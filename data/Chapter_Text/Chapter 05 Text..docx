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7820547" w14:textId="77777777" w:rsidR="000A507E" w:rsidRPr="001E7A27" w:rsidRDefault="000A507E" w:rsidP="003E66B9">
      <w:pPr>
        <w:pStyle w:val="AR6BodyTextBold"/>
        <w:jc w:val="center"/>
        <w:rPr>
          <w:sz w:val="24"/>
          <w:szCs w:val="24"/>
          <w:lang w:val="en-GB"/>
        </w:rPr>
      </w:pPr>
    </w:p>
    <w:p w14:paraId="7888741C" w14:textId="3087F49E" w:rsidR="00134661" w:rsidRPr="001E7A27" w:rsidRDefault="00AF11D1" w:rsidP="003E66B9">
      <w:pPr>
        <w:pStyle w:val="AR6BodyTextBold"/>
        <w:jc w:val="center"/>
        <w:rPr>
          <w:sz w:val="24"/>
          <w:szCs w:val="24"/>
          <w:lang w:val="en-GB"/>
        </w:rPr>
      </w:pPr>
      <w:r w:rsidRPr="001E7A27">
        <w:rPr>
          <w:sz w:val="24"/>
          <w:szCs w:val="24"/>
          <w:lang w:val="en-GB"/>
        </w:rPr>
        <w:t xml:space="preserve">Chapter </w:t>
      </w:r>
      <w:r w:rsidR="008F30A6" w:rsidRPr="001E7A27">
        <w:rPr>
          <w:sz w:val="24"/>
          <w:szCs w:val="24"/>
          <w:lang w:val="en-GB"/>
        </w:rPr>
        <w:t>5</w:t>
      </w:r>
      <w:r w:rsidRPr="001E7A27">
        <w:rPr>
          <w:sz w:val="24"/>
          <w:szCs w:val="24"/>
          <w:lang w:val="en-GB"/>
        </w:rPr>
        <w:t xml:space="preserve">: </w:t>
      </w:r>
      <w:r w:rsidR="00134661" w:rsidRPr="001E7A27">
        <w:rPr>
          <w:sz w:val="24"/>
          <w:szCs w:val="24"/>
          <w:lang w:val="en-GB"/>
        </w:rPr>
        <w:t xml:space="preserve">Global Carbon and </w:t>
      </w:r>
      <w:del w:id="0" w:author="Ian Blenkinsop" w:date="2021-07-28T13:07:00Z">
        <w:r w:rsidR="00134661" w:rsidRPr="001E7A27" w:rsidDel="00ED5710">
          <w:rPr>
            <w:sz w:val="24"/>
            <w:szCs w:val="24"/>
            <w:lang w:val="en-GB"/>
          </w:rPr>
          <w:delText xml:space="preserve">other </w:delText>
        </w:r>
      </w:del>
      <w:ins w:id="1" w:author="Ian Blenkinsop" w:date="2021-07-28T13:07:00Z">
        <w:r w:rsidR="00ED5710" w:rsidRPr="001E7A27">
          <w:rPr>
            <w:sz w:val="24"/>
            <w:szCs w:val="24"/>
            <w:lang w:val="en-GB"/>
          </w:rPr>
          <w:t xml:space="preserve">Other </w:t>
        </w:r>
      </w:ins>
      <w:r w:rsidR="00134661" w:rsidRPr="001E7A27">
        <w:rPr>
          <w:sz w:val="24"/>
          <w:szCs w:val="24"/>
          <w:lang w:val="en-GB"/>
        </w:rPr>
        <w:t>Biogeochemical Cycles and Feedbacks</w:t>
      </w:r>
    </w:p>
    <w:p w14:paraId="50797C37" w14:textId="77777777" w:rsidR="00F63DC3" w:rsidRPr="001E7A27" w:rsidRDefault="00F63DC3" w:rsidP="00F63DC3">
      <w:pPr>
        <w:pStyle w:val="AR6BodyText"/>
        <w:rPr>
          <w:lang w:val="en-GB" w:eastAsia="en-US"/>
        </w:rPr>
      </w:pPr>
    </w:p>
    <w:p w14:paraId="6A93DDE0" w14:textId="77777777" w:rsidR="00B96827" w:rsidRPr="001E7A27" w:rsidRDefault="00B96827" w:rsidP="00B96827">
      <w:pPr>
        <w:widowControl/>
        <w:spacing w:after="160" w:line="259" w:lineRule="auto"/>
        <w:rPr>
          <w:rFonts w:cs="Times New Roman"/>
          <w:sz w:val="24"/>
          <w:szCs w:val="24"/>
          <w:lang w:val="en-GB"/>
          <w:rPrChange w:id="2" w:author="Clotilde Pean" w:date="2021-06-23T09:37:00Z">
            <w:rPr>
              <w:rFonts w:cs="Times New Roman"/>
              <w:sz w:val="24"/>
              <w:szCs w:val="24"/>
            </w:rPr>
          </w:rPrChange>
        </w:rPr>
      </w:pPr>
    </w:p>
    <w:tbl>
      <w:tblPr>
        <w:tblStyle w:val="Grilledutableau2"/>
        <w:tblW w:w="0" w:type="auto"/>
        <w:tblLook w:val="04A0" w:firstRow="1" w:lastRow="0" w:firstColumn="1" w:lastColumn="0" w:noHBand="0" w:noVBand="1"/>
      </w:tblPr>
      <w:tblGrid>
        <w:gridCol w:w="2265"/>
        <w:gridCol w:w="2265"/>
        <w:gridCol w:w="2266"/>
        <w:gridCol w:w="2266"/>
      </w:tblGrid>
      <w:tr w:rsidR="00B96827" w:rsidRPr="001E7A27" w14:paraId="0C7AD5F9" w14:textId="77777777" w:rsidTr="005C2E32">
        <w:tc>
          <w:tcPr>
            <w:tcW w:w="2265" w:type="dxa"/>
          </w:tcPr>
          <w:p w14:paraId="45B3B856" w14:textId="77777777" w:rsidR="00B96827" w:rsidRPr="001E7A27" w:rsidRDefault="00B96827" w:rsidP="00B96827">
            <w:pPr>
              <w:rPr>
                <w:rFonts w:eastAsiaTheme="minorHAnsi"/>
                <w:lang w:val="en-GB"/>
              </w:rPr>
            </w:pPr>
            <w:r w:rsidRPr="001E7A27">
              <w:rPr>
                <w:rFonts w:cs="Times New Roman"/>
                <w:sz w:val="24"/>
                <w:szCs w:val="24"/>
                <w:lang w:val="en-GB"/>
              </w:rPr>
              <w:t>Version</w:t>
            </w:r>
          </w:p>
        </w:tc>
        <w:tc>
          <w:tcPr>
            <w:tcW w:w="2265" w:type="dxa"/>
          </w:tcPr>
          <w:p w14:paraId="1AB38C8B" w14:textId="77777777" w:rsidR="00B96827" w:rsidRPr="001E7A27" w:rsidRDefault="00B96827" w:rsidP="00B96827">
            <w:pPr>
              <w:rPr>
                <w:rFonts w:eastAsiaTheme="minorHAnsi"/>
                <w:lang w:val="en-GB"/>
              </w:rPr>
            </w:pPr>
            <w:r w:rsidRPr="001E7A27">
              <w:rPr>
                <w:rFonts w:eastAsiaTheme="minorHAnsi"/>
                <w:lang w:val="en-GB"/>
              </w:rPr>
              <w:t>Date</w:t>
            </w:r>
          </w:p>
        </w:tc>
        <w:tc>
          <w:tcPr>
            <w:tcW w:w="2266" w:type="dxa"/>
          </w:tcPr>
          <w:p w14:paraId="7523670A" w14:textId="77777777" w:rsidR="00B96827" w:rsidRPr="001E7A27" w:rsidRDefault="00B96827" w:rsidP="00B96827">
            <w:pPr>
              <w:rPr>
                <w:rFonts w:eastAsiaTheme="minorHAnsi"/>
                <w:lang w:val="en-GB"/>
              </w:rPr>
            </w:pPr>
            <w:r w:rsidRPr="001E7A27">
              <w:rPr>
                <w:rFonts w:eastAsiaTheme="minorHAnsi"/>
                <w:lang w:val="en-GB"/>
              </w:rPr>
              <w:t>Name</w:t>
            </w:r>
          </w:p>
        </w:tc>
        <w:tc>
          <w:tcPr>
            <w:tcW w:w="2266" w:type="dxa"/>
          </w:tcPr>
          <w:p w14:paraId="6A34F3D3" w14:textId="77777777" w:rsidR="00B96827" w:rsidRPr="001E7A27" w:rsidRDefault="00B96827" w:rsidP="00B96827">
            <w:pPr>
              <w:rPr>
                <w:rFonts w:eastAsiaTheme="minorHAnsi"/>
                <w:lang w:val="en-GB"/>
              </w:rPr>
            </w:pPr>
            <w:r w:rsidRPr="001E7A27">
              <w:rPr>
                <w:rFonts w:eastAsiaTheme="minorHAnsi"/>
                <w:lang w:val="en-GB"/>
              </w:rPr>
              <w:t>Action</w:t>
            </w:r>
          </w:p>
        </w:tc>
      </w:tr>
      <w:tr w:rsidR="001E7A22" w:rsidRPr="001E7A27" w14:paraId="1CCFF41C" w14:textId="77777777" w:rsidTr="001B51ED">
        <w:trPr>
          <w:ins w:id="3" w:author="Robin Matthews" w:date="2021-06-18T10:14:00Z"/>
        </w:trPr>
        <w:tc>
          <w:tcPr>
            <w:tcW w:w="2265" w:type="dxa"/>
          </w:tcPr>
          <w:p w14:paraId="42218BDA" w14:textId="77777777" w:rsidR="001E7A22" w:rsidRPr="001E7A27" w:rsidRDefault="001E7A22" w:rsidP="001B51ED">
            <w:pPr>
              <w:rPr>
                <w:ins w:id="4" w:author="Robin Matthews" w:date="2021-06-18T10:14:00Z"/>
                <w:rFonts w:eastAsiaTheme="minorHAnsi"/>
                <w:lang w:val="en-GB"/>
              </w:rPr>
            </w:pPr>
            <w:ins w:id="5" w:author="Robin Matthews" w:date="2021-06-18T10:14:00Z">
              <w:r w:rsidRPr="001E7A27">
                <w:rPr>
                  <w:lang w:val="en-GB"/>
                </w:rPr>
                <w:t>3</w:t>
              </w:r>
            </w:ins>
          </w:p>
        </w:tc>
        <w:tc>
          <w:tcPr>
            <w:tcW w:w="2265" w:type="dxa"/>
          </w:tcPr>
          <w:p w14:paraId="1BFEFCC5" w14:textId="52B5A54B" w:rsidR="001E7A22" w:rsidRPr="001E7A27" w:rsidRDefault="001E7A22" w:rsidP="001B51ED">
            <w:pPr>
              <w:rPr>
                <w:ins w:id="6" w:author="Robin Matthews" w:date="2021-06-18T10:14:00Z"/>
                <w:rFonts w:eastAsiaTheme="minorHAnsi"/>
                <w:lang w:val="en-GB"/>
              </w:rPr>
            </w:pPr>
            <w:ins w:id="7" w:author="Robin Matthews" w:date="2021-06-18T10:14:00Z">
              <w:r w:rsidRPr="001E7A27">
                <w:rPr>
                  <w:lang w:val="en-GB"/>
                </w:rPr>
                <w:t>18/06/2021</w:t>
              </w:r>
            </w:ins>
          </w:p>
        </w:tc>
        <w:tc>
          <w:tcPr>
            <w:tcW w:w="2266" w:type="dxa"/>
          </w:tcPr>
          <w:p w14:paraId="2033CB7D" w14:textId="77777777" w:rsidR="001E7A22" w:rsidRPr="001E7A27" w:rsidRDefault="001E7A22" w:rsidP="001B51ED">
            <w:pPr>
              <w:rPr>
                <w:ins w:id="8" w:author="Robin Matthews" w:date="2021-06-18T10:14:00Z"/>
                <w:rFonts w:eastAsiaTheme="minorHAnsi"/>
                <w:lang w:val="en-GB"/>
              </w:rPr>
            </w:pPr>
            <w:ins w:id="9" w:author="Robin Matthews" w:date="2021-06-18T10:14:00Z">
              <w:r w:rsidRPr="001E7A27">
                <w:rPr>
                  <w:lang w:val="en-GB"/>
                </w:rPr>
                <w:t>Robin</w:t>
              </w:r>
            </w:ins>
          </w:p>
        </w:tc>
        <w:tc>
          <w:tcPr>
            <w:tcW w:w="2266" w:type="dxa"/>
          </w:tcPr>
          <w:p w14:paraId="7E123D8B" w14:textId="77777777" w:rsidR="001E7A22" w:rsidRPr="001E7A27" w:rsidRDefault="001E7A22" w:rsidP="001B51ED">
            <w:pPr>
              <w:rPr>
                <w:ins w:id="10" w:author="Robin Matthews" w:date="2021-06-18T10:14:00Z"/>
                <w:rFonts w:eastAsiaTheme="minorHAnsi"/>
                <w:lang w:val="en-GB"/>
                <w:rPrChange w:id="11" w:author="Clotilde Pean" w:date="2021-06-23T09:37:00Z">
                  <w:rPr>
                    <w:ins w:id="12" w:author="Robin Matthews" w:date="2021-06-18T10:14:00Z"/>
                    <w:rFonts w:eastAsiaTheme="minorHAnsi"/>
                  </w:rPr>
                </w:rPrChange>
              </w:rPr>
            </w:pPr>
            <w:ins w:id="13" w:author="Robin Matthews" w:date="2021-06-18T10:14:00Z">
              <w:r w:rsidRPr="001E7A27">
                <w:rPr>
                  <w:lang w:val="en-GB"/>
                  <w:rPrChange w:id="14" w:author="Clotilde Pean" w:date="2021-06-23T09:37:00Z">
                    <w:rPr/>
                  </w:rPrChange>
                </w:rPr>
                <w:t>Reference check 1 completed. Ready for copyediting. Seeking answers from authors for the comments, then will generated final reference list.</w:t>
              </w:r>
            </w:ins>
          </w:p>
        </w:tc>
      </w:tr>
      <w:tr w:rsidR="00B96827" w:rsidRPr="001E7A27" w14:paraId="0D1A2C97" w14:textId="77777777" w:rsidTr="005C2E32">
        <w:tc>
          <w:tcPr>
            <w:tcW w:w="2265" w:type="dxa"/>
          </w:tcPr>
          <w:p w14:paraId="5F6F6FA5" w14:textId="6D6E3C68" w:rsidR="00B96827" w:rsidRPr="001E7A27" w:rsidRDefault="00D9259C" w:rsidP="00B96827">
            <w:pPr>
              <w:rPr>
                <w:rFonts w:eastAsiaTheme="minorHAnsi"/>
                <w:lang w:val="en-GB"/>
                <w:rPrChange w:id="15" w:author="Clotilde Pean" w:date="2021-06-23T09:37:00Z">
                  <w:rPr>
                    <w:rFonts w:eastAsiaTheme="minorHAnsi"/>
                  </w:rPr>
                </w:rPrChange>
              </w:rPr>
            </w:pPr>
            <w:r w:rsidRPr="001E7A27">
              <w:rPr>
                <w:rFonts w:eastAsiaTheme="minorHAnsi"/>
                <w:lang w:val="en-GB"/>
              </w:rPr>
              <w:t>4</w:t>
            </w:r>
          </w:p>
        </w:tc>
        <w:tc>
          <w:tcPr>
            <w:tcW w:w="2265" w:type="dxa"/>
          </w:tcPr>
          <w:p w14:paraId="511B0400" w14:textId="5C742A01" w:rsidR="00B96827" w:rsidRPr="001E7A27" w:rsidRDefault="00D9259C" w:rsidP="00B96827">
            <w:pPr>
              <w:rPr>
                <w:rFonts w:eastAsiaTheme="minorHAnsi"/>
                <w:lang w:val="en-GB"/>
                <w:rPrChange w:id="16" w:author="Clotilde Pean" w:date="2021-06-23T09:37:00Z">
                  <w:rPr>
                    <w:rFonts w:eastAsiaTheme="minorHAnsi"/>
                  </w:rPr>
                </w:rPrChange>
              </w:rPr>
            </w:pPr>
            <w:r w:rsidRPr="001E7A27">
              <w:rPr>
                <w:rFonts w:eastAsiaTheme="minorHAnsi"/>
                <w:lang w:val="en-GB"/>
              </w:rPr>
              <w:t>23/06</w:t>
            </w:r>
          </w:p>
        </w:tc>
        <w:tc>
          <w:tcPr>
            <w:tcW w:w="2266" w:type="dxa"/>
          </w:tcPr>
          <w:p w14:paraId="147565E5" w14:textId="7E4AC99E" w:rsidR="00B96827" w:rsidRPr="001E7A27" w:rsidRDefault="00D9259C" w:rsidP="00B96827">
            <w:pPr>
              <w:rPr>
                <w:rFonts w:eastAsiaTheme="minorHAnsi"/>
                <w:lang w:val="en-GB"/>
                <w:rPrChange w:id="17" w:author="Clotilde Pean" w:date="2021-06-23T09:37:00Z">
                  <w:rPr>
                    <w:rFonts w:eastAsiaTheme="minorHAnsi"/>
                  </w:rPr>
                </w:rPrChange>
              </w:rPr>
            </w:pPr>
            <w:r w:rsidRPr="001E7A27">
              <w:rPr>
                <w:rFonts w:eastAsiaTheme="minorHAnsi"/>
                <w:lang w:val="en-GB"/>
              </w:rPr>
              <w:t>Clotilde</w:t>
            </w:r>
          </w:p>
        </w:tc>
        <w:tc>
          <w:tcPr>
            <w:tcW w:w="2266" w:type="dxa"/>
          </w:tcPr>
          <w:p w14:paraId="16CE56D7" w14:textId="77777777" w:rsidR="00B96827" w:rsidRPr="001E7A27" w:rsidRDefault="00D9259C" w:rsidP="00B96827">
            <w:pPr>
              <w:rPr>
                <w:rFonts w:eastAsiaTheme="minorHAnsi"/>
                <w:lang w:val="en-GB"/>
              </w:rPr>
            </w:pPr>
            <w:r w:rsidRPr="001E7A27">
              <w:rPr>
                <w:rFonts w:eastAsiaTheme="minorHAnsi"/>
                <w:lang w:val="en-GB"/>
              </w:rPr>
              <w:t>Chapter &amp; CCB author lists checked</w:t>
            </w:r>
          </w:p>
          <w:p w14:paraId="76D2B943" w14:textId="64950A5E" w:rsidR="00D9259C" w:rsidRPr="001E7A27" w:rsidRDefault="00D9259C" w:rsidP="00B96827">
            <w:pPr>
              <w:rPr>
                <w:rFonts w:eastAsiaTheme="minorHAnsi"/>
                <w:lang w:val="en-GB"/>
                <w:rPrChange w:id="18" w:author="Clotilde Pean" w:date="2021-06-23T09:37:00Z">
                  <w:rPr>
                    <w:rFonts w:eastAsiaTheme="minorHAnsi"/>
                  </w:rPr>
                </w:rPrChange>
              </w:rPr>
            </w:pPr>
            <w:r w:rsidRPr="001E7A27">
              <w:rPr>
                <w:rFonts w:eastAsiaTheme="minorHAnsi"/>
                <w:lang w:val="en-GB"/>
              </w:rPr>
              <w:t>Citation added</w:t>
            </w:r>
          </w:p>
        </w:tc>
      </w:tr>
      <w:tr w:rsidR="00B96827" w:rsidRPr="001E7A27" w14:paraId="40FE6C19" w14:textId="77777777" w:rsidTr="005C2E32">
        <w:tc>
          <w:tcPr>
            <w:tcW w:w="2265" w:type="dxa"/>
          </w:tcPr>
          <w:p w14:paraId="402D4A0A" w14:textId="429EDFD3" w:rsidR="00B96827" w:rsidRPr="001E7A27" w:rsidRDefault="003C17F3" w:rsidP="00B96827">
            <w:pPr>
              <w:rPr>
                <w:rFonts w:eastAsiaTheme="minorHAnsi"/>
                <w:lang w:val="en-GB"/>
                <w:rPrChange w:id="19" w:author="Clotilde Pean" w:date="2021-06-23T09:37:00Z">
                  <w:rPr>
                    <w:rFonts w:eastAsiaTheme="minorHAnsi"/>
                  </w:rPr>
                </w:rPrChange>
              </w:rPr>
            </w:pPr>
            <w:r w:rsidRPr="001E7A27">
              <w:rPr>
                <w:rFonts w:eastAsiaTheme="minorHAnsi"/>
                <w:lang w:val="en-GB"/>
              </w:rPr>
              <w:t>5</w:t>
            </w:r>
          </w:p>
        </w:tc>
        <w:tc>
          <w:tcPr>
            <w:tcW w:w="2265" w:type="dxa"/>
          </w:tcPr>
          <w:p w14:paraId="247E296B" w14:textId="2DADA1B2" w:rsidR="00B96827" w:rsidRPr="001E7A27" w:rsidRDefault="003C17F3" w:rsidP="00B96827">
            <w:pPr>
              <w:rPr>
                <w:rFonts w:eastAsiaTheme="minorHAnsi"/>
                <w:lang w:val="en-GB"/>
                <w:rPrChange w:id="20" w:author="Clotilde Pean" w:date="2021-06-23T09:37:00Z">
                  <w:rPr>
                    <w:rFonts w:eastAsiaTheme="minorHAnsi"/>
                  </w:rPr>
                </w:rPrChange>
              </w:rPr>
            </w:pPr>
            <w:r w:rsidRPr="001E7A27">
              <w:rPr>
                <w:rFonts w:eastAsiaTheme="minorHAnsi"/>
                <w:lang w:val="en-GB"/>
              </w:rPr>
              <w:t>23/06</w:t>
            </w:r>
          </w:p>
        </w:tc>
        <w:tc>
          <w:tcPr>
            <w:tcW w:w="2266" w:type="dxa"/>
          </w:tcPr>
          <w:p w14:paraId="1707A1CD" w14:textId="2BD9D679" w:rsidR="00B96827" w:rsidRPr="001E7A27" w:rsidRDefault="003C17F3" w:rsidP="00B96827">
            <w:pPr>
              <w:rPr>
                <w:rFonts w:eastAsiaTheme="minorHAnsi"/>
                <w:lang w:val="en-GB"/>
                <w:rPrChange w:id="21" w:author="Clotilde Pean" w:date="2021-06-23T09:37:00Z">
                  <w:rPr>
                    <w:rFonts w:eastAsiaTheme="minorHAnsi"/>
                  </w:rPr>
                </w:rPrChange>
              </w:rPr>
            </w:pPr>
            <w:r w:rsidRPr="001E7A27">
              <w:rPr>
                <w:rFonts w:eastAsiaTheme="minorHAnsi"/>
                <w:lang w:val="en-GB"/>
              </w:rPr>
              <w:t>clotilde</w:t>
            </w:r>
          </w:p>
        </w:tc>
        <w:tc>
          <w:tcPr>
            <w:tcW w:w="2266" w:type="dxa"/>
          </w:tcPr>
          <w:p w14:paraId="1AD6E43B" w14:textId="4C861DAC" w:rsidR="00B96827" w:rsidRPr="001E7A27" w:rsidRDefault="003C17F3" w:rsidP="00B96827">
            <w:pPr>
              <w:rPr>
                <w:rFonts w:eastAsiaTheme="minorHAnsi"/>
                <w:lang w:val="en-GB"/>
                <w:rPrChange w:id="22" w:author="Clotilde Pean" w:date="2021-06-23T09:37:00Z">
                  <w:rPr>
                    <w:rFonts w:eastAsiaTheme="minorHAnsi"/>
                  </w:rPr>
                </w:rPrChange>
              </w:rPr>
            </w:pPr>
            <w:r w:rsidRPr="001E7A27">
              <w:rPr>
                <w:rFonts w:eastAsiaTheme="minorHAnsi"/>
                <w:lang w:val="en-GB"/>
              </w:rPr>
              <w:t>Update author list</w:t>
            </w:r>
          </w:p>
        </w:tc>
      </w:tr>
      <w:tr w:rsidR="00B96827" w:rsidRPr="001E7A27" w14:paraId="367F5823" w14:textId="77777777" w:rsidTr="005C2E32">
        <w:tc>
          <w:tcPr>
            <w:tcW w:w="2265" w:type="dxa"/>
          </w:tcPr>
          <w:p w14:paraId="7B85CB8D" w14:textId="062288F7" w:rsidR="00B96827" w:rsidRPr="001E7A27" w:rsidRDefault="000F0EFE" w:rsidP="00B96827">
            <w:pPr>
              <w:rPr>
                <w:rFonts w:eastAsiaTheme="minorHAnsi"/>
                <w:lang w:val="en-GB"/>
                <w:rPrChange w:id="23" w:author="Clotilde Pean" w:date="2021-06-23T09:37:00Z">
                  <w:rPr>
                    <w:rFonts w:eastAsiaTheme="minorHAnsi"/>
                  </w:rPr>
                </w:rPrChange>
              </w:rPr>
            </w:pPr>
            <w:r w:rsidRPr="001E7A27">
              <w:rPr>
                <w:rFonts w:eastAsiaTheme="minorHAnsi"/>
                <w:lang w:val="en-GB"/>
              </w:rPr>
              <w:t>6</w:t>
            </w:r>
          </w:p>
        </w:tc>
        <w:tc>
          <w:tcPr>
            <w:tcW w:w="2265" w:type="dxa"/>
          </w:tcPr>
          <w:p w14:paraId="56DEE392" w14:textId="6236B6BD" w:rsidR="00B96827" w:rsidRPr="001E7A27" w:rsidRDefault="000F0EFE" w:rsidP="00B96827">
            <w:pPr>
              <w:rPr>
                <w:rFonts w:eastAsiaTheme="minorHAnsi"/>
                <w:lang w:val="en-GB"/>
                <w:rPrChange w:id="24" w:author="Clotilde Pean" w:date="2021-06-23T09:37:00Z">
                  <w:rPr>
                    <w:rFonts w:eastAsiaTheme="minorHAnsi"/>
                  </w:rPr>
                </w:rPrChange>
              </w:rPr>
            </w:pPr>
            <w:r w:rsidRPr="001E7A27">
              <w:rPr>
                <w:rFonts w:eastAsiaTheme="minorHAnsi"/>
                <w:lang w:val="en-GB"/>
              </w:rPr>
              <w:t>13/07</w:t>
            </w:r>
          </w:p>
        </w:tc>
        <w:tc>
          <w:tcPr>
            <w:tcW w:w="2266" w:type="dxa"/>
          </w:tcPr>
          <w:p w14:paraId="3FCD41EA" w14:textId="2B6F1B96" w:rsidR="00B96827" w:rsidRPr="001E7A27" w:rsidRDefault="000F0EFE" w:rsidP="00B96827">
            <w:pPr>
              <w:rPr>
                <w:rFonts w:eastAsiaTheme="minorHAnsi"/>
                <w:lang w:val="en-GB"/>
                <w:rPrChange w:id="25" w:author="Clotilde Pean" w:date="2021-06-23T09:37:00Z">
                  <w:rPr>
                    <w:rFonts w:eastAsiaTheme="minorHAnsi"/>
                  </w:rPr>
                </w:rPrChange>
              </w:rPr>
            </w:pPr>
            <w:r w:rsidRPr="001E7A27">
              <w:rPr>
                <w:rFonts w:eastAsiaTheme="minorHAnsi"/>
                <w:lang w:val="en-GB"/>
              </w:rPr>
              <w:t>Tom</w:t>
            </w:r>
          </w:p>
        </w:tc>
        <w:tc>
          <w:tcPr>
            <w:tcW w:w="2266" w:type="dxa"/>
          </w:tcPr>
          <w:p w14:paraId="40667ABC" w14:textId="538BC998" w:rsidR="00B96827" w:rsidRPr="001E7A27" w:rsidRDefault="000F0EFE" w:rsidP="00B96827">
            <w:pPr>
              <w:rPr>
                <w:rFonts w:eastAsiaTheme="minorHAnsi"/>
                <w:lang w:val="en-GB"/>
                <w:rPrChange w:id="26" w:author="Clotilde Pean" w:date="2021-06-23T09:37:00Z">
                  <w:rPr>
                    <w:rFonts w:eastAsiaTheme="minorHAnsi"/>
                  </w:rPr>
                </w:rPrChange>
              </w:rPr>
            </w:pPr>
            <w:r w:rsidRPr="001E7A27">
              <w:rPr>
                <w:rFonts w:eastAsiaTheme="minorHAnsi"/>
                <w:lang w:val="en-GB"/>
              </w:rPr>
              <w:t>Corrigenda updates</w:t>
            </w:r>
          </w:p>
        </w:tc>
      </w:tr>
      <w:tr w:rsidR="00B96827" w:rsidRPr="001E7A27" w14:paraId="20C44169" w14:textId="77777777" w:rsidTr="005C2E32">
        <w:tc>
          <w:tcPr>
            <w:tcW w:w="2265" w:type="dxa"/>
          </w:tcPr>
          <w:p w14:paraId="4E650863" w14:textId="77777777" w:rsidR="00B96827" w:rsidRPr="001E7A27" w:rsidRDefault="00B96827" w:rsidP="00B96827">
            <w:pPr>
              <w:rPr>
                <w:rFonts w:eastAsiaTheme="minorHAnsi"/>
                <w:lang w:val="en-GB"/>
                <w:rPrChange w:id="27" w:author="Clotilde Pean" w:date="2021-06-23T09:37:00Z">
                  <w:rPr>
                    <w:rFonts w:eastAsiaTheme="minorHAnsi"/>
                  </w:rPr>
                </w:rPrChange>
              </w:rPr>
            </w:pPr>
          </w:p>
        </w:tc>
        <w:tc>
          <w:tcPr>
            <w:tcW w:w="2265" w:type="dxa"/>
          </w:tcPr>
          <w:p w14:paraId="14FF975B" w14:textId="3A3BFE41" w:rsidR="00B96827" w:rsidRPr="001E7A27" w:rsidRDefault="008D25BA" w:rsidP="00B96827">
            <w:pPr>
              <w:rPr>
                <w:rFonts w:eastAsiaTheme="minorHAnsi"/>
                <w:lang w:val="en-GB"/>
                <w:rPrChange w:id="28" w:author="Clotilde Pean" w:date="2021-06-23T09:37:00Z">
                  <w:rPr>
                    <w:rFonts w:eastAsiaTheme="minorHAnsi"/>
                  </w:rPr>
                </w:rPrChange>
              </w:rPr>
            </w:pPr>
            <w:ins w:id="29" w:author="Ian Blenkinsop" w:date="2021-07-14T10:37:00Z">
              <w:r w:rsidRPr="001E7A27">
                <w:rPr>
                  <w:rFonts w:eastAsiaTheme="minorHAnsi"/>
                  <w:lang w:val="en-GB"/>
                </w:rPr>
                <w:t>2</w:t>
              </w:r>
            </w:ins>
            <w:ins w:id="30" w:author="Ian Blenkinsop" w:date="2021-07-28T10:56:00Z">
              <w:r w:rsidR="005C6F5B" w:rsidRPr="001E7A27">
                <w:rPr>
                  <w:rFonts w:eastAsiaTheme="minorHAnsi"/>
                  <w:lang w:val="en-GB"/>
                </w:rPr>
                <w:t>9</w:t>
              </w:r>
            </w:ins>
            <w:ins w:id="31" w:author="Ian Blenkinsop" w:date="2021-07-14T10:37:00Z">
              <w:r w:rsidRPr="001E7A27">
                <w:rPr>
                  <w:rFonts w:eastAsiaTheme="minorHAnsi"/>
                  <w:lang w:val="en-GB"/>
                </w:rPr>
                <w:t>/07/</w:t>
              </w:r>
            </w:ins>
            <w:ins w:id="32" w:author="Ian Blenkinsop" w:date="2021-07-14T10:38:00Z">
              <w:r w:rsidRPr="001E7A27">
                <w:rPr>
                  <w:rFonts w:eastAsiaTheme="minorHAnsi"/>
                  <w:lang w:val="en-GB"/>
                </w:rPr>
                <w:t>21</w:t>
              </w:r>
            </w:ins>
          </w:p>
        </w:tc>
        <w:tc>
          <w:tcPr>
            <w:tcW w:w="2266" w:type="dxa"/>
          </w:tcPr>
          <w:p w14:paraId="2C5E4C49" w14:textId="321DD48D" w:rsidR="00B96827" w:rsidRPr="001E7A27" w:rsidRDefault="008D25BA" w:rsidP="00B96827">
            <w:pPr>
              <w:rPr>
                <w:rFonts w:eastAsiaTheme="minorHAnsi"/>
                <w:lang w:val="en-GB"/>
                <w:rPrChange w:id="33" w:author="Clotilde Pean" w:date="2021-06-23T09:37:00Z">
                  <w:rPr>
                    <w:rFonts w:eastAsiaTheme="minorHAnsi"/>
                  </w:rPr>
                </w:rPrChange>
              </w:rPr>
            </w:pPr>
            <w:ins w:id="34" w:author="Ian Blenkinsop" w:date="2021-07-14T10:38:00Z">
              <w:r w:rsidRPr="001E7A27">
                <w:rPr>
                  <w:rFonts w:eastAsiaTheme="minorHAnsi"/>
                  <w:lang w:val="en-GB"/>
                </w:rPr>
                <w:t>Soapbox (external)</w:t>
              </w:r>
            </w:ins>
          </w:p>
        </w:tc>
        <w:tc>
          <w:tcPr>
            <w:tcW w:w="2266" w:type="dxa"/>
          </w:tcPr>
          <w:p w14:paraId="38A15846" w14:textId="605F8360" w:rsidR="00B96827" w:rsidRPr="001E7A27" w:rsidRDefault="008D25BA" w:rsidP="00B96827">
            <w:pPr>
              <w:rPr>
                <w:rFonts w:eastAsiaTheme="minorHAnsi"/>
                <w:lang w:val="en-GB"/>
                <w:rPrChange w:id="35" w:author="Clotilde Pean" w:date="2021-06-23T09:37:00Z">
                  <w:rPr>
                    <w:rFonts w:eastAsiaTheme="minorHAnsi"/>
                  </w:rPr>
                </w:rPrChange>
              </w:rPr>
            </w:pPr>
            <w:ins w:id="36" w:author="Ian Blenkinsop" w:date="2021-07-14T10:38:00Z">
              <w:r w:rsidRPr="001E7A27">
                <w:rPr>
                  <w:rFonts w:eastAsiaTheme="minorHAnsi"/>
                  <w:lang w:val="en-GB"/>
                </w:rPr>
                <w:t>copyedit</w:t>
              </w:r>
            </w:ins>
          </w:p>
        </w:tc>
      </w:tr>
      <w:tr w:rsidR="00B96827" w:rsidRPr="001E7A27" w14:paraId="714FAA30" w14:textId="77777777" w:rsidTr="005C2E32">
        <w:tc>
          <w:tcPr>
            <w:tcW w:w="2265" w:type="dxa"/>
          </w:tcPr>
          <w:p w14:paraId="240E13AA" w14:textId="2CBD500F" w:rsidR="00B96827" w:rsidRPr="001E7A27" w:rsidRDefault="006234B1" w:rsidP="00B96827">
            <w:pPr>
              <w:rPr>
                <w:rFonts w:eastAsiaTheme="minorHAnsi"/>
                <w:lang w:val="en-GB"/>
                <w:rPrChange w:id="37" w:author="Clotilde Pean" w:date="2021-06-23T09:37:00Z">
                  <w:rPr>
                    <w:rFonts w:eastAsiaTheme="minorHAnsi"/>
                  </w:rPr>
                </w:rPrChange>
              </w:rPr>
            </w:pPr>
            <w:ins w:id="38" w:author="Clotilde Pean" w:date="2021-09-06T10:07:00Z">
              <w:r w:rsidRPr="001E7A27">
                <w:rPr>
                  <w:rFonts w:eastAsiaTheme="minorHAnsi"/>
                  <w:lang w:val="en-GB"/>
                </w:rPr>
                <w:t>8</w:t>
              </w:r>
            </w:ins>
          </w:p>
        </w:tc>
        <w:tc>
          <w:tcPr>
            <w:tcW w:w="2265" w:type="dxa"/>
          </w:tcPr>
          <w:p w14:paraId="4B153547" w14:textId="3A5EED64" w:rsidR="00B96827" w:rsidRPr="001E7A27" w:rsidRDefault="006234B1" w:rsidP="00B96827">
            <w:pPr>
              <w:rPr>
                <w:rFonts w:eastAsiaTheme="minorHAnsi"/>
                <w:lang w:val="en-GB"/>
                <w:rPrChange w:id="39" w:author="Clotilde Pean" w:date="2021-06-23T09:37:00Z">
                  <w:rPr>
                    <w:rFonts w:eastAsiaTheme="minorHAnsi"/>
                  </w:rPr>
                </w:rPrChange>
              </w:rPr>
            </w:pPr>
            <w:ins w:id="40" w:author="Clotilde Pean" w:date="2021-09-06T10:07:00Z">
              <w:r w:rsidRPr="001E7A27">
                <w:rPr>
                  <w:rFonts w:eastAsiaTheme="minorHAnsi"/>
                  <w:lang w:val="en-GB"/>
                </w:rPr>
                <w:t>6/09/2021</w:t>
              </w:r>
            </w:ins>
          </w:p>
        </w:tc>
        <w:tc>
          <w:tcPr>
            <w:tcW w:w="2266" w:type="dxa"/>
          </w:tcPr>
          <w:p w14:paraId="07A9BA71" w14:textId="02E6E17F" w:rsidR="00B96827" w:rsidRPr="001E7A27" w:rsidRDefault="006234B1" w:rsidP="00B96827">
            <w:pPr>
              <w:rPr>
                <w:rFonts w:eastAsiaTheme="minorHAnsi"/>
                <w:lang w:val="en-GB"/>
                <w:rPrChange w:id="41" w:author="Clotilde Pean" w:date="2021-06-23T09:37:00Z">
                  <w:rPr>
                    <w:rFonts w:eastAsiaTheme="minorHAnsi"/>
                  </w:rPr>
                </w:rPrChange>
              </w:rPr>
            </w:pPr>
            <w:ins w:id="42" w:author="Clotilde Pean" w:date="2021-09-06T10:07:00Z">
              <w:r w:rsidRPr="001E7A27">
                <w:rPr>
                  <w:rFonts w:eastAsiaTheme="minorHAnsi"/>
                  <w:lang w:val="en-GB"/>
                </w:rPr>
                <w:t>clotilde</w:t>
              </w:r>
            </w:ins>
          </w:p>
        </w:tc>
        <w:tc>
          <w:tcPr>
            <w:tcW w:w="2266" w:type="dxa"/>
          </w:tcPr>
          <w:p w14:paraId="156225C5" w14:textId="31943F94" w:rsidR="00B96827" w:rsidRPr="001E7A27" w:rsidRDefault="006234B1" w:rsidP="00B96827">
            <w:pPr>
              <w:rPr>
                <w:rFonts w:eastAsiaTheme="minorHAnsi"/>
                <w:lang w:val="en-GB"/>
                <w:rPrChange w:id="43" w:author="Clotilde Pean" w:date="2021-06-23T09:37:00Z">
                  <w:rPr>
                    <w:rFonts w:eastAsiaTheme="minorHAnsi"/>
                  </w:rPr>
                </w:rPrChange>
              </w:rPr>
            </w:pPr>
            <w:ins w:id="44" w:author="Clotilde Pean" w:date="2021-09-06T10:07:00Z">
              <w:r w:rsidRPr="001E7A27">
                <w:rPr>
                  <w:rFonts w:eastAsiaTheme="minorHAnsi"/>
                  <w:lang w:val="en-GB"/>
                </w:rPr>
                <w:t>Revision of the citation</w:t>
              </w:r>
            </w:ins>
          </w:p>
        </w:tc>
      </w:tr>
      <w:tr w:rsidR="0045702C" w:rsidRPr="001E7A27" w14:paraId="45127FE7" w14:textId="77777777" w:rsidTr="005C2E32">
        <w:trPr>
          <w:ins w:id="45" w:author="Tom Maycock" w:date="2021-09-08T10:48:00Z"/>
        </w:trPr>
        <w:tc>
          <w:tcPr>
            <w:tcW w:w="2265" w:type="dxa"/>
          </w:tcPr>
          <w:p w14:paraId="5075BB87" w14:textId="257BA93F" w:rsidR="0045702C" w:rsidRPr="001E7A27" w:rsidRDefault="0045702C" w:rsidP="00B96827">
            <w:pPr>
              <w:rPr>
                <w:ins w:id="46" w:author="Tom Maycock" w:date="2021-09-08T10:48:00Z"/>
                <w:rFonts w:eastAsiaTheme="minorHAnsi"/>
                <w:lang w:val="en-GB"/>
              </w:rPr>
            </w:pPr>
            <w:ins w:id="47" w:author="Tom Maycock" w:date="2021-09-08T10:48:00Z">
              <w:r w:rsidRPr="001E7A27">
                <w:rPr>
                  <w:rFonts w:eastAsiaTheme="minorHAnsi"/>
                  <w:lang w:val="en-GB"/>
                </w:rPr>
                <w:t>9</w:t>
              </w:r>
            </w:ins>
          </w:p>
        </w:tc>
        <w:tc>
          <w:tcPr>
            <w:tcW w:w="2265" w:type="dxa"/>
          </w:tcPr>
          <w:p w14:paraId="4FA810C3" w14:textId="17C516E8" w:rsidR="0045702C" w:rsidRPr="001E7A27" w:rsidRDefault="0045702C" w:rsidP="00B96827">
            <w:pPr>
              <w:rPr>
                <w:ins w:id="48" w:author="Tom Maycock" w:date="2021-09-08T10:48:00Z"/>
                <w:rFonts w:eastAsiaTheme="minorHAnsi"/>
                <w:lang w:val="en-GB"/>
              </w:rPr>
            </w:pPr>
            <w:ins w:id="49" w:author="Tom Maycock" w:date="2021-09-08T10:49:00Z">
              <w:r w:rsidRPr="001E7A27">
                <w:rPr>
                  <w:rFonts w:eastAsiaTheme="minorHAnsi"/>
                  <w:lang w:val="en-GB"/>
                </w:rPr>
                <w:t>0</w:t>
              </w:r>
            </w:ins>
            <w:ins w:id="50" w:author="Tom Maycock" w:date="2021-09-09T18:08:00Z">
              <w:r w:rsidR="00A87851">
                <w:rPr>
                  <w:rFonts w:eastAsiaTheme="minorHAnsi"/>
                  <w:lang w:val="en-GB"/>
                </w:rPr>
                <w:t>9</w:t>
              </w:r>
            </w:ins>
            <w:ins w:id="51" w:author="Tom Maycock" w:date="2021-09-08T10:49:00Z">
              <w:r w:rsidRPr="001E7A27">
                <w:rPr>
                  <w:rFonts w:eastAsiaTheme="minorHAnsi"/>
                  <w:lang w:val="en-GB"/>
                </w:rPr>
                <w:t>/09/21</w:t>
              </w:r>
            </w:ins>
          </w:p>
        </w:tc>
        <w:tc>
          <w:tcPr>
            <w:tcW w:w="2266" w:type="dxa"/>
          </w:tcPr>
          <w:p w14:paraId="7D97F70E" w14:textId="2BFA89F3" w:rsidR="0045702C" w:rsidRPr="001E7A27" w:rsidRDefault="0045702C" w:rsidP="00B96827">
            <w:pPr>
              <w:rPr>
                <w:ins w:id="52" w:author="Tom Maycock" w:date="2021-09-08T10:48:00Z"/>
                <w:rFonts w:eastAsiaTheme="minorHAnsi"/>
                <w:lang w:val="en-GB"/>
              </w:rPr>
            </w:pPr>
            <w:ins w:id="53" w:author="Tom Maycock" w:date="2021-09-08T10:49:00Z">
              <w:r w:rsidRPr="001E7A27">
                <w:rPr>
                  <w:rFonts w:eastAsiaTheme="minorHAnsi"/>
                  <w:lang w:val="en-GB"/>
                </w:rPr>
                <w:t>Tom</w:t>
              </w:r>
            </w:ins>
          </w:p>
        </w:tc>
        <w:tc>
          <w:tcPr>
            <w:tcW w:w="2266" w:type="dxa"/>
          </w:tcPr>
          <w:p w14:paraId="49EDDBB5" w14:textId="3E71128F" w:rsidR="0045702C" w:rsidRPr="001E7A27" w:rsidRDefault="0045702C" w:rsidP="00B96827">
            <w:pPr>
              <w:rPr>
                <w:ins w:id="54" w:author="Tom Maycock" w:date="2021-09-08T10:48:00Z"/>
                <w:rFonts w:eastAsiaTheme="minorHAnsi"/>
                <w:lang w:val="en-GB"/>
              </w:rPr>
            </w:pPr>
            <w:ins w:id="55" w:author="Tom Maycock" w:date="2021-09-08T10:49:00Z">
              <w:r w:rsidRPr="001E7A27">
                <w:rPr>
                  <w:rFonts w:eastAsiaTheme="minorHAnsi"/>
                  <w:lang w:val="en-GB"/>
                </w:rPr>
                <w:t>Review SBX edits</w:t>
              </w:r>
            </w:ins>
          </w:p>
        </w:tc>
      </w:tr>
    </w:tbl>
    <w:p w14:paraId="1840F969" w14:textId="77777777" w:rsidR="00B96827" w:rsidRPr="001E7A27" w:rsidRDefault="00B96827" w:rsidP="00B96827">
      <w:pPr>
        <w:widowControl/>
        <w:spacing w:after="160" w:line="259" w:lineRule="auto"/>
        <w:rPr>
          <w:rFonts w:asciiTheme="minorHAnsi" w:eastAsiaTheme="minorHAnsi" w:hAnsiTheme="minorHAnsi"/>
          <w:lang w:val="en-GB" w:eastAsia="en-US"/>
          <w:rPrChange w:id="56" w:author="Clotilde Pean" w:date="2021-06-23T09:37:00Z">
            <w:rPr>
              <w:rFonts w:asciiTheme="minorHAnsi" w:eastAsiaTheme="minorHAnsi" w:hAnsiTheme="minorHAnsi"/>
              <w:lang w:eastAsia="en-US"/>
            </w:rPr>
          </w:rPrChange>
        </w:rPr>
      </w:pPr>
    </w:p>
    <w:p w14:paraId="2BFA40A9" w14:textId="77777777" w:rsidR="00B96827" w:rsidRPr="001E7A27" w:rsidRDefault="00B96827">
      <w:pPr>
        <w:rPr>
          <w:b/>
          <w:lang w:val="en-GB"/>
        </w:rPr>
      </w:pPr>
      <w:r w:rsidRPr="001E7A27">
        <w:rPr>
          <w:lang w:val="en-GB"/>
        </w:rPr>
        <w:br w:type="page"/>
      </w:r>
    </w:p>
    <w:p w14:paraId="18BCCF0D" w14:textId="6B11FBEA" w:rsidR="00AF11D1" w:rsidRPr="001E7A27" w:rsidRDefault="00AF11D1" w:rsidP="00AF11D1">
      <w:pPr>
        <w:pStyle w:val="AR6BodyTextBold"/>
        <w:rPr>
          <w:rStyle w:val="AR6BodyTextCar"/>
          <w:lang w:val="en-GB"/>
        </w:rPr>
      </w:pPr>
      <w:bookmarkStart w:id="57" w:name="_Hlk75339393"/>
      <w:r w:rsidRPr="001E7A27">
        <w:rPr>
          <w:lang w:val="en-GB"/>
        </w:rPr>
        <w:lastRenderedPageBreak/>
        <w:t xml:space="preserve">Coordinating Lead Authors: </w:t>
      </w:r>
    </w:p>
    <w:p w14:paraId="1E5FE723" w14:textId="77777777" w:rsidR="00553043" w:rsidRPr="001E7A27" w:rsidRDefault="00553043" w:rsidP="00553043">
      <w:pPr>
        <w:pStyle w:val="AR6BodyText"/>
        <w:rPr>
          <w:lang w:val="en-GB"/>
        </w:rPr>
      </w:pPr>
      <w:r w:rsidRPr="001E7A27">
        <w:rPr>
          <w:lang w:val="en-GB"/>
        </w:rPr>
        <w:t>Josep G. Canadell (Australia), Pedro M.S. Monteiro (South Africa)</w:t>
      </w:r>
    </w:p>
    <w:p w14:paraId="6032F325" w14:textId="77777777" w:rsidR="00AF11D1" w:rsidRPr="001E7A27" w:rsidRDefault="00AF11D1" w:rsidP="00AF11D1">
      <w:pPr>
        <w:pStyle w:val="AR6BodyText"/>
        <w:rPr>
          <w:lang w:val="en-GB"/>
        </w:rPr>
      </w:pPr>
    </w:p>
    <w:p w14:paraId="1DA6AC95" w14:textId="77777777" w:rsidR="00AF11D1" w:rsidRPr="001E7A27" w:rsidRDefault="00AF11D1" w:rsidP="00AF11D1">
      <w:pPr>
        <w:pStyle w:val="AR6BodyTextBold"/>
        <w:rPr>
          <w:lang w:val="en-GB"/>
        </w:rPr>
      </w:pPr>
      <w:r w:rsidRPr="001E7A27">
        <w:rPr>
          <w:lang w:val="en-GB"/>
        </w:rPr>
        <w:t xml:space="preserve">Lead Authors: </w:t>
      </w:r>
    </w:p>
    <w:p w14:paraId="1E379750" w14:textId="35D94382" w:rsidR="00553043" w:rsidRPr="001E7A27" w:rsidRDefault="00553043" w:rsidP="00553043">
      <w:pPr>
        <w:pStyle w:val="AR6BodyText"/>
        <w:rPr>
          <w:lang w:val="en-GB" w:eastAsia="en-GB"/>
        </w:rPr>
      </w:pPr>
      <w:r w:rsidRPr="001E7A27">
        <w:rPr>
          <w:lang w:val="en-GB"/>
        </w:rPr>
        <w:t xml:space="preserve">Marcos H. Costa (Brazil), Leticia Cotrim da Cunha (Brazil), Peter </w:t>
      </w:r>
      <w:r w:rsidR="0061484F" w:rsidRPr="001E7A27">
        <w:rPr>
          <w:lang w:val="en-GB"/>
        </w:rPr>
        <w:t xml:space="preserve">M. </w:t>
      </w:r>
      <w:r w:rsidRPr="001E7A27">
        <w:rPr>
          <w:lang w:val="en-GB"/>
        </w:rPr>
        <w:t>Cox (U</w:t>
      </w:r>
      <w:r w:rsidR="00197F1B" w:rsidRPr="001E7A27">
        <w:rPr>
          <w:lang w:val="en-GB"/>
        </w:rPr>
        <w:t>nited Kingdom</w:t>
      </w:r>
      <w:r w:rsidRPr="001E7A27">
        <w:rPr>
          <w:lang w:val="en-GB"/>
        </w:rPr>
        <w:t>), Alexey V. Eliseev (Russia</w:t>
      </w:r>
      <w:r w:rsidR="0061484F" w:rsidRPr="001E7A27">
        <w:rPr>
          <w:lang w:val="en-GB"/>
        </w:rPr>
        <w:t>n Federation</w:t>
      </w:r>
      <w:r w:rsidRPr="001E7A27">
        <w:rPr>
          <w:lang w:val="en-GB"/>
        </w:rPr>
        <w:t>), Stephanie Henson (</w:t>
      </w:r>
      <w:r w:rsidR="00197F1B" w:rsidRPr="001E7A27">
        <w:rPr>
          <w:lang w:val="en-GB"/>
        </w:rPr>
        <w:t>United Kingdom</w:t>
      </w:r>
      <w:r w:rsidRPr="001E7A27">
        <w:rPr>
          <w:lang w:val="en-GB"/>
        </w:rPr>
        <w:t>), Masao Ishii (Japan), Samuel Jaccard (Switzerland), Charles Koven (U</w:t>
      </w:r>
      <w:r w:rsidR="00197F1B" w:rsidRPr="001E7A27">
        <w:rPr>
          <w:lang w:val="en-GB"/>
        </w:rPr>
        <w:t>nited States of America</w:t>
      </w:r>
      <w:r w:rsidRPr="001E7A27">
        <w:rPr>
          <w:lang w:val="en-GB"/>
        </w:rPr>
        <w:t xml:space="preserve">), Annalea Lohila (Finland), Prabir </w:t>
      </w:r>
      <w:r w:rsidR="0061484F" w:rsidRPr="001E7A27">
        <w:rPr>
          <w:lang w:val="en-GB"/>
        </w:rPr>
        <w:t xml:space="preserve">K. </w:t>
      </w:r>
      <w:r w:rsidRPr="001E7A27">
        <w:rPr>
          <w:lang w:val="en-GB"/>
        </w:rPr>
        <w:t>Patra (Japan/India), Shilong Piao (China),</w:t>
      </w:r>
      <w:r w:rsidR="001C7CD2" w:rsidRPr="001E7A27">
        <w:rPr>
          <w:lang w:val="en-GB"/>
        </w:rPr>
        <w:t xml:space="preserve"> </w:t>
      </w:r>
      <w:r w:rsidR="001C7CD2" w:rsidRPr="001E7A27">
        <w:rPr>
          <w:lang w:val="en-GB" w:eastAsia="en-GB"/>
        </w:rPr>
        <w:t>Joeri</w:t>
      </w:r>
      <w:del w:id="58" w:author="Soapbox" w:date="2021-07-15T11:50:00Z">
        <w:r w:rsidR="001C7CD2" w:rsidRPr="001E7A27" w:rsidDel="00CB70D1">
          <w:rPr>
            <w:lang w:val="en-GB" w:eastAsia="en-GB"/>
          </w:rPr>
          <w:delText>,</w:delText>
        </w:r>
      </w:del>
      <w:r w:rsidR="001C7CD2" w:rsidRPr="001E7A27">
        <w:rPr>
          <w:lang w:val="en-GB" w:eastAsia="en-GB"/>
        </w:rPr>
        <w:t xml:space="preserve"> Rogelj (</w:t>
      </w:r>
      <w:r w:rsidR="00197F1B" w:rsidRPr="001E7A27">
        <w:rPr>
          <w:lang w:val="en-GB"/>
        </w:rPr>
        <w:t>United Kingdom</w:t>
      </w:r>
      <w:r w:rsidR="001C7CD2" w:rsidRPr="001E7A27">
        <w:rPr>
          <w:lang w:val="en-GB" w:eastAsia="en-GB"/>
        </w:rPr>
        <w:t>/Belgium)</w:t>
      </w:r>
      <w:r w:rsidRPr="001E7A27">
        <w:rPr>
          <w:lang w:val="en-GB"/>
        </w:rPr>
        <w:t>, Stephen Syampungani (Zambia), S</w:t>
      </w:r>
      <w:commentRangeStart w:id="59"/>
      <w:r w:rsidRPr="001E7A27">
        <w:rPr>
          <w:lang w:val="en-GB"/>
        </w:rPr>
        <w:t>ö</w:t>
      </w:r>
      <w:commentRangeEnd w:id="59"/>
      <w:r w:rsidR="008D25BA" w:rsidRPr="001E7A27">
        <w:rPr>
          <w:rStyle w:val="CommentReference"/>
          <w:lang w:val="en-GB"/>
        </w:rPr>
        <w:commentReference w:id="59"/>
      </w:r>
      <w:r w:rsidRPr="001E7A27">
        <w:rPr>
          <w:lang w:val="en-GB"/>
        </w:rPr>
        <w:t>nke Zaehle (Germany), Kirsten Zickfeld (Canada/Germany)</w:t>
      </w:r>
    </w:p>
    <w:p w14:paraId="55B4A0F7" w14:textId="77777777" w:rsidR="00AF11D1" w:rsidRPr="001E7A27" w:rsidRDefault="00AF11D1" w:rsidP="00AF11D1">
      <w:pPr>
        <w:pStyle w:val="AR6BodyText"/>
        <w:rPr>
          <w:lang w:val="en-GB"/>
        </w:rPr>
      </w:pPr>
    </w:p>
    <w:p w14:paraId="0D9019D2" w14:textId="77777777" w:rsidR="00AF11D1" w:rsidRPr="001E7A27" w:rsidRDefault="00AF11D1" w:rsidP="00AF11D1">
      <w:pPr>
        <w:pStyle w:val="AR6BodyTextBold"/>
        <w:rPr>
          <w:lang w:val="en-GB"/>
        </w:rPr>
      </w:pPr>
      <w:r w:rsidRPr="001E7A27">
        <w:rPr>
          <w:lang w:val="en-GB"/>
        </w:rPr>
        <w:t xml:space="preserve">Contributing Authors: </w:t>
      </w:r>
    </w:p>
    <w:p w14:paraId="638925AE" w14:textId="7835E226" w:rsidR="00D412F7" w:rsidRPr="001E7A27" w:rsidRDefault="00553043" w:rsidP="00D412F7">
      <w:pPr>
        <w:pStyle w:val="AR6BodyText"/>
        <w:rPr>
          <w:lang w:val="en-GB"/>
        </w:rPr>
      </w:pPr>
      <w:r w:rsidRPr="001E7A27">
        <w:rPr>
          <w:lang w:val="en-GB"/>
        </w:rPr>
        <w:t>Georgii A. Alexandrov (Russia</w:t>
      </w:r>
      <w:r w:rsidR="0061484F" w:rsidRPr="001E7A27">
        <w:rPr>
          <w:lang w:val="en-GB"/>
        </w:rPr>
        <w:t>n Federation</w:t>
      </w:r>
      <w:r w:rsidRPr="001E7A27">
        <w:rPr>
          <w:lang w:val="en-GB"/>
        </w:rPr>
        <w:t>), Govindasamy Bala (India/</w:t>
      </w:r>
      <w:del w:id="60" w:author="Ian Blenkinsop" w:date="2021-07-28T10:57:00Z">
        <w:r w:rsidR="00197F1B" w:rsidRPr="001E7A27" w:rsidDel="005C6F5B">
          <w:rPr>
            <w:lang w:val="en-GB"/>
          </w:rPr>
          <w:delText xml:space="preserve"> </w:delText>
        </w:r>
      </w:del>
      <w:commentRangeStart w:id="61"/>
      <w:r w:rsidR="00197F1B" w:rsidRPr="001E7A27">
        <w:rPr>
          <w:lang w:val="en-GB"/>
        </w:rPr>
        <w:t>United States of America</w:t>
      </w:r>
      <w:commentRangeEnd w:id="61"/>
      <w:r w:rsidR="005C6F5B" w:rsidRPr="001E7A27">
        <w:rPr>
          <w:rStyle w:val="CommentReference"/>
          <w:lang w:val="en-GB"/>
        </w:rPr>
        <w:commentReference w:id="61"/>
      </w:r>
      <w:r w:rsidRPr="001E7A27">
        <w:rPr>
          <w:lang w:val="en-GB"/>
        </w:rPr>
        <w:t>), Laurent Bopp (France), Lena Boysen (Germany), Long Cao (China), Naveen Chandra (Japan/India), Philippe Ciais (France), Sergey N. Denisov (Russia</w:t>
      </w:r>
      <w:r w:rsidR="0061484F" w:rsidRPr="001E7A27">
        <w:rPr>
          <w:lang w:val="en-GB"/>
        </w:rPr>
        <w:t>n Federation</w:t>
      </w:r>
      <w:r w:rsidRPr="001E7A27">
        <w:rPr>
          <w:lang w:val="en-GB"/>
        </w:rPr>
        <w:t xml:space="preserve">), Frank </w:t>
      </w:r>
      <w:r w:rsidR="0061484F" w:rsidRPr="001E7A27">
        <w:rPr>
          <w:lang w:val="en-GB"/>
        </w:rPr>
        <w:t xml:space="preserve">J. </w:t>
      </w:r>
      <w:r w:rsidRPr="001E7A27">
        <w:rPr>
          <w:lang w:val="en-GB"/>
        </w:rPr>
        <w:t xml:space="preserve">Dentener (EU, </w:t>
      </w:r>
      <w:r w:rsidR="00197F1B" w:rsidRPr="001E7A27">
        <w:rPr>
          <w:lang w:val="en-GB"/>
        </w:rPr>
        <w:t xml:space="preserve">The </w:t>
      </w:r>
      <w:r w:rsidRPr="001E7A27">
        <w:rPr>
          <w:lang w:val="en-GB"/>
        </w:rPr>
        <w:t>Netherlands),</w:t>
      </w:r>
      <w:r w:rsidR="00693805" w:rsidRPr="001E7A27">
        <w:rPr>
          <w:lang w:val="en-GB"/>
        </w:rPr>
        <w:t xml:space="preserve"> Hervé Douville (France), </w:t>
      </w:r>
      <w:r w:rsidRPr="001E7A27">
        <w:rPr>
          <w:lang w:val="en-GB"/>
        </w:rPr>
        <w:t>Amanda Fay (</w:t>
      </w:r>
      <w:r w:rsidR="00197F1B" w:rsidRPr="001E7A27">
        <w:rPr>
          <w:lang w:val="en-GB"/>
        </w:rPr>
        <w:t>United States of America</w:t>
      </w:r>
      <w:r w:rsidRPr="001E7A27">
        <w:rPr>
          <w:lang w:val="en-GB"/>
        </w:rPr>
        <w:t>), Piers Forster (</w:t>
      </w:r>
      <w:r w:rsidR="00197F1B" w:rsidRPr="001E7A27">
        <w:rPr>
          <w:lang w:val="en-GB"/>
        </w:rPr>
        <w:t>United Kingdom</w:t>
      </w:r>
      <w:r w:rsidRPr="001E7A27">
        <w:rPr>
          <w:lang w:val="en-GB"/>
        </w:rPr>
        <w:t xml:space="preserve">), </w:t>
      </w:r>
      <w:r w:rsidR="00856305" w:rsidRPr="001E7A27">
        <w:rPr>
          <w:lang w:val="en-GB"/>
        </w:rPr>
        <w:t>Baylor Fox-Kemper (</w:t>
      </w:r>
      <w:r w:rsidR="00197F1B" w:rsidRPr="001E7A27">
        <w:rPr>
          <w:lang w:val="en-GB"/>
        </w:rPr>
        <w:t>United States of America</w:t>
      </w:r>
      <w:r w:rsidR="00856305" w:rsidRPr="001E7A27">
        <w:rPr>
          <w:lang w:val="en-GB"/>
        </w:rPr>
        <w:t xml:space="preserve">), </w:t>
      </w:r>
      <w:r w:rsidRPr="001E7A27">
        <w:rPr>
          <w:lang w:val="en-GB"/>
        </w:rPr>
        <w:t>Pierre Friedlingstein (</w:t>
      </w:r>
      <w:r w:rsidR="00197F1B" w:rsidRPr="001E7A27">
        <w:rPr>
          <w:lang w:val="en-GB"/>
        </w:rPr>
        <w:t>United Kingdom</w:t>
      </w:r>
      <w:r w:rsidRPr="001E7A27">
        <w:rPr>
          <w:lang w:val="en-GB"/>
        </w:rPr>
        <w:t>), Weiwei Fu (</w:t>
      </w:r>
      <w:r w:rsidR="00197F1B" w:rsidRPr="001E7A27">
        <w:rPr>
          <w:lang w:val="en-GB"/>
        </w:rPr>
        <w:t>United States of America /China</w:t>
      </w:r>
      <w:r w:rsidRPr="001E7A27">
        <w:rPr>
          <w:lang w:val="en-GB"/>
        </w:rPr>
        <w:t xml:space="preserve">), Sabine Fuss (Germany), Véronique Garçon (France), Bettina Gier (Germany), Nathan </w:t>
      </w:r>
      <w:r w:rsidR="00197F1B" w:rsidRPr="001E7A27">
        <w:rPr>
          <w:lang w:val="en-GB"/>
        </w:rPr>
        <w:t xml:space="preserve">P. </w:t>
      </w:r>
      <w:r w:rsidRPr="001E7A27">
        <w:rPr>
          <w:lang w:val="en-GB"/>
        </w:rPr>
        <w:t>Gillett (Canada), Luke Gregor (Switzerland/South Africa),</w:t>
      </w:r>
      <w:r w:rsidR="001C7CD2" w:rsidRPr="001E7A27">
        <w:rPr>
          <w:lang w:val="en-GB"/>
        </w:rPr>
        <w:t xml:space="preserve"> Karsten Haustein (</w:t>
      </w:r>
      <w:r w:rsidR="00197F1B" w:rsidRPr="001E7A27">
        <w:rPr>
          <w:lang w:val="en-GB"/>
        </w:rPr>
        <w:t>United Kingdom</w:t>
      </w:r>
      <w:del w:id="62" w:author="Ian Blenkinsop" w:date="2021-07-14T10:42:00Z">
        <w:r w:rsidR="00197F1B" w:rsidRPr="001E7A27" w:rsidDel="008D25BA">
          <w:rPr>
            <w:lang w:val="en-GB"/>
          </w:rPr>
          <w:delText xml:space="preserve"> </w:delText>
        </w:r>
      </w:del>
      <w:r w:rsidR="00197F1B" w:rsidRPr="001E7A27">
        <w:rPr>
          <w:lang w:val="en-GB"/>
        </w:rPr>
        <w:t>/</w:t>
      </w:r>
      <w:r w:rsidR="001C7CD2" w:rsidRPr="001E7A27">
        <w:rPr>
          <w:lang w:val="en-GB"/>
        </w:rPr>
        <w:t xml:space="preserve">Germany), </w:t>
      </w:r>
      <w:r w:rsidRPr="001E7A27">
        <w:rPr>
          <w:lang w:val="en-GB"/>
        </w:rPr>
        <w:t>Vanessa Haverd (Australia), Jian He (</w:t>
      </w:r>
      <w:r w:rsidR="00197F1B" w:rsidRPr="001E7A27">
        <w:rPr>
          <w:lang w:val="en-GB"/>
        </w:rPr>
        <w:t xml:space="preserve">United States of America </w:t>
      </w:r>
      <w:r w:rsidRPr="001E7A27">
        <w:rPr>
          <w:lang w:val="en-GB"/>
        </w:rPr>
        <w:t xml:space="preserve">/China), </w:t>
      </w:r>
      <w:r w:rsidR="00634F11" w:rsidRPr="001E7A27">
        <w:rPr>
          <w:lang w:val="en-GB"/>
        </w:rPr>
        <w:t xml:space="preserve">Helene T. Hewitt (United Kingdom), </w:t>
      </w:r>
      <w:r w:rsidRPr="001E7A27">
        <w:rPr>
          <w:lang w:val="en-GB"/>
        </w:rPr>
        <w:t xml:space="preserve">Forrest </w:t>
      </w:r>
      <w:r w:rsidR="00197F1B" w:rsidRPr="001E7A27">
        <w:rPr>
          <w:lang w:val="en-GB"/>
        </w:rPr>
        <w:t xml:space="preserve">M. </w:t>
      </w:r>
      <w:r w:rsidRPr="001E7A27">
        <w:rPr>
          <w:lang w:val="en-GB"/>
        </w:rPr>
        <w:t>Hoffman (</w:t>
      </w:r>
      <w:r w:rsidR="00197F1B" w:rsidRPr="001E7A27">
        <w:rPr>
          <w:lang w:val="en-GB"/>
        </w:rPr>
        <w:t>United States of America</w:t>
      </w:r>
      <w:r w:rsidRPr="001E7A27">
        <w:rPr>
          <w:lang w:val="en-GB"/>
        </w:rPr>
        <w:t>), Tatiana Ilyina (Germany), Robert Jackson (</w:t>
      </w:r>
      <w:r w:rsidR="00197F1B" w:rsidRPr="001E7A27">
        <w:rPr>
          <w:lang w:val="en-GB"/>
        </w:rPr>
        <w:t>United States of America</w:t>
      </w:r>
      <w:r w:rsidRPr="001E7A27">
        <w:rPr>
          <w:lang w:val="en-GB"/>
        </w:rPr>
        <w:t>), Chris</w:t>
      </w:r>
      <w:r w:rsidR="00197F1B" w:rsidRPr="001E7A27">
        <w:rPr>
          <w:lang w:val="en-GB"/>
        </w:rPr>
        <w:t>topher</w:t>
      </w:r>
      <w:r w:rsidRPr="001E7A27">
        <w:rPr>
          <w:lang w:val="en-GB"/>
        </w:rPr>
        <w:t xml:space="preserve"> Jones (</w:t>
      </w:r>
      <w:r w:rsidR="00197F1B" w:rsidRPr="001E7A27">
        <w:rPr>
          <w:lang w:val="en-GB"/>
        </w:rPr>
        <w:t>United Kingdom</w:t>
      </w:r>
      <w:r w:rsidRPr="001E7A27">
        <w:rPr>
          <w:lang w:val="en-GB"/>
        </w:rPr>
        <w:t xml:space="preserve">), David </w:t>
      </w:r>
      <w:r w:rsidR="00197F1B" w:rsidRPr="001E7A27">
        <w:rPr>
          <w:lang w:val="en-GB"/>
        </w:rPr>
        <w:t xml:space="preserve">P. </w:t>
      </w:r>
      <w:r w:rsidRPr="001E7A27">
        <w:rPr>
          <w:lang w:val="en-GB"/>
        </w:rPr>
        <w:t>Keller (Germany</w:t>
      </w:r>
      <w:r w:rsidR="00197F1B" w:rsidRPr="001E7A27">
        <w:rPr>
          <w:lang w:val="en-GB"/>
        </w:rPr>
        <w:t>/</w:t>
      </w:r>
      <w:del w:id="63" w:author="Ian Blenkinsop" w:date="2021-07-14T10:42:00Z">
        <w:r w:rsidR="00197F1B" w:rsidRPr="001E7A27" w:rsidDel="008D25BA">
          <w:rPr>
            <w:lang w:val="en-GB"/>
          </w:rPr>
          <w:delText xml:space="preserve"> </w:delText>
        </w:r>
      </w:del>
      <w:r w:rsidR="00197F1B" w:rsidRPr="001E7A27">
        <w:rPr>
          <w:lang w:val="en-GB"/>
        </w:rPr>
        <w:t>United States of America</w:t>
      </w:r>
      <w:r w:rsidRPr="001E7A27">
        <w:rPr>
          <w:lang w:val="en-GB"/>
        </w:rPr>
        <w:t xml:space="preserve">), </w:t>
      </w:r>
      <w:r w:rsidR="00856305" w:rsidRPr="001E7A27">
        <w:rPr>
          <w:lang w:val="en-GB"/>
        </w:rPr>
        <w:t>Lester Kwiatkowski (France/</w:t>
      </w:r>
      <w:del w:id="64" w:author="Ian Blenkinsop" w:date="2021-07-28T11:01:00Z">
        <w:r w:rsidR="00197F1B" w:rsidRPr="001E7A27" w:rsidDel="00C77990">
          <w:rPr>
            <w:lang w:val="en-GB"/>
          </w:rPr>
          <w:delText xml:space="preserve"> </w:delText>
        </w:r>
      </w:del>
      <w:r w:rsidR="00197F1B" w:rsidRPr="001E7A27">
        <w:rPr>
          <w:lang w:val="en-GB"/>
        </w:rPr>
        <w:t>United Kingdom</w:t>
      </w:r>
      <w:r w:rsidR="00856305" w:rsidRPr="001E7A27">
        <w:rPr>
          <w:lang w:val="en-GB"/>
        </w:rPr>
        <w:t xml:space="preserve">), </w:t>
      </w:r>
      <w:r w:rsidR="001C7CD2" w:rsidRPr="001E7A27">
        <w:rPr>
          <w:lang w:val="en-GB"/>
        </w:rPr>
        <w:t>Robin D</w:t>
      </w:r>
      <w:r w:rsidR="00856305" w:rsidRPr="001E7A27">
        <w:rPr>
          <w:lang w:val="en-GB"/>
        </w:rPr>
        <w:t>.</w:t>
      </w:r>
      <w:r w:rsidR="001C7CD2" w:rsidRPr="001E7A27">
        <w:rPr>
          <w:lang w:val="en-GB"/>
        </w:rPr>
        <w:t xml:space="preserve"> Lamboll (</w:t>
      </w:r>
      <w:r w:rsidR="00197F1B" w:rsidRPr="001E7A27">
        <w:rPr>
          <w:lang w:val="en-GB"/>
        </w:rPr>
        <w:t>United Kingdom</w:t>
      </w:r>
      <w:r w:rsidR="001C7CD2" w:rsidRPr="001E7A27">
        <w:rPr>
          <w:lang w:val="en-GB"/>
        </w:rPr>
        <w:t>/</w:t>
      </w:r>
      <w:r w:rsidR="00197F1B" w:rsidRPr="001E7A27">
        <w:rPr>
          <w:lang w:val="en-GB"/>
        </w:rPr>
        <w:t>United States of America</w:t>
      </w:r>
      <w:del w:id="65" w:author="Soapbox" w:date="2021-07-15T11:51:00Z">
        <w:r w:rsidR="001C7CD2" w:rsidRPr="001E7A27" w:rsidDel="00CB70D1">
          <w:rPr>
            <w:lang w:val="en-GB"/>
          </w:rPr>
          <w:delText>,</w:delText>
        </w:r>
        <w:r w:rsidR="00197F1B" w:rsidRPr="001E7A27" w:rsidDel="00CB70D1">
          <w:rPr>
            <w:lang w:val="en-GB"/>
          </w:rPr>
          <w:delText xml:space="preserve"> United Kingdom</w:delText>
        </w:r>
      </w:del>
      <w:r w:rsidR="001C7CD2" w:rsidRPr="001E7A27">
        <w:rPr>
          <w:lang w:val="en-GB"/>
        </w:rPr>
        <w:t xml:space="preserve">), </w:t>
      </w:r>
      <w:r w:rsidRPr="001E7A27">
        <w:rPr>
          <w:lang w:val="en-GB"/>
        </w:rPr>
        <w:t>Xin Lan (</w:t>
      </w:r>
      <w:r w:rsidR="00197F1B" w:rsidRPr="001E7A27">
        <w:rPr>
          <w:lang w:val="en-GB"/>
        </w:rPr>
        <w:t>United States of America</w:t>
      </w:r>
      <w:r w:rsidRPr="001E7A27">
        <w:rPr>
          <w:lang w:val="en-GB"/>
        </w:rPr>
        <w:t xml:space="preserve">/China), Charlotte Laufkötter (Switzerland/Germany), </w:t>
      </w:r>
      <w:r w:rsidR="00BE7930" w:rsidRPr="001E7A27">
        <w:rPr>
          <w:lang w:val="en-GB"/>
        </w:rPr>
        <w:t>Corinne Le Qu</w:t>
      </w:r>
      <w:r w:rsidR="00BE7930" w:rsidRPr="001E7A27">
        <w:rPr>
          <w:rFonts w:cs="Times New Roman"/>
          <w:lang w:val="en-GB"/>
        </w:rPr>
        <w:t>é</w:t>
      </w:r>
      <w:r w:rsidR="00BE7930" w:rsidRPr="001E7A27">
        <w:rPr>
          <w:lang w:val="en-GB"/>
        </w:rPr>
        <w:t>r</w:t>
      </w:r>
      <w:r w:rsidR="00BE7930" w:rsidRPr="001E7A27">
        <w:rPr>
          <w:rFonts w:cs="Times New Roman"/>
          <w:lang w:val="en-GB"/>
        </w:rPr>
        <w:t>é</w:t>
      </w:r>
      <w:r w:rsidR="00BE7930" w:rsidRPr="001E7A27">
        <w:rPr>
          <w:lang w:val="en-GB"/>
        </w:rPr>
        <w:t xml:space="preserve"> (</w:t>
      </w:r>
      <w:r w:rsidR="00197F1B" w:rsidRPr="001E7A27">
        <w:rPr>
          <w:lang w:val="en-GB"/>
        </w:rPr>
        <w:t>United Kingdom</w:t>
      </w:r>
      <w:r w:rsidR="00BE7930" w:rsidRPr="001E7A27">
        <w:rPr>
          <w:lang w:val="en-GB"/>
        </w:rPr>
        <w:t xml:space="preserve">), </w:t>
      </w:r>
      <w:r w:rsidRPr="001E7A27">
        <w:rPr>
          <w:lang w:val="en-GB"/>
        </w:rPr>
        <w:t xml:space="preserve">Andrew Lenton (Australia), </w:t>
      </w:r>
      <w:r w:rsidR="001C7CD2" w:rsidRPr="001E7A27">
        <w:rPr>
          <w:lang w:val="en-GB"/>
        </w:rPr>
        <w:t xml:space="preserve">Jared Lewis (Australia/New Zealand), </w:t>
      </w:r>
      <w:r w:rsidRPr="001E7A27">
        <w:rPr>
          <w:lang w:val="en-GB"/>
        </w:rPr>
        <w:t>Spencer Liddicoat (</w:t>
      </w:r>
      <w:r w:rsidR="00197F1B" w:rsidRPr="001E7A27">
        <w:rPr>
          <w:lang w:val="en-GB"/>
        </w:rPr>
        <w:t>United Kingdom</w:t>
      </w:r>
      <w:r w:rsidRPr="001E7A27">
        <w:rPr>
          <w:lang w:val="en-GB"/>
        </w:rPr>
        <w:t>), Laura Lorenzoni (</w:t>
      </w:r>
      <w:r w:rsidR="00197F1B" w:rsidRPr="001E7A27">
        <w:rPr>
          <w:lang w:val="en-GB"/>
        </w:rPr>
        <w:t>United States of America</w:t>
      </w:r>
      <w:r w:rsidRPr="001E7A27">
        <w:rPr>
          <w:lang w:val="en-GB"/>
        </w:rPr>
        <w:t>/Venezuela), Nicole Lovenduski (</w:t>
      </w:r>
      <w:r w:rsidR="00197F1B" w:rsidRPr="001E7A27">
        <w:rPr>
          <w:lang w:val="en-GB"/>
        </w:rPr>
        <w:t>United States of America</w:t>
      </w:r>
      <w:r w:rsidRPr="001E7A27">
        <w:rPr>
          <w:lang w:val="en-GB"/>
        </w:rPr>
        <w:t xml:space="preserve">), Andrew </w:t>
      </w:r>
      <w:r w:rsidR="00197F1B" w:rsidRPr="001E7A27">
        <w:rPr>
          <w:lang w:val="en-GB"/>
        </w:rPr>
        <w:t xml:space="preserve">H. </w:t>
      </w:r>
      <w:r w:rsidRPr="001E7A27">
        <w:rPr>
          <w:lang w:val="en-GB"/>
        </w:rPr>
        <w:t xml:space="preserve">MacDougall (Canada), Sabine Mathesius (Canada/Germany), Damon </w:t>
      </w:r>
      <w:r w:rsidR="00197F1B" w:rsidRPr="001E7A27">
        <w:rPr>
          <w:lang w:val="en-GB"/>
        </w:rPr>
        <w:t xml:space="preserve">H. </w:t>
      </w:r>
      <w:r w:rsidRPr="001E7A27">
        <w:rPr>
          <w:lang w:val="en-GB"/>
        </w:rPr>
        <w:t>Matthews (Canada),</w:t>
      </w:r>
      <w:r w:rsidR="001C7CD2" w:rsidRPr="001E7A27">
        <w:rPr>
          <w:lang w:val="en-GB"/>
        </w:rPr>
        <w:t xml:space="preserve"> Malte Meinshausen (Australia/Germany)</w:t>
      </w:r>
      <w:r w:rsidRPr="001E7A27">
        <w:rPr>
          <w:lang w:val="en-GB"/>
        </w:rPr>
        <w:t>, Igor I. Mokhov (Russia</w:t>
      </w:r>
      <w:r w:rsidR="00197F1B" w:rsidRPr="001E7A27">
        <w:rPr>
          <w:lang w:val="en-GB"/>
        </w:rPr>
        <w:t>n Federation</w:t>
      </w:r>
      <w:r w:rsidRPr="001E7A27">
        <w:rPr>
          <w:lang w:val="en-GB"/>
        </w:rPr>
        <w:t>), Vaishali Naik (</w:t>
      </w:r>
      <w:r w:rsidR="00197F1B" w:rsidRPr="001E7A27">
        <w:rPr>
          <w:lang w:val="en-GB"/>
        </w:rPr>
        <w:t>United States of America</w:t>
      </w:r>
      <w:r w:rsidRPr="001E7A27">
        <w:rPr>
          <w:lang w:val="en-GB"/>
        </w:rPr>
        <w:t xml:space="preserve">), </w:t>
      </w:r>
      <w:r w:rsidR="001C7CD2" w:rsidRPr="001E7A27">
        <w:rPr>
          <w:lang w:val="en-GB"/>
        </w:rPr>
        <w:t xml:space="preserve">Zebedee </w:t>
      </w:r>
      <w:r w:rsidR="00197F1B" w:rsidRPr="001E7A27">
        <w:rPr>
          <w:lang w:val="en-GB"/>
        </w:rPr>
        <w:t xml:space="preserve">R. J. </w:t>
      </w:r>
      <w:r w:rsidR="001C7CD2" w:rsidRPr="001E7A27">
        <w:rPr>
          <w:lang w:val="en-GB"/>
        </w:rPr>
        <w:t xml:space="preserve">Nicholls (Australia), </w:t>
      </w:r>
      <w:r w:rsidRPr="001E7A27">
        <w:rPr>
          <w:lang w:val="en-GB"/>
        </w:rPr>
        <w:t xml:space="preserve">Intan Suci Nurhati (Indonesia), </w:t>
      </w:r>
      <w:r w:rsidR="00BE7930" w:rsidRPr="001E7A27">
        <w:rPr>
          <w:lang w:val="en-GB"/>
        </w:rPr>
        <w:t>Michael O’Sullivan (</w:t>
      </w:r>
      <w:r w:rsidR="00197F1B" w:rsidRPr="001E7A27">
        <w:rPr>
          <w:lang w:val="en-GB"/>
        </w:rPr>
        <w:t>United Kingdom</w:t>
      </w:r>
      <w:r w:rsidR="00BE7930" w:rsidRPr="001E7A27">
        <w:rPr>
          <w:lang w:val="en-GB"/>
        </w:rPr>
        <w:t xml:space="preserve">), </w:t>
      </w:r>
      <w:r w:rsidRPr="001E7A27">
        <w:rPr>
          <w:lang w:val="en-GB"/>
        </w:rPr>
        <w:t>Glen Peters (Norway), Julia Pongratz (Germany), Benjamin Poulter (</w:t>
      </w:r>
      <w:r w:rsidR="00197F1B" w:rsidRPr="001E7A27">
        <w:rPr>
          <w:lang w:val="en-GB"/>
        </w:rPr>
        <w:t>United States of America</w:t>
      </w:r>
      <w:r w:rsidRPr="001E7A27">
        <w:rPr>
          <w:lang w:val="en-GB"/>
        </w:rPr>
        <w:t xml:space="preserve">), </w:t>
      </w:r>
      <w:r w:rsidR="00261E93" w:rsidRPr="001E7A27">
        <w:rPr>
          <w:lang w:val="en-GB"/>
        </w:rPr>
        <w:t xml:space="preserve">Jean-Baptiste Sallée (France), </w:t>
      </w:r>
      <w:r w:rsidR="003C17F3" w:rsidRPr="001E7A27">
        <w:rPr>
          <w:lang w:val="en-GB"/>
        </w:rPr>
        <w:t xml:space="preserve">Marielle Saunois (France), </w:t>
      </w:r>
      <w:r w:rsidRPr="001E7A27">
        <w:rPr>
          <w:lang w:val="en-GB"/>
        </w:rPr>
        <w:t>Edward A.G. Schuur (</w:t>
      </w:r>
      <w:r w:rsidR="00197F1B" w:rsidRPr="001E7A27">
        <w:rPr>
          <w:lang w:val="en-GB"/>
        </w:rPr>
        <w:t>United States of America</w:t>
      </w:r>
      <w:r w:rsidRPr="001E7A27">
        <w:rPr>
          <w:lang w:val="en-GB"/>
        </w:rPr>
        <w:t xml:space="preserve">), </w:t>
      </w:r>
      <w:r w:rsidR="00693805" w:rsidRPr="001E7A27">
        <w:rPr>
          <w:lang w:val="en-GB"/>
        </w:rPr>
        <w:t xml:space="preserve">Sonia I. Seneviratne (Switzerland), </w:t>
      </w:r>
      <w:r w:rsidRPr="001E7A27">
        <w:rPr>
          <w:lang w:val="en-GB"/>
        </w:rPr>
        <w:t>Ann Stavert (Australia), Parvadha Suntharalingam (</w:t>
      </w:r>
      <w:r w:rsidR="00197F1B" w:rsidRPr="001E7A27">
        <w:rPr>
          <w:lang w:val="en-GB"/>
        </w:rPr>
        <w:t>United Kingdom</w:t>
      </w:r>
      <w:r w:rsidRPr="001E7A27">
        <w:rPr>
          <w:lang w:val="en-GB"/>
        </w:rPr>
        <w:t>/</w:t>
      </w:r>
      <w:r w:rsidR="00197F1B" w:rsidRPr="001E7A27">
        <w:rPr>
          <w:lang w:val="en-GB"/>
        </w:rPr>
        <w:t>United States of America</w:t>
      </w:r>
      <w:r w:rsidRPr="001E7A27">
        <w:rPr>
          <w:lang w:val="en-GB"/>
        </w:rPr>
        <w:t>), Kaoru Tachiiri (Japan), Jens Terhaar (Switzerland/Germany), Rona Thompson (Norway, Luxembourg/New Zealand), Hanqin Tian (</w:t>
      </w:r>
      <w:r w:rsidR="00500077" w:rsidRPr="001E7A27">
        <w:rPr>
          <w:lang w:val="en-GB"/>
        </w:rPr>
        <w:t>United States of America</w:t>
      </w:r>
      <w:r w:rsidRPr="001E7A27">
        <w:rPr>
          <w:lang w:val="en-GB"/>
        </w:rPr>
        <w:t>), Jocelyn Turnbull (New Zealand),</w:t>
      </w:r>
      <w:r w:rsidR="00D412F7" w:rsidRPr="001E7A27">
        <w:rPr>
          <w:lang w:val="en-GB"/>
        </w:rPr>
        <w:t xml:space="preserve"> Sergio M. Vicente-Serrano (Spain),</w:t>
      </w:r>
      <w:r w:rsidRPr="001E7A27">
        <w:rPr>
          <w:lang w:val="en-GB"/>
        </w:rPr>
        <w:t xml:space="preserve"> Xuhui Wang (China), </w:t>
      </w:r>
      <w:r w:rsidR="00713AD1" w:rsidRPr="001E7A27">
        <w:rPr>
          <w:lang w:val="en-GB"/>
        </w:rPr>
        <w:t>Rik Wanninkhof (</w:t>
      </w:r>
      <w:r w:rsidR="00500077" w:rsidRPr="001E7A27">
        <w:rPr>
          <w:lang w:val="en-GB"/>
        </w:rPr>
        <w:t>United States of America</w:t>
      </w:r>
      <w:r w:rsidR="00713AD1" w:rsidRPr="001E7A27">
        <w:rPr>
          <w:lang w:val="en-GB"/>
        </w:rPr>
        <w:t xml:space="preserve">), </w:t>
      </w:r>
      <w:r w:rsidRPr="001E7A27">
        <w:rPr>
          <w:lang w:val="en-GB"/>
        </w:rPr>
        <w:t>Phil Williamson (</w:t>
      </w:r>
      <w:r w:rsidR="00500077" w:rsidRPr="001E7A27">
        <w:rPr>
          <w:lang w:val="en-GB"/>
        </w:rPr>
        <w:t>United Kingdom</w:t>
      </w:r>
      <w:r w:rsidR="00693805" w:rsidRPr="001E7A27">
        <w:rPr>
          <w:lang w:val="en-GB"/>
        </w:rPr>
        <w:t>)</w:t>
      </w:r>
      <w:r w:rsidR="00713AD1" w:rsidRPr="001E7A27">
        <w:rPr>
          <w:lang w:val="en-GB"/>
        </w:rPr>
        <w:t xml:space="preserve">, </w:t>
      </w:r>
    </w:p>
    <w:p w14:paraId="104248AE" w14:textId="77777777" w:rsidR="00553043" w:rsidRPr="001E7A27" w:rsidRDefault="00553043" w:rsidP="00AF11D1">
      <w:pPr>
        <w:pStyle w:val="AR6BodyText"/>
        <w:rPr>
          <w:lang w:val="en-GB"/>
        </w:rPr>
      </w:pPr>
    </w:p>
    <w:p w14:paraId="59EB0623" w14:textId="77777777" w:rsidR="00AF11D1" w:rsidRPr="001E7A27" w:rsidRDefault="00AF11D1" w:rsidP="00AF11D1">
      <w:pPr>
        <w:pStyle w:val="AR6BodyTextBold"/>
        <w:rPr>
          <w:lang w:val="en-GB"/>
        </w:rPr>
      </w:pPr>
      <w:r w:rsidRPr="001E7A27">
        <w:rPr>
          <w:lang w:val="en-GB"/>
        </w:rPr>
        <w:t xml:space="preserve">Review Editors: </w:t>
      </w:r>
    </w:p>
    <w:p w14:paraId="3AE95CD7" w14:textId="6F7A40F3" w:rsidR="00553043" w:rsidRPr="001E7A27" w:rsidRDefault="00553043" w:rsidP="00553043">
      <w:pPr>
        <w:pStyle w:val="AR6BodyText"/>
        <w:rPr>
          <w:lang w:val="en-GB"/>
        </w:rPr>
      </w:pPr>
      <w:r w:rsidRPr="001E7A27">
        <w:rPr>
          <w:lang w:val="en-GB"/>
        </w:rPr>
        <w:t>Victor Brovkin (Germany/Russia</w:t>
      </w:r>
      <w:r w:rsidR="0061484F" w:rsidRPr="001E7A27">
        <w:rPr>
          <w:lang w:val="en-GB"/>
        </w:rPr>
        <w:t>n Federation</w:t>
      </w:r>
      <w:r w:rsidRPr="001E7A27">
        <w:rPr>
          <w:lang w:val="en-GB"/>
        </w:rPr>
        <w:t xml:space="preserve">), Richard </w:t>
      </w:r>
      <w:r w:rsidR="0061484F" w:rsidRPr="001E7A27">
        <w:rPr>
          <w:lang w:val="en-GB"/>
        </w:rPr>
        <w:t xml:space="preserve">A. </w:t>
      </w:r>
      <w:r w:rsidRPr="001E7A27">
        <w:rPr>
          <w:lang w:val="en-GB"/>
        </w:rPr>
        <w:t>Feely (</w:t>
      </w:r>
      <w:r w:rsidR="00500077" w:rsidRPr="001E7A27">
        <w:rPr>
          <w:lang w:val="en-GB"/>
        </w:rPr>
        <w:t>United States of America</w:t>
      </w:r>
      <w:r w:rsidRPr="001E7A27">
        <w:rPr>
          <w:lang w:val="en-GB"/>
        </w:rPr>
        <w:t>)</w:t>
      </w:r>
    </w:p>
    <w:p w14:paraId="259B7481" w14:textId="77777777" w:rsidR="00AF11D1" w:rsidRPr="001E7A27" w:rsidRDefault="00AF11D1" w:rsidP="00AF11D1">
      <w:pPr>
        <w:pStyle w:val="AR6BodyText"/>
        <w:rPr>
          <w:lang w:val="en-GB"/>
        </w:rPr>
      </w:pPr>
    </w:p>
    <w:p w14:paraId="3013F258" w14:textId="77777777" w:rsidR="00186B0B" w:rsidRPr="001E7A27" w:rsidRDefault="00186B0B" w:rsidP="00186B0B">
      <w:pPr>
        <w:pStyle w:val="AR6BodyText"/>
        <w:rPr>
          <w:b/>
          <w:bCs/>
          <w:lang w:val="en-GB"/>
        </w:rPr>
      </w:pPr>
      <w:r w:rsidRPr="001E7A27">
        <w:rPr>
          <w:b/>
          <w:bCs/>
          <w:lang w:val="en-GB"/>
        </w:rPr>
        <w:t xml:space="preserve">Chapter Scientist: </w:t>
      </w:r>
    </w:p>
    <w:p w14:paraId="0844F8C2" w14:textId="77777777" w:rsidR="00186B0B" w:rsidRPr="001E7A27" w:rsidRDefault="00186B0B" w:rsidP="00186B0B">
      <w:pPr>
        <w:pStyle w:val="AR6BodyText"/>
        <w:rPr>
          <w:lang w:val="en-GB"/>
        </w:rPr>
      </w:pPr>
      <w:r w:rsidRPr="001E7A27">
        <w:rPr>
          <w:lang w:val="en-GB"/>
        </w:rPr>
        <w:t>Alice D. Lebehot (South Africa/France)</w:t>
      </w:r>
    </w:p>
    <w:p w14:paraId="3A6E3241" w14:textId="77777777" w:rsidR="00186B0B" w:rsidRPr="001E7A27" w:rsidRDefault="00186B0B" w:rsidP="00AF11D1">
      <w:pPr>
        <w:pStyle w:val="AR6BodyText"/>
        <w:rPr>
          <w:lang w:val="en-GB"/>
        </w:rPr>
      </w:pPr>
    </w:p>
    <w:p w14:paraId="57D14EE1" w14:textId="77777777" w:rsidR="00AF11D1" w:rsidRPr="001E7A27" w:rsidRDefault="00AF11D1" w:rsidP="00AF11D1">
      <w:pPr>
        <w:pStyle w:val="AR6BodyTextBold"/>
        <w:rPr>
          <w:lang w:val="en-GB"/>
        </w:rPr>
      </w:pPr>
      <w:r w:rsidRPr="001E7A27">
        <w:rPr>
          <w:lang w:val="en-GB"/>
        </w:rPr>
        <w:t xml:space="preserve">Date of Draft: </w:t>
      </w:r>
    </w:p>
    <w:p w14:paraId="138247C8" w14:textId="7E0BABFF" w:rsidR="00AF11D1" w:rsidRPr="001E7A27" w:rsidRDefault="00186B0B" w:rsidP="00AF11D1">
      <w:pPr>
        <w:pStyle w:val="AR6BodyText"/>
        <w:rPr>
          <w:rFonts w:ascii="Arial Narrow" w:hAnsi="Arial Narrow"/>
          <w:lang w:val="en-GB"/>
        </w:rPr>
      </w:pPr>
      <w:r w:rsidRPr="001E7A27">
        <w:rPr>
          <w:rFonts w:ascii="Arial Narrow" w:hAnsi="Arial Narrow"/>
          <w:lang w:val="en-GB"/>
        </w:rPr>
        <w:t>3/05/2021</w:t>
      </w:r>
    </w:p>
    <w:p w14:paraId="46C2CDE6" w14:textId="77777777" w:rsidR="00EB7B27" w:rsidRPr="001E7A27" w:rsidRDefault="00EB7B27" w:rsidP="00AF11D1">
      <w:pPr>
        <w:pStyle w:val="AR6BodyText"/>
        <w:rPr>
          <w:lang w:val="en-GB"/>
        </w:rPr>
      </w:pPr>
    </w:p>
    <w:p w14:paraId="08087EC7" w14:textId="77777777" w:rsidR="00AF11D1" w:rsidRPr="001E7A27" w:rsidRDefault="00AF11D1" w:rsidP="00AF11D1">
      <w:pPr>
        <w:pStyle w:val="AR6BodyTextBold"/>
        <w:rPr>
          <w:lang w:val="en-GB"/>
        </w:rPr>
      </w:pPr>
      <w:r w:rsidRPr="001E7A27">
        <w:rPr>
          <w:lang w:val="en-GB"/>
        </w:rPr>
        <w:t xml:space="preserve">Notes: </w:t>
      </w:r>
    </w:p>
    <w:p w14:paraId="48F457D5" w14:textId="6196B503" w:rsidR="00FA7D52" w:rsidRPr="001E7A27" w:rsidRDefault="00EB7B27" w:rsidP="008F30A6">
      <w:pPr>
        <w:pStyle w:val="AR6BodyText"/>
        <w:rPr>
          <w:lang w:val="en-GB"/>
        </w:rPr>
      </w:pPr>
      <w:r w:rsidRPr="001E7A27">
        <w:rPr>
          <w:lang w:val="en-GB"/>
        </w:rPr>
        <w:t>TSU compiled version</w:t>
      </w:r>
    </w:p>
    <w:p w14:paraId="60DA616A" w14:textId="77777777" w:rsidR="00FA7D52" w:rsidRPr="001E7A27" w:rsidRDefault="00FA7D52" w:rsidP="008F30A6">
      <w:pPr>
        <w:pStyle w:val="AR6BodyText"/>
        <w:rPr>
          <w:lang w:val="en-GB"/>
        </w:rPr>
      </w:pPr>
    </w:p>
    <w:p w14:paraId="34D813F3" w14:textId="2F702DDB" w:rsidR="00CA1DD1" w:rsidRPr="001E7A27" w:rsidRDefault="00D9259C" w:rsidP="008F30A6">
      <w:pPr>
        <w:pStyle w:val="AR6BodyText"/>
        <w:rPr>
          <w:lang w:val="en-GB"/>
        </w:rPr>
      </w:pPr>
      <w:r w:rsidRPr="001E7A27">
        <w:rPr>
          <w:lang w:val="en-GB"/>
        </w:rPr>
        <w:t>This Chapter should be cited as:</w:t>
      </w:r>
    </w:p>
    <w:p w14:paraId="2A2C92DC" w14:textId="23B534F4" w:rsidR="00D9259C" w:rsidRPr="001E7A27" w:rsidRDefault="00D9259C" w:rsidP="00D9259C">
      <w:pPr>
        <w:rPr>
          <w:lang w:val="en-GB"/>
        </w:rPr>
      </w:pPr>
      <w:del w:id="66" w:author="Clotilde Pean" w:date="2021-09-06T10:07:00Z">
        <w:r w:rsidRPr="001E7A27" w:rsidDel="006234B1">
          <w:rPr>
            <w:lang w:val="en-GB"/>
          </w:rPr>
          <w:delText xml:space="preserve">Josep G. </w:delText>
        </w:r>
      </w:del>
      <w:r w:rsidRPr="001E7A27">
        <w:rPr>
          <w:lang w:val="en-GB"/>
        </w:rPr>
        <w:t>Canadell, J.</w:t>
      </w:r>
      <w:del w:id="67" w:author="Ian Blenkinsop" w:date="2021-07-28T11:02:00Z">
        <w:r w:rsidRPr="001E7A27" w:rsidDel="00C77990">
          <w:rPr>
            <w:lang w:val="en-GB"/>
          </w:rPr>
          <w:delText xml:space="preserve"> </w:delText>
        </w:r>
      </w:del>
      <w:r w:rsidRPr="001E7A27">
        <w:rPr>
          <w:lang w:val="en-GB"/>
        </w:rPr>
        <w:t>G., P.</w:t>
      </w:r>
      <w:del w:id="68" w:author="Ian Blenkinsop" w:date="2021-07-28T11:02:00Z">
        <w:r w:rsidRPr="001E7A27" w:rsidDel="00C77990">
          <w:rPr>
            <w:lang w:val="en-GB"/>
          </w:rPr>
          <w:delText xml:space="preserve"> </w:delText>
        </w:r>
      </w:del>
      <w:r w:rsidRPr="001E7A27">
        <w:rPr>
          <w:lang w:val="en-GB"/>
        </w:rPr>
        <w:t>M.</w:t>
      </w:r>
      <w:del w:id="69" w:author="Ian Blenkinsop" w:date="2021-07-28T11:02:00Z">
        <w:r w:rsidRPr="001E7A27" w:rsidDel="00C77990">
          <w:rPr>
            <w:lang w:val="en-GB"/>
          </w:rPr>
          <w:delText xml:space="preserve"> </w:delText>
        </w:r>
      </w:del>
      <w:r w:rsidRPr="001E7A27">
        <w:rPr>
          <w:lang w:val="en-GB"/>
        </w:rPr>
        <w:t>S. Monteiro, M</w:t>
      </w:r>
      <w:del w:id="70" w:author="Ian Blenkinsop" w:date="2021-07-28T11:02:00Z">
        <w:r w:rsidRPr="001E7A27" w:rsidDel="00C77990">
          <w:rPr>
            <w:lang w:val="en-GB"/>
          </w:rPr>
          <w:delText>.</w:delText>
        </w:r>
      </w:del>
      <w:r w:rsidRPr="001E7A27">
        <w:rPr>
          <w:lang w:val="en-GB"/>
        </w:rPr>
        <w:t xml:space="preserve"> H. Costa, L. Cotrim da Cunha, P.</w:t>
      </w:r>
      <w:del w:id="71" w:author="Ian Blenkinsop" w:date="2021-07-28T11:02:00Z">
        <w:r w:rsidRPr="001E7A27" w:rsidDel="00C77990">
          <w:rPr>
            <w:lang w:val="en-GB"/>
          </w:rPr>
          <w:delText xml:space="preserve"> </w:delText>
        </w:r>
      </w:del>
      <w:r w:rsidRPr="001E7A27">
        <w:rPr>
          <w:lang w:val="en-GB"/>
        </w:rPr>
        <w:t>M. Cox, A.</w:t>
      </w:r>
      <w:del w:id="72" w:author="Ian Blenkinsop" w:date="2021-07-28T11:02:00Z">
        <w:r w:rsidRPr="001E7A27" w:rsidDel="00C77990">
          <w:rPr>
            <w:lang w:val="en-GB"/>
          </w:rPr>
          <w:delText xml:space="preserve"> </w:delText>
        </w:r>
      </w:del>
      <w:r w:rsidRPr="001E7A27">
        <w:rPr>
          <w:lang w:val="en-GB"/>
        </w:rPr>
        <w:t>V. Eliseev, S. Henson, M. Ishii, S. Jaccard, C. Koven, A. Lohila, P.</w:t>
      </w:r>
      <w:del w:id="73" w:author="Ian Blenkinsop" w:date="2021-07-28T11:03:00Z">
        <w:r w:rsidRPr="001E7A27" w:rsidDel="00C77990">
          <w:rPr>
            <w:lang w:val="en-GB"/>
          </w:rPr>
          <w:delText xml:space="preserve"> </w:delText>
        </w:r>
      </w:del>
      <w:r w:rsidRPr="001E7A27">
        <w:rPr>
          <w:lang w:val="en-GB"/>
        </w:rPr>
        <w:t xml:space="preserve">K. Patra, S. Piao, J. Rogelj, S. Syampungani, S. Zaehle, K. Zickfeld, 2021, Global Carbon and other Biogeochemical Cycles and Feedbacks. In: </w:t>
      </w:r>
      <w:r w:rsidRPr="001E7A27">
        <w:rPr>
          <w:i/>
          <w:iCs/>
          <w:lang w:val="en-GB"/>
        </w:rPr>
        <w:t>Climate Change 2021: The Physical Science Basis. Contribution of Working Group I to the Sixth Assessment Report of the Intergovernmental Panel on Climate Change</w:t>
      </w:r>
      <w:r w:rsidRPr="001E7A27">
        <w:rPr>
          <w:lang w:val="en-GB"/>
        </w:rPr>
        <w:t xml:space="preserve"> [Masson-Delmotte, V., P. Zhai, A. Pirani, S.</w:t>
      </w:r>
      <w:del w:id="74" w:author="Ian Blenkinsop" w:date="2021-07-28T11:03:00Z">
        <w:r w:rsidRPr="001E7A27" w:rsidDel="00C77990">
          <w:rPr>
            <w:lang w:val="en-GB"/>
          </w:rPr>
          <w:delText xml:space="preserve"> </w:delText>
        </w:r>
      </w:del>
      <w:r w:rsidRPr="001E7A27">
        <w:rPr>
          <w:lang w:val="en-GB"/>
        </w:rPr>
        <w:t xml:space="preserve">L. Connors, C. </w:t>
      </w:r>
      <w:r w:rsidRPr="001E7A27">
        <w:rPr>
          <w:lang w:val="en-GB"/>
        </w:rPr>
        <w:lastRenderedPageBreak/>
        <w:t>Péan, S. Berger, N. Caud, Y. Chen, L. Goldfarb, M.</w:t>
      </w:r>
      <w:del w:id="75" w:author="Ian Blenkinsop" w:date="2021-07-28T11:03:00Z">
        <w:r w:rsidRPr="001E7A27" w:rsidDel="00C77990">
          <w:rPr>
            <w:lang w:val="en-GB"/>
          </w:rPr>
          <w:delText xml:space="preserve"> </w:delText>
        </w:r>
      </w:del>
      <w:r w:rsidRPr="001E7A27">
        <w:rPr>
          <w:lang w:val="en-GB"/>
        </w:rPr>
        <w:t>I. Gomis, M. Huang, K. Leitzell, E. Lonnoy, J.B.R. Matthews, T.</w:t>
      </w:r>
      <w:del w:id="76" w:author="Ian Blenkinsop" w:date="2021-07-28T11:03:00Z">
        <w:r w:rsidRPr="001E7A27" w:rsidDel="00C77990">
          <w:rPr>
            <w:lang w:val="en-GB"/>
          </w:rPr>
          <w:delText xml:space="preserve"> </w:delText>
        </w:r>
      </w:del>
      <w:r w:rsidRPr="001E7A27">
        <w:rPr>
          <w:lang w:val="en-GB"/>
        </w:rPr>
        <w:t>K. Maycock, T. Waterfield, O. Yelekçi, R. Yu and B. Zhou (eds.)]. In Press.</w:t>
      </w:r>
    </w:p>
    <w:bookmarkEnd w:id="57"/>
    <w:p w14:paraId="7D9BF3FC" w14:textId="77777777" w:rsidR="00D9259C" w:rsidRPr="001E7A27" w:rsidRDefault="00D9259C" w:rsidP="008F30A6">
      <w:pPr>
        <w:pStyle w:val="AR6BodyText"/>
        <w:rPr>
          <w:lang w:val="en-GB"/>
        </w:rPr>
      </w:pPr>
    </w:p>
    <w:p w14:paraId="146516F5" w14:textId="77777777" w:rsidR="00CA1DD1" w:rsidRPr="001E7A27" w:rsidRDefault="00CA1DD1">
      <w:pPr>
        <w:rPr>
          <w:lang w:val="en-GB"/>
        </w:rPr>
      </w:pPr>
      <w:r w:rsidRPr="001E7A27">
        <w:rPr>
          <w:lang w:val="en-GB"/>
        </w:rPr>
        <w:br w:type="page"/>
      </w:r>
    </w:p>
    <w:p w14:paraId="4D6A0114" w14:textId="1F65E165" w:rsidR="00FA7D52" w:rsidRPr="001E7A27" w:rsidRDefault="00CA1DD1" w:rsidP="008F30A6">
      <w:pPr>
        <w:pStyle w:val="AR6BodyText"/>
        <w:rPr>
          <w:b/>
          <w:lang w:val="en-GB"/>
        </w:rPr>
      </w:pPr>
      <w:commentRangeStart w:id="77"/>
      <w:r w:rsidRPr="001E7A27">
        <w:rPr>
          <w:b/>
          <w:lang w:val="en-GB"/>
        </w:rPr>
        <w:lastRenderedPageBreak/>
        <w:t xml:space="preserve">Table of </w:t>
      </w:r>
      <w:commentRangeStart w:id="78"/>
      <w:ins w:id="79" w:author="Soapbox" w:date="2021-07-15T09:33:00Z">
        <w:r w:rsidR="00AA1EE8" w:rsidRPr="001E7A27">
          <w:rPr>
            <w:b/>
            <w:lang w:val="en-GB"/>
          </w:rPr>
          <w:t>C</w:t>
        </w:r>
      </w:ins>
      <w:del w:id="80" w:author="Soapbox" w:date="2021-07-15T09:33:00Z">
        <w:r w:rsidRPr="001E7A27" w:rsidDel="00AA1EE8">
          <w:rPr>
            <w:b/>
            <w:lang w:val="en-GB"/>
          </w:rPr>
          <w:delText>c</w:delText>
        </w:r>
      </w:del>
      <w:r w:rsidRPr="001E7A27">
        <w:rPr>
          <w:b/>
          <w:lang w:val="en-GB"/>
        </w:rPr>
        <w:t>ontent</w:t>
      </w:r>
      <w:commentRangeEnd w:id="77"/>
      <w:ins w:id="81" w:author="Soapbox" w:date="2021-07-15T09:33:00Z">
        <w:r w:rsidR="00AA1EE8" w:rsidRPr="001E7A27">
          <w:rPr>
            <w:b/>
            <w:lang w:val="en-GB"/>
          </w:rPr>
          <w:t>s</w:t>
        </w:r>
      </w:ins>
      <w:r w:rsidR="008D25BA" w:rsidRPr="001E7A27">
        <w:rPr>
          <w:rStyle w:val="CommentReference"/>
          <w:lang w:val="en-GB"/>
        </w:rPr>
        <w:commentReference w:id="77"/>
      </w:r>
      <w:commentRangeEnd w:id="78"/>
      <w:r w:rsidR="00CB70D1" w:rsidRPr="001E7A27">
        <w:rPr>
          <w:rStyle w:val="CommentReference"/>
          <w:lang w:val="en-GB"/>
        </w:rPr>
        <w:commentReference w:id="78"/>
      </w:r>
    </w:p>
    <w:p w14:paraId="4ACC3171" w14:textId="77777777" w:rsidR="00CA1DD1" w:rsidRPr="001E7A27" w:rsidRDefault="00CA1DD1" w:rsidP="008F30A6">
      <w:pPr>
        <w:pStyle w:val="AR6BodyText"/>
        <w:rPr>
          <w:lang w:val="en-GB"/>
        </w:rPr>
      </w:pPr>
    </w:p>
    <w:p w14:paraId="2284B323" w14:textId="77777777" w:rsidR="0061213A" w:rsidRPr="001E7A27" w:rsidRDefault="0061213A">
      <w:pPr>
        <w:pStyle w:val="TOC1"/>
        <w:rPr>
          <w:rStyle w:val="Hyperlink"/>
          <w:rFonts w:eastAsiaTheme="majorEastAsia"/>
          <w:noProof/>
          <w:lang w:val="en-GB"/>
        </w:rPr>
      </w:pPr>
      <w:r w:rsidRPr="001E7A27">
        <w:rPr>
          <w:lang w:val="en-GB"/>
        </w:rPr>
        <w:fldChar w:fldCharType="begin"/>
      </w:r>
      <w:r w:rsidRPr="001E7A27">
        <w:rPr>
          <w:lang w:val="en-GB"/>
        </w:rPr>
        <w:instrText xml:space="preserve"> TOC \h \z \t "AR6 Chap 5 Level 1 (5.1);1;AR6 Chap 5 Level 2 (5.1.1);2;AR6 Chap 5 Level 3 (5.1.1.1);2;AR6 Chap 5 Level 4 (5.1.1.1.1);2;AR6 Chap 5 Box;1;AR6 Chap 5 FAQ;2;AR6 Chap 5 Cross-Chapter Box;1;Titre;1" </w:instrText>
      </w:r>
      <w:r w:rsidRPr="001E7A27">
        <w:rPr>
          <w:lang w:val="en-GB"/>
        </w:rPr>
        <w:fldChar w:fldCharType="separate"/>
      </w:r>
      <w:hyperlink w:anchor="_Toc70535641" w:history="1">
        <w:r w:rsidRPr="001E7A27">
          <w:rPr>
            <w:rStyle w:val="Hyperlink"/>
            <w:rFonts w:eastAsiaTheme="majorEastAsia"/>
            <w:noProof/>
            <w:lang w:val="en-GB"/>
          </w:rPr>
          <w:t>Executive Summary</w:t>
        </w:r>
        <w:r w:rsidRPr="001E7A27">
          <w:rPr>
            <w:noProof/>
            <w:webHidden/>
            <w:lang w:val="en-GB"/>
          </w:rPr>
          <w:tab/>
        </w:r>
        <w:r w:rsidRPr="001E7A27">
          <w:rPr>
            <w:noProof/>
            <w:webHidden/>
            <w:lang w:val="en-GB"/>
          </w:rPr>
          <w:fldChar w:fldCharType="begin"/>
        </w:r>
        <w:r w:rsidRPr="001E7A27">
          <w:rPr>
            <w:noProof/>
            <w:webHidden/>
            <w:lang w:val="en-GB"/>
          </w:rPr>
          <w:instrText xml:space="preserve"> PAGEREF _Toc70535641 \h </w:instrText>
        </w:r>
        <w:r w:rsidRPr="001E7A27">
          <w:rPr>
            <w:noProof/>
            <w:webHidden/>
            <w:lang w:val="en-GB"/>
          </w:rPr>
        </w:r>
        <w:r w:rsidRPr="001E7A27">
          <w:rPr>
            <w:noProof/>
            <w:webHidden/>
            <w:lang w:val="en-GB"/>
          </w:rPr>
          <w:fldChar w:fldCharType="separate"/>
        </w:r>
        <w:r w:rsidR="00D25E0B" w:rsidRPr="001E7A27">
          <w:rPr>
            <w:noProof/>
            <w:webHidden/>
            <w:lang w:val="en-GB"/>
          </w:rPr>
          <w:t>6</w:t>
        </w:r>
        <w:r w:rsidRPr="001E7A27">
          <w:rPr>
            <w:noProof/>
            <w:webHidden/>
            <w:lang w:val="en-GB"/>
          </w:rPr>
          <w:fldChar w:fldCharType="end"/>
        </w:r>
      </w:hyperlink>
    </w:p>
    <w:p w14:paraId="5E5DDA2A" w14:textId="77777777" w:rsidR="0061213A" w:rsidRPr="001E7A27" w:rsidRDefault="0061213A" w:rsidP="0061213A">
      <w:pPr>
        <w:rPr>
          <w:rFonts w:eastAsiaTheme="minorEastAsia"/>
          <w:noProof/>
          <w:lang w:val="en-GB"/>
        </w:rPr>
      </w:pPr>
    </w:p>
    <w:p w14:paraId="57D9161D" w14:textId="77777777" w:rsidR="0061213A" w:rsidRPr="001E7A27" w:rsidRDefault="00C841A8">
      <w:pPr>
        <w:pStyle w:val="TOC1"/>
        <w:rPr>
          <w:rFonts w:asciiTheme="minorHAnsi" w:eastAsiaTheme="minorEastAsia" w:hAnsiTheme="minorHAnsi"/>
          <w:b w:val="0"/>
          <w:noProof/>
          <w:lang w:val="en-GB"/>
        </w:rPr>
      </w:pPr>
      <w:hyperlink w:anchor="_Toc70535642" w:history="1">
        <w:r w:rsidR="0061213A" w:rsidRPr="001E7A27">
          <w:rPr>
            <w:rStyle w:val="Hyperlink"/>
            <w:rFonts w:eastAsiaTheme="majorEastAsia"/>
            <w:noProof/>
            <w:lang w:val="en-GB"/>
          </w:rPr>
          <w:t>5.1</w:t>
        </w:r>
        <w:r w:rsidR="0061213A" w:rsidRPr="001E7A27">
          <w:rPr>
            <w:rFonts w:asciiTheme="minorHAnsi" w:eastAsiaTheme="minorEastAsia" w:hAnsiTheme="minorHAnsi"/>
            <w:b w:val="0"/>
            <w:noProof/>
            <w:lang w:val="en-GB"/>
          </w:rPr>
          <w:tab/>
        </w:r>
        <w:r w:rsidR="0061213A" w:rsidRPr="001E7A27">
          <w:rPr>
            <w:rStyle w:val="Hyperlink"/>
            <w:rFonts w:eastAsiaTheme="majorEastAsia"/>
            <w:noProof/>
            <w:lang w:val="en-GB"/>
          </w:rPr>
          <w:t>Introduction</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_Toc70535642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11</w:t>
        </w:r>
        <w:r w:rsidR="0061213A" w:rsidRPr="001E7A27">
          <w:rPr>
            <w:noProof/>
            <w:webHidden/>
            <w:lang w:val="en-GB"/>
          </w:rPr>
          <w:fldChar w:fldCharType="end"/>
        </w:r>
      </w:hyperlink>
    </w:p>
    <w:p w14:paraId="3E322C8E" w14:textId="59C038E4" w:rsidR="0061213A" w:rsidRPr="001E7A27" w:rsidRDefault="00215669">
      <w:pPr>
        <w:pStyle w:val="TOC2"/>
        <w:tabs>
          <w:tab w:val="left" w:pos="110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"_Toc70535643" </w:instrText>
      </w:r>
      <w:r w:rsidRPr="001E7A27">
        <w:rPr>
          <w:lang w:val="en-GB"/>
        </w:rPr>
        <w:fldChar w:fldCharType="separate"/>
      </w:r>
      <w:r w:rsidR="0061213A" w:rsidRPr="001E7A27">
        <w:rPr>
          <w:rStyle w:val="Hyperlink"/>
          <w:rFonts w:eastAsiaTheme="majorEastAsia"/>
          <w:noProof/>
          <w:lang w:val="en-GB"/>
        </w:rPr>
        <w:t>5.1.1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The Physical and Biogeochemical Processes in Carbon</w:t>
      </w:r>
      <w:ins w:id="82" w:author="Soapbox" w:date="2021-07-15T09:34:00Z">
        <w:r w:rsidR="00AA1EE8" w:rsidRPr="001E7A27">
          <w:rPr>
            <w:rStyle w:val="Hyperlink"/>
            <w:rFonts w:eastAsiaTheme="majorEastAsia" w:cs="Times New Roman"/>
            <w:noProof/>
            <w:lang w:val="en-GB"/>
          </w:rPr>
          <w:t>–</w:t>
        </w:r>
      </w:ins>
      <w:del w:id="83" w:author="Soapbox" w:date="2021-07-15T09:33:00Z">
        <w:r w:rsidR="0061213A" w:rsidRPr="001E7A27" w:rsidDel="00AA1EE8">
          <w:rPr>
            <w:rStyle w:val="Hyperlink"/>
            <w:rFonts w:eastAsiaTheme="majorEastAsia"/>
            <w:noProof/>
            <w:lang w:val="en-GB"/>
          </w:rPr>
          <w:delText>-</w:delText>
        </w:r>
      </w:del>
      <w:r w:rsidR="0061213A" w:rsidRPr="001E7A27">
        <w:rPr>
          <w:rStyle w:val="Hyperlink"/>
          <w:rFonts w:eastAsiaTheme="majorEastAsia"/>
          <w:noProof/>
          <w:lang w:val="en-GB"/>
        </w:rPr>
        <w:t>Climate feedbacks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_Toc70535643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12</w:t>
      </w:r>
      <w:r w:rsidR="0061213A" w:rsidRPr="001E7A27">
        <w:rPr>
          <w:noProof/>
          <w:webHidden/>
          <w:lang w:val="en-GB"/>
        </w:rPr>
        <w:fldChar w:fldCharType="end"/>
      </w:r>
      <w:r w:rsidRPr="001E7A27">
        <w:rPr>
          <w:noProof/>
          <w:lang w:val="en-GB"/>
        </w:rPr>
        <w:fldChar w:fldCharType="end"/>
      </w:r>
    </w:p>
    <w:p w14:paraId="25E40B25"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44" w:history="1">
        <w:r w:rsidR="0061213A" w:rsidRPr="001E7A27">
          <w:rPr>
            <w:rStyle w:val="Hyperlink"/>
            <w:rFonts w:eastAsiaTheme="majorEastAsia"/>
            <w:noProof/>
            <w:lang w:val="en-GB"/>
          </w:rPr>
          <w:t>5.1.2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Paleo Trends and Feedbacks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_Toc70535644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14</w:t>
        </w:r>
        <w:r w:rsidR="0061213A" w:rsidRPr="001E7A27">
          <w:rPr>
            <w:noProof/>
            <w:webHidden/>
            <w:lang w:val="en-GB"/>
          </w:rPr>
          <w:fldChar w:fldCharType="end"/>
        </w:r>
      </w:hyperlink>
    </w:p>
    <w:p w14:paraId="388C4FD3"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45" w:history="1">
        <w:r w:rsidR="0061213A" w:rsidRPr="001E7A27">
          <w:rPr>
            <w:rStyle w:val="Hyperlink"/>
            <w:rFonts w:eastAsiaTheme="majorEastAsia"/>
            <w:noProof/>
            <w:lang w:val="en-GB"/>
          </w:rPr>
          <w:t>5.1.2.1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Cenozoic Proxy CO</w:t>
        </w:r>
        <w:r w:rsidR="0061213A" w:rsidRPr="001E7A27">
          <w:rPr>
            <w:rStyle w:val="Hyperlink"/>
            <w:rFonts w:eastAsiaTheme="majorEastAsia"/>
            <w:noProof/>
            <w:vertAlign w:val="subscript"/>
            <w:lang w:val="en-GB"/>
          </w:rPr>
          <w:t xml:space="preserve">2 </w:t>
        </w:r>
        <w:r w:rsidR="0061213A" w:rsidRPr="001E7A27">
          <w:rPr>
            <w:rStyle w:val="Hyperlink"/>
            <w:rFonts w:eastAsiaTheme="majorEastAsia"/>
            <w:noProof/>
            <w:lang w:val="en-GB"/>
          </w:rPr>
          <w:t>Record</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_Toc70535645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14</w:t>
        </w:r>
        <w:r w:rsidR="0061213A" w:rsidRPr="001E7A27">
          <w:rPr>
            <w:noProof/>
            <w:webHidden/>
            <w:lang w:val="en-GB"/>
          </w:rPr>
          <w:fldChar w:fldCharType="end"/>
        </w:r>
      </w:hyperlink>
    </w:p>
    <w:p w14:paraId="79DF3321" w14:textId="4B449456" w:rsidR="0061213A" w:rsidRPr="001E7A27" w:rsidRDefault="00215669">
      <w:pPr>
        <w:pStyle w:val="TOC2"/>
        <w:tabs>
          <w:tab w:val="left" w:pos="110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"_Toc70535646" </w:instrText>
      </w:r>
      <w:r w:rsidRPr="001E7A27">
        <w:rPr>
          <w:lang w:val="en-GB"/>
        </w:rPr>
        <w:fldChar w:fldCharType="separate"/>
      </w:r>
      <w:r w:rsidR="0061213A" w:rsidRPr="001E7A27">
        <w:rPr>
          <w:rStyle w:val="Hyperlink"/>
          <w:rFonts w:eastAsiaTheme="majorEastAsia"/>
          <w:noProof/>
          <w:lang w:val="en-GB"/>
        </w:rPr>
        <w:t>5.1.2.2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Glacial</w:t>
      </w:r>
      <w:ins w:id="84" w:author="Soapbox" w:date="2021-07-15T09:34:00Z">
        <w:r w:rsidR="00AA1EE8" w:rsidRPr="001E7A27">
          <w:rPr>
            <w:rStyle w:val="Hyperlink"/>
            <w:rFonts w:eastAsiaTheme="majorEastAsia" w:cs="Times New Roman"/>
            <w:noProof/>
            <w:lang w:val="en-GB"/>
          </w:rPr>
          <w:t>–</w:t>
        </w:r>
      </w:ins>
      <w:del w:id="85" w:author="Soapbox" w:date="2021-07-15T09:34:00Z">
        <w:r w:rsidR="0061213A" w:rsidRPr="001E7A27" w:rsidDel="00AA1EE8">
          <w:rPr>
            <w:rStyle w:val="Hyperlink"/>
            <w:rFonts w:eastAsiaTheme="majorEastAsia"/>
            <w:noProof/>
            <w:lang w:val="en-GB"/>
          </w:rPr>
          <w:delText>-</w:delText>
        </w:r>
      </w:del>
      <w:r w:rsidR="0061213A" w:rsidRPr="001E7A27">
        <w:rPr>
          <w:rStyle w:val="Hyperlink"/>
          <w:rFonts w:eastAsiaTheme="majorEastAsia"/>
          <w:noProof/>
          <w:lang w:val="en-GB"/>
        </w:rPr>
        <w:t>Interglacial Greenhouse Gas</w:t>
      </w:r>
      <w:del w:id="86" w:author="Soapbox" w:date="2021-07-15T09:34:00Z">
        <w:r w:rsidR="0061213A" w:rsidRPr="001E7A27" w:rsidDel="00AA1EE8">
          <w:rPr>
            <w:rStyle w:val="Hyperlink"/>
            <w:rFonts w:eastAsiaTheme="majorEastAsia"/>
            <w:noProof/>
            <w:lang w:val="en-GB"/>
          </w:rPr>
          <w:delText>es</w:delText>
        </w:r>
      </w:del>
      <w:r w:rsidR="0061213A" w:rsidRPr="001E7A27">
        <w:rPr>
          <w:rStyle w:val="Hyperlink"/>
          <w:rFonts w:eastAsiaTheme="majorEastAsia"/>
          <w:noProof/>
          <w:lang w:val="en-GB"/>
        </w:rPr>
        <w:t xml:space="preserve"> Records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_Toc70535646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15</w:t>
      </w:r>
      <w:r w:rsidR="0061213A" w:rsidRPr="001E7A27">
        <w:rPr>
          <w:noProof/>
          <w:webHidden/>
          <w:lang w:val="en-GB"/>
        </w:rPr>
        <w:fldChar w:fldCharType="end"/>
      </w:r>
      <w:r w:rsidRPr="001E7A27">
        <w:rPr>
          <w:noProof/>
          <w:lang w:val="en-GB"/>
        </w:rPr>
        <w:fldChar w:fldCharType="end"/>
      </w:r>
    </w:p>
    <w:p w14:paraId="02B98542" w14:textId="77777777" w:rsidR="0061213A" w:rsidRPr="001E7A27" w:rsidRDefault="00C841A8">
      <w:pPr>
        <w:pStyle w:val="TOC2"/>
        <w:tabs>
          <w:tab w:val="left" w:pos="1100"/>
          <w:tab w:val="right" w:leader="dot" w:pos="9621"/>
        </w:tabs>
        <w:rPr>
          <w:rStyle w:val="Hyperlink"/>
          <w:rFonts w:eastAsiaTheme="majorEastAsia"/>
          <w:noProof/>
          <w:lang w:val="en-GB"/>
        </w:rPr>
      </w:pPr>
      <w:hyperlink w:anchor="_Toc70535647" w:history="1">
        <w:r w:rsidR="0061213A" w:rsidRPr="001E7A27">
          <w:rPr>
            <w:rStyle w:val="Hyperlink"/>
            <w:rFonts w:eastAsiaTheme="majorEastAsia"/>
            <w:noProof/>
            <w:lang w:val="en-GB"/>
          </w:rPr>
          <w:t>5.1.2.3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Holocene Changes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_Toc70535647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18</w:t>
        </w:r>
        <w:r w:rsidR="0061213A" w:rsidRPr="001E7A27">
          <w:rPr>
            <w:noProof/>
            <w:webHidden/>
            <w:lang w:val="en-GB"/>
          </w:rPr>
          <w:fldChar w:fldCharType="end"/>
        </w:r>
      </w:hyperlink>
    </w:p>
    <w:p w14:paraId="41979AFC" w14:textId="77777777" w:rsidR="0061213A" w:rsidRPr="001E7A27" w:rsidRDefault="0061213A" w:rsidP="0061213A">
      <w:pPr>
        <w:rPr>
          <w:rFonts w:eastAsiaTheme="minorEastAsia"/>
          <w:noProof/>
          <w:lang w:val="en-GB"/>
        </w:rPr>
      </w:pPr>
    </w:p>
    <w:p w14:paraId="2239E9A7" w14:textId="77777777" w:rsidR="0061213A" w:rsidRPr="001E7A27" w:rsidRDefault="00215669">
      <w:pPr>
        <w:pStyle w:val="TOC1"/>
        <w:rPr>
          <w:rFonts w:asciiTheme="minorHAnsi" w:eastAsiaTheme="minorEastAsia" w:hAnsiTheme="minorHAnsi"/>
          <w:b w:val="0"/>
          <w:noProof/>
          <w:lang w:val="en-GB"/>
        </w:rPr>
      </w:pPr>
      <w:r w:rsidRPr="001E7A27">
        <w:rPr>
          <w:lang w:val="en-GB"/>
        </w:rPr>
        <w:fldChar w:fldCharType="begin"/>
      </w:r>
      <w:r w:rsidRPr="001E7A27">
        <w:rPr>
          <w:lang w:val="en-GB"/>
        </w:rPr>
        <w:instrText xml:space="preserve"> HYPERLINK \l "_Toc70535648" </w:instrText>
      </w:r>
      <w:r w:rsidRPr="001E7A27">
        <w:rPr>
          <w:lang w:val="en-GB"/>
        </w:rPr>
        <w:fldChar w:fldCharType="separate"/>
      </w:r>
      <w:r w:rsidR="0061213A" w:rsidRPr="001E7A27">
        <w:rPr>
          <w:rStyle w:val="Hyperlink"/>
          <w:rFonts w:eastAsiaTheme="majorEastAsia"/>
          <w:noProof/>
          <w:lang w:val="en-GB"/>
        </w:rPr>
        <w:t>5.2</w:t>
      </w:r>
      <w:r w:rsidR="0061213A" w:rsidRPr="001E7A27">
        <w:rPr>
          <w:rFonts w:asciiTheme="minorHAnsi" w:eastAsiaTheme="minorEastAsia" w:hAnsiTheme="minorHAnsi"/>
          <w:b w:val="0"/>
          <w:noProof/>
          <w:lang w:val="en-GB"/>
        </w:rPr>
        <w:tab/>
      </w:r>
      <w:r w:rsidR="0061213A" w:rsidRPr="001E7A27">
        <w:rPr>
          <w:rStyle w:val="Hyperlink"/>
          <w:rFonts w:eastAsiaTheme="majorEastAsia"/>
          <w:noProof/>
          <w:lang w:val="en-GB"/>
        </w:rPr>
        <w:t>Historical Trends, Variability and Budgets of CO</w:t>
      </w:r>
      <w:r w:rsidR="0061213A" w:rsidRPr="001E7A27">
        <w:rPr>
          <w:rStyle w:val="Hyperlink"/>
          <w:rFonts w:eastAsiaTheme="majorEastAsia"/>
          <w:noProof/>
          <w:vertAlign w:val="subscript"/>
          <w:lang w:val="en-GB"/>
          <w:rPrChange w:id="87" w:author="Soapbox" w:date="2021-07-15T09:35:00Z">
            <w:rPr>
              <w:rStyle w:val="Hyperlink"/>
              <w:rFonts w:eastAsiaTheme="majorEastAsia"/>
              <w:noProof/>
            </w:rPr>
          </w:rPrChange>
        </w:rPr>
        <w:t>2</w:t>
      </w:r>
      <w:r w:rsidR="0061213A" w:rsidRPr="001E7A27">
        <w:rPr>
          <w:rStyle w:val="Hyperlink"/>
          <w:rFonts w:eastAsiaTheme="majorEastAsia"/>
          <w:noProof/>
          <w:lang w:val="en-GB"/>
        </w:rPr>
        <w:t>, CH</w:t>
      </w:r>
      <w:r w:rsidR="0061213A" w:rsidRPr="001E7A27">
        <w:rPr>
          <w:rStyle w:val="Hyperlink"/>
          <w:rFonts w:eastAsiaTheme="majorEastAsia"/>
          <w:noProof/>
          <w:vertAlign w:val="subscript"/>
          <w:lang w:val="en-GB"/>
          <w:rPrChange w:id="88" w:author="Soapbox" w:date="2021-07-15T09:35:00Z">
            <w:rPr>
              <w:rStyle w:val="Hyperlink"/>
              <w:rFonts w:eastAsiaTheme="majorEastAsia"/>
              <w:noProof/>
            </w:rPr>
          </w:rPrChange>
        </w:rPr>
        <w:t>4</w:t>
      </w:r>
      <w:r w:rsidR="0061213A" w:rsidRPr="001E7A27">
        <w:rPr>
          <w:rStyle w:val="Hyperlink"/>
          <w:rFonts w:eastAsiaTheme="majorEastAsia"/>
          <w:noProof/>
          <w:lang w:val="en-GB"/>
        </w:rPr>
        <w:t>, and N</w:t>
      </w:r>
      <w:r w:rsidR="0061213A" w:rsidRPr="001E7A27">
        <w:rPr>
          <w:rStyle w:val="Hyperlink"/>
          <w:rFonts w:eastAsiaTheme="majorEastAsia"/>
          <w:noProof/>
          <w:vertAlign w:val="subscript"/>
          <w:lang w:val="en-GB"/>
          <w:rPrChange w:id="89" w:author="Soapbox" w:date="2021-07-15T09:34:00Z">
            <w:rPr>
              <w:rStyle w:val="Hyperlink"/>
              <w:rFonts w:eastAsiaTheme="majorEastAsia"/>
              <w:noProof/>
            </w:rPr>
          </w:rPrChange>
        </w:rPr>
        <w:t>2</w:t>
      </w:r>
      <w:r w:rsidR="0061213A" w:rsidRPr="001E7A27">
        <w:rPr>
          <w:rStyle w:val="Hyperlink"/>
          <w:rFonts w:eastAsiaTheme="majorEastAsia"/>
          <w:noProof/>
          <w:lang w:val="en-GB"/>
        </w:rPr>
        <w:t>O</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_Toc70535648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19</w:t>
      </w:r>
      <w:r w:rsidR="0061213A" w:rsidRPr="001E7A27">
        <w:rPr>
          <w:noProof/>
          <w:webHidden/>
          <w:lang w:val="en-GB"/>
        </w:rPr>
        <w:fldChar w:fldCharType="end"/>
      </w:r>
      <w:r w:rsidRPr="001E7A27">
        <w:rPr>
          <w:noProof/>
          <w:lang w:val="en-GB"/>
        </w:rPr>
        <w:fldChar w:fldCharType="end"/>
      </w:r>
    </w:p>
    <w:p w14:paraId="22C579BF"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49" w:history="1">
        <w:r w:rsidR="0061213A" w:rsidRPr="001E7A27">
          <w:rPr>
            <w:rStyle w:val="Hyperlink"/>
            <w:rFonts w:eastAsiaTheme="majorEastAsia"/>
            <w:noProof/>
            <w:lang w:val="en-GB"/>
          </w:rPr>
          <w:t>5.2.1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CO</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 Trends, Variability and Budget</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_Toc70535649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19</w:t>
        </w:r>
        <w:r w:rsidR="0061213A" w:rsidRPr="001E7A27">
          <w:rPr>
            <w:noProof/>
            <w:webHidden/>
            <w:lang w:val="en-GB"/>
          </w:rPr>
          <w:fldChar w:fldCharType="end"/>
        </w:r>
      </w:hyperlink>
    </w:p>
    <w:p w14:paraId="0CDC6936"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50" w:history="1">
        <w:r w:rsidR="0061213A" w:rsidRPr="001E7A27">
          <w:rPr>
            <w:rStyle w:val="Hyperlink"/>
            <w:rFonts w:eastAsiaTheme="majorEastAsia"/>
            <w:noProof/>
            <w:lang w:val="en-GB"/>
          </w:rPr>
          <w:t>5.2.1.1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Anthropogenic CO</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 xml:space="preserve"> Emissions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_Toc70535650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19</w:t>
        </w:r>
        <w:r w:rsidR="0061213A" w:rsidRPr="001E7A27">
          <w:rPr>
            <w:noProof/>
            <w:webHidden/>
            <w:lang w:val="en-GB"/>
          </w:rPr>
          <w:fldChar w:fldCharType="end"/>
        </w:r>
      </w:hyperlink>
    </w:p>
    <w:p w14:paraId="7EBCE167"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51" w:history="1">
        <w:r w:rsidR="0061213A" w:rsidRPr="001E7A27">
          <w:rPr>
            <w:rStyle w:val="Hyperlink"/>
            <w:rFonts w:eastAsiaTheme="majorEastAsia"/>
            <w:noProof/>
            <w:lang w:val="en-GB"/>
          </w:rPr>
          <w:t>5.2.1.2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Atmosphere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_Toc70535651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21</w:t>
        </w:r>
        <w:r w:rsidR="0061213A" w:rsidRPr="001E7A27">
          <w:rPr>
            <w:noProof/>
            <w:webHidden/>
            <w:lang w:val="en-GB"/>
          </w:rPr>
          <w:fldChar w:fldCharType="end"/>
        </w:r>
      </w:hyperlink>
    </w:p>
    <w:p w14:paraId="2F2033BD"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52" w:history="1">
        <w:r w:rsidR="0061213A" w:rsidRPr="001E7A27">
          <w:rPr>
            <w:rStyle w:val="Hyperlink"/>
            <w:rFonts w:eastAsiaTheme="majorEastAsia"/>
            <w:noProof/>
            <w:lang w:val="en-GB"/>
          </w:rPr>
          <w:t>5.2.1.3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Ocean Carbon Fluxes and Storage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_Toc70535652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23</w:t>
        </w:r>
        <w:r w:rsidR="0061213A" w:rsidRPr="001E7A27">
          <w:rPr>
            <w:noProof/>
            <w:webHidden/>
            <w:lang w:val="en-GB"/>
          </w:rPr>
          <w:fldChar w:fldCharType="end"/>
        </w:r>
      </w:hyperlink>
    </w:p>
    <w:p w14:paraId="016DB54D" w14:textId="134EF09F"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"_Toc70535653" </w:instrText>
      </w:r>
      <w:r w:rsidRPr="001E7A27">
        <w:rPr>
          <w:lang w:val="en-GB"/>
        </w:rPr>
        <w:fldChar w:fldCharType="separate"/>
      </w:r>
      <w:r w:rsidR="0061213A" w:rsidRPr="001E7A27">
        <w:rPr>
          <w:rStyle w:val="Hyperlink"/>
          <w:rFonts w:eastAsiaTheme="majorEastAsia"/>
          <w:noProof/>
          <w:lang w:val="en-GB"/>
        </w:rPr>
        <w:t>5.2.1.3.1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Ocean </w:t>
      </w:r>
      <w:ins w:id="90" w:author="Soapbox" w:date="2021-07-15T09:56:00Z">
        <w:r w:rsidR="00365D34" w:rsidRPr="001E7A27">
          <w:rPr>
            <w:rStyle w:val="Hyperlink"/>
            <w:rFonts w:eastAsiaTheme="majorEastAsia"/>
            <w:noProof/>
            <w:lang w:val="en-GB"/>
          </w:rPr>
          <w:t>c</w:t>
        </w:r>
      </w:ins>
      <w:del w:id="91" w:author="Soapbox" w:date="2021-07-15T09:56:00Z">
        <w:r w:rsidR="0061213A" w:rsidRPr="001E7A27" w:rsidDel="00365D34">
          <w:rPr>
            <w:rStyle w:val="Hyperlink"/>
            <w:rFonts w:eastAsiaTheme="majorEastAsia"/>
            <w:noProof/>
            <w:lang w:val="en-GB"/>
          </w:rPr>
          <w:delText>C</w:delText>
        </w:r>
      </w:del>
      <w:r w:rsidR="0061213A" w:rsidRPr="001E7A27">
        <w:rPr>
          <w:rStyle w:val="Hyperlink"/>
          <w:rFonts w:eastAsiaTheme="majorEastAsia"/>
          <w:noProof/>
          <w:lang w:val="en-GB"/>
        </w:rPr>
        <w:t xml:space="preserve">arbon </w:t>
      </w:r>
      <w:ins w:id="92" w:author="Soapbox" w:date="2021-07-15T09:56:00Z">
        <w:r w:rsidR="00DB38A8" w:rsidRPr="001E7A27">
          <w:rPr>
            <w:rStyle w:val="Hyperlink"/>
            <w:rFonts w:eastAsiaTheme="majorEastAsia"/>
            <w:noProof/>
            <w:lang w:val="en-GB"/>
          </w:rPr>
          <w:t>f</w:t>
        </w:r>
      </w:ins>
      <w:del w:id="93" w:author="Soapbox" w:date="2021-07-15T09:56:00Z">
        <w:r w:rsidR="0061213A" w:rsidRPr="001E7A27" w:rsidDel="00DB38A8">
          <w:rPr>
            <w:rStyle w:val="Hyperlink"/>
            <w:rFonts w:eastAsiaTheme="majorEastAsia"/>
            <w:noProof/>
            <w:lang w:val="en-GB"/>
          </w:rPr>
          <w:delText>F</w:delText>
        </w:r>
      </w:del>
      <w:r w:rsidR="0061213A" w:rsidRPr="001E7A27">
        <w:rPr>
          <w:rStyle w:val="Hyperlink"/>
          <w:rFonts w:eastAsiaTheme="majorEastAsia"/>
          <w:noProof/>
          <w:lang w:val="en-GB"/>
        </w:rPr>
        <w:t xml:space="preserve">luxes and </w:t>
      </w:r>
      <w:ins w:id="94" w:author="Soapbox" w:date="2021-07-15T09:56:00Z">
        <w:r w:rsidR="00DB38A8" w:rsidRPr="001E7A27">
          <w:rPr>
            <w:rStyle w:val="Hyperlink"/>
            <w:rFonts w:eastAsiaTheme="majorEastAsia"/>
            <w:noProof/>
            <w:lang w:val="en-GB"/>
          </w:rPr>
          <w:t>s</w:t>
        </w:r>
      </w:ins>
      <w:del w:id="95" w:author="Soapbox" w:date="2021-07-15T09:56:00Z">
        <w:r w:rsidR="0061213A" w:rsidRPr="001E7A27" w:rsidDel="00DB38A8">
          <w:rPr>
            <w:rStyle w:val="Hyperlink"/>
            <w:rFonts w:eastAsiaTheme="majorEastAsia"/>
            <w:noProof/>
            <w:lang w:val="en-GB"/>
          </w:rPr>
          <w:delText>S</w:delText>
        </w:r>
      </w:del>
      <w:r w:rsidR="0061213A" w:rsidRPr="001E7A27">
        <w:rPr>
          <w:rStyle w:val="Hyperlink"/>
          <w:rFonts w:eastAsiaTheme="majorEastAsia"/>
          <w:noProof/>
          <w:lang w:val="en-GB"/>
        </w:rPr>
        <w:t xml:space="preserve">torage: Global </w:t>
      </w:r>
      <w:ins w:id="96" w:author="Soapbox" w:date="2021-07-15T09:55:00Z">
        <w:r w:rsidR="00DB38A8" w:rsidRPr="001E7A27">
          <w:rPr>
            <w:rStyle w:val="Hyperlink"/>
            <w:rFonts w:eastAsiaTheme="majorEastAsia"/>
            <w:noProof/>
            <w:lang w:val="en-GB"/>
          </w:rPr>
          <w:t>m</w:t>
        </w:r>
      </w:ins>
      <w:del w:id="97" w:author="Soapbox" w:date="2021-07-15T09:55:00Z">
        <w:r w:rsidR="0061213A" w:rsidRPr="001E7A27" w:rsidDel="00DB38A8">
          <w:rPr>
            <w:rStyle w:val="Hyperlink"/>
            <w:rFonts w:eastAsiaTheme="majorEastAsia"/>
            <w:noProof/>
            <w:lang w:val="en-GB"/>
          </w:rPr>
          <w:delText>M</w:delText>
        </w:r>
      </w:del>
      <w:r w:rsidR="0061213A" w:rsidRPr="001E7A27">
        <w:rPr>
          <w:rStyle w:val="Hyperlink"/>
          <w:rFonts w:eastAsiaTheme="majorEastAsia"/>
          <w:noProof/>
          <w:lang w:val="en-GB"/>
        </w:rPr>
        <w:t>ulti-</w:t>
      </w:r>
      <w:ins w:id="98" w:author="Soapbox" w:date="2021-07-15T09:55:00Z">
        <w:r w:rsidR="00DB38A8" w:rsidRPr="001E7A27">
          <w:rPr>
            <w:rStyle w:val="Hyperlink"/>
            <w:rFonts w:eastAsiaTheme="majorEastAsia"/>
            <w:noProof/>
            <w:lang w:val="en-GB"/>
          </w:rPr>
          <w:t>d</w:t>
        </w:r>
      </w:ins>
      <w:del w:id="99" w:author="Soapbox" w:date="2021-07-15T09:55:00Z">
        <w:r w:rsidR="0061213A" w:rsidRPr="001E7A27" w:rsidDel="00DB38A8">
          <w:rPr>
            <w:rStyle w:val="Hyperlink"/>
            <w:rFonts w:eastAsiaTheme="majorEastAsia"/>
            <w:noProof/>
            <w:lang w:val="en-GB"/>
          </w:rPr>
          <w:delText>D</w:delText>
        </w:r>
      </w:del>
      <w:r w:rsidR="0061213A" w:rsidRPr="001E7A27">
        <w:rPr>
          <w:rStyle w:val="Hyperlink"/>
          <w:rFonts w:eastAsiaTheme="majorEastAsia"/>
          <w:noProof/>
          <w:lang w:val="en-GB"/>
        </w:rPr>
        <w:t xml:space="preserve">ecadal </w:t>
      </w:r>
      <w:ins w:id="100" w:author="Soapbox" w:date="2021-07-15T09:55:00Z">
        <w:r w:rsidR="00DB38A8" w:rsidRPr="001E7A27">
          <w:rPr>
            <w:rStyle w:val="Hyperlink"/>
            <w:rFonts w:eastAsiaTheme="majorEastAsia"/>
            <w:noProof/>
            <w:lang w:val="en-GB"/>
          </w:rPr>
          <w:t>t</w:t>
        </w:r>
      </w:ins>
      <w:del w:id="101" w:author="Soapbox" w:date="2021-07-15T09:55:00Z">
        <w:r w:rsidR="0061213A" w:rsidRPr="001E7A27" w:rsidDel="00DB38A8">
          <w:rPr>
            <w:rStyle w:val="Hyperlink"/>
            <w:rFonts w:eastAsiaTheme="majorEastAsia"/>
            <w:noProof/>
            <w:lang w:val="en-GB"/>
          </w:rPr>
          <w:delText>T</w:delText>
        </w:r>
      </w:del>
      <w:r w:rsidR="0061213A" w:rsidRPr="001E7A27">
        <w:rPr>
          <w:rStyle w:val="Hyperlink"/>
          <w:rFonts w:eastAsiaTheme="majorEastAsia"/>
          <w:noProof/>
          <w:lang w:val="en-GB"/>
        </w:rPr>
        <w:t>rends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_Toc70535653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24</w:t>
      </w:r>
      <w:r w:rsidR="0061213A" w:rsidRPr="001E7A27">
        <w:rPr>
          <w:noProof/>
          <w:webHidden/>
          <w:lang w:val="en-GB"/>
        </w:rPr>
        <w:fldChar w:fldCharType="end"/>
      </w:r>
      <w:r w:rsidRPr="001E7A27">
        <w:rPr>
          <w:noProof/>
          <w:lang w:val="en-GB"/>
        </w:rPr>
        <w:fldChar w:fldCharType="end"/>
      </w:r>
    </w:p>
    <w:p w14:paraId="68D10411" w14:textId="4E58B77F"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"_Toc70535654" </w:instrText>
      </w:r>
      <w:r w:rsidRPr="001E7A27">
        <w:rPr>
          <w:lang w:val="en-GB"/>
        </w:rPr>
        <w:fldChar w:fldCharType="separate"/>
      </w:r>
      <w:r w:rsidR="0061213A" w:rsidRPr="001E7A27">
        <w:rPr>
          <w:rStyle w:val="Hyperlink"/>
          <w:rFonts w:eastAsiaTheme="majorEastAsia"/>
          <w:noProof/>
          <w:lang w:val="en-GB"/>
        </w:rPr>
        <w:t>5.2.1.3.2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Ocean </w:t>
      </w:r>
      <w:ins w:id="102" w:author="Soapbox" w:date="2021-07-15T09:56:00Z">
        <w:r w:rsidR="00365D34" w:rsidRPr="001E7A27">
          <w:rPr>
            <w:rStyle w:val="Hyperlink"/>
            <w:rFonts w:eastAsiaTheme="majorEastAsia"/>
            <w:noProof/>
            <w:lang w:val="en-GB"/>
          </w:rPr>
          <w:t>c</w:t>
        </w:r>
      </w:ins>
      <w:del w:id="103" w:author="Soapbox" w:date="2021-07-15T09:56:00Z">
        <w:r w:rsidR="0061213A" w:rsidRPr="001E7A27" w:rsidDel="00365D34">
          <w:rPr>
            <w:rStyle w:val="Hyperlink"/>
            <w:rFonts w:eastAsiaTheme="majorEastAsia"/>
            <w:noProof/>
            <w:lang w:val="en-GB"/>
          </w:rPr>
          <w:delText>C</w:delText>
        </w:r>
      </w:del>
      <w:r w:rsidR="0061213A" w:rsidRPr="001E7A27">
        <w:rPr>
          <w:rStyle w:val="Hyperlink"/>
          <w:rFonts w:eastAsiaTheme="majorEastAsia"/>
          <w:noProof/>
          <w:lang w:val="en-GB"/>
        </w:rPr>
        <w:t xml:space="preserve">arbon </w:t>
      </w:r>
      <w:ins w:id="104" w:author="Soapbox" w:date="2021-07-15T09:56:00Z">
        <w:r w:rsidR="00365D34" w:rsidRPr="001E7A27">
          <w:rPr>
            <w:rStyle w:val="Hyperlink"/>
            <w:rFonts w:eastAsiaTheme="majorEastAsia"/>
            <w:noProof/>
            <w:lang w:val="en-GB"/>
          </w:rPr>
          <w:t>f</w:t>
        </w:r>
      </w:ins>
      <w:del w:id="105" w:author="Soapbox" w:date="2021-07-15T09:56:00Z">
        <w:r w:rsidR="0061213A" w:rsidRPr="001E7A27" w:rsidDel="00365D34">
          <w:rPr>
            <w:rStyle w:val="Hyperlink"/>
            <w:rFonts w:eastAsiaTheme="majorEastAsia"/>
            <w:noProof/>
            <w:lang w:val="en-GB"/>
          </w:rPr>
          <w:delText>F</w:delText>
        </w:r>
      </w:del>
      <w:r w:rsidR="0061213A" w:rsidRPr="001E7A27">
        <w:rPr>
          <w:rStyle w:val="Hyperlink"/>
          <w:rFonts w:eastAsiaTheme="majorEastAsia"/>
          <w:noProof/>
          <w:lang w:val="en-GB"/>
        </w:rPr>
        <w:t xml:space="preserve">luxes and </w:t>
      </w:r>
      <w:ins w:id="106" w:author="Soapbox" w:date="2021-07-15T09:56:00Z">
        <w:r w:rsidR="00365D34" w:rsidRPr="001E7A27">
          <w:rPr>
            <w:rStyle w:val="Hyperlink"/>
            <w:rFonts w:eastAsiaTheme="majorEastAsia"/>
            <w:noProof/>
            <w:lang w:val="en-GB"/>
          </w:rPr>
          <w:t>s</w:t>
        </w:r>
      </w:ins>
      <w:del w:id="107" w:author="Soapbox" w:date="2021-07-15T09:56:00Z">
        <w:r w:rsidR="0061213A" w:rsidRPr="001E7A27" w:rsidDel="00365D34">
          <w:rPr>
            <w:rStyle w:val="Hyperlink"/>
            <w:rFonts w:eastAsiaTheme="majorEastAsia"/>
            <w:noProof/>
            <w:lang w:val="en-GB"/>
          </w:rPr>
          <w:delText>S</w:delText>
        </w:r>
      </w:del>
      <w:r w:rsidR="0061213A" w:rsidRPr="001E7A27">
        <w:rPr>
          <w:rStyle w:val="Hyperlink"/>
          <w:rFonts w:eastAsiaTheme="majorEastAsia"/>
          <w:noProof/>
          <w:lang w:val="en-GB"/>
        </w:rPr>
        <w:t>torage: Regional</w:t>
      </w:r>
      <w:del w:id="108" w:author="Soapbox" w:date="2021-07-15T09:38:00Z">
        <w:r w:rsidR="0061213A" w:rsidRPr="001E7A27" w:rsidDel="00F33BB7">
          <w:rPr>
            <w:rStyle w:val="Hyperlink"/>
            <w:rFonts w:eastAsiaTheme="majorEastAsia"/>
            <w:noProof/>
            <w:lang w:val="en-GB"/>
          </w:rPr>
          <w:delText xml:space="preserve"> </w:delText>
        </w:r>
      </w:del>
      <w:r w:rsidR="0061213A" w:rsidRPr="001E7A27">
        <w:rPr>
          <w:rStyle w:val="Hyperlink"/>
          <w:rFonts w:eastAsiaTheme="majorEastAsia"/>
          <w:noProof/>
          <w:lang w:val="en-GB"/>
        </w:rPr>
        <w:t>–</w:t>
      </w:r>
      <w:del w:id="109" w:author="Soapbox" w:date="2021-07-15T09:38:00Z">
        <w:r w:rsidR="0061213A" w:rsidRPr="001E7A27" w:rsidDel="00F33BB7">
          <w:rPr>
            <w:rStyle w:val="Hyperlink"/>
            <w:rFonts w:eastAsiaTheme="majorEastAsia"/>
            <w:noProof/>
            <w:lang w:val="en-GB"/>
          </w:rPr>
          <w:delText xml:space="preserve"> </w:delText>
        </w:r>
      </w:del>
      <w:ins w:id="110" w:author="Soapbox" w:date="2021-07-15T09:56:00Z">
        <w:r w:rsidR="00365D34" w:rsidRPr="001E7A27">
          <w:rPr>
            <w:rStyle w:val="Hyperlink"/>
            <w:rFonts w:eastAsiaTheme="majorEastAsia"/>
            <w:noProof/>
            <w:lang w:val="en-GB"/>
          </w:rPr>
          <w:t>g</w:t>
        </w:r>
      </w:ins>
      <w:del w:id="111" w:author="Soapbox" w:date="2021-07-15T09:56:00Z">
        <w:r w:rsidR="0061213A" w:rsidRPr="001E7A27" w:rsidDel="00365D34">
          <w:rPr>
            <w:rStyle w:val="Hyperlink"/>
            <w:rFonts w:eastAsiaTheme="majorEastAsia"/>
            <w:noProof/>
            <w:lang w:val="en-GB"/>
          </w:rPr>
          <w:delText>G</w:delText>
        </w:r>
      </w:del>
      <w:r w:rsidR="0061213A" w:rsidRPr="001E7A27">
        <w:rPr>
          <w:rStyle w:val="Hyperlink"/>
          <w:rFonts w:eastAsiaTheme="majorEastAsia"/>
          <w:noProof/>
          <w:lang w:val="en-GB"/>
        </w:rPr>
        <w:t xml:space="preserve">lobal </w:t>
      </w:r>
      <w:ins w:id="112" w:author="Soapbox" w:date="2021-07-15T09:56:00Z">
        <w:r w:rsidR="00365D34" w:rsidRPr="001E7A27">
          <w:rPr>
            <w:rStyle w:val="Hyperlink"/>
            <w:rFonts w:eastAsiaTheme="majorEastAsia"/>
            <w:noProof/>
            <w:lang w:val="en-GB"/>
          </w:rPr>
          <w:t>v</w:t>
        </w:r>
      </w:ins>
      <w:del w:id="113" w:author="Soapbox" w:date="2021-07-15T09:56:00Z">
        <w:r w:rsidR="0061213A" w:rsidRPr="001E7A27" w:rsidDel="00365D34">
          <w:rPr>
            <w:rStyle w:val="Hyperlink"/>
            <w:rFonts w:eastAsiaTheme="majorEastAsia"/>
            <w:noProof/>
            <w:lang w:val="en-GB"/>
          </w:rPr>
          <w:delText>V</w:delText>
        </w:r>
      </w:del>
      <w:r w:rsidR="0061213A" w:rsidRPr="001E7A27">
        <w:rPr>
          <w:rStyle w:val="Hyperlink"/>
          <w:rFonts w:eastAsiaTheme="majorEastAsia"/>
          <w:noProof/>
          <w:lang w:val="en-GB"/>
        </w:rPr>
        <w:t>ariability</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_Toc70535654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26</w:t>
      </w:r>
      <w:r w:rsidR="0061213A" w:rsidRPr="001E7A27">
        <w:rPr>
          <w:noProof/>
          <w:webHidden/>
          <w:lang w:val="en-GB"/>
        </w:rPr>
        <w:fldChar w:fldCharType="end"/>
      </w:r>
      <w:r w:rsidRPr="001E7A27">
        <w:rPr>
          <w:noProof/>
          <w:lang w:val="en-GB"/>
        </w:rPr>
        <w:fldChar w:fldCharType="end"/>
      </w:r>
    </w:p>
    <w:p w14:paraId="3595E9C0"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55" w:history="1">
        <w:r w:rsidR="0061213A" w:rsidRPr="001E7A27">
          <w:rPr>
            <w:rStyle w:val="Hyperlink"/>
            <w:rFonts w:eastAsiaTheme="majorEastAsia"/>
            <w:noProof/>
            <w:lang w:val="en-GB"/>
          </w:rPr>
          <w:t>5.2.1.4</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Land CO</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 xml:space="preserve"> Fluxes: Historical and Contemporary Variability and Trends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_Toc70535655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27</w:t>
        </w:r>
        <w:r w:rsidR="0061213A" w:rsidRPr="001E7A27">
          <w:rPr>
            <w:noProof/>
            <w:webHidden/>
            <w:lang w:val="en-GB"/>
          </w:rPr>
          <w:fldChar w:fldCharType="end"/>
        </w:r>
      </w:hyperlink>
    </w:p>
    <w:p w14:paraId="53354D6E" w14:textId="079F70FF"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"_Toc70535656" </w:instrText>
      </w:r>
      <w:r w:rsidRPr="001E7A27">
        <w:rPr>
          <w:lang w:val="en-GB"/>
        </w:rPr>
        <w:fldChar w:fldCharType="separate"/>
      </w:r>
      <w:r w:rsidR="0061213A" w:rsidRPr="001E7A27">
        <w:rPr>
          <w:rStyle w:val="Hyperlink"/>
          <w:rFonts w:eastAsiaTheme="majorEastAsia"/>
          <w:noProof/>
          <w:lang w:val="en-GB"/>
        </w:rPr>
        <w:t>5.2.1.4.1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Trend in </w:t>
      </w:r>
      <w:ins w:id="114" w:author="Soapbox" w:date="2021-07-15T09:56:00Z">
        <w:r w:rsidR="00365D34" w:rsidRPr="001E7A27">
          <w:rPr>
            <w:rStyle w:val="Hyperlink"/>
            <w:rFonts w:eastAsiaTheme="majorEastAsia"/>
            <w:noProof/>
            <w:lang w:val="en-GB"/>
          </w:rPr>
          <w:t>l</w:t>
        </w:r>
      </w:ins>
      <w:del w:id="115" w:author="Soapbox" w:date="2021-07-15T09:56:00Z">
        <w:r w:rsidR="0061213A" w:rsidRPr="001E7A27" w:rsidDel="00365D34">
          <w:rPr>
            <w:rStyle w:val="Hyperlink"/>
            <w:rFonts w:eastAsiaTheme="majorEastAsia"/>
            <w:noProof/>
            <w:lang w:val="en-GB"/>
          </w:rPr>
          <w:delText>L</w:delText>
        </w:r>
      </w:del>
      <w:r w:rsidR="0061213A" w:rsidRPr="001E7A27">
        <w:rPr>
          <w:rStyle w:val="Hyperlink"/>
          <w:rFonts w:eastAsiaTheme="majorEastAsia"/>
          <w:noProof/>
          <w:lang w:val="en-GB"/>
        </w:rPr>
        <w:t>and</w:t>
      </w:r>
      <w:del w:id="116" w:author="Soapbox" w:date="2021-07-15T09:39:00Z">
        <w:r w:rsidR="0061213A" w:rsidRPr="001E7A27" w:rsidDel="00F33BB7">
          <w:rPr>
            <w:rStyle w:val="Hyperlink"/>
            <w:rFonts w:eastAsiaTheme="majorEastAsia"/>
            <w:noProof/>
            <w:lang w:val="en-GB"/>
          </w:rPr>
          <w:delText>-</w:delText>
        </w:r>
      </w:del>
      <w:ins w:id="117" w:author="Soapbox" w:date="2021-07-15T09:39:00Z">
        <w:r w:rsidR="00F33BB7" w:rsidRPr="001E7A27">
          <w:rPr>
            <w:rStyle w:val="Hyperlink"/>
            <w:rFonts w:eastAsiaTheme="majorEastAsia" w:cs="Times New Roman"/>
            <w:noProof/>
            <w:lang w:val="en-GB"/>
          </w:rPr>
          <w:t>–</w:t>
        </w:r>
      </w:ins>
      <w:ins w:id="118" w:author="Soapbox" w:date="2021-07-15T09:56:00Z">
        <w:r w:rsidR="00365D34" w:rsidRPr="001E7A27">
          <w:rPr>
            <w:rStyle w:val="Hyperlink"/>
            <w:rFonts w:eastAsiaTheme="majorEastAsia"/>
            <w:noProof/>
            <w:lang w:val="en-GB"/>
          </w:rPr>
          <w:t>a</w:t>
        </w:r>
      </w:ins>
      <w:del w:id="119" w:author="Soapbox" w:date="2021-07-15T09:56:00Z">
        <w:r w:rsidR="0061213A" w:rsidRPr="001E7A27" w:rsidDel="00365D34">
          <w:rPr>
            <w:rStyle w:val="Hyperlink"/>
            <w:rFonts w:eastAsiaTheme="majorEastAsia"/>
            <w:noProof/>
            <w:lang w:val="en-GB"/>
          </w:rPr>
          <w:delText>A</w:delText>
        </w:r>
      </w:del>
      <w:r w:rsidR="0061213A" w:rsidRPr="001E7A27">
        <w:rPr>
          <w:rStyle w:val="Hyperlink"/>
          <w:rFonts w:eastAsiaTheme="majorEastAsia"/>
          <w:noProof/>
          <w:lang w:val="en-GB"/>
        </w:rPr>
        <w:t>tmosphere CO</w:t>
      </w:r>
      <w:r w:rsidR="0061213A" w:rsidRPr="001E7A27">
        <w:rPr>
          <w:rStyle w:val="Hyperlink"/>
          <w:rFonts w:eastAsiaTheme="majorEastAsia"/>
          <w:noProof/>
          <w:vertAlign w:val="subscript"/>
          <w:lang w:val="en-GB"/>
          <w:rPrChange w:id="120" w:author="Soapbox" w:date="2021-07-15T09:39:00Z">
            <w:rPr>
              <w:rStyle w:val="Hyperlink"/>
              <w:rFonts w:eastAsiaTheme="majorEastAsia"/>
              <w:noProof/>
            </w:rPr>
          </w:rPrChange>
        </w:rPr>
        <w:t>2</w:t>
      </w:r>
      <w:r w:rsidR="0061213A" w:rsidRPr="001E7A27">
        <w:rPr>
          <w:rStyle w:val="Hyperlink"/>
          <w:rFonts w:eastAsiaTheme="majorEastAsia"/>
          <w:noProof/>
          <w:lang w:val="en-GB"/>
        </w:rPr>
        <w:t xml:space="preserve"> </w:t>
      </w:r>
      <w:ins w:id="121" w:author="Soapbox" w:date="2021-07-15T09:56:00Z">
        <w:r w:rsidR="00365D34" w:rsidRPr="001E7A27">
          <w:rPr>
            <w:rStyle w:val="Hyperlink"/>
            <w:rFonts w:eastAsiaTheme="majorEastAsia"/>
            <w:noProof/>
            <w:lang w:val="en-GB"/>
          </w:rPr>
          <w:t>e</w:t>
        </w:r>
      </w:ins>
      <w:del w:id="122" w:author="Soapbox" w:date="2021-07-15T09:56:00Z">
        <w:r w:rsidR="0061213A" w:rsidRPr="001E7A27" w:rsidDel="00365D34">
          <w:rPr>
            <w:rStyle w:val="Hyperlink"/>
            <w:rFonts w:eastAsiaTheme="majorEastAsia"/>
            <w:noProof/>
            <w:lang w:val="en-GB"/>
          </w:rPr>
          <w:delText>E</w:delText>
        </w:r>
      </w:del>
      <w:r w:rsidR="0061213A" w:rsidRPr="001E7A27">
        <w:rPr>
          <w:rStyle w:val="Hyperlink"/>
          <w:rFonts w:eastAsiaTheme="majorEastAsia"/>
          <w:noProof/>
          <w:lang w:val="en-GB"/>
        </w:rPr>
        <w:t>xchange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_Toc70535656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27</w:t>
      </w:r>
      <w:r w:rsidR="0061213A" w:rsidRPr="001E7A27">
        <w:rPr>
          <w:noProof/>
          <w:webHidden/>
          <w:lang w:val="en-GB"/>
        </w:rPr>
        <w:fldChar w:fldCharType="end"/>
      </w:r>
      <w:r w:rsidRPr="001E7A27">
        <w:rPr>
          <w:noProof/>
          <w:lang w:val="en-GB"/>
        </w:rPr>
        <w:fldChar w:fldCharType="end"/>
      </w:r>
    </w:p>
    <w:p w14:paraId="3EE85744" w14:textId="77777777" w:rsidR="0061213A" w:rsidRPr="001E7A27" w:rsidRDefault="00C841A8">
      <w:pPr>
        <w:pStyle w:val="TOC2"/>
        <w:tabs>
          <w:tab w:val="left" w:pos="1320"/>
          <w:tab w:val="right" w:leader="dot" w:pos="9621"/>
        </w:tabs>
        <w:rPr>
          <w:rStyle w:val="Hyperlink"/>
          <w:rFonts w:eastAsiaTheme="majorEastAsia"/>
          <w:noProof/>
          <w:lang w:val="en-GB"/>
        </w:rPr>
      </w:pPr>
      <w:hyperlink w:anchor="_Toc70535657" w:history="1">
        <w:r w:rsidR="0061213A" w:rsidRPr="001E7A27">
          <w:rPr>
            <w:rStyle w:val="Hyperlink"/>
            <w:rFonts w:eastAsiaTheme="majorEastAsia"/>
            <w:noProof/>
            <w:lang w:val="en-GB"/>
          </w:rPr>
          <w:t>5.2.1.4.2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Interannual variability in land-atmosphere CO</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 xml:space="preserve"> exchange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_Toc70535657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29</w:t>
        </w:r>
        <w:r w:rsidR="0061213A" w:rsidRPr="001E7A27">
          <w:rPr>
            <w:noProof/>
            <w:webHidden/>
            <w:lang w:val="en-GB"/>
          </w:rPr>
          <w:fldChar w:fldCharType="end"/>
        </w:r>
      </w:hyperlink>
    </w:p>
    <w:p w14:paraId="1497639D" w14:textId="77777777" w:rsidR="0061213A" w:rsidRPr="001E7A27" w:rsidRDefault="0061213A" w:rsidP="0061213A">
      <w:pPr>
        <w:rPr>
          <w:rFonts w:eastAsiaTheme="minorEastAsia"/>
          <w:noProof/>
          <w:lang w:val="en-GB"/>
        </w:rPr>
      </w:pPr>
    </w:p>
    <w:p w14:paraId="7268B187" w14:textId="6DAC0D6C" w:rsidR="0061213A" w:rsidRPr="001E7A27" w:rsidRDefault="00C841A8">
      <w:pPr>
        <w:pStyle w:val="TOC1"/>
        <w:tabs>
          <w:tab w:val="left" w:pos="2438"/>
        </w:tabs>
        <w:rPr>
          <w:rStyle w:val="Hyperlink"/>
          <w:rFonts w:eastAsiaTheme="majorEastAsia"/>
          <w:noProof/>
          <w:lang w:val="en-GB"/>
        </w:rPr>
      </w:pPr>
      <w:hyperlink w:anchor="_Toc70535658" w:history="1">
        <w:r w:rsidR="0061213A" w:rsidRPr="001E7A27">
          <w:rPr>
            <w:rStyle w:val="Hyperlink"/>
            <w:rFonts w:eastAsiaTheme="majorEastAsia"/>
            <w:noProof/>
            <w:lang w:val="en-GB"/>
          </w:rPr>
          <w:t>Cross-Chapter Box 5.1:</w:t>
        </w:r>
        <w:r w:rsidR="0061213A" w:rsidRPr="001E7A27">
          <w:rPr>
            <w:rFonts w:asciiTheme="minorHAnsi" w:eastAsiaTheme="minorEastAsia" w:hAnsiTheme="minorHAnsi"/>
            <w:b w:val="0"/>
            <w:noProof/>
            <w:lang w:val="en-GB"/>
          </w:rPr>
          <w:tab/>
        </w:r>
        <w:r w:rsidR="0061213A" w:rsidRPr="001E7A27">
          <w:rPr>
            <w:rStyle w:val="Hyperlink"/>
            <w:rFonts w:eastAsiaTheme="majorEastAsia"/>
            <w:noProof/>
            <w:lang w:val="en-GB"/>
          </w:rPr>
          <w:t>Interactions between the carbon and water cycles, particularly under drought conditions</w:t>
        </w:r>
        <w:r w:rsidR="0061213A" w:rsidRPr="001E7A27">
          <w:rPr>
            <w:noProof/>
            <w:webHidden/>
            <w:lang w:val="en-GB"/>
          </w:rPr>
          <w:tab/>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_Toc70535658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30</w:t>
        </w:r>
        <w:r w:rsidR="0061213A" w:rsidRPr="001E7A27">
          <w:rPr>
            <w:noProof/>
            <w:webHidden/>
            <w:lang w:val="en-GB"/>
          </w:rPr>
          <w:fldChar w:fldCharType="end"/>
        </w:r>
      </w:hyperlink>
    </w:p>
    <w:p w14:paraId="0288A71A" w14:textId="77777777" w:rsidR="0061213A" w:rsidRPr="001E7A27" w:rsidRDefault="0061213A" w:rsidP="0061213A">
      <w:pPr>
        <w:rPr>
          <w:rFonts w:eastAsiaTheme="minorEastAsia"/>
          <w:noProof/>
          <w:lang w:val="en-GB"/>
        </w:rPr>
      </w:pPr>
    </w:p>
    <w:p w14:paraId="356F827A"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59" w:history="1">
        <w:r w:rsidR="0061213A" w:rsidRPr="001E7A27">
          <w:rPr>
            <w:rStyle w:val="Hyperlink"/>
            <w:rFonts w:eastAsiaTheme="majorEastAsia"/>
            <w:noProof/>
            <w:lang w:val="en-GB"/>
          </w:rPr>
          <w:t>5.2.1.5</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CO</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 xml:space="preserve"> Budget</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_Toc70535659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32</w:t>
        </w:r>
        <w:r w:rsidR="0061213A" w:rsidRPr="001E7A27">
          <w:rPr>
            <w:noProof/>
            <w:webHidden/>
            <w:lang w:val="en-GB"/>
          </w:rPr>
          <w:fldChar w:fldCharType="end"/>
        </w:r>
      </w:hyperlink>
    </w:p>
    <w:p w14:paraId="11ED54AB"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60" w:history="1">
        <w:r w:rsidR="0061213A" w:rsidRPr="001E7A27">
          <w:rPr>
            <w:rStyle w:val="Hyperlink"/>
            <w:rFonts w:eastAsiaTheme="majorEastAsia"/>
            <w:noProof/>
            <w:lang w:val="en-GB"/>
          </w:rPr>
          <w:t>5.2.2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CH</w:t>
        </w:r>
        <w:r w:rsidR="0061213A" w:rsidRPr="001E7A27">
          <w:rPr>
            <w:rStyle w:val="Hyperlink"/>
            <w:rFonts w:eastAsiaTheme="majorEastAsia"/>
            <w:noProof/>
            <w:vertAlign w:val="subscript"/>
            <w:lang w:val="en-GB"/>
          </w:rPr>
          <w:t>4</w:t>
        </w:r>
        <w:r w:rsidR="0061213A" w:rsidRPr="001E7A27">
          <w:rPr>
            <w:rStyle w:val="Hyperlink"/>
            <w:rFonts w:eastAsiaTheme="majorEastAsia"/>
            <w:noProof/>
            <w:lang w:val="en-GB"/>
          </w:rPr>
          <w:t>: Trends, Variability and Budget</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_Toc70535660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34</w:t>
        </w:r>
        <w:r w:rsidR="0061213A" w:rsidRPr="001E7A27">
          <w:rPr>
            <w:noProof/>
            <w:webHidden/>
            <w:lang w:val="en-GB"/>
          </w:rPr>
          <w:fldChar w:fldCharType="end"/>
        </w:r>
      </w:hyperlink>
    </w:p>
    <w:p w14:paraId="58D5EF7F"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61" w:history="1">
        <w:r w:rsidR="0061213A" w:rsidRPr="001E7A27">
          <w:rPr>
            <w:rStyle w:val="Hyperlink"/>
            <w:rFonts w:eastAsiaTheme="majorEastAsia"/>
            <w:noProof/>
            <w:lang w:val="en-GB"/>
          </w:rPr>
          <w:t>5.2.2.1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Atmosphere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_Toc70535661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34</w:t>
        </w:r>
        <w:r w:rsidR="0061213A" w:rsidRPr="001E7A27">
          <w:rPr>
            <w:noProof/>
            <w:webHidden/>
            <w:lang w:val="en-GB"/>
          </w:rPr>
          <w:fldChar w:fldCharType="end"/>
        </w:r>
      </w:hyperlink>
    </w:p>
    <w:p w14:paraId="2251D100"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62" w:history="1">
        <w:r w:rsidR="0061213A" w:rsidRPr="001E7A27">
          <w:rPr>
            <w:rStyle w:val="Hyperlink"/>
            <w:rFonts w:eastAsiaTheme="majorEastAsia"/>
            <w:noProof/>
            <w:lang w:val="en-GB"/>
          </w:rPr>
          <w:t>5.2.2.2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Anthropogenic CH</w:t>
        </w:r>
        <w:r w:rsidR="0061213A" w:rsidRPr="001E7A27">
          <w:rPr>
            <w:rStyle w:val="Hyperlink"/>
            <w:rFonts w:eastAsiaTheme="majorEastAsia"/>
            <w:noProof/>
            <w:vertAlign w:val="subscript"/>
            <w:lang w:val="en-GB"/>
          </w:rPr>
          <w:t>4</w:t>
        </w:r>
        <w:r w:rsidR="0061213A" w:rsidRPr="001E7A27">
          <w:rPr>
            <w:rStyle w:val="Hyperlink"/>
            <w:rFonts w:eastAsiaTheme="majorEastAsia"/>
            <w:noProof/>
            <w:lang w:val="en-GB"/>
          </w:rPr>
          <w:t xml:space="preserve"> emissions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_Toc70535662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35</w:t>
        </w:r>
        <w:r w:rsidR="0061213A" w:rsidRPr="001E7A27">
          <w:rPr>
            <w:noProof/>
            <w:webHidden/>
            <w:lang w:val="en-GB"/>
          </w:rPr>
          <w:fldChar w:fldCharType="end"/>
        </w:r>
      </w:hyperlink>
    </w:p>
    <w:p w14:paraId="37CBBC20"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63" w:history="1">
        <w:r w:rsidR="0061213A" w:rsidRPr="001E7A27">
          <w:rPr>
            <w:rStyle w:val="Hyperlink"/>
            <w:rFonts w:eastAsiaTheme="majorEastAsia"/>
            <w:noProof/>
            <w:lang w:val="en-GB"/>
          </w:rPr>
          <w:t>5.2.2.3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Land Biospheric Emissions and Sinks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_Toc70535663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37</w:t>
        </w:r>
        <w:r w:rsidR="0061213A" w:rsidRPr="001E7A27">
          <w:rPr>
            <w:noProof/>
            <w:webHidden/>
            <w:lang w:val="en-GB"/>
          </w:rPr>
          <w:fldChar w:fldCharType="end"/>
        </w:r>
      </w:hyperlink>
    </w:p>
    <w:p w14:paraId="1DFCEA46"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64" w:history="1">
        <w:r w:rsidR="0061213A" w:rsidRPr="001E7A27">
          <w:rPr>
            <w:rStyle w:val="Hyperlink"/>
            <w:rFonts w:eastAsiaTheme="majorEastAsia"/>
            <w:noProof/>
            <w:lang w:val="en-GB"/>
          </w:rPr>
          <w:t>5.2.2.4</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Ocean and Inland Water Emissions and Sinks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_Toc70535664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38</w:t>
        </w:r>
        <w:r w:rsidR="0061213A" w:rsidRPr="001E7A27">
          <w:rPr>
            <w:noProof/>
            <w:webHidden/>
            <w:lang w:val="en-GB"/>
          </w:rPr>
          <w:fldChar w:fldCharType="end"/>
        </w:r>
      </w:hyperlink>
    </w:p>
    <w:p w14:paraId="0AB44052" w14:textId="77777777" w:rsidR="0061213A" w:rsidRPr="001E7A27" w:rsidRDefault="00C841A8">
      <w:pPr>
        <w:pStyle w:val="TOC2"/>
        <w:tabs>
          <w:tab w:val="left" w:pos="1100"/>
          <w:tab w:val="right" w:leader="dot" w:pos="9621"/>
        </w:tabs>
        <w:rPr>
          <w:rStyle w:val="Hyperlink"/>
          <w:rFonts w:eastAsiaTheme="majorEastAsia"/>
          <w:noProof/>
          <w:lang w:val="en-GB"/>
        </w:rPr>
      </w:pPr>
      <w:hyperlink w:anchor="_Toc70535665" w:history="1">
        <w:r w:rsidR="0061213A" w:rsidRPr="001E7A27">
          <w:rPr>
            <w:rStyle w:val="Hyperlink"/>
            <w:rFonts w:eastAsiaTheme="majorEastAsia"/>
            <w:noProof/>
            <w:lang w:val="en-GB"/>
          </w:rPr>
          <w:t>5.2.2.5</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CH</w:t>
        </w:r>
        <w:r w:rsidR="0061213A" w:rsidRPr="001E7A27">
          <w:rPr>
            <w:rStyle w:val="Hyperlink"/>
            <w:rFonts w:eastAsiaTheme="majorEastAsia"/>
            <w:noProof/>
            <w:vertAlign w:val="subscript"/>
            <w:lang w:val="en-GB"/>
          </w:rPr>
          <w:t>4</w:t>
        </w:r>
        <w:r w:rsidR="0061213A" w:rsidRPr="001E7A27">
          <w:rPr>
            <w:rStyle w:val="Hyperlink"/>
            <w:rFonts w:eastAsiaTheme="majorEastAsia"/>
            <w:noProof/>
            <w:lang w:val="en-GB"/>
          </w:rPr>
          <w:t xml:space="preserve"> Budget</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_Toc70535665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39</w:t>
        </w:r>
        <w:r w:rsidR="0061213A" w:rsidRPr="001E7A27">
          <w:rPr>
            <w:noProof/>
            <w:webHidden/>
            <w:lang w:val="en-GB"/>
          </w:rPr>
          <w:fldChar w:fldCharType="end"/>
        </w:r>
      </w:hyperlink>
    </w:p>
    <w:p w14:paraId="1193EE14" w14:textId="77777777" w:rsidR="0061213A" w:rsidRPr="001E7A27" w:rsidRDefault="0061213A" w:rsidP="0061213A">
      <w:pPr>
        <w:rPr>
          <w:rFonts w:eastAsiaTheme="minorEastAsia"/>
          <w:noProof/>
          <w:lang w:val="en-GB"/>
        </w:rPr>
      </w:pPr>
    </w:p>
    <w:p w14:paraId="401448CE" w14:textId="77777777" w:rsidR="0061213A" w:rsidRPr="001E7A27" w:rsidRDefault="00C841A8">
      <w:pPr>
        <w:pStyle w:val="TOC1"/>
        <w:tabs>
          <w:tab w:val="left" w:pos="2438"/>
        </w:tabs>
        <w:rPr>
          <w:rStyle w:val="Hyperlink"/>
          <w:rFonts w:eastAsiaTheme="majorEastAsia"/>
          <w:noProof/>
          <w:lang w:val="en-GB"/>
        </w:rPr>
      </w:pPr>
      <w:hyperlink w:anchor="_Toc70535666" w:history="1">
        <w:r w:rsidR="0061213A" w:rsidRPr="001E7A27">
          <w:rPr>
            <w:rStyle w:val="Hyperlink"/>
            <w:rFonts w:eastAsiaTheme="majorEastAsia"/>
            <w:noProof/>
            <w:lang w:val="en-GB"/>
          </w:rPr>
          <w:t>Cross-Chapter Box 5.2:</w:t>
        </w:r>
        <w:r w:rsidR="0061213A" w:rsidRPr="001E7A27">
          <w:rPr>
            <w:rFonts w:asciiTheme="minorHAnsi" w:eastAsiaTheme="minorEastAsia" w:hAnsiTheme="minorHAnsi"/>
            <w:b w:val="0"/>
            <w:noProof/>
            <w:lang w:val="en-GB"/>
          </w:rPr>
          <w:tab/>
        </w:r>
        <w:r w:rsidR="0061213A" w:rsidRPr="001E7A27">
          <w:rPr>
            <w:rStyle w:val="Hyperlink"/>
            <w:rFonts w:eastAsiaTheme="majorEastAsia"/>
            <w:noProof/>
            <w:lang w:val="en-GB"/>
          </w:rPr>
          <w:t>Drivers of atmospheric methane changes during 1980–2019</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_Toc70535666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39</w:t>
        </w:r>
        <w:r w:rsidR="0061213A" w:rsidRPr="001E7A27">
          <w:rPr>
            <w:noProof/>
            <w:webHidden/>
            <w:lang w:val="en-GB"/>
          </w:rPr>
          <w:fldChar w:fldCharType="end"/>
        </w:r>
      </w:hyperlink>
    </w:p>
    <w:p w14:paraId="0086B3EE" w14:textId="77777777" w:rsidR="0061213A" w:rsidRPr="001E7A27" w:rsidRDefault="0061213A" w:rsidP="0061213A">
      <w:pPr>
        <w:rPr>
          <w:rFonts w:eastAsiaTheme="minorEastAsia"/>
          <w:noProof/>
          <w:lang w:val="en-GB"/>
        </w:rPr>
      </w:pPr>
    </w:p>
    <w:p w14:paraId="6539D775"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67" w:history="1">
        <w:r w:rsidR="0061213A" w:rsidRPr="001E7A27">
          <w:rPr>
            <w:rStyle w:val="Hyperlink"/>
            <w:rFonts w:eastAsiaTheme="majorEastAsia"/>
            <w:noProof/>
            <w:lang w:val="en-GB"/>
          </w:rPr>
          <w:t>5.2.3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N</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O: Trends, Variability and Budget</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_Toc70535667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41</w:t>
        </w:r>
        <w:r w:rsidR="0061213A" w:rsidRPr="001E7A27">
          <w:rPr>
            <w:noProof/>
            <w:webHidden/>
            <w:lang w:val="en-GB"/>
          </w:rPr>
          <w:fldChar w:fldCharType="end"/>
        </w:r>
      </w:hyperlink>
    </w:p>
    <w:p w14:paraId="770B8E6C"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68" w:history="1">
        <w:r w:rsidR="0061213A" w:rsidRPr="001E7A27">
          <w:rPr>
            <w:rStyle w:val="Hyperlink"/>
            <w:rFonts w:eastAsiaTheme="majorEastAsia"/>
            <w:noProof/>
            <w:lang w:val="en-GB"/>
          </w:rPr>
          <w:t>5.2.3.1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Atmosphere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_Toc70535668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42</w:t>
        </w:r>
        <w:r w:rsidR="0061213A" w:rsidRPr="001E7A27">
          <w:rPr>
            <w:noProof/>
            <w:webHidden/>
            <w:lang w:val="en-GB"/>
          </w:rPr>
          <w:fldChar w:fldCharType="end"/>
        </w:r>
      </w:hyperlink>
    </w:p>
    <w:p w14:paraId="1163CD28"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69" w:history="1">
        <w:r w:rsidR="0061213A" w:rsidRPr="001E7A27">
          <w:rPr>
            <w:rStyle w:val="Hyperlink"/>
            <w:rFonts w:eastAsiaTheme="majorEastAsia"/>
            <w:noProof/>
            <w:lang w:val="en-GB"/>
          </w:rPr>
          <w:t>5.2.3.2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Anthropogenic N</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O Emissions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_Toc70535669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43</w:t>
        </w:r>
        <w:r w:rsidR="0061213A" w:rsidRPr="001E7A27">
          <w:rPr>
            <w:noProof/>
            <w:webHidden/>
            <w:lang w:val="en-GB"/>
          </w:rPr>
          <w:fldChar w:fldCharType="end"/>
        </w:r>
      </w:hyperlink>
    </w:p>
    <w:p w14:paraId="3CC23E30"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70" w:history="1">
        <w:r w:rsidR="0061213A" w:rsidRPr="001E7A27">
          <w:rPr>
            <w:rStyle w:val="Hyperlink"/>
            <w:rFonts w:eastAsiaTheme="majorEastAsia"/>
            <w:noProof/>
            <w:lang w:val="en-GB"/>
          </w:rPr>
          <w:t>5.2.3.3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Emissions from Ocean, Inland Water Bodies and Estuaries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_Toc70535670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44</w:t>
        </w:r>
        <w:r w:rsidR="0061213A" w:rsidRPr="001E7A27">
          <w:rPr>
            <w:noProof/>
            <w:webHidden/>
            <w:lang w:val="en-GB"/>
          </w:rPr>
          <w:fldChar w:fldCharType="end"/>
        </w:r>
      </w:hyperlink>
    </w:p>
    <w:p w14:paraId="02D89C4C"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71" w:history="1">
        <w:r w:rsidR="0061213A" w:rsidRPr="001E7A27">
          <w:rPr>
            <w:rStyle w:val="Hyperlink"/>
            <w:rFonts w:eastAsiaTheme="majorEastAsia"/>
            <w:noProof/>
            <w:lang w:val="en-GB"/>
          </w:rPr>
          <w:t>5.2.3.4</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Emissions and Sinks in Non-Agricultural Land</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_Toc70535671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44</w:t>
        </w:r>
        <w:r w:rsidR="0061213A" w:rsidRPr="001E7A27">
          <w:rPr>
            <w:noProof/>
            <w:webHidden/>
            <w:lang w:val="en-GB"/>
          </w:rPr>
          <w:fldChar w:fldCharType="end"/>
        </w:r>
      </w:hyperlink>
    </w:p>
    <w:p w14:paraId="4AF0AF74"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72" w:history="1">
        <w:r w:rsidR="0061213A" w:rsidRPr="001E7A27">
          <w:rPr>
            <w:rStyle w:val="Hyperlink"/>
            <w:rFonts w:eastAsiaTheme="majorEastAsia"/>
            <w:noProof/>
            <w:lang w:val="en-GB"/>
          </w:rPr>
          <w:t>5.2.3.5</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N</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O budget</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_Toc70535672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45</w:t>
        </w:r>
        <w:r w:rsidR="0061213A" w:rsidRPr="001E7A27">
          <w:rPr>
            <w:noProof/>
            <w:webHidden/>
            <w:lang w:val="en-GB"/>
          </w:rPr>
          <w:fldChar w:fldCharType="end"/>
        </w:r>
      </w:hyperlink>
    </w:p>
    <w:p w14:paraId="0E87D68E" w14:textId="77777777" w:rsidR="0061213A" w:rsidRPr="001E7A27" w:rsidRDefault="00215669">
      <w:pPr>
        <w:pStyle w:val="TOC2"/>
        <w:tabs>
          <w:tab w:val="left" w:pos="1100"/>
          <w:tab w:val="right" w:leader="dot" w:pos="9621"/>
        </w:tabs>
        <w:rPr>
          <w:rStyle w:val="Hyperlink"/>
          <w:rFonts w:eastAsiaTheme="majorEastAsia"/>
          <w:noProof/>
          <w:lang w:val="en-GB"/>
        </w:rPr>
      </w:pPr>
      <w:r w:rsidRPr="001E7A27">
        <w:rPr>
          <w:lang w:val="en-GB"/>
        </w:rPr>
        <w:fldChar w:fldCharType="begin"/>
      </w:r>
      <w:r w:rsidRPr="001E7A27">
        <w:rPr>
          <w:lang w:val="en-GB"/>
        </w:rPr>
        <w:instrText xml:space="preserve"> HYPERLINK \l "_Toc70535673" </w:instrText>
      </w:r>
      <w:r w:rsidRPr="001E7A27">
        <w:rPr>
          <w:lang w:val="en-GB"/>
        </w:rPr>
        <w:fldChar w:fldCharType="separate"/>
      </w:r>
      <w:r w:rsidR="0061213A" w:rsidRPr="001E7A27">
        <w:rPr>
          <w:rStyle w:val="Hyperlink"/>
          <w:rFonts w:eastAsiaTheme="majorEastAsia"/>
          <w:noProof/>
          <w:lang w:val="en-GB"/>
        </w:rPr>
        <w:t>5.2.4</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The Relative Importance of CO</w:t>
      </w:r>
      <w:r w:rsidR="0061213A" w:rsidRPr="001E7A27">
        <w:rPr>
          <w:rStyle w:val="Hyperlink"/>
          <w:rFonts w:eastAsiaTheme="majorEastAsia"/>
          <w:noProof/>
          <w:vertAlign w:val="subscript"/>
          <w:lang w:val="en-GB"/>
          <w:rPrChange w:id="123" w:author="Soapbox" w:date="2021-07-15T09:40:00Z">
            <w:rPr>
              <w:rStyle w:val="Hyperlink"/>
              <w:rFonts w:eastAsiaTheme="majorEastAsia"/>
              <w:noProof/>
            </w:rPr>
          </w:rPrChange>
        </w:rPr>
        <w:t>2</w:t>
      </w:r>
      <w:r w:rsidR="0061213A" w:rsidRPr="001E7A27">
        <w:rPr>
          <w:rStyle w:val="Hyperlink"/>
          <w:rFonts w:eastAsiaTheme="majorEastAsia"/>
          <w:noProof/>
          <w:lang w:val="en-GB"/>
        </w:rPr>
        <w:t>, CH</w:t>
      </w:r>
      <w:r w:rsidR="0061213A" w:rsidRPr="001E7A27">
        <w:rPr>
          <w:rStyle w:val="Hyperlink"/>
          <w:rFonts w:eastAsiaTheme="majorEastAsia"/>
          <w:noProof/>
          <w:vertAlign w:val="subscript"/>
          <w:lang w:val="en-GB"/>
          <w:rPrChange w:id="124" w:author="Soapbox" w:date="2021-07-15T09:40:00Z">
            <w:rPr>
              <w:rStyle w:val="Hyperlink"/>
              <w:rFonts w:eastAsiaTheme="majorEastAsia"/>
              <w:noProof/>
            </w:rPr>
          </w:rPrChange>
        </w:rPr>
        <w:t>4</w:t>
      </w:r>
      <w:r w:rsidR="0061213A" w:rsidRPr="001E7A27">
        <w:rPr>
          <w:rStyle w:val="Hyperlink"/>
          <w:rFonts w:eastAsiaTheme="majorEastAsia"/>
          <w:noProof/>
          <w:lang w:val="en-GB"/>
        </w:rPr>
        <w:t>, and N</w:t>
      </w:r>
      <w:r w:rsidR="0061213A" w:rsidRPr="001E7A27">
        <w:rPr>
          <w:rStyle w:val="Hyperlink"/>
          <w:rFonts w:eastAsiaTheme="majorEastAsia"/>
          <w:noProof/>
          <w:vertAlign w:val="subscript"/>
          <w:lang w:val="en-GB"/>
          <w:rPrChange w:id="125" w:author="Soapbox" w:date="2021-07-15T09:40:00Z">
            <w:rPr>
              <w:rStyle w:val="Hyperlink"/>
              <w:rFonts w:eastAsiaTheme="majorEastAsia"/>
              <w:noProof/>
            </w:rPr>
          </w:rPrChange>
        </w:rPr>
        <w:t>2</w:t>
      </w:r>
      <w:r w:rsidR="0061213A" w:rsidRPr="001E7A27">
        <w:rPr>
          <w:rStyle w:val="Hyperlink"/>
          <w:rFonts w:eastAsiaTheme="majorEastAsia"/>
          <w:noProof/>
          <w:lang w:val="en-GB"/>
        </w:rPr>
        <w:t>O</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_Toc70535673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47</w:t>
      </w:r>
      <w:r w:rsidR="0061213A" w:rsidRPr="001E7A27">
        <w:rPr>
          <w:noProof/>
          <w:webHidden/>
          <w:lang w:val="en-GB"/>
        </w:rPr>
        <w:fldChar w:fldCharType="end"/>
      </w:r>
      <w:r w:rsidRPr="001E7A27">
        <w:rPr>
          <w:noProof/>
          <w:lang w:val="en-GB"/>
        </w:rPr>
        <w:fldChar w:fldCharType="end"/>
      </w:r>
    </w:p>
    <w:p w14:paraId="3785C4BC" w14:textId="77777777" w:rsidR="0061213A" w:rsidRPr="001E7A27" w:rsidRDefault="0061213A" w:rsidP="0061213A">
      <w:pPr>
        <w:rPr>
          <w:rFonts w:eastAsiaTheme="minorEastAsia"/>
          <w:noProof/>
          <w:lang w:val="en-GB"/>
        </w:rPr>
      </w:pPr>
    </w:p>
    <w:p w14:paraId="0C3EAECD" w14:textId="77777777" w:rsidR="0061213A" w:rsidRPr="001E7A27" w:rsidRDefault="00C841A8">
      <w:pPr>
        <w:pStyle w:val="TOC1"/>
        <w:rPr>
          <w:rFonts w:asciiTheme="minorHAnsi" w:eastAsiaTheme="minorEastAsia" w:hAnsiTheme="minorHAnsi"/>
          <w:b w:val="0"/>
          <w:noProof/>
          <w:lang w:val="en-GB"/>
        </w:rPr>
      </w:pPr>
      <w:hyperlink w:anchor="_Toc70535674" w:history="1">
        <w:r w:rsidR="0061213A" w:rsidRPr="001E7A27">
          <w:rPr>
            <w:rStyle w:val="Hyperlink"/>
            <w:rFonts w:eastAsiaTheme="majorEastAsia"/>
            <w:noProof/>
            <w:lang w:val="en-GB"/>
          </w:rPr>
          <w:t>5.3</w:t>
        </w:r>
        <w:r w:rsidR="0061213A" w:rsidRPr="001E7A27">
          <w:rPr>
            <w:rFonts w:asciiTheme="minorHAnsi" w:eastAsiaTheme="minorEastAsia" w:hAnsiTheme="minorHAnsi"/>
            <w:b w:val="0"/>
            <w:noProof/>
            <w:lang w:val="en-GB"/>
          </w:rPr>
          <w:tab/>
        </w:r>
        <w:r w:rsidR="0061213A" w:rsidRPr="001E7A27">
          <w:rPr>
            <w:rStyle w:val="Hyperlink"/>
            <w:rFonts w:eastAsiaTheme="majorEastAsia"/>
            <w:noProof/>
            <w:lang w:val="en-GB"/>
          </w:rPr>
          <w:t>Ocean Acidification and Deoxygenation</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_Toc70535674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48</w:t>
        </w:r>
        <w:r w:rsidR="0061213A" w:rsidRPr="001E7A27">
          <w:rPr>
            <w:noProof/>
            <w:webHidden/>
            <w:lang w:val="en-GB"/>
          </w:rPr>
          <w:fldChar w:fldCharType="end"/>
        </w:r>
      </w:hyperlink>
    </w:p>
    <w:p w14:paraId="5BC49E33"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75" w:history="1">
        <w:r w:rsidR="0061213A" w:rsidRPr="001E7A27">
          <w:rPr>
            <w:rStyle w:val="Hyperlink"/>
            <w:rFonts w:eastAsiaTheme="majorEastAsia"/>
            <w:noProof/>
            <w:lang w:val="en-GB"/>
          </w:rPr>
          <w:t>5.3.1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Paleoclimate Context</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_Toc70535675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48</w:t>
        </w:r>
        <w:r w:rsidR="0061213A" w:rsidRPr="001E7A27">
          <w:rPr>
            <w:noProof/>
            <w:webHidden/>
            <w:lang w:val="en-GB"/>
          </w:rPr>
          <w:fldChar w:fldCharType="end"/>
        </w:r>
      </w:hyperlink>
    </w:p>
    <w:p w14:paraId="20F5FF6B"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76" w:history="1">
        <w:r w:rsidR="0061213A" w:rsidRPr="001E7A27">
          <w:rPr>
            <w:rStyle w:val="Hyperlink"/>
            <w:rFonts w:eastAsiaTheme="majorEastAsia"/>
            <w:noProof/>
            <w:lang w:val="en-GB"/>
          </w:rPr>
          <w:t>5.3.1.1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Paleocene-Eocene Thermal Maximum</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_Toc70535676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48</w:t>
        </w:r>
        <w:r w:rsidR="0061213A" w:rsidRPr="001E7A27">
          <w:rPr>
            <w:noProof/>
            <w:webHidden/>
            <w:lang w:val="en-GB"/>
          </w:rPr>
          <w:fldChar w:fldCharType="end"/>
        </w:r>
      </w:hyperlink>
    </w:p>
    <w:p w14:paraId="18546D23"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77" w:history="1">
        <w:r w:rsidR="0061213A" w:rsidRPr="001E7A27">
          <w:rPr>
            <w:rStyle w:val="Hyperlink"/>
            <w:rFonts w:eastAsiaTheme="majorEastAsia"/>
            <w:noProof/>
            <w:lang w:val="en-GB"/>
          </w:rPr>
          <w:t>5.3.1.2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Last Deglacial Transition</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_Toc70535677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49</w:t>
        </w:r>
        <w:r w:rsidR="0061213A" w:rsidRPr="001E7A27">
          <w:rPr>
            <w:noProof/>
            <w:webHidden/>
            <w:lang w:val="en-GB"/>
          </w:rPr>
          <w:fldChar w:fldCharType="end"/>
        </w:r>
      </w:hyperlink>
    </w:p>
    <w:p w14:paraId="79EB9334"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78" w:history="1">
        <w:r w:rsidR="0061213A" w:rsidRPr="001E7A27">
          <w:rPr>
            <w:rStyle w:val="Hyperlink"/>
            <w:rFonts w:eastAsiaTheme="majorEastAsia"/>
            <w:noProof/>
            <w:lang w:val="en-GB"/>
          </w:rPr>
          <w:t>5.3.2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Historical Trends and Spatial Characteristics in the Upper Ocean</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_Toc70535678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50</w:t>
        </w:r>
        <w:r w:rsidR="0061213A" w:rsidRPr="001E7A27">
          <w:rPr>
            <w:noProof/>
            <w:webHidden/>
            <w:lang w:val="en-GB"/>
          </w:rPr>
          <w:fldChar w:fldCharType="end"/>
        </w:r>
      </w:hyperlink>
    </w:p>
    <w:p w14:paraId="5D7B3AA2"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79" w:history="1">
        <w:r w:rsidR="0061213A" w:rsidRPr="001E7A27">
          <w:rPr>
            <w:rStyle w:val="Hyperlink"/>
            <w:rFonts w:eastAsiaTheme="majorEastAsia"/>
            <w:noProof/>
            <w:lang w:val="en-GB"/>
          </w:rPr>
          <w:t>5.3.2.1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Reconstructed Centennial Ocean Acidification Trends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_Toc70535679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50</w:t>
        </w:r>
        <w:r w:rsidR="0061213A" w:rsidRPr="001E7A27">
          <w:rPr>
            <w:noProof/>
            <w:webHidden/>
            <w:lang w:val="en-GB"/>
          </w:rPr>
          <w:fldChar w:fldCharType="end"/>
        </w:r>
      </w:hyperlink>
    </w:p>
    <w:p w14:paraId="5B8545B9"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80" w:history="1">
        <w:r w:rsidR="0061213A" w:rsidRPr="001E7A27">
          <w:rPr>
            <w:rStyle w:val="Hyperlink"/>
            <w:rFonts w:eastAsiaTheme="majorEastAsia"/>
            <w:noProof/>
            <w:lang w:val="en-GB"/>
          </w:rPr>
          <w:t>5.3.2.2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Observations of Ocean Acidification over the Recent Decades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_Toc70535680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51</w:t>
        </w:r>
        <w:r w:rsidR="0061213A" w:rsidRPr="001E7A27">
          <w:rPr>
            <w:noProof/>
            <w:webHidden/>
            <w:lang w:val="en-GB"/>
          </w:rPr>
          <w:fldChar w:fldCharType="end"/>
        </w:r>
      </w:hyperlink>
    </w:p>
    <w:p w14:paraId="22D0A120"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81" w:history="1">
        <w:r w:rsidR="0061213A" w:rsidRPr="001E7A27">
          <w:rPr>
            <w:rStyle w:val="Hyperlink"/>
            <w:rFonts w:eastAsiaTheme="majorEastAsia"/>
            <w:noProof/>
            <w:lang w:val="en-GB"/>
          </w:rPr>
          <w:t>5.3.3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Ocean Interior Change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_Toc70535681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52</w:t>
        </w:r>
        <w:r w:rsidR="0061213A" w:rsidRPr="001E7A27">
          <w:rPr>
            <w:noProof/>
            <w:webHidden/>
            <w:lang w:val="en-GB"/>
          </w:rPr>
          <w:fldChar w:fldCharType="end"/>
        </w:r>
      </w:hyperlink>
    </w:p>
    <w:p w14:paraId="38C21713"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82" w:history="1">
        <w:r w:rsidR="0061213A" w:rsidRPr="001E7A27">
          <w:rPr>
            <w:rStyle w:val="Hyperlink"/>
            <w:rFonts w:eastAsiaTheme="majorEastAsia"/>
            <w:noProof/>
            <w:lang w:val="en-GB"/>
          </w:rPr>
          <w:t>5.3.3.1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Ocean Memory – Acidification in the Ocean Interior</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_Toc70535682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52</w:t>
        </w:r>
        <w:r w:rsidR="0061213A" w:rsidRPr="001E7A27">
          <w:rPr>
            <w:noProof/>
            <w:webHidden/>
            <w:lang w:val="en-GB"/>
          </w:rPr>
          <w:fldChar w:fldCharType="end"/>
        </w:r>
      </w:hyperlink>
    </w:p>
    <w:p w14:paraId="08FC1490" w14:textId="0B24BED8" w:rsidR="0061213A" w:rsidRPr="001E7A27" w:rsidRDefault="00CB265A">
      <w:pPr>
        <w:pStyle w:val="TOC2"/>
        <w:tabs>
          <w:tab w:val="left" w:pos="110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"_Toc70535683" </w:instrText>
      </w:r>
      <w:r w:rsidRPr="001E7A27">
        <w:rPr>
          <w:lang w:val="en-GB"/>
        </w:rPr>
        <w:fldChar w:fldCharType="separate"/>
      </w:r>
      <w:r w:rsidR="0061213A" w:rsidRPr="001E7A27">
        <w:rPr>
          <w:rStyle w:val="Hyperlink"/>
          <w:rFonts w:eastAsiaTheme="majorEastAsia"/>
          <w:noProof/>
          <w:lang w:val="en-GB"/>
        </w:rPr>
        <w:t>5.3.3.2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Ocean Deoxygenation and its Implications for </w:t>
      </w:r>
      <w:ins w:id="126" w:author="Soapbox" w:date="2021-07-20T07:05:00Z">
        <w:r w:rsidR="006F7A22" w:rsidRPr="001E7A27">
          <w:rPr>
            <w:rStyle w:val="Hyperlink"/>
            <w:rFonts w:eastAsiaTheme="majorEastAsia"/>
            <w:noProof/>
            <w:lang w:val="en-GB"/>
          </w:rPr>
          <w:t>greenhouse gases (</w:t>
        </w:r>
      </w:ins>
      <w:r w:rsidR="0061213A" w:rsidRPr="001E7A27">
        <w:rPr>
          <w:rStyle w:val="Hyperlink"/>
          <w:rFonts w:eastAsiaTheme="majorEastAsia"/>
          <w:noProof/>
          <w:lang w:val="en-GB"/>
        </w:rPr>
        <w:t>GHGs</w:t>
      </w:r>
      <w:ins w:id="127" w:author="Soapbox" w:date="2021-07-20T07:05:00Z">
        <w:r w:rsidR="006F7A22" w:rsidRPr="001E7A27">
          <w:rPr>
            <w:rStyle w:val="Hyperlink"/>
            <w:rFonts w:eastAsiaTheme="majorEastAsia"/>
            <w:noProof/>
            <w:lang w:val="en-GB"/>
          </w:rPr>
          <w:t>)</w:t>
        </w:r>
      </w:ins>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_Toc70535683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53</w:t>
      </w:r>
      <w:r w:rsidR="0061213A" w:rsidRPr="001E7A27">
        <w:rPr>
          <w:noProof/>
          <w:webHidden/>
          <w:lang w:val="en-GB"/>
        </w:rPr>
        <w:fldChar w:fldCharType="end"/>
      </w:r>
      <w:r w:rsidRPr="001E7A27">
        <w:rPr>
          <w:noProof/>
          <w:lang w:val="en-GB"/>
        </w:rPr>
        <w:fldChar w:fldCharType="end"/>
      </w:r>
    </w:p>
    <w:p w14:paraId="49AD97ED"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84" w:history="1">
        <w:r w:rsidR="0061213A" w:rsidRPr="001E7A27">
          <w:rPr>
            <w:rStyle w:val="Hyperlink"/>
            <w:rFonts w:eastAsiaTheme="majorEastAsia"/>
            <w:noProof/>
            <w:lang w:val="en-GB"/>
          </w:rPr>
          <w:t>5.3.4</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Future Projections for Ocean Acidification</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_Toc70535684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54</w:t>
        </w:r>
        <w:r w:rsidR="0061213A" w:rsidRPr="001E7A27">
          <w:rPr>
            <w:noProof/>
            <w:webHidden/>
            <w:lang w:val="en-GB"/>
          </w:rPr>
          <w:fldChar w:fldCharType="end"/>
        </w:r>
      </w:hyperlink>
    </w:p>
    <w:p w14:paraId="23AA411B" w14:textId="12A45FED" w:rsidR="0061213A" w:rsidRPr="001E7A27" w:rsidRDefault="00CB265A">
      <w:pPr>
        <w:pStyle w:val="TOC2"/>
        <w:tabs>
          <w:tab w:val="left" w:pos="110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"_Toc70535685" </w:instrText>
      </w:r>
      <w:r w:rsidRPr="001E7A27">
        <w:rPr>
          <w:lang w:val="en-GB"/>
        </w:rPr>
        <w:fldChar w:fldCharType="separate"/>
      </w:r>
      <w:r w:rsidR="0061213A" w:rsidRPr="001E7A27">
        <w:rPr>
          <w:rStyle w:val="Hyperlink"/>
          <w:rFonts w:eastAsiaTheme="majorEastAsia"/>
          <w:noProof/>
          <w:lang w:val="en-GB"/>
        </w:rPr>
        <w:t>5.3.4.1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Future Projections with Earth System Models</w:t>
      </w:r>
      <w:ins w:id="128" w:author="Soapbox" w:date="2021-07-20T07:19:00Z">
        <w:r w:rsidR="00D06A30" w:rsidRPr="001E7A27">
          <w:rPr>
            <w:rStyle w:val="Hyperlink"/>
            <w:rFonts w:eastAsiaTheme="majorEastAsia"/>
            <w:noProof/>
            <w:lang w:val="en-GB"/>
          </w:rPr>
          <w:t xml:space="preserve"> (ESMs)</w:t>
        </w:r>
      </w:ins>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_Toc70535685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54</w:t>
      </w:r>
      <w:r w:rsidR="0061213A" w:rsidRPr="001E7A27">
        <w:rPr>
          <w:noProof/>
          <w:webHidden/>
          <w:lang w:val="en-GB"/>
        </w:rPr>
        <w:fldChar w:fldCharType="end"/>
      </w:r>
      <w:r w:rsidRPr="001E7A27">
        <w:rPr>
          <w:noProof/>
          <w:lang w:val="en-GB"/>
        </w:rPr>
        <w:fldChar w:fldCharType="end"/>
      </w:r>
    </w:p>
    <w:p w14:paraId="559072C3"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86" w:history="1">
        <w:r w:rsidR="0061213A" w:rsidRPr="001E7A27">
          <w:rPr>
            <w:rStyle w:val="Hyperlink"/>
            <w:rFonts w:eastAsiaTheme="majorEastAsia"/>
            <w:noProof/>
            <w:lang w:val="en-GB"/>
          </w:rPr>
          <w:t>5.3.4.2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Reversal of Ocean Acidification by Carbon Dioxide Removal</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_Toc70535686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56</w:t>
        </w:r>
        <w:r w:rsidR="0061213A" w:rsidRPr="001E7A27">
          <w:rPr>
            <w:noProof/>
            <w:webHidden/>
            <w:lang w:val="en-GB"/>
          </w:rPr>
          <w:fldChar w:fldCharType="end"/>
        </w:r>
      </w:hyperlink>
    </w:p>
    <w:p w14:paraId="218F8765"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87" w:history="1">
        <w:r w:rsidR="0061213A" w:rsidRPr="001E7A27">
          <w:rPr>
            <w:rStyle w:val="Hyperlink"/>
            <w:rFonts w:eastAsiaTheme="majorEastAsia"/>
            <w:noProof/>
            <w:lang w:val="en-GB"/>
          </w:rPr>
          <w:t>5.3.5</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Coastal Ocean Acidification and Deoxygenation</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_Toc70535687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56</w:t>
        </w:r>
        <w:r w:rsidR="0061213A" w:rsidRPr="001E7A27">
          <w:rPr>
            <w:noProof/>
            <w:webHidden/>
            <w:lang w:val="en-GB"/>
          </w:rPr>
          <w:fldChar w:fldCharType="end"/>
        </w:r>
      </w:hyperlink>
    </w:p>
    <w:p w14:paraId="1A49FE64"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88" w:history="1">
        <w:r w:rsidR="0061213A" w:rsidRPr="001E7A27">
          <w:rPr>
            <w:rStyle w:val="Hyperlink"/>
            <w:rFonts w:eastAsiaTheme="majorEastAsia"/>
            <w:noProof/>
            <w:lang w:val="en-GB"/>
          </w:rPr>
          <w:t>5.3.5.1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Drivers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_Toc70535688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56</w:t>
        </w:r>
        <w:r w:rsidR="0061213A" w:rsidRPr="001E7A27">
          <w:rPr>
            <w:noProof/>
            <w:webHidden/>
            <w:lang w:val="en-GB"/>
          </w:rPr>
          <w:fldChar w:fldCharType="end"/>
        </w:r>
      </w:hyperlink>
    </w:p>
    <w:p w14:paraId="23B10DDC" w14:textId="77777777" w:rsidR="0061213A" w:rsidRPr="001E7A27" w:rsidRDefault="00C841A8">
      <w:pPr>
        <w:pStyle w:val="TOC2"/>
        <w:tabs>
          <w:tab w:val="left" w:pos="1100"/>
          <w:tab w:val="right" w:leader="dot" w:pos="9621"/>
        </w:tabs>
        <w:rPr>
          <w:rStyle w:val="Hyperlink"/>
          <w:rFonts w:eastAsiaTheme="majorEastAsia"/>
          <w:noProof/>
          <w:lang w:val="en-GB"/>
        </w:rPr>
      </w:pPr>
      <w:hyperlink w:anchor="_Toc70535689" w:history="1">
        <w:r w:rsidR="0061213A" w:rsidRPr="001E7A27">
          <w:rPr>
            <w:rStyle w:val="Hyperlink"/>
            <w:rFonts w:eastAsiaTheme="majorEastAsia"/>
            <w:noProof/>
            <w:lang w:val="en-GB"/>
          </w:rPr>
          <w:t>5.3.5.2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Spatial Characteristics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_Toc70535689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57</w:t>
        </w:r>
        <w:r w:rsidR="0061213A" w:rsidRPr="001E7A27">
          <w:rPr>
            <w:noProof/>
            <w:webHidden/>
            <w:lang w:val="en-GB"/>
          </w:rPr>
          <w:fldChar w:fldCharType="end"/>
        </w:r>
      </w:hyperlink>
    </w:p>
    <w:p w14:paraId="314C015D" w14:textId="77777777" w:rsidR="0061213A" w:rsidRPr="001E7A27" w:rsidRDefault="0061213A" w:rsidP="0061213A">
      <w:pPr>
        <w:rPr>
          <w:rFonts w:eastAsiaTheme="minorEastAsia"/>
          <w:noProof/>
          <w:lang w:val="en-GB"/>
        </w:rPr>
      </w:pPr>
    </w:p>
    <w:p w14:paraId="5A6D67FE" w14:textId="77777777" w:rsidR="0061213A" w:rsidRPr="001E7A27" w:rsidRDefault="00C841A8">
      <w:pPr>
        <w:pStyle w:val="TOC1"/>
        <w:rPr>
          <w:rFonts w:asciiTheme="minorHAnsi" w:eastAsiaTheme="minorEastAsia" w:hAnsiTheme="minorHAnsi"/>
          <w:b w:val="0"/>
          <w:noProof/>
          <w:lang w:val="en-GB"/>
        </w:rPr>
      </w:pPr>
      <w:hyperlink w:anchor="_Toc70535690" w:history="1">
        <w:r w:rsidR="0061213A" w:rsidRPr="001E7A27">
          <w:rPr>
            <w:rStyle w:val="Hyperlink"/>
            <w:rFonts w:eastAsiaTheme="majorEastAsia"/>
            <w:noProof/>
            <w:lang w:val="en-GB"/>
          </w:rPr>
          <w:t>5.4</w:t>
        </w:r>
        <w:r w:rsidR="0061213A" w:rsidRPr="001E7A27">
          <w:rPr>
            <w:rFonts w:asciiTheme="minorHAnsi" w:eastAsiaTheme="minorEastAsia" w:hAnsiTheme="minorHAnsi"/>
            <w:b w:val="0"/>
            <w:noProof/>
            <w:lang w:val="en-GB"/>
          </w:rPr>
          <w:tab/>
        </w:r>
        <w:r w:rsidR="0061213A" w:rsidRPr="001E7A27">
          <w:rPr>
            <w:rStyle w:val="Hyperlink"/>
            <w:rFonts w:eastAsiaTheme="majorEastAsia"/>
            <w:noProof/>
            <w:lang w:val="en-GB"/>
          </w:rPr>
          <w:t>Biogeochemical Feedbacks on Climate Change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_Toc70535690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58</w:t>
        </w:r>
        <w:r w:rsidR="0061213A" w:rsidRPr="001E7A27">
          <w:rPr>
            <w:noProof/>
            <w:webHidden/>
            <w:lang w:val="en-GB"/>
          </w:rPr>
          <w:fldChar w:fldCharType="end"/>
        </w:r>
      </w:hyperlink>
    </w:p>
    <w:p w14:paraId="323B6885"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91" w:history="1">
        <w:r w:rsidR="0061213A" w:rsidRPr="001E7A27">
          <w:rPr>
            <w:rStyle w:val="Hyperlink"/>
            <w:rFonts w:eastAsiaTheme="majorEastAsia"/>
            <w:noProof/>
            <w:lang w:val="en-GB"/>
          </w:rPr>
          <w:t>5.4.1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Direct CO</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 xml:space="preserve"> Effect on Land Carbon Uptake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_Toc70535691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59</w:t>
        </w:r>
        <w:r w:rsidR="0061213A" w:rsidRPr="001E7A27">
          <w:rPr>
            <w:noProof/>
            <w:webHidden/>
            <w:lang w:val="en-GB"/>
          </w:rPr>
          <w:fldChar w:fldCharType="end"/>
        </w:r>
      </w:hyperlink>
    </w:p>
    <w:p w14:paraId="2C2589B7"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92" w:history="1">
        <w:r w:rsidR="0061213A" w:rsidRPr="001E7A27">
          <w:rPr>
            <w:rStyle w:val="Hyperlink"/>
            <w:rFonts w:eastAsiaTheme="majorEastAsia"/>
            <w:noProof/>
            <w:lang w:val="en-GB"/>
          </w:rPr>
          <w:t>5.4.2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Direct CO</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 xml:space="preserve"> Effects on Projected Ocean Carbon Uptake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_Toc70535692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60</w:t>
        </w:r>
        <w:r w:rsidR="0061213A" w:rsidRPr="001E7A27">
          <w:rPr>
            <w:noProof/>
            <w:webHidden/>
            <w:lang w:val="en-GB"/>
          </w:rPr>
          <w:fldChar w:fldCharType="end"/>
        </w:r>
      </w:hyperlink>
    </w:p>
    <w:p w14:paraId="3720EB53"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93" w:history="1">
        <w:r w:rsidR="0061213A" w:rsidRPr="001E7A27">
          <w:rPr>
            <w:rStyle w:val="Hyperlink"/>
            <w:rFonts w:eastAsiaTheme="majorEastAsia"/>
            <w:noProof/>
            <w:lang w:val="en-GB"/>
          </w:rPr>
          <w:t>5.4.3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Climate Effect on Land Carbon Uptake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_Toc70535693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61</w:t>
        </w:r>
        <w:r w:rsidR="0061213A" w:rsidRPr="001E7A27">
          <w:rPr>
            <w:noProof/>
            <w:webHidden/>
            <w:lang w:val="en-GB"/>
          </w:rPr>
          <w:fldChar w:fldCharType="end"/>
        </w:r>
      </w:hyperlink>
    </w:p>
    <w:p w14:paraId="04F0B1B0"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94" w:history="1">
        <w:r w:rsidR="0061213A" w:rsidRPr="001E7A27">
          <w:rPr>
            <w:rStyle w:val="Hyperlink"/>
            <w:rFonts w:eastAsiaTheme="majorEastAsia"/>
            <w:noProof/>
            <w:lang w:val="en-GB"/>
          </w:rPr>
          <w:t>5.4.3.1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Plant Physiology</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_Toc70535694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61</w:t>
        </w:r>
        <w:r w:rsidR="0061213A" w:rsidRPr="001E7A27">
          <w:rPr>
            <w:noProof/>
            <w:webHidden/>
            <w:lang w:val="en-GB"/>
          </w:rPr>
          <w:fldChar w:fldCharType="end"/>
        </w:r>
      </w:hyperlink>
    </w:p>
    <w:p w14:paraId="20DD5AF2"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95" w:history="1">
        <w:r w:rsidR="0061213A" w:rsidRPr="001E7A27">
          <w:rPr>
            <w:rStyle w:val="Hyperlink"/>
            <w:rFonts w:eastAsiaTheme="majorEastAsia"/>
            <w:noProof/>
            <w:lang w:val="en-GB"/>
          </w:rPr>
          <w:t>5.4.3.2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Fire and Other Disturbances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_Toc70535695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61</w:t>
        </w:r>
        <w:r w:rsidR="0061213A" w:rsidRPr="001E7A27">
          <w:rPr>
            <w:noProof/>
            <w:webHidden/>
            <w:lang w:val="en-GB"/>
          </w:rPr>
          <w:fldChar w:fldCharType="end"/>
        </w:r>
      </w:hyperlink>
    </w:p>
    <w:p w14:paraId="66F6BD9E" w14:textId="77777777" w:rsidR="0061213A" w:rsidRPr="001E7A27" w:rsidRDefault="00C841A8">
      <w:pPr>
        <w:pStyle w:val="TOC2"/>
        <w:tabs>
          <w:tab w:val="left" w:pos="1100"/>
          <w:tab w:val="right" w:leader="dot" w:pos="9621"/>
        </w:tabs>
        <w:rPr>
          <w:rStyle w:val="Hyperlink"/>
          <w:rFonts w:eastAsiaTheme="majorEastAsia"/>
          <w:noProof/>
          <w:lang w:val="en-GB"/>
        </w:rPr>
      </w:pPr>
      <w:hyperlink w:anchor="_Toc70535696" w:history="1">
        <w:r w:rsidR="0061213A" w:rsidRPr="001E7A27">
          <w:rPr>
            <w:rStyle w:val="Hyperlink"/>
            <w:rFonts w:eastAsiaTheme="majorEastAsia"/>
            <w:noProof/>
            <w:lang w:val="en-GB"/>
          </w:rPr>
          <w:t>5.4.3.3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Soil Carbon</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_Toc70535696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62</w:t>
        </w:r>
        <w:r w:rsidR="0061213A" w:rsidRPr="001E7A27">
          <w:rPr>
            <w:noProof/>
            <w:webHidden/>
            <w:lang w:val="en-GB"/>
          </w:rPr>
          <w:fldChar w:fldCharType="end"/>
        </w:r>
      </w:hyperlink>
    </w:p>
    <w:p w14:paraId="0EEC44A9" w14:textId="77777777" w:rsidR="0061213A" w:rsidRPr="001E7A27" w:rsidRDefault="0061213A" w:rsidP="0061213A">
      <w:pPr>
        <w:rPr>
          <w:rFonts w:eastAsiaTheme="minorEastAsia"/>
          <w:noProof/>
          <w:lang w:val="en-GB"/>
        </w:rPr>
      </w:pPr>
    </w:p>
    <w:p w14:paraId="22D55016" w14:textId="77777777" w:rsidR="0061213A" w:rsidRPr="001E7A27" w:rsidRDefault="00C841A8">
      <w:pPr>
        <w:pStyle w:val="TOC1"/>
        <w:tabs>
          <w:tab w:val="left" w:pos="1320"/>
        </w:tabs>
        <w:rPr>
          <w:rStyle w:val="Hyperlink"/>
          <w:rFonts w:eastAsiaTheme="majorEastAsia"/>
          <w:noProof/>
          <w:lang w:val="en-GB"/>
        </w:rPr>
      </w:pPr>
      <w:hyperlink w:anchor="_Toc70535697" w:history="1">
        <w:r w:rsidR="0061213A" w:rsidRPr="001E7A27">
          <w:rPr>
            <w:rStyle w:val="Hyperlink"/>
            <w:rFonts w:eastAsiaTheme="majorEastAsia"/>
            <w:noProof/>
            <w:lang w:val="en-GB"/>
          </w:rPr>
          <w:t>BOX 5.1:</w:t>
        </w:r>
        <w:r w:rsidR="0061213A" w:rsidRPr="001E7A27">
          <w:rPr>
            <w:rFonts w:asciiTheme="minorHAnsi" w:eastAsiaTheme="minorEastAsia" w:hAnsiTheme="minorHAnsi"/>
            <w:b w:val="0"/>
            <w:noProof/>
            <w:lang w:val="en-GB"/>
          </w:rPr>
          <w:tab/>
        </w:r>
        <w:r w:rsidR="0061213A" w:rsidRPr="001E7A27">
          <w:rPr>
            <w:rStyle w:val="Hyperlink"/>
            <w:rFonts w:eastAsiaTheme="majorEastAsia"/>
            <w:noProof/>
            <w:shd w:val="clear" w:color="auto" w:fill="DEEAF6" w:themeFill="accent1" w:themeFillTint="33"/>
            <w:lang w:val="en-GB"/>
          </w:rPr>
          <w:t>Permafrost Carbon and Feedbacks to Climate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_Toc70535697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63</w:t>
        </w:r>
        <w:r w:rsidR="0061213A" w:rsidRPr="001E7A27">
          <w:rPr>
            <w:noProof/>
            <w:webHidden/>
            <w:lang w:val="en-GB"/>
          </w:rPr>
          <w:fldChar w:fldCharType="end"/>
        </w:r>
      </w:hyperlink>
    </w:p>
    <w:p w14:paraId="5B293A45" w14:textId="77777777" w:rsidR="0061213A" w:rsidRPr="001E7A27" w:rsidRDefault="0061213A" w:rsidP="0061213A">
      <w:pPr>
        <w:rPr>
          <w:rFonts w:eastAsiaTheme="minorEastAsia"/>
          <w:noProof/>
          <w:lang w:val="en-GB"/>
        </w:rPr>
      </w:pPr>
    </w:p>
    <w:p w14:paraId="6C6E0EDE"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98" w:history="1">
        <w:r w:rsidR="0061213A" w:rsidRPr="001E7A27">
          <w:rPr>
            <w:rStyle w:val="Hyperlink"/>
            <w:rFonts w:eastAsiaTheme="majorEastAsia"/>
            <w:noProof/>
            <w:lang w:val="en-GB"/>
          </w:rPr>
          <w:t>5.4.4</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Climate Effects on Future Ocean Carbon Uptake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_Toc70535698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67</w:t>
        </w:r>
        <w:r w:rsidR="0061213A" w:rsidRPr="001E7A27">
          <w:rPr>
            <w:noProof/>
            <w:webHidden/>
            <w:lang w:val="en-GB"/>
          </w:rPr>
          <w:fldChar w:fldCharType="end"/>
        </w:r>
      </w:hyperlink>
    </w:p>
    <w:p w14:paraId="553D414D"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699" w:history="1">
        <w:r w:rsidR="0061213A" w:rsidRPr="001E7A27">
          <w:rPr>
            <w:rStyle w:val="Hyperlink"/>
            <w:rFonts w:eastAsiaTheme="majorEastAsia"/>
            <w:noProof/>
            <w:lang w:val="en-GB"/>
          </w:rPr>
          <w:t>5.4.4.1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Physical Drivers of Future Ocean Carbon Uptake and Storage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_Toc70535699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67</w:t>
        </w:r>
        <w:r w:rsidR="0061213A" w:rsidRPr="001E7A27">
          <w:rPr>
            <w:noProof/>
            <w:webHidden/>
            <w:lang w:val="en-GB"/>
          </w:rPr>
          <w:fldChar w:fldCharType="end"/>
        </w:r>
      </w:hyperlink>
    </w:p>
    <w:p w14:paraId="29FEFB1E"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00" w:history="1">
        <w:r w:rsidR="0061213A" w:rsidRPr="001E7A27">
          <w:rPr>
            <w:rStyle w:val="Hyperlink"/>
            <w:rFonts w:eastAsiaTheme="majorEastAsia"/>
            <w:noProof/>
            <w:lang w:val="en-GB"/>
          </w:rPr>
          <w:t>5.4.4.2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Biological Drivers of Future Ocean Carbon Uptake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_Toc70535700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67</w:t>
        </w:r>
        <w:r w:rsidR="0061213A" w:rsidRPr="001E7A27">
          <w:rPr>
            <w:noProof/>
            <w:webHidden/>
            <w:lang w:val="en-GB"/>
          </w:rPr>
          <w:fldChar w:fldCharType="end"/>
        </w:r>
      </w:hyperlink>
    </w:p>
    <w:p w14:paraId="35F48710" w14:textId="5B355077" w:rsidR="0061213A" w:rsidRPr="001E7A27" w:rsidRDefault="00807B99">
      <w:pPr>
        <w:pStyle w:val="TOC2"/>
        <w:tabs>
          <w:tab w:val="left" w:pos="110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"_Toc70535701" </w:instrText>
      </w:r>
      <w:r w:rsidRPr="001E7A27">
        <w:rPr>
          <w:lang w:val="en-GB"/>
        </w:rPr>
        <w:fldChar w:fldCharType="separate"/>
      </w:r>
      <w:r w:rsidR="0061213A" w:rsidRPr="001E7A27">
        <w:rPr>
          <w:rStyle w:val="Hyperlink"/>
          <w:rFonts w:eastAsiaTheme="majorEastAsia"/>
          <w:noProof/>
          <w:lang w:val="en-GB"/>
        </w:rPr>
        <w:t>5.4.5</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Carbon Cycle Projections in Earth System Models</w:t>
      </w:r>
      <w:ins w:id="129" w:author="Soapbox" w:date="2021-07-21T11:45:00Z">
        <w:r w:rsidR="000304BE" w:rsidRPr="001E7A27">
          <w:rPr>
            <w:rStyle w:val="Hyperlink"/>
            <w:rFonts w:eastAsiaTheme="majorEastAsia"/>
            <w:noProof/>
            <w:lang w:val="en-GB"/>
          </w:rPr>
          <w:t xml:space="preserve"> (</w:t>
        </w:r>
      </w:ins>
      <w:ins w:id="130" w:author="Soapbox" w:date="2021-07-21T11:46:00Z">
        <w:r w:rsidR="000304BE" w:rsidRPr="001E7A27">
          <w:rPr>
            <w:rStyle w:val="Hyperlink"/>
            <w:rFonts w:eastAsiaTheme="majorEastAsia"/>
            <w:noProof/>
            <w:lang w:val="en-GB"/>
          </w:rPr>
          <w:t>ESMs)</w:t>
        </w:r>
      </w:ins>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_Toc70535701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69</w:t>
      </w:r>
      <w:r w:rsidR="0061213A" w:rsidRPr="001E7A27">
        <w:rPr>
          <w:noProof/>
          <w:webHidden/>
          <w:lang w:val="en-GB"/>
        </w:rPr>
        <w:fldChar w:fldCharType="end"/>
      </w:r>
      <w:r w:rsidRPr="001E7A27">
        <w:rPr>
          <w:noProof/>
          <w:lang w:val="en-GB"/>
        </w:rPr>
        <w:fldChar w:fldCharType="end"/>
      </w:r>
    </w:p>
    <w:p w14:paraId="00EE5080" w14:textId="516BA41B" w:rsidR="0061213A" w:rsidRPr="001E7A27" w:rsidRDefault="00215669">
      <w:pPr>
        <w:pStyle w:val="TOC2"/>
        <w:tabs>
          <w:tab w:val="left" w:pos="1100"/>
          <w:tab w:val="right" w:leader="dot" w:pos="9621"/>
        </w:tabs>
        <w:rPr>
          <w:rFonts w:asciiTheme="minorHAnsi" w:eastAsiaTheme="minorEastAsia" w:hAnsiTheme="minorHAnsi"/>
          <w:noProof/>
          <w:lang w:val="en-GB"/>
        </w:rPr>
      </w:pPr>
      <w:r w:rsidRPr="001E7A27">
        <w:rPr>
          <w:highlight w:val="yellow"/>
          <w:lang w:val="en-GB"/>
          <w:rPrChange w:id="131" w:author="Soapbox" w:date="2021-07-15T09:42:00Z">
            <w:rPr/>
          </w:rPrChange>
        </w:rPr>
        <w:fldChar w:fldCharType="begin"/>
      </w:r>
      <w:r w:rsidRPr="001E7A27">
        <w:rPr>
          <w:highlight w:val="yellow"/>
          <w:lang w:val="en-GB"/>
          <w:rPrChange w:id="132" w:author="Soapbox" w:date="2021-07-15T09:42:00Z">
            <w:rPr/>
          </w:rPrChange>
        </w:rPr>
        <w:instrText xml:space="preserve"> HYPERLINK \l "_Toc70535702" </w:instrText>
      </w:r>
      <w:r w:rsidRPr="001E7A27">
        <w:rPr>
          <w:highlight w:val="yellow"/>
          <w:lang w:val="en-GB"/>
          <w:rPrChange w:id="133" w:author="Soapbox" w:date="2021-07-15T09:42:00Z">
            <w:rPr>
              <w:noProof/>
            </w:rPr>
          </w:rPrChange>
        </w:rPr>
        <w:fldChar w:fldCharType="separate"/>
      </w:r>
      <w:r w:rsidR="0061213A" w:rsidRPr="001E7A27">
        <w:rPr>
          <w:rStyle w:val="Hyperlink"/>
          <w:rFonts w:eastAsiaTheme="majorEastAsia"/>
          <w:noProof/>
          <w:highlight w:val="yellow"/>
          <w:lang w:val="en-GB"/>
          <w:rPrChange w:id="134" w:author="Soapbox" w:date="2021-07-15T09:42:00Z">
            <w:rPr>
              <w:rStyle w:val="Hyperlink"/>
              <w:rFonts w:eastAsiaTheme="majorEastAsia"/>
              <w:noProof/>
              <w:lang w:val="en-GB"/>
            </w:rPr>
          </w:rPrChange>
        </w:rPr>
        <w:t>5.2.1.1</w:t>
      </w:r>
      <w:r w:rsidR="0061213A" w:rsidRPr="001E7A27">
        <w:rPr>
          <w:rFonts w:asciiTheme="minorHAnsi" w:eastAsiaTheme="minorEastAsia" w:hAnsiTheme="minorHAnsi"/>
          <w:noProof/>
          <w:highlight w:val="yellow"/>
          <w:lang w:val="en-GB"/>
          <w:rPrChange w:id="135" w:author="Soapbox" w:date="2021-07-15T09:42:00Z">
            <w:rPr>
              <w:rFonts w:asciiTheme="minorHAnsi" w:eastAsiaTheme="minorEastAsia" w:hAnsiTheme="minorHAnsi"/>
              <w:noProof/>
            </w:rPr>
          </w:rPrChange>
        </w:rPr>
        <w:tab/>
      </w:r>
      <w:r w:rsidR="0061213A" w:rsidRPr="001E7A27">
        <w:rPr>
          <w:rStyle w:val="Hyperlink"/>
          <w:rFonts w:eastAsiaTheme="majorEastAsia"/>
          <w:noProof/>
          <w:highlight w:val="yellow"/>
          <w:lang w:val="en-GB"/>
          <w:rPrChange w:id="136" w:author="Soapbox" w:date="2021-07-15T09:42:00Z">
            <w:rPr>
              <w:rStyle w:val="Hyperlink"/>
              <w:rFonts w:eastAsiaTheme="majorEastAsia"/>
              <w:noProof/>
              <w:lang w:val="en-GB"/>
            </w:rPr>
          </w:rPrChange>
        </w:rPr>
        <w:t>Evaluation of the Contemporary Carbon Cycle in Concentration-</w:t>
      </w:r>
      <w:ins w:id="137" w:author="Soapbox" w:date="2021-07-21T12:09:00Z">
        <w:r w:rsidR="00593933" w:rsidRPr="001E7A27">
          <w:rPr>
            <w:rStyle w:val="Hyperlink"/>
            <w:rFonts w:eastAsiaTheme="majorEastAsia"/>
            <w:noProof/>
            <w:highlight w:val="yellow"/>
            <w:lang w:val="en-GB"/>
          </w:rPr>
          <w:t>d</w:t>
        </w:r>
      </w:ins>
      <w:del w:id="138" w:author="Soapbox" w:date="2021-07-21T12:09:00Z">
        <w:r w:rsidR="0061213A" w:rsidRPr="001E7A27" w:rsidDel="00593933">
          <w:rPr>
            <w:rStyle w:val="Hyperlink"/>
            <w:rFonts w:eastAsiaTheme="majorEastAsia"/>
            <w:noProof/>
            <w:highlight w:val="yellow"/>
            <w:lang w:val="en-GB"/>
            <w:rPrChange w:id="139" w:author="Soapbox" w:date="2021-07-15T09:42:00Z">
              <w:rPr>
                <w:rStyle w:val="Hyperlink"/>
                <w:rFonts w:eastAsiaTheme="majorEastAsia"/>
                <w:noProof/>
                <w:lang w:val="en-GB"/>
              </w:rPr>
            </w:rPrChange>
          </w:rPr>
          <w:delText>D</w:delText>
        </w:r>
      </w:del>
      <w:r w:rsidR="0061213A" w:rsidRPr="001E7A27">
        <w:rPr>
          <w:rStyle w:val="Hyperlink"/>
          <w:rFonts w:eastAsiaTheme="majorEastAsia"/>
          <w:noProof/>
          <w:highlight w:val="yellow"/>
          <w:lang w:val="en-GB"/>
          <w:rPrChange w:id="140" w:author="Soapbox" w:date="2021-07-15T09:42:00Z">
            <w:rPr>
              <w:rStyle w:val="Hyperlink"/>
              <w:rFonts w:eastAsiaTheme="majorEastAsia"/>
              <w:noProof/>
              <w:lang w:val="en-GB"/>
            </w:rPr>
          </w:rPrChange>
        </w:rPr>
        <w:t>riven Runs</w:t>
      </w:r>
      <w:r w:rsidR="0061213A" w:rsidRPr="001E7A27">
        <w:rPr>
          <w:noProof/>
          <w:webHidden/>
          <w:highlight w:val="yellow"/>
          <w:lang w:val="en-GB"/>
          <w:rPrChange w:id="141" w:author="Soapbox" w:date="2021-07-15T09:42:00Z">
            <w:rPr>
              <w:noProof/>
              <w:webHidden/>
            </w:rPr>
          </w:rPrChange>
        </w:rPr>
        <w:tab/>
      </w:r>
      <w:r w:rsidR="0061213A" w:rsidRPr="001E7A27">
        <w:rPr>
          <w:noProof/>
          <w:webHidden/>
          <w:highlight w:val="yellow"/>
          <w:lang w:val="en-GB"/>
          <w:rPrChange w:id="142" w:author="Soapbox" w:date="2021-07-15T09:42:00Z">
            <w:rPr>
              <w:noProof/>
              <w:webHidden/>
            </w:rPr>
          </w:rPrChange>
        </w:rPr>
        <w:fldChar w:fldCharType="begin"/>
      </w:r>
      <w:r w:rsidR="0061213A" w:rsidRPr="001E7A27">
        <w:rPr>
          <w:noProof/>
          <w:webHidden/>
          <w:highlight w:val="yellow"/>
          <w:lang w:val="en-GB"/>
          <w:rPrChange w:id="143" w:author="Soapbox" w:date="2021-07-15T09:42:00Z">
            <w:rPr>
              <w:noProof/>
              <w:webHidden/>
            </w:rPr>
          </w:rPrChange>
        </w:rPr>
        <w:instrText xml:space="preserve"> PAGEREF _Toc70535702 \h </w:instrText>
      </w:r>
      <w:r w:rsidR="0061213A" w:rsidRPr="00AF21D1">
        <w:rPr>
          <w:noProof/>
          <w:webHidden/>
          <w:highlight w:val="yellow"/>
          <w:lang w:val="en-GB"/>
        </w:rPr>
      </w:r>
      <w:r w:rsidR="0061213A" w:rsidRPr="001E7A27">
        <w:rPr>
          <w:noProof/>
          <w:webHidden/>
          <w:highlight w:val="yellow"/>
          <w:lang w:val="en-GB"/>
          <w:rPrChange w:id="144" w:author="Soapbox" w:date="2021-07-15T09:42:00Z">
            <w:rPr>
              <w:noProof/>
              <w:webHidden/>
            </w:rPr>
          </w:rPrChange>
        </w:rPr>
        <w:fldChar w:fldCharType="separate"/>
      </w:r>
      <w:r w:rsidR="00D25E0B" w:rsidRPr="001E7A27">
        <w:rPr>
          <w:noProof/>
          <w:webHidden/>
          <w:highlight w:val="yellow"/>
          <w:lang w:val="en-GB"/>
          <w:rPrChange w:id="145" w:author="Soapbox" w:date="2021-07-15T09:42:00Z">
            <w:rPr>
              <w:noProof/>
              <w:webHidden/>
            </w:rPr>
          </w:rPrChange>
        </w:rPr>
        <w:t>70</w:t>
      </w:r>
      <w:r w:rsidR="0061213A" w:rsidRPr="001E7A27">
        <w:rPr>
          <w:noProof/>
          <w:webHidden/>
          <w:highlight w:val="yellow"/>
          <w:lang w:val="en-GB"/>
          <w:rPrChange w:id="146" w:author="Soapbox" w:date="2021-07-15T09:42:00Z">
            <w:rPr>
              <w:noProof/>
              <w:webHidden/>
            </w:rPr>
          </w:rPrChange>
        </w:rPr>
        <w:fldChar w:fldCharType="end"/>
      </w:r>
      <w:r w:rsidRPr="001E7A27">
        <w:rPr>
          <w:noProof/>
          <w:highlight w:val="yellow"/>
          <w:lang w:val="en-GB"/>
          <w:rPrChange w:id="147" w:author="Soapbox" w:date="2021-07-15T09:42:00Z">
            <w:rPr>
              <w:noProof/>
            </w:rPr>
          </w:rPrChange>
        </w:rPr>
        <w:fldChar w:fldCharType="end"/>
      </w:r>
    </w:p>
    <w:p w14:paraId="5192F040" w14:textId="7054B9BB" w:rsidR="0061213A" w:rsidRPr="001E7A27" w:rsidRDefault="00807B99">
      <w:pPr>
        <w:pStyle w:val="TOC2"/>
        <w:tabs>
          <w:tab w:val="left" w:pos="110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"_Toc70535703" </w:instrText>
      </w:r>
      <w:r w:rsidRPr="001E7A27">
        <w:rPr>
          <w:lang w:val="en-GB"/>
        </w:rPr>
        <w:fldChar w:fldCharType="separate"/>
      </w:r>
      <w:r w:rsidR="0061213A" w:rsidRPr="001E7A27">
        <w:rPr>
          <w:rStyle w:val="Hyperlink"/>
          <w:rFonts w:eastAsiaTheme="majorEastAsia"/>
          <w:noProof/>
          <w:lang w:val="en-GB"/>
        </w:rPr>
        <w:t>5.4.5.1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Evaluation of Historical Carbon Cycle Simulations in Concentration-</w:t>
      </w:r>
      <w:ins w:id="148" w:author="Soapbox" w:date="2021-07-21T12:01:00Z">
        <w:r w:rsidR="00757C74" w:rsidRPr="001E7A27">
          <w:rPr>
            <w:rStyle w:val="Hyperlink"/>
            <w:rFonts w:eastAsiaTheme="majorEastAsia"/>
            <w:noProof/>
            <w:lang w:val="en-GB"/>
          </w:rPr>
          <w:t>d</w:t>
        </w:r>
      </w:ins>
      <w:del w:id="149" w:author="Soapbox" w:date="2021-07-21T12:01:00Z">
        <w:r w:rsidR="0061213A" w:rsidRPr="001E7A27" w:rsidDel="00757C74">
          <w:rPr>
            <w:rStyle w:val="Hyperlink"/>
            <w:rFonts w:eastAsiaTheme="majorEastAsia"/>
            <w:noProof/>
            <w:lang w:val="en-GB"/>
          </w:rPr>
          <w:delText>D</w:delText>
        </w:r>
      </w:del>
      <w:r w:rsidR="0061213A" w:rsidRPr="001E7A27">
        <w:rPr>
          <w:rStyle w:val="Hyperlink"/>
          <w:rFonts w:eastAsiaTheme="majorEastAsia"/>
          <w:noProof/>
          <w:lang w:val="en-GB"/>
        </w:rPr>
        <w:t>riven Runs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_Toc70535703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71</w:t>
      </w:r>
      <w:r w:rsidR="0061213A" w:rsidRPr="001E7A27">
        <w:rPr>
          <w:noProof/>
          <w:webHidden/>
          <w:lang w:val="en-GB"/>
        </w:rPr>
        <w:fldChar w:fldCharType="end"/>
      </w:r>
      <w:r w:rsidRPr="001E7A27">
        <w:rPr>
          <w:noProof/>
          <w:lang w:val="en-GB"/>
        </w:rPr>
        <w:fldChar w:fldCharType="end"/>
      </w:r>
    </w:p>
    <w:p w14:paraId="0D17B879"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04" w:history="1">
        <w:r w:rsidR="0061213A" w:rsidRPr="001E7A27">
          <w:rPr>
            <w:rStyle w:val="Hyperlink"/>
            <w:rFonts w:eastAsiaTheme="majorEastAsia"/>
            <w:noProof/>
            <w:lang w:val="en-GB"/>
          </w:rPr>
          <w:t>5.4.5.2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Evaluation of Latitudinal Distribution of Simulated Carbon Sinks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_Toc70535704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71</w:t>
        </w:r>
        <w:r w:rsidR="0061213A" w:rsidRPr="001E7A27">
          <w:rPr>
            <w:noProof/>
            <w:webHidden/>
            <w:lang w:val="en-GB"/>
          </w:rPr>
          <w:fldChar w:fldCharType="end"/>
        </w:r>
      </w:hyperlink>
    </w:p>
    <w:p w14:paraId="620CA424" w14:textId="6C57512C" w:rsidR="0061213A" w:rsidRPr="001E7A27" w:rsidRDefault="00215669">
      <w:pPr>
        <w:pStyle w:val="TOC2"/>
        <w:tabs>
          <w:tab w:val="left" w:pos="110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"_Toc70535705" </w:instrText>
      </w:r>
      <w:r w:rsidRPr="001E7A27">
        <w:rPr>
          <w:lang w:val="en-GB"/>
        </w:rPr>
        <w:fldChar w:fldCharType="separate"/>
      </w:r>
      <w:r w:rsidR="0061213A" w:rsidRPr="001E7A27">
        <w:rPr>
          <w:rStyle w:val="Hyperlink"/>
          <w:rFonts w:eastAsiaTheme="majorEastAsia"/>
          <w:noProof/>
          <w:lang w:val="en-GB"/>
        </w:rPr>
        <w:t>5.4.5.3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Coupled Climate</w:t>
      </w:r>
      <w:del w:id="150" w:author="Soapbox" w:date="2021-07-15T09:42:00Z">
        <w:r w:rsidR="0061213A" w:rsidRPr="001E7A27" w:rsidDel="00A704E3">
          <w:rPr>
            <w:rStyle w:val="Hyperlink"/>
            <w:rFonts w:eastAsiaTheme="majorEastAsia"/>
            <w:noProof/>
            <w:lang w:val="en-GB"/>
          </w:rPr>
          <w:delText>-</w:delText>
        </w:r>
      </w:del>
      <w:ins w:id="151" w:author="Soapbox" w:date="2021-07-15T09:42:00Z">
        <w:r w:rsidR="00A704E3" w:rsidRPr="001E7A27">
          <w:rPr>
            <w:rStyle w:val="Hyperlink"/>
            <w:rFonts w:eastAsiaTheme="majorEastAsia" w:cs="Times New Roman"/>
            <w:noProof/>
            <w:lang w:val="en-GB"/>
          </w:rPr>
          <w:t>–</w:t>
        </w:r>
      </w:ins>
      <w:r w:rsidR="0061213A" w:rsidRPr="001E7A27">
        <w:rPr>
          <w:rStyle w:val="Hyperlink"/>
          <w:rFonts w:eastAsiaTheme="majorEastAsia"/>
          <w:noProof/>
          <w:lang w:val="en-GB"/>
        </w:rPr>
        <w:t>Carbon Cycle Projections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_Toc70535705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72</w:t>
      </w:r>
      <w:r w:rsidR="0061213A" w:rsidRPr="001E7A27">
        <w:rPr>
          <w:noProof/>
          <w:webHidden/>
          <w:lang w:val="en-GB"/>
        </w:rPr>
        <w:fldChar w:fldCharType="end"/>
      </w:r>
      <w:r w:rsidRPr="001E7A27">
        <w:rPr>
          <w:noProof/>
          <w:lang w:val="en-GB"/>
        </w:rPr>
        <w:fldChar w:fldCharType="end"/>
      </w:r>
    </w:p>
    <w:p w14:paraId="1A01DD09"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06" w:history="1">
        <w:r w:rsidR="0061213A" w:rsidRPr="001E7A27">
          <w:rPr>
            <w:rStyle w:val="Hyperlink"/>
            <w:rFonts w:eastAsiaTheme="majorEastAsia"/>
            <w:noProof/>
            <w:lang w:val="en-GB"/>
          </w:rPr>
          <w:t>5.4.5.4</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Linear Feedback Analysis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_Toc70535706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73</w:t>
        </w:r>
        <w:r w:rsidR="0061213A" w:rsidRPr="001E7A27">
          <w:rPr>
            <w:noProof/>
            <w:webHidden/>
            <w:lang w:val="en-GB"/>
          </w:rPr>
          <w:fldChar w:fldCharType="end"/>
        </w:r>
      </w:hyperlink>
    </w:p>
    <w:p w14:paraId="54896195"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07" w:history="1">
        <w:r w:rsidR="0061213A" w:rsidRPr="001E7A27">
          <w:rPr>
            <w:rStyle w:val="Hyperlink"/>
            <w:rFonts w:eastAsiaTheme="majorEastAsia"/>
            <w:noProof/>
            <w:lang w:val="en-GB"/>
          </w:rPr>
          <w:t>5.4.6</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Emergent constraints to reduce uncertainties in projections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_Toc70535707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75</w:t>
        </w:r>
        <w:r w:rsidR="0061213A" w:rsidRPr="001E7A27">
          <w:rPr>
            <w:noProof/>
            <w:webHidden/>
            <w:lang w:val="en-GB"/>
          </w:rPr>
          <w:fldChar w:fldCharType="end"/>
        </w:r>
      </w:hyperlink>
    </w:p>
    <w:p w14:paraId="35717DA0" w14:textId="77777777" w:rsidR="0061213A" w:rsidRPr="001E7A27" w:rsidRDefault="00215669">
      <w:pPr>
        <w:pStyle w:val="TOC2"/>
        <w:tabs>
          <w:tab w:val="left" w:pos="110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"_Toc70535708" </w:instrText>
      </w:r>
      <w:r w:rsidRPr="001E7A27">
        <w:rPr>
          <w:lang w:val="en-GB"/>
        </w:rPr>
        <w:fldChar w:fldCharType="separate"/>
      </w:r>
      <w:r w:rsidR="0061213A" w:rsidRPr="001E7A27">
        <w:rPr>
          <w:rStyle w:val="Hyperlink"/>
          <w:rFonts w:eastAsiaTheme="majorEastAsia"/>
          <w:noProof/>
          <w:lang w:val="en-GB"/>
        </w:rPr>
        <w:t>5.4.7</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Climate Feedbacks from CH</w:t>
      </w:r>
      <w:r w:rsidR="0061213A" w:rsidRPr="001E7A27">
        <w:rPr>
          <w:rStyle w:val="Hyperlink"/>
          <w:rFonts w:eastAsiaTheme="majorEastAsia"/>
          <w:noProof/>
          <w:vertAlign w:val="subscript"/>
          <w:lang w:val="en-GB"/>
          <w:rPrChange w:id="152" w:author="Soapbox" w:date="2021-07-15T09:42:00Z">
            <w:rPr>
              <w:rStyle w:val="Hyperlink"/>
              <w:rFonts w:eastAsiaTheme="majorEastAsia"/>
              <w:noProof/>
            </w:rPr>
          </w:rPrChange>
        </w:rPr>
        <w:t>4</w:t>
      </w:r>
      <w:r w:rsidR="0061213A" w:rsidRPr="001E7A27">
        <w:rPr>
          <w:rStyle w:val="Hyperlink"/>
          <w:rFonts w:eastAsiaTheme="majorEastAsia"/>
          <w:noProof/>
          <w:lang w:val="en-GB"/>
        </w:rPr>
        <w:t xml:space="preserve"> and N</w:t>
      </w:r>
      <w:r w:rsidR="0061213A" w:rsidRPr="001E7A27">
        <w:rPr>
          <w:rStyle w:val="Hyperlink"/>
          <w:rFonts w:eastAsiaTheme="majorEastAsia"/>
          <w:noProof/>
          <w:vertAlign w:val="subscript"/>
          <w:lang w:val="en-GB"/>
          <w:rPrChange w:id="153" w:author="Soapbox" w:date="2021-07-15T09:42:00Z">
            <w:rPr>
              <w:rStyle w:val="Hyperlink"/>
              <w:rFonts w:eastAsiaTheme="majorEastAsia"/>
              <w:noProof/>
            </w:rPr>
          </w:rPrChange>
        </w:rPr>
        <w:t>2</w:t>
      </w:r>
      <w:r w:rsidR="0061213A" w:rsidRPr="001E7A27">
        <w:rPr>
          <w:rStyle w:val="Hyperlink"/>
          <w:rFonts w:eastAsiaTheme="majorEastAsia"/>
          <w:noProof/>
          <w:lang w:val="en-GB"/>
        </w:rPr>
        <w:t>O</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_Toc70535708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76</w:t>
      </w:r>
      <w:r w:rsidR="0061213A" w:rsidRPr="001E7A27">
        <w:rPr>
          <w:noProof/>
          <w:webHidden/>
          <w:lang w:val="en-GB"/>
        </w:rPr>
        <w:fldChar w:fldCharType="end"/>
      </w:r>
      <w:r w:rsidRPr="001E7A27">
        <w:rPr>
          <w:noProof/>
          <w:lang w:val="en-GB"/>
        </w:rPr>
        <w:fldChar w:fldCharType="end"/>
      </w:r>
    </w:p>
    <w:p w14:paraId="5DED3D90"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09" w:history="1">
        <w:r w:rsidR="0061213A" w:rsidRPr="001E7A27">
          <w:rPr>
            <w:rStyle w:val="Hyperlink"/>
            <w:rFonts w:eastAsiaTheme="majorEastAsia"/>
            <w:noProof/>
            <w:lang w:val="en-GB"/>
          </w:rPr>
          <w:t>5.4.8</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Combined Biogeochemical Climate Feedback</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_Toc70535709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77</w:t>
        </w:r>
        <w:r w:rsidR="0061213A" w:rsidRPr="001E7A27">
          <w:rPr>
            <w:noProof/>
            <w:webHidden/>
            <w:lang w:val="en-GB"/>
          </w:rPr>
          <w:fldChar w:fldCharType="end"/>
        </w:r>
      </w:hyperlink>
    </w:p>
    <w:p w14:paraId="715FA05D"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10" w:history="1">
        <w:r w:rsidR="0061213A" w:rsidRPr="001E7A27">
          <w:rPr>
            <w:rStyle w:val="Hyperlink"/>
            <w:rFonts w:eastAsiaTheme="majorEastAsia"/>
            <w:noProof/>
            <w:lang w:val="en-GB"/>
          </w:rPr>
          <w:t>5.4.9</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Abrupt Changes and Tipping Points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_Toc70535710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78</w:t>
        </w:r>
        <w:r w:rsidR="0061213A" w:rsidRPr="001E7A27">
          <w:rPr>
            <w:noProof/>
            <w:webHidden/>
            <w:lang w:val="en-GB"/>
          </w:rPr>
          <w:fldChar w:fldCharType="end"/>
        </w:r>
      </w:hyperlink>
    </w:p>
    <w:p w14:paraId="7C9814EE" w14:textId="4B175342" w:rsidR="0061213A" w:rsidRPr="001E7A27" w:rsidRDefault="00215669">
      <w:pPr>
        <w:pStyle w:val="TOC2"/>
        <w:tabs>
          <w:tab w:val="left" w:pos="110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"_Toc70535711" </w:instrText>
      </w:r>
      <w:r w:rsidRPr="001E7A27">
        <w:rPr>
          <w:lang w:val="en-GB"/>
        </w:rPr>
        <w:fldChar w:fldCharType="separate"/>
      </w:r>
      <w:r w:rsidR="0061213A" w:rsidRPr="001E7A27">
        <w:rPr>
          <w:rStyle w:val="Hyperlink"/>
          <w:rFonts w:eastAsiaTheme="majorEastAsia"/>
          <w:noProof/>
          <w:lang w:val="en-GB"/>
        </w:rPr>
        <w:t>5.4.9.1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Assessment of </w:t>
      </w:r>
      <w:ins w:id="154" w:author="Soapbox" w:date="2021-07-15T09:43:00Z">
        <w:r w:rsidR="00A704E3" w:rsidRPr="001E7A27">
          <w:rPr>
            <w:rStyle w:val="Hyperlink"/>
            <w:rFonts w:eastAsiaTheme="majorEastAsia"/>
            <w:noProof/>
            <w:lang w:val="en-GB"/>
          </w:rPr>
          <w:t>B</w:t>
        </w:r>
      </w:ins>
      <w:del w:id="155" w:author="Soapbox" w:date="2021-07-15T09:43:00Z">
        <w:r w:rsidR="0061213A" w:rsidRPr="001E7A27" w:rsidDel="00A704E3">
          <w:rPr>
            <w:rStyle w:val="Hyperlink"/>
            <w:rFonts w:eastAsiaTheme="majorEastAsia"/>
            <w:noProof/>
            <w:lang w:val="en-GB"/>
          </w:rPr>
          <w:delText>b</w:delText>
        </w:r>
      </w:del>
      <w:r w:rsidR="0061213A" w:rsidRPr="001E7A27">
        <w:rPr>
          <w:rStyle w:val="Hyperlink"/>
          <w:rFonts w:eastAsiaTheme="majorEastAsia"/>
          <w:noProof/>
          <w:lang w:val="en-GB"/>
        </w:rPr>
        <w:t xml:space="preserve">iogeochemical </w:t>
      </w:r>
      <w:ins w:id="156" w:author="Soapbox" w:date="2021-07-15T09:43:00Z">
        <w:r w:rsidR="00A704E3" w:rsidRPr="001E7A27">
          <w:rPr>
            <w:rStyle w:val="Hyperlink"/>
            <w:rFonts w:eastAsiaTheme="majorEastAsia"/>
            <w:noProof/>
            <w:lang w:val="en-GB"/>
          </w:rPr>
          <w:t>T</w:t>
        </w:r>
      </w:ins>
      <w:del w:id="157" w:author="Soapbox" w:date="2021-07-15T09:43:00Z">
        <w:r w:rsidR="0061213A" w:rsidRPr="001E7A27" w:rsidDel="00A704E3">
          <w:rPr>
            <w:rStyle w:val="Hyperlink"/>
            <w:rFonts w:eastAsiaTheme="majorEastAsia"/>
            <w:noProof/>
            <w:lang w:val="en-GB"/>
          </w:rPr>
          <w:delText>t</w:delText>
        </w:r>
      </w:del>
      <w:r w:rsidR="0061213A" w:rsidRPr="001E7A27">
        <w:rPr>
          <w:rStyle w:val="Hyperlink"/>
          <w:rFonts w:eastAsiaTheme="majorEastAsia"/>
          <w:noProof/>
          <w:lang w:val="en-GB"/>
        </w:rPr>
        <w:t xml:space="preserve">ipping </w:t>
      </w:r>
      <w:ins w:id="158" w:author="Soapbox" w:date="2021-07-15T09:43:00Z">
        <w:r w:rsidR="00A704E3" w:rsidRPr="001E7A27">
          <w:rPr>
            <w:rStyle w:val="Hyperlink"/>
            <w:rFonts w:eastAsiaTheme="majorEastAsia"/>
            <w:noProof/>
            <w:lang w:val="en-GB"/>
          </w:rPr>
          <w:t>P</w:t>
        </w:r>
      </w:ins>
      <w:del w:id="159" w:author="Soapbox" w:date="2021-07-15T09:43:00Z">
        <w:r w:rsidR="0061213A" w:rsidRPr="001E7A27" w:rsidDel="00A704E3">
          <w:rPr>
            <w:rStyle w:val="Hyperlink"/>
            <w:rFonts w:eastAsiaTheme="majorEastAsia"/>
            <w:noProof/>
            <w:lang w:val="en-GB"/>
          </w:rPr>
          <w:delText>p</w:delText>
        </w:r>
      </w:del>
      <w:r w:rsidR="0061213A" w:rsidRPr="001E7A27">
        <w:rPr>
          <w:rStyle w:val="Hyperlink"/>
          <w:rFonts w:eastAsiaTheme="majorEastAsia"/>
          <w:noProof/>
          <w:lang w:val="en-GB"/>
        </w:rPr>
        <w:t>oints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_Toc70535711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79</w:t>
      </w:r>
      <w:r w:rsidR="0061213A" w:rsidRPr="001E7A27">
        <w:rPr>
          <w:noProof/>
          <w:webHidden/>
          <w:lang w:val="en-GB"/>
        </w:rPr>
        <w:fldChar w:fldCharType="end"/>
      </w:r>
      <w:r w:rsidRPr="001E7A27">
        <w:rPr>
          <w:noProof/>
          <w:lang w:val="en-GB"/>
        </w:rPr>
        <w:fldChar w:fldCharType="end"/>
      </w:r>
    </w:p>
    <w:p w14:paraId="7167E61E" w14:textId="3B1C03BF"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"_Toc70535712" </w:instrText>
      </w:r>
      <w:r w:rsidRPr="001E7A27">
        <w:rPr>
          <w:lang w:val="en-GB"/>
        </w:rPr>
        <w:fldChar w:fldCharType="separate"/>
      </w:r>
      <w:r w:rsidR="0061213A" w:rsidRPr="001E7A27">
        <w:rPr>
          <w:rStyle w:val="Hyperlink"/>
          <w:rFonts w:eastAsiaTheme="majorEastAsia"/>
          <w:noProof/>
          <w:lang w:val="en-GB"/>
        </w:rPr>
        <w:t>5.4.9.1.1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Forest </w:t>
      </w:r>
      <w:ins w:id="160" w:author="Soapbox" w:date="2021-07-15T09:57:00Z">
        <w:r w:rsidR="00365D34" w:rsidRPr="001E7A27">
          <w:rPr>
            <w:rStyle w:val="Hyperlink"/>
            <w:rFonts w:eastAsiaTheme="majorEastAsia"/>
            <w:noProof/>
            <w:lang w:val="en-GB"/>
          </w:rPr>
          <w:t>d</w:t>
        </w:r>
      </w:ins>
      <w:del w:id="161" w:author="Soapbox" w:date="2021-07-15T09:57:00Z">
        <w:r w:rsidR="0061213A" w:rsidRPr="001E7A27" w:rsidDel="00365D34">
          <w:rPr>
            <w:rStyle w:val="Hyperlink"/>
            <w:rFonts w:eastAsiaTheme="majorEastAsia"/>
            <w:noProof/>
            <w:lang w:val="en-GB"/>
          </w:rPr>
          <w:delText>D</w:delText>
        </w:r>
      </w:del>
      <w:r w:rsidR="0061213A" w:rsidRPr="001E7A27">
        <w:rPr>
          <w:rStyle w:val="Hyperlink"/>
          <w:rFonts w:eastAsiaTheme="majorEastAsia"/>
          <w:noProof/>
          <w:lang w:val="en-GB"/>
        </w:rPr>
        <w:t>ieback</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_Toc70535712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79</w:t>
      </w:r>
      <w:r w:rsidR="0061213A" w:rsidRPr="001E7A27">
        <w:rPr>
          <w:noProof/>
          <w:webHidden/>
          <w:lang w:val="en-GB"/>
        </w:rPr>
        <w:fldChar w:fldCharType="end"/>
      </w:r>
      <w:r w:rsidRPr="001E7A27">
        <w:rPr>
          <w:noProof/>
          <w:lang w:val="en-GB"/>
        </w:rPr>
        <w:fldChar w:fldCharType="end"/>
      </w:r>
    </w:p>
    <w:p w14:paraId="39F41040" w14:textId="65BF1AA5"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"_Toc70535713" </w:instrText>
      </w:r>
      <w:r w:rsidRPr="001E7A27">
        <w:rPr>
          <w:lang w:val="en-GB"/>
        </w:rPr>
        <w:fldChar w:fldCharType="separate"/>
      </w:r>
      <w:r w:rsidR="0061213A" w:rsidRPr="001E7A27">
        <w:rPr>
          <w:rStyle w:val="Hyperlink"/>
          <w:rFonts w:eastAsiaTheme="majorEastAsia"/>
          <w:noProof/>
          <w:lang w:val="en-GB"/>
        </w:rPr>
        <w:t>5.4.9.1.2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Biogenic </w:t>
      </w:r>
      <w:ins w:id="162" w:author="Soapbox" w:date="2021-07-15T09:57:00Z">
        <w:r w:rsidR="00365D34" w:rsidRPr="001E7A27">
          <w:rPr>
            <w:rStyle w:val="Hyperlink"/>
            <w:rFonts w:eastAsiaTheme="majorEastAsia"/>
            <w:noProof/>
            <w:lang w:val="en-GB"/>
          </w:rPr>
          <w:t>e</w:t>
        </w:r>
      </w:ins>
      <w:del w:id="163" w:author="Soapbox" w:date="2021-07-15T09:57:00Z">
        <w:r w:rsidR="0061213A" w:rsidRPr="001E7A27" w:rsidDel="00365D34">
          <w:rPr>
            <w:rStyle w:val="Hyperlink"/>
            <w:rFonts w:eastAsiaTheme="majorEastAsia"/>
            <w:noProof/>
            <w:lang w:val="en-GB"/>
          </w:rPr>
          <w:delText>E</w:delText>
        </w:r>
      </w:del>
      <w:r w:rsidR="0061213A" w:rsidRPr="001E7A27">
        <w:rPr>
          <w:rStyle w:val="Hyperlink"/>
          <w:rFonts w:eastAsiaTheme="majorEastAsia"/>
          <w:noProof/>
          <w:lang w:val="en-GB"/>
        </w:rPr>
        <w:t xml:space="preserve">missions </w:t>
      </w:r>
      <w:ins w:id="164" w:author="Soapbox" w:date="2021-07-15T09:57:00Z">
        <w:r w:rsidR="00365D34" w:rsidRPr="001E7A27">
          <w:rPr>
            <w:rStyle w:val="Hyperlink"/>
            <w:rFonts w:eastAsiaTheme="majorEastAsia"/>
            <w:noProof/>
            <w:lang w:val="en-GB"/>
          </w:rPr>
          <w:t>f</w:t>
        </w:r>
      </w:ins>
      <w:del w:id="165" w:author="Soapbox" w:date="2021-07-15T09:57:00Z">
        <w:r w:rsidR="0061213A" w:rsidRPr="001E7A27" w:rsidDel="00365D34">
          <w:rPr>
            <w:rStyle w:val="Hyperlink"/>
            <w:rFonts w:eastAsiaTheme="majorEastAsia"/>
            <w:noProof/>
            <w:lang w:val="en-GB"/>
          </w:rPr>
          <w:delText>F</w:delText>
        </w:r>
      </w:del>
      <w:r w:rsidR="0061213A" w:rsidRPr="001E7A27">
        <w:rPr>
          <w:rStyle w:val="Hyperlink"/>
          <w:rFonts w:eastAsiaTheme="majorEastAsia"/>
          <w:noProof/>
          <w:lang w:val="en-GB"/>
        </w:rPr>
        <w:t xml:space="preserve">ollowing </w:t>
      </w:r>
      <w:ins w:id="166" w:author="Soapbox" w:date="2021-07-15T09:57:00Z">
        <w:r w:rsidR="00365D34" w:rsidRPr="001E7A27">
          <w:rPr>
            <w:rStyle w:val="Hyperlink"/>
            <w:rFonts w:eastAsiaTheme="majorEastAsia"/>
            <w:noProof/>
            <w:lang w:val="en-GB"/>
          </w:rPr>
          <w:t>p</w:t>
        </w:r>
      </w:ins>
      <w:del w:id="167" w:author="Soapbox" w:date="2021-07-15T09:57:00Z">
        <w:r w:rsidR="0061213A" w:rsidRPr="001E7A27" w:rsidDel="00365D34">
          <w:rPr>
            <w:rStyle w:val="Hyperlink"/>
            <w:rFonts w:eastAsiaTheme="majorEastAsia"/>
            <w:noProof/>
            <w:lang w:val="en-GB"/>
          </w:rPr>
          <w:delText>P</w:delText>
        </w:r>
      </w:del>
      <w:r w:rsidR="0061213A" w:rsidRPr="001E7A27">
        <w:rPr>
          <w:rStyle w:val="Hyperlink"/>
          <w:rFonts w:eastAsiaTheme="majorEastAsia"/>
          <w:noProof/>
          <w:lang w:val="en-GB"/>
        </w:rPr>
        <w:t xml:space="preserve">ermafrost </w:t>
      </w:r>
      <w:ins w:id="168" w:author="Soapbox" w:date="2021-07-15T09:57:00Z">
        <w:r w:rsidR="00365D34" w:rsidRPr="001E7A27">
          <w:rPr>
            <w:rStyle w:val="Hyperlink"/>
            <w:rFonts w:eastAsiaTheme="majorEastAsia"/>
            <w:noProof/>
            <w:lang w:val="en-GB"/>
          </w:rPr>
          <w:t>t</w:t>
        </w:r>
      </w:ins>
      <w:del w:id="169" w:author="Soapbox" w:date="2021-07-15T09:57:00Z">
        <w:r w:rsidR="0061213A" w:rsidRPr="001E7A27" w:rsidDel="00365D34">
          <w:rPr>
            <w:rStyle w:val="Hyperlink"/>
            <w:rFonts w:eastAsiaTheme="majorEastAsia"/>
            <w:noProof/>
            <w:lang w:val="en-GB"/>
          </w:rPr>
          <w:delText>T</w:delText>
        </w:r>
      </w:del>
      <w:r w:rsidR="0061213A" w:rsidRPr="001E7A27">
        <w:rPr>
          <w:rStyle w:val="Hyperlink"/>
          <w:rFonts w:eastAsiaTheme="majorEastAsia"/>
          <w:noProof/>
          <w:lang w:val="en-GB"/>
        </w:rPr>
        <w:t>haw</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_Toc70535713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80</w:t>
      </w:r>
      <w:r w:rsidR="0061213A" w:rsidRPr="001E7A27">
        <w:rPr>
          <w:noProof/>
          <w:webHidden/>
          <w:lang w:val="en-GB"/>
        </w:rPr>
        <w:fldChar w:fldCharType="end"/>
      </w:r>
      <w:r w:rsidRPr="001E7A27">
        <w:rPr>
          <w:noProof/>
          <w:lang w:val="en-GB"/>
        </w:rPr>
        <w:fldChar w:fldCharType="end"/>
      </w:r>
    </w:p>
    <w:p w14:paraId="63202AC2" w14:textId="031F54F1"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"_Toc70535714" </w:instrText>
      </w:r>
      <w:r w:rsidRPr="001E7A27">
        <w:rPr>
          <w:lang w:val="en-GB"/>
        </w:rPr>
        <w:fldChar w:fldCharType="separate"/>
      </w:r>
      <w:r w:rsidR="0061213A" w:rsidRPr="001E7A27">
        <w:rPr>
          <w:rStyle w:val="Hyperlink"/>
          <w:rFonts w:eastAsiaTheme="majorEastAsia"/>
          <w:noProof/>
          <w:lang w:val="en-GB"/>
        </w:rPr>
        <w:t>5.4.9.1.3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Methane </w:t>
      </w:r>
      <w:ins w:id="170" w:author="Soapbox" w:date="2021-07-15T09:57:00Z">
        <w:r w:rsidR="00365D34" w:rsidRPr="001E7A27">
          <w:rPr>
            <w:rStyle w:val="Hyperlink"/>
            <w:rFonts w:eastAsiaTheme="majorEastAsia"/>
            <w:noProof/>
            <w:lang w:val="en-GB"/>
          </w:rPr>
          <w:t>r</w:t>
        </w:r>
      </w:ins>
      <w:del w:id="171" w:author="Soapbox" w:date="2021-07-15T09:57:00Z">
        <w:r w:rsidR="0061213A" w:rsidRPr="001E7A27" w:rsidDel="00365D34">
          <w:rPr>
            <w:rStyle w:val="Hyperlink"/>
            <w:rFonts w:eastAsiaTheme="majorEastAsia"/>
            <w:noProof/>
            <w:lang w:val="en-GB"/>
          </w:rPr>
          <w:delText>R</w:delText>
        </w:r>
      </w:del>
      <w:r w:rsidR="0061213A" w:rsidRPr="001E7A27">
        <w:rPr>
          <w:rStyle w:val="Hyperlink"/>
          <w:rFonts w:eastAsiaTheme="majorEastAsia"/>
          <w:noProof/>
          <w:lang w:val="en-GB"/>
        </w:rPr>
        <w:t xml:space="preserve">elease from </w:t>
      </w:r>
      <w:ins w:id="172" w:author="Soapbox" w:date="2021-07-15T09:57:00Z">
        <w:r w:rsidR="00365D34" w:rsidRPr="001E7A27">
          <w:rPr>
            <w:rStyle w:val="Hyperlink"/>
            <w:rFonts w:eastAsiaTheme="majorEastAsia"/>
            <w:noProof/>
            <w:lang w:val="en-GB"/>
          </w:rPr>
          <w:t>c</w:t>
        </w:r>
      </w:ins>
      <w:del w:id="173" w:author="Soapbox" w:date="2021-07-15T09:57:00Z">
        <w:r w:rsidR="0061213A" w:rsidRPr="001E7A27" w:rsidDel="00365D34">
          <w:rPr>
            <w:rStyle w:val="Hyperlink"/>
            <w:rFonts w:eastAsiaTheme="majorEastAsia"/>
            <w:noProof/>
            <w:lang w:val="en-GB"/>
          </w:rPr>
          <w:delText>C</w:delText>
        </w:r>
      </w:del>
      <w:r w:rsidR="0061213A" w:rsidRPr="001E7A27">
        <w:rPr>
          <w:rStyle w:val="Hyperlink"/>
          <w:rFonts w:eastAsiaTheme="majorEastAsia"/>
          <w:noProof/>
          <w:lang w:val="en-GB"/>
        </w:rPr>
        <w:t>lathrates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_Toc70535714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80</w:t>
      </w:r>
      <w:r w:rsidR="0061213A" w:rsidRPr="001E7A27">
        <w:rPr>
          <w:noProof/>
          <w:webHidden/>
          <w:lang w:val="en-GB"/>
        </w:rPr>
        <w:fldChar w:fldCharType="end"/>
      </w:r>
      <w:r w:rsidRPr="001E7A27">
        <w:rPr>
          <w:noProof/>
          <w:lang w:val="en-GB"/>
        </w:rPr>
        <w:fldChar w:fldCharType="end"/>
      </w:r>
    </w:p>
    <w:p w14:paraId="64154791"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15" w:history="1">
        <w:r w:rsidR="0061213A" w:rsidRPr="001E7A27">
          <w:rPr>
            <w:rStyle w:val="Hyperlink"/>
            <w:rFonts w:eastAsiaTheme="majorEastAsia"/>
            <w:noProof/>
            <w:lang w:val="en-GB"/>
          </w:rPr>
          <w:t>5.4.9.2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Abrupt Changes Detected in ESM Projections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_Toc70535715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81</w:t>
        </w:r>
        <w:r w:rsidR="0061213A" w:rsidRPr="001E7A27">
          <w:rPr>
            <w:noProof/>
            <w:webHidden/>
            <w:lang w:val="en-GB"/>
          </w:rPr>
          <w:fldChar w:fldCharType="end"/>
        </w:r>
      </w:hyperlink>
    </w:p>
    <w:p w14:paraId="1F675F84" w14:textId="39DBDAD1" w:rsidR="0061213A" w:rsidRPr="001E7A27" w:rsidRDefault="00215669">
      <w:pPr>
        <w:pStyle w:val="TOC2"/>
        <w:tabs>
          <w:tab w:val="left" w:pos="110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"_Toc70535716" </w:instrText>
      </w:r>
      <w:r w:rsidRPr="001E7A27">
        <w:rPr>
          <w:lang w:val="en-GB"/>
        </w:rPr>
        <w:fldChar w:fldCharType="separate"/>
      </w:r>
      <w:r w:rsidR="0061213A" w:rsidRPr="001E7A27">
        <w:rPr>
          <w:rStyle w:val="Hyperlink"/>
          <w:rFonts w:eastAsiaTheme="majorEastAsia"/>
          <w:noProof/>
          <w:lang w:val="en-GB"/>
        </w:rPr>
        <w:t>5.4.10</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Long</w:t>
      </w:r>
      <w:ins w:id="174" w:author="Soapbox" w:date="2021-07-15T09:43:00Z">
        <w:r w:rsidR="00A704E3" w:rsidRPr="001E7A27">
          <w:rPr>
            <w:rStyle w:val="Hyperlink"/>
            <w:rFonts w:eastAsiaTheme="majorEastAsia"/>
            <w:noProof/>
            <w:lang w:val="en-GB"/>
          </w:rPr>
          <w:t>-</w:t>
        </w:r>
      </w:ins>
      <w:del w:id="175" w:author="Soapbox" w:date="2021-07-15T09:43:00Z">
        <w:r w:rsidR="0061213A" w:rsidRPr="001E7A27" w:rsidDel="00A704E3">
          <w:rPr>
            <w:rStyle w:val="Hyperlink"/>
            <w:rFonts w:eastAsiaTheme="majorEastAsia"/>
            <w:noProof/>
            <w:lang w:val="en-GB"/>
          </w:rPr>
          <w:delText xml:space="preserve"> </w:delText>
        </w:r>
      </w:del>
      <w:r w:rsidR="0061213A" w:rsidRPr="001E7A27">
        <w:rPr>
          <w:rStyle w:val="Hyperlink"/>
          <w:rFonts w:eastAsiaTheme="majorEastAsia"/>
          <w:noProof/>
          <w:lang w:val="en-GB"/>
        </w:rPr>
        <w:t xml:space="preserve">Term Response </w:t>
      </w:r>
      <w:ins w:id="176" w:author="Soapbox" w:date="2021-07-15T09:43:00Z">
        <w:r w:rsidR="00A704E3" w:rsidRPr="001E7A27">
          <w:rPr>
            <w:rStyle w:val="Hyperlink"/>
            <w:rFonts w:eastAsiaTheme="majorEastAsia"/>
            <w:noProof/>
            <w:lang w:val="en-GB"/>
          </w:rPr>
          <w:t>P</w:t>
        </w:r>
      </w:ins>
      <w:del w:id="177" w:author="Soapbox" w:date="2021-07-15T09:43:00Z">
        <w:r w:rsidR="0061213A" w:rsidRPr="001E7A27" w:rsidDel="00A704E3">
          <w:rPr>
            <w:rStyle w:val="Hyperlink"/>
            <w:rFonts w:eastAsiaTheme="majorEastAsia"/>
            <w:noProof/>
            <w:lang w:val="en-GB"/>
          </w:rPr>
          <w:delText>p</w:delText>
        </w:r>
      </w:del>
      <w:r w:rsidR="0061213A" w:rsidRPr="001E7A27">
        <w:rPr>
          <w:rStyle w:val="Hyperlink"/>
          <w:rFonts w:eastAsiaTheme="majorEastAsia"/>
          <w:noProof/>
          <w:lang w:val="en-GB"/>
        </w:rPr>
        <w:t>ast 2100</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_Toc70535716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81</w:t>
      </w:r>
      <w:r w:rsidR="0061213A" w:rsidRPr="001E7A27">
        <w:rPr>
          <w:noProof/>
          <w:webHidden/>
          <w:lang w:val="en-GB"/>
        </w:rPr>
        <w:fldChar w:fldCharType="end"/>
      </w:r>
      <w:r w:rsidRPr="001E7A27">
        <w:rPr>
          <w:noProof/>
          <w:lang w:val="en-GB"/>
        </w:rPr>
        <w:fldChar w:fldCharType="end"/>
      </w:r>
    </w:p>
    <w:p w14:paraId="5BC81CA0" w14:textId="77777777" w:rsidR="0061213A" w:rsidRPr="001E7A27" w:rsidRDefault="00C841A8">
      <w:pPr>
        <w:pStyle w:val="TOC2"/>
        <w:tabs>
          <w:tab w:val="left" w:pos="1100"/>
          <w:tab w:val="right" w:leader="dot" w:pos="9621"/>
        </w:tabs>
        <w:rPr>
          <w:rStyle w:val="Hyperlink"/>
          <w:rFonts w:eastAsiaTheme="majorEastAsia"/>
          <w:noProof/>
          <w:lang w:val="en-GB"/>
        </w:rPr>
      </w:pPr>
      <w:hyperlink w:anchor="_Toc70535717" w:history="1">
        <w:r w:rsidR="0061213A" w:rsidRPr="001E7A27">
          <w:rPr>
            <w:rStyle w:val="Hyperlink"/>
            <w:rFonts w:eastAsiaTheme="majorEastAsia"/>
            <w:noProof/>
            <w:lang w:val="en-GB"/>
          </w:rPr>
          <w:t>5.4.11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Near-Term Prediction of Ocean and Land Carbon Sinks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_Toc70535717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82</w:t>
        </w:r>
        <w:r w:rsidR="0061213A" w:rsidRPr="001E7A27">
          <w:rPr>
            <w:noProof/>
            <w:webHidden/>
            <w:lang w:val="en-GB"/>
          </w:rPr>
          <w:fldChar w:fldCharType="end"/>
        </w:r>
      </w:hyperlink>
    </w:p>
    <w:p w14:paraId="745545C0" w14:textId="77777777" w:rsidR="0061213A" w:rsidRPr="001E7A27" w:rsidRDefault="0061213A" w:rsidP="0061213A">
      <w:pPr>
        <w:rPr>
          <w:rFonts w:eastAsiaTheme="minorEastAsia"/>
          <w:noProof/>
          <w:lang w:val="en-GB"/>
        </w:rPr>
      </w:pPr>
    </w:p>
    <w:p w14:paraId="26FEFF84" w14:textId="77777777" w:rsidR="0061213A" w:rsidRPr="001E7A27" w:rsidRDefault="00C841A8">
      <w:pPr>
        <w:pStyle w:val="TOC1"/>
        <w:rPr>
          <w:rFonts w:asciiTheme="minorHAnsi" w:eastAsiaTheme="minorEastAsia" w:hAnsiTheme="minorHAnsi"/>
          <w:b w:val="0"/>
          <w:noProof/>
          <w:lang w:val="en-GB"/>
        </w:rPr>
      </w:pPr>
      <w:hyperlink w:anchor="_Toc70535718" w:history="1">
        <w:r w:rsidR="0061213A" w:rsidRPr="001E7A27">
          <w:rPr>
            <w:rStyle w:val="Hyperlink"/>
            <w:rFonts w:eastAsiaTheme="majorEastAsia"/>
            <w:noProof/>
            <w:lang w:val="en-GB"/>
          </w:rPr>
          <w:t>5.5</w:t>
        </w:r>
        <w:r w:rsidR="0061213A" w:rsidRPr="001E7A27">
          <w:rPr>
            <w:rFonts w:asciiTheme="minorHAnsi" w:eastAsiaTheme="minorEastAsia" w:hAnsiTheme="minorHAnsi"/>
            <w:b w:val="0"/>
            <w:noProof/>
            <w:lang w:val="en-GB"/>
          </w:rPr>
          <w:tab/>
        </w:r>
        <w:r w:rsidR="0061213A" w:rsidRPr="001E7A27">
          <w:rPr>
            <w:rStyle w:val="Hyperlink"/>
            <w:rFonts w:eastAsiaTheme="majorEastAsia"/>
            <w:noProof/>
            <w:lang w:val="en-GB"/>
          </w:rPr>
          <w:t>Remaining Carbon Budgets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_Toc70535718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83</w:t>
        </w:r>
        <w:r w:rsidR="0061213A" w:rsidRPr="001E7A27">
          <w:rPr>
            <w:noProof/>
            <w:webHidden/>
            <w:lang w:val="en-GB"/>
          </w:rPr>
          <w:fldChar w:fldCharType="end"/>
        </w:r>
      </w:hyperlink>
    </w:p>
    <w:p w14:paraId="1F9D392E" w14:textId="0FE86373" w:rsidR="0061213A" w:rsidRPr="001E7A27" w:rsidRDefault="00215669">
      <w:pPr>
        <w:pStyle w:val="TOC2"/>
        <w:tabs>
          <w:tab w:val="left" w:pos="110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"_Toc70535719" </w:instrText>
      </w:r>
      <w:r w:rsidRPr="001E7A27">
        <w:rPr>
          <w:lang w:val="en-GB"/>
        </w:rPr>
        <w:fldChar w:fldCharType="separate"/>
      </w:r>
      <w:r w:rsidR="0061213A" w:rsidRPr="001E7A27">
        <w:rPr>
          <w:rStyle w:val="Hyperlink"/>
          <w:rFonts w:eastAsiaTheme="majorEastAsia"/>
          <w:noProof/>
          <w:lang w:val="en-GB"/>
        </w:rPr>
        <w:t>5.5.1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Transient Climate Response to Cumulative Emissions of </w:t>
      </w:r>
      <w:ins w:id="178" w:author="Soapbox" w:date="2021-07-15T09:43:00Z">
        <w:r w:rsidR="00A704E3" w:rsidRPr="001E7A27">
          <w:rPr>
            <w:rStyle w:val="Hyperlink"/>
            <w:rFonts w:eastAsiaTheme="majorEastAsia"/>
            <w:noProof/>
            <w:lang w:val="en-GB"/>
          </w:rPr>
          <w:t>C</w:t>
        </w:r>
      </w:ins>
      <w:del w:id="179" w:author="Soapbox" w:date="2021-07-15T09:43:00Z">
        <w:r w:rsidR="0061213A" w:rsidRPr="001E7A27" w:rsidDel="00A704E3">
          <w:rPr>
            <w:rStyle w:val="Hyperlink"/>
            <w:rFonts w:eastAsiaTheme="majorEastAsia"/>
            <w:noProof/>
            <w:lang w:val="en-GB"/>
          </w:rPr>
          <w:delText>c</w:delText>
        </w:r>
      </w:del>
      <w:r w:rsidR="0061213A" w:rsidRPr="001E7A27">
        <w:rPr>
          <w:rStyle w:val="Hyperlink"/>
          <w:rFonts w:eastAsiaTheme="majorEastAsia"/>
          <w:noProof/>
          <w:lang w:val="en-GB"/>
        </w:rPr>
        <w:t xml:space="preserve">arbon </w:t>
      </w:r>
      <w:ins w:id="180" w:author="Soapbox" w:date="2021-07-15T09:43:00Z">
        <w:r w:rsidR="00A704E3" w:rsidRPr="001E7A27">
          <w:rPr>
            <w:rStyle w:val="Hyperlink"/>
            <w:rFonts w:eastAsiaTheme="majorEastAsia"/>
            <w:noProof/>
            <w:lang w:val="en-GB"/>
          </w:rPr>
          <w:t>D</w:t>
        </w:r>
      </w:ins>
      <w:del w:id="181" w:author="Soapbox" w:date="2021-07-15T09:43:00Z">
        <w:r w:rsidR="0061213A" w:rsidRPr="001E7A27" w:rsidDel="00A704E3">
          <w:rPr>
            <w:rStyle w:val="Hyperlink"/>
            <w:rFonts w:eastAsiaTheme="majorEastAsia"/>
            <w:noProof/>
            <w:lang w:val="en-GB"/>
          </w:rPr>
          <w:delText>d</w:delText>
        </w:r>
      </w:del>
      <w:r w:rsidR="0061213A" w:rsidRPr="001E7A27">
        <w:rPr>
          <w:rStyle w:val="Hyperlink"/>
          <w:rFonts w:eastAsiaTheme="majorEastAsia"/>
          <w:noProof/>
          <w:lang w:val="en-GB"/>
        </w:rPr>
        <w:t>ioxide (TCRE)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_Toc70535719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83</w:t>
      </w:r>
      <w:r w:rsidR="0061213A" w:rsidRPr="001E7A27">
        <w:rPr>
          <w:noProof/>
          <w:webHidden/>
          <w:lang w:val="en-GB"/>
        </w:rPr>
        <w:fldChar w:fldCharType="end"/>
      </w:r>
      <w:r w:rsidRPr="001E7A27">
        <w:rPr>
          <w:noProof/>
          <w:lang w:val="en-GB"/>
        </w:rPr>
        <w:fldChar w:fldCharType="end"/>
      </w:r>
    </w:p>
    <w:p w14:paraId="6DA76576" w14:textId="77777777" w:rsidR="0061213A" w:rsidRPr="001E7A27" w:rsidRDefault="00C841A8">
      <w:pPr>
        <w:pStyle w:val="TOC2"/>
        <w:tabs>
          <w:tab w:val="left" w:pos="1100"/>
          <w:tab w:val="right" w:leader="dot" w:pos="9621"/>
        </w:tabs>
        <w:rPr>
          <w:rStyle w:val="Hyperlink"/>
          <w:rFonts w:eastAsiaTheme="majorEastAsia"/>
          <w:noProof/>
          <w:lang w:val="en-GB"/>
        </w:rPr>
      </w:pPr>
      <w:hyperlink w:anchor="_Toc70535720" w:history="1">
        <w:r w:rsidR="0061213A" w:rsidRPr="001E7A27">
          <w:rPr>
            <w:rStyle w:val="Hyperlink"/>
            <w:rFonts w:eastAsiaTheme="majorEastAsia"/>
            <w:noProof/>
            <w:lang w:val="en-GB"/>
          </w:rPr>
          <w:t>5.5.1.1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Contributing Physical Processes and Theoretical Frameworks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_Toc70535720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83</w:t>
        </w:r>
        <w:r w:rsidR="0061213A" w:rsidRPr="001E7A27">
          <w:rPr>
            <w:noProof/>
            <w:webHidden/>
            <w:lang w:val="en-GB"/>
          </w:rPr>
          <w:fldChar w:fldCharType="end"/>
        </w:r>
      </w:hyperlink>
    </w:p>
    <w:p w14:paraId="1298B68C" w14:textId="77777777" w:rsidR="0061213A" w:rsidRPr="001E7A27" w:rsidRDefault="0061213A" w:rsidP="0061213A">
      <w:pPr>
        <w:rPr>
          <w:rFonts w:eastAsiaTheme="minorEastAsia"/>
          <w:noProof/>
          <w:lang w:val="en-GB"/>
        </w:rPr>
      </w:pPr>
    </w:p>
    <w:p w14:paraId="49EC5235" w14:textId="77777777" w:rsidR="0061213A" w:rsidRPr="001E7A27" w:rsidRDefault="00C841A8">
      <w:pPr>
        <w:pStyle w:val="TOC1"/>
        <w:tabs>
          <w:tab w:val="left" w:pos="2438"/>
        </w:tabs>
        <w:rPr>
          <w:rStyle w:val="Hyperlink"/>
          <w:rFonts w:eastAsiaTheme="majorEastAsia"/>
          <w:noProof/>
          <w:lang w:val="en-GB"/>
        </w:rPr>
      </w:pPr>
      <w:hyperlink w:anchor="_Toc70535721" w:history="1">
        <w:r w:rsidR="0061213A" w:rsidRPr="001E7A27">
          <w:rPr>
            <w:rStyle w:val="Hyperlink"/>
            <w:rFonts w:eastAsia="Calibri"/>
            <w:noProof/>
            <w:lang w:val="en-GB"/>
          </w:rPr>
          <w:t>Cross-Chapter Box 5.3:</w:t>
        </w:r>
        <w:r w:rsidR="0061213A" w:rsidRPr="001E7A27">
          <w:rPr>
            <w:rFonts w:asciiTheme="minorHAnsi" w:eastAsiaTheme="minorEastAsia" w:hAnsiTheme="minorHAnsi"/>
            <w:b w:val="0"/>
            <w:noProof/>
            <w:lang w:val="en-GB"/>
          </w:rPr>
          <w:tab/>
        </w:r>
        <w:r w:rsidR="0061213A" w:rsidRPr="001E7A27">
          <w:rPr>
            <w:rStyle w:val="Hyperlink"/>
            <w:rFonts w:eastAsia="Calibri"/>
            <w:noProof/>
            <w:lang w:val="en-GB"/>
          </w:rPr>
          <w:t>The Ocean Carbon-Heat Nexus and Climate Change Commitment</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_Toc70535721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84</w:t>
        </w:r>
        <w:r w:rsidR="0061213A" w:rsidRPr="001E7A27">
          <w:rPr>
            <w:noProof/>
            <w:webHidden/>
            <w:lang w:val="en-GB"/>
          </w:rPr>
          <w:fldChar w:fldCharType="end"/>
        </w:r>
      </w:hyperlink>
    </w:p>
    <w:p w14:paraId="17E47AFC" w14:textId="77777777" w:rsidR="0061213A" w:rsidRPr="001E7A27" w:rsidRDefault="0061213A" w:rsidP="0061213A">
      <w:pPr>
        <w:rPr>
          <w:rFonts w:eastAsiaTheme="minorEastAsia"/>
          <w:noProof/>
          <w:lang w:val="en-GB"/>
        </w:rPr>
      </w:pPr>
    </w:p>
    <w:p w14:paraId="0A1A9C4A"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22" w:history="1">
        <w:r w:rsidR="0061213A" w:rsidRPr="001E7A27">
          <w:rPr>
            <w:rStyle w:val="Hyperlink"/>
            <w:rFonts w:eastAsiaTheme="majorEastAsia"/>
            <w:noProof/>
            <w:lang w:val="en-GB"/>
          </w:rPr>
          <w:t>5.5.1.2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Assessment of Limits of the TCRE Concept</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_Toc70535722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87</w:t>
        </w:r>
        <w:r w:rsidR="0061213A" w:rsidRPr="001E7A27">
          <w:rPr>
            <w:noProof/>
            <w:webHidden/>
            <w:lang w:val="en-GB"/>
          </w:rPr>
          <w:fldChar w:fldCharType="end"/>
        </w:r>
      </w:hyperlink>
    </w:p>
    <w:p w14:paraId="39EA7EFA" w14:textId="77777777" w:rsidR="0061213A" w:rsidRPr="001E7A27" w:rsidRDefault="00C841A8">
      <w:pPr>
        <w:pStyle w:val="TOC2"/>
        <w:tabs>
          <w:tab w:val="left" w:pos="1320"/>
          <w:tab w:val="right" w:leader="dot" w:pos="9621"/>
        </w:tabs>
        <w:rPr>
          <w:rFonts w:asciiTheme="minorHAnsi" w:eastAsiaTheme="minorEastAsia" w:hAnsiTheme="minorHAnsi"/>
          <w:noProof/>
          <w:lang w:val="en-GB"/>
        </w:rPr>
      </w:pPr>
      <w:hyperlink w:anchor="_Toc70535723" w:history="1">
        <w:r w:rsidR="0061213A" w:rsidRPr="001E7A27">
          <w:rPr>
            <w:rStyle w:val="Hyperlink"/>
            <w:rFonts w:eastAsiaTheme="majorEastAsia"/>
            <w:noProof/>
            <w:lang w:val="en-GB"/>
          </w:rPr>
          <w:t>5.5.1.2.1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Sensitivity to amount of cumulative CO</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 xml:space="preserve"> emissions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_Toc70535723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87</w:t>
        </w:r>
        <w:r w:rsidR="0061213A" w:rsidRPr="001E7A27">
          <w:rPr>
            <w:noProof/>
            <w:webHidden/>
            <w:lang w:val="en-GB"/>
          </w:rPr>
          <w:fldChar w:fldCharType="end"/>
        </w:r>
      </w:hyperlink>
    </w:p>
    <w:p w14:paraId="74160A38" w14:textId="35E4A0DE"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"_Toc70535724" </w:instrText>
      </w:r>
      <w:r w:rsidRPr="001E7A27">
        <w:rPr>
          <w:lang w:val="en-GB"/>
        </w:rPr>
        <w:fldChar w:fldCharType="separate"/>
      </w:r>
      <w:r w:rsidR="0061213A" w:rsidRPr="001E7A27">
        <w:rPr>
          <w:rStyle w:val="Hyperlink"/>
          <w:rFonts w:eastAsiaTheme="majorEastAsia"/>
          <w:noProof/>
          <w:lang w:val="en-GB"/>
        </w:rPr>
        <w:t>5.5.1.2.2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Sensitivity to the </w:t>
      </w:r>
      <w:ins w:id="182" w:author="Soapbox" w:date="2021-07-15T09:58:00Z">
        <w:r w:rsidR="00365D34" w:rsidRPr="001E7A27">
          <w:rPr>
            <w:rStyle w:val="Hyperlink"/>
            <w:rFonts w:eastAsiaTheme="majorEastAsia"/>
            <w:noProof/>
            <w:lang w:val="en-GB"/>
          </w:rPr>
          <w:t>r</w:t>
        </w:r>
      </w:ins>
      <w:del w:id="183" w:author="Soapbox" w:date="2021-07-15T09:58:00Z">
        <w:r w:rsidR="0061213A" w:rsidRPr="001E7A27" w:rsidDel="00365D34">
          <w:rPr>
            <w:rStyle w:val="Hyperlink"/>
            <w:rFonts w:eastAsiaTheme="majorEastAsia"/>
            <w:noProof/>
            <w:lang w:val="en-GB"/>
          </w:rPr>
          <w:delText>R</w:delText>
        </w:r>
      </w:del>
      <w:r w:rsidR="0061213A" w:rsidRPr="001E7A27">
        <w:rPr>
          <w:rStyle w:val="Hyperlink"/>
          <w:rFonts w:eastAsiaTheme="majorEastAsia"/>
          <w:noProof/>
          <w:lang w:val="en-GB"/>
        </w:rPr>
        <w:t>ate of CO</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 xml:space="preserve"> </w:t>
      </w:r>
      <w:ins w:id="184" w:author="Soapbox" w:date="2021-07-15T09:58:00Z">
        <w:r w:rsidR="00365D34" w:rsidRPr="001E7A27">
          <w:rPr>
            <w:rStyle w:val="Hyperlink"/>
            <w:rFonts w:eastAsiaTheme="majorEastAsia"/>
            <w:noProof/>
            <w:lang w:val="en-GB"/>
          </w:rPr>
          <w:t>e</w:t>
        </w:r>
      </w:ins>
      <w:del w:id="185" w:author="Soapbox" w:date="2021-07-15T09:58:00Z">
        <w:r w:rsidR="0061213A" w:rsidRPr="001E7A27" w:rsidDel="00365D34">
          <w:rPr>
            <w:rStyle w:val="Hyperlink"/>
            <w:rFonts w:eastAsiaTheme="majorEastAsia"/>
            <w:noProof/>
            <w:lang w:val="en-GB"/>
          </w:rPr>
          <w:delText>E</w:delText>
        </w:r>
      </w:del>
      <w:r w:rsidR="0061213A" w:rsidRPr="001E7A27">
        <w:rPr>
          <w:rStyle w:val="Hyperlink"/>
          <w:rFonts w:eastAsiaTheme="majorEastAsia"/>
          <w:noProof/>
          <w:lang w:val="en-GB"/>
        </w:rPr>
        <w:t>missions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_Toc70535724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88</w:t>
      </w:r>
      <w:r w:rsidR="0061213A" w:rsidRPr="001E7A27">
        <w:rPr>
          <w:noProof/>
          <w:webHidden/>
          <w:lang w:val="en-GB"/>
        </w:rPr>
        <w:fldChar w:fldCharType="end"/>
      </w:r>
      <w:r w:rsidRPr="001E7A27">
        <w:rPr>
          <w:noProof/>
          <w:lang w:val="en-GB"/>
        </w:rPr>
        <w:fldChar w:fldCharType="end"/>
      </w:r>
    </w:p>
    <w:p w14:paraId="0C92F88A" w14:textId="0906C6A7"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"_Toc70535725" </w:instrText>
      </w:r>
      <w:r w:rsidRPr="001E7A27">
        <w:rPr>
          <w:lang w:val="en-GB"/>
        </w:rPr>
        <w:fldChar w:fldCharType="separate"/>
      </w:r>
      <w:r w:rsidR="0061213A" w:rsidRPr="001E7A27">
        <w:rPr>
          <w:rStyle w:val="Hyperlink"/>
          <w:rFonts w:eastAsiaTheme="majorEastAsia"/>
          <w:noProof/>
          <w:lang w:val="en-GB"/>
        </w:rPr>
        <w:t>5.5.1.2.3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Reversibility and Earth </w:t>
      </w:r>
      <w:ins w:id="186" w:author="Soapbox" w:date="2021-07-15T09:58:00Z">
        <w:r w:rsidR="00365D34" w:rsidRPr="001E7A27">
          <w:rPr>
            <w:rStyle w:val="Hyperlink"/>
            <w:rFonts w:eastAsiaTheme="majorEastAsia"/>
            <w:noProof/>
            <w:lang w:val="en-GB"/>
          </w:rPr>
          <w:t>s</w:t>
        </w:r>
      </w:ins>
      <w:del w:id="187" w:author="Soapbox" w:date="2021-07-15T09:58:00Z">
        <w:r w:rsidR="0061213A" w:rsidRPr="001E7A27" w:rsidDel="00365D34">
          <w:rPr>
            <w:rStyle w:val="Hyperlink"/>
            <w:rFonts w:eastAsiaTheme="majorEastAsia"/>
            <w:noProof/>
            <w:lang w:val="en-GB"/>
          </w:rPr>
          <w:delText>S</w:delText>
        </w:r>
      </w:del>
      <w:r w:rsidR="0061213A" w:rsidRPr="001E7A27">
        <w:rPr>
          <w:rStyle w:val="Hyperlink"/>
          <w:rFonts w:eastAsiaTheme="majorEastAsia"/>
          <w:noProof/>
          <w:lang w:val="en-GB"/>
        </w:rPr>
        <w:t xml:space="preserve">ystem </w:t>
      </w:r>
      <w:ins w:id="188" w:author="Soapbox" w:date="2021-07-15T09:58:00Z">
        <w:r w:rsidR="00365D34" w:rsidRPr="001E7A27">
          <w:rPr>
            <w:rStyle w:val="Hyperlink"/>
            <w:rFonts w:eastAsiaTheme="majorEastAsia"/>
            <w:noProof/>
            <w:lang w:val="en-GB"/>
          </w:rPr>
          <w:t>f</w:t>
        </w:r>
      </w:ins>
      <w:del w:id="189" w:author="Soapbox" w:date="2021-07-15T09:58:00Z">
        <w:r w:rsidR="0061213A" w:rsidRPr="001E7A27" w:rsidDel="00365D34">
          <w:rPr>
            <w:rStyle w:val="Hyperlink"/>
            <w:rFonts w:eastAsiaTheme="majorEastAsia"/>
            <w:noProof/>
            <w:lang w:val="en-GB"/>
          </w:rPr>
          <w:delText>F</w:delText>
        </w:r>
      </w:del>
      <w:r w:rsidR="0061213A" w:rsidRPr="001E7A27">
        <w:rPr>
          <w:rStyle w:val="Hyperlink"/>
          <w:rFonts w:eastAsiaTheme="majorEastAsia"/>
          <w:noProof/>
          <w:lang w:val="en-GB"/>
        </w:rPr>
        <w:t>eedbacks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_Toc70535725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88</w:t>
      </w:r>
      <w:r w:rsidR="0061213A" w:rsidRPr="001E7A27">
        <w:rPr>
          <w:noProof/>
          <w:webHidden/>
          <w:lang w:val="en-GB"/>
        </w:rPr>
        <w:fldChar w:fldCharType="end"/>
      </w:r>
      <w:r w:rsidRPr="001E7A27">
        <w:rPr>
          <w:noProof/>
          <w:lang w:val="en-GB"/>
        </w:rPr>
        <w:fldChar w:fldCharType="end"/>
      </w:r>
    </w:p>
    <w:p w14:paraId="7D5572B6"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26" w:history="1">
        <w:r w:rsidR="0061213A" w:rsidRPr="001E7A27">
          <w:rPr>
            <w:rStyle w:val="Hyperlink"/>
            <w:rFonts w:eastAsiaTheme="majorEastAsia"/>
            <w:noProof/>
            <w:lang w:val="en-GB"/>
          </w:rPr>
          <w:t>5.5.1.3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Estimates of TCRE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_Toc70535726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89</w:t>
        </w:r>
        <w:r w:rsidR="0061213A" w:rsidRPr="001E7A27">
          <w:rPr>
            <w:noProof/>
            <w:webHidden/>
            <w:lang w:val="en-GB"/>
          </w:rPr>
          <w:fldChar w:fldCharType="end"/>
        </w:r>
      </w:hyperlink>
    </w:p>
    <w:p w14:paraId="521EB33E" w14:textId="07BF8FAF" w:rsidR="0061213A" w:rsidRPr="001E7A27" w:rsidRDefault="00215669">
      <w:pPr>
        <w:pStyle w:val="TOC2"/>
        <w:tabs>
          <w:tab w:val="left" w:pos="110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"_Toc70535727" </w:instrText>
      </w:r>
      <w:r w:rsidRPr="001E7A27">
        <w:rPr>
          <w:lang w:val="en-GB"/>
        </w:rPr>
        <w:fldChar w:fldCharType="separate"/>
      </w:r>
      <w:r w:rsidR="0061213A" w:rsidRPr="001E7A27">
        <w:rPr>
          <w:rStyle w:val="Hyperlink"/>
          <w:rFonts w:eastAsiaTheme="majorEastAsia"/>
          <w:noProof/>
          <w:lang w:val="en-GB"/>
        </w:rPr>
        <w:t>5.5.1.4</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Combined </w:t>
      </w:r>
      <w:ins w:id="190" w:author="Soapbox" w:date="2021-07-15T09:44:00Z">
        <w:r w:rsidR="00A704E3" w:rsidRPr="001E7A27">
          <w:rPr>
            <w:rStyle w:val="Hyperlink"/>
            <w:rFonts w:eastAsiaTheme="majorEastAsia"/>
            <w:noProof/>
            <w:lang w:val="en-GB"/>
          </w:rPr>
          <w:t>A</w:t>
        </w:r>
      </w:ins>
      <w:del w:id="191" w:author="Soapbox" w:date="2021-07-15T09:44:00Z">
        <w:r w:rsidR="0061213A" w:rsidRPr="001E7A27" w:rsidDel="00A704E3">
          <w:rPr>
            <w:rStyle w:val="Hyperlink"/>
            <w:rFonts w:eastAsiaTheme="majorEastAsia"/>
            <w:noProof/>
            <w:lang w:val="en-GB"/>
          </w:rPr>
          <w:delText>a</w:delText>
        </w:r>
      </w:del>
      <w:r w:rsidR="0061213A" w:rsidRPr="001E7A27">
        <w:rPr>
          <w:rStyle w:val="Hyperlink"/>
          <w:rFonts w:eastAsiaTheme="majorEastAsia"/>
          <w:noProof/>
          <w:lang w:val="en-GB"/>
        </w:rPr>
        <w:t>ssessment of TCRE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_Toc70535727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91</w:t>
      </w:r>
      <w:r w:rsidR="0061213A" w:rsidRPr="001E7A27">
        <w:rPr>
          <w:noProof/>
          <w:webHidden/>
          <w:lang w:val="en-GB"/>
        </w:rPr>
        <w:fldChar w:fldCharType="end"/>
      </w:r>
      <w:r w:rsidRPr="001E7A27">
        <w:rPr>
          <w:noProof/>
          <w:lang w:val="en-GB"/>
        </w:rPr>
        <w:fldChar w:fldCharType="end"/>
      </w:r>
    </w:p>
    <w:p w14:paraId="7ECF2690"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28" w:history="1">
        <w:r w:rsidR="0061213A" w:rsidRPr="001E7A27">
          <w:rPr>
            <w:rStyle w:val="Hyperlink"/>
            <w:rFonts w:eastAsiaTheme="majorEastAsia"/>
            <w:noProof/>
            <w:lang w:val="en-GB"/>
          </w:rPr>
          <w:t>5.5.2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Remaining Carbon Budget Assessment</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_Toc70535728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91</w:t>
        </w:r>
        <w:r w:rsidR="0061213A" w:rsidRPr="001E7A27">
          <w:rPr>
            <w:noProof/>
            <w:webHidden/>
            <w:lang w:val="en-GB"/>
          </w:rPr>
          <w:fldChar w:fldCharType="end"/>
        </w:r>
      </w:hyperlink>
    </w:p>
    <w:p w14:paraId="6C0768BB"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29" w:history="1">
        <w:r w:rsidR="0061213A" w:rsidRPr="001E7A27">
          <w:rPr>
            <w:rStyle w:val="Hyperlink"/>
            <w:rFonts w:eastAsiaTheme="majorEastAsia"/>
            <w:noProof/>
            <w:lang w:val="en-GB"/>
          </w:rPr>
          <w:t>5.5.2.1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Framework and Earlier Approaches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_Toc70535729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91</w:t>
        </w:r>
        <w:r w:rsidR="0061213A" w:rsidRPr="001E7A27">
          <w:rPr>
            <w:noProof/>
            <w:webHidden/>
            <w:lang w:val="en-GB"/>
          </w:rPr>
          <w:fldChar w:fldCharType="end"/>
        </w:r>
      </w:hyperlink>
    </w:p>
    <w:p w14:paraId="7349C90A"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30" w:history="1">
        <w:r w:rsidR="0061213A" w:rsidRPr="001E7A27">
          <w:rPr>
            <w:rStyle w:val="Hyperlink"/>
            <w:rFonts w:eastAsiaTheme="majorEastAsia"/>
            <w:noProof/>
            <w:lang w:val="en-GB"/>
          </w:rPr>
          <w:t>5.5.2.2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Assessment of Individual Components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_Toc70535730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93</w:t>
        </w:r>
        <w:r w:rsidR="0061213A" w:rsidRPr="001E7A27">
          <w:rPr>
            <w:noProof/>
            <w:webHidden/>
            <w:lang w:val="en-GB"/>
          </w:rPr>
          <w:fldChar w:fldCharType="end"/>
        </w:r>
      </w:hyperlink>
    </w:p>
    <w:p w14:paraId="70B26F41" w14:textId="77777777" w:rsidR="0061213A" w:rsidRPr="001E7A27" w:rsidRDefault="00C841A8">
      <w:pPr>
        <w:pStyle w:val="TOC2"/>
        <w:tabs>
          <w:tab w:val="left" w:pos="1320"/>
          <w:tab w:val="right" w:leader="dot" w:pos="9621"/>
        </w:tabs>
        <w:rPr>
          <w:rFonts w:asciiTheme="minorHAnsi" w:eastAsiaTheme="minorEastAsia" w:hAnsiTheme="minorHAnsi"/>
          <w:noProof/>
          <w:lang w:val="en-GB"/>
        </w:rPr>
      </w:pPr>
      <w:hyperlink w:anchor="_Toc70535731" w:history="1">
        <w:r w:rsidR="0061213A" w:rsidRPr="001E7A27">
          <w:rPr>
            <w:rStyle w:val="Hyperlink"/>
            <w:rFonts w:eastAsiaTheme="majorEastAsia"/>
            <w:noProof/>
            <w:lang w:val="en-GB"/>
          </w:rPr>
          <w:t>5.5.2.2.1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TCRE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_Toc70535731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93</w:t>
        </w:r>
        <w:r w:rsidR="0061213A" w:rsidRPr="001E7A27">
          <w:rPr>
            <w:noProof/>
            <w:webHidden/>
            <w:lang w:val="en-GB"/>
          </w:rPr>
          <w:fldChar w:fldCharType="end"/>
        </w:r>
      </w:hyperlink>
    </w:p>
    <w:p w14:paraId="0862FCBD" w14:textId="342B7D44"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"_Toc70535732" </w:instrText>
      </w:r>
      <w:r w:rsidRPr="001E7A27">
        <w:rPr>
          <w:lang w:val="en-GB"/>
        </w:rPr>
        <w:fldChar w:fldCharType="separate"/>
      </w:r>
      <w:r w:rsidR="0061213A" w:rsidRPr="001E7A27">
        <w:rPr>
          <w:rStyle w:val="Hyperlink"/>
          <w:rFonts w:eastAsiaTheme="majorEastAsia"/>
          <w:noProof/>
          <w:lang w:val="en-GB"/>
        </w:rPr>
        <w:t>5.5.2.2.2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Historical </w:t>
      </w:r>
      <w:ins w:id="192" w:author="Soapbox" w:date="2021-07-15T09:58:00Z">
        <w:r w:rsidR="00365D34" w:rsidRPr="001E7A27">
          <w:rPr>
            <w:rStyle w:val="Hyperlink"/>
            <w:rFonts w:eastAsiaTheme="majorEastAsia"/>
            <w:noProof/>
            <w:lang w:val="en-GB"/>
          </w:rPr>
          <w:t>w</w:t>
        </w:r>
      </w:ins>
      <w:del w:id="193" w:author="Soapbox" w:date="2021-07-15T09:58:00Z">
        <w:r w:rsidR="0061213A" w:rsidRPr="001E7A27" w:rsidDel="00365D34">
          <w:rPr>
            <w:rStyle w:val="Hyperlink"/>
            <w:rFonts w:eastAsiaTheme="majorEastAsia"/>
            <w:noProof/>
            <w:lang w:val="en-GB"/>
          </w:rPr>
          <w:delText>W</w:delText>
        </w:r>
      </w:del>
      <w:r w:rsidR="0061213A" w:rsidRPr="001E7A27">
        <w:rPr>
          <w:rStyle w:val="Hyperlink"/>
          <w:rFonts w:eastAsiaTheme="majorEastAsia"/>
          <w:noProof/>
          <w:lang w:val="en-GB"/>
        </w:rPr>
        <w:t>arming</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_Toc70535732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93</w:t>
      </w:r>
      <w:r w:rsidR="0061213A" w:rsidRPr="001E7A27">
        <w:rPr>
          <w:noProof/>
          <w:webHidden/>
          <w:lang w:val="en-GB"/>
        </w:rPr>
        <w:fldChar w:fldCharType="end"/>
      </w:r>
      <w:r w:rsidRPr="001E7A27">
        <w:rPr>
          <w:noProof/>
          <w:lang w:val="en-GB"/>
        </w:rPr>
        <w:fldChar w:fldCharType="end"/>
      </w:r>
    </w:p>
    <w:p w14:paraId="58869655" w14:textId="5693ADD7"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"_Toc70535733" </w:instrText>
      </w:r>
      <w:r w:rsidRPr="001E7A27">
        <w:rPr>
          <w:lang w:val="en-GB"/>
        </w:rPr>
        <w:fldChar w:fldCharType="separate"/>
      </w:r>
      <w:r w:rsidR="0061213A" w:rsidRPr="001E7A27">
        <w:rPr>
          <w:rStyle w:val="Hyperlink"/>
          <w:rFonts w:eastAsiaTheme="majorEastAsia"/>
          <w:noProof/>
          <w:lang w:val="en-GB"/>
        </w:rPr>
        <w:t>5.5.2.2.3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Non-CO</w:t>
      </w:r>
      <w:r w:rsidR="0061213A" w:rsidRPr="001E7A27">
        <w:rPr>
          <w:rStyle w:val="Hyperlink"/>
          <w:rFonts w:eastAsiaTheme="majorEastAsia"/>
          <w:noProof/>
          <w:vertAlign w:val="subscript"/>
          <w:lang w:val="en-GB"/>
          <w:rPrChange w:id="194" w:author="Soapbox" w:date="2021-07-15T09:44:00Z">
            <w:rPr>
              <w:rStyle w:val="Hyperlink"/>
              <w:rFonts w:eastAsiaTheme="majorEastAsia"/>
              <w:noProof/>
            </w:rPr>
          </w:rPrChange>
        </w:rPr>
        <w:t>2</w:t>
      </w:r>
      <w:r w:rsidR="0061213A" w:rsidRPr="001E7A27">
        <w:rPr>
          <w:rStyle w:val="Hyperlink"/>
          <w:rFonts w:eastAsiaTheme="majorEastAsia"/>
          <w:noProof/>
          <w:lang w:val="en-GB"/>
        </w:rPr>
        <w:t xml:space="preserve"> </w:t>
      </w:r>
      <w:ins w:id="195" w:author="Soapbox" w:date="2021-07-15T09:58:00Z">
        <w:r w:rsidR="00365D34" w:rsidRPr="001E7A27">
          <w:rPr>
            <w:rStyle w:val="Hyperlink"/>
            <w:rFonts w:eastAsiaTheme="majorEastAsia"/>
            <w:noProof/>
            <w:lang w:val="en-GB"/>
          </w:rPr>
          <w:t>w</w:t>
        </w:r>
      </w:ins>
      <w:del w:id="196" w:author="Soapbox" w:date="2021-07-15T09:58:00Z">
        <w:r w:rsidR="0061213A" w:rsidRPr="001E7A27" w:rsidDel="00365D34">
          <w:rPr>
            <w:rStyle w:val="Hyperlink"/>
            <w:rFonts w:eastAsiaTheme="majorEastAsia"/>
            <w:noProof/>
            <w:lang w:val="en-GB"/>
          </w:rPr>
          <w:delText>W</w:delText>
        </w:r>
      </w:del>
      <w:r w:rsidR="0061213A" w:rsidRPr="001E7A27">
        <w:rPr>
          <w:rStyle w:val="Hyperlink"/>
          <w:rFonts w:eastAsiaTheme="majorEastAsia"/>
          <w:noProof/>
          <w:lang w:val="en-GB"/>
        </w:rPr>
        <w:t xml:space="preserve">arming </w:t>
      </w:r>
      <w:ins w:id="197" w:author="Soapbox" w:date="2021-07-15T09:58:00Z">
        <w:r w:rsidR="00365D34" w:rsidRPr="001E7A27">
          <w:rPr>
            <w:rStyle w:val="Hyperlink"/>
            <w:rFonts w:eastAsiaTheme="majorEastAsia"/>
            <w:noProof/>
            <w:lang w:val="en-GB"/>
          </w:rPr>
          <w:t>c</w:t>
        </w:r>
      </w:ins>
      <w:del w:id="198" w:author="Soapbox" w:date="2021-07-15T09:58:00Z">
        <w:r w:rsidR="0061213A" w:rsidRPr="001E7A27" w:rsidDel="00365D34">
          <w:rPr>
            <w:rStyle w:val="Hyperlink"/>
            <w:rFonts w:eastAsiaTheme="majorEastAsia"/>
            <w:noProof/>
            <w:lang w:val="en-GB"/>
          </w:rPr>
          <w:delText>C</w:delText>
        </w:r>
      </w:del>
      <w:r w:rsidR="0061213A" w:rsidRPr="001E7A27">
        <w:rPr>
          <w:rStyle w:val="Hyperlink"/>
          <w:rFonts w:eastAsiaTheme="majorEastAsia"/>
          <w:noProof/>
          <w:lang w:val="en-GB"/>
        </w:rPr>
        <w:t>ontribution</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_Toc70535733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94</w:t>
      </w:r>
      <w:r w:rsidR="0061213A" w:rsidRPr="001E7A27">
        <w:rPr>
          <w:noProof/>
          <w:webHidden/>
          <w:lang w:val="en-GB"/>
        </w:rPr>
        <w:fldChar w:fldCharType="end"/>
      </w:r>
      <w:r w:rsidRPr="001E7A27">
        <w:rPr>
          <w:noProof/>
          <w:lang w:val="en-GB"/>
        </w:rPr>
        <w:fldChar w:fldCharType="end"/>
      </w:r>
    </w:p>
    <w:p w14:paraId="3E421325" w14:textId="476F0AAA" w:rsidR="0061213A" w:rsidRPr="001E7A27" w:rsidRDefault="00F77D4C">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"_Toc70535734" </w:instrText>
      </w:r>
      <w:r w:rsidRPr="001E7A27">
        <w:rPr>
          <w:lang w:val="en-GB"/>
        </w:rPr>
        <w:fldChar w:fldCharType="separate"/>
      </w:r>
      <w:r w:rsidR="0061213A" w:rsidRPr="001E7A27">
        <w:rPr>
          <w:rStyle w:val="Hyperlink"/>
          <w:rFonts w:eastAsiaTheme="majorEastAsia"/>
          <w:noProof/>
          <w:lang w:val="en-GB"/>
        </w:rPr>
        <w:t>5.5.2.2.4</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Adjustments due to the Zero-Emission</w:t>
      </w:r>
      <w:ins w:id="199" w:author="Soapbox" w:date="2021-07-22T07:45:00Z">
        <w:r w:rsidR="00DA60A7" w:rsidRPr="001E7A27">
          <w:rPr>
            <w:rStyle w:val="Hyperlink"/>
            <w:rFonts w:eastAsiaTheme="majorEastAsia"/>
            <w:noProof/>
            <w:lang w:val="en-GB"/>
          </w:rPr>
          <w:t>s</w:t>
        </w:r>
      </w:ins>
      <w:r w:rsidR="0061213A" w:rsidRPr="001E7A27">
        <w:rPr>
          <w:rStyle w:val="Hyperlink"/>
          <w:rFonts w:eastAsiaTheme="majorEastAsia"/>
          <w:noProof/>
          <w:lang w:val="en-GB"/>
        </w:rPr>
        <w:t xml:space="preserve"> Commitment (ZEC)</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_Toc70535734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95</w:t>
      </w:r>
      <w:r w:rsidR="0061213A" w:rsidRPr="001E7A27">
        <w:rPr>
          <w:noProof/>
          <w:webHidden/>
          <w:lang w:val="en-GB"/>
        </w:rPr>
        <w:fldChar w:fldCharType="end"/>
      </w:r>
      <w:r w:rsidRPr="001E7A27">
        <w:rPr>
          <w:noProof/>
          <w:lang w:val="en-GB"/>
        </w:rPr>
        <w:fldChar w:fldCharType="end"/>
      </w:r>
    </w:p>
    <w:p w14:paraId="07E54B3C" w14:textId="674C43FD"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"_Toc70535735" </w:instrText>
      </w:r>
      <w:r w:rsidRPr="001E7A27">
        <w:rPr>
          <w:lang w:val="en-GB"/>
        </w:rPr>
        <w:fldChar w:fldCharType="separate"/>
      </w:r>
      <w:r w:rsidR="0061213A" w:rsidRPr="001E7A27">
        <w:rPr>
          <w:rStyle w:val="Hyperlink"/>
          <w:rFonts w:eastAsiaTheme="majorEastAsia"/>
          <w:noProof/>
          <w:lang w:val="en-GB"/>
        </w:rPr>
        <w:t>5.5.2.2.5</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Adjustments for </w:t>
      </w:r>
      <w:ins w:id="200" w:author="Soapbox" w:date="2021-07-15T10:19:00Z">
        <w:r w:rsidR="00AF63FA" w:rsidRPr="001E7A27">
          <w:rPr>
            <w:rStyle w:val="Hyperlink"/>
            <w:rFonts w:eastAsiaTheme="majorEastAsia"/>
            <w:noProof/>
            <w:lang w:val="en-GB"/>
          </w:rPr>
          <w:t>o</w:t>
        </w:r>
      </w:ins>
      <w:del w:id="201" w:author="Soapbox" w:date="2021-07-15T10:19:00Z">
        <w:r w:rsidR="0061213A" w:rsidRPr="001E7A27" w:rsidDel="00AF63FA">
          <w:rPr>
            <w:rStyle w:val="Hyperlink"/>
            <w:rFonts w:eastAsiaTheme="majorEastAsia"/>
            <w:noProof/>
            <w:lang w:val="en-GB"/>
          </w:rPr>
          <w:delText>O</w:delText>
        </w:r>
      </w:del>
      <w:r w:rsidR="0061213A" w:rsidRPr="001E7A27">
        <w:rPr>
          <w:rStyle w:val="Hyperlink"/>
          <w:rFonts w:eastAsiaTheme="majorEastAsia"/>
          <w:noProof/>
          <w:lang w:val="en-GB"/>
        </w:rPr>
        <w:t xml:space="preserve">ther not </w:t>
      </w:r>
      <w:ins w:id="202" w:author="Soapbox" w:date="2021-07-15T10:19:00Z">
        <w:r w:rsidR="00AF63FA" w:rsidRPr="001E7A27">
          <w:rPr>
            <w:rStyle w:val="Hyperlink"/>
            <w:rFonts w:eastAsiaTheme="majorEastAsia"/>
            <w:noProof/>
            <w:lang w:val="en-GB"/>
          </w:rPr>
          <w:t>r</w:t>
        </w:r>
      </w:ins>
      <w:del w:id="203" w:author="Soapbox" w:date="2021-07-15T10:19:00Z">
        <w:r w:rsidR="0061213A" w:rsidRPr="001E7A27" w:rsidDel="00AF63FA">
          <w:rPr>
            <w:rStyle w:val="Hyperlink"/>
            <w:rFonts w:eastAsiaTheme="majorEastAsia"/>
            <w:noProof/>
            <w:lang w:val="en-GB"/>
          </w:rPr>
          <w:delText>R</w:delText>
        </w:r>
      </w:del>
      <w:r w:rsidR="0061213A" w:rsidRPr="001E7A27">
        <w:rPr>
          <w:rStyle w:val="Hyperlink"/>
          <w:rFonts w:eastAsiaTheme="majorEastAsia"/>
          <w:noProof/>
          <w:lang w:val="en-GB"/>
        </w:rPr>
        <w:t xml:space="preserve">epresented </w:t>
      </w:r>
      <w:ins w:id="204" w:author="Soapbox" w:date="2021-07-15T10:19:00Z">
        <w:r w:rsidR="00AF63FA" w:rsidRPr="001E7A27">
          <w:rPr>
            <w:rStyle w:val="Hyperlink"/>
            <w:rFonts w:eastAsiaTheme="majorEastAsia"/>
            <w:noProof/>
            <w:lang w:val="en-GB"/>
          </w:rPr>
          <w:t>f</w:t>
        </w:r>
      </w:ins>
      <w:del w:id="205" w:author="Soapbox" w:date="2021-07-15T10:19:00Z">
        <w:r w:rsidR="0061213A" w:rsidRPr="001E7A27" w:rsidDel="00AF63FA">
          <w:rPr>
            <w:rStyle w:val="Hyperlink"/>
            <w:rFonts w:eastAsiaTheme="majorEastAsia"/>
            <w:noProof/>
            <w:lang w:val="en-GB"/>
          </w:rPr>
          <w:delText>F</w:delText>
        </w:r>
      </w:del>
      <w:r w:rsidR="0061213A" w:rsidRPr="001E7A27">
        <w:rPr>
          <w:rStyle w:val="Hyperlink"/>
          <w:rFonts w:eastAsiaTheme="majorEastAsia"/>
          <w:noProof/>
          <w:lang w:val="en-GB"/>
        </w:rPr>
        <w:t>eedbacks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_Toc70535735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95</w:t>
      </w:r>
      <w:r w:rsidR="0061213A" w:rsidRPr="001E7A27">
        <w:rPr>
          <w:noProof/>
          <w:webHidden/>
          <w:lang w:val="en-GB"/>
        </w:rPr>
        <w:fldChar w:fldCharType="end"/>
      </w:r>
      <w:r w:rsidRPr="001E7A27">
        <w:rPr>
          <w:noProof/>
          <w:lang w:val="en-GB"/>
        </w:rPr>
        <w:fldChar w:fldCharType="end"/>
      </w:r>
    </w:p>
    <w:p w14:paraId="0283F9A5" w14:textId="77777777" w:rsidR="0061213A" w:rsidRPr="001E7A27" w:rsidRDefault="00C841A8">
      <w:pPr>
        <w:pStyle w:val="TOC2"/>
        <w:tabs>
          <w:tab w:val="left" w:pos="1100"/>
          <w:tab w:val="right" w:leader="dot" w:pos="9621"/>
        </w:tabs>
        <w:rPr>
          <w:rStyle w:val="Hyperlink"/>
          <w:rFonts w:eastAsiaTheme="majorEastAsia"/>
          <w:noProof/>
          <w:lang w:val="en-GB"/>
        </w:rPr>
      </w:pPr>
      <w:hyperlink w:anchor="_Toc70535736" w:history="1">
        <w:r w:rsidR="0061213A" w:rsidRPr="001E7A27">
          <w:rPr>
            <w:rStyle w:val="Hyperlink"/>
            <w:rFonts w:eastAsiaTheme="majorEastAsia"/>
            <w:noProof/>
            <w:lang w:val="en-GB"/>
          </w:rPr>
          <w:t>5.5.2.3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Remaining Carbon Budget</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_Toc70535736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95</w:t>
        </w:r>
        <w:r w:rsidR="0061213A" w:rsidRPr="001E7A27">
          <w:rPr>
            <w:noProof/>
            <w:webHidden/>
            <w:lang w:val="en-GB"/>
          </w:rPr>
          <w:fldChar w:fldCharType="end"/>
        </w:r>
      </w:hyperlink>
    </w:p>
    <w:p w14:paraId="48F41CDF" w14:textId="77777777" w:rsidR="0061213A" w:rsidRPr="001E7A27" w:rsidRDefault="0061213A" w:rsidP="0061213A">
      <w:pPr>
        <w:rPr>
          <w:rFonts w:eastAsiaTheme="minorEastAsia"/>
          <w:noProof/>
          <w:lang w:val="en-GB"/>
        </w:rPr>
      </w:pPr>
    </w:p>
    <w:p w14:paraId="1C0CCEF0" w14:textId="77777777" w:rsidR="0061213A" w:rsidRPr="001E7A27" w:rsidRDefault="00C841A8">
      <w:pPr>
        <w:pStyle w:val="TOC1"/>
        <w:tabs>
          <w:tab w:val="left" w:pos="1320"/>
        </w:tabs>
        <w:rPr>
          <w:rStyle w:val="Hyperlink"/>
          <w:rFonts w:eastAsiaTheme="majorEastAsia"/>
          <w:noProof/>
          <w:lang w:val="en-GB"/>
        </w:rPr>
      </w:pPr>
      <w:hyperlink w:anchor="_Toc70535737" w:history="1">
        <w:r w:rsidR="0061213A" w:rsidRPr="001E7A27">
          <w:rPr>
            <w:rStyle w:val="Hyperlink"/>
            <w:rFonts w:eastAsiaTheme="majorEastAsia"/>
            <w:noProof/>
            <w:lang w:val="en-GB"/>
          </w:rPr>
          <w:t>BOX 5.2:</w:t>
        </w:r>
        <w:r w:rsidR="0061213A" w:rsidRPr="001E7A27">
          <w:rPr>
            <w:rFonts w:asciiTheme="minorHAnsi" w:eastAsiaTheme="minorEastAsia" w:hAnsiTheme="minorHAnsi"/>
            <w:b w:val="0"/>
            <w:noProof/>
            <w:lang w:val="en-GB"/>
          </w:rPr>
          <w:tab/>
        </w:r>
        <w:r w:rsidR="0061213A" w:rsidRPr="001E7A27">
          <w:rPr>
            <w:rStyle w:val="Hyperlink"/>
            <w:rFonts w:eastAsiaTheme="majorEastAsia"/>
            <w:noProof/>
            <w:lang w:val="en-GB"/>
          </w:rPr>
          <w:t>Implications of methodological advancements in estimating the remaining carbon budget since AR5</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_Toc70535737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97</w:t>
        </w:r>
        <w:r w:rsidR="0061213A" w:rsidRPr="001E7A27">
          <w:rPr>
            <w:noProof/>
            <w:webHidden/>
            <w:lang w:val="en-GB"/>
          </w:rPr>
          <w:fldChar w:fldCharType="end"/>
        </w:r>
      </w:hyperlink>
    </w:p>
    <w:p w14:paraId="3375294C" w14:textId="77777777" w:rsidR="0061213A" w:rsidRPr="001E7A27" w:rsidRDefault="0061213A" w:rsidP="0061213A">
      <w:pPr>
        <w:rPr>
          <w:rFonts w:eastAsiaTheme="minorEastAsia"/>
          <w:noProof/>
          <w:lang w:val="en-GB"/>
        </w:rPr>
      </w:pPr>
    </w:p>
    <w:p w14:paraId="326B962C" w14:textId="77777777" w:rsidR="0061213A" w:rsidRPr="001E7A27" w:rsidRDefault="00C841A8">
      <w:pPr>
        <w:pStyle w:val="TOC1"/>
        <w:rPr>
          <w:rFonts w:asciiTheme="minorHAnsi" w:eastAsiaTheme="minorEastAsia" w:hAnsiTheme="minorHAnsi"/>
          <w:b w:val="0"/>
          <w:noProof/>
          <w:lang w:val="en-GB"/>
        </w:rPr>
      </w:pPr>
      <w:hyperlink w:anchor="_Toc70535738" w:history="1">
        <w:r w:rsidR="0061213A" w:rsidRPr="001E7A27">
          <w:rPr>
            <w:rStyle w:val="Hyperlink"/>
            <w:rFonts w:eastAsiaTheme="majorEastAsia"/>
            <w:noProof/>
            <w:lang w:val="en-GB"/>
          </w:rPr>
          <w:t>5.6</w:t>
        </w:r>
        <w:r w:rsidR="0061213A" w:rsidRPr="001E7A27">
          <w:rPr>
            <w:rFonts w:asciiTheme="minorHAnsi" w:eastAsiaTheme="minorEastAsia" w:hAnsiTheme="minorHAnsi"/>
            <w:b w:val="0"/>
            <w:noProof/>
            <w:lang w:val="en-GB"/>
          </w:rPr>
          <w:tab/>
        </w:r>
        <w:r w:rsidR="0061213A" w:rsidRPr="001E7A27">
          <w:rPr>
            <w:rStyle w:val="Hyperlink"/>
            <w:rFonts w:eastAsiaTheme="majorEastAsia"/>
            <w:noProof/>
            <w:lang w:val="en-GB"/>
          </w:rPr>
          <w:t>Biogeochemical Implications of Carbon Dioxide Removal and Solar Radiation Modification</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_Toc70535738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99</w:t>
        </w:r>
        <w:r w:rsidR="0061213A" w:rsidRPr="001E7A27">
          <w:rPr>
            <w:noProof/>
            <w:webHidden/>
            <w:lang w:val="en-GB"/>
          </w:rPr>
          <w:fldChar w:fldCharType="end"/>
        </w:r>
      </w:hyperlink>
    </w:p>
    <w:p w14:paraId="646CDD50"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39" w:history="1">
        <w:r w:rsidR="0061213A" w:rsidRPr="001E7A27">
          <w:rPr>
            <w:rStyle w:val="Hyperlink"/>
            <w:rFonts w:eastAsiaTheme="majorEastAsia"/>
            <w:noProof/>
            <w:lang w:val="en-GB"/>
          </w:rPr>
          <w:t>5.6.1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Introduction</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_Toc70535739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99</w:t>
        </w:r>
        <w:r w:rsidR="0061213A" w:rsidRPr="001E7A27">
          <w:rPr>
            <w:noProof/>
            <w:webHidden/>
            <w:lang w:val="en-GB"/>
          </w:rPr>
          <w:fldChar w:fldCharType="end"/>
        </w:r>
      </w:hyperlink>
    </w:p>
    <w:p w14:paraId="3F734345"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40" w:history="1">
        <w:r w:rsidR="0061213A" w:rsidRPr="001E7A27">
          <w:rPr>
            <w:rStyle w:val="Hyperlink"/>
            <w:rFonts w:eastAsiaTheme="majorEastAsia"/>
            <w:noProof/>
            <w:lang w:val="en-GB"/>
          </w:rPr>
          <w:t>5.6.2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Biogeochemical Responses to Carbon Dioxide Removal (CDR)</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_Toc70535740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99</w:t>
        </w:r>
        <w:r w:rsidR="0061213A" w:rsidRPr="001E7A27">
          <w:rPr>
            <w:noProof/>
            <w:webHidden/>
            <w:lang w:val="en-GB"/>
          </w:rPr>
          <w:fldChar w:fldCharType="end"/>
        </w:r>
      </w:hyperlink>
    </w:p>
    <w:p w14:paraId="43E8758C" w14:textId="77777777" w:rsidR="0061213A" w:rsidRPr="001E7A27" w:rsidRDefault="00C841A8">
      <w:pPr>
        <w:pStyle w:val="TOC2"/>
        <w:tabs>
          <w:tab w:val="left" w:pos="1100"/>
          <w:tab w:val="right" w:leader="dot" w:pos="9621"/>
        </w:tabs>
        <w:rPr>
          <w:rStyle w:val="Hyperlink"/>
          <w:rFonts w:eastAsiaTheme="majorEastAsia"/>
          <w:noProof/>
          <w:lang w:val="en-GB"/>
        </w:rPr>
      </w:pPr>
      <w:hyperlink w:anchor="_Toc70535741" w:history="1">
        <w:r w:rsidR="0061213A" w:rsidRPr="001E7A27">
          <w:rPr>
            <w:rStyle w:val="Hyperlink"/>
            <w:rFonts w:eastAsiaTheme="majorEastAsia"/>
            <w:noProof/>
            <w:lang w:val="en-GB"/>
          </w:rPr>
          <w:t>5.6.2.1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Global Carbon Cycle Responses to CDR</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_Toc70535741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102</w:t>
        </w:r>
        <w:r w:rsidR="0061213A" w:rsidRPr="001E7A27">
          <w:rPr>
            <w:noProof/>
            <w:webHidden/>
            <w:lang w:val="en-GB"/>
          </w:rPr>
          <w:fldChar w:fldCharType="end"/>
        </w:r>
      </w:hyperlink>
    </w:p>
    <w:p w14:paraId="240DD38F" w14:textId="77777777" w:rsidR="0061213A" w:rsidRPr="001E7A27" w:rsidRDefault="0061213A" w:rsidP="0061213A">
      <w:pPr>
        <w:rPr>
          <w:rFonts w:eastAsiaTheme="minorEastAsia"/>
          <w:noProof/>
          <w:lang w:val="en-GB"/>
        </w:rPr>
      </w:pPr>
    </w:p>
    <w:p w14:paraId="47F260A3" w14:textId="77777777" w:rsidR="0061213A" w:rsidRPr="001E7A27" w:rsidRDefault="00C841A8">
      <w:pPr>
        <w:pStyle w:val="TOC1"/>
        <w:tabs>
          <w:tab w:val="left" w:pos="1320"/>
        </w:tabs>
        <w:rPr>
          <w:rStyle w:val="Hyperlink"/>
          <w:rFonts w:eastAsiaTheme="majorEastAsia"/>
          <w:noProof/>
          <w:lang w:val="en-GB"/>
        </w:rPr>
      </w:pPr>
      <w:hyperlink w:anchor="_Toc70535742" w:history="1">
        <w:r w:rsidR="0061213A" w:rsidRPr="001E7A27">
          <w:rPr>
            <w:rStyle w:val="Hyperlink"/>
            <w:rFonts w:eastAsiaTheme="majorEastAsia"/>
            <w:noProof/>
            <w:lang w:val="en-GB"/>
          </w:rPr>
          <w:t>BOX 5.3:</w:t>
        </w:r>
        <w:r w:rsidR="0061213A" w:rsidRPr="001E7A27">
          <w:rPr>
            <w:rFonts w:asciiTheme="minorHAnsi" w:eastAsiaTheme="minorEastAsia" w:hAnsiTheme="minorHAnsi"/>
            <w:b w:val="0"/>
            <w:noProof/>
            <w:lang w:val="en-GB"/>
          </w:rPr>
          <w:tab/>
        </w:r>
        <w:r w:rsidR="0061213A" w:rsidRPr="001E7A27">
          <w:rPr>
            <w:rStyle w:val="Hyperlink"/>
            <w:rFonts w:eastAsiaTheme="majorEastAsia"/>
            <w:noProof/>
            <w:lang w:val="en-GB"/>
          </w:rPr>
          <w:t>Carbon cycle response to CO</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 xml:space="preserve"> removal from the atmosphere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_Toc70535742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102</w:t>
        </w:r>
        <w:r w:rsidR="0061213A" w:rsidRPr="001E7A27">
          <w:rPr>
            <w:noProof/>
            <w:webHidden/>
            <w:lang w:val="en-GB"/>
          </w:rPr>
          <w:fldChar w:fldCharType="end"/>
        </w:r>
      </w:hyperlink>
    </w:p>
    <w:p w14:paraId="696AABF3" w14:textId="77777777" w:rsidR="0061213A" w:rsidRPr="001E7A27" w:rsidRDefault="0061213A" w:rsidP="0061213A">
      <w:pPr>
        <w:rPr>
          <w:rFonts w:eastAsiaTheme="minorEastAsia"/>
          <w:noProof/>
          <w:lang w:val="en-GB"/>
        </w:rPr>
      </w:pPr>
    </w:p>
    <w:p w14:paraId="387232D2" w14:textId="6BBC1C01"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"_Toc70535743" </w:instrText>
      </w:r>
      <w:r w:rsidRPr="001E7A27">
        <w:rPr>
          <w:lang w:val="en-GB"/>
        </w:rPr>
        <w:fldChar w:fldCharType="separate"/>
      </w:r>
      <w:r w:rsidR="0061213A" w:rsidRPr="001E7A27">
        <w:rPr>
          <w:rStyle w:val="Hyperlink"/>
          <w:rFonts w:eastAsiaTheme="majorEastAsia"/>
          <w:noProof/>
          <w:lang w:val="en-GB"/>
        </w:rPr>
        <w:t>5.6.2.1.1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Carbon </w:t>
      </w:r>
      <w:ins w:id="206" w:author="Soapbox" w:date="2021-07-15T10:19:00Z">
        <w:r w:rsidR="00AF63FA" w:rsidRPr="001E7A27">
          <w:rPr>
            <w:rStyle w:val="Hyperlink"/>
            <w:rFonts w:eastAsiaTheme="majorEastAsia"/>
            <w:noProof/>
            <w:lang w:val="en-GB"/>
          </w:rPr>
          <w:t>c</w:t>
        </w:r>
      </w:ins>
      <w:del w:id="207" w:author="Soapbox" w:date="2021-07-15T10:19:00Z">
        <w:r w:rsidR="0061213A" w:rsidRPr="001E7A27" w:rsidDel="00AF63FA">
          <w:rPr>
            <w:rStyle w:val="Hyperlink"/>
            <w:rFonts w:eastAsiaTheme="majorEastAsia"/>
            <w:noProof/>
            <w:lang w:val="en-GB"/>
          </w:rPr>
          <w:delText>C</w:delText>
        </w:r>
      </w:del>
      <w:r w:rsidR="0061213A" w:rsidRPr="001E7A27">
        <w:rPr>
          <w:rStyle w:val="Hyperlink"/>
          <w:rFonts w:eastAsiaTheme="majorEastAsia"/>
          <w:noProof/>
          <w:lang w:val="en-GB"/>
        </w:rPr>
        <w:t xml:space="preserve">ycle </w:t>
      </w:r>
      <w:del w:id="208" w:author="Soapbox" w:date="2021-07-15T10:19:00Z">
        <w:r w:rsidR="0061213A" w:rsidRPr="001E7A27" w:rsidDel="00AF63FA">
          <w:rPr>
            <w:rStyle w:val="Hyperlink"/>
            <w:rFonts w:eastAsiaTheme="majorEastAsia"/>
            <w:noProof/>
            <w:lang w:val="en-GB"/>
          </w:rPr>
          <w:delText>R</w:delText>
        </w:r>
      </w:del>
      <w:ins w:id="209" w:author="Soapbox" w:date="2021-07-15T10:19:00Z">
        <w:r w:rsidR="00AF63FA" w:rsidRPr="001E7A27">
          <w:rPr>
            <w:rStyle w:val="Hyperlink"/>
            <w:rFonts w:eastAsiaTheme="majorEastAsia"/>
            <w:noProof/>
            <w:lang w:val="en-GB"/>
          </w:rPr>
          <w:t>r</w:t>
        </w:r>
      </w:ins>
      <w:r w:rsidR="0061213A" w:rsidRPr="001E7A27">
        <w:rPr>
          <w:rStyle w:val="Hyperlink"/>
          <w:rFonts w:eastAsiaTheme="majorEastAsia"/>
          <w:noProof/>
          <w:lang w:val="en-GB"/>
        </w:rPr>
        <w:t xml:space="preserve">esponse to </w:t>
      </w:r>
      <w:ins w:id="210" w:author="Soapbox" w:date="2021-07-15T10:19:00Z">
        <w:r w:rsidR="00AF63FA" w:rsidRPr="001E7A27">
          <w:rPr>
            <w:rStyle w:val="Hyperlink"/>
            <w:rFonts w:eastAsiaTheme="majorEastAsia"/>
            <w:noProof/>
            <w:lang w:val="en-GB"/>
          </w:rPr>
          <w:t>i</w:t>
        </w:r>
      </w:ins>
      <w:del w:id="211" w:author="Soapbox" w:date="2021-07-15T10:19:00Z">
        <w:r w:rsidR="0061213A" w:rsidRPr="001E7A27" w:rsidDel="00AF63FA">
          <w:rPr>
            <w:rStyle w:val="Hyperlink"/>
            <w:rFonts w:eastAsiaTheme="majorEastAsia"/>
            <w:noProof/>
            <w:lang w:val="en-GB"/>
          </w:rPr>
          <w:delText>I</w:delText>
        </w:r>
      </w:del>
      <w:r w:rsidR="0061213A" w:rsidRPr="001E7A27">
        <w:rPr>
          <w:rStyle w:val="Hyperlink"/>
          <w:rFonts w:eastAsiaTheme="majorEastAsia"/>
          <w:noProof/>
          <w:lang w:val="en-GB"/>
        </w:rPr>
        <w:t>nstantaneous CDR</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_Toc70535743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103</w:t>
      </w:r>
      <w:r w:rsidR="0061213A" w:rsidRPr="001E7A27">
        <w:rPr>
          <w:noProof/>
          <w:webHidden/>
          <w:lang w:val="en-GB"/>
        </w:rPr>
        <w:fldChar w:fldCharType="end"/>
      </w:r>
      <w:r w:rsidRPr="001E7A27">
        <w:rPr>
          <w:noProof/>
          <w:lang w:val="en-GB"/>
        </w:rPr>
        <w:fldChar w:fldCharType="end"/>
      </w:r>
    </w:p>
    <w:p w14:paraId="10146175" w14:textId="145CFE6F"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"_Toc70535744" </w:instrText>
      </w:r>
      <w:r w:rsidRPr="001E7A27">
        <w:rPr>
          <w:lang w:val="en-GB"/>
        </w:rPr>
        <w:fldChar w:fldCharType="separate"/>
      </w:r>
      <w:r w:rsidR="0061213A" w:rsidRPr="001E7A27">
        <w:rPr>
          <w:rStyle w:val="Hyperlink"/>
          <w:rFonts w:eastAsiaTheme="majorEastAsia"/>
          <w:noProof/>
          <w:lang w:val="en-GB"/>
        </w:rPr>
        <w:t>5.6.2.1.2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Carbon </w:t>
      </w:r>
      <w:ins w:id="212" w:author="Soapbox" w:date="2021-07-15T10:19:00Z">
        <w:r w:rsidR="00AF63FA" w:rsidRPr="001E7A27">
          <w:rPr>
            <w:rStyle w:val="Hyperlink"/>
            <w:rFonts w:eastAsiaTheme="majorEastAsia"/>
            <w:noProof/>
            <w:lang w:val="en-GB"/>
          </w:rPr>
          <w:t>c</w:t>
        </w:r>
      </w:ins>
      <w:del w:id="213" w:author="Soapbox" w:date="2021-07-15T10:19:00Z">
        <w:r w:rsidR="0061213A" w:rsidRPr="001E7A27" w:rsidDel="00AF63FA">
          <w:rPr>
            <w:rStyle w:val="Hyperlink"/>
            <w:rFonts w:eastAsiaTheme="majorEastAsia"/>
            <w:noProof/>
            <w:lang w:val="en-GB"/>
          </w:rPr>
          <w:delText>C</w:delText>
        </w:r>
      </w:del>
      <w:r w:rsidR="0061213A" w:rsidRPr="001E7A27">
        <w:rPr>
          <w:rStyle w:val="Hyperlink"/>
          <w:rFonts w:eastAsiaTheme="majorEastAsia"/>
          <w:noProof/>
          <w:lang w:val="en-GB"/>
        </w:rPr>
        <w:t xml:space="preserve">ycle </w:t>
      </w:r>
      <w:ins w:id="214" w:author="Soapbox" w:date="2021-07-15T10:19:00Z">
        <w:r w:rsidR="00AF63FA" w:rsidRPr="001E7A27">
          <w:rPr>
            <w:rStyle w:val="Hyperlink"/>
            <w:rFonts w:eastAsiaTheme="majorEastAsia"/>
            <w:noProof/>
            <w:lang w:val="en-GB"/>
          </w:rPr>
          <w:t>r</w:t>
        </w:r>
      </w:ins>
      <w:del w:id="215" w:author="Soapbox" w:date="2021-07-15T10:19:00Z">
        <w:r w:rsidR="0061213A" w:rsidRPr="001E7A27" w:rsidDel="00AF63FA">
          <w:rPr>
            <w:rStyle w:val="Hyperlink"/>
            <w:rFonts w:eastAsiaTheme="majorEastAsia"/>
            <w:noProof/>
            <w:lang w:val="en-GB"/>
          </w:rPr>
          <w:delText>R</w:delText>
        </w:r>
      </w:del>
      <w:r w:rsidR="0061213A" w:rsidRPr="001E7A27">
        <w:rPr>
          <w:rStyle w:val="Hyperlink"/>
          <w:rFonts w:eastAsiaTheme="majorEastAsia"/>
          <w:noProof/>
          <w:lang w:val="en-GB"/>
        </w:rPr>
        <w:t xml:space="preserve">esponse </w:t>
      </w:r>
      <w:ins w:id="216" w:author="Soapbox" w:date="2021-07-15T10:19:00Z">
        <w:r w:rsidR="00AF63FA" w:rsidRPr="001E7A27">
          <w:rPr>
            <w:rStyle w:val="Hyperlink"/>
            <w:rFonts w:eastAsiaTheme="majorEastAsia"/>
            <w:noProof/>
            <w:lang w:val="en-GB"/>
          </w:rPr>
          <w:t>o</w:t>
        </w:r>
      </w:ins>
      <w:del w:id="217" w:author="Soapbox" w:date="2021-07-15T10:19:00Z">
        <w:r w:rsidR="0061213A" w:rsidRPr="001E7A27" w:rsidDel="00AF63FA">
          <w:rPr>
            <w:rStyle w:val="Hyperlink"/>
            <w:rFonts w:eastAsiaTheme="majorEastAsia"/>
            <w:noProof/>
            <w:lang w:val="en-GB"/>
          </w:rPr>
          <w:delText>O</w:delText>
        </w:r>
      </w:del>
      <w:r w:rsidR="0061213A" w:rsidRPr="001E7A27">
        <w:rPr>
          <w:rStyle w:val="Hyperlink"/>
          <w:rFonts w:eastAsiaTheme="majorEastAsia"/>
          <w:noProof/>
          <w:lang w:val="en-GB"/>
        </w:rPr>
        <w:t xml:space="preserve">ver </w:t>
      </w:r>
      <w:ins w:id="218" w:author="Soapbox" w:date="2021-07-15T10:19:00Z">
        <w:r w:rsidR="00AF63FA" w:rsidRPr="001E7A27">
          <w:rPr>
            <w:rStyle w:val="Hyperlink"/>
            <w:rFonts w:eastAsiaTheme="majorEastAsia"/>
            <w:noProof/>
            <w:lang w:val="en-GB"/>
          </w:rPr>
          <w:t>t</w:t>
        </w:r>
      </w:ins>
      <w:del w:id="219" w:author="Soapbox" w:date="2021-07-15T10:19:00Z">
        <w:r w:rsidR="0061213A" w:rsidRPr="001E7A27" w:rsidDel="00AF63FA">
          <w:rPr>
            <w:rStyle w:val="Hyperlink"/>
            <w:rFonts w:eastAsiaTheme="majorEastAsia"/>
            <w:noProof/>
            <w:lang w:val="en-GB"/>
          </w:rPr>
          <w:delText>T</w:delText>
        </w:r>
      </w:del>
      <w:r w:rsidR="0061213A" w:rsidRPr="001E7A27">
        <w:rPr>
          <w:rStyle w:val="Hyperlink"/>
          <w:rFonts w:eastAsiaTheme="majorEastAsia"/>
          <w:noProof/>
          <w:lang w:val="en-GB"/>
        </w:rPr>
        <w:t xml:space="preserve">ime in </w:t>
      </w:r>
      <w:ins w:id="220" w:author="Soapbox" w:date="2021-07-15T10:19:00Z">
        <w:r w:rsidR="00AF63FA" w:rsidRPr="001E7A27">
          <w:rPr>
            <w:rStyle w:val="Hyperlink"/>
            <w:rFonts w:eastAsiaTheme="majorEastAsia"/>
            <w:noProof/>
            <w:lang w:val="en-GB"/>
          </w:rPr>
          <w:t>s</w:t>
        </w:r>
      </w:ins>
      <w:del w:id="221" w:author="Soapbox" w:date="2021-07-15T10:19:00Z">
        <w:r w:rsidR="0061213A" w:rsidRPr="001E7A27" w:rsidDel="00AF63FA">
          <w:rPr>
            <w:rStyle w:val="Hyperlink"/>
            <w:rFonts w:eastAsiaTheme="majorEastAsia"/>
            <w:noProof/>
            <w:lang w:val="en-GB"/>
          </w:rPr>
          <w:delText>S</w:delText>
        </w:r>
      </w:del>
      <w:r w:rsidR="0061213A" w:rsidRPr="001E7A27">
        <w:rPr>
          <w:rStyle w:val="Hyperlink"/>
          <w:rFonts w:eastAsiaTheme="majorEastAsia"/>
          <w:noProof/>
          <w:lang w:val="en-GB"/>
        </w:rPr>
        <w:t>cenarios with CDR</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_Toc70535744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103</w:t>
      </w:r>
      <w:r w:rsidR="0061213A" w:rsidRPr="001E7A27">
        <w:rPr>
          <w:noProof/>
          <w:webHidden/>
          <w:lang w:val="en-GB"/>
        </w:rPr>
        <w:fldChar w:fldCharType="end"/>
      </w:r>
      <w:r w:rsidRPr="001E7A27">
        <w:rPr>
          <w:noProof/>
          <w:lang w:val="en-GB"/>
        </w:rPr>
        <w:fldChar w:fldCharType="end"/>
      </w:r>
    </w:p>
    <w:p w14:paraId="78EB7DB2" w14:textId="454B599A"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"_Toc70535745" </w:instrText>
      </w:r>
      <w:r w:rsidRPr="001E7A27">
        <w:rPr>
          <w:lang w:val="en-GB"/>
        </w:rPr>
        <w:fldChar w:fldCharType="separate"/>
      </w:r>
      <w:r w:rsidR="0061213A" w:rsidRPr="001E7A27">
        <w:rPr>
          <w:rStyle w:val="Hyperlink"/>
          <w:rFonts w:eastAsiaTheme="majorEastAsia"/>
          <w:noProof/>
          <w:lang w:val="en-GB"/>
        </w:rPr>
        <w:t>5.6.2.1.3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Removal </w:t>
      </w:r>
      <w:ins w:id="222" w:author="Soapbox" w:date="2021-07-15T10:19:00Z">
        <w:r w:rsidR="00AF63FA" w:rsidRPr="001E7A27">
          <w:rPr>
            <w:rStyle w:val="Hyperlink"/>
            <w:rFonts w:eastAsiaTheme="majorEastAsia"/>
            <w:noProof/>
            <w:lang w:val="en-GB"/>
          </w:rPr>
          <w:t>e</w:t>
        </w:r>
      </w:ins>
      <w:del w:id="223" w:author="Soapbox" w:date="2021-07-15T10:19:00Z">
        <w:r w:rsidR="0061213A" w:rsidRPr="001E7A27" w:rsidDel="00AF63FA">
          <w:rPr>
            <w:rStyle w:val="Hyperlink"/>
            <w:rFonts w:eastAsiaTheme="majorEastAsia"/>
            <w:noProof/>
            <w:lang w:val="en-GB"/>
          </w:rPr>
          <w:delText>E</w:delText>
        </w:r>
      </w:del>
      <w:r w:rsidR="0061213A" w:rsidRPr="001E7A27">
        <w:rPr>
          <w:rStyle w:val="Hyperlink"/>
          <w:rFonts w:eastAsiaTheme="majorEastAsia"/>
          <w:noProof/>
          <w:lang w:val="en-GB"/>
        </w:rPr>
        <w:t>ffectiveness of CDR</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_Toc70535745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104</w:t>
      </w:r>
      <w:r w:rsidR="0061213A" w:rsidRPr="001E7A27">
        <w:rPr>
          <w:noProof/>
          <w:webHidden/>
          <w:lang w:val="en-GB"/>
        </w:rPr>
        <w:fldChar w:fldCharType="end"/>
      </w:r>
      <w:r w:rsidRPr="001E7A27">
        <w:rPr>
          <w:noProof/>
          <w:lang w:val="en-GB"/>
        </w:rPr>
        <w:fldChar w:fldCharType="end"/>
      </w:r>
    </w:p>
    <w:p w14:paraId="7D421EB4" w14:textId="39E7D289"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"_Toc70535746" </w:instrText>
      </w:r>
      <w:r w:rsidRPr="001E7A27">
        <w:rPr>
          <w:lang w:val="en-GB"/>
        </w:rPr>
        <w:fldChar w:fldCharType="separate"/>
      </w:r>
      <w:r w:rsidR="0061213A" w:rsidRPr="001E7A27">
        <w:rPr>
          <w:rStyle w:val="Hyperlink"/>
          <w:rFonts w:eastAsiaTheme="majorEastAsia"/>
          <w:noProof/>
          <w:lang w:val="en-GB"/>
        </w:rPr>
        <w:t>5.6.2.1.4</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Symmetry of </w:t>
      </w:r>
      <w:ins w:id="224" w:author="Soapbox" w:date="2021-07-15T10:20:00Z">
        <w:r w:rsidR="00AF63FA" w:rsidRPr="001E7A27">
          <w:rPr>
            <w:rStyle w:val="Hyperlink"/>
            <w:rFonts w:eastAsiaTheme="majorEastAsia"/>
            <w:noProof/>
            <w:lang w:val="en-GB"/>
          </w:rPr>
          <w:t>c</w:t>
        </w:r>
      </w:ins>
      <w:del w:id="225" w:author="Soapbox" w:date="2021-07-15T10:20:00Z">
        <w:r w:rsidR="0061213A" w:rsidRPr="001E7A27" w:rsidDel="00AF63FA">
          <w:rPr>
            <w:rStyle w:val="Hyperlink"/>
            <w:rFonts w:eastAsiaTheme="majorEastAsia"/>
            <w:noProof/>
            <w:lang w:val="en-GB"/>
          </w:rPr>
          <w:delText>C</w:delText>
        </w:r>
      </w:del>
      <w:r w:rsidR="0061213A" w:rsidRPr="001E7A27">
        <w:rPr>
          <w:rStyle w:val="Hyperlink"/>
          <w:rFonts w:eastAsiaTheme="majorEastAsia"/>
          <w:noProof/>
          <w:lang w:val="en-GB"/>
        </w:rPr>
        <w:t xml:space="preserve">arbon </w:t>
      </w:r>
      <w:ins w:id="226" w:author="Soapbox" w:date="2021-07-15T10:20:00Z">
        <w:r w:rsidR="00AF63FA" w:rsidRPr="001E7A27">
          <w:rPr>
            <w:rStyle w:val="Hyperlink"/>
            <w:rFonts w:eastAsiaTheme="majorEastAsia"/>
            <w:noProof/>
            <w:lang w:val="en-GB"/>
          </w:rPr>
          <w:t>c</w:t>
        </w:r>
      </w:ins>
      <w:del w:id="227" w:author="Soapbox" w:date="2021-07-15T10:20:00Z">
        <w:r w:rsidR="0061213A" w:rsidRPr="001E7A27" w:rsidDel="00AF63FA">
          <w:rPr>
            <w:rStyle w:val="Hyperlink"/>
            <w:rFonts w:eastAsiaTheme="majorEastAsia"/>
            <w:noProof/>
            <w:lang w:val="en-GB"/>
          </w:rPr>
          <w:delText>C</w:delText>
        </w:r>
      </w:del>
      <w:r w:rsidR="0061213A" w:rsidRPr="001E7A27">
        <w:rPr>
          <w:rStyle w:val="Hyperlink"/>
          <w:rFonts w:eastAsiaTheme="majorEastAsia"/>
          <w:noProof/>
          <w:lang w:val="en-GB"/>
        </w:rPr>
        <w:t xml:space="preserve">ycle </w:t>
      </w:r>
      <w:ins w:id="228" w:author="Soapbox" w:date="2021-07-15T10:20:00Z">
        <w:r w:rsidR="00AF63FA" w:rsidRPr="001E7A27">
          <w:rPr>
            <w:rStyle w:val="Hyperlink"/>
            <w:rFonts w:eastAsiaTheme="majorEastAsia"/>
            <w:noProof/>
            <w:lang w:val="en-GB"/>
          </w:rPr>
          <w:t>r</w:t>
        </w:r>
      </w:ins>
      <w:del w:id="229" w:author="Soapbox" w:date="2021-07-15T10:20:00Z">
        <w:r w:rsidR="0061213A" w:rsidRPr="001E7A27" w:rsidDel="00AF63FA">
          <w:rPr>
            <w:rStyle w:val="Hyperlink"/>
            <w:rFonts w:eastAsiaTheme="majorEastAsia"/>
            <w:noProof/>
            <w:lang w:val="en-GB"/>
          </w:rPr>
          <w:delText>R</w:delText>
        </w:r>
      </w:del>
      <w:r w:rsidR="0061213A" w:rsidRPr="001E7A27">
        <w:rPr>
          <w:rStyle w:val="Hyperlink"/>
          <w:rFonts w:eastAsiaTheme="majorEastAsia"/>
          <w:noProof/>
          <w:lang w:val="en-GB"/>
        </w:rPr>
        <w:t xml:space="preserve">esponse to </w:t>
      </w:r>
      <w:ins w:id="230" w:author="Soapbox" w:date="2021-07-15T10:20:00Z">
        <w:r w:rsidR="00AF63FA" w:rsidRPr="001E7A27">
          <w:rPr>
            <w:rStyle w:val="Hyperlink"/>
            <w:rFonts w:eastAsiaTheme="majorEastAsia"/>
            <w:noProof/>
            <w:lang w:val="en-GB"/>
          </w:rPr>
          <w:t>p</w:t>
        </w:r>
      </w:ins>
      <w:del w:id="231" w:author="Soapbox" w:date="2021-07-15T10:20:00Z">
        <w:r w:rsidR="0061213A" w:rsidRPr="001E7A27" w:rsidDel="00AF63FA">
          <w:rPr>
            <w:rStyle w:val="Hyperlink"/>
            <w:rFonts w:eastAsiaTheme="majorEastAsia"/>
            <w:noProof/>
            <w:lang w:val="en-GB"/>
          </w:rPr>
          <w:delText>P</w:delText>
        </w:r>
      </w:del>
      <w:r w:rsidR="0061213A" w:rsidRPr="001E7A27">
        <w:rPr>
          <w:rStyle w:val="Hyperlink"/>
          <w:rFonts w:eastAsiaTheme="majorEastAsia"/>
          <w:noProof/>
          <w:lang w:val="en-GB"/>
        </w:rPr>
        <w:t xml:space="preserve">ositive and </w:t>
      </w:r>
      <w:ins w:id="232" w:author="Soapbox" w:date="2021-07-15T10:20:00Z">
        <w:r w:rsidR="00AF63FA" w:rsidRPr="001E7A27">
          <w:rPr>
            <w:rStyle w:val="Hyperlink"/>
            <w:rFonts w:eastAsiaTheme="majorEastAsia"/>
            <w:noProof/>
            <w:lang w:val="en-GB"/>
          </w:rPr>
          <w:t>n</w:t>
        </w:r>
      </w:ins>
      <w:del w:id="233" w:author="Soapbox" w:date="2021-07-15T10:20:00Z">
        <w:r w:rsidR="0061213A" w:rsidRPr="001E7A27" w:rsidDel="00AF63FA">
          <w:rPr>
            <w:rStyle w:val="Hyperlink"/>
            <w:rFonts w:eastAsiaTheme="majorEastAsia"/>
            <w:noProof/>
            <w:lang w:val="en-GB"/>
          </w:rPr>
          <w:delText>N</w:delText>
        </w:r>
      </w:del>
      <w:r w:rsidR="0061213A" w:rsidRPr="001E7A27">
        <w:rPr>
          <w:rStyle w:val="Hyperlink"/>
          <w:rFonts w:eastAsiaTheme="majorEastAsia"/>
          <w:noProof/>
          <w:lang w:val="en-GB"/>
        </w:rPr>
        <w:t>egative CO</w:t>
      </w:r>
      <w:r w:rsidR="0061213A" w:rsidRPr="001E7A27">
        <w:rPr>
          <w:rStyle w:val="Hyperlink"/>
          <w:rFonts w:eastAsiaTheme="majorEastAsia"/>
          <w:noProof/>
          <w:vertAlign w:val="subscript"/>
          <w:lang w:val="en-GB"/>
        </w:rPr>
        <w:t>2</w:t>
      </w:r>
      <w:r w:rsidR="0061213A" w:rsidRPr="001E7A27">
        <w:rPr>
          <w:rStyle w:val="Hyperlink"/>
          <w:rFonts w:eastAsiaTheme="majorEastAsia"/>
          <w:noProof/>
          <w:lang w:val="en-GB"/>
        </w:rPr>
        <w:t xml:space="preserve"> </w:t>
      </w:r>
      <w:ins w:id="234" w:author="Soapbox" w:date="2021-07-15T10:20:00Z">
        <w:r w:rsidR="00AF63FA" w:rsidRPr="001E7A27">
          <w:rPr>
            <w:rStyle w:val="Hyperlink"/>
            <w:rFonts w:eastAsiaTheme="majorEastAsia"/>
            <w:noProof/>
            <w:lang w:val="en-GB"/>
          </w:rPr>
          <w:t>e</w:t>
        </w:r>
      </w:ins>
      <w:del w:id="235" w:author="Soapbox" w:date="2021-07-15T10:20:00Z">
        <w:r w:rsidR="0061213A" w:rsidRPr="001E7A27" w:rsidDel="00AF63FA">
          <w:rPr>
            <w:rStyle w:val="Hyperlink"/>
            <w:rFonts w:eastAsiaTheme="majorEastAsia"/>
            <w:noProof/>
            <w:lang w:val="en-GB"/>
          </w:rPr>
          <w:delText>E</w:delText>
        </w:r>
      </w:del>
      <w:r w:rsidR="0061213A" w:rsidRPr="001E7A27">
        <w:rPr>
          <w:rStyle w:val="Hyperlink"/>
          <w:rFonts w:eastAsiaTheme="majorEastAsia"/>
          <w:noProof/>
          <w:lang w:val="en-GB"/>
        </w:rPr>
        <w:t>missions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_Toc70535746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105</w:t>
      </w:r>
      <w:r w:rsidR="0061213A" w:rsidRPr="001E7A27">
        <w:rPr>
          <w:noProof/>
          <w:webHidden/>
          <w:lang w:val="en-GB"/>
        </w:rPr>
        <w:fldChar w:fldCharType="end"/>
      </w:r>
      <w:r w:rsidRPr="001E7A27">
        <w:rPr>
          <w:noProof/>
          <w:lang w:val="en-GB"/>
        </w:rPr>
        <w:fldChar w:fldCharType="end"/>
      </w:r>
    </w:p>
    <w:p w14:paraId="6CA0E822"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47" w:history="1">
        <w:r w:rsidR="0061213A" w:rsidRPr="001E7A27">
          <w:rPr>
            <w:rStyle w:val="Hyperlink"/>
            <w:rFonts w:eastAsiaTheme="majorEastAsia"/>
            <w:noProof/>
            <w:lang w:val="en-GB"/>
          </w:rPr>
          <w:t>5.6.2.2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Effects of Specific CDR Methods on Biogeochemical Cycles and Climate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_Toc70535747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106</w:t>
        </w:r>
        <w:r w:rsidR="0061213A" w:rsidRPr="001E7A27">
          <w:rPr>
            <w:noProof/>
            <w:webHidden/>
            <w:lang w:val="en-GB"/>
          </w:rPr>
          <w:fldChar w:fldCharType="end"/>
        </w:r>
      </w:hyperlink>
    </w:p>
    <w:p w14:paraId="73F64D38" w14:textId="4F6AED65"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"_Toc70535748" </w:instrText>
      </w:r>
      <w:r w:rsidRPr="001E7A27">
        <w:rPr>
          <w:lang w:val="en-GB"/>
        </w:rPr>
        <w:fldChar w:fldCharType="separate"/>
      </w:r>
      <w:r w:rsidR="0061213A" w:rsidRPr="001E7A27">
        <w:rPr>
          <w:rStyle w:val="Hyperlink"/>
          <w:rFonts w:eastAsiaTheme="majorEastAsia"/>
          <w:noProof/>
          <w:lang w:val="en-GB"/>
        </w:rPr>
        <w:t>5.6.2.2.1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Land-based </w:t>
      </w:r>
      <w:ins w:id="236" w:author="Soapbox" w:date="2021-07-15T10:20:00Z">
        <w:r w:rsidR="00AF63FA" w:rsidRPr="001E7A27">
          <w:rPr>
            <w:rStyle w:val="Hyperlink"/>
            <w:rFonts w:eastAsiaTheme="majorEastAsia"/>
            <w:noProof/>
            <w:lang w:val="en-GB"/>
          </w:rPr>
          <w:t>b</w:t>
        </w:r>
      </w:ins>
      <w:del w:id="237" w:author="Soapbox" w:date="2021-07-15T10:20:00Z">
        <w:r w:rsidR="0061213A" w:rsidRPr="001E7A27" w:rsidDel="00AF63FA">
          <w:rPr>
            <w:rStyle w:val="Hyperlink"/>
            <w:rFonts w:eastAsiaTheme="majorEastAsia"/>
            <w:noProof/>
            <w:lang w:val="en-GB"/>
          </w:rPr>
          <w:delText>B</w:delText>
        </w:r>
      </w:del>
      <w:r w:rsidR="0061213A" w:rsidRPr="001E7A27">
        <w:rPr>
          <w:rStyle w:val="Hyperlink"/>
          <w:rFonts w:eastAsiaTheme="majorEastAsia"/>
          <w:noProof/>
          <w:lang w:val="en-GB"/>
        </w:rPr>
        <w:t xml:space="preserve">iological CDR </w:t>
      </w:r>
      <w:ins w:id="238" w:author="Soapbox" w:date="2021-07-15T10:20:00Z">
        <w:r w:rsidR="00AF63FA" w:rsidRPr="001E7A27">
          <w:rPr>
            <w:rStyle w:val="Hyperlink"/>
            <w:rFonts w:eastAsiaTheme="majorEastAsia"/>
            <w:noProof/>
            <w:lang w:val="en-GB"/>
          </w:rPr>
          <w:t>m</w:t>
        </w:r>
      </w:ins>
      <w:del w:id="239" w:author="Soapbox" w:date="2021-07-15T10:20:00Z">
        <w:r w:rsidR="0061213A" w:rsidRPr="001E7A27" w:rsidDel="00AF63FA">
          <w:rPr>
            <w:rStyle w:val="Hyperlink"/>
            <w:rFonts w:eastAsiaTheme="majorEastAsia"/>
            <w:noProof/>
            <w:lang w:val="en-GB"/>
          </w:rPr>
          <w:delText>M</w:delText>
        </w:r>
      </w:del>
      <w:r w:rsidR="0061213A" w:rsidRPr="001E7A27">
        <w:rPr>
          <w:rStyle w:val="Hyperlink"/>
          <w:rFonts w:eastAsiaTheme="majorEastAsia"/>
          <w:noProof/>
          <w:lang w:val="en-GB"/>
        </w:rPr>
        <w:t>ethods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_Toc70535748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106</w:t>
      </w:r>
      <w:r w:rsidR="0061213A" w:rsidRPr="001E7A27">
        <w:rPr>
          <w:noProof/>
          <w:webHidden/>
          <w:lang w:val="en-GB"/>
        </w:rPr>
        <w:fldChar w:fldCharType="end"/>
      </w:r>
      <w:r w:rsidRPr="001E7A27">
        <w:rPr>
          <w:noProof/>
          <w:lang w:val="en-GB"/>
        </w:rPr>
        <w:fldChar w:fldCharType="end"/>
      </w:r>
    </w:p>
    <w:p w14:paraId="4AFD5AB3" w14:textId="09D8291D"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"_Toc70535749" </w:instrText>
      </w:r>
      <w:r w:rsidRPr="001E7A27">
        <w:rPr>
          <w:lang w:val="en-GB"/>
        </w:rPr>
        <w:fldChar w:fldCharType="separate"/>
      </w:r>
      <w:r w:rsidR="0061213A" w:rsidRPr="001E7A27">
        <w:rPr>
          <w:rStyle w:val="Hyperlink"/>
          <w:rFonts w:eastAsiaTheme="majorEastAsia"/>
          <w:noProof/>
          <w:lang w:val="en-GB"/>
        </w:rPr>
        <w:t>5.6.2.2.2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Ocean-based </w:t>
      </w:r>
      <w:del w:id="240" w:author="Soapbox" w:date="2021-07-15T10:20:00Z">
        <w:r w:rsidR="0061213A" w:rsidRPr="001E7A27" w:rsidDel="00AF63FA">
          <w:rPr>
            <w:rStyle w:val="Hyperlink"/>
            <w:rFonts w:eastAsiaTheme="majorEastAsia"/>
            <w:noProof/>
            <w:lang w:val="en-GB"/>
          </w:rPr>
          <w:delText>B</w:delText>
        </w:r>
      </w:del>
      <w:ins w:id="241" w:author="Soapbox" w:date="2021-07-15T10:20:00Z">
        <w:r w:rsidR="00AF63FA" w:rsidRPr="001E7A27">
          <w:rPr>
            <w:rStyle w:val="Hyperlink"/>
            <w:rFonts w:eastAsiaTheme="majorEastAsia"/>
            <w:noProof/>
            <w:lang w:val="en-GB"/>
          </w:rPr>
          <w:t>b</w:t>
        </w:r>
      </w:ins>
      <w:r w:rsidR="0061213A" w:rsidRPr="001E7A27">
        <w:rPr>
          <w:rStyle w:val="Hyperlink"/>
          <w:rFonts w:eastAsiaTheme="majorEastAsia"/>
          <w:noProof/>
          <w:lang w:val="en-GB"/>
        </w:rPr>
        <w:t xml:space="preserve">iological CDR </w:t>
      </w:r>
      <w:del w:id="242" w:author="Soapbox" w:date="2021-07-15T10:20:00Z">
        <w:r w:rsidR="0061213A" w:rsidRPr="001E7A27" w:rsidDel="00AF63FA">
          <w:rPr>
            <w:rStyle w:val="Hyperlink"/>
            <w:rFonts w:eastAsiaTheme="majorEastAsia"/>
            <w:noProof/>
            <w:lang w:val="en-GB"/>
          </w:rPr>
          <w:delText>M</w:delText>
        </w:r>
      </w:del>
      <w:ins w:id="243" w:author="Soapbox" w:date="2021-07-15T10:20:00Z">
        <w:r w:rsidR="00AF63FA" w:rsidRPr="001E7A27">
          <w:rPr>
            <w:rStyle w:val="Hyperlink"/>
            <w:rFonts w:eastAsiaTheme="majorEastAsia"/>
            <w:noProof/>
            <w:lang w:val="en-GB"/>
          </w:rPr>
          <w:t>m</w:t>
        </w:r>
      </w:ins>
      <w:r w:rsidR="0061213A" w:rsidRPr="001E7A27">
        <w:rPr>
          <w:rStyle w:val="Hyperlink"/>
          <w:rFonts w:eastAsiaTheme="majorEastAsia"/>
          <w:noProof/>
          <w:lang w:val="en-GB"/>
        </w:rPr>
        <w:t>ethods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_Toc70535749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109</w:t>
      </w:r>
      <w:r w:rsidR="0061213A" w:rsidRPr="001E7A27">
        <w:rPr>
          <w:noProof/>
          <w:webHidden/>
          <w:lang w:val="en-GB"/>
        </w:rPr>
        <w:fldChar w:fldCharType="end"/>
      </w:r>
      <w:r w:rsidRPr="001E7A27">
        <w:rPr>
          <w:noProof/>
          <w:lang w:val="en-GB"/>
        </w:rPr>
        <w:fldChar w:fldCharType="end"/>
      </w:r>
    </w:p>
    <w:p w14:paraId="748D5A85" w14:textId="67D28DD3" w:rsidR="0061213A" w:rsidRPr="001E7A27" w:rsidRDefault="00215669">
      <w:pPr>
        <w:pStyle w:val="TOC2"/>
        <w:tabs>
          <w:tab w:val="left" w:pos="132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"_Toc70535750" </w:instrText>
      </w:r>
      <w:r w:rsidRPr="001E7A27">
        <w:rPr>
          <w:lang w:val="en-GB"/>
        </w:rPr>
        <w:fldChar w:fldCharType="separate"/>
      </w:r>
      <w:r w:rsidR="0061213A" w:rsidRPr="001E7A27">
        <w:rPr>
          <w:rStyle w:val="Hyperlink"/>
          <w:rFonts w:eastAsiaTheme="majorEastAsia"/>
          <w:noProof/>
          <w:lang w:val="en-GB"/>
        </w:rPr>
        <w:t>5.6.2.2.3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Geochemical CDR </w:t>
      </w:r>
      <w:ins w:id="244" w:author="Soapbox" w:date="2021-07-15T10:20:00Z">
        <w:r w:rsidR="00AF63FA" w:rsidRPr="001E7A27">
          <w:rPr>
            <w:rStyle w:val="Hyperlink"/>
            <w:rFonts w:eastAsiaTheme="majorEastAsia"/>
            <w:noProof/>
            <w:lang w:val="en-GB"/>
          </w:rPr>
          <w:t>m</w:t>
        </w:r>
      </w:ins>
      <w:del w:id="245" w:author="Soapbox" w:date="2021-07-15T10:20:00Z">
        <w:r w:rsidR="0061213A" w:rsidRPr="001E7A27" w:rsidDel="00AF63FA">
          <w:rPr>
            <w:rStyle w:val="Hyperlink"/>
            <w:rFonts w:eastAsiaTheme="majorEastAsia"/>
            <w:noProof/>
            <w:lang w:val="en-GB"/>
          </w:rPr>
          <w:delText>M</w:delText>
        </w:r>
      </w:del>
      <w:r w:rsidR="0061213A" w:rsidRPr="001E7A27">
        <w:rPr>
          <w:rStyle w:val="Hyperlink"/>
          <w:rFonts w:eastAsiaTheme="majorEastAsia"/>
          <w:noProof/>
          <w:lang w:val="en-GB"/>
        </w:rPr>
        <w:t>ethods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_Toc70535750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109</w:t>
      </w:r>
      <w:r w:rsidR="0061213A" w:rsidRPr="001E7A27">
        <w:rPr>
          <w:noProof/>
          <w:webHidden/>
          <w:lang w:val="en-GB"/>
        </w:rPr>
        <w:fldChar w:fldCharType="end"/>
      </w:r>
      <w:r w:rsidRPr="001E7A27">
        <w:rPr>
          <w:noProof/>
          <w:lang w:val="en-GB"/>
        </w:rPr>
        <w:fldChar w:fldCharType="end"/>
      </w:r>
    </w:p>
    <w:p w14:paraId="6DD683D2" w14:textId="77777777" w:rsidR="0061213A" w:rsidRPr="001E7A27" w:rsidRDefault="00C841A8">
      <w:pPr>
        <w:pStyle w:val="TOC2"/>
        <w:tabs>
          <w:tab w:val="left" w:pos="1320"/>
          <w:tab w:val="right" w:leader="dot" w:pos="9621"/>
        </w:tabs>
        <w:rPr>
          <w:rFonts w:asciiTheme="minorHAnsi" w:eastAsiaTheme="minorEastAsia" w:hAnsiTheme="minorHAnsi"/>
          <w:noProof/>
          <w:lang w:val="en-GB"/>
        </w:rPr>
      </w:pPr>
      <w:hyperlink w:anchor="_Toc70535751" w:history="1">
        <w:r w:rsidR="0061213A" w:rsidRPr="001E7A27">
          <w:rPr>
            <w:rStyle w:val="Hyperlink"/>
            <w:rFonts w:eastAsiaTheme="majorEastAsia"/>
            <w:noProof/>
            <w:lang w:val="en-GB"/>
          </w:rPr>
          <w:t>5.6.2.2.4</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Chemical CDR methods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_Toc70535751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110</w:t>
        </w:r>
        <w:r w:rsidR="0061213A" w:rsidRPr="001E7A27">
          <w:rPr>
            <w:noProof/>
            <w:webHidden/>
            <w:lang w:val="en-GB"/>
          </w:rPr>
          <w:fldChar w:fldCharType="end"/>
        </w:r>
      </w:hyperlink>
    </w:p>
    <w:p w14:paraId="598BF185" w14:textId="77777777" w:rsidR="0061213A" w:rsidRPr="001E7A27" w:rsidRDefault="00C841A8">
      <w:pPr>
        <w:pStyle w:val="TOC2"/>
        <w:tabs>
          <w:tab w:val="left" w:pos="1320"/>
          <w:tab w:val="right" w:leader="dot" w:pos="9621"/>
        </w:tabs>
        <w:rPr>
          <w:rFonts w:asciiTheme="minorHAnsi" w:eastAsiaTheme="minorEastAsia" w:hAnsiTheme="minorHAnsi"/>
          <w:noProof/>
          <w:lang w:val="en-GB"/>
        </w:rPr>
      </w:pPr>
      <w:hyperlink w:anchor="_Toc70535752" w:history="1">
        <w:r w:rsidR="0061213A" w:rsidRPr="001E7A27">
          <w:rPr>
            <w:rStyle w:val="Hyperlink"/>
            <w:rFonts w:eastAsiaTheme="majorEastAsia"/>
            <w:noProof/>
            <w:lang w:val="en-GB"/>
          </w:rPr>
          <w:t>5.6.2.2.5</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Methane removal</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_Toc70535752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110</w:t>
        </w:r>
        <w:r w:rsidR="0061213A" w:rsidRPr="001E7A27">
          <w:rPr>
            <w:noProof/>
            <w:webHidden/>
            <w:lang w:val="en-GB"/>
          </w:rPr>
          <w:fldChar w:fldCharType="end"/>
        </w:r>
      </w:hyperlink>
    </w:p>
    <w:p w14:paraId="68BD5A40"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53" w:history="1">
        <w:r w:rsidR="0061213A" w:rsidRPr="001E7A27">
          <w:rPr>
            <w:rStyle w:val="Hyperlink"/>
            <w:rFonts w:eastAsiaTheme="majorEastAsia"/>
            <w:noProof/>
            <w:lang w:val="en-GB"/>
          </w:rPr>
          <w:t>5.6.3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Biogeochemical responses to Solar Radiation Modification (SRM)</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_Toc70535753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111</w:t>
        </w:r>
        <w:r w:rsidR="0061213A" w:rsidRPr="001E7A27">
          <w:rPr>
            <w:noProof/>
            <w:webHidden/>
            <w:lang w:val="en-GB"/>
          </w:rPr>
          <w:fldChar w:fldCharType="end"/>
        </w:r>
      </w:hyperlink>
    </w:p>
    <w:p w14:paraId="433C2869"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54" w:history="1">
        <w:r w:rsidR="0061213A" w:rsidRPr="001E7A27">
          <w:rPr>
            <w:rStyle w:val="Hyperlink"/>
            <w:rFonts w:eastAsiaTheme="majorEastAsia"/>
            <w:noProof/>
            <w:lang w:val="en-GB"/>
          </w:rPr>
          <w:t>5.6.3.1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Effects of SRM on the Carbon Cycle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_Toc70535754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111</w:t>
        </w:r>
        <w:r w:rsidR="0061213A" w:rsidRPr="001E7A27">
          <w:rPr>
            <w:noProof/>
            <w:webHidden/>
            <w:lang w:val="en-GB"/>
          </w:rPr>
          <w:fldChar w:fldCharType="end"/>
        </w:r>
      </w:hyperlink>
    </w:p>
    <w:p w14:paraId="75E711D8" w14:textId="77777777" w:rsidR="0061213A" w:rsidRPr="001E7A27" w:rsidRDefault="00215669">
      <w:pPr>
        <w:pStyle w:val="TOC2"/>
        <w:tabs>
          <w:tab w:val="left" w:pos="1100"/>
          <w:tab w:val="right" w:leader="dot" w:pos="9621"/>
        </w:tabs>
        <w:rPr>
          <w:rFonts w:asciiTheme="minorHAnsi" w:eastAsiaTheme="minorEastAsia" w:hAnsiTheme="minorHAnsi"/>
          <w:noProof/>
          <w:lang w:val="en-GB"/>
        </w:rPr>
      </w:pPr>
      <w:r w:rsidRPr="001E7A27">
        <w:rPr>
          <w:lang w:val="en-GB"/>
        </w:rPr>
        <w:fldChar w:fldCharType="begin"/>
      </w:r>
      <w:r w:rsidRPr="001E7A27">
        <w:rPr>
          <w:lang w:val="en-GB"/>
        </w:rPr>
        <w:instrText xml:space="preserve"> HYPERLINK \l "_Toc70535755" </w:instrText>
      </w:r>
      <w:r w:rsidRPr="001E7A27">
        <w:rPr>
          <w:lang w:val="en-GB"/>
        </w:rPr>
        <w:fldChar w:fldCharType="separate"/>
      </w:r>
      <w:r w:rsidR="0061213A" w:rsidRPr="001E7A27">
        <w:rPr>
          <w:rStyle w:val="Hyperlink"/>
          <w:rFonts w:eastAsiaTheme="majorEastAsia"/>
          <w:noProof/>
          <w:lang w:val="en-GB"/>
        </w:rPr>
        <w:t>5.6.3.2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Consequences of SRM and its termination on atmospheric CO</w:t>
      </w:r>
      <w:r w:rsidR="0061213A" w:rsidRPr="001E7A27">
        <w:rPr>
          <w:rStyle w:val="Hyperlink"/>
          <w:rFonts w:eastAsiaTheme="majorEastAsia"/>
          <w:noProof/>
          <w:vertAlign w:val="subscript"/>
          <w:lang w:val="en-GB"/>
          <w:rPrChange w:id="246" w:author="Soapbox" w:date="2021-07-15T09:45:00Z">
            <w:rPr>
              <w:rStyle w:val="Hyperlink"/>
              <w:rFonts w:eastAsiaTheme="majorEastAsia"/>
              <w:noProof/>
            </w:rPr>
          </w:rPrChange>
        </w:rPr>
        <w:t>2</w:t>
      </w:r>
      <w:r w:rsidR="0061213A" w:rsidRPr="001E7A27">
        <w:rPr>
          <w:rStyle w:val="Hyperlink"/>
          <w:rFonts w:eastAsiaTheme="majorEastAsia"/>
          <w:noProof/>
          <w:lang w:val="en-GB"/>
        </w:rPr>
        <w:t xml:space="preserve"> burden</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_Toc70535755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113</w:t>
      </w:r>
      <w:r w:rsidR="0061213A" w:rsidRPr="001E7A27">
        <w:rPr>
          <w:noProof/>
          <w:webHidden/>
          <w:lang w:val="en-GB"/>
        </w:rPr>
        <w:fldChar w:fldCharType="end"/>
      </w:r>
      <w:r w:rsidRPr="001E7A27">
        <w:rPr>
          <w:noProof/>
          <w:lang w:val="en-GB"/>
        </w:rPr>
        <w:fldChar w:fldCharType="end"/>
      </w:r>
    </w:p>
    <w:p w14:paraId="3CA4732C" w14:textId="77777777" w:rsidR="0061213A" w:rsidRPr="001E7A27" w:rsidRDefault="00C841A8">
      <w:pPr>
        <w:pStyle w:val="TOC2"/>
        <w:tabs>
          <w:tab w:val="left" w:pos="1100"/>
          <w:tab w:val="right" w:leader="dot" w:pos="9621"/>
        </w:tabs>
        <w:rPr>
          <w:rFonts w:asciiTheme="minorHAnsi" w:eastAsiaTheme="minorEastAsia" w:hAnsiTheme="minorHAnsi"/>
          <w:noProof/>
          <w:lang w:val="en-GB"/>
        </w:rPr>
      </w:pPr>
      <w:hyperlink w:anchor="_Toc70535756" w:history="1">
        <w:r w:rsidR="0061213A" w:rsidRPr="001E7A27">
          <w:rPr>
            <w:rStyle w:val="Hyperlink"/>
            <w:rFonts w:eastAsiaTheme="majorEastAsia"/>
            <w:noProof/>
            <w:lang w:val="en-GB"/>
          </w:rPr>
          <w:t>5.6.3.3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Consequences of SRM on other Biogeochemical Cycles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_Toc70535756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113</w:t>
        </w:r>
        <w:r w:rsidR="0061213A" w:rsidRPr="001E7A27">
          <w:rPr>
            <w:noProof/>
            <w:webHidden/>
            <w:lang w:val="en-GB"/>
          </w:rPr>
          <w:fldChar w:fldCharType="end"/>
        </w:r>
      </w:hyperlink>
    </w:p>
    <w:p w14:paraId="0BE32173" w14:textId="0B0C6A84" w:rsidR="0061213A" w:rsidRPr="001E7A27" w:rsidRDefault="00215669">
      <w:pPr>
        <w:pStyle w:val="TOC2"/>
        <w:tabs>
          <w:tab w:val="left" w:pos="1100"/>
          <w:tab w:val="right" w:leader="dot" w:pos="9621"/>
        </w:tabs>
        <w:rPr>
          <w:rStyle w:val="Hyperlink"/>
          <w:rFonts w:eastAsiaTheme="majorEastAsia"/>
          <w:noProof/>
          <w:lang w:val="en-GB"/>
        </w:rPr>
      </w:pPr>
      <w:r w:rsidRPr="001E7A27">
        <w:rPr>
          <w:lang w:val="en-GB"/>
        </w:rPr>
        <w:fldChar w:fldCharType="begin"/>
      </w:r>
      <w:r w:rsidRPr="001E7A27">
        <w:rPr>
          <w:lang w:val="en-GB"/>
        </w:rPr>
        <w:instrText xml:space="preserve"> HYPERLINK \l "_Toc70535757" </w:instrText>
      </w:r>
      <w:r w:rsidRPr="001E7A27">
        <w:rPr>
          <w:lang w:val="en-GB"/>
        </w:rPr>
        <w:fldChar w:fldCharType="separate"/>
      </w:r>
      <w:r w:rsidR="0061213A" w:rsidRPr="001E7A27">
        <w:rPr>
          <w:rStyle w:val="Hyperlink"/>
          <w:rFonts w:eastAsiaTheme="majorEastAsia"/>
          <w:noProof/>
          <w:lang w:val="en-GB"/>
        </w:rPr>
        <w:t>5.6.3.4</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 xml:space="preserve">Synthesis of </w:t>
      </w:r>
      <w:ins w:id="247" w:author="Soapbox" w:date="2021-07-15T09:45:00Z">
        <w:r w:rsidR="00DB38A8" w:rsidRPr="001E7A27">
          <w:rPr>
            <w:rStyle w:val="Hyperlink"/>
            <w:rFonts w:eastAsiaTheme="majorEastAsia"/>
            <w:noProof/>
            <w:lang w:val="en-GB"/>
          </w:rPr>
          <w:t>B</w:t>
        </w:r>
      </w:ins>
      <w:del w:id="248" w:author="Soapbox" w:date="2021-07-15T09:45:00Z">
        <w:r w:rsidR="0061213A" w:rsidRPr="001E7A27" w:rsidDel="00DB38A8">
          <w:rPr>
            <w:rStyle w:val="Hyperlink"/>
            <w:rFonts w:eastAsiaTheme="majorEastAsia"/>
            <w:noProof/>
            <w:lang w:val="en-GB"/>
          </w:rPr>
          <w:delText>b</w:delText>
        </w:r>
      </w:del>
      <w:r w:rsidR="0061213A" w:rsidRPr="001E7A27">
        <w:rPr>
          <w:rStyle w:val="Hyperlink"/>
          <w:rFonts w:eastAsiaTheme="majorEastAsia"/>
          <w:noProof/>
          <w:lang w:val="en-GB"/>
        </w:rPr>
        <w:t xml:space="preserve">iogeochemical </w:t>
      </w:r>
      <w:ins w:id="249" w:author="Soapbox" w:date="2021-07-15T09:45:00Z">
        <w:r w:rsidR="00DB38A8" w:rsidRPr="001E7A27">
          <w:rPr>
            <w:rStyle w:val="Hyperlink"/>
            <w:rFonts w:eastAsiaTheme="majorEastAsia"/>
            <w:noProof/>
            <w:lang w:val="en-GB"/>
          </w:rPr>
          <w:t>R</w:t>
        </w:r>
      </w:ins>
      <w:del w:id="250" w:author="Soapbox" w:date="2021-07-15T09:45:00Z">
        <w:r w:rsidR="0061213A" w:rsidRPr="001E7A27" w:rsidDel="00DB38A8">
          <w:rPr>
            <w:rStyle w:val="Hyperlink"/>
            <w:rFonts w:eastAsiaTheme="majorEastAsia"/>
            <w:noProof/>
            <w:lang w:val="en-GB"/>
          </w:rPr>
          <w:delText>r</w:delText>
        </w:r>
      </w:del>
      <w:r w:rsidR="0061213A" w:rsidRPr="001E7A27">
        <w:rPr>
          <w:rStyle w:val="Hyperlink"/>
          <w:rFonts w:eastAsiaTheme="majorEastAsia"/>
          <w:noProof/>
          <w:lang w:val="en-GB"/>
        </w:rPr>
        <w:t>esponses to SRM</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_Toc70535757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113</w:t>
      </w:r>
      <w:r w:rsidR="0061213A" w:rsidRPr="001E7A27">
        <w:rPr>
          <w:noProof/>
          <w:webHidden/>
          <w:lang w:val="en-GB"/>
        </w:rPr>
        <w:fldChar w:fldCharType="end"/>
      </w:r>
      <w:r w:rsidRPr="001E7A27">
        <w:rPr>
          <w:noProof/>
          <w:lang w:val="en-GB"/>
        </w:rPr>
        <w:fldChar w:fldCharType="end"/>
      </w:r>
    </w:p>
    <w:p w14:paraId="60ABABAB" w14:textId="77777777" w:rsidR="0061213A" w:rsidRPr="001E7A27" w:rsidRDefault="0061213A" w:rsidP="0061213A">
      <w:pPr>
        <w:rPr>
          <w:rFonts w:eastAsiaTheme="minorEastAsia"/>
          <w:noProof/>
          <w:lang w:val="en-GB"/>
        </w:rPr>
      </w:pPr>
    </w:p>
    <w:p w14:paraId="2386F0AD" w14:textId="77777777" w:rsidR="0061213A" w:rsidRPr="001E7A27" w:rsidRDefault="00C841A8">
      <w:pPr>
        <w:pStyle w:val="TOC1"/>
        <w:rPr>
          <w:rStyle w:val="Hyperlink"/>
          <w:rFonts w:eastAsiaTheme="majorEastAsia"/>
          <w:noProof/>
          <w:lang w:val="en-GB"/>
        </w:rPr>
      </w:pPr>
      <w:hyperlink w:anchor="_Toc70535758" w:history="1">
        <w:r w:rsidR="0061213A" w:rsidRPr="001E7A27">
          <w:rPr>
            <w:rStyle w:val="Hyperlink"/>
            <w:rFonts w:eastAsiaTheme="majorEastAsia"/>
            <w:noProof/>
            <w:lang w:val="en-GB"/>
          </w:rPr>
          <w:t>5.7</w:t>
        </w:r>
        <w:r w:rsidR="0061213A" w:rsidRPr="001E7A27">
          <w:rPr>
            <w:rFonts w:asciiTheme="minorHAnsi" w:eastAsiaTheme="minorEastAsia" w:hAnsiTheme="minorHAnsi"/>
            <w:b w:val="0"/>
            <w:noProof/>
            <w:lang w:val="en-GB"/>
          </w:rPr>
          <w:tab/>
        </w:r>
        <w:r w:rsidR="0061213A" w:rsidRPr="001E7A27">
          <w:rPr>
            <w:rStyle w:val="Hyperlink"/>
            <w:rFonts w:eastAsiaTheme="majorEastAsia"/>
            <w:noProof/>
            <w:lang w:val="en-GB"/>
          </w:rPr>
          <w:t>Final Remarks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_Toc70535758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113</w:t>
        </w:r>
        <w:r w:rsidR="0061213A" w:rsidRPr="001E7A27">
          <w:rPr>
            <w:noProof/>
            <w:webHidden/>
            <w:lang w:val="en-GB"/>
          </w:rPr>
          <w:fldChar w:fldCharType="end"/>
        </w:r>
      </w:hyperlink>
    </w:p>
    <w:p w14:paraId="0351E8E1" w14:textId="77777777" w:rsidR="0061213A" w:rsidRPr="001E7A27" w:rsidRDefault="0061213A" w:rsidP="0061213A">
      <w:pPr>
        <w:rPr>
          <w:rFonts w:eastAsiaTheme="minorEastAsia"/>
          <w:noProof/>
          <w:lang w:val="en-GB"/>
        </w:rPr>
      </w:pPr>
    </w:p>
    <w:p w14:paraId="0ACBE3A9" w14:textId="77777777" w:rsidR="0061213A" w:rsidRPr="001E7A27" w:rsidRDefault="00C841A8">
      <w:pPr>
        <w:pStyle w:val="TOC1"/>
        <w:rPr>
          <w:rFonts w:asciiTheme="minorHAnsi" w:eastAsiaTheme="minorEastAsia" w:hAnsiTheme="minorHAnsi"/>
          <w:b w:val="0"/>
          <w:noProof/>
          <w:lang w:val="en-GB"/>
        </w:rPr>
      </w:pPr>
      <w:hyperlink w:anchor="_Toc70535759" w:history="1">
        <w:r w:rsidR="0061213A" w:rsidRPr="001E7A27">
          <w:rPr>
            <w:rStyle w:val="Hyperlink"/>
            <w:rFonts w:eastAsiaTheme="majorEastAsia"/>
            <w:noProof/>
            <w:lang w:val="en-GB"/>
          </w:rPr>
          <w:t>Frequently Asked Questions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_Toc70535759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116</w:t>
        </w:r>
        <w:r w:rsidR="0061213A" w:rsidRPr="001E7A27">
          <w:rPr>
            <w:noProof/>
            <w:webHidden/>
            <w:lang w:val="en-GB"/>
          </w:rPr>
          <w:fldChar w:fldCharType="end"/>
        </w:r>
      </w:hyperlink>
    </w:p>
    <w:p w14:paraId="4AE97075" w14:textId="77777777" w:rsidR="0061213A" w:rsidRPr="001E7A27" w:rsidRDefault="00C841A8">
      <w:pPr>
        <w:pStyle w:val="TOC2"/>
        <w:tabs>
          <w:tab w:val="left" w:pos="1320"/>
          <w:tab w:val="right" w:leader="dot" w:pos="9621"/>
        </w:tabs>
        <w:rPr>
          <w:rFonts w:asciiTheme="minorHAnsi" w:eastAsiaTheme="minorEastAsia" w:hAnsiTheme="minorHAnsi"/>
          <w:noProof/>
          <w:lang w:val="en-GB"/>
        </w:rPr>
      </w:pPr>
      <w:hyperlink w:anchor="_Toc70535760" w:history="1">
        <w:r w:rsidR="0061213A" w:rsidRPr="001E7A27">
          <w:rPr>
            <w:rStyle w:val="Hyperlink"/>
            <w:rFonts w:eastAsiaTheme="majorEastAsia"/>
            <w:noProof/>
            <w:lang w:val="en-GB"/>
          </w:rPr>
          <w:t>FAQ 5.1:</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Is the natural removal of carbon from the atmosphere weakening?</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_Toc70535760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116</w:t>
        </w:r>
        <w:r w:rsidR="0061213A" w:rsidRPr="001E7A27">
          <w:rPr>
            <w:noProof/>
            <w:webHidden/>
            <w:lang w:val="en-GB"/>
          </w:rPr>
          <w:fldChar w:fldCharType="end"/>
        </w:r>
      </w:hyperlink>
    </w:p>
    <w:p w14:paraId="788C1CD4" w14:textId="77777777" w:rsidR="0061213A" w:rsidRPr="001E7A27" w:rsidRDefault="00C841A8">
      <w:pPr>
        <w:pStyle w:val="TOC2"/>
        <w:tabs>
          <w:tab w:val="left" w:pos="1320"/>
          <w:tab w:val="right" w:leader="dot" w:pos="9621"/>
        </w:tabs>
        <w:rPr>
          <w:rFonts w:asciiTheme="minorHAnsi" w:eastAsiaTheme="minorEastAsia" w:hAnsiTheme="minorHAnsi"/>
          <w:noProof/>
          <w:lang w:val="en-GB"/>
        </w:rPr>
      </w:pPr>
      <w:hyperlink w:anchor="_Toc70535761" w:history="1">
        <w:r w:rsidR="0061213A" w:rsidRPr="001E7A27">
          <w:rPr>
            <w:rStyle w:val="Hyperlink"/>
            <w:rFonts w:eastAsiaTheme="majorEastAsia"/>
            <w:noProof/>
            <w:lang w:val="en-GB"/>
          </w:rPr>
          <w:t>FAQ 5.2:</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Can thawing permafrost substantially increase global warming?</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_Toc70535761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118</w:t>
        </w:r>
        <w:r w:rsidR="0061213A" w:rsidRPr="001E7A27">
          <w:rPr>
            <w:noProof/>
            <w:webHidden/>
            <w:lang w:val="en-GB"/>
          </w:rPr>
          <w:fldChar w:fldCharType="end"/>
        </w:r>
      </w:hyperlink>
    </w:p>
    <w:p w14:paraId="323AF989" w14:textId="77777777" w:rsidR="0061213A" w:rsidRPr="001E7A27" w:rsidRDefault="00C841A8">
      <w:pPr>
        <w:pStyle w:val="TOC2"/>
        <w:tabs>
          <w:tab w:val="left" w:pos="1320"/>
          <w:tab w:val="right" w:leader="dot" w:pos="9621"/>
        </w:tabs>
        <w:rPr>
          <w:rFonts w:asciiTheme="minorHAnsi" w:eastAsiaTheme="minorEastAsia" w:hAnsiTheme="minorHAnsi"/>
          <w:noProof/>
          <w:lang w:val="en-GB"/>
        </w:rPr>
      </w:pPr>
      <w:hyperlink w:anchor="_Toc70535762" w:history="1">
        <w:r w:rsidR="0061213A" w:rsidRPr="001E7A27">
          <w:rPr>
            <w:rStyle w:val="Hyperlink"/>
            <w:rFonts w:eastAsiaTheme="majorEastAsia"/>
            <w:noProof/>
            <w:lang w:val="en-GB"/>
          </w:rPr>
          <w:t>FAQ 5.3:</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Could climate change be reversed by removing carbon dioxide from the atmosphere?</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_Toc70535762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120</w:t>
        </w:r>
        <w:r w:rsidR="0061213A" w:rsidRPr="001E7A27">
          <w:rPr>
            <w:noProof/>
            <w:webHidden/>
            <w:lang w:val="en-GB"/>
          </w:rPr>
          <w:fldChar w:fldCharType="end"/>
        </w:r>
      </w:hyperlink>
    </w:p>
    <w:p w14:paraId="1B83D4D0" w14:textId="77777777" w:rsidR="0061213A" w:rsidRPr="001E7A27" w:rsidRDefault="00C841A8">
      <w:pPr>
        <w:pStyle w:val="TOC2"/>
        <w:tabs>
          <w:tab w:val="left" w:pos="1320"/>
          <w:tab w:val="right" w:leader="dot" w:pos="9621"/>
        </w:tabs>
        <w:rPr>
          <w:rStyle w:val="Hyperlink"/>
          <w:rFonts w:eastAsiaTheme="majorEastAsia"/>
          <w:noProof/>
          <w:lang w:val="en-GB"/>
        </w:rPr>
      </w:pPr>
      <w:hyperlink w:anchor="_Toc70535763" w:history="1">
        <w:r w:rsidR="0061213A" w:rsidRPr="001E7A27">
          <w:rPr>
            <w:rStyle w:val="Hyperlink"/>
            <w:rFonts w:eastAsiaTheme="majorEastAsia"/>
            <w:noProof/>
            <w:lang w:val="en-GB"/>
          </w:rPr>
          <w:t>FAQ 5.4:</w:t>
        </w:r>
        <w:r w:rsidR="0061213A" w:rsidRPr="001E7A27">
          <w:rPr>
            <w:rFonts w:asciiTheme="minorHAnsi" w:eastAsiaTheme="minorEastAsia" w:hAnsiTheme="minorHAnsi"/>
            <w:noProof/>
            <w:lang w:val="en-GB"/>
          </w:rPr>
          <w:tab/>
        </w:r>
        <w:r w:rsidR="0061213A" w:rsidRPr="001E7A27">
          <w:rPr>
            <w:rStyle w:val="Hyperlink"/>
            <w:rFonts w:eastAsiaTheme="majorEastAsia"/>
            <w:noProof/>
            <w:lang w:val="en-GB"/>
          </w:rPr>
          <w:t>What are carbon budgets?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_Toc70535763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122</w:t>
        </w:r>
        <w:r w:rsidR="0061213A" w:rsidRPr="001E7A27">
          <w:rPr>
            <w:noProof/>
            <w:webHidden/>
            <w:lang w:val="en-GB"/>
          </w:rPr>
          <w:fldChar w:fldCharType="end"/>
        </w:r>
      </w:hyperlink>
    </w:p>
    <w:p w14:paraId="18BCCB1A" w14:textId="77777777" w:rsidR="0061213A" w:rsidRPr="001E7A27" w:rsidRDefault="0061213A" w:rsidP="0061213A">
      <w:pPr>
        <w:rPr>
          <w:rFonts w:eastAsiaTheme="minorEastAsia"/>
          <w:noProof/>
          <w:lang w:val="en-GB"/>
        </w:rPr>
      </w:pPr>
    </w:p>
    <w:p w14:paraId="2B87F373" w14:textId="77777777" w:rsidR="0061213A" w:rsidRPr="001E7A27" w:rsidRDefault="00C841A8">
      <w:pPr>
        <w:pStyle w:val="TOC1"/>
        <w:rPr>
          <w:rFonts w:asciiTheme="minorHAnsi" w:eastAsiaTheme="minorEastAsia" w:hAnsiTheme="minorHAnsi"/>
          <w:b w:val="0"/>
          <w:noProof/>
          <w:lang w:val="en-GB"/>
        </w:rPr>
      </w:pPr>
      <w:hyperlink w:anchor="_Toc70535764" w:history="1">
        <w:r w:rsidR="0061213A" w:rsidRPr="001E7A27">
          <w:rPr>
            <w:rStyle w:val="Hyperlink"/>
            <w:rFonts w:eastAsiaTheme="majorEastAsia"/>
            <w:noProof/>
            <w:lang w:val="en-GB"/>
          </w:rPr>
          <w:t>References</w:t>
        </w:r>
        <w:r w:rsidR="0061213A" w:rsidRPr="001E7A27">
          <w:rPr>
            <w:noProof/>
            <w:webHidden/>
            <w:lang w:val="en-GB"/>
          </w:rPr>
          <w:tab/>
        </w:r>
        <w:r w:rsidR="0061213A" w:rsidRPr="001E7A27">
          <w:rPr>
            <w:noProof/>
            <w:webHidden/>
            <w:lang w:val="en-GB"/>
          </w:rPr>
          <w:fldChar w:fldCharType="begin"/>
        </w:r>
        <w:r w:rsidR="0061213A" w:rsidRPr="001E7A27">
          <w:rPr>
            <w:noProof/>
            <w:webHidden/>
            <w:lang w:val="en-GB"/>
          </w:rPr>
          <w:instrText xml:space="preserve"> PAGEREF _Toc70535764 \h </w:instrText>
        </w:r>
        <w:r w:rsidR="0061213A" w:rsidRPr="001E7A27">
          <w:rPr>
            <w:noProof/>
            <w:webHidden/>
            <w:lang w:val="en-GB"/>
          </w:rPr>
        </w:r>
        <w:r w:rsidR="0061213A" w:rsidRPr="001E7A27">
          <w:rPr>
            <w:noProof/>
            <w:webHidden/>
            <w:lang w:val="en-GB"/>
          </w:rPr>
          <w:fldChar w:fldCharType="separate"/>
        </w:r>
        <w:r w:rsidR="00D25E0B" w:rsidRPr="001E7A27">
          <w:rPr>
            <w:noProof/>
            <w:webHidden/>
            <w:lang w:val="en-GB"/>
          </w:rPr>
          <w:t>124</w:t>
        </w:r>
        <w:r w:rsidR="0061213A" w:rsidRPr="001E7A27">
          <w:rPr>
            <w:noProof/>
            <w:webHidden/>
            <w:lang w:val="en-GB"/>
          </w:rPr>
          <w:fldChar w:fldCharType="end"/>
        </w:r>
      </w:hyperlink>
    </w:p>
    <w:p w14:paraId="24A0FBFC" w14:textId="53377ECC" w:rsidR="00CA1DD1" w:rsidRPr="001E7A27" w:rsidRDefault="0061213A" w:rsidP="008F30A6">
      <w:pPr>
        <w:pStyle w:val="AR6BodyText"/>
        <w:rPr>
          <w:lang w:val="en-GB"/>
        </w:rPr>
      </w:pPr>
      <w:r w:rsidRPr="001E7A27">
        <w:rPr>
          <w:lang w:val="en-GB"/>
        </w:rPr>
        <w:fldChar w:fldCharType="end"/>
      </w:r>
    </w:p>
    <w:p w14:paraId="16788997" w14:textId="77777777" w:rsidR="001C7CD2" w:rsidRPr="001E7A27" w:rsidRDefault="001C7CD2" w:rsidP="001C7CD2">
      <w:pPr>
        <w:rPr>
          <w:lang w:val="en-GB"/>
        </w:rPr>
      </w:pPr>
    </w:p>
    <w:p w14:paraId="60820F17" w14:textId="77777777" w:rsidR="00FA7D52" w:rsidRPr="001E7A27" w:rsidRDefault="00FA7D52" w:rsidP="008F30A6">
      <w:pPr>
        <w:pStyle w:val="AR6BodyText"/>
        <w:rPr>
          <w:lang w:val="en-GB"/>
        </w:rPr>
      </w:pPr>
    </w:p>
    <w:p w14:paraId="7889DFEF" w14:textId="0F0D18B2" w:rsidR="00FA7D52" w:rsidRPr="001E7A27" w:rsidRDefault="00FA7D52" w:rsidP="008F30A6">
      <w:pPr>
        <w:pStyle w:val="AR6BodyText"/>
        <w:rPr>
          <w:lang w:val="en-GB"/>
        </w:rPr>
      </w:pPr>
    </w:p>
    <w:p w14:paraId="04792ABA" w14:textId="3768CEAE" w:rsidR="00BB15AD" w:rsidRPr="001E7A27" w:rsidRDefault="00BB15AD" w:rsidP="008F30A6">
      <w:pPr>
        <w:pStyle w:val="AR6BodyText"/>
        <w:rPr>
          <w:lang w:val="en-GB"/>
        </w:rPr>
      </w:pPr>
    </w:p>
    <w:p w14:paraId="4ACDAA06" w14:textId="6DF71B7D" w:rsidR="00BB15AD" w:rsidRPr="001E7A27" w:rsidRDefault="00BB15AD" w:rsidP="008F30A6">
      <w:pPr>
        <w:pStyle w:val="AR6BodyText"/>
        <w:rPr>
          <w:lang w:val="en-GB"/>
        </w:rPr>
      </w:pPr>
    </w:p>
    <w:p w14:paraId="3BE6745C" w14:textId="30395638" w:rsidR="00BB15AD" w:rsidRPr="001E7A27" w:rsidRDefault="00BB15AD" w:rsidP="008F30A6">
      <w:pPr>
        <w:pStyle w:val="AR6BodyText"/>
        <w:rPr>
          <w:lang w:val="en-GB"/>
        </w:rPr>
      </w:pPr>
    </w:p>
    <w:p w14:paraId="22AD615C" w14:textId="25890F49" w:rsidR="00E044CD" w:rsidRPr="001E7A27" w:rsidRDefault="00E044CD">
      <w:pPr>
        <w:rPr>
          <w:lang w:val="en-GB"/>
        </w:rPr>
      </w:pPr>
      <w:r w:rsidRPr="001E7A27">
        <w:rPr>
          <w:lang w:val="en-GB"/>
        </w:rPr>
        <w:br w:type="page"/>
      </w:r>
    </w:p>
    <w:p w14:paraId="0E9FCFD8" w14:textId="7D8DCC57" w:rsidR="00862CE7" w:rsidRPr="001E7A27" w:rsidRDefault="00862CE7" w:rsidP="00862CE7">
      <w:pPr>
        <w:pStyle w:val="Title"/>
      </w:pPr>
      <w:bookmarkStart w:id="251" w:name="_Toc70535641"/>
      <w:r w:rsidRPr="001E7A27">
        <w:lastRenderedPageBreak/>
        <w:t>Executive Summary</w:t>
      </w:r>
      <w:bookmarkEnd w:id="251"/>
      <w:r w:rsidRPr="001E7A27">
        <w:t xml:space="preserve"> </w:t>
      </w:r>
    </w:p>
    <w:p w14:paraId="52BA9505" w14:textId="77777777" w:rsidR="00FA7D52" w:rsidRPr="001E7A27" w:rsidRDefault="00FA7D52" w:rsidP="00FA7D52">
      <w:pPr>
        <w:pStyle w:val="AR6BodyText"/>
        <w:rPr>
          <w:lang w:val="en-GB"/>
        </w:rPr>
      </w:pPr>
    </w:p>
    <w:p w14:paraId="319C40F3" w14:textId="2213A9D1" w:rsidR="00493CF1" w:rsidRPr="001E7A27" w:rsidRDefault="00493CF1" w:rsidP="00493CF1">
      <w:pPr>
        <w:pStyle w:val="AR6BodyText"/>
        <w:rPr>
          <w:lang w:val="en-GB"/>
        </w:rPr>
      </w:pPr>
      <w:r w:rsidRPr="001E7A27">
        <w:rPr>
          <w:lang w:val="en-GB"/>
        </w:rPr>
        <w:t xml:space="preserve">It is unequivocal that emissions of the </w:t>
      </w:r>
      <w:commentRangeStart w:id="252"/>
      <w:r w:rsidRPr="001E7A27">
        <w:rPr>
          <w:lang w:val="en-GB"/>
        </w:rPr>
        <w:t>well-mixed greenhouse gases (GHG</w:t>
      </w:r>
      <w:ins w:id="253" w:author="Soapbox" w:date="2021-07-15T11:57:00Z">
        <w:r w:rsidR="007E2ADD" w:rsidRPr="001E7A27">
          <w:rPr>
            <w:lang w:val="en-GB"/>
          </w:rPr>
          <w:t>s</w:t>
        </w:r>
      </w:ins>
      <w:r w:rsidRPr="001E7A27">
        <w:rPr>
          <w:lang w:val="en-GB"/>
        </w:rPr>
        <w:t>)</w:t>
      </w:r>
      <w:commentRangeEnd w:id="252"/>
      <w:r w:rsidR="00571F02" w:rsidRPr="001E7A27">
        <w:rPr>
          <w:rStyle w:val="CommentReference"/>
          <w:lang w:val="en-GB"/>
        </w:rPr>
        <w:commentReference w:id="252"/>
      </w:r>
      <w:r w:rsidRPr="001E7A27">
        <w:rPr>
          <w:lang w:val="en-GB"/>
        </w:rPr>
        <w:t xml:space="preserve"> carbon dioxide (CO</w:t>
      </w:r>
      <w:r w:rsidRPr="001E7A27">
        <w:rPr>
          <w:vertAlign w:val="subscript"/>
          <w:lang w:val="en-GB"/>
        </w:rPr>
        <w:t>2</w:t>
      </w:r>
      <w:r w:rsidRPr="001E7A27">
        <w:rPr>
          <w:lang w:val="en-GB"/>
        </w:rPr>
        <w:t>), methane (CH</w:t>
      </w:r>
      <w:r w:rsidRPr="001E7A27">
        <w:rPr>
          <w:vertAlign w:val="subscript"/>
          <w:lang w:val="en-GB"/>
        </w:rPr>
        <w:t>4</w:t>
      </w:r>
      <w:r w:rsidRPr="001E7A27">
        <w:rPr>
          <w:lang w:val="en-GB"/>
        </w:rPr>
        <w:t>) and nitrous oxide (N</w:t>
      </w:r>
      <w:r w:rsidRPr="001E7A27">
        <w:rPr>
          <w:vertAlign w:val="subscript"/>
          <w:lang w:val="en-GB"/>
        </w:rPr>
        <w:t>2</w:t>
      </w:r>
      <w:r w:rsidRPr="001E7A27">
        <w:rPr>
          <w:lang w:val="en-GB"/>
        </w:rPr>
        <w:t xml:space="preserve">O) from human activities are the main driver of increases in atmospheric GHG concentrations since the pre-industrial period. The accumulation of GHGs in the atmosphere is determined by the balance between anthropogenic emissions, anthropogenic removals, and physical-biogeochemical source and sink dynamics on land and in the ocean. This chapter assesses how physical and biogeochemical processes of the carbon and nitrogen cycles affect the variability and trends of GHGs in the atmosphere as well as ocean acidification and deoxygenation. It identifies physical and biogeochemical feedbacks that have affected </w:t>
      </w:r>
      <w:ins w:id="254" w:author="Soapbox" w:date="2021-07-27T13:24:00Z">
        <w:r w:rsidR="00A5429D" w:rsidRPr="001E7A27">
          <w:rPr>
            <w:lang w:val="en-GB"/>
          </w:rPr>
          <w:t>(</w:t>
        </w:r>
      </w:ins>
      <w:r w:rsidRPr="001E7A27">
        <w:rPr>
          <w:lang w:val="en-GB"/>
        </w:rPr>
        <w:t>or could affect</w:t>
      </w:r>
      <w:ins w:id="255" w:author="Soapbox" w:date="2021-07-27T13:24:00Z">
        <w:r w:rsidR="00A5429D" w:rsidRPr="001E7A27">
          <w:rPr>
            <w:lang w:val="en-GB"/>
          </w:rPr>
          <w:t>)</w:t>
        </w:r>
      </w:ins>
      <w:r w:rsidRPr="001E7A27">
        <w:rPr>
          <w:lang w:val="en-GB"/>
        </w:rPr>
        <w:t xml:space="preserve"> future rates of GHG accumulation in the atmosphere, and therefore, influence climate change and its impacts. This chapter also assesses the remaining carbon budget to limit global warming within various goals, as well as the large-scale consequences of carbon dioxide removal (CDR) and solar radiation modification (SRM) on biogeochemical cycles</w:t>
      </w:r>
      <w:ins w:id="256" w:author="Ian Blenkinsop" w:date="2021-07-28T11:28:00Z">
        <w:r w:rsidR="00115C87" w:rsidRPr="001E7A27">
          <w:rPr>
            <w:lang w:val="en-GB"/>
          </w:rPr>
          <w:t>.</w:t>
        </w:r>
      </w:ins>
      <w:r w:rsidRPr="001E7A27">
        <w:rPr>
          <w:lang w:val="en-GB"/>
        </w:rPr>
        <w:t xml:space="preserve"> {Figures 5.1, 5.2}.</w:t>
      </w:r>
    </w:p>
    <w:p w14:paraId="52748AEF" w14:textId="77777777" w:rsidR="00493CF1" w:rsidRPr="001E7A27" w:rsidRDefault="00493CF1" w:rsidP="00493CF1">
      <w:pPr>
        <w:rPr>
          <w:lang w:val="en-GB"/>
        </w:rPr>
      </w:pPr>
    </w:p>
    <w:p w14:paraId="5C02D8CD" w14:textId="4320CC2D" w:rsidR="00493CF1" w:rsidRPr="001E7A27" w:rsidRDefault="00493CF1" w:rsidP="00493CF1">
      <w:pPr>
        <w:pStyle w:val="AR6BodyText"/>
        <w:rPr>
          <w:lang w:val="en-GB"/>
        </w:rPr>
      </w:pPr>
      <w:r w:rsidRPr="001E7A27">
        <w:rPr>
          <w:b/>
          <w:bCs/>
          <w:lang w:val="en-GB"/>
        </w:rPr>
        <w:t xml:space="preserve">The Human Perturbation of the Carbon and Biogeochemical </w:t>
      </w:r>
      <w:ins w:id="257" w:author="Soapbox" w:date="2021-07-15T12:03:00Z">
        <w:r w:rsidR="00161AD6" w:rsidRPr="001E7A27">
          <w:rPr>
            <w:b/>
            <w:bCs/>
            <w:lang w:val="en-GB"/>
          </w:rPr>
          <w:t>C</w:t>
        </w:r>
      </w:ins>
      <w:del w:id="258" w:author="Soapbox" w:date="2021-07-15T12:03:00Z">
        <w:r w:rsidRPr="001E7A27" w:rsidDel="00161AD6">
          <w:rPr>
            <w:b/>
            <w:bCs/>
            <w:lang w:val="en-GB"/>
          </w:rPr>
          <w:delText>c</w:delText>
        </w:r>
      </w:del>
      <w:r w:rsidRPr="001E7A27">
        <w:rPr>
          <w:b/>
          <w:bCs/>
          <w:lang w:val="en-GB"/>
        </w:rPr>
        <w:t>ycles</w:t>
      </w:r>
    </w:p>
    <w:p w14:paraId="7444127A" w14:textId="77777777" w:rsidR="00493CF1" w:rsidRPr="001E7A27" w:rsidRDefault="00493CF1" w:rsidP="00493CF1">
      <w:pPr>
        <w:pStyle w:val="AR6BodyText"/>
        <w:rPr>
          <w:b/>
          <w:bCs/>
          <w:lang w:val="en-GB"/>
        </w:rPr>
      </w:pPr>
    </w:p>
    <w:p w14:paraId="7285C2A3" w14:textId="7CA14162" w:rsidR="00493CF1" w:rsidRPr="001E7A27" w:rsidRDefault="00493CF1" w:rsidP="00493CF1">
      <w:pPr>
        <w:pStyle w:val="AR6BodyText"/>
        <w:rPr>
          <w:lang w:val="en-GB"/>
        </w:rPr>
      </w:pPr>
      <w:r w:rsidRPr="001E7A27">
        <w:rPr>
          <w:b/>
          <w:bCs/>
          <w:lang w:val="en-GB"/>
        </w:rPr>
        <w:t>Global mean concentrations for well-mixed GHGs (CO</w:t>
      </w:r>
      <w:r w:rsidRPr="001E7A27">
        <w:rPr>
          <w:b/>
          <w:bCs/>
          <w:vertAlign w:val="subscript"/>
          <w:lang w:val="en-GB"/>
        </w:rPr>
        <w:t>2</w:t>
      </w:r>
      <w:r w:rsidRPr="001E7A27">
        <w:rPr>
          <w:b/>
          <w:bCs/>
          <w:lang w:val="en-GB"/>
        </w:rPr>
        <w:t>, CH</w:t>
      </w:r>
      <w:r w:rsidRPr="001E7A27">
        <w:rPr>
          <w:b/>
          <w:bCs/>
          <w:vertAlign w:val="subscript"/>
          <w:lang w:val="en-GB"/>
        </w:rPr>
        <w:t>4</w:t>
      </w:r>
      <w:r w:rsidRPr="001E7A27">
        <w:rPr>
          <w:b/>
          <w:bCs/>
          <w:lang w:val="en-GB"/>
        </w:rPr>
        <w:t xml:space="preserve"> and N</w:t>
      </w:r>
      <w:r w:rsidRPr="001E7A27">
        <w:rPr>
          <w:b/>
          <w:bCs/>
          <w:vertAlign w:val="subscript"/>
          <w:lang w:val="en-GB"/>
        </w:rPr>
        <w:t>2</w:t>
      </w:r>
      <w:r w:rsidRPr="001E7A27">
        <w:rPr>
          <w:b/>
          <w:bCs/>
          <w:lang w:val="en-GB"/>
        </w:rPr>
        <w:t>O) in 2019 correspond to increases of about 47%, 156%, and 23%, respectively, above the levels in 1750 (representative of the pre-industrial) (</w:t>
      </w:r>
      <w:r w:rsidRPr="001E7A27">
        <w:rPr>
          <w:b/>
          <w:bCs/>
          <w:i/>
          <w:iCs/>
          <w:lang w:val="en-GB"/>
        </w:rPr>
        <w:t>high confidence</w:t>
      </w:r>
      <w:r w:rsidRPr="001E7A27">
        <w:rPr>
          <w:b/>
          <w:bCs/>
          <w:lang w:val="en-GB"/>
        </w:rPr>
        <w:t>).</w:t>
      </w:r>
      <w:r w:rsidRPr="001E7A27">
        <w:rPr>
          <w:lang w:val="en-GB"/>
        </w:rPr>
        <w:t xml:space="preserve"> Current atmospheric concentrations of the three GHGs are higher than at any point in the last 800,000 years, and in 2019 reached 409.9 </w:t>
      </w:r>
      <w:ins w:id="259" w:author="Tom Maycock" w:date="2021-09-08T12:43:00Z">
        <w:r w:rsidR="00AA4243" w:rsidRPr="001E7A27">
          <w:rPr>
            <w:lang w:val="en-GB"/>
          </w:rPr>
          <w:t>parts per million (</w:t>
        </w:r>
      </w:ins>
      <w:r w:rsidRPr="001E7A27">
        <w:rPr>
          <w:lang w:val="en-GB"/>
        </w:rPr>
        <w:t>ppm</w:t>
      </w:r>
      <w:ins w:id="260" w:author="Tom Maycock" w:date="2021-09-08T12:43:00Z">
        <w:r w:rsidR="00AA4243" w:rsidRPr="001E7A27">
          <w:rPr>
            <w:lang w:val="en-GB"/>
          </w:rPr>
          <w:t>)</w:t>
        </w:r>
      </w:ins>
      <w:r w:rsidRPr="001E7A27">
        <w:rPr>
          <w:lang w:val="en-GB"/>
        </w:rPr>
        <w:t xml:space="preserve"> of CO</w:t>
      </w:r>
      <w:r w:rsidRPr="001E7A27">
        <w:rPr>
          <w:vertAlign w:val="subscript"/>
          <w:lang w:val="en-GB"/>
        </w:rPr>
        <w:t>2</w:t>
      </w:r>
      <w:r w:rsidRPr="001E7A27">
        <w:rPr>
          <w:lang w:val="en-GB"/>
        </w:rPr>
        <w:t xml:space="preserve">, 1866.3 </w:t>
      </w:r>
      <w:ins w:id="261" w:author="Tom Maycock" w:date="2021-09-08T12:43:00Z">
        <w:r w:rsidR="00AA4243" w:rsidRPr="001E7A27">
          <w:rPr>
            <w:lang w:val="en-GB"/>
          </w:rPr>
          <w:t>parts per billion (</w:t>
        </w:r>
      </w:ins>
      <w:r w:rsidRPr="001E7A27">
        <w:rPr>
          <w:lang w:val="en-GB"/>
        </w:rPr>
        <w:t>ppb</w:t>
      </w:r>
      <w:ins w:id="262" w:author="Tom Maycock" w:date="2021-09-08T12:43:00Z">
        <w:r w:rsidR="00AA4243" w:rsidRPr="001E7A27">
          <w:rPr>
            <w:lang w:val="en-GB"/>
          </w:rPr>
          <w:t>)</w:t>
        </w:r>
      </w:ins>
      <w:r w:rsidRPr="001E7A27">
        <w:rPr>
          <w:lang w:val="en-GB"/>
        </w:rPr>
        <w:t xml:space="preserve"> of CH</w:t>
      </w:r>
      <w:r w:rsidRPr="001E7A27">
        <w:rPr>
          <w:vertAlign w:val="subscript"/>
          <w:lang w:val="en-GB"/>
        </w:rPr>
        <w:t>4</w:t>
      </w:r>
      <w:r w:rsidRPr="001E7A27">
        <w:rPr>
          <w:lang w:val="en-GB"/>
        </w:rPr>
        <w:t>, and 332.1 ppb of N</w:t>
      </w:r>
      <w:ins w:id="263" w:author="Ian Blenkinsop" w:date="2021-07-28T11:54:00Z">
        <w:r w:rsidR="00666E40" w:rsidRPr="001E7A27">
          <w:rPr>
            <w:vertAlign w:val="subscript"/>
            <w:lang w:val="en-GB"/>
            <w:rPrChange w:id="264" w:author="Ian Blenkinsop" w:date="2021-07-28T11:54:00Z">
              <w:rPr>
                <w:lang w:val="en-GB"/>
              </w:rPr>
            </w:rPrChange>
          </w:rPr>
          <w:t>2</w:t>
        </w:r>
      </w:ins>
      <w:del w:id="265" w:author="Ian Blenkinsop" w:date="2021-07-28T11:54:00Z">
        <w:r w:rsidRPr="001E7A27" w:rsidDel="00666E40">
          <w:rPr>
            <w:sz w:val="13"/>
            <w:szCs w:val="13"/>
            <w:vertAlign w:val="subscript"/>
            <w:lang w:val="en-GB"/>
          </w:rPr>
          <w:delText>2</w:delText>
        </w:r>
      </w:del>
      <w:r w:rsidRPr="001E7A27">
        <w:rPr>
          <w:lang w:val="en-GB"/>
        </w:rPr>
        <w:t>O (</w:t>
      </w:r>
      <w:r w:rsidRPr="001E7A27">
        <w:rPr>
          <w:i/>
          <w:iCs/>
          <w:lang w:val="en-GB"/>
        </w:rPr>
        <w:t>very</w:t>
      </w:r>
      <w:r w:rsidRPr="001E7A27">
        <w:rPr>
          <w:lang w:val="en-GB"/>
        </w:rPr>
        <w:t xml:space="preserve"> </w:t>
      </w:r>
      <w:r w:rsidRPr="001E7A27">
        <w:rPr>
          <w:i/>
          <w:iCs/>
          <w:lang w:val="en-GB"/>
        </w:rPr>
        <w:t>high confidence</w:t>
      </w:r>
      <w:r w:rsidRPr="001E7A27">
        <w:rPr>
          <w:lang w:val="en-GB"/>
        </w:rPr>
        <w:t>). Current CO</w:t>
      </w:r>
      <w:r w:rsidRPr="001E7A27">
        <w:rPr>
          <w:vertAlign w:val="subscript"/>
          <w:lang w:val="en-GB"/>
        </w:rPr>
        <w:t>2</w:t>
      </w:r>
      <w:r w:rsidRPr="001E7A27">
        <w:rPr>
          <w:lang w:val="en-GB"/>
        </w:rPr>
        <w:t xml:space="preserve"> concentrations in the atmosphere are also unprecedented in the last 2 million years (</w:t>
      </w:r>
      <w:r w:rsidRPr="001E7A27">
        <w:rPr>
          <w:i/>
          <w:iCs/>
          <w:lang w:val="en-GB"/>
        </w:rPr>
        <w:t>high confidence</w:t>
      </w:r>
      <w:r w:rsidRPr="001E7A27">
        <w:rPr>
          <w:lang w:val="en-GB"/>
        </w:rPr>
        <w:t xml:space="preserve">). In the past 60 </w:t>
      </w:r>
      <w:ins w:id="266" w:author="Tom Maycock" w:date="2021-09-08T11:43:00Z">
        <w:r w:rsidR="009073C7" w:rsidRPr="001E7A27">
          <w:rPr>
            <w:lang w:val="en-GB"/>
          </w:rPr>
          <w:t>million years</w:t>
        </w:r>
      </w:ins>
      <w:commentRangeStart w:id="267"/>
      <w:commentRangeStart w:id="268"/>
      <w:del w:id="269" w:author="Tom Maycock" w:date="2021-09-08T11:43:00Z">
        <w:r w:rsidRPr="001E7A27" w:rsidDel="009073C7">
          <w:rPr>
            <w:lang w:val="en-GB"/>
          </w:rPr>
          <w:delText>Myr</w:delText>
        </w:r>
      </w:del>
      <w:commentRangeEnd w:id="267"/>
      <w:r w:rsidR="00666E40" w:rsidRPr="001E7A27">
        <w:rPr>
          <w:rStyle w:val="CommentReference"/>
          <w:lang w:val="en-GB"/>
        </w:rPr>
        <w:commentReference w:id="267"/>
      </w:r>
      <w:commentRangeEnd w:id="268"/>
      <w:r w:rsidR="009073C7" w:rsidRPr="001E7A27">
        <w:rPr>
          <w:rStyle w:val="CommentReference"/>
          <w:lang w:val="en-GB"/>
        </w:rPr>
        <w:commentReference w:id="268"/>
      </w:r>
      <w:r w:rsidRPr="001E7A27">
        <w:rPr>
          <w:lang w:val="en-GB"/>
        </w:rPr>
        <w:t>, there have been periods in Earth’s history when CO</w:t>
      </w:r>
      <w:r w:rsidRPr="001E7A27">
        <w:rPr>
          <w:vertAlign w:val="subscript"/>
          <w:lang w:val="en-GB"/>
        </w:rPr>
        <w:t>2</w:t>
      </w:r>
      <w:r w:rsidRPr="001E7A27">
        <w:rPr>
          <w:lang w:val="en-GB"/>
        </w:rPr>
        <w:t xml:space="preserve"> concentrations were significantly higher than at present, but multiple lines of evidence show that the rate at which CO</w:t>
      </w:r>
      <w:r w:rsidRPr="001E7A27">
        <w:rPr>
          <w:vertAlign w:val="subscript"/>
          <w:lang w:val="en-GB"/>
        </w:rPr>
        <w:t>2</w:t>
      </w:r>
      <w:r w:rsidRPr="001E7A27">
        <w:rPr>
          <w:lang w:val="en-GB"/>
        </w:rPr>
        <w:t xml:space="preserve"> has increased in the atmosphere during 1900–2019 is at least 10 times faster than at any other time during the last 800,000 years (</w:t>
      </w:r>
      <w:r w:rsidRPr="001E7A27">
        <w:rPr>
          <w:i/>
          <w:iCs/>
          <w:lang w:val="en-GB"/>
        </w:rPr>
        <w:t>high confidence</w:t>
      </w:r>
      <w:r w:rsidRPr="001E7A27">
        <w:rPr>
          <w:lang w:val="en-GB"/>
        </w:rPr>
        <w:t>), and 4</w:t>
      </w:r>
      <w:ins w:id="270" w:author="Soapbox" w:date="2021-07-15T12:14:00Z">
        <w:r w:rsidR="007813B4" w:rsidRPr="001E7A27">
          <w:rPr>
            <w:rFonts w:cs="Times New Roman"/>
            <w:lang w:val="en-GB"/>
          </w:rPr>
          <w:t>–</w:t>
        </w:r>
      </w:ins>
      <w:del w:id="271" w:author="Soapbox" w:date="2021-07-15T12:14:00Z">
        <w:r w:rsidRPr="001E7A27" w:rsidDel="007813B4">
          <w:rPr>
            <w:lang w:val="en-GB"/>
          </w:rPr>
          <w:delText>-</w:delText>
        </w:r>
      </w:del>
      <w:r w:rsidRPr="001E7A27">
        <w:rPr>
          <w:lang w:val="en-GB"/>
        </w:rPr>
        <w:t>5 times faster than during the last 56 million years (</w:t>
      </w:r>
      <w:r w:rsidRPr="001E7A27">
        <w:rPr>
          <w:i/>
          <w:iCs/>
          <w:lang w:val="en-GB"/>
        </w:rPr>
        <w:t>low confidence</w:t>
      </w:r>
      <w:r w:rsidRPr="001E7A27">
        <w:rPr>
          <w:lang w:val="en-GB"/>
        </w:rPr>
        <w:t>). {5.1.1, 2.2.3; Figures 5.3, 5.4; Cross-Chapter Box 2.1}</w:t>
      </w:r>
    </w:p>
    <w:p w14:paraId="1088CBD9" w14:textId="77777777" w:rsidR="00493CF1" w:rsidRPr="001E7A27" w:rsidRDefault="00493CF1" w:rsidP="00493CF1">
      <w:pPr>
        <w:pStyle w:val="AR6BodyText"/>
        <w:rPr>
          <w:lang w:val="en-GB"/>
        </w:rPr>
      </w:pPr>
      <w:r w:rsidRPr="001E7A27">
        <w:rPr>
          <w:lang w:val="en-GB"/>
        </w:rPr>
        <w:t> </w:t>
      </w:r>
    </w:p>
    <w:p w14:paraId="6B00F535" w14:textId="77777777" w:rsidR="00493CF1" w:rsidRPr="001E7A27" w:rsidRDefault="00493CF1" w:rsidP="00493CF1">
      <w:pPr>
        <w:pStyle w:val="AR6BodyText"/>
        <w:rPr>
          <w:color w:val="000000"/>
          <w:lang w:val="en-GB"/>
        </w:rPr>
      </w:pPr>
      <w:r w:rsidRPr="001E7A27">
        <w:rPr>
          <w:b/>
          <w:bCs/>
          <w:lang w:val="en-GB"/>
        </w:rPr>
        <w:t>Contemporary Trends of Greenhouse Gases</w:t>
      </w:r>
      <w:r w:rsidRPr="001E7A27">
        <w:rPr>
          <w:color w:val="000000"/>
          <w:lang w:val="en-GB"/>
        </w:rPr>
        <w:t> </w:t>
      </w:r>
    </w:p>
    <w:p w14:paraId="1ECBE6FF" w14:textId="77777777" w:rsidR="00493CF1" w:rsidRPr="001E7A27" w:rsidRDefault="00493CF1" w:rsidP="00493CF1">
      <w:pPr>
        <w:pStyle w:val="AR6BodyText"/>
        <w:rPr>
          <w:lang w:val="en-GB"/>
        </w:rPr>
      </w:pPr>
    </w:p>
    <w:p w14:paraId="0F69781E" w14:textId="0A44B6FC" w:rsidR="00493CF1" w:rsidRPr="001E7A27" w:rsidRDefault="00493CF1" w:rsidP="00493CF1">
      <w:pPr>
        <w:pStyle w:val="AR6BodyText"/>
        <w:rPr>
          <w:lang w:val="en-GB"/>
        </w:rPr>
      </w:pPr>
      <w:r w:rsidRPr="001E7A27">
        <w:rPr>
          <w:b/>
          <w:bCs/>
          <w:lang w:val="en-GB"/>
        </w:rPr>
        <w:t>It is unequivocal that the increase of CO</w:t>
      </w:r>
      <w:r w:rsidRPr="001E7A27">
        <w:rPr>
          <w:b/>
          <w:bCs/>
          <w:vertAlign w:val="subscript"/>
          <w:lang w:val="en-GB"/>
        </w:rPr>
        <w:t>2</w:t>
      </w:r>
      <w:r w:rsidRPr="001E7A27">
        <w:rPr>
          <w:b/>
          <w:bCs/>
          <w:lang w:val="en-GB"/>
        </w:rPr>
        <w:t>, CH</w:t>
      </w:r>
      <w:r w:rsidRPr="001E7A27">
        <w:rPr>
          <w:b/>
          <w:bCs/>
          <w:vertAlign w:val="subscript"/>
          <w:lang w:val="en-GB"/>
        </w:rPr>
        <w:t>4</w:t>
      </w:r>
      <w:r w:rsidRPr="001E7A27">
        <w:rPr>
          <w:b/>
          <w:bCs/>
          <w:lang w:val="en-GB"/>
        </w:rPr>
        <w:t>, and N</w:t>
      </w:r>
      <w:r w:rsidRPr="001E7A27">
        <w:rPr>
          <w:b/>
          <w:bCs/>
          <w:vertAlign w:val="subscript"/>
          <w:lang w:val="en-GB"/>
        </w:rPr>
        <w:t>2</w:t>
      </w:r>
      <w:r w:rsidRPr="001E7A27">
        <w:rPr>
          <w:b/>
          <w:bCs/>
          <w:lang w:val="en-GB"/>
        </w:rPr>
        <w:t>O in the atmosphere over the industrial era is the result of human activities (</w:t>
      </w:r>
      <w:r w:rsidRPr="001E7A27">
        <w:rPr>
          <w:b/>
          <w:bCs/>
          <w:i/>
          <w:iCs/>
          <w:lang w:val="en-GB"/>
        </w:rPr>
        <w:t>very high confidence</w:t>
      </w:r>
      <w:r w:rsidRPr="001E7A27">
        <w:rPr>
          <w:b/>
          <w:bCs/>
          <w:lang w:val="en-GB"/>
        </w:rPr>
        <w:t>).</w:t>
      </w:r>
      <w:r w:rsidRPr="001E7A27">
        <w:rPr>
          <w:lang w:val="en-GB"/>
        </w:rPr>
        <w:t xml:space="preserve"> This assessment is based on multiple lines of evidence including atmospheric gradients, isotopes, and inventory data. During the last measured decade, global average annual anthropogenic emissions of CO</w:t>
      </w:r>
      <w:r w:rsidRPr="001E7A27">
        <w:rPr>
          <w:vertAlign w:val="subscript"/>
          <w:lang w:val="en-GB"/>
        </w:rPr>
        <w:t>2</w:t>
      </w:r>
      <w:r w:rsidRPr="001E7A27">
        <w:rPr>
          <w:lang w:val="en-GB"/>
        </w:rPr>
        <w:t>, CH</w:t>
      </w:r>
      <w:r w:rsidRPr="001E7A27">
        <w:rPr>
          <w:vertAlign w:val="subscript"/>
          <w:lang w:val="en-GB"/>
        </w:rPr>
        <w:t>4</w:t>
      </w:r>
      <w:r w:rsidRPr="001E7A27">
        <w:rPr>
          <w:lang w:val="en-GB"/>
        </w:rPr>
        <w:t>, and N</w:t>
      </w:r>
      <w:r w:rsidRPr="001E7A27">
        <w:rPr>
          <w:vertAlign w:val="subscript"/>
          <w:lang w:val="en-GB"/>
        </w:rPr>
        <w:t>2</w:t>
      </w:r>
      <w:r w:rsidRPr="001E7A27">
        <w:rPr>
          <w:lang w:val="en-GB"/>
        </w:rPr>
        <w:t xml:space="preserve">O, reached the highest levels in human history at 10.9 ± 0.9 </w:t>
      </w:r>
      <w:commentRangeStart w:id="272"/>
      <w:ins w:id="273" w:author="Tom Maycock" w:date="2021-09-09T14:57:00Z">
        <w:r w:rsidR="00026844">
          <w:rPr>
            <w:lang w:val="en-GB"/>
          </w:rPr>
          <w:t>P</w:t>
        </w:r>
      </w:ins>
      <w:ins w:id="274" w:author="Tom Maycock" w:date="2021-09-09T14:56:00Z">
        <w:r w:rsidR="00026844">
          <w:rPr>
            <w:lang w:val="en-GB"/>
          </w:rPr>
          <w:t xml:space="preserve">etagrams of carbon per year </w:t>
        </w:r>
      </w:ins>
      <w:commentRangeEnd w:id="272"/>
      <w:ins w:id="275" w:author="Tom Maycock" w:date="2021-09-09T14:58:00Z">
        <w:r w:rsidR="00026844">
          <w:rPr>
            <w:rStyle w:val="CommentReference"/>
            <w:lang w:val="en-GB"/>
          </w:rPr>
          <w:commentReference w:id="272"/>
        </w:r>
      </w:ins>
      <w:ins w:id="276" w:author="Tom Maycock" w:date="2021-09-09T14:56:00Z">
        <w:r w:rsidR="00026844">
          <w:rPr>
            <w:lang w:val="en-GB"/>
          </w:rPr>
          <w:t>(</w:t>
        </w:r>
      </w:ins>
      <w:r w:rsidRPr="001E7A27">
        <w:rPr>
          <w:lang w:val="en-GB"/>
        </w:rPr>
        <w:t>PgC yr</w:t>
      </w:r>
      <w:del w:id="277" w:author="Ian Blenkinsop" w:date="2021-07-14T10:45:00Z">
        <w:r w:rsidRPr="001E7A27" w:rsidDel="005476E1">
          <w:rPr>
            <w:vertAlign w:val="superscript"/>
            <w:lang w:val="en-GB"/>
          </w:rPr>
          <w:delText>-</w:delText>
        </w:r>
      </w:del>
      <w:ins w:id="278" w:author="Ian Blenkinsop" w:date="2021-07-14T10:45:00Z">
        <w:r w:rsidR="005476E1" w:rsidRPr="001E7A27">
          <w:rPr>
            <w:vertAlign w:val="superscript"/>
            <w:lang w:val="en-GB"/>
          </w:rPr>
          <w:t>–</w:t>
        </w:r>
      </w:ins>
      <w:r w:rsidRPr="001E7A27">
        <w:rPr>
          <w:vertAlign w:val="superscript"/>
          <w:lang w:val="en-GB"/>
        </w:rPr>
        <w:t>1</w:t>
      </w:r>
      <w:del w:id="279" w:author="Tom Maycock" w:date="2021-09-09T14:56:00Z">
        <w:r w:rsidRPr="001E7A27" w:rsidDel="00026844">
          <w:rPr>
            <w:lang w:val="en-GB"/>
          </w:rPr>
          <w:delText xml:space="preserve"> (</w:delText>
        </w:r>
      </w:del>
      <w:ins w:id="280" w:author="Tom Maycock" w:date="2021-09-09T14:56:00Z">
        <w:r w:rsidR="00026844">
          <w:rPr>
            <w:lang w:val="en-GB"/>
          </w:rPr>
          <w:t xml:space="preserve">, </w:t>
        </w:r>
      </w:ins>
      <w:r w:rsidRPr="001E7A27">
        <w:rPr>
          <w:lang w:val="en-GB"/>
        </w:rPr>
        <w:t>2010–2019), 335–383 Tg CH</w:t>
      </w:r>
      <w:r w:rsidRPr="001E7A27">
        <w:rPr>
          <w:vertAlign w:val="subscript"/>
          <w:lang w:val="en-GB"/>
        </w:rPr>
        <w:t>4</w:t>
      </w:r>
      <w:r w:rsidRPr="001E7A27">
        <w:rPr>
          <w:lang w:val="en-GB"/>
        </w:rPr>
        <w:t xml:space="preserve"> yr</w:t>
      </w:r>
      <w:r w:rsidR="00E4692D" w:rsidRPr="001E7A27">
        <w:rPr>
          <w:vertAlign w:val="superscript"/>
          <w:lang w:val="en-GB"/>
        </w:rPr>
        <w:t>–</w:t>
      </w:r>
      <w:r w:rsidRPr="001E7A27">
        <w:rPr>
          <w:vertAlign w:val="superscript"/>
          <w:lang w:val="en-GB"/>
        </w:rPr>
        <w:t>1</w:t>
      </w:r>
      <w:r w:rsidRPr="001E7A27">
        <w:rPr>
          <w:lang w:val="en-GB"/>
        </w:rPr>
        <w:t xml:space="preserve"> (2008–2017), and 4.2–11.4 TgN yr</w:t>
      </w:r>
      <w:del w:id="281" w:author="Ian Blenkinsop" w:date="2021-07-14T10:45:00Z">
        <w:r w:rsidRPr="001E7A27" w:rsidDel="005476E1">
          <w:rPr>
            <w:vertAlign w:val="superscript"/>
            <w:lang w:val="en-GB"/>
          </w:rPr>
          <w:delText>-</w:delText>
        </w:r>
      </w:del>
      <w:ins w:id="282" w:author="Ian Blenkinsop" w:date="2021-07-14T10:45:00Z">
        <w:r w:rsidR="005476E1" w:rsidRPr="001E7A27">
          <w:rPr>
            <w:vertAlign w:val="superscript"/>
            <w:lang w:val="en-GB"/>
          </w:rPr>
          <w:t>–</w:t>
        </w:r>
      </w:ins>
      <w:r w:rsidRPr="001E7A27">
        <w:rPr>
          <w:vertAlign w:val="superscript"/>
          <w:lang w:val="en-GB"/>
        </w:rPr>
        <w:t>1</w:t>
      </w:r>
      <w:r w:rsidRPr="001E7A27">
        <w:rPr>
          <w:lang w:val="en-GB"/>
        </w:rPr>
        <w:t xml:space="preserve"> (2007–2016), respectively (</w:t>
      </w:r>
      <w:r w:rsidRPr="001E7A27">
        <w:rPr>
          <w:i/>
          <w:iCs/>
          <w:lang w:val="en-GB"/>
        </w:rPr>
        <w:t>high confidence</w:t>
      </w:r>
      <w:r w:rsidRPr="001E7A27">
        <w:rPr>
          <w:lang w:val="en-GB"/>
        </w:rPr>
        <w:t>). {5.2.1, 5.2.2, 5.2.3, 5.2.4; Figures 5.6, 5.13, 5.15}.</w:t>
      </w:r>
    </w:p>
    <w:p w14:paraId="5C31C235" w14:textId="77777777" w:rsidR="00493CF1" w:rsidRPr="001E7A27" w:rsidRDefault="00493CF1" w:rsidP="00493CF1">
      <w:pPr>
        <w:rPr>
          <w:lang w:val="en-GB"/>
        </w:rPr>
      </w:pPr>
    </w:p>
    <w:p w14:paraId="7BF444A4" w14:textId="1673403E" w:rsidR="00493CF1" w:rsidRPr="001E7A27" w:rsidRDefault="00493CF1" w:rsidP="00493CF1">
      <w:pPr>
        <w:pStyle w:val="AR6BodyText"/>
        <w:rPr>
          <w:lang w:val="en-GB"/>
        </w:rPr>
      </w:pPr>
      <w:r w:rsidRPr="001E7A27">
        <w:rPr>
          <w:b/>
          <w:bCs/>
          <w:lang w:val="en-GB"/>
        </w:rPr>
        <w:t>The CO</w:t>
      </w:r>
      <w:r w:rsidRPr="001E7A27">
        <w:rPr>
          <w:b/>
          <w:bCs/>
          <w:vertAlign w:val="subscript"/>
          <w:lang w:val="en-GB"/>
        </w:rPr>
        <w:t>2</w:t>
      </w:r>
      <w:r w:rsidRPr="001E7A27">
        <w:rPr>
          <w:b/>
          <w:bCs/>
          <w:lang w:val="en-GB"/>
        </w:rPr>
        <w:t xml:space="preserve"> emitted from human activities during the decade of 2010–2019 (decadal average 10.9 ± 0.9 PgC yr</w:t>
      </w:r>
      <w:del w:id="283" w:author="Ian Blenkinsop" w:date="2021-07-14T10:47:00Z">
        <w:r w:rsidRPr="001E7A27" w:rsidDel="005476E1">
          <w:rPr>
            <w:b/>
            <w:bCs/>
            <w:vertAlign w:val="superscript"/>
            <w:lang w:val="en-GB"/>
          </w:rPr>
          <w:delText>-</w:delText>
        </w:r>
      </w:del>
      <w:ins w:id="284" w:author="Ian Blenkinsop" w:date="2021-07-14T10:47:00Z">
        <w:r w:rsidR="005476E1" w:rsidRPr="001E7A27">
          <w:rPr>
            <w:b/>
            <w:bCs/>
            <w:vertAlign w:val="superscript"/>
            <w:lang w:val="en-GB"/>
          </w:rPr>
          <w:t>–</w:t>
        </w:r>
      </w:ins>
      <w:r w:rsidRPr="001E7A27">
        <w:rPr>
          <w:b/>
          <w:bCs/>
          <w:vertAlign w:val="superscript"/>
          <w:lang w:val="en-GB"/>
        </w:rPr>
        <w:t>1</w:t>
      </w:r>
      <w:r w:rsidRPr="001E7A27">
        <w:rPr>
          <w:b/>
          <w:bCs/>
          <w:lang w:val="en-GB"/>
        </w:rPr>
        <w:t>) was distributed between three Earth system components: 46% accumulated in the atmosphere (5.1 ± 0.02 PgC yr</w:t>
      </w:r>
      <w:del w:id="285" w:author="Ian Blenkinsop" w:date="2021-07-28T16:13:00Z">
        <w:r w:rsidRPr="001E7A27" w:rsidDel="00E4692D">
          <w:rPr>
            <w:b/>
            <w:bCs/>
            <w:vertAlign w:val="superscript"/>
            <w:lang w:val="en-GB"/>
          </w:rPr>
          <w:delText>-</w:delText>
        </w:r>
      </w:del>
      <w:ins w:id="286" w:author="Ian Blenkinsop" w:date="2021-07-28T16:13:00Z">
        <w:r w:rsidR="00E4692D" w:rsidRPr="001E7A27">
          <w:rPr>
            <w:b/>
            <w:bCs/>
            <w:vertAlign w:val="superscript"/>
            <w:lang w:val="en-GB"/>
          </w:rPr>
          <w:t>–</w:t>
        </w:r>
      </w:ins>
      <w:r w:rsidRPr="001E7A27">
        <w:rPr>
          <w:b/>
          <w:bCs/>
          <w:vertAlign w:val="superscript"/>
          <w:lang w:val="en-GB"/>
        </w:rPr>
        <w:t>1</w:t>
      </w:r>
      <w:r w:rsidRPr="001E7A27">
        <w:rPr>
          <w:b/>
          <w:bCs/>
          <w:lang w:val="en-GB"/>
        </w:rPr>
        <w:t>), 23% was taken up by the ocean (2.5 ± 0.6 PgC yr</w:t>
      </w:r>
      <w:del w:id="287" w:author="Ian Blenkinsop" w:date="2021-07-28T16:13:00Z">
        <w:r w:rsidRPr="001E7A27" w:rsidDel="00E4692D">
          <w:rPr>
            <w:b/>
            <w:bCs/>
            <w:vertAlign w:val="superscript"/>
            <w:lang w:val="en-GB"/>
          </w:rPr>
          <w:delText>-</w:delText>
        </w:r>
      </w:del>
      <w:ins w:id="288" w:author="Ian Blenkinsop" w:date="2021-07-28T16:13:00Z">
        <w:r w:rsidR="00E4692D" w:rsidRPr="001E7A27">
          <w:rPr>
            <w:b/>
            <w:bCs/>
            <w:vertAlign w:val="superscript"/>
            <w:lang w:val="en-GB"/>
          </w:rPr>
          <w:t>–</w:t>
        </w:r>
      </w:ins>
      <w:r w:rsidRPr="001E7A27">
        <w:rPr>
          <w:b/>
          <w:bCs/>
          <w:vertAlign w:val="superscript"/>
          <w:lang w:val="en-GB"/>
        </w:rPr>
        <w:t>1</w:t>
      </w:r>
      <w:r w:rsidRPr="001E7A27">
        <w:rPr>
          <w:b/>
          <w:bCs/>
          <w:lang w:val="en-GB"/>
        </w:rPr>
        <w:t>) and 31% was stored by vegetation in terrestrial ecosystems (3.4 ± 0.9 PgC yr</w:t>
      </w:r>
      <w:del w:id="289" w:author="Ian Blenkinsop" w:date="2021-07-28T16:13:00Z">
        <w:r w:rsidRPr="001E7A27" w:rsidDel="00E4692D">
          <w:rPr>
            <w:b/>
            <w:bCs/>
            <w:vertAlign w:val="superscript"/>
            <w:lang w:val="en-GB"/>
          </w:rPr>
          <w:delText>-</w:delText>
        </w:r>
      </w:del>
      <w:ins w:id="290" w:author="Ian Blenkinsop" w:date="2021-07-28T16:13:00Z">
        <w:r w:rsidR="00E4692D" w:rsidRPr="001E7A27">
          <w:rPr>
            <w:b/>
            <w:bCs/>
            <w:vertAlign w:val="superscript"/>
            <w:lang w:val="en-GB"/>
          </w:rPr>
          <w:t>–</w:t>
        </w:r>
      </w:ins>
      <w:r w:rsidRPr="001E7A27">
        <w:rPr>
          <w:b/>
          <w:bCs/>
          <w:vertAlign w:val="superscript"/>
          <w:lang w:val="en-GB"/>
        </w:rPr>
        <w:t>1</w:t>
      </w:r>
      <w:r w:rsidRPr="001E7A27">
        <w:rPr>
          <w:b/>
          <w:bCs/>
          <w:lang w:val="en-GB"/>
        </w:rPr>
        <w:t>) (</w:t>
      </w:r>
      <w:r w:rsidRPr="001E7A27">
        <w:rPr>
          <w:b/>
          <w:bCs/>
          <w:i/>
          <w:iCs/>
          <w:lang w:val="en-GB"/>
        </w:rPr>
        <w:t>high confidence</w:t>
      </w:r>
      <w:r w:rsidRPr="001E7A27">
        <w:rPr>
          <w:b/>
          <w:bCs/>
          <w:lang w:val="en-GB"/>
        </w:rPr>
        <w:t>).</w:t>
      </w:r>
      <w:r w:rsidRPr="001E7A27">
        <w:rPr>
          <w:lang w:val="en-GB"/>
        </w:rPr>
        <w:t xml:space="preserve"> Of the total anthropogenic CO</w:t>
      </w:r>
      <w:r w:rsidRPr="001E7A27">
        <w:rPr>
          <w:vertAlign w:val="subscript"/>
          <w:lang w:val="en-GB"/>
        </w:rPr>
        <w:t>2</w:t>
      </w:r>
      <w:r w:rsidRPr="001E7A27">
        <w:rPr>
          <w:lang w:val="en-GB"/>
        </w:rPr>
        <w:t xml:space="preserve"> emissions, the combustion of fossil fuels was responsible for 81–91%, with the remainder being the net CO</w:t>
      </w:r>
      <w:r w:rsidRPr="001E7A27">
        <w:rPr>
          <w:vertAlign w:val="subscript"/>
          <w:lang w:val="en-GB"/>
        </w:rPr>
        <w:t>2</w:t>
      </w:r>
      <w:r w:rsidRPr="001E7A27">
        <w:rPr>
          <w:lang w:val="en-GB"/>
        </w:rPr>
        <w:t xml:space="preserve"> flux from land-use change and land management (e.g., deforestation, degradation, regrowth after agricultural abandonment or peat drainage). {5.2.1.2, 5.2.1.5; Table 5.1; Figures 5.5, 5.7, 5.12}</w:t>
      </w:r>
    </w:p>
    <w:p w14:paraId="64FA3C2A" w14:textId="77777777" w:rsidR="00493CF1" w:rsidRPr="001E7A27" w:rsidRDefault="00493CF1" w:rsidP="00493CF1">
      <w:pPr>
        <w:rPr>
          <w:lang w:val="en-GB"/>
        </w:rPr>
      </w:pPr>
      <w:r w:rsidRPr="001E7A27">
        <w:rPr>
          <w:color w:val="000000"/>
          <w:lang w:val="en-GB"/>
        </w:rPr>
        <w:t> </w:t>
      </w:r>
    </w:p>
    <w:p w14:paraId="6EE3095F" w14:textId="77777777" w:rsidR="00493CF1" w:rsidRPr="001E7A27" w:rsidRDefault="00493CF1" w:rsidP="00493CF1">
      <w:pPr>
        <w:pStyle w:val="AR6BodyText"/>
        <w:rPr>
          <w:lang w:val="en-GB"/>
        </w:rPr>
      </w:pPr>
      <w:r w:rsidRPr="001E7A27">
        <w:rPr>
          <w:b/>
          <w:bCs/>
          <w:lang w:val="en-GB"/>
        </w:rPr>
        <w:t>Over the past six decades, the average fraction of anthropogenic CO</w:t>
      </w:r>
      <w:r w:rsidRPr="001E7A27">
        <w:rPr>
          <w:b/>
          <w:bCs/>
          <w:vertAlign w:val="subscript"/>
          <w:lang w:val="en-GB"/>
        </w:rPr>
        <w:t>2</w:t>
      </w:r>
      <w:r w:rsidRPr="001E7A27">
        <w:rPr>
          <w:b/>
          <w:bCs/>
          <w:lang w:val="en-GB"/>
        </w:rPr>
        <w:t xml:space="preserve"> emissions that has accumulated in the atmosphere (referred to as the airborne fraction) has remained nearly constant at approximately 44%. </w:t>
      </w:r>
      <w:r w:rsidRPr="001E7A27">
        <w:rPr>
          <w:lang w:val="en-GB"/>
        </w:rPr>
        <w:t>The ocean and land sinks of CO</w:t>
      </w:r>
      <w:r w:rsidRPr="001E7A27">
        <w:rPr>
          <w:vertAlign w:val="subscript"/>
          <w:lang w:val="en-GB"/>
        </w:rPr>
        <w:t>2</w:t>
      </w:r>
      <w:r w:rsidRPr="001E7A27">
        <w:rPr>
          <w:lang w:val="en-GB"/>
        </w:rPr>
        <w:t xml:space="preserve"> have continued to grow over the past six decades in response to increasing anthropogenic CO</w:t>
      </w:r>
      <w:r w:rsidRPr="001E7A27">
        <w:rPr>
          <w:vertAlign w:val="subscript"/>
          <w:lang w:val="en-GB"/>
        </w:rPr>
        <w:t>2</w:t>
      </w:r>
      <w:r w:rsidRPr="001E7A27">
        <w:rPr>
          <w:lang w:val="en-GB"/>
        </w:rPr>
        <w:t xml:space="preserve"> emissions (</w:t>
      </w:r>
      <w:r w:rsidRPr="001E7A27">
        <w:rPr>
          <w:i/>
          <w:iCs/>
          <w:lang w:val="en-GB"/>
        </w:rPr>
        <w:t>high confidence)</w:t>
      </w:r>
      <w:r w:rsidRPr="001E7A27">
        <w:rPr>
          <w:lang w:val="en-GB"/>
        </w:rPr>
        <w:t>. Interannual and decadal variability of the regional and global ocean and land sinks indicate that these sinks are sensitive to climate conditions and therefore to climate change (</w:t>
      </w:r>
      <w:r w:rsidRPr="001E7A27">
        <w:rPr>
          <w:i/>
          <w:iCs/>
          <w:lang w:val="en-GB"/>
        </w:rPr>
        <w:t>high confidence</w:t>
      </w:r>
      <w:r w:rsidRPr="001E7A27">
        <w:rPr>
          <w:lang w:val="en-GB"/>
        </w:rPr>
        <w:t>). {</w:t>
      </w:r>
      <w:commentRangeStart w:id="291"/>
      <w:r w:rsidRPr="001E7A27">
        <w:rPr>
          <w:lang w:val="en-GB"/>
        </w:rPr>
        <w:t xml:space="preserve">5.2.1.1, 5.2.1.3, 5.2.1.4.2; </w:t>
      </w:r>
      <w:commentRangeEnd w:id="291"/>
      <w:r w:rsidR="00616159" w:rsidRPr="001E7A27">
        <w:rPr>
          <w:rStyle w:val="CommentReference"/>
          <w:lang w:val="en-GB"/>
        </w:rPr>
        <w:commentReference w:id="291"/>
      </w:r>
      <w:r w:rsidRPr="001E7A27">
        <w:rPr>
          <w:lang w:val="en-GB"/>
        </w:rPr>
        <w:t>Figures 5.7, 5.8, 5.10}</w:t>
      </w:r>
    </w:p>
    <w:p w14:paraId="16EB73DB" w14:textId="77777777" w:rsidR="00493CF1" w:rsidRPr="001E7A27" w:rsidRDefault="00493CF1" w:rsidP="00493CF1">
      <w:pPr>
        <w:rPr>
          <w:lang w:val="en-GB"/>
        </w:rPr>
      </w:pPr>
      <w:r w:rsidRPr="001E7A27">
        <w:rPr>
          <w:color w:val="000000"/>
          <w:lang w:val="en-GB"/>
        </w:rPr>
        <w:t> </w:t>
      </w:r>
    </w:p>
    <w:p w14:paraId="61C8533A" w14:textId="23BFCCDA" w:rsidR="00493CF1" w:rsidRPr="001E7A27" w:rsidRDefault="00493CF1" w:rsidP="00493CF1">
      <w:pPr>
        <w:pStyle w:val="AR6BodyText"/>
        <w:rPr>
          <w:lang w:val="en-GB"/>
        </w:rPr>
      </w:pPr>
      <w:r w:rsidRPr="001E7A27">
        <w:rPr>
          <w:b/>
          <w:bCs/>
          <w:lang w:val="en-GB"/>
        </w:rPr>
        <w:t xml:space="preserve">Recent observations show that ocean carbon processes are starting to change in response to the </w:t>
      </w:r>
      <w:r w:rsidRPr="001E7A27">
        <w:rPr>
          <w:b/>
          <w:bCs/>
          <w:lang w:val="en-GB"/>
        </w:rPr>
        <w:lastRenderedPageBreak/>
        <w:t>growing ocean sink, and these changes are expected to contribute significantly to future weakening of the ocean sink under medium- to high-emission</w:t>
      </w:r>
      <w:ins w:id="292" w:author="Tom Maycock" w:date="2021-09-08T15:21:00Z">
        <w:r w:rsidR="0082184F" w:rsidRPr="001E7A27">
          <w:rPr>
            <w:b/>
            <w:bCs/>
            <w:lang w:val="en-GB"/>
          </w:rPr>
          <w:t>s</w:t>
        </w:r>
      </w:ins>
      <w:r w:rsidRPr="001E7A27">
        <w:rPr>
          <w:b/>
          <w:bCs/>
          <w:lang w:val="en-GB"/>
        </w:rPr>
        <w:t xml:space="preserve"> scenarios.</w:t>
      </w:r>
      <w:r w:rsidRPr="001E7A27">
        <w:rPr>
          <w:lang w:val="en-GB"/>
        </w:rPr>
        <w:t xml:space="preserve"> However, the effects of these changes is not yet reflected in a weakening trend of the contemporary (1960–2019) ocean sink (</w:t>
      </w:r>
      <w:r w:rsidRPr="001E7A27">
        <w:rPr>
          <w:i/>
          <w:iCs/>
          <w:lang w:val="en-GB"/>
        </w:rPr>
        <w:t>high confidence</w:t>
      </w:r>
      <w:r w:rsidRPr="001E7A27">
        <w:rPr>
          <w:lang w:val="en-GB"/>
        </w:rPr>
        <w:t xml:space="preserve">). {5.1.2, 5.2.1.3, 5.3.2.1; Figures 5.8, 5.20; Cross-Chapter Box 5.3} </w:t>
      </w:r>
    </w:p>
    <w:p w14:paraId="5D2DBA86" w14:textId="77777777" w:rsidR="00493CF1" w:rsidRPr="001E7A27" w:rsidRDefault="00493CF1" w:rsidP="00493CF1">
      <w:pPr>
        <w:rPr>
          <w:lang w:val="en-GB"/>
        </w:rPr>
      </w:pPr>
    </w:p>
    <w:p w14:paraId="3E599A72" w14:textId="41FB3698" w:rsidR="00493CF1" w:rsidRPr="001E7A27" w:rsidRDefault="00493CF1" w:rsidP="00493CF1">
      <w:pPr>
        <w:pStyle w:val="AR6BodyText"/>
        <w:rPr>
          <w:lang w:val="en-GB"/>
        </w:rPr>
      </w:pPr>
      <w:r w:rsidRPr="001E7A27">
        <w:rPr>
          <w:b/>
          <w:bCs/>
          <w:lang w:val="en-GB"/>
        </w:rPr>
        <w:t>Atmospheric concentration of CH</w:t>
      </w:r>
      <w:r w:rsidRPr="001E7A27">
        <w:rPr>
          <w:b/>
          <w:bCs/>
          <w:vertAlign w:val="subscript"/>
          <w:lang w:val="en-GB"/>
        </w:rPr>
        <w:t>4</w:t>
      </w:r>
      <w:r w:rsidRPr="001E7A27">
        <w:rPr>
          <w:b/>
          <w:bCs/>
          <w:sz w:val="13"/>
          <w:szCs w:val="13"/>
          <w:lang w:val="en-GB"/>
        </w:rPr>
        <w:t xml:space="preserve"> </w:t>
      </w:r>
      <w:r w:rsidRPr="001E7A27">
        <w:rPr>
          <w:b/>
          <w:bCs/>
          <w:lang w:val="en-GB"/>
        </w:rPr>
        <w:t>grew at an average rate of 7.6 ± 2.7 ppb yr</w:t>
      </w:r>
      <w:del w:id="293" w:author="Ian Blenkinsop" w:date="2021-07-28T16:13:00Z">
        <w:r w:rsidRPr="001E7A27" w:rsidDel="00E4692D">
          <w:rPr>
            <w:b/>
            <w:bCs/>
            <w:vertAlign w:val="superscript"/>
            <w:lang w:val="en-GB"/>
          </w:rPr>
          <w:delText>-</w:delText>
        </w:r>
      </w:del>
      <w:ins w:id="294" w:author="Ian Blenkinsop" w:date="2021-07-28T16:13:00Z">
        <w:r w:rsidR="00E4692D" w:rsidRPr="001E7A27">
          <w:rPr>
            <w:b/>
            <w:bCs/>
            <w:vertAlign w:val="superscript"/>
            <w:lang w:val="en-GB"/>
          </w:rPr>
          <w:t>–</w:t>
        </w:r>
      </w:ins>
      <w:r w:rsidRPr="001E7A27">
        <w:rPr>
          <w:b/>
          <w:bCs/>
          <w:vertAlign w:val="superscript"/>
          <w:lang w:val="en-GB"/>
        </w:rPr>
        <w:t>1</w:t>
      </w:r>
      <w:r w:rsidRPr="001E7A27">
        <w:rPr>
          <w:b/>
          <w:bCs/>
          <w:lang w:val="en-GB"/>
        </w:rPr>
        <w:t xml:space="preserve"> for the last decade (2010–2019), with a faster growth of 9.3 ± 2.4 ppb yr</w:t>
      </w:r>
      <w:del w:id="295" w:author="Ian Blenkinsop" w:date="2021-07-28T16:13:00Z">
        <w:r w:rsidRPr="001E7A27" w:rsidDel="00E4692D">
          <w:rPr>
            <w:b/>
            <w:bCs/>
            <w:vertAlign w:val="superscript"/>
            <w:lang w:val="en-GB"/>
          </w:rPr>
          <w:delText>-</w:delText>
        </w:r>
      </w:del>
      <w:ins w:id="296" w:author="Ian Blenkinsop" w:date="2021-07-28T16:13:00Z">
        <w:r w:rsidR="00E4692D" w:rsidRPr="001E7A27">
          <w:rPr>
            <w:b/>
            <w:bCs/>
            <w:vertAlign w:val="superscript"/>
            <w:lang w:val="en-GB"/>
          </w:rPr>
          <w:t>–</w:t>
        </w:r>
      </w:ins>
      <w:r w:rsidRPr="001E7A27">
        <w:rPr>
          <w:b/>
          <w:bCs/>
          <w:vertAlign w:val="superscript"/>
          <w:lang w:val="en-GB"/>
        </w:rPr>
        <w:t>1</w:t>
      </w:r>
      <w:r w:rsidRPr="001E7A27">
        <w:rPr>
          <w:b/>
          <w:bCs/>
          <w:lang w:val="en-GB"/>
        </w:rPr>
        <w:t xml:space="preserve"> over the last six years (2014–2019) (</w:t>
      </w:r>
      <w:r w:rsidRPr="001E7A27">
        <w:rPr>
          <w:b/>
          <w:bCs/>
          <w:i/>
          <w:iCs/>
          <w:lang w:val="en-GB"/>
        </w:rPr>
        <w:t>high confidence</w:t>
      </w:r>
      <w:r w:rsidRPr="001E7A27">
        <w:rPr>
          <w:b/>
          <w:bCs/>
          <w:lang w:val="en-GB"/>
        </w:rPr>
        <w:t>).</w:t>
      </w:r>
      <w:r w:rsidRPr="001E7A27">
        <w:rPr>
          <w:lang w:val="en-GB"/>
        </w:rPr>
        <w:t xml:space="preserve"> The multi-decadal growth trend in atmospheric CH</w:t>
      </w:r>
      <w:r w:rsidRPr="001E7A27">
        <w:rPr>
          <w:vertAlign w:val="subscript"/>
          <w:lang w:val="en-GB"/>
        </w:rPr>
        <w:t>4</w:t>
      </w:r>
      <w:r w:rsidRPr="001E7A27">
        <w:rPr>
          <w:lang w:val="en-GB"/>
        </w:rPr>
        <w:t xml:space="preserve"> is dominated by anthropogenic activities (</w:t>
      </w:r>
      <w:r w:rsidRPr="001E7A27">
        <w:rPr>
          <w:i/>
          <w:iCs/>
          <w:lang w:val="en-GB"/>
        </w:rPr>
        <w:t>high confidence</w:t>
      </w:r>
      <w:r w:rsidRPr="001E7A27">
        <w:rPr>
          <w:lang w:val="en-GB"/>
        </w:rPr>
        <w:t>), and the growth since 2007 is largely driven by emissions from both fossil fuels and agriculture (dominated by livestock) sectors (</w:t>
      </w:r>
      <w:r w:rsidRPr="001E7A27">
        <w:rPr>
          <w:i/>
          <w:iCs/>
          <w:lang w:val="en-GB"/>
        </w:rPr>
        <w:t>medium confidence)</w:t>
      </w:r>
      <w:r w:rsidRPr="001E7A27">
        <w:rPr>
          <w:lang w:val="en-GB"/>
        </w:rPr>
        <w:t xml:space="preserve">. The interannual variability is dominated by El Niño–Southern Oscillation cycles, during which biomass burning and wetland emissions, as well as loss by reaction with tropospheric hydroxyl radical </w:t>
      </w:r>
      <w:ins w:id="297" w:author="Soapbox" w:date="2021-07-15T12:31:00Z">
        <w:r w:rsidR="006D6981" w:rsidRPr="001E7A27">
          <w:rPr>
            <w:lang w:val="en-GB"/>
          </w:rPr>
          <w:t>(</w:t>
        </w:r>
      </w:ins>
      <w:r w:rsidRPr="001E7A27">
        <w:rPr>
          <w:lang w:val="en-GB"/>
        </w:rPr>
        <w:t>OH</w:t>
      </w:r>
      <w:ins w:id="298" w:author="Soapbox" w:date="2021-07-15T12:32:00Z">
        <w:r w:rsidR="006D6981" w:rsidRPr="001E7A27">
          <w:rPr>
            <w:lang w:val="en-GB"/>
          </w:rPr>
          <w:t>)</w:t>
        </w:r>
      </w:ins>
      <w:r w:rsidRPr="001E7A27">
        <w:rPr>
          <w:lang w:val="en-GB"/>
        </w:rPr>
        <w:t xml:space="preserve"> play an important role. {5.2.2; Figures 5.13, 5.14; Table 5.2; Cross-Chapter Box 5.2}</w:t>
      </w:r>
    </w:p>
    <w:p w14:paraId="0E86D33F" w14:textId="77777777" w:rsidR="00493CF1" w:rsidRPr="001E7A27" w:rsidRDefault="00493CF1" w:rsidP="00493CF1">
      <w:pPr>
        <w:rPr>
          <w:b/>
          <w:bCs/>
          <w:lang w:val="en-GB"/>
        </w:rPr>
      </w:pPr>
      <w:r w:rsidRPr="001E7A27">
        <w:rPr>
          <w:color w:val="000000"/>
          <w:lang w:val="en-GB"/>
        </w:rPr>
        <w:t> </w:t>
      </w:r>
    </w:p>
    <w:p w14:paraId="6562C478" w14:textId="2C42F1D2" w:rsidR="00493CF1" w:rsidRPr="001E7A27" w:rsidRDefault="00493CF1" w:rsidP="00493CF1">
      <w:pPr>
        <w:pStyle w:val="AR6BodyText"/>
        <w:rPr>
          <w:lang w:val="en-GB"/>
        </w:rPr>
      </w:pPr>
      <w:r w:rsidRPr="001E7A27">
        <w:rPr>
          <w:b/>
          <w:bCs/>
          <w:lang w:val="en-GB"/>
        </w:rPr>
        <w:t>Atmospheric concentration of N</w:t>
      </w:r>
      <w:r w:rsidRPr="001E7A27">
        <w:rPr>
          <w:b/>
          <w:bCs/>
          <w:vertAlign w:val="subscript"/>
          <w:lang w:val="en-GB"/>
        </w:rPr>
        <w:t>2</w:t>
      </w:r>
      <w:r w:rsidRPr="001E7A27">
        <w:rPr>
          <w:b/>
          <w:bCs/>
          <w:lang w:val="en-GB"/>
        </w:rPr>
        <w:t>O grew at an average rate of 0.85 ± 0.03 ppb yr</w:t>
      </w:r>
      <w:del w:id="299" w:author="Ian Blenkinsop" w:date="2021-07-28T16:13:00Z">
        <w:r w:rsidRPr="001E7A27" w:rsidDel="00E4692D">
          <w:rPr>
            <w:b/>
            <w:bCs/>
            <w:vertAlign w:val="superscript"/>
            <w:lang w:val="en-GB"/>
          </w:rPr>
          <w:delText>-</w:delText>
        </w:r>
      </w:del>
      <w:ins w:id="300" w:author="Ian Blenkinsop" w:date="2021-07-28T16:13:00Z">
        <w:r w:rsidR="00E4692D" w:rsidRPr="001E7A27">
          <w:rPr>
            <w:b/>
            <w:bCs/>
            <w:vertAlign w:val="superscript"/>
            <w:lang w:val="en-GB"/>
          </w:rPr>
          <w:t>–</w:t>
        </w:r>
      </w:ins>
      <w:r w:rsidRPr="001E7A27">
        <w:rPr>
          <w:b/>
          <w:bCs/>
          <w:vertAlign w:val="superscript"/>
          <w:lang w:val="en-GB"/>
        </w:rPr>
        <w:t>1</w:t>
      </w:r>
      <w:r w:rsidRPr="001E7A27">
        <w:rPr>
          <w:b/>
          <w:bCs/>
          <w:lang w:val="en-GB"/>
        </w:rPr>
        <w:t xml:space="preserve"> between 1995 and 2019, with a further increase to 0.95 ± 0.04 ppb yr</w:t>
      </w:r>
      <w:del w:id="301" w:author="Ian Blenkinsop" w:date="2021-07-28T16:13:00Z">
        <w:r w:rsidRPr="001E7A27" w:rsidDel="00E4692D">
          <w:rPr>
            <w:b/>
            <w:bCs/>
            <w:vertAlign w:val="superscript"/>
            <w:lang w:val="en-GB"/>
          </w:rPr>
          <w:delText>-</w:delText>
        </w:r>
      </w:del>
      <w:ins w:id="302" w:author="Ian Blenkinsop" w:date="2021-07-28T16:13:00Z">
        <w:r w:rsidR="00E4692D" w:rsidRPr="001E7A27">
          <w:rPr>
            <w:b/>
            <w:bCs/>
            <w:vertAlign w:val="superscript"/>
            <w:lang w:val="en-GB"/>
          </w:rPr>
          <w:t>–</w:t>
        </w:r>
      </w:ins>
      <w:r w:rsidRPr="001E7A27">
        <w:rPr>
          <w:b/>
          <w:bCs/>
          <w:vertAlign w:val="superscript"/>
          <w:lang w:val="en-GB"/>
        </w:rPr>
        <w:t>1</w:t>
      </w:r>
      <w:r w:rsidRPr="001E7A27">
        <w:rPr>
          <w:b/>
          <w:bCs/>
          <w:lang w:val="en-GB"/>
        </w:rPr>
        <w:t xml:space="preserve"> in the most recent decade (2010–2019).</w:t>
      </w:r>
      <w:r w:rsidRPr="001E7A27">
        <w:rPr>
          <w:lang w:val="en-GB"/>
        </w:rPr>
        <w:t xml:space="preserve"> This increase is dominated by anthropogenic emissions, which have increased by 30% between the 1980s and the most recent observational decade (2007–2016) (</w:t>
      </w:r>
      <w:r w:rsidRPr="001E7A27">
        <w:rPr>
          <w:i/>
          <w:iCs/>
          <w:lang w:val="en-GB"/>
        </w:rPr>
        <w:t>high confidence</w:t>
      </w:r>
      <w:r w:rsidRPr="001E7A27">
        <w:rPr>
          <w:lang w:val="en-GB"/>
        </w:rPr>
        <w:t>). Increased use of nitrogen fertilizer and manure contributed to about two-thirds of the increase during the 1980–2016 period, with the fossil fuels/industry, biomass burning, and wastewater accounting for much of the rest (</w:t>
      </w:r>
      <w:r w:rsidRPr="001E7A27">
        <w:rPr>
          <w:i/>
          <w:iCs/>
          <w:lang w:val="en-GB"/>
        </w:rPr>
        <w:t>high confidence</w:t>
      </w:r>
      <w:r w:rsidRPr="001E7A27">
        <w:rPr>
          <w:lang w:val="en-GB"/>
        </w:rPr>
        <w:t>). {5.2.3; Figures 5.15, 5.16, 5.17}</w:t>
      </w:r>
    </w:p>
    <w:p w14:paraId="19180C5C" w14:textId="77777777" w:rsidR="00493CF1" w:rsidRPr="001E7A27" w:rsidRDefault="00493CF1" w:rsidP="00493CF1">
      <w:pPr>
        <w:rPr>
          <w:lang w:val="en-GB"/>
        </w:rPr>
      </w:pPr>
      <w:r w:rsidRPr="001E7A27">
        <w:rPr>
          <w:color w:val="000000"/>
          <w:lang w:val="en-GB"/>
        </w:rPr>
        <w:t> </w:t>
      </w:r>
    </w:p>
    <w:p w14:paraId="4A9ED3F4" w14:textId="77777777" w:rsidR="00493CF1" w:rsidRPr="001E7A27" w:rsidRDefault="00493CF1" w:rsidP="00493CF1">
      <w:pPr>
        <w:pStyle w:val="AR6BodyText"/>
        <w:rPr>
          <w:b/>
          <w:bCs/>
          <w:lang w:val="en-GB"/>
        </w:rPr>
      </w:pPr>
      <w:r w:rsidRPr="001E7A27">
        <w:rPr>
          <w:b/>
          <w:bCs/>
          <w:lang w:val="en-GB"/>
        </w:rPr>
        <w:t>Ocean Acidification and Ocean Deoxygenation</w:t>
      </w:r>
    </w:p>
    <w:p w14:paraId="4A3609C3" w14:textId="77777777" w:rsidR="00493CF1" w:rsidRPr="001E7A27" w:rsidRDefault="00493CF1" w:rsidP="00493CF1">
      <w:pPr>
        <w:rPr>
          <w:lang w:val="en-GB"/>
        </w:rPr>
      </w:pPr>
      <w:r w:rsidRPr="001E7A27">
        <w:rPr>
          <w:color w:val="000000"/>
          <w:lang w:val="en-GB"/>
        </w:rPr>
        <w:t> </w:t>
      </w:r>
    </w:p>
    <w:p w14:paraId="16215AAE" w14:textId="25FE9975" w:rsidR="00493CF1" w:rsidRPr="001E7A27" w:rsidRDefault="00493CF1" w:rsidP="00493CF1">
      <w:pPr>
        <w:pStyle w:val="AR6BodyText"/>
        <w:rPr>
          <w:lang w:val="en-GB"/>
        </w:rPr>
      </w:pPr>
      <w:r w:rsidRPr="001E7A27">
        <w:rPr>
          <w:b/>
          <w:bCs/>
          <w:lang w:val="en-GB"/>
        </w:rPr>
        <w:t>Ocean acidification is strengthening as a result of the ocean continuing to take up CO</w:t>
      </w:r>
      <w:r w:rsidRPr="001E7A27">
        <w:rPr>
          <w:b/>
          <w:bCs/>
          <w:vertAlign w:val="subscript"/>
          <w:lang w:val="en-GB"/>
        </w:rPr>
        <w:t>2</w:t>
      </w:r>
      <w:r w:rsidRPr="001E7A27">
        <w:rPr>
          <w:b/>
          <w:bCs/>
          <w:lang w:val="en-GB"/>
        </w:rPr>
        <w:t xml:space="preserve"> from human-caused emissions (</w:t>
      </w:r>
      <w:r w:rsidRPr="001E7A27">
        <w:rPr>
          <w:b/>
          <w:bCs/>
          <w:i/>
          <w:iCs/>
          <w:lang w:val="en-GB"/>
        </w:rPr>
        <w:t>very high confidence</w:t>
      </w:r>
      <w:r w:rsidRPr="001E7A27">
        <w:rPr>
          <w:b/>
          <w:bCs/>
          <w:lang w:val="en-GB"/>
        </w:rPr>
        <w:t>).</w:t>
      </w:r>
      <w:r w:rsidRPr="001E7A27">
        <w:rPr>
          <w:lang w:val="en-GB"/>
        </w:rPr>
        <w:t xml:space="preserve"> This CO</w:t>
      </w:r>
      <w:r w:rsidRPr="001E7A27">
        <w:rPr>
          <w:vertAlign w:val="subscript"/>
          <w:lang w:val="en-GB"/>
        </w:rPr>
        <w:t>2</w:t>
      </w:r>
      <w:r w:rsidRPr="001E7A27">
        <w:rPr>
          <w:lang w:val="en-GB"/>
        </w:rPr>
        <w:t xml:space="preserve"> uptake is driving changes in seawater chemistry that result in the decrease of pH and associated reductions in the saturation state of calcium carbonate, which is a constituent of skeletons or shells of a variety of marine organisms. These trends of ocean acidification are becoming clearer globally, with a </w:t>
      </w:r>
      <w:r w:rsidRPr="001E7A27">
        <w:rPr>
          <w:i/>
          <w:iCs/>
          <w:lang w:val="en-GB"/>
        </w:rPr>
        <w:t>very likely</w:t>
      </w:r>
      <w:r w:rsidRPr="001E7A27">
        <w:rPr>
          <w:lang w:val="en-GB"/>
        </w:rPr>
        <w:t xml:space="preserve"> rate of decrease in pH in the ocean surface layer of 0.016 to 0.020 per decade in the subtropics and 0.002 to 0.026 per decade in subpolar and polar zones since the 1980s. Ocean acidification has spread deeper in the ocean, surpassing 2000 m depth in the northern North Atlantic and in the Southern Ocean. </w:t>
      </w:r>
      <w:r w:rsidRPr="001E7A27">
        <w:rPr>
          <w:rFonts w:cs="Times New Roman"/>
          <w:lang w:val="en-GB"/>
        </w:rPr>
        <w:t xml:space="preserve">The greater projected pH declines in </w:t>
      </w:r>
      <w:ins w:id="303" w:author="Soapbox" w:date="2021-07-20T05:06:00Z">
        <w:r w:rsidR="00095BA6" w:rsidRPr="001E7A27">
          <w:rPr>
            <w:rFonts w:cs="Times New Roman"/>
            <w:lang w:val="en-GB"/>
          </w:rPr>
          <w:t>Coupled Model Intercomparison Project Phase 6 (</w:t>
        </w:r>
      </w:ins>
      <w:r w:rsidRPr="001E7A27">
        <w:rPr>
          <w:rFonts w:cs="Times New Roman"/>
          <w:lang w:val="en-GB"/>
        </w:rPr>
        <w:t>CMIP6</w:t>
      </w:r>
      <w:ins w:id="304" w:author="Soapbox" w:date="2021-07-20T05:06:00Z">
        <w:r w:rsidR="00095BA6" w:rsidRPr="001E7A27">
          <w:rPr>
            <w:rFonts w:cs="Times New Roman"/>
            <w:lang w:val="en-GB"/>
          </w:rPr>
          <w:t>)</w:t>
        </w:r>
      </w:ins>
      <w:r w:rsidRPr="001E7A27">
        <w:rPr>
          <w:rFonts w:cs="Times New Roman"/>
          <w:lang w:val="en-GB"/>
        </w:rPr>
        <w:t xml:space="preserve"> models are primarily a consequence of higher atmospheric CO</w:t>
      </w:r>
      <w:r w:rsidRPr="001E7A27">
        <w:rPr>
          <w:rFonts w:cs="Times New Roman"/>
          <w:vertAlign w:val="subscript"/>
          <w:lang w:val="en-GB"/>
        </w:rPr>
        <w:t>2</w:t>
      </w:r>
      <w:r w:rsidRPr="001E7A27">
        <w:rPr>
          <w:rFonts w:cs="Times New Roman"/>
          <w:lang w:val="en-GB"/>
        </w:rPr>
        <w:t xml:space="preserve"> concentrations in the </w:t>
      </w:r>
      <w:r w:rsidRPr="001E7A27">
        <w:rPr>
          <w:color w:val="000000"/>
          <w:lang w:val="en-GB"/>
        </w:rPr>
        <w:t>Shared Socio-economic Pathways (</w:t>
      </w:r>
      <w:r w:rsidRPr="001E7A27">
        <w:rPr>
          <w:rFonts w:cs="Times New Roman"/>
          <w:lang w:val="en-GB"/>
        </w:rPr>
        <w:t xml:space="preserve">SSPs) scenarios than their </w:t>
      </w:r>
      <w:ins w:id="305" w:author="Soapbox" w:date="2021-07-20T05:06:00Z">
        <w:r w:rsidR="00095BA6" w:rsidRPr="001E7A27">
          <w:rPr>
            <w:rFonts w:cs="Times New Roman"/>
            <w:lang w:val="en-GB"/>
          </w:rPr>
          <w:t>Coupled Model Intercomparison Project Phase 5 (</w:t>
        </w:r>
      </w:ins>
      <w:r w:rsidRPr="001E7A27">
        <w:rPr>
          <w:rFonts w:cs="Times New Roman"/>
          <w:lang w:val="en-GB"/>
        </w:rPr>
        <w:t>CMIP5</w:t>
      </w:r>
      <w:ins w:id="306" w:author="Soapbox" w:date="2021-07-20T05:07:00Z">
        <w:r w:rsidR="00095BA6" w:rsidRPr="001E7A27">
          <w:rPr>
            <w:rFonts w:cs="Times New Roman"/>
            <w:lang w:val="en-GB"/>
          </w:rPr>
          <w:t>)</w:t>
        </w:r>
      </w:ins>
      <w:ins w:id="307" w:author="Tom Maycock" w:date="2021-09-08T11:47:00Z">
        <w:r w:rsidR="009073C7" w:rsidRPr="001E7A27">
          <w:rPr>
            <w:rFonts w:cs="Times New Roman"/>
            <w:lang w:val="en-GB"/>
          </w:rPr>
          <w:t xml:space="preserve"> Representative Concentration Pathway (</w:t>
        </w:r>
      </w:ins>
      <w:del w:id="308" w:author="Tom Maycock" w:date="2021-09-08T11:47:00Z">
        <w:r w:rsidRPr="001E7A27" w:rsidDel="009073C7">
          <w:rPr>
            <w:rFonts w:cs="Times New Roman"/>
            <w:lang w:val="en-GB"/>
          </w:rPr>
          <w:delText>-</w:delText>
        </w:r>
      </w:del>
      <w:commentRangeStart w:id="309"/>
      <w:commentRangeStart w:id="310"/>
      <w:r w:rsidRPr="001E7A27">
        <w:rPr>
          <w:rFonts w:cs="Times New Roman"/>
          <w:lang w:val="en-GB"/>
        </w:rPr>
        <w:t>RCP</w:t>
      </w:r>
      <w:commentRangeEnd w:id="309"/>
      <w:commentRangeEnd w:id="310"/>
      <w:ins w:id="311" w:author="Tom Maycock" w:date="2021-09-08T11:47:00Z">
        <w:r w:rsidR="009073C7" w:rsidRPr="001E7A27">
          <w:rPr>
            <w:rFonts w:cs="Times New Roman"/>
            <w:lang w:val="en-GB"/>
          </w:rPr>
          <w:t>)</w:t>
        </w:r>
      </w:ins>
      <w:r w:rsidR="00095BA6" w:rsidRPr="001E7A27">
        <w:rPr>
          <w:rStyle w:val="CommentReference"/>
          <w:lang w:val="en-GB"/>
        </w:rPr>
        <w:commentReference w:id="309"/>
      </w:r>
      <w:r w:rsidR="009073C7" w:rsidRPr="001E7A27">
        <w:rPr>
          <w:rStyle w:val="CommentReference"/>
          <w:lang w:val="en-GB"/>
        </w:rPr>
        <w:commentReference w:id="310"/>
      </w:r>
      <w:r w:rsidRPr="001E7A27">
        <w:rPr>
          <w:rFonts w:cs="Times New Roman"/>
          <w:lang w:val="en-GB"/>
        </w:rPr>
        <w:t xml:space="preserve"> analogues </w:t>
      </w:r>
      <w:r w:rsidRPr="001E7A27">
        <w:rPr>
          <w:lang w:val="en-GB"/>
        </w:rPr>
        <w:t>{5.3.2.2, 5.3.3.1; 5.3.4.1; Figures 5.20, 5.21} </w:t>
      </w:r>
    </w:p>
    <w:p w14:paraId="18A07AB6" w14:textId="77777777" w:rsidR="00493CF1" w:rsidRPr="001E7A27" w:rsidRDefault="00493CF1" w:rsidP="00493CF1">
      <w:pPr>
        <w:rPr>
          <w:lang w:val="en-GB"/>
        </w:rPr>
      </w:pPr>
      <w:r w:rsidRPr="001E7A27">
        <w:rPr>
          <w:color w:val="000000"/>
          <w:lang w:val="en-GB"/>
        </w:rPr>
        <w:t> </w:t>
      </w:r>
    </w:p>
    <w:p w14:paraId="5F90661E" w14:textId="1A7DA568" w:rsidR="00493CF1" w:rsidRPr="001E7A27" w:rsidRDefault="00493CF1" w:rsidP="00493CF1">
      <w:pPr>
        <w:pStyle w:val="AR6BodyText"/>
        <w:rPr>
          <w:lang w:val="en-GB"/>
        </w:rPr>
      </w:pPr>
      <w:r w:rsidRPr="001E7A27">
        <w:rPr>
          <w:b/>
          <w:bCs/>
          <w:lang w:val="en-GB"/>
        </w:rPr>
        <w:t>Ocean deoxygenation is projected to continue to increase with ocean warming (</w:t>
      </w:r>
      <w:r w:rsidRPr="001E7A27">
        <w:rPr>
          <w:b/>
          <w:bCs/>
          <w:i/>
          <w:iCs/>
          <w:lang w:val="en-GB"/>
        </w:rPr>
        <w:t>high confidence</w:t>
      </w:r>
      <w:r w:rsidRPr="001E7A27">
        <w:rPr>
          <w:b/>
          <w:bCs/>
          <w:lang w:val="en-GB"/>
        </w:rPr>
        <w:t>).</w:t>
      </w:r>
      <w:r w:rsidRPr="001E7A27">
        <w:rPr>
          <w:lang w:val="en-GB"/>
        </w:rPr>
        <w:t xml:space="preserve"> Earth system models (ESMs) project a 32–71% greater subsurface (100–600 m) oxygen decline, depending on</w:t>
      </w:r>
      <w:ins w:id="312" w:author="Soapbox" w:date="2021-07-15T12:41:00Z">
        <w:r w:rsidR="007D0135" w:rsidRPr="001E7A27">
          <w:rPr>
            <w:lang w:val="en-GB"/>
          </w:rPr>
          <w:t xml:space="preserve"> the </w:t>
        </w:r>
      </w:ins>
      <w:r w:rsidRPr="001E7A27">
        <w:rPr>
          <w:lang w:val="en-GB"/>
        </w:rPr>
        <w:t>scenario, than reported in the Special Report on the Ocean and Cryosphere (SROCC) for the period 2080–2099. This is attributed to the effect of larger surface warming in CMIP6 models, which increases ocean stratification and reduces ventilation (</w:t>
      </w:r>
      <w:r w:rsidRPr="001E7A27">
        <w:rPr>
          <w:i/>
          <w:iCs/>
          <w:lang w:val="en-GB"/>
        </w:rPr>
        <w:t>medium confidence</w:t>
      </w:r>
      <w:r w:rsidRPr="001E7A27">
        <w:rPr>
          <w:lang w:val="en-GB"/>
        </w:rPr>
        <w:t xml:space="preserve">). There is </w:t>
      </w:r>
      <w:r w:rsidRPr="001E7A27">
        <w:rPr>
          <w:i/>
          <w:iCs/>
          <w:lang w:val="en-GB"/>
        </w:rPr>
        <w:t>low confidence</w:t>
      </w:r>
      <w:r w:rsidRPr="001E7A27">
        <w:rPr>
          <w:lang w:val="en-GB"/>
        </w:rPr>
        <w:t xml:space="preserve"> in the projected reduction of oceanic N</w:t>
      </w:r>
      <w:r w:rsidRPr="001E7A27">
        <w:rPr>
          <w:vertAlign w:val="subscript"/>
          <w:lang w:val="en-GB"/>
        </w:rPr>
        <w:t>2</w:t>
      </w:r>
      <w:r w:rsidRPr="001E7A27">
        <w:rPr>
          <w:lang w:val="en-GB"/>
        </w:rPr>
        <w:t>O emissions under high</w:t>
      </w:r>
      <w:ins w:id="313" w:author="Soapbox" w:date="2021-07-15T12:42:00Z">
        <w:r w:rsidR="007D0135" w:rsidRPr="001E7A27">
          <w:rPr>
            <w:lang w:val="en-GB"/>
          </w:rPr>
          <w:t>-</w:t>
        </w:r>
      </w:ins>
      <w:del w:id="314" w:author="Soapbox" w:date="2021-07-15T12:42:00Z">
        <w:r w:rsidRPr="001E7A27" w:rsidDel="007D0135">
          <w:rPr>
            <w:lang w:val="en-GB"/>
          </w:rPr>
          <w:delText xml:space="preserve"> </w:delText>
        </w:r>
      </w:del>
      <w:r w:rsidRPr="001E7A27">
        <w:rPr>
          <w:lang w:val="en-GB"/>
        </w:rPr>
        <w:t>emission</w:t>
      </w:r>
      <w:ins w:id="315" w:author="Tom Maycock" w:date="2021-09-08T15:21:00Z">
        <w:r w:rsidR="0082184F" w:rsidRPr="001E7A27">
          <w:rPr>
            <w:lang w:val="en-GB"/>
          </w:rPr>
          <w:t>s</w:t>
        </w:r>
      </w:ins>
      <w:r w:rsidRPr="001E7A27">
        <w:rPr>
          <w:lang w:val="en-GB"/>
        </w:rPr>
        <w:t xml:space="preserve"> scenarios because of greater oxygen losses simulated in ESMs in CMIP6, uncertainties in the process of oceanic N</w:t>
      </w:r>
      <w:r w:rsidRPr="001E7A27">
        <w:rPr>
          <w:vertAlign w:val="subscript"/>
          <w:lang w:val="en-GB"/>
        </w:rPr>
        <w:t>2</w:t>
      </w:r>
      <w:r w:rsidRPr="001E7A27">
        <w:rPr>
          <w:lang w:val="en-GB"/>
        </w:rPr>
        <w:t>O emissions, and a limited number of modelling studies available {5.3.3.2; 7.5}.</w:t>
      </w:r>
    </w:p>
    <w:p w14:paraId="41AA6A1C" w14:textId="77777777" w:rsidR="00493CF1" w:rsidRPr="001E7A27" w:rsidRDefault="00493CF1" w:rsidP="00493CF1">
      <w:pPr>
        <w:pStyle w:val="AR6BodyText"/>
        <w:rPr>
          <w:lang w:val="en-GB"/>
        </w:rPr>
      </w:pPr>
      <w:r w:rsidRPr="001E7A27">
        <w:rPr>
          <w:lang w:val="en-GB"/>
        </w:rPr>
        <w:t> </w:t>
      </w:r>
    </w:p>
    <w:p w14:paraId="41B58C83" w14:textId="77777777" w:rsidR="00493CF1" w:rsidRPr="001E7A27" w:rsidRDefault="00493CF1" w:rsidP="00493CF1">
      <w:pPr>
        <w:pStyle w:val="AR6BodyText"/>
        <w:rPr>
          <w:b/>
          <w:bCs/>
          <w:lang w:val="en-GB"/>
        </w:rPr>
      </w:pPr>
      <w:r w:rsidRPr="001E7A27">
        <w:rPr>
          <w:b/>
          <w:bCs/>
          <w:lang w:val="en-GB"/>
        </w:rPr>
        <w:t>Future Projections of Carbon Feedbacks on Climate Change</w:t>
      </w:r>
    </w:p>
    <w:p w14:paraId="6CDC5D59" w14:textId="77777777" w:rsidR="00493CF1" w:rsidRPr="001E7A27" w:rsidRDefault="00493CF1" w:rsidP="00493CF1">
      <w:pPr>
        <w:rPr>
          <w:lang w:val="en-GB"/>
        </w:rPr>
      </w:pPr>
      <w:r w:rsidRPr="001E7A27">
        <w:rPr>
          <w:color w:val="000000"/>
          <w:lang w:val="en-GB"/>
        </w:rPr>
        <w:t> </w:t>
      </w:r>
    </w:p>
    <w:p w14:paraId="5CF5FE6A" w14:textId="77777777" w:rsidR="00493CF1" w:rsidRPr="001E7A27" w:rsidRDefault="00493CF1" w:rsidP="00493CF1">
      <w:pPr>
        <w:rPr>
          <w:color w:val="000000"/>
          <w:lang w:val="en-GB"/>
        </w:rPr>
      </w:pPr>
      <w:r w:rsidRPr="001E7A27">
        <w:rPr>
          <w:b/>
          <w:bCs/>
          <w:color w:val="000000"/>
          <w:lang w:val="en-GB"/>
        </w:rPr>
        <w:t>Oceanic and terrestrial carbon sinks are projected to continue to grow with increasing atmospheric concentrations of CO</w:t>
      </w:r>
      <w:r w:rsidRPr="001E7A27">
        <w:rPr>
          <w:b/>
          <w:bCs/>
          <w:color w:val="000000"/>
          <w:vertAlign w:val="subscript"/>
          <w:lang w:val="en-GB"/>
        </w:rPr>
        <w:t>2</w:t>
      </w:r>
      <w:r w:rsidRPr="001E7A27">
        <w:rPr>
          <w:b/>
          <w:bCs/>
          <w:color w:val="000000"/>
          <w:lang w:val="en-GB"/>
        </w:rPr>
        <w:t>, but the fraction of emissions taken up by land and ocean is expected to decline as the CO</w:t>
      </w:r>
      <w:r w:rsidRPr="001E7A27">
        <w:rPr>
          <w:b/>
          <w:bCs/>
          <w:color w:val="000000"/>
          <w:vertAlign w:val="subscript"/>
          <w:lang w:val="en-GB"/>
        </w:rPr>
        <w:t>2</w:t>
      </w:r>
      <w:r w:rsidRPr="001E7A27">
        <w:rPr>
          <w:b/>
          <w:bCs/>
          <w:color w:val="000000"/>
          <w:lang w:val="en-GB"/>
        </w:rPr>
        <w:t xml:space="preserve"> concentration increases (</w:t>
      </w:r>
      <w:r w:rsidRPr="001E7A27">
        <w:rPr>
          <w:b/>
          <w:bCs/>
          <w:i/>
          <w:iCs/>
          <w:color w:val="000000"/>
          <w:lang w:val="en-GB"/>
        </w:rPr>
        <w:t>high confidence</w:t>
      </w:r>
      <w:r w:rsidRPr="001E7A27">
        <w:rPr>
          <w:b/>
          <w:bCs/>
          <w:color w:val="000000"/>
          <w:lang w:val="en-GB"/>
        </w:rPr>
        <w:t>).</w:t>
      </w:r>
      <w:r w:rsidRPr="001E7A27">
        <w:rPr>
          <w:color w:val="000000"/>
          <w:lang w:val="en-GB"/>
        </w:rPr>
        <w:t xml:space="preserve"> ESMs suggest approximately equal global land and ocean carbon uptake for each of the SSP</w:t>
      </w:r>
      <w:del w:id="316" w:author="Tom Maycock" w:date="2021-09-08T17:09:00Z">
        <w:r w:rsidRPr="001E7A27" w:rsidDel="00D32286">
          <w:rPr>
            <w:color w:val="000000"/>
            <w:lang w:val="en-GB"/>
          </w:rPr>
          <w:delText>s</w:delText>
        </w:r>
      </w:del>
      <w:r w:rsidRPr="001E7A27">
        <w:rPr>
          <w:color w:val="000000"/>
          <w:lang w:val="en-GB"/>
        </w:rPr>
        <w:t xml:space="preserve"> scenarios. However, the range of model projections is much larger for the land carbon sink. Despite the wide range of model responses, uncertainty in atmospheric CO</w:t>
      </w:r>
      <w:r w:rsidRPr="001E7A27">
        <w:rPr>
          <w:color w:val="000000"/>
          <w:vertAlign w:val="subscript"/>
          <w:lang w:val="en-GB"/>
        </w:rPr>
        <w:t>2</w:t>
      </w:r>
      <w:r w:rsidRPr="001E7A27">
        <w:rPr>
          <w:color w:val="000000"/>
          <w:lang w:val="en-GB"/>
        </w:rPr>
        <w:t xml:space="preserve"> by 2100 is dominated by future anthropogenic emissions rather than uncertainties related to carbon–climate feedbacks (</w:t>
      </w:r>
      <w:r w:rsidRPr="001E7A27">
        <w:rPr>
          <w:i/>
          <w:color w:val="000000"/>
          <w:lang w:val="en-GB"/>
        </w:rPr>
        <w:t>high confidence</w:t>
      </w:r>
      <w:r w:rsidRPr="001E7A27">
        <w:rPr>
          <w:color w:val="000000"/>
          <w:lang w:val="en-GB"/>
        </w:rPr>
        <w:t>). {5.4.5; Figure 5.25, 5.26}</w:t>
      </w:r>
    </w:p>
    <w:p w14:paraId="642E15AD" w14:textId="77777777" w:rsidR="00493CF1" w:rsidRPr="001E7A27" w:rsidRDefault="00493CF1" w:rsidP="00493CF1">
      <w:pPr>
        <w:rPr>
          <w:lang w:val="en-GB"/>
        </w:rPr>
      </w:pPr>
    </w:p>
    <w:p w14:paraId="570280A3" w14:textId="68102AA8" w:rsidR="00493CF1" w:rsidRPr="001E7A27" w:rsidRDefault="00493CF1" w:rsidP="00493CF1">
      <w:pPr>
        <w:rPr>
          <w:lang w:val="en-GB"/>
        </w:rPr>
      </w:pPr>
      <w:r w:rsidRPr="001E7A27">
        <w:rPr>
          <w:b/>
          <w:lang w:val="en-GB"/>
        </w:rPr>
        <w:t>Increases in atmospheric CO</w:t>
      </w:r>
      <w:r w:rsidRPr="001E7A27">
        <w:rPr>
          <w:b/>
          <w:vertAlign w:val="subscript"/>
          <w:lang w:val="en-GB"/>
        </w:rPr>
        <w:t>2</w:t>
      </w:r>
      <w:r w:rsidRPr="001E7A27">
        <w:rPr>
          <w:b/>
          <w:lang w:val="en-GB"/>
        </w:rPr>
        <w:t xml:space="preserve"> lead to increases in land carbon storage through CO</w:t>
      </w:r>
      <w:r w:rsidRPr="001E7A27">
        <w:rPr>
          <w:b/>
          <w:vertAlign w:val="subscript"/>
          <w:lang w:val="en-GB"/>
        </w:rPr>
        <w:t xml:space="preserve">2 </w:t>
      </w:r>
      <w:r w:rsidRPr="001E7A27">
        <w:rPr>
          <w:b/>
          <w:lang w:val="en-GB"/>
        </w:rPr>
        <w:t>fertilization of photosynthesis and increased water use efficiency (</w:t>
      </w:r>
      <w:r w:rsidRPr="001E7A27">
        <w:rPr>
          <w:b/>
          <w:i/>
          <w:iCs/>
          <w:lang w:val="en-GB"/>
        </w:rPr>
        <w:t>high confidence</w:t>
      </w:r>
      <w:r w:rsidRPr="001E7A27">
        <w:rPr>
          <w:b/>
          <w:lang w:val="en-GB"/>
        </w:rPr>
        <w:t>).</w:t>
      </w:r>
      <w:r w:rsidRPr="001E7A27">
        <w:rPr>
          <w:lang w:val="en-GB"/>
        </w:rPr>
        <w:t xml:space="preserve"> However, the overall change in land carbon also depends on land-use change and on the response of vegetation and soil to continued warming and changes in the water cycle, including increased droughts in some regions that will diminish the sink capacity. Climate change alone is expected to increase land carbon accumulation in the high latitudes (not including permafrost), but also to lead to a counteracting loss of land carbon in the tropics (</w:t>
      </w:r>
      <w:r w:rsidRPr="001E7A27">
        <w:rPr>
          <w:i/>
          <w:lang w:val="en-GB"/>
        </w:rPr>
        <w:t>medium confidence</w:t>
      </w:r>
      <w:r w:rsidRPr="001E7A27">
        <w:rPr>
          <w:lang w:val="en-GB"/>
        </w:rPr>
        <w:t>, Figure 5.25). More than half of the latest CMIP6 ESMs include nutrient limitations on the carbon cycle, but these models still project increasing tropical land carbon (</w:t>
      </w:r>
      <w:r w:rsidRPr="001E7A27">
        <w:rPr>
          <w:i/>
          <w:lang w:val="en-GB"/>
        </w:rPr>
        <w:t>medium confidence</w:t>
      </w:r>
      <w:r w:rsidRPr="001E7A27">
        <w:rPr>
          <w:lang w:val="en-GB"/>
        </w:rPr>
        <w:t>) and increasing global land carbon (</w:t>
      </w:r>
      <w:r w:rsidRPr="001E7A27">
        <w:rPr>
          <w:i/>
          <w:lang w:val="en-GB"/>
        </w:rPr>
        <w:t>high confidence</w:t>
      </w:r>
      <w:r w:rsidRPr="001E7A27">
        <w:rPr>
          <w:lang w:val="en-GB"/>
        </w:rPr>
        <w:t xml:space="preserve">) through the 21st century. </w:t>
      </w:r>
      <w:r w:rsidRPr="001E7A27">
        <w:rPr>
          <w:bCs/>
          <w:lang w:val="en-GB"/>
        </w:rPr>
        <w:t>{5.4.1, 5</w:t>
      </w:r>
      <w:r w:rsidRPr="001E7A27">
        <w:rPr>
          <w:lang w:val="en-GB"/>
        </w:rPr>
        <w:t xml:space="preserve">.4.3, 5.4.5; Figure 5.27; </w:t>
      </w:r>
      <w:r w:rsidRPr="001E7A27">
        <w:rPr>
          <w:bCs/>
          <w:lang w:val="en-GB"/>
        </w:rPr>
        <w:t>Cross-Chapter Box 5.1</w:t>
      </w:r>
      <w:r w:rsidRPr="001E7A27">
        <w:rPr>
          <w:lang w:val="en-GB"/>
        </w:rPr>
        <w:t>}</w:t>
      </w:r>
    </w:p>
    <w:p w14:paraId="160DD18C" w14:textId="77777777" w:rsidR="00493CF1" w:rsidRPr="001E7A27" w:rsidRDefault="00493CF1" w:rsidP="00493CF1">
      <w:pPr>
        <w:rPr>
          <w:lang w:val="en-GB"/>
        </w:rPr>
      </w:pPr>
      <w:r w:rsidRPr="001E7A27">
        <w:rPr>
          <w:color w:val="000000"/>
          <w:lang w:val="en-GB"/>
        </w:rPr>
        <w:t> </w:t>
      </w:r>
    </w:p>
    <w:p w14:paraId="2B2CA3A7" w14:textId="4D6094B7" w:rsidR="00493CF1" w:rsidRPr="001E7A27" w:rsidRDefault="00493CF1" w:rsidP="00493CF1">
      <w:pPr>
        <w:rPr>
          <w:color w:val="000000"/>
          <w:lang w:val="en-GB"/>
        </w:rPr>
      </w:pPr>
      <w:r w:rsidRPr="001E7A27">
        <w:rPr>
          <w:b/>
          <w:bCs/>
          <w:color w:val="000000"/>
          <w:lang w:val="en-GB"/>
        </w:rPr>
        <w:t>Future trajectories of the ocean CO</w:t>
      </w:r>
      <w:r w:rsidRPr="001E7A27">
        <w:rPr>
          <w:b/>
          <w:bCs/>
          <w:color w:val="000000"/>
          <w:vertAlign w:val="subscript"/>
          <w:lang w:val="en-GB"/>
        </w:rPr>
        <w:t>2</w:t>
      </w:r>
      <w:r w:rsidRPr="001E7A27">
        <w:rPr>
          <w:b/>
          <w:bCs/>
          <w:color w:val="000000"/>
          <w:lang w:val="en-GB"/>
        </w:rPr>
        <w:t xml:space="preserve"> sink are strongly emissions-scenario dependent (</w:t>
      </w:r>
      <w:r w:rsidRPr="001E7A27">
        <w:rPr>
          <w:b/>
          <w:bCs/>
          <w:i/>
          <w:iCs/>
          <w:color w:val="000000"/>
          <w:lang w:val="en-GB"/>
        </w:rPr>
        <w:t>high confidence</w:t>
      </w:r>
      <w:r w:rsidRPr="001E7A27">
        <w:rPr>
          <w:b/>
          <w:bCs/>
          <w:color w:val="000000"/>
          <w:lang w:val="en-GB"/>
        </w:rPr>
        <w:t xml:space="preserve">). </w:t>
      </w:r>
      <w:r w:rsidRPr="001E7A27">
        <w:rPr>
          <w:color w:val="000000"/>
          <w:lang w:val="en-GB"/>
        </w:rPr>
        <w:t>Emission</w:t>
      </w:r>
      <w:ins w:id="317" w:author="Tom Maycock" w:date="2021-09-08T15:21:00Z">
        <w:r w:rsidR="0082184F" w:rsidRPr="001E7A27">
          <w:rPr>
            <w:color w:val="000000"/>
            <w:lang w:val="en-GB"/>
          </w:rPr>
          <w:t>s</w:t>
        </w:r>
      </w:ins>
      <w:r w:rsidRPr="001E7A27">
        <w:rPr>
          <w:color w:val="000000"/>
          <w:lang w:val="en-GB"/>
        </w:rPr>
        <w:t xml:space="preserve"> scenarios SSP4-6.0 and SSP5-8.5 lead to warming of the surface ocean and large reductions of the buffering capacity, which will slow the growth of the ocean sink after 2050. Scenario SSP1-2.6 limits further reductions in buffering capacity and warming, and the ocean sink weakens in response to the declining rate of increasing atmospheric CO</w:t>
      </w:r>
      <w:r w:rsidRPr="001E7A27">
        <w:rPr>
          <w:color w:val="000000"/>
          <w:vertAlign w:val="subscript"/>
          <w:lang w:val="en-GB"/>
        </w:rPr>
        <w:t>2</w:t>
      </w:r>
      <w:r w:rsidRPr="001E7A27">
        <w:rPr>
          <w:color w:val="000000"/>
          <w:lang w:val="en-GB"/>
        </w:rPr>
        <w:t xml:space="preserve">. There is </w:t>
      </w:r>
      <w:r w:rsidRPr="001E7A27">
        <w:rPr>
          <w:i/>
          <w:iCs/>
          <w:color w:val="000000"/>
          <w:lang w:val="en-GB"/>
        </w:rPr>
        <w:t>low confidence</w:t>
      </w:r>
      <w:r w:rsidRPr="001E7A27">
        <w:rPr>
          <w:color w:val="000000"/>
          <w:lang w:val="en-GB"/>
        </w:rPr>
        <w:t xml:space="preserve"> in how changes in the biological pump will influence the magnitude and direction of the ocean carbon feedback. {5.4.2, 5.4.4, Cross-Chapter Box 5.3}</w:t>
      </w:r>
    </w:p>
    <w:p w14:paraId="6A8F158E" w14:textId="77777777" w:rsidR="00493CF1" w:rsidRPr="001E7A27" w:rsidRDefault="00493CF1" w:rsidP="00493CF1">
      <w:pPr>
        <w:rPr>
          <w:color w:val="000000"/>
          <w:lang w:val="en-GB"/>
        </w:rPr>
      </w:pPr>
    </w:p>
    <w:p w14:paraId="0E3AEB44" w14:textId="7398D191" w:rsidR="00493CF1" w:rsidRPr="001E7A27" w:rsidRDefault="00493CF1" w:rsidP="00493CF1">
      <w:pPr>
        <w:rPr>
          <w:lang w:val="en-GB"/>
        </w:rPr>
      </w:pPr>
      <w:r w:rsidRPr="001E7A27">
        <w:rPr>
          <w:b/>
          <w:lang w:val="en-GB"/>
        </w:rPr>
        <w:t xml:space="preserve">Beyond 2100, land and ocean may transition from being a carbon sink to a source under either very high emissions or net negative emissions scenarios, but for different reasons. </w:t>
      </w:r>
      <w:r w:rsidRPr="001E7A27">
        <w:rPr>
          <w:bCs/>
          <w:lang w:val="en-GB"/>
        </w:rPr>
        <w:t>Under very high emissions scenarios such as SSP5-8.5, ecosystem carbon losses due to warming lead the land to transition from a carbon sink to a source (</w:t>
      </w:r>
      <w:r w:rsidRPr="001E7A27">
        <w:rPr>
          <w:bCs/>
          <w:i/>
          <w:lang w:val="en-GB"/>
        </w:rPr>
        <w:t>medium confidence</w:t>
      </w:r>
      <w:r w:rsidRPr="001E7A27">
        <w:rPr>
          <w:bCs/>
          <w:lang w:val="en-GB"/>
        </w:rPr>
        <w:t>), while the ocean is expected to remain a sink (</w:t>
      </w:r>
      <w:r w:rsidRPr="001E7A27">
        <w:rPr>
          <w:bCs/>
          <w:i/>
          <w:lang w:val="en-GB"/>
        </w:rPr>
        <w:t>high confidence</w:t>
      </w:r>
      <w:r w:rsidRPr="001E7A27">
        <w:rPr>
          <w:bCs/>
          <w:lang w:val="en-GB"/>
        </w:rPr>
        <w:t>). For scenarios in which CO</w:t>
      </w:r>
      <w:r w:rsidRPr="001E7A27">
        <w:rPr>
          <w:bCs/>
          <w:vertAlign w:val="subscript"/>
          <w:lang w:val="en-GB"/>
        </w:rPr>
        <w:t>2</w:t>
      </w:r>
      <w:r w:rsidRPr="001E7A27">
        <w:rPr>
          <w:bCs/>
          <w:lang w:val="en-GB"/>
        </w:rPr>
        <w:t xml:space="preserve"> concentration stabilizes, land and ocean carbon sinks gradually take up less carbon as the increase in atmospheric CO</w:t>
      </w:r>
      <w:r w:rsidRPr="001E7A27">
        <w:rPr>
          <w:bCs/>
          <w:vertAlign w:val="subscript"/>
          <w:lang w:val="en-GB"/>
        </w:rPr>
        <w:t>2</w:t>
      </w:r>
      <w:r w:rsidRPr="001E7A27">
        <w:rPr>
          <w:bCs/>
          <w:lang w:val="en-GB"/>
        </w:rPr>
        <w:t xml:space="preserve"> slows down. In scenarios with moderate net negative CO</w:t>
      </w:r>
      <w:r w:rsidRPr="001E7A27">
        <w:rPr>
          <w:bCs/>
          <w:vertAlign w:val="subscript"/>
          <w:lang w:val="en-GB"/>
        </w:rPr>
        <w:t>2</w:t>
      </w:r>
      <w:r w:rsidRPr="001E7A27">
        <w:rPr>
          <w:bCs/>
          <w:lang w:val="en-GB"/>
        </w:rPr>
        <w:t xml:space="preserve"> emissions</w:t>
      </w:r>
      <w:ins w:id="318" w:author="Soapbox" w:date="2021-07-15T12:48:00Z">
        <w:r w:rsidR="006C248B" w:rsidRPr="001E7A27">
          <w:rPr>
            <w:bCs/>
            <w:lang w:val="en-GB"/>
          </w:rPr>
          <w:t>,</w:t>
        </w:r>
      </w:ins>
      <w:r w:rsidRPr="001E7A27">
        <w:rPr>
          <w:bCs/>
          <w:lang w:val="en-GB"/>
        </w:rPr>
        <w:t xml:space="preserve"> and CO</w:t>
      </w:r>
      <w:r w:rsidRPr="001E7A27">
        <w:rPr>
          <w:bCs/>
          <w:vertAlign w:val="subscript"/>
          <w:lang w:val="en-GB"/>
        </w:rPr>
        <w:t>2</w:t>
      </w:r>
      <w:r w:rsidRPr="001E7A27">
        <w:rPr>
          <w:bCs/>
          <w:lang w:val="en-GB"/>
        </w:rPr>
        <w:t xml:space="preserve"> concentrations declining during the 21st century (e.g., SSP1-2.6), the land sink transitions to a net source in decades to a few centuries after CO</w:t>
      </w:r>
      <w:r w:rsidRPr="001E7A27">
        <w:rPr>
          <w:bCs/>
          <w:vertAlign w:val="subscript"/>
          <w:lang w:val="en-GB"/>
        </w:rPr>
        <w:t>2</w:t>
      </w:r>
      <w:r w:rsidRPr="001E7A27">
        <w:rPr>
          <w:bCs/>
          <w:lang w:val="en-GB"/>
        </w:rPr>
        <w:t xml:space="preserve"> emissions become net negative, while the ocean remains a sink (</w:t>
      </w:r>
      <w:r w:rsidRPr="001E7A27">
        <w:rPr>
          <w:bCs/>
          <w:i/>
          <w:lang w:val="en-GB"/>
        </w:rPr>
        <w:t>low confidence</w:t>
      </w:r>
      <w:r w:rsidRPr="001E7A27">
        <w:rPr>
          <w:bCs/>
          <w:lang w:val="en-GB"/>
        </w:rPr>
        <w:t>). Under scenarios with large net negative CO</w:t>
      </w:r>
      <w:r w:rsidRPr="001E7A27">
        <w:rPr>
          <w:bCs/>
          <w:vertAlign w:val="subscript"/>
          <w:lang w:val="en-GB"/>
        </w:rPr>
        <w:t>2</w:t>
      </w:r>
      <w:r w:rsidRPr="001E7A27">
        <w:rPr>
          <w:bCs/>
          <w:lang w:val="en-GB"/>
        </w:rPr>
        <w:t xml:space="preserve"> emissions and rapidly declining CO</w:t>
      </w:r>
      <w:r w:rsidRPr="001E7A27">
        <w:rPr>
          <w:bCs/>
          <w:vertAlign w:val="subscript"/>
          <w:lang w:val="en-GB"/>
        </w:rPr>
        <w:t>2</w:t>
      </w:r>
      <w:r w:rsidRPr="001E7A27">
        <w:rPr>
          <w:bCs/>
          <w:lang w:val="en-GB"/>
        </w:rPr>
        <w:t xml:space="preserve"> concentrations (e.g., SSP5-3.4-OS (overshoot)), both land and ocean switch from a sink to a transient source during the overshoot period (</w:t>
      </w:r>
      <w:r w:rsidRPr="001E7A27">
        <w:rPr>
          <w:bCs/>
          <w:i/>
          <w:lang w:val="en-GB"/>
        </w:rPr>
        <w:t>medium confidence</w:t>
      </w:r>
      <w:r w:rsidRPr="001E7A27">
        <w:rPr>
          <w:bCs/>
          <w:lang w:val="en-GB"/>
        </w:rPr>
        <w:t>). {5.4.10, 5.6.2.1.2; Figures 5.30, 5.33}</w:t>
      </w:r>
    </w:p>
    <w:p w14:paraId="05603ACA" w14:textId="77777777" w:rsidR="00493CF1" w:rsidRPr="001E7A27" w:rsidRDefault="00493CF1" w:rsidP="00493CF1">
      <w:pPr>
        <w:rPr>
          <w:lang w:val="en-GB"/>
        </w:rPr>
      </w:pPr>
    </w:p>
    <w:p w14:paraId="57BC1BDE" w14:textId="77777777" w:rsidR="00493CF1" w:rsidRPr="001E7A27" w:rsidRDefault="00493CF1" w:rsidP="00493CF1">
      <w:pPr>
        <w:rPr>
          <w:color w:val="000000"/>
          <w:lang w:val="en-GB"/>
        </w:rPr>
      </w:pPr>
      <w:r w:rsidRPr="001E7A27">
        <w:rPr>
          <w:b/>
          <w:bCs/>
          <w:color w:val="000000"/>
          <w:lang w:val="en-GB"/>
        </w:rPr>
        <w:t>Thawing terrestrial permafrost will lead to carbon release (</w:t>
      </w:r>
      <w:r w:rsidRPr="001E7A27">
        <w:rPr>
          <w:b/>
          <w:bCs/>
          <w:i/>
          <w:iCs/>
          <w:color w:val="000000"/>
          <w:lang w:val="en-GB"/>
        </w:rPr>
        <w:t>high confidence</w:t>
      </w:r>
      <w:r w:rsidRPr="001E7A27">
        <w:rPr>
          <w:b/>
          <w:bCs/>
          <w:color w:val="000000"/>
          <w:lang w:val="en-GB"/>
        </w:rPr>
        <w:t xml:space="preserve">), but there is </w:t>
      </w:r>
      <w:r w:rsidRPr="001E7A27">
        <w:rPr>
          <w:b/>
          <w:bCs/>
          <w:i/>
          <w:iCs/>
          <w:color w:val="000000"/>
          <w:lang w:val="en-GB"/>
        </w:rPr>
        <w:t>low confidence</w:t>
      </w:r>
      <w:r w:rsidRPr="001E7A27">
        <w:rPr>
          <w:b/>
          <w:bCs/>
          <w:color w:val="000000"/>
          <w:lang w:val="en-GB"/>
        </w:rPr>
        <w:t xml:space="preserve"> in the timing, magnitude and the relative roles of CO</w:t>
      </w:r>
      <w:r w:rsidRPr="001E7A27">
        <w:rPr>
          <w:b/>
          <w:bCs/>
          <w:color w:val="000000"/>
          <w:vertAlign w:val="subscript"/>
          <w:lang w:val="en-GB"/>
        </w:rPr>
        <w:t>2</w:t>
      </w:r>
      <w:r w:rsidRPr="001E7A27">
        <w:rPr>
          <w:b/>
          <w:bCs/>
          <w:color w:val="000000"/>
          <w:lang w:val="en-GB"/>
        </w:rPr>
        <w:t xml:space="preserve"> versus CH</w:t>
      </w:r>
      <w:r w:rsidRPr="001E7A27">
        <w:rPr>
          <w:b/>
          <w:bCs/>
          <w:color w:val="000000"/>
          <w:vertAlign w:val="subscript"/>
          <w:lang w:val="en-GB"/>
        </w:rPr>
        <w:t>4</w:t>
      </w:r>
      <w:r w:rsidRPr="001E7A27">
        <w:rPr>
          <w:b/>
          <w:bCs/>
          <w:color w:val="000000"/>
          <w:lang w:val="en-GB"/>
        </w:rPr>
        <w:t xml:space="preserve"> as feedback processes</w:t>
      </w:r>
      <w:r w:rsidRPr="001E7A27">
        <w:rPr>
          <w:color w:val="000000"/>
          <w:lang w:val="en-GB"/>
        </w:rPr>
        <w:t>. CO</w:t>
      </w:r>
      <w:r w:rsidRPr="001E7A27">
        <w:rPr>
          <w:color w:val="000000"/>
          <w:vertAlign w:val="subscript"/>
          <w:lang w:val="en-GB"/>
        </w:rPr>
        <w:t>2</w:t>
      </w:r>
      <w:r w:rsidRPr="001E7A27">
        <w:rPr>
          <w:color w:val="000000"/>
          <w:lang w:val="en-GB"/>
        </w:rPr>
        <w:t xml:space="preserve"> release from permafrost is projected to be 3–41 PgC per 1ºC of global warming by 2100, based on an ensemble of models. However, the incomplete representation of important processes such as abrupt thaw, combined with weak observational constraints, only allow </w:t>
      </w:r>
      <w:r w:rsidRPr="001E7A27">
        <w:rPr>
          <w:i/>
          <w:iCs/>
          <w:color w:val="000000"/>
          <w:lang w:val="en-GB"/>
        </w:rPr>
        <w:t xml:space="preserve">low confidence </w:t>
      </w:r>
      <w:r w:rsidRPr="001E7A27">
        <w:rPr>
          <w:color w:val="000000"/>
          <w:lang w:val="en-GB"/>
        </w:rPr>
        <w:t xml:space="preserve">in both the magnitude of these estimates and in how linearly proportional this feedback is to the amount of global warming. It is </w:t>
      </w:r>
      <w:r w:rsidRPr="001E7A27">
        <w:rPr>
          <w:i/>
          <w:iCs/>
          <w:color w:val="000000"/>
          <w:lang w:val="en-GB"/>
        </w:rPr>
        <w:t>very unlikely</w:t>
      </w:r>
      <w:r w:rsidRPr="001E7A27">
        <w:rPr>
          <w:color w:val="000000"/>
          <w:lang w:val="en-GB"/>
        </w:rPr>
        <w:t xml:space="preserve"> that gas clathrates in terrestrial and subsea permafrost will lead to a detectable departure from the emissions trajectory during this century. {5.4.9; Box 5.1}</w:t>
      </w:r>
    </w:p>
    <w:p w14:paraId="6685EE3C" w14:textId="77777777" w:rsidR="00493CF1" w:rsidRPr="001E7A27" w:rsidRDefault="00493CF1" w:rsidP="00493CF1">
      <w:pPr>
        <w:rPr>
          <w:color w:val="000000"/>
          <w:lang w:val="en-GB"/>
        </w:rPr>
      </w:pPr>
    </w:p>
    <w:p w14:paraId="3B1164CA" w14:textId="38343900" w:rsidR="00493CF1" w:rsidRPr="001E7A27" w:rsidRDefault="00493CF1" w:rsidP="00493CF1">
      <w:pPr>
        <w:rPr>
          <w:lang w:val="en-GB"/>
        </w:rPr>
      </w:pPr>
      <w:r w:rsidRPr="001E7A27">
        <w:rPr>
          <w:b/>
          <w:bCs/>
          <w:color w:val="000000"/>
          <w:lang w:val="en-GB"/>
        </w:rPr>
        <w:t>The net response of natural CH</w:t>
      </w:r>
      <w:r w:rsidRPr="001E7A27">
        <w:rPr>
          <w:b/>
          <w:bCs/>
          <w:color w:val="000000"/>
          <w:vertAlign w:val="subscript"/>
          <w:lang w:val="en-GB"/>
        </w:rPr>
        <w:t>4</w:t>
      </w:r>
      <w:r w:rsidRPr="001E7A27">
        <w:rPr>
          <w:b/>
          <w:bCs/>
          <w:color w:val="000000"/>
          <w:lang w:val="en-GB"/>
        </w:rPr>
        <w:t xml:space="preserve"> and N</w:t>
      </w:r>
      <w:r w:rsidRPr="001E7A27">
        <w:rPr>
          <w:b/>
          <w:bCs/>
          <w:color w:val="000000"/>
          <w:vertAlign w:val="subscript"/>
          <w:lang w:val="en-GB"/>
        </w:rPr>
        <w:t>2</w:t>
      </w:r>
      <w:r w:rsidRPr="001E7A27">
        <w:rPr>
          <w:b/>
          <w:bCs/>
          <w:color w:val="000000"/>
          <w:lang w:val="en-GB"/>
        </w:rPr>
        <w:t>O sources to future warming will be increased emissions (</w:t>
      </w:r>
      <w:r w:rsidRPr="001E7A27">
        <w:rPr>
          <w:b/>
          <w:bCs/>
          <w:i/>
          <w:iCs/>
          <w:color w:val="000000"/>
          <w:lang w:val="en-GB"/>
        </w:rPr>
        <w:t>medium confidence</w:t>
      </w:r>
      <w:r w:rsidRPr="001E7A27">
        <w:rPr>
          <w:b/>
          <w:bCs/>
          <w:color w:val="000000"/>
          <w:lang w:val="en-GB"/>
        </w:rPr>
        <w:t xml:space="preserve">). </w:t>
      </w:r>
      <w:r w:rsidRPr="001E7A27">
        <w:rPr>
          <w:color w:val="000000"/>
          <w:lang w:val="en-GB"/>
        </w:rPr>
        <w:t>Key processes include increased CH</w:t>
      </w:r>
      <w:r w:rsidRPr="001E7A27">
        <w:rPr>
          <w:color w:val="000000"/>
          <w:vertAlign w:val="subscript"/>
          <w:lang w:val="en-GB"/>
        </w:rPr>
        <w:t>4</w:t>
      </w:r>
      <w:r w:rsidRPr="001E7A27">
        <w:rPr>
          <w:color w:val="000000"/>
          <w:lang w:val="en-GB"/>
        </w:rPr>
        <w:t xml:space="preserve"> emissions from wetlands and permafrost thaw, as well as increased soil N</w:t>
      </w:r>
      <w:r w:rsidRPr="001E7A27">
        <w:rPr>
          <w:color w:val="000000"/>
          <w:vertAlign w:val="subscript"/>
          <w:lang w:val="en-GB"/>
        </w:rPr>
        <w:t>2</w:t>
      </w:r>
      <w:r w:rsidRPr="001E7A27">
        <w:rPr>
          <w:color w:val="000000"/>
          <w:lang w:val="en-GB"/>
        </w:rPr>
        <w:t>O emissions in a warmer climate, while ocean N</w:t>
      </w:r>
      <w:r w:rsidRPr="001E7A27">
        <w:rPr>
          <w:color w:val="000000"/>
          <w:vertAlign w:val="subscript"/>
          <w:lang w:val="en-GB"/>
        </w:rPr>
        <w:t>2</w:t>
      </w:r>
      <w:r w:rsidRPr="001E7A27">
        <w:rPr>
          <w:color w:val="000000"/>
          <w:lang w:val="en-GB"/>
        </w:rPr>
        <w:t xml:space="preserve">O emissions are projected to decline at centennial time scale. The magnitude of the responses of each individual process and how linearly proportional these feedbacks are to the amount of global warming is known with </w:t>
      </w:r>
      <w:r w:rsidRPr="001E7A27">
        <w:rPr>
          <w:i/>
          <w:iCs/>
          <w:color w:val="000000"/>
          <w:lang w:val="en-GB"/>
        </w:rPr>
        <w:t xml:space="preserve">low confidence </w:t>
      </w:r>
      <w:r w:rsidRPr="001E7A27">
        <w:rPr>
          <w:color w:val="000000"/>
          <w:lang w:val="en-GB"/>
        </w:rPr>
        <w:t>due to incomplete representation of important processes in models combined with weak observational constraints. Models project that</w:t>
      </w:r>
      <w:ins w:id="319" w:author="Soapbox" w:date="2021-07-15T12:55:00Z">
        <w:r w:rsidR="00E73970" w:rsidRPr="001E7A27">
          <w:rPr>
            <w:color w:val="000000"/>
            <w:lang w:val="en-GB"/>
          </w:rPr>
          <w:t>,</w:t>
        </w:r>
      </w:ins>
      <w:r w:rsidRPr="001E7A27">
        <w:rPr>
          <w:color w:val="000000"/>
          <w:lang w:val="en-GB"/>
        </w:rPr>
        <w:t xml:space="preserve"> over the 21st century</w:t>
      </w:r>
      <w:ins w:id="320" w:author="Soapbox" w:date="2021-07-15T12:55:00Z">
        <w:r w:rsidR="00E73970" w:rsidRPr="001E7A27">
          <w:rPr>
            <w:color w:val="000000"/>
            <w:lang w:val="en-GB"/>
          </w:rPr>
          <w:t>,</w:t>
        </w:r>
      </w:ins>
      <w:r w:rsidRPr="001E7A27">
        <w:rPr>
          <w:color w:val="000000"/>
          <w:lang w:val="en-GB"/>
        </w:rPr>
        <w:t xml:space="preserve"> the combined feedback of 0.02–0.09 W m</w:t>
      </w:r>
      <w:del w:id="321" w:author="Ian Blenkinsop" w:date="2021-07-28T16:13:00Z">
        <w:r w:rsidRPr="001E7A27" w:rsidDel="00E4692D">
          <w:rPr>
            <w:color w:val="000000"/>
            <w:vertAlign w:val="superscript"/>
            <w:lang w:val="en-GB"/>
          </w:rPr>
          <w:delText>-</w:delText>
        </w:r>
      </w:del>
      <w:ins w:id="322" w:author="Ian Blenkinsop" w:date="2021-07-28T16:13:00Z">
        <w:r w:rsidR="00E4692D" w:rsidRPr="001E7A27">
          <w:rPr>
            <w:color w:val="000000"/>
            <w:vertAlign w:val="superscript"/>
            <w:lang w:val="en-GB"/>
          </w:rPr>
          <w:t>–</w:t>
        </w:r>
      </w:ins>
      <w:r w:rsidRPr="001E7A27">
        <w:rPr>
          <w:color w:val="000000"/>
          <w:vertAlign w:val="superscript"/>
          <w:lang w:val="en-GB"/>
        </w:rPr>
        <w:t>2</w:t>
      </w:r>
      <w:r w:rsidRPr="001E7A27">
        <w:rPr>
          <w:color w:val="000000"/>
          <w:lang w:val="en-GB"/>
        </w:rPr>
        <w:t xml:space="preserve"> °C</w:t>
      </w:r>
      <w:del w:id="323" w:author="Ian Blenkinsop" w:date="2021-07-28T16:13:00Z">
        <w:r w:rsidRPr="001E7A27" w:rsidDel="00E4692D">
          <w:rPr>
            <w:color w:val="000000"/>
            <w:vertAlign w:val="superscript"/>
            <w:lang w:val="en-GB"/>
          </w:rPr>
          <w:delText>-</w:delText>
        </w:r>
      </w:del>
      <w:ins w:id="324" w:author="Ian Blenkinsop" w:date="2021-07-28T16:13:00Z">
        <w:r w:rsidR="00E4692D" w:rsidRPr="001E7A27">
          <w:rPr>
            <w:color w:val="000000"/>
            <w:vertAlign w:val="superscript"/>
            <w:lang w:val="en-GB"/>
          </w:rPr>
          <w:t>–</w:t>
        </w:r>
      </w:ins>
      <w:r w:rsidRPr="001E7A27">
        <w:rPr>
          <w:color w:val="000000"/>
          <w:vertAlign w:val="superscript"/>
          <w:lang w:val="en-GB"/>
        </w:rPr>
        <w:t>1</w:t>
      </w:r>
      <w:r w:rsidRPr="001E7A27">
        <w:rPr>
          <w:color w:val="000000"/>
          <w:lang w:val="en-GB"/>
        </w:rPr>
        <w:t xml:space="preserve"> is comparable to the effect of a CO</w:t>
      </w:r>
      <w:r w:rsidRPr="001E7A27">
        <w:rPr>
          <w:color w:val="000000"/>
          <w:vertAlign w:val="subscript"/>
          <w:lang w:val="en-GB"/>
        </w:rPr>
        <w:t>2</w:t>
      </w:r>
      <w:r w:rsidRPr="001E7A27">
        <w:rPr>
          <w:color w:val="000000"/>
          <w:lang w:val="en-GB"/>
        </w:rPr>
        <w:t xml:space="preserve"> release of 5</w:t>
      </w:r>
      <w:del w:id="325" w:author="Ian Blenkinsop" w:date="2021-07-28T16:13:00Z">
        <w:r w:rsidRPr="001E7A27" w:rsidDel="00E4692D">
          <w:rPr>
            <w:color w:val="000000"/>
            <w:lang w:val="en-GB"/>
          </w:rPr>
          <w:delText>-</w:delText>
        </w:r>
      </w:del>
      <w:ins w:id="326" w:author="Ian Blenkinsop" w:date="2021-07-28T16:13:00Z">
        <w:r w:rsidR="00E4692D" w:rsidRPr="001E7A27">
          <w:rPr>
            <w:color w:val="000000"/>
            <w:lang w:val="en-GB"/>
          </w:rPr>
          <w:t>–</w:t>
        </w:r>
      </w:ins>
      <w:r w:rsidRPr="001E7A27">
        <w:rPr>
          <w:color w:val="000000"/>
          <w:lang w:val="en-GB"/>
        </w:rPr>
        <w:t xml:space="preserve">18 </w:t>
      </w:r>
      <w:commentRangeStart w:id="327"/>
      <w:ins w:id="328" w:author="Tom Maycock" w:date="2021-09-09T14:58:00Z">
        <w:r w:rsidR="00026844">
          <w:rPr>
            <w:color w:val="000000"/>
            <w:lang w:val="en-GB"/>
          </w:rPr>
          <w:t>Petagrams of carbon equivalent per °</w:t>
        </w:r>
        <w:commentRangeEnd w:id="327"/>
        <w:r w:rsidR="00026844">
          <w:rPr>
            <w:rStyle w:val="CommentReference"/>
            <w:lang w:val="en-GB"/>
          </w:rPr>
          <w:commentReference w:id="327"/>
        </w:r>
        <w:r w:rsidR="00026844">
          <w:rPr>
            <w:color w:val="000000"/>
            <w:lang w:val="en-GB"/>
          </w:rPr>
          <w:t>C (</w:t>
        </w:r>
      </w:ins>
      <w:r w:rsidRPr="001E7A27">
        <w:rPr>
          <w:color w:val="000000"/>
          <w:lang w:val="en-GB"/>
        </w:rPr>
        <w:t>PgCeq °C</w:t>
      </w:r>
      <w:ins w:id="329" w:author="Ian Blenkinsop" w:date="2021-07-28T16:13:00Z">
        <w:r w:rsidR="00E4692D" w:rsidRPr="001E7A27">
          <w:rPr>
            <w:color w:val="000000"/>
            <w:vertAlign w:val="superscript"/>
            <w:lang w:val="en-GB"/>
          </w:rPr>
          <w:t>–</w:t>
        </w:r>
      </w:ins>
      <w:del w:id="330" w:author="Ian Blenkinsop" w:date="2021-07-28T16:13:00Z">
        <w:r w:rsidRPr="001E7A27" w:rsidDel="00E4692D">
          <w:rPr>
            <w:color w:val="000000"/>
            <w:vertAlign w:val="superscript"/>
            <w:lang w:val="en-GB"/>
          </w:rPr>
          <w:delText>-</w:delText>
        </w:r>
      </w:del>
      <w:r w:rsidRPr="001E7A27">
        <w:rPr>
          <w:color w:val="000000"/>
          <w:vertAlign w:val="superscript"/>
          <w:lang w:val="en-GB"/>
        </w:rPr>
        <w:t>1</w:t>
      </w:r>
      <w:ins w:id="331" w:author="Tom Maycock" w:date="2021-09-09T14:58:00Z">
        <w:r w:rsidR="00026844" w:rsidRPr="00026844">
          <w:rPr>
            <w:color w:val="000000"/>
            <w:lang w:val="en-GB"/>
            <w:rPrChange w:id="332" w:author="Tom Maycock" w:date="2021-09-09T14:58:00Z">
              <w:rPr>
                <w:color w:val="000000"/>
                <w:vertAlign w:val="superscript"/>
                <w:lang w:val="en-GB"/>
              </w:rPr>
            </w:rPrChange>
          </w:rPr>
          <w:t>)</w:t>
        </w:r>
      </w:ins>
      <w:r w:rsidRPr="00026844">
        <w:rPr>
          <w:color w:val="000000"/>
          <w:lang w:val="en-GB"/>
          <w:rPrChange w:id="333" w:author="Tom Maycock" w:date="2021-09-09T14:58:00Z">
            <w:rPr>
              <w:color w:val="000000"/>
              <w:vertAlign w:val="superscript"/>
              <w:lang w:val="en-GB"/>
            </w:rPr>
          </w:rPrChange>
        </w:rPr>
        <w:t xml:space="preserve"> </w:t>
      </w:r>
      <w:r w:rsidRPr="001E7A27">
        <w:rPr>
          <w:color w:val="000000"/>
          <w:lang w:val="en-GB"/>
        </w:rPr>
        <w:t>(</w:t>
      </w:r>
      <w:r w:rsidRPr="001E7A27">
        <w:rPr>
          <w:i/>
          <w:iCs/>
          <w:color w:val="000000"/>
          <w:lang w:val="en-GB"/>
        </w:rPr>
        <w:t>low confidence</w:t>
      </w:r>
      <w:r w:rsidRPr="001E7A27">
        <w:rPr>
          <w:color w:val="000000"/>
          <w:lang w:val="en-GB"/>
        </w:rPr>
        <w:t>). {5.4.7, 5.4.8; Figure 5.29}</w:t>
      </w:r>
    </w:p>
    <w:p w14:paraId="25546FED" w14:textId="77777777" w:rsidR="00493CF1" w:rsidRPr="001E7A27" w:rsidRDefault="00493CF1" w:rsidP="00493CF1">
      <w:pPr>
        <w:rPr>
          <w:lang w:val="en-GB"/>
        </w:rPr>
      </w:pPr>
    </w:p>
    <w:p w14:paraId="3356A912" w14:textId="77777777" w:rsidR="00493CF1" w:rsidRPr="001E7A27" w:rsidRDefault="00493CF1" w:rsidP="00493CF1">
      <w:pPr>
        <w:rPr>
          <w:lang w:val="en-GB"/>
        </w:rPr>
      </w:pPr>
      <w:r w:rsidRPr="001E7A27">
        <w:rPr>
          <w:b/>
          <w:bCs/>
          <w:color w:val="000000"/>
          <w:lang w:val="en-GB"/>
        </w:rPr>
        <w:t>The response of biogeochemical cycles to the anthropogenic perturbation can be abrupt at regional scales, and irreversible on decadal to century time scales (</w:t>
      </w:r>
      <w:r w:rsidRPr="001E7A27">
        <w:rPr>
          <w:b/>
          <w:bCs/>
          <w:i/>
          <w:iCs/>
          <w:color w:val="000000"/>
          <w:lang w:val="en-GB"/>
        </w:rPr>
        <w:t>high confidence</w:t>
      </w:r>
      <w:r w:rsidRPr="001E7A27">
        <w:rPr>
          <w:b/>
          <w:bCs/>
          <w:color w:val="000000"/>
          <w:lang w:val="en-GB"/>
        </w:rPr>
        <w:t>).</w:t>
      </w:r>
      <w:r w:rsidRPr="001E7A27">
        <w:rPr>
          <w:color w:val="000000"/>
          <w:lang w:val="en-GB"/>
        </w:rPr>
        <w:t xml:space="preserve"> The probability of crossing uncertain regional thresholds (e.g., high severity fires, forest dieback) increases with climate change (</w:t>
      </w:r>
      <w:r w:rsidRPr="001E7A27">
        <w:rPr>
          <w:i/>
          <w:iCs/>
          <w:color w:val="000000"/>
          <w:lang w:val="en-GB"/>
        </w:rPr>
        <w:t>high confidence</w:t>
      </w:r>
      <w:r w:rsidRPr="001E7A27">
        <w:rPr>
          <w:color w:val="000000"/>
          <w:lang w:val="en-GB"/>
        </w:rPr>
        <w:t xml:space="preserve">). Possible abrupt changes and tipping points in biogeochemical cycles lead to additional uncertainty in 21st century GHG concentrations, but these are </w:t>
      </w:r>
      <w:r w:rsidRPr="001E7A27">
        <w:rPr>
          <w:i/>
          <w:color w:val="000000"/>
          <w:lang w:val="en-GB"/>
        </w:rPr>
        <w:t>very likely</w:t>
      </w:r>
      <w:r w:rsidRPr="001E7A27">
        <w:rPr>
          <w:color w:val="000000"/>
          <w:lang w:val="en-GB"/>
        </w:rPr>
        <w:t xml:space="preserve"> to be smaller than the uncertainty </w:t>
      </w:r>
      <w:r w:rsidRPr="001E7A27">
        <w:rPr>
          <w:color w:val="000000"/>
          <w:lang w:val="en-GB"/>
        </w:rPr>
        <w:lastRenderedPageBreak/>
        <w:t>associated with future anthropogenic emissions (</w:t>
      </w:r>
      <w:r w:rsidRPr="001E7A27">
        <w:rPr>
          <w:i/>
          <w:color w:val="000000"/>
          <w:lang w:val="en-GB"/>
        </w:rPr>
        <w:t>high confidence</w:t>
      </w:r>
      <w:r w:rsidRPr="001E7A27">
        <w:rPr>
          <w:color w:val="000000"/>
          <w:lang w:val="en-GB"/>
        </w:rPr>
        <w:t>). {5.4.9}</w:t>
      </w:r>
    </w:p>
    <w:p w14:paraId="1EA0E671" w14:textId="77777777" w:rsidR="00493CF1" w:rsidRPr="001E7A27" w:rsidRDefault="00493CF1" w:rsidP="00493CF1">
      <w:pPr>
        <w:rPr>
          <w:lang w:val="en-GB"/>
        </w:rPr>
      </w:pPr>
      <w:r w:rsidRPr="001E7A27">
        <w:rPr>
          <w:color w:val="000000"/>
          <w:lang w:val="en-GB"/>
        </w:rPr>
        <w:t>  </w:t>
      </w:r>
    </w:p>
    <w:p w14:paraId="1DB53ACB" w14:textId="77777777" w:rsidR="00493CF1" w:rsidRPr="001E7A27" w:rsidRDefault="00493CF1" w:rsidP="00493CF1">
      <w:pPr>
        <w:rPr>
          <w:b/>
          <w:bCs/>
          <w:color w:val="000000"/>
          <w:lang w:val="en-GB"/>
        </w:rPr>
      </w:pPr>
      <w:r w:rsidRPr="001E7A27">
        <w:rPr>
          <w:b/>
          <w:bCs/>
          <w:color w:val="000000"/>
          <w:lang w:val="en-GB"/>
        </w:rPr>
        <w:t>Remaining Carbon Budgets to Climate Stabilization</w:t>
      </w:r>
    </w:p>
    <w:p w14:paraId="4C9D4AFF" w14:textId="77777777" w:rsidR="00493CF1" w:rsidRPr="001E7A27" w:rsidRDefault="00493CF1" w:rsidP="00493CF1">
      <w:pPr>
        <w:rPr>
          <w:lang w:val="en-GB"/>
        </w:rPr>
      </w:pPr>
    </w:p>
    <w:p w14:paraId="4952FCE4" w14:textId="77777777" w:rsidR="00493CF1" w:rsidRPr="001E7A27" w:rsidRDefault="00493CF1" w:rsidP="00493CF1">
      <w:pPr>
        <w:rPr>
          <w:lang w:val="en-GB"/>
        </w:rPr>
      </w:pPr>
      <w:r w:rsidRPr="001E7A27">
        <w:rPr>
          <w:b/>
          <w:bCs/>
          <w:color w:val="000000"/>
          <w:lang w:val="en-GB"/>
        </w:rPr>
        <w:t>There is a near-linear relationship between cumulative CO</w:t>
      </w:r>
      <w:r w:rsidRPr="001E7A27">
        <w:rPr>
          <w:b/>
          <w:bCs/>
          <w:color w:val="000000"/>
          <w:vertAlign w:val="subscript"/>
          <w:lang w:val="en-GB"/>
        </w:rPr>
        <w:t>2</w:t>
      </w:r>
      <w:r w:rsidRPr="001E7A27">
        <w:rPr>
          <w:b/>
          <w:bCs/>
          <w:color w:val="000000"/>
          <w:lang w:val="en-GB"/>
        </w:rPr>
        <w:t xml:space="preserve"> emissions and the increase in global mean surface air temperature (GSAT) caused by CO</w:t>
      </w:r>
      <w:r w:rsidRPr="001E7A27">
        <w:rPr>
          <w:b/>
          <w:bCs/>
          <w:color w:val="000000"/>
          <w:vertAlign w:val="subscript"/>
          <w:lang w:val="en-GB"/>
        </w:rPr>
        <w:t xml:space="preserve">2 </w:t>
      </w:r>
      <w:r w:rsidRPr="001E7A27">
        <w:rPr>
          <w:b/>
          <w:bCs/>
          <w:color w:val="000000"/>
          <w:lang w:val="en-GB"/>
        </w:rPr>
        <w:t>over the course of this century for global warming levels up to at least 2°C relative to pre-industrial (</w:t>
      </w:r>
      <w:r w:rsidRPr="001E7A27">
        <w:rPr>
          <w:b/>
          <w:bCs/>
          <w:i/>
          <w:iCs/>
          <w:color w:val="000000"/>
          <w:lang w:val="en-GB"/>
        </w:rPr>
        <w:t>high confidence</w:t>
      </w:r>
      <w:r w:rsidRPr="001E7A27">
        <w:rPr>
          <w:b/>
          <w:bCs/>
          <w:color w:val="000000"/>
          <w:lang w:val="en-GB"/>
        </w:rPr>
        <w:t>).</w:t>
      </w:r>
      <w:r w:rsidRPr="001E7A27">
        <w:rPr>
          <w:color w:val="000000"/>
          <w:lang w:val="en-GB"/>
        </w:rPr>
        <w:t xml:space="preserve"> Halting global warming would thus require global net anthropogenic CO</w:t>
      </w:r>
      <w:r w:rsidRPr="001E7A27">
        <w:rPr>
          <w:color w:val="000000"/>
          <w:vertAlign w:val="subscript"/>
          <w:lang w:val="en-GB"/>
        </w:rPr>
        <w:t xml:space="preserve">2 </w:t>
      </w:r>
      <w:r w:rsidRPr="001E7A27">
        <w:rPr>
          <w:color w:val="000000"/>
          <w:lang w:val="en-GB"/>
        </w:rPr>
        <w:t>emissions to become zero. The ratio between cumulative CO</w:t>
      </w:r>
      <w:r w:rsidRPr="001E7A27">
        <w:rPr>
          <w:color w:val="000000"/>
          <w:vertAlign w:val="subscript"/>
          <w:lang w:val="en-GB"/>
        </w:rPr>
        <w:t>2</w:t>
      </w:r>
      <w:r w:rsidRPr="001E7A27">
        <w:rPr>
          <w:color w:val="000000"/>
          <w:lang w:val="en-GB"/>
        </w:rPr>
        <w:t xml:space="preserve"> emissions and the consequent GSAT increase, which is called the transient climate response to cumulative emissions of CO</w:t>
      </w:r>
      <w:r w:rsidRPr="001E7A27">
        <w:rPr>
          <w:color w:val="000000"/>
          <w:vertAlign w:val="subscript"/>
          <w:lang w:val="en-GB"/>
        </w:rPr>
        <w:t>2</w:t>
      </w:r>
      <w:r w:rsidRPr="001E7A27">
        <w:rPr>
          <w:color w:val="000000"/>
          <w:lang w:val="en-GB"/>
        </w:rPr>
        <w:t xml:space="preserve"> (TCRE), </w:t>
      </w:r>
      <w:r w:rsidRPr="001E7A27">
        <w:rPr>
          <w:i/>
          <w:iCs/>
          <w:color w:val="000000"/>
          <w:lang w:val="en-GB"/>
        </w:rPr>
        <w:t>likely</w:t>
      </w:r>
      <w:r w:rsidRPr="001E7A27">
        <w:rPr>
          <w:color w:val="000000"/>
          <w:lang w:val="en-GB"/>
        </w:rPr>
        <w:t xml:space="preserve"> falls in the 1.0°C–2.3°C per 1000 PgC range. The narrowing of this range compared to AR5 is due to a better integration of evidence across the science in this assessment. Beyond this century, there is </w:t>
      </w:r>
      <w:r w:rsidRPr="001E7A27">
        <w:rPr>
          <w:i/>
          <w:iCs/>
          <w:color w:val="000000"/>
          <w:lang w:val="en-GB"/>
        </w:rPr>
        <w:t>low confidence</w:t>
      </w:r>
      <w:r w:rsidRPr="001E7A27">
        <w:rPr>
          <w:color w:val="000000"/>
          <w:lang w:val="en-GB"/>
        </w:rPr>
        <w:t xml:space="preserve"> that the TCRE remains an accurate predictor of temperature changes in scenarios of very low or net negative CO</w:t>
      </w:r>
      <w:r w:rsidRPr="001E7A27">
        <w:rPr>
          <w:color w:val="000000"/>
          <w:vertAlign w:val="subscript"/>
          <w:lang w:val="en-GB"/>
        </w:rPr>
        <w:t xml:space="preserve">2 </w:t>
      </w:r>
      <w:r w:rsidRPr="001E7A27">
        <w:rPr>
          <w:color w:val="000000"/>
          <w:lang w:val="en-GB"/>
        </w:rPr>
        <w:t>emissions because of uncertain Earth system feedbacks that can result in further warming or a path-dependency of warming as a function of cumulative CO</w:t>
      </w:r>
      <w:r w:rsidRPr="001E7A27">
        <w:rPr>
          <w:color w:val="000000"/>
          <w:vertAlign w:val="subscript"/>
          <w:lang w:val="en-GB"/>
        </w:rPr>
        <w:t>2</w:t>
      </w:r>
      <w:r w:rsidRPr="001E7A27">
        <w:rPr>
          <w:color w:val="000000"/>
          <w:lang w:val="en-GB"/>
        </w:rPr>
        <w:t xml:space="preserve"> emissions. {5.4, 5.5.1}</w:t>
      </w:r>
    </w:p>
    <w:p w14:paraId="0FBC9205" w14:textId="77777777" w:rsidR="00493CF1" w:rsidRPr="001E7A27" w:rsidRDefault="00493CF1" w:rsidP="00493CF1">
      <w:pPr>
        <w:rPr>
          <w:lang w:val="en-GB"/>
        </w:rPr>
      </w:pPr>
      <w:r w:rsidRPr="001E7A27">
        <w:rPr>
          <w:color w:val="000000"/>
          <w:lang w:val="en-GB"/>
        </w:rPr>
        <w:t> </w:t>
      </w:r>
    </w:p>
    <w:p w14:paraId="503A7F77" w14:textId="612086D5" w:rsidR="00493CF1" w:rsidRPr="001E7A27" w:rsidRDefault="00493CF1" w:rsidP="00493CF1">
      <w:pPr>
        <w:rPr>
          <w:lang w:val="en-GB"/>
        </w:rPr>
      </w:pPr>
      <w:r w:rsidRPr="001E7A27">
        <w:rPr>
          <w:b/>
          <w:bCs/>
          <w:color w:val="000000"/>
          <w:lang w:val="en-GB"/>
        </w:rPr>
        <w:t>Mitigation requirements over this century for limiting maximum warming to specific levels can be quantified using a carbon budget that relates cumulative CO</w:t>
      </w:r>
      <w:r w:rsidRPr="001E7A27">
        <w:rPr>
          <w:b/>
          <w:bCs/>
          <w:color w:val="000000"/>
          <w:vertAlign w:val="subscript"/>
          <w:lang w:val="en-GB"/>
        </w:rPr>
        <w:t>2</w:t>
      </w:r>
      <w:r w:rsidRPr="001E7A27">
        <w:rPr>
          <w:b/>
          <w:bCs/>
          <w:color w:val="000000"/>
          <w:lang w:val="en-GB"/>
        </w:rPr>
        <w:t xml:space="preserve"> emissions to global mean temperature increase (</w:t>
      </w:r>
      <w:r w:rsidRPr="001E7A27">
        <w:rPr>
          <w:b/>
          <w:bCs/>
          <w:i/>
          <w:iCs/>
          <w:color w:val="000000"/>
          <w:lang w:val="en-GB"/>
        </w:rPr>
        <w:t>high confidence</w:t>
      </w:r>
      <w:r w:rsidRPr="001E7A27">
        <w:rPr>
          <w:b/>
          <w:bCs/>
          <w:color w:val="000000"/>
          <w:lang w:val="en-GB"/>
        </w:rPr>
        <w:t>).</w:t>
      </w:r>
      <w:r w:rsidRPr="001E7A27">
        <w:rPr>
          <w:color w:val="000000"/>
          <w:lang w:val="en-GB"/>
        </w:rPr>
        <w:t xml:space="preserve"> For the </w:t>
      </w:r>
      <w:r w:rsidR="00411E74" w:rsidRPr="001E7A27">
        <w:rPr>
          <w:color w:val="000000"/>
          <w:lang w:val="en-GB"/>
        </w:rPr>
        <w:t>period 1850–2019, a total of 655 ± 65 PgC (2390</w:t>
      </w:r>
      <w:r w:rsidRPr="001E7A27">
        <w:rPr>
          <w:color w:val="000000"/>
          <w:lang w:val="en-GB"/>
        </w:rPr>
        <w:t xml:space="preserve"> ± 240 GtCO</w:t>
      </w:r>
      <w:r w:rsidRPr="001E7A27">
        <w:rPr>
          <w:color w:val="000000"/>
          <w:vertAlign w:val="subscript"/>
          <w:lang w:val="en-GB"/>
        </w:rPr>
        <w:t>2</w:t>
      </w:r>
      <w:r w:rsidRPr="001E7A27">
        <w:rPr>
          <w:color w:val="000000"/>
          <w:lang w:val="en-GB"/>
        </w:rPr>
        <w:t>) of anthropogenic CO</w:t>
      </w:r>
      <w:r w:rsidRPr="001E7A27">
        <w:rPr>
          <w:color w:val="000000"/>
          <w:vertAlign w:val="subscript"/>
          <w:lang w:val="en-GB"/>
        </w:rPr>
        <w:t>2</w:t>
      </w:r>
      <w:r w:rsidRPr="001E7A27">
        <w:rPr>
          <w:color w:val="000000"/>
          <w:lang w:val="en-GB"/>
        </w:rPr>
        <w:t xml:space="preserve"> has been emitted. Remaining carbon budgets (starting from 1 January 2020) for limiting warming to 1.5°C, 1.7°C, and 2.0°C are 140 PgC (500 GtCO</w:t>
      </w:r>
      <w:r w:rsidRPr="001E7A27">
        <w:rPr>
          <w:color w:val="000000"/>
          <w:vertAlign w:val="subscript"/>
          <w:lang w:val="en-GB"/>
        </w:rPr>
        <w:t>2</w:t>
      </w:r>
      <w:r w:rsidRPr="001E7A27">
        <w:rPr>
          <w:color w:val="000000"/>
          <w:lang w:val="en-GB"/>
        </w:rPr>
        <w:t>), 230 PgC (850 GtCO</w:t>
      </w:r>
      <w:r w:rsidRPr="001E7A27">
        <w:rPr>
          <w:color w:val="000000"/>
          <w:vertAlign w:val="subscript"/>
          <w:lang w:val="en-GB"/>
        </w:rPr>
        <w:t>2</w:t>
      </w:r>
      <w:r w:rsidRPr="001E7A27">
        <w:rPr>
          <w:color w:val="000000"/>
          <w:lang w:val="en-GB"/>
        </w:rPr>
        <w:t>) and 370 PgC (1350 GtCO</w:t>
      </w:r>
      <w:r w:rsidRPr="001E7A27">
        <w:rPr>
          <w:color w:val="000000"/>
          <w:vertAlign w:val="subscript"/>
          <w:lang w:val="en-GB"/>
        </w:rPr>
        <w:t>2</w:t>
      </w:r>
      <w:r w:rsidRPr="001E7A27">
        <w:rPr>
          <w:color w:val="000000"/>
          <w:lang w:val="en-GB"/>
        </w:rPr>
        <w:t>), respectively, based on the 50th percentile of TCRE. For the 67th percentile, the respective values are 110 PgC (400 GtCO</w:t>
      </w:r>
      <w:r w:rsidRPr="001E7A27">
        <w:rPr>
          <w:color w:val="000000"/>
          <w:vertAlign w:val="subscript"/>
          <w:lang w:val="en-GB"/>
        </w:rPr>
        <w:t>2</w:t>
      </w:r>
      <w:r w:rsidRPr="001E7A27">
        <w:rPr>
          <w:color w:val="000000"/>
          <w:lang w:val="en-GB"/>
        </w:rPr>
        <w:t>), 190 PgC (700 GtCO</w:t>
      </w:r>
      <w:r w:rsidRPr="001E7A27">
        <w:rPr>
          <w:color w:val="000000"/>
          <w:vertAlign w:val="subscript"/>
          <w:lang w:val="en-GB"/>
        </w:rPr>
        <w:t>2</w:t>
      </w:r>
      <w:r w:rsidRPr="001E7A27">
        <w:rPr>
          <w:color w:val="000000"/>
          <w:lang w:val="en-GB"/>
        </w:rPr>
        <w:t>) and 310 PgC (1150 GtCO</w:t>
      </w:r>
      <w:r w:rsidRPr="001E7A27">
        <w:rPr>
          <w:color w:val="000000"/>
          <w:vertAlign w:val="subscript"/>
          <w:lang w:val="en-GB"/>
        </w:rPr>
        <w:t>2</w:t>
      </w:r>
      <w:r w:rsidRPr="001E7A27">
        <w:rPr>
          <w:color w:val="000000"/>
          <w:lang w:val="en-GB"/>
        </w:rPr>
        <w:t>). These remaining carbon budgets may vary by an estimated ± 60 PgC (220 GtCO</w:t>
      </w:r>
      <w:r w:rsidRPr="001E7A27">
        <w:rPr>
          <w:color w:val="000000"/>
          <w:vertAlign w:val="subscript"/>
          <w:lang w:val="en-GB"/>
        </w:rPr>
        <w:t>2</w:t>
      </w:r>
      <w:r w:rsidRPr="001E7A27">
        <w:rPr>
          <w:color w:val="000000"/>
          <w:lang w:val="en-GB"/>
        </w:rPr>
        <w:t>) depending on how successfully future non-CO</w:t>
      </w:r>
      <w:r w:rsidRPr="001E7A27">
        <w:rPr>
          <w:color w:val="000000"/>
          <w:vertAlign w:val="subscript"/>
          <w:lang w:val="en-GB"/>
        </w:rPr>
        <w:t xml:space="preserve">2 </w:t>
      </w:r>
      <w:r w:rsidRPr="001E7A27">
        <w:rPr>
          <w:color w:val="000000"/>
          <w:lang w:val="en-GB"/>
        </w:rPr>
        <w:t xml:space="preserve">emissions can be reduced. Since </w:t>
      </w:r>
      <w:ins w:id="334" w:author="Tom Maycock" w:date="2021-09-09T16:24:00Z">
        <w:r w:rsidR="00AF21D1">
          <w:rPr>
            <w:color w:val="000000"/>
            <w:lang w:val="en-GB"/>
          </w:rPr>
          <w:t xml:space="preserve">the </w:t>
        </w:r>
        <w:r w:rsidR="00AF21D1" w:rsidRPr="001E7A27">
          <w:rPr>
            <w:rFonts w:cs="Times New Roman"/>
            <w:lang w:val="en-GB"/>
          </w:rPr>
          <w:t>IPCC Fifth Assessment Report</w:t>
        </w:r>
        <w:r w:rsidR="00AF21D1">
          <w:rPr>
            <w:rFonts w:cs="Times New Roman"/>
            <w:lang w:val="en-GB"/>
          </w:rPr>
          <w:t xml:space="preserve"> (</w:t>
        </w:r>
      </w:ins>
      <w:r w:rsidRPr="001E7A27">
        <w:rPr>
          <w:color w:val="000000"/>
          <w:lang w:val="en-GB"/>
        </w:rPr>
        <w:t>AR5</w:t>
      </w:r>
      <w:ins w:id="335" w:author="Tom Maycock" w:date="2021-09-09T16:24:00Z">
        <w:r w:rsidR="00AF21D1">
          <w:rPr>
            <w:color w:val="000000"/>
            <w:lang w:val="en-GB"/>
          </w:rPr>
          <w:t>)</w:t>
        </w:r>
      </w:ins>
      <w:r w:rsidRPr="001E7A27">
        <w:rPr>
          <w:color w:val="000000"/>
          <w:lang w:val="en-GB"/>
        </w:rPr>
        <w:t xml:space="preserve"> and </w:t>
      </w:r>
      <w:ins w:id="336" w:author="Tom Maycock" w:date="2021-09-09T16:21:00Z">
        <w:r w:rsidR="00AF21D1">
          <w:rPr>
            <w:color w:val="000000"/>
            <w:lang w:val="en-GB"/>
          </w:rPr>
          <w:t>the Special Report on Global Warming of 1.5°C (</w:t>
        </w:r>
      </w:ins>
      <w:r w:rsidRPr="001E7A27">
        <w:rPr>
          <w:color w:val="000000"/>
          <w:lang w:val="en-GB"/>
        </w:rPr>
        <w:t>SR1.5</w:t>
      </w:r>
      <w:ins w:id="337" w:author="Tom Maycock" w:date="2021-09-09T16:21:00Z">
        <w:r w:rsidR="00AF21D1">
          <w:rPr>
            <w:color w:val="000000"/>
            <w:lang w:val="en-GB"/>
          </w:rPr>
          <w:t>)</w:t>
        </w:r>
      </w:ins>
      <w:r w:rsidRPr="001E7A27">
        <w:rPr>
          <w:color w:val="000000"/>
          <w:lang w:val="en-GB"/>
        </w:rPr>
        <w:t>, estimates have undergone methodological improvements, resulting in larger, yet consistent estimates. {5.5.2, 5.6; Figure 5.31; Table 5.8}</w:t>
      </w:r>
    </w:p>
    <w:p w14:paraId="6F38D42A" w14:textId="77777777" w:rsidR="00493CF1" w:rsidRPr="001E7A27" w:rsidRDefault="00493CF1" w:rsidP="00493CF1">
      <w:pPr>
        <w:rPr>
          <w:lang w:val="en-GB"/>
        </w:rPr>
      </w:pPr>
      <w:r w:rsidRPr="001E7A27">
        <w:rPr>
          <w:color w:val="000000"/>
          <w:lang w:val="en-GB"/>
        </w:rPr>
        <w:t> </w:t>
      </w:r>
    </w:p>
    <w:p w14:paraId="72304A96" w14:textId="6D227C4D" w:rsidR="00493CF1" w:rsidRPr="001E7A27" w:rsidRDefault="00493CF1" w:rsidP="00493CF1">
      <w:pPr>
        <w:rPr>
          <w:color w:val="000000"/>
          <w:lang w:val="en-GB"/>
        </w:rPr>
      </w:pPr>
      <w:r w:rsidRPr="001E7A27">
        <w:rPr>
          <w:b/>
          <w:bCs/>
          <w:color w:val="000000"/>
          <w:lang w:val="en-GB"/>
        </w:rPr>
        <w:t>Several factors affect the precise value of remaining carbon budgets, including estimates of historical warming, future emissions from thawing permafrost, and variations in projected non-CO</w:t>
      </w:r>
      <w:r w:rsidRPr="001E7A27">
        <w:rPr>
          <w:b/>
          <w:bCs/>
          <w:color w:val="000000"/>
          <w:vertAlign w:val="subscript"/>
          <w:lang w:val="en-GB"/>
        </w:rPr>
        <w:t>2</w:t>
      </w:r>
      <w:r w:rsidRPr="001E7A27">
        <w:rPr>
          <w:b/>
          <w:bCs/>
          <w:color w:val="000000"/>
          <w:lang w:val="en-GB"/>
        </w:rPr>
        <w:t xml:space="preserve"> warming.</w:t>
      </w:r>
      <w:r w:rsidRPr="001E7A27">
        <w:rPr>
          <w:color w:val="000000"/>
          <w:lang w:val="en-GB"/>
        </w:rPr>
        <w:t xml:space="preserve"> Remaining carbon budget estimates can increase or decrease by 150 PgC (550 GtCO</w:t>
      </w:r>
      <w:r w:rsidRPr="001E7A27">
        <w:rPr>
          <w:color w:val="000000"/>
          <w:vertAlign w:val="subscript"/>
          <w:lang w:val="en-GB"/>
        </w:rPr>
        <w:t>2</w:t>
      </w:r>
      <w:r w:rsidRPr="001E7A27">
        <w:rPr>
          <w:color w:val="000000"/>
          <w:lang w:val="en-GB"/>
        </w:rPr>
        <w:t xml:space="preserve">, </w:t>
      </w:r>
      <w:r w:rsidRPr="001E7A27">
        <w:rPr>
          <w:i/>
          <w:iCs/>
          <w:color w:val="000000"/>
          <w:lang w:val="en-GB"/>
        </w:rPr>
        <w:t>likely</w:t>
      </w:r>
      <w:r w:rsidRPr="001E7A27">
        <w:rPr>
          <w:color w:val="000000"/>
          <w:lang w:val="en-GB"/>
        </w:rPr>
        <w:t xml:space="preserve"> range) due to uncertainties in the level of historical warming, and by an additional ± 60 PgC (±220 GtCO, </w:t>
      </w:r>
      <w:r w:rsidRPr="001E7A27">
        <w:rPr>
          <w:i/>
          <w:iCs/>
          <w:color w:val="000000"/>
          <w:lang w:val="en-GB"/>
        </w:rPr>
        <w:t>likely</w:t>
      </w:r>
      <w:r w:rsidRPr="001E7A27">
        <w:rPr>
          <w:color w:val="000000"/>
          <w:lang w:val="en-GB"/>
        </w:rPr>
        <w:t xml:space="preserve"> range) due to geophysical uncertainties surrounding the climate response to non-CO</w:t>
      </w:r>
      <w:r w:rsidRPr="001E7A27">
        <w:rPr>
          <w:color w:val="000000"/>
          <w:vertAlign w:val="subscript"/>
          <w:lang w:val="en-GB"/>
        </w:rPr>
        <w:t xml:space="preserve">2 </w:t>
      </w:r>
      <w:r w:rsidRPr="001E7A27">
        <w:rPr>
          <w:color w:val="000000"/>
          <w:lang w:val="en-GB"/>
        </w:rPr>
        <w:t>emissions such as CH</w:t>
      </w:r>
      <w:r w:rsidRPr="001E7A27">
        <w:rPr>
          <w:color w:val="000000"/>
          <w:vertAlign w:val="subscript"/>
          <w:lang w:val="en-GB"/>
        </w:rPr>
        <w:t>4</w:t>
      </w:r>
      <w:r w:rsidRPr="001E7A27">
        <w:rPr>
          <w:color w:val="000000"/>
          <w:lang w:val="en-GB"/>
        </w:rPr>
        <w:t>, N</w:t>
      </w:r>
      <w:r w:rsidRPr="001E7A27">
        <w:rPr>
          <w:color w:val="000000"/>
          <w:vertAlign w:val="subscript"/>
          <w:lang w:val="en-GB"/>
        </w:rPr>
        <w:t>2</w:t>
      </w:r>
      <w:r w:rsidRPr="001E7A27">
        <w:rPr>
          <w:color w:val="000000"/>
          <w:lang w:val="en-GB"/>
        </w:rPr>
        <w:t>O, and aerosols. Permafrost thaw is included in the estimates</w:t>
      </w:r>
      <w:ins w:id="338" w:author="Soapbox" w:date="2021-07-15T12:59:00Z">
        <w:r w:rsidR="00E613C6" w:rsidRPr="001E7A27">
          <w:rPr>
            <w:color w:val="000000"/>
            <w:lang w:val="en-GB"/>
          </w:rPr>
          <w:t>,</w:t>
        </w:r>
      </w:ins>
      <w:r w:rsidRPr="001E7A27">
        <w:rPr>
          <w:color w:val="000000"/>
          <w:lang w:val="en-GB"/>
        </w:rPr>
        <w:t xml:space="preserve"> together with other feedbacks that are often not captured by models. Despite the large uncertainties surrounding the quantification of the effects of additional Earth system feedback processes, such as emissions from wetlands and permafrost thaw, these feedbacks represent identified additional amplifying risk factors that scale with additional warming and mostly increase the challenge of limiting warming to specific temperature thresholds. These uncertainties do not change the basic conclusion that global CO</w:t>
      </w:r>
      <w:r w:rsidRPr="001E7A27">
        <w:rPr>
          <w:color w:val="000000"/>
          <w:vertAlign w:val="subscript"/>
          <w:lang w:val="en-GB"/>
        </w:rPr>
        <w:t>2</w:t>
      </w:r>
      <w:r w:rsidRPr="001E7A27">
        <w:rPr>
          <w:color w:val="000000"/>
          <w:lang w:val="en-GB"/>
        </w:rPr>
        <w:t xml:space="preserve"> emissions would need to decline to at least net zero to halt global warming. {5.4, 5.5.2} </w:t>
      </w:r>
    </w:p>
    <w:p w14:paraId="41AA5C18" w14:textId="77777777" w:rsidR="00493CF1" w:rsidRPr="001E7A27" w:rsidRDefault="00493CF1" w:rsidP="00493CF1">
      <w:pPr>
        <w:rPr>
          <w:lang w:val="en-GB"/>
        </w:rPr>
      </w:pPr>
    </w:p>
    <w:p w14:paraId="3F9BEB72" w14:textId="77777777" w:rsidR="00493CF1" w:rsidRPr="001E7A27" w:rsidRDefault="00493CF1" w:rsidP="00493CF1">
      <w:pPr>
        <w:rPr>
          <w:b/>
          <w:bCs/>
          <w:color w:val="000000"/>
          <w:lang w:val="en-GB"/>
        </w:rPr>
      </w:pPr>
      <w:r w:rsidRPr="001E7A27">
        <w:rPr>
          <w:b/>
          <w:bCs/>
          <w:color w:val="000000"/>
          <w:lang w:val="en-GB"/>
        </w:rPr>
        <w:t>Biogeochemical Implications of Carbon Dioxide Removal and Solar Radiation Modification</w:t>
      </w:r>
    </w:p>
    <w:p w14:paraId="5BA44F60" w14:textId="77777777" w:rsidR="00493CF1" w:rsidRPr="001E7A27" w:rsidRDefault="00493CF1" w:rsidP="00493CF1">
      <w:pPr>
        <w:rPr>
          <w:lang w:val="en-GB"/>
        </w:rPr>
      </w:pPr>
    </w:p>
    <w:p w14:paraId="49860358" w14:textId="77777777" w:rsidR="00493CF1" w:rsidRPr="001E7A27" w:rsidRDefault="00493CF1" w:rsidP="00493CF1">
      <w:pPr>
        <w:rPr>
          <w:lang w:val="en-GB"/>
        </w:rPr>
      </w:pPr>
      <w:r w:rsidRPr="001E7A27">
        <w:rPr>
          <w:b/>
          <w:bCs/>
          <w:color w:val="000000"/>
          <w:lang w:val="en-GB"/>
        </w:rPr>
        <w:t>Land- and ocean-based carbon dioxide removal (CDR) methods have the potential to sequester CO</w:t>
      </w:r>
      <w:r w:rsidRPr="001E7A27">
        <w:rPr>
          <w:b/>
          <w:bCs/>
          <w:color w:val="000000"/>
          <w:vertAlign w:val="subscript"/>
          <w:lang w:val="en-GB"/>
        </w:rPr>
        <w:t>2</w:t>
      </w:r>
      <w:r w:rsidRPr="001E7A27">
        <w:rPr>
          <w:b/>
          <w:bCs/>
          <w:color w:val="000000"/>
          <w:lang w:val="en-GB"/>
        </w:rPr>
        <w:t xml:space="preserve"> from the atmosphere, but the benefits of this removal would be partially offset by </w:t>
      </w:r>
      <w:r w:rsidRPr="001E7A27">
        <w:rPr>
          <w:b/>
          <w:color w:val="000000"/>
          <w:lang w:val="en-GB"/>
        </w:rPr>
        <w:t>CO</w:t>
      </w:r>
      <w:r w:rsidRPr="001E7A27">
        <w:rPr>
          <w:b/>
          <w:color w:val="000000"/>
          <w:vertAlign w:val="subscript"/>
          <w:lang w:val="en-GB"/>
        </w:rPr>
        <w:t>2</w:t>
      </w:r>
      <w:r w:rsidRPr="001E7A27">
        <w:rPr>
          <w:b/>
          <w:color w:val="000000"/>
          <w:lang w:val="en-GB"/>
        </w:rPr>
        <w:t xml:space="preserve"> release from land and ocean carbon stores (</w:t>
      </w:r>
      <w:r w:rsidRPr="001E7A27">
        <w:rPr>
          <w:b/>
          <w:i/>
          <w:iCs/>
          <w:color w:val="000000"/>
          <w:lang w:val="en-GB"/>
        </w:rPr>
        <w:t>very</w:t>
      </w:r>
      <w:r w:rsidRPr="001E7A27">
        <w:rPr>
          <w:b/>
          <w:color w:val="000000"/>
          <w:lang w:val="en-GB"/>
        </w:rPr>
        <w:t xml:space="preserve"> </w:t>
      </w:r>
      <w:r w:rsidRPr="001E7A27">
        <w:rPr>
          <w:b/>
          <w:i/>
          <w:iCs/>
          <w:color w:val="000000"/>
          <w:lang w:val="en-GB"/>
        </w:rPr>
        <w:t>high confidence</w:t>
      </w:r>
      <w:r w:rsidRPr="001E7A27">
        <w:rPr>
          <w:b/>
          <w:color w:val="000000"/>
          <w:lang w:val="en-GB"/>
        </w:rPr>
        <w:t>).</w:t>
      </w:r>
      <w:r w:rsidRPr="001E7A27">
        <w:rPr>
          <w:color w:val="000000"/>
          <w:lang w:val="en-GB"/>
        </w:rPr>
        <w:t xml:space="preserve"> The fraction of CO</w:t>
      </w:r>
      <w:r w:rsidRPr="001E7A27">
        <w:rPr>
          <w:color w:val="000000"/>
          <w:vertAlign w:val="subscript"/>
          <w:lang w:val="en-GB"/>
        </w:rPr>
        <w:t>2</w:t>
      </w:r>
      <w:r w:rsidRPr="001E7A27">
        <w:rPr>
          <w:color w:val="000000"/>
          <w:lang w:val="en-GB"/>
        </w:rPr>
        <w:t xml:space="preserve"> removed that remains out of the atmosphere, a measure of CDR effectiveness, decreases slightly with increasing amount of removal (</w:t>
      </w:r>
      <w:r w:rsidRPr="001E7A27">
        <w:rPr>
          <w:i/>
          <w:iCs/>
          <w:color w:val="000000"/>
          <w:lang w:val="en-GB"/>
        </w:rPr>
        <w:t>medium confidence</w:t>
      </w:r>
      <w:r w:rsidRPr="001E7A27">
        <w:rPr>
          <w:color w:val="000000"/>
          <w:lang w:val="en-GB"/>
        </w:rPr>
        <w:t>) and decreases strongly if CDR is applied at lower CO</w:t>
      </w:r>
      <w:r w:rsidRPr="001E7A27">
        <w:rPr>
          <w:color w:val="000000"/>
          <w:vertAlign w:val="subscript"/>
          <w:lang w:val="en-GB"/>
        </w:rPr>
        <w:t>2</w:t>
      </w:r>
      <w:r w:rsidRPr="001E7A27">
        <w:rPr>
          <w:color w:val="000000"/>
          <w:lang w:val="en-GB"/>
        </w:rPr>
        <w:t xml:space="preserve"> concentrations (</w:t>
      </w:r>
      <w:r w:rsidRPr="001E7A27">
        <w:rPr>
          <w:i/>
          <w:iCs/>
          <w:color w:val="000000"/>
          <w:lang w:val="en-GB"/>
        </w:rPr>
        <w:t>medium confidence</w:t>
      </w:r>
      <w:r w:rsidRPr="001E7A27">
        <w:rPr>
          <w:color w:val="000000"/>
          <w:lang w:val="en-GB"/>
        </w:rPr>
        <w:t>). {5.6.2.1; Figures 5.32, 5.33, 5.34}</w:t>
      </w:r>
    </w:p>
    <w:p w14:paraId="353B2F45" w14:textId="77777777" w:rsidR="00493CF1" w:rsidRPr="001E7A27" w:rsidRDefault="00493CF1" w:rsidP="00493CF1">
      <w:pPr>
        <w:rPr>
          <w:lang w:val="en-GB"/>
        </w:rPr>
      </w:pPr>
    </w:p>
    <w:p w14:paraId="3A913DE9" w14:textId="77777777" w:rsidR="00493CF1" w:rsidRPr="001E7A27" w:rsidRDefault="00493CF1" w:rsidP="00493CF1">
      <w:pPr>
        <w:rPr>
          <w:color w:val="000000"/>
          <w:lang w:val="en-GB"/>
        </w:rPr>
      </w:pPr>
      <w:r w:rsidRPr="001E7A27">
        <w:rPr>
          <w:b/>
          <w:bCs/>
          <w:color w:val="000000"/>
          <w:lang w:val="en-GB"/>
        </w:rPr>
        <w:t>The century-scale climate–carbon cycle response to a CO</w:t>
      </w:r>
      <w:r w:rsidRPr="001E7A27">
        <w:rPr>
          <w:b/>
          <w:bCs/>
          <w:color w:val="000000"/>
          <w:vertAlign w:val="subscript"/>
          <w:lang w:val="en-GB"/>
        </w:rPr>
        <w:t>2</w:t>
      </w:r>
      <w:r w:rsidRPr="001E7A27">
        <w:rPr>
          <w:b/>
          <w:bCs/>
          <w:color w:val="000000"/>
          <w:lang w:val="en-GB"/>
        </w:rPr>
        <w:t xml:space="preserve"> removal from the atmosphere is not always equal and opposite to the response to a CO</w:t>
      </w:r>
      <w:r w:rsidRPr="001E7A27">
        <w:rPr>
          <w:b/>
          <w:bCs/>
          <w:color w:val="000000"/>
          <w:vertAlign w:val="subscript"/>
          <w:lang w:val="en-GB"/>
        </w:rPr>
        <w:t>2</w:t>
      </w:r>
      <w:r w:rsidRPr="001E7A27">
        <w:rPr>
          <w:b/>
          <w:bCs/>
          <w:color w:val="000000"/>
          <w:lang w:val="en-GB"/>
        </w:rPr>
        <w:t xml:space="preserve"> emission (</w:t>
      </w:r>
      <w:r w:rsidRPr="001E7A27">
        <w:rPr>
          <w:b/>
          <w:bCs/>
          <w:i/>
          <w:iCs/>
          <w:color w:val="000000"/>
          <w:lang w:val="en-GB"/>
        </w:rPr>
        <w:t>medium confidence</w:t>
      </w:r>
      <w:r w:rsidRPr="001E7A27">
        <w:rPr>
          <w:b/>
          <w:bCs/>
          <w:color w:val="000000"/>
          <w:lang w:val="en-GB"/>
        </w:rPr>
        <w:t>).</w:t>
      </w:r>
      <w:r w:rsidRPr="001E7A27">
        <w:rPr>
          <w:color w:val="000000"/>
          <w:lang w:val="en-GB"/>
        </w:rPr>
        <w:t xml:space="preserve"> For simultaneously cumulative CO</w:t>
      </w:r>
      <w:r w:rsidRPr="001E7A27">
        <w:rPr>
          <w:color w:val="000000"/>
          <w:vertAlign w:val="subscript"/>
          <w:lang w:val="en-GB"/>
        </w:rPr>
        <w:t>2</w:t>
      </w:r>
      <w:r w:rsidRPr="001E7A27">
        <w:rPr>
          <w:color w:val="000000"/>
          <w:lang w:val="en-GB"/>
        </w:rPr>
        <w:t xml:space="preserve"> emissions and removals of greater than or equal to 100 PgC, CO</w:t>
      </w:r>
      <w:r w:rsidRPr="001E7A27">
        <w:rPr>
          <w:color w:val="000000"/>
          <w:vertAlign w:val="subscript"/>
          <w:lang w:val="en-GB"/>
        </w:rPr>
        <w:t>2</w:t>
      </w:r>
      <w:r w:rsidRPr="001E7A27">
        <w:rPr>
          <w:color w:val="000000"/>
          <w:lang w:val="en-GB"/>
        </w:rPr>
        <w:t xml:space="preserve"> emissions are 4 </w:t>
      </w:r>
      <w:r w:rsidRPr="001E7A27">
        <w:rPr>
          <w:rFonts w:cs="Times New Roman"/>
          <w:color w:val="000000"/>
          <w:lang w:val="en-GB"/>
        </w:rPr>
        <w:sym w:font="Symbol" w:char="F0B1"/>
      </w:r>
      <w:r w:rsidRPr="001E7A27">
        <w:rPr>
          <w:rFonts w:cs="Times New Roman"/>
          <w:color w:val="000000"/>
          <w:lang w:val="en-GB"/>
        </w:rPr>
        <w:t xml:space="preserve"> </w:t>
      </w:r>
      <w:r w:rsidRPr="001E7A27">
        <w:rPr>
          <w:color w:val="000000"/>
          <w:lang w:val="en-GB"/>
        </w:rPr>
        <w:t>3% more effective at raising atmospheric CO</w:t>
      </w:r>
      <w:r w:rsidRPr="001E7A27">
        <w:rPr>
          <w:color w:val="000000"/>
          <w:vertAlign w:val="subscript"/>
          <w:lang w:val="en-GB"/>
        </w:rPr>
        <w:t>2</w:t>
      </w:r>
      <w:r w:rsidRPr="001E7A27">
        <w:rPr>
          <w:color w:val="000000"/>
          <w:lang w:val="en-GB"/>
        </w:rPr>
        <w:t xml:space="preserve"> than CO</w:t>
      </w:r>
      <w:r w:rsidRPr="001E7A27">
        <w:rPr>
          <w:color w:val="000000"/>
          <w:vertAlign w:val="subscript"/>
          <w:lang w:val="en-GB"/>
        </w:rPr>
        <w:t>2</w:t>
      </w:r>
      <w:r w:rsidRPr="001E7A27">
        <w:rPr>
          <w:color w:val="000000"/>
          <w:lang w:val="en-GB"/>
        </w:rPr>
        <w:t xml:space="preserve"> removals are at lowering atmospheric CO</w:t>
      </w:r>
      <w:r w:rsidRPr="001E7A27">
        <w:rPr>
          <w:color w:val="000000"/>
          <w:vertAlign w:val="subscript"/>
          <w:lang w:val="en-GB"/>
        </w:rPr>
        <w:t>2</w:t>
      </w:r>
      <w:r w:rsidRPr="001E7A27">
        <w:rPr>
          <w:color w:val="000000"/>
          <w:lang w:val="en-GB"/>
        </w:rPr>
        <w:t xml:space="preserve">. The asymmetry originates from state-dependencies and non-linearities in carbon cycle processes and implies that </w:t>
      </w:r>
      <w:r w:rsidRPr="001E7A27">
        <w:rPr>
          <w:color w:val="000000"/>
          <w:lang w:val="en-GB"/>
        </w:rPr>
        <w:lastRenderedPageBreak/>
        <w:t>an extra amount of CDR is required to compensate for a positive emission of a given magnitude to attain the same change in atmospheric CO</w:t>
      </w:r>
      <w:r w:rsidRPr="001E7A27">
        <w:rPr>
          <w:color w:val="000000"/>
          <w:vertAlign w:val="subscript"/>
          <w:lang w:val="en-GB"/>
        </w:rPr>
        <w:t>2</w:t>
      </w:r>
      <w:r w:rsidRPr="001E7A27">
        <w:rPr>
          <w:color w:val="000000"/>
          <w:lang w:val="en-GB"/>
        </w:rPr>
        <w:t xml:space="preserve">. The net effect of this asymmetry on the global surface temperature is poorly constrained due to </w:t>
      </w:r>
      <w:r w:rsidRPr="001E7A27">
        <w:rPr>
          <w:i/>
          <w:iCs/>
          <w:color w:val="000000"/>
          <w:lang w:val="en-GB"/>
        </w:rPr>
        <w:t>low agreement</w:t>
      </w:r>
      <w:r w:rsidRPr="001E7A27">
        <w:rPr>
          <w:color w:val="000000"/>
          <w:lang w:val="en-GB"/>
        </w:rPr>
        <w:t xml:space="preserve"> between models (</w:t>
      </w:r>
      <w:r w:rsidRPr="001E7A27">
        <w:rPr>
          <w:i/>
          <w:iCs/>
          <w:color w:val="000000"/>
          <w:lang w:val="en-GB"/>
        </w:rPr>
        <w:t>low confidence</w:t>
      </w:r>
      <w:r w:rsidRPr="001E7A27">
        <w:rPr>
          <w:color w:val="000000"/>
          <w:lang w:val="en-GB"/>
        </w:rPr>
        <w:t>). {5.6.2.1; Figure 5.35}</w:t>
      </w:r>
    </w:p>
    <w:p w14:paraId="7100F74C" w14:textId="77777777" w:rsidR="00493CF1" w:rsidRPr="001E7A27" w:rsidRDefault="00493CF1" w:rsidP="00493CF1">
      <w:pPr>
        <w:rPr>
          <w:b/>
          <w:bCs/>
          <w:color w:val="000000"/>
          <w:lang w:val="en-GB"/>
        </w:rPr>
      </w:pPr>
    </w:p>
    <w:p w14:paraId="4D1C0EC7" w14:textId="0EBDC1F3" w:rsidR="00493CF1" w:rsidRPr="001E7A27" w:rsidRDefault="00493CF1" w:rsidP="00493CF1">
      <w:pPr>
        <w:rPr>
          <w:lang w:val="en-GB"/>
        </w:rPr>
      </w:pPr>
      <w:r w:rsidRPr="001E7A27">
        <w:rPr>
          <w:b/>
          <w:bCs/>
          <w:color w:val="000000"/>
          <w:lang w:val="en-GB"/>
        </w:rPr>
        <w:t>Wide-ranging side</w:t>
      </w:r>
      <w:ins w:id="339" w:author="Soapbox" w:date="2021-07-17T09:23:00Z">
        <w:r w:rsidR="008569E9" w:rsidRPr="001E7A27">
          <w:rPr>
            <w:b/>
            <w:bCs/>
            <w:color w:val="000000"/>
            <w:lang w:val="en-GB"/>
          </w:rPr>
          <w:t xml:space="preserve"> </w:t>
        </w:r>
      </w:ins>
      <w:del w:id="340" w:author="Soapbox" w:date="2021-07-17T09:23:00Z">
        <w:r w:rsidRPr="001E7A27" w:rsidDel="008569E9">
          <w:rPr>
            <w:b/>
            <w:bCs/>
            <w:color w:val="000000"/>
            <w:lang w:val="en-GB"/>
          </w:rPr>
          <w:delText>-</w:delText>
        </w:r>
      </w:del>
      <w:r w:rsidRPr="001E7A27">
        <w:rPr>
          <w:b/>
          <w:bCs/>
          <w:color w:val="000000"/>
          <w:lang w:val="en-GB"/>
        </w:rPr>
        <w:t>effects of CDR methods have been identified that can either weaken or strengthen the carbon sequestration and cooling potential of these methods and affect the achievement of sustainable development goals (</w:t>
      </w:r>
      <w:r w:rsidRPr="001E7A27">
        <w:rPr>
          <w:b/>
          <w:bCs/>
          <w:i/>
          <w:iCs/>
          <w:color w:val="000000"/>
          <w:lang w:val="en-GB"/>
        </w:rPr>
        <w:t>high confidence</w:t>
      </w:r>
      <w:r w:rsidRPr="001E7A27">
        <w:rPr>
          <w:b/>
          <w:bCs/>
          <w:color w:val="000000"/>
          <w:lang w:val="en-GB"/>
        </w:rPr>
        <w:t>).</w:t>
      </w:r>
      <w:r w:rsidRPr="001E7A27">
        <w:rPr>
          <w:color w:val="000000"/>
          <w:lang w:val="en-GB"/>
        </w:rPr>
        <w:t xml:space="preserve"> Biophysical and biogeochemical side</w:t>
      </w:r>
      <w:ins w:id="341" w:author="Soapbox" w:date="2021-07-17T09:23:00Z">
        <w:r w:rsidR="008569E9" w:rsidRPr="001E7A27">
          <w:rPr>
            <w:color w:val="000000"/>
            <w:lang w:val="en-GB"/>
          </w:rPr>
          <w:t xml:space="preserve"> </w:t>
        </w:r>
      </w:ins>
      <w:del w:id="342" w:author="Soapbox" w:date="2021-07-17T09:23:00Z">
        <w:r w:rsidRPr="001E7A27" w:rsidDel="008569E9">
          <w:rPr>
            <w:color w:val="000000"/>
            <w:lang w:val="en-GB"/>
          </w:rPr>
          <w:delText>-</w:delText>
        </w:r>
      </w:del>
      <w:r w:rsidRPr="001E7A27">
        <w:rPr>
          <w:color w:val="000000"/>
          <w:lang w:val="en-GB"/>
        </w:rPr>
        <w:t>effects of CDR methods are associated with changes in surface albedo, the water cycle, emissions of CH</w:t>
      </w:r>
      <w:r w:rsidRPr="001E7A27">
        <w:rPr>
          <w:color w:val="000000"/>
          <w:vertAlign w:val="subscript"/>
          <w:lang w:val="en-GB"/>
        </w:rPr>
        <w:t>4</w:t>
      </w:r>
      <w:r w:rsidRPr="001E7A27">
        <w:rPr>
          <w:color w:val="000000"/>
          <w:lang w:val="en-GB"/>
        </w:rPr>
        <w:t xml:space="preserve"> and N</w:t>
      </w:r>
      <w:r w:rsidRPr="001E7A27">
        <w:rPr>
          <w:color w:val="000000"/>
          <w:vertAlign w:val="subscript"/>
          <w:lang w:val="en-GB"/>
        </w:rPr>
        <w:t>2</w:t>
      </w:r>
      <w:r w:rsidRPr="001E7A27">
        <w:rPr>
          <w:color w:val="000000"/>
          <w:lang w:val="en-GB"/>
        </w:rPr>
        <w:t>O, ocean acidification and marine ecosystem productivity (</w:t>
      </w:r>
      <w:r w:rsidRPr="001E7A27">
        <w:rPr>
          <w:i/>
          <w:iCs/>
          <w:color w:val="000000"/>
          <w:lang w:val="en-GB"/>
        </w:rPr>
        <w:t>high confidence</w:t>
      </w:r>
      <w:r w:rsidRPr="001E7A27">
        <w:rPr>
          <w:color w:val="000000"/>
          <w:lang w:val="en-GB"/>
        </w:rPr>
        <w:t>). These side</w:t>
      </w:r>
      <w:ins w:id="343" w:author="Soapbox" w:date="2021-07-17T09:23:00Z">
        <w:r w:rsidR="008569E9" w:rsidRPr="001E7A27">
          <w:rPr>
            <w:color w:val="000000"/>
            <w:lang w:val="en-GB"/>
          </w:rPr>
          <w:t xml:space="preserve"> </w:t>
        </w:r>
      </w:ins>
      <w:del w:id="344" w:author="Soapbox" w:date="2021-07-17T09:23:00Z">
        <w:r w:rsidRPr="001E7A27" w:rsidDel="008569E9">
          <w:rPr>
            <w:color w:val="000000"/>
            <w:lang w:val="en-GB"/>
          </w:rPr>
          <w:delText>-</w:delText>
        </w:r>
      </w:del>
      <w:r w:rsidRPr="001E7A27">
        <w:rPr>
          <w:color w:val="000000"/>
          <w:lang w:val="en-GB"/>
        </w:rPr>
        <w:t>effects and associated Earth system feedbacks can decrease carbon uptake and/or change local and regional climate, and in turn limit the CO</w:t>
      </w:r>
      <w:r w:rsidRPr="001E7A27">
        <w:rPr>
          <w:color w:val="000000"/>
          <w:vertAlign w:val="subscript"/>
          <w:lang w:val="en-GB"/>
        </w:rPr>
        <w:t>2</w:t>
      </w:r>
      <w:r w:rsidRPr="001E7A27">
        <w:rPr>
          <w:color w:val="000000"/>
          <w:lang w:val="en-GB"/>
        </w:rPr>
        <w:t xml:space="preserve"> sequestration and cooling potential of specific CDR methods (</w:t>
      </w:r>
      <w:r w:rsidRPr="001E7A27">
        <w:rPr>
          <w:i/>
          <w:iCs/>
          <w:color w:val="000000"/>
          <w:lang w:val="en-GB"/>
        </w:rPr>
        <w:t>medium confidence</w:t>
      </w:r>
      <w:r w:rsidRPr="001E7A27">
        <w:rPr>
          <w:color w:val="000000"/>
          <w:lang w:val="en-GB"/>
        </w:rPr>
        <w:t>). Deployment of CDR, particularly on land, can also affect water quality and quantity, food production and biodiversity, with consequences for the achievement of related sustainable development goals (</w:t>
      </w:r>
      <w:r w:rsidRPr="001E7A27">
        <w:rPr>
          <w:i/>
          <w:iCs/>
          <w:color w:val="000000"/>
          <w:lang w:val="en-GB"/>
        </w:rPr>
        <w:t>high confidence</w:t>
      </w:r>
      <w:r w:rsidRPr="001E7A27">
        <w:rPr>
          <w:color w:val="000000"/>
          <w:lang w:val="en-GB"/>
        </w:rPr>
        <w:t>). These effects are often highly dependent on local context, management regime, prior land use, and scale of deployment (</w:t>
      </w:r>
      <w:r w:rsidRPr="001E7A27">
        <w:rPr>
          <w:i/>
          <w:iCs/>
          <w:color w:val="000000"/>
          <w:lang w:val="en-GB"/>
        </w:rPr>
        <w:t>high confidence</w:t>
      </w:r>
      <w:r w:rsidRPr="001E7A27">
        <w:rPr>
          <w:color w:val="000000"/>
          <w:lang w:val="en-GB"/>
        </w:rPr>
        <w:t>). A wide range of co-benefits are obtained with methods that seek to restore natural ecosystems or improve soil carbon (</w:t>
      </w:r>
      <w:r w:rsidRPr="001E7A27">
        <w:rPr>
          <w:i/>
          <w:iCs/>
          <w:color w:val="000000"/>
          <w:lang w:val="en-GB"/>
        </w:rPr>
        <w:t>high confidence</w:t>
      </w:r>
      <w:r w:rsidRPr="001E7A27">
        <w:rPr>
          <w:color w:val="000000"/>
          <w:lang w:val="en-GB"/>
        </w:rPr>
        <w:t>).</w:t>
      </w:r>
      <w:r w:rsidRPr="001E7A27">
        <w:rPr>
          <w:lang w:val="en-GB"/>
        </w:rPr>
        <w:t xml:space="preserve"> </w:t>
      </w:r>
      <w:r w:rsidRPr="001E7A27">
        <w:rPr>
          <w:color w:val="000000"/>
          <w:lang w:val="en-GB"/>
        </w:rPr>
        <w:t>The biogeochemical effects of terminating CDR are expected to be small for most CDR methods (</w:t>
      </w:r>
      <w:r w:rsidRPr="001E7A27">
        <w:rPr>
          <w:i/>
          <w:iCs/>
          <w:color w:val="000000"/>
          <w:lang w:val="en-GB"/>
        </w:rPr>
        <w:t>medium confidence</w:t>
      </w:r>
      <w:r w:rsidRPr="001E7A27">
        <w:rPr>
          <w:color w:val="000000"/>
          <w:lang w:val="en-GB"/>
        </w:rPr>
        <w:t>). {5.6.2.2; Figure 5.36; Cross-Chapter Box 5.1}</w:t>
      </w:r>
    </w:p>
    <w:p w14:paraId="486FBEFC" w14:textId="77777777" w:rsidR="00493CF1" w:rsidRPr="001E7A27" w:rsidRDefault="00493CF1" w:rsidP="00493CF1">
      <w:pPr>
        <w:rPr>
          <w:lang w:val="en-GB"/>
        </w:rPr>
      </w:pPr>
      <w:r w:rsidRPr="001E7A27">
        <w:rPr>
          <w:b/>
          <w:bCs/>
          <w:color w:val="000000"/>
          <w:lang w:val="en-GB"/>
        </w:rPr>
        <w:t> </w:t>
      </w:r>
    </w:p>
    <w:p w14:paraId="01FEA976" w14:textId="77777777" w:rsidR="00493CF1" w:rsidRPr="001E7A27" w:rsidRDefault="00493CF1" w:rsidP="00493CF1">
      <w:pPr>
        <w:rPr>
          <w:lang w:val="en-GB"/>
        </w:rPr>
      </w:pPr>
      <w:r w:rsidRPr="001E7A27">
        <w:rPr>
          <w:b/>
          <w:bCs/>
          <w:color w:val="000000"/>
          <w:lang w:val="en-GB"/>
        </w:rPr>
        <w:t>Solar radiation modification (SRM) would increase the global land and ocean CO</w:t>
      </w:r>
      <w:r w:rsidRPr="001E7A27">
        <w:rPr>
          <w:b/>
          <w:bCs/>
          <w:color w:val="000000"/>
          <w:vertAlign w:val="subscript"/>
          <w:lang w:val="en-GB"/>
        </w:rPr>
        <w:t>2</w:t>
      </w:r>
      <w:r w:rsidRPr="001E7A27">
        <w:rPr>
          <w:b/>
          <w:bCs/>
          <w:color w:val="000000"/>
          <w:lang w:val="en-GB"/>
        </w:rPr>
        <w:t xml:space="preserve"> sinks (</w:t>
      </w:r>
      <w:r w:rsidRPr="001E7A27">
        <w:rPr>
          <w:b/>
          <w:bCs/>
          <w:i/>
          <w:iCs/>
          <w:color w:val="000000"/>
          <w:lang w:val="en-GB"/>
        </w:rPr>
        <w:t>medium confidence</w:t>
      </w:r>
      <w:r w:rsidRPr="001E7A27">
        <w:rPr>
          <w:b/>
          <w:bCs/>
          <w:color w:val="000000"/>
          <w:lang w:val="en-GB"/>
        </w:rPr>
        <w:t>) but would not stop CO</w:t>
      </w:r>
      <w:r w:rsidRPr="001E7A27">
        <w:rPr>
          <w:b/>
          <w:bCs/>
          <w:color w:val="000000"/>
          <w:vertAlign w:val="subscript"/>
          <w:lang w:val="en-GB"/>
        </w:rPr>
        <w:t>2</w:t>
      </w:r>
      <w:r w:rsidRPr="001E7A27">
        <w:rPr>
          <w:b/>
          <w:bCs/>
          <w:color w:val="000000"/>
          <w:lang w:val="en-GB"/>
        </w:rPr>
        <w:t xml:space="preserve"> from increasing in the atmosphere, thus exacerbating ocean acidification under continued anthropogenic emissions (</w:t>
      </w:r>
      <w:r w:rsidRPr="001E7A27">
        <w:rPr>
          <w:b/>
          <w:bCs/>
          <w:i/>
          <w:iCs/>
          <w:color w:val="000000"/>
          <w:lang w:val="en-GB"/>
        </w:rPr>
        <w:t>high confidence</w:t>
      </w:r>
      <w:r w:rsidRPr="001E7A27">
        <w:rPr>
          <w:b/>
          <w:bCs/>
          <w:color w:val="000000"/>
          <w:lang w:val="en-GB"/>
        </w:rPr>
        <w:t>).</w:t>
      </w:r>
      <w:r w:rsidRPr="001E7A27">
        <w:rPr>
          <w:color w:val="000000"/>
          <w:lang w:val="en-GB"/>
        </w:rPr>
        <w:t xml:space="preserve"> SRM acts to cool the planet relative to unmitigated climate change, which would increase the land sink by reducing plant and soil respiration and slow the reduction of ocean carbon uptake due to warming (</w:t>
      </w:r>
      <w:r w:rsidRPr="001E7A27">
        <w:rPr>
          <w:i/>
          <w:iCs/>
          <w:color w:val="000000"/>
          <w:lang w:val="en-GB"/>
        </w:rPr>
        <w:t>medium confidence</w:t>
      </w:r>
      <w:r w:rsidRPr="001E7A27">
        <w:rPr>
          <w:color w:val="000000"/>
          <w:lang w:val="en-GB"/>
        </w:rPr>
        <w:t>). SRM would not counteract or stop ocean acidification (</w:t>
      </w:r>
      <w:r w:rsidRPr="001E7A27">
        <w:rPr>
          <w:i/>
          <w:iCs/>
          <w:color w:val="000000"/>
          <w:lang w:val="en-GB"/>
        </w:rPr>
        <w:t>high confidence</w:t>
      </w:r>
      <w:r w:rsidRPr="001E7A27">
        <w:rPr>
          <w:color w:val="000000"/>
          <w:lang w:val="en-GB"/>
        </w:rPr>
        <w:t>). The sudden and sustained termination of SRM would rapidly increase global warming, with the return of positive and negative effects on the carbon sinks (</w:t>
      </w:r>
      <w:r w:rsidRPr="001E7A27">
        <w:rPr>
          <w:i/>
          <w:iCs/>
          <w:color w:val="000000"/>
          <w:lang w:val="en-GB"/>
        </w:rPr>
        <w:t>very</w:t>
      </w:r>
      <w:r w:rsidRPr="001E7A27">
        <w:rPr>
          <w:color w:val="000000"/>
          <w:lang w:val="en-GB"/>
        </w:rPr>
        <w:t xml:space="preserve"> </w:t>
      </w:r>
      <w:r w:rsidRPr="001E7A27">
        <w:rPr>
          <w:i/>
          <w:iCs/>
          <w:color w:val="000000"/>
          <w:lang w:val="en-GB"/>
        </w:rPr>
        <w:t>high confidence</w:t>
      </w:r>
      <w:r w:rsidRPr="001E7A27">
        <w:rPr>
          <w:color w:val="000000"/>
          <w:lang w:val="en-GB"/>
        </w:rPr>
        <w:t>) {4.6.3; 5.6.3}</w:t>
      </w:r>
    </w:p>
    <w:p w14:paraId="180101FD" w14:textId="77777777" w:rsidR="007E30DE" w:rsidRPr="001E7A27" w:rsidRDefault="007E30DE" w:rsidP="0036251B">
      <w:pPr>
        <w:rPr>
          <w:rFonts w:cs="Times New Roman"/>
          <w:lang w:val="en-GB"/>
        </w:rPr>
      </w:pPr>
    </w:p>
    <w:p w14:paraId="55304FDF" w14:textId="54F658CB" w:rsidR="00EF1978" w:rsidRPr="001E7A27" w:rsidRDefault="00EF1978">
      <w:pPr>
        <w:rPr>
          <w:rFonts w:cs="Times New Roman"/>
          <w:lang w:val="en-GB"/>
        </w:rPr>
      </w:pPr>
      <w:r w:rsidRPr="001E7A27">
        <w:rPr>
          <w:rFonts w:cs="Times New Roman"/>
          <w:lang w:val="en-GB"/>
        </w:rPr>
        <w:br w:type="page"/>
      </w:r>
    </w:p>
    <w:p w14:paraId="09B9526B" w14:textId="77777777" w:rsidR="001E7A92" w:rsidRPr="001E7A27" w:rsidRDefault="001E7A92" w:rsidP="0036251B">
      <w:pPr>
        <w:rPr>
          <w:rFonts w:cs="Times New Roman"/>
          <w:lang w:val="en-GB"/>
        </w:rPr>
      </w:pPr>
    </w:p>
    <w:p w14:paraId="35D73581" w14:textId="6FB4EAD3" w:rsidR="00FA7D52" w:rsidRPr="001E7A27" w:rsidRDefault="00FA7D52" w:rsidP="00B60C38">
      <w:pPr>
        <w:pStyle w:val="AR6Chap5Level151"/>
        <w:rPr>
          <w:lang w:val="en-GB"/>
        </w:rPr>
      </w:pPr>
      <w:bookmarkStart w:id="345" w:name="_Toc70535642"/>
      <w:bookmarkStart w:id="346" w:name="_Toc33564229"/>
      <w:r w:rsidRPr="001E7A27">
        <w:rPr>
          <w:lang w:val="en-GB"/>
        </w:rPr>
        <w:t>Introduction</w:t>
      </w:r>
      <w:bookmarkEnd w:id="345"/>
      <w:r w:rsidRPr="001E7A27">
        <w:rPr>
          <w:lang w:val="en-GB"/>
        </w:rPr>
        <w:t xml:space="preserve"> </w:t>
      </w:r>
      <w:bookmarkEnd w:id="346"/>
    </w:p>
    <w:p w14:paraId="1C2C777F" w14:textId="77777777" w:rsidR="00FA7D52" w:rsidRPr="001E7A27" w:rsidRDefault="00FA7D52" w:rsidP="00FA7D52">
      <w:pPr>
        <w:pStyle w:val="AR6BodyText"/>
        <w:rPr>
          <w:lang w:val="en-GB" w:eastAsia="en-US"/>
        </w:rPr>
      </w:pPr>
    </w:p>
    <w:p w14:paraId="70F1109C" w14:textId="296C9654" w:rsidR="00FA7D52" w:rsidRPr="001E7A27" w:rsidRDefault="00FA7D52" w:rsidP="00FA7D52">
      <w:pPr>
        <w:pStyle w:val="AR6BodyText"/>
        <w:rPr>
          <w:rFonts w:cs="Times New Roman"/>
          <w:lang w:val="en-GB"/>
        </w:rPr>
      </w:pPr>
      <w:r w:rsidRPr="001E7A27">
        <w:rPr>
          <w:rFonts w:cs="Times New Roman"/>
          <w:lang w:val="en-GB"/>
        </w:rPr>
        <w:t>The physical and biogeochemical controls of greenhouse gases (GHGs) is a central motivation for this chapter, which identifies biogeochemical feedbacks that have led or could lead to a future acceleration, slowdown or abrupt transitions in the rate of GHG accumulation in the atmosphere, and therefore of climate change. A characteri</w:t>
      </w:r>
      <w:ins w:id="347" w:author="Soapbox" w:date="2021-07-20T07:10:00Z">
        <w:r w:rsidR="00766F77" w:rsidRPr="001E7A27">
          <w:rPr>
            <w:rFonts w:cs="Times New Roman"/>
            <w:lang w:val="en-GB"/>
          </w:rPr>
          <w:t>z</w:t>
        </w:r>
      </w:ins>
      <w:del w:id="348" w:author="Soapbox" w:date="2021-07-20T07:10:00Z">
        <w:r w:rsidRPr="001E7A27" w:rsidDel="00766F77">
          <w:rPr>
            <w:rFonts w:cs="Times New Roman"/>
            <w:lang w:val="en-GB"/>
          </w:rPr>
          <w:delText>s</w:delText>
        </w:r>
      </w:del>
      <w:r w:rsidRPr="001E7A27">
        <w:rPr>
          <w:rFonts w:cs="Times New Roman"/>
          <w:lang w:val="en-GB"/>
        </w:rPr>
        <w:t>ation of the trends and feedbacks lead to improved quantification for the remaining carbon budgets for climate stabili</w:t>
      </w:r>
      <w:ins w:id="349" w:author="Soapbox" w:date="2021-07-17T06:28:00Z">
        <w:r w:rsidR="0089224C" w:rsidRPr="001E7A27">
          <w:rPr>
            <w:rFonts w:cs="Times New Roman"/>
            <w:lang w:val="en-GB"/>
          </w:rPr>
          <w:t>z</w:t>
        </w:r>
      </w:ins>
      <w:del w:id="350" w:author="Soapbox" w:date="2021-07-17T06:28:00Z">
        <w:r w:rsidRPr="001E7A27" w:rsidDel="0089224C">
          <w:rPr>
            <w:rFonts w:cs="Times New Roman"/>
            <w:lang w:val="en-GB"/>
          </w:rPr>
          <w:delText>s</w:delText>
        </w:r>
      </w:del>
      <w:r w:rsidRPr="001E7A27">
        <w:rPr>
          <w:rFonts w:cs="Times New Roman"/>
          <w:lang w:val="en-GB"/>
        </w:rPr>
        <w:t xml:space="preserve">ation, and the responses of the carbon cycle to atmospheric </w:t>
      </w:r>
      <w:del w:id="351" w:author="Soapbox" w:date="2021-07-27T13:30:00Z">
        <w:r w:rsidRPr="001E7A27" w:rsidDel="00A5429D">
          <w:rPr>
            <w:rFonts w:cs="Times New Roman"/>
            <w:lang w:val="en-GB"/>
          </w:rPr>
          <w:delText>CO</w:delText>
        </w:r>
        <w:r w:rsidRPr="001E7A27" w:rsidDel="00A5429D">
          <w:rPr>
            <w:rFonts w:cs="Times New Roman"/>
            <w:vertAlign w:val="subscript"/>
            <w:lang w:val="en-GB"/>
          </w:rPr>
          <w:delText>2</w:delText>
        </w:r>
        <w:r w:rsidRPr="001E7A27" w:rsidDel="00A5429D">
          <w:rPr>
            <w:rFonts w:cs="Times New Roman"/>
            <w:lang w:val="en-GB"/>
          </w:rPr>
          <w:delText xml:space="preserve"> </w:delText>
        </w:r>
      </w:del>
      <w:ins w:id="352" w:author="Soapbox" w:date="2021-07-27T13:30:00Z">
        <w:r w:rsidR="00A5429D" w:rsidRPr="001E7A27">
          <w:rPr>
            <w:rFonts w:cs="Times New Roman"/>
            <w:lang w:val="en-GB"/>
          </w:rPr>
          <w:t xml:space="preserve">carbon dioxide </w:t>
        </w:r>
      </w:ins>
      <w:r w:rsidRPr="001E7A27">
        <w:rPr>
          <w:rFonts w:cs="Times New Roman"/>
          <w:lang w:val="en-GB"/>
        </w:rPr>
        <w:t>removal</w:t>
      </w:r>
      <w:ins w:id="353" w:author="Soapbox" w:date="2021-07-27T13:30:00Z">
        <w:r w:rsidR="00A5429D" w:rsidRPr="001E7A27">
          <w:rPr>
            <w:rFonts w:cs="Times New Roman"/>
            <w:lang w:val="en-GB"/>
          </w:rPr>
          <w:t xml:space="preserve"> (CDR)</w:t>
        </w:r>
      </w:ins>
      <w:r w:rsidRPr="001E7A27">
        <w:rPr>
          <w:rFonts w:cs="Times New Roman"/>
          <w:lang w:val="en-GB"/>
        </w:rPr>
        <w:t xml:space="preserve">, which is embedded in many of the mitigation scenarios, to achieve the goals of the Paris Agreement. </w:t>
      </w:r>
    </w:p>
    <w:p w14:paraId="6B1729D4" w14:textId="77777777" w:rsidR="00FA7D52" w:rsidRPr="001E7A27" w:rsidRDefault="00FA7D52" w:rsidP="00FA7D52">
      <w:pPr>
        <w:pStyle w:val="AR6BodyText"/>
        <w:rPr>
          <w:rFonts w:cs="Times New Roman"/>
          <w:lang w:val="en-GB"/>
        </w:rPr>
      </w:pPr>
    </w:p>
    <w:p w14:paraId="72AC9F47" w14:textId="10CE39DC" w:rsidR="00FA7D52" w:rsidRPr="001E7A27" w:rsidRDefault="00FA7D52" w:rsidP="00A16334">
      <w:pPr>
        <w:rPr>
          <w:rFonts w:cs="Times New Roman"/>
          <w:lang w:val="en-GB"/>
        </w:rPr>
      </w:pPr>
      <w:r w:rsidRPr="001E7A27">
        <w:rPr>
          <w:rFonts w:cs="Times New Roman"/>
          <w:noProof/>
          <w:lang w:val="en-GB"/>
        </w:rPr>
        <w:t>Changes in the abundance of well-mixed GHGs</w:t>
      </w:r>
      <w:ins w:id="354" w:author="Soapbox" w:date="2021-07-16T07:18:00Z">
        <w:r w:rsidR="00217BD8" w:rsidRPr="001E7A27">
          <w:rPr>
            <w:rFonts w:cs="Times New Roman"/>
            <w:noProof/>
            <w:lang w:val="en-GB"/>
          </w:rPr>
          <w:t xml:space="preserve"> – </w:t>
        </w:r>
      </w:ins>
      <w:del w:id="355" w:author="Soapbox" w:date="2021-07-16T07:18:00Z">
        <w:r w:rsidRPr="001E7A27" w:rsidDel="00217BD8">
          <w:rPr>
            <w:rFonts w:cs="Times New Roman"/>
            <w:noProof/>
            <w:lang w:val="en-GB"/>
          </w:rPr>
          <w:delText xml:space="preserve"> (</w:delText>
        </w:r>
      </w:del>
      <w:r w:rsidRPr="001E7A27">
        <w:rPr>
          <w:rFonts w:cs="Times New Roman"/>
          <w:noProof/>
          <w:lang w:val="en-GB"/>
        </w:rPr>
        <w:t>carbon dioxide (CO</w:t>
      </w:r>
      <w:r w:rsidRPr="001E7A27">
        <w:rPr>
          <w:rFonts w:cs="Times New Roman"/>
          <w:noProof/>
          <w:vertAlign w:val="subscript"/>
          <w:lang w:val="en-GB"/>
        </w:rPr>
        <w:t>2</w:t>
      </w:r>
      <w:r w:rsidRPr="001E7A27">
        <w:rPr>
          <w:rFonts w:cs="Times New Roman"/>
          <w:noProof/>
          <w:lang w:val="en-GB"/>
        </w:rPr>
        <w:t>), methane (CH</w:t>
      </w:r>
      <w:r w:rsidRPr="001E7A27">
        <w:rPr>
          <w:rFonts w:cs="Times New Roman"/>
          <w:noProof/>
          <w:vertAlign w:val="subscript"/>
          <w:lang w:val="en-GB"/>
        </w:rPr>
        <w:t>4</w:t>
      </w:r>
      <w:r w:rsidRPr="001E7A27">
        <w:rPr>
          <w:rFonts w:cs="Times New Roman"/>
          <w:noProof/>
          <w:lang w:val="en-GB"/>
        </w:rPr>
        <w:t>) and nitrous oxide (N</w:t>
      </w:r>
      <w:r w:rsidRPr="001E7A27">
        <w:rPr>
          <w:rFonts w:cs="Times New Roman"/>
          <w:noProof/>
          <w:vertAlign w:val="subscript"/>
          <w:lang w:val="en-GB"/>
        </w:rPr>
        <w:t>2</w:t>
      </w:r>
      <w:r w:rsidRPr="001E7A27">
        <w:rPr>
          <w:rFonts w:cs="Times New Roman"/>
          <w:noProof/>
          <w:lang w:val="en-GB"/>
        </w:rPr>
        <w:t>O)</w:t>
      </w:r>
      <w:ins w:id="356" w:author="Soapbox" w:date="2021-07-16T07:19:00Z">
        <w:r w:rsidR="00217BD8" w:rsidRPr="001E7A27">
          <w:rPr>
            <w:rFonts w:cs="Times New Roman"/>
            <w:noProof/>
            <w:lang w:val="en-GB"/>
          </w:rPr>
          <w:t xml:space="preserve"> –</w:t>
        </w:r>
      </w:ins>
      <w:del w:id="357" w:author="Soapbox" w:date="2021-07-16T07:19:00Z">
        <w:r w:rsidRPr="001E7A27" w:rsidDel="00217BD8">
          <w:rPr>
            <w:rFonts w:cs="Times New Roman"/>
            <w:noProof/>
            <w:lang w:val="en-GB"/>
          </w:rPr>
          <w:delText>)</w:delText>
        </w:r>
      </w:del>
      <w:r w:rsidRPr="001E7A27">
        <w:rPr>
          <w:rFonts w:cs="Times New Roman"/>
          <w:noProof/>
          <w:lang w:val="en-GB"/>
        </w:rPr>
        <w:t xml:space="preserve"> in the atmosphere play a large role in determining the Earth’s radiative properties and its climate in the past, the present and the future (Chapters 2, 4</w:t>
      </w:r>
      <w:r w:rsidR="00E274BE" w:rsidRPr="001E7A27">
        <w:rPr>
          <w:rFonts w:cs="Times New Roman"/>
          <w:noProof/>
          <w:lang w:val="en-GB"/>
        </w:rPr>
        <w:t>, 6</w:t>
      </w:r>
      <w:r w:rsidRPr="001E7A27">
        <w:rPr>
          <w:rFonts w:cs="Times New Roman"/>
          <w:noProof/>
          <w:lang w:val="en-GB"/>
        </w:rPr>
        <w:t xml:space="preserve"> and 7). Since 1950, the increase in atmospheric GHGs has been the dominant cause of the human-induced climate change (Section 3.3). </w:t>
      </w:r>
      <w:r w:rsidRPr="001E7A27">
        <w:rPr>
          <w:rFonts w:cs="Times New Roman"/>
          <w:lang w:val="en-GB"/>
        </w:rPr>
        <w:t xml:space="preserve">While the main driver of changes in atmospheric GHGs over the past 200 years </w:t>
      </w:r>
      <w:commentRangeStart w:id="358"/>
      <w:r w:rsidRPr="001E7A27">
        <w:rPr>
          <w:rFonts w:cs="Times New Roman"/>
          <w:lang w:val="en-GB"/>
        </w:rPr>
        <w:t>relate</w:t>
      </w:r>
      <w:ins w:id="359" w:author="Soapbox" w:date="2021-07-16T07:20:00Z">
        <w:r w:rsidR="00DC218E" w:rsidRPr="001E7A27">
          <w:rPr>
            <w:rFonts w:cs="Times New Roman"/>
            <w:lang w:val="en-GB"/>
          </w:rPr>
          <w:t>s</w:t>
        </w:r>
        <w:commentRangeEnd w:id="358"/>
        <w:r w:rsidR="00DC218E" w:rsidRPr="001E7A27">
          <w:rPr>
            <w:rStyle w:val="CommentReference"/>
            <w:lang w:val="en-GB"/>
          </w:rPr>
          <w:commentReference w:id="358"/>
        </w:r>
      </w:ins>
      <w:r w:rsidRPr="001E7A27">
        <w:rPr>
          <w:rFonts w:cs="Times New Roman"/>
          <w:lang w:val="en-GB"/>
        </w:rPr>
        <w:t xml:space="preserve"> to the direct emissions from human activities, the net accumulation of GHGs in the atmosphere is controlled by biogeochemical source-sink dynamics of carbon that exchange between multiple reservoirs on land, oceans and atmosphere. The combustion of fossil fuels and land</w:t>
      </w:r>
      <w:ins w:id="360" w:author="Soapbox" w:date="2021-07-16T12:23:00Z">
        <w:r w:rsidR="00ED666E" w:rsidRPr="001E7A27">
          <w:rPr>
            <w:rFonts w:cs="Times New Roman"/>
            <w:lang w:val="en-GB"/>
          </w:rPr>
          <w:t>-</w:t>
        </w:r>
      </w:ins>
      <w:del w:id="361" w:author="Soapbox" w:date="2021-07-16T12:23:00Z">
        <w:r w:rsidRPr="001E7A27" w:rsidDel="00ED666E">
          <w:rPr>
            <w:rFonts w:cs="Times New Roman"/>
            <w:lang w:val="en-GB"/>
          </w:rPr>
          <w:delText xml:space="preserve"> </w:delText>
        </w:r>
      </w:del>
      <w:r w:rsidRPr="001E7A27">
        <w:rPr>
          <w:rFonts w:cs="Times New Roman"/>
          <w:lang w:val="en-GB"/>
        </w:rPr>
        <w:t>use change for the period 1750–2019 have released an estimated 700 ± 75 PgC (1 PgC = 10</w:t>
      </w:r>
      <w:r w:rsidRPr="001E7A27">
        <w:rPr>
          <w:rFonts w:cs="Times New Roman"/>
          <w:vertAlign w:val="superscript"/>
          <w:lang w:val="en-GB"/>
        </w:rPr>
        <w:t>15</w:t>
      </w:r>
      <w:r w:rsidRPr="001E7A27">
        <w:rPr>
          <w:rFonts w:cs="Times New Roman"/>
          <w:lang w:val="en-GB"/>
        </w:rPr>
        <w:t xml:space="preserve"> g of carbon) </w:t>
      </w:r>
      <w:ins w:id="362" w:author="Soapbox" w:date="2021-07-16T07:21:00Z">
        <w:r w:rsidR="004633C3" w:rsidRPr="001E7A27">
          <w:rPr>
            <w:rFonts w:cs="Times New Roman"/>
            <w:lang w:val="en-GB"/>
          </w:rPr>
          <w:t>in</w:t>
        </w:r>
      </w:ins>
      <w:r w:rsidRPr="001E7A27">
        <w:rPr>
          <w:rFonts w:cs="Times New Roman"/>
          <w:lang w:val="en-GB"/>
        </w:rPr>
        <w:t>to the atmosphere</w:t>
      </w:r>
      <w:ins w:id="363" w:author="Soapbox" w:date="2021-07-16T07:21:00Z">
        <w:r w:rsidR="004633C3" w:rsidRPr="001E7A27">
          <w:rPr>
            <w:rFonts w:cs="Times New Roman"/>
            <w:lang w:val="en-GB"/>
          </w:rPr>
          <w:t>,</w:t>
        </w:r>
      </w:ins>
      <w:r w:rsidRPr="001E7A27">
        <w:rPr>
          <w:rFonts w:cs="Times New Roman"/>
          <w:lang w:val="en-GB"/>
        </w:rPr>
        <w:t xml:space="preserve"> of which less than half remains in the atmosphere today (Sections 5.2.1.2; 5.2.1.5)</w:t>
      </w:r>
      <w:r w:rsidR="00AA35C2" w:rsidRPr="001E7A27">
        <w:rPr>
          <w:rFonts w:cs="Times New Roman"/>
          <w:lang w:val="en-GB"/>
        </w:rPr>
        <w:t xml:space="preserve"> </w:t>
      </w:r>
      <w:r w:rsidR="00AA35C2" w:rsidRPr="001E7A27">
        <w:rPr>
          <w:rFonts w:cs="Times New Roman"/>
          <w:lang w:val="en-GB"/>
        </w:rPr>
        <w:fldChar w:fldCharType="begin" w:fldLock="1"/>
      </w:r>
      <w:r w:rsidR="00747167" w:rsidRPr="001E7A27">
        <w:rPr>
          <w:rFonts w:cs="Times New Roman"/>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AA35C2" w:rsidRPr="001E7A27">
        <w:rPr>
          <w:rFonts w:cs="Times New Roman"/>
          <w:lang w:val="en-GB"/>
        </w:rPr>
        <w:fldChar w:fldCharType="separate"/>
      </w:r>
      <w:r w:rsidR="00025FA2" w:rsidRPr="001E7A27">
        <w:rPr>
          <w:rFonts w:cs="Times New Roman"/>
          <w:noProof/>
          <w:lang w:val="en-GB"/>
        </w:rPr>
        <w:t>(Friedlingstein et al., 2020)</w:t>
      </w:r>
      <w:r w:rsidR="00AA35C2" w:rsidRPr="001E7A27">
        <w:rPr>
          <w:rFonts w:cs="Times New Roman"/>
          <w:lang w:val="en-GB"/>
        </w:rPr>
        <w:fldChar w:fldCharType="end"/>
      </w:r>
      <w:r w:rsidRPr="001E7A27">
        <w:rPr>
          <w:rFonts w:cs="Times New Roman"/>
          <w:lang w:val="en-GB"/>
        </w:rPr>
        <w:t xml:space="preserve">. This </w:t>
      </w:r>
      <w:commentRangeStart w:id="364"/>
      <w:del w:id="365" w:author="Soapbox" w:date="2021-07-17T07:41:00Z">
        <w:r w:rsidRPr="001E7A27" w:rsidDel="00343623">
          <w:rPr>
            <w:rFonts w:cs="Times New Roman"/>
            <w:lang w:val="en-GB"/>
          </w:rPr>
          <w:delText xml:space="preserve">underscores </w:delText>
        </w:r>
      </w:del>
      <w:ins w:id="366" w:author="Soapbox" w:date="2021-07-17T07:41:00Z">
        <w:r w:rsidR="00343623" w:rsidRPr="001E7A27">
          <w:rPr>
            <w:rFonts w:cs="Times New Roman"/>
            <w:lang w:val="en-GB"/>
          </w:rPr>
          <w:t xml:space="preserve">emphasizes </w:t>
        </w:r>
      </w:ins>
      <w:commentRangeEnd w:id="364"/>
      <w:r w:rsidR="009073C7" w:rsidRPr="001E7A27">
        <w:rPr>
          <w:rStyle w:val="CommentReference"/>
          <w:lang w:val="en-GB"/>
        </w:rPr>
        <w:commentReference w:id="364"/>
      </w:r>
      <w:r w:rsidRPr="001E7A27">
        <w:rPr>
          <w:rFonts w:cs="Times New Roman"/>
          <w:lang w:val="en-GB"/>
        </w:rPr>
        <w:t>the central role of terrestrial and ocean CO</w:t>
      </w:r>
      <w:r w:rsidRPr="001E7A27">
        <w:rPr>
          <w:rFonts w:cs="Times New Roman"/>
          <w:vertAlign w:val="subscript"/>
          <w:lang w:val="en-GB"/>
        </w:rPr>
        <w:t>2</w:t>
      </w:r>
      <w:r w:rsidRPr="001E7A27">
        <w:rPr>
          <w:rFonts w:cs="Times New Roman"/>
          <w:lang w:val="en-GB"/>
        </w:rPr>
        <w:t xml:space="preserve"> sinks in regulating its atmospheric concentration</w:t>
      </w:r>
      <w:r w:rsidR="00AA35C2" w:rsidRPr="001E7A27">
        <w:rPr>
          <w:rFonts w:cs="Times New Roman"/>
          <w:lang w:val="en-GB"/>
        </w:rPr>
        <w:t xml:space="preserve"> </w:t>
      </w:r>
      <w:commentRangeStart w:id="367"/>
      <w:r w:rsidR="00AA35C2" w:rsidRPr="001E7A27">
        <w:rPr>
          <w:rFonts w:cs="Times New Roman"/>
          <w:lang w:val="en-GB"/>
        </w:rPr>
        <w:fldChar w:fldCharType="begin" w:fldLock="1"/>
      </w:r>
      <w:ins w:id="368" w:author="Robin Matthews" w:date="2021-06-17T15:20:00Z">
        <w:r w:rsidR="00DE3EA1" w:rsidRPr="001E7A27">
          <w:rPr>
            <w:rFonts w:cs="Times New Roman"/>
            <w:lang w:val="en-GB"/>
          </w:rPr>
          <w:instrText>ADDIN CSL_CITATION { "citationItems" : [ { "id" : "ITEM-1", "itemData" : { "DOI" : "10.1038/nature11299", "ISSN" : "0028-0836", "PMID" : "22859203", "abstract" : "One of the greatest sources of uncertainty for future climate predictions is the response of the global carbon cycle to climate change. Although approximately one-half of total CO(2) emissions is at present taken up by combined land and ocean carbon reservoirs, models predict a decline in future carbon uptake by these reservoirs, resulting in a positive carbon-climate feedback. Several recent studies suggest that rates of carbon uptake by the land and ocean have remained constant or declined in recent decades. Other work, however, has called into question the reported decline. Here we use global-scale atmospheric CO(2) measurements, CO(2) emission inventories and their full range of uncertainties to calculate changes in global CO(2) sources and sinks during the past 50 years. Our mass balance analysis shows that net global carbon uptake has increased significantly by about 0.05 billion tonnes of carbon per year and that global carbon uptake doubled, from 2.4 \u00b1 0.8 to 5.0 \u00b1 0.9 billion tonnes per year, between 1960 and 2010. Therefore, it is very unlikely that both land and ocean carbon sinks have decreased on a global scale. Since 1959, approximately 350 billion tonnes of carbon have been emitted by humans to the atmosphere, of which about 55 per cent has moved into the land and oceans. Thus, identifying the mechanisms and locations responsible for increasing global carbon uptake remains a critical challenge in constraining the modern global carbon budget and predicting future carbon-climate interactions.", "author" : [ { "dropping-particle" : "", "family" : "Ballantyne", "given" : "A. P.", "non-dropping-particle" : "", "parse-names" : false, "suffix" : "" }, { "dropping-particle" : "", "family" : "Alden", "given" : "C. B.", "non-dropping-particle" : "", "parse-names" : false, "suffix" : "" }, { "dropping-particle" : "", "family" : "Miller", "given" : "J. B.", "non-dropping-particle" : "", "parse-names" : false, "suffix" : "" }, { "dropping-particle" : "", "family" : "Tans", "given" : "P. P.", "non-dropping-particle" : "", "parse-names" : false, "suffix" : "" }, { "dropping-particle" : "", "family" : "White", "given" : "J. W. C.", "non-dropping-particle" : "", "parse-names" : false, "suffix" : "" } ], "container-title" : "Nature", "id" : "ITEM-1", "issue" : "7409", "issued" : { "date-parts" : [ [ "2012", "8", "2" ] ] }, "page" : "70-72", "title" : "Increase in observed net carbon dioxide uptake by land and oceans during the past 50 years", "translator" : [ { "dropping-particle" : "", "family" : "L4488", "given" : "", "non-dropping-particle" : "", "parse-names" : false, "suffix" : "" } ], "type" : "article-journal", "volume" : "488" }, "uris" : [ "http://www.mendeley.com/documents/?uuid=95a0be6d-84ee-3078-8e7a-30423a21efb7" ] }, { "id" : "ITEM-2",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"ITEM-2",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"id" : "ITEM-3",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"id" : "ITEM-4", "itemData" : { "DOI" : "10.1073/pnas.1603956113", "ISSN" : "0027-8424", "PMID" : "27799533", "abstract" : "Conventional calculations of the global carbon budget infer the land sink as a residual between emissions, atmospheric accumulation, and the ocean sink. Thus, the land sink accumulates the errors from the other flux terms and bears the largest uncertainty. Here, we present a Bayesian fusion approach that combines multiple observations in different carbon reservoirs to optimize the land (B) and ocean (O) carbon sinks, land use change emissions (L), and indirectly fossil fuel emissions (F) from 1980 to 2014. Compared with the conventional approach, Bayesian optimization decreases the uncertainties in B by 41% and in O by 46%. The L uncertainty decreases by 47%, whereas F uncertainty is marginally improved through the knowledge of natural fluxes. Both ocean and net land uptake (B + L) rates have positive trends of 29 \u00b1 8 and 37 \u00b1 17 Tg C\u22c5y(-2) since 1980, respectively. Our Bayesian fusion of multiple observations reduces uncertainties, thereby allowing us to isolate important variability in global carbon cycle processes.", "author" : [ { "dropping-particle" : "", "family" : "Li", "given" : "Wei", "non-dropping-particle" : "", "parse-names" : false, "suffix" : "" }, { "dropping-particle" : "", "family" : "Ciais", "given" : "Philippe", "non-dropping-particle" : "", "parse-names" : false, "suffix" : "" }, { "dropping-particle" : "", "family" : "Wang", "given" : "Yilong", "non-dropping-particle" : "", "parse-names" : false, "suffix" : "" }, { "dropping-particle" : "", "family" : "Peng", "given" : "Shushi", "non-dropping-particle" : "", "parse-names" : false, "suffix" : "" }, { "dropping-particle" : "", "family" : "Broquet", "given" : "Gr\u00e9goire", "non-dropping-particle" : "", "parse-names" : false, "suffix" : "" }, { "dropping-particle" : "", "family" : "Ballantyne", "given" : "Ashley P.", "non-dropping-particle" : "", "parse-names" : false, "suffix" : "" }, { "dropping-particle" : "", "family" : "Canadell", "given" : "Josep G.", "non-dropping-particle" : "", "parse-names" : false, "suffix" : "" }, { "dropping-particle" : "", "family" : "Cooper", "given" : "Leila", "non-dropping-particle" : "", "parse-names" : false, "suffix" : "" }, { "dropping-particle" : "", "family" : "Friedlingstein", "given" : "Pierre", "non-dropping-particle" : "", "parse-names" : false, "suffix" : "" }, { "dropping-particle" : "", "family" : "Qu\u00e9r\u00e9", "given" : "Corinne", "non-dropping-particle" : "Le", "parse-names" : false, "suffix" : "" }, { "dropping-particle" : "", "family" : "Myneni", "given" : "Ranga B.", "non-dropping-particle" : "", "parse-names" : false, "suffix" : "" }, { "dropping-particle" : "", "family" : "Peters", "given" : "Glen P.", "non-dropping-particle" : "", "parse-names" : false, "suffix" : "" }, { "dropping-particle" : "", "family" : "Piao", "given" : "Shilong", "non-dropping-particle" : "", "parse-names" : false, "suffix" : "" }, { "dropping-particle" : "", "family" : "Pongratz", "given" : "Julia", "non-dropping-particle" : "", "parse-names" : false, "suffix" : "" } ], "container-title" : "Proceedings of the National Academy of Sciences", "id" : "ITEM-4", "issue" : "46", "issued" : { "date-parts" : [ [ "2016", "11", "15" ] ] }, "page" : "13104-13108", "title" : "Reducing uncertainties in decadal variability of the global carbon budget with multiple datasets", "translator" : [ { "dropping-particle" : "", "family" : "L4426", "given" : "", "non-dropping-particle" : "", "parse-names" : false, "suffix" : "" } ], "type" : "article-journal", "volume" : "113" }, "uris" : [ "http://www.mendeley.com/documents/?uuid=8dc181a9-2ebc-4def-ad4b-ebc7e5ae2eac" ] }, { "id" : "ITEM-5",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"ITEM-5",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"id" : "ITEM-6",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"ITEM-6",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"(Ballantyne et al., 2012; Li et al., 2016c; Le Qu\u00e9r\u00e9 et al., 2018a; Ciais et al., 2019; Gruber et al., 2019a; Friedlingstein et al., 2020)", "manualFormatting" : "(Ballantyne et al., 2012; W. Li et al., 2016; Le Qu\u00e9r\u00e9 et al., 2018a; Ciais et al., 2019; Gruber et al., 2019b; Friedlingstein et al., 2020)", "plainTextFormattedCitation" : "(Ballantyne et al., 2012; Li et al., 2016c; Le Qu\u00e9r\u00e9 et al., 2018a; Ciais et al., 2019; Gruber et al., 2019a; Friedlingstein et al., 2020)", "previouslyFormattedCitation" : "(Ballantyne et al., 2012; Li et al., 2016c; Le Qu\u00e9r\u00e9 et al., 2018a; Ciais et al., 2019; Gruber et al., 2019a; Friedlingstein et al., 2020)" }, "properties" : { "noteIndex" : 0 }, "schema" : "https://github.com/citation-style-language/schema/raw/master/csl-citation.json" }</w:instrText>
        </w:r>
      </w:ins>
      <w:del w:id="369" w:author="Robin Matthews" w:date="2021-06-17T15:20:00Z">
        <w:r w:rsidR="001B061E" w:rsidRPr="001E7A27" w:rsidDel="00DE3EA1">
          <w:rPr>
            <w:rFonts w:cs="Times New Roman"/>
            <w:lang w:val="en-GB"/>
          </w:rPr>
          <w:delInstrText xml:space="preserve">ADDIN CSL_CITATION { "citationItems" : [ { "id" : "ITEM-1", "itemData" : { "DOI" : "10.1038/nature11299", "ISSN" : "0028-0836", "PMID" : "22859203", "abstract" : "One of the greatest sources of uncertainty for future climate predictions is the response of the global carbon cycle to climate change. Although approximately one-half of total CO(2) emissions is at present taken up by combined land and ocean carbon reservoirs, models predict a decline in future carbon uptake by these reservoirs, resulting in a positive carbon-climate feedback. Several recent studies suggest that rates of carbon uptake by the land and ocean have remained constant or declined in recent decades. Other work, however, has called into question the reported decline. Here we use global-scale atmospheric CO(2) measurements, CO(2) emission inventories and their full range of uncertainties to calculate changes in global CO(2) sources and sinks during the past 50 years. Our mass balance analysis shows that net global carbon uptake has increased significantly by about 0.05 billion tonnes of carbon per year and that global carbon uptake doubled, from 2.4 \u00b1 0.8 to 5.0 \u00b1 0.9 billion tonnes per year, between 1960 and 2010. Therefore, it is very unlikely that both land and ocean carbon sinks have decreased on a global scale. Since 1959, approximately 350 billion tonnes of carbon have been emitted by humans to the atmosphere, of which about 55 per cent has moved into the land and oceans. Thus, identifying the mechanisms and locations responsible for increasing global carbon uptake remains a critical challenge in constraining the modern global carbon budget and predicting future carbon-climate interactions.", "author" : [ { "dropping-particle" : "", "family" : "Ballantyne", "given" : "A. P.", "non-dropping-particle" : "", "parse-names" : false, "suffix" : "" }, { "dropping-particle" : "", "family" : "Alden", "given" : "C. B.", "non-dropping-particle" : "", "parse-names" : false, "suffix" : "" }, { "dropping-particle" : "", "family" : "Miller", "given" : "J. B.", "non-dropping-particle" : "", "parse-names" : false, "suffix" : "" }, { "dropping-particle" : "", "family" : "Tans", "given" : "P. P.", "non-dropping-particle" : "", "parse-names" : false, "suffix" : "" }, { "dropping-particle" : "", "family" : "White", "given" : "J. W. C.", "non-dropping-particle" : "", "parse-names" : false, "suffix" : "" } ], "container-title" : "Nature", "id" : "ITEM-1", "issue" : "7409", "issued" : { "date-parts" : [ [ "2012", "8", "2" ] ] }, "page" : "70-72", "title" : "Increase in observed net carbon dioxide uptake by land and oceans during the past 50 years", "translator" : [ { "dropping-particle" : "", "family" : "L4488", "given" : "", "non-dropping-particle" : "", "parse-names" : false, "suffix" : "" } ], "type" : "article-journal", "volume" : "488" }, "uris" : [ "http://www.mendeley.com/documents/?uuid=95a0be6d-84ee-3078-8e7a-30423a21efb7" ] }, { "id" : "ITEM-2",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"ITEM-2",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"id" : "ITEM-3",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"id" : "ITEM-4", "itemData" : { "DOI" : "10.1073/pnas.1603956113", "ISSN" : "0027-8424", "PMID" : "27799533", "abstract" : "Conventional calculations of the global carbon budget infer the land sink as a residual between emissions, atmospheric accumulation, and the ocean sink. Thus, the land sink accumulates the errors from the other flux terms and bears the largest uncertainty. Here, we present a Bayesian fusion approach that combines multiple observations in different carbon reservoirs to optimize the land (B) and ocean (O) carbon sinks, land use change emissions (L), and indirectly fossil fuel emissions (F) from 1980 to 2014. Compared with the conventional approach, Bayesian optimization decreases the uncertainties in B by 41% and in O by 46%. The L uncertainty decreases by 47%, whereas F uncertainty is marginally improved through the knowledge of natural fluxes. Both ocean and net land uptake (B + L) rates have positive trends of 29 \u00b1 8 and 37 \u00b1 17 Tg C\u22c5y(-2) since 1980, respectively. Our Bayesian fusion of multiple observations reduces uncertainties, thereby allowing us to isolate important variability in global carbon cycle processes.", "author" : [ { "dropping-particle" : "", "family" : "Li", "given" : "Wei", "non-dropping-particle" : "", "parse-names" : false, "suffix" : "" }, { "dropping-particle" : "", "family" : "Ciais", "given" : "Philippe", "non-dropping-particle" : "", "parse-names" : false, "suffix" : "" }, { "dropping-particle" : "", "family" : "Wang", "given" : "Yilong", "non-dropping-particle" : "", "parse-names" : false, "suffix" : "" }, { "dropping-particle" : "", "family" : "Peng", "given" : "Shushi", "non-dropping-particle" : "", "parse-names" : false, "suffix" : "" }, { "dropping-particle" : "", "family" : "Broquet", "given" : "Gr\u00e9goire", "non-dropping-particle" : "", "parse-names" : false, "suffix" : "" }, { "dropping-particle" : "", "family" : "Ballantyne", "given" : "Ashley P.", "non-dropping-particle" : "", "parse-names" : false, "suffix" : "" }, { "dropping-particle" : "", "family" : "Canadell", "given" : "Josep G.", "non-dropping-particle" : "", "parse-names" : false, "suffix" : "" }, { "dropping-particle" : "", "family" : "Cooper", "given" : "Leila", "non-dropping-particle" : "", "parse-names" : false, "suffix" : "" }, { "dropping-particle" : "", "family" : "Friedlingstein", "given" : "Pierre", "non-dropping-particle" : "", "parse-names" : false, "suffix" : "" }, { "dropping-particle" : "", "family" : "Qu\u00e9r\u00e9", "given" : "Corinne", "non-dropping-particle" : "Le", "parse-names" : false, "suffix" : "" }, { "dropping-particle" : "", "family" : "Myneni", "given" : "Ranga B.", "non-dropping-particle" : "", "parse-names" : false, "suffix" : "" }, { "dropping-particle" : "", "family" : "Peters", "given" : "Glen P.", "non-dropping-particle" : "", "parse-names" : false, "suffix" : "" }, { "dropping-particle" : "", "family" : "Piao", "given" : "Shilong", "non-dropping-particle" : "", "parse-names" : false, "suffix" : "" }, { "dropping-particle" : "", "family" : "Pongratz", "given" : "Julia", "non-dropping-particle" : "", "parse-names" : false, "suffix" : "" } ], "container-title" : "Proceedings of the National Academy of Sciences", "id" : "ITEM-4", "issue" : "46", "issued" : { "date-parts" : [ [ "2016", "11", "15" ] ] }, "page" : "13104-13108", "title" : "Reducing uncertainties in decadal variability of the global carbon budget with multiple datasets", "translator" : [ { "dropping-particle" : "", "family" : "L4426", "given" : "", "non-dropping-particle" : "", "parse-names" : false, "suffix" : "" } ], "type" : "article-journal", "volume" : "113" }, "uris" : [ "http://www.mendeley.com/documents/?uuid=8dc181a9-2ebc-4def-ad4b-ebc7e5ae2eac" ] }, { "id" : "ITEM-5",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"ITEM-5",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"id" : "ITEM-6",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w:delInstrText>
        </w:r>
        <w:r w:rsidR="001B061E" w:rsidRPr="001E7A27" w:rsidDel="00DE3EA1">
          <w:rPr>
            <w:rFonts w:cs="Times New Roman"/>
            <w:lang w:val="en-GB"/>
            <w:rPrChange w:id="370" w:author="Clotilde Pean" w:date="2021-06-23T09:37:00Z">
              <w:rPr>
                <w:rFonts w:cs="Times New Roman"/>
                <w:lang w:val="en-US"/>
              </w:rPr>
            </w:rPrChange>
          </w:rPr>
          <w:delInstrText>"parse-names" : false, "suffix" : "" }, { "dropping-particle" : "", "family" : "Yue", "given" : "Xu", "non-dropping-particle" : "", "parse-names" : false, "suffix" : "" }, { "dropping-particle" : "", "family" : "Zaehle", "given" : "S\u00f6nke", "non-dropping-particle" : "", "parse-names" : false, "suffix" : "" } ], "container-title" : "Earth System Science Data", "id" : "ITEM-6",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"(Ballantyne et al., 2012; Li et al., 2016c; Le Qu\u00e9r\u00e9 et al., 2018a; Ciais et al., 2019; Gruber et al., 2019a; Friedlingstein et al., 2020)", "plainTextFormattedCitation" : "(Ballantyne et al., 2012; Li et al., 2016c; Le Qu\u00e9r\u00e9 et al., 2018a; Ciais et al., 2019; Gruber et al., 2019a; Friedlingstein et al., 2020)", "previouslyFormattedCitation" : "(Ballantyne et al., 2012; Li et al., 2016c; Le Qu\u00e9r\u00e9 et al., 2018a; Ciais et al., 2019; Gruber et al., 2019a; Friedlingstein et al., 2020)" }, "properties" : { "noteIndex" : 0 }, "schema" : "https://github.com/citation-style-language/schema/raw/master/csl-citation.json" }</w:delInstrText>
        </w:r>
      </w:del>
      <w:r w:rsidR="00AA35C2" w:rsidRPr="001E7A27">
        <w:rPr>
          <w:rFonts w:cs="Times New Roman"/>
          <w:lang w:val="en-GB"/>
        </w:rPr>
        <w:fldChar w:fldCharType="separate"/>
      </w:r>
      <w:r w:rsidR="00025FA2" w:rsidRPr="001E7A27">
        <w:rPr>
          <w:rFonts w:cs="Times New Roman"/>
          <w:noProof/>
          <w:lang w:val="en-GB"/>
        </w:rPr>
        <w:t>(</w:t>
      </w:r>
      <w:ins w:id="371" w:author="Robin Matthews" w:date="2021-06-17T15:20:00Z">
        <w:r w:rsidR="00DE3EA1" w:rsidRPr="001E7A27">
          <w:rPr>
            <w:noProof/>
            <w:lang w:val="en-GB"/>
          </w:rPr>
          <w:t>Ballantyne et al., 2012; W. Li et al., 2016; Le Quéré et al., 2018a; Ciais et al., 2019; Gruber et al., 2019b; Friedlingstein et al., 2020</w:t>
        </w:r>
      </w:ins>
      <w:del w:id="372" w:author="Robin Matthews" w:date="2021-06-17T15:20:00Z">
        <w:r w:rsidR="00025FA2" w:rsidRPr="001E7A27" w:rsidDel="00DE3EA1">
          <w:rPr>
            <w:rFonts w:cs="Times New Roman"/>
            <w:noProof/>
            <w:lang w:val="en-GB"/>
          </w:rPr>
          <w:delText>Ballantyne et al., 2012; Li et al., 2016c; Le Quéré et al., 2018a; Ciais et al., 2019; Gruber et al., 2019a; Friedlingstein et al., 2020</w:delText>
        </w:r>
      </w:del>
      <w:r w:rsidR="00025FA2" w:rsidRPr="001E7A27">
        <w:rPr>
          <w:rFonts w:cs="Times New Roman"/>
          <w:noProof/>
          <w:lang w:val="en-GB"/>
        </w:rPr>
        <w:t>)</w:t>
      </w:r>
      <w:r w:rsidR="00AA35C2" w:rsidRPr="001E7A27">
        <w:rPr>
          <w:rFonts w:cs="Times New Roman"/>
          <w:lang w:val="en-GB"/>
        </w:rPr>
        <w:fldChar w:fldCharType="end"/>
      </w:r>
      <w:commentRangeEnd w:id="367"/>
      <w:r w:rsidR="00025FA2" w:rsidRPr="001E7A27">
        <w:rPr>
          <w:rStyle w:val="CommentReference"/>
          <w:lang w:val="en-GB"/>
        </w:rPr>
        <w:commentReference w:id="367"/>
      </w:r>
      <w:r w:rsidRPr="001E7A27">
        <w:rPr>
          <w:rFonts w:cs="Times New Roman"/>
          <w:lang w:val="en-GB"/>
        </w:rPr>
        <w:t>.</w:t>
      </w:r>
    </w:p>
    <w:p w14:paraId="63674AF8" w14:textId="77777777" w:rsidR="00FA7D52" w:rsidRPr="001E7A27" w:rsidRDefault="00FA7D52" w:rsidP="00FA7D52">
      <w:pPr>
        <w:rPr>
          <w:rFonts w:cs="Times New Roman"/>
          <w:b/>
          <w:lang w:val="en-GB"/>
        </w:rPr>
      </w:pPr>
    </w:p>
    <w:p w14:paraId="0CB406C1" w14:textId="523D8C01" w:rsidR="00FA7D52" w:rsidRPr="001E7A27" w:rsidRDefault="00FA7D52" w:rsidP="00FA7D52">
      <w:pPr>
        <w:pStyle w:val="AR6BodyText"/>
        <w:rPr>
          <w:rFonts w:cs="Times New Roman"/>
          <w:lang w:val="en-GB"/>
        </w:rPr>
      </w:pPr>
      <w:r w:rsidRPr="001E7A27">
        <w:rPr>
          <w:rFonts w:cs="Times New Roman"/>
          <w:lang w:val="en-GB"/>
        </w:rPr>
        <w:t>The chapter covers three dominant GHGs in the human perturbation of the Earth’s radiation budget for which high</w:t>
      </w:r>
      <w:ins w:id="373" w:author="Soapbox" w:date="2021-07-16T07:53:00Z">
        <w:r w:rsidR="00576D5B" w:rsidRPr="001E7A27">
          <w:rPr>
            <w:rFonts w:cs="Times New Roman"/>
            <w:lang w:val="en-GB"/>
          </w:rPr>
          <w:t>-</w:t>
        </w:r>
      </w:ins>
      <w:del w:id="374" w:author="Soapbox" w:date="2021-07-16T07:53:00Z">
        <w:r w:rsidRPr="001E7A27" w:rsidDel="00576D5B">
          <w:rPr>
            <w:rFonts w:cs="Times New Roman"/>
            <w:lang w:val="en-GB"/>
          </w:rPr>
          <w:delText xml:space="preserve"> </w:delText>
        </w:r>
      </w:del>
      <w:r w:rsidRPr="001E7A27">
        <w:rPr>
          <w:rFonts w:cs="Times New Roman"/>
          <w:lang w:val="en-GB"/>
        </w:rPr>
        <w:t xml:space="preserve">quality records exist: </w:t>
      </w:r>
      <w:del w:id="375" w:author="Soapbox" w:date="2021-07-27T13:28:00Z">
        <w:r w:rsidRPr="001E7A27" w:rsidDel="00A5429D">
          <w:rPr>
            <w:rFonts w:cs="Times New Roman"/>
            <w:lang w:val="en-GB"/>
          </w:rPr>
          <w:delText>carbon dioxide (</w:delText>
        </w:r>
      </w:del>
      <w:r w:rsidRPr="001E7A27">
        <w:rPr>
          <w:rFonts w:cs="Times New Roman"/>
          <w:lang w:val="en-GB"/>
        </w:rPr>
        <w:t>CO</w:t>
      </w:r>
      <w:r w:rsidRPr="001E7A27">
        <w:rPr>
          <w:rFonts w:cs="Times New Roman"/>
          <w:vertAlign w:val="subscript"/>
          <w:lang w:val="en-GB"/>
        </w:rPr>
        <w:t>2</w:t>
      </w:r>
      <w:del w:id="376" w:author="Soapbox" w:date="2021-07-27T13:28:00Z">
        <w:r w:rsidRPr="001E7A27" w:rsidDel="00A5429D">
          <w:rPr>
            <w:rFonts w:cs="Times New Roman"/>
            <w:lang w:val="en-GB"/>
          </w:rPr>
          <w:delText>)</w:delText>
        </w:r>
      </w:del>
      <w:r w:rsidRPr="001E7A27">
        <w:rPr>
          <w:rFonts w:cs="Times New Roman"/>
          <w:lang w:val="en-GB"/>
        </w:rPr>
        <w:t xml:space="preserve">, </w:t>
      </w:r>
      <w:del w:id="377" w:author="Soapbox" w:date="2021-07-27T13:28:00Z">
        <w:r w:rsidRPr="001E7A27" w:rsidDel="00A5429D">
          <w:rPr>
            <w:rFonts w:cs="Times New Roman"/>
            <w:lang w:val="en-GB"/>
          </w:rPr>
          <w:delText>methane (</w:delText>
        </w:r>
      </w:del>
      <w:r w:rsidRPr="001E7A27">
        <w:rPr>
          <w:rFonts w:cs="Times New Roman"/>
          <w:lang w:val="en-GB"/>
        </w:rPr>
        <w:t>CH</w:t>
      </w:r>
      <w:r w:rsidRPr="001E7A27">
        <w:rPr>
          <w:rFonts w:cs="Times New Roman"/>
          <w:vertAlign w:val="subscript"/>
          <w:lang w:val="en-GB"/>
        </w:rPr>
        <w:t>4</w:t>
      </w:r>
      <w:del w:id="378" w:author="Soapbox" w:date="2021-07-27T13:28:00Z">
        <w:r w:rsidRPr="001E7A27" w:rsidDel="00A5429D">
          <w:rPr>
            <w:rFonts w:cs="Times New Roman"/>
            <w:lang w:val="en-GB"/>
          </w:rPr>
          <w:delText>)</w:delText>
        </w:r>
      </w:del>
      <w:r w:rsidRPr="001E7A27">
        <w:rPr>
          <w:rFonts w:cs="Times New Roman"/>
          <w:lang w:val="en-GB"/>
        </w:rPr>
        <w:t xml:space="preserve"> and </w:t>
      </w:r>
      <w:del w:id="379" w:author="Soapbox" w:date="2021-07-27T13:28:00Z">
        <w:r w:rsidRPr="001E7A27" w:rsidDel="00A5429D">
          <w:rPr>
            <w:rFonts w:cs="Times New Roman"/>
            <w:lang w:val="en-GB"/>
          </w:rPr>
          <w:delText>nitrous oxide (</w:delText>
        </w:r>
      </w:del>
      <w:r w:rsidRPr="001E7A27">
        <w:rPr>
          <w:rFonts w:cs="Times New Roman"/>
          <w:lang w:val="en-GB"/>
        </w:rPr>
        <w:t>N</w:t>
      </w:r>
      <w:r w:rsidRPr="001E7A27">
        <w:rPr>
          <w:rFonts w:cs="Times New Roman"/>
          <w:vertAlign w:val="subscript"/>
          <w:lang w:val="en-GB"/>
        </w:rPr>
        <w:t>2</w:t>
      </w:r>
      <w:r w:rsidRPr="001E7A27">
        <w:rPr>
          <w:rFonts w:cs="Times New Roman"/>
          <w:lang w:val="en-GB"/>
        </w:rPr>
        <w:t>O</w:t>
      </w:r>
      <w:del w:id="380" w:author="Soapbox" w:date="2021-07-27T13:28:00Z">
        <w:r w:rsidRPr="001E7A27" w:rsidDel="00A5429D">
          <w:rPr>
            <w:rFonts w:cs="Times New Roman"/>
            <w:lang w:val="en-GB"/>
          </w:rPr>
          <w:delText>)</w:delText>
        </w:r>
      </w:del>
      <w:r w:rsidRPr="001E7A27">
        <w:rPr>
          <w:rFonts w:cs="Times New Roman"/>
          <w:lang w:val="en-GB"/>
        </w:rPr>
        <w:t xml:space="preserve"> (Figure 5.</w:t>
      </w:r>
      <w:r w:rsidR="001638F0" w:rsidRPr="001E7A27">
        <w:rPr>
          <w:rFonts w:cs="Times New Roman"/>
          <w:lang w:val="en-GB"/>
        </w:rPr>
        <w:t>1</w:t>
      </w:r>
      <w:r w:rsidRPr="001E7A27">
        <w:rPr>
          <w:rFonts w:cs="Times New Roman"/>
          <w:lang w:val="en-GB"/>
        </w:rPr>
        <w:t>).</w:t>
      </w:r>
    </w:p>
    <w:p w14:paraId="7173DAD9" w14:textId="77777777" w:rsidR="00FA7D52" w:rsidRPr="001E7A27" w:rsidRDefault="00FA7D52" w:rsidP="00FA7D52">
      <w:pPr>
        <w:pStyle w:val="AR6BodyText"/>
        <w:rPr>
          <w:rFonts w:cs="Times New Roman"/>
          <w:lang w:val="en-GB"/>
        </w:rPr>
      </w:pPr>
    </w:p>
    <w:p w14:paraId="049FB4A4" w14:textId="6A5BD147" w:rsidR="00FA7D52" w:rsidRPr="001E7A27" w:rsidRDefault="00FA7D52" w:rsidP="00FA7D52">
      <w:pPr>
        <w:pStyle w:val="AR6BodyText"/>
        <w:rPr>
          <w:rFonts w:cs="Times New Roman"/>
          <w:lang w:val="en-GB"/>
        </w:rPr>
      </w:pPr>
      <w:r w:rsidRPr="001E7A27">
        <w:rPr>
          <w:rFonts w:cs="Times New Roman"/>
          <w:lang w:val="en-GB"/>
        </w:rPr>
        <w:t xml:space="preserve">Section 5.1 (this section) provides the time context on how unique current and future scenarios of GHGs atmospheric concentrations and growth rates are in the Earth’s history. It also introduces the main processes involved in </w:t>
      </w:r>
      <w:r w:rsidR="00552544" w:rsidRPr="001E7A27">
        <w:rPr>
          <w:rFonts w:cs="Times New Roman"/>
          <w:lang w:val="en-GB"/>
        </w:rPr>
        <w:t>carbon</w:t>
      </w:r>
      <w:ins w:id="381" w:author="Soapbox" w:date="2021-07-16T07:53:00Z">
        <w:r w:rsidR="00576D5B" w:rsidRPr="001E7A27">
          <w:rPr>
            <w:rFonts w:cs="Times New Roman"/>
            <w:lang w:val="en-GB"/>
          </w:rPr>
          <w:t>–</w:t>
        </w:r>
      </w:ins>
      <w:del w:id="382" w:author="Soapbox" w:date="2021-07-16T07:53:00Z">
        <w:r w:rsidRPr="001E7A27" w:rsidDel="00576D5B">
          <w:rPr>
            <w:rFonts w:cs="Times New Roman"/>
            <w:lang w:val="en-GB"/>
          </w:rPr>
          <w:delText>-</w:delText>
        </w:r>
      </w:del>
      <w:r w:rsidRPr="001E7A27">
        <w:rPr>
          <w:rFonts w:cs="Times New Roman"/>
          <w:lang w:val="en-GB"/>
        </w:rPr>
        <w:t>climate feedbacks</w:t>
      </w:r>
      <w:ins w:id="383" w:author="Soapbox" w:date="2021-07-16T08:01:00Z">
        <w:r w:rsidR="00E9361C" w:rsidRPr="001E7A27">
          <w:rPr>
            <w:rFonts w:cs="Times New Roman"/>
            <w:lang w:val="en-GB"/>
          </w:rPr>
          <w:t>,</w:t>
        </w:r>
      </w:ins>
      <w:r w:rsidRPr="001E7A27">
        <w:rPr>
          <w:rFonts w:cs="Times New Roman"/>
          <w:lang w:val="en-GB"/>
        </w:rPr>
        <w:t xml:space="preserve"> followed by an assessment of what can be learned from the paleo record towards a better understanding of contemporary and future GHGs</w:t>
      </w:r>
      <w:ins w:id="384" w:author="Soapbox" w:date="2021-07-16T08:02:00Z">
        <w:r w:rsidR="00E9361C" w:rsidRPr="001E7A27">
          <w:rPr>
            <w:rFonts w:cs="Times New Roman"/>
            <w:lang w:val="en-GB"/>
          </w:rPr>
          <w:t>–</w:t>
        </w:r>
      </w:ins>
      <w:del w:id="385" w:author="Soapbox" w:date="2021-07-16T08:01:00Z">
        <w:r w:rsidRPr="001E7A27" w:rsidDel="00E9361C">
          <w:rPr>
            <w:rFonts w:cs="Times New Roman"/>
            <w:lang w:val="en-GB"/>
          </w:rPr>
          <w:delText>-</w:delText>
        </w:r>
      </w:del>
      <w:r w:rsidRPr="001E7A27">
        <w:rPr>
          <w:rFonts w:cs="Times New Roman"/>
          <w:lang w:val="en-GB"/>
        </w:rPr>
        <w:t>climate dynamics and their response to different mitigation trajectories.</w:t>
      </w:r>
    </w:p>
    <w:p w14:paraId="7DE1AA27" w14:textId="77777777" w:rsidR="00FA7D52" w:rsidRPr="001E7A27" w:rsidRDefault="00FA7D52" w:rsidP="00FA7D52">
      <w:pPr>
        <w:pStyle w:val="AR6BodyText"/>
        <w:rPr>
          <w:rFonts w:cs="Times New Roman"/>
          <w:lang w:val="en-GB"/>
        </w:rPr>
      </w:pPr>
    </w:p>
    <w:p w14:paraId="55498B4F" w14:textId="7D442D2A" w:rsidR="00FA7D52" w:rsidRPr="001E7A27" w:rsidRDefault="00FA7D52" w:rsidP="00FA7D52">
      <w:pPr>
        <w:pStyle w:val="AR6BodyText"/>
        <w:rPr>
          <w:rFonts w:cs="Times New Roman"/>
          <w:lang w:val="en-GB"/>
        </w:rPr>
      </w:pPr>
      <w:r w:rsidRPr="001E7A27">
        <w:rPr>
          <w:rFonts w:cs="Times New Roman"/>
          <w:lang w:val="en-GB"/>
        </w:rPr>
        <w:t>Section 5.2 covers the state of the carbon cycle and other biogeochemical cycles, and global budgets of CO</w:t>
      </w:r>
      <w:r w:rsidRPr="001E7A27">
        <w:rPr>
          <w:rFonts w:cs="Times New Roman"/>
          <w:vertAlign w:val="subscript"/>
          <w:lang w:val="en-GB"/>
        </w:rPr>
        <w:t>2</w:t>
      </w:r>
      <w:r w:rsidRPr="001E7A27">
        <w:rPr>
          <w:rFonts w:cs="Times New Roman"/>
          <w:lang w:val="en-GB"/>
        </w:rPr>
        <w:t>, CH</w:t>
      </w:r>
      <w:r w:rsidRPr="001E7A27">
        <w:rPr>
          <w:rFonts w:cs="Times New Roman"/>
          <w:vertAlign w:val="subscript"/>
          <w:lang w:val="en-GB"/>
        </w:rPr>
        <w:t>4</w:t>
      </w:r>
      <w:r w:rsidRPr="001E7A27">
        <w:rPr>
          <w:rFonts w:cs="Times New Roman"/>
          <w:lang w:val="en-GB"/>
        </w:rPr>
        <w:t xml:space="preserve"> and N</w:t>
      </w:r>
      <w:r w:rsidRPr="001E7A27">
        <w:rPr>
          <w:rFonts w:cs="Times New Roman"/>
          <w:vertAlign w:val="subscript"/>
          <w:lang w:val="en-GB"/>
        </w:rPr>
        <w:t>2</w:t>
      </w:r>
      <w:r w:rsidRPr="001E7A27">
        <w:rPr>
          <w:rFonts w:cs="Times New Roman"/>
          <w:lang w:val="en-GB"/>
        </w:rPr>
        <w:t>O for the industrial era (since 1750). The section emphasi</w:t>
      </w:r>
      <w:ins w:id="386" w:author="Soapbox" w:date="2021-07-17T07:41:00Z">
        <w:r w:rsidR="00343623" w:rsidRPr="001E7A27">
          <w:rPr>
            <w:rFonts w:cs="Times New Roman"/>
            <w:lang w:val="en-GB"/>
          </w:rPr>
          <w:t>z</w:t>
        </w:r>
      </w:ins>
      <w:del w:id="387" w:author="Soapbox" w:date="2021-07-17T07:41:00Z">
        <w:r w:rsidRPr="001E7A27" w:rsidDel="00343623">
          <w:rPr>
            <w:rFonts w:cs="Times New Roman"/>
            <w:lang w:val="en-GB"/>
          </w:rPr>
          <w:delText>s</w:delText>
        </w:r>
      </w:del>
      <w:r w:rsidRPr="001E7A27">
        <w:rPr>
          <w:rFonts w:cs="Times New Roman"/>
          <w:lang w:val="en-GB"/>
        </w:rPr>
        <w:t>es the last 60-year period for which high-resolution observations are available and the most recent decade for comprehensive GHG</w:t>
      </w:r>
      <w:del w:id="388" w:author="Soapbox" w:date="2021-07-16T08:02:00Z">
        <w:r w:rsidRPr="001E7A27" w:rsidDel="000B7D1D">
          <w:rPr>
            <w:rFonts w:cs="Times New Roman"/>
            <w:lang w:val="en-GB"/>
          </w:rPr>
          <w:delText>s</w:delText>
        </w:r>
      </w:del>
      <w:r w:rsidRPr="001E7A27">
        <w:rPr>
          <w:rFonts w:cs="Times New Roman"/>
          <w:lang w:val="en-GB"/>
        </w:rPr>
        <w:t xml:space="preserve"> budgets. Significant advances have taken place since the IPCC </w:t>
      </w:r>
      <w:del w:id="389" w:author="Ian Blenkinsop" w:date="2021-07-28T12:00:00Z">
        <w:r w:rsidRPr="001E7A27" w:rsidDel="00666E40">
          <w:rPr>
            <w:rFonts w:cs="Times New Roman"/>
            <w:lang w:val="en-GB"/>
          </w:rPr>
          <w:delText xml:space="preserve">fifth </w:delText>
        </w:r>
      </w:del>
      <w:ins w:id="390" w:author="Ian Blenkinsop" w:date="2021-07-28T12:00:00Z">
        <w:r w:rsidR="00666E40" w:rsidRPr="001E7A27">
          <w:rPr>
            <w:rFonts w:cs="Times New Roman"/>
            <w:lang w:val="en-GB"/>
          </w:rPr>
          <w:t xml:space="preserve">Fifth </w:t>
        </w:r>
      </w:ins>
      <w:del w:id="391" w:author="Ian Blenkinsop" w:date="2021-07-28T12:00:00Z">
        <w:r w:rsidRPr="001E7A27" w:rsidDel="00666E40">
          <w:rPr>
            <w:rFonts w:cs="Times New Roman"/>
            <w:lang w:val="en-GB"/>
          </w:rPr>
          <w:delText xml:space="preserve">assessment </w:delText>
        </w:r>
      </w:del>
      <w:ins w:id="392" w:author="Ian Blenkinsop" w:date="2021-07-28T12:00:00Z">
        <w:r w:rsidR="00666E40" w:rsidRPr="001E7A27">
          <w:rPr>
            <w:rFonts w:cs="Times New Roman"/>
            <w:lang w:val="en-GB"/>
          </w:rPr>
          <w:t xml:space="preserve">Assessment </w:t>
        </w:r>
      </w:ins>
      <w:del w:id="393" w:author="Ian Blenkinsop" w:date="2021-07-28T12:00:00Z">
        <w:r w:rsidRPr="001E7A27" w:rsidDel="00666E40">
          <w:rPr>
            <w:rFonts w:cs="Times New Roman"/>
            <w:lang w:val="en-GB"/>
          </w:rPr>
          <w:delText xml:space="preserve">report </w:delText>
        </w:r>
      </w:del>
      <w:ins w:id="394" w:author="Ian Blenkinsop" w:date="2021-07-28T12:00:00Z">
        <w:r w:rsidR="00666E40" w:rsidRPr="001E7A27">
          <w:rPr>
            <w:rFonts w:cs="Times New Roman"/>
            <w:lang w:val="en-GB"/>
          </w:rPr>
          <w:t xml:space="preserve">Report </w:t>
        </w:r>
      </w:ins>
      <w:r w:rsidRPr="001E7A27">
        <w:rPr>
          <w:rFonts w:cs="Times New Roman"/>
          <w:lang w:val="en-GB"/>
        </w:rPr>
        <w:t>(AR5), particularly in constraining the annual</w:t>
      </w:r>
      <w:ins w:id="395" w:author="Soapbox" w:date="2021-07-16T08:02:00Z">
        <w:r w:rsidR="000B7D1D" w:rsidRPr="001E7A27">
          <w:rPr>
            <w:rFonts w:cs="Times New Roman"/>
            <w:lang w:val="en-GB"/>
          </w:rPr>
          <w:t>-</w:t>
        </w:r>
      </w:ins>
      <w:del w:id="396" w:author="Soapbox" w:date="2021-07-16T08:02:00Z">
        <w:r w:rsidRPr="001E7A27" w:rsidDel="000B7D1D">
          <w:rPr>
            <w:rFonts w:cs="Times New Roman"/>
            <w:lang w:val="en-GB"/>
          </w:rPr>
          <w:delText xml:space="preserve"> </w:delText>
        </w:r>
      </w:del>
      <w:r w:rsidRPr="001E7A27">
        <w:rPr>
          <w:rFonts w:cs="Times New Roman"/>
          <w:lang w:val="en-GB"/>
        </w:rPr>
        <w:t>to</w:t>
      </w:r>
      <w:ins w:id="397" w:author="Soapbox" w:date="2021-07-16T08:02:00Z">
        <w:r w:rsidR="000B7D1D" w:rsidRPr="001E7A27">
          <w:rPr>
            <w:rFonts w:cs="Times New Roman"/>
            <w:lang w:val="en-GB"/>
          </w:rPr>
          <w:t>-</w:t>
        </w:r>
      </w:ins>
      <w:del w:id="398" w:author="Soapbox" w:date="2021-07-16T08:02:00Z">
        <w:r w:rsidRPr="001E7A27" w:rsidDel="000B7D1D">
          <w:rPr>
            <w:rFonts w:cs="Times New Roman"/>
            <w:lang w:val="en-GB"/>
          </w:rPr>
          <w:delText xml:space="preserve"> </w:delText>
        </w:r>
      </w:del>
      <w:r w:rsidRPr="001E7A27">
        <w:rPr>
          <w:rFonts w:cs="Times New Roman"/>
          <w:lang w:val="en-GB"/>
        </w:rPr>
        <w:t xml:space="preserve">decadal variability of the ocean and land carbon sources and sinks, and in revealing </w:t>
      </w:r>
      <w:del w:id="399" w:author="Soapbox" w:date="2021-07-16T08:02:00Z">
        <w:r w:rsidRPr="001E7A27" w:rsidDel="000B7D1D">
          <w:rPr>
            <w:rFonts w:cs="Times New Roman"/>
            <w:lang w:val="en-GB"/>
          </w:rPr>
          <w:delText xml:space="preserve">about </w:delText>
        </w:r>
      </w:del>
      <w:r w:rsidRPr="001E7A27">
        <w:rPr>
          <w:rFonts w:cs="Times New Roman"/>
          <w:lang w:val="en-GB"/>
        </w:rPr>
        <w:t>the sensitivity of carbon pools to current and future climate changes. There has been an important increase in modelling capability of the three GHGs</w:t>
      </w:r>
      <w:ins w:id="400" w:author="Soapbox" w:date="2021-07-16T08:03:00Z">
        <w:r w:rsidR="000B7D1D" w:rsidRPr="001E7A27">
          <w:rPr>
            <w:rFonts w:cs="Times New Roman"/>
            <w:lang w:val="en-GB"/>
          </w:rPr>
          <w:t>,</w:t>
        </w:r>
      </w:ins>
      <w:r w:rsidRPr="001E7A27">
        <w:rPr>
          <w:rFonts w:cs="Times New Roman"/>
          <w:lang w:val="en-GB"/>
        </w:rPr>
        <w:t xml:space="preserve"> </w:t>
      </w:r>
      <w:del w:id="401" w:author="Soapbox" w:date="2021-07-16T08:03:00Z">
        <w:r w:rsidRPr="001E7A27" w:rsidDel="000B7D1D">
          <w:rPr>
            <w:rFonts w:cs="Times New Roman"/>
            <w:lang w:val="en-GB"/>
          </w:rPr>
          <w:delText xml:space="preserve">both </w:delText>
        </w:r>
      </w:del>
      <w:r w:rsidRPr="001E7A27">
        <w:rPr>
          <w:rFonts w:cs="Times New Roman"/>
          <w:lang w:val="en-GB"/>
        </w:rPr>
        <w:t xml:space="preserve">for land and oceans, atmospheric and ocean observations, and remote sensing products that </w:t>
      </w:r>
      <w:commentRangeStart w:id="402"/>
      <w:del w:id="403" w:author="Soapbox" w:date="2021-07-16T08:03:00Z">
        <w:r w:rsidRPr="001E7A27" w:rsidDel="000B7D1D">
          <w:rPr>
            <w:rFonts w:cs="Times New Roman"/>
            <w:lang w:val="en-GB"/>
          </w:rPr>
          <w:delText xml:space="preserve">has </w:delText>
        </w:r>
      </w:del>
      <w:ins w:id="404" w:author="Soapbox" w:date="2021-07-16T08:03:00Z">
        <w:r w:rsidR="000B7D1D" w:rsidRPr="001E7A27">
          <w:rPr>
            <w:rFonts w:cs="Times New Roman"/>
            <w:lang w:val="en-GB"/>
          </w:rPr>
          <w:t xml:space="preserve">have </w:t>
        </w:r>
      </w:ins>
      <w:r w:rsidRPr="001E7A27">
        <w:rPr>
          <w:rFonts w:cs="Times New Roman"/>
          <w:lang w:val="en-GB"/>
        </w:rPr>
        <w:t xml:space="preserve">enabled </w:t>
      </w:r>
      <w:commentRangeEnd w:id="402"/>
      <w:r w:rsidR="000B7D1D" w:rsidRPr="001E7A27">
        <w:rPr>
          <w:rStyle w:val="CommentReference"/>
          <w:lang w:val="en-GB"/>
        </w:rPr>
        <w:commentReference w:id="402"/>
      </w:r>
      <w:ins w:id="405" w:author="Soapbox" w:date="2021-07-16T08:05:00Z">
        <w:r w:rsidR="007776CA" w:rsidRPr="001E7A27">
          <w:rPr>
            <w:rFonts w:cs="Times New Roman"/>
            <w:lang w:val="en-GB"/>
          </w:rPr>
          <w:t xml:space="preserve">researchers </w:t>
        </w:r>
      </w:ins>
      <w:r w:rsidRPr="001E7A27">
        <w:rPr>
          <w:rFonts w:cs="Times New Roman"/>
          <w:lang w:val="en-GB"/>
        </w:rPr>
        <w:t>to constrain the causes of the observed trends and variability.</w:t>
      </w:r>
    </w:p>
    <w:p w14:paraId="01723A55" w14:textId="77777777" w:rsidR="00FA7D52" w:rsidRPr="001E7A27" w:rsidRDefault="00FA7D52" w:rsidP="00FA7D52">
      <w:pPr>
        <w:pStyle w:val="AR6BodyText"/>
        <w:rPr>
          <w:rFonts w:cs="Times New Roman"/>
          <w:lang w:val="en-GB"/>
        </w:rPr>
      </w:pPr>
    </w:p>
    <w:p w14:paraId="1634802F" w14:textId="3FCDCABD" w:rsidR="00FA7D52" w:rsidRPr="001E7A27" w:rsidRDefault="00FA7D52" w:rsidP="00FA7D52">
      <w:pPr>
        <w:pStyle w:val="AR6BodyText"/>
        <w:rPr>
          <w:rFonts w:cs="Times New Roman"/>
          <w:lang w:val="en-GB"/>
        </w:rPr>
      </w:pPr>
      <w:r w:rsidRPr="001E7A27">
        <w:rPr>
          <w:rFonts w:cs="Times New Roman"/>
          <w:lang w:val="en-GB"/>
        </w:rPr>
        <w:t xml:space="preserve">Section 5.3 </w:t>
      </w:r>
      <w:r w:rsidR="00E274BE" w:rsidRPr="001E7A27">
        <w:rPr>
          <w:rFonts w:cs="Times New Roman"/>
          <w:lang w:val="en-GB"/>
        </w:rPr>
        <w:t xml:space="preserve">builds on </w:t>
      </w:r>
      <w:ins w:id="406" w:author="Soapbox" w:date="2021-07-16T08:06:00Z">
        <w:r w:rsidR="007776CA" w:rsidRPr="001E7A27">
          <w:rPr>
            <w:lang w:val="en-GB"/>
          </w:rPr>
          <w:t xml:space="preserve">Special Report on the Ocean and Cryosphere </w:t>
        </w:r>
      </w:ins>
      <w:ins w:id="407" w:author="Soapbox" w:date="2021-07-16T08:07:00Z">
        <w:r w:rsidR="007776CA" w:rsidRPr="001E7A27">
          <w:rPr>
            <w:lang w:val="en-GB"/>
          </w:rPr>
          <w:t>(</w:t>
        </w:r>
      </w:ins>
      <w:r w:rsidR="00E274BE" w:rsidRPr="001E7A27">
        <w:rPr>
          <w:rFonts w:cs="Times New Roman"/>
          <w:lang w:val="en-GB"/>
        </w:rPr>
        <w:t>SROCC</w:t>
      </w:r>
      <w:ins w:id="408" w:author="Soapbox" w:date="2021-07-16T08:07:00Z">
        <w:r w:rsidR="007776CA" w:rsidRPr="001E7A27">
          <w:rPr>
            <w:rFonts w:cs="Times New Roman"/>
            <w:lang w:val="en-GB"/>
          </w:rPr>
          <w:t>)</w:t>
        </w:r>
      </w:ins>
      <w:r w:rsidR="00E274BE" w:rsidRPr="001E7A27">
        <w:rPr>
          <w:rFonts w:cs="Times New Roman"/>
          <w:lang w:val="en-GB"/>
        </w:rPr>
        <w:t xml:space="preserve"> </w:t>
      </w:r>
      <w:r w:rsidRPr="001E7A27">
        <w:rPr>
          <w:rFonts w:cs="Times New Roman"/>
          <w:lang w:val="en-GB"/>
        </w:rPr>
        <w:t>cover</w:t>
      </w:r>
      <w:r w:rsidR="00E274BE" w:rsidRPr="001E7A27">
        <w:rPr>
          <w:rFonts w:cs="Times New Roman"/>
          <w:lang w:val="en-GB"/>
        </w:rPr>
        <w:t>ing</w:t>
      </w:r>
      <w:r w:rsidRPr="001E7A27">
        <w:rPr>
          <w:rFonts w:cs="Times New Roman"/>
          <w:lang w:val="en-GB"/>
        </w:rPr>
        <w:t xml:space="preserve"> the change in ocean acidification due to oceanic CO</w:t>
      </w:r>
      <w:r w:rsidRPr="001E7A27">
        <w:rPr>
          <w:rFonts w:cs="Times New Roman"/>
          <w:vertAlign w:val="subscript"/>
          <w:lang w:val="en-GB"/>
        </w:rPr>
        <w:t>2</w:t>
      </w:r>
      <w:r w:rsidRPr="001E7A27">
        <w:rPr>
          <w:rFonts w:cs="Times New Roman"/>
          <w:lang w:val="en-GB"/>
        </w:rPr>
        <w:t xml:space="preserve"> uptake across the paleo, historical </w:t>
      </w:r>
      <w:r w:rsidR="00E274BE" w:rsidRPr="001E7A27">
        <w:rPr>
          <w:rFonts w:cs="Times New Roman"/>
          <w:lang w:val="en-GB"/>
        </w:rPr>
        <w:t xml:space="preserve">periods </w:t>
      </w:r>
      <w:r w:rsidRPr="001E7A27">
        <w:rPr>
          <w:rFonts w:cs="Times New Roman"/>
          <w:lang w:val="en-GB"/>
        </w:rPr>
        <w:t xml:space="preserve">and future </w:t>
      </w:r>
      <w:r w:rsidR="00E274BE" w:rsidRPr="001E7A27">
        <w:rPr>
          <w:rFonts w:cs="Times New Roman"/>
          <w:lang w:val="en-GB"/>
        </w:rPr>
        <w:t xml:space="preserve">projections using </w:t>
      </w:r>
      <w:ins w:id="409" w:author="Soapbox" w:date="2021-07-20T05:05:00Z">
        <w:r w:rsidR="00095BA6" w:rsidRPr="001E7A27">
          <w:rPr>
            <w:rFonts w:cs="Times New Roman"/>
            <w:lang w:val="en-GB"/>
          </w:rPr>
          <w:t>Coupled Model Intercomparison Project Phase 6 (</w:t>
        </w:r>
      </w:ins>
      <w:r w:rsidR="00E274BE" w:rsidRPr="001E7A27">
        <w:rPr>
          <w:rFonts w:cs="Times New Roman"/>
          <w:lang w:val="en-GB"/>
        </w:rPr>
        <w:t>CMIP6</w:t>
      </w:r>
      <w:ins w:id="410" w:author="Soapbox" w:date="2021-07-20T05:05:00Z">
        <w:r w:rsidR="00095BA6" w:rsidRPr="001E7A27">
          <w:rPr>
            <w:rFonts w:cs="Times New Roman"/>
            <w:lang w:val="en-GB"/>
          </w:rPr>
          <w:t>)</w:t>
        </w:r>
      </w:ins>
      <w:r w:rsidRPr="001E7A27">
        <w:rPr>
          <w:rFonts w:cs="Times New Roman"/>
          <w:lang w:val="en-GB"/>
        </w:rPr>
        <w:t xml:space="preserve">, with consequences for marine life (assessed in </w:t>
      </w:r>
      <w:ins w:id="411" w:author="Ian Blenkinsop" w:date="2021-07-28T12:00:00Z">
        <w:r w:rsidR="00666E40" w:rsidRPr="001E7A27">
          <w:rPr>
            <w:rFonts w:cs="Times New Roman"/>
            <w:lang w:val="en-GB"/>
          </w:rPr>
          <w:t xml:space="preserve">the </w:t>
        </w:r>
      </w:ins>
      <w:del w:id="412" w:author="Ian Blenkinsop" w:date="2021-07-28T11:59:00Z">
        <w:r w:rsidRPr="001E7A27" w:rsidDel="00666E40">
          <w:rPr>
            <w:rFonts w:cs="Times New Roman"/>
            <w:lang w:val="en-GB"/>
          </w:rPr>
          <w:delText xml:space="preserve">sixth </w:delText>
        </w:r>
      </w:del>
      <w:ins w:id="413" w:author="Ian Blenkinsop" w:date="2021-07-28T11:59:00Z">
        <w:r w:rsidR="00666E40" w:rsidRPr="001E7A27">
          <w:rPr>
            <w:rFonts w:cs="Times New Roman"/>
            <w:lang w:val="en-GB"/>
          </w:rPr>
          <w:t xml:space="preserve">Sixth </w:t>
        </w:r>
      </w:ins>
      <w:del w:id="414" w:author="Ian Blenkinsop" w:date="2021-07-28T11:59:00Z">
        <w:r w:rsidRPr="001E7A27" w:rsidDel="00666E40">
          <w:rPr>
            <w:rFonts w:cs="Times New Roman"/>
            <w:lang w:val="en-GB"/>
          </w:rPr>
          <w:delText xml:space="preserve">assessment </w:delText>
        </w:r>
      </w:del>
      <w:ins w:id="415" w:author="Ian Blenkinsop" w:date="2021-07-28T11:59:00Z">
        <w:r w:rsidR="00666E40" w:rsidRPr="001E7A27">
          <w:rPr>
            <w:rFonts w:cs="Times New Roman"/>
            <w:lang w:val="en-GB"/>
          </w:rPr>
          <w:t xml:space="preserve">Assessment </w:t>
        </w:r>
      </w:ins>
      <w:del w:id="416" w:author="Ian Blenkinsop" w:date="2021-07-28T11:59:00Z">
        <w:r w:rsidRPr="001E7A27" w:rsidDel="00666E40">
          <w:rPr>
            <w:rFonts w:cs="Times New Roman"/>
            <w:lang w:val="en-GB"/>
          </w:rPr>
          <w:delText xml:space="preserve">report </w:delText>
        </w:r>
      </w:del>
      <w:ins w:id="417" w:author="Ian Blenkinsop" w:date="2021-07-28T11:59:00Z">
        <w:r w:rsidR="00666E40" w:rsidRPr="001E7A27">
          <w:rPr>
            <w:rFonts w:cs="Times New Roman"/>
            <w:lang w:val="en-GB"/>
          </w:rPr>
          <w:t>Report</w:t>
        </w:r>
      </w:ins>
      <w:ins w:id="418" w:author="Ian Blenkinsop" w:date="2021-07-28T12:00:00Z">
        <w:r w:rsidR="00666E40" w:rsidRPr="001E7A27">
          <w:rPr>
            <w:rFonts w:cs="Times New Roman"/>
            <w:lang w:val="en-GB"/>
          </w:rPr>
          <w:t xml:space="preserve"> </w:t>
        </w:r>
      </w:ins>
      <w:del w:id="419" w:author="Ian Blenkinsop" w:date="2021-07-28T11:59:00Z">
        <w:r w:rsidRPr="001E7A27" w:rsidDel="00666E40">
          <w:rPr>
            <w:rFonts w:cs="Times New Roman"/>
            <w:lang w:val="en-GB"/>
          </w:rPr>
          <w:delText xml:space="preserve">(AR6) working </w:delText>
        </w:r>
      </w:del>
      <w:ins w:id="420" w:author="Ian Blenkinsop" w:date="2021-07-28T11:59:00Z">
        <w:r w:rsidR="00666E40" w:rsidRPr="001E7A27">
          <w:rPr>
            <w:rFonts w:cs="Times New Roman"/>
            <w:lang w:val="en-GB"/>
          </w:rPr>
          <w:t>Working</w:t>
        </w:r>
      </w:ins>
      <w:ins w:id="421" w:author="Ian Blenkinsop" w:date="2021-07-28T12:00:00Z">
        <w:r w:rsidR="00666E40" w:rsidRPr="001E7A27">
          <w:rPr>
            <w:rFonts w:cs="Times New Roman"/>
            <w:lang w:val="en-GB"/>
          </w:rPr>
          <w:t xml:space="preserve"> Group II</w:t>
        </w:r>
      </w:ins>
      <w:del w:id="422" w:author="Ian Blenkinsop" w:date="2021-07-28T12:00:00Z">
        <w:r w:rsidRPr="001E7A27" w:rsidDel="00666E40">
          <w:rPr>
            <w:rFonts w:cs="Times New Roman"/>
            <w:lang w:val="en-GB"/>
          </w:rPr>
          <w:delText>group II (</w:delText>
        </w:r>
      </w:del>
      <w:ins w:id="423" w:author="Ian Blenkinsop" w:date="2021-07-28T12:00:00Z">
        <w:r w:rsidR="00666E40" w:rsidRPr="001E7A27">
          <w:rPr>
            <w:rFonts w:cs="Times New Roman"/>
            <w:lang w:val="en-GB"/>
          </w:rPr>
          <w:t xml:space="preserve">, AR6 </w:t>
        </w:r>
      </w:ins>
      <w:r w:rsidRPr="001E7A27">
        <w:rPr>
          <w:rFonts w:cs="Times New Roman"/>
          <w:lang w:val="en-GB"/>
        </w:rPr>
        <w:t>WGII)</w:t>
      </w:r>
      <w:del w:id="424" w:author="Ian Blenkinsop" w:date="2021-07-28T12:00:00Z">
        <w:r w:rsidRPr="001E7A27" w:rsidDel="00666E40">
          <w:rPr>
            <w:rFonts w:cs="Times New Roman"/>
            <w:lang w:val="en-GB"/>
          </w:rPr>
          <w:delText>)</w:delText>
        </w:r>
      </w:del>
      <w:r w:rsidRPr="001E7A27">
        <w:rPr>
          <w:rFonts w:cs="Times New Roman"/>
          <w:lang w:val="en-GB"/>
        </w:rPr>
        <w:t xml:space="preserve"> and biogeochemical cycles. The section also assesses changes in </w:t>
      </w:r>
      <w:r w:rsidR="00E112C2" w:rsidRPr="001E7A27">
        <w:rPr>
          <w:rFonts w:cs="Times New Roman"/>
          <w:lang w:val="en-GB"/>
        </w:rPr>
        <w:t>deoxygenation</w:t>
      </w:r>
      <w:r w:rsidRPr="001E7A27">
        <w:rPr>
          <w:rFonts w:cs="Times New Roman"/>
          <w:lang w:val="en-GB"/>
        </w:rPr>
        <w:t xml:space="preserve"> of the oceans due to warming, increased stratification of the surface ocean</w:t>
      </w:r>
      <w:ins w:id="425" w:author="Soapbox" w:date="2021-07-16T08:10:00Z">
        <w:r w:rsidR="007776CA" w:rsidRPr="001E7A27">
          <w:rPr>
            <w:rFonts w:cs="Times New Roman"/>
            <w:lang w:val="en-GB"/>
          </w:rPr>
          <w:t>,</w:t>
        </w:r>
      </w:ins>
      <w:r w:rsidRPr="001E7A27">
        <w:rPr>
          <w:rFonts w:cs="Times New Roman"/>
          <w:lang w:val="en-GB"/>
        </w:rPr>
        <w:t xml:space="preserve"> and slowing of the meridional overturning circulation. </w:t>
      </w:r>
    </w:p>
    <w:p w14:paraId="7726527B" w14:textId="77777777" w:rsidR="00FA7D52" w:rsidRPr="001E7A27" w:rsidRDefault="00FA7D52" w:rsidP="00FA7D52">
      <w:pPr>
        <w:pStyle w:val="AR6BodyText"/>
        <w:rPr>
          <w:rFonts w:cs="Times New Roman"/>
          <w:lang w:val="en-GB"/>
        </w:rPr>
      </w:pPr>
    </w:p>
    <w:p w14:paraId="14372200" w14:textId="12EFC01C" w:rsidR="00FA7D52" w:rsidRPr="001E7A27" w:rsidRDefault="00FA7D52" w:rsidP="00FA7D52">
      <w:pPr>
        <w:pStyle w:val="AR6BodyText"/>
        <w:rPr>
          <w:rFonts w:cs="Times New Roman"/>
          <w:lang w:val="en-GB"/>
        </w:rPr>
      </w:pPr>
      <w:r w:rsidRPr="001E7A27">
        <w:rPr>
          <w:rFonts w:cs="Times New Roman"/>
          <w:lang w:val="en-GB"/>
        </w:rPr>
        <w:t>Section 5.4 covers the future projections of biogeochemical cycles and their feedbacks to the climate system fully utili</w:t>
      </w:r>
      <w:ins w:id="426" w:author="Soapbox" w:date="2021-07-26T07:08:00Z">
        <w:r w:rsidR="00514486" w:rsidRPr="001E7A27">
          <w:rPr>
            <w:rFonts w:cs="Times New Roman"/>
            <w:lang w:val="en-GB"/>
          </w:rPr>
          <w:t>z</w:t>
        </w:r>
      </w:ins>
      <w:del w:id="427" w:author="Soapbox" w:date="2021-07-26T07:08:00Z">
        <w:r w:rsidRPr="001E7A27" w:rsidDel="00514486">
          <w:rPr>
            <w:rFonts w:cs="Times New Roman"/>
            <w:lang w:val="en-GB"/>
          </w:rPr>
          <w:delText>s</w:delText>
        </w:r>
      </w:del>
      <w:r w:rsidRPr="001E7A27">
        <w:rPr>
          <w:rFonts w:cs="Times New Roman"/>
          <w:lang w:val="en-GB"/>
        </w:rPr>
        <w:t xml:space="preserve">ing the database </w:t>
      </w:r>
      <w:r w:rsidR="00545569" w:rsidRPr="001E7A27">
        <w:rPr>
          <w:rFonts w:cs="Times New Roman"/>
          <w:lang w:val="en-GB"/>
        </w:rPr>
        <w:t xml:space="preserve">of </w:t>
      </w:r>
      <w:r w:rsidRPr="001E7A27">
        <w:rPr>
          <w:rFonts w:cs="Times New Roman"/>
          <w:lang w:val="en-GB"/>
        </w:rPr>
        <w:t xml:space="preserve">the </w:t>
      </w:r>
      <w:r w:rsidR="002C7E12" w:rsidRPr="001E7A27">
        <w:rPr>
          <w:rFonts w:cs="Times New Roman"/>
          <w:lang w:val="en-GB"/>
        </w:rPr>
        <w:t xml:space="preserve">concentration-driven </w:t>
      </w:r>
      <w:del w:id="428" w:author="Soapbox" w:date="2021-07-20T05:04:00Z">
        <w:r w:rsidRPr="001E7A27" w:rsidDel="00095BA6">
          <w:rPr>
            <w:rFonts w:cs="Times New Roman"/>
            <w:lang w:val="en-GB"/>
          </w:rPr>
          <w:delText>c</w:delText>
        </w:r>
      </w:del>
      <w:del w:id="429" w:author="Soapbox" w:date="2021-07-20T05:05:00Z">
        <w:r w:rsidRPr="001E7A27" w:rsidDel="00095BA6">
          <w:rPr>
            <w:rFonts w:cs="Times New Roman"/>
            <w:lang w:val="en-GB"/>
          </w:rPr>
          <w:delText>oupled model intercomparison project phase 6 (</w:delText>
        </w:r>
      </w:del>
      <w:r w:rsidRPr="001E7A27">
        <w:rPr>
          <w:rFonts w:cs="Times New Roman"/>
          <w:lang w:val="en-GB"/>
        </w:rPr>
        <w:t>CMIP6</w:t>
      </w:r>
      <w:del w:id="430" w:author="Soapbox" w:date="2021-07-20T05:05:00Z">
        <w:r w:rsidRPr="001E7A27" w:rsidDel="00095BA6">
          <w:rPr>
            <w:rFonts w:cs="Times New Roman"/>
            <w:lang w:val="en-GB"/>
          </w:rPr>
          <w:delText>)</w:delText>
        </w:r>
      </w:del>
      <w:r w:rsidRPr="001E7A27">
        <w:rPr>
          <w:rFonts w:cs="Times New Roman"/>
          <w:lang w:val="en-GB"/>
        </w:rPr>
        <w:t>. Since AR5, Earth system models</w:t>
      </w:r>
      <w:r w:rsidR="00790462" w:rsidRPr="001E7A27">
        <w:rPr>
          <w:rFonts w:cs="Times New Roman"/>
          <w:lang w:val="en-GB"/>
        </w:rPr>
        <w:t xml:space="preserve"> (ESMs)</w:t>
      </w:r>
      <w:r w:rsidRPr="001E7A27">
        <w:rPr>
          <w:rFonts w:cs="Times New Roman"/>
          <w:lang w:val="en-GB"/>
        </w:rPr>
        <w:t xml:space="preserve"> have made progress towards including more complex </w:t>
      </w:r>
      <w:r w:rsidRPr="001E7A27">
        <w:rPr>
          <w:rFonts w:cs="Times New Roman"/>
          <w:lang w:val="en-GB"/>
        </w:rPr>
        <w:lastRenderedPageBreak/>
        <w:t>carbon cycle and associated biogeochemical processes that enable exploring a range of possible future carbon</w:t>
      </w:r>
      <w:ins w:id="431" w:author="Soapbox" w:date="2021-07-16T07:54:00Z">
        <w:r w:rsidR="00576D5B" w:rsidRPr="001E7A27">
          <w:rPr>
            <w:rFonts w:cs="Times New Roman"/>
            <w:lang w:val="en-GB"/>
          </w:rPr>
          <w:t>–</w:t>
        </w:r>
      </w:ins>
      <w:del w:id="432" w:author="Soapbox" w:date="2021-07-16T07:54:00Z">
        <w:r w:rsidRPr="001E7A27" w:rsidDel="00576D5B">
          <w:rPr>
            <w:rFonts w:cs="Times New Roman"/>
            <w:lang w:val="en-GB"/>
          </w:rPr>
          <w:delText>-</w:delText>
        </w:r>
      </w:del>
      <w:r w:rsidRPr="001E7A27">
        <w:rPr>
          <w:rFonts w:cs="Times New Roman"/>
          <w:lang w:val="en-GB"/>
        </w:rPr>
        <w:t xml:space="preserve">climate feedbacks and their </w:t>
      </w:r>
      <w:r w:rsidR="00502AAB" w:rsidRPr="001E7A27">
        <w:rPr>
          <w:rFonts w:cs="Times New Roman"/>
          <w:lang w:val="en-GB"/>
        </w:rPr>
        <w:t>influences on</w:t>
      </w:r>
      <w:r w:rsidRPr="001E7A27">
        <w:rPr>
          <w:rFonts w:cs="Times New Roman"/>
          <w:lang w:val="en-GB"/>
        </w:rPr>
        <w:t xml:space="preserve"> the climate system. The section addresses uncertainties and limits of our models to predict future dynamics for GHG emissions trajectories, as well as new understanding on processes involved in carbon</w:t>
      </w:r>
      <w:ins w:id="433" w:author="Soapbox" w:date="2021-07-16T07:54:00Z">
        <w:r w:rsidR="00576D5B" w:rsidRPr="001E7A27">
          <w:rPr>
            <w:rFonts w:cs="Times New Roman"/>
            <w:lang w:val="en-GB"/>
          </w:rPr>
          <w:t>–</w:t>
        </w:r>
      </w:ins>
      <w:del w:id="434" w:author="Soapbox" w:date="2021-07-16T07:54:00Z">
        <w:r w:rsidRPr="001E7A27" w:rsidDel="00576D5B">
          <w:rPr>
            <w:rFonts w:cs="Times New Roman"/>
            <w:lang w:val="en-GB"/>
          </w:rPr>
          <w:delText>-</w:delText>
        </w:r>
      </w:del>
      <w:r w:rsidRPr="001E7A27">
        <w:rPr>
          <w:rFonts w:cs="Times New Roman"/>
          <w:lang w:val="en-GB"/>
        </w:rPr>
        <w:t xml:space="preserve">climate feedbacks and the possibility for rapid and abrupt changes brought by non-linear dynamics. </w:t>
      </w:r>
    </w:p>
    <w:p w14:paraId="222005AF" w14:textId="77777777" w:rsidR="00FA7D52" w:rsidRPr="001E7A27" w:rsidRDefault="00FA7D52" w:rsidP="00FA7D52">
      <w:pPr>
        <w:pStyle w:val="AR6BodyText"/>
        <w:rPr>
          <w:rFonts w:cs="Times New Roman"/>
          <w:lang w:val="en-GB"/>
        </w:rPr>
      </w:pPr>
    </w:p>
    <w:p w14:paraId="4186E071" w14:textId="3CC80FF8" w:rsidR="00FA7D52" w:rsidRPr="001E7A27" w:rsidRDefault="00FA7D52" w:rsidP="00FA7D52">
      <w:pPr>
        <w:pStyle w:val="AR6BodyText"/>
        <w:rPr>
          <w:rFonts w:cs="Times New Roman"/>
          <w:lang w:val="en-GB"/>
        </w:rPr>
      </w:pPr>
      <w:r w:rsidRPr="001E7A27">
        <w:rPr>
          <w:rFonts w:cs="Times New Roman"/>
          <w:lang w:val="en-GB"/>
        </w:rPr>
        <w:t>Section 5.5 covers the development of the total and remaining carbon budgets to climate stabili</w:t>
      </w:r>
      <w:ins w:id="435" w:author="Soapbox" w:date="2021-07-17T06:29:00Z">
        <w:r w:rsidR="0089224C" w:rsidRPr="001E7A27">
          <w:rPr>
            <w:rFonts w:cs="Times New Roman"/>
            <w:lang w:val="en-GB"/>
          </w:rPr>
          <w:t>z</w:t>
        </w:r>
      </w:ins>
      <w:del w:id="436" w:author="Soapbox" w:date="2021-07-17T06:29:00Z">
        <w:r w:rsidRPr="001E7A27" w:rsidDel="0089224C">
          <w:rPr>
            <w:rFonts w:cs="Times New Roman"/>
            <w:lang w:val="en-GB"/>
          </w:rPr>
          <w:delText>s</w:delText>
        </w:r>
      </w:del>
      <w:r w:rsidRPr="001E7A27">
        <w:rPr>
          <w:rFonts w:cs="Times New Roman"/>
          <w:lang w:val="en-GB"/>
        </w:rPr>
        <w:t>ation targets and the associated transient climate response to cumulative CO</w:t>
      </w:r>
      <w:r w:rsidRPr="001E7A27">
        <w:rPr>
          <w:rFonts w:cs="Times New Roman"/>
          <w:vertAlign w:val="subscript"/>
          <w:lang w:val="en-GB"/>
        </w:rPr>
        <w:t>2</w:t>
      </w:r>
      <w:r w:rsidRPr="001E7A27">
        <w:rPr>
          <w:rFonts w:cs="Times New Roman"/>
          <w:lang w:val="en-GB"/>
        </w:rPr>
        <w:t xml:space="preserve"> emissions. The section shows the progress made since </w:t>
      </w:r>
      <w:del w:id="437" w:author="Ian Blenkinsop" w:date="2021-07-14T10:52:00Z">
        <w:r w:rsidRPr="001E7A27" w:rsidDel="007C638E">
          <w:rPr>
            <w:rFonts w:cs="Times New Roman"/>
            <w:lang w:val="en-GB"/>
          </w:rPr>
          <w:delText xml:space="preserve">the </w:delText>
        </w:r>
      </w:del>
      <w:r w:rsidRPr="001E7A27">
        <w:rPr>
          <w:rFonts w:cs="Times New Roman"/>
          <w:lang w:val="en-GB"/>
        </w:rPr>
        <w:t xml:space="preserve">AR5 </w:t>
      </w:r>
      <w:r w:rsidR="00FC0ABA" w:rsidRPr="001E7A27">
        <w:rPr>
          <w:rFonts w:cs="Times New Roman"/>
          <w:lang w:val="en-GB"/>
        </w:rPr>
        <w:t xml:space="preserve"> </w:t>
      </w:r>
      <w:r w:rsidR="00FC0ABA" w:rsidRPr="001E7A27">
        <w:rPr>
          <w:rFonts w:cs="Times New Roman"/>
          <w:lang w:val="en-GB"/>
        </w:rPr>
        <w:fldChar w:fldCharType="begin" w:fldLock="1"/>
      </w:r>
      <w:r w:rsidR="00747167" w:rsidRPr="001E7A27">
        <w:rPr>
          <w:rFonts w:cs="Times New Roman"/>
          <w:lang w:val="en-GB"/>
        </w:rPr>
        <w:instrText>ADDIN CSL_CITATION { "citationItems" : [ { "id" : "ITEM-1", "itemData" : { "DOI" : "10.1017/CBO9781107415324.004", "ISBN" : "110705799X 9781107057999 110766182X 9781107661820", "ISSN" : "&lt;null&gt;", "PMID" : "17429376",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"L7513", "given" : "", "non-dropping-particle" : "", "parse-names" : false, "suffix" : "" } ], "type" : "report" }, "uris" : [ "http://www.mendeley.com/documents/?uuid=5e55a70e-5048-4cf2-b427-5e7786209844" ] } ], "mendeley" : { "formattedCitation" : "(IPCC, 2013a)", "plainTextFormattedCitation" : "(IPCC, 2013a)", "previouslyFormattedCitation" : "(IPCC, 2013a)" }, "properties" : { "noteIndex" : 0 }, "schema" : "https://github.com/citation-style-language/schema/raw/master/csl-citation.json" }</w:instrText>
      </w:r>
      <w:r w:rsidR="00FC0ABA" w:rsidRPr="001E7A27">
        <w:rPr>
          <w:rFonts w:cs="Times New Roman"/>
          <w:lang w:val="en-GB"/>
        </w:rPr>
        <w:fldChar w:fldCharType="separate"/>
      </w:r>
      <w:r w:rsidR="00025FA2" w:rsidRPr="001E7A27">
        <w:rPr>
          <w:rFonts w:cs="Times New Roman"/>
          <w:noProof/>
          <w:lang w:val="en-GB"/>
        </w:rPr>
        <w:t>(IPCC, 2013a)</w:t>
      </w:r>
      <w:r w:rsidR="00FC0ABA" w:rsidRPr="001E7A27">
        <w:rPr>
          <w:rFonts w:cs="Times New Roman"/>
          <w:lang w:val="en-GB"/>
        </w:rPr>
        <w:fldChar w:fldCharType="end"/>
      </w:r>
      <w:r w:rsidR="00FC0ABA" w:rsidRPr="001E7A27">
        <w:rPr>
          <w:rFonts w:cs="Times New Roman"/>
          <w:lang w:val="en-GB"/>
        </w:rPr>
        <w:t xml:space="preserve"> </w:t>
      </w:r>
      <w:r w:rsidRPr="001E7A27">
        <w:rPr>
          <w:rFonts w:cs="Times New Roman"/>
          <w:lang w:val="en-GB"/>
        </w:rPr>
        <w:t xml:space="preserve">and the </w:t>
      </w:r>
      <w:del w:id="438" w:author="Ian Blenkinsop" w:date="2021-07-28T12:01:00Z">
        <w:r w:rsidRPr="001E7A27" w:rsidDel="00666E40">
          <w:rPr>
            <w:rFonts w:cs="Times New Roman"/>
            <w:lang w:val="en-GB"/>
          </w:rPr>
          <w:delText xml:space="preserve">1.5°C </w:delText>
        </w:r>
      </w:del>
      <w:r w:rsidRPr="001E7A27">
        <w:rPr>
          <w:rFonts w:cs="Times New Roman"/>
          <w:lang w:val="en-GB"/>
        </w:rPr>
        <w:t>Special Report</w:t>
      </w:r>
      <w:ins w:id="439" w:author="Ian Blenkinsop" w:date="2021-07-28T12:01:00Z">
        <w:r w:rsidR="00666E40" w:rsidRPr="001E7A27">
          <w:rPr>
            <w:rFonts w:cs="Times New Roman"/>
            <w:lang w:val="en-GB"/>
          </w:rPr>
          <w:t xml:space="preserve"> on Global Warming of </w:t>
        </w:r>
      </w:ins>
      <w:del w:id="440" w:author="Ian Blenkinsop" w:date="2021-07-28T12:01:00Z">
        <w:r w:rsidRPr="001E7A27" w:rsidDel="00666E40">
          <w:rPr>
            <w:rFonts w:cs="Times New Roman"/>
            <w:lang w:val="en-GB"/>
          </w:rPr>
          <w:delText xml:space="preserve"> </w:delText>
        </w:r>
      </w:del>
      <w:ins w:id="441" w:author="Ian Blenkinsop" w:date="2021-07-28T12:01:00Z">
        <w:r w:rsidR="00666E40" w:rsidRPr="001E7A27">
          <w:rPr>
            <w:rFonts w:cs="Times New Roman"/>
            <w:lang w:val="en-GB"/>
          </w:rPr>
          <w:t xml:space="preserve">1.5°C </w:t>
        </w:r>
      </w:ins>
      <w:commentRangeStart w:id="442"/>
      <w:r w:rsidRPr="001E7A27">
        <w:rPr>
          <w:rFonts w:cs="Times New Roman"/>
          <w:lang w:val="en-GB"/>
        </w:rPr>
        <w:fldChar w:fldCharType="begin" w:fldLock="1"/>
      </w:r>
      <w:r w:rsidR="00747167" w:rsidRPr="001E7A27">
        <w:rPr>
          <w:rFonts w:cs="Times New Roman"/>
          <w:lang w:val="en-GB"/>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"L4691", "given" : "Rt12", "non-dropping-particle" : "", "parse-names" : false, "suffix" : "" } ], "type" : "report" }, "uris" : [ "http://www.mendeley.com/documents/?uuid=68c1f8da-329a-4eb0-a837-23187eb3a114" ] } ], "mendeley" : { "formattedCitation" : "(IPCC, 2018a)", "plainTextFormattedCitation" : "(IPCC, 2018a)", "previouslyFormattedCitation" : "(IPCC, 2018a)"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(IPCC, 2018a)</w:t>
      </w:r>
      <w:r w:rsidRPr="001E7A27">
        <w:rPr>
          <w:rFonts w:cs="Times New Roman"/>
          <w:lang w:val="en-GB"/>
        </w:rPr>
        <w:fldChar w:fldCharType="end"/>
      </w:r>
      <w:commentRangeEnd w:id="442"/>
      <w:r w:rsidR="007C638E" w:rsidRPr="001E7A27">
        <w:rPr>
          <w:rStyle w:val="CommentReference"/>
          <w:lang w:val="en-GB"/>
        </w:rPr>
        <w:commentReference w:id="442"/>
      </w:r>
      <w:r w:rsidRPr="001E7A27">
        <w:rPr>
          <w:rFonts w:cs="Times New Roman"/>
          <w:lang w:val="en-GB"/>
        </w:rPr>
        <w:t xml:space="preserve">, particularly on key components required to estimate the remaining carbon budget, including the </w:t>
      </w:r>
      <w:r w:rsidRPr="001E7A27">
        <w:rPr>
          <w:rFonts w:cs="Times New Roman"/>
          <w:color w:val="000000"/>
          <w:lang w:val="en-GB"/>
        </w:rPr>
        <w:t xml:space="preserve">transient response to cumulative emissions of </w:t>
      </w:r>
      <w:r w:rsidRPr="001E7A27">
        <w:rPr>
          <w:rFonts w:cs="Times New Roman"/>
          <w:lang w:val="en-GB"/>
        </w:rPr>
        <w:t>CO</w:t>
      </w:r>
      <w:r w:rsidRPr="001E7A27">
        <w:rPr>
          <w:rFonts w:cs="Times New Roman"/>
          <w:vertAlign w:val="subscript"/>
          <w:lang w:val="en-GB"/>
        </w:rPr>
        <w:t>2</w:t>
      </w:r>
      <w:r w:rsidRPr="001E7A27">
        <w:rPr>
          <w:rFonts w:cs="Times New Roman"/>
          <w:color w:val="000000"/>
          <w:lang w:val="en-GB"/>
        </w:rPr>
        <w:t>, the zero emission</w:t>
      </w:r>
      <w:ins w:id="443" w:author="Ian Blenkinsop" w:date="2021-07-29T08:56:00Z">
        <w:r w:rsidR="0086190C" w:rsidRPr="001E7A27">
          <w:rPr>
            <w:rFonts w:cs="Times New Roman"/>
            <w:color w:val="000000"/>
            <w:lang w:val="en-GB"/>
          </w:rPr>
          <w:t>s</w:t>
        </w:r>
      </w:ins>
      <w:r w:rsidRPr="001E7A27">
        <w:rPr>
          <w:rFonts w:cs="Times New Roman"/>
          <w:color w:val="000000"/>
          <w:lang w:val="en-GB"/>
        </w:rPr>
        <w:t xml:space="preserve"> commitment, the projected non-</w:t>
      </w:r>
      <w:r w:rsidRPr="001E7A27">
        <w:rPr>
          <w:rFonts w:cs="Times New Roman"/>
          <w:lang w:val="en-GB"/>
        </w:rPr>
        <w:t>CO</w:t>
      </w:r>
      <w:r w:rsidRPr="001E7A27">
        <w:rPr>
          <w:rFonts w:cs="Times New Roman"/>
          <w:vertAlign w:val="subscript"/>
          <w:lang w:val="en-GB"/>
        </w:rPr>
        <w:t>2</w:t>
      </w:r>
      <w:r w:rsidRPr="001E7A27">
        <w:rPr>
          <w:rFonts w:cs="Times New Roman"/>
          <w:lang w:val="en-GB"/>
        </w:rPr>
        <w:t xml:space="preserve"> </w:t>
      </w:r>
      <w:r w:rsidRPr="001E7A27">
        <w:rPr>
          <w:rFonts w:cs="Times New Roman"/>
          <w:color w:val="000000"/>
          <w:lang w:val="en-GB"/>
        </w:rPr>
        <w:t>warming, and the unrepresented Earth system feedbacks.</w:t>
      </w:r>
    </w:p>
    <w:p w14:paraId="6E5D2F08" w14:textId="77777777" w:rsidR="00FA7D52" w:rsidRPr="001E7A27" w:rsidRDefault="00FA7D52" w:rsidP="00FA7D52">
      <w:pPr>
        <w:pStyle w:val="AR6BodyText"/>
        <w:rPr>
          <w:rFonts w:cs="Times New Roman"/>
          <w:lang w:val="en-GB"/>
        </w:rPr>
      </w:pPr>
    </w:p>
    <w:p w14:paraId="07E239E6" w14:textId="68E542F6" w:rsidR="00FA7D52" w:rsidRPr="001E7A27" w:rsidRDefault="00FA7D52" w:rsidP="00FA7D52">
      <w:pPr>
        <w:pStyle w:val="AR6BodyText"/>
        <w:rPr>
          <w:rFonts w:cs="Times New Roman"/>
          <w:lang w:val="en-GB"/>
        </w:rPr>
      </w:pPr>
      <w:r w:rsidRPr="001E7A27">
        <w:rPr>
          <w:rFonts w:cs="Times New Roman"/>
          <w:lang w:val="en-GB"/>
        </w:rPr>
        <w:t xml:space="preserve">Section 5.6 assesses the impacts of </w:t>
      </w:r>
      <w:del w:id="444" w:author="Soapbox" w:date="2021-07-27T13:30:00Z">
        <w:r w:rsidRPr="001E7A27" w:rsidDel="00A5429D">
          <w:rPr>
            <w:rFonts w:cs="Times New Roman"/>
            <w:lang w:val="en-GB"/>
          </w:rPr>
          <w:delText>carbon dioxide removal</w:delText>
        </w:r>
      </w:del>
      <w:ins w:id="445" w:author="Soapbox" w:date="2021-07-27T13:30:00Z">
        <w:r w:rsidR="00A5429D" w:rsidRPr="001E7A27">
          <w:rPr>
            <w:rFonts w:cs="Times New Roman"/>
            <w:lang w:val="en-GB"/>
          </w:rPr>
          <w:t>CDR</w:t>
        </w:r>
      </w:ins>
      <w:r w:rsidRPr="001E7A27">
        <w:rPr>
          <w:rFonts w:cs="Times New Roman"/>
          <w:lang w:val="en-GB"/>
        </w:rPr>
        <w:t xml:space="preserve"> and solar radiation modification for the purpose of climate </w:t>
      </w:r>
      <w:ins w:id="446" w:author="Tom Maycock" w:date="2021-09-08T15:34:00Z">
        <w:r w:rsidR="00FC0403" w:rsidRPr="001E7A27">
          <w:rPr>
            <w:rFonts w:cs="Times New Roman"/>
            <w:lang w:val="en-GB"/>
          </w:rPr>
          <w:t xml:space="preserve">change </w:t>
        </w:r>
      </w:ins>
      <w:r w:rsidRPr="001E7A27">
        <w:rPr>
          <w:rFonts w:cs="Times New Roman"/>
          <w:lang w:val="en-GB"/>
        </w:rPr>
        <w:t>mitigation on the global carbon cycle</w:t>
      </w:r>
      <w:ins w:id="447" w:author="Soapbox" w:date="2021-07-16T08:14:00Z">
        <w:r w:rsidR="005C3052" w:rsidRPr="001E7A27">
          <w:rPr>
            <w:rFonts w:cs="Times New Roman"/>
            <w:lang w:val="en-GB"/>
          </w:rPr>
          <w:t>,</w:t>
        </w:r>
      </w:ins>
      <w:r w:rsidR="001A1D1F" w:rsidRPr="001E7A27">
        <w:rPr>
          <w:rFonts w:cs="Times New Roman"/>
          <w:lang w:val="en-GB"/>
        </w:rPr>
        <w:t xml:space="preserve"> building from the assessment in the IPCC Special Report on Climate Change and Land (SRCCL)</w:t>
      </w:r>
      <w:r w:rsidRPr="001E7A27">
        <w:rPr>
          <w:rFonts w:cs="Times New Roman"/>
          <w:lang w:val="en-GB"/>
        </w:rPr>
        <w:t xml:space="preserve">. It includes an overview of the major </w:t>
      </w:r>
      <w:del w:id="448" w:author="Soapbox" w:date="2021-07-27T13:30:00Z">
        <w:r w:rsidRPr="001E7A27" w:rsidDel="00A5429D">
          <w:rPr>
            <w:rFonts w:cs="Times New Roman"/>
            <w:lang w:val="en-GB"/>
          </w:rPr>
          <w:delText>carbon dioxide removal</w:delText>
        </w:r>
      </w:del>
      <w:ins w:id="449" w:author="Soapbox" w:date="2021-07-27T13:30:00Z">
        <w:r w:rsidR="00A5429D" w:rsidRPr="001E7A27">
          <w:rPr>
            <w:rFonts w:cs="Times New Roman"/>
            <w:lang w:val="en-GB"/>
          </w:rPr>
          <w:t>CDR</w:t>
        </w:r>
      </w:ins>
      <w:r w:rsidRPr="001E7A27">
        <w:rPr>
          <w:rFonts w:cs="Times New Roman"/>
          <w:lang w:val="en-GB"/>
        </w:rPr>
        <w:t xml:space="preserve"> options and potential collateral biogeochemical effects beyond </w:t>
      </w:r>
      <w:del w:id="450" w:author="Soapbox" w:date="2021-07-16T08:14:00Z">
        <w:r w:rsidRPr="001E7A27" w:rsidDel="007225FE">
          <w:rPr>
            <w:rFonts w:cs="Times New Roman"/>
            <w:lang w:val="en-GB"/>
          </w:rPr>
          <w:delText xml:space="preserve">those </w:delText>
        </w:r>
      </w:del>
      <w:ins w:id="451" w:author="Soapbox" w:date="2021-07-16T08:14:00Z">
        <w:r w:rsidR="007225FE" w:rsidRPr="001E7A27">
          <w:rPr>
            <w:rFonts w:cs="Times New Roman"/>
            <w:lang w:val="en-GB"/>
          </w:rPr>
          <w:t xml:space="preserve">the </w:t>
        </w:r>
      </w:ins>
      <w:r w:rsidRPr="001E7A27">
        <w:rPr>
          <w:rFonts w:cs="Times New Roman"/>
          <w:lang w:val="en-GB"/>
        </w:rPr>
        <w:t xml:space="preserve">intended climate </w:t>
      </w:r>
      <w:ins w:id="452" w:author="Tom Maycock" w:date="2021-09-08T15:34:00Z">
        <w:r w:rsidR="00FC0403" w:rsidRPr="001E7A27">
          <w:rPr>
            <w:rFonts w:cs="Times New Roman"/>
            <w:lang w:val="en-GB"/>
          </w:rPr>
          <w:t xml:space="preserve">change </w:t>
        </w:r>
      </w:ins>
      <w:r w:rsidRPr="001E7A27">
        <w:rPr>
          <w:rFonts w:cs="Times New Roman"/>
          <w:lang w:val="en-GB"/>
        </w:rPr>
        <w:t>mitigation strategies. The potential capacity to deliver atmospheric reductions and the socio-economic feasibility of such options are assessed in detail in AR6 working group III (WGIII).</w:t>
      </w:r>
    </w:p>
    <w:p w14:paraId="0CD3E6ED" w14:textId="77777777" w:rsidR="00FA7D52" w:rsidRPr="001E7A27" w:rsidRDefault="00FA7D52" w:rsidP="00FA7D52">
      <w:pPr>
        <w:pStyle w:val="AR6BodyText"/>
        <w:rPr>
          <w:rFonts w:cs="Times New Roman"/>
          <w:lang w:val="en-GB"/>
        </w:rPr>
      </w:pPr>
    </w:p>
    <w:p w14:paraId="384ED8AE" w14:textId="5D81D752" w:rsidR="00FA7D52" w:rsidRPr="001E7A27" w:rsidRDefault="00FA7D52" w:rsidP="00FA7D52">
      <w:pPr>
        <w:pStyle w:val="AR6BodyText"/>
        <w:rPr>
          <w:rFonts w:cs="Times New Roman"/>
          <w:lang w:val="en-GB"/>
        </w:rPr>
      </w:pPr>
      <w:r w:rsidRPr="001E7A27">
        <w:rPr>
          <w:rFonts w:cs="Times New Roman"/>
          <w:lang w:val="en-GB"/>
        </w:rPr>
        <w:t>Finally, Section 5.7 highlights the knowledge gaps as limits to the assessment</w:t>
      </w:r>
      <w:ins w:id="453" w:author="Tom Maycock" w:date="2021-09-08T11:59:00Z">
        <w:r w:rsidR="00E97158" w:rsidRPr="001E7A27">
          <w:rPr>
            <w:rFonts w:cs="Times New Roman"/>
            <w:lang w:val="en-GB"/>
          </w:rPr>
          <w:t xml:space="preserve">. The assessment </w:t>
        </w:r>
      </w:ins>
      <w:del w:id="454" w:author="Tom Maycock" w:date="2021-09-08T11:59:00Z">
        <w:r w:rsidRPr="001E7A27" w:rsidDel="00E97158">
          <w:rPr>
            <w:rFonts w:cs="Times New Roman"/>
            <w:lang w:val="en-GB"/>
          </w:rPr>
          <w:delText>, which</w:delText>
        </w:r>
      </w:del>
      <w:ins w:id="455" w:author="Soapbox" w:date="2021-07-16T08:19:00Z">
        <w:del w:id="456" w:author="Tom Maycock" w:date="2021-09-08T11:59:00Z">
          <w:r w:rsidR="00092291" w:rsidRPr="001E7A27" w:rsidDel="00E97158">
            <w:rPr>
              <w:rFonts w:cs="Times New Roman"/>
              <w:lang w:val="en-GB"/>
            </w:rPr>
            <w:delText>, if filled,</w:delText>
          </w:r>
        </w:del>
      </w:ins>
      <w:del w:id="457" w:author="Tom Maycock" w:date="2021-09-08T11:59:00Z">
        <w:r w:rsidRPr="001E7A27" w:rsidDel="00E97158">
          <w:rPr>
            <w:rFonts w:cs="Times New Roman"/>
            <w:lang w:val="en-GB"/>
          </w:rPr>
          <w:delText xml:space="preserve"> </w:delText>
        </w:r>
      </w:del>
      <w:r w:rsidRPr="001E7A27">
        <w:rPr>
          <w:rFonts w:cs="Times New Roman"/>
          <w:lang w:val="en-GB"/>
        </w:rPr>
        <w:t xml:space="preserve">would have </w:t>
      </w:r>
      <w:ins w:id="458" w:author="Tom Maycock" w:date="2021-09-08T11:59:00Z">
        <w:r w:rsidR="00E97158" w:rsidRPr="001E7A27">
          <w:rPr>
            <w:rFonts w:cs="Times New Roman"/>
            <w:lang w:val="en-GB"/>
          </w:rPr>
          <w:t xml:space="preserve">been </w:t>
        </w:r>
      </w:ins>
      <w:r w:rsidRPr="001E7A27">
        <w:rPr>
          <w:rFonts w:cs="Times New Roman"/>
          <w:lang w:val="en-GB"/>
        </w:rPr>
        <w:t>strengthened</w:t>
      </w:r>
      <w:del w:id="459" w:author="Tom Maycock" w:date="2021-09-08T11:59:00Z">
        <w:r w:rsidRPr="001E7A27" w:rsidDel="00E97158">
          <w:rPr>
            <w:rFonts w:cs="Times New Roman"/>
            <w:lang w:val="en-GB"/>
          </w:rPr>
          <w:delText xml:space="preserve"> this assessment</w:delText>
        </w:r>
      </w:del>
      <w:r w:rsidRPr="001E7A27">
        <w:rPr>
          <w:rFonts w:cs="Times New Roman"/>
          <w:lang w:val="en-GB"/>
        </w:rPr>
        <w:t xml:space="preserve"> had those gaps not existed.</w:t>
      </w:r>
    </w:p>
    <w:p w14:paraId="535BAE69" w14:textId="77777777" w:rsidR="00FA7D52" w:rsidRPr="001E7A27" w:rsidRDefault="00FA7D52" w:rsidP="00FA7D52">
      <w:pPr>
        <w:pStyle w:val="AR6BodyText"/>
        <w:rPr>
          <w:rFonts w:cs="Times New Roman"/>
          <w:lang w:val="en-GB"/>
        </w:rPr>
      </w:pPr>
    </w:p>
    <w:p w14:paraId="5FE2B08C" w14:textId="77777777" w:rsidR="002F5491" w:rsidRPr="001E7A27" w:rsidRDefault="002F5491" w:rsidP="00FA7D52">
      <w:pPr>
        <w:pStyle w:val="AR6BodyText"/>
        <w:rPr>
          <w:rFonts w:cs="Times New Roman"/>
          <w:lang w:val="en-GB"/>
        </w:rPr>
      </w:pPr>
    </w:p>
    <w:p w14:paraId="7F3ED32C" w14:textId="10217887" w:rsidR="00FA7D52" w:rsidRPr="001E7A27" w:rsidRDefault="007E30DE" w:rsidP="00FA7D52">
      <w:pPr>
        <w:pStyle w:val="AR6BodyText"/>
        <w:rPr>
          <w:rFonts w:cs="Times New Roman"/>
          <w:b/>
          <w:lang w:val="en-GB"/>
        </w:rPr>
      </w:pPr>
      <w:commentRangeStart w:id="460"/>
      <w:r w:rsidRPr="001E7A27">
        <w:rPr>
          <w:rFonts w:cs="Times New Roman"/>
          <w:b/>
          <w:lang w:val="en-GB"/>
        </w:rPr>
        <w:t>[START FIGURE 5</w:t>
      </w:r>
      <w:r w:rsidR="00FA7D52" w:rsidRPr="001E7A27">
        <w:rPr>
          <w:rFonts w:cs="Times New Roman"/>
          <w:b/>
          <w:lang w:val="en-GB"/>
        </w:rPr>
        <w:t>.</w:t>
      </w:r>
      <w:r w:rsidR="00CA409B" w:rsidRPr="001E7A27">
        <w:rPr>
          <w:rFonts w:cs="Times New Roman"/>
          <w:b/>
          <w:lang w:val="en-GB"/>
        </w:rPr>
        <w:t>1</w:t>
      </w:r>
      <w:r w:rsidR="00FA7D52" w:rsidRPr="001E7A27">
        <w:rPr>
          <w:rFonts w:cs="Times New Roman"/>
          <w:b/>
          <w:lang w:val="en-GB"/>
        </w:rPr>
        <w:t xml:space="preserve"> HERE</w:t>
      </w:r>
      <w:commentRangeEnd w:id="460"/>
      <w:r w:rsidR="00DA74AB" w:rsidRPr="001E7A27">
        <w:rPr>
          <w:rStyle w:val="CommentReference"/>
          <w:lang w:val="en-GB"/>
        </w:rPr>
        <w:commentReference w:id="460"/>
      </w:r>
      <w:r w:rsidR="00FA7D52" w:rsidRPr="001E7A27">
        <w:rPr>
          <w:rFonts w:cs="Times New Roman"/>
          <w:b/>
          <w:lang w:val="en-GB"/>
        </w:rPr>
        <w:t>]</w:t>
      </w:r>
      <w:commentRangeStart w:id="461"/>
      <w:r w:rsidR="00FA7D52" w:rsidRPr="001E7A27">
        <w:rPr>
          <w:rFonts w:cs="Times New Roman"/>
          <w:b/>
          <w:lang w:val="en-GB"/>
        </w:rPr>
        <w:t xml:space="preserve"> </w:t>
      </w:r>
      <w:commentRangeEnd w:id="461"/>
      <w:r w:rsidR="00DA74AB" w:rsidRPr="001E7A27">
        <w:rPr>
          <w:rStyle w:val="CommentReference"/>
          <w:lang w:val="en-GB"/>
        </w:rPr>
        <w:commentReference w:id="461"/>
      </w:r>
    </w:p>
    <w:p w14:paraId="0F1BEABB" w14:textId="77777777" w:rsidR="009657EB" w:rsidRPr="001E7A27" w:rsidRDefault="009657EB" w:rsidP="00FA7D52">
      <w:pPr>
        <w:pStyle w:val="AR6BodyText"/>
        <w:rPr>
          <w:rFonts w:cs="Times New Roman"/>
          <w:b/>
          <w:lang w:val="en-GB"/>
        </w:rPr>
      </w:pPr>
    </w:p>
    <w:p w14:paraId="4AB7B27F" w14:textId="77777777" w:rsidR="00230C95" w:rsidRPr="001E7A27" w:rsidRDefault="00230C95" w:rsidP="00230C95">
      <w:pPr>
        <w:pStyle w:val="AR6Chap5Figure"/>
        <w:rPr>
          <w:rFonts w:cs="Times New Roman"/>
          <w:b/>
          <w:bCs/>
          <w:lang w:val="en-GB"/>
        </w:rPr>
      </w:pPr>
      <w:commentRangeStart w:id="462"/>
      <w:r w:rsidRPr="001E7A27">
        <w:rPr>
          <w:rFonts w:cs="Times New Roman"/>
          <w:b/>
          <w:bCs/>
          <w:lang w:val="en-GB"/>
        </w:rPr>
        <w:t>Visual abstract for Chapter 5.</w:t>
      </w:r>
      <w:commentRangeEnd w:id="462"/>
      <w:r w:rsidR="00666E40" w:rsidRPr="001E7A27">
        <w:rPr>
          <w:rStyle w:val="CommentReference"/>
          <w:lang w:val="en-GB"/>
        </w:rPr>
        <w:commentReference w:id="462"/>
      </w:r>
    </w:p>
    <w:p w14:paraId="168594BA" w14:textId="77777777" w:rsidR="00FA7D52" w:rsidRPr="001E7A27" w:rsidRDefault="00FA7D52" w:rsidP="00FA7D52">
      <w:pPr>
        <w:pStyle w:val="AR6BodyText"/>
        <w:rPr>
          <w:rFonts w:cs="Times New Roman"/>
          <w:lang w:val="en-GB"/>
        </w:rPr>
      </w:pPr>
    </w:p>
    <w:p w14:paraId="1DA7716C" w14:textId="77777777" w:rsidR="00FA7D52" w:rsidRPr="001E7A27" w:rsidRDefault="00FA7D52" w:rsidP="00FA7D52">
      <w:pPr>
        <w:pStyle w:val="AR6BodyText"/>
        <w:rPr>
          <w:rFonts w:cs="Times New Roman"/>
          <w:b/>
          <w:lang w:val="en-GB"/>
        </w:rPr>
      </w:pPr>
      <w:r w:rsidRPr="001E7A27">
        <w:rPr>
          <w:rFonts w:cs="Times New Roman"/>
          <w:b/>
          <w:lang w:val="en-GB"/>
        </w:rPr>
        <w:t>[END FIGURE 5.</w:t>
      </w:r>
      <w:r w:rsidR="00CA409B" w:rsidRPr="001E7A27">
        <w:rPr>
          <w:rFonts w:cs="Times New Roman"/>
          <w:b/>
          <w:lang w:val="en-GB"/>
        </w:rPr>
        <w:t>1</w:t>
      </w:r>
      <w:r w:rsidRPr="001E7A27">
        <w:rPr>
          <w:rFonts w:cs="Times New Roman"/>
          <w:b/>
          <w:lang w:val="en-GB"/>
        </w:rPr>
        <w:t xml:space="preserve"> HERE] </w:t>
      </w:r>
    </w:p>
    <w:p w14:paraId="2861D3A5" w14:textId="316C0440" w:rsidR="00545569" w:rsidRPr="001E7A27" w:rsidRDefault="00545569" w:rsidP="00FA7D52">
      <w:pPr>
        <w:pStyle w:val="AR6BodyText"/>
        <w:rPr>
          <w:rFonts w:cs="Times New Roman"/>
          <w:lang w:val="en-GB" w:eastAsia="en-US"/>
        </w:rPr>
      </w:pPr>
    </w:p>
    <w:p w14:paraId="17EBE5B1" w14:textId="77777777" w:rsidR="00AF62D8" w:rsidRPr="001E7A27" w:rsidRDefault="00AF62D8" w:rsidP="00FA7D52">
      <w:pPr>
        <w:pStyle w:val="AR6BodyText"/>
        <w:rPr>
          <w:rFonts w:cs="Times New Roman"/>
          <w:lang w:val="en-GB" w:eastAsia="en-US"/>
        </w:rPr>
      </w:pPr>
    </w:p>
    <w:p w14:paraId="7E459634" w14:textId="5B425234" w:rsidR="00FA7D52" w:rsidRPr="001E7A27" w:rsidRDefault="00FA7D52" w:rsidP="00B60C38">
      <w:pPr>
        <w:pStyle w:val="AR6Chap5Level2511"/>
        <w:rPr>
          <w:lang w:val="en-GB"/>
        </w:rPr>
      </w:pPr>
      <w:bookmarkStart w:id="463" w:name="_Toc33564231"/>
      <w:bookmarkStart w:id="464" w:name="_Toc70535643"/>
      <w:r w:rsidRPr="001E7A27">
        <w:rPr>
          <w:lang w:val="en-GB"/>
        </w:rPr>
        <w:t>The Physical and Biogeochemical Processes in Carbon</w:t>
      </w:r>
      <w:ins w:id="465" w:author="Soapbox" w:date="2021-07-16T07:56:00Z">
        <w:r w:rsidR="00576D5B" w:rsidRPr="001E7A27">
          <w:rPr>
            <w:rFonts w:cs="Times New Roman"/>
            <w:lang w:val="en-GB"/>
          </w:rPr>
          <w:t>–</w:t>
        </w:r>
      </w:ins>
      <w:del w:id="466" w:author="Soapbox" w:date="2021-07-16T07:56:00Z">
        <w:r w:rsidRPr="001E7A27" w:rsidDel="00576D5B">
          <w:rPr>
            <w:lang w:val="en-GB"/>
          </w:rPr>
          <w:delText>-</w:delText>
        </w:r>
      </w:del>
      <w:r w:rsidRPr="001E7A27">
        <w:rPr>
          <w:lang w:val="en-GB"/>
        </w:rPr>
        <w:t>Climate feedbacks</w:t>
      </w:r>
      <w:bookmarkEnd w:id="463"/>
      <w:bookmarkEnd w:id="464"/>
    </w:p>
    <w:p w14:paraId="4EA05561" w14:textId="77777777" w:rsidR="00FA7D52" w:rsidRPr="001E7A27" w:rsidRDefault="00FA7D52" w:rsidP="00FA7D52">
      <w:pPr>
        <w:pStyle w:val="AR6BodyText"/>
        <w:rPr>
          <w:rFonts w:cs="Times New Roman"/>
          <w:noProof/>
          <w:lang w:val="en-GB"/>
        </w:rPr>
      </w:pPr>
    </w:p>
    <w:p w14:paraId="77F85A41" w14:textId="24B1BB8E" w:rsidR="00FA7D52" w:rsidRPr="001E7A27" w:rsidRDefault="00FA7D52" w:rsidP="00AF62D8">
      <w:pPr>
        <w:rPr>
          <w:rFonts w:cs="Times New Roman"/>
          <w:lang w:val="en-GB"/>
        </w:rPr>
      </w:pPr>
      <w:r w:rsidRPr="001E7A27">
        <w:rPr>
          <w:rFonts w:cs="Times New Roman"/>
          <w:lang w:val="en-GB"/>
        </w:rPr>
        <w:t>The influence of anthropogenic CO</w:t>
      </w:r>
      <w:r w:rsidRPr="001E7A27">
        <w:rPr>
          <w:rFonts w:cs="Times New Roman"/>
          <w:vertAlign w:val="subscript"/>
          <w:lang w:val="en-GB"/>
        </w:rPr>
        <w:t xml:space="preserve">2 </w:t>
      </w:r>
      <w:r w:rsidRPr="001E7A27">
        <w:rPr>
          <w:rFonts w:cs="Times New Roman"/>
          <w:lang w:val="en-GB"/>
        </w:rPr>
        <w:t>emissions and emission</w:t>
      </w:r>
      <w:ins w:id="467" w:author="Tom Maycock" w:date="2021-09-08T15:21:00Z">
        <w:r w:rsidR="0082184F" w:rsidRPr="001E7A27">
          <w:rPr>
            <w:rFonts w:cs="Times New Roman"/>
            <w:lang w:val="en-GB"/>
          </w:rPr>
          <w:t>s</w:t>
        </w:r>
      </w:ins>
      <w:r w:rsidRPr="001E7A27">
        <w:rPr>
          <w:rFonts w:cs="Times New Roman"/>
          <w:lang w:val="en-GB"/>
        </w:rPr>
        <w:t xml:space="preserve"> scenarios on the carbon</w:t>
      </w:r>
      <w:del w:id="468" w:author="Soapbox" w:date="2021-07-16T07:56:00Z">
        <w:r w:rsidRPr="001E7A27" w:rsidDel="00576D5B">
          <w:rPr>
            <w:rFonts w:cs="Times New Roman"/>
            <w:lang w:val="en-GB"/>
          </w:rPr>
          <w:delText xml:space="preserve"> </w:delText>
        </w:r>
      </w:del>
      <w:r w:rsidRPr="001E7A27">
        <w:rPr>
          <w:rFonts w:cs="Times New Roman"/>
          <w:lang w:val="en-GB"/>
        </w:rPr>
        <w:t>–</w:t>
      </w:r>
      <w:del w:id="469" w:author="Soapbox" w:date="2021-07-16T07:56:00Z">
        <w:r w:rsidRPr="001E7A27" w:rsidDel="00576D5B">
          <w:rPr>
            <w:rFonts w:cs="Times New Roman"/>
            <w:lang w:val="en-GB"/>
          </w:rPr>
          <w:delText xml:space="preserve"> </w:delText>
        </w:r>
      </w:del>
      <w:r w:rsidRPr="001E7A27">
        <w:rPr>
          <w:rFonts w:cs="Times New Roman"/>
          <w:lang w:val="en-GB"/>
        </w:rPr>
        <w:t xml:space="preserve">climate system </w:t>
      </w:r>
      <w:commentRangeStart w:id="470"/>
      <w:r w:rsidRPr="001E7A27">
        <w:rPr>
          <w:rFonts w:cs="Times New Roman"/>
          <w:lang w:val="en-GB"/>
        </w:rPr>
        <w:t xml:space="preserve">is </w:t>
      </w:r>
      <w:ins w:id="471" w:author="Soapbox" w:date="2021-07-16T08:25:00Z">
        <w:r w:rsidR="00D56BF0" w:rsidRPr="001E7A27">
          <w:rPr>
            <w:rFonts w:cs="Times New Roman"/>
            <w:lang w:val="en-GB"/>
          </w:rPr>
          <w:t xml:space="preserve">the </w:t>
        </w:r>
      </w:ins>
      <w:r w:rsidRPr="001E7A27">
        <w:rPr>
          <w:rFonts w:cs="Times New Roman"/>
          <w:lang w:val="en-GB"/>
        </w:rPr>
        <w:t>primar</w:t>
      </w:r>
      <w:del w:id="472" w:author="Tom Maycock" w:date="2021-09-08T12:00:00Z">
        <w:r w:rsidRPr="001E7A27" w:rsidDel="00E97158">
          <w:rPr>
            <w:rFonts w:cs="Times New Roman"/>
            <w:lang w:val="en-GB"/>
          </w:rPr>
          <w:delText>il</w:delText>
        </w:r>
      </w:del>
      <w:r w:rsidRPr="001E7A27">
        <w:rPr>
          <w:rFonts w:cs="Times New Roman"/>
          <w:lang w:val="en-GB"/>
        </w:rPr>
        <w:t>y driv</w:t>
      </w:r>
      <w:ins w:id="473" w:author="Soapbox" w:date="2021-07-16T08:25:00Z">
        <w:r w:rsidR="00D56BF0" w:rsidRPr="001E7A27">
          <w:rPr>
            <w:rFonts w:cs="Times New Roman"/>
            <w:lang w:val="en-GB"/>
          </w:rPr>
          <w:t>er of</w:t>
        </w:r>
      </w:ins>
      <w:del w:id="474" w:author="Soapbox" w:date="2021-07-16T08:25:00Z">
        <w:r w:rsidRPr="001E7A27" w:rsidDel="00D56BF0">
          <w:rPr>
            <w:rFonts w:cs="Times New Roman"/>
            <w:lang w:val="en-GB"/>
          </w:rPr>
          <w:delText>ing</w:delText>
        </w:r>
      </w:del>
      <w:r w:rsidRPr="001E7A27">
        <w:rPr>
          <w:rFonts w:cs="Times New Roman"/>
          <w:lang w:val="en-GB"/>
        </w:rPr>
        <w:t xml:space="preserve"> </w:t>
      </w:r>
      <w:del w:id="475" w:author="Soapbox" w:date="2021-07-16T08:25:00Z">
        <w:r w:rsidRPr="001E7A27" w:rsidDel="00D56BF0">
          <w:rPr>
            <w:rFonts w:cs="Times New Roman"/>
            <w:lang w:val="en-GB"/>
          </w:rPr>
          <w:delText xml:space="preserve">the </w:delText>
        </w:r>
      </w:del>
      <w:r w:rsidRPr="001E7A27">
        <w:rPr>
          <w:rFonts w:cs="Times New Roman"/>
          <w:lang w:val="en-GB"/>
        </w:rPr>
        <w:t xml:space="preserve">ocean and terrestrial sinks as </w:t>
      </w:r>
      <w:ins w:id="476" w:author="Soapbox" w:date="2021-07-16T08:25:00Z">
        <w:r w:rsidR="00D56BF0" w:rsidRPr="001E7A27">
          <w:rPr>
            <w:rFonts w:cs="Times New Roman"/>
            <w:lang w:val="en-GB"/>
          </w:rPr>
          <w:t xml:space="preserve">the </w:t>
        </w:r>
      </w:ins>
      <w:r w:rsidRPr="001E7A27">
        <w:rPr>
          <w:rFonts w:cs="Times New Roman"/>
          <w:lang w:val="en-GB"/>
        </w:rPr>
        <w:t>major negative feedbacks (</w:t>
      </w:r>
      <w:commentRangeStart w:id="477"/>
      <w:r w:rsidRPr="001E7A27">
        <w:rPr>
          <w:rFonts w:cs="Times New Roman"/>
          <w:lang w:val="en-GB"/>
        </w:rPr>
        <w:sym w:font="Symbol" w:char="F062"/>
      </w:r>
      <w:commentRangeEnd w:id="477"/>
      <w:r w:rsidR="00E6596E" w:rsidRPr="001E7A27">
        <w:rPr>
          <w:rStyle w:val="CommentReference"/>
          <w:lang w:val="en-GB"/>
        </w:rPr>
        <w:commentReference w:id="477"/>
      </w:r>
      <w:r w:rsidRPr="001E7A27">
        <w:rPr>
          <w:rFonts w:cs="Times New Roman"/>
          <w:lang w:val="en-GB"/>
        </w:rPr>
        <w:t>) that determine the atmospheric CO</w:t>
      </w:r>
      <w:r w:rsidRPr="001E7A27">
        <w:rPr>
          <w:rFonts w:cs="Times New Roman"/>
          <w:vertAlign w:val="subscript"/>
          <w:lang w:val="en-GB"/>
        </w:rPr>
        <w:t>2</w:t>
      </w:r>
      <w:r w:rsidRPr="001E7A27">
        <w:rPr>
          <w:rFonts w:cs="Times New Roman"/>
          <w:lang w:val="en-GB"/>
        </w:rPr>
        <w:t xml:space="preserve"> levels, </w:t>
      </w:r>
      <w:del w:id="478" w:author="Tom Maycock" w:date="2021-09-08T12:10:00Z">
        <w:r w:rsidRPr="001E7A27" w:rsidDel="00C5224C">
          <w:rPr>
            <w:rFonts w:cs="Times New Roman"/>
            <w:lang w:val="en-GB"/>
          </w:rPr>
          <w:delText xml:space="preserve">that </w:delText>
        </w:r>
      </w:del>
      <w:ins w:id="479" w:author="Tom Maycock" w:date="2021-09-08T12:10:00Z">
        <w:r w:rsidR="00C5224C" w:rsidRPr="001E7A27">
          <w:rPr>
            <w:rFonts w:cs="Times New Roman"/>
            <w:lang w:val="en-GB"/>
          </w:rPr>
          <w:t xml:space="preserve">which </w:t>
        </w:r>
      </w:ins>
      <w:commentRangeEnd w:id="470"/>
      <w:ins w:id="480" w:author="Tom Maycock" w:date="2021-09-08T12:11:00Z">
        <w:r w:rsidR="00C5224C" w:rsidRPr="001E7A27">
          <w:rPr>
            <w:rStyle w:val="CommentReference"/>
            <w:lang w:val="en-GB"/>
          </w:rPr>
          <w:commentReference w:id="470"/>
        </w:r>
      </w:ins>
      <w:r w:rsidRPr="001E7A27">
        <w:rPr>
          <w:rFonts w:cs="Times New Roman"/>
          <w:lang w:val="en-GB"/>
        </w:rPr>
        <w:t>then drive climate feedbacks through radiative forcing (</w:t>
      </w:r>
      <w:r w:rsidRPr="001E7A27">
        <w:rPr>
          <w:rFonts w:cs="Times New Roman"/>
          <w:lang w:val="en-GB"/>
        </w:rPr>
        <w:sym w:font="Symbol" w:char="F067"/>
      </w:r>
      <w:r w:rsidRPr="001E7A27">
        <w:rPr>
          <w:rFonts w:cs="Times New Roman"/>
          <w:lang w:val="en-GB"/>
        </w:rPr>
        <w:t>) (Figure 5.</w:t>
      </w:r>
      <w:r w:rsidR="001638F0" w:rsidRPr="001E7A27">
        <w:rPr>
          <w:rFonts w:cs="Times New Roman"/>
          <w:lang w:val="en-GB"/>
        </w:rPr>
        <w:t>2</w:t>
      </w:r>
      <w:r w:rsidRPr="001E7A27">
        <w:rPr>
          <w:rFonts w:cs="Times New Roman"/>
          <w:lang w:val="en-GB"/>
        </w:rPr>
        <w:t xml:space="preserve">) </w:t>
      </w:r>
      <w:commentRangeStart w:id="481"/>
      <w:r w:rsidR="00135885" w:rsidRPr="001E7A27">
        <w:rPr>
          <w:rFonts w:cs="Times New Roman"/>
          <w:lang w:val="en-GB"/>
        </w:rPr>
        <w:fldChar w:fldCharType="begin" w:fldLock="1"/>
      </w:r>
      <w:ins w:id="482" w:author="Robin Matthews" w:date="2021-06-17T15:21:00Z">
        <w:r w:rsidR="00DE3EA1" w:rsidRPr="001E7A27">
          <w:rPr>
            <w:rFonts w:cs="Times New Roman"/>
            <w:lang w:val="en-GB"/>
          </w:rPr>
          <w:instrText>ADDIN CSL_CITATION { "citationItems" : [ { "id" : "ITEM-1", "itemData" : { "DOI" : "10.1175/JCLI3800.1", "ISSN" : "0894-8755", "abstract" : "Eleven coupled climate\u2013carbon cycle models used a common protocol to study the coupling between climate change and the carbon cycle. The models were forced by historical emissions and the Intergovernmental Panel on Climate Change (IPCC) Special Report on Emissions Scenarios (SRES) A2 anthropogenic emissions of CO 2 for the 1850\u20132100 time period. For each model, two simulations were performed in order to isolate the impact of climate change on the land and ocean carbon cycle, and therefore the climate feedback on the atmospheric CO 2 concentration growth rate. There was unanimous agreement among the models that future climate change will reduce the efficiency of the earth system to absorb the anthropogenic carbon perturbation. A larger fraction of anthropogenic CO 2 will stay airborne if climate change is accounted for. By the end of the twenty-first century, this additional CO 2 varied between 20 and 200 ppm for the two extreme models, the majority of the models lying between 50 and 100 ppm. The higher CO 2 levels led to an additional climate warming ranging between 0.1\u00b0 and 1.5\u00b0C.", "author" : [ { "dropping-particle" : "", "family" : "Friedlingstein", "given" : "P.", "non-dropping-particle" : "", "parse-names" : false, "suffix" : "" }, { "dropping-particle" : "", "family" : "Cox", "given" : "P.", "non-dropping-particle" : "", "parse-names" : false, "suffix" : "" }, { "dropping-particle" : "", "family" : "Betts", "given" : "R.", "non-dropping-particle" : "", "parse-names" : false, "suffix" : "" }, { "dropping-particle" : "", "family" : "Bopp", "given" : "L.", "non-dropping-particle" : "", "parse-names" : false, "suffix" : "" }, { "dropping-particle" : "", "family" : "Bloh", "given" : "W.", "non-dropping-particle" : "von", "parse-names" : false, "suffix" : "" }, { "dropping-particle" : "", "family" : "Brovkin", "given" : "V.", "non-dropping-particle" : "", "parse-names" : false, "suffix" : "" }, { "dropping-particle" : "", "family" : "Cadule", "given" : "P.", "non-dropping-particle" : "", "parse-names" : false, "suffix" : "" }, { "dropping-particle" : "", "family" : "Doney", "given" : "S.", "non-dropping-particle" : "", "parse-names" : false, "suffix" : "" }, { "dropping-particle" : "", "family" : "Eby", "given" : "M.", "non-dropping-particle" : "", "parse-names" : false, "suffix" : "" }, { "dropping-particle" : "", "family" : "Fung", "given" : "I.", "non-dropping-particle" : "", "parse-names" : false, "suffix" : "" }, { "dropping-particle" : "", "family" : "Bala", "given" : "G.", "non-dropping-particle" : "", "parse-names" : false, "suffix" : "" }, { "dropping-particle" : "", "family" : "John", "given" : "J.", "non-dropping-particle" : "", "parse-names" : false, "suffix" : "" }, { "dropping-particle" : "", "family" : "Jones", "given" : "C.", "non-dropping-particle" : "", "parse-names" : false, "suffix" : "" }, { "dropping-particle" : "", "family" : "Joos", "given" : "F.", "non-dropping-particle" : "", "parse-names" : false, "suffix" : "" }, { "dropping-particle" : "", "family" : "Kato", "given" : "T.", "non-dropping-particle" : "", "parse-names" : false, "suffix" : "" }, { "dropping-particle" : "", "family" : "Kawamiya", "given" : "M.", "non-dropping-particle" : "", "parse-names" : false, "suffix" : "" }, { "dropping-particle" : "", "family" : "Knorr", "given" : "W.", "non-dropping-particle" : "", "parse-names" : false, "suffix" : "" }, { "dropping-particle" : "", "family" : "Lindsay", "given" : "K.", "non-dropping-particle" : "", "parse-names" : false, "suffix" : "" }, { "dropping-particle" : "", "family" : "Matthews", "given" : "H. D.", "non-dropping-particle" : "", "parse-names" : false, "suffix" : "" }, { "dropping-particle" : "", "family" : "Raddatz", "given" : "T.", "non-dropping-particle" : "", "parse-names" : false, "suffix" : "" }, { "dropping-particle" : "", "family" : "Rayner", "given" : "P.", "non-dropping-particle" : "", "parse-names" : false, "suffix" : "" }, { "dropping-particle" : "", "family" : "Reick", "given" : "C.", "non-dropping-particle" : "", "parse-names" : false, "suffix" : "" }, { "dropping-particle" : "", "family" : "Roeckner", "given" : "E.", "non-dropping-particle" : "", "parse-names" : false, "suffix" : "" }, { "dropping-particle" : "", "family" : "Schnitzler", "given" : "K.-G.", "non-dropping-particle" : "", "parse-names" : false, "suffix" : "" }, { "dropping-particle" : "", "family" : "Schnur", "given" : "R.", "non-dropping-particle" : "", "parse-names" : false, "suffix" : "" }, { "dropping-particle" : "", "family" : "Strassmann", "given" : "K.", "non-dropping-particle" : "", "parse-names" : false, "suffix" : "" }, { "dropping-particle" : "", "family" : "Weaver", "given" : "A. J.", "non-dropping-particle" : "", "parse-names" : false, "suffix" : "" }, { "dropping-particle" : "", "family" : "Yoshikawa", "given" : "C.", "non-dropping-particle" : "", "parse-names" : false, "suffix" : "" }, { "dropping-particle" : "", "family" : "Zeng", "given" : "N.", "non-dropping-particle" : "", "parse-names" : false, "suffix" : "" } ], "container-title" : "Journal of Climate", "id" : "ITEM-1", "issue" : "14", "issued" : { "date-parts" : [ [ "2006", "7" ] ] }, "page" : "3337-3353", "title" : "Climate\u2013Carbon Cycle Feedback Analysis: Results from the C 4 MIP Model Intercomparison", "translator" : [ { "dropping-particle" : "", "family" : "L6625", "given" : "", "non-dropping-particle" : "", "parse-names" : false, "suffix" : "" } ], "type" : "article-journal", "volume" : "19" }, "uris" : [ "http://www.mendeley.com/documents/?uuid=50f22e79-aa86-46fd-b700-989b487a1711" ] }, { "id" : "ITEM-2", "itemData" : { "DOI" : "10.1175/JCLI-D-12-00554.1", "ISSN" : "0894-8755", "abstract" : "AbstractThe carbon cycle is a crucial Earth system component affecting climate and atmospheric composition. The response of natural carbon uptake to CO2 and climate change will determine anthropogenic emissions compatible with a target CO2 pathway. For phase 5 of the Coupled Model Intercomparison Project (CMIP5), four future representative concentration pathways (RCPs) have been generated by integrated assessment models (IAMs) and used as scenarios by state-of-the-art climate models, enabling quantification of compatible carbon emissions for the four scenarios by complex, process-based models. Here, the authors present results from 15 such Earth system GCMs for future changes in land and ocean carbon storage and the implications for anthropogenic emissions. The results are consistent with the underlying scenarios but show substantial model spread. Uncertainty in land carbon uptake due to differences among models is comparable with the spread across scenarios. Model estimates of historical fossil-fuel emissions agree well with reconstructions, and future projections for representative concentration pathway 2.6 (RCP2.6) and RCP4.5 are consistent with the IAMs. For high-end scenarios (RCP6.0 and RCP8.5), GCMs simulate smaller compatible emissions than the IAMs, indicating a larger climate?carbon cycle feedback in the GCMs in these scenarios. For the RCP2.6 mitigation scenario, an average reduction of 50% in emissions by 2050 from 1990 levels is required but with very large model spread (14%?96%). The models also disagree on both the requirement for sustained negative emissions to achieve the RCP2.6 CO2 concentration and the success of this scenario to restrict global warming below 2\u00b0C. All models agree that the future airborne fraction depends strongly on the emissions profile with higher airborne fraction for higher emissions scenarios.", "author" : [ { "dropping-particle" : "", "family" : "Jones", "given" : "Chris D.", "non-dropping-particle" : "", "parse-names" : false, "suffix" : "" }, { "dropping-particle" : "", "family" : "Robertson", "given" : "Eddy",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"Shevliakova", "given" : "Elena", "non-dropping-particle" : "", "parse-names" : false, "suffix" : "" }, { "dropping-particle" : "", "family" : "Bopp", "given" : "Laurent", "non-dropping-particle" : "", "parse-names" : false, "suffix" : "" }, { "dropping-particle" : "", "family" : "Brovkin", "given" : "Victor", "non-dropping-particle" : "", "parse-names" : false, "suffix" : "" }, { "dropping-particle" : "", "family" : "Hajima", "given" : "Tomohiro", "non-dropping-particle" : "", "parse-names" : false, "suffix" : "" }, { "dropping-particle" : "", "family" : "Kato", "given" : "Etsushi", "non-dropping-particle" : "", "parse-names" : false, "suffix" : "" }, { "dropping-particle" : "", "family" : "Kawamiya", "given" : "Michio", "non-dropping-particle" : "", "parse-names" : false, "suffix" : "" }, { "dropping-particle" : "", "family" : "Liddicoat", "given" : "Spencer", "non-dropping-particle" : "", "parse-names" : false, "suffix" : "" }, { "dropping-particle" : "", "family" : "Lindsay", "given" : "Keith", "non-dropping-particle" : "", "parse-names" : false, "suffix" : "" }, { "dropping-particle" : "", "family" : "Reick", "given" : "Christian H", "non-dropping-particle" : "", "parse-names" : false, "suffix" : "" }, { "dropping-particle" : "", "family" : "Roelandt", "given" : "Caroline", "non-dropping-particle" : "", "parse-names" : false, "suffix" : "" }, { "dropping-particle" : "", "family" : "Segschneider", "given" : "Joachim", "non-dropping-particle" : "", "parse-names" : false, "suffix" : "" }, { "dropping-particle" : "", "family" : "Tjiputra", "given" : "Jerry", "non-dropping-particle" : "", "parse-names" : false, "suffix" : "" } ], "container-title" : "Journal of Climate", "id" : "ITEM-2", "issue" : "13", "issued" : { "date-parts" : [ [ "2013", "7", "1" ] ] }, "note" : "doi: 10.1175/JCLI-D-12-00554.1", "page" : "4398-4413", "publisher" : "American Meteorological Society", "title" : "Twenty-First-Century Compatible CO2 Emissions and Airborne Fraction Simulated by CMIP5 Earth System Models under Four Representative Concentration Pathways", "translator" : [ { "dropping-particle" : "", "family" : "L4832", "given" : "", "non-dropping-particle" : "", "parse-names" : false, "suffix" : "" } ], "type" : "article-journal", "volume" : "26" }, "uris" : [ "http://www.mendeley.com/documents/?uuid=f6720696-3ae9-34c0-a628-ccd060abcb3f" ] }, { "id" : "ITEM-3",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"ITEM-3",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"(Friedlingstein et al., 2006; Jones et al., 2013b; Jones and Friedlingstein, 2020)", "manualFormatting" : "(Friedlingstein et al., 2006; C.D. Jones et al., 2013; Jones and Friedlingstein, 2020)", "plainTextFormattedCitation" : "(Friedlingstein et al., 2006; Jones et al., 2013b; Jones and Friedlingstein, 2020)", "previouslyFormattedCitation" : "(Friedlingstein et al., 2006; Jones et al., 2013b; Jones and Friedlingstein, 2020)" }, "properties" : { "noteIndex" : 0 }, "schema" : "https://github.com/citation-style-language/schema/raw/master/csl-citation.json" }</w:instrText>
        </w:r>
      </w:ins>
      <w:del w:id="483" w:author="Robin Matthews" w:date="2021-06-17T15:21:00Z">
        <w:r w:rsidR="001B061E" w:rsidRPr="001E7A27" w:rsidDel="00DE3EA1">
          <w:rPr>
            <w:rFonts w:cs="Times New Roman"/>
            <w:lang w:val="en-GB"/>
          </w:rPr>
          <w:delInstrText>ADDIN CSL_CITATION { "citationItems" : [ { "id" : "ITEM-1", "itemData" : { "DOI" : "10.1175/JCLI3800.1", "ISSN" : "0894-8755", "abstract" : "Eleven coupled climate\u2013carbon cycle models used a common protocol to study the coupling between climate change and the carbon cycle. The models were forced by historical emissions and the Intergovernmental Panel on Climate Change (IPCC) Special Report on Emissions Scenarios (SRES) A2 anthropogenic emissions of CO 2 for the 1850\u20132100 time period. For each model, two simulations were performed in order to isolate the impact of climate change on the land and ocean carbon cycle, and therefore the climate feedback on the atmospheric CO 2 concentration growth rate. There was unanimous agreement among the models that future climate change will reduce the efficiency of the earth system to absorb the anthropogenic carbon perturbation. A larger fraction of anthropogenic CO 2 will stay airborne if climate change is accounted for. By the end of the twenty-first century, this additional CO 2 varied between 20 and 200 ppm for the two extreme models, the majority of the models lying between 50 and 100 ppm. The higher CO 2 levels led to an additional climate warming ranging between 0.1\u00b0 and 1.5\u00b0C.", "author" : [ { "dropping-particle" : "", "family" : "Friedlingstein", "given" : "P.", "non-dropping-particle" : "", "parse-names" : false, "suffix" : "" }, { "dropping-particle" : "", "family" : "Cox", "given" : "P.", "non-dropping-particle" : "", "parse-names" : false, "suffix" : "" }, { "dropping-particle" : "", "family" : "Betts", "given" : "R.", "non-dropping-particle" : "", "parse-names" : false, "suffix" : "" }, { "dropping-particle" : "", "family" : "Bopp", "given" : "L.", "non-dropping-particle" : "", "parse-names" : false, "suffix" : "" }, { "dropping-particle" : "", "family" : "Bloh", "given" : "W.", "non-dropping-particle" : "von", "parse-names" : false, "suffix" : "" }, { "dropping-particle" : "", "family" : "Brovkin", "given" : "V.", "non-dropping-particle" : "", "parse-names" : false, "suffix" : "" }, { "dropping-particle" : "", "family" : "Cadule", "given" : "P.", "non-dropping-particle" : "", "parse-names" : false, "suffix" : "" }, { "dropping-particle" : "", "family" : "Doney", "given" : "S.", "non-dropping-particle" : "", "parse-names" : false, "suffix" : "" }, { "dropping-particle" : "", "family" : "Eby", "given" : "M.", "non-dropping-particle" : "", "parse-names" : false, "suffix" : "" }, { "dropping-particle" : "", "family" : "Fung", "given" : "I.", "non-dropping-particle" : "", "parse-names" : false, "suffix" : "" }, { "dropping-particle" : "", "family" : "Bala", "given" : "G.", "non-dropping-particle" : "", "parse-names" : false, "suffix" : "" }, { "dropping-particle" : "", "family" : "John", "given" : "J.", "non-dropping-particle" : "", "parse-names" : false, "suffix" : "" }, { "dropping-particle" : "", "family" : "Jones", "given" : "C.", "non-dropping-particle" : "", "parse-names" : false, "suffix" : "" }, { "dropping-particle" : "", "family" : "Joos", "given" : "F.", "non-dropping-particle" : "", "parse-names" : false, "suffix" : "" }, { "dropping-particle" : "", "family" : "Kato", "given" : "T.", "non-dropping-particle" : "", "parse-names" : false, "suffix" : "" }, { "dropping-particle" : "", "family" : "Kawamiya", "given" : "M.", "non-dropping-particle" : "", "parse-names" : false, "suffix" : "" }, { "dropping-particle" : "", "family" : "Knorr", "given" : "W.", "non-dropping-particle" : "", "parse-names" : false, "suffix" : "" }, { "dropping-particle" : "", "family" : "Lindsay", "given" : "K.", "non-dropping-particle" : "", "parse-names" : false, "suffix" : "" }, { "dropping-particle" : "", "family" : "Matthews", "given" : "H. D.", "non-dropping-particle" : "", "parse-names" : false, "suffix" : "" }, { "dropping-particle" : "", "family" : "Raddatz", "given" : "T.", "non-dropping-particle" : "", "parse-names" : false, "suffix" : "" }, { "dropping-particle" : "", "family" : "Rayner", "given" : "P.", "non-dropping-particle" : "", "parse-names" : false, "suffix" : "" }, { "dropping-particle" : "", "family" : "Reick", "given" : "C.", "non-dropping-particle" : "", "parse-names" : false, "suffix" : "" }, { "dropping-particle" : "", "family" : "Roeckner", "given" : "E.", "non-dropping-particle" : "", "parse-names" : false, "suffix" : "" }, { "dropping-particle" : "", "family" : "Schnitzler", "given" : "K.-G.", "non-dropping-particle" : "", "parse-names" : false, "suffix" : "" }, { "dropping-particle" : "", "family" : "Schnur", "given" : "R.", "non-dropping-particle" : "", "parse-names" : false, "suffix" : "" }, { "dropping-particle" : "", "family" : "Strassmann", "given" : "K.", "non-dropping-particle" : "", "parse-names" : false, "suffix" : "" }, { "dropping-particle" : "", "family" : "Weaver", "given" : "A. J.", "non-dropping-particle" : "", "parse-names" : false, "suffix" : "" }, { "dropping-particle" : "", "family" : "Yoshikawa", "given" : "C.", "non-dropping-particle" : "", "parse-names" : false, "suffix" : "" }, { "dropping-particle" : "", "family" : "Zeng", "given" : "N.", "non-dropping-particle" : "", "parse-names" : false, "suffix" : "" } ], "container-title" : "Journal of Climate", "id" : "ITEM-1", "issue" : "14", "issued" : { "date-parts" : [ [ "2006", "7" ] ] }, "page" : "3337-3353", "title" : "Climate\u2013Carbon Cycle Feedback Analysis: Results from the C 4 MIP Model Intercomparison", "translator" : [ { "dropping-particle" : "", "family" : "L6625", "given" : "", "non-dropping-particle" : "", "parse-names" : false, "suffix" : "" } ], "type" : "article-journal", "volume" : "19" }, "uris" : [ "http://www.mendeley.com/documents/?uuid=50f22e79-aa86-46fd-b700-989b487a1711" ] }, { "id" : "ITEM-2", "itemData" : { "DOI" : "10.1175/JCLI-D-12-00554.1", "ISSN" : "0894-8755", "abstract" : "AbstractThe carbon cycle is a crucial Earth system component affecting climate and atmospheric composition. The response of natural carbon uptake to CO2 and climate change will determine anthropogenic emissions compatible with a target CO2 pathway. For phase 5 of the Coupled Model Intercomparison Project (CMIP5), four future representative concentration pathways (RCPs) have been generated by integrated assessment models (IAMs) and used as scenarios by state-of-the-art climate models, enabling quantification of compatible carbon emissions for the four scenarios by complex, process-based models. Here, the authors present results from 15 such Earth system GCMs for future changes in land and ocean carbon storage and the implications for anthropogenic emissions. The results are consistent with the underlying scenarios but show substantial model spread. Uncertainty in land carbon uptake due to differences among models is comparable with the spread across scenarios. Model estimates of historical fossil-fuel emissions agree well with reconstructions, and future projections for representative concentration pathway 2.6 (RCP2.6) and RCP4.5 are consistent with the IAMs. For high-end scenarios (RCP6.0 and RCP8.5), GCMs simulate smaller compatible emissions than the IAMs, indicating a larger climate?carbon cycle feedback in the GCMs in these scenarios. For the RCP2.6 mitigation scenario, an average reduction of 50% in emissions by 2050 from 1990 levels is required but with very large model spread (14%?96%). The models also disagree on both the requirement for sustained negative emissions to achieve the RCP2.6 CO2 concentration and the success of this scenario to restrict global warming below 2\u00b0C. All models agree that the future airborne fraction depends strongly on the emissions profile with higher airborne fraction for higher emissions scenarios.", "author" : [ { "dropping-particle" : "", "family" : "Jones", "given" : "Chris D.", "non-dropping-particle" : "", "parse-names" : false, "suffix" : "" }, { "dropping-particle" : "", "family" : "Robertson", "given" : "Eddy",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"Shevliakova", "given" : "Elena", "non-dropping-particle" : "", "parse-names" : false, "suffix" : "" }, { "dropping-particle" : "", "family" : "Bopp", "given" : "Laurent", "non-dropping-particle" : "", "parse-names" : false, "suffix" : "" }, { "dropping-particle" : "", "family" : "Brovkin", "given" : "Victor", "non-dropping-particle" : "", "parse-names" : false, "suffix" : "" }, { "dropping-particle" : "", "family" : "Hajima", "given" : "Tomohiro", "non-dropping-particle" : "", "parse-names" : false, "suffix" : "" }, { "dropping-particle" : "", "family" : "Kato", "given" : "Etsushi", "non-dropping-particle" : "", "parse-names" : false, "suffix" : "" }, { "dropping-particle" : "", "family" : "Kawamiya", "given" : "Michio", "non-dropping-particle" : "", "parse-names" : false, "suffix" : "" }, { "dropping-particle" : "", "family" : "Liddicoat", "given" : "Spencer", "non-dropping-particle" : "", "parse-names" : false, "suffix" : "" }, { "dropping-particle" : "", "family" : "Lindsay", "given" : "Keith", "non-dropping-particle" : "", "parse-names" : false, "suffix" : "" }, { "dropping-particle" : "", "family" : "Reick", "given" : "Christian H", "non-dropping-particle" : "", "parse-names" : false, "suffix" : "" }, { "dropping-particle" : "", "family" : "Roelandt", "given" : "Caroline", "non-dropping-particle" : "", "parse-names" : false, "suffix" : "" }, { "dropping-particle" : "", "family" : "Segschneider", "given" : "Joachim", "non-dropping-particle" : "", "parse-names" : false, "suffix" : "" }, { "dropping-particle" : "", "family" : "Tjiputra", "given" : "Jerry", "non-dropping-particle" : "", "parse-names" : false, "suffix" : "" } ], "container-title" : "Journal of Climate", "id" : "ITEM-2", "issue" : "13", "issued" : { "date-parts" : [ [ "2013", "7", "1" ] ] }, "note" : "doi: 10.1175/JCLI-D-12-00554.1", "page" : "4398-4413", "publisher" : "American Meteorological Society", "title" : "Twenty-First-Century Compatible CO2 Emissions and Airborne Fraction Simulated by CMIP5 Earth System Models under Four Representative Concentration Pathways", "translator" : [ { "dropping-particle" : "", "family" : "L4832", "given" : "", "non-dropping-particle" : "", "parse-names" : false, "suffix" : "" } ], "type" : "article-journal", "volume" : "26" }, "uris" : [ "http://www.mendeley.com/documents/?uuid=f6720696-3ae9-34c0-a628-ccd060abcb3f" ] }, { "id" : "ITEM-3",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"ITEM-3",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"(Friedlingstein et al., 2006; Jones et al., 2013b; Jones and Friedlingstein, 2020)", "plainTextFormattedCitation" : "(Friedlingstein et al., 2006; Jones et al., 2013b; Jones and Friedlingstein, 2020)", "previouslyFormattedCitation" : "(Friedlingstein et al., 2006; Jones et al., 2013b; Jones and Friedlingstein, 2020)" }, "properties" : { "noteIndex" : 0 }, "schema" : "https://github.com/citation-style-language/schema/raw/master/csl-citation.json" }</w:delInstrText>
        </w:r>
      </w:del>
      <w:r w:rsidR="00135885" w:rsidRPr="001E7A27">
        <w:rPr>
          <w:rFonts w:cs="Times New Roman"/>
          <w:lang w:val="en-GB"/>
        </w:rPr>
        <w:fldChar w:fldCharType="separate"/>
      </w:r>
      <w:r w:rsidR="00025FA2" w:rsidRPr="001E7A27">
        <w:rPr>
          <w:rFonts w:cs="Times New Roman"/>
          <w:noProof/>
          <w:lang w:val="en-GB"/>
        </w:rPr>
        <w:t xml:space="preserve">(Friedlingstein et al., 2006; </w:t>
      </w:r>
      <w:ins w:id="484" w:author="Robin Matthews" w:date="2021-06-17T15:20:00Z">
        <w:r w:rsidR="00DE3EA1" w:rsidRPr="001E7A27">
          <w:rPr>
            <w:rFonts w:cs="Times New Roman"/>
            <w:noProof/>
            <w:lang w:val="en-GB"/>
          </w:rPr>
          <w:t xml:space="preserve">C.D. </w:t>
        </w:r>
      </w:ins>
      <w:r w:rsidR="00025FA2" w:rsidRPr="001E7A27">
        <w:rPr>
          <w:rFonts w:cs="Times New Roman"/>
          <w:noProof/>
          <w:lang w:val="en-GB"/>
        </w:rPr>
        <w:t>Jones et al., 2013</w:t>
      </w:r>
      <w:del w:id="485" w:author="Robin Matthews" w:date="2021-06-17T15:20:00Z">
        <w:r w:rsidR="00025FA2" w:rsidRPr="001E7A27" w:rsidDel="00DE3EA1">
          <w:rPr>
            <w:rFonts w:cs="Times New Roman"/>
            <w:noProof/>
            <w:lang w:val="en-GB"/>
          </w:rPr>
          <w:delText>b</w:delText>
        </w:r>
      </w:del>
      <w:r w:rsidR="00025FA2" w:rsidRPr="001E7A27">
        <w:rPr>
          <w:rFonts w:cs="Times New Roman"/>
          <w:noProof/>
          <w:lang w:val="en-GB"/>
        </w:rPr>
        <w:t>; Jones and Friedlingstein, 2020)</w:t>
      </w:r>
      <w:r w:rsidR="00135885" w:rsidRPr="001E7A27">
        <w:rPr>
          <w:rFonts w:cs="Times New Roman"/>
          <w:lang w:val="en-GB"/>
        </w:rPr>
        <w:fldChar w:fldCharType="end"/>
      </w:r>
      <w:commentRangeEnd w:id="481"/>
      <w:r w:rsidR="00025FA2" w:rsidRPr="001E7A27">
        <w:rPr>
          <w:rStyle w:val="CommentReference"/>
          <w:lang w:val="en-GB"/>
        </w:rPr>
        <w:commentReference w:id="481"/>
      </w:r>
      <w:r w:rsidR="00135885" w:rsidRPr="001E7A27">
        <w:rPr>
          <w:rFonts w:cs="Times New Roman"/>
          <w:lang w:val="en-GB"/>
        </w:rPr>
        <w:t xml:space="preserve">. </w:t>
      </w:r>
      <w:r w:rsidRPr="001E7A27">
        <w:rPr>
          <w:rFonts w:cs="Times New Roman"/>
          <w:lang w:val="en-GB"/>
        </w:rPr>
        <w:t>Biogeochemical feedbacks follow as an outcome of both carbon and climate forcing on the physics and the biogeochemical processes of the ocean and terrestrial carbon cycles (Figure 5.</w:t>
      </w:r>
      <w:r w:rsidR="001638F0" w:rsidRPr="001E7A27">
        <w:rPr>
          <w:rFonts w:cs="Times New Roman"/>
          <w:lang w:val="en-GB"/>
        </w:rPr>
        <w:t>2</w:t>
      </w:r>
      <w:r w:rsidRPr="001E7A27">
        <w:rPr>
          <w:rFonts w:cs="Times New Roman"/>
          <w:lang w:val="en-GB"/>
        </w:rPr>
        <w:t>)</w:t>
      </w:r>
      <w:r w:rsidR="00135885" w:rsidRPr="001E7A27">
        <w:rPr>
          <w:rFonts w:cs="Times New Roman"/>
          <w:lang w:val="en-GB"/>
        </w:rPr>
        <w:t xml:space="preserve"> </w:t>
      </w:r>
      <w:r w:rsidR="00135885" w:rsidRPr="001E7A27">
        <w:rPr>
          <w:rFonts w:cs="Times New Roman"/>
          <w:lang w:val="en-GB"/>
        </w:rPr>
        <w:fldChar w:fldCharType="begin" w:fldLock="1"/>
      </w:r>
      <w:r w:rsidR="00747167" w:rsidRPr="001E7A27">
        <w:rPr>
          <w:rFonts w:cs="Times New Roman"/>
          <w:lang w:val="en-GB"/>
        </w:rPr>
        <w:instrText>ADDIN CSL_CITATION { "citationItems" : [ { "id" : "ITEM-1", "itemData" : { "DOI" : "10.1029/2018GL077849", "ISSN" : "00948276", "abstract" : "The Transient Climate Response to Emissions (TCRE), the ratio of surface warming and cumulative carbon emissions, is controlled by a product of thermal and carbon contributions. The carbon contribution involves the airborne fraction and the ratio of ocean saturated and atmospheric carbon inventories, with this ratio controlled by ocean carbonate chemistry. The evolution of the carbon contribution to the TCRE is illustrated in a hierarchy of models: a box model of the atmosphere-ocean and an Earth system model, both integrated for 1,000 years, and a suite of Earth system models integrated for 140 years. For all models, there is the same generic carbonate chemistry response: An acidifying ocean during emissions leads to a decrease in the ratio of the ocean saturated and atmospheric carbon inventories and the carbon contribution to the TCRE. Hence, ocean carbonate chemistry is important in controlling the magnitude of the TCRE and its evolution in time.",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"dropping-particle" : "", "family" : "Roussenov", "given" : "Vassil", "non-dropping-particle" : "", "parse-names" : false, "suffix" : "" } ], "container-title" : "Geophysical Research Letters", "id" : "ITEM-1", "issue" : "12", "issued" : { "date-parts" : [ [ "2018", "6", "20" ] ] }, "note" : "From Duplicate 3 (Reconciling atmospheric and oceanic views of the Transient Climate Response to Emissions - Katavouta, Anna; Williams, Richard G.; Goodwin, Philip; Roussenov, Vassil)\n\nFrom Duplicate 1 (Reconciling Atmospheric and Oceanic Views of the Transient Climate Response to Emissions - Katavouta, Anna; Williams, Richard G; Goodwin, Philip; Roussenov, Vassil)\n\ndoi: 10.1029/2018GL077849\n\nFrom Duplicate 4 (Reconciling atmospheric and oceanic views of the Transient Climate Response to Emissions - Katavouta, Anna; Williams, Richard G; Goodwin, Philip; Roussenov, Vassil)\n\ndoi: 10.1029/2018GL077849", "page" : "6205-6214", "publisher" : "Wiley-Blackwell", "title" : "Reconciling Atmospheric and Oceanic Views of the Transient Climate Response to Emissions", "translator" : [ { "dropping-particle" : "", "family" : "L7392", "given" : "", "non-dropping-particle" : "", "parse-names" : false, "suffix" : "" } ], "type" : "article-journal", "volume" : "45" }, "uris" : [ "http://www.mendeley.com/documents/?uuid=7f79b811-d8c6-4220-ac8d-f5e766cb444e" ] }, { "id" : "ITEM-2",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"ITEM-2",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"id" : "ITEM-3",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"ITEM-3",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"(Katavouta et al., 2018; Williams et al., 2019; Jones and Friedlingstein, 2020)", "plainTextFormattedCitation" : "(Katavouta et al., 2018; Williams et al., 2019; Jones and Friedlingstein, 2020)", "previouslyFormattedCitation" : "(Katavouta et al., 2018; Williams et al., 2019; Jones and Friedlingstein, 2020)" }, "properties" : { "noteIndex" : 0 }, "schema" : "https://github.com/citation-style-language/schema/raw/master/csl-citation.json" }</w:instrText>
      </w:r>
      <w:r w:rsidR="00135885" w:rsidRPr="001E7A27">
        <w:rPr>
          <w:rFonts w:cs="Times New Roman"/>
          <w:lang w:val="en-GB"/>
        </w:rPr>
        <w:fldChar w:fldCharType="separate"/>
      </w:r>
      <w:r w:rsidR="00025FA2" w:rsidRPr="001E7A27">
        <w:rPr>
          <w:rFonts w:cs="Times New Roman"/>
          <w:noProof/>
          <w:lang w:val="en-GB"/>
        </w:rPr>
        <w:t>(Katavouta et al., 2018; Williams et al., 2019; Jones and Friedlingstein, 2020)</w:t>
      </w:r>
      <w:r w:rsidR="00135885" w:rsidRPr="001E7A27">
        <w:rPr>
          <w:rFonts w:cs="Times New Roman"/>
          <w:lang w:val="en-GB"/>
        </w:rPr>
        <w:fldChar w:fldCharType="end"/>
      </w:r>
      <w:r w:rsidRPr="001E7A27">
        <w:rPr>
          <w:rFonts w:cs="Times New Roman"/>
          <w:lang w:val="en-GB"/>
        </w:rPr>
        <w:t>. Together, these carbon</w:t>
      </w:r>
      <w:ins w:id="486" w:author="Soapbox" w:date="2021-07-16T07:57:00Z">
        <w:r w:rsidR="00576D5B" w:rsidRPr="001E7A27">
          <w:rPr>
            <w:rFonts w:cs="Times New Roman"/>
            <w:lang w:val="en-GB"/>
          </w:rPr>
          <w:t>–</w:t>
        </w:r>
      </w:ins>
      <w:del w:id="487" w:author="Soapbox" w:date="2021-07-16T07:57:00Z">
        <w:r w:rsidR="000A0E1C" w:rsidRPr="001E7A27" w:rsidDel="00576D5B">
          <w:rPr>
            <w:rFonts w:cs="Times New Roman"/>
            <w:lang w:val="en-GB"/>
          </w:rPr>
          <w:delText>-</w:delText>
        </w:r>
      </w:del>
      <w:r w:rsidRPr="001E7A27">
        <w:rPr>
          <w:rFonts w:cs="Times New Roman"/>
          <w:lang w:val="en-GB"/>
        </w:rPr>
        <w:t>climate feedbacks can amplify or suppress climate change by altering the rate at which CO</w:t>
      </w:r>
      <w:r w:rsidRPr="001E7A27">
        <w:rPr>
          <w:rFonts w:cs="Times New Roman"/>
          <w:vertAlign w:val="subscript"/>
          <w:lang w:val="en-GB"/>
        </w:rPr>
        <w:t xml:space="preserve">2 </w:t>
      </w:r>
      <w:r w:rsidRPr="001E7A27">
        <w:rPr>
          <w:rFonts w:cs="Times New Roman"/>
          <w:lang w:val="en-GB"/>
        </w:rPr>
        <w:t>builds up in the atmosphere through changes in the land and ocean sources and sinks (Figure 5.</w:t>
      </w:r>
      <w:r w:rsidR="001638F0" w:rsidRPr="001E7A27">
        <w:rPr>
          <w:rFonts w:cs="Times New Roman"/>
          <w:lang w:val="en-GB"/>
        </w:rPr>
        <w:t>2</w:t>
      </w:r>
      <w:del w:id="488" w:author="Ian Blenkinsop" w:date="2021-07-14T10:54:00Z">
        <w:r w:rsidRPr="001E7A27" w:rsidDel="00DA74AB">
          <w:rPr>
            <w:rFonts w:cs="Times New Roman"/>
            <w:lang w:val="en-GB"/>
          </w:rPr>
          <w:delText xml:space="preserve">) </w:delText>
        </w:r>
      </w:del>
      <w:ins w:id="489" w:author="Ian Blenkinsop" w:date="2021-07-14T10:54:00Z">
        <w:r w:rsidR="00DA74AB" w:rsidRPr="001E7A27">
          <w:rPr>
            <w:rFonts w:cs="Times New Roman"/>
            <w:lang w:val="en-GB"/>
          </w:rPr>
          <w:t xml:space="preserve">; </w:t>
        </w:r>
      </w:ins>
      <w:commentRangeStart w:id="490"/>
      <w:r w:rsidRPr="001E7A27">
        <w:rPr>
          <w:rFonts w:cs="Times New Roman"/>
          <w:lang w:val="en-GB"/>
        </w:rPr>
        <w:fldChar w:fldCharType="begin" w:fldLock="1"/>
      </w:r>
      <w:r w:rsidR="007B506D" w:rsidRPr="001E7A27">
        <w:rPr>
          <w:rFonts w:cs="Times New Roman"/>
          <w:lang w:val="en-GB"/>
        </w:rPr>
        <w:instrText>ADDIN CSL_CITATION { "citationItems" : [ { "id" : "ITEM-1",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"ITEM-1",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"id" : "ITEM-2",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"ITEM-2",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"id" : "ITEM-3", "itemData" : { "DOI" : "10.1175/JCLI-D-12-00554.1", "ISSN" : "0894-8755", "abstract" : "AbstractThe carbon cycle is a crucial Earth system component affecting climate and atmospheric composition. The response of natural carbon uptake to CO2 and climate change will determine anthropogenic emissions compatible with a target CO2 pathway. For phase 5 of the Coupled Model Intercomparison Project (CMIP5), four future representative concentration pathways (RCPs) have been generated by integrated assessment models (IAMs) and used as scenarios by state-of-the-art climate models, enabling quantification of compatible carbon emissions for the four scenarios by complex, process-based models. Here, the authors present results from 15 such Earth system GCMs for future changes in land and ocean carbon storage and the implications for anthropogenic emissions. The results are consistent with the underlying scenarios but show substantial model spread. Uncertainty in land carbon uptake due to differences among models is comparable with the spread across scenarios. Model estimates of historical fossil-fuel emissions agree well with reconstructions, and future projections for representative concentration pathway 2.6 (RCP2.6) and RCP4.5 are consistent with the IAMs. For high-end scenarios (RCP6.0 and RCP8.5), GCMs simulate smaller compatible emissions than the IAMs, indicating a larger climate?carbon cycle feedback in the GCMs in these scenarios. For the RCP2.6 mitigation scenario, an average reduction of 50% in emissions by 2050 from 1990 levels is required but with very large model spread (14%?96%). The models also disagree on both the requirement for sustained negative emissions to achieve the RCP2.6 CO2 concentration and the success of this scenario to restrict global warming below 2\u00b0C. All models agree that the future airborne fraction depends strongly on the emissions profile with higher airborne fraction for higher emissions scenarios.", "author" : [ { "dropping-particle" : "", "family" : "Jones", "given" : "Chris D.", "non-dropping-particle" : "", "parse-names" : false, "suffix" : "" }, { "dropping-particle" : "", "family" : "Robertson", "given" : "Eddy",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"Shevliakova", "given" : "Elena", "non-dropping-particle" : "", "parse-names" : false, "suffix" : "" }, { "dropping-particle" : "", "family" : "Bopp", "given" : "Laurent", "non-dropping-particle" : "", "parse-names" : false, "suffix" : "" }, { "dropping-particle" : "", "family" : "Brovkin", "given" : "Victor", "non-dropping-particle" : "", "parse-names" : false, "suffix" : "" }, { "dropping-particle" : "", "family" : "Hajima", "given" : "Tomohiro", "non-dropping-particle" : "", "parse-names" : false, "suffix" : "" }, { "dropping-particle" : "", "family" : "Kato", "given" : "Etsushi", "non-dropping-particle" : "", "parse-names" : false, "suffix" : "" }, { "dropping-particle" : "", "family" : "Kawamiya", "given" : "Michio", "non-dropping-particle" : "", "parse-names" : false, "suffix" : "" }, { "dropping-particle" : "", "family" : "Liddicoat", "given" : "Spencer", "non-dropping-particle" : "", "parse-names" : false, "suffix" : "" }, { "dropping-particle" : "", "family" : "Lindsay", "given" : "Keith", "non-dropping-particle" : "", "parse-names" : false, "suffix" : "" }, { "dropping-particle" : "", "family" : "Reick", "given" : "Christian H", "non-dropping-particle" : "", "parse-names" : false, "suffix" : "" }, { "dropping-particle" : "", "family" : "Roelandt", "given" : "Caroline", "non-dropping-particle" : "", "parse-names" : false, "suffix" : "" }, { "dropping-particle" : "", "family" : "Segschneider", "given" : "Joachim", "non-dropping-particle" : "", "parse-names" : false, "suffix" : "" }, { "dropping-particle" : "", "family" : "Tjiputra", "given" : "Jerry", "non-dropping-particle" : "", "parse-names" : false, "suffix" : "" } ], "container-title" : "Journal of Climate", "id" : "ITEM-3", "issue" : "13", "issued" : { "date-parts" : [ [ "2013", "7", "1" ] ] }, "note" : "doi: 10.1175/JCLI-D-12-00554.1", "page" : "4398-4413", "publisher" : "American Meteorological Society", "title" : "Twenty-First-Century Compatible CO2 Emissions and Airborne Fraction Simulated by CMIP5 Earth System Models under Four Representative Concentration Pathways", "translator" : [ { "dropping-particle" : "", "family" : "L4832", "given" : "", "non-dropping-particle" : "", "parse-names" : false, "suffix" : "" } ], "type" : "article-journal", "volume" : "26" }, "uris" : [ "http://www.mendeley.com/documents/?uuid=f6720696-3ae9-34c0-a628-ccd060abcb3f" ] } ], "mendeley" : { "formattedCitation" : "(Jones et al., 2013b; Raupach et al., 2014; Williams et al., 2019)", "manualFormatting" : "(C.D. Jones et al., 2013; Raupach et al., 2014; Williams et al., 2019)", "plainTextFormattedCitation" : "(Jones et al., 2013b; Raupach et al., 2014; Williams et al., 2019)", "previouslyFormattedCitation" : "(Jones et al., 2013b; Raupach et al., 2014; Williams et al., 2019)" }, "properties" : { "noteIndex" : 0 }, "schema" : "https://github.com/citation-style-language/schema/raw/master/csl-citation.json" }</w:instrText>
      </w:r>
      <w:r w:rsidRPr="001E7A27">
        <w:rPr>
          <w:rFonts w:cs="Times New Roman"/>
          <w:lang w:val="en-GB"/>
        </w:rPr>
        <w:fldChar w:fldCharType="separate"/>
      </w:r>
      <w:del w:id="491" w:author="Ian Blenkinsop" w:date="2021-07-14T10:54:00Z">
        <w:r w:rsidR="00025FA2" w:rsidRPr="001E7A27" w:rsidDel="00DA74AB">
          <w:rPr>
            <w:rFonts w:cs="Times New Roman"/>
            <w:noProof/>
            <w:lang w:val="en-GB"/>
          </w:rPr>
          <w:delText>(</w:delText>
        </w:r>
      </w:del>
      <w:ins w:id="492" w:author="Robin Matthews" w:date="2021-06-17T15:21:00Z">
        <w:r w:rsidR="00DE3EA1" w:rsidRPr="001E7A27">
          <w:rPr>
            <w:rFonts w:cs="Times New Roman"/>
            <w:noProof/>
            <w:lang w:val="en-GB"/>
          </w:rPr>
          <w:t xml:space="preserve">C.D. </w:t>
        </w:r>
      </w:ins>
      <w:r w:rsidR="00025FA2" w:rsidRPr="001E7A27">
        <w:rPr>
          <w:rFonts w:cs="Times New Roman"/>
          <w:noProof/>
          <w:lang w:val="en-GB"/>
        </w:rPr>
        <w:t>Jones et al., 2013</w:t>
      </w:r>
      <w:del w:id="493" w:author="Robin Matthews" w:date="2021-06-17T15:21:00Z">
        <w:r w:rsidR="00025FA2" w:rsidRPr="001E7A27" w:rsidDel="00DE3EA1">
          <w:rPr>
            <w:rFonts w:cs="Times New Roman"/>
            <w:noProof/>
            <w:lang w:val="en-GB"/>
          </w:rPr>
          <w:delText>b</w:delText>
        </w:r>
      </w:del>
      <w:r w:rsidR="00025FA2" w:rsidRPr="001E7A27">
        <w:rPr>
          <w:rFonts w:cs="Times New Roman"/>
          <w:noProof/>
          <w:lang w:val="en-GB"/>
        </w:rPr>
        <w:t>; Raupach et al., 2014; Williams et al., 2019)</w:t>
      </w:r>
      <w:r w:rsidRPr="001E7A27">
        <w:rPr>
          <w:rFonts w:cs="Times New Roman"/>
          <w:lang w:val="en-GB"/>
        </w:rPr>
        <w:fldChar w:fldCharType="end"/>
      </w:r>
      <w:commentRangeEnd w:id="490"/>
      <w:r w:rsidR="00025FA2" w:rsidRPr="001E7A27">
        <w:rPr>
          <w:rStyle w:val="CommentReference"/>
          <w:lang w:val="en-GB"/>
        </w:rPr>
        <w:commentReference w:id="490"/>
      </w:r>
      <w:r w:rsidRPr="001E7A27">
        <w:rPr>
          <w:rFonts w:cs="Times New Roman"/>
          <w:lang w:val="en-GB"/>
        </w:rPr>
        <w:t>. These changes depend on the, often non-linear, interaction of the drivers (CO</w:t>
      </w:r>
      <w:r w:rsidRPr="001E7A27">
        <w:rPr>
          <w:rFonts w:cs="Times New Roman"/>
          <w:vertAlign w:val="subscript"/>
          <w:lang w:val="en-GB"/>
        </w:rPr>
        <w:t xml:space="preserve">2 </w:t>
      </w:r>
      <w:r w:rsidRPr="001E7A27">
        <w:rPr>
          <w:rFonts w:cs="Times New Roman"/>
          <w:lang w:val="en-GB"/>
        </w:rPr>
        <w:t>and climate) and processes in the ocean and land as well as the emission</w:t>
      </w:r>
      <w:ins w:id="494" w:author="Tom Maycock" w:date="2021-09-08T15:21:00Z">
        <w:r w:rsidR="0082184F" w:rsidRPr="001E7A27">
          <w:rPr>
            <w:rFonts w:cs="Times New Roman"/>
            <w:lang w:val="en-GB"/>
          </w:rPr>
          <w:t>s</w:t>
        </w:r>
      </w:ins>
      <w:r w:rsidRPr="001E7A27">
        <w:rPr>
          <w:rFonts w:cs="Times New Roman"/>
          <w:lang w:val="en-GB"/>
        </w:rPr>
        <w:t xml:space="preserve"> scenarios (Figure 5.</w:t>
      </w:r>
      <w:r w:rsidR="001638F0" w:rsidRPr="001E7A27">
        <w:rPr>
          <w:rFonts w:cs="Times New Roman"/>
          <w:lang w:val="en-GB"/>
        </w:rPr>
        <w:t>2</w:t>
      </w:r>
      <w:r w:rsidRPr="001E7A27">
        <w:rPr>
          <w:rFonts w:cs="Times New Roman"/>
          <w:lang w:val="en-GB"/>
        </w:rPr>
        <w:t xml:space="preserve">; Sections 5.4 and 5.6)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"ITEM-1",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"id" : "ITEM-2",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"ITEM-2",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"id" : "ITEM-3", "itemData" : { "DOI" : "10.1175/JCLI-D-13-00452.1", "ISSN" : "0894-8755", "abstract" : "Carbon cycle feedbacks are usually categorized into carbon\u2013concentration and carbon\u2013climate feedbacks, which arise owing to increasing atmospheric CO2 concentration and changing physical climate. Both feedbacks are often assumed to operate independently: that is, the total feedback can be expressed as the sum of two independent carbon fluxes that are functions of atmospheric CO2 and climate change, respectively. For phase 5 of the Coupled Model Intercomparison Project (CMIP5), radiatively and biogeochemically coupled simulations have been undertaken to better understand carbon cycle feedback processes. Results show that the sum of total ocean carbon uptake in the radiatively and biogeochemically coupled experiments is consistently larger by 19\u201358 petagrams of carbon (Pg C) than the uptake found in the fully coupled model runs. This nonlinearity is small compared to the total ocean carbon uptake (533\u2013676 Pg C), but it is of the same order as the carbon\u2013climate feedback. The weakening of ocean circulation and mixing with climate change makes the largest contribution to the nonlinear carbon cycle response since carbon transport to depth is suppressed in the fully relative to the biogeochemically coupled simulations, while the radiatively coupled experiment mainly measures the loss of near-surface carbon owing to warming of the ocean. Sea ice retreat and seawater carbon chemistry contribute less to the simulated nonlinearity. The authors\u2019 results indicate that estimates of the ocean carbon\u2013climate feedback derived from \u201cwarming only\u201d (radiatively coupled) simulations may underestimate the reduction of ocean carbon uptake in a warm climate high CO2 world.", "author" : [ { "dropping-particle" : "", "family" : "Schwinger", "given" : "J\u00f6rg", "non-dropping-particle" : "", "parse-names" : false, "suffix" : "" }, { "dropping-particle" : "", "family" : "Tjiputra", "given" : "Jerry F", "non-dropping-particle" : "", "parse-names" : false, "suffix" : "" }, { "dropping-particle" : "", "family" : "Heinze", "given" : "Christoph", "non-dropping-particle" : "", "parse-names" : false, "suffix" : "" }, { "dropping-particle" : "", "family" : "Bopp", "given" : "Laurent", "non-dropping-particle" : "", "parse-names" : false, "suffix" : "" }, { "dropping-particle" : "", "family" : "Christian", "given" : "James R",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"Jones", "given" : "Chris D", "non-dropping-particle" : "", "parse-names" : false, "suffix" : "" }, { "dropping-particle" : "", "family" : "Salas-M\u00e9lia", "given" : "David", "non-dropping-particle" : "", "parse-names" : false, "suffix" : "" }, { "dropping-particle" : "", "family" : "Segschneider", "given" : "Joachim", "non-dropping-particle" : "", "parse-names" : false, "suffix" : "" }, { "dropping-particle" : "", "family" : "S\u00e9f\u00e9rian", "given" : "Roland", "non-dropping-particle" : "", "parse-names" : false, "suffix" : "" }, { "dropping-particle" : "", "family" : "Totterdell", "given" : "Ian", "non-dropping-particle" : "", "parse-names" : false, "suffix" : "" } ], "container-title" : "Journal of Climate", "id" : "ITEM-3", "issue" : "11", "issued" : { "date-parts" : [ [ "2014", "6" ] ] }, "page" : "3869-3888", "title" : "Nonlinearity of Ocean Carbon Cycle Feedbacks in CMIP5 Earth System Models", "translator" : [ { "dropping-particle" : "", "family" : "L4448", "given" : "", "non-dropping-particle" : "", "parse-names" : false, "suffix" : "" } ], "type" : "article-journal", "volume" : "27" }, "uris" : [ "http://www.mendeley.com/documents/?uuid=d18ac0e9-6e9c-4555-ad1a-f1ed9c5e9d58" ] } ], "mendeley" : { "formattedCitation" : "(Raupach et al., 2014; Schwinger et al., 2014; Williams et al., 2019)", "plainTextFormattedCitation" : "(Raupach et al., 2014; Schwinger et al., 2014; Williams et al., 2019)", "previouslyFormattedCitation" : "(Raupach et al., 2014; Schwinger et al., 2014; Williams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(Raupach et al., 2014; Schwinger et al., 2014; Williams et al., 2019)</w:t>
      </w:r>
      <w:r w:rsidRPr="001E7A27">
        <w:rPr>
          <w:rFonts w:cs="Times New Roman"/>
          <w:lang w:val="en-GB"/>
        </w:rPr>
        <w:fldChar w:fldCharType="end"/>
      </w:r>
      <w:r w:rsidRPr="001E7A27">
        <w:rPr>
          <w:rFonts w:cs="Times New Roman"/>
          <w:lang w:val="en-GB"/>
        </w:rPr>
        <w:t xml:space="preserve">. There is </w:t>
      </w:r>
      <w:r w:rsidRPr="001E7A27">
        <w:rPr>
          <w:rFonts w:cs="Times New Roman"/>
          <w:i/>
          <w:iCs/>
          <w:lang w:val="en-GB"/>
        </w:rPr>
        <w:t>high</w:t>
      </w:r>
      <w:r w:rsidRPr="001E7A27">
        <w:rPr>
          <w:rFonts w:cs="Times New Roman"/>
          <w:lang w:val="en-GB"/>
        </w:rPr>
        <w:t xml:space="preserve"> </w:t>
      </w:r>
      <w:r w:rsidRPr="001E7A27">
        <w:rPr>
          <w:rFonts w:cs="Times New Roman"/>
          <w:i/>
          <w:iCs/>
          <w:lang w:val="en-GB"/>
        </w:rPr>
        <w:t>confidence</w:t>
      </w:r>
      <w:r w:rsidRPr="001E7A27">
        <w:rPr>
          <w:rFonts w:cs="Times New Roman"/>
          <w:lang w:val="en-GB"/>
        </w:rPr>
        <w:t xml:space="preserve"> that carbon</w:t>
      </w:r>
      <w:ins w:id="495" w:author="Soapbox" w:date="2021-07-16T07:57:00Z">
        <w:r w:rsidR="00576D5B" w:rsidRPr="001E7A27">
          <w:rPr>
            <w:rFonts w:cs="Times New Roman"/>
            <w:lang w:val="en-GB"/>
          </w:rPr>
          <w:t>–</w:t>
        </w:r>
      </w:ins>
      <w:del w:id="496" w:author="Soapbox" w:date="2021-07-16T07:57:00Z">
        <w:r w:rsidR="000A0E1C" w:rsidRPr="001E7A27" w:rsidDel="00576D5B">
          <w:rPr>
            <w:rFonts w:cs="Times New Roman"/>
            <w:lang w:val="en-GB"/>
          </w:rPr>
          <w:delText>-</w:delText>
        </w:r>
      </w:del>
      <w:r w:rsidRPr="001E7A27">
        <w:rPr>
          <w:rFonts w:cs="Times New Roman"/>
          <w:lang w:val="en-GB"/>
        </w:rPr>
        <w:t>climate feedbacks and their century scale evolution play a critical role in two linked climate metrics that have significant climate and policy implications: (i) the fraction of anthropogenic CO</w:t>
      </w:r>
      <w:r w:rsidRPr="001E7A27">
        <w:rPr>
          <w:rFonts w:cs="Times New Roman"/>
          <w:vertAlign w:val="subscript"/>
          <w:lang w:val="en-GB"/>
        </w:rPr>
        <w:t>2</w:t>
      </w:r>
      <w:r w:rsidRPr="001E7A27">
        <w:rPr>
          <w:rFonts w:cs="Times New Roman"/>
          <w:lang w:val="en-GB"/>
        </w:rPr>
        <w:t xml:space="preserve"> emissions that remains in the atmosphere, the so-called airborne fraction of CO</w:t>
      </w:r>
      <w:r w:rsidRPr="001E7A27">
        <w:rPr>
          <w:rFonts w:cs="Times New Roman"/>
          <w:vertAlign w:val="subscript"/>
          <w:lang w:val="en-GB"/>
        </w:rPr>
        <w:t>2</w:t>
      </w:r>
      <w:r w:rsidRPr="001E7A27">
        <w:rPr>
          <w:rFonts w:cs="Times New Roman"/>
          <w:lang w:val="en-GB"/>
        </w:rPr>
        <w:t xml:space="preserve"> (AF</w:t>
      </w:r>
      <w:del w:id="497" w:author="Ian Blenkinsop" w:date="2021-07-14T10:55:00Z">
        <w:r w:rsidRPr="001E7A27" w:rsidDel="00DA74AB">
          <w:rPr>
            <w:rFonts w:cs="Times New Roman"/>
            <w:lang w:val="en-GB"/>
          </w:rPr>
          <w:delText xml:space="preserve">) </w:delText>
        </w:r>
      </w:del>
      <w:ins w:id="498" w:author="Ian Blenkinsop" w:date="2021-07-14T10:55:00Z">
        <w:r w:rsidR="00DA74AB" w:rsidRPr="001E7A27">
          <w:rPr>
            <w:rFonts w:cs="Times New Roman"/>
            <w:lang w:val="en-GB"/>
          </w:rPr>
          <w:t xml:space="preserve">; </w:t>
        </w:r>
      </w:ins>
      <w:ins w:id="499" w:author="Ian Blenkinsop" w:date="2021-07-28T12:02:00Z">
        <w:r w:rsidR="00666E40" w:rsidRPr="001E7A27">
          <w:rPr>
            <w:rFonts w:cs="Times New Roman"/>
            <w:lang w:val="en-GB"/>
          </w:rPr>
          <w:t>Section 5.2.1.2</w:t>
        </w:r>
        <w:r w:rsidR="00425054" w:rsidRPr="001E7A27">
          <w:rPr>
            <w:rFonts w:cs="Times New Roman"/>
            <w:lang w:val="en-GB"/>
          </w:rPr>
          <w:t>,</w:t>
        </w:r>
        <w:r w:rsidR="00666E40" w:rsidRPr="001E7A27" w:rsidDel="00DA74AB">
          <w:rPr>
            <w:rFonts w:cs="Times New Roman"/>
            <w:lang w:val="en-GB"/>
          </w:rPr>
          <w:t xml:space="preserve"> </w:t>
        </w:r>
      </w:ins>
      <w:del w:id="500" w:author="Ian Blenkinsop" w:date="2021-07-14T10:55:00Z">
        <w:r w:rsidRPr="001E7A27" w:rsidDel="00DA74AB">
          <w:rPr>
            <w:rFonts w:cs="Times New Roman"/>
            <w:lang w:val="en-GB"/>
          </w:rPr>
          <w:delText>(</w:delText>
        </w:r>
      </w:del>
      <w:r w:rsidRPr="001E7A27">
        <w:rPr>
          <w:rFonts w:cs="Times New Roman"/>
          <w:lang w:val="en-GB"/>
        </w:rPr>
        <w:t>Figure</w:t>
      </w:r>
      <w:ins w:id="501" w:author="Ian Blenkinsop" w:date="2021-07-28T12:02:00Z">
        <w:r w:rsidR="00666E40" w:rsidRPr="001E7A27">
          <w:rPr>
            <w:rFonts w:cs="Times New Roman"/>
            <w:lang w:val="en-GB"/>
          </w:rPr>
          <w:t>s</w:t>
        </w:r>
      </w:ins>
      <w:r w:rsidRPr="001E7A27">
        <w:rPr>
          <w:rFonts w:cs="Times New Roman"/>
          <w:lang w:val="en-GB"/>
        </w:rPr>
        <w:t xml:space="preserve"> 5.</w:t>
      </w:r>
      <w:r w:rsidR="001638F0" w:rsidRPr="001E7A27">
        <w:rPr>
          <w:rFonts w:cs="Times New Roman"/>
          <w:lang w:val="en-GB"/>
        </w:rPr>
        <w:t>2</w:t>
      </w:r>
      <w:del w:id="502" w:author="Ian Blenkinsop" w:date="2021-07-28T12:02:00Z">
        <w:r w:rsidRPr="001E7A27" w:rsidDel="00666E40">
          <w:rPr>
            <w:rFonts w:cs="Times New Roman"/>
            <w:lang w:val="en-GB"/>
          </w:rPr>
          <w:delText xml:space="preserve">, </w:delText>
        </w:r>
      </w:del>
      <w:ins w:id="503" w:author="Ian Blenkinsop" w:date="2021-07-28T12:02:00Z">
        <w:r w:rsidR="00666E40" w:rsidRPr="001E7A27">
          <w:rPr>
            <w:rFonts w:cs="Times New Roman"/>
            <w:lang w:val="en-GB"/>
          </w:rPr>
          <w:t xml:space="preserve"> and 5.7</w:t>
        </w:r>
      </w:ins>
      <w:del w:id="504" w:author="Ian Blenkinsop" w:date="2021-07-28T12:02:00Z">
        <w:r w:rsidRPr="001E7A27" w:rsidDel="00666E40">
          <w:rPr>
            <w:rFonts w:cs="Times New Roman"/>
            <w:lang w:val="en-GB"/>
          </w:rPr>
          <w:delText>Section 5.2.1.2</w:delText>
        </w:r>
      </w:del>
      <w:r w:rsidRPr="001E7A27">
        <w:rPr>
          <w:rFonts w:cs="Times New Roman"/>
          <w:lang w:val="en-GB"/>
        </w:rPr>
        <w:t xml:space="preserve">, </w:t>
      </w:r>
      <w:del w:id="505" w:author="Ian Blenkinsop" w:date="2021-07-28T12:02:00Z">
        <w:r w:rsidRPr="001E7A27" w:rsidDel="00425054">
          <w:rPr>
            <w:rFonts w:cs="Times New Roman"/>
            <w:lang w:val="en-GB"/>
          </w:rPr>
          <w:delText>Figure 5.7,</w:delText>
        </w:r>
      </w:del>
      <w:ins w:id="506" w:author="Ian Blenkinsop" w:date="2021-07-28T12:02:00Z">
        <w:r w:rsidR="00425054" w:rsidRPr="001E7A27">
          <w:rPr>
            <w:rFonts w:cs="Times New Roman"/>
            <w:lang w:val="en-GB"/>
          </w:rPr>
          <w:t>and</w:t>
        </w:r>
      </w:ins>
      <w:r w:rsidRPr="001E7A27">
        <w:rPr>
          <w:rFonts w:cs="Times New Roman"/>
          <w:lang w:val="en-GB"/>
        </w:rPr>
        <w:t xml:space="preserve"> FAQ 5.1</w:t>
      </w:r>
      <w:del w:id="507" w:author="Ian Blenkinsop" w:date="2021-07-14T10:55:00Z">
        <w:r w:rsidRPr="001E7A27" w:rsidDel="00DA74AB">
          <w:rPr>
            <w:rFonts w:cs="Times New Roman"/>
            <w:lang w:val="en-GB"/>
          </w:rPr>
          <w:delText xml:space="preserve">), </w:delText>
        </w:r>
      </w:del>
      <w:ins w:id="508" w:author="Ian Blenkinsop" w:date="2021-07-14T10:55:00Z">
        <w:r w:rsidR="00DA74AB" w:rsidRPr="001E7A27">
          <w:rPr>
            <w:rFonts w:cs="Times New Roman"/>
            <w:lang w:val="en-GB"/>
          </w:rPr>
          <w:t xml:space="preserve">); </w:t>
        </w:r>
      </w:ins>
      <w:r w:rsidRPr="001E7A27">
        <w:rPr>
          <w:rFonts w:cs="Times New Roman"/>
          <w:lang w:val="en-GB"/>
        </w:rPr>
        <w:t>and (ii) the quasi-linear trend characteristic of the transient temperature response to cumulative CO</w:t>
      </w:r>
      <w:r w:rsidRPr="001E7A27">
        <w:rPr>
          <w:rFonts w:cs="Times New Roman"/>
          <w:vertAlign w:val="subscript"/>
          <w:lang w:val="en-GB"/>
        </w:rPr>
        <w:t>2</w:t>
      </w:r>
      <w:r w:rsidRPr="001E7A27">
        <w:rPr>
          <w:rFonts w:cs="Times New Roman"/>
          <w:lang w:val="en-GB"/>
        </w:rPr>
        <w:t xml:space="preserve"> emissions (</w:t>
      </w:r>
      <w:ins w:id="509" w:author="Ian Blenkinsop" w:date="2021-07-28T12:03:00Z">
        <w:r w:rsidR="00425054" w:rsidRPr="001E7A27">
          <w:rPr>
            <w:rFonts w:cs="Times New Roman"/>
            <w:lang w:val="en-GB"/>
          </w:rPr>
          <w:t xml:space="preserve">TCRE; </w:t>
        </w:r>
      </w:ins>
      <w:ins w:id="510" w:author="Soapbox" w:date="2021-07-16T08:29:00Z">
        <w:r w:rsidR="009F28C1" w:rsidRPr="001E7A27">
          <w:rPr>
            <w:rFonts w:cs="Times New Roman"/>
            <w:lang w:val="en-GB"/>
          </w:rPr>
          <w:t>Section 5.5</w:t>
        </w:r>
      </w:ins>
      <w:ins w:id="511" w:author="Soapbox" w:date="2021-07-16T08:30:00Z">
        <w:r w:rsidR="009F28C1" w:rsidRPr="001E7A27">
          <w:rPr>
            <w:rFonts w:cs="Times New Roman"/>
            <w:lang w:val="en-GB"/>
          </w:rPr>
          <w:t>;</w:t>
        </w:r>
        <w:del w:id="512" w:author="Ian Blenkinsop" w:date="2021-07-28T12:03:00Z">
          <w:r w:rsidR="009F28C1" w:rsidRPr="001E7A27" w:rsidDel="00425054">
            <w:rPr>
              <w:rFonts w:cs="Times New Roman"/>
              <w:lang w:val="en-GB"/>
            </w:rPr>
            <w:delText xml:space="preserve"> </w:delText>
          </w:r>
        </w:del>
      </w:ins>
      <w:del w:id="513" w:author="Ian Blenkinsop" w:date="2021-07-28T12:03:00Z">
        <w:r w:rsidRPr="001E7A27" w:rsidDel="00425054">
          <w:rPr>
            <w:rFonts w:cs="Times New Roman"/>
            <w:lang w:val="en-GB"/>
          </w:rPr>
          <w:delText>TCRE</w:delText>
        </w:r>
      </w:del>
      <w:del w:id="514" w:author="Ian Blenkinsop" w:date="2021-07-14T10:55:00Z">
        <w:r w:rsidRPr="001E7A27" w:rsidDel="00DA74AB">
          <w:rPr>
            <w:rFonts w:cs="Times New Roman"/>
            <w:lang w:val="en-GB"/>
          </w:rPr>
          <w:delText xml:space="preserve">) </w:delText>
        </w:r>
      </w:del>
      <w:ins w:id="515" w:author="Ian Blenkinsop" w:date="2021-07-14T10:55:00Z">
        <w:r w:rsidR="00DA74AB" w:rsidRPr="001E7A27">
          <w:rPr>
            <w:rFonts w:cs="Times New Roman"/>
            <w:lang w:val="en-GB"/>
          </w:rPr>
          <w:t xml:space="preserve"> </w:t>
        </w:r>
      </w:ins>
      <w:commentRangeStart w:id="516"/>
      <w:r w:rsidR="00AF62D8" w:rsidRPr="001E7A27">
        <w:rPr>
          <w:rFonts w:cs="Times New Roman"/>
          <w:lang w:val="en-GB"/>
        </w:rPr>
        <w:fldChar w:fldCharType="begin" w:fldLock="1"/>
      </w:r>
      <w:r w:rsidR="00747167" w:rsidRPr="001E7A27">
        <w:rPr>
          <w:rFonts w:cs="Times New Roman"/>
          <w:lang w:val="en-GB"/>
        </w:rPr>
        <w:instrText>ADDIN CSL_CITATION { "citationItems" : [ { "id" : "ITEM-1", "itemData" : { "DOI" : "10.1007/s40641-015-0030-6", "ISSN" : "2198-6061", "abstract" : "The transient climate response to cumulative CO2 emissions (TCRE) is a metric of climate change that directly relates the primary cause of climate change (cumulative CO2 emissions) to global mean temperature change. The metric was developed once researchers noticed that the cumulative CO2 versus temperature change curve was nearly linear for almost all Earth system model output. Here, recent literature on the origin, limits, and value of TCRE is reviewed. TCRE appears to emerge from the diminishing radiative forcing per unit mass of atmospheric CO2 being compensated by diminishing efficiency of ocean heat uptake and the modulation of airborne fraction of carbon by ocean processes. The best estimate of the value of TCRE is between 0.8 to 2.5 K EgC\u22121. Overall, TCRE has been shown to be a conceptually simple and robust metric of climate warming with many applications in formulating climate policy.", "author" : [ { "dropping-particle" : "", "family" : "MacDougall", "given" : "Andrew H.", "non-dropping-particle" : "", "parse-names" : false, "suffix" : "" } ], "container-title" : "Current Climate Change Reports", "id" : "ITEM-1", "issue" : "1", "issued" : { "date-parts" : [ [ "2016", "3", "17" ] ] }, "page" : "39-47", "title" : "The Transient Response to Cumulative CO2 Emissions: a Review", "translator" : [ { "dropping-particle" : "", "family" : "L3925", "given" : "", "non-dropping-particle" : "", "parse-names" : false, "suffix" : "" } ], "type" : "article-journal", "volume" : "2" }, "uris" : [ "http://www.mendeley.com/documents/?uuid=dc6628b3-a08b-42ef-bf5c-80664ca05035" ] }, { "id" : "ITEM-2",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"ITEM-2",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"id" : "ITEM-3",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"ITEM-3",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"(MacDougall, 2016; Williams et al., 2016; Jones and Friedlingstein, 2020)", "manualFormatting" : "(MacDougall, 2016; Williams et al., 2016; Jones and Friedlingstein, 2020", "plainTextFormattedCitation" : "(MacDougall, 2016; Williams et al., 2016; Jones and Friedlingstein, 2020)", "previouslyFormattedCitation" : "(MacDougall, 2016; Williams et al., 2016; Jones and Friedlingstein, 2020)" }, "properties" : { "noteIndex" : 0 }, "schema" : "https://github.com/citation-style-language/schema/raw/master/csl-citation.json" }</w:instrText>
      </w:r>
      <w:r w:rsidR="00AF62D8" w:rsidRPr="001E7A27">
        <w:rPr>
          <w:rFonts w:cs="Times New Roman"/>
          <w:lang w:val="en-GB"/>
        </w:rPr>
        <w:fldChar w:fldCharType="separate"/>
      </w:r>
      <w:del w:id="517" w:author="Ian Blenkinsop" w:date="2021-07-14T10:55:00Z">
        <w:r w:rsidR="00025FA2" w:rsidRPr="001E7A27" w:rsidDel="00DA74AB">
          <w:rPr>
            <w:rFonts w:cs="Times New Roman"/>
            <w:noProof/>
            <w:lang w:val="en-GB"/>
          </w:rPr>
          <w:delText>(</w:delText>
        </w:r>
      </w:del>
      <w:r w:rsidR="00025FA2" w:rsidRPr="001E7A27">
        <w:rPr>
          <w:rFonts w:cs="Times New Roman"/>
          <w:noProof/>
          <w:lang w:val="en-GB"/>
        </w:rPr>
        <w:t>MacDougall, 2016; Williams et al., 2016; Jones and Friedlingstein, 2020</w:t>
      </w:r>
      <w:r w:rsidR="00AF62D8" w:rsidRPr="001E7A27">
        <w:rPr>
          <w:rFonts w:cs="Times New Roman"/>
          <w:lang w:val="en-GB"/>
        </w:rPr>
        <w:fldChar w:fldCharType="end"/>
      </w:r>
      <w:commentRangeEnd w:id="516"/>
      <w:r w:rsidR="00025FA2" w:rsidRPr="001E7A27">
        <w:rPr>
          <w:rStyle w:val="CommentReference"/>
          <w:lang w:val="en-GB"/>
        </w:rPr>
        <w:commentReference w:id="516"/>
      </w:r>
      <w:del w:id="518" w:author="Soapbox" w:date="2021-07-16T08:30:00Z">
        <w:r w:rsidR="00AF62D8" w:rsidRPr="001E7A27" w:rsidDel="009F28C1">
          <w:rPr>
            <w:rFonts w:cs="Times New Roman"/>
            <w:lang w:val="en-GB"/>
          </w:rPr>
          <w:delText>;</w:delText>
        </w:r>
      </w:del>
      <w:del w:id="519" w:author="Soapbox" w:date="2021-07-16T08:29:00Z">
        <w:r w:rsidR="00AF62D8" w:rsidRPr="001E7A27" w:rsidDel="009F28C1">
          <w:rPr>
            <w:rFonts w:cs="Times New Roman"/>
            <w:lang w:val="en-GB"/>
          </w:rPr>
          <w:delText xml:space="preserve"> </w:delText>
        </w:r>
        <w:r w:rsidRPr="001E7A27" w:rsidDel="009F28C1">
          <w:rPr>
            <w:rFonts w:cs="Times New Roman"/>
            <w:lang w:val="en-GB"/>
          </w:rPr>
          <w:delText>Section 5.5</w:delText>
        </w:r>
      </w:del>
      <w:r w:rsidRPr="001E7A27">
        <w:rPr>
          <w:rFonts w:cs="Times New Roman"/>
          <w:lang w:val="en-GB"/>
        </w:rPr>
        <w:t>) and other GHGs (CH</w:t>
      </w:r>
      <w:r w:rsidRPr="001E7A27">
        <w:rPr>
          <w:rFonts w:cs="Times New Roman"/>
          <w:vertAlign w:val="subscript"/>
          <w:lang w:val="en-GB"/>
        </w:rPr>
        <w:t>4</w:t>
      </w:r>
      <w:r w:rsidRPr="001E7A27">
        <w:rPr>
          <w:rFonts w:cs="Times New Roman"/>
          <w:lang w:val="en-GB"/>
        </w:rPr>
        <w:t xml:space="preserve"> and N</w:t>
      </w:r>
      <w:r w:rsidRPr="001E7A27">
        <w:rPr>
          <w:rFonts w:cs="Times New Roman"/>
          <w:vertAlign w:val="subscript"/>
          <w:lang w:val="en-GB"/>
        </w:rPr>
        <w:t>2</w:t>
      </w:r>
      <w:r w:rsidRPr="001E7A27">
        <w:rPr>
          <w:rFonts w:cs="Times New Roman"/>
          <w:lang w:val="en-GB"/>
        </w:rPr>
        <w:t xml:space="preserve">O). This chapter assesses the implications of these issues from </w:t>
      </w:r>
      <w:del w:id="520" w:author="Soapbox" w:date="2021-07-16T08:31:00Z">
        <w:r w:rsidRPr="001E7A27" w:rsidDel="00FE5D29">
          <w:rPr>
            <w:rFonts w:cs="Times New Roman"/>
            <w:lang w:val="en-GB"/>
          </w:rPr>
          <w:delText xml:space="preserve">a </w:delText>
        </w:r>
      </w:del>
      <w:ins w:id="521" w:author="Soapbox" w:date="2021-07-16T08:31:00Z">
        <w:r w:rsidR="00FE5D29" w:rsidRPr="001E7A27">
          <w:rPr>
            <w:rFonts w:cs="Times New Roman"/>
            <w:lang w:val="en-GB"/>
          </w:rPr>
          <w:t xml:space="preserve">the perspective of </w:t>
        </w:r>
      </w:ins>
      <w:r w:rsidRPr="001E7A27">
        <w:rPr>
          <w:rFonts w:cs="Times New Roman"/>
          <w:lang w:val="en-GB"/>
        </w:rPr>
        <w:t xml:space="preserve">carbon cycle processes </w:t>
      </w:r>
      <w:del w:id="522" w:author="Soapbox" w:date="2021-07-16T08:32:00Z">
        <w:r w:rsidRPr="001E7A27" w:rsidDel="00270691">
          <w:rPr>
            <w:rFonts w:cs="Times New Roman"/>
            <w:lang w:val="en-GB"/>
          </w:rPr>
          <w:delText xml:space="preserve">perspective </w:delText>
        </w:r>
      </w:del>
      <w:r w:rsidRPr="001E7A27">
        <w:rPr>
          <w:rFonts w:cs="Times New Roman"/>
          <w:lang w:val="en-GB"/>
        </w:rPr>
        <w:t>(Figure 5.</w:t>
      </w:r>
      <w:r w:rsidR="001638F0" w:rsidRPr="001E7A27">
        <w:rPr>
          <w:rFonts w:cs="Times New Roman"/>
          <w:lang w:val="en-GB"/>
        </w:rPr>
        <w:t>2</w:t>
      </w:r>
      <w:r w:rsidRPr="001E7A27">
        <w:rPr>
          <w:rFonts w:cs="Times New Roman"/>
          <w:lang w:val="en-GB"/>
        </w:rPr>
        <w:t>) in Section</w:t>
      </w:r>
      <w:del w:id="523" w:author="Ian Blenkinsop" w:date="2021-07-14T10:57:00Z">
        <w:r w:rsidRPr="001E7A27" w:rsidDel="00DA74AB">
          <w:rPr>
            <w:rFonts w:cs="Times New Roman"/>
            <w:lang w:val="en-GB"/>
          </w:rPr>
          <w:delText>s</w:delText>
        </w:r>
      </w:del>
      <w:r w:rsidRPr="001E7A27">
        <w:rPr>
          <w:rFonts w:cs="Times New Roman"/>
          <w:lang w:val="en-GB"/>
        </w:rPr>
        <w:t xml:space="preserve"> 5.2 (historical and contemporary), </w:t>
      </w:r>
      <w:ins w:id="524" w:author="Ian Blenkinsop" w:date="2021-07-14T10:57:00Z">
        <w:r w:rsidR="00DA74AB" w:rsidRPr="001E7A27">
          <w:rPr>
            <w:rFonts w:cs="Times New Roman"/>
            <w:lang w:val="en-GB"/>
          </w:rPr>
          <w:t xml:space="preserve">Section </w:t>
        </w:r>
      </w:ins>
      <w:r w:rsidRPr="001E7A27">
        <w:rPr>
          <w:rFonts w:cs="Times New Roman"/>
          <w:lang w:val="en-GB"/>
        </w:rPr>
        <w:t xml:space="preserve">5.3 (changing carbonate chemistry), </w:t>
      </w:r>
      <w:ins w:id="525" w:author="Ian Blenkinsop" w:date="2021-07-14T10:57:00Z">
        <w:r w:rsidR="00DA74AB" w:rsidRPr="001E7A27">
          <w:rPr>
            <w:rFonts w:cs="Times New Roman"/>
            <w:lang w:val="en-GB"/>
          </w:rPr>
          <w:t xml:space="preserve">Section </w:t>
        </w:r>
      </w:ins>
      <w:r w:rsidRPr="001E7A27">
        <w:rPr>
          <w:rFonts w:cs="Times New Roman"/>
          <w:lang w:val="en-GB"/>
        </w:rPr>
        <w:t xml:space="preserve">5.4 (future projections), </w:t>
      </w:r>
      <w:ins w:id="526" w:author="Ian Blenkinsop" w:date="2021-07-14T10:58:00Z">
        <w:r w:rsidR="00DA74AB" w:rsidRPr="001E7A27">
          <w:rPr>
            <w:rFonts w:cs="Times New Roman"/>
            <w:lang w:val="en-GB"/>
          </w:rPr>
          <w:t xml:space="preserve">Section </w:t>
        </w:r>
      </w:ins>
      <w:r w:rsidRPr="001E7A27">
        <w:rPr>
          <w:rFonts w:cs="Times New Roman"/>
          <w:lang w:val="en-GB"/>
        </w:rPr>
        <w:t xml:space="preserve">5.5 (remaining carbon budget) and </w:t>
      </w:r>
      <w:ins w:id="527" w:author="Ian Blenkinsop" w:date="2021-07-14T10:58:00Z">
        <w:r w:rsidR="00DA74AB" w:rsidRPr="001E7A27">
          <w:rPr>
            <w:rFonts w:cs="Times New Roman"/>
            <w:lang w:val="en-GB"/>
          </w:rPr>
          <w:t xml:space="preserve">Section </w:t>
        </w:r>
      </w:ins>
      <w:r w:rsidRPr="001E7A27">
        <w:rPr>
          <w:rFonts w:cs="Times New Roman"/>
          <w:lang w:val="en-GB"/>
        </w:rPr>
        <w:t xml:space="preserve">5.6 (response to </w:t>
      </w:r>
      <w:r w:rsidR="00915947" w:rsidRPr="001E7A27">
        <w:rPr>
          <w:rFonts w:cs="Times New Roman"/>
          <w:lang w:val="en-GB"/>
        </w:rPr>
        <w:t xml:space="preserve">carbon dioxide removal </w:t>
      </w:r>
      <w:r w:rsidRPr="001E7A27">
        <w:rPr>
          <w:rFonts w:cs="Times New Roman"/>
          <w:lang w:val="en-GB"/>
        </w:rPr>
        <w:t>and</w:t>
      </w:r>
      <w:r w:rsidR="00915947" w:rsidRPr="001E7A27">
        <w:rPr>
          <w:rFonts w:cs="Times New Roman"/>
          <w:lang w:val="en-GB"/>
        </w:rPr>
        <w:t xml:space="preserve"> solar radiation modification</w:t>
      </w:r>
      <w:r w:rsidRPr="001E7A27">
        <w:rPr>
          <w:rFonts w:cs="Times New Roman"/>
          <w:lang w:val="en-GB"/>
        </w:rPr>
        <w:t>).</w:t>
      </w:r>
    </w:p>
    <w:p w14:paraId="0DAB5EA9" w14:textId="77777777" w:rsidR="00FA7D52" w:rsidRPr="001E7A27" w:rsidRDefault="00FA7D52" w:rsidP="00FA7D52">
      <w:pPr>
        <w:pStyle w:val="AR6BodyText"/>
        <w:rPr>
          <w:rFonts w:cs="Times New Roman"/>
          <w:lang w:val="en-GB"/>
        </w:rPr>
      </w:pPr>
    </w:p>
    <w:p w14:paraId="025B345E" w14:textId="630893FF" w:rsidR="00FA7D52" w:rsidRPr="001E7A27" w:rsidRDefault="00FA7D52" w:rsidP="00A16334">
      <w:pPr>
        <w:rPr>
          <w:rFonts w:cs="Times New Roman"/>
          <w:lang w:val="en-GB"/>
        </w:rPr>
      </w:pPr>
      <w:r w:rsidRPr="001E7A27">
        <w:rPr>
          <w:rFonts w:cs="Times New Roman"/>
          <w:lang w:val="en-GB"/>
        </w:rPr>
        <w:t>The airborne fraction is an important constraint for adjustments in carbon</w:t>
      </w:r>
      <w:ins w:id="528" w:author="Soapbox" w:date="2021-07-16T07:57:00Z">
        <w:r w:rsidR="00576D5B" w:rsidRPr="001E7A27">
          <w:rPr>
            <w:rFonts w:cs="Times New Roman"/>
            <w:lang w:val="en-GB"/>
          </w:rPr>
          <w:t>–</w:t>
        </w:r>
      </w:ins>
      <w:del w:id="529" w:author="Soapbox" w:date="2021-07-16T07:57:00Z">
        <w:r w:rsidRPr="001E7A27" w:rsidDel="00576D5B">
          <w:rPr>
            <w:rFonts w:cs="Times New Roman"/>
            <w:lang w:val="en-GB"/>
          </w:rPr>
          <w:delText>-</w:delText>
        </w:r>
      </w:del>
      <w:r w:rsidRPr="001E7A27">
        <w:rPr>
          <w:rFonts w:cs="Times New Roman"/>
          <w:lang w:val="en-GB"/>
        </w:rPr>
        <w:t>climate feedbacks and reflects the partitioning of CO</w:t>
      </w:r>
      <w:r w:rsidRPr="001E7A27">
        <w:rPr>
          <w:rFonts w:cs="Times New Roman"/>
          <w:vertAlign w:val="subscript"/>
          <w:lang w:val="en-GB"/>
        </w:rPr>
        <w:t>2</w:t>
      </w:r>
      <w:r w:rsidRPr="001E7A27">
        <w:rPr>
          <w:rFonts w:cs="Times New Roman"/>
          <w:lang w:val="en-GB"/>
        </w:rPr>
        <w:t xml:space="preserve"> emissions between reservoirs by the negative feedbacks, which </w:t>
      </w:r>
      <w:del w:id="530" w:author="Soapbox" w:date="2021-07-16T08:33:00Z">
        <w:r w:rsidRPr="001E7A27" w:rsidDel="00487602">
          <w:rPr>
            <w:rFonts w:cs="Times New Roman"/>
            <w:lang w:val="en-GB"/>
          </w:rPr>
          <w:delText xml:space="preserve">for the decade 2010–2019 </w:delText>
        </w:r>
      </w:del>
      <w:r w:rsidRPr="001E7A27">
        <w:rPr>
          <w:rFonts w:cs="Times New Roman"/>
          <w:lang w:val="en-GB"/>
        </w:rPr>
        <w:t xml:space="preserve">were 31% on land and 23% in the ocean </w:t>
      </w:r>
      <w:ins w:id="531" w:author="Soapbox" w:date="2021-07-16T08:33:00Z">
        <w:r w:rsidR="00487602" w:rsidRPr="001E7A27">
          <w:rPr>
            <w:rFonts w:cs="Times New Roman"/>
            <w:lang w:val="en-GB"/>
          </w:rPr>
          <w:t>for the decade 2010–2019</w:t>
        </w:r>
        <w:del w:id="532" w:author="Tom Maycock" w:date="2021-09-08T12:12:00Z">
          <w:r w:rsidR="00487602" w:rsidRPr="001E7A27" w:rsidDel="00C5224C">
            <w:rPr>
              <w:rFonts w:cs="Times New Roman"/>
              <w:lang w:val="en-GB"/>
            </w:rPr>
            <w:delText>,</w:delText>
          </w:r>
        </w:del>
        <w:r w:rsidR="00487602" w:rsidRPr="001E7A27">
          <w:rPr>
            <w:rFonts w:cs="Times New Roman"/>
            <w:lang w:val="en-GB"/>
          </w:rPr>
          <w:t xml:space="preserve"> and </w:t>
        </w:r>
      </w:ins>
      <w:del w:id="533" w:author="Soapbox" w:date="2021-07-16T08:33:00Z">
        <w:r w:rsidRPr="001E7A27" w:rsidDel="00487602">
          <w:rPr>
            <w:rFonts w:cs="Times New Roman"/>
            <w:lang w:val="en-GB"/>
          </w:rPr>
          <w:delText xml:space="preserve">and </w:delText>
        </w:r>
      </w:del>
      <w:r w:rsidRPr="001E7A27">
        <w:rPr>
          <w:rFonts w:cs="Times New Roman"/>
          <w:lang w:val="en-GB"/>
        </w:rPr>
        <w:t>also dominated the historical period (Figure 5.</w:t>
      </w:r>
      <w:r w:rsidR="001638F0" w:rsidRPr="001E7A27">
        <w:rPr>
          <w:rFonts w:cs="Times New Roman"/>
          <w:lang w:val="en-GB"/>
        </w:rPr>
        <w:t>2</w:t>
      </w:r>
      <w:r w:rsidRPr="001E7A27">
        <w:rPr>
          <w:rFonts w:cs="Times New Roman"/>
          <w:lang w:val="en-GB"/>
        </w:rPr>
        <w:t xml:space="preserve">; </w:t>
      </w:r>
      <w:r w:rsidR="007D1BDD" w:rsidRPr="001E7A27">
        <w:rPr>
          <w:rFonts w:cs="Times New Roman"/>
          <w:lang w:val="en-GB"/>
        </w:rPr>
        <w:t xml:space="preserve">Table </w:t>
      </w:r>
      <w:r w:rsidRPr="001E7A27">
        <w:rPr>
          <w:rFonts w:cs="Times New Roman"/>
          <w:lang w:val="en-GB"/>
        </w:rPr>
        <w:t>5.1)</w:t>
      </w:r>
      <w:r w:rsidR="00C92A56" w:rsidRPr="001E7A27">
        <w:rPr>
          <w:rFonts w:cs="Times New Roman"/>
          <w:lang w:val="en-GB"/>
        </w:rPr>
        <w:t xml:space="preserve"> </w:t>
      </w:r>
      <w:r w:rsidR="00AA35C2" w:rsidRPr="001E7A27">
        <w:rPr>
          <w:rFonts w:cs="Times New Roman"/>
          <w:lang w:val="en-GB"/>
        </w:rPr>
        <w:fldChar w:fldCharType="begin" w:fldLock="1"/>
      </w:r>
      <w:r w:rsidR="00747167" w:rsidRPr="001E7A27">
        <w:rPr>
          <w:rFonts w:cs="Times New Roman"/>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AA35C2" w:rsidRPr="001E7A27">
        <w:rPr>
          <w:rFonts w:cs="Times New Roman"/>
          <w:lang w:val="en-GB"/>
        </w:rPr>
        <w:fldChar w:fldCharType="separate"/>
      </w:r>
      <w:r w:rsidR="00025FA2" w:rsidRPr="001E7A27">
        <w:rPr>
          <w:rFonts w:cs="Times New Roman"/>
          <w:noProof/>
          <w:lang w:val="en-GB"/>
        </w:rPr>
        <w:t>(Friedlingstein et al., 2020)</w:t>
      </w:r>
      <w:r w:rsidR="00AA35C2" w:rsidRPr="001E7A27">
        <w:rPr>
          <w:rFonts w:cs="Times New Roman"/>
          <w:lang w:val="en-GB"/>
        </w:rPr>
        <w:fldChar w:fldCharType="end"/>
      </w:r>
      <w:r w:rsidRPr="001E7A27">
        <w:rPr>
          <w:rFonts w:cs="Times New Roman"/>
          <w:lang w:val="en-GB"/>
        </w:rPr>
        <w:t>. During the period 1959–2019, the airborne fraction has largely followed the growth in anthropogenic CO</w:t>
      </w:r>
      <w:r w:rsidRPr="001E7A27">
        <w:rPr>
          <w:rFonts w:cs="Times New Roman"/>
          <w:vertAlign w:val="subscript"/>
          <w:lang w:val="en-GB"/>
        </w:rPr>
        <w:t>2</w:t>
      </w:r>
      <w:r w:rsidRPr="001E7A27">
        <w:rPr>
          <w:rFonts w:cs="Times New Roman"/>
          <w:lang w:val="en-GB"/>
        </w:rPr>
        <w:t xml:space="preserve"> emissions with a mean of 44% and a large interannual variability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"10.1038/nature11299", "ISSN" : "0028-0836", "PMID" : "22859203", "abstract" : "One of the greatest sources of uncertainty for future climate predictions is the response of the global carbon cycle to climate change. Although approximately one-half of total CO(2) emissions is at present taken up by combined land and ocean carbon reservoirs, models predict a decline in future carbon uptake by these reservoirs, resulting in a positive carbon-climate feedback. Several recent studies suggest that rates of carbon uptake by the land and ocean have remained constant or declined in recent decades. Other work, however, has called into question the reported decline. Here we use global-scale atmospheric CO(2) measurements, CO(2) emission inventories and their full range of uncertainties to calculate changes in global CO(2) sources and sinks during the past 50 years. Our mass balance analysis shows that net global carbon uptake has increased significantly by about 0.05 billion tonnes of carbon per year and that global carbon uptake doubled, from 2.4 \u00b1 0.8 to 5.0 \u00b1 0.9 billion tonnes per year, between 1960 and 2010. Therefore, it is very unlikely that both land and ocean carbon sinks have decreased on a global scale. Since 1959, approximately 350 billion tonnes of carbon have been emitted by humans to the atmosphere, of which about 55 per cent has moved into the land and oceans. Thus, identifying the mechanisms and locations responsible for increasing global carbon uptake remains a critical challenge in constraining the modern global carbon budget and predicting future carbon-climate interactions.", "author" : [ { "dropping-particle" : "", "family" : "Ballantyne", "given" : "A. P.", "non-dropping-particle" : "", "parse-names" : false, "suffix" : "" }, { "dropping-particle" : "", "family" : "Alden", "given" : "C. B.", "non-dropping-particle" : "", "parse-names" : false, "suffix" : "" }, { "dropping-particle" : "", "family" : "Miller", "given" : "J. B.", "non-dropping-particle" : "", "parse-names" : false, "suffix" : "" }, { "dropping-particle" : "", "family" : "Tans", "given" : "P. P.", "non-dropping-particle" : "", "parse-names" : false, "suffix" : "" }, { "dropping-particle" : "", "family" : "White", "given" : "J. W. C.", "non-dropping-particle" : "", "parse-names" : false, "suffix" : "" } ], "container-title" : "Nature", "id" : "ITEM-1", "issue" : "7409", "issued" : { "date-parts" : [ [ "2012", "8", "2" ] ] }, "page" : "70-72", "title" : "Increase in observed net carbon dioxide uptake by land and oceans during the past 50 years", "translator" : [ { "dropping-particle" : "", "family" : "L4488", "given" : "", "non-dropping-particle" : "", "parse-names" : false, "suffix" : "" } ], "type" : "article-journal", "volume" : "488" }, "uris" : [ "http://www.mendeley.com/documents/?uuid=95a0be6d-84ee-3078-8e7a-30423a21efb7" ] }, { "id" : "ITEM-2",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"ITEM-2",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"id" : "ITEM-3",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"ITEM-3",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"(Ballantyne et al., 2012; Ciais et al., 2019; Friedlingstein et al., 2020)", "plainTextFormattedCitation" : "(Ballantyne et al., 2012; Ciais et al., 2019; Friedlingstein et al., 2020)", "previouslyFormattedCitation" : "(Ballantyne et al., 2012; Ciais et al., 2019; Friedlingstein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(Ballantyne et al., 2012; Ciais et al., 2019; Friedlingstein et al., 2020)</w:t>
      </w:r>
      <w:r w:rsidRPr="001E7A27">
        <w:rPr>
          <w:rFonts w:cs="Times New Roman"/>
          <w:lang w:val="en-GB"/>
        </w:rPr>
        <w:fldChar w:fldCharType="end"/>
      </w:r>
      <w:r w:rsidRPr="001E7A27">
        <w:rPr>
          <w:rFonts w:cs="Times New Roman"/>
          <w:lang w:val="en-GB"/>
        </w:rPr>
        <w:t xml:space="preserve"> (Section 5.2.1.2; Table 5.1). The negative feedback to CO</w:t>
      </w:r>
      <w:r w:rsidRPr="001E7A27">
        <w:rPr>
          <w:rFonts w:cs="Times New Roman"/>
          <w:vertAlign w:val="subscript"/>
          <w:lang w:val="en-GB"/>
        </w:rPr>
        <w:t>2</w:t>
      </w:r>
      <w:r w:rsidRPr="001E7A27">
        <w:rPr>
          <w:rFonts w:cs="Times New Roman"/>
          <w:lang w:val="en-GB"/>
        </w:rPr>
        <w:t xml:space="preserve"> concentrations is associated with its impact on the air</w:t>
      </w:r>
      <w:ins w:id="534" w:author="Soapbox" w:date="2021-07-16T08:34:00Z">
        <w:r w:rsidR="00487602" w:rsidRPr="001E7A27">
          <w:rPr>
            <w:rFonts w:cs="Times New Roman"/>
            <w:lang w:val="en-GB"/>
          </w:rPr>
          <w:t>–</w:t>
        </w:r>
      </w:ins>
      <w:del w:id="535" w:author="Soapbox" w:date="2021-07-16T08:33:00Z">
        <w:r w:rsidRPr="001E7A27" w:rsidDel="00487602">
          <w:rPr>
            <w:rFonts w:cs="Times New Roman"/>
            <w:lang w:val="en-GB"/>
          </w:rPr>
          <w:delText>-</w:delText>
        </w:r>
      </w:del>
      <w:r w:rsidRPr="001E7A27">
        <w:rPr>
          <w:rFonts w:cs="Times New Roman"/>
          <w:lang w:val="en-GB"/>
        </w:rPr>
        <w:t>sea and air</w:t>
      </w:r>
      <w:ins w:id="536" w:author="Soapbox" w:date="2021-07-16T08:34:00Z">
        <w:r w:rsidR="00487602" w:rsidRPr="001E7A27">
          <w:rPr>
            <w:rFonts w:cs="Times New Roman"/>
            <w:lang w:val="en-GB"/>
          </w:rPr>
          <w:t>–</w:t>
        </w:r>
      </w:ins>
      <w:del w:id="537" w:author="Soapbox" w:date="2021-07-16T08:34:00Z">
        <w:r w:rsidRPr="001E7A27" w:rsidDel="00487602">
          <w:rPr>
            <w:rFonts w:cs="Times New Roman"/>
            <w:lang w:val="en-GB"/>
          </w:rPr>
          <w:delText>-</w:delText>
        </w:r>
      </w:del>
      <w:r w:rsidRPr="001E7A27">
        <w:rPr>
          <w:rFonts w:cs="Times New Roman"/>
          <w:lang w:val="en-GB"/>
        </w:rPr>
        <w:t>land CO</w:t>
      </w:r>
      <w:r w:rsidRPr="001E7A27">
        <w:rPr>
          <w:rFonts w:cs="Times New Roman"/>
          <w:vertAlign w:val="subscript"/>
          <w:lang w:val="en-GB"/>
        </w:rPr>
        <w:t>2</w:t>
      </w:r>
      <w:r w:rsidRPr="001E7A27">
        <w:rPr>
          <w:rFonts w:cs="Times New Roman"/>
          <w:lang w:val="en-GB"/>
        </w:rPr>
        <w:t xml:space="preserve"> exchange through strengthening of partial pressure of CO</w:t>
      </w:r>
      <w:r w:rsidRPr="001E7A27">
        <w:rPr>
          <w:rFonts w:cs="Times New Roman"/>
          <w:vertAlign w:val="subscript"/>
          <w:lang w:val="en-GB"/>
        </w:rPr>
        <w:t>2</w:t>
      </w:r>
      <w:r w:rsidRPr="001E7A27">
        <w:rPr>
          <w:rFonts w:cs="Times New Roman"/>
          <w:lang w:val="en-GB"/>
        </w:rPr>
        <w:t xml:space="preserve"> (</w:t>
      </w:r>
      <w:commentRangeStart w:id="538"/>
      <w:r w:rsidRPr="001E7A27">
        <w:rPr>
          <w:rFonts w:cs="Times New Roman"/>
          <w:lang w:val="en-GB"/>
        </w:rPr>
        <w:t>p</w:t>
      </w:r>
      <w:commentRangeEnd w:id="538"/>
      <w:r w:rsidR="00F07DFD" w:rsidRPr="001E7A27">
        <w:rPr>
          <w:rStyle w:val="CommentReference"/>
          <w:lang w:val="en-GB"/>
        </w:rPr>
        <w:commentReference w:id="538"/>
      </w:r>
      <w:r w:rsidRPr="001E7A27">
        <w:rPr>
          <w:rFonts w:cs="Times New Roman"/>
          <w:lang w:val="en-GB"/>
        </w:rPr>
        <w:t>CO</w:t>
      </w:r>
      <w:r w:rsidRPr="001E7A27">
        <w:rPr>
          <w:rFonts w:cs="Times New Roman"/>
          <w:vertAlign w:val="subscript"/>
          <w:lang w:val="en-GB"/>
        </w:rPr>
        <w:t>2</w:t>
      </w:r>
      <w:r w:rsidRPr="001E7A27">
        <w:rPr>
          <w:rFonts w:cs="Times New Roman"/>
          <w:lang w:val="en-GB"/>
        </w:rPr>
        <w:t>) gradients as well as the internal processes that enhance uptake</w:t>
      </w:r>
      <w:r w:rsidR="0038295C" w:rsidRPr="001E7A27">
        <w:rPr>
          <w:rFonts w:cs="Times New Roman"/>
          <w:lang w:val="en-GB"/>
        </w:rPr>
        <w:t>. Two of these key processes are</w:t>
      </w:r>
      <w:r w:rsidRPr="001E7A27">
        <w:rPr>
          <w:rFonts w:cs="Times New Roman"/>
          <w:lang w:val="en-GB"/>
        </w:rPr>
        <w:t xml:space="preserve"> the buffering capacity of the ocean and the CO</w:t>
      </w:r>
      <w:r w:rsidRPr="001E7A27">
        <w:rPr>
          <w:rFonts w:cs="Times New Roman"/>
          <w:vertAlign w:val="subscript"/>
          <w:lang w:val="en-GB"/>
        </w:rPr>
        <w:t>2</w:t>
      </w:r>
      <w:r w:rsidRPr="001E7A27">
        <w:rPr>
          <w:rFonts w:cs="Times New Roman"/>
          <w:lang w:val="en-GB"/>
        </w:rPr>
        <w:t xml:space="preserve"> fertili</w:t>
      </w:r>
      <w:ins w:id="539" w:author="Soapbox" w:date="2021-07-16T10:16:00Z">
        <w:r w:rsidR="00953844" w:rsidRPr="001E7A27">
          <w:rPr>
            <w:rFonts w:cs="Times New Roman"/>
            <w:lang w:val="en-GB"/>
          </w:rPr>
          <w:t>z</w:t>
        </w:r>
      </w:ins>
      <w:del w:id="540" w:author="Soapbox" w:date="2021-07-16T10:16:00Z">
        <w:r w:rsidRPr="001E7A27" w:rsidDel="00953844">
          <w:rPr>
            <w:rFonts w:cs="Times New Roman"/>
            <w:lang w:val="en-GB"/>
          </w:rPr>
          <w:delText>s</w:delText>
        </w:r>
      </w:del>
      <w:r w:rsidRPr="001E7A27">
        <w:rPr>
          <w:rFonts w:cs="Times New Roman"/>
          <w:lang w:val="en-GB"/>
        </w:rPr>
        <w:t>ation effect on gross primary production (Section</w:t>
      </w:r>
      <w:ins w:id="541" w:author="Ian Blenkinsop" w:date="2021-07-14T10:56:00Z">
        <w:r w:rsidR="00DA74AB" w:rsidRPr="001E7A27">
          <w:rPr>
            <w:rFonts w:cs="Times New Roman"/>
            <w:lang w:val="en-GB"/>
          </w:rPr>
          <w:t>s</w:t>
        </w:r>
      </w:ins>
      <w:r w:rsidRPr="001E7A27">
        <w:rPr>
          <w:rFonts w:cs="Times New Roman"/>
          <w:lang w:val="en-GB"/>
        </w:rPr>
        <w:t xml:space="preserve"> 5.4.1–5.4.4). </w:t>
      </w:r>
      <w:ins w:id="542" w:author="Soapbox" w:date="2021-07-16T08:34:00Z">
        <w:r w:rsidR="00487602" w:rsidRPr="001E7A27">
          <w:rPr>
            <w:rFonts w:cs="Times New Roman"/>
            <w:lang w:val="en-GB"/>
          </w:rPr>
          <w:t xml:space="preserve"> </w:t>
        </w:r>
      </w:ins>
    </w:p>
    <w:p w14:paraId="7FF4ABBF" w14:textId="77777777" w:rsidR="00FA7D52" w:rsidRPr="001E7A27" w:rsidRDefault="00FA7D52" w:rsidP="00FA7D52">
      <w:pPr>
        <w:pStyle w:val="AR6BodyText"/>
        <w:rPr>
          <w:rFonts w:cs="Times New Roman"/>
          <w:lang w:val="en-GB"/>
        </w:rPr>
      </w:pPr>
    </w:p>
    <w:p w14:paraId="686DC808" w14:textId="37AE2409" w:rsidR="00FA7D52" w:rsidRPr="001E7A27" w:rsidRDefault="00FA7D52" w:rsidP="00FA7D52">
      <w:pPr>
        <w:pStyle w:val="AR6BodyText"/>
        <w:rPr>
          <w:lang w:val="en-GB"/>
        </w:rPr>
      </w:pPr>
      <w:r w:rsidRPr="001E7A27">
        <w:rPr>
          <w:lang w:val="en-GB"/>
        </w:rPr>
        <w:t>Positive and negative climate and carbon feedbacks involve</w:t>
      </w:r>
      <w:del w:id="543" w:author="Ian Blenkinsop" w:date="2021-07-14T10:56:00Z">
        <w:r w:rsidRPr="001E7A27" w:rsidDel="00DA74AB">
          <w:rPr>
            <w:lang w:val="en-GB"/>
          </w:rPr>
          <w:delText xml:space="preserve">, </w:delText>
        </w:r>
      </w:del>
      <w:ins w:id="544" w:author="Ian Blenkinsop" w:date="2021-07-14T10:56:00Z">
        <w:r w:rsidR="00DA74AB" w:rsidRPr="001E7A27">
          <w:rPr>
            <w:lang w:val="en-GB"/>
          </w:rPr>
          <w:t xml:space="preserve">: </w:t>
        </w:r>
      </w:ins>
      <w:r w:rsidRPr="001E7A27">
        <w:rPr>
          <w:lang w:val="en-GB"/>
        </w:rPr>
        <w:t>(i) fast processes on land and oceans at time scales from minutes to years</w:t>
      </w:r>
      <w:ins w:id="545" w:author="Soapbox" w:date="2021-07-16T08:34:00Z">
        <w:r w:rsidR="00487602" w:rsidRPr="001E7A27">
          <w:rPr>
            <w:lang w:val="en-GB"/>
          </w:rPr>
          <w:t>,</w:t>
        </w:r>
      </w:ins>
      <w:r w:rsidRPr="001E7A27">
        <w:rPr>
          <w:lang w:val="en-GB"/>
        </w:rPr>
        <w:t xml:space="preserve"> such as photosynthesis, soil respiration, net primary production, shallow ocean physics and air</w:t>
      </w:r>
      <w:ins w:id="546" w:author="Soapbox" w:date="2021-07-16T08:34:00Z">
        <w:r w:rsidR="00487602" w:rsidRPr="001E7A27">
          <w:rPr>
            <w:rFonts w:cs="Times New Roman"/>
            <w:lang w:val="en-GB"/>
          </w:rPr>
          <w:t>–</w:t>
        </w:r>
      </w:ins>
      <w:del w:id="547" w:author="Soapbox" w:date="2021-07-16T08:34:00Z">
        <w:r w:rsidRPr="001E7A27" w:rsidDel="00487602">
          <w:rPr>
            <w:lang w:val="en-GB"/>
          </w:rPr>
          <w:delText>-</w:delText>
        </w:r>
      </w:del>
      <w:r w:rsidRPr="001E7A27">
        <w:rPr>
          <w:lang w:val="en-GB"/>
        </w:rPr>
        <w:t>sea fluxes</w:t>
      </w:r>
      <w:del w:id="548" w:author="Ian Blenkinsop" w:date="2021-07-14T10:56:00Z">
        <w:r w:rsidRPr="001E7A27" w:rsidDel="00DA74AB">
          <w:rPr>
            <w:lang w:val="en-GB"/>
          </w:rPr>
          <w:delText xml:space="preserve">, </w:delText>
        </w:r>
      </w:del>
      <w:ins w:id="549" w:author="Ian Blenkinsop" w:date="2021-07-14T10:56:00Z">
        <w:r w:rsidR="00DA74AB" w:rsidRPr="001E7A27">
          <w:rPr>
            <w:lang w:val="en-GB"/>
          </w:rPr>
          <w:t xml:space="preserve">; </w:t>
        </w:r>
      </w:ins>
      <w:r w:rsidRPr="001E7A27">
        <w:rPr>
          <w:lang w:val="en-GB"/>
        </w:rPr>
        <w:t xml:space="preserve">and (ii) slower processes taking </w:t>
      </w:r>
      <w:ins w:id="550" w:author="Soapbox" w:date="2021-07-16T08:36:00Z">
        <w:r w:rsidR="005A26BC" w:rsidRPr="001E7A27">
          <w:rPr>
            <w:lang w:val="en-GB"/>
          </w:rPr>
          <w:t xml:space="preserve">from </w:t>
        </w:r>
      </w:ins>
      <w:r w:rsidRPr="001E7A27">
        <w:rPr>
          <w:lang w:val="en-GB"/>
        </w:rPr>
        <w:t>decades to millennia</w:t>
      </w:r>
      <w:ins w:id="551" w:author="Soapbox" w:date="2021-07-16T08:36:00Z">
        <w:r w:rsidR="005A26BC" w:rsidRPr="001E7A27">
          <w:rPr>
            <w:lang w:val="en-GB"/>
          </w:rPr>
          <w:t>,</w:t>
        </w:r>
      </w:ins>
      <w:r w:rsidRPr="001E7A27">
        <w:rPr>
          <w:lang w:val="en-GB"/>
        </w:rPr>
        <w:t xml:space="preserve"> such as changing ocean buffering capacity, ocean ventilation, vegetation dynamics, permafrost changes, peat formation and decomposition (Figure 5.</w:t>
      </w:r>
      <w:r w:rsidR="001638F0" w:rsidRPr="001E7A27">
        <w:rPr>
          <w:lang w:val="en-GB"/>
        </w:rPr>
        <w:t>2</w:t>
      </w:r>
      <w:ins w:id="552" w:author="Ian Blenkinsop" w:date="2021-07-28T12:03:00Z">
        <w:r w:rsidR="00425054" w:rsidRPr="001E7A27">
          <w:rPr>
            <w:lang w:val="en-GB"/>
          </w:rPr>
          <w:t>;</w:t>
        </w:r>
      </w:ins>
      <w:del w:id="553" w:author="Ian Blenkinsop" w:date="2021-07-28T12:03:00Z">
        <w:r w:rsidRPr="001E7A27" w:rsidDel="00425054">
          <w:rPr>
            <w:lang w:val="en-GB"/>
          </w:rPr>
          <w:delText>)</w:delText>
        </w:r>
      </w:del>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"ITEM-2",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"id" : "ITEM-3", "itemData" : { "DOI" : "10.1126/science.aal1727", "ISSN" : "10959203", "abstract" : "Changes in vegetation cover associated with the observed greening may affect several biophysical processes, whose net effects on climate are unclear. We analyzed remotely sensed dynamics in leaf area index (LAI) and energy fluxes in order to explore the associated variation in local climate.We show that the increasing trend in LAI contributed to the warming of boreal zones through a reduction of surface albedo and to an evaporation-driven cooling in arid regions. The interplay between LAI and surface biophysics is amplified up to five times under extreme warm-dry and cold-wet years. Altogether, these signals reveal that the recent dynamics in global vegetation have had relevant biophysical impacts on the local climates and should be considered in the design of local mitigation and adaptation plans.", "author" : [ { "dropping-particle" : "", "family" : "Forzieri", "given" : "Giovanni", "non-dropping-particle" : "", "parse-names" : false, "suffix" : "" }, { "dropping-particle" : "", "family" : "Alkama", "given" : "Ramdane", "non-dropping-particle" : "", "parse-names" : false, "suffix" : "" }, { "dropping-particle" : "", "family" : "Miralles", "given" : "Diego G.", "non-dropping-particle" : "", "parse-names" : false, "suffix" : "" }, { "dropping-particle" : "", "family" : "Cescatti", "given" : "Alessandro", "non-dropping-particle" : "", "parse-names" : false, "suffix" : "" } ], "container-title" : "Science", "id" : "ITEM-3", "issue" : "6343", "issued" : { "date-parts" : [ [ "2017", "6", "16" ] ] }, "page" : "1180-1184", "publisher" : "American Association for the Advancement of Science", "title" : "Satellites reveal contrasting responses of regional climate to the widespread greening of Earth", "translator" : [ { "dropping-particle" : "", "family" : "L6606", "given" : "", "non-dropping-particle" : "", "parse-names" : false, "suffix" : "" } ], "type" : "article-journal", "volume" : "356" }, "uris" : [ "http://www.mendeley.com/documents/?uuid=acc4c57d-313c-3b42-88fc-e08422a843e7" ] } ], "mendeley" : { "formattedCitation" : "(Ciais et al., 2013; Forzieri et al., 2017; Williams et al., 2019)", "plainTextFormattedCitation" : "(Ciais et al., 2013; Forzieri et al., 2017; Williams et al., 2019)", "previouslyFormattedCitation" : "(Ciais et al., 2013; Forzieri et al., 2017; Williams et al., 2019)" }, "properties" : { "noteIndex" : 0 }, "schema" : "https://github.com/citation-style-language/schema/raw/master/csl-citation.json" }</w:instrText>
      </w:r>
      <w:r w:rsidRPr="001E7A27">
        <w:rPr>
          <w:lang w:val="en-GB"/>
        </w:rPr>
        <w:fldChar w:fldCharType="separate"/>
      </w:r>
      <w:del w:id="554" w:author="Ian Blenkinsop" w:date="2021-07-28T12:03:00Z">
        <w:r w:rsidR="00025FA2" w:rsidRPr="001E7A27" w:rsidDel="00425054">
          <w:rPr>
            <w:noProof/>
            <w:lang w:val="en-GB"/>
          </w:rPr>
          <w:delText>(</w:delText>
        </w:r>
      </w:del>
      <w:r w:rsidR="00025FA2" w:rsidRPr="001E7A27">
        <w:rPr>
          <w:noProof/>
          <w:lang w:val="en-GB"/>
        </w:rPr>
        <w:t>Ciais et al., 2013; Forzieri et al., 2017; Williams et al., 2019)</w:t>
      </w:r>
      <w:r w:rsidRPr="001E7A27">
        <w:rPr>
          <w:lang w:val="en-GB"/>
        </w:rPr>
        <w:fldChar w:fldCharType="end"/>
      </w:r>
      <w:r w:rsidRPr="001E7A27">
        <w:rPr>
          <w:lang w:val="en-GB"/>
        </w:rPr>
        <w:t xml:space="preserve">. Depending on the particular combination of driver process and response dynamics, they behave as positive or negative feedbacks that amplify or dampen the magnitude and rates of climate change, respectively </w:t>
      </w:r>
      <w:r w:rsidRPr="001E7A27">
        <w:rPr>
          <w:lang w:val="en-GB"/>
        </w:rPr>
        <w:fldChar w:fldCharType="begin" w:fldLock="1"/>
      </w:r>
      <w:r w:rsidR="00747167" w:rsidRPr="001E7A27">
        <w:rPr>
          <w:lang w:val="en-GB"/>
        </w:rPr>
        <w:instrText>ADDIN CSL_CITATION { "citationItems" : [ { "id" : "ITEM-1", "itemData" : { "DOI" : "10.1038/35041539", "ISSN" : "0028-0836", "abstract" : "The continued increase in the atmospheric concentration of carbon dioxide due to anthropogenic emissions is predicted to lead to significant changes in climate(1). About half of the current emissions are being absorbed by the ocean and by land ecosystems(2), but this absorption is sensitive to climate(3,4) as well as to atmospheric carbon dioxide concentrations(5), creating a feedback loop. General circulation models have generally excluded the feedback between climate and the biosphere, using static vegetation distributions and CO2 concentrations from simple carbon-cycle models that do not include climate change(6). Here we present results from a fully coupled, three-dimensional carbon-climate model, indicating that carbon-cycle feedbacks could significantly accelerate climate change over the twenty-first century. We rnd that under a 'business as usual' scenario, the terrestrial biosphere acts as an overall carbon sink until about 2050, but turns into a source thereafter. By 2100, the ocean uptake rate of 5 Gt Cyr(-1) is balanced by the terrestrial carbon source, and atmospheric CO2 concentrations are 250 p.p.m.v. higher in our fully coupled simulation than in uncoupled carbon models(2), resulting in a global-mean warming of 5.5 K, as compared to 4 K without the carbon-cycle feedback.", "author" : [ { "dropping-particle" : "", "family" : "Cox", "given" : "Peter M", "non-dropping-particle" : "", "parse-names" : false, "suffix" : "" }, { "dropping-particle" : "", "family" : "Betts", "given" : "Richard A", "non-dropping-particle" : "", "parse-names" : false, "suffix" : "" }, { "dropping-particle" : "", "family" : "Jones", "given" : "Chris D", "non-dropping-particle" : "", "parse-names" : false, "suffix" : "" }, { "dropping-particle" : "", "family" : "Spall", "given" : "Steven A", "non-dropping-particle" : "", "parse-names" : false, "suffix" : "" }, { "dropping-particle" : "", "family" : "Totterdell", "given" : "Ian J", "non-dropping-particle" : "", "parse-names" : false, "suffix" : "" } ], "container-title" : "Nature", "id" : "ITEM-1", "issue" : "6809", "issued" : { "date-parts" : [ [ "2000", "11" ] ] }, "page" : "184-187", "title" : "Acceleration of global warming due to carbon-cycle feedbacks in a coupled climate model", "translator" : [ { "dropping-particle" : "", "family" : "L3994", "given" : "", "non-dropping-particle" : "", "parse-names" : false, "suffix" : "" } ], "type" : "article-journal", "volume" : "408" }, "uris" : [ "http://www.mendeley.com/documents/?uuid=3612873d-c5bd-4532-871a-61bca8a09762" ] }, { "id" : "ITEM-2", "itemData" : { "DOI" : "10.1034/j.1600-0889.2003.01461.x", "ISSN" : "0280-6509", "abstract" : "Future climate change induced by atmospheric emissions of greenhouse gases is believed to have a large impact on the global carbon cycle. Several offline studies focusing either on the marine or on the terrestrial carbon cycle highlighted such potential effects. Two recent online studies, using ocean\u2013atmosphere general circulation models coupled to land and ocean carbon cycle models, investigated in a consistent way the feedback between the climate change and the carbon cycle. These two studies used observed anthropogenic CO2 emissions for the 1860\u20131995 period and IPCC scenarios for the 1995\u20132100 period to force the climate \u2013 carbon cycle models. The study from the Hadley Centre group showed a very large positive feedback, atmospheric CO2 reaching 980 ppmv by 2100 if future climate impacts on the carbon cycle, but only about 700 ppmv if the carbon cycle is included but assumed to be insensitive to the climate change. The IPSL coupled climate \u2013 carbon cycle model simulated a much smaller positive feedback: climate impact on the carbon cycle leads by 2100 to an addition of less than 100 ppmv in the atmosphere. Here we perform a detailed feedback analysis to show that such differences are due to two key processes that are still poorly constrained in these coupled models: first Southern Ocean circulation, which primarily controls the geochemical uptake of CO2, and second vegetation and soil carbon response to global warming. Our analytical analysis reproduces remarkably the results obtained by the fully coupled models. Also it allows us to identify that, amongst the two processes mentioned above, the latter (the land response to global warming) is the one that essentially explains the differences between the IPSL and the Hadley results.", "author" : [ { "dropping-particle" : "", "family" : "Friedlingstein", "given" : "P.", "non-dropping-particle" : "", "parse-names" : false, "suffix" : "" }, { "dropping-particle" : "", "family" : "Dufresne", "given" : "J.-L.", "non-dropping-particle" : "", "parse-names" : false, "suffix" : "" }, { "dropping-particle" : "", "family" : "Cox", "given" : "P. M.", "non-dropping-particle" : "", "parse-names" : false, "suffix" : "" }, { "dropping-particle" : "", "family" : "Rayner", "given" : "P.", "non-dropping-particle" : "", "parse-names" : false, "suffix" : "" } ], "container-title" : "Tellus B", "id" : "ITEM-2", "issue" : "2", "issued" : { "date-parts" : [ [ "2003", "4" ] ] }, "page" : "692-700", "title" : "How positive is the feedback between climate change and the carbon cycle?", "translator" : [ { "dropping-particle" : "", "family" : "L3855", "given" : "", "non-dropping-particle" : "", "parse-names" : false, "suffix" : "" } ], "type" : "article-journal", "volume" : "55" }, "uris" : [ "http://www.mendeley.com/documents/?uuid=855b0953-bf5b-4347-944f-b075f2bb829c" ] }, { "id" : "ITEM-3", "itemData" : { "DOI" : "10.1175/JCLI3800.1", "ISSN" : "0894-8755", "abstract" : "Eleven coupled climate\u2013carbon cycle models used a common protocol to study the coupling between climate change and the carbon cycle. The models were forced by historical emissions and the Intergovernmental Panel on Climate Change (IPCC) Special Report on Emissions Scenarios (SRES) A2 anthropogenic emissions of CO 2 for the 1850\u20132100 time period. For each model, two simulations were performed in order to isolate the impact of climate change on the land and ocean carbon cycle, and therefore the climate feedback on the atmospheric CO 2 concentration growth rate. There was unanimous agreement among the models that future climate change will reduce the efficiency of the earth system to absorb the anthropogenic carbon perturbation. A larger fraction of anthropogenic CO 2 will stay airborne if climate change is accounted for. By the end of the twenty-first century, this additional CO 2 varied between 20 and 200 ppm for the two extreme models, the majority of the models lying between 50 and 100 ppm. The higher CO 2 levels led to an additional climate warming ranging between 0.1\u00b0 and 1.5\u00b0C.", "author" : [ { "dropping-particle" : "", "family" : "Friedlingstein", "given" : "P.", "non-dropping-particle" : "", "parse-names" : false, "suffix" : "" }, { "dropping-particle" : "", "family" : "Cox", "given" : "P.", "non-dropping-particle" : "", "parse-names" : false, "suffix" : "" }, { "dropping-particle" : "", "family" : "Betts", "given" : "R.", "non-dropping-particle" : "", "parse-names" : false, "suffix" : "" }, { "dropping-particle" : "", "family" : "Bopp", "given" : "L.", "non-dropping-particle" : "", "parse-names" : false, "suffix" : "" }, { "dropping-particle" : "", "family" : "Bloh", "given" : "W.", "non-dropping-particle" : "von", "parse-names" : false, "suffix" : "" }, { "dropping-particle" : "", "family" : "Brovkin", "given" : "V.", "non-dropping-particle" : "", "parse-names" : false, "suffix" : "" }, { "dropping-particle" : "", "family" : "Cadule", "given" : "P.", "non-dropping-particle" : "", "parse-names" : false, "suffix" : "" }, { "dropping-particle" : "", "family" : "Doney", "given" : "S.", "non-dropping-particle" : "", "parse-names" : false, "suffix" : "" }, { "dropping-particle" : "", "family" : "Eby", "given" : "M.", "non-dropping-particle" : "", "parse-names" : false, "suffix" : "" }, { "dropping-particle" : "", "family" : "Fung", "given" : "I.", "non-dropping-particle" : "", "parse-names" : false, "suffix" : "" }, { "dropping-particle" : "", "family" : "Bala", "given" : "G.", "non-dropping-particle" : "", "parse-names" : false, "suffix" : "" }, { "dropping-particle" : "", "family" : "John", "given" : "J.", "non-dropping-particle" : "", "parse-names" : false, "suffix" : "" }, { "dropping-particle" : "", "family" : "Jones", "given" : "C.", "non-dropping-particle" : "", "parse-names" : false, "suffix" : "" }, { "dropping-particle" : "", "family" : "Joos", "given" : "F.", "non-dropping-particle" : "", "parse-names" : false, "suffix" : "" }, { "dropping-particle" : "", "family" : "Kato", "given" : "T.", "non-dropping-particle" : "", "parse-names" : false, "suffix" : "" }, { "dropping-particle" : "", "family" : "Kawamiya", "given" : "M.", "non-dropping-particle" : "", "parse-names" : false, "suffix" : "" }, { "dropping-particle" : "", "family" : "Knorr", "given" : "W.", "non-dropping-particle" : "", "parse-names" : false, "suffix" : "" }, { "dropping-particle" : "", "family" : "Lindsay", "given" : "K.", "non-dropping-particle" : "", "parse-names" : false, "suffix" : "" }, { "dropping-particle" : "", "family" : "Matthews", "given" : "H. D.", "non-dropping-particle" : "", "parse-names" : false, "suffix" : "" }, { "dropping-particle" : "", "family" : "Raddatz", "given" : "T.", "non-dropping-particle" : "", "parse-names" : false, "suffix" : "" }, { "dropping-particle" : "", "family" : "Rayner", "given" : "P.", "non-dropping-particle" : "", "parse-names" : false, "suffix" : "" }, { "dropping-particle" : "", "family" : "Reick", "given" : "C.", "non-dropping-particle" : "", "parse-names" : false, "suffix" : "" }, { "dropping-particle" : "", "family" : "Roeckner", "given" : "E.", "non-dropping-particle" : "", "parse-names" : false, "suffix" : "" }, { "dropping-particle" : "", "family" : "Schnitzler", "given" : "K.-G.", "non-dropping-particle" : "", "parse-names" : false, "suffix" : "" }, { "dropping-particle" : "", "family" : "Schnur", "given" : "R.", "non-dropping-particle" : "", "parse-names" : false, "suffix" : "" }, { "dropping-particle" : "", "family" : "Strassmann", "given" : "K.", "non-dropping-particle" : "", "parse-names" : false, "suffix" : "" }, { "dropping-particle" : "", "family" : "Weaver", "given" : "A. J.", "non-dropping-particle" : "", "parse-names" : false, "suffix" : "" }, { "dropping-particle" : "", "family" : "Yoshikawa", "given" : "C.", "non-dropping-particle" : "", "parse-names" : false, "suffix" : "" }, { "dropping-particle" : "", "family" : "Zeng", "given" : "N.", "non-dropping-particle" : "", "parse-names" : false, "suffix" : "" } ], "container-title" : "Journal of Climate", "id" : "ITEM-3", "issue" : "14", "issued" : { "date-parts" : [ [ "2006", "7" ] ] }, "page" : "3337-3353", "title" : "Climate\u2013Carbon Cycle Feedback Analysis: Results from the C 4 MIP Model Intercomparison", "translator" : [ { "dropping-particle" : "", "family" : "L6625", "given" : "", "non-dropping-particle" : "", "parse-names" : false, "suffix" : "" } ], "type" : "article-journal", "volume" : "19" }, "uris" : [ "http://www.mendeley.com/documents/?uuid=50f22e79-aa86-46fd-b700-989b487a1711" ] }, { "id" : "ITEM-4", "itemData" : { "DOI" : "10.1002/2015GL063070", "ISSN" : "00948276", "author" : [ { "dropping-particle" : "", "family" : "Hauck", "given" : "J.", "non-dropping-particle" : "", "parse-names" : false, "suffix" : "" }, { "dropping-particle" : "", "family" : "V\u00f6lker", "given" : "C.", "non-dropping-particle" : "", "parse-names" : false, "suffix" : "" } ], "container-title" : "Geophysical Research Letters", "id" : "ITEM-4", "issue" : "5", "issued" : { "date-parts" : [ [ "2015", "3", "16" ] ] }, "page" : "1459-1464", "title" : "Rising atmospheric CO2 leads to large impact of biology on Southern Ocean CO2 uptake via changes of the Revelle factor", "translator" : [ { "dropping-particle" : "", "family" : "L5043", "given" : "", "non-dropping-particle" : "", "parse-names" : false, "suffix" : "" } ], "type" : "article-journal", "volume" : "42" }, "uris" : [ "http://www.mendeley.com/documents/?uuid=a0cb7b43-6ee8-433f-9f58-b8823caf9ba1" ] }, { "id" : "ITEM-5",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"ITEM-5",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"mendeley" : { "formattedCitation" : "(Cox et al., 2000; Friedlingstein et al., 2003, 2006; Hauck and V\u00f6lker, 2015; Williams et al., 2019)", "plainTextFormattedCitation" : "(Cox et al., 2000; Friedlingstein et al., 2003, 2006; Hauck and V\u00f6lker, 2015; Williams et al., 2019)", "previouslyFormattedCitation" : "(Cox et al., 2000; Friedlingstein et al., 2003, 2006; Hauck and V\u00f6lker, 2015; Williams et al., 2019)" }, "properties" : { "noteIndex" : 0 }, "schema" : "https://github.com/citation-style-language/schema/raw/master/csl-citation.json" }</w:instrText>
      </w:r>
      <w:r w:rsidRPr="001E7A27">
        <w:rPr>
          <w:lang w:val="en-GB"/>
        </w:rPr>
        <w:fldChar w:fldCharType="separate"/>
      </w:r>
      <w:r w:rsidR="00025FA2" w:rsidRPr="001E7A27">
        <w:rPr>
          <w:noProof/>
          <w:lang w:val="en-GB"/>
        </w:rPr>
        <w:t>(Cox et al., 2000; Friedlingstein et al., 2003, 2006; Hauck and Völker, 2015; Williams et al., 2019)</w:t>
      </w:r>
      <w:r w:rsidRPr="001E7A27">
        <w:rPr>
          <w:lang w:val="en-GB"/>
        </w:rPr>
        <w:fldChar w:fldCharType="end"/>
      </w:r>
      <w:r w:rsidR="0038295C" w:rsidRPr="001E7A27">
        <w:rPr>
          <w:lang w:val="en-GB"/>
        </w:rPr>
        <w:t xml:space="preserve">; </w:t>
      </w:r>
      <w:r w:rsidR="00E274BE" w:rsidRPr="001E7A27">
        <w:rPr>
          <w:lang w:val="en-GB"/>
        </w:rPr>
        <w:t>red</w:t>
      </w:r>
      <w:r w:rsidRPr="001E7A27">
        <w:rPr>
          <w:lang w:val="en-GB"/>
        </w:rPr>
        <w:t xml:space="preserve"> </w:t>
      </w:r>
      <w:r w:rsidR="00E274BE" w:rsidRPr="001E7A27">
        <w:rPr>
          <w:lang w:val="en-GB"/>
        </w:rPr>
        <w:t xml:space="preserve">and turquoise </w:t>
      </w:r>
      <w:r w:rsidRPr="001E7A27">
        <w:rPr>
          <w:lang w:val="en-GB"/>
        </w:rPr>
        <w:t xml:space="preserve">arrows in </w:t>
      </w:r>
      <w:del w:id="555" w:author="Soapbox" w:date="2021-07-16T08:38:00Z">
        <w:r w:rsidRPr="001E7A27" w:rsidDel="005A26BC">
          <w:rPr>
            <w:lang w:val="en-GB"/>
          </w:rPr>
          <w:delText>Figure 5.</w:delText>
        </w:r>
        <w:r w:rsidR="001638F0" w:rsidRPr="001E7A27" w:rsidDel="005A26BC">
          <w:rPr>
            <w:lang w:val="en-GB"/>
          </w:rPr>
          <w:delText>2</w:delText>
        </w:r>
        <w:r w:rsidRPr="001E7A27" w:rsidDel="005A26BC">
          <w:rPr>
            <w:lang w:val="en-GB"/>
          </w:rPr>
          <w:delText xml:space="preserve">; </w:delText>
        </w:r>
      </w:del>
      <w:del w:id="556" w:author="Ian Blenkinsop" w:date="2021-07-28T12:04:00Z">
        <w:r w:rsidRPr="001E7A27" w:rsidDel="00425054">
          <w:rPr>
            <w:lang w:val="en-GB"/>
          </w:rPr>
          <w:delText>Section 5.2.1.5;</w:delText>
        </w:r>
      </w:del>
      <w:ins w:id="557" w:author="Soapbox" w:date="2021-07-16T08:38:00Z">
        <w:del w:id="558" w:author="Ian Blenkinsop" w:date="2021-07-28T12:04:00Z">
          <w:r w:rsidR="005A26BC" w:rsidRPr="001E7A27" w:rsidDel="00425054">
            <w:rPr>
              <w:lang w:val="en-GB"/>
            </w:rPr>
            <w:delText xml:space="preserve"> </w:delText>
          </w:r>
        </w:del>
        <w:r w:rsidR="005A26BC" w:rsidRPr="001E7A27">
          <w:rPr>
            <w:lang w:val="en-GB"/>
          </w:rPr>
          <w:t>Figure 5.2</w:t>
        </w:r>
        <w:del w:id="559" w:author="Ian Blenkinsop" w:date="2021-07-28T12:04:00Z">
          <w:r w:rsidR="005A26BC" w:rsidRPr="001E7A27" w:rsidDel="00425054">
            <w:rPr>
              <w:lang w:val="en-GB"/>
            </w:rPr>
            <w:delText>;</w:delText>
          </w:r>
        </w:del>
      </w:ins>
      <w:ins w:id="560" w:author="Ian Blenkinsop" w:date="2021-07-28T12:04:00Z">
        <w:r w:rsidR="00425054" w:rsidRPr="001E7A27">
          <w:rPr>
            <w:lang w:val="en-GB"/>
          </w:rPr>
          <w:t xml:space="preserve"> and</w:t>
        </w:r>
      </w:ins>
      <w:r w:rsidRPr="001E7A27">
        <w:rPr>
          <w:lang w:val="en-GB"/>
        </w:rPr>
        <w:t xml:space="preserve"> Table 5.1).  </w:t>
      </w:r>
    </w:p>
    <w:p w14:paraId="569FBF3C" w14:textId="77777777" w:rsidR="00FA7D52" w:rsidRPr="001E7A27" w:rsidRDefault="00FA7D52" w:rsidP="00FA7D52">
      <w:pPr>
        <w:pStyle w:val="AR6BodyText"/>
        <w:rPr>
          <w:lang w:val="en-GB"/>
        </w:rPr>
      </w:pPr>
    </w:p>
    <w:p w14:paraId="497842F4" w14:textId="01CDAA13" w:rsidR="00FA7D52" w:rsidRPr="001E7A27" w:rsidRDefault="00FA7D52" w:rsidP="00FA7D52">
      <w:pPr>
        <w:pStyle w:val="AR6BodyText"/>
        <w:rPr>
          <w:lang w:val="en-GB"/>
        </w:rPr>
      </w:pPr>
      <w:r w:rsidRPr="001E7A27">
        <w:rPr>
          <w:lang w:val="en-GB"/>
        </w:rPr>
        <w:t>Carbon cycle feedbacks co-exist with climate (heat and moisture) feedbacks (Cross</w:t>
      </w:r>
      <w:r w:rsidR="001638F0" w:rsidRPr="001E7A27">
        <w:rPr>
          <w:lang w:val="en-GB"/>
        </w:rPr>
        <w:t>-</w:t>
      </w:r>
      <w:r w:rsidRPr="001E7A27">
        <w:rPr>
          <w:lang w:val="en-GB"/>
        </w:rPr>
        <w:t>Chapter Box</w:t>
      </w:r>
      <w:r w:rsidR="001638F0" w:rsidRPr="001E7A27">
        <w:rPr>
          <w:lang w:val="en-GB"/>
        </w:rPr>
        <w:t>es</w:t>
      </w:r>
      <w:r w:rsidRPr="001E7A27">
        <w:rPr>
          <w:lang w:val="en-GB"/>
        </w:rPr>
        <w:t xml:space="preserve"> </w:t>
      </w:r>
      <w:r w:rsidR="001638F0" w:rsidRPr="001E7A27">
        <w:rPr>
          <w:lang w:val="en-GB"/>
        </w:rPr>
        <w:t xml:space="preserve">5.1 and </w:t>
      </w:r>
      <w:r w:rsidRPr="001E7A27">
        <w:rPr>
          <w:lang w:val="en-GB"/>
        </w:rPr>
        <w:t>5.</w:t>
      </w:r>
      <w:r w:rsidR="001638F0" w:rsidRPr="001E7A27">
        <w:rPr>
          <w:lang w:val="en-GB"/>
        </w:rPr>
        <w:t>3</w:t>
      </w:r>
      <w:r w:rsidRPr="001E7A27">
        <w:rPr>
          <w:lang w:val="en-GB"/>
        </w:rPr>
        <w:t>), which together drive contemporary (Section 5.2) and future (Section 5.4) carbon</w:t>
      </w:r>
      <w:ins w:id="561" w:author="Soapbox" w:date="2021-07-16T07:57:00Z">
        <w:r w:rsidR="00576D5B" w:rsidRPr="001E7A27">
          <w:rPr>
            <w:rFonts w:cs="Times New Roman"/>
            <w:lang w:val="en-GB"/>
          </w:rPr>
          <w:t>–</w:t>
        </w:r>
      </w:ins>
      <w:del w:id="562" w:author="Soapbox" w:date="2021-07-16T07:57:00Z">
        <w:r w:rsidRPr="001E7A27" w:rsidDel="00576D5B">
          <w:rPr>
            <w:lang w:val="en-GB"/>
          </w:rPr>
          <w:delText>-</w:delText>
        </w:r>
      </w:del>
      <w:r w:rsidRPr="001E7A27">
        <w:rPr>
          <w:lang w:val="en-GB"/>
        </w:rPr>
        <w:t xml:space="preserve">climate feedbacks </w:t>
      </w:r>
      <w:r w:rsidRPr="001E7A27">
        <w:rPr>
          <w:lang w:val="en-GB"/>
        </w:rPr>
        <w:fldChar w:fldCharType="begin" w:fldLock="1"/>
      </w:r>
      <w:r w:rsidR="00747167" w:rsidRPr="001E7A27">
        <w:rPr>
          <w:lang w:val="en-GB"/>
        </w:rPr>
        <w:instrText>ADDIN CSL_CITATION { "citationItems" : [ { "id" : "ITEM-1",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"ITEM-1",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"mendeley" : { "formattedCitation" : "(Williams et al., 2019)", "plainTextFormattedCitation" : "(Williams et al., 2019)", "previouslyFormattedCitation" : "(Williams et al., 2019)" }, "properties" : { "noteIndex" : 0 }, "schema" : "https://github.com/citation-style-language/schema/raw/master/csl-citation.json" }</w:instrText>
      </w:r>
      <w:r w:rsidRPr="001E7A27">
        <w:rPr>
          <w:lang w:val="en-GB"/>
        </w:rPr>
        <w:fldChar w:fldCharType="separate"/>
      </w:r>
      <w:r w:rsidR="00025FA2" w:rsidRPr="001E7A27">
        <w:rPr>
          <w:noProof/>
          <w:lang w:val="en-GB"/>
        </w:rPr>
        <w:t>(Williams et al., 2019)</w:t>
      </w:r>
      <w:r w:rsidRPr="001E7A27">
        <w:rPr>
          <w:lang w:val="en-GB"/>
        </w:rPr>
        <w:fldChar w:fldCharType="end"/>
      </w:r>
      <w:r w:rsidRPr="001E7A27">
        <w:rPr>
          <w:lang w:val="en-GB"/>
        </w:rPr>
        <w:t>. The excess heat generated by radiative forcing from increasing concentration of atmospheric CO</w:t>
      </w:r>
      <w:r w:rsidRPr="001E7A27">
        <w:rPr>
          <w:vertAlign w:val="subscript"/>
          <w:lang w:val="en-GB"/>
        </w:rPr>
        <w:t>2</w:t>
      </w:r>
      <w:r w:rsidRPr="001E7A27">
        <w:rPr>
          <w:lang w:val="en-GB"/>
        </w:rPr>
        <w:t xml:space="preserve"> and other GHGs is mostly taken up by the ocean (&gt;</w:t>
      </w:r>
      <w:del w:id="563" w:author="Ian Blenkinsop" w:date="2021-07-14T10:58:00Z">
        <w:r w:rsidRPr="001E7A27" w:rsidDel="00DA74AB">
          <w:rPr>
            <w:lang w:val="en-GB"/>
          </w:rPr>
          <w:delText xml:space="preserve"> </w:delText>
        </w:r>
      </w:del>
      <w:r w:rsidRPr="001E7A27">
        <w:rPr>
          <w:lang w:val="en-GB"/>
        </w:rPr>
        <w:t>90%) and the residual balance partitioned between atmospheric, terrestrial and ice melting (Cross</w:t>
      </w:r>
      <w:r w:rsidR="00531092" w:rsidRPr="001E7A27">
        <w:rPr>
          <w:lang w:val="en-GB"/>
        </w:rPr>
        <w:t>-</w:t>
      </w:r>
      <w:r w:rsidRPr="001E7A27">
        <w:rPr>
          <w:lang w:val="en-GB"/>
        </w:rPr>
        <w:t xml:space="preserve">Chapter Box 9.2; </w:t>
      </w:r>
      <w:commentRangeStart w:id="564"/>
      <w:r w:rsidRPr="001E7A27">
        <w:rPr>
          <w:lang w:val="en-GB"/>
        </w:rPr>
        <w:fldChar w:fldCharType="begin" w:fldLock="1"/>
      </w:r>
      <w:r w:rsidR="00747167" w:rsidRPr="001E7A27">
        <w:rPr>
          <w:lang w:val="en-GB"/>
        </w:rPr>
        <w:instrText>ADDIN CSL_CITATION { "citationItems" : [ { "id" : "ITEM-1",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"ITEM-1",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"manualFormatting" : "Fr\u00f6licher et al., 2015)", "plainTextFormattedCitation" : "(Fr\u00f6licher et al., 2015)", "previouslyFormattedCitation" : "(Fr\u00f6licher et al., 2015)" }, "properties" : { "noteIndex" : 0 }, "schema" : "https://github.com/citation-style-language/schema/raw/master/csl-citation.json" }</w:instrText>
      </w:r>
      <w:r w:rsidRPr="001E7A27">
        <w:rPr>
          <w:lang w:val="en-GB"/>
        </w:rPr>
        <w:fldChar w:fldCharType="separate"/>
      </w:r>
      <w:r w:rsidR="00025FA2" w:rsidRPr="001E7A27">
        <w:rPr>
          <w:noProof/>
          <w:lang w:val="en-GB"/>
        </w:rPr>
        <w:t>Frölicher et al., 2015)</w:t>
      </w:r>
      <w:r w:rsidRPr="001E7A27">
        <w:rPr>
          <w:lang w:val="en-GB"/>
        </w:rPr>
        <w:fldChar w:fldCharType="end"/>
      </w:r>
      <w:commentRangeEnd w:id="564"/>
      <w:r w:rsidR="00025FA2" w:rsidRPr="001E7A27">
        <w:rPr>
          <w:rStyle w:val="CommentReference"/>
          <w:lang w:val="en-GB"/>
        </w:rPr>
        <w:commentReference w:id="564"/>
      </w:r>
      <w:r w:rsidRPr="001E7A27">
        <w:rPr>
          <w:lang w:val="en-GB"/>
        </w:rPr>
        <w:t>. The combined effect of these two large</w:t>
      </w:r>
      <w:ins w:id="565" w:author="Soapbox" w:date="2021-07-16T08:43:00Z">
        <w:r w:rsidR="00964CD4" w:rsidRPr="001E7A27">
          <w:rPr>
            <w:lang w:val="en-GB"/>
          </w:rPr>
          <w:t>-</w:t>
        </w:r>
      </w:ins>
      <w:del w:id="566" w:author="Soapbox" w:date="2021-07-16T08:43:00Z">
        <w:r w:rsidRPr="001E7A27" w:rsidDel="00964CD4">
          <w:rPr>
            <w:lang w:val="en-GB"/>
          </w:rPr>
          <w:delText xml:space="preserve"> </w:delText>
        </w:r>
      </w:del>
      <w:r w:rsidRPr="001E7A27">
        <w:rPr>
          <w:lang w:val="en-GB"/>
        </w:rPr>
        <w:t>scale negative feedbacks of CO</w:t>
      </w:r>
      <w:r w:rsidRPr="001E7A27">
        <w:rPr>
          <w:vertAlign w:val="subscript"/>
          <w:lang w:val="en-GB"/>
        </w:rPr>
        <w:t>2</w:t>
      </w:r>
      <w:r w:rsidRPr="001E7A27">
        <w:rPr>
          <w:lang w:val="en-GB"/>
        </w:rPr>
        <w:t xml:space="preserve"> and heat are reflected in the TCRE (Section 5.5</w:t>
      </w:r>
      <w:del w:id="567" w:author="Ian Blenkinsop" w:date="2021-07-28T12:04:00Z">
        <w:r w:rsidRPr="001E7A27" w:rsidDel="00425054">
          <w:rPr>
            <w:lang w:val="en-GB"/>
          </w:rPr>
          <w:delText xml:space="preserve">; </w:delText>
        </w:r>
      </w:del>
      <w:ins w:id="568" w:author="Ian Blenkinsop" w:date="2021-07-28T12:04:00Z">
        <w:r w:rsidR="00425054" w:rsidRPr="001E7A27">
          <w:rPr>
            <w:lang w:val="en-GB"/>
          </w:rPr>
          <w:t xml:space="preserve"> and </w:t>
        </w:r>
      </w:ins>
      <w:r w:rsidR="00B17171" w:rsidRPr="001E7A27">
        <w:rPr>
          <w:lang w:val="en-GB"/>
        </w:rPr>
        <w:t>Cross-Chapter Box 5.3</w:t>
      </w:r>
      <w:r w:rsidRPr="001E7A27">
        <w:rPr>
          <w:lang w:val="en-GB"/>
        </w:rPr>
        <w:t>), which points to a quasi-linear and quasi-emission-path independent relationship between cumulative emissions of CO</w:t>
      </w:r>
      <w:r w:rsidRPr="001E7A27">
        <w:rPr>
          <w:vertAlign w:val="subscript"/>
          <w:lang w:val="en-GB"/>
        </w:rPr>
        <w:t>2</w:t>
      </w:r>
      <w:r w:rsidRPr="001E7A27">
        <w:rPr>
          <w:lang w:val="en-GB"/>
        </w:rPr>
        <w:t xml:space="preserve"> and global warming, which is used as the basis to estimate the remaining carbon budget (Section 5.5</w:t>
      </w:r>
      <w:ins w:id="569" w:author="Ian Blenkinsop" w:date="2021-07-28T12:04:00Z">
        <w:r w:rsidR="00425054" w:rsidRPr="001E7A27">
          <w:rPr>
            <w:lang w:val="en-GB"/>
          </w:rPr>
          <w:t>;</w:t>
        </w:r>
      </w:ins>
      <w:del w:id="570" w:author="Ian Blenkinsop" w:date="2021-07-28T12:04:00Z">
        <w:r w:rsidRPr="001E7A27" w:rsidDel="00425054">
          <w:rPr>
            <w:lang w:val="en-GB"/>
          </w:rPr>
          <w:delText>)</w:delText>
        </w:r>
      </w:del>
      <w:r w:rsidR="006C1EA8" w:rsidRPr="001E7A27">
        <w:rPr>
          <w:lang w:val="en-GB"/>
        </w:rPr>
        <w:t xml:space="preserve"> </w:t>
      </w:r>
      <w:r w:rsidR="006C1EA8" w:rsidRPr="001E7A27">
        <w:rPr>
          <w:lang w:val="en-GB"/>
        </w:rPr>
        <w:fldChar w:fldCharType="begin" w:fldLock="1"/>
      </w:r>
      <w:r w:rsidR="00747167" w:rsidRPr="001E7A27">
        <w:rPr>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"id" : "ITEM-2", "itemData" : { "DOI" : "10.1038/s41586-020-2573-5", "ISSN" : "0028-0836", "author" : [ { "dropping-particle" : "", "family" : "Bronselaer", "given" : "Ben", "non-dropping-particle" : "", "parse-names" : false, "suffix" : "" }, { "dropping-particle" : "", "family" : "Zanna", "given" : "Laure", "non-dropping-particle" : "", "parse-names" : false, "suffix" : "" } ], "container-title" : "Nature", "id" : "ITEM-2", "issue" : "7820", "issued" : { "date-parts" : [ [ "2020", "8", "13" ] ] }, "page" : "227-233", "title" : "Heat and carbon coupling reveals ocean warming due to circulation changes", "translator" : [ { "dropping-particle" : "", "family" : "L7289", "given" : "", "non-dropping-particle" : "", "parse-names" : false, "suffix" : "" } ], "type" : "article-journal", "volume" : "584" }, "uris" : [ "http://www.mendeley.com/documents/?uuid=4998cb50-7832-4d7e-9538-7c431732890a" ] }, { "id" : "ITEM-3",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"ITEM-3",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"ITEM-4",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"ITEM-4",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"(MacDougall and Friedlingstein, 2015; MacDougall, 2017; Bronselaer and Zanna, 2020; Jones and Friedlingstein, 2020)", "plainTextFormattedCitation" : "(MacDougall and Friedlingstein, 2015; MacDougall, 2017; Bronselaer and Zanna, 2020; Jones and Friedlingstein, 2020)", "previouslyFormattedCitation" : "(MacDougall and Friedlingstein, 2015; MacDougall, 2017; Bronselaer and Zanna, 2020; Jones and Friedlingstein, 2020)" }, "properties" : { "noteIndex" : 0 }, "schema" : "https://github.com/citation-style-language/schema/raw/master/csl-citation.json" }</w:instrText>
      </w:r>
      <w:r w:rsidR="006C1EA8" w:rsidRPr="001E7A27">
        <w:rPr>
          <w:lang w:val="en-GB"/>
        </w:rPr>
        <w:fldChar w:fldCharType="separate"/>
      </w:r>
      <w:del w:id="571" w:author="Ian Blenkinsop" w:date="2021-07-28T12:05:00Z">
        <w:r w:rsidR="00025FA2" w:rsidRPr="001E7A27" w:rsidDel="00425054">
          <w:rPr>
            <w:noProof/>
            <w:lang w:val="en-GB"/>
          </w:rPr>
          <w:delText>(</w:delText>
        </w:r>
      </w:del>
      <w:r w:rsidR="00025FA2" w:rsidRPr="001E7A27">
        <w:rPr>
          <w:noProof/>
          <w:lang w:val="en-GB"/>
        </w:rPr>
        <w:t>MacDougall and Friedlingstein, 2015; MacDougall, 2017; Bronselaer and Zanna, 2020; Jones and Friedlingstein, 2020)</w:t>
      </w:r>
      <w:r w:rsidR="006C1EA8" w:rsidRPr="001E7A27">
        <w:rPr>
          <w:lang w:val="en-GB"/>
        </w:rPr>
        <w:fldChar w:fldCharType="end"/>
      </w:r>
      <w:r w:rsidRPr="001E7A27">
        <w:rPr>
          <w:lang w:val="en-GB"/>
        </w:rPr>
        <w:t xml:space="preserve">. There is still </w:t>
      </w:r>
      <w:r w:rsidRPr="001E7A27">
        <w:rPr>
          <w:i/>
          <w:iCs/>
          <w:lang w:val="en-GB"/>
        </w:rPr>
        <w:t>low confidence</w:t>
      </w:r>
      <w:r w:rsidRPr="001E7A27">
        <w:rPr>
          <w:lang w:val="en-GB"/>
        </w:rPr>
        <w:t xml:space="preserve"> on the relative roles and importance of the ocean and terrestrial carbon processes on TCRE variability and uncertainty on centennial time scales</w:t>
      </w:r>
      <w:r w:rsidR="00D061E5" w:rsidRPr="001E7A27">
        <w:rPr>
          <w:lang w:val="en-GB"/>
        </w:rPr>
        <w:t xml:space="preserve"> </w:t>
      </w:r>
      <w:commentRangeStart w:id="572"/>
      <w:r w:rsidR="006C1EA8" w:rsidRPr="001E7A27">
        <w:rPr>
          <w:lang w:val="en-GB"/>
        </w:rPr>
        <w:fldChar w:fldCharType="begin" w:fldLock="1"/>
      </w:r>
      <w:r w:rsidR="007B506D" w:rsidRPr="001E7A27">
        <w:rPr>
          <w:lang w:val="en-GB"/>
        </w:rPr>
        <w:instrText>ADDIN CSL_CITATION { "citationItems" : [ { "id" : "ITEM-1", "itemData" : { "DOI" : "10.1175/JCLI-D-18-0829.1", "ISSN" : "0894-8755", "abstract" : "The surface warming response to carbon emissions is affected by how the ocean sequesters excess heat and carbon supplied to the climate system. This ocean uptake involves the ventilation mechanism, where heat and carbon are taken up by the mixed layer and transferred to the thermocline and deep ocean. The effect of ocean ventilation on the surface warming response to carbon emissions is explored using simplified conceptual models of the atmosphere and ocean with and without explicit representation of the meridional overturning. Sensitivity experiments are conducted to investigate the effects of (i) mixed layer thickness, (ii) rate of ventilation of the ocean interior, (iii) strength of the meridional overturning, and (iv) extent of subduction in the Southern Ocean. Our diagnostics focus on a climate metric, the transient climate response to carbon emissions (TCRE), defined by the ratio of surface warming to the cumulative carbon emissions, which may be expressed in terms of separate thermal and carbon contributions. The variability in the thermal contribution due to changes in ocean ventilation dominates the variability in the TCRE on time scales from years to centuries, while that of the carbon contribution dominates on time scales from centuries to millennia. These ventilated controls are primarily from changes in the mixed layer thickness on decadal time scales, and in the rate of ventilated transfer from the mixed layer to the thermocline and deep ocean on centennial and millennial time scales, which is itself affected by the strength of the meridional overturning and extent of subduction in the Southern Ocean.",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"container-title" : "Journal of Climate", "id" : "ITEM-1", "issue" : "16", "issued" : { "date-parts" : [ [ "2019", "8", "15" ] ] }, "page" : "5085-5105", "title" : "The Effect of Ocean Ventilation on the Transient Climate Response to Emissions", "translator" : [ { "dropping-particle" : "", "family" : "L7393", "given" : "", "non-dropping-particle" : "", "parse-names" : false, "suffix" : "" } ], "type" : "article-journal", "volume" : "32" }, "uris" : [ "http://www.mendeley.com/documents/?uuid=1acd0698-783b-4343-81f7-5c3fbb5670a8" ] }, { "id" : "ITEM-2", "itemData" : { "DOI" : "10.1029/2018GL077849", "ISSN" : "00948276", "abstract" : "The Transient Climate Response to Emissions (TCRE), the ratio of surface warming and cumulative carbon emissions, is controlled by a product of thermal and carbon contributions. The carbon contribution involves the airborne fraction and the ratio of ocean saturated and atmospheric carbon inventories, with this ratio controlled by ocean carbonate chemistry. The evolution of the carbon contribution to the TCRE is illustrated in a hierarchy of models: a box model of the atmosphere-ocean and an Earth system model, both integrated for 1,000 years, and a suite of Earth system models integrated for 140 years. For all models, there is the same generic carbonate chemistry response: An acidifying ocean during emissions leads to a decrease in the ratio of the ocean saturated and atmospheric carbon inventories and the carbon contribution to the TCRE. Hence, ocean carbonate chemistry is important in controlling the magnitude of the TCRE and its evolution in time.",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"dropping-particle" : "", "family" : "Roussenov", "given" : "Vassil", "non-dropping-particle" : "", "parse-names" : false, "suffix" : "" } ], "container-title" : "Geophysical Research Letters", "id" : "ITEM-2", "issue" : "12", "issued" : { "date-parts" : [ [ "2018", "6", "20" ] ] }, "note" : "From Duplicate 3 (Reconciling atmospheric and oceanic views of the Transient Climate Response to Emissions - Katavouta, Anna; Williams, Richard G.; Goodwin, Philip; Roussenov, Vassil)\n\nFrom Duplicate 1 (Reconciling Atmospheric and Oceanic Views of the Transient Climate Response to Emissions - Katavouta, Anna; Williams, Richard G; Goodwin, Philip; Roussenov, Vassil)\n\ndoi: 10.1029/2018GL077849\n\nFrom Duplicate 4 (Reconciling atmospheric and oceanic views of the Transient Climate Response to Emissions - Katavouta, Anna; Williams, Richard G; Goodwin, Philip; Roussenov, Vassil)\n\ndoi: 10.1029/2018GL077849", "page" : "6205-6214", "publisher" : "Wiley-Blackwell", "title" : "Reconciling Atmospheric and Oceanic Views of the Transient Climate Response to Emissions", "translator" : [ { "dropping-particle" : "", "family" : "L7392", "given" : "", "non-dropping-particle" : "", "parse-names" : false, "suffix" : "" } ], "type" : "article-journal", "volume" : "45" }, "uris" : [ "http://www.mendeley.com/documents/?uuid=7f79b811-d8c6-4220-ac8d-f5e766cb444e" ] }, { "id" : "ITEM-3", "itemData" : { "DOI" : "10.1007/s40641-015-0030-6", "ISSN" : "2198-6061", "abstract" : "The transient climate response to cumulative CO2 emissions (TCRE) is a metric of climate change that directly relates the primary cause of climate change (cumulative CO2 emissions) to global mean temperature change. The metric was developed once researchers noticed that the cumulative CO2 versus temperature change curve was nearly linear for almost all Earth system model output. Here, recent literature on the origin, limits, and value of TCRE is reviewed. TCRE appears to emerge from the diminishing radiative forcing per unit mass of atmospheric CO2 being compensated by diminishing efficiency of ocean heat uptake and the modulation of airborne fraction of carbon by ocean processes. The best estimate of the value of TCRE is between 0.8 to 2.5 K EgC\u22121. Overall, TCRE has been shown to be a conceptually simple and robust metric of climate warming with many applications in formulating climate policy.", "author" : [ { "dropping-particle" : "", "family" : "MacDougall", "given" : "Andrew H.", "non-dropping-particle" : "", "parse-names" : false, "suffix" : "" } ], "container-title" : "Current Climate Change Reports", "id" : "ITEM-3", "issue" : "1", "issued" : { "date-parts" : [ [ "2016", "3", "17" ] ] }, "page" : "39-47", "title" : "The Transient Response to Cumulative CO2 Emissions: a Review", "translator" : [ { "dropping-particle" : "", "family" : "L3925", "given" : "", "non-dropping-particle" : "", "parse-names" : false, "suffix" : "" } ], "type" : "article-journal", "volume" : "2" }, "uris" : [ "http://www.mendeley.com/documents/?uuid=dc6628b3-a08b-42ef-bf5c-80664ca05035" ] }, { "id" : "ITEM-4", "itemData" : { "DOI" : "10.1175/JCLI-D-16-0205.1", "ISSN" : "0894-8755", "abstract" : "AbstractAn emergent property of most Earth system models is a near linear relationship between cumulative emission of CO2 and change in global near surface temperature. This relationship, which has been named the transient climate response to cumulative CO2 emissions (TCRE), implies a finite budget of fossil fuel carbon that can be burnt over all time consistent with a chosen temperature change target. Carbon budgets are inversely proportional to the value of TCRE and are therefore sensitive to the uncertainty in TCRE. Here we have used a perturbed physics approach with an Earth system model of intermediate complexity to assess the uncertainty in the TCRE that arises from uncertainty in the rate of transient temperature change and the effect of this uncertainty on carbon cycle feedbacks. The experiments are conducted using an idealized 1% per year increase in CO2 concentration. Additionally we have emulated the temperature output of 23 Climate Model Intercomparison Project Phase Five (CMIP5) models. The e...", "author" : [ { "dropping-particle" : "", "family" : "MacDougall", "given" : "Andrew H.", "non-dropping-particle" : "", "parse-names" : false, "suffix" : "" }, { "dropping-particle" : "", "family" : "Swart", "given" : "Neil C.", "non-dropping-particle" : "", "parse-names" : false, "suffix" : "" }, { "dropping-particle" : "", "family" : "Knutti", "given" : "Reto", "non-dropping-particle" : "", "parse-names" : false, "suffix" : "" } ], "container-title" : "Journal of Climate", "id" : "ITEM-4", "issue" : "2", "issued" : { "date-parts" : [ [ "2017", "1" ] ] }, "page" : "813-827", "title" : "The uncertainty in the transient climate response to cumulative CO2 emissions arising from the uncertainty in physical climate parameters", "translator" : [ { "dropping-particle" : "", "family" : "L3923", "given" : "", "non-dropping-particle" : "", "parse-names" : false, "suffix" : "" } ], "type" : "article-journal", "volume" : "30" }, "uris" : [ "http://www.mendeley.com/documents/?uuid=91974cd5-a73c-47e2-b989-d008d003db6d" ] }, { "id" : "ITEM-5", "itemData" : { "DOI" : "10.1002/2016GB005541", "ISSN" : "08866236", "author" : [ { "dropping-particle" : "", "family" : "Williams", "given" : "N. L.", "non-dropping-particle" : "", "parse-names" : false, "suffix" : "" }, { "dropping-particle" : "", "family" : "Juranek", "given" : "L. W.", "non-dropping-particle" : "", "parse-names" : false, "suffix" : "" }, { "dropping-particle" : "", "family" : "Feely", "given" : "R. A.", "non-dropping-particle" : "", "parse-names" : false, "suffix" : "" }, { "dropping-particle" : "", "family" : "Johnson", "given" : "K. S.", "non-dropping-particle" : "", "parse-names" : false, "suffix" : "" }, { "dropping-particle" : "", "family" : "Sarmiento", "given" : "J. L.", "non-dropping-particle" : "", "parse-names" : false, "suffix" : "" }, { "dropping-particle" : "", "family" : "Talley", "given" : "L. D.", "non-dropping-particle" : "", "parse-names" : false, "suffix" : "" }, { "dropping-particle" : "", "family" : "Dickson", "given" : "A. G.", "non-dropping-particle" : "", "parse-names" : false, "suffix" : "" }, { "dropping-particle" : "", "family" : "Gray", "given" : "A. R.", "non-dropping-particle" : "", "parse-names" : false, "suffix" : "" }, { "dropping-particle" : "", "family" : "Wanninkhof", "given" : "R.", "non-dropping-particle" : "", "parse-names" : false, "suffix" : "" }, { "dropping-particle" : "", "family" : "Russell", "given" : "J. L.", "non-dropping-particle" : "", "parse-names" : false, "suffix" : "" }, { "dropping-particle" : "", "family" : "Riser", "given" : "S. C.", "non-dropping-particle" : "", "parse-names" : false, "suffix" : "" }, { "dropping-particle" : "", "family" : "Takeshita", "given" : "Y.", "non-dropping-particle" : "", "parse-names" : false, "suffix" : "" } ], "container-title" : "Global Biogeochemical Cycles", "id" : "ITEM-5", "issue" : "3", "issued" : { "date-parts" : [ [ "2017", "3" ] ] }, "page" : "591-604", "title" : "Calculating surface ocean pCO2 from biogeochemical Argo floats equipped with pH: An uncertainty analysis", "translator" : [ { "dropping-particle" : "", "family" : "L6467", "given" : "", "non-dropping-particle" : "", "parse-names" : false, "suffix" : "" } ], "type" : "article-journal", "volume" : "31" }, "uris" : [ "http://www.mendeley.com/documents/?uuid=cb027291-c5c8-3c20-8e1d-345e6eed8f5c" ] }, { "id" : "ITEM-6",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"ITEM-6",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"(MacDougall, 2016; MacDougall et al., 2017; Williams et al., 2017a; Katavouta et al., 2018, 2019; Jones and Friedlingstein, 2020)", "manualFormatting" : "(MacDougall, 2016; MacDougall et al., 2017; N.L. Williams et al., 2017; Katavouta et al., 2018, 2019; Jones and Friedlingstein, 2020)", "plainTextFormattedCitation" : "(MacDougall, 2016; MacDougall et al., 2017; Williams et al., 2017a; Katavouta et al., 2018, 2019; Jones and Friedlingstein, 2020)", "previouslyFormattedCitation" : "(MacDougall, 2016; MacDougall et al., 2017; Williams et al., 2017a; Katavouta et al., 2018, 2019; Jones and Friedlingstein, 2020)" }, "properties" : { "noteIndex" : 0 }, "schema" : "https://github.com/citation-style-language/schema/raw/master/csl-citation.json" }</w:instrText>
      </w:r>
      <w:r w:rsidR="006C1EA8" w:rsidRPr="001E7A27">
        <w:rPr>
          <w:lang w:val="en-GB"/>
        </w:rPr>
        <w:fldChar w:fldCharType="separate"/>
      </w:r>
      <w:r w:rsidR="00025FA2" w:rsidRPr="001E7A27">
        <w:rPr>
          <w:noProof/>
          <w:lang w:val="en-GB"/>
        </w:rPr>
        <w:t xml:space="preserve">(MacDougall, 2016; MacDougall et al., 2017; </w:t>
      </w:r>
      <w:ins w:id="573" w:author="Robin Matthews" w:date="2021-06-17T15:21:00Z">
        <w:r w:rsidR="00DE3EA1" w:rsidRPr="001E7A27">
          <w:rPr>
            <w:noProof/>
            <w:lang w:val="en-GB"/>
          </w:rPr>
          <w:t xml:space="preserve">N.L. </w:t>
        </w:r>
      </w:ins>
      <w:r w:rsidR="00025FA2" w:rsidRPr="001E7A27">
        <w:rPr>
          <w:noProof/>
          <w:lang w:val="en-GB"/>
        </w:rPr>
        <w:t>Williams et al., 2017</w:t>
      </w:r>
      <w:del w:id="574" w:author="Robin Matthews" w:date="2021-06-17T15:22:00Z">
        <w:r w:rsidR="00025FA2" w:rsidRPr="001E7A27" w:rsidDel="00DE3EA1">
          <w:rPr>
            <w:noProof/>
            <w:lang w:val="en-GB"/>
          </w:rPr>
          <w:delText>a</w:delText>
        </w:r>
      </w:del>
      <w:r w:rsidR="00025FA2" w:rsidRPr="001E7A27">
        <w:rPr>
          <w:noProof/>
          <w:lang w:val="en-GB"/>
        </w:rPr>
        <w:t>; Katavouta et al., 2018, 2019; Jones and Friedlingstein, 2020)</w:t>
      </w:r>
      <w:r w:rsidR="006C1EA8" w:rsidRPr="001E7A27">
        <w:rPr>
          <w:lang w:val="en-GB"/>
        </w:rPr>
        <w:fldChar w:fldCharType="end"/>
      </w:r>
      <w:commentRangeEnd w:id="572"/>
      <w:r w:rsidR="00025FA2" w:rsidRPr="001E7A27">
        <w:rPr>
          <w:rStyle w:val="CommentReference"/>
          <w:lang w:val="en-GB"/>
        </w:rPr>
        <w:commentReference w:id="572"/>
      </w:r>
      <w:r w:rsidRPr="001E7A27">
        <w:rPr>
          <w:lang w:val="en-GB"/>
        </w:rPr>
        <w:t xml:space="preserve"> (Section</w:t>
      </w:r>
      <w:r w:rsidR="00531092" w:rsidRPr="001E7A27">
        <w:rPr>
          <w:lang w:val="en-GB"/>
        </w:rPr>
        <w:t>s</w:t>
      </w:r>
      <w:r w:rsidRPr="001E7A27">
        <w:rPr>
          <w:lang w:val="en-GB"/>
        </w:rPr>
        <w:t xml:space="preserve"> 5.5</w:t>
      </w:r>
      <w:r w:rsidR="00D061E5" w:rsidRPr="001E7A27">
        <w:rPr>
          <w:lang w:val="en-GB"/>
        </w:rPr>
        <w:t>.1.1, 5.5.1.2</w:t>
      </w:r>
      <w:r w:rsidRPr="001E7A27">
        <w:rPr>
          <w:lang w:val="en-GB"/>
        </w:rPr>
        <w:t xml:space="preserve">). </w:t>
      </w:r>
    </w:p>
    <w:p w14:paraId="25AD6289" w14:textId="77777777" w:rsidR="00FA7D52" w:rsidRPr="001E7A27" w:rsidRDefault="00FA7D52" w:rsidP="00FA7D52">
      <w:pPr>
        <w:pStyle w:val="AR6BodyText"/>
        <w:rPr>
          <w:b/>
          <w:lang w:val="en-GB"/>
        </w:rPr>
      </w:pPr>
    </w:p>
    <w:p w14:paraId="527CB5A9" w14:textId="77777777" w:rsidR="002F5491" w:rsidRPr="001E7A27" w:rsidRDefault="002F5491" w:rsidP="00FA7D52">
      <w:pPr>
        <w:pStyle w:val="AR6BodyText"/>
        <w:rPr>
          <w:b/>
          <w:lang w:val="en-GB"/>
        </w:rPr>
      </w:pPr>
    </w:p>
    <w:p w14:paraId="07A9D7B9" w14:textId="77777777" w:rsidR="00FA7D52" w:rsidRPr="001E7A27" w:rsidRDefault="00FA7D52" w:rsidP="00FA7D52">
      <w:pPr>
        <w:pStyle w:val="AR6BodyText"/>
        <w:rPr>
          <w:b/>
          <w:lang w:val="en-GB"/>
        </w:rPr>
      </w:pPr>
      <w:r w:rsidRPr="001E7A27">
        <w:rPr>
          <w:b/>
          <w:lang w:val="en-GB"/>
        </w:rPr>
        <w:t>[START FIGURE 5.</w:t>
      </w:r>
      <w:r w:rsidR="001638F0" w:rsidRPr="001E7A27">
        <w:rPr>
          <w:b/>
          <w:lang w:val="en-GB"/>
        </w:rPr>
        <w:t>2</w:t>
      </w:r>
      <w:r w:rsidRPr="001E7A27">
        <w:rPr>
          <w:b/>
          <w:lang w:val="en-GB"/>
        </w:rPr>
        <w:t xml:space="preserve"> HERE] </w:t>
      </w:r>
    </w:p>
    <w:p w14:paraId="4EDAF485" w14:textId="77777777" w:rsidR="00FA7D52" w:rsidRPr="001E7A27" w:rsidRDefault="00FA7D52" w:rsidP="00FA7D52">
      <w:pPr>
        <w:pStyle w:val="AR6BodyText"/>
        <w:rPr>
          <w:b/>
          <w:lang w:val="en-GB"/>
        </w:rPr>
      </w:pPr>
    </w:p>
    <w:p w14:paraId="40E3834F" w14:textId="42B96397" w:rsidR="00FA7D52" w:rsidRPr="001E7A27" w:rsidRDefault="00B86356" w:rsidP="00CA409B">
      <w:pPr>
        <w:pStyle w:val="AR6Chap5Figure"/>
        <w:rPr>
          <w:lang w:val="en-GB"/>
        </w:rPr>
      </w:pPr>
      <w:r w:rsidRPr="001E7A27">
        <w:rPr>
          <w:b/>
          <w:bCs/>
          <w:lang w:val="en-GB"/>
        </w:rPr>
        <w:t>K</w:t>
      </w:r>
      <w:r w:rsidR="00FA7D52" w:rsidRPr="001E7A27">
        <w:rPr>
          <w:b/>
          <w:bCs/>
          <w:lang w:val="en-GB"/>
        </w:rPr>
        <w:t xml:space="preserve">ey compartments, processes and pathways that govern historical and future </w:t>
      </w:r>
      <w:r w:rsidR="00AD23ED" w:rsidRPr="001E7A27">
        <w:rPr>
          <w:b/>
          <w:bCs/>
          <w:lang w:val="en-GB"/>
        </w:rPr>
        <w:t>CO</w:t>
      </w:r>
      <w:r w:rsidR="00AD23ED" w:rsidRPr="001E7A27">
        <w:rPr>
          <w:b/>
          <w:bCs/>
          <w:vertAlign w:val="subscript"/>
          <w:lang w:val="en-GB"/>
        </w:rPr>
        <w:t>2</w:t>
      </w:r>
      <w:r w:rsidR="00AD23ED" w:rsidRPr="001E7A27">
        <w:rPr>
          <w:b/>
          <w:bCs/>
          <w:lang w:val="en-GB"/>
        </w:rPr>
        <w:t xml:space="preserve"> </w:t>
      </w:r>
      <w:r w:rsidR="00FA7D52" w:rsidRPr="001E7A27">
        <w:rPr>
          <w:b/>
          <w:bCs/>
          <w:lang w:val="en-GB"/>
        </w:rPr>
        <w:t>concentration</w:t>
      </w:r>
      <w:r w:rsidR="00AD23ED" w:rsidRPr="001E7A27">
        <w:rPr>
          <w:b/>
          <w:bCs/>
          <w:lang w:val="en-GB"/>
        </w:rPr>
        <w:t>s</w:t>
      </w:r>
      <w:r w:rsidR="00FA7D52" w:rsidRPr="001E7A27">
        <w:rPr>
          <w:b/>
          <w:bCs/>
          <w:lang w:val="en-GB"/>
        </w:rPr>
        <w:t xml:space="preserve"> and carbon–climate feedbacks through </w:t>
      </w:r>
      <w:r w:rsidR="00F81F85" w:rsidRPr="001E7A27">
        <w:rPr>
          <w:b/>
          <w:bCs/>
          <w:lang w:val="en-GB"/>
        </w:rPr>
        <w:t xml:space="preserve">the coupled </w:t>
      </w:r>
      <w:ins w:id="575" w:author="Soapbox" w:date="2021-07-15T12:19:00Z">
        <w:r w:rsidR="007813B4" w:rsidRPr="001E7A27">
          <w:rPr>
            <w:b/>
            <w:bCs/>
            <w:lang w:val="en-GB"/>
          </w:rPr>
          <w:t>E</w:t>
        </w:r>
      </w:ins>
      <w:del w:id="576" w:author="Soapbox" w:date="2021-07-15T12:19:00Z">
        <w:r w:rsidR="00F81F85" w:rsidRPr="001E7A27" w:rsidDel="007813B4">
          <w:rPr>
            <w:b/>
            <w:bCs/>
            <w:lang w:val="en-GB"/>
          </w:rPr>
          <w:delText>e</w:delText>
        </w:r>
      </w:del>
      <w:r w:rsidR="00F81F85" w:rsidRPr="001E7A27">
        <w:rPr>
          <w:b/>
          <w:bCs/>
          <w:lang w:val="en-GB"/>
        </w:rPr>
        <w:t>arth system</w:t>
      </w:r>
      <w:r w:rsidR="00FA7D52" w:rsidRPr="001E7A27">
        <w:rPr>
          <w:b/>
          <w:bCs/>
          <w:lang w:val="en-GB"/>
        </w:rPr>
        <w:t>.</w:t>
      </w:r>
      <w:r w:rsidR="00FA7D52" w:rsidRPr="001E7A27">
        <w:rPr>
          <w:lang w:val="en-GB"/>
        </w:rPr>
        <w:t xml:space="preserve"> </w:t>
      </w:r>
      <w:r w:rsidR="004A319A" w:rsidRPr="001E7A27">
        <w:rPr>
          <w:lang w:val="en-GB"/>
        </w:rPr>
        <w:t>The anthropogenic CO</w:t>
      </w:r>
      <w:r w:rsidR="004A319A" w:rsidRPr="001E7A27">
        <w:rPr>
          <w:vertAlign w:val="subscript"/>
          <w:lang w:val="en-GB"/>
        </w:rPr>
        <w:t>2</w:t>
      </w:r>
      <w:r w:rsidR="004A319A" w:rsidRPr="001E7A27">
        <w:rPr>
          <w:lang w:val="en-GB"/>
        </w:rPr>
        <w:t xml:space="preserve"> emissions, including land use change, are partitioned via negative feedbacks (turquoise dotted arrows) between the ocean (23%), the land (</w:t>
      </w:r>
      <w:r w:rsidR="00160F74" w:rsidRPr="001E7A27">
        <w:rPr>
          <w:lang w:val="en-GB"/>
        </w:rPr>
        <w:t>31</w:t>
      </w:r>
      <w:r w:rsidR="004A319A" w:rsidRPr="001E7A27">
        <w:rPr>
          <w:lang w:val="en-GB"/>
        </w:rPr>
        <w:t xml:space="preserve">%) </w:t>
      </w:r>
      <w:r w:rsidR="005E457C" w:rsidRPr="001E7A27">
        <w:rPr>
          <w:lang w:val="en-GB"/>
        </w:rPr>
        <w:t>and the airborne fraction (4</w:t>
      </w:r>
      <w:r w:rsidR="00160F74" w:rsidRPr="001E7A27">
        <w:rPr>
          <w:lang w:val="en-GB"/>
        </w:rPr>
        <w:t>6</w:t>
      </w:r>
      <w:r w:rsidR="005E457C" w:rsidRPr="001E7A27">
        <w:rPr>
          <w:lang w:val="en-GB"/>
        </w:rPr>
        <w:t>%) of anthropogenic CO</w:t>
      </w:r>
      <w:r w:rsidR="005E457C" w:rsidRPr="001E7A27">
        <w:rPr>
          <w:vertAlign w:val="subscript"/>
          <w:lang w:val="en-GB"/>
        </w:rPr>
        <w:t>2</w:t>
      </w:r>
      <w:r w:rsidR="005E457C" w:rsidRPr="001E7A27">
        <w:rPr>
          <w:lang w:val="en-GB"/>
        </w:rPr>
        <w:t xml:space="preserve"> that sets the changing CO</w:t>
      </w:r>
      <w:r w:rsidR="005E457C" w:rsidRPr="001E7A27">
        <w:rPr>
          <w:vertAlign w:val="subscript"/>
          <w:lang w:val="en-GB"/>
        </w:rPr>
        <w:t>2</w:t>
      </w:r>
      <w:r w:rsidR="005E457C" w:rsidRPr="001E7A27">
        <w:rPr>
          <w:lang w:val="en-GB"/>
        </w:rPr>
        <w:t xml:space="preserve"> concentration </w:t>
      </w:r>
      <w:r w:rsidR="006B2D53" w:rsidRPr="001E7A27">
        <w:rPr>
          <w:lang w:val="en-GB"/>
        </w:rPr>
        <w:t xml:space="preserve">in the atmosphere </w:t>
      </w:r>
      <w:r w:rsidR="009C773E" w:rsidRPr="001E7A27">
        <w:rPr>
          <w:lang w:val="en-GB"/>
        </w:rPr>
        <w:t>(</w:t>
      </w:r>
      <w:r w:rsidR="00160F74" w:rsidRPr="001E7A27">
        <w:rPr>
          <w:lang w:val="en-GB"/>
        </w:rPr>
        <w:t>2010</w:t>
      </w:r>
      <w:r w:rsidR="00E5026B" w:rsidRPr="001E7A27">
        <w:rPr>
          <w:rFonts w:cs="Times New Roman"/>
          <w:sz w:val="22"/>
          <w:lang w:val="en-GB"/>
        </w:rPr>
        <w:t>–</w:t>
      </w:r>
      <w:r w:rsidR="00160F74" w:rsidRPr="001E7A27">
        <w:rPr>
          <w:lang w:val="en-GB"/>
        </w:rPr>
        <w:t xml:space="preserve">2019, </w:t>
      </w:r>
      <w:r w:rsidR="005E457C" w:rsidRPr="001E7A27">
        <w:rPr>
          <w:lang w:val="en-GB"/>
        </w:rPr>
        <w:t>Table 5.1). Th</w:t>
      </w:r>
      <w:r w:rsidR="006B2D53" w:rsidRPr="001E7A27">
        <w:rPr>
          <w:lang w:val="en-GB"/>
        </w:rPr>
        <w:t>is regulates</w:t>
      </w:r>
      <w:r w:rsidR="00FA7D52" w:rsidRPr="001E7A27">
        <w:rPr>
          <w:lang w:val="en-GB"/>
        </w:rPr>
        <w:t xml:space="preserve"> </w:t>
      </w:r>
      <w:r w:rsidR="004A319A" w:rsidRPr="001E7A27">
        <w:rPr>
          <w:lang w:val="en-GB"/>
        </w:rPr>
        <w:t>most of the radiative forcing that creates the heat</w:t>
      </w:r>
      <w:r w:rsidR="005E457C" w:rsidRPr="001E7A27">
        <w:rPr>
          <w:lang w:val="en-GB"/>
        </w:rPr>
        <w:t xml:space="preserve"> imbalance that drives the climate feedbacks to the ocean (blue) and land (green).</w:t>
      </w:r>
      <w:r w:rsidR="00FA7D52" w:rsidRPr="001E7A27">
        <w:rPr>
          <w:lang w:val="en-GB"/>
        </w:rPr>
        <w:t xml:space="preserve"> Positive feedback</w:t>
      </w:r>
      <w:r w:rsidR="009C773E" w:rsidRPr="001E7A27">
        <w:rPr>
          <w:lang w:val="en-GB"/>
        </w:rPr>
        <w:t>s (</w:t>
      </w:r>
      <w:r w:rsidR="006B2D53" w:rsidRPr="001E7A27">
        <w:rPr>
          <w:lang w:val="en-GB"/>
        </w:rPr>
        <w:t>red</w:t>
      </w:r>
      <w:r w:rsidR="009C773E" w:rsidRPr="001E7A27">
        <w:rPr>
          <w:lang w:val="en-GB"/>
        </w:rPr>
        <w:t xml:space="preserve"> arrows) result from</w:t>
      </w:r>
      <w:r w:rsidR="00FA7D52" w:rsidRPr="001E7A27">
        <w:rPr>
          <w:lang w:val="en-GB"/>
        </w:rPr>
        <w:t xml:space="preserve"> processes </w:t>
      </w:r>
      <w:r w:rsidR="009C773E" w:rsidRPr="001E7A27">
        <w:rPr>
          <w:lang w:val="en-GB"/>
        </w:rPr>
        <w:t xml:space="preserve">in the ocean and on land </w:t>
      </w:r>
      <w:r w:rsidR="00FA7D52" w:rsidRPr="001E7A27">
        <w:rPr>
          <w:lang w:val="en-GB"/>
        </w:rPr>
        <w:t>(</w:t>
      </w:r>
      <w:r w:rsidR="006B2D53" w:rsidRPr="001E7A27">
        <w:rPr>
          <w:lang w:val="en-GB"/>
        </w:rPr>
        <w:t>red</w:t>
      </w:r>
      <w:r w:rsidR="007F4165" w:rsidRPr="001E7A27">
        <w:rPr>
          <w:lang w:val="en-GB"/>
        </w:rPr>
        <w:t xml:space="preserve"> </w:t>
      </w:r>
      <w:r w:rsidR="00F81F85" w:rsidRPr="001E7A27">
        <w:rPr>
          <w:lang w:val="en-GB"/>
        </w:rPr>
        <w:t>text</w:t>
      </w:r>
      <w:r w:rsidR="00FA7D52" w:rsidRPr="001E7A27">
        <w:rPr>
          <w:lang w:val="en-GB"/>
        </w:rPr>
        <w:t>)</w:t>
      </w:r>
      <w:r w:rsidR="009C773E" w:rsidRPr="001E7A27">
        <w:rPr>
          <w:lang w:val="en-GB"/>
        </w:rPr>
        <w:t>.</w:t>
      </w:r>
      <w:r w:rsidR="00FA7D52" w:rsidRPr="001E7A27">
        <w:rPr>
          <w:lang w:val="en-GB"/>
        </w:rPr>
        <w:t xml:space="preserve"> </w:t>
      </w:r>
      <w:r w:rsidR="009C773E" w:rsidRPr="001E7A27">
        <w:rPr>
          <w:lang w:val="en-GB"/>
        </w:rPr>
        <w:t xml:space="preserve">Positive feedbacks </w:t>
      </w:r>
      <w:r w:rsidR="00FA7D52" w:rsidRPr="001E7A27">
        <w:rPr>
          <w:lang w:val="en-GB"/>
        </w:rPr>
        <w:t>are influenced by both carbon</w:t>
      </w:r>
      <w:r w:rsidR="00F81F85" w:rsidRPr="001E7A27">
        <w:rPr>
          <w:lang w:val="en-GB"/>
        </w:rPr>
        <w:t xml:space="preserve">-concentration </w:t>
      </w:r>
      <w:r w:rsidR="00FA7D52" w:rsidRPr="001E7A27">
        <w:rPr>
          <w:lang w:val="en-GB"/>
        </w:rPr>
        <w:t xml:space="preserve">and </w:t>
      </w:r>
      <w:r w:rsidR="00F81F85" w:rsidRPr="001E7A27">
        <w:rPr>
          <w:lang w:val="en-GB"/>
        </w:rPr>
        <w:t>carbon</w:t>
      </w:r>
      <w:ins w:id="577" w:author="Soapbox" w:date="2021-07-16T07:57:00Z">
        <w:r w:rsidR="00576D5B" w:rsidRPr="001E7A27">
          <w:rPr>
            <w:rFonts w:cs="Times New Roman"/>
            <w:lang w:val="en-GB"/>
          </w:rPr>
          <w:t>–</w:t>
        </w:r>
      </w:ins>
      <w:del w:id="578" w:author="Soapbox" w:date="2021-07-16T07:57:00Z">
        <w:r w:rsidR="00F81F85" w:rsidRPr="001E7A27" w:rsidDel="00576D5B">
          <w:rPr>
            <w:lang w:val="en-GB"/>
          </w:rPr>
          <w:delText>-</w:delText>
        </w:r>
      </w:del>
      <w:r w:rsidR="00FA7D52" w:rsidRPr="001E7A27">
        <w:rPr>
          <w:lang w:val="en-GB"/>
        </w:rPr>
        <w:t xml:space="preserve">climate </w:t>
      </w:r>
      <w:r w:rsidR="00F81F85" w:rsidRPr="001E7A27">
        <w:rPr>
          <w:lang w:val="en-GB"/>
        </w:rPr>
        <w:t xml:space="preserve">feedbacks </w:t>
      </w:r>
      <w:r w:rsidR="00FA7D52" w:rsidRPr="001E7A27">
        <w:rPr>
          <w:lang w:val="en-GB"/>
        </w:rPr>
        <w:t xml:space="preserve">simultaneously. Additional biosphere processes have been included </w:t>
      </w:r>
      <w:r w:rsidR="009C773E" w:rsidRPr="001E7A27">
        <w:rPr>
          <w:lang w:val="en-GB"/>
        </w:rPr>
        <w:t xml:space="preserve">but these </w:t>
      </w:r>
      <w:r w:rsidR="00FA7D52" w:rsidRPr="001E7A27">
        <w:rPr>
          <w:lang w:val="en-GB"/>
        </w:rPr>
        <w:t xml:space="preserve">have an as yet uncertain feedback </w:t>
      </w:r>
      <w:r w:rsidR="009C773E" w:rsidRPr="001E7A27">
        <w:rPr>
          <w:lang w:val="en-GB"/>
        </w:rPr>
        <w:t xml:space="preserve">impact </w:t>
      </w:r>
      <w:r w:rsidR="00FA7D52" w:rsidRPr="001E7A27">
        <w:rPr>
          <w:lang w:val="en-GB"/>
        </w:rPr>
        <w:t>(</w:t>
      </w:r>
      <w:r w:rsidR="00F81F85" w:rsidRPr="001E7A27">
        <w:rPr>
          <w:lang w:val="en-GB"/>
        </w:rPr>
        <w:t>blue-dotted arrows</w:t>
      </w:r>
      <w:r w:rsidR="00FA7D52" w:rsidRPr="001E7A27">
        <w:rPr>
          <w:lang w:val="en-GB"/>
        </w:rPr>
        <w:t xml:space="preserve">). </w:t>
      </w:r>
      <w:r w:rsidR="00B17171" w:rsidRPr="001E7A27">
        <w:rPr>
          <w:lang w:val="en-GB"/>
        </w:rPr>
        <w:t>CO</w:t>
      </w:r>
      <w:r w:rsidR="00B17171" w:rsidRPr="001E7A27">
        <w:rPr>
          <w:vertAlign w:val="subscript"/>
          <w:lang w:val="en-GB"/>
        </w:rPr>
        <w:t>2</w:t>
      </w:r>
      <w:r w:rsidR="00B17171" w:rsidRPr="001E7A27">
        <w:rPr>
          <w:lang w:val="en-GB"/>
        </w:rPr>
        <w:t xml:space="preserve"> removal from the atmosphere into the ocean, land and geological reservoirs, necessary for negative emissions, has been included (grey arro</w:t>
      </w:r>
      <w:r w:rsidR="006C1EA8" w:rsidRPr="001E7A27">
        <w:rPr>
          <w:lang w:val="en-GB"/>
        </w:rPr>
        <w:t>w</w:t>
      </w:r>
      <w:r w:rsidR="00B17171" w:rsidRPr="001E7A27">
        <w:rPr>
          <w:lang w:val="en-GB"/>
        </w:rPr>
        <w:t xml:space="preserve">s). </w:t>
      </w:r>
      <w:r w:rsidR="00FA7D52" w:rsidRPr="001E7A27">
        <w:rPr>
          <w:lang w:val="en-GB"/>
        </w:rPr>
        <w:t>Although this schematic is built around CO</w:t>
      </w:r>
      <w:r w:rsidR="00FA7D52" w:rsidRPr="001E7A27">
        <w:rPr>
          <w:vertAlign w:val="subscript"/>
          <w:lang w:val="en-GB"/>
        </w:rPr>
        <w:t>2</w:t>
      </w:r>
      <w:r w:rsidR="00FA7D52" w:rsidRPr="001E7A27">
        <w:rPr>
          <w:lang w:val="en-GB"/>
        </w:rPr>
        <w:t>, the dominant GHG, some of the same processes also influence the fluxes of CH</w:t>
      </w:r>
      <w:r w:rsidR="00FA7D52" w:rsidRPr="001E7A27">
        <w:rPr>
          <w:vertAlign w:val="subscript"/>
          <w:lang w:val="en-GB"/>
        </w:rPr>
        <w:t>4</w:t>
      </w:r>
      <w:r w:rsidR="00FA7D52" w:rsidRPr="001E7A27">
        <w:rPr>
          <w:lang w:val="en-GB"/>
        </w:rPr>
        <w:t xml:space="preserve"> and N</w:t>
      </w:r>
      <w:r w:rsidR="00FA7D52" w:rsidRPr="001E7A27">
        <w:rPr>
          <w:vertAlign w:val="subscript"/>
          <w:lang w:val="en-GB"/>
        </w:rPr>
        <w:t>2</w:t>
      </w:r>
      <w:r w:rsidR="00FA7D52" w:rsidRPr="001E7A27">
        <w:rPr>
          <w:lang w:val="en-GB"/>
        </w:rPr>
        <w:t xml:space="preserve">O </w:t>
      </w:r>
      <w:r w:rsidR="009C773E" w:rsidRPr="001E7A27">
        <w:rPr>
          <w:lang w:val="en-GB"/>
        </w:rPr>
        <w:t xml:space="preserve">and the strength of the positive feedbacks </w:t>
      </w:r>
      <w:r w:rsidR="00FA7D52" w:rsidRPr="001E7A27">
        <w:rPr>
          <w:lang w:val="en-GB"/>
        </w:rPr>
        <w:t xml:space="preserve">from the terrestrial and ocean systems. </w:t>
      </w:r>
    </w:p>
    <w:p w14:paraId="7331443D" w14:textId="77777777" w:rsidR="00FA7D52" w:rsidRPr="001E7A27" w:rsidRDefault="00FA7D52" w:rsidP="00FA7D52">
      <w:pPr>
        <w:pStyle w:val="AR6BodyText"/>
        <w:rPr>
          <w:noProof/>
          <w:color w:val="000000" w:themeColor="text1"/>
          <w:lang w:val="en-GB"/>
        </w:rPr>
      </w:pPr>
    </w:p>
    <w:p w14:paraId="4413D07F" w14:textId="2B1B6E3E" w:rsidR="00FA7D52" w:rsidRPr="001E7A27" w:rsidRDefault="00FA7D52" w:rsidP="00FA7D52">
      <w:pPr>
        <w:pStyle w:val="AR6BodyText"/>
        <w:rPr>
          <w:b/>
          <w:lang w:val="en-GB"/>
        </w:rPr>
      </w:pPr>
      <w:r w:rsidRPr="001E7A27">
        <w:rPr>
          <w:b/>
          <w:lang w:val="en-GB"/>
        </w:rPr>
        <w:t>[END FIGURE 5.</w:t>
      </w:r>
      <w:r w:rsidR="001638F0" w:rsidRPr="001E7A27">
        <w:rPr>
          <w:b/>
          <w:lang w:val="en-GB"/>
        </w:rPr>
        <w:t>2</w:t>
      </w:r>
      <w:r w:rsidRPr="001E7A27">
        <w:rPr>
          <w:b/>
          <w:lang w:val="en-GB"/>
        </w:rPr>
        <w:t xml:space="preserve"> HERE] </w:t>
      </w:r>
    </w:p>
    <w:p w14:paraId="56610442" w14:textId="77777777" w:rsidR="00B17171" w:rsidRPr="001E7A27" w:rsidRDefault="00B17171" w:rsidP="00FA7D52">
      <w:pPr>
        <w:pStyle w:val="AR6BodyText"/>
        <w:rPr>
          <w:b/>
          <w:lang w:val="en-GB"/>
        </w:rPr>
      </w:pPr>
    </w:p>
    <w:p w14:paraId="73020DF9" w14:textId="77777777" w:rsidR="002F5491" w:rsidRPr="001E7A27" w:rsidRDefault="002F5491" w:rsidP="00FA7D52">
      <w:pPr>
        <w:pStyle w:val="AR6BodyText"/>
        <w:rPr>
          <w:b/>
          <w:lang w:val="en-GB"/>
        </w:rPr>
      </w:pPr>
    </w:p>
    <w:p w14:paraId="73AD681D" w14:textId="0F28E8B3" w:rsidR="00FA7D52" w:rsidRPr="001E7A27" w:rsidRDefault="00FA7D52" w:rsidP="00FA7D52">
      <w:pPr>
        <w:pStyle w:val="AR6BodyText"/>
        <w:rPr>
          <w:lang w:val="en-GB"/>
        </w:rPr>
      </w:pPr>
      <w:r w:rsidRPr="001E7A27">
        <w:rPr>
          <w:lang w:val="en-GB"/>
        </w:rPr>
        <w:t>The combined effects of climate and CO</w:t>
      </w:r>
      <w:r w:rsidRPr="001E7A27">
        <w:rPr>
          <w:vertAlign w:val="subscript"/>
          <w:lang w:val="en-GB"/>
        </w:rPr>
        <w:t>2</w:t>
      </w:r>
      <w:r w:rsidRPr="001E7A27">
        <w:rPr>
          <w:lang w:val="en-GB"/>
        </w:rPr>
        <w:t xml:space="preserve"> concentration feedbacks on the global carbon cycle are projected by </w:t>
      </w:r>
      <w:r w:rsidR="00790462" w:rsidRPr="001E7A27">
        <w:rPr>
          <w:lang w:val="en-GB"/>
        </w:rPr>
        <w:t>ESMs</w:t>
      </w:r>
      <w:r w:rsidRPr="001E7A27">
        <w:rPr>
          <w:lang w:val="en-GB"/>
        </w:rPr>
        <w:t xml:space="preserve"> to modify both the processes and natural reservoirs of carbon on a regional and global scale that may result in </w:t>
      </w:r>
      <w:r w:rsidR="00D061E5" w:rsidRPr="001E7A27">
        <w:rPr>
          <w:lang w:val="en-GB"/>
        </w:rPr>
        <w:t xml:space="preserve">positive </w:t>
      </w:r>
      <w:r w:rsidRPr="001E7A27">
        <w:rPr>
          <w:lang w:val="en-GB"/>
        </w:rPr>
        <w:t>feedbacks (</w:t>
      </w:r>
      <w:r w:rsidR="00D061E5" w:rsidRPr="001E7A27">
        <w:rPr>
          <w:lang w:val="en-GB"/>
        </w:rPr>
        <w:t>red arrows</w:t>
      </w:r>
      <w:r w:rsidRPr="001E7A27">
        <w:rPr>
          <w:lang w:val="en-GB"/>
        </w:rPr>
        <w:t xml:space="preserve"> in Figure 5.</w:t>
      </w:r>
      <w:r w:rsidR="001638F0" w:rsidRPr="001E7A27">
        <w:rPr>
          <w:lang w:val="en-GB"/>
        </w:rPr>
        <w:t>2</w:t>
      </w:r>
      <w:r w:rsidRPr="001E7A27">
        <w:rPr>
          <w:lang w:val="en-GB"/>
        </w:rPr>
        <w:t xml:space="preserve">), which could weaken the major terrestrial and ocean sinks and disrupt </w:t>
      </w:r>
      <w:del w:id="579" w:author="Soapbox" w:date="2021-07-16T08:50:00Z">
        <w:r w:rsidRPr="001E7A27" w:rsidDel="00DC754B">
          <w:rPr>
            <w:lang w:val="en-GB"/>
          </w:rPr>
          <w:delText xml:space="preserve">both </w:delText>
        </w:r>
      </w:del>
      <w:r w:rsidRPr="001E7A27">
        <w:rPr>
          <w:lang w:val="en-GB"/>
        </w:rPr>
        <w:t>the airborne fraction and TCRE</w:t>
      </w:r>
      <w:r w:rsidR="00D061E5" w:rsidRPr="001E7A27">
        <w:rPr>
          <w:lang w:val="en-GB"/>
        </w:rPr>
        <w:t xml:space="preserve"> under medium</w:t>
      </w:r>
      <w:ins w:id="580" w:author="Soapbox" w:date="2021-07-16T08:51:00Z">
        <w:r w:rsidR="00DC754B" w:rsidRPr="001E7A27">
          <w:rPr>
            <w:lang w:val="en-GB"/>
          </w:rPr>
          <w:t>-</w:t>
        </w:r>
      </w:ins>
      <w:r w:rsidR="00D061E5" w:rsidRPr="001E7A27">
        <w:rPr>
          <w:lang w:val="en-GB"/>
        </w:rPr>
        <w:t xml:space="preserve"> to high</w:t>
      </w:r>
      <w:ins w:id="581" w:author="Soapbox" w:date="2021-07-16T08:51:00Z">
        <w:r w:rsidR="00DC754B" w:rsidRPr="001E7A27">
          <w:rPr>
            <w:lang w:val="en-GB"/>
          </w:rPr>
          <w:t>-</w:t>
        </w:r>
      </w:ins>
      <w:del w:id="582" w:author="Soapbox" w:date="2021-07-16T08:51:00Z">
        <w:r w:rsidR="00D061E5" w:rsidRPr="001E7A27" w:rsidDel="00DC754B">
          <w:rPr>
            <w:lang w:val="en-GB"/>
          </w:rPr>
          <w:delText xml:space="preserve"> </w:delText>
        </w:r>
      </w:del>
      <w:r w:rsidR="00D061E5" w:rsidRPr="001E7A27">
        <w:rPr>
          <w:lang w:val="en-GB"/>
        </w:rPr>
        <w:t>emission</w:t>
      </w:r>
      <w:ins w:id="583" w:author="Tom Maycock" w:date="2021-09-08T15:21:00Z">
        <w:r w:rsidR="0082184F" w:rsidRPr="001E7A27">
          <w:rPr>
            <w:lang w:val="en-GB"/>
          </w:rPr>
          <w:t>s</w:t>
        </w:r>
      </w:ins>
      <w:r w:rsidR="00D061E5" w:rsidRPr="001E7A27">
        <w:rPr>
          <w:lang w:val="en-GB"/>
        </w:rPr>
        <w:t xml:space="preserve"> scenarios (</w:t>
      </w:r>
      <w:ins w:id="584" w:author="Soapbox" w:date="2021-07-16T08:51:00Z">
        <w:r w:rsidR="00DC754B" w:rsidRPr="001E7A27">
          <w:rPr>
            <w:lang w:val="en-GB"/>
          </w:rPr>
          <w:t>Section 5.4.5</w:t>
        </w:r>
      </w:ins>
      <w:ins w:id="585" w:author="Soapbox" w:date="2021-07-16T08:52:00Z">
        <w:del w:id="586" w:author="Ian Blenkinsop" w:date="2021-07-28T12:05:00Z">
          <w:r w:rsidR="00DC754B" w:rsidRPr="001E7A27" w:rsidDel="00425054">
            <w:rPr>
              <w:lang w:val="en-GB"/>
            </w:rPr>
            <w:delText>;</w:delText>
          </w:r>
        </w:del>
      </w:ins>
      <w:ins w:id="587" w:author="Ian Blenkinsop" w:date="2021-07-28T12:05:00Z">
        <w:r w:rsidR="00425054" w:rsidRPr="001E7A27">
          <w:rPr>
            <w:lang w:val="en-GB"/>
          </w:rPr>
          <w:t xml:space="preserve"> and</w:t>
        </w:r>
      </w:ins>
      <w:ins w:id="588" w:author="Soapbox" w:date="2021-07-16T08:52:00Z">
        <w:r w:rsidR="00DC754B" w:rsidRPr="001E7A27">
          <w:rPr>
            <w:lang w:val="en-GB"/>
          </w:rPr>
          <w:t xml:space="preserve"> </w:t>
        </w:r>
      </w:ins>
      <w:r w:rsidR="00D061E5" w:rsidRPr="001E7A27">
        <w:rPr>
          <w:lang w:val="en-GB"/>
        </w:rPr>
        <w:t>Figure 5.25</w:t>
      </w:r>
      <w:del w:id="589" w:author="Soapbox" w:date="2021-07-16T08:52:00Z">
        <w:r w:rsidR="00D061E5" w:rsidRPr="001E7A27" w:rsidDel="00DC754B">
          <w:rPr>
            <w:lang w:val="en-GB"/>
          </w:rPr>
          <w:delText>;</w:delText>
        </w:r>
      </w:del>
      <w:del w:id="590" w:author="Soapbox" w:date="2021-07-16T08:51:00Z">
        <w:r w:rsidR="00D061E5" w:rsidRPr="001E7A27" w:rsidDel="00DC754B">
          <w:rPr>
            <w:lang w:val="en-GB"/>
          </w:rPr>
          <w:delText xml:space="preserve"> Section 5.4.5</w:delText>
        </w:r>
      </w:del>
      <w:r w:rsidR="00D061E5" w:rsidRPr="001E7A27">
        <w:rPr>
          <w:lang w:val="en-GB"/>
        </w:rPr>
        <w:t>)</w:t>
      </w:r>
      <w:r w:rsidRPr="001E7A27">
        <w:rPr>
          <w:lang w:val="en-GB"/>
        </w:rPr>
        <w:t>.</w:t>
      </w:r>
    </w:p>
    <w:p w14:paraId="5E800BE8" w14:textId="77777777" w:rsidR="00FA7D52" w:rsidRPr="001E7A27" w:rsidRDefault="00FA7D52" w:rsidP="00FA7D52">
      <w:pPr>
        <w:pStyle w:val="AR6BodyText"/>
        <w:rPr>
          <w:lang w:val="en-GB"/>
        </w:rPr>
      </w:pPr>
    </w:p>
    <w:p w14:paraId="7155A85B" w14:textId="77777777" w:rsidR="00FA7D52" w:rsidRPr="001E7A27" w:rsidRDefault="00FA7D52" w:rsidP="00FA7D52">
      <w:pPr>
        <w:pStyle w:val="AR6BodyText"/>
        <w:rPr>
          <w:lang w:val="en-GB"/>
        </w:rPr>
      </w:pPr>
    </w:p>
    <w:p w14:paraId="7E28AC88" w14:textId="5AD5127B" w:rsidR="00FA7D52" w:rsidRPr="001E7A27" w:rsidRDefault="00FA7D52" w:rsidP="00B60C38">
      <w:pPr>
        <w:pStyle w:val="AR6Chap5Level2511"/>
        <w:rPr>
          <w:lang w:val="en-GB"/>
        </w:rPr>
      </w:pPr>
      <w:bookmarkStart w:id="591" w:name="_Toc70535644"/>
      <w:r w:rsidRPr="001E7A27">
        <w:rPr>
          <w:lang w:val="en-GB"/>
        </w:rPr>
        <w:t xml:space="preserve">Paleo </w:t>
      </w:r>
      <w:r w:rsidR="003760AB" w:rsidRPr="001E7A27">
        <w:rPr>
          <w:lang w:val="en-GB"/>
        </w:rPr>
        <w:t>T</w:t>
      </w:r>
      <w:r w:rsidRPr="001E7A27">
        <w:rPr>
          <w:lang w:val="en-GB"/>
        </w:rPr>
        <w:t xml:space="preserve">rends and </w:t>
      </w:r>
      <w:r w:rsidR="003760AB" w:rsidRPr="001E7A27">
        <w:rPr>
          <w:lang w:val="en-GB"/>
        </w:rPr>
        <w:t>F</w:t>
      </w:r>
      <w:r w:rsidRPr="001E7A27">
        <w:rPr>
          <w:lang w:val="en-GB"/>
        </w:rPr>
        <w:t>eedbacks</w:t>
      </w:r>
      <w:bookmarkEnd w:id="591"/>
    </w:p>
    <w:p w14:paraId="796FD8CF" w14:textId="77777777" w:rsidR="00FA7D52" w:rsidRPr="001E7A27" w:rsidRDefault="00FA7D52" w:rsidP="00FA7D52">
      <w:pPr>
        <w:pStyle w:val="AR6BodyText"/>
        <w:rPr>
          <w:lang w:val="en-GB" w:eastAsia="en-US"/>
        </w:rPr>
      </w:pPr>
    </w:p>
    <w:p w14:paraId="52DD83B2" w14:textId="4BD77185" w:rsidR="00FA7D52" w:rsidRPr="001E7A27" w:rsidRDefault="00FA7D52" w:rsidP="00FA7D52">
      <w:pPr>
        <w:pStyle w:val="Default"/>
        <w:rPr>
          <w:rFonts w:ascii="Times New Roman" w:hAnsi="Times New Roman" w:cs="Times New Roman"/>
          <w:color w:val="auto"/>
          <w:sz w:val="22"/>
          <w:szCs w:val="22"/>
        </w:rPr>
      </w:pPr>
      <w:r w:rsidRPr="001E7A27">
        <w:rPr>
          <w:rFonts w:ascii="Times New Roman" w:hAnsi="Times New Roman" w:cs="Times New Roman"/>
          <w:color w:val="auto"/>
          <w:sz w:val="22"/>
          <w:szCs w:val="22"/>
        </w:rPr>
        <w:t xml:space="preserve">Paleoclimatic proxy records extend beyond the variability of recent decadal climate oscillations and thus provide an independent perspective on feedbacks between climate and carbon cycle dynamics. </w:t>
      </w:r>
      <w:ins w:id="592" w:author="Soapbox" w:date="2021-07-16T08:55:00Z">
        <w:r w:rsidR="00C9412F" w:rsidRPr="001E7A27">
          <w:rPr>
            <w:rFonts w:ascii="Times New Roman" w:hAnsi="Times New Roman" w:cs="Times New Roman"/>
            <w:color w:val="auto"/>
            <w:sz w:val="22"/>
            <w:szCs w:val="22"/>
          </w:rPr>
          <w:t xml:space="preserve">According to reconstructions, </w:t>
        </w:r>
      </w:ins>
      <w:del w:id="593" w:author="Soapbox" w:date="2021-07-16T08:55:00Z">
        <w:r w:rsidRPr="001E7A27" w:rsidDel="00C9412F">
          <w:rPr>
            <w:rFonts w:ascii="Times New Roman" w:hAnsi="Times New Roman" w:cs="Times New Roman"/>
            <w:color w:val="auto"/>
            <w:sz w:val="22"/>
            <w:szCs w:val="22"/>
          </w:rPr>
          <w:delText>T</w:delText>
        </w:r>
      </w:del>
      <w:ins w:id="594" w:author="Soapbox" w:date="2021-07-16T08:55:00Z">
        <w:r w:rsidR="00C9412F" w:rsidRPr="001E7A27">
          <w:rPr>
            <w:rFonts w:ascii="Times New Roman" w:hAnsi="Times New Roman" w:cs="Times New Roman"/>
            <w:color w:val="auto"/>
            <w:sz w:val="22"/>
            <w:szCs w:val="22"/>
          </w:rPr>
          <w:t>t</w:t>
        </w:r>
      </w:ins>
      <w:r w:rsidRPr="001E7A27">
        <w:rPr>
          <w:rFonts w:ascii="Times New Roman" w:hAnsi="Times New Roman" w:cs="Times New Roman"/>
          <w:color w:val="auto"/>
          <w:sz w:val="22"/>
          <w:szCs w:val="22"/>
        </w:rPr>
        <w:t xml:space="preserve">hese past changes </w:t>
      </w:r>
      <w:del w:id="595" w:author="Soapbox" w:date="2021-07-16T08:55:00Z">
        <w:r w:rsidRPr="001E7A27" w:rsidDel="00C9412F">
          <w:rPr>
            <w:rFonts w:ascii="Times New Roman" w:hAnsi="Times New Roman" w:cs="Times New Roman"/>
            <w:color w:val="auto"/>
            <w:sz w:val="22"/>
            <w:szCs w:val="22"/>
          </w:rPr>
          <w:delText xml:space="preserve">according to reconstructions </w:delText>
        </w:r>
      </w:del>
      <w:r w:rsidRPr="001E7A27">
        <w:rPr>
          <w:rFonts w:ascii="Times New Roman" w:hAnsi="Times New Roman" w:cs="Times New Roman"/>
          <w:color w:val="auto"/>
          <w:sz w:val="22"/>
          <w:szCs w:val="22"/>
        </w:rPr>
        <w:t>were slower than the current anthropogenic ones, so they cannot provide an unequivocal comparison. Nonetheless, they can help appraise sensitivities and point toward</w:t>
      </w:r>
      <w:ins w:id="596" w:author="Soapbox" w:date="2021-07-27T15:32:00Z">
        <w:r w:rsidR="006574AA" w:rsidRPr="001E7A27">
          <w:rPr>
            <w:rFonts w:ascii="Times New Roman" w:hAnsi="Times New Roman" w:cs="Times New Roman"/>
            <w:color w:val="auto"/>
            <w:sz w:val="22"/>
            <w:szCs w:val="22"/>
          </w:rPr>
          <w:t>s</w:t>
        </w:r>
      </w:ins>
      <w:r w:rsidRPr="001E7A27">
        <w:rPr>
          <w:rFonts w:ascii="Times New Roman" w:hAnsi="Times New Roman" w:cs="Times New Roman"/>
          <w:color w:val="auto"/>
          <w:sz w:val="22"/>
          <w:szCs w:val="22"/>
        </w:rPr>
        <w:t xml:space="preserve"> potentially dominant mechanisms of change </w:t>
      </w:r>
      <w:r w:rsidRPr="001E7A27">
        <w:rPr>
          <w:rFonts w:ascii="Times New Roman" w:hAnsi="Times New Roman" w:cs="Times New Roman"/>
          <w:color w:val="auto"/>
          <w:sz w:val="22"/>
          <w:szCs w:val="22"/>
        </w:rPr>
        <w:fldChar w:fldCharType="begin" w:fldLock="1"/>
      </w:r>
      <w:r w:rsidR="00BC2C5E" w:rsidRPr="001E7A27">
        <w:rPr>
          <w:rFonts w:ascii="Times New Roman" w:hAnsi="Times New Roman" w:cs="Times New Roman"/>
          <w:color w:val="auto"/>
          <w:sz w:val="22"/>
          <w:szCs w:val="22"/>
        </w:rPr>
        <w:instrText>ADDIN CSL_CITATION { "citationItems" : [ { "id" : "ITEM-1", "itemData" : { "DOI" : "10.1126/science.aay3701", "ISSN" : "0036-8075", "PMID" : "33154110", "abstract" : "As the world warms, there is a profound need to improve projections of climate change. Although the latest Earth system models offer an unprecedented number of features, fundamental uncertainties continue to cloud our view of the future. Past climates provide the only opportunity to observe how the Earth system responds to high carbon dioxide, underlining a fundamental role for paleoclimatology in constraining future climate change. Here, we review the relevancy of paleoclimate information for climate prediction and discuss the prospects for emerging methodologies to further insights gained from past climates. Advances in proxy methods and interpretations pave the way for the use of past climates for model evaluation\u2014a practice that we argue should be widely adopted.", "author" : [ { "dropping-particle" : "", "family" : "Tierney", "given" : "Jessica E.", "non-dropping-particle" : "", "parse-names" : false, "suffix" : "" }, { "dropping-particle" : "", "family" : "Poulsen", "given" : "Christopher J.", "non-dropping-particle" : "", "parse-names" : false, "suffix" : "" }, { "dropping-particle" : "", "family" : "Monta\u00f1ez", "given" : "Isabel P.", "non-dropping-particle" : "", "parse-names" : false, "suffix" : "" }, { "dropping-particle" : "", "family" : "Bhattacharya", "given" : "Tripti", "non-dropping-particle" : "", "parse-names" : false, "suffix" : "" }, { "dropping-particle" : "", "family" : "Feng", "given" : "Ran", "non-dropping-particle" : "", "parse-names" : false, "suffix" : "" }, { "dropping-particle" : "", "family" : "Ford", "given" : "Heather L.", "non-dropping-particle" : "", "parse-names" : false, "suffix" : "" }, { "dropping-particle" : "", "family" : "H\u00f6nisch", "given" : "B\u00e4rbel", "non-dropping-particle" : "", "parse-names" : false, "suffix" : "" }, { "dropping-particle" : "", "family" : "Inglis", "given" : "Gordon N.", "non-dropping-particle" : "", "parse-names" : false, "suffix" : "" }, { "dropping-particle" : "V.", "family" : "Petersen", "given" : "Sierra", "non-dropping-particle" : "", "parse-names" : false, "suffix" : "" }, { "dropping-particle" : "", "family" : "Sagoo", "given" : "Navjit", "non-dropping-particle" : "", "parse-names" : false, "suffix" : "" }, { "dropping-particle" : "", "family" : "Tabor", "given" : "Clay R.", "non-dropping-particle" : "", "parse-names" : false, "suffix" : "" }, { "dropping-particle" : "", "family" : "Thirumalai", "given" : "Kaustubh", "non-dropping-particle" : "", "parse-names" : false, "suffix" : "" }, { "dropping-particle" : "", "family" : "Zhu", "given" : "Jiang", "non-dropping-particle" : "", "parse-names" : false, "suffix" : "" }, { "dropping-particle" : "", "family" : "Burls", "given" : "Natalie J.", "non-dropping-particle" : "", "parse-names" : false, "suffix" : "" }, { "dropping-particle" : "", "family" : "Foster", "given" : "Gavin L.", "non-dropping-particle" : "", "parse-names" : false, "suffix" : "" }, { "dropping-particle" : "", "family" : "Godd\u00e9ris", "given" : "Yves", "non-dropping-particle" : "", "parse-names" : false, "suffix" : "" }, { "dropping-particle" : "", "family" : "Huber", "given" : "Brian T.", "non-dropping-particle" : "", "parse-names" : false, "suffix" : "" }, { "dropping-particle" : "", "family" : "Ivany", "given" : "Linda C.", "non-dropping-particle" : "", "parse-names" : false, "suffix" : "" }, { "dropping-particle" : "", "family" : "Kirtland Turner", "given" : "Sandra", "non-dropping-particle" : "", "parse-names" : false, "suffix" : "" }, { "dropping-particle" : "", "family" : "Lunt", "given" : "Daniel J.", "non-dropping-particle" : "", "parse-names" : false, "suffix" : "" }, { "dropping-particle" : "", "family" : "McElwain", "given" : "Jennifer C.", "non-dropping-particle" : "", "parse-names" : false, "suffix" : "" }, { "dropping-particle" : "", "family" : "Mills", "given" : "Benjamin J. W.", "non-dropping-particle" : "", "parse-names" : false, "suffix" : "" }, { "dropping-particle" : "", "family" : "Otto-Bliesner", "given" : "Bette L.", "non-dropping-particle" : "", "parse-names" : false, "suffix" : "" }, { "dropping-particle" : "", "family" : "Ridgwell", "given" : "Andy", "non-dropping-particle" : "", "parse-names" : false, "suffix" : "" }, { "dropping-particle" : "", "family" : "Zhang", "given" : "Yi Ge", "non-dropping-particle" : "", "parse-names" : false, "suffix" : "" } ], "container-title" : "Science", "id" : "ITEM-1", "issue" : "6517", "issued" : { "date-parts" : [ [ "2020", "11", "6" ] ] }, "page" : "eaay3701", "title" : "Past climates inform our future", "translator" : [ { "dropping-particle" : "", "family" : "L7288", "given" : "", "non-dropping-particle" : "", "parse-names" : false, "suffix" : "" } ], "type" : "article-journal", "volume" : "370" }, "uris" : [ "http://www.mendeley.com/documents/?uuid=cd4da5ae-260c-4d0e-9c9b-c04f1cfa6e2f" ] } ], "mendeley" : { "formattedCitation" : "(Tierney et al., 2020)", "plainTextFormattedCitation" : "(Tierney et al., 2020)", "previouslyFormattedCitation" : "(Tierney et al., 2020)" }, "properties" : { "noteIndex" : 0 }, "schema" : "https://github.com/citation-style-language/schema/raw/master/csl-citation.json" }</w:instrText>
      </w:r>
      <w:r w:rsidRPr="001E7A27">
        <w:rPr>
          <w:rFonts w:ascii="Times New Roman" w:hAnsi="Times New Roman" w:cs="Times New Roman"/>
          <w:color w:val="auto"/>
          <w:sz w:val="22"/>
          <w:szCs w:val="22"/>
        </w:rPr>
        <w:fldChar w:fldCharType="separate"/>
      </w:r>
      <w:r w:rsidR="00025FA2" w:rsidRPr="001E7A27">
        <w:rPr>
          <w:rFonts w:ascii="Times New Roman" w:hAnsi="Times New Roman" w:cs="Times New Roman"/>
          <w:noProof/>
          <w:color w:val="auto"/>
          <w:sz w:val="22"/>
          <w:szCs w:val="22"/>
        </w:rPr>
        <w:t>(Tierney et al., 2020)</w:t>
      </w:r>
      <w:r w:rsidRPr="001E7A27">
        <w:rPr>
          <w:rFonts w:ascii="Times New Roman" w:hAnsi="Times New Roman" w:cs="Times New Roman"/>
          <w:color w:val="auto"/>
          <w:sz w:val="22"/>
          <w:szCs w:val="22"/>
        </w:rPr>
        <w:fldChar w:fldCharType="end"/>
      </w:r>
      <w:r w:rsidRPr="001E7A27">
        <w:rPr>
          <w:rFonts w:ascii="Times New Roman" w:hAnsi="Times New Roman" w:cs="Times New Roman"/>
          <w:color w:val="auto"/>
          <w:sz w:val="22"/>
          <w:szCs w:val="22"/>
        </w:rPr>
        <w:t xml:space="preserve"> on (sub)centennial to (multi)millennial time</w:t>
      </w:r>
      <w:ins w:id="597" w:author="Soapbox" w:date="2021-07-15T12:53:00Z">
        <w:r w:rsidR="006C248B" w:rsidRPr="001E7A27">
          <w:rPr>
            <w:rFonts w:ascii="Times New Roman" w:hAnsi="Times New Roman" w:cs="Times New Roman"/>
            <w:color w:val="auto"/>
            <w:sz w:val="22"/>
            <w:szCs w:val="22"/>
          </w:rPr>
          <w:t xml:space="preserve"> </w:t>
        </w:r>
      </w:ins>
      <w:r w:rsidRPr="001E7A27">
        <w:rPr>
          <w:rFonts w:ascii="Times New Roman" w:hAnsi="Times New Roman" w:cs="Times New Roman"/>
          <w:color w:val="auto"/>
          <w:sz w:val="22"/>
          <w:szCs w:val="22"/>
        </w:rPr>
        <w:t>scales.</w:t>
      </w:r>
    </w:p>
    <w:p w14:paraId="17121F4E" w14:textId="77777777" w:rsidR="00FA7D52" w:rsidRPr="001E7A27" w:rsidRDefault="00FA7D52" w:rsidP="00FA7D52">
      <w:pPr>
        <w:pStyle w:val="Default"/>
        <w:rPr>
          <w:rFonts w:ascii="Times New Roman" w:hAnsi="Times New Roman" w:cs="Times New Roman"/>
          <w:color w:val="auto"/>
          <w:sz w:val="22"/>
          <w:szCs w:val="22"/>
        </w:rPr>
      </w:pPr>
    </w:p>
    <w:p w14:paraId="2D47AC6F" w14:textId="33682C59" w:rsidR="00FA7D52" w:rsidRPr="001E7A27" w:rsidRDefault="00515213" w:rsidP="00FA7D52">
      <w:pPr>
        <w:pStyle w:val="Default"/>
        <w:rPr>
          <w:rFonts w:ascii="Times New Roman" w:hAnsi="Times New Roman" w:cs="Times New Roman"/>
          <w:color w:val="auto"/>
          <w:sz w:val="22"/>
          <w:szCs w:val="22"/>
        </w:rPr>
      </w:pPr>
      <w:ins w:id="598" w:author="Ian Blenkinsop" w:date="2021-07-28T18:10:00Z">
        <w:r w:rsidRPr="001E7A27">
          <w:rPr>
            <w:rFonts w:ascii="Times New Roman" w:hAnsi="Times New Roman" w:cs="Times New Roman"/>
            <w:color w:val="auto"/>
            <w:sz w:val="22"/>
            <w:szCs w:val="22"/>
          </w:rPr>
          <w:t xml:space="preserve">The </w:t>
        </w:r>
      </w:ins>
      <w:r w:rsidR="00FA7D52" w:rsidRPr="001E7A27">
        <w:rPr>
          <w:rFonts w:ascii="Times New Roman" w:hAnsi="Times New Roman" w:cs="Times New Roman"/>
          <w:color w:val="auto"/>
          <w:sz w:val="22"/>
          <w:szCs w:val="22"/>
        </w:rPr>
        <w:t xml:space="preserve">AR5 </w:t>
      </w:r>
      <w:r w:rsidR="008669AD" w:rsidRPr="001E7A27">
        <w:rPr>
          <w:rFonts w:ascii="Times New Roman" w:hAnsi="Times New Roman" w:cs="Times New Roman"/>
          <w:color w:val="auto"/>
          <w:sz w:val="22"/>
          <w:szCs w:val="22"/>
        </w:rPr>
        <w:t xml:space="preserve">(WGI, Chapter 5) </w:t>
      </w:r>
      <w:r w:rsidR="00FA7D52" w:rsidRPr="001E7A27">
        <w:rPr>
          <w:rFonts w:ascii="Times New Roman" w:hAnsi="Times New Roman" w:cs="Times New Roman"/>
          <w:color w:val="auto"/>
          <w:sz w:val="22"/>
          <w:szCs w:val="22"/>
        </w:rPr>
        <w:t xml:space="preserve">concluded with </w:t>
      </w:r>
      <w:r w:rsidR="00FA7D52" w:rsidRPr="001E7A27">
        <w:rPr>
          <w:rFonts w:ascii="Times New Roman" w:hAnsi="Times New Roman" w:cs="Times New Roman"/>
          <w:i/>
          <w:color w:val="auto"/>
          <w:sz w:val="22"/>
          <w:szCs w:val="22"/>
        </w:rPr>
        <w:t>medium</w:t>
      </w:r>
      <w:r w:rsidR="00FA7D52" w:rsidRPr="001E7A27">
        <w:rPr>
          <w:rFonts w:ascii="Times New Roman" w:hAnsi="Times New Roman" w:cs="Times New Roman"/>
          <w:color w:val="auto"/>
          <w:sz w:val="22"/>
          <w:szCs w:val="22"/>
        </w:rPr>
        <w:t xml:space="preserve"> </w:t>
      </w:r>
      <w:r w:rsidR="00FA7D52" w:rsidRPr="001E7A27">
        <w:rPr>
          <w:rFonts w:ascii="Times New Roman" w:hAnsi="Times New Roman" w:cs="Times New Roman"/>
          <w:i/>
          <w:color w:val="auto"/>
          <w:sz w:val="22"/>
          <w:szCs w:val="22"/>
        </w:rPr>
        <w:t>confidence</w:t>
      </w:r>
      <w:r w:rsidR="00FA7D52" w:rsidRPr="001E7A27">
        <w:rPr>
          <w:rFonts w:ascii="Times New Roman" w:hAnsi="Times New Roman" w:cs="Times New Roman"/>
          <w:color w:val="auto"/>
          <w:sz w:val="22"/>
          <w:szCs w:val="22"/>
        </w:rPr>
        <w:t xml:space="preserve"> that atmospheric CO</w:t>
      </w:r>
      <w:r w:rsidR="00FA7D52" w:rsidRPr="001E7A27">
        <w:rPr>
          <w:rFonts w:ascii="Times New Roman" w:hAnsi="Times New Roman" w:cs="Times New Roman"/>
          <w:color w:val="auto"/>
          <w:sz w:val="22"/>
          <w:szCs w:val="22"/>
          <w:vertAlign w:val="subscript"/>
        </w:rPr>
        <w:t>2</w:t>
      </w:r>
      <w:r w:rsidR="00FA7D52" w:rsidRPr="001E7A27">
        <w:rPr>
          <w:rFonts w:ascii="Times New Roman" w:hAnsi="Times New Roman" w:cs="Times New Roman"/>
          <w:color w:val="auto"/>
          <w:sz w:val="22"/>
          <w:szCs w:val="22"/>
        </w:rPr>
        <w:t xml:space="preserve"> concentrations reached 350–450 ppm during the mid-Pliocene (3.3–3.0 Ma), and possibly 1000 ppm during the Early Eocene (52–48 Ma). </w:t>
      </w:r>
      <w:ins w:id="599" w:author="Ian Blenkinsop" w:date="2021-07-28T18:11:00Z">
        <w:r w:rsidRPr="001E7A27">
          <w:rPr>
            <w:rFonts w:ascii="Times New Roman" w:hAnsi="Times New Roman" w:cs="Times New Roman"/>
            <w:color w:val="auto"/>
            <w:sz w:val="22"/>
            <w:szCs w:val="22"/>
          </w:rPr>
          <w:t xml:space="preserve">The </w:t>
        </w:r>
      </w:ins>
      <w:r w:rsidR="00FA7D52" w:rsidRPr="001E7A27">
        <w:rPr>
          <w:rFonts w:ascii="Times New Roman" w:hAnsi="Times New Roman" w:cs="Times New Roman"/>
          <w:color w:val="auto"/>
          <w:sz w:val="22"/>
          <w:szCs w:val="22"/>
        </w:rPr>
        <w:t xml:space="preserve">AR5 </w:t>
      </w:r>
      <w:r w:rsidR="008669AD" w:rsidRPr="001E7A27">
        <w:rPr>
          <w:rFonts w:ascii="Times New Roman" w:hAnsi="Times New Roman" w:cs="Times New Roman"/>
          <w:color w:val="auto"/>
          <w:sz w:val="22"/>
          <w:szCs w:val="22"/>
        </w:rPr>
        <w:t xml:space="preserve">(WGI, Chapter 5) </w:t>
      </w:r>
      <w:r w:rsidR="00FA7D52" w:rsidRPr="001E7A27">
        <w:rPr>
          <w:rFonts w:ascii="Times New Roman" w:hAnsi="Times New Roman" w:cs="Times New Roman"/>
          <w:color w:val="auto"/>
          <w:sz w:val="22"/>
          <w:szCs w:val="22"/>
        </w:rPr>
        <w:t xml:space="preserve">also concluded with </w:t>
      </w:r>
      <w:r w:rsidR="00FA7D52" w:rsidRPr="001E7A27">
        <w:rPr>
          <w:rFonts w:ascii="Times New Roman" w:hAnsi="Times New Roman" w:cs="Times New Roman"/>
          <w:i/>
          <w:color w:val="auto"/>
          <w:sz w:val="22"/>
          <w:szCs w:val="22"/>
        </w:rPr>
        <w:t>very high confidence</w:t>
      </w:r>
      <w:r w:rsidR="00FA7D52" w:rsidRPr="001E7A27">
        <w:rPr>
          <w:rFonts w:ascii="Times New Roman" w:hAnsi="Times New Roman" w:cs="Times New Roman"/>
          <w:color w:val="auto"/>
          <w:sz w:val="22"/>
          <w:szCs w:val="22"/>
        </w:rPr>
        <w:t xml:space="preserve"> that the current rates of </w:t>
      </w:r>
      <w:ins w:id="600" w:author="Tom Maycock" w:date="2021-09-08T12:13:00Z">
        <w:r w:rsidR="00C5224C" w:rsidRPr="001E7A27">
          <w:rPr>
            <w:rFonts w:ascii="Times New Roman" w:hAnsi="Times New Roman" w:cs="Times New Roman"/>
            <w:color w:val="auto"/>
            <w:sz w:val="22"/>
            <w:szCs w:val="22"/>
          </w:rPr>
          <w:t xml:space="preserve">increases in </w:t>
        </w:r>
      </w:ins>
      <w:r w:rsidR="00FA7D52" w:rsidRPr="001E7A27">
        <w:rPr>
          <w:rFonts w:ascii="Times New Roman" w:hAnsi="Times New Roman" w:cs="Times New Roman"/>
          <w:color w:val="auto"/>
          <w:sz w:val="22"/>
          <w:szCs w:val="22"/>
        </w:rPr>
        <w:t>CO</w:t>
      </w:r>
      <w:r w:rsidR="00FA7D52" w:rsidRPr="001E7A27">
        <w:rPr>
          <w:rFonts w:ascii="Times New Roman" w:hAnsi="Times New Roman" w:cs="Times New Roman"/>
          <w:color w:val="auto"/>
          <w:sz w:val="22"/>
          <w:szCs w:val="22"/>
          <w:vertAlign w:val="subscript"/>
        </w:rPr>
        <w:t>2</w:t>
      </w:r>
      <w:r w:rsidR="00FA7D52" w:rsidRPr="001E7A27">
        <w:rPr>
          <w:rFonts w:ascii="Times New Roman" w:hAnsi="Times New Roman" w:cs="Times New Roman"/>
          <w:color w:val="auto"/>
          <w:sz w:val="22"/>
          <w:szCs w:val="22"/>
        </w:rPr>
        <w:t>, CH</w:t>
      </w:r>
      <w:r w:rsidR="00FA7D52" w:rsidRPr="001E7A27">
        <w:rPr>
          <w:rFonts w:ascii="Times New Roman" w:hAnsi="Times New Roman" w:cs="Times New Roman"/>
          <w:color w:val="auto"/>
          <w:sz w:val="22"/>
          <w:szCs w:val="22"/>
          <w:vertAlign w:val="subscript"/>
        </w:rPr>
        <w:t>4</w:t>
      </w:r>
      <w:r w:rsidR="00FA7D52" w:rsidRPr="001E7A27">
        <w:rPr>
          <w:rFonts w:ascii="Times New Roman" w:hAnsi="Times New Roman" w:cs="Times New Roman"/>
          <w:color w:val="auto"/>
          <w:sz w:val="22"/>
          <w:szCs w:val="22"/>
        </w:rPr>
        <w:t xml:space="preserve"> and N</w:t>
      </w:r>
      <w:r w:rsidR="00FA7D52" w:rsidRPr="001E7A27">
        <w:rPr>
          <w:rFonts w:ascii="Times New Roman" w:hAnsi="Times New Roman" w:cs="Times New Roman"/>
          <w:color w:val="auto"/>
          <w:sz w:val="22"/>
          <w:szCs w:val="22"/>
          <w:vertAlign w:val="subscript"/>
        </w:rPr>
        <w:t>2</w:t>
      </w:r>
      <w:r w:rsidR="00FA7D52" w:rsidRPr="001E7A27">
        <w:rPr>
          <w:rFonts w:ascii="Times New Roman" w:hAnsi="Times New Roman" w:cs="Times New Roman"/>
          <w:color w:val="auto"/>
          <w:sz w:val="22"/>
          <w:szCs w:val="22"/>
        </w:rPr>
        <w:t xml:space="preserve">O </w:t>
      </w:r>
      <w:del w:id="601" w:author="Tom Maycock" w:date="2021-09-08T12:13:00Z">
        <w:r w:rsidR="00FA7D52" w:rsidRPr="001E7A27" w:rsidDel="00C5224C">
          <w:rPr>
            <w:rFonts w:ascii="Times New Roman" w:hAnsi="Times New Roman" w:cs="Times New Roman"/>
            <w:color w:val="auto"/>
            <w:sz w:val="22"/>
            <w:szCs w:val="22"/>
          </w:rPr>
          <w:delText xml:space="preserve">rise in </w:delText>
        </w:r>
      </w:del>
      <w:r w:rsidR="00FA7D52" w:rsidRPr="001E7A27">
        <w:rPr>
          <w:rFonts w:ascii="Times New Roman" w:hAnsi="Times New Roman" w:cs="Times New Roman"/>
          <w:color w:val="auto"/>
          <w:sz w:val="22"/>
          <w:szCs w:val="22"/>
        </w:rPr>
        <w:t xml:space="preserve">atmospheric concentrations were unprecedented with respect to the ice core record covering the </w:t>
      </w:r>
      <w:commentRangeStart w:id="602"/>
      <w:r w:rsidR="00FA7D52" w:rsidRPr="001E7A27">
        <w:rPr>
          <w:rFonts w:ascii="Times New Roman" w:hAnsi="Times New Roman" w:cs="Times New Roman"/>
          <w:color w:val="auto"/>
          <w:sz w:val="22"/>
          <w:szCs w:val="22"/>
        </w:rPr>
        <w:t>last deglacial transition (LDT</w:t>
      </w:r>
      <w:commentRangeEnd w:id="602"/>
      <w:r w:rsidR="00836FF4" w:rsidRPr="001E7A27">
        <w:rPr>
          <w:rStyle w:val="CommentReference"/>
          <w:rFonts w:ascii="Times New Roman" w:eastAsia="Times New Roman" w:hAnsi="Times New Roman" w:cstheme="minorBidi"/>
          <w:color w:val="auto"/>
        </w:rPr>
        <w:commentReference w:id="602"/>
      </w:r>
      <w:r w:rsidR="00FA7D52" w:rsidRPr="001E7A27">
        <w:rPr>
          <w:rFonts w:ascii="Times New Roman" w:hAnsi="Times New Roman" w:cs="Times New Roman"/>
          <w:color w:val="auto"/>
          <w:sz w:val="22"/>
          <w:szCs w:val="22"/>
        </w:rPr>
        <w:t xml:space="preserve">, 18–11 ka) and with </w:t>
      </w:r>
      <w:r w:rsidR="00FA7D52" w:rsidRPr="001E7A27">
        <w:rPr>
          <w:rFonts w:ascii="Times New Roman" w:hAnsi="Times New Roman" w:cs="Times New Roman"/>
          <w:i/>
          <w:color w:val="auto"/>
          <w:sz w:val="22"/>
          <w:szCs w:val="22"/>
        </w:rPr>
        <w:t>medium confidence</w:t>
      </w:r>
      <w:r w:rsidR="00FA7D52" w:rsidRPr="001E7A27">
        <w:rPr>
          <w:rFonts w:ascii="Times New Roman" w:hAnsi="Times New Roman" w:cs="Times New Roman"/>
          <w:color w:val="auto"/>
          <w:sz w:val="22"/>
          <w:szCs w:val="22"/>
        </w:rPr>
        <w:t xml:space="preserve"> that the rate of change of the reconstructed GHG rise was also unprecedented compared to the lower resolution of the records of the past 800 kyr.</w:t>
      </w:r>
    </w:p>
    <w:p w14:paraId="31AEE189" w14:textId="77777777" w:rsidR="00FA7D52" w:rsidRPr="001E7A27" w:rsidRDefault="00FA7D52" w:rsidP="00FA7D52">
      <w:pPr>
        <w:pStyle w:val="AR6BodyText"/>
        <w:rPr>
          <w:lang w:val="en-GB"/>
        </w:rPr>
      </w:pPr>
    </w:p>
    <w:p w14:paraId="534ABAE0" w14:textId="77777777" w:rsidR="002F5491" w:rsidRPr="001E7A27" w:rsidRDefault="002F5491" w:rsidP="00FA7D52">
      <w:pPr>
        <w:pStyle w:val="AR6BodyText"/>
        <w:rPr>
          <w:lang w:val="en-GB"/>
        </w:rPr>
      </w:pPr>
    </w:p>
    <w:p w14:paraId="1D0F1BFD" w14:textId="03E79B87" w:rsidR="00FA7D52" w:rsidRPr="001E7A27" w:rsidRDefault="00FA7D52" w:rsidP="00B60C38">
      <w:pPr>
        <w:pStyle w:val="AR6Chap5Level35111"/>
        <w:rPr>
          <w:lang w:val="en-GB"/>
        </w:rPr>
      </w:pPr>
      <w:bookmarkStart w:id="603" w:name="_Toc70535645"/>
      <w:r w:rsidRPr="001E7A27">
        <w:rPr>
          <w:lang w:val="en-GB"/>
        </w:rPr>
        <w:t xml:space="preserve">Cenozoic </w:t>
      </w:r>
      <w:r w:rsidR="003760AB" w:rsidRPr="001E7A27">
        <w:rPr>
          <w:lang w:val="en-GB"/>
        </w:rPr>
        <w:t>P</w:t>
      </w:r>
      <w:r w:rsidRPr="001E7A27">
        <w:rPr>
          <w:lang w:val="en-GB"/>
        </w:rPr>
        <w:t>roxy CO</w:t>
      </w:r>
      <w:r w:rsidRPr="001E7A27">
        <w:rPr>
          <w:vertAlign w:val="subscript"/>
          <w:lang w:val="en-GB"/>
        </w:rPr>
        <w:t xml:space="preserve">2 </w:t>
      </w:r>
      <w:r w:rsidR="003760AB" w:rsidRPr="001E7A27">
        <w:rPr>
          <w:lang w:val="en-GB"/>
        </w:rPr>
        <w:t>R</w:t>
      </w:r>
      <w:r w:rsidRPr="001E7A27">
        <w:rPr>
          <w:lang w:val="en-GB"/>
        </w:rPr>
        <w:t>ecord</w:t>
      </w:r>
      <w:bookmarkEnd w:id="603"/>
    </w:p>
    <w:p w14:paraId="67B17CDE" w14:textId="77777777" w:rsidR="00FA7D52" w:rsidRPr="001E7A27" w:rsidRDefault="00FA7D52" w:rsidP="00FA7D52">
      <w:pPr>
        <w:pStyle w:val="AR6BodyText"/>
        <w:rPr>
          <w:i/>
          <w:lang w:val="en-GB"/>
        </w:rPr>
      </w:pPr>
    </w:p>
    <w:p w14:paraId="1F104730" w14:textId="698C00C7" w:rsidR="00FA7D52" w:rsidRPr="001E7A27" w:rsidRDefault="00FA7D52" w:rsidP="00FA7D52">
      <w:pPr>
        <w:pStyle w:val="AR6BodyText"/>
        <w:rPr>
          <w:rFonts w:cs="Times New Roman"/>
          <w:color w:val="000000" w:themeColor="text1"/>
          <w:lang w:val="en-GB"/>
        </w:rPr>
      </w:pPr>
      <w:r w:rsidRPr="001E7A27">
        <w:rPr>
          <w:rFonts w:cs="Times New Roman"/>
          <w:color w:val="000000" w:themeColor="text1"/>
          <w:lang w:val="en-GB"/>
        </w:rPr>
        <w:t>Quantifying past changes in the rate of CO</w:t>
      </w:r>
      <w:r w:rsidRPr="001E7A27">
        <w:rPr>
          <w:rFonts w:cs="Times New Roman"/>
          <w:color w:val="000000" w:themeColor="text1"/>
          <w:vertAlign w:val="subscript"/>
          <w:lang w:val="en-GB"/>
        </w:rPr>
        <w:t>2</w:t>
      </w:r>
      <w:r w:rsidRPr="001E7A27">
        <w:rPr>
          <w:rFonts w:cs="Times New Roman"/>
          <w:color w:val="000000" w:themeColor="text1"/>
          <w:lang w:val="en-GB"/>
        </w:rPr>
        <w:t xml:space="preserve"> accumulation in the atmosphere based on reconstructions using marine sediment proxies is complex as age model uncertainties, assumptions and shortcomings underlying proxy applications and sedimentary processes conspire to alter and confound rate estimates </w:t>
      </w:r>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"10.1029/2019GC008620", "ISSN" : "1525-2027", "author" : [ { "dropping-particle" : "", "family" : "Ajayi", "given" : "Seyi", "non-dropping-particle" : "", "parse-names" : false, "suffix" : "" }, { "dropping-particle" : "", "family" : "Kump", "given" : "Lee R.", "non-dropping-particle" : "", "parse-names" : false, "suffix" : "" }, { "dropping-particle" : "", "family" : "Ridgwell", "given" : "Andy", "non-dropping-particle" : "", "parse-names" : false, "suffix" : "" }, { "dropping-particle" : "", "family" : "Kirtland Turner", "given" : "Sandra", "non-dropping-particle" : "", "parse-names" : false, "suffix" : "" }, { "dropping-particle" : "", "family" : "Hay", "given" : "Carling C.", "non-dropping-particle" : "", "parse-names" : false, "suffix" : "" }, { "dropping-particle" : "", "family" : "Bralower", "given" : "Timothy J.", "non-dropping-particle" : "", "parse-names" : false, "suffix" : "" } ], "container-title" : "Geochemistry, Geophysics, Geosystems", "id" : "ITEM-1", "issue" : "3", "issued" : { "date-parts" : [ [ "2020", "3", "23" ] ] }, "page" : "e2019GC008620", "title" : "Evaluation of Paleocene-Eocene Thermal Maximum Carbon Isotope Record Completeness \u2013 An Illustration of the Potential of Dynamic Time Warping in Aligning Paleo-Proxy Records", "translator" : [ { "dropping-particle" : "", "family" : "L3303", "given" : "", "non-dropping-particle" : "", "parse-names" : false, "suffix" : "" } ], "type" : "article-journal", "volume" : "21" }, "uris" : [ "http://www.mendeley.com/documents/?uuid=071a655e-348e-472b-a665-71cd4f791485" ] } ], "mendeley" : { "formattedCitation" : "(Ajayi et al., 2020)", "plainTextFormattedCitation" : "(Ajayi et al., 2020)", "previouslyFormattedCitation" : "(Ajayi et al., 2020)" }, "properties" : { "noteIndex" : 0 }, "schema" : "https://github.com/citation-style-language/schema/raw/master/csl-citation.json" }</w:instrText>
      </w:r>
      <w:r w:rsidRPr="001E7A27">
        <w:rPr>
          <w:rFonts w:cs="Times New Roman"/>
          <w:color w:val="000000" w:themeColor="text1"/>
          <w:lang w:val="en-GB"/>
        </w:rPr>
        <w:fldChar w:fldCharType="separate"/>
      </w:r>
      <w:r w:rsidR="00025FA2" w:rsidRPr="001E7A27">
        <w:rPr>
          <w:rFonts w:cs="Times New Roman"/>
          <w:noProof/>
          <w:color w:val="000000" w:themeColor="text1"/>
          <w:lang w:val="en-GB"/>
        </w:rPr>
        <w:t>(Ajayi et al., 2020)</w:t>
      </w:r>
      <w:r w:rsidRPr="001E7A27">
        <w:rPr>
          <w:rFonts w:cs="Times New Roman"/>
          <w:color w:val="000000" w:themeColor="text1"/>
          <w:lang w:val="en-GB"/>
        </w:rPr>
        <w:fldChar w:fldCharType="end"/>
      </w:r>
      <w:r w:rsidRPr="001E7A27">
        <w:rPr>
          <w:rFonts w:cs="Times New Roman"/>
          <w:color w:val="000000" w:themeColor="text1"/>
          <w:lang w:val="en-GB"/>
        </w:rPr>
        <w:t xml:space="preserve">. </w:t>
      </w:r>
      <w:del w:id="604" w:author="Soapbox" w:date="2021-07-16T08:59:00Z">
        <w:r w:rsidRPr="001E7A27" w:rsidDel="00F92DB1">
          <w:rPr>
            <w:rFonts w:cs="Times New Roman"/>
            <w:color w:val="000000" w:themeColor="text1"/>
            <w:lang w:val="en-GB"/>
          </w:rPr>
          <w:delText xml:space="preserve">Indeed, </w:delText>
        </w:r>
      </w:del>
      <w:ins w:id="605" w:author="Soapbox" w:date="2021-07-16T08:59:00Z">
        <w:r w:rsidR="00F92DB1" w:rsidRPr="001E7A27">
          <w:rPr>
            <w:rFonts w:cs="Times New Roman"/>
            <w:color w:val="000000" w:themeColor="text1"/>
            <w:lang w:val="en-GB"/>
          </w:rPr>
          <w:t>D</w:t>
        </w:r>
      </w:ins>
      <w:del w:id="606" w:author="Soapbox" w:date="2021-07-16T08:59:00Z">
        <w:r w:rsidRPr="001E7A27" w:rsidDel="00F92DB1">
          <w:rPr>
            <w:rFonts w:cs="Times New Roman"/>
            <w:color w:val="000000" w:themeColor="text1"/>
            <w:lang w:val="en-GB"/>
          </w:rPr>
          <w:delText>d</w:delText>
        </w:r>
      </w:del>
      <w:r w:rsidRPr="001E7A27">
        <w:rPr>
          <w:rFonts w:cs="Times New Roman"/>
          <w:color w:val="000000" w:themeColor="text1"/>
          <w:lang w:val="en-GB"/>
        </w:rPr>
        <w:t xml:space="preserve">ifferential sediment mixing and bioturbation contribute to smooth and attenuate proxy records </w:t>
      </w:r>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"10.1029/2020PA004018", "ISSN" : "2572-4517", "author" : [ { "dropping-particle" : "", "family" : "Hupp", "given" : "Brittany", "non-dropping-particle" : "", "parse-names" : false, "suffix" : "" }, { "dropping-particle" : "", "family" : "Kelly", "given" : "D. Clay", "non-dropping-particle" : "", "parse-names" : false, "suffix" : "" } ], "container-title" : "Paleoceanography and Paleoclimatology", "id" : "ITEM-1", "issue" : "11", "issued" : { "date-parts" : [ [ "2020", "11", "13" ] ] }, "title" : "Delays, Discrepancies, and Distortions: Size-Dependent Sediment Mixing and the Deep-Sea Record of the Paleocene-Eocene Thermal Maximum From ODP Site 690 (Weddell Sea)", "translator" : [ { "dropping-particle" : "", "family" : "L3307", "given" : "", "non-dropping-particle" : "", "parse-names" : false, "suffix" : "" } ], "type" : "article-journal", "volume" : "35" }, "uris" : [ "http://www.mendeley.com/documents/?uuid=a35ea9de-1f70-4cce-8089-2084efb01370" ] } ], "mendeley" : { "formattedCitation" : "(Hupp and Kelly, 2020)", "plainTextFormattedCitation" : "(Hupp and Kelly, 2020)", "previouslyFormattedCitation" : "(Hupp and Kelly, 2020)" }, "properties" : { "noteIndex" : 0 }, "schema" : "https://github.com/citation-style-language/schema/raw/master/csl-citation.json" }</w:instrText>
      </w:r>
      <w:r w:rsidRPr="001E7A27">
        <w:rPr>
          <w:rFonts w:cs="Times New Roman"/>
          <w:color w:val="000000" w:themeColor="text1"/>
          <w:lang w:val="en-GB"/>
        </w:rPr>
        <w:fldChar w:fldCharType="separate"/>
      </w:r>
      <w:r w:rsidR="00025FA2" w:rsidRPr="001E7A27">
        <w:rPr>
          <w:rFonts w:cs="Times New Roman"/>
          <w:noProof/>
          <w:color w:val="000000" w:themeColor="text1"/>
          <w:lang w:val="en-GB"/>
        </w:rPr>
        <w:t>(Hupp and Kelly, 2020)</w:t>
      </w:r>
      <w:r w:rsidRPr="001E7A27">
        <w:rPr>
          <w:rFonts w:cs="Times New Roman"/>
          <w:color w:val="000000" w:themeColor="text1"/>
          <w:lang w:val="en-GB"/>
        </w:rPr>
        <w:fldChar w:fldCharType="end"/>
      </w:r>
      <w:r w:rsidRPr="001E7A27">
        <w:rPr>
          <w:rFonts w:cs="Times New Roman"/>
          <w:color w:val="000000" w:themeColor="text1"/>
          <w:lang w:val="en-GB"/>
        </w:rPr>
        <w:t xml:space="preserve">, thereby tending to underestimate maximum rates of change </w:t>
      </w:r>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"10.1038/ncomms9890", "ISSN" : "2041-1723", "author" : [ { "dropping-particle" : "", "family" : "Kemp", "given" : "David B.", "non-dropping-particle" : "", "parse-names" : false, "suffix" : "" }, { "dropping-particle" : "", "family" : "Eichenseer", "given" : "Kilian", "non-dropping-particle" : "", "parse-names" : false, "suffix" : "" }, { "dropping-particle" : "", "family" : "Kiessling", "given" : "Wolfgang", "non-dropping-particle" : "", "parse-names" : false, "suffix" : "" } ], "container-title" : "Nature Communications", "id" : "ITEM-1", "issue" : "1", "issued" : { "date-parts" : [ [ "2015", "12", "10" ] ] }, "page" : "8890", "title" : "Maximum rates of climate change are systematically underestimated in the geological record", "translator" : [ { "dropping-particle" : "", "family" : "L7100", "given" : "", "non-dropping-particle" : "", "parse-names" : false, "suffix" : "" } ], "type" : "article-journal", "volume" : "6" }, "uris" : [ "http://www.mendeley.com/documents/?uuid=4061cac7-a6c6-405f-a7f1-8113aca15104" ] } ], "mendeley" : { "formattedCitation" : "(Kemp et al., 2015)", "plainTextFormattedCitation" : "(Kemp et al., 2015)", "previouslyFormattedCitation" : "(Kemp et al., 2015)" }, "properties" : { "noteIndex" : 0 }, "schema" : "https://github.com/citation-style-language/schema/raw/master/csl-citation.json" }</w:instrText>
      </w:r>
      <w:r w:rsidRPr="001E7A27">
        <w:rPr>
          <w:rFonts w:cs="Times New Roman"/>
          <w:color w:val="000000" w:themeColor="text1"/>
          <w:lang w:val="en-GB"/>
        </w:rPr>
        <w:fldChar w:fldCharType="separate"/>
      </w:r>
      <w:r w:rsidR="00025FA2" w:rsidRPr="001E7A27">
        <w:rPr>
          <w:rFonts w:cs="Times New Roman"/>
          <w:noProof/>
          <w:color w:val="000000" w:themeColor="text1"/>
          <w:lang w:val="en-GB"/>
        </w:rPr>
        <w:t>(Kemp et al., 2015)</w:t>
      </w:r>
      <w:r w:rsidRPr="001E7A27">
        <w:rPr>
          <w:rFonts w:cs="Times New Roman"/>
          <w:color w:val="000000" w:themeColor="text1"/>
          <w:lang w:val="en-GB"/>
        </w:rPr>
        <w:fldChar w:fldCharType="end"/>
      </w:r>
      <w:r w:rsidRPr="001E7A27">
        <w:rPr>
          <w:rFonts w:cs="Times New Roman"/>
          <w:color w:val="000000" w:themeColor="text1"/>
          <w:lang w:val="en-GB"/>
        </w:rPr>
        <w:t>. Considering the extent to which uncertainties can affect sediment-based rate estimates</w:t>
      </w:r>
      <w:ins w:id="607" w:author="Soapbox" w:date="2021-07-16T08:59:00Z">
        <w:r w:rsidR="00F92DB1" w:rsidRPr="001E7A27">
          <w:rPr>
            <w:rFonts w:cs="Times New Roman"/>
            <w:color w:val="000000" w:themeColor="text1"/>
            <w:lang w:val="en-GB"/>
          </w:rPr>
          <w:t>,</w:t>
        </w:r>
      </w:ins>
      <w:r w:rsidRPr="001E7A27">
        <w:rPr>
          <w:rFonts w:cs="Times New Roman"/>
          <w:color w:val="000000" w:themeColor="text1"/>
          <w:lang w:val="en-GB"/>
        </w:rPr>
        <w:t xml:space="preserve"> and notwithstanding recent effort in minimizing their inherent contribution, there is generally </w:t>
      </w:r>
      <w:r w:rsidRPr="001E7A27">
        <w:rPr>
          <w:rFonts w:cs="Times New Roman"/>
          <w:i/>
          <w:color w:val="000000" w:themeColor="text1"/>
          <w:lang w:val="en-GB"/>
        </w:rPr>
        <w:t>low</w:t>
      </w:r>
      <w:r w:rsidR="00783F62" w:rsidRPr="001E7A27">
        <w:rPr>
          <w:rFonts w:cs="Times New Roman"/>
          <w:i/>
          <w:color w:val="000000" w:themeColor="text1"/>
          <w:lang w:val="en-GB"/>
        </w:rPr>
        <w:t xml:space="preserve"> to medium</w:t>
      </w:r>
      <w:r w:rsidRPr="001E7A27">
        <w:rPr>
          <w:rFonts w:cs="Times New Roman"/>
          <w:i/>
          <w:color w:val="000000" w:themeColor="text1"/>
          <w:lang w:val="en-GB"/>
        </w:rPr>
        <w:t xml:space="preserve"> confidence</w:t>
      </w:r>
      <w:r w:rsidRPr="001E7A27">
        <w:rPr>
          <w:rFonts w:cs="Times New Roman"/>
          <w:color w:val="000000" w:themeColor="text1"/>
          <w:lang w:val="en-GB"/>
        </w:rPr>
        <w:t xml:space="preserve"> in quantifying rates of change on </w:t>
      </w:r>
      <w:ins w:id="608" w:author="Soapbox" w:date="2021-07-16T09:00:00Z">
        <w:r w:rsidR="00F92DB1" w:rsidRPr="001E7A27">
          <w:rPr>
            <w:rFonts w:cs="Times New Roman"/>
            <w:color w:val="000000" w:themeColor="text1"/>
            <w:lang w:val="en-GB"/>
          </w:rPr>
          <w:t xml:space="preserve">a </w:t>
        </w:r>
      </w:ins>
      <w:r w:rsidRPr="001E7A27">
        <w:rPr>
          <w:rFonts w:cs="Times New Roman"/>
          <w:color w:val="000000" w:themeColor="text1"/>
          <w:lang w:val="en-GB"/>
        </w:rPr>
        <w:t>time</w:t>
      </w:r>
      <w:ins w:id="609" w:author="Soapbox" w:date="2021-07-15T12:50:00Z">
        <w:r w:rsidR="006C248B" w:rsidRPr="001E7A27">
          <w:rPr>
            <w:rFonts w:cs="Times New Roman"/>
            <w:color w:val="000000" w:themeColor="text1"/>
            <w:lang w:val="en-GB"/>
          </w:rPr>
          <w:t xml:space="preserve"> </w:t>
        </w:r>
      </w:ins>
      <w:r w:rsidRPr="001E7A27">
        <w:rPr>
          <w:rFonts w:cs="Times New Roman"/>
          <w:color w:val="000000" w:themeColor="text1"/>
          <w:lang w:val="en-GB"/>
        </w:rPr>
        <w:t>scale less than a decade back thousands of years, and less than a millennium back millions of years in the past based on marine sediments.</w:t>
      </w:r>
    </w:p>
    <w:p w14:paraId="4E87BD8D" w14:textId="77777777" w:rsidR="00FA7D52" w:rsidRPr="001E7A27" w:rsidRDefault="00FA7D52" w:rsidP="00FA7D52">
      <w:pPr>
        <w:pStyle w:val="AR6BodyText"/>
        <w:rPr>
          <w:rFonts w:cs="Times New Roman"/>
          <w:color w:val="000000" w:themeColor="text1"/>
          <w:lang w:val="en-GB"/>
        </w:rPr>
      </w:pPr>
    </w:p>
    <w:p w14:paraId="487F9E24" w14:textId="5F3D3159" w:rsidR="00FA7D52" w:rsidRPr="001E7A27" w:rsidRDefault="00FA7D52" w:rsidP="00FA7D52">
      <w:pPr>
        <w:pStyle w:val="AR6BodyText"/>
        <w:rPr>
          <w:lang w:val="en-GB"/>
        </w:rPr>
      </w:pPr>
      <w:r w:rsidRPr="001E7A27">
        <w:rPr>
          <w:lang w:val="en-GB"/>
        </w:rPr>
        <w:t>In the past, atmospheric CO</w:t>
      </w:r>
      <w:r w:rsidRPr="001E7A27">
        <w:rPr>
          <w:vertAlign w:val="subscript"/>
          <w:lang w:val="en-GB"/>
        </w:rPr>
        <w:t>2</w:t>
      </w:r>
      <w:r w:rsidRPr="001E7A27">
        <w:rPr>
          <w:lang w:val="en-GB"/>
        </w:rPr>
        <w:t xml:space="preserve"> concentrations reached much higher levels than present day (</w:t>
      </w:r>
      <w:del w:id="610" w:author="Ian Blenkinsop" w:date="2021-07-28T12:07:00Z">
        <w:r w:rsidRPr="001E7A27" w:rsidDel="00093E67">
          <w:rPr>
            <w:lang w:val="en-GB"/>
          </w:rPr>
          <w:delText xml:space="preserve">see </w:delText>
        </w:r>
      </w:del>
      <w:r w:rsidRPr="001E7A27">
        <w:rPr>
          <w:lang w:val="en-GB"/>
        </w:rPr>
        <w:t>Cross-Chapter Box 2.1</w:t>
      </w:r>
      <w:del w:id="611" w:author="Ian Blenkinsop" w:date="2021-07-28T12:07:00Z">
        <w:r w:rsidRPr="001E7A27" w:rsidDel="00093E67">
          <w:rPr>
            <w:lang w:val="en-GB"/>
          </w:rPr>
          <w:delText xml:space="preserve">; </w:delText>
        </w:r>
      </w:del>
      <w:ins w:id="612" w:author="Ian Blenkinsop" w:date="2021-07-28T12:07:00Z">
        <w:r w:rsidR="00093E67" w:rsidRPr="001E7A27">
          <w:rPr>
            <w:lang w:val="en-GB"/>
          </w:rPr>
          <w:t xml:space="preserve"> and </w:t>
        </w:r>
      </w:ins>
      <w:r w:rsidRPr="001E7A27">
        <w:rPr>
          <w:lang w:val="en-GB"/>
        </w:rPr>
        <w:t>Figure 5.</w:t>
      </w:r>
      <w:r w:rsidR="001638F0" w:rsidRPr="001E7A27">
        <w:rPr>
          <w:lang w:val="en-GB"/>
        </w:rPr>
        <w:t>3</w:t>
      </w:r>
      <w:r w:rsidRPr="001E7A27">
        <w:rPr>
          <w:lang w:val="en-GB"/>
        </w:rPr>
        <w:t xml:space="preserve">). </w:t>
      </w:r>
      <w:r w:rsidRPr="001E7A27">
        <w:rPr>
          <w:rFonts w:cs="Times New Roman"/>
          <w:lang w:val="en-GB"/>
        </w:rPr>
        <w:t>In particular, t</w:t>
      </w:r>
      <w:r w:rsidRPr="001E7A27">
        <w:rPr>
          <w:lang w:val="en-GB"/>
        </w:rPr>
        <w:t>he Paleocene</w:t>
      </w:r>
      <w:del w:id="613" w:author="Ian Blenkinsop" w:date="2021-07-14T11:02:00Z">
        <w:r w:rsidRPr="001E7A27" w:rsidDel="00405036">
          <w:rPr>
            <w:lang w:val="en-GB"/>
          </w:rPr>
          <w:delText>-</w:delText>
        </w:r>
      </w:del>
      <w:ins w:id="614" w:author="Ian Blenkinsop" w:date="2021-07-14T11:02:00Z">
        <w:r w:rsidR="00405036" w:rsidRPr="001E7A27">
          <w:rPr>
            <w:lang w:val="en-GB"/>
          </w:rPr>
          <w:t>–</w:t>
        </w:r>
      </w:ins>
      <w:r w:rsidRPr="001E7A27">
        <w:rPr>
          <w:lang w:val="en-GB"/>
        </w:rPr>
        <w:t>Eocene thermal maximum (PETM), 55.9</w:t>
      </w:r>
      <w:r w:rsidRPr="001E7A27">
        <w:rPr>
          <w:rFonts w:cs="Times New Roman"/>
          <w:lang w:val="en-GB"/>
        </w:rPr>
        <w:t>–</w:t>
      </w:r>
      <w:r w:rsidRPr="001E7A27">
        <w:rPr>
          <w:lang w:val="en-GB"/>
        </w:rPr>
        <w:t>55.7 Ma (Figure 5.</w:t>
      </w:r>
      <w:r w:rsidR="001638F0" w:rsidRPr="001E7A27">
        <w:rPr>
          <w:lang w:val="en-GB"/>
        </w:rPr>
        <w:t>3</w:t>
      </w:r>
      <w:r w:rsidRPr="001E7A27">
        <w:rPr>
          <w:lang w:val="en-GB"/>
        </w:rPr>
        <w:t>), provides some level of comparison with the current and projected anthropogenic increase in CO</w:t>
      </w:r>
      <w:r w:rsidRPr="001E7A27">
        <w:rPr>
          <w:vertAlign w:val="subscript"/>
          <w:lang w:val="en-GB"/>
        </w:rPr>
        <w:t>2</w:t>
      </w:r>
      <w:r w:rsidRPr="001E7A27">
        <w:rPr>
          <w:lang w:val="en-GB"/>
        </w:rPr>
        <w:t xml:space="preserve"> emissions (Chapter 2). </w:t>
      </w:r>
      <w:r w:rsidRPr="001E7A27">
        <w:rPr>
          <w:rFonts w:cs="Times New Roman"/>
          <w:lang w:val="en-GB"/>
        </w:rPr>
        <w:t>Atmospheric CO</w:t>
      </w:r>
      <w:r w:rsidRPr="001E7A27">
        <w:rPr>
          <w:rFonts w:cs="Times New Roman"/>
          <w:vertAlign w:val="subscript"/>
          <w:lang w:val="en-GB"/>
        </w:rPr>
        <w:t>2</w:t>
      </w:r>
      <w:r w:rsidRPr="001E7A27">
        <w:rPr>
          <w:rFonts w:cs="Times New Roman"/>
          <w:lang w:val="en-GB"/>
        </w:rPr>
        <w:t xml:space="preserve"> concentrations increased from about 900 to around 2000 ppm in 3–20 kyr as a result of geological carbon release to the ocean</w:t>
      </w:r>
      <w:ins w:id="615" w:author="Soapbox" w:date="2021-07-16T09:18:00Z">
        <w:r w:rsidR="00C71035" w:rsidRPr="001E7A27">
          <w:rPr>
            <w:rFonts w:cs="Times New Roman"/>
            <w:lang w:val="en-GB"/>
          </w:rPr>
          <w:t>–</w:t>
        </w:r>
      </w:ins>
      <w:del w:id="616" w:author="Soapbox" w:date="2021-07-16T09:18:00Z">
        <w:r w:rsidR="00002E80" w:rsidRPr="001E7A27" w:rsidDel="00C71035">
          <w:rPr>
            <w:rFonts w:cs="Times New Roman"/>
            <w:lang w:val="en-GB"/>
          </w:rPr>
          <w:delText>-</w:delText>
        </w:r>
      </w:del>
      <w:r w:rsidRPr="001E7A27">
        <w:rPr>
          <w:rFonts w:cs="Times New Roman"/>
          <w:lang w:val="en-GB"/>
        </w:rPr>
        <w:t xml:space="preserve">atmosphere system </w:t>
      </w:r>
      <w:bookmarkStart w:id="617" w:name="_Hlk74835800"/>
      <w:commentRangeStart w:id="618"/>
      <w:commentRangeStart w:id="619"/>
      <w:r w:rsidRPr="001E7A27">
        <w:rPr>
          <w:rFonts w:cs="Times New Roman"/>
          <w:lang w:val="en-GB"/>
        </w:rPr>
        <w:fldChar w:fldCharType="begin" w:fldLock="1"/>
      </w:r>
      <w:r w:rsidR="007B506D" w:rsidRPr="001E7A27">
        <w:rPr>
          <w:rFonts w:cs="Times New Roman"/>
          <w:lang w:val="en-GB"/>
        </w:rPr>
        <w:instrText>ADDIN CSL_CITATION { "citationItems" : [ { "id" : "ITEM-1", "itemData" : { "DOI" : "10.1038/ngeo2681", "ISBN" : "1752-0894", "ISSN" : "1752-0894",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"ITEM-1", "issue" : "4", "issued" : { "date-parts" : [ [ "2016", "4", "21" ] ] }, "page" : "325-329", "title" : "Anthropogenic carbon release rate unprecedented during the past 66 million years", "translator" : [ { "dropping-particle" : "", "family" : "L4204", "given" : "", "non-dropping-particle" : "", "parse-names" : false, "suffix" : "" } ], "type" : "article-journal", "volume" : "9" }, "uris" : [ "http://www.mendeley.com/documents/?uuid=40601b37-dee0-3e08-8e66-232d937257c8" ] }, { "id" : "ITEM-2",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"id" : "ITEM-3", "itemData" : { "DOI" : "10.1098/rsta.2017.0082", "ISSN" : "1364-503X", "abstract" : "One contribution of 11 to a discussion meeting issue 'Hyperthermals: rapid and extreme global warming in our geological past'. The Paleocene-Eocene Thermal Maximum (PETM, approx. 56 Ma) provides a test case for investigating how the Earth system responds to rapid greenhouse gas-driven warming. However, current rates of carbon emissions are approximately 10 Pg C yr \u22121 , whereas those proposed for the PETM span orders of magnitude-from 1 Pg C yr \u22121 to greater than the anthropogenic rate. Emissions rate estimates for the PETM are hampered by uncertainty over the total mass of PETM carbon released as well as the PETM onset duration. Here, I review constraints on the onset duration of the carbon isotope excursion (CIE) that is characteristic of the event with a focus on carbon cycle model-based attempts that forgo the need for a traditional sedimentary age model. I also review and compare existing PETM carbon input scenarios employing the Earth system model cGENIE and suggest another possibility-that abrupt input of an isotopically depleted carbon source combined with elevated volcanic outgassing over a longer interval can together account for key features of the PETM CIE. This article is part of a discussion meeting issue 'Hyperthermals: rapid and extreme global warming in our geological past'.", "author" : [ { "dropping-particle" : "", "family" : "Kirtland Turner", "given" : "Sandra", "non-dropping-particle" : "", "parse-names" : false, "suffix" : "" } ], "container-title" : "Philosophical Transactions of the Royal Society A: Mathematical, Physical and Engineering Sciences", "id" : "ITEM-3", "issue" : "2130", "issued" : { "date-parts" : [ [ "2018", "10", "13" ] ] }, "page" : "20170082", "title" : "Constraints on the onset duration of the Paleocene\u2013Eocene Thermal Maximum", "translator" : [ { "dropping-particle" : "", "family" : "L4374", "given" : "", "non-dropping-particle" : "", "parse-names" : false, "suffix" : "" } ], "type" : "article-journal", "volume" : "376" }, "uris" : [ "http://www.mendeley.com/documents/?uuid=a5c00240-2896-3124-ada3-2a5c1e30d67e" ] } ], "mendeley" : { "formattedCitation" : "(Zeebe et al., 2016; Gutjahr et al., 2017; Kirtland Turner, 2018)", "manualFormatting" : "(Zeebe et al., 2016; Gutjahr et al., 2017; Cui and Schubert, 2018; Kirtland Turner, 2018)", "plainTextFormattedCitation" : "(Zeebe et al., 2016; Gutjahr et al., 2017; Kirtland Turner, 2018)", "previouslyFormattedCitation" : "(Zeebe et al., 2016; Gutjahr et al., 2017; Turner,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(Zeebe et al., 2016; Gutjahr et al., 2017; Cui and Schubert, 2018; Kirtland Turner, 2018)</w:t>
      </w:r>
      <w:r w:rsidRPr="001E7A27">
        <w:rPr>
          <w:rFonts w:cs="Times New Roman"/>
          <w:lang w:val="en-GB"/>
        </w:rPr>
        <w:fldChar w:fldCharType="end"/>
      </w:r>
      <w:commentRangeEnd w:id="618"/>
      <w:r w:rsidR="00025FA2" w:rsidRPr="001E7A27">
        <w:rPr>
          <w:rStyle w:val="CommentReference"/>
          <w:lang w:val="en-GB"/>
        </w:rPr>
        <w:commentReference w:id="618"/>
      </w:r>
      <w:r w:rsidRPr="001E7A27">
        <w:rPr>
          <w:rFonts w:cs="Times New Roman"/>
          <w:lang w:val="en-GB"/>
        </w:rPr>
        <w:t xml:space="preserve">. </w:t>
      </w:r>
      <w:bookmarkEnd w:id="617"/>
      <w:commentRangeEnd w:id="619"/>
      <w:r w:rsidR="00DE3EA1" w:rsidRPr="001E7A27">
        <w:rPr>
          <w:rStyle w:val="CommentReference"/>
          <w:lang w:val="en-GB"/>
        </w:rPr>
        <w:commentReference w:id="619"/>
      </w:r>
      <w:r w:rsidRPr="001E7A27">
        <w:rPr>
          <w:rFonts w:cs="Times New Roman"/>
          <w:color w:val="000000" w:themeColor="text1"/>
          <w:lang w:val="en-GB"/>
        </w:rPr>
        <w:t xml:space="preserve">There is </w:t>
      </w:r>
      <w:r w:rsidRPr="001E7A27">
        <w:rPr>
          <w:rFonts w:cs="Times New Roman"/>
          <w:i/>
          <w:color w:val="000000" w:themeColor="text1"/>
          <w:lang w:val="en-GB"/>
        </w:rPr>
        <w:t xml:space="preserve">low </w:t>
      </w:r>
      <w:r w:rsidR="00783F62" w:rsidRPr="001E7A27">
        <w:rPr>
          <w:rFonts w:cs="Times New Roman"/>
          <w:iCs/>
          <w:color w:val="000000" w:themeColor="text1"/>
          <w:lang w:val="en-GB"/>
          <w:rPrChange w:id="620" w:author="Ian Blenkinsop" w:date="2021-07-28T12:05:00Z">
            <w:rPr>
              <w:rFonts w:cs="Times New Roman"/>
              <w:i/>
              <w:color w:val="000000" w:themeColor="text1"/>
              <w:lang w:val="en-GB"/>
            </w:rPr>
          </w:rPrChange>
        </w:rPr>
        <w:t>to</w:t>
      </w:r>
      <w:r w:rsidR="00783F62" w:rsidRPr="001E7A27">
        <w:rPr>
          <w:rFonts w:cs="Times New Roman"/>
          <w:i/>
          <w:color w:val="000000" w:themeColor="text1"/>
          <w:lang w:val="en-GB"/>
        </w:rPr>
        <w:t xml:space="preserve"> medium </w:t>
      </w:r>
      <w:r w:rsidRPr="001E7A27">
        <w:rPr>
          <w:rFonts w:cs="Times New Roman"/>
          <w:i/>
          <w:color w:val="000000" w:themeColor="text1"/>
          <w:lang w:val="en-GB"/>
        </w:rPr>
        <w:t xml:space="preserve">confidence </w:t>
      </w:r>
      <w:r w:rsidRPr="001E7A27">
        <w:rPr>
          <w:rFonts w:cs="Times New Roman"/>
          <w:iCs/>
          <w:color w:val="000000" w:themeColor="text1"/>
          <w:lang w:val="en-GB"/>
        </w:rPr>
        <w:t xml:space="preserve">in </w:t>
      </w:r>
      <w:r w:rsidRPr="001E7A27">
        <w:rPr>
          <w:rFonts w:cs="Times New Roman"/>
          <w:color w:val="000000" w:themeColor="text1"/>
          <w:lang w:val="en-GB"/>
        </w:rPr>
        <w:t xml:space="preserve">evaluations of the total amount of carbon released during the PETM, as proxy data constrained estimates vary from around 3000 to more than 7000 PgC, with methane hydrates, volcanic emissions, terrestrial and/or marine organic carbon, or some combination thereof, as the probable sources of carbon </w:t>
      </w:r>
      <w:commentRangeStart w:id="621"/>
      <w:commentRangeStart w:id="622"/>
      <w:r w:rsidRPr="001E7A27">
        <w:rPr>
          <w:lang w:val="en-GB"/>
        </w:rPr>
        <w:fldChar w:fldCharType="begin" w:fldLock="1"/>
      </w:r>
      <w:r w:rsidR="00747167" w:rsidRPr="001E7A27">
        <w:rPr>
          <w:lang w:val="en-GB"/>
        </w:rPr>
        <w:instrText>ADDIN CSL_CITATION { "citationItems" : [ { "id" : "ITEM-1", "itemData" : { "DOI" : "10.1038/ngeo578", "ISSN" : "1752-0894", "abstract" : "The Palaeocene\u2013Eocene Thermal Maximum (about 55 Myr ago) represents a possible analogue for the future and thus may provide insight into climate system sensitivity and feedbacks1,2. The key feature of this event is the release of a large mass of 13C-depleted carbon into the carbon reservoirs at the Earth\u2019s surface, although the source remains an open issue3,4. Concurrently, global surface temperatures rose by 5\u20139 \u2218C within a few thousand years5,6,7,8,9. Here we use published palaeorecords of deep-sea carbonate dissolution10,11,12,13,14 and stable carbon isotope composition10,15,16,17 along with a carbon cycle model to constrain the initial carbon pulse to a magnitude of 3,000 Pg C or less, with an isotopic composition lighter than \u221250\u2030. As a result, atmospheric carbon dioxide concentrations increased during the main event by less than about 70% compared with pre-event levels. At accepted values for the climate sensitivity to a doubling of the atmospheric CO2 concentration1, this rise in CO2 can explain only between 1 and 3.5 \u2218C of the warming inferred from proxy records. We conclude that in addition to direct CO2 forcing, other processes and/or feedbacks that are hitherto unknown must have caused a substantial portion of the warming during the Palaeocene\u2013Eocene Thermal Maximum. Once these processes have been identified, their potential effect on future climate change needs to be taken into account.", "author" : [ { "dropping-particle" : "", "family" : "Zeebe", "given" : "Richard E", "non-dropping-particle" : "", "parse-names" : false, "suffix" : "" }, { "dropping-particle" : "", "family" : "Zachos", "given" : "James C", "non-dropping-particle" : "", "parse-names" : false, "suffix" : "" }, { "dropping-particle" : "", "family" : "Dickens", "given" : "Gerald R", "non-dropping-particle" : "", "parse-names" : false, "suffix" : "" } ], "container-title" : "Nature Geoscience", "id" : "ITEM-1", "issue" : "8", "issued" : { "date-parts" : [ [ "2009", "8", "13" ] ] }, "page" : "576-580", "publisher" : "Nature Publishing Group", "title" : "Carbon dioxide forcing alone insufficient to explain Palaeocene\u2013Eocene Thermal Maximum warming", "translator" : [ { "dropping-particle" : "", "family" : "L4324", "given" : "", "non-dropping-particle" : "", "parse-names" : false, "suffix" : "" } ], "type" : "article-journal", "volume" : "2" }, "uris" : [ "http://www.mendeley.com/documents/?uuid=163d1eb9-f218-4522-bb80-6ea7dcd17c01" ] }, { "id" : "ITEM-2", "itemData" : { "DOI" : "10.1038/ngeo1179", "ISBN" : "1752-0894", "ISSN" : "1752-0894", "abstract" : "The transient global warming event known as the Palaeocene\u2013Eocene Thermal Maximum occurred about 55.9 Myr ago. The warming was accompanied by a rapid shift in the isotopic signature of sedimentary carbonates, suggesting that the event was triggered by a massive release of carbon to the ocean\u2013atmosphere system. However, the source, rate of emission and total amount of carbon involved remain poorly constrained. Here we use an expanded marine sedimentary section from Spitsbergen to reconstruct the carbon isotope excursion as recorded in marine organic matter. We find that the total magnitude of the carbon isotope excursion in the ocean\u2013atmosphere system was about 4\u2030. We then force an Earth system model of intermediate complexity to conform to our isotope record, allowing us to generate a continuous estimate of the rate of carbon emissions to the atmosphere. Our simulations show that the peak rate of carbon addition was probably in the range of 0.3\u20131.7 Pg C yr\u22121, much slower than the present rate of carbon emissions.", "author" : [ { "dropping-particle" : "", "family" : "Cui", "given" : "Ying", "non-dropping-particle" : "", "parse-names" : false, "suffix" : "" }, { "dropping-particle" : "", "family" : "Kump", "given" : "Lee R.", "non-dropping-particle" : "", "parse-names" : false, "suffix" : "" }, { "dropping-particle" : "", "family" : "Ridgwell", "given" : "Andy J.", "non-dropping-particle" : "", "parse-names" : false, "suffix" : "" }, { "dropping-particle" : "", "family" : "Charles", "given" : "Adam J.", "non-dropping-particle" : "", "parse-names" : false, "suffix" : "" }, { "dropping-particle" : "", "family" : "Junium", "given" : "Christopher K.", "non-dropping-particle" : "", "parse-names" : false, "suffix" : "" }, { "dropping-particle" : "", "family" : "Diefendorf", "given" : "Aaron F.", "non-dropping-particle" : "", "parse-names" : false, "suffix" : "" }, { "dropping-particle" : "", "family" : "Freeman", "given" : "Katherine H.", "non-dropping-particle" : "", "parse-names" : false, "suffix" : "" }, { "dropping-particle" : "", "family" : "Urban", "given" : "Nathan M.", "non-dropping-particle" : "", "parse-names" : false, "suffix" : "" }, { "dropping-particle" : "", "family" : "Harding", "given" : "Ian C.", "non-dropping-particle" : "", "parse-names" : false, "suffix" : "" } ], "container-title" : "Nature Geoscience", "id" : "ITEM-2", "issue" : "7", "issued" : { "date-parts" : [ [ "2011", "7", "5" ] ] }, "page" : "481-485", "title" : "Slow release of fossil carbon during the Palaeocene\u2013Eocene Thermal Maximum", "translator" : [ { "dropping-particle" : "", "family" : "L4365", "given" : "", "non-dropping-particle" : "", "parse-names" : false, "suffix" : "" } ], "type" : "article-journal", "volume" : "4" }, "uris" : [ "http://www.mendeley.com/documents/?uuid=0560bfe6-3221-311a-994c-4444705e8b6e" ] }, { "id" : "ITEM-3",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"ITEM-3",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"mendeley" : { "formattedCitation" : "(Zeebe et al., 2009; Cui et al., 2011; Gutjahr et al., 2017)", "manualFormatting" : "(Zeebe et al., 2009; Cui et al., 2011; Gutjahr et al., 2017; Luo et al., 2016; Jones et al., 2019; Elling et al., 2020; Haynes &amp; H\u00f6nisch, 2020)", "plainTextFormattedCitation" : "(Zeebe et al., 2009; Cui et al., 2011; Gutjahr et al., 2017)", "previouslyFormattedCitation" : "(Zeebe et al., 2009; Cui et al., 2011; Gutjahr et al., 2017)"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 xml:space="preserve">(Zeebe et al., 2009; Cui et al., 2011; Gutjahr et al., 2017; Luo et al., 2016; Jones et al., 2019; Elling et al., 2020; Haynes </w:t>
      </w:r>
      <w:ins w:id="623" w:author="Soapbox" w:date="2021-07-27T14:32:00Z">
        <w:r w:rsidR="008B15E7" w:rsidRPr="001E7A27">
          <w:rPr>
            <w:rFonts w:cs="Times New Roman"/>
            <w:noProof/>
            <w:color w:val="000000" w:themeColor="text1"/>
            <w:lang w:val="en-GB"/>
          </w:rPr>
          <w:t>and</w:t>
        </w:r>
      </w:ins>
      <w:del w:id="624" w:author="Soapbox" w:date="2021-07-27T14:32:00Z">
        <w:r w:rsidR="00025FA2" w:rsidRPr="001E7A27" w:rsidDel="008B15E7">
          <w:rPr>
            <w:rFonts w:cs="Times New Roman"/>
            <w:noProof/>
            <w:color w:val="000000" w:themeColor="text1"/>
            <w:lang w:val="en-GB"/>
          </w:rPr>
          <w:delText>&amp;</w:delText>
        </w:r>
      </w:del>
      <w:r w:rsidR="00025FA2" w:rsidRPr="001E7A27">
        <w:rPr>
          <w:rFonts w:cs="Times New Roman"/>
          <w:noProof/>
          <w:color w:val="000000" w:themeColor="text1"/>
          <w:lang w:val="en-GB"/>
        </w:rPr>
        <w:t xml:space="preserve"> Hönisch, 2020)</w:t>
      </w:r>
      <w:r w:rsidRPr="001E7A27">
        <w:rPr>
          <w:lang w:val="en-GB"/>
        </w:rPr>
        <w:fldChar w:fldCharType="end"/>
      </w:r>
      <w:commentRangeEnd w:id="621"/>
      <w:r w:rsidR="00025FA2" w:rsidRPr="001E7A27">
        <w:rPr>
          <w:rStyle w:val="CommentReference"/>
          <w:lang w:val="en-GB"/>
        </w:rPr>
        <w:commentReference w:id="621"/>
      </w:r>
      <w:r w:rsidRPr="001E7A27">
        <w:rPr>
          <w:rFonts w:cs="Times New Roman"/>
          <w:color w:val="000000" w:themeColor="text1"/>
          <w:lang w:val="en-GB"/>
        </w:rPr>
        <w:t xml:space="preserve">. </w:t>
      </w:r>
      <w:commentRangeEnd w:id="622"/>
      <w:r w:rsidR="00DE3EA1" w:rsidRPr="001E7A27">
        <w:rPr>
          <w:rStyle w:val="CommentReference"/>
          <w:lang w:val="en-GB"/>
        </w:rPr>
        <w:commentReference w:id="622"/>
      </w:r>
      <w:r w:rsidRPr="001E7A27">
        <w:rPr>
          <w:rFonts w:cs="Times New Roman"/>
          <w:color w:val="000000" w:themeColor="text1"/>
          <w:lang w:val="en-GB"/>
        </w:rPr>
        <w:t xml:space="preserve">Methane emissions related to hydrate/permafrost thawing and fossil carbon oxidation may have acted as positive feedbacks </w:t>
      </w:r>
      <w:commentRangeStart w:id="625"/>
      <w:commentRangeStart w:id="626"/>
      <w:r w:rsidRPr="001E7A27">
        <w:rPr>
          <w:lang w:val="en-GB"/>
        </w:rPr>
        <w:fldChar w:fldCharType="begin" w:fldLock="1"/>
      </w:r>
      <w:r w:rsidR="00747167" w:rsidRPr="001E7A27">
        <w:rPr>
          <w:lang w:val="en-GB"/>
        </w:rPr>
        <w:instrText>ADDIN CSL_CITATION { "citationItems" : [ { "id" : "ITEM-1", "itemData" : { "DOI" : "10.1038/nature10929", "ISBN" : "0028-0836", "ISSN" : "0028-0836", "PMID" : "22481362", "abstract" : "Between about 55.5 and 52 million years ago, Earth experienced a series of sudden and extreme global warming events (hyperthermals) superimposed on a long-term warming trend. The first and largest of these events, the Palaeocene-Eocene Thermal Maximum (PETM), is characterized by a massive input of carbon, ocean acidification and an increase in global temperature of about 5 \u00b0C within a few thousand years. Although various explanations for the PETM have been proposed, a satisfactory model that accounts for the source, magnitude and timing of carbon release at the PETM and successive hyperthermals remains elusive. Here we use a new astronomically calibrated cyclostratigraphic record from central Italy to show that the Early Eocene hyperthermals occurred during orbits with a combination of high eccentricity and high obliquity. Corresponding climate-ecosystem-soil simulations accounting for rising concentrations of background greenhouse gases and orbital forcing show that the magnitude and timing of the PETM and subsequent hyperthermals can be explained by the orbitally triggered decomposition of soil organic carbon in circum-Arctic and Antarctic terrestrial permafrost. This massive carbon reservoir had the potential to repeatedly release thousands of petagrams (10(15) grams) of carbon to the atmosphere-ocean system, once a long-term warming threshold had been reached just before the PETM. Replenishment of permafrost soil carbon stocks following peak warming probably contributed to the rapid recovery from each event, while providing a sensitive carbon reservoir for the next hyperthermal. As background temperatures continued to rise following the PETM, the areal extent of permafrost steadily declined, resulting in an incrementally smaller available carbon pool and smaller hyperthermals at each successive orbital forcing maximum. A mechanism linking Earth's orbital properties with release of soil carbon from permafrost provides a unifying model accounting for the salient features of the hyperthermals.", "author" : [ { "dropping-particle" : "", "family" : "DeConto", "given" : "Robert M.", "non-dropping-particle" : "", "parse-names" : false, "suffix" : "" }, { "dropping-particle" : "", "family" : "Galeotti", "given" : "Simone", "non-dropping-particle" : "", "parse-names" : false, "suffix" : "" }, { "dropping-particle" : "", "family" : "Pagani", "given" : "Mark", "non-dropping-particle" : "", "parse-names" : false, "suffix" : "" }, { "dropping-particle" : "", "family" : "Tracy", "given" : "David", "non-dropping-particle" : "", "parse-names" : false, "suffix" : "" }, { "dropping-particle" : "", "family" : "Schaefer", "given" : "Kevin", "non-dropping-particle" : "", "parse-names" : false, "suffix" : "" }, { "dropping-particle" : "", "family" : "Zhang", "given" : "Tingjun", "non-dropping-particle" : "", "parse-names" : false, "suffix" : "" }, { "dropping-particle" : "", "family" : "Pollard", "given" : "David", "non-dropping-particle" : "", "parse-names" : false, "suffix" : "" }, { "dropping-particle" : "", "family" : "Beerling", "given" : "David J.", "non-dropping-particle" : "", "parse-names" : false, "suffix" : "" } ], "container-title" : "Nature", "id" : "ITEM-1", "issue" : "7392", "issued" : { "date-parts" : [ [ "2012", "4", "4" ] ] }, "page" : "87-91", "title" : "Past extreme warming events linked to massive carbon release from thawing permafrost", "translator" : [ { "dropping-particle" : "", "family" : "L4377", "given" : "", "non-dropping-particle" : "", "parse-names" : false, "suffix" : "" } ], "type" : "article-journal", "volume" : "484" }, "uris" : [ "http://www.mendeley.com/documents/?uuid=cf47c154-a4ff-3246-a08f-09687390fee1" ] } ], "mendeley" : { "formattedCitation" : "(DeConto et al., 2012)", "manualFormatting" : "(Lunt et al., 2011; Armstrong McKay and Lenton, 2018; Lyons et al., 2019)", "plainTextFormattedCitation" : "(DeConto et al., 2012)", "previouslyFormattedCitation" : "(DeConto et al., 2012)"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(Lunt et al., 2011; Armstrong McKay and Lenton, 2018; Lyons et al., 2019)</w:t>
      </w:r>
      <w:r w:rsidRPr="001E7A27">
        <w:rPr>
          <w:lang w:val="en-GB"/>
        </w:rPr>
        <w:fldChar w:fldCharType="end"/>
      </w:r>
      <w:commentRangeEnd w:id="625"/>
      <w:commentRangeEnd w:id="626"/>
      <w:r w:rsidR="00DE3EA1" w:rsidRPr="001E7A27">
        <w:rPr>
          <w:rStyle w:val="CommentReference"/>
          <w:lang w:val="en-GB"/>
        </w:rPr>
        <w:commentReference w:id="625"/>
      </w:r>
      <w:r w:rsidR="00025FA2" w:rsidRPr="001E7A27">
        <w:rPr>
          <w:rStyle w:val="CommentReference"/>
          <w:lang w:val="en-GB"/>
        </w:rPr>
        <w:commentReference w:id="626"/>
      </w:r>
      <w:r w:rsidRPr="001E7A27">
        <w:rPr>
          <w:rFonts w:cs="Times New Roman"/>
          <w:color w:val="000000" w:themeColor="text1"/>
          <w:lang w:val="en-GB"/>
        </w:rPr>
        <w:t>, as the inferred increase in atmospheric CO</w:t>
      </w:r>
      <w:r w:rsidRPr="001E7A27">
        <w:rPr>
          <w:rFonts w:cs="Times New Roman"/>
          <w:color w:val="000000" w:themeColor="text1"/>
          <w:vertAlign w:val="subscript"/>
          <w:lang w:val="en-GB"/>
        </w:rPr>
        <w:t>2</w:t>
      </w:r>
      <w:r w:rsidRPr="001E7A27">
        <w:rPr>
          <w:rFonts w:cs="Times New Roman"/>
          <w:color w:val="000000" w:themeColor="text1"/>
          <w:lang w:val="en-GB"/>
        </w:rPr>
        <w:t xml:space="preserve"> can only account for approximately half of the reported warming </w:t>
      </w:r>
      <w:r w:rsidRPr="001E7A27">
        <w:rPr>
          <w:lang w:val="en-GB"/>
        </w:rPr>
        <w:fldChar w:fldCharType="begin" w:fldLock="1"/>
      </w:r>
      <w:r w:rsidR="00747167" w:rsidRPr="001E7A27">
        <w:rPr>
          <w:lang w:val="en-GB"/>
        </w:rPr>
        <w:instrText>ADDIN CSL_CITATION { "citationItems" : [ { "id" : "ITEM-1", "itemData" : { "DOI" : "10.1038/ngeo578", "ISSN" : "1752-0894", "abstract" : "The Palaeocene\u2013Eocene Thermal Maximum (about 55 Myr ago) represents a possible analogue for the future and thus may provide insight into climate system sensitivity and feedbacks1,2. The key feature of this event is the release of a large mass of 13C-depleted carbon into the carbon reservoirs at the Earth\u2019s surface, although the source remains an open issue3,4. Concurrently, global surface temperatures rose by 5\u20139 \u2218C within a few thousand years5,6,7,8,9. Here we use published palaeorecords of deep-sea carbonate dissolution10,11,12,13,14 and stable carbon isotope composition10,15,16,17 along with a carbon cycle model to constrain the initial carbon pulse to a magnitude of 3,000 Pg C or less, with an isotopic composition lighter than \u221250\u2030. As a result, atmospheric carbon dioxide concentrations increased during the main event by less than about 70% compared with pre-event levels. At accepted values for the climate sensitivity to a doubling of the atmospheric CO2 concentration1, this rise in CO2 can explain only between 1 and 3.5 \u2218C of the warming inferred from proxy records. We conclude that in addition to direct CO2 forcing, other processes and/or feedbacks that are hitherto unknown must have caused a substantial portion of the warming during the Palaeocene\u2013Eocene Thermal Maximum. Once these processes have been identified, their potential effect on future climate change needs to be taken into account.", "author" : [ { "dropping-particle" : "", "family" : "Zeebe", "given" : "Richard E", "non-dropping-particle" : "", "parse-names" : false, "suffix" : "" }, { "dropping-particle" : "", "family" : "Zachos", "given" : "James C", "non-dropping-particle" : "", "parse-names" : false, "suffix" : "" }, { "dropping-particle" : "", "family" : "Dickens", "given" : "Gerald R", "non-dropping-particle" : "", "parse-names" : false, "suffix" : "" } ], "container-title" : "Nature Geoscience", "id" : "ITEM-1", "issue" : "8", "issued" : { "date-parts" : [ [ "2009", "8", "13" ] ] }, "page" : "576-580", "publisher" : "Nature Publishing Group", "title" : "Carbon dioxide forcing alone insufficient to explain Palaeocene\u2013Eocene Thermal Maximum warming", "translator" : [ { "dropping-particle" : "", "family" : "L4324", "given" : "", "non-dropping-particle" : "", "parse-names" : false, "suffix" : "" } ], "type" : "article-journal", "volume" : "2" }, "uris" : [ "http://www.mendeley.com/documents/?uuid=163d1eb9-f218-4522-bb80-6ea7dcd17c01" ] } ], "mendeley" : { "formattedCitation" : "(Zeebe et al., 2009)", "plainTextFormattedCitation" : "(Zeebe et al., 2009)", "previouslyFormattedCitation" : "(Zeebe et al., 2009)"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(Zeebe et al., 2009)</w:t>
      </w:r>
      <w:r w:rsidRPr="001E7A27">
        <w:rPr>
          <w:lang w:val="en-GB"/>
        </w:rPr>
        <w:fldChar w:fldCharType="end"/>
      </w:r>
      <w:r w:rsidRPr="001E7A27">
        <w:rPr>
          <w:rFonts w:cs="Times New Roman"/>
          <w:color w:val="000000" w:themeColor="text1"/>
          <w:lang w:val="en-GB"/>
        </w:rPr>
        <w:t>. The estimated, time-integrated carbon input is broadly similar to the RCP8.5 extension scenario, although CO</w:t>
      </w:r>
      <w:r w:rsidRPr="001E7A27">
        <w:rPr>
          <w:rFonts w:cs="Times New Roman"/>
          <w:color w:val="000000" w:themeColor="text1"/>
          <w:vertAlign w:val="subscript"/>
          <w:lang w:val="en-GB"/>
        </w:rPr>
        <w:t>2</w:t>
      </w:r>
      <w:r w:rsidRPr="001E7A27">
        <w:rPr>
          <w:rFonts w:cs="Times New Roman"/>
          <w:color w:val="000000" w:themeColor="text1"/>
          <w:lang w:val="en-GB"/>
        </w:rPr>
        <w:t xml:space="preserve"> emission rates (0.3–1.5 Pg yr</w:t>
      </w:r>
      <w:del w:id="627" w:author="Ian Blenkinsop" w:date="2021-07-28T16:13:00Z">
        <w:r w:rsidRPr="001E7A27" w:rsidDel="00E4692D">
          <w:rPr>
            <w:rFonts w:cs="Times New Roman"/>
            <w:color w:val="000000" w:themeColor="text1"/>
            <w:vertAlign w:val="superscript"/>
            <w:lang w:val="en-GB"/>
          </w:rPr>
          <w:delText>-</w:delText>
        </w:r>
      </w:del>
      <w:ins w:id="628" w:author="Ian Blenkinsop" w:date="2021-07-28T16:13:00Z">
        <w:r w:rsidR="00E4692D" w:rsidRPr="001E7A27">
          <w:rPr>
            <w:rFonts w:cs="Times New Roman"/>
            <w:color w:val="000000" w:themeColor="text1"/>
            <w:vertAlign w:val="superscript"/>
            <w:lang w:val="en-GB"/>
          </w:rPr>
          <w:t>–</w:t>
        </w:r>
      </w:ins>
      <w:r w:rsidRPr="001E7A27">
        <w:rPr>
          <w:rFonts w:cs="Times New Roman"/>
          <w:color w:val="000000" w:themeColor="text1"/>
          <w:vertAlign w:val="superscript"/>
          <w:lang w:val="en-GB"/>
        </w:rPr>
        <w:t>1</w:t>
      </w:r>
      <w:r w:rsidRPr="001E7A27">
        <w:rPr>
          <w:rFonts w:cs="Times New Roman"/>
          <w:color w:val="000000" w:themeColor="text1"/>
          <w:lang w:val="en-GB"/>
        </w:rPr>
        <w:t>) and by inference the rate of CO</w:t>
      </w:r>
      <w:r w:rsidRPr="001E7A27">
        <w:rPr>
          <w:rFonts w:cs="Times New Roman"/>
          <w:color w:val="000000" w:themeColor="text1"/>
          <w:vertAlign w:val="subscript"/>
          <w:lang w:val="en-GB"/>
        </w:rPr>
        <w:t>2</w:t>
      </w:r>
      <w:r w:rsidRPr="001E7A27">
        <w:rPr>
          <w:rFonts w:cs="Times New Roman"/>
          <w:color w:val="000000" w:themeColor="text1"/>
          <w:lang w:val="en-GB"/>
        </w:rPr>
        <w:t xml:space="preserve"> accumulation in the atmosphere (4–42 ppm per century) during the PETM were at least </w:t>
      </w:r>
      <w:r w:rsidR="00783F62" w:rsidRPr="001E7A27">
        <w:rPr>
          <w:rFonts w:cs="Times New Roman"/>
          <w:color w:val="000000" w:themeColor="text1"/>
          <w:lang w:val="en-GB"/>
        </w:rPr>
        <w:t>4–</w:t>
      </w:r>
      <w:r w:rsidRPr="001E7A27">
        <w:rPr>
          <w:rFonts w:cs="Times New Roman"/>
          <w:color w:val="000000" w:themeColor="text1"/>
          <w:lang w:val="en-GB"/>
        </w:rPr>
        <w:t>5 lower than during the modern era (from 1995</w:t>
      </w:r>
      <w:r w:rsidRPr="001E7A27">
        <w:rPr>
          <w:rFonts w:cs="Times New Roman"/>
          <w:lang w:val="en-GB"/>
        </w:rPr>
        <w:t xml:space="preserve"> to </w:t>
      </w:r>
      <w:r w:rsidRPr="001E7A27">
        <w:rPr>
          <w:rFonts w:cs="Times New Roman"/>
          <w:color w:val="000000" w:themeColor="text1"/>
          <w:lang w:val="en-GB"/>
        </w:rPr>
        <w:t>2014</w:t>
      </w:r>
      <w:del w:id="629" w:author="Ian Blenkinsop" w:date="2021-07-28T12:11:00Z">
        <w:r w:rsidRPr="001E7A27" w:rsidDel="00093E67">
          <w:rPr>
            <w:rFonts w:cs="Times New Roman"/>
            <w:color w:val="000000" w:themeColor="text1"/>
            <w:lang w:val="en-GB"/>
          </w:rPr>
          <w:delText xml:space="preserve">, </w:delText>
        </w:r>
      </w:del>
      <w:ins w:id="630" w:author="Ian Blenkinsop" w:date="2021-07-28T12:11:00Z">
        <w:r w:rsidR="00093E67" w:rsidRPr="001E7A27">
          <w:rPr>
            <w:rFonts w:cs="Times New Roman"/>
            <w:color w:val="000000" w:themeColor="text1"/>
            <w:lang w:val="en-GB"/>
          </w:rPr>
          <w:t xml:space="preserve">; </w:t>
        </w:r>
      </w:ins>
      <w:r w:rsidRPr="001E7A27">
        <w:rPr>
          <w:rFonts w:cs="Times New Roman"/>
          <w:color w:val="000000" w:themeColor="text1"/>
          <w:lang w:val="en-GB"/>
        </w:rPr>
        <w:t>Table 2.</w:t>
      </w:r>
      <w:r w:rsidR="00EE0E5E" w:rsidRPr="001E7A27">
        <w:rPr>
          <w:rFonts w:cs="Times New Roman"/>
          <w:color w:val="000000" w:themeColor="text1"/>
          <w:lang w:val="en-GB"/>
        </w:rPr>
        <w:t>1</w:t>
      </w:r>
      <w:del w:id="631" w:author="Ian Blenkinsop" w:date="2021-07-28T12:08:00Z">
        <w:r w:rsidRPr="001E7A27" w:rsidDel="00093E67">
          <w:rPr>
            <w:rFonts w:cs="Times New Roman"/>
            <w:color w:val="000000" w:themeColor="text1"/>
            <w:lang w:val="en-GB"/>
          </w:rPr>
          <w:delText xml:space="preserve">) </w:delText>
        </w:r>
      </w:del>
      <w:ins w:id="632" w:author="Ian Blenkinsop" w:date="2021-07-28T12:08:00Z">
        <w:r w:rsidR="00093E67" w:rsidRPr="001E7A27">
          <w:rPr>
            <w:rFonts w:cs="Times New Roman"/>
            <w:color w:val="000000" w:themeColor="text1"/>
            <w:lang w:val="en-GB"/>
          </w:rPr>
          <w:t xml:space="preserve">; </w:t>
        </w:r>
      </w:ins>
      <w:commentRangeStart w:id="633"/>
      <w:commentRangeStart w:id="634"/>
      <w:r w:rsidRPr="001E7A27">
        <w:rPr>
          <w:lang w:val="en-GB"/>
        </w:rPr>
        <w:fldChar w:fldCharType="begin" w:fldLock="1"/>
      </w:r>
      <w:r w:rsidR="00747167" w:rsidRPr="001E7A27">
        <w:rPr>
          <w:lang w:val="en-GB"/>
        </w:rPr>
        <w:instrText>ADDIN CSL_CITATION { "citationItems" : [ { "id" : "ITEM-1", "itemData" : { "DOI" : "10.1130/G24474A.1", "ISBN" : "9788578110796", "ISSN" : "0091-7613", "PMID" : "25574", "abstract" : "Possible sources of carbon that may have caused global warming at the Paleocene-Eocene boundary are constrained using an intermediate complexity Earth-system model configured with early Eocene paleogeography. We find that 6800 Pg C ({delta}13C of -22{per thousand}) is the smallest pulse modeled here to reasonably reproduce observations of the extent of seafloor CaCO3 dissolution. This pulse could not have been solely the result of methane hydrate destabilization, suggesting that additional sources of CO2 such as volcanic CO2, the oxidation of sedimentary organic carbon, or thermogenic methane must also have contributed. Observed contrasts in dissolution intensity between Atlantic and Pacific sites are reproduced in the model by reducing bioturbation in the Atlantic during the event, simulating a potential consequence of the spread of low-oxygen bottom waters.", "author" : [ { "dropping-particle" : "", "family" : "Panchuk", "given" : "K.", "non-dropping-particle" : "", "parse-names" : false, "suffix" : "" }, { "dropping-particle" : "", "family" : "Ridgwell", "given" : "A.", "non-dropping-particle" : "", "parse-names" : false, "suffix" : "" }, { "dropping-particle" : "", "family" : "Kump", "given" : "L.R.", "non-dropping-particle" : "", "parse-names" : false, "suffix" : "" } ], "container-title" : "Geology", "id" : "ITEM-1", "issue" : "4", "issued" : { "date-parts" : [ [ "2008" ] ] }, "page" : "315", "title" : "Sedimentary response to Paleocene-Eocene Thermal Maximum carbon release: A model-data comparison", "translator" : [ { "dropping-particle" : "", "family" : "L4203", "given" : "", "non-dropping-particle" : "", "parse-names" : false, "suffix" : "" } ], "type" : "article-journal", "volume" : "36" }, "uris" : [ "http://www.mendeley.com/documents/?uuid=6cd7f0f1-2280-34b8-949d-26634bd1f2bb" ] }, { "id" : "ITEM-2", "itemData" : { "DOI" : "10.1038/ngeo2681", "ISBN" : "1752-0894", "ISSN" : "1752-0894",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"ITEM-2", "issue" : "4", "issued" : { "date-parts" : [ [ "2016", "4", "21" ] ] }, "page" : "325-329", "title" : "Anthropogenic carbon release rate unprecedented during the past 66 million years", "translator" : [ { "dropping-particle" : "", "family" : "L4204", "given" : "", "non-dropping-particle" : "", "parse-names" : false, "suffix" : "" } ], "type" : "article-journal", "volume" : "9" }, "uris" : [ "http://www.mendeley.com/documents/?uuid=40601b37-dee0-3e08-8e66-232d937257c8" ] }, { "id" : "ITEM-3", "itemData" : { "DOI" : "10.1029/2018PA003379", "ISSN" : "25724517", "author" : [ { "dropping-particle" : "", "family" : "Gingerich", "given" : "Philip D.", "non-dropping-particle" : "", "parse-names" : false, "suffix" : "" } ], "container-title" : "Paleoceanography and Paleoclimatology", "id" : "ITEM-3", "issue" : "34", "issued" : { "date-parts" : [ [ "2019", "3", "4" ] ] }, "page" : "1-7", "title" : "Temporal Scaling of Carbon Emission and Accumulation Rates: Modern Anthropogenic Emissions Compared to Estimates of PETM Onset Accumulation", "translator" : [ { "dropping-particle" : "", "family" : "L5252", "given" : "", "non-dropping-particle" : "", "parse-names" : false, "suffix" : "" } ], "type" : "article-journal" }, "uris" : [ "http://www.mendeley.com/documents/?uuid=10e6087c-84a2-45d1-a018-7cfeaa304f35" ] } ], "mendeley" : { "formattedCitation" : "(Panchuk et al., 2008; Zeebe et al., 2016; Gingerich, 2019)", "manualFormatting" : "(Zeebe et al., 2016; Gingerich, 2019)", "plainTextFormattedCitation" : "(Panchuk et al., 2008; Zeebe et al., 2016; Gingerich, 2019)", "previouslyFormattedCitation" : "(Panchuk et al., 2008; Zeebe et al., 2016; Gingerich, 2019)" }, "properties" : { "noteIndex" : 0 }, "schema" : "https://github.com/citation-style-language/schema/raw/master/csl-citation.json" }</w:instrText>
      </w:r>
      <w:r w:rsidRPr="001E7A27">
        <w:rPr>
          <w:lang w:val="en-GB"/>
        </w:rPr>
        <w:fldChar w:fldCharType="separate"/>
      </w:r>
      <w:del w:id="635" w:author="Ian Blenkinsop" w:date="2021-07-28T12:08:00Z">
        <w:r w:rsidR="00025FA2" w:rsidRPr="001E7A27" w:rsidDel="00093E67">
          <w:rPr>
            <w:noProof/>
            <w:lang w:val="en-GB"/>
          </w:rPr>
          <w:delText>(</w:delText>
        </w:r>
      </w:del>
      <w:r w:rsidR="00025FA2" w:rsidRPr="001E7A27">
        <w:rPr>
          <w:noProof/>
          <w:lang w:val="en-GB"/>
        </w:rPr>
        <w:t>Zeebe et al., 2016; Gingerich, 2019)</w:t>
      </w:r>
      <w:r w:rsidRPr="001E7A27">
        <w:rPr>
          <w:lang w:val="en-GB"/>
        </w:rPr>
        <w:fldChar w:fldCharType="end"/>
      </w:r>
      <w:commentRangeEnd w:id="633"/>
      <w:commentRangeEnd w:id="634"/>
      <w:r w:rsidR="00DE3EA1" w:rsidRPr="001E7A27">
        <w:rPr>
          <w:rStyle w:val="CommentReference"/>
          <w:lang w:val="en-GB"/>
        </w:rPr>
        <w:commentReference w:id="633"/>
      </w:r>
      <w:r w:rsidR="00025FA2" w:rsidRPr="001E7A27">
        <w:rPr>
          <w:rStyle w:val="CommentReference"/>
          <w:lang w:val="en-GB"/>
        </w:rPr>
        <w:commentReference w:id="634"/>
      </w:r>
      <w:r w:rsidRPr="001E7A27">
        <w:rPr>
          <w:rFonts w:cs="Times New Roman"/>
          <w:color w:val="000000" w:themeColor="text1"/>
          <w:lang w:val="en-GB"/>
        </w:rPr>
        <w:t xml:space="preserve">. </w:t>
      </w:r>
    </w:p>
    <w:p w14:paraId="62E2B5B3" w14:textId="77777777" w:rsidR="00FA7D52" w:rsidRPr="001E7A27" w:rsidRDefault="00FA7D52" w:rsidP="00FA7D52">
      <w:pPr>
        <w:pStyle w:val="AR6BodyText"/>
        <w:rPr>
          <w:rFonts w:cs="Times New Roman"/>
          <w:lang w:val="en-GB"/>
        </w:rPr>
      </w:pPr>
    </w:p>
    <w:p w14:paraId="7EF361CA" w14:textId="77777777" w:rsidR="002F5491" w:rsidRPr="001E7A27" w:rsidRDefault="002F5491" w:rsidP="00FA7D52">
      <w:pPr>
        <w:pStyle w:val="AR6BodyText"/>
        <w:rPr>
          <w:rFonts w:cs="Times New Roman"/>
          <w:lang w:val="en-GB"/>
        </w:rPr>
      </w:pPr>
    </w:p>
    <w:p w14:paraId="7353F235" w14:textId="08DA258B" w:rsidR="00FA7D52" w:rsidRPr="001E7A27" w:rsidRDefault="00FA7D52" w:rsidP="00FA7D52">
      <w:pPr>
        <w:pStyle w:val="AR6BodyText"/>
        <w:rPr>
          <w:b/>
          <w:lang w:val="en-GB"/>
        </w:rPr>
      </w:pPr>
      <w:r w:rsidRPr="001E7A27">
        <w:rPr>
          <w:b/>
          <w:lang w:val="en-GB"/>
        </w:rPr>
        <w:t>[START FIGURE 5.</w:t>
      </w:r>
      <w:r w:rsidR="001638F0" w:rsidRPr="001E7A27">
        <w:rPr>
          <w:b/>
          <w:lang w:val="en-GB"/>
        </w:rPr>
        <w:t>3</w:t>
      </w:r>
      <w:r w:rsidRPr="001E7A27">
        <w:rPr>
          <w:b/>
          <w:lang w:val="en-GB"/>
        </w:rPr>
        <w:t xml:space="preserve"> HERE] </w:t>
      </w:r>
    </w:p>
    <w:p w14:paraId="33DF0C87" w14:textId="77777777" w:rsidR="00757CB4" w:rsidRPr="001E7A27" w:rsidRDefault="00757CB4" w:rsidP="00FA7D52">
      <w:pPr>
        <w:pStyle w:val="AR6BodyText"/>
        <w:rPr>
          <w:b/>
          <w:lang w:val="en-GB"/>
        </w:rPr>
      </w:pPr>
    </w:p>
    <w:p w14:paraId="1E3335F2" w14:textId="182DE54C" w:rsidR="00FA7D52" w:rsidRPr="001E7A27" w:rsidRDefault="008F5EA9" w:rsidP="00FA3F17">
      <w:pPr>
        <w:pStyle w:val="AR6Chap5Figure"/>
        <w:rPr>
          <w:lang w:val="en-GB"/>
        </w:rPr>
      </w:pPr>
      <w:r w:rsidRPr="001E7A27">
        <w:rPr>
          <w:rFonts w:cs="Times New Roman"/>
          <w:b/>
          <w:bCs/>
          <w:lang w:val="en-GB"/>
        </w:rPr>
        <w:t xml:space="preserve">Atmospheric </w:t>
      </w:r>
      <w:r w:rsidR="00FA7D52" w:rsidRPr="001E7A27">
        <w:rPr>
          <w:rFonts w:cs="Times New Roman"/>
          <w:b/>
          <w:bCs/>
          <w:lang w:val="en-GB"/>
        </w:rPr>
        <w:t>CO</w:t>
      </w:r>
      <w:r w:rsidR="00FA7D52" w:rsidRPr="001E7A27">
        <w:rPr>
          <w:rFonts w:cs="Times New Roman"/>
          <w:b/>
          <w:bCs/>
          <w:vertAlign w:val="subscript"/>
          <w:lang w:val="en-GB"/>
        </w:rPr>
        <w:t>2</w:t>
      </w:r>
      <w:r w:rsidR="00FA7D52" w:rsidRPr="001E7A27">
        <w:rPr>
          <w:rFonts w:cs="Times New Roman"/>
          <w:b/>
          <w:bCs/>
          <w:lang w:val="en-GB"/>
        </w:rPr>
        <w:t xml:space="preserve"> </w:t>
      </w:r>
      <w:r w:rsidR="00FA7D52" w:rsidRPr="001E7A27">
        <w:rPr>
          <w:b/>
          <w:bCs/>
          <w:lang w:val="en-GB"/>
        </w:rPr>
        <w:t xml:space="preserve">concentrations and growth rates for the past 60 million years </w:t>
      </w:r>
      <w:r w:rsidR="00FA3F17" w:rsidRPr="001E7A27">
        <w:rPr>
          <w:b/>
          <w:bCs/>
          <w:lang w:val="en-GB"/>
        </w:rPr>
        <w:t>and projections to 2100</w:t>
      </w:r>
      <w:r w:rsidR="00FA7D52" w:rsidRPr="001E7A27">
        <w:rPr>
          <w:lang w:val="en-GB"/>
        </w:rPr>
        <w:t xml:space="preserve">. </w:t>
      </w:r>
      <w:r w:rsidR="00915947" w:rsidRPr="001E7A27">
        <w:rPr>
          <w:lang w:val="en-GB"/>
        </w:rPr>
        <w:t>(</w:t>
      </w:r>
      <w:r w:rsidRPr="001E7A27">
        <w:rPr>
          <w:lang w:val="en-GB"/>
        </w:rPr>
        <w:t>a) CO</w:t>
      </w:r>
      <w:r w:rsidRPr="001E7A27">
        <w:rPr>
          <w:vertAlign w:val="subscript"/>
          <w:lang w:val="en-GB"/>
        </w:rPr>
        <w:t>2</w:t>
      </w:r>
      <w:r w:rsidRPr="001E7A27">
        <w:rPr>
          <w:lang w:val="en-GB"/>
        </w:rPr>
        <w:t xml:space="preserve"> concentrations. </w:t>
      </w:r>
      <w:r w:rsidR="00FA3F17" w:rsidRPr="001E7A27">
        <w:rPr>
          <w:lang w:val="en-GB"/>
        </w:rPr>
        <w:t xml:space="preserve">Concentrations data for the period 60 Myr to the time prior to 800 </w:t>
      </w:r>
      <w:ins w:id="636" w:author="Soapbox" w:date="2021-07-16T09:25:00Z">
        <w:r w:rsidR="00191E8B" w:rsidRPr="001E7A27">
          <w:rPr>
            <w:lang w:val="en-GB"/>
          </w:rPr>
          <w:t>k</w:t>
        </w:r>
      </w:ins>
      <w:del w:id="637" w:author="Soapbox" w:date="2021-07-16T09:25:00Z">
        <w:r w:rsidR="00FA3F17" w:rsidRPr="001E7A27" w:rsidDel="00191E8B">
          <w:rPr>
            <w:lang w:val="en-GB"/>
          </w:rPr>
          <w:delText>K</w:delText>
        </w:r>
      </w:del>
      <w:r w:rsidR="00FA3F17" w:rsidRPr="001E7A27">
        <w:rPr>
          <w:lang w:val="en-GB"/>
        </w:rPr>
        <w:t xml:space="preserve">yr (left column) are shown as the LOESS Fit and 68% range (data from Chapter 2) </w:t>
      </w:r>
      <w:r w:rsidR="00FA3F17" w:rsidRPr="001E7A27">
        <w:rPr>
          <w:lang w:val="en-GB"/>
        </w:rPr>
        <w:fldChar w:fldCharType="begin" w:fldLock="1"/>
      </w:r>
      <w:r w:rsidR="00747167" w:rsidRPr="001E7A27">
        <w:rPr>
          <w:lang w:val="en-GB"/>
        </w:rPr>
        <w:instrText>ADDIN CSL_CITATION { "citationItems" : [ { "id" : "ITEM-1", "itemData" : { "DOI" : "10.1038/ncomms14845", "ISBN" : "2041-1723", "ISSN" : "2041-1723", "PMID" : "28375201", "abstract" : "Despite an increase in solar output, the Earth\u2019s climate has apparently remained relatively stable over geological time. Here, the authors compile atmospheric CO2 data for the past 420 million years and show that this climatic response is due to the long-term decline in this powerful greenhouse gas.", "author" : [ { "dropping-particle" : "", "family" : "Foster", "given" : "Gavin L.", "non-dropping-particle" : "", "parse-names" : false, "suffix" : "" }, { "dropping-particle" : "", "family" : "Royer", "given" : "Dana L.", "non-dropping-particle" : "", "parse-names" : false, "suffix" : "" }, { "dropping-particle" : "", "family" : "Lunt", "given" : "Daniel J.", "non-dropping-particle" : "", "parse-names" : false, "suffix" : "" } ], "container-title" : "Nature Communications", "id" : "ITEM-1", "issued" : { "date-parts" : [ [ "2017", "4", "4" ] ] }, "page" : "14845", "publisher" : "Nature Publishing Group", "title" : "Future climate forcing potentially without precedent in the last 420 million years", "translator" : [ { "dropping-particle" : "", "family" : "L5251", "given" : "", "non-dropping-particle" : "", "parse-names" : false, "suffix" : "" } ], "type" : "article-journal", "volume" : "8" }, "uris" : [ "http://www.mendeley.com/documents/?uuid=acce3881-aecf-4ed6-b02c-4f93f294e9c0" ] } ], "mendeley" : { "formattedCitation" : "(Foster et al., 2017)", "plainTextFormattedCitation" : "(Foster et al., 2017)", "previouslyFormattedCitation" : "(Foster et al., 2017)" }, "properties" : { "noteIndex" : 0 }, "schema" : "https://github.com/citation-style-language/schema/raw/master/csl-citation.json" }</w:instrText>
      </w:r>
      <w:r w:rsidR="00FA3F17" w:rsidRPr="001E7A27">
        <w:rPr>
          <w:lang w:val="en-GB"/>
        </w:rPr>
        <w:fldChar w:fldCharType="separate"/>
      </w:r>
      <w:r w:rsidR="00025FA2" w:rsidRPr="001E7A27">
        <w:rPr>
          <w:noProof/>
          <w:lang w:val="en-GB"/>
        </w:rPr>
        <w:t>(Foster et al., 2017)</w:t>
      </w:r>
      <w:r w:rsidR="00FA3F17" w:rsidRPr="001E7A27">
        <w:rPr>
          <w:lang w:val="en-GB"/>
        </w:rPr>
        <w:fldChar w:fldCharType="end"/>
      </w:r>
      <w:r w:rsidR="00FA3F17" w:rsidRPr="001E7A27">
        <w:rPr>
          <w:lang w:val="en-GB"/>
        </w:rPr>
        <w:t>. Concentrations from 1750 and projections through 2100 are taken from Shared Socio</w:t>
      </w:r>
      <w:ins w:id="638" w:author="Soapbox" w:date="2021-07-16T08:16:00Z">
        <w:r w:rsidR="00092291" w:rsidRPr="001E7A27">
          <w:rPr>
            <w:lang w:val="en-GB"/>
          </w:rPr>
          <w:t>-</w:t>
        </w:r>
      </w:ins>
      <w:r w:rsidR="00FA3F17" w:rsidRPr="001E7A27">
        <w:rPr>
          <w:lang w:val="en-GB"/>
        </w:rPr>
        <w:t xml:space="preserve">economic Pathways of IPCC AR6 </w:t>
      </w:r>
      <w:r w:rsidR="00EB2B92" w:rsidRPr="001E7A27">
        <w:rPr>
          <w:lang w:val="en-GB"/>
        </w:rPr>
        <w:fldChar w:fldCharType="begin" w:fldLock="1"/>
      </w:r>
      <w:r w:rsidR="00747167" w:rsidRPr="001E7A27">
        <w:rPr>
          <w:lang w:val="en-GB"/>
        </w:rPr>
        <w:instrText>ADDIN CSL_CITATION { "citationItems" : [ { "id" : "ITEM-1", "itemData" : { "DOI" : "10.5194/gmd-10-2057-2017", "ISSN" : "1991-9603", "abstract" : "&lt;p&gt;&lt;p&gt;&lt;strong&gt;Abstract.&lt;/strong&gt; Atmospheric greenhouse gas (GHG) concentrations are at unprecedented, record-high levels compared to the last 800&lt;span class=\"thinspace\"&gt;&lt;/span&gt;000\u00a0years. Those elevated GHG concentrations warm the planet and \u2013 partially offset by net cooling effects by aerosols \u2013 are largely responsible for the observed warming over the past 150\u00a0years. An accurate representation of GHG concentrations is hence important to understand and model recent climate change. So far, community efforts to create composite datasets of GHG concentrations with seasonal and latitudinal information have focused on marine boundary layer conditions and recent trends since the 1980s. Here, we provide consolidated datasets of historical atmospheric concentrations (mole fractions) of 43\u00a0GHGs to be used in the Climate Model Intercomparison Project \u2013 Phase\u00a06 (CMIP6) experiments. The presented datasets are based on AGAGE and NOAA networks, firn and ice core data, and archived air data, and a large set of published studies. In contrast to previous intercomparisons, the new datasets are latitudinally resolved and include seasonality. We focus on the period 1850\u20132014 for historical CMIP6 runs, but data are also provided for the last 2000\u00a0years. We provide consolidated datasets in various spatiotemporal resolutions for carbon dioxide (CO&lt;sub&gt;2&lt;/sub&gt;), methane (CH&lt;sub&gt;4&lt;/sub&gt;) and nitrous oxide (N&lt;sub&gt;2&lt;/sub&gt;O), as well as 40 other GHGs, namely 17 ozone-depleting substances, 11\u00a0hydrofluorocarbons (HFCs), 9\u00a0perfluorocarbons (PFCs), sulfur hexafluoride (SF&lt;sub&gt;6&lt;/sub&gt;), nitrogen trifluoride (NF&lt;sub&gt;3&lt;/sub&gt;) and sulfuryl fluoride (SO&lt;sub&gt;2&lt;/sub&gt;F&lt;sub&gt;2&lt;/sub&gt;). In addition, we provide three equivalence species that aggregate concentrations of GHGs other than CO&lt;sub&gt;2&lt;/sub&gt;, CH&lt;sub&gt;4&lt;/sub&gt; and N&lt;sub&gt;2&lt;/sub&gt;O, weighted by their radiative forcing efficiencies. For the year 1850, which is used for pre-industrial control runs, we estimate annual global-mean surface concentrations of CO&lt;sub&gt;2&lt;/sub&gt; at 284.3&lt;span class=\"thinspace\"&gt;&lt;/span&gt;ppm, CH&lt;sub&gt;4&lt;/sub&gt; at 808.2&lt;span class=\"thinspace\"&gt;&lt;/span&gt;ppb and N&lt;sub&gt;2&lt;/sub&gt;O at 273.0&lt;span class=\"thinspace\"&gt;&lt;/span&gt;ppb. The data are available at &lt;a href=\"https://esgf-node.llnl.gov/search/input4mips/\" target=\"_blank\"&gt;https://esgf-node.llnl.gov/search/input4mips/&lt;/a&gt; and &lt;a href=\"http://www.climatecollege.unimelb.edu.au/cmip6\" target=\"_blank\"&gt;http://www.climatecollege.unimelb.edu.au/cmip6&lt;/a&gt;. While the minimum CMIP6 recommendation is to\u2026", "author" : [ { "dropping-particle" : "", "family" : "Meinshausen", "given" : "Malte", "non-dropping-particle" : "", "parse-names" : false, "suffix" : "" }, { "dropping-particle" : "", "family" : "Vogel", "given" : "Elisabeth", "non-dropping-particle" : "", "parse-names" : false, "suffix" : "" }, { "dropping-particle" : "", "family" : "Nauels", "given" : "Alexander", "non-dropping-particle" : "", "parse-names" : false, "suffix" : "" }, { "dropping-particle" : "", "family" : "Lorbacher", "given" : "Katja", "non-dropping-particle" : "", "parse-names" : false, "suffix" : "" }, { "dropping-particle" : "", "family" : "Meinshausen", "given" : "Nicolai", "non-dropping-particle" : "", "parse-names" : false, "suffix" : "" }, { "dropping-particle" : "", "family" : "Etheridge", "given" : "David M.", "non-dropping-particle" : "", "parse-names" : false, "suffix" : "" }, { "dropping-particle" : "", "family" : "Fraser", "given" : "Paul J.",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"Trudinger", "given" : "Cathy M.", "non-dropping-particle" : "", "parse-names" : false, "suffix" : "" }, { "dropping-particle" : "", "family" : "Krummel", "given" : "Paul B.", "non-dropping-particle" : "", "parse-names" : false, "suffix" : "" }, { "dropping-particle" : "", "family" : "Beyerle", "given" : "Urs",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"Enting", "given" : "Ian G.", "non-dropping-particle" : "", "parse-names" : false, "suffix" : "" }, { "dropping-particle" : "", "family" : "Law", "given" : "Rachel M.", "non-dropping-particle" : "", "parse-names" : false, "suffix" : "" }, { "dropping-particle" : "", "family" : "Lunder", "given" : "Chris R.", "non-dropping-particle" : "", "parse-names" : false, "suffix" : "" }, { "dropping-particle" : "", "family" : "O&amp;amp;apos;Doherty", "given" : "Simon", "non-dropping-particle" : "", "parse-names" : false, "suffix" : "" }, { "dropping-particle" : "", "family" : "Prinn", "given" : "Ron G.", "non-dropping-particle" : "", "parse-names" : false, "suffix" : "" }, { "dropping-particle" : "", "family" : "Reimann", "given" : "Stefan", "non-dropping-particle" : "", "parse-names" : false, "suffix" : "" }, { "dropping-particle" : "", "family" : "Rubino", "given" : "Mauro", "non-dropping-particle" : "",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"dropping-particle" : "", "family" : "Weiss", "given" : "Ray", "non-dropping-particle" : "", "parse-names" : false, "suffix" : "" } ], "container-title" : "Geoscientific Model Development", "id" : "ITEM-1", "issue" : "5", "issued" : { "date-parts" : [ [ "2017", "5" ] ] }, "page" : "2057-2116", "title" : "Historical greenhouse gas concentrations for climate modelling (CMIP6)", "translator" : [ { "dropping-particle" : "", "family" : "L5904", "given" : "", "non-dropping-particle" : "", "parse-names" : false, "suffix" : "" } ], "type" : "article-journal", "volume" : "10" }, "uris" : [ "http://www.mendeley.com/documents/?uuid=21b52dd9-863f-4206-9427-e6c7ea647526" ] } ], "mendeley" : { "formattedCitation" : "(Meinshausen et al., 2017)", "plainTextFormattedCitation" : "(Meinshausen et al., 2017)", "previouslyFormattedCitation" : "(Meinshausen et al., 2017)" }, "properties" : { "noteIndex" : 0 }, "schema" : "https://github.com/citation-style-language/schema/raw/master/csl-citation.json" }</w:instrText>
      </w:r>
      <w:r w:rsidR="00EB2B92" w:rsidRPr="001E7A27">
        <w:rPr>
          <w:lang w:val="en-GB"/>
        </w:rPr>
        <w:fldChar w:fldCharType="separate"/>
      </w:r>
      <w:r w:rsidR="00025FA2" w:rsidRPr="001E7A27">
        <w:rPr>
          <w:noProof/>
          <w:lang w:val="en-GB"/>
        </w:rPr>
        <w:t>(Meinshausen et al., 2017)</w:t>
      </w:r>
      <w:r w:rsidR="00EB2B92" w:rsidRPr="001E7A27">
        <w:rPr>
          <w:lang w:val="en-GB"/>
        </w:rPr>
        <w:fldChar w:fldCharType="end"/>
      </w:r>
      <w:r w:rsidR="00EB2B92" w:rsidRPr="001E7A27">
        <w:rPr>
          <w:lang w:val="en-GB"/>
        </w:rPr>
        <w:t xml:space="preserve">. </w:t>
      </w:r>
      <w:r w:rsidR="00915947" w:rsidRPr="001E7A27">
        <w:rPr>
          <w:lang w:val="en-GB"/>
        </w:rPr>
        <w:t>(</w:t>
      </w:r>
      <w:r w:rsidRPr="001E7A27">
        <w:rPr>
          <w:lang w:val="en-GB"/>
        </w:rPr>
        <w:t>b) G</w:t>
      </w:r>
      <w:r w:rsidR="00FA3F17" w:rsidRPr="001E7A27">
        <w:rPr>
          <w:lang w:val="en-GB"/>
        </w:rPr>
        <w:t>rowth rates are shown as the time derivative of the concentration time series. Inserts in (b) show growth rates at the scale of the sampling resolution.</w:t>
      </w:r>
      <w:r w:rsidR="00B7640B" w:rsidRPr="001E7A27">
        <w:rPr>
          <w:lang w:val="en-GB"/>
        </w:rPr>
        <w:t xml:space="preserve"> </w:t>
      </w:r>
      <w:r w:rsidR="00B7640B" w:rsidRPr="001E7A27">
        <w:rPr>
          <w:rFonts w:cs="Times New Roman"/>
          <w:szCs w:val="20"/>
          <w:lang w:val="en-GB"/>
        </w:rPr>
        <w:t>Further details on data sources and processing are available in the chapter data table (Table 5.SM.6).</w:t>
      </w:r>
    </w:p>
    <w:p w14:paraId="64767AAD" w14:textId="77777777" w:rsidR="00FA3F17" w:rsidRPr="001E7A27" w:rsidRDefault="00FA3F17" w:rsidP="00FA3F17">
      <w:pPr>
        <w:pStyle w:val="AR6BodyText"/>
        <w:rPr>
          <w:lang w:val="en-GB"/>
        </w:rPr>
      </w:pPr>
    </w:p>
    <w:p w14:paraId="2DA94847" w14:textId="1FD10974" w:rsidR="00FA7D52" w:rsidRPr="001E7A27" w:rsidRDefault="00FA7D52" w:rsidP="00FA7D52">
      <w:pPr>
        <w:pStyle w:val="AR6BodyText"/>
        <w:rPr>
          <w:b/>
          <w:lang w:val="en-GB"/>
        </w:rPr>
      </w:pPr>
      <w:r w:rsidRPr="001E7A27">
        <w:rPr>
          <w:b/>
          <w:lang w:val="en-GB"/>
        </w:rPr>
        <w:t>[END FIGURE 5.</w:t>
      </w:r>
      <w:ins w:id="639" w:author="Soapbox" w:date="2021-07-15T11:36:00Z">
        <w:r w:rsidR="00233EC8" w:rsidRPr="001E7A27">
          <w:rPr>
            <w:b/>
            <w:lang w:val="en-GB"/>
          </w:rPr>
          <w:t>3</w:t>
        </w:r>
      </w:ins>
      <w:del w:id="640" w:author="Soapbox" w:date="2021-07-15T11:36:00Z">
        <w:r w:rsidRPr="001E7A27" w:rsidDel="00233EC8">
          <w:rPr>
            <w:b/>
            <w:lang w:val="en-GB"/>
          </w:rPr>
          <w:delText>1</w:delText>
        </w:r>
      </w:del>
      <w:r w:rsidRPr="001E7A27">
        <w:rPr>
          <w:b/>
          <w:lang w:val="en-GB"/>
        </w:rPr>
        <w:t xml:space="preserve"> HERE] </w:t>
      </w:r>
    </w:p>
    <w:p w14:paraId="52468A95" w14:textId="77777777" w:rsidR="00FA7D52" w:rsidRPr="001E7A27" w:rsidRDefault="00FA7D52" w:rsidP="00FA7D52">
      <w:pPr>
        <w:pStyle w:val="AR6BodyText"/>
        <w:rPr>
          <w:rFonts w:cs="Times New Roman"/>
          <w:lang w:val="en-GB"/>
        </w:rPr>
      </w:pPr>
    </w:p>
    <w:p w14:paraId="728A8BA2" w14:textId="77777777" w:rsidR="002F5491" w:rsidRPr="001E7A27" w:rsidRDefault="002F5491" w:rsidP="00FA7D52">
      <w:pPr>
        <w:pStyle w:val="AR6BodyText"/>
        <w:rPr>
          <w:rFonts w:cs="Times New Roman"/>
          <w:lang w:val="en-GB"/>
        </w:rPr>
      </w:pPr>
    </w:p>
    <w:p w14:paraId="773F5835" w14:textId="01962833" w:rsidR="00FA7D52" w:rsidRPr="001E7A27" w:rsidRDefault="00FA7D52" w:rsidP="00FA7D52">
      <w:pPr>
        <w:pStyle w:val="AR6BodyText"/>
        <w:rPr>
          <w:rFonts w:cs="Times New Roman"/>
          <w:lang w:val="en-GB"/>
        </w:rPr>
      </w:pPr>
      <w:r w:rsidRPr="001E7A27">
        <w:rPr>
          <w:lang w:val="en-GB"/>
        </w:rPr>
        <w:t>The last 50 Myr</w:t>
      </w:r>
      <w:ins w:id="641" w:author="Ian Blenkinsop" w:date="2021-07-28T12:06:00Z">
        <w:r w:rsidR="00093E67" w:rsidRPr="001E7A27">
          <w:rPr>
            <w:lang w:val="en-GB"/>
          </w:rPr>
          <w:t xml:space="preserve"> (50 million years)</w:t>
        </w:r>
      </w:ins>
      <w:r w:rsidRPr="001E7A27">
        <w:rPr>
          <w:lang w:val="en-GB"/>
        </w:rPr>
        <w:t xml:space="preserve"> have been characteri</w:t>
      </w:r>
      <w:ins w:id="642" w:author="Soapbox" w:date="2021-07-20T05:56:00Z">
        <w:r w:rsidR="0051433E" w:rsidRPr="001E7A27">
          <w:rPr>
            <w:lang w:val="en-GB"/>
          </w:rPr>
          <w:t>z</w:t>
        </w:r>
      </w:ins>
      <w:del w:id="643" w:author="Soapbox" w:date="2021-07-20T05:56:00Z">
        <w:r w:rsidRPr="001E7A27" w:rsidDel="0051433E">
          <w:rPr>
            <w:lang w:val="en-GB"/>
          </w:rPr>
          <w:delText>s</w:delText>
        </w:r>
      </w:del>
      <w:r w:rsidRPr="001E7A27">
        <w:rPr>
          <w:lang w:val="en-GB"/>
        </w:rPr>
        <w:t>ed by a gradual decline in atmospheric CO</w:t>
      </w:r>
      <w:r w:rsidRPr="001E7A27">
        <w:rPr>
          <w:vertAlign w:val="subscript"/>
          <w:lang w:val="en-GB"/>
        </w:rPr>
        <w:t>2</w:t>
      </w:r>
      <w:r w:rsidRPr="001E7A27">
        <w:rPr>
          <w:lang w:val="en-GB"/>
        </w:rPr>
        <w:t xml:space="preserve"> levels at a rate of </w:t>
      </w:r>
      <w:del w:id="644" w:author="Ian Blenkinsop" w:date="2021-07-14T11:03:00Z">
        <w:r w:rsidRPr="001E7A27" w:rsidDel="00405036">
          <w:rPr>
            <w:lang w:val="en-GB"/>
          </w:rPr>
          <w:delText>~</w:delText>
        </w:r>
      </w:del>
      <w:ins w:id="645" w:author="Ian Blenkinsop" w:date="2021-07-14T11:03:00Z">
        <w:r w:rsidR="00405036" w:rsidRPr="001E7A27">
          <w:rPr>
            <w:lang w:val="en-GB"/>
          </w:rPr>
          <w:t xml:space="preserve">about </w:t>
        </w:r>
      </w:ins>
      <w:r w:rsidRPr="001E7A27">
        <w:rPr>
          <w:lang w:val="en-GB"/>
        </w:rPr>
        <w:t>16 ppm Myr</w:t>
      </w:r>
      <w:del w:id="646" w:author="Ian Blenkinsop" w:date="2021-07-28T11:25:00Z">
        <w:r w:rsidRPr="001E7A27" w:rsidDel="0099670F">
          <w:rPr>
            <w:vertAlign w:val="superscript"/>
            <w:lang w:val="en-GB"/>
          </w:rPr>
          <w:delText>-</w:delText>
        </w:r>
      </w:del>
      <w:ins w:id="647" w:author="Ian Blenkinsop" w:date="2021-07-28T11:25:00Z">
        <w:r w:rsidR="0099670F" w:rsidRPr="001E7A27">
          <w:rPr>
            <w:vertAlign w:val="superscript"/>
            <w:lang w:val="en-GB"/>
          </w:rPr>
          <w:t>–</w:t>
        </w:r>
      </w:ins>
      <w:r w:rsidRPr="001E7A27">
        <w:rPr>
          <w:vertAlign w:val="superscript"/>
          <w:lang w:val="en-GB"/>
        </w:rPr>
        <w:t>1</w:t>
      </w:r>
      <w:ins w:id="648" w:author="Ian Blenkinsop" w:date="2021-07-28T11:27:00Z">
        <w:r w:rsidR="00115C87" w:rsidRPr="001E7A27">
          <w:rPr>
            <w:lang w:val="en-GB"/>
          </w:rPr>
          <w:t xml:space="preserve"> (Figure 5.3;</w:t>
        </w:r>
      </w:ins>
      <w:r w:rsidRPr="001E7A27">
        <w:rPr>
          <w:lang w:val="en-GB"/>
        </w:rPr>
        <w:t xml:space="preserve"> </w:t>
      </w:r>
      <w:commentRangeStart w:id="649"/>
      <w:commentRangeStart w:id="650"/>
      <w:r w:rsidRPr="001E7A27">
        <w:rPr>
          <w:lang w:val="en-GB"/>
        </w:rPr>
        <w:fldChar w:fldCharType="begin" w:fldLock="1"/>
      </w:r>
      <w:r w:rsidR="000005B9" w:rsidRPr="001E7A27">
        <w:rPr>
          <w:lang w:val="en-GB"/>
        </w:rPr>
        <w:instrText>ADDIN CSL_CITATION { "citationItems" : [ { "id" : "ITEM-1",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"ITEM-1",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"id" : "ITEM-2", "itemData" : { "DOI" : "10.1038/nature17423", "ISSN" : "0028-0836",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"ITEM-2", "issue" : "7603", "issued" : { "date-parts" : [ [ "2016", "5", "25" ] ] }, "page" : "380-384", "publisher" : "Nature Publishing Group", "title" : "Changing atmospheric CO2 concentration was the primary driver of early Cenozoic climate", "translator" : [ { "dropping-particle" : "", "family" : "L5253", "given" : "", "non-dropping-particle" : "", "parse-names" : false, "suffix" : "" } ], "type" : "article-journal", "volume" : "533" }, "uris" : [ "http://www.mendeley.com/documents/?uuid=d336f49c-66a0-4968-9344-42a7f47fe531", "http://www.mendeley.com/documents/?uuid=7412597f-676a-4557-be89-b72e29ec31e2" ] }, { "id" : "ITEM-3", "itemData" : { "DOI" : "10.1038/ncomms14845", "ISBN" : "2041-1723", "ISSN" : "2041-1723", "PMID" : "28375201", "abstract" : "Despite an increase in solar output, the Earth\u2019s climate has apparently remained relatively stable over geological time. Here, the authors compile atmospheric CO2 data for the past 420 million years and show that this climatic response is due to the long-term decline in this powerful greenhouse gas.", "author" : [ { "dropping-particle" : "", "family" : "Foster", "given" : "Gavin L.", "non-dropping-particle" : "", "parse-names" : false, "suffix" : "" }, { "dropping-particle" : "", "family" : "Royer", "given" : "Dana L.", "non-dropping-particle" : "", "parse-names" : false, "suffix" : "" }, { "dropping-particle" : "", "family" : "Lunt", "given" : "Daniel J.", "non-dropping-particle" : "", "parse-names" : false, "suffix" : "" } ], "container-title" : "Nature Communications", "id" : "ITEM-3", "issued" : { "date-parts" : [ [ "2017", "4", "4" ] ] }, "page" : "14845", "publisher" : "Nature Publishing Group", "title" : "Future climate forcing potentially without precedent in the last 420 million years", "translator" : [ { "dropping-particle" : "", "family" : "L5251", "given" : "", "non-dropping-particle" : "", "parse-names" : false, "suffix" : "" } ], "type" : "article-journal", "volume" : "8" }, "uris" : [ "http://www.mendeley.com/documents/?uuid=acce3881-aecf-4ed6-b02c-4f93f294e9c0", "http://www.mendeley.com/documents/?uuid=f874d989-beab-4dd4-a50f-666500db5607" ] } ], "mendeley" : { "formattedCitation" : "(Anagnostou et al., 2016; Foster et al., 2017; Gutjahr et al., 2017)", "manualFormatting" : "(Foster et al., 2017; Gutjahr et al., 2017)", "plainTextFormattedCitation" : "(Anagnostou et al., 2016; Foster et al., 2017; Gutjahr et al., 2017)", "previouslyFormattedCitation" : "(Anagnostou et al., 2016; Foster et al., 2017; Gutjahr et al., 2017)" }, "properties" : { "noteIndex" : 0 }, "schema" : "https://github.com/citation-style-language/schema/raw/master/csl-citation.json" }</w:instrText>
      </w:r>
      <w:r w:rsidRPr="001E7A27">
        <w:rPr>
          <w:lang w:val="en-GB"/>
        </w:rPr>
        <w:fldChar w:fldCharType="separate"/>
      </w:r>
      <w:del w:id="651" w:author="Ian Blenkinsop" w:date="2021-07-28T11:27:00Z">
        <w:r w:rsidR="00025FA2" w:rsidRPr="001E7A27" w:rsidDel="00115C87">
          <w:rPr>
            <w:noProof/>
            <w:lang w:val="en-GB"/>
          </w:rPr>
          <w:delText>(</w:delText>
        </w:r>
      </w:del>
      <w:r w:rsidR="00025FA2" w:rsidRPr="001E7A27">
        <w:rPr>
          <w:noProof/>
          <w:lang w:val="en-GB"/>
        </w:rPr>
        <w:t>Foster et al., 2017; Gutjahr et al., 2017)</w:t>
      </w:r>
      <w:r w:rsidRPr="001E7A27">
        <w:rPr>
          <w:lang w:val="en-GB"/>
        </w:rPr>
        <w:fldChar w:fldCharType="end"/>
      </w:r>
      <w:commentRangeEnd w:id="649"/>
      <w:commentRangeEnd w:id="650"/>
      <w:r w:rsidR="008B065F" w:rsidRPr="001E7A27">
        <w:rPr>
          <w:rStyle w:val="CommentReference"/>
          <w:lang w:val="en-GB"/>
        </w:rPr>
        <w:commentReference w:id="649"/>
      </w:r>
      <w:r w:rsidR="00025FA2" w:rsidRPr="001E7A27">
        <w:rPr>
          <w:rStyle w:val="CommentReference"/>
          <w:lang w:val="en-GB"/>
        </w:rPr>
        <w:commentReference w:id="650"/>
      </w:r>
      <w:del w:id="652" w:author="Ian Blenkinsop" w:date="2021-07-28T11:27:00Z">
        <w:r w:rsidR="00F23B7D" w:rsidRPr="001E7A27" w:rsidDel="00115C87">
          <w:rPr>
            <w:lang w:val="en-GB"/>
          </w:rPr>
          <w:delText xml:space="preserve"> (Figure 5.3)</w:delText>
        </w:r>
      </w:del>
      <w:r w:rsidRPr="001E7A27">
        <w:rPr>
          <w:lang w:val="en-GB"/>
        </w:rPr>
        <w:t xml:space="preserve">. </w:t>
      </w:r>
      <w:r w:rsidRPr="001E7A27">
        <w:rPr>
          <w:rFonts w:cs="Times New Roman"/>
          <w:lang w:val="en-GB"/>
        </w:rPr>
        <w:t>The exact cause of this long-term change in CO</w:t>
      </w:r>
      <w:r w:rsidRPr="001E7A27">
        <w:rPr>
          <w:rFonts w:cs="Times New Roman"/>
          <w:vertAlign w:val="subscript"/>
          <w:lang w:val="en-GB"/>
        </w:rPr>
        <w:t>2</w:t>
      </w:r>
      <w:r w:rsidRPr="001E7A27">
        <w:rPr>
          <w:rFonts w:cs="Times New Roman"/>
          <w:lang w:val="en-GB"/>
        </w:rPr>
        <w:t xml:space="preserve"> remains uncertain, but may be related to an imbalance between long-term sources of CO</w:t>
      </w:r>
      <w:r w:rsidRPr="001E7A27">
        <w:rPr>
          <w:rFonts w:cs="Times New Roman"/>
          <w:vertAlign w:val="subscript"/>
          <w:lang w:val="en-GB"/>
        </w:rPr>
        <w:t>2</w:t>
      </w:r>
      <w:r w:rsidRPr="001E7A27">
        <w:rPr>
          <w:rFonts w:cs="Times New Roman"/>
          <w:lang w:val="en-GB"/>
        </w:rPr>
        <w:t xml:space="preserve"> (volcanic outgassing) and long-term sinks (organic carbon burial and silicate weathering).</w:t>
      </w:r>
    </w:p>
    <w:p w14:paraId="5427E08A" w14:textId="77777777" w:rsidR="00FA7D52" w:rsidRPr="001E7A27" w:rsidRDefault="00FA7D52" w:rsidP="00FA7D52">
      <w:pPr>
        <w:pStyle w:val="AR6BodyText"/>
        <w:rPr>
          <w:lang w:val="en-GB"/>
        </w:rPr>
      </w:pPr>
    </w:p>
    <w:p w14:paraId="18DDEE91" w14:textId="52B8D706" w:rsidR="00FA7D52" w:rsidRPr="001E7A27" w:rsidRDefault="00FA7D52" w:rsidP="00FA7D52">
      <w:pPr>
        <w:pStyle w:val="AR6BodyText"/>
        <w:rPr>
          <w:lang w:val="en-GB"/>
        </w:rPr>
      </w:pPr>
      <w:r w:rsidRPr="001E7A27">
        <w:rPr>
          <w:lang w:val="en-GB"/>
        </w:rPr>
        <w:t>The most recent time interval when atmospheric CO</w:t>
      </w:r>
      <w:r w:rsidRPr="001E7A27">
        <w:rPr>
          <w:vertAlign w:val="subscript"/>
          <w:lang w:val="en-GB"/>
        </w:rPr>
        <w:t>2</w:t>
      </w:r>
      <w:r w:rsidRPr="001E7A27">
        <w:rPr>
          <w:lang w:val="en-GB"/>
        </w:rPr>
        <w:t xml:space="preserve"> concentration was as high as 1000 ppm (i.e.</w:t>
      </w:r>
      <w:ins w:id="653" w:author="Ian Blenkinsop" w:date="2021-07-28T18:52:00Z">
        <w:r w:rsidR="00B5268E" w:rsidRPr="001E7A27">
          <w:rPr>
            <w:lang w:val="en-GB"/>
          </w:rPr>
          <w:t>,</w:t>
        </w:r>
      </w:ins>
      <w:r w:rsidRPr="001E7A27">
        <w:rPr>
          <w:lang w:val="en-GB"/>
        </w:rPr>
        <w:t xml:space="preserve"> similar to the end</w:t>
      </w:r>
      <w:ins w:id="654" w:author="Soapbox" w:date="2021-07-16T09:32:00Z">
        <w:r w:rsidR="009A068D" w:rsidRPr="001E7A27">
          <w:rPr>
            <w:lang w:val="en-GB"/>
          </w:rPr>
          <w:t xml:space="preserve"> </w:t>
        </w:r>
      </w:ins>
      <w:del w:id="655" w:author="Soapbox" w:date="2021-07-16T09:32:00Z">
        <w:r w:rsidRPr="001E7A27" w:rsidDel="009A068D">
          <w:rPr>
            <w:lang w:val="en-GB"/>
          </w:rPr>
          <w:delText>-</w:delText>
        </w:r>
      </w:del>
      <w:r w:rsidRPr="001E7A27">
        <w:rPr>
          <w:lang w:val="en-GB"/>
        </w:rPr>
        <w:t>of 21st century projection for the high-end emission</w:t>
      </w:r>
      <w:ins w:id="656" w:author="Tom Maycock" w:date="2021-09-08T15:21:00Z">
        <w:r w:rsidR="0082184F" w:rsidRPr="001E7A27">
          <w:rPr>
            <w:lang w:val="en-GB"/>
          </w:rPr>
          <w:t>s</w:t>
        </w:r>
      </w:ins>
      <w:r w:rsidRPr="001E7A27">
        <w:rPr>
          <w:lang w:val="en-GB"/>
        </w:rPr>
        <w:t xml:space="preserve"> scenario RCP8.5) was around 33.5 Ma, prior to the Eocene-Oligocene transition </w:t>
      </w:r>
      <w:commentRangeStart w:id="657"/>
      <w:r w:rsidRPr="001E7A27">
        <w:rPr>
          <w:lang w:val="en-GB"/>
        </w:rPr>
        <w:fldChar w:fldCharType="begin" w:fldLock="1"/>
      </w:r>
      <w:ins w:id="658" w:author="Robin Matthews" w:date="2021-06-17T15:32:00Z">
        <w:r w:rsidR="008B065F" w:rsidRPr="001E7A27">
          <w:rPr>
            <w:lang w:val="en-GB"/>
          </w:rPr>
          <w:instrText>ADDIN CSL_CITATION { "citationItems" : [ { "id" : "ITEM-1", "itemData" : { "DOI" : "10.1098/rsta.2013.0096", "ISSN" : "1364-503X", "author" : [ { "dropping-particle" : "", "family" : "Zhang", "given" : "Yi Ge", "non-dropping-particle" : "", "parse-names" : false, "suffix" : "" }, { "dropping-particle" : "", "family" : "Pagani", "given" : "Mark", "non-dropping-particle" : "", "parse-names" : false, "suffix" : "" }, { "dropping-particle" : "", "family" : "Liu", "given" : "Zhonghui", "non-dropping-particle" : "", "parse-names" : false, "suffix" : "" }, { "dropping-particle" : "", "family" : "Bohaty", "given" : "Steven M", "non-dropping-particle" : "", "parse-names" : false, "suffix" : "" }, { "dropping-particle" : "", "family" : "DeConto", "given" : "R.", "non-dropping-particle" : "", "parse-names" : false, "suffix" : "" } ], "container-title" : "Philosophical Transactions of the Royal Society A: Mathematical, Physical and Engineering Sciences", "id" : "ITEM-1", "issue" : "2001", "issued" : { "date-parts" : [ [ "2013", "9", "16" ] ] }, "page" : "20130096-20130096", "title" : "A 40-million-year history of atmospheric CO2", "translator" : [ { "dropping-particle" : "", "family" : "L5250", "given" : "", "non-dropping-particle" : "", "parse-names" : false, "suffix" : "" } ], "type" : "article-journal", "volume" : "371" }, "uris" : [ "http://www.mendeley.com/documents/?uuid=2a861f42-3081-492a-894a-854de5454909", "http://www.mendeley.com/documents/?uuid=f734d6b5-25a8-4aea-80e1-cf421199c2d5" ] }, { "id" : "ITEM-2", "itemData" : { "DOI" : "10.1038/nature17423", "ISSN" : "0028-0836",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"ITEM-2", "issue" : "7603", "issued" : { "date-parts" : [ [ "2016", "5", "25" ] ] }, "page" : "380-384", "publisher" : "Nature Publishing Group", "title" : "Changing atmospheric CO2 concentration was the primary driver of early Cenozoic climate", "translator" : [ { "dropping-particle" : "", "family" : "L5253", "given" : "", "non-dropping-particle" : "", "parse-names" : false, "suffix" : "" } ], "type" : "article-journal", "volume" : "533" }, "uris" : [ "http://www.mendeley.com/documents/?uuid=7412597f-676a-4557-be89-b72e29ec31e2", "http://www.mendeley.com/documents/?uuid=d336f49c-66a0-4968-9344-42a7f47fe531" ] } ], "mendeley" : { "formattedCitation" : "(Zhang et al., 2013b; Anagnostou et al., 2016)", "manualFormatting" : "(Y.G. Zhang et al., 2013; Anagnostou et al., 2016)", "plainTextFormattedCitation" : "(Zhang et al., 2013b; Anagnostou et al., 2016)", "previouslyFormattedCitation" : "(Zhang et al., 2013b; Anagnostou et al., 2016)" }, "properties" : { "noteIndex" : 0 }, "schema" : "https://github.com/citation-style-language/schema/raw/master/csl-citation.json" }</w:instrText>
        </w:r>
      </w:ins>
      <w:del w:id="659" w:author="Robin Matthews" w:date="2021-06-17T15:32:00Z">
        <w:r w:rsidR="000005B9" w:rsidRPr="001E7A27" w:rsidDel="008B065F">
          <w:rPr>
            <w:lang w:val="en-GB"/>
          </w:rPr>
          <w:delInstrText>ADDIN CSL_CITATION { "citationItems" : [ { "id" : "ITEM-1", "itemData" : { "DOI" : "10.1098/rsta.2013.0096", "ISSN" : "1364-503X", "author" : [ { "dropping-particle" : "", "family" : "Zhang", "given" : "Yi Ge", "non-dropping-particle" : "", "parse-names" : false, "suffix" : "" }, { "dropping-particle" : "", "family" : "Pagani", "given" : "Mark", "non-dropping-particle" : "", "parse-names" : false, "suffix" : "" }, { "dropping-particle" : "", "family" : "Liu", "given" : "Zhonghui", "non-dropping-particle" : "", "parse-names" : false, "suffix" : "" }, { "dropping-particle" : "", "family" : "Bohaty", "given" : "Steven M", "non-dropping-particle" : "", "parse-names" : false, "suffix" : "" }, { "dropping-particle" : "", "family" : "DeConto", "given" : "R.", "non-dropping-particle" : "", "parse-names" : false, "suffix" : "" } ], "container-title" : "Philosophical Transactions of the Royal Society A: Mathematical, Physical and Engineering Sciences", "id" : "ITEM-1", "issue" : "2001", "issued" : { "date-parts" : [ [ "2013", "9", "16" ] ] }, "page" : "20130096-20130096", "title" : "A 40-million-year history of atmospheric CO2", "translator" : [ { "dropping-particle" : "", "family" : "L5250", "given" : "", "non-dropping-particle" : "", "parse-names" : false, "suffix" : "" } ], "type" : "article-journal", "volume" : "371" }, "uris" : [ "http://www.mendeley.com/documents/?uuid=2a861f42-3081-492a-894a-854de5454909", "http://www.mendeley.com/documents/?uuid=f734d6b5-25a8-4aea-80e1-cf421199c2d5" ] }, { "id" : "ITEM-2", "itemData" : { "DOI" : "10.1038/nature17423", "ISSN" : "0028-0836",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"ITEM-2", "issue" : "7603", "issued" : { "date-parts" : [ [ "2016", "5", "25" ] ] }, "page" : "380-384", "publisher" : "Nature Publishing Group", "title" : "Changing atmospheric CO2 concentration was the primary driver of early Cenozoic climate", "translator" : [ { "dropping-particle" : "", "family" : "L5253", "given" : "", "non-dropping-particle" : "", "parse-names" : false, "suffix" : "" } ], "type" : "article-journal", "volume" : "533" }, "uris" : [ "http://www.mendeley.com/documents/?uuid=7412597f-676a-4557-be89-b72e29ec31e2", "http://www.mendeley.com/documents/?uuid=d336f49c-66a0-4968-9344-42a7f47fe531" ] } ], "mendeley" : { "formattedCitation" : "(Zhang et al., 2013b; Anagnostou et al., 2016)", "manualFormatting" : "(Zhang et al., 2013; Anagnostou et al., 2016)", "plainTextFormattedCitation" : "(Zhang et al., 2013b; Anagnostou et al., 2016)", "previouslyFormattedCitation" : "(Zhang et al., 2013b; Anagnostou et al., 2016)" }, "properties" : { "noteIndex" : 0 }, "schema" : "https://github.com/citation-style-language/schema/raw/master/csl-citation.json" }</w:delInstrText>
        </w:r>
      </w:del>
      <w:r w:rsidRPr="001E7A27">
        <w:rPr>
          <w:lang w:val="en-GB"/>
        </w:rPr>
        <w:fldChar w:fldCharType="separate"/>
      </w:r>
      <w:r w:rsidR="00025FA2" w:rsidRPr="001E7A27">
        <w:rPr>
          <w:noProof/>
          <w:lang w:val="en-GB"/>
        </w:rPr>
        <w:t>(</w:t>
      </w:r>
      <w:ins w:id="660" w:author="Robin Matthews" w:date="2021-06-17T15:31:00Z">
        <w:r w:rsidR="008B065F" w:rsidRPr="001E7A27">
          <w:rPr>
            <w:noProof/>
            <w:lang w:val="en-GB"/>
          </w:rPr>
          <w:t xml:space="preserve">Y.G. </w:t>
        </w:r>
      </w:ins>
      <w:r w:rsidR="00025FA2" w:rsidRPr="001E7A27">
        <w:rPr>
          <w:noProof/>
          <w:lang w:val="en-GB"/>
        </w:rPr>
        <w:t>Zhang et al., 2013; Anagnostou et al., 2016)</w:t>
      </w:r>
      <w:r w:rsidRPr="001E7A27">
        <w:rPr>
          <w:lang w:val="en-GB"/>
        </w:rPr>
        <w:fldChar w:fldCharType="end"/>
      </w:r>
      <w:commentRangeEnd w:id="657"/>
      <w:r w:rsidR="00025FA2" w:rsidRPr="001E7A27">
        <w:rPr>
          <w:rStyle w:val="CommentReference"/>
          <w:lang w:val="en-GB"/>
        </w:rPr>
        <w:commentReference w:id="657"/>
      </w:r>
      <w:r w:rsidRPr="001E7A27">
        <w:rPr>
          <w:lang w:val="en-GB"/>
        </w:rPr>
        <w:t>. Atmospheric CO</w:t>
      </w:r>
      <w:r w:rsidRPr="001E7A27">
        <w:rPr>
          <w:vertAlign w:val="subscript"/>
          <w:lang w:val="en-GB"/>
        </w:rPr>
        <w:t>2</w:t>
      </w:r>
      <w:r w:rsidRPr="001E7A27">
        <w:rPr>
          <w:lang w:val="en-GB"/>
        </w:rPr>
        <w:t xml:space="preserve"> levels then reached a critical threshold </w:t>
      </w:r>
      <w:commentRangeStart w:id="661"/>
      <w:r w:rsidRPr="001E7A27">
        <w:rPr>
          <w:lang w:val="en-GB"/>
        </w:rPr>
        <w:t>(1000–750 ppm</w:t>
      </w:r>
      <w:del w:id="662" w:author="Ian Blenkinsop" w:date="2021-07-14T11:03:00Z">
        <w:r w:rsidRPr="001E7A27" w:rsidDel="00405036">
          <w:rPr>
            <w:lang w:val="en-GB"/>
          </w:rPr>
          <w:delText xml:space="preserve">, </w:delText>
        </w:r>
      </w:del>
      <w:ins w:id="663" w:author="Ian Blenkinsop" w:date="2021-07-14T11:03:00Z">
        <w:r w:rsidR="00405036" w:rsidRPr="001E7A27">
          <w:rPr>
            <w:lang w:val="en-GB"/>
          </w:rPr>
          <w:t xml:space="preserve">; </w:t>
        </w:r>
      </w:ins>
      <w:r w:rsidRPr="001E7A27">
        <w:rPr>
          <w:lang w:val="en-GB"/>
        </w:rPr>
        <w:fldChar w:fldCharType="begin" w:fldLock="1"/>
      </w:r>
      <w:r w:rsidR="007B506D" w:rsidRPr="001E7A27">
        <w:rPr>
          <w:lang w:val="en-GB"/>
        </w:rPr>
        <w:instrText>ADDIN CSL_CITATION { "citationItems" : [ { "id" : "ITEM-1", "itemData" : { "DOI" : "10.1038/nature07337", "ISSN" : "0028-0836", "author" : [ { "dropping-particle" : "", "family" : "DeConto", "given" : "Robert M.", "non-dropping-particle" : "", "parse-names" : false, "suffix" : "" }, { "dropping-particle" : "", "family" : "Pollard", "given" : "David", "non-dropping-particle" : "", "parse-names" : false, "suffix" : "" }, { "dropping-particle" : "", "family" : "Wilson", "given" : "Paul A.", "non-dropping-particle" : "", "parse-names" : false, "suffix" : "" }, { "dropping-particle" : "", "family" : "P\u00e4like", "given" : "Heiko", "non-dropping-particle" : "", "parse-names" : false, "suffix" : "" }, { "dropping-particle" : "", "family" : "Lear", "given" : "Caroline H.", "non-dropping-particle" : "", "parse-names" : false, "suffix" : "" }, { "dropping-particle" : "", "family" : "Pagani", "given" : "Mark", "non-dropping-particle" : "", "parse-names" : false, "suffix" : "" } ], "container-title" : "Nature", "id" : "ITEM-1", "issue" : "7213", "issued" : { "date-parts" : [ [ "2008", "10", "2" ] ] }, "page" : "652-656", "title" : "Thresholds for Cenozoic bipolar glaciation", "translator" : [ { "dropping-particle" : "", "family" : "L5249", "given" : "", "non-dropping-particle" : "", "parse-names" : false, "suffix" : "" } ], "type" : "article-journal", "volume" : "455" }, "uris" : [ "http://www.mendeley.com/documents/?uuid=31be7c05-eef6-4b32-a788-699a1f7cca31", "http://www.mendeley.com/documents/?uuid=22a392e0-952c-45eb-b407-b0040a271bee" ] } ], "mendeley" : { "formattedCitation" : "(DeConto et al., 2008)", "manualFormatting" : "DeConto et al., 2008)", "plainTextFormattedCitation" : "(DeConto et al., 2008)", "previouslyFormattedCitation" : "(DeConto et al., 2008)" }, "properties" : { "noteIndex" : 0 }, "schema" : "https://github.com/citation-style-language/schema/raw/master/csl-citation.json" }</w:instrText>
      </w:r>
      <w:r w:rsidRPr="001E7A27">
        <w:rPr>
          <w:lang w:val="en-GB"/>
        </w:rPr>
        <w:fldChar w:fldCharType="separate"/>
      </w:r>
      <w:del w:id="664" w:author="Robin Matthews" w:date="2021-06-17T15:34:00Z">
        <w:r w:rsidR="00025FA2" w:rsidRPr="001E7A27" w:rsidDel="008B065F">
          <w:rPr>
            <w:noProof/>
            <w:lang w:val="en-GB"/>
          </w:rPr>
          <w:delText>(</w:delText>
        </w:r>
      </w:del>
      <w:r w:rsidR="00025FA2" w:rsidRPr="001E7A27">
        <w:rPr>
          <w:noProof/>
          <w:lang w:val="en-GB"/>
        </w:rPr>
        <w:t>DeConto et al., 2008)</w:t>
      </w:r>
      <w:r w:rsidRPr="001E7A27">
        <w:rPr>
          <w:lang w:val="en-GB"/>
        </w:rPr>
        <w:fldChar w:fldCharType="end"/>
      </w:r>
      <w:commentRangeEnd w:id="661"/>
      <w:r w:rsidR="008B065F" w:rsidRPr="001E7A27">
        <w:rPr>
          <w:rStyle w:val="CommentReference"/>
          <w:lang w:val="en-GB"/>
        </w:rPr>
        <w:commentReference w:id="661"/>
      </w:r>
      <w:del w:id="665" w:author="Robin Matthews" w:date="2021-06-17T15:34:00Z">
        <w:r w:rsidRPr="001E7A27" w:rsidDel="008B065F">
          <w:rPr>
            <w:lang w:val="en-GB"/>
          </w:rPr>
          <w:delText>)</w:delText>
        </w:r>
      </w:del>
      <w:r w:rsidRPr="001E7A27">
        <w:rPr>
          <w:lang w:val="en-GB"/>
        </w:rPr>
        <w:t xml:space="preserve"> to allow for the development of permanent regional ice</w:t>
      </w:r>
      <w:ins w:id="666" w:author="Soapbox" w:date="2021-07-16T09:36:00Z">
        <w:r w:rsidR="00837AA2" w:rsidRPr="001E7A27">
          <w:rPr>
            <w:lang w:val="en-GB"/>
          </w:rPr>
          <w:t xml:space="preserve"> </w:t>
        </w:r>
      </w:ins>
      <w:del w:id="667" w:author="Soapbox" w:date="2021-07-16T09:36:00Z">
        <w:r w:rsidRPr="001E7A27" w:rsidDel="00837AA2">
          <w:rPr>
            <w:lang w:val="en-GB"/>
          </w:rPr>
          <w:delText>-</w:delText>
        </w:r>
      </w:del>
      <w:r w:rsidRPr="001E7A27">
        <w:rPr>
          <w:lang w:val="en-GB"/>
        </w:rPr>
        <w:t>sheets on Antarctica, associated with changes in Southern Ocean hydrography, which would have increased deep ocean CO</w:t>
      </w:r>
      <w:r w:rsidRPr="001E7A27">
        <w:rPr>
          <w:vertAlign w:val="subscript"/>
          <w:lang w:val="en-GB"/>
        </w:rPr>
        <w:t>2</w:t>
      </w:r>
      <w:r w:rsidRPr="001E7A27">
        <w:rPr>
          <w:lang w:val="en-GB"/>
        </w:rPr>
        <w:t xml:space="preserve"> storage </w:t>
      </w:r>
      <w:r w:rsidRPr="001E7A27">
        <w:rPr>
          <w:lang w:val="en-GB"/>
        </w:rPr>
        <w:fldChar w:fldCharType="begin" w:fldLock="1"/>
      </w:r>
      <w:r w:rsidR="00747167" w:rsidRPr="001E7A27">
        <w:rPr>
          <w:lang w:val="en-GB"/>
        </w:rPr>
        <w:instrText>ADDIN CSL_CITATION { "citationItems" : [ { "id" : "ITEM-1", "itemData" : { "DOI" : "10.1038/s41561-020-0623-0", "ISSN" : "17520908", "abstract" : "The middle Miocene climate transition (~14 million years ago) was characterized by a dramatic increase in the volume of the Antarctic ice sheet. The driving mechanism of this transition remains under discussion, with hypotheses including circulation changes, declining carbon dioxide in the atmosphere and orbital forcing. Southern Ocean records of planktic foraminiferal Mg/Ca have previously been interpreted to indicate a cooling of 6\u20137 \u00b0C and a decrease in salinity that preceded Antarctic cryosphere expansion by up to ~300,000 years. This interpretation has led to the hypothesis that changes in meridional heat and vapour transport along with an early thermal isolation of Antarctica from extrapolar climates played a fundamental role in triggering ice growth. Here we revisit the middle Miocene Southern Ocean temperature evolution using clumped isotope and lipid biomarker temperature proxies. Our records indicate that the Southern Ocean cooling and the associated salinity decrease occurred in phase with the expansion of the Antarctic ice sheet. We demonstrate that the timing and magnitude of the Southern Ocean temperature change seen in previous reconstructions can be explained if we consider pH as an additional, non-thermal, control on foraminiferal Mg/Ca ratios. Therefore, our new dataset challenges the view of a thermal isolation of Antarctica preceding ice sheet expansion, and suggests a strong coupling between Southern Ocean conditions and Antarctic ice volume in times of declining atmospheric carbon dioxide.", "author" : [ { "dropping-particle" : "", "family" : "Leutert", "given" : "Thomas J.", "non-dropping-particle" : "", "parse-names" : false, "suffix" : "" }, { "dropping-particle" : "", "family" : "Auderset", "given" : "Alexandra", "non-dropping-particle" : "", "parse-names" : false, "suffix" : "" }, { "dropping-particle" : "", "family" : "Mart\u00ednez-Garc\u00eda", "given" : "Alfredo", "non-dropping-particle" : "", "parse-names" : false, "suffix" : "" }, { "dropping-particle" : "", "family" : "Modestou", "given" : "Sevasti", "non-dropping-particle" : "", "parse-names" : false, "suffix" : "" }, { "dropping-particle" : "", "family" : "Meckler", "given" : "A. Nele", "non-dropping-particle" : "", "parse-names" : false, "suffix" : "" } ], "container-title" : "Nature Geoscience", "id" : "ITEM-1", "issue" : "9", "issued" : { "date-parts" : [ [ "2020" ] ] }, "page" : "634-639", "title" : "Coupled Southern Ocean cooling and Antarctic ice sheet expansion during the middle Miocene", "translator" : [ { "dropping-particle" : "", "family" : "L7350", "given" : "", "non-dropping-particle" : "", "parse-names" : false, "suffix" : "" } ], "type" : "article-journal", "volume" : "13" }, "uris" : [ "http://www.mendeley.com/documents/?uuid=ca447ced-6300-441d-a723-193936742270" ] } ], "mendeley" : { "formattedCitation" : "(Leutert et al., 2020)", "plainTextFormattedCitation" : "(Leutert et al., 2020)", "previouslyFormattedCitation" : "(Leutert et al., 2020)" }, "properties" : { "noteIndex" : 0 }, "schema" : "https://github.com/citation-style-language/schema/raw/master/csl-citation.json" }</w:instrText>
      </w:r>
      <w:r w:rsidRPr="001E7A27">
        <w:rPr>
          <w:lang w:val="en-GB"/>
        </w:rPr>
        <w:fldChar w:fldCharType="separate"/>
      </w:r>
      <w:r w:rsidR="00025FA2" w:rsidRPr="001E7A27">
        <w:rPr>
          <w:noProof/>
          <w:lang w:val="en-GB"/>
        </w:rPr>
        <w:t>(Leutert et al., 2020)</w:t>
      </w:r>
      <w:r w:rsidRPr="001E7A27">
        <w:rPr>
          <w:lang w:val="en-GB"/>
        </w:rPr>
        <w:fldChar w:fldCharType="end"/>
      </w:r>
      <w:r w:rsidRPr="001E7A27">
        <w:rPr>
          <w:lang w:val="en-GB"/>
        </w:rPr>
        <w:t>.</w:t>
      </w:r>
    </w:p>
    <w:p w14:paraId="151601C0" w14:textId="77777777" w:rsidR="00FA7D52" w:rsidRPr="001E7A27" w:rsidRDefault="00FA7D52" w:rsidP="00FA7D52">
      <w:pPr>
        <w:pStyle w:val="AR6BodyText"/>
        <w:rPr>
          <w:lang w:val="en-GB"/>
        </w:rPr>
      </w:pPr>
    </w:p>
    <w:p w14:paraId="084DEAC3" w14:textId="553D4A91" w:rsidR="00FA7D52" w:rsidRPr="001E7A27" w:rsidRDefault="00FA7D52" w:rsidP="00FA7D52">
      <w:pPr>
        <w:pStyle w:val="AR6BodyText"/>
        <w:rPr>
          <w:lang w:val="en-GB"/>
        </w:rPr>
      </w:pPr>
      <w:r w:rsidRPr="001E7A27">
        <w:rPr>
          <w:lang w:val="en-GB"/>
        </w:rPr>
        <w:t>The most recent interval characteri</w:t>
      </w:r>
      <w:ins w:id="668" w:author="Soapbox" w:date="2021-07-20T05:56:00Z">
        <w:r w:rsidR="0051433E" w:rsidRPr="001E7A27">
          <w:rPr>
            <w:lang w:val="en-GB"/>
          </w:rPr>
          <w:t>z</w:t>
        </w:r>
      </w:ins>
      <w:del w:id="669" w:author="Soapbox" w:date="2021-07-20T05:56:00Z">
        <w:r w:rsidRPr="001E7A27" w:rsidDel="0051433E">
          <w:rPr>
            <w:lang w:val="en-GB"/>
          </w:rPr>
          <w:delText>s</w:delText>
        </w:r>
      </w:del>
      <w:r w:rsidRPr="001E7A27">
        <w:rPr>
          <w:lang w:val="en-GB"/>
        </w:rPr>
        <w:t>ed by atmospheric CO</w:t>
      </w:r>
      <w:r w:rsidRPr="001E7A27">
        <w:rPr>
          <w:vertAlign w:val="subscript"/>
          <w:lang w:val="en-GB"/>
        </w:rPr>
        <w:t>2</w:t>
      </w:r>
      <w:r w:rsidRPr="001E7A27">
        <w:rPr>
          <w:lang w:val="en-GB"/>
        </w:rPr>
        <w:t xml:space="preserve"> levels similar to modern (i.e.</w:t>
      </w:r>
      <w:ins w:id="670" w:author="Ian Blenkinsop" w:date="2021-07-28T12:20:00Z">
        <w:r w:rsidR="00A94E44" w:rsidRPr="001E7A27">
          <w:rPr>
            <w:lang w:val="en-GB"/>
          </w:rPr>
          <w:t>,</w:t>
        </w:r>
      </w:ins>
      <w:r w:rsidRPr="001E7A27">
        <w:rPr>
          <w:lang w:val="en-GB"/>
        </w:rPr>
        <w:t xml:space="preserve"> 360–420 ppm) was the </w:t>
      </w:r>
      <w:del w:id="671" w:author="Ian Blenkinsop" w:date="2021-07-14T11:04:00Z">
        <w:r w:rsidRPr="001E7A27" w:rsidDel="00405036">
          <w:rPr>
            <w:lang w:val="en-GB"/>
          </w:rPr>
          <w:delText>Mid</w:delText>
        </w:r>
      </w:del>
      <w:ins w:id="672" w:author="Ian Blenkinsop" w:date="2021-07-14T11:04:00Z">
        <w:r w:rsidR="00405036" w:rsidRPr="001E7A27">
          <w:rPr>
            <w:lang w:val="en-GB"/>
          </w:rPr>
          <w:t>mid</w:t>
        </w:r>
      </w:ins>
      <w:r w:rsidRPr="001E7A27">
        <w:rPr>
          <w:lang w:val="en-GB"/>
        </w:rPr>
        <w:t xml:space="preserve">-Pliocene </w:t>
      </w:r>
      <w:del w:id="673" w:author="Ian Blenkinsop" w:date="2021-07-28T11:26:00Z">
        <w:r w:rsidRPr="001E7A27" w:rsidDel="0099670F">
          <w:rPr>
            <w:lang w:val="en-GB"/>
          </w:rPr>
          <w:delText xml:space="preserve">warm </w:delText>
        </w:r>
      </w:del>
      <w:ins w:id="674" w:author="Ian Blenkinsop" w:date="2021-07-28T11:26:00Z">
        <w:r w:rsidR="0099670F" w:rsidRPr="001E7A27">
          <w:rPr>
            <w:lang w:val="en-GB"/>
          </w:rPr>
          <w:t xml:space="preserve">Warm </w:t>
        </w:r>
      </w:ins>
      <w:del w:id="675" w:author="Ian Blenkinsop" w:date="2021-07-28T11:26:00Z">
        <w:r w:rsidRPr="001E7A27" w:rsidDel="0099670F">
          <w:rPr>
            <w:lang w:val="en-GB"/>
          </w:rPr>
          <w:delText xml:space="preserve">period </w:delText>
        </w:r>
      </w:del>
      <w:ins w:id="676" w:author="Ian Blenkinsop" w:date="2021-07-28T11:26:00Z">
        <w:r w:rsidR="0099670F" w:rsidRPr="001E7A27">
          <w:rPr>
            <w:lang w:val="en-GB"/>
          </w:rPr>
          <w:t xml:space="preserve">Period </w:t>
        </w:r>
      </w:ins>
      <w:r w:rsidRPr="001E7A27">
        <w:rPr>
          <w:lang w:val="en-GB"/>
        </w:rPr>
        <w:t>(MPWP</w:t>
      </w:r>
      <w:del w:id="677" w:author="Ian Blenkinsop" w:date="2021-07-28T12:06:00Z">
        <w:r w:rsidR="00021619" w:rsidRPr="001E7A27" w:rsidDel="00093E67">
          <w:rPr>
            <w:lang w:val="en-GB"/>
          </w:rPr>
          <w:delText>;</w:delText>
        </w:r>
        <w:r w:rsidRPr="001E7A27" w:rsidDel="00093E67">
          <w:rPr>
            <w:lang w:val="en-GB"/>
          </w:rPr>
          <w:delText xml:space="preserve"> </w:delText>
        </w:r>
      </w:del>
      <w:ins w:id="678" w:author="Ian Blenkinsop" w:date="2021-07-28T12:06:00Z">
        <w:r w:rsidR="00093E67" w:rsidRPr="001E7A27">
          <w:rPr>
            <w:lang w:val="en-GB"/>
          </w:rPr>
          <w:t xml:space="preserve">, </w:t>
        </w:r>
      </w:ins>
      <w:r w:rsidRPr="001E7A27">
        <w:rPr>
          <w:lang w:val="en-GB"/>
        </w:rPr>
        <w:t xml:space="preserve">3.3–3.0 </w:t>
      </w:r>
      <w:commentRangeStart w:id="679"/>
      <w:r w:rsidRPr="001E7A27">
        <w:rPr>
          <w:lang w:val="en-GB"/>
        </w:rPr>
        <w:t>Myr</w:t>
      </w:r>
      <w:commentRangeEnd w:id="679"/>
      <w:r w:rsidR="0099670F" w:rsidRPr="001E7A27">
        <w:rPr>
          <w:rStyle w:val="CommentReference"/>
          <w:lang w:val="en-GB"/>
        </w:rPr>
        <w:commentReference w:id="679"/>
      </w:r>
      <w:del w:id="680" w:author="Ian Blenkinsop" w:date="2021-07-28T12:06:00Z">
        <w:r w:rsidRPr="001E7A27" w:rsidDel="00093E67">
          <w:rPr>
            <w:lang w:val="en-GB"/>
          </w:rPr>
          <w:delText xml:space="preserve">, </w:delText>
        </w:r>
      </w:del>
      <w:ins w:id="681" w:author="Ian Blenkinsop" w:date="2021-07-28T12:06:00Z">
        <w:r w:rsidR="00093E67" w:rsidRPr="001E7A27">
          <w:rPr>
            <w:rStyle w:val="CommentReference"/>
            <w:lang w:val="en-GB"/>
          </w:rPr>
          <w:t>;</w:t>
        </w:r>
        <w:r w:rsidR="00093E67" w:rsidRPr="001E7A27">
          <w:rPr>
            <w:lang w:val="en-GB"/>
          </w:rPr>
          <w:t xml:space="preserve"> </w:t>
        </w:r>
      </w:ins>
      <w:commentRangeStart w:id="682"/>
      <w:commentRangeStart w:id="683"/>
      <w:r w:rsidRPr="001E7A27">
        <w:rPr>
          <w:lang w:val="en-GB"/>
        </w:rPr>
        <w:fldChar w:fldCharType="begin" w:fldLock="1"/>
      </w:r>
      <w:r w:rsidR="007B506D" w:rsidRPr="001E7A27">
        <w:rPr>
          <w:lang w:val="en-GB"/>
        </w:rPr>
        <w:instrText>ADDIN CSL_CITATION { "citationItems" : [ { "id" : "ITEM-1", "itemData" : { "DOI" : "10.1038/nature14145", "ISSN" : "0028-0836", "abstract" : "Theory and climate modelling suggest that the sensitivity of Earth's climate to changes in radiative forcing could depend on the background climate. However, palaeoclimate data have thus far been insufficient to provide a conclusive test of this prediction. Here we present atmospheric carbon dioxide (CO 2) reconstructions based on multi-site boron-isotope records from the late Pliocene epoch (3.3 to 2.3 million years ago). We find that Earth's climate sensitivity to CO 2-based radiative forcing (Earth system sensitivity) was half as strong during the warm Pliocene as during the cold late Pleisto-cene epoch (0.8 to 0.01 million years ago). We attribute this difference to the radiative impacts of continental ice-volume changes (the ice-albedo feedback) during the late Pleistocene, because equilibrium climate sensitivity is identical for the two intervals when we account for such impacts using sea-level reconstructions. We conclude that, on a global scale, no unexpected climate feedbacks operated during the warm Pliocene, and that predictions of equilibrium climate sensitivity (excluding long-term ice-albedo feedbacks) for our Pliocene-like future (with CO 2 levels up to maximum Pliocene levels of 450 parts per million) are well described by the currently accepted range of an increase of 1.5 K to 4.5 K per doubling of CO 2. Since the start of the industrial revolution, the concentration of atmospheric CO 2 (and other greenhouse gases) has increased dramatically (from ,280 to ,400 parts per million) 1. It has been known for over 100 years that changes in greenhouse gas concentration will cause the surface temperature of Earth to vary 2. A wide range of observations reveals that the sensitivity of Earth's surface temperature to radiative forcing amounts to ,3 K warming per doubling of atmospheric CO 2 concentration (with a 66% confidence range of 1.5-4.5 K; see refs 1 and 3), caused by direct radiative forcing by CO 2 plus the action of a number of fast-acting positive feedback mechanisms, mainly related to atmospheric water vapour content and sea-ice and cloud albedo. Uncertainty in the magnitude of these feedbacks confounds our ability to determine the exact equilibrium climate sensitivity (ECS; the equilibrium global temperature change for a doubling of CO 2 on timescales of about a century, after all 'fast' feedbacks have had time to operate; see ref. 3 for more detail). Although the likely range of values for ECS is 1.5-4.5 K per CO 2 doubling, there is\u2026",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"ITEM-1", "issue" : "7537", "issued" : { "date-parts" : [ [ "2015", "2", "5" ] ] }, "page" : "49-54", "title" : "Plio-Pleistocene climate sensitivity evaluated using high-resolution CO2 records", "translator" : [ { "dropping-particle" : "", "family" : "L4392", "given" : "", "non-dropping-particle" : "", "parse-names" : false, "suffix" : "" } ], "type" : "article-journal", "volume" : "518" }, "uris" : [ "http://www.mendeley.com/documents/?uuid=ab01d716-fba8-3e26-95c8-5e5a75f806fb" ] } ], "mendeley" : { "formattedCitation" : "(Mart\u00ednez-Bot\u00ed et al., 2015a)", "manualFormatting" : "Mart\u00ednez-Bot\u00ed et al., 2015a; de la Vega et al., 2020)", "plainTextFormattedCitation" : "(Mart\u00ednez-Bot\u00ed et al., 2015a)", "previouslyFormattedCitation" : "(Mart\u00ednez-Bot\u00ed et al., 2015a)" }, "properties" : { "noteIndex" : 0 }, "schema" : "https://github.com/citation-style-language/schema/raw/master/csl-citation.json" }</w:instrText>
      </w:r>
      <w:r w:rsidRPr="001E7A27">
        <w:rPr>
          <w:lang w:val="en-GB"/>
        </w:rPr>
        <w:fldChar w:fldCharType="separate"/>
      </w:r>
      <w:del w:id="684" w:author="Robin Matthews" w:date="2021-06-17T15:32:00Z">
        <w:r w:rsidR="00025FA2" w:rsidRPr="001E7A27" w:rsidDel="008B065F">
          <w:rPr>
            <w:noProof/>
            <w:lang w:val="en-GB"/>
          </w:rPr>
          <w:delText>(</w:delText>
        </w:r>
      </w:del>
      <w:r w:rsidR="00025FA2" w:rsidRPr="001E7A27">
        <w:rPr>
          <w:noProof/>
          <w:lang w:val="en-GB"/>
        </w:rPr>
        <w:t>Martínez-Botí et al., 2015a; de la Vega et al., 2020)</w:t>
      </w:r>
      <w:r w:rsidRPr="001E7A27">
        <w:rPr>
          <w:lang w:val="en-GB"/>
        </w:rPr>
        <w:fldChar w:fldCharType="end"/>
      </w:r>
      <w:commentRangeEnd w:id="682"/>
      <w:commentRangeEnd w:id="683"/>
      <w:r w:rsidR="008B065F" w:rsidRPr="001E7A27">
        <w:rPr>
          <w:rStyle w:val="CommentReference"/>
          <w:lang w:val="en-GB"/>
        </w:rPr>
        <w:commentReference w:id="682"/>
      </w:r>
      <w:r w:rsidR="00025FA2" w:rsidRPr="001E7A27">
        <w:rPr>
          <w:rStyle w:val="CommentReference"/>
          <w:lang w:val="en-GB"/>
        </w:rPr>
        <w:commentReference w:id="683"/>
      </w:r>
      <w:del w:id="685" w:author="Robin Matthews" w:date="2021-06-17T15:32:00Z">
        <w:r w:rsidR="00EF1251" w:rsidRPr="001E7A27" w:rsidDel="008B065F">
          <w:rPr>
            <w:lang w:val="en-GB"/>
          </w:rPr>
          <w:delText>)</w:delText>
        </w:r>
      </w:del>
      <w:r w:rsidRPr="001E7A27">
        <w:rPr>
          <w:lang w:val="en-GB"/>
        </w:rPr>
        <w:t xml:space="preserve"> (Chapter 2). The relatively high atmospheric CO</w:t>
      </w:r>
      <w:r w:rsidRPr="001E7A27">
        <w:rPr>
          <w:vertAlign w:val="subscript"/>
          <w:lang w:val="en-GB"/>
        </w:rPr>
        <w:t>2</w:t>
      </w:r>
      <w:r w:rsidRPr="001E7A27">
        <w:rPr>
          <w:lang w:val="en-GB"/>
        </w:rPr>
        <w:t xml:space="preserve"> concentration during the MPWP are related to vigorous ocean circulation and a rather inefficient marine biological carbon pump </w:t>
      </w:r>
      <w:r w:rsidRPr="001E7A27">
        <w:rPr>
          <w:lang w:val="en-GB"/>
        </w:rPr>
        <w:fldChar w:fldCharType="begin" w:fldLock="1"/>
      </w:r>
      <w:r w:rsidR="00747167" w:rsidRPr="001E7A27">
        <w:rPr>
          <w:lang w:val="en-GB"/>
        </w:rPr>
        <w:instrText>ADDIN CSL_CITATION { "citationItems" : [ { "id" : "ITEM-1", "itemData" : { "DOI" : "10.1126/sciadv.1700156", "ISSN" : "2375-2548", "abstract" : "An essential element of modern ocean circulation and climate is the Atlantic meridional overturning circulation (AMOC), which includes deep-water formation in the subarctic North Atlantic. However, a comparable overturning circulation is absent in the Pacific, the world\u2019s largest ocean, where relatively fresh surface waters inhibit North Pacific deep convection. We present complementary measurement and modeling evidence that the warm, ~400\u2013ppmv (parts per million by volume) CO2 world of the Pliocene supported subarctic North Pacific deep-water formation and a Pacific meridional overturning circulation (PMOC) cell. In Pliocene subarctic North Pacific sediments, we report orbitally paced maxima in calcium carbonate accumulation rate, with accompanying pigment and total organic carbon measurements supporting deep-ocean ventilation-driven preservation as their cause. Together with high accumulation rates of biogenic opal, these findings require vigorous bidirectional communication between surface waters and interior waters down to ~3 km in the western subarctic North Pacific, implying deep convection. Redox-sensitive trace metal data provide further evidence of higher Pliocene deep-ocean ventilation before the 2.73-Ma (million years) transition. This observational analysis is supported by climate modeling results, demonstrating that atmospheric moisture transport changes, in response to the reduced meridional sea surface temperature gradients of the Pliocene, were capable of eroding the halocline, leading to deep-water formation in the western subarctic Pacific and a strong PMOC. This second Northern Hemisphere overturning cell has important implications for heat transport, the ocean/atmosphere cycle of carbon, and potentially the equilibrium response of the Pacific to global warming.%U http://advances.sciencemag.org/content/advances/3/9/e1700156.full.pdf", "author" : [ { "dropping-particle" : "", "family" : "Burls", "given" : "Natalie J.", "non-dropping-particle" : "", "parse-names" : false, "suffix" : "" }, { "dropping-particle" : "V.", "family" : "Fedorov", "given" : "Alexey", "non-dropping-particle" : "", "parse-names" : false, "suffix" : "" }, { "dropping-particle" : "", "family" : "Sigman", "given" : "Daniel M.", "non-dropping-particle" : "", "parse-names" : false, "suffix" : "" }, { "dropping-particle" : "", "family" : "Jaccard", "given" : "Samuel L.", "non-dropping-particle" : "", "parse-names" : false, "suffix" : "" }, { "dropping-particle" : "", "family" : "Tiedemann", "given" : "Ralf", "non-dropping-particle" : "", "parse-names" : false, "suffix" : "" }, { "dropping-particle" : "", "family" : "Haug", "given" : "Gerald H.", "non-dropping-particle" : "", "parse-names" : false, "suffix" : "" } ], "container-title" : "Science Advances", "id" : "ITEM-1", "issue" : "9", "issued" : { "date-parts" : [ [ "2017", "9", "13" ] ] }, "page" : "e1700156", "title" : "Active Pacific meridional overturning circulation (PMOC) during the warm Pliocene", "translator" : [ { "dropping-particle" : "", "family" : "L4351", "given" : "", "non-dropping-particle" : "", "parse-names" : false, "suffix" : "" } ], "type" : "article-journal", "volume" : "3" }, "uris" : [ "http://www.mendeley.com/documents/?uuid=36729284-3a35-3661-baef-5b81941f1b1b" ] } ], "mendeley" : { "formattedCitation" : "(Burls et al., 2017)", "plainTextFormattedCitation" : "(Burls et al., 2017)", "previouslyFormattedCitation" : "(Burls et al., 2017)" }, "properties" : { "noteIndex" : 0 }, "schema" : "https://github.com/citation-style-language/schema/raw/master/csl-citation.json" }</w:instrText>
      </w:r>
      <w:r w:rsidRPr="001E7A27">
        <w:rPr>
          <w:lang w:val="en-GB"/>
        </w:rPr>
        <w:fldChar w:fldCharType="separate"/>
      </w:r>
      <w:r w:rsidR="00025FA2" w:rsidRPr="001E7A27">
        <w:rPr>
          <w:noProof/>
          <w:lang w:val="en-GB"/>
        </w:rPr>
        <w:t>(Burls et al., 2017)</w:t>
      </w:r>
      <w:r w:rsidRPr="001E7A27">
        <w:rPr>
          <w:lang w:val="en-GB"/>
        </w:rPr>
        <w:fldChar w:fldCharType="end"/>
      </w:r>
      <w:r w:rsidRPr="001E7A27">
        <w:rPr>
          <w:lang w:val="en-GB"/>
        </w:rPr>
        <w:t xml:space="preserve">, which would have </w:t>
      </w:r>
      <w:r w:rsidR="00E274BE" w:rsidRPr="001E7A27">
        <w:rPr>
          <w:lang w:val="en-GB"/>
        </w:rPr>
        <w:t>reduced</w:t>
      </w:r>
      <w:r w:rsidRPr="001E7A27">
        <w:rPr>
          <w:lang w:val="en-GB"/>
        </w:rPr>
        <w:t xml:space="preserve"> deep ocean carbon storage. After the MPWP, atmospheric CO</w:t>
      </w:r>
      <w:r w:rsidRPr="001E7A27">
        <w:rPr>
          <w:vertAlign w:val="subscript"/>
          <w:lang w:val="en-GB"/>
        </w:rPr>
        <w:t>2</w:t>
      </w:r>
      <w:r w:rsidRPr="001E7A27">
        <w:rPr>
          <w:lang w:val="en-GB"/>
        </w:rPr>
        <w:t xml:space="preserve"> concentrations declined gradually at a rate of 30 ppm Myr</w:t>
      </w:r>
      <w:del w:id="686" w:author="Ian Blenkinsop" w:date="2021-07-28T11:25:00Z">
        <w:r w:rsidRPr="001E7A27" w:rsidDel="0099670F">
          <w:rPr>
            <w:vertAlign w:val="superscript"/>
            <w:lang w:val="en-GB"/>
          </w:rPr>
          <w:delText>-</w:delText>
        </w:r>
      </w:del>
      <w:ins w:id="687" w:author="Ian Blenkinsop" w:date="2021-07-28T11:25:00Z">
        <w:r w:rsidR="0099670F" w:rsidRPr="001E7A27">
          <w:rPr>
            <w:vertAlign w:val="superscript"/>
            <w:lang w:val="en-GB"/>
          </w:rPr>
          <w:t>–</w:t>
        </w:r>
      </w:ins>
      <w:r w:rsidRPr="001E7A27">
        <w:rPr>
          <w:vertAlign w:val="superscript"/>
          <w:lang w:val="en-GB"/>
        </w:rPr>
        <w:t>1</w:t>
      </w:r>
      <w:r w:rsidRPr="001E7A27">
        <w:rPr>
          <w:lang w:val="en-GB"/>
        </w:rPr>
        <w:t xml:space="preserve"> </w:t>
      </w:r>
      <w:ins w:id="688" w:author="Ian Blenkinsop" w:date="2021-07-28T12:07:00Z">
        <w:r w:rsidR="00093E67" w:rsidRPr="001E7A27">
          <w:rPr>
            <w:lang w:val="en-GB"/>
          </w:rPr>
          <w:t xml:space="preserve">(Figure 5.3; </w:t>
        </w:r>
      </w:ins>
      <w:r w:rsidRPr="001E7A27">
        <w:rPr>
          <w:lang w:val="en-GB"/>
        </w:rPr>
        <w:fldChar w:fldCharType="begin" w:fldLock="1"/>
      </w:r>
      <w:r w:rsidR="00747167" w:rsidRPr="001E7A27">
        <w:rPr>
          <w:lang w:val="en-GB"/>
        </w:rPr>
        <w:instrText>ADDIN CSL_CITATION { "citationItems" : [ { "id" : "ITEM-1", "itemData" : { "DOI" : "10.1038/s41598-020-67154-8", "ISSN" : "2045-2322", "author" : [ { "dropping-particle" : "", "family" : "la Vega", "given" : "Elwyn", "non-dropping-particle" : "de", "parse-names" : false, "suffix" : "" }, { "dropping-particle" : "", "family" : "Chalk", "given" : "Thomas B.", "non-dropping-particle" : "", "parse-names" : false, "suffix" : "" }, { "dropping-particle" : "", "family" : "Wilson", "given" : "Paul A.", "non-dropping-particle" : "", "parse-names" : false, "suffix" : "" }, { "dropping-particle" : "", "family" : "Bysani", "given" : "Ratna Priya", "non-dropping-particle" : "", "parse-names" : false, "suffix" : "" }, { "dropping-particle" : "", "family" : "Foster", "given" : "Gavin L.", "non-dropping-particle" : "", "parse-names" : false, "suffix" : "" } ], "container-title" : "Scientific Reports", "id" : "ITEM-1", "issue" : "1", "issued" : { "date-parts" : [ [ "2020", "12", "9" ] ] }, "page" : "11002", "title" : "Atmospheric CO2 during the Mid-Piacenzian Warm Period and the M2 glaciation", "translator" : [ { "dropping-particle" : "", "family" : "L7101", "given" : "", "non-dropping-particle" : "", "parse-names" : false, "suffix" : "" } ], "type" : "article-journal", "volume" : "10" }, "uris" : [ "http://www.mendeley.com/documents/?uuid=ffa68d8f-4580-4220-bdd7-32bf160c024e" ] } ], "mendeley" : { "formattedCitation" : "(de la Vega et al., 2020)", "plainTextFormattedCitation" : "(de la Vega et al., 2020)", "previouslyFormattedCitation" : "(de la Vega et al., 2020)" }, "properties" : { "noteIndex" : 0 }, "schema" : "https://github.com/citation-style-language/schema/raw/master/csl-citation.json" }</w:instrText>
      </w:r>
      <w:r w:rsidRPr="001E7A27">
        <w:rPr>
          <w:lang w:val="en-GB"/>
        </w:rPr>
        <w:fldChar w:fldCharType="separate"/>
      </w:r>
      <w:del w:id="689" w:author="Ian Blenkinsop" w:date="2021-07-28T12:07:00Z">
        <w:r w:rsidR="00025FA2" w:rsidRPr="001E7A27" w:rsidDel="00093E67">
          <w:rPr>
            <w:noProof/>
            <w:lang w:val="en-GB"/>
          </w:rPr>
          <w:delText>(</w:delText>
        </w:r>
      </w:del>
      <w:r w:rsidR="00025FA2" w:rsidRPr="001E7A27">
        <w:rPr>
          <w:noProof/>
          <w:lang w:val="en-GB"/>
        </w:rPr>
        <w:t>de la Vega et al., 2020)</w:t>
      </w:r>
      <w:r w:rsidRPr="001E7A27">
        <w:rPr>
          <w:lang w:val="en-GB"/>
        </w:rPr>
        <w:fldChar w:fldCharType="end"/>
      </w:r>
      <w:del w:id="690" w:author="Ian Blenkinsop" w:date="2021-07-28T12:06:00Z">
        <w:r w:rsidR="00115BD2" w:rsidRPr="001E7A27" w:rsidDel="00093E67">
          <w:rPr>
            <w:lang w:val="en-GB"/>
          </w:rPr>
          <w:delText xml:space="preserve"> (Figure 5.3)</w:delText>
        </w:r>
      </w:del>
      <w:r w:rsidRPr="001E7A27">
        <w:rPr>
          <w:lang w:val="en-GB"/>
        </w:rPr>
        <w:t xml:space="preserve">, </w:t>
      </w:r>
      <w:r w:rsidRPr="001E7A27">
        <w:rPr>
          <w:rFonts w:cs="Times New Roman"/>
          <w:lang w:val="en-GB"/>
        </w:rPr>
        <w:t>as an increase in ocean stratification led to enhanced ocean carbon storage,</w:t>
      </w:r>
      <w:r w:rsidRPr="001E7A27">
        <w:rPr>
          <w:lang w:val="en-GB"/>
        </w:rPr>
        <w:t xml:space="preserve"> allowing for major, sustained advances in northern hemisphere ice sheets, 2.7 Ma </w:t>
      </w:r>
      <w:r w:rsidRPr="001E7A27">
        <w:rPr>
          <w:lang w:val="en-GB"/>
        </w:rPr>
        <w:fldChar w:fldCharType="begin" w:fldLock="1"/>
      </w:r>
      <w:r w:rsidR="000005B9" w:rsidRPr="001E7A27">
        <w:rPr>
          <w:lang w:val="en-GB"/>
        </w:rPr>
        <w:instrText>ADDIN CSL_CITATION { "citationItems" : [ { "id" : "ITEM-1", "itemData" : { "DOI" : "10.1038/nature02357", "ISBN" : "1476-4687 (Electronic)", "ISSN" : "0028-0836", "PMID" : "14999278", "abstract" : "The low-latitude ocean is strongly stratified by the warmth of its surface water. As a result, the great volume of the deep ocean has easiest access to the atmosphere through the polar surface ocean. In the modern polar ocean during the winter, the vertical distribution of temperature promotes overturning, with colder water over warmer, while the salinity distribution typically promotes stratification, with fresher water over saltier.However, the sensitivity of seawater density to temperature is reduced as temperature approaches the freezing point, with potential con- sequences for global ocean circulation under cold climates1,2 . Here we present deep-sea records of biogenic opal accumulation and sedimentary nitrogen isotopic composition from the Sub- arctic North Pacific Ocean and the Southern Ocean. These records indicate that vertical stratification increased in both northern and southern high latitudes 2.7 million years ago, when Northern Hemisphere glaciation intensified in association with global cooling during the late Pliocene epoch. We propose that the cooling caused this increased stratification by weakening the role of temperature in polar ocean density structure so as to reduce its opposition to the stratifying effect of the vertical salinity distribution. The shift towards stratification in the polar ocean 2.7 million years ago may have increased the quantity of carbon dioxide trapped in the abyss, amplifying the global cooling. The", "author" : [ { "dropping-particle" : "", "family" : "Sigman", "given" : "Daniel M.", "non-dropping-particle" : "", "parse-names" : false, "suffix" : "" }, { "dropping-particle" : "", "family" : "Jaccard", "given" : "Samuel L.", "non-dropping-particle" : "", "parse-names" : false, "suffix" : "" }, { "dropping-particle" : "", "family" : "Haug", "given" : "Gerald H.", "non-dropping-particle" : "", "parse-names" : false, "suffix" : "" } ], "container-title" : "Nature", "id" : "ITEM-1", "issue" : "6978", "issued" : { "date-parts" : [ [ "2004", "3" ] ] }, "page" : "59-63", "title" : "Polar ocean stratification in a cold climate", "translator" : [ { "dropping-particle" : "", "family" : "L4349", "given" : "", "non-dropping-particle" : "", "parse-names" : false, "suffix" : "" } ], "type" : "article-journal", "volume" : "428" }, "uris" : [ "http://www.mendeley.com/documents/?uuid=7efcc61a-d9be-39b6-af53-00ec778879aa" ] }, { "id" : "ITEM-2", "itemData" : { "DOI" : "10.1038/nature07337", "ISSN" : "0028-0836", "author" : [ { "dropping-particle" : "", "family" : "DeConto", "given" : "Robert M.", "non-dropping-particle" : "", "parse-names" : false, "suffix" : "" }, { "dropping-particle" : "", "family" : "Pollard", "given" : "David", "non-dropping-particle" : "", "parse-names" : false, "suffix" : "" }, { "dropping-particle" : "", "family" : "Wilson", "given" : "Paul A.", "non-dropping-particle" : "", "parse-names" : false, "suffix" : "" }, { "dropping-particle" : "", "family" : "P\u00e4like", "given" : "Heiko", "non-dropping-particle" : "", "parse-names" : false, "suffix" : "" }, { "dropping-particle" : "", "family" : "Lear", "given" : "Caroline H.", "non-dropping-particle" : "", "parse-names" : false, "suffix" : "" }, { "dropping-particle" : "", "family" : "Pagani", "given" : "Mark", "non-dropping-particle" : "", "parse-names" : false, "suffix" : "" } ], "container-title" : "Nature", "id" : "ITEM-2", "issue" : "7213", "issued" : { "date-parts" : [ [ "2008", "10", "2" ] ] }, "page" : "652-656", "title" : "Thresholds for Cenozoic bipolar glaciation", "translator" : [ { "dropping-particle" : "", "family" : "L5249", "given" : "", "non-dropping-particle" : "", "parse-names" : false, "suffix" : "" } ], "type" : "article-journal", "volume" : "455" }, "uris" : [ "http://www.mendeley.com/documents/?uuid=22a392e0-952c-45eb-b407-b0040a271bee", "http://www.mendeley.com/documents/?uuid=31be7c05-eef6-4b32-a788-699a1f7cca31" ] } ], "mendeley" : { "formattedCitation" : "(Sigman et al., 2004; DeConto et al., 2008)", "manualFormatting" : "(Sigman et al., 2004; DeConto et al., 2008)", "plainTextFormattedCitation" : "(Sigman et al., 2004; DeConto et al., 2008)", "previouslyFormattedCitation" : "(Sigman et al., 2004; DeConto et al., 2008)" }, "properties" : { "noteIndex" : 0 }, "schema" : "https://github.com/citation-style-language/schema/raw/master/csl-citation.json" }</w:instrText>
      </w:r>
      <w:r w:rsidRPr="001E7A27">
        <w:rPr>
          <w:lang w:val="en-GB"/>
        </w:rPr>
        <w:fldChar w:fldCharType="separate"/>
      </w:r>
      <w:r w:rsidR="00025FA2" w:rsidRPr="001E7A27">
        <w:rPr>
          <w:noProof/>
          <w:lang w:val="en-GB"/>
        </w:rPr>
        <w:t>(Sigman et al., 2004; DeConto et al., 2008)</w:t>
      </w:r>
      <w:r w:rsidRPr="001E7A27">
        <w:rPr>
          <w:lang w:val="en-GB"/>
        </w:rPr>
        <w:fldChar w:fldCharType="end"/>
      </w:r>
      <w:r w:rsidRPr="001E7A27">
        <w:rPr>
          <w:lang w:val="en-GB"/>
        </w:rPr>
        <w:t xml:space="preserve">. </w:t>
      </w:r>
    </w:p>
    <w:p w14:paraId="3033DD4F" w14:textId="77777777" w:rsidR="00FA7D52" w:rsidRPr="001E7A27" w:rsidRDefault="00FA7D52" w:rsidP="00FA7D52">
      <w:pPr>
        <w:pStyle w:val="AR6BodyText"/>
        <w:rPr>
          <w:noProof/>
          <w:color w:val="000000" w:themeColor="text1"/>
          <w:lang w:val="en-GB"/>
        </w:rPr>
      </w:pPr>
    </w:p>
    <w:p w14:paraId="3A5AC7A8" w14:textId="77777777" w:rsidR="002F5491" w:rsidRPr="001E7A27" w:rsidRDefault="002F5491" w:rsidP="00FA7D52">
      <w:pPr>
        <w:pStyle w:val="AR6BodyText"/>
        <w:rPr>
          <w:noProof/>
          <w:color w:val="000000" w:themeColor="text1"/>
          <w:lang w:val="en-GB"/>
        </w:rPr>
      </w:pPr>
    </w:p>
    <w:p w14:paraId="50BDE874" w14:textId="7E2E5C17" w:rsidR="00FA7D52" w:rsidRPr="001E7A27" w:rsidRDefault="00FA7D52" w:rsidP="0098460A">
      <w:pPr>
        <w:pStyle w:val="AR6Chap5Level35111"/>
        <w:rPr>
          <w:lang w:val="en-GB"/>
        </w:rPr>
      </w:pPr>
      <w:bookmarkStart w:id="691" w:name="_Toc70535646"/>
      <w:r w:rsidRPr="001E7A27">
        <w:rPr>
          <w:lang w:val="en-GB"/>
        </w:rPr>
        <w:t>Glacial</w:t>
      </w:r>
      <w:del w:id="692" w:author="Ian Blenkinsop" w:date="2021-07-14T11:04:00Z">
        <w:r w:rsidRPr="001E7A27" w:rsidDel="00405036">
          <w:rPr>
            <w:lang w:val="en-GB"/>
          </w:rPr>
          <w:delText>-</w:delText>
        </w:r>
      </w:del>
      <w:ins w:id="693" w:author="Ian Blenkinsop" w:date="2021-07-14T11:04:00Z">
        <w:r w:rsidR="00405036" w:rsidRPr="001E7A27">
          <w:rPr>
            <w:lang w:val="en-GB"/>
          </w:rPr>
          <w:t>–</w:t>
        </w:r>
      </w:ins>
      <w:r w:rsidRPr="001E7A27">
        <w:rPr>
          <w:lang w:val="en-GB"/>
        </w:rPr>
        <w:t xml:space="preserve">Interglacial </w:t>
      </w:r>
      <w:r w:rsidR="003760AB" w:rsidRPr="001E7A27">
        <w:rPr>
          <w:lang w:val="en-GB"/>
        </w:rPr>
        <w:t>Greenhouse Gas</w:t>
      </w:r>
      <w:del w:id="694" w:author="Soapbox" w:date="2021-07-16T09:38:00Z">
        <w:r w:rsidR="003760AB" w:rsidRPr="001E7A27" w:rsidDel="008C30FA">
          <w:rPr>
            <w:lang w:val="en-GB"/>
          </w:rPr>
          <w:delText>es</w:delText>
        </w:r>
      </w:del>
      <w:r w:rsidRPr="001E7A27">
        <w:rPr>
          <w:lang w:val="en-GB"/>
        </w:rPr>
        <w:t xml:space="preserve"> </w:t>
      </w:r>
      <w:r w:rsidR="003760AB" w:rsidRPr="001E7A27">
        <w:rPr>
          <w:lang w:val="en-GB"/>
        </w:rPr>
        <w:t>R</w:t>
      </w:r>
      <w:r w:rsidRPr="001E7A27">
        <w:rPr>
          <w:lang w:val="en-GB"/>
        </w:rPr>
        <w:t>ecords</w:t>
      </w:r>
      <w:bookmarkEnd w:id="691"/>
    </w:p>
    <w:p w14:paraId="208B924B" w14:textId="77777777" w:rsidR="00FA7D52" w:rsidRPr="001E7A27" w:rsidRDefault="00FA7D52" w:rsidP="00FA7D52">
      <w:pPr>
        <w:pStyle w:val="AR6BodyText"/>
        <w:rPr>
          <w:noProof/>
          <w:lang w:val="en-GB"/>
        </w:rPr>
      </w:pPr>
    </w:p>
    <w:p w14:paraId="25780D28" w14:textId="20C5F1A6" w:rsidR="00FA7D52" w:rsidRPr="001E7A27" w:rsidRDefault="00FA7D52" w:rsidP="00FA7D52">
      <w:pPr>
        <w:pStyle w:val="AR6BodyText"/>
        <w:rPr>
          <w:lang w:val="en-GB"/>
        </w:rPr>
      </w:pPr>
      <w:r w:rsidRPr="001E7A27">
        <w:rPr>
          <w:lang w:val="en-GB"/>
        </w:rPr>
        <w:t>The Antarctic ice core record covering the past 800 kyr provides an important archive to explore the carbon</w:t>
      </w:r>
      <w:ins w:id="695" w:author="Soapbox" w:date="2021-07-16T07:57:00Z">
        <w:r w:rsidR="00576D5B" w:rsidRPr="001E7A27">
          <w:rPr>
            <w:rFonts w:cs="Times New Roman"/>
            <w:lang w:val="en-GB"/>
          </w:rPr>
          <w:t>–</w:t>
        </w:r>
      </w:ins>
      <w:del w:id="696" w:author="Soapbox" w:date="2021-07-16T07:57:00Z">
        <w:r w:rsidRPr="001E7A27" w:rsidDel="00576D5B">
          <w:rPr>
            <w:lang w:val="en-GB"/>
          </w:rPr>
          <w:delText>-</w:delText>
        </w:r>
      </w:del>
      <w:r w:rsidRPr="001E7A27">
        <w:rPr>
          <w:lang w:val="en-GB"/>
        </w:rPr>
        <w:t xml:space="preserve">climate feedbacks prior to anthropogenic perturbations </w:t>
      </w:r>
      <w:commentRangeStart w:id="697"/>
      <w:commentRangeStart w:id="698"/>
      <w:r w:rsidRPr="001E7A27">
        <w:rPr>
          <w:lang w:val="en-GB"/>
        </w:rPr>
        <w:fldChar w:fldCharType="begin" w:fldLock="1"/>
      </w:r>
      <w:r w:rsidR="001B061E" w:rsidRPr="001E7A27">
        <w:rPr>
          <w:lang w:val="en-GB"/>
        </w:rPr>
        <w:instrText>ADDIN CSL_CITATION { "citationItems" : [ { "id" : "ITEM-1", "itemData" : { "DOI" : "10.1016/j.quascirev.2016.01.028", "ISBN" : "0277-3791", "ISSN" : "02773791", "abstract" : "Changes in temperature and carbon dioxide during glacial cycles recorded in Antarctic ice cores are tightly coupled. However, this relationship does not hold for interglacials. While climate cooled towards the end of both the last (Eemian) and present (Holocene) interglacials, CO2remained stable during the Eemian while rising in the Holocene. We identify and review twelve biogeochemical mechanisms of terrestrial (vegetation dynamics and CO2fertilization, land use, wildfire, accumulation of peat, changes in permafrost carbon, subaerial volcanic outgassing) and marine origin (changes in sea surface temperature, carbonate compensation to deglaciation and terrestrial biosphere regrowth, shallow-water carbonate sedimentation, changes in the soft tissue pump, and methane hydrates), which potentially may have contributed to the CO2dynamics during interglacials but which remain not well quantified. We use three Earth System Models (ESMs) of intermediate complexity to compare effects of selected mechanisms on the interglacial CO2and \u03b413CO2changes, focusing on those with substantial potential impacts: namely carbonate sedimentation in shallow waters, peat growth, and (in the case of the Holocene) human land use. A set of specified carbon cycle forcings could qualitatively explain atmospheric CO2dynamics from 8 ka BP to the pre-industrial. However, when applied to Eemian boundary conditions from 126 to 115 ka BP, the same set of forcings led to disagreement with the observed direction of CO2changes after 122 ka BP. This failure to simulate late-Eemian CO2dynamics could be a result of the imposed forcings such as prescribed CaCO3accumulation and/or an incorrect response of simulated terrestrial carbon to the surface cooling at the end of the interglacial. These experiments also reveal that key natural processes of interglacial CO2dynamics - shallow water CaCO3accumulation, peat and permafrost carbon dynamics - are not well represented in the current ESMs. Global-scale modeling of these long-term carbon cycle components started only in the last decade, and uncertainty in parameterization of these mechanisms is a main limitation in the successful modeling of interglacial CO2dynamics.", "author" : [ { "dropping-particle" : "", "family" : "Brovkin", "given" : "Victor", "non-dropping-particle" : "", "parse-names" : false, "suffix" : "" }, { "dropping-particle" : "", "family" : "Br\u00fccher", "given" : "Tim", "non-dropping-particle" : "", "parse-names" : false, "suffix" : "" }, { "dropping-particle" : "", "family" : "Kleinen", "given" : "Thomas", "non-dropping-particle" : "", "parse-names" : false, "suffix" : "" }, { "dropping-particle" : "", "family" : "Zaehle", "given" : "S\u00f6nke", "non-dropping-particle" : "", "parse-names" : false, "suffix" : "" }, { "dropping-particle" : "", "family" : "Joos", "given" : "Fortunat", "non-dropping-particle" : "", "parse-names" : false, "suffix" : "" }, { "dropping-particle" : "", "family" : "Roth", "given" : "Raphael", "non-dropping-particle" : "", "parse-names" : false, "suffix" : "" }, { "dropping-particle" : "", "family" : "Spahni", "given" : "Renato", "non-dropping-particle" : "", "parse-names" : false, "suffix" : "" }, { "dropping-particle" : "", "family" : "Schmitt", "given" : "Jochen", "non-dropping-particle" : "", "parse-names" : false, "suffix" : "" }, { "dropping-particle" : "", "family" : "Fischer", "given" : "Hubertus", "non-dropping-particle" : "", "parse-names" : false, "suffix" : "" }, { "dropping-particle" : "", "family" : "Leuenberger", "given" : "Markus", "non-dropping-particle" : "", "parse-names" : false, "suffix" : "" }, { "dropping-particle" : "", "family" : "Stone", "given" : "Emma J.", "non-dropping-particle" : "", "parse-names" : false, "suffix" : "" }, { "dropping-particle" : "", "family" : "Ridgwell", "given" : "Andy", "non-dropping-particle" : "", "parse-names" : false, "suffix" : "" }, { "dropping-particle" : "", "family" : "Chappellaz", "given" : "J\u00e9r\u00f4me", "non-dropping-particle" : "", "parse-names" : false, "suffix" : "" }, { "dropping-particle" : "", "family" : "Kehrwald", "given" : "Natalie", "non-dropping-particle" : "", "parse-names" : false, "suffix" : "" }, { "dropping-particle" : "", "family" : "Barbante", "given" : "Carlo", "non-dropping-particle" : "", "parse-names" : false, "suffix" : "" }, { "dropping-particle" : "", "family" : "Blunier", "given" : "Thomas", "non-dropping-particle" : "", "parse-names" : false, "suffix" : "" }, { "dropping-particle" : "", "family" : "Dahl Jensen", "given" : "Dorthe", "non-dropping-particle" : "", "parse-names" : false, "suffix" : "" } ], "container-title" : "Quaternary Science Reviews", "id" : "ITEM-1", "issued" : { "date-parts" : [ [ "2016", "4" ] ] }, "page" : "15-32", "title" : "Comparative carbon cycle dynamics of the present and last interglacial", "translator" : [ { "dropping-particle" : "", "family" : "L4264", "given" : "", "non-dropping-particle" : "", "parse-names" : false, "suffix" : "" } ], "type" : "article-journal", "volume" : "137" }, "uris" : [ "http://www.mendeley.com/documents/?uuid=faac10bf-a27d-43ec-8048-d136e77827bd" ] }, { "id" : "ITEM-2", "itemData" : { "DOI" : "10.1038/ngeo2793", "ISSN" : "1752-0894", "abstract" : "The atmospheric concentration of CO2 increased from 190 to 280 ppm between the last glacial maximum 21,000 years ago and the pre-industrial era1, 2. This CO2 rise and its timing have been linked to changes in the Earth\u2019s orbit, ice sheet configuration and volume, and ocean carbon storage2, 3. The ice-core record of \u03b413CO2 (refs 2,4) in the atmosphere can help to constrain the source of carbon, but previous modelling studies have failed to capture the evolution of \u03b413CO2 over this period5. Here we show that simulations of the last deglaciation that include a permafrost carbon component can reproduce the ice core records between 21,000 and 10,000 years ago. We suggest that thawing permafrost, due to increasing summer insolation in the northern hemisphere, is the main source of CO2 rise between 17,500 and 15,000 years ago, a period sometimes referred to as the Mystery Interval6. Together with a fresh water release into the North Atlantic, much of the CO2 variability associated with the B\u00f8lling-Allerod/Younger Dryas period ~15,000 to ~12,000 years ago can also be explained. In simulations of future warming we find that the permafrost carbon feedback increases global mean temperature by 10\u201340% relative to simulations without this feedback, with the magnitude of the increase dependent on the evolution of anthropogenic carbon emissions.", "author" : [ { "dropping-particle" : "", "family" : "Crichton", "given" : "K A", "non-dropping-particle" : "", "parse-names" : false, "suffix" : "" }, { "dropping-particle" : "", "family" : "Bouttes", "given" : "N", "non-dropping-particle" : "", "parse-names" : false, "suffix" : "" }, { "dropping-particle" : "", "family" : "Roche", "given" : "D M", "non-dropping-particle" : "", "parse-names" : false, "suffix" : "" }, { "dropping-particle" : "", "family" : "Chappellaz", "given" : "J", "non-dropping-particle" : "", "parse-names" : false, "suffix" : "" }, { "dropping-particle" : "", "family" : "Krinner", "given" : "G", "non-dropping-particle" : "", "parse-names" : false, "suffix" : "" } ], "container-title" : "Nature Geoscience", "id" : "ITEM-2", "issue" : "9", "issued" : { "date-parts" : [ [ "2016", "9", "22" ] ] }, "page" : "683-686", "publisher" : "Nature Publishing Group", "title" : "Permafrost carbon as a missing link to explain CO2 changes during the last deglaciation", "translator" : [ { "dropping-particle" : "", "family" : "L3874", "given" : "", "non-dropping-particle" : "", "parse-names" : false, "suffix" : "" } ], "type" : "article-journal", "volume" : "9" }, "uris" : [ "http://www.mendeley.com/documents/?uuid=152fbb38-fb16-4970-91db-8f0abec6f433" ] } ], "mendeley" : { "formattedCitation" : "(Brovkin et al., 2016; Crichton et al., 2016)", "manualFormatting" : "(Brovkin et al., 2016)", "plainTextFormattedCitation" : "(Brovkin et al., 2016; Crichton et al., 2016)", "previouslyFormattedCitation" : "(Brovkin et al., 2016; Crichton et al., 2016)" }, "properties" : { "noteIndex" : 0 }, "schema" : "https://github.com/citation-style-language/schema/raw/master/csl-citation.json" }</w:instrText>
      </w:r>
      <w:r w:rsidRPr="001E7A27">
        <w:rPr>
          <w:lang w:val="en-GB"/>
        </w:rPr>
        <w:fldChar w:fldCharType="separate"/>
      </w:r>
      <w:r w:rsidR="00025FA2" w:rsidRPr="001E7A27">
        <w:rPr>
          <w:noProof/>
          <w:lang w:val="en-GB"/>
        </w:rPr>
        <w:t>(Brovkin et al., 2016)</w:t>
      </w:r>
      <w:r w:rsidRPr="001E7A27">
        <w:rPr>
          <w:lang w:val="en-GB"/>
        </w:rPr>
        <w:fldChar w:fldCharType="end"/>
      </w:r>
      <w:commentRangeEnd w:id="697"/>
      <w:commentRangeEnd w:id="698"/>
      <w:r w:rsidR="008B065F" w:rsidRPr="001E7A27">
        <w:rPr>
          <w:rStyle w:val="CommentReference"/>
          <w:lang w:val="en-GB"/>
        </w:rPr>
        <w:commentReference w:id="697"/>
      </w:r>
      <w:r w:rsidR="00025FA2" w:rsidRPr="001E7A27">
        <w:rPr>
          <w:rStyle w:val="CommentReference"/>
          <w:lang w:val="en-GB"/>
        </w:rPr>
        <w:commentReference w:id="698"/>
      </w:r>
      <w:r w:rsidRPr="001E7A27">
        <w:rPr>
          <w:lang w:val="en-GB"/>
        </w:rPr>
        <w:t xml:space="preserve">. </w:t>
      </w:r>
      <w:r w:rsidRPr="001E7A27">
        <w:rPr>
          <w:rFonts w:cs="Times New Roman"/>
          <w:lang w:val="en-GB"/>
        </w:rPr>
        <w:t>Polar ice cores represent the only climatic archive from which past GHG concentrations can be directly measured. Major GHGs, CH</w:t>
      </w:r>
      <w:r w:rsidRPr="001E7A27">
        <w:rPr>
          <w:rFonts w:cs="Times New Roman"/>
          <w:vertAlign w:val="subscript"/>
          <w:lang w:val="en-GB"/>
        </w:rPr>
        <w:t>4</w:t>
      </w:r>
      <w:r w:rsidRPr="001E7A27">
        <w:rPr>
          <w:rFonts w:cs="Times New Roman"/>
          <w:lang w:val="en-GB"/>
        </w:rPr>
        <w:t>, N</w:t>
      </w:r>
      <w:r w:rsidRPr="001E7A27">
        <w:rPr>
          <w:rFonts w:cs="Times New Roman"/>
          <w:vertAlign w:val="subscript"/>
          <w:lang w:val="en-GB"/>
        </w:rPr>
        <w:t>2</w:t>
      </w:r>
      <w:r w:rsidRPr="001E7A27">
        <w:rPr>
          <w:rFonts w:cs="Times New Roman"/>
          <w:lang w:val="en-GB"/>
        </w:rPr>
        <w:t>O and CO</w:t>
      </w:r>
      <w:r w:rsidRPr="001E7A27">
        <w:rPr>
          <w:rFonts w:cs="Times New Roman"/>
          <w:vertAlign w:val="subscript"/>
          <w:lang w:val="en-GB"/>
        </w:rPr>
        <w:t>2</w:t>
      </w:r>
      <w:r w:rsidRPr="001E7A27">
        <w:rPr>
          <w:rFonts w:cs="Times New Roman"/>
          <w:lang w:val="en-GB"/>
        </w:rPr>
        <w:t xml:space="preserve"> generally co-vary on orbital time</w:t>
      </w:r>
      <w:ins w:id="699" w:author="Soapbox" w:date="2021-07-15T12:50:00Z">
        <w:r w:rsidR="006C248B" w:rsidRPr="001E7A27">
          <w:rPr>
            <w:rFonts w:cs="Times New Roman"/>
            <w:lang w:val="en-GB"/>
          </w:rPr>
          <w:t xml:space="preserve"> </w:t>
        </w:r>
      </w:ins>
      <w:r w:rsidRPr="001E7A27">
        <w:rPr>
          <w:rFonts w:cs="Times New Roman"/>
          <w:lang w:val="en-GB"/>
        </w:rPr>
        <w:t xml:space="preserve">scales </w:t>
      </w:r>
      <w:commentRangeStart w:id="700"/>
      <w:commentRangeStart w:id="701"/>
      <w:r w:rsidRPr="001E7A27">
        <w:rPr>
          <w:rFonts w:cs="Times New Roman"/>
          <w:lang w:val="en-GB"/>
        </w:rPr>
        <w:fldChar w:fldCharType="begin" w:fldLock="1"/>
      </w:r>
      <w:ins w:id="702" w:author="Robin Matthews" w:date="2021-06-17T15:34:00Z">
        <w:r w:rsidR="008B065F" w:rsidRPr="001E7A27">
          <w:rPr>
            <w:rFonts w:cs="Times New Roman"/>
            <w:lang w:val="en-GB"/>
          </w:rPr>
          <w:instrText>ADDIN CSL_CITATION { "citationItems" : [ { "id" : "ITEM-1", "itemData" : { "DOI" : "10.1016/j.epsl.2010.09.027", "ISBN" : "0012-821X", "ISSN" : "0012821X", "abstract" : "Reconstructions of past atmospheric concentrations of greenhouse gases provide unique insight into the biogeochemical cycles and the past radiative forcing in the Earth's climate system. We present new measurements of atmospheric nitrous oxide along the ice cores of the North Greenland Ice Core Project and Talos Dome sites. Using records of several other ice cores, we are now able to establish the first complete composite nitrous oxide record reaching back to the beginning of the previous interglacial about 140,000. yr ago. On the basis of such composite ice core records, we further calculate the radiative forcing of the three most important greenhouse gases carbon dioxide, methane and nitrous oxide during more than a full glacial-interglacial cycle. Nitrous oxide varies in line with climate, reaching very low concentrations of about 200 parts per billion by volume during Marine Isotope Stages 4 and 2, and showing substantial responses to millennial time scale climate variations during the last glacial. A large part of these millennial time scale variations can be explained by parallel changes in the sources of methane and nitrous oxide. However, as revealed by high-resolution measurements covering the Dansgaard/Oeschger events 17 to 15, the evolution of these two greenhouse gases may be decoupled on the centennial time scale. Carbon dioxide and methane concentrations do not reach interglacial levels in the course of millennial time scale climate variations during the last glacial. In contrast, nitrous oxide often reaches interglacial concentrations in response to both, glacial terminations and Dansgaard/Oeschger events. This indicates, from a biogeochemical point of view, similar drivers in both temporal cases. While carbon dioxide and methane concentrations are more strongly controlled by climate changes in high latitudes, nitrous oxide emissions changes may mainly stem from the ocean and/or from soils located at low latitudes. Accordingly, we speculate that high latitudes could play the leading role to trigger glacial terminations. \u00a9 2010 Elsevier B.V.", "author" : [ { "dropping-particle" : "", "family" : "Schilt", "given" : "Adrian", "non-dropping-particle" : "", "parse-names" : false, "suffix" : "" }, { "dropping-particle" : "", "family" : "Baumgartner", "given" : "Matthias", "non-dropping-particle" : "", "parse-names" : false, "suffix" : "" }, { "dropping-particle" : "", "family" : "Schwander", "given" : "Jakob", "non-dropping-particle" : "", "parse-names" : false, "suffix" : "" }, { "dropping-particle" : "", "family" : "Buiron", "given" : "Daphn\u00e9", "non-dropping-particle" : "", "parse-names" : false, "suffix" : "" }, { "dropping-particle" : "", "family" : "Capron", "given" : "Emilie", "non-dropping-particle" : "", "parse-names" : false, "suffix" : "" }, { "dropping-particle" : "", "family" : "Chappellaz", "given" : "J\u00e9r\u00f4me", "non-dropping-particle" : "", "parse-names" : false, "suffix" : "" }, { "dropping-particle" : "", "family" : "Loulergue", "given" : "Laetitia", "non-dropping-particle" : "", "parse-names" : false, "suffix" : "" }, { "dropping-particle" : "", "family" : "Sch\u00fcpbach", "given" : "Simon", "non-dropping-particle" : "", "parse-names" : false, "suffix" : "" }, { "dropping-particle" : "", "family" : "Spahni", "given" : "Renato", "non-dropping-particle" : "", "parse-names" : false, "suffix" : "" }, { "dropping-particle" : "", "family" : "Fischer", "given" : "Hubertus", "non-dropping-particle" : "", "parse-names" : false, "suffix" : "" }, { "dropping-particle" : "", "family" : "Stocker", "given" : "Thomas F.", "non-dropping-particle" : "", "parse-names" : false, "suffix" : "" } ], "container-title" : "Earth and Planetary Science Letters", "id" : "ITEM-1", "issue" : "1-2", "issued" : { "date-parts" : [ [ "2010", "11" ] ] }, "page" : "33-43", "title" : "Atmospheric nitrous oxide during the last 140,000years", "translator" : [ { "dropping-particle" : "", "family" : "L4355", "given" : "", "non-dropping-particle" : "", "parse-names" : false, "suffix" : "" } ], "type" : "article-journal", "volume" : "300" }, "uris" : [ "http://www.mendeley.com/documents/?uuid=774873f5-b546-34ab-ae22-9d7c9bfebf40" ] } ], "mendeley" : { "formattedCitation" : "(Schilt et al., 2010b)", "manualFormatting" : "(Loulergue et al., 2008; L\u00fcthi et al., 2008; Schilt et al., 2010b)", "plainTextFormattedCitation" : "(Schilt et al., 2010b)", "previouslyFormattedCitation" : "(Schilt et al., 2010b)" }, "properties" : { "noteIndex" : 0 }, "schema" : "https://github.com/citation-style-language/schema/raw/master/csl-citation.json" }</w:instrText>
        </w:r>
      </w:ins>
      <w:del w:id="703" w:author="Robin Matthews" w:date="2021-06-17T15:34:00Z">
        <w:r w:rsidR="00747167" w:rsidRPr="001E7A27" w:rsidDel="008B065F">
          <w:rPr>
            <w:rFonts w:cs="Times New Roman"/>
            <w:lang w:val="en-GB"/>
          </w:rPr>
          <w:delInstrText>ADDIN CSL_CITATION { "citationItems" : [ { "id" : "ITEM-1", "itemData" : { "DOI" : "10.1016/j.epsl.2010.09.027", "ISBN" : "0012-821X", "ISSN" : "0012821X", "abstract" : "Reconstructions of past atmospheric concentrations of greenhouse gases provide unique insight into the biogeochemical cycles and the past radiative forcing in the Earth's climate system. We present new measurements of atmospheric nitrous oxide along the ice cores of the North Greenland Ice Core Project and Talos Dome sites. Using records of several other ice cores, we are now able to establish the first complete composite nitrous oxide record reaching back to the beginning of the previous interglacial about 140,000. yr ago. On the basis of such composite ice core records, we further calculate the radiative forcing of the three most important greenhouse gases carbon dioxide, methane and nitrous oxide during more than a full glacial-interglacial cycle. Nitrous oxide varies in line with climate, reaching very low concentrations of about 200 parts per billion by volume during Marine Isotope Stages 4 and 2, and showing substantial responses to millennial time scale climate variations during the last glacial. A large part of these millennial time scale variations can be explained by parallel changes in the sources of methane and nitrous oxide. However, as revealed by high-resolution measurements covering the Dansgaard/Oeschger events 17 to 15, the evolution of these two greenhouse gases may be decoupled on the centennial time scale. Carbon dioxide and methane concentrations do not reach interglacial levels in the course of millennial time scale climate variations during the last glacial. In contrast, nitrous oxide often reaches interglacial concentrations in response to both, glacial terminations and Dansgaard/Oeschger events. This indicates, from a biogeochemical point of view, similar drivers in both temporal cases. While carbon dioxide and methane concentrations are more strongly controlled by climate changes in high latitudes, nitrous oxide emissions changes may mainly stem from the ocean and/or from soils located at low latitudes. Accordingly, we speculate that high latitudes could play the leading role to trigger glacial terminations. \u00a9 2010 Elsevier B.V.", "author" : [ { "dropping-particle" : "", "family" : "Schilt", "given" : "Adrian", "non-dropping-particle" : "", "parse-names" : false, "suffix" : "" }, { "dropping-particle" : "", "family" : "Baumgartner", "given" : "Matthias", "non-dropping-particle" : "", "parse-names" : false, "suffix" : "" }, { "dropping-particle" : "", "family" : "Schwander", "given" : "Jakob", "non-dropping-particle" : "", "parse-names" : false, "suffix" : "" }, { "dropping-particle" : "", "family" : "Buiron", "given" : "Daphn\u00e9", "non-dropping-particle" : "", "parse-names" : false, "suffix" : "" }, { "dropping-particle" : "", "family" : "Capron", "given" : "Emilie", "non-dropping-particle" : "", "parse-names" : false, "suffix" : "" }, { "dropping-particle" : "", "family" : "Chappellaz", "given" : "J\u00e9r\u00f4me", "non-dropping-particle" : "", "parse-names" : false, "suffix" : "" }, { "dropping-particle" : "", "family" : "Loulergue", "given" : "Laetitia", "non-dropping-particle" : "", "parse-names" : false, "suffix" : "" }, { "dropping-particle" : "", "family" : "Sch\u00fcpbach", "given" : "Simon", "non-dropping-particle" : "", "parse-names" : false, "suffix" : "" }, { "dropping-particle" : "", "family" : "Spahni", "given" : "Renato", "non-dropping-particle" : "", "parse-names" : false, "suffix" : "" }, { "dropping-particle" : "", "family" : "Fischer", "given" : "Hubertus", "non-dropping-particle" : "", "parse-names" : false, "suffix" : "" }, { "dropping-particle" : "", "family" : "Stocker", "given" : "Thomas F.", "non-dropping-particle" : "", "parse-names" : false, "suffix" : "" } ], "container-title" : "Earth and Planetary Science Letters", "id" : "ITEM-1", "issue" : "1-2", "issued" : { "date-parts" : [ [ "2010", "11" ] ] }, "page" : "33-43", "title" : "Atmospheric nitrous oxide during the last 140,000years", "translator" : [ { "dropping-particle" : "", "family" : "L4355", "given" : "", "non-dropping-particle" : "", "parse-names" : false, "suffix" : "" } ], "type" : "article-journal", "volume" : "300" }, "uris" : [ "http://www.mendeley.com/documents/?uuid=774873f5-b546-34ab-ae22-9d7c9bfebf40" ] } ], "mendeley" : { "formattedCitation" : "(Schilt et al., 2010b)", "manualFormatting" : "(Loulergue et al., 2008; L\u00fcthi et al., 2008; Schilt et al., 2010)", "plainTextFormattedCitation" : "(Schilt et al., 2010b)", "previouslyFormattedCitation" : "(Schilt et al., 2010b)" }, "properties" : { "noteIndex" : 0 }, "schema" : "https://github.com/citation-style-language/schema/raw/master/csl-citation.json" }</w:delInstrText>
        </w:r>
      </w:del>
      <w:r w:rsidRPr="001E7A27">
        <w:rPr>
          <w:rFonts w:cs="Times New Roman"/>
          <w:lang w:val="en-GB"/>
        </w:rPr>
        <w:fldChar w:fldCharType="separate"/>
      </w:r>
      <w:r w:rsidR="00025FA2" w:rsidRPr="001E7A27">
        <w:rPr>
          <w:rFonts w:cs="Times New Roman"/>
          <w:noProof/>
          <w:lang w:val="en-GB"/>
        </w:rPr>
        <w:t>(Loulergue et al., 2008; Lüthi et al., 2008; Schilt et al., 2010</w:t>
      </w:r>
      <w:ins w:id="704" w:author="Robin Matthews" w:date="2021-06-17T15:34:00Z">
        <w:r w:rsidR="008B065F" w:rsidRPr="001E7A27">
          <w:rPr>
            <w:rFonts w:cs="Times New Roman"/>
            <w:noProof/>
            <w:lang w:val="en-GB"/>
          </w:rPr>
          <w:t>b</w:t>
        </w:r>
      </w:ins>
      <w:ins w:id="705" w:author="Soapbox" w:date="2021-07-27T15:12:00Z">
        <w:r w:rsidR="006A6C53" w:rsidRPr="001E7A27">
          <w:rPr>
            <w:rFonts w:cs="Times New Roman"/>
            <w:noProof/>
            <w:lang w:val="en-GB"/>
          </w:rPr>
          <w:t>;</w:t>
        </w:r>
      </w:ins>
      <w:del w:id="706" w:author="Soapbox" w:date="2021-07-27T15:12:00Z">
        <w:r w:rsidR="00025FA2" w:rsidRPr="001E7A27" w:rsidDel="006A6C53">
          <w:rPr>
            <w:rFonts w:cs="Times New Roman"/>
            <w:noProof/>
            <w:lang w:val="en-GB"/>
          </w:rPr>
          <w:delText>)</w:delText>
        </w:r>
      </w:del>
      <w:r w:rsidRPr="001E7A27">
        <w:rPr>
          <w:rFonts w:cs="Times New Roman"/>
          <w:lang w:val="en-GB"/>
        </w:rPr>
        <w:fldChar w:fldCharType="end"/>
      </w:r>
      <w:commentRangeEnd w:id="700"/>
      <w:r w:rsidR="00025FA2" w:rsidRPr="001E7A27">
        <w:rPr>
          <w:rStyle w:val="CommentReference"/>
          <w:lang w:val="en-GB"/>
        </w:rPr>
        <w:commentReference w:id="700"/>
      </w:r>
      <w:commentRangeEnd w:id="701"/>
      <w:r w:rsidR="008B065F" w:rsidRPr="001E7A27">
        <w:rPr>
          <w:rStyle w:val="CommentReference"/>
          <w:lang w:val="en-GB"/>
        </w:rPr>
        <w:commentReference w:id="701"/>
      </w:r>
      <w:del w:id="707" w:author="Soapbox" w:date="2021-07-27T15:12:00Z">
        <w:r w:rsidRPr="001E7A27" w:rsidDel="006A6C53">
          <w:rPr>
            <w:rFonts w:cs="Times New Roman"/>
            <w:lang w:val="en-GB"/>
          </w:rPr>
          <w:delText xml:space="preserve"> </w:delText>
        </w:r>
        <w:r w:rsidRPr="001E7A27" w:rsidDel="006A6C53">
          <w:rPr>
            <w:lang w:val="en-GB"/>
          </w:rPr>
          <w:delText>(</w:delText>
        </w:r>
      </w:del>
      <w:ins w:id="708" w:author="Soapbox" w:date="2021-07-27T15:12:00Z">
        <w:r w:rsidR="006A6C53" w:rsidRPr="001E7A27">
          <w:rPr>
            <w:lang w:val="en-GB"/>
          </w:rPr>
          <w:t xml:space="preserve"> </w:t>
        </w:r>
      </w:ins>
      <w:r w:rsidRPr="001E7A27">
        <w:rPr>
          <w:lang w:val="en-GB"/>
        </w:rPr>
        <w:t>Chapter 2)</w:t>
      </w:r>
      <w:r w:rsidRPr="001E7A27">
        <w:rPr>
          <w:rFonts w:cs="Times New Roman"/>
          <w:lang w:val="en-GB"/>
        </w:rPr>
        <w:t>, with consistently higher atmospheric concentrations during warm intervals of the past, pointing to a strong sensitivity to climate (Figure 5.</w:t>
      </w:r>
      <w:r w:rsidR="001638F0" w:rsidRPr="001E7A27">
        <w:rPr>
          <w:rFonts w:cs="Times New Roman"/>
          <w:lang w:val="en-GB"/>
        </w:rPr>
        <w:t>4</w:t>
      </w:r>
      <w:r w:rsidRPr="001E7A27">
        <w:rPr>
          <w:rFonts w:cs="Times New Roman"/>
          <w:lang w:val="en-GB"/>
        </w:rPr>
        <w:t xml:space="preserve">). </w:t>
      </w:r>
      <w:r w:rsidRPr="001E7A27">
        <w:rPr>
          <w:lang w:val="en-GB"/>
        </w:rPr>
        <w:t>Modelling work suggests that the carbon cycle contributed to globalise and amplify changes in orbital forcing, which are pacing glacial</w:t>
      </w:r>
      <w:ins w:id="709" w:author="Soapbox" w:date="2021-07-16T09:41:00Z">
        <w:r w:rsidR="009814F2" w:rsidRPr="001E7A27">
          <w:rPr>
            <w:rFonts w:cs="Times New Roman"/>
            <w:lang w:val="en-GB"/>
          </w:rPr>
          <w:t>–</w:t>
        </w:r>
      </w:ins>
      <w:del w:id="710" w:author="Soapbox" w:date="2021-07-16T09:41:00Z">
        <w:r w:rsidRPr="001E7A27" w:rsidDel="009814F2">
          <w:rPr>
            <w:lang w:val="en-GB"/>
          </w:rPr>
          <w:delText>-</w:delText>
        </w:r>
      </w:del>
      <w:r w:rsidRPr="001E7A27">
        <w:rPr>
          <w:lang w:val="en-GB"/>
        </w:rPr>
        <w:t xml:space="preserve">interglacial climate oscillations </w:t>
      </w:r>
      <w:r w:rsidRPr="001E7A27">
        <w:rPr>
          <w:lang w:val="en-GB"/>
        </w:rPr>
        <w:fldChar w:fldCharType="begin" w:fldLock="1"/>
      </w:r>
      <w:r w:rsidR="00747167" w:rsidRPr="001E7A27">
        <w:rPr>
          <w:lang w:val="en-GB"/>
        </w:rPr>
        <w:instrText>ADDIN CSL_CITATION { "citationItems" : [ { "id" : "ITEM-1", "itemData" : { "DOI" : "10.5194/cp-13-1695-2017", "ISSN" : "1814-9332", "abstract" : "Abstract. In spite of significant progress in paleoclimate reconstructions and modelling of different aspects of the past glacial cycles, the mechanisms which transform regional and seasonal variations in solar insolation into long-term and global-scale glacial&amp;ndash;interglacial cycles are still not fully understood &amp;ndash; in particular, in relation to CO2 variability. Here using the Earth system model of intermediate complexity CLIMBER-2 we performed simulations of the co-evolution of climate, ice sheets, and carbon cycle over the last 400000 years using the orbital forcing as the only external forcing. The model simulates temporal dynamics of CO2, global ice volume, and other climate system characteristics in good agreement with paleoclimate reconstructions. These results provide strong support for the idea that long and strongly asymmetric glacial cycles of the late Quaternary represent a direct but strongly nonlinear response of the Northern Hemisphere ice sheets to orbital forcing. This response is strongly amplified and globalised by the carbon cycle feedbacks. Using simulations performed with the model in different configurations, we also analyse the role of individual processes and sensitivity to the choice of model parameters. While many features of simulated glacial cycles are rather robust, some details of CO2 evolution, especially during glacial terminations, are sensitive to the choice of model parameters. Specifically, we found two major regimes of CO2 changes during terminations: in the first one, when the recovery of the Atlantic meridional overturning circulation (AMOC) occurs only at the end of the termination, a pronounced overshoot in CO2 concentration occurs at the beginning of the interglacial and CO2 remains almost constant during the interglacial or even declines towards the end, resembling Eemian CO2 dynamics. However, if the recovery of the AMOC occurs in the middle of the glacial termination, CO2 concentration continues to rise during the interglacial, similar to the Holocene. We also discuss the potential contribution of the brine rejection mechanism for the CO2 and carbon isotopes in the atmosphere and the ocean during the past glacial termination.", "author" : [ { "dropping-particle" : "", "family" : "Ganopolski", "given" : "Andrey", "non-dropping-particle" : "", "parse-names" : false, "suffix" : "" }, { "dropping-particle" : "", "family" : "Brovkin", "given" : "Victor", "non-dropping-particle" : "", "parse-names" : false, "suffix" : "" } ], "container-title" : "Climate of the Past", "id" : "ITEM-1", "issue" : "12", "issued" : { "date-parts" : [ [ "2017", "11", "29" ] ] }, "page" : "1695-1716", "title" : "Simulation of climate, ice sheets and CO2 evolution during the last four glacial cycles with an Earth system model of intermediate complexity", "translator" : [ { "dropping-particle" : "", "family" : "L3875", "given" : "", "non-dropping-particle" : "", "parse-names" : false, "suffix" : "" } ], "type" : "article-journal", "volume" : "13" }, "uris" : [ "http://www.mendeley.com/documents/?uuid=01396e44-702b-4450-840e-d647adb8f573" ] } ], "mendeley" : { "formattedCitation" : "(Ganopolski and Brovkin, 2017)", "plainTextFormattedCitation" : "(Ganopolski and Brovkin, 2017)", "previouslyFormattedCitation" : "(Ganopolski and Brovkin, 2017)" }, "properties" : { "noteIndex" : 0 }, "schema" : "https://github.com/citation-style-language/schema/raw/master/csl-citation.json" }</w:instrText>
      </w:r>
      <w:r w:rsidRPr="001E7A27">
        <w:rPr>
          <w:lang w:val="en-GB"/>
        </w:rPr>
        <w:fldChar w:fldCharType="separate"/>
      </w:r>
      <w:r w:rsidR="00025FA2" w:rsidRPr="001E7A27">
        <w:rPr>
          <w:noProof/>
          <w:lang w:val="en-GB"/>
        </w:rPr>
        <w:t>(Ganopolski and Brovkin, 2017)</w:t>
      </w:r>
      <w:r w:rsidRPr="001E7A27">
        <w:rPr>
          <w:lang w:val="en-GB"/>
        </w:rPr>
        <w:fldChar w:fldCharType="end"/>
      </w:r>
      <w:r w:rsidRPr="001E7A27">
        <w:rPr>
          <w:lang w:val="en-GB"/>
        </w:rPr>
        <w:t>, with ocean biogeochemistry and physics, terrestrial vegetation, peatland, permafrost and exchanges with the lithosphere including chemical weathering, volcanic activity, sediment burial and marine calcium carbonate compensation all playing a role in modulating the concentration of atmospheric GHGs.</w:t>
      </w:r>
    </w:p>
    <w:p w14:paraId="0F880C97" w14:textId="77777777" w:rsidR="00FA3F17" w:rsidRPr="001E7A27" w:rsidRDefault="00FA3F17" w:rsidP="00FA7D52">
      <w:pPr>
        <w:pStyle w:val="AR6BodyText"/>
        <w:rPr>
          <w:lang w:val="en-GB"/>
        </w:rPr>
      </w:pPr>
    </w:p>
    <w:p w14:paraId="099D7D11" w14:textId="54E5CCDB" w:rsidR="00FA7D52" w:rsidRPr="001E7A27" w:rsidRDefault="00FA7D52" w:rsidP="00FA3F17">
      <w:pPr>
        <w:pStyle w:val="AR6BodyText"/>
        <w:rPr>
          <w:lang w:val="en-GB"/>
        </w:rPr>
      </w:pPr>
      <w:r w:rsidRPr="001E7A27">
        <w:rPr>
          <w:lang w:val="en-GB"/>
        </w:rPr>
        <w:t xml:space="preserve">Since AR5, the number of ice core records and the temporal resolution of their data for the last 800 kyr have improved, in particular for the last 60 kyr. Additionally, the advent of isotopic measurements on GHGs extracted from air trapped in ice, allows for more robust source apportionments and inventory assessments. </w:t>
      </w:r>
      <w:ins w:id="711" w:author="Soapbox" w:date="2021-07-16T09:43:00Z">
        <w:r w:rsidR="00CF77A4" w:rsidRPr="001E7A27">
          <w:rPr>
            <w:lang w:val="en-GB"/>
          </w:rPr>
          <w:t>Therefore, t</w:t>
        </w:r>
      </w:ins>
      <w:del w:id="712" w:author="Soapbox" w:date="2021-07-16T09:43:00Z">
        <w:r w:rsidRPr="001E7A27" w:rsidDel="00CF77A4">
          <w:rPr>
            <w:lang w:val="en-GB"/>
          </w:rPr>
          <w:delText>T</w:delText>
        </w:r>
      </w:del>
      <w:r w:rsidRPr="001E7A27">
        <w:rPr>
          <w:lang w:val="en-GB"/>
        </w:rPr>
        <w:t xml:space="preserve">he ensuing discussion </w:t>
      </w:r>
      <w:del w:id="713" w:author="Soapbox" w:date="2021-07-16T09:43:00Z">
        <w:r w:rsidRPr="001E7A27" w:rsidDel="00CF77A4">
          <w:rPr>
            <w:lang w:val="en-GB"/>
          </w:rPr>
          <w:delText xml:space="preserve">will thus mainly </w:delText>
        </w:r>
      </w:del>
      <w:r w:rsidRPr="001E7A27">
        <w:rPr>
          <w:lang w:val="en-GB"/>
        </w:rPr>
        <w:t>focus</w:t>
      </w:r>
      <w:ins w:id="714" w:author="Soapbox" w:date="2021-07-16T09:43:00Z">
        <w:r w:rsidR="00CF77A4" w:rsidRPr="001E7A27">
          <w:rPr>
            <w:lang w:val="en-GB"/>
          </w:rPr>
          <w:t>es</w:t>
        </w:r>
      </w:ins>
      <w:r w:rsidRPr="001E7A27">
        <w:rPr>
          <w:lang w:val="en-GB"/>
        </w:rPr>
        <w:t xml:space="preserve"> on these two specific aspects.</w:t>
      </w:r>
    </w:p>
    <w:p w14:paraId="26B57360" w14:textId="77777777" w:rsidR="00FA3F17" w:rsidRPr="001E7A27" w:rsidRDefault="00FA3F17" w:rsidP="00FA3F17">
      <w:pPr>
        <w:pStyle w:val="AR6BodyText"/>
        <w:rPr>
          <w:b/>
          <w:lang w:val="en-GB"/>
        </w:rPr>
      </w:pPr>
    </w:p>
    <w:p w14:paraId="79D3BE3A" w14:textId="6919E7F0" w:rsidR="00FA7D52" w:rsidRPr="001E7A27" w:rsidRDefault="00FA7D52" w:rsidP="00FA7D52">
      <w:pPr>
        <w:pStyle w:val="Default"/>
        <w:rPr>
          <w:rFonts w:ascii="Times New Roman" w:hAnsi="Times New Roman" w:cs="Times New Roman"/>
          <w:color w:val="auto"/>
          <w:sz w:val="22"/>
          <w:szCs w:val="22"/>
        </w:rPr>
      </w:pPr>
      <w:r w:rsidRPr="001E7A27">
        <w:rPr>
          <w:rFonts w:ascii="Times New Roman" w:hAnsi="Times New Roman" w:cs="Times New Roman"/>
          <w:color w:val="auto"/>
          <w:sz w:val="22"/>
          <w:szCs w:val="22"/>
        </w:rPr>
        <w:t>Major pre-industrial sources of CH</w:t>
      </w:r>
      <w:r w:rsidRPr="001E7A27">
        <w:rPr>
          <w:rFonts w:ascii="Times New Roman" w:hAnsi="Times New Roman" w:cs="Times New Roman"/>
          <w:color w:val="auto"/>
          <w:sz w:val="22"/>
          <w:szCs w:val="22"/>
          <w:vertAlign w:val="subscript"/>
        </w:rPr>
        <w:t>4</w:t>
      </w:r>
      <w:r w:rsidRPr="001E7A27">
        <w:rPr>
          <w:rFonts w:ascii="Times New Roman" w:hAnsi="Times New Roman" w:cs="Times New Roman"/>
          <w:color w:val="auto"/>
          <w:sz w:val="22"/>
          <w:szCs w:val="22"/>
        </w:rPr>
        <w:t xml:space="preserve"> comprise wetlands (including subglacial environments) and biomass burning </w:t>
      </w:r>
      <w:commentRangeStart w:id="715"/>
      <w:commentRangeStart w:id="716"/>
      <w:r w:rsidRPr="001E7A27">
        <w:rPr>
          <w:rFonts w:ascii="Times New Roman" w:hAnsi="Times New Roman" w:cs="Times New Roman"/>
          <w:sz w:val="22"/>
          <w:szCs w:val="22"/>
        </w:rPr>
        <w:fldChar w:fldCharType="begin" w:fldLock="1"/>
      </w:r>
      <w:r w:rsidR="00747167" w:rsidRPr="001E7A27">
        <w:rPr>
          <w:rFonts w:ascii="Times New Roman" w:hAnsi="Times New Roman" w:cs="Times New Roman"/>
          <w:color w:val="auto"/>
          <w:sz w:val="22"/>
          <w:szCs w:val="22"/>
        </w:rPr>
        <w:instrText>ADDIN CSL_CITATION { "citationItems" : [ { "id" : "ITEM-1", "itemData" : { "DOI" : "10.1126/science.1187651", "ISSN" : "1095-9203", "PMID" : "20576890", "abstract" : "The causes of past changes in the global methane cycle and especially the role of marine methane hydrate (clathrate) destabilization events are a matter of debate. Here we present evidence from the North Greenland Ice Core Project ice core based on the hydrogen isotopic composition of methane [deltaD(CH4)] that clathrates did not cause atmospheric methane concentration to rise at the onset of Dansgaard-Oeschger (DO) events 7 and 8. Box modeling supports boreal wetland emissions as the most likely explanation for the interstadial increase. Moreover, our data show that deltaD(CH4) dropped 500 years before the onset of DO 8, with CH4 concentration rising only slightly. This can be explained by an early climate response of boreal wetlands, which carry the strongly depleted isotopic signature of high-latitude precipitation at that time.", "author" : [ { "dropping-particle" : "", "family" : "Bock", "given" : "Michael", "non-dropping-particle" : "", "parse-names" : false, "suffix" : "" }, { "dropping-particle" : "", "family" : "Schmitt", "given" : "Jochen", "non-dropping-particle" : "", "parse-names" : false, "suffix" : "" }, { "dropping-particle" : "", "family" : "M\u00f6ller", "given" : "Lars", "non-dropping-particle" : "", "parse-names" : false, "suffix" : "" }, { "dropping-particle" : "", "family" : "Spahni", "given" : "Renato", "non-dropping-particle" : "", "parse-names" : false, "suffix" : "" }, { "dropping-particle" : "", "family" : "Blunier", "given" : "Thomas", "non-dropping-particle" : "", "parse-names" : false, "suffix" : "" }, { "dropping-particle" : "", "family" : "Fischer", "given" : "Hubertus", "non-dropping-particle" : "", "parse-names" : false, "suffix" : "" } ], "container-title" : "Science", "id" : "ITEM-1", "issue" : "5986", "issued" : { "date-parts" : [ [ "2010", "6", "25" ] ] }, "page" : "1686-9", "publisher" : "American Association for the Advancement of Science", "title" : "Hydrogen isotopes preclude marine hydrate CH4 emissions at the onset of Dansgaard-Oeschger events.", "translator" : [ { "dropping-particle" : "", "family" : "L4414", "given" : "", "non-dropping-particle" : "", "parse-names" : false, "suffix" : "" } ], "type" : "article-journal", "volume" : "328" }, "uris" : [ "http://www.mendeley.com/documents/?uuid=95492b36-1fe4-39c0-be80-3d834d97e2f5" ] }, { "id" : "ITEM-2", "itemData" : { "DOI" : "10.1073/pnas.1613883114", "ISSN" : "0027-8424", "abstract" : "Polar ice is a unique archive of past atmosphere. Here, we present methane stable isotope records (used as source fingerprint) for the current and two past interglacials and their preceding glacial maxima. Our data are used to constrain global emissions of methane. Tropical wetlands and floodplains seem to be the dominant sources of atmospheric methane changes, steered by past variations in sea level, monsoon intensity, temperature, and the water table. In contrast, geologic emissions of methane are stable over a wide range of climatic conditions. The long-term shift seen in both isotopes for the last 25,000 y compared with older intervals is likely connected to changes in the terrestrial biosphere and fire regimes as a consequence of megafauna extinction.Atmospheric methane (CH4) records reconstructed from polar ice cores represent an integrated view on processes predominantly taking place in the terrestrial biogeosphere. Here, we present dual stable isotopic methane records [\u03b413CH4 and \u03b4D(CH4)] from four Antarctic ice cores, which provide improved constraints on past changes in natural methane sources. Our isotope data show that tropical wetlands and seasonally inundated floodplains are most likely the controlling sources of atmospheric methane variations for the current and two older interglacials and their preceding glacial maxima. The changes in these sources are steered by variations in temperature, precipitation, and the water table as modulated by insolation, (local) sea level, and monsoon intensity. Based on our \u03b4D(CH4) constraint, it seems that geologic emissions of methane may play a steady but only minor role in atmospheric CH4 changes and that the glacial budget is not dominated by these sources. Superimposed on the glacial/interglacial variations is a marked difference in both isotope records, with systematically higher values during the last 25,000 y compared with older time periods. This shift cannot be explained by climatic changes. Rather, our isotopic methane budget points to a marked increase in fire activity, possibly caused by biome changes and accumulation of fuel related to the late Pleistocene megafauna extinction, which took place in the course of the last glacial.", "author" : [ { "dropping-particle" : "", "family" : "Bock", "given" : "Michael", "non-dropping-particle" : "", "parse-names" : false, "suffix" : "" }, { "dropping-particle" : "", "family" : "Schmitt", "given" : "Jochen", "non-dropping-particle" : "", "parse-names" : false, "suffix" : "" }, { "dropping-particle" : "", "family" : "Beck", "given" : "Jonas", "non-dropping-particle" : "", "parse-names" : false, "suffix" : "" }, { "dropping-particle" : "", "family" : "Seth", "given" : "Barbara", "non-dropping-particle" : "", "parse-names" : false, "suffix" : "" }, { "dropping-particle" : "", "family" : "Chappellaz", "given" : "J\u00e9r\u00f4me", "non-dropping-particle" : "", "parse-names" : false, "suffix" : "" }, { "dropping-particle" : "", "family" : "Fischer", "given" : "Hubertus", "non-dropping-particle" : "", "parse-names" : false, "suffix" : "" } ], "container-title" : "Proceedings of the National Academy of Sciences", "id" : "ITEM-2", "issue" : "29", "issued" : { "date-parts" : [ [ "2017", "7", "18" ] ] }, "page" : "E5778-E5786", "publisher" : "National Academy of Sciences", "title" : "Glacial/interglacial wetland, biomass burning, and geologic methane emissions constrained by dual stable isotopic CH 4 ice core records", "translator" : [ { "dropping-particle" : "", "family" : "L3857", "given" : "", "non-dropping-particle" : "", "parse-names" : false, "suffix" : "" } ], "type" : "article-journal", "volume" : "114" }, "uris" : [ "http://www.mendeley.com/documents/?uuid=100713bc-f8c5-4494-a27d-405f190e8d5b" ] } ], "mendeley" : { "formattedCitation" : "(Bock et al., 2010, 2017)", "manualFormatting" : "(Bock et al., 2010, 2017; Lamarche-Gagnon et al., 2019; Kleinen et al., 2020)", "plainTextFormattedCitation" : "(Bock et al., 2010, 2017)", "previouslyFormattedCitation" : "(Bock et al., 2010, 2017)" }, "properties" : { "noteIndex" : 0 }, "schema" : "https://github.com/citation-style-language/schema/raw/master/csl-citation.json" }</w:instrText>
      </w:r>
      <w:r w:rsidRPr="001E7A27">
        <w:rPr>
          <w:rFonts w:ascii="Times New Roman" w:hAnsi="Times New Roman" w:cs="Times New Roman"/>
          <w:sz w:val="22"/>
          <w:szCs w:val="22"/>
        </w:rPr>
        <w:fldChar w:fldCharType="separate"/>
      </w:r>
      <w:r w:rsidR="00025FA2" w:rsidRPr="001E7A27">
        <w:rPr>
          <w:rFonts w:ascii="Times New Roman" w:hAnsi="Times New Roman" w:cs="Times New Roman"/>
          <w:noProof/>
          <w:color w:val="auto"/>
          <w:sz w:val="22"/>
          <w:szCs w:val="22"/>
        </w:rPr>
        <w:t>(Bock et al., 2010, 2017; Lamarche-Gagnon et al., 2019; Kleinen et al., 2020)</w:t>
      </w:r>
      <w:r w:rsidRPr="001E7A27">
        <w:rPr>
          <w:rFonts w:ascii="Times New Roman" w:hAnsi="Times New Roman" w:cs="Times New Roman"/>
          <w:sz w:val="22"/>
          <w:szCs w:val="22"/>
        </w:rPr>
        <w:fldChar w:fldCharType="end"/>
      </w:r>
      <w:commentRangeEnd w:id="715"/>
      <w:commentRangeEnd w:id="716"/>
      <w:r w:rsidR="008B065F" w:rsidRPr="001E7A27">
        <w:rPr>
          <w:rStyle w:val="CommentReference"/>
          <w:rFonts w:ascii="Times New Roman" w:eastAsia="Times New Roman" w:hAnsi="Times New Roman" w:cstheme="minorBidi"/>
          <w:color w:val="auto"/>
        </w:rPr>
        <w:commentReference w:id="715"/>
      </w:r>
      <w:r w:rsidR="00025FA2" w:rsidRPr="001E7A27">
        <w:rPr>
          <w:rStyle w:val="CommentReference"/>
          <w:rFonts w:ascii="Times New Roman" w:eastAsia="Times New Roman" w:hAnsi="Times New Roman" w:cstheme="minorBidi"/>
          <w:color w:val="auto"/>
        </w:rPr>
        <w:commentReference w:id="716"/>
      </w:r>
      <w:r w:rsidRPr="001E7A27">
        <w:rPr>
          <w:rFonts w:ascii="Times New Roman" w:hAnsi="Times New Roman" w:cs="Times New Roman"/>
          <w:color w:val="auto"/>
          <w:sz w:val="22"/>
          <w:szCs w:val="22"/>
        </w:rPr>
        <w:t>. Pre-industrial atmospheric N</w:t>
      </w:r>
      <w:r w:rsidRPr="001E7A27">
        <w:rPr>
          <w:rFonts w:ascii="Times New Roman" w:hAnsi="Times New Roman" w:cs="Times New Roman"/>
          <w:color w:val="auto"/>
          <w:sz w:val="22"/>
          <w:szCs w:val="22"/>
          <w:vertAlign w:val="subscript"/>
        </w:rPr>
        <w:t>2</w:t>
      </w:r>
      <w:r w:rsidRPr="001E7A27">
        <w:rPr>
          <w:rFonts w:ascii="Times New Roman" w:hAnsi="Times New Roman" w:cs="Times New Roman"/>
          <w:color w:val="auto"/>
          <w:sz w:val="22"/>
          <w:szCs w:val="22"/>
        </w:rPr>
        <w:t xml:space="preserve">O concentrations were regulated by microbial production in marine and terrestrial environments and by photochemical removal in the stratosphere </w:t>
      </w:r>
      <w:commentRangeStart w:id="717"/>
      <w:commentRangeStart w:id="718"/>
      <w:r w:rsidRPr="001E7A27">
        <w:rPr>
          <w:rFonts w:ascii="Times New Roman" w:hAnsi="Times New Roman" w:cs="Times New Roman"/>
          <w:sz w:val="22"/>
          <w:szCs w:val="22"/>
        </w:rPr>
        <w:fldChar w:fldCharType="begin" w:fldLock="1"/>
      </w:r>
      <w:r w:rsidR="00747167" w:rsidRPr="001E7A27">
        <w:rPr>
          <w:rFonts w:ascii="Times New Roman" w:hAnsi="Times New Roman" w:cs="Times New Roman"/>
          <w:color w:val="auto"/>
          <w:sz w:val="22"/>
          <w:szCs w:val="22"/>
        </w:rPr>
        <w:instrText>ADDIN CSL_CITATION { "citationItems" : [ { "id" : "ITEM-1",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"ITEM-1",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"mendeley" : { "formattedCitation" : "(Schilt et al., 2014)", "manualFormatting" : "(Schilt et al., 2014; Battaglia and Joos, 2018; Fischer et al., 2019)", "plainTextFormattedCitation" : "(Schilt et al., 2014)", "previouslyFormattedCitation" : "(Schilt et al., 2014)" }, "properties" : { "noteIndex" : 0 }, "schema" : "https://github.com/citation-style-language/schema/raw/master/csl-citation.json" }</w:instrText>
      </w:r>
      <w:r w:rsidRPr="001E7A27">
        <w:rPr>
          <w:rFonts w:ascii="Times New Roman" w:hAnsi="Times New Roman" w:cs="Times New Roman"/>
          <w:sz w:val="22"/>
          <w:szCs w:val="22"/>
        </w:rPr>
        <w:fldChar w:fldCharType="separate"/>
      </w:r>
      <w:r w:rsidR="00025FA2" w:rsidRPr="001E7A27">
        <w:rPr>
          <w:rFonts w:ascii="Times New Roman" w:hAnsi="Times New Roman" w:cs="Times New Roman"/>
          <w:noProof/>
          <w:color w:val="auto"/>
          <w:sz w:val="22"/>
          <w:szCs w:val="22"/>
        </w:rPr>
        <w:t>(Schilt et al., 2014; Battaglia and Joos, 2018; Fischer et al., 2019)</w:t>
      </w:r>
      <w:r w:rsidRPr="001E7A27">
        <w:rPr>
          <w:rFonts w:ascii="Times New Roman" w:hAnsi="Times New Roman" w:cs="Times New Roman"/>
          <w:sz w:val="22"/>
          <w:szCs w:val="22"/>
        </w:rPr>
        <w:fldChar w:fldCharType="end"/>
      </w:r>
      <w:commentRangeEnd w:id="717"/>
      <w:r w:rsidR="00025FA2" w:rsidRPr="001E7A27">
        <w:rPr>
          <w:rStyle w:val="CommentReference"/>
          <w:rFonts w:ascii="Times New Roman" w:eastAsia="Times New Roman" w:hAnsi="Times New Roman" w:cstheme="minorBidi"/>
          <w:color w:val="auto"/>
        </w:rPr>
        <w:commentReference w:id="717"/>
      </w:r>
      <w:r w:rsidRPr="001E7A27">
        <w:rPr>
          <w:rFonts w:ascii="Times New Roman" w:hAnsi="Times New Roman" w:cs="Times New Roman"/>
          <w:color w:val="auto"/>
          <w:sz w:val="22"/>
          <w:szCs w:val="22"/>
        </w:rPr>
        <w:t xml:space="preserve">. </w:t>
      </w:r>
      <w:commentRangeEnd w:id="718"/>
      <w:r w:rsidR="008B065F" w:rsidRPr="001E7A27">
        <w:rPr>
          <w:rStyle w:val="CommentReference"/>
          <w:rFonts w:ascii="Times New Roman" w:eastAsia="Times New Roman" w:hAnsi="Times New Roman" w:cstheme="minorBidi"/>
          <w:color w:val="auto"/>
        </w:rPr>
        <w:commentReference w:id="718"/>
      </w:r>
      <w:r w:rsidRPr="001E7A27">
        <w:rPr>
          <w:rFonts w:ascii="Times New Roman" w:hAnsi="Times New Roman" w:cs="Times New Roman"/>
          <w:color w:val="auto"/>
          <w:sz w:val="22"/>
          <w:szCs w:val="22"/>
        </w:rPr>
        <w:t>Pre-industrial atmospheric CO</w:t>
      </w:r>
      <w:r w:rsidRPr="001E7A27">
        <w:rPr>
          <w:rFonts w:ascii="Times New Roman" w:hAnsi="Times New Roman" w:cs="Times New Roman"/>
          <w:color w:val="auto"/>
          <w:sz w:val="22"/>
          <w:szCs w:val="22"/>
          <w:vertAlign w:val="subscript"/>
        </w:rPr>
        <w:t>2</w:t>
      </w:r>
      <w:r w:rsidRPr="001E7A27">
        <w:rPr>
          <w:rFonts w:ascii="Times New Roman" w:hAnsi="Times New Roman" w:cs="Times New Roman"/>
          <w:color w:val="auto"/>
          <w:sz w:val="22"/>
          <w:szCs w:val="22"/>
        </w:rPr>
        <w:t xml:space="preserve"> concentrations were largely regulated by exchange with exogenic terrestrial and ocean carbon reservoirs. The imbalance between geological sources and sinks in the ocean</w:t>
      </w:r>
      <w:del w:id="719" w:author="Ian Blenkinsop" w:date="2021-07-14T11:04:00Z">
        <w:r w:rsidRPr="001E7A27" w:rsidDel="005C22B9">
          <w:rPr>
            <w:rFonts w:ascii="Times New Roman" w:hAnsi="Times New Roman" w:cs="Times New Roman"/>
            <w:color w:val="auto"/>
            <w:sz w:val="22"/>
            <w:szCs w:val="22"/>
          </w:rPr>
          <w:delText>-</w:delText>
        </w:r>
      </w:del>
      <w:ins w:id="720" w:author="Ian Blenkinsop" w:date="2021-07-14T11:04:00Z">
        <w:r w:rsidR="005C22B9" w:rsidRPr="001E7A27">
          <w:rPr>
            <w:rFonts w:ascii="Times New Roman" w:hAnsi="Times New Roman" w:cs="Times New Roman"/>
            <w:color w:val="auto"/>
            <w:sz w:val="22"/>
            <w:szCs w:val="22"/>
          </w:rPr>
          <w:t>–</w:t>
        </w:r>
      </w:ins>
      <w:r w:rsidRPr="001E7A27">
        <w:rPr>
          <w:rFonts w:ascii="Times New Roman" w:hAnsi="Times New Roman" w:cs="Times New Roman"/>
          <w:color w:val="auto"/>
          <w:sz w:val="22"/>
          <w:szCs w:val="22"/>
        </w:rPr>
        <w:t>atmosphere</w:t>
      </w:r>
      <w:del w:id="721" w:author="Ian Blenkinsop" w:date="2021-07-14T11:04:00Z">
        <w:r w:rsidRPr="001E7A27" w:rsidDel="005C22B9">
          <w:rPr>
            <w:rFonts w:ascii="Times New Roman" w:hAnsi="Times New Roman" w:cs="Times New Roman"/>
            <w:color w:val="auto"/>
            <w:sz w:val="22"/>
            <w:szCs w:val="22"/>
          </w:rPr>
          <w:delText>-</w:delText>
        </w:r>
      </w:del>
      <w:ins w:id="722" w:author="Ian Blenkinsop" w:date="2021-07-14T11:05:00Z">
        <w:r w:rsidR="005C22B9" w:rsidRPr="001E7A27">
          <w:rPr>
            <w:rFonts w:ascii="Times New Roman" w:hAnsi="Times New Roman" w:cs="Times New Roman"/>
            <w:color w:val="auto"/>
            <w:sz w:val="22"/>
            <w:szCs w:val="22"/>
          </w:rPr>
          <w:t>–</w:t>
        </w:r>
      </w:ins>
      <w:r w:rsidRPr="001E7A27">
        <w:rPr>
          <w:rFonts w:ascii="Times New Roman" w:hAnsi="Times New Roman" w:cs="Times New Roman"/>
          <w:color w:val="auto"/>
          <w:sz w:val="22"/>
          <w:szCs w:val="22"/>
        </w:rPr>
        <w:t>land biosphere system additionally plays an important role in modulating the air-sea partitioning of the active carbon inventory on multi-millennial time</w:t>
      </w:r>
      <w:ins w:id="723" w:author="Soapbox" w:date="2021-07-15T12:50:00Z">
        <w:r w:rsidR="006C248B" w:rsidRPr="001E7A27">
          <w:rPr>
            <w:rFonts w:ascii="Times New Roman" w:hAnsi="Times New Roman" w:cs="Times New Roman"/>
            <w:color w:val="auto"/>
            <w:sz w:val="22"/>
            <w:szCs w:val="22"/>
          </w:rPr>
          <w:t xml:space="preserve"> </w:t>
        </w:r>
      </w:ins>
      <w:r w:rsidRPr="001E7A27">
        <w:rPr>
          <w:rFonts w:ascii="Times New Roman" w:hAnsi="Times New Roman" w:cs="Times New Roman"/>
          <w:color w:val="auto"/>
          <w:sz w:val="22"/>
          <w:szCs w:val="22"/>
        </w:rPr>
        <w:t xml:space="preserve">scales </w:t>
      </w:r>
      <w:r w:rsidRPr="001E7A27">
        <w:rPr>
          <w:rFonts w:ascii="Times New Roman" w:hAnsi="Times New Roman" w:cs="Times New Roman"/>
          <w:color w:val="auto"/>
          <w:sz w:val="22"/>
          <w:szCs w:val="22"/>
        </w:rPr>
        <w:fldChar w:fldCharType="begin" w:fldLock="1"/>
      </w:r>
      <w:r w:rsidR="00747167" w:rsidRPr="001E7A27">
        <w:rPr>
          <w:rFonts w:ascii="Times New Roman" w:hAnsi="Times New Roman" w:cs="Times New Roman"/>
          <w:color w:val="auto"/>
          <w:sz w:val="22"/>
          <w:szCs w:val="22"/>
        </w:rPr>
        <w:instrText>ADDIN CSL_CITATION { "citationItems" : [ { "id" : "ITEM-1", "itemData" : { "DOI" : "10.5194/cp-14-1819-2018", "ISSN" : "1814-9332", "abstract" : "Abstract. Although it has long been assumed that the glacial\u2013interglacial cycles of atmospheric CO2 occurred due to increased storage of CO2 in the ocean, with no change in the size of the \u201cactive\u201d carbon inventory, there are signs that the geological CO2 supply rate to the active pool varied significantly. The resulting changes of the carbon inventory cannot be assessed without constraining the rate of carbon removal from the system, which largely occurs in marine sediments. The oceanic supply of alkalinity is also removed by the burial of calcium carbonate in marine sediments, which plays a major role in air\u2013sea partitioning of the active carbon inventory. Here, we present the first global reconstruction of carbon and alkalinity burial in deep-sea sediments over the last glacial cycle. Although subject to large uncertainties, the reconstruction provides a first-order constraint on the effects of changes in deep-sea burial fluxes on global carbon and alkalinity inventories over the last glacial cycle. The results suggest that reduced burial of carbonate in the Atlantic Ocean was not entirely compensated by the increased burial in the Pacific basin during the last glacial period, which would have caused a gradual buildup of alkalinity in the ocean. We also consider the magnitude of possible changes in the larger but poorly constrained rates of burial on continental shelves, and show that these could have been significantly larger than the deep-sea burial changes. The burial-driven inventory variations are sufficiently large to have significantly altered the \u03b413C of the ocean\u2013atmosphere carbon and changed the average dissolved inorganic carbon (DIC) and alkalinity concentrations of the ocean by more than 100&amp;thinsp;\u00b5M, confirming that carbon burial fluxes were a dynamic, interactive component of the glacial cycles that significantly modified the size of the active carbon pool. Our results also suggest that geological sources and sinks were significantly unbalanced during the late Holocene, leading to a slow net removal flux on the order of 0.1&amp;thinsp;PgC&amp;thinsp;yr\u22121 prior to the rapid input of carbon during the industrial period. ]]&gt;", "author" : [ { "dropping-particle" : "", "family" : "Cartapanis", "given" : "Olivier", "non-dropping-particle" : "", "parse-names" : false, "suffix" : "" }, { "dropping-particle" : "", "family" : "Galbraith", "given" : "Eric D.", "non-dropping-particle" : "", "parse-names" : false, "suffix" : "" }, { "dropping-particle" : "", "family" : "Bianchi", "given" : "Daniele", "non-dropping-particle" : "", "parse-names" : false, "suffix" : "" }, { "dropping-particle" : "", "family" : "Jaccard", "given" : "Samuel L.", "non-dropping-particle" : "", "parse-names" : false, "suffix" : "" } ], "container-title" : "Climate of the Past", "id" : "ITEM-1", "issue" : "11", "issued" : { "date-parts" : [ [ "2018", "11", "28" ] ] }, "page" : "1819-1850", "title" : "Carbon burial in deep-sea sediment and implications for oceanic inventories of carbon and alkalinity over the last glacial cycle", "translator" : [ { "dropping-particle" : "", "family" : "L5189", "given" : "", "non-dropping-particle" : "", "parse-names" : false, "suffix" : "" } ], "type" : "article-journal", "volume" : "14" }, "uris" : [ "http://www.mendeley.com/documents/?uuid=08d82960-ffba-385b-8fb9-f7bd5d1c1d3f" ] } ], "mendeley" : { "formattedCitation" : "(Cartapanis et al., 2018)", "plainTextFormattedCitation" : "(Cartapanis et al., 2018)", "previouslyFormattedCitation" : "(Cartapanis et al., 2018)" }, "properties" : { "noteIndex" : 0 }, "schema" : "https://github.com/citation-style-language/schema/raw/master/csl-citation.json" }</w:instrText>
      </w:r>
      <w:r w:rsidRPr="001E7A27">
        <w:rPr>
          <w:rFonts w:ascii="Times New Roman" w:hAnsi="Times New Roman" w:cs="Times New Roman"/>
          <w:color w:val="auto"/>
          <w:sz w:val="22"/>
          <w:szCs w:val="22"/>
        </w:rPr>
        <w:fldChar w:fldCharType="separate"/>
      </w:r>
      <w:r w:rsidR="00025FA2" w:rsidRPr="001E7A27">
        <w:rPr>
          <w:rFonts w:ascii="Times New Roman" w:hAnsi="Times New Roman" w:cs="Times New Roman"/>
          <w:noProof/>
          <w:color w:val="auto"/>
          <w:sz w:val="22"/>
          <w:szCs w:val="22"/>
        </w:rPr>
        <w:t>(Cartapanis et al., 2018)</w:t>
      </w:r>
      <w:r w:rsidRPr="001E7A27">
        <w:rPr>
          <w:rFonts w:ascii="Times New Roman" w:hAnsi="Times New Roman" w:cs="Times New Roman"/>
          <w:color w:val="auto"/>
          <w:sz w:val="22"/>
          <w:szCs w:val="22"/>
        </w:rPr>
        <w:fldChar w:fldCharType="end"/>
      </w:r>
      <w:r w:rsidRPr="001E7A27">
        <w:rPr>
          <w:rFonts w:ascii="Times New Roman" w:hAnsi="Times New Roman" w:cs="Times New Roman"/>
          <w:color w:val="auto"/>
          <w:sz w:val="22"/>
          <w:szCs w:val="22"/>
        </w:rPr>
        <w:t xml:space="preserve">. </w:t>
      </w:r>
    </w:p>
    <w:p w14:paraId="4B35BB18" w14:textId="77777777" w:rsidR="00FA7D52" w:rsidRPr="001E7A27" w:rsidRDefault="00FA7D52" w:rsidP="00FA7D52">
      <w:pPr>
        <w:pStyle w:val="AR6BodyText"/>
        <w:rPr>
          <w:lang w:val="en-GB"/>
        </w:rPr>
      </w:pPr>
    </w:p>
    <w:p w14:paraId="5FAC2854" w14:textId="77777777" w:rsidR="002F5491" w:rsidRPr="001E7A27" w:rsidRDefault="002F5491" w:rsidP="00FA7D52">
      <w:pPr>
        <w:pStyle w:val="AR6BodyText"/>
        <w:rPr>
          <w:lang w:val="en-GB"/>
        </w:rPr>
      </w:pPr>
    </w:p>
    <w:p w14:paraId="5FFE578F" w14:textId="394D430C" w:rsidR="00BD1E2D" w:rsidRPr="001E7A27" w:rsidRDefault="00FA7D52" w:rsidP="00FA7D52">
      <w:pPr>
        <w:pStyle w:val="AR6BodyText"/>
        <w:rPr>
          <w:b/>
          <w:lang w:val="en-GB"/>
        </w:rPr>
      </w:pPr>
      <w:r w:rsidRPr="001E7A27">
        <w:rPr>
          <w:b/>
          <w:lang w:val="en-GB"/>
        </w:rPr>
        <w:t>[START FIGURE 5.</w:t>
      </w:r>
      <w:r w:rsidR="001638F0" w:rsidRPr="001E7A27">
        <w:rPr>
          <w:b/>
          <w:lang w:val="en-GB"/>
        </w:rPr>
        <w:t>4</w:t>
      </w:r>
      <w:r w:rsidRPr="001E7A27">
        <w:rPr>
          <w:b/>
          <w:lang w:val="en-GB"/>
        </w:rPr>
        <w:t xml:space="preserve"> HERE] </w:t>
      </w:r>
    </w:p>
    <w:p w14:paraId="184FA113" w14:textId="75B2161F" w:rsidR="00FA7D52" w:rsidRPr="001E7A27" w:rsidRDefault="00FA7D52" w:rsidP="00FA7D52">
      <w:pPr>
        <w:pStyle w:val="AR6BodyText"/>
        <w:rPr>
          <w:b/>
          <w:lang w:val="en-GB"/>
        </w:rPr>
      </w:pPr>
    </w:p>
    <w:p w14:paraId="41E30BC7" w14:textId="20420924" w:rsidR="00FA7D52" w:rsidRPr="001E7A27" w:rsidRDefault="00FA7D52" w:rsidP="00FA7D52">
      <w:pPr>
        <w:pStyle w:val="AR6Chap5Figure"/>
        <w:rPr>
          <w:lang w:val="en-GB"/>
        </w:rPr>
      </w:pPr>
      <w:r w:rsidRPr="001E7A27">
        <w:rPr>
          <w:b/>
          <w:bCs/>
          <w:lang w:val="en-GB"/>
        </w:rPr>
        <w:t>Atmospheric concentrations of CO</w:t>
      </w:r>
      <w:r w:rsidRPr="001E7A27">
        <w:rPr>
          <w:b/>
          <w:bCs/>
          <w:vertAlign w:val="subscript"/>
          <w:lang w:val="en-GB"/>
        </w:rPr>
        <w:t>2</w:t>
      </w:r>
      <w:r w:rsidRPr="001E7A27">
        <w:rPr>
          <w:b/>
          <w:bCs/>
          <w:lang w:val="en-GB"/>
        </w:rPr>
        <w:t>, CH</w:t>
      </w:r>
      <w:r w:rsidRPr="001E7A27">
        <w:rPr>
          <w:b/>
          <w:bCs/>
          <w:vertAlign w:val="subscript"/>
          <w:lang w:val="en-GB"/>
        </w:rPr>
        <w:t>4</w:t>
      </w:r>
      <w:r w:rsidRPr="001E7A27">
        <w:rPr>
          <w:b/>
          <w:bCs/>
          <w:lang w:val="en-GB"/>
        </w:rPr>
        <w:t xml:space="preserve"> and N</w:t>
      </w:r>
      <w:r w:rsidRPr="001E7A27">
        <w:rPr>
          <w:b/>
          <w:bCs/>
          <w:vertAlign w:val="subscript"/>
          <w:lang w:val="en-GB"/>
        </w:rPr>
        <w:t>2</w:t>
      </w:r>
      <w:r w:rsidRPr="001E7A27">
        <w:rPr>
          <w:b/>
          <w:bCs/>
          <w:lang w:val="en-GB"/>
        </w:rPr>
        <w:t xml:space="preserve">O in air bubbles and clathrate crystals in ice cores </w:t>
      </w:r>
      <w:r w:rsidR="00AD23ED" w:rsidRPr="001E7A27">
        <w:rPr>
          <w:b/>
          <w:bCs/>
          <w:lang w:val="en-GB"/>
        </w:rPr>
        <w:t>(</w:t>
      </w:r>
      <w:r w:rsidRPr="001E7A27">
        <w:rPr>
          <w:b/>
          <w:bCs/>
          <w:lang w:val="en-GB"/>
        </w:rPr>
        <w:t>800,000 BCE to 1990 CE</w:t>
      </w:r>
      <w:r w:rsidR="00AD23ED" w:rsidRPr="001E7A27">
        <w:rPr>
          <w:b/>
          <w:bCs/>
          <w:lang w:val="en-GB"/>
        </w:rPr>
        <w:t>).</w:t>
      </w:r>
      <w:r w:rsidRPr="001E7A27">
        <w:rPr>
          <w:lang w:val="en-GB"/>
        </w:rPr>
        <w:t xml:space="preserve"> </w:t>
      </w:r>
      <w:r w:rsidR="00AD23ED" w:rsidRPr="001E7A27">
        <w:rPr>
          <w:lang w:val="en-GB"/>
        </w:rPr>
        <w:t>N</w:t>
      </w:r>
      <w:r w:rsidRPr="001E7A27">
        <w:rPr>
          <w:lang w:val="en-GB"/>
        </w:rPr>
        <w:t>ote the variable x-axis range and tick mark intervals for the 3 columns. Ice core data is over-plotted by atmospheric observations from 1958 to present for CO</w:t>
      </w:r>
      <w:r w:rsidRPr="001E7A27">
        <w:rPr>
          <w:vertAlign w:val="subscript"/>
          <w:lang w:val="en-GB"/>
        </w:rPr>
        <w:t>2</w:t>
      </w:r>
      <w:r w:rsidRPr="001E7A27">
        <w:rPr>
          <w:lang w:val="en-GB"/>
        </w:rPr>
        <w:t>, from 1984 for CH</w:t>
      </w:r>
      <w:r w:rsidRPr="001E7A27">
        <w:rPr>
          <w:vertAlign w:val="subscript"/>
          <w:lang w:val="en-GB"/>
        </w:rPr>
        <w:t>4</w:t>
      </w:r>
      <w:r w:rsidRPr="001E7A27">
        <w:rPr>
          <w:lang w:val="en-GB"/>
        </w:rPr>
        <w:t xml:space="preserve"> and from 1994 for N</w:t>
      </w:r>
      <w:r w:rsidRPr="001E7A27">
        <w:rPr>
          <w:vertAlign w:val="subscript"/>
          <w:lang w:val="en-GB"/>
        </w:rPr>
        <w:t>2</w:t>
      </w:r>
      <w:r w:rsidRPr="001E7A27">
        <w:rPr>
          <w:lang w:val="en-GB"/>
        </w:rPr>
        <w:t>O. The</w:t>
      </w:r>
      <w:r w:rsidR="004D36A9" w:rsidRPr="001E7A27">
        <w:rPr>
          <w:lang w:val="en-GB"/>
        </w:rPr>
        <w:t xml:space="preserve"> time-integrated, millennial-scale</w:t>
      </w:r>
      <w:r w:rsidRPr="001E7A27">
        <w:rPr>
          <w:lang w:val="en-GB"/>
        </w:rPr>
        <w:t xml:space="preserve"> linear growth rates for different time periods (800,000</w:t>
      </w:r>
      <w:r w:rsidRPr="001E7A27">
        <w:rPr>
          <w:rFonts w:cs="Times New Roman"/>
          <w:lang w:val="en-GB"/>
        </w:rPr>
        <w:t>–</w:t>
      </w:r>
      <w:r w:rsidRPr="001E7A27">
        <w:rPr>
          <w:lang w:val="en-GB"/>
        </w:rPr>
        <w:t>0 BCE, 0</w:t>
      </w:r>
      <w:r w:rsidRPr="001E7A27">
        <w:rPr>
          <w:rFonts w:cs="Times New Roman"/>
          <w:lang w:val="en-GB"/>
        </w:rPr>
        <w:t>–</w:t>
      </w:r>
      <w:r w:rsidRPr="001E7A27">
        <w:rPr>
          <w:lang w:val="en-GB"/>
        </w:rPr>
        <w:t>1900 CE and 1900</w:t>
      </w:r>
      <w:r w:rsidRPr="001E7A27">
        <w:rPr>
          <w:rFonts w:cs="Times New Roman"/>
          <w:lang w:val="en-GB"/>
        </w:rPr>
        <w:t>–</w:t>
      </w:r>
      <w:r w:rsidRPr="001E7A27">
        <w:rPr>
          <w:lang w:val="en-GB"/>
        </w:rPr>
        <w:t>2017 CE) are given in each panel. For the BCE period, mean rise and fall rates are calculated for the individual slopes between the peaks</w:t>
      </w:r>
      <w:r w:rsidR="004D36A9" w:rsidRPr="001E7A27">
        <w:rPr>
          <w:lang w:val="en-GB"/>
        </w:rPr>
        <w:t xml:space="preserve"> (interglacial</w:t>
      </w:r>
      <w:r w:rsidR="0080153C" w:rsidRPr="001E7A27">
        <w:rPr>
          <w:lang w:val="en-GB"/>
        </w:rPr>
        <w:t>s</w:t>
      </w:r>
      <w:r w:rsidR="004D36A9" w:rsidRPr="001E7A27">
        <w:rPr>
          <w:lang w:val="en-GB"/>
        </w:rPr>
        <w:t>)</w:t>
      </w:r>
      <w:r w:rsidRPr="001E7A27">
        <w:rPr>
          <w:lang w:val="en-GB"/>
        </w:rPr>
        <w:t xml:space="preserve"> and troughs</w:t>
      </w:r>
      <w:r w:rsidR="004D36A9" w:rsidRPr="001E7A27">
        <w:rPr>
          <w:lang w:val="en-GB"/>
        </w:rPr>
        <w:t xml:space="preserve"> (</w:t>
      </w:r>
      <w:r w:rsidR="00FC064F" w:rsidRPr="001E7A27">
        <w:rPr>
          <w:lang w:val="en-GB"/>
        </w:rPr>
        <w:t>glacial periods</w:t>
      </w:r>
      <w:r w:rsidR="004D36A9" w:rsidRPr="001E7A27">
        <w:rPr>
          <w:lang w:val="en-GB"/>
        </w:rPr>
        <w:t>)</w:t>
      </w:r>
      <w:r w:rsidRPr="001E7A27">
        <w:rPr>
          <w:lang w:val="en-GB"/>
        </w:rPr>
        <w:t>, which are given in the panels in left column</w:t>
      </w:r>
      <w:r w:rsidR="00813E38" w:rsidRPr="001E7A27">
        <w:rPr>
          <w:lang w:val="en-GB"/>
        </w:rPr>
        <w:t>.</w:t>
      </w:r>
      <w:r w:rsidR="002C7E12" w:rsidRPr="001E7A27">
        <w:rPr>
          <w:lang w:val="en-GB"/>
        </w:rPr>
        <w:t xml:space="preserve"> </w:t>
      </w:r>
      <w:r w:rsidRPr="001E7A27">
        <w:rPr>
          <w:lang w:val="en-GB"/>
        </w:rPr>
        <w:t xml:space="preserve">The data for BCE period are used from the Vostok, EPICA, Dome C and WAIS ice cores </w:t>
      </w:r>
      <w:r w:rsidRPr="001E7A27">
        <w:rPr>
          <w:lang w:val="en-GB"/>
        </w:rPr>
        <w:fldChar w:fldCharType="begin" w:fldLock="1"/>
      </w:r>
      <w:r w:rsidR="00747167" w:rsidRPr="001E7A27">
        <w:rPr>
          <w:lang w:val="en-GB"/>
        </w:rPr>
        <w:instrText>ADDIN CSL_CITATION { "citationItems" : [ { "id" : "ITEM-1", "itemData" : { "DOI" : "10.1038/20859", "ISSN" : "0028-0836", "abstract" : "The recent completion of drilling at Vostok station in East Antarctica has allowed the extension of the ice record of atmospheric composition and climate to the past four glacial\u2013interglacial cycles. The succession of changes through each climate cycle and termination was similar, and atmospheric and climate properties oscillated between stable bounds. Interglacial periods differed in temporal evolution and duration. Atmospheric concentrations of carbon dioxide and methane correlate well with Antarctic air-temperature throughout the record. Present-day atmospheric burdens of these two important greenhouse gases seem to have been unprecedented during the past 420,000 years.", "author" : [ { "dropping-particle" : "", "family" : "Petit", "given" : "J. R.", "non-dropping-particle" : "", "parse-names" : false, "suffix" : "" }, { "dropping-particle" : "", "family" : "Jouzel", "given" : "J.", "non-dropping-particle" : "", "parse-names" : false, "suffix" : "" }, { "dropping-particle" : "", "family" : "Raynaud", "given" : "D.", "non-dropping-particle" : "", "parse-names" : false, "suffix" : "" }, { "dropping-particle" : "", "family" : "Barkov", "given" : "N. I.", "non-dropping-particle" : "", "parse-names" : false, "suffix" : "" }, { "dropping-particle" : "", "family" : "Barnola", "given" : "J.-M.", "non-dropping-particle" : "", "parse-names" : false, "suffix" : "" }, { "dropping-particle" : "", "family" : "Basile", "given" : "I.", "non-dropping-particle" : "", "parse-names" : false, "suffix" : "" }, { "dropping-particle" : "", "family" : "Bender", "given" : "M.", "non-dropping-particle" : "", "parse-names" : false, "suffix" : "" }, { "dropping-particle" : "", "family" : "Chappellaz", "given" : "J.", "non-dropping-particle" : "", "parse-names" : false, "suffix" : "" }, { "dropping-particle" : "", "family" : "Davis", "given" : "M.", "non-dropping-particle" : "", "parse-names" : false, "suffix" : "" }, { "dropping-particle" : "", "family" : "Delaygue", "given" : "G.", "non-dropping-particle" : "", "parse-names" : false, "suffix" : "" }, { "dropping-particle" : "", "family" : "Delmotte", "given" : "M.", "non-dropping-particle" : "", "parse-names" : false, "suffix" : "" }, { "dropping-particle" : "", "family" : "Kotlyakov", "given" : "V. M.", "non-dropping-particle" : "", "parse-names" : false, "suffix" : "" }, { "dropping-particle" : "", "family" : "Legrand", "given" : "M.", "non-dropping-particle" : "", "parse-names" : false, "suffix" : "" }, { "dropping-particle" : "", "family" : "Lipenkov", "given" : "V. Y.", "non-dropping-particle" : "", "parse-names" : false, "suffix" : "" }, { "dropping-particle" : "", "family" : "Lorius", "given" : "C.", "non-dropping-particle" : "", "parse-names" : false, "suffix" : "" }, { "dropping-particle" : "", "family" : "P\u00c9pin", "given" : "L.", "non-dropping-particle" : "", "parse-names" : false, "suffix" : "" }, { "dropping-particle" : "", "family" : "Ritz", "given" : "C.", "non-dropping-particle" : "", "parse-names" : false, "suffix" : "" }, { "dropping-particle" : "", "family" : "Saltzman", "given" : "E.", "non-dropping-particle" : "", "parse-names" : false, "suffix" : "" }, { "dropping-particle" : "", "family" : "Stievenard", "given" : "M.", "non-dropping-particle" : "", "parse-names" : false, "suffix" : "" } ], "container-title" : "Nature", "id" : "ITEM-1", "issue" : "6735", "issued" : { "date-parts" : [ [ "1999", "6", "3" ] ] }, "page" : "429-436", "publisher" : "Nature Publishing Group", "title" : "Climate and atmospheric history of the past 420,000 years from the Vostok ice core, Antarctica", "translator" : [ { "dropping-particle" : "", "family" : "L4483", "given" : "", "non-dropping-particle" : "", "parse-names" : false, "suffix" : "" } ], "type" : "article-journal", "volume" : "399" }, "uris" : [ "http://www.mendeley.com/documents/?uuid=6d7ec4cb-1751-361f-b488-05936b2d309b" ] }, { "id" : "ITEM-2", "itemData" : { "DOI" : "10.1029/2001JD900117", "ISBN" : "0148-0227", "ISSN" : "01480227", "abstract" : "The Vostok ice contains fingerprints of atmospheric greenhouse trace gases, Antarctic temperature, Northern Hemisphere temperature, and global ice volume/sea level changes during the last glacial-interglacial cycles and thus allows us to investigate the sequences of these climatic events, in particular during the transitions from full glacial to interglacial conditions. The use of the updated CO2 record presented here and a reexamination of the sea level proxy confirm that the succession of changes has been similar through each of the four marked transitions found at Vostok. Antarctic air temperature and CO2 increase in parallel and almost synchronously, while the rapid warmings over Greenland take place during the last half of their change and coincide with the marked decay in continental ice volume. The Vostok results thus emphasize a fundamental difference between South and North in terms of climate dynamics. Our results confirm the role of CO2 as an important amplifier of the glacial-interglacial warming in the South. It appears also that the marked warming observed at high northern latitudes (lagging behind the CO2 increase by several thousand years) is roughly synchronous with the decay of the northern ice sheets, suggesting a major role of climatic feedback due to this decay. Such a climatic scenario is supported by sensitivity experiments performed with the LLN 2-D model forced by the Northern Hemisphere insolation and CO2. Model results indicate that the decay of the northern ice sheets and the Northern Hemisphere temperature depend primarily on the northern summer insolation. These results, nevertheless, could be affected if mechanisms specific to the Southern Hemisphere appear to play a major role in driving the Northern Hemisphere climate. The model also helps to constrain the time response of ice volume to insolation and CO2 changes.", "author" : [ { "dropping-particle" : "", "family" : "P\u00e9pin", "given" : "L.", "non-dropping-particle" : "", "parse-names" : false, "suffix" : "" }, { "dropping-particle" : "", "family" : "Raynaud", "given" : "D.", "non-dropping-particle" : "", "parse-names" : false, "suffix" : "" }, { "dropping-particle" : "", "family" : "Barnola", "given" : "J.-M.", "non-dropping-particle" : "", "parse-names" : false, "suffix" : "" }, { "dropping-particle" : "", "family" : "Loutre", "given" : "M. F.", "non-dropping-particle" : "", "parse-names" : false, "suffix" : "" } ], "container-title" : "Journal of Geophysical Research: Atmospheres", "id" : "ITEM-2", "issue" : "D23", "issued" : { "date-parts" : [ [ "2001", "12", "16" ] ] }, "page" : "31885-31892", "title" : "Hemispheric roles of climate forcings during glacial-interglacial transitions as deduced from the Vostok record and LLN-2D model experiments", "translator" : [ { "dropping-particle" : "", "family" : "L4424", "given" : "", "non-dropping-particle" : "", "parse-names" : false, "suffix" : "" } ], "type" : "article-journal", "volume" : "106" }, "uris" : [ "http://www.mendeley.com/documents/?uuid=c3a41b8e-aaa0-4c28-87ab-c3dd9f0fcc18" ] }, { "id" : "ITEM-3", "itemData" : { "DOI" : "10.1126/science.291.5501.112", "ISSN" : "00368075", "abstract" : "A record of atmospheric carbon dioxide (CO2) concentration during the transition from the Last Glacial Maximum to the Holocene, obtained from the Dome Concordia, Antarctica, ice core, reveals that an increase of 76 parts per million by volume occurred over a period of 6000 years in four clearly distinguishable intervals. The close correlation between CO2 concentration and Antarctic temperature indicates that the Southern Ocean played an important role in causing the CO2 increase. However, the similarity of changes in CO2 concentration and variations of atmospheric methane concentration suggests that processes in the tropics and in the Northern Hemisphere, where the main sources for methane are located, also had substantial effects on atmospheric CO2 concentrations.", "author" : [ { "dropping-particle" : "", "family" : "Monnin", "given" : "Eric", "non-dropping-particle" : "", "parse-names" : false, "suffix" : "" } ], "container-title" : "Science", "id" : "ITEM-3", "issue" : "5501", "issued" : { "date-parts" : [ [ "2001", "1", "5" ] ] }, "page" : "112-114", "publisher" : "American Association for the Advancement of Science", "title" : "Atmospheric CO2 Concentrations over the Last Glacial Termination", "translator" : [ { "dropping-particle" : "", "family" : "L3873", "given" : "", "non-dropping-particle" : "", "parse-names" : false, "suffix" : "" } ], "type" : "article-journal", "volume" : "291" }, "uris" : [ "http://www.mendeley.com/documents/?uuid=c2ed46d5-bd20-4f81-96de-c83f8137034c" ] }, { "id" : "ITEM-4", "itemData" : { "DOI" : "10.1016/j.quascirev.2009.03.011", "ISBN" : "0277-3791", "ISSN" : "02773791", "abstract" : "We present records of atmospheric nitrous oxide obtained from the ice cores of the European Project for Ice Coring in Antarctica (EPICA) Dome C and Dronning Maud Land sites shedding light on the concentration of this greenhouse gas on glacial-interglacial and millennial time scales. The extended EPICA Dome C record covers now all interglacials of the last 800,000 years and reveals nitrous oxide variations in concert with climate. Highest mean interglacial nitrous oxide concentrations of 280 parts per billion by volume are observed during the interglacial corresponding to Marine Isotope Stage 11 around 400,000 years before present, at the same time when carbon dioxide and methane reach maximum mean interglacial concentrations. The temperature reconstruction at Dome C indicates colder interglacials between 800,000 and 440,000 years before present compared to the interglacials of the last 440,000 years. In contrast to carbon dioxide and methane, which both respond with lower concentrations at lower temperatures, nitrous oxide shows mean interglacial concentrations of 4-19 parts per billion by volume higher than the preindustrial Holocene value during the interglacials corresponding to Marine Isotope Stage 9-19. At the end of most interglacials, nitrous oxide remains substantially longer on interglacial levels than methane. Nevertheless, nitrous oxide shows millennial-scale variations at the same time as methane throughout the last 800,000 years. We suggest that these millennial-scale variations have been driven by a similar mechanism as the Dansgaard/Oeschger events known from the last glacial. Our data lead to the hypothesis that emissions from the low latitudes drive past variations of the atmospheric nitrous oxide concentration. \u00a9 2009 Elsevier Ltd. All rights reserved.", "author" : [ { "dropping-particle" : "", "family" : "Schilt", "given" : "Adrian", "non-dropping-particle" : "", "parse-names" : false, "suffix" : "" }, { "dropping-particle" : "", "family" : "Baumgartner", "given" : "Matthias", "non-dropping-particle" : "", "parse-names" : false, "suffix" : "" }, { "dropping-particle" : "", "family" : "Blunier", "given" : "Thomas", "non-dropping-particle" : "", "parse-names" : false, "suffix" : "" }, { "dropping-particle" : "", "family" : "Schwander", "given" : "Jakob", "non-dropping-particle" : "", "parse-names" : false, "suffix" : "" }, { "dropping-particle" : "", "family" : "Spahni", "given" : "Renato", "non-dropping-particle" : "", "parse-names" : false, "suffix" : "" }, { "dropping-particle" : "", "family" : "Fischer", "given" : "Hubertus", "non-dropping-particle" : "", "parse-names" : false, "suffix" : "" }, { "dropping-particle" : "", "family" : "Stocker", "given" : "Thomas F.", "non-dropping-particle" : "", "parse-names" : false, "suffix" : "" } ], "container-title" : "Quaternary Science Reviews", "id" : "ITEM-4", "issue" : "1-2", "issued" : { "date-parts" : [ [ "2010", "1" ] ] }, "page" : "182-192", "title" : "Glacial\u2013interglacial and millennial-scale variations in the atmospheric nitrous oxide concentration during the last 800,000 years", "translator" : [ { "dropping-particle" : "", "family" : "L4356", "given" : "", "non-dropping-particle" : "", "parse-names" : false, "suffix" : "" } ], "type" : "article-journal", "volume" : "29" }, "uris" : [ "http://www.mendeley.com/documents/?uuid=1fbdd376-d085-3943-be08-ae3d6200d878" ] }, { "id" : "ITEM-5", "itemData" : { "DOI" : "10.1038/nature06950", "ISSN" : "0028-0836", "abstract" : "Atmospheric methane is an important greenhouse gas and a sensitive indicator of climate change and millennial-scale temperature variability1. Its concentrations over the past 650,000 years have varied between \u223c350 and \u223c800 parts per 109 by volume (p.p.b.v.) during glacial and interglacial periods, respectively2. In comparison, present-day methane levels of \u223c1,770 p.p.b.v. have been reported3. Insights into the external forcing factors and internal feedbacks controlling atmospheric methane are essential for predicting the methane budget in a warmer world3. Here we present a detailed atmospheric methane record from the EPICA Dome C ice core that extends the history of this greenhouse gas to 800,000 yr before present. The average time resolution of the new data is \u223c380 yr and permits the identification of orbital and millennial-scale features. Spectral analyses indicate that the long-term variability in atmospheric methane levels is dominated by \u223c100,000 yr glacial\u2013interglacial cycles up to \u223c400,000 yr ago with an increasing contribution of the precessional component during the four more recent climatic cycles. We suggest that changes in the strength of tropical methane sources and sinks (wetlands, atmospheric oxidation), possibly influenced by changes in monsoon systems and the position of the intertropical convergence zone, controlled the atmospheric methane budget, with an additional source input during major terminations as the retreat of the northern ice sheet allowed higher methane emissions from extending periglacial wetlands. Millennial-scale changes in methane levels identified in our record as being associated with Antarctic isotope maxima events1,4 are indicative of ubiquitous millennial-scale temperature variability during the past eight glacial cycles.", "author" : [ { "dropping-particle" : "", "family" : "Loulergue", "given" : "Laetitia", "non-dropping-particle" : "", "parse-names" : false, "suffix" : "" }, { "dropping-particle" : "", "family" : "Schilt", "given" : "Adrian", "non-dropping-particle" : "", "parse-names" : false, "suffix" : "" }, { "dropping-particle" : "", "family" : "Spahni", "given" : "Renato", "non-dropping-particle" : "", "parse-names" : false, "suffix" : "" }, { "dropping-particle" : "", "family" : "Masson-Delmotte", "given" : "Val\u00e9rie", "non-dropping-particle" : "", "parse-names" : false, "suffix" : "" }, { "dropping-particle" : "", "family" : "Blunier", "given" : "Thomas", "non-dropping-particle" : "", "parse-names" : false, "suffix" : "" }, { "dropping-particle" : "", "family" : "Lemieux", "given" : "B\u00e9n\u00e9dicte", "non-dropping-particle" : "", "parse-names" : false, "suffix" : "" }, { "dropping-particle" : "", "family" : "Barnola", "given" : "Jean-Marc", "non-dropping-particle" : "", "parse-names" : false, "suffix" : "" }, { "dropping-particle" : "", "family" : "Raynaud", "given" : "Dominique", "non-dropping-particle" : "", "parse-names" : false, "suffix" : "" }, { "dropping-particle" : "", "family" : "Stocker", "given" : "Thomas F.", "non-dropping-particle" : "", "parse-names" : false, "suffix" : "" }, { "dropping-particle" : "", "family" : "Chappellaz", "given" : "J\u00e9r\u00f4me", "non-dropping-particle" : "", "parse-names" : false, "suffix" : "" } ], "container-title" : "Nature", "id" : "ITEM-5", "issue" : "7193", "issued" : { "date-parts" : [ [ "2008", "5", "15" ] ] }, "page" : "383-386", "publisher" : "Nature Publishing Group", "title" : "Orbital and millennial-scale features of atmospheric CH4 over the past 800,000 years", "translator" : [ { "dropping-particle" : "", "family" : "L4486", "given" : "", "non-dropping-particle" : "", "parse-names" : false, "suffix" : "" } ], "type" : "article-journal", "volume" : "453" }, "uris" : [ "http://www.mendeley.com/documents/?uuid=8d2315be-2b9c-32a1-a5be-960933d10be4" ] }, { "id" : "ITEM-6", "itemData" : { "DOI" : "10.1038/nature06949", "ISSN" : "0028-0836", "abstract" : "Changes in past atmospheric carbon dioxide concentrations can be determined by measuring the composition of air trapped in ice cores from Antarctica. So far, the Antarctic Vostok and EPICA Dome C ice cores have provided a composite record of atmospheric carbon dioxide levels over the past 650,000 years1,2,3,4. Here we present results of the lowest 200 m of the Dome C ice core, extending the record of atmospheric carbon dioxide concentration by two complete glacial cycles to 800,000 yr before present. From previously published data1,2,3,4,5,6,7,8 and the present work, we find that atmospheric carbon dioxide is strongly correlated with Antarctic temperature throughout eight glacial cycles but with significantly lower concentrations between 650,000 and 750,000 yr before present. Carbon dioxide levels are below 180 parts per million by volume (p.p.m.v.) for a period of 3,000 yr during Marine Isotope Stage 16, possibly reflecting more pronounced oceanic carbon storage. We report the lowest carbon dioxide concentration measured in an ice core, which extends the pre-industrial range of carbon dioxide concentrations during the late Quaternary by about 10 p.p.m.v. to 172\u2013300 p.p.m.v.", "author" : [ { "dropping-particle" : "", "family" : "L\u00fcthi", "given" : "Dieter", "non-dropping-particle" : "", "parse-names" : false, "suffix" : "" }, { "dropping-particle" : "", "family" : "Floch", "given" : "Martine", "non-dropping-particle" : "Le", "parse-names" : false, "suffix" : "" }, { "dropping-particle" : "", "family" : "Bereiter", "given" : "Bernhard", "non-dropping-particle" : "", "parse-names" : false, "suffix" : "" }, { "dropping-particle" : "", "family" : "Blunier", "given" : "Thomas", "non-dropping-particle" : "", "parse-names" : false, "suffix" : "" }, { "dropping-particle" : "", "family" : "Barnola", "given" : "Jean-Marc", "non-dropping-particle" : "", "parse-names" : false, "suffix" : "" }, { "dropping-particle" : "", "family" : "Siegenthaler", "given" : "Urs", "non-dropping-particle" : "", "parse-names" : false, "suffix" : "" }, { "dropping-particle" : "", "family" : "Raynaud", "given" : "Dominique", "non-dropping-particle" : "", "parse-names" : false, "suffix" : "" }, { "dropping-particle" : "", "family" : "Jouzel", "given" : "Jean", "non-dropping-particle" : "", "parse-names" : false, "suffix" : "" }, { "dropping-particle" : "", "family" : "Fischer", "given" : "Hubertus", "non-dropping-particle" : "", "parse-names" : false, "suffix" : "" }, { "dropping-particle" : "", "family" : "Kawamura", "given" : "Kenji", "non-dropping-particle" : "", "parse-names" : false, "suffix" : "" }, { "dropping-particle" : "", "family" : "Stocker", "given" : "Thomas F.", "non-dropping-particle" : "", "parse-names" : false, "suffix" : "" } ], "container-title" : "Nature", "id" : "ITEM-6", "issue" : "7193", "issued" : { "date-parts" : [ [ "2008", "5", "15" ] ] }, "page" : "379-382", "publisher" : "Nature Publishing Group", "title" : "High-resolution carbon dioxide concentration record 650,000\u2013800,000 years before present", "translator" : [ { "dropping-particle" : "", "family" : "L4487", "given" : "", "non-dropping-particle" : "", "parse-names" : false, "suffix" : "" } ], "type" : "article-journal", "volume" : "453" }, "uris" : [ "http://www.mendeley.com/documents/?uuid=218c4f35-bc06-3345-a001-5f8dde531fc0" ] }, { "id" : "ITEM-7", "itemData" : { "DOI" : "10.1038/43639b", "ISSN" : "0028-0836", "PMID" : "16001055", "abstract" : "The marine isotopic stage 11 (MIS 11) is an extraordinarily long interglacial period in the Earth's history that occurred some 400,000 years ago and lasted for about 30,000 years. During this period there were weak, astronomically induced changes in the distribution of solar energy reaching the Earth. The conditions of this orbital climate forcing are similar to those of today's interglacial period, and they rendered the climate susceptible to other forcing--for example, to changes in the level of atmospheric carbon dioxide. Here we use ice-core data from the Antarctic Vostok core to reconstruct a complete atmospheric carbon dioxide record for MIS 11. The record indicates that values for carbon dioxide throughout the interglacial period were close to the Earth's pre-industrial levels and that both solar energy and carbon dioxide may have helped to make MIS 11 exceptionally long. Anomalies in the oceanic carbonate system recorded in marine sediments at the time, for example while coral reefs were forming, apparently left no signature on atmospheric carbon dioxide concentrations.", "author" : [ { "dropping-particle" : "", "family" : "Raynaud", "given" : "Dominique", "non-dropping-particle" : "", "parse-names" : false, "suffix" : "" }, { "dropping-particle" : "", "family" : "Barnola", "given" : "Jean-Marc", "non-dropping-particle" : "", "parse-names" : false, "suffix" : "" }, { "dropping-particle" : "", "family" : "Souchez", "given" : "Roland", "non-dropping-particle" : "", "parse-names" : false, "suffix" : "" }, { "dropping-particle" : "", "family" : "Lorrain", "given" : "Reginald", "non-dropping-particle" : "", "parse-names" : false, "suffix" : "" }, { "dropping-particle" : "", "family" : "Petit", "given" : "Jean-Robert", "non-dropping-particle" : "", "parse-names" : false, "suffix" : "" }, { "dropping-particle" : "", "family" : "Duval", "given" : "Paul", "non-dropping-particle" : "", "parse-names" : false, "suffix" : "" }, { "dropping-particle" : "", "family" : "Lipenkov", "given" : "Vladimir Y.", "non-dropping-particle" : "", "parse-names" : false, "suffix" : "" } ], "container-title" : "Nature", "id" : "ITEM-7", "issue" : "7047", "issued" : { "date-parts" : [ [ "2005", "7", "6" ] ] }, "page" : "39-40", "title" : "The record for marine isotopic stage 11", "translator" : [ { "dropping-particle" : "", "family" : "L4482", "given" : "", "non-dropping-particle" : "", "parse-names" : false, "suffix" : "" } ], "type" : "article-journal", "volume" : "436" }, "uris" : [ "http://www.mendeley.com/documents/?uuid=09e8271b-3e7e-3757-9118-4e844c64b700" ] }, { "id" : "ITEM-8", "itemData" : { "DOI" : "10.1594/PANGAEA.728136", "URL" : "https://doi.pangaea.de/10.1594/PANGAEA.728136", "abstract" : "A record of atmospheric carbon dioxide (CO2) concentrations measured on the EPICA (European Project for Ice Coring in Antarctica) Dome Concordia ice core extends the Vostok CO2 record back to 650,000 years before the present (yr B.P.). Before 430,000 yr B.P., partial pressure of atmospheric CO2 lies within the range of 260 and 180 parts per million by volume. This range is almost 30% smaller than that of the last four glacial cycles; however, the apparent sensitivity between deuterium and CO2 remains stable throughout the six glacial cycles, suggesting that the relationship between CO2 and Antarctic climate remained rather constant over this interval.", "author" : [ { "dropping-particle" : "", "family" : "Siegenthaler", "given" : "Urs", "non-dropping-particle" : "", "parse-names" : false, "suffix" : "" }, { "dropping-particle" : "", "family" : "Stocker", "given" : "Thomas F", "non-dropping-particle" : "", "parse-names" : false, "suffix" : "" }, { "dropping-particle" : "", "family" : "Monnin", "given" : "Eric", "non-dropping-particle" : "", "parse-names" : false, "suffix" : "" }, { "dropping-particle" : "", "family" : "L\u00fcthi", "given" : "Dieter", "non-dropping-particle" : "", "parse-names" : false, "suffix" : "" }, { "dropping-particle" : "", "family" : "Schwander", "given" : "Jakob", "non-dropping-particle" : "", "parse-names" : false, "suffix" : "" }, { "dropping-particle" : "", "family" : "Stauffer", "given" : "Bernhard", "non-dropping-particle" : "", "parse-names" : false, "suffix" : "" }, { "dropping-particle" : "", "family" : "Raynaud", "given" : "Dominique", "non-dropping-particle" : "", "parse-names" : false, "suffix" : "" }, { "dropping-particle" : "", "family" : "Barnola", "given" : "Jean-Marc", "non-dropping-particle" : "", "parse-names" : false, "suffix" : "" }, { "dropping-particle" : "", "family" : "Fischer", "given" : "Hubertus", "non-dropping-particle" : "", "parse-names" : false, "suffix" : "" }, { "dropping-particle" : "", "family" : "Masson-Delmotte", "given" : "Valerie", "non-dropping-particle" : "", "parse-names" : false, "suffix" : "" }, { "dropping-particle" : "", "family" : "Jouzel", "given" : "Jean", "non-dropping-particle" : "", "parse-names" : false, "suffix" : "" } ], "id" : "ITEM-8", "issued" : { "date-parts" : [ [ "2005" ] ] }, "publisher" : "PANGAEA", "title" : "EPICA Dome C carbon dioxide concentrations from 650 to 391 kyr BP", "translator" : [ { "dropping-particle" : "", "family" : "L4423", "given" : "Rt17", "non-dropping-particle" : "", "parse-names" : false, "suffix" : "" } ], "type" : "webpage" }, "uris" : [ "http://www.mendeley.com/documents/?uuid=ad46a386-60f5-4157-bdae-1bc0258a31c3" ] } ], "mendeley" : { "formattedCitation" : "(Petit et al., 1999; Monnin, 2001; P\u00e9pin et al., 2001; Raynaud et al., 2005; Siegenthaler et al., 2005; Loulergue et al., 2008; L\u00fcthi et al., 2008; Schilt et al., 2010a)", "manualFormatting" : "(Petit et al., 1999; Monnin, 2001; P\u00e9pin et al., 2001; Raynaud et al., 2005; Siegenthaler et al., 2005; Loulergue et al., 2008; L\u00fcthi et al., 2008; Schilt et al., 2010a)", "plainTextFormattedCitation" : "(Petit et al., 1999; Monnin, 2001; P\u00e9pin et al., 2001; Raynaud et al., 2005; Siegenthaler et al., 2005; Loulergue et al., 2008; L\u00fcthi et al., 2008; Schilt et al., 2010a)", "previouslyFormattedCitation" : "(Petit et al., 1999; Monnin, 2001; P\u00e9pin et al., 2001; Raynaud et al., 2005; Siegenthaler et al., 2005; Loulergue et al., 2008; L\u00fcthi et al., 2008; Schilt et al., 2010a)" }, "properties" : { "noteIndex" : 0 }, "schema" : "https://github.com/citation-style-language/schema/raw/master/csl-citation.json" }</w:instrText>
      </w:r>
      <w:r w:rsidRPr="001E7A27">
        <w:rPr>
          <w:lang w:val="en-GB"/>
        </w:rPr>
        <w:fldChar w:fldCharType="separate"/>
      </w:r>
      <w:r w:rsidR="00025FA2" w:rsidRPr="001E7A27">
        <w:rPr>
          <w:noProof/>
          <w:lang w:val="en-GB"/>
        </w:rPr>
        <w:t>(Petit et al., 1999; Monnin, 2001; Pépin et al., 2001; Raynaud et al., 2005; Siegenthaler et al., 2005; Loulergue et al., 2008; Lüthi et al., 2008; Schilt et al., 2010a)</w:t>
      </w:r>
      <w:r w:rsidRPr="001E7A27">
        <w:rPr>
          <w:lang w:val="en-GB"/>
        </w:rPr>
        <w:fldChar w:fldCharType="end"/>
      </w:r>
      <w:r w:rsidRPr="001E7A27">
        <w:rPr>
          <w:lang w:val="en-GB"/>
        </w:rPr>
        <w:t>. The data after 0</w:t>
      </w:r>
      <w:r w:rsidRPr="001E7A27">
        <w:rPr>
          <w:rFonts w:cs="Times New Roman"/>
          <w:lang w:val="en-GB"/>
        </w:rPr>
        <w:t>–</w:t>
      </w:r>
      <w:r w:rsidRPr="001E7A27">
        <w:rPr>
          <w:lang w:val="en-GB"/>
        </w:rPr>
        <w:t xml:space="preserve">yr CE are taken mainly from Law Dome ice core analysis </w:t>
      </w:r>
      <w:r w:rsidRPr="001E7A27">
        <w:rPr>
          <w:lang w:val="en-GB"/>
        </w:rPr>
        <w:fldChar w:fldCharType="begin" w:fldLock="1"/>
      </w:r>
      <w:r w:rsidR="00747167" w:rsidRPr="001E7A27">
        <w:rPr>
          <w:lang w:val="en-GB"/>
        </w:rPr>
        <w:instrText>ADDIN CSL_CITATION { "citationItems" : [ { "id" : "ITEM-1", "itemData" : { "DOI" : "10.1029/2006GL026152",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"ITEM-1", "issue" : "14", "issued" : { "date-parts" : [ [ "2006", "7", "1" ] ] }, "page" : "L14810", "publisher" : "Wiley-Blackwell", "title" : "Law Dome CO2 , CH4 and N2O ice core records extended to 2000 years BP", "translator" : [ { "dropping-particle" : "", "family" : "L6730", "given" : "", "non-dropping-particle" : "", "parse-names" : false, "suffix" : "" } ], "type" : "article-journal", "volume" : "33" }, "uris" : [ "http://www.mendeley.com/documents/?uuid=9605b63c-bc97-4d9e-b920-ad1a35bb764c" ] } ], "mendeley" : { "formattedCitation" : "(MacFarling Meure et al., 2006)", "plainTextFormattedCitation" : "(MacFarling Meure et al., 2006)", "previouslyFormattedCitation" : "(MacFarling Meure et al., 2006)" }, "properties" : { "noteIndex" : 0 }, "schema" : "https://github.com/citation-style-language/schema/raw/master/csl-citation.json" }</w:instrText>
      </w:r>
      <w:r w:rsidRPr="001E7A27">
        <w:rPr>
          <w:lang w:val="en-GB"/>
        </w:rPr>
        <w:fldChar w:fldCharType="separate"/>
      </w:r>
      <w:r w:rsidR="00025FA2" w:rsidRPr="001E7A27">
        <w:rPr>
          <w:noProof/>
          <w:lang w:val="en-GB"/>
        </w:rPr>
        <w:t>(MacFarling Meure et al., 2006)</w:t>
      </w:r>
      <w:r w:rsidRPr="001E7A27">
        <w:rPr>
          <w:lang w:val="en-GB"/>
        </w:rPr>
        <w:fldChar w:fldCharType="end"/>
      </w:r>
      <w:r w:rsidRPr="001E7A27">
        <w:rPr>
          <w:lang w:val="en-GB"/>
        </w:rPr>
        <w:t xml:space="preserve">.  The surface observations for all species are taken from NOAA cooperative research network </w:t>
      </w:r>
      <w:r w:rsidRPr="001E7A27">
        <w:rPr>
          <w:lang w:val="en-GB"/>
        </w:rPr>
        <w:fldChar w:fldCharType="begin" w:fldLock="1"/>
      </w:r>
      <w:r w:rsidR="00747167" w:rsidRPr="001E7A27">
        <w:rPr>
          <w:lang w:val="en-GB"/>
        </w:rPr>
        <w:instrText>ADDIN CSL_CITATION { "citationItems" : [ { "id" : "ITEM-1", "itemData" : { "URL" : "www.esrl.noaa.gov/gmd/ccgg/trends/global.html", "accessed" : { "date-parts" : [ [ "2019", "3", "25" ] ] }, "author" : [ { "dropping-particle" : "", "family" : "Dlugokencky", "given" : "E.", "non-dropping-particle" : "", "parse-names" : false, "suffix" : "" }, { "dropping-particle" : "", "family" : "Tans", "given" : "P.", "non-dropping-particle" : "", "parse-names" : false, "suffix" : "" } ], "id" : "ITEM-1", "issued" : { "date-parts" : [ [ "2019" ] ] }, "publisher" : "National Oceanic and Atmospheric Administration, Earth System Research Laboratory (NOAA/ESRL)", "title" : "Trends in atmospheric carbon dioxide", "translator" : [ { "dropping-particle" : "", "family" : "L6616", "given" : "Rt17", "non-dropping-particle" : "", "parse-names" : false, "suffix" : "" } ], "type" : "webpage" }, "uris" : [ "http://www.mendeley.com/documents/?uuid=259ef763-0af7-469a-bcac-0f28d14288a5" ] } ], "mendeley" : { "formattedCitation" : "(Dlugokencky and Tans, 2019)", "plainTextFormattedCitation" : "(Dlugokencky and Tans, 2019)", "previouslyFormattedCitation" : "(Dlugokencky and Tans, 2019)" }, "properties" : { "noteIndex" : 0 }, "schema" : "https://github.com/citation-style-language/schema/raw/master/csl-citation.json" }</w:instrText>
      </w:r>
      <w:r w:rsidRPr="001E7A27">
        <w:rPr>
          <w:lang w:val="en-GB"/>
        </w:rPr>
        <w:fldChar w:fldCharType="separate"/>
      </w:r>
      <w:r w:rsidR="00025FA2" w:rsidRPr="001E7A27">
        <w:rPr>
          <w:noProof/>
          <w:lang w:val="en-GB"/>
        </w:rPr>
        <w:t>(Dlugokencky and Tans, 2019)</w:t>
      </w:r>
      <w:r w:rsidRPr="001E7A27">
        <w:rPr>
          <w:lang w:val="en-GB"/>
        </w:rPr>
        <w:fldChar w:fldCharType="end"/>
      </w:r>
      <w:r w:rsidRPr="001E7A27">
        <w:rPr>
          <w:lang w:val="en-GB"/>
        </w:rPr>
        <w:t xml:space="preserve">, where ALT, MLO and SPO stand for Alert (Canada), Mauna Loa Observatory, and South Pole Observatory, respectively. BCE = </w:t>
      </w:r>
      <w:r w:rsidR="00135885" w:rsidRPr="001E7A27">
        <w:rPr>
          <w:lang w:val="en-GB"/>
        </w:rPr>
        <w:t>b</w:t>
      </w:r>
      <w:r w:rsidRPr="001E7A27">
        <w:rPr>
          <w:lang w:val="en-GB"/>
        </w:rPr>
        <w:t xml:space="preserve">efore </w:t>
      </w:r>
      <w:r w:rsidR="00135885" w:rsidRPr="001E7A27">
        <w:rPr>
          <w:lang w:val="en-GB"/>
        </w:rPr>
        <w:t>c</w:t>
      </w:r>
      <w:r w:rsidRPr="001E7A27">
        <w:rPr>
          <w:lang w:val="en-GB"/>
        </w:rPr>
        <w:t xml:space="preserve">urrent </w:t>
      </w:r>
      <w:r w:rsidR="00135885" w:rsidRPr="001E7A27">
        <w:rPr>
          <w:lang w:val="en-GB"/>
        </w:rPr>
        <w:t>e</w:t>
      </w:r>
      <w:r w:rsidRPr="001E7A27">
        <w:rPr>
          <w:lang w:val="en-GB"/>
        </w:rPr>
        <w:t xml:space="preserve">ra, CE = </w:t>
      </w:r>
      <w:r w:rsidR="00135885" w:rsidRPr="001E7A27">
        <w:rPr>
          <w:lang w:val="en-GB"/>
        </w:rPr>
        <w:t>c</w:t>
      </w:r>
      <w:r w:rsidRPr="001E7A27">
        <w:rPr>
          <w:lang w:val="en-GB"/>
        </w:rPr>
        <w:t xml:space="preserve">urrent </w:t>
      </w:r>
      <w:r w:rsidR="00135885" w:rsidRPr="001E7A27">
        <w:rPr>
          <w:lang w:val="en-GB"/>
        </w:rPr>
        <w:t>e</w:t>
      </w:r>
      <w:r w:rsidRPr="001E7A27">
        <w:rPr>
          <w:lang w:val="en-GB"/>
        </w:rPr>
        <w:t>ra.</w:t>
      </w:r>
      <w:r w:rsidR="00711FDE" w:rsidRPr="001E7A27">
        <w:rPr>
          <w:lang w:val="en-GB"/>
        </w:rPr>
        <w:t xml:space="preserve"> </w:t>
      </w:r>
      <w:r w:rsidR="00711FDE" w:rsidRPr="001E7A27">
        <w:rPr>
          <w:rFonts w:cs="Times New Roman"/>
          <w:szCs w:val="20"/>
          <w:lang w:val="en-GB"/>
        </w:rPr>
        <w:t>Further details on data sources and processing are available in the chapter data table (Table 5.SM.6).</w:t>
      </w:r>
    </w:p>
    <w:p w14:paraId="3E479BC6" w14:textId="77777777" w:rsidR="00FA7D52" w:rsidRPr="001E7A27" w:rsidRDefault="00FA7D52" w:rsidP="00FA7D52">
      <w:pPr>
        <w:pStyle w:val="AR6Chap5Figure"/>
        <w:numPr>
          <w:ilvl w:val="0"/>
          <w:numId w:val="0"/>
        </w:numPr>
        <w:ind w:left="1134"/>
        <w:rPr>
          <w:b/>
          <w:lang w:val="en-GB"/>
        </w:rPr>
      </w:pPr>
    </w:p>
    <w:p w14:paraId="5C2FC389" w14:textId="77777777" w:rsidR="00FA7D52" w:rsidRPr="001E7A27" w:rsidRDefault="00FA7D52" w:rsidP="00FA7D52">
      <w:pPr>
        <w:pStyle w:val="AR6BodyText"/>
        <w:rPr>
          <w:b/>
          <w:lang w:val="en-GB"/>
        </w:rPr>
      </w:pPr>
      <w:r w:rsidRPr="001E7A27">
        <w:rPr>
          <w:b/>
          <w:lang w:val="en-GB"/>
        </w:rPr>
        <w:t>[END FIGURE 5.</w:t>
      </w:r>
      <w:r w:rsidR="001638F0" w:rsidRPr="001E7A27">
        <w:rPr>
          <w:b/>
          <w:lang w:val="en-GB"/>
        </w:rPr>
        <w:t>4</w:t>
      </w:r>
      <w:r w:rsidRPr="001E7A27">
        <w:rPr>
          <w:b/>
          <w:lang w:val="en-GB"/>
        </w:rPr>
        <w:t xml:space="preserve"> HERE] </w:t>
      </w:r>
    </w:p>
    <w:p w14:paraId="2F6D38FC" w14:textId="77777777" w:rsidR="00FA7D52" w:rsidRPr="001E7A27" w:rsidRDefault="00FA7D52" w:rsidP="00FA7D52">
      <w:pPr>
        <w:pStyle w:val="AR6BodyText"/>
        <w:rPr>
          <w:lang w:val="en-GB"/>
        </w:rPr>
      </w:pPr>
    </w:p>
    <w:p w14:paraId="5B140937" w14:textId="77777777" w:rsidR="002F5491" w:rsidRPr="001E7A27" w:rsidRDefault="002F5491" w:rsidP="00FA7D52">
      <w:pPr>
        <w:pStyle w:val="AR6BodyText"/>
        <w:rPr>
          <w:lang w:val="en-GB"/>
        </w:rPr>
      </w:pPr>
    </w:p>
    <w:p w14:paraId="0C2FE9B3" w14:textId="576AFDBD" w:rsidR="00FA7D52" w:rsidRPr="001E7A27" w:rsidRDefault="00FA7D52" w:rsidP="00FA7D52">
      <w:pPr>
        <w:pStyle w:val="AR6BodyText"/>
        <w:rPr>
          <w:lang w:val="en-GB"/>
        </w:rPr>
      </w:pPr>
      <w:r w:rsidRPr="001E7A27">
        <w:rPr>
          <w:lang w:val="en-GB"/>
        </w:rPr>
        <w:t>Model-based estimates indicate that wetland CH</w:t>
      </w:r>
      <w:r w:rsidRPr="001E7A27">
        <w:rPr>
          <w:vertAlign w:val="subscript"/>
          <w:lang w:val="en-GB"/>
        </w:rPr>
        <w:t>4</w:t>
      </w:r>
      <w:r w:rsidRPr="001E7A27">
        <w:rPr>
          <w:lang w:val="en-GB"/>
        </w:rPr>
        <w:t xml:space="preserve"> emissions were reduced by 24</w:t>
      </w:r>
      <w:r w:rsidRPr="001E7A27">
        <w:rPr>
          <w:rFonts w:cs="Times New Roman"/>
          <w:lang w:val="en-GB"/>
        </w:rPr>
        <w:t>–</w:t>
      </w:r>
      <w:r w:rsidRPr="001E7A27">
        <w:rPr>
          <w:lang w:val="en-GB"/>
        </w:rPr>
        <w:t>40% during the Last Glacial Maximum (LGM) when compared to pre-industrial, while CH</w:t>
      </w:r>
      <w:r w:rsidRPr="001E7A27">
        <w:rPr>
          <w:vertAlign w:val="subscript"/>
          <w:lang w:val="en-GB"/>
        </w:rPr>
        <w:t>4</w:t>
      </w:r>
      <w:r w:rsidRPr="001E7A27">
        <w:rPr>
          <w:lang w:val="en-GB"/>
        </w:rPr>
        <w:t xml:space="preserve"> emissions related to biomass burning (wildfires) decreased by 35</w:t>
      </w:r>
      <w:r w:rsidRPr="001E7A27">
        <w:rPr>
          <w:rFonts w:cs="Times New Roman"/>
          <w:lang w:val="en-GB"/>
        </w:rPr>
        <w:t>–</w:t>
      </w:r>
      <w:r w:rsidRPr="001E7A27">
        <w:rPr>
          <w:lang w:val="en-GB"/>
        </w:rPr>
        <w:t xml:space="preserve">75% </w:t>
      </w:r>
      <w:commentRangeStart w:id="724"/>
      <w:r w:rsidRPr="001E7A27">
        <w:rPr>
          <w:lang w:val="en-GB"/>
        </w:rPr>
        <w:fldChar w:fldCharType="begin" w:fldLock="1"/>
      </w:r>
      <w:ins w:id="725" w:author="Robin Matthews" w:date="2021-06-17T15:37:00Z">
        <w:r w:rsidR="008B065F" w:rsidRPr="001E7A27">
          <w:rPr>
            <w:lang w:val="en-GB"/>
          </w:rPr>
          <w:instrText>ADDIN CSL_CITATION { "citationItems" : [ { "id" : "ITEM-1", "itemData" : { "DOI" : "10.1029/2004GL021004", "ISSN" : "0094-8276", "author" : [ { "dropping-particle" : "", "family" : "Valdes", "given" : "Paul J.", "non-dropping-particle" : "", "parse-names" : false, "suffix" : "" }, { "dropping-particle" : "", "family" : "Beerling", "given" : "David J.", "non-dropping-particle" : "", "parse-names" : false, "suffix" : "" }, { "dropping-particle" : "", "family" : "Johnson", "given" : "Colin E.", "non-dropping-particle" : "", "parse-names" : false, "suffix" : "" } ], "container-title" : "Geophysical Research Letters", "id" : "ITEM-1", "issue" : "2", "issued" : { "date-parts" : [ [ "2005" ] ] }, "page" : "L02704", "title" : "The ice age methane budget", "translator" : [ { "dropping-particle" : "", "family" : "L7097", "given" : "", "non-dropping-particle" : "", "parse-names" : false, "suffix" : "" } ], "type" : "article-journal", "volume" : "32" }, "uris" : [ "http://www.mendeley.com/documents/?uuid=5eb2fc80-1e41-4875-8c2c-af2a952e8ecb" ] }, { "id" : "ITEM-2", "itemData" : { "DOI" : "10.1038/ncomms14383", "ISSN" : "20411723", "PMID" : "28220787", "abstract" : "Atmospheric methane (CH 4) varied with climate during the Quaternary, rising from a concentration of 375 p.p.b.v. during the last glacial maximum (LGM) 21,000 years ago, to 680 p.p.b.v. at the beginning of the industrial revolution. However, the causes of this increase remain unclear; proposed hypotheses rely on fluctuations in either the magnitude of CH 4 sources or CH 4 atmospheric lifetime, or both. Here we use an Earth System model to provide a comprehensive assessment of these competing hypotheses, including estimates of uncertainty. We show that in this model, the global LGM CH 4 source was reduced by 28-46%, and the lifetime increased by 2-8%, with a best-estimate LGM CH 4 concentration of 463-480 p.p.b.v. Simulating the observed LGM concentration requires a 46-49% reduction in sources, indicating that we cannot reconcile the observed amplitude. This highlights the need for better understanding of the effects of low CO 2 and cooler climate on wetlands and other natural CH 4 sources.", "author" : [ { "dropping-particle" : "", "family" : "Hopcroft", "given" : "Peter O.", "non-dropping-particle" : "", "parse-names" : false, "suffix" : "" }, { "dropping-particle" : "", "family" : "Valdes", "given" : "Paul J.", "non-dropping-particle" : "", "parse-names" : false, "suffix" : "" }, { "dropping-particle" : "", "family" : "O'Connor", "given" : "Fiona M.", "non-dropping-particle" : "", "parse-names" : false, "suffix" : "" }, { "dropping-particle" : "", "family" : "Kaplan", "given" : "Jed O.", "non-dropping-particle" : "", "parse-names" : false, "suffix" : "" }, { "dropping-particle" : "", "family" : "Beerling", "given" : "David J.", "non-dropping-particle" : "", "parse-names" : false, "suffix" : "" } ], "container-title" : "Nature Communications", "id" : "ITEM-2", "issued" : { "date-parts" : [ [ "2017" ] ] }, "title" : "Understanding the glacial methane cycle", "translator" : [ { "dropping-particle" : "", "family" : "L6858", "given" : "", "non-dropping-particle" : "", "parse-names" : false, "suffix" : "" } ], "type" : "article-journal", "volume" : "8" }, "uris" : [ "http://www.mendeley.com/documents/?uuid=cb53ccde-5b97-4811-97ab-5ca9e3b2a94c" ] }, { "id" : "ITEM-3", "itemData" : { "DOI" : "10.5194/cp-16-575-2020", "ISSN" : "18149332", "abstract" : "We investigate the changes in terrestrial natural methane emissions between the Last Glacial Maximum (LGM) and preindustrial (PI) periods by performing timeslice experiments with a methane-enabled version of MPIESM, the Max Planck Institute Earth System Model. We consider all natural sources of methane except for emissions from wild animals and geological sources, i.e. emissions from wetlands, fires, and termites. Changes are dominated by changes in tropical wetland emissions, with midto-high-latitude wetlands playing a secondary role, and all other natural sources being of minor importance. The emissions are determined by the interplay of vegetation productivity, a function of CO2 and temperature; source area size, affected by sea level and ice sheet extent; and the state of the West African monsoon, with increased emissions from northern Africa during strong monsoon phases. We show that it is possible to explain the difference in atmospheric methane between LGM and PI purely by changes in emissions. As emissions more than double between LGM and PI, changes in the atmospheric lifetime of CH4, as proposed in other studies, are not required.", "author" : [ { "dropping-particle" : "", "family" : "Kleinen", "given" : "Thomas", "non-dropping-particle" : "", "parse-names" : false, "suffix" : "" }, { "dropping-particle" : "", "family" : "Mikolajewicz", "given" : "Uwe", "non-dropping-particle" : "", "parse-names" : false, "suffix" : "" }, { "dropping-particle" : "", "family" : "Brovkin", "given" : "Victor", "non-dropping-particle" : "", "parse-names" : false, "suffix" : "" } ], "container-title" : "Climate of the Past", "id" : "ITEM-3", "issue" : "2", "issued" : { "date-parts" : [ [ "2020" ] ] }, "page" : "575-595", "title" : "Terrestrial methane emissions from the Last Glacial Maximum to the preindustrial period", "translator" : [ { "dropping-particle" : "", "family" : "L6926", "given" : "", "non-dropping-particle" : "", "parse-names" : false, "suffix" : "" } ], "type" : "article-journal", "volume" : "16" }, "uris" : [ "http://www.mendeley.com/documents/?uuid=6b4e93c9-8db7-458e-8244-2854aa38e593" ] } ], "mendeley" : { "formattedCitation" : "(Valdes et al., 2005; Hopcroft et al., 2017; Kleinen et al., 2020)", "manualFormatting" : "(Valdes et al., 2005; Hopcroft et al., 2017; Kleinen et al., 2020)", "plainTextFormattedCitation" : "(Valdes et al., 2005; Hopcroft et al., 2017; Kleinen et al., 2020)", "previouslyFormattedCitation" : "(Valdes et al., 2005; Hopcroft et al., 2017; Kleinen et al., 2020)" }, "properties" : { "noteIndex" : 0 }, "schema" : "https://github.com/citation-style-language/schema/raw/master/csl-citation.json" }</w:instrText>
        </w:r>
      </w:ins>
      <w:del w:id="726" w:author="Robin Matthews" w:date="2021-06-17T15:37:00Z">
        <w:r w:rsidR="001B061E" w:rsidRPr="001E7A27" w:rsidDel="008B065F">
          <w:rPr>
            <w:lang w:val="en-GB"/>
          </w:rPr>
          <w:delInstrText>ADDIN CSL_CITATION { "citationItems" : [ { "id" : "ITEM-1", "itemData" : { "DOI" : "10.1029/2004GL021004", "ISSN" : "0094-8276", "author" : [ { "dropping-particle" : "", "family" : "Valdes", "given" : "Paul J.", "non-dropping-particle" : "", "parse-names" : false, "suffix" : "" }, { "dropping-particle" : "", "family" : "Beerling", "given" : "David J.", "non-dropping-particle" : "", "parse-names" : false, "suffix" : "" }, { "dropping-particle" : "", "family" : "Johnson", "given" : "Colin E.", "non-dropping-particle" : "", "parse-names" : false, "suffix" : "" } ], "container-title" : "Geophysical Research Letters", "id" : "ITEM-1", "issue" : "2", "issued" : { "date-parts" : [ [ "2005" ] ] }, "page" : "L02704", "title" : "The ice age methane budget", "translator" : [ { "dropping-particle" : "", "family" : "L7097", "given" : "", "non-dropping-particle" : "", "parse-names" : false, "suffix" : "" } ], "type" : "article-journal", "volume" : "32" }, "uris" : [ "http://www.mendeley.com/documents/?uuid=5eb2fc80-1e41-4875-8c2c-af2a952e8ecb" ] }, { "id" : "ITEM-2", "itemData" : { "DOI" : "10.1038/ncomms14383", "ISSN" : "20411723", "PMID" : "28220787", "abstract" : "Atmospheric methane (CH 4) varied with climate during the Quaternary, rising from a concentration of 375 p.p.b.v. during the last glacial maximum (LGM) 21,000 years ago, to 680 p.p.b.v. at the beginning of the industrial revolution. However, the causes of this increase remain unclear; proposed hypotheses rely on fluctuations in either the magnitude of CH 4 sources or CH 4 atmospheric lifetime, or both. Here we use an Earth System model to provide a comprehensive assessment of these competing hypotheses, including estimates of uncertainty. We show that in this model, the global LGM CH 4 source was reduced by 28-46%, and the lifetime increased by 2-8%, with a best-estimate LGM CH 4 concentration of 463-480 p.p.b.v. Simulating the observed LGM concentration requires a 46-49% reduction in sources, indicating that we cannot reconcile the observed amplitude. This highlights the need for better understanding of the effects of low CO 2 and cooler climate on wetlands and other natural CH 4 sources.", "author" : [ { "dropping-particle" : "", "family" : "Hopcroft", "given" : "Peter O.", "non-dropping-particle" : "", "parse-names" : false, "suffix" : "" }, { "dropping-particle" : "", "family" : "Valdes", "given" : "Paul J.", "non-dropping-particle" : "", "parse-names" : false, "suffix" : "" }, { "dropping-particle" : "", "family" : "O'Connor", "given" : "Fiona M.", "non-dropping-particle" : "", "parse-names" : false, "suffix" : "" }, { "dropping-particle" : "", "family" : "Kaplan", "given" : "Jed O.", "non-dropping-particle" : "", "parse-names" : false, "suffix" : "" }, { "dropping-particle" : "", "family" : "Beerling", "given" : "David J.", "non-dropping-particle" : "", "parse-names" : false, "suffix" : "" } ], "container-title" : "Nature Communications", "id" : "ITEM-2", "issued" : { "date-parts" : [ [ "2017" ] ] }, "title" : "Understanding the glacial methane cycle", "translator" : [ { "dropping-particle" : "", "family" : "L6858", "given" : "", "non-dropping-particle" : "", "parse-names" : false, "suffix" : "" } ], "type" : "article-journal", "volume" : "8" }, "uris" : [ "http://www.mendeley.com/documents/?uuid=cb53ccde-5b97-4811-97ab-5ca9e3b2a94c" ] }, { "id" : "ITEM-3", "itemData" : { "DOI" : "10.5194/cp-16-575-2020", "ISSN" : "18149332", "abstract" : "We investigate the changes in terrestrial natural methane emissions between the Last Glacial Maximum (LGM) and preindustrial (PI) periods by performing timeslice experiments with a methane-enabled version of MPIESM, the Max Planck Institute Earth System Model. We consider all natural sources of methane except for emissions from wild animals and geological sources, i.e. emissions from wetlands, fires, and termites. Changes are dominated by changes in tropical wetland emissions, with midto-high-latitude wetlands playing a secondary role, and all other natural sources being of minor importance. The emissions are determined by the interplay of vegetation productivity, a function of CO2 and temperature; source area size, affected by sea level and ice sheet extent; and the state of the West African monsoon, with increased emissions from northern Africa during strong monsoon phases. We show that it is possible to explain the difference in atmospheric methane between LGM and PI purely by changes in emissions. As emissions more than double between LGM and PI, changes in the atmospheric lifetime of CH4, as proposed in other studies, are not required.", "author" : [ { "dropping-particle" : "", "family" : "Kleinen", "given" : "Thomas", "non-dropping-particle" : "", "parse-names" : false, "suffix" : "" }, { "dropping-particle" : "", "family" : "Mikolajewicz", "given" : "Uwe", "non-dropping-particle" : "", "parse-names" : false, "suffix" : "" }, { "dropping-particle" : "", "family" : "Brovkin", "given" : "Victor", "non-dropping-particle" : "", "parse-names" : false, "suffix" : "" } ], "container-title" : "Climate of the Past", "id" : "ITEM-3", "issue" : "2", "issued" : { "date-parts" : [ [ "2020" ] ] }, "page" : "575-595", "title" : "Terrestrial methane emissions from the Last Glacial Maximum to the preindustrial period", "translator" : [ { "dropping-particle" : "", "family" : "L6926", "given" : "", "non-dropping-particle" : "", "parse-names" : false, "suffix" : "" } ], "type" : "article-journal", "volume" : "16" }, "uris" : [ "http://www.mendeley.com/documents/?uuid=6b4e93c9-8db7-458e-8244-2854aa38e593" ] } ], "mendeley" : { "formattedCitation" : "(Valdes et al., 2005; Hopcroft et al., 2017; Kleinen et al., 2020)", "manualFormatting" : "(Valdes, et al., 2005; Hopcroft et al., 2017; Kleinen et al., 2020)", "plainTextFormattedCitation" : "(Valdes et al., 2005; Hopcroft et al., 2017; Kleinen et al., 2020)", "previouslyFormattedCitation" : "(Valdes et al., 2005; Hopcroft et al., 2017; Kleinen et al., 2020)" }, "properties" : { "noteIndex" : 0 }, "schema" : "https://github.com/citation-style-language/schema/raw/master/csl-citation.json" }</w:delInstrText>
        </w:r>
      </w:del>
      <w:r w:rsidRPr="001E7A27">
        <w:rPr>
          <w:lang w:val="en-GB"/>
        </w:rPr>
        <w:fldChar w:fldCharType="separate"/>
      </w:r>
      <w:r w:rsidR="00025FA2" w:rsidRPr="001E7A27">
        <w:rPr>
          <w:noProof/>
          <w:lang w:val="en-GB"/>
        </w:rPr>
        <w:t>(Valdes</w:t>
      </w:r>
      <w:ins w:id="727" w:author="Robin Matthews" w:date="2021-06-17T15:37:00Z">
        <w:r w:rsidR="008B065F" w:rsidRPr="001E7A27">
          <w:rPr>
            <w:noProof/>
            <w:lang w:val="en-GB"/>
          </w:rPr>
          <w:t xml:space="preserve"> </w:t>
        </w:r>
      </w:ins>
      <w:del w:id="728" w:author="Robin Matthews" w:date="2021-06-17T15:37:00Z">
        <w:r w:rsidR="00025FA2" w:rsidRPr="001E7A27" w:rsidDel="008B065F">
          <w:rPr>
            <w:noProof/>
            <w:lang w:val="en-GB"/>
          </w:rPr>
          <w:delText xml:space="preserve">, </w:delText>
        </w:r>
      </w:del>
      <w:r w:rsidR="00025FA2" w:rsidRPr="001E7A27">
        <w:rPr>
          <w:noProof/>
          <w:lang w:val="en-GB"/>
        </w:rPr>
        <w:t>et al., 2005; Hopcroft et al., 2017; Kleinen et al., 2020)</w:t>
      </w:r>
      <w:r w:rsidRPr="001E7A27">
        <w:rPr>
          <w:lang w:val="en-GB"/>
        </w:rPr>
        <w:fldChar w:fldCharType="end"/>
      </w:r>
      <w:commentRangeEnd w:id="724"/>
      <w:r w:rsidR="00025FA2" w:rsidRPr="001E7A27">
        <w:rPr>
          <w:rStyle w:val="CommentReference"/>
          <w:lang w:val="en-GB"/>
        </w:rPr>
        <w:commentReference w:id="724"/>
      </w:r>
      <w:r w:rsidRPr="001E7A27">
        <w:rPr>
          <w:lang w:val="en-GB"/>
        </w:rPr>
        <w:t xml:space="preserve">. </w:t>
      </w:r>
      <w:r w:rsidRPr="001E7A27">
        <w:rPr>
          <w:rFonts w:cs="Times New Roman"/>
          <w:lang w:val="en-GB"/>
        </w:rPr>
        <w:t>N</w:t>
      </w:r>
      <w:r w:rsidRPr="001E7A27">
        <w:rPr>
          <w:rFonts w:cs="Times New Roman"/>
          <w:vertAlign w:val="subscript"/>
          <w:lang w:val="en-GB"/>
        </w:rPr>
        <w:t>2</w:t>
      </w:r>
      <w:r w:rsidRPr="001E7A27">
        <w:rPr>
          <w:rFonts w:cs="Times New Roman"/>
          <w:lang w:val="en-GB"/>
        </w:rPr>
        <w:t xml:space="preserve">O emissions decreased by about 30% during the LGM based on data-constrained model estimates </w:t>
      </w:r>
      <w:commentRangeStart w:id="729"/>
      <w:r w:rsidRPr="001E7A27">
        <w:rPr>
          <w:rFonts w:cs="Times New Roman"/>
          <w:lang w:val="en-GB"/>
        </w:rPr>
        <w:fldChar w:fldCharType="begin" w:fldLock="1"/>
      </w:r>
      <w:ins w:id="730" w:author="Robin Matthews" w:date="2021-06-17T15:38:00Z">
        <w:r w:rsidR="008B065F" w:rsidRPr="001E7A27">
          <w:rPr>
            <w:rFonts w:cs="Times New Roman"/>
            <w:lang w:val="en-GB"/>
          </w:rPr>
          <w:instrText>ADDIN CSL_CITATION { "citationItems" : [ { "id" : "ITEM-1",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"ITEM-1",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"(Schilt et al., 2014; Fischer et al., 2019b)", "manualFormatting" : "(Schilt et al., 2014; H. Fischer et al., 2019)", "plainTextFormattedCitation" : "(Schilt et al., 2014; Fischer et al., 2019b)", "previouslyFormattedCitation" : "(Schilt et al., 2014; Fischer et al., 2019b)" }, "properties" : { "noteIndex" : 0 }, "schema" : "https://github.com/citation-style-language/schema/raw/master/csl-citation.json" }</w:instrText>
        </w:r>
      </w:ins>
      <w:del w:id="731" w:author="Robin Matthews" w:date="2021-06-17T15:38:00Z">
        <w:r w:rsidR="00747167" w:rsidRPr="001E7A27" w:rsidDel="008B065F">
          <w:rPr>
            <w:rFonts w:cs="Times New Roman"/>
            <w:lang w:val="en-GB"/>
          </w:rPr>
          <w:delInstrText>ADDIN CSL_CITATION { "citationItems" : [ { "id" : "ITEM-1",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"ITEM-1",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"(Schilt et al., 2014; Fischer et al., 2019b)", "plainTextFormattedCitation" : "(Schilt et al., 2014; Fischer et al., 2019b)", "previouslyFormattedCitation" : "(Schilt et al., 2014; Fischer et al., 2019b)" }, "properties" : { "noteIndex" : 0 }, "schema" : "https://github.com/citation-style-language/schema/raw/master/csl-citation.json" }</w:delInstrText>
        </w:r>
      </w:del>
      <w:r w:rsidRPr="001E7A27">
        <w:rPr>
          <w:rFonts w:cs="Times New Roman"/>
          <w:lang w:val="en-GB"/>
        </w:rPr>
        <w:fldChar w:fldCharType="separate"/>
      </w:r>
      <w:r w:rsidR="00025FA2" w:rsidRPr="001E7A27">
        <w:rPr>
          <w:rFonts w:cs="Times New Roman"/>
          <w:noProof/>
          <w:lang w:val="en-GB"/>
        </w:rPr>
        <w:t xml:space="preserve">(Schilt et al., 2014; </w:t>
      </w:r>
      <w:ins w:id="732" w:author="Robin Matthews" w:date="2021-06-17T15:37:00Z">
        <w:r w:rsidR="008B065F" w:rsidRPr="001E7A27">
          <w:rPr>
            <w:rFonts w:cs="Times New Roman"/>
            <w:noProof/>
            <w:lang w:val="en-GB"/>
          </w:rPr>
          <w:t xml:space="preserve">H. </w:t>
        </w:r>
      </w:ins>
      <w:r w:rsidR="00025FA2" w:rsidRPr="001E7A27">
        <w:rPr>
          <w:rFonts w:cs="Times New Roman"/>
          <w:noProof/>
          <w:lang w:val="en-GB"/>
        </w:rPr>
        <w:t>Fischer et al., 2019</w:t>
      </w:r>
      <w:del w:id="733" w:author="Robin Matthews" w:date="2021-06-17T15:37:00Z">
        <w:r w:rsidR="00025FA2" w:rsidRPr="001E7A27" w:rsidDel="008B065F">
          <w:rPr>
            <w:rFonts w:cs="Times New Roman"/>
            <w:noProof/>
            <w:lang w:val="en-GB"/>
          </w:rPr>
          <w:delText>b</w:delText>
        </w:r>
      </w:del>
      <w:r w:rsidR="00025FA2" w:rsidRPr="001E7A27">
        <w:rPr>
          <w:rFonts w:cs="Times New Roman"/>
          <w:noProof/>
          <w:lang w:val="en-GB"/>
        </w:rPr>
        <w:t>)</w:t>
      </w:r>
      <w:r w:rsidRPr="001E7A27">
        <w:rPr>
          <w:rFonts w:cs="Times New Roman"/>
          <w:lang w:val="en-GB"/>
        </w:rPr>
        <w:fldChar w:fldCharType="end"/>
      </w:r>
      <w:commentRangeEnd w:id="729"/>
      <w:r w:rsidR="00025FA2" w:rsidRPr="001E7A27">
        <w:rPr>
          <w:rStyle w:val="CommentReference"/>
          <w:lang w:val="en-GB"/>
        </w:rPr>
        <w:commentReference w:id="729"/>
      </w:r>
      <w:r w:rsidRPr="001E7A27">
        <w:rPr>
          <w:rFonts w:cs="Times New Roman"/>
          <w:lang w:val="en-GB"/>
        </w:rPr>
        <w:t xml:space="preserve"> owing to a combination of a weaker hydrological cycle and a generally better ventilated intermediate depth ocean relative to present, reducing (de)nitrification processes </w:t>
      </w:r>
      <w:commentRangeStart w:id="734"/>
      <w:r w:rsidRPr="001E7A27">
        <w:rPr>
          <w:rFonts w:cs="Times New Roman"/>
          <w:lang w:val="en-GB"/>
        </w:rPr>
        <w:fldChar w:fldCharType="begin" w:fldLock="1"/>
      </w:r>
      <w:ins w:id="735" w:author="Robin Matthews" w:date="2021-06-17T15:38:00Z">
        <w:r w:rsidR="008B065F" w:rsidRPr="001E7A27">
          <w:rPr>
            <w:rFonts w:cs="Times New Roman"/>
            <w:lang w:val="en-GB"/>
          </w:rPr>
          <w:instrText>ADDIN CSL_CITATION { "citationItems" : [ { "id" : "ITEM-1", "itemData" : { "DOI" : "10.1038/ngeo1832", "ISBN" : "1752-0894", "ISSN" : "1752-0894", "abstract" : "Over much of the ocean\u2019s surface, productivity and growth are limited by a scarcity of bioavailable nitrogen. Sedimentary \u03b415N records spanning the last deglaciation suggest marked shifts in the nitrogen cycle during this time, but the quantification of these changes has been hindered by the complexity of nitrogen isotope cycling. Here we present a database of \u03b415N in sediments throughout the world\u2019s oceans, including 2,329 modern seafloor samples, and 76 timeseries spanning the past 30,000 years. We show that the \u03b415N values of modern seafloor sediments are consistent with values predicted by our knowledge of nitrogen cycling in the water column. Despite many local deglacial changes, the globally averaged \u03b415N values of sinking organic matter were similar during the Last Glacial Maximum and Early Holocene. Considering the global isotopic mass balance, we explain these observations with the following deglacial history of nitrogen inventory processes. During the Last Glacial Maximum, the nitrogen cycle was near steady state. During the deglaciation, denitrification in the pelagic water column accelerated. The flooding of continental shelves subsequently increased denitrification at the seafloor, and denitrification reached near steady-state conditions again in the Early Holocene. We use a recent parameterization of seafloor denitrification to estimate a 30\u2013120% increase in benthic denitrification between 15,000 and 8,000 years ago. Based on the similarity of globally averaged \u03b415N values during the Last Glacial Maximum and Early Holocene, we infer that pelagic denitrification must have increased by a similar amount between the two steady states.", "author" : [ { "dropping-particle" : "", "family" : "Galbraith", "given" : "Eric D", "non-dropping-particle" : "", "parse-names" : false, "suffix" : "" }, { "dropping-particle" : "", "family" : "Kienast", "given" : "Markus", "non-dropping-particle" : "", "parse-names" : false, "suffix" : "" } ], "container-title" : "Nature Geoscience", "id" : "ITEM-1", "issue" : "7", "issued" : { "date-parts" : [ [ "2013", "7", "2" ] ] }, "note" : "10.1038/ngeo1832", "page" : "579-584", "publisher-place" : "Department of Earth and Planetary Science, McGill University, 3450 University Street, Montreal, Quebec H3A 2A7, Canada", "title" : "The acceleration of oceanic denitrification during deglacial warming", "translator" : [ { "dropping-particle" : "", "family" : "L4314", "given" : "", "non-dropping-particle" : "", "parse-names" : false, "suffix" : "" } ], "type" : "article-journal", "volume" : "6" }, "uris" : [ "http://www.mendeley.com/documents/?uuid=e400d2b5-c1e4-4390-ac9d-6616d212f45e"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"(Galbraith and Kienast, 2013; Fischer et al., 2019b)", "manualFormatting" : "(Galbraith and Kienast, 2013; H. Fischer et al., 2019)", "plainTextFormattedCitation" : "(Galbraith and Kienast, 2013; Fischer et al., 2019b)", "previouslyFormattedCitation" : "(Galbraith and Kienast, 2013; Fischer et al., 2019b)" }, "properties" : { "noteIndex" : 0 }, "schema" : "https://github.com/citation-style-language/schema/raw/master/csl-citation.json" }</w:instrText>
        </w:r>
      </w:ins>
      <w:del w:id="736" w:author="Robin Matthews" w:date="2021-06-17T15:38:00Z">
        <w:r w:rsidR="00747167" w:rsidRPr="001E7A27" w:rsidDel="008B065F">
          <w:rPr>
            <w:rFonts w:cs="Times New Roman"/>
            <w:lang w:val="en-GB"/>
          </w:rPr>
          <w:delInstrText>ADDIN CSL_CITATION { "citationItems" : [ { "id" : "ITEM-1", "itemData" : { "DOI" : "10.1038/ngeo1832", "ISBN" : "1752-0894", "ISSN" : "1752-0894", "abstract" : "Over much of the ocean\u2019s surface, productivity and growth are limited by a scarcity of bioavailable nitrogen. Sedimentary \u03b415N records spanning the last deglaciation suggest marked shifts in the nitrogen cycle during this time, but the quantification of these changes has been hindered by the complexity of nitrogen isotope cycling. Here we present a database of \u03b415N in sediments throughout the world\u2019s oceans, including 2,329 modern seafloor samples, and 76 timeseries spanning the past 30,000 years. We show that the \u03b415N values of modern seafloor sediments are consistent with values predicted by our knowledge of nitrogen cycling in the water column. Despite many local deglacial changes, the globally averaged \u03b415N values of sinking organic matter were similar during the Last Glacial Maximum and Early Holocene. Considering the global isotopic mass balance, we explain these observations with the following deglacial history of nitrogen inventory processes. During the Last Glacial Maximum, the nitrogen cycle was near steady state. During the deglaciation, denitrification in the pelagic water column accelerated. The flooding of continental shelves subsequently increased denitrification at the seafloor, and denitrification reached near steady-state conditions again in the Early Holocene. We use a recent parameterization of seafloor denitrification to estimate a 30\u2013120% increase in benthic denitrification between 15,000 and 8,000 years ago. Based on the similarity of globally averaged \u03b415N values during the Last Glacial Maximum and Early Holocene, we infer that pelagic denitrification must have increased by a similar amount between the two steady states.", "author" : [ { "dropping-particle" : "", "family" : "Galbraith", "given" : "Eric D", "non-dropping-particle" : "", "parse-names" : false, "suffix" : "" }, { "dropping-particle" : "", "family" : "Kienast", "given" : "Markus", "non-dropping-particle" : "", "parse-names" : false, "suffix" : "" } ], "container-title" : "Nature Geoscience", "id" : "ITEM-1", "issue" : "7", "issued" : { "date-parts" : [ [ "2013", "7", "2" ] ] }, "note" : "10.1038/ngeo1832", "page" : "579-584", "publisher-place" : "Department of Earth and Planetary Science, McGill University, 3450 University Street, Montreal, Quebec H3A 2A7, Canada", "title" : "The acceleration of oceanic denitrification during deglacial warming", "translator" : [ { "dropping-particle" : "", "family" : "L4314", "given" : "", "non-dropping-particle" : "", "parse-names" : false, "suffix" : "" } ], "type" : "article-journal", "volume" : "6" }, "uris" : [ "http://www.mendeley.com/documents/?uuid=e400d2b5-c1e4-4390-ac9d-6616d212f45e"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"(Galbraith and Kienast, 2013; Fischer et al., 2019b)", "plainTextFormattedCitation" : "(Galbraith and Kienast, 2013; Fischer et al., 2019b)", "previouslyFormattedCitation" : "(Galbraith and Kienast, 2013; Fischer et al., 2019b)" }, "properties" : { "noteIndex" : 0 }, "schema" : "https://github.com/citation-style-language/schema/raw/master/csl-citation.json" }</w:delInstrText>
        </w:r>
      </w:del>
      <w:r w:rsidRPr="001E7A27">
        <w:rPr>
          <w:rFonts w:cs="Times New Roman"/>
          <w:lang w:val="en-GB"/>
        </w:rPr>
        <w:fldChar w:fldCharType="separate"/>
      </w:r>
      <w:r w:rsidR="00025FA2" w:rsidRPr="001E7A27">
        <w:rPr>
          <w:rFonts w:cs="Times New Roman"/>
          <w:noProof/>
          <w:lang w:val="en-GB"/>
        </w:rPr>
        <w:t xml:space="preserve">(Galbraith and Kienast, 2013; </w:t>
      </w:r>
      <w:ins w:id="737" w:author="Robin Matthews" w:date="2021-06-17T15:38:00Z">
        <w:r w:rsidR="008B065F" w:rsidRPr="001E7A27">
          <w:rPr>
            <w:rFonts w:cs="Times New Roman"/>
            <w:noProof/>
            <w:lang w:val="en-GB"/>
          </w:rPr>
          <w:t xml:space="preserve">H. </w:t>
        </w:r>
      </w:ins>
      <w:r w:rsidR="00025FA2" w:rsidRPr="001E7A27">
        <w:rPr>
          <w:rFonts w:cs="Times New Roman"/>
          <w:noProof/>
          <w:lang w:val="en-GB"/>
        </w:rPr>
        <w:t>Fischer et al., 2019</w:t>
      </w:r>
      <w:del w:id="738" w:author="Robin Matthews" w:date="2021-06-17T15:38:00Z">
        <w:r w:rsidR="00025FA2" w:rsidRPr="001E7A27" w:rsidDel="008B065F">
          <w:rPr>
            <w:rFonts w:cs="Times New Roman"/>
            <w:noProof/>
            <w:lang w:val="en-GB"/>
          </w:rPr>
          <w:delText>b</w:delText>
        </w:r>
      </w:del>
      <w:r w:rsidR="00025FA2" w:rsidRPr="001E7A27">
        <w:rPr>
          <w:rFonts w:cs="Times New Roman"/>
          <w:noProof/>
          <w:lang w:val="en-GB"/>
        </w:rPr>
        <w:t>)</w:t>
      </w:r>
      <w:r w:rsidRPr="001E7A27">
        <w:rPr>
          <w:rFonts w:cs="Times New Roman"/>
          <w:lang w:val="en-GB"/>
        </w:rPr>
        <w:fldChar w:fldCharType="end"/>
      </w:r>
      <w:commentRangeEnd w:id="734"/>
      <w:r w:rsidR="00025FA2" w:rsidRPr="001E7A27">
        <w:rPr>
          <w:rStyle w:val="CommentReference"/>
          <w:lang w:val="en-GB"/>
        </w:rPr>
        <w:commentReference w:id="734"/>
      </w:r>
      <w:r w:rsidRPr="001E7A27">
        <w:rPr>
          <w:lang w:val="en-GB"/>
        </w:rPr>
        <w:t>.</w:t>
      </w:r>
    </w:p>
    <w:p w14:paraId="25253CD0" w14:textId="77777777" w:rsidR="00FA7D52" w:rsidRPr="001E7A27" w:rsidRDefault="00FA7D52" w:rsidP="00FA7D52">
      <w:pPr>
        <w:pStyle w:val="AR6BodyText"/>
        <w:rPr>
          <w:lang w:val="en-GB"/>
        </w:rPr>
      </w:pPr>
    </w:p>
    <w:p w14:paraId="209AC7AA" w14:textId="55CBB626" w:rsidR="00FA7D52" w:rsidRPr="001E7A27" w:rsidRDefault="00FA7D52" w:rsidP="00FA7D52">
      <w:pPr>
        <w:pStyle w:val="AR6BodyText"/>
        <w:rPr>
          <w:rFonts w:cs="Times New Roman"/>
          <w:lang w:val="en-GB"/>
        </w:rPr>
      </w:pPr>
      <w:r w:rsidRPr="001E7A27">
        <w:rPr>
          <w:lang w:val="en-GB"/>
        </w:rPr>
        <w:t>During past ice ages, generally colder and drier climate conditions contributed to a substantial decline of the land biosphere carbon inventory, in particular in boreal peatlands (</w:t>
      </w:r>
      <w:r w:rsidR="00E05C68" w:rsidRPr="001E7A27">
        <w:rPr>
          <w:rFonts w:cs="Times New Roman"/>
          <w:lang w:val="en-GB"/>
        </w:rPr>
        <w:t>–</w:t>
      </w:r>
      <w:r w:rsidRPr="001E7A27">
        <w:rPr>
          <w:lang w:val="en-GB"/>
        </w:rPr>
        <w:t>300 PgC</w:t>
      </w:r>
      <w:del w:id="739" w:author="Ian Blenkinsop" w:date="2021-07-28T12:21:00Z">
        <w:r w:rsidRPr="001E7A27" w:rsidDel="00A94E44">
          <w:rPr>
            <w:lang w:val="en-GB"/>
          </w:rPr>
          <w:delText xml:space="preserve">) </w:delText>
        </w:r>
      </w:del>
      <w:ins w:id="740" w:author="Ian Blenkinsop" w:date="2021-07-28T12:21:00Z">
        <w:r w:rsidR="00A94E44" w:rsidRPr="001E7A27">
          <w:rPr>
            <w:lang w:val="en-GB"/>
          </w:rPr>
          <w:t xml:space="preserve">; </w:t>
        </w:r>
      </w:ins>
      <w:r w:rsidRPr="001E7A27">
        <w:rPr>
          <w:lang w:val="en-GB"/>
        </w:rPr>
        <w:fldChar w:fldCharType="begin" w:fldLock="1"/>
      </w:r>
      <w:r w:rsidR="00747167" w:rsidRPr="001E7A27">
        <w:rPr>
          <w:lang w:val="en-GB"/>
        </w:rPr>
        <w:instrText>ADDIN CSL_CITATION { "citationItems" : [ { "id" : "ITEM-1", "itemData" : { "DOI" : "10.1073/pnas.1813305116", "ISSN" : "0027-8424", "abstract" : "Glacial\u2212interglacial variations in CO 2 and methane in polar ice cores have been attributed, in part, to changes in global wetland extent, but the wetland distribution before the Last Glacial Maximum (LGM, 21 ka to 18 ka) remains virtually unknown. We present a study of global peatland extent and carbon (C) stocks through the last glacial cycle (130 ka to present) using a newly compiled database of 1,063 detailed stratigraphic records of peat deposits buried by mineral sediments, as well as a global peatland model. Quantitative agreement between modeling and observations shows extensive peat accumulation before the LGM in northern latitudes (&gt;40\u00b0N), particularly during warmer periods including the last interglacial (130 ka to 116 ka, MIS 5e) and the interstadial (57 ka to 29 ka, MIS 3). During cooling periods of glacial advance and permafrost formation, the burial of northern peatlands by glaciers and mineral sediments decreased active peatland extent, thickness, and modeled C stocks by 70 to 90% from warmer times. Tropical peatland extent and C stocks show little temporal variation throughout the study period. While the increased burial of northern peats was correlated with cooling periods, the burial of tropical peat was predominately driven by changes in sea level and regional hydrology. Peat burial by mineral sediments represents a mechanism for long-term terrestrial C storage in the Earth system. These results show that northern peatlands accumulate significant C stocks during warmer times, indicating their potential for C sequestration during the warming Anthropocene.", "author" : [ { "dropping-particle" : "", "family" : "Treat", "given" : "Claire C.", "non-dropping-particle" : "", "parse-names" : false, "suffix" : "" }, { "dropping-particle" : "", "family" : "Kleinen", "given" : "Thomas", "non-dropping-particle" : "", "parse-names" : false, "suffix" : "" }, { "dropping-particle" : "", "family" : "Broothaerts", "given" : "Nils", "non-dropping-particle" : "", "parse-names" : false, "suffix" : "" }, { "dropping-particle" : "", "family" : "Dalton", "given" : "April S.", "non-dropping-particle" : "", "parse-names" : false, "suffix" : "" }, { "dropping-particle" : "", "family" : "Dommain", "given" : "Ren\u00e9", "non-dropping-particle" : "", "parse-names" : false, "suffix" : "" }, { "dropping-particle" : "", "family" : "Douglas", "given" : "Thomas A.", "non-dropping-particle" : "", "parse-names" : false, "suffix" : "" }, { "dropping-particle" : "", "family" : "Drexler", "given" : "Judith Z.", "non-dropping-particle" : "", "parse-names" : false, "suffix" : "" }, { "dropping-particle" : "", "family" : "Finkelstein", "given" : "Sarah A.", "non-dropping-particle" : "", "parse-names" : false, "suffix" : "" }, { "dropping-particle" : "", "family" : "Grosse", "given" : "Guido", "non-dropping-particle" : "", "parse-names" : false, "suffix" : "" }, { "dropping-particle" : "", "family" : "Hope", "given" : "Geoffrey", "non-dropping-particle" : "", "parse-names" : false, "suffix" : "" }, { "dropping-particle" : "", "family" : "Hutchings", "given" : "Jack", "non-dropping-particle" : "", "parse-names" : false, "suffix" : "" }, { "dropping-particle" : "", "family" : "Jones", "given" : "Miriam C.", "non-dropping-particle" : "", "parse-names" : false, "suffix" : "" }, { "dropping-particle" : "", "family" : "Kuhry", "given" : "Peter", "non-dropping-particle" : "", "parse-names" : false, "suffix" : "" }, { "dropping-particle" : "", "family" : "Lacourse", "given" : "Terri", "non-dropping-particle" : "", "parse-names" : false, "suffix" : "" }, { "dropping-particle" : "", "family" : "L\u00e4hteenoja", "given" : "Outi", "non-dropping-particle" : "", "parse-names" : false, "suffix" : "" }, { "dropping-particle" : "", "family" : "Loisel", "given" : "Julie", "non-dropping-particle" : "", "parse-names" : false, "suffix" : "" }, { "dropping-particle" : "", "family" : "Notebaert", "given" : "Bastiaan", "non-dropping-particle" : "", "parse-names" : false, "suffix" : "" }, { "dropping-particle" : "", "family" : "Payne", "given" : "Richard J.", "non-dropping-particle" : "", "parse-names" : false, "suffix" : "" }, { "dropping-particle" : "", "family" : "Peteet", "given" : "Dorothy M.", "non-dropping-particle" : "", "parse-names" : false, "suffix" : "" }, { "dropping-particle" : "", "family" : "Sannel", "given" : "A. Britta K.", "non-dropping-particle" : "", "parse-names" : false, "suffix" : "" }, { "dropping-particle" : "", "family" : "Stelling", "given" : "Jonathan M.", "non-dropping-particle" : "", "parse-names" : false, "suffix" : "" }, { "dropping-particle" : "", "family" : "Strauss", "given" : "Jens", "non-dropping-particle" : "", "parse-names" : false, "suffix" : "" }, { "dropping-particle" : "", "family" : "Swindles", "given" : "Graeme T.", "non-dropping-particle" : "", "parse-names" : false, "suffix" : "" }, { "dropping-particle" : "", "family" : "Talbot", "given" : "Julie", "non-dropping-particle" : "", "parse-names" : false, "suffix" : "" }, { "dropping-particle" : "", "family" : "Tarnocai", "given" : "Charles", "non-dropping-particle" : "", "parse-names" : false, "suffix" : "" }, { "dropping-particle" : "", "family" : "Verstraeten", "given" : "Gert", "non-dropping-particle" : "", "parse-names" : false, "suffix" : "" }, { "dropping-particle" : "", "family" : "Williams", "given" : "Christopher J.", "non-dropping-particle" : "", "parse-names" : false, "suffix" : "" }, { "dropping-particle" : "", "family" : "Xia", "given" : "Zhengyu", "non-dropping-particle" : "", "parse-names" : false, "suffix" : "" }, { "dropping-particle" : "", "family" : "Yu", "given" : "Zicheng", "non-dropping-particle" : "", "parse-names" : false, "suffix" : "" }, { "dropping-particle" : "", "family" : "V\u00e4liranta", "given" : "Minna", "non-dropping-particle" : "", "parse-names" : false, "suffix" : "" }, { "dropping-particle" : "", "family" : "H\u00e4ttestrand", "given" : "Martina", "non-dropping-particle" : "", "parse-names" : false, "suffix" : "" }, { "dropping-particle" : "", "family" : "Alexanderson", "given" : "Helena", "non-dropping-particle" : "", "parse-names" : false, "suffix" : "" }, { "dropping-particle" : "", "family" : "Brovkin", "given" : "Victor", "non-dropping-particle" : "", "parse-names" : false, "suffix" : "" } ], "container-title" : "Proceedings of the National Academy of Sciences", "id" : "ITEM-1", "issue" : "11", "issued" : { "date-parts" : [ [ "2019", "3", "12" ] ] }, "page" : "4822-4827", "title" : "Widespread global peatland establishment and persistence over the last 130,000 y", "translator" : [ { "dropping-particle" : "", "family" : "L6643", "given" : "", "non-dropping-particle" : "", "parse-names" : false, "suffix" : "" } ], "type" : "article-journal", "volume" : "116" }, "uris" : [ "http://www.mendeley.com/documents/?uuid=5abcddbd-0ee7-4531-a859-30c509417fe5" ] } ], "mendeley" : { "formattedCitation" : "(Treat et al., 2019)", "plainTextFormattedCitation" : "(Treat et al., 2019)", "previouslyFormattedCitation" : "(Treat et al., 2019)" }, "properties" : { "noteIndex" : 0 }, "schema" : "https://github.com/citation-style-language/schema/raw/master/csl-citation.json" }</w:instrText>
      </w:r>
      <w:r w:rsidRPr="001E7A27">
        <w:rPr>
          <w:lang w:val="en-GB"/>
        </w:rPr>
        <w:fldChar w:fldCharType="separate"/>
      </w:r>
      <w:del w:id="741" w:author="Ian Blenkinsop" w:date="2021-07-28T12:21:00Z">
        <w:r w:rsidR="00025FA2" w:rsidRPr="001E7A27" w:rsidDel="00A94E44">
          <w:rPr>
            <w:noProof/>
            <w:lang w:val="en-GB"/>
          </w:rPr>
          <w:delText>(</w:delText>
        </w:r>
      </w:del>
      <w:r w:rsidR="00025FA2" w:rsidRPr="001E7A27">
        <w:rPr>
          <w:noProof/>
          <w:lang w:val="en-GB"/>
        </w:rPr>
        <w:t>Treat et al., 2019)</w:t>
      </w:r>
      <w:r w:rsidRPr="001E7A27">
        <w:rPr>
          <w:lang w:val="en-GB"/>
        </w:rPr>
        <w:fldChar w:fldCharType="end"/>
      </w:r>
      <w:r w:rsidRPr="001E7A27">
        <w:rPr>
          <w:lang w:val="en-GB"/>
        </w:rPr>
        <w:t xml:space="preserve">. </w:t>
      </w:r>
      <w:r w:rsidRPr="001E7A27">
        <w:rPr>
          <w:rFonts w:cs="Times New Roman"/>
          <w:lang w:val="en-GB"/>
        </w:rPr>
        <w:t xml:space="preserve">Estimates assessing the glacial decrease in the global terrestrial biosphere </w:t>
      </w:r>
      <w:del w:id="742" w:author="Ian Blenkinsop" w:date="2021-07-28T12:21:00Z">
        <w:r w:rsidRPr="001E7A27" w:rsidDel="00A94E44">
          <w:rPr>
            <w:rFonts w:cs="Times New Roman"/>
            <w:lang w:val="en-GB"/>
          </w:rPr>
          <w:delText xml:space="preserve">C </w:delText>
        </w:r>
      </w:del>
      <w:ins w:id="743" w:author="Ian Blenkinsop" w:date="2021-07-28T12:21:00Z">
        <w:r w:rsidR="00A94E44" w:rsidRPr="001E7A27">
          <w:rPr>
            <w:rFonts w:cs="Times New Roman"/>
            <w:lang w:val="en-GB"/>
          </w:rPr>
          <w:t xml:space="preserve">carbon </w:t>
        </w:r>
      </w:ins>
      <w:r w:rsidRPr="001E7A27">
        <w:rPr>
          <w:rFonts w:cs="Times New Roman"/>
          <w:lang w:val="en-GB"/>
        </w:rPr>
        <w:t xml:space="preserve">stock vary between –300 and –600 PgC </w:t>
      </w:r>
      <w:commentRangeStart w:id="744"/>
      <w:commentRangeStart w:id="745"/>
      <w:r w:rsidRPr="001E7A27">
        <w:rPr>
          <w:rFonts w:cs="Times New Roman"/>
          <w:lang w:val="en-GB"/>
        </w:rPr>
        <w:fldChar w:fldCharType="begin" w:fldLock="1"/>
      </w:r>
      <w:r w:rsidR="001B061E" w:rsidRPr="001E7A27">
        <w:rPr>
          <w:rFonts w:cs="Times New Roman"/>
          <w:lang w:val="en-GB"/>
        </w:rPr>
        <w:instrText>ADDIN CSL_CITATION { "citationItems" : [ { "id" : "ITEM-1", "itemData" : { "DOI" : "10.1038/ngeo1324", "ISSN" : "1752-0894", "abstract" : "During each of the late Pleistocene glacial\u2013interglacial transitions, atmospheric carbon dioxide concentrations rose by almost 100 ppm. The sources of this carbon are unclear, and efforts to identify them are hampered by uncertainties in the magnitude of carbon reservoirs and fluxes under glacial conditions. Here we use oxygen isotope measurements from air trapped in ice cores and ocean carbon-cycle modelling to estimate terrestrial and oceanic gross primary productivity during the Last Glacial Maximum. We find that the rate of gross terrestrial primary production during the Last Glacial Maximum was about 40\u00b110 Pg C yr\u22121, half that of the pre-industrial Holocene. Despite the low levels of photosynthesis, we estimate that the late glacial terrestrial biosphere contained only 330 Pg less carbon than pre-industrial levels. We infer that the area covered by carbon-rich but unproductive biomes such as tundra and cold steppes was significantly larger during the Last Glacial Maximum, consistent with palaeoecological data. Our data also indicate the presence of an inert carbon pool of 2,300 Pg C, about 700 Pg larger than the inert carbon locked in permafrost today. We suggest that the disappearance of this carbon pool at the end of the Last Glacial Maximum may have contributed to the deglacial rise in atmospheric carbon dioxide concentrations.", "author" : [ { "dropping-particle" : "", "family" : "Ciais", "given" : "P.", "non-dropping-particle" : "", "parse-names" : false, "suffix" : "" }, { "dropping-particle" : "", "family" : "Tagliabue", "given" : "A.", "non-dropping-particle" : "", "parse-names" : false, "suffix" : "" }, { "dropping-particle" : "", "family" : "Cuntz", "given" : "M.", "non-dropping-particle" : "", "parse-names" : false, "suffix" : "" }, { "dropping-particle" : "", "family" : "Bopp", "given" : "L.", "non-dropping-particle" : "", "parse-names" : false, "suffix" : "" }, { "dropping-particle" : "", "family" : "Scholze", "given" : "M.", "non-dropping-particle" : "", "parse-names" : false, "suffix" : "" }, { "dropping-particle" : "", "family" : "Hoffmann", "given" : "G.", "non-dropping-particle" : "", "parse-names" : false, "suffix" : "" }, { "dropping-particle" : "", "family" : "Lourantou", "given" : "A.", "non-dropping-particle" : "", "parse-names" : false, "suffix" : "" }, { "dropping-particle" : "", "family" : "Harrison", "given" : "S. P.", "non-dropping-particle" : "", "parse-names" : false, "suffix" : "" }, { "dropping-particle" : "", "family" : "Prentice", "given" : "I. C.", "non-dropping-particle" : "", "parse-names" : false, "suffix" : "" }, { "dropping-particle" : "", "family" : "Kelley", "given" : "D. I.", "non-dropping-particle" : "", "parse-names" : false, "suffix" : "" }, { "dropping-particle" : "", "family" : "Koven", "given" : "C.", "non-dropping-particle" : "", "parse-names" : false, "suffix" : "" }, { "dropping-particle" : "", "family" : "Piao", "given" : "S. L.", "non-dropping-particle" : "", "parse-names" : false, "suffix" : "" } ], "container-title" : "Nature Geoscience", "id" : "ITEM-1", "issue" : "1", "issued" : { "date-parts" : [ [ "2012", "1", "20" ] ] }, "page" : "74-79", "title" : "Large inert carbon pool in the terrestrial biosphere during the Last Glacial Maximum", "translator" : [ { "dropping-particle" : "", "family" : "L5191", "given" : "", "non-dropping-particle" : "", "parse-names" : false, "suffix" : "" } ], "type" : "article-journal", "volume" : "5" }, "uris" : [ "http://www.mendeley.com/documents/?uuid=53044efa-fde5-4195-8154-dc14a490db31" ] }, { "id" : "ITEM-2", "itemData" : { "DOI" : "10.1002/2013PA002552", "ISBN" : "1944-9186", "ISSN" : "08838305", "abstract" : "Terrestrial carbon storage is dramatically decreased during glacial periods due to cold temperatures, increased aridity, and the presence of large ice sheets on land. Most of the carbon released by the terrestrial biosphere is stored in the ocean, where the light isotopic signature of terrestrial carbon is observed as a 0.32-0.7\u2030 depletion in benthic foraminiferal \u03b413C. The wide range in estimated \u03b413C change results from the use of different subsets of benthic \u03b413C data and different methods of weighting the mean \u03b413C by volume. We present a more precise estimate of glacial-interglacial \u03b413C change of marine dissolved inorganic carbon using benthic Cibicidoides spp. \u03b413C records from 480 core sites (more than 3 times as many sites as previous studies). We divide the ocean into eight regions to generate linear regressions of regional \u03b413C versus depth for the Late Holocene (0-6ka) and Last Glacial Maximum (19-23ka) and estimate a mean \u03b413C decrease of 0.38\u00b10.08\u2030 (2\u03c3) for 0.5-5km. Estimating large uncertainty ranges for \u03b413C change in the top 0.5km, below 5km, and in the Southern Ocean, we calculate a whole-ocean change of 0.34\u00b10.19\u2030. This implies a terrestrial carbon change that is consistent with recent vegetation model estimates of 330-694 Gt C. Additionally, we find that a well-constrained surface ocean \u03b413C change is essential for narrowing the uncertainty range of estimated whole-ocean \u03b413C change. \u00a9 2014 American Geophysical Union.", "author" : [ { "dropping-particle" : "", "family" : "Peterson", "given" : "Carlye D.", "non-dropping-particle" : "", "parse-names" : false, "suffix" : "" }, { "dropping-particle" : "", "family" : "Lisiecki", "given" : "Lorraine E.", "non-dropping-particle" : "", "parse-names" : false, "suffix" : "" }, { "dropping-particle" : "V.", "family" : "Stern", "given" : "Joseph", "non-dropping-particle" : "", "parse-names" : false, "suffix" : "" } ], "container-title" : "Paleoceanography", "id" : "ITEM-2", "issue" : "6", "issued" : { "date-parts" : [ [ "2014", "6" ] ] }, "page" : "549-563", "title" : "Deglacial whole-ocean \u03b413C change estimated from 480 benthic foraminiferal records", "translator" : [ { "dropping-particle" : "", "family" : "L5190", "given" : "", "non-dropping-particle" : "", "parse-names" : false, "suffix" : "" } ], "type" : "article-journal", "volume" : "29" }, "uris" : [ "http://www.mendeley.com/documents/?uuid=6c6d19b2-e09f-36a9-b767-d70a11ededa6" ] } ], "mendeley" : { "formattedCitation" : "(Ciais et al., 2012; Peterson et al., 2014)", "manualFormatting" : "(Ciais et al., 2012; Peterson et al., 2014; Menviel et al., 2017; Kleinen et al., 2020)", "plainTextFormattedCitation" : "(Ciais et al., 2012; Peterson et al., 2014)", "previouslyFormattedCitation" : "(Ciais et al., 2012; Peterson et al., 2014)"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(Ciais et al., 2012; Peterson et al., 2014; Menviel et al., 2017; Kleinen et al., 2020)</w:t>
      </w:r>
      <w:r w:rsidRPr="001E7A27">
        <w:rPr>
          <w:rFonts w:cs="Times New Roman"/>
          <w:lang w:val="en-GB"/>
        </w:rPr>
        <w:fldChar w:fldCharType="end"/>
      </w:r>
      <w:commentRangeEnd w:id="744"/>
      <w:commentRangeEnd w:id="745"/>
      <w:r w:rsidR="008B065F" w:rsidRPr="001E7A27">
        <w:rPr>
          <w:rStyle w:val="CommentReference"/>
          <w:lang w:val="en-GB"/>
        </w:rPr>
        <w:commentReference w:id="744"/>
      </w:r>
      <w:r w:rsidR="00025FA2" w:rsidRPr="001E7A27">
        <w:rPr>
          <w:rStyle w:val="CommentReference"/>
          <w:lang w:val="en-GB"/>
        </w:rPr>
        <w:commentReference w:id="745"/>
      </w:r>
      <w:r w:rsidRPr="001E7A27">
        <w:rPr>
          <w:rFonts w:cs="Times New Roman"/>
          <w:lang w:val="en-GB"/>
        </w:rPr>
        <w:t xml:space="preserve">, possibly –850 PgC when accounting for ocean-sediment interactions and burial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"10.5194/cp-15-849-2019", "ISSN" : "1814-9332", "author" : [ { "dropping-particle" : "", "family" : "Jeltsch-Th\u00f6mmes", "given" : "Aurich", "non-dropping-particle" : "", "parse-names" : false, "suffix" : "" }, { "dropping-particle" : "", "family" : "Battaglia", "given" : "Gianna", "non-dropping-particle" : "", "parse-names" : false, "suffix" : "" }, { "dropping-particle" : "", "family" : "Cartapanis", "given" : "Olivier", "non-dropping-particle" : "", "parse-names" : false, "suffix" : "" }, { "dropping-particle" : "", "family" : "Jaccard", "given" : "Samuel L", "non-dropping-particle" : "", "parse-names" : false, "suffix" : "" }, { "dropping-particle" : "", "family" : "Joos", "given" : "Fortunat", "non-dropping-particle" : "", "parse-names" : false, "suffix" : "" } ], "container-title" : "Climate of the Past", "id" : "ITEM-1", "issue" : "2", "issued" : { "date-parts" : [ [ "2019", "4", "30" ] ] }, "page" : "849-879", "title" : "Low terrestrial carbon storage at the Last Glacial Maximum: constraints from multi-proxy data", "translator" : [ { "dropping-particle" : "", "family" : "L5367", "given" : "", "non-dropping-particle" : "", "parse-names" : false, "suffix" : "" } ], "type" : "article-journal", "volume" : "15" }, "uris" : [ "http://www.mendeley.com/documents/?uuid=3761ec35-a757-3180-b199-89504e692217" ] } ], "mendeley" : { "formattedCitation" : "(Jeltsch-Th\u00f6mmes et al., 2019)", "plainTextFormattedCitation" : "(Jeltsch-Th\u00f6mmes et al., 2019)", "previouslyFormattedCitation" : "(Jeltsch-Th\u00f6mmes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(Jeltsch-Thömmes et al., 2019)</w:t>
      </w:r>
      <w:r w:rsidRPr="001E7A27">
        <w:rPr>
          <w:rFonts w:cs="Times New Roman"/>
          <w:lang w:val="en-GB"/>
        </w:rPr>
        <w:fldChar w:fldCharType="end"/>
      </w:r>
      <w:r w:rsidRPr="001E7A27">
        <w:rPr>
          <w:rFonts w:cs="Times New Roman"/>
          <w:lang w:val="en-GB"/>
        </w:rPr>
        <w:t xml:space="preserve">, a considerable contraction when compared to the modern land biosphere stock. The large range of estimates reflects a yet limited understanding </w:t>
      </w:r>
      <w:del w:id="746" w:author="Soapbox" w:date="2021-07-16T09:52:00Z">
        <w:r w:rsidRPr="001E7A27" w:rsidDel="00CC147B">
          <w:rPr>
            <w:rFonts w:cs="Times New Roman"/>
            <w:lang w:val="en-GB"/>
          </w:rPr>
          <w:delText xml:space="preserve">on </w:delText>
        </w:r>
      </w:del>
      <w:ins w:id="747" w:author="Soapbox" w:date="2021-07-16T09:52:00Z">
        <w:r w:rsidR="00CC147B" w:rsidRPr="001E7A27">
          <w:rPr>
            <w:rFonts w:cs="Times New Roman"/>
            <w:lang w:val="en-GB"/>
          </w:rPr>
          <w:t xml:space="preserve">of </w:t>
        </w:r>
      </w:ins>
      <w:r w:rsidRPr="001E7A27">
        <w:rPr>
          <w:rFonts w:cs="Times New Roman"/>
          <w:lang w:val="en-GB"/>
        </w:rPr>
        <w:t xml:space="preserve">how </w:t>
      </w:r>
      <w:ins w:id="748" w:author="Soapbox" w:date="2021-07-16T09:53:00Z">
        <w:r w:rsidR="00CC147B" w:rsidRPr="001E7A27">
          <w:rPr>
            <w:rFonts w:cs="Times New Roman"/>
            <w:lang w:val="en-GB"/>
          </w:rPr>
          <w:t xml:space="preserve">carbon cycle dynamics were altered by </w:t>
        </w:r>
      </w:ins>
      <w:r w:rsidRPr="001E7A27">
        <w:rPr>
          <w:rFonts w:cs="Times New Roman"/>
          <w:lang w:val="en-GB"/>
        </w:rPr>
        <w:t>glacially perturbed nutrient fluxes and soil dynamics, as well as largely exposed shelf areas in the tropics as a result of lowered sea</w:t>
      </w:r>
      <w:ins w:id="749" w:author="Soapbox" w:date="2021-07-16T09:52:00Z">
        <w:r w:rsidR="00CC147B" w:rsidRPr="001E7A27">
          <w:rPr>
            <w:rFonts w:cs="Times New Roman"/>
            <w:lang w:val="en-GB"/>
          </w:rPr>
          <w:t xml:space="preserve"> </w:t>
        </w:r>
      </w:ins>
      <w:del w:id="750" w:author="Soapbox" w:date="2021-07-16T09:52:00Z">
        <w:r w:rsidRPr="001E7A27" w:rsidDel="00CC147B">
          <w:rPr>
            <w:rFonts w:cs="Times New Roman"/>
            <w:lang w:val="en-GB"/>
          </w:rPr>
          <w:delText>-</w:delText>
        </w:r>
      </w:del>
      <w:r w:rsidRPr="001E7A27">
        <w:rPr>
          <w:rFonts w:cs="Times New Roman"/>
          <w:lang w:val="en-GB"/>
        </w:rPr>
        <w:t>level</w:t>
      </w:r>
      <w:del w:id="751" w:author="Soapbox" w:date="2021-07-16T09:53:00Z">
        <w:r w:rsidRPr="001E7A27" w:rsidDel="00CC147B">
          <w:rPr>
            <w:rFonts w:cs="Times New Roman"/>
            <w:lang w:val="en-GB"/>
          </w:rPr>
          <w:delText>, altered carbon cycle dynamics</w:delText>
        </w:r>
      </w:del>
      <w:r w:rsidRPr="001E7A27">
        <w:rPr>
          <w:rFonts w:cs="Times New Roman"/>
          <w:lang w:val="en-GB"/>
        </w:rPr>
        <w:t>. Recent estimates suggest deep-sea CO</w:t>
      </w:r>
      <w:r w:rsidRPr="001E7A27">
        <w:rPr>
          <w:rFonts w:cs="Times New Roman"/>
          <w:vertAlign w:val="subscript"/>
          <w:lang w:val="en-GB"/>
        </w:rPr>
        <w:t>2</w:t>
      </w:r>
      <w:r w:rsidRPr="001E7A27">
        <w:rPr>
          <w:rFonts w:cs="Times New Roman"/>
          <w:lang w:val="en-GB"/>
        </w:rPr>
        <w:t xml:space="preserve"> storage during the last ice age exceeded modern values by as much as 750 – 950 PgC </w:t>
      </w:r>
      <w:commentRangeStart w:id="752"/>
      <w:commentRangeStart w:id="753"/>
      <w:r w:rsidRPr="001E7A27">
        <w:rPr>
          <w:rFonts w:cs="Times New Roman"/>
          <w:lang w:val="en-GB"/>
        </w:rPr>
        <w:fldChar w:fldCharType="begin" w:fldLock="1"/>
      </w:r>
      <w:r w:rsidR="00747167" w:rsidRPr="001E7A27">
        <w:rPr>
          <w:rFonts w:cs="Times New Roman"/>
          <w:lang w:val="en-GB"/>
        </w:rPr>
        <w:instrText>ADDIN CSL_CITATION { "citationItems" : [ { "id" : "ITEM-1", "itemData" : { "DOI" : "10.1016/j.epsl.2008.10.017", "ISBN" : "0012-821X", "ISSN" : "0012821X", "PMID" : "23689", "abstract" : "Measurements of benthic foraminiferal cadmium:calcium (Cd/Ca) have indicated that the glacial-interglacial change in deep North Pacific phosphate (PO4) concentration was minimal, which has been taken by some workers as a sign that the biological pump did not store more carbon in the deep glacial ocean. Here we present sedimentary redox-sensitive trace metal records from Ocean Drilling Program (ODP) Site 882 (NW subarctic Pacific, water depth 3244 m) to make inferences about changes in deep North Pacific oxygenation - and thus respired carbon storage - over the past 150,000 yr. These observations are complemented with biogenic barium and opal measurements as indicators for past organic carbon export to separate the influences of deep-water oxygen concentration and sedimentary organic carbon respiration on the redox state of the sediment. Our results suggest that the deep subarctic Pacific water mass was depleted in oxygen during glacial maxima, though it was not anoxic. We reconcile our results with the existing benthic foraminiferal Cd/Ca by invoking a decrease in the fraction of the deep ocean nutrient inventory that was preformed, rather than remineralized. This change would have corresponded to an increase in the deep Pacific storage of respired carbon, which would have lowered atmospheric carbon dioxide (CO2) by sequestering CO2away from the atmosphere and by increasing ocean alkalinity through a transient dissolution event in the deep sea. The magnitude of change in preformed nutrients suggested by the North Pacific data would have accounted for a majority of the observed decrease in glacial atmospheric pCO2. \u00a9 2008 Elsevier B.V. All rights reserved.", "author" : [ { "dropping-particle" : "", "family" : "Jaccard", "given" : "S.L.", "non-dropping-particle" : "", "parse-names" : false, "suffix" : "" }, { "dropping-particle" : "", "family" : "Galbraith", "given" : "E.D.", "non-dropping-particle" : "", "parse-names" : false, "suffix" : "" }, { "dropping-particle" : "", "family" : "Sigman", "given" : "D.M.", "non-dropping-particle" : "", "parse-names" : false, "suffix" : "" }, { "dropping-particle" : "", "family" : "Haug", "given" : "G.H.", "non-dropping-particle" : "", "parse-names" : false, "suffix" : "" }, { "dropping-particle" : "", "family" : "Francois", "given" : "R.", "non-dropping-particle" : "", "parse-names" : false, "suffix" : "" }, { "dropping-particle" : "", "family" : "Pedersen", "given" : "T.F.", "non-dropping-particle" : "", "parse-names" : false, "suffix" : "" }, { "dropping-particle" : "", "family" : "Dulski", "given" : "P.", "non-dropping-particle" : "", "parse-names" : false, "suffix" : "" }, { "dropping-particle" : "", "family" : "Thierstein", "given" : "H.R.", "non-dropping-particle" : "", "parse-names" : false, "suffix" : "" } ], "container-title" : "Earth and Planetary Science Letters", "id" : "ITEM-1", "issue" : "1-2", "issued" : { "date-parts" : [ [ "2009", "1" ] ] }, "page" : "156-165", "title" : "Subarctic Pacific evidence for a glacial deepening of the oceanic respired carbon pool", "translator" : [ { "dropping-particle" : "", "family" : "L4384", "given" : "", "non-dropping-particle" : "", "parse-names" : false, "suffix" : "" } ], "type" : "article-journal", "volume" : "277" }, "uris" : [ "http://www.mendeley.com/documents/?uuid=1ecba480-e1be-3b9b-a721-63bbab82cd92" ] }, { "id" : "ITEM-2", "itemData" : { "DOI" : "10.5194/cp-9-2595-2013", "ISBN" : "1814-9359", "ISSN" : "1814-9332", "abstract" : "Abstract. Ice core records demonstrate a glacial\u2013interglacial atmospheric CO2 increase of ~ 100 ppm, while 14C calibration efforts document a strong decrease in atmospheric 14C concentration during this period. A calculated transfer of ~ 530 Gt of 14C-depleted carbon is required to produce the deglacial coeval rise of carbon in the atmosphere and terrestrial biosphere. This amount is usually ascribed to oceanic carbon release, although the actual mechanisms remained elusive, since an adequately old and carbon-enriched deep-ocean reservoir seemed unlikely. Here we present a new, though still fragmentary, ocean-wide \u039414C data set showing that during the Last Glacial Maximum (LGM) and Heinrich Stadial 1 (HS-1) the maximum 14C age difference between ocean deep waters and the atmosphere exceeded the modern values by up to 1500 14C yr, in the extreme reaching 5100 14C yr. Below 2000 m depth the 14C ventilation age of modern ocean waters is directly linked to the concentration of dissolved inorganic carbon (DIC). We propose as a working hypothesis that the modern regression of DIC vs. \u039414C also applies for LGM times, which implies that a mean LGM aging of ~ 600 14C yr corresponded to a global rise of ~ 85\u2013115 \u03bcmol DIC kg\u22121 in the deep ocean. Thus, the prolonged residence time of ocean deep waters may indeed have made it possible to absorb an additional ~ 730\u2013980 Gt DIC, one third of which possibly originated from intermediate waters. We also infer that LGM deep-water O2 dropped to suboxic values of \u22121 in the Atlantic sector of the Southern Ocean, possibly also in the subpolar North Pacific. The deglacial transfer of the extra-aged, deep-ocean carbon to the atmosphere via the dynamic ocean\u2013atmosphere carbon exchange would be sufficient to account for two trends observed, (1) for the increase in atmospheric CO2 and (2) for the 190&amp;permil; drop in atmospheric \u039414C during the so-called HS-1 \"Mystery Interval\", when atmospheric 14C production rates were largely constant.", "author" : [ { "dropping-particle" : "", "family" : "Sarnthein", "given" : "M.", "non-dropping-particle" : "", "parse-names" : false, "suffix" : "" }, { "dropping-particle" : "", "family" : "Schneider", "given" : "B.", "non-dropping-particle" : "", "parse-names" : false, "suffix" : "" }, { "dropping-particle" : "", "family" : "Grootes", "given" : "P. M.", "non-dropping-particle" : "", "parse-names" : false, "suffix" : "" } ], "container-title" : "Climate of the Past", "id" : "ITEM-2", "issue" : "6", "issued" : { "date-parts" : [ [ "2013", "11", "15" ] ] }, "page" : "2595-2614", "title" : "Peak glacial 14C ventilation ages suggest major draw-down of carbon into the abyssal ocean", "translator" : [ { "dropping-particle" : "", "family" : "L4386", "given" : "", "non-dropping-particle" : "", "parse-names" : false, "suffix" : "" } ], "type" : "article-journal", "volume" : "9" }, "uris" : [ "http://www.mendeley.com/documents/?uuid=b57139ea-bada-3feb-b367-3c933e67476d" ] } ], "mendeley" : { "formattedCitation" : "(Jaccard et al., 2009; Sarnthein et al., 2013)", "manualFormatting" : "(Skinner et al., 2015; Buchanan et al., 2016; Skinner et al., 2017; Anderson et al., 2019; Gottschalk et al., 2020)", "plainTextFormattedCitation" : "(Jaccard et al., 2009; Sarnthein et al., 2013)", "previouslyFormattedCitation" : "(Jaccard et al., 2009; Sarnthein et al., 2013)"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(Skinner et al., 2015; Buchanan et al., 2016; Skinner et al., 2017; Anderson et al., 2019; Gottschalk et al., 2020)</w:t>
      </w:r>
      <w:r w:rsidRPr="001E7A27">
        <w:rPr>
          <w:rFonts w:cs="Times New Roman"/>
          <w:lang w:val="en-GB"/>
        </w:rPr>
        <w:fldChar w:fldCharType="end"/>
      </w:r>
      <w:commentRangeEnd w:id="752"/>
      <w:r w:rsidR="00025FA2" w:rsidRPr="001E7A27">
        <w:rPr>
          <w:rStyle w:val="CommentReference"/>
          <w:lang w:val="en-GB"/>
        </w:rPr>
        <w:commentReference w:id="752"/>
      </w:r>
      <w:r w:rsidRPr="001E7A27">
        <w:rPr>
          <w:rFonts w:cs="Times New Roman"/>
          <w:lang w:val="en-GB"/>
        </w:rPr>
        <w:t xml:space="preserve">. </w:t>
      </w:r>
      <w:commentRangeEnd w:id="753"/>
      <w:r w:rsidR="008B065F" w:rsidRPr="001E7A27">
        <w:rPr>
          <w:rStyle w:val="CommentReference"/>
          <w:lang w:val="en-GB"/>
        </w:rPr>
        <w:commentReference w:id="753"/>
      </w:r>
      <w:r w:rsidRPr="001E7A27">
        <w:rPr>
          <w:rFonts w:cs="Times New Roman"/>
          <w:lang w:val="en-GB"/>
        </w:rPr>
        <w:t>A combination of increased CO</w:t>
      </w:r>
      <w:r w:rsidRPr="001E7A27">
        <w:rPr>
          <w:rFonts w:cs="Times New Roman"/>
          <w:vertAlign w:val="subscript"/>
          <w:lang w:val="en-GB"/>
        </w:rPr>
        <w:t>2</w:t>
      </w:r>
      <w:r w:rsidRPr="001E7A27">
        <w:rPr>
          <w:rFonts w:cs="Times New Roman"/>
          <w:lang w:val="en-GB"/>
        </w:rPr>
        <w:t xml:space="preserve"> solubility associated with 2–3°C lower mean oceanic temperatures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"10.1038/nature25152", "ISSN" : "0028-0836", "PMID" : "29300008", "abstract" : "Little is known about the ocean temperature's long-term response to climate perturbations owing to limited observations and a lack of robust reconstructions. Although most of the anthropogenic heat added to the climate system has been taken up by the ocean up until now, its role in a century and beyond is uncertain. Here, using noble gases trapped in ice cores, we show that the mean global ocean temperature increased by 2.57 \u00b1 0.24 degrees Celsius over the last glacial transition (20,000 to 10,000 years ago). Our reconstruction provides unprecedented precision and temporal resolution for the integrated global ocean, in contrast to the depth-, region-, organism- and season-specific estimates provided by other methods. We find that the mean global ocean temperature is closely correlated with Antarctic temperature and has no lead or lag with atmospheric CO 2, thereby confirming the important role of Southern Hemisphere climate in global climate trends. We also reveal an enigmatic 700-year warming during the early Younger Dryas period (about 12,000 years ago) that surpasses estimates of modern ocean heat uptake.",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"container-title" : "Nature", "id" : "ITEM-1", "issue" : "7686", "issued" : { "date-parts" : [ [ "2018", "1", "4" ] ] }, "page" : "39-44", "publisher" : "Nature Publishing Group", "title" : "Mean global ocean temperatures during the last glacial transition", "translator" : [ { "dropping-particle" : "", "family" : "L7396", "given" : "", "non-dropping-particle" : "", "parse-names" : false, "suffix" : "" } ], "type" : "article-journal", "volume" : "553" }, "uris" : [ "http://www.mendeley.com/documents/?uuid=59f2bf56-ccfc-469c-bd2b-74ccb44c65f8" ] } ], "mendeley" : { "formattedCitation" : "(Bereiter et al., 2018)", "manualFormatting" : "(Bereiter et al., 2018)", "plainTextFormattedCitation" : "(Bereiter et al., 2018)", "previouslyFormattedCitation" : "(Bereiter et al.,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(Bereiter et al., 2018)</w:t>
      </w:r>
      <w:r w:rsidRPr="001E7A27">
        <w:rPr>
          <w:rFonts w:cs="Times New Roman"/>
          <w:lang w:val="en-GB"/>
        </w:rPr>
        <w:fldChar w:fldCharType="end"/>
      </w:r>
      <w:r w:rsidRPr="001E7A27">
        <w:rPr>
          <w:rFonts w:cs="Times New Roman"/>
          <w:lang w:val="en-GB"/>
        </w:rPr>
        <w:t xml:space="preserve">, increased </w:t>
      </w:r>
      <w:ins w:id="754" w:author="Soapbox" w:date="2021-07-16T09:54:00Z">
        <w:r w:rsidR="00B141ED" w:rsidRPr="001E7A27">
          <w:rPr>
            <w:rFonts w:cs="Times New Roman"/>
            <w:lang w:val="en-GB"/>
          </w:rPr>
          <w:t xml:space="preserve">the </w:t>
        </w:r>
      </w:ins>
      <w:r w:rsidRPr="001E7A27">
        <w:rPr>
          <w:rFonts w:cs="Times New Roman"/>
          <w:lang w:val="en-GB"/>
        </w:rPr>
        <w:t>oceanic residence time of CO</w:t>
      </w:r>
      <w:r w:rsidRPr="001E7A27">
        <w:rPr>
          <w:rFonts w:cs="Times New Roman"/>
          <w:vertAlign w:val="subscript"/>
          <w:lang w:val="en-GB"/>
        </w:rPr>
        <w:t>2</w:t>
      </w:r>
      <w:r w:rsidRPr="001E7A27">
        <w:rPr>
          <w:rFonts w:cs="Times New Roman"/>
          <w:lang w:val="en-GB"/>
        </w:rPr>
        <w:t xml:space="preserv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"10.1038/ncomms16010", "ISSN" : "2041-1723", "abstract" : "While the ocean\u2019s large-scale overturning circulation is thought to have been significantly different under the climatic conditions of the Last Glacial Maximum (LGM), the exact nature of the glacial circulation and its implications for global carbon cycling continue to be debated. Here we use a global array of ocean\u2013atmosphere radiocarbon disequilibrium estimates to demonstrate a B689\u00b153 14C-yr increase in the average residence time of carbon in the deep ocean at the LGM. A predominantly southern-sourced abyssal overturning limb that was more isolated from its shallower northern counterparts is interpreted to have extended from the Southern Ocean, producing a widespread radiocarbon age maximum at mid-depths and depriving the deep ocean of a fast escape route for accumulating respired carbon. While the exact magnitude of the resulting carbon cycle impacts remains to be confirmed, the radio- carbon data suggest an increase in the efficiency of the biological carbon pump that could have accounted for as much as half of the glacial\u2013interglacial CO2 change.", "author" : [ { "dropping-particle" : "", "family" : "Skinner", "given" : "L. C.", "non-dropping-particle" : "", "parse-names" : false, "suffix" : "" }, { "dropping-particle" : "", "family" : "Primeau", "given" : "F.", "non-dropping-particle" : "", "parse-names" : false, "suffix" : "" }, { "dropping-particle" : "", "family" : "Freeman", "given" : "E.", "non-dropping-particle" : "", "parse-names" : false, "suffix" : "" }, { "dropping-particle" : "", "family" : "la Fuente", "given" : "M.", "non-dropping-particle" : "de", "parse-names" : false, "suffix" : "" }, { "dropping-particle" : "", "family" : "Goodwin", "given" : "P. A.", "non-dropping-particle" : "", "parse-names" : false, "suffix" : "" }, { "dropping-particle" : "", "family" : "Gottschalk", "given" : "J.", "non-dropping-particle" : "", "parse-names" : false, "suffix" : "" }, { "dropping-particle" : "", "family" : "Huang", "given" : "E.", "non-dropping-particle" : "", "parse-names" : false, "suffix" : "" }, { "dropping-particle" : "", "family" : "McCave", "given" : "I. N.", "non-dropping-particle" : "", "parse-names" : false, "suffix" : "" }, { "dropping-particle" : "", "family" : "Noble", "given" : "T. L.", "non-dropping-particle" : "", "parse-names" : false, "suffix" : "" }, { "dropping-particle" : "", "family" : "Scrivner", "given" : "A. E.", "non-dropping-particle" : "", "parse-names" : false, "suffix" : "" } ], "container-title" : "Nature Communications", "id" : "ITEM-1", "issued" : { "date-parts" : [ [ "2017", "7", "13" ] ] }, "page" : "16010", "title" : "Radiocarbon constraints on the glacial ocean circulation and its impact on atmospheric CO2", "translator" : [ { "dropping-particle" : "", "family" : "L5265", "given" : "", "non-dropping-particle" : "", "parse-names" : false, "suffix" : "" } ], "type" : "article-journal", "volume" : "8" }, "uris" : [ "http://www.mendeley.com/documents/?uuid=04f0c787-f114-3f1d-8e95-543c78a7c201" ] } ], "mendeley" : { "formattedCitation" : "(Skinner et al., 2017)", "plainTextFormattedCitation" : "(Skinner et al., 2017)", "previouslyFormattedCitation" : "(Skinner et al., 2017)"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(Skinner et al., 2017)</w:t>
      </w:r>
      <w:r w:rsidRPr="001E7A27">
        <w:rPr>
          <w:rFonts w:cs="Times New Roman"/>
          <w:lang w:val="en-GB"/>
        </w:rPr>
        <w:fldChar w:fldCharType="end"/>
      </w:r>
      <w:r w:rsidRPr="001E7A27">
        <w:rPr>
          <w:rFonts w:cs="Times New Roman"/>
          <w:lang w:val="en-GB"/>
        </w:rPr>
        <w:t xml:space="preserve">, altered oceanic alkalinity </w:t>
      </w:r>
      <w:commentRangeStart w:id="755"/>
      <w:commentRangeStart w:id="756"/>
      <w:r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"10.1038/s41586-018-0589-x", "ISSN" : "0028-0836", "author" : [ { "dropping-particle" : "", "family" : "Hoogakker", "given" : "Babette A. A.", "non-dropping-particle" : "", "parse-names" : false, "suffix" : "" }, { "dropping-particle" : "", "family" : "Lu", "given" : "Zunli", "non-dropping-particle" : "", "parse-names" : false, "suffix" : "" }, { "dropping-particle" : "", "family" : "Umling", "given" : "Natalie", "non-dropping-particle" : "", "parse-names" : false, "suffix" : "" }, { "dropping-particle" : "", "family" : "Jones", "given" : "Luke", "non-dropping-particle" : "", "parse-names" : false, "suffix" : "" }, { "dropping-particle" : "", "family" : "Zhou", "given" : "Xiaoli", "non-dropping-particle" : "", "parse-names" : false, "suffix" : "" }, { "dropping-particle" : "", "family" : "Rickaby", "given" : "Rosalind E. M.", "non-dropping-particle" : "", "parse-names" : false, "suffix" : "" }, { "dropping-particle" : "", "family" : "Thunell", "given" : "Robert", "non-dropping-particle" : "", "parse-names" : false, "suffix" : "" }, { "dropping-particle" : "", "family" : "Cartapanis", "given" : "Olivier", "non-dropping-particle" : "", "parse-names" : false, "suffix" : "" }, { "dropping-particle" : "", "family" : "Galbraith", "given" : "Eric", "non-dropping-particle" : "", "parse-names" : false, "suffix" : "" } ], "container-title" : "Nature", "id" : "ITEM-1", "issue" : "7727", "issued" : { "date-parts" : [ [ "2018", "10", "17" ] ] }, "page" : "410-413", "title" : "Glacial expansion of oxygen-depleted seawater in the eastern tropical Pacific", "translator" : [ { "dropping-particle" : "", "family" : "L5266", "given" : "", "non-dropping-particle" : "", "parse-names" : false, "suffix" : "" } ], "type" : "article-journal", "volume" : "562" }, "uris" : [ "http://www.mendeley.com/documents/?uuid=f1bc04c1-71ec-3183-a463-d6fc3d3bd550" ] }, { "id" : "ITEM-2", "itemData" : { "DOI" : "10.5194/cp-14-1819-2018", "ISSN" : "1814-9332", "abstract" : "Abstract. Although it has long been assumed that the glacial\u2013interglacial cycles of atmospheric CO2 occurred due to increased storage of CO2 in the ocean, with no change in the size of the \u201cactive\u201d carbon inventory, there are signs that the geological CO2 supply rate to the active pool varied significantly. The resulting changes of the carbon inventory cannot be assessed without constraining the rate of carbon removal from the system, which largely occurs in marine sediments. The oceanic supply of alkalinity is also removed by the burial of calcium carbonate in marine sediments, which plays a major role in air\u2013sea partitioning of the active carbon inventory. Here, we present the first global reconstruction of carbon and alkalinity burial in deep-sea sediments over the last glacial cycle. Although subject to large uncertainties, the reconstruction provides a first-order constraint on the effects of changes in deep-sea burial fluxes on global carbon and alkalinity inventories over the last glacial cycle. The results suggest that reduced burial of carbonate in the Atlantic Ocean was not entirely compensated by the increased burial in the Pacific basin during the last glacial period, which would have caused a gradual buildup of alkalinity in the ocean. We also consider the magnitude of possible changes in the larger but poorly constrained rates of burial on continental shelves, and show that these could have been significantly larger than the deep-sea burial changes. The burial-driven inventory variations are sufficiently large to have significantly altered the \u03b413C of the ocean\u2013atmosphere carbon and changed the average dissolved inorganic carbon (DIC) and alkalinity concentrations of the ocean by more than 100&amp;thinsp;\u00b5M, confirming that carbon burial fluxes were a dynamic, interactive component of the glacial cycles that significantly modified the size of the active carbon pool. Our results also suggest that geological sources and sinks were significantly unbalanced during the late Holocene, leading to a slow net removal flux on the order of 0.1&amp;thinsp;PgC&amp;thinsp;yr\u22121 prior to the rapid input of carbon during the industrial period. ]]&gt;", "author" : [ { "dropping-particle" : "", "family" : "Cartapanis", "given" : "Olivier", "non-dropping-particle" : "", "parse-names" : false, "suffix" : "" }, { "dropping-particle" : "", "family" : "Galbraith", "given" : "Eric D.", "non-dropping-particle" : "", "parse-names" : false, "suffix" : "" }, { "dropping-particle" : "", "family" : "Bianchi", "given" : "Daniele", "non-dropping-particle" : "", "parse-names" : false, "suffix" : "" }, { "dropping-particle" : "", "family" : "Jaccard", "given" : "Samuel L.", "non-dropping-particle" : "", "parse-names" : false, "suffix" : "" } ], "container-title" : "Climate of the Past", "id" : "ITEM-2", "issue" : "11", "issued" : { "date-parts" : [ [ "2018", "11", "28" ] ] }, "page" : "1819-1850", "title" : "Carbon burial in deep-sea sediment and implications for oceanic inventories of carbon and alkalinity over the last glacial cycle", "translator" : [ { "dropping-particle" : "", "family" : "L5189", "given" : "", "non-dropping-particle" : "", "parse-names" : false, "suffix" : "" } ], "type" : "article-journal", "volume" : "14" }, "uris" : [ "http://www.mendeley.com/documents/?uuid=08d82960-ffba-385b-8fb9-f7bd5d1c1d3f" ] }, { "id" : "ITEM-3", "itemData" : { "DOI" : "10.1126/science.1193221", "ISSN" : "0036-8075", "abstract" : "Deep-ocean carbonate ion concentrations ([CO32\u2013]) and carbon isotopic ratios (d13C) place important constraints on past redistributions of carbon in the ocean-land-atmosphere system and hence provide clues to the causes of atmospheric CO2 concentration changes. However, existing deep-sea [CO32\u2013] reconstructions conflict with one another, complicating paleoceanographic interpretations. Here, we present deep-sea [CO32\u2013] for five cores from the three major oceans quantified using benthic foraminiferal boron/calcium ratios since the last glacial period. Combined benthic d13C and [CO32\u2013] results indicate that deep-sea-released CO2 during the early deglacial period (17.5 to 14.5 thousand years ago) was preferentially stored in the atmosphere, whereas during the late deglacial period (14 to 10 thousand years ago), besides contributing to the contemporary atmospheric CO2 rise, a substantial portion of CO2 released from oceans was absorbed by the terrestrial biosphere", "author" : [ { "dropping-particle" : "", "family" : "Yu", "given" : "Jimin", "non-dropping-particle" : "", "parse-names" : false, "suffix" : "" }, { "dropping-particle" : "", "family" : "Broecker", "given" : "Wally S.", "non-dropping-particle" : "", "parse-names" : false, "suffix" : "" }, { "dropping-particle" : "", "family" : "Elderfield", "given" : "Harry", "non-dropping-particle" : "", "parse-names" : false, "suffix" : "" }, { "dropping-particle" : "", "family" : "Jin", "given" : "Zhangdong", "non-dropping-particle" : "", "parse-names" : false, "suffix" : "" }, { "dropping-particle" : "", "family" : "McManus", "given" : "Jerry", "non-dropping-particle" : "", "parse-names" : false, "suffix" : "" }, { "dropping-particle" : "", "family" : "Zhang", "given" : "Fei", "non-dropping-particle" : "", "parse-names" : false, "suffix" : "" } ], "container-title" : "Science", "id" : "ITEM-3", "issue" : "6007", "issued" : { "date-parts" : [ [ "2010", "11", "19" ] ] }, "page" : "1084-1087", "title" : "Loss of carbon from the Deep Sea since the last glacial maximum", "translator" : [ { "dropping-particle" : "", "family" : "L5370", "given" : "", "non-dropping-particle" : "", "parse-names" : false, "suffix" : "" } ], "type" : "article-journal", "volume" : "330" }, "uris" : [ "http://www.mendeley.com/documents/?uuid=4a80cffb-13cd-3471-b90d-19a7b77171b1" ] } ], "mendeley" : { "formattedCitation" : "(Yu et al., 2010; Cartapanis et al., 2018; Hoogakker et al., 2018)", "manualFormatting" : "(Yu et al., 2010a; Cartapanis et al., 2018)", "plainTextFormattedCitation" : "(Yu et al., 2010; Cartapanis et al., 2018; Hoogakker et al., 2018)", "previouslyFormattedCitation" : "(Yu et al., 2010; Cartapanis et al., 2018; Hoogakker et al.,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(Yu et al., 2010a; Cartapanis et al., 2018)</w:t>
      </w:r>
      <w:r w:rsidRPr="001E7A27">
        <w:rPr>
          <w:rFonts w:cs="Times New Roman"/>
          <w:lang w:val="en-GB"/>
        </w:rPr>
        <w:fldChar w:fldCharType="end"/>
      </w:r>
      <w:commentRangeEnd w:id="755"/>
      <w:commentRangeEnd w:id="756"/>
      <w:r w:rsidR="00B869BC" w:rsidRPr="001E7A27">
        <w:rPr>
          <w:rStyle w:val="CommentReference"/>
          <w:lang w:val="en-GB"/>
        </w:rPr>
        <w:commentReference w:id="755"/>
      </w:r>
      <w:r w:rsidR="00025FA2" w:rsidRPr="001E7A27">
        <w:rPr>
          <w:rStyle w:val="CommentReference"/>
          <w:lang w:val="en-GB"/>
        </w:rPr>
        <w:commentReference w:id="756"/>
      </w:r>
      <w:ins w:id="757" w:author="Soapbox" w:date="2021-07-16T09:55:00Z">
        <w:r w:rsidR="00B141ED" w:rsidRPr="001E7A27">
          <w:rPr>
            <w:rFonts w:cs="Times New Roman"/>
            <w:lang w:val="en-GB"/>
          </w:rPr>
          <w:t>. A</w:t>
        </w:r>
      </w:ins>
      <w:del w:id="758" w:author="Soapbox" w:date="2021-07-16T09:55:00Z">
        <w:r w:rsidRPr="001E7A27" w:rsidDel="00B141ED">
          <w:rPr>
            <w:rFonts w:cs="Times New Roman"/>
            <w:lang w:val="en-GB"/>
          </w:rPr>
          <w:delText>, and a</w:delText>
        </w:r>
      </w:del>
      <w:r w:rsidRPr="001E7A27">
        <w:rPr>
          <w:rFonts w:cs="Times New Roman"/>
          <w:lang w:val="en-GB"/>
        </w:rPr>
        <w:t xml:space="preserve"> generally more efficient marine biological carbon pump (BCP</w:t>
      </w:r>
      <w:del w:id="759" w:author="Ian Blenkinsop" w:date="2021-07-28T12:21:00Z">
        <w:r w:rsidRPr="001E7A27" w:rsidDel="00A94E44">
          <w:rPr>
            <w:rFonts w:cs="Times New Roman"/>
            <w:lang w:val="en-GB"/>
          </w:rPr>
          <w:delText xml:space="preserve">) </w:delText>
        </w:r>
      </w:del>
      <w:ins w:id="760" w:author="Ian Blenkinsop" w:date="2021-07-28T12:21:00Z">
        <w:r w:rsidR="00A94E44" w:rsidRPr="001E7A27">
          <w:rPr>
            <w:rFonts w:cs="Times New Roman"/>
            <w:lang w:val="en-GB"/>
          </w:rPr>
          <w:t xml:space="preserve">; </w:t>
        </w:r>
      </w:ins>
      <w:commentRangeStart w:id="761"/>
      <w:r w:rsidRPr="001E7A27">
        <w:rPr>
          <w:rFonts w:cs="Times New Roman"/>
          <w:lang w:val="en-GB"/>
        </w:rPr>
        <w:fldChar w:fldCharType="begin" w:fldLock="1"/>
      </w:r>
      <w:r w:rsidR="00747167" w:rsidRPr="001E7A27">
        <w:rPr>
          <w:rFonts w:cs="Times New Roman"/>
          <w:lang w:val="en-GB"/>
        </w:rPr>
        <w:instrText>ADDIN CSL_CITATION { "citationItems" : [ { "id" : "ITEM-1", "itemData" : { "DOI" : "10.1126/science.1246848", "ISSN" : "0036-8075", "abstract" : "John H. Martin, who discovered widespread iron limitation of ocean productivity, proposed that dust-borne iron fertilization of Southern Ocean phytoplankton caused the ice age reduction in atmospheric carbon dioxide (CO2). In a sediment core from the Subantarctic Atlantic, we measured foraminifera-bound nitrogen isotopes to reconstruct ice age nitrate consumption, burial fluxes of iron, and proxies for productivity. Peak glacial times and millennial cold events are characterized by increases in dust flux, productivity, and the degree of nitrate consumption; this combination is uniquely consistent with Subantarctic iron fertilization. The associated strengthening of the Southern Ocean\u2019s biological pump can explain the lowering of CO2 at the transition from mid-climate states to full ice age conditions as well as the millennial-scale CO2 oscillations.", "author" : [ { "dropping-particle" : "", "family" : "Martinez-Garcia", "given" : "A.", "non-dropping-particle" : "", "parse-names" : false, "suffix" : "" }, { "dropping-particle" : "", "family" : "Sigman", "given" : "Daniel M", "non-dropping-particle" : "", "parse-names" : false, "suffix" : "" }, { "dropping-particle" : "", "family" : "Ren", "given" : "Haojia", "non-dropping-particle" : "", "parse-names" : false, "suffix" : "" }, { "dropping-particle" : "", "family" : "Anderson", "given" : "Robert F", "non-dropping-particle" : "", "parse-names" : false, "suffix" : "" }, { "dropping-particle" : "", "family" : "Straub", "given" : "Marietta", "non-dropping-particle" : "", "parse-names" : false, "suffix" : "" }, { "dropping-particle" : "", "family" : "Hodell", "given" : "David A", "non-dropping-particle" : "", "parse-names" : false, "suffix" : "" }, { "dropping-particle" : "", "family" : "Jaccard", "given" : "Samuel L", "non-dropping-particle" : "", "parse-names" : false, "suffix" : "" }, { "dropping-particle" : "", "family" : "Eglinton", "given" : "Timothy I", "non-dropping-particle" : "", "parse-names" : false, "suffix" : "" }, { "dropping-particle" : "", "family" : "Haug", "given" : "Gerald H", "non-dropping-particle" : "", "parse-names" : false, "suffix" : "" } ], "container-title" : "Science", "id" : "ITEM-1", "issue" : "6177", "issued" : { "date-parts" : [ [ "2014", "3", "21" ] ] }, "note" : "10.1126/science.1246848", "page" : "1347-1350", "title" : "Iron Fertilization of the Subantarctic Ocean During the Last Ice Age", "translator" : [ { "dropping-particle" : "", "family" : "L4310", "given" : "", "non-dropping-particle" : "", "parse-names" : false, "suffix" : "" } ], "type" : "article-journal", "volume" : "343" }, "uris" : [ "http://www.mendeley.com/documents/?uuid=9a1837ee-acc7-4a28-8563-0a60151ca103" ] }, { "id" : "ITEM-2", "itemData" : { "DOI" : "10.1016/j.quascirev.2014.11.012", "ISSN" : "02773791", "abstract" : "Among the many potential explanations for the 80ppm rise of atmospheric CO2concentrations at the end of the last ice age, most involve a weakening of the oceanic soft tissue pump. Here we use global data compilations of sedimentary nitrogen isotopes and benthic oxygenation proxies to provide a synoptic global perspective on the deglacial soft tissue pump weakening. The net change between the Last Glacial Maximum and Holocene shows a removal of respired carbon everywhere that proxy data is available, with the exception of the upper 1.5km of the North Pacific, while excess nitrate accumulated in polar oceans. These observations could be explained by intensifying iron limitation, a shoaling of organic matter remineralization, and/or a change in ocean circulation, but are inconsistent with a change in the magnitude or position of the Southern mid-latitude westerlies. The net soft tissue pump weakening was front-loaded in the early deglaciation (~17.5-~14ka), when atmospheric \u03b413C and \u03b414C were changing rapidly, and appears to have contributed little net change thereafter. Superimposed on the overall deglacial trend were pronounced transient changes that coincided with variability in the Atlantic Meridional Overturning Circulation (AMOC) and bipolar seesaw. The seesaw variability is most clearly expressed as anti-phased oxygenation changes between the upper 1.5km of the North Pacific and the deep North Atlantic, consistent with an Atlantic-Pacific ventilation seesaw, but it dominated transient variability in records throughout the world. Although the soft tissue pump seesaw made little contribution to the contrast between the glacial and interglacial states, it could have contributed to deglacial variability in atmospheric CO2and might have catalyzed the deglaciation.", "author" : [ { "dropping-particle" : "", "family" : "Galbraith", "given" : "Eric D.", "non-dropping-particle" : "", "parse-names" : false, "suffix" : "" }, { "dropping-particle" : "", "family" : "Jaccard", "given" : "Samuel L.", "non-dropping-particle" : "", "parse-names" : false, "suffix" : "" } ], "container-title" : "Quaternary Science Reviews", "id" : "ITEM-2", "issued" : { "date-parts" : [ [ "2015", "2" ] ] }, "page" : "38-48", "title" : "Deglacial weakening of the oceanic soft tissue pump: global constraints from sedimentary nitrogen isotopes and oxygenation proxies", "translator" : [ { "dropping-particle" : "", "family" : "L4380", "given" : "", "non-dropping-particle" : "", "parse-names" : false, "suffix" : "" } ], "type" : "article-journal", "volume" : "109" }, "uris" : [ "http://www.mendeley.com/documents/?uuid=fa95279f-3079-3a9f-bd6f-2b74fa7276c3" ] }, { "id" : "ITEM-3", "itemData" : { "DOI" : "10.1029/2010GB003790", "ISSN" : "08866236", "abstract" : "In a box model synthesis of Southern Ocean and North Atlantic mechanisms for lowering CO2 during ice ages, the CO2 changes are parsed into their component geochemical causes, including the soft-tissue pump, the carbonate pump, and whole ocean alkalinity. When the mechanisms are applied together, their interactions greatly modify the net CO2 change. Combining the Antarctic mechanisms (stratification, nutrient drawdown, and sea ice cover) within bounds set by observations decreases CO2 by no more than 36 ppm, a drawdown that could be caused by any one of these mechanisms in isolation. However, these Antarctic changes reverse the CO2 effect of the observed ice age shoaling of North Atlantic overturning: in isolation, the shoaling raises CO2 by 16 ppm, but alongside the Antarctic changes, it lowers CO2 by an additional 13 ppm, a 29 ppm synergy. The total CO2 decrease does not reach 80 ppm, partly because Antarctic stratification, Antarctic sea ice cover, and the shoaling of North Atlantic overturning all strengthen the sequestration of alkalinity in the deepest ocean, which increases CO2 both by itself and by decreasing whole ocean alkalinity. Increased nutrient consumption in the sub-Antarctic causes as much as an additional 35 ppm CO2 decrease, interacting minimally with the other changes. With its inclusion, the lowest ice age CO2 levels are within reach. These findings may bear on the two-stepped CO2 decrease of the last ice age.", "author" : [ { "dropping-particle" : "", "family" : "Hain", "given" : "Mathis P.", "non-dropping-particle" : "", "parse-names" : false, "suffix" : "" }, { "dropping-particle" : "", "family" : "Sigman", "given" : "Daniel M.", "non-dropping-particle" : "", "parse-names" : false, "suffix" : "" }, { "dropping-particle" : "", "family" : "Haug", "given" : "Gerald H.", "non-dropping-particle" : "", "parse-names" : false, "suffix" : "" } ], "container-title" : "Global Biogeochemical Cycles", "id" : "ITEM-3", "issue" : "4", "issued" : { "date-parts" : [ [ "2010", "12" ] ] }, "page" : "GB4023", "title" : "Carbon dioxide effects of Antarctic stratification, North Atlantic Intermediate Water formation, and subantarctic nutrient drawdown during the last ice age: Diagnosis and synthesis in a geochemical box model", "translator" : [ { "dropping-particle" : "", "family" : "L5188", "given" : "", "non-dropping-particle" : "", "parse-names" : false, "suffix" : "" } ], "type" : "article-journal", "volume" : "24" }, "uris" : [ "http://www.mendeley.com/documents/?uuid=34404e03-579a-3b95-93ae-554f9ca044ef" ] }, { "id" : "ITEM-4", "itemData" : { "DOI" : "10.1038/ngeo1782", "ISBN" : "1752-0908", "ISSN" : "1752-0894", "abstract" : "Nature Geoscience 6, 457 (2013). doi:10.1038/ngeo1782", "author" : [ { "dropping-particle" : "", "family" : "Ziegler", "given" : "Martin", "non-dropping-particle" : "", "parse-names" : false, "suffix" : "" }, { "dropping-particle" : "", "family" : "Diz", "given" : "Paula", "non-dropping-particle" : "", "parse-names" : false, "suffix" : "" }, { "dropping-particle" : "", "family" : "Hall", "given" : "Ian R.", "non-dropping-particle" : "", "parse-names" : false, "suffix" : "" }, { "dropping-particle" : "", "family" : "Zahn", "given" : "Rainer", "non-dropping-particle" : "", "parse-names" : false, "suffix" : "" } ], "container-title" : "Nature Geoscience", "id" : "ITEM-4", "issue" : "6", "issued" : { "date-parts" : [ [ "2013", "6", "7" ] ] }, "page" : "457-461", "title" : "Millennial-scale changes in atmospheric CO2 levels linked to the Southern Ocean carbon isotope gradient and dust flux", "translator" : [ { "dropping-particle" : "", "family" : "L5187", "given" : "", "non-dropping-particle" : "", "parse-names" : false, "suffix" : "" } ], "type" : "article-journal", "volume" : "6" }, "uris" : [ "http://www.mendeley.com/documents/?uuid=43856da2-a203-3507-8d7f-0a7f5ad7ffd1" ] } ], "mendeley" : { "formattedCitation" : "(Hain et al., 2010; Ziegler et al., 2013; Martinez-Garcia et al., 2014; Galbraith and Jaccard, 2015)", "manualFormatting" : "(Galbraith and Jaccard, 2015; Yu et al., 2019; Galbraith and Skinner, 2020)", "plainTextFormattedCitation" : "(Hain et al., 2010; Ziegler et al., 2013; Martinez-Garcia et al., 2014; Galbraith and Jaccard, 2015)", "previouslyFormattedCitation" : "(Hain et al., 2010; Ziegler et al., 2013; Martinez-Garcia et al., 2014; Galbraith and Jaccard, 2015)" }, "properties" : { "noteIndex" : 0 }, "schema" : "https://github.com/citation-style-language/schema/raw/master/csl-citation.json" }</w:instrText>
      </w:r>
      <w:r w:rsidRPr="001E7A27">
        <w:rPr>
          <w:rFonts w:cs="Times New Roman"/>
          <w:lang w:val="en-GB"/>
        </w:rPr>
        <w:fldChar w:fldCharType="separate"/>
      </w:r>
      <w:del w:id="762" w:author="Ian Blenkinsop" w:date="2021-07-28T12:21:00Z">
        <w:r w:rsidR="00025FA2" w:rsidRPr="001E7A27" w:rsidDel="00A94E44">
          <w:rPr>
            <w:rFonts w:cs="Times New Roman"/>
            <w:noProof/>
            <w:lang w:val="en-GB"/>
          </w:rPr>
          <w:delText>(</w:delText>
        </w:r>
      </w:del>
      <w:r w:rsidR="00025FA2" w:rsidRPr="001E7A27">
        <w:rPr>
          <w:rFonts w:cs="Times New Roman"/>
          <w:noProof/>
          <w:lang w:val="en-GB"/>
        </w:rPr>
        <w:t>Galbraith and Jaccard, 2015; Yu et al., 2019; Galbraith and Skinner, 2020)</w:t>
      </w:r>
      <w:r w:rsidRPr="001E7A27">
        <w:rPr>
          <w:rFonts w:cs="Times New Roman"/>
          <w:lang w:val="en-GB"/>
        </w:rPr>
        <w:fldChar w:fldCharType="end"/>
      </w:r>
      <w:commentRangeEnd w:id="761"/>
      <w:r w:rsidR="00025FA2" w:rsidRPr="001E7A27">
        <w:rPr>
          <w:rStyle w:val="CommentReference"/>
          <w:lang w:val="en-GB"/>
        </w:rPr>
        <w:commentReference w:id="761"/>
      </w:r>
      <w:r w:rsidRPr="001E7A27">
        <w:rPr>
          <w:rFonts w:cs="Times New Roman"/>
          <w:lang w:val="en-GB"/>
        </w:rPr>
        <w:t xml:space="preserve"> </w:t>
      </w:r>
      <w:r w:rsidR="00E274BE" w:rsidRPr="001E7A27">
        <w:rPr>
          <w:rFonts w:cs="Times New Roman"/>
          <w:lang w:val="en-GB"/>
        </w:rPr>
        <w:t xml:space="preserve">enhanced the </w:t>
      </w:r>
      <w:r w:rsidRPr="001E7A27">
        <w:rPr>
          <w:rFonts w:cs="Times New Roman"/>
          <w:lang w:val="en-GB"/>
        </w:rPr>
        <w:t>partition CO</w:t>
      </w:r>
      <w:r w:rsidRPr="001E7A27">
        <w:rPr>
          <w:rFonts w:cs="Times New Roman"/>
          <w:vertAlign w:val="subscript"/>
          <w:lang w:val="en-GB"/>
        </w:rPr>
        <w:t>2</w:t>
      </w:r>
      <w:r w:rsidRPr="001E7A27">
        <w:rPr>
          <w:rFonts w:cs="Times New Roman"/>
          <w:lang w:val="en-GB"/>
        </w:rPr>
        <w:t xml:space="preserve"> into the ocean interior, </w:t>
      </w:r>
      <w:ins w:id="763" w:author="Soapbox" w:date="2021-07-16T09:55:00Z">
        <w:r w:rsidR="00B141ED" w:rsidRPr="001E7A27">
          <w:rPr>
            <w:rFonts w:cs="Times New Roman"/>
            <w:lang w:val="en-GB"/>
          </w:rPr>
          <w:t>(</w:t>
        </w:r>
      </w:ins>
      <w:r w:rsidRPr="001E7A27">
        <w:rPr>
          <w:rFonts w:cs="Times New Roman"/>
          <w:lang w:val="en-GB"/>
        </w:rPr>
        <w:t>although the relative contribution of each mechanism remains a matter of debate</w:t>
      </w:r>
      <w:ins w:id="764" w:author="Soapbox" w:date="2021-07-16T09:55:00Z">
        <w:r w:rsidR="00B141ED" w:rsidRPr="001E7A27">
          <w:rPr>
            <w:rFonts w:cs="Times New Roman"/>
            <w:lang w:val="en-GB"/>
          </w:rPr>
          <w:t>)</w:t>
        </w:r>
      </w:ins>
      <w:r w:rsidRPr="001E7A27">
        <w:rPr>
          <w:rFonts w:cs="Times New Roman"/>
          <w:lang w:val="en-GB"/>
        </w:rPr>
        <w:t xml:space="preserve">. Recent observationally </w:t>
      </w:r>
      <w:r w:rsidRPr="001E7A27">
        <w:rPr>
          <w:rFonts w:cs="Times New Roman"/>
          <w:lang w:val="en-GB"/>
        </w:rPr>
        <w:lastRenderedPageBreak/>
        <w:t xml:space="preserve">constrained </w:t>
      </w:r>
      <w:del w:id="765" w:author="Soapbox" w:date="2021-07-16T09:55:00Z">
        <w:r w:rsidRPr="001E7A27" w:rsidDel="00B141ED">
          <w:rPr>
            <w:rFonts w:cs="Times New Roman"/>
            <w:lang w:val="en-GB"/>
          </w:rPr>
          <w:delText>Earth system model</w:delText>
        </w:r>
      </w:del>
      <w:ins w:id="766" w:author="Soapbox" w:date="2021-07-16T09:55:00Z">
        <w:r w:rsidR="00B141ED" w:rsidRPr="001E7A27">
          <w:rPr>
            <w:rFonts w:cs="Times New Roman"/>
            <w:lang w:val="en-GB"/>
          </w:rPr>
          <w:t>ESM</w:t>
        </w:r>
      </w:ins>
      <w:r w:rsidRPr="001E7A27">
        <w:rPr>
          <w:rFonts w:cs="Times New Roman"/>
          <w:lang w:val="en-GB"/>
        </w:rPr>
        <w:t xml:space="preserve"> results highlight that air</w:t>
      </w:r>
      <w:ins w:id="767" w:author="Tom Maycock" w:date="2021-09-08T12:15:00Z">
        <w:r w:rsidR="00A657DF" w:rsidRPr="001E7A27">
          <w:rPr>
            <w:rFonts w:cs="Times New Roman"/>
            <w:lang w:val="en-GB"/>
          </w:rPr>
          <w:t>–</w:t>
        </w:r>
      </w:ins>
      <w:del w:id="768" w:author="Tom Maycock" w:date="2021-09-08T12:15:00Z">
        <w:r w:rsidRPr="001E7A27" w:rsidDel="00A657DF">
          <w:rPr>
            <w:rFonts w:cs="Times New Roman"/>
            <w:lang w:val="en-GB"/>
          </w:rPr>
          <w:delText>-</w:delText>
        </w:r>
      </w:del>
      <w:r w:rsidRPr="001E7A27">
        <w:rPr>
          <w:rFonts w:cs="Times New Roman"/>
          <w:lang w:val="en-GB"/>
        </w:rPr>
        <w:t>sea disequilibrium amplifies the effect of cooling and iron fertili</w:t>
      </w:r>
      <w:ins w:id="769" w:author="Soapbox" w:date="2021-07-16T10:16:00Z">
        <w:r w:rsidR="00953844" w:rsidRPr="001E7A27">
          <w:rPr>
            <w:rFonts w:cs="Times New Roman"/>
            <w:lang w:val="en-GB"/>
          </w:rPr>
          <w:t>z</w:t>
        </w:r>
      </w:ins>
      <w:del w:id="770" w:author="Soapbox" w:date="2021-07-16T10:16:00Z">
        <w:r w:rsidRPr="001E7A27" w:rsidDel="00953844">
          <w:rPr>
            <w:rFonts w:cs="Times New Roman"/>
            <w:lang w:val="en-GB"/>
          </w:rPr>
          <w:delText>s</w:delText>
        </w:r>
      </w:del>
      <w:r w:rsidRPr="001E7A27">
        <w:rPr>
          <w:rFonts w:cs="Times New Roman"/>
          <w:lang w:val="en-GB"/>
        </w:rPr>
        <w:t xml:space="preserve">ation on glacial carbon storage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"10.1126/sciadv.aaw4981", "ISSN" : "2375-2548", "abstract" : "The prevailing hypothesis for lower atmospheric carbon dioxide (CO 2 ) concentrations during glacial periods is an increased efficiency of the ocean\u2019s biological pump. However, tests of this and other hypotheses have been hampered by the difficulty to accurately quantify ocean carbon components. Here, we use an observationally constrained earth system model to precisely quantify these components and the role that different processes play in simulated glacial-interglacial CO 2 variations. We find that air-sea disequilibrium greatly amplifies the effects of cooler temperatures and iron fertilization on glacial ocean carbon storage even as the efficiency of the soft-tissue biological pump decreases. These two processes, which have previously been regarded as minor, explain most of our simulated glacial CO 2 drawdown, while ocean circulation and sea ice extent, hitherto considered dominant, emerge as relatively small contributors.", "author" : [ { "dropping-particle" : "", "family" : "Khatiwala", "given" : "S.", "non-dropping-particle" : "", "parse-names" : false, "suffix" : "" }, { "dropping-particle" : "", "family" : "Schmittner", "given" : "A.", "non-dropping-particle" : "", "parse-names" : false, "suffix" : "" }, { "dropping-particle" : "", "family" : "Muglia", "given" : "J.", "non-dropping-particle" : "", "parse-names" : false, "suffix" : "" } ], "container-title" : "Science Advances", "id" : "ITEM-1", "issue" : "6", "issued" : { "date-parts" : [ [ "2019", "6", "12" ] ] }, "page" : "eaaw4981", "title" : "Air-sea disequilibrium enhances ocean carbon storage during glacial periods", "translator" : [ { "dropping-particle" : "", "family" : "L6850", "given" : "", "non-dropping-particle" : "", "parse-names" : false, "suffix" : "" } ], "type" : "article-journal", "volume" : "5" }, "uris" : [ "http://www.mendeley.com/documents/?uuid=2586e67f-8b22-4e4d-a209-e4df72dca090" ] } ], "mendeley" : { "formattedCitation" : "(Khatiwala et al., 2019)", "plainTextFormattedCitation" : "(Khatiwala et al., 2019)", "previouslyFormattedCitation" : "(Khatiwala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(Khatiwala et al., 2019)</w:t>
      </w:r>
      <w:r w:rsidRPr="001E7A27">
        <w:rPr>
          <w:rFonts w:cs="Times New Roman"/>
          <w:lang w:val="en-GB"/>
        </w:rPr>
        <w:fldChar w:fldCharType="end"/>
      </w:r>
      <w:r w:rsidRPr="001E7A27">
        <w:rPr>
          <w:rFonts w:cs="Times New Roman"/>
          <w:lang w:val="en-GB"/>
        </w:rPr>
        <w:t xml:space="preserve">.  </w:t>
      </w:r>
    </w:p>
    <w:p w14:paraId="6CEA7EE6" w14:textId="77777777" w:rsidR="00FA7D52" w:rsidRPr="001E7A27" w:rsidRDefault="00FA7D52" w:rsidP="00FA7D52">
      <w:pPr>
        <w:pStyle w:val="AR6BodyText"/>
        <w:rPr>
          <w:lang w:val="en-GB"/>
        </w:rPr>
      </w:pPr>
    </w:p>
    <w:p w14:paraId="7B133BF5" w14:textId="258D9091" w:rsidR="00FA7D52" w:rsidRPr="001E7A27" w:rsidRDefault="00FA7D52" w:rsidP="00FA7D52">
      <w:pPr>
        <w:pStyle w:val="AR6BodyText"/>
        <w:rPr>
          <w:rFonts w:cs="Times New Roman"/>
          <w:lang w:val="en-GB"/>
        </w:rPr>
      </w:pPr>
      <w:r w:rsidRPr="001E7A27">
        <w:rPr>
          <w:lang w:val="en-GB"/>
        </w:rPr>
        <w:t xml:space="preserve">Ice core observations combined with model-based estimates thus reveal with </w:t>
      </w:r>
      <w:r w:rsidRPr="001E7A27">
        <w:rPr>
          <w:i/>
          <w:lang w:val="en-GB"/>
        </w:rPr>
        <w:t>high confidence</w:t>
      </w:r>
      <w:r w:rsidRPr="001E7A27">
        <w:rPr>
          <w:lang w:val="en-GB"/>
        </w:rPr>
        <w:t xml:space="preserve"> that both terrestrial and marine CH</w:t>
      </w:r>
      <w:r w:rsidRPr="001E7A27">
        <w:rPr>
          <w:vertAlign w:val="subscript"/>
          <w:lang w:val="en-GB"/>
        </w:rPr>
        <w:t>4</w:t>
      </w:r>
      <w:r w:rsidRPr="001E7A27">
        <w:rPr>
          <w:lang w:val="en-GB"/>
        </w:rPr>
        <w:t xml:space="preserve"> and N</w:t>
      </w:r>
      <w:r w:rsidRPr="001E7A27">
        <w:rPr>
          <w:vertAlign w:val="subscript"/>
          <w:lang w:val="en-GB"/>
        </w:rPr>
        <w:t>2</w:t>
      </w:r>
      <w:r w:rsidRPr="001E7A27">
        <w:rPr>
          <w:lang w:val="en-GB"/>
        </w:rPr>
        <w:t xml:space="preserve">O emissions were reduced under glacial climate conditions. </w:t>
      </w:r>
      <w:r w:rsidRPr="001E7A27">
        <w:rPr>
          <w:rFonts w:cs="Times New Roman"/>
          <w:lang w:val="en-GB"/>
        </w:rPr>
        <w:t xml:space="preserve">Multiple lines of evidence indicate with </w:t>
      </w:r>
      <w:r w:rsidRPr="001E7A27">
        <w:rPr>
          <w:rFonts w:cs="Times New Roman"/>
          <w:i/>
          <w:lang w:val="en-GB"/>
        </w:rPr>
        <w:t>high confidence</w:t>
      </w:r>
      <w:r w:rsidRPr="001E7A27">
        <w:rPr>
          <w:rFonts w:cs="Times New Roman"/>
          <w:lang w:val="en-GB"/>
        </w:rPr>
        <w:t xml:space="preserve"> that enhanced storage of reminerali</w:t>
      </w:r>
      <w:ins w:id="771" w:author="Soapbox" w:date="2021-07-16T11:08:00Z">
        <w:r w:rsidR="00507331" w:rsidRPr="001E7A27">
          <w:rPr>
            <w:rFonts w:cs="Times New Roman"/>
            <w:lang w:val="en-GB"/>
          </w:rPr>
          <w:t>z</w:t>
        </w:r>
      </w:ins>
      <w:del w:id="772" w:author="Soapbox" w:date="2021-07-16T11:08:00Z">
        <w:r w:rsidRPr="001E7A27" w:rsidDel="00507331">
          <w:rPr>
            <w:rFonts w:cs="Times New Roman"/>
            <w:lang w:val="en-GB"/>
          </w:rPr>
          <w:delText>s</w:delText>
        </w:r>
      </w:del>
      <w:r w:rsidRPr="001E7A27">
        <w:rPr>
          <w:rFonts w:cs="Times New Roman"/>
          <w:lang w:val="en-GB"/>
        </w:rPr>
        <w:t>ed CO</w:t>
      </w:r>
      <w:r w:rsidRPr="001E7A27">
        <w:rPr>
          <w:rFonts w:cs="Times New Roman"/>
          <w:vertAlign w:val="subscript"/>
          <w:lang w:val="en-GB"/>
        </w:rPr>
        <w:t>2</w:t>
      </w:r>
      <w:r w:rsidRPr="001E7A27">
        <w:rPr>
          <w:rFonts w:cs="Times New Roman"/>
          <w:lang w:val="en-GB"/>
        </w:rPr>
        <w:t xml:space="preserve"> in the ocean interior, owing to a combination of synergistic mechanisms, was sufficient to balance the removal of carbon from the atmosphere and the terrestrial biosphere reservoirs combined during the last ice age. </w:t>
      </w:r>
    </w:p>
    <w:p w14:paraId="2BF01054" w14:textId="1C5E22E4" w:rsidR="00FA7D52" w:rsidRPr="001E7A27" w:rsidRDefault="00FA7D52" w:rsidP="00FA7D52">
      <w:pPr>
        <w:pStyle w:val="AR6BodyText"/>
        <w:rPr>
          <w:rFonts w:cs="Times New Roman"/>
          <w:color w:val="000000" w:themeColor="text1"/>
          <w:lang w:val="en-GB"/>
        </w:rPr>
      </w:pPr>
    </w:p>
    <w:p w14:paraId="5C413867" w14:textId="7D1AF14E" w:rsidR="00FF6AB5" w:rsidRPr="001E7A27" w:rsidRDefault="00FF6AB5" w:rsidP="00FF6AB5">
      <w:pPr>
        <w:pStyle w:val="Default"/>
        <w:rPr>
          <w:rFonts w:ascii="Times New Roman" w:hAnsi="Times New Roman" w:cs="Times New Roman"/>
          <w:color w:val="auto"/>
          <w:sz w:val="22"/>
          <w:szCs w:val="22"/>
        </w:rPr>
      </w:pPr>
      <w:r w:rsidRPr="001E7A27">
        <w:rPr>
          <w:rFonts w:ascii="Times New Roman" w:hAnsi="Times New Roman" w:cs="Times New Roman"/>
          <w:sz w:val="22"/>
          <w:szCs w:val="22"/>
        </w:rPr>
        <w:t>Vegetation regrowth and increased precipitation in wetland regions associated with the mid-deglacial Northern Hemisphere warming (referred to as the Bølling/Allerød (B/A) warm interval, 14.7–12.7 ka), in particular in the (sub)tropics, accounts for large increases in both CH</w:t>
      </w:r>
      <w:r w:rsidRPr="001E7A27">
        <w:rPr>
          <w:rFonts w:ascii="Times New Roman" w:hAnsi="Times New Roman" w:cs="Times New Roman"/>
          <w:sz w:val="22"/>
          <w:szCs w:val="22"/>
          <w:vertAlign w:val="subscript"/>
        </w:rPr>
        <w:t>4</w:t>
      </w:r>
      <w:r w:rsidRPr="001E7A27">
        <w:rPr>
          <w:rFonts w:ascii="Times New Roman" w:hAnsi="Times New Roman" w:cs="Times New Roman"/>
          <w:sz w:val="22"/>
          <w:szCs w:val="22"/>
        </w:rPr>
        <w:t xml:space="preserve"> and N</w:t>
      </w:r>
      <w:r w:rsidRPr="001E7A27">
        <w:rPr>
          <w:rFonts w:ascii="Times New Roman" w:hAnsi="Times New Roman" w:cs="Times New Roman"/>
          <w:sz w:val="22"/>
          <w:szCs w:val="22"/>
          <w:vertAlign w:val="subscript"/>
        </w:rPr>
        <w:t>2</w:t>
      </w:r>
      <w:r w:rsidRPr="001E7A27">
        <w:rPr>
          <w:rFonts w:ascii="Times New Roman" w:hAnsi="Times New Roman" w:cs="Times New Roman"/>
          <w:sz w:val="22"/>
          <w:szCs w:val="22"/>
        </w:rPr>
        <w:t xml:space="preserve">O emissions to the atmosphere </w:t>
      </w:r>
      <w:commentRangeStart w:id="773"/>
      <w:commentRangeStart w:id="774"/>
      <w:r w:rsidRPr="001E7A27">
        <w:rPr>
          <w:rFonts w:ascii="Times New Roman" w:hAnsi="Times New Roman" w:cs="Times New Roman"/>
          <w:sz w:val="22"/>
          <w:szCs w:val="22"/>
        </w:rPr>
        <w:fldChar w:fldCharType="begin" w:fldLock="1"/>
      </w:r>
      <w:r w:rsidR="00747167" w:rsidRPr="001E7A27">
        <w:rPr>
          <w:rFonts w:ascii="Times New Roman" w:hAnsi="Times New Roman" w:cs="Times New Roman"/>
          <w:sz w:val="22"/>
          <w:szCs w:val="22"/>
        </w:rPr>
        <w:instrText>ADDIN CSL_CITATION { "citationItems" : [ { "id" : "ITEM-1", "itemData" : { "DOI" : "10.1073/pnas.1613883114", "ISSN" : "0027-8424", "abstract" : "Polar ice is a unique archive of past atmosphere. Here, we present methane stable isotope records (used as source fingerprint) for the current and two past interglacials and their preceding glacial maxima. Our data are used to constrain global emissions of methane. Tropical wetlands and floodplains seem to be the dominant sources of atmospheric methane changes, steered by past variations in sea level, monsoon intensity, temperature, and the water table. In contrast, geologic emissions of methane are stable over a wide range of climatic conditions. The long-term shift seen in both isotopes for the last 25,000 y compared with older intervals is likely connected to changes in the terrestrial biosphere and fire regimes as a consequence of megafauna extinction.Atmospheric methane (CH4) records reconstructed from polar ice cores represent an integrated view on processes predominantly taking place in the terrestrial biogeosphere. Here, we present dual stable isotopic methane records [\u03b413CH4 and \u03b4D(CH4)] from four Antarctic ice cores, which provide improved constraints on past changes in natural methane sources. Our isotope data show that tropical wetlands and seasonally inundated floodplains are most likely the controlling sources of atmospheric methane variations for the current and two older interglacials and their preceding glacial maxima. The changes in these sources are steered by variations in temperature, precipitation, and the water table as modulated by insolation, (local) sea level, and monsoon intensity. Based on our \u03b4D(CH4) constraint, it seems that geologic emissions of methane may play a steady but only minor role in atmospheric CH4 changes and that the glacial budget is not dominated by these sources. Superimposed on the glacial/interglacial variations is a marked difference in both isotope records, with systematically higher values during the last 25,000 y compared with older time periods. This shift cannot be explained by climatic changes. Rather, our isotopic methane budget points to a marked increase in fire activity, possibly caused by biome changes and accumulation of fuel related to the late Pleistocene megafauna extinction, which took place in the course of the last glacial.", "author" : [ { "dropping-particle" : "", "family" : "Bock", "given" : "Michael", "non-dropping-particle" : "", "parse-names" : false, "suffix" : "" }, { "dropping-particle" : "", "family" : "Schmitt", "given" : "Jochen", "non-dropping-particle" : "", "parse-names" : false, "suffix" : "" }, { "dropping-particle" : "", "family" : "Beck", "given" : "Jonas", "non-dropping-particle" : "", "parse-names" : false, "suffix" : "" }, { "dropping-particle" : "", "family" : "Seth", "given" : "Barbara", "non-dropping-particle" : "", "parse-names" : false, "suffix" : "" }, { "dropping-particle" : "", "family" : "Chappellaz", "given" : "J\u00e9r\u00f4me", "non-dropping-particle" : "", "parse-names" : false, "suffix" : "" }, { "dropping-particle" : "", "family" : "Fischer", "given" : "Hubertus", "non-dropping-particle" : "", "parse-names" : false, "suffix" : "" } ], "container-title" : "Proceedings of the National Academy of Sciences", "id" : "ITEM-1", "issue" : "29", "issued" : { "date-parts" : [ [ "2017", "7", "18" ] ] }, "page" : "E5778-E5786", "publisher" : "National Academy of Sciences", "title" : "Glacial/interglacial wetland, biomass burning, and geologic methane emissions constrained by dual stable isotopic CH 4 ice core records", "translator" : [ { "dropping-particle" : "", "family" : "L3857", "given" : "", "non-dropping-particle" : "", "parse-names" : false, "suffix" : "" } ], "type" : "article-journal", "volume" : "114" }, "uris" : [ "http://www.mendeley.com/documents/?uuid=100713bc-f8c5-4494-a27d-405f190e8d5b" ] }, { "id" : "ITEM-2",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"ITEM-2",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"mendeley" : { "formattedCitation" : "(Schilt et al., 2014; Bock et al., 2017)", "manualFormatting" : "(Schilt et al., 2014; Baumgartner et al., 2014; Bock et al., 2017; Fischer et al., 2019)", "plainTextFormattedCitation" : "(Schilt et al., 2014; Bock et al., 2017)", "previouslyFormattedCitation" : "(Schilt et al., 2014; Bock et al., 2017)" }, "properties" : { "noteIndex" : 0 }, "schema" : "https://github.com/citation-style-language/schema/raw/master/csl-citation.json" }</w:instrText>
      </w:r>
      <w:r w:rsidRPr="001E7A27">
        <w:rPr>
          <w:rFonts w:ascii="Times New Roman" w:hAnsi="Times New Roman" w:cs="Times New Roman"/>
          <w:sz w:val="22"/>
          <w:szCs w:val="22"/>
        </w:rPr>
        <w:fldChar w:fldCharType="separate"/>
      </w:r>
      <w:r w:rsidR="00025FA2" w:rsidRPr="001E7A27">
        <w:rPr>
          <w:rFonts w:ascii="Times New Roman" w:hAnsi="Times New Roman" w:cs="Times New Roman"/>
          <w:noProof/>
          <w:sz w:val="22"/>
          <w:szCs w:val="22"/>
        </w:rPr>
        <w:t>(Schilt et al., 2014; Baumgartner et al., 2014; Bock et al., 2017; Fischer et al., 2019)</w:t>
      </w:r>
      <w:r w:rsidRPr="001E7A27">
        <w:rPr>
          <w:rFonts w:ascii="Times New Roman" w:hAnsi="Times New Roman" w:cs="Times New Roman"/>
          <w:sz w:val="22"/>
          <w:szCs w:val="22"/>
        </w:rPr>
        <w:fldChar w:fldCharType="end"/>
      </w:r>
      <w:commentRangeEnd w:id="773"/>
      <w:commentRangeEnd w:id="774"/>
      <w:r w:rsidR="00B869BC" w:rsidRPr="001E7A27">
        <w:rPr>
          <w:rStyle w:val="CommentReference"/>
          <w:rFonts w:ascii="Times New Roman" w:eastAsia="Times New Roman" w:hAnsi="Times New Roman" w:cstheme="minorBidi"/>
          <w:color w:val="auto"/>
        </w:rPr>
        <w:commentReference w:id="773"/>
      </w:r>
      <w:r w:rsidR="00025FA2" w:rsidRPr="001E7A27">
        <w:rPr>
          <w:rStyle w:val="CommentReference"/>
          <w:rFonts w:ascii="Times New Roman" w:eastAsia="Times New Roman" w:hAnsi="Times New Roman" w:cstheme="minorBidi"/>
          <w:color w:val="auto"/>
        </w:rPr>
        <w:commentReference w:id="774"/>
      </w:r>
      <w:r w:rsidRPr="001E7A27">
        <w:rPr>
          <w:rFonts w:ascii="Times New Roman" w:hAnsi="Times New Roman" w:cs="Times New Roman"/>
          <w:sz w:val="22"/>
          <w:szCs w:val="22"/>
        </w:rPr>
        <w:t>. Specifically, c</w:t>
      </w:r>
      <w:r w:rsidRPr="001E7A27">
        <w:rPr>
          <w:rFonts w:ascii="Times New Roman" w:hAnsi="Times New Roman" w:cs="Times New Roman"/>
          <w:color w:val="auto"/>
          <w:sz w:val="22"/>
          <w:szCs w:val="22"/>
        </w:rPr>
        <w:t xml:space="preserve">hanges in </w:t>
      </w:r>
      <w:r w:rsidRPr="001E7A27">
        <w:rPr>
          <w:rFonts w:ascii="Times New Roman" w:hAnsi="Times New Roman" w:cs="Times New Roman"/>
          <w:sz w:val="22"/>
          <w:szCs w:val="22"/>
        </w:rPr>
        <w:t>CH</w:t>
      </w:r>
      <w:r w:rsidRPr="001E7A27">
        <w:rPr>
          <w:rFonts w:ascii="Times New Roman" w:hAnsi="Times New Roman" w:cs="Times New Roman"/>
          <w:sz w:val="22"/>
          <w:szCs w:val="22"/>
          <w:vertAlign w:val="subscript"/>
        </w:rPr>
        <w:t>4</w:t>
      </w:r>
      <w:r w:rsidRPr="001E7A27">
        <w:rPr>
          <w:rFonts w:ascii="Times New Roman" w:hAnsi="Times New Roman" w:cs="Times New Roman"/>
          <w:sz w:val="22"/>
          <w:szCs w:val="22"/>
        </w:rPr>
        <w:t xml:space="preserve"> sources</w:t>
      </w:r>
      <w:r w:rsidRPr="001E7A27">
        <w:rPr>
          <w:rFonts w:ascii="Times New Roman" w:hAnsi="Times New Roman" w:cs="Times New Roman"/>
          <w:color w:val="auto"/>
          <w:sz w:val="22"/>
          <w:szCs w:val="22"/>
        </w:rPr>
        <w:t xml:space="preserve"> were steered by variations in vegetation productivity, source size area, temperatures and precipitation as modulated by insolation, local sea</w:t>
      </w:r>
      <w:ins w:id="775" w:author="Soapbox" w:date="2021-07-20T04:39:00Z">
        <w:r w:rsidR="00B7063D" w:rsidRPr="001E7A27">
          <w:rPr>
            <w:rFonts w:ascii="Times New Roman" w:hAnsi="Times New Roman" w:cs="Times New Roman"/>
            <w:color w:val="auto"/>
            <w:sz w:val="22"/>
            <w:szCs w:val="22"/>
          </w:rPr>
          <w:t xml:space="preserve"> </w:t>
        </w:r>
      </w:ins>
      <w:del w:id="776" w:author="Soapbox" w:date="2021-07-20T04:39:00Z">
        <w:r w:rsidRPr="001E7A27" w:rsidDel="00B7063D">
          <w:rPr>
            <w:rFonts w:ascii="Times New Roman" w:hAnsi="Times New Roman" w:cs="Times New Roman"/>
            <w:color w:val="auto"/>
            <w:sz w:val="22"/>
            <w:szCs w:val="22"/>
          </w:rPr>
          <w:delText>-</w:delText>
        </w:r>
      </w:del>
      <w:r w:rsidRPr="001E7A27">
        <w:rPr>
          <w:rFonts w:ascii="Times New Roman" w:hAnsi="Times New Roman" w:cs="Times New Roman"/>
          <w:color w:val="auto"/>
          <w:sz w:val="22"/>
          <w:szCs w:val="22"/>
        </w:rPr>
        <w:t xml:space="preserve">level changes and monsoon intensity </w:t>
      </w:r>
      <w:commentRangeStart w:id="777"/>
      <w:commentRangeStart w:id="778"/>
      <w:r w:rsidRPr="001E7A27">
        <w:rPr>
          <w:rFonts w:ascii="Times New Roman" w:hAnsi="Times New Roman" w:cs="Times New Roman"/>
          <w:color w:val="auto"/>
          <w:sz w:val="22"/>
          <w:szCs w:val="22"/>
        </w:rPr>
        <w:fldChar w:fldCharType="begin" w:fldLock="1"/>
      </w:r>
      <w:r w:rsidR="00747167" w:rsidRPr="001E7A27">
        <w:rPr>
          <w:rFonts w:ascii="Times New Roman" w:hAnsi="Times New Roman" w:cs="Times New Roman"/>
          <w:color w:val="auto"/>
          <w:sz w:val="22"/>
          <w:szCs w:val="22"/>
        </w:rPr>
        <w:instrText>ADDIN CSL_CITATION { "citationItems" : [ { "id" : "ITEM-1", "itemData" : { "DOI" : "10.1073/pnas.1613883114", "ISSN" : "0027-8424", "abstract" : "Polar ice is a unique archive of past atmosphere. Here, we present methane stable isotope records (used as source fingerprint) for the current and two past interglacials and their preceding glacial maxima. Our data are used to constrain global emissions of methane. Tropical wetlands and floodplains seem to be the dominant sources of atmospheric methane changes, steered by past variations in sea level, monsoon intensity, temperature, and the water table. In contrast, geologic emissions of methane are stable over a wide range of climatic conditions. The long-term shift seen in both isotopes for the last 25,000 y compared with older intervals is likely connected to changes in the terrestrial biosphere and fire regimes as a consequence of megafauna extinction.Atmospheric methane (CH4) records reconstructed from polar ice cores represent an integrated view on processes predominantly taking place in the terrestrial biogeosphere. Here, we present dual stable isotopic methane records [\u03b413CH4 and \u03b4D(CH4)] from four Antarctic ice cores, which provide improved constraints on past changes in natural methane sources. Our isotope data show that tropical wetlands and seasonally inundated floodplains are most likely the controlling sources of atmospheric methane variations for the current and two older interglacials and their preceding glacial maxima. The changes in these sources are steered by variations in temperature, precipitation, and the water table as modulated by insolation, (local) sea level, and monsoon intensity. Based on our \u03b4D(CH4) constraint, it seems that geologic emissions of methane may play a steady but only minor role in atmospheric CH4 changes and that the glacial budget is not dominated by these sources. Superimposed on the glacial/interglacial variations is a marked difference in both isotope records, with systematically higher values during the last 25,000 y compared with older time periods. This shift cannot be explained by climatic changes. Rather, our isotopic methane budget points to a marked increase in fire activity, possibly caused by biome changes and accumulation of fuel related to the late Pleistocene megafauna extinction, which took place in the course of the last glacial.", "author" : [ { "dropping-particle" : "", "family" : "Bock", "given" : "Michael", "non-dropping-particle" : "", "parse-names" : false, "suffix" : "" }, { "dropping-particle" : "", "family" : "Schmitt", "given" : "Jochen", "non-dropping-particle" : "", "parse-names" : false, "suffix" : "" }, { "dropping-particle" : "", "family" : "Beck", "given" : "Jonas", "non-dropping-particle" : "", "parse-names" : false, "suffix" : "" }, { "dropping-particle" : "", "family" : "Seth", "given" : "Barbara", "non-dropping-particle" : "", "parse-names" : false, "suffix" : "" }, { "dropping-particle" : "", "family" : "Chappellaz", "given" : "J\u00e9r\u00f4me", "non-dropping-particle" : "", "parse-names" : false, "suffix" : "" }, { "dropping-particle" : "", "family" : "Fischer", "given" : "Hubertus", "non-dropping-particle" : "", "parse-names" : false, "suffix" : "" } ], "container-title" : "Proceedings of the National Academy of Sciences", "id" : "ITEM-1", "issue" : "29", "issued" : { "date-parts" : [ [ "2017", "7", "18" ] ] }, "page" : "E5778-E5786", "publisher" : "National Academy of Sciences", "title" : "Glacial/interglacial wetland, biomass burning, and geologic methane emissions constrained by dual stable isotopic CH 4 ice core records", "translator" : [ { "dropping-particle" : "", "family" : "L3857", "given" : "", "non-dropping-particle" : "", "parse-names" : false, "suffix" : "" } ], "type" : "article-journal", "volume" : "114" }, "uris" : [ "http://www.mendeley.com/documents/?uuid=100713bc-f8c5-4494-a27d-405f190e8d5b" ] } ], "mendeley" : { "formattedCitation" : "(Bock et al., 2017)", "manualFormatting" : "(Bock et al., 2017; Kleinen et al., 2020)", "plainTextFormattedCitation" : "(Bock et al., 2017)", "previouslyFormattedCitation" : "(Bock et al., 2017)" }, "properties" : { "noteIndex" : 0 }, "schema" : "https://github.com/citation-style-language/schema/raw/master/csl-citation.json" }</w:instrText>
      </w:r>
      <w:r w:rsidRPr="001E7A27">
        <w:rPr>
          <w:rFonts w:ascii="Times New Roman" w:hAnsi="Times New Roman" w:cs="Times New Roman"/>
          <w:color w:val="auto"/>
          <w:sz w:val="22"/>
          <w:szCs w:val="22"/>
        </w:rPr>
        <w:fldChar w:fldCharType="separate"/>
      </w:r>
      <w:r w:rsidR="00025FA2" w:rsidRPr="001E7A27">
        <w:rPr>
          <w:rFonts w:ascii="Times New Roman" w:hAnsi="Times New Roman" w:cs="Times New Roman"/>
          <w:noProof/>
          <w:color w:val="auto"/>
          <w:sz w:val="22"/>
          <w:szCs w:val="22"/>
        </w:rPr>
        <w:t>(Bock et al., 2017; Kleinen et al., 2020)</w:t>
      </w:r>
      <w:r w:rsidRPr="001E7A27">
        <w:rPr>
          <w:rFonts w:ascii="Times New Roman" w:hAnsi="Times New Roman" w:cs="Times New Roman"/>
          <w:color w:val="auto"/>
          <w:sz w:val="22"/>
          <w:szCs w:val="22"/>
        </w:rPr>
        <w:fldChar w:fldCharType="end"/>
      </w:r>
      <w:commentRangeEnd w:id="777"/>
      <w:commentRangeEnd w:id="778"/>
      <w:r w:rsidR="00B869BC" w:rsidRPr="001E7A27">
        <w:rPr>
          <w:rStyle w:val="CommentReference"/>
          <w:rFonts w:ascii="Times New Roman" w:eastAsia="Times New Roman" w:hAnsi="Times New Roman" w:cstheme="minorBidi"/>
          <w:color w:val="auto"/>
        </w:rPr>
        <w:commentReference w:id="777"/>
      </w:r>
      <w:r w:rsidR="00025FA2" w:rsidRPr="001E7A27">
        <w:rPr>
          <w:rStyle w:val="CommentReference"/>
          <w:rFonts w:ascii="Times New Roman" w:eastAsia="Times New Roman" w:hAnsi="Times New Roman" w:cstheme="minorBidi"/>
          <w:color w:val="auto"/>
        </w:rPr>
        <w:commentReference w:id="778"/>
      </w:r>
      <w:r w:rsidRPr="001E7A27">
        <w:rPr>
          <w:rFonts w:ascii="Times New Roman" w:hAnsi="Times New Roman" w:cs="Times New Roman"/>
          <w:color w:val="auto"/>
          <w:sz w:val="22"/>
          <w:szCs w:val="22"/>
        </w:rPr>
        <w:t>. Changes in the CH</w:t>
      </w:r>
      <w:r w:rsidRPr="001E7A27">
        <w:rPr>
          <w:rFonts w:ascii="Times New Roman" w:hAnsi="Times New Roman" w:cs="Times New Roman"/>
          <w:color w:val="auto"/>
          <w:sz w:val="22"/>
          <w:szCs w:val="22"/>
          <w:vertAlign w:val="subscript"/>
        </w:rPr>
        <w:t>4</w:t>
      </w:r>
      <w:r w:rsidRPr="001E7A27">
        <w:rPr>
          <w:rFonts w:ascii="Times New Roman" w:hAnsi="Times New Roman" w:cs="Times New Roman"/>
          <w:color w:val="auto"/>
          <w:sz w:val="22"/>
          <w:szCs w:val="22"/>
        </w:rPr>
        <w:t xml:space="preserve"> atmospheric sink term probably only played a secondary role in modulating atmospheric CH</w:t>
      </w:r>
      <w:r w:rsidRPr="001E7A27">
        <w:rPr>
          <w:rFonts w:ascii="Times New Roman" w:hAnsi="Times New Roman" w:cs="Times New Roman"/>
          <w:color w:val="auto"/>
          <w:sz w:val="22"/>
          <w:szCs w:val="22"/>
          <w:vertAlign w:val="subscript"/>
        </w:rPr>
        <w:t>4</w:t>
      </w:r>
      <w:r w:rsidRPr="001E7A27">
        <w:rPr>
          <w:rFonts w:ascii="Times New Roman" w:hAnsi="Times New Roman" w:cs="Times New Roman"/>
          <w:color w:val="auto"/>
          <w:sz w:val="22"/>
          <w:szCs w:val="22"/>
        </w:rPr>
        <w:t xml:space="preserve"> inventories across the LDT </w:t>
      </w:r>
      <w:r w:rsidRPr="001E7A27">
        <w:rPr>
          <w:rFonts w:ascii="Times New Roman" w:hAnsi="Times New Roman" w:cs="Times New Roman"/>
          <w:color w:val="auto"/>
          <w:sz w:val="22"/>
          <w:szCs w:val="22"/>
        </w:rPr>
        <w:fldChar w:fldCharType="begin" w:fldLock="1"/>
      </w:r>
      <w:r w:rsidR="00747167" w:rsidRPr="001E7A27">
        <w:rPr>
          <w:rFonts w:ascii="Times New Roman" w:hAnsi="Times New Roman" w:cs="Times New Roman"/>
          <w:color w:val="auto"/>
          <w:sz w:val="22"/>
          <w:szCs w:val="22"/>
        </w:rPr>
        <w:instrText>ADDIN CSL_CITATION { "citationItems" : [ { "id" : "ITEM-1", "itemData" : { "DOI" : "10.1038/ncomms14383", "ISSN" : "20411723", "PMID" : "28220787", "abstract" : "Atmospheric methane (CH 4) varied with climate during the Quaternary, rising from a concentration of 375 p.p.b.v. during the last glacial maximum (LGM) 21,000 years ago, to 680 p.p.b.v. at the beginning of the industrial revolution. However, the causes of this increase remain unclear; proposed hypotheses rely on fluctuations in either the magnitude of CH 4 sources or CH 4 atmospheric lifetime, or both. Here we use an Earth System model to provide a comprehensive assessment of these competing hypotheses, including estimates of uncertainty. We show that in this model, the global LGM CH 4 source was reduced by 28-46%, and the lifetime increased by 2-8%, with a best-estimate LGM CH 4 concentration of 463-480 p.p.b.v. Simulating the observed LGM concentration requires a 46-49% reduction in sources, indicating that we cannot reconcile the observed amplitude. This highlights the need for better understanding of the effects of low CO 2 and cooler climate on wetlands and other natural CH 4 sources.", "author" : [ { "dropping-particle" : "", "family" : "Hopcroft", "given" : "Peter O.", "non-dropping-particle" : "", "parse-names" : false, "suffix" : "" }, { "dropping-particle" : "", "family" : "Valdes", "given" : "Paul J.", "non-dropping-particle" : "", "parse-names" : false, "suffix" : "" }, { "dropping-particle" : "", "family" : "O'Connor", "given" : "Fiona M.", "non-dropping-particle" : "", "parse-names" : false, "suffix" : "" }, { "dropping-particle" : "", "family" : "Kaplan", "given" : "Jed O.", "non-dropping-particle" : "", "parse-names" : false, "suffix" : "" }, { "dropping-particle" : "", "family" : "Beerling", "given" : "David J.", "non-dropping-particle" : "", "parse-names" : false, "suffix" : "" } ], "container-title" : "Nature Communications", "id" : "ITEM-1", "issued" : { "date-parts" : [ [ "2017" ] ] }, "title" : "Understanding the glacial methane cycle", "translator" : [ { "dropping-particle" : "", "family" : "L6858", "given" : "", "non-dropping-particle" : "", "parse-names" : false, "suffix" : "" } ], "type" : "article-journal", "volume" : "8" }, "uris" : [ "http://www.mendeley.com/documents/?uuid=cb53ccde-5b97-4811-97ab-5ca9e3b2a94c" ] }, { "id" : "ITEM-2", "itemData" : { "DOI" : "10.5194/cp-16-575-2020", "ISSN" : "18149332", "abstract" : "We investigate the changes in terrestrial natural methane emissions between the Last Glacial Maximum (LGM) and preindustrial (PI) periods by performing timeslice experiments with a methane-enabled version of MPIESM, the Max Planck Institute Earth System Model. We consider all natural sources of methane except for emissions from wild animals and geological sources, i.e. emissions from wetlands, fires, and termites. Changes are dominated by changes in tropical wetland emissions, with midto-high-latitude wetlands playing a secondary role, and all other natural sources being of minor importance. The emissions are determined by the interplay of vegetation productivity, a function of CO2 and temperature; source area size, affected by sea level and ice sheet extent; and the state of the West African monsoon, with increased emissions from northern Africa during strong monsoon phases. We show that it is possible to explain the difference in atmospheric methane between LGM and PI purely by changes in emissions. As emissions more than double between LGM and PI, changes in the atmospheric lifetime of CH4, as proposed in other studies, are not required.", "author" : [ { "dropping-particle" : "", "family" : "Kleinen", "given" : "Thomas", "non-dropping-particle" : "", "parse-names" : false, "suffix" : "" }, { "dropping-particle" : "", "family" : "Mikolajewicz", "given" : "Uwe", "non-dropping-particle" : "", "parse-names" : false, "suffix" : "" }, { "dropping-particle" : "", "family" : "Brovkin", "given" : "Victor", "non-dropping-particle" : "", "parse-names" : false, "suffix" : "" } ], "container-title" : "Climate of the Past", "id" : "ITEM-2", "issue" : "2", "issued" : { "date-parts" : [ [ "2020" ] ] }, "page" : "575-595", "title" : "Terrestrial methane emissions from the Last Glacial Maximum to the preindustrial period", "translator" : [ { "dropping-particle" : "", "family" : "L6926", "given" : "", "non-dropping-particle" : "", "parse-names" : false, "suffix" : "" } ], "type" : "article-journal", "volume" : "16" }, "uris" : [ "http://www.mendeley.com/documents/?uuid=6b4e93c9-8db7-458e-8244-2854aa38e593" ] } ], "mendeley" : { "formattedCitation" : "(Hopcroft et al., 2017; Kleinen et al., 2020)", "plainTextFormattedCitation" : "(Hopcroft et al., 2017; Kleinen et al., 2020)", "previouslyFormattedCitation" : "(Hopcroft et al., 2017; Kleinen et al., 2020)" }, "properties" : { "noteIndex" : 0 }, "schema" : "https://github.com/citation-style-language/schema/raw/master/csl-citation.json" }</w:instrText>
      </w:r>
      <w:r w:rsidRPr="001E7A27">
        <w:rPr>
          <w:rFonts w:ascii="Times New Roman" w:hAnsi="Times New Roman" w:cs="Times New Roman"/>
          <w:color w:val="auto"/>
          <w:sz w:val="22"/>
          <w:szCs w:val="22"/>
        </w:rPr>
        <w:fldChar w:fldCharType="separate"/>
      </w:r>
      <w:r w:rsidR="00025FA2" w:rsidRPr="001E7A27">
        <w:rPr>
          <w:rFonts w:ascii="Times New Roman" w:hAnsi="Times New Roman" w:cs="Times New Roman"/>
          <w:noProof/>
          <w:color w:val="auto"/>
          <w:sz w:val="22"/>
          <w:szCs w:val="22"/>
        </w:rPr>
        <w:t>(Hopcroft et al., 2017; Kleinen et al., 2020)</w:t>
      </w:r>
      <w:r w:rsidRPr="001E7A27">
        <w:rPr>
          <w:rFonts w:ascii="Times New Roman" w:hAnsi="Times New Roman" w:cs="Times New Roman"/>
          <w:color w:val="auto"/>
          <w:sz w:val="22"/>
          <w:szCs w:val="22"/>
        </w:rPr>
        <w:fldChar w:fldCharType="end"/>
      </w:r>
      <w:r w:rsidRPr="001E7A27">
        <w:rPr>
          <w:rFonts w:ascii="Times New Roman" w:hAnsi="Times New Roman" w:cs="Times New Roman"/>
          <w:color w:val="auto"/>
          <w:sz w:val="22"/>
          <w:szCs w:val="22"/>
        </w:rPr>
        <w:t xml:space="preserve"> Geological emissions, related to the destabili</w:t>
      </w:r>
      <w:ins w:id="779" w:author="Soapbox" w:date="2021-07-17T06:29:00Z">
        <w:r w:rsidR="0089224C" w:rsidRPr="001E7A27">
          <w:rPr>
            <w:rFonts w:ascii="Times New Roman" w:hAnsi="Times New Roman" w:cs="Times New Roman"/>
            <w:color w:val="auto"/>
            <w:sz w:val="22"/>
            <w:szCs w:val="22"/>
          </w:rPr>
          <w:t>z</w:t>
        </w:r>
      </w:ins>
      <w:del w:id="780" w:author="Soapbox" w:date="2021-07-17T06:29:00Z">
        <w:r w:rsidRPr="001E7A27" w:rsidDel="0089224C">
          <w:rPr>
            <w:rFonts w:ascii="Times New Roman" w:hAnsi="Times New Roman" w:cs="Times New Roman"/>
            <w:color w:val="auto"/>
            <w:sz w:val="22"/>
            <w:szCs w:val="22"/>
          </w:rPr>
          <w:delText>s</w:delText>
        </w:r>
      </w:del>
      <w:r w:rsidRPr="001E7A27">
        <w:rPr>
          <w:rFonts w:ascii="Times New Roman" w:hAnsi="Times New Roman" w:cs="Times New Roman"/>
          <w:color w:val="auto"/>
          <w:sz w:val="22"/>
          <w:szCs w:val="22"/>
        </w:rPr>
        <w:t>ation of fossil (radiocarbon-dead) CH</w:t>
      </w:r>
      <w:r w:rsidRPr="001E7A27">
        <w:rPr>
          <w:rFonts w:ascii="Times New Roman" w:hAnsi="Times New Roman" w:cs="Times New Roman"/>
          <w:color w:val="auto"/>
          <w:sz w:val="22"/>
          <w:szCs w:val="22"/>
          <w:vertAlign w:val="subscript"/>
        </w:rPr>
        <w:t>4</w:t>
      </w:r>
      <w:r w:rsidRPr="001E7A27">
        <w:rPr>
          <w:rFonts w:ascii="Times New Roman" w:hAnsi="Times New Roman" w:cs="Times New Roman"/>
          <w:color w:val="auto"/>
          <w:sz w:val="22"/>
          <w:szCs w:val="22"/>
        </w:rPr>
        <w:t xml:space="preserve"> sources buried in continental margins as a result of sudden warming</w:t>
      </w:r>
      <w:ins w:id="781" w:author="Soapbox" w:date="2021-07-16T10:53:00Z">
        <w:r w:rsidR="002D3E4A" w:rsidRPr="001E7A27">
          <w:rPr>
            <w:rFonts w:ascii="Times New Roman" w:hAnsi="Times New Roman" w:cs="Times New Roman"/>
            <w:color w:val="auto"/>
            <w:sz w:val="22"/>
            <w:szCs w:val="22"/>
          </w:rPr>
          <w:t>,</w:t>
        </w:r>
      </w:ins>
      <w:r w:rsidRPr="001E7A27">
        <w:rPr>
          <w:rFonts w:ascii="Times New Roman" w:hAnsi="Times New Roman" w:cs="Times New Roman"/>
          <w:color w:val="auto"/>
          <w:sz w:val="22"/>
          <w:szCs w:val="22"/>
        </w:rPr>
        <w:t xml:space="preserve"> appear small </w:t>
      </w:r>
      <w:commentRangeStart w:id="782"/>
      <w:commentRangeStart w:id="783"/>
      <w:r w:rsidRPr="001E7A27">
        <w:rPr>
          <w:rFonts w:ascii="Times New Roman" w:hAnsi="Times New Roman" w:cs="Times New Roman"/>
          <w:color w:val="auto"/>
          <w:sz w:val="22"/>
          <w:szCs w:val="22"/>
        </w:rPr>
        <w:fldChar w:fldCharType="begin" w:fldLock="1"/>
      </w:r>
      <w:r w:rsidR="00747167" w:rsidRPr="001E7A27">
        <w:rPr>
          <w:rFonts w:ascii="Times New Roman" w:hAnsi="Times New Roman" w:cs="Times New Roman"/>
          <w:color w:val="auto"/>
          <w:sz w:val="22"/>
          <w:szCs w:val="22"/>
        </w:rPr>
        <w:instrText>ADDIN CSL_CITATION { "citationItems" : [ { "id" : "ITEM-1", "itemData" : { "DOI" : "10.1073/pnas.1613883114", "ISSN" : "0027-8424", "abstract" : "Polar ice is a unique archive of past atmosphere. Here, we present methane stable isotope records (used as source fingerprint) for the current and two past interglacials and their preceding glacial maxima. Our data are used to constrain global emissions of methane. Tropical wetlands and floodplains seem to be the dominant sources of atmospheric methane changes, steered by past variations in sea level, monsoon intensity, temperature, and the water table. In contrast, geologic emissions of methane are stable over a wide range of climatic conditions. The long-term shift seen in both isotopes for the last 25,000 y compared with older intervals is likely connected to changes in the terrestrial biosphere and fire regimes as a consequence of megafauna extinction.Atmospheric methane (CH4) records reconstructed from polar ice cores represent an integrated view on processes predominantly taking place in the terrestrial biogeosphere. Here, we present dual stable isotopic methane records [\u03b413CH4 and \u03b4D(CH4)] from four Antarctic ice cores, which provide improved constraints on past changes in natural methane sources. Our isotope data show that tropical wetlands and seasonally inundated floodplains are most likely the controlling sources of atmospheric methane variations for the current and two older interglacials and their preceding glacial maxima. The changes in these sources are steered by variations in temperature, precipitation, and the water table as modulated by insolation, (local) sea level, and monsoon intensity. Based on our \u03b4D(CH4) constraint, it seems that geologic emissions of methane may play a steady but only minor role in atmospheric CH4 changes and that the glacial budget is not dominated by these sources. Superimposed on the glacial/interglacial variations is a marked difference in both isotope records, with systematically higher values during the last 25,000 y compared with older time periods. This shift cannot be explained by climatic changes. Rather, our isotopic methane budget points to a marked increase in fire activity, possibly caused by biome changes and accumulation of fuel related to the late Pleistocene megafauna extinction, which took place in the course of the last glacial.", "author" : [ { "dropping-particle" : "", "family" : "Bock", "given" : "Michael", "non-dropping-particle" : "", "parse-names" : false, "suffix" : "" }, { "dropping-particle" : "", "family" : "Schmitt", "given" : "Jochen", "non-dropping-particle" : "", "parse-names" : false, "suffix" : "" }, { "dropping-particle" : "", "family" : "Beck", "given" : "Jonas", "non-dropping-particle" : "", "parse-names" : false, "suffix" : "" }, { "dropping-particle" : "", "family" : "Seth", "given" : "Barbara", "non-dropping-particle" : "", "parse-names" : false, "suffix" : "" }, { "dropping-particle" : "", "family" : "Chappellaz", "given" : "J\u00e9r\u00f4me", "non-dropping-particle" : "", "parse-names" : false, "suffix" : "" }, { "dropping-particle" : "", "family" : "Fischer", "given" : "Hubertus", "non-dropping-particle" : "", "parse-names" : false, "suffix" : "" } ], "container-title" : "Proceedings of the National Academy of Sciences", "id" : "ITEM-1", "issue" : "29", "issued" : { "date-parts" : [ [ "2017", "7", "18" ] ] }, "page" : "E5778-E5786", "publisher" : "National Academy of Sciences", "title" : "Glacial/interglacial wetland, biomass burning, and geologic methane emissions constrained by dual stable isotopic CH 4 ice core records", "translator" : [ { "dropping-particle" : "", "family" : "L3857", "given" : "", "non-dropping-particle" : "", "parse-names" : false, "suffix" : "" } ], "type" : "article-journal", "volume" : "114" }, "uris" : [ "http://www.mendeley.com/documents/?uuid=100713bc-f8c5-4494-a27d-405f190e8d5b" ] }, { "id" : "ITEM-2", "itemData" : { "DOI" : "10.1038/nature23316", "ISSN" : "0028-0836", "author" : [ { "dropping-particle" : "V", "family" : "Petrenko", "given" : "Vasilii", "non-dropping-particle" : "", "parse-names" : false, "suffix" : "" }, { "dropping-particle" : "", "family" : "Smith", "given" : "Andrew M", "non-dropping-particle" : "", "parse-names" : false, "suffix" : "" }, { "dropping-particle" : "", "family" : "Schaefer", "given" : "Hinrich", "non-dropping-particle" : "", "parse-names" : false, "suffix" : "" }, { "dropping-particle" : "", "family" : "Riedel", "given" : "Katja", "non-dropping-particle" : "", "parse-names" : false, "suffix" : "" }, { "dropping-particle" : "", "family" : "Brook", "given" : "Edward", "non-dropping-particle" : "", "parse-names" : false, "suffix" : "" }, { "dropping-particle" : "", "family" : "Baggenstos", "given" : "Daniel", "non-dropping-particle" : "", "parse-names" : false, "suffix" : "" }, { "dropping-particle" : "", "family" : "Harth", "given" : "Christina", "non-dropping-particle" : "", "parse-names" : false, "suffix" : "" }, { "dropping-particle" : "", "family" : "Hua", "given" : "Quan", "non-dropping-particle" : "", "parse-names" : false, "suffix" : "" }, { "dropping-particle" : "", "family" : "Buizert", "given" : "Christo", "non-dropping-particle" : "", "parse-names" : false, "suffix" : "" }, { "dropping-particle" : "", "family" : "Schilt", "given" : "Adrian", "non-dropping-particle" : "", "parse-names" : false, "suffix" : "" }, { "dropping-particle" : "", "family" : "Fain", "given" : "Xavier", "non-dropping-particle" : "", "parse-names" : false, "suffix" : "" }, { "dropping-particle" : "", "family" : "Mitchell", "given" : "Logan", "non-dropping-particle" : "", "parse-names" : false, "suffix" : "" }, { "dropping-particle" : "", "family" : "Bauska", "given" : "Thomas", "non-dropping-particle" : "", "parse-names" : false, "suffix" : "" }, { "dropping-particle" : "", "family" : "Orsi", "given" : "Anais", "non-dropping-particle" : "", "parse-names" : false, "suffix" : "" }, { "dropping-particle" : "", "family" : "Weiss", "given" : "Ray F", "non-dropping-particle" : "", "parse-names" : false, "suffix" : "" }, { "dropping-particle" : "", "family" : "Severinghaus", "given" : "Jeffrey P", "non-dropping-particle" : "", "parse-names" : false, "suffix" : "" } ], "container-title" : "Nature", "id" : "ITEM-2", "issue" : "7668", "issued" : { "date-parts" : [ [ "2017", "8", "24" ] ] }, "page" : "443-446", "publisher" : "Macmillan Publishers Limited, part of Springer Nature. All rights reserved.", "title" : "Minimal geological methane emissions during the Younger Dryas\u2013Preboreal abrupt warming event", "translator" : [ { "dropping-particle" : "", "family" : "L4248", "given" : "", "non-dropping-particle" : "", "parse-names" : false, "suffix" : "" } ], "type" : "article-journal", "volume" : "548" }, "uris" : [ "http://www.mendeley.com/documents/?uuid=69df31fd-64f8-4e11-840a-c5d073cb7b18" ] } ], "mendeley" : { "formattedCitation" : "(Bock et al., 2017; Petrenko et al., 2017)", "manualFormatting" : "(Bock et al., 2017; Petrenko et al., 2017; Dyonisius et al., 2020)", "plainTextFormattedCitation" : "(Bock et al., 2017; Petrenko et al., 2017)", "previouslyFormattedCitation" : "(Bock et al., 2017; Petrenko et al., 2017)" }, "properties" : { "noteIndex" : 0 }, "schema" : "https://github.com/citation-style-language/schema/raw/master/csl-citation.json" }</w:instrText>
      </w:r>
      <w:r w:rsidRPr="001E7A27">
        <w:rPr>
          <w:rFonts w:ascii="Times New Roman" w:hAnsi="Times New Roman" w:cs="Times New Roman"/>
          <w:color w:val="auto"/>
          <w:sz w:val="22"/>
          <w:szCs w:val="22"/>
        </w:rPr>
        <w:fldChar w:fldCharType="separate"/>
      </w:r>
      <w:r w:rsidR="00025FA2" w:rsidRPr="001E7A27">
        <w:rPr>
          <w:rFonts w:ascii="Times New Roman" w:hAnsi="Times New Roman" w:cs="Times New Roman"/>
          <w:noProof/>
          <w:color w:val="auto"/>
          <w:sz w:val="22"/>
          <w:szCs w:val="22"/>
        </w:rPr>
        <w:t>(Bock et al., 2017; Petrenko et al., 2017; Dyonisius et al., 2020)</w:t>
      </w:r>
      <w:r w:rsidRPr="001E7A27">
        <w:rPr>
          <w:rFonts w:ascii="Times New Roman" w:hAnsi="Times New Roman" w:cs="Times New Roman"/>
          <w:color w:val="auto"/>
          <w:sz w:val="22"/>
          <w:szCs w:val="22"/>
        </w:rPr>
        <w:fldChar w:fldCharType="end"/>
      </w:r>
      <w:commentRangeEnd w:id="782"/>
      <w:commentRangeEnd w:id="783"/>
      <w:r w:rsidR="00B869BC" w:rsidRPr="001E7A27">
        <w:rPr>
          <w:rStyle w:val="CommentReference"/>
          <w:rFonts w:ascii="Times New Roman" w:eastAsia="Times New Roman" w:hAnsi="Times New Roman" w:cstheme="minorBidi"/>
          <w:color w:val="auto"/>
        </w:rPr>
        <w:commentReference w:id="782"/>
      </w:r>
      <w:r w:rsidR="00025FA2" w:rsidRPr="001E7A27">
        <w:rPr>
          <w:rStyle w:val="CommentReference"/>
          <w:rFonts w:ascii="Times New Roman" w:eastAsia="Times New Roman" w:hAnsi="Times New Roman" w:cstheme="minorBidi"/>
          <w:color w:val="auto"/>
        </w:rPr>
        <w:commentReference w:id="783"/>
      </w:r>
      <w:r w:rsidRPr="001E7A27">
        <w:rPr>
          <w:rFonts w:ascii="Times New Roman" w:hAnsi="Times New Roman" w:cs="Times New Roman"/>
          <w:color w:val="auto"/>
          <w:sz w:val="22"/>
          <w:szCs w:val="22"/>
        </w:rPr>
        <w:t>. Stable isotope analysis on N</w:t>
      </w:r>
      <w:r w:rsidRPr="001E7A27">
        <w:rPr>
          <w:rFonts w:ascii="Times New Roman" w:hAnsi="Times New Roman" w:cs="Times New Roman"/>
          <w:color w:val="auto"/>
          <w:sz w:val="22"/>
          <w:szCs w:val="22"/>
          <w:vertAlign w:val="subscript"/>
        </w:rPr>
        <w:t>2</w:t>
      </w:r>
      <w:r w:rsidRPr="001E7A27">
        <w:rPr>
          <w:rFonts w:ascii="Times New Roman" w:hAnsi="Times New Roman" w:cs="Times New Roman"/>
          <w:color w:val="auto"/>
          <w:sz w:val="22"/>
          <w:szCs w:val="22"/>
        </w:rPr>
        <w:t xml:space="preserve">O extracted from Antarctic and Greenland ice reveal that marine and terrestrial emissions increased by 0.7 </w:t>
      </w:r>
      <w:r w:rsidRPr="001E7A27">
        <w:rPr>
          <w:rFonts w:ascii="Times New Roman" w:hAnsi="Times New Roman" w:cs="Times New Roman"/>
          <w:sz w:val="22"/>
          <w:szCs w:val="22"/>
        </w:rPr>
        <w:sym w:font="Symbol" w:char="F0B1"/>
      </w:r>
      <w:r w:rsidRPr="001E7A27">
        <w:rPr>
          <w:rFonts w:ascii="Times New Roman" w:hAnsi="Times New Roman" w:cs="Times New Roman"/>
          <w:sz w:val="22"/>
          <w:szCs w:val="22"/>
        </w:rPr>
        <w:t xml:space="preserve"> 0.3 and 1.7 </w:t>
      </w:r>
      <w:r w:rsidRPr="001E7A27">
        <w:rPr>
          <w:rFonts w:ascii="Times New Roman" w:hAnsi="Times New Roman" w:cs="Times New Roman"/>
          <w:sz w:val="22"/>
          <w:szCs w:val="22"/>
        </w:rPr>
        <w:sym w:font="Symbol" w:char="F0B1"/>
      </w:r>
      <w:r w:rsidRPr="001E7A27">
        <w:rPr>
          <w:rFonts w:ascii="Times New Roman" w:hAnsi="Times New Roman" w:cs="Times New Roman"/>
          <w:sz w:val="22"/>
          <w:szCs w:val="22"/>
        </w:rPr>
        <w:t xml:space="preserve"> 0.3 TgN, respectively,</w:t>
      </w:r>
      <w:r w:rsidRPr="001E7A27">
        <w:rPr>
          <w:rFonts w:ascii="Times New Roman" w:hAnsi="Times New Roman" w:cs="Times New Roman"/>
          <w:color w:val="auto"/>
          <w:sz w:val="22"/>
          <w:szCs w:val="22"/>
        </w:rPr>
        <w:t xml:space="preserve"> across the LDT </w:t>
      </w:r>
      <w:commentRangeStart w:id="784"/>
      <w:r w:rsidRPr="001E7A27">
        <w:rPr>
          <w:rFonts w:ascii="Times New Roman" w:hAnsi="Times New Roman" w:cs="Times New Roman"/>
          <w:color w:val="auto"/>
          <w:sz w:val="22"/>
          <w:szCs w:val="22"/>
        </w:rPr>
        <w:fldChar w:fldCharType="begin" w:fldLock="1"/>
      </w:r>
      <w:r w:rsidR="007B506D" w:rsidRPr="001E7A27">
        <w:rPr>
          <w:rFonts w:ascii="Times New Roman" w:hAnsi="Times New Roman" w:cs="Times New Roman"/>
          <w:color w:val="auto"/>
          <w:sz w:val="22"/>
          <w:szCs w:val="22"/>
        </w:rPr>
        <w:instrText>ADDIN CSL_CITATION { "citationItems" : [ { "id" : "ITEM-1",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"ITEM-1",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"(Fischer et al., 2019b)", "manualFormatting" : "(H. Fischer et al., 2019)", "plainTextFormattedCitation" : "(Fischer et al., 2019b)", "previouslyFormattedCitation" : "(Fischer et al., 2019b)" }, "properties" : { "noteIndex" : 0 }, "schema" : "https://github.com/citation-style-language/schema/raw/master/csl-citation.json" }</w:instrText>
      </w:r>
      <w:r w:rsidRPr="001E7A27">
        <w:rPr>
          <w:rFonts w:ascii="Times New Roman" w:hAnsi="Times New Roman" w:cs="Times New Roman"/>
          <w:color w:val="auto"/>
          <w:sz w:val="22"/>
          <w:szCs w:val="22"/>
        </w:rPr>
        <w:fldChar w:fldCharType="separate"/>
      </w:r>
      <w:r w:rsidR="00025FA2" w:rsidRPr="001E7A27">
        <w:rPr>
          <w:rFonts w:ascii="Times New Roman" w:hAnsi="Times New Roman" w:cs="Times New Roman"/>
          <w:noProof/>
          <w:color w:val="auto"/>
          <w:sz w:val="22"/>
          <w:szCs w:val="22"/>
        </w:rPr>
        <w:t>(</w:t>
      </w:r>
      <w:ins w:id="785" w:author="Robin Matthews" w:date="2021-06-17T15:43:00Z">
        <w:r w:rsidR="00B869BC" w:rsidRPr="001E7A27">
          <w:rPr>
            <w:rFonts w:ascii="Times New Roman" w:hAnsi="Times New Roman" w:cs="Times New Roman"/>
            <w:noProof/>
            <w:color w:val="auto"/>
            <w:sz w:val="22"/>
            <w:szCs w:val="22"/>
          </w:rPr>
          <w:t xml:space="preserve">H. </w:t>
        </w:r>
      </w:ins>
      <w:r w:rsidR="00025FA2" w:rsidRPr="001E7A27">
        <w:rPr>
          <w:rFonts w:ascii="Times New Roman" w:hAnsi="Times New Roman" w:cs="Times New Roman"/>
          <w:noProof/>
          <w:color w:val="auto"/>
          <w:sz w:val="22"/>
          <w:szCs w:val="22"/>
        </w:rPr>
        <w:t>Fischer et al., 2019</w:t>
      </w:r>
      <w:del w:id="786" w:author="Robin Matthews" w:date="2021-06-17T15:43:00Z">
        <w:r w:rsidR="00025FA2" w:rsidRPr="001E7A27" w:rsidDel="00B869BC">
          <w:rPr>
            <w:rFonts w:ascii="Times New Roman" w:hAnsi="Times New Roman" w:cs="Times New Roman"/>
            <w:noProof/>
            <w:color w:val="auto"/>
            <w:sz w:val="22"/>
            <w:szCs w:val="22"/>
          </w:rPr>
          <w:delText>b</w:delText>
        </w:r>
      </w:del>
      <w:r w:rsidR="00025FA2" w:rsidRPr="001E7A27">
        <w:rPr>
          <w:rFonts w:ascii="Times New Roman" w:hAnsi="Times New Roman" w:cs="Times New Roman"/>
          <w:noProof/>
          <w:color w:val="auto"/>
          <w:sz w:val="22"/>
          <w:szCs w:val="22"/>
        </w:rPr>
        <w:t>)</w:t>
      </w:r>
      <w:r w:rsidRPr="001E7A27">
        <w:rPr>
          <w:rFonts w:ascii="Times New Roman" w:hAnsi="Times New Roman" w:cs="Times New Roman"/>
          <w:color w:val="auto"/>
          <w:sz w:val="22"/>
          <w:szCs w:val="22"/>
        </w:rPr>
        <w:fldChar w:fldCharType="end"/>
      </w:r>
      <w:commentRangeEnd w:id="784"/>
      <w:r w:rsidR="00025FA2" w:rsidRPr="001E7A27">
        <w:rPr>
          <w:rStyle w:val="CommentReference"/>
          <w:rFonts w:ascii="Times New Roman" w:eastAsia="Times New Roman" w:hAnsi="Times New Roman" w:cstheme="minorBidi"/>
          <w:color w:val="auto"/>
        </w:rPr>
        <w:commentReference w:id="784"/>
      </w:r>
      <w:r w:rsidRPr="001E7A27">
        <w:rPr>
          <w:rFonts w:ascii="Times New Roman" w:hAnsi="Times New Roman" w:cs="Times New Roman"/>
          <w:color w:val="auto"/>
          <w:sz w:val="22"/>
          <w:szCs w:val="22"/>
        </w:rPr>
        <w:t>. During abrupt Northern Hemisphere warmings, terrestrial emissions responded rapidly to the northward displacement of the Intertropical Convergence Zone (ITCZ) associated with the resumption of the Atlantic meridional overturning circulation (AMOC</w:t>
      </w:r>
      <w:del w:id="787" w:author="Ian Blenkinsop" w:date="2021-07-28T12:23:00Z">
        <w:r w:rsidRPr="001E7A27" w:rsidDel="00A94E44">
          <w:rPr>
            <w:rFonts w:ascii="Times New Roman" w:hAnsi="Times New Roman" w:cs="Times New Roman"/>
            <w:color w:val="auto"/>
            <w:sz w:val="22"/>
            <w:szCs w:val="22"/>
          </w:rPr>
          <w:delText xml:space="preserve">) </w:delText>
        </w:r>
      </w:del>
      <w:ins w:id="788" w:author="Ian Blenkinsop" w:date="2021-07-28T12:23:00Z">
        <w:r w:rsidR="00A94E44" w:rsidRPr="001E7A27">
          <w:rPr>
            <w:rFonts w:ascii="Times New Roman" w:hAnsi="Times New Roman" w:cs="Times New Roman"/>
            <w:color w:val="auto"/>
            <w:sz w:val="22"/>
            <w:szCs w:val="22"/>
          </w:rPr>
          <w:t xml:space="preserve">; </w:t>
        </w:r>
      </w:ins>
      <w:commentRangeStart w:id="789"/>
      <w:r w:rsidRPr="001E7A27">
        <w:rPr>
          <w:rFonts w:ascii="Times New Roman" w:hAnsi="Times New Roman" w:cs="Times New Roman"/>
          <w:color w:val="auto"/>
          <w:sz w:val="22"/>
          <w:szCs w:val="22"/>
        </w:rPr>
        <w:fldChar w:fldCharType="begin" w:fldLock="1"/>
      </w:r>
      <w:r w:rsidR="007B506D" w:rsidRPr="001E7A27">
        <w:rPr>
          <w:rFonts w:ascii="Times New Roman" w:hAnsi="Times New Roman" w:cs="Times New Roman"/>
          <w:color w:val="auto"/>
          <w:sz w:val="22"/>
          <w:szCs w:val="22"/>
        </w:rPr>
        <w:instrText>ADDIN CSL_CITATION { "citationItems" : [ { "id" : "ITEM-1",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"ITEM-1",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"(Fischer et al., 2019b)", "manualFormatting" : "(H. Fischer et al., 2019)", "plainTextFormattedCitation" : "(Fischer et al., 2019b)", "previouslyFormattedCitation" : "(Fischer et al., 2019b)" }, "properties" : { "noteIndex" : 0 }, "schema" : "https://github.com/citation-style-language/schema/raw/master/csl-citation.json" }</w:instrText>
      </w:r>
      <w:r w:rsidRPr="001E7A27">
        <w:rPr>
          <w:rFonts w:ascii="Times New Roman" w:hAnsi="Times New Roman" w:cs="Times New Roman"/>
          <w:color w:val="auto"/>
          <w:sz w:val="22"/>
          <w:szCs w:val="22"/>
        </w:rPr>
        <w:fldChar w:fldCharType="separate"/>
      </w:r>
      <w:del w:id="790" w:author="Ian Blenkinsop" w:date="2021-07-28T12:23:00Z">
        <w:r w:rsidR="00025FA2" w:rsidRPr="001E7A27" w:rsidDel="00A94E44">
          <w:rPr>
            <w:rFonts w:ascii="Times New Roman" w:hAnsi="Times New Roman" w:cs="Times New Roman"/>
            <w:noProof/>
            <w:color w:val="auto"/>
            <w:sz w:val="22"/>
            <w:szCs w:val="22"/>
          </w:rPr>
          <w:delText>(</w:delText>
        </w:r>
      </w:del>
      <w:ins w:id="791" w:author="Robin Matthews" w:date="2021-06-17T15:42:00Z">
        <w:r w:rsidR="00B869BC" w:rsidRPr="001E7A27">
          <w:rPr>
            <w:rFonts w:ascii="Times New Roman" w:hAnsi="Times New Roman" w:cs="Times New Roman"/>
            <w:noProof/>
            <w:color w:val="auto"/>
            <w:sz w:val="22"/>
            <w:szCs w:val="22"/>
          </w:rPr>
          <w:t xml:space="preserve">H. </w:t>
        </w:r>
      </w:ins>
      <w:r w:rsidR="00025FA2" w:rsidRPr="001E7A27">
        <w:rPr>
          <w:rFonts w:ascii="Times New Roman" w:hAnsi="Times New Roman" w:cs="Times New Roman"/>
          <w:noProof/>
          <w:color w:val="auto"/>
          <w:sz w:val="22"/>
          <w:szCs w:val="22"/>
        </w:rPr>
        <w:t>Fischer et al., 2019</w:t>
      </w:r>
      <w:del w:id="792" w:author="Robin Matthews" w:date="2021-06-17T15:42:00Z">
        <w:r w:rsidR="00025FA2" w:rsidRPr="001E7A27" w:rsidDel="00B869BC">
          <w:rPr>
            <w:rFonts w:ascii="Times New Roman" w:hAnsi="Times New Roman" w:cs="Times New Roman"/>
            <w:noProof/>
            <w:color w:val="auto"/>
            <w:sz w:val="22"/>
            <w:szCs w:val="22"/>
          </w:rPr>
          <w:delText>b</w:delText>
        </w:r>
      </w:del>
      <w:r w:rsidR="00025FA2" w:rsidRPr="001E7A27">
        <w:rPr>
          <w:rFonts w:ascii="Times New Roman" w:hAnsi="Times New Roman" w:cs="Times New Roman"/>
          <w:noProof/>
          <w:color w:val="auto"/>
          <w:sz w:val="22"/>
          <w:szCs w:val="22"/>
        </w:rPr>
        <w:t>)</w:t>
      </w:r>
      <w:r w:rsidRPr="001E7A27">
        <w:rPr>
          <w:rFonts w:ascii="Times New Roman" w:hAnsi="Times New Roman" w:cs="Times New Roman"/>
          <w:color w:val="auto"/>
          <w:sz w:val="22"/>
          <w:szCs w:val="22"/>
        </w:rPr>
        <w:fldChar w:fldCharType="end"/>
      </w:r>
      <w:commentRangeEnd w:id="789"/>
      <w:r w:rsidR="00025FA2" w:rsidRPr="001E7A27">
        <w:rPr>
          <w:rStyle w:val="CommentReference"/>
          <w:rFonts w:ascii="Times New Roman" w:eastAsia="Times New Roman" w:hAnsi="Times New Roman" w:cstheme="minorBidi"/>
          <w:color w:val="auto"/>
        </w:rPr>
        <w:commentReference w:id="789"/>
      </w:r>
      <w:r w:rsidRPr="001E7A27">
        <w:rPr>
          <w:rFonts w:ascii="Times New Roman" w:hAnsi="Times New Roman" w:cs="Times New Roman"/>
          <w:color w:val="auto"/>
          <w:sz w:val="22"/>
          <w:szCs w:val="22"/>
        </w:rPr>
        <w:t xml:space="preserve">. About 90% of these step increases occurred rapidly, possibly in less than 200 years </w:t>
      </w:r>
      <w:commentRangeStart w:id="793"/>
      <w:r w:rsidRPr="001E7A27">
        <w:rPr>
          <w:rFonts w:ascii="Times New Roman" w:hAnsi="Times New Roman" w:cs="Times New Roman"/>
          <w:color w:val="auto"/>
          <w:sz w:val="22"/>
          <w:szCs w:val="22"/>
        </w:rPr>
        <w:fldChar w:fldCharType="begin" w:fldLock="1"/>
      </w:r>
      <w:ins w:id="794" w:author="Robin Matthews" w:date="2021-06-17T15:42:00Z">
        <w:r w:rsidR="00B869BC" w:rsidRPr="001E7A27">
          <w:rPr>
            <w:rFonts w:ascii="Times New Roman" w:hAnsi="Times New Roman" w:cs="Times New Roman"/>
            <w:color w:val="auto"/>
            <w:sz w:val="22"/>
            <w:szCs w:val="22"/>
          </w:rPr>
          <w:instrText>ADDIN CSL_CITATION { "citationItems" : [ { "id" : "ITEM-1",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"ITEM-1",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"(Fischer et al., 2019b)", "manualFormatting" : "(H. Fischer et al., 2019)", "plainTextFormattedCitation" : "(Fischer et al., 2019b)", "previouslyFormattedCitation" : "(Fischer et al., 2019b)" }, "properties" : { "noteIndex" : 0 }, "schema" : "https://github.com/citation-style-language/schema/raw/master/csl-citation.json" }</w:instrText>
        </w:r>
      </w:ins>
      <w:del w:id="795" w:author="Robin Matthews" w:date="2021-06-17T15:42:00Z">
        <w:r w:rsidR="00747167" w:rsidRPr="001E7A27" w:rsidDel="00B869BC">
          <w:rPr>
            <w:rFonts w:ascii="Times New Roman" w:hAnsi="Times New Roman" w:cs="Times New Roman"/>
            <w:color w:val="auto"/>
            <w:sz w:val="22"/>
            <w:szCs w:val="22"/>
          </w:rPr>
          <w:delInstrText>ADDIN CSL_CITATION { "citationItems" : [ { "id" : "ITEM-1",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"ITEM-1",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"(Fischer et al., 2019b)", "plainTextFormattedCitation" : "(Fischer et al., 2019b)", "previouslyFormattedCitation" : "(Fischer et al., 2019b)" }, "properties" : { "noteIndex" : 0 }, "schema" : "https://github.com/citation-style-language/schema/raw/master/csl-citation.json" }</w:delInstrText>
        </w:r>
      </w:del>
      <w:r w:rsidRPr="001E7A27">
        <w:rPr>
          <w:rFonts w:ascii="Times New Roman" w:hAnsi="Times New Roman" w:cs="Times New Roman"/>
          <w:color w:val="auto"/>
          <w:sz w:val="22"/>
          <w:szCs w:val="22"/>
        </w:rPr>
        <w:fldChar w:fldCharType="separate"/>
      </w:r>
      <w:r w:rsidR="00025FA2" w:rsidRPr="001E7A27">
        <w:rPr>
          <w:rFonts w:ascii="Times New Roman" w:hAnsi="Times New Roman" w:cs="Times New Roman"/>
          <w:noProof/>
          <w:color w:val="auto"/>
          <w:sz w:val="22"/>
          <w:szCs w:val="22"/>
        </w:rPr>
        <w:t>(</w:t>
      </w:r>
      <w:ins w:id="796" w:author="Robin Matthews" w:date="2021-06-17T15:42:00Z">
        <w:r w:rsidR="00B869BC" w:rsidRPr="001E7A27">
          <w:rPr>
            <w:rFonts w:ascii="Times New Roman" w:hAnsi="Times New Roman" w:cs="Times New Roman"/>
            <w:noProof/>
            <w:color w:val="auto"/>
            <w:sz w:val="22"/>
            <w:szCs w:val="22"/>
          </w:rPr>
          <w:t xml:space="preserve">H. </w:t>
        </w:r>
      </w:ins>
      <w:r w:rsidR="00025FA2" w:rsidRPr="001E7A27">
        <w:rPr>
          <w:rFonts w:ascii="Times New Roman" w:hAnsi="Times New Roman" w:cs="Times New Roman"/>
          <w:noProof/>
          <w:color w:val="auto"/>
          <w:sz w:val="22"/>
          <w:szCs w:val="22"/>
        </w:rPr>
        <w:t>Fischer et al., 2019</w:t>
      </w:r>
      <w:del w:id="797" w:author="Robin Matthews" w:date="2021-06-17T15:42:00Z">
        <w:r w:rsidR="00025FA2" w:rsidRPr="001E7A27" w:rsidDel="00B869BC">
          <w:rPr>
            <w:rFonts w:ascii="Times New Roman" w:hAnsi="Times New Roman" w:cs="Times New Roman"/>
            <w:noProof/>
            <w:color w:val="auto"/>
            <w:sz w:val="22"/>
            <w:szCs w:val="22"/>
          </w:rPr>
          <w:delText>b</w:delText>
        </w:r>
      </w:del>
      <w:r w:rsidR="00025FA2" w:rsidRPr="001E7A27">
        <w:rPr>
          <w:rFonts w:ascii="Times New Roman" w:hAnsi="Times New Roman" w:cs="Times New Roman"/>
          <w:noProof/>
          <w:color w:val="auto"/>
          <w:sz w:val="22"/>
          <w:szCs w:val="22"/>
        </w:rPr>
        <w:t>)</w:t>
      </w:r>
      <w:r w:rsidRPr="001E7A27">
        <w:rPr>
          <w:rFonts w:ascii="Times New Roman" w:hAnsi="Times New Roman" w:cs="Times New Roman"/>
          <w:color w:val="auto"/>
          <w:sz w:val="22"/>
          <w:szCs w:val="22"/>
        </w:rPr>
        <w:fldChar w:fldCharType="end"/>
      </w:r>
      <w:commentRangeEnd w:id="793"/>
      <w:r w:rsidR="00025FA2" w:rsidRPr="001E7A27">
        <w:rPr>
          <w:rStyle w:val="CommentReference"/>
          <w:rFonts w:ascii="Times New Roman" w:eastAsia="Times New Roman" w:hAnsi="Times New Roman" w:cstheme="minorBidi"/>
          <w:color w:val="auto"/>
        </w:rPr>
        <w:commentReference w:id="793"/>
      </w:r>
      <w:r w:rsidRPr="001E7A27">
        <w:rPr>
          <w:rFonts w:ascii="Times New Roman" w:hAnsi="Times New Roman" w:cs="Times New Roman"/>
          <w:color w:val="auto"/>
          <w:sz w:val="22"/>
          <w:szCs w:val="22"/>
        </w:rPr>
        <w:t>. In contrast, marine emissions increased more gradually, modulated by global ocean circulation reorgani</w:t>
      </w:r>
      <w:ins w:id="798" w:author="Soapbox" w:date="2021-07-16T10:07:00Z">
        <w:r w:rsidR="005D3299" w:rsidRPr="001E7A27">
          <w:rPr>
            <w:rFonts w:ascii="Times New Roman" w:hAnsi="Times New Roman" w:cs="Times New Roman"/>
            <w:color w:val="auto"/>
            <w:sz w:val="22"/>
            <w:szCs w:val="22"/>
          </w:rPr>
          <w:t>z</w:t>
        </w:r>
      </w:ins>
      <w:del w:id="799" w:author="Soapbox" w:date="2021-07-16T10:07:00Z">
        <w:r w:rsidRPr="001E7A27" w:rsidDel="005D3299">
          <w:rPr>
            <w:rFonts w:ascii="Times New Roman" w:hAnsi="Times New Roman" w:cs="Times New Roman"/>
            <w:color w:val="auto"/>
            <w:sz w:val="22"/>
            <w:szCs w:val="22"/>
          </w:rPr>
          <w:delText>s</w:delText>
        </w:r>
      </w:del>
      <w:r w:rsidRPr="001E7A27">
        <w:rPr>
          <w:rFonts w:ascii="Times New Roman" w:hAnsi="Times New Roman" w:cs="Times New Roman"/>
          <w:color w:val="auto"/>
          <w:sz w:val="22"/>
          <w:szCs w:val="22"/>
        </w:rPr>
        <w:t>ation.</w:t>
      </w:r>
    </w:p>
    <w:p w14:paraId="626D5586" w14:textId="77777777" w:rsidR="00FF6AB5" w:rsidRPr="001E7A27" w:rsidRDefault="00FF6AB5" w:rsidP="00FA7D52">
      <w:pPr>
        <w:pStyle w:val="AR6BodyText"/>
        <w:rPr>
          <w:rFonts w:cs="Times New Roman"/>
          <w:color w:val="000000" w:themeColor="text1"/>
          <w:lang w:val="en-GB"/>
        </w:rPr>
      </w:pPr>
    </w:p>
    <w:p w14:paraId="74A15151" w14:textId="3FB0C10C" w:rsidR="00FA7D52" w:rsidRPr="001E7A27" w:rsidRDefault="00FA7D52" w:rsidP="00FA7D52">
      <w:pPr>
        <w:pStyle w:val="AR6BodyText"/>
        <w:rPr>
          <w:rFonts w:cs="Times New Roman"/>
          <w:lang w:val="en-GB"/>
        </w:rPr>
      </w:pPr>
      <w:r w:rsidRPr="001E7A27">
        <w:rPr>
          <w:rFonts w:cs="Times New Roman"/>
          <w:lang w:val="en-GB"/>
        </w:rPr>
        <w:t>The gradual increase in atmospheric CO</w:t>
      </w:r>
      <w:r w:rsidRPr="001E7A27">
        <w:rPr>
          <w:rFonts w:cs="Times New Roman"/>
          <w:vertAlign w:val="subscript"/>
          <w:lang w:val="en-GB"/>
        </w:rPr>
        <w:t>2</w:t>
      </w:r>
      <w:r w:rsidRPr="001E7A27">
        <w:rPr>
          <w:rFonts w:cs="Times New Roman"/>
          <w:lang w:val="en-GB"/>
        </w:rPr>
        <w:t xml:space="preserve"> across the LDT was punctuated by three centennial 10–13 ppm increments, coeval with 100–200 ppb increases in CH</w:t>
      </w:r>
      <w:r w:rsidRPr="001E7A27">
        <w:rPr>
          <w:rFonts w:cs="Times New Roman"/>
          <w:vertAlign w:val="subscript"/>
          <w:lang w:val="en-GB"/>
        </w:rPr>
        <w:t>4</w:t>
      </w:r>
      <w:r w:rsidRPr="001E7A27">
        <w:rPr>
          <w:rFonts w:cs="Times New Roman"/>
          <w:lang w:val="en-GB"/>
        </w:rPr>
        <w:t xml:space="preserv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"10.1038/nature13799", "ISBN" : "0028-0836", "ISSN" : "0028-0836", "PMID" : "25355363", "abstract" : "Global climate and the concentration of atmospheric carbon dioxide (CO2) are correlated over recent glacial cycles. The combination of processes responsible for a rise in atmospheric CO2 at the last glacial termination (23,000 to 9,000 years ago), however, remains uncertain. Establishing the timing and rate of CO2 changes in the past provides critical insight into the mechanisms that influence the carbon cycle and helps put present and future anthropogenic emissions in context. Here we present CO2 and methane (CH4) records of the last deglaciation from a new high-accumulation West Antarctic ice core with unprecedented temporal resolution and precise chronology. We show that although low-frequency CO2 variations parallel changes in Antarctic temperature, abrupt CO2 changes occur that have a clear relationship with abrupt climate changes in the Northern Hemisphere. A significant proportion of the direct radiative forcing associated with the rise in atmospheric CO2 occurred in three sudden steps, each of 10 to 15 parts per million. Every step took place in less than two centuries and was followed by no notable change in atmospheric CO2 for about 1,000 to 1,500 years. Slow, millennial-scale ventilation of Southern Ocean CO2-rich, deep-ocean water masses is thought to have been fundamental to the rise in atmospheric CO2 associated with the glacial termination, given the strong covariance of CO2 levels and Antarctic temperatures. Our data establish a contribution from an abrupt, centennial-scale mode of CO2 variability that is not directly related to Antarctic temperature. We suggest that processes operating on centennial timescales, probably involving the Atlantic meridional overturning circulation, seem to be influencing global carbon-cycle dynamics and are at present not widely considered in Earth system models.",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 C.", "non-dropping-particle" : "", "parse-names" : false, "suffix" : "" }, { "dropping-particle" : "", "family" : "Brook", "given" : "Edward J.", "non-dropping-particle" : "", "parse-names" : false, "suffix" : "" } ], "container-title" : "Nature", "id" : "ITEM-1", "issue" : "7524", "issued" : { "date-parts" : [ [ "2014", "10", "30" ] ] }, "page" : "616-619", "title" : "Centennial-scale changes in the global carbon cycle during the last deglaciation", "translator" : [ { "dropping-particle" : "", "family" : "L4393", "given" : "", "non-dropping-particle" : "", "parse-names" : false, "suffix" : "" } ], "type" : "article-journal", "volume" : "514" }, "uris" : [ "http://www.mendeley.com/documents/?uuid=407c6807-3780-3544-a42c-0cc59556154e" ] } ], "mendeley" : { "formattedCitation" : "(Marcott et al., 2014)", "plainTextFormattedCitation" : "(Marcott et al., 2014)", "previouslyFormattedCitation" : "(Marcott et al., 2014)"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(Marcott et al., 2014)</w:t>
      </w:r>
      <w:r w:rsidRPr="001E7A27">
        <w:rPr>
          <w:rFonts w:cs="Times New Roman"/>
          <w:lang w:val="en-GB"/>
        </w:rPr>
        <w:fldChar w:fldCharType="end"/>
      </w:r>
      <w:r w:rsidRPr="001E7A27">
        <w:rPr>
          <w:rFonts w:cs="Times New Roman"/>
          <w:lang w:val="en-GB"/>
        </w:rPr>
        <w:t>, reminiscent of similar oscillations reported for the last ice age associated with transient warming events (Dansgaard/Oeschger (DO) events</w:t>
      </w:r>
      <w:del w:id="800" w:author="Ian Blenkinsop" w:date="2021-07-28T12:23:00Z">
        <w:r w:rsidRPr="001E7A27" w:rsidDel="00A94E44">
          <w:rPr>
            <w:rFonts w:cs="Times New Roman"/>
            <w:lang w:val="en-GB"/>
          </w:rPr>
          <w:delText xml:space="preserve">) </w:delText>
        </w:r>
      </w:del>
      <w:ins w:id="801" w:author="Ian Blenkinsop" w:date="2021-07-28T12:23:00Z">
        <w:r w:rsidR="00A94E44" w:rsidRPr="001E7A27">
          <w:rPr>
            <w:rFonts w:cs="Times New Roman"/>
            <w:lang w:val="en-GB"/>
          </w:rPr>
          <w:t xml:space="preserve">; </w:t>
        </w:r>
      </w:ins>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"10.1038/ncomms4723", "ISSN" : "2041-1723", "author" : [ { "dropping-particle" : "", "family" : "Ahn", "given" : "Jinho", "non-dropping-particle" : "", "parse-names" : false, "suffix" : "" }, { "dropping-particle" : "", "family" : "Brook", "given" : "Edward J", "non-dropping-particle" : "", "parse-names" : false, "suffix" : "" } ], "container-title" : "Nature Communications", "id" : "ITEM-1", "issue" : "1", "issued" : { "date-parts" : [ [ "2014", "12", "29" ] ] }, "note" : "added by A.Eliseev 25.01.2019", "page" : "3723", "publisher" : "The Author(s)", "title" : "Siple Dome ice reveals two modes of millennial CO2 change during the last ice age", "translator" : [ { "dropping-particle" : "", "family" : "L4734", "given" : "", "non-dropping-particle" : "", "parse-names" : false, "suffix" : "" } ], "type" : "article-journal", "volume" : "5" }, "uris" : [ "http://www.mendeley.com/documents/?uuid=81d1c4ac-1de7-4c47-a2ff-e476e02f6d93" ] }, { "id" : "ITEM-2", "itemData" : { "DOI" : "10.1029/2018GL077881", "ISSN" : "00948276", "abstract" : "Abstract Changes in atmospheric CO2 on millennial-to-centennial timescales are key components of past climate variability during the last glacial and deglacial periods (70\u201310 ka), yet the sources and mechanisms responsible for the CO2 fluctuations remain largely obscure. Here we report the 13C/12C ratio of atmospheric CO2 during a key interval of the last glacial period at submillennial resolution, with coeval histories of atmospheric CO2, CH4, and N2O concentrations. The carbon isotope data suggest that the millennial-scale CO2 variability in Marine Isotope Stage 3 is driven largely by changes in the organic carbon cycle, most likely by sequestration of respired carbon in the deep ocean. Centennial-scale CO2 variations, distinguished by carbon isotope signatures, are associated with both abrupt hydrological change in the tropics (e.g., Heinrich events) and rapid increases in Northern Hemisphere temperature (Dansgaard-Oeschger events). These events can be linked to modes of variability during the last deglaciation, thus suggesting that drivers of millennial and centennial CO2 variability during both periods are intimately linked to abrupt climate variability.", "author" : [ { "dropping-particle" : "", "family" : "Bauska", "given" : "T K", "non-dropping-particle" : "", "parse-names" : false, "suffix" : "" }, { "dropping-particle" : "", "family" : "Brook", "given" : "E J", "non-dropping-particle" : "", "parse-names" : false, "suffix" : "" }, { "dropping-particle" : "", "family" : "Marcott", "given" : "S A", "non-dropping-particle" : "", "parse-names" : false, "suffix" : "" }, { "dropping-particle" : "", "family" : "Baggenstos", "given" : "D", "non-dropping-particle" : "", "parse-names" : false, "suffix" : "" }, { "dropping-particle" : "", "family" : "Shackleton", "given" : "S", "non-dropping-particle" : "", "parse-names" : false, "suffix" : "" }, { "dropping-particle" : "", "family" : "Severinghaus", "given" : "J P", "non-dropping-particle" : "", "parse-names" : false, "suffix" : "" }, { "dropping-particle" : "V", "family" : "Petrenko", "given" : "V", "non-dropping-particle" : "", "parse-names" : false, "suffix" : "" } ], "container-title" : "Geophysical Research Letters", "id" : "ITEM-2", "issue" : "15", "issued" : { "date-parts" : [ [ "2018", "8", "16" ] ] }, "page" : "7731-7740", "title" : "Controls on Millennial-Scale Atmospheric CO 2 Variability During the Last Glacial Period", "translator" : [ { "dropping-particle" : "", "family" : "L4102", "given" : "", "non-dropping-particle" : "", "parse-names" : false, "suffix" : "" } ], "type" : "article-journal", "volume" : "45" }, "uris" : [ "http://www.mendeley.com/documents/?uuid=df57cca2-b21a-4acf-93ed-2781db6afa2a" ] }, { "id" : "ITEM-3", "itemData" : { "DOI" : "10.1002/2016GB005570", "author" : [ { "dropping-particle" : "", "family" : "Rhodes", "given" : "Rachael H", "non-dropping-particle" : "", "parse-names" : false, "suffix" : "" }, { "dropping-particle" : "", "family" : "Brook", "given" : "Edward J", "non-dropping-particle" : "", "parse-names" : false, "suffix" : "" }, { "dropping-particle" : "", "family" : "McConnell", "given" : "Joseph R", "non-dropping-particle" : "", "parse-names" : false, "suffix" : "" }, { "dropping-particle" : "", "family" : "Blunier", "given" : "Thomas", "non-dropping-particle" : "", "parse-names" : false, "suffix" : "" }, { "dropping-particle" : "", "family" : "Sime", "given" : "Louise C", "non-dropping-particle" : "", "parse-names" : false, "suffix" : "" }, { "dropping-particle" : "", "family" : "Fa\u00efn", "given" : "Xavier", "non-dropping-particle" : "", "parse-names" : false, "suffix" : "" }, { "dropping-particle" : "", "family" : "Mulvaney", "given" : "Robert", "non-dropping-particle" : "", "parse-names" : false, "suffix" : "" } ], "container-title" : "Global Biogeochemical Cycles", "id" : "ITEM-3", "issued" : { "date-parts" : [ [ "2017" ] ] }, "page" : "575\u2013590", "title" : "Atmospheric methane variability: Centennial-scale signals in the Last Glacial Period", "translator" : [ { "dropping-particle" : "", "family" : "L3654", "given" : "", "non-dropping-particle" : "", "parse-names" : false, "suffix" : "" } ], "type" : "article-journal", "volume" : "31" }, "uris" : [ "http://www.mendeley.com/documents/?uuid=f7f7ed57-6c0c-4a98-93ac-5db76ed988a5" ] } ], "mendeley" : { "formattedCitation" : "(Ahn and Brook, 2014; Rhodes et al., 2017; Bauska et al., 2018)", "plainTextFormattedCitation" : "(Ahn and Brook, 2014; Rhodes et al., 2017; Bauska et al., 2018)", "previouslyFormattedCitation" : "(Ahn and Brook, 2014; Rhodes et al., 2017; Bauska et al., 2018)" }, "properties" : { "noteIndex" : 0 }, "schema" : "https://github.com/citation-style-language/schema/raw/master/csl-citation.json" }</w:instrText>
      </w:r>
      <w:r w:rsidRPr="001E7A27">
        <w:rPr>
          <w:rFonts w:cs="Times New Roman"/>
          <w:lang w:val="en-GB"/>
        </w:rPr>
        <w:fldChar w:fldCharType="separate"/>
      </w:r>
      <w:del w:id="802" w:author="Ian Blenkinsop" w:date="2021-07-28T12:23:00Z">
        <w:r w:rsidR="00025FA2" w:rsidRPr="001E7A27" w:rsidDel="00A94E44">
          <w:rPr>
            <w:rFonts w:cs="Times New Roman"/>
            <w:noProof/>
            <w:lang w:val="en-GB"/>
          </w:rPr>
          <w:delText>(</w:delText>
        </w:r>
      </w:del>
      <w:r w:rsidR="00025FA2" w:rsidRPr="001E7A27">
        <w:rPr>
          <w:rFonts w:cs="Times New Roman"/>
          <w:noProof/>
          <w:lang w:val="en-GB"/>
        </w:rPr>
        <w:t>Ahn and Brook, 2014; Rhodes et al., 2017; Bauska et al., 2018)</w:t>
      </w:r>
      <w:r w:rsidRPr="001E7A27">
        <w:rPr>
          <w:rFonts w:cs="Times New Roman"/>
          <w:lang w:val="en-GB"/>
        </w:rPr>
        <w:fldChar w:fldCharType="end"/>
      </w:r>
      <w:r w:rsidRPr="001E7A27">
        <w:rPr>
          <w:rFonts w:cs="Times New Roman"/>
          <w:lang w:val="en-GB"/>
        </w:rPr>
        <w:t xml:space="preserve"> as well as previous deglacial transitions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"10.1126/science.aay8178", "ISSN" : "10959203", "PMID" : "32820127", "abstract" : "Pulse-like carbon dioxide release to the atmosphere on centennial time scales has only been identified for the most recent glacial and deglacial periods and is thought to be absent during warmer climate conditions. Here, we present a high-resolution carbon dioxide record from 330,000 to 450,000 years before present, revealing pronounced carbon dioxide jumps (CDJ) under cold and warm climate conditions. CDJ come in two varieties that we attribute to invigoration or weakening of the Atlantic meridional overturning circulation (AMOC) and associated northward and southward shifts of the intertropical convergence zone, respectively. We find that CDJ are pervasive features of the carbon cycle that can occur during interglacial climate conditions if land ice masses are sufficiently extended to be able to disturb the AMOC by freshwater input.", "author" : [ { "dropping-particle" : "", "family" : "Nehrbass-Ahles", "given" : "C.", "non-dropping-particle" : "", "parse-names" : false, "suffix" : "" }, { "dropping-particle" : "", "family" : "Shin", "given" : "J.", "non-dropping-particle" : "", "parse-names" : false, "suffix" : "" }, { "dropping-particle" : "", "family" : "Schmitt", "given" : "J.", "non-dropping-particle" : "", "parse-names" : false, "suffix" : "" }, { "dropping-particle" : "", "family" : "Bereiter", "given" : "B.", "non-dropping-particle" : "", "parse-names" : false, "suffix" : "" }, { "dropping-particle" : "", "family" : "Joos", "given" : "F.", "non-dropping-particle" : "", "parse-names" : false, "suffix" : "" }, { "dropping-particle" : "", "family" : "Schilt", "given" : "A.", "non-dropping-particle" : "", "parse-names" : false, "suffix" : "" }, { "dropping-particle" : "", "family" : "Schmidely", "given" : "L.", "non-dropping-particle" : "", "parse-names" : false, "suffix" : "" }, { "dropping-particle" : "", "family" : "Silva", "given" : "L.", "non-dropping-particle" : "", "parse-names" : false, "suffix" : "" }, { "dropping-particle" : "", "family" : "Teste", "given" : "G.", "non-dropping-particle" : "", "parse-names" : false, "suffix" : "" }, { "dropping-particle" : "", "family" : "Grilli", "given" : "R.", "non-dropping-particle" : "", "parse-names" : false, "suffix" : "" }, { "dropping-particle" : "", "family" : "Chappellaz", "given" : "J.", "non-dropping-particle" : "", "parse-names" : false, "suffix" : "" }, { "dropping-particle" : "", "family" : "Hodell", "given" : "D.", "non-dropping-particle" : "", "parse-names" : false, "suffix" : "" }, { "dropping-particle" : "", "family" : "Fischer", "given" : "H.", "non-dropping-particle" : "", "parse-names" : false, "suffix" : "" }, { "dropping-particle" : "", "family" : "Stocker", "given" : "T. F.", "non-dropping-particle" : "", "parse-names" : false, "suffix" : "" } ], "container-title" : "Science", "id" : "ITEM-1", "issue" : "6506", "issued" : { "date-parts" : [ [ "2020" ] ] }, "page" : "1000-1005", "title" : "Abrupt CO2 release to the atmosphere under glacia and early interglacial climate conditions", "translator" : [ { "dropping-particle" : "", "family" : "L7106", "given" : "", "non-dropping-particle" : "", "parse-names" : false, "suffix" : "" } ], "type" : "article-journal", "volume" : "369" }, "uris" : [ "http://www.mendeley.com/documents/?uuid=a4c5b40c-bfec-4d7a-bee7-d1a026bcdeae" ] } ], "mendeley" : { "formattedCitation" : "(Nehrbass-Ahles et al., 2020)", "plainTextFormattedCitation" : "(Nehrbass-Ahles et al., 2020)", "previouslyFormattedCitation" : "(Nehrbass-Ahles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(Nehrbass-Ahles et al., 2020)</w:t>
      </w:r>
      <w:r w:rsidRPr="001E7A27">
        <w:rPr>
          <w:rFonts w:cs="Times New Roman"/>
          <w:lang w:val="en-GB"/>
        </w:rPr>
        <w:fldChar w:fldCharType="end"/>
      </w:r>
      <w:r w:rsidRPr="001E7A27">
        <w:rPr>
          <w:rFonts w:cs="Times New Roman"/>
          <w:lang w:val="en-GB"/>
        </w:rPr>
        <w:t xml:space="preserve">. </w:t>
      </w:r>
      <w:r w:rsidR="00813E38" w:rsidRPr="001E7A27">
        <w:rPr>
          <w:rFonts w:cs="Times New Roman"/>
          <w:lang w:val="en-GB"/>
        </w:rPr>
        <w:t>The rate of change in atmospheric CO</w:t>
      </w:r>
      <w:r w:rsidR="00813E38" w:rsidRPr="001E7A27">
        <w:rPr>
          <w:rFonts w:cs="Times New Roman"/>
          <w:vertAlign w:val="subscript"/>
          <w:lang w:val="en-GB"/>
        </w:rPr>
        <w:t>2</w:t>
      </w:r>
      <w:r w:rsidR="00813E38" w:rsidRPr="001E7A27">
        <w:rPr>
          <w:rFonts w:cs="Times New Roman"/>
          <w:lang w:val="en-GB"/>
        </w:rPr>
        <w:t xml:space="preserve"> accumulation during these transient events exceed</w:t>
      </w:r>
      <w:ins w:id="803" w:author="Soapbox" w:date="2021-07-16T10:09:00Z">
        <w:r w:rsidR="00B41D70" w:rsidRPr="001E7A27">
          <w:rPr>
            <w:rFonts w:cs="Times New Roman"/>
            <w:lang w:val="en-GB"/>
          </w:rPr>
          <w:t>s</w:t>
        </w:r>
      </w:ins>
      <w:r w:rsidR="00813E38" w:rsidRPr="001E7A27">
        <w:rPr>
          <w:rFonts w:cs="Times New Roman"/>
          <w:lang w:val="en-GB"/>
        </w:rPr>
        <w:t xml:space="preserve"> the averaged deglacial growth rates by at least 50% (Table 2.1, Figure 5.4). </w:t>
      </w:r>
      <w:r w:rsidRPr="001E7A27">
        <w:rPr>
          <w:rFonts w:cs="Times New Roman"/>
          <w:lang w:val="en-GB"/>
        </w:rPr>
        <w:t>The early deglacial release of reminerali</w:t>
      </w:r>
      <w:ins w:id="804" w:author="Soapbox" w:date="2021-07-16T11:08:00Z">
        <w:r w:rsidR="00507331" w:rsidRPr="001E7A27">
          <w:rPr>
            <w:rFonts w:cs="Times New Roman"/>
            <w:lang w:val="en-GB"/>
          </w:rPr>
          <w:t>z</w:t>
        </w:r>
      </w:ins>
      <w:del w:id="805" w:author="Soapbox" w:date="2021-07-16T11:08:00Z">
        <w:r w:rsidRPr="001E7A27" w:rsidDel="00507331">
          <w:rPr>
            <w:rFonts w:cs="Times New Roman"/>
            <w:lang w:val="en-GB"/>
          </w:rPr>
          <w:delText>s</w:delText>
        </w:r>
      </w:del>
      <w:r w:rsidRPr="001E7A27">
        <w:rPr>
          <w:rFonts w:cs="Times New Roman"/>
          <w:lang w:val="en-GB"/>
        </w:rPr>
        <w:t xml:space="preserve">ed carbon from the ocean abyss coincided with the resumption of Southern Ocean overturning circulation </w:t>
      </w:r>
      <w:commentRangeStart w:id="806"/>
      <w:commentRangeStart w:id="807"/>
      <w:r w:rsidRPr="001E7A27">
        <w:rPr>
          <w:rFonts w:cs="Times New Roman"/>
          <w:lang w:val="en-GB"/>
        </w:rPr>
        <w:fldChar w:fldCharType="begin" w:fldLock="1"/>
      </w:r>
      <w:r w:rsidR="007B506D" w:rsidRPr="001E7A27">
        <w:rPr>
          <w:rFonts w:cs="Times New Roman"/>
          <w:lang w:val="en-GB"/>
        </w:rPr>
        <w:instrText>ADDIN CSL_CITATION { "citationItems" : [ { "id" : "ITEM-1", "itemData" : { "DOI" : "10.1126/science.1183627", "ISSN" : "0036-8075", "PMID" : "20508128", "abstract" : "Past glacial-interglacial increases in the concentration of atmospheric carbon dioxide (CO2) are thought to arise from the rapid release of CO2 sequestered in the deep sea, primarily via the Southern Ocean. Here, we present radiocarbon evidence from the Atlantic sector of the Southern Ocean that strongly supports this hypothesis. We show that during the last glacial period, deep water circulating around Antarctica was more than two times older than today relative to the atmosphere. During deglaciation, the dissipation of this old and presumably CO2-enriched deep water played an important role in the pulsed rise of atmospheric CO2 through its variable influence on the upwelling branch of the Antarctic overturning circulation.", "author" : [ { "dropping-particle" : "", "family" : "Skinner", "given" : "L C", "non-dropping-particle" : "", "parse-names" : false, "suffix" : "" }, { "dropping-particle" : "", "family" : "Fallon", "given" : "S", "non-dropping-particle" : "", "parse-names" : false, "suffix" : "" }, { "dropping-particle" : "", "family" : "Waelbroeck", "given" : "C", "non-dropping-particle" : "", "parse-names" : false, "suffix" : "" }, { "dropping-particle" : "", "family" : "Michel", "given" : "E", "non-dropping-particle" : "", "parse-names" : false, "suffix" : "" }, { "dropping-particle" : "", "family" : "Barker", "given" : "S", "non-dropping-particle" : "", "parse-names" : false, "suffix" : "" } ], "container-title" : "Science", "id" : "ITEM-1", "issue" : "5982", "issued" : { "date-parts" : [ [ "2010", "5", "28" ] ] }, "page" : "1147-1151", "publisher" : "American Association for the Advancement of Science", "title" : "Ventilation of the Deep Southern Ocean and Deglacial CO2 Rise", "translator" : [ { "dropping-particle" : "", "family" : "L4615", "given" : "", "non-dropping-particle" : "", "parse-names" : false, "suffix" : "" } ], "type" : "article-journal", "volume" : "328" }, "uris" : [ "http://www.mendeley.com/documents/?uuid=cc54ac31-59f5-39ca-b992-9341f5f5c752" ] }, { "id" : "ITEM-2", "itemData" : { "DOI" : "10.1126/science.1217161", "ISSN" : "0036-8075", "abstract" : "The stable carbon isotope ratio of atmospheric CO2 (\u03b413Catm) is a key parameter in deciphering past carbon cycle changes. Here we present \u03b413Catm data for the past 24,000 years derived from three independent records from two Antarctic ice cores. We conclude that a pronounced 0.3 per mil decrease in \u03b413Catm during the early deglaciation can be best explained by upwelling of old, carbon-enriched waters in the Southern Ocean. Later in the deglaciation, regrowth of the terrestrial biosphere, changes in sea surface temperature, and ocean circulation governed the \u03b413Catm evolution. During the Last Glacial Maximum, \u03b413Catm and atmospheric CO2 concentration were essentially constant, which suggests that the carbon cycle was in dynamic equilibrium and that the net transfer of carbon to the deep ocean had occurred before then.", "author" : [ { "dropping-particle" : "", "family" : "Schmitt", "given" : "Jochen", "non-dropping-particle" : "", "parse-names" : false, "suffix" : "" }, { "dropping-particle" : "", "family" : "Schneider", "given" : "Robert", "non-dropping-particle" : "", "parse-names" : false, "suffix" : "" }, { "dropping-particle" : "", "family" : "Elsig", "given" : "Joachim", "non-dropping-particle" : "", "parse-names" : false, "suffix" : "" }, { "dropping-particle" : "", "family" : "Leuenberger", "given" : "D.", "non-dropping-particle" : "", "parse-names" : false, "suffix" : "" }, { "dropping-particle" : "", "family" : "Lourantou", "given" : "Anna", "non-dropping-particle" : "", "parse-names" : false, "suffix" : "" }, { "dropping-particle" : "", "family" : "Chappellaz", "given" : "J\u00e9r\u00f4me", "non-dropping-particle" : "", "parse-names" : false, "suffix" : "" }, { "dropping-particle" : "", "family" : "Kohler", "given" : "P.", "non-dropping-particle" : "", "parse-names" : false, "suffix" : "" }, { "dropping-particle" : "", "family" : "Joos", "given" : "Fortunat", "non-dropping-particle" : "", "parse-names" : false, "suffix" : "" }, { "dropping-particle" : "", "family" : "Stocker", "given" : "Thomas F.", "non-dropping-particle" : "", "parse-names" : false, "suffix" : "" }, { "dropping-particle" : "", "family" : "Leuenberger", "given" : "Markus", "non-dropping-particle" : "", "parse-names" : false, "suffix" : "" }, { "dropping-particle" : "", "family" : "Fischer", "given" : "Hubertus", "non-dropping-particle" : "", "parse-names" : false, "suffix" : "" } ], "container-title" : "Science", "id" : "ITEM-2", "issue" : "6082", "issued" : { "date-parts" : [ [ "2012", "5", "11" ] ] }, "page" : "711-714", "title" : "Carbon Isotope Constraints on the Deglacial CO2 Rise from Ice Cores", "translator" : [ { "dropping-particle" : "", "family" : "L4672", "given" : "", "non-dropping-particle" : "", "parse-names" : false, "suffix" : "" } ], "type" : "article-journal", "volume" : "336" }, "uris" : [ "http://www.mendeley.com/documents/?uuid=51cc7ac6-c05c-35e9-b5c0-eaa4614cc3cb" ] }, { "id" : "ITEM-3", "itemData" : { "DOI" : "10.1073/pnas.1323922111", "ISBN" : "0711232105", "ISSN" : "0027-8424", "PMID" : "24889624", "abstract" : "In the modern climate, the ocean below 2 km is mainly filled by waters sinking into the abyss around Antarctica and in the North Atlantic. Paleoproxies indicate that waters of North Atlantic origin were instead absent below 2 km at the Last Glacial Maximum, resulting in an expansion of the volume occupied by Antarctic origin waters. In this study we show that this rearrangement of deep water masses is dynamically linked to the expansion of summer sea ice around Antarctica. A simple theory further suggests that these deep waters only came to the surface under sea ice, which insulated them from atmospheric forcing, and were weakly mixed with overlying waters, thus being able to store carbon for long times. This unappreciated link between the expansion of sea ice and the appearance of a voluminous and insulated water mass may help quantify the ocean's role in regulating atmospheric carbon dioxide on glacial-interglacial timescales. Previous studies pointed to many independent changes in ocean physics to account for the observed swings in atmospheric carbon dioxide. Here it is shown that many of these changes are dynamically linked and therefore must co-occur.", "author" : [ { "dropping-particle" : "", "family" : "Ferrari", "given" : "R.", "non-dropping-particle" : "", "parse-names" : false, "suffix" : "" }, { "dropping-particle" : "", "family" : "Jansen", "given" : "M. F.", "non-dropping-particle" : "", "parse-names" : false, "suffix" : "" }, { "dropping-particle" : "", "family" : "Adkins", "given" : "J. F.", "non-dropping-particle" : "", "parse-names" : false, "suffix" : "" }, { "dropping-particle" : "", "family" : "Burke", "given" : "A.", "non-dropping-particle" : "", "parse-names" : false, "suffix" : "" }, { "dropping-particle" : "", "family" : "Stewart", "given" : "A. L.", "non-dropping-particle" : "", "parse-names" : false, "suffix" : "" }, { "dropping-particle" : "", "family" : "Thompson", "given" : "A. F.", "non-dropping-particle" : "", "parse-names" : false, "suffix" : "" } ], "container-title" : "Proceedings of the National Academy of Sciences", "id" : "ITEM-3", "issue" : "24", "issued" : { "date-parts" : [ [ "2014", "6", "17" ] ] }, "page" : "8753-8758", "title" : "Antarctic sea ice control on ocean circulation in present and glacial climates", "translator" : [ { "dropping-particle" : "", "family" : "L5369", "given" : "", "non-dropping-particle" : "", "parse-names" : false, "suffix" : "" } ], "type" : "article-journal", "volume" : "111" }, "uris" : [ "http://www.mendeley.com/documents/?uuid=116fe5e5-e272-3fd5-b046-a207f9229e10" ] }, { "id" : "ITEM-4", "itemData" : { "DOI" : "10.1038/ncomms11539", "ISBN" : "2041-1723 (Electronic)\\r2041-1723 (Linking)", "ISSN" : "2041-1723", "PMID" : "27187527",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"ITEM-4", "issue" : "1", "issued" : { "date-parts" : [ [ "2016", "12", "17" ] ] }, "page" : "11539", "title" : "Biological and physical controls in the Southern Ocean on past millennial-scale atmospheric CO2 changes", "translator" : [ { "dropping-particle" : "", "family" : "L4387", "given" : "", "non-dropping-particle" : "", "parse-names" : false, "suffix" : "" } ], "type" : "article-journal", "volume" : "7" }, "uris" : [ "http://www.mendeley.com/documents/?uuid=990aabc4-0bbd-32d0-ab7c-6a18d919ede6" ] }, { "id" : "ITEM-5", "itemData" : { "DOI" : "10.1038/s41467-020-20034-1", "ISSN" : "2041-1723", "author" : [ { "dropping-particle" : "", "family" : "Gottschalk", "given" : "Julia", "non-dropping-particle" : "", "parse-names" : false, "suffix" : "" }, { "dropping-particle" : "", "family" : "Michel", "given" : "Elisabeth", "non-dropping-particle" : "", "parse-names" : false, "suffix" : "" }, { "dropping-particle" : "", "family" : "Th\u00f6le", "given" : "Lena M", "non-dropping-particle" : "", "parse-names" : false, "suffix" : "" }, { "dropping-particle" : "", "family" : "Studer", "given" : "Anja S", "non-dropping-particle" : "", "parse-names" : false, "suffix" : "" }, { "dropping-particle" : "", "family" : "Hasenfratz", "given" : "Adam P", "non-dropping-particle" : "", "parse-names" : false, "suffix" : "" }, { "dropping-particle" : "", "family" : "Schmid", "given" : "Nicole", "non-dropping-particle" : "", "parse-names" : false, "suffix" : "" }, { "dropping-particle" : "", "family" : "Butzin", "given" : "Martin", "non-dropping-particle" : "", "parse-names" : false, "suffix" : "" }, { "dropping-particle" : "", "family" : "Mazaud", "given" : "Alain", "non-dropping-particle" : "", "parse-names" : false, "suffix" : "" }, { "dropping-particle" : "", "family" : "Mart\u00ednez-Garc\u00eda", "given" : "Alfredo", "non-dropping-particle" : "", "parse-names" : false, "suffix" : "" }, { "dropping-particle" : "", "family" : "Szidat", "given" : "S\u00f6nke", "non-dropping-particle" : "", "parse-names" : false, "suffix" : "" }, { "dropping-particle" : "", "family" : "Jaccard", "given" : "Samuel L", "non-dropping-particle" : "", "parse-names" : false, "suffix" : "" } ], "container-title" : "Nature Communications", "id" : "ITEM-5", "issue" : "1", "issued" : { "date-parts" : [ [ "2020" ] ] }, "page" : "6192", "title" : "Glacial heterogeneity in Southern Ocean carbon storage abated by fast South Indian deglacial carbon release", "translator" : [ { "dropping-particle" : "", "family" : "L7351", "given" : "", "non-dropping-particle" : "", "parse-names" : false, "suffix" : "" } ], "type" : "article-journal", "volume" : "11" }, "uris" : [ "http://www.mendeley.com/documents/?uuid=2f348241-66d5-49c0-8f1f-b61dd06f88fa" ] }, { "id" : "ITEM-6", "itemData" : { "DOI" : "10.1038/nature16514", "ISSN" : "0028-0836", "abstract" : "No single mechanism can account for the full amplitude of past atmospheric carbon dioxide (CO2) concentration variability over glacial\u2013interglacial cycles1. A build-up of carbon in the deep ocean has been shown to have occurred during the Last Glacial Maximum2,3. However, the mechanisms responsible for the release of the deeply sequestered carbon to the atmosphere at deglaciation, and the relative importance of deep ocean sequestration in regulating millennial-timescale variations in atmospheric CO2 concentration before the Last Glacial Maximum, have remained unclear. Here we present sedimentary redox-sensitive trace-metal records from the Antarctic Zone of the Southern Ocean that provide a reconstruction of transient changes in deep ocean oxygenation and, by inference, respired carbon storage throughout the last glacial cycle. Our data suggest that respired carbon was removed from the abyssal Southern Ocean during the Northern Hemisphere cold phases of the deglaciation, when atmospheric CO2 concentration increased rapidly, reflecting\u2014at least in part\u2014a combination of dwindling iron fertilization by dust and enhanced deep ocean ventilation. Furthermore, our records show that the observed covariation between atmospheric CO2 concentration and abyssal Southern Ocean oxygenation was maintained throughout most of the past 80,000 years. This suggests that on millennial timescales deep ocean circulation and iron fertilization in the Southern Ocean played a consistent role in modifying atmospheric CO2 concentration.", "author" : [ { "dropping-particle" : "", "family" : "Jaccard", "given" : "Samuel L", "non-dropping-particle" : "", "parse-names" : false, "suffix" : "" }, { "dropping-particle" : "", "family" : "Galbraith", "given" : "Eric D", "non-dropping-particle" : "", "parse-names" : false, "suffix" : "" }, { "dropping-particle" : "", "family" : "Mart\u00ednez-Garc\u00eda", "given" : "Alfredo", "non-dropping-particle" : "", "parse-names" : false, "suffix" : "" }, { "dropping-particle" : "", "family" : "Anderson", "given" : "Robert F", "non-dropping-particle" : "", "parse-names" : false, "suffix" : "" } ], "container-title" : "Nature", "id" : "ITEM-6", "issue" : "7589", "issued" : { "date-parts" : [ [ "2016", "2", "3" ] ] }, "page" : "207-210", "publisher" : "Nature Publishing Group, a division of Macmillan Publishers Limited. All Rights Reserved.", "title" : "Covariation of deep Southern Ocean oxygenation and atmospheric CO2 through the last ice age", "translator" : [ { "dropping-particle" : "", "family" : "L4311", "given" : "", "non-dropping-particle" : "", "parse-names" : false, "suffix" : "" } ], "type" : "article-journal", "volume" : "530" }, "uris" : [ "http://www.mendeley.com/documents/?uuid=d0cc897c-9d5d-4c44-a350-b82fa62a3673" ] }, { "id" : "ITEM-7", "itemData" : { "DOI" : "10.1038/s41586-018-0614-0", "ISSN" : "0028-0836", "author" : [ { "dropping-particle" : "", "family" : "Rae", "given" : "J. W. B.", "non-dropping-particle" : "", "parse-names" : false, "suffix" : "" }, { "dropping-particle" : "", "family" : "Burke", "given" : "A.", "non-dropping-particle" : "", "parse-names" : false, "suffix" : "" }, { "dropping-particle" : "", "family" : "Robinson", "given" : "L. F.", "non-dropping-particle" : "", "parse-names" : false, "suffix" : "" }, { "dropping-particle" : "", "family" : "Adkins", "given" : "J. F.", "non-dropping-particle" : "", "parse-names" : false, "suffix" : "" }, { "dropping-particle" : "", "family" : "Chen", "given" : "T.", "non-dropping-particle" : "", "parse-names" : false, "suffix" : "" }, { "dropping-particle" : "", "family" : "Cole", "given" : "C.", "non-dropping-particle" : "", "parse-names" : false, "suffix" : "" }, { "dropping-particle" : "", "family" : "Greenop", "given" : "R.", "non-dropping-particle" : "", "parse-names" : false, "suffix" : "" }, { "dropping-particle" : "", "family" : "Li", "given" : "T.", "non-dropping-particle" : "", "parse-names" : false, "suffix" : "" }, { "dropping-particle" : "", "family" : "Littley", "given" : "E. F. M.", "non-dropping-particle" : "", "parse-names" : false, "suffix" : "" }, { "dropping-particle" : "", "family" : "Nita", "given" : "D. C.", "non-dropping-particle" : "", "parse-names" : false, "suffix" : "" }, { "dropping-particle" : "", "family" : "Stewart", "given" : "J. A.", "non-dropping-particle" : "", "parse-names" : false, "suffix" : "" }, { "dropping-particle" : "", "family" : "Taylor", "given" : "B. J.", "non-dropping-particle" : "", "parse-names" : false, "suffix" : "" } ], "container-title" : "Nature", "id" : "ITEM-7", "issue" : "7728", "issued" : { "date-parts" : [ [ "2018", "10", "24" ] ] }, "page" : "569-573", "title" : "CO2 storage and release in the deep Southern Ocean on millennial to centennial timescales", "translator" : [ { "dropping-particle" : "", "family" : "L5225", "given" : "", "non-dropping-particle" : "", "parse-names" : false, "suffix" : "" } ], "type" : "article-journal", "volume" : "562" }, "uris" : [ "http://www.mendeley.com/documents/?uuid=b89af17f-1b04-434a-86df-5bbd7754789b" ] }, { "id" : "ITEM-8", "itemData" : { "DOI" : "10.1038/s41561-019-0473-9", "ISSN" : "17520908", "abstract" : "Glacial\u2013interglacial changes in atmospheric CO2 are generally attributed to changes in seawater carbon chemistry in response to large-scale shifts in the ocean\u2019s biogeochemistry and general circulation. The Southern Ocean currently takes up more CO2 than any other and it is likely to have played a crucial role in regulating past atmospheric CO2. However, the physical, biological and chemical variables that control ocean\u2013atmosphere CO2 exchange during glacial\u2013interglacial cycles are not completely understood. Here we use boron isotopes and carbon isotopes in planktonic foraminifera and an alkenone-based proxy of temperature to reconstruct seawater pH and CO2 partial pressure in sub-Antarctic surface waters south of Tasmania over the past 25,000 years, and investigate the mechanisms that regulate seawater CO2. The new record shows that surface waters in this region were a sink for atmospheric CO2 during the Last Glacial Maximum. Our reconstruction suggests changes in the strength of the biological pump and the release of deep-ocean CO2 to surface waters contributed to the last deglacial rise in atmospheric CO2. These findings demonstrate that variations in upwelling intensity and the distribution of Southern Ocean water masses in this sector played a key role in regulating atmospheric CO2 during the last glacial\u2013interglacial cycle.", "author" : [ { "dropping-particle" : "", "family" : "Moy", "given" : "Andrew D.", "non-dropping-particle" : "", "parse-names" : false, "suffix" : "" }, { "dropping-particle" : "", "family" : "Palmer", "given" : "Martin R.", "non-dropping-particle" : "", "parse-names" : false, "suffix" : "" }, { "dropping-particle" : "", "family" : "Howard", "given" : "William R.", "non-dropping-particle" : "", "parse-names" : false, "suffix" : "" }, { "dropping-particle" : "", "family" : "Bijma", "given" : "Jelle", "non-dropping-particle" : "", "parse-names" : false, "suffix" : "" }, { "dropping-particle" : "", "family" : "Cooper", "given" : "Matthew J.", "non-dropping-particle" : "", "parse-names" : false, "suffix" : "" }, { "dropping-particle" : "", "family" : "Calvo", "given" : "Eva", "non-dropping-particle" : "", "parse-names" : false, "suffix" : "" }, { "dropping-particle" : "", "family" : "Pelejero", "given" : "Carles", "non-dropping-particle" : "", "parse-names" : false, "suffix" : "" }, { "dropping-particle" : "", "family" : "Gagan", "given" : "Michael K.", "non-dropping-particle" : "", "parse-names" : false, "suffix" : "" }, { "dropping-particle" : "", "family" : "Chalk", "given" : "Thomas B.", "non-dropping-particle" : "", "parse-names" : false, "suffix" : "" } ], "container-title" : "Nature Geoscience", "id" : "ITEM-8", "issue" : "12", "issued" : { "date-parts" : [ [ "2019" ] ] }, "page" : "1006-1011", "publisher" : "Springer US", "title" : "Varied contribution of the Southern Ocean to deglacial atmospheric CO2 rise", "translator" : [ { "dropping-particle" : "", "family" : "L7105", "given" : "", "non-dropping-particle" : "", "parse-names" : false, "suffix" : "" } ], "type" : "article-journal", "volume" : "12" }, "uris" : [ "http://www.mendeley.com/documents/?uuid=e36313be-a6f8-4a05-935e-e7f34fc0f9e0" ] }, { "id" : "ITEM-9", "itemData" : { "DOI" : "10.1016/j.epsl.2020.116649", "ISSN" : "0012821X", "abstract" : "Over the last deglaciation there were two transient intervals of pronounced atmospheric CO2 rise; Heinrich Stadial 1 (17.5-15 kyr) and the Younger Dryas (12.9-11.5 kyr). Leading hypotheses accounting for the increased accumulation of CO2 in the atmosphere at these times invoke deep ocean carbon being released from the Southern Ocean and an associated decline in the global efficiency of the biological carbon pump. Here we present new deglacial surface seawater pH and CO2sw records from the Sub-Antarctic regions of the Atlantic and Pacific oceans using boron isotopes measured on the planktic foraminifera Globigerina bulloides. These new data support the hypothesis that upwelling of carbon-rich water in the Sub-Antarctic occurred during Heinrich Stadial 1, and contributed to the initial increase in atmospheric CO2. The increase in CO2sw is coeval with a decline in biological productivity at both the Sub-Antarctic Atlantic and Pacific sites. However, there is no evidence for a significant outgassing of deep ocean carbon from the Sub-Antarctic during the rest of the deglacial, including the second period of atmospheric CO2 rise coeval with the Younger Dryas. This suggests that the second rapid increase in atmospheric CO2 is driven by processes operating elsewhere in the Southern Ocean, or another region.", "author" : [ { "dropping-particle" : "", "family" : "Shuttleworth", "given" : "R.", "non-dropping-particle" : "", "parse-names" : false, "suffix" : "" }, { "dropping-particle" : "", "family" : "Bostock", "given" : "H.C.", "non-dropping-particle" : "", "parse-names" : false, "suffix" : "" }, { "dropping-particle" : "", "family" : "Chalk", "given" : "T.B.", "non-dropping-particle" : "", "parse-names" : false, "suffix" : "" }, { "dropping-particle" : "", "family" : "Calvo", "given" : "E.", "non-dropping-particle" : "", "parse-names" : false, "suffix" : "" }, { "dropping-particle" : "", "family" : "Jaccard", "given" : "S.L.", "non-dropping-particle" : "", "parse-names" : false, "suffix" : "" }, { "dropping-particle" : "", "family" : "Pelejero", "given" : "C.", "non-dropping-particle" : "", "parse-names" : false, "suffix" : "" }, { "dropping-particle" : "", "family" : "Mart\u00ednez-Garc\u00eda", "given" : "A.", "non-dropping-particle" : "", "parse-names" : false, "suffix" : "" }, { "dropping-particle" : "", "family" : "Foster", "given" : "G.L.", "non-dropping-particle" : "", "parse-names" : false, "suffix" : "" } ], "container-title" : "Earth and Planetary Science Letters", "id" : "ITEM-9", "issued" : { "date-parts" : [ [ "2021", "1" ] ] }, "page" : "116649", "title" : "Early deglacial CO2 release from the Sub-Antarctic Atlantic and Pacific oceans", "translator" : [ { "dropping-particle" : "", "family" : "L7098", "given" : "", "non-dropping-particle" : "", "parse-names" : false, "suffix" : "" } ], "type" : "article-journal", "volume" : "554" }, "uris" : [ "http://www.mendeley.com/documents/?uuid=531f7868-3bca-4945-9a89-1b57968d06a4" ] } ], "mendeley" : { "formattedCitation" : "(Skinner et al., 2010; Schmitt et al., 2012; Ferrari et al., 2014; Gottschalk et al., 2016, 2020; Jaccard et al., 2016; Rae et al., 2018; Moy et al., 2019; Shuttleworth et al., 2021)", "manualFormatting" : "(Skinner et al., 2010; Schmitt et al., 2012; Ferrari et al., 2014; Gottschalk et al., 2016, 2020; Jaccard et al., 2016; Rae et al., 2018; Moy et al., 2019)", "plainTextFormattedCitation" : "(Skinner et al., 2010; Schmitt et al., 2012; Ferrari et al., 2014; Gottschalk et al., 2016, 2020; Jaccard et al., 2016; Rae et al., 2018; Moy et al., 2019; Shuttleworth et al., 2021)", "previouslyFormattedCitation" : "(Skinner et al., 2010; Schmitt et al., 2012; Ferrari et al., 2014; Gottschalk et al., 2016, 2020; Jaccard et al., 2016; Rae et al., 2018; Moy et al., 2019; Shuttleworth et al., 2021)"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(Skinner et al., 2010; Schmitt et al., 2012; Ferrari et al., 2014; Gottschalk et al., 2016, 2020; Jaccard et al., 2016; Rae et al., 2018; Moy et al., 2019)</w:t>
      </w:r>
      <w:r w:rsidRPr="001E7A27">
        <w:rPr>
          <w:rFonts w:cs="Times New Roman"/>
          <w:lang w:val="en-GB"/>
        </w:rPr>
        <w:fldChar w:fldCharType="end"/>
      </w:r>
      <w:commentRangeEnd w:id="806"/>
      <w:commentRangeEnd w:id="807"/>
      <w:r w:rsidR="00B869BC" w:rsidRPr="001E7A27">
        <w:rPr>
          <w:rStyle w:val="CommentReference"/>
          <w:lang w:val="en-GB"/>
        </w:rPr>
        <w:commentReference w:id="806"/>
      </w:r>
      <w:r w:rsidR="00025FA2" w:rsidRPr="001E7A27">
        <w:rPr>
          <w:rStyle w:val="CommentReference"/>
          <w:lang w:val="en-GB"/>
        </w:rPr>
        <w:commentReference w:id="807"/>
      </w:r>
      <w:r w:rsidRPr="001E7A27">
        <w:rPr>
          <w:rFonts w:cs="Times New Roman"/>
          <w:lang w:val="en-GB"/>
        </w:rPr>
        <w:t xml:space="preserve"> and the concomitant reduction in the global efficiency of the marine BCP, associated, in part, with dwindling iron fertili</w:t>
      </w:r>
      <w:ins w:id="808" w:author="Soapbox" w:date="2021-07-16T10:11:00Z">
        <w:r w:rsidR="00953844" w:rsidRPr="001E7A27">
          <w:rPr>
            <w:rFonts w:cs="Times New Roman"/>
            <w:lang w:val="en-GB"/>
          </w:rPr>
          <w:t>z</w:t>
        </w:r>
      </w:ins>
      <w:del w:id="809" w:author="Soapbox" w:date="2021-07-16T10:11:00Z">
        <w:r w:rsidRPr="001E7A27" w:rsidDel="00953844">
          <w:rPr>
            <w:rFonts w:cs="Times New Roman"/>
            <w:lang w:val="en-GB"/>
          </w:rPr>
          <w:delText>s</w:delText>
        </w:r>
      </w:del>
      <w:r w:rsidRPr="001E7A27">
        <w:rPr>
          <w:rFonts w:cs="Times New Roman"/>
          <w:lang w:val="en-GB"/>
        </w:rPr>
        <w:t xml:space="preserve">ation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"10.1029/2010GB003790", "ISSN" : "08866236", "abstract" : "In a box model synthesis of Southern Ocean and North Atlantic mechanisms for lowering CO2 during ice ages, the CO2 changes are parsed into their component geochemical causes, including the soft-tissue pump, the carbonate pump, and whole ocean alkalinity. When the mechanisms are applied together, their interactions greatly modify the net CO2 change. Combining the Antarctic mechanisms (stratification, nutrient drawdown, and sea ice cover) within bounds set by observations decreases CO2 by no more than 36 ppm, a drawdown that could be caused by any one of these mechanisms in isolation. However, these Antarctic changes reverse the CO2 effect of the observed ice age shoaling of North Atlantic overturning: in isolation, the shoaling raises CO2 by 16 ppm, but alongside the Antarctic changes, it lowers CO2 by an additional 13 ppm, a 29 ppm synergy. The total CO2 decrease does not reach 80 ppm, partly because Antarctic stratification, Antarctic sea ice cover, and the shoaling of North Atlantic overturning all strengthen the sequestration of alkalinity in the deepest ocean, which increases CO2 both by itself and by decreasing whole ocean alkalinity. Increased nutrient consumption in the sub-Antarctic causes as much as an additional 35 ppm CO2 decrease, interacting minimally with the other changes. With its inclusion, the lowest ice age CO2 levels are within reach. These findings may bear on the two-stepped CO2 decrease of the last ice age.", "author" : [ { "dropping-particle" : "", "family" : "Hain", "given" : "Mathis P.", "non-dropping-particle" : "", "parse-names" : false, "suffix" : "" }, { "dropping-particle" : "", "family" : "Sigman", "given" : "Daniel M.", "non-dropping-particle" : "", "parse-names" : false, "suffix" : "" }, { "dropping-particle" : "", "family" : "Haug", "given" : "Gerald H.", "non-dropping-particle" : "", "parse-names" : false, "suffix" : "" } ], "container-title" : "Global Biogeochemical Cycles", "id" : "ITEM-1", "issue" : "4", "issued" : { "date-parts" : [ [ "2010", "12" ] ] }, "page" : "GB4023", "title" : "Carbon dioxide effects of Antarctic stratification, North Atlantic Intermediate Water formation, and subantarctic nutrient drawdown during the last ice age: Diagnosis and synthesis in a geochemical box model", "translator" : [ { "dropping-particle" : "", "family" : "L5188", "given" : "", "non-dropping-particle" : "", "parse-names" : false, "suffix" : "" } ], "type" : "article-journal", "volume" : "24" }, "uris" : [ "http://www.mendeley.com/documents/?uuid=34404e03-579a-3b95-93ae-554f9ca044ef" ] }, { "id" : "ITEM-2", "itemData" : { "DOI" : "10.1126/science.1246848", "ISSN" : "0036-8075", "abstract" : "John H. Martin, who discovered widespread iron limitation of ocean productivity, proposed that dust-borne iron fertilization of Southern Ocean phytoplankton caused the ice age reduction in atmospheric carbon dioxide (CO2). In a sediment core from the Subantarctic Atlantic, we measured foraminifera-bound nitrogen isotopes to reconstruct ice age nitrate consumption, burial fluxes of iron, and proxies for productivity. Peak glacial times and millennial cold events are characterized by increases in dust flux, productivity, and the degree of nitrate consumption; this combination is uniquely consistent with Subantarctic iron fertilization. The associated strengthening of the Southern Ocean\u2019s biological pump can explain the lowering of CO2 at the transition from mid-climate states to full ice age conditions as well as the millennial-scale CO2 oscillations.", "author" : [ { "dropping-particle" : "", "family" : "Martinez-Garcia", "given" : "A.", "non-dropping-particle" : "", "parse-names" : false, "suffix" : "" }, { "dropping-particle" : "", "family" : "Sigman", "given" : "Daniel M", "non-dropping-particle" : "", "parse-names" : false, "suffix" : "" }, { "dropping-particle" : "", "family" : "Ren", "given" : "Haojia", "non-dropping-particle" : "", "parse-names" : false, "suffix" : "" }, { "dropping-particle" : "", "family" : "Anderson", "given" : "Robert F", "non-dropping-particle" : "", "parse-names" : false, "suffix" : "" }, { "dropping-particle" : "", "family" : "Straub", "given" : "Marietta", "non-dropping-particle" : "", "parse-names" : false, "suffix" : "" }, { "dropping-particle" : "", "family" : "Hodell", "given" : "David A", "non-dropping-particle" : "", "parse-names" : false, "suffix" : "" }, { "dropping-particle" : "", "family" : "Jaccard", "given" : "Samuel L", "non-dropping-particle" : "", "parse-names" : false, "suffix" : "" }, { "dropping-particle" : "", "family" : "Eglinton", "given" : "Timothy I", "non-dropping-particle" : "", "parse-names" : false, "suffix" : "" }, { "dropping-particle" : "", "family" : "Haug", "given" : "Gerald H", "non-dropping-particle" : "", "parse-names" : false, "suffix" : "" } ], "container-title" : "Science", "id" : "ITEM-2", "issue" : "6177", "issued" : { "date-parts" : [ [ "2014", "3", "21" ] ] }, "note" : "10.1126/science.1246848", "page" : "1347-1350", "title" : "Iron Fertilization of the Subantarctic Ocean During the Last Ice Age", "translator" : [ { "dropping-particle" : "", "family" : "L4310", "given" : "", "non-dropping-particle" : "", "parse-names" : false, "suffix" : "" } ], "type" : "article-journal", "volume" : "343" }, "uris" : [ "http://www.mendeley.com/documents/?uuid=9a1837ee-acc7-4a28-8563-0a60151ca103" ] }, { "id" : "ITEM-3", "itemData" : { "DOI" : "10.1038/nature16514", "ISSN" : "0028-0836", "abstract" : "No single mechanism can account for the full amplitude of past atmospheric carbon dioxide (CO2) concentration variability over glacial\u2013interglacial cycles1. A build-up of carbon in the deep ocean has been shown to have occurred during the Last Glacial Maximum2,3. However, the mechanisms responsible for the release of the deeply sequestered carbon to the atmosphere at deglaciation, and the relative importance of deep ocean sequestration in regulating millennial-timescale variations in atmospheric CO2 concentration before the Last Glacial Maximum, have remained unclear. Here we present sedimentary redox-sensitive trace-metal records from the Antarctic Zone of the Southern Ocean that provide a reconstruction of transient changes in deep ocean oxygenation and, by inference, respired carbon storage throughout the last glacial cycle. Our data suggest that respired carbon was removed from the abyssal Southern Ocean during the Northern Hemisphere cold phases of the deglaciation, when atmospheric CO2 concentration increased rapidly, reflecting\u2014at least in part\u2014a combination of dwindling iron fertilization by dust and enhanced deep ocean ventilation. Furthermore, our records show that the observed covariation between atmospheric CO2 concentration and abyssal Southern Ocean oxygenation was maintained throughout most of the past 80,000 years. This suggests that on millennial timescales deep ocean circulation and iron fertilization in the Southern Ocean played a consistent role in modifying atmospheric CO2 concentration.", "author" : [ { "dropping-particle" : "", "family" : "Jaccard", "given" : "Samuel L", "non-dropping-particle" : "", "parse-names" : false, "suffix" : "" }, { "dropping-particle" : "", "family" : "Galbraith", "given" : "Eric D", "non-dropping-particle" : "", "parse-names" : false, "suffix" : "" }, { "dropping-particle" : "", "family" : "Mart\u00ednez-Garc\u00eda", "given" : "Alfredo", "non-dropping-particle" : "", "parse-names" : false, "suffix" : "" }, { "dropping-particle" : "", "family" : "Anderson", "given" : "Robert F", "non-dropping-particle" : "", "parse-names" : false, "suffix" : "" } ], "container-title" : "Nature", "id" : "ITEM-3", "issue" : "7589", "issued" : { "date-parts" : [ [ "2016", "2", "3" ] ] }, "page" : "207-210", "publisher" : "Nature Publishing Group, a division of Macmillan Publishers Limited. All Rights Reserved.", "title" : "Covariation of deep Southern Ocean oxygenation and atmospheric CO2 through the last ice age", "translator" : [ { "dropping-particle" : "", "family" : "L4311", "given" : "", "non-dropping-particle" : "", "parse-names" : false, "suffix" : "" } ], "type" : "article-journal", "volume" : "530" }, "uris" : [ "http://www.mendeley.com/documents/?uuid=d0cc897c-9d5d-4c44-a350-b82fa62a3673" ] } ], "mendeley" : { "formattedCitation" : "(Hain et al., 2010; Martinez-Garcia et al., 2014; Jaccard et al., 2016)", "plainTextFormattedCitation" : "(Hain et al., 2010; Martinez-Garcia et al., 2014; Jaccard et al., 2016)", "previouslyFormattedCitation" : "(Hain et al., 2010; Martinez-Garcia et al., 2014; Jaccard et al., 2016)"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(Hain et al., 2010; Martinez-Garcia et al., 2014; Jaccard et al., 2016)</w:t>
      </w:r>
      <w:r w:rsidRPr="001E7A27">
        <w:rPr>
          <w:rFonts w:cs="Times New Roman"/>
          <w:lang w:val="en-GB"/>
        </w:rPr>
        <w:fldChar w:fldCharType="end"/>
      </w:r>
      <w:r w:rsidRPr="001E7A27">
        <w:rPr>
          <w:rFonts w:cs="Times New Roman"/>
          <w:lang w:val="en-GB"/>
        </w:rPr>
        <w:t xml:space="preserve"> The two subsequent pulses, centred 14.8 and 12.9 ka, are associated with enhanced air-sea gas exchange in the Southern Ocean </w:t>
      </w:r>
      <w:commentRangeStart w:id="810"/>
      <w:r w:rsidRPr="001E7A27">
        <w:rPr>
          <w:rFonts w:cs="Times New Roman"/>
          <w:lang w:val="en-GB"/>
        </w:rPr>
        <w:fldChar w:fldCharType="begin" w:fldLock="1"/>
      </w:r>
      <w:ins w:id="811" w:author="Robin Matthews" w:date="2021-06-17T15:46:00Z">
        <w:r w:rsidR="00B869BC" w:rsidRPr="001E7A27">
          <w:rPr>
            <w:rFonts w:cs="Times New Roman"/>
            <w:lang w:val="en-GB"/>
          </w:rPr>
          <w:instrText>ADDIN CSL_CITATION { "citationItems" : [ { "id" : "ITEM-1", "itemData" : { "DOI" : "10.1126/sciadv.abb3807", "ISSN" : "23752548", "PMID" : "33067227", "abstract" : "The Southern Ocean plays a crucial role in regulating atmospheric CO2 on centennial to millennial time scales. However, observations of sufficient resolution to explore this have been lacking. Here, we report high-resolution, multiproxy records based on precisely dated deep-sea corals from the Southern Ocean. Paired deep (\u220614C and 11B) and surface (15N) proxy data point to enhanced upwelling coupled with reduced efficiency of the biological pump at 14.6 and 11.7 thousand years (ka) ago, which would have facilitated rapid carbon release to the atmosphere. Transient periods of unusually well-ventilated waters in the deep Southern Ocean occurred at 16.3 and 12.8 ka ago. Contemporaneous atmospheric carbon records indicate that these Southern Ocean ventilation events are also important in releasing respired carbon from the deep ocean to the atmosphere. Our results thus highlight two distinct modes of Southern Ocean circulation and biogeochemistry associated with centennial-scale atmospheric CO2 jumps during the last deglaciation.", "author" : [ { "dropping-particle" : "", "family" : "Li", "given" : "Tao", "non-dropping-particle" : "", "parse-names" : false, "suffix" : "" }, { "dropping-particle" : "", "family" : "Robinson", "given" : "Laura F.", "non-dropping-particle" : "", "parse-names" : false, "suffix" : "" }, { "dropping-particle" : "", "family" : "Chen", "given" : "Tianyu", "non-dropping-particle" : "", "parse-names" : false, "suffix" : "" }, { "dropping-particle" : "", "family" : "Wang", "given" : "Xingchen T.", "non-dropping-particle" : "", "parse-names" : false, "suffix" : "" }, { "dropping-particle" : "", "family" : "Burke", "given" : "Andrea", "non-dropping-particle" : "", "parse-names" : false, "suffix" : "" }, { "dropping-particle" : "", "family" : "Rae", "given" : "James W.B.", "non-dropping-particle" : "", "parse-names" : false, "suffix" : "" }, { "dropping-particle" : "", "family" : "Pegrum-Haram", "given" : "Albertine", "non-dropping-particle" : "", "parse-names" : false, "suffix" : "" }, { "dropping-particle" : "", "family" : "Knowles", "given" : "Timothy D.J.", "non-dropping-particle" : "", "parse-names" : false, "suffix" : "" }, { "dropping-particle" : "", "family" : "Li", "given" : "Gaojun", "non-dropping-particle" : "", "parse-names" : false, "suffix" : "" }, { "dropping-particle" : "", "family" : "Chen", "given" : "Jun", "non-dropping-particle" : "", "parse-names" : false, "suffix" : "" }, { "dropping-particle" : "", "family" : "Ng", "given" : "Hong Chin", "non-dropping-particle" : "", "parse-names" : false, "suffix" : "" }, { "dropping-particle" : "", "family" : "Prokopenko", "given" : "Maria", "non-dropping-particle" : "", "parse-names" : false, "suffix" : "" }, { "dropping-particle" : "", "family" : "Rowland", "given" : "George H.", "non-dropping-particle" : "", "parse-names" : false, "suffix" : "" }, { "dropping-particle" : "", "family" : "Samperiz", "given" : "Ana", "non-dropping-particle" : "", "parse-names" : false, "suffix" : "" }, { "dropping-particle" : "", "family" : "Stewart", "given" : "Joseph A.", "non-dropping-particle" : "", "parse-names" : false, "suffix" : "" }, { "dropping-particle" : "", "family" : "Southon", "given" : "John", "non-dropping-particle" : "", "parse-names" : false, "suffix" : "" }, { "dropping-particle" : "", "family" : "Spooner", "given" : "Peter T.", "non-dropping-particle" : "", "parse-names" : false, "suffix" : "" } ], "container-title" : "Science Advances", "id" : "ITEM-1", "issue" : "42", "issued" : { "date-parts" : [ [ "2020" ] ] }, "page" : "1-10", "title" : "Rapid shifts in circulation and biogeochemistry of the Southern Ocean during deglacial carbon cycle events", "translator" : [ { "dropping-particle" : "", "family" : "L7287", "given" : "", "non-dropping-particle" : "", "parse-names" : false, "suffix" : "" } ], "type" : "article-journal", "volume" : "6" }, "uris" : [ "http://www.mendeley.com/documents/?uuid=cc2d4a22-1d0d-4f3c-a368-2cf81af3be45" ] } ], "mendeley" : { "formattedCitation" : "(Li et al., 2020a)", "manualFormatting" : "(T. Li et al., 2020)", "plainTextFormattedCitation" : "(Li et al., 2020a)", "previouslyFormattedCitation" : "(Li et al., 2020a)" }, "properties" : { "noteIndex" : 0 }, "schema" : "https://github.com/citation-style-language/schema/raw/master/csl-citation.json" }</w:instrText>
        </w:r>
      </w:ins>
      <w:del w:id="812" w:author="Robin Matthews" w:date="2021-06-17T15:46:00Z">
        <w:r w:rsidR="00747167" w:rsidRPr="001E7A27" w:rsidDel="00B869BC">
          <w:rPr>
            <w:rFonts w:cs="Times New Roman"/>
            <w:lang w:val="en-GB"/>
          </w:rPr>
          <w:delInstrText>ADDIN CSL_CITATION { "citationItems" : [ { "id" : "ITEM-1", "itemData" : { "DOI" : "10.1126/sciadv.abb3807", "ISSN" : "23752548", "PMID" : "33067227", "abstract" : "The Southern Ocean plays a crucial role in regulating atmospheric CO2 on centennial to millennial time scales. However, observations of sufficient resolution to explore this have been lacking. Here, we report high-resolution, multiproxy records based on precisely dated deep-sea corals from the Southern Ocean. Paired deep (\u220614C and 11B) and surface (15N) proxy data point to enhanced upwelling coupled with reduced efficiency of the biological pump at 14.6 and 11.7 thousand years (ka) ago, which would have facilitated rapid carbon release to the atmosphere. Transient periods of unusually well-ventilated waters in the deep Southern Ocean occurred at 16.3 and 12.8 ka ago. Contemporaneous atmospheric carbon records indicate that these Southern Ocean ventilation events are also important in releasing respired carbon from the deep ocean to the atmosphere. Our results thus highlight two distinct modes of Southern Ocean circulation and biogeochemistry associated with centennial-scale atmospheric CO2 jumps during the last deglaciation.", "author" : [ { "dropping-particle" : "", "family" : "Li", "given" : "Tao", "non-dropping-particle" : "", "parse-names" : false, "suffix" : "" }, { "dropping-particle" : "", "family" : "Robinson", "given" : "Laura F.", "non-dropping-particle" : "", "parse-names" : false, "suffix" : "" }, { "dropping-particle" : "", "family" : "Chen", "given" : "Tianyu", "non-dropping-particle" : "", "parse-names" : false, "suffix" : "" }, { "dropping-particle" : "", "family" : "Wang", "given" : "Xingchen T.", "non-dropping-particle" : "", "parse-names" : false, "suffix" : "" }, { "dropping-particle" : "", "family" : "Burke", "given" : "Andrea", "non-dropping-particle" : "", "parse-names" : false, "suffix" : "" }, { "dropping-particle" : "", "family" : "Rae", "given" : "James W.B.", "non-dropping-particle" : "", "parse-names" : false, "suffix" : "" }, { "dropping-particle" : "", "family" : "Pegrum-Haram", "given" : "Albertine", "non-dropping-particle" : "", "parse-names" : false, "suffix" : "" }, { "dropping-particle" : "", "family" : "Knowles", "given" : "Timothy D.J.", "non-dropping-particle" : "", "parse-names" : false, "suffix" : "" }, { "dropping-particle" : "", "family" : "Li", "given" : "Gaojun", "non-dropping-particle" : "", "parse-names" : false, "suffix" : "" }, { "dropping-particle" : "", "family" : "Chen", "given" : "Jun", "non-dropping-particle" : "", "parse-names" : false, "suffix" : "" }, { "dropping-particle" : "", "family" : "Ng", "given" : "Hong Chin", "non-dropping-particle" : "", "parse-names" : false, "suffix" : "" }, { "dropping-particle" : "", "family" : "Prokopenko", "given" : "Maria", "non-dropping-particle" : "", "parse-names" : false, "suffix" : "" }, { "dropping-particle" : "", "family" : "Rowland", "given" : "George H.", "non-dropping-particle" : "", "parse-names" : false, "suffix" : "" }, { "dropping-particle" : "", "family" : "Samperiz", "given" : "Ana", "non-dropping-particle" : "", "parse-names" : false, "suffix" : "" }, { "dropping-particle" : "", "family" : "Stewart", "given" : "Joseph A.", "non-dropping-particle" : "", "parse-names" : false, "suffix" : "" }, { "dropping-particle" : "", "family" : "Southon", "given" : "John", "non-dropping-particle" : "", "parse-names" : false, "suffix" : "" }, { "dropping-particle" : "", "family" : "Spooner", "given" : "Peter T.", "non-dropping-particle" : "", "parse-names" : false, "suffix" : "" } ], "container-title" : "Science Advances", "id" : "ITEM-1", "issue" : "42", "issued" : { "date-parts" : [ [ "2020" ] ] }, "page" : "1-10", "title" : "Rapid shifts in circulation and biogeochemistry of the Southern Ocean during deglacial carbon cycle events", "translator" : [ { "dropping-particle" : "", "family" : "L7287", "given" : "", "non-dropping-particle" : "", "parse-names" : false, "suffix" : "" } ], "type" : "article-journal", "volume" : "6" }, "uris" : [ "http://www.mendeley.com/documents/?uuid=cc2d4a22-1d0d-4f3c-a368-2cf81af3be45" ] } ], "mendeley" : { "formattedCitation" : "(Li et al., 2020a)", "plainTextFormattedCitation" : "(Li et al., 2020a)", "previouslyFormattedCitation" : "(Li et al., 2020a)" }, "properties" : { "noteIndex" : 0 }, "schema" : "https://github.com/citation-style-language/schema/raw/master/csl-citation.json" }</w:delInstrText>
        </w:r>
      </w:del>
      <w:r w:rsidRPr="001E7A27">
        <w:rPr>
          <w:rFonts w:cs="Times New Roman"/>
          <w:lang w:val="en-GB"/>
        </w:rPr>
        <w:fldChar w:fldCharType="separate"/>
      </w:r>
      <w:r w:rsidR="00025FA2" w:rsidRPr="001E7A27">
        <w:rPr>
          <w:rFonts w:cs="Times New Roman"/>
          <w:noProof/>
          <w:lang w:val="en-GB"/>
        </w:rPr>
        <w:t>(</w:t>
      </w:r>
      <w:ins w:id="813" w:author="Robin Matthews" w:date="2021-06-17T15:46:00Z">
        <w:r w:rsidR="00B869BC" w:rsidRPr="001E7A27">
          <w:rPr>
            <w:rFonts w:cs="Times New Roman"/>
            <w:noProof/>
            <w:lang w:val="en-GB"/>
          </w:rPr>
          <w:t xml:space="preserve">T. </w:t>
        </w:r>
      </w:ins>
      <w:r w:rsidR="00025FA2" w:rsidRPr="001E7A27">
        <w:rPr>
          <w:rFonts w:cs="Times New Roman"/>
          <w:noProof/>
          <w:lang w:val="en-GB"/>
        </w:rPr>
        <w:t>Li et al., 2020</w:t>
      </w:r>
      <w:del w:id="814" w:author="Robin Matthews" w:date="2021-06-17T15:46:00Z">
        <w:r w:rsidR="00025FA2" w:rsidRPr="001E7A27" w:rsidDel="00B869BC">
          <w:rPr>
            <w:rFonts w:cs="Times New Roman"/>
            <w:noProof/>
            <w:lang w:val="en-GB"/>
          </w:rPr>
          <w:delText>a</w:delText>
        </w:r>
      </w:del>
      <w:r w:rsidR="00025FA2" w:rsidRPr="001E7A27">
        <w:rPr>
          <w:rFonts w:cs="Times New Roman"/>
          <w:noProof/>
          <w:lang w:val="en-GB"/>
        </w:rPr>
        <w:t>)</w:t>
      </w:r>
      <w:r w:rsidRPr="001E7A27">
        <w:rPr>
          <w:rFonts w:cs="Times New Roman"/>
          <w:lang w:val="en-GB"/>
        </w:rPr>
        <w:fldChar w:fldCharType="end"/>
      </w:r>
      <w:commentRangeEnd w:id="810"/>
      <w:r w:rsidR="00025FA2" w:rsidRPr="001E7A27">
        <w:rPr>
          <w:rStyle w:val="CommentReference"/>
          <w:lang w:val="en-GB"/>
        </w:rPr>
        <w:commentReference w:id="810"/>
      </w:r>
      <w:r w:rsidRPr="001E7A27">
        <w:rPr>
          <w:rFonts w:cs="Times New Roman"/>
          <w:lang w:val="en-GB"/>
        </w:rPr>
        <w:t>, iron fertili</w:t>
      </w:r>
      <w:ins w:id="815" w:author="Soapbox" w:date="2021-07-16T10:11:00Z">
        <w:r w:rsidR="00953844" w:rsidRPr="001E7A27">
          <w:rPr>
            <w:rFonts w:cs="Times New Roman"/>
            <w:lang w:val="en-GB"/>
          </w:rPr>
          <w:t>z</w:t>
        </w:r>
      </w:ins>
      <w:del w:id="816" w:author="Soapbox" w:date="2021-07-16T10:11:00Z">
        <w:r w:rsidR="0088355D" w:rsidRPr="001E7A27" w:rsidDel="00953844">
          <w:rPr>
            <w:rFonts w:cs="Times New Roman"/>
            <w:lang w:val="en-GB"/>
          </w:rPr>
          <w:delText>s</w:delText>
        </w:r>
      </w:del>
      <w:r w:rsidRPr="001E7A27">
        <w:rPr>
          <w:rFonts w:cs="Times New Roman"/>
          <w:lang w:val="en-GB"/>
        </w:rPr>
        <w:t xml:space="preserve">ation in the South Atlantic and North Pacific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"10.1016/j.epsl.2020.116675", "ISSN" : "0012821X", "abstract" : "The last time Earth's climate experienced geologically rapid global warming was associated with the last glacial termination, when atmospheric CO2 concentrations rose from 180 ppmv during the Last Glacial Maximum (LGM, 26-19 kaBP) to \u223c260 ppmv by the early Holocene (12-8 kaBP). About one quarter of that difference is thought to be due to a stronger biological pump during glacial times, driven by increased aeolian dust deposition and hence greater iron availability in ocean surface waters. However, dust supply did not change uniformly or in synchrony over the deglacial transition and what is not known is the relative importance of different oceanic regions and how this may have changed in time. Using an Earth system model of intermediate complexity, we quantify the sensitivity of atmospheric CO2 to regional changes in iron supply, and test six different global dust reconstructions in order to explore uncertainty in past dust changes. We confirm the Southern Ocean (&gt;34\u00b0S) as the region most sensitive to iron fertilization, with the Atlantic and Pacific sectors accounting for about 41\u00b123% and 16\u00b110%, respectively, of the total CO2 reduction from global iron fertilization. However, the North Pacific contributes 28\u00b13% to the total implying an important role for Northern Hemisphere processes in driving deglacial CO2 rise. In addition, our analysis reveals an unexpected regional-temporal disparity, and while Southern Hemisphere iron fertilization influences atmospheric CO2 relatively constantly throughout the termination the impact of the Northern Hemisphere only occurs during the later stages of the termination.", "author" : [ { "dropping-particle" : "", "family" : "Lambert", "given" : "Fabrice", "non-dropping-particle" : "", "parse-names" : false, "suffix" : "" }, { "dropping-particle" : "", "family" : "Opazo", "given" : "Natalia", "non-dropping-particle" : "", "parse-names" : false, "suffix" : "" }, { "dropping-particle" : "", "family" : "Ridgwell", "given" : "Andy", "non-dropping-particle" : "", "parse-names" : false, "suffix" : "" }, { "dropping-particle" : "", "family" : "Winckler", "given" : "Gisela", "non-dropping-particle" : "", "parse-names" : false, "suffix" : "" }, { "dropping-particle" : "", "family" : "Lamy", "given" : "Frank", "non-dropping-particle" : "", "parse-names" : false, "suffix" : "" }, { "dropping-particle" : "", "family" : "Shaffer", "given" : "Gary", "non-dropping-particle" : "", "parse-names" : false, "suffix" : "" }, { "dropping-particle" : "", "family" : "Kohfeld", "given" : "Karen", "non-dropping-particle" : "", "parse-names" : false, "suffix" : "" }, { "dropping-particle" : "", "family" : "Ohgaito", "given" : "Rumi", "non-dropping-particle" : "", "parse-names" : false, "suffix" : "" }, { "dropping-particle" : "", "family" : "Albani", "given" : "Samuel", "non-dropping-particle" : "", "parse-names" : false, "suffix" : "" }, { "dropping-particle" : "", "family" : "Abe-Ouchi", "given" : "Ayako", "non-dropping-particle" : "", "parse-names" : false, "suffix" : "" } ], "container-title" : "Earth and Planetary Science Letters", "id" : "ITEM-1", "issued" : { "date-parts" : [ [ "2021" ] ] }, "title" : "Regional patterns and temporal evolution of ocean iron fertilization and CO2 drawdown during the last glacial termination", "translator" : [ { "dropping-particle" : "", "family" : "L7345", "given" : "", "non-dropping-particle" : "", "parse-names" : false, "suffix" : "" } ], "type" : "article-journal", "volume" : "554" }, "uris" : [ "http://www.mendeley.com/documents/?uuid=a44eae16-88bb-4ae1-a159-087895e02389" ] } ], "mendeley" : { "formattedCitation" : "(Lambert et al., 2021)", "plainTextFormattedCitation" : "(Lambert et al., 2021)", "previouslyFormattedCitation" : "(Lambert et al., 2021)"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(Lambert et al., 2021)</w:t>
      </w:r>
      <w:r w:rsidRPr="001E7A27">
        <w:rPr>
          <w:rFonts w:cs="Times New Roman"/>
          <w:lang w:val="en-GB"/>
        </w:rPr>
        <w:fldChar w:fldCharType="end"/>
      </w:r>
      <w:r w:rsidRPr="001E7A27">
        <w:rPr>
          <w:rFonts w:cs="Times New Roman"/>
          <w:lang w:val="en-GB"/>
        </w:rPr>
        <w:t xml:space="preserve"> and</w:t>
      </w:r>
      <w:r w:rsidR="005768F4" w:rsidRPr="001E7A27">
        <w:rPr>
          <w:rFonts w:cs="Times New Roman"/>
          <w:lang w:val="en-GB"/>
        </w:rPr>
        <w:t xml:space="preserve"> rapid increase in soil respiration </w:t>
      </w:r>
      <w:r w:rsidRPr="001E7A27">
        <w:rPr>
          <w:rFonts w:cs="Times New Roman"/>
          <w:lang w:val="en-GB"/>
        </w:rPr>
        <w:t xml:space="preserve">owing to the resumption of AMOC and associated southward migration of the ITCZ </w:t>
      </w:r>
      <w:commentRangeStart w:id="817"/>
      <w:commentRangeStart w:id="818"/>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"10.1038/nature13799", "ISBN" : "0028-0836", "ISSN" : "0028-0836", "PMID" : "25355363", "abstract" : "Global climate and the concentration of atmospheric carbon dioxide (CO2) are correlated over recent glacial cycles. The combination of processes responsible for a rise in atmospheric CO2 at the last glacial termination (23,000 to 9,000 years ago), however, remains uncertain. Establishing the timing and rate of CO2 changes in the past provides critical insight into the mechanisms that influence the carbon cycle and helps put present and future anthropogenic emissions in context. Here we present CO2 and methane (CH4) records of the last deglaciation from a new high-accumulation West Antarctic ice core with unprecedented temporal resolution and precise chronology. We show that although low-frequency CO2 variations parallel changes in Antarctic temperature, abrupt CO2 changes occur that have a clear relationship with abrupt climate changes in the Northern Hemisphere. A significant proportion of the direct radiative forcing associated with the rise in atmospheric CO2 occurred in three sudden steps, each of 10 to 15 parts per million. Every step took place in less than two centuries and was followed by no notable change in atmospheric CO2 for about 1,000 to 1,500 years. Slow, millennial-scale ventilation of Southern Ocean CO2-rich, deep-ocean water masses is thought to have been fundamental to the rise in atmospheric CO2 associated with the glacial termination, given the strong covariance of CO2 levels and Antarctic temperatures. Our data establish a contribution from an abrupt, centennial-scale mode of CO2 variability that is not directly related to Antarctic temperature. We suggest that processes operating on centennial timescales, probably involving the Atlantic meridional overturning circulation, seem to be influencing global carbon-cycle dynamics and are at present not widely considered in Earth system models.",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 C.", "non-dropping-particle" : "", "parse-names" : false, "suffix" : "" }, { "dropping-particle" : "", "family" : "Brook", "given" : "Edward J.", "non-dropping-particle" : "", "parse-names" : false, "suffix" : "" } ], "container-title" : "Nature", "id" : "ITEM-1", "issue" : "7524", "issued" : { "date-parts" : [ [ "2014", "10", "30" ] ] }, "page" : "616-619", "title" : "Centennial-scale changes in the global carbon cycle during the last deglaciation", "translator" : [ { "dropping-particle" : "", "family" : "L4393", "given" : "", "non-dropping-particle" : "", "parse-names" : false, "suffix" : "" } ], "type" : "article-journal", "volume" : "514" }, "uris" : [ "http://www.mendeley.com/documents/?uuid=407c6807-3780-3544-a42c-0cc59556154e" ] } ], "mendeley" : { "formattedCitation" : "(Marcott et al., 2014)", "manualFormatting" : "(Bauska et al., 2016; Marcott et al., 2014)", "plainTextFormattedCitation" : "(Marcott et al., 2014)", "previouslyFormattedCitation" : "(Marcott et al., 2014)"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(Bauska et al., 2016; Marcott et al., 2014)</w:t>
      </w:r>
      <w:r w:rsidRPr="001E7A27">
        <w:rPr>
          <w:rFonts w:cs="Times New Roman"/>
          <w:lang w:val="en-GB"/>
        </w:rPr>
        <w:fldChar w:fldCharType="end"/>
      </w:r>
      <w:commentRangeEnd w:id="817"/>
      <w:r w:rsidR="00025FA2" w:rsidRPr="001E7A27">
        <w:rPr>
          <w:rStyle w:val="CommentReference"/>
          <w:lang w:val="en-GB"/>
        </w:rPr>
        <w:commentReference w:id="817"/>
      </w:r>
      <w:commentRangeEnd w:id="818"/>
      <w:r w:rsidR="00B869BC" w:rsidRPr="001E7A27">
        <w:rPr>
          <w:rStyle w:val="CommentReference"/>
          <w:lang w:val="en-GB"/>
        </w:rPr>
        <w:commentReference w:id="818"/>
      </w:r>
      <w:r w:rsidRPr="001E7A27">
        <w:rPr>
          <w:rFonts w:cs="Times New Roman"/>
          <w:lang w:val="en-GB"/>
        </w:rPr>
        <w:t xml:space="preserve">. </w:t>
      </w:r>
      <w:ins w:id="819" w:author="Soapbox" w:date="2021-07-16T10:56:00Z">
        <w:r w:rsidR="002D3E4A" w:rsidRPr="001E7A27">
          <w:rPr>
            <w:rFonts w:cs="Times New Roman"/>
            <w:lang w:val="en-GB"/>
          </w:rPr>
          <w:t>R</w:t>
        </w:r>
      </w:ins>
      <w:del w:id="820" w:author="Soapbox" w:date="2021-07-16T10:56:00Z">
        <w:r w:rsidRPr="001E7A27" w:rsidDel="002D3E4A">
          <w:rPr>
            <w:rFonts w:cs="Times New Roman"/>
            <w:lang w:val="en-GB"/>
          </w:rPr>
          <w:delText>Indeed, r</w:delText>
        </w:r>
      </w:del>
      <w:r w:rsidRPr="001E7A27">
        <w:rPr>
          <w:rFonts w:cs="Times New Roman"/>
          <w:lang w:val="en-GB"/>
        </w:rPr>
        <w:t xml:space="preserve">apid warming of high northern latitudes contributed to thaw permafrost, possibly liberating labile organic carbon to the atmosphere </w:t>
      </w:r>
      <w:commentRangeStart w:id="821"/>
      <w:commentRangeStart w:id="822"/>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"10.1038/ncomms6520", "ISSN" : "2041-1723", "abstract" : "Ice core records show evidence for an abrupt, and thus far unexplained, increase in atmospheric CO2 levels ~14,600 years ago. Here, the authors combine ice core data, a precisely dated decline in atmospheric 14C and numerical simulations, and propose thawing permafrost as a possible source of this event.", "author" : [ { "dropping-particle" : "", "family" : "K\u00f6hler", "given" : "Peter", "non-dropping-particle" : "", "parse-names" : false, "suffix" : "" }, { "dropping-particle" : "", "family" : "Knorr", "given" : "Gregor", "non-dropping-particle" : "", "parse-names" : false, "suffix" : "" }, { "dropping-particle" : "", "family" : "Bard", "given" : "Edouard", "non-dropping-particle" : "", "parse-names" : false, "suffix" : "" } ], "container-title" : "Nature Communications", "id" : "ITEM-1", "issue" : "1", "issued" : { "date-parts" : [ [ "2014", "12", "20" ] ] }, "page" : "5520", "publisher" : "Nature Publishing Group", "title" : "Permafrost thawing as a possible source of abrupt carbon release at the onset of the B\u00f8lling/Aller\u00f8d", "translator" : [ { "dropping-particle" : "", "family" : "L5257", "given" : "", "non-dropping-particle" : "", "parse-names" : false, "suffix" : "" } ], "type" : "article-journal", "volume" : "5" }, "uris" : [ "http://www.mendeley.com/documents/?uuid=1ef1e4aa-8dea-316d-a5b2-73266cc21d3f", "http://www.mendeley.com/documents/?uuid=5c4c1e07-f9d2-4464-a15f-1a73a7426361" ] }, { "id" : "ITEM-2", "itemData" : { "DOI" : "10.1038/ngeo2793", "ISSN" : "1752-0894", "abstract" : "The atmospheric concentration of CO2 increased from 190 to 280 ppm between the last glacial maximum 21,000 years ago and the pre-industrial era1, 2. This CO2 rise and its timing have been linked to changes in the Earth\u2019s orbit, ice sheet configuration and volume, and ocean carbon storage2, 3. The ice-core record of \u03b413CO2 (refs 2,4) in the atmosphere can help to constrain the source of carbon, but previous modelling studies have failed to capture the evolution of \u03b413CO2 over this period5. Here we show that simulations of the last deglaciation that include a permafrost carbon component can reproduce the ice core records between 21,000 and 10,000 years ago. We suggest that thawing permafrost, due to increasing summer insolation in the northern hemisphere, is the main source of CO2 rise between 17,500 and 15,000 years ago, a period sometimes referred to as the Mystery Interval6. Together with a fresh water release into the North Atlantic, much of the CO2 variability associated with the B\u00f8lling-Allerod/Younger Dryas period ~15,000 to ~12,000 years ago can also be explained. In simulations of future warming we find that the permafrost carbon feedback increases global mean temperature by 10\u201340% relative to simulations without this feedback, with the magnitude of the increase dependent on the evolution of anthropogenic carbon emissions.", "author" : [ { "dropping-particle" : "", "family" : "Crichton", "given" : "K A", "non-dropping-particle" : "", "parse-names" : false, "suffix" : "" }, { "dropping-particle" : "", "family" : "Bouttes", "given" : "N", "non-dropping-particle" : "", "parse-names" : false, "suffix" : "" }, { "dropping-particle" : "", "family" : "Roche", "given" : "D M", "non-dropping-particle" : "", "parse-names" : false, "suffix" : "" }, { "dropping-particle" : "", "family" : "Chappellaz", "given" : "J", "non-dropping-particle" : "", "parse-names" : false, "suffix" : "" }, { "dropping-particle" : "", "family" : "Krinner", "given" : "G", "non-dropping-particle" : "", "parse-names" : false, "suffix" : "" } ], "container-title" : "Nature Geoscience", "id" : "ITEM-2", "issue" : "9", "issued" : { "date-parts" : [ [ "2016", "9", "22" ] ] }, "page" : "683-686", "publisher" : "Nature Publishing Group", "title" : "Permafrost carbon as a missing link to explain CO2 changes during the last deglaciation", "translator" : [ { "dropping-particle" : "", "family" : "L3874", "given" : "", "non-dropping-particle" : "", "parse-names" : false, "suffix" : "" } ], "type" : "article-journal", "volume" : "9" }, "uris" : [ "http://www.mendeley.com/documents/?uuid=152fbb38-fb16-4970-91db-8f0abec6f433" ] } ], "mendeley" : { "formattedCitation" : "(K\u00f6hler et al., 2014; Crichton et al., 2016)", "manualFormatting" : "(K\u00f6hler et al., 2014; Crichton et al., 2016; Winterfeld et al., 2018; Meyer et al., 2019)", "plainTextFormattedCitation" : "(K\u00f6hler et al., 2014; Crichton et al., 2016)", "previouslyFormattedCitation" : "(K\u00f6hler et al., 2014; Crichton et al., 2016)"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(Köhler et al., 2014; Crichton et al., 2016; Winterfeld et al., 2018; Meyer et al., 2019)</w:t>
      </w:r>
      <w:r w:rsidRPr="001E7A27">
        <w:rPr>
          <w:rFonts w:cs="Times New Roman"/>
          <w:lang w:val="en-GB"/>
        </w:rPr>
        <w:fldChar w:fldCharType="end"/>
      </w:r>
      <w:commentRangeEnd w:id="821"/>
      <w:commentRangeEnd w:id="822"/>
      <w:r w:rsidR="00B869BC" w:rsidRPr="001E7A27">
        <w:rPr>
          <w:rStyle w:val="CommentReference"/>
          <w:lang w:val="en-GB"/>
        </w:rPr>
        <w:commentReference w:id="821"/>
      </w:r>
      <w:r w:rsidR="00025FA2" w:rsidRPr="001E7A27">
        <w:rPr>
          <w:rStyle w:val="CommentReference"/>
          <w:lang w:val="en-GB"/>
        </w:rPr>
        <w:commentReference w:id="822"/>
      </w:r>
      <w:r w:rsidRPr="001E7A27">
        <w:rPr>
          <w:rFonts w:cs="Times New Roman"/>
          <w:lang w:val="en-GB"/>
        </w:rPr>
        <w:t xml:space="preserve">. Ocean surface pH reconstructions indicate that the ocean was </w:t>
      </w:r>
      <w:commentRangeStart w:id="823"/>
      <w:r w:rsidRPr="001E7A27">
        <w:rPr>
          <w:rFonts w:cs="Times New Roman"/>
          <w:lang w:val="en-GB"/>
        </w:rPr>
        <w:t xml:space="preserve">oversaturated with respect to the atmosphere </w:t>
      </w:r>
      <w:commentRangeEnd w:id="823"/>
      <w:r w:rsidR="00FE6A21" w:rsidRPr="001E7A27">
        <w:rPr>
          <w:rStyle w:val="CommentReference"/>
          <w:lang w:val="en-GB"/>
        </w:rPr>
        <w:commentReference w:id="823"/>
      </w:r>
      <w:r w:rsidRPr="001E7A27">
        <w:rPr>
          <w:rFonts w:cs="Times New Roman"/>
          <w:lang w:val="en-GB"/>
        </w:rPr>
        <w:t xml:space="preserve">during the early, mid-LDT </w:t>
      </w:r>
      <w:r w:rsidRPr="001E7A27">
        <w:rPr>
          <w:rFonts w:cs="Times New Roman"/>
          <w:lang w:val="en-GB"/>
        </w:rPr>
        <w:fldChar w:fldCharType="begin" w:fldLock="1"/>
      </w:r>
      <w:r w:rsidR="0088348B" w:rsidRPr="001E7A27">
        <w:rPr>
          <w:rFonts w:cs="Times New Roman"/>
          <w:lang w:val="en-GB"/>
        </w:rPr>
        <w:instrText>ADDIN CSL_CITATION { "citationItems" : [ { "id" : "ITEM-1", "itemData" : { "DOI" : "10.1029/2018PA003498", "ISSN" : "25724525", "abstract" : "Identifying processes within the Earth System that have modulated atmospheric pCO2 during each glacial cycle of the late Pleistocene stands as one of the grand challenges in climate science. The growing array of surface ocean pH estimates from the boron isotope proxy across the last glacial termination may reveal regions of the ocean that influenced the timing and magnitude of pCO2 rise. Here we present two new boron isotope records from the subtropical-subpolar transition zone of the Southwest Pacific that span the last 20 kyr, as well as new radiocarbon data from the same cores. The new data suggest this region was a source of carbon to the atmosphere rather than a moderate sink as it is today. Significantly higher outgassing is observed between ~16.5 and 14 kyr BP, associated with increasing \u03b413C and [CO3]2\u2212 at depth, suggesting loss of carbon from the intermediate ocean to the atmosphere. We use these new boron isotope records together with existing records to build a composite pH/pCO2 curve for the surface oceans. The pH disequilibrium/CO2 outgassing was widespread throughout the last deglaciation, likely explained by upwelling of CO2 from the deep/intermediate ocean. During the Holocene, a smaller outgassing peak is observed at a time of relatively stable atmospheric CO2, which may be explained by regrowth of the terrestrial biosphere countering ocean CO2 release. Our stack is likely biased toward upwelling/CO2 source regions. Nevertheless, the composite pCO2 curve provides robust evidence that various parts of the ocean were releasing CO2 to the atmosphere over the last 25 kyr.", "author" : [ { "dropping-particle" : "", "family" : "Shao", "given" : "Jun", "non-dropping-particle" : "", "parse-names" : false, "suffix" : "" }, { "dropping-particle" : "", "family" : "Stott", "given" : "Lowell D.", "non-dropping-particle" : "", "parse-names" : false, "suffix" : "" }, { "dropping-particle" : "", "family" : "Gray", "given" : "William R.", "non-dropping-particle" : "", "parse-names" : false, "suffix" : "" }, { "dropping-particle" : "", "family" : "Greenop", "given" : "Rosanna", "non-dropping-particle" : "", "parse-names" : false, "suffix" : "" }, { "dropping-particle" : "", "family" : "Pecher", "given" : "Ingo", "non-dropping-particle" : "", "parse-names" : false, "suffix" : "" }, { "dropping-particle" : "", "family" : "Neil", "given" : "Helen L.", "non-dropping-particle" : "", "parse-names" : false, "suffix" : "" }, { "dropping-particle" : "", "family" : "Coffin", "given" : "Richard B.", "non-dropping-particle" : "", "parse-names" : false, "suffix" : "" }, { "dropping-particle" : "", "family" : "Davy", "given" : "Bryan", "non-dropping-particle" : "", "parse-names" : false, "suffix" : "" }, { "dropping-particle" : "", "family" : "Rae", "given" : "James W.B.", "non-dropping-particle" : "", "parse-names" : false, "suffix" : "" } ], "container-title" : "Paleoceanography and Paleoclimatology", "id" : "ITEM-1", "issue" : "10", "issued" : { "date-parts" : [ [ "2019" ] ] }, "page" : "1650-1670", "title" : "Atmosphere\u2013Ocean CO2 Exchange Across the Last Deglaciation From the Boron Isotope Proxy", "translator" : [ { "dropping-particle" : "", "family" : "L7103", "given" : "", "non-dropping-particle" : "", "parse-names" : false, "suffix" : "" } ], "type" : "article-journal", "volume" : "34" }, "uris" : [ "http://www.mendeley.com/documents/?uuid=87933884-e47e-4a11-97d3-091cab7e34d3" ] }, { "id" : "ITEM-2", "itemData" : { "DOI" : "10.1038/nature14155", "ISSN" : "0028-0836", "abstract" : "Atmospheric CO2 fluctuations over glacial\u2013interglacial cycles remain a major challenge to our understanding of the carbon cycle and the climate system. Leading hypotheses put forward to explain glacial\u2013 interglacial atmospheric CO2 variations invoke changes in deep-ocean carbon storage, probably modulated by processes in the Southern Ocean, where much of the deep ocean is ventilated. A central aspect of such models is that, during deglaciations, an isolated glacial deep ocean carbon reservoir is reconnected with the atmosphere, driving the atmospheric CO2 rise observed in ice-core records. However, direct documentation of changes in surface ocean carbon contentand the associated transfer of carbon to the atmosphere during deglaciations has been hindered by the lack of proxy reconstructions that unambiguously reflect the oceanic carbonate system. Radiocarbon activity tracks changes in ocean ventilation, but not in ocean carbon content, whereas proxies that record increased deglacial upwelling do not constrain the proportion of upwelled carbon that is degassed relative to that which is taken up by the biological pump. Here we apply the boron isotope pH proxy in planktic foraminifera to two sediment cores from the sub-Antarctic, Atlantic and the eastern equatorial Pacific as a more direct tracer of oceanic CO2 outgassing. We show that surface waters at both locations, which partly derive from deep water upwelled in the Southern Ocean, became a significant source of carbon to the atmosphere during the last deglaciation, when the concentration of atmospheric CO2 was increasing. This oceanic CO2 outgassing supports the view that the ventilation of a deep-ocean carbon reservoir in the Southern Ocean had a key role in the deglacial CO2 rise, although our results allow for the possibility that processes operating in other regions may also have been important for the glacial\u2013interglacial ocean\u2013atmosphere exchange of carbon.", "author" : [ { "dropping-particle" : "", "family" : "Mart\u00ednez-Bot\u00ed", "given" : "M. A.", "non-dropping-particle" : "", "parse-names" : false, "suffix" : "" }, { "dropping-particle" : "", "family" : "Marino", "given" : "G.", "non-dropping-particle" : "", "parse-names" : false, "suffix" : "" }, { "dropping-particle" : "", "family" : "Foster", "given" : "G. L.", "non-dropping-particle" : "", "parse-names" : false, "suffix" : "" }, { "dropping-particle" : "", "family" : "Ziveri", "given" : "P.", "non-dropping-particle" : "", "parse-names" : false, "suffix" : "" }, { "dropping-particle" : "", "family" : "Henehan", "given" : "M. J.", "non-dropping-particle" : "", "parse-names" : false, "suffix" : "" }, { "dropping-particle" : "", "family" : "Rae", "given" : "J. W. B.", "non-dropping-particle" : "", "parse-names" : false, "suffix" : "" }, { "dropping-particle" : "", "family" : "Mortyn", "given" : "P. G.", "non-dropping-particle" : "", "parse-names" : false, "suffix" : "" }, { "dropping-particle" : "", "family" : "Vance", "given" : "D.", "non-dropping-particle" : "", "parse-names" : false, "suffix" : "" } ], "container-title" : "Nature", "id" : "ITEM-2", "issue" : "7538", "issued" : { "date-parts" : [ [ "2015", "2", "11" ] ] }, "page" : "219-222", "title" : "Boron isotope evidence for oceanic carbon dioxide leakage during the last deglaciation", "translator" : [ { "dropping-particle" : "", "family" : "L7223", "given" : "", "non-dropping-particle" : "", "parse-names" : false, "suffix" : "" } ], "type" : "article-journal", "volume" : "518" }, "uris" : [ "http://www.mendeley.com/documents/?uuid=c6427728-9a63-4dff-91fe-5cdfdee0d76f" ] }, { "id" : "ITEM-3", "itemData" : { "DOI" : "10.1016/j.epsl.2020.116649", "ISSN" : "0012821X", "abstract" : "Over the last deglaciation there were two transient intervals of pronounced atmospheric CO2 rise; Heinrich Stadial 1 (17.5-15 kyr) and the Younger Dryas (12.9-11.5 kyr). Leading hypotheses accounting for the increased accumulation of CO2 in the atmosphere at these times invoke deep ocean carbon being released from the Southern Ocean and an associated decline in the global efficiency of the biological carbon pump. Here we present new deglacial surface seawater pH and CO2sw records from the Sub-Antarctic regions of the Atlantic and Pacific oceans using boron isotopes measured on the planktic foraminifera Globigerina bulloides. These new data support the hypothesis that upwelling of carbon-rich water in the Sub-Antarctic occurred during Heinrich Stadial 1, and contributed to the initial increase in atmospheric CO2. The increase in CO2sw is coeval with a decline in biological productivity at both the Sub-Antarctic Atlantic and Pacific sites. However, there is no evidence for a significant outgassing of deep ocean carbon from the Sub-Antarctic during the rest of the deglacial, including the second period of atmospheric CO2 rise coeval with the Younger Dryas. This suggests that the second rapid increase in atmospheric CO2 is driven by processes operating elsewhere in the Southern Ocean, or another region.", "author" : [ { "dropping-particle" : "", "family" : "Shuttleworth", "given" : "R.", "non-dropping-particle" : "", "parse-names" : false, "suffix" : "" }, { "dropping-particle" : "", "family" : "Bostock", "given" : "H.C.", "non-dropping-particle" : "", "parse-names" : false, "suffix" : "" }, { "dropping-particle" : "", "family" : "Chalk", "given" : "T.B.", "non-dropping-particle" : "", "parse-names" : false, "suffix" : "" }, { "dropping-particle" : "", "family" : "Calvo", "given" : "E.", "non-dropping-particle" : "", "parse-names" : false, "suffix" : "" }, { "dropping-particle" : "", "family" : "Jaccard", "given" : "S.L.", "non-dropping-particle" : "", "parse-names" : false, "suffix" : "" }, { "dropping-particle" : "", "family" : "Pelejero", "given" : "C.", "non-dropping-particle" : "", "parse-names" : false, "suffix" : "" }, { "dropping-particle" : "", "family" : "Mart\u00ednez-Garc\u00eda", "given" : "A.", "non-dropping-particle" : "", "parse-names" : false, "suffix" : "" }, { "dropping-particle" : "", "family" : "Foster", "given" : "G.L.", "non-dropping-particle" : "", "parse-names" : false, "suffix" : "" } ], "container-title" : "Earth and Planetary Science Letters", "id" : "ITEM-3", "issued" : { "date-parts" : [ [ "2021", "1" ] ] }, "page" : "116649", "title" : "Early deglacial CO2 release from the Sub-Antarctic Atlantic and Pacific oceans", "translator" : [ { "dropping-particle" : "", "family" : "L7098", "given" : "", "non-dropping-particle" : "", "parse-names" : false, "suffix" : "" } ], "type" : "article-journal", "volume" : "554" }, "uris" : [ "http://www.mendeley.com/documents/?uuid=531f7868-3bca-4945-9a89-1b57968d06a4" ] } ], "mendeley" : { "formattedCitation" : "(Mart\u00ednez-Bot\u00ed et al., 2015b; Shao et al., 2019; Shuttleworth et al., 2021)", "manualFormatting" : "(Mart\u00ednez-Bot\u00ed et al., 2015b; Shao et al., 2019; Shuttleworth et al., 2021)", "plainTextFormattedCitation" : "(Mart\u00ednez-Bot\u00ed et al., 2015b; Shao et al., 2019; Shuttleworth et al., 2021)", "previouslyFormattedCitation" : "(Mart\u00ednez-Bot\u00ed et al., 2015b; Shao et al., 2019; Shuttleworth et al., 2021)"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(Martínez-Botí et al., 2015b; Shao et al., 2019; Shuttleworth et al., 2021)</w:t>
      </w:r>
      <w:r w:rsidRPr="001E7A27">
        <w:rPr>
          <w:rFonts w:cs="Times New Roman"/>
          <w:lang w:val="en-GB"/>
        </w:rPr>
        <w:fldChar w:fldCharType="end"/>
      </w:r>
      <w:r w:rsidRPr="001E7A27">
        <w:rPr>
          <w:rFonts w:cs="Times New Roman"/>
          <w:lang w:val="en-GB"/>
        </w:rPr>
        <w:t xml:space="preserve">, suggesting that ocean sources </w:t>
      </w:r>
      <w:ins w:id="824" w:author="Soapbox" w:date="2021-07-16T10:58:00Z">
        <w:r w:rsidR="001B22EA" w:rsidRPr="001E7A27">
          <w:rPr>
            <w:rFonts w:cs="Times New Roman"/>
            <w:lang w:val="en-GB"/>
          </w:rPr>
          <w:t xml:space="preserve">at that time </w:t>
        </w:r>
      </w:ins>
      <w:r w:rsidRPr="001E7A27">
        <w:rPr>
          <w:rFonts w:cs="Times New Roman"/>
          <w:lang w:val="en-GB"/>
        </w:rPr>
        <w:t>may have been larger than terrestrial sources</w:t>
      </w:r>
      <w:del w:id="825" w:author="Soapbox" w:date="2021-07-16T10:58:00Z">
        <w:r w:rsidRPr="001E7A27" w:rsidDel="001B22EA">
          <w:rPr>
            <w:rFonts w:cs="Times New Roman"/>
            <w:lang w:val="en-GB"/>
          </w:rPr>
          <w:delText xml:space="preserve"> then</w:delText>
        </w:r>
      </w:del>
      <w:r w:rsidRPr="001E7A27">
        <w:rPr>
          <w:rFonts w:cs="Times New Roman"/>
          <w:lang w:val="en-GB"/>
        </w:rPr>
        <w:t xml:space="preserve">. Over the course of the LDT, the decrease in northern hemisphere permafrost carbon stocks has been more than compensated by an increase in the carbon stocks of mineral soils, peatland and vegetation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"10.1038/s41586-018-0371-0", "ISSN" : "1476-4687", "abstract" : "Atmospheric concentrations of carbon dioxide increased between the Last Glacial Maximum (LGM, around 21,000 years ago) and the preindustrial era1. It is thought that the evolution of this atmospheric carbon dioxide (and that of atmospheric methane) during the glacial-to-interglacial transition was influenced by organic carbon that was stored in permafrost during the LGM and then underwent decomposition and release following thaw2,3. It has also been suggested that the rather erratic atmospheric \u03b413C and \u220614C signals seen during deglaciation1,4 could partly be explained by the presence of a large terrestrial inert LGM carbon stock, despite the biosphere being less productive (and therefore storing less carbon)5,6. Here we present an empirically derived estimate of the carbon stored in permafrost during the LGM by reconstructing the extent and carbon content of LGM biomes, peatland regions and deep sedimentary deposits. We find that the total estimated soil carbon stock for the LGM northern permafrost region is smaller than the estimated present-day storage (in both permafrost and non-permafrost soils) for the same region. A substantial decrease in the permafrost area from the LGM to the present day has been accompanied by a roughly 400-petagram increase in the total soil carbon stock. This increase in soil carbon suggests that permafrost carbon has made no net contribution to the atmospheric carbon pool since the LGM. However, our results also indicate potential postglacial reductions in the portion of the carbon stock that is trapped in permafrost, of around 1,000\u00a0petagrams, supporting earlier studies7. We further find that carbon has shifted from being primarily stored in permafrost mineral soils and loess deposits during the LGM, to being roughly equally divided between peatlands, mineral soils and permafrost loess deposits today.", "author" : [ { "dropping-particle" : "", "family" : "Lindgren", "given" : "Amelie", "non-dropping-particle" : "", "parse-names" : false, "suffix" : "" }, { "dropping-particle" : "", "family" : "Hugelius", "given" : "Gustaf", "non-dropping-particle" : "", "parse-names" : false, "suffix" : "" }, { "dropping-particle" : "", "family" : "Kuhry", "given" : "Peter", "non-dropping-particle" : "", "parse-names" : false, "suffix" : "" } ], "container-title" : "Nature", "id" : "ITEM-1", "issue" : "7717", "issued" : { "date-parts" : [ [ "2018" ] ] }, "page" : "219-222", "title" : "Extensive loss of past permafrost carbon but a net accumulation into present-day soils", "translator" : [ { "dropping-particle" : "", "family" : "L6980", "given" : "", "non-dropping-particle" : "", "parse-names" : false, "suffix" : "" } ], "type" : "article-journal", "volume" : "560" }, "uris" : [ "http://www.mendeley.com/documents/?uuid=d4ff7ad0-979b-428d-8bd1-6d8580f78b5c" ] }, { "id" : "ITEM-2", "itemData" : { "DOI" : "10.5194/cp-15-849-2019", "ISSN" : "1814-9332", "author" : [ { "dropping-particle" : "", "family" : "Jeltsch-Th\u00f6mmes", "given" : "Aurich", "non-dropping-particle" : "", "parse-names" : false, "suffix" : "" }, { "dropping-particle" : "", "family" : "Battaglia", "given" : "Gianna", "non-dropping-particle" : "", "parse-names" : false, "suffix" : "" }, { "dropping-particle" : "", "family" : "Cartapanis", "given" : "Olivier", "non-dropping-particle" : "", "parse-names" : false, "suffix" : "" }, { "dropping-particle" : "", "family" : "Jaccard", "given" : "Samuel L", "non-dropping-particle" : "", "parse-names" : false, "suffix" : "" }, { "dropping-particle" : "", "family" : "Joos", "given" : "Fortunat", "non-dropping-particle" : "", "parse-names" : false, "suffix" : "" } ], "container-title" : "Climate of the Past", "id" : "ITEM-2", "issue" : "2", "issued" : { "date-parts" : [ [ "2019", "4", "30" ] ] }, "page" : "849-879", "title" : "Low terrestrial carbon storage at the Last Glacial Maximum: constraints from multi-proxy data", "translator" : [ { "dropping-particle" : "", "family" : "L5367", "given" : "", "non-dropping-particle" : "", "parse-names" : false, "suffix" : "" } ], "type" : "article-journal", "volume" : "15" }, "uris" : [ "http://www.mendeley.com/documents/?uuid=3761ec35-a757-3180-b199-89504e692217" ] } ], "mendeley" : { "formattedCitation" : "(Lindgren et al., 2018; Jeltsch-Th\u00f6mmes et al., 2019)", "plainTextFormattedCitation" : "(Lindgren et al., 2018; Jeltsch-Th\u00f6mmes et al., 2019)", "previouslyFormattedCitation" : "(Lindgren et al., 2018; Jeltsch-Th\u00f6mmes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(Lindgren et al., 2018; Jeltsch-Thömmes et al., 2019)</w:t>
      </w:r>
      <w:r w:rsidRPr="001E7A27">
        <w:rPr>
          <w:rFonts w:cs="Times New Roman"/>
          <w:lang w:val="en-GB"/>
        </w:rPr>
        <w:fldChar w:fldCharType="end"/>
      </w:r>
      <w:r w:rsidR="005768F4" w:rsidRPr="001E7A27">
        <w:rPr>
          <w:rFonts w:cs="Times New Roman"/>
          <w:lang w:val="en-GB"/>
        </w:rPr>
        <w:t>.</w:t>
      </w:r>
      <w:r w:rsidRPr="001E7A27">
        <w:rPr>
          <w:rFonts w:cs="Times New Roman"/>
          <w:lang w:val="en-GB"/>
        </w:rPr>
        <w:t xml:space="preserve"> The</w:t>
      </w:r>
      <w:r w:rsidR="005768F4" w:rsidRPr="001E7A27">
        <w:rPr>
          <w:rFonts w:cs="Times New Roman"/>
          <w:lang w:val="en-GB"/>
        </w:rPr>
        <w:t xml:space="preserve"> </w:t>
      </w:r>
      <w:r w:rsidRPr="001E7A27">
        <w:rPr>
          <w:rFonts w:cs="Times New Roman"/>
          <w:lang w:val="en-GB"/>
        </w:rPr>
        <w:t>land biosphere</w:t>
      </w:r>
      <w:r w:rsidR="005768F4" w:rsidRPr="001E7A27">
        <w:rPr>
          <w:rFonts w:cs="Times New Roman"/>
          <w:lang w:val="en-GB"/>
        </w:rPr>
        <w:t xml:space="preserve"> was</w:t>
      </w:r>
      <w:ins w:id="826" w:author="Soapbox" w:date="2021-07-16T10:58:00Z">
        <w:r w:rsidR="001C57EF" w:rsidRPr="001E7A27">
          <w:rPr>
            <w:rFonts w:cs="Times New Roman"/>
            <w:lang w:val="en-GB"/>
          </w:rPr>
          <w:t>,</w:t>
        </w:r>
      </w:ins>
      <w:r w:rsidR="005768F4" w:rsidRPr="001E7A27">
        <w:rPr>
          <w:rFonts w:cs="Times New Roman"/>
          <w:lang w:val="en-GB"/>
        </w:rPr>
        <w:t xml:space="preserve"> on average</w:t>
      </w:r>
      <w:ins w:id="827" w:author="Soapbox" w:date="2021-07-16T10:58:00Z">
        <w:r w:rsidR="001C57EF" w:rsidRPr="001E7A27">
          <w:rPr>
            <w:rFonts w:cs="Times New Roman"/>
            <w:lang w:val="en-GB"/>
          </w:rPr>
          <w:t>,</w:t>
        </w:r>
      </w:ins>
      <w:r w:rsidR="005768F4" w:rsidRPr="001E7A27">
        <w:rPr>
          <w:rFonts w:cs="Times New Roman"/>
          <w:lang w:val="en-GB"/>
        </w:rPr>
        <w:t xml:space="preserve"> a net sink for atmospheric carbon and </w:t>
      </w:r>
      <w:r w:rsidRPr="001E7A27">
        <w:rPr>
          <w:rFonts w:cs="Times New Roman"/>
          <w:lang w:val="en-GB"/>
        </w:rPr>
        <w:t>accumulated several hundred Gt of carbon over the LDT.</w:t>
      </w:r>
    </w:p>
    <w:p w14:paraId="6BB97B6C" w14:textId="77777777" w:rsidR="00FA7D52" w:rsidRPr="001E7A27" w:rsidRDefault="00FA7D52" w:rsidP="00FA7D52">
      <w:pPr>
        <w:pStyle w:val="AR6BodyText"/>
        <w:rPr>
          <w:rFonts w:cs="Times New Roman"/>
          <w:lang w:val="en-GB"/>
        </w:rPr>
      </w:pPr>
    </w:p>
    <w:p w14:paraId="45C0C6C2" w14:textId="0BDEFCB0" w:rsidR="00FA7D52" w:rsidRPr="001E7A27" w:rsidRDefault="00FA7D52" w:rsidP="00FA7D52">
      <w:pPr>
        <w:pStyle w:val="AR6BodyText"/>
        <w:rPr>
          <w:rFonts w:cs="Times New Roman"/>
          <w:lang w:val="en-GB"/>
        </w:rPr>
      </w:pPr>
      <w:r w:rsidRPr="001E7A27">
        <w:rPr>
          <w:rFonts w:cs="Times New Roman"/>
          <w:lang w:val="en-GB"/>
        </w:rPr>
        <w:t>Detailed investigations reveal that Antarctic air temperatures</w:t>
      </w:r>
      <w:ins w:id="828" w:author="Soapbox" w:date="2021-07-16T10:59:00Z">
        <w:r w:rsidR="001C57EF" w:rsidRPr="001E7A27">
          <w:rPr>
            <w:rFonts w:cs="Times New Roman"/>
            <w:lang w:val="en-GB"/>
          </w:rPr>
          <w:t>,</w:t>
        </w:r>
      </w:ins>
      <w:r w:rsidRPr="001E7A27">
        <w:rPr>
          <w:rFonts w:cs="Times New Roman"/>
          <w:lang w:val="en-GB"/>
        </w:rPr>
        <w:t xml:space="preserve"> and more generally Southern Hemisphere (30°S–60°S) proxy temperature reconstructions</w:t>
      </w:r>
      <w:ins w:id="829" w:author="Soapbox" w:date="2021-07-16T10:59:00Z">
        <w:r w:rsidR="001C57EF" w:rsidRPr="001E7A27">
          <w:rPr>
            <w:rFonts w:cs="Times New Roman"/>
            <w:lang w:val="en-GB"/>
          </w:rPr>
          <w:t>,</w:t>
        </w:r>
      </w:ins>
      <w:r w:rsidRPr="001E7A27">
        <w:rPr>
          <w:rFonts w:cs="Times New Roman"/>
          <w:lang w:val="en-GB"/>
        </w:rPr>
        <w:t xml:space="preserve"> led the rise in </w:t>
      </w:r>
      <w:r w:rsidRPr="001E7A27">
        <w:rPr>
          <w:rFonts w:cs="Times New Roman"/>
          <w:i/>
          <w:lang w:val="en-GB"/>
        </w:rPr>
        <w:t>p</w:t>
      </w:r>
      <w:r w:rsidRPr="001E7A27">
        <w:rPr>
          <w:rFonts w:cs="Times New Roman"/>
          <w:lang w:val="en-GB"/>
        </w:rPr>
        <w:t>CO</w:t>
      </w:r>
      <w:r w:rsidRPr="001E7A27">
        <w:rPr>
          <w:rFonts w:cs="Times New Roman"/>
          <w:vertAlign w:val="subscript"/>
          <w:lang w:val="en-GB"/>
        </w:rPr>
        <w:t>2</w:t>
      </w:r>
      <w:r w:rsidRPr="001E7A27">
        <w:rPr>
          <w:rFonts w:cs="Times New Roman"/>
          <w:lang w:val="en-GB"/>
        </w:rPr>
        <w:t xml:space="preserve"> at the onset of the LDT, 18 ka ago, by several hundred years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"10.1038/nature10915", "ISSN" : "0028-0836", "abstract" : "The covariation of carbon dioxide (CO(2)) concentration and temperature in Antarctic ice-core records suggests a close link between CO(2) and climate during the Pleistocene ice ages. The role and relative importance of CO(2) in producing these climate changes remains unclear, however, in part because the ice-core deuterium record reflects local rather than global temperature. Here we construct a record of global surface temperature from 80 proxy records and show that temperature is correlated with and generally lags CO(2) during the last (that is, the most recent) deglaciation. Differences between the respective temperature changes of the Northern Hemisphere and Southern Hemisphere parallel variations in the strength of the Atlantic meridional overturning circulation recorded in marine sediments. These observations, together with transient global climate model simulations, support the conclusion that an antiphased hemispheric temperature response to ocean circulation changes superimposed on globally in-phase warming driven by increasing CO(2) concentrations is an explanation for much of the temperature change at the end of the most recent ice age.", "author" : [ { "dropping-particle" : "", "family" : "Shakun", "given" : "Jeremy D", "non-dropping-particle" : "", "parse-names" : false, "suffix" : "" }, { "dropping-particle" : "", "family" : "Clark", "given" : "Peter U", "non-dropping-particle" : "", "parse-names" : false, "suffix" : "" }, { "dropping-particle" : "", "family" : "He", "given" : "Feng", "non-dropping-particle" : "", "parse-names" : false, "suffix" : "" }, { "dropping-particle" : "", "family" : "Marcott", "given" : "Shaun A", "non-dropping-particle" : "", "parse-names" : false, "suffix" : "" }, { "dropping-particle" : "", "family" : "Mix", "given" : "Alan C", "non-dropping-particle" : "", "parse-names" : false, "suffix" : "" }, { "dropping-particle" : "", "family" : "Liu", "given" : "Zhengyu", "non-dropping-particle" : "", "parse-names" : false, "suffix" : "" }, { "dropping-particle" : "", "family" : "Otto-Bliesner", "given" : "Bette", "non-dropping-particle" : "", "parse-names" : false, "suffix" : "" }, { "dropping-particle" : "", "family" : "Schmittner", "given" : "Andreas", "non-dropping-particle" : "", "parse-names" : false, "suffix" : "" }, { "dropping-particle" : "", "family" : "Bard", "given" : "Edouard", "non-dropping-particle" : "", "parse-names" : false, "suffix" : "" } ], "container-title" : "Nature", "id" : "ITEM-1", "issue" : "7392", "issued" : { "date-parts" : [ [ "2012", "4", "4" ] ] }, "page" : "49-54", "publisher" : "Nature Publishing Group, a division of Macmillan Publishers Limited. All Rights Reserved.", "title" : "Global warming preceded by increasing carbon dioxide concentrations during the last deglaciation", "translator" : [ { "dropping-particle" : "", "family" : "L3876", "given" : "", "non-dropping-particle" : "", "parse-names" : false, "suffix" : "" } ], "type" : "article-journal", "volume" : "484" }, "uris" : [ "http://www.mendeley.com/documents/?uuid=27330268-b55f-4732-949a-9e8d9ce0e6c1" ] }, { "id" : "ITEM-2", "itemData" : { "DOI" : "10.5194/cp-15-913-2019", "ISSN" : "18149332", "abstract" : "The last deglaciation, which occurred from 18 000 to 11 000 years ago, is the most recent large natural climatic variation of global extent. With accurately dated paleoclimate records, we can investigate the timings of related variables in the climate system during this major transition. Here, we use an accurate relative chronology to compare temperature proxy data and global atmospheric CO 2 as recorded in Antarctic ice cores. In addition to five regional records, we compare a \u03b4 18 O stack, representing Antarctic climate variations with the high-resolution robustly dated WAIS Divide CO 2 record (West Antarctic Ice Sheet). We assess the CO 2 and Antarctic temperature phase relationship using a stochastic method to accurately identify the probable timings of changes in their trends. Four coherent changes are identified for the two series, and synchrony between CO 2 and temperature is within the 95% uncertainty range for all of the changes except the end of glacial termination 1 (T1). During the onset of the last deglaciation at 18 ka and the deglaciation end at 11.5 ka, Antarctic temperature most likely led CO 2 by several centuries (by 570 years, within a range of 127 to 751 years, 68% probability, at the T1 onset; and by 532 years, within a range of 337 to 629 years, 68% probability, at the deglaciation end). At 14.4 ka, the onset of the Antarctic Cold Reversal (ACR) period, our results do not show a clear lead or lag (Antarctic temperature leads by 50 years, within a range of -137 to 376 years, 68% probability). The same is true at the end of the ACR (CO 2 leads by 65 years, within a range of 211 to 117 years, 68% probability). However, the timings of changes in trends for the individual proxy records show variations from the stack, indicating regional differences in the pattern of temperature change, particularly in the WAIS Divide record at the onset of the deglaciation; the Dome Fuji record at the deglaciation end; and the EDML record after 16 ka (EPICA Dronning Maud Land, where EPICA is the European Project for Ice Coring in Antarctica). In addition, two changes - one at 16 ka in the CO 2 record and one after the ACR onset in three of the isotopic temperature records - do not have high-probability counterparts in the other record. The likely-variable phasing we identify testify to the complex nature of the mechanisms driving the carbon cycle and Antarctic temperature during the deglaciation.", "author" : [ { "dropping-particle" : "", "family" : "Chowdhry Beeman", "given" : "Jai", "non-dropping-particle" : "", "parse-names" : false, "suffix" : "" }, { "dropping-particle" : "", "family" : "Gest", "given" : "L\u00e9a", "non-dropping-particle" : "", "parse-names" : false, "suffix" : "" }, { "dropping-particle" : "", "family" : "Parrenin", "given" : "Fr\u00e9d\u00e9ric", "non-dropping-particle" : "", "parse-names" : false, "suffix" : "" }, { "dropping-particle" : "", "family" : "Raynaud", "given" : "Dominique", "non-dropping-particle" : "", "parse-names" : false, "suffix" : "" }, { "dropping-particle" : "", "family" : "Fudge", "given" : "Tyler J.", "non-dropping-particle" : "", "parse-names" : false, "suffix" : "" }, { "dropping-particle" : "", "family" : "Buizert", "given" : "Christo", "non-dropping-particle" : "", "parse-names" : false, "suffix" : "" }, { "dropping-particle" : "", "family" : "Brook", "given" : "Edward J.", "non-dropping-particle" : "", "parse-names" : false, "suffix" : "" } ], "container-title" : "Climate of the Past", "id" : "ITEM-2", "issue" : "3", "issued" : { "date-parts" : [ [ "2019" ] ] }, "page" : "913-926", "title" : "Antarctic temperature and CO 2 : Near-synchrony yet variable phasing during the last deglaciation", "translator" : [ { "dropping-particle" : "", "family" : "L6928", "given" : "", "non-dropping-particle" : "", "parse-names" : false, "suffix" : "" } ], "type" : "article-journal", "volume" : "15" }, "uris" : [ "http://www.mendeley.com/documents/?uuid=09285d8b-fb69-4e7e-8e99-d3ab80c2525e" ] } ], "mendeley" : { "formattedCitation" : "(Shakun et al., 2012; Chowdhry Beeman et al., 2019)", "plainTextFormattedCitation" : "(Shakun et al., 2012; Chowdhry Beeman et al., 2019)", "previouslyFormattedCitation" : "(Shakun et al., 2012; Chowdhry Beeman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(Shakun et al., 2012; Chowdhry Beeman et al., 2019)</w:t>
      </w:r>
      <w:r w:rsidRPr="001E7A27">
        <w:rPr>
          <w:rFonts w:cs="Times New Roman"/>
          <w:lang w:val="en-GB"/>
        </w:rPr>
        <w:fldChar w:fldCharType="end"/>
      </w:r>
      <w:r w:rsidRPr="001E7A27">
        <w:rPr>
          <w:rFonts w:cs="Times New Roman"/>
          <w:lang w:val="en-GB"/>
        </w:rPr>
        <w:t xml:space="preserve">. </w:t>
      </w:r>
      <w:commentRangeStart w:id="830"/>
      <w:r w:rsidRPr="001E7A27">
        <w:rPr>
          <w:rFonts w:cs="Times New Roman"/>
          <w:lang w:val="en-GB"/>
        </w:rPr>
        <w:t xml:space="preserve">Atmospheric </w:t>
      </w:r>
      <w:commentRangeEnd w:id="830"/>
      <w:r w:rsidR="001C57EF" w:rsidRPr="001E7A27">
        <w:rPr>
          <w:rStyle w:val="CommentReference"/>
          <w:lang w:val="en-GB"/>
        </w:rPr>
        <w:commentReference w:id="830"/>
      </w:r>
      <w:r w:rsidRPr="001E7A27">
        <w:rPr>
          <w:rFonts w:cs="Times New Roman"/>
          <w:lang w:val="en-GB"/>
        </w:rPr>
        <w:t>CO</w:t>
      </w:r>
      <w:r w:rsidRPr="001E7A27">
        <w:rPr>
          <w:rFonts w:cs="Times New Roman"/>
          <w:vertAlign w:val="subscript"/>
          <w:lang w:val="en-GB"/>
        </w:rPr>
        <w:t>2</w:t>
      </w:r>
      <w:ins w:id="831" w:author="Soapbox" w:date="2021-07-16T10:59:00Z">
        <w:r w:rsidR="001C57EF" w:rsidRPr="001E7A27">
          <w:rPr>
            <w:rFonts w:cs="Times New Roman"/>
            <w:lang w:val="en-GB"/>
          </w:rPr>
          <w:t xml:space="preserve"> </w:t>
        </w:r>
      </w:ins>
      <w:del w:id="832" w:author="Soapbox" w:date="2021-07-16T10:59:00Z">
        <w:r w:rsidRPr="001E7A27" w:rsidDel="001C57EF">
          <w:rPr>
            <w:rFonts w:cs="Times New Roman"/>
            <w:lang w:val="en-GB"/>
          </w:rPr>
          <w:delText xml:space="preserve">, on the other hand, </w:delText>
        </w:r>
      </w:del>
      <w:r w:rsidRPr="001E7A27">
        <w:rPr>
          <w:rFonts w:cs="Times New Roman"/>
          <w:lang w:val="en-GB"/>
        </w:rPr>
        <w:t xml:space="preserve">led </w:t>
      </w:r>
      <w:r w:rsidR="005768F4" w:rsidRPr="001E7A27">
        <w:rPr>
          <w:rFonts w:cs="Times New Roman"/>
          <w:lang w:val="en-GB"/>
        </w:rPr>
        <w:t xml:space="preserve">reconstructed </w:t>
      </w:r>
      <w:r w:rsidRPr="001E7A27">
        <w:rPr>
          <w:rFonts w:cs="Times New Roman"/>
          <w:lang w:val="en-GB"/>
        </w:rPr>
        <w:t xml:space="preserve">global average temperature by several centuries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"10.1038/nature10915", "ISSN" : "0028-0836", "abstract" : "The covariation of carbon dioxide (CO(2)) concentration and temperature in Antarctic ice-core records suggests a close link between CO(2) and climate during the Pleistocene ice ages. The role and relative importance of CO(2) in producing these climate changes remains unclear, however, in part because the ice-core deuterium record reflects local rather than global temperature. Here we construct a record of global surface temperature from 80 proxy records and show that temperature is correlated with and generally lags CO(2) during the last (that is, the most recent) deglaciation. Differences between the respective temperature changes of the Northern Hemisphere and Southern Hemisphere parallel variations in the strength of the Atlantic meridional overturning circulation recorded in marine sediments. These observations, together with transient global climate model simulations, support the conclusion that an antiphased hemispheric temperature response to ocean circulation changes superimposed on globally in-phase warming driven by increasing CO(2) concentrations is an explanation for much of the temperature change at the end of the most recent ice age.", "author" : [ { "dropping-particle" : "", "family" : "Shakun", "given" : "Jeremy D", "non-dropping-particle" : "", "parse-names" : false, "suffix" : "" }, { "dropping-particle" : "", "family" : "Clark", "given" : "Peter U", "non-dropping-particle" : "", "parse-names" : false, "suffix" : "" }, { "dropping-particle" : "", "family" : "He", "given" : "Feng", "non-dropping-particle" : "", "parse-names" : false, "suffix" : "" }, { "dropping-particle" : "", "family" : "Marcott", "given" : "Shaun A", "non-dropping-particle" : "", "parse-names" : false, "suffix" : "" }, { "dropping-particle" : "", "family" : "Mix", "given" : "Alan C", "non-dropping-particle" : "", "parse-names" : false, "suffix" : "" }, { "dropping-particle" : "", "family" : "Liu", "given" : "Zhengyu", "non-dropping-particle" : "", "parse-names" : false, "suffix" : "" }, { "dropping-particle" : "", "family" : "Otto-Bliesner", "given" : "Bette", "non-dropping-particle" : "", "parse-names" : false, "suffix" : "" }, { "dropping-particle" : "", "family" : "Schmittner", "given" : "Andreas", "non-dropping-particle" : "", "parse-names" : false, "suffix" : "" }, { "dropping-particle" : "", "family" : "Bard", "given" : "Edouard", "non-dropping-particle" : "", "parse-names" : false, "suffix" : "" } ], "container-title" : "Nature", "id" : "ITEM-1", "issue" : "7392", "issued" : { "date-parts" : [ [ "2012", "4", "4" ] ] }, "page" : "49-54", "publisher" : "Nature Publishing Group, a division of Macmillan Publishers Limited. All Rights Reserved.", "title" : "Global warming preceded by increasing carbon dioxide concentrations during the last deglaciation", "translator" : [ { "dropping-particle" : "", "family" : "L3876", "given" : "", "non-dropping-particle" : "", "parse-names" : false, "suffix" : "" } ], "type" : "article-journal", "volume" : "484" }, "uris" : [ "http://www.mendeley.com/documents/?uuid=27330268-b55f-4732-949a-9e8d9ce0e6c1" ] } ], "mendeley" : { "formattedCitation" : "(Shakun et al., 2012)", "plainTextFormattedCitation" : "(Shakun et al., 2012)", "previouslyFormattedCitation" : "(Shakun et al., 2012)"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(Shakun et al., 2012)</w:t>
      </w:r>
      <w:r w:rsidRPr="001E7A27">
        <w:rPr>
          <w:rFonts w:cs="Times New Roman"/>
          <w:lang w:val="en-GB"/>
        </w:rPr>
        <w:fldChar w:fldCharType="end"/>
      </w:r>
      <w:r w:rsidRPr="001E7A27">
        <w:rPr>
          <w:rFonts w:cs="Times New Roman"/>
          <w:lang w:val="en-GB"/>
        </w:rPr>
        <w:t xml:space="preserve">, corroborating </w:t>
      </w:r>
      <w:r w:rsidRPr="001E7A27">
        <w:rPr>
          <w:rFonts w:cs="Times New Roman"/>
          <w:lang w:val="en-GB"/>
        </w:rPr>
        <w:lastRenderedPageBreak/>
        <w:t>the importance of CO</w:t>
      </w:r>
      <w:r w:rsidRPr="001E7A27">
        <w:rPr>
          <w:rFonts w:cs="Times New Roman"/>
          <w:vertAlign w:val="subscript"/>
          <w:lang w:val="en-GB"/>
        </w:rPr>
        <w:t>2</w:t>
      </w:r>
      <w:r w:rsidRPr="001E7A27">
        <w:rPr>
          <w:rFonts w:cs="Times New Roman"/>
          <w:lang w:val="en-GB"/>
        </w:rPr>
        <w:t xml:space="preserve"> as an amplifier of orbitally</w:t>
      </w:r>
      <w:ins w:id="833" w:author="Soapbox" w:date="2021-07-21T09:06:00Z">
        <w:r w:rsidR="00A97349" w:rsidRPr="001E7A27">
          <w:rPr>
            <w:rFonts w:cs="Times New Roman"/>
            <w:lang w:val="en-GB"/>
          </w:rPr>
          <w:t xml:space="preserve"> </w:t>
        </w:r>
      </w:ins>
      <w:del w:id="834" w:author="Soapbox" w:date="2021-07-21T09:06:00Z">
        <w:r w:rsidRPr="001E7A27" w:rsidDel="00A97349">
          <w:rPr>
            <w:rFonts w:cs="Times New Roman"/>
            <w:lang w:val="en-GB"/>
          </w:rPr>
          <w:delText>-</w:delText>
        </w:r>
      </w:del>
      <w:r w:rsidRPr="001E7A27">
        <w:rPr>
          <w:rFonts w:cs="Times New Roman"/>
          <w:lang w:val="en-GB"/>
        </w:rPr>
        <w:t xml:space="preserve">driven warming. </w:t>
      </w:r>
      <w:ins w:id="835" w:author="Soapbox" w:date="2021-07-16T11:01:00Z">
        <w:r w:rsidR="0045600E" w:rsidRPr="001E7A27">
          <w:rPr>
            <w:rFonts w:cs="Times New Roman"/>
            <w:lang w:val="en-GB"/>
          </w:rPr>
          <w:t>During the LDT, t</w:t>
        </w:r>
      </w:ins>
      <w:del w:id="836" w:author="Soapbox" w:date="2021-07-16T11:01:00Z">
        <w:r w:rsidRPr="001E7A27" w:rsidDel="0045600E">
          <w:rPr>
            <w:rFonts w:cs="Times New Roman"/>
            <w:lang w:val="en-GB"/>
          </w:rPr>
          <w:delText>T</w:delText>
        </w:r>
      </w:del>
      <w:r w:rsidRPr="001E7A27">
        <w:rPr>
          <w:rFonts w:cs="Times New Roman"/>
          <w:lang w:val="en-GB"/>
        </w:rPr>
        <w:t xml:space="preserve">he phasing between Antarctic air temperature and atmospheric GHG concentration changes was nearly synchronous, yet variable, </w:t>
      </w:r>
      <w:del w:id="837" w:author="Soapbox" w:date="2021-07-16T11:01:00Z">
        <w:r w:rsidRPr="001E7A27" w:rsidDel="0045600E">
          <w:rPr>
            <w:rFonts w:cs="Times New Roman"/>
            <w:lang w:val="en-GB"/>
          </w:rPr>
          <w:delText xml:space="preserve">during the LDT, </w:delText>
        </w:r>
      </w:del>
      <w:r w:rsidRPr="001E7A27">
        <w:rPr>
          <w:rFonts w:cs="Times New Roman"/>
          <w:lang w:val="en-GB"/>
        </w:rPr>
        <w:t xml:space="preserve">owing to the complex nature of the mechanisms modulating the global carbon cycle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"10.5194/cp-15-913-2019", "ISSN" : "18149332", "abstract" : "The last deglaciation, which occurred from 18 000 to 11 000 years ago, is the most recent large natural climatic variation of global extent. With accurately dated paleoclimate records, we can investigate the timings of related variables in the climate system during this major transition. Here, we use an accurate relative chronology to compare temperature proxy data and global atmospheric CO 2 as recorded in Antarctic ice cores. In addition to five regional records, we compare a \u03b4 18 O stack, representing Antarctic climate variations with the high-resolution robustly dated WAIS Divide CO 2 record (West Antarctic Ice Sheet). We assess the CO 2 and Antarctic temperature phase relationship using a stochastic method to accurately identify the probable timings of changes in their trends. Four coherent changes are identified for the two series, and synchrony between CO 2 and temperature is within the 95% uncertainty range for all of the changes except the end of glacial termination 1 (T1). During the onset of the last deglaciation at 18 ka and the deglaciation end at 11.5 ka, Antarctic temperature most likely led CO 2 by several centuries (by 570 years, within a range of 127 to 751 years, 68% probability, at the T1 onset; and by 532 years, within a range of 337 to 629 years, 68% probability, at the deglaciation end). At 14.4 ka, the onset of the Antarctic Cold Reversal (ACR) period, our results do not show a clear lead or lag (Antarctic temperature leads by 50 years, within a range of -137 to 376 years, 68% probability). The same is true at the end of the ACR (CO 2 leads by 65 years, within a range of 211 to 117 years, 68% probability). However, the timings of changes in trends for the individual proxy records show variations from the stack, indicating regional differences in the pattern of temperature change, particularly in the WAIS Divide record at the onset of the deglaciation; the Dome Fuji record at the deglaciation end; and the EDML record after 16 ka (EPICA Dronning Maud Land, where EPICA is the European Project for Ice Coring in Antarctica). In addition, two changes - one at 16 ka in the CO 2 record and one after the ACR onset in three of the isotopic temperature records - do not have high-probability counterparts in the other record. The likely-variable phasing we identify testify to the complex nature of the mechanisms driving the carbon cycle and Antarctic temperature during the deglaciation.", "author" : [ { "dropping-particle" : "", "family" : "Chowdhry Beeman", "given" : "Jai", "non-dropping-particle" : "", "parse-names" : false, "suffix" : "" }, { "dropping-particle" : "", "family" : "Gest", "given" : "L\u00e9a", "non-dropping-particle" : "", "parse-names" : false, "suffix" : "" }, { "dropping-particle" : "", "family" : "Parrenin", "given" : "Fr\u00e9d\u00e9ric", "non-dropping-particle" : "", "parse-names" : false, "suffix" : "" }, { "dropping-particle" : "", "family" : "Raynaud", "given" : "Dominique", "non-dropping-particle" : "", "parse-names" : false, "suffix" : "" }, { "dropping-particle" : "", "family" : "Fudge", "given" : "Tyler J.", "non-dropping-particle" : "", "parse-names" : false, "suffix" : "" }, { "dropping-particle" : "", "family" : "Buizert", "given" : "Christo", "non-dropping-particle" : "", "parse-names" : false, "suffix" : "" }, { "dropping-particle" : "", "family" : "Brook", "given" : "Edward J.", "non-dropping-particle" : "", "parse-names" : false, "suffix" : "" } ], "container-title" : "Climate of the Past", "id" : "ITEM-1", "issue" : "3", "issued" : { "date-parts" : [ [ "2019" ] ] }, "page" : "913-926", "title" : "Antarctic temperature and CO 2 : Near-synchrony yet variable phasing during the last deglaciation", "translator" : [ { "dropping-particle" : "", "family" : "L6928", "given" : "", "non-dropping-particle" : "", "parse-names" : false, "suffix" : "" } ], "type" : "article-journal", "volume" : "15" }, "uris" : [ "http://www.mendeley.com/documents/?uuid=09285d8b-fb69-4e7e-8e99-d3ab80c2525e" ] } ], "mendeley" : { "formattedCitation" : "(Chowdhry Beeman et al., 2019)", "plainTextFormattedCitation" : "(Chowdhry Beeman et al., 2019)", "previouslyFormattedCitation" : "(Chowdhry Beeman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(Chowdhry Beeman et al., 2019)</w:t>
      </w:r>
      <w:r w:rsidRPr="001E7A27">
        <w:rPr>
          <w:rFonts w:cs="Times New Roman"/>
          <w:lang w:val="en-GB"/>
        </w:rPr>
        <w:fldChar w:fldCharType="end"/>
      </w:r>
      <w:r w:rsidRPr="001E7A27">
        <w:rPr>
          <w:rFonts w:cs="Times New Roman"/>
          <w:lang w:val="en-GB"/>
        </w:rPr>
        <w:t xml:space="preserve">. Mean ocean temperature reconstructions, based on noble gas extracted from Antarctic ice are closely correlated with Antarctic air temperature and </w:t>
      </w:r>
      <w:r w:rsidRPr="001E7A27">
        <w:rPr>
          <w:rFonts w:cs="Times New Roman"/>
          <w:i/>
          <w:lang w:val="en-GB"/>
        </w:rPr>
        <w:t>p</w:t>
      </w:r>
      <w:r w:rsidRPr="001E7A27">
        <w:rPr>
          <w:rFonts w:cs="Times New Roman"/>
          <w:lang w:val="en-GB"/>
        </w:rPr>
        <w:t>CO</w:t>
      </w:r>
      <w:r w:rsidRPr="001E7A27">
        <w:rPr>
          <w:rFonts w:cs="Times New Roman"/>
          <w:vertAlign w:val="subscript"/>
          <w:lang w:val="en-GB"/>
        </w:rPr>
        <w:t>2</w:t>
      </w:r>
      <w:r w:rsidRPr="001E7A27">
        <w:rPr>
          <w:rFonts w:cs="Times New Roman"/>
          <w:lang w:val="en-GB"/>
        </w:rPr>
        <w:t xml:space="preserve"> records, emphasi</w:t>
      </w:r>
      <w:ins w:id="838" w:author="Soapbox" w:date="2021-07-17T07:41:00Z">
        <w:r w:rsidR="00343623" w:rsidRPr="001E7A27">
          <w:rPr>
            <w:rFonts w:cs="Times New Roman"/>
            <w:lang w:val="en-GB"/>
          </w:rPr>
          <w:t>z</w:t>
        </w:r>
      </w:ins>
      <w:del w:id="839" w:author="Soapbox" w:date="2021-07-17T07:41:00Z">
        <w:r w:rsidRPr="001E7A27" w:rsidDel="00343623">
          <w:rPr>
            <w:rFonts w:cs="Times New Roman"/>
            <w:lang w:val="en-GB"/>
          </w:rPr>
          <w:delText>s</w:delText>
        </w:r>
      </w:del>
      <w:r w:rsidRPr="001E7A27">
        <w:rPr>
          <w:rFonts w:cs="Times New Roman"/>
          <w:lang w:val="en-GB"/>
        </w:rPr>
        <w:t xml:space="preserve">ing the role the Southern Ocean is playing in modulating global climate variability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"10.1073/pnas.1905447116", "ISSN" : "0027-8424", "abstract" : "Earth{\\textquoteright}s radiative imbalance determines whether energy is flowing into or out of the ocean{\\textendash}atmosphere system. The present, anthropogenic, positive imbalance drives global warming. This study reconstructs the radiative imbalance for the last deglaciation, ~20,000 to 10,000 y ago. During the deglaciation, a positive imbalance was maintained for several thousand years, which brought the climate system from the last ice age into the Holocene warm period. We show that the imbalance varied significantly during this time, possibly due to changes in ocean circulation that affect the radiative energy fluxes, highlighting the importance of internal variability in Earth{\\textquoteright}s energy budget.The energy imbalance at the top of the atmosphere determines the temporal evolution of the global climate, and vice versa changes in the climate system can alter the planetary energy fluxes. This interplay is fundamental to our understanding of Earth{\\textquoteright}s heat budget and the climate system. However, even today, the direct measurement of global radiative fluxes is difficult, such that most assessments are based on changes in the total energy content of the climate system. We apply the same approach to estimate the long-term evolution of Earth{\\textquoteright}s radiative imbalance in the past. New measurements of noble gas-derived mean ocean temperature from the European Project for Ice Coring in Antarctica Dome C ice core covering the last 40,000 y, combined with recent results from the West Antarctic Ice Sheet Divide ice core and the sea-level record, allow us to quantitatively reconstruct the history of the climate system energy budget. The temporal derivative of this quantity must be equal to the planetary radiative imbalance. During the deglaciation, a positive imbalance of typically +0.2 W.m-2 is maintained for ~10,000 y, however, with two distinct peaks that reach up to 0.4 W.m-2 during times of substantially reduced Atlantic Meridional Overturning Circulation. We conclude that these peaks are related to net changes in ocean heat uptake, likely due to rapid changes in North Atlantic deep-water formation and their impact on the global radiative balance, while changes in cloud coverage, albeit uncertain, may also factor into the picture.", "author" : [ { "dropping-particle" : "", "family" : "Baggenstos", "given" : "Daniel", "non-dropping-particle" : "", "parse-names" : false, "suffix" : "" }, { "dropping-particle" : "", "family" : "H\u00e4berli", "given" : "Marcel", "non-dropping-particle" : "", "parse-names" : false, "suffix" : "" }, { "dropping-particle" : "", "family" : "Schmitt", "given" : "Jochen", "non-dropping-particle" : "", "parse-names" : false, "suffix" : "" }, { "dropping-particle" : "", "family" : "Shackleton", "given" : "Sarah A", "non-dropping-particle" : "", "parse-names" : false, "suffix" : "" }, { "dropping-particle" : "", "family" : "Birner", "given" : "Benjamin", "non-dropping-particle" : "", "parse-names" : false, "suffix" : "" }, { "dropping-particle" : "", "family" : "Severinghaus", "given" : "Jeffrey P", "non-dropping-particle" : "", "parse-names" : false, "suffix" : "" }, { "dropping-particle" : "", "family" : "Kellerhals", "given" : "Thomas", "non-dropping-particle" : "", "parse-names" : false, "suffix" : "" }, { "dropping-particle" : "", "family" : "Fischer", "given" : "Hubertus", "non-dropping-particle" : "", "parse-names" : false, "suffix" : "" } ], "container-title" : "Proceedings of the National Academy of Sciences", "id" : "ITEM-1", "issue" : "30", "issued" : { "date-parts" : [ [ "2019" ] ] }, "page" : "14881-14886", "publisher" : "National Academy of Sciences", "title" : "Earth's radiative imbalance from the Last Glacial Maximum to the present", "translator" : [ { "dropping-particle" : "", "family" : "L6933", "given" : "", "non-dropping-particle" : "", "parse-names" : false, "suffix" : "" } ], "type" : "article-journal", "volume" : "116" }, "uris" : [ "http://www.mendeley.com/documents/?uuid=9f4bdd7a-0345-4b61-87d1-fbd165b5adfe" ] }, { "id" : "ITEM-2", "itemData" : { "DOI" : "10.1038/nature25152", "ISSN" : "0028-0836", "PMID" : "29300008", "abstract" : "Little is known about the ocean temperature's long-term response to climate perturbations owing to limited observations and a lack of robust reconstructions. Although most of the anthropogenic heat added to the climate system has been taken up by the ocean up until now, its role in a century and beyond is uncertain. Here, using noble gases trapped in ice cores, we show that the mean global ocean temperature increased by 2.57 \u00b1 0.24 degrees Celsius over the last glacial transition (20,000 to 10,000 years ago). Our reconstruction provides unprecedented precision and temporal resolution for the integrated global ocean, in contrast to the depth-, region-, organism- and season-specific estimates provided by other methods. We find that the mean global ocean temperature is closely correlated with Antarctic temperature and has no lead or lag with atmospheric CO 2, thereby confirming the important role of Southern Hemisphere climate in global climate trends. We also reveal an enigmatic 700-year warming during the early Younger Dryas period (about 12,000 years ago) that surpasses estimates of modern ocean heat uptake.",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"container-title" : "Nature", "id" : "ITEM-2", "issue" : "7686", "issued" : { "date-parts" : [ [ "2018", "1", "4" ] ] }, "page" : "39-44", "publisher" : "Nature Publishing Group", "title" : "Mean global ocean temperatures during the last glacial transition", "translator" : [ { "dropping-particle" : "", "family" : "L7396", "given" : "", "non-dropping-particle" : "", "parse-names" : false, "suffix" : "" } ], "type" : "article-journal", "volume" : "553" }, "uris" : [ "http://www.mendeley.com/documents/?uuid=59f2bf56-ccfc-469c-bd2b-74ccb44c65f8" ] } ], "mendeley" : { "formattedCitation" : "(Bereiter et al., 2018; Baggenstos et al., 2019)", "manualFormatting" : "(Bereiter et al., 2018; Baggenstos et al., 2019)", "plainTextFormattedCitation" : "(Bereiter et al., 2018; Baggenstos et al., 2019)", "previouslyFormattedCitation" : "(Bereiter et al., 2018; Baggenstos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(Bereiter et al., 2018; Baggenstos et al., 2019)</w:t>
      </w:r>
      <w:r w:rsidRPr="001E7A27">
        <w:rPr>
          <w:rFonts w:cs="Times New Roman"/>
          <w:lang w:val="en-GB"/>
        </w:rPr>
        <w:fldChar w:fldCharType="end"/>
      </w:r>
      <w:r w:rsidR="00EC3D1D" w:rsidRPr="001E7A27">
        <w:rPr>
          <w:rFonts w:cs="Times New Roman"/>
          <w:lang w:val="en-GB"/>
        </w:rPr>
        <w:t>.</w:t>
      </w:r>
    </w:p>
    <w:p w14:paraId="337EA5A1" w14:textId="6689C07A" w:rsidR="00EC3D1D" w:rsidRPr="001E7A27" w:rsidRDefault="00EC3D1D" w:rsidP="00FA7D52">
      <w:pPr>
        <w:pStyle w:val="AR6BodyText"/>
        <w:rPr>
          <w:rFonts w:cs="Times New Roman"/>
          <w:lang w:val="en-GB"/>
        </w:rPr>
      </w:pPr>
    </w:p>
    <w:p w14:paraId="71E5D445" w14:textId="452BB5D3" w:rsidR="00EC3D1D" w:rsidRPr="001E7A27" w:rsidRDefault="00EC3D1D" w:rsidP="00EC3D1D">
      <w:pPr>
        <w:pStyle w:val="AR6BodyText"/>
        <w:rPr>
          <w:lang w:val="en-GB"/>
        </w:rPr>
      </w:pPr>
      <w:r w:rsidRPr="001E7A27">
        <w:rPr>
          <w:lang w:val="en-GB"/>
        </w:rPr>
        <w:t>Enhanced mid-ocean ridge magmatism and/or hydrothermal activity modulated by sea</w:t>
      </w:r>
      <w:ins w:id="840" w:author="Soapbox" w:date="2021-07-20T04:39:00Z">
        <w:r w:rsidR="00B7063D" w:rsidRPr="001E7A27">
          <w:rPr>
            <w:lang w:val="en-GB"/>
          </w:rPr>
          <w:t xml:space="preserve"> </w:t>
        </w:r>
      </w:ins>
      <w:del w:id="841" w:author="Soapbox" w:date="2021-07-20T04:39:00Z">
        <w:r w:rsidRPr="001E7A27" w:rsidDel="00B7063D">
          <w:rPr>
            <w:lang w:val="en-GB"/>
          </w:rPr>
          <w:delText>-</w:delText>
        </w:r>
      </w:del>
      <w:r w:rsidRPr="001E7A27">
        <w:rPr>
          <w:lang w:val="en-GB"/>
        </w:rPr>
        <w:t>level rise has recently been hypothesi</w:t>
      </w:r>
      <w:ins w:id="842" w:author="Soapbox" w:date="2021-07-16T11:03:00Z">
        <w:r w:rsidR="00507331" w:rsidRPr="001E7A27">
          <w:rPr>
            <w:lang w:val="en-GB"/>
          </w:rPr>
          <w:t>z</w:t>
        </w:r>
      </w:ins>
      <w:del w:id="843" w:author="Soapbox" w:date="2021-07-16T11:03:00Z">
        <w:r w:rsidRPr="001E7A27" w:rsidDel="00507331">
          <w:rPr>
            <w:lang w:val="en-GB"/>
          </w:rPr>
          <w:delText>s</w:delText>
        </w:r>
      </w:del>
      <w:r w:rsidRPr="001E7A27">
        <w:rPr>
          <w:lang w:val="en-GB"/>
        </w:rPr>
        <w:t>ed to have contributed to the deglacial CO</w:t>
      </w:r>
      <w:r w:rsidRPr="001E7A27">
        <w:rPr>
          <w:vertAlign w:val="subscript"/>
          <w:lang w:val="en-GB"/>
        </w:rPr>
        <w:t>2</w:t>
      </w:r>
      <w:r w:rsidRPr="001E7A27">
        <w:rPr>
          <w:lang w:val="en-GB"/>
        </w:rPr>
        <w:t xml:space="preserve"> rise </w:t>
      </w:r>
      <w:commentRangeStart w:id="844"/>
      <w:r w:rsidRPr="001E7A27">
        <w:rPr>
          <w:lang w:val="en-GB"/>
        </w:rPr>
        <w:fldChar w:fldCharType="begin" w:fldLock="1"/>
      </w:r>
      <w:r w:rsidR="007B506D" w:rsidRPr="001E7A27">
        <w:rPr>
          <w:lang w:val="en-GB"/>
        </w:rPr>
        <w:instrText>ADDIN CSL_CITATION { "citationItems" : [ { "id" : "ITEM-1", "itemData" : { "DOI" : "10.1029/2019PA003674", "ISSN" : "2572-4517", "author" : [ { "dropping-particle" : "", "family" : "Stott", "given" : "Lowell D", "non-dropping-particle" : "", "parse-names" : false, "suffix" : "" }, { "dropping-particle" : "", "family" : "Davy", "given" : "Bryan", "non-dropping-particle" : "", "parse-names" : false, "suffix" : "" }, { "dropping-particle" : "", "family" : "Shao", "given" : "Jun", "non-dropping-particle" : "", "parse-names" : false, "suffix" : "" }, { "dropping-particle" : "", "family" : "Coffin", "given" : "Richard", "non-dropping-particle" : "", "parse-names" : false, "suffix" : "" }, { "dropping-particle" : "", "family" : "Pecher", "given" : "Ingo", "non-dropping-particle" : "", "parse-names" : false, "suffix" : "" }, { "dropping-particle" : "", "family" : "Neil", "given" : "Helen", "non-dropping-particle" : "", "parse-names" : false, "suffix" : "" }, { "dropping-particle" : "", "family" : "Rose", "given" : "Paula", "non-dropping-particle" : "", "parse-names" : false, "suffix" : "" }, { "dropping-particle" : "", "family" : "Bialas", "given" : "Joerg", "non-dropping-particle" : "", "parse-names" : false, "suffix" : "" } ], "container-title" : "Paleoceanography and Paleoclimatology", "id" : "ITEM-1", "issued" : { "date-parts" : [ [ "2019", "11", "14" ] ] }, "page" : "2019PA003674", "title" : "CO2 release from pockmarks on the chatham rise\u2010bounty trough at the glacial termination", "translator" : [ { "dropping-particle" : "", "family" : "L6633", "given" : "", "non-dropping-particle" : "", "parse-names" : false, "suffix" : "" } ], "type" : "article-journal" }, "uris" : [ "http://www.mendeley.com/documents/?uuid=66035474-1303-4d7f-90d5-2431b13a7a64" ] }, { "id" : "ITEM-2", "itemData" : { "DOI" : "10.1126/science.1261508", "ISSN" : "0036-8075", "author" : [ { "dropping-particle" : "", "family" : "Crowley", "given" : "J. W.", "non-dropping-particle" : "", "parse-names" : false, "suffix" : "" }, { "dropping-particle" : "", "family" : "Katz", "given" : "R. F.", "non-dropping-particle" : "", "parse-names" : false, "suffix" : "" }, { "dropping-particle" : "", "family" : "Huybers", "given" : "P.", "non-dropping-particle" : "", "parse-names" : false, "suffix" : "" }, { "dropping-particle" : "", "family" : "Langmuir", "given" : "C. H.", "non-dropping-particle" : "", "parse-names" : false, "suffix" : "" }, { "dropping-particle" : "", "family" : "Park", "given" : "S.-H.", "non-dropping-particle" : "", "parse-names" : false, "suffix" : "" } ], "container-title" : "Science", "id" : "ITEM-2", "issue" : "6227", "issued" : { "date-parts" : [ [ "2015", "3", "13" ] ] }, "page" : "1237-1240", "title" : "Glacial cycles drive variations in the production of oceanic crust", "translator" : [ { "dropping-particle" : "", "family" : "L6461", "given" : "", "non-dropping-particle" : "", "parse-names" : false, "suffix" : "" } ], "type" : "article-journal", "volume" : "347" }, "uris" : [ "http://www.mendeley.com/documents/?uuid=ad11982e-b5e6-45cc-a57f-12ef035e1506" ] }, { "id" : "ITEM-3", "itemData" : { "DOI" : "10.1016/j.epsl.2016.09.021", "ISSN" : "0012821X", "author" : [ { "dropping-particle" : "", "family" : "Huybers", "given" : "Peter", "non-dropping-particle" : "", "parse-names" : false, "suffix" : "" }, { "dropping-particle" : "", "family" : "Langmuir", "given" : "Charles H.", "non-dropping-particle" : "", "parse-names" : false, "suffix" : "" } ], "container-title" : "Earth and Planetary Science Letters", "id" : "ITEM-3", "issued" : { "date-parts" : [ [ "2017", "1" ] ] }, "page" : "238-249", "title" : "Delayed CO2 emissions from mid-ocean ridge volcanism as a possible cause of late-Pleistocene glacial cycles", "translator" : [ { "dropping-particle" : "", "family" : "L6632", "given" : "", "non-dropping-particle" : "", "parse-names" : false, "suffix" : "" } ], "type" : "article-journal", "volume" : "457" }, "uris" : [ "http://www.mendeley.com/documents/?uuid=3b181848-f019-46ea-b235-0e9876e9139d" ] }, { "id" : "ITEM-4", "itemData" : { "DOI" : "10.1126/science.aad4296", "ISSN" : "0036-8075", "author" : [ { "dropping-particle" : "", "family" : "Lund", "given" : "D. C.", "non-dropping-particle" : "", "parse-names" : false, "suffix" : "" }, { "dropping-particle" : "", "family" : "Asimow", "given" : "P. D.", "non-dropping-particle" : "", "parse-names" : false, "suffix" : "" }, { "dropping-particle" : "", "family" : "Farley", "given" : "K. A.", "non-dropping-particle" : "", "parse-names" : false, "suffix" : "" }, { "dropping-particle" : "", "family" : "Rooney", "given" : "T. O.", "non-dropping-particle" : "", "parse-names" : false, "suffix" : "" }, { "dropping-particle" : "", "family" : "Seeley", "given" : "E.", "non-dropping-particle" : "", "parse-names" : false, "suffix" : "" }, { "dropping-particle" : "", "family" : "Jackson", "given" : "E. W.", "non-dropping-particle" : "", "parse-names" : false, "suffix" : "" }, { "dropping-particle" : "", "family" : "Durham", "given" : "Z. M.", "non-dropping-particle" : "", "parse-names" : false, "suffix" : "" } ], "container-title" : "Science", "id" : "ITEM-4", "issue" : "6272", "issued" : { "date-parts" : [ [ "2016", "1", "29" ] ] }, "page" : "478-482", "title" : "Enhanced East Pacific Rise hydrothermal activity during the last two glacial terminations", "translator" : [ { "dropping-particle" : "", "family" : "L6631", "given" : "", "non-dropping-particle" : "", "parse-names" : false, "suffix" : "" } ], "type" : "article-journal", "volume" : "351" }, "uris" : [ "http://www.mendeley.com/documents/?uuid=d67bc2c7-3527-447e-9844-4193217383e3" ] } ], "mendeley" : { "formattedCitation" : "(Crowley et al., 2015; Lund et al., 2016; Huybers and Langmuir, 2017; Stott et al., 2019a)", "manualFormatting" : "(Crowley et al., 2015; Lund et al., 2016; Huybers and Langmuir, 2017; Stott et al., 2019b)", "plainTextFormattedCitation" : "(Crowley et al., 2015; Lund et al., 2016; Huybers and Langmuir, 2017; Stott et al., 2019a)", "previouslyFormattedCitation" : "(Crowley et al., 2015; Lund et al., 2016; Huybers and Langmuir, 2017; Stott et al., 2019b)" }, "properties" : { "noteIndex" : 0 }, "schema" : "https://github.com/citation-style-language/schema/raw/master/csl-citation.json" }</w:instrText>
      </w:r>
      <w:r w:rsidRPr="001E7A27">
        <w:rPr>
          <w:lang w:val="en-GB"/>
        </w:rPr>
        <w:fldChar w:fldCharType="separate"/>
      </w:r>
      <w:r w:rsidR="00025FA2" w:rsidRPr="001E7A27">
        <w:rPr>
          <w:noProof/>
          <w:lang w:val="en-GB"/>
        </w:rPr>
        <w:t>(Crowley et al., 2015; Lund et al., 2016; Huybers and Langmuir, 2017; Stott et al., 2019</w:t>
      </w:r>
      <w:ins w:id="845" w:author="Robin Matthews" w:date="2021-06-17T15:53:00Z">
        <w:r w:rsidR="007F1BF0" w:rsidRPr="001E7A27">
          <w:rPr>
            <w:noProof/>
            <w:lang w:val="en-GB"/>
          </w:rPr>
          <w:t>b</w:t>
        </w:r>
      </w:ins>
      <w:del w:id="846" w:author="Robin Matthews" w:date="2021-06-17T15:47:00Z">
        <w:r w:rsidR="00025FA2" w:rsidRPr="001E7A27" w:rsidDel="00B869BC">
          <w:rPr>
            <w:noProof/>
            <w:lang w:val="en-GB"/>
          </w:rPr>
          <w:delText>b</w:delText>
        </w:r>
      </w:del>
      <w:r w:rsidR="00025FA2" w:rsidRPr="001E7A27">
        <w:rPr>
          <w:noProof/>
          <w:lang w:val="en-GB"/>
        </w:rPr>
        <w:t>)</w:t>
      </w:r>
      <w:r w:rsidRPr="001E7A27">
        <w:rPr>
          <w:lang w:val="en-GB"/>
        </w:rPr>
        <w:fldChar w:fldCharType="end"/>
      </w:r>
      <w:commentRangeEnd w:id="844"/>
      <w:r w:rsidR="00025FA2" w:rsidRPr="001E7A27">
        <w:rPr>
          <w:rStyle w:val="CommentReference"/>
          <w:lang w:val="en-GB"/>
        </w:rPr>
        <w:commentReference w:id="844"/>
      </w:r>
      <w:r w:rsidRPr="001E7A27">
        <w:rPr>
          <w:lang w:val="en-GB"/>
        </w:rPr>
        <w:t xml:space="preserve">. While geological carbon release may have affected the ocean’s radiocarbon budget </w:t>
      </w:r>
      <w:commentRangeStart w:id="847"/>
      <w:r w:rsidRPr="001E7A27">
        <w:rPr>
          <w:lang w:val="en-GB"/>
        </w:rPr>
        <w:fldChar w:fldCharType="begin" w:fldLock="1"/>
      </w:r>
      <w:r w:rsidR="007B506D" w:rsidRPr="001E7A27">
        <w:rPr>
          <w:lang w:val="en-GB"/>
        </w:rPr>
        <w:instrText>ADDIN CSL_CITATION { "citationItems" : [ { "id" : "ITEM-1", "itemData" : { "DOI" : "10.1029/2019GL085102", "ISSN" : "0094-8276", "author" : [ { "dropping-particle" : "", "family" : "Rafter", "given" : "Patrick A.", "non-dropping-particle" : "", "parse-names" : false, "suffix" : "" }, { "dropping-particle" : "", "family" : "Carriquiry", "given" : "Jos\u00e9 D.", "non-dropping-particle" : "", "parse-names" : false, "suffix" : "" }, { "dropping-particle" : "", "family" : "Herguera", "given" : "Juan\u2010Carlos", "non-dropping-particle" : "", "parse-names" : false, "suffix" : "" }, { "dropping-particle" : "", "family" : "Hain", "given" : "Mathis P.", "non-dropping-particle" : "", "parse-names" : false, "suffix" : "" }, { "dropping-particle" : "", "family" : "Solomon", "given" : "Evan A.", "non-dropping-particle" : "", "parse-names" : false, "suffix" : "" }, { "dropping-particle" : "", "family" : "Southon", "given" : "John R.", "non-dropping-particle" : "", "parse-names" : false, "suffix" : "" } ], "container-title" : "Geophysical Research Letters", "id" : "ITEM-1", "issued" : { "date-parts" : [ [ "2019", "11", "19" ] ] }, "page" : "2019GL085102", "title" : "Anomalous &gt;2000 year old surface ocean radiocarbon age as evidence for deglacial geologic carbon release", "translator" : [ { "dropping-particle" : "", "family" : "L6458", "given" : "", "non-dropping-particle" : "", "parse-names" : false, "suffix" : "" } ], "type" : "article-journal" }, "uris" : [ "http://www.mendeley.com/documents/?uuid=c56891bf-f861-47d1-b894-b63a2d2cd34d" ] }, { "id" : "ITEM-2", "itemData" : { "DOI" : "10.1038/ncomms11487", "ISSN" : "2041-1723", "author" : [ { "dropping-particle" : "", "family" : "Ronge", "given" : "T. A.", "non-dropping-particle" : "", "parse-names" : false, "suffix" : "" }, { "dropping-particle" : "", "family" : "Tiedemann", "given" : "R.", "non-dropping-particle" : "", "parse-names" : false, "suffix" : "" }, { "dropping-particle" : "", "family" : "Lamy", "given" : "F.", "non-dropping-particle" : "", "parse-names" : false, "suffix" : "" }, { "dropping-particle" : "", "family" : "K\u00f6hler", "given" : "P.", "non-dropping-particle" : "", "parse-names" : false, "suffix" : "" }, { "dropping-particle" : "V.", "family" : "Alloway", "given" : "B.", "non-dropping-particle" : "", "parse-names" : false, "suffix" : "" }, { "dropping-particle" : "", "family" : "Pol-Holz", "given" : "R.", "non-dropping-particle" : "De", "parse-names" : false, "suffix" : "" }, { "dropping-particle" : "", "family" : "Pahnke", "given" : "K.", "non-dropping-particle" : "", "parse-names" : false, "suffix" : "" }, { "dropping-particle" : "", "family" : "Southon", "given" : "J.", "non-dropping-particle" : "", "parse-names" : false, "suffix" : "" }, { "dropping-particle" : "", "family" : "Wacker", "given" : "L.", "non-dropping-particle" : "", "parse-names" : false, "suffix" : "" } ], "container-title" : "Nature Communications", "id" : "ITEM-2", "issue" : "1", "issued" : { "date-parts" : [ [ "2016", "9", "9" ] ] }, "page" : "11487", "title" : "Radiocarbon constraints on the extent and evolution of the South Pacific glacial carbon pool", "translator" : [ { "dropping-particle" : "", "family" : "L6464", "given" : "", "non-dropping-particle" : "", "parse-names" : false, "suffix" : "" } ], "type" : "article-journal", "volume" : "7" }, "uris" : [ "http://www.mendeley.com/documents/?uuid=102b7db3-a6c0-4f10-9d82-2064c74ac6bb" ] }, { "id" : "ITEM-3", "itemData" : { "DOI" : "10.1088/1748-9326/aafe28", "ISSN" : "1748-9326", "author" : [ { "dropping-particle" : "", "family" : "Stott", "given" : "Lowell D", "non-dropping-particle" : "", "parse-names" : false, "suffix" : "" }, { "dropping-particle" : "", "family" : "Harazin", "given" : "Kathleen M", "non-dropping-particle" : "", "parse-names" : false, "suffix" : "" }, { "dropping-particle" : "", "family" : "Quintana Krupinski", "given" : "Nadine B", "non-dropping-particle" : "", "parse-names" : false, "suffix" : "" } ], "container-title" : "Environmental Research Letters", "id" : "ITEM-3", "issue" : "2", "issued" : { "date-parts" : [ [ "2019", "2", "15" ] ] }, "page" : "025007", "title" : "Hydrothermal carbon release to the ocean and atmosphere from the eastern equatorial Pacific during the last glacial termination", "translator" : [ { "dropping-particle" : "", "family" : "L6634", "given" : "", "non-dropping-particle" : "", "parse-names" : false, "suffix" : "" } ], "type" : "article-journal", "volume" : "14" }, "uris" : [ "http://www.mendeley.com/documents/?uuid=d08649a3-85fd-416d-ba45-cb945991ed20" ] } ], "mendeley" : { "formattedCitation" : "(Ronge et al., 2016; Rafter et al., 2019; Stott et al., 2019b)", "plainTextFormattedCitation" : "(Ronge et al., 2016; Rafter et al., 2019; Stott et al., 2019b)", "previouslyFormattedCitation" : "(Ronge et al., 2016; Rafter et al., 2019; Stott et al., 2019a)" }, "properties" : { "noteIndex" : 0 }, "schema" : "https://github.com/citation-style-language/schema/raw/master/csl-citation.json" }</w:instrText>
      </w:r>
      <w:r w:rsidRPr="001E7A27">
        <w:rPr>
          <w:lang w:val="en-GB"/>
        </w:rPr>
        <w:fldChar w:fldCharType="separate"/>
      </w:r>
      <w:r w:rsidR="007B506D" w:rsidRPr="001E7A27">
        <w:rPr>
          <w:noProof/>
          <w:lang w:val="en-GB"/>
        </w:rPr>
        <w:t>(Ronge et al., 2016; Rafter et al., 2019; Stott et al., 2019b)</w:t>
      </w:r>
      <w:r w:rsidRPr="001E7A27">
        <w:rPr>
          <w:lang w:val="en-GB"/>
        </w:rPr>
        <w:fldChar w:fldCharType="end"/>
      </w:r>
      <w:commentRangeEnd w:id="847"/>
      <w:r w:rsidR="00025FA2" w:rsidRPr="001E7A27">
        <w:rPr>
          <w:rStyle w:val="CommentReference"/>
          <w:lang w:val="en-GB"/>
        </w:rPr>
        <w:commentReference w:id="847"/>
      </w:r>
      <w:r w:rsidRPr="001E7A27">
        <w:rPr>
          <w:lang w:val="en-GB"/>
        </w:rPr>
        <w:t xml:space="preserve">, model results suggest </w:t>
      </w:r>
      <w:del w:id="848" w:author="Soapbox" w:date="2021-07-16T11:04:00Z">
        <w:r w:rsidRPr="001E7A27" w:rsidDel="00507331">
          <w:rPr>
            <w:lang w:val="en-GB"/>
          </w:rPr>
          <w:delText xml:space="preserve">however </w:delText>
        </w:r>
      </w:del>
      <w:r w:rsidRPr="001E7A27">
        <w:rPr>
          <w:lang w:val="en-GB"/>
        </w:rPr>
        <w:t xml:space="preserve">that the potential contribution of geological carbon sources to the atmosphere remained small </w:t>
      </w:r>
      <w:commentRangeStart w:id="849"/>
      <w:commentRangeStart w:id="850"/>
      <w:r w:rsidRPr="001E7A27">
        <w:rPr>
          <w:lang w:val="en-GB"/>
        </w:rPr>
        <w:fldChar w:fldCharType="begin" w:fldLock="1"/>
      </w:r>
      <w:r w:rsidR="00747167" w:rsidRPr="001E7A27">
        <w:rPr>
          <w:lang w:val="en-GB"/>
        </w:rPr>
        <w:instrText>ADDIN CSL_CITATION { "citationItems" : [ { "id" : "ITEM-1", "itemData" : { "DOI" : "10.1016/j.epsl.2012.02.019", "ISSN" : "0012821X", "author" : [ { "dropping-particle" : "", "family" : "Roth", "given" : "Raphael", "non-dropping-particle" : "", "parse-names" : false, "suffix" : "" }, { "dropping-particle" : "", "family" : "Joos", "given" : "Fortunat", "non-dropping-particle" : "", "parse-names" : false, "suffix" : "" } ], "container-title" : "Earth and Planetary Science Letters", "id" : "ITEM-1", "issued" : { "date-parts" : [ [ "2012", "5" ] ] }, "page" : "141-149", "title" : "Model limits on the role of volcanic carbon emissions in regulating glacial\u2013interglacial CO2 variations", "translator" : [ { "dropping-particle" : "", "family" : "L6463", "given" : "", "non-dropping-particle" : "", "parse-names" : false, "suffix" : "" } ], "type" : "article-journal", "volume" : "329-330" }, "uris" : [ "http://www.mendeley.com/documents/?uuid=232c6978-9bf7-4766-a8f9-e59bfa6dc941" ] } ], "mendeley" : { "formattedCitation" : "(Roth and Joos, 2012)", "manualFormatting" : "(Roth and Joos, 2012; Hasenclever et al., 2017)", "plainTextFormattedCitation" : "(Roth and Joos, 2012)", "previouslyFormattedCitation" : "(Roth and Joos, 2012)" }, "properties" : { "noteIndex" : 0 }, "schema" : "https://github.com/citation-style-language/schema/raw/master/csl-citation.json" }</w:instrText>
      </w:r>
      <w:r w:rsidRPr="001E7A27">
        <w:rPr>
          <w:lang w:val="en-GB"/>
        </w:rPr>
        <w:fldChar w:fldCharType="separate"/>
      </w:r>
      <w:r w:rsidR="00025FA2" w:rsidRPr="001E7A27">
        <w:rPr>
          <w:noProof/>
          <w:lang w:val="en-GB"/>
        </w:rPr>
        <w:t>(Roth and Joos, 2012; Hasenclever et al., 2017)</w:t>
      </w:r>
      <w:r w:rsidRPr="001E7A27">
        <w:rPr>
          <w:lang w:val="en-GB"/>
        </w:rPr>
        <w:fldChar w:fldCharType="end"/>
      </w:r>
      <w:commentRangeEnd w:id="849"/>
      <w:r w:rsidR="00025FA2" w:rsidRPr="001E7A27">
        <w:rPr>
          <w:rStyle w:val="CommentReference"/>
          <w:lang w:val="en-GB"/>
        </w:rPr>
        <w:commentReference w:id="849"/>
      </w:r>
      <w:r w:rsidRPr="001E7A27">
        <w:rPr>
          <w:lang w:val="en-GB"/>
        </w:rPr>
        <w:t xml:space="preserve">. </w:t>
      </w:r>
      <w:commentRangeEnd w:id="850"/>
      <w:r w:rsidR="007F1BF0" w:rsidRPr="001E7A27">
        <w:rPr>
          <w:rStyle w:val="CommentReference"/>
          <w:lang w:val="en-GB"/>
        </w:rPr>
        <w:commentReference w:id="850"/>
      </w:r>
    </w:p>
    <w:p w14:paraId="531C7D9A" w14:textId="77777777" w:rsidR="00FA7D52" w:rsidRPr="001E7A27" w:rsidRDefault="00FA7D52" w:rsidP="00FA7D52">
      <w:pPr>
        <w:pStyle w:val="AR6BodyText"/>
        <w:rPr>
          <w:rFonts w:cs="Times New Roman"/>
          <w:lang w:val="en-GB"/>
        </w:rPr>
      </w:pPr>
    </w:p>
    <w:p w14:paraId="070B6FBD" w14:textId="03F15ABD" w:rsidR="00FA7D52" w:rsidRPr="001E7A27" w:rsidRDefault="00FA7D52" w:rsidP="00FA7D52">
      <w:pPr>
        <w:pStyle w:val="AR6BodyText"/>
        <w:rPr>
          <w:lang w:val="en-GB"/>
        </w:rPr>
      </w:pPr>
      <w:r w:rsidRPr="001E7A27">
        <w:rPr>
          <w:lang w:val="en-GB"/>
        </w:rPr>
        <w:t>Simulations of Earth models of intermediate complexity (EMIC) with coupled glacial</w:t>
      </w:r>
      <w:ins w:id="851" w:author="Soapbox" w:date="2021-07-16T09:42:00Z">
        <w:r w:rsidR="009814F2" w:rsidRPr="001E7A27">
          <w:rPr>
            <w:rFonts w:cs="Times New Roman"/>
            <w:lang w:val="en-GB"/>
          </w:rPr>
          <w:t>–</w:t>
        </w:r>
      </w:ins>
      <w:del w:id="852" w:author="Soapbox" w:date="2021-07-16T09:42:00Z">
        <w:r w:rsidRPr="001E7A27" w:rsidDel="009814F2">
          <w:rPr>
            <w:lang w:val="en-GB"/>
          </w:rPr>
          <w:delText>-</w:delText>
        </w:r>
      </w:del>
      <w:r w:rsidRPr="001E7A27">
        <w:rPr>
          <w:lang w:val="en-GB"/>
        </w:rPr>
        <w:t>interglacial climate and the carbon cycle were able to reproduce first-order changes in the atmospheric CO</w:t>
      </w:r>
      <w:r w:rsidRPr="001E7A27">
        <w:rPr>
          <w:vertAlign w:val="subscript"/>
          <w:lang w:val="en-GB"/>
        </w:rPr>
        <w:t>2</w:t>
      </w:r>
      <w:r w:rsidRPr="001E7A27">
        <w:rPr>
          <w:lang w:val="en-GB"/>
        </w:rPr>
        <w:t xml:space="preserve"> content for the first time in recent years </w:t>
      </w:r>
      <w:commentRangeStart w:id="853"/>
      <w:commentRangeStart w:id="854"/>
      <w:r w:rsidRPr="001E7A27">
        <w:rPr>
          <w:lang w:val="en-GB"/>
        </w:rPr>
        <w:fldChar w:fldCharType="begin" w:fldLock="1"/>
      </w:r>
      <w:r w:rsidR="00747167" w:rsidRPr="001E7A27">
        <w:rPr>
          <w:lang w:val="en-GB"/>
        </w:rPr>
        <w:instrText>ADDIN CSL_CITATION { "citationItems" : [ { "id" : "ITEM-1", "itemData" : { "DOI" : "10.5194/cp-8-251-2012", "ISSN" : "1814-9332", "abstract" : "Abstract. During glacial-interglacial cycles, atmospheric CO2 concentration varied by about 100 ppmv in amplitude. While testing mechanisms that have led to the low glacial CO2 level could be done in equilibrium model experiments, an ultimate goal is to explain CO2 changes in transient simulations through the complete glacial-interglacial cycle. The computationally efficient Earth System model of intermediate complexity CLIMBER-2 is used to simulate global biogeochemistry over the last glacial cycle (126 kyr). The physical core of the model (atmosphere, ocean, land and ice sheets) is driven by orbital changes and reconstructed radiative forcing from greenhouses gases, ice, and aeolian dust. The carbon cycle model is able to reproduce the main features of the CO2 changes: a 50 ppmv CO2 drop during glacial inception, a minimum concentration at the last glacial maximum 80 ppmv lower than the Holocene value, and an abrupt 60 ppmv CO2 rise during the deglaciation. The model deep ocean &amp;delta;13C also resembles reconstructions from deep-sea cores. The main drivers of atmospheric CO2 evolve in time: changes in sea surface temperatures and in the volume of bottom water of southern origin control atmospheric CO2 during the glacial inception and deglaciation; changes in carbonate chemistry and marine biology are dominant during the first and second parts of the glacial cycle, respectively. These feedback mechanisms could also significantly impact the ultimate climate response to the anthropogenic perturbation.", "author" : [ { "dropping-particle" : "", "family" : "Brovkin", "given" : "V", "non-dropping-particle" : "", "parse-names" : false, "suffix" : "" }, { "dropping-particle" : "", "family" : "Ganopolski", "given" : "A", "non-dropping-particle" : "", "parse-names" : false, "suffix" : "" }, { "dropping-particle" : "", "family" : "Archer", "given" : "D", "non-dropping-particle" : "", "parse-names" : false, "suffix" : "" }, { "dropping-particle" : "", "family" : "Munhoven", "given" : "G", "non-dropping-particle" : "", "parse-names" : false, "suffix" : "" } ], "container-title" : "Climate of the Past", "id" : "ITEM-1", "issue" : "1", "issued" : { "date-parts" : [ [ "2012", "2", "9" ] ] }, "page" : "251-264", "title" : "Glacial CO2 cycle as a succession of key physical and biogeochemical processes", "translator" : [ { "dropping-particle" : "", "family" : "L3863", "given" : "", "non-dropping-particle" : "", "parse-names" : false, "suffix" : "" } ], "type" : "article-journal", "volume" : "8" }, "uris" : [ "http://www.mendeley.com/documents/?uuid=39bd9d03-e808-4a3f-88c2-00634d10d471" ] }, { "id" : "ITEM-2", "itemData" : { "DOI" : "10.5194/cp-13-1695-2017", "ISSN" : "1814-9332", "abstract" : "Abstract. In spite of significant progress in paleoclimate reconstructions and modelling of different aspects of the past glacial cycles, the mechanisms which transform regional and seasonal variations in solar insolation into long-term and global-scale glacial&amp;ndash;interglacial cycles are still not fully understood &amp;ndash; in particular, in relation to CO2 variability. Here using the Earth system model of intermediate complexity CLIMBER-2 we performed simulations of the co-evolution of climate, ice sheets, and carbon cycle over the last 400000 years using the orbital forcing as the only external forcing. The model simulates temporal dynamics of CO2, global ice volume, and other climate system characteristics in good agreement with paleoclimate reconstructions. These results provide strong support for the idea that long and strongly asymmetric glacial cycles of the late Quaternary represent a direct but strongly nonlinear response of the Northern Hemisphere ice sheets to orbital forcing. This response is strongly amplified and globalised by the carbon cycle feedbacks. Using simulations performed with the model in different configurations, we also analyse the role of individual processes and sensitivity to the choice of model parameters. While many features of simulated glacial cycles are rather robust, some details of CO2 evolution, especially during glacial terminations, are sensitive to the choice of model parameters. Specifically, we found two major regimes of CO2 changes during terminations: in the first one, when the recovery of the Atlantic meridional overturning circulation (AMOC) occurs only at the end of the termination, a pronounced overshoot in CO2 concentration occurs at the beginning of the interglacial and CO2 remains almost constant during the interglacial or even declines towards the end, resembling Eemian CO2 dynamics. However, if the recovery of the AMOC occurs in the middle of the glacial termination, CO2 concentration continues to rise during the interglacial, similar to the Holocene. We also discuss the potential contribution of the brine rejection mechanism for the CO2 and carbon isotopes in the atmosphere and the ocean during the past glacial termination.", "author" : [ { "dropping-particle" : "", "family" : "Ganopolski", "given" : "Andrey", "non-dropping-particle" : "", "parse-names" : false, "suffix" : "" }, { "dropping-particle" : "", "family" : "Brovkin", "given" : "Victor", "non-dropping-particle" : "", "parse-names" : false, "suffix" : "" } ], "container-title" : "Climate of the Past", "id" : "ITEM-2", "issue" : "12", "issued" : { "date-parts" : [ [ "2017", "11", "29" ] ] }, "page" : "1695-1716", "title" : "Simulation of climate, ice sheets and CO2 evolution during the last four glacial cycles with an Earth system model of intermediate complexity", "translator" : [ { "dropping-particle" : "", "family" : "L3875", "given" : "", "non-dropping-particle" : "", "parse-names" : false, "suffix" : "" } ], "type" : "article-journal", "volume" : "13" }, "uris" : [ "http://www.mendeley.com/documents/?uuid=01396e44-702b-4450-840e-d647adb8f573" ] }, { "id" : "ITEM-3", "itemData" : { "DOI" : "10.1126/sciadv.aaw4981", "ISSN" : "2375-2548", "abstract" : "The prevailing hypothesis for lower atmospheric carbon dioxide (CO 2 ) concentrations during glacial periods is an increased efficiency of the ocean\u2019s biological pump. However, tests of this and other hypotheses have been hampered by the difficulty to accurately quantify ocean carbon components. Here, we use an observationally constrained earth system model to precisely quantify these components and the role that different processes play in simulated glacial-interglacial CO 2 variations. We find that air-sea disequilibrium greatly amplifies the effects of cooler temperatures and iron fertilization on glacial ocean carbon storage even as the efficiency of the soft-tissue biological pump decreases. These two processes, which have previously been regarded as minor, explain most of our simulated glacial CO 2 drawdown, while ocean circulation and sea ice extent, hitherto considered dominant, emerge as relatively small contributors.", "author" : [ { "dropping-particle" : "", "family" : "Khatiwala", "given" : "S.", "non-dropping-particle" : "", "parse-names" : false, "suffix" : "" }, { "dropping-particle" : "", "family" : "Schmittner", "given" : "A.", "non-dropping-particle" : "", "parse-names" : false, "suffix" : "" }, { "dropping-particle" : "", "family" : "Muglia", "given" : "J.", "non-dropping-particle" : "", "parse-names" : false, "suffix" : "" } ], "container-title" : "Science Advances", "id" : "ITEM-3", "issue" : "6", "issued" : { "date-parts" : [ [ "2019", "6", "12" ] ] }, "page" : "eaaw4981", "title" : "Air-sea disequilibrium enhances ocean carbon storage during glacial periods", "translator" : [ { "dropping-particle" : "", "family" : "L6850", "given" : "", "non-dropping-particle" : "", "parse-names" : false, "suffix" : "" } ], "type" : "article-journal", "volume" : "5" }, "uris" : [ "http://www.mendeley.com/documents/?uuid=2586e67f-8b22-4e4d-a209-e4df72dca090" ] } ], "mendeley" : { "formattedCitation" : "(Brovkin et al., 2012; Ganopolski and Brovkin, 2017; Khatiwala et al., 2019)", "manualFormatting" : "(Ganopolski and Brovkin, 2017; Khatiwala et al., 2019)", "plainTextFormattedCitation" : "(Brovkin et al., 2012; Ganopolski and Brovkin, 2017; Khatiwala et al., 2019)", "previouslyFormattedCitation" : "(Brovkin et al., 2012; Ganopolski and Brovkin, 2017; Khatiwala et al., 2019)" }, "properties" : { "noteIndex" : 0 }, "schema" : "https://github.com/citation-style-language/schema/raw/master/csl-citation.json" }</w:instrText>
      </w:r>
      <w:r w:rsidRPr="001E7A27">
        <w:rPr>
          <w:lang w:val="en-GB"/>
        </w:rPr>
        <w:fldChar w:fldCharType="separate"/>
      </w:r>
      <w:r w:rsidR="00025FA2" w:rsidRPr="001E7A27">
        <w:rPr>
          <w:noProof/>
          <w:lang w:val="en-GB"/>
        </w:rPr>
        <w:t>(Ganopolski and Brovkin, 2017; Khatiwala et al., 2019)</w:t>
      </w:r>
      <w:r w:rsidRPr="001E7A27">
        <w:rPr>
          <w:lang w:val="en-GB"/>
        </w:rPr>
        <w:fldChar w:fldCharType="end"/>
      </w:r>
      <w:commentRangeEnd w:id="853"/>
      <w:commentRangeEnd w:id="854"/>
      <w:r w:rsidR="007F1BF0" w:rsidRPr="001E7A27">
        <w:rPr>
          <w:rStyle w:val="CommentReference"/>
          <w:lang w:val="en-GB"/>
        </w:rPr>
        <w:commentReference w:id="853"/>
      </w:r>
      <w:r w:rsidR="00025FA2" w:rsidRPr="001E7A27">
        <w:rPr>
          <w:rStyle w:val="CommentReference"/>
          <w:lang w:val="en-GB"/>
        </w:rPr>
        <w:commentReference w:id="854"/>
      </w:r>
      <w:r w:rsidRPr="001E7A27">
        <w:rPr>
          <w:lang w:val="en-GB"/>
        </w:rPr>
        <w:t>. The most important processes accounting for the full deglacial CO</w:t>
      </w:r>
      <w:r w:rsidRPr="001E7A27">
        <w:rPr>
          <w:vertAlign w:val="subscript"/>
          <w:lang w:val="en-GB"/>
        </w:rPr>
        <w:t>2</w:t>
      </w:r>
      <w:r w:rsidRPr="001E7A27">
        <w:rPr>
          <w:lang w:val="en-GB"/>
        </w:rPr>
        <w:t xml:space="preserve"> amplitude in the models include solubility changes, changes in oceanic circulation and marine carbonate chemistry. The </w:t>
      </w:r>
      <w:r w:rsidR="004275BC" w:rsidRPr="001E7A27">
        <w:rPr>
          <w:lang w:val="en-GB"/>
        </w:rPr>
        <w:t xml:space="preserve">effect </w:t>
      </w:r>
      <w:r w:rsidRPr="001E7A27">
        <w:rPr>
          <w:lang w:val="en-GB"/>
        </w:rPr>
        <w:t>of the terrestrial carbon cycle, variable volcanic outgassing and the temperature dependence on the oceanic reminerali</w:t>
      </w:r>
      <w:ins w:id="855" w:author="Soapbox" w:date="2021-07-16T11:06:00Z">
        <w:r w:rsidR="00507331" w:rsidRPr="001E7A27">
          <w:rPr>
            <w:lang w:val="en-GB"/>
          </w:rPr>
          <w:t>z</w:t>
        </w:r>
      </w:ins>
      <w:del w:id="856" w:author="Soapbox" w:date="2021-07-16T11:06:00Z">
        <w:r w:rsidRPr="001E7A27" w:rsidDel="00507331">
          <w:rPr>
            <w:lang w:val="en-GB"/>
          </w:rPr>
          <w:delText>s</w:delText>
        </w:r>
      </w:del>
      <w:r w:rsidRPr="001E7A27">
        <w:rPr>
          <w:lang w:val="en-GB"/>
        </w:rPr>
        <w:t>ation length scale contribute less than 15 ppm CO</w:t>
      </w:r>
      <w:r w:rsidRPr="001E7A27">
        <w:rPr>
          <w:vertAlign w:val="subscript"/>
          <w:lang w:val="en-GB"/>
        </w:rPr>
        <w:t>2</w:t>
      </w:r>
      <w:r w:rsidRPr="001E7A27">
        <w:rPr>
          <w:lang w:val="en-GB"/>
        </w:rPr>
        <w:t xml:space="preserve"> between the glacial and interglacial intervals of the cycles. However, details in the simulated response of the marine carbon cycle and atmospheric CO</w:t>
      </w:r>
      <w:r w:rsidRPr="001E7A27">
        <w:rPr>
          <w:vertAlign w:val="subscript"/>
          <w:lang w:val="en-GB"/>
        </w:rPr>
        <w:t>2</w:t>
      </w:r>
      <w:r w:rsidRPr="001E7A27">
        <w:rPr>
          <w:lang w:val="en-GB"/>
        </w:rPr>
        <w:t xml:space="preserve"> concentrations to changes in ocean circulation depend to a large degree on model parametri</w:t>
      </w:r>
      <w:ins w:id="857" w:author="Soapbox" w:date="2021-07-16T11:10:00Z">
        <w:r w:rsidR="00AF2079" w:rsidRPr="001E7A27">
          <w:rPr>
            <w:lang w:val="en-GB"/>
          </w:rPr>
          <w:t>z</w:t>
        </w:r>
      </w:ins>
      <w:del w:id="858" w:author="Soapbox" w:date="2021-07-16T11:10:00Z">
        <w:r w:rsidRPr="001E7A27" w:rsidDel="00AF2079">
          <w:rPr>
            <w:lang w:val="en-GB"/>
          </w:rPr>
          <w:delText>s</w:delText>
        </w:r>
      </w:del>
      <w:r w:rsidRPr="001E7A27">
        <w:rPr>
          <w:lang w:val="en-GB"/>
        </w:rPr>
        <w:t xml:space="preserve">ation </w:t>
      </w:r>
      <w:r w:rsidRPr="001E7A27">
        <w:rPr>
          <w:lang w:val="en-GB"/>
        </w:rPr>
        <w:fldChar w:fldCharType="begin" w:fldLock="1"/>
      </w:r>
      <w:r w:rsidR="00747167" w:rsidRPr="001E7A27">
        <w:rPr>
          <w:lang w:val="en-GB"/>
        </w:rPr>
        <w:instrText>ADDIN CSL_CITATION { "citationItems" : [ { "id" : "ITEM-1", "itemData" : { "DOI" : "10.1016/j.quascirev.2019.05.013", "ISSN" : "02773791", "author" : [ { "dropping-particle" : "", "family" : "Gottschalk", "given" : "Julia", "non-dropping-particle" : "", "parse-names" : false, "suffix" : "" }, { "dropping-particle" : "", "family" : "Battaglia", "given" : "Gianna", "non-dropping-particle" : "", "parse-names" : false, "suffix" : "" }, { "dropping-particle" : "", "family" : "Fischer", "given" : "Hubertus", "non-dropping-particle" : "", "parse-names" : false, "suffix" : "" }, { "dropping-particle" : "", "family" : "Fr\u00f6licher", "given" : "Thomas L.", "non-dropping-particle" : "", "parse-names" : false, "suffix" : "" }, { "dropping-particle" : "", "family" : "Jaccard", "given" : "Samuel L.", "non-dropping-particle" : "", "parse-names" : false, "suffix" : "" }, { "dropping-particle" : "", "family" : "Jeltsch-Th\u00f6mmes", "given" : "Aurich", "non-dropping-particle" : "", "parse-names" : false, "suffix" : "" }, { "dropping-particle" : "", "family" : "Joos", "given" : "Fortunat", "non-dropping-particle" : "", "parse-names" : false, "suffix" : "" }, { "dropping-particle" : "", "family" : "K\u00f6hler", "given" : "Peter",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"Nehrbass-Ahles", "given" : "Christoph", "non-dropping-particle" : "", "parse-names" : false, "suffix" : "" }, { "dropping-particle" : "", "family" : "Schmitt", "given" : "Jochen", "non-dropping-particle" : "", "parse-names" : false, "suffix" : "" }, { "dropping-particle" : "", "family" : "Schmittner", "given" : "Andreas", "non-dropping-particle" : "", "parse-names" : false, "suffix" : "" }, { "dropping-particle" : "", "family" : "Skinner", "given" : "Luke C.", "non-dropping-particle" : "", "parse-names" : false, "suffix" : "" }, { "dropping-particle" : "", "family" : "Stocker", "given" : "Thomas F.", "non-dropping-particle" : "", "parse-names" : false, "suffix" : "" } ], "container-title" : "Quaternary Science Reviews", "id" : "ITEM-1", "issued" : { "date-parts" : [ [ "2019", "9" ] ] }, "page" : "30-74", "title" : "Mechanisms of millennial-scale atmospheric CO2 change in numerical model simulations", "translator" : [ { "dropping-particle" : "", "family" : "L6459", "given" : "", "non-dropping-particle" : "", "parse-names" : false, "suffix" : "" } ], "type" : "article-journal", "volume" : "220" }, "uris" : [ "http://www.mendeley.com/documents/?uuid=4b28a70b-167c-4afc-a879-0cae2637f084" ] } ], "mendeley" : { "formattedCitation" : "(Gottschalk et al., 2019)", "plainTextFormattedCitation" : "(Gottschalk et al., 2019)", "previouslyFormattedCitation" : "(Gottschalk et al., 2019)" }, "properties" : { "noteIndex" : 0 }, "schema" : "https://github.com/citation-style-language/schema/raw/master/csl-citation.json" }</w:instrText>
      </w:r>
      <w:r w:rsidRPr="001E7A27">
        <w:rPr>
          <w:lang w:val="en-GB"/>
        </w:rPr>
        <w:fldChar w:fldCharType="separate"/>
      </w:r>
      <w:r w:rsidR="00025FA2" w:rsidRPr="001E7A27">
        <w:rPr>
          <w:noProof/>
          <w:lang w:val="en-GB"/>
        </w:rPr>
        <w:t>(Gottschalk et al., 2019)</w:t>
      </w:r>
      <w:r w:rsidRPr="001E7A27">
        <w:rPr>
          <w:lang w:val="en-GB"/>
        </w:rPr>
        <w:fldChar w:fldCharType="end"/>
      </w:r>
      <w:r w:rsidRPr="001E7A27">
        <w:rPr>
          <w:lang w:val="en-GB"/>
        </w:rPr>
        <w:t>.</w:t>
      </w:r>
    </w:p>
    <w:p w14:paraId="5CCA63A0" w14:textId="77777777" w:rsidR="00FA7D52" w:rsidRPr="001E7A27" w:rsidRDefault="00FA7D52" w:rsidP="00FA7D52">
      <w:pPr>
        <w:pStyle w:val="AR6BodyText"/>
        <w:rPr>
          <w:lang w:val="en-GB"/>
        </w:rPr>
      </w:pPr>
    </w:p>
    <w:p w14:paraId="6C8DA1DF" w14:textId="76E15730" w:rsidR="00E274BE" w:rsidRPr="001E7A27" w:rsidRDefault="00FA7D52" w:rsidP="00FA7D52">
      <w:pPr>
        <w:pStyle w:val="Default"/>
        <w:rPr>
          <w:rFonts w:ascii="Times New Roman" w:hAnsi="Times New Roman" w:cs="Times New Roman"/>
          <w:color w:val="auto"/>
          <w:sz w:val="22"/>
          <w:szCs w:val="22"/>
        </w:rPr>
      </w:pPr>
      <w:r w:rsidRPr="001E7A27">
        <w:rPr>
          <w:rFonts w:ascii="Times New Roman" w:hAnsi="Times New Roman" w:cs="Times New Roman"/>
          <w:color w:val="auto"/>
          <w:sz w:val="22"/>
          <w:szCs w:val="22"/>
        </w:rPr>
        <w:t xml:space="preserve">Independent paleoclimatic evidence suggests with </w:t>
      </w:r>
      <w:r w:rsidRPr="001E7A27">
        <w:rPr>
          <w:rFonts w:ascii="Times New Roman" w:hAnsi="Times New Roman" w:cs="Times New Roman"/>
          <w:i/>
          <w:color w:val="auto"/>
          <w:sz w:val="22"/>
          <w:szCs w:val="22"/>
        </w:rPr>
        <w:t>high confidence</w:t>
      </w:r>
      <w:r w:rsidRPr="001E7A27">
        <w:rPr>
          <w:rFonts w:ascii="Times New Roman" w:hAnsi="Times New Roman" w:cs="Times New Roman"/>
          <w:color w:val="auto"/>
          <w:sz w:val="22"/>
          <w:szCs w:val="22"/>
        </w:rPr>
        <w:t xml:space="preserve"> that marine and terrestrial CH</w:t>
      </w:r>
      <w:r w:rsidRPr="001E7A27">
        <w:rPr>
          <w:rFonts w:ascii="Times New Roman" w:hAnsi="Times New Roman" w:cs="Times New Roman"/>
          <w:color w:val="auto"/>
          <w:sz w:val="22"/>
          <w:szCs w:val="22"/>
          <w:vertAlign w:val="subscript"/>
        </w:rPr>
        <w:t>4</w:t>
      </w:r>
      <w:r w:rsidRPr="001E7A27">
        <w:rPr>
          <w:rFonts w:ascii="Times New Roman" w:hAnsi="Times New Roman" w:cs="Times New Roman"/>
          <w:color w:val="auto"/>
          <w:sz w:val="22"/>
          <w:szCs w:val="22"/>
        </w:rPr>
        <w:t xml:space="preserve"> and N</w:t>
      </w:r>
      <w:r w:rsidRPr="001E7A27">
        <w:rPr>
          <w:rFonts w:ascii="Times New Roman" w:hAnsi="Times New Roman" w:cs="Times New Roman"/>
          <w:color w:val="auto"/>
          <w:sz w:val="22"/>
          <w:szCs w:val="22"/>
          <w:vertAlign w:val="subscript"/>
        </w:rPr>
        <w:t>2</w:t>
      </w:r>
      <w:r w:rsidRPr="001E7A27">
        <w:rPr>
          <w:rFonts w:ascii="Times New Roman" w:hAnsi="Times New Roman" w:cs="Times New Roman"/>
          <w:color w:val="auto"/>
          <w:sz w:val="22"/>
          <w:szCs w:val="22"/>
        </w:rPr>
        <w:t>O emissions are highly sensitive to climate on (sub)centennial time</w:t>
      </w:r>
      <w:ins w:id="859" w:author="Soapbox" w:date="2021-07-15T12:51:00Z">
        <w:r w:rsidR="006C248B" w:rsidRPr="001E7A27">
          <w:rPr>
            <w:rFonts w:ascii="Times New Roman" w:hAnsi="Times New Roman" w:cs="Times New Roman"/>
            <w:color w:val="auto"/>
            <w:sz w:val="22"/>
            <w:szCs w:val="22"/>
          </w:rPr>
          <w:t xml:space="preserve"> </w:t>
        </w:r>
      </w:ins>
      <w:r w:rsidRPr="001E7A27">
        <w:rPr>
          <w:rFonts w:ascii="Times New Roman" w:hAnsi="Times New Roman" w:cs="Times New Roman"/>
          <w:color w:val="auto"/>
          <w:sz w:val="22"/>
          <w:szCs w:val="22"/>
        </w:rPr>
        <w:t xml:space="preserve">scales. Limited, yet internally consistent ice core measurements indicate with </w:t>
      </w:r>
      <w:r w:rsidRPr="001E7A27">
        <w:rPr>
          <w:rFonts w:ascii="Times New Roman" w:hAnsi="Times New Roman" w:cs="Times New Roman"/>
          <w:i/>
          <w:color w:val="auto"/>
          <w:sz w:val="22"/>
          <w:szCs w:val="22"/>
        </w:rPr>
        <w:t>medium confidence</w:t>
      </w:r>
      <w:r w:rsidRPr="001E7A27">
        <w:rPr>
          <w:rFonts w:ascii="Times New Roman" w:hAnsi="Times New Roman" w:cs="Times New Roman"/>
          <w:color w:val="auto"/>
          <w:sz w:val="22"/>
          <w:szCs w:val="22"/>
        </w:rPr>
        <w:t xml:space="preserve"> that pulsed geologic CH</w:t>
      </w:r>
      <w:r w:rsidRPr="001E7A27">
        <w:rPr>
          <w:rFonts w:ascii="Times New Roman" w:hAnsi="Times New Roman" w:cs="Times New Roman"/>
          <w:color w:val="auto"/>
          <w:sz w:val="22"/>
          <w:szCs w:val="22"/>
          <w:vertAlign w:val="subscript"/>
        </w:rPr>
        <w:t>4</w:t>
      </w:r>
      <w:r w:rsidRPr="001E7A27">
        <w:rPr>
          <w:rFonts w:ascii="Times New Roman" w:hAnsi="Times New Roman" w:cs="Times New Roman"/>
          <w:color w:val="auto"/>
          <w:sz w:val="22"/>
          <w:szCs w:val="22"/>
        </w:rPr>
        <w:t xml:space="preserve"> release from continental margins associated with warming remained negligible across the LDT. </w:t>
      </w:r>
      <w:r w:rsidRPr="001E7A27">
        <w:rPr>
          <w:rFonts w:ascii="Times New Roman" w:hAnsi="Times New Roman" w:cs="Times New Roman"/>
          <w:sz w:val="22"/>
          <w:szCs w:val="22"/>
        </w:rPr>
        <w:t xml:space="preserve">Multiple lines of evidence suggest with </w:t>
      </w:r>
      <w:r w:rsidRPr="001E7A27">
        <w:rPr>
          <w:rFonts w:ascii="Times New Roman" w:hAnsi="Times New Roman" w:cs="Times New Roman"/>
          <w:i/>
          <w:sz w:val="22"/>
          <w:szCs w:val="22"/>
        </w:rPr>
        <w:t>high confidence</w:t>
      </w:r>
      <w:r w:rsidRPr="001E7A27">
        <w:rPr>
          <w:rFonts w:ascii="Times New Roman" w:hAnsi="Times New Roman" w:cs="Times New Roman"/>
          <w:sz w:val="22"/>
          <w:szCs w:val="22"/>
        </w:rPr>
        <w:t xml:space="preserve"> that CO</w:t>
      </w:r>
      <w:r w:rsidRPr="001E7A27">
        <w:rPr>
          <w:rFonts w:ascii="Times New Roman" w:hAnsi="Times New Roman" w:cs="Times New Roman"/>
          <w:sz w:val="22"/>
          <w:szCs w:val="22"/>
          <w:vertAlign w:val="subscript"/>
        </w:rPr>
        <w:t>2</w:t>
      </w:r>
      <w:r w:rsidRPr="001E7A27">
        <w:rPr>
          <w:rFonts w:ascii="Times New Roman" w:hAnsi="Times New Roman" w:cs="Times New Roman"/>
          <w:sz w:val="22"/>
          <w:szCs w:val="22"/>
        </w:rPr>
        <w:t xml:space="preserve"> was released from the ocean interior on centennial time</w:t>
      </w:r>
      <w:ins w:id="860" w:author="Soapbox" w:date="2021-07-15T12:51:00Z">
        <w:r w:rsidR="006C248B" w:rsidRPr="001E7A27">
          <w:rPr>
            <w:rFonts w:ascii="Times New Roman" w:hAnsi="Times New Roman" w:cs="Times New Roman"/>
            <w:sz w:val="22"/>
            <w:szCs w:val="22"/>
          </w:rPr>
          <w:t xml:space="preserve"> </w:t>
        </w:r>
      </w:ins>
      <w:r w:rsidRPr="001E7A27">
        <w:rPr>
          <w:rFonts w:ascii="Times New Roman" w:hAnsi="Times New Roman" w:cs="Times New Roman"/>
          <w:sz w:val="22"/>
          <w:szCs w:val="22"/>
        </w:rPr>
        <w:t>scales during the LDT in response to</w:t>
      </w:r>
      <w:ins w:id="861" w:author="Soapbox" w:date="2021-07-16T11:11:00Z">
        <w:r w:rsidR="00723A92" w:rsidRPr="001E7A27">
          <w:rPr>
            <w:rFonts w:ascii="Times New Roman" w:hAnsi="Times New Roman" w:cs="Times New Roman"/>
            <w:sz w:val="22"/>
            <w:szCs w:val="22"/>
          </w:rPr>
          <w:t>,</w:t>
        </w:r>
      </w:ins>
      <w:r w:rsidRPr="001E7A27">
        <w:rPr>
          <w:rFonts w:ascii="Times New Roman" w:hAnsi="Times New Roman" w:cs="Times New Roman"/>
          <w:sz w:val="22"/>
          <w:szCs w:val="22"/>
        </w:rPr>
        <w:t xml:space="preserve"> or associated with warming</w:t>
      </w:r>
      <w:r w:rsidR="00A94E44" w:rsidRPr="001E7A27">
        <w:rPr>
          <w:rFonts w:cs="Times New Roman"/>
          <w:color w:val="auto"/>
        </w:rPr>
        <w:t>,</w:t>
      </w:r>
      <w:r w:rsidRPr="001E7A27">
        <w:rPr>
          <w:rFonts w:cs="Times New Roman"/>
          <w:color w:val="auto"/>
        </w:rPr>
        <w:t xml:space="preserve"> </w:t>
      </w:r>
      <w:r w:rsidR="00E274BE" w:rsidRPr="001E7A27">
        <w:rPr>
          <w:rFonts w:ascii="Times New Roman" w:hAnsi="Times New Roman" w:cs="Times New Roman"/>
          <w:color w:val="auto"/>
          <w:sz w:val="22"/>
          <w:szCs w:val="22"/>
        </w:rPr>
        <w:t>contributing to the transition out of the last glacial stage to the current interglacial period.</w:t>
      </w:r>
    </w:p>
    <w:p w14:paraId="1322490D" w14:textId="1C4F438D" w:rsidR="00FA7D52" w:rsidRPr="001E7A27" w:rsidRDefault="00FA7D52" w:rsidP="00E274BE">
      <w:pPr>
        <w:pStyle w:val="Default"/>
        <w:rPr>
          <w:rFonts w:ascii="Times New Roman" w:hAnsi="Times New Roman" w:cs="Times New Roman"/>
          <w:color w:val="auto"/>
          <w:sz w:val="22"/>
          <w:szCs w:val="22"/>
        </w:rPr>
      </w:pPr>
    </w:p>
    <w:p w14:paraId="52EF88B1" w14:textId="168DBF4D" w:rsidR="005768F4" w:rsidRPr="001E7A27" w:rsidRDefault="005768F4" w:rsidP="005768F4">
      <w:pPr>
        <w:pStyle w:val="AR6BodyText"/>
        <w:rPr>
          <w:lang w:val="en-GB"/>
        </w:rPr>
      </w:pPr>
      <w:r w:rsidRPr="001E7A27">
        <w:rPr>
          <w:lang w:val="en-GB"/>
        </w:rPr>
        <w:t xml:space="preserve">Multiple lines of evidence inferred from marine sediment proxies indicate with </w:t>
      </w:r>
      <w:r w:rsidRPr="001E7A27">
        <w:rPr>
          <w:i/>
          <w:lang w:val="en-GB"/>
        </w:rPr>
        <w:t>low to medium confidence</w:t>
      </w:r>
      <w:r w:rsidRPr="001E7A27">
        <w:rPr>
          <w:lang w:val="en-GB"/>
        </w:rPr>
        <w:t xml:space="preserve"> that the millennial rates of CO</w:t>
      </w:r>
      <w:r w:rsidRPr="001E7A27">
        <w:rPr>
          <w:vertAlign w:val="subscript"/>
          <w:lang w:val="en-GB"/>
        </w:rPr>
        <w:t>2</w:t>
      </w:r>
      <w:r w:rsidRPr="001E7A27">
        <w:rPr>
          <w:lang w:val="en-GB"/>
        </w:rPr>
        <w:t xml:space="preserve"> concentration change in the atmosphere during the last 56 Myr were at least </w:t>
      </w:r>
      <w:del w:id="862" w:author="Soapbox" w:date="2021-07-16T11:13:00Z">
        <w:r w:rsidR="004F382A" w:rsidRPr="001E7A27" w:rsidDel="007356B8">
          <w:rPr>
            <w:lang w:val="en-GB"/>
          </w:rPr>
          <w:delText>4</w:delText>
        </w:r>
      </w:del>
      <w:del w:id="863" w:author="Soapbox" w:date="2021-07-16T11:11:00Z">
        <w:r w:rsidR="004F382A" w:rsidRPr="001E7A27" w:rsidDel="00723A92">
          <w:rPr>
            <w:lang w:val="en-GB"/>
          </w:rPr>
          <w:delText>-</w:delText>
        </w:r>
      </w:del>
      <w:del w:id="864" w:author="Soapbox" w:date="2021-07-16T11:13:00Z">
        <w:r w:rsidRPr="001E7A27" w:rsidDel="007356B8">
          <w:rPr>
            <w:lang w:val="en-GB"/>
          </w:rPr>
          <w:delText>5</w:delText>
        </w:r>
      </w:del>
      <w:ins w:id="865" w:author="Soapbox" w:date="2021-07-16T11:13:00Z">
        <w:r w:rsidR="007356B8" w:rsidRPr="001E7A27">
          <w:rPr>
            <w:lang w:val="en-GB"/>
          </w:rPr>
          <w:t>four to five</w:t>
        </w:r>
      </w:ins>
      <w:r w:rsidRPr="001E7A27">
        <w:rPr>
          <w:lang w:val="en-GB"/>
        </w:rPr>
        <w:t xml:space="preserve"> times lower than during the </w:t>
      </w:r>
      <w:r w:rsidR="004F382A" w:rsidRPr="001E7A27">
        <w:rPr>
          <w:lang w:val="en-GB"/>
        </w:rPr>
        <w:t>last century</w:t>
      </w:r>
      <w:r w:rsidRPr="001E7A27">
        <w:rPr>
          <w:lang w:val="en-GB"/>
        </w:rPr>
        <w:t xml:space="preserve"> (Figure 5.3). In spite of uncertainties in ice core reconstructions related to delayed enclosure of air bubbles,</w:t>
      </w:r>
      <w:r w:rsidR="00F75330" w:rsidRPr="001E7A27">
        <w:rPr>
          <w:lang w:val="en-GB"/>
        </w:rPr>
        <w:t xml:space="preserve"> which tend to smooth the records,</w:t>
      </w:r>
      <w:r w:rsidRPr="001E7A27">
        <w:rPr>
          <w:lang w:val="en-GB"/>
        </w:rPr>
        <w:t xml:space="preserve"> there is </w:t>
      </w:r>
      <w:r w:rsidRPr="001E7A27">
        <w:rPr>
          <w:i/>
          <w:lang w:val="en-GB"/>
        </w:rPr>
        <w:t>high confidence</w:t>
      </w:r>
      <w:r w:rsidRPr="001E7A27">
        <w:rPr>
          <w:lang w:val="en-GB"/>
        </w:rPr>
        <w:t xml:space="preserve"> that</w:t>
      </w:r>
      <w:r w:rsidR="00A37893" w:rsidRPr="001E7A27">
        <w:rPr>
          <w:lang w:val="en-GB"/>
        </w:rPr>
        <w:t xml:space="preserve"> the rates of atmospheric </w:t>
      </w:r>
      <w:r w:rsidRPr="001E7A27">
        <w:rPr>
          <w:lang w:val="en-GB"/>
        </w:rPr>
        <w:t>CO</w:t>
      </w:r>
      <w:r w:rsidRPr="001E7A27">
        <w:rPr>
          <w:vertAlign w:val="subscript"/>
          <w:lang w:val="en-GB"/>
        </w:rPr>
        <w:t>2</w:t>
      </w:r>
      <w:r w:rsidRPr="001E7A27">
        <w:rPr>
          <w:lang w:val="en-GB"/>
        </w:rPr>
        <w:t xml:space="preserve"> and CH</w:t>
      </w:r>
      <w:r w:rsidRPr="001E7A27">
        <w:rPr>
          <w:vertAlign w:val="subscript"/>
          <w:lang w:val="en-GB"/>
        </w:rPr>
        <w:t>4</w:t>
      </w:r>
      <w:r w:rsidRPr="001E7A27">
        <w:rPr>
          <w:lang w:val="en-GB"/>
        </w:rPr>
        <w:t xml:space="preserve"> change during the</w:t>
      </w:r>
      <w:r w:rsidR="00A37893" w:rsidRPr="001E7A27">
        <w:rPr>
          <w:lang w:val="en-GB"/>
        </w:rPr>
        <w:t xml:space="preserve"> last century</w:t>
      </w:r>
      <w:r w:rsidRPr="001E7A27">
        <w:rPr>
          <w:lang w:val="en-GB"/>
        </w:rPr>
        <w:t xml:space="preserve"> were at least 10</w:t>
      </w:r>
      <w:r w:rsidR="00A37893" w:rsidRPr="001E7A27">
        <w:rPr>
          <w:lang w:val="en-GB"/>
        </w:rPr>
        <w:t xml:space="preserve"> and</w:t>
      </w:r>
      <w:r w:rsidRPr="001E7A27">
        <w:rPr>
          <w:lang w:val="en-GB"/>
        </w:rPr>
        <w:t xml:space="preserve"> </w:t>
      </w:r>
      <w:del w:id="866" w:author="Soapbox" w:date="2021-07-16T11:13:00Z">
        <w:r w:rsidRPr="001E7A27" w:rsidDel="007356B8">
          <w:rPr>
            <w:lang w:val="en-GB"/>
          </w:rPr>
          <w:delText xml:space="preserve">5 </w:delText>
        </w:r>
      </w:del>
      <w:ins w:id="867" w:author="Soapbox" w:date="2021-07-16T11:13:00Z">
        <w:r w:rsidR="007356B8" w:rsidRPr="001E7A27">
          <w:rPr>
            <w:lang w:val="en-GB"/>
          </w:rPr>
          <w:t xml:space="preserve">five </w:t>
        </w:r>
      </w:ins>
      <w:r w:rsidR="00404C8F" w:rsidRPr="001E7A27">
        <w:rPr>
          <w:lang w:val="en-GB"/>
        </w:rPr>
        <w:t xml:space="preserve">times </w:t>
      </w:r>
      <w:r w:rsidR="00A37893" w:rsidRPr="001E7A27">
        <w:rPr>
          <w:lang w:val="en-GB"/>
        </w:rPr>
        <w:t xml:space="preserve">faster, respectively, </w:t>
      </w:r>
      <w:r w:rsidRPr="001E7A27">
        <w:rPr>
          <w:lang w:val="en-GB"/>
        </w:rPr>
        <w:t xml:space="preserve">than </w:t>
      </w:r>
      <w:r w:rsidR="00A37893" w:rsidRPr="001E7A27">
        <w:rPr>
          <w:lang w:val="en-GB"/>
        </w:rPr>
        <w:t>the maximum centennial growth rate averages of those gases during the last 800 kyr</w:t>
      </w:r>
      <w:r w:rsidR="00902507" w:rsidRPr="001E7A27">
        <w:rPr>
          <w:lang w:val="en-GB"/>
        </w:rPr>
        <w:t xml:space="preserve"> (Fig. 5.4). </w:t>
      </w:r>
      <w:r w:rsidR="00A37893" w:rsidRPr="001E7A27">
        <w:rPr>
          <w:lang w:val="en-GB"/>
        </w:rPr>
        <w:t xml:space="preserve"> </w:t>
      </w:r>
    </w:p>
    <w:p w14:paraId="531AA3D9" w14:textId="77777777" w:rsidR="005768F4" w:rsidRPr="001E7A27" w:rsidRDefault="005768F4" w:rsidP="00FA7D52">
      <w:pPr>
        <w:pStyle w:val="AR6BodyText"/>
        <w:rPr>
          <w:rFonts w:cs="Times New Roman"/>
          <w:noProof/>
          <w:lang w:val="en-GB"/>
        </w:rPr>
      </w:pPr>
    </w:p>
    <w:p w14:paraId="3959BDCB" w14:textId="77777777" w:rsidR="004D0837" w:rsidRPr="001E7A27" w:rsidRDefault="004D0837" w:rsidP="00FA7D52">
      <w:pPr>
        <w:pStyle w:val="AR6BodyText"/>
        <w:rPr>
          <w:rFonts w:cs="Times New Roman"/>
          <w:noProof/>
          <w:lang w:val="en-GB"/>
        </w:rPr>
      </w:pPr>
    </w:p>
    <w:p w14:paraId="25592DAC" w14:textId="4B2B85D3" w:rsidR="00FA7D52" w:rsidRPr="001E7A27" w:rsidRDefault="00FA7D52" w:rsidP="0098460A">
      <w:pPr>
        <w:pStyle w:val="AR6Chap5Level35111"/>
        <w:rPr>
          <w:lang w:val="en-GB"/>
        </w:rPr>
      </w:pPr>
      <w:bookmarkStart w:id="868" w:name="_Toc70535647"/>
      <w:r w:rsidRPr="001E7A27">
        <w:rPr>
          <w:lang w:val="en-GB"/>
        </w:rPr>
        <w:t xml:space="preserve">Holocene </w:t>
      </w:r>
      <w:r w:rsidR="003760AB" w:rsidRPr="001E7A27">
        <w:rPr>
          <w:lang w:val="en-GB"/>
        </w:rPr>
        <w:t>C</w:t>
      </w:r>
      <w:r w:rsidRPr="001E7A27">
        <w:rPr>
          <w:lang w:val="en-GB"/>
        </w:rPr>
        <w:t>hanges</w:t>
      </w:r>
      <w:bookmarkEnd w:id="868"/>
      <w:r w:rsidRPr="001E7A27">
        <w:rPr>
          <w:lang w:val="en-GB"/>
        </w:rPr>
        <w:t xml:space="preserve"> </w:t>
      </w:r>
    </w:p>
    <w:p w14:paraId="6939F0EE" w14:textId="77777777" w:rsidR="00FA7D52" w:rsidRPr="001E7A27" w:rsidRDefault="00FA7D52" w:rsidP="00FA7D52">
      <w:pPr>
        <w:pStyle w:val="AR6BodyText"/>
        <w:rPr>
          <w:rFonts w:cs="Times New Roman"/>
          <w:lang w:val="en-GB" w:eastAsia="en-US"/>
        </w:rPr>
      </w:pPr>
    </w:p>
    <w:p w14:paraId="6EDCC54E" w14:textId="3362A0F8" w:rsidR="00FA7D52" w:rsidRPr="001E7A27" w:rsidRDefault="00FA7D52" w:rsidP="00FA7D52">
      <w:pPr>
        <w:pStyle w:val="Default"/>
        <w:rPr>
          <w:rFonts w:ascii="Times New Roman" w:hAnsi="Times New Roman" w:cs="Times New Roman"/>
          <w:color w:val="auto"/>
          <w:sz w:val="22"/>
          <w:szCs w:val="22"/>
        </w:rPr>
      </w:pPr>
      <w:r w:rsidRPr="001E7A27">
        <w:rPr>
          <w:rFonts w:ascii="Times New Roman" w:hAnsi="Times New Roman" w:cs="Times New Roman"/>
          <w:sz w:val="22"/>
          <w:szCs w:val="22"/>
        </w:rPr>
        <w:t>Atmospheric GHG concentrations were much less variable during the pre-industrial Holocene (from 11.7 ka to 1750</w:t>
      </w:r>
      <w:ins w:id="869" w:author="Ian Blenkinsop" w:date="2021-07-28T12:24:00Z">
        <w:r w:rsidR="00A94E44" w:rsidRPr="001E7A27">
          <w:rPr>
            <w:rFonts w:ascii="Times New Roman" w:hAnsi="Times New Roman" w:cs="Times New Roman"/>
            <w:sz w:val="22"/>
            <w:szCs w:val="22"/>
          </w:rPr>
          <w:t xml:space="preserve"> CE</w:t>
        </w:r>
      </w:ins>
      <w:r w:rsidRPr="001E7A27">
        <w:rPr>
          <w:rFonts w:ascii="Times New Roman" w:hAnsi="Times New Roman" w:cs="Times New Roman"/>
          <w:sz w:val="22"/>
          <w:szCs w:val="22"/>
        </w:rPr>
        <w:t>). Atmospheric CH</w:t>
      </w:r>
      <w:r w:rsidRPr="001E7A27">
        <w:rPr>
          <w:rFonts w:ascii="Times New Roman" w:hAnsi="Times New Roman" w:cs="Times New Roman"/>
          <w:sz w:val="22"/>
          <w:szCs w:val="22"/>
          <w:vertAlign w:val="subscript"/>
        </w:rPr>
        <w:t>4</w:t>
      </w:r>
      <w:r w:rsidRPr="001E7A27">
        <w:rPr>
          <w:rFonts w:ascii="Times New Roman" w:hAnsi="Times New Roman" w:cs="Times New Roman"/>
          <w:sz w:val="22"/>
          <w:szCs w:val="22"/>
        </w:rPr>
        <w:t xml:space="preserve"> concentrations decreased at the beginning of the Holocene, consistent with a general weakening of boreal sources </w:t>
      </w:r>
      <w:r w:rsidRPr="001E7A27">
        <w:rPr>
          <w:rFonts w:ascii="Times New Roman" w:hAnsi="Times New Roman" w:cs="Times New Roman"/>
          <w:sz w:val="22"/>
          <w:szCs w:val="22"/>
        </w:rPr>
        <w:fldChar w:fldCharType="begin" w:fldLock="1"/>
      </w:r>
      <w:r w:rsidR="00747167" w:rsidRPr="001E7A27">
        <w:rPr>
          <w:rFonts w:ascii="Times New Roman" w:hAnsi="Times New Roman" w:cs="Times New Roman"/>
          <w:sz w:val="22"/>
          <w:szCs w:val="22"/>
        </w:rPr>
        <w:instrText>ADDIN CSL_CITATION { "citationItems" : [ { "id" : "ITEM-1", "itemData" : { "DOI" : "10.5194/cp-13-1227-2017", "ISSN" : "1814-9332", "abstract" : "Abstract. Understanding processes controlling the atmospheric methane (CH4) mixing ratio is crucial to predict and mitigate future climate changes in this gas. Despite recent detailed studies of the last \u223c 1000 to 2000 years, the mechanisms that control atmospheric CH4 still remain unclear, partly because the late Holocene CH4 budget may be comprised of both natural and anthropogenic emissions. In contrast, the early Holocene was a period when human influence was substantially smaller, allowing us to elucidate more clearly the natural controls under interglacial conditions more clearly. Here we present new high-resolution CH4 records from Siple Dome, Antarctica, covering from 11.6 to 7.7 thousands of years before 1950AD (ka). We observe four local CH4 minima on a roughly 1000-year spacing, which correspond to cool periods in Greenland. We hypothesize that the cooling in Greenland forced the Intertropical Convergence Zone (ITCZ) to migrate southward, reducing rainfall in northern tropical wetlands. The inter-polar difference (IPD) of CH4 shows a gradual increase from the onset of the Holocene to \u223c 9.5ka, which implies growth of boreal source strength following the climate warming in the northern extratropics during that period.", "author" : [ { "dropping-particle" : "", "family" : "Yang", "given" : "Ji-Woong", "non-dropping-particle" : "", "parse-names" : false, "suffix" : "" }, { "dropping-particle" : "", "family" : "Ahn", "given" : "Jinho", "non-dropping-particle" : "", "parse-names" : false, "suffix" : "" }, { "dropping-particle" : "", "family" : "Brook", "given" : "Edward J.", "non-dropping-particle" : "", "parse-names" : false, "suffix" : "" }, { "dropping-particle" : "", "family" : "Ryu", "given" : "Yeongjun", "non-dropping-particle" : "", "parse-names" : false, "suffix" : "" } ], "container-title" : "Climate of the Past", "id" : "ITEM-1", "issue" : "9", "issued" : { "date-parts" : [ [ "2017", "9", "22" ] ] }, "page" : "1227-1242", "title" : "Atmospheric methane control mechanisms during the early Holocene", "translator" : [ { "dropping-particle" : "", "family" : "L6859", "given" : "", "non-dropping-particle" : "", "parse-names" : false, "suffix" : "" } ], "type" : "article-journal", "volume" : "13" }, "uris" : [ "http://www.mendeley.com/documents/?uuid=e5e7c49a-d7c1-4b63-96f6-5016f9ff277b" ] }, { "id" : "ITEM-2", "itemData" : { "DOI" : "10.5194/bg-15-7155-2018", "ISSN" : "17264189", "abstract" : "Atmospheric methane concentration shows a wellknown decrease over the first half of the Holocene following the Northern Hemisphere summer insolation before it started to increase again to preindustrial values. There is a debate about what caused this change in the methane concentration evolution, in particular, whether an early anthropogenic influence or natural emissions led to the reversal of the atmospheric CH4 concentration evolution. Here, we present new methane concentration and stable hydrogen and carbon isotope data measured on ice core samples from both Greenland and Antarctica over the Holocene. With the help of a two-box model and the full suite of CH4 parameters, the new data allow us to quantify the total methane emissions in the Northern Hemisphere and Southern Hemisphere separately as well as their stable isotopic signatures, while interpretation of isotopic records of only one hemisphere may lead to erroneous conclusions. For the first half of the Holocene our results indicate an asynchronous decrease in Northern Hemisphere and Southern Hemisphere CH4 emissions by more than 30 TgCH4 yr-1 in total, accompanied by a drop in the northern carbon isotopic source signature of about-3\u2030. This cannot be explained by a change in the source mix alone but requires shifts in the isotopic signature of the sources themselves caused by changes in the precursor material for the methane production. In the second half of the Holocene, global CH4 emissions increased by about 30 TgCH4 yr-1, while preindustrial isotopic emission signatures remained more or less constant. However, our results show that this early increase in methane emissions took place in the Southern Hemisphere, while Northern Hemisphere emissions started to increase only about 2000 years ago. Accordingly, natural emissions in the southern tropics appear to be the main cause of the CH4 increase starting 5000 years before present, not supporting an early anthropogenic influence on the global methane budget by East Asian land use changes.", "author" : [ { "dropping-particle" : "", "family" : "Beck", "given" : "Jonas", "non-dropping-particle" : "", "parse-names" : false, "suffix" : "" }, { "dropping-particle" : "", "family" : "Bock", "given" : "Michael", "non-dropping-particle" : "", "parse-names" : false, "suffix" : "" }, { "dropping-particle" : "", "family" : "Schmitt", "given" : "Jochen", "non-dropping-particle" : "", "parse-names" : false, "suffix" : "" }, { "dropping-particle" : "", "family" : "Seth", "given" : "Barbara", "non-dropping-particle" : "", "parse-names" : false, "suffix" : "" }, { "dropping-particle" : "", "family" : "Blunier", "given" : "Thomas", "non-dropping-particle" : "", "parse-names" : false, "suffix" : "" }, { "dropping-particle" : "", "family" : "Fischer", "given" : "Hubertus", "non-dropping-particle" : "", "parse-names" : false, "suffix" : "" } ], "container-title" : "Biogeosciences", "id" : "ITEM-2", "issue" : "23", "issued" : { "date-parts" : [ [ "2018" ] ] }, "page" : "7155-7175", "title" : "Bipolar carbon and hydrogen isotope constraints on the Holocene methane budget", "translator" : [ { "dropping-particle" : "", "family" : "L6869", "given" : "", "non-dropping-particle" : "", "parse-names" : false, "suffix" : "" } ], "type" : "article-journal", "volume" : "15" }, "uris" : [ "http://www.mendeley.com/documents/?uuid=a21a2262-83ea-4ea3-bf14-f00e9d75f215" ] } ], "mendeley" : { "formattedCitation" : "(Yang et al., 2017; Beck et al., 2018)", "plainTextFormattedCitation" : "(Yang et al., 2017; Beck et al., 2018)", "previouslyFormattedCitation" : "(Yang et al., 2017; Beck et al., 2018)" }, "properties" : { "noteIndex" : 0 }, "schema" : "https://github.com/citation-style-language/schema/raw/master/csl-citation.json" }</w:instrText>
      </w:r>
      <w:r w:rsidRPr="001E7A27">
        <w:rPr>
          <w:rFonts w:ascii="Times New Roman" w:hAnsi="Times New Roman" w:cs="Times New Roman"/>
          <w:sz w:val="22"/>
          <w:szCs w:val="22"/>
        </w:rPr>
        <w:fldChar w:fldCharType="separate"/>
      </w:r>
      <w:r w:rsidR="00025FA2" w:rsidRPr="001E7A27">
        <w:rPr>
          <w:rFonts w:ascii="Times New Roman" w:hAnsi="Times New Roman" w:cs="Times New Roman"/>
          <w:noProof/>
          <w:sz w:val="22"/>
          <w:szCs w:val="22"/>
        </w:rPr>
        <w:t>(Yang et al., 2017; Beck et al., 2018)</w:t>
      </w:r>
      <w:r w:rsidRPr="001E7A27">
        <w:rPr>
          <w:rFonts w:ascii="Times New Roman" w:hAnsi="Times New Roman" w:cs="Times New Roman"/>
          <w:sz w:val="22"/>
          <w:szCs w:val="22"/>
        </w:rPr>
        <w:fldChar w:fldCharType="end"/>
      </w:r>
      <w:r w:rsidR="005768F4" w:rsidRPr="001E7A27">
        <w:rPr>
          <w:rFonts w:ascii="Times New Roman" w:hAnsi="Times New Roman" w:cs="Times New Roman"/>
          <w:sz w:val="22"/>
          <w:szCs w:val="22"/>
        </w:rPr>
        <w:t xml:space="preserve"> and further </w:t>
      </w:r>
      <w:r w:rsidRPr="001E7A27">
        <w:rPr>
          <w:rFonts w:ascii="Times New Roman" w:hAnsi="Times New Roman" w:cs="Times New Roman"/>
          <w:sz w:val="22"/>
          <w:szCs w:val="22"/>
        </w:rPr>
        <w:t xml:space="preserve">decline during the </w:t>
      </w:r>
      <w:ins w:id="870" w:author="Soapbox" w:date="2021-07-16T11:15:00Z">
        <w:r w:rsidR="007356B8" w:rsidRPr="001E7A27">
          <w:rPr>
            <w:rFonts w:ascii="Times New Roman" w:hAnsi="Times New Roman" w:cs="Times New Roman"/>
            <w:sz w:val="22"/>
            <w:szCs w:val="22"/>
          </w:rPr>
          <w:t>m</w:t>
        </w:r>
      </w:ins>
      <w:del w:id="871" w:author="Soapbox" w:date="2021-07-16T11:15:00Z">
        <w:r w:rsidRPr="001E7A27" w:rsidDel="007356B8">
          <w:rPr>
            <w:rFonts w:ascii="Times New Roman" w:hAnsi="Times New Roman" w:cs="Times New Roman"/>
            <w:sz w:val="22"/>
            <w:szCs w:val="22"/>
          </w:rPr>
          <w:delText>M</w:delText>
        </w:r>
      </w:del>
      <w:r w:rsidRPr="001E7A27">
        <w:rPr>
          <w:rFonts w:ascii="Times New Roman" w:hAnsi="Times New Roman" w:cs="Times New Roman"/>
          <w:sz w:val="22"/>
          <w:szCs w:val="22"/>
        </w:rPr>
        <w:t xml:space="preserve">id-Holocene owing to a reduction in Southern Hemisphere emissions concomitant with a southward shift of the ITCZ </w:t>
      </w:r>
      <w:r w:rsidRPr="001E7A27">
        <w:rPr>
          <w:rFonts w:ascii="Times New Roman" w:hAnsi="Times New Roman" w:cs="Times New Roman"/>
          <w:sz w:val="22"/>
          <w:szCs w:val="22"/>
        </w:rPr>
        <w:fldChar w:fldCharType="begin" w:fldLock="1"/>
      </w:r>
      <w:r w:rsidR="00747167" w:rsidRPr="001E7A27">
        <w:rPr>
          <w:rFonts w:ascii="Times New Roman" w:hAnsi="Times New Roman" w:cs="Times New Roman"/>
          <w:sz w:val="22"/>
          <w:szCs w:val="22"/>
        </w:rPr>
        <w:instrText>ADDIN CSL_CITATION { "citationItems" : [ { "id" : "ITEM-1", "itemData" : { "DOI" : "10.1038/nature09739", "ISSN" : "00280836", "PMID" : "21293375", "abstract" : "Considerable debate surrounds the source of the apparently anomalousg increase of atmospheric methane concentrations since the mid-Holocene (5,000years ago) compared to previous interglacial periods as recorded in polar ice core records. Proposed mechanisms for the rise in methane concentrations relate either to methane emissions from anthropogenic early rice cultivation or an increase in natural wetland emissions from tropical or boreal sources. Here we show that our climate and wetland simulations of the global methane cycle over the last glacial cycle (the past 130,000years) recreate the ice core record and capture the late Holocene increase in methane concentrations. Our analyses indicate that the late Holocene increase results from natural changes in the Earth's orbital configuration, with enhanced emissions in the Southern Hemisphere tropics linked to precession-induced modification of seasonal precipitation. Critically, our simulations capture the declining trend in methane concentrations at the end of the last interglacial period (115,000-130,000years ago) that was used to diagnose the Holocene methane rise as unique. The difference between the two time periods results from differences in the size and rate of regional insolation changes and the lack of glacial inception in the Holocene. Our findings also suggest that no early agricultural sources are required to account for the increase in methane concentrations in the 5,000years before the industrial era. \u00a9 2011 Macmillan Publishers Limited. All rights reserved.", "author" : [ { "dropping-particle" : "", "family" : "Singarayer", "given" : "Joy S.", "non-dropping-particle" : "", "parse-names" : false, "suffix" : "" }, { "dropping-particle" : "", "family" : "Valdes", "given" : "Paul J.", "non-dropping-particle" : "", "parse-names" : false, "suffix" : "" }, { "dropping-particle" : "", "family" : "Friedlingstein", "given" : "Pierre", "non-dropping-particle" : "", "parse-names" : false, "suffix" : "" }, { "dropping-particle" : "", "family" : "Nelson", "given" : "Sarah", "non-dropping-particle" : "", "parse-names" : false, "suffix" : "" }, { "dropping-particle" : "", "family" : "Beerling", "given" : "David J.", "non-dropping-particle" : "", "parse-names" : false, "suffix" : "" } ], "container-title" : "Nature", "id" : "ITEM-1", "issue" : "7332", "issued" : { "date-parts" : [ [ "2011" ] ] }, "page" : "82-86", "title" : "Late Holocene methane rise caused by orbitally controlled increase in tropical sources", "translator" : [ { "dropping-particle" : "", "family" : "L6868", "given" : "", "non-dropping-particle" : "", "parse-names" : false, "suffix" : "" } ], "type" : "article-journal", "volume" : "470" }, "uris" : [ "http://www.mendeley.com/documents/?uuid=7d403d61-5c8f-4e3a-9553-3e9b356d9e06" ] }, { "id" : "ITEM-2", "itemData" : { "DOI" : "10.5194/bg-15-7155-2018", "ISSN" : "17264189", "abstract" : "Atmospheric methane concentration shows a wellknown decrease over the first half of the Holocene following the Northern Hemisphere summer insolation before it started to increase again to preindustrial values. There is a debate about what caused this change in the methane concentration evolution, in particular, whether an early anthropogenic influence or natural emissions led to the reversal of the atmospheric CH4 concentration evolution. Here, we present new methane concentration and stable hydrogen and carbon isotope data measured on ice core samples from both Greenland and Antarctica over the Holocene. With the help of a two-box model and the full suite of CH4 parameters, the new data allow us to quantify the total methane emissions in the Northern Hemisphere and Southern Hemisphere separately as well as their stable isotopic signatures, while interpretation of isotopic records of only one hemisphere may lead to erroneous conclusions. For the first half of the Holocene our results indicate an asynchronous decrease in Northern Hemisphere and Southern Hemisphere CH4 emissions by more than 30 TgCH4 yr-1 in total, accompanied by a drop in the northern carbon isotopic source signature of about-3\u2030. This cannot be explained by a change in the source mix alone but requires shifts in the isotopic signature of the sources themselves caused by changes in the precursor material for the methane production. In the second half of the Holocene, global CH4 emissions increased by about 30 TgCH4 yr-1, while preindustrial isotopic emission signatures remained more or less constant. However, our results show that this early increase in methane emissions took place in the Southern Hemisphere, while Northern Hemisphere emissions started to increase only about 2000 years ago. Accordingly, natural emissions in the southern tropics appear to be the main cause of the CH4 increase starting 5000 years before present, not supporting an early anthropogenic influence on the global methane budget by East Asian land use changes.", "author" : [ { "dropping-particle" : "", "family" : "Beck", "given" : "Jonas", "non-dropping-particle" : "", "parse-names" : false, "suffix" : "" }, { "dropping-particle" : "", "family" : "Bock", "given" : "Michael", "non-dropping-particle" : "", "parse-names" : false, "suffix" : "" }, { "dropping-particle" : "", "family" : "Schmitt", "given" : "Jochen", "non-dropping-particle" : "", "parse-names" : false, "suffix" : "" }, { "dropping-particle" : "", "family" : "Seth", "given" : "Barbara", "non-dropping-particle" : "", "parse-names" : false, "suffix" : "" }, { "dropping-particle" : "", "family" : "Blunier", "given" : "Thomas", "non-dropping-particle" : "", "parse-names" : false, "suffix" : "" }, { "dropping-particle" : "", "family" : "Fischer", "given" : "Hubertus", "non-dropping-particle" : "", "parse-names" : false, "suffix" : "" } ], "container-title" : "Biogeosciences", "id" : "ITEM-2", "issue" : "23", "issued" : { "date-parts" : [ [ "2018" ] ] }, "page" : "7155-7175", "title" : "Bipolar carbon and hydrogen isotope constraints on the Holocene methane budget", "translator" : [ { "dropping-particle" : "", "family" : "L6869", "given" : "", "non-dropping-particle" : "", "parse-names" : false, "suffix" : "" } ], "type" : "article-journal", "volume" : "15" }, "uris" : [ "http://www.mendeley.com/documents/?uuid=a21a2262-83ea-4ea3-bf14-f00e9d75f215" ] } ], "mendeley" : { "formattedCitation" : "(Singarayer et al., 2011; Beck et al., 2018)", "plainTextFormattedCitation" : "(Singarayer et al., 2011; Beck et al., 2018)", "previouslyFormattedCitation" : "(Singarayer et al., 2011; Beck et al., 2018)" }, "properties" : { "noteIndex" : 0 }, "schema" : "https://github.com/citation-style-language/schema/raw/master/csl-citation.json" }</w:instrText>
      </w:r>
      <w:r w:rsidRPr="001E7A27">
        <w:rPr>
          <w:rFonts w:ascii="Times New Roman" w:hAnsi="Times New Roman" w:cs="Times New Roman"/>
          <w:sz w:val="22"/>
          <w:szCs w:val="22"/>
        </w:rPr>
        <w:fldChar w:fldCharType="separate"/>
      </w:r>
      <w:r w:rsidR="00025FA2" w:rsidRPr="001E7A27">
        <w:rPr>
          <w:rFonts w:ascii="Times New Roman" w:hAnsi="Times New Roman" w:cs="Times New Roman"/>
          <w:noProof/>
          <w:sz w:val="22"/>
          <w:szCs w:val="22"/>
        </w:rPr>
        <w:t>(Singarayer et al., 2011; Beck et al., 2018)</w:t>
      </w:r>
      <w:r w:rsidRPr="001E7A27">
        <w:rPr>
          <w:rFonts w:ascii="Times New Roman" w:hAnsi="Times New Roman" w:cs="Times New Roman"/>
          <w:sz w:val="22"/>
          <w:szCs w:val="22"/>
        </w:rPr>
        <w:fldChar w:fldCharType="end"/>
      </w:r>
      <w:r w:rsidR="005768F4" w:rsidRPr="001E7A27">
        <w:rPr>
          <w:rFonts w:ascii="Times New Roman" w:hAnsi="Times New Roman" w:cs="Times New Roman"/>
          <w:sz w:val="22"/>
          <w:szCs w:val="22"/>
        </w:rPr>
        <w:t>.</w:t>
      </w:r>
      <w:r w:rsidRPr="001E7A27">
        <w:rPr>
          <w:rFonts w:ascii="Times New Roman" w:hAnsi="Times New Roman" w:cs="Times New Roman"/>
          <w:sz w:val="22"/>
          <w:szCs w:val="22"/>
        </w:rPr>
        <w:t xml:space="preserve"> Atmospheric CH</w:t>
      </w:r>
      <w:r w:rsidRPr="001E7A27">
        <w:rPr>
          <w:rFonts w:ascii="Times New Roman" w:hAnsi="Times New Roman" w:cs="Times New Roman"/>
          <w:sz w:val="22"/>
          <w:szCs w:val="22"/>
          <w:vertAlign w:val="subscript"/>
        </w:rPr>
        <w:t>4</w:t>
      </w:r>
      <w:r w:rsidRPr="001E7A27">
        <w:rPr>
          <w:rFonts w:ascii="Times New Roman" w:hAnsi="Times New Roman" w:cs="Times New Roman"/>
          <w:sz w:val="22"/>
          <w:szCs w:val="22"/>
        </w:rPr>
        <w:t xml:space="preserve"> concentrations increased about 5 ka, which prompted the hypothesis of an early anthropogenic influence</w:t>
      </w:r>
      <w:del w:id="872" w:author="Soapbox" w:date="2021-07-16T11:16:00Z">
        <w:r w:rsidRPr="001E7A27" w:rsidDel="00160F28">
          <w:rPr>
            <w:rFonts w:ascii="Times New Roman" w:hAnsi="Times New Roman" w:cs="Times New Roman"/>
            <w:sz w:val="22"/>
            <w:szCs w:val="22"/>
          </w:rPr>
          <w:delText>,</w:delText>
        </w:r>
      </w:del>
      <w:r w:rsidRPr="001E7A27">
        <w:rPr>
          <w:rFonts w:ascii="Times New Roman" w:hAnsi="Times New Roman" w:cs="Times New Roman"/>
          <w:sz w:val="22"/>
          <w:szCs w:val="22"/>
        </w:rPr>
        <w:t xml:space="preserve"> related to land</w:t>
      </w:r>
      <w:ins w:id="873" w:author="Soapbox" w:date="2021-07-16T12:23:00Z">
        <w:r w:rsidR="00ED666E" w:rsidRPr="001E7A27">
          <w:rPr>
            <w:rFonts w:ascii="Times New Roman" w:hAnsi="Times New Roman" w:cs="Times New Roman"/>
            <w:sz w:val="22"/>
            <w:szCs w:val="22"/>
          </w:rPr>
          <w:t>-</w:t>
        </w:r>
      </w:ins>
      <w:del w:id="874" w:author="Soapbox" w:date="2021-07-16T12:23:00Z">
        <w:r w:rsidRPr="001E7A27" w:rsidDel="00ED666E">
          <w:rPr>
            <w:rFonts w:ascii="Times New Roman" w:hAnsi="Times New Roman" w:cs="Times New Roman"/>
            <w:sz w:val="22"/>
            <w:szCs w:val="22"/>
          </w:rPr>
          <w:delText xml:space="preserve"> </w:delText>
        </w:r>
      </w:del>
      <w:r w:rsidRPr="001E7A27">
        <w:rPr>
          <w:rFonts w:ascii="Times New Roman" w:hAnsi="Times New Roman" w:cs="Times New Roman"/>
          <w:sz w:val="22"/>
          <w:szCs w:val="22"/>
        </w:rPr>
        <w:t xml:space="preserve">use changes in southeast Asia </w:t>
      </w:r>
      <w:r w:rsidRPr="001E7A27">
        <w:rPr>
          <w:rFonts w:ascii="Times New Roman" w:hAnsi="Times New Roman" w:cs="Times New Roman"/>
          <w:sz w:val="22"/>
          <w:szCs w:val="22"/>
        </w:rPr>
        <w:fldChar w:fldCharType="begin" w:fldLock="1"/>
      </w:r>
      <w:r w:rsidR="00747167" w:rsidRPr="001E7A27">
        <w:rPr>
          <w:rFonts w:ascii="Times New Roman" w:hAnsi="Times New Roman" w:cs="Times New Roman"/>
          <w:sz w:val="22"/>
          <w:szCs w:val="22"/>
        </w:rPr>
        <w:instrText>ADDIN CSL_CITATION { "citationItems" : [ { "id" : "ITEM-1", "itemData" : { "DOI" : "10.1002/2015RG000503", "ISSN" : "87551209", "author" : [ { "dropping-particle" : "", "family" : "Ruddiman", "given" : "W F", "non-dropping-particle" : "", "parse-names" : false, "suffix" : "" }, { "dropping-particle" : "", "family" : "Fuller", "given" : "D Q", "non-dropping-particle" : "", "parse-names" : false, "suffix" : "" }, { "dropping-particle" : "", "family" : "Kutzbach", "given" : "J E", "non-dropping-particle" : "", "parse-names" : false, "suffix" : "" }, { "dropping-particle" : "", "family" : "Tzedakis", "given" : "P C", "non-dropping-particle" : "", "parse-names" : false, "suffix" : "" }, { "dropping-particle" : "", "family" : "Kaplan", "given" : "J O", "non-dropping-particle" : "", "parse-names" : false, "suffix" : "" }, { "dropping-particle" : "", "family" : "Ellis", "given" : "E C", "non-dropping-particle" : "", "parse-names" : false, "suffix" : "" }, { "dropping-particle" : "", "family" : "Vavrus", "given" : "S J", "non-dropping-particle" : "", "parse-names" : false, "suffix" : "" }, { "dropping-particle" : "", "family" : "Roberts", "given" : "C N", "non-dropping-particle" : "", "parse-names" : false, "suffix" : "" }, { "dropping-particle" : "", "family" : "Fyfe", "given" : "R", "non-dropping-particle" : "", "parse-names" : false, "suffix" : "" }, { "dropping-particle" : "", "family" : "He", "given" : "F", "non-dropping-particle" : "", "parse-names" : false, "suffix" : "" }, { "dropping-particle" : "", "family" : "Lemmen", "given" : "C", "non-dropping-particle" : "", "parse-names" : false, "suffix" : "" }, { "dropping-particle" : "", "family" : "Woodbridge", "given" : "J", "non-dropping-particle" : "", "parse-names" : false, "suffix" : "" } ], "container-title" : "Reviews of Geophysics", "id" : "ITEM-1", "issue" : "1", "issued" : { "date-parts" : [ [ "2016", "3" ] ] }, "page" : "93-118", "title" : "Late Holocene climate: Natural or anthropogenic?", "translator" : [ { "dropping-particle" : "", "family" : "L4627", "given" : "", "non-dropping-particle" : "", "parse-names" : false, "suffix" : "" } ], "type" : "article-journal", "volume" : "54" }, "uris" : [ "http://www.mendeley.com/documents/?uuid=3712a2fc-9cc3-481e-aea4-fdf995e4025a" ] } ], "mendeley" : { "formattedCitation" : "(Ruddiman et al., 2016)", "plainTextFormattedCitation" : "(Ruddiman et al., 2016)", "previouslyFormattedCitation" : "(Ruddiman et al., 2016)" }, "properties" : { "noteIndex" : 0 }, "schema" : "https://github.com/citation-style-language/schema/raw/master/csl-citation.json" }</w:instrText>
      </w:r>
      <w:r w:rsidRPr="001E7A27">
        <w:rPr>
          <w:rFonts w:ascii="Times New Roman" w:hAnsi="Times New Roman" w:cs="Times New Roman"/>
          <w:sz w:val="22"/>
          <w:szCs w:val="22"/>
        </w:rPr>
        <w:fldChar w:fldCharType="separate"/>
      </w:r>
      <w:r w:rsidR="00025FA2" w:rsidRPr="001E7A27">
        <w:rPr>
          <w:rFonts w:ascii="Times New Roman" w:hAnsi="Times New Roman" w:cs="Times New Roman"/>
          <w:noProof/>
          <w:sz w:val="22"/>
          <w:szCs w:val="22"/>
        </w:rPr>
        <w:t>(Ruddiman et al., 2016)</w:t>
      </w:r>
      <w:r w:rsidRPr="001E7A27">
        <w:rPr>
          <w:rFonts w:ascii="Times New Roman" w:hAnsi="Times New Roman" w:cs="Times New Roman"/>
          <w:sz w:val="22"/>
          <w:szCs w:val="22"/>
        </w:rPr>
        <w:fldChar w:fldCharType="end"/>
      </w:r>
      <w:r w:rsidRPr="001E7A27">
        <w:rPr>
          <w:rFonts w:ascii="Times New Roman" w:hAnsi="Times New Roman" w:cs="Times New Roman"/>
          <w:sz w:val="22"/>
          <w:szCs w:val="22"/>
        </w:rPr>
        <w:t>. However, stable isotope compositions on CH</w:t>
      </w:r>
      <w:r w:rsidRPr="001E7A27">
        <w:rPr>
          <w:rFonts w:ascii="Times New Roman" w:hAnsi="Times New Roman" w:cs="Times New Roman"/>
          <w:sz w:val="22"/>
          <w:szCs w:val="22"/>
          <w:vertAlign w:val="subscript"/>
        </w:rPr>
        <w:t>4</w:t>
      </w:r>
      <w:r w:rsidRPr="001E7A27">
        <w:rPr>
          <w:rFonts w:ascii="Times New Roman" w:hAnsi="Times New Roman" w:cs="Times New Roman"/>
          <w:sz w:val="22"/>
          <w:szCs w:val="22"/>
        </w:rPr>
        <w:t xml:space="preserve"> extracted from Greenland and Antarctic ice </w:t>
      </w:r>
      <w:r w:rsidRPr="001E7A27">
        <w:rPr>
          <w:rFonts w:ascii="Times New Roman" w:hAnsi="Times New Roman" w:cs="Times New Roman"/>
          <w:sz w:val="22"/>
          <w:szCs w:val="22"/>
        </w:rPr>
        <w:fldChar w:fldCharType="begin" w:fldLock="1"/>
      </w:r>
      <w:r w:rsidR="00747167" w:rsidRPr="001E7A27">
        <w:rPr>
          <w:rFonts w:ascii="Times New Roman" w:hAnsi="Times New Roman" w:cs="Times New Roman"/>
          <w:sz w:val="22"/>
          <w:szCs w:val="22"/>
        </w:rPr>
        <w:instrText>ADDIN CSL_CITATION { "citationItems" : [ { "id" : "ITEM-1", "itemData" : { "DOI" : "10.5194/bg-15-7155-2018", "ISSN" : "17264189", "abstract" : "Atmospheric methane concentration shows a wellknown decrease over the first half of the Holocene following the Northern Hemisphere summer insolation before it started to increase again to preindustrial values. There is a debate about what caused this change in the methane concentration evolution, in particular, whether an early anthropogenic influence or natural emissions led to the reversal of the atmospheric CH4 concentration evolution. Here, we present new methane concentration and stable hydrogen and carbon isotope data measured on ice core samples from both Greenland and Antarctica over the Holocene. With the help of a two-box model and the full suite of CH4 parameters, the new data allow us to quantify the total methane emissions in the Northern Hemisphere and Southern Hemisphere separately as well as their stable isotopic signatures, while interpretation of isotopic records of only one hemisphere may lead to erroneous conclusions. For the first half of the Holocene our results indicate an asynchronous decrease in Northern Hemisphere and Southern Hemisphere CH4 emissions by more than 30 TgCH4 yr-1 in total, accompanied by a drop in the northern carbon isotopic source signature of about-3\u2030. This cannot be explained by a change in the source mix alone but requires shifts in the isotopic signature of the sources themselves caused by changes in the precursor material for the methane production. In the second half of the Holocene, global CH4 emissions increased by about 30 TgCH4 yr-1, while preindustrial isotopic emission signatures remained more or less constant. However, our results show that this early increase in methane emissions took place in the Southern Hemisphere, while Northern Hemisphere emissions started to increase only about 2000 years ago. Accordingly, natural emissions in the southern tropics appear to be the main cause of the CH4 increase starting 5000 years before present, not supporting an early anthropogenic influence on the global methane budget by East Asian land use changes.", "author" : [ { "dropping-particle" : "", "family" : "Beck", "given" : "Jonas", "non-dropping-particle" : "", "parse-names" : false, "suffix" : "" }, { "dropping-particle" : "", "family" : "Bock", "given" : "Michael", "non-dropping-particle" : "", "parse-names" : false, "suffix" : "" }, { "dropping-particle" : "", "family" : "Schmitt", "given" : "Jochen", "non-dropping-particle" : "", "parse-names" : false, "suffix" : "" }, { "dropping-particle" : "", "family" : "Seth", "given" : "Barbara", "non-dropping-particle" : "", "parse-names" : false, "suffix" : "" }, { "dropping-particle" : "", "family" : "Blunier", "given" : "Thomas", "non-dropping-particle" : "", "parse-names" : false, "suffix" : "" }, { "dropping-particle" : "", "family" : "Fischer", "given" : "Hubertus", "non-dropping-particle" : "", "parse-names" : false, "suffix" : "" } ], "container-title" : "Biogeosciences", "id" : "ITEM-1", "issue" : "23", "issued" : { "date-parts" : [ [ "2018" ] ] }, "page" : "7155-7175", "title" : "Bipolar carbon and hydrogen isotope constraints on the Holocene methane budget", "translator" : [ { "dropping-particle" : "", "family" : "L6869", "given" : "", "non-dropping-particle" : "", "parse-names" : false, "suffix" : "" } ], "type" : "article-journal", "volume" : "15" }, "uris" : [ "http://www.mendeley.com/documents/?uuid=a21a2262-83ea-4ea3-bf14-f00e9d75f215" ] } ], "mendeley" : { "formattedCitation" : "(Beck et al., 2018)", "plainTextFormattedCitation" : "(Beck et al., 2018)", "previouslyFormattedCitation" : "(Beck et al., 2018)" }, "properties" : { "noteIndex" : 0 }, "schema" : "https://github.com/citation-style-language/schema/raw/master/csl-citation.json" }</w:instrText>
      </w:r>
      <w:r w:rsidRPr="001E7A27">
        <w:rPr>
          <w:rFonts w:ascii="Times New Roman" w:hAnsi="Times New Roman" w:cs="Times New Roman"/>
          <w:sz w:val="22"/>
          <w:szCs w:val="22"/>
        </w:rPr>
        <w:fldChar w:fldCharType="separate"/>
      </w:r>
      <w:r w:rsidR="00025FA2" w:rsidRPr="001E7A27">
        <w:rPr>
          <w:rFonts w:ascii="Times New Roman" w:hAnsi="Times New Roman" w:cs="Times New Roman"/>
          <w:noProof/>
          <w:sz w:val="22"/>
          <w:szCs w:val="22"/>
        </w:rPr>
        <w:t>(Beck et al., 2018)</w:t>
      </w:r>
      <w:r w:rsidRPr="001E7A27">
        <w:rPr>
          <w:rFonts w:ascii="Times New Roman" w:hAnsi="Times New Roman" w:cs="Times New Roman"/>
          <w:sz w:val="22"/>
          <w:szCs w:val="22"/>
        </w:rPr>
        <w:fldChar w:fldCharType="end"/>
      </w:r>
      <w:r w:rsidRPr="001E7A27">
        <w:rPr>
          <w:rFonts w:ascii="Times New Roman" w:hAnsi="Times New Roman" w:cs="Times New Roman"/>
          <w:sz w:val="22"/>
          <w:szCs w:val="22"/>
        </w:rPr>
        <w:t xml:space="preserve"> reveal that natural emissions located in the southern tropics were responsible for the rise in atmospheric CH</w:t>
      </w:r>
      <w:r w:rsidRPr="001E7A27">
        <w:rPr>
          <w:rFonts w:ascii="Times New Roman" w:hAnsi="Times New Roman" w:cs="Times New Roman"/>
          <w:sz w:val="22"/>
          <w:szCs w:val="22"/>
          <w:vertAlign w:val="subscript"/>
        </w:rPr>
        <w:t>4</w:t>
      </w:r>
      <w:r w:rsidRPr="001E7A27">
        <w:rPr>
          <w:rFonts w:ascii="Times New Roman" w:hAnsi="Times New Roman" w:cs="Times New Roman"/>
          <w:sz w:val="22"/>
          <w:szCs w:val="22"/>
        </w:rPr>
        <w:t xml:space="preserve"> concentrations, in line with model simulations </w:t>
      </w:r>
      <w:r w:rsidRPr="001E7A27">
        <w:rPr>
          <w:rFonts w:ascii="Times New Roman" w:hAnsi="Times New Roman" w:cs="Times New Roman"/>
          <w:sz w:val="22"/>
          <w:szCs w:val="22"/>
        </w:rPr>
        <w:fldChar w:fldCharType="begin" w:fldLock="1"/>
      </w:r>
      <w:r w:rsidR="00747167" w:rsidRPr="001E7A27">
        <w:rPr>
          <w:rFonts w:ascii="Times New Roman" w:hAnsi="Times New Roman" w:cs="Times New Roman"/>
          <w:sz w:val="22"/>
          <w:szCs w:val="22"/>
        </w:rPr>
        <w:instrText>ADDIN CSL_CITATION { "citationItems" : [ { "id" : "ITEM-1", "itemData" : { "DOI" : "10.1038/nature09739", "ISSN" : "00280836", "PMID" : "21293375", "abstract" : "Considerable debate surrounds the source of the apparently anomalousg increase of atmospheric methane concentrations since the mid-Holocene (5,000years ago) compared to previous interglacial periods as recorded in polar ice core records. Proposed mechanisms for the rise in methane concentrations relate either to methane emissions from anthropogenic early rice cultivation or an increase in natural wetland emissions from tropical or boreal sources. Here we show that our climate and wetland simulations of the global methane cycle over the last glacial cycle (the past 130,000years) recreate the ice core record and capture the late Holocene increase in methane concentrations. Our analyses indicate that the late Holocene increase results from natural changes in the Earth's orbital configuration, with enhanced emissions in the Southern Hemisphere tropics linked to precession-induced modification of seasonal precipitation. Critically, our simulations capture the declining trend in methane concentrations at the end of the last interglacial period (115,000-130,000years ago) that was used to diagnose the Holocene methane rise as unique. The difference between the two time periods results from differences in the size and rate of regional insolation changes and the lack of glacial inception in the Holocene. Our findings also suggest that no early agricultural sources are required to account for the increase in methane concentrations in the 5,000years before the industrial era. \u00a9 2011 Macmillan Publishers Limited. All rights reserved.", "author" : [ { "dropping-particle" : "", "family" : "Singarayer", "given" : "Joy S.", "non-dropping-particle" : "", "parse-names" : false, "suffix" : "" }, { "dropping-particle" : "", "family" : "Valdes", "given" : "Paul J.", "non-dropping-particle" : "", "parse-names" : false, "suffix" : "" }, { "dropping-particle" : "", "family" : "Friedlingstein", "given" : "Pierre", "non-dropping-particle" : "", "parse-names" : false, "suffix" : "" }, { "dropping-particle" : "", "family" : "Nelson", "given" : "Sarah", "non-dropping-particle" : "", "parse-names" : false, "suffix" : "" }, { "dropping-particle" : "", "family" : "Beerling", "given" : "David J.", "non-dropping-particle" : "", "parse-names" : false, "suffix" : "" } ], "container-title" : "Nature", "id" : "ITEM-1", "issue" : "7332", "issued" : { "date-parts" : [ [ "2011" ] ] }, "page" : "82-86", "title" : "Late Holocene methane rise caused by orbitally controlled increase in tropical sources", "translator" : [ { "dropping-particle" : "", "family" : "L6868", "given" : "", "non-dropping-particle" : "", "parse-names" : false, "suffix" : "" } ], "type" : "article-journal", "volume" : "470" }, "uris" : [ "http://www.mendeley.com/documents/?uuid=7d403d61-5c8f-4e3a-9553-3e9b356d9e06" ] } ], "mendeley" : { "formattedCitation" : "(Singarayer et al., 2011)", "plainTextFormattedCitation" : "(Singarayer et al., 2011)", "previouslyFormattedCitation" : "(Singarayer et al., 2011)" }, "properties" : { "noteIndex" : 0 }, "schema" : "https://github.com/citation-style-language/schema/raw/master/csl-citation.json" }</w:instrText>
      </w:r>
      <w:r w:rsidRPr="001E7A27">
        <w:rPr>
          <w:rFonts w:ascii="Times New Roman" w:hAnsi="Times New Roman" w:cs="Times New Roman"/>
          <w:sz w:val="22"/>
          <w:szCs w:val="22"/>
        </w:rPr>
        <w:fldChar w:fldCharType="separate"/>
      </w:r>
      <w:r w:rsidR="00025FA2" w:rsidRPr="001E7A27">
        <w:rPr>
          <w:rFonts w:ascii="Times New Roman" w:hAnsi="Times New Roman" w:cs="Times New Roman"/>
          <w:noProof/>
          <w:sz w:val="22"/>
          <w:szCs w:val="22"/>
        </w:rPr>
        <w:t>(Singarayer et al., 2011)</w:t>
      </w:r>
      <w:r w:rsidRPr="001E7A27">
        <w:rPr>
          <w:rFonts w:ascii="Times New Roman" w:hAnsi="Times New Roman" w:cs="Times New Roman"/>
          <w:sz w:val="22"/>
          <w:szCs w:val="22"/>
        </w:rPr>
        <w:fldChar w:fldCharType="end"/>
      </w:r>
      <w:r w:rsidRPr="001E7A27">
        <w:rPr>
          <w:rFonts w:ascii="Times New Roman" w:hAnsi="Times New Roman" w:cs="Times New Roman"/>
          <w:sz w:val="22"/>
          <w:szCs w:val="22"/>
        </w:rPr>
        <w:t xml:space="preserve"> thus disputing the early anthropogenic influence on the global CH</w:t>
      </w:r>
      <w:r w:rsidRPr="001E7A27">
        <w:rPr>
          <w:rFonts w:ascii="Times New Roman" w:hAnsi="Times New Roman" w:cs="Times New Roman"/>
          <w:sz w:val="22"/>
          <w:szCs w:val="22"/>
          <w:vertAlign w:val="subscript"/>
        </w:rPr>
        <w:t>4</w:t>
      </w:r>
      <w:r w:rsidRPr="001E7A27">
        <w:rPr>
          <w:rFonts w:ascii="Times New Roman" w:hAnsi="Times New Roman" w:cs="Times New Roman"/>
          <w:sz w:val="22"/>
          <w:szCs w:val="22"/>
        </w:rPr>
        <w:t xml:space="preserve"> budget. Atmospheric N</w:t>
      </w:r>
      <w:r w:rsidRPr="001E7A27">
        <w:rPr>
          <w:rFonts w:ascii="Times New Roman" w:hAnsi="Times New Roman" w:cs="Times New Roman"/>
          <w:sz w:val="22"/>
          <w:szCs w:val="22"/>
          <w:vertAlign w:val="subscript"/>
        </w:rPr>
        <w:t>2</w:t>
      </w:r>
      <w:r w:rsidRPr="001E7A27">
        <w:rPr>
          <w:rFonts w:ascii="Times New Roman" w:hAnsi="Times New Roman" w:cs="Times New Roman"/>
          <w:sz w:val="22"/>
          <w:szCs w:val="22"/>
        </w:rPr>
        <w:t xml:space="preserve">O concentrations increased slightly (20 ppb) across the Holocene, associated with a gradual decline in its </w:t>
      </w:r>
      <w:r w:rsidRPr="001E7A27">
        <w:rPr>
          <w:rFonts w:ascii="Times New Roman" w:hAnsi="Times New Roman" w:cs="Times New Roman"/>
          <w:sz w:val="22"/>
          <w:szCs w:val="22"/>
        </w:rPr>
        <w:lastRenderedPageBreak/>
        <w:t xml:space="preserve">nitrogen stable isotope composition </w:t>
      </w:r>
      <w:commentRangeStart w:id="875"/>
      <w:r w:rsidRPr="001E7A27">
        <w:rPr>
          <w:rFonts w:ascii="Times New Roman" w:hAnsi="Times New Roman" w:cs="Times New Roman"/>
          <w:sz w:val="22"/>
          <w:szCs w:val="22"/>
        </w:rPr>
        <w:fldChar w:fldCharType="begin" w:fldLock="1"/>
      </w:r>
      <w:ins w:id="876" w:author="Robin Matthews" w:date="2021-06-17T15:55:00Z">
        <w:r w:rsidR="007F1BF0" w:rsidRPr="001E7A27">
          <w:rPr>
            <w:rFonts w:ascii="Times New Roman" w:hAnsi="Times New Roman" w:cs="Times New Roman"/>
            <w:sz w:val="22"/>
            <w:szCs w:val="22"/>
          </w:rPr>
          <w:instrText>ADDIN CSL_CITATION { "citationItems" : [ { "id" : "ITEM-1",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"ITEM-1",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"(Fischer et al., 2019b)", "manualFormatting" : "(H. Fischer et al., 2019)", "plainTextFormattedCitation" : "(Fischer et al., 2019b)", "previouslyFormattedCitation" : "(Fischer et al., 2019b)" }, "properties" : { "noteIndex" : 0 }, "schema" : "https://github.com/citation-style-language/schema/raw/master/csl-citation.json" }</w:instrText>
        </w:r>
      </w:ins>
      <w:del w:id="877" w:author="Robin Matthews" w:date="2021-06-17T15:55:00Z">
        <w:r w:rsidR="00747167" w:rsidRPr="001E7A27" w:rsidDel="007F1BF0">
          <w:rPr>
            <w:rFonts w:ascii="Times New Roman" w:hAnsi="Times New Roman" w:cs="Times New Roman"/>
            <w:sz w:val="22"/>
            <w:szCs w:val="22"/>
          </w:rPr>
          <w:delInstrText>ADDIN CSL_CITATION { "citationItems" : [ { "id" : "ITEM-1",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"ITEM-1",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"(Fischer et al., 2019b)", "plainTextFormattedCitation" : "(Fischer et al., 2019b)", "previouslyFormattedCitation" : "(Fischer et al., 2019b)" }, "properties" : { "noteIndex" : 0 }, "schema" : "https://github.com/citation-style-language/schema/raw/master/csl-citation.json" }</w:delInstrText>
        </w:r>
      </w:del>
      <w:r w:rsidRPr="001E7A27">
        <w:rPr>
          <w:rFonts w:ascii="Times New Roman" w:hAnsi="Times New Roman" w:cs="Times New Roman"/>
          <w:sz w:val="22"/>
          <w:szCs w:val="22"/>
        </w:rPr>
        <w:fldChar w:fldCharType="separate"/>
      </w:r>
      <w:r w:rsidR="00025FA2" w:rsidRPr="001E7A27">
        <w:rPr>
          <w:rFonts w:ascii="Times New Roman" w:hAnsi="Times New Roman" w:cs="Times New Roman"/>
          <w:noProof/>
          <w:sz w:val="22"/>
          <w:szCs w:val="22"/>
        </w:rPr>
        <w:t>(</w:t>
      </w:r>
      <w:ins w:id="878" w:author="Robin Matthews" w:date="2021-06-17T15:55:00Z">
        <w:r w:rsidR="007F1BF0" w:rsidRPr="001E7A27">
          <w:rPr>
            <w:rFonts w:ascii="Times New Roman" w:hAnsi="Times New Roman" w:cs="Times New Roman"/>
            <w:noProof/>
            <w:sz w:val="22"/>
            <w:szCs w:val="22"/>
          </w:rPr>
          <w:t xml:space="preserve">H. </w:t>
        </w:r>
      </w:ins>
      <w:r w:rsidR="00025FA2" w:rsidRPr="001E7A27">
        <w:rPr>
          <w:rFonts w:ascii="Times New Roman" w:hAnsi="Times New Roman" w:cs="Times New Roman"/>
          <w:noProof/>
          <w:sz w:val="22"/>
          <w:szCs w:val="22"/>
        </w:rPr>
        <w:t>Fischer et al., 2019</w:t>
      </w:r>
      <w:del w:id="879" w:author="Robin Matthews" w:date="2021-06-17T15:55:00Z">
        <w:r w:rsidR="00025FA2" w:rsidRPr="001E7A27" w:rsidDel="007F1BF0">
          <w:rPr>
            <w:rFonts w:ascii="Times New Roman" w:hAnsi="Times New Roman" w:cs="Times New Roman"/>
            <w:noProof/>
            <w:sz w:val="22"/>
            <w:szCs w:val="22"/>
          </w:rPr>
          <w:delText>b</w:delText>
        </w:r>
      </w:del>
      <w:r w:rsidR="00025FA2" w:rsidRPr="001E7A27">
        <w:rPr>
          <w:rFonts w:ascii="Times New Roman" w:hAnsi="Times New Roman" w:cs="Times New Roman"/>
          <w:noProof/>
          <w:sz w:val="22"/>
          <w:szCs w:val="22"/>
        </w:rPr>
        <w:t>)</w:t>
      </w:r>
      <w:r w:rsidRPr="001E7A27">
        <w:rPr>
          <w:rFonts w:ascii="Times New Roman" w:hAnsi="Times New Roman" w:cs="Times New Roman"/>
          <w:sz w:val="22"/>
          <w:szCs w:val="22"/>
        </w:rPr>
        <w:fldChar w:fldCharType="end"/>
      </w:r>
      <w:commentRangeEnd w:id="875"/>
      <w:r w:rsidR="00025FA2" w:rsidRPr="001E7A27">
        <w:rPr>
          <w:rStyle w:val="CommentReference"/>
          <w:rFonts w:ascii="Times New Roman" w:eastAsia="Times New Roman" w:hAnsi="Times New Roman" w:cstheme="minorBidi"/>
          <w:color w:val="auto"/>
        </w:rPr>
        <w:commentReference w:id="875"/>
      </w:r>
      <w:r w:rsidRPr="001E7A27">
        <w:rPr>
          <w:rFonts w:ascii="Times New Roman" w:hAnsi="Times New Roman" w:cs="Times New Roman"/>
          <w:sz w:val="22"/>
          <w:szCs w:val="22"/>
        </w:rPr>
        <w:t xml:space="preserve">. The combined signal is consistent with a small increase in terrestrial emissions, offset by a reduction in marine emissions </w:t>
      </w:r>
      <w:commentRangeStart w:id="880"/>
      <w:r w:rsidRPr="001E7A27">
        <w:rPr>
          <w:rFonts w:ascii="Times New Roman" w:hAnsi="Times New Roman" w:cs="Times New Roman"/>
          <w:sz w:val="22"/>
          <w:szCs w:val="22"/>
        </w:rPr>
        <w:fldChar w:fldCharType="begin" w:fldLock="1"/>
      </w:r>
      <w:ins w:id="881" w:author="Robin Matthews" w:date="2021-06-17T15:56:00Z">
        <w:r w:rsidR="007F1BF0" w:rsidRPr="001E7A27">
          <w:rPr>
            <w:rFonts w:ascii="Times New Roman" w:hAnsi="Times New Roman" w:cs="Times New Roman"/>
            <w:sz w:val="22"/>
            <w:szCs w:val="22"/>
          </w:rPr>
          <w:instrText>ADDIN CSL_CITATION { "citationItems" : [ { "id" : "ITEM-1", "itemData" : { "DOI" : "10.1016/j.epsl.2010.09.027", "ISBN" : "0012-821X", "ISSN" : "0012821X", "abstract" : "Reconstructions of past atmospheric concentrations of greenhouse gases provide unique insight into the biogeochemical cycles and the past radiative forcing in the Earth's climate system. We present new measurements of atmospheric nitrous oxide along the ice cores of the North Greenland Ice Core Project and Talos Dome sites. Using records of several other ice cores, we are now able to establish the first complete composite nitrous oxide record reaching back to the beginning of the previous interglacial about 140,000. yr ago. On the basis of such composite ice core records, we further calculate the radiative forcing of the three most important greenhouse gases carbon dioxide, methane and nitrous oxide during more than a full glacial-interglacial cycle. Nitrous oxide varies in line with climate, reaching very low concentrations of about 200 parts per billion by volume during Marine Isotope Stages 4 and 2, and showing substantial responses to millennial time scale climate variations during the last glacial. A large part of these millennial time scale variations can be explained by parallel changes in the sources of methane and nitrous oxide. However, as revealed by high-resolution measurements covering the Dansgaard/Oeschger events 17 to 15, the evolution of these two greenhouse gases may be decoupled on the centennial time scale. Carbon dioxide and methane concentrations do not reach interglacial levels in the course of millennial time scale climate variations during the last glacial. In contrast, nitrous oxide often reaches interglacial concentrations in response to both, glacial terminations and Dansgaard/Oeschger events. This indicates, from a biogeochemical point of view, similar drivers in both temporal cases. While carbon dioxide and methane concentrations are more strongly controlled by climate changes in high latitudes, nitrous oxide emissions changes may mainly stem from the ocean and/or from soils located at low latitudes. Accordingly, we speculate that high latitudes could play the leading role to trigger glacial terminations. \u00a9 2010 Elsevier B.V.", "author" : [ { "dropping-particle" : "", "family" : "Schilt", "given" : "Adrian", "non-dropping-particle" : "", "parse-names" : false, "suffix" : "" }, { "dropping-particle" : "", "family" : "Baumgartner", "given" : "Matthias", "non-dropping-particle" : "", "parse-names" : false, "suffix" : "" }, { "dropping-particle" : "", "family" : "Schwander", "given" : "Jakob", "non-dropping-particle" : "", "parse-names" : false, "suffix" : "" }, { "dropping-particle" : "", "family" : "Buiron", "given" : "Daphn\u00e9", "non-dropping-particle" : "", "parse-names" : false, "suffix" : "" }, { "dropping-particle" : "", "family" : "Capron", "given" : "Emilie", "non-dropping-particle" : "", "parse-names" : false, "suffix" : "" }, { "dropping-particle" : "", "family" : "Chappellaz", "given" : "J\u00e9r\u00f4me", "non-dropping-particle" : "", "parse-names" : false, "suffix" : "" }, { "dropping-particle" : "", "family" : "Loulergue", "given" : "Laetitia", "non-dropping-particle" : "", "parse-names" : false, "suffix" : "" }, { "dropping-particle" : "", "family" : "Sch\u00fcpbach", "given" : "Simon", "non-dropping-particle" : "", "parse-names" : false, "suffix" : "" }, { "dropping-particle" : "", "family" : "Spahni", "given" : "Renato", "non-dropping-particle" : "", "parse-names" : false, "suffix" : "" }, { "dropping-particle" : "", "family" : "Fischer", "given" : "Hubertus", "non-dropping-particle" : "", "parse-names" : false, "suffix" : "" }, { "dropping-particle" : "", "family" : "Stocker", "given" : "Thomas F.", "non-dropping-particle" : "", "parse-names" : false, "suffix" : "" } ], "container-title" : "Earth and Planetary Science Letters", "id" : "ITEM-1", "issue" : "1-2", "issued" : { "date-parts" : [ [ "2010", "11" ] ] }, "page" : "33-43", "title" : "Atmospheric nitrous oxide during the last 140,000years", "translator" : [ { "dropping-particle" : "", "family" : "L4355", "given" : "", "non-dropping-particle" : "", "parse-names" : false, "suffix" : "" } ], "type" : "article-journal", "volume" : "300" }, "uris" : [ "http://www.mendeley.com/documents/?uuid=774873f5-b546-34ab-ae22-9d7c9bfebf40"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"(Schilt et al., 2010b; Fischer et al., 2019b)", "manualFormatting" : "(Schilt et al., 2010b; H. Fischer et al., 2019)", "plainTextFormattedCitation" : "(Schilt et al., 2010b; Fischer et al., 2019b)", "previouslyFormattedCitation" : "(Schilt et al., 2010b; Fischer et al., 2019b)" }, "properties" : { "noteIndex" : 0 }, "schema" : "https://github.com/citation-style-language/schema/raw/master/csl-citation.json" }</w:instrText>
        </w:r>
      </w:ins>
      <w:del w:id="882" w:author="Robin Matthews" w:date="2021-06-17T15:56:00Z">
        <w:r w:rsidR="00747167" w:rsidRPr="001E7A27" w:rsidDel="007F1BF0">
          <w:rPr>
            <w:rFonts w:ascii="Times New Roman" w:hAnsi="Times New Roman" w:cs="Times New Roman"/>
            <w:sz w:val="22"/>
            <w:szCs w:val="22"/>
          </w:rPr>
          <w:delInstrText>ADDIN CSL_CITATION { "citationItems" : [ { "id" : "ITEM-1", "itemData" : { "DOI" : "10.1016/j.epsl.2010.09.027", "ISBN" : "0012-821X", "ISSN" : "0012821X", "abstract" : "Reconstructions of past atmospheric concentrations of greenhouse gases provide unique insight into the biogeochemical cycles and the past radiative forcing in the Earth's climate system. We present new measurements of atmospheric nitrous oxide along the ice cores of the North Greenland Ice Core Project and Talos Dome sites. Using records of several other ice cores, we are now able to establish the first complete composite nitrous oxide record reaching back to the beginning of the previous interglacial about 140,000. yr ago. On the basis of such composite ice core records, we further calculate the radiative forcing of the three most important greenhouse gases carbon dioxide, methane and nitrous oxide during more than a full glacial-interglacial cycle. Nitrous oxide varies in line with climate, reaching very low concentrations of about 200 parts per billion by volume during Marine Isotope Stages 4 and 2, and showing substantial responses to millennial time scale climate variations during the last glacial. A large part of these millennial time scale variations can be explained by parallel changes in the sources of methane and nitrous oxide. However, as revealed by high-resolution measurements covering the Dansgaard/Oeschger events 17 to 15, the evolution of these two greenhouse gases may be decoupled on the centennial time scale. Carbon dioxide and methane concentrations do not reach interglacial levels in the course of millennial time scale climate variations during the last glacial. In contrast, nitrous oxide often reaches interglacial concentrations in response to both, glacial terminations and Dansgaard/Oeschger events. This indicates, from a biogeochemical point of view, similar drivers in both temporal cases. While carbon dioxide and methane concentrations are more strongly controlled by climate changes in high latitudes, nitrous oxide emissions changes may mainly stem from the ocean and/or from soils located at low latitudes. Accordingly, we speculate that high latitudes could play the leading role to trigger glacial terminations. \u00a9 2010 Elsevier B.V.", "author" : [ { "dropping-particle" : "", "family" : "Schilt", "given" : "Adrian", "non-dropping-particle" : "", "parse-names" : false, "suffix" : "" }, { "dropping-particle" : "", "family" : "Baumgartner", "given" : "Matthias", "non-dropping-particle" : "", "parse-names" : false, "suffix" : "" }, { "dropping-particle" : "", "family" : "Schwander", "given" : "Jakob", "non-dropping-particle" : "", "parse-names" : false, "suffix" : "" }, { "dropping-particle" : "", "family" : "Buiron", "given" : "Daphn\u00e9", "non-dropping-particle" : "", "parse-names" : false, "suffix" : "" }, { "dropping-particle" : "", "family" : "Capron", "given" : "Emilie", "non-dropping-particle" : "", "parse-names" : false, "suffix" : "" }, { "dropping-particle" : "", "family" : "Chappellaz", "given" : "J\u00e9r\u00f4me", "non-dropping-particle" : "", "parse-names" : false, "suffix" : "" }, { "dropping-particle" : "", "family" : "Loulergue", "given" : "Laetitia", "non-dropping-particle" : "", "parse-names" : false, "suffix" : "" }, { "dropping-particle" : "", "family" : "Sch\u00fcpbach", "given" : "Simon", "non-dropping-particle" : "", "parse-names" : false, "suffix" : "" }, { "dropping-particle" : "", "family" : "Spahni", "given" : "Renato", "non-dropping-particle" : "", "parse-names" : false, "suffix" : "" }, { "dropping-particle" : "", "family" : "Fischer", "given" : "Hubertus", "non-dropping-particle" : "", "parse-names" : false, "suffix" : "" }, { "dropping-particle" : "", "family" : "Stocker", "given" : "Thomas F.", "non-dropping-particle" : "", "parse-names" : false, "suffix" : "" } ], "container-title" : "Earth and Planetary Science Letters", "id" : "ITEM-1", "issue" : "1-2", "issued" : { "date-parts" : [ [ "2010", "11" ] ] }, "page" : "33-43", "title" : "Atmospheric nitrous oxide during the last 140,000years", "translator" : [ { "dropping-particle" : "", "family" : "L4355", "given" : "", "non-dropping-particle" : "", "parse-names" : false, "suffix" : "" } ], "type" : "article-journal", "volume" : "300" }, "uris" : [ "http://www.mendeley.com/documents/?uuid=774873f5-b546-34ab-ae22-9d7c9bfebf40"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"(Schilt et al., 2010b; Fischer et al., 2019b)", "plainTextFormattedCitation" : "(Schilt et al., 2010b; Fischer et al., 2019b)", "previouslyFormattedCitation" : "(Schilt et al., 2010b; Fischer et al., 2019b)" }, "properties" : { "noteIndex" : 0 }, "schema" : "https://github.com/citation-style-language/schema/raw/master/csl-citation.json" }</w:delInstrText>
        </w:r>
      </w:del>
      <w:r w:rsidRPr="001E7A27">
        <w:rPr>
          <w:rFonts w:ascii="Times New Roman" w:hAnsi="Times New Roman" w:cs="Times New Roman"/>
          <w:sz w:val="22"/>
          <w:szCs w:val="22"/>
        </w:rPr>
        <w:fldChar w:fldCharType="separate"/>
      </w:r>
      <w:r w:rsidR="00025FA2" w:rsidRPr="001E7A27">
        <w:rPr>
          <w:rFonts w:ascii="Times New Roman" w:hAnsi="Times New Roman" w:cs="Times New Roman"/>
          <w:noProof/>
          <w:sz w:val="22"/>
          <w:szCs w:val="22"/>
        </w:rPr>
        <w:t xml:space="preserve">(Schilt et al., 2010b; </w:t>
      </w:r>
      <w:ins w:id="883" w:author="Robin Matthews" w:date="2021-06-17T15:56:00Z">
        <w:r w:rsidR="007F1BF0" w:rsidRPr="001E7A27">
          <w:rPr>
            <w:rFonts w:ascii="Times New Roman" w:hAnsi="Times New Roman" w:cs="Times New Roman"/>
            <w:noProof/>
            <w:sz w:val="22"/>
            <w:szCs w:val="22"/>
          </w:rPr>
          <w:t xml:space="preserve">H. </w:t>
        </w:r>
      </w:ins>
      <w:r w:rsidR="00025FA2" w:rsidRPr="001E7A27">
        <w:rPr>
          <w:rFonts w:ascii="Times New Roman" w:hAnsi="Times New Roman" w:cs="Times New Roman"/>
          <w:noProof/>
          <w:sz w:val="22"/>
          <w:szCs w:val="22"/>
        </w:rPr>
        <w:t>Fischer et al., 2019</w:t>
      </w:r>
      <w:del w:id="884" w:author="Robin Matthews" w:date="2021-06-17T15:56:00Z">
        <w:r w:rsidR="00025FA2" w:rsidRPr="001E7A27" w:rsidDel="007F1BF0">
          <w:rPr>
            <w:rFonts w:ascii="Times New Roman" w:hAnsi="Times New Roman" w:cs="Times New Roman"/>
            <w:noProof/>
            <w:sz w:val="22"/>
            <w:szCs w:val="22"/>
          </w:rPr>
          <w:delText>b</w:delText>
        </w:r>
      </w:del>
      <w:r w:rsidR="00025FA2" w:rsidRPr="001E7A27">
        <w:rPr>
          <w:rFonts w:ascii="Times New Roman" w:hAnsi="Times New Roman" w:cs="Times New Roman"/>
          <w:noProof/>
          <w:sz w:val="22"/>
          <w:szCs w:val="22"/>
        </w:rPr>
        <w:t>)</w:t>
      </w:r>
      <w:r w:rsidRPr="001E7A27">
        <w:rPr>
          <w:rFonts w:ascii="Times New Roman" w:hAnsi="Times New Roman" w:cs="Times New Roman"/>
          <w:sz w:val="22"/>
          <w:szCs w:val="22"/>
        </w:rPr>
        <w:fldChar w:fldCharType="end"/>
      </w:r>
      <w:commentRangeEnd w:id="880"/>
      <w:r w:rsidR="00025FA2" w:rsidRPr="001E7A27">
        <w:rPr>
          <w:rStyle w:val="CommentReference"/>
          <w:rFonts w:ascii="Times New Roman" w:eastAsia="Times New Roman" w:hAnsi="Times New Roman" w:cstheme="minorBidi"/>
          <w:color w:val="auto"/>
        </w:rPr>
        <w:commentReference w:id="880"/>
      </w:r>
      <w:r w:rsidRPr="001E7A27">
        <w:rPr>
          <w:rFonts w:ascii="Times New Roman" w:hAnsi="Times New Roman" w:cs="Times New Roman"/>
          <w:sz w:val="22"/>
          <w:szCs w:val="22"/>
        </w:rPr>
        <w:t>.</w:t>
      </w:r>
    </w:p>
    <w:p w14:paraId="268A424A" w14:textId="77777777" w:rsidR="00FA7D52" w:rsidRPr="001E7A27" w:rsidRDefault="00FA7D52" w:rsidP="00FA7D52">
      <w:pPr>
        <w:pStyle w:val="Default"/>
        <w:rPr>
          <w:rFonts w:ascii="Times New Roman" w:hAnsi="Times New Roman" w:cs="Times New Roman"/>
          <w:color w:val="auto"/>
          <w:sz w:val="22"/>
          <w:szCs w:val="22"/>
        </w:rPr>
      </w:pPr>
    </w:p>
    <w:p w14:paraId="5733A230" w14:textId="13BCFB7C" w:rsidR="005768F4" w:rsidRPr="001E7A27" w:rsidRDefault="005768F4" w:rsidP="005768F4">
      <w:pPr>
        <w:pStyle w:val="Default"/>
        <w:rPr>
          <w:rFonts w:ascii="Times New Roman" w:hAnsi="Times New Roman" w:cs="Times New Roman"/>
          <w:color w:val="auto"/>
          <w:sz w:val="22"/>
          <w:szCs w:val="22"/>
        </w:rPr>
      </w:pPr>
      <w:r w:rsidRPr="001E7A27">
        <w:rPr>
          <w:rFonts w:ascii="Times New Roman" w:hAnsi="Times New Roman" w:cs="Times New Roman"/>
          <w:color w:val="auto"/>
          <w:sz w:val="22"/>
          <w:szCs w:val="22"/>
        </w:rPr>
        <w:t>The early Holocene decrease in CO</w:t>
      </w:r>
      <w:r w:rsidRPr="001E7A27">
        <w:rPr>
          <w:rFonts w:ascii="Times New Roman" w:hAnsi="Times New Roman" w:cs="Times New Roman"/>
          <w:color w:val="auto"/>
          <w:sz w:val="22"/>
          <w:szCs w:val="22"/>
          <w:vertAlign w:val="subscript"/>
        </w:rPr>
        <w:t>2</w:t>
      </w:r>
      <w:r w:rsidRPr="001E7A27">
        <w:rPr>
          <w:rFonts w:ascii="Times New Roman" w:hAnsi="Times New Roman" w:cs="Times New Roman"/>
          <w:color w:val="auto"/>
          <w:sz w:val="22"/>
          <w:szCs w:val="22"/>
        </w:rPr>
        <w:t xml:space="preserve"> concentration by about 5 ppm </w:t>
      </w:r>
      <w:commentRangeStart w:id="885"/>
      <w:commentRangeStart w:id="886"/>
      <w:r w:rsidRPr="001E7A27">
        <w:rPr>
          <w:rFonts w:ascii="Times New Roman" w:hAnsi="Times New Roman" w:cs="Times New Roman"/>
          <w:color w:val="auto"/>
          <w:sz w:val="22"/>
          <w:szCs w:val="22"/>
        </w:rPr>
        <w:fldChar w:fldCharType="begin" w:fldLock="1"/>
      </w:r>
      <w:r w:rsidR="00747167" w:rsidRPr="001E7A27">
        <w:rPr>
          <w:rFonts w:ascii="Times New Roman" w:hAnsi="Times New Roman" w:cs="Times New Roman"/>
          <w:color w:val="auto"/>
          <w:sz w:val="22"/>
          <w:szCs w:val="22"/>
        </w:rPr>
        <w:instrText>ADDIN CSL_CITATION { "citationItems" : [ { "id" : "ITEM-1", "itemData" : { "DOI" : "10.1038/nature08393", "ISSN" : "0028-0836", "abstract" : "Reconstructions of atmospheric CO(2) concentrations based on Antarctic ice cores reveal significant changes during the Holocene epoch, but the processes responsible for these changes in CO(2) concentrations have not been unambiguously identified. Distinct characteristics in the carbon isotope signatures of the major carbon reservoirs (ocean, biosphere, sediments and atmosphere) constrain variations in the CO(2) fluxes between those reservoirs. Here we present a highly resolved atmospheric delta(13)C record for the past 11,000 years from measurements on atmospheric CO(2) trapped in an Antarctic ice core. From mass-balance inverse model calculations performed with a simplified carbon cycle model, we show that the decrease in atmospheric CO(2) of about 5 parts per million by volume (p.p.m.v.). The increase in delta(13)C of about 0.25 per thousand during the early Holocene is most probably the result of a combination of carbon uptake of about 290 gigatonnes of carbon by the land biosphere and carbon release from the ocean in response to carbonate compensation of the terrestrial uptake during the termination of the last ice age. The 20 p.p.m.v. increase of atmospheric CO(2) and the small decrease in delta(13)C of about 0.05 per thousand during the later Holocene can mostly be explained by contributions from carbonate compensation of earlier land-biosphere uptake and coral reef formation, with only a minor contribution from a small decrease of the land-biosphere carbon inventory.", "author" : [ { "dropping-particle" : "", "family" : "Elsig", "given" : "Joachim", "non-dropping-particle" : "", "parse-names" : false, "suffix" : "" }, { "dropping-particle" : "", "family" : "Schmitt", "given" : "Jochen", "non-dropping-particle" : "", "parse-names" : false, "suffix" : "" }, { "dropping-particle" : "", "family" : "Leuenberger", "given" : "Daiana", "non-dropping-particle" : "", "parse-names" : false, "suffix" : "" }, { "dropping-particle" : "", "family" : "Schneider", "given" : "Robert", "non-dropping-particle" : "", "parse-names" : false, "suffix" : "" }, { "dropping-particle" : "", "family" : "Eyer", "given" : "Marc", "non-dropping-particle" : "", "parse-names" : false, "suffix" : "" }, { "dropping-particle" : "", "family" : "Leuenberger", "given" : "Markus", "non-dropping-particle" : "", "parse-names" : false, "suffix" : "" }, { "dropping-particle" : "", "family" : "Joos", "given" : "Fortunat", "non-dropping-particle" : "", "parse-names" : false, "suffix" : "" }, { "dropping-particle" : "", "family" : "Fischer", "given" : "Hubertus", "non-dropping-particle" : "", "parse-names" : false, "suffix" : "" }, { "dropping-particle" : "", "family" : "Stocker", "given" : "Thomas F.", "non-dropping-particle" : "", "parse-names" : false, "suffix" : "" } ], "container-title" : "Nature", "id" : "ITEM-1", "issue" : "7263", "issued" : { "date-parts" : [ [ "2009", "9", "24" ] ] }, "page" : "507-510", "title" : "Stable isotope constraints on Holocene carbon cycle changes from an Antarctic ice core", "translator" : [ { "dropping-particle" : "", "family" : "L5368", "given" : "", "non-dropping-particle" : "", "parse-names" : false, "suffix" : "" } ], "type" : "article-journal", "volume" : "461" }, "uris" : [ "http://www.mendeley.com/documents/?uuid=5a83c953-399c-3a39-8dcb-9e07f82d01a9" ] }, { "id" : "ITEM-2", "itemData" : { "DOI" : "10.1126/science.1217161", "ISSN" : "0036-8075", "abstract" : "The stable carbon isotope ratio of atmospheric CO2 (\u03b413Catm) is a key parameter in deciphering past carbon cycle changes. Here we present \u03b413Catm data for the past 24,000 years derived from three independent records from two Antarctic ice cores. We conclude that a pronounced 0.3 per mil decrease in \u03b413Catm during the early deglaciation can be best explained by upwelling of old, carbon-enriched waters in the Southern Ocean. Later in the deglaciation, regrowth of the terrestrial biosphere, changes in sea surface temperature, and ocean circulation governed the \u03b413Catm evolution. During the Last Glacial Maximum, \u03b413Catm and atmospheric CO2 concentration were essentially constant, which suggests that the carbon cycle was in dynamic equilibrium and that the net transfer of carbon to the deep ocean had occurred before then.", "author" : [ { "dropping-particle" : "", "family" : "Schmitt", "given" : "Jochen", "non-dropping-particle" : "", "parse-names" : false, "suffix" : "" }, { "dropping-particle" : "", "family" : "Schneider", "given" : "Robert", "non-dropping-particle" : "", "parse-names" : false, "suffix" : "" }, { "dropping-particle" : "", "family" : "Elsig", "given" : "Joachim", "non-dropping-particle" : "", "parse-names" : false, "suffix" : "" }, { "dropping-particle" : "", "family" : "Leuenberger", "given" : "D.", "non-dropping-particle" : "", "parse-names" : false, "suffix" : "" }, { "dropping-particle" : "", "family" : "Lourantou", "given" : "Anna", "non-dropping-particle" : "", "parse-names" : false, "suffix" : "" }, { "dropping-particle" : "", "family" : "Chappellaz", "given" : "J\u00e9r\u00f4me", "non-dropping-particle" : "", "parse-names" : false, "suffix" : "" }, { "dropping-particle" : "", "family" : "Kohler", "given" : "P.", "non-dropping-particle" : "", "parse-names" : false, "suffix" : "" }, { "dropping-particle" : "", "family" : "Joos", "given" : "Fortunat", "non-dropping-particle" : "", "parse-names" : false, "suffix" : "" }, { "dropping-particle" : "", "family" : "Stocker", "given" : "Thomas F.", "non-dropping-particle" : "", "parse-names" : false, "suffix" : "" }, { "dropping-particle" : "", "family" : "Leuenberger", "given" : "Markus", "non-dropping-particle" : "", "parse-names" : false, "suffix" : "" }, { "dropping-particle" : "", "family" : "Fischer", "given" : "Hubertus", "non-dropping-particle" : "", "parse-names" : false, "suffix" : "" } ], "container-title" : "Science", "id" : "ITEM-2", "issue" : "6082", "issued" : { "date-parts" : [ [ "2012", "5", "11" ] ] }, "page" : "711-714", "title" : "Carbon Isotope Constraints on the Deglacial CO2 Rise from Ice Cores", "translator" : [ { "dropping-particle" : "", "family" : "L4672", "given" : "", "non-dropping-particle" : "", "parse-names" : false, "suffix" : "" } ], "type" : "article-journal", "volume" : "336" }, "uris" : [ "http://www.mendeley.com/documents/?uuid=51cc7ac6-c05c-35e9-b5c0-eaa4614cc3cb" ] } ], "mendeley" : { "formattedCitation" : "(Elsig et al., 2009; Schmitt et al., 2012)", "manualFormatting" : "(Schmitt et al., 2012)", "plainTextFormattedCitation" : "(Elsig et al., 2009; Schmitt et al., 2012)", "previouslyFormattedCitation" : "(Elsig et al., 2009; Schmitt et al., 2012)" }, "properties" : { "noteIndex" : 0 }, "schema" : "https://github.com/citation-style-language/schema/raw/master/csl-citation.json" }</w:instrText>
      </w:r>
      <w:r w:rsidRPr="001E7A27">
        <w:rPr>
          <w:rFonts w:ascii="Times New Roman" w:hAnsi="Times New Roman" w:cs="Times New Roman"/>
          <w:color w:val="auto"/>
          <w:sz w:val="22"/>
          <w:szCs w:val="22"/>
        </w:rPr>
        <w:fldChar w:fldCharType="separate"/>
      </w:r>
      <w:r w:rsidR="00025FA2" w:rsidRPr="001E7A27">
        <w:rPr>
          <w:rFonts w:ascii="Times New Roman" w:hAnsi="Times New Roman" w:cs="Times New Roman"/>
          <w:noProof/>
          <w:color w:val="auto"/>
          <w:sz w:val="22"/>
          <w:szCs w:val="22"/>
        </w:rPr>
        <w:t>(Schmitt et al., 2012)</w:t>
      </w:r>
      <w:r w:rsidRPr="001E7A27">
        <w:rPr>
          <w:rFonts w:ascii="Times New Roman" w:hAnsi="Times New Roman" w:cs="Times New Roman"/>
          <w:color w:val="auto"/>
          <w:sz w:val="22"/>
          <w:szCs w:val="22"/>
        </w:rPr>
        <w:fldChar w:fldCharType="end"/>
      </w:r>
      <w:commentRangeEnd w:id="885"/>
      <w:commentRangeEnd w:id="886"/>
      <w:r w:rsidR="007F1BF0" w:rsidRPr="001E7A27">
        <w:rPr>
          <w:rStyle w:val="CommentReference"/>
          <w:rFonts w:ascii="Times New Roman" w:eastAsia="Times New Roman" w:hAnsi="Times New Roman" w:cstheme="minorBidi"/>
          <w:color w:val="auto"/>
        </w:rPr>
        <w:commentReference w:id="885"/>
      </w:r>
      <w:r w:rsidR="00025FA2" w:rsidRPr="001E7A27">
        <w:rPr>
          <w:rStyle w:val="CommentReference"/>
          <w:rFonts w:ascii="Times New Roman" w:eastAsia="Times New Roman" w:hAnsi="Times New Roman" w:cstheme="minorBidi"/>
          <w:color w:val="auto"/>
        </w:rPr>
        <w:commentReference w:id="886"/>
      </w:r>
      <w:r w:rsidRPr="001E7A27">
        <w:rPr>
          <w:rFonts w:ascii="Times New Roman" w:hAnsi="Times New Roman" w:cs="Times New Roman"/>
          <w:color w:val="auto"/>
          <w:sz w:val="22"/>
          <w:szCs w:val="22"/>
        </w:rPr>
        <w:t xml:space="preserve"> has been attributed to post-glacial regrowth in terrestrial biomass and a gradual increase in peat reservoirs over the Holocene, resulting in the sequestration of several hundred PgC </w:t>
      </w:r>
      <w:commentRangeStart w:id="887"/>
      <w:commentRangeStart w:id="888"/>
      <w:r w:rsidRPr="001E7A27">
        <w:rPr>
          <w:rFonts w:ascii="Times New Roman" w:hAnsi="Times New Roman" w:cs="Times New Roman"/>
          <w:sz w:val="22"/>
          <w:szCs w:val="22"/>
        </w:rPr>
        <w:fldChar w:fldCharType="begin" w:fldLock="1"/>
      </w:r>
      <w:r w:rsidR="001B061E" w:rsidRPr="001E7A27">
        <w:rPr>
          <w:rFonts w:ascii="Times New Roman" w:hAnsi="Times New Roman" w:cs="Times New Roman"/>
          <w:color w:val="auto"/>
          <w:sz w:val="22"/>
          <w:szCs w:val="22"/>
        </w:rPr>
        <w:instrText>ADDIN CSL_CITATION { "citationItems" : [ { "id" : "ITEM-1", "itemData" : { "DOI" : "10.1111/j.1365-2486.2007.01339.x", "ISSN" : "1354-1013", "abstract" : "Throughout the Holocene, northern peatlands have both accumulated carbon and emitted methane. Their impact on climate radiative forcing has been the net of cooling (persistent CO2 uptake) and warming (persistent CH4 emission). We evaluated this by developing very simple Holocene peatland carbon flux trajectories, and using these as inputs to a simple atmospheric perturbation model. Flux trajectories are based on estimates of contemporary CH4 flux (15\u201350 Tg CH4 yr\u22121), total accumulated peat C (250\u2013450 Pg C), and peatland initiation dates. The contemporary perturbations to the atmosphere due to northern peatlands are an increase of \u223c100 ppbv CH4 and a decrease of \u223c35 ppmv CO2. The net radiative forcing impact northern peatlands is currently about \u22120.2 to \u22120.5 W m\u22122 (a cooling). It is likely that peatlands initially caused a net warming of up to +0.1 W m\u22122, but have been causing an increasing net cooling for the past 8000\u201311 000 years. A series of sensitivity simulations indicate that the current radiative forcing impact is determined primarily by the magnitude of the contemporary methane flux and the magnitude of the total C accumulated as peat, and that radiative forcing dynamics during the Holocene depended on flux trajectory, but the overall pattern was similar in all cases.", "author" : [ { "dropping-particle" : "", "family" : "Frolking", "given" : "Steve", "non-dropping-particle" : "", "parse-names" : false, "suffix" : "" }, { "dropping-particle" : "", "family" : "Roulet", "given" : "Nigel T.", "non-dropping-particle" : "", "parse-names" : false, "suffix" : "" } ], "container-title" : "Global Change Biology", "id" : "ITEM-1", "issue" : "5", "issued" : { "date-parts" : [ [ "2007", "5", "1" ] ] }, "page" : "1079-1088", "publisher" : "Wiley/Blackwell (10.1111)", "title" : "Holocene radiative forcing impact of northern peatland carbon accumulation and methane emissions", "translator" : [ { "dropping-particle" : "", "family" : "L4671", "given" : "", "non-dropping-particle" : "", "parse-names" : false, "suffix" : "" } ], "type" : "article-journal", "volume" : "13" }, "uris" : [ "http://www.mendeley.com/documents/?uuid=0509348b-7f6b-3a8d-8fb4-5d8715192a7e" ] } ], "mendeley" : { "formattedCitation" : "(Frolking and Roulet, 2007)", "manualFormatting" : "(Yu et al., 2010; Nichols and Peteet, 2019)", "plainTextFormattedCitation" : "(Frolking and Roulet, 2007)", "previouslyFormattedCitation" : "(Frolking and Roulet, 2007)" }, "properties" : { "noteIndex" : 0 }, "schema" : "https://github.com/citation-style-language/schema/raw/master/csl-citation.json" }</w:instrText>
      </w:r>
      <w:r w:rsidRPr="001E7A27">
        <w:rPr>
          <w:rFonts w:ascii="Times New Roman" w:hAnsi="Times New Roman" w:cs="Times New Roman"/>
          <w:sz w:val="22"/>
          <w:szCs w:val="22"/>
        </w:rPr>
        <w:fldChar w:fldCharType="separate"/>
      </w:r>
      <w:r w:rsidR="00025FA2" w:rsidRPr="001E7A27">
        <w:rPr>
          <w:rFonts w:ascii="Times New Roman" w:hAnsi="Times New Roman" w:cs="Times New Roman"/>
          <w:noProof/>
          <w:color w:val="auto"/>
          <w:sz w:val="22"/>
          <w:szCs w:val="22"/>
        </w:rPr>
        <w:t>(Yu et al., 2010; Nichols and Peteet, 2019)</w:t>
      </w:r>
      <w:r w:rsidRPr="001E7A27">
        <w:rPr>
          <w:rFonts w:ascii="Times New Roman" w:hAnsi="Times New Roman" w:cs="Times New Roman"/>
          <w:sz w:val="22"/>
          <w:szCs w:val="22"/>
        </w:rPr>
        <w:fldChar w:fldCharType="end"/>
      </w:r>
      <w:commentRangeEnd w:id="887"/>
      <w:commentRangeEnd w:id="888"/>
      <w:r w:rsidR="007F1BF0" w:rsidRPr="001E7A27">
        <w:rPr>
          <w:rStyle w:val="CommentReference"/>
          <w:rFonts w:ascii="Times New Roman" w:eastAsia="Times New Roman" w:hAnsi="Times New Roman" w:cstheme="minorBidi"/>
          <w:color w:val="auto"/>
        </w:rPr>
        <w:commentReference w:id="887"/>
      </w:r>
      <w:r w:rsidR="00025FA2" w:rsidRPr="001E7A27">
        <w:rPr>
          <w:rStyle w:val="CommentReference"/>
          <w:rFonts w:ascii="Times New Roman" w:eastAsia="Times New Roman" w:hAnsi="Times New Roman" w:cstheme="minorBidi"/>
          <w:color w:val="auto"/>
        </w:rPr>
        <w:commentReference w:id="888"/>
      </w:r>
      <w:r w:rsidRPr="001E7A27">
        <w:rPr>
          <w:rFonts w:ascii="Times New Roman" w:hAnsi="Times New Roman" w:cs="Times New Roman"/>
          <w:color w:val="auto"/>
          <w:sz w:val="22"/>
          <w:szCs w:val="22"/>
        </w:rPr>
        <w:t xml:space="preserve">. Peat accumulation </w:t>
      </w:r>
      <w:r w:rsidRPr="001E7A27">
        <w:rPr>
          <w:rFonts w:ascii="Times New Roman" w:hAnsi="Times New Roman" w:cs="Times New Roman"/>
          <w:sz w:val="22"/>
          <w:szCs w:val="22"/>
        </w:rPr>
        <w:t xml:space="preserve">rates in boreal and temperate regions were higher under warmer summer conditions in the early to </w:t>
      </w:r>
      <w:del w:id="889" w:author="Ian Blenkinsop" w:date="2021-07-28T12:25:00Z">
        <w:r w:rsidRPr="001E7A27" w:rsidDel="00A94E44">
          <w:rPr>
            <w:rFonts w:ascii="Times New Roman" w:hAnsi="Times New Roman" w:cs="Times New Roman"/>
            <w:sz w:val="22"/>
            <w:szCs w:val="22"/>
          </w:rPr>
          <w:delText xml:space="preserve">middle </w:delText>
        </w:r>
      </w:del>
      <w:ins w:id="890" w:author="Ian Blenkinsop" w:date="2021-07-28T12:25:00Z">
        <w:r w:rsidR="00A94E44" w:rsidRPr="001E7A27">
          <w:rPr>
            <w:rFonts w:ascii="Times New Roman" w:hAnsi="Times New Roman" w:cs="Times New Roman"/>
            <w:sz w:val="22"/>
            <w:szCs w:val="22"/>
          </w:rPr>
          <w:t>mid-</w:t>
        </w:r>
      </w:ins>
      <w:r w:rsidRPr="001E7A27">
        <w:rPr>
          <w:rFonts w:ascii="Times New Roman" w:hAnsi="Times New Roman" w:cs="Times New Roman"/>
          <w:sz w:val="22"/>
          <w:szCs w:val="22"/>
        </w:rPr>
        <w:t xml:space="preserve">Holocene </w:t>
      </w:r>
      <w:r w:rsidRPr="001E7A27">
        <w:rPr>
          <w:rFonts w:ascii="Times New Roman" w:hAnsi="Times New Roman" w:cs="Times New Roman"/>
          <w:noProof/>
          <w:color w:val="auto"/>
          <w:sz w:val="22"/>
          <w:szCs w:val="22"/>
        </w:rPr>
        <w:fldChar w:fldCharType="begin" w:fldLock="1"/>
      </w:r>
      <w:r w:rsidR="00747167" w:rsidRPr="001E7A27">
        <w:rPr>
          <w:rFonts w:ascii="Times New Roman" w:hAnsi="Times New Roman" w:cs="Times New Roman"/>
          <w:noProof/>
          <w:color w:val="auto"/>
          <w:sz w:val="22"/>
          <w:szCs w:val="22"/>
        </w:rPr>
        <w:instrText>ADDIN CSL_CITATION { "citationItems" : [ { "id" : "ITEM-1", "itemData" : { "DOI" : "10.1177/0959683614538073", "ISSN" : "0959-6836", "author" : [ { "dropping-particle" : "", "family" : "Loisel", "given" : "Julie", "non-dropping-particle" : "", "parse-names" : false, "suffix" : "" }, { "dropping-particle" : "", "family" : "Yu", "given" : "Zicheng", "non-dropping-particle" : "", "parse-names" : false, "suffix" : "" }, { "dropping-particle" : "", "family" : "Beilman", "given" : "David W", "non-dropping-particle" : "", "parse-names" : false, "suffix" : "" }, { "dropping-particle" : "", "family" : "Camill", "given" : "Philip", "non-dropping-particle" : "", "parse-names" : false, "suffix" : "" }, { "dropping-particle" : "", "family" : "Alm", "given" : "Jukka", "non-dropping-particle" : "", "parse-names" : false, "suffix" : "" }, { "dropping-particle" : "", "family" : "Amesbury", "given" : "Matthew J", "non-dropping-particle" : "", "parse-names" : false, "suffix" : "" }, { "dropping-particle" : "", "family" : "Anderson", "given" : "David", "non-dropping-particle" : "", "parse-names" : false, "suffix" : "" }, { "dropping-particle" : "", "family" : "Andersson", "given" : "Sofia", "non-dropping-particle" : "", "parse-names" : false, "suffix" : "" }, { "dropping-particle" : "", "family" : "Bochicchio", "given" : "Christopher", "non-dropping-particle" : "", "parse-names" : false, "suffix" : "" }, { "dropping-particle" : "", "family" : "Barber", "given" : "Keith", "non-dropping-particle" : "", "parse-names" : false, "suffix" : "" }, { "dropping-particle" : "", "family" : "Belyea", "given" : "Lisa R", "non-dropping-particle" : "", "parse-names" : false, "suffix" : "" }, { "dropping-particle" : "", "family" : "Bunbury", "given" : "Joan", "non-dropping-particle" : "", "parse-names" : false, "suffix" : "" }, { "dropping-particle" : "", "family" : "Chambers", "given" : "Frank M", "non-dropping-particle" : "", "parse-names" : false, "suffix" : "" }, { "dropping-particle" : "", "family" : "Charman", "given" : "Daniel J", "non-dropping-particle" : "", "parse-names" : false, "suffix" : "" }, { "dropping-particle" : "", "family" : "Vleeschouwer", "given" : "Fran\u00e7ois", "non-dropping-particle" : "De", "parse-names" : false, "suffix" : "" }, { "dropping-particle" : "", "family" : "Fia\u0142kiewicz-Kozie\u0142", "given" : "Barbara", "non-dropping-particle" : "", "parse-names" : false, "suffix" : "" }, { "dropping-particle" : "", "family" : "Finkelstein", "given" : "Sarah A", "non-dropping-particle" : "", "parse-names" : false, "suffix" : "" }, { "dropping-particle" : "", "family" : "Ga\u0142ka", "given" : "Mariusz", "non-dropping-particle" : "", "parse-names" : false, "suffix" : "" }, { "dropping-particle" : "", "family" : "Garneau", "given" : "Michelle", "non-dropping-particle" : "", "parse-names" : false, "suffix" : "" }, { "dropping-particle" : "", "family" : "Hammarlund", "given" : "Dan", "non-dropping-particle" : "", "parse-names" : false, "suffix" : "" }, { "dropping-particle" : "", "family" : "Hinchcliffe", "given" : "William", "non-dropping-particle" : "", "parse-names" : false, "suffix" : "" }, { "dropping-particle" : "", "family" : "Holmquist", "given" : "James", "non-dropping-particle" : "", "parse-names" : false, "suffix" : "" }, { "dropping-particle" : "", "family" : "Hughes", "given" : "Paul", "non-dropping-particle" : "", "parse-names" : false, "suffix" : "" }, { "dropping-particle" : "", "family" : "Jones", "given" : "Miriam C", "non-dropping-particle" : "", "parse-names" : false, "suffix" : "" }, { "dropping-particle" : "", "family" : "Klein", "given" : "Eric S", "non-dropping-particle" : "", "parse-names" : false, "suffix" : "" }, { "dropping-particle" : "", "family" : "Kokfelt", "given" : "Ulla", "non-dropping-particle" : "", "parse-names" : false, "suffix" : "" }, { "dropping-particle" : "", "family" : "Korhola", "given" : "Atte", "non-dropping-particle" : "", "parse-names" : false, "suffix" : "" }, { "dropping-particle" : "", "family" : "Kuhry", "given" : "Peter", "non-dropping-particle" : "", "parse-names" : false, "suffix" : "" }, { "dropping-particle" : "", "family" : "Lamarre", "given" : "Alexandre", "non-dropping-particle" : "", "parse-names" : false, "suffix" : "" }, { "dropping-particle" : "", "family" : "Lamentowicz", "given" : "Mariusz", "non-dropping-particle" : "", "parse-names" : false, "suffix" : "" }, { "dropping-particle" : "", "family" : "Large", "given" : "David", "non-dropping-particle" : "", "parse-names" : false, "suffix" : "" }, { "dropping-particle" : "", "family" : "Lavoie", "given" : "Martin", "non-dropping-particle" : "", "parse-names" : false, "suffix" : "" }, { "dropping-particle" : "", "family" : "MacDonald", "given" : "Glen", "non-dropping-particle" : "", "parse-names" : false, "suffix" : "" }, { "dropping-particle" : "", "family" : "Magnan", "given" : "Gabriel", "non-dropping-particle" : "", "parse-names" : false, "suffix" : "" }, { "dropping-particle" : "", "family" : "M\u00e4kil\u00e4", "given" : "Markku", "non-dropping-particle" : "", "parse-names" : false, "suffix" : "" }, { "dropping-particle" : "", "family" : "Mallon", "given" : "Gunnar", "non-dropping-particle" : "", "parse-names" : false, "suffix" : "" }, { "dropping-particle" : "", "family" : "Mathijssen", "given" : "Paul", "non-dropping-particle" : "", "parse-names" : false, "suffix" : "" }, { "dropping-particle" : "", "family" : "Mauquoy", "given" : "Dmitri", "non-dropping-particle" : "", "parse-names" : false, "suffix" : "" }, { "dropping-particle" : "", "family" : "McCarroll", "given" : "Julia", "non-dropping-particle" : "", "parse-names" : false, "suffix" : "" }, { "dropping-particle" : "", "family" : "Moore", "given" : "Tim R", "non-dropping-particle" : "", "parse-names" : false, "suffix" : "" }, { "dropping-particle" : "", "family" : "Nichols", "given" : "Jonathan", "non-dropping-particle" : "", "parse-names" : false, "suffix" : "" }, { "dropping-particle" : "", "family" : "O\u2019Reilly", "given" : "Benjamin", "non-dropping-particle" : "", "parse-names" : false, "suffix" : "" }, { "dropping-particle" : "", "family" : "Oksanen", "given" : "Pirita", "non-dropping-particle" : "", "parse-names" : false, "suffix" : "" }, { "dropping-particle" : "", "family" : "Packalen", "given" : "Maara", "non-dropping-particle" : "", "parse-names" : false, "suffix" : "" }, { "dropping-particle" : "", "family" : "Peteet", "given" : "Dorothy", "non-dropping-particle" : "", "parse-names" : false, "suffix" : "" }, { "dropping-particle" : "", "family" : "Richard", "given" : "Pierre JH", "non-dropping-particle" : "", "parse-names" : false, "suffix" : "" }, { "dropping-particle" : "", "family" : "Robinson", "given" : "Stephen", "non-dropping-particle" : "", "parse-names" : false, "suffix" : "" }, { "dropping-particle" : "", "family" : "Ronkainen", "given" : "Tiina", "non-dropping-particle" : "", "parse-names" : false, "suffix" : "" }, { "dropping-particle" : "", "family" : "Rundgren", "given" : "Mats", "non-dropping-particle" : "", "parse-names" : false, "suffix" : "" }, { "dropping-particle" : "", "family" : "Sannel", "given" : "A Britta K", "non-dropping-particle" : "", "parse-names" : false, "suffix" : "" }, { "dropping-particle" : "", "family" : "Tarnocai", "given" : "Charles", "non-dropping-particle" : "", "parse-names" : false, "suffix" : "" }, { "dropping-particle" : "", "family" : "Thom", "given" : "Tim", "non-dropping-particle" : "", "parse-names" : false, "suffix" : "" }, { "dropping-particle" : "", "family" : "Tuittila", "given" : "Eeva-Stiina", "non-dropping-particle" : "", "parse-names" : false, "suffix" : "" }, { "dropping-particle" : "", "family" : "Turetsky", "given" : "Merritt", "non-dropping-particle" : "", "parse-names" : false, "suffix" : "" }, { "dropping-particle" : "", "family" : "V\u00e4liranta", "given" : "Minna", "non-dropping-particle" : "", "parse-names" : false, "suffix" : "" }, { "dropping-particle" : "", "family" : "Linden", "given" : "Marjolein", "non-dropping-particle" : "van der", "parse-names" : false, "suffix" : "" }, { "dropping-particle" : "", "family" : "Geel", "given" : "Bas", "non-dropping-particle" : "van", "parse-names" : false, "suffix" : "" }, { "dropping-particle" : "", "family" : "Bellen", "given" : "Simon", "non-dropping-particle" : "van", "parse-names" : false, "suffix" : "" }, { "dropping-particle" : "", "family" : "Vitt", "given" : "Dale", "non-dropping-particle" : "", "parse-names" : false, "suffix" : "" }, { "dropping-particle" : "", "family" : "Zhao", "given" : "Yan", "non-dropping-particle" : "", "parse-names" : false, "suffix" : "" }, { "dropping-particle" : "", "family" : "Zhou", "given" : "Weijian", "non-dropping-particle" : "", "parse-names" : false, "suffix" : "" } ], "container-title" : "The Holocene", "id" : "ITEM-1", "issue" : "9", "issued" : { "date-parts" : [ [ "2014", "9", "3" ] ] }, "page" : "1028-1042", "title" : "A database and synthesis of northern peatland soil properties and Holocene carbon and nitrogen accumulation", "translator" : [ { "dropping-particle" : "", "family" : "L6642", "given" : "", "non-dropping-particle" : "", "parse-names" : false, "suffix" : "" } ], "type" : "article-journal", "volume" : "24" }, "uris" : [ "http://www.mendeley.com/documents/?uuid=0fd74e08-6f7f-4d7e-8efd-283990e26e66" ] }, { "id" : "ITEM-2", "itemData" : { "DOI" : "10.1073/pnas.1613889114", "ISSN" : "0027-8424", "PMID" : "28137849", "abstract" : "CO 2 emissions from preindustrial land-use change (LUC) are sub-ject to large uncertainties. Although atmospheric CO 2 records sug-gest only a small land carbon (C) source since 5,000 y before present (5 kyBP), the concurrent C sink by peat buildup could mask large early LUC emissions. Here, we combine updated continu-ous peat C reconstructions with the land C balance inferred from double deconvolution analyses of atmospheric CO 2 and \u03b4 13 C at different temporal scales to investigate the terrestrial C budget of the Holocene and the last millennium and constrain LUC emis-sions. LUC emissions are estimated with transient model simu-lations for diverging published scenarios of LU area change and shifting cultivation. Our results reveal a large terrestrial nonpeat-land C source after the Mid-Holocene (66 \u00b1 25 PgC at 7\u20135 kyBP and 115 \u00b1 27 PgC at 5\u20133 kyBP). Despite high simulated per-capita CO 2 emissions from LUC in early phases of agricultural development, humans emerge as a driver with dominant global C cycle impacts only in the most recent three millennia. Sole anthropogenic causes for particular variations in the CO 2 record (\u223c20 ppm rise after 7 kyBP and \u223c10 ppm fall between 1500 CE and 1600 CE) are not supported. This analysis puts a strong constraint on preindustrial vs. industrial-era LUC emissions and suggests that upper-end sce-narios for the extent of agricultural expansion before 1850 CE are not compatible with the C budget thereafter. carbon cycle | Anthropocene | agriculture | peatland | ice core", "author" : [ { "dropping-particle" : "", "family" : "Stocker", "given" : "Benjamin David", "non-dropping-particle" : "", "parse-names" : false, "suffix" : "" }, { "dropping-particle" : "", "family" : "Yu", "given" : "Zicheng", "non-dropping-particle" : "", "parse-names" : false, "suffix" : "" }, { "dropping-particle" : "", "family" : "Massa", "given" : "Charly", "non-dropping-particle" : "", "parse-names" : false, "suffix" : "" }, { "dropping-particle" : "", "family" : "Joos", "given" : "Fortunat", "non-dropping-particle" : "", "parse-names" : false, "suffix" : "" } ], "container-title" : "Proceedings of the National Academy of Sciences", "id" : "ITEM-2", "issue" : "7", "issued" : { "date-parts" : [ [ "2017", "2", "14" ] ] }, "page" : "1492-1497", "title" : "Holocene peatland and ice-core data constraints on the timing and magnitude of CO 2 emissions from past land use", "translator" : [ { "dropping-particle" : "", "family" : "L4631", "given" : "", "non-dropping-particle" : "", "parse-names" : false, "suffix" : "" } ], "type" : "article-journal", "volume" : "114" }, "uris" : [ "http://www.mendeley.com/documents/?uuid=2a121314-4a72-4a68-b3be-7a88e00dde1e" ] } ], "mendeley" : { "formattedCitation" : "(Loisel et al., 2014; Stocker et al., 2017)", "plainTextFormattedCitation" : "(Loisel et al., 2014; Stocker et al., 2017)", "previouslyFormattedCitation" : "(Loisel et al., 2014; Stocker et al., 2017)" }, "properties" : { "noteIndex" : 0 }, "schema" : "https://github.com/citation-style-language/schema/raw/master/csl-citation.json" }</w:instrText>
      </w:r>
      <w:r w:rsidRPr="001E7A27">
        <w:rPr>
          <w:rFonts w:ascii="Times New Roman" w:hAnsi="Times New Roman" w:cs="Times New Roman"/>
          <w:noProof/>
          <w:color w:val="auto"/>
          <w:sz w:val="22"/>
          <w:szCs w:val="22"/>
        </w:rPr>
        <w:fldChar w:fldCharType="separate"/>
      </w:r>
      <w:r w:rsidR="00025FA2" w:rsidRPr="001E7A27">
        <w:rPr>
          <w:rFonts w:ascii="Times New Roman" w:hAnsi="Times New Roman" w:cs="Times New Roman"/>
          <w:noProof/>
          <w:color w:val="auto"/>
          <w:sz w:val="22"/>
          <w:szCs w:val="22"/>
        </w:rPr>
        <w:t>(Loisel et al., 2014; Stocker et al., 2017)</w:t>
      </w:r>
      <w:r w:rsidRPr="001E7A27">
        <w:rPr>
          <w:rFonts w:ascii="Times New Roman" w:hAnsi="Times New Roman" w:cs="Times New Roman"/>
          <w:noProof/>
          <w:color w:val="auto"/>
          <w:sz w:val="22"/>
          <w:szCs w:val="22"/>
        </w:rPr>
        <w:fldChar w:fldCharType="end"/>
      </w:r>
      <w:r w:rsidRPr="001E7A27">
        <w:rPr>
          <w:rFonts w:ascii="Times New Roman" w:hAnsi="Times New Roman" w:cs="Times New Roman"/>
          <w:sz w:val="22"/>
          <w:szCs w:val="22"/>
        </w:rPr>
        <w:t>.</w:t>
      </w:r>
      <w:r w:rsidRPr="001E7A27">
        <w:rPr>
          <w:rFonts w:ascii="Times New Roman" w:hAnsi="Times New Roman" w:cs="Times New Roman"/>
          <w:color w:val="auto"/>
          <w:sz w:val="22"/>
          <w:szCs w:val="22"/>
        </w:rPr>
        <w:t xml:space="preserve"> The 20 ppm gradual increase of atmospheric CO</w:t>
      </w:r>
      <w:r w:rsidRPr="001E7A27">
        <w:rPr>
          <w:rFonts w:ascii="Times New Roman" w:hAnsi="Times New Roman" w:cs="Times New Roman"/>
          <w:color w:val="auto"/>
          <w:sz w:val="22"/>
          <w:szCs w:val="22"/>
          <w:vertAlign w:val="subscript"/>
        </w:rPr>
        <w:t>2</w:t>
      </w:r>
      <w:r w:rsidRPr="001E7A27">
        <w:rPr>
          <w:rFonts w:ascii="Times New Roman" w:hAnsi="Times New Roman" w:cs="Times New Roman"/>
          <w:color w:val="auto"/>
          <w:sz w:val="22"/>
          <w:szCs w:val="22"/>
        </w:rPr>
        <w:t xml:space="preserve"> starting 7 ka has been attributed to a </w:t>
      </w:r>
      <w:r w:rsidRPr="001E7A27">
        <w:rPr>
          <w:rFonts w:ascii="Times New Roman" w:hAnsi="Times New Roman" w:cs="Times New Roman"/>
          <w:sz w:val="22"/>
          <w:szCs w:val="22"/>
        </w:rPr>
        <w:t xml:space="preserve">decrease in </w:t>
      </w:r>
      <w:r w:rsidRPr="001E7A27">
        <w:rPr>
          <w:rFonts w:ascii="Times New Roman" w:hAnsi="Times New Roman" w:cs="Times New Roman"/>
          <w:color w:val="auto"/>
          <w:sz w:val="22"/>
          <w:szCs w:val="22"/>
        </w:rPr>
        <w:t>natural terrestrial biomass</w:t>
      </w:r>
      <w:r w:rsidRPr="001E7A27">
        <w:rPr>
          <w:rFonts w:ascii="Times New Roman" w:hAnsi="Times New Roman" w:cs="Times New Roman"/>
          <w:sz w:val="22"/>
          <w:szCs w:val="22"/>
        </w:rPr>
        <w:t xml:space="preserve"> due to climate change</w:t>
      </w:r>
      <w:r w:rsidRPr="001E7A27">
        <w:rPr>
          <w:rFonts w:ascii="Times New Roman" w:hAnsi="Times New Roman" w:cs="Times New Roman"/>
          <w:color w:val="auto"/>
          <w:sz w:val="22"/>
          <w:szCs w:val="22"/>
        </w:rPr>
        <w:t xml:space="preserve">, carbonate compensation and enhanced shallow water carbonate deposition </w:t>
      </w:r>
      <w:r w:rsidRPr="001E7A27">
        <w:rPr>
          <w:rFonts w:ascii="Times New Roman" w:hAnsi="Times New Roman" w:cs="Times New Roman"/>
          <w:noProof/>
          <w:color w:val="auto"/>
          <w:sz w:val="22"/>
          <w:szCs w:val="22"/>
        </w:rPr>
        <w:fldChar w:fldCharType="begin" w:fldLock="1"/>
      </w:r>
      <w:r w:rsidR="001B061E" w:rsidRPr="001E7A27">
        <w:rPr>
          <w:rFonts w:ascii="Times New Roman" w:hAnsi="Times New Roman" w:cs="Times New Roman"/>
          <w:noProof/>
          <w:color w:val="auto"/>
          <w:sz w:val="22"/>
          <w:szCs w:val="22"/>
        </w:rPr>
        <w:instrText>ADDIN CSL_CITATION { "citationItems" : [ { "id" : "ITEM-1", "itemData" : { "DOI" : "10.1029/2011PA002224", "ISSN" : "08838305", "abstract" : "The Bern3D model was applied to quantify the mechanisms of carbon cycle changes during the Holocene (last 11,000 years). We rely on scenarios from the literature to prescribe the evolution of shallow water carbonate deposition and of land carbon inventory changes over the glacial termination (18,000 to 11,000 years ago) and the Holocene and modify these scenarios within uncertainties. Model results are consistent with Holocene records of atmospheric CO2 and \u03b413C as well as the spatiotemporal evolution of \u03b413C and carbonate ion concentration in the deep sea. Deposition of shallow water carbonate, carbonate compensation of land uptake during the glacial termination, land carbon uptake and release during the Holocene, and the response of the ocean-sediment system to marine changes during the termination contribute roughly equally to the reconstructed late Holocene pCO2 rise of 20 ppmv. The 5 ppmv early Holocene pCO2 decrease reflects terrestrial uptake largely compensated by carbonate deposition and ocean sediment responses. Additional small contributions arise from Holocene changes in sea surface temperature, ocean circulation, and export productivity. The Holocene pCO2 variations result from the subtle balance of forcings and processes acting on different timescales and partly in opposite direction as well as from memory effects associated with changes occurring during the termination. Different interglacial periods with different forcing histories are thus expected to yield different pCO2 evolutions as documented by ice cores.", "author" : [ { "dropping-particle" : "", "family" : "Menviel", "given" : "L.", "non-dropping-particle" : "", "parse-names" : false, "suffix" : "" }, { "dropping-particle" : "", "family" : "Joos", "given" : "F.", "non-dropping-particle" : "", "parse-names" : false, "suffix" : "" } ], "container-title" : "Paleoceanography", "id" : "ITEM-1", "issue" : "1", "issued" : { "date-parts" : [ [ "2012", "3" ] ] }, "page" : "PA1207", "title" : "Toward explaining the Holocene carbon dioxide and carbon isotope records: Results from transient ocean carbon cycle-climate simulations", "translator" : [ { "dropping-particle" : "", "family" : "L5184", "given" : "", "non-dropping-particle" : "", "parse-names" : false, "suffix" : "" } ], "type" : "article-journal", "volume" : "27" }, "uris" : [ "http://www.mendeley.com/documents/?uuid=96a386ee-8fa9-37d7-8a43-f42c9f6f7d74" ] }, { "id" : "ITEM-2", "itemData" : { "DOI" : "10.1016/j.quascirev.2016.01.028", "ISBN" : "0277-3791", "ISSN" : "02773791", "abstract" : "Changes in temperature and carbon dioxide during glacial cycles recorded in Antarctic ice cores are tightly coupled. However, this relationship does not hold for interglacials. While climate cooled towards the end of both the last (Eemian) and present (Holocene) interglacials, CO2remained stable during the Eemian while rising in the Holocene. We identify and review twelve biogeochemical mechanisms of terrestrial (vegetation dynamics and CO2fertilization, land use, wildfire, accumulation of peat, changes in permafrost carbon, subaerial volcanic outgassing) and marine origin (changes in sea surface temperature, carbonate compensation to deglaciation and terrestrial biosphere regrowth, shallow-water carbonate sedimentation, changes in the soft tissue pump, and methane hydrates), which potentially may have contributed to the CO2dynamics during interglacials but which remain not well quantified. We use three Earth System Models (ESMs) of intermediate complexity to compare effects of selected mechanisms on the interglacial CO2and \u03b413CO2changes, focusing on those with substantial potential impacts: namely carbonate sedimentation in shallow waters, peat growth, and (in the case of the Holocene) human land use. A set of specified carbon cycle forcings could qualitatively explain atmospheric CO2dynamics from 8 ka BP to the pre-industrial. However, when applied to Eemian boundary conditions from 126 to 115 ka BP, the same set of forcings led to disagreement with the observed direction of CO2changes after 122 ka BP. This failure to simulate late-Eemian CO2dynamics could be a result of the imposed forcings such as prescribed CaCO3accumulation and/or an incorrect response of simulated terrestrial carbon to the surface cooling at the end of the interglacial. These experiments also reveal that key natural processes of interglacial CO2dynamics - shallow water CaCO3accumulation, peat and permafrost carbon dynamics - are not well represented in the current ESMs. Global-scale modeling of these long-term carbon cycle components started only in the last decade, and uncertainty in parameterization of these mechanisms is a main limitation in the successful modeling of interglacial CO2dynamics.", "author" : [ { "dropping-particle" : "", "family" : "Brovkin", "given" : "Victor", "non-dropping-particle" : "", "parse-names" : false, "suffix" : "" }, { "dropping-particle" : "", "family" : "Br\u00fccher", "given" : "Tim", "non-dropping-particle" : "", "parse-names" : false, "suffix" : "" }, { "dropping-particle" : "", "family" : "Kleinen", "given" : "Thomas", "non-dropping-particle" : "", "parse-names" : false, "suffix" : "" }, { "dropping-particle" : "", "family" : "Zaehle", "given" : "S\u00f6nke", "non-dropping-particle" : "", "parse-names" : false, "suffix" : "" }, { "dropping-particle" : "", "family" : "Joos", "given" : "Fortunat", "non-dropping-particle" : "", "parse-names" : false, "suffix" : "" }, { "dropping-particle" : "", "family" : "Roth", "given" : "Raphael", "non-dropping-particle" : "", "parse-names" : false, "suffix" : "" }, { "dropping-particle" : "", "family" : "Spahni", "given" : "Renato", "non-dropping-particle" : "", "parse-names" : false, "suffix" : "" }, { "dropping-particle" : "", "family" : "Schmitt", "given" : "Jochen", "non-dropping-particle" : "", "parse-names" : false, "suffix" : "" }, { "dropping-particle" : "", "family" : "Fischer", "given" : "Hubertus", "non-dropping-particle" : "", "parse-names" : false, "suffix" : "" }, { "dropping-particle" : "", "family" : "Leuenberger", "given" : "Markus", "non-dropping-particle" : "", "parse-names" : false, "suffix" : "" }, { "dropping-particle" : "", "family" : "Stone", "given" : "Emma J.", "non-dropping-particle" : "", "parse-names" : false, "suffix" : "" }, { "dropping-particle" : "", "family" : "Ridgwell", "given" : "Andy", "non-dropping-particle" : "", "parse-names" : false, "suffix" : "" }, { "dropping-particle" : "", "family" : "Chappellaz", "given" : "J\u00e9r\u00f4me", "non-dropping-particle" : "", "parse-names" : false, "suffix" : "" }, { "dropping-particle" : "", "family" : "Kehrwald", "given" : "Natalie", "non-dropping-particle" : "", "parse-names" : false, "suffix" : "" }, { "dropping-particle" : "", "family" : "Barbante", "given" : "Carlo", "non-dropping-particle" : "", "parse-names" : false, "suffix" : "" }, { "dropping-particle" : "", "family" : "Blunier", "given" : "Thomas", "non-dropping-particle" : "", "parse-names" : false, "suffix" : "" }, { "dropping-particle" : "", "family" : "Dahl Jensen", "given" : "Dorthe", "non-dropping-particle" : "", "parse-names" : false, "suffix" : "" } ], "container-title" : "Quaternary Science Reviews", "id" : "ITEM-2", "issued" : { "date-parts" : [ [ "2016", "4" ] ] }, "page" : "15-32", "title" : "Comparative carbon cycle dynamics of the present and last interglacial", "translator" : [ { "dropping-particle" : "", "family" : "L4264", "given" : "", "non-dropping-particle" : "", "parse-names" : false, "suffix" : "" } ], "type" : "article-journal", "volume" : "137" }, "uris" : [ "http://www.mendeley.com/documents/?uuid=faac10bf-a27d-43ec-8048-d136e77827bd" ] } ], "mendeley" : { "formattedCitation" : "(Menviel and Joos, 2012; Brovkin et al., 2016)", "plainTextFormattedCitation" : "(Menviel and Joos, 2012; Brovkin et al., 2016)", "previouslyFormattedCitation" : "(Menviel and Joos, 2012; Brovkin et al., 2016)" }, "properties" : { "noteIndex" : 0 }, "schema" : "https://github.com/citation-style-language/schema/raw/master/csl-citation.json" }</w:instrText>
      </w:r>
      <w:r w:rsidRPr="001E7A27">
        <w:rPr>
          <w:rFonts w:ascii="Times New Roman" w:hAnsi="Times New Roman" w:cs="Times New Roman"/>
          <w:noProof/>
          <w:color w:val="auto"/>
          <w:sz w:val="22"/>
          <w:szCs w:val="22"/>
        </w:rPr>
        <w:fldChar w:fldCharType="separate"/>
      </w:r>
      <w:r w:rsidR="00025FA2" w:rsidRPr="001E7A27">
        <w:rPr>
          <w:rFonts w:ascii="Times New Roman" w:hAnsi="Times New Roman" w:cs="Times New Roman"/>
          <w:noProof/>
          <w:color w:val="auto"/>
          <w:sz w:val="22"/>
          <w:szCs w:val="22"/>
        </w:rPr>
        <w:t>(Menviel and Joos, 2012; Brovkin et al., 2016)</w:t>
      </w:r>
      <w:r w:rsidRPr="001E7A27">
        <w:rPr>
          <w:rFonts w:ascii="Times New Roman" w:hAnsi="Times New Roman" w:cs="Times New Roman"/>
          <w:noProof/>
          <w:color w:val="auto"/>
          <w:sz w:val="22"/>
          <w:szCs w:val="22"/>
        </w:rPr>
        <w:fldChar w:fldCharType="end"/>
      </w:r>
      <w:r w:rsidRPr="001E7A27">
        <w:rPr>
          <w:rFonts w:ascii="Times New Roman" w:hAnsi="Times New Roman" w:cs="Times New Roman"/>
          <w:color w:val="auto"/>
          <w:sz w:val="22"/>
          <w:szCs w:val="22"/>
        </w:rPr>
        <w:t>, consistent with stable carbon isotope measurements on CO</w:t>
      </w:r>
      <w:r w:rsidRPr="001E7A27">
        <w:rPr>
          <w:rFonts w:ascii="Times New Roman" w:hAnsi="Times New Roman" w:cs="Times New Roman"/>
          <w:color w:val="auto"/>
          <w:sz w:val="22"/>
          <w:szCs w:val="22"/>
          <w:vertAlign w:val="subscript"/>
        </w:rPr>
        <w:t>2</w:t>
      </w:r>
      <w:r w:rsidRPr="001E7A27">
        <w:rPr>
          <w:rFonts w:ascii="Times New Roman" w:hAnsi="Times New Roman" w:cs="Times New Roman"/>
          <w:color w:val="auto"/>
          <w:sz w:val="22"/>
          <w:szCs w:val="22"/>
        </w:rPr>
        <w:t xml:space="preserve"> extracted from Antarctic ice </w:t>
      </w:r>
      <w:commentRangeStart w:id="891"/>
      <w:commentRangeStart w:id="892"/>
      <w:r w:rsidRPr="001E7A27">
        <w:rPr>
          <w:rFonts w:ascii="Times New Roman" w:hAnsi="Times New Roman" w:cs="Times New Roman"/>
          <w:color w:val="auto"/>
          <w:sz w:val="22"/>
          <w:szCs w:val="22"/>
        </w:rPr>
        <w:fldChar w:fldCharType="begin" w:fldLock="1"/>
      </w:r>
      <w:r w:rsidR="00747167" w:rsidRPr="001E7A27">
        <w:rPr>
          <w:rFonts w:ascii="Times New Roman" w:hAnsi="Times New Roman" w:cs="Times New Roman"/>
          <w:color w:val="auto"/>
          <w:sz w:val="22"/>
          <w:szCs w:val="22"/>
        </w:rPr>
        <w:instrText>ADDIN CSL_CITATION { "citationItems" : [ { "id" : "ITEM-1", "itemData" : { "DOI" : "10.1038/nature08393", "ISSN" : "0028-0836", "abstract" : "Reconstructions of atmospheric CO(2) concentrations based on Antarctic ice cores reveal significant changes during the Holocene epoch, but the processes responsible for these changes in CO(2) concentrations have not been unambiguously identified. Distinct characteristics in the carbon isotope signatures of the major carbon reservoirs (ocean, biosphere, sediments and atmosphere) constrain variations in the CO(2) fluxes between those reservoirs. Here we present a highly resolved atmospheric delta(13)C record for the past 11,000 years from measurements on atmospheric CO(2) trapped in an Antarctic ice core. From mass-balance inverse model calculations performed with a simplified carbon cycle model, we show that the decrease in atmospheric CO(2) of about 5 parts per million by volume (p.p.m.v.). The increase in delta(13)C of about 0.25 per thousand during the early Holocene is most probably the result of a combination of carbon uptake of about 290 gigatonnes of carbon by the land biosphere and carbon release from the ocean in response to carbonate compensation of the terrestrial uptake during the termination of the last ice age. The 20 p.p.m.v. increase of atmospheric CO(2) and the small decrease in delta(13)C of about 0.05 per thousand during the later Holocene can mostly be explained by contributions from carbonate compensation of earlier land-biosphere uptake and coral reef formation, with only a minor contribution from a small decrease of the land-biosphere carbon inventory.", "author" : [ { "dropping-particle" : "", "family" : "Elsig", "given" : "Joachim", "non-dropping-particle" : "", "parse-names" : false, "suffix" : "" }, { "dropping-particle" : "", "family" : "Schmitt", "given" : "Jochen", "non-dropping-particle" : "", "parse-names" : false, "suffix" : "" }, { "dropping-particle" : "", "family" : "Leuenberger", "given" : "Daiana", "non-dropping-particle" : "", "parse-names" : false, "suffix" : "" }, { "dropping-particle" : "", "family" : "Schneider", "given" : "Robert", "non-dropping-particle" : "", "parse-names" : false, "suffix" : "" }, { "dropping-particle" : "", "family" : "Eyer", "given" : "Marc", "non-dropping-particle" : "", "parse-names" : false, "suffix" : "" }, { "dropping-particle" : "", "family" : "Leuenberger", "given" : "Markus", "non-dropping-particle" : "", "parse-names" : false, "suffix" : "" }, { "dropping-particle" : "", "family" : "Joos", "given" : "Fortunat", "non-dropping-particle" : "", "parse-names" : false, "suffix" : "" }, { "dropping-particle" : "", "family" : "Fischer", "given" : "Hubertus", "non-dropping-particle" : "", "parse-names" : false, "suffix" : "" }, { "dropping-particle" : "", "family" : "Stocker", "given" : "Thomas F.", "non-dropping-particle" : "", "parse-names" : false, "suffix" : "" } ], "container-title" : "Nature", "id" : "ITEM-1", "issue" : "7263", "issued" : { "date-parts" : [ [ "2009", "9", "24" ] ] }, "page" : "507-510", "title" : "Stable isotope constraints on Holocene carbon cycle changes from an Antarctic ice core", "translator" : [ { "dropping-particle" : "", "family" : "L5368", "given" : "", "non-dropping-particle" : "", "parse-names" : false, "suffix" : "" } ], "type" : "article-journal", "volume" : "461" }, "uris" : [ "http://www.mendeley.com/documents/?uuid=5a83c953-399c-3a39-8dcb-9e07f82d01a9" ] }, { "id" : "ITEM-2", "itemData" : { "DOI" : "10.1029/2011PA002224", "ISSN" : "08838305", "abstract" : "The Bern3D model was applied to quantify the mechanisms of carbon cycle changes during the Holocene (last 11,000 years). We rely on scenarios from the literature to prescribe the evolution of shallow water carbonate deposition and of land carbon inventory changes over the glacial termination (18,000 to 11,000 years ago) and the Holocene and modify these scenarios within uncertainties. Model results are consistent with Holocene records of atmospheric CO2 and \u03b413C as well as the spatiotemporal evolution of \u03b413C and carbonate ion concentration in the deep sea. Deposition of shallow water carbonate, carbonate compensation of land uptake during the glacial termination, land carbon uptake and release during the Holocene, and the response of the ocean-sediment system to marine changes during the termination contribute roughly equally to the reconstructed late Holocene pCO2 rise of 20 ppmv. The 5 ppmv early Holocene pCO2 decrease reflects terrestrial uptake largely compensated by carbonate deposition and ocean sediment responses. Additional small contributions arise from Holocene changes in sea surface temperature, ocean circulation, and export productivity. The Holocene pCO2 variations result from the subtle balance of forcings and processes acting on different timescales and partly in opposite direction as well as from memory effects associated with changes occurring during the termination. Different interglacial periods with different forcing histories are thus expected to yield different pCO2 evolutions as documented by ice cores.", "author" : [ { "dropping-particle" : "", "family" : "Menviel", "given" : "L.", "non-dropping-particle" : "", "parse-names" : false, "suffix" : "" }, { "dropping-particle" : "", "family" : "Joos", "given" : "F.", "non-dropping-particle" : "", "parse-names" : false, "suffix" : "" } ], "container-title" : "Paleoceanography", "id" : "ITEM-2", "issue" : "1", "issued" : { "date-parts" : [ [ "2012", "3" ] ] }, "page" : "PA1207", "title" : "Toward explaining the Holocene carbon dioxide and carbon isotope records: Results from transient ocean carbon cycle-climate simulations", "translator" : [ { "dropping-particle" : "", "family" : "L5184", "given" : "", "non-dropping-particle" : "", "parse-names" : false, "suffix" : "" } ], "type" : "article-journal", "volume" : "27" }, "uris" : [ "http://www.mendeley.com/documents/?uuid=96a386ee-8fa9-37d7-8a43-f42c9f6f7d74" ] }, { "id" : "ITEM-3", "itemData" : { "DOI" : "10.1126/science.1217161", "ISSN" : "0036-8075", "abstract" : "The stable carbon isotope ratio of atmospheric CO2 (\u03b413Catm) is a key parameter in deciphering past carbon cycle changes. Here we present \u03b413Catm data for the past 24,000 years derived from three independent records from two Antarctic ice cores. We conclude that a pronounced 0.3 per mil decrease in \u03b413Catm during the early deglaciation can be best explained by upwelling of old, carbon-enriched waters in the Southern Ocean. Later in the deglaciation, regrowth of the terrestrial biosphere, changes in sea surface temperature, and ocean circulation governed the \u03b413Catm evolution. During the Last Glacial Maximum, \u03b413Catm and atmospheric CO2 concentration were essentially constant, which suggests that the carbon cycle was in dynamic equilibrium and that the net transfer of carbon to the deep ocean had occurred before then.", "author" : [ { "dropping-particle" : "", "family" : "Schmitt", "given" : "Jochen", "non-dropping-particle" : "", "parse-names" : false, "suffix" : "" }, { "dropping-particle" : "", "family" : "Schneider", "given" : "Robert", "non-dropping-particle" : "", "parse-names" : false, "suffix" : "" }, { "dropping-particle" : "", "family" : "Elsig", "given" : "Joachim", "non-dropping-particle" : "", "parse-names" : false, "suffix" : "" }, { "dropping-particle" : "", "family" : "Leuenberger", "given" : "D.", "non-dropping-particle" : "", "parse-names" : false, "suffix" : "" }, { "dropping-particle" : "", "family" : "Lourantou", "given" : "Anna", "non-dropping-particle" : "", "parse-names" : false, "suffix" : "" }, { "dropping-particle" : "", "family" : "Chappellaz", "given" : "J\u00e9r\u00f4me", "non-dropping-particle" : "", "parse-names" : false, "suffix" : "" }, { "dropping-particle" : "", "family" : "Kohler", "given" : "P.", "non-dropping-particle" : "", "parse-names" : false, "suffix" : "" }, { "dropping-particle" : "", "family" : "Joos", "given" : "Fortunat", "non-dropping-particle" : "", "parse-names" : false, "suffix" : "" }, { "dropping-particle" : "", "family" : "Stocker", "given" : "Thomas F.", "non-dropping-particle" : "", "parse-names" : false, "suffix" : "" }, { "dropping-particle" : "", "family" : "Leuenberger", "given" : "Markus", "non-dropping-particle" : "", "parse-names" : false, "suffix" : "" }, { "dropping-particle" : "", "family" : "Fischer", "given" : "Hubertus", "non-dropping-particle" : "", "parse-names" : false, "suffix" : "" } ], "container-title" : "Science", "id" : "ITEM-3", "issue" : "6082", "issued" : { "date-parts" : [ [ "2012", "5", "11" ] ] }, "page" : "711-714", "title" : "Carbon Isotope Constraints on the Deglacial CO2 Rise from Ice Cores", "translator" : [ { "dropping-particle" : "", "family" : "L4672", "given" : "", "non-dropping-particle" : "", "parse-names" : false, "suffix" : "" } ], "type" : "article-journal", "volume" : "336" }, "uris" : [ "http://www.mendeley.com/documents/?uuid=51cc7ac6-c05c-35e9-b5c0-eaa4614cc3cb" ] } ], "mendeley" : { "formattedCitation" : "(Elsig et al., 2009; Menviel and Joos, 2012; Schmitt et al., 2012)", "manualFormatting" : "(Elsig et al., 2009; Schmitt et al., 2012)", "plainTextFormattedCitation" : "(Elsig et al., 2009; Menviel and Joos, 2012; Schmitt et al., 2012)", "previouslyFormattedCitation" : "(Elsig et al., 2009; Menviel and Joos, 2012; Schmitt et al., 2012)" }, "properties" : { "noteIndex" : 0 }, "schema" : "https://github.com/citation-style-language/schema/raw/master/csl-citation.json" }</w:instrText>
      </w:r>
      <w:r w:rsidRPr="001E7A27">
        <w:rPr>
          <w:rFonts w:ascii="Times New Roman" w:hAnsi="Times New Roman" w:cs="Times New Roman"/>
          <w:color w:val="auto"/>
          <w:sz w:val="22"/>
          <w:szCs w:val="22"/>
        </w:rPr>
        <w:fldChar w:fldCharType="separate"/>
      </w:r>
      <w:r w:rsidR="00025FA2" w:rsidRPr="001E7A27">
        <w:rPr>
          <w:rFonts w:ascii="Times New Roman" w:hAnsi="Times New Roman" w:cs="Times New Roman"/>
          <w:noProof/>
          <w:color w:val="auto"/>
          <w:sz w:val="22"/>
          <w:szCs w:val="22"/>
        </w:rPr>
        <w:t>(Elsig et al., 2009; Schmitt et al., 2012)</w:t>
      </w:r>
      <w:r w:rsidRPr="001E7A27">
        <w:rPr>
          <w:rFonts w:ascii="Times New Roman" w:hAnsi="Times New Roman" w:cs="Times New Roman"/>
          <w:color w:val="auto"/>
          <w:sz w:val="22"/>
          <w:szCs w:val="22"/>
        </w:rPr>
        <w:fldChar w:fldCharType="end"/>
      </w:r>
      <w:commentRangeEnd w:id="891"/>
      <w:commentRangeEnd w:id="892"/>
      <w:r w:rsidR="007F1BF0" w:rsidRPr="001E7A27">
        <w:rPr>
          <w:rStyle w:val="CommentReference"/>
          <w:rFonts w:ascii="Times New Roman" w:eastAsia="Times New Roman" w:hAnsi="Times New Roman" w:cstheme="minorBidi"/>
          <w:color w:val="auto"/>
        </w:rPr>
        <w:commentReference w:id="891"/>
      </w:r>
      <w:r w:rsidR="00025FA2" w:rsidRPr="001E7A27">
        <w:rPr>
          <w:rStyle w:val="CommentReference"/>
          <w:rFonts w:ascii="Times New Roman" w:eastAsia="Times New Roman" w:hAnsi="Times New Roman" w:cstheme="minorBidi"/>
          <w:color w:val="auto"/>
        </w:rPr>
        <w:commentReference w:id="892"/>
      </w:r>
      <w:r w:rsidRPr="001E7A27">
        <w:rPr>
          <w:rFonts w:ascii="Times New Roman" w:hAnsi="Times New Roman" w:cs="Times New Roman"/>
          <w:color w:val="auto"/>
          <w:sz w:val="22"/>
          <w:szCs w:val="22"/>
        </w:rPr>
        <w:t>. These isotopic measurements do not support</w:t>
      </w:r>
      <w:r w:rsidR="00C63628" w:rsidRPr="001E7A27">
        <w:rPr>
          <w:rFonts w:ascii="Times New Roman" w:hAnsi="Times New Roman" w:cs="Times New Roman"/>
          <w:color w:val="auto"/>
          <w:sz w:val="22"/>
          <w:szCs w:val="22"/>
        </w:rPr>
        <w:t xml:space="preserve"> an</w:t>
      </w:r>
      <w:r w:rsidRPr="001E7A27">
        <w:rPr>
          <w:rFonts w:ascii="Times New Roman" w:hAnsi="Times New Roman" w:cs="Times New Roman"/>
          <w:color w:val="auto"/>
          <w:sz w:val="22"/>
          <w:szCs w:val="22"/>
        </w:rPr>
        <w:t xml:space="preserve"> early anthropogenic influence on atmospheric CO</w:t>
      </w:r>
      <w:r w:rsidRPr="001E7A27">
        <w:rPr>
          <w:rFonts w:ascii="Times New Roman" w:hAnsi="Times New Roman" w:cs="Times New Roman"/>
          <w:color w:val="auto"/>
          <w:sz w:val="22"/>
          <w:szCs w:val="22"/>
          <w:vertAlign w:val="subscript"/>
        </w:rPr>
        <w:t>2</w:t>
      </w:r>
      <w:r w:rsidRPr="001E7A27">
        <w:rPr>
          <w:rFonts w:ascii="Times New Roman" w:hAnsi="Times New Roman" w:cs="Times New Roman"/>
          <w:color w:val="auto"/>
          <w:sz w:val="22"/>
          <w:szCs w:val="22"/>
        </w:rPr>
        <w:t xml:space="preserve"> due to land</w:t>
      </w:r>
      <w:ins w:id="893" w:author="Soapbox" w:date="2021-07-16T12:23:00Z">
        <w:r w:rsidR="00ED666E" w:rsidRPr="001E7A27">
          <w:rPr>
            <w:rFonts w:ascii="Times New Roman" w:hAnsi="Times New Roman" w:cs="Times New Roman"/>
            <w:color w:val="auto"/>
            <w:sz w:val="22"/>
            <w:szCs w:val="22"/>
          </w:rPr>
          <w:t>-</w:t>
        </w:r>
      </w:ins>
      <w:del w:id="894" w:author="Soapbox" w:date="2021-07-16T12:23:00Z">
        <w:r w:rsidRPr="001E7A27" w:rsidDel="00ED666E">
          <w:rPr>
            <w:rFonts w:ascii="Times New Roman" w:hAnsi="Times New Roman" w:cs="Times New Roman"/>
            <w:color w:val="auto"/>
            <w:sz w:val="22"/>
            <w:szCs w:val="22"/>
          </w:rPr>
          <w:delText xml:space="preserve"> </w:delText>
        </w:r>
      </w:del>
      <w:r w:rsidRPr="001E7A27">
        <w:rPr>
          <w:rFonts w:ascii="Times New Roman" w:hAnsi="Times New Roman" w:cs="Times New Roman"/>
          <w:color w:val="auto"/>
          <w:sz w:val="22"/>
          <w:szCs w:val="22"/>
        </w:rPr>
        <w:t xml:space="preserve">use change and forest clearing </w:t>
      </w:r>
      <w:r w:rsidRPr="001E7A27">
        <w:rPr>
          <w:rFonts w:ascii="Times New Roman" w:hAnsi="Times New Roman" w:cs="Times New Roman"/>
          <w:color w:val="auto"/>
          <w:sz w:val="22"/>
          <w:szCs w:val="22"/>
        </w:rPr>
        <w:fldChar w:fldCharType="begin" w:fldLock="1"/>
      </w:r>
      <w:r w:rsidR="00747167" w:rsidRPr="001E7A27">
        <w:rPr>
          <w:rFonts w:ascii="Times New Roman" w:hAnsi="Times New Roman" w:cs="Times New Roman"/>
          <w:color w:val="auto"/>
          <w:sz w:val="22"/>
          <w:szCs w:val="22"/>
        </w:rPr>
        <w:instrText>ADDIN CSL_CITATION { "citationItems" : [ { "id" : "ITEM-1", "itemData" : { "DOI" : "10.1002/2015RG000503", "ISSN" : "87551209", "author" : [ { "dropping-particle" : "", "family" : "Ruddiman", "given" : "W F", "non-dropping-particle" : "", "parse-names" : false, "suffix" : "" }, { "dropping-particle" : "", "family" : "Fuller", "given" : "D Q", "non-dropping-particle" : "", "parse-names" : false, "suffix" : "" }, { "dropping-particle" : "", "family" : "Kutzbach", "given" : "J E", "non-dropping-particle" : "", "parse-names" : false, "suffix" : "" }, { "dropping-particle" : "", "family" : "Tzedakis", "given" : "P C", "non-dropping-particle" : "", "parse-names" : false, "suffix" : "" }, { "dropping-particle" : "", "family" : "Kaplan", "given" : "J O", "non-dropping-particle" : "", "parse-names" : false, "suffix" : "" }, { "dropping-particle" : "", "family" : "Ellis", "given" : "E C", "non-dropping-particle" : "", "parse-names" : false, "suffix" : "" }, { "dropping-particle" : "", "family" : "Vavrus", "given" : "S J", "non-dropping-particle" : "", "parse-names" : false, "suffix" : "" }, { "dropping-particle" : "", "family" : "Roberts", "given" : "C N", "non-dropping-particle" : "", "parse-names" : false, "suffix" : "" }, { "dropping-particle" : "", "family" : "Fyfe", "given" : "R", "non-dropping-particle" : "", "parse-names" : false, "suffix" : "" }, { "dropping-particle" : "", "family" : "He", "given" : "F", "non-dropping-particle" : "", "parse-names" : false, "suffix" : "" }, { "dropping-particle" : "", "family" : "Lemmen", "given" : "C", "non-dropping-particle" : "", "parse-names" : false, "suffix" : "" }, { "dropping-particle" : "", "family" : "Woodbridge", "given" : "J", "non-dropping-particle" : "", "parse-names" : false, "suffix" : "" } ], "container-title" : "Reviews of Geophysics", "id" : "ITEM-1", "issue" : "1", "issued" : { "date-parts" : [ [ "2016", "3" ] ] }, "page" : "93-118", "title" : "Late Holocene climate: Natural or anthropogenic?", "translator" : [ { "dropping-particle" : "", "family" : "L4627", "given" : "", "non-dropping-particle" : "", "parse-names" : false, "suffix" : "" } ], "type" : "article-journal", "volume" : "54" }, "uris" : [ "http://www.mendeley.com/documents/?uuid=3712a2fc-9cc3-481e-aea4-fdf995e4025a" ] } ], "mendeley" : { "formattedCitation" : "(Ruddiman et al., 2016)", "plainTextFormattedCitation" : "(Ruddiman et al., 2016)", "previouslyFormattedCitation" : "(Ruddiman et al., 2016)" }, "properties" : { "noteIndex" : 0 }, "schema" : "https://github.com/citation-style-language/schema/raw/master/csl-citation.json" }</w:instrText>
      </w:r>
      <w:r w:rsidRPr="001E7A27">
        <w:rPr>
          <w:rFonts w:ascii="Times New Roman" w:hAnsi="Times New Roman" w:cs="Times New Roman"/>
          <w:color w:val="auto"/>
          <w:sz w:val="22"/>
          <w:szCs w:val="22"/>
        </w:rPr>
        <w:fldChar w:fldCharType="separate"/>
      </w:r>
      <w:r w:rsidR="00025FA2" w:rsidRPr="001E7A27">
        <w:rPr>
          <w:rFonts w:ascii="Times New Roman" w:hAnsi="Times New Roman" w:cs="Times New Roman"/>
          <w:noProof/>
          <w:color w:val="auto"/>
          <w:sz w:val="22"/>
          <w:szCs w:val="22"/>
        </w:rPr>
        <w:t>(Ruddiman et al., 2016)</w:t>
      </w:r>
      <w:r w:rsidRPr="001E7A27">
        <w:rPr>
          <w:rFonts w:ascii="Times New Roman" w:hAnsi="Times New Roman" w:cs="Times New Roman"/>
          <w:color w:val="auto"/>
          <w:sz w:val="22"/>
          <w:szCs w:val="22"/>
        </w:rPr>
        <w:fldChar w:fldCharType="end"/>
      </w:r>
      <w:r w:rsidRPr="001E7A27">
        <w:rPr>
          <w:rFonts w:ascii="Times New Roman" w:hAnsi="Times New Roman" w:cs="Times New Roman"/>
          <w:color w:val="auto"/>
          <w:sz w:val="22"/>
          <w:szCs w:val="22"/>
        </w:rPr>
        <w:t>. Recent paleoceanographic evidence suggests that reminerali</w:t>
      </w:r>
      <w:ins w:id="895" w:author="Soapbox" w:date="2021-07-16T11:07:00Z">
        <w:r w:rsidR="00507331" w:rsidRPr="001E7A27">
          <w:rPr>
            <w:rFonts w:ascii="Times New Roman" w:hAnsi="Times New Roman" w:cs="Times New Roman"/>
            <w:color w:val="auto"/>
            <w:sz w:val="22"/>
            <w:szCs w:val="22"/>
          </w:rPr>
          <w:t>z</w:t>
        </w:r>
      </w:ins>
      <w:del w:id="896" w:author="Soapbox" w:date="2021-07-16T11:07:00Z">
        <w:r w:rsidRPr="001E7A27" w:rsidDel="00507331">
          <w:rPr>
            <w:rFonts w:ascii="Times New Roman" w:hAnsi="Times New Roman" w:cs="Times New Roman"/>
            <w:color w:val="auto"/>
            <w:sz w:val="22"/>
            <w:szCs w:val="22"/>
          </w:rPr>
          <w:delText>s</w:delText>
        </w:r>
      </w:del>
      <w:r w:rsidRPr="001E7A27">
        <w:rPr>
          <w:rFonts w:ascii="Times New Roman" w:hAnsi="Times New Roman" w:cs="Times New Roman"/>
          <w:color w:val="auto"/>
          <w:sz w:val="22"/>
          <w:szCs w:val="22"/>
        </w:rPr>
        <w:t xml:space="preserve">ed carbon outgassing associated with increased Southern Ocean circulation and upwelling </w:t>
      </w:r>
      <w:r w:rsidRPr="001E7A27">
        <w:rPr>
          <w:rFonts w:ascii="Times New Roman" w:hAnsi="Times New Roman" w:cs="Times New Roman"/>
          <w:color w:val="auto"/>
          <w:sz w:val="22"/>
          <w:szCs w:val="22"/>
        </w:rPr>
        <w:fldChar w:fldCharType="begin" w:fldLock="1"/>
      </w:r>
      <w:r w:rsidR="00747167" w:rsidRPr="001E7A27">
        <w:rPr>
          <w:rFonts w:ascii="Times New Roman" w:hAnsi="Times New Roman" w:cs="Times New Roman"/>
          <w:color w:val="auto"/>
          <w:sz w:val="22"/>
          <w:szCs w:val="22"/>
        </w:rPr>
        <w:instrText>ADDIN CSL_CITATION { "citationItems" : [ { "id" : "ITEM-1", "itemData" : { "DOI" : "10.1038/s41561-018-0191-8", "ISSN" : "1752-0894", "abstract" : "A rise in the atmospheric CO2 concentration of ~20 parts per million over the course of the Holocene has long been recognized as exceptional among interglacials and is in need of explanation. Previous hypotheses involved natural or anthropogenic changes in terrestrial biomass, carbonate compensation in response to deglacial outgassing of oceanic CO2, and enhanced shallow water carbonate deposition. Here, we compile new and previously published fossil-bound nitrogen isotope records from the Southern Ocean that indicate a rise in surface nitrate concentration through the Holocene. When coupled with increasing or constant export production, these data suggest an acceleration of nitrate supply to the Southern Ocean surface from underlying deep water. This change would have weakened the ocean\u2019s biological pump that stores CO2 in the ocean interior, possibly explaining the Holocene atmospheric CO2 rise. Over the Holocene, the circum-North Atlantic region cooled, and the formation of North Atlantic Deep Water appears to have slowed. Thus, the \u2018seesaw\u2019 in deep ocean ventilation between the North Atlantic and the Southern Ocean that has been invoked for millennial-scale events, deglaciations and the last interglacial period may have also operated, albeit in a more gradual form, over the Holocene.", "author" : [ { "dropping-particle" : "", "family" : "Studer", "given" : "Anja S.", "non-dropping-particle" : "", "parse-names" : false, "suffix" : "" }, { "dropping-particle" : "", "family" : "Sigman", "given" : "Daniel M.", "non-dropping-particle" : "", "parse-names" : false, "suffix" : "" }, { "dropping-particle" : "", "family" : "Mart\u00ednez-Garc\u00eda", "given" : "Alfredo", "non-dropping-particle" : "", "parse-names" : false, "suffix" : "" }, { "dropping-particle" : "", "family" : "Th\u00f6le", "given" : "Lena M.", "non-dropping-particle" : "", "parse-names" : false, "suffix" : "" }, { "dropping-particle" : "", "family" : "Michel", "given" : "Elisabeth", "non-dropping-particle" : "", "parse-names" : false, "suffix" : "" }, { "dropping-particle" : "", "family" : "Jaccard", "given" : "Samuel L.", "non-dropping-particle" : "", "parse-names" : false, "suffix" : "" }, { "dropping-particle" : "", "family" : "Lippold", "given" : "J\u00f6rg A.", "non-dropping-particle" : "", "parse-names" : false, "suffix" : "" }, { "dropping-particle" : "", "family" : "Mazaud", "given" : "Alain", "non-dropping-particle" : "", "parse-names" : false, "suffix" : "" }, { "dropping-particle" : "", "family" : "Wang", "given" : "Xingchen T.", "non-dropping-particle" : "", "parse-names" : false, "suffix" : "" }, { "dropping-particle" : "", "family" : "Robinson", "given" : "Laura F.", "non-dropping-particle" : "", "parse-names" : false, "suffix" : "" }, { "dropping-particle" : "", "family" : "Adkins", "given" : "Jess F.", "non-dropping-particle" : "", "parse-names" : false, "suffix" : "" }, { "dropping-particle" : "", "family" : "Haug", "given" : "Gerald H.", "non-dropping-particle" : "", "parse-names" : false, "suffix" : "" } ], "container-title" : "Nature Geoscience", "id" : "ITEM-1", "issue" : "10", "issued" : { "date-parts" : [ [ "2018", "10", "30" ] ] }, "page" : "756-760", "title" : "Increased nutrient supply to the Southern Ocean during the Holocene and its implications for the pre-industrial atmospheric CO2 rise", "translator" : [ { "dropping-particle" : "", "family" : "L4346", "given" : "", "non-dropping-particle" : "", "parse-names" : false, "suffix" : "" } ], "type" : "article-journal", "volume" : "11" }, "uris" : [ "http://www.mendeley.com/documents/?uuid=550388f0-2562-37d1-b3ef-68a1abfc05a2" ] } ], "mendeley" : { "formattedCitation" : "(Studer et al., 2018)", "plainTextFormattedCitation" : "(Studer et al., 2018)", "previouslyFormattedCitation" : "(Studer et al., 2018)" }, "properties" : { "noteIndex" : 0 }, "schema" : "https://github.com/citation-style-language/schema/raw/master/csl-citation.json" }</w:instrText>
      </w:r>
      <w:r w:rsidRPr="001E7A27">
        <w:rPr>
          <w:rFonts w:ascii="Times New Roman" w:hAnsi="Times New Roman" w:cs="Times New Roman"/>
          <w:color w:val="auto"/>
          <w:sz w:val="22"/>
          <w:szCs w:val="22"/>
        </w:rPr>
        <w:fldChar w:fldCharType="separate"/>
      </w:r>
      <w:r w:rsidR="00025FA2" w:rsidRPr="001E7A27">
        <w:rPr>
          <w:rFonts w:ascii="Times New Roman" w:hAnsi="Times New Roman" w:cs="Times New Roman"/>
          <w:noProof/>
          <w:color w:val="auto"/>
          <w:sz w:val="22"/>
          <w:szCs w:val="22"/>
        </w:rPr>
        <w:t>(Studer et al., 2018)</w:t>
      </w:r>
      <w:r w:rsidRPr="001E7A27">
        <w:rPr>
          <w:rFonts w:ascii="Times New Roman" w:hAnsi="Times New Roman" w:cs="Times New Roman"/>
          <w:color w:val="auto"/>
          <w:sz w:val="22"/>
          <w:szCs w:val="22"/>
        </w:rPr>
        <w:fldChar w:fldCharType="end"/>
      </w:r>
      <w:r w:rsidRPr="001E7A27">
        <w:rPr>
          <w:rFonts w:ascii="Times New Roman" w:hAnsi="Times New Roman" w:cs="Times New Roman"/>
          <w:color w:val="auto"/>
          <w:sz w:val="22"/>
          <w:szCs w:val="22"/>
        </w:rPr>
        <w:t xml:space="preserve">, possibly promoted by stronger Southern Hemisphere westerly winds </w:t>
      </w:r>
      <w:r w:rsidRPr="001E7A27">
        <w:rPr>
          <w:rFonts w:ascii="Times New Roman" w:hAnsi="Times New Roman" w:cs="Times New Roman"/>
          <w:color w:val="auto"/>
          <w:sz w:val="22"/>
          <w:szCs w:val="22"/>
        </w:rPr>
        <w:fldChar w:fldCharType="begin" w:fldLock="1"/>
      </w:r>
      <w:r w:rsidR="00747167" w:rsidRPr="001E7A27">
        <w:rPr>
          <w:rFonts w:ascii="Times New Roman" w:hAnsi="Times New Roman" w:cs="Times New Roman"/>
          <w:color w:val="auto"/>
          <w:sz w:val="22"/>
          <w:szCs w:val="22"/>
        </w:rPr>
        <w:instrText>ADDIN CSL_CITATION { "citationItems" : [ { "id" : "ITEM-1", "itemData" : { "DOI" : "10.1038/s41561-018-0186-5", "ISSN" : "1752-0894", "abstract" : "The Southern Hemisphere westerly winds (SHW) play an important role in regulating the capacity of the Southern Ocean carbon sink. They modulate upwelling of carbon-rich deep water and, with sea ice, determine the ocean surface area available for air\u2013sea gas exchange. Some models indicate that the current strengthening and poleward shift of these winds will weaken the carbon sink. If correct, centennial- to millennial-scale reconstructions of the SHW intensity should be linked with past changes in atmospheric CO2, temperature and sea ice. Here we present a 12,300-year reconstruction of wind strength based on three independent proxies that track inputs of sea-salt aerosols and minerogenic particles accumulating in lake sediments on sub-Antarctic Macquarie Island. Between about 12.1 thousand years ago (ka) and 11.2 ka, and since about 7 ka, the wind intensities were above their long-term mean and corresponded with increasing atmospheric CO2. Conversely, from about 11.2 to 7.2 ka, the wind intensities were below their long-term mean and corresponded with decreasing atmospheric CO2. These observations are consistent with model inferences of enhanced SHW contributing to the long-term outgassing of CO2 from the Southern Ocean.", "author" : [ { "dropping-particle" : "", "family" : "Saunders", "given" : "Krystyna M.", "non-dropping-particle" : "", "parse-names" : false, "suffix" : "" }, { "dropping-particle" : "", "family" : "Roberts", "given" : "Stephen J.", "non-dropping-particle" : "", "parse-names" : false, "suffix" : "" }, { "dropping-particle" : "", "family" : "Perren", "given" : "Bianca", "non-dropping-particle" : "", "parse-names" : false, "suffix" : "" }, { "dropping-particle" : "", "family" : "Butz", "given" : "Christoph", "non-dropping-particle" : "", "parse-names" : false, "suffix" : "" }, { "dropping-particle" : "", "family" : "Sime", "given" : "Louise", "non-dropping-particle" : "", "parse-names" : false, "suffix" : "" }, { "dropping-particle" : "", "family" : "Davies", "given" : "Sarah", "non-dropping-particle" : "", "parse-names" : false, "suffix" : "" }, { "dropping-particle" : "", "family" : "Nieuwenhuyze", "given" : "Wim", "non-dropping-particle" : "Van", "parse-names" : false, "suffix" : "" }, { "dropping-particle" : "", "family" : "Grosjean", "given" : "Martin", "non-dropping-particle" : "", "parse-names" : false, "suffix" : "" }, { "dropping-particle" : "", "family" : "Hodgson", "given" : "Dominic A.", "non-dropping-particle" : "", "parse-names" : false, "suffix" : "" } ], "container-title" : "Nature Geoscience", "id" : "ITEM-1", "issue" : "9", "issued" : { "date-parts" : [ [ "2018", "9", "23" ] ] }, "page" : "650-655", "publisher" : "Nature Publishing Group", "title" : "Holocene dynamics of the Southern Hemisphere westerly winds and possible links to CO2 outgassing", "translator" : [ { "dropping-particle" : "", "family" : "L7222", "given" : "", "non-dropping-particle" : "", "parse-names" : false, "suffix" : "" } ], "type" : "article-journal", "volume" : "11" }, "uris" : [ "http://www.mendeley.com/documents/?uuid=20f20323-ebac-478d-86db-c63a87d1cb17" ] } ], "mendeley" : { "formattedCitation" : "(Saunders et al., 2018)", "plainTextFormattedCitation" : "(Saunders et al., 2018)", "previouslyFormattedCitation" : "(Saunders et al., 2018)" }, "properties" : { "noteIndex" : 0 }, "schema" : "https://github.com/citation-style-language/schema/raw/master/csl-citation.json" }</w:instrText>
      </w:r>
      <w:r w:rsidRPr="001E7A27">
        <w:rPr>
          <w:rFonts w:ascii="Times New Roman" w:hAnsi="Times New Roman" w:cs="Times New Roman"/>
          <w:color w:val="auto"/>
          <w:sz w:val="22"/>
          <w:szCs w:val="22"/>
        </w:rPr>
        <w:fldChar w:fldCharType="separate"/>
      </w:r>
      <w:r w:rsidR="00025FA2" w:rsidRPr="001E7A27">
        <w:rPr>
          <w:rFonts w:ascii="Times New Roman" w:hAnsi="Times New Roman" w:cs="Times New Roman"/>
          <w:noProof/>
          <w:color w:val="auto"/>
          <w:sz w:val="22"/>
          <w:szCs w:val="22"/>
        </w:rPr>
        <w:t>(Saunders et al., 2018)</w:t>
      </w:r>
      <w:r w:rsidRPr="001E7A27">
        <w:rPr>
          <w:rFonts w:ascii="Times New Roman" w:hAnsi="Times New Roman" w:cs="Times New Roman"/>
          <w:color w:val="auto"/>
          <w:sz w:val="22"/>
          <w:szCs w:val="22"/>
        </w:rPr>
        <w:fldChar w:fldCharType="end"/>
      </w:r>
      <w:r w:rsidRPr="001E7A27">
        <w:rPr>
          <w:rFonts w:ascii="Times New Roman" w:hAnsi="Times New Roman" w:cs="Times New Roman"/>
          <w:color w:val="auto"/>
          <w:sz w:val="22"/>
          <w:szCs w:val="22"/>
        </w:rPr>
        <w:t>, could have additionally contributed to the late Holocene increase in atmospheric CO</w:t>
      </w:r>
      <w:r w:rsidRPr="001E7A27">
        <w:rPr>
          <w:rFonts w:ascii="Times New Roman" w:hAnsi="Times New Roman" w:cs="Times New Roman"/>
          <w:color w:val="auto"/>
          <w:sz w:val="22"/>
          <w:szCs w:val="22"/>
          <w:vertAlign w:val="subscript"/>
        </w:rPr>
        <w:t>2</w:t>
      </w:r>
      <w:r w:rsidRPr="001E7A27">
        <w:rPr>
          <w:rFonts w:ascii="Times New Roman" w:hAnsi="Times New Roman" w:cs="Times New Roman"/>
          <w:color w:val="auto"/>
          <w:sz w:val="22"/>
          <w:szCs w:val="22"/>
        </w:rPr>
        <w:t xml:space="preserve"> concentrations. However, the role of these mechanisms remained insignificant in transient Holocene ESM simulations </w:t>
      </w:r>
      <w:r w:rsidRPr="001E7A27">
        <w:rPr>
          <w:rFonts w:ascii="Times New Roman" w:hAnsi="Times New Roman" w:cs="Times New Roman"/>
          <w:color w:val="auto"/>
          <w:sz w:val="22"/>
          <w:szCs w:val="22"/>
        </w:rPr>
        <w:fldChar w:fldCharType="begin" w:fldLock="1"/>
      </w:r>
      <w:r w:rsidR="00747167" w:rsidRPr="001E7A27">
        <w:rPr>
          <w:rFonts w:ascii="Times New Roman" w:hAnsi="Times New Roman" w:cs="Times New Roman"/>
          <w:color w:val="auto"/>
          <w:sz w:val="22"/>
          <w:szCs w:val="22"/>
        </w:rPr>
        <w:instrText>ADDIN CSL_CITATION { "citationItems" : [ { "id" : "ITEM-1", "itemData" : { "DOI" : "10.5194/bg-16-2543-2019", "ISSN" : "17264189", "abstract" : "The atmospheric CO2 concentration increased by about 20ppm from 6000BCE to the pre-industrial period (1850CE). Several hypotheses have been proposed to explain mechanisms of this CO2 growth based on either ocean or land carbon sources. Here, we apply the Earth system model MPI-ESM-LR for two transient simulations of climate and carbon cycle dynamics during this period. In the first simulation, atmospheric CO2 is prescribed following ice-core CO2 data. In response to the growing atmospheric CO2 concentration, land carbon storage increases until 2000BCE, stagnates afterwards, and decreases from 1CE, while the ocean continuously takes CO2 out of the atmosphere after 4000BCE. This leads to a missing source of 166Pg of carbon in the ocean-land-atmosphere system by the end of the simulation. In the second experiment, we applied a CO2 nudging technique using surface alkalinity forcing to follow the reconstructed CO2 concentration while keeping the carbon cycle interactive. In that case the ocean is a source of CO2 from 6000 to 2000BCE due to a decrease in the surface ocean alkalinity. In the prescribed CO2 simulation, surface alkalinity declines as well. However, it is not sufficient to turn the ocean into a CO2 source. The carbonate ion concentration in the deep Atlantic decreases in both the prescribed and the interactive CO2 simulations, while the magnitude of the decrease in the prescribed CO2 experiment is underestimated in comparison with available proxies. As the land serves as a carbon sink until 2000BCE due to natural carbon cycle processes in both experiments, the missing source of carbon for land and atmosphere can only be attributed to the ocean. Within our model framework, an additional mechanism, such as surface alkalinity decrease, for example due to unaccounted for carbonate accumulation processes on shelves, is required for consistency with ice-core CO2 data. Consequently, our simulations support the hypothesis that the ocean was a source of CO2 until the late Holocene when anthropogenic CO2 sources started to affect atmospheric CO2.", "author" : [ { "dropping-particle" : "", "family" : "Brovkin", "given" : "Victor", "non-dropping-particle" : "", "parse-names" : false, "suffix" : "" }, { "dropping-particle" : "", "family" : "Lorenz", "given" : "Stephan", "non-dropping-particle" : "", "parse-names" : false, "suffix" : "" }, { "dropping-particle" : "", "family" : "Raddatz", "given" : "Thomas", "non-dropping-particle" : "", "parse-names" : false, "suffix" : "" }, { "dropping-particle" : "", "family" : "Ilyina", "given" : "Tatiana", "non-dropping-particle" : "", "parse-names" : false, "suffix" : "" }, { "dropping-particle" : "", "family" : "Stemmler", "given" : "Irene", "non-dropping-particle" : "", "parse-names" : false, "suffix" : "" }, { "dropping-particle" : "", "family" : "Toohey", "given" : "Matthew", "non-dropping-particle" : "", "parse-names" : false, "suffix" : "" }, { "dropping-particle" : "", "family" : "Claussen", "given" : "Martin", "non-dropping-particle" : "", "parse-names" : false, "suffix" : "" } ], "container-title" : "Biogeosciences", "id" : "ITEM-1", "issue" : "13", "issued" : { "date-parts" : [ [ "2019" ] ] }, "page" : "2543-2555", "title" : "What was the source of the atmospheric CO2 increase during the Holocene?", "translator" : [ { "dropping-particle" : "", "family" : "L7479", "given" : "", "non-dropping-particle" : "", "parse-names" : false, "suffix" : "" } ], "type" : "article-journal", "volume" : "16" }, "uris" : [ "http://www.mendeley.com/documents/?uuid=3e98df3d-02eb-487a-9534-8c87e27245bc", "http://www.mendeley.com/documents/?uuid=6bad6d30-c3ed-4e6b-bd03-6e19ec7b41e8" ] } ], "mendeley" : { "formattedCitation" : "(Brovkin et al., 2019)", "plainTextFormattedCitation" : "(Brovkin et al., 2019)", "previouslyFormattedCitation" : "(Brovkin et al., 2019)" }, "properties" : { "noteIndex" : 0 }, "schema" : "https://github.com/citation-style-language/schema/raw/master/csl-citation.json" }</w:instrText>
      </w:r>
      <w:r w:rsidRPr="001E7A27">
        <w:rPr>
          <w:rFonts w:ascii="Times New Roman" w:hAnsi="Times New Roman" w:cs="Times New Roman"/>
          <w:color w:val="auto"/>
          <w:sz w:val="22"/>
          <w:szCs w:val="22"/>
        </w:rPr>
        <w:fldChar w:fldCharType="separate"/>
      </w:r>
      <w:r w:rsidR="00025FA2" w:rsidRPr="001E7A27">
        <w:rPr>
          <w:rFonts w:ascii="Times New Roman" w:hAnsi="Times New Roman" w:cs="Times New Roman"/>
          <w:noProof/>
          <w:color w:val="auto"/>
          <w:sz w:val="22"/>
          <w:szCs w:val="22"/>
        </w:rPr>
        <w:t>(Brovkin et al., 2019)</w:t>
      </w:r>
      <w:r w:rsidRPr="001E7A27">
        <w:rPr>
          <w:rFonts w:ascii="Times New Roman" w:hAnsi="Times New Roman" w:cs="Times New Roman"/>
          <w:color w:val="auto"/>
          <w:sz w:val="22"/>
          <w:szCs w:val="22"/>
        </w:rPr>
        <w:fldChar w:fldCharType="end"/>
      </w:r>
      <w:r w:rsidRPr="001E7A27">
        <w:rPr>
          <w:rFonts w:ascii="Times New Roman" w:hAnsi="Times New Roman" w:cs="Times New Roman"/>
          <w:color w:val="auto"/>
          <w:sz w:val="22"/>
          <w:szCs w:val="22"/>
        </w:rPr>
        <w:t xml:space="preserve">. </w:t>
      </w:r>
      <w:r w:rsidRPr="001E7A27">
        <w:rPr>
          <w:rFonts w:ascii="Times New Roman" w:hAnsi="Times New Roman" w:cs="Times New Roman"/>
          <w:sz w:val="22"/>
          <w:szCs w:val="22"/>
        </w:rPr>
        <w:t>Overall, as in AR5</w:t>
      </w:r>
      <w:r w:rsidR="008669AD" w:rsidRPr="001E7A27">
        <w:rPr>
          <w:rFonts w:ascii="Times New Roman" w:hAnsi="Times New Roman" w:cs="Times New Roman"/>
          <w:sz w:val="22"/>
          <w:szCs w:val="22"/>
        </w:rPr>
        <w:t xml:space="preserve"> </w:t>
      </w:r>
      <w:r w:rsidR="008669AD" w:rsidRPr="001E7A27">
        <w:rPr>
          <w:rFonts w:ascii="Times New Roman" w:hAnsi="Times New Roman" w:cs="Times New Roman"/>
          <w:color w:val="auto"/>
          <w:sz w:val="22"/>
          <w:szCs w:val="22"/>
        </w:rPr>
        <w:t>(WGI, Chapter 5)</w:t>
      </w:r>
      <w:r w:rsidRPr="001E7A27">
        <w:rPr>
          <w:rFonts w:ascii="Times New Roman" w:hAnsi="Times New Roman" w:cs="Times New Roman"/>
          <w:sz w:val="22"/>
          <w:szCs w:val="22"/>
        </w:rPr>
        <w:t xml:space="preserve">, there is </w:t>
      </w:r>
      <w:r w:rsidRPr="001E7A27">
        <w:rPr>
          <w:rFonts w:ascii="Times New Roman" w:hAnsi="Times New Roman" w:cs="Times New Roman"/>
          <w:i/>
          <w:iCs/>
          <w:sz w:val="22"/>
          <w:szCs w:val="22"/>
        </w:rPr>
        <w:t>medium confidence</w:t>
      </w:r>
      <w:r w:rsidRPr="001E7A27">
        <w:rPr>
          <w:rFonts w:ascii="Times New Roman" w:hAnsi="Times New Roman" w:cs="Times New Roman"/>
          <w:sz w:val="22"/>
          <w:szCs w:val="22"/>
        </w:rPr>
        <w:t xml:space="preserve"> in the key drivers of the CO</w:t>
      </w:r>
      <w:r w:rsidRPr="001E7A27">
        <w:rPr>
          <w:rFonts w:ascii="Times New Roman" w:hAnsi="Times New Roman" w:cs="Times New Roman"/>
          <w:sz w:val="22"/>
          <w:szCs w:val="22"/>
          <w:vertAlign w:val="subscript"/>
        </w:rPr>
        <w:t>2</w:t>
      </w:r>
      <w:r w:rsidRPr="001E7A27">
        <w:rPr>
          <w:rFonts w:ascii="Times New Roman" w:hAnsi="Times New Roman" w:cs="Times New Roman"/>
          <w:sz w:val="22"/>
          <w:szCs w:val="22"/>
        </w:rPr>
        <w:t xml:space="preserve"> increase between the early Holocene and the beginning of the industrial era</w:t>
      </w:r>
      <w:ins w:id="897" w:author="Soapbox" w:date="2021-07-16T11:18:00Z">
        <w:r w:rsidR="009B6F35" w:rsidRPr="001E7A27">
          <w:rPr>
            <w:rFonts w:ascii="Times New Roman" w:hAnsi="Times New Roman" w:cs="Times New Roman"/>
            <w:sz w:val="22"/>
            <w:szCs w:val="22"/>
          </w:rPr>
          <w:t>,</w:t>
        </w:r>
      </w:ins>
      <w:r w:rsidRPr="001E7A27">
        <w:rPr>
          <w:rFonts w:ascii="Times New Roman" w:hAnsi="Times New Roman" w:cs="Times New Roman"/>
          <w:sz w:val="22"/>
          <w:szCs w:val="22"/>
        </w:rPr>
        <w:t xml:space="preserve"> yet there is </w:t>
      </w:r>
      <w:r w:rsidRPr="001E7A27">
        <w:rPr>
          <w:rFonts w:ascii="Times New Roman" w:hAnsi="Times New Roman" w:cs="Times New Roman"/>
          <w:i/>
          <w:iCs/>
          <w:sz w:val="22"/>
          <w:szCs w:val="22"/>
        </w:rPr>
        <w:t>low confidence</w:t>
      </w:r>
      <w:r w:rsidRPr="001E7A27">
        <w:rPr>
          <w:rFonts w:ascii="Times New Roman" w:hAnsi="Times New Roman" w:cs="Times New Roman"/>
          <w:sz w:val="22"/>
          <w:szCs w:val="22"/>
        </w:rPr>
        <w:t xml:space="preserve"> </w:t>
      </w:r>
      <w:del w:id="898" w:author="Soapbox" w:date="2021-07-16T11:19:00Z">
        <w:r w:rsidRPr="001E7A27" w:rsidDel="009B6F35">
          <w:rPr>
            <w:rFonts w:ascii="Times New Roman" w:hAnsi="Times New Roman" w:cs="Times New Roman"/>
            <w:sz w:val="22"/>
            <w:szCs w:val="22"/>
          </w:rPr>
          <w:delText xml:space="preserve">to </w:delText>
        </w:r>
      </w:del>
      <w:ins w:id="899" w:author="Soapbox" w:date="2021-07-16T11:19:00Z">
        <w:r w:rsidR="009B6F35" w:rsidRPr="001E7A27">
          <w:rPr>
            <w:rFonts w:ascii="Times New Roman" w:hAnsi="Times New Roman" w:cs="Times New Roman"/>
            <w:sz w:val="22"/>
            <w:szCs w:val="22"/>
          </w:rPr>
          <w:t xml:space="preserve">in </w:t>
        </w:r>
      </w:ins>
      <w:r w:rsidRPr="001E7A27">
        <w:rPr>
          <w:rFonts w:ascii="Times New Roman" w:hAnsi="Times New Roman" w:cs="Times New Roman"/>
          <w:sz w:val="22"/>
          <w:szCs w:val="22"/>
        </w:rPr>
        <w:t>the relative contributions of these drivers due to insufficient quantitative constraints on particular processes</w:t>
      </w:r>
      <w:r w:rsidRPr="001E7A27">
        <w:t xml:space="preserve">. </w:t>
      </w:r>
    </w:p>
    <w:p w14:paraId="63671041" w14:textId="77777777" w:rsidR="006D6F95" w:rsidRPr="001E7A27" w:rsidRDefault="006D6F95" w:rsidP="00FA7D52">
      <w:pPr>
        <w:pStyle w:val="AR6BodyText"/>
        <w:rPr>
          <w:lang w:val="en-GB"/>
        </w:rPr>
      </w:pPr>
    </w:p>
    <w:p w14:paraId="03E76E33" w14:textId="77777777" w:rsidR="006D6F95" w:rsidRPr="001E7A27" w:rsidRDefault="006D6F95" w:rsidP="00FA7D52">
      <w:pPr>
        <w:pStyle w:val="AR6BodyText"/>
        <w:rPr>
          <w:lang w:val="en-GB"/>
        </w:rPr>
      </w:pPr>
    </w:p>
    <w:p w14:paraId="607B532C" w14:textId="384989CD" w:rsidR="006D6F95" w:rsidRPr="001E7A27" w:rsidRDefault="006D6F95" w:rsidP="0098460A">
      <w:pPr>
        <w:pStyle w:val="AR6Chap5Level151"/>
        <w:rPr>
          <w:lang w:val="en-GB"/>
        </w:rPr>
      </w:pPr>
      <w:bookmarkStart w:id="900" w:name="_Toc5716899"/>
      <w:bookmarkStart w:id="901" w:name="_Toc33564236"/>
      <w:bookmarkStart w:id="902" w:name="_Toc70535648"/>
      <w:r w:rsidRPr="001E7A27">
        <w:rPr>
          <w:lang w:val="en-GB"/>
        </w:rPr>
        <w:t>Historical Trends, Variability and Budgets of CO</w:t>
      </w:r>
      <w:r w:rsidRPr="001E7A27">
        <w:rPr>
          <w:vertAlign w:val="subscript"/>
          <w:lang w:val="en-GB"/>
          <w:rPrChange w:id="903" w:author="Soapbox" w:date="2021-07-15T08:21:00Z">
            <w:rPr/>
          </w:rPrChange>
        </w:rPr>
        <w:t>2</w:t>
      </w:r>
      <w:r w:rsidRPr="001E7A27">
        <w:rPr>
          <w:lang w:val="en-GB"/>
        </w:rPr>
        <w:t>, CH</w:t>
      </w:r>
      <w:r w:rsidRPr="001E7A27">
        <w:rPr>
          <w:vertAlign w:val="subscript"/>
          <w:lang w:val="en-GB"/>
          <w:rPrChange w:id="904" w:author="Soapbox" w:date="2021-07-15T08:23:00Z">
            <w:rPr/>
          </w:rPrChange>
        </w:rPr>
        <w:t>4</w:t>
      </w:r>
      <w:r w:rsidRPr="001E7A27">
        <w:rPr>
          <w:lang w:val="en-GB"/>
        </w:rPr>
        <w:t>, and N</w:t>
      </w:r>
      <w:r w:rsidRPr="001E7A27">
        <w:rPr>
          <w:vertAlign w:val="subscript"/>
          <w:lang w:val="en-GB"/>
          <w:rPrChange w:id="905" w:author="Soapbox" w:date="2021-07-15T08:23:00Z">
            <w:rPr/>
          </w:rPrChange>
        </w:rPr>
        <w:t>2</w:t>
      </w:r>
      <w:r w:rsidRPr="001E7A27">
        <w:rPr>
          <w:lang w:val="en-GB"/>
        </w:rPr>
        <w:t>O</w:t>
      </w:r>
      <w:bookmarkEnd w:id="900"/>
      <w:bookmarkEnd w:id="901"/>
      <w:bookmarkEnd w:id="902"/>
      <w:r w:rsidRPr="001E7A27">
        <w:rPr>
          <w:lang w:val="en-GB"/>
        </w:rPr>
        <w:t xml:space="preserve"> </w:t>
      </w:r>
    </w:p>
    <w:p w14:paraId="7632A51C" w14:textId="77777777" w:rsidR="006D6F95" w:rsidRPr="001E7A27" w:rsidRDefault="006D6F95" w:rsidP="006D6F95">
      <w:pPr>
        <w:pStyle w:val="AR6BodyText"/>
        <w:rPr>
          <w:rFonts w:cs="Times New Roman"/>
          <w:lang w:val="en-GB"/>
        </w:rPr>
      </w:pPr>
    </w:p>
    <w:p w14:paraId="0FF5131E" w14:textId="54C1D4DF" w:rsidR="006D6F95" w:rsidRPr="001E7A27" w:rsidRDefault="006D6F95" w:rsidP="006D6F95">
      <w:pPr>
        <w:pStyle w:val="AR6BodyText"/>
        <w:rPr>
          <w:rFonts w:cs="Times New Roman"/>
          <w:lang w:val="en-GB"/>
        </w:rPr>
      </w:pPr>
      <w:r w:rsidRPr="001E7A27">
        <w:rPr>
          <w:rFonts w:cs="Times New Roman"/>
          <w:lang w:val="en-GB"/>
        </w:rPr>
        <w:t xml:space="preserve">This section assesses the trends and variability in atmospheric accumulation of the three main </w:t>
      </w:r>
      <w:ins w:id="906" w:author="Soapbox" w:date="2021-07-16T12:26:00Z">
        <w:r w:rsidR="00B7601A" w:rsidRPr="001E7A27">
          <w:rPr>
            <w:rFonts w:cs="Times New Roman"/>
            <w:lang w:val="en-GB"/>
          </w:rPr>
          <w:t>greenhouse gases (</w:t>
        </w:r>
      </w:ins>
      <w:r w:rsidRPr="001E7A27">
        <w:rPr>
          <w:rFonts w:cs="Times New Roman"/>
          <w:lang w:val="en-GB"/>
        </w:rPr>
        <w:t>GHGs</w:t>
      </w:r>
      <w:ins w:id="907" w:author="Soapbox" w:date="2021-07-16T12:26:00Z">
        <w:r w:rsidR="00B7601A" w:rsidRPr="001E7A27">
          <w:rPr>
            <w:rFonts w:cs="Times New Roman"/>
            <w:lang w:val="en-GB"/>
          </w:rPr>
          <w:t>) –</w:t>
        </w:r>
      </w:ins>
      <w:del w:id="908" w:author="Soapbox" w:date="2021-07-16T12:26:00Z">
        <w:r w:rsidRPr="001E7A27" w:rsidDel="00B7601A">
          <w:rPr>
            <w:rFonts w:cs="Times New Roman"/>
            <w:lang w:val="en-GB"/>
          </w:rPr>
          <w:delText xml:space="preserve"> (</w:delText>
        </w:r>
      </w:del>
      <w:ins w:id="909" w:author="Soapbox" w:date="2021-07-16T12:26:00Z">
        <w:r w:rsidR="00B7601A" w:rsidRPr="001E7A27">
          <w:rPr>
            <w:rFonts w:cs="Times New Roman"/>
            <w:lang w:val="en-GB"/>
          </w:rPr>
          <w:t xml:space="preserve"> </w:t>
        </w:r>
      </w:ins>
      <w:r w:rsidRPr="001E7A27">
        <w:rPr>
          <w:rFonts w:cs="Times New Roman"/>
          <w:lang w:val="en-GB"/>
        </w:rPr>
        <w:t>CO</w:t>
      </w:r>
      <w:r w:rsidRPr="001E7A27">
        <w:rPr>
          <w:rFonts w:cs="Times New Roman"/>
          <w:vertAlign w:val="subscript"/>
          <w:lang w:val="en-GB"/>
        </w:rPr>
        <w:t>2</w:t>
      </w:r>
      <w:r w:rsidRPr="001E7A27">
        <w:rPr>
          <w:rFonts w:cs="Times New Roman"/>
          <w:lang w:val="en-GB"/>
        </w:rPr>
        <w:t>, CH</w:t>
      </w:r>
      <w:r w:rsidRPr="001E7A27">
        <w:rPr>
          <w:rFonts w:cs="Times New Roman"/>
          <w:vertAlign w:val="subscript"/>
          <w:lang w:val="en-GB"/>
        </w:rPr>
        <w:t>4</w:t>
      </w:r>
      <w:r w:rsidRPr="001E7A27">
        <w:rPr>
          <w:rFonts w:cs="Times New Roman"/>
          <w:lang w:val="en-GB"/>
        </w:rPr>
        <w:t xml:space="preserve"> and N</w:t>
      </w:r>
      <w:r w:rsidRPr="001E7A27">
        <w:rPr>
          <w:rFonts w:cs="Times New Roman"/>
          <w:vertAlign w:val="subscript"/>
          <w:lang w:val="en-GB"/>
        </w:rPr>
        <w:t>2</w:t>
      </w:r>
      <w:r w:rsidRPr="001E7A27">
        <w:rPr>
          <w:rFonts w:cs="Times New Roman"/>
          <w:lang w:val="en-GB"/>
        </w:rPr>
        <w:t>O</w:t>
      </w:r>
      <w:ins w:id="910" w:author="Soapbox" w:date="2021-07-16T12:27:00Z">
        <w:r w:rsidR="00B7601A" w:rsidRPr="001E7A27">
          <w:rPr>
            <w:rFonts w:cs="Times New Roman"/>
            <w:lang w:val="en-GB"/>
          </w:rPr>
          <w:t xml:space="preserve"> –</w:t>
        </w:r>
      </w:ins>
      <w:del w:id="911" w:author="Soapbox" w:date="2021-07-16T12:26:00Z">
        <w:r w:rsidRPr="001E7A27" w:rsidDel="00B7601A">
          <w:rPr>
            <w:rFonts w:cs="Times New Roman"/>
            <w:lang w:val="en-GB"/>
          </w:rPr>
          <w:delText>),</w:delText>
        </w:r>
      </w:del>
      <w:r w:rsidRPr="001E7A27">
        <w:rPr>
          <w:rFonts w:cs="Times New Roman"/>
          <w:lang w:val="en-GB"/>
        </w:rPr>
        <w:t xml:space="preserve"> their ocean and terrestrial sources and sinks as well as their budgets during the </w:t>
      </w:r>
      <w:r w:rsidR="000E0395" w:rsidRPr="001E7A27">
        <w:rPr>
          <w:rFonts w:cs="Times New Roman"/>
          <w:lang w:val="en-GB"/>
        </w:rPr>
        <w:t xml:space="preserve">Industrial Era </w:t>
      </w:r>
      <w:r w:rsidRPr="001E7A27">
        <w:rPr>
          <w:rFonts w:cs="Times New Roman"/>
          <w:lang w:val="en-GB"/>
        </w:rPr>
        <w:t>(1750</w:t>
      </w:r>
      <w:r w:rsidRPr="001E7A27">
        <w:rPr>
          <w:lang w:val="en-GB"/>
        </w:rPr>
        <w:t>–</w:t>
      </w:r>
      <w:r w:rsidRPr="001E7A27">
        <w:rPr>
          <w:rFonts w:cs="Times New Roman"/>
          <w:lang w:val="en-GB"/>
        </w:rPr>
        <w:t>2019). Emphasis is placed on the more recent contemporary period (1959–2019) where understanding is increasingly better constrained by atmospheric, ocean and land observations. The section also assesses our increased understanding of the anthropogenic forcing and processes driving the trends, as well as how variability at the seasonal to decadal scales provide insights on the mechanism governing long-term trends and emerging biogeochemical</w:t>
      </w:r>
      <w:ins w:id="912" w:author="Tom Maycock" w:date="2021-09-08T15:06:00Z">
        <w:r w:rsidR="00AF3341" w:rsidRPr="001E7A27">
          <w:rPr>
            <w:rFonts w:cs="Times New Roman"/>
            <w:lang w:val="en-GB"/>
          </w:rPr>
          <w:t>–</w:t>
        </w:r>
      </w:ins>
      <w:commentRangeStart w:id="913"/>
      <w:commentRangeStart w:id="914"/>
      <w:del w:id="915" w:author="Tom Maycock" w:date="2021-09-08T15:06:00Z">
        <w:r w:rsidRPr="001E7A27" w:rsidDel="00AF3341">
          <w:rPr>
            <w:rFonts w:cs="Times New Roman"/>
            <w:lang w:val="en-GB"/>
          </w:rPr>
          <w:delText>-</w:delText>
        </w:r>
      </w:del>
      <w:commentRangeEnd w:id="913"/>
      <w:r w:rsidR="00AE301B" w:rsidRPr="001E7A27">
        <w:rPr>
          <w:rStyle w:val="CommentReference"/>
          <w:lang w:val="en-GB"/>
        </w:rPr>
        <w:commentReference w:id="913"/>
      </w:r>
      <w:commentRangeEnd w:id="914"/>
      <w:r w:rsidR="00AF3341" w:rsidRPr="001E7A27">
        <w:rPr>
          <w:rStyle w:val="CommentReference"/>
          <w:lang w:val="en-GB"/>
        </w:rPr>
        <w:commentReference w:id="914"/>
      </w:r>
      <w:r w:rsidRPr="001E7A27">
        <w:rPr>
          <w:rFonts w:cs="Times New Roman"/>
          <w:lang w:val="en-GB"/>
        </w:rPr>
        <w:t>climate feedbacks with their regional characteristics.</w:t>
      </w:r>
    </w:p>
    <w:p w14:paraId="47EB27C3" w14:textId="77777777" w:rsidR="006D6F95" w:rsidRPr="001E7A27" w:rsidRDefault="006D6F95" w:rsidP="006D6F95">
      <w:pPr>
        <w:pStyle w:val="AR6BodyText"/>
        <w:rPr>
          <w:rFonts w:cs="Times New Roman"/>
          <w:lang w:val="en-GB"/>
        </w:rPr>
      </w:pPr>
    </w:p>
    <w:p w14:paraId="4E72AE0E" w14:textId="77777777" w:rsidR="002F5491" w:rsidRPr="001E7A27" w:rsidRDefault="002F5491" w:rsidP="005C7F25">
      <w:pPr>
        <w:pStyle w:val="AR6BodyText"/>
        <w:rPr>
          <w:rFonts w:cs="Times New Roman"/>
          <w:lang w:val="en-GB"/>
        </w:rPr>
      </w:pPr>
    </w:p>
    <w:p w14:paraId="236130B8" w14:textId="220DB91C" w:rsidR="006D6F95" w:rsidRPr="001E7A27" w:rsidRDefault="006D6F95" w:rsidP="0098460A">
      <w:pPr>
        <w:pStyle w:val="AR6Chap5Level2511"/>
        <w:rPr>
          <w:lang w:val="en-GB"/>
        </w:rPr>
      </w:pPr>
      <w:bookmarkStart w:id="916" w:name="_Toc33564237"/>
      <w:bookmarkStart w:id="917" w:name="_Toc70535649"/>
      <w:r w:rsidRPr="001E7A27">
        <w:rPr>
          <w:lang w:val="en-GB"/>
        </w:rPr>
        <w:t>CO</w:t>
      </w:r>
      <w:r w:rsidRPr="001E7A27">
        <w:rPr>
          <w:vertAlign w:val="subscript"/>
          <w:lang w:val="en-GB"/>
        </w:rPr>
        <w:t>2</w:t>
      </w:r>
      <w:r w:rsidRPr="001E7A27">
        <w:rPr>
          <w:lang w:val="en-GB"/>
        </w:rPr>
        <w:t>: Trends, Variability and Budget</w:t>
      </w:r>
      <w:bookmarkEnd w:id="916"/>
      <w:bookmarkEnd w:id="917"/>
    </w:p>
    <w:p w14:paraId="6296C441" w14:textId="77777777" w:rsidR="006D6F95" w:rsidRPr="001E7A27" w:rsidRDefault="006D6F95" w:rsidP="005C7F25">
      <w:pPr>
        <w:pStyle w:val="AR6Chap5Level35111"/>
        <w:numPr>
          <w:ilvl w:val="0"/>
          <w:numId w:val="0"/>
        </w:numPr>
        <w:ind w:left="864" w:hanging="864"/>
        <w:rPr>
          <w:lang w:val="en-GB"/>
        </w:rPr>
      </w:pPr>
    </w:p>
    <w:p w14:paraId="4CF3E168" w14:textId="15F3DF8B" w:rsidR="006D6F95" w:rsidRPr="001E7A27" w:rsidRDefault="006D6F95" w:rsidP="0098460A">
      <w:pPr>
        <w:pStyle w:val="AR6Chap5Level35111"/>
        <w:rPr>
          <w:lang w:val="en-GB"/>
        </w:rPr>
      </w:pPr>
      <w:bookmarkStart w:id="918" w:name="_Toc5716902"/>
      <w:bookmarkStart w:id="919" w:name="_Toc33564239"/>
      <w:bookmarkStart w:id="920" w:name="_Toc70535650"/>
      <w:r w:rsidRPr="001E7A27">
        <w:rPr>
          <w:lang w:val="en-GB"/>
        </w:rPr>
        <w:t>Anthropogenic CO</w:t>
      </w:r>
      <w:r w:rsidRPr="001E7A27">
        <w:rPr>
          <w:vertAlign w:val="subscript"/>
          <w:lang w:val="en-GB"/>
        </w:rPr>
        <w:t>2</w:t>
      </w:r>
      <w:r w:rsidRPr="001E7A27">
        <w:rPr>
          <w:lang w:val="en-GB"/>
        </w:rPr>
        <w:t xml:space="preserve"> Emissions</w:t>
      </w:r>
      <w:bookmarkEnd w:id="918"/>
      <w:bookmarkEnd w:id="919"/>
      <w:bookmarkEnd w:id="920"/>
      <w:r w:rsidRPr="001E7A27">
        <w:rPr>
          <w:lang w:val="en-GB"/>
        </w:rPr>
        <w:t xml:space="preserve"> </w:t>
      </w:r>
    </w:p>
    <w:p w14:paraId="431B2CEC" w14:textId="77777777" w:rsidR="006D6F95" w:rsidRPr="001E7A27" w:rsidRDefault="006D6F95" w:rsidP="005C7F25">
      <w:pPr>
        <w:pStyle w:val="AR6BodyText"/>
        <w:rPr>
          <w:lang w:val="en-GB" w:eastAsia="en-US"/>
        </w:rPr>
      </w:pPr>
    </w:p>
    <w:p w14:paraId="049720EC" w14:textId="72949F9C" w:rsidR="006D6F95" w:rsidRPr="001E7A27" w:rsidRDefault="006D6F95" w:rsidP="005C7F25">
      <w:pPr>
        <w:pStyle w:val="AR6BodyText"/>
        <w:rPr>
          <w:rFonts w:cs="Times New Roman"/>
          <w:lang w:val="en-GB"/>
        </w:rPr>
      </w:pPr>
      <w:r w:rsidRPr="001E7A27">
        <w:rPr>
          <w:lang w:val="en-GB"/>
        </w:rPr>
        <w:t xml:space="preserve">There are two anthropogenic sources of </w:t>
      </w:r>
      <w:ins w:id="921" w:author="Soapbox" w:date="2021-07-27T13:32:00Z">
        <w:r w:rsidR="008C3697" w:rsidRPr="001E7A27">
          <w:rPr>
            <w:lang w:val="en-GB"/>
          </w:rPr>
          <w:t>carbon dioxide (</w:t>
        </w:r>
      </w:ins>
      <w:r w:rsidRPr="001E7A27">
        <w:rPr>
          <w:lang w:val="en-GB"/>
        </w:rPr>
        <w:t>C</w:t>
      </w:r>
      <w:r w:rsidRPr="001E7A27">
        <w:rPr>
          <w:rFonts w:ascii="Times" w:hAnsi="Times"/>
          <w:lang w:val="en-GB"/>
        </w:rPr>
        <w:t>O</w:t>
      </w:r>
      <w:r w:rsidRPr="001E7A27">
        <w:rPr>
          <w:rFonts w:ascii="Times" w:hAnsi="Times"/>
          <w:vertAlign w:val="subscript"/>
          <w:lang w:val="en-GB"/>
        </w:rPr>
        <w:t>2</w:t>
      </w:r>
      <w:ins w:id="922" w:author="Soapbox" w:date="2021-07-27T13:32:00Z">
        <w:r w:rsidR="008C3697" w:rsidRPr="001E7A27">
          <w:rPr>
            <w:rFonts w:ascii="Times" w:hAnsi="Times"/>
            <w:lang w:val="en-GB"/>
          </w:rPr>
          <w:t>)</w:t>
        </w:r>
      </w:ins>
      <w:r w:rsidRPr="001E7A27">
        <w:rPr>
          <w:rFonts w:ascii="Times" w:hAnsi="Times"/>
          <w:lang w:val="en-GB"/>
        </w:rPr>
        <w:t xml:space="preserve">: fossil emissions and </w:t>
      </w:r>
      <w:r w:rsidR="00E253CD" w:rsidRPr="001E7A27">
        <w:rPr>
          <w:rFonts w:ascii="Times" w:hAnsi="Times"/>
          <w:lang w:val="en-GB"/>
        </w:rPr>
        <w:t xml:space="preserve">net </w:t>
      </w:r>
      <w:r w:rsidRPr="001E7A27">
        <w:rPr>
          <w:rFonts w:ascii="Times" w:hAnsi="Times"/>
          <w:lang w:val="en-GB"/>
        </w:rPr>
        <w:t xml:space="preserve">emissions </w:t>
      </w:r>
      <w:r w:rsidR="00E253CD" w:rsidRPr="001E7A27">
        <w:rPr>
          <w:rFonts w:ascii="Times" w:hAnsi="Times"/>
          <w:lang w:val="en-GB"/>
        </w:rPr>
        <w:t xml:space="preserve">(including removals) </w:t>
      </w:r>
      <w:r w:rsidRPr="001E7A27">
        <w:rPr>
          <w:rFonts w:ascii="Times" w:hAnsi="Times"/>
          <w:lang w:val="en-GB"/>
        </w:rPr>
        <w:t>resulting from land</w:t>
      </w:r>
      <w:ins w:id="923" w:author="Soapbox" w:date="2021-07-16T12:23:00Z">
        <w:r w:rsidR="00ED666E" w:rsidRPr="001E7A27">
          <w:rPr>
            <w:rFonts w:ascii="Times" w:hAnsi="Times"/>
            <w:lang w:val="en-GB"/>
          </w:rPr>
          <w:t>-</w:t>
        </w:r>
      </w:ins>
      <w:del w:id="924" w:author="Soapbox" w:date="2021-07-16T12:23:00Z">
        <w:r w:rsidRPr="001E7A27" w:rsidDel="00ED666E">
          <w:rPr>
            <w:rFonts w:ascii="Times" w:hAnsi="Times"/>
            <w:lang w:val="en-GB"/>
          </w:rPr>
          <w:delText xml:space="preserve"> </w:delText>
        </w:r>
      </w:del>
      <w:r w:rsidRPr="001E7A27">
        <w:rPr>
          <w:rFonts w:ascii="Times" w:hAnsi="Times"/>
          <w:lang w:val="en-GB"/>
        </w:rPr>
        <w:t>use change and land management</w:t>
      </w:r>
      <w:r w:rsidR="009F4211" w:rsidRPr="001E7A27">
        <w:rPr>
          <w:rFonts w:ascii="Times" w:hAnsi="Times"/>
          <w:lang w:val="en-GB"/>
        </w:rPr>
        <w:t xml:space="preserve"> (also shown in this chapter as </w:t>
      </w:r>
      <w:r w:rsidR="00E253CD" w:rsidRPr="001E7A27">
        <w:rPr>
          <w:rFonts w:ascii="Times" w:hAnsi="Times"/>
          <w:lang w:val="en-GB"/>
        </w:rPr>
        <w:t>LULUCF</w:t>
      </w:r>
      <w:r w:rsidR="009F4211" w:rsidRPr="001E7A27">
        <w:rPr>
          <w:rFonts w:ascii="Times" w:hAnsi="Times"/>
          <w:lang w:val="en-GB"/>
        </w:rPr>
        <w:t xml:space="preserve">: </w:t>
      </w:r>
      <w:r w:rsidR="00E253CD" w:rsidRPr="001E7A27">
        <w:rPr>
          <w:rFonts w:cs="Times New Roman"/>
          <w:lang w:val="en-GB"/>
        </w:rPr>
        <w:t>land</w:t>
      </w:r>
      <w:ins w:id="925" w:author="Tom Maycock" w:date="2021-09-08T15:09:00Z">
        <w:r w:rsidR="00AF3341" w:rsidRPr="001E7A27">
          <w:rPr>
            <w:rFonts w:cs="Times New Roman"/>
            <w:lang w:val="en-GB"/>
          </w:rPr>
          <w:t xml:space="preserve"> </w:t>
        </w:r>
      </w:ins>
      <w:del w:id="926" w:author="Tom Maycock" w:date="2021-09-08T15:09:00Z">
        <w:r w:rsidR="00E253CD" w:rsidRPr="001E7A27" w:rsidDel="00AF3341">
          <w:rPr>
            <w:rFonts w:cs="Times New Roman"/>
            <w:lang w:val="en-GB"/>
          </w:rPr>
          <w:delText>-</w:delText>
        </w:r>
      </w:del>
      <w:r w:rsidR="00E253CD" w:rsidRPr="001E7A27">
        <w:rPr>
          <w:rFonts w:cs="Times New Roman"/>
          <w:lang w:val="en-GB"/>
        </w:rPr>
        <w:t>use, land-use change, and forestry</w:t>
      </w:r>
      <w:del w:id="927" w:author="Ian Blenkinsop" w:date="2021-07-28T12:26:00Z">
        <w:r w:rsidR="00E253CD" w:rsidRPr="001E7A27" w:rsidDel="004D35CE">
          <w:rPr>
            <w:rFonts w:cs="Times New Roman"/>
            <w:lang w:val="en-GB"/>
          </w:rPr>
          <w:delText xml:space="preserve">, </w:delText>
        </w:r>
      </w:del>
      <w:ins w:id="928" w:author="Ian Blenkinsop" w:date="2021-07-28T12:26:00Z">
        <w:r w:rsidR="004D35CE" w:rsidRPr="001E7A27">
          <w:rPr>
            <w:rFonts w:cs="Times New Roman"/>
            <w:lang w:val="en-GB"/>
          </w:rPr>
          <w:t xml:space="preserve">; in previous IPCC reports it has been </w:t>
        </w:r>
      </w:ins>
      <w:r w:rsidR="00E253CD" w:rsidRPr="001E7A27">
        <w:rPr>
          <w:rFonts w:cs="Times New Roman"/>
          <w:lang w:val="en-GB"/>
        </w:rPr>
        <w:t>termed forestry and other land use</w:t>
      </w:r>
      <w:del w:id="929" w:author="Ian Blenkinsop" w:date="2021-07-28T12:26:00Z">
        <w:r w:rsidR="00E253CD" w:rsidRPr="001E7A27" w:rsidDel="004D35CE">
          <w:rPr>
            <w:rFonts w:cs="Times New Roman"/>
            <w:lang w:val="en-GB"/>
          </w:rPr>
          <w:delText xml:space="preserve"> (</w:delText>
        </w:r>
      </w:del>
      <w:ins w:id="930" w:author="Ian Blenkinsop" w:date="2021-07-28T12:26:00Z">
        <w:r w:rsidR="004D35CE" w:rsidRPr="001E7A27">
          <w:rPr>
            <w:rFonts w:cs="Times New Roman"/>
            <w:lang w:val="en-GB"/>
          </w:rPr>
          <w:t xml:space="preserve">, </w:t>
        </w:r>
      </w:ins>
      <w:r w:rsidR="00E253CD" w:rsidRPr="001E7A27">
        <w:rPr>
          <w:rFonts w:cs="Times New Roman"/>
          <w:lang w:val="en-GB"/>
        </w:rPr>
        <w:t>FOLU</w:t>
      </w:r>
      <w:del w:id="931" w:author="Ian Blenkinsop" w:date="2021-07-28T12:26:00Z">
        <w:r w:rsidR="00E253CD" w:rsidRPr="001E7A27" w:rsidDel="004D35CE">
          <w:rPr>
            <w:rFonts w:cs="Times New Roman"/>
            <w:lang w:val="en-GB"/>
          </w:rPr>
          <w:delText>) in previous IPCC reports</w:delText>
        </w:r>
      </w:del>
      <w:r w:rsidR="009F4211" w:rsidRPr="001E7A27">
        <w:rPr>
          <w:rFonts w:cs="Times New Roman"/>
          <w:lang w:val="en-GB"/>
        </w:rPr>
        <w:t>)</w:t>
      </w:r>
      <w:r w:rsidRPr="001E7A27">
        <w:rPr>
          <w:rFonts w:ascii="Times" w:hAnsi="Times"/>
          <w:lang w:val="en-GB"/>
        </w:rPr>
        <w:t>.</w:t>
      </w:r>
      <w:r w:rsidRPr="001E7A27" w:rsidDel="00EC3B79">
        <w:rPr>
          <w:rFonts w:ascii="Times" w:hAnsi="Times"/>
          <w:lang w:val="en-GB"/>
        </w:rPr>
        <w:t xml:space="preserve"> </w:t>
      </w:r>
      <w:r w:rsidRPr="001E7A27">
        <w:rPr>
          <w:lang w:val="en-GB"/>
        </w:rPr>
        <w:t>Fossil CO</w:t>
      </w:r>
      <w:r w:rsidRPr="001E7A27">
        <w:rPr>
          <w:vertAlign w:val="subscript"/>
          <w:lang w:val="en-GB"/>
        </w:rPr>
        <w:t>2</w:t>
      </w:r>
      <w:r w:rsidRPr="001E7A27">
        <w:rPr>
          <w:lang w:val="en-GB"/>
        </w:rPr>
        <w:t xml:space="preserve"> emissions include the combustion of the fossil fuels coal, oil and gas</w:t>
      </w:r>
      <w:ins w:id="932" w:author="Soapbox" w:date="2021-07-16T12:01:00Z">
        <w:r w:rsidR="00CA13FD" w:rsidRPr="001E7A27">
          <w:rPr>
            <w:lang w:val="en-GB"/>
          </w:rPr>
          <w:t>,</w:t>
        </w:r>
      </w:ins>
      <w:r w:rsidRPr="001E7A27">
        <w:rPr>
          <w:lang w:val="en-GB"/>
        </w:rPr>
        <w:t xml:space="preserve"> covering all sectors of the economy (electricity, transport, industrial, and buildings), fossil carbonates such as in cement manufacturing, and other industrial processes such as the </w:t>
      </w:r>
      <w:r w:rsidRPr="001E7A27">
        <w:rPr>
          <w:rFonts w:cstheme="minorHAnsi"/>
          <w:lang w:val="en-GB"/>
        </w:rPr>
        <w:t>production of chemicals and fertili</w:t>
      </w:r>
      <w:ins w:id="933" w:author="Soapbox" w:date="2021-07-16T10:11:00Z">
        <w:r w:rsidR="00953844" w:rsidRPr="001E7A27">
          <w:rPr>
            <w:rFonts w:cstheme="minorHAnsi"/>
            <w:lang w:val="en-GB"/>
          </w:rPr>
          <w:t>z</w:t>
        </w:r>
      </w:ins>
      <w:del w:id="934" w:author="Soapbox" w:date="2021-07-16T10:11:00Z">
        <w:r w:rsidRPr="001E7A27" w:rsidDel="00953844">
          <w:rPr>
            <w:rFonts w:cstheme="minorHAnsi"/>
            <w:lang w:val="en-GB"/>
          </w:rPr>
          <w:delText>s</w:delText>
        </w:r>
      </w:del>
      <w:r w:rsidRPr="001E7A27">
        <w:rPr>
          <w:rFonts w:cstheme="minorHAnsi"/>
          <w:lang w:val="en-GB"/>
        </w:rPr>
        <w:t>ers (Figure 5.5a). Fossil CO</w:t>
      </w:r>
      <w:r w:rsidRPr="001E7A27">
        <w:rPr>
          <w:rFonts w:cstheme="minorHAnsi"/>
          <w:vertAlign w:val="subscript"/>
          <w:lang w:val="en-GB"/>
        </w:rPr>
        <w:t>2</w:t>
      </w:r>
      <w:r w:rsidRPr="001E7A27">
        <w:rPr>
          <w:rFonts w:cstheme="minorHAnsi"/>
          <w:lang w:val="en-GB"/>
        </w:rPr>
        <w:t xml:space="preserve"> emissions are estimated by combining economic activity data and emission</w:t>
      </w:r>
      <w:ins w:id="935" w:author="Tom Maycock" w:date="2021-09-08T15:22:00Z">
        <w:r w:rsidR="0082184F" w:rsidRPr="001E7A27">
          <w:rPr>
            <w:rFonts w:cstheme="minorHAnsi"/>
            <w:lang w:val="en-GB"/>
          </w:rPr>
          <w:t>s</w:t>
        </w:r>
      </w:ins>
      <w:r w:rsidRPr="001E7A27">
        <w:rPr>
          <w:rFonts w:cstheme="minorHAnsi"/>
          <w:lang w:val="en-GB"/>
        </w:rPr>
        <w:t xml:space="preserve"> factors, with different levels of methodological complexity (tiers) or approaches (e.g., </w:t>
      </w:r>
      <w:r w:rsidRPr="001E7A27">
        <w:rPr>
          <w:rFonts w:cstheme="minorHAnsi"/>
          <w:bCs/>
          <w:color w:val="000000"/>
          <w:shd w:val="clear" w:color="auto" w:fill="FFFFFF"/>
          <w:lang w:val="en-GB"/>
        </w:rPr>
        <w:t>IPCC Guidelines for National Greenhouse Gas Inventories)</w:t>
      </w:r>
      <w:r w:rsidRPr="001E7A27">
        <w:rPr>
          <w:rFonts w:cstheme="minorHAnsi"/>
          <w:lang w:val="en-GB"/>
        </w:rPr>
        <w:t>. Several organi</w:t>
      </w:r>
      <w:ins w:id="936" w:author="Soapbox" w:date="2021-07-16T10:07:00Z">
        <w:r w:rsidR="005D3299" w:rsidRPr="001E7A27">
          <w:rPr>
            <w:rFonts w:cstheme="minorHAnsi"/>
            <w:lang w:val="en-GB"/>
          </w:rPr>
          <w:t>z</w:t>
        </w:r>
      </w:ins>
      <w:del w:id="937" w:author="Soapbox" w:date="2021-07-16T10:07:00Z">
        <w:r w:rsidRPr="001E7A27" w:rsidDel="005D3299">
          <w:rPr>
            <w:rFonts w:cstheme="minorHAnsi"/>
            <w:lang w:val="en-GB"/>
          </w:rPr>
          <w:delText>s</w:delText>
        </w:r>
      </w:del>
      <w:r w:rsidRPr="001E7A27">
        <w:rPr>
          <w:rFonts w:cstheme="minorHAnsi"/>
          <w:lang w:val="en-GB"/>
        </w:rPr>
        <w:t>ations or groups</w:t>
      </w:r>
      <w:r w:rsidRPr="001E7A27">
        <w:rPr>
          <w:lang w:val="en-GB"/>
        </w:rPr>
        <w:t xml:space="preserve"> provide estimates of fossil CO</w:t>
      </w:r>
      <w:r w:rsidRPr="001E7A27">
        <w:rPr>
          <w:vertAlign w:val="subscript"/>
          <w:lang w:val="en-GB"/>
        </w:rPr>
        <w:t>2</w:t>
      </w:r>
      <w:r w:rsidRPr="001E7A27">
        <w:rPr>
          <w:lang w:val="en-GB"/>
        </w:rPr>
        <w:t xml:space="preserve"> emissions, with each dataset having slightly different system boundaries, methods, activity data, and emission</w:t>
      </w:r>
      <w:ins w:id="938" w:author="Tom Maycock" w:date="2021-09-08T15:22:00Z">
        <w:r w:rsidR="0082184F" w:rsidRPr="001E7A27">
          <w:rPr>
            <w:lang w:val="en-GB"/>
          </w:rPr>
          <w:t>s</w:t>
        </w:r>
      </w:ins>
      <w:r w:rsidRPr="001E7A27">
        <w:rPr>
          <w:lang w:val="en-GB"/>
        </w:rPr>
        <w:t xml:space="preserve"> factors </w:t>
      </w:r>
      <w:r w:rsidRPr="001E7A27">
        <w:rPr>
          <w:lang w:val="en-GB"/>
        </w:rPr>
        <w:fldChar w:fldCharType="begin" w:fldLock="1"/>
      </w:r>
      <w:r w:rsidR="00747167" w:rsidRPr="001E7A27">
        <w:rPr>
          <w:lang w:val="en-GB"/>
        </w:rPr>
        <w:instrText>ADDIN CSL_CITATION { "citationItems" : [ { "id" : "ITEM-1", "itemData" : { "DOI" : "10.5194/essd-12-1437-2020", "ISSN" : "18663516", "abstract" : "Since the first estimate of global CO2 emissions was published in 1894, important progress has been made in the development of estimation methods while the number of available datasets has grown. The existence of parallel efforts should lead to improved accuracy and understanding of emissions estimates, but there remains significant deviation between estimates and relatively poor understanding of the reasons for this. Here I describe the most important global emissions datasets available today and-by way of global, large-emitter, and case examples-quantitatively compare their estimates, exploring the reasons for differences. In many cases differences in emissions come down to differences in system boundaries: Which emissions sources are included and which are omitted. With minimal work in harmonising these system boundaries across datasets, the range of estimates of global emissions drops to 5%, and further work on harmonisation would likely result in an even lower range, without changing the data. Some potential errors were found, and some discrepancies remain unexplained, but it is shown to be inappropriate to conclude that uncertainty in emissions is high simply because estimates exhibit a wide range. While \"true\"emissions cannot be known, by comparing different datasets methodically, differences that result from system boundaries and allocation approaches can be highlighted and set aside to enable identification of true differences, and potential errors. This must be an important way forward in improving global datasets of CO2 emissions. Data used to generate Figs. 3-18 are available at https://doi.org/10.5281/zenodo.3687042 (Andrew, 2020).", "author" : [ { "dropping-particle" : "", "family" : "Andrew", "given" : "Robbie M.", "non-dropping-particle" : "", "parse-names" : false, "suffix" : "" } ], "container-title" : "Earth System Science Data", "id" : "ITEM-1", "issue" : "2", "issued" : { "date-parts" : [ [ "2020" ] ] }, "page" : "1437-1465", "title" : "A comparison of estimates of global carbon dioxide emissions from fossil carbon sources", "translator" : [ { "dropping-particle" : "", "family" : "L7095", "given" : "", "non-dropping-particle" : "", "parse-names" : false, "suffix" : "" } ], "type" : "article-journal", "volume" : "12" }, "uris" : [ "http://www.mendeley.com/documents/?uuid=0e3255f8-b854-4a49-9ccd-cb83f30b2c9a" ] } ], "mendeley" : { "formattedCitation" : "(Andrew, 2020)", "plainTextFormattedCitation" : "(Andrew, 2020)", "previouslyFormattedCitation" : "(Andrew, 2020)" }, "properties" : { "noteIndex" : 0 }, "schema" : "https://github.com/citation-style-language/schema/raw/master/csl-citation.json" }</w:instrText>
      </w:r>
      <w:r w:rsidRPr="001E7A27">
        <w:rPr>
          <w:lang w:val="en-GB"/>
        </w:rPr>
        <w:fldChar w:fldCharType="separate"/>
      </w:r>
      <w:r w:rsidR="00025FA2" w:rsidRPr="001E7A27">
        <w:rPr>
          <w:noProof/>
          <w:lang w:val="en-GB"/>
        </w:rPr>
        <w:t>(Andrew, 2020)</w:t>
      </w:r>
      <w:r w:rsidRPr="001E7A27">
        <w:rPr>
          <w:lang w:val="en-GB"/>
        </w:rPr>
        <w:fldChar w:fldCharType="end"/>
      </w:r>
      <w:r w:rsidRPr="001E7A27">
        <w:rPr>
          <w:lang w:val="en-GB"/>
        </w:rPr>
        <w:t xml:space="preserve">. Datasets cover different time periods, which can dictate the datasets and methods that are used for a </w:t>
      </w:r>
      <w:r w:rsidRPr="001E7A27">
        <w:rPr>
          <w:rFonts w:cs="Times New Roman"/>
          <w:lang w:val="en-GB"/>
        </w:rPr>
        <w:t xml:space="preserve">particular application. The data reported here is from an </w:t>
      </w:r>
      <w:r w:rsidR="00E05C68" w:rsidRPr="001E7A27">
        <w:rPr>
          <w:rFonts w:cs="Times New Roman"/>
          <w:lang w:val="en-GB"/>
        </w:rPr>
        <w:t>annually</w:t>
      </w:r>
      <w:r w:rsidRPr="001E7A27">
        <w:rPr>
          <w:rFonts w:cs="Times New Roman"/>
          <w:lang w:val="en-GB"/>
        </w:rPr>
        <w:t xml:space="preserve"> updated data source that combines multiple sources to maximise temporal coverage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(Friedlingstein et al., 2020)</w:t>
      </w:r>
      <w:r w:rsidRPr="001E7A27">
        <w:rPr>
          <w:rFonts w:cs="Times New Roman"/>
          <w:lang w:val="en-GB"/>
        </w:rPr>
        <w:fldChar w:fldCharType="end"/>
      </w:r>
      <w:r w:rsidRPr="001E7A27">
        <w:rPr>
          <w:rFonts w:cs="Times New Roman"/>
          <w:lang w:val="en-GB"/>
        </w:rPr>
        <w:t>. The uncertainty in global fossil CO</w:t>
      </w:r>
      <w:r w:rsidRPr="001E7A27">
        <w:rPr>
          <w:rFonts w:cs="Times New Roman"/>
          <w:vertAlign w:val="subscript"/>
          <w:lang w:val="en-GB"/>
        </w:rPr>
        <w:t>2</w:t>
      </w:r>
      <w:r w:rsidRPr="001E7A27">
        <w:rPr>
          <w:rFonts w:cs="Times New Roman"/>
          <w:lang w:val="en-GB"/>
        </w:rPr>
        <w:t xml:space="preserve"> emissions is estimated to be </w:t>
      </w:r>
      <w:r w:rsidRPr="001E7A27">
        <w:rPr>
          <w:rFonts w:cs="Times New Roman"/>
          <w:lang w:val="en-GB"/>
        </w:rPr>
        <w:sym w:font="Symbol" w:char="F0B1"/>
      </w:r>
      <w:r w:rsidRPr="001E7A27">
        <w:rPr>
          <w:rFonts w:cs="Times New Roman"/>
          <w:lang w:val="en-GB"/>
        </w:rPr>
        <w:t>5% (1 standard deviation).</w:t>
      </w:r>
    </w:p>
    <w:p w14:paraId="34D6A047" w14:textId="77777777" w:rsidR="006D6F95" w:rsidRPr="001E7A27" w:rsidRDefault="006D6F95" w:rsidP="005C7F25">
      <w:pPr>
        <w:pStyle w:val="AR6BodyText"/>
        <w:rPr>
          <w:rFonts w:cs="Times New Roman"/>
          <w:lang w:val="en-GB"/>
        </w:rPr>
      </w:pPr>
    </w:p>
    <w:p w14:paraId="28CF9385" w14:textId="1CB8CFFB" w:rsidR="006D6F95" w:rsidRPr="001E7A27" w:rsidRDefault="006D6F95" w:rsidP="005C7F25">
      <w:pPr>
        <w:rPr>
          <w:rFonts w:cs="Times New Roman"/>
          <w:lang w:val="en-GB"/>
          <w:rPrChange w:id="939" w:author="Clotilde Pean" w:date="2021-09-06T10:07:00Z">
            <w:rPr>
              <w:rFonts w:cs="Times New Roman"/>
            </w:rPr>
          </w:rPrChange>
        </w:rPr>
      </w:pPr>
      <w:r w:rsidRPr="001E7A27">
        <w:rPr>
          <w:rFonts w:cs="Times New Roman"/>
          <w:lang w:val="en-GB"/>
        </w:rPr>
        <w:lastRenderedPageBreak/>
        <w:t>Fossil CO</w:t>
      </w:r>
      <w:r w:rsidRPr="001E7A27">
        <w:rPr>
          <w:rFonts w:cs="Times New Roman"/>
          <w:vertAlign w:val="subscript"/>
          <w:lang w:val="en-GB"/>
        </w:rPr>
        <w:t>2</w:t>
      </w:r>
      <w:r w:rsidRPr="001E7A27">
        <w:rPr>
          <w:rFonts w:cs="Times New Roman"/>
          <w:lang w:val="en-GB"/>
        </w:rPr>
        <w:t xml:space="preserve"> emissions have grown continuously since the beginning of the industrial era (Figure 5.5) with short intermissions due to global economic crises or social instability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"10.1038/nclimate1332", "ISBN" : "1758-678X", "ISSN" : "1758-678X", "abstract" : "Nature Climate Change 2, (2011). doi:10.1038/nclimate1332", "author" : [ { "dropping-particle" : "", "family" : "Peters", "given" : "Glen P.", "non-dropping-particle" : "", "parse-names" : false, "suffix" : "" }, { "dropping-particle" : "", "family" : "Marland", "given" : "Gregg", "non-dropping-particle" : "", "parse-names" : false, "suffix" : "" }, { "dropping-particle" : "", "family" : "Qu\u00e9r\u00e9", "given" : "Corinne", "non-dropping-particle" : "Le", "parse-names" : false, "suffix" : "" }, { "dropping-particle" : "", "family" : "Boden", "given" : "Thomas", "non-dropping-particle" : "", "parse-names" : false, "suffix" : "" }, { "dropping-particle" : "", "family" : "Canadell", "given" : "Josep G.", "non-dropping-particle" : "", "parse-names" : false, "suffix" : "" }, { "dropping-particle" : "", "family" : "Raupach", "given" : "Michael R.", "non-dropping-particle" : "", "parse-names" : false, "suffix" : "" } ], "container-title" : "Nature Climate Change", "id" : "ITEM-1", "issue" : "1", "issued" : { "date-parts" : [ [ "2012", "1", "4" ] ] }, "page" : "2-4", "title" : "Rapid growth in CO2 emissions after the 2008\u20132009 global financial crisis", "translator" : [ { "dropping-particle" : "", "family" : "L4205", "given" : "", "non-dropping-particle" : "", "parse-names" : false, "suffix" : "" } ], "type" : "article-journal", "volume" : "2" }, "uris" : [ "http://www.mendeley.com/documents/?uuid=69899040-4b21-45ac-88de-b2d1362c21d0" ] }, { "id" : "ITEM-2",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"(Peters et al., 2012; Friedlingstein et al., 2020)", "plainTextFormattedCitation" : "(Peters et al., 2012; Friedlingstein et al., 2020)", "previouslyFormattedCitation" : "(Peters et al., 2012; Friedlingstein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(Peters et al., 2012; Friedlingstein et al., 2020)</w:t>
      </w:r>
      <w:r w:rsidRPr="001E7A27">
        <w:rPr>
          <w:rFonts w:cs="Times New Roman"/>
          <w:lang w:val="en-GB"/>
        </w:rPr>
        <w:fldChar w:fldCharType="end"/>
      </w:r>
      <w:r w:rsidRPr="001E7A27">
        <w:rPr>
          <w:rFonts w:cs="Times New Roman"/>
          <w:lang w:val="en-GB"/>
        </w:rPr>
        <w:t>. In the most recent decade (2010–2019), fossil CO</w:t>
      </w:r>
      <w:r w:rsidRPr="001E7A27">
        <w:rPr>
          <w:rFonts w:cs="Times New Roman"/>
          <w:vertAlign w:val="subscript"/>
          <w:lang w:val="en-GB"/>
        </w:rPr>
        <w:t>2</w:t>
      </w:r>
      <w:r w:rsidRPr="001E7A27">
        <w:rPr>
          <w:rFonts w:cs="Times New Roman"/>
          <w:lang w:val="en-GB"/>
        </w:rPr>
        <w:t xml:space="preserve"> emissions reached an average 9.6 </w:t>
      </w:r>
      <w:r w:rsidRPr="001E7A27">
        <w:rPr>
          <w:rFonts w:cs="Times New Roman"/>
          <w:lang w:val="en-GB"/>
        </w:rPr>
        <w:sym w:font="Symbol" w:char="F0B1"/>
      </w:r>
      <w:r w:rsidRPr="001E7A27">
        <w:rPr>
          <w:rFonts w:cs="Times New Roman"/>
          <w:lang w:val="en-GB"/>
        </w:rPr>
        <w:t xml:space="preserve"> 0.5 PgC yr</w:t>
      </w:r>
      <w:del w:id="940" w:author="Ian Blenkinsop" w:date="2021-07-28T16:13:00Z">
        <w:r w:rsidRPr="001E7A27" w:rsidDel="00E4692D">
          <w:rPr>
            <w:rFonts w:cs="Times New Roman"/>
            <w:vertAlign w:val="superscript"/>
            <w:lang w:val="en-GB"/>
          </w:rPr>
          <w:delText>-</w:delText>
        </w:r>
      </w:del>
      <w:ins w:id="941" w:author="Ian Blenkinsop" w:date="2021-07-28T16:13: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and were responsible for 86% of all anthropogenic CO</w:t>
      </w:r>
      <w:r w:rsidRPr="001E7A27">
        <w:rPr>
          <w:rFonts w:cs="Times New Roman"/>
          <w:vertAlign w:val="subscript"/>
          <w:lang w:val="en-GB"/>
        </w:rPr>
        <w:t>2</w:t>
      </w:r>
      <w:r w:rsidRPr="001E7A27">
        <w:rPr>
          <w:rFonts w:cs="Times New Roman"/>
          <w:lang w:val="en-GB"/>
        </w:rPr>
        <w:t xml:space="preserve"> emissions</w:t>
      </w:r>
      <w:del w:id="942" w:author="Soapbox" w:date="2021-07-16T12:04:00Z">
        <w:r w:rsidRPr="001E7A27" w:rsidDel="00DE5638">
          <w:rPr>
            <w:rFonts w:cs="Times New Roman"/>
            <w:lang w:val="en-GB"/>
          </w:rPr>
          <w:delText xml:space="preserve"> during</w:delText>
        </w:r>
      </w:del>
      <w:r w:rsidRPr="001E7A27">
        <w:rPr>
          <w:rFonts w:cs="Times New Roman"/>
          <w:lang w:val="en-GB"/>
        </w:rPr>
        <w:t>. In 2019, fossil CO</w:t>
      </w:r>
      <w:r w:rsidRPr="001E7A27">
        <w:rPr>
          <w:rFonts w:cs="Times New Roman"/>
          <w:vertAlign w:val="subscript"/>
          <w:lang w:val="en-GB"/>
        </w:rPr>
        <w:t>2</w:t>
      </w:r>
      <w:r w:rsidRPr="001E7A27">
        <w:rPr>
          <w:rFonts w:cs="Times New Roman"/>
          <w:lang w:val="en-GB"/>
        </w:rPr>
        <w:t xml:space="preserve"> emissions were estimated to be 9.9 </w:t>
      </w:r>
      <w:bookmarkStart w:id="943" w:name="_Hlk29326648"/>
      <w:r w:rsidRPr="001E7A27">
        <w:rPr>
          <w:rFonts w:cs="Times New Roman"/>
          <w:lang w:val="en-GB"/>
        </w:rPr>
        <w:sym w:font="Symbol" w:char="F0B1"/>
      </w:r>
      <w:bookmarkEnd w:id="943"/>
      <w:r w:rsidRPr="001E7A27">
        <w:rPr>
          <w:rFonts w:cs="Times New Roman"/>
          <w:lang w:val="en-GB"/>
        </w:rPr>
        <w:t xml:space="preserve"> 0.5 PgC yr</w:t>
      </w:r>
      <w:del w:id="944" w:author="Ian Blenkinsop" w:date="2021-07-28T16:13:00Z">
        <w:r w:rsidRPr="001E7A27" w:rsidDel="00E4692D">
          <w:rPr>
            <w:rFonts w:cs="Times New Roman"/>
            <w:vertAlign w:val="superscript"/>
            <w:lang w:val="en-GB"/>
          </w:rPr>
          <w:delText>-</w:delText>
        </w:r>
      </w:del>
      <w:ins w:id="945" w:author="Ian Blenkinsop" w:date="2021-07-28T16:13: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excluding carbonation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(Friedlingstein et al., 2020)</w:t>
      </w:r>
      <w:r w:rsidRPr="001E7A27">
        <w:rPr>
          <w:rFonts w:cs="Times New Roman"/>
          <w:lang w:val="en-GB"/>
        </w:rPr>
        <w:fldChar w:fldCharType="end"/>
      </w:r>
      <w:ins w:id="946" w:author="Soapbox" w:date="2021-07-16T12:05:00Z">
        <w:r w:rsidR="00DE5638" w:rsidRPr="001E7A27">
          <w:rPr>
            <w:rFonts w:cs="Times New Roman"/>
            <w:lang w:val="en-GB"/>
          </w:rPr>
          <w:t>,</w:t>
        </w:r>
      </w:ins>
      <w:r w:rsidRPr="001E7A27">
        <w:rPr>
          <w:rFonts w:cs="Times New Roman"/>
          <w:lang w:val="en-GB"/>
        </w:rPr>
        <w:t xml:space="preserve"> the highest on record. These estimates exclud</w:t>
      </w:r>
      <w:ins w:id="947" w:author="Soapbox" w:date="2021-07-16T12:05:00Z">
        <w:r w:rsidR="00DE5638" w:rsidRPr="001E7A27">
          <w:rPr>
            <w:rFonts w:cs="Times New Roman"/>
            <w:lang w:val="en-GB"/>
          </w:rPr>
          <w:t>e</w:t>
        </w:r>
      </w:ins>
      <w:del w:id="948" w:author="Soapbox" w:date="2021-07-16T12:05:00Z">
        <w:r w:rsidRPr="001E7A27" w:rsidDel="00DE5638">
          <w:rPr>
            <w:rFonts w:cs="Times New Roman"/>
            <w:lang w:val="en-GB"/>
          </w:rPr>
          <w:delText>ing</w:delText>
        </w:r>
      </w:del>
      <w:r w:rsidRPr="001E7A27">
        <w:rPr>
          <w:rFonts w:cs="Times New Roman"/>
          <w:lang w:val="en-GB"/>
        </w:rPr>
        <w:t xml:space="preserve"> the cement carbonation sink of around 0.2 PgC yr</w:t>
      </w:r>
      <w:del w:id="949" w:author="Ian Blenkinsop" w:date="2021-07-28T16:14:00Z">
        <w:r w:rsidRPr="001E7A27" w:rsidDel="00E4692D">
          <w:rPr>
            <w:rFonts w:cs="Times New Roman"/>
            <w:vertAlign w:val="superscript"/>
            <w:lang w:val="en-GB"/>
          </w:rPr>
          <w:delText>-</w:delText>
        </w:r>
      </w:del>
      <w:ins w:id="950" w:author="Ian Blenkinsop" w:date="2021-07-28T16:14: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Fossil CO</w:t>
      </w:r>
      <w:r w:rsidRPr="001E7A27">
        <w:rPr>
          <w:rFonts w:cs="Times New Roman"/>
          <w:vertAlign w:val="subscript"/>
          <w:lang w:val="en-GB"/>
        </w:rPr>
        <w:t>2</w:t>
      </w:r>
      <w:r w:rsidRPr="001E7A27">
        <w:rPr>
          <w:rFonts w:cs="Times New Roman"/>
          <w:lang w:val="en-GB"/>
        </w:rPr>
        <w:t xml:space="preserve"> emissions grew at 0.9% yr</w:t>
      </w:r>
      <w:del w:id="951" w:author="Ian Blenkinsop" w:date="2021-07-28T16:14:00Z">
        <w:r w:rsidRPr="001E7A27" w:rsidDel="00E4692D">
          <w:rPr>
            <w:rFonts w:cs="Times New Roman"/>
            <w:vertAlign w:val="superscript"/>
            <w:lang w:val="en-GB"/>
          </w:rPr>
          <w:delText>-</w:delText>
        </w:r>
      </w:del>
      <w:ins w:id="952" w:author="Ian Blenkinsop" w:date="2021-07-28T16:14: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in the 1990s, increasing to 3.0% </w:t>
      </w:r>
      <w:ins w:id="953" w:author="Tom Maycock" w:date="2021-09-08T15:09:00Z">
        <w:r w:rsidR="00AF3341" w:rsidRPr="001E7A27">
          <w:rPr>
            <w:rFonts w:cs="Times New Roman"/>
            <w:lang w:val="en-GB"/>
          </w:rPr>
          <w:t>yr</w:t>
        </w:r>
        <w:r w:rsidR="00AF3341" w:rsidRPr="001E7A27">
          <w:rPr>
            <w:rFonts w:cs="Times New Roman"/>
            <w:vertAlign w:val="superscript"/>
            <w:lang w:val="en-GB"/>
          </w:rPr>
          <w:t>–1</w:t>
        </w:r>
      </w:ins>
      <w:commentRangeStart w:id="954"/>
      <w:commentRangeStart w:id="955"/>
      <w:del w:id="956" w:author="Tom Maycock" w:date="2021-09-08T15:09:00Z">
        <w:r w:rsidRPr="001E7A27" w:rsidDel="00AF3341">
          <w:rPr>
            <w:rFonts w:cs="Times New Roman"/>
            <w:lang w:val="en-GB"/>
          </w:rPr>
          <w:delText>per year</w:delText>
        </w:r>
      </w:del>
      <w:r w:rsidRPr="001E7A27">
        <w:rPr>
          <w:rFonts w:cs="Times New Roman"/>
          <w:lang w:val="en-GB"/>
        </w:rPr>
        <w:t xml:space="preserve"> </w:t>
      </w:r>
      <w:commentRangeEnd w:id="954"/>
      <w:r w:rsidR="004D35CE" w:rsidRPr="001E7A27">
        <w:rPr>
          <w:rStyle w:val="CommentReference"/>
          <w:lang w:val="en-GB"/>
        </w:rPr>
        <w:commentReference w:id="954"/>
      </w:r>
      <w:commentRangeEnd w:id="955"/>
      <w:r w:rsidR="00AF3341" w:rsidRPr="001E7A27">
        <w:rPr>
          <w:rStyle w:val="CommentReference"/>
          <w:lang w:val="en-GB"/>
        </w:rPr>
        <w:commentReference w:id="955"/>
      </w:r>
      <w:r w:rsidRPr="001E7A27">
        <w:rPr>
          <w:rFonts w:cs="Times New Roman"/>
          <w:lang w:val="en-GB"/>
        </w:rPr>
        <w:t>in the 2000s, and reduced to 1.2% from 2010 to 2019. The slower growth in fossil CO</w:t>
      </w:r>
      <w:r w:rsidRPr="001E7A27">
        <w:rPr>
          <w:rFonts w:cs="Times New Roman"/>
          <w:vertAlign w:val="subscript"/>
          <w:lang w:val="en-GB"/>
        </w:rPr>
        <w:t>2</w:t>
      </w:r>
      <w:r w:rsidRPr="001E7A27">
        <w:rPr>
          <w:rFonts w:cs="Times New Roman"/>
          <w:lang w:val="en-GB"/>
        </w:rPr>
        <w:t xml:space="preserve"> emissions in the last decade is due to a slowdown in growth from coal use. CO</w:t>
      </w:r>
      <w:r w:rsidRPr="001E7A27">
        <w:rPr>
          <w:rFonts w:cs="Times New Roman"/>
          <w:vertAlign w:val="subscript"/>
          <w:lang w:val="en-GB"/>
        </w:rPr>
        <w:t>2</w:t>
      </w:r>
      <w:r w:rsidRPr="001E7A27">
        <w:rPr>
          <w:rFonts w:cs="Times New Roman"/>
          <w:lang w:val="en-GB"/>
        </w:rPr>
        <w:t xml:space="preserve"> emissions from coal use grew at 4.8% yr</w:t>
      </w:r>
      <w:del w:id="957" w:author="Ian Blenkinsop" w:date="2021-07-28T16:14:00Z">
        <w:r w:rsidRPr="001E7A27" w:rsidDel="00E4692D">
          <w:rPr>
            <w:rFonts w:cs="Times New Roman"/>
            <w:vertAlign w:val="superscript"/>
            <w:lang w:val="en-GB"/>
          </w:rPr>
          <w:delText>-</w:delText>
        </w:r>
      </w:del>
      <w:ins w:id="958" w:author="Ian Blenkinsop" w:date="2021-07-28T16:14: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in the 2000s, but </w:t>
      </w:r>
      <w:del w:id="959" w:author="Soapbox" w:date="2021-07-16T12:06:00Z">
        <w:r w:rsidRPr="001E7A27" w:rsidDel="00DE5638">
          <w:rPr>
            <w:rFonts w:cs="Times New Roman"/>
            <w:lang w:val="en-GB"/>
          </w:rPr>
          <w:delText xml:space="preserve">they </w:delText>
        </w:r>
      </w:del>
      <w:r w:rsidRPr="001E7A27">
        <w:rPr>
          <w:rFonts w:cs="Times New Roman"/>
          <w:lang w:val="en-GB"/>
        </w:rPr>
        <w:t>slowed to 0.4% yr</w:t>
      </w:r>
      <w:del w:id="960" w:author="Ian Blenkinsop" w:date="2021-07-28T16:14:00Z">
        <w:r w:rsidRPr="001E7A27" w:rsidDel="00E4692D">
          <w:rPr>
            <w:rFonts w:cs="Times New Roman"/>
            <w:vertAlign w:val="superscript"/>
            <w:lang w:val="en-GB"/>
          </w:rPr>
          <w:delText>-</w:delText>
        </w:r>
      </w:del>
      <w:ins w:id="961" w:author="Ian Blenkinsop" w:date="2021-07-28T16:14: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in the 2010s. CO</w:t>
      </w:r>
      <w:r w:rsidRPr="001E7A27">
        <w:rPr>
          <w:rFonts w:cs="Times New Roman"/>
          <w:vertAlign w:val="subscript"/>
          <w:lang w:val="en-GB"/>
        </w:rPr>
        <w:t>2</w:t>
      </w:r>
      <w:r w:rsidRPr="001E7A27">
        <w:rPr>
          <w:rFonts w:cs="Times New Roman"/>
          <w:lang w:val="en-GB"/>
        </w:rPr>
        <w:t xml:space="preserve"> emissions from oil use grew steadily at 1.1% yr</w:t>
      </w:r>
      <w:del w:id="962" w:author="Ian Blenkinsop" w:date="2021-07-28T16:14:00Z">
        <w:r w:rsidRPr="001E7A27" w:rsidDel="00E4692D">
          <w:rPr>
            <w:rFonts w:cs="Times New Roman"/>
            <w:vertAlign w:val="superscript"/>
            <w:lang w:val="en-GB"/>
          </w:rPr>
          <w:delText>-</w:delText>
        </w:r>
      </w:del>
      <w:ins w:id="963" w:author="Ian Blenkinsop" w:date="2021-07-28T16:14: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in both the 2000s and 2010s. CO</w:t>
      </w:r>
      <w:r w:rsidRPr="001E7A27">
        <w:rPr>
          <w:rFonts w:cs="Times New Roman"/>
          <w:vertAlign w:val="subscript"/>
          <w:lang w:val="en-GB"/>
        </w:rPr>
        <w:t>2</w:t>
      </w:r>
      <w:r w:rsidRPr="001E7A27">
        <w:rPr>
          <w:rFonts w:cs="Times New Roman"/>
          <w:lang w:val="en-GB"/>
        </w:rPr>
        <w:t xml:space="preserve"> emissions from gas use grew at 2.5% yr</w:t>
      </w:r>
      <w:del w:id="964" w:author="Ian Blenkinsop" w:date="2021-07-28T16:14:00Z">
        <w:r w:rsidRPr="001E7A27" w:rsidDel="00E4692D">
          <w:rPr>
            <w:rFonts w:cs="Times New Roman"/>
            <w:vertAlign w:val="superscript"/>
            <w:lang w:val="en-GB"/>
          </w:rPr>
          <w:delText>-</w:delText>
        </w:r>
      </w:del>
      <w:ins w:id="965" w:author="Ian Blenkinsop" w:date="2021-07-28T16:14: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in the 2000s and 2.4% yr</w:t>
      </w:r>
      <w:del w:id="966" w:author="Ian Blenkinsop" w:date="2021-07-28T16:14:00Z">
        <w:r w:rsidRPr="001E7A27" w:rsidDel="00E4692D">
          <w:rPr>
            <w:rFonts w:cs="Times New Roman"/>
            <w:vertAlign w:val="superscript"/>
            <w:lang w:val="en-GB"/>
          </w:rPr>
          <w:delText>-</w:delText>
        </w:r>
      </w:del>
      <w:ins w:id="967" w:author="Ian Blenkinsop" w:date="2021-07-28T16:14: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in 2010s, but </w:t>
      </w:r>
      <w:ins w:id="968" w:author="Soapbox" w:date="2021-07-16T12:06:00Z">
        <w:r w:rsidR="00DE5638" w:rsidRPr="001E7A27">
          <w:rPr>
            <w:rFonts w:cs="Times New Roman"/>
            <w:lang w:val="en-GB"/>
          </w:rPr>
          <w:t xml:space="preserve">has showed </w:t>
        </w:r>
      </w:ins>
      <w:del w:id="969" w:author="Soapbox" w:date="2021-07-16T12:06:00Z">
        <w:r w:rsidRPr="001E7A27" w:rsidDel="00DE5638">
          <w:rPr>
            <w:rFonts w:cs="Times New Roman"/>
            <w:lang w:val="en-GB"/>
          </w:rPr>
          <w:delText xml:space="preserve">is showing </w:delText>
        </w:r>
      </w:del>
      <w:r w:rsidRPr="001E7A27">
        <w:rPr>
          <w:rFonts w:cs="Times New Roman"/>
          <w:lang w:val="en-GB"/>
        </w:rPr>
        <w:t>signs of acce</w:t>
      </w:r>
      <w:r w:rsidR="00E05C68" w:rsidRPr="001E7A27">
        <w:rPr>
          <w:rFonts w:cs="Times New Roman"/>
          <w:lang w:val="en-GB"/>
        </w:rPr>
        <w:t>ler</w:t>
      </w:r>
      <w:r w:rsidRPr="001E7A27">
        <w:rPr>
          <w:rFonts w:cs="Times New Roman"/>
          <w:lang w:val="en-GB"/>
        </w:rPr>
        <w:t>ated growth of 3% yr</w:t>
      </w:r>
      <w:del w:id="970" w:author="Ian Blenkinsop" w:date="2021-07-28T16:14:00Z">
        <w:r w:rsidRPr="001E7A27" w:rsidDel="00E4692D">
          <w:rPr>
            <w:rFonts w:cs="Times New Roman"/>
            <w:vertAlign w:val="superscript"/>
            <w:lang w:val="en-GB"/>
          </w:rPr>
          <w:delText>-</w:delText>
        </w:r>
      </w:del>
      <w:ins w:id="971" w:author="Ian Blenkinsop" w:date="2021-07-28T16:14: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since 2015 </w:t>
      </w:r>
      <w:commentRangeStart w:id="972"/>
      <w:r w:rsidRPr="001E7A27">
        <w:rPr>
          <w:rFonts w:cs="Times New Roman"/>
          <w:lang w:val="en-GB"/>
        </w:rPr>
        <w:fldChar w:fldCharType="begin" w:fldLock="1"/>
      </w:r>
      <w:ins w:id="973" w:author="Robin Matthews" w:date="2021-06-17T15:58:00Z">
        <w:r w:rsidR="007F1BF0" w:rsidRPr="001E7A27">
          <w:rPr>
            <w:rFonts w:cs="Times New Roman"/>
            <w:lang w:val="en-GB"/>
          </w:rPr>
          <w:instrText>ADDIN CSL_CITATION { "citationItems" : [ { "id" : "ITEM-1", "itemData" : { "author" : [ { "dropping-particle" : "", "family" : "Peters", "given" : "G. P.", "non-dropping-particle" : "", "parse-names" : false, "suffix" : "" }, { "dropping-particle" : "", "family" : "Andrew", "given" : "R. M.", "non-dropping-particle" : "", "parse-names" : false, "suffix" : "" }, { "dropping-particle" : "", "family" : "Canadell", "given" : "J. G.", "non-dropping-particle" : "", "parse-names" : false, "suffix" : "" }, { "dropping-particle" : "", "family" : "Friedlingstein", "given" : "P", "non-dropping-particle" : "", "parse-names" : false, "suffix" : "" }, { "dropping-particle" : "", "family" : "Jackson", "given" : "R. B.", "non-dropping-particle" : "", "parse-names" : false, "suffix" : "" }, { "dropping-particle" : "", "family" : "Korsbakken", "given" : "J. I.", "non-dropping-particle" : "", "parse-names" : false, "suffix" : "" }, { "dropping-particle" : "Le", "family" : "Qu\u00e9r\u00e9", "given" : "C.", "non-dropping-particle" : "", "parse-names" : false, "suffix" : "" }, { "dropping-particle" : "", "family" : "Peregon", "given" : "A.", "non-dropping-particle" : "", "parse-names" : false, "suffix" : "" } ], "container-title" : "Nature Climate Change", "id" : "ITEM-1", "issued" : { "date-parts" : [ [ "2020" ] ] }, "page" : "2-10", "title" : "Carbon dioxide emissions continue to grow amidst slowly emerging climate policies", "translator" : [ { "dropping-particle" : "", "family" : "L7089", "given" : "", "non-dropping-particle" : "", "parse-names" : false, "suffix" : "" } ], "type" : "article-journal", "volume" : "10" }, "uris" : [ "http://www.mendeley.com/documents/?uuid=46fe3d0d-9ff7-4b8b-b836-725a531df956" ] } ], "mendeley" : { "formattedCitation" : "(Peters et al., 2020a)", "manualFormatting" : "(G.P. Peters et al., 2020)", "plainTextFormattedCitation" : "(Peters et al., 2020a)", "previouslyFormattedCitation" : "(Peters et al., 2020a)" }, "properties" : { "noteIndex" : 0 }, "schema" : "https://github.com/citation-style-language/schema/raw/master/csl-citation.json" }</w:instrText>
        </w:r>
      </w:ins>
      <w:del w:id="974" w:author="Robin Matthews" w:date="2021-06-17T15:58:00Z">
        <w:r w:rsidR="00747167" w:rsidRPr="001E7A27" w:rsidDel="007F1BF0">
          <w:rPr>
            <w:rFonts w:cs="Times New Roman"/>
            <w:lang w:val="en-GB"/>
          </w:rPr>
          <w:delInstrText>ADDIN CSL_CITATION { "citationItems" : [ { "id" : "ITEM-1", "itemData" : { "author" : [ { "dropping-particle" : "", "family" : "Peters", "given" : "G. P.", "non-dropping-particle" : "", "parse-names" : false, "suffix" : "" }, { "dropping-particle" : "", "family" : "Andrew", "given" : "R. M.", "non-dropping-particle" : "", "parse-names" : false, "suffix" : "" }, { "dropping-particle" : "", "family" : "Canadell", "given" : "J. G.", "non-dropping-particle" : "", "parse-names" : false, "suffix" : "" }, { "dropping-particle" : "", "family" : "Friedlingstein", "given" : "P", "non-dropping-particle" : "", "parse-names" : false, "suffix" : "" }, { "dropping-particle" : "", "family" : "Jackson", "given" : "R. B.", "non-dropping-particle" : "", "parse-names" : false, "suffix" : "" }, { "dropping-particle" : "", "family" : "Korsbakken", "given" : "J. I.", "non-dropping-particle" : "", "parse-names" : false, "suffix" : "" }, { "dropping-particle" : "Le", "family" : "Qu\u00e9r\u00e9", "given" : "C.", "non-dropping-particle" : "", "parse-names" : false, "suffix" : "" }, { "dropping-particle" : "", "family" : "Peregon", "given" : "A.", "non-dropping-particle" : "", "parse-names" : false, "suffix" : "" } ], "container-title" : "Nature Climate Change", "id" : "ITEM-1", "issued" : { "date-parts" : [ [ "2020" ] ] }, "page" : "2-10", "title" : "Carbon dioxide emissions continue to grow amidst slowly emerging climate policies", "translator" : [ { "dropping-particle" : "", "family" : "L7089", "given" : "", "non-dropping-particle" : "", "parse-names" : false, "suffix" : "" } ], "type" : "article-journal", "volume" : "10" }, "uris" : [ "http://www.mendeley.com/documents/?uuid=46fe3d0d-9ff7-4b8b-b836-725a531df956" ] } ], "mendeley" : { "formattedCitation" : "(Peters et al., 2020a)", "plainTextFormattedCitation" : "(Peters et al., 2020a)", "previouslyFormattedCitation" : "(Peters et al., 2020a)" }, "properties" : { "noteIndex" : 0 }, "schema" : "https://github.com/citation-style-language/schema/raw/master/csl-citation.json" }</w:delInstrText>
        </w:r>
      </w:del>
      <w:r w:rsidRPr="001E7A27">
        <w:rPr>
          <w:rFonts w:cs="Times New Roman"/>
          <w:lang w:val="en-GB"/>
        </w:rPr>
        <w:fldChar w:fldCharType="separate"/>
      </w:r>
      <w:r w:rsidR="00025FA2" w:rsidRPr="001E7A27">
        <w:rPr>
          <w:rFonts w:cs="Times New Roman"/>
          <w:noProof/>
          <w:lang w:val="en-GB"/>
        </w:rPr>
        <w:t>(</w:t>
      </w:r>
      <w:ins w:id="975" w:author="Robin Matthews" w:date="2021-06-17T15:58:00Z">
        <w:r w:rsidR="007F1BF0" w:rsidRPr="001E7A27">
          <w:rPr>
            <w:rFonts w:cs="Times New Roman"/>
            <w:noProof/>
            <w:lang w:val="en-GB"/>
          </w:rPr>
          <w:t xml:space="preserve">G.P. </w:t>
        </w:r>
      </w:ins>
      <w:r w:rsidR="00025FA2" w:rsidRPr="001E7A27">
        <w:rPr>
          <w:rFonts w:cs="Times New Roman"/>
          <w:noProof/>
          <w:lang w:val="en-GB"/>
        </w:rPr>
        <w:t>Peters et al., 2020</w:t>
      </w:r>
      <w:del w:id="976" w:author="Robin Matthews" w:date="2021-06-17T15:58:00Z">
        <w:r w:rsidR="00025FA2" w:rsidRPr="001E7A27" w:rsidDel="007F1BF0">
          <w:rPr>
            <w:rFonts w:cs="Times New Roman"/>
            <w:noProof/>
            <w:lang w:val="en-GB"/>
          </w:rPr>
          <w:delText>a</w:delText>
        </w:r>
      </w:del>
      <w:r w:rsidR="00025FA2" w:rsidRPr="001E7A27">
        <w:rPr>
          <w:rFonts w:cs="Times New Roman"/>
          <w:noProof/>
          <w:lang w:val="en-GB"/>
        </w:rPr>
        <w:t>)</w:t>
      </w:r>
      <w:r w:rsidRPr="001E7A27">
        <w:rPr>
          <w:rFonts w:cs="Times New Roman"/>
          <w:lang w:val="en-GB"/>
        </w:rPr>
        <w:fldChar w:fldCharType="end"/>
      </w:r>
      <w:commentRangeEnd w:id="972"/>
      <w:r w:rsidR="00025FA2" w:rsidRPr="001E7A27">
        <w:rPr>
          <w:rStyle w:val="CommentReference"/>
          <w:lang w:val="en-GB"/>
        </w:rPr>
        <w:commentReference w:id="972"/>
      </w:r>
      <w:r w:rsidRPr="001E7A27">
        <w:rPr>
          <w:rFonts w:cs="Times New Roman"/>
          <w:lang w:val="en-GB"/>
        </w:rPr>
        <w:t>. Direct CO</w:t>
      </w:r>
      <w:r w:rsidRPr="001E7A27">
        <w:rPr>
          <w:rFonts w:cs="Times New Roman"/>
          <w:vertAlign w:val="subscript"/>
          <w:lang w:val="en-GB"/>
        </w:rPr>
        <w:t>2</w:t>
      </w:r>
      <w:r w:rsidRPr="001E7A27">
        <w:rPr>
          <w:rFonts w:cs="Times New Roman"/>
          <w:lang w:val="en-GB"/>
        </w:rPr>
        <w:t xml:space="preserve"> emissions from carbonates in cement production are around 4% of total fossil CO</w:t>
      </w:r>
      <w:r w:rsidRPr="001E7A27">
        <w:rPr>
          <w:rFonts w:cs="Times New Roman"/>
          <w:vertAlign w:val="subscript"/>
          <w:lang w:val="en-GB"/>
        </w:rPr>
        <w:t>2</w:t>
      </w:r>
      <w:r w:rsidRPr="001E7A27">
        <w:rPr>
          <w:rFonts w:cs="Times New Roman"/>
          <w:lang w:val="en-GB"/>
        </w:rPr>
        <w:t xml:space="preserve"> emissions, and grew at 5.8% yr</w:t>
      </w:r>
      <w:del w:id="977" w:author="Ian Blenkinsop" w:date="2021-07-28T16:14:00Z">
        <w:r w:rsidRPr="001E7A27" w:rsidDel="00E4692D">
          <w:rPr>
            <w:rFonts w:cs="Times New Roman"/>
            <w:vertAlign w:val="superscript"/>
            <w:lang w:val="en-GB"/>
          </w:rPr>
          <w:delText>-</w:delText>
        </w:r>
      </w:del>
      <w:ins w:id="978" w:author="Ian Blenkinsop" w:date="2021-07-28T16:14: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in the 2000s but a slower 2.4% yr</w:t>
      </w:r>
      <w:del w:id="979" w:author="Ian Blenkinsop" w:date="2021-07-28T16:14:00Z">
        <w:r w:rsidRPr="001E7A27" w:rsidDel="00E4692D">
          <w:rPr>
            <w:rFonts w:cs="Times New Roman"/>
            <w:vertAlign w:val="superscript"/>
            <w:lang w:val="en-GB"/>
          </w:rPr>
          <w:delText>-</w:delText>
        </w:r>
      </w:del>
      <w:ins w:id="980" w:author="Ian Blenkinsop" w:date="2021-07-28T16:14: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in the 2010s. The uptake of CO</w:t>
      </w:r>
      <w:r w:rsidRPr="001E7A27">
        <w:rPr>
          <w:rFonts w:cs="Times New Roman"/>
          <w:vertAlign w:val="subscript"/>
          <w:lang w:val="en-GB"/>
        </w:rPr>
        <w:t>2</w:t>
      </w:r>
      <w:r w:rsidRPr="001E7A27">
        <w:rPr>
          <w:rFonts w:cs="Times New Roman"/>
          <w:lang w:val="en-GB"/>
        </w:rPr>
        <w:t xml:space="preserve"> in cement infrastructure (carbonation) offsets about one half of the carbonate emissions from current cement production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(Friedlingstein et al., 2020)</w:t>
      </w:r>
      <w:r w:rsidRPr="001E7A27">
        <w:rPr>
          <w:rFonts w:cs="Times New Roman"/>
          <w:lang w:val="en-GB"/>
        </w:rPr>
        <w:fldChar w:fldCharType="end"/>
      </w:r>
      <w:r w:rsidRPr="001E7A27">
        <w:rPr>
          <w:rFonts w:cs="Times New Roman"/>
          <w:lang w:val="en-GB"/>
        </w:rPr>
        <w:t>. These results are robust across the different fossil CO</w:t>
      </w:r>
      <w:r w:rsidRPr="001E7A27">
        <w:rPr>
          <w:rFonts w:cs="Times New Roman"/>
          <w:vertAlign w:val="subscript"/>
          <w:lang w:val="en-GB"/>
        </w:rPr>
        <w:t>2</w:t>
      </w:r>
      <w:r w:rsidRPr="001E7A27">
        <w:rPr>
          <w:rFonts w:cs="Times New Roman"/>
          <w:lang w:val="en-GB"/>
        </w:rPr>
        <w:t xml:space="preserve"> emission</w:t>
      </w:r>
      <w:ins w:id="981" w:author="Tom Maycock" w:date="2021-09-08T15:22:00Z">
        <w:r w:rsidR="0082184F" w:rsidRPr="001E7A27">
          <w:rPr>
            <w:rFonts w:cs="Times New Roman"/>
            <w:lang w:val="en-GB"/>
          </w:rPr>
          <w:t>s</w:t>
        </w:r>
      </w:ins>
      <w:r w:rsidRPr="001E7A27">
        <w:rPr>
          <w:rFonts w:cs="Times New Roman"/>
          <w:lang w:val="en-GB"/>
        </w:rPr>
        <w:t xml:space="preserve"> datasets, despite minor differences in levels and rates</w:t>
      </w:r>
      <w:ins w:id="982" w:author="Soapbox" w:date="2021-07-16T12:07:00Z">
        <w:r w:rsidR="00DE5638" w:rsidRPr="001E7A27">
          <w:rPr>
            <w:rFonts w:cs="Times New Roman"/>
            <w:lang w:val="en-GB"/>
          </w:rPr>
          <w:t>,</w:t>
        </w:r>
      </w:ins>
      <w:r w:rsidRPr="001E7A27">
        <w:rPr>
          <w:rFonts w:cs="Times New Roman"/>
          <w:lang w:val="en-GB"/>
        </w:rPr>
        <w:t xml:space="preserve"> as expected given the reported uncertainties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"10.5194/essd-12-1437-2020", "ISSN" : "18663516", "abstract" : "Since the first estimate of global CO2 emissions was published in 1894, important progress has been made in the development of estimation methods while the number of available datasets has grown. The existence of parallel efforts should lead to improved accuracy and understanding of emissions estimates, but there remains significant deviation between estimates and relatively poor understanding of the reasons for this. Here I describe the most important global emissions datasets available today and-by way of global, large-emitter, and case examples-quantitatively compare their estimates, exploring the reasons for differences. In many cases differences in emissions come down to differences in system boundaries: Which emissions sources are included and which are omitted. With minimal work in harmonising these system boundaries across datasets, the range of estimates of global emissions drops to 5%, and further work on harmonisation would likely result in an even lower range, without changing the data. Some potential errors were found, and some discrepancies remain unexplained, but it is shown to be inappropriate to conclude that uncertainty in emissions is high simply because estimates exhibit a wide range. While \"true\"emissions cannot be known, by comparing different datasets methodically, differences that result from system boundaries and allocation approaches can be highlighted and set aside to enable identification of true differences, and potential errors. This must be an important way forward in improving global datasets of CO2 emissions. Data used to generate Figs. 3-18 are available at https://doi.org/10.5281/zenodo.3687042 (Andrew, 2020).", "author" : [ { "dropping-particle" : "", "family" : "Andrew", "given" : "Robbie M.", "non-dropping-particle" : "", "parse-names" : false, "suffix" : "" } ], "container-title" : "Earth System Science Data", "id" : "ITEM-1", "issue" : "2", "issued" : { "date-parts" : [ [ "2020" ] ] }, "page" : "1437-1465", "title" : "A comparison of estimates of global carbon dioxide emissions from fossil carbon sources", "translator" : [ { "dropping-particle" : "", "family" : "L7095", "given" : "", "non-dropping-particle" : "", "parse-names" : false, "suffix" : "" } ], "type" : "article-journal", "volume" : "12" }, "uris" : [ "http://www.mendeley.com/documents/?uuid=0e3255f8-b854-4a49-9ccd-cb83f30b2c9a" ] } ], "mendeley" : { "formattedCitation" : "(Andrew, 2020)", "plainTextFormattedCitation" : "(Andrew, 2020)", "previouslyFormattedCitation" : "(Andrew,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(Andrew, 2020)</w:t>
      </w:r>
      <w:r w:rsidRPr="001E7A27">
        <w:rPr>
          <w:rFonts w:cs="Times New Roman"/>
          <w:lang w:val="en-GB"/>
        </w:rPr>
        <w:fldChar w:fldCharType="end"/>
      </w:r>
      <w:r w:rsidRPr="001E7A27">
        <w:rPr>
          <w:rFonts w:cs="Times New Roman"/>
          <w:lang w:val="en-GB"/>
        </w:rPr>
        <w:t xml:space="preserve">. During 2020, the COVID-19 pandemic led to a </w:t>
      </w:r>
      <w:r w:rsidR="00DC0E21" w:rsidRPr="001E7A27">
        <w:rPr>
          <w:rFonts w:cs="Times New Roman"/>
          <w:lang w:val="en-GB"/>
        </w:rPr>
        <w:t xml:space="preserve">rapid, temporary </w:t>
      </w:r>
      <w:r w:rsidRPr="001E7A27">
        <w:rPr>
          <w:rFonts w:cs="Times New Roman"/>
          <w:lang w:val="en-GB"/>
        </w:rPr>
        <w:t>decline in</w:t>
      </w:r>
      <w:r w:rsidR="00323367" w:rsidRPr="001E7A27">
        <w:rPr>
          <w:rFonts w:cs="Times New Roman"/>
          <w:lang w:val="en-GB"/>
        </w:rPr>
        <w:t xml:space="preserve"> fossil</w:t>
      </w:r>
      <w:r w:rsidRPr="001E7A27">
        <w:rPr>
          <w:rFonts w:cs="Times New Roman"/>
          <w:lang w:val="en-GB"/>
        </w:rPr>
        <w:t xml:space="preserve"> CO</w:t>
      </w:r>
      <w:r w:rsidRPr="001E7A27">
        <w:rPr>
          <w:rFonts w:cs="Times New Roman"/>
          <w:vertAlign w:val="subscript"/>
          <w:lang w:val="en-GB"/>
        </w:rPr>
        <w:t>2</w:t>
      </w:r>
      <w:r w:rsidRPr="001E7A27">
        <w:rPr>
          <w:rFonts w:cs="Times New Roman"/>
          <w:lang w:val="en-GB"/>
        </w:rPr>
        <w:t xml:space="preserve"> emissions, estimated to be around 7% based on a synthesis of four</w:t>
      </w:r>
      <w:r w:rsidR="00323367" w:rsidRPr="001E7A27">
        <w:rPr>
          <w:rFonts w:cs="Times New Roman"/>
          <w:lang w:val="en-GB"/>
        </w:rPr>
        <w:t xml:space="preserve"> estimates</w:t>
      </w:r>
      <w:r w:rsidR="00247E3F" w:rsidRPr="001E7A27">
        <w:rPr>
          <w:rFonts w:cs="Times New Roman"/>
          <w:lang w:val="en-GB"/>
        </w:rPr>
        <w:t>.</w:t>
      </w:r>
      <w:ins w:id="983" w:author="Soapbox" w:date="2021-07-16T12:07:00Z">
        <w:r w:rsidR="00CA613A" w:rsidRPr="001E7A27">
          <w:rPr>
            <w:rFonts w:cs="Times New Roman"/>
            <w:lang w:val="en-GB"/>
            <w:rPrChange w:id="984" w:author="Clotilde Pean" w:date="2021-09-06T10:07:00Z">
              <w:rPr>
                <w:rFonts w:cs="Times New Roman"/>
              </w:rPr>
            </w:rPrChange>
          </w:rPr>
          <w:t xml:space="preserve"> </w:t>
        </w:r>
        <w:r w:rsidR="00CA613A" w:rsidRPr="001E7A27">
          <w:rPr>
            <w:rFonts w:cs="Times New Roman"/>
            <w:lang w:val="en-GB"/>
          </w:rPr>
          <w:t>(Cross-Chapter Box 6.1</w:t>
        </w:r>
        <w:del w:id="985" w:author="Ian Blenkinsop" w:date="2021-07-28T12:27:00Z">
          <w:r w:rsidR="00CA613A" w:rsidRPr="001E7A27" w:rsidDel="004D35CE">
            <w:rPr>
              <w:rFonts w:cs="Times New Roman"/>
              <w:lang w:val="en-GB"/>
            </w:rPr>
            <w:delText>)</w:delText>
          </w:r>
        </w:del>
      </w:ins>
      <w:ins w:id="986" w:author="Ian Blenkinsop" w:date="2021-07-28T12:27:00Z">
        <w:r w:rsidR="004D35CE" w:rsidRPr="001E7A27">
          <w:rPr>
            <w:rFonts w:cs="Times New Roman"/>
            <w:lang w:val="en-GB"/>
          </w:rPr>
          <w:t> ;</w:t>
        </w:r>
      </w:ins>
      <w:ins w:id="987" w:author="Soapbox" w:date="2021-07-16T12:07:00Z">
        <w:del w:id="988" w:author="Ian Blenkinsop" w:date="2021-07-28T12:27:00Z">
          <w:r w:rsidR="00CA613A" w:rsidRPr="001E7A27" w:rsidDel="004D35CE">
            <w:rPr>
              <w:rFonts w:cs="Times New Roman"/>
              <w:lang w:val="en-GB"/>
            </w:rPr>
            <w:delText>.</w:delText>
          </w:r>
        </w:del>
      </w:ins>
      <w:r w:rsidR="00247E3F" w:rsidRPr="001E7A27">
        <w:rPr>
          <w:rFonts w:cs="Times New Roman"/>
          <w:lang w:val="en-GB"/>
        </w:rPr>
        <w:t xml:space="preserve"> </w:t>
      </w:r>
      <w:commentRangeStart w:id="989"/>
      <w:r w:rsidR="00247E3F" w:rsidRPr="001E7A27">
        <w:rPr>
          <w:rFonts w:cs="Times New Roman"/>
          <w:lang w:val="en-GB"/>
        </w:rPr>
        <w:fldChar w:fldCharType="begin" w:fldLock="1"/>
      </w:r>
      <w:ins w:id="990" w:author="Robin Matthews" w:date="2021-06-17T15:59:00Z">
        <w:r w:rsidR="007F1BF0" w:rsidRPr="001E7A27">
          <w:rPr>
            <w:rFonts w:cs="Times New Roman"/>
            <w:lang w:val="en-GB"/>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 : "10", "issued" : { "date-parts" : [ [ "2020" ] ] }, "page" : "913-919", "publisher" : "Springer US", "title" : "Current and future global climate impacts resulting from COVID-19", "translator" : [ { "dropping-particle" : "", "family" : "L7086", "given" : "", "non-dropping-particle" : "", "parse-names" : false, "suffix" : "" } ], "type" : "article-journal", "volume" : "10" }, "uris" : [ "http://www.mendeley.com/documents/?uuid=3e920d92-76ed-4e15-bbb9-3525ad2320e6" ] }, { "id" : "ITEM-2", "itemData" : { "DOI" : "10.1038/s41558-020-0797-x", "ISBN" : "4155802007", "ISSN" : "17586798",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"ITEM-2", "issue" : "7", "issued" : { "date-parts" : [ [ "2020" ] ] }, "page" : "647-653", "publisher" : "Springer US", "title" : "Temporary reduction in daily global CO2 emissions during the COVID-19 forced confinement", "translator" : [ { "dropping-particle" : "", "family" : "L7094", "given" : "", "non-dropping-particle" : "", "parse-names" : false, "suffix" : "" } ], "type" : "article-journal", "volume" : "10" }, "uris" : [ "http://www.mendeley.com/documents/?uuid=2206d436-51b9-45cf-91ef-b21e453c9e1d" ] }, { "id" : "ITEM-3", "itemData" : { "DOI" : "10.1038/s41467-020-18922-7", "ISSN" : "2041-1723", "abstract" : "The COVID-19 pandemic is impacting human activities, and in turn energy use and carbon dioxide (CO 2 ) emissions. Here we present daily estimates of country-level CO 2 emissions for different sectors based on near-real-time activity data. The key result is an abrupt 8.8% decrease in global CO 2 emissions (\u22121551 Mt CO 2 ) in the first half of 2020 compared to the same period in 2019. The magnitude of this decrease is larger than during previous economic downturns or World War II. The timing of emissions decreases corresponds to lockdown measures in each country. By July 1st, the pandemic\u2019s effects on global emissions diminished as lockdown restrictions relaxed and some economic activities restarted, especially in China and several European countries, but substantial differences persist between countries, with continuing emission declines in the U.S. where coronavirus cases are still increasing substantially.", "author" : [ { "dropping-particle" : "", "family" : "Liu", "given" : "Zhu", "non-dropping-particle" : "", "parse-names" : false, "suffix" : "" }, { "dropping-particle" : "", "family" : "Ciais", "given" : "Philippe", "non-dropping-particle" : "", "parse-names" : false, "suffix" : "" }, { "dropping-particle" : "", "family" : "Deng", "given" : "Zhu", "non-dropping-particle" : "", "parse-names" : false, "suffix" : "" }, { "dropping-particle" : "", "family" : "Lei", "given" : "Ruixue", "non-dropping-particle" : "", "parse-names" : false, "suffix" : "" }, { "dropping-particle" : "", "family" : "Davis", "given" : "Steven J", "non-dropping-particle" : "", "parse-names" : false, "suffix" : "" }, { "dropping-particle" : "", "family" : "Feng", "given" : "Sha", "non-dropping-particle" : "", "parse-names" : false, "suffix" : "" }, { "dropping-particle" : "", "family" : "Zheng", "given" : "Bo", "non-dropping-particle" : "", "parse-names" : false, "suffix" : "" }, { "dropping-particle" : "", "family" : "Cui", "given" : "Duo", "non-dropping-particle" : "", "parse-names" : false, "suffix" : "" }, { "dropping-particle" : "", "family" : "Dou", "given" : "Xinyu", "non-dropping-particle" : "", "parse-names" : false, "suffix" : "" }, { "dropping-particle" : "", "family" : "Zhu", "given" : "Biqing", "non-dropping-particle" : "", "parse-names" : false, "suffix" : "" }, { "dropping-particle" : "", "family" : "Guo", "given" : "Rui", "non-dropping-particle" : "", "parse-names" : false, "suffix" : "" }, { "dropping-particle" : "", "family" : "Ke", "given" : "Piyu", "non-dropping-particle" : "", "parse-names" : false, "suffix" : "" }, { "dropping-particle" : "", "family" : "Sun", "given" : "Taochun", "non-dropping-particle" : "", "parse-names" : false, "suffix" : "" }, { "dropping-particle" : "", "family" : "Lu", "given" : "Chenxi", "non-dropping-particle" : "", "parse-names" : false, "suffix" : "" }, { "dropping-particle" : "", "family" : "He", "given" : "Pan", "non-dropping-particle" : "", "parse-names" : false, "suffix" : "" }, { "dropping-particle" : "", "family" : "Wang", "given" : "Yuan", "non-dropping-particle" : "", "parse-names" : false, "suffix" : "" }, { "dropping-particle" : "", "family" : "Yue", "given" : "Xu", "non-dropping-particle" : "", "parse-names" : false, "suffix" : "" }, { "dropping-particle" : "", "family" : "Wang", "given" : "Yilong", "non-dropping-particle" : "", "parse-names" : false, "suffix" : "" }, { "dropping-particle" : "", "family" : "Lei", "given" : "Yadong", "non-dropping-particle" : "", "parse-names" : false, "suffix" : "" }, { "dropping-particle" : "", "family" : "Zhou", "given" : "Hao", "non-dropping-particle" : "", "parse-names" : false, "suffix" : "" }, { "dropping-particle" : "", "family" : "Cai", "given" : "Zhaonan", "non-dropping-particle" : "", "parse-names" : false, "suffix" : "" }, { "dropping-particle" : "", "family" : "Wu", "given" : "Yuhui", "non-dropping-particle" : "", "parse-names" : false, "suffix" : "" }, { "dropping-particle" : "", "family" : "Guo", "given" : "Runtao", "non-dropping-particle" : "", "parse-names" : false, "suffix" : "" }, { "dropping-particle" : "", "family" : "Han", "given" : "Tingxuan", "non-dropping-particle" : "", "parse-names" : false, "suffix" : "" }, { "dropping-particle" : "", "family" : "Xue", "given" : "Jinjun", "non-dropping-particle" : "", "parse-names" : false, "suffix" : "" }, { "dropping-particle" : "", "family" : "Boucher", "given" : "Olivier", "non-dropping-particle" : "", "parse-names" : false, "suffix" : "" }, { "dropping-particle" : "", "family" : "Boucher", "given" : "Eulalie", "non-dropping-particle" : "", "parse-names" : false, "suffix" : "" }, { "dropping-particle" : "", "family" : "Chevallier", "given" : "Fr\u00e9d\u00e9ric", "non-dropping-particle" : "", "parse-names" : false, "suffix" : "" }, { "dropping-particle" : "", "family" : "Tanaka", "given" : "Katsumasa", "non-dropping-particle" : "", "parse-names" : false, "suffix" : "" }, { "dropping-particle" : "", "family" : "Wei", "given" : "Yimin", "non-dropping-particle" : "", "parse-names" : false, "suffix" : "" }, { "dropping-particle" : "", "family" : "Zhong", "given" : "Haiwang", "non-dropping-particle" : "", "parse-names" : false, "suffix" : "" }, { "dropping-particle" : "", "family" : "Kang", "given" : "Chongqing", "non-dropping-particle" : "", "parse-names" : false, "suffix" : "" }, { "dropping-particle" : "", "family" : "Zhang", "given" : "Ning", "non-dropping-particle" : "", "parse-names" : false, "suffix" : "" }, { "dropping-particle" : "", "family" : "Chen", "given" : "Bin", "non-dropping-particle" : "", "parse-names" : false, "suffix" : "" }, { "dropping-particle" : "", "family" : "Xi", "given" : "Fengming", "non-dropping-particle" : "", "parse-names" : false, "suffix" : "" }, { "dropping-particle" : "", "family" : "Liu", "given" : "Miaomiao", "non-dropping-particle" : "", "parse-names" : false, "suffix" : "" }, { "dropping-particle" : "", "family" : "Br\u00e9on", "given" : "Fran\u00e7ois-Marie", "non-dropping-particle" : "", "parse-names" : false, "suffix" : "" }, { "dropping-particle" : "", "family" : "Lu", "given" : "Yonglong", "non-dropping-particle" : "", "parse-names" : false, "suffix" : "" }, { "dropping-particle" : "", "family" : "Zhang", "given" : "Qiang", "non-dropping-particle" : "", "parse-names" : false, "suffix" : "" }, { "dropping-particle" : "", "family" : "Guan", "given" : "Dabo", "non-dropping-particle" : "", "parse-names" : false, "suffix" : "" }, { "dropping-particle" : "", "family" : "Gong", "given" : "Peng", "non-dropping-particle" : "", "parse-names" : false, "suffix" : "" }, { "dropping-particle" : "", "family" : "Kammen", "given" : "Daniel M", "non-dropping-particle" : "", "parse-names" : false, "suffix" : "" }, { "dropping-particle" : "", "family" : "He", "given" : "Kebin", "non-dropping-particle" : "", "parse-names" : false, "suffix" : "" }, { "dropping-particle" : "", "family" : "Schellnhuber", "given" : "Hans Joachim", "non-dropping-particle" : "", "parse-names" : false, "suffix" : "" } ], "container-title" : "Nature Communications", "id" : "ITEM-3", "issue" : "1", "issued" : { "date-parts" : [ [ "2020", "12", "14" ] ] }, "page" : "5172", "title" : "Near-real-time monitoring of global CO2 emissions reveals the effects of the COVID-19 pandemic", "translator" : [ { "dropping-particle" : "", "family" : "L7085", "given" : "", "non-dropping-particle" : "", "parse-names" : false, "suffix" : "" } ], "type" : "article-journal", "volume" : "11" }, "uris" : [ "http://www.mendeley.com/documents/?uuid=5467cf51-4250-4d2f-a848-2e23ea22bd91" ] }, { "id" : "ITEM-4",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"ITEM-4",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"(Forster et al., 2020; Friedlingstein et al., 2020; Le Qu\u00e9r\u00e9 et al., 2020; Liu et al., 2020c)", "manualFormatting" : "(Forster et al., 2020; Friedlingstein et al., 2020; Le Qu\u00e9r\u00e9 et al., 2020; Z. Liu et al., 2020)", "plainTextFormattedCitation" : "(Forster et al., 2020; Friedlingstein et al., 2020; Le Qu\u00e9r\u00e9 et al., 2020; Liu et al., 2020c)", "previouslyFormattedCitation" : "(Forster et al., 2020; Friedlingstein et al., 2020; Le Qu\u00e9r\u00e9 et al., 2020; Liu et al., 2020c)" }, "properties" : { "noteIndex" : 0 }, "schema" : "https://github.com/citation-style-language/schema/raw/master/csl-citation.json" }</w:instrText>
        </w:r>
      </w:ins>
      <w:del w:id="991" w:author="Robin Matthews" w:date="2021-06-17T15:59:00Z">
        <w:r w:rsidR="00747167" w:rsidRPr="001E7A27" w:rsidDel="007F1BF0">
          <w:rPr>
            <w:rFonts w:cs="Times New Roman"/>
            <w:lang w:val="en-GB"/>
          </w:rPr>
          <w:del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 : "10", "issued" : { "date-parts" : [ [ "2020" ] ] }, "page" : "913-919", "publisher" : "Springer US", "title" : "Current and future global climate impacts resulting from COVID-19", "translator" : [ { "dropping-particle" : "", "family" : "L7086", "given" : "", "non-dropping-particle" : "", "parse-names" : false, "suffix" : "" } ], "type" : "article-journal", "volume" : "10" }, "uris" : [ "http://www.mendeley.com/documents/?uuid=3e920d92-76ed-4e15-bbb9-3525ad2320e6" ] }, { "id" : "ITEM-2", "itemData" : { "DOI" : "10.1038/s41558-020-0797-x", "ISBN" : "4155802007", "ISSN" : "17586798",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"ITEM-2", "issue" : "7", "issued" : { "date-parts" : [ [ "2020" ] ] }, "page" : "647-653", "publisher" : "Springer US", "title" : "Temporary reduction in daily global CO2 emissions during the COVID-19 forced confinement", "translator" : [ { "dropping-particle" : "", "family" : "L7094", "given" : "", "non-dropping-particle" : "", "parse-names" : false, "suffix" : "" } ], "type" : "article-journal", "volume" : "10" }, "uris" : [ "http://www.mendeley.com/documents/?uuid=2206d436-51b9-45cf-91ef-b21e453c9e1d" ] }, { "id" : "ITEM-3", "itemData" : { "DOI" : "10.1038/s41467-020-18922-7", "ISSN" : "2041-1723", "abstract" : "The COVID-19 pandemic is impacting human activities, and in turn energy use and carbon dioxide (CO 2 ) emissions. Here we present daily estimates of country-level CO 2 emissions for different sectors based on near-real-time activity data. The key result is an abrupt 8.8% decrease in global CO 2 emissions (\u22121551 Mt CO 2 ) in the first half of 2020 compared to the same period in 2019. The magnitude of this decrease is larger than during previous economic downturns or World War II. The timing of emissions decreases corresponds to lockdown measures in each country. By July 1st, the pandemic\u2019s effects on global emissions diminished as lockdown restrictions relaxed and some economic activities restarted, especially in China and several European countries, but substantial differences persist between countries, with continuing emission declines in the U.S. where coronavirus cases are still increasing substantially.", "author" : [ { "dropping-particle" : "", "family" : "Liu", "given" : "Zhu", "non-dropping-particle" : "", "parse-names" : false, "suffix" : "" }, { "dropping-particle" : "", "family" : "Ciais", "given" : "Philippe", "non-dropping-particle" : "", "parse-names" : false, "suffix" : "" }, { "dropping-particle" : "", "family" : "Deng", "given" : "Zhu", "non-dropping-particle" : "", "parse-names" : false, "suffix" : "" }, { "dropping-particle" : "", "family" : "Lei", "given" : "Ruixue", "non-dropping-particle" : "", "parse-names" : false, "suffix" : "" }, { "dropping-particle" : "", "family" : "Davis", "given" : "Steven J", "non-dropping-particle" : "", "parse-names" : false, "suffix" : "" }, { "dropping-particle" : "", "family" : "Feng", "given" : "Sha", "non-dropping-particle" : "", "parse-names" : false, "suffix" : "" }, { "dropping-particle" : "", "family" : "Zheng", "given" : "Bo", "non-dropping-particle" : "", "parse-names" : false, "suffix" : "" }, { "dropping-particle" : "", "family" : "Cui", "given" : "Duo", "non-dropping-particle" : "", "parse-names" : false, "suffix" : "" }, { "dropping-particle" : "", "family" : "Dou", "given" : "Xinyu", "non-dropping-particle" : "", "parse-names" : false, "suffix" : "" }, { "dropping-particle" : "", "family" : "Zhu", "given" : "Biqing", "non-dropping-particle" : "", "parse-names" : false, "suffix" : "" }, { "dropping-particle" : "", "family" : "Guo", "given" : "Rui", "non-dropping-particle" : "", "parse-names" : false, "suffix" : "" }, { "dropping-particle" : "", "family" : "Ke", "given" : "Piyu", "non-dropping-particle" : "", "parse-names" : false, "suffix" : "" }, { "dropping-particle" : "", "family" : "Sun", "given" : "Taochun", "non-dropping-particle" : "", "parse-names" : false, "suffix" : "" }, { "dropping-particle" : "", "family" : "Lu", "given" : "Chenxi", "non-dropping-particle" : "", "parse-names" : false, "suffix" : "" }, { "dropping-particle" : "", "family" : "He", "given" : "Pan", "non-dropping-particle" : "", "parse-names" : false, "suffix" : "" }, { "dropping-particle" : "", "family" : "Wang", "given" : "Yuan", "non-dropping-particle" : "", "parse-names" : false, "suffix" : "" }, { "dropping-particle" : "", "family" : "Yue", "given" : "Xu", "non-dropping-particle" : "", "parse-names" : false, "suffix" : "" }, { "dropping-particle" : "", "family" : "Wang", "given" : "Yilong", "non-dropping-particle" : "", "parse-names" : false, "suffix" : "" }, { "dropping-particle" : "", "family" : "Lei", "given" : "Yadong", "non-dropping-particle" : "", "parse-names" : false, "suffix" : "" }, { "dropping-particle" : "", "family" : "Zhou", "given" : "Hao", "non-dropping-particle" : "", "parse-names" : false, "suffix" : "" }, { "dropping-particle" : "", "family" : "Cai", "given" : "Zhaonan", "non-dropping-particle" : "", "parse-names" : false, "suffix" : "" }, { "dropping-particle" : "", "family" : "Wu", "given" : "Yuhui", "non-dropping-particle" : "", "parse-names" : false, "suffix" : "" }, { "dropping-particle" : "", "family" : "Guo", "given" : "Runtao", "non-dropping-particle" : "", "parse-names" : false, "suffix" : "" }, { "dropping-particle" : "", "family" : "Han", "given" : "Tingxuan", "non-dropping-particle" : "", "parse-names" : false, "suffix" : "" }, { "dropping-particle" : "", "family" : "Xue", "given" : "Jinjun", "non-dropping-particle" : "", "parse-names" : false, "suffix" : "" }, { "dropping-particle" : "", "family" : "Boucher", "given" : "Olivier", "non-dropping-particle" : "", "parse-names" : false, "suffix" : "" }, { "dropping-particle" : "", "family" : "Boucher", "given" : "Eulalie", "non-dropping-particle" : "", "parse-names" : false, "suffix" : "" }, { "dropping-particle" : "", "family" : "Chevallier", "given" : "Fr\u00e9d\u00e9ric", "non-dropping-particle" : "", "parse-names" : false, "suffix" : "" }, { "dropping-particle" : "", "family" : "Tanaka", "given" : "Katsumasa", "non-dropping-particle" : "", "parse-names" : false, "suffix" : "" }, { "dropping-particle" : "", "family" : "Wei", "given" : "Yimin", "non-dropping-particle" : "", "parse-names" : false, "suffix" : "" }, { "dropping-particle" : "", "family" : "Zhong", "given" : "Haiwang", "non-dropping-particle" : "", "parse-names" : false, "suffix" : "" }, { "dropping-particle" : "", "family" : "Kang", "given" : "Chongqing", "non-dropping-particle" : "", "parse-names" : false, "suffix" : "" }, { "dropping-particle" : "", "family" : "Zhang", "given" : "Ning", "non-dropping-particle" : "", "parse-names" : false, "suffix" : "" }, { "dropping-particle" : "", "family" : "Chen", "given" : "Bin", "non-dropping-particle" : "", "parse-names" : false, "suffix" : "" }, { "dropping-particle" : "", "family" : "Xi", "given" : "Fengming", "non-dropping-particle" : "", "parse-names" : false, "suffix" : "" }, { "dropping-particle" : "", "family" : "Liu", "given" : "Miaomiao", "non-dropping-particle" : "", "parse-names" : false, "suffix" : "" }, { "dropping-particle" : "", "family" : "Br\u00e9on", "given" : "Fran\u00e7ois-Marie", "non-dropping-particle" : "", "parse-names" : false, "suffix" : "" }, { "dropping-particle" : "", "family" : "Lu", "given" : "Yonglong", "non-dropping-particle" : "", "parse-names" : false, "suffix" : "" }, { "dropping-particle" : "", "family" : "Zhang", "given" : "Qiang", "non-dropping-particle" : "", "parse-names" : false, "suffix" : "" }, { "dropping-particle" : "", "family" : "Guan", "given" : "Dabo", "non-dropping-particle" : "", "parse-names" : false, "suffix" : "" }, { "dropping-particle" : "", "family" : "Gong", "given" : "Peng", "non-dropping-particle" : "", "parse-names" : false, "suffix" : "" }, { "dropping-particle" : "", "family" : "Kammen", "given" : "Daniel M", "non-dropping-particle" : "", "parse-names" : false, "suffix" : "" }, { "dropping-particle" : "", "family" : "He", "given" : "Kebin", "non-dropping-particle" : "", "parse-names" : false, "suffix" : "" }, { "dropping-particle" : "", "family" : "Schellnhuber", "given" : "Hans Joachim", "non-dropping-particle" : "", "parse-names" : false, "suffix" : "" } ], "container-title" : "Nature Communications", "id" : "ITEM-3", "issue" : "1", "issued" : { "date-parts" : [ [ "2020", "12", "14" ] ] }, "page" : "5172", "title" : "Near-real-time monitoring of global CO2 emissions reveals the effects of the COVID-19 pandemic", "translator" : [ { "dropping-particle" : "", "family" : "L7085", "given" : "", "non-dropping-particle" : "", "parse-names" : false, "suffix" : "" } ], "type" : "article-journal", "volume" : "11" }, "uris" : [ "http://www.mendeley.com/documents/?uuid=5467cf51-4250-4d2f-a848-2e23ea22bd91" ] }, { "id" : "ITEM-4",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w:delInstrText>
        </w:r>
        <w:r w:rsidR="00747167" w:rsidRPr="001E7A27" w:rsidDel="007F1BF0">
          <w:rPr>
            <w:rFonts w:cs="Times New Roman"/>
            <w:lang w:val="en-GB"/>
            <w:rPrChange w:id="992" w:author="Clotilde Pean" w:date="2021-09-06T10:07:00Z">
              <w:rPr>
                <w:rFonts w:cs="Times New Roman"/>
              </w:rPr>
            </w:rPrChange>
          </w:rPr>
          <w:delInstrText>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"ITEM-4",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"(Forster et al., 2020; Friedlingstein et al., 2020; Le Qu\u00e9r\u00e9 et al., 2020; Liu et al., 2020c)", "plainTextFormattedCitation" : "(Forster et al., 2020; Friedlingstein et al., 2020; Le Qu\u00e9r\u00e9 et al., 2020; Liu et al., 2020c)", "previouslyFormattedCitation" : "(Forster et al., 2020; Friedlingstein et al., 2020; Le Qu\u00e9r\u00e9 et al., 2020; Liu et al., 2020c)" }, "properties" : { "noteIndex" : 0 }, "schema" : "https://github.com/citation-style-language/schema/raw/master/csl-citation.json" }</w:delInstrText>
        </w:r>
      </w:del>
      <w:r w:rsidR="00247E3F" w:rsidRPr="001E7A27">
        <w:rPr>
          <w:rFonts w:cs="Times New Roman"/>
          <w:lang w:val="en-GB"/>
        </w:rPr>
        <w:fldChar w:fldCharType="separate"/>
      </w:r>
      <w:del w:id="993" w:author="Ian Blenkinsop" w:date="2021-07-28T12:27:00Z">
        <w:r w:rsidR="00025FA2" w:rsidRPr="001E7A27" w:rsidDel="004D35CE">
          <w:rPr>
            <w:rFonts w:cs="Times New Roman"/>
            <w:noProof/>
            <w:lang w:val="en-GB"/>
            <w:rPrChange w:id="994" w:author="Clotilde Pean" w:date="2021-09-06T10:07:00Z">
              <w:rPr>
                <w:rFonts w:cs="Times New Roman"/>
                <w:noProof/>
              </w:rPr>
            </w:rPrChange>
          </w:rPr>
          <w:delText>(</w:delText>
        </w:r>
      </w:del>
      <w:r w:rsidR="00025FA2" w:rsidRPr="001E7A27">
        <w:rPr>
          <w:rFonts w:cs="Times New Roman"/>
          <w:noProof/>
          <w:lang w:val="en-GB"/>
          <w:rPrChange w:id="995" w:author="Clotilde Pean" w:date="2021-09-06T10:07:00Z">
            <w:rPr>
              <w:rFonts w:cs="Times New Roman"/>
              <w:noProof/>
            </w:rPr>
          </w:rPrChange>
        </w:rPr>
        <w:t xml:space="preserve">Forster et al., 2020; Friedlingstein et al., 2020; Le Quéré et al., 2020; </w:t>
      </w:r>
      <w:ins w:id="996" w:author="Robin Matthews" w:date="2021-06-17T15:59:00Z">
        <w:r w:rsidR="007F1BF0" w:rsidRPr="001E7A27">
          <w:rPr>
            <w:rFonts w:cs="Times New Roman"/>
            <w:noProof/>
            <w:lang w:val="en-GB"/>
            <w:rPrChange w:id="997" w:author="Clotilde Pean" w:date="2021-09-06T10:07:00Z">
              <w:rPr>
                <w:rFonts w:cs="Times New Roman"/>
                <w:noProof/>
              </w:rPr>
            </w:rPrChange>
          </w:rPr>
          <w:t xml:space="preserve">Z. </w:t>
        </w:r>
      </w:ins>
      <w:r w:rsidR="00025FA2" w:rsidRPr="001E7A27">
        <w:rPr>
          <w:rFonts w:cs="Times New Roman"/>
          <w:noProof/>
          <w:lang w:val="en-GB"/>
          <w:rPrChange w:id="998" w:author="Clotilde Pean" w:date="2021-09-06T10:07:00Z">
            <w:rPr>
              <w:rFonts w:cs="Times New Roman"/>
              <w:noProof/>
            </w:rPr>
          </w:rPrChange>
        </w:rPr>
        <w:t>Liu et al., 2020</w:t>
      </w:r>
      <w:del w:id="999" w:author="Robin Matthews" w:date="2021-06-17T15:59:00Z">
        <w:r w:rsidR="00025FA2" w:rsidRPr="001E7A27" w:rsidDel="007F1BF0">
          <w:rPr>
            <w:rFonts w:cs="Times New Roman"/>
            <w:noProof/>
            <w:lang w:val="en-GB"/>
            <w:rPrChange w:id="1000" w:author="Clotilde Pean" w:date="2021-09-06T10:07:00Z">
              <w:rPr>
                <w:rFonts w:cs="Times New Roman"/>
                <w:noProof/>
              </w:rPr>
            </w:rPrChange>
          </w:rPr>
          <w:delText>c</w:delText>
        </w:r>
      </w:del>
      <w:r w:rsidR="00025FA2" w:rsidRPr="001E7A27">
        <w:rPr>
          <w:rFonts w:cs="Times New Roman"/>
          <w:noProof/>
          <w:lang w:val="en-GB"/>
          <w:rPrChange w:id="1001" w:author="Clotilde Pean" w:date="2021-09-06T10:07:00Z">
            <w:rPr>
              <w:rFonts w:cs="Times New Roman"/>
              <w:noProof/>
            </w:rPr>
          </w:rPrChange>
        </w:rPr>
        <w:t>)</w:t>
      </w:r>
      <w:r w:rsidR="00247E3F" w:rsidRPr="001E7A27">
        <w:rPr>
          <w:rFonts w:cs="Times New Roman"/>
          <w:lang w:val="en-GB"/>
        </w:rPr>
        <w:fldChar w:fldCharType="end"/>
      </w:r>
      <w:commentRangeEnd w:id="989"/>
      <w:r w:rsidR="00025FA2" w:rsidRPr="001E7A27">
        <w:rPr>
          <w:rStyle w:val="CommentReference"/>
          <w:lang w:val="en-GB"/>
        </w:rPr>
        <w:commentReference w:id="989"/>
      </w:r>
      <w:r w:rsidR="00247E3F" w:rsidRPr="001E7A27">
        <w:rPr>
          <w:rFonts w:cs="Times New Roman"/>
          <w:lang w:val="en-GB"/>
          <w:rPrChange w:id="1002" w:author="Clotilde Pean" w:date="2021-09-06T10:07:00Z">
            <w:rPr>
              <w:rFonts w:cs="Times New Roman"/>
            </w:rPr>
          </w:rPrChange>
        </w:rPr>
        <w:t xml:space="preserve"> </w:t>
      </w:r>
      <w:del w:id="1003" w:author="Soapbox" w:date="2021-07-16T12:07:00Z">
        <w:r w:rsidR="00247E3F" w:rsidRPr="001E7A27" w:rsidDel="00CA613A">
          <w:rPr>
            <w:rFonts w:cs="Times New Roman"/>
            <w:lang w:val="en-GB"/>
            <w:rPrChange w:id="1004" w:author="Clotilde Pean" w:date="2021-09-06T10:07:00Z">
              <w:rPr>
                <w:rFonts w:cs="Times New Roman"/>
              </w:rPr>
            </w:rPrChange>
          </w:rPr>
          <w:delText>(</w:delText>
        </w:r>
        <w:r w:rsidRPr="001E7A27" w:rsidDel="00CA613A">
          <w:rPr>
            <w:rFonts w:cs="Times New Roman"/>
            <w:lang w:val="en-GB"/>
            <w:rPrChange w:id="1005" w:author="Clotilde Pean" w:date="2021-09-06T10:07:00Z">
              <w:rPr>
                <w:rFonts w:cs="Times New Roman"/>
              </w:rPr>
            </w:rPrChange>
          </w:rPr>
          <w:delText>Cross</w:delText>
        </w:r>
        <w:r w:rsidR="002D5862" w:rsidRPr="001E7A27" w:rsidDel="00CA613A">
          <w:rPr>
            <w:rFonts w:cs="Times New Roman"/>
            <w:lang w:val="en-GB"/>
            <w:rPrChange w:id="1006" w:author="Clotilde Pean" w:date="2021-09-06T10:07:00Z">
              <w:rPr>
                <w:rFonts w:cs="Times New Roman"/>
              </w:rPr>
            </w:rPrChange>
          </w:rPr>
          <w:delText>-</w:delText>
        </w:r>
        <w:r w:rsidRPr="001E7A27" w:rsidDel="00CA613A">
          <w:rPr>
            <w:rFonts w:cs="Times New Roman"/>
            <w:lang w:val="en-GB"/>
            <w:rPrChange w:id="1007" w:author="Clotilde Pean" w:date="2021-09-06T10:07:00Z">
              <w:rPr>
                <w:rFonts w:cs="Times New Roman"/>
              </w:rPr>
            </w:rPrChange>
          </w:rPr>
          <w:delText>Chapter Box</w:delText>
        </w:r>
        <w:r w:rsidR="0008750B" w:rsidRPr="001E7A27" w:rsidDel="00CA613A">
          <w:rPr>
            <w:rFonts w:cs="Times New Roman"/>
            <w:lang w:val="en-GB"/>
            <w:rPrChange w:id="1008" w:author="Clotilde Pean" w:date="2021-09-06T10:07:00Z">
              <w:rPr>
                <w:rFonts w:cs="Times New Roman"/>
              </w:rPr>
            </w:rPrChange>
          </w:rPr>
          <w:delText xml:space="preserve"> 6.1</w:delText>
        </w:r>
        <w:r w:rsidRPr="001E7A27" w:rsidDel="00CA613A">
          <w:rPr>
            <w:rFonts w:cs="Times New Roman"/>
            <w:lang w:val="en-GB"/>
            <w:rPrChange w:id="1009" w:author="Clotilde Pean" w:date="2021-09-06T10:07:00Z">
              <w:rPr>
                <w:rFonts w:cs="Times New Roman"/>
              </w:rPr>
            </w:rPrChange>
          </w:rPr>
          <w:delText>).</w:delText>
        </w:r>
      </w:del>
    </w:p>
    <w:p w14:paraId="3E5B12FC" w14:textId="77777777" w:rsidR="006D6F95" w:rsidRPr="001E7A27" w:rsidRDefault="006D6F95" w:rsidP="005C7F25">
      <w:pPr>
        <w:pStyle w:val="AR6BodyText"/>
        <w:rPr>
          <w:lang w:val="en-GB"/>
          <w:rPrChange w:id="1010" w:author="Clotilde Pean" w:date="2021-09-06T10:07:00Z">
            <w:rPr/>
          </w:rPrChange>
        </w:rPr>
      </w:pPr>
    </w:p>
    <w:p w14:paraId="464DBA4A" w14:textId="77777777" w:rsidR="002F5491" w:rsidRPr="001E7A27" w:rsidRDefault="002F5491" w:rsidP="005C7F25">
      <w:pPr>
        <w:pStyle w:val="AR6BodyText"/>
        <w:rPr>
          <w:lang w:val="en-GB"/>
          <w:rPrChange w:id="1011" w:author="Clotilde Pean" w:date="2021-09-06T10:07:00Z">
            <w:rPr/>
          </w:rPrChange>
        </w:rPr>
      </w:pPr>
    </w:p>
    <w:p w14:paraId="46F413D4" w14:textId="77777777" w:rsidR="006D6F95" w:rsidRPr="001E7A27" w:rsidRDefault="006D6F95" w:rsidP="005C7F25">
      <w:pPr>
        <w:pStyle w:val="AR6BodyText"/>
        <w:rPr>
          <w:rFonts w:eastAsia="Bliss"/>
          <w:b/>
          <w:lang w:val="en-GB"/>
        </w:rPr>
      </w:pPr>
      <w:r w:rsidRPr="001E7A27">
        <w:rPr>
          <w:rFonts w:eastAsia="Bliss"/>
          <w:b/>
          <w:lang w:val="en-GB"/>
        </w:rPr>
        <w:t>[START FIGURE 5.5 HERE]</w:t>
      </w:r>
    </w:p>
    <w:p w14:paraId="3582939D" w14:textId="77777777" w:rsidR="006D6F95" w:rsidRPr="001E7A27" w:rsidRDefault="006D6F95" w:rsidP="005C7F25">
      <w:pPr>
        <w:pStyle w:val="AR6BodyText"/>
        <w:rPr>
          <w:lang w:val="en-GB"/>
        </w:rPr>
      </w:pPr>
    </w:p>
    <w:p w14:paraId="6D65B836" w14:textId="0315EC90" w:rsidR="006D6F95" w:rsidRPr="001E7A27" w:rsidRDefault="006D6F95" w:rsidP="005C7F25">
      <w:pPr>
        <w:pStyle w:val="AR6Chap5Figure"/>
        <w:rPr>
          <w:lang w:val="en-GB"/>
        </w:rPr>
      </w:pPr>
      <w:r w:rsidRPr="001E7A27">
        <w:rPr>
          <w:b/>
          <w:bCs/>
          <w:lang w:val="en-GB"/>
        </w:rPr>
        <w:t>Global anthropogenic CO</w:t>
      </w:r>
      <w:r w:rsidRPr="001E7A27">
        <w:rPr>
          <w:b/>
          <w:bCs/>
          <w:vertAlign w:val="subscript"/>
          <w:lang w:val="en-GB"/>
        </w:rPr>
        <w:t>2</w:t>
      </w:r>
      <w:r w:rsidRPr="001E7A27">
        <w:rPr>
          <w:b/>
          <w:bCs/>
          <w:lang w:val="en-GB"/>
        </w:rPr>
        <w:t xml:space="preserve"> emissions</w:t>
      </w:r>
      <w:r w:rsidR="0080153C" w:rsidRPr="001E7A27">
        <w:rPr>
          <w:lang w:val="en-GB"/>
        </w:rPr>
        <w:t>.</w:t>
      </w:r>
      <w:r w:rsidRPr="001E7A27">
        <w:rPr>
          <w:lang w:val="en-GB"/>
        </w:rPr>
        <w:t xml:space="preserve"> (a) Historical trends of anthropogenic CO</w:t>
      </w:r>
      <w:r w:rsidRPr="001E7A27">
        <w:rPr>
          <w:vertAlign w:val="subscript"/>
          <w:lang w:val="en-GB"/>
        </w:rPr>
        <w:t>2</w:t>
      </w:r>
      <w:r w:rsidRPr="001E7A27">
        <w:rPr>
          <w:lang w:val="en-GB"/>
        </w:rPr>
        <w:t xml:space="preserve"> emission</w:t>
      </w:r>
      <w:r w:rsidR="005E65A1" w:rsidRPr="001E7A27">
        <w:rPr>
          <w:lang w:val="en-GB"/>
        </w:rPr>
        <w:t xml:space="preserve"> (fossil fuels and </w:t>
      </w:r>
      <w:r w:rsidR="00987BFC" w:rsidRPr="001E7A27">
        <w:rPr>
          <w:lang w:val="en-GB"/>
        </w:rPr>
        <w:t xml:space="preserve">net </w:t>
      </w:r>
      <w:r w:rsidR="005E65A1" w:rsidRPr="001E7A27">
        <w:rPr>
          <w:lang w:val="en-GB"/>
        </w:rPr>
        <w:t>land use change</w:t>
      </w:r>
      <w:r w:rsidR="00987BFC" w:rsidRPr="001E7A27">
        <w:rPr>
          <w:lang w:val="en-GB"/>
        </w:rPr>
        <w:t>, including land management, called LULUCF flux in the main tex</w:t>
      </w:r>
      <w:r w:rsidR="00F66D09" w:rsidRPr="001E7A27">
        <w:rPr>
          <w:lang w:val="en-GB"/>
        </w:rPr>
        <w:t>t</w:t>
      </w:r>
      <w:r w:rsidR="005E65A1" w:rsidRPr="001E7A27">
        <w:rPr>
          <w:lang w:val="en-GB"/>
        </w:rPr>
        <w:t>)</w:t>
      </w:r>
      <w:r w:rsidRPr="001E7A27">
        <w:rPr>
          <w:lang w:val="en-GB"/>
        </w:rPr>
        <w:t xml:space="preserve"> for the period 1870 to 2019, with ‘others’ representing flaring, emissions from carbonates during cement manufacture. Data sources: </w:t>
      </w:r>
      <w:r w:rsidRPr="001E7A27">
        <w:rPr>
          <w:lang w:val="en-GB"/>
        </w:rPr>
        <w:fldChar w:fldCharType="begin" w:fldLock="1"/>
      </w:r>
      <w:r w:rsidR="00747167" w:rsidRPr="001E7A27">
        <w:rPr>
          <w:lang w:val="en-GB"/>
        </w:rPr>
        <w:instrText>ADDIN CSL_CITATION { "citationItems" : [ { "id" : "ITEM-1", "itemData" : { "DOI" : "10.3334/CDIAC/00001_V2017", "URL" : "https://cdiac.ess-dive.lbl.gov/trends/emis/overview.html", "author" : [ { "dropping-particle" : "", "family" : "Boden", "given" : "T. A.", "non-dropping-particle" : "", "parse-names" : false, "suffix" : "" }, { "dropping-particle" : "", "family" : "Marland", "given" : "G.", "non-dropping-particle" : "", "parse-names" : false, "suffix" : "" }, { "dropping-particle" : "", "family" : "Andres", "given" : "R. J.", "non-dropping-particle" : "", "parse-names" : false, "suffix" : "" } ], "id" : "ITEM-1", "issued" : { "date-parts" : [ [ "2017" ] ] }, "publisher" : "Carbon Dioxide Information Analysis Center (CDIAC), Oak Ridge National Laboratory (ORNL)", "publisher-place" : "Oak Ridge, TN, USA", "title" : "Global, Regional, and National Fossil-Fuel CO2 Emissions (1751 \u2013 2014) (V. 2017)", "translator" : [ { "dropping-particle" : "", "family" : "L5101", "given" : "Rt17", "non-dropping-particle" : "", "parse-names" : false, "suffix" : "" } ], "type" : "webpage" }, "uris" : [ "http://www.mendeley.com/documents/?uuid=731cdf2a-39ad-4e50-adac-f74d951036dd" ] }, { "id" : "ITEM-2", "itemData" : { "author" : [ { "dropping-particle" : "", "family" : "BP", "given" : "", "non-dropping-particle" : "", "parse-names" : false, "suffix" : "" } ], "id" : "ITEM-2", "issued" : { "date-parts" : [ [ "2018" ] ] }, "number-of-pages" : "53", "publisher" : "BP", "publisher-place" : "London, UK", "title" : "BP Statistical Review of World Energy June 2018", "translator" : [ { "dropping-particle" : "", "family" : "L5372", "given" : "Rt7", "non-dropping-particle" : "", "parse-names" : false, "suffix" : "" } ], "type" : "report" }, "uris" : [ "http://www.mendeley.com/documents/?uuid=0caa904a-91fc-4c3f-b0eb-9917f875d35a" ] }, { "id" : "ITEM-3", "itemData" : { "DOI" : "10.5194/essd-10-195-2018", "ISSN" : "1866-3516", "abstract" : "Abstract. The global production of cement has grown very rapidly in recent years, and after fossil fuels and land-use change, it is the third-largest source of anthropogenic emissions of carbon dioxide. The required data for estimating emissions from global cement production are poor, and it has been recognised that some global estimates are significantly inflated. Here we assemble a large variety of available datasets and prioritise official data and emission factors, including estimates submitted to the UNFCCC plus new estimates for China and India, to present a new analysis of global process emissions from cement production. We show that global process emissions in 2016 were 1.45\u00b10.20 Gt CO2, equivalent to about 4 % of emissions from fossil fuels. Cumulative emissions from 1928 to 2016 were 39.3\u00b12.4 Gt CO2, 66 % of which have occurred since 1990. Emissions in 2015 were 30 % lower than those recently reported by the Global Carbon Project. The data associated with this article can be found at https://doi.org/10.5281/zenodo.831455.", "author" : [ { "dropping-particle" : "", "family" : "Andrew", "given" : "Robbie M", "non-dropping-particle" : "", "parse-names" : false, "suffix" : "" } ], "container-title" : "Earth System Science Data", "id" : "ITEM-3", "issue" : "1", "issued" : { "date-parts" : [ [ "2018", "1", "26" ] ] }, "page" : "195-217", "title" : "Global CO2 emissions from cement production", "translator" : [ { "dropping-particle" : "", "family" : "L394", "given" : "", "non-dropping-particle" : "", "parse-names" : false, "suffix" : "" } ], "type" : "article-journal", "volume" : "10" }, "uris" : [ "http://www.mendeley.com/documents/?uuid=639b2e9e-8f41-4b91-b08a-659668f32f8f" ] }, { "id" : "ITEM-4", "itemData" : { "DOI" : "10.1787/co2_fuel-2017-en", "ISBN" : "9789264278196", "author" : [ { "dropping-particle" : "", "family" : "IEA", "given" : "", "non-dropping-particle" : "", "parse-names" : false, "suffix" : "" } ], "id" : "ITEM-4", "issued" : { "date-parts" : [ [ "2017" ] ] }, "number-of-pages" : "529", "publisher" : "International Energy Agency (IEA)", "publisher-place" : "Paris, France", "title" : "CO2 Emissions from Fuel Combustion 2017", "translator" : [ { "dropping-particle" : "", "family" : "L5371", "given" : "Rt7", "non-dropping-particle" : "", "parse-names" : false, "suffix" : "" } ], "type" : "report" }, "uris" : [ "http://www.mendeley.com/documents/?uuid=ed87a6b0-65ab-4a70-8529-71a8119c91df" ] }, { "id" : "ITEM-5",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"ITEM-5",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"id" : "ITEM-6",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"ITEM-6",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"(Boden et al., 2017; IEA, 2017; Andrew, 2018; BP, 2018; Le Qu\u00e9r\u00e9 et al., 2018a; Friedlingstein et al., 2020)", "plainTextFormattedCitation" : "(Boden et al., 2017; IEA, 2017; Andrew, 2018; BP, 2018; Le Qu\u00e9r\u00e9 et al., 2018a; Friedlingstein et al., 2020)", "previouslyFormattedCitation" : "(Boden et al., 2017; IEA, 2017; Andrew, 2018; BP, 2018; Le Qu\u00e9r\u00e9 et al., 2018a; Friedlingstein et al., 2020)" }, "properties" : { "noteIndex" : 0 }, "schema" : "https://github.com/citation-style-language/schema/raw/master/csl-citation.json" }</w:instrText>
      </w:r>
      <w:r w:rsidRPr="001E7A27">
        <w:rPr>
          <w:lang w:val="en-GB"/>
        </w:rPr>
        <w:fldChar w:fldCharType="separate"/>
      </w:r>
      <w:r w:rsidR="00025FA2" w:rsidRPr="001E7A27">
        <w:rPr>
          <w:noProof/>
          <w:lang w:val="en-GB"/>
        </w:rPr>
        <w:t>(Boden et al., 2017; IEA, 2017; Andrew, 2018; BP, 2018; Le Quéré et al., 2018a; Friedlingstein et al., 2020)</w:t>
      </w:r>
      <w:r w:rsidRPr="001E7A27">
        <w:rPr>
          <w:lang w:val="en-GB"/>
        </w:rPr>
        <w:fldChar w:fldCharType="end"/>
      </w:r>
      <w:r w:rsidRPr="001E7A27">
        <w:rPr>
          <w:lang w:val="en-GB"/>
        </w:rPr>
        <w:t>. (b) The net land use change CO</w:t>
      </w:r>
      <w:r w:rsidRPr="001E7A27">
        <w:rPr>
          <w:vertAlign w:val="subscript"/>
          <w:lang w:val="en-GB"/>
        </w:rPr>
        <w:t>2</w:t>
      </w:r>
      <w:r w:rsidRPr="001E7A27">
        <w:rPr>
          <w:lang w:val="en-GB"/>
        </w:rPr>
        <w:t xml:space="preserve"> flux (PgC yr</w:t>
      </w:r>
      <w:del w:id="1012" w:author="Ian Blenkinsop" w:date="2021-07-28T16:14:00Z">
        <w:r w:rsidRPr="001E7A27" w:rsidDel="00E4692D">
          <w:rPr>
            <w:vertAlign w:val="superscript"/>
            <w:lang w:val="en-GB"/>
          </w:rPr>
          <w:delText>-</w:delText>
        </w:r>
      </w:del>
      <w:ins w:id="1013" w:author="Ian Blenkinsop" w:date="2021-07-28T16:14:00Z">
        <w:r w:rsidR="00E4692D" w:rsidRPr="001E7A27">
          <w:rPr>
            <w:vertAlign w:val="superscript"/>
            <w:lang w:val="en-GB"/>
          </w:rPr>
          <w:t>–</w:t>
        </w:r>
      </w:ins>
      <w:r w:rsidRPr="001E7A27">
        <w:rPr>
          <w:vertAlign w:val="superscript"/>
          <w:lang w:val="en-GB"/>
        </w:rPr>
        <w:t>1</w:t>
      </w:r>
      <w:r w:rsidRPr="001E7A27">
        <w:rPr>
          <w:lang w:val="en-GB"/>
        </w:rPr>
        <w:t xml:space="preserve">) as estimated by three bookkeeping models and 16 </w:t>
      </w:r>
      <w:r w:rsidR="009238EE" w:rsidRPr="001E7A27">
        <w:rPr>
          <w:lang w:val="en-GB"/>
        </w:rPr>
        <w:t>D</w:t>
      </w:r>
      <w:r w:rsidRPr="001E7A27">
        <w:rPr>
          <w:lang w:val="en-GB"/>
        </w:rPr>
        <w:t xml:space="preserve">ynamic </w:t>
      </w:r>
      <w:r w:rsidR="009238EE" w:rsidRPr="001E7A27">
        <w:rPr>
          <w:lang w:val="en-GB"/>
        </w:rPr>
        <w:t>G</w:t>
      </w:r>
      <w:r w:rsidRPr="001E7A27">
        <w:rPr>
          <w:lang w:val="en-GB"/>
        </w:rPr>
        <w:t xml:space="preserve">lobal </w:t>
      </w:r>
      <w:r w:rsidR="009238EE" w:rsidRPr="001E7A27">
        <w:rPr>
          <w:lang w:val="en-GB"/>
        </w:rPr>
        <w:t>V</w:t>
      </w:r>
      <w:r w:rsidRPr="001E7A27">
        <w:rPr>
          <w:lang w:val="en-GB"/>
        </w:rPr>
        <w:t xml:space="preserve">egetation </w:t>
      </w:r>
      <w:r w:rsidR="009238EE" w:rsidRPr="001E7A27">
        <w:rPr>
          <w:lang w:val="en-GB"/>
        </w:rPr>
        <w:t>M</w:t>
      </w:r>
      <w:r w:rsidRPr="001E7A27">
        <w:rPr>
          <w:lang w:val="en-GB"/>
        </w:rPr>
        <w:t>odels (DGVM</w:t>
      </w:r>
      <w:r w:rsidR="0079636E" w:rsidRPr="001E7A27">
        <w:rPr>
          <w:lang w:val="en-GB"/>
        </w:rPr>
        <w:t>s</w:t>
      </w:r>
      <w:r w:rsidRPr="001E7A27">
        <w:rPr>
          <w:lang w:val="en-GB"/>
        </w:rPr>
        <w:t xml:space="preserve">) for the global annual carbon budget 2019 </w:t>
      </w:r>
      <w:r w:rsidRPr="001E7A27">
        <w:rPr>
          <w:lang w:val="en-GB"/>
        </w:rPr>
        <w:fldChar w:fldCharType="begin" w:fldLock="1"/>
      </w:r>
      <w:r w:rsidR="00747167" w:rsidRPr="001E7A2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1E7A27">
        <w:rPr>
          <w:lang w:val="en-GB"/>
        </w:rPr>
        <w:fldChar w:fldCharType="separate"/>
      </w:r>
      <w:r w:rsidR="00025FA2" w:rsidRPr="001E7A27">
        <w:rPr>
          <w:noProof/>
          <w:lang w:val="en-GB"/>
        </w:rPr>
        <w:t>(Friedlingstein et al., 2020)</w:t>
      </w:r>
      <w:r w:rsidRPr="001E7A27">
        <w:rPr>
          <w:lang w:val="en-GB"/>
        </w:rPr>
        <w:fldChar w:fldCharType="end"/>
      </w:r>
      <w:r w:rsidRPr="001E7A27">
        <w:rPr>
          <w:lang w:val="en-GB"/>
        </w:rPr>
        <w:t xml:space="preserve">. The three bookkeeping models are from </w:t>
      </w:r>
      <w:bookmarkStart w:id="1014" w:name="_Hlk74838015"/>
      <w:ins w:id="1015" w:author="Robin Matthews" w:date="2021-06-17T16:00:00Z">
        <w:r w:rsidR="007F1BF0" w:rsidRPr="001E7A27">
          <w:rPr>
            <w:lang w:val="en-GB"/>
          </w:rPr>
          <w:fldChar w:fldCharType="begin" w:fldLock="1"/>
        </w:r>
      </w:ins>
      <w:r w:rsidR="007B506D" w:rsidRPr="001E7A27">
        <w:rPr>
          <w:lang w:val="en-GB"/>
        </w:rPr>
        <w:instrText>ADDIN CSL_CITATION { "citationItems" : [ { "id" : "ITEM-1", "itemData" : { "DOI" : "10.1002/2014GB004997", "ISSN" : "0886-6236", "author" : [ { "dropping-particle" : "", "family" : "Hansis", "given" : "Eberhard", "non-dropping-particle" : "", "parse-names" : false, "suffix" : "" }, { "dropping-particle" : "", "family" : "Davis", "given" : "Steven J.", "non-dropping-particle" : "", "parse-names" : false, "suffix" : "" }, { "dropping-particle" : "", "family" : "Pongratz", "given" : "Julia", "non-dropping-particle" : "", "parse-names" : false, "suffix" : "" } ], "container-title" : "Global Biogeochemical Cycles", "id" : "ITEM-1", "issue" : "8", "issued" : { "date-parts" : [ [ "2015", "8", "24" ] ] }, "page" : "1230-1246", "title" : "Relevance of methodological choices for accounting of land use change carbon fluxes", "translator" : [ { "dropping-particle" : "", "family" : "L6570", "given" : "", "non-dropping-particle" : "", "parse-names" : false, "suffix" : "" } ], "type" : "article-journal", "volume" : "29" }, "uris" : [ "http://www.mendeley.com/documents/?uuid=ea5f258b-b780-467f-bc9a-d076af938afd" ] }, { "id" : "ITEM-2", "itemData" : { "DOI" : "10.1002/2016GB005546", "ISSN" : "08866236", "abstract" : "The net flux of carbon from land use and land cover change (LULCC) is an important term in the global carbon balance. Here we report a new estimate of annual fluxes from 1850 to 2015, updating earlier analyses with new estimates of both historical and current rates of LULCC and including emissions from draining and burning of peatlands in Southeast Asia. For most of the 186 countries included we relied on data from Food and Agriculture Organization to document changes in the areas of croplands and pastures since 1960 and changes in the areas of forests and \u201cother land\u201d since 1990. For earlier years we used other sources of information. We used a bookkeeping model that prescribed changes in carbon density of vegetation and soils for 20 types of ecosystems and five land uses. The total net flux attributable to LULCC over the period 1850\u20132015is calculated tohavebeen145\u00b116 PgC(1 standard deviation).Mostof the emissionswerefromthe tropics (102\u00b15.8 Pg C), generally increasing over time to a maximum of 2.10 PgCyr?1 in 1997. Outside the tropics emissions were roughly constant at 0.5 PgCyr?1 until 1940, declined to zero around 1970, and then became negative. For the most recent decade (2006\u20132015) global net emissions from LULCC averaged 1.11 (\u00b10.35) PgCyr?1, consisting of a net source from the tropics (1.41\u00b10.17 PgCyr?1), a net sink in northern midlatitudes (?0.28\u00b10.21 PgCyr?1), and carbon neutrality in southern midlatitudes", "author" : [ { "dropping-particle" : "", "family" : "Houghton", "given" : "R. A.", "non-dropping-particle" : "", "parse-names" : false, "suffix" : "" }, { "dropping-particle" : "", "family" : "Nassikas", "given" : "Alexander A.", "non-dropping-particle" : "", "parse-names" : false, "suffix" : "" } ], "container-title" : "Global Biogeochemical Cycles", "id" : "ITEM-2", "issue" : "3", "issued" : { "date-parts" : [ [ "2017", "3" ] ] }, "page" : "456-472", "title" : "Global and regional fluxes of carbon from land use and land cover change 1850-2015", "translator" : [ { "dropping-particle" : "", "family" : "L4251", "given" : "", "non-dropping-particle" : "", "parse-names" : false, "suffix" : "" } ], "type" : "article-journal", "volume" : "31" }, "uris" : [ "http://www.mendeley.com/documents/?uuid=d0c392d7-9e1d-3d3e-8573-b09ccbd625cd" ] }, { "id" : "ITEM-3", "itemData" : { "DOI" : "10.5194/bg-17-4075-2020", "ISSN" : "17264189", "abstract" : "Emissions from land use and land cover change are a key component of the global carbon cycle. However, models are required to disentangle these emissions from the land carbon sink, as only the sum of both can be physically observed. Their assessment within the yearly communitywide effort known as the \"Global Carbon Budget\"remains a major difficulty, because it combines two lines of evidence that are inherently inconsistent: bookkeeping models and dynamic global vegetation models. Here, we propose a unifying approach that relies on a bookkeeping model, which embeds processes and parameters calibrated on dynamic global vegetation models, and the use of an empirical constraint. We estimate that the global CO 2 emissions from land use and land cover change were 1:36\u00b10:42 PgC yr -1 (1\u03c3 range) on average over the 2009-2018 period and reached a cumulative total of 206\u00b157 PgC over the 1750-2018 period. We also estimate that land cover change induced a global loss of additional sink capacity - that is, a foregone carbon removal, not part of the emissions - of 0:68\u00b10:57 PgC yr -1 and 32\u00b123 PgC over the same periods, respectively. Additionally, we provide a breakdown of our results' uncertainty, including aspects such as the land use and land cover change data sets used as input and the model's biogeochemical parameters. We find that the biogeochemical uncertainty dominates our global and regional estimates with the exception of tropical regions in which the input data dominates. Our analysis further identifies key sources of uncertainty and suggests ways to strengthen the robustness of future Global Carbon Budget estimates.", "author" : [ { "dropping-particle" : "", "family" : "Gasser", "given" : "Thomas", "non-dropping-particle" : "", "parse-names" : false, "suffix" : "" }, { "dropping-particle" : "", "family" : "Crepin", "given" : "Le\u00e1", "non-dropping-particle" : "", "parse-names" : false, "suffix" : "" }, { "dropping-particle" : "", "family" : "Quilcaille", "given" : "Yann", "non-dropping-particle" : "", "parse-names" : false, "suffix" : "" }, { "dropping-particle" : "", "family" : "Houghton", "given" : "Richard A.", "non-dropping-particle" : "", "parse-names" : false, "suffix" : "" }, { "dropping-particle" : "", "family" : "Ciais", "given" : "Philippe", "non-dropping-particle" : "", "parse-names" : false, "suffix" : "" }, { "dropping-particle" : "", "family" : "Obersteiner", "given" : "Michael", "non-dropping-particle" : "", "parse-names" : false, "suffix" : "" } ], "container-title" : "Biogeosciences", "id" : "ITEM-3", "issue" : "15", "issued" : { "date-parts" : [ [ "2020" ] ] }, "page" : "4075-4101", "title" : "Historical CO2 emissions from land use and land cover change and their uncertainty", "translator" : [ { "dropping-particle" : "", "family" : "L3331", "given" : "", "non-dropping-particle" : "", "parse-names" : false, "suffix" : "" } ], "type" : "article-journal", "volume" : "17" }, "uris" : [ "http://www.mendeley.com/documents/?uuid=7090338a-2513-4a72-9ad8-3cd8d248eab8" ] } ], "mendeley" : { "formattedCitation" : "(Hansis et al., 2015; Houghton and Nassikas, 2017; Gasser et al., 2020)", "manualFormatting" : "Hansis et al., 2015; Houghton and Nassikas, 2017; Gasser et al., 2020", "plainTextFormattedCitation" : "(Hansis et al., 2015; Houghton and Nassikas, 2017; Gasser et al., 2020)", "previouslyFormattedCitation" : "(Hansis et al., 2015; Houghton and Nassikas, 2017; Gasser et al., 2020)" }, "properties" : { "noteIndex" : 0 }, "schema" : "https://github.com/citation-style-language/schema/raw/master/csl-citation.json" }</w:instrText>
      </w:r>
      <w:ins w:id="1016" w:author="Robin Matthews" w:date="2021-06-17T16:00:00Z">
        <w:r w:rsidR="007F1BF0" w:rsidRPr="001E7A27">
          <w:rPr>
            <w:lang w:val="en-GB"/>
          </w:rPr>
          <w:fldChar w:fldCharType="separate"/>
        </w:r>
        <w:r w:rsidR="007F1BF0" w:rsidRPr="001E7A27">
          <w:rPr>
            <w:noProof/>
            <w:lang w:val="en-GB"/>
          </w:rPr>
          <w:t>Hansis et al., 2015; Houghton and Nassikas, 2017; Gasser et al., 2020</w:t>
        </w:r>
        <w:r w:rsidR="007F1BF0" w:rsidRPr="001E7A27">
          <w:rPr>
            <w:lang w:val="en-GB"/>
          </w:rPr>
          <w:fldChar w:fldCharType="end"/>
        </w:r>
        <w:r w:rsidR="007F1BF0" w:rsidRPr="001E7A27">
          <w:rPr>
            <w:lang w:val="en-GB"/>
          </w:rPr>
          <w:t xml:space="preserve"> </w:t>
        </w:r>
      </w:ins>
      <w:commentRangeStart w:id="1017"/>
      <w:del w:id="1018" w:author="Robin Matthews" w:date="2021-06-17T16:00:00Z">
        <w:r w:rsidRPr="001E7A27" w:rsidDel="007F1BF0">
          <w:rPr>
            <w:lang w:val="en-GB"/>
          </w:rPr>
          <w:fldChar w:fldCharType="begin" w:fldLock="1"/>
        </w:r>
        <w:r w:rsidR="00747167" w:rsidRPr="001E7A27" w:rsidDel="007F1BF0">
          <w:rPr>
            <w:lang w:val="en-GB"/>
          </w:rPr>
          <w:delInstrText>ADDIN CSL_CITATION { "citationItems" : [ { "id" : "ITEM-1", "itemData" : { "DOI" : "10.1002/2014GB004997", "ISSN" : "0886-6236", "author" : [ { "dropping-particle" : "", "family" : "Hansis", "given" : "Eberhard", "non-dropping-particle" : "", "parse-names" : false, "suffix" : "" }, { "dropping-particle" : "", "family" : "Davis", "given" : "Steven J.", "non-dropping-particle" : "", "parse-names" : false, "suffix" : "" }, { "dropping-particle" : "", "family" : "Pongratz", "given" : "Julia", "non-dropping-particle" : "", "parse-names" : false, "suffix" : "" } ], "container-title" : "Global Biogeochemical Cycles", "id" : "ITEM-1", "issue" : "8", "issued" : { "date-parts" : [ [ "2015", "8", "24" ] ] }, "page" : "1230-1246", "title" : "Relevance of methodological choices for accounting of land use change carbon fluxes", "translator" : [ { "dropping-particle" : "", "family" : "L6570", "given" : "", "non-dropping-particle" : "", "parse-names" : false, "suffix" : "" } ], "type" : "article-journal", "volume" : "29" }, "uris" : [ "http://www.mendeley.com/documents/?uuid=ea5f258b-b780-467f-bc9a-d076af938afd" ] }, { "id" : "ITEM-2", "itemData" : { "DOI" : "10.1002/2016GB005546", "ISSN" : "08866236", "abstract" : "The net flux of carbon from land use and land cover change (LULCC) is an important term in the global carbon balance. Here we report a new estimate of annual fluxes from 1850 to 2015, updating earlier analyses with new estimates of both historical and current rates of LULCC and including emissions from draining and burning of peatlands in Southeast Asia. For most of the 186 countries included we relied on data from Food and Agriculture Organization to document changes in the areas of croplands and pastures since 1960 and changes in the areas of forests and \u201cother land\u201d since 1990. For earlier years we used other sources of information. We used a bookkeeping model that prescribed changes in carbon density of vegetation and soils for 20 types of ecosystems and five land uses. The total net flux attributable to LULCC over the period 1850\u20132015is calculated tohavebeen145\u00b116 PgC(1 standard deviation).Mostof the emissionswerefromthe tropics (102\u00b15.8 Pg C), generally increasing over time to a maximum of 2.10 PgCyr?1 in 1997. Outside the tropics emissions were roughly constant at 0.5 PgCyr?1 until 1940, declined to zero around 1970, and then became negative. For the most recent decade (2006\u20132015) global net emissions from LULCC averaged 1.11 (\u00b10.35) PgCyr?1, consisting of a net source from the tropics (1.41\u00b10.17 PgCyr?1), a net sink in northern midlatitudes (?0.28\u00b10.21 PgCyr?1), and carbon neutrality in southern midlatitudes", "author" : [ { "dropping-particle" : "", "family" : "Houghton", "given" : "R. A.", "non-dropping-particle" : "", "parse-names" : false, "suffix" : "" }, { "dropping-particle" : "", "family" : "Nassikas", "given" : "Alexander A.", "non-dropping-particle" : "", "parse-names" : false, "suffix" : "" } ], "container-title" : "Global Biogeochemical Cycles", "id" : "ITEM-2", "issue" : "3", "issued" : { "date-parts" : [ [ "2017", "3" ] ] }, "page" : "456-472", "title" : "Global and regional fluxes of carbon from land use and land cover change 1850-2015", "translator" : [ { "dropping-particle" : "", "family" : "L4251", "given" : "", "non-dropping-particle" : "", "parse-names" : false, "suffix" : "" } ], "type" : "article-journal", "volume" : "31" }, "uris" : [ "http://www.mendeley.com/documents/?uuid=d0c392d7-9e1d-3d3e-8573-b09ccbd625cd" ] } ], "mendeley" : { "formattedCitation" : "(Hansis et al., 2015; Houghton and Nassikas, 2017)", "manualFormatting" : "Hansis et al., (2015); Houghton and Nassikas, (2017", "plainTextFormattedCitation" : "(Hansis et al., 2015; Houghton and Nassikas, 2017)", "previouslyFormattedCitation" : "(Hansis et al., 2015; Houghton and Nassikas, 2017)" }, "properties" : { "noteIndex" : 0 }, "schema" : "https://github.com/citation-style-language/schema/raw/master/csl-citation.json" }</w:delInstrText>
        </w:r>
        <w:r w:rsidRPr="001E7A27" w:rsidDel="007F1BF0">
          <w:rPr>
            <w:lang w:val="en-GB"/>
          </w:rPr>
          <w:fldChar w:fldCharType="separate"/>
        </w:r>
        <w:r w:rsidR="00025FA2" w:rsidRPr="001E7A27" w:rsidDel="007F1BF0">
          <w:rPr>
            <w:noProof/>
            <w:lang w:val="en-GB"/>
          </w:rPr>
          <w:delText>Hansis et al., (2015); Houghton and Nassikas, (2017</w:delText>
        </w:r>
        <w:r w:rsidRPr="001E7A27" w:rsidDel="007F1BF0">
          <w:rPr>
            <w:lang w:val="en-GB"/>
          </w:rPr>
          <w:fldChar w:fldCharType="end"/>
        </w:r>
        <w:commentRangeEnd w:id="1017"/>
        <w:r w:rsidR="00025FA2" w:rsidRPr="001E7A27" w:rsidDel="007F1BF0">
          <w:rPr>
            <w:rStyle w:val="CommentReference"/>
            <w:lang w:val="en-GB"/>
          </w:rPr>
          <w:commentReference w:id="1017"/>
        </w:r>
        <w:r w:rsidR="00915947" w:rsidRPr="001E7A27" w:rsidDel="007F1BF0">
          <w:rPr>
            <w:lang w:val="en-GB"/>
          </w:rPr>
          <w:delText>)</w:delText>
        </w:r>
        <w:r w:rsidRPr="001E7A27" w:rsidDel="007F1BF0">
          <w:rPr>
            <w:lang w:val="en-GB"/>
          </w:rPr>
          <w:delText xml:space="preserve">; </w:delText>
        </w:r>
        <w:commentRangeStart w:id="1019"/>
        <w:r w:rsidRPr="001E7A27" w:rsidDel="007F1BF0">
          <w:rPr>
            <w:lang w:val="en-GB"/>
          </w:rPr>
          <w:fldChar w:fldCharType="begin" w:fldLock="1"/>
        </w:r>
        <w:r w:rsidR="00747167" w:rsidRPr="001E7A27" w:rsidDel="007F1BF0">
          <w:rPr>
            <w:lang w:val="en-GB"/>
          </w:rPr>
          <w:delInstrText>ADDIN CSL_CITATION { "citationItems" : [ { "id" : "ITEM-1", "itemData" : { "DOI" : "10.5194/bg-17-4075-2020", "ISSN" : "17264189", "abstract" : "Emissions from land use and land cover change are a key component of the global carbon cycle. However, models are required to disentangle these emissions from the land carbon sink, as only the sum of both can be physically observed. Their assessment within the yearly communitywide effort known as the \"Global Carbon Budget\"remains a major difficulty, because it combines two lines of evidence that are inherently inconsistent: bookkeeping models and dynamic global vegetation models. Here, we propose a unifying approach that relies on a bookkeeping model, which embeds processes and parameters calibrated on dynamic global vegetation models, and the use of an empirical constraint. We estimate that the global CO 2 emissions from land use and land cover change were 1:36\u00b10:42 PgC yr -1 (1\u03c3 range) on average over the 2009-2018 period and reached a cumulative total of 206\u00b157 PgC over the 1750-2018 period. We also estimate that land cover change induced a global loss of additional sink capacity - that is, a foregone carbon removal, not part of the emissions - of 0:68\u00b10:57 PgC yr -1 and 32\u00b123 PgC over the same periods, respectively. Additionally, we provide a breakdown of our results' uncertainty, including aspects such as the land use and land cover change data sets used as input and the model's biogeochemical parameters. We find that the biogeochemical uncertainty dominates our global and regional estimates with the exception of tropical regions in which the input data dominates. Our analysis further identifies key sources of uncertainty and suggests ways to strengthen the robustness of future Global Carbon Budget estimates.", "author" : [ { "dropping-particle" : "", "family" : "Gasser", "given" : "Thomas", "non-dropping-particle" : "", "parse-names" : false, "suffix" : "" }, { "dropping-particle" : "", "family" : "Crepin", "given" : "Le\u00e1", "non-dropping-particle" : "", "parse-names" : false, "suffix" : "" }, { "dropping-particle" : "", "family" : "Quilcaille", "given" : "Yann", "non-dropping-particle" : "", "parse-names" : false, "suffix" : "" }, { "dropping-particle" : "", "family" : "Houghton", "given" : "Richard A.", "non-dropping-particle" : "", "parse-names" : false, "suffix" : "" }, { "dropping-particle" : "", "family" : "Ciais", "given" : "Philippe", "non-dropping-particle" : "", "parse-names" : false, "suffix" : "" }, { "dropping-particle" : "", "family" : "Obersteiner", "given" : "Michael", "non-dropping-particle" : "", "parse-names" : false, "suffix" : "" } ], "container-title" : "Biogeosciences", "id" : "ITEM-1", "issue" : "15", "issued" : { "date-parts" : [ [ "2020" ] ] }, "page" : "4075-4101", "title" : "Historical CO2 emissions from land use and land cover change and their uncertainty", "translator" : [ { "dropping-particle" : "", "family" : "L3331", "given" : "", "non-dropping-particle" : "", "parse-names" : false, "suffix" : "" } ], "type" : "article-journal", "volume" : "17" }, "uris" : [ "http://www.mendeley.com/documents/?uuid=7090338a-2513-4a72-9ad8-3cd8d248eab8" ] } ], "mendeley" : { "formattedCitation" : "(Gasser et al., 2020)", "manualFormatting" : "Gasser et al., (2020)", "plainTextFormattedCitation" : "(Gasser et al., 2020)", "previouslyFormattedCitation" : "(Gasser et al., 2020)" }, "properties" : { "noteIndex" : 0 }, "schema" : "https://github.com/citation-style-language/schema/raw/master/csl-citation.json" }</w:delInstrText>
        </w:r>
        <w:r w:rsidRPr="001E7A27" w:rsidDel="007F1BF0">
          <w:rPr>
            <w:lang w:val="en-GB"/>
          </w:rPr>
          <w:fldChar w:fldCharType="separate"/>
        </w:r>
        <w:r w:rsidR="00025FA2" w:rsidRPr="001E7A27" w:rsidDel="007F1BF0">
          <w:rPr>
            <w:noProof/>
            <w:lang w:val="en-GB"/>
          </w:rPr>
          <w:delText>Gasser et al., (2020)</w:delText>
        </w:r>
        <w:r w:rsidRPr="001E7A27" w:rsidDel="007F1BF0">
          <w:rPr>
            <w:lang w:val="en-GB"/>
          </w:rPr>
          <w:fldChar w:fldCharType="end"/>
        </w:r>
        <w:commentRangeEnd w:id="1019"/>
        <w:r w:rsidR="00025FA2" w:rsidRPr="001E7A27" w:rsidDel="007F1BF0">
          <w:rPr>
            <w:rStyle w:val="CommentReference"/>
            <w:lang w:val="en-GB"/>
          </w:rPr>
          <w:commentReference w:id="1019"/>
        </w:r>
        <w:bookmarkEnd w:id="1014"/>
        <w:r w:rsidRPr="001E7A27" w:rsidDel="007F1BF0">
          <w:rPr>
            <w:lang w:val="en-GB"/>
          </w:rPr>
          <w:delText xml:space="preserve"> </w:delText>
        </w:r>
      </w:del>
      <w:r w:rsidRPr="001E7A27">
        <w:rPr>
          <w:lang w:val="en-GB"/>
        </w:rPr>
        <w:t>and are all updated to 2019; their average is used to determine the net land use change flux in the annual global carbon budget (black line). The DGVM estimates are the result of differencing a simulation with and without land use changes run under observed historical climate and CO</w:t>
      </w:r>
      <w:r w:rsidRPr="001E7A27">
        <w:rPr>
          <w:vertAlign w:val="subscript"/>
          <w:lang w:val="en-GB"/>
        </w:rPr>
        <w:t>2</w:t>
      </w:r>
      <w:r w:rsidRPr="001E7A27">
        <w:rPr>
          <w:lang w:val="en-GB"/>
        </w:rPr>
        <w:t xml:space="preserve">, following the Trendy v9 protocol; they are used to provide an uncertainty range to the bookkeeping estimates </w:t>
      </w:r>
      <w:r w:rsidRPr="001E7A27">
        <w:rPr>
          <w:lang w:val="en-GB"/>
        </w:rPr>
        <w:fldChar w:fldCharType="begin" w:fldLock="1"/>
      </w:r>
      <w:r w:rsidR="00747167" w:rsidRPr="001E7A2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1E7A27">
        <w:rPr>
          <w:lang w:val="en-GB"/>
        </w:rPr>
        <w:fldChar w:fldCharType="separate"/>
      </w:r>
      <w:r w:rsidR="00025FA2" w:rsidRPr="001E7A27">
        <w:rPr>
          <w:noProof/>
          <w:lang w:val="en-GB"/>
        </w:rPr>
        <w:t>(Friedlingstein et al., 2020)</w:t>
      </w:r>
      <w:r w:rsidRPr="001E7A27">
        <w:rPr>
          <w:lang w:val="en-GB"/>
        </w:rPr>
        <w:fldChar w:fldCharType="end"/>
      </w:r>
      <w:r w:rsidRPr="001E7A27">
        <w:rPr>
          <w:lang w:val="en-GB"/>
        </w:rPr>
        <w:t>. All estimates are unsmoothed annual data. Estimates differ in process comprehensiveness of the models and in definition of flux components included in the net land use change flux.</w:t>
      </w:r>
      <w:r w:rsidR="00711FDE" w:rsidRPr="001E7A27">
        <w:rPr>
          <w:lang w:val="en-GB"/>
        </w:rPr>
        <w:t xml:space="preserve"> </w:t>
      </w:r>
      <w:r w:rsidR="00711FDE" w:rsidRPr="001E7A27">
        <w:rPr>
          <w:rFonts w:cs="Times New Roman"/>
          <w:szCs w:val="20"/>
          <w:lang w:val="en-GB"/>
        </w:rPr>
        <w:t>Further details on data sources and processing are available in the chapter data table (Table 5.SM.6).</w:t>
      </w:r>
    </w:p>
    <w:p w14:paraId="7258E913" w14:textId="77777777" w:rsidR="006D6F95" w:rsidRPr="001E7A27" w:rsidRDefault="006D6F95" w:rsidP="005C7F25">
      <w:pPr>
        <w:pStyle w:val="AR6BodyText"/>
        <w:rPr>
          <w:lang w:val="en-GB" w:eastAsia="en-US"/>
        </w:rPr>
      </w:pPr>
    </w:p>
    <w:p w14:paraId="57F268AD" w14:textId="77777777" w:rsidR="006D6F95" w:rsidRPr="001E7A27" w:rsidRDefault="006D6F95" w:rsidP="005C7F25">
      <w:pPr>
        <w:pStyle w:val="AR6BodyText"/>
        <w:rPr>
          <w:b/>
          <w:lang w:val="en-GB"/>
        </w:rPr>
      </w:pPr>
      <w:r w:rsidRPr="001E7A27">
        <w:rPr>
          <w:b/>
          <w:lang w:val="en-GB"/>
        </w:rPr>
        <w:t xml:space="preserve">[END FIGURE 5.5 HERE] </w:t>
      </w:r>
    </w:p>
    <w:p w14:paraId="09A6888C" w14:textId="77777777" w:rsidR="006D6F95" w:rsidRPr="001E7A27" w:rsidRDefault="006D6F95" w:rsidP="005C7F25">
      <w:pPr>
        <w:pStyle w:val="AR6BodyText"/>
        <w:rPr>
          <w:lang w:val="en-GB" w:eastAsia="en-US"/>
        </w:rPr>
      </w:pPr>
    </w:p>
    <w:p w14:paraId="419D5474" w14:textId="77777777" w:rsidR="002F5491" w:rsidRPr="001E7A27" w:rsidRDefault="002F5491" w:rsidP="005C7F25">
      <w:pPr>
        <w:pStyle w:val="AR6BodyText"/>
        <w:rPr>
          <w:lang w:val="en-GB" w:eastAsia="en-US"/>
        </w:rPr>
      </w:pPr>
    </w:p>
    <w:p w14:paraId="13A8307C" w14:textId="1D85E035" w:rsidR="001E265B" w:rsidRPr="001E7A27" w:rsidRDefault="006D6F95" w:rsidP="005C7F25">
      <w:pPr>
        <w:pStyle w:val="AR6BodyText"/>
        <w:tabs>
          <w:tab w:val="left" w:pos="4536"/>
        </w:tabs>
        <w:rPr>
          <w:lang w:val="en-GB"/>
        </w:rPr>
      </w:pPr>
      <w:r w:rsidRPr="001E7A27">
        <w:rPr>
          <w:lang w:val="en-GB"/>
        </w:rPr>
        <w:t xml:space="preserve">The global net </w:t>
      </w:r>
      <w:r w:rsidR="00987BFC" w:rsidRPr="001E7A27">
        <w:rPr>
          <w:lang w:val="en-GB"/>
        </w:rPr>
        <w:t xml:space="preserve">flux from </w:t>
      </w:r>
      <w:r w:rsidRPr="001E7A27">
        <w:rPr>
          <w:lang w:val="en-GB"/>
        </w:rPr>
        <w:t>land</w:t>
      </w:r>
      <w:ins w:id="1020" w:author="Soapbox" w:date="2021-07-16T12:24:00Z">
        <w:r w:rsidR="0060594C" w:rsidRPr="001E7A27">
          <w:rPr>
            <w:lang w:val="en-GB"/>
          </w:rPr>
          <w:t>-</w:t>
        </w:r>
      </w:ins>
      <w:del w:id="1021" w:author="Soapbox" w:date="2021-07-16T12:24:00Z">
        <w:r w:rsidRPr="001E7A27" w:rsidDel="0060594C">
          <w:rPr>
            <w:lang w:val="en-GB"/>
          </w:rPr>
          <w:delText xml:space="preserve"> </w:delText>
        </w:r>
      </w:del>
      <w:r w:rsidRPr="001E7A27">
        <w:rPr>
          <w:lang w:val="en-GB"/>
        </w:rPr>
        <w:t xml:space="preserve">use change </w:t>
      </w:r>
      <w:r w:rsidR="00987BFC" w:rsidRPr="001E7A27">
        <w:rPr>
          <w:lang w:val="en-GB"/>
        </w:rPr>
        <w:t xml:space="preserve">and land management </w:t>
      </w:r>
      <w:r w:rsidRPr="001E7A27">
        <w:rPr>
          <w:lang w:val="en-GB"/>
        </w:rPr>
        <w:t>is composed of carbon fluxes from land</w:t>
      </w:r>
      <w:ins w:id="1022" w:author="Soapbox" w:date="2021-07-16T12:24:00Z">
        <w:r w:rsidR="0060594C" w:rsidRPr="001E7A27">
          <w:rPr>
            <w:lang w:val="en-GB"/>
          </w:rPr>
          <w:t>-</w:t>
        </w:r>
      </w:ins>
      <w:del w:id="1023" w:author="Soapbox" w:date="2021-07-16T12:24:00Z">
        <w:r w:rsidRPr="001E7A27" w:rsidDel="0060594C">
          <w:rPr>
            <w:lang w:val="en-GB"/>
          </w:rPr>
          <w:delText xml:space="preserve"> </w:delText>
        </w:r>
      </w:del>
      <w:r w:rsidRPr="001E7A27">
        <w:rPr>
          <w:lang w:val="en-GB"/>
        </w:rPr>
        <w:t xml:space="preserve">use conversions, land management and changes therein </w:t>
      </w:r>
      <w:r w:rsidRPr="001E7A27">
        <w:rPr>
          <w:lang w:val="en-GB"/>
        </w:rPr>
        <w:fldChar w:fldCharType="begin" w:fldLock="1"/>
      </w:r>
      <w:r w:rsidR="00747167" w:rsidRPr="001E7A27">
        <w:rPr>
          <w:lang w:val="en-GB"/>
        </w:rPr>
        <w:instrText>ADDIN CSL_CITATION { "citationItems" : [ { "id" : "ITEM-1", "itemData" : { "DOI" : "10.1111/gcb.13988", "ISSN" : "13541013", "abstract" : "As the applications of Earth system models (ESMs) move from general climate pro- jections toward questions of mitigation and adaptation, the inclusion of land man- agement practices in these models becomes crucial. We carried out a survey among modeling groups to show an evolution from models able only to deal with land- cover change to more sophisticated approaches that allow also for the partial inte- gration of land management changes. For the longer term a comprehensive land management representation can be anticipated for all major models. To guide the prioritization of implementation, we evaluate ten land management practices\u2014for- estry harvest, tree species selection, grazing and mowing harvest, crop harvest, crop species selection, irrigation, wetland drainage, fertilization, tillage, and fire\u2014for (1) their importance on the Earth system, (2) the possibility of implementing them in state-of-the-art ESMs, and (3) availability of required input data. Matching these criteria, we identify \u201clow-hanging fruits\u201d for the inclusion in ESMs, such as basic implementations of crop and forestry harvest and fertilization. We also identify research requirements for specific communities to address the remaining land man- agement practices. Data availability severely hampers modeling the most extensive land management practice, grazing and mowing harvest, and is a limiting factor for a comprehensive implementation of most other practices. Inadequate process under- standing hampers even a basic assessment of crop species selection and tillage effects. The need for multiple advanced model structures will be the challenge for a comprehensive implementation of most practices but considerable synergy can be gained using the same structures for different practices. A continuous and closer collaboration of the modeling, Earth observation, and land system science communi- ties is thus required to achieve the inclusion of land management in ESMs.", "author" : [ { "dropping-particle" : "", "family" : "Pongratz", "given" : "Julia", "non-dropping-particle" : "", "parse-names" : false, "suffix" : "" }, { "dropping-particle" : "", "family" : "Dolman", "given" : "Han", "non-dropping-particle" : "", "parse-names" : false, "suffix" : "" }, { "dropping-particle" : "", "family" : "Don", "given" : "Axel", "non-dropping-particle" : "", "parse-names" : false, "suffix" : "" }, { "dropping-particle" : "", "family" : "Erb", "given" : "Karl-Heinz", "non-dropping-particle" : "", "parse-names" : false, "suffix" : "" }, { "dropping-particle" : "", "family" : "Fuchs", "given" : "Richard", "non-dropping-particle" : "", "parse-names" : false, "suffix" : "" }, { "dropping-particle" : "", "family" : "Herold", "given" : "Martin", "non-dropping-particle" : "", "parse-names" : false, "suffix" : "" }, { "dropping-particle" : "", "family" : "Jones", "given" : "Chris", "non-dropping-particle" : "", "parse-names" : false, "suffix" : "" }, { "dropping-particle" : "", "family" : "Kuemmerle", "given" : "Tobias",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"Naudts", "given" : "Kim", "non-dropping-particle" : "", "parse-names" : false, "suffix" : "" } ], "container-title" : "Global Change Biology", "id" : "ITEM-1", "issue" : "4", "issued" : { "date-parts" : [ [ "2018", "4" ] ] }, "page" : "1470-1487", "title" : "Models meet data: Challenges and opportunities in implementing land management in Earth system models", "translator" : [ { "dropping-particle" : "", "family" : "L7483", "given" : "", "non-dropping-particle" : "", "parse-names" : false, "suffix" : "" } ], "type" : "article-journal", "volume" : "24" }, "uris" : [ "http://www.mendeley.com/documents/?uuid=30e47095-73bb-49bb-9598-1957c4bf24b1" ] } ], "mendeley" : { "formattedCitation" : "(Pongratz et al., 2018)", "manualFormatting" : "(Pongratz et al., 2018)", "plainTextFormattedCitation" : "(Pongratz et al., 2018)", "previouslyFormattedCitation" : "(Pongratz et al., 2018)" }, "properties" : { "noteIndex" : 0 }, "schema" : "https://github.com/citation-style-language/schema/raw/master/csl-citation.json" }</w:instrText>
      </w:r>
      <w:r w:rsidRPr="001E7A27">
        <w:rPr>
          <w:lang w:val="en-GB"/>
        </w:rPr>
        <w:fldChar w:fldCharType="separate"/>
      </w:r>
      <w:r w:rsidR="00025FA2" w:rsidRPr="001E7A27">
        <w:rPr>
          <w:noProof/>
          <w:lang w:val="en-GB"/>
        </w:rPr>
        <w:t>(Pongratz et al., 2018)</w:t>
      </w:r>
      <w:r w:rsidRPr="001E7A27">
        <w:rPr>
          <w:lang w:val="en-GB"/>
        </w:rPr>
        <w:fldChar w:fldCharType="end"/>
      </w:r>
      <w:r w:rsidRPr="001E7A27">
        <w:rPr>
          <w:lang w:val="en-GB"/>
        </w:rPr>
        <w:t xml:space="preserve"> and is equivalent to the </w:t>
      </w:r>
      <w:r w:rsidR="00987BFC" w:rsidRPr="001E7A27">
        <w:rPr>
          <w:rFonts w:cs="Times New Roman"/>
          <w:lang w:val="en-GB"/>
        </w:rPr>
        <w:t>LULUCF</w:t>
      </w:r>
      <w:r w:rsidRPr="001E7A27">
        <w:rPr>
          <w:lang w:val="en-GB"/>
        </w:rPr>
        <w:t xml:space="preserve"> fluxes from the agriculture, forestry and other land use (AFOLU) sector </w:t>
      </w:r>
      <w:r w:rsidRPr="001E7A27">
        <w:rPr>
          <w:lang w:val="en-GB"/>
        </w:rPr>
        <w:fldChar w:fldCharType="begin" w:fldLock="1"/>
      </w:r>
      <w:r w:rsidR="00747167" w:rsidRPr="001E7A27">
        <w:rP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"mendeley" : { "formattedCitation" : "(Jia et al., 2019)", "plainTextFormattedCitation" : "(Jia et al., 2019)", "previouslyFormattedCitation" : "(Jia et al., 2019)" }, "properties" : { "noteIndex" : 0 }, "schema" : "https://github.com/citation-style-language/schema/raw/master/csl-citation.json" }</w:instrText>
      </w:r>
      <w:r w:rsidRPr="001E7A27">
        <w:rPr>
          <w:lang w:val="en-GB"/>
        </w:rPr>
        <w:fldChar w:fldCharType="separate"/>
      </w:r>
      <w:r w:rsidR="00025FA2" w:rsidRPr="001E7A27">
        <w:rPr>
          <w:noProof/>
          <w:lang w:val="en-GB"/>
        </w:rPr>
        <w:t>(Jia et al., 2019)</w:t>
      </w:r>
      <w:r w:rsidRPr="001E7A27">
        <w:rPr>
          <w:lang w:val="en-GB"/>
        </w:rPr>
        <w:fldChar w:fldCharType="end"/>
      </w:r>
      <w:r w:rsidRPr="001E7A27">
        <w:rPr>
          <w:lang w:val="en-GB"/>
        </w:rPr>
        <w:t xml:space="preserve">. It </w:t>
      </w:r>
      <w:del w:id="1024" w:author="Soapbox" w:date="2021-07-16T12:12:00Z">
        <w:r w:rsidRPr="001E7A27" w:rsidDel="00F64016">
          <w:rPr>
            <w:lang w:val="en-GB"/>
          </w:rPr>
          <w:delText xml:space="preserve">thus </w:delText>
        </w:r>
      </w:del>
      <w:r w:rsidRPr="001E7A27">
        <w:rPr>
          <w:lang w:val="en-GB"/>
        </w:rPr>
        <w:t>consists of gross emissions (loss of biomass and soil carbon in clearing or logging, harvested product decay, emissions from peat drainage and burning, degradation) and gross removals (CO</w:t>
      </w:r>
      <w:r w:rsidRPr="001E7A27">
        <w:rPr>
          <w:vertAlign w:val="subscript"/>
          <w:lang w:val="en-GB"/>
        </w:rPr>
        <w:t>2</w:t>
      </w:r>
      <w:r w:rsidRPr="001E7A27">
        <w:rPr>
          <w:lang w:val="en-GB"/>
        </w:rPr>
        <w:t xml:space="preserve"> uptake in natural vegetation re</w:t>
      </w:r>
      <w:del w:id="1025" w:author="Soapbox" w:date="2021-07-16T12:13:00Z">
        <w:r w:rsidRPr="001E7A27" w:rsidDel="00ED666E">
          <w:rPr>
            <w:lang w:val="en-GB"/>
          </w:rPr>
          <w:delText>-</w:delText>
        </w:r>
      </w:del>
      <w:r w:rsidRPr="001E7A27">
        <w:rPr>
          <w:lang w:val="en-GB"/>
        </w:rPr>
        <w:t xml:space="preserve">growing after harvesting or agricultural abandonment, afforestation). The </w:t>
      </w:r>
      <w:r w:rsidR="00987BFC" w:rsidRPr="001E7A27">
        <w:rPr>
          <w:lang w:val="en-GB"/>
        </w:rPr>
        <w:t xml:space="preserve">LULUCF </w:t>
      </w:r>
      <w:r w:rsidRPr="001E7A27">
        <w:rPr>
          <w:lang w:val="en-GB"/>
        </w:rPr>
        <w:t>flux relates to direct human interference with terrestrial vegetation, as opposed to the natural carbon fluxes occurring due to interannual variability or trends in environmental conditions (in particular</w:t>
      </w:r>
      <w:ins w:id="1026" w:author="Soapbox" w:date="2021-07-16T12:14:00Z">
        <w:r w:rsidR="00ED666E" w:rsidRPr="001E7A27">
          <w:rPr>
            <w:lang w:val="en-GB"/>
          </w:rPr>
          <w:t>,</w:t>
        </w:r>
      </w:ins>
      <w:r w:rsidRPr="001E7A27">
        <w:rPr>
          <w:lang w:val="en-GB"/>
        </w:rPr>
        <w:t xml:space="preserve"> climate, CO</w:t>
      </w:r>
      <w:r w:rsidRPr="001E7A27">
        <w:rPr>
          <w:vertAlign w:val="subscript"/>
          <w:lang w:val="en-GB"/>
        </w:rPr>
        <w:t>2</w:t>
      </w:r>
      <w:r w:rsidRPr="001E7A27">
        <w:rPr>
          <w:lang w:val="en-GB"/>
        </w:rPr>
        <w:t xml:space="preserve">, and nutrient deposition) </w:t>
      </w:r>
      <w:r w:rsidRPr="001E7A27">
        <w:rPr>
          <w:lang w:val="en-GB"/>
        </w:rPr>
        <w:fldChar w:fldCharType="begin" w:fldLock="1"/>
      </w:r>
      <w:r w:rsidR="00747167" w:rsidRPr="001E7A27">
        <w:rPr>
          <w:lang w:val="en-GB"/>
        </w:rPr>
        <w:instrText>ADDIN CSL_CITATION { "citationItems" : [ { "id" : "ITEM-1", "itemData" : { "DOI" : "10.1111/gcb.12233", "ISBN" : "1354-1013 (Print)\\r1354-1013 (Linking)", "ISSN" : "13541013", "PMID" : "23625734", "abstract" : "This study proposes that carbon fluxes identified as being from land use and land-cover change (LULCC) include only that component of a flux that can be attributed to LULCC, exclusive of the effects of environmental change (CO2 , climate, N, etc.). This proposal seems too obvious to need saying, but published estimates of the LULCC flux are widely variable for reasons that have more to do with modeling environmental effects than with LULCC.", "author" : [ { "dropping-particle" : "", "family" : "Houghton", "given" : "Richard A.", "non-dropping-particle" : "", "parse-names" : false, "suffix" : "" } ], "container-title" : "Global Change Biology", "id" : "ITEM-1", "issue" : "9", "issued" : { "date-parts" : [ [ "2013", "9" ] ] }, "page" : "2609-2612", "title" : "Keeping management effects separate from environmental effects in terrestrial carbon accounting", "translator" : [ { "dropping-particle" : "", "family" : "L4633", "given" : "", "non-dropping-particle" : "", "parse-names" : false, "suffix" : "" } ], "type" : "article-journal", "volume" : "19" }, "uris" : [ "http://www.mendeley.com/documents/?uuid=f76f5429-3b25-4685-ad58-664c6a896566" ] } ], "mendeley" : { "formattedCitation" : "(Houghton, 2013)", "plainTextFormattedCitation" : "(Houghton, 2013)", "previouslyFormattedCitation" : "(Houghton, 2013)" }, "properties" : { "noteIndex" : 0 }, "schema" : "https://github.com/citation-style-language/schema/raw/master/csl-citation.json" }</w:instrText>
      </w:r>
      <w:r w:rsidRPr="001E7A27">
        <w:rPr>
          <w:lang w:val="en-GB"/>
        </w:rPr>
        <w:fldChar w:fldCharType="separate"/>
      </w:r>
      <w:r w:rsidR="00025FA2" w:rsidRPr="001E7A27">
        <w:rPr>
          <w:noProof/>
          <w:lang w:val="en-GB"/>
        </w:rPr>
        <w:t>(Houghton, 2013)</w:t>
      </w:r>
      <w:r w:rsidRPr="001E7A27">
        <w:rPr>
          <w:lang w:val="en-GB"/>
        </w:rPr>
        <w:fldChar w:fldCharType="end"/>
      </w:r>
      <w:r w:rsidRPr="001E7A27">
        <w:rPr>
          <w:lang w:val="en-GB"/>
        </w:rPr>
        <w:t xml:space="preserve">. </w:t>
      </w:r>
    </w:p>
    <w:p w14:paraId="03F4C585" w14:textId="77777777" w:rsidR="001E265B" w:rsidRPr="001E7A27" w:rsidRDefault="001E265B" w:rsidP="005C7F25">
      <w:pPr>
        <w:pStyle w:val="AR6BodyText"/>
        <w:tabs>
          <w:tab w:val="left" w:pos="4536"/>
        </w:tabs>
        <w:rPr>
          <w:lang w:val="en-GB"/>
        </w:rPr>
      </w:pPr>
    </w:p>
    <w:p w14:paraId="3C787241" w14:textId="54AF95F3" w:rsidR="001E265B" w:rsidRPr="001E7A27" w:rsidRDefault="006D6F95" w:rsidP="005C7F25">
      <w:pPr>
        <w:pStyle w:val="AR6BodyText"/>
        <w:tabs>
          <w:tab w:val="left" w:pos="4536"/>
        </w:tabs>
        <w:rPr>
          <w:lang w:val="en-GB"/>
        </w:rPr>
      </w:pPr>
      <w:r w:rsidRPr="001E7A27">
        <w:rPr>
          <w:lang w:val="en-GB"/>
        </w:rPr>
        <w:t>Progress since</w:t>
      </w:r>
      <w:r w:rsidR="004D35CE" w:rsidRPr="001E7A27">
        <w:rPr>
          <w:lang w:val="en-GB"/>
        </w:rPr>
        <w:t xml:space="preserve"> </w:t>
      </w:r>
      <w:r w:rsidRPr="001E7A27">
        <w:rPr>
          <w:lang w:val="en-GB"/>
        </w:rPr>
        <w:t>AR5</w:t>
      </w:r>
      <w:r w:rsidR="004D35CE" w:rsidRPr="001E7A27">
        <w:rPr>
          <w:lang w:val="en-GB"/>
        </w:rPr>
        <w:t xml:space="preserve"> </w:t>
      </w:r>
      <w:r w:rsidRPr="001E7A27">
        <w:rPr>
          <w:lang w:val="en-GB"/>
        </w:rPr>
        <w:t>and</w:t>
      </w:r>
      <w:r w:rsidR="00967A55" w:rsidRPr="001E7A27">
        <w:rPr>
          <w:lang w:val="en-GB"/>
        </w:rPr>
        <w:t xml:space="preserve"> </w:t>
      </w:r>
      <w:ins w:id="1027" w:author="Ian Blenkinsop" w:date="2021-07-28T12:28:00Z">
        <w:r w:rsidR="004D35CE" w:rsidRPr="001E7A27">
          <w:rPr>
            <w:lang w:val="en-GB"/>
          </w:rPr>
          <w:t xml:space="preserve">the </w:t>
        </w:r>
      </w:ins>
      <w:ins w:id="1028" w:author="Soapbox" w:date="2021-07-16T12:15:00Z">
        <w:r w:rsidR="00ED666E" w:rsidRPr="001E7A27">
          <w:rPr>
            <w:lang w:val="en-GB"/>
          </w:rPr>
          <w:t>Special Report on Climate Change and Land (</w:t>
        </w:r>
      </w:ins>
      <w:del w:id="1029" w:author="Ian Blenkinsop" w:date="2021-07-14T11:05:00Z">
        <w:r w:rsidR="00967A55" w:rsidRPr="001E7A27" w:rsidDel="00FE7D5D">
          <w:rPr>
            <w:lang w:val="en-GB"/>
          </w:rPr>
          <w:delText xml:space="preserve">the </w:delText>
        </w:r>
      </w:del>
      <w:r w:rsidRPr="001E7A27">
        <w:rPr>
          <w:lang w:val="en-GB"/>
        </w:rPr>
        <w:t>SRCCL</w:t>
      </w:r>
      <w:ins w:id="1030" w:author="Soapbox" w:date="2021-07-16T12:15:00Z">
        <w:del w:id="1031" w:author="Ian Blenkinsop" w:date="2021-07-28T12:28:00Z">
          <w:r w:rsidR="00ED666E" w:rsidRPr="001E7A27" w:rsidDel="004D35CE">
            <w:rPr>
              <w:lang w:val="en-GB"/>
            </w:rPr>
            <w:delText>)</w:delText>
          </w:r>
        </w:del>
      </w:ins>
      <w:ins w:id="1032" w:author="Ian Blenkinsop" w:date="2021-07-28T12:28:00Z">
        <w:r w:rsidR="004D35CE" w:rsidRPr="001E7A27">
          <w:rPr>
            <w:lang w:val="en-GB"/>
          </w:rPr>
          <w:t>;</w:t>
        </w:r>
      </w:ins>
      <w:r w:rsidR="00DA318E" w:rsidRPr="001E7A27">
        <w:rPr>
          <w:lang w:val="en-GB"/>
        </w:rPr>
        <w:t xml:space="preserve"> </w:t>
      </w:r>
      <w:del w:id="1033" w:author="Robin Matthews" w:date="2021-06-17T16:01:00Z">
        <w:r w:rsidR="00064CA4" w:rsidRPr="001E7A27" w:rsidDel="007F1BF0">
          <w:rPr>
            <w:lang w:val="en-GB"/>
          </w:rPr>
          <w:delText>(</w:delText>
        </w:r>
      </w:del>
      <w:commentRangeStart w:id="1034"/>
      <w:r w:rsidR="00DA318E" w:rsidRPr="001E7A27">
        <w:rPr>
          <w:lang w:val="en-GB"/>
        </w:rPr>
        <w:fldChar w:fldCharType="begin" w:fldLock="1"/>
      </w:r>
      <w:ins w:id="1035" w:author="Robin Matthews" w:date="2021-06-17T16:01:00Z">
        <w:r w:rsidR="007F1BF0" w:rsidRPr="001E7A27">
          <w:rPr>
            <w:lang w:val="en-GB"/>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"manualFormatting" : "(IPCC, 2019a)", "plainTextFormattedCitation" : "(IPCC, 2019a)", "previouslyFormattedCitation" : "(IPCC, 2019a)" }, "properties" : { "noteIndex" : 0 }, "schema" : "https://github.com/citation-style-language/schema/raw/master/csl-citation.json" }</w:instrText>
        </w:r>
      </w:ins>
      <w:del w:id="1036" w:author="Robin Matthews" w:date="2021-06-17T16:01:00Z">
        <w:r w:rsidR="00747167" w:rsidRPr="001E7A27" w:rsidDel="007F1BF0">
          <w:rPr>
            <w:lang w:val="en-GB"/>
          </w:rPr>
          <w:del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"manualFormatting" : "IPCC, 2019a", "plainTextFormattedCitation" : "(IPCC, 2019a)", "previouslyFormattedCitation" : "(IPCC, 2019a)" }, "properties" : { "noteIndex" : 0 }, "schema" : "https://github.com/citation-style-language/schema/raw/master/csl-citation.json" }</w:delInstrText>
        </w:r>
      </w:del>
      <w:r w:rsidR="00DA318E" w:rsidRPr="001E7A27">
        <w:rPr>
          <w:lang w:val="en-GB"/>
        </w:rPr>
        <w:fldChar w:fldCharType="separate"/>
      </w:r>
      <w:del w:id="1037" w:author="Robin Matthews" w:date="2021-06-17T16:01:00Z">
        <w:r w:rsidR="00025FA2" w:rsidRPr="001E7A27" w:rsidDel="007F1BF0">
          <w:rPr>
            <w:noProof/>
            <w:lang w:val="en-GB"/>
          </w:rPr>
          <w:delText>I</w:delText>
        </w:r>
      </w:del>
      <w:ins w:id="1038" w:author="Robin Matthews" w:date="2021-06-17T16:01:00Z">
        <w:del w:id="1039" w:author="Ian Blenkinsop" w:date="2021-07-28T12:28:00Z">
          <w:r w:rsidR="007F1BF0" w:rsidRPr="001E7A27" w:rsidDel="004D35CE">
            <w:rPr>
              <w:noProof/>
              <w:lang w:val="en-GB"/>
            </w:rPr>
            <w:delText>(</w:delText>
          </w:r>
        </w:del>
        <w:r w:rsidR="007F1BF0" w:rsidRPr="001E7A27">
          <w:rPr>
            <w:noProof/>
            <w:lang w:val="en-GB"/>
          </w:rPr>
          <w:t>I</w:t>
        </w:r>
      </w:ins>
      <w:r w:rsidR="00025FA2" w:rsidRPr="001E7A27">
        <w:rPr>
          <w:noProof/>
          <w:lang w:val="en-GB"/>
        </w:rPr>
        <w:t>PCC, 2019</w:t>
      </w:r>
      <w:ins w:id="1040" w:author="Robin Matthews" w:date="2021-06-17T16:01:00Z">
        <w:r w:rsidR="007F1BF0" w:rsidRPr="001E7A27">
          <w:rPr>
            <w:noProof/>
            <w:lang w:val="en-GB"/>
          </w:rPr>
          <w:t>a)</w:t>
        </w:r>
      </w:ins>
      <w:del w:id="1041" w:author="Robin Matthews" w:date="2021-06-17T16:01:00Z">
        <w:r w:rsidR="00025FA2" w:rsidRPr="001E7A27" w:rsidDel="007F1BF0">
          <w:rPr>
            <w:noProof/>
            <w:lang w:val="en-GB"/>
          </w:rPr>
          <w:delText>a</w:delText>
        </w:r>
      </w:del>
      <w:r w:rsidR="00DA318E" w:rsidRPr="001E7A27">
        <w:rPr>
          <w:lang w:val="en-GB"/>
        </w:rPr>
        <w:fldChar w:fldCharType="end"/>
      </w:r>
      <w:commentRangeEnd w:id="1034"/>
      <w:r w:rsidR="00025FA2" w:rsidRPr="001E7A27">
        <w:rPr>
          <w:rStyle w:val="CommentReference"/>
          <w:lang w:val="en-GB"/>
        </w:rPr>
        <w:commentReference w:id="1034"/>
      </w:r>
      <w:del w:id="1042" w:author="Robin Matthews" w:date="2021-06-17T16:01:00Z">
        <w:r w:rsidR="00DA318E" w:rsidRPr="001E7A27" w:rsidDel="007F1BF0">
          <w:rPr>
            <w:lang w:val="en-GB"/>
          </w:rPr>
          <w:delText>)</w:delText>
        </w:r>
      </w:del>
      <w:r w:rsidRPr="001E7A27">
        <w:rPr>
          <w:lang w:val="en-GB"/>
        </w:rPr>
        <w:t xml:space="preserve"> allows</w:t>
      </w:r>
      <w:r w:rsidR="00064CA4" w:rsidRPr="001E7A27">
        <w:rPr>
          <w:lang w:val="en-GB"/>
        </w:rPr>
        <w:t xml:space="preserve"> more accurate</w:t>
      </w:r>
      <w:r w:rsidRPr="001E7A27">
        <w:rPr>
          <w:lang w:val="en-GB"/>
        </w:rPr>
        <w:t xml:space="preserve"> estimates of gross and net fluxes due to </w:t>
      </w:r>
      <w:ins w:id="1043" w:author="Soapbox" w:date="2021-07-16T12:16:00Z">
        <w:r w:rsidR="00ED666E" w:rsidRPr="001E7A27">
          <w:rPr>
            <w:lang w:val="en-GB"/>
          </w:rPr>
          <w:t xml:space="preserve">the </w:t>
        </w:r>
      </w:ins>
      <w:r w:rsidRPr="001E7A27">
        <w:rPr>
          <w:lang w:val="en-GB"/>
        </w:rPr>
        <w:t xml:space="preserve">availability of more models, model </w:t>
      </w:r>
      <w:r w:rsidRPr="001E7A27">
        <w:rPr>
          <w:lang w:val="en-GB"/>
        </w:rPr>
        <w:lastRenderedPageBreak/>
        <w:t>advancement in terms of inclusiveness of land-use practices (</w:t>
      </w:r>
      <w:commentRangeStart w:id="1044"/>
      <w:r w:rsidRPr="001E7A27">
        <w:rPr>
          <w:lang w:val="en-GB"/>
        </w:rPr>
        <w:t>see below</w:t>
      </w:r>
      <w:commentRangeEnd w:id="1044"/>
      <w:r w:rsidR="004D35CE" w:rsidRPr="001E7A27">
        <w:rPr>
          <w:rStyle w:val="CommentReference"/>
          <w:lang w:val="en-GB"/>
        </w:rPr>
        <w:commentReference w:id="1044"/>
      </w:r>
      <w:r w:rsidRPr="001E7A27">
        <w:rPr>
          <w:lang w:val="en-GB"/>
        </w:rPr>
        <w:t>), and advanced land</w:t>
      </w:r>
      <w:ins w:id="1045" w:author="Soapbox" w:date="2021-07-16T12:16:00Z">
        <w:r w:rsidR="00ED666E" w:rsidRPr="001E7A27">
          <w:rPr>
            <w:lang w:val="en-GB"/>
          </w:rPr>
          <w:t>-</w:t>
        </w:r>
      </w:ins>
      <w:del w:id="1046" w:author="Soapbox" w:date="2021-07-16T12:16:00Z">
        <w:r w:rsidRPr="001E7A27" w:rsidDel="00ED666E">
          <w:rPr>
            <w:lang w:val="en-GB"/>
          </w:rPr>
          <w:delText xml:space="preserve"> </w:delText>
        </w:r>
      </w:del>
      <w:r w:rsidRPr="001E7A27">
        <w:rPr>
          <w:lang w:val="en-GB"/>
        </w:rPr>
        <w:t>use forcings</w:t>
      </w:r>
      <w:r w:rsidR="001445AD" w:rsidRPr="001E7A27">
        <w:rPr>
          <w:lang w:val="en-GB"/>
        </w:rPr>
        <w:t xml:space="preserve"> </w:t>
      </w:r>
      <w:r w:rsidRPr="001E7A27">
        <w:rPr>
          <w:lang w:val="en-GB"/>
        </w:rPr>
        <w:fldChar w:fldCharType="begin" w:fldLock="1"/>
      </w:r>
      <w:r w:rsidR="007B506D" w:rsidRPr="001E7A27">
        <w:rPr>
          <w:lang w:val="en-GB"/>
        </w:rPr>
        <w:instrText>ADDIN CSL_CITATION { "citationItems" : [ { "id" : "ITEM-1", "itemData" : { "DOI" : "10.5194/essd-9-927-2017", "ISSN" : "1866-3516", "abstract" : "Abstract. This paper presents an update and extension of HYDE, the History Database of the Global Environment (HYDE version 3.2). HYDE is an internally consistent combination of historical population estimates and allocation algorithms with time-dependent weighting maps for land use. Categories include cropland, with new distinctions for irrigated and rain-fed crops (other than rice) and irrigated and rain-fed rice. Grazing lands are also provided, divided into more intensively used pasture and less intensively used rangeland, and further specified with respect to conversion of natural vegetation to facilitate global change modellers. Population is represented by maps of total, urban, rural population, population density and built-up area. The period covered is 10 000 before Common Era (BCE) to 2015 Common Era (CE). All data can be downloaded from https://doi.org/10.17026/dans-25g-gez3. We estimate that global population increased from 4.4 million people (we also estimate a lower range", "author" : [ { "dropping-particle" : "", "family" : "Klein Goldewijk", "given" : "Kees", "non-dropping-particle" : "", "parse-names" : false, "suffix" : "" }, { "dropping-particle" : "", "family" : "Beusen", "given" : "Arthur", "non-dropping-particle" : "", "parse-names" : false, "suffix" : "" }, { "dropping-particle" : "", "family" : "Doelman", "given" : "Jonathan", "non-dropping-particle" : "", "parse-names" : false, "suffix" : "" }, { "dropping-particle" : "", "family" : "Stehfest", "given" : "Elke", "non-dropping-particle" : "", "parse-names" : false, "suffix" : "" } ], "container-title" : "Earth System Science Data", "id" : "ITEM-1", "issue" : "2", "issued" : { "date-parts" : [ [ "2017", "12", "1" ] ] }, "page" : "927-953", "title" : "Anthropogenic land use estimates for the Holocene \u2013 HYDE 3.2", "translator" : [ { "dropping-particle" : "", "family" : "L7084", "given" : "", "non-dropping-particle" : "", "parse-names" : false, "suffix" : "" } ], "type" : "article-journal", "volume" : "9" }, "uris" : [ "http://www.mendeley.com/documents/?uuid=930906de-fcb8-438c-aa0a-8857e78d2e8c" ] }, { "id" : "ITEM-2", "itemData" : { "DOI" : "10.5194/gmd-13-5425-2020", "ISSN" : "1991-9603", "abstract" : "50 times the information content of the datasets used in CMIP5 and are designed to enable new and improved estimates of the combined effects of land use on the global carbon\u2013climate system.]]&gt;", "author" : [ { "dropping-particle" : "", "family" : "Hurtt", "given" : "George C.", "non-dropping-particle" : "", "parse-names" : false, "suffix" : "" }, { "dropping-particle" : "", "family" : "Chini", "given" : "Louise", "non-dropping-particle" : "", "parse-names" : false, "suffix" : "" }, { "dropping-particle" : "", "family" : "Sahajpal", "given" : "Ritvik", "non-dropping-particle" : "", "parse-names" : false, "suffix" : "" }, { "dropping-particle" : "", "family" : "Frolking", "given" : "Steve", "non-dropping-particle" : "", "parse-names" : false, "suffix" : "" }, { "dropping-particle" : "", "family" : "Bodirsky", "given" : "Benjamin L.",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"Fisk", "given" : "Justin", "non-dropping-particle" : "", "parse-names" : false, "suffix" : "" }, { "dropping-particle" : "", "family" : "Fujimori", "given" : "Shinichiro", "non-dropping-particle" : "", "parse-names" : false, "suffix" : "" }, { "dropping-particle" : "", "family" : "Klein Goldewijk", "given" : "Kees", "non-dropping-particle" : "", "parse-names" : false, "suffix" : "" }, { "dropping-particle" : "", "family" : "Hasegawa", "given" : "Tomoko", "non-dropping-particle" : "", "parse-names" : false, "suffix" : "" }, { "dropping-particle" : "", "family" : "Havlik", "given" : "Peter", "non-dropping-particle" : "", "parse-names" : false, "suffix" : "" }, { "dropping-particle" : "", "family" : "Heinimann", "given" : "Andreas", "non-dropping-particle" : "", "parse-names" : false, "suffix" : "" }, { "dropping-particle" : "", "family" : "Humpen\u00f6der", "given" : "Florian", "non-dropping-particle" : "", "parse-names" : false, "suffix" : "" }, { "dropping-particle" : "", "family" : "Jungclaus", "given" : "Johan", "non-dropping-particle" : "", "parse-names" : false, "suffix" : "" }, { "dropping-particle" : "", "family" : "Kaplan", "given" : "Jed O.", "non-dropping-particle" : "", "parse-names" : false, "suffix" : "" }, { "dropping-particle" : "", "family" : "Kennedy", "given" : "Jennifer", "non-dropping-particle" : "", "parse-names" : false, "suffix" : "" }, { "dropping-particle" : "", "family" : "Krisztin", "given" : "Tam\u00e1s", "non-dropping-particle" : "", "parse-names" : false, "suffix" : "" }, { "dropping-particle" : "", "family" : "Lawrence", "given" : "David", "non-dropping-particle" : "", "parse-names" : false, "suffix" : "" }, { "dropping-particle" : "", "family" : "Lawrence", "given" : "Peter", "non-dropping-particle" : "", "parse-names" : false, "suffix" : "" }, { "dropping-particle" : "", "family" : "Ma", "given" : "Lei", "non-dropping-particle" : "", "parse-names" : false, "suffix" : "" }, { "dropping-particle" : "", "family" : "Mertz", "given" : "Ole", "non-dropping-particle" : "", "parse-names" : false, "suffix" : "" }, { "dropping-particle" : "", "family" : "Pongratz", "given" : "Julia", "non-dropping-particle" : "", "parse-names" : false, "suffix" : "" }, { "dropping-particle" : "", "family" : "Popp", "given" : "Alexander", "non-dropping-particle" : "", "parse-names" : false, "suffix" : "" }, { "dropping-particle" : "", "family" : "Poulter", "given" : "Benjamin", "non-dropping-particle" : "", "parse-names" : false, "suffix" : "" }, { "dropping-particle" : "", "family" : "Riahi", "given" : "Keywan", "non-dropping-particle" : "", "parse-names" : false, "suffix" : "" }, { "dropping-particle" : "", "family" : "Shevliakova", "given" : "Elena", "non-dropping-particle" : "", "parse-names" : false, "suffix" : "" }, { "dropping-particle" : "", "family" : "Stehfest", "given" : "Elke", "non-dropping-particle" : "", "parse-names" : false, "suffix" : "" }, { "dropping-particle" : "", "family" : "Thornton", "given" : "Peter", "non-dropping-particle" : "", "parse-names" : false, "suffix" : "" }, { "dropping-particle" : "", "family" : "Tubiello", "given" : "Francesco N.", "non-dropping-particle" : "", "parse-names" : false, "suffix" : "" }, { "dropping-particle" : "", "family" : "Vuuren", "given" : "Detlef P.", "non-dropping-particle" : "van", "parse-names" : false, "suffix" : "" }, { "dropping-particle" : "", "family" : "Zhang", "given" : "Xin", "non-dropping-particle" : "", "parse-names" : false, "suffix" : "" } ], "container-title" : "Geoscientific Model Development", "id" : "ITEM-2", "issue" : "11", "issued" : { "date-parts" : [ [ "2020", "11", "10" ] ] }, "page" : "5425-5464", "title" : "Harmonization of global land use change and management for the period 850\u20132100 (LUH2) for CMIP6", "translator" : [ { "dropping-particle" : "", "family" : "L7111", "given" : "", "non-dropping-particle" : "", "parse-names" : false, "suffix" : "" } ], "type" : "article-journal", "volume" : "13" }, "uris" : [ "http://www.mendeley.com/documents/?uuid=0f9fb44d-3042-402b-a308-cb2c96e2d281" ] }, { "id" : "ITEM-3",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"ITEM-3",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Klein Goldewijk et al., 2017; Hurtt et al., 2020)", "plainTextFormattedCitation" : "(Ciais et al., 2013; Klein Goldewijk et al., 2017; Hurtt et al., 2020)", "previouslyFormattedCitation" : "(Ciais et al., 2013; Klein Goldewijk et al., 2017; Hurtt et al., 2020)" }, "properties" : { "noteIndex" : 0 }, "schema" : "https://github.com/citation-style-language/schema/raw/master/csl-citation.json" }</w:instrText>
      </w:r>
      <w:r w:rsidRPr="001E7A27">
        <w:rPr>
          <w:lang w:val="en-GB"/>
        </w:rPr>
        <w:fldChar w:fldCharType="separate"/>
      </w:r>
      <w:r w:rsidR="00025FA2" w:rsidRPr="001E7A27">
        <w:rPr>
          <w:noProof/>
          <w:lang w:val="en-GB"/>
        </w:rPr>
        <w:t>(Ciais et al., 2013; Klein Goldewijk et al., 2017; Hurtt et al., 2020)</w:t>
      </w:r>
      <w:r w:rsidRPr="001E7A27">
        <w:rPr>
          <w:lang w:val="en-GB"/>
        </w:rPr>
        <w:fldChar w:fldCharType="end"/>
      </w:r>
      <w:r w:rsidRPr="001E7A27">
        <w:rPr>
          <w:lang w:val="en-GB"/>
        </w:rPr>
        <w:t>. In addition, important terminological discrepancies were resolved. First, synergistic effects of land</w:t>
      </w:r>
      <w:ins w:id="1047" w:author="Soapbox" w:date="2021-07-16T12:17:00Z">
        <w:r w:rsidR="00ED666E" w:rsidRPr="001E7A27">
          <w:rPr>
            <w:lang w:val="en-GB"/>
          </w:rPr>
          <w:t>-</w:t>
        </w:r>
      </w:ins>
      <w:del w:id="1048" w:author="Soapbox" w:date="2021-07-16T12:17:00Z">
        <w:r w:rsidRPr="001E7A27" w:rsidDel="00ED666E">
          <w:rPr>
            <w:lang w:val="en-GB"/>
          </w:rPr>
          <w:delText xml:space="preserve"> </w:delText>
        </w:r>
      </w:del>
      <w:r w:rsidRPr="001E7A27">
        <w:rPr>
          <w:lang w:val="en-GB"/>
        </w:rPr>
        <w:t>use change and environmental changes</w:t>
      </w:r>
      <w:ins w:id="1049" w:author="Soapbox" w:date="2021-07-16T12:17:00Z">
        <w:r w:rsidR="00ED666E" w:rsidRPr="001E7A27">
          <w:rPr>
            <w:strike/>
            <w:lang w:val="en-GB"/>
          </w:rPr>
          <w:t xml:space="preserve"> </w:t>
        </w:r>
      </w:ins>
      <w:del w:id="1050" w:author="Soapbox" w:date="2021-07-16T12:17:00Z">
        <w:r w:rsidRPr="001E7A27" w:rsidDel="00ED666E">
          <w:rPr>
            <w:strike/>
            <w:lang w:val="en-GB"/>
          </w:rPr>
          <w:delText xml:space="preserve"> </w:delText>
        </w:r>
      </w:del>
      <w:r w:rsidRPr="001E7A27">
        <w:rPr>
          <w:lang w:val="en-GB"/>
        </w:rPr>
        <w:t xml:space="preserve">have been identified as a key reason for the large discrepancies between model estimates of the </w:t>
      </w:r>
      <w:r w:rsidR="00987BFC" w:rsidRPr="001E7A27">
        <w:rPr>
          <w:lang w:val="en-GB"/>
        </w:rPr>
        <w:t xml:space="preserve">LULUCF </w:t>
      </w:r>
      <w:r w:rsidRPr="001E7A27">
        <w:rPr>
          <w:lang w:val="en-GB"/>
        </w:rPr>
        <w:t>flux, explaining up to 50% of differences</w:t>
      </w:r>
      <w:commentRangeStart w:id="1051"/>
      <w:r w:rsidRPr="001E7A27">
        <w:rPr>
          <w:lang w:val="en-GB"/>
        </w:rPr>
        <w:t xml:space="preserve"> </w:t>
      </w:r>
      <w:commentRangeStart w:id="1052"/>
      <w:r w:rsidRPr="001E7A27">
        <w:rPr>
          <w:lang w:val="en-GB"/>
        </w:rPr>
        <w:fldChar w:fldCharType="begin" w:fldLock="1"/>
      </w:r>
      <w:r w:rsidR="00747167" w:rsidRPr="001E7A27">
        <w:rPr>
          <w:lang w:val="en-GB"/>
        </w:rPr>
        <w:instrText>ADDIN CSL_CITATION { "citationItems" : [ { "id" : "ITEM-1", "itemData" : { "DOI" : "10.5194/esd-5-177-2014", "ISSN" : "2190-4987", "abstract" : "Abstract. Reasons for the large uncertainty in land use and land cover change (LULCC) emissions go beyond recognized issues related to the available data on land cover change and the fact that model simulations rely on a simplified and incomplete description of the complexity of biological and LULCC processes. The large range across published LULCC emission estimates is also fundamentally driven by the fact that the net LULCC flux is defined and calculated in different ways across models. We introduce a conceptual framework that allows us to compare the different types of models and simulation setups used to derive land use fluxes. We find that published studies are based on at least nine different definitions of the net LULCC flux. Many multi-model syntheses lack a clear agreement on definition. Our analysis reveals three key processes that are accounted for in different ways: the land use feedback, the loss of additional sink capacity, and legacy (regrowth and decomposition) fluxes. We show that these terminological differences, alone, explain differences between published net LULCC flux estimates that are of the same order as the published estimates themselves. This has consequences for quantifications of the residual terrestrial sink: the spread in estimates caused by terminological differences is conveyed to those of the residual sink. Furthermore, the application of inconsistent definitions of net LULCC flux and residual sink has led to double-counting of fluxes in the past. While the decision to use a specific definition of the net LULCC flux will depend on the scientific application and potential political considerations, our analysis shows that the uncertainty of the net LULCC flux can be substantially reduced when the existing terminological confusion is resolved.", "author" : [ { "dropping-particle" : "", "family" : "Pongratz", "given" : "J", "non-dropping-particle" : "", "parse-names" : false, "suffix" : "" }, { "dropping-particle" : "", "family" : "Reick", "given" : "C H", "non-dropping-particle" : "", "parse-names" : false, "suffix" : "" }, { "dropping-particle" : "", "family" : "Houghton", "given" : "R A", "non-dropping-particle" : "", "parse-names" : false, "suffix" : "" }, { "dropping-particle" : "", "family" : "House", "given" : "J I", "non-dropping-particle" : "", "parse-names" : false, "suffix" : "" } ], "container-title" : "Earth System Dynamics", "id" : "ITEM-1", "issue" : "1", "issued" : { "date-parts" : [ [ "2014", "3", "27" ] ] }, "page" : "177-195", "title" : "Terminology as a key uncertainty in net land use and land cover change carbon flux estimates", "translator" : [ { "dropping-particle" : "", "family" : "L3896", "given" : "", "non-dropping-particle" : "", "parse-names" : false, "suffix" : "" } ], "type" : "article-journal", "volume" : "5" }, "uris" : [ "http://www.mendeley.com/documents/?uuid=20c088c3-3dd7-4cde-be1b-f232edd9a03a" ] }, { "id" : "ITEM-2", "itemData" : { "DOI" : "10.5194/esd-6-731-2015", "ISSN" : "2190-4987", "abstract" : "Abstract. The quantification of CO2 emissions from anthropogenic land use and land use change (eLUC) is essential to understand the drivers of the atmospheric CO2 increase and to inform climate change mitigation policy. Reported values in synthesis reports are commonly derived from different approaches (observation-driven bookkeeping and process-modelling) but recent work has emphasized that inconsistencies between methods may imply substantial differences in eLUC estimates. However, a consistent quantification is lacking and no concise modelling protocol for the separation of primary and secondary components of eLUC has been established. Here, we review differences of eLUC quantification methods and apply an Earth System Model (ESM) of Intermediate Complexity to quantify them. We find that the magnitude of effects due to merely conceptual differences between ESM and offline vegetation model-based quantifications is ~ 20 % for today. Under a future business-as-usual scenario, differences tend to increase further due to slowing land conversion rates and an increasing impact of altered environmental conditions on land-atmosphere fluxes. We establish how coupled Earth System Models may be applied to separate secondary component fluxes of eLUC arising from the replacement of potential C sinks/sources and the land use feedback and show that secondary fluxes derived from offline vegetation models are conceptually and quantitatively not identical to either, nor their sum. Therefore, we argue that synthesis studies should resort to the \"least common denominator\" of different methods, following the bookkeeping approach where only primary land use emissions are quantified under the assumption of constant environmental boundary conditions.", "author" : [ { "dropping-particle" : "", "family" : "Stocker", "given" : "B. D.", "non-dropping-particle" : "", "parse-names" : false, "suffix" : "" }, { "dropping-particle" : "", "family" : "Joos", "given" : "F.", "non-dropping-particle" : "", "parse-names" : false, "suffix" : "" } ], "container-title" : "Earth System Dynamics", "id" : "ITEM-2", "issue" : "2", "issued" : { "date-parts" : [ [ "2015", "11", "27" ] ] }, "page" : "731-744", "title" : "Quantifying differences in land use emission estimates implied by definition discrepancies", "translator" : [ { "dropping-particle" : "", "family" : "L4628", "given" : "", "non-dropping-particle" : "", "parse-names" : false, "suffix" : "" } ], "type" : "article-journal", "volume" : "6" }, "uris" : [ "http://www.mendeley.com/documents/?uuid=e494705b-608b-4a2d-950d-213b338229cc" ] } ], "mendeley" : { "formattedCitation" : "(Pongratz et al., 2014; Stocker and Joos, 2015)", "manualFormatting" : "(Pongratz et al., 2014; Stocker and Joos, 2015; Gasser et al. 2020)", "plainTextFormattedCitation" : "(Pongratz et al., 2014; Stocker and Joos, 2015)", "previouslyFormattedCitation" : "(Pongratz et al., 2014; Stocker and Joos, 2015)" }, "properties" : { "noteIndex" : 0 }, "schema" : "https://github.com/citation-style-language/schema/raw/master/csl-citation.json" }</w:instrText>
      </w:r>
      <w:r w:rsidRPr="001E7A27">
        <w:rPr>
          <w:lang w:val="en-GB"/>
        </w:rPr>
        <w:fldChar w:fldCharType="separate"/>
      </w:r>
      <w:r w:rsidR="00025FA2" w:rsidRPr="001E7A27">
        <w:rPr>
          <w:noProof/>
          <w:lang w:val="en-GB"/>
        </w:rPr>
        <w:t>(Pongratz et al., 2014; Stocker and Joos, 2015; Gasser et al. 2020)</w:t>
      </w:r>
      <w:r w:rsidRPr="001E7A27">
        <w:rPr>
          <w:lang w:val="en-GB"/>
        </w:rPr>
        <w:fldChar w:fldCharType="end"/>
      </w:r>
      <w:commentRangeEnd w:id="1052"/>
      <w:r w:rsidR="00025FA2" w:rsidRPr="001E7A27">
        <w:rPr>
          <w:rStyle w:val="CommentReference"/>
          <w:lang w:val="en-GB"/>
        </w:rPr>
        <w:commentReference w:id="1052"/>
      </w:r>
      <w:r w:rsidRPr="001E7A27">
        <w:rPr>
          <w:lang w:val="en-GB"/>
        </w:rPr>
        <w:t xml:space="preserve">. </w:t>
      </w:r>
      <w:commentRangeEnd w:id="1051"/>
      <w:r w:rsidR="007F1BF0" w:rsidRPr="001E7A27">
        <w:rPr>
          <w:rStyle w:val="CommentReference"/>
          <w:lang w:val="en-GB"/>
        </w:rPr>
        <w:commentReference w:id="1051"/>
      </w:r>
      <w:r w:rsidRPr="001E7A27">
        <w:rPr>
          <w:lang w:val="en-GB"/>
        </w:rPr>
        <w:t xml:space="preserve">Another reason for discrepancies relates to natural fluxes being considered as part of the </w:t>
      </w:r>
      <w:r w:rsidR="00987BFC" w:rsidRPr="001E7A27">
        <w:rPr>
          <w:lang w:val="en-GB"/>
        </w:rPr>
        <w:t xml:space="preserve">LULUCF </w:t>
      </w:r>
      <w:r w:rsidRPr="001E7A27">
        <w:rPr>
          <w:lang w:val="en-GB"/>
        </w:rPr>
        <w:t>flux when occurring on managed land in the</w:t>
      </w:r>
      <w:r w:rsidR="00FC058E" w:rsidRPr="001E7A27">
        <w:rPr>
          <w:lang w:val="en-GB"/>
        </w:rPr>
        <w:t xml:space="preserve"> United Nation</w:t>
      </w:r>
      <w:ins w:id="1053" w:author="Soapbox" w:date="2021-07-16T12:26:00Z">
        <w:r w:rsidR="00B7601A" w:rsidRPr="001E7A27">
          <w:rPr>
            <w:lang w:val="en-GB"/>
          </w:rPr>
          <w:t>s</w:t>
        </w:r>
      </w:ins>
      <w:r w:rsidR="00FC058E" w:rsidRPr="001E7A27">
        <w:rPr>
          <w:lang w:val="en-GB"/>
        </w:rPr>
        <w:t xml:space="preserve"> Framework Convention on Climate Change</w:t>
      </w:r>
      <w:r w:rsidRPr="001E7A27">
        <w:rPr>
          <w:lang w:val="en-GB"/>
        </w:rPr>
        <w:t xml:space="preserve"> </w:t>
      </w:r>
      <w:r w:rsidR="00FC058E" w:rsidRPr="001E7A27">
        <w:rPr>
          <w:lang w:val="en-GB"/>
        </w:rPr>
        <w:t>(</w:t>
      </w:r>
      <w:r w:rsidRPr="001E7A27">
        <w:rPr>
          <w:lang w:val="en-GB"/>
        </w:rPr>
        <w:t>UNFCCC</w:t>
      </w:r>
      <w:r w:rsidR="00FC058E" w:rsidRPr="001E7A27">
        <w:rPr>
          <w:lang w:val="en-GB"/>
        </w:rPr>
        <w:t>)</w:t>
      </w:r>
      <w:r w:rsidRPr="001E7A27">
        <w:rPr>
          <w:lang w:val="en-GB"/>
        </w:rPr>
        <w:t xml:space="preserve"> national </w:t>
      </w:r>
      <w:del w:id="1054" w:author="Soapbox" w:date="2021-07-16T12:27:00Z">
        <w:r w:rsidRPr="001E7A27" w:rsidDel="00F43A1A">
          <w:rPr>
            <w:lang w:val="en-GB"/>
          </w:rPr>
          <w:delText>greenhouse gas</w:delText>
        </w:r>
      </w:del>
      <w:ins w:id="1055" w:author="Soapbox" w:date="2021-07-16T12:27:00Z">
        <w:r w:rsidR="00F43A1A" w:rsidRPr="001E7A27">
          <w:rPr>
            <w:lang w:val="en-GB"/>
          </w:rPr>
          <w:t>GHG</w:t>
        </w:r>
      </w:ins>
      <w:r w:rsidRPr="001E7A27">
        <w:rPr>
          <w:lang w:val="en-GB"/>
        </w:rPr>
        <w:t xml:space="preserve"> inventories; these fluxes are considered part of the natural terrestrial sink in global vegetation models and excluded in bookkeeping models </w:t>
      </w:r>
      <w:r w:rsidRPr="001E7A27">
        <w:rPr>
          <w:lang w:val="en-GB"/>
        </w:rPr>
        <w:fldChar w:fldCharType="begin" w:fldLock="1"/>
      </w:r>
      <w:r w:rsidR="00747167" w:rsidRPr="001E7A27">
        <w:rPr>
          <w:lang w:val="en-GB"/>
        </w:rPr>
        <w:instrText>ADDIN CSL_CITATION { "citationItems" : [ { "id" : "ITEM-1", "itemData" : { "DOI" : "10.1038/s41558-018-0283-x", "ISSN" : "1758-678X", "author" : [ { "dropping-particle" : "", "family" : "Grassi", "given" : "Giacomo", "non-dropping-particle" : "", "parse-names" : false, "suffix" : "" }, { "dropping-particle" : "", "family" : "House", "given" : "Jo", "non-dropping-particle" : "", "parse-names" : false, "suffix" : "" }, { "dropping-particle" : "", "family" : "Kurz", "given" : "Werner A.", "non-dropping-particle" : "", "parse-names" : false, "suffix" : "" }, { "dropping-particle" : "", "family" : "Cescatti", "given" : "Alessandro", "non-dropping-particle" : "", "parse-names" : false, "suffix" : "" }, { "dropping-particle" : "", "family" : "Houghton", "given" : "Richard A.", "non-dropping-particle" : "", "parse-names" : false, "suffix" : "" }, { "dropping-particle" : "", "family" : "Peters", "given" : "Glen P.", "non-dropping-particle" : "", "parse-names" : false, "suffix" : "" }, { "dropping-particle" : "", "family" : "Sanz", "given" : "Maria J.", "non-dropping-particle" : "", "parse-names" : false, "suffix" : "" }, { "dropping-particle" : "", "family" : "Vi\u00f1as", "given" : "Raul Abad", "non-dropping-particle" : "", "parse-names" : false, "suffix" : "" }, { "dropping-particle" : "", "family" : "Alkama", "given" : "Ramdane", "non-dropping-particle" : "", "parse-names" : false, "suffix" : "" }, { "dropping-particle" : "", "family" : "Arneth", "given" : "Almut", "non-dropping-particle" : "", "parse-names" : false, "suffix" : "" }, { "dropping-particle" : "", "family" : "Bondeau", "given" : "Alberte", "non-dropping-particle" : "", "parse-names" : false, "suffix" : "" }, { "dropping-particle" : "", "family" : "Dentener", "given" : "Frank", "non-dropping-particle" : "", "parse-names" : false, "suffix" : "" }, { "dropping-particle" : "", "family" : "Fader", "given" : "Marianela", "non-dropping-particle" : "", "parse-names" : false, "suffix" : "" }, { "dropping-particle" : "", "family" : "Federici", "given" : "Sandro", "non-dropping-particle" : "", "parse-names" : false, "suffix" : "" }, { "dropping-particle" : "", "family" : "Friedlingstein", "given" : "Pierre", "non-dropping-particle" : "", "parse-names" : false, "suffix" : "" }, { "dropping-particle" : "", "family" : "Jain", "given" : "Atul K.", "non-dropping-particle" : "", "parse-names" : false, "suffix" : "" }, { "dropping-particle" : "", "family" : "Kato", "given" : "Etsushi", "non-dropping-particle" : "", "parse-names" : false, "suffix" : "" }, { "dropping-particle" : "", "family" : "Koven", "given" : "Charles D.", "non-dropping-particle" : "", "parse-names" : false, "suffix" : "" }, { "dropping-particle" : "", "family" : "Lee", "given" : "Donna", "non-dropping-particle" : "", "parse-names" : false, "suffix" : "" }, { "dropping-particle" : "", "family" : "Nabel", "given" : "Julia E. M. S.", "non-dropping-particle" : "", "parse-names" : false, "suffix" : "" }, { "dropping-particle" : "", "family" : "Nassikas", "given" : "Alexander A.", "non-dropping-particle" : "", "parse-names" : false, "suffix" : "" }, { "dropping-particle" : "", "family" : "Perugini", "given" : "Lucia", "non-dropping-particle" : "", "parse-names" : false, "suffix" : "" }, { "dropping-particle" : "", "family" : "Rossi", "given" : "Simone", "non-dropping-particle" : "", "parse-names" : false, "suffix" : "" }, { "dropping-particle" : "", "family" : "Sitch", "given" : "Stephen", "non-dropping-particle" : "", "parse-names" : false, "suffix" : "" }, { "dropping-particle" : "", "family" : "Viovy", "given" : "Nicolas", "non-dropping-particle" : "", "parse-names" : false, "suffix" : "" }, { "dropping-particle" : "", "family" : "Wiltshire", "given" : "Andy", "non-dropping-particle" : "", "parse-names" : false, "suffix" : "" }, { "dropping-particle" : "", "family" : "Zaehle", "given" : "S\u00f6nke", "non-dropping-particle" : "", "parse-names" : false, "suffix" : "" } ], "container-title" : "Nature Climate Change", "id" : "ITEM-1", "issue" : "10", "issued" : { "date-parts" : [ [ "2018", "10", "24" ] ] }, "page" : "914-920", "publisher" : "Springer US", "title" : "Reconciling global-model estimates and country reporting of anthropogenic forest CO2 sinks", "translator" : [ { "dropping-particle" : "", "family" : "L4634", "given" : "", "non-dropping-particle" : "", "parse-names" : false, "suffix" : "" } ], "type" : "article-journal", "volume" : "8" }, "uris" : [ "http://www.mendeley.com/documents/?uuid=a99b0e3c-5073-41db-b617-1b41980af9dd" ] } ], "mendeley" : { "formattedCitation" : "(Grassi et al., 2018)", "plainTextFormattedCitation" : "(Grassi et al., 2018)", "previouslyFormattedCitation" : "(Grassi et al., 2018)" }, "properties" : { "noteIndex" : 0 }, "schema" : "https://github.com/citation-style-language/schema/raw/master/csl-citation.json" }</w:instrText>
      </w:r>
      <w:r w:rsidRPr="001E7A27">
        <w:rPr>
          <w:lang w:val="en-GB"/>
        </w:rPr>
        <w:fldChar w:fldCharType="separate"/>
      </w:r>
      <w:r w:rsidR="00025FA2" w:rsidRPr="001E7A27">
        <w:rPr>
          <w:noProof/>
          <w:lang w:val="en-GB"/>
        </w:rPr>
        <w:t>(Grassi et al., 2018)</w:t>
      </w:r>
      <w:r w:rsidRPr="001E7A27">
        <w:rPr>
          <w:lang w:val="en-GB"/>
        </w:rPr>
        <w:fldChar w:fldCharType="end"/>
      </w:r>
      <w:r w:rsidRPr="001E7A27">
        <w:rPr>
          <w:lang w:val="en-GB"/>
        </w:rPr>
        <w:t xml:space="preserve">. </w:t>
      </w:r>
      <w:r w:rsidR="00987BFC" w:rsidRPr="001E7A27">
        <w:rPr>
          <w:lang w:val="en-GB"/>
        </w:rPr>
        <w:t xml:space="preserve">LULUCF </w:t>
      </w:r>
      <w:r w:rsidRPr="001E7A27">
        <w:rPr>
          <w:lang w:val="en-GB"/>
        </w:rPr>
        <w:t>fluxes following national GHG inventories</w:t>
      </w:r>
      <w:r w:rsidR="00987BFC" w:rsidRPr="001E7A27">
        <w:rPr>
          <w:lang w:val="en-GB"/>
        </w:rPr>
        <w:t xml:space="preserve"> or </w:t>
      </w:r>
      <w:ins w:id="1056" w:author="Soapbox" w:date="2021-07-16T12:34:00Z">
        <w:r w:rsidR="002678D0" w:rsidRPr="001E7A27">
          <w:rPr>
            <w:lang w:val="en-GB"/>
          </w:rPr>
          <w:t>Food and Agriculture Organization of the United Nations (</w:t>
        </w:r>
      </w:ins>
      <w:r w:rsidR="00987BFC" w:rsidRPr="001E7A27">
        <w:rPr>
          <w:lang w:val="en-GB"/>
        </w:rPr>
        <w:t>FAO</w:t>
      </w:r>
      <w:ins w:id="1057" w:author="Soapbox" w:date="2021-07-16T12:35:00Z">
        <w:r w:rsidR="002678D0" w:rsidRPr="001E7A27">
          <w:rPr>
            <w:lang w:val="en-GB"/>
          </w:rPr>
          <w:t>)</w:t>
        </w:r>
      </w:ins>
      <w:r w:rsidR="00987BFC" w:rsidRPr="001E7A27">
        <w:rPr>
          <w:lang w:val="en-GB"/>
        </w:rPr>
        <w:t xml:space="preserve"> datasets</w:t>
      </w:r>
      <w:r w:rsidRPr="001E7A27">
        <w:rPr>
          <w:lang w:val="en-GB"/>
        </w:rPr>
        <w:t xml:space="preserve">, including recent estimates </w:t>
      </w:r>
      <w:r w:rsidRPr="001E7A27">
        <w:rPr>
          <w:lang w:val="en-GB"/>
        </w:rPr>
        <w:fldChar w:fldCharType="begin" w:fldLock="1"/>
      </w:r>
      <w:r w:rsidR="00747167" w:rsidRPr="001E7A27">
        <w:rPr>
          <w:lang w:val="en-GB"/>
        </w:rPr>
        <w:instrText>ADDIN CSL_CITATION { "citationItems" : [ { "id" : "ITEM-1", "itemData" : { "DOI" : "10.5194/essd-2020-203", "ISSN" : "1866-3508", "author" : [ { "dropping-particle" : "", "family" : "Tubiello", "given" : "Francesco", "non-dropping-particle" : "", "parse-names" : false, "suffix" : "" }, { "dropping-particle" : "", "family" : "Pekkarinen", "given" : "Anssi", "non-dropping-particle" : "", "parse-names" : false, "suffix" : "" }, { "dropping-particle" : "", "family" : "Marklund", "given" : "Lars", "non-dropping-particle" : "", "parse-names" : false, "suffix" : "" }, { "dropping-particle" : "", "family" : "Wanner", "given" : "Nathan", "non-dropping-particle" : "", "parse-names" : false, "suffix" : "" }, { "dropping-particle" : "", "family" : "Conchedda", "given" : "Giulia", "non-dropping-particle" : "", "parse-names" : false, "suffix" : "" }, { "dropping-particle" : "", "family" : "Federici", "given" : "Sandro", "non-dropping-particle" : "", "parse-names" : false, "suffix" : "" }, { "dropping-particle" : "", "family" : "Rossi", "given" : "Simone", "non-dropping-particle" : "", "parse-names" : false, "suffix" : "" }, { "dropping-particle" : "", "family" : "Grassi", "given" : "Giacomo", "non-dropping-particle" : "", "parse-names" : false, "suffix" : "" } ], "container-title" : "Earth System Science Data", "id" : "ITEM-1", "issued" : { "date-parts" : [ [ "2021" ] ] }, "title" : "Carbon Emissions and Removals by Forests: New Estimates 1990\u20132020", "translator" : [ { "dropping-particle" : "", "family" : "L3286", "given" : "", "non-dropping-particle" : "", "parse-names" : false, "suffix" : "" } ], "type" : "article-journal", "volume" : "(in press)" }, "uris" : [ "http://www.mendeley.com/documents/?uuid=61fef584-1e1a-429e-a6ce-5eb2762b7bc0" ] } ], "mendeley" : { "formattedCitation" : "(Tubiello et al., 2021)", "plainTextFormattedCitation" : "(Tubiello et al., 2021)", "previouslyFormattedCitation" : "(Tubiello et al., 2021)" }, "properties" : { "noteIndex" : 0 }, "schema" : "https://github.com/citation-style-language/schema/raw/master/csl-citation.json" }</w:instrText>
      </w:r>
      <w:r w:rsidRPr="001E7A27">
        <w:rPr>
          <w:lang w:val="en-GB"/>
        </w:rPr>
        <w:fldChar w:fldCharType="separate"/>
      </w:r>
      <w:r w:rsidR="00025FA2" w:rsidRPr="001E7A27">
        <w:rPr>
          <w:noProof/>
          <w:lang w:val="en-GB"/>
        </w:rPr>
        <w:t>(Tubiello et al., 2021)</w:t>
      </w:r>
      <w:r w:rsidRPr="001E7A27">
        <w:rPr>
          <w:lang w:val="en-GB"/>
        </w:rPr>
        <w:fldChar w:fldCharType="end"/>
      </w:r>
      <w:r w:rsidRPr="001E7A27">
        <w:rPr>
          <w:lang w:val="en-GB"/>
        </w:rPr>
        <w:t xml:space="preserve">, are thus excluded from our global assessment, but their comparison against the academic approach is available elsewhere </w:t>
      </w:r>
      <w:ins w:id="1058" w:author="Soapbox" w:date="2021-07-16T12:35:00Z">
        <w:r w:rsidR="002678D0" w:rsidRPr="001E7A27">
          <w:rPr>
            <w:rFonts w:cs="Times New Roman"/>
            <w:lang w:val="en-GB"/>
          </w:rPr>
          <w:t>–</w:t>
        </w:r>
        <w:r w:rsidR="002678D0" w:rsidRPr="001E7A27">
          <w:rPr>
            <w:lang w:val="en-GB"/>
          </w:rPr>
          <w:t xml:space="preserve"> </w:t>
        </w:r>
      </w:ins>
      <w:del w:id="1059" w:author="Soapbox" w:date="2021-07-16T12:35:00Z">
        <w:r w:rsidRPr="001E7A27" w:rsidDel="002678D0">
          <w:rPr>
            <w:lang w:val="en-GB"/>
          </w:rPr>
          <w:delText>(</w:delText>
        </w:r>
      </w:del>
      <w:r w:rsidRPr="001E7A27">
        <w:rPr>
          <w:lang w:val="en-GB"/>
        </w:rPr>
        <w:t xml:space="preserve">at the global scale </w:t>
      </w:r>
      <w:r w:rsidRPr="001E7A27">
        <w:rPr>
          <w:lang w:val="en-GB"/>
        </w:rPr>
        <w:fldChar w:fldCharType="begin" w:fldLock="1"/>
      </w:r>
      <w:r w:rsidR="00747167" w:rsidRPr="001E7A27">
        <w:rP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"mendeley" : { "formattedCitation" : "(Jia et al., 2019)", "plainTextFormattedCitation" : "(Jia et al., 2019)", "previouslyFormattedCitation" : "(Jia et al., 2019)" }, "properties" : { "noteIndex" : 0 }, "schema" : "https://github.com/citation-style-language/schema/raw/master/csl-citation.json" }</w:instrText>
      </w:r>
      <w:r w:rsidRPr="001E7A27">
        <w:rPr>
          <w:lang w:val="en-GB"/>
        </w:rPr>
        <w:fldChar w:fldCharType="separate"/>
      </w:r>
      <w:r w:rsidR="00025FA2" w:rsidRPr="001E7A27">
        <w:rPr>
          <w:noProof/>
          <w:lang w:val="en-GB"/>
        </w:rPr>
        <w:t>(Jia et al., 2019)</w:t>
      </w:r>
      <w:r w:rsidRPr="001E7A27">
        <w:rPr>
          <w:lang w:val="en-GB"/>
        </w:rPr>
        <w:fldChar w:fldCharType="end"/>
      </w:r>
      <w:r w:rsidRPr="001E7A27">
        <w:rPr>
          <w:lang w:val="en-GB"/>
        </w:rPr>
        <w:t xml:space="preserve"> and European level </w:t>
      </w:r>
      <w:r w:rsidRPr="001E7A27">
        <w:rPr>
          <w:lang w:val="en-GB"/>
        </w:rPr>
        <w:fldChar w:fldCharType="begin" w:fldLock="1"/>
      </w:r>
      <w:r w:rsidR="00747167" w:rsidRPr="001E7A27">
        <w:rPr>
          <w:lang w:val="en-GB"/>
        </w:rPr>
        <w:instrText>ADDIN CSL_CITATION { "citationItems" : [ { "id" : "ITEM-1", "itemData" : { "DOI" : "10.5194/essd-12-961-2020", "ISSN" : "1866-3516", "author" : [ { "dropping-particle" : "", "family" : "Petrescu", "given" : "Ana Maria Roxana", "non-dropping-particle" : "", "parse-names" : false, "suffix" : "" }, { "dropping-particle" : "", "family" : "Peters", "given" : "Glen P.", "non-dropping-particle" : "", "parse-names" : false, "suffix" : "" }, { "dropping-particle" : "", "family" : "Janssens-Maenhout", "given" : "Greet", "non-dropping-particle" : "", "parse-names" : false, "suffix" : "" }, { "dropping-particle" : "", "family" : "Ciais", "given" : "Philippe", "non-dropping-particle" : "", "parse-names" : false, "suffix" : "" }, { "dropping-particle" : "", "family" : "Tubiello", "given" : "Francesco N.", "non-dropping-particle" : "", "parse-names" : false, "suffix" : "" }, { "dropping-particle" : "", "family" : "Grassi", "given" : "Giacomo", "non-dropping-particle" : "", "parse-names" : false, "suffix" : "" }, { "dropping-particle" : "", "family" : "Nabuurs", "given" : "Gert-Jan", "non-dropping-particle" : "", "parse-names" : false, "suffix" : "" }, { "dropping-particle" : "", "family" : "Leip", "given" : "Adrian", "non-dropping-particle" : "", "parse-names" : false, "suffix" : "" }, { "dropping-particle" : "", "family" : "Carmona-Garcia", "given" : "Gema", "non-dropping-particle" : "", "parse-names" : false, "suffix" : "" }, { "dropping-particle" : "", "family" : "Winiwarter", "given" : "Wilfried", "non-dropping-particle" : "", "parse-names" : false, "suffix" : "" }, { "dropping-particle" : "", "family" : "H\u00f6glund-Isaksson", "given" : "Lena", "non-dropping-particle" : "", "parse-names" : false, "suffix" : "" }, { "dropping-particle" : "", "family" : "G\u00fcnther", "given" : "Dirk", "non-dropping-particle" : "", "parse-names" : false, "suffix" : "" }, { "dropping-particle" : "", "family" : "Solazzo", "given" : "Efisio", "non-dropping-particle" : "", "parse-names" : false, "suffix" : "" }, { "dropping-particle" : "", "family" : "Kiesow", "given" : "Anja", "non-dropping-particle" : "", "parse-names" : false, "suffix" : "" }, { "dropping-particle" : "", "family" : "Bastos", "given" : "Ana", "non-dropping-particle" : "", "parse-names" : false, "suffix" : "" }, { "dropping-particle" : "", "family" : "Pongratz", "given" : "Julia", "non-dropping-particle" : "", "parse-names" : false, "suffix" : "" }, { "dropping-particle" : "", "family" : "Nabel", "given" : "Julia E. M. S.", "non-dropping-particle" : "", "parse-names" : false, "suffix" : "" }, { "dropping-particle" : "", "family" : "Conchedda", "given" : "Giulia", "non-dropping-particle" : "", "parse-names" : false, "suffix" : "" }, { "dropping-particle" : "", "family" : "Pilli", "given" : "Roberto", "non-dropping-particle" : "", "parse-names" : false, "suffix" : "" }, { "dropping-particle" : "", "family" : "Andrew", "given" : "Robbie M.", "non-dropping-particle" : "", "parse-names" : false, "suffix" : "" }, { "dropping-particle" : "", "family" : "Schelhaas", "given" : "Mart-Jan", "non-dropping-particle" : "", "parse-names" : false, "suffix" : "" }, { "dropping-particle" : "", "family" : "Dolman", "given" : "Albertus J.", "non-dropping-particle" : "", "parse-names" : false, "suffix" : "" } ], "container-title" : "Earth System Science Data", "id" : "ITEM-1", "issue" : "2", "issued" : { "date-parts" : [ [ "2020", "5", "1" ] ] }, "page" : "961-1001", "title" : "European anthropogenic AFOLU greenhouse gas emissions: a review and benchmark data", "translator" : [ { "dropping-particle" : "", "family" : "L7291", "given" : "", "non-dropping-particle" : "", "parse-names" : false, "suffix" : "" } ], "type" : "article-journal", "volume" : "12" }, "uris" : [ "http://www.mendeley.com/documents/?uuid=d2e1d36c-4554-47db-b729-427ba8c6dd04" ] } ], "mendeley" : { "formattedCitation" : "(Petrescu et al., 2020)", "plainTextFormattedCitation" : "(Petrescu et al., 2020)", "previouslyFormattedCitation" : "(Petrescu et al., 2020)" }, "properties" : { "noteIndex" : 0 }, "schema" : "https://github.com/citation-style-language/schema/raw/master/csl-citation.json" }</w:instrText>
      </w:r>
      <w:r w:rsidRPr="001E7A27">
        <w:rPr>
          <w:lang w:val="en-GB"/>
        </w:rPr>
        <w:fldChar w:fldCharType="separate"/>
      </w:r>
      <w:r w:rsidR="00025FA2" w:rsidRPr="001E7A27">
        <w:rPr>
          <w:noProof/>
          <w:lang w:val="en-GB"/>
        </w:rPr>
        <w:t>(Petrescu et al., 2020)</w:t>
      </w:r>
      <w:r w:rsidRPr="001E7A27">
        <w:rPr>
          <w:lang w:val="en-GB"/>
        </w:rPr>
        <w:fldChar w:fldCharType="end"/>
      </w:r>
      <w:r w:rsidRPr="001E7A27">
        <w:rPr>
          <w:lang w:val="en-GB"/>
        </w:rPr>
        <w:t>.</w:t>
      </w:r>
      <w:r w:rsidR="001E265B" w:rsidRPr="001E7A27">
        <w:rPr>
          <w:lang w:val="en-GB"/>
        </w:rPr>
        <w:t xml:space="preserve"> </w:t>
      </w:r>
    </w:p>
    <w:p w14:paraId="220C9856" w14:textId="77777777" w:rsidR="001E265B" w:rsidRPr="001E7A27" w:rsidRDefault="001E265B" w:rsidP="005C7F25">
      <w:pPr>
        <w:pStyle w:val="AR6BodyText"/>
        <w:tabs>
          <w:tab w:val="left" w:pos="4536"/>
        </w:tabs>
        <w:rPr>
          <w:lang w:val="en-GB"/>
        </w:rPr>
      </w:pPr>
    </w:p>
    <w:p w14:paraId="347EEB37" w14:textId="3E6C0256" w:rsidR="001E265B" w:rsidRPr="001E7A27" w:rsidRDefault="001E265B" w:rsidP="005C7F25">
      <w:pPr>
        <w:pStyle w:val="AR6BodyText"/>
        <w:tabs>
          <w:tab w:val="left" w:pos="4536"/>
        </w:tabs>
        <w:rPr>
          <w:lang w:val="en-GB"/>
        </w:rPr>
      </w:pPr>
      <w:r w:rsidRPr="001E7A27">
        <w:rPr>
          <w:lang w:val="en-GB"/>
        </w:rPr>
        <w:t>Land-use-related component fluxes can be verified by the growing databas</w:t>
      </w:r>
      <w:r w:rsidR="00796954" w:rsidRPr="001E7A27">
        <w:rPr>
          <w:lang w:val="en-GB"/>
        </w:rPr>
        <w:t>e</w:t>
      </w:r>
      <w:r w:rsidRPr="001E7A27">
        <w:rPr>
          <w:lang w:val="en-GB"/>
        </w:rPr>
        <w:t>s of global satellite-based biomass observations in combination with information on remotely</w:t>
      </w:r>
      <w:ins w:id="1060" w:author="Soapbox" w:date="2021-07-21T09:06:00Z">
        <w:r w:rsidR="00A97349" w:rsidRPr="001E7A27">
          <w:rPr>
            <w:lang w:val="en-GB"/>
          </w:rPr>
          <w:t xml:space="preserve"> </w:t>
        </w:r>
      </w:ins>
      <w:del w:id="1061" w:author="Soapbox" w:date="2021-07-21T09:06:00Z">
        <w:r w:rsidRPr="001E7A27" w:rsidDel="00A97349">
          <w:rPr>
            <w:lang w:val="en-GB"/>
          </w:rPr>
          <w:delText>-</w:delText>
        </w:r>
      </w:del>
      <w:r w:rsidRPr="001E7A27">
        <w:rPr>
          <w:lang w:val="en-GB"/>
        </w:rPr>
        <w:t>sensed land cover change</w:t>
      </w:r>
      <w:ins w:id="1062" w:author="Soapbox" w:date="2021-07-16T12:42:00Z">
        <w:r w:rsidR="009C08AB" w:rsidRPr="001E7A27">
          <w:rPr>
            <w:lang w:val="en-GB"/>
          </w:rPr>
          <w:t>. However, they</w:t>
        </w:r>
      </w:ins>
      <w:del w:id="1063" w:author="Soapbox" w:date="2021-07-16T12:42:00Z">
        <w:r w:rsidRPr="001E7A27" w:rsidDel="009C08AB">
          <w:rPr>
            <w:lang w:val="en-GB"/>
          </w:rPr>
          <w:delText>,</w:delText>
        </w:r>
      </w:del>
      <w:r w:rsidRPr="001E7A27">
        <w:rPr>
          <w:lang w:val="en-GB"/>
        </w:rPr>
        <w:t xml:space="preserve"> </w:t>
      </w:r>
      <w:del w:id="1064" w:author="Soapbox" w:date="2021-07-16T12:42:00Z">
        <w:r w:rsidRPr="001E7A27" w:rsidDel="009C08AB">
          <w:rPr>
            <w:lang w:val="en-GB"/>
          </w:rPr>
          <w:delText xml:space="preserve">but </w:delText>
        </w:r>
      </w:del>
      <w:r w:rsidRPr="001E7A27">
        <w:rPr>
          <w:lang w:val="en-GB"/>
        </w:rPr>
        <w:t xml:space="preserve">differ from bookkeeping and modelling with </w:t>
      </w:r>
      <w:r w:rsidR="0079636E" w:rsidRPr="001E7A27">
        <w:rPr>
          <w:lang w:val="en-GB"/>
        </w:rPr>
        <w:t>Dynamic Global Vegetation Models (</w:t>
      </w:r>
      <w:r w:rsidRPr="001E7A27">
        <w:rPr>
          <w:lang w:val="en-GB"/>
        </w:rPr>
        <w:t>DGVMs</w:t>
      </w:r>
      <w:r w:rsidR="0079636E" w:rsidRPr="001E7A27">
        <w:rPr>
          <w:lang w:val="en-GB"/>
        </w:rPr>
        <w:t>)</w:t>
      </w:r>
      <w:r w:rsidRPr="001E7A27">
        <w:rPr>
          <w:lang w:val="en-GB"/>
        </w:rPr>
        <w:t xml:space="preserve"> in excluding legacy emissions from pre-satellite-era land</w:t>
      </w:r>
      <w:ins w:id="1065" w:author="Soapbox" w:date="2021-07-16T12:20:00Z">
        <w:r w:rsidR="00ED666E" w:rsidRPr="001E7A27">
          <w:rPr>
            <w:lang w:val="en-GB"/>
          </w:rPr>
          <w:t>-</w:t>
        </w:r>
      </w:ins>
      <w:del w:id="1066" w:author="Soapbox" w:date="2021-07-16T12:20:00Z">
        <w:r w:rsidRPr="001E7A27" w:rsidDel="00ED666E">
          <w:rPr>
            <w:lang w:val="en-GB"/>
          </w:rPr>
          <w:delText xml:space="preserve"> </w:delText>
        </w:r>
      </w:del>
      <w:r w:rsidRPr="001E7A27">
        <w:rPr>
          <w:lang w:val="en-GB"/>
        </w:rPr>
        <w:t>use change</w:t>
      </w:r>
      <w:r w:rsidR="00A9059F" w:rsidRPr="001E7A27">
        <w:rPr>
          <w:lang w:val="en-GB"/>
        </w:rPr>
        <w:t xml:space="preserve"> and land management,</w:t>
      </w:r>
      <w:r w:rsidRPr="001E7A27">
        <w:rPr>
          <w:lang w:val="en-GB"/>
        </w:rPr>
        <w:t xml:space="preserve"> and neglecting soil carbon changes, </w:t>
      </w:r>
      <w:del w:id="1067" w:author="Soapbox" w:date="2021-07-16T12:44:00Z">
        <w:r w:rsidRPr="001E7A27" w:rsidDel="00B87B5F">
          <w:rPr>
            <w:lang w:val="en-GB"/>
          </w:rPr>
          <w:delText xml:space="preserve">and </w:delText>
        </w:r>
      </w:del>
      <w:r w:rsidRPr="001E7A27">
        <w:rPr>
          <w:lang w:val="en-GB"/>
        </w:rPr>
        <w:t>often focus</w:t>
      </w:r>
      <w:ins w:id="1068" w:author="Soapbox" w:date="2021-07-16T12:44:00Z">
        <w:r w:rsidR="00B87B5F" w:rsidRPr="001E7A27">
          <w:rPr>
            <w:lang w:val="en-GB"/>
          </w:rPr>
          <w:t>ing</w:t>
        </w:r>
      </w:ins>
      <w:r w:rsidRPr="001E7A27">
        <w:rPr>
          <w:lang w:val="en-GB"/>
        </w:rPr>
        <w:t xml:space="preserve"> on gross deforestation, not regrowth </w:t>
      </w:r>
      <w:r w:rsidR="00BE1CBA" w:rsidRPr="001E7A27">
        <w:rPr>
          <w:lang w:val="en-GB"/>
        </w:rPr>
        <w:fldChar w:fldCharType="begin" w:fldLock="1"/>
      </w:r>
      <w:r w:rsidR="00747167" w:rsidRPr="001E7A27">
        <w:rP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"mendeley" : { "formattedCitation" : "(Jia et al., 2019)", "plainTextFormattedCitation" : "(Jia et al., 2019)", "previouslyFormattedCitation" : "(Jia et al., 2019)" }, "properties" : { "noteIndex" : 0 }, "schema" : "https://github.com/citation-style-language/schema/raw/master/csl-citation.json" }</w:instrText>
      </w:r>
      <w:r w:rsidR="00BE1CBA" w:rsidRPr="001E7A27">
        <w:rPr>
          <w:lang w:val="en-GB"/>
        </w:rPr>
        <w:fldChar w:fldCharType="separate"/>
      </w:r>
      <w:r w:rsidR="00025FA2" w:rsidRPr="001E7A27">
        <w:rPr>
          <w:noProof/>
          <w:lang w:val="en-GB"/>
        </w:rPr>
        <w:t>(Jia et al., 2019)</w:t>
      </w:r>
      <w:r w:rsidR="00BE1CBA" w:rsidRPr="001E7A27">
        <w:rPr>
          <w:lang w:val="en-GB"/>
        </w:rPr>
        <w:fldChar w:fldCharType="end"/>
      </w:r>
      <w:r w:rsidR="00BE1CBA" w:rsidRPr="001E7A27">
        <w:rPr>
          <w:lang w:val="en-GB"/>
        </w:rPr>
        <w:t>.</w:t>
      </w:r>
    </w:p>
    <w:p w14:paraId="73B49A06" w14:textId="77777777" w:rsidR="006D6F95" w:rsidRPr="001E7A27" w:rsidRDefault="006D6F95" w:rsidP="005C7F25">
      <w:pPr>
        <w:pStyle w:val="AR6BodyText"/>
        <w:tabs>
          <w:tab w:val="left" w:pos="4536"/>
        </w:tabs>
        <w:rPr>
          <w:lang w:val="en-GB"/>
        </w:rPr>
      </w:pPr>
    </w:p>
    <w:p w14:paraId="7285D468" w14:textId="64229CD9" w:rsidR="006D6F95" w:rsidRPr="001E7A27" w:rsidRDefault="006D6F95" w:rsidP="005C7F25">
      <w:pPr>
        <w:rPr>
          <w:lang w:val="en-GB"/>
        </w:rPr>
      </w:pPr>
      <w:r w:rsidRPr="001E7A27">
        <w:rPr>
          <w:lang w:val="en-GB"/>
        </w:rPr>
        <w:t>For the decade 2010</w:t>
      </w:r>
      <w:r w:rsidRPr="001E7A27">
        <w:rPr>
          <w:rFonts w:cs="Times New Roman"/>
          <w:lang w:val="en-GB"/>
        </w:rPr>
        <w:t>–</w:t>
      </w:r>
      <w:r w:rsidRPr="001E7A27">
        <w:rPr>
          <w:lang w:val="en-GB"/>
        </w:rPr>
        <w:t>2019, average emissions were estimated at 1.6 ± 0.7 PgC yr</w:t>
      </w:r>
      <w:del w:id="1069" w:author="Ian Blenkinsop" w:date="2021-07-28T16:14:00Z">
        <w:r w:rsidRPr="001E7A27" w:rsidDel="00E4692D">
          <w:rPr>
            <w:vertAlign w:val="superscript"/>
            <w:lang w:val="en-GB"/>
          </w:rPr>
          <w:delText>-</w:delText>
        </w:r>
      </w:del>
      <w:ins w:id="1070" w:author="Ian Blenkinsop" w:date="2021-07-28T16:14:00Z">
        <w:r w:rsidR="00E4692D" w:rsidRPr="001E7A27">
          <w:rPr>
            <w:vertAlign w:val="superscript"/>
            <w:lang w:val="en-GB"/>
          </w:rPr>
          <w:t>–</w:t>
        </w:r>
      </w:ins>
      <w:r w:rsidRPr="001E7A27">
        <w:rPr>
          <w:vertAlign w:val="superscript"/>
          <w:lang w:val="en-GB"/>
        </w:rPr>
        <w:t>1</w:t>
      </w:r>
      <w:r w:rsidRPr="001E7A27">
        <w:rPr>
          <w:lang w:val="en-GB"/>
        </w:rPr>
        <w:t xml:space="preserve"> (mean ± standard deviation, 1 sigma</w:t>
      </w:r>
      <w:del w:id="1071" w:author="Ian Blenkinsop" w:date="2021-07-28T12:29:00Z">
        <w:r w:rsidRPr="001E7A27" w:rsidDel="004D35CE">
          <w:rPr>
            <w:lang w:val="en-GB"/>
          </w:rPr>
          <w:delText>)</w:delText>
        </w:r>
        <w:r w:rsidR="00AF2E22" w:rsidRPr="001E7A27" w:rsidDel="004D35CE">
          <w:rPr>
            <w:lang w:val="en-GB"/>
          </w:rPr>
          <w:delText xml:space="preserve"> </w:delText>
        </w:r>
      </w:del>
      <w:ins w:id="1072" w:author="Ian Blenkinsop" w:date="2021-07-28T12:29:00Z">
        <w:r w:rsidR="004D35CE" w:rsidRPr="001E7A27">
          <w:rPr>
            <w:lang w:val="en-GB"/>
          </w:rPr>
          <w:t xml:space="preserve">; </w:t>
        </w:r>
      </w:ins>
      <w:r w:rsidR="00AF2E22" w:rsidRPr="001E7A27">
        <w:rPr>
          <w:lang w:val="en-GB"/>
        </w:rPr>
        <w:fldChar w:fldCharType="begin" w:fldLock="1"/>
      </w:r>
      <w:r w:rsidR="00747167" w:rsidRPr="001E7A2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AF2E22" w:rsidRPr="001E7A27">
        <w:rPr>
          <w:lang w:val="en-GB"/>
        </w:rPr>
        <w:fldChar w:fldCharType="separate"/>
      </w:r>
      <w:del w:id="1073" w:author="Ian Blenkinsop" w:date="2021-07-28T12:29:00Z">
        <w:r w:rsidR="00025FA2" w:rsidRPr="001E7A27" w:rsidDel="004D35CE">
          <w:rPr>
            <w:noProof/>
            <w:lang w:val="en-GB"/>
          </w:rPr>
          <w:delText>(</w:delText>
        </w:r>
      </w:del>
      <w:r w:rsidR="00025FA2" w:rsidRPr="001E7A27">
        <w:rPr>
          <w:noProof/>
          <w:lang w:val="en-GB"/>
        </w:rPr>
        <w:t>Friedlingstein et al., 2020)</w:t>
      </w:r>
      <w:r w:rsidR="00AF2E22" w:rsidRPr="001E7A27">
        <w:rPr>
          <w:lang w:val="en-GB"/>
        </w:rPr>
        <w:fldChar w:fldCharType="end"/>
      </w:r>
      <w:r w:rsidRPr="001E7A27">
        <w:rPr>
          <w:lang w:val="en-GB"/>
        </w:rPr>
        <w:t xml:space="preserve">. A </w:t>
      </w:r>
      <w:r w:rsidRPr="001E7A27">
        <w:rPr>
          <w:i/>
          <w:iCs/>
          <w:lang w:val="en-GB"/>
        </w:rPr>
        <w:t xml:space="preserve">likely </w:t>
      </w:r>
      <w:r w:rsidRPr="001E7A27">
        <w:rPr>
          <w:lang w:val="en-GB"/>
        </w:rPr>
        <w:t xml:space="preserve">general upward trend since 1850 is reversed during the second part of the 20th century (Figure 5.5b). Trends since the 1980s have </w:t>
      </w:r>
      <w:r w:rsidRPr="001E7A27">
        <w:rPr>
          <w:i/>
          <w:iCs/>
          <w:lang w:val="en-GB"/>
        </w:rPr>
        <w:t>low confidence</w:t>
      </w:r>
      <w:r w:rsidRPr="001E7A27">
        <w:rPr>
          <w:lang w:val="en-GB"/>
        </w:rPr>
        <w:t xml:space="preserve"> because they differ between estimates, which is related</w:t>
      </w:r>
      <w:ins w:id="1074" w:author="Tom Maycock" w:date="2021-09-08T15:12:00Z">
        <w:r w:rsidR="00AF3341" w:rsidRPr="001E7A27">
          <w:rPr>
            <w:lang w:val="en-GB"/>
          </w:rPr>
          <w:t>,</w:t>
        </w:r>
      </w:ins>
      <w:r w:rsidRPr="001E7A27">
        <w:rPr>
          <w:lang w:val="en-GB"/>
        </w:rPr>
        <w:t xml:space="preserve"> </w:t>
      </w:r>
      <w:ins w:id="1075" w:author="Tom Maycock" w:date="2021-09-08T15:11:00Z">
        <w:r w:rsidR="00AF3341" w:rsidRPr="001E7A27">
          <w:rPr>
            <w:lang w:val="en-GB"/>
          </w:rPr>
          <w:t>among oth</w:t>
        </w:r>
      </w:ins>
      <w:ins w:id="1076" w:author="Tom Maycock" w:date="2021-09-08T15:12:00Z">
        <w:r w:rsidR="00AF3341" w:rsidRPr="001E7A27">
          <w:rPr>
            <w:lang w:val="en-GB"/>
          </w:rPr>
          <w:t xml:space="preserve">er things, </w:t>
        </w:r>
      </w:ins>
      <w:commentRangeStart w:id="1077"/>
      <w:commentRangeStart w:id="1078"/>
      <w:del w:id="1079" w:author="Tom Maycock" w:date="2021-09-08T15:12:00Z">
        <w:r w:rsidRPr="001E7A27" w:rsidDel="00AF3341">
          <w:rPr>
            <w:lang w:val="en-GB"/>
          </w:rPr>
          <w:delText xml:space="preserve">inter alia </w:delText>
        </w:r>
        <w:commentRangeEnd w:id="1077"/>
        <w:r w:rsidR="006C6B20" w:rsidRPr="001E7A27" w:rsidDel="00AF3341">
          <w:rPr>
            <w:rStyle w:val="CommentReference"/>
            <w:lang w:val="en-GB"/>
          </w:rPr>
          <w:commentReference w:id="1077"/>
        </w:r>
      </w:del>
      <w:commentRangeEnd w:id="1078"/>
      <w:r w:rsidR="00AF3341" w:rsidRPr="001E7A27">
        <w:rPr>
          <w:rStyle w:val="CommentReference"/>
          <w:lang w:val="en-GB"/>
        </w:rPr>
        <w:commentReference w:id="1078"/>
      </w:r>
      <w:r w:rsidRPr="001E7A27">
        <w:rPr>
          <w:lang w:val="en-GB"/>
        </w:rPr>
        <w:t xml:space="preserve">to </w:t>
      </w:r>
      <w:commentRangeStart w:id="1080"/>
      <w:r w:rsidRPr="001E7A27">
        <w:rPr>
          <w:lang w:val="en-GB"/>
        </w:rPr>
        <w:fldChar w:fldCharType="begin" w:fldLock="1"/>
      </w:r>
      <w:ins w:id="1081" w:author="Robin Matthews" w:date="2021-06-17T16:02:00Z">
        <w:r w:rsidR="007F1BF0" w:rsidRPr="001E7A27">
          <w:rPr>
            <w:lang w:val="en-GB"/>
          </w:rPr>
          <w:instrText>ADDIN CSL_CITATION { "citationItems" : [ { "id" : "ITEM-1", "itemData" : { "DOI" : "10.1002/2016GB005546", "ISSN" : "08866236", "abstract" : "The net flux of carbon from land use and land cover change (LULCC) is an important term in the global carbon balance. Here we report a new estimate of annual fluxes from 1850 to 2015, updating earlier analyses with new estimates of both historical and current rates of LULCC and including emissions from draining and burning of peatlands in Southeast Asia. For most of the 186 countries included we relied on data from Food and Agriculture Organization to document changes in the areas of croplands and pastures since 1960 and changes in the areas of forests and \u201cother land\u201d since 1990. For earlier years we used other sources of information. We used a bookkeeping model that prescribed changes in carbon density of vegetation and soils for 20 types of ecosystems and five land uses. The total net flux attributable to LULCC over the period 1850\u20132015is calculated tohavebeen145\u00b116 PgC(1 standard deviation).Mostof the emissionswerefromthe tropics (102\u00b15.8 Pg C), generally increasing over time to a maximum of 2.10 PgCyr?1 in 1997. Outside the tropics emissions were roughly constant at 0.5 PgCyr?1 until 1940, declined to zero around 1970, and then became negative. For the most recent decade (2006\u20132015) global net emissions from LULCC averaged 1.11 (\u00b10.35) PgCyr?1, consisting of a net source from the tropics (1.41\u00b10.17 PgCyr?1), a net sink in northern midlatitudes (?0.28\u00b10.21 PgCyr?1), and carbon neutrality in southern midlatitudes", "author" : [ { "dropping-particle" : "", "family" : "Houghton", "given" : "R. A.", "non-dropping-particle" : "", "parse-names" : false, "suffix" : "" }, { "dropping-particle" : "", "family" : "Nassikas", "given" : "Alexander A.", "non-dropping-particle" : "", "parse-names" : false, "suffix" : "" } ], "container-title" : "Global Biogeochemical Cycles", "id" : "ITEM-1", "issue" : "3", "issued" : { "date-parts" : [ [ "2017", "3" ] ] }, "page" : "456-472", "title" : "Global and regional fluxes of carbon from land use and land cover change 1850-2015", "translator" : [ { "dropping-particle" : "", "family" : "L4251", "given" : "", "non-dropping-particle" : "", "parse-names" : false, "suffix" : "" } ], "type" : "article-journal", "volume" : "31" }, "uris" : [ "http://www.mendeley.com/documents/?uuid=d0c392d7-9e1d-3d3e-8573-b09ccbd625cd" ] } ], "mendeley" : { "formattedCitation" : "(Houghton and Nassikas, 2017)", "manualFormatting" : "Houghton and Nassikas (2017)", "plainTextFormattedCitation" : "(Houghton and Nassikas, 2017)", "previouslyFormattedCitation" : "(Houghton and Nassikas, 2017)" }, "properties" : { "noteIndex" : 0 }, "schema" : "https://github.com/citation-style-language/schema/raw/master/csl-citation.json" }</w:instrText>
        </w:r>
      </w:ins>
      <w:del w:id="1082" w:author="Robin Matthews" w:date="2021-06-17T16:02:00Z">
        <w:r w:rsidR="00747167" w:rsidRPr="001E7A27" w:rsidDel="007F1BF0">
          <w:rPr>
            <w:lang w:val="en-GB"/>
          </w:rPr>
          <w:delInstrText>ADDIN CSL_CITATION { "citationItems" : [ { "id" : "ITEM-1", "itemData" : { "DOI" : "10.1002/2016GB005546", "ISSN" : "08866236", "abstract" : "The net flux of carbon from land use and land cover change (LULCC) is an important term in the global carbon balance. Here we report a new estimate of annual fluxes from 1850 to 2015, updating earlier analyses with new estimates of both historical and current rates of LULCC and including emissions from draining and burning of peatlands in Southeast Asia. For most of the 186 countries included we relied on data from Food and Agriculture Organization to document changes in the areas of croplands and pastures since 1960 and changes in the areas of forests and \u201cother land\u201d since 1990. For earlier years we used other sources of information. We used a bookkeeping model that prescribed changes in carbon density of vegetation and soils for 20 types of ecosystems and five land uses. The total net flux attributable to LULCC over the period 1850\u20132015is calculated tohavebeen145\u00b116 PgC(1 standard deviation).Mostof the emissionswerefromthe tropics (102\u00b15.8 Pg C), generally increasing over time to a maximum of 2.10 PgCyr?1 in 1997. Outside the tropics emissions were roughly constant at 0.5 PgCyr?1 until 1940, declined to zero around 1970, and then became negative. For the most recent decade (2006\u20132015) global net emissions from LULCC averaged 1.11 (\u00b10.35) PgCyr?1, consisting of a net source from the tropics (1.41\u00b10.17 PgCyr?1), a net sink in northern midlatitudes (?0.28\u00b10.21 PgCyr?1), and carbon neutrality in southern midlatitudes", "author" : [ { "dropping-particle" : "", "family" : "Houghton", "given" : "R. A.", "non-dropping-particle" : "", "parse-names" : false, "suffix" : "" }, { "dropping-particle" : "", "family" : "Nassikas", "given" : "Alexander A.", "non-dropping-particle" : "", "parse-names" : false, "suffix" : "" } ], "container-title" : "Global Biogeochemical Cycles", "id" : "ITEM-1", "issue" : "3", "issued" : { "date-parts" : [ [ "2017", "3" ] ] }, "page" : "456-472", "title" : "Global and regional fluxes of carbon from land use and land cover change 1850-2015", "translator" : [ { "dropping-particle" : "", "family" : "L4251", "given" : "", "non-dropping-particle" : "", "parse-names" : false, "suffix" : "" } ], "type" : "article-journal", "volume" : "31" }, "uris" : [ "http://www.mendeley.com/documents/?uuid=d0c392d7-9e1d-3d3e-8573-b09ccbd625cd" ] } ], "mendeley" : { "formattedCitation" : "(Houghton and Nassikas, 2017)", "manualFormatting" : "Houghton and Nassikas (2017", "plainTextFormattedCitation" : "(Houghton and Nassikas, 2017)", "previouslyFormattedCitation" : "(Houghton and Nassikas, 2017)" }, "properties" : { "noteIndex" : 0 }, "schema" : "https://github.com/citation-style-language/schema/raw/master/csl-citation.json" }</w:delInstrText>
        </w:r>
      </w:del>
      <w:r w:rsidRPr="001E7A27">
        <w:rPr>
          <w:lang w:val="en-GB"/>
        </w:rPr>
        <w:fldChar w:fldCharType="separate"/>
      </w:r>
      <w:r w:rsidR="00025FA2" w:rsidRPr="001E7A27">
        <w:rPr>
          <w:noProof/>
          <w:lang w:val="en-GB"/>
        </w:rPr>
        <w:t>Houghton and Nassikas (201</w:t>
      </w:r>
      <w:ins w:id="1083" w:author="Robin Matthews" w:date="2021-06-17T16:02:00Z">
        <w:r w:rsidR="007F1BF0" w:rsidRPr="001E7A27">
          <w:rPr>
            <w:noProof/>
            <w:lang w:val="en-GB"/>
          </w:rPr>
          <w:t>7)</w:t>
        </w:r>
      </w:ins>
      <w:del w:id="1084" w:author="Robin Matthews" w:date="2021-06-17T16:02:00Z">
        <w:r w:rsidR="00025FA2" w:rsidRPr="001E7A27" w:rsidDel="007F1BF0">
          <w:rPr>
            <w:noProof/>
            <w:lang w:val="en-GB"/>
          </w:rPr>
          <w:delText>7</w:delText>
        </w:r>
      </w:del>
      <w:r w:rsidRPr="001E7A27">
        <w:rPr>
          <w:lang w:val="en-GB"/>
        </w:rPr>
        <w:fldChar w:fldCharType="end"/>
      </w:r>
      <w:commentRangeEnd w:id="1080"/>
      <w:r w:rsidR="00025FA2" w:rsidRPr="001E7A27">
        <w:rPr>
          <w:rStyle w:val="CommentReference"/>
          <w:lang w:val="en-GB"/>
        </w:rPr>
        <w:commentReference w:id="1080"/>
      </w:r>
      <w:del w:id="1085" w:author="Robin Matthews" w:date="2021-06-17T16:02:00Z">
        <w:r w:rsidRPr="001E7A27" w:rsidDel="007F1BF0">
          <w:rPr>
            <w:lang w:val="en-GB"/>
          </w:rPr>
          <w:delText>)</w:delText>
        </w:r>
      </w:del>
      <w:r w:rsidRPr="001E7A27">
        <w:rPr>
          <w:lang w:val="en-GB"/>
        </w:rPr>
        <w:t xml:space="preserve"> using a different land</w:t>
      </w:r>
      <w:ins w:id="1086" w:author="Soapbox" w:date="2021-07-16T12:20:00Z">
        <w:r w:rsidR="00ED666E" w:rsidRPr="001E7A27">
          <w:rPr>
            <w:lang w:val="en-GB"/>
          </w:rPr>
          <w:t>-</w:t>
        </w:r>
      </w:ins>
      <w:del w:id="1087" w:author="Soapbox" w:date="2021-07-16T12:20:00Z">
        <w:r w:rsidRPr="001E7A27" w:rsidDel="00ED666E">
          <w:rPr>
            <w:lang w:val="en-GB"/>
          </w:rPr>
          <w:delText xml:space="preserve"> </w:delText>
        </w:r>
      </w:del>
      <w:r w:rsidRPr="001E7A27">
        <w:rPr>
          <w:lang w:val="en-GB"/>
        </w:rPr>
        <w:t xml:space="preserve">use forcing than </w:t>
      </w:r>
      <w:commentRangeStart w:id="1088"/>
      <w:r w:rsidRPr="001E7A27">
        <w:rPr>
          <w:lang w:val="en-GB"/>
        </w:rPr>
        <w:fldChar w:fldCharType="begin" w:fldLock="1"/>
      </w:r>
      <w:ins w:id="1089" w:author="Robin Matthews" w:date="2021-06-17T16:02:00Z">
        <w:r w:rsidR="003B0A32" w:rsidRPr="001E7A27">
          <w:rPr>
            <w:lang w:val="en-GB"/>
          </w:rPr>
          <w:instrText>ADDIN CSL_CITATION { "citationItems" : [ { "id" : "ITEM-1", "itemData" : { "DOI" : "10.1002/2014GB004997", "ISSN" : "0886-6236", "author" : [ { "dropping-particle" : "", "family" : "Hansis", "given" : "Eberhard", "non-dropping-particle" : "", "parse-names" : false, "suffix" : "" }, { "dropping-particle" : "", "family" : "Davis", "given" : "Steven J.", "non-dropping-particle" : "", "parse-names" : false, "suffix" : "" }, { "dropping-particle" : "", "family" : "Pongratz", "given" : "Julia", "non-dropping-particle" : "", "parse-names" : false, "suffix" : "" } ], "container-title" : "Global Biogeochemical Cycles", "id" : "ITEM-1", "issue" : "8", "issued" : { "date-parts" : [ [ "2015", "8", "24" ] ] }, "page" : "1230-1246", "title" : "Relevance of methodological choices for accounting of land use change carbon fluxes", "translator" : [ { "dropping-particle" : "", "family" : "L6570", "given" : "", "non-dropping-particle" : "", "parse-names" : false, "suffix" : "" } ], "type" : "article-journal", "volume" : "29" }, "uris" : [ "http://www.mendeley.com/documents/?uuid=ea5f258b-b780-467f-bc9a-d076af938afd" ] } ], "mendeley" : { "formattedCitation" : "(Hansis et al., 2015)", "manualFormatting" : "Hansis et al. (2015)", "plainTextFormattedCitation" : "(Hansis et al., 2015)", "previouslyFormattedCitation" : "(Hansis et al., 2015)" }, "properties" : { "noteIndex" : 0 }, "schema" : "https://github.com/citation-style-language/schema/raw/master/csl-citation.json" }</w:instrText>
        </w:r>
      </w:ins>
      <w:del w:id="1090" w:author="Robin Matthews" w:date="2021-06-17T16:02:00Z">
        <w:r w:rsidR="00747167" w:rsidRPr="001E7A27" w:rsidDel="003B0A32">
          <w:rPr>
            <w:lang w:val="en-GB"/>
          </w:rPr>
          <w:delInstrText>ADDIN CSL_CITATION { "citationItems" : [ { "id" : "ITEM-1", "itemData" : { "DOI" : "10.1002/2014GB004997", "ISSN" : "0886-6236", "author" : [ { "dropping-particle" : "", "family" : "Hansis", "given" : "Eberhard", "non-dropping-particle" : "", "parse-names" : false, "suffix" : "" }, { "dropping-particle" : "", "family" : "Davis", "given" : "Steven J.", "non-dropping-particle" : "", "parse-names" : false, "suffix" : "" }, { "dropping-particle" : "", "family" : "Pongratz", "given" : "Julia", "non-dropping-particle" : "", "parse-names" : false, "suffix" : "" } ], "container-title" : "Global Biogeochemical Cycles", "id" : "ITEM-1", "issue" : "8", "issued" : { "date-parts" : [ [ "2015", "8", "24" ] ] }, "page" : "1230-1246", "title" : "Relevance of methodological choices for accounting of land use change carbon fluxes", "translator" : [ { "dropping-particle" : "", "family" : "L6570", "given" : "", "non-dropping-particle" : "", "parse-names" : false, "suffix" : "" } ], "type" : "article-journal", "volume" : "29" }, "uris" : [ "http://www.mendeley.com/documents/?uuid=ea5f258b-b780-467f-bc9a-d076af938afd" ] } ], "mendeley" : { "formattedCitation" : "(Hansis et al., 2015)", "manualFormatting" : "Hansis et al. (2015", "plainTextFormattedCitation" : "(Hansis et al., 2015)", "previouslyFormattedCitation" : "(Hansis et al., 2015)" }, "properties" : { "noteIndex" : 0 }, "schema" : "https://github.com/citation-style-language/schema/raw/master/csl-citation.json" }</w:delInstrText>
        </w:r>
      </w:del>
      <w:r w:rsidRPr="001E7A27">
        <w:rPr>
          <w:lang w:val="en-GB"/>
        </w:rPr>
        <w:fldChar w:fldCharType="separate"/>
      </w:r>
      <w:r w:rsidR="00025FA2" w:rsidRPr="001E7A27">
        <w:rPr>
          <w:noProof/>
          <w:lang w:val="en-GB"/>
        </w:rPr>
        <w:t>Hansis et al. (201</w:t>
      </w:r>
      <w:ins w:id="1091" w:author="Robin Matthews" w:date="2021-06-17T16:02:00Z">
        <w:r w:rsidR="003B0A32" w:rsidRPr="001E7A27">
          <w:rPr>
            <w:noProof/>
            <w:lang w:val="en-GB"/>
          </w:rPr>
          <w:t>5)</w:t>
        </w:r>
      </w:ins>
      <w:del w:id="1092" w:author="Robin Matthews" w:date="2021-06-17T16:02:00Z">
        <w:r w:rsidR="00025FA2" w:rsidRPr="001E7A27" w:rsidDel="003B0A32">
          <w:rPr>
            <w:noProof/>
            <w:lang w:val="en-GB"/>
          </w:rPr>
          <w:delText>5</w:delText>
        </w:r>
      </w:del>
      <w:r w:rsidRPr="001E7A27">
        <w:rPr>
          <w:lang w:val="en-GB"/>
        </w:rPr>
        <w:fldChar w:fldCharType="end"/>
      </w:r>
      <w:commentRangeEnd w:id="1088"/>
      <w:r w:rsidR="00025FA2" w:rsidRPr="001E7A27">
        <w:rPr>
          <w:rStyle w:val="CommentReference"/>
          <w:lang w:val="en-GB"/>
        </w:rPr>
        <w:commentReference w:id="1088"/>
      </w:r>
      <w:del w:id="1093" w:author="Robin Matthews" w:date="2021-06-17T16:02:00Z">
        <w:r w:rsidRPr="001E7A27" w:rsidDel="003B0A32">
          <w:rPr>
            <w:lang w:val="en-GB"/>
          </w:rPr>
          <w:delText>)</w:delText>
        </w:r>
      </w:del>
      <w:r w:rsidRPr="001E7A27">
        <w:rPr>
          <w:lang w:val="en-GB"/>
        </w:rPr>
        <w:t xml:space="preserve"> and the DGVMs. Higher emissions estimates are expected from DGVMs run under transient environmental conditions compared to bookkeeping estimates, because the DGVM estimate includes the loss of additional sink capacity. Because the transient setup requires a reference simulation without land</w:t>
      </w:r>
      <w:ins w:id="1094" w:author="Soapbox" w:date="2021-07-16T12:21:00Z">
        <w:r w:rsidR="00ED666E" w:rsidRPr="001E7A27">
          <w:rPr>
            <w:lang w:val="en-GB"/>
          </w:rPr>
          <w:t>-</w:t>
        </w:r>
      </w:ins>
      <w:del w:id="1095" w:author="Soapbox" w:date="2021-07-16T12:21:00Z">
        <w:r w:rsidRPr="001E7A27" w:rsidDel="00ED666E">
          <w:rPr>
            <w:lang w:val="en-GB"/>
          </w:rPr>
          <w:delText xml:space="preserve"> </w:delText>
        </w:r>
      </w:del>
      <w:r w:rsidRPr="001E7A27">
        <w:rPr>
          <w:lang w:val="en-GB"/>
        </w:rPr>
        <w:t xml:space="preserve">use change to separate </w:t>
      </w:r>
      <w:r w:rsidR="00A9059F" w:rsidRPr="001E7A27">
        <w:rPr>
          <w:lang w:val="en-GB"/>
        </w:rPr>
        <w:t xml:space="preserve">anthropogenic </w:t>
      </w:r>
      <w:r w:rsidRPr="001E7A27">
        <w:rPr>
          <w:lang w:val="en-GB"/>
        </w:rPr>
        <w:t xml:space="preserve">fluxes from natural land fluxes, </w:t>
      </w:r>
      <w:r w:rsidR="00A9059F" w:rsidRPr="001E7A27">
        <w:rPr>
          <w:lang w:val="en-GB"/>
        </w:rPr>
        <w:t xml:space="preserve">LULUCF </w:t>
      </w:r>
      <w:r w:rsidRPr="001E7A27">
        <w:rPr>
          <w:lang w:val="en-GB"/>
        </w:rPr>
        <w:t xml:space="preserve">estimates by DGVMs include the sink forests </w:t>
      </w:r>
      <w:ins w:id="1096" w:author="Soapbox" w:date="2021-07-16T12:46:00Z">
        <w:r w:rsidR="009C751E" w:rsidRPr="001E7A27">
          <w:rPr>
            <w:lang w:val="en-GB"/>
          </w:rPr>
          <w:t xml:space="preserve">that </w:t>
        </w:r>
      </w:ins>
      <w:r w:rsidRPr="001E7A27">
        <w:rPr>
          <w:lang w:val="en-GB"/>
        </w:rPr>
        <w:t xml:space="preserve">would have developed in response to environmental changes on areas that in reality have been cleared </w:t>
      </w:r>
      <w:r w:rsidRPr="001E7A27">
        <w:rPr>
          <w:lang w:val="en-GB"/>
        </w:rPr>
        <w:fldChar w:fldCharType="begin" w:fldLock="1"/>
      </w:r>
      <w:r w:rsidR="00747167" w:rsidRPr="001E7A27">
        <w:rPr>
          <w:lang w:val="en-GB"/>
        </w:rPr>
        <w:instrText>ADDIN CSL_CITATION { "citationItems" : [ { "id" : "ITEM-1", "itemData" : { "DOI" : "10.5194/esd-5-177-2014", "ISSN" : "2190-4987", "abstract" : "Abstract. Reasons for the large uncertainty in land use and land cover change (LULCC) emissions go beyond recognized issues related to the available data on land cover change and the fact that model simulations rely on a simplified and incomplete description of the complexity of biological and LULCC processes. The large range across published LULCC emission estimates is also fundamentally driven by the fact that the net LULCC flux is defined and calculated in different ways across models. We introduce a conceptual framework that allows us to compare the different types of models and simulation setups used to derive land use fluxes. We find that published studies are based on at least nine different definitions of the net LULCC flux. Many multi-model syntheses lack a clear agreement on definition. Our analysis reveals three key processes that are accounted for in different ways: the land use feedback, the loss of additional sink capacity, and legacy (regrowth and decomposition) fluxes. We show that these terminological differences, alone, explain differences between published net LULCC flux estimates that are of the same order as the published estimates themselves. This has consequences for quantifications of the residual terrestrial sink: the spread in estimates caused by terminological differences is conveyed to those of the residual sink. Furthermore, the application of inconsistent definitions of net LULCC flux and residual sink has led to double-counting of fluxes in the past. While the decision to use a specific definition of the net LULCC flux will depend on the scientific application and potential political considerations, our analysis shows that the uncertainty of the net LULCC flux can be substantially reduced when the existing terminological confusion is resolved.", "author" : [ { "dropping-particle" : "", "family" : "Pongratz", "given" : "J", "non-dropping-particle" : "", "parse-names" : false, "suffix" : "" }, { "dropping-particle" : "", "family" : "Reick", "given" : "C H", "non-dropping-particle" : "", "parse-names" : false, "suffix" : "" }, { "dropping-particle" : "", "family" : "Houghton", "given" : "R A", "non-dropping-particle" : "", "parse-names" : false, "suffix" : "" }, { "dropping-particle" : "", "family" : "House", "given" : "J I", "non-dropping-particle" : "", "parse-names" : false, "suffix" : "" } ], "container-title" : "Earth System Dynamics", "id" : "ITEM-1", "issue" : "1", "issued" : { "date-parts" : [ [ "2014", "3", "27" ] ] }, "page" : "177-195", "title" : "Terminology as a key uncertainty in net land use and land cover change carbon flux estimates", "translator" : [ { "dropping-particle" : "", "family" : "L3896", "given" : "", "non-dropping-particle" : "", "parse-names" : false, "suffix" : "" } ], "type" : "article-journal", "volume" : "5" }, "uris" : [ "http://www.mendeley.com/documents/?uuid=20c088c3-3dd7-4cde-be1b-f232edd9a03a" ] } ], "mendeley" : { "formattedCitation" : "(Pongratz et al., 2014)", "plainTextFormattedCitation" : "(Pongratz et al., 2014)", "previouslyFormattedCitation" : "(Pongratz et al., 2014)" }, "properties" : { "noteIndex" : 0 }, "schema" : "https://github.com/citation-style-language/schema/raw/master/csl-citation.json" }</w:instrText>
      </w:r>
      <w:r w:rsidRPr="001E7A27">
        <w:rPr>
          <w:lang w:val="en-GB"/>
        </w:rPr>
        <w:fldChar w:fldCharType="separate"/>
      </w:r>
      <w:r w:rsidR="00025FA2" w:rsidRPr="001E7A27">
        <w:rPr>
          <w:noProof/>
          <w:lang w:val="en-GB"/>
        </w:rPr>
        <w:t>(Pongratz et al., 2014)</w:t>
      </w:r>
      <w:r w:rsidRPr="001E7A27">
        <w:rPr>
          <w:lang w:val="en-GB"/>
        </w:rPr>
        <w:fldChar w:fldCharType="end"/>
      </w:r>
      <w:r w:rsidRPr="001E7A27">
        <w:rPr>
          <w:lang w:val="en-GB"/>
        </w:rPr>
        <w:t xml:space="preserve">. The agricultural areas that replaced these forests have a reduced residence time of carbon, lacking woody material, and thus provide a substantially smaller additional sink over time </w:t>
      </w:r>
      <w:r w:rsidRPr="001E7A27">
        <w:rPr>
          <w:lang w:val="en-GB"/>
        </w:rPr>
        <w:fldChar w:fldCharType="begin" w:fldLock="1"/>
      </w:r>
      <w:r w:rsidR="00747167" w:rsidRPr="001E7A27">
        <w:rPr>
          <w:lang w:val="en-GB"/>
        </w:rPr>
        <w:instrText>ADDIN CSL_CITATION { "citationItems" : [ { "id" : "ITEM-1", "itemData" : { "DOI" : "10.1029/2002GB001963", "ISSN" : "08866236", "author" : [ { "dropping-particle" : "", "family" : "Gitz", "given" : "Vincent", "non-dropping-particle" : "", "parse-names" : false, "suffix" : "" }, { "dropping-particle" : "", "family" : "Ciais", "given" : "Philippe", "non-dropping-particle" : "", "parse-names" : false, "suffix" : "" } ], "container-title" : "Global Biogeochemical Cycles", "id" : "ITEM-1", "issue" : "1", "issued" : { "date-parts" : [ [ "2003", "3" ] ] }, "page" : "1-15", "title" : "Amplifying effects of land-use change on future atmospheric CO2 levels", "translator" : [ { "dropping-particle" : "", "family" : "L4629", "given" : "", "non-dropping-particle" : "", "parse-names" : false, "suffix" : "" } ], "type" : "article-journal", "volume" : "17" }, "uris" : [ "http://www.mendeley.com/documents/?uuid=5ea7c7cc-cdb9-45aa-8153-69f602ba48df" ] } ], "mendeley" : { "formattedCitation" : "(Gitz and Ciais, 2003)", "plainTextFormattedCitation" : "(Gitz and Ciais, 2003)", "previouslyFormattedCitation" : "(Gitz and Ciais, 2003)" }, "properties" : { "noteIndex" : 0 }, "schema" : "https://github.com/citation-style-language/schema/raw/master/csl-citation.json" }</w:instrText>
      </w:r>
      <w:r w:rsidRPr="001E7A27">
        <w:rPr>
          <w:lang w:val="en-GB"/>
        </w:rPr>
        <w:fldChar w:fldCharType="separate"/>
      </w:r>
      <w:r w:rsidR="00025FA2" w:rsidRPr="001E7A27">
        <w:rPr>
          <w:noProof/>
          <w:lang w:val="en-GB"/>
        </w:rPr>
        <w:t>(Gitz and Ciais, 2003)</w:t>
      </w:r>
      <w:r w:rsidRPr="001E7A27">
        <w:rPr>
          <w:lang w:val="en-GB"/>
        </w:rPr>
        <w:fldChar w:fldCharType="end"/>
      </w:r>
      <w:r w:rsidRPr="001E7A27">
        <w:rPr>
          <w:lang w:val="en-GB"/>
        </w:rPr>
        <w:t>. The loss of additional sink capacity is growing in particular with atmospheric CO</w:t>
      </w:r>
      <w:r w:rsidRPr="001E7A27">
        <w:rPr>
          <w:vertAlign w:val="subscript"/>
          <w:lang w:val="en-GB"/>
        </w:rPr>
        <w:t>2</w:t>
      </w:r>
      <w:r w:rsidRPr="001E7A27">
        <w:rPr>
          <w:lang w:val="en-GB"/>
        </w:rPr>
        <w:t xml:space="preserve"> and increases DGVM-based </w:t>
      </w:r>
      <w:r w:rsidR="00A9059F" w:rsidRPr="001E7A27">
        <w:rPr>
          <w:lang w:val="en-GB"/>
        </w:rPr>
        <w:t xml:space="preserve">LULUCF </w:t>
      </w:r>
      <w:r w:rsidRPr="001E7A27">
        <w:rPr>
          <w:lang w:val="en-GB"/>
        </w:rPr>
        <w:t xml:space="preserve">flux estimates relative to bookkeeping estimates over time (Figure 5.5). </w:t>
      </w:r>
    </w:p>
    <w:p w14:paraId="1332A048" w14:textId="77777777" w:rsidR="006D6F95" w:rsidRPr="001E7A27" w:rsidRDefault="006D6F95" w:rsidP="005C7F25">
      <w:pPr>
        <w:pStyle w:val="AR6BodyText"/>
        <w:tabs>
          <w:tab w:val="left" w:pos="4536"/>
        </w:tabs>
        <w:rPr>
          <w:lang w:val="en-GB"/>
        </w:rPr>
      </w:pPr>
    </w:p>
    <w:p w14:paraId="183B9F6F" w14:textId="47BB66AA" w:rsidR="006D6F95" w:rsidRPr="001E7A27" w:rsidRDefault="006D6F95" w:rsidP="005C7F25">
      <w:pPr>
        <w:rPr>
          <w:lang w:val="en-GB"/>
        </w:rPr>
      </w:pPr>
      <w:r w:rsidRPr="001E7A27">
        <w:rPr>
          <w:lang w:val="en-GB"/>
        </w:rPr>
        <w:t xml:space="preserve">Gross emissions are on average </w:t>
      </w:r>
      <w:ins w:id="1097" w:author="Soapbox" w:date="2021-07-27T13:33:00Z">
        <w:r w:rsidR="008749C8" w:rsidRPr="001E7A27">
          <w:rPr>
            <w:lang w:val="en-GB"/>
          </w:rPr>
          <w:t>two to three</w:t>
        </w:r>
      </w:ins>
      <w:del w:id="1098" w:author="Soapbox" w:date="2021-07-27T13:33:00Z">
        <w:r w:rsidRPr="001E7A27" w:rsidDel="008749C8">
          <w:rPr>
            <w:lang w:val="en-GB"/>
          </w:rPr>
          <w:delText>2–3</w:delText>
        </w:r>
      </w:del>
      <w:r w:rsidRPr="001E7A27">
        <w:rPr>
          <w:lang w:val="en-GB"/>
        </w:rPr>
        <w:t xml:space="preserve"> times larger than the net flux</w:t>
      </w:r>
      <w:r w:rsidR="00741633" w:rsidRPr="001E7A27">
        <w:rPr>
          <w:lang w:val="en-GB"/>
        </w:rPr>
        <w:t xml:space="preserve"> from LULUCF</w:t>
      </w:r>
      <w:r w:rsidRPr="001E7A27">
        <w:rPr>
          <w:lang w:val="en-GB"/>
        </w:rPr>
        <w:t>, increasing from an average of 3.5 ± 1.2 PgC yr</w:t>
      </w:r>
      <w:r w:rsidRPr="001E7A27">
        <w:rPr>
          <w:vertAlign w:val="superscript"/>
          <w:lang w:val="en-GB"/>
        </w:rPr>
        <w:t>−1</w:t>
      </w:r>
      <w:r w:rsidRPr="001E7A27">
        <w:rPr>
          <w:lang w:val="en-GB"/>
        </w:rPr>
        <w:t xml:space="preserve"> for the decade of the 1960s to an average of 4.4 ± 1.6 PgC yr</w:t>
      </w:r>
      <w:r w:rsidRPr="001E7A27">
        <w:rPr>
          <w:vertAlign w:val="superscript"/>
          <w:lang w:val="en-GB"/>
        </w:rPr>
        <w:t>−1</w:t>
      </w:r>
      <w:r w:rsidRPr="001E7A27">
        <w:rPr>
          <w:lang w:val="en-GB"/>
        </w:rPr>
        <w:t xml:space="preserve"> during 2010–2019</w:t>
      </w:r>
      <w:r w:rsidR="00AF2E22" w:rsidRPr="001E7A27">
        <w:rPr>
          <w:lang w:val="en-GB"/>
        </w:rPr>
        <w:t xml:space="preserve"> </w:t>
      </w:r>
      <w:r w:rsidR="00AF2E22" w:rsidRPr="001E7A27">
        <w:rPr>
          <w:lang w:val="en-GB"/>
        </w:rPr>
        <w:fldChar w:fldCharType="begin" w:fldLock="1"/>
      </w:r>
      <w:r w:rsidR="00747167" w:rsidRPr="001E7A2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AF2E22" w:rsidRPr="001E7A27">
        <w:rPr>
          <w:lang w:val="en-GB"/>
        </w:rPr>
        <w:fldChar w:fldCharType="separate"/>
      </w:r>
      <w:r w:rsidR="00025FA2" w:rsidRPr="001E7A27">
        <w:rPr>
          <w:noProof/>
          <w:lang w:val="en-GB"/>
        </w:rPr>
        <w:t>(Friedlingstein et al., 2020)</w:t>
      </w:r>
      <w:r w:rsidR="00AF2E22" w:rsidRPr="001E7A27">
        <w:rPr>
          <w:lang w:val="en-GB"/>
        </w:rPr>
        <w:fldChar w:fldCharType="end"/>
      </w:r>
      <w:r w:rsidRPr="001E7A27">
        <w:rPr>
          <w:lang w:val="en-GB"/>
        </w:rPr>
        <w:t xml:space="preserve">. </w:t>
      </w:r>
      <w:commentRangeStart w:id="1099"/>
      <w:r w:rsidRPr="001E7A27">
        <w:rPr>
          <w:lang w:val="en-GB"/>
        </w:rPr>
        <w:t>Gross removals partly balance these gross emissions to yield as the sum the net</w:t>
      </w:r>
      <w:r w:rsidR="00741633" w:rsidRPr="001E7A27">
        <w:rPr>
          <w:lang w:val="en-GB"/>
        </w:rPr>
        <w:t xml:space="preserve"> </w:t>
      </w:r>
      <w:r w:rsidRPr="001E7A27">
        <w:rPr>
          <w:lang w:val="en-GB"/>
        </w:rPr>
        <w:t xml:space="preserve">flux </w:t>
      </w:r>
      <w:r w:rsidR="00741633" w:rsidRPr="001E7A27">
        <w:rPr>
          <w:lang w:val="en-GB"/>
        </w:rPr>
        <w:t xml:space="preserve">from LULUCF </w:t>
      </w:r>
      <w:commentRangeEnd w:id="1099"/>
      <w:r w:rsidR="009C751E" w:rsidRPr="001E7A27">
        <w:rPr>
          <w:rStyle w:val="CommentReference"/>
          <w:lang w:val="en-GB"/>
        </w:rPr>
        <w:commentReference w:id="1099"/>
      </w:r>
      <w:r w:rsidRPr="001E7A27">
        <w:rPr>
          <w:lang w:val="en-GB"/>
        </w:rPr>
        <w:t>and increase from –2.0 ± 0.7 PgC yr</w:t>
      </w:r>
      <w:r w:rsidRPr="001E7A27">
        <w:rPr>
          <w:vertAlign w:val="superscript"/>
          <w:lang w:val="en-GB"/>
        </w:rPr>
        <w:t>−1</w:t>
      </w:r>
      <w:r w:rsidRPr="001E7A27">
        <w:rPr>
          <w:lang w:val="en-GB"/>
        </w:rPr>
        <w:t xml:space="preserve"> for the 1960s to –2.9 ± 1.2 PgC yr</w:t>
      </w:r>
      <w:r w:rsidRPr="001E7A27">
        <w:rPr>
          <w:vertAlign w:val="superscript"/>
          <w:lang w:val="en-GB"/>
        </w:rPr>
        <w:t>−1</w:t>
      </w:r>
      <w:r w:rsidRPr="001E7A27">
        <w:rPr>
          <w:lang w:val="en-GB"/>
        </w:rPr>
        <w:t xml:space="preserve"> during 2010</w:t>
      </w:r>
      <w:ins w:id="1100" w:author="Soapbox" w:date="2021-07-16T12:47:00Z">
        <w:r w:rsidR="009C751E" w:rsidRPr="001E7A27">
          <w:rPr>
            <w:rFonts w:cs="Times New Roman"/>
            <w:lang w:val="en-GB"/>
          </w:rPr>
          <w:t>–</w:t>
        </w:r>
      </w:ins>
      <w:del w:id="1101" w:author="Soapbox" w:date="2021-07-16T12:47:00Z">
        <w:r w:rsidRPr="001E7A27" w:rsidDel="009C751E">
          <w:rPr>
            <w:lang w:val="en-GB"/>
          </w:rPr>
          <w:delText>-</w:delText>
        </w:r>
      </w:del>
      <w:r w:rsidRPr="001E7A27">
        <w:rPr>
          <w:lang w:val="en-GB"/>
        </w:rPr>
        <w:t>2019. These large gross fluxes show the relevance of land management</w:t>
      </w:r>
      <w:ins w:id="1102" w:author="Soapbox" w:date="2021-07-16T12:47:00Z">
        <w:r w:rsidR="009C751E" w:rsidRPr="001E7A27">
          <w:rPr>
            <w:lang w:val="en-GB"/>
          </w:rPr>
          <w:t>,</w:t>
        </w:r>
      </w:ins>
      <w:r w:rsidRPr="001E7A27">
        <w:rPr>
          <w:lang w:val="en-GB"/>
        </w:rPr>
        <w:t xml:space="preserve"> such as harvesting or rotational agriculture</w:t>
      </w:r>
      <w:ins w:id="1103" w:author="Soapbox" w:date="2021-07-16T12:47:00Z">
        <w:r w:rsidR="009C751E" w:rsidRPr="001E7A27">
          <w:rPr>
            <w:lang w:val="en-GB"/>
          </w:rPr>
          <w:t>,</w:t>
        </w:r>
      </w:ins>
      <w:r w:rsidRPr="001E7A27">
        <w:rPr>
          <w:lang w:val="en-GB"/>
        </w:rPr>
        <w:t xml:space="preserve"> and the large potential to reduce emissions by halting deforestation and degradation.</w:t>
      </w:r>
    </w:p>
    <w:p w14:paraId="42601E6B" w14:textId="77777777" w:rsidR="006D6F95" w:rsidRPr="001E7A27" w:rsidRDefault="006D6F95" w:rsidP="005C7F25">
      <w:pPr>
        <w:pStyle w:val="AR6BodyText"/>
        <w:tabs>
          <w:tab w:val="left" w:pos="4536"/>
        </w:tabs>
        <w:rPr>
          <w:lang w:val="en-GB"/>
        </w:rPr>
      </w:pPr>
    </w:p>
    <w:p w14:paraId="7C7BD871" w14:textId="120B549F" w:rsidR="006D6F95" w:rsidRPr="001E7A27" w:rsidRDefault="006D6F95" w:rsidP="005C7F25">
      <w:pPr>
        <w:pStyle w:val="AR6BodyText"/>
        <w:tabs>
          <w:tab w:val="left" w:pos="4536"/>
        </w:tabs>
        <w:rPr>
          <w:lang w:val="en-GB"/>
        </w:rPr>
      </w:pPr>
      <w:r w:rsidRPr="001E7A27">
        <w:rPr>
          <w:lang w:val="en-GB"/>
        </w:rPr>
        <w:t xml:space="preserve">More evidence on the pre-industrial </w:t>
      </w:r>
      <w:r w:rsidR="00E4242C" w:rsidRPr="001E7A27">
        <w:rPr>
          <w:lang w:val="en-GB"/>
        </w:rPr>
        <w:t xml:space="preserve">LULUCF </w:t>
      </w:r>
      <w:r w:rsidRPr="001E7A27">
        <w:rPr>
          <w:lang w:val="en-GB"/>
        </w:rPr>
        <w:t>flux has emerged since AR5 in the form of new estimates of cumulative carbon losses until today</w:t>
      </w:r>
      <w:ins w:id="1104" w:author="Soapbox" w:date="2021-07-16T12:48:00Z">
        <w:r w:rsidR="009C751E" w:rsidRPr="001E7A27">
          <w:rPr>
            <w:lang w:val="en-GB"/>
          </w:rPr>
          <w:t>,</w:t>
        </w:r>
      </w:ins>
      <w:r w:rsidRPr="001E7A27">
        <w:rPr>
          <w:lang w:val="en-GB"/>
        </w:rPr>
        <w:t xml:space="preserve"> and of a better understanding of natural carbon cycle processes over the Holocene</w:t>
      </w:r>
      <w:r w:rsidR="001445AD" w:rsidRPr="001E7A27">
        <w:rPr>
          <w:lang w:val="en-GB"/>
        </w:rPr>
        <w:t xml:space="preserve"> </w:t>
      </w:r>
      <w:r w:rsidR="001445AD" w:rsidRPr="001E7A27">
        <w:rPr>
          <w:lang w:val="en-GB"/>
        </w:rPr>
        <w:fldChar w:fldCharType="begin" w:fldLock="1"/>
      </w:r>
      <w:r w:rsidR="00747167" w:rsidRPr="001E7A2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1445AD" w:rsidRPr="001E7A27">
        <w:rPr>
          <w:lang w:val="en-GB"/>
        </w:rPr>
        <w:fldChar w:fldCharType="separate"/>
      </w:r>
      <w:r w:rsidR="00025FA2" w:rsidRPr="001E7A27">
        <w:rPr>
          <w:noProof/>
          <w:lang w:val="en-GB"/>
        </w:rPr>
        <w:t>(Ciais et al., 2013)</w:t>
      </w:r>
      <w:r w:rsidR="001445AD" w:rsidRPr="001E7A27">
        <w:rPr>
          <w:lang w:val="en-GB"/>
        </w:rPr>
        <w:fldChar w:fldCharType="end"/>
      </w:r>
      <w:r w:rsidRPr="001E7A27">
        <w:rPr>
          <w:lang w:val="en-GB"/>
        </w:rPr>
        <w:t>. Cumulative carbon losses by land</w:t>
      </w:r>
      <w:ins w:id="1105" w:author="Soapbox" w:date="2021-07-16T12:21:00Z">
        <w:r w:rsidR="00ED666E" w:rsidRPr="001E7A27">
          <w:rPr>
            <w:lang w:val="en-GB"/>
          </w:rPr>
          <w:t>-</w:t>
        </w:r>
      </w:ins>
      <w:del w:id="1106" w:author="Soapbox" w:date="2021-07-16T12:21:00Z">
        <w:r w:rsidRPr="001E7A27" w:rsidDel="00ED666E">
          <w:rPr>
            <w:lang w:val="en-GB"/>
          </w:rPr>
          <w:delText xml:space="preserve"> </w:delText>
        </w:r>
      </w:del>
      <w:r w:rsidRPr="001E7A27">
        <w:rPr>
          <w:lang w:val="en-GB"/>
        </w:rPr>
        <w:t xml:space="preserve">use activities since the start of agriculture and forestry (pre-industrial and industrial era) have been estimated at 116 PgC based on global compilations of carbon stocks for soils </w:t>
      </w:r>
      <w:r w:rsidRPr="001E7A27">
        <w:rPr>
          <w:lang w:val="en-GB"/>
        </w:rPr>
        <w:fldChar w:fldCharType="begin" w:fldLock="1"/>
      </w:r>
      <w:r w:rsidR="00747167" w:rsidRPr="001E7A27">
        <w:rPr>
          <w:lang w:val="en-GB"/>
        </w:rPr>
        <w:instrText>ADDIN CSL_CITATION { "citationItems" : [ { "id" : "ITEM-1", "itemData" : { "DOI" : "10.1073/pnas.1706103114", "abstract" : "Land use and land cover change has resulted in substantial losses of carbon from soils globally, but credible estimates of how much soil carbon has been lost have been difficult to generate. Using a data-driven statistical model and the History Database of the Global Environment v3.2 historic land-use dataset, we estimated that agricultural land uses have resulted in the loss of 133 Pg C from the soil. Importantly, our maps indicate hotspots of soil carbon loss, often associated with major cropping regions and degraded grazing lands, suggesting that there are identifiable regions that should be targets for soil carbon restoration efforts.Human appropriation of land for agriculture has greatly altered the terrestrial carbon balance, creating a large but uncertain carbon debt in soils. Estimating the size and spatial distribution of soil organic carbon (SOC) loss due to land use and land cover change has been difficult but is a critical step in understanding whether SOC sequestration can be an effective climate mitigation strategy. In this study, a machine learning-based model was fitted using a global compilation of SOC data and the History Database of the Global Environment (HYDE) land use data in combination with climatic, landform and lithology covariates. Model results compared favorably with a global compilation of paired plot studies. Projection of this model onto a world without agriculture indicated a global carbon debt due to agriculture of 133 Pg C for the top 2 m of soil, with the rate of loss increasing dramatically in the past 200 years. The HYDE classes \u201cgrazing\u201d and \u201ccropland\u201d contributed nearly equally to the loss of SOC. There were higher percent SOC losses on cropland but since more than twice as much land is grazed, slightly higher total losses were found from grazing land. Important spatial patterns of SOC loss were found: Hotspots of SOC loss coincided with some major cropping regions as well as semiarid grazing regions, while other major agricultural zones showed small losses and even net gains in SOC. This analysis has demonstrated that there are identifiable regions which can be targeted for SOC restoration efforts.", "author" : [ { "dropping-particle" : "", "family" : "Sanderman", "given" : "Jonathan", "non-dropping-particle" : "", "parse-names" : false, "suffix" : "" }, { "dropping-particle" : "", "family" : "Hengl", "given" : "Tomislav", "non-dropping-particle" : "", "parse-names" : false, "suffix" : "" }, { "dropping-particle" : "", "family" : "Fiske", "given" : "Gregory J", "non-dropping-particle" : "", "parse-names" : false, "suffix" : "" } ], "container-title" : "Proceedings of the National Academy of Sciences", "id" : "ITEM-1", "issue" : "36", "issued" : { "date-parts" : [ [ "2017", "9", "5" ] ] }, "page" : "9575 LP  - 9580", "title" : "Soil carbon debt of 12,000 years of human land use", "translator" : [ { "dropping-particle" : "", "family" : "L6988", "given" : "", "non-dropping-particle" : "", "parse-names" : false, "suffix" : "" } ], "type" : "article-journal", "volume" : "114" }, "uris" : [ "http://www.mendeley.com/documents/?uuid=4e930eab-1949-41a5-a904-19dafd58d216" ] } ], "mendeley" : { "formattedCitation" : "(Sanderman et al., 2017)", "plainTextFormattedCitation" : "(Sanderman et al., 2017)", "previouslyFormattedCitation" : "(Sanderman et al., 2017)" }, "properties" : { "noteIndex" : 0 }, "schema" : "https://github.com/citation-style-language/schema/raw/master/csl-citation.json" }</w:instrText>
      </w:r>
      <w:r w:rsidRPr="001E7A27">
        <w:rPr>
          <w:lang w:val="en-GB"/>
        </w:rPr>
        <w:fldChar w:fldCharType="separate"/>
      </w:r>
      <w:r w:rsidR="00025FA2" w:rsidRPr="001E7A27">
        <w:rPr>
          <w:noProof/>
          <w:lang w:val="en-GB"/>
        </w:rPr>
        <w:t>(Sanderman et al., 2017)</w:t>
      </w:r>
      <w:r w:rsidRPr="001E7A27">
        <w:rPr>
          <w:lang w:val="en-GB"/>
        </w:rPr>
        <w:fldChar w:fldCharType="end"/>
      </w:r>
      <w:r w:rsidRPr="001E7A27">
        <w:rPr>
          <w:lang w:val="en-GB"/>
        </w:rPr>
        <w:t xml:space="preserve"> with about 70 PgC of this occurring prior to 1750, and for vegetation as 447 PgC (inner quartiles of 42 calculations: 375</w:t>
      </w:r>
      <w:r w:rsidRPr="001E7A27">
        <w:rPr>
          <w:rFonts w:cs="Times New Roman"/>
          <w:lang w:val="en-GB"/>
        </w:rPr>
        <w:t>–</w:t>
      </w:r>
      <w:r w:rsidRPr="001E7A27">
        <w:rPr>
          <w:lang w:val="en-GB"/>
        </w:rPr>
        <w:t xml:space="preserve">525 PgC) </w:t>
      </w:r>
      <w:commentRangeStart w:id="1107"/>
      <w:commentRangeStart w:id="1108"/>
      <w:r w:rsidRPr="001E7A27">
        <w:rPr>
          <w:lang w:val="en-GB"/>
        </w:rPr>
        <w:fldChar w:fldCharType="begin" w:fldLock="1"/>
      </w:r>
      <w:r w:rsidR="00747167" w:rsidRPr="001E7A27">
        <w:rPr>
          <w:lang w:val="en-GB"/>
        </w:rPr>
        <w:instrText>ADDIN CSL_CITATION { "citationItems" : [ { "id" : "ITEM-1", "itemData" : { "DOI" : "10.1073/pnas.1800925115", "ISBN" : "1800925115", "ISSN" : "0027-8424", "PMID" : "25246403", "author" : [ { "dropping-particle" : "", "family" : "Sanderman", "given" : "Jonathan", "non-dropping-particle" : "", "parse-names" : false, "suffix" : "" }, { "dropping-particle" : "", "family" : "Hengl", "given" : "Tomislav", "non-dropping-particle" : "", "parse-names" : false, "suffix" : "" }, { "dropping-particle" : "", "family" : "Fiske", "given" : "Gregory J", "non-dropping-particle" : "", "parse-names" : false, "suffix" : "" } ], "container-title" : "Proceedings of the National Academy of Sciences", "id" : "ITEM-1", "issue" : "7", "issued" : { "date-parts" : [ [ "2018", "2", "13" ] ] }, "page" : "E1700-E1700", "title" : "Correction for Sanderman et al., Soil carbon debt of 12,000 years of human land use", "translator" : [ { "dropping-particle" : "", "family" : "L4625", "given" : "", "non-dropping-particle" : "", "parse-names" : false, "suffix" : "" } ], "type" : "article-journal", "volume" : "115" }, "uris" : [ "http://www.mendeley.com/documents/?uuid=0329d9c1-45cc-4801-b65f-f5e40cf81b07" ] }, { "id" : "ITEM-2", "itemData" : { "DOI" : "10.1038/nature25138", "ISSN" : "0028-0836", "PMID" : "29258288", "abstract" : "Analyses of potential and actual biomass stocks indicate that trade-offs exist between conserving carbon stocks on managed land and raising the contribution of biomass to raw material and energy supply for the mitigation of climate change.", "author" : [ { "dropping-particle" : "", "family" : "Erb", "given" : "Karl-Heinz", "non-dropping-particle" : "", "parse-names" : false, "suffix" : "" }, { "dropping-particle" : "", "family" : "Kastner", "given" : "Thomas", "non-dropping-particle" : "", "parse-names" : false, "suffix" : "" }, { "dropping-particle" : "", "family" : "Plutzar", "given" : "Christoph", "non-dropping-particle" : "", "parse-names" : false, "suffix" : "" }, { "dropping-particle" : "", "family" : "Bais", "given" : "Anna Liza S.", "non-dropping-particle" : "", "parse-names" : false, "suffix" : "" }, { "dropping-particle" : "", "family" : "Carvalhais", "given" : "Nuno", "non-dropping-particle" : "", "parse-names" : false, "suffix" : "" }, { "dropping-particle" : "", "family" : "Fetzel", "given" : "Tamara", "non-dropping-particle" : "", "parse-names" : false, "suffix" : "" }, { "dropping-particle" : "", "family" : "Gingrich", "given" : "Simone", "non-dropping-particle" : "", "parse-names" : false, "suffix" : "" }, { "dropping-particle" : "", "family" : "Haberl", "given" : "Helmut", "non-dropping-particle" : "", "parse-names" : false, "suffix" : "" }, { "dropping-particle" : "", "family" : "Lauk", "given" : "Christian", "non-dropping-particle" : "", "parse-names" : false, "suffix" : "" }, { "dropping-particle" : "", "family" : "Niedertscheider", "given" : "Maria", "non-dropping-particle" : "", "parse-names" : false, "suffix" : "" }, { "dropping-particle" : "", "family" : "Pongratz", "given" : "Julia", "non-dropping-particle" : "", "parse-names" : false, "suffix" : "" }, { "dropping-particle" : "", "family" : "Thurner", "given" : "Martin", "non-dropping-particle" : "", "parse-names" : false, "suffix" : "" }, { "dropping-particle" : "", "family" : "Luyssaert", "given" : "Sebastiaan", "non-dropping-particle" : "", "parse-names" : false, "suffix" : "" } ], "container-title" : "Nature", "id" : "ITEM-2", "issue" : "7686", "issued" : { "date-parts" : [ [ "2018", "1", "20" ] ] }, "page" : "73-76", "publisher" : "Nature Publishing Group", "title" : "Unexpectedly large impact of forest management and grazing on global vegetation biomass", "translator" : [ { "dropping-particle" : "", "family" : "L6578", "given" : "", "non-dropping-particle" : "", "parse-names" : false, "suffix" : "" } ], "type" : "article-journal", "volume" : "553" }, "uris" : [ "http://www.mendeley.com/documents/?uuid=e15c8a38-a955-4a8c-a0d9-bdd62e220d56" ] } ], "mendeley" : { "formattedCitation" : "(Erb et al., 2018; Sanderman et al., 2018)", "manualFormatting" : "(Erb et al., 2018)", "plainTextFormattedCitation" : "(Erb et al., 2018; Sanderman et al., 2018)", "previouslyFormattedCitation" : "(Erb et al., 2018; Sanderman et al., 2018)" }, "properties" : { "noteIndex" : 0 }, "schema" : "https://github.com/citation-style-language/schema/raw/master/csl-citation.json" }</w:instrText>
      </w:r>
      <w:r w:rsidRPr="001E7A27">
        <w:rPr>
          <w:lang w:val="en-GB"/>
        </w:rPr>
        <w:fldChar w:fldCharType="separate"/>
      </w:r>
      <w:r w:rsidR="00025FA2" w:rsidRPr="001E7A27">
        <w:rPr>
          <w:noProof/>
          <w:lang w:val="en-GB"/>
        </w:rPr>
        <w:t>(Erb et al., 2018)</w:t>
      </w:r>
      <w:r w:rsidRPr="001E7A27">
        <w:rPr>
          <w:lang w:val="en-GB"/>
        </w:rPr>
        <w:fldChar w:fldCharType="end"/>
      </w:r>
      <w:commentRangeEnd w:id="1107"/>
      <w:r w:rsidR="00025FA2" w:rsidRPr="001E7A27">
        <w:rPr>
          <w:rStyle w:val="CommentReference"/>
          <w:lang w:val="en-GB"/>
        </w:rPr>
        <w:commentReference w:id="1107"/>
      </w:r>
      <w:commentRangeEnd w:id="1108"/>
      <w:r w:rsidR="003B0A32" w:rsidRPr="001E7A27">
        <w:rPr>
          <w:rStyle w:val="CommentReference"/>
          <w:lang w:val="en-GB"/>
        </w:rPr>
        <w:commentReference w:id="1108"/>
      </w:r>
      <w:r w:rsidRPr="001E7A27">
        <w:rPr>
          <w:lang w:val="en-GB"/>
        </w:rPr>
        <w:t xml:space="preserve">. Emissions prior to 1750 can be estimated by subtracting the post-1750 </w:t>
      </w:r>
      <w:r w:rsidR="00E4242C" w:rsidRPr="001E7A27">
        <w:rPr>
          <w:lang w:val="en-GB"/>
        </w:rPr>
        <w:t xml:space="preserve">LULUCF </w:t>
      </w:r>
      <w:r w:rsidRPr="001E7A27">
        <w:rPr>
          <w:lang w:val="en-GB"/>
        </w:rPr>
        <w:t>flux from Table 5.1 from the combined soil and vegetation losses until today; they would then amount to 328 (161</w:t>
      </w:r>
      <w:r w:rsidRPr="001E7A27">
        <w:rPr>
          <w:rFonts w:cs="Times New Roman"/>
          <w:lang w:val="en-GB"/>
        </w:rPr>
        <w:t>–</w:t>
      </w:r>
      <w:r w:rsidRPr="001E7A27">
        <w:rPr>
          <w:lang w:val="en-GB"/>
        </w:rPr>
        <w:t>501) PgC assuming error ranges are independent. A share of 353 (310</w:t>
      </w:r>
      <w:r w:rsidRPr="001E7A27">
        <w:rPr>
          <w:rFonts w:cs="Times New Roman"/>
          <w:lang w:val="en-GB"/>
        </w:rPr>
        <w:t>–</w:t>
      </w:r>
      <w:r w:rsidRPr="001E7A27">
        <w:rPr>
          <w:lang w:val="en-GB"/>
        </w:rPr>
        <w:t xml:space="preserve">395) PgC from prior to 1800 has indirectly been suggested as the difference between net biosphere flux and terrestrial sink estimates, which is compatible with ice-core records due to a low airborne fraction of anthropogenic emissions in pre-industrial times </w:t>
      </w:r>
      <w:commentRangeStart w:id="1109"/>
      <w:commentRangeStart w:id="1110"/>
      <w:r w:rsidRPr="001E7A27">
        <w:rPr>
          <w:lang w:val="en-GB"/>
        </w:rPr>
        <w:fldChar w:fldCharType="begin" w:fldLock="1"/>
      </w:r>
      <w:r w:rsidR="00747167" w:rsidRPr="001E7A27">
        <w:rPr>
          <w:lang w:val="en-GB"/>
        </w:rPr>
        <w:instrText>ADDIN CSL_CITATION { "citationItems" : [ { "id" : "ITEM-1", "itemData" : { "DOI" : "10.1073/pnas.1800925115", "ISBN" : "1800925115", "ISSN" : "0027-8424", "PMID" : "25246403", "author" : [ { "dropping-particle" : "", "family" : "Sanderman", "given" : "Jonathan", "non-dropping-particle" : "", "parse-names" : false, "suffix" : "" }, { "dropping-particle" : "", "family" : "Hengl", "given" : "Tomislav", "non-dropping-particle" : "", "parse-names" : false, "suffix" : "" }, { "dropping-particle" : "", "family" : "Fiske", "given" : "Gregory J", "non-dropping-particle" : "", "parse-names" : false, "suffix" : "" } ], "container-title" : "Proceedings of the National Academy of Sciences", "id" : "ITEM-1", "issue" : "7", "issued" : { "date-parts" : [ [ "2018", "2", "13" ] ] }, "page" : "E1700-E1700", "title" : "Correction for Sanderman et al., Soil carbon debt of 12,000 years of human land use", "translator" : [ { "dropping-particle" : "", "family" : "L4625", "given" : "", "non-dropping-particle" : "", "parse-names" : false, "suffix" : "" } ], "type" : "article-journal", "volume" : "115" }, "uris" : [ "http://www.mendeley.com/documents/?uuid=0329d9c1-45cc-4801-b65f-f5e40cf81b07" ] }, { "id" : "ITEM-2", "itemData" : { "DOI" : "10.1038/nature25138", "ISSN" : "0028-0836", "PMID" : "29258288", "abstract" : "Analyses of potential and actual biomass stocks indicate that trade-offs exist between conserving carbon stocks on managed land and raising the contribution of biomass to raw material and energy supply for the mitigation of climate change.", "author" : [ { "dropping-particle" : "", "family" : "Erb", "given" : "Karl-Heinz", "non-dropping-particle" : "", "parse-names" : false, "suffix" : "" }, { "dropping-particle" : "", "family" : "Kastner", "given" : "Thomas", "non-dropping-particle" : "", "parse-names" : false, "suffix" : "" }, { "dropping-particle" : "", "family" : "Plutzar", "given" : "Christoph", "non-dropping-particle" : "", "parse-names" : false, "suffix" : "" }, { "dropping-particle" : "", "family" : "Bais", "given" : "Anna Liza S.", "non-dropping-particle" : "", "parse-names" : false, "suffix" : "" }, { "dropping-particle" : "", "family" : "Carvalhais", "given" : "Nuno", "non-dropping-particle" : "", "parse-names" : false, "suffix" : "" }, { "dropping-particle" : "", "family" : "Fetzel", "given" : "Tamara", "non-dropping-particle" : "", "parse-names" : false, "suffix" : "" }, { "dropping-particle" : "", "family" : "Gingrich", "given" : "Simone", "non-dropping-particle" : "", "parse-names" : false, "suffix" : "" }, { "dropping-particle" : "", "family" : "Haberl", "given" : "Helmut", "non-dropping-particle" : "", "parse-names" : false, "suffix" : "" }, { "dropping-particle" : "", "family" : "Lauk", "given" : "Christian", "non-dropping-particle" : "", "parse-names" : false, "suffix" : "" }, { "dropping-particle" : "", "family" : "Niedertscheider", "given" : "Maria", "non-dropping-particle" : "", "parse-names" : false, "suffix" : "" }, { "dropping-particle" : "", "family" : "Pongratz", "given" : "Julia", "non-dropping-particle" : "", "parse-names" : false, "suffix" : "" }, { "dropping-particle" : "", "family" : "Thurner", "given" : "Martin", "non-dropping-particle" : "", "parse-names" : false, "suffix" : "" }, { "dropping-particle" : "", "family" : "Luyssaert", "given" : "Sebastiaan", "non-dropping-particle" : "", "parse-names" : false, "suffix" : "" } ], "container-title" : "Nature", "id" : "ITEM-2", "issue" : "7686", "issued" : { "date-parts" : [ [ "2018", "1", "20" ] ] }, "page" : "73-76", "publisher" : "Nature Publishing Group", "title" : "Unexpectedly large impact of forest management and grazing on global vegetation biomass", "translator" : [ { "dropping-particle" : "", "family" : "L6578", "given" : "", "non-dropping-particle" : "", "parse-names" : false, "suffix" : "" } ], "type" : "article-journal", "volume" : "553" }, "uris" : [ "http://www.mendeley.com/documents/?uuid=e15c8a38-a955-4a8c-a0d9-bdd62e220d56" ] } ], "mendeley" : { "formattedCitation" : "(Erb et al., 2018; Sanderman et al., 2018)", "manualFormatting" : "(Erb et al., 2018)", "plainTextFormattedCitation" : "(Erb et al., 2018; Sanderman et al., 2018)", "previouslyFormattedCitation" : "(Erb et al., 2018; Sanderman et al., 2018)" }, "properties" : { "noteIndex" : 0 }, "schema" : "https://github.com/citation-style-language/schema/raw/master/csl-citation.json" }</w:instrText>
      </w:r>
      <w:r w:rsidRPr="001E7A27">
        <w:rPr>
          <w:lang w:val="en-GB"/>
        </w:rPr>
        <w:fldChar w:fldCharType="separate"/>
      </w:r>
      <w:r w:rsidR="00025FA2" w:rsidRPr="001E7A27">
        <w:rPr>
          <w:noProof/>
          <w:lang w:val="en-GB"/>
        </w:rPr>
        <w:t>(Erb et al., 2018</w:t>
      </w:r>
      <w:del w:id="1111" w:author="Ian Blenkinsop" w:date="2021-07-28T12:30:00Z">
        <w:r w:rsidR="00025FA2" w:rsidRPr="001E7A27" w:rsidDel="004D35CE">
          <w:rPr>
            <w:noProof/>
            <w:lang w:val="en-GB"/>
          </w:rPr>
          <w:delText>)</w:delText>
        </w:r>
      </w:del>
      <w:r w:rsidRPr="001E7A27">
        <w:rPr>
          <w:lang w:val="en-GB"/>
        </w:rPr>
        <w:fldChar w:fldCharType="end"/>
      </w:r>
      <w:commentRangeEnd w:id="1109"/>
      <w:commentRangeEnd w:id="1110"/>
      <w:r w:rsidR="003B0A32" w:rsidRPr="001E7A27">
        <w:rPr>
          <w:rStyle w:val="CommentReference"/>
          <w:lang w:val="en-GB"/>
        </w:rPr>
        <w:commentReference w:id="1109"/>
      </w:r>
      <w:r w:rsidR="00025FA2" w:rsidRPr="001E7A27">
        <w:rPr>
          <w:rStyle w:val="CommentReference"/>
          <w:lang w:val="en-GB"/>
        </w:rPr>
        <w:commentReference w:id="1110"/>
      </w:r>
      <w:del w:id="1112" w:author="Ian Blenkinsop" w:date="2021-07-28T12:30:00Z">
        <w:r w:rsidR="00E94870" w:rsidRPr="001E7A27" w:rsidDel="004D35CE">
          <w:rPr>
            <w:lang w:val="en-GB"/>
          </w:rPr>
          <w:delText xml:space="preserve"> (</w:delText>
        </w:r>
      </w:del>
      <w:ins w:id="1113" w:author="Ian Blenkinsop" w:date="2021-07-28T12:30:00Z">
        <w:r w:rsidR="004D35CE" w:rsidRPr="001E7A27">
          <w:rPr>
            <w:lang w:val="en-GB"/>
          </w:rPr>
          <w:t xml:space="preserve">; </w:t>
        </w:r>
      </w:ins>
      <w:r w:rsidR="00E94870" w:rsidRPr="001E7A27">
        <w:rPr>
          <w:lang w:val="en-GB"/>
        </w:rPr>
        <w:t>see also</w:t>
      </w:r>
      <w:r w:rsidR="00247E3F" w:rsidRPr="001E7A27">
        <w:rPr>
          <w:lang w:val="en-GB"/>
        </w:rPr>
        <w:t xml:space="preserve"> Section</w:t>
      </w:r>
      <w:r w:rsidR="00E94870" w:rsidRPr="001E7A27">
        <w:rPr>
          <w:lang w:val="en-GB"/>
        </w:rPr>
        <w:t xml:space="preserve"> 5.1.2.3).</w:t>
      </w:r>
      <w:r w:rsidRPr="001E7A27">
        <w:rPr>
          <w:lang w:val="en-GB"/>
        </w:rPr>
        <w:t xml:space="preserve"> </w:t>
      </w:r>
      <w:r w:rsidR="00BE1CBA" w:rsidRPr="001E7A27">
        <w:rPr>
          <w:i/>
          <w:iCs/>
          <w:lang w:val="en-GB"/>
        </w:rPr>
        <w:t>Low confidence</w:t>
      </w:r>
      <w:r w:rsidR="00BE1CBA" w:rsidRPr="001E7A27">
        <w:rPr>
          <w:lang w:val="en-GB"/>
        </w:rPr>
        <w:t xml:space="preserve"> is assigned to pre-industrial </w:t>
      </w:r>
      <w:r w:rsidR="00761B2D" w:rsidRPr="001E7A27">
        <w:rPr>
          <w:lang w:val="en-GB"/>
        </w:rPr>
        <w:t>emissions estimates.</w:t>
      </w:r>
    </w:p>
    <w:p w14:paraId="362B64A2" w14:textId="77777777" w:rsidR="006D6F95" w:rsidRPr="001E7A27" w:rsidRDefault="006D6F95" w:rsidP="005C7F25">
      <w:pPr>
        <w:pStyle w:val="AR6BodyTextBold"/>
        <w:rPr>
          <w:rFonts w:cs="Times New Roman"/>
          <w:lang w:val="en-GB" w:eastAsia="en-US"/>
        </w:rPr>
      </w:pPr>
    </w:p>
    <w:p w14:paraId="39C05ED0" w14:textId="3984C771" w:rsidR="006D6F95" w:rsidRPr="001E7A27" w:rsidRDefault="006D6F95" w:rsidP="005C7F25">
      <w:pPr>
        <w:rPr>
          <w:lang w:val="en-GB"/>
        </w:rPr>
      </w:pPr>
      <w:r w:rsidRPr="001E7A27">
        <w:rPr>
          <w:rFonts w:cs="Times New Roman"/>
          <w:lang w:val="en-GB"/>
        </w:rPr>
        <w:lastRenderedPageBreak/>
        <w:t xml:space="preserve">Since AR5, evidence emerged that the </w:t>
      </w:r>
      <w:r w:rsidR="00E4242C" w:rsidRPr="001E7A27">
        <w:rPr>
          <w:rFonts w:cs="Times New Roman"/>
          <w:lang w:val="en-GB"/>
        </w:rPr>
        <w:t xml:space="preserve">LULUCF </w:t>
      </w:r>
      <w:r w:rsidRPr="001E7A27">
        <w:rPr>
          <w:rFonts w:cs="Times New Roman"/>
          <w:lang w:val="en-GB"/>
        </w:rPr>
        <w:t>flux might have been underestimated as DGVMs include anthropogenic land cover change, but often ignore land management practices not associated with a change in land cover; land management is more widely captured by bookkeeping models through use of observation-based carbon densities</w:t>
      </w:r>
      <w:r w:rsidR="00915947" w:rsidRPr="001E7A27">
        <w:rPr>
          <w:rFonts w:cs="Times New Roman"/>
          <w:lang w:val="en-GB"/>
        </w:rPr>
        <w:t xml:space="preserve"> </w:t>
      </w:r>
      <w:r w:rsidR="00915947" w:rsidRPr="001E7A27">
        <w:rPr>
          <w:rFonts w:cs="Times New Roman"/>
          <w:lang w:val="en-GB"/>
        </w:rPr>
        <w:fldChar w:fldCharType="begin" w:fldLock="1"/>
      </w:r>
      <w:r w:rsidR="00747167" w:rsidRPr="001E7A27">
        <w:rPr>
          <w:rFonts w:cs="Times New Roman"/>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"DOI" : "10.1111/gcb.13988", "ISSN" : "13541013", "abstract" : "As the applications of Earth system models (ESMs) move from general climate pro- jections toward questions of mitigation and adaptation, the inclusion of land man- agement practices in these models becomes crucial. We carried out a survey among modeling groups to show an evolution from models able only to deal with land- cover change to more sophisticated approaches that allow also for the partial inte- gration of land management changes. For the longer term a comprehensive land management representation can be anticipated for all major models. To guide the prioritization of implementation, we evaluate ten land management practices\u2014for- estry harvest, tree species selection, grazing and mowing harvest, crop harvest, crop species selection, irrigation, wetland drainage, fertilization, tillage, and fire\u2014for (1) their importance on the Earth system, (2) the possibility of implementing them in state-of-the-art ESMs, and (3) availability of required input data. Matching these criteria, we identify \u201clow-hanging fruits\u201d for the inclusion in ESMs, such as basic implementations of crop and forestry harvest and fertilization. We also identify research requirements for specific communities to address the remaining land man- agement practices. Data availability severely hampers modeling the most extensive land management practice, grazing and mowing harvest, and is a limiting factor for a comprehensive implementation of most other practices. Inadequate process under- standing hampers even a basic assessment of crop species selection and tillage effects. The need for multiple advanced model structures will be the challenge for a comprehensive implementation of most practices but considerable synergy can be gained using the same structures for different practices. A continuous and closer collaboration of the modeling, Earth observation, and land system science communi- ties is thus required to achieve the inclusion of land management in ESMs.", "author" : [ { "dropping-particle" : "", "family" : "Pongratz", "given" : "Julia", "non-dropping-particle" : "", "parse-names" : false, "suffix" : "" }, { "dropping-particle" : "", "family" : "Dolman", "given" : "Han", "non-dropping-particle" : "", "parse-names" : false, "suffix" : "" }, { "dropping-particle" : "", "family" : "Don", "given" : "Axel", "non-dropping-particle" : "", "parse-names" : false, "suffix" : "" }, { "dropping-particle" : "", "family" : "Erb", "given" : "Karl-Heinz", "non-dropping-particle" : "", "parse-names" : false, "suffix" : "" }, { "dropping-particle" : "", "family" : "Fuchs", "given" : "Richard", "non-dropping-particle" : "", "parse-names" : false, "suffix" : "" }, { "dropping-particle" : "", "family" : "Herold", "given" : "Martin", "non-dropping-particle" : "", "parse-names" : false, "suffix" : "" }, { "dropping-particle" : "", "family" : "Jones", "given" : "Chris", "non-dropping-particle" : "", "parse-names" : false, "suffix" : "" }, { "dropping-particle" : "", "family" : "Kuemmerle", "given" : "Tobias",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"Naudts", "given" : "Kim", "non-dropping-particle" : "", "parse-names" : false, "suffix" : "" } ], "container-title" : "Global Change Biology", "id" : "ITEM-2", "issue" : "4", "issued" : { "date-parts" : [ [ "2018", "4" ] ] }, "page" : "1470-1487", "title" : "Models meet data: Challenges and opportunities in implementing land management in Earth system models", "translator" : [ { "dropping-particle" : "", "family" : "L7483", "given" : "", "non-dropping-particle" : "", "parse-names" : false, "suffix" : "" } ], "type" : "article-journal", "volume" : "24" }, "uris" : [ "http://www.mendeley.com/documents/?uuid=30e47095-73bb-49bb-9598-1957c4bf24b1" ] } ], "mendeley" : { "formattedCitation" : "(Ciais et al., 2013; Pongratz et al., 2018)", "plainTextFormattedCitation" : "(Ciais et al., 2013; Pongratz et al., 2018)", "previouslyFormattedCitation" : "(Ciais et al., 2013; Pongratz et al., 2018)" }, "properties" : { "noteIndex" : 0 }, "schema" : "https://github.com/citation-style-language/schema/raw/master/csl-citation.json" }</w:instrText>
      </w:r>
      <w:r w:rsidR="00915947" w:rsidRPr="001E7A27">
        <w:rPr>
          <w:rFonts w:cs="Times New Roman"/>
          <w:lang w:val="en-GB"/>
        </w:rPr>
        <w:fldChar w:fldCharType="separate"/>
      </w:r>
      <w:r w:rsidR="00025FA2" w:rsidRPr="001E7A27">
        <w:rPr>
          <w:rFonts w:cs="Times New Roman"/>
          <w:noProof/>
          <w:lang w:val="en-GB"/>
        </w:rPr>
        <w:t>(Ciais et al., 2013; Pongratz et al., 2018)</w:t>
      </w:r>
      <w:r w:rsidR="00915947" w:rsidRPr="001E7A27">
        <w:rPr>
          <w:rFonts w:cs="Times New Roman"/>
          <w:lang w:val="en-GB"/>
        </w:rPr>
        <w:fldChar w:fldCharType="end"/>
      </w:r>
      <w:r w:rsidR="00915947" w:rsidRPr="001E7A27">
        <w:rPr>
          <w:rFonts w:cs="Times New Roman"/>
          <w:lang w:val="en-GB"/>
        </w:rPr>
        <w:t xml:space="preserve">. </w:t>
      </w:r>
      <w:r w:rsidRPr="001E7A27">
        <w:rPr>
          <w:rFonts w:cs="Times New Roman"/>
          <w:lang w:val="en-GB"/>
        </w:rPr>
        <w:t xml:space="preserve">Sensitivity studies show that practices such as wood and crop harvesting increase global net </w:t>
      </w:r>
      <w:r w:rsidR="00E4242C" w:rsidRPr="001E7A27">
        <w:rPr>
          <w:rFonts w:cs="Times New Roman"/>
          <w:lang w:val="en-GB"/>
        </w:rPr>
        <w:t xml:space="preserve">LULUCF </w:t>
      </w:r>
      <w:r w:rsidRPr="001E7A27">
        <w:rPr>
          <w:rFonts w:cs="Times New Roman"/>
          <w:lang w:val="en-GB"/>
        </w:rPr>
        <w:t xml:space="preserve">emissions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"10.1038/ngeo2882", "ISBN" : "1752-0894", "ISSN" : "1752-0894", "abstract" : "The terrestrial biosphere absorbs about 20% of fossil-fuel CO2 emissions. The overall magnitude of this sink is constrained by the difference between emissions, the rate of increase in atmospheric CO2 concentrations, and the ocean sink. However, the land sink is actually composed of two largely counteracting fluxes that are poorly quantified: fluxes from land-use change and CO2 uptake by terrestrial ecosystems. Dynamic global vegetation model simulations suggest that CO2 emissions from land-use change have been substantially underestimated because processes such as tree harvesting and land clearing from shifting cultivation have not been considered. As the overall terrestrial sink is constrained, a larger net flux as a result of land-use change implies that terrestrial uptake of CO2 is also larger, and that terrestrial ecosystems might have greater potential to sequester carbon in the future. Consequently, reforestation projects and efforts to avoid further deforestation could represent important mitigation pathways, with co-benefits for biodiversity. It is unclear whether a larger land carbon sink can be reconciled with our current understanding of terrestrial carbon cycling. Our possible underestimation of the historical residual terrestrial carbon sink adds further uncertainty to our capacity to predict the future of terrestrial carbon uptake and losses.", "author" : [ { "dropping-particle" : "", "family" : "Arneth", "given" : "A.", "non-dropping-particle" : "", "parse-names" : false, "suffix" : "" }, { "dropping-particle" : "", "family" : "Sitch", "given" : "S.", "non-dropping-particle" : "", "parse-names" : false, "suffix" : "" }, { "dropping-particle" : "", "family" : "Pongratz", "given" : "J.", "non-dropping-particle" : "", "parse-names" : false, "suffix" : "" }, { "dropping-particle" : "", "family" : "Stocker", "given" : "B. D.", "non-dropping-particle" : "", "parse-names" : false, "suffix" : "" }, { "dropping-particle" : "", "family" : "Ciais", "given" : "P.", "non-dropping-particle" : "", "parse-names" : false, "suffix" : "" }, { "dropping-particle" : "", "family" : "Poulter", "given" : "B.", "non-dropping-particle" : "", "parse-names" : false, "suffix" : "" }, { "dropping-particle" : "", "family" : "Bayer", "given" : "A. D.", "non-dropping-particle" : "", "parse-names" : false, "suffix" : "" }, { "dropping-particle" : "", "family" : "Bondeau", "given" : "A.", "non-dropping-particle" : "", "parse-names" : false, "suffix" : "" }, { "dropping-particle" : "", "family" : "Calle", "given" : "L.", "non-dropping-particle" : "", "parse-names" : false, "suffix" : "" }, { "dropping-particle" : "", "family" : "Chini", "given" : "L. P.", "non-dropping-particle" : "", "parse-names" : false, "suffix" : "" }, { "dropping-particle" : "", "family" : "Gasser", "given" : "T.", "non-dropping-particle" : "", "parse-names" : false, "suffix" : "" }, { "dropping-particle" : "", "family" : "Fader", "given" : "M.", "non-dropping-particle" : "", "parse-names" : false, "suffix" : "" }, { "dropping-particle" : "", "family" : "Friedlingstein", "given" : "P.", "non-dropping-particle" : "", "parse-names" : false, "suffix" : "" }, { "dropping-particle" : "", "family" : "Kato", "given" : "E.", "non-dropping-particle" : "", "parse-names" : false, "suffix" : "" }, { "dropping-particle" : "", "family" : "Li", "given" : "W.", "non-dropping-particle" : "", "parse-names" : false, "suffix" : "" }, { "dropping-particle" : "", "family" : "Lindeskog", "given" : "M.", "non-dropping-particle" : "", "parse-names" : false, "suffix" : "" }, { "dropping-particle" : "", "family" : "Nabel", "given" : "J. E. M. S.", "non-dropping-particle" : "", "parse-names" : false, "suffix" : "" }, { "dropping-particle" : "", "family" : "Pugh", "given" : "T. A. M.", "non-dropping-particle" : "", "parse-names" : false, "suffix" : "" }, { "dropping-particle" : "", "family" : "Robertson", "given" : "E.", "non-dropping-particle" : "", "parse-names" : false, "suffix" : "" }, { "dropping-particle" : "", "family" : "Viovy", "given" : "N.", "non-dropping-particle" : "", "parse-names" : false, "suffix" : "" }, { "dropping-particle" : "", "family" : "Yue", "given" : "C.", "non-dropping-particle" : "", "parse-names" : false, "suffix" : "" }, { "dropping-particle" : "", "family" : "Zaehle", "given" : "S.", "non-dropping-particle" : "", "parse-names" : false, "suffix" : "" } ], "container-title" : "Nature Geoscience", "id" : "ITEM-1", "issue" : "2", "issued" : { "date-parts" : [ [ "2017", "2", "1" ] ] }, "page" : "79-84", "title" : "Historical carbon dioxide emissions caused by land-use changes are possibly larger than assumed", "translator" : [ { "dropping-particle" : "", "family" : "L4258", "given" : "", "non-dropping-particle" : "", "parse-names" : false, "suffix" : "" } ], "type" : "article-journal", "volume" : "10" }, "uris" : [ "http://www.mendeley.com/documents/?uuid=6bd6a4e9-e52c-381c-970a-064033c4837f" ] } ], "mendeley" : { "formattedCitation" : "(Arneth et al., 2017)", "plainTextFormattedCitation" : "(Arneth et al., 2017)", "previouslyFormattedCitation" : "(Arneth et al., 2017)"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(Arneth et al., 2017)</w:t>
      </w:r>
      <w:r w:rsidRPr="001E7A27">
        <w:rPr>
          <w:rFonts w:cs="Times New Roman"/>
          <w:lang w:val="en-GB"/>
        </w:rPr>
        <w:fldChar w:fldCharType="end"/>
      </w:r>
      <w:r w:rsidRPr="001E7A27">
        <w:rPr>
          <w:rFonts w:cs="Times New Roman"/>
          <w:lang w:val="en-GB"/>
        </w:rPr>
        <w:t xml:space="preserve"> and explain about half of the cumulative loss in biomass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"10.1038/nature25138", "ISSN" : "0028-0836", "PMID" : "29258288", "abstract" : "Analyses of potential and actual biomass stocks indicate that trade-offs exist between conserving carbon stocks on managed land and raising the contribution of biomass to raw material and energy supply for the mitigation of climate change.", "author" : [ { "dropping-particle" : "", "family" : "Erb", "given" : "Karl-Heinz", "non-dropping-particle" : "", "parse-names" : false, "suffix" : "" }, { "dropping-particle" : "", "family" : "Kastner", "given" : "Thomas", "non-dropping-particle" : "", "parse-names" : false, "suffix" : "" }, { "dropping-particle" : "", "family" : "Plutzar", "given" : "Christoph", "non-dropping-particle" : "", "parse-names" : false, "suffix" : "" }, { "dropping-particle" : "", "family" : "Bais", "given" : "Anna Liza S.", "non-dropping-particle" : "", "parse-names" : false, "suffix" : "" }, { "dropping-particle" : "", "family" : "Carvalhais", "given" : "Nuno", "non-dropping-particle" : "", "parse-names" : false, "suffix" : "" }, { "dropping-particle" : "", "family" : "Fetzel", "given" : "Tamara", "non-dropping-particle" : "", "parse-names" : false, "suffix" : "" }, { "dropping-particle" : "", "family" : "Gingrich", "given" : "Simone", "non-dropping-particle" : "", "parse-names" : false, "suffix" : "" }, { "dropping-particle" : "", "family" : "Haberl", "given" : "Helmut", "non-dropping-particle" : "", "parse-names" : false, "suffix" : "" }, { "dropping-particle" : "", "family" : "Lauk", "given" : "Christian", "non-dropping-particle" : "", "parse-names" : false, "suffix" : "" }, { "dropping-particle" : "", "family" : "Niedertscheider", "given" : "Maria", "non-dropping-particle" : "", "parse-names" : false, "suffix" : "" }, { "dropping-particle" : "", "family" : "Pongratz", "given" : "Julia", "non-dropping-particle" : "", "parse-names" : false, "suffix" : "" }, { "dropping-particle" : "", "family" : "Thurner", "given" : "Martin", "non-dropping-particle" : "", "parse-names" : false, "suffix" : "" }, { "dropping-particle" : "", "family" : "Luyssaert", "given" : "Sebastiaan", "non-dropping-particle" : "", "parse-names" : false, "suffix" : "" } ], "container-title" : "Nature", "id" : "ITEM-1", "issue" : "7686", "issued" : { "date-parts" : [ [ "2018", "1", "20" ] ] }, "page" : "73-76", "publisher" : "Nature Publishing Group", "title" : "Unexpectedly large impact of forest management and grazing on global vegetation biomass", "translator" : [ { "dropping-particle" : "", "family" : "L6578", "given" : "", "non-dropping-particle" : "", "parse-names" : false, "suffix" : "" } ], "type" : "article-journal", "volume" : "553" }, "uris" : [ "http://www.mendeley.com/documents/?uuid=e15c8a38-a955-4a8c-a0d9-bdd62e220d56" ] } ], "mendeley" : { "formattedCitation" : "(Erb et al., 2018)", "plainTextFormattedCitation" : "(Erb et al., 2018)", "previouslyFormattedCitation" : "(Erb et al.,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(Erb et al., 2018)</w:t>
      </w:r>
      <w:r w:rsidRPr="001E7A27">
        <w:rPr>
          <w:rFonts w:cs="Times New Roman"/>
          <w:lang w:val="en-GB"/>
        </w:rPr>
        <w:fldChar w:fldCharType="end"/>
      </w:r>
      <w:r w:rsidRPr="001E7A27">
        <w:rPr>
          <w:lang w:val="en-GB"/>
        </w:rPr>
        <w:t>.</w:t>
      </w:r>
    </w:p>
    <w:p w14:paraId="00D510C7" w14:textId="77777777" w:rsidR="000027BD" w:rsidRPr="001E7A27" w:rsidRDefault="000027BD" w:rsidP="005C7F25">
      <w:pPr>
        <w:pStyle w:val="AR6BodyTextBold"/>
        <w:rPr>
          <w:lang w:val="en-GB" w:eastAsia="en-US"/>
        </w:rPr>
      </w:pPr>
    </w:p>
    <w:p w14:paraId="4BF52838" w14:textId="77777777" w:rsidR="002F5491" w:rsidRPr="001E7A27" w:rsidRDefault="002F5491" w:rsidP="005C7F25">
      <w:pPr>
        <w:pStyle w:val="AR6BodyText"/>
        <w:rPr>
          <w:lang w:val="en-GB" w:eastAsia="en-US"/>
        </w:rPr>
      </w:pPr>
    </w:p>
    <w:p w14:paraId="08F14FDA" w14:textId="77777777" w:rsidR="000027BD" w:rsidRPr="001E7A27" w:rsidRDefault="000027BD" w:rsidP="0098460A">
      <w:pPr>
        <w:pStyle w:val="AR6Chap5Level35111"/>
        <w:rPr>
          <w:lang w:val="en-GB"/>
        </w:rPr>
      </w:pPr>
      <w:bookmarkStart w:id="1114" w:name="_Toc33564238"/>
      <w:bookmarkStart w:id="1115" w:name="_Toc70535651"/>
      <w:r w:rsidRPr="001E7A27">
        <w:rPr>
          <w:lang w:val="en-GB"/>
        </w:rPr>
        <w:t>Atmosphere</w:t>
      </w:r>
      <w:bookmarkEnd w:id="1114"/>
      <w:bookmarkEnd w:id="1115"/>
      <w:r w:rsidRPr="001E7A27">
        <w:rPr>
          <w:lang w:val="en-GB"/>
        </w:rPr>
        <w:t xml:space="preserve"> </w:t>
      </w:r>
    </w:p>
    <w:p w14:paraId="2C912275" w14:textId="77777777" w:rsidR="000027BD" w:rsidRPr="001E7A27" w:rsidRDefault="000027BD" w:rsidP="005C7F25">
      <w:pPr>
        <w:pStyle w:val="AR6BodyText"/>
        <w:rPr>
          <w:lang w:val="en-GB"/>
        </w:rPr>
      </w:pPr>
    </w:p>
    <w:p w14:paraId="56E3B3B0" w14:textId="6C60D020" w:rsidR="000027BD" w:rsidRPr="001E7A27" w:rsidRDefault="000027BD" w:rsidP="005C7F25">
      <w:pPr>
        <w:pStyle w:val="AR6BodyText"/>
        <w:rPr>
          <w:lang w:val="en-GB"/>
        </w:rPr>
      </w:pPr>
      <w:r w:rsidRPr="001E7A27">
        <w:rPr>
          <w:lang w:val="en-GB"/>
        </w:rPr>
        <w:t>Atmospheric CO</w:t>
      </w:r>
      <w:r w:rsidRPr="001E7A27">
        <w:rPr>
          <w:vertAlign w:val="subscript"/>
          <w:lang w:val="en-GB"/>
        </w:rPr>
        <w:t>2</w:t>
      </w:r>
      <w:r w:rsidRPr="001E7A27">
        <w:rPr>
          <w:lang w:val="en-GB"/>
        </w:rPr>
        <w:t xml:space="preserve"> concentration measurements in remote locations began in 1957 at the South Pole Observatory (SPO) and in 1958 at Mauna Loa Observatory (MLO), Hawaii, USA </w:t>
      </w:r>
      <w:r w:rsidRPr="001E7A27">
        <w:rPr>
          <w:lang w:val="en-GB"/>
        </w:rPr>
        <w:fldChar w:fldCharType="begin" w:fldLock="1"/>
      </w:r>
      <w:r w:rsidR="00747167" w:rsidRPr="001E7A27">
        <w:rPr>
          <w:lang w:val="en-GB"/>
        </w:rPr>
        <w:instrText>ADDIN CSL_CITATION { "citationItems" : [ { "id" : "ITEM-1", "itemData" : { "DOI" : "10.1111/j.2153-3490.1960.tb01300.x", "ISSN" : "00402826", "author" : [ { "dropping-particle" : "", "family" : "Keeling", "given" : "Charles D.", "non-dropping-particle" : "", "parse-names" : false, "suffix" : "" } ], "container-title" : "Tellus", "id" : "ITEM-1", "issue" : "2", "issued" : { "date-parts" : [ [ "1960", "5" ] ] }, "page" : "200-203", "title" : "The Concentration and Isotopic Abundances of Carbon Dioxide in the Atmosphere", "translator" : [ { "dropping-particle" : "", "family" : "L7502", "given" : "", "non-dropping-particle" : "", "parse-names" : false, "suffix" : "" } ], "type" : "article-journal", "volume" : "12" }, "uris" : [ "http://www.mendeley.com/documents/?uuid=3d8a604f-67cf-4651-bf11-65cc8d224dff" ] } ], "mendeley" : { "formattedCitation" : "(Keeling, 1960)", "plainTextFormattedCitation" : "(Keeling, 1960)", "previouslyFormattedCitation" : "(Keeling, 1960)" }, "properties" : { "noteIndex" : 0 }, "schema" : "https://github.com/citation-style-language/schema/raw/master/csl-citation.json" }</w:instrText>
      </w:r>
      <w:r w:rsidRPr="001E7A27">
        <w:rPr>
          <w:lang w:val="en-GB"/>
        </w:rPr>
        <w:fldChar w:fldCharType="separate"/>
      </w:r>
      <w:r w:rsidR="00025FA2" w:rsidRPr="001E7A27">
        <w:rPr>
          <w:noProof/>
          <w:lang w:val="en-GB"/>
        </w:rPr>
        <w:t>(Keeling, 1960)</w:t>
      </w:r>
      <w:r w:rsidRPr="001E7A27">
        <w:rPr>
          <w:lang w:val="en-GB"/>
        </w:rPr>
        <w:fldChar w:fldCharType="end"/>
      </w:r>
      <w:r w:rsidRPr="001E7A27">
        <w:rPr>
          <w:lang w:val="en-GB"/>
        </w:rPr>
        <w:t xml:space="preserve"> (Figure 5.6a). Since then, measurements have been extended to multiple locations around the world </w:t>
      </w:r>
      <w:r w:rsidRPr="001E7A27">
        <w:rPr>
          <w:lang w:val="en-GB"/>
        </w:rPr>
        <w:fldChar w:fldCharType="begin" w:fldLock="1"/>
      </w:r>
      <w:r w:rsidR="00BC2C5E" w:rsidRPr="001E7A27">
        <w:rPr>
          <w:lang w:val="en-GB"/>
        </w:rPr>
        <w:instrText>ADDIN CSL_CITATION { "citationItems" : [ { "id" : "ITEM-1", "itemData" : { "DOI" : "10.1126/science.210.4465.66", "ISSN" : "0036-8075", "abstract" : "The observed rate of change of the atmospheric carbon dioxide concentration at the South Pole, Fanning Island, Hawaii, and ocean weather station P correlates with an index of the southern oscillation and with El Ni\u00f1o occurrences. There are changes at all four stations that seem to be in response to the weak 1975 El Ni\u00f1o. Thus, even poorly developed El Ni\u00f1o events may affect the atmospheric carbon dioxide concentration.", "author" : [ { "dropping-particle" : "", "family" : "Bacastow", "given" : "R. B.", "non-dropping-particle" : "", "parse-names" : false, "suffix" : "" }, { "dropping-particle" : "", "family" : "Adams", "given" : "J. A.", "non-dropping-particle" : "", "parse-names" : false, "suffix" : "" }, { "dropping-particle" : "", "family" : "Keeling", "given" : "C. D.", "non-dropping-particle" : "", "parse-names" : false, "suffix" : "" }, { "dropping-particle" : "", "family" : "Moss", "given" : "D. J.", "non-dropping-particle" : "", "parse-names" : false, "suffix" : "" }, { "dropping-particle" : "", "family" : "Whorf", "given" : "T. P.", "non-dropping-particle" : "", "parse-names" : false, "suffix" : "" }, { "dropping-particle" : "", "family" : "Wong", "given" : "C. S.", "non-dropping-particle" : "", "parse-names" : false, "suffix" : "" } ], "container-title" : "Science", "id" : "ITEM-1", "issue" : "4465", "issued" : { "date-parts" : [ [ "1980", "10", "3" ] ] }, "page" : "66-68", "publisher" : "A", "title" : "Atmospheric carbon dioxide, the Southern oscillation, and the weak 1975 El Nino", "translator" : [ { "dropping-particle" : "", "family" : "L4591", "given" : "", "non-dropping-particle" : "", "parse-names" : false, "suffix" : "" } ], "type" : "article-journal", "volume" : "210" }, "uris" : [ "http://www.mendeley.com/documents/?uuid=7bc819e1-eb15-3306-880f-249a3be356a3" ] }, { "id" : "ITEM-2", "itemData" : { "DOI" : "10.1029/94JD01951", "ISSN" : "0148-0227", "author" : [ { "dropping-particle" : "", "family" : "Conway", "given" : "Thomas J.", "non-dropping-particle" : "", "parse-names" : false, "suffix" : "" }, { "dropping-particle" : "", "family" : "Tans", "given" : "Pieter P.", "non-dropping-particle" : "", "parse-names" : false, "suffix" : "" }, { "dropping-particle" : "", "family" : "Waterman", "given" : "Lee S.", "non-dropping-particle" : "", "parse-names" : false, "suffix" : "" }, { "dropping-particle" : "", "family" : "Thoning", "given" : "Kirk W.", "non-dropping-particle" : "", "parse-names" : false, "suffix" : "" }, { "dropping-particle" : "", "family" : "Kitzis", "given" : "Duane R.", "non-dropping-particle" : "", "parse-names" : false, "suffix" : "" }, { "dropping-particle" : "", "family" : "Masarie", "given" : "Kenneth A.", "non-dropping-particle" : "", "parse-names" : false, "suffix" : "" }, { "dropping-particle" : "", "family" : "Zhang", "given" : "Ni", "non-dropping-particle" : "", "parse-names" : false, "suffix" : "" } ], "container-title" : "Journal of Geophysical Research: Atmospheres", "id" : "ITEM-2", "issue" : "D11", "issued" : { "date-parts" : [ [ "1994" ] ] }, "page" : "22831", "publisher" : "American Geophysical Union", "publisher-place" : "Washington, D.C. :", "title" : "Evidence for interannual variability of the carbon cycle from the National Oceanic and Atmospheric Administration/Climate Monitoring and Diagnostics Laboratory Global Air Sampling Network", "translator" : [ { "dropping-particle" : "", "family" : "L6589", "given" : "", "non-dropping-particle" : "", "parse-names" : false, "suffix" : "" } ], "type" : "article-journal", "volume" : "99" }, "uris" : [ "http://www.mendeley.com/documents/?uuid=dc58399b-406b-46da-b6f1-85e7b7d22f51" ] }, { "id" : "ITEM-3", "itemData" : { "DOI" : "10.1029/96JD02720", "ISSN" : "01480227", "author" : [ { "dropping-particle" : "", "family" : "Nakazawa", "given" : "Takakiyo", "non-dropping-particle" : "", "parse-names" : false, "suffix" : "" }, { "dropping-particle" : "", "family" : "Morimoto", "given" : "Shinji", "non-dropping-particle" : "", "parse-names" : false, "suffix" : "" }, { "dropping-particle" : "", "family" : "Aoki", "given" : "Shuhji", "non-dropping-particle" : "", "parse-names" : false, "suffix" : "" }, { "dropping-particle" : "", "family" : "Tanaka", "given" : "Masayuki", "non-dropping-particle" : "", "parse-names" : false, "suffix" : "" } ], "container-title" : "Journal of Geophysical Research: Atmospheres", "id" : "ITEM-3", "issue" : "D1", "issued" : { "date-parts" : [ [ "1997", "1", "20" ] ] }, "page" : "1271-1285", "title" : "Temporal and spatial variations of the carbon isotopic ratio of atmospheric carbon dioxide in the western Pacific region", "translator" : [ { "dropping-particle" : "", "family" : "L6226", "given" : "", "non-dropping-particle" : "", "parse-names" : false, "suffix" : "" } ], "type" : "article-journal", "volume" : "102" }, "uris" : [ "http://www.mendeley.com/documents/?uuid=b79f17bd-aa7f-477e-8ba4-ff9a1ce76d56", "http://www.mendeley.com/documents/?uuid=4e1b5bff-2bd3-42ef-896f-3aef3e160672" ] } ], "mendeley" : { "formattedCitation" : "(Bacastow et al., 1980; Conway et al., 1994; Nakazawa et al., 1997)", "manualFormatting" : "(Bacastow et al., 1980; Conway et al., 1994; Nakazawa et al., 1997)", "plainTextFormattedCitation" : "(Bacastow et al., 1980; Conway et al., 1994; Nakazawa et al., 1997)", "previouslyFormattedCitation" : "(Bacastow et al., 1980; Conway et al., 1994; Nakazawa et al., 1997)" }, "properties" : { "noteIndex" : 0 }, "schema" : "https://github.com/citation-style-language/schema/raw/master/csl-citation.json" }</w:instrText>
      </w:r>
      <w:r w:rsidRPr="001E7A27">
        <w:rPr>
          <w:lang w:val="en-GB"/>
        </w:rPr>
        <w:fldChar w:fldCharType="separate"/>
      </w:r>
      <w:r w:rsidR="00025FA2" w:rsidRPr="001E7A27">
        <w:rPr>
          <w:noProof/>
          <w:lang w:val="en-GB"/>
        </w:rPr>
        <w:t>(Bacastow et al., 1980; Conway et al., 1994; Nakazawa et al., 1997)</w:t>
      </w:r>
      <w:r w:rsidRPr="001E7A27">
        <w:rPr>
          <w:lang w:val="en-GB"/>
        </w:rPr>
        <w:fldChar w:fldCharType="end"/>
      </w:r>
      <w:r w:rsidRPr="001E7A27">
        <w:rPr>
          <w:lang w:val="en-GB"/>
        </w:rPr>
        <w:t>. In addition, high</w:t>
      </w:r>
      <w:ins w:id="1116" w:author="Soapbox" w:date="2021-07-17T02:51:00Z">
        <w:r w:rsidR="00E47D37" w:rsidRPr="001E7A27">
          <w:rPr>
            <w:lang w:val="en-GB"/>
          </w:rPr>
          <w:t>-</w:t>
        </w:r>
      </w:ins>
      <w:del w:id="1117" w:author="Soapbox" w:date="2021-07-17T02:51:00Z">
        <w:r w:rsidRPr="001E7A27" w:rsidDel="00E47D37">
          <w:rPr>
            <w:lang w:val="en-GB"/>
          </w:rPr>
          <w:delText xml:space="preserve"> </w:delText>
        </w:r>
      </w:del>
      <w:r w:rsidRPr="001E7A27">
        <w:rPr>
          <w:lang w:val="en-GB"/>
        </w:rPr>
        <w:t>density global observations of total column CO</w:t>
      </w:r>
      <w:r w:rsidRPr="001E7A27">
        <w:rPr>
          <w:vertAlign w:val="subscript"/>
          <w:lang w:val="en-GB"/>
        </w:rPr>
        <w:t>2</w:t>
      </w:r>
      <w:r w:rsidRPr="001E7A27">
        <w:rPr>
          <w:lang w:val="en-GB"/>
        </w:rPr>
        <w:t xml:space="preserve"> </w:t>
      </w:r>
      <w:r w:rsidR="00A46746" w:rsidRPr="001E7A27">
        <w:rPr>
          <w:lang w:val="en-GB"/>
        </w:rPr>
        <w:t>measurements</w:t>
      </w:r>
      <w:r w:rsidRPr="001E7A27">
        <w:rPr>
          <w:lang w:val="en-GB"/>
        </w:rPr>
        <w:t xml:space="preserve"> have been made since 2009 by dedicated </w:t>
      </w:r>
      <w:commentRangeStart w:id="1118"/>
      <w:del w:id="1119" w:author="Soapbox" w:date="2021-07-17T02:52:00Z">
        <w:r w:rsidRPr="001E7A27" w:rsidDel="00E47D37">
          <w:rPr>
            <w:lang w:val="en-GB"/>
          </w:rPr>
          <w:delText>greenhouse gases</w:delText>
        </w:r>
      </w:del>
      <w:ins w:id="1120" w:author="Soapbox" w:date="2021-07-17T02:52:00Z">
        <w:r w:rsidR="00E47D37" w:rsidRPr="001E7A27">
          <w:rPr>
            <w:lang w:val="en-GB"/>
          </w:rPr>
          <w:t>GHG-</w:t>
        </w:r>
      </w:ins>
      <w:del w:id="1121" w:author="Soapbox" w:date="2021-07-17T02:52:00Z">
        <w:r w:rsidRPr="001E7A27" w:rsidDel="00E47D37">
          <w:rPr>
            <w:lang w:val="en-GB"/>
          </w:rPr>
          <w:delText xml:space="preserve"> </w:delText>
        </w:r>
      </w:del>
      <w:r w:rsidRPr="001E7A27">
        <w:rPr>
          <w:lang w:val="en-GB"/>
        </w:rPr>
        <w:t xml:space="preserve">observing satellites </w:t>
      </w:r>
      <w:commentRangeEnd w:id="1118"/>
      <w:r w:rsidR="00E47D37" w:rsidRPr="001E7A27">
        <w:rPr>
          <w:rStyle w:val="CommentReference"/>
          <w:lang w:val="en-GB"/>
        </w:rPr>
        <w:commentReference w:id="1118"/>
      </w:r>
      <w:r w:rsidRPr="001E7A27">
        <w:rPr>
          <w:lang w:val="en-GB"/>
        </w:rPr>
        <w:fldChar w:fldCharType="begin" w:fldLock="1"/>
      </w:r>
      <w:r w:rsidR="00747167" w:rsidRPr="001E7A27">
        <w:rPr>
          <w:lang w:val="en-GB"/>
        </w:rPr>
        <w:instrText>ADDIN CSL_CITATION { "citationItems" : [ { "id" : "ITEM-1", "itemData" : { "DOI" : "10.5194/amt-6-1533-2013", "ISSN" : "1867-8548", "abstract" : "Abstract. The column-averaged dry-air mole fractions of carbon dioxide and methane (XCO2 and XCH4) have been retrieved from Greenhouse gases Observing SATellite (GOSAT) Short-Wavelength InfraRed (SWIR) observations and released as a SWIR L2 product from the National Institute for Environmental Studies (NIES). XCO2 and XCH4 retrieved using the version 01.xx retrieval algorithm showed large negative biases and standard deviations (\u22128.85 and 4.75 ppm for XCO2 and \u221220.4 and 18.9 ppb for XCH4, respectively) compared with data of the Total Carbon Column Observing Network (TCCON). Multiple reasons for these error characteristics (e.g., solar irradiance database, handling of aerosol scattering) are identified and corrected in a revised version of the retrieval algorithm (version 02.xx). The improved retrieval algorithm shows much smaller biases and standard deviations (\u22121.48 and 2.09 ppm for XCO2 and \u22125.9 and 12.6 ppb for XCH4, respectively) than the version 01.xx. Also, the number of post-screened measurements is increased, especially at northern mid- and high-latitudinal areas.", "author" : [ { "dropping-particle" : "", "family" : "Yoshida", "given" : "Y.", "non-dropping-particle" : "", "parse-names" : false, "suffix" : "" }, { "dropping-particle" : "", "family" : "Kikuchi", "given" : "N.", "non-dropping-particle" : "", "parse-names" : false, "suffix" : "" }, { "dropping-particle" : "", "family" : "Morino", "given" : "I.", "non-dropping-particle" : "", "parse-names" : false, "suffix" : "" }, { "dropping-particle" : "", "family" : "Uchino", "given" : "O.", "non-dropping-particle" : "", "parse-names" : false, "suffix" : "" }, { "dropping-particle" : "", "family" : "Oshchepkov", "given" : "S.", "non-dropping-particle" : "", "parse-names" : false, "suffix" : "" }, { "dropping-particle" : "", "family" : "Bril", "given" : "A.", "non-dropping-particle" : "", "parse-names" : false, "suffix" : "" }, { "dropping-particle" : "", "family" : "Saeki", "given" : "T.", "non-dropping-particle" : "", "parse-names" : false, "suffix" : "" }, { "dropping-particle" : "", "family" : "Schutgens", "given" : "N.", "non-dropping-particle" : "", "parse-names" : false, "suffix" : "" }, { "dropping-particle" : "", "family" : "Toon", "given" : "G. C.", "non-dropping-particle" : "", "parse-names" : false, "suffix" : "" }, { "dropping-particle" : "", "family" : "Wunch", "given" : "D.", "non-dropping-particle" : "", "parse-names" : false, "suffix" : "" }, { "dropping-particle" : "", "family" : "Roehl", "given" : "C. M.", "non-dropping-particle" : "", "parse-names" : false, "suffix" : "" }, { "dropping-particle" : "", "family" : "Wennberg", "given" : "P. O.", "non-dropping-particle" : "", "parse-names" : false, "suffix" : "" }, { "dropping-particle" : "", "family" : "Griffith", "given" : "D. W. T.", "non-dropping-particle" : "", "parse-names" : false, "suffix" : "" }, { "dropping-particle" : "", "family" : "Deutscher", "given" : "N. M.", "non-dropping-particle" : "", "parse-names" : false, "suffix" : "" }, { "dropping-particle" : "", "family" : "Warneke", "given" : "T.", "non-dropping-particle" : "", "parse-names" : false, "suffix" : "" }, { "dropping-particle" : "", "family" : "Notholt", "given" : "J.", "non-dropping-particle" : "", "parse-names" : false, "suffix" : "" }, { "dropping-particle" : "", "family" : "Robinson", "given" : "J.", "non-dropping-particle" : "", "parse-names" : false, "suffix" : "" }, { "dropping-particle" : "", "family" : "Sherlock", "given" : "V.", "non-dropping-particle" : "", "parse-names" : false, "suffix" : "" }, { "dropping-particle" : "", "family" : "Connor", "given" : "B.", "non-dropping-particle" : "", "parse-names" : false, "suffix" : "" }, { "dropping-particle" : "", "family" : "Rettinger", "given" : "M.", "non-dropping-particle" : "", "parse-names" : false, "suffix" : "" }, { "dropping-particle" : "", "family" : "Sussmann", "given" : "R.", "non-dropping-particle" : "", "parse-names" : false, "suffix" : "" }, { "dropping-particle" : "", "family" : "Ahonen", "given" : "P.", "non-dropping-particle" : "", "parse-names" : false, "suffix" : "" }, { "dropping-particle" : "", "family" : "Heikkinen", "given" : "P.", "non-dropping-particle" : "", "parse-names" : false, "suffix" : "" }, { "dropping-particle" : "", "family" : "Kyr\u00f6", "given" : "E.", "non-dropping-particle" : "", "parse-names" : false, "suffix" : "" }, { "dropping-particle" : "", "family" : "Mendonca", "given" : "J.", "non-dropping-particle" : "", "parse-names" : false, "suffix" : "" }, { "dropping-particle" : "", "family" : "Strong", "given" : "K.", "non-dropping-particle" : "", "parse-names" : false, "suffix" : "" }, { "dropping-particle" : "", "family" : "Hase", "given" : "F.", "non-dropping-particle" : "", "parse-names" : false, "suffix" : "" }, { "dropping-particle" : "", "family" : "Dohe", "given" : "S.", "non-dropping-particle" : "", "parse-names" : false, "suffix" : "" }, { "dropping-particle" : "", "family" : "Yokota", "given" : "T.", "non-dropping-particle" : "", "parse-names" : false, "suffix" : "" } ], "container-title" : "Atmospheric Measurement Techniques", "id" : "ITEM-1", "issue" : "6", "issued" : { "date-parts" : [ [ "2013", "6", "7" ] ] }, "page" : "1533-1547", "title" : "Improvement of the retrieval algorithm for GOSAT SWIR XCO2 and XCH4 and their validation using TCCON data", "translator" : [ { "dropping-particle" : "", "family" : "L3146", "given" : "", "non-dropping-particle" : "", "parse-names" : false, "suffix" : "" } ], "type" : "article-journal", "volume" : "6" }, "uris" : [ "http://www.mendeley.com/documents/?uuid=c6439605-e2f9-433e-a494-6eb5097db758" ] }, { "id" : "ITEM-2", "itemData" : { "DOI" : "10.5194/amt-11-6539-2018", "ISSN" : "1867-8548", "abstract" : "Abstract. Since September 2014, NASA's Orbiting Carbon Observatory-2 (OCO-2) satellite has been taking measurements of reflected solar spectra and using them to infer atmospheric carbon dioxide levels. This work provides details of the OCO-2 retrieval algorithm, versions 7 and 8, used to derive the column-averaged dry air mole fraction of atmospheric CO2 (XCO2) for the roughly 100000 cloud-free measurements recorded by OCO-2 each day. The algorithm is based on the Atmospheric Carbon Observations from Space (ACOS) algorithm which has been applied to observations from the Greenhouse Gases Observing SATellite (GOSAT) since 2009, with modifications necessary for OCO-2. Because high accuracy, better than 0.25%, is required in order to accurately infer carbon sources and sinks from XCO2, significant errors and regional-scale biases in the measurements must be minimized. We discuss efforts to filter out poor-quality measurements, and correct the remaining good-quality measurements to minimize regional-scale biases. Updates to the radiance calibration and retrieval forward model in version 8 have improved many aspects of the retrieved data products. The version 8 data appear to have reduced regional-scale biases overall, and demonstrate a clear improvement over the version 7 data. In particular, error variance with respect to TCCON was reduced by 20% over land and 40% over ocean between versions 7 and 8, and nadir and glint observations over land are now more consistent. While this paper documents the significant improvements in the ACOS algorithm, it will continue to evolve and improve as the CO2 data record continues to expand. ]]&gt;", "author" : [ { "dropping-particle" : "", "family" : "O'Dell", "given" : "Christopher W.", "non-dropping-particle" : "", "parse-names" : false, "suffix" : "" }, { "dropping-particle" : "", "family" : "Eldering", "given" : "Annmarie", "non-dropping-particle" : "", "parse-names" : false, "suffix" : "" }, { "dropping-particle" : "", "family" : "Wennberg", "given" : "Paul O.", "non-dropping-particle" : "", "parse-names" : false, "suffix" : "" }, { "dropping-particle" : "", "family" : "Crisp", "given" : "David", "non-dropping-particle" : "", "parse-names" : false, "suffix" : "" }, { "dropping-particle" : "", "family" : "Gunson", "given" : "Michael R.", "non-dropping-particle" : "", "parse-names" : false, "suffix" : "" }, { "dropping-particle" : "", "family" : "Fisher", "given" : "Brendan", "non-dropping-particle" : "", "parse-names" : false, "suffix" : "" }, { "dropping-particle" : "", "family" : "Frankenberg", "given" : "Christian", "non-dropping-particle" : "", "parse-names" : false, "suffix" : "" }, { "dropping-particle" : "", "family" : "Kiel", "given" : "Matth\u00e4us", "non-dropping-particle" : "", "parse-names" : false, "suffix" : "" }, { "dropping-particle" : "", "family" : "Lindqvist", "given" : "Hannakaisa", "non-dropping-particle" : "", "parse-names" : false, "suffix" : "" }, { "dropping-particle" : "", "family" : "Mandrake", "given" : "Lukas", "non-dropping-particle" : "", "parse-names" : false, "suffix" : "" }, { "dropping-particle" : "", "family" : "Merrelli", "given" : "Aronne", "non-dropping-particle" : "", "parse-names" : false, "suffix" : "" }, { "dropping-particle" : "", "family" : "Natraj", "given" : "Vijay", "non-dropping-particle" : "", "parse-names" : false, "suffix" : "" }, { "dropping-particle" : "", "family" : "Nelson", "given" : "Robert R.", "non-dropping-particle" : "", "parse-names" : false, "suffix" : "" }, { "dropping-particle" : "", "family" : "Osterman", "given" : "Gregory B.", "non-dropping-particle" : "", "parse-names" : false, "suffix" : "" }, { "dropping-particle" : "", "family" : "Payne", "given" : "Vivienne H.", "non-dropping-particle" : "", "parse-names" : false, "suffix" : "" }, { "dropping-particle" : "", "family" : "Taylor", "given" : "Thomas E.", "non-dropping-particle" : "", "parse-names" : false, "suffix" : "" }, { "dropping-particle" : "", "family" : "Wunch", "given" : "Debra", "non-dropping-particle" : "", "parse-names" : false, "suffix" : "" }, { "dropping-particle" : "", "family" : "Drouin", "given" : "Brian J.", "non-dropping-particle" : "", "parse-names" : false, "suffix" : "" }, { "dropping-particle" : "", "family" : "Oyafuso", "given" : "Fabiano", "non-dropping-particle" : "", "parse-names" : false, "suffix" : "" }, { "dropping-particle" : "", "family" : "Chang", "given" : "Albert", "non-dropping-particle" : "", "parse-names" : false, "suffix" : "" }, { "dropping-particle" : "", "family" : "McDuffie", "given" : "James", "non-dropping-particle" : "", "parse-names" : false, "suffix" : "" }, { "dropping-particle" : "", "family" : "Smyth", "given" : "Michael", "non-dropping-particle" : "", "parse-names" : false, "suffix" : "" }, { "dropping-particle" : "", "family" : "Baker", "given" : "David F.", "non-dropping-particle" : "", "parse-names" : false, "suffix" : "" }, { "dropping-particle" : "", "family" : "Basu", "given" : "Sourish", "non-dropping-particle" : "", "parse-names" : false, "suffix" : "" }, { "dropping-particle" : "", "family" : "Chevallier", "given" : "Fr\u00e9d\u00e9ric", "non-dropping-particle" : "", "parse-names" : false, "suffix" : "" }, { "dropping-particle" : "", "family" : "Crowell", "given" : "Sean M. R.", "non-dropping-particle" : "", "parse-names" : false, "suffix" : "" }, { "dropping-particle" : "", "family" : "Feng", "given" : "Liang", "non-dropping-particle" : "", "parse-names" : false, "suffix" : "" }, { "dropping-particle" : "", "family" : "Palmer", "given" : "Paul I.", "non-dropping-particle" : "", "parse-names" : false, "suffix" : "" }, { "dropping-particle" : "", "family" : "Dubey", "given" : "Mavendra", "non-dropping-particle" : "", "parse-names" : false, "suffix" : "" }, { "dropping-particle" : "", "family" : "Garc\u00eda", "given" : "Omaira E.", "non-dropping-particle" : "", "parse-names" : false, "suffix" : "" }, { "dropping-particle" : "", "family" : "Griffith", "given" : "David W. T.", "non-dropping-particle" : "", "parse-names" : false, "suffix" : "" }, { "dropping-particle" : "", "family" : "Hase", "given" : "Frank", "non-dropping-particle" : "", "parse-names" : false, "suffix" : "" }, { "dropping-particle" : "", "family" : "Iraci", "given" : "Laura T.", "non-dropping-particle" : "", "parse-names" : false, "suffix" : "" }, { "dropping-particle" : "", "family" : "Kivi", "given" : "Rigel", "non-dropping-particle" : "", "parse-names" : false, "suffix" : "" }, { "dropping-particle" : "", "family" : "Morino", "given" : "Isamu", "non-dropping-particle" : "", "parse-names" : false, "suffix" : "" }, { "dropping-particle" : "", "family" : "Notholt", "given" : "Justus", "non-dropping-particle" : "", "parse-names" : false, "suffix" : "" }, { "dropping-particle" : "", "family" : "Ohyama", "given" : "Hirofumi", "non-dropping-particle" : "", "parse-names" : false, "suffix" : "" }, { "dropping-particle" : "", "family" : "Petri", "given" : "Christof", "non-dropping-particle" : "", "parse-names" : false, "suffix" : "" }, { "dropping-particle" : "", "family" : "Roehl", "given" : "Coleen M.", "non-dropping-particle" : "", "parse-names" : false, "suffix" : "" }, { "dropping-particle" : "", "family" : "Sha", "given" : "Mahesh K.", "non-dropping-particle" : "", "parse-names" : false, "suffix" : "" }, { "dropping-particle" : "", "family" : "Strong", "given" : "Kimberly", "non-dropping-particle" : "", "parse-names" : false, "suffix" : "" }, { "dropping-particle" : "", "family" : "Sussmann", "given" : "Ralf", "non-dropping-particle" : "", "parse-names" : false, "suffix" : "" }, { "dropping-particle" : "", "family" : "Te", "given" : "Yao", "non-dropping-particle" : "", "parse-names" : false, "suffix" : "" }, { "dropping-particle" : "", "family" : "Uchino", "given" : "Osamu", "non-dropping-particle" : "", "parse-names" : false, "suffix" : "" }, { "dropping-particle" : "", "family" : "Velazco", "given" : "Voltaire A.", "non-dropping-particle" : "", "parse-names" : false, "suffix" : "" } ], "container-title" : "Atmospheric Measurement Techniques", "id" : "ITEM-2", "issue" : "12", "issued" : { "date-parts" : [ [ "2018", "12", "11" ] ] }, "page" : "6539-6576", "title" : "Improved retrievals of carbon dioxide from Orbiting Carbon Observatory-2 with the version 8 ACOS algorithm", "translator" : [ { "dropping-particle" : "", "family" : "L4572", "given" : "", "non-dropping-particle" : "", "parse-names" : false, "suffix" : "" } ], "type" : "article-journal", "volume" : "11" }, "uris" : [ "http://www.mendeley.com/documents/?uuid=abe7d622-1dd5-352a-910f-80164c5afc14" ] } ], "mendeley" : { "formattedCitation" : "(Yoshida et al., 2013; O\u2019Dell et al., 2018)", "plainTextFormattedCitation" : "(Yoshida et al., 2013; O\u2019Dell et al., 2018)", "previouslyFormattedCitation" : "(Yoshida et al., 2013; O\u2019Dell et al., 2018)" }, "properties" : { "noteIndex" : 0 }, "schema" : "https://github.com/citation-style-language/schema/raw/master/csl-citation.json" }</w:instrText>
      </w:r>
      <w:r w:rsidRPr="001E7A27">
        <w:rPr>
          <w:lang w:val="en-GB"/>
        </w:rPr>
        <w:fldChar w:fldCharType="separate"/>
      </w:r>
      <w:r w:rsidR="00025FA2" w:rsidRPr="001E7A27">
        <w:rPr>
          <w:noProof/>
          <w:lang w:val="en-GB"/>
        </w:rPr>
        <w:t>(Yoshida et al., 2013; O’Dell et al., 2018)</w:t>
      </w:r>
      <w:r w:rsidRPr="001E7A27">
        <w:rPr>
          <w:lang w:val="en-GB"/>
        </w:rPr>
        <w:fldChar w:fldCharType="end"/>
      </w:r>
      <w:r w:rsidRPr="001E7A27">
        <w:rPr>
          <w:lang w:val="en-GB"/>
        </w:rPr>
        <w:t>. Annual mean CO</w:t>
      </w:r>
      <w:r w:rsidRPr="001E7A27">
        <w:rPr>
          <w:vertAlign w:val="subscript"/>
          <w:lang w:val="en-GB"/>
        </w:rPr>
        <w:t>2</w:t>
      </w:r>
      <w:r w:rsidRPr="001E7A27">
        <w:rPr>
          <w:lang w:val="en-GB"/>
        </w:rPr>
        <w:t xml:space="preserve"> growth rates are observed to be 1.56 </w:t>
      </w:r>
      <w:r w:rsidRPr="001E7A27">
        <w:rPr>
          <w:rFonts w:cs="Times New Roman"/>
          <w:lang w:val="en-GB"/>
        </w:rPr>
        <w:t xml:space="preserve">± </w:t>
      </w:r>
      <w:r w:rsidRPr="001E7A27">
        <w:rPr>
          <w:lang w:val="en-GB"/>
        </w:rPr>
        <w:t>0.18 ppm yr</w:t>
      </w:r>
      <w:del w:id="1122" w:author="Ian Blenkinsop" w:date="2021-07-28T16:14:00Z">
        <w:r w:rsidRPr="001E7A27" w:rsidDel="00E4692D">
          <w:rPr>
            <w:vertAlign w:val="superscript"/>
            <w:lang w:val="en-GB"/>
          </w:rPr>
          <w:delText>-</w:delText>
        </w:r>
      </w:del>
      <w:ins w:id="1123" w:author="Ian Blenkinsop" w:date="2021-07-28T16:14:00Z">
        <w:r w:rsidR="00E4692D" w:rsidRPr="001E7A27">
          <w:rPr>
            <w:vertAlign w:val="superscript"/>
            <w:lang w:val="en-GB"/>
          </w:rPr>
          <w:t>–</w:t>
        </w:r>
      </w:ins>
      <w:r w:rsidRPr="001E7A27">
        <w:rPr>
          <w:vertAlign w:val="superscript"/>
          <w:lang w:val="en-GB"/>
        </w:rPr>
        <w:t>1</w:t>
      </w:r>
      <w:r w:rsidRPr="001E7A27">
        <w:rPr>
          <w:lang w:val="en-GB"/>
        </w:rPr>
        <w:t xml:space="preserve"> (average and range from 1 standard deviation of annual values) over the 61 years of atmospheric measurements (1959</w:t>
      </w:r>
      <w:r w:rsidRPr="001E7A27">
        <w:rPr>
          <w:rFonts w:cs="Times New Roman"/>
          <w:lang w:val="en-GB"/>
        </w:rPr>
        <w:t>–</w:t>
      </w:r>
      <w:r w:rsidRPr="001E7A27">
        <w:rPr>
          <w:lang w:val="en-GB"/>
        </w:rPr>
        <w:t>2019), with the rate of CO</w:t>
      </w:r>
      <w:r w:rsidRPr="001E7A27">
        <w:rPr>
          <w:vertAlign w:val="subscript"/>
          <w:lang w:val="en-GB"/>
        </w:rPr>
        <w:t>2</w:t>
      </w:r>
      <w:r w:rsidRPr="001E7A27">
        <w:rPr>
          <w:lang w:val="en-GB"/>
        </w:rPr>
        <w:t xml:space="preserve"> accumulation almost tripling from an average of 0.82 </w:t>
      </w:r>
      <w:r w:rsidRPr="001E7A27">
        <w:rPr>
          <w:rFonts w:cs="Times New Roman"/>
          <w:lang w:val="en-GB"/>
        </w:rPr>
        <w:t>± 0.29 ppm yr</w:t>
      </w:r>
      <w:del w:id="1124" w:author="Ian Blenkinsop" w:date="2021-07-28T16:14:00Z">
        <w:r w:rsidRPr="001E7A27" w:rsidDel="00E4692D">
          <w:rPr>
            <w:vertAlign w:val="superscript"/>
            <w:lang w:val="en-GB"/>
          </w:rPr>
          <w:delText>-</w:delText>
        </w:r>
      </w:del>
      <w:ins w:id="1125" w:author="Ian Blenkinsop" w:date="2021-07-28T16:14:00Z">
        <w:r w:rsidR="00E4692D" w:rsidRPr="001E7A27">
          <w:rPr>
            <w:vertAlign w:val="superscript"/>
            <w:lang w:val="en-GB"/>
          </w:rPr>
          <w:t>–</w:t>
        </w:r>
      </w:ins>
      <w:r w:rsidRPr="001E7A27">
        <w:rPr>
          <w:vertAlign w:val="superscript"/>
          <w:lang w:val="en-GB"/>
        </w:rPr>
        <w:t>1</w:t>
      </w:r>
      <w:r w:rsidRPr="001E7A27">
        <w:rPr>
          <w:rFonts w:cs="Times New Roman"/>
          <w:lang w:val="en-GB"/>
        </w:rPr>
        <w:t xml:space="preserve"> during </w:t>
      </w:r>
      <w:r w:rsidRPr="001E7A27">
        <w:rPr>
          <w:lang w:val="en-GB"/>
        </w:rPr>
        <w:t>the decade of 1960</w:t>
      </w:r>
      <w:r w:rsidRPr="001E7A27">
        <w:rPr>
          <w:rFonts w:cs="Times New Roman"/>
          <w:lang w:val="en-GB"/>
        </w:rPr>
        <w:t>–</w:t>
      </w:r>
      <w:r w:rsidRPr="001E7A27">
        <w:rPr>
          <w:lang w:val="en-GB"/>
        </w:rPr>
        <w:t xml:space="preserve">1969 to 2.39 </w:t>
      </w:r>
      <w:r w:rsidRPr="001E7A27">
        <w:rPr>
          <w:rFonts w:cs="Times New Roman"/>
          <w:lang w:val="en-GB"/>
        </w:rPr>
        <w:t>± 0.37</w:t>
      </w:r>
      <w:r w:rsidRPr="001E7A27">
        <w:rPr>
          <w:lang w:val="en-GB"/>
        </w:rPr>
        <w:t xml:space="preserve"> ppm yr</w:t>
      </w:r>
      <w:del w:id="1126" w:author="Ian Blenkinsop" w:date="2021-07-28T16:14:00Z">
        <w:r w:rsidRPr="001E7A27" w:rsidDel="00E4692D">
          <w:rPr>
            <w:vertAlign w:val="superscript"/>
            <w:lang w:val="en-GB"/>
          </w:rPr>
          <w:delText>-</w:delText>
        </w:r>
      </w:del>
      <w:ins w:id="1127" w:author="Ian Blenkinsop" w:date="2021-07-28T16:14:00Z">
        <w:r w:rsidR="00E4692D" w:rsidRPr="001E7A27">
          <w:rPr>
            <w:vertAlign w:val="superscript"/>
            <w:lang w:val="en-GB"/>
          </w:rPr>
          <w:t>–</w:t>
        </w:r>
      </w:ins>
      <w:r w:rsidRPr="001E7A27">
        <w:rPr>
          <w:vertAlign w:val="superscript"/>
          <w:lang w:val="en-GB"/>
        </w:rPr>
        <w:t>1</w:t>
      </w:r>
      <w:r w:rsidRPr="001E7A27">
        <w:rPr>
          <w:lang w:val="en-GB"/>
        </w:rPr>
        <w:t xml:space="preserve"> during the decade of 2010</w:t>
      </w:r>
      <w:r w:rsidRPr="001E7A27">
        <w:rPr>
          <w:rFonts w:cs="Times New Roman"/>
          <w:lang w:val="en-GB"/>
        </w:rPr>
        <w:t>–</w:t>
      </w:r>
      <w:r w:rsidRPr="001E7A27">
        <w:rPr>
          <w:lang w:val="en-GB"/>
        </w:rPr>
        <w:t>2019 (Chapter 2). The latter agrees well with that derived for total column (XCO</w:t>
      </w:r>
      <w:r w:rsidRPr="001E7A27">
        <w:rPr>
          <w:vertAlign w:val="subscript"/>
          <w:lang w:val="en-GB"/>
        </w:rPr>
        <w:t>2</w:t>
      </w:r>
      <w:r w:rsidRPr="001E7A27">
        <w:rPr>
          <w:lang w:val="en-GB"/>
        </w:rPr>
        <w:t xml:space="preserve">) measurements by the </w:t>
      </w:r>
      <w:del w:id="1128" w:author="Ian Blenkinsop" w:date="2021-07-28T12:30:00Z">
        <w:r w:rsidRPr="001E7A27" w:rsidDel="004D35CE">
          <w:rPr>
            <w:lang w:val="en-GB"/>
          </w:rPr>
          <w:delText xml:space="preserve">greenhouse </w:delText>
        </w:r>
      </w:del>
      <w:ins w:id="1129" w:author="Ian Blenkinsop" w:date="2021-07-28T12:30:00Z">
        <w:r w:rsidR="004D35CE" w:rsidRPr="001E7A27">
          <w:rPr>
            <w:lang w:val="en-GB"/>
          </w:rPr>
          <w:t xml:space="preserve">Greenhouse </w:t>
        </w:r>
      </w:ins>
      <w:del w:id="1130" w:author="Ian Blenkinsop" w:date="2021-07-28T12:30:00Z">
        <w:r w:rsidRPr="001E7A27" w:rsidDel="004D35CE">
          <w:rPr>
            <w:lang w:val="en-GB"/>
          </w:rPr>
          <w:delText xml:space="preserve">gases </w:delText>
        </w:r>
      </w:del>
      <w:ins w:id="1131" w:author="Ian Blenkinsop" w:date="2021-07-28T12:30:00Z">
        <w:r w:rsidR="004D35CE" w:rsidRPr="001E7A27">
          <w:rPr>
            <w:lang w:val="en-GB"/>
          </w:rPr>
          <w:t xml:space="preserve">Gases </w:t>
        </w:r>
      </w:ins>
      <w:del w:id="1132" w:author="Ian Blenkinsop" w:date="2021-07-28T12:30:00Z">
        <w:r w:rsidRPr="001E7A27" w:rsidDel="004D35CE">
          <w:rPr>
            <w:lang w:val="en-GB"/>
          </w:rPr>
          <w:delText xml:space="preserve">observing </w:delText>
        </w:r>
      </w:del>
      <w:ins w:id="1133" w:author="Ian Blenkinsop" w:date="2021-07-28T12:30:00Z">
        <w:r w:rsidR="004D35CE" w:rsidRPr="001E7A27">
          <w:rPr>
            <w:lang w:val="en-GB"/>
          </w:rPr>
          <w:t xml:space="preserve">Observing </w:t>
        </w:r>
      </w:ins>
      <w:r w:rsidRPr="001E7A27">
        <w:rPr>
          <w:lang w:val="en-GB"/>
        </w:rPr>
        <w:t>satellite (GOSAT</w:t>
      </w:r>
      <w:ins w:id="1134" w:author="Ian Blenkinsop" w:date="2021-07-28T12:30:00Z">
        <w:r w:rsidR="004D35CE" w:rsidRPr="001E7A27">
          <w:rPr>
            <w:lang w:val="en-GB"/>
          </w:rPr>
          <w:t>;</w:t>
        </w:r>
      </w:ins>
      <w:del w:id="1135" w:author="Ian Blenkinsop" w:date="2021-07-28T12:30:00Z">
        <w:r w:rsidRPr="001E7A27" w:rsidDel="004D35CE">
          <w:rPr>
            <w:lang w:val="en-GB"/>
          </w:rPr>
          <w:delText>)</w:delText>
        </w:r>
      </w:del>
      <w:r w:rsidRPr="001E7A27" w:rsidDel="006907AA">
        <w:rPr>
          <w:lang w:val="en-GB"/>
        </w:rPr>
        <w:t xml:space="preserve"> </w:t>
      </w:r>
      <w:del w:id="1136" w:author="Ian Blenkinsop" w:date="2021-07-28T12:30:00Z">
        <w:r w:rsidRPr="001E7A27" w:rsidDel="004D35CE">
          <w:rPr>
            <w:lang w:val="en-GB"/>
          </w:rPr>
          <w:delText>(</w:delText>
        </w:r>
      </w:del>
      <w:r w:rsidRPr="001E7A27">
        <w:rPr>
          <w:lang w:val="en-GB"/>
        </w:rPr>
        <w:t>Fig</w:t>
      </w:r>
      <w:r w:rsidR="000141B4" w:rsidRPr="001E7A27">
        <w:rPr>
          <w:lang w:val="en-GB"/>
        </w:rPr>
        <w:t>ure</w:t>
      </w:r>
      <w:r w:rsidRPr="001E7A27">
        <w:rPr>
          <w:lang w:val="en-GB"/>
        </w:rPr>
        <w:t xml:space="preserve"> 5.6b). The </w:t>
      </w:r>
      <w:r w:rsidR="00F22568" w:rsidRPr="001E7A27">
        <w:rPr>
          <w:lang w:val="en-GB"/>
        </w:rPr>
        <w:t xml:space="preserve">interannual </w:t>
      </w:r>
      <w:r w:rsidRPr="001E7A27">
        <w:rPr>
          <w:lang w:val="en-GB"/>
        </w:rPr>
        <w:t>oscillation</w:t>
      </w:r>
      <w:r w:rsidR="00F22568" w:rsidRPr="001E7A27">
        <w:rPr>
          <w:lang w:val="en-GB"/>
        </w:rPr>
        <w:t>s</w:t>
      </w:r>
      <w:r w:rsidRPr="001E7A27">
        <w:rPr>
          <w:lang w:val="en-GB"/>
        </w:rPr>
        <w:t xml:space="preserve"> in monthly</w:t>
      </w:r>
      <w:ins w:id="1137" w:author="Soapbox" w:date="2021-07-21T09:06:00Z">
        <w:r w:rsidR="00A97349" w:rsidRPr="001E7A27">
          <w:rPr>
            <w:lang w:val="en-GB"/>
          </w:rPr>
          <w:t xml:space="preserve"> </w:t>
        </w:r>
      </w:ins>
      <w:del w:id="1138" w:author="Soapbox" w:date="2021-07-21T09:06:00Z">
        <w:r w:rsidRPr="001E7A27" w:rsidDel="00A97349">
          <w:rPr>
            <w:lang w:val="en-GB"/>
          </w:rPr>
          <w:delText>-</w:delText>
        </w:r>
      </w:del>
      <w:r w:rsidRPr="001E7A27">
        <w:rPr>
          <w:lang w:val="en-GB"/>
        </w:rPr>
        <w:t>mean CO</w:t>
      </w:r>
      <w:r w:rsidRPr="001E7A27">
        <w:rPr>
          <w:vertAlign w:val="subscript"/>
          <w:lang w:val="en-GB"/>
        </w:rPr>
        <w:t>2</w:t>
      </w:r>
      <w:r w:rsidRPr="001E7A27">
        <w:rPr>
          <w:lang w:val="en-GB"/>
        </w:rPr>
        <w:t xml:space="preserve"> growth rates (Figure 5.6b</w:t>
      </w:r>
      <w:r w:rsidR="00F22568" w:rsidRPr="001E7A27">
        <w:rPr>
          <w:lang w:val="en-GB"/>
        </w:rPr>
        <w:t>)</w:t>
      </w:r>
      <w:r w:rsidRPr="001E7A27">
        <w:rPr>
          <w:lang w:val="en-GB"/>
        </w:rPr>
        <w:t xml:space="preserve"> show </w:t>
      </w:r>
      <w:ins w:id="1139" w:author="Soapbox" w:date="2021-07-17T02:53:00Z">
        <w:r w:rsidR="009D478C" w:rsidRPr="001E7A27">
          <w:rPr>
            <w:lang w:val="en-GB"/>
          </w:rPr>
          <w:t xml:space="preserve">a </w:t>
        </w:r>
      </w:ins>
      <w:r w:rsidRPr="001E7A27">
        <w:rPr>
          <w:lang w:val="en-GB"/>
        </w:rPr>
        <w:t xml:space="preserve">close relationship with the </w:t>
      </w:r>
      <w:r w:rsidRPr="001E7A27">
        <w:rPr>
          <w:lang w:val="en-GB" w:eastAsia="en-US"/>
        </w:rPr>
        <w:t>El Niño</w:t>
      </w:r>
      <w:del w:id="1140" w:author="Ian Blenkinsop" w:date="2021-07-28T12:31:00Z">
        <w:r w:rsidRPr="001E7A27" w:rsidDel="004D35CE">
          <w:rPr>
            <w:lang w:val="en-GB" w:eastAsia="en-US"/>
          </w:rPr>
          <w:delText xml:space="preserve"> s</w:delText>
        </w:r>
      </w:del>
      <w:ins w:id="1141" w:author="Ian Blenkinsop" w:date="2021-07-28T12:31:00Z">
        <w:r w:rsidR="004D35CE" w:rsidRPr="001E7A27">
          <w:rPr>
            <w:lang w:val="en-GB" w:eastAsia="en-US"/>
          </w:rPr>
          <w:t>–S</w:t>
        </w:r>
      </w:ins>
      <w:r w:rsidRPr="001E7A27">
        <w:rPr>
          <w:lang w:val="en-GB" w:eastAsia="en-US"/>
        </w:rPr>
        <w:t xml:space="preserve">outhern </w:t>
      </w:r>
      <w:del w:id="1142" w:author="Ian Blenkinsop" w:date="2021-07-28T12:31:00Z">
        <w:r w:rsidRPr="001E7A27" w:rsidDel="004D35CE">
          <w:rPr>
            <w:lang w:val="en-GB" w:eastAsia="en-US"/>
          </w:rPr>
          <w:delText xml:space="preserve">oscillation </w:delText>
        </w:r>
      </w:del>
      <w:ins w:id="1143" w:author="Ian Blenkinsop" w:date="2021-07-28T12:31:00Z">
        <w:r w:rsidR="004D35CE" w:rsidRPr="001E7A27">
          <w:rPr>
            <w:lang w:val="en-GB" w:eastAsia="en-US"/>
          </w:rPr>
          <w:t xml:space="preserve">Oscillation </w:t>
        </w:r>
      </w:ins>
      <w:r w:rsidRPr="001E7A27">
        <w:rPr>
          <w:lang w:val="en-GB" w:eastAsia="en-US"/>
        </w:rPr>
        <w:t xml:space="preserve">(ENSO) </w:t>
      </w:r>
      <w:r w:rsidRPr="001E7A27">
        <w:rPr>
          <w:lang w:val="en-GB"/>
        </w:rPr>
        <w:t>cycle (Figure 5.6b) due to the ENSO-driven changes in terrestrial and ocean CO</w:t>
      </w:r>
      <w:r w:rsidRPr="001E7A27">
        <w:rPr>
          <w:vertAlign w:val="subscript"/>
          <w:lang w:val="en-GB"/>
        </w:rPr>
        <w:t>2</w:t>
      </w:r>
      <w:r w:rsidRPr="001E7A27">
        <w:rPr>
          <w:lang w:val="en-GB"/>
        </w:rPr>
        <w:t xml:space="preserve"> sources and sinks on the Earth’s surface (Section 5.2.1.4). </w:t>
      </w:r>
    </w:p>
    <w:p w14:paraId="78714C93" w14:textId="77777777" w:rsidR="000027BD" w:rsidRPr="001E7A27" w:rsidRDefault="000027BD" w:rsidP="005C7F25">
      <w:pPr>
        <w:pStyle w:val="AR6BodyText"/>
        <w:rPr>
          <w:lang w:val="en-GB"/>
        </w:rPr>
      </w:pPr>
    </w:p>
    <w:p w14:paraId="2D939FA3" w14:textId="53B22522" w:rsidR="000027BD" w:rsidRPr="001E7A27" w:rsidRDefault="000027BD" w:rsidP="005C7F25">
      <w:pPr>
        <w:pStyle w:val="AR6BodyText"/>
        <w:rPr>
          <w:lang w:val="en-GB"/>
        </w:rPr>
      </w:pPr>
      <w:r w:rsidRPr="001E7A27">
        <w:rPr>
          <w:lang w:val="en-GB"/>
        </w:rPr>
        <w:t>Multiple lines of evidence unequivocally establish the dominant role of human activities in the growth of atmospheric CO</w:t>
      </w:r>
      <w:r w:rsidRPr="001E7A27">
        <w:rPr>
          <w:vertAlign w:val="subscript"/>
          <w:lang w:val="en-GB"/>
        </w:rPr>
        <w:t>2</w:t>
      </w:r>
      <w:r w:rsidRPr="001E7A27">
        <w:rPr>
          <w:lang w:val="en-GB"/>
        </w:rPr>
        <w:t>. First, the systematic increase in the difference between the MLO and SPO records (Figure 5.6a) is caused primarily by the increase in emissions from fossil fuel combustion in industriali</w:t>
      </w:r>
      <w:ins w:id="1144" w:author="Soapbox" w:date="2021-07-17T06:54:00Z">
        <w:r w:rsidR="00A76A6A" w:rsidRPr="001E7A27">
          <w:rPr>
            <w:lang w:val="en-GB"/>
          </w:rPr>
          <w:t>z</w:t>
        </w:r>
      </w:ins>
      <w:del w:id="1145" w:author="Soapbox" w:date="2021-07-17T06:54:00Z">
        <w:r w:rsidRPr="001E7A27" w:rsidDel="00A76A6A">
          <w:rPr>
            <w:lang w:val="en-GB"/>
          </w:rPr>
          <w:delText>s</w:delText>
        </w:r>
      </w:del>
      <w:r w:rsidRPr="001E7A27">
        <w:rPr>
          <w:lang w:val="en-GB"/>
        </w:rPr>
        <w:t xml:space="preserve">ed regions that are situated predominantly in the northern hemisphere </w:t>
      </w:r>
      <w:r w:rsidRPr="001E7A27">
        <w:rPr>
          <w:lang w:val="en-GB"/>
        </w:rPr>
        <w:fldChar w:fldCharType="begin" w:fldLock="1"/>
      </w:r>
      <w:r w:rsidR="00747167" w:rsidRPr="001E7A27">
        <w:rPr>
          <w:lang w:val="en-GB"/>
        </w:rPr>
        <w:instrText>ADDIN CSL_CITATION { "citationItems" : [ { "id" : "ITEM-1",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"ITEM-1",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"mendeley" : { "formattedCitation" : "(Ciais et al., 2019)", "plainTextFormattedCitation" : "(Ciais et al., 2019)", "previouslyFormattedCitation" : "(Ciais et al., 2019)" }, "properties" : { "noteIndex" : 0 }, "schema" : "https://github.com/citation-style-language/schema/raw/master/csl-citation.json" }</w:instrText>
      </w:r>
      <w:r w:rsidRPr="001E7A27">
        <w:rPr>
          <w:lang w:val="en-GB"/>
        </w:rPr>
        <w:fldChar w:fldCharType="separate"/>
      </w:r>
      <w:r w:rsidR="00025FA2" w:rsidRPr="001E7A27">
        <w:rPr>
          <w:noProof/>
          <w:lang w:val="en-GB"/>
        </w:rPr>
        <w:t>(Ciais et al., 2019)</w:t>
      </w:r>
      <w:r w:rsidRPr="001E7A27">
        <w:rPr>
          <w:lang w:val="en-GB"/>
        </w:rPr>
        <w:fldChar w:fldCharType="end"/>
      </w:r>
      <w:r w:rsidRPr="001E7A27">
        <w:rPr>
          <w:lang w:val="en-GB"/>
        </w:rPr>
        <w:t>. Second, measurements of the stable carbon isotope in the atmosphere (</w:t>
      </w:r>
      <w:r w:rsidRPr="001E7A27">
        <w:rPr>
          <w:rFonts w:cs="Times New Roman"/>
          <w:lang w:val="en-GB"/>
        </w:rPr>
        <w:sym w:font="Symbol" w:char="F064"/>
      </w:r>
      <w:r w:rsidRPr="001E7A27">
        <w:rPr>
          <w:vertAlign w:val="superscript"/>
          <w:lang w:val="en-GB"/>
        </w:rPr>
        <w:t>13</w:t>
      </w:r>
      <w:r w:rsidRPr="001E7A27">
        <w:rPr>
          <w:lang w:val="en-GB"/>
        </w:rPr>
        <w:t>C</w:t>
      </w:r>
      <w:r w:rsidR="00D537D5" w:rsidRPr="001E7A27">
        <w:rPr>
          <w:rFonts w:cs="Times New Roman"/>
          <w:lang w:val="en-GB"/>
        </w:rPr>
        <w:t>–</w:t>
      </w:r>
      <w:r w:rsidRPr="001E7A27">
        <w:rPr>
          <w:lang w:val="en-GB"/>
        </w:rPr>
        <w:t>CO</w:t>
      </w:r>
      <w:r w:rsidRPr="001E7A27">
        <w:rPr>
          <w:vertAlign w:val="subscript"/>
          <w:lang w:val="en-GB"/>
        </w:rPr>
        <w:t>2</w:t>
      </w:r>
      <w:r w:rsidRPr="001E7A27">
        <w:rPr>
          <w:lang w:val="en-GB"/>
        </w:rPr>
        <w:t>) are more negative over time because CO</w:t>
      </w:r>
      <w:r w:rsidRPr="001E7A27">
        <w:rPr>
          <w:vertAlign w:val="subscript"/>
          <w:lang w:val="en-GB"/>
        </w:rPr>
        <w:t>2</w:t>
      </w:r>
      <w:r w:rsidRPr="001E7A27">
        <w:rPr>
          <w:lang w:val="en-GB"/>
        </w:rPr>
        <w:t xml:space="preserve"> from fossil fuels extracted from geological storage is depleted in </w:t>
      </w:r>
      <w:r w:rsidRPr="001E7A27">
        <w:rPr>
          <w:color w:val="000000" w:themeColor="text1"/>
          <w:vertAlign w:val="superscript"/>
          <w:lang w:val="en-GB"/>
        </w:rPr>
        <w:t>13</w:t>
      </w:r>
      <w:r w:rsidRPr="001E7A27">
        <w:rPr>
          <w:color w:val="000000" w:themeColor="text1"/>
          <w:lang w:val="en-GB"/>
        </w:rPr>
        <w:t>C</w:t>
      </w:r>
      <w:r w:rsidRPr="001E7A27">
        <w:rPr>
          <w:lang w:val="en-GB"/>
        </w:rPr>
        <w:t xml:space="preserve"> </w:t>
      </w:r>
      <w:ins w:id="1146" w:author="Ian Blenkinsop" w:date="2021-07-28T12:31:00Z">
        <w:r w:rsidR="004D35CE" w:rsidRPr="001E7A27">
          <w:rPr>
            <w:lang w:val="en-GB"/>
          </w:rPr>
          <w:t xml:space="preserve">(Figure 5.6c; </w:t>
        </w:r>
      </w:ins>
      <w:r w:rsidRPr="001E7A27">
        <w:rPr>
          <w:lang w:val="en-GB"/>
        </w:rPr>
        <w:fldChar w:fldCharType="begin" w:fldLock="1"/>
      </w:r>
      <w:r w:rsidR="00747167" w:rsidRPr="001E7A27">
        <w:rPr>
          <w:lang w:val="en-GB"/>
        </w:rPr>
        <w:instrText>ADDIN CSL_CITATION { "citationItems" : [ { "id" : "ITEM-1", "itemData" : { "DOI" : "10.1073/pnas.1619240114", "ISSN" : "0027-8424", "abstract" : "Climate change and rising CO2 are altering the behavior of land plants in ways that influence how much biomass they produce relative to how much water they need for growth. This study shows that it is possible to detect changes occurring in plants using long-term measurements of the isotopic composition of atmospheric CO2. These measurements imply that plants have globally increased their water use efficiency at the leaf level in proportion to the rise in atmospheric CO2 over the past few decades. While the full implications remain to be explored, the results help to quantify the extent to which the biosphere has become less constrained by water stress globally.A decrease in the 13C/12C ratio of atmospheric CO2 has been documented by direct observations since 1978 and from ice core measurements since the industrial revolution. This decrease, known as the 13C-Suess effect, is driven primarily by the input of fossil fuel-derived CO2 but is also sensitive to land and ocean carbon cycling and uptake. Using updated records, we show that no plausible combination of sources and sinks of CO2 from fossil fuel, land, and oceans can explain the observed 13C-Suess effect unless an increase has occurred in the 13C/12C isotopic discrimination of land photosynthesis. A trend toward greater discrimination under higher CO2 levels is broadly consistent with tree ring studies over the past century, with field and chamber experiments, and with geological records of C3 plants at times of altered atmospheric CO2, but increasing discrimination has not previously been included in studies of long-term atmospheric 13C/12C measurements. We further show that the inferred discrimination increase of 0.014 {\\textpm} 0.007{\\textperthousand} ppm-1 is largely explained by photorespiratory and mesophyll effects. This result implies that, at the global scale, land plants have regulated their stomatal conductance so as to allow the CO2 partial pressure within stomatal cavities and their intrinsic water use efficiency to increase in nearly constant proportion to the rise in atmospheric CO2 concentration.", "author" : [ { "dropping-particle" : "", "family" : "Keeling", "given" : "Ralph F", "non-dropping-particle" : "", "parse-names" : false, "suffix" : "" }, { "dropping-particle" : "", "family" : "Graven", "given" : "Heather D", "non-dropping-particle" : "", "parse-names" : false, "suffix" : "" }, { "dropping-particle" : "", "family" : "Welp", "given" : "Lisa R", "non-dropping-particle" : "", "parse-names" : false, "suffix" : "" }, { "dropping-particle" : "", "family" : "Resplandy", "given" : "Laure", "non-dropping-particle" : "", "parse-names" : false, "suffix" : "" }, { "dropping-particle" : "", "family" : "Bi", "given" : "Jian", "non-dropping-particle" : "", "parse-names" : false, "suffix" : "" }, { "dropping-particle" : "", "family" : "Piper", "given" : "Stephen C", "non-dropping-particle" : "", "parse-names" : false, "suffix" : "" }, { "dropping-particle" : "", "family" : "Sun", "given" : "Ying", "non-dropping-particle" : "", "parse-names" : false, "suffix" : "" }, { "dropping-particle" : "", "family" : "Bollenbacher", "given" : "Alane", "non-dropping-particle" : "", "parse-names" : false, "suffix" : "" }, { "dropping-particle" : "", "family" : "Meijer", "given" : "Harro A J", "non-dropping-particle" : "", "parse-names" : false, "suffix" : "" } ], "container-title" : "Proceedings of the National Academy of Sciences", "id" : "ITEM-1", "issue" : "39", "issued" : { "date-parts" : [ [ "2017", "9", "26" ] ] }, "page" : "10361-10366", "publisher" : "National Academy of Sciences", "title" : "Atmospheric evidence for a global secular increase in carbon isotopic discrimination of land photosynthesis", "translator" : [ { "dropping-particle" : "", "family" : "L4521", "given" : "", "non-dropping-particle" : "", "parse-names" : false, "suffix" : "" } ], "type" : "article-journal", "volume" : "114" }, "uris" : [ "http://www.mendeley.com/documents/?uuid=f14583f9-b187-47a1-b835-09ec9f46d264" ] }, { "id" : "ITEM-2", "itemData" : { "DOI" : "10.1002/jgrd.50668", "ISBN" : "2169897X", "ISSN" : "2169897X", "abstract" : "We present new measurements of \u03b413C of CO2 extracted from a high-resolution ice core from Law Dome (East Antarctica), together with firn measurements performed at Law Dome and South Pole, covering the last 150 years. Our analysis is motivated by the need to better understand the role and feedback of the carbon (C) cycle in climate change, by advances in measurement methods, and by apparent anomalies when comparing ice core and firn air \u03b413C records from Law Dome and South Pole. We demonstrate improved consistency between Law Dome ice, South Pole firn, and the Cape Grim (Tasmania) atmospheric \u03b413C data, providing evidence that our new record reliably extends direct atmospheric measurements back in time. We also show a revised version of early \u03b413C measurements covering the last 1000 years, with a mean preindustrial level of -6.50\u2030. Finally, we use a Kalman Filter Double Deconvolution to infer net natural CO2 fluxes between atmosphere, ocean, and land, which cause small \u03b413C deviations from the predominant anthropogenically induced \u03b413C decrease. The main features found from the previous \u03b413C record are confirmed, including the ocean as the dominant cause for the 1940 A.D. CO2 leveling. Our new record provides a solid basis for future investigation of the causes of decadal to centennial variations of the preindustrial atmospheric CO2 concentration. Those causes are of potential significance for predicting future CO2 levels and when attempting atmospheric verification of recent and future global carbon emission mitigation measures through Coupled Climate Carbon Cycle Models. Key Points New and revised, firn and ice \u03b413C-CO2 measurements from Antarctica Improve consistency between ice and firn \u03b413C-CO2 measurements Net natural CO2 fluxes between atmosphere, ocean and land inferred \u00a92013. American Geophysical Union. All Rights Reserved.", "author" : [ { "dropping-particle" : "", "family" : "Rubino", "given" : "M.", "non-dropping-particle" : "", "parse-names" : false, "suffix" : "" }, { "dropping-particle" : "", "family" : "Etheridge", "given" : "D. M.", "non-dropping-particle" : "", "parse-names" : false, "suffix" : "" }, { "dropping-particle" : "", "family" : "Trudinger", "given" : "C. M.", "non-dropping-particle" : "", "parse-names" : false, "suffix" : "" }, { "dropping-particle" : "", "family" : "Allison", "given" : "C. E.", "non-dropping-particle" : "", "parse-names" : false, "suffix" : "" }, { "dropping-particle" : "", "family" : "Battle", "given" : "M. O.", "non-dropping-particle" : "", "parse-names" : false, "suffix" : "" }, { "dropping-particle" : "", "family" : "Langenfelds", "given" : "R. L.", "non-dropping-particle" : "", "parse-names" : false, "suffix" : "" }, { "dropping-particle" : "", "family" : "Steele", "given" : "L. P.", "non-dropping-particle" : "", "parse-names" : false, "suffix" : "" }, { "dropping-particle" : "", "family" : "Curran", "given" : "M.", "non-dropping-particle" : "", "parse-names" : false, "suffix" : "" }, { "dropping-particle" : "", "family" : "Bender", "given" : "M.", "non-dropping-particle" : "", "parse-names" : false, "suffix" : "" }, { "dropping-particle" : "", "family" : "White", "given" : "J. W. C.", "non-dropping-particle" : "", "parse-names" : false, "suffix" : "" }, { "dropping-particle" : "", "family" : "Jenk", "given" : "T. M.", "non-dropping-particle" : "", "parse-names" : false, "suffix" : "" }, { "dropping-particle" : "", "family" : "Blunier", "given" : "T.", "non-dropping-particle" : "", "parse-names" : false, "suffix" : "" }, { "dropping-particle" : "", "family" : "Francey", "given" : "R. J.", "non-dropping-particle" : "", "parse-names" : false, "suffix" : "" } ], "container-title" : "Journal of Geophysical Research: Atmospheres", "id" : "ITEM-2", "issue" : "15", "issued" : { "date-parts" : [ [ "2013", "8", "16" ] ] }, "page" : "8482-8499", "title" : "A revised 1000 year atmospheric \u03b4 13 C-CO2 record from Law Dome and South Pole, Antarctica", "translator" : [ { "dropping-particle" : "", "family" : "L4425", "given" : "", "non-dropping-particle" : "", "parse-names" : false, "suffix" : "" } ], "type" : "article-journal", "volume" : "118" }, "uris" : [ "http://www.mendeley.com/documents/?uuid=ad079b7d-4be0-4228-9e9d-72a6409c6867" ] } ], "mendeley" : { "formattedCitation" : "(Rubino et al., 2013; Keeling et al., 2017)", "plainTextFormattedCitation" : "(Rubino et al., 2013; Keeling et al., 2017)", "previouslyFormattedCitation" : "(Rubino et al., 2013; Keeling et al., 2017)" }, "properties" : { "noteIndex" : 0 }, "schema" : "https://github.com/citation-style-language/schema/raw/master/csl-citation.json" }</w:instrText>
      </w:r>
      <w:r w:rsidRPr="001E7A27">
        <w:rPr>
          <w:lang w:val="en-GB"/>
        </w:rPr>
        <w:fldChar w:fldCharType="separate"/>
      </w:r>
      <w:del w:id="1147" w:author="Ian Blenkinsop" w:date="2021-07-28T12:31:00Z">
        <w:r w:rsidR="00025FA2" w:rsidRPr="001E7A27" w:rsidDel="004D35CE">
          <w:rPr>
            <w:noProof/>
            <w:lang w:val="en-GB"/>
          </w:rPr>
          <w:delText>(</w:delText>
        </w:r>
      </w:del>
      <w:r w:rsidR="00025FA2" w:rsidRPr="001E7A27">
        <w:rPr>
          <w:noProof/>
          <w:lang w:val="en-GB"/>
        </w:rPr>
        <w:t>Rubino et al., 2013; Keeling et al., 2017)</w:t>
      </w:r>
      <w:r w:rsidRPr="001E7A27">
        <w:rPr>
          <w:lang w:val="en-GB"/>
        </w:rPr>
        <w:fldChar w:fldCharType="end"/>
      </w:r>
      <w:del w:id="1148" w:author="Ian Blenkinsop" w:date="2021-07-28T12:31:00Z">
        <w:r w:rsidRPr="001E7A27" w:rsidDel="004D35CE">
          <w:rPr>
            <w:lang w:val="en-GB"/>
          </w:rPr>
          <w:delText xml:space="preserve"> (Figure 5.6c)</w:delText>
        </w:r>
      </w:del>
      <w:r w:rsidRPr="001E7A27">
        <w:rPr>
          <w:lang w:val="en-GB"/>
        </w:rPr>
        <w:t xml:space="preserve">. Third, measurements of the </w:t>
      </w:r>
      <w:r w:rsidRPr="001E7A27">
        <w:rPr>
          <w:rFonts w:cs="Times New Roman"/>
          <w:lang w:val="en-GB"/>
        </w:rPr>
        <w:sym w:font="Symbol" w:char="F064"/>
      </w:r>
      <w:r w:rsidRPr="001E7A27">
        <w:rPr>
          <w:rFonts w:cs="Times New Roman"/>
          <w:lang w:val="en-GB"/>
        </w:rPr>
        <w:t>(</w:t>
      </w:r>
      <w:r w:rsidRPr="001E7A27">
        <w:rPr>
          <w:lang w:val="en-GB"/>
        </w:rPr>
        <w:t>O</w:t>
      </w:r>
      <w:r w:rsidRPr="001E7A27">
        <w:rPr>
          <w:vertAlign w:val="subscript"/>
          <w:lang w:val="en-GB"/>
        </w:rPr>
        <w:t>2</w:t>
      </w:r>
      <w:r w:rsidRPr="001E7A27">
        <w:rPr>
          <w:lang w:val="en-GB"/>
        </w:rPr>
        <w:t>/N</w:t>
      </w:r>
      <w:r w:rsidRPr="001E7A27">
        <w:rPr>
          <w:vertAlign w:val="subscript"/>
          <w:lang w:val="en-GB"/>
        </w:rPr>
        <w:t>2</w:t>
      </w:r>
      <w:r w:rsidRPr="001E7A27">
        <w:rPr>
          <w:lang w:val="en-GB"/>
        </w:rPr>
        <w:t>) ratio show a declining trend because for every molecule of carbon burned, 1.</w:t>
      </w:r>
      <w:r w:rsidR="00CF78BC" w:rsidRPr="001E7A27">
        <w:rPr>
          <w:lang w:val="en-GB"/>
        </w:rPr>
        <w:t>17 to 1.98</w:t>
      </w:r>
      <w:r w:rsidRPr="001E7A27">
        <w:rPr>
          <w:lang w:val="en-GB"/>
        </w:rPr>
        <w:t xml:space="preserve"> molecule</w:t>
      </w:r>
      <w:r w:rsidR="00CF78BC" w:rsidRPr="001E7A27">
        <w:rPr>
          <w:lang w:val="en-GB"/>
        </w:rPr>
        <w:t>s</w:t>
      </w:r>
      <w:r w:rsidRPr="001E7A27">
        <w:rPr>
          <w:lang w:val="en-GB"/>
        </w:rPr>
        <w:t xml:space="preserve"> of oxygen (O</w:t>
      </w:r>
      <w:r w:rsidRPr="001E7A27">
        <w:rPr>
          <w:vertAlign w:val="subscript"/>
          <w:lang w:val="en-GB"/>
        </w:rPr>
        <w:t>2</w:t>
      </w:r>
      <w:r w:rsidRPr="001E7A27">
        <w:rPr>
          <w:lang w:val="en-GB"/>
        </w:rPr>
        <w:t xml:space="preserve">) is consumed </w:t>
      </w:r>
      <w:ins w:id="1149" w:author="Ian Blenkinsop" w:date="2021-07-28T12:31:00Z">
        <w:r w:rsidR="004D35CE" w:rsidRPr="001E7A27">
          <w:rPr>
            <w:lang w:val="en-GB"/>
          </w:rPr>
          <w:t xml:space="preserve">(Figure 5.6d; </w:t>
        </w:r>
      </w:ins>
      <w:r w:rsidRPr="001E7A27">
        <w:rPr>
          <w:lang w:val="en-GB"/>
        </w:rPr>
        <w:fldChar w:fldCharType="begin" w:fldLock="1"/>
      </w:r>
      <w:r w:rsidR="00747167" w:rsidRPr="001E7A27">
        <w:rPr>
          <w:lang w:val="en-GB"/>
        </w:rPr>
        <w:instrText>ADDIN CSL_CITATION { "citationItems" : [ { "id" : "ITEM-1", "itemData" : { "DOI" : "10.3402/tellusb.v64i0.18964", "ISSN" : "1600-0889", "author" : [ { "dropping-particle" : "", "family" : "Ishidoya", "given" : "Shigeyuki", "non-dropping-particle" : "", "parse-names" : false, "suffix" : "" }, { "dropping-particle" : "", "family" : "Aoki", "given" : "Shuji", "non-dropping-particle" : "", "parse-names" : false, "suffix" : "" }, { "dropping-particle" : "", "family" : "Goto", "given" : "Daisuke", "non-dropping-particle" : "", "parse-names" : false, "suffix" : "" }, { "dropping-particle" : "", "family" : "Nakazawa", "given" : "Takakiyo", "non-dropping-particle" : "", "parse-names" : false, "suffix" : "" }, { "dropping-particle" : "", "family" : "Taguchi", "given" : "Shoichi", "non-dropping-particle" : "", "parse-names" : false, "suffix" : "" }, { "dropping-particle" : "", "family" : "Patra", "given" : "PrabirK.", "non-dropping-particle" : "", "parse-names" : false, "suffix" : "" } ], "container-title" : "Tellus B: Chemical and Physical Meteorology", "id" : "ITEM-1", "issue" : "1", "issued" : { "date-parts" : [ [ "2012", "1", "5" ] ] }, "page" : "18964", "title" : "Time and space variations of the O2/N2 ratio in the troposphere over Japan and estimation of the global CO2 budget for the period 2000\u20132010", "translator" : [ { "dropping-particle" : "", "family" : "L6552", "given" : "", "non-dropping-particle" : "", "parse-names" : false, "suffix" : "" } ], "type" : "article-journal", "volume" : "64" }, "uris" : [ "http://www.mendeley.com/documents/?uuid=5e7b3335-b601-434c-85ce-e4c9c7f82497" ] }, { "id" : "ITEM-2", "itemData" : { "DOI" : "10.1016/B978-0-08-095975-7.00420-4", "ISBN" : "978-0-08-098300-4", "abstract" : "A very close coupling exists between changes in atmospheric O2 and CO2 concentrations, owing to the chemistry of photosynthesis, respiration, and combustion. The coupling is not perfect, however, because CO2 variations are partially buffered by reactions involving the inorganic carbon system in seawater, which has no effect on O2. Measurements over the past two decades document variations in O2 on a range of space and time scales, including a long-term decrease driven mostly by fossil fuel burning and seasonal cycles driven by exchanges with the land biosphere and the oceans. In this chapter, these and other features seen in the measurements are described, also discussing variations in the tracer \u2018atmospheric potential oxygen,\u2019 which is a linear combination of O2 and CO2 designed to be insensitive to exchanges from the land biosphere and thereby sensitive mostly to oceanic processes. Challenges associated with measuring variations in O2 are addressed, and various applications of the observations are discussed, including quantifying the magnitude of the global land and ocean carbon sinks and testing ocean biogeochemical models. An updated budget for global carbon sinks based on O2 measurements from the Scripps O2 program is presented for the decades of the 1990s and 2000s.", "author" : [ { "dropping-particle" : "", "family" : "Keeling", "given" : "R F", "non-dropping-particle" : "", "parse-names" : false, "suffix" : "" }, { "dropping-particle" : "", "family" : "Manning", "given" : "A C", "non-dropping-particle" : "", "parse-names" : false, "suffix" : "" } ], "container-title" : "Treatise on Geochemistry (Second Edition)", "editor" : [ { "dropping-particle" : "", "family" : "Holland", "given" : "Heinrich D", "non-dropping-particle" : "", "parse-names" : false, "suffix" : "" }, { "dropping-particle" : "", "family" : "Turekian", "given" : "Karl K", "non-dropping-particle" : "", "parse-names" : false, "suffix" : "" } ], "id" : "ITEM-2", "issued" : { "date-parts" : [ [ "2014" ] ] }, "page" : "385-404", "publisher" : "Elsevier", "title" : "Studies of Recent Changes in Atmospheric O2 Content", "translator" : [ { "dropping-particle" : "", "family" : "L6274", "given" : "Rt6", "non-dropping-particle" : "", "parse-names" : false, "suffix" : "" } ], "type" : "chapter" }, "uris" : [ "http://www.mendeley.com/documents/?uuid=5ffcaa18-c688-3dca-a1e3-2f996572a925" ] } ], "mendeley" : { "formattedCitation" : "(Ishidoya et al., 2012; Keeling and Manning, 2014)", "plainTextFormattedCitation" : "(Ishidoya et al., 2012; Keeling and Manning, 2014)", "previouslyFormattedCitation" : "(Ishidoya et al., 2012; Keeling and Manning, 2014)" }, "properties" : { "noteIndex" : 0 }, "schema" : "https://github.com/citation-style-language/schema/raw/master/csl-citation.json" }</w:instrText>
      </w:r>
      <w:r w:rsidRPr="001E7A27">
        <w:rPr>
          <w:lang w:val="en-GB"/>
        </w:rPr>
        <w:fldChar w:fldCharType="separate"/>
      </w:r>
      <w:del w:id="1150" w:author="Ian Blenkinsop" w:date="2021-07-28T12:31:00Z">
        <w:r w:rsidR="00025FA2" w:rsidRPr="001E7A27" w:rsidDel="004D35CE">
          <w:rPr>
            <w:noProof/>
            <w:lang w:val="en-GB"/>
          </w:rPr>
          <w:delText>(</w:delText>
        </w:r>
      </w:del>
      <w:r w:rsidR="00025FA2" w:rsidRPr="001E7A27">
        <w:rPr>
          <w:noProof/>
          <w:lang w:val="en-GB"/>
        </w:rPr>
        <w:t>Ishidoya et al., 2012; Keeling and Manning, 2014)</w:t>
      </w:r>
      <w:r w:rsidRPr="001E7A27">
        <w:rPr>
          <w:lang w:val="en-GB"/>
        </w:rPr>
        <w:fldChar w:fldCharType="end"/>
      </w:r>
      <w:del w:id="1151" w:author="Ian Blenkinsop" w:date="2021-07-28T12:31:00Z">
        <w:r w:rsidRPr="001E7A27" w:rsidDel="004D35CE">
          <w:rPr>
            <w:lang w:val="en-GB"/>
          </w:rPr>
          <w:delText xml:space="preserve"> (Figure 5.6d)</w:delText>
        </w:r>
      </w:del>
      <w:r w:rsidRPr="001E7A27">
        <w:rPr>
          <w:lang w:val="en-GB"/>
        </w:rPr>
        <w:t>. These three lines of evidence confirm unambiguously</w:t>
      </w:r>
      <w:r w:rsidRPr="001E7A27" w:rsidDel="00E276E7">
        <w:rPr>
          <w:lang w:val="en-GB"/>
        </w:rPr>
        <w:t xml:space="preserve"> </w:t>
      </w:r>
      <w:r w:rsidRPr="001E7A27">
        <w:rPr>
          <w:lang w:val="en-GB"/>
        </w:rPr>
        <w:t>that the atmospheric increase of CO</w:t>
      </w:r>
      <w:r w:rsidRPr="001E7A27">
        <w:rPr>
          <w:vertAlign w:val="subscript"/>
          <w:lang w:val="en-GB"/>
        </w:rPr>
        <w:t>2</w:t>
      </w:r>
      <w:r w:rsidRPr="001E7A27">
        <w:rPr>
          <w:lang w:val="en-GB"/>
        </w:rPr>
        <w:t xml:space="preserve"> is due to an oxidative process (i.e.</w:t>
      </w:r>
      <w:ins w:id="1152" w:author="Ian Blenkinsop" w:date="2021-07-28T18:52:00Z">
        <w:r w:rsidR="00B5268E" w:rsidRPr="001E7A27">
          <w:rPr>
            <w:lang w:val="en-GB"/>
          </w:rPr>
          <w:t>,</w:t>
        </w:r>
      </w:ins>
      <w:r w:rsidRPr="001E7A27">
        <w:rPr>
          <w:lang w:val="en-GB"/>
        </w:rPr>
        <w:t xml:space="preserve"> combustion). Fourth, measurements of radiocarbon (</w:t>
      </w:r>
      <w:r w:rsidRPr="001E7A27">
        <w:rPr>
          <w:vertAlign w:val="superscript"/>
          <w:lang w:val="en-GB"/>
        </w:rPr>
        <w:t>14</w:t>
      </w:r>
      <w:r w:rsidRPr="001E7A27">
        <w:rPr>
          <w:lang w:val="en-GB"/>
        </w:rPr>
        <w:t>C</w:t>
      </w:r>
      <w:r w:rsidR="00D537D5" w:rsidRPr="001E7A27">
        <w:rPr>
          <w:rFonts w:cs="Times New Roman"/>
          <w:lang w:val="en-GB"/>
        </w:rPr>
        <w:t>–</w:t>
      </w:r>
      <w:r w:rsidRPr="001E7A27">
        <w:rPr>
          <w:lang w:val="en-GB"/>
        </w:rPr>
        <w:t>CO</w:t>
      </w:r>
      <w:r w:rsidRPr="001E7A27">
        <w:rPr>
          <w:vertAlign w:val="subscript"/>
          <w:lang w:val="en-GB"/>
        </w:rPr>
        <w:t>2</w:t>
      </w:r>
      <w:r w:rsidRPr="001E7A27">
        <w:rPr>
          <w:lang w:val="en-GB"/>
        </w:rPr>
        <w:t xml:space="preserve">) at sites around the world </w:t>
      </w:r>
      <w:r w:rsidRPr="001E7A27">
        <w:rPr>
          <w:lang w:val="en-GB"/>
        </w:rPr>
        <w:fldChar w:fldCharType="begin" w:fldLock="1"/>
      </w:r>
      <w:r w:rsidR="00747167" w:rsidRPr="001E7A27">
        <w:rPr>
          <w:lang w:val="en-GB"/>
        </w:rPr>
        <w:instrText>ADDIN CSL_CITATION { "citationItems" : [ { "id" : "ITEM-1", "itemData" : { "DOI" : "10.1111/j.1600-0889.2009.00446.x", "ISSN" : "1600-0889", "abstract" : "ABSTRACT Global high-precision atmospheric \u039414CO2 records covering the last two decades are presented, and evaluated in terms of changing (radio)carbon sources and sinks, using the coarse-grid carbon cycle model GRACE. Dedicated simulations of global trends and interhemispheric differences with respect to atmospheric CO2 as well as \u03b413CO2 and \u039414CO2, are shown to be in good agreement with the available observations (1940\u20132008). While until the 1990s the decreasing trend of \u039414CO2 was governed by equilibration of the atmospheric bomb 14C perturbation with the oceans and terrestrial biosphere, the largest perturbation today are emissions of 14C-free fossil fuel CO2. This source presently depletes global atmospheric \u039414CO2 by 12\u201314\u2030 yr\u22121, which is partially compensated by 14CO2 release from the biosphere, industrial 14C emissions and natural 14C production. Fossil fuel emissions also drive the changing north\u2013south gradient, showing lower \u039414C in the northern hemisphere only since 2002. The fossil fuel-induced north\u2013south (and also troposphere\u2013stratosphere) \u039414CO2 gradient today also drives the tropospheric \u039414CO2 seasonality through variations of air mass exchange between these atmospheric compartments. Neither the observed temporal trend nor the \u039414CO2 north\u2013south gradient may constrain global fossil fuel CO2 emissions to better than 25%, due to large uncertainties in other components of the (radio)carbon cycle.", "author" : [ { "dropping-particle" : "", "family" : "Levin", "given" : "Ingeborg", "non-dropping-particle" : "", "parse-names" : false, "suffix" : "" }, { "dropping-particle" : "", "family" : "Naegler", "given" : "Tobias", "non-dropping-particle" : "", "parse-names" : false, "suffix" : "" }, { "dropping-particle" : "", "family" : "Kromer", "given" : "Bernd", "non-dropping-particle" : "", "parse-names" : false, "suffix" : "" }, { "dropping-particle" : "", "family" : "Diehl", "given" : "Moritz", "non-dropping-particle" : "", "parse-names" : false, "suffix" : "" }, { "dropping-particle" : "", "family" : "Francey", "given" : "Roger", "non-dropping-particle" : "", "parse-names" : false, "suffix" : "" }, { "dropping-particle" : "", "family" : "Gomez-Pelaez", "given" : "Angel", "non-dropping-particle" : "", "parse-names" : false, "suffix" : "" }, { "dropping-particle" : "", "family" : "Steele", "given" : "Paul", "non-dropping-particle" : "", "parse-names" : false, "suffix" : "" }, { "dropping-particle" : "", "family" : "Wagenbach", "given" : "Dietmar", "non-dropping-particle" : "", "parse-names" : false, "suffix" : "" }, { "dropping-particle" : "", "family" : "Weller", "given" : "Rolf", "non-dropping-particle" : "", "parse-names" : false, "suffix" : "" }, { "dropping-particle" : "", "family" : "Worthy", "given" : "Douglas", "non-dropping-particle" : "", "parse-names" : false, "suffix" : "" } ], "container-title" : "Tellus B: Chemical and Physical Meteorology", "id" : "ITEM-1", "issue" : "1", "issued" : { "date-parts" : [ [ "2010", "1", "18" ] ] }, "page" : "26-46", "title" : "Observations and modelling of the global distribution and long-term trend of atmospheric 14CO2", "translator" : [ { "dropping-particle" : "", "family" : "L371", "given" : "", "non-dropping-particle" : "", "parse-names" : false, "suffix" : "" } ], "type" : "article-journal", "volume" : "62" }, "uris" : [ "http://www.mendeley.com/documents/?uuid=f4a5aa92-e5ba-4f3c-87a9-18e6dde744e0" ] }, { "id" : "ITEM-2", "itemData" : { "DOI" : "10.5194/gmd-10-4405-2017", "ISSN" : "1991-9603", "abstract" : "Abstract. The isotopic composition of carbon (\u039414C and \u03b413C) in atmospheric CO2 and in oceanic and terrestrial carbon reservoirs is influenced by anthropogenic emissions and by natural carbon exchanges, which can respond to and drive changes in climate. Simulations of 14C and 13C in the ocean and terrestrial components of Earth system models (ESMs) present opportunities for model evaluation and for investigation of carbon cycling, including anthropogenic CO2 emissions and uptake. The use of carbon isotopes in novel evaluation of the ESMs' component ocean and terrestrial biosphere models and in new analyses of historical changes may improve predictions of future changes in the carbon cycle and climate system. We compile existing data to produce records of \u039414C and \u03b413C in atmospheric CO2 for the historical period 1850\u20132015. The primary motivation for this compilation is to provide the atmospheric boundary condition for historical simulations in the Coupled Model Intercomparison Project 6 (CMIP6) for models simulating carbon isotopes in the ocean or terrestrial biosphere. The data may also be useful for other carbon cycle modelling activities.", "author" : [ { "dropping-particle" : "", "family" : "Graven", "given" : "Heather", "non-dropping-particle" : "", "parse-names" : false, "suffix" : "" }, { "dropping-particle" : "", "family" : "Allison", "given" : "Colin E", "non-dropping-particle" : "", "parse-names" : false, "suffix" : "" }, { "dropping-particle" : "", "family" : "Etheridge", "given" : "David M", "non-dropping-particle" : "", "parse-names" : false, "suffix" : "" }, { "dropping-particle" : "", "family" : "Hammer", "given" : "Samuel", "non-dropping-particle" : "", "parse-names" : false, "suffix" : "" }, { "dropping-particle" : "", "family" : "Keeling", "given" : "Ralph F", "non-dropping-particle" : "", "parse-names" : false, "suffix" : "" }, { "dropping-particle" : "", "family" : "Levin", "given" : "Ingeborg", "non-dropping-particle" : "", "parse-names" : false, "suffix" : "" }, { "dropping-particle" : "", "family" : "Meijer", "given" : "Harro A J", "non-dropping-particle" : "", "parse-names" : false, "suffix" : "" }, { "dropping-particle" : "", "family" : "Rubino", "given" : "Mauro", "non-dropping-particle" : "", "parse-names" : false, "suffix" : "" }, { "dropping-particle" : "", "family" : "Tans", "given" : "Pieter P", "non-dropping-particle" : "", "parse-names" : false, "suffix" : "" }, { "dropping-particle" : "", "family" : "Trudinger", "given" : "Cathy M", "non-dropping-particle" : "", "parse-names" : false, "suffix" : "" }, { "dropping-particle" : "", "family" : "Vaughn", "given" : "Bruce H", "non-dropping-particle" : "", "parse-names" : false, "suffix" : "" }, { "dropping-particle" : "", "family" : "White", "given" : "James W C", "non-dropping-particle" : "", "parse-names" : false, "suffix" : "" } ], "container-title" : "Geoscientific Model Development", "id" : "ITEM-2", "issue" : "12", "issued" : { "date-parts" : [ [ "2017", "12", "5" ] ] }, "page" : "4405-4417", "title" : "Compiled records of carbon isotopes in atmospheric CO2 for historical simulations in CMIP6", "translator" : [ { "dropping-particle" : "", "family" : "L4442", "given" : "", "non-dropping-particle" : "", "parse-names" : false, "suffix" : "" } ], "type" : "article-journal", "volume" : "10" }, "uris" : [ "http://www.mendeley.com/documents/?uuid=abf253f5-8d6c-4df5-9a29-d4919189c0b6" ] }, { "id" : "ITEM-3", "itemData" : { "DOI" : "10.5194/acp-17-14771-2017", "ISSN" : "1680-7324", "abstract" : "Abstract. We present 60 years of \u039414CO2 measurements from Wellington, New Zealand (41\u00b0S, 175\u00b0E). The record has been extended and fully revised. New measurements have been used to evaluate the existing record and to replace original measurements where warranted. This is the earliest direct atmospheric \u039414CO2 record and records the rise of the 14C bomb spike and the subsequent decline in \u039414CO2 as bomb 14C moved throughout the carbon cycle and increasing fossil fuel CO2 emissions further decreased atmospheric \u039414CO2. The initially large seasonal cycle in the 1960s reduces in amplitude and eventually reverses in phase, resulting in a small seasonal cycle of about 2\u2030 in the 2000s. The seasonal cycle at Wellington is dominated by the seasonality of cross-tropopause transport and differs slightly from that at Cape Grim, Australia, which is influenced by anthropogenic sources in winter. \u039414CO2 at Cape Grim and Wellington show very similar trends, with significant differences only during periods of known measurement uncertainty. In contrast, similar clean-air sites in the Northern Hemisphere show a higher and earlier bomb 14C peak, consistent with a 1.4-year interhemispheric exchange time. From the 1970s until the early 2000s, the Northern and Southern Hemisphere \u039414CO2 were quite similar, apparently due to the balance of 14C-free fossil fuel CO2 emissions in the north and 14C-depleted ocean upwelling in the south. The Southern Hemisphere sites have shown a consistent and marked elevation above the Northern Hemisphere sites since the early 2000s, which is most likely due to reduced upwelling of 14C-depleted and carbon-rich deep waters in the Southern Ocean, although an underestimate of fossil fuel CO2 emissions or changes in biospheric exchange are also possible explanations. This developing \u039414CO2 interhemispheric gradient is consistent with recent studies that indicate a reinvigorated Southern Ocean carbon sink since the mid-2000s and suggests that the upwelling of deep waters plays an important role in this change.", "author" : [ { "dropping-particle" : "", "family" : "Turnbull", "given" : "Jocelyn C.", "non-dropping-particle" : "", "parse-names" : false, "suffix" : "" }, { "dropping-particle" : "", "family" : "Mikaloff Fletcher", "given" : "Sara E.", "non-dropping-particle" : "", "parse-names" : false, "suffix" : "" }, { "dropping-particle" : "", "family" : "Ansell", "given" : "India", "non-dropping-particle" : "", "parse-names" : false, "suffix" : "" }, { "dropping-particle" : "", "family" : "Brailsford", "given" : "Gordon W.", "non-dropping-particle" : "", "parse-names" : false, "suffix" : "" }, { "dropping-particle" : "", "family" : "Moss", "given" : "Rowena C.", "non-dropping-particle" : "", "parse-names" : false, "suffix" : "" }, { "dropping-particle" : "", "family" : "Norris", "given" : "Margaret W.", "non-dropping-particle" : "", "parse-names" : false, "suffix" : "" }, { "dropping-particle" : "", "family" : "Steinkamp", "given" : "Kay", "non-dropping-particle" : "", "parse-names" : false, "suffix" : "" } ], "container-title" : "Atmospheric Chemistry and Physics", "id" : "ITEM-3", "issue" : "23", "issued" : { "date-parts" : [ [ "2017", "12", "12" ] ] }, "page" : "14771-14784", "title" : "Sixty years of radiocarbon dioxide measurements at Wellington, New Zealand: 1954\u20132014", "translator" : [ { "dropping-particle" : "", "family" : "L5362", "given" : "", "non-dropping-particle" : "", "parse-names" : false, "suffix" : "" } ], "type" : "article-journal", "volume" : "17" }, "uris" : [ "http://www.mendeley.com/documents/?uuid=47dfa54d-4e52-4fde-868a-5375dc340a15" ] } ], "mendeley" : { "formattedCitation" : "(Levin et al., 2010; Graven et al., 2017; Turnbull et al., 2017)", "plainTextFormattedCitation" : "(Levin et al., 2010; Graven et al., 2017; Turnbull et al., 2017)", "previouslyFormattedCitation" : "(Levin et al., 2010; Graven et al., 2017; Turnbull et al., 2017)" }, "properties" : { "noteIndex" : 0 }, "schema" : "https://github.com/citation-style-language/schema/raw/master/csl-citation.json" }</w:instrText>
      </w:r>
      <w:r w:rsidRPr="001E7A27">
        <w:rPr>
          <w:lang w:val="en-GB"/>
        </w:rPr>
        <w:fldChar w:fldCharType="separate"/>
      </w:r>
      <w:r w:rsidR="00025FA2" w:rsidRPr="001E7A27">
        <w:rPr>
          <w:noProof/>
          <w:lang w:val="en-GB"/>
        </w:rPr>
        <w:t>(Levin et al., 2010; Graven et al., 2017; Turnbull et al., 2017)</w:t>
      </w:r>
      <w:r w:rsidRPr="001E7A27">
        <w:rPr>
          <w:lang w:val="en-GB"/>
        </w:rPr>
        <w:fldChar w:fldCharType="end"/>
      </w:r>
      <w:r w:rsidRPr="001E7A27">
        <w:rPr>
          <w:lang w:val="en-GB"/>
        </w:rPr>
        <w:t xml:space="preserve"> show a continued long-term decrease in the </w:t>
      </w:r>
      <w:r w:rsidRPr="001E7A27">
        <w:rPr>
          <w:vertAlign w:val="superscript"/>
          <w:lang w:val="en-GB"/>
        </w:rPr>
        <w:t>14</w:t>
      </w:r>
      <w:r w:rsidRPr="001E7A27">
        <w:rPr>
          <w:lang w:val="en-GB"/>
        </w:rPr>
        <w:t>C/</w:t>
      </w:r>
      <w:r w:rsidRPr="001E7A27">
        <w:rPr>
          <w:vertAlign w:val="superscript"/>
          <w:lang w:val="en-GB"/>
        </w:rPr>
        <w:t>12</w:t>
      </w:r>
      <w:r w:rsidRPr="001E7A27">
        <w:rPr>
          <w:lang w:val="en-GB"/>
        </w:rPr>
        <w:t xml:space="preserve">C ratio. Fossil fuels are devoid of </w:t>
      </w:r>
      <w:r w:rsidRPr="001E7A27">
        <w:rPr>
          <w:vertAlign w:val="superscript"/>
          <w:lang w:val="en-GB"/>
        </w:rPr>
        <w:t>14</w:t>
      </w:r>
      <w:r w:rsidRPr="001E7A27">
        <w:rPr>
          <w:lang w:val="en-GB"/>
        </w:rPr>
        <w:t>C and therefore fossil</w:t>
      </w:r>
      <w:ins w:id="1153" w:author="Soapbox" w:date="2021-07-20T04:37:00Z">
        <w:r w:rsidR="00B7063D" w:rsidRPr="001E7A27">
          <w:rPr>
            <w:lang w:val="en-GB"/>
          </w:rPr>
          <w:t xml:space="preserve"> </w:t>
        </w:r>
      </w:ins>
      <w:del w:id="1154" w:author="Soapbox" w:date="2021-07-20T04:37:00Z">
        <w:r w:rsidRPr="001E7A27" w:rsidDel="00B7063D">
          <w:rPr>
            <w:lang w:val="en-GB"/>
          </w:rPr>
          <w:delText>-</w:delText>
        </w:r>
      </w:del>
      <w:r w:rsidRPr="001E7A27">
        <w:rPr>
          <w:lang w:val="en-GB"/>
        </w:rPr>
        <w:t>fuel-derived CO</w:t>
      </w:r>
      <w:r w:rsidRPr="001E7A27">
        <w:rPr>
          <w:vertAlign w:val="subscript"/>
          <w:lang w:val="en-GB"/>
        </w:rPr>
        <w:t>2</w:t>
      </w:r>
      <w:r w:rsidRPr="001E7A27">
        <w:rPr>
          <w:lang w:val="en-GB"/>
        </w:rPr>
        <w:t xml:space="preserve"> additions decrease the atmospheric </w:t>
      </w:r>
      <w:r w:rsidRPr="001E7A27">
        <w:rPr>
          <w:vertAlign w:val="superscript"/>
          <w:lang w:val="en-GB"/>
        </w:rPr>
        <w:t>14</w:t>
      </w:r>
      <w:r w:rsidRPr="001E7A27">
        <w:rPr>
          <w:lang w:val="en-GB"/>
        </w:rPr>
        <w:t>C/</w:t>
      </w:r>
      <w:r w:rsidRPr="001E7A27">
        <w:rPr>
          <w:vertAlign w:val="superscript"/>
          <w:lang w:val="en-GB"/>
        </w:rPr>
        <w:t>12</w:t>
      </w:r>
      <w:r w:rsidRPr="001E7A27">
        <w:rPr>
          <w:lang w:val="en-GB"/>
        </w:rPr>
        <w:t xml:space="preserve">C ratio </w:t>
      </w:r>
      <w:r w:rsidRPr="001E7A27">
        <w:rPr>
          <w:lang w:val="en-GB"/>
        </w:rPr>
        <w:fldChar w:fldCharType="begin" w:fldLock="1"/>
      </w:r>
      <w:r w:rsidR="00747167" w:rsidRPr="001E7A27">
        <w:rPr>
          <w:lang w:val="en-GB"/>
        </w:rPr>
        <w:instrText>ADDIN CSL_CITATION { "citationItems" : [ { "id" : "ITEM-1", "itemData" : { "DOI" : "10.1126/science.122.3166.415-a", "ISSN" : "0036-8075", "author" : [ { "dropping-particle" : "", "family" : "Suess", "given" : "H. E.", "non-dropping-particle" : "", "parse-names" : false, "suffix" : "" } ], "container-title" : "Science", "id" : "ITEM-1", "issue" : "3166", "issued" : { "date-parts" : [ [ "1955", "9", "2" ] ] }, "page" : "415-417", "title" : "Radiocarbon Concentration in Modern Wood", "translator" : [ { "dropping-particle" : "", "family" : "L5361", "given" : "", "non-dropping-particle" : "", "parse-names" : false, "suffix" : "" } ], "type" : "article-journal", "volume" : "122" }, "uris" : [ "http://www.mendeley.com/documents/?uuid=a28e1a3b-e333-4199-9a19-f9b190afaa2a" ] } ], "mendeley" : { "formattedCitation" : "(Suess, 1955)", "plainTextFormattedCitation" : "(Suess, 1955)", "previouslyFormattedCitation" : "(Suess, 1955)" }, "properties" : { "noteIndex" : 0 }, "schema" : "https://github.com/citation-style-language/schema/raw/master/csl-citation.json" }</w:instrText>
      </w:r>
      <w:r w:rsidRPr="001E7A27">
        <w:rPr>
          <w:lang w:val="en-GB"/>
        </w:rPr>
        <w:fldChar w:fldCharType="separate"/>
      </w:r>
      <w:r w:rsidR="00025FA2" w:rsidRPr="001E7A27">
        <w:rPr>
          <w:noProof/>
          <w:lang w:val="en-GB"/>
        </w:rPr>
        <w:t>(Suess, 1955)</w:t>
      </w:r>
      <w:r w:rsidRPr="001E7A27">
        <w:rPr>
          <w:lang w:val="en-GB"/>
        </w:rPr>
        <w:fldChar w:fldCharType="end"/>
      </w:r>
      <w:r w:rsidRPr="001E7A27">
        <w:rPr>
          <w:lang w:val="en-GB"/>
        </w:rPr>
        <w:t xml:space="preserve">. </w:t>
      </w:r>
    </w:p>
    <w:p w14:paraId="135FE9FD" w14:textId="77777777" w:rsidR="000027BD" w:rsidRPr="001E7A27" w:rsidRDefault="000027BD" w:rsidP="005C7F25">
      <w:pPr>
        <w:pStyle w:val="AR6BodyText"/>
        <w:rPr>
          <w:lang w:val="en-GB" w:eastAsia="en-US"/>
        </w:rPr>
      </w:pPr>
    </w:p>
    <w:p w14:paraId="18475280" w14:textId="77777777" w:rsidR="002F5491" w:rsidRPr="001E7A27" w:rsidRDefault="002F5491" w:rsidP="005C7F25">
      <w:pPr>
        <w:pStyle w:val="AR6BodyText"/>
        <w:rPr>
          <w:lang w:val="en-GB" w:eastAsia="en-US"/>
        </w:rPr>
      </w:pPr>
    </w:p>
    <w:p w14:paraId="61A0441C" w14:textId="77777777" w:rsidR="000027BD" w:rsidRPr="001E7A27" w:rsidRDefault="000027BD" w:rsidP="005C7F25">
      <w:pPr>
        <w:pStyle w:val="AR6BodyText"/>
        <w:rPr>
          <w:rFonts w:eastAsia="Bliss"/>
          <w:b/>
          <w:lang w:val="en-GB"/>
        </w:rPr>
      </w:pPr>
      <w:r w:rsidRPr="001E7A27">
        <w:rPr>
          <w:rFonts w:eastAsia="Bliss"/>
          <w:b/>
          <w:lang w:val="en-GB"/>
        </w:rPr>
        <w:t>[START FIGURE 5.6 HERE]</w:t>
      </w:r>
    </w:p>
    <w:p w14:paraId="19A01433" w14:textId="77777777" w:rsidR="009657EB" w:rsidRPr="001E7A27" w:rsidRDefault="009657EB" w:rsidP="005C7F25">
      <w:pPr>
        <w:pStyle w:val="AR6BodyText"/>
        <w:rPr>
          <w:lang w:val="en-GB" w:eastAsia="en-US"/>
        </w:rPr>
      </w:pPr>
    </w:p>
    <w:p w14:paraId="2D33B003" w14:textId="4399EF05" w:rsidR="000027BD" w:rsidRPr="001E7A27" w:rsidRDefault="000027BD" w:rsidP="005C7F25">
      <w:pPr>
        <w:pStyle w:val="AR6Chap5Figure"/>
        <w:rPr>
          <w:lang w:val="en-GB"/>
        </w:rPr>
      </w:pPr>
      <w:r w:rsidRPr="001E7A27">
        <w:rPr>
          <w:b/>
          <w:bCs/>
          <w:lang w:val="en-GB"/>
        </w:rPr>
        <w:t>Time series of CO</w:t>
      </w:r>
      <w:r w:rsidRPr="001E7A27">
        <w:rPr>
          <w:b/>
          <w:bCs/>
          <w:vertAlign w:val="subscript"/>
          <w:lang w:val="en-GB"/>
        </w:rPr>
        <w:t>2</w:t>
      </w:r>
      <w:r w:rsidRPr="001E7A27">
        <w:rPr>
          <w:b/>
          <w:bCs/>
          <w:lang w:val="en-GB"/>
        </w:rPr>
        <w:t xml:space="preserve"> concentrations and related measurements in ambient air</w:t>
      </w:r>
      <w:r w:rsidRPr="001E7A27">
        <w:rPr>
          <w:lang w:val="en-GB"/>
        </w:rPr>
        <w:t xml:space="preserve">. (a) concentration time series and MLO-SPO difference, (b) growth rates, (c) </w:t>
      </w:r>
      <w:r w:rsidRPr="001E7A27">
        <w:rPr>
          <w:vertAlign w:val="superscript"/>
          <w:lang w:val="en-GB"/>
        </w:rPr>
        <w:t>14</w:t>
      </w:r>
      <w:r w:rsidRPr="001E7A27">
        <w:rPr>
          <w:lang w:val="en-GB"/>
        </w:rPr>
        <w:t xml:space="preserve">C and </w:t>
      </w:r>
      <w:r w:rsidRPr="001E7A27">
        <w:rPr>
          <w:vertAlign w:val="superscript"/>
          <w:lang w:val="en-GB"/>
        </w:rPr>
        <w:t>13</w:t>
      </w:r>
      <w:r w:rsidRPr="001E7A27">
        <w:rPr>
          <w:lang w:val="en-GB"/>
        </w:rPr>
        <w:t>C isotopes, and (d) O</w:t>
      </w:r>
      <w:r w:rsidRPr="001E7A27">
        <w:rPr>
          <w:vertAlign w:val="subscript"/>
          <w:lang w:val="en-GB"/>
        </w:rPr>
        <w:t>2</w:t>
      </w:r>
      <w:r w:rsidRPr="001E7A27">
        <w:rPr>
          <w:lang w:val="en-GB"/>
        </w:rPr>
        <w:t>/N</w:t>
      </w:r>
      <w:r w:rsidRPr="001E7A27">
        <w:rPr>
          <w:vertAlign w:val="subscript"/>
          <w:lang w:val="en-GB"/>
        </w:rPr>
        <w:t>2</w:t>
      </w:r>
      <w:r w:rsidRPr="001E7A27">
        <w:rPr>
          <w:lang w:val="en-GB"/>
        </w:rPr>
        <w:t xml:space="preserve"> ratio. The data for Mauna Loa Observatory (MLO) and South Pole Observatory (SPO) are taken from the Scripps Institution of Oceanography (SIO)/University of California, San Diego </w:t>
      </w:r>
      <w:r w:rsidRPr="001E7A27">
        <w:rPr>
          <w:lang w:val="en-GB"/>
        </w:rPr>
        <w:fldChar w:fldCharType="begin" w:fldLock="1"/>
      </w:r>
      <w:r w:rsidR="000005B9" w:rsidRPr="001E7A27">
        <w:rPr>
          <w:lang w:val="en-GB"/>
        </w:rPr>
        <w:instrText>ADDIN CSL_CITATION { "citationItems" : [ { "id" : "ITEM-1", "itemData" : { "author" : [ { "dropping-particle" : "", "family" : "Keeling", "given" : "C. D.", "non-dropping-particle" : "", "parse-names" : false, "suffix" : "" }, { "dropping-particle" : "", "family" : "Whorf", "given" : "T. P.", "non-dropping-particle" : "", "parse-names" : false, "suffix" : "" }, { "dropping-particle" : "", "family" : "Wahlen", "given" : "M.", "non-dropping-particle" : "", "parse-names" : false, "suffix" : "" }, { "dropping-particle" : "", "family" : "Plicht", "given" : "J.", "non-dropping-particle" : "van der", "parse-names" : false, "suffix" : "" } ], "collection-title" : "SIO Reference No. 01\u201306", "id" : "ITEM-1", "issued" : { "date-parts" : [ [ "2001" ] ] }, "number-of-pages" : "28", "publisher" : "Scripps Institution of Oceanography, University of California San Diego", "publisher-place" : "San Diego, CA, USA", "title" : "Exchanges of Atmospheric CO2 and 13CO2 with the Terrestrial Biosphere and Oceans from 1978 to 2000. I. Global Aspects", "translator" : [ { "dropping-particle" : "", "family" : "Rt7", "given" : "L7520", "non-dropping-particle" : "", "parse-names" : false, "suffix" : "" } ], "type" : "report" }, "uris" : [ "http://www.mendeley.com/documents/?uuid=31e81b19-867a-410c-9e54-a1d871db9bac" ] } ], "mendeley" : { "formattedCitation" : "(Keeling et al., 2001)", "plainTextFormattedCitation" : "(Keeling et al., 2001)", "previouslyFormattedCitation" : "(Keeling et al., 2001)" }, "properties" : { "noteIndex" : 0 }, "schema" : "https://github.com/citation-style-language/schema/raw/master/csl-citation.json" }</w:instrText>
      </w:r>
      <w:r w:rsidRPr="001E7A27">
        <w:rPr>
          <w:lang w:val="en-GB"/>
        </w:rPr>
        <w:fldChar w:fldCharType="separate"/>
      </w:r>
      <w:r w:rsidR="00025FA2" w:rsidRPr="001E7A27">
        <w:rPr>
          <w:noProof/>
          <w:lang w:val="en-GB"/>
        </w:rPr>
        <w:t>(Keeling et al., 2001)</w:t>
      </w:r>
      <w:r w:rsidRPr="001E7A27">
        <w:rPr>
          <w:lang w:val="en-GB"/>
        </w:rPr>
        <w:fldChar w:fldCharType="end"/>
      </w:r>
      <w:r w:rsidRPr="001E7A27">
        <w:rPr>
          <w:lang w:val="en-GB"/>
        </w:rPr>
        <w:t>. The global mean CO</w:t>
      </w:r>
      <w:r w:rsidRPr="001E7A27">
        <w:rPr>
          <w:vertAlign w:val="subscript"/>
          <w:lang w:val="en-GB"/>
        </w:rPr>
        <w:t>2</w:t>
      </w:r>
      <w:r w:rsidRPr="001E7A27">
        <w:rPr>
          <w:lang w:val="en-GB"/>
        </w:rPr>
        <w:t xml:space="preserve"> are taken from NOAA cooperative network (as in Chapter 2), and GOSAT monthly</w:t>
      </w:r>
      <w:ins w:id="1155" w:author="Soapbox" w:date="2021-07-21T09:06:00Z">
        <w:r w:rsidR="00A97349" w:rsidRPr="001E7A27">
          <w:rPr>
            <w:lang w:val="en-GB"/>
          </w:rPr>
          <w:t xml:space="preserve"> </w:t>
        </w:r>
      </w:ins>
      <w:del w:id="1156" w:author="Soapbox" w:date="2021-07-21T09:06:00Z">
        <w:r w:rsidRPr="001E7A27" w:rsidDel="00A97349">
          <w:rPr>
            <w:lang w:val="en-GB"/>
          </w:rPr>
          <w:delText>-</w:delText>
        </w:r>
      </w:del>
      <w:r w:rsidRPr="001E7A27">
        <w:rPr>
          <w:lang w:val="en-GB"/>
        </w:rPr>
        <w:t>mean XCO</w:t>
      </w:r>
      <w:r w:rsidRPr="001E7A27">
        <w:rPr>
          <w:vertAlign w:val="subscript"/>
          <w:lang w:val="en-GB"/>
        </w:rPr>
        <w:t>2</w:t>
      </w:r>
      <w:r w:rsidRPr="001E7A27">
        <w:rPr>
          <w:lang w:val="en-GB"/>
        </w:rPr>
        <w:t xml:space="preserve"> time series are taken from National Institute for Environmental Studies </w:t>
      </w:r>
      <w:r w:rsidRPr="001E7A27">
        <w:rPr>
          <w:lang w:val="en-GB"/>
        </w:rPr>
        <w:fldChar w:fldCharType="begin" w:fldLock="1"/>
      </w:r>
      <w:r w:rsidR="00747167" w:rsidRPr="001E7A27">
        <w:rPr>
          <w:lang w:val="en-GB"/>
        </w:rPr>
        <w:instrText>ADDIN CSL_CITATION { "citationItems" : [ { "id" : "ITEM-1", "itemData" : { "DOI" : "10.5194/amt-6-1533-2013", "ISSN" : "1867-8548", "abstract" : "Abstract. The column-averaged dry-air mole fractions of carbon dioxide and methane (XCO2 and XCH4) have been retrieved from Greenhouse gases Observing SATellite (GOSAT) Short-Wavelength InfraRed (SWIR) observations and released as a SWIR L2 product from the National Institute for Environmental Studies (NIES). XCO2 and XCH4 retrieved using the version 01.xx retrieval algorithm showed large negative biases and standard deviations (\u22128.85 and 4.75 ppm for XCO2 and \u221220.4 and 18.9 ppb for XCH4, respectively) compared with data of the Total Carbon Column Observing Network (TCCON). Multiple reasons for these error characteristics (e.g., solar irradiance database, handling of aerosol scattering) are identified and corrected in a revised version of the retrieval algorithm (version 02.xx). The improved retrieval algorithm shows much smaller biases and standard deviations (\u22121.48 and 2.09 ppm for XCO2 and \u22125.9 and 12.6 ppb for XCH4, respectively) than the version 01.xx. Also, the number of post-screened measurements is increased, especially at northern mid- and high-latitudinal areas.", "author" : [ { "dropping-particle" : "", "family" : "Yoshida", "given" : "Y.", "non-dropping-particle" : "", "parse-names" : false, "suffix" : "" }, { "dropping-particle" : "", "family" : "Kikuchi", "given" : "N.", "non-dropping-particle" : "", "parse-names" : false, "suffix" : "" }, { "dropping-particle" : "", "family" : "Morino", "given" : "I.", "non-dropping-particle" : "", "parse-names" : false, "suffix" : "" }, { "dropping-particle" : "", "family" : "Uchino", "given" : "O.", "non-dropping-particle" : "", "parse-names" : false, "suffix" : "" }, { "dropping-particle" : "", "family" : "Oshchepkov", "given" : "S.", "non-dropping-particle" : "", "parse-names" : false, "suffix" : "" }, { "dropping-particle" : "", "family" : "Bril", "given" : "A.", "non-dropping-particle" : "", "parse-names" : false, "suffix" : "" }, { "dropping-particle" : "", "family" : "Saeki", "given" : "T.", "non-dropping-particle" : "", "parse-names" : false, "suffix" : "" }, { "dropping-particle" : "", "family" : "Schutgens", "given" : "N.", "non-dropping-particle" : "", "parse-names" : false, "suffix" : "" }, { "dropping-particle" : "", "family" : "Toon", "given" : "G. C.", "non-dropping-particle" : "", "parse-names" : false, "suffix" : "" }, { "dropping-particle" : "", "family" : "Wunch", "given" : "D.", "non-dropping-particle" : "", "parse-names" : false, "suffix" : "" }, { "dropping-particle" : "", "family" : "Roehl", "given" : "C. M.", "non-dropping-particle" : "", "parse-names" : false, "suffix" : "" }, { "dropping-particle" : "", "family" : "Wennberg", "given" : "P. O.", "non-dropping-particle" : "", "parse-names" : false, "suffix" : "" }, { "dropping-particle" : "", "family" : "Griffith", "given" : "D. W. T.", "non-dropping-particle" : "", "parse-names" : false, "suffix" : "" }, { "dropping-particle" : "", "family" : "Deutscher", "given" : "N. M.", "non-dropping-particle" : "", "parse-names" : false, "suffix" : "" }, { "dropping-particle" : "", "family" : "Warneke", "given" : "T.", "non-dropping-particle" : "", "parse-names" : false, "suffix" : "" }, { "dropping-particle" : "", "family" : "Notholt", "given" : "J.", "non-dropping-particle" : "", "parse-names" : false, "suffix" : "" }, { "dropping-particle" : "", "family" : "Robinson", "given" : "J.", "non-dropping-particle" : "", "parse-names" : false, "suffix" : "" }, { "dropping-particle" : "", "family" : "Sherlock", "given" : "V.", "non-dropping-particle" : "", "parse-names" : false, "suffix" : "" }, { "dropping-particle" : "", "family" : "Connor", "given" : "B.", "non-dropping-particle" : "", "parse-names" : false, "suffix" : "" }, { "dropping-particle" : "", "family" : "Rettinger", "given" : "M.", "non-dropping-particle" : "", "parse-names" : false, "suffix" : "" }, { "dropping-particle" : "", "family" : "Sussmann", "given" : "R.", "non-dropping-particle" : "", "parse-names" : false, "suffix" : "" }, { "dropping-particle" : "", "family" : "Ahonen", "given" : "P.", "non-dropping-particle" : "", "parse-names" : false, "suffix" : "" }, { "dropping-particle" : "", "family" : "Heikkinen", "given" : "P.", "non-dropping-particle" : "", "parse-names" : false, "suffix" : "" }, { "dropping-particle" : "", "family" : "Kyr\u00f6", "given" : "E.", "non-dropping-particle" : "", "parse-names" : false, "suffix" : "" }, { "dropping-particle" : "", "family" : "Mendonca", "given" : "J.", "non-dropping-particle" : "", "parse-names" : false, "suffix" : "" }, { "dropping-particle" : "", "family" : "Strong", "given" : "K.", "non-dropping-particle" : "", "parse-names" : false, "suffix" : "" }, { "dropping-particle" : "", "family" : "Hase", "given" : "F.", "non-dropping-particle" : "", "parse-names" : false, "suffix" : "" }, { "dropping-particle" : "", "family" : "Dohe", "given" : "S.", "non-dropping-particle" : "", "parse-names" : false, "suffix" : "" }, { "dropping-particle" : "", "family" : "Yokota", "given" : "T.", "non-dropping-particle" : "", "parse-names" : false, "suffix" : "" } ], "container-title" : "Atmospheric Measurement Techniques", "id" : "ITEM-1", "issue" : "6", "issued" : { "date-parts" : [ [ "2013", "6", "7" ] ] }, "page" : "1533-1547", "title" : "Improvement of the retrieval algorithm for GOSAT SWIR XCO2 and XCH4 and their validation using TCCON data", "translator" : [ { "dropping-particle" : "", "family" : "L3146", "given" : "", "non-dropping-particle" : "", "parse-names" : false, "suffix" : "" } ], "type" : "article-journal", "volume" : "6" }, "uris" : [ "http://www.mendeley.com/documents/?uuid=c6439605-e2f9-433e-a494-6eb5097db758" ] } ], "mendeley" : { "formattedCitation" : "(Yoshida et al., 2013)", "plainTextFormattedCitation" : "(Yoshida et al., 2013)", "previouslyFormattedCitation" : "(Yoshida et al., 2013)" }, "properties" : { "noteIndex" : 0 }, "schema" : "https://github.com/citation-style-language/schema/raw/master/csl-citation.json" }</w:instrText>
      </w:r>
      <w:r w:rsidRPr="001E7A27">
        <w:rPr>
          <w:lang w:val="en-GB"/>
        </w:rPr>
        <w:fldChar w:fldCharType="separate"/>
      </w:r>
      <w:r w:rsidR="00025FA2" w:rsidRPr="001E7A27">
        <w:rPr>
          <w:noProof/>
          <w:lang w:val="en-GB"/>
        </w:rPr>
        <w:t>(Yoshida et al., 2013)</w:t>
      </w:r>
      <w:r w:rsidRPr="001E7A27">
        <w:rPr>
          <w:lang w:val="en-GB"/>
        </w:rPr>
        <w:fldChar w:fldCharType="end"/>
      </w:r>
      <w:r w:rsidRPr="001E7A27">
        <w:rPr>
          <w:lang w:val="en-GB"/>
        </w:rPr>
        <w:t>. CO</w:t>
      </w:r>
      <w:r w:rsidRPr="001E7A27">
        <w:rPr>
          <w:vertAlign w:val="subscript"/>
          <w:lang w:val="en-GB"/>
        </w:rPr>
        <w:t>2</w:t>
      </w:r>
      <w:r w:rsidRPr="001E7A27">
        <w:rPr>
          <w:lang w:val="en-GB"/>
        </w:rPr>
        <w:t xml:space="preserve"> growth rates are calculated as the time derivative of deseasonalised time series </w:t>
      </w:r>
      <w:r w:rsidRPr="001E7A27">
        <w:rPr>
          <w:lang w:val="en-GB"/>
        </w:rPr>
        <w:fldChar w:fldCharType="begin" w:fldLock="1"/>
      </w:r>
      <w:r w:rsidR="00747167" w:rsidRPr="001E7A27">
        <w:rPr>
          <w:lang w:val="en-GB"/>
        </w:rPr>
        <w:instrText>ADDIN CSL_CITATION { "citationItems" : [ { "id" : "ITEM-1", "itemData" : { "DOI" : "10.1029/96JD02720", "ISSN" : "01480227", "author" : [ { "dropping-particle" : "", "family" : "Nakazawa", "given" : "Takakiyo", "non-dropping-particle" : "", "parse-names" : false, "suffix" : "" }, { "dropping-particle" : "", "family" : "Morimoto", "given" : "Shinji", "non-dropping-particle" : "", "parse-names" : false, "suffix" : "" }, { "dropping-particle" : "", "family" : "Aoki", "given" : "Shuhji", "non-dropping-particle" : "", "parse-names" : false, "suffix" : "" }, { "dropping-particle" : "", "family" : "Tanaka", "given" : "Masayuki", "non-dropping-particle" : "", "parse-names" : false, "suffix" : "" } ], "container-title" : "Journal of Geophysical Research: Atmospheres", "id" : "ITEM-1", "issue" : "D1", "issued" : { "date-parts" : [ [ "1997", "1", "20" ] ] }, "page" : "1271-1285", "title" : "Temporal and spatial variations of the carbon isotopic ratio of atmospheric carbon dioxide in the western Pacific region", "translator" : [ { "dropping-particle" : "", "family" : "L6226", "given" : "", "non-dropping-particle" : "", "parse-names" : false, "suffix" : "" } ], "type" : "article-journal", "volume" : "102" }, "uris" : [ "http://www.mendeley.com/documents/?uuid=b79f17bd-aa7f-477e-8ba4-ff9a1ce76d56" ] } ], "mendeley" : { "formattedCitation" : "(Nakazawa et al., 1997)", "plainTextFormattedCitation" : "(Nakazawa et al., 1997)", "previouslyFormattedCitation" : "(Nakazawa et al., 1997)" }, "properties" : { "noteIndex" : 0 }, "schema" : "https://github.com/citation-style-language/schema/raw/master/csl-citation.json" }</w:instrText>
      </w:r>
      <w:r w:rsidRPr="001E7A27">
        <w:rPr>
          <w:lang w:val="en-GB"/>
        </w:rPr>
        <w:fldChar w:fldCharType="separate"/>
      </w:r>
      <w:r w:rsidR="00025FA2" w:rsidRPr="001E7A27">
        <w:rPr>
          <w:noProof/>
          <w:lang w:val="en-GB"/>
        </w:rPr>
        <w:t>(Nakazawa et al., 1997)</w:t>
      </w:r>
      <w:r w:rsidRPr="001E7A27">
        <w:rPr>
          <w:lang w:val="en-GB"/>
        </w:rPr>
        <w:fldChar w:fldCharType="end"/>
      </w:r>
      <w:r w:rsidRPr="001E7A27">
        <w:rPr>
          <w:lang w:val="en-GB"/>
        </w:rPr>
        <w:t xml:space="preserve">. The </w:t>
      </w:r>
      <w:r w:rsidRPr="001E7A27">
        <w:rPr>
          <w:lang w:val="en-GB"/>
        </w:rPr>
        <w:sym w:font="Symbol" w:char="F044"/>
      </w:r>
      <w:r w:rsidRPr="001E7A27">
        <w:rPr>
          <w:lang w:val="en-GB"/>
        </w:rPr>
        <w:t>(O</w:t>
      </w:r>
      <w:r w:rsidRPr="001E7A27">
        <w:rPr>
          <w:vertAlign w:val="subscript"/>
          <w:lang w:val="en-GB"/>
        </w:rPr>
        <w:t>2</w:t>
      </w:r>
      <w:r w:rsidRPr="001E7A27">
        <w:rPr>
          <w:lang w:val="en-GB"/>
        </w:rPr>
        <w:t>/N2) are expressed in per meg units (= (FF/M)×10</w:t>
      </w:r>
      <w:r w:rsidRPr="001E7A27">
        <w:rPr>
          <w:vertAlign w:val="superscript"/>
          <w:lang w:val="en-GB"/>
        </w:rPr>
        <w:t>6</w:t>
      </w:r>
      <w:r w:rsidRPr="001E7A27">
        <w:rPr>
          <w:lang w:val="en-GB"/>
        </w:rPr>
        <w:t>, where FF = moles of O</w:t>
      </w:r>
      <w:r w:rsidRPr="001E7A27">
        <w:rPr>
          <w:vertAlign w:val="subscript"/>
          <w:lang w:val="en-GB"/>
        </w:rPr>
        <w:t>2</w:t>
      </w:r>
      <w:r w:rsidRPr="001E7A27">
        <w:rPr>
          <w:lang w:val="en-GB"/>
        </w:rPr>
        <w:t xml:space="preserve"> consumed by fossil</w:t>
      </w:r>
      <w:del w:id="1157" w:author="Soapbox" w:date="2021-07-20T04:37:00Z">
        <w:r w:rsidRPr="001E7A27" w:rsidDel="00B7063D">
          <w:rPr>
            <w:lang w:val="en-GB"/>
          </w:rPr>
          <w:delText>-</w:delText>
        </w:r>
      </w:del>
      <w:ins w:id="1158" w:author="Soapbox" w:date="2021-07-20T04:37:00Z">
        <w:r w:rsidR="00B7063D" w:rsidRPr="001E7A27">
          <w:rPr>
            <w:lang w:val="en-GB"/>
          </w:rPr>
          <w:t xml:space="preserve"> </w:t>
        </w:r>
      </w:ins>
      <w:r w:rsidRPr="001E7A27">
        <w:rPr>
          <w:lang w:val="en-GB"/>
        </w:rPr>
        <w:t>fuel burning, M = 3.706×10</w:t>
      </w:r>
      <w:r w:rsidRPr="001E7A27">
        <w:rPr>
          <w:vertAlign w:val="superscript"/>
          <w:lang w:val="en-GB"/>
        </w:rPr>
        <w:t>19</w:t>
      </w:r>
      <w:r w:rsidRPr="001E7A27">
        <w:rPr>
          <w:lang w:val="en-GB"/>
        </w:rPr>
        <w:t>, total number of O</w:t>
      </w:r>
      <w:r w:rsidRPr="001E7A27">
        <w:rPr>
          <w:vertAlign w:val="subscript"/>
          <w:lang w:val="en-GB"/>
        </w:rPr>
        <w:t>2</w:t>
      </w:r>
      <w:r w:rsidRPr="001E7A27">
        <w:rPr>
          <w:lang w:val="en-GB"/>
        </w:rPr>
        <w:t xml:space="preserve"> molecules in the atmosphere</w:t>
      </w:r>
      <w:r w:rsidR="00781062" w:rsidRPr="001E7A27">
        <w:rPr>
          <w:lang w:val="en-GB"/>
        </w:rPr>
        <w:t xml:space="preserve"> </w:t>
      </w:r>
      <w:commentRangeStart w:id="1159"/>
      <w:commentRangeStart w:id="1160"/>
      <w:r w:rsidR="00781062" w:rsidRPr="001E7A27">
        <w:rPr>
          <w:lang w:val="en-GB"/>
        </w:rPr>
        <w:fldChar w:fldCharType="begin" w:fldLock="1"/>
      </w:r>
      <w:r w:rsidR="00747167" w:rsidRPr="001E7A27">
        <w:rPr>
          <w:lang w:val="en-GB"/>
        </w:rPr>
        <w:instrText>ADDIN CSL_CITATION { "citationItems" : [ { "id" : "ITEM-1", "itemData" : { "DOI" : "10.3402/tellusb.v64i0.18964", "ISSN" : "1600-0889", "author" : [ { "dropping-particle" : "", "family" : "Ishidoya", "given" : "Shigeyuki", "non-dropping-particle" : "", "parse-names" : false, "suffix" : "" }, { "dropping-particle" : "", "family" : "Aoki", "given" : "Shuji", "non-dropping-particle" : "", "parse-names" : false, "suffix" : "" }, { "dropping-particle" : "", "family" : "Goto", "given" : "Daisuke", "non-dropping-particle" : "", "parse-names" : false, "suffix" : "" }, { "dropping-particle" : "", "family" : "Nakazawa", "given" : "Takakiyo", "non-dropping-particle" : "", "parse-names" : false, "suffix" : "" }, { "dropping-particle" : "", "family" : "Taguchi", "given" : "Shoichi", "non-dropping-particle" : "", "parse-names" : false, "suffix" : "" }, { "dropping-particle" : "", "family" : "Patra", "given" : "PrabirK.", "non-dropping-particle" : "", "parse-names" : false, "suffix" : "" } ], "container-title" : "Tellus B: Chemical and Physical Meteorology", "id" : "ITEM-1", "issue" : "1", "issued" : { "date-parts" : [ [ "2012", "1", "5" ] ] }, "page" : "18964", "title" : "Time and space variations of the O2/N2 ratio in the troposphere over Japan and estimation of the global CO2 budget for the period 2000\u20132010", "translator" : [ { "dropping-particle" : "", "family" : "L6552", "given" : "", "non-dropping-particle" : "", "parse-names" : false, "suffix" : "" } ], "type" : "article-journal", "volume" : "64" }, "uris" : [ "http://www.mendeley.com/documents/?uuid=5e7b3335-b601-434c-85ce-e4c9c7f82497" ] }, { "id" : "ITEM-2", "itemData" : { "DOI" : "10.1016/B978-0-08-095975-7.00420-4", "ISBN" : "978-0-08-098300-4", "abstract" : "A very close coupling exists between changes in atmospheric O2 and CO2 concentrations, owing to the chemistry of photosynthesis, respiration, and combustion. The coupling is not perfect, however, because CO2 variations are partially buffered by reactions involving the inorganic carbon system in seawater, which has no effect on O2. Measurements over the past two decades document variations in O2 on a range of space and time scales, including a long-term decrease driven mostly by fossil fuel burning and seasonal cycles driven by exchanges with the land biosphere and the oceans. In this chapter, these and other features seen in the measurements are described, also discussing variations in the tracer \u2018atmospheric potential oxygen,\u2019 which is a linear combination of O2 and CO2 designed to be insensitive to exchanges from the land biosphere and thereby sensitive mostly to oceanic processes. Challenges associated with measuring variations in O2 are addressed, and various applications of the observations are discussed, including quantifying the magnitude of the global land and ocean carbon sinks and testing ocean biogeochemical models. An updated budget for global carbon sinks based on O2 measurements from the Scripps O2 program is presented for the decades of the 1990s and 2000s.", "author" : [ { "dropping-particle" : "", "family" : "Keeling", "given" : "R F", "non-dropping-particle" : "", "parse-names" : false, "suffix" : "" }, { "dropping-particle" : "", "family" : "Manning", "given" : "A C", "non-dropping-particle" : "", "parse-names" : false, "suffix" : "" } ], "container-title" : "Treatise on Geochemistry (Second Edition)", "editor" : [ { "dropping-particle" : "", "family" : "Holland", "given" : "Heinrich D", "non-dropping-particle" : "", "parse-names" : false, "suffix" : "" }, { "dropping-particle" : "", "family" : "Turekian", "given" : "Karl K", "non-dropping-particle" : "", "parse-names" : false, "suffix" : "" } ], "id" : "ITEM-2", "issued" : { "date-parts" : [ [ "2014" ] ] }, "page" : "385-404", "publisher" : "Elsevier", "title" : "Studies of Recent Changes in Atmospheric O2 Content", "translator" : [ { "dropping-particle" : "", "family" : "L6274", "given" : "Rt6", "non-dropping-particle" : "", "parse-names" : false, "suffix" : "" } ], "type" : "chapter" }, "uris" : [ "http://www.mendeley.com/documents/?uuid=5ffcaa18-c688-3dca-a1e3-2f996572a925" ] } ], "mendeley" : { "formattedCitation" : "(Ishidoya et al., 2012; Keeling and Manning, 2014)", "manualFormatting" : "(Keeling and Manning, 2014)", "plainTextFormattedCitation" : "(Ishidoya et al., 2012; Keeling and Manning, 2014)", "previouslyFormattedCitation" : "(Ishidoya et al., 2012; Keeling and Manning, 2014)" }, "properties" : { "noteIndex" : 0 }, "schema" : "https://github.com/citation-style-language/schema/raw/master/csl-citation.json" }</w:instrText>
      </w:r>
      <w:r w:rsidR="00781062" w:rsidRPr="001E7A27">
        <w:rPr>
          <w:lang w:val="en-GB"/>
        </w:rPr>
        <w:fldChar w:fldCharType="separate"/>
      </w:r>
      <w:r w:rsidR="00025FA2" w:rsidRPr="001E7A27">
        <w:rPr>
          <w:noProof/>
          <w:lang w:val="en-GB"/>
        </w:rPr>
        <w:t>(Keeling and Manning, 2014)</w:t>
      </w:r>
      <w:r w:rsidR="00781062" w:rsidRPr="001E7A27">
        <w:rPr>
          <w:lang w:val="en-GB"/>
        </w:rPr>
        <w:fldChar w:fldCharType="end"/>
      </w:r>
      <w:commentRangeEnd w:id="1159"/>
      <w:r w:rsidR="00025FA2" w:rsidRPr="001E7A27">
        <w:rPr>
          <w:rStyle w:val="CommentReference"/>
          <w:lang w:val="en-GB"/>
        </w:rPr>
        <w:commentReference w:id="1159"/>
      </w:r>
      <w:commentRangeEnd w:id="1160"/>
      <w:r w:rsidR="003B0A32" w:rsidRPr="001E7A27">
        <w:rPr>
          <w:rStyle w:val="CommentReference"/>
          <w:lang w:val="en-GB"/>
        </w:rPr>
        <w:commentReference w:id="1160"/>
      </w:r>
      <w:r w:rsidR="00781062" w:rsidRPr="001E7A27">
        <w:rPr>
          <w:lang w:val="en-GB"/>
        </w:rPr>
        <w:t xml:space="preserve">. </w:t>
      </w:r>
      <w:r w:rsidRPr="001E7A27">
        <w:rPr>
          <w:lang w:val="en-GB"/>
        </w:rPr>
        <w:t xml:space="preserve">The </w:t>
      </w:r>
      <w:r w:rsidRPr="001E7A27">
        <w:rPr>
          <w:vertAlign w:val="superscript"/>
          <w:lang w:val="en-GB"/>
        </w:rPr>
        <w:t>14</w:t>
      </w:r>
      <w:r w:rsidRPr="001E7A27">
        <w:rPr>
          <w:lang w:val="en-GB"/>
        </w:rPr>
        <w:t>CO</w:t>
      </w:r>
      <w:r w:rsidRPr="001E7A27">
        <w:rPr>
          <w:vertAlign w:val="subscript"/>
          <w:lang w:val="en-GB"/>
        </w:rPr>
        <w:t>2</w:t>
      </w:r>
      <w:r w:rsidRPr="001E7A27">
        <w:rPr>
          <w:lang w:val="en-GB"/>
        </w:rPr>
        <w:t xml:space="preserve"> time series at Barring Head, Wellington, New Zealand (BHD) is taken from GNS Science and NIWA </w:t>
      </w:r>
      <w:r w:rsidRPr="001E7A27">
        <w:rPr>
          <w:lang w:val="en-GB"/>
        </w:rPr>
        <w:fldChar w:fldCharType="begin" w:fldLock="1"/>
      </w:r>
      <w:r w:rsidR="00747167" w:rsidRPr="001E7A27">
        <w:rPr>
          <w:lang w:val="en-GB"/>
        </w:rPr>
        <w:instrText>ADDIN CSL_CITATION { "citationItems" : [ { "id" : "ITEM-1", "itemData" : { "DOI" : "10.5194/acp-17-14771-2017", "ISSN" : "1680-7324", "abstract" : "Abstract. We present 60 years of \u039414CO2 measurements from Wellington, New Zealand (41\u00b0S, 175\u00b0E). The record has been extended and fully revised. New measurements have been used to evaluate the existing record and to replace original measurements where warranted. This is the earliest direct atmospheric \u039414CO2 record and records the rise of the 14C bomb spike and the subsequent decline in \u039414CO2 as bomb 14C moved throughout the carbon cycle and increasing fossil fuel CO2 emissions further decreased atmospheric \u039414CO2. The initially large seasonal cycle in the 1960s reduces in amplitude and eventually reverses in phase, resulting in a small seasonal cycle of about 2\u2030 in the 2000s. The seasonal cycle at Wellington is dominated by the seasonality of cross-tropopause transport and differs slightly from that at Cape Grim, Australia, which is influenced by anthropogenic sources in winter. \u039414CO2 at Cape Grim and Wellington show very similar trends, with significant differences only during periods of known measurement uncertainty. In contrast, similar clean-air sites in the Northern Hemisphere show a higher and earlier bomb 14C peak, consistent with a 1.4-year interhemispheric exchange time. From the 1970s until the early 2000s, the Northern and Southern Hemisphere \u039414CO2 were quite similar, apparently due to the balance of 14C-free fossil fuel CO2 emissions in the north and 14C-depleted ocean upwelling in the south. The Southern Hemisphere sites have shown a consistent and marked elevation above the Northern Hemisphere sites since the early 2000s, which is most likely due to reduced upwelling of 14C-depleted and carbon-rich deep waters in the Southern Ocean, although an underestimate of fossil fuel CO2 emissions or changes in biospheric exchange are also possible explanations. This developing \u039414CO2 interhemispheric gradient is consistent with recent studies that indicate a reinvigorated Southern Ocean carbon sink since the mid-2000s and suggests that the upwelling of deep waters plays an important role in this change.", "author" : [ { "dropping-particle" : "", "family" : "Turnbull", "given" : "Jocelyn C.", "non-dropping-particle" : "", "parse-names" : false, "suffix" : "" }, { "dropping-particle" : "", "family" : "Mikaloff Fletcher", "given" : "Sara E.", "non-dropping-particle" : "", "parse-names" : false, "suffix" : "" }, { "dropping-particle" : "", "family" : "Ansell", "given" : "India", "non-dropping-particle" : "", "parse-names" : false, "suffix" : "" }, { "dropping-particle" : "", "family" : "Brailsford", "given" : "Gordon W.", "non-dropping-particle" : "", "parse-names" : false, "suffix" : "" }, { "dropping-particle" : "", "family" : "Moss", "given" : "Rowena C.", "non-dropping-particle" : "", "parse-names" : false, "suffix" : "" }, { "dropping-particle" : "", "family" : "Norris", "given" : "Margaret W.", "non-dropping-particle" : "", "parse-names" : false, "suffix" : "" }, { "dropping-particle" : "", "family" : "Steinkamp", "given" : "Kay", "non-dropping-particle" : "", "parse-names" : false, "suffix" : "" } ], "container-title" : "Atmospheric Chemistry and Physics", "id" : "ITEM-1", "issue" : "23", "issued" : { "date-parts" : [ [ "2017", "12", "12" ] ] }, "page" : "14771-14784", "title" : "Sixty years of radiocarbon dioxide measurements at Wellington, New Zealand: 1954\u20132014", "translator" : [ { "dropping-particle" : "", "family" : "L5362", "given" : "", "non-dropping-particle" : "", "parse-names" : false, "suffix" : "" } ], "type" : "article-journal", "volume" : "17" }, "uris" : [ "http://www.mendeley.com/documents/?uuid=47dfa54d-4e52-4fde-868a-5375dc340a15" ] } ], "mendeley" : { "formattedCitation" : "(Turnbull et al., 2017)", "plainTextFormattedCitation" : "(Turnbull et al., 2017)", "previouslyFormattedCitation" : "(Turnbull et al., 2017)" }, "properties" : { "noteIndex" : 0 }, "schema" : "https://github.com/citation-style-language/schema/raw/master/csl-citation.json" }</w:instrText>
      </w:r>
      <w:r w:rsidRPr="001E7A27">
        <w:rPr>
          <w:lang w:val="en-GB"/>
        </w:rPr>
        <w:fldChar w:fldCharType="separate"/>
      </w:r>
      <w:r w:rsidR="00025FA2" w:rsidRPr="001E7A27">
        <w:rPr>
          <w:noProof/>
          <w:lang w:val="en-GB"/>
        </w:rPr>
        <w:t>(Turnbull et al., 2017)</w:t>
      </w:r>
      <w:r w:rsidRPr="001E7A27">
        <w:rPr>
          <w:lang w:val="en-GB"/>
        </w:rPr>
        <w:fldChar w:fldCharType="end"/>
      </w:r>
      <w:r w:rsidRPr="001E7A27">
        <w:rPr>
          <w:lang w:val="en-GB"/>
        </w:rPr>
        <w:t xml:space="preserve">. The multivariate ENSO index (MEI) is shown as the shaded background in panel (b; </w:t>
      </w:r>
      <w:r w:rsidR="00F22568" w:rsidRPr="001E7A27">
        <w:rPr>
          <w:lang w:val="en-GB"/>
        </w:rPr>
        <w:t xml:space="preserve">warmer </w:t>
      </w:r>
      <w:r w:rsidRPr="001E7A27">
        <w:rPr>
          <w:lang w:val="en-GB"/>
        </w:rPr>
        <w:t>shade indicates El Niño).</w:t>
      </w:r>
      <w:r w:rsidR="002F5DED" w:rsidRPr="001E7A27">
        <w:rPr>
          <w:lang w:val="en-GB"/>
        </w:rPr>
        <w:t xml:space="preserve"> </w:t>
      </w:r>
      <w:r w:rsidR="002F5DED" w:rsidRPr="001E7A27">
        <w:rPr>
          <w:rFonts w:cs="Times New Roman"/>
          <w:szCs w:val="20"/>
          <w:lang w:val="en-GB"/>
        </w:rPr>
        <w:t>Further details on data sources and processing are available in the chapter data table (Table 5.SM.6).</w:t>
      </w:r>
    </w:p>
    <w:p w14:paraId="32F42182" w14:textId="77777777" w:rsidR="000027BD" w:rsidRPr="001E7A27" w:rsidRDefault="000027BD" w:rsidP="005C7F25">
      <w:pPr>
        <w:pStyle w:val="AR6BodyText"/>
        <w:rPr>
          <w:lang w:val="en-GB" w:eastAsia="en-US"/>
        </w:rPr>
      </w:pPr>
    </w:p>
    <w:p w14:paraId="5AB63777" w14:textId="77777777" w:rsidR="000027BD" w:rsidRPr="001E7A27" w:rsidRDefault="000027BD" w:rsidP="005C7F25">
      <w:pPr>
        <w:pStyle w:val="AR6BodyText"/>
        <w:rPr>
          <w:b/>
          <w:lang w:val="en-GB"/>
        </w:rPr>
      </w:pPr>
      <w:r w:rsidRPr="001E7A27">
        <w:rPr>
          <w:b/>
          <w:lang w:val="en-GB"/>
        </w:rPr>
        <w:lastRenderedPageBreak/>
        <w:t xml:space="preserve">[END FIGURE 5.6 HERE] </w:t>
      </w:r>
    </w:p>
    <w:p w14:paraId="1B7AB5C3" w14:textId="77777777" w:rsidR="000027BD" w:rsidRPr="001E7A27" w:rsidRDefault="000027BD" w:rsidP="005C7F25">
      <w:pPr>
        <w:pStyle w:val="AR6BodyText"/>
        <w:rPr>
          <w:lang w:val="en-GB" w:eastAsia="en-US"/>
        </w:rPr>
      </w:pPr>
    </w:p>
    <w:p w14:paraId="42214366" w14:textId="77777777" w:rsidR="002F5491" w:rsidRPr="001E7A27" w:rsidRDefault="002F5491" w:rsidP="005C7F25">
      <w:pPr>
        <w:pStyle w:val="AR6BodyText"/>
        <w:rPr>
          <w:lang w:val="en-GB" w:eastAsia="en-US"/>
        </w:rPr>
      </w:pPr>
    </w:p>
    <w:p w14:paraId="4D9BB209" w14:textId="3F369946" w:rsidR="000027BD" w:rsidRPr="001E7A27" w:rsidRDefault="000027BD" w:rsidP="005C7F25">
      <w:pPr>
        <w:pStyle w:val="AR6BodyText"/>
        <w:rPr>
          <w:lang w:val="en-GB" w:eastAsia="en-US"/>
        </w:rPr>
      </w:pPr>
      <w:r w:rsidRPr="001E7A27">
        <w:rPr>
          <w:lang w:val="en-GB" w:eastAsia="en-US"/>
        </w:rPr>
        <w:t>Over the past six decades, the fraction of anthropogenic CO</w:t>
      </w:r>
      <w:r w:rsidRPr="001E7A27">
        <w:rPr>
          <w:vertAlign w:val="subscript"/>
          <w:lang w:val="en-GB" w:eastAsia="en-US"/>
        </w:rPr>
        <w:t>2</w:t>
      </w:r>
      <w:r w:rsidRPr="001E7A27">
        <w:rPr>
          <w:lang w:val="en-GB" w:eastAsia="en-US"/>
        </w:rPr>
        <w:t xml:space="preserve"> emissions that has accumulated in the atmosphere (referred to as airborne fraction) has remained near constant at approximately 44% (Figure 5.7) </w:t>
      </w:r>
      <w:commentRangeStart w:id="1161"/>
      <w:r w:rsidRPr="001E7A27">
        <w:rPr>
          <w:lang w:val="en-GB" w:eastAsia="en-US"/>
        </w:rPr>
        <w:fldChar w:fldCharType="begin" w:fldLock="1"/>
      </w:r>
      <w:r w:rsidR="007B506D" w:rsidRPr="001E7A27">
        <w:rPr>
          <w:lang w:val="en-GB" w:eastAsia="en-US"/>
        </w:rPr>
        <w:instrText>ADDIN CSL_CITATION { "citationItems" : [ { "id" : "ITEM-1", "itemData" : { "DOI" : "10.1038/nature11299", "ISSN" : "0028-0836", "PMID" : "22859203", "abstract" : "One of the greatest sources of uncertainty for future climate predictions is the response of the global carbon cycle to climate change. Although approximately one-half of total CO(2) emissions is at present taken up by combined land and ocean carbon reservoirs, models predict a decline in future carbon uptake by these reservoirs, resulting in a positive carbon-climate feedback. Several recent studies suggest that rates of carbon uptake by the land and ocean have remained constant or declined in recent decades. Other work, however, has called into question the reported decline. Here we use global-scale atmospheric CO(2) measurements, CO(2) emission inventories and their full range of uncertainties to calculate changes in global CO(2) sources and sinks during the past 50 years. Our mass balance analysis shows that net global carbon uptake has increased significantly by about 0.05 billion tonnes of carbon per year and that global carbon uptake doubled, from 2.4 \u00b1 0.8 to 5.0 \u00b1 0.9 billion tonnes per year, between 1960 and 2010. Therefore, it is very unlikely that both land and ocean carbon sinks have decreased on a global scale. Since 1959, approximately 350 billion tonnes of carbon have been emitted by humans to the atmosphere, of which about 55 per cent has moved into the land and oceans. Thus, identifying the mechanisms and locations responsible for increasing global carbon uptake remains a critical challenge in constraining the modern global carbon budget and predicting future carbon-climate interactions.", "author" : [ { "dropping-particle" : "", "family" : "Ballantyne", "given" : "A. P.", "non-dropping-particle" : "", "parse-names" : false, "suffix" : "" }, { "dropping-particle" : "", "family" : "Alden", "given" : "C. B.", "non-dropping-particle" : "", "parse-names" : false, "suffix" : "" }, { "dropping-particle" : "", "family" : "Miller", "given" : "J. B.", "non-dropping-particle" : "", "parse-names" : false, "suffix" : "" }, { "dropping-particle" : "", "family" : "Tans", "given" : "P. P.", "non-dropping-particle" : "", "parse-names" : false, "suffix" : "" }, { "dropping-particle" : "", "family" : "White", "given" : "J. W. C.", "non-dropping-particle" : "", "parse-names" : false, "suffix" : "" } ], "container-title" : "Nature", "id" : "ITEM-1", "issue" : "7409", "issued" : { "date-parts" : [ [ "2012", "8", "2" ] ] }, "page" : "70-72", "title" : "Increase in observed net carbon dioxide uptake by land and oceans during the past 50 years", "translator" : [ { "dropping-particle" : "", "family" : "L4488", "given" : "", "non-dropping-particle" : "", "parse-names" : false, "suffix" : "" } ], "type" : "article-journal", "volume" : "488" }, "uris" : [ "http://www.mendeley.com/documents/?uuid=95a0be6d-84ee-3078-8e7a-30423a21efb7" ] }, { "id" : "ITEM-2",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"ITEM-2",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"id" : "ITEM-3",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"ITEM-3",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"id" : "ITEM-4",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"ITEM-4",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"(Ballantyne et al., 2012; Ciais et al., 2019; Gruber et al., 2019a; Friedlingstein et al., 2020)", "manualFormatting" : "(Ballantyne et al., 2012; Ciais et al., 2019; Gruber et al., 2019b; Friedlingstein et al., 2020)", "plainTextFormattedCitation" : "(Ballantyne et al., 2012; Ciais et al., 2019; Gruber et al., 2019a; Friedlingstein et al., 2020)", "previouslyFormattedCitation" : "(Ballantyne et al., 2012; Ciais et al., 2019; Gruber et al., 2019a; Friedlingstein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(Ballantyne et al., 2012; Ciais et al., 2019; Gruber et al., 2019</w:t>
      </w:r>
      <w:ins w:id="1162" w:author="Robin Matthews" w:date="2021-06-17T16:05:00Z">
        <w:r w:rsidR="003B0A32" w:rsidRPr="001E7A27">
          <w:rPr>
            <w:noProof/>
            <w:lang w:val="en-GB" w:eastAsia="en-US"/>
          </w:rPr>
          <w:t>b</w:t>
        </w:r>
      </w:ins>
      <w:del w:id="1163" w:author="Robin Matthews" w:date="2021-06-17T16:05:00Z">
        <w:r w:rsidR="00025FA2" w:rsidRPr="001E7A27" w:rsidDel="003B0A32">
          <w:rPr>
            <w:noProof/>
            <w:lang w:val="en-GB" w:eastAsia="en-US"/>
          </w:rPr>
          <w:delText>a</w:delText>
        </w:r>
      </w:del>
      <w:r w:rsidR="00025FA2" w:rsidRPr="001E7A27">
        <w:rPr>
          <w:noProof/>
          <w:lang w:val="en-GB" w:eastAsia="en-US"/>
        </w:rPr>
        <w:t>; Friedlingstein et al., 2020)</w:t>
      </w:r>
      <w:r w:rsidRPr="001E7A27">
        <w:rPr>
          <w:lang w:val="en-GB" w:eastAsia="en-US"/>
        </w:rPr>
        <w:fldChar w:fldCharType="end"/>
      </w:r>
      <w:commentRangeEnd w:id="1161"/>
      <w:r w:rsidR="00025FA2" w:rsidRPr="001E7A27">
        <w:rPr>
          <w:rStyle w:val="CommentReference"/>
          <w:lang w:val="en-GB"/>
        </w:rPr>
        <w:commentReference w:id="1161"/>
      </w:r>
      <w:r w:rsidRPr="001E7A27">
        <w:rPr>
          <w:lang w:val="en-GB" w:eastAsia="en-US"/>
        </w:rPr>
        <w:t>. This suggests that the land and ocean CO</w:t>
      </w:r>
      <w:r w:rsidRPr="001E7A27">
        <w:rPr>
          <w:vertAlign w:val="subscript"/>
          <w:lang w:val="en-GB" w:eastAsia="en-US"/>
        </w:rPr>
        <w:t>2</w:t>
      </w:r>
      <w:r w:rsidRPr="001E7A27">
        <w:rPr>
          <w:lang w:val="en-GB" w:eastAsia="en-US"/>
        </w:rPr>
        <w:t xml:space="preserve"> sinks have continued to grow at a rate consistent with the growth rate of anthropogenic CO</w:t>
      </w:r>
      <w:r w:rsidRPr="001E7A27">
        <w:rPr>
          <w:vertAlign w:val="subscript"/>
          <w:lang w:val="en-GB" w:eastAsia="en-US"/>
        </w:rPr>
        <w:t>2</w:t>
      </w:r>
      <w:r w:rsidRPr="001E7A27">
        <w:rPr>
          <w:lang w:val="en-GB" w:eastAsia="en-US"/>
        </w:rPr>
        <w:t xml:space="preserve"> emissions, albeit with large inter</w:t>
      </w:r>
      <w:del w:id="1164" w:author="Soapbox" w:date="2021-07-17T08:52:00Z">
        <w:r w:rsidRPr="001E7A27" w:rsidDel="003E23BA">
          <w:rPr>
            <w:lang w:val="en-GB" w:eastAsia="en-US"/>
          </w:rPr>
          <w:delText>-</w:delText>
        </w:r>
      </w:del>
      <w:r w:rsidRPr="001E7A27">
        <w:rPr>
          <w:lang w:val="en-GB" w:eastAsia="en-US"/>
        </w:rPr>
        <w:t xml:space="preserve">annual and sub-decadal variability dominated by the land sinks (Figure 5.7). </w:t>
      </w:r>
    </w:p>
    <w:p w14:paraId="6909E5F3" w14:textId="77777777" w:rsidR="000027BD" w:rsidRPr="001E7A27" w:rsidRDefault="000027BD" w:rsidP="005C7F25">
      <w:pPr>
        <w:pStyle w:val="AR6BodyText"/>
        <w:rPr>
          <w:lang w:val="en-GB" w:eastAsia="en-US"/>
        </w:rPr>
      </w:pPr>
    </w:p>
    <w:p w14:paraId="3BC77D95" w14:textId="3AC1C6F8" w:rsidR="000027BD" w:rsidRPr="001E7A27" w:rsidRDefault="000027BD" w:rsidP="005C7F25">
      <w:pPr>
        <w:pStyle w:val="AR6BodyText"/>
        <w:rPr>
          <w:rFonts w:cs="Times New Roman"/>
          <w:lang w:val="en-GB"/>
        </w:rPr>
      </w:pPr>
      <w:r w:rsidRPr="001E7A27">
        <w:rPr>
          <w:lang w:val="en-GB" w:eastAsia="en-US"/>
        </w:rPr>
        <w:t>Since AR5, an alternative observable diagnostic to the airborne fraction has been proposed to understand the trends in land and ocean sinks in response to its driving atmospheric CO</w:t>
      </w:r>
      <w:r w:rsidRPr="001E7A27">
        <w:rPr>
          <w:vertAlign w:val="subscript"/>
          <w:lang w:val="en-GB" w:eastAsia="en-US"/>
        </w:rPr>
        <w:t>2</w:t>
      </w:r>
      <w:r w:rsidRPr="001E7A27">
        <w:rPr>
          <w:lang w:val="en-GB" w:eastAsia="en-US"/>
        </w:rPr>
        <w:t xml:space="preserve"> concentrations </w:t>
      </w:r>
      <w:r w:rsidRPr="001E7A27">
        <w:rPr>
          <w:lang w:val="en-GB" w:eastAsia="en-US"/>
        </w:rPr>
        <w:fldChar w:fldCharType="begin" w:fldLock="1"/>
      </w:r>
      <w:r w:rsidR="00747167" w:rsidRPr="001E7A27">
        <w:rPr>
          <w:lang w:val="en-GB" w:eastAsia="en-US"/>
        </w:rPr>
        <w:instrText>ADDIN CSL_CITATION { "citationItems" : [ { "id" : "ITEM-1",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"ITEM-1",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"id" : "ITEM-2", "itemData" : { "DOI" : "10.5194/bg-16-3651-2019", "ISSN" : "17264189", "abstract" : "Is the fraction of anthropogenically released CO2 that remains in the atmosphere (the airborne fraction) increasing? Is the rate at which the ocean and land sinks take up CO2 from the atmosphere decreasing? We analyse these questions by means of a statistical dynamic multivariate model from which we estimate the unobserved trend processes together with the parameters that govern them. We show how the concept of a global carbon budget can be used to obtain two separate data series measuring the same physical object of interest, such as the airborne fraction. Incorporating these additional data into the dynamic multivariate model increases the number of available observations, thus improving the reliability of trend and parameter estimates. We find no statistical evidence of an increasing airborne fraction, but we do find statistical evidence of a decreasing sink rate. We infer that the efficiency of the sinks in absorbing CO2 from the atmosphere is decreasing at approximately 0:54%yr-1.", "author" : [ { "dropping-particle" : "", "family" : "Bennedsen", "given" : "Mikkel", "non-dropping-particle" : "", "parse-names" : false, "suffix" : "" }, { "dropping-particle" : "", "family" : "Hillebrand", "given" : "Eric", "non-dropping-particle" : "", "parse-names" : false, "suffix" : "" }, { "dropping-particle" : "", "family" : "Jan Koopman", "given" : "Siem", "non-dropping-particle" : "", "parse-names" : false, "suffix" : "" } ], "container-title" : "Biogeosciences", "id" : "ITEM-2", "issue" : "18", "issued" : { "date-parts" : [ [ "2019" ] ] }, "page" : "3651-3663", "title" : "Trend analysis of the airborne fraction and sink rate of anthropogenically released CO2", "translator" : [ { "dropping-particle" : "", "family" : "L6282", "given" : "", "non-dropping-particle" : "", "parse-names" : false, "suffix" : "" } ], "type" : "article-journal", "volume" : "16" }, "uris" : [ "http://www.mendeley.com/documents/?uuid=fe12e355-0333-4c74-a46d-59cee25491aa" ] } ], "mendeley" : { "formattedCitation" : "(Raupach et al., 2014; Bennedsen et al., 2019)", "plainTextFormattedCitation" : "(Raupach et al., 2014; Bennedsen et al., 2019)", "previouslyFormattedCitation" : "(Raupach et al., 2014; Bennedsen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(Raupach et al., 2014; Bennedsen et al., 2019)</w:t>
      </w:r>
      <w:r w:rsidRPr="001E7A27">
        <w:rPr>
          <w:lang w:val="en-GB" w:eastAsia="en-US"/>
        </w:rPr>
        <w:fldChar w:fldCharType="end"/>
      </w:r>
      <w:r w:rsidRPr="001E7A27">
        <w:rPr>
          <w:lang w:val="en-GB" w:eastAsia="en-US"/>
        </w:rPr>
        <w:t xml:space="preserve">. It is the sink rate </w:t>
      </w:r>
      <w:del w:id="1165" w:author="Soapbox" w:date="2021-07-17T03:06:00Z">
        <w:r w:rsidRPr="001E7A27" w:rsidDel="00B54EA7">
          <w:rPr>
            <w:lang w:val="en-GB" w:eastAsia="en-US"/>
          </w:rPr>
          <w:delText xml:space="preserve">which </w:delText>
        </w:r>
      </w:del>
      <w:ins w:id="1166" w:author="Soapbox" w:date="2021-07-17T03:06:00Z">
        <w:r w:rsidR="00B54EA7" w:rsidRPr="001E7A27">
          <w:rPr>
            <w:lang w:val="en-GB" w:eastAsia="en-US"/>
          </w:rPr>
          <w:t xml:space="preserve">that </w:t>
        </w:r>
      </w:ins>
      <w:r w:rsidRPr="001E7A27">
        <w:rPr>
          <w:lang w:val="en-GB" w:eastAsia="en-US"/>
        </w:rPr>
        <w:t>is defined as the combined ocean and land sink flux per unit of atmospheric excess of CO</w:t>
      </w:r>
      <w:r w:rsidRPr="001E7A27">
        <w:rPr>
          <w:vertAlign w:val="subscript"/>
          <w:lang w:val="en-GB" w:eastAsia="en-US"/>
        </w:rPr>
        <w:t>2</w:t>
      </w:r>
      <w:r w:rsidRPr="001E7A27">
        <w:rPr>
          <w:lang w:val="en-GB" w:eastAsia="en-US"/>
        </w:rPr>
        <w:t xml:space="preserve"> above pre-industrial levels </w:t>
      </w:r>
      <w:r w:rsidRPr="001E7A27">
        <w:rPr>
          <w:lang w:val="en-GB" w:eastAsia="en-US"/>
        </w:rPr>
        <w:fldChar w:fldCharType="begin" w:fldLock="1"/>
      </w:r>
      <w:r w:rsidR="00747167" w:rsidRPr="001E7A27">
        <w:rPr>
          <w:lang w:val="en-GB" w:eastAsia="en-US"/>
        </w:rPr>
        <w:instrText>ADDIN CSL_CITATION { "citationItems" : [ { "id" : "ITEM-1",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"ITEM-1",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"mendeley" : { "formattedCitation" : "(Raupach et al., 2014)", "plainTextFormattedCitation" : "(Raupach et al., 2014)", "previouslyFormattedCitation" : "(Raupach et al., 2014)"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(Raupach et al., 2014)</w:t>
      </w:r>
      <w:r w:rsidRPr="001E7A27">
        <w:rPr>
          <w:lang w:val="en-GB" w:eastAsia="en-US"/>
        </w:rPr>
        <w:fldChar w:fldCharType="end"/>
      </w:r>
      <w:r w:rsidRPr="001E7A27">
        <w:rPr>
          <w:lang w:val="en-GB" w:eastAsia="en-US"/>
        </w:rPr>
        <w:t>. The sink rate has declined over the past six decades, which indicates that the combined ocean and land sinks are not growing as fast as the growth in atmospheric CO</w:t>
      </w:r>
      <w:r w:rsidRPr="001E7A27">
        <w:rPr>
          <w:vertAlign w:val="subscript"/>
          <w:lang w:val="en-GB" w:eastAsia="en-US"/>
        </w:rPr>
        <w:t>2</w:t>
      </w:r>
      <w:r w:rsidRPr="001E7A27">
        <w:rPr>
          <w:lang w:val="en-GB" w:eastAsia="en-US"/>
        </w:rPr>
        <w:t xml:space="preserve"> </w:t>
      </w:r>
      <w:r w:rsidRPr="001E7A27">
        <w:rPr>
          <w:lang w:val="en-GB" w:eastAsia="en-US"/>
        </w:rPr>
        <w:fldChar w:fldCharType="begin" w:fldLock="1"/>
      </w:r>
      <w:r w:rsidR="00747167" w:rsidRPr="001E7A27">
        <w:rPr>
          <w:lang w:val="en-GB" w:eastAsia="en-US"/>
        </w:rPr>
        <w:instrText>ADDIN CSL_CITATION { "citationItems" : [ { "id" : "ITEM-1",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"ITEM-1",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"id" : "ITEM-2", "itemData" : { "DOI" : "10.5194/bg-16-3651-2019", "ISSN" : "17264189", "abstract" : "Is the fraction of anthropogenically released CO2 that remains in the atmosphere (the airborne fraction) increasing? Is the rate at which the ocean and land sinks take up CO2 from the atmosphere decreasing? We analyse these questions by means of a statistical dynamic multivariate model from which we estimate the unobserved trend processes together with the parameters that govern them. We show how the concept of a global carbon budget can be used to obtain two separate data series measuring the same physical object of interest, such as the airborne fraction. Incorporating these additional data into the dynamic multivariate model increases the number of available observations, thus improving the reliability of trend and parameter estimates. We find no statistical evidence of an increasing airborne fraction, but we do find statistical evidence of a decreasing sink rate. We infer that the efficiency of the sinks in absorbing CO2 from the atmosphere is decreasing at approximately 0:54%yr-1.", "author" : [ { "dropping-particle" : "", "family" : "Bennedsen", "given" : "Mikkel", "non-dropping-particle" : "", "parse-names" : false, "suffix" : "" }, { "dropping-particle" : "", "family" : "Hillebrand", "given" : "Eric", "non-dropping-particle" : "", "parse-names" : false, "suffix" : "" }, { "dropping-particle" : "", "family" : "Jan Koopman", "given" : "Siem", "non-dropping-particle" : "", "parse-names" : false, "suffix" : "" } ], "container-title" : "Biogeosciences", "id" : "ITEM-2", "issue" : "18", "issued" : { "date-parts" : [ [ "2019" ] ] }, "page" : "3651-3663", "title" : "Trend analysis of the airborne fraction and sink rate of anthropogenically released CO2", "translator" : [ { "dropping-particle" : "", "family" : "L6282", "given" : "", "non-dropping-particle" : "", "parse-names" : false, "suffix" : "" } ], "type" : "article-journal", "volume" : "16" }, "uris" : [ "http://www.mendeley.com/documents/?uuid=fe12e355-0333-4c74-a46d-59cee25491aa" ] } ], "mendeley" : { "formattedCitation" : "(Raupach et al., 2014; Bennedsen et al., 2019)", "plainTextFormattedCitation" : "(Raupach et al., 2014; Bennedsen et al., 2019)", "previouslyFormattedCitation" : "(Raupach et al., 2014; Bennedsen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(Raupach et al., 2014; Bennedsen et al., 2019)</w:t>
      </w:r>
      <w:r w:rsidRPr="001E7A27">
        <w:rPr>
          <w:lang w:val="en-GB" w:eastAsia="en-US"/>
        </w:rPr>
        <w:fldChar w:fldCharType="end"/>
      </w:r>
      <w:r w:rsidRPr="001E7A27">
        <w:rPr>
          <w:lang w:val="en-GB" w:eastAsia="en-US"/>
        </w:rPr>
        <w:t>. Possible explanations for the sink rate decline are that the land and/or ocean CO</w:t>
      </w:r>
      <w:r w:rsidRPr="001E7A27">
        <w:rPr>
          <w:vertAlign w:val="subscript"/>
          <w:lang w:val="en-GB" w:eastAsia="en-US"/>
        </w:rPr>
        <w:t>2</w:t>
      </w:r>
      <w:r w:rsidRPr="001E7A27">
        <w:rPr>
          <w:lang w:val="en-GB" w:eastAsia="en-US"/>
        </w:rPr>
        <w:t xml:space="preserve"> sinks are no longer responding linearly with CO</w:t>
      </w:r>
      <w:r w:rsidRPr="001E7A27">
        <w:rPr>
          <w:vertAlign w:val="subscript"/>
          <w:lang w:val="en-GB" w:eastAsia="en-US"/>
        </w:rPr>
        <w:t>2</w:t>
      </w:r>
      <w:r w:rsidRPr="001E7A27">
        <w:rPr>
          <w:lang w:val="en-GB" w:eastAsia="en-US"/>
        </w:rPr>
        <w:t xml:space="preserve"> concentrations or that anthropogenic emissions are slower than exponential </w:t>
      </w:r>
      <w:ins w:id="1167" w:author="Ian Blenkinsop" w:date="2021-07-28T13:09:00Z">
        <w:r w:rsidR="00ED5710" w:rsidRPr="001E7A27">
          <w:rPr>
            <w:lang w:val="en-GB" w:eastAsia="en-US"/>
          </w:rPr>
          <w:t>(</w:t>
        </w:r>
        <w:r w:rsidR="00ED5710" w:rsidRPr="001E7A27">
          <w:rPr>
            <w:lang w:val="en-GB" w:eastAsia="en-US"/>
            <w:rPrChange w:id="1168" w:author="Clotilde Pean" w:date="2021-09-06T10:08:00Z">
              <w:rPr>
                <w:lang w:eastAsia="en-US"/>
              </w:rPr>
            </w:rPrChange>
          </w:rPr>
          <w:t xml:space="preserve">Figure 5.7 and Sections 5.2.1.3 and 5.2.1.4; </w:t>
        </w:r>
      </w:ins>
      <w:r w:rsidRPr="001E7A27">
        <w:rPr>
          <w:lang w:val="en-GB" w:eastAsia="en-US"/>
        </w:rPr>
        <w:fldChar w:fldCharType="begin" w:fldLock="1"/>
      </w:r>
      <w:r w:rsidR="00747167" w:rsidRPr="001E7A27">
        <w:rPr>
          <w:lang w:val="en-GB" w:eastAsia="en-US"/>
        </w:rPr>
        <w:instrText>ADDIN CSL_CITATION { "citationItems" : [ { "id" : "ITEM-1", "itemData" : { "DOI" : "10.5194/acp-10-7739-2010", "ISSN" : "16807316", "abstract" : "The ratio of CO2 accumulating in the atmosphere to the CO2 flux into the atmosphere due to human activity, the airborne fraction AF, is central to predict changes in earth's surface temperature due to greenhouse gas induced warming. This ratio has remained remarkably constant in the past five decades, but recent studies have reported an apparent increasing trend and interpreted it as an indication for a decrease in the efficiency of the combined sinks by the ocean and terrestrial biosphere. We investigate here whether this interpretation is correct by analyzing the processes that control long-term trends and decadal-scale variations in the AF. To this end, we use simplified linear models for describing the time evolution of an atmospheric CO2 perturbation. We find firstly that the spin-up time of the system for the AF to converge to a constant value is on the order of 200\u011d\u20ac\"300 years and differs depending on whether exponentially increasing fossil fuel emissions only or the sum of fossil fuel and land use emissions are used. We find secondly that the primary control on the decadal time-scale variations of the AF is variations in the relative growth rate of the total anthropogenic CO2 emissions. Changes in sink efficiencies tend to leave a smaller imprint. Therefore, before interpreting trends in the AF as an indication of weakening carbon sink efficiency, it is necessary to account for trends and variations in AF stemming from anthropogenic emissions and other extrinsic forcing events, such as volcanic eruptions. Using atmospheric CO2 data and emission estimates for the period 1959 through 2006, and our simple predictive models for the AF, we find that likely omissions in the reported emissions from land use change and extrinsic forcing events are sufficient to explain the observed long-term trend in AF. Therefore, claims for a decreasing long-term trend in the carbon sink efficiency over the last few decades are currently not supported by atmospheric CO2 data and anthropogenic emissions estimates. \u00a9 Author(s) 2010.", "author" : [ { "dropping-particle" : "", "family" : "Gloor", "given" : "M.", "non-dropping-particle" : "", "parse-names" : false, "suffix" : "" }, { "dropping-particle" : "", "family" : "Sarmiento", "given" : "J. L.", "non-dropping-particle" : "", "parse-names" : false, "suffix" : "" }, { "dropping-particle" : "", "family" : "Gruber", "given" : "N.", "non-dropping-particle" : "", "parse-names" : false, "suffix" : "" } ], "container-title" : "Atmospheric Chemistry and Physics", "id" : "ITEM-1", "issue" : "16", "issued" : { "date-parts" : [ [ "2010" ] ] }, "page" : "7739-7751", "title" : "What can be learned about carbon cycle climate feedbacks from the CO2 airborne fraction?", "translator" : [ { "dropping-particle" : "", "family" : "L6556", "given" : "", "non-dropping-particle" : "", "parse-names" : false, "suffix" : "" } ], "type" : "article-journal", "volume" : "10" }, "uris" : [ "http://www.mendeley.com/documents/?uuid=b53ed292-6b1c-4806-a238-e676c8ed58d8" ] }, { "id" : "ITEM-2",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"ITEM-2",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"id" : "ITEM-3", "itemData" : { "DOI" : "10.5194/bg-16-3651-2019", "ISSN" : "17264189", "abstract" : "Is the fraction of anthropogenically released CO2 that remains in the atmosphere (the airborne fraction) increasing? Is the rate at which the ocean and land sinks take up CO2 from the atmosphere decreasing? We analyse these questions by means of a statistical dynamic multivariate model from which we estimate the unobserved trend processes together with the parameters that govern them. We show how the concept of a global carbon budget can be used to obtain two separate data series measuring the same physical object of interest, such as the airborne fraction. Incorporating these additional data into the dynamic multivariate model increases the number of available observations, thus improving the reliability of trend and parameter estimates. We find no statistical evidence of an increasing airborne fraction, but we do find statistical evidence of a decreasing sink rate. We infer that the efficiency of the sinks in absorbing CO2 from the atmosphere is decreasing at approximately 0:54%yr-1.", "author" : [ { "dropping-particle" : "", "family" : "Bennedsen", "given" : "Mikkel", "non-dropping-particle" : "", "parse-names" : false, "suffix" : "" }, { "dropping-particle" : "", "family" : "Hillebrand", "given" : "Eric", "non-dropping-particle" : "", "parse-names" : false, "suffix" : "" }, { "dropping-particle" : "", "family" : "Jan Koopman", "given" : "Siem", "non-dropping-particle" : "", "parse-names" : false, "suffix" : "" } ], "container-title" : "Biogeosciences", "id" : "ITEM-3", "issue" : "18", "issued" : { "date-parts" : [ [ "2019" ] ] }, "page" : "3651-3663", "title" : "Trend analysis of the airborne fraction and sink rate of anthropogenically released CO2", "translator" : [ { "dropping-particle" : "", "family" : "L6282", "given" : "", "non-dropping-particle" : "", "parse-names" : false, "suffix" : "" } ], "type" : "article-journal", "volume" : "16" }, "uris" : [ "http://www.mendeley.com/documents/?uuid=fe12e355-0333-4c74-a46d-59cee25491aa" ] } ], "mendeley" : { "formattedCitation" : "(Gloor et al., 2010; Raupach et al., 2014; Bennedsen et al., 2019)", "plainTextFormattedCitation" : "(Gloor et al., 2010; Raupach et al., 2014; Bennedsen et al., 2019)", "previouslyFormattedCitation" : "(Gloor et al., 2010; Raupach et al., 2014; Bennedsen et al., 2019)" }, "properties" : { "noteIndex" : 0 }, "schema" : "https://github.com/citation-style-language/schema/raw/master/csl-citation.json" }</w:instrText>
      </w:r>
      <w:r w:rsidRPr="001E7A27">
        <w:rPr>
          <w:lang w:val="en-GB" w:eastAsia="en-US"/>
        </w:rPr>
        <w:fldChar w:fldCharType="separate"/>
      </w:r>
      <w:del w:id="1169" w:author="Ian Blenkinsop" w:date="2021-07-28T13:09:00Z">
        <w:r w:rsidR="00025FA2" w:rsidRPr="001E7A27" w:rsidDel="00ED5710">
          <w:rPr>
            <w:noProof/>
            <w:lang w:val="en-GB" w:eastAsia="en-US"/>
          </w:rPr>
          <w:delText>(</w:delText>
        </w:r>
      </w:del>
      <w:r w:rsidR="00025FA2" w:rsidRPr="001E7A27">
        <w:rPr>
          <w:noProof/>
          <w:lang w:val="en-GB" w:eastAsia="en-US"/>
        </w:rPr>
        <w:t>Gloor et al., 2010; Raupach et al., 2014; Bennedsen et al., 2019)</w:t>
      </w:r>
      <w:r w:rsidRPr="001E7A27">
        <w:rPr>
          <w:lang w:val="en-GB" w:eastAsia="en-US"/>
        </w:rPr>
        <w:fldChar w:fldCharType="end"/>
      </w:r>
      <w:del w:id="1170" w:author="Ian Blenkinsop" w:date="2021-07-28T13:09:00Z">
        <w:r w:rsidRPr="001E7A27" w:rsidDel="00ED5710">
          <w:rPr>
            <w:lang w:val="en-GB" w:eastAsia="en-US"/>
          </w:rPr>
          <w:delText xml:space="preserve"> (Figure 5.7; Sections 5.2.1.3, 5.2.1.4)</w:delText>
        </w:r>
      </w:del>
      <w:r w:rsidRPr="001E7A27">
        <w:rPr>
          <w:lang w:val="en-GB" w:eastAsia="en-US"/>
        </w:rPr>
        <w:t>. In addition, both diagnostics are influenced by major climate modes (e.g.</w:t>
      </w:r>
      <w:ins w:id="1171" w:author="Tom Maycock" w:date="2021-09-09T16:48:00Z">
        <w:r w:rsidR="00334BDE">
          <w:rPr>
            <w:lang w:val="en-GB" w:eastAsia="en-US"/>
          </w:rPr>
          <w:t>,</w:t>
        </w:r>
      </w:ins>
      <w:r w:rsidRPr="001E7A27">
        <w:rPr>
          <w:lang w:val="en-GB" w:eastAsia="en-US"/>
        </w:rPr>
        <w:t xml:space="preserve"> ENSO) and volcanic eruptions that contribute to high interannual variability </w:t>
      </w:r>
      <w:r w:rsidRPr="001E7A27">
        <w:rPr>
          <w:lang w:val="en-GB" w:eastAsia="en-US"/>
        </w:rPr>
        <w:fldChar w:fldCharType="begin" w:fldLock="1"/>
      </w:r>
      <w:r w:rsidR="00747167" w:rsidRPr="001E7A27">
        <w:rPr>
          <w:lang w:val="en-GB" w:eastAsia="en-US"/>
        </w:rPr>
        <w:instrText>ADDIN CSL_CITATION { "citationItems" : [ { "id" : "ITEM-1", "itemData" : { "DOI" : "10.5194/acp-10-7739-2010", "ISSN" : "16807316", "abstract" : "The ratio of CO2 accumulating in the atmosphere to the CO2 flux into the atmosphere due to human activity, the airborne fraction AF, is central to predict changes in earth's surface temperature due to greenhouse gas induced warming. This ratio has remained remarkably constant in the past five decades, but recent studies have reported an apparent increasing trend and interpreted it as an indication for a decrease in the efficiency of the combined sinks by the ocean and terrestrial biosphere. We investigate here whether this interpretation is correct by analyzing the processes that control long-term trends and decadal-scale variations in the AF. To this end, we use simplified linear models for describing the time evolution of an atmospheric CO2 perturbation. We find firstly that the spin-up time of the system for the AF to converge to a constant value is on the order of 200\u011d\u20ac\"300 years and differs depending on whether exponentially increasing fossil fuel emissions only or the sum of fossil fuel and land use emissions are used. We find secondly that the primary control on the decadal time-scale variations of the AF is variations in the relative growth rate of the total anthropogenic CO2 emissions. Changes in sink efficiencies tend to leave a smaller imprint. Therefore, before interpreting trends in the AF as an indication of weakening carbon sink efficiency, it is necessary to account for trends and variations in AF stemming from anthropogenic emissions and other extrinsic forcing events, such as volcanic eruptions. Using atmospheric CO2 data and emission estimates for the period 1959 through 2006, and our simple predictive models for the AF, we find that likely omissions in the reported emissions from land use change and extrinsic forcing events are sufficient to explain the observed long-term trend in AF. Therefore, claims for a decreasing long-term trend in the carbon sink efficiency over the last few decades are currently not supported by atmospheric CO2 data and anthropogenic emissions estimates. \u00a9 Author(s) 2010.", "author" : [ { "dropping-particle" : "", "family" : "Gloor", "given" : "M.", "non-dropping-particle" : "", "parse-names" : false, "suffix" : "" }, { "dropping-particle" : "", "family" : "Sarmiento", "given" : "J. L.", "non-dropping-particle" : "", "parse-names" : false, "suffix" : "" }, { "dropping-particle" : "", "family" : "Gruber", "given" : "N.", "non-dropping-particle" : "", "parse-names" : false, "suffix" : "" } ], "container-title" : "Atmospheric Chemistry and Physics", "id" : "ITEM-1", "issue" : "16", "issued" : { "date-parts" : [ [ "2010" ] ] }, "page" : "7739-7751", "title" : "What can be learned about carbon cycle climate feedbacks from the CO2 airborne fraction?", "translator" : [ { "dropping-particle" : "", "family" : "L6556", "given" : "", "non-dropping-particle" : "", "parse-names" : false, "suffix" : "" } ], "type" : "article-journal", "volume" : "10" }, "uris" : [ "http://www.mendeley.com/documents/?uuid=b53ed292-6b1c-4806-a238-e676c8ed58d8" ] }, { "id" : "ITEM-2",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"ITEM-2",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"id" : "ITEM-3", "itemData" : { "DOI" : "10.1002/gbc.20028", "ISSN" : "08866236", "abstract" : "Tropical explosive volcanism is one of the most important natural factors that significantly impact the climate system and the carbon cycle on annual to multi-decadal time scales. The three largest explosive eruptions in the last 50 years - Agung, El Chich\u00f5n, and Pinatubo - occurred in spring/summer in conjunction with El Ni\u00f1o events and left distinct negative signals in the observational temperature and CO2 records. However, confounding factors such as seasonal variability and El Ni\u00f1o-Southern Oscillation (ENSO) may obscure the forcing-response relationship. We determine for the first time the extent to which initial conditions, i.e., season and phase of the ENSO, and internal variability influence the coupled climate and carbon cycle response to volcanic forcing and how this affects estimates of the terrestrial and oceanic carbon sinks. Ensemble simulations with the Earth System Model (Climate System Model 1.4-carbon) predict that the atmospheric CO2 response is \u223c60% larger when a volcanic eruption occurs during El Ni\u00f1o and in winter than during La Ni\u00f1a conditions. Our simulations suggest that the Pinatubo eruption contributed 11 \u00b1 6% to the 25 Pg terrestrial carbon sink inferred over the decade 1990-1999 and -2 \u00b1 1% to the 22 Pg oceanic carbon sink. In contrast to recent claims, trends in the airborne fraction of anthropogenic carbon cannot be detected when accounting for the decadal-scale influence of explosive volcanism and related uncertainties. Our results highlight the importance of considering the role of natural variability in the carbon cycle for interpretation of observations and for data-model intercomparison. \u00a92013. American Geophysical Union. All Rights Reserved.", "author" : [ { "dropping-particle" : "", "family" : "Fr\u00f6licher", "given" : "Thomas Lukas", "non-dropping-particle" : "", "parse-names" : false, "suffix" : "" }, { "dropping-particle" : "", "family" : "Joos", "given" : "Fortunat", "non-dropping-particle" : "", "parse-names" : false, "suffix" : "" }, { "dropping-particle" : "", "family" : "Raible", "given" : "Christoph Cornelius", "non-dropping-particle" : "", "parse-names" : false, "suffix" : "" }, { "dropping-particle" : "", "family" : "Sarmiento", "given" : "Jorge Louis", "non-dropping-particle" : "", "parse-names" : false, "suffix" : "" } ], "container-title" : "Global Biogeochemical Cycles", "id" : "ITEM-3", "issue" : "1", "issued" : { "date-parts" : [ [ "2013" ] ] }, "page" : "239-251", "title" : "Atmospheric CO2 response to volcanic eruptions: The role of ENSO, season, and variability", "translator" : [ { "dropping-particle" : "", "family" : "L6602", "given" : "", "non-dropping-particle" : "", "parse-names" : false, "suffix" : "" } ], "type" : "article-journal", "volume" : "27" }, "uris" : [ "http://www.mendeley.com/documents/?uuid=c7e065fc-9cc0-4d24-b823-867c85978030", "http://www.mendeley.com/documents/?uuid=7b6d4511-e523-4117-8d69-f22a294898fb" ] } ], "mendeley" : { "formattedCitation" : "(Gloor et al., 2010; Fr\u00f6licher et al., 2013; Raupach et al., 2014)", "plainTextFormattedCitation" : "(Gloor et al., 2010; Fr\u00f6licher et al., 2013; Raupach et al., 2014)", "previouslyFormattedCitation" : "(Gloor et al., 2010; Fr\u00f6licher et al., 2013; Raupach et al., 2014)"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(Gloor et al., 2010; Frölicher et al., 2013; Raupach et al., 2014)</w:t>
      </w:r>
      <w:r w:rsidRPr="001E7A27">
        <w:rPr>
          <w:lang w:val="en-GB" w:eastAsia="en-US"/>
        </w:rPr>
        <w:fldChar w:fldCharType="end"/>
      </w:r>
      <w:r w:rsidRPr="001E7A27">
        <w:rPr>
          <w:lang w:val="en-GB" w:eastAsia="en-US"/>
        </w:rPr>
        <w:t>, suggesting high sensitivity to future climate change. Uncertain land</w:t>
      </w:r>
      <w:ins w:id="1172" w:author="Soapbox" w:date="2021-07-16T12:21:00Z">
        <w:r w:rsidR="00ED666E" w:rsidRPr="001E7A27">
          <w:rPr>
            <w:lang w:val="en-GB" w:eastAsia="en-US"/>
          </w:rPr>
          <w:t>-</w:t>
        </w:r>
      </w:ins>
      <w:del w:id="1173" w:author="Soapbox" w:date="2021-07-16T12:21:00Z">
        <w:r w:rsidRPr="001E7A27" w:rsidDel="00ED666E">
          <w:rPr>
            <w:lang w:val="en-GB" w:eastAsia="en-US"/>
          </w:rPr>
          <w:delText xml:space="preserve"> </w:delText>
        </w:r>
      </w:del>
      <w:r w:rsidRPr="001E7A27">
        <w:rPr>
          <w:lang w:val="en-GB" w:eastAsia="en-US"/>
        </w:rPr>
        <w:t xml:space="preserve">use change fluxes (Section 5.2.1.2) influence the robustness of the trends. Based on the </w:t>
      </w:r>
      <w:ins w:id="1174" w:author="Soapbox" w:date="2021-07-17T03:09:00Z">
        <w:r w:rsidR="00B54EA7" w:rsidRPr="001E7A27">
          <w:rPr>
            <w:lang w:val="en-GB" w:eastAsia="en-US"/>
          </w:rPr>
          <w:t>airborne fraction (</w:t>
        </w:r>
      </w:ins>
      <w:r w:rsidRPr="001E7A27">
        <w:rPr>
          <w:lang w:val="en-GB" w:eastAsia="en-US"/>
        </w:rPr>
        <w:t>AF</w:t>
      </w:r>
      <w:ins w:id="1175" w:author="Soapbox" w:date="2021-07-17T03:10:00Z">
        <w:r w:rsidR="00B54EA7" w:rsidRPr="001E7A27">
          <w:rPr>
            <w:lang w:val="en-GB" w:eastAsia="en-US"/>
          </w:rPr>
          <w:t>)</w:t>
        </w:r>
      </w:ins>
      <w:r w:rsidRPr="001E7A27">
        <w:rPr>
          <w:lang w:val="en-GB" w:eastAsia="en-US"/>
        </w:rPr>
        <w:t xml:space="preserve">, it is concluded with </w:t>
      </w:r>
      <w:r w:rsidRPr="001E7A27">
        <w:rPr>
          <w:i/>
          <w:iCs/>
          <w:lang w:val="en-GB" w:eastAsia="en-US"/>
        </w:rPr>
        <w:t>medium confidence</w:t>
      </w:r>
      <w:r w:rsidRPr="001E7A27">
        <w:rPr>
          <w:lang w:val="en-GB" w:eastAsia="en-US"/>
        </w:rPr>
        <w:t xml:space="preserve"> that </w:t>
      </w:r>
      <w:r w:rsidRPr="001E7A27">
        <w:rPr>
          <w:rFonts w:cs="Times New Roman"/>
          <w:lang w:val="en-GB"/>
        </w:rPr>
        <w:t>both ocean and land CO</w:t>
      </w:r>
      <w:r w:rsidRPr="001E7A27">
        <w:rPr>
          <w:rFonts w:cs="Times New Roman"/>
          <w:vertAlign w:val="subscript"/>
          <w:lang w:val="en-GB"/>
        </w:rPr>
        <w:t>2</w:t>
      </w:r>
      <w:r w:rsidRPr="001E7A27">
        <w:rPr>
          <w:rFonts w:cs="Times New Roman"/>
          <w:lang w:val="en-GB"/>
        </w:rPr>
        <w:t xml:space="preserve"> sinks have grown consistent with the rising of anthropogenic emissions. Further research is needed to understand the drivers of changes in the CO</w:t>
      </w:r>
      <w:r w:rsidRPr="001E7A27">
        <w:rPr>
          <w:rFonts w:cs="Times New Roman"/>
          <w:vertAlign w:val="subscript"/>
          <w:lang w:val="en-GB"/>
        </w:rPr>
        <w:t>2</w:t>
      </w:r>
      <w:r w:rsidRPr="001E7A27">
        <w:rPr>
          <w:rFonts w:cs="Times New Roman"/>
          <w:lang w:val="en-GB"/>
        </w:rPr>
        <w:t xml:space="preserve"> sink rate.</w:t>
      </w:r>
    </w:p>
    <w:p w14:paraId="6F29A2F4" w14:textId="77777777" w:rsidR="000027BD" w:rsidRPr="001E7A27" w:rsidRDefault="000027BD" w:rsidP="005C7F25">
      <w:pPr>
        <w:pStyle w:val="AR6BodyText"/>
        <w:rPr>
          <w:lang w:val="en-GB" w:eastAsia="en-US"/>
        </w:rPr>
      </w:pPr>
    </w:p>
    <w:p w14:paraId="53CAFC95" w14:textId="77777777" w:rsidR="002F5491" w:rsidRPr="001E7A27" w:rsidRDefault="002F5491" w:rsidP="005C7F25">
      <w:pPr>
        <w:pStyle w:val="AR6BodyText"/>
        <w:rPr>
          <w:lang w:val="en-GB" w:eastAsia="en-US"/>
        </w:rPr>
      </w:pPr>
    </w:p>
    <w:p w14:paraId="1E0ECEA1" w14:textId="65CE4449" w:rsidR="009657EB" w:rsidRPr="001E7A27" w:rsidRDefault="000027BD" w:rsidP="005C7F25">
      <w:pPr>
        <w:pStyle w:val="AR6BodyText"/>
        <w:rPr>
          <w:rFonts w:eastAsia="Bliss"/>
          <w:b/>
          <w:lang w:val="en-GB"/>
        </w:rPr>
      </w:pPr>
      <w:r w:rsidRPr="001E7A27">
        <w:rPr>
          <w:rFonts w:eastAsia="Bliss"/>
          <w:b/>
          <w:lang w:val="en-GB"/>
        </w:rPr>
        <w:t>[START FIGURE 5.7 HERE]</w:t>
      </w:r>
    </w:p>
    <w:p w14:paraId="3919C5FD" w14:textId="77777777" w:rsidR="000027BD" w:rsidRPr="001E7A27" w:rsidRDefault="000027BD" w:rsidP="005C7F25">
      <w:pPr>
        <w:pStyle w:val="AR6BodyTextBold"/>
        <w:rPr>
          <w:lang w:val="en-GB" w:eastAsia="en-US"/>
        </w:rPr>
      </w:pPr>
    </w:p>
    <w:p w14:paraId="2CCD4A09" w14:textId="2B5BAD05" w:rsidR="000027BD" w:rsidRPr="001E7A27" w:rsidRDefault="000027BD" w:rsidP="005C7F25">
      <w:pPr>
        <w:pStyle w:val="AR6Chap5Figure"/>
        <w:rPr>
          <w:lang w:val="en-GB"/>
        </w:rPr>
      </w:pPr>
      <w:r w:rsidRPr="001E7A27">
        <w:rPr>
          <w:b/>
          <w:bCs/>
          <w:lang w:val="en-GB"/>
        </w:rPr>
        <w:t>Airborne fraction and anthropogenic (fossil fuel and land</w:t>
      </w:r>
      <w:ins w:id="1176" w:author="Soapbox" w:date="2021-07-16T12:21:00Z">
        <w:r w:rsidR="00ED666E" w:rsidRPr="001E7A27">
          <w:rPr>
            <w:b/>
            <w:bCs/>
            <w:lang w:val="en-GB"/>
          </w:rPr>
          <w:t>-</w:t>
        </w:r>
      </w:ins>
      <w:del w:id="1177" w:author="Soapbox" w:date="2021-07-16T12:21:00Z">
        <w:r w:rsidRPr="001E7A27" w:rsidDel="00ED666E">
          <w:rPr>
            <w:b/>
            <w:bCs/>
            <w:lang w:val="en-GB"/>
          </w:rPr>
          <w:delText xml:space="preserve"> </w:delText>
        </w:r>
      </w:del>
      <w:r w:rsidRPr="001E7A27">
        <w:rPr>
          <w:b/>
          <w:bCs/>
          <w:lang w:val="en-GB"/>
        </w:rPr>
        <w:t>use change) CO</w:t>
      </w:r>
      <w:r w:rsidRPr="001E7A27">
        <w:rPr>
          <w:b/>
          <w:bCs/>
          <w:vertAlign w:val="subscript"/>
          <w:lang w:val="en-GB"/>
        </w:rPr>
        <w:t>2</w:t>
      </w:r>
      <w:r w:rsidRPr="001E7A27">
        <w:rPr>
          <w:b/>
          <w:bCs/>
          <w:lang w:val="en-GB"/>
        </w:rPr>
        <w:t xml:space="preserve"> emissions</w:t>
      </w:r>
      <w:r w:rsidRPr="001E7A27">
        <w:rPr>
          <w:lang w:val="en-GB"/>
        </w:rPr>
        <w:t xml:space="preserve">. Data as in Section 5.2.1.1. The multivariate ENSO index (shaded) and the major volcanic eruptions are marked along the x-axis. </w:t>
      </w:r>
      <w:r w:rsidR="00B149E1" w:rsidRPr="001E7A27">
        <w:rPr>
          <w:rFonts w:cs="Times New Roman"/>
          <w:szCs w:val="20"/>
          <w:lang w:val="en-GB"/>
        </w:rPr>
        <w:t>Further details on data sources and processing are available in the chapter data table (Table 5.SM.6).</w:t>
      </w:r>
    </w:p>
    <w:p w14:paraId="5A9E0DEA" w14:textId="77777777" w:rsidR="000027BD" w:rsidRPr="001E7A27" w:rsidRDefault="000027BD" w:rsidP="005C7F25">
      <w:pPr>
        <w:pStyle w:val="AR6BodyTextBold"/>
        <w:rPr>
          <w:lang w:val="en-GB" w:eastAsia="en-US"/>
        </w:rPr>
      </w:pPr>
    </w:p>
    <w:p w14:paraId="7C88B141" w14:textId="77777777" w:rsidR="00A46746" w:rsidRPr="001E7A27" w:rsidRDefault="000027BD" w:rsidP="005C7F25">
      <w:pPr>
        <w:pStyle w:val="AR6BodyText"/>
        <w:rPr>
          <w:b/>
          <w:lang w:val="en-GB"/>
        </w:rPr>
      </w:pPr>
      <w:r w:rsidRPr="001E7A27">
        <w:rPr>
          <w:b/>
          <w:lang w:val="en-GB"/>
        </w:rPr>
        <w:t xml:space="preserve">[END FIGURE 5.7 HERE] </w:t>
      </w:r>
    </w:p>
    <w:p w14:paraId="2305165B" w14:textId="77777777" w:rsidR="00A46746" w:rsidRPr="001E7A27" w:rsidRDefault="00A46746" w:rsidP="005C7F25">
      <w:pPr>
        <w:rPr>
          <w:rFonts w:cs="Times New Roman"/>
          <w:b/>
          <w:lang w:val="en-GB"/>
        </w:rPr>
      </w:pPr>
    </w:p>
    <w:p w14:paraId="3F04D174" w14:textId="77777777" w:rsidR="002F5491" w:rsidRPr="001E7A27" w:rsidRDefault="002F5491" w:rsidP="005C7F25">
      <w:pPr>
        <w:rPr>
          <w:rFonts w:cs="Times New Roman"/>
          <w:b/>
          <w:lang w:val="en-GB"/>
        </w:rPr>
      </w:pPr>
    </w:p>
    <w:p w14:paraId="153771C2" w14:textId="691ADA0D" w:rsidR="00A46746" w:rsidRPr="001E7A27" w:rsidRDefault="00A46746" w:rsidP="0098460A">
      <w:pPr>
        <w:pStyle w:val="AR6Chap5Level35111"/>
        <w:rPr>
          <w:lang w:val="en-GB"/>
        </w:rPr>
      </w:pPr>
      <w:bookmarkStart w:id="1178" w:name="_Toc70535652"/>
      <w:bookmarkStart w:id="1179" w:name="_Toc33564240"/>
      <w:bookmarkStart w:id="1180" w:name="_Toc5716903"/>
      <w:r w:rsidRPr="001E7A27">
        <w:rPr>
          <w:lang w:val="en-GB"/>
        </w:rPr>
        <w:t>Ocean Carbon Fluxes and Storage</w:t>
      </w:r>
      <w:bookmarkEnd w:id="1178"/>
      <w:r w:rsidRPr="001E7A27">
        <w:rPr>
          <w:lang w:val="en-GB"/>
        </w:rPr>
        <w:t xml:space="preserve"> </w:t>
      </w:r>
      <w:bookmarkEnd w:id="1179"/>
      <w:bookmarkEnd w:id="1180"/>
    </w:p>
    <w:p w14:paraId="462C0395" w14:textId="03E1D4B8" w:rsidR="00D537D5" w:rsidRPr="001E7A27" w:rsidRDefault="00D537D5" w:rsidP="005C7F25">
      <w:pPr>
        <w:pStyle w:val="AR6BodyText"/>
        <w:rPr>
          <w:rFonts w:cs="Times New Roman"/>
          <w:lang w:val="en-GB" w:eastAsia="en-US"/>
        </w:rPr>
      </w:pPr>
    </w:p>
    <w:p w14:paraId="4D484F32" w14:textId="35A217A6" w:rsidR="00D537D5" w:rsidRPr="001E7A27" w:rsidRDefault="00D537D5" w:rsidP="005C7F25">
      <w:pPr>
        <w:rPr>
          <w:rFonts w:cs="Times New Roman"/>
          <w:lang w:val="en-GB"/>
        </w:rPr>
      </w:pPr>
      <w:r w:rsidRPr="001E7A27">
        <w:rPr>
          <w:rFonts w:cs="Times New Roman"/>
          <w:lang w:val="en-GB"/>
        </w:rPr>
        <w:t xml:space="preserve">Since AR5 and </w:t>
      </w:r>
      <w:r w:rsidR="00684CEE" w:rsidRPr="001E7A27">
        <w:rPr>
          <w:rFonts w:cs="Times New Roman"/>
          <w:lang w:val="en-GB"/>
        </w:rPr>
        <w:t xml:space="preserve">the </w:t>
      </w:r>
      <w:r w:rsidR="00FD7CEE" w:rsidRPr="001E7A27">
        <w:rPr>
          <w:rFonts w:cs="Times New Roman"/>
          <w:lang w:val="en-GB"/>
        </w:rPr>
        <w:t>Special Report on O</w:t>
      </w:r>
      <w:r w:rsidR="00FD7CEE" w:rsidRPr="001E7A27">
        <w:rPr>
          <w:lang w:val="en-GB"/>
        </w:rPr>
        <w:t>cean and the Cryosphere</w:t>
      </w:r>
      <w:ins w:id="1181" w:author="Ian Blenkinsop" w:date="2021-07-28T12:32:00Z">
        <w:r w:rsidR="004D35CE" w:rsidRPr="001E7A27">
          <w:rPr>
            <w:lang w:val="en-GB"/>
          </w:rPr>
          <w:t xml:space="preserve"> in a Changing Climate</w:t>
        </w:r>
      </w:ins>
      <w:r w:rsidR="00FD7CEE" w:rsidRPr="001E7A27">
        <w:rPr>
          <w:lang w:val="en-GB"/>
        </w:rPr>
        <w:t xml:space="preserve"> (</w:t>
      </w:r>
      <w:r w:rsidRPr="001E7A27">
        <w:rPr>
          <w:rFonts w:cs="Times New Roman"/>
          <w:lang w:val="en-GB"/>
        </w:rPr>
        <w:t>SROCC</w:t>
      </w:r>
      <w:r w:rsidR="00FD7CEE" w:rsidRPr="001E7A27">
        <w:rPr>
          <w:rFonts w:cs="Times New Roman"/>
          <w:lang w:val="en-GB"/>
        </w:rPr>
        <w:t>),</w:t>
      </w:r>
      <w:r w:rsidRPr="001E7A27">
        <w:rPr>
          <w:rFonts w:cs="Times New Roman"/>
          <w:lang w:val="en-GB"/>
        </w:rPr>
        <w:t xml:space="preserve"> major advances in globally coordinated ocean CO</w:t>
      </w:r>
      <w:r w:rsidRPr="001E7A27">
        <w:rPr>
          <w:rFonts w:cs="Times New Roman"/>
          <w:vertAlign w:val="subscript"/>
          <w:lang w:val="en-GB"/>
        </w:rPr>
        <w:t>2</w:t>
      </w:r>
      <w:r w:rsidRPr="001E7A27">
        <w:rPr>
          <w:rFonts w:cs="Times New Roman"/>
          <w:lang w:val="en-GB"/>
        </w:rPr>
        <w:t xml:space="preserve"> observations (</w:t>
      </w:r>
      <w:r w:rsidR="008E020D" w:rsidRPr="001E7A27">
        <w:rPr>
          <w:rFonts w:cs="Times New Roman"/>
          <w:lang w:val="en-GB"/>
        </w:rPr>
        <w:t>Surface Ocean CO</w:t>
      </w:r>
      <w:r w:rsidR="008E020D" w:rsidRPr="001E7A27">
        <w:rPr>
          <w:rFonts w:cs="Times New Roman"/>
          <w:vertAlign w:val="subscript"/>
          <w:lang w:val="en-GB"/>
        </w:rPr>
        <w:t>2</w:t>
      </w:r>
      <w:r w:rsidR="008E020D" w:rsidRPr="001E7A27">
        <w:rPr>
          <w:rFonts w:cs="Times New Roman"/>
          <w:lang w:val="en-GB"/>
        </w:rPr>
        <w:t xml:space="preserve"> Atlas</w:t>
      </w:r>
      <w:del w:id="1182" w:author="Ian Blenkinsop" w:date="2021-07-28T12:32:00Z">
        <w:r w:rsidR="008E020D" w:rsidRPr="001E7A27" w:rsidDel="004D35CE">
          <w:rPr>
            <w:rFonts w:cs="Times New Roman"/>
            <w:lang w:val="en-GB"/>
          </w:rPr>
          <w:delText xml:space="preserve"> </w:delText>
        </w:r>
      </w:del>
      <w:del w:id="1183" w:author="Ian Blenkinsop" w:date="2021-07-14T11:06:00Z">
        <w:r w:rsidR="008E020D" w:rsidRPr="001E7A27" w:rsidDel="00FE7D5D">
          <w:rPr>
            <w:rFonts w:cs="Times New Roman"/>
            <w:lang w:val="en-GB"/>
          </w:rPr>
          <w:delText xml:space="preserve">- </w:delText>
        </w:r>
      </w:del>
      <w:ins w:id="1184" w:author="Ian Blenkinsop" w:date="2021-07-28T12:32:00Z">
        <w:r w:rsidR="004D35CE" w:rsidRPr="001E7A27">
          <w:rPr>
            <w:rFonts w:cs="Times New Roman"/>
            <w:lang w:val="en-GB"/>
          </w:rPr>
          <w:t>,</w:t>
        </w:r>
      </w:ins>
      <w:ins w:id="1185" w:author="Ian Blenkinsop" w:date="2021-07-14T11:06:00Z">
        <w:r w:rsidR="00FE7D5D" w:rsidRPr="001E7A27">
          <w:rPr>
            <w:rFonts w:cs="Times New Roman"/>
            <w:lang w:val="en-GB"/>
          </w:rPr>
          <w:t xml:space="preserve"> </w:t>
        </w:r>
      </w:ins>
      <w:r w:rsidRPr="001E7A27">
        <w:rPr>
          <w:rFonts w:cs="Times New Roman"/>
          <w:lang w:val="en-GB"/>
        </w:rPr>
        <w:t>SOCAT</w:t>
      </w:r>
      <w:ins w:id="1186" w:author="Ian Blenkinsop" w:date="2021-07-14T11:06:00Z">
        <w:r w:rsidR="00FE7D5D" w:rsidRPr="001E7A27">
          <w:rPr>
            <w:rFonts w:cs="Times New Roman"/>
            <w:lang w:val="en-GB"/>
          </w:rPr>
          <w:t>;</w:t>
        </w:r>
      </w:ins>
      <w:r w:rsidRPr="001E7A27">
        <w:rPr>
          <w:rFonts w:cs="Times New Roman"/>
          <w:lang w:val="en-GB"/>
        </w:rPr>
        <w:t xml:space="preserve"> and </w:t>
      </w:r>
      <w:r w:rsidR="008E020D" w:rsidRPr="001E7A27">
        <w:rPr>
          <w:rFonts w:cs="Times New Roman"/>
          <w:lang w:val="en-GB"/>
        </w:rPr>
        <w:t>Global Ocean Data Analysis Project</w:t>
      </w:r>
      <w:del w:id="1187" w:author="Ian Blenkinsop" w:date="2021-07-28T12:32:00Z">
        <w:r w:rsidR="008E020D" w:rsidRPr="001E7A27" w:rsidDel="004D35CE">
          <w:rPr>
            <w:rFonts w:cs="Times New Roman"/>
            <w:lang w:val="en-GB"/>
          </w:rPr>
          <w:delText xml:space="preserve"> </w:delText>
        </w:r>
      </w:del>
      <w:del w:id="1188" w:author="Ian Blenkinsop" w:date="2021-07-14T11:06:00Z">
        <w:r w:rsidR="008E020D" w:rsidRPr="001E7A27" w:rsidDel="00FE7D5D">
          <w:rPr>
            <w:rFonts w:cs="Times New Roman"/>
            <w:lang w:val="en-GB"/>
          </w:rPr>
          <w:delText xml:space="preserve">- </w:delText>
        </w:r>
      </w:del>
      <w:ins w:id="1189" w:author="Ian Blenkinsop" w:date="2021-07-28T12:32:00Z">
        <w:r w:rsidR="004D35CE" w:rsidRPr="001E7A27">
          <w:rPr>
            <w:rFonts w:cs="Times New Roman"/>
            <w:lang w:val="en-GB"/>
          </w:rPr>
          <w:t>,</w:t>
        </w:r>
      </w:ins>
      <w:ins w:id="1190" w:author="Ian Blenkinsop" w:date="2021-07-14T11:06:00Z">
        <w:r w:rsidR="00FE7D5D" w:rsidRPr="001E7A27">
          <w:rPr>
            <w:rFonts w:cs="Times New Roman"/>
            <w:lang w:val="en-GB"/>
          </w:rPr>
          <w:t xml:space="preserve"> </w:t>
        </w:r>
      </w:ins>
      <w:r w:rsidRPr="001E7A27">
        <w:rPr>
          <w:rFonts w:cs="Times New Roman"/>
          <w:lang w:val="en-GB"/>
        </w:rPr>
        <w:t>G</w:t>
      </w:r>
      <w:r w:rsidRPr="001E7A27">
        <w:rPr>
          <w:rFonts w:eastAsia="MS Mincho" w:cs="Times New Roman"/>
          <w:lang w:val="en-GB" w:eastAsia="ja-JP"/>
        </w:rPr>
        <w:t>L</w:t>
      </w:r>
      <w:r w:rsidRPr="001E7A27">
        <w:rPr>
          <w:rFonts w:cs="Times New Roman"/>
          <w:lang w:val="en-GB"/>
        </w:rPr>
        <w:t>ODAP), the harmoni</w:t>
      </w:r>
      <w:ins w:id="1191" w:author="Soapbox" w:date="2021-07-20T07:11:00Z">
        <w:r w:rsidR="00766F77" w:rsidRPr="001E7A27">
          <w:rPr>
            <w:rFonts w:cs="Times New Roman"/>
            <w:lang w:val="en-GB"/>
          </w:rPr>
          <w:t>z</w:t>
        </w:r>
      </w:ins>
      <w:del w:id="1192" w:author="Soapbox" w:date="2021-07-20T07:11:00Z">
        <w:r w:rsidR="0088355D" w:rsidRPr="001E7A27" w:rsidDel="00766F77">
          <w:rPr>
            <w:rFonts w:cs="Times New Roman"/>
            <w:lang w:val="en-GB"/>
          </w:rPr>
          <w:delText>s</w:delText>
        </w:r>
      </w:del>
      <w:r w:rsidRPr="001E7A27">
        <w:rPr>
          <w:rFonts w:cs="Times New Roman"/>
          <w:lang w:val="en-GB"/>
        </w:rPr>
        <w:t xml:space="preserve">ation of </w:t>
      </w:r>
      <w:r w:rsidR="008E020D" w:rsidRPr="001E7A27">
        <w:rPr>
          <w:rFonts w:cs="Times New Roman"/>
          <w:lang w:val="en-GB"/>
        </w:rPr>
        <w:t>ocean and coastal</w:t>
      </w:r>
      <w:ins w:id="1193" w:author="Soapbox" w:date="2021-07-17T03:16:00Z">
        <w:r w:rsidR="007E2678" w:rsidRPr="001E7A27">
          <w:rPr>
            <w:rFonts w:cs="Times New Roman"/>
            <w:lang w:val="en-GB"/>
          </w:rPr>
          <w:t>-</w:t>
        </w:r>
      </w:ins>
      <w:del w:id="1194" w:author="Soapbox" w:date="2021-07-17T03:16:00Z">
        <w:r w:rsidR="008E020D" w:rsidRPr="001E7A27" w:rsidDel="007E2678">
          <w:rPr>
            <w:rFonts w:cs="Times New Roman"/>
            <w:lang w:val="en-GB"/>
          </w:rPr>
          <w:delText xml:space="preserve"> </w:delText>
        </w:r>
      </w:del>
      <w:r w:rsidRPr="001E7A27">
        <w:rPr>
          <w:rFonts w:cs="Times New Roman"/>
          <w:lang w:val="en-GB"/>
        </w:rPr>
        <w:t>observation</w:t>
      </w:r>
      <w:del w:id="1195" w:author="Soapbox" w:date="2021-07-17T03:16:00Z">
        <w:r w:rsidRPr="001E7A27" w:rsidDel="007E2678">
          <w:rPr>
            <w:rFonts w:cs="Times New Roman"/>
            <w:lang w:val="en-GB"/>
          </w:rPr>
          <w:delText>s</w:delText>
        </w:r>
      </w:del>
      <w:ins w:id="1196" w:author="Soapbox" w:date="2021-07-17T03:16:00Z">
        <w:r w:rsidR="007E2678" w:rsidRPr="001E7A27">
          <w:rPr>
            <w:rFonts w:cs="Times New Roman"/>
            <w:lang w:val="en-GB"/>
          </w:rPr>
          <w:t>-</w:t>
        </w:r>
      </w:ins>
      <w:del w:id="1197" w:author="Soapbox" w:date="2021-07-17T03:16:00Z">
        <w:r w:rsidRPr="001E7A27" w:rsidDel="007E2678">
          <w:rPr>
            <w:rFonts w:cs="Times New Roman"/>
            <w:lang w:val="en-GB"/>
          </w:rPr>
          <w:delText xml:space="preserve"> </w:delText>
        </w:r>
      </w:del>
      <w:r w:rsidRPr="001E7A27">
        <w:rPr>
          <w:rFonts w:cs="Times New Roman"/>
          <w:lang w:val="en-GB"/>
        </w:rPr>
        <w:t>based products, atmospheric and oceanic inversion models and forced global ocean biogeochemical models (GOBMs) have increased the level of confidence in the assessment of trends and variability of air-sea fluxes and storage of CO</w:t>
      </w:r>
      <w:r w:rsidRPr="001E7A27">
        <w:rPr>
          <w:rFonts w:cs="Times New Roman"/>
          <w:vertAlign w:val="subscript"/>
          <w:lang w:val="en-GB"/>
        </w:rPr>
        <w:t>2</w:t>
      </w:r>
      <w:r w:rsidRPr="001E7A27">
        <w:rPr>
          <w:rFonts w:cs="Times New Roman"/>
          <w:lang w:val="en-GB"/>
        </w:rPr>
        <w:t xml:space="preserve"> in the ocean during the historical period (1960–2018</w:t>
      </w:r>
      <w:del w:id="1198" w:author="Ian Blenkinsop" w:date="2021-07-14T11:06:00Z">
        <w:r w:rsidR="008E020D" w:rsidRPr="001E7A27" w:rsidDel="00FE7D5D">
          <w:rPr>
            <w:rFonts w:cs="Times New Roman"/>
            <w:lang w:val="en-GB"/>
          </w:rPr>
          <w:delText xml:space="preserve">) </w:delText>
        </w:r>
      </w:del>
      <w:ins w:id="1199" w:author="Ian Blenkinsop" w:date="2021-07-14T11:06:00Z">
        <w:r w:rsidR="00FE7D5D" w:rsidRPr="001E7A27">
          <w:rPr>
            <w:rFonts w:cs="Times New Roman"/>
            <w:lang w:val="en-GB"/>
          </w:rPr>
          <w:t>;</w:t>
        </w:r>
      </w:ins>
      <w:ins w:id="1200" w:author="Ian Blenkinsop" w:date="2021-07-28T12:33:00Z">
        <w:r w:rsidR="004D35CE" w:rsidRPr="001E7A27">
          <w:rPr>
            <w:rFonts w:cs="Times New Roman"/>
            <w:lang w:val="en-GB"/>
          </w:rPr>
          <w:t xml:space="preserve"> </w:t>
        </w:r>
        <w:r w:rsidR="004D35CE" w:rsidRPr="001E7A27">
          <w:rPr>
            <w:rFonts w:cs="Times New Roman"/>
            <w:lang w:val="en-GB"/>
            <w:rPrChange w:id="1201" w:author="Clotilde Pean" w:date="2021-09-06T10:08:00Z">
              <w:rPr>
                <w:rFonts w:cs="Times New Roman"/>
              </w:rPr>
            </w:rPrChange>
          </w:rPr>
          <w:t>see also Supplementary Materials 5.SM.1;</w:t>
        </w:r>
      </w:ins>
      <w:ins w:id="1202" w:author="Ian Blenkinsop" w:date="2021-07-14T11:06:00Z">
        <w:r w:rsidR="00FE7D5D" w:rsidRPr="001E7A27">
          <w:rPr>
            <w:rFonts w:cs="Times New Roman"/>
            <w:lang w:val="en-GB"/>
          </w:rPr>
          <w:t xml:space="preserve"> </w:t>
        </w:r>
      </w:ins>
      <w:commentRangeStart w:id="1203"/>
      <w:r w:rsidR="00EB3589" w:rsidRPr="001E7A27">
        <w:rPr>
          <w:rFonts w:cs="Times New Roman"/>
          <w:lang w:val="en-GB"/>
        </w:rPr>
        <w:fldChar w:fldCharType="begin" w:fldLock="1"/>
      </w:r>
      <w:ins w:id="1204" w:author="Robin Matthews" w:date="2021-06-17T16:05:00Z">
        <w:r w:rsidR="003B0A32" w:rsidRPr="001E7A27">
          <w:rPr>
            <w:rFonts w:cs="Times New Roman"/>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"id" : "ITEM-3", "itemData" : { "DOI" : "10.5194/essd-8-383-2016", "ISSN" : "1866-3516", "abstract" : "Abstract. The Surface Ocean CO2 Atlas (SOCAT) is a synthesis of quality-controlled fCO2 (fugacity of carbon dioxide) values for the global surface oceans and coastal seas with regular updates. Version 3 of SOCAT has 14.7 million fCO2 values from 3646 data sets covering the years 1957 to 2014. This latest version has an additional 4.6 million fCO2 values relative to version 2 and extends the record from 2011 to 2014. Version 3 also significantly increases the data availability for 2005 to 2013. SOCAT has an average of approximately 1.2 million surface water fCO2 values per year for the years 2006 to 2012. Quality and documentation of the data has improved. A new feature is the data set quality control (QC) flag of E for data from alternative sensors and platforms. The accuracy of surface water fCO2 has been defined for all data set QC flags. Automated range checking has been carried out for all data sets during their upload into SOCAT. The upgrade of the interactive Data Set Viewer (previously known as the Cruise Data Viewer) allows better interrogation of the SOCAT data collection and rapid creation of high-quality figures for scientific presentations. Automated data upload has been launched for version 4 and will enable more frequent SOCAT releases in the future. High-profile scientific applications of SOCAT include quantification of the ocean sink for atmospheric carbon dioxide and its long-term variation, detection of ocean acidification, as well as evaluation of coupled-climate and ocean-only biogeochemical models. Users of SOCAT data products are urged to acknowledge the contribution of data providers, as stated in the SOCAT Fair Data Use Statement. This ESSD (Earth System Science Data) \"living data\" publication documents the methods and data sets used for the assembly of this new version of the SOCAT data collection and compares these with those used for earlier versions of the data collection (Pfeil et al., 2013; Sabine et al., 2013; Bakker et al., 2014). Individual data set files, included in the synthesis product, can be downloaded here: doi:10.1594/PANGAEA.849770. The gridded products are available here: doi:10.3334/CDIAC/OTG.SOCAT_V3_GRID.", "author" : [ { "dropping-particle" : "", "family" : "Bakker", "given" : "Dorothee C. E.", "non-dropping-particle" : "", "parse-names" : false, "suffix" : "" }, { "dropping-particle" : "", "family" : "Pfeil", "given" : "Benjamin", "non-dropping-particle" : "", "parse-names" : false, "suffix" : "" }, { "dropping-particle" : "", "family" : "Landa", "given" : "Camilla S.", "non-dropping-particle" : "", "parse-names" : false, "suffix" : "" }, { "dropping-particle" : "", "family" : "Metzl", "given" : "Nicolas", "non-dropping-particle" : "", "parse-names" : false, "suffix" : "" }, { "dropping-particle" : "", "family" : "O&amp;amp;apos;Brien", "given" : "Kevin M.", "non-dropping-particle" : "", "parse-names" : false, "suffix" : "" }, { "dropping-particle" : "", "family" : "Olsen", "given" : "Are", "non-dropping-particle" : "", "parse-names" : false, "suffix" : "" }, { "dropping-particle" : "", "family" : "Smith", "given" : "Karl", "non-dropping-particle" : "", "parse-names" : false, "suffix" : "" }, { "dropping-particle" : "", "family" : "Cosca", "given" : "Cathy", "non-dropping-particle" : "", "parse-names" : false, "suffix" : "" }, { "dropping-particle" : "", "family" : "Harasawa", "given" : "Sumiko", "non-dropping-particle" : "", "parse-names" : false, "suffix" : "" }, { "dropping-particle" : "", "family" : "Jones", "given" : "Stephen D.",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"Schuster", "given" : "Ute", "non-dropping-particle" : "", "parse-names" : false, "suffix" : "" }, { "dropping-particle" : "", "family" : "Steinhoff", "given" : "Tobias",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"Wada", "given" : "Chisato", "non-dropping-particle" : "", "parse-names" : false, "suffix" : "" }, { "dropping-particle" : "", "family" : "Wanninkhof", "given" : "Rik", "non-dropping-particle" : "", "parse-names" : false, "suffix" : "" }, { "dropping-particle" : "", "family" : "Alin", "given" : "Simone R.", "non-dropping-particle" : "", "parse-names" : false, "suffix" : "" }, { "dropping-particle" : "", "family" : "Balestrini", "given" : "Carlos F.", "non-dropping-particle" : "", "parse-names" : false, "suffix" : "" }, { "dropping-particle" : "", "family" : "Barbero", "given" : "Leticia", "non-dropping-particle" : "", "parse-names" : false, "suffix" : "" }, { "dropping-particle" : "", "family" : "Bates", "given" : "Nicholas R.", "non-dropping-particle" : "", "parse-names" : false, "suffix" : "" }, { "dropping-particle" : "", "family" : "Bianchi", "given" : "Alejandro A.", "non-dropping-particle" : "", "parse-names" : false, "suffix" : "" }, { "dropping-particle" : "", "family" : "Bonou", "given" : "Fr\u00e9d\u00e9ric", "non-dropping-particle" : "", "parse-names" : false, "suffix" : "" }, { "dropping-particle" : "", "family" : "Boutin", "given" : "Jacqueline", "non-dropping-particle" : "", "parse-names" : false, "suffix" : "" }, { "dropping-particle" : "", "family" : "Bozec", "given" : "Yann", "non-dropping-particle" : "", "parse-names" : false, "suffix" : "" }, { "dropping-particle" : "", "family" : "Burger", "given" : "Eugene F.", "non-dropping-particle" : "", "parse-names" : false, "suffix" : "" }, { "dropping-particle" : "", "family" : "Cai", "given" : "Wei-Jun", "non-dropping-particle" : "", "parse-names" : false, "suffix" : "" }, { "dropping-particle" : "", "family" : "Castle", "given" : "Robert D.", "non-dropping-particle" : "", "parse-names" : false, "suffix" : "" }, { "dropping-particle" : "", "family" : "Chen", "given" : "Liqi", "non-dropping-particle" : "", "parse-names" : false, "suffix" : "" }, { "dropping-particle" : "", "family" : "Chierici", "given" : "Melissa", "non-dropping-particle" : "", "parse-names" : false, "suffix" : "" }, { "dropping-particle" : "", "family" : "Currie", "given" : "Kim", "non-dropping-particle" : "", "parse-names" : false, "suffix" : "" }, { "dropping-particle" : "", "family" : "Evans", "given" : "Wiley", "non-dropping-particle" : "", "parse-names" : false, "suffix" : "" }, { "dropping-particle" : "", "family" : "Featherstone", "given" : "Charles", "non-dropping-particle" : "", "parse-names" : false, "suffix" : "" }, { "dropping-particle" : "", "family" : "Feely", "given" : "Richard A.", "non-dropping-particle" : "", "parse-names" : false, "suffix" : "" }, { "dropping-particle" : "", "family" : "Fransson", "given" : "Agneta", "non-dropping-particle" : "", "parse-names" : false, "suffix" : "" }, { "dropping-particle" : "", "family" : "Goyet", "given" : "Catherine", "non-dropping-particle" : "", "parse-names" : false, "suffix" : "" }, { "dropping-particle" : "", "family" : "Greenwood", "given" : "Naomi", "non-dropping-particle" : "", "parse-names" : false, "suffix" : "" }, { "dropping-particle" : "", "family" : "Gregor", "given" : "Luke", "non-dropping-particle" : "", "parse-names" : false, "suffix" : "" }, { "dropping-particle" : "", "family" : "Hankin", "given" : "Steven", "non-dropping-particle" : "", "parse-names" : false, "suffix" : "" }, { "dropping-particle" : "", "family" : "Hardman-Mountford", "given" : "Nick J.", "non-dropping-particle" : "", "parse-names" : false, "suffix" : "" }, { "dropping-particle" : "", "family" : "Harlay", "given" : "J\u00e9r\u00f4me", "non-dropping-particle" : "", "parse-names" : false, "suffix" : "" }, { "dropping-particle" : "", "family" : "Hauck", "given" : "Judith", "non-dropping-particle" : "", "parse-names" : false, "suffix" : "" }, { "dropping-particle" : "", "family" : "Hoppema", "given" : "Mario", "non-dropping-particle" : "", "parse-names" : false, "suffix" : "" }, { "dropping-particle" : "", "family" : "Humphreys", "given" : "Matthew P.", "non-dropping-particle" : "", "parse-names" : false, "suffix" : "" }, { "dropping-particle" : "", "family" : "Hunt", "given" : "Christopher W.", "non-dropping-particle" : "", "parse-names" : false, "suffix" : "" }, { "dropping-particle" : "", "family" : "Huss", "given" : "Betty", "non-dropping-particle" : "", "parse-names" : false, "suffix" : "" }, { "dropping-particle" : "", "family" : "Ib\u00e1nhez", "given" : "J. Severino P.", "non-dropping-particle" : "", "parse-names" : false, "suffix" : "" }, { "dropping-particle" : "", "family" : "Johannessen", "given" : "Truls", "non-dropping-particle" : "", "parse-names" : false, "suffix" : "" }, { "dropping-particle" : "", "family" : "Keeling", "given" : "Ralph", "non-dropping-particle" : "", "parse-names" : false, "suffix" : "" }, { "dropping-particle" : "", "family" : "Kitidis", "given" : "Vassilis", "non-dropping-particle" : "", "parse-names" : false, "suffix" : "" }, { "dropping-particle" : "", "family" : "K\u00f6rtzinger", "given" : "Arne", "non-dropping-particle" : "", "parse-names" : false, "suffix" : "" }, { "dropping-particle" : "", "family" : "Kozyr", "given" : "Alex", "non-dropping-particle" : "", "parse-names" : false, "suffix" : "" }, { "dropping-particle" : "", "family" : "Krasakopoulou", "given" : "Evangelia", "non-dropping-particle" : "", "parse-names" : false, "suffix" : "" }, { "dropping-particle" : "", "family" : "Kuwata", "given" : "Akira",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"Monaco", "given" : "Claire", "non-dropping-particle" : "Lo", "parse-names" : false, "suffix" : "" }, { "dropping-particle" : "", "family" : "Manke", "given" : "Ansley", "non-dropping-particle" : "", "parse-names" : false, "suffix" : "" }, { "dropping-particle" : "", "family" : "Mathis", "given" : "Jeremy T.", "non-dropping-particle" : "", "parse-names" : false, "suffix" : "" }, { "dropping-particle" : "", "family" : "Merlivat", "given" : "Liliane", "non-dropping-particle" : "", "parse-names" : false, "suffix" : "" }, { "dropping-particle" : "", "family" : "Millero", "given" : "Frank J.",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"Murata", "given" : "Akihiko", "non-dropping-particle" : "", "parse-names" : false, "suffix" : "" }, { "dropping-particle" : "", "family" : "Newberger", "given" : "Timothy", "non-dropping-particle" : "", "parse-names" : false, "suffix" : "" }, { "dropping-particle" : "", "family" : "Omar", "given" : "Abdirahman M.", "non-dropping-particle" : "", "parse-names" : false, "suffix" : "" }, { "dropping-particle" : "", "family" : "Ono", "given" : "Tsuneo", "non-dropping-particle" : "", "parse-names" : false, "suffix" : "" }, { "dropping-particle" : "", "family" : "Paterson", "given" : "Kristina", "non-dropping-particle" : "", "parse-names" : false, "suffix" : "" }, { "dropping-particle" : "", "family" : "Pearce", "given" : "David", "non-dropping-particle" : "", "parse-names" : false, "suffix" : "" }, { "dropping-particle" : "", "family" : "Pierrot", "given" : "Denis", "non-dropping-particle" : "", "parse-names" : false, "suffix" : "" }, { "dropping-particle" : "", "family" : "Robbins", "given" : "Lisa L.", "non-dropping-particle" : "", "parse-names" : false, "suffix" : "" }, { "dropping-particle" : "", "family" : "Saito", "given" : "Shu", "non-dropping-particle" : "", "parse-names" : false, "suffix" : "" }, { "dropping-particle" : "", "family" : "Salisbury", "given" : "Joe", "non-dropping-particle" : "", "parse-names" : false, "suffix" : "" }, { "dropping-particle" : "", "family" : "Schlitzer", "given" : "Reiner", "non-dropping-particle" : "", "parse-names" : false, "suffix" : "" }, { "dropping-particle" : "", "family" : "Schneider", "given" : "Bernd", "non-dropping-particle" : "", "parse-names" : false, "suffix" : "" }, { "dropping-particle" : "", "family" : "Schweitzer", "given" : "Roland", "non-dropping-particle" : "", "parse-names" : false, "suffix" : "" }, { "dropping-particle" : "", "family" : "Sieger", "given" : "Rainer", "non-dropping-particle" : "", "parse-names" : false, "suffix" : "" }, { "dropping-particle" : "", "family" : "Skjelvan", "given" : "Ingunn", "non-dropping-particle" : "", "parse-names" : false, "suffix" : "" }, { "dropping-particle" : "", "family" : "Sullivan", "given" : "Kevin F.", "non-dropping-particle" : "", "parse-names" : false, "suffix" : "" }, { "dropping-particle" : "", "family" : "Sutherland", "given" : "Stewart C.", "non-dropping-particle" : "", "parse-names" : false, "suffix" : "" }, { "dropping-particle" : "", "family" : "Sutton", "given" : "Adrienne J.", "non-dropping-particle" : "", "parse-names" : false, "suffix" : "" }, { "dropping-particle" : "", "family" : "Tadokoro", "given" : "Kazuaki", "non-dropping-particle" : "", "parse-names" : false, "suffix" : "" }, { "dropping-particle" : "", "family" : "Telszewski", "given" : "Maciej", "non-dropping-particle" : "", "parse-names" : false, "suffix" : "" }, { "dropping-particle" : "", "family" : "Tuma", "given" : "Matthias", "non-dropping-particle" : "", "parse-names" : false, "suffix" : "" }, { "dropping-particle" : "", "family" : "Heuven", "given" : "Steven M. A. C.", "non-dropping-particle" : "van", "parse-names" : false, "suffix" : "" }, { "dropping-particle" : "", "family" : "Vandemark", "given" : "Doug", "non-dropping-particle" : "", "parse-names" : false, "suffix" : "" }, { "dropping-particle" : "", "family" : "Ward", "given" : "Brian", "non-dropping-particle" : "", "parse-names" : false, "suffix" : "" }, { "dropping-particle" : "", "family" : "Watson", "given" : "Andrew J.", "non-dropping-particle" : "", "parse-names" : false, "suffix" : "" }, { "dropping-particle" : "", "family" : "Xu", "given" : "Suqing", "non-dropping-particle" : "", "parse-names" : false, "suffix" : "" } ], "container-title" : "Earth System Science Data", "id" : "ITEM-3", "issue" : "2", "issued" : { "date-parts" : [ [ "2016", "9", "15" ] ] }, "page" : "383-413", "title" : "A multi-decade record of high-quality fCO2 data in version 3 of the Surface Ocean CO2 Atlas (SOCAT)", "translator" : [ { "dropping-particle" : "", "family" : "L4582", "given" : "", "non-dropping-particle" : "", "parse-names" : false, "suffix" : "" } ], "type" : "article-journal", "volume" : "8" }, "uris" : [ "http://www.mendeley.com/documents/?uuid=bc649b93-071b-3ac8-a597-6454c1a6398b" ] }, { "id" : "ITEM-4", "itemData" : { "DOI" : "10.5194/essd-12-2537-2020", "ISSN" : "18663516", "abstract" : "In this study, we present the first combined open- and coastal-ocean pCO2 mapped monthly climatology (Landsch\u00fctzer et al., 2020b, https://doi.org/10.25921/qb25-f418, https://www.nodc.noaa.gov/ocads/ oceans/MPI-ULB-SOM_FFN_clim.html, last access: 8 April 2020) constructed from observations collected between 1998 and 2015 extracted from the Surface Ocean CO2 Atlas (SOCAT) database. We combine two neural network-based pCO2 products, one from the open ocean and the other from the coastal ocean, and investigate their consistency along their common overlap areas. While the difference between open- and coastal-ocean estimates along the overlap area increases with latitude, it remains close to 0 \u03bcatm globally. Stronger discrepancies, however, exist on the regional level resulting in differences that exceed 10% of the climatological mean pCO2, or an order of magnitude larger than the uncertainty from state-of-the-art measurements. This also illustrates the potential of such an analysis to highlight where we lack a good representation of the aquatic continuum and future research should be dedicated. A regional analysis further shows that the seasonal carbon dynamics at the coast-open interface are well represented in our climatology. While our combined product is only a first step towards a true representation of both the open-ocean and the coastal-ocean air-sea CO2 flux in marine carbon budgets, we show it is a feasible task and the present data product already constitutes a valuable tool to investigate and quantify the dynamics of the air-sea CO2 exchange consistently for oceanic regions regardless of its distance to the coast.", "author" : [ { "dropping-particle" : "", "family" : "Landsch\u00fctzer", "given" : "Peter", "non-dropping-particle" : "", "parse-names" : false, "suffix" : "" }, { "dropping-particle" : "", "family" : "Laruelle", "given" : "Goulven G.", "non-dropping-particle" : "", "parse-names" : false, "suffix" : "" }, { "dropping-particle" : "", "family" : "Roobaert", "given" : "Alizee", "non-dropping-particle" : "", "parse-names" : false, "suffix" : "" }, { "dropping-particle" : "", "family" : "Regnier", "given" : "Pierre", "non-dropping-particle" : "", "parse-names" : false, "suffix" : "" } ], "container-title" : "Earth System Science Data", "id" : "ITEM-4", "issue" : "4", "issued" : { "date-parts" : [ [ "2020", "10", "21" ] ] }, "page" : "2537-2553", "publisher" : "Copernicus GmbH", "title" : "A uniform pCO2 climatology combining open and coastal oceans", "translator" : [ { "dropping-particle" : "", "family" : "L7298", "given" : "", "non-dropping-particle" : "", "parse-names" : false, "suffix" : "" } ], "type" : "article-journal", "volume" : "12" }, "uris" : [ "http://www.mendeley.com/documents/?uuid=b8791016-528e-33a0-9f97-85ee145e1dc2" ] }, { "id" : "ITEM-5",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"ITEM-5",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"ITEM-6", "itemData" : { "DOI" : "10.1073/pnas.1900371116", "abstract" : "The ocean and land absorb anthropogenic CO2 from industrial fossil-fuel emissions and land-use changes, helping to buffer climate change. Here, we compare decadal variability of ocean CO2 uptake using three independent methods and find that the ocean could be responsible for as much as 40% of the observed decadal variability of CO2 accumulation in the atmosphere. The remaining variability is due to variability in the accumulation of carbon in the terrestrial biosphere. Models capture these variations, but not as strongly as the observations, implying that CO2 uptake by the land and ocean is more sensitive to climate variability than currently thought. Models must capture this sensitivity to provide accurate climate predictions.Measurements show large decadal variability in the rate of CO2 accumulation in the atmosphere that is not driven by CO2 emissions. The decade of the 1990s experienced enhanced carbon accumulation in the atmosphere relative to emissions, while in the 2000s, the atmospheric growth rate slowed, even though emissions grew rapidly. These variations are driven by natural sources and sinks of CO2 due to the ocean and the terrestrial biosphere. In this study, we compare three independent methods for estimating oceanic CO2 uptake and find that the ocean carbon sink could be responsible for up to 40% of the observed decadal variability in atmospheric CO2 accumulation. Data-based estimates of the ocean carbon sink from pCO2 mapping methods and decadal ocean inverse models generally agree on the magnitude and sign of decadal variability in the ocean CO2 sink at both global and regional scales. Simulations with ocean biogeochemical models confirm that climate variability drove the observed decadal trends in ocean CO2 uptake, but also demonstrate that the sensitivity of ocean CO2 uptake to climate variability may be too weak in models. Furthermore, all estimates point toward coherent decadal variability in the oceanic and terrestrial CO2 sinks, and this variability is not well-matched by current global vegetation models. Reconciling these differences will help to constrain the sensitivity of oceanic and terrestrial CO2 uptake to climate variability and lead to improved climate projections and decadal climate predictions.", "author" : [ { "dropping-particle" : "", "family" : "DeVries", "given" : "Tim", "non-dropping-particle" : "", "parse-names" : false, "suffix" : "" }, { "dropping-particle" : "", "family" : "Qu\u00e9r\u00e9", "given" : "Corinne", "non-dropping-particle" : "Le", "parse-names" : false, "suffix" : "" }, { "dropping-particle" : "", "family" : "Andrews", "given" : "Oliver", "non-dropping-particle" : "", "parse-names" : false, "suffix" : "" }, { "dropping-particle" : "", "family" : "Berthet", "given" : "Sarah", "non-dropping-particle" : "", "parse-names" : false, "suffix" : "" }, { "dropping-particle" : "", "family" : "Hauck", "given" : "Judith",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"Lima", "given" : "Ivan D", "non-dropping-particle" : "", "parse-names" : false, "suffix" : "" }, { "dropping-particle" : "", "family" : "Nowicki", "given" : "Michael",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"Proceedings of the National Academy of Sciences", "id" : "ITEM-6", "issue" : "24", "issued" : { "date-parts" : [ [ "2019", "6", "11" ] ] }, "page" : "11646", "title" : "Decadal trends in the ocean carbon sink", "translator" : [ { "dropping-particle" : "", "family" : "L7383", "given" : "", "non-dropping-particle" : "", "parse-names" : false, "suffix" : "" } ], "type" : "article-journal", "volume" : "116" }, "uris" : [ "http://www.mendeley.com/documents/?uuid=b738f102-31a3-36e9-867d-7c39c5e7b466" ] }, { "id" : "ITEM-7",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"ITEM-7",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"id" : "ITEM-8", "itemData" : { "DOI" : "10.1002/2015GB005359", "abstract" : "We investigate the variations of the ocean CO2 sink during the past three decades using global surface ocean maps of the partial pressure of CO2 reconstructed from observations contained in the Surface Ocean CO2 Atlas Version 2. To create these maps, we used the neural network\u2010based data interpolation method of Landsch\u00fctzer et al. (2014) but extended the work in time from 1998 to 2011 to the period from 1982 through 2011. Our results suggest strong decadal variations in the global ocean carbon sink around a long\u2010term increase that corresponds roughly to that expected from the rise in atmospheric CO2. The sink is estimated to have weakened during the 1990s toward a minimum uptake of only \u22120.8 \u00b1 0.5 Pg C yr\u22121 in 2000 and thereafter to have strengthened considerably to rates of more than \u22122.0 \u00b1 0.5 Pg C yr\u22121. These decadal variations originate mostly from the extratropical oceans, while the tropical regions contribute primarily to interannual variations. Changes in sea surface temperature affecting the solubility of CO2 explain part of these variations, particularly at subtropical latitudes. But most of the higher\u2010latitude changes are attributed to modifications in the surface concentration of dissolved inorganic carbon and alkalinity, induced by decadal variations in atmospheric forcing, with patterns that are reminiscent of those of the Northern and Southern Annular Modes. These decadal variations lead to a substantially smaller cumulative anthropogenic CO2 uptake of the ocean over the 1982 through 2011 period (reduction of 7.5 \u00b1 5.5 Pg C) relative to that derived by the Global Carbon Budget.",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"ITEM-8", "issue" : "10", "issued" : { "date-parts" : [ [ "2016", "10", "1" ] ] }, "page" : "1396-1417", "publisher" : "Wiley-Blackwell", "title" : "Decadal variations and trends of the global ocean carbon sink", "translator" : [ { "dropping-particle" : "", "family" : "L4579", "given" : "", "non-dropping-particle" : "", "parse-names" : false, "suffix" : "" } ], "type" : "article-journal", "volume" : "30" }, "uris" : [ "http://www.mendeley.com/documents/?uuid=f8018d88-0735-3658-97eb-5f1d15d422a1" ] }, { "id" : "ITEM-9", "itemData" : { "DOI" : "10.5194/acp-19-9269-2019", "author" : [ { "dropping-particle" : "", "family" : "Tohjima", "given" : "Y", "non-dropping-particle" : "", "parse-names" : false, "suffix" : "" }, { "dropping-particle" : "", "family" : "Mukai", "given" : "H", "non-dropping-particle" : "", "parse-names" : false, "suffix" : "" }, { "dropping-particle" : "", "family" : "Machida", "given" : "T", "non-dropping-particle" : "", "parse-names" : false, "suffix" : "" }, { "dropping-particle" : "", "family" : "Hoshina", "given" : "Y", "non-dropping-particle" : "", "parse-names" : false, "suffix" : "" }, { "dropping-particle" : "", "family" : "Nakaoka", "given" : "S.-I.", "non-dropping-particle" : "", "parse-names" : false, "suffix" : "" } ], "container-title" : "Atmospheric Chemistry and Physics", "id" : "ITEM-9", "issue" : "14", "issued" : { "date-parts" : [ [ "2019" ] ] }, "page" : "9269-9285", "title" : "Global carbon budgets estimated from atmospheric O2/N2 and\nCO2 observations in the western Pacific region over a 15-year period", "translator" : [ { "dropping-particle" : "", "family" : "L6277", "given" : "", "non-dropping-particle" : "", "parse-names" : false, "suffix" : "" } ], "type" : "article-journal", "volume" : "19" }, "uris" : [ "http://www.mendeley.com/documents/?uuid=bdbbae77-a567-3712-88e5-a5bec02ed151" ] }, { "id" : "ITEM-10",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"ITEM-10",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"ITEM-11", "itemData" : { "DOI" : "10.5194/essd-12-3653-2020", "author" : [ { "dropping-particle" : "", "family" : "Olsen", "given" : "A", "non-dropping-particle" : "", "parse-names" : false, "suffix" : "" }, { "dropping-particle" : "", "family" : "Lange", "given" : "N", "non-dropping-particle" : "", "parse-names" : false, "suffix" : "" }, { "dropping-particle" : "", "family" : "Key", "given" : "R M", "non-dropping-particle" : "", "parse-names" : false, "suffix" : "" }, { "dropping-particle" : "", "family" : "Tanhua", "given" : "T", "non-dropping-particle" : "", "parse-names" : false, "suffix" : "" }, { "dropping-particle" : "", "family" : "Bittig", "given" : "H C", "non-dropping-particle" : "", "parse-names" : false, "suffix" : "" }, { "dropping-particle" : "", "family" : "Kozyr", "given" : "A", "non-dropping-particle" : "", "parse-names" : false, "suffix" : "" }, { "dropping-particle" : "", "family" : "\u00c1lvarez", "given" : "M", "non-dropping-particle" : "", "parse-names" : false, "suffix" : "" }, { "dropping-particle" : "", "family" : "Azetsu-Scott", "given" : "K", "non-dropping-particle" : "", "parse-names" : false, "suffix" : "" }, { "dropping-particle" : "", "family" : "Becker", "given" : "S", "non-dropping-particle" : "", "parse-names" : false, "suffix" : "" }, { "dropping-particle" : "", "family" : "Brown", "given" : "P J", "non-dropping-particle" : "", "parse-names" : false, "suffix" : "" }, { "dropping-particle" : "", "family" : "Carter", "given" : "B R", "non-dropping-particle" : "", "parse-names" : false, "suffix" : "" }, { "dropping-particle" : "", "family" : "Cunha", "given" : "L", "non-dropping-particle" : "da", "parse-names" : false, "suffix" : "" }, { "dropping-particle" : "", "family" : "Feely", "given" : "R A", "non-dropping-particle" : "", "parse-names" : false, "suffix" : "" }, { "dropping-particle" : "", "family" : "Heuven", "given" : "S", "non-dropping-particle" : "van", "parse-names" : false, "suffix" : "" }, { "dropping-particle" : "", "family" : "Hoppema", "given" : "M", "non-dropping-particle" : "", "parse-names" : false, "suffix" : "" }, { "dropping-particle" : "", "family" : "Ishii", "given" : "M", "non-dropping-particle" : "", "parse-names" : false, "suffix" : "" }, { "dropping-particle" : "", "family" : "Jeansson", "given" : "E", "non-dropping-particle" : "", "parse-names" : false, "suffix" : "" }, { "dropping-particle" : "", "family" : "Jutterstr\u00f6m", "given" : "S", "non-dropping-particle" : "", "parse-names" : false, "suffix" : "" }, { "dropping-particle" : "", "family" : "Landa", "given" : "C S", "non-dropping-particle" : "", "parse-names" : false, "suffix" : "" }, { "dropping-particle" : "", "family" : "Lauvset", "given" : "S K", "non-dropping-particle" : "", "parse-names" : false, "suffix" : "" }, { "dropping-particle" : "", "family" : "Michaelis", "given" : "P", "non-dropping-particle" : "", "parse-names" : false, "suffix" : "" }, { "dropping-particle" : "", "family" : "Murata", "given" : "A", "non-dropping-particle" : "", "parse-names" : false, "suffix" : "" }, { "dropping-particle" : "", "family" : "P\u00e9rez", "given" : "F F", "non-dropping-particle" : "", "parse-names" : false, "suffix" : "" }, { "dropping-particle" : "", "family" : "Pfeil", "given" : "B", "non-dropping-particle" : "", "parse-names" : false, "suffix" : "" }, { "dropping-particle" : "", "family" : "Schirnick", "given" : "C", "non-dropping-particle" : "", "parse-names" : false, "suffix" : "" }, { "dropping-particle" : "", "family" : "Steinfeldt", "given" : "R", "non-dropping-particle" : "", "parse-names" : false, "suffix" : "" }, { "dropping-particle" : "", "family" : "Suzuki", "given" : "T", "non-dropping-particle" : "", "parse-names" : false, "suffix" : "" }, { "dropping-particle" : "", "family" : "Tilbrook", "given" : "B", "non-dropping-particle" : "", "parse-names" : false, "suffix" : "" }, { "dropping-particle" : "", "family" : "Velo", "given" : "A", "non-dropping-particle" : "", "parse-names" : false, "suffix" : "" }, { "dropping-particle" : "", "family" : "Wanninkhof", "given" : "R", "non-dropping-particle" : "", "parse-names" : false, "suffix" : "" }, { "dropping-particle" : "", "family" : "Woosley", "given" : "R J", "non-dropping-particle" : "", "parse-names" : false, "suffix" : "" } ], "container-title" : "Earth System Science Data", "id" : "ITEM-11", "issue" : "4", "issued" : { "date-parts" : [ [ "2020" ] ] }, "page" : "3653-3678", "title" : "An updated version of the global interior ocean biogeochemical data product, GLODAPv2.2020", "translator" : [ { "dropping-particle" : "", "family" : "L7384", "given" : "", "non-dropping-particle" : "", "parse-names" : false, "suffix" : "" } ], "type" : "article-journal", "volume" : "12" }, "uris" : [ "http://www.mendeley.com/documents/?uuid=787a6efd-0cd6-3efc-b46f-d1db5755c874" ] }, { "id" : "ITEM-12",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"id" : "ITEM-13",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"(Ciais et al., 2013; Bakker et al., 2016; Landsch\u00fctzer et al., 2020, 2016; Bindoff et al., 2019; Tohjima et al., 2019; DeVries et al., 2019; Gregor et al., 2019; Gruber et al., 2019b, 2019a; Olsen et al., 2020; Friedlingstein et al., 2020; Hauck et al., 2020)", "manualFormatting" : "(Ciais et al., 2013; Bakker et al., 2016; Landsch\u00fctzer et al., 2016, 2020; Bindoff et al., 2019; DeVries et al., 2019; Gregor et al., 2019; Gruber et al., 2019a, b; Tohjima et al., 2019; Friedlingstein et al., 2020; Hauck et al., 2020; Olsen et al., 2020)", "plainTextFormattedCitation" : "(Ciais et al., 2013; Bakker et al., 2016; Landsch\u00fctzer et al., 2020, 2016; Bindoff et al., 2019; Tohjima et al., 2019; DeVries et al., 2019; Gregor et al., 2019; Gruber et al., 2019b, 2019a; Olsen et al., 2020; Friedlingstein et al., 2020; Hauck et al., 2020)", "previouslyFormattedCitation" : "(Ciais et al., 2013; Bakker et al., 2016; Landsch\u00fctzer et al., 2020, 2016; Bindoff et al., 2019; Tohjima et al., 2019; DeVries et al., 2019; Gregor et al., 2019; Gruber et al., 2019b, 2019a; Olsen et al., 2020; Friedlingstein et al., 2020; Hauck et al., 2020)" }, "properties" : { "noteIndex" : 0 }, "schema" : "https://github.com/citation-style-language/schema/raw/master/csl-citation.json" }</w:instrText>
        </w:r>
      </w:ins>
      <w:del w:id="1205" w:author="Robin Matthews" w:date="2021-06-17T16:05:00Z">
        <w:r w:rsidR="00176897" w:rsidRPr="001E7A27" w:rsidDel="003B0A32">
          <w:rPr>
            <w:rFonts w:cs="Times New Roman"/>
            <w:lang w:val="en-GB"/>
          </w:rPr>
          <w:del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"id" : "ITEM-3", "itemData" : { "DOI" : "10.5194/essd-8-383-2016", "ISSN" : "1866-3516", "abstract" : "Abstract. The Surface Ocean CO2 Atlas (SOCAT) is a synthesis of quality-controlled fCO2 (fugacity of carbon dioxide) values for the global surface oceans and coastal seas with regular updates. Version 3 of SOCAT has 14.7 million fCO2 values from 3646 data sets covering the years 1957 to 2014. This latest version has an additional 4.6 million fCO2 values relative to version 2 and extends the record from 2011 to 2014. Version 3 also significantly increases the data availability for 2005 to 2013. SOCAT has an average of approximately 1.2 million surface water fCO2 values per year for the years 2006 to 2012. Quality and documentation of the data has improved. A new feature is the data set quality control (QC) flag of E for data from alternative sensors and platforms. The accuracy of surface water fCO2 has been defined for all data set QC flags. Automated range checking has been carried out for all data sets during their upload into SOCAT. The upgrade of the interactive Data Set Viewer (previously known as the Cruise Data Viewer) allows better interrogation of the SOCAT data collection and rapid creation of high-quality figures for scientific presentations. Automated data upload has been launched for version 4 and will enable more frequent SOCAT releases in the future. High-profile scientific applications of SOCAT include quantification of the ocean sink for atmospheric carbon dioxide and its long-term variation, detection of ocean acidification, as well as evaluation of coupled-climate and ocean-only biogeochemical models. Users of SOCAT data products are urged to acknowledge the contribution of data providers, as stated in the SOCAT Fair Data Use Statement. This ESSD (Earth System Science Data) \"living data\" publication documents the methods and data sets used for the assembly of this new version of the SOCAT data collection and compares these with those used for earlier versions of the data collection (Pfeil et al., 2013; Sabine et al., 2013; Bakker et al., 2014). Individual data set files, included in the synthesis product, can be downloaded here: doi:10.1594/PANGAEA.849770. The gridded products are available here: doi:10.3334/CDIAC/OTG.SOCAT_V3_GRID.", "author" : [ { "dropping-particle" : "", "family" : "Bakker", "given" : "Dorothee C. E.", "non-dropping-particle" : "", "parse-names" : false, "suffix" : "" }, { "dropping-particle" : "", "family" : "Pfeil", "given" : "Benjamin", "non-dropping-particle" : "", "parse-names" : false, "suffix" : "" }, { "dropping-particle" : "", "family" : "Landa", "given" : "Camilla S.", "non-dropping-particle" : "", "parse-names" : false, "suffix" : "" }, { "dropping-particle" : "", "family" : "Metzl", "given" : "Nicolas", "non-dropping-particle" : "", "parse-names" : false, "suffix" : "" }, { "dropping-particle" : "", "family" : "O&amp;amp;apos;Brien", "given" : "Kevin M.", "non-dropping-particle" : "", "parse-names" : false, "suffix" : "" }, { "dropping-particle" : "", "family" : "Olsen", "given" : "Are", "non-dropping-particle" : "", "parse-names" : false, "suffix" : "" }, { "dropping-particle" : "", "family" : "Smith", "given" : "Karl", "non-dropping-particle" : "", "parse-names" : false, "suffix" : "" }, { "dropping-particle" : "", "family" : "Cosca", "given" : "Cathy", "non-dropping-particle" : "", "parse-names" : false, "suffix" : "" }, { "dropping-particle" : "", "family" : "Harasawa", "given" : "Sumiko", "non-dropping-particle" : "", "parse-names" : false, "suffix" : "" }, { "dropping-particle" : "", "family" : "Jones", "given" : "Stephen D.",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"Schuster", "given" : "Ute", "non-dropping-particle" : "", "parse-names" : false, "suffix" : "" }, { "dropping-particle" : "", "family" : "Steinhoff", "given" : "Tobias",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"Wada", "given" : "Chisato", "non-dropping-particle" : "", "parse-names" : false, "suffix" : "" }, { "dropping-particle" : "", "family" : "Wanninkhof", "given" : "Rik", "non-dropping-particle" : "", "parse-names" : false, "suffix" : "" }, { "dropping-particle" : "", "family" : "Alin", "given" : "Simone R.", "non-dropping-particle" : "", "parse-names" : false, "suffix" : "" }, { "dropping-particle" : "", "family" : "Balestrini", "given" : "Carlos F.", "non-dropping-particle" : "", "parse-names" : false, "suffix" : "" }, { "dropping-particle" : "", "family" : "Barbero", "given" : "Leticia", "non-dropping-particle" : "", "parse-names" : false, "suffix" : "" }, { "dropping-particle" : "", "family" : "Bates", "given" : "Nicholas R.", "non-dropping-particle" : "", "parse-names" : false, "suffix" : "" }, { "dropping-particle" : "", "family" : "Bianchi", "given" : "Alejandro A.", "non-dropping-particle" : "", "parse-names" : false, "suffix" : "" }, { "dropping-particle" : "", "family" : "Bonou", "given" : "Fr\u00e9d\u00e9ric", "non-dropping-particle" : "", "parse-names" : false, "suffix" : "" }, { "dropping-particle" : "", "family" : "Boutin", "given" : "Jacqueline", "non-dropping-particle" : "", "parse-names" : false, "suffix" : "" }, { "dropping-particle" : "", "family" : "Bozec", "given" : "Yann", "non-dropping-particle" : "", "parse-names" : false, "suffix" : "" }, { "dropping-particle" : "", "family" : "Burger", "given" : "Eugene F.", "non-dropping-particle" : "", "parse-names" : false, "suffix" : "" }, { "dropping-particle" : "", "family" : "Cai", "given" : "Wei-Jun", "non-dropping-particle" : "", "parse-names" : false, "suffix" : "" }, { "dropping-particle" : "", "family" : "Castle", "given" : "Robert D.", "non-dropping-particle" : "", "parse-names" : false, "suffix" : "" }, { "dropping-particle" : "", "family" : "Chen", "given" : "Liqi", "non-dropping-particle" : "", "parse-names" : false, "suffix" : "" }, { "dropping-particle" : "", "family" : "Chierici", "given" : "Melissa", "non-dropping-particle" : "", "parse-names" : false, "suffix" : "" }, { "dropping-particle" : "", "family" : "Currie", "given" : "Kim", "non-dropping-particle" : "", "parse-names" : false, "suffix" : "" }, { "dropping-particle" : "", "family" : "Evans", "given" : "Wiley", "non-dropping-particle" : "", "parse-names" : false, "suffix" : "" }, { "dropping-particle" : "", "family" : "Featherstone", "given" : "Charles", "non-dropping-particle" : "", "parse-names" : false, "suffix" : "" }, { "dropping-particle" : "", "family" : "Feely", "given" : "Richard A.", "non-dropping-particle" : "", "parse-names" : false, "suffix" : "" }, { "dropping-particle" : "", "family" : "Fransson", "given" : "Agneta", "non-dropping-particle" : "", "parse-names" : false, "suffix" : "" }, { "dropping-particle" : "", "family" : "Goyet", "given" : "Catherine", "non-dropping-particle" : "", "parse-names" : false, "suffix" : "" }, { "dropping-particle" : "", "family" : "Greenwood", "given" : "Naomi", "non-dropping-particle" : "", "parse-names" : false, "suffix" : "" }, { "dropping-particle" : "", "family" : "Gregor", "given" : "Luke", "non-dropping-particle" : "", "parse-names" : false, "suffix" : "" }, { "dropping-particle" : "", "family" : "Hankin", "given" : "Steven", "non-dropping-particle" : "", "parse-names" : false, "suffix" : "" }, { "dropping-particle" : "", "family" : "Hardman-Mountford", "given" : "Nick J.", "non-dropping-particle" : "", "parse-names" : false, "suffix" : "" }, { "dropping-particle" : "", "family" : "Harlay", "given" : "J\u00e9r\u00f4me", "non-dropping-particle" : "", "parse-names" : false, "suffix" : "" }, { "dropping-particle" : "", "family" : "Hauck", "given" : "Judith", "non-dropping-particle" : "", "parse-names" : false, "suffix" : "" }, { "dropping-particle" : "", "family" : "Hoppema", "given" : "Mario", "non-dropping-particle" : "", "parse-names" : false, "suffix" : "" }, { "dropping-particle" : "", "family" : "Humphreys", "given" : "Matthew P.", "non-dropping-particle" : "", "parse-names" : false, "suffix" : "" }, { "dropping-particle" : "", "family" : "Hunt", "given" : "Christopher W.", "non-dropping-particle" : "", "parse-names" : false, "suffix" : "" }, { "dropping-particle" : "", "family" : "Huss", "given" : "Betty", "non-dropping-particle" : "", "parse-names" : false, "suffix" : "" }, { "dropping-particle" : "", "family" : "Ib\u00e1nhez", "given" : "J. Severino P.", "non-dropping-particle" : "", "parse-names" : false, "suffix" : "" }, { "dropping-particle" : "", "family" : "Johannessen", "given" : "Truls", "non-dropping-particle" : "", "parse-names" : false, "suffix" : "" }, { "dropping-particle" : "", "family" : "Keeling", "given" : "Ralph", "non-dropping-particle" : "", "parse-names" : false, "suffix" : "" }, { "dropping-particle" : "", "family" : "Kitidis", "given" : "Vassilis", "non-dropping-particle" : "", "parse-names" : false, "suffix" : "" }, { "dropping-particle" : "", "family" : "K\u00f6rtzinger", "given" : "Arne", "non-dropping-particle" : "", "parse-names" : false, "suffix" : "" }, { "dropping-particle" : "", "family" : "Kozyr", "given" : "Alex", "non-dropping-particle" : "", "parse-names" : false, "suffix" : "" }, { "dropping-particle" : "", "family" : "Krasakopoulou", "given" : "Evangelia", "non-dropping-particle" : "", "parse-names" : false, "suffix" : "" }, { "dropping-particle" : "", "family" : "Kuwata", "given" : "Akira",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"Monaco", "given" : "Claire", "non-dropping-particle" : "Lo", "parse-names" : false, "suffix" : "" }, { "dropping-particle" : "", "family" : "Manke", "given" : "Ansley", "non-dropping-particle" : "", "parse-names" : false, "suffix" : "" }, { "dropping-particle" : "", "family" : "Mathis", "given" : "Jeremy T.", "non-dropping-particle" : "", "parse-names" : false, "suffix" : "" }, { "dropping-particle" : "", "family" : "Merlivat", "given" : "Liliane", "non-dropping-particle" : "", "parse-names" : false, "suffix" : "" }, { "dropping-particle" : "", "family" : "Millero", "given" : "Frank J.",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"Murata", "given" : "Akihiko", "non-dropping-particle" : "", "parse-names" : false, "suffix" : "" }, { "dropping-particle" : "", "family" : "Newberger", "given" : "Timothy", "non-dropping-particle" : "", "parse-names" : false, "suffix" : "" }, { "dropping-particle" : "", "family" : "Omar", "given" : "Abdirahman M.", "non-dropping-particle" : "", "parse-names" : false, "suffix" : "" }, { "dropping-particle" : "", "family" : "Ono", "given" : "Tsuneo", "non-dropping-particle" : "", "parse-names" : false, "suffix" : "" }, { "dropping-particle" : "", "family" : "Paterson", "given" : "Kristina", "non-dropping-particle" : "", "parse-names" : false, "suffix" : "" }, { "dropping-particle" : "", "family" : "Pearce", "given" : "David", "non-dropping-particle" : "", "parse-names" : false, "suffix" : "" }, { "dropping-particle" : "", "family" : "Pierrot", "given" : "Denis", "non-dropping-particle" : "", "parse-names" : false, "suffix" : "" }, { "dropping-particle" : "", "family" : "Robbins", "given" : "Lisa L.", "non-dropping-particle" : "", "parse-names" : false, "suffix" : "" }, { "dropping-particle" : "", "family" : "Saito", "given" : "Shu", "non-dropping-particle" : "", "parse-names" : false, "suffix" : "" }, { "dropping-particle" : "", "family" : "Salisbury", "given" : "Joe", "non-dropping-particle" : "", "parse-names" : false, "suffix" : "" }, { "dropping-particle" : "", "family" : "Schlitzer", "given" : "Reiner", "non-dropping-particle" : "", "parse-names" : false, "suffix" : "" }, { "dropping-particle" : "", "family" : "Schneider", "given" : "Bernd", "non-dropping-particle" : "", "parse-names" : false, "suffix" : "" }, { "dropping-particle" : "", "family" : "Schweitzer", "given" : "Roland", "non-dropping-particle" : "", "parse-names" : false, "suffix" : "" }, { "dropping-particle" : "", "family" : "Sieger", "given" : "Rainer", "non-dropping-particle" : "", "parse-names" : false, "suffix" : "" }, { "dropping-particle" : "", "family" : "Skjelvan", "given" : "Ingunn", "non-dropping-particle" : "", "parse-names" : false, "suffix" : "" }, { "dropping-particle" : "", "family" : "Sullivan", "given" : "Kevin F.", "non-dropping-particle" : "", "parse-names" : false, "suffix" : "" }, { "dropping-particle" : "", "family" : "Sutherland", "given" : "Stewart C.", "non-dropping-particle" : "", "parse-names" : false, "suffix" : "" }, { "dropping-particle" : "", "family" : "Sutton", "given" : "Adrienne J.", "non-dropping-particle" : "", "parse-names" : false, "suffix" : "" }, { "dropping-particle" : "", "family" : "Tadokoro", "given" : "Kazuaki", "non-dropping-particle" : "", "parse-names" : false, "suffix" : "" }, { "dropping-particle" : "", "family" : "Telszewski", "given" : "Maciej", "non-dropping-particle" : "", "parse-names" : false, "suffix" : "" }, { "dropping-particle" : "", "family" : "Tuma", "given" : "Matthias", "non-dropping-particle" : "", "parse-names" : false, "suffix" : "" }, { "dropping-particle" : "", "family" : "Heuven", "given" : "Steven M. A. C.", "non-dropping-particle" : "van", "parse-names" : false, "suffix" : "" }, { "dropping-particle" : "", "family" : "Vandemark", "given" : "Doug", "non-dropping-particle" : "", "parse-names" : false, "suffix" : "" }, { "dropping-particle" : "", "family" : "Ward", "given" : "Brian", "non-dropping-particle" : "", "parse-names" : false, "suffix" : "" }, { "dropping-particle" : "", "family" : "Watson", "given" : "Andrew J.", "non-dropping-particle" : "", "parse-names" : false, "suffix" : "" }, { "dropping-particle" : "", "family" : "Xu", "given" : "Suqing", "non-dropping-particle" : "", "parse-names" : false, "suffix" : "" } ], "container-title" : "Earth System Science Data", "id" : "ITEM-3", "issue" : "2", "issued" : { "date-parts" : [ [ "2016", "9", "15" ] ] }, "page" : "383-413", "title" : "A multi-decade record of high-quality fCO2 data in version 3 of the Surface Ocean CO2 Atlas (SOCAT)", "translator" : [ { "dropping-particle" : "", "family" : "L4582", "given" : "", "non-dropping-particle" : "", "parse-names" : false, "suffix" : "" } ], "type" : "article-journal", "volume" : "8" }, "uris" : [ "http://www.mendeley.com/documents/?uuid=bc649b93-071b-3ac8-a597-6454c1a6398b" ] }, { "id" : "ITEM-4", "itemData" : { "DOI" : "10.5194/essd-12-2537-2020", "ISSN" : "18663516", "abstract" : "In this study, we present the first combined open- and coastal-ocean pCO2 mapped monthly climatology (Landsch\u00fctzer et al., 2020b, https://doi.org/10.25921/qb25-f418, https://www.nodc.noaa.gov/ocads/ oceans/MPI-ULB-SOM_FFN_clim.html, last access: 8 April 2020) constructed from observations collected between 1998 and 2015 extracted from the Surface Ocean CO2 Atlas (SOCAT) database. We combine two neural network-based pCO2 products, one from the open ocean and the other from the coastal ocean, and investigate their consistency along their common overlap areas. While the difference between open- and coastal-ocean estimates along the overlap area increases with latitude, it remains close to 0 \u03bcatm globally. Stronger discrepancies, however, exist on the regional level resulting in differences that exceed 10% of the climatological mean pCO2, or an order of magnitude larger than the uncertainty from state-of-the-art measurements. This also illustrates the potential of such an analysis to highlight where we lack a good representation of the aquatic continuum and future research should be dedicated. A regional analysis further shows that the seasonal carbon dynamics at the coast-open interface are well represented in our climatology. While our combined product is only a first step towards a true representation of both the open-ocean and the coastal-ocean air-sea CO2 flux in marine carbon budgets, we show it is a feasible task and the present data product already constitutes a valuable tool to investigate and quantify the dynamics of the air-sea CO2 exchange consistently for oceanic regions regardless of its distance to the coast.", "author" : [ { "dropping-particle" : "", "family" : "Landsch\u00fctzer", "given" : "Peter", "non-dropping-particle" : "", "parse-names" : false, "suffix" : "" }, { "dropping-particle" : "", "family" : "Laruelle", "given" : "Goulven G.", "non-dropping-particle" : "", "parse-names" : false, "suffix" : "" }, { "dropping-particle" : "", "family" : "Roobaert", "given" : "Alizee", "non-dropping-particle" : "", "parse-names" : false, "suffix" : "" }, { "dropping-particle" : "", "family" : "Regnier", "given" : "Pierre", "non-dropping-particle" : "", "parse-names" : false, "suffix" : "" } ], "container-title" : "Earth System Science Data", "id" : "ITEM-4", "issue" : "4", "issued" : { "date-parts" : [ [ "2020", "10", "21" ] ] }, "page" : "2537-2553", "publisher" : "Copernicus GmbH", "title" : "A uniform pCO2 climatology combining open and coastal oceans", "translator" : [ { "dropping-particle" : "", "family" : "L7298", "given" : "", "non-dropping-particle" : "", "parse-names" : false, "suffix" : "" } ], "type" : "article-journal", "volume" : "12" }, "uris" : [ "http://www.mendeley.com/documents/?uuid=b8791016-528e-33a0-9f97-85ee145e1dc2" ] }, { "id" : "ITEM-5",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"ITEM-5",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"ITEM-6", "itemData" : { "DOI" : "10.1073/pnas.1900371116", "abstract" : "The ocean and land absorb anthropogenic CO2 from industrial fossil-fuel emissions and land-use changes, helping to buffer climate change. Here, we compare decadal variability of ocean CO2 uptake using three independent methods and find that the ocean could be responsible for as much as 40% of the observed decadal variability of CO2 accumulation in the atmosphere. The remaining variability is due to variability in the accumulation of carbon in the terrestrial biosphere. Models capture these variations, but not as strongly as the observations, implying that CO2 uptake by the land and ocean is more sensitive to climate variability than currently thought. Models must capture this sensitivity to provide accurate climate predictions.Measurements show large decadal variability in the rate of CO2 accumulation in the atmosphere that is not driven by CO2 emissions. The decade of the 1990s experienced enhanced carbon accumulation in the atmosphere relative to emissions, while in the 2000s, the atmospheric growth rate slowed, even though emissions grew rapidly. These variations are driven by natural sources and sinks of CO2 due to the ocean and the terrestrial biosphere. In this study, we compare three independent methods for estimating oceanic CO2 uptake and find that the ocean carbon sink could be responsible for up to 40% of the observed decadal variability in atmospheric CO2 accumulation. Data-based estimates of the ocean carbon sink from pCO2 mapping methods and decadal ocean inverse models generally agree on the magnitude and sign of decadal variability in the ocean CO2 sink at both global and regional scales. Simulations with ocean biogeochemical models confirm that climate variability drove the observed decadal trends in ocean CO2 uptake, but also demonstrate that the sensitivity of ocean CO2 uptake to climate variability may be too weak in models. Furthermore, all estimates point toward coherent decadal variability in the oceanic and terrestrial CO2 sinks, and this variability is not well-matched by current global vegetation models. Reconciling these differences will help to constrain the sensitivity of oceanic and terrestrial CO2 uptake to climate variability and lead to improved climate projections and decadal climate predictions.", "author" : [ { "dropping-particle" : "", "family" : "DeVries", "given" : "Tim", "non-dropping-particle" : "", "parse-names" : false, "suffix" : "" }, { "dropping-particle" : "", "family" : "Qu\u00e9r\u00e9", "given" : "Corinne", "non-dropping-particle" : "Le", "parse-names" : false, "suffix" : "" }, { "dropping-particle" : "", "family" : "Andrews", "given" : "Oliver", "non-dropping-particle" : "", "parse-names" : false, "suffix" : "" }, { "dropping-particle" : "", "family" : "Berthet", "given" : "Sarah", "non-dropping-particle" : "", "parse-names" : false, "suffix" : "" }, { "dropping-particle" : "", "family" : "Hauck", "given" : "Judith",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"Lima", "given" : "Ivan D", "non-dropping-particle" : "", "parse-names" : false, "suffix" : "" }, { "dropping-particle" : "", "family" : "Nowicki", "given" : "Michael",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"Proceedings of the National Academy of Sciences", "id" : "ITEM-6", "issue" : "24", "issued" : { "date-parts" : [ [ "2019", "6", "11" ] ] }, "page" : "11646", "title" : "Decadal trends in the ocean carbon sink", "translator" : [ { "dropping-particle" : "", "family" : "L7383", "given" : "", "non-dropping-particle" : "", "parse-names" : false, "suffix" : "" } ], "type" : "article-journal", "volume" : "116" }, "uris" : [ "http://www.mendeley.com/documents/?uuid=b738f102-31a3-36e9-867d-7c39c5e7b466" ] }, { "id" : "ITEM-7",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"ITEM-7",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"id" : "ITEM-8", "itemData" : { "DOI" : "10.1002/2015GB005359", "abstract" : "We investigate the variations of the ocean CO2 sink during the past three decades using global surface ocean maps of the partial pressure of CO2 reconstructed from observations contained in the Surface Ocean CO2 Atlas Version 2. To create these maps, we used the neural network\u2010based data interpolation method of Landsch\u00fctzer et al. (2014) but extended the work in time from 1998 to 2011 to the period from 1982 through 2011. Our results suggest strong decadal variations in the global ocean carbon sink around a long\u2010term increase that corresponds roughly to that expected from the rise in atmospheric CO2. The sink is estimated to have weakened during the 1990s toward a minimum uptake of only \u22120.8 \u00b1 0.5 Pg C yr\u22121 in 2000 and thereafter to have strengthened considerably to rates of more than \u22122.0 \u00b1 0.5 Pg C yr\u22121. These decadal variations originate mostly from the extratropical oceans, while the tropical regions contribute primarily to interannual variations. Changes in sea surface temperature affecting the solubility of CO2 explain part of these variations, particularly at subtropical latitudes. But most of the higher\u2010latitude changes are attributed to modifications in the surface concentration of dissolved inorganic carbon and alkalinity, induced by decadal variations in atmospheric forcing, with patterns that are reminiscent of those of the Northern and Southern Annular Modes. These decadal variations lead to a substantially smaller cumulative anthropogenic CO2 uptake of the ocean over the 1982 through 2011 period (reduction of 7.5 \u00b1 5.5 Pg C) relative to that derived by the Global Carbon Budget.",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"ITEM-8", "issue" : "10", "issued" : { "date-parts" : [ [ "2016", "10", "1" ] ] }, "page" : "1396-1417", "publisher" : "Wiley-Blackwell", "title" : "Decadal variations and trends of the global ocean carbon sink", "translator" : [ { "dropping-particle" : "", "family" : "L4579", "given" : "", "non-dropping-particle" : "", "parse-names" : false, "suffix" : "" } ], "type" : "article-journal", "volume" : "30" }, "uris" : [ "http://www.mendeley.com/documents/?uuid=f8018d88-0735-3658-97eb-5f1d15d422a1" ] }, { "id" : "ITEM-9", "itemData" : { "DOI" : "10.5194/acp-19-9269-2019", "author" : [ { "dropping-particle" : "", "family" : "Tohjima", "given" : "Y", "non-dropping-particle" : "", "parse-names" : false, "suffix" : "" }, { "dropping-particle" : "", "family" : "Mukai", "given" : "H", "non-dropping-particle" : "", "parse-names" : false, "suffix" : "" }, { "dropping-particle" : "", "family" : "Machida", "given" : "T", "non-dropping-particle" : "", "parse-names" : false, "suffix" : "" }, { "dropping-particle" : "", "family" : "Hoshina", "given" : "Y", "non-dropping-particle" : "", "parse-names" : false, "suffix" : "" }, { "dropping-particle" : "", "family" : "Nakaoka", "given" : "S.-I.", "non-dropping-particle" : "", "parse-names" : false, "suffix" : "" } ], "container-title" : "Atmospheric Chemistry and Physics", "id" : "ITEM-9", "issue" : "14", "issued" : { "date-parts" : [ [ "2019" ] ] }, "page" : "9269-9285", "title" : "Global carbon budgets estimated from atmospheric O2/N2 and\nCO2 observations in the western Pacific region over a 15-year period", "translator" : [ { "dropping-particle" : "", "family" : "L6277", "given" : "", "non-dropping-particle" : "", "parse-names" : false, "suffix" : "" } ], "type" : "article-journal", "volume" : "19" }, "uris" : [ "http://www.mendeley.com/documents/?uuid=bdbbae77-a567-3712-88e5-a5bec02ed151" ] }, { "id" : "ITEM-10",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"ITEM-10",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"ITEM-11", "itemData" : { "DOI" : "10.5194/essd-12-3653-2020", "author" : [ { "dropping-particle" : "", "family" : "Olsen", "given" : "A", "non-dropping-particle" : "", "parse-names" : false, "suffix" : "" }, { "dropping-particle" : "", "family" : "Lange", "given" : "N", "non-dropping-particle" : "", "parse-names" : false, "suffix" : "" }, { "dropping-particle" : "", "family" : "Key", "given" : "R M", "non-dropping-particle" : "", "parse-names" : false, "suffix" : "" }, { "dropping-particle" : "", "family" : "Tanhua", "given" : "T", "non-dropping-particle" : "", "parse-names" : false, "suffix" : "" }, { "dropping-particle" : "", "family" : "Bittig", "given" : "H C", "non-dropping-particle" : "", "parse-names" : false, "suffix" : "" }, { "dropping-particle" : "", "family" : "Kozyr", "given" : "A", "non-dropping-particle" : "", "parse-names" : false, "suffix" : "" }, { "dropping-particle" : "", "family" : "\u00c1lvarez", "given" : "M", "non-dropping-particle" : "", "parse-names" : false, "suffix" : "" }, { "dropping-particle" : "", "family" : "Azetsu-Scott", "given" : "K", "non-dropping-particle" : "", "parse-names" : false, "suffix" : "" }, { "dropping-particle" : "", "family" : "Becker", "given" : "S", "non-dropping-particle" : "", "parse-names" : false, "suffix" : "" }, { "dropping-particle" : "", "family" : "Brown", "given" : "P J", "non-dropping-particle" : "", "parse-names" : false, "suffix" : "" }, { "dropping-particle" : "", "family" : "Carter", "given" : "B R", "non-dropping-particle" : "", "parse-names" : false, "suffix" : "" }, { "dropping-particle" : "", "family" : "Cunha", "given" : "L", "non-dropping-particle" : "da", "parse-names" : false, "suffix" : "" }, { "dropping-particle" : "", "family" : "Feely", "given" : "R A", "non-dropping-particle" : "", "parse-names" : false, "suffix" : "" }, { "dropping-particle" : "", "family" : "Heuven", "given" : "S", "non-dropping-particle" : "van", "parse-names" : false, "suffix" : "" }, { "dropping-particle" : "", "family" : "Hoppema", "given" : "M", "non-dropping-particle" : "", "parse-names" : false, "suffix" : "" }, { "dropping-particle" : "", "family" : "Ishii", "given" : "M", "non-dropping-particle" : "", "parse-names" : false, "suffix" : "" }, { "dropping-particle" : "", "family" : "Jeansson", "given" : "E", "non-dropping-particle" : "", "parse-names" : false, "suffix" : "" }, { "dropping-particle" : "", "family" : "Jutterstr\u00f6m", "given" : "S", "non-dropping-particle" : "", "parse-names" : false, "suffix" : "" }, { "dropping-particle" : "", "family" : "Landa", "given" : "C S", "non-dropping-particle" : "", "parse-names" : false, "suffix" : "" }, { "dropping-particle" : "", "family" : "Lauvset", "given" : "S K", "non-dropping-particle" : "", "parse-names" : false, "suffix" : "" }, { "dropping-particle" : "", "family" : "Michaelis", "given" : "P", "non-dropping-particle" : "", "parse-names" : false, "suffix" : "" }, { "dropping-particle" : "", "family" : "Murata", "given" : "A", "non-dropping-particle" : "", "parse-names" : false, "suffix" : "" }, { "dropping-particle" : "", "family" : "P\u00e9rez", "given" : "F F", "non-dropping-particle" : "", "parse-names" : false, "suffix" : "" }, { "dropping-particle" : "", "family" : "Pfeil", "given" : "B", "non-dropping-particle" : "", "parse-names" : false, "suffix" : "" }, { "dropping-particle" : "", "family" : "Schirnick", "given" : "C", "non-dropping-particle" : "", "parse-names" : false, "suffix" : "" }, { "dropping-particle" : "", "family" : "Steinfeldt", "given" : "R", "non-dropping-particle" : "", "parse-names" : false, "suffix" : "" }, { "dropping-particle" : "", "family" : "Suzuki", "given" : "T", "non-dropping-particle" : "", "parse-names" : false, "suffix" : "" }, { "dropping-particle" : "", "family" : "Tilbrook", "given" : "B", "non-dropping-particle" : "", "parse-names" : false, "suffix" : "" }, { "dropping-particle" : "", "family" : "Velo", "given" : "A", "non-dropping-particle" : "", "parse-names" : false, "suffix" : "" }, { "dropping-particle" : "", "family" : "Wanninkhof", "given" : "R", "non-dropping-particle" : "", "parse-names" : false, "suffix" : "" }, { "dropping-particle" : "", "family" : "Woosley", "given" : "R J", "non-dropping-particle" : "", "parse-names" : false, "suffix" : "" } ], "container-title" : "Earth System Science Data", "id" : "ITEM-11", "issue" : "4", "issued" : { "date-parts" : [ [ "2020" ] ] }, "page" : "3653-3678", "title" : "An updated version of the global interior ocean biogeochemical data product, GLODAPv2.2020", "translator" : [ { "dropping-particle" : "", "family" : "L7384", "given" : "", "non-dropping-particle" : "", "parse-names" : false, "suffix" : "" } ], "type" : "article-journal", "volume" : "12" }, "uris" : [ "http://www.mendeley.com/documents/?uuid=787a6efd-0cd6-3efc-b46f-d1db5755c874" ] }, { "id" : "ITEM-12",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"id" : "ITEM-13",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"(Ciais et al., 2013; Bakker et al., 2016; Landsch\u00fctzer et al., 2020, 2016; Bindoff et al., 2019; Tohjima et al., 2019; DeVries et al., 2019; Gregor et al., 2019; Gruber et al., 2019b, 2019a; Olsen et al., 2020; Friedlingstein et al., 2020; Hauck et al., 2020)", "plainTextFormattedCitation" : "(Ciais et al., 2013; Bakker et al., 2016; Landsch\u00fctzer et al., 2020, 2016; Bindoff et al., 2019; Tohjima et al., 2019; DeVries et al., 2019; Gregor et al., 2019; Gruber et al., 2019b, 2019a; Olsen et al., 2020; Friedlingstein et al., 2020; Hauck et al., 2020)", "previouslyFormattedCitation" : "(Ciais et al., 2013; Bakker et al., 2016; Landsch\u00fctzer et al., 2020, 2016; Bindoff et al., 2019; Tohjima et al., 2019; DeVries et al., 2019; Gregor et al., 2019; Gruber et al., 2019b, 2019a; Olsen et al., 2020; Friedlingstein et al., 2020; Hauck et al., 2020)" }, "properties" : { "noteIndex" : 0 }, "schema" : "https://github.com/citation-style-language/schema/raw/master/csl-citation.json" }</w:delInstrText>
        </w:r>
      </w:del>
      <w:r w:rsidR="00EB3589" w:rsidRPr="001E7A27">
        <w:rPr>
          <w:rFonts w:cs="Times New Roman"/>
          <w:lang w:val="en-GB"/>
        </w:rPr>
        <w:fldChar w:fldCharType="separate"/>
      </w:r>
      <w:del w:id="1206" w:author="Ian Blenkinsop" w:date="2021-07-14T11:06:00Z">
        <w:r w:rsidR="00025FA2" w:rsidRPr="001E7A27" w:rsidDel="00FE7D5D">
          <w:rPr>
            <w:rFonts w:cs="Times New Roman"/>
            <w:noProof/>
            <w:lang w:val="en-GB"/>
          </w:rPr>
          <w:delText>(</w:delText>
        </w:r>
      </w:del>
      <w:ins w:id="1207" w:author="Robin Matthews" w:date="2021-06-17T16:05:00Z">
        <w:r w:rsidR="003B0A32" w:rsidRPr="001E7A27">
          <w:rPr>
            <w:noProof/>
            <w:lang w:val="en-GB"/>
          </w:rPr>
          <w:t>Ciais et al., 2013; Bakker et al., 2016; Landschützer et al., 2016, 2020; Bindoff et al., 2019; DeVries et al., 2019; Gregor et al., 2019; Gruber et al., 2019a, b; Tohjima et al., 2019; Friedlingstein et al., 2020; Hauck et al., 2020; Olsen et al., 2020</w:t>
        </w:r>
      </w:ins>
      <w:del w:id="1208" w:author="Robin Matthews" w:date="2021-06-17T16:05:00Z">
        <w:r w:rsidR="00025FA2" w:rsidRPr="001E7A27" w:rsidDel="003B0A32">
          <w:rPr>
            <w:rFonts w:cs="Times New Roman"/>
            <w:noProof/>
            <w:lang w:val="en-GB"/>
          </w:rPr>
          <w:delText>Ciais et al., 2013; Bakker et al., 2016; Landschützer et al., 2020, 2016; Bindoff et al., 2019; Tohjima et al., 2019; DeVries et al., 2019; Gregor et al., 2019; Gruber et al., 2019b, 2019a; Olsen et al., 2020; Friedlingstein et al., 2020; Hauck et al., 2020</w:delText>
        </w:r>
      </w:del>
      <w:del w:id="1209" w:author="Ian Blenkinsop" w:date="2021-07-28T12:33:00Z">
        <w:r w:rsidR="00025FA2" w:rsidRPr="001E7A27" w:rsidDel="004D35CE">
          <w:rPr>
            <w:rFonts w:cs="Times New Roman"/>
            <w:noProof/>
            <w:lang w:val="en-GB"/>
          </w:rPr>
          <w:delText>)</w:delText>
        </w:r>
      </w:del>
      <w:r w:rsidR="00EB3589" w:rsidRPr="001E7A27">
        <w:rPr>
          <w:rFonts w:cs="Times New Roman"/>
          <w:lang w:val="en-GB"/>
        </w:rPr>
        <w:fldChar w:fldCharType="end"/>
      </w:r>
      <w:commentRangeEnd w:id="1203"/>
      <w:r w:rsidR="00025FA2" w:rsidRPr="001E7A27">
        <w:rPr>
          <w:rStyle w:val="CommentReference"/>
          <w:lang w:val="en-GB"/>
        </w:rPr>
        <w:commentReference w:id="1203"/>
      </w:r>
      <w:del w:id="1210" w:author="Ian Blenkinsop" w:date="2021-07-28T12:32:00Z">
        <w:r w:rsidR="00CF4833" w:rsidRPr="001E7A27" w:rsidDel="004D35CE">
          <w:rPr>
            <w:rFonts w:cs="Times New Roman"/>
            <w:lang w:val="en-GB"/>
          </w:rPr>
          <w:delText xml:space="preserve"> </w:delText>
        </w:r>
        <w:r w:rsidR="008E020D" w:rsidRPr="001E7A27" w:rsidDel="004D35CE">
          <w:rPr>
            <w:rFonts w:cs="Times New Roman"/>
            <w:lang w:val="en-GB"/>
          </w:rPr>
          <w:delText>(</w:delText>
        </w:r>
      </w:del>
      <w:del w:id="1211" w:author="Ian Blenkinsop" w:date="2021-07-28T12:33:00Z">
        <w:r w:rsidRPr="001E7A27" w:rsidDel="004D35CE">
          <w:rPr>
            <w:rFonts w:cs="Times New Roman"/>
            <w:lang w:val="en-GB"/>
          </w:rPr>
          <w:delText>See also Supplementary Materials 5.SM.1</w:delText>
        </w:r>
      </w:del>
      <w:r w:rsidRPr="001E7A27">
        <w:rPr>
          <w:rFonts w:cs="Times New Roman"/>
          <w:lang w:val="en-GB"/>
        </w:rPr>
        <w:t>). A major advance since SROCC is that</w:t>
      </w:r>
      <w:ins w:id="1212" w:author="Soapbox" w:date="2021-07-17T03:17:00Z">
        <w:r w:rsidR="007E2678" w:rsidRPr="001E7A27">
          <w:rPr>
            <w:rFonts w:cs="Times New Roman"/>
            <w:lang w:val="en-GB"/>
          </w:rPr>
          <w:t>,</w:t>
        </w:r>
      </w:ins>
      <w:r w:rsidRPr="001E7A27">
        <w:rPr>
          <w:rFonts w:cs="Times New Roman"/>
          <w:lang w:val="en-GB"/>
        </w:rPr>
        <w:t xml:space="preserve"> for the first time</w:t>
      </w:r>
      <w:ins w:id="1213" w:author="Soapbox" w:date="2021-07-17T03:17:00Z">
        <w:r w:rsidR="007E2678" w:rsidRPr="001E7A27">
          <w:rPr>
            <w:rFonts w:cs="Times New Roman"/>
            <w:lang w:val="en-GB"/>
          </w:rPr>
          <w:t>,</w:t>
        </w:r>
      </w:ins>
      <w:r w:rsidRPr="001E7A27">
        <w:rPr>
          <w:rFonts w:cs="Times New Roman"/>
          <w:lang w:val="en-GB"/>
        </w:rPr>
        <w:t xml:space="preserve"> all </w:t>
      </w:r>
      <w:del w:id="1214" w:author="Soapbox" w:date="2021-07-17T03:17:00Z">
        <w:r w:rsidRPr="001E7A27" w:rsidDel="007E2678">
          <w:rPr>
            <w:rFonts w:cs="Times New Roman"/>
            <w:lang w:val="en-GB"/>
          </w:rPr>
          <w:delText xml:space="preserve">6 </w:delText>
        </w:r>
      </w:del>
      <w:ins w:id="1215" w:author="Soapbox" w:date="2021-07-17T03:17:00Z">
        <w:r w:rsidR="007E2678" w:rsidRPr="001E7A27">
          <w:rPr>
            <w:rFonts w:cs="Times New Roman"/>
            <w:lang w:val="en-GB"/>
          </w:rPr>
          <w:t xml:space="preserve">six </w:t>
        </w:r>
      </w:ins>
      <w:r w:rsidRPr="001E7A27">
        <w:rPr>
          <w:rFonts w:cs="Times New Roman"/>
          <w:lang w:val="en-GB"/>
        </w:rPr>
        <w:t>published observational product fluxes</w:t>
      </w:r>
      <w:del w:id="1216" w:author="Soapbox" w:date="2021-07-17T03:17:00Z">
        <w:r w:rsidRPr="001E7A27" w:rsidDel="007E2678">
          <w:rPr>
            <w:rFonts w:cs="Times New Roman"/>
            <w:lang w:val="en-GB"/>
          </w:rPr>
          <w:delText>,</w:delText>
        </w:r>
      </w:del>
      <w:r w:rsidRPr="001E7A27">
        <w:rPr>
          <w:rFonts w:cs="Times New Roman"/>
          <w:lang w:val="en-GB"/>
        </w:rPr>
        <w:t xml:space="preserve"> used in this assessment, are made more comparable using a common ocean and sea</w:t>
      </w:r>
      <w:ins w:id="1217" w:author="Soapbox" w:date="2021-07-21T11:30:00Z">
        <w:r w:rsidR="00F90809" w:rsidRPr="001E7A27">
          <w:rPr>
            <w:rFonts w:cs="Times New Roman"/>
            <w:lang w:val="en-GB"/>
          </w:rPr>
          <w:t xml:space="preserve"> </w:t>
        </w:r>
      </w:ins>
      <w:del w:id="1218" w:author="Soapbox" w:date="2021-07-21T11:30:00Z">
        <w:r w:rsidRPr="001E7A27" w:rsidDel="00F90809">
          <w:rPr>
            <w:rFonts w:cs="Times New Roman"/>
            <w:lang w:val="en-GB"/>
          </w:rPr>
          <w:delText>-</w:delText>
        </w:r>
      </w:del>
      <w:r w:rsidRPr="001E7A27">
        <w:rPr>
          <w:rFonts w:cs="Times New Roman"/>
          <w:lang w:val="en-GB"/>
        </w:rPr>
        <w:t>ice cover area, integration of climatological coastal fluxes scaled to increasing atmospheric CO</w:t>
      </w:r>
      <w:r w:rsidRPr="001E7A27">
        <w:rPr>
          <w:rFonts w:cs="Times New Roman"/>
          <w:vertAlign w:val="subscript"/>
          <w:lang w:val="en-GB"/>
        </w:rPr>
        <w:t>2</w:t>
      </w:r>
      <w:r w:rsidRPr="001E7A27">
        <w:rPr>
          <w:rFonts w:cs="Times New Roman"/>
          <w:lang w:val="en-GB"/>
        </w:rPr>
        <w:t xml:space="preserve"> and a</w:t>
      </w:r>
      <w:r w:rsidR="00EC1076" w:rsidRPr="001E7A27">
        <w:rPr>
          <w:rFonts w:cs="Times New Roman"/>
          <w:lang w:val="en-GB"/>
        </w:rPr>
        <w:t xml:space="preserve">n </w:t>
      </w:r>
      <w:r w:rsidRPr="001E7A27">
        <w:rPr>
          <w:rFonts w:cs="Times New Roman"/>
          <w:lang w:val="en-GB"/>
        </w:rPr>
        <w:t xml:space="preserve">ensemble </w:t>
      </w:r>
      <w:r w:rsidR="00EC1076" w:rsidRPr="001E7A27">
        <w:rPr>
          <w:rFonts w:cs="Times New Roman"/>
          <w:lang w:val="en-GB"/>
        </w:rPr>
        <w:t xml:space="preserve">mean </w:t>
      </w:r>
      <w:r w:rsidRPr="001E7A27">
        <w:rPr>
          <w:rFonts w:cs="Times New Roman"/>
          <w:lang w:val="en-GB"/>
        </w:rPr>
        <w:t xml:space="preserve">of </w:t>
      </w:r>
      <w:r w:rsidR="00EC1076" w:rsidRPr="001E7A27">
        <w:rPr>
          <w:rFonts w:cs="Times New Roman"/>
          <w:lang w:val="en-GB"/>
        </w:rPr>
        <w:t xml:space="preserve">ocean fluxes calculated from </w:t>
      </w:r>
      <w:r w:rsidRPr="001E7A27">
        <w:rPr>
          <w:rFonts w:cs="Times New Roman"/>
          <w:lang w:val="en-GB"/>
        </w:rPr>
        <w:t xml:space="preserve">three re-analysis wind products </w:t>
      </w:r>
      <w:ins w:id="1219" w:author="Ian Blenkinsop" w:date="2021-07-28T12:33:00Z">
        <w:r w:rsidR="004D35CE" w:rsidRPr="001E7A27">
          <w:rPr>
            <w:rFonts w:cs="Times New Roman"/>
            <w:lang w:val="en-GB"/>
          </w:rPr>
          <w:t>(</w:t>
        </w:r>
        <w:r w:rsidR="004D35CE" w:rsidRPr="001E7A27">
          <w:rPr>
            <w:rFonts w:cs="Times New Roman"/>
            <w:lang w:val="en-GB"/>
            <w:rPrChange w:id="1220" w:author="Clotilde Pean" w:date="2021-09-06T10:08:00Z">
              <w:rPr>
                <w:rFonts w:cs="Times New Roman"/>
              </w:rPr>
            </w:rPrChange>
          </w:rPr>
          <w:t xml:space="preserve">Supplementary Materials 5.SM.2; </w:t>
        </w:r>
      </w:ins>
      <w:r w:rsidR="00EA5D2F" w:rsidRPr="001E7A27">
        <w:rPr>
          <w:rFonts w:cs="Times New Roman"/>
          <w:lang w:val="en-GB"/>
        </w:rPr>
        <w:lastRenderedPageBreak/>
        <w:fldChar w:fldCharType="begin" w:fldLock="1"/>
      </w:r>
      <w:r w:rsidR="00BC2C5E" w:rsidRPr="001E7A27">
        <w:rPr>
          <w:rFonts w:cs="Times New Roman"/>
          <w:lang w:val="en-GB"/>
        </w:rPr>
        <w:instrText>ADDIN CSL_CITATION { "citationItems" : [ { "id" : "ITEM-1", "itemData" : { "DOI" : "10.1002/2014GB004853", "ISSN" : "08866236", "abstract" : "We present a new observation\u2010based estimate of the global oceanic carbon dioxide (CO2) sink and its temporal variation on a monthly basis from 1998 through 2011 and at a spatial resolution of 1\u00b0\u00d71\u00b0. This sink estimate rests upon a neural network\u2010based mapping of global surface ocean observations of the partial pressure of CO2 (pCO2) from the Surface Ocean CO2 Atlas database. The resulting pCO2 has small biases when evaluated against independent observations in the different ocean basins, but larger randomly distributed differences exist particularly in high latitudes. The seasonal climatology of our neural network\u2010based product agrees overall well with the Takahashi et al. (2009) climatology, although our product produces a stronger seasonal cycle at high latitudes. From our global pCO2 product, we compute a mean net global ocean (excluding the Arctic Ocean and coastal regions) CO2 uptake flux of \u22121.42 \u00b1 0.53 Pg C yr\u22121, which is in good agreement with ocean inversion\u2010based estimates. Our data indicate a moderate level of interannual variability in the ocean carbon sink (\u00b10.12 Pg C yr\u22121, 1\u03c3) from 1998 through 2011, mostly originating from the equatorial Pacific Ocean, and associated with the El Ni\u00f1o\u2013Southern Oscillation. Accounting for steady state riverine and Arctic Ocean carbon fluxes our estimate further implies a mean anthropogenic CO2 uptake of \u22121.99 \u00b1 0.59 Pg C yr\u22121 over the analysis period. From this estimate plus the most recent estimates for fossil fuel emissions and atmospheric CO2 accumulation, we infer a mean global land sink of \u22122.82 \u00b1 0.85 Pg C yr\u22121 over the 1998 through 2011 period with strong interannual variation.", "author" : [ { "dropping-particle" : "", "family" : "Landsch\u00fctzer", "given" : "P.", "non-dropping-particle" : "", "parse-names" : false, "suffix" : "" }, { "dropping-particle" : "", "family" : "Gruber", "given" : "N.", "non-dropping-particle" : "", "parse-names" : false, "suffix" : "" }, { "dropping-particle" : "", "family" : "Bakker", "given" : "D. C. E.", "non-dropping-particle" : "", "parse-names" : false, "suffix" : "" }, { "dropping-particle" : "", "family" : "Schuster", "given" : "U.", "non-dropping-particle" : "", "parse-names" : false, "suffix" : "" } ], "container-title" : "Global Biogeochemical Cycles", "id" : "ITEM-1", "issue" : "9", "issued" : { "date-parts" : [ [ "2014", "9", "1" ] ] }, "page" : "927-949", "publisher" : "Wiley-Blackwell", "title" : "Recent variability of the global ocean carbon sink", "translator" : [ { "dropping-particle" : "", "family" : "L4400", "given" : "", "non-dropping-particle" : "", "parse-names" : false, "suffix" : "" } ], "type" : "article-journal", "volume" : "28" }, "uris" : [ "http://www.mendeley.com/documents/?uuid=8a5cdd46-a4c8-3908-bd78-5e4bd54dabbf" ] }, { "id" : "ITEM-2", "itemData" : { "DOI" : "10.5194/bg-11-4599-2014", "ISSN" : "1726-4189", "abstract" : "Abstract. Interannual anomalies in the sea\u2013air carbon dioxide (CO2) exchange have been estimated from surface-ocean CO2 partial pressure measurements. Available data are sufficient to constrain these anomalies in large parts of the tropical and North Pacific and in the North Atlantic, in some areas covering the period from the mid 1980s to 2011. Global interannual variability is estimated as about 0.31 Pg C yr\u22121 (temporal standard deviation 1993\u20132008). The tropical Pacific accounts for a large fraction of this global variability, closely tied to El Ni\u00f1o\u2013Southern Oscillation (ENSO). Anomalies occur more than 6 months later in the east than in the west. The estimated amplitude and ENSO response are roughly consistent with independent information from atmospheric oxygen data. This both supports the variability estimated from surface-ocean carbon data and demonstrates the potential of the atmospheric oxygen signal to constrain ocean biogeochemical processes. The ocean variability estimated from surface-ocean carbon data can be used to improve land CO2 flux estimates from atmospheric inversions.", "author" : [ { "dropping-particle" : "", "family" : "R\u00f6denbeck", "given" : "C.", "non-dropping-particle" : "", "parse-names" : false, "suffix" : "" }, { "dropping-particle" : "", "family" : "Bakker", "given" : "D. C. E.", "non-dropping-particle" : "", "parse-names" : false, "suffix" : "" }, { "dropping-particle" : "", "family" : "Metzl", "given" : "N.", "non-dropping-particle" : "", "parse-names" : false, "suffix" : "" }, { "dropping-particle" : "", "family" : "Olsen", "given" : "A.", "non-dropping-particle" : "", "parse-names" : false, "suffix" : "" }, { "dropping-particle" : "", "family" : "Sabine", "given" : "C.", "non-dropping-particle" : "", "parse-names" : false, "suffix" : "" }, { "dropping-particle" : "", "family" : "Cassar", "given" : "N.", "non-dropping-particle" : "", "parse-names" : false, "suffix" : "" }, { "dropping-particle" : "", "family" : "Reum", "given" : "F.", "non-dropping-particle" : "", "parse-names" : false, "suffix" : "" }, { "dropping-particle" : "", "family" : "Keeling", "given" : "R. F.", "non-dropping-particle" : "", "parse-names" : false, "suffix" : "" }, { "dropping-particle" : "", "family" : "Heimann", "given" : "M.", "non-dropping-particle" : "", "parse-names" : false, "suffix" : "" } ], "container-title" : "Biogeosciences", "id" : "ITEM-2", "issue" : "17", "issued" : { "date-parts" : [ [ "2014", "9", "1" ] ] }, "page" : "4599-4613", "title" : "Interannual sea\u2013air CO2 flux variability from an observation-driven ocean mixed-layer scheme", "translator" : [ { "dropping-particle" : "", "family" : "L4231", "given" : "", "non-dropping-particle" : "", "parse-names" : false, "suffix" : "" } ], "type" : "article-journal", "volume" : "11" }, "uris" : [ "http://www.mendeley.com/documents/?uuid=bbab0ac1-980b-3c9f-bbb8-bda3b8e68709" ] }, { "id" : "ITEM-3", "itemData" : { "DOI" : "10.1175/JTECH-D-13-00137.1", "ISSN" : "0739-0572", "abstract" : "A feed-forward neural network is used to create a monthly climatology of the sea surface fugacity of CO2 (fCO2) on a 1\u00b0 \u00d7 1\u00b0 spatial resolution. Using 127 880 data points from 1990 to 2011 in the track-gridded database of the Surface Ocean CO2 Atlas version 2.0 (Bakker et al.), the model yields a global mean fCO2 increase rate of 1.50 \u03bcatm yr\u22121. The rate was used to normalize multiple years\u2019 fCO2 observations to the reference year of 2000. A total of 73 265 data points from the normalized data were used to model the global fCO2 climatology. The model simulates monthly fCO2 distributions that agree well with observations and yields an anthropogenic CO2 update of \u22121.9 to \u22122.3 PgC yr\u22121. The range reflects the uncertainty related to using different wind products for the flux calculation. This estimate is in good agreement with the recently derived best estimate by Wanninkhof et al. The model product benefits from a finer spatial resolution compared to the product of Lamont\u2013Doherty Earth Observatory (Takahashi et al.), which is currently the most frequently used product. It therefore has the potential to improve estimates of the global ocean CO2 uptake. The method\u2019s benefits include but are not limited to the following: (i) a fixed structure is not required to model fCO2 as a nonlinear function of biogeochemical variables, (ii) only one neural network configuration is sufficient to model global fCO2 in all seasons, and (iii) the model can be extended to produce global fCO2 maps at a higher resolution in time and space as long as the required data for input variables are available.", "author" : [ { "dropping-particle" : "", "family" : "Zeng", "given" : "J.", "non-dropping-particle" : "", "parse-names" : false, "suffix" : "" }, { "dropping-particle" : "", "family" : "Nojiri", "given" : "Y.", "non-dropping-particle" : "", "parse-names" : false, "suffix" : "" }, { "dropping-particle" : "", "family" : "Landsch\u00fctzer", "given" : "P.", "non-dropping-particle" : "", "parse-names" : false, "suffix" : "" }, { "dropping-particle" : "", "family" : "Telszewski", "given" : "M.", "non-dropping-particle" : "", "parse-names" : false, "suffix" : "" }, { "dropping-particle" : "", "family" : "Nakaoka", "given" : "S.", "non-dropping-particle" : "", "parse-names" : false, "suffix" : "" } ], "container-title" : "Journal of Atmospheric and Oceanic Technology", "id" : "ITEM-3", "issue" : "8", "issued" : { "date-parts" : [ [ "2014", "8", "1" ] ] }, "page" : "1838-1849", "title" : "A Global Surface Ocean fCO2 Climatology Based on a Feed-Forward Neural Network", "translator" : [ { "dropping-particle" : "", "family" : "L5035", "given" : "", "non-dropping-particle" : "", "parse-names" : false, "suffix" : "" } ], "type" : "article-journal", "volume" : "31" }, "uris" : [ "http://www.mendeley.com/documents/?uuid=7f2a6f30-466c-40d7-9a44-e173f58aeded" ] }, { "id" : "ITEM-4", "itemData" : { "DOI" : "10.5194/gmd-12-2091-2019", "author" : [ { "dropping-particle" : "", "family" : "Denvil-Sommer", "given" : "A", "non-dropping-particle" : "", "parse-names" : false, "suffix" : "" }, { "dropping-particle" : "", "family" : "Gehlen", "given" : "M", "non-dropping-particle" : "", "parse-names" : false, "suffix" : "" }, { "dropping-particle" : "", "family" : "Vrac", "given" : "M", "non-dropping-particle" : "", "parse-names" : false, "suffix" : "" }, { "dropping-particle" : "", "family" : "Mejia", "given" : "C", "non-dropping-particle" : "", "parse-names" : false, "suffix" : "" } ], "container-title" : "Geoscientific Model Development", "id" : "ITEM-4", "issue" : "5", "issued" : { "date-parts" : [ [ "2019" ] ] }, "page" : "2091-2105", "title" : "LSCE-FFNN-v1: a two-step neural network model for the reconstruction of surface ocean pCO2 over the global ocean", "translator" : [ { "dropping-particle" : "", "family" : "L2595", "given" : "", "non-dropping-particle" : "", "parse-names" : false, "suffix" : "" } ], "type" : "article-journal", "volume" : "12" }, "uris" : [ "http://www.mendeley.com/documents/?uuid=e11b1ee8-d2a2-3a06-9802-953cfd47f527" ] }, { "id" : "ITEM-5",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"ITEM-5",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"id" : "ITEM-6", "itemData" : { "DOI" : "10.1007/s10872-020-00571-5", "ISSN" : "1573-868X", "abstract" : "Ocean acidification is likely to impact marine ecosystems and human societies adversely and is a carbon cycle issue of great concern. Projecting the degree of ocean acidification and the carbon-climate feedback will require understanding the current status, variability, and trends of ocean inorganic carbon system variables and the ocean carbon sink. With this goal in mind, we reconstructed total alkalinity (TA), dissolved inorganic carbon (DIC), CO2 partial pressure (pCO2sea), sea\u2013air CO2 flux, pH, and aragonite saturation state (\u03a9arg) for the global ocean based on measurements of pCO2sea and TA. We used a multiple linear regression approach to derive relationships to explain TA and DIC and obtained monthly 1\u00b0\u2009\u00d7\u20091\u00b0 gridded values of TA and DIC for the period 1993\u20132018. These data were converted to pCO2sea, pH, and \u03a9arg, and monthly sea-air CO2 fluxes were obtained in combination with atmospheric CO2. Mean annual sea\u2013air CO2 flux and its rate of change were estimated to be\u2009\u2212\u20092.0\u2009\u00b1\u20090.5 PgC year\u22121 and\u2009\u2212\u20090.3 (PgC year\u22121) decade\u22121, respectively. Our analysis revealed that oceanic CO2 uptake decreased during the 1990s and has been increasing since 2000. Our estimate of the globally averaged rate of pH change,\u2009\u2212\u20090.0181\u2009\u00b1\u20090.0001 decade\u22121, was consistent with that expected from the trend of atmospheric CO2 growth. However, rates of decline of pH were relatively slow in the Southern Ocean (\u2212\u20090.0165\u2009\u00b1\u20090.0001\u00b7decade\u22121) and in the western equatorial Pacific (\u2212\u20090.0148\u2009\u00b1\u20090.0002\u00b7decade\u22121). Our estimate of the globally averaged rate of pH change can be used to verify Indicator 14.3.1 of Sustainable Development Goals.", "author" : [ { "dropping-particle" : "", "family" : "Iida", "given" : "Yosuke", "non-dropping-particle" : "", "parse-names" : false, "suffix" : "" }, { "dropping-particle" : "", "family" : "Takatani", "given" : "Yusuke", "non-dropping-particle" : "", "parse-names" : false, "suffix" : "" }, { "dropping-particle" : "", "family" : "Kojima", "given" : "Atsushi", "non-dropping-particle" : "", "parse-names" : false, "suffix" : "" }, { "dropping-particle" : "", "family" : "Ishii", "given" : "Masao", "non-dropping-particle" : "", "parse-names" : false, "suffix" : "" } ], "container-title" : "Journal of Oceanography", "id" : "ITEM-6", "issued" : { "date-parts" : [ [ "2020" ] ] }, "title" : "Global trends of ocean CO2 sink and ocean acidification: an observation-based reconstruction of surface ocean inorganic carbon variables", "translator" : [ { "dropping-particle" : "", "family" : "L6943", "given" : "", "non-dropping-particle" : "", "parse-names" : false, "suffix" : "" } ], "type" : "article-journal" }, "uris" : [ "http://www.mendeley.com/documents/?uuid=956b4856-d38b-3e9d-b89a-82e5f49377ae" ] }, { "id" : "ITEM-7", "itemData" : { "DOI" : "10.5194/essd-12-2537-2020", "ISSN" : "18663516", "abstract" : "In this study, we present the first combined open- and coastal-ocean pCO2 mapped monthly climatology (Landsch\u00fctzer et al., 2020b, https://doi.org/10.25921/qb25-f418, https://www.nodc.noaa.gov/ocads/ oceans/MPI-ULB-SOM_FFN_clim.html, last access: 8 April 2020) constructed from observations collected between 1998 and 2015 extracted from the Surface Ocean CO2 Atlas (SOCAT) database. We combine two neural network-based pCO2 products, one from the open ocean and the other from the coastal ocean, and investigate their consistency along their common overlap areas. While the difference between open- and coastal-ocean estimates along the overlap area increases with latitude, it remains close to 0 \u03bcatm globally. Stronger discrepancies, however, exist on the regional level resulting in differences that exceed 10% of the climatological mean pCO2, or an order of magnitude larger than the uncertainty from state-of-the-art measurements. This also illustrates the potential of such an analysis to highlight where we lack a good representation of the aquatic continuum and future research should be dedicated. A regional analysis further shows that the seasonal carbon dynamics at the coast-open interface are well represented in our climatology. While our combined product is only a first step towards a true representation of both the open-ocean and the coastal-ocean air-sea CO2 flux in marine carbon budgets, we show it is a feasible task and the present data product already constitutes a valuable tool to investigate and quantify the dynamics of the air-sea CO2 exchange consistently for oceanic regions regardless of its distance to the coast.", "author" : [ { "dropping-particle" : "", "family" : "Landsch\u00fctzer", "given" : "Peter", "non-dropping-particle" : "", "parse-names" : false, "suffix" : "" }, { "dropping-particle" : "", "family" : "Laruelle", "given" : "Goulven G.", "non-dropping-particle" : "", "parse-names" : false, "suffix" : "" }, { "dropping-particle" : "", "family" : "Roobaert", "given" : "Alizee", "non-dropping-particle" : "", "parse-names" : false, "suffix" : "" }, { "dropping-particle" : "", "family" : "Regnier", "given" : "Pierre", "non-dropping-particle" : "", "parse-names" : false, "suffix" : "" } ], "container-title" : "Earth System Science Data", "id" : "ITEM-7", "issue" : "4", "issued" : { "date-parts" : [ [ "2020", "10", "21" ] ] }, "page" : "2537-2553", "publisher" : "Copernicus GmbH", "title" : "A uniform pCO2 climatology combining open and coastal oceans", "translator" : [ { "dropping-particle" : "", "family" : "L7298", "given" : "", "non-dropping-particle" : "", "parse-names" : false, "suffix" : "" } ], "type" : "article-journal", "volume" : "12" }, "uris" : [ "http://www.mendeley.com/documents/?uuid=b8791016-528e-33a0-9f97-85ee145e1dc2" ] } ], "mendeley" : { "formattedCitation" : "(Landsch\u00fctzer et al., 2014, 2020; R\u00f6denbeck et al., 2014; Zeng et al., 2014; Denvil-Sommer et al., 2019; Gregor et al., 2019; Iida et al., 2020)", "plainTextFormattedCitation" : "(Landsch\u00fctzer et al., 2014, 2020; R\u00f6denbeck et al., 2014; Zeng et al., 2014; Denvil-Sommer et al., 2019; Gregor et al., 2019; Iida et al., 2020)", "previouslyFormattedCitation" : "(Landsch\u00fctzer et al., 2014, 2020; R\u00f6denbeck et al., 2014; Zeng et al., 2014; Denvil-Sommer et al., 2019; Gregor et al., 2019; Iida et al., 2020)" }, "properties" : { "noteIndex" : 0 }, "schema" : "https://github.com/citation-style-language/schema/raw/master/csl-citation.json" }</w:instrText>
      </w:r>
      <w:r w:rsidR="00EA5D2F" w:rsidRPr="001E7A27">
        <w:rPr>
          <w:rFonts w:cs="Times New Roman"/>
          <w:lang w:val="en-GB"/>
        </w:rPr>
        <w:fldChar w:fldCharType="separate"/>
      </w:r>
      <w:del w:id="1221" w:author="Ian Blenkinsop" w:date="2021-07-28T12:33:00Z">
        <w:r w:rsidR="00025FA2" w:rsidRPr="001E7A27" w:rsidDel="004D35CE">
          <w:rPr>
            <w:rFonts w:cs="Times New Roman"/>
            <w:noProof/>
            <w:lang w:val="en-GB"/>
          </w:rPr>
          <w:delText>(</w:delText>
        </w:r>
      </w:del>
      <w:r w:rsidR="00025FA2" w:rsidRPr="001E7A27">
        <w:rPr>
          <w:rFonts w:cs="Times New Roman"/>
          <w:noProof/>
          <w:lang w:val="en-GB"/>
        </w:rPr>
        <w:t>Landschützer et al., 2014, 2020; Rödenbeck et al., 2014; Zeng et al., 2014; Denvil-Sommer et al., 2019; Gregor et al., 2019; Iida et al., 2020)</w:t>
      </w:r>
      <w:r w:rsidR="00EA5D2F" w:rsidRPr="001E7A27">
        <w:rPr>
          <w:rFonts w:cs="Times New Roman"/>
          <w:lang w:val="en-GB"/>
        </w:rPr>
        <w:fldChar w:fldCharType="end"/>
      </w:r>
      <w:del w:id="1222" w:author="Ian Blenkinsop" w:date="2021-07-28T12:33:00Z">
        <w:r w:rsidR="00EA5D2F" w:rsidRPr="001E7A27" w:rsidDel="004D35CE">
          <w:rPr>
            <w:rFonts w:cs="Times New Roman"/>
            <w:lang w:val="en-GB"/>
          </w:rPr>
          <w:delText xml:space="preserve"> </w:delText>
        </w:r>
        <w:r w:rsidRPr="001E7A27" w:rsidDel="004D35CE">
          <w:rPr>
            <w:rFonts w:cs="Times New Roman"/>
            <w:lang w:val="en-GB"/>
          </w:rPr>
          <w:delText>Supplementary Materials 5.SM.2)</w:delText>
        </w:r>
      </w:del>
      <w:r w:rsidRPr="001E7A27">
        <w:rPr>
          <w:rFonts w:cs="Times New Roman"/>
          <w:lang w:val="en-GB"/>
        </w:rPr>
        <w:t>. From a process point of view, the ocean uptake of anthropogenic carbon is a two-step set of abiotic processes that involves the exchange of CO</w:t>
      </w:r>
      <w:r w:rsidRPr="001E7A27">
        <w:rPr>
          <w:rFonts w:cs="Times New Roman"/>
          <w:vertAlign w:val="subscript"/>
          <w:lang w:val="en-GB"/>
        </w:rPr>
        <w:t>2</w:t>
      </w:r>
      <w:r w:rsidRPr="001E7A27">
        <w:rPr>
          <w:rFonts w:cs="Times New Roman"/>
          <w:lang w:val="en-GB"/>
        </w:rPr>
        <w:t xml:space="preserve">, first across the air-sea boundary into the surface mixed layer, followed by its transport into the ocean interior where it is stored for decades to millennia, depending on the depth of storage </w:t>
      </w:r>
      <w:bookmarkStart w:id="1223" w:name="_Hlk74838413"/>
      <w:commentRangeStart w:id="1224"/>
      <w:commentRangeStart w:id="1225"/>
      <w:r w:rsidRPr="001E7A27">
        <w:rPr>
          <w:rFonts w:cs="Times New Roman"/>
          <w:lang w:val="en-GB"/>
        </w:rPr>
        <w:fldChar w:fldCharType="begin" w:fldLock="1"/>
      </w:r>
      <w:r w:rsidR="001B061E" w:rsidRPr="001E7A27">
        <w:rPr>
          <w:rFonts w:cs="Times New Roman"/>
          <w:lang w:val="en-GB"/>
        </w:rPr>
        <w:instrText>ADDIN CSL_CITATION { "citationItems" : [ { "id" : "ITEM-1",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"ITEM-1",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"ITEM-2",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"ITEM-2",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2019b, 2019a)", "manualFormatting" : "(Gruber et al., 2019a)", "plainTextFormattedCitation" : "(Gruber et al., 2019b, 2019a)", "previouslyFormattedCitation" : "(Gruber et al., 2019b, 2019a)"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(Gruber et al., 2019a)</w:t>
      </w:r>
      <w:r w:rsidRPr="001E7A27">
        <w:rPr>
          <w:rFonts w:cs="Times New Roman"/>
          <w:lang w:val="en-GB"/>
        </w:rPr>
        <w:fldChar w:fldCharType="end"/>
      </w:r>
      <w:commentRangeEnd w:id="1224"/>
      <w:commentRangeEnd w:id="1225"/>
      <w:r w:rsidR="003B0A32" w:rsidRPr="001E7A27">
        <w:rPr>
          <w:rStyle w:val="CommentReference"/>
          <w:lang w:val="en-GB"/>
        </w:rPr>
        <w:commentReference w:id="1224"/>
      </w:r>
      <w:r w:rsidR="00025FA2" w:rsidRPr="001E7A27">
        <w:rPr>
          <w:rStyle w:val="CommentReference"/>
          <w:lang w:val="en-GB"/>
        </w:rPr>
        <w:commentReference w:id="1225"/>
      </w:r>
      <w:ins w:id="1226" w:author="Soapbox" w:date="2021-07-17T03:18:00Z">
        <w:r w:rsidR="007E2678" w:rsidRPr="001E7A27">
          <w:rPr>
            <w:rFonts w:cs="Times New Roman"/>
            <w:lang w:val="en-GB"/>
          </w:rPr>
          <w:t>.</w:t>
        </w:r>
      </w:ins>
      <w:del w:id="1227" w:author="Soapbox" w:date="2021-07-17T03:18:00Z">
        <w:r w:rsidRPr="001E7A27" w:rsidDel="007E2678">
          <w:rPr>
            <w:rFonts w:cs="Times New Roman"/>
            <w:lang w:val="en-GB"/>
          </w:rPr>
          <w:delText>,</w:delText>
        </w:r>
      </w:del>
      <w:r w:rsidRPr="001E7A27">
        <w:rPr>
          <w:rFonts w:cs="Times New Roman"/>
          <w:lang w:val="en-GB"/>
        </w:rPr>
        <w:t xml:space="preserve"> </w:t>
      </w:r>
      <w:bookmarkEnd w:id="1223"/>
      <w:r w:rsidRPr="001E7A27">
        <w:rPr>
          <w:rFonts w:cs="Times New Roman"/>
          <w:lang w:val="en-GB"/>
        </w:rPr>
        <w:t>Two definitions of air-sea fluxes of CO</w:t>
      </w:r>
      <w:r w:rsidRPr="001E7A27">
        <w:rPr>
          <w:rFonts w:cs="Times New Roman"/>
          <w:vertAlign w:val="subscript"/>
          <w:lang w:val="en-GB"/>
        </w:rPr>
        <w:t>2</w:t>
      </w:r>
      <w:r w:rsidRPr="001E7A27">
        <w:rPr>
          <w:rFonts w:cs="Times New Roman"/>
          <w:lang w:val="en-GB"/>
        </w:rPr>
        <w:t xml:space="preserve"> are used in this assessment for both observational products and models: S</w:t>
      </w:r>
      <w:r w:rsidRPr="001E7A27">
        <w:rPr>
          <w:rFonts w:cs="Times New Roman"/>
          <w:vertAlign w:val="subscript"/>
          <w:lang w:val="en-GB"/>
        </w:rPr>
        <w:t xml:space="preserve">ocean </w:t>
      </w:r>
      <w:r w:rsidRPr="001E7A27">
        <w:rPr>
          <w:rFonts w:cs="Times New Roman"/>
          <w:lang w:val="en-GB"/>
        </w:rPr>
        <w:t>is the global mean ocean CO</w:t>
      </w:r>
      <w:r w:rsidRPr="001E7A27">
        <w:rPr>
          <w:rFonts w:cs="Times New Roman"/>
          <w:vertAlign w:val="subscript"/>
          <w:lang w:val="en-GB"/>
        </w:rPr>
        <w:t>2</w:t>
      </w:r>
      <w:r w:rsidRPr="001E7A27">
        <w:rPr>
          <w:rFonts w:cs="Times New Roman"/>
          <w:lang w:val="en-GB"/>
        </w:rPr>
        <w:t xml:space="preserve"> sink and F</w:t>
      </w:r>
      <w:r w:rsidRPr="001E7A27">
        <w:rPr>
          <w:rFonts w:cs="Times New Roman"/>
          <w:vertAlign w:val="subscript"/>
          <w:lang w:val="en-GB"/>
        </w:rPr>
        <w:t>net</w:t>
      </w:r>
      <w:r w:rsidRPr="001E7A27">
        <w:rPr>
          <w:rFonts w:cs="Times New Roman"/>
          <w:lang w:val="en-GB"/>
        </w:rPr>
        <w:t xml:space="preserve"> denotes the net spatially varying CO</w:t>
      </w:r>
      <w:r w:rsidRPr="001E7A27">
        <w:rPr>
          <w:rFonts w:cs="Times New Roman"/>
          <w:vertAlign w:val="subscript"/>
          <w:lang w:val="en-GB"/>
        </w:rPr>
        <w:t>2</w:t>
      </w:r>
      <w:r w:rsidRPr="001E7A27">
        <w:rPr>
          <w:rFonts w:cs="Times New Roman"/>
          <w:lang w:val="en-GB"/>
        </w:rPr>
        <w:t xml:space="preserve"> fluxes</w:t>
      </w:r>
      <w:r w:rsidR="00EA5D2F" w:rsidRPr="001E7A27">
        <w:rPr>
          <w:rFonts w:cs="Times New Roman"/>
          <w:lang w:val="en-GB"/>
        </w:rPr>
        <w:t xml:space="preserve"> </w:t>
      </w:r>
      <w:r w:rsidR="00C60473" w:rsidRPr="001E7A27">
        <w:rPr>
          <w:rFonts w:cs="Times New Roman"/>
          <w:lang w:val="en-GB"/>
        </w:rPr>
        <w:fldChar w:fldCharType="begin" w:fldLock="1"/>
      </w:r>
      <w:r w:rsidR="00747167" w:rsidRPr="001E7A27">
        <w:rPr>
          <w:rFonts w:cs="Times New Roman"/>
          <w:lang w:val="en-GB"/>
        </w:rPr>
        <w:instrText>ADDIN CSL_CITATION { "citationItems" : [ { "id" : "ITEM-1",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"ITEM-1",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"mendeley" : { "formattedCitation" : "(Hauck et al., 2020)", "plainTextFormattedCitation" : "(Hauck et al., 2020)", "previouslyFormattedCitation" : "(Hauck et al., 2020)" }, "properties" : { "noteIndex" : 0 }, "schema" : "https://github.com/citation-style-language/schema/raw/master/csl-citation.json" }</w:instrText>
      </w:r>
      <w:r w:rsidR="00C60473" w:rsidRPr="001E7A27">
        <w:rPr>
          <w:rFonts w:cs="Times New Roman"/>
          <w:lang w:val="en-GB"/>
        </w:rPr>
        <w:fldChar w:fldCharType="separate"/>
      </w:r>
      <w:r w:rsidR="00025FA2" w:rsidRPr="001E7A27">
        <w:rPr>
          <w:rFonts w:cs="Times New Roman"/>
          <w:noProof/>
          <w:lang w:val="en-GB"/>
        </w:rPr>
        <w:t>(Hauck et al., 2020)</w:t>
      </w:r>
      <w:r w:rsidR="00C60473" w:rsidRPr="001E7A27">
        <w:rPr>
          <w:rFonts w:cs="Times New Roman"/>
          <w:lang w:val="en-GB"/>
        </w:rPr>
        <w:fldChar w:fldCharType="end"/>
      </w:r>
      <w:r w:rsidRPr="001E7A27">
        <w:rPr>
          <w:rFonts w:cs="Times New Roman"/>
          <w:lang w:val="en-GB"/>
        </w:rPr>
        <w:t>.</w:t>
      </w:r>
      <w:del w:id="1228" w:author="Soapbox" w:date="2021-07-17T03:18:00Z">
        <w:r w:rsidRPr="001E7A27" w:rsidDel="007E2678">
          <w:rPr>
            <w:rFonts w:cs="Times New Roman"/>
            <w:lang w:val="en-GB"/>
          </w:rPr>
          <w:delText xml:space="preserve"> </w:delText>
        </w:r>
      </w:del>
      <w:r w:rsidRPr="001E7A27">
        <w:rPr>
          <w:rFonts w:cs="Times New Roman"/>
          <w:lang w:val="en-GB"/>
        </w:rPr>
        <w:t xml:space="preserve"> Adjustment of the mean global F</w:t>
      </w:r>
      <w:r w:rsidRPr="001E7A27">
        <w:rPr>
          <w:rFonts w:cs="Times New Roman"/>
          <w:vertAlign w:val="subscript"/>
          <w:lang w:val="en-GB"/>
        </w:rPr>
        <w:t>net</w:t>
      </w:r>
      <w:r w:rsidRPr="001E7A27">
        <w:rPr>
          <w:rFonts w:cs="Times New Roman"/>
          <w:lang w:val="en-GB"/>
        </w:rPr>
        <w:t xml:space="preserve"> for the pre-industrial sea-to-air CO</w:t>
      </w:r>
      <w:r w:rsidRPr="001E7A27">
        <w:rPr>
          <w:rFonts w:cs="Times New Roman"/>
          <w:vertAlign w:val="subscript"/>
          <w:lang w:val="en-GB"/>
        </w:rPr>
        <w:t>2</w:t>
      </w:r>
      <w:r w:rsidRPr="001E7A27">
        <w:rPr>
          <w:rFonts w:cs="Times New Roman"/>
          <w:lang w:val="en-GB"/>
        </w:rPr>
        <w:t xml:space="preserve"> flux associated with land-to-ocean carbon flux term makes F</w:t>
      </w:r>
      <w:r w:rsidRPr="001E7A27">
        <w:rPr>
          <w:rFonts w:cs="Times New Roman"/>
          <w:vertAlign w:val="subscript"/>
          <w:lang w:val="en-GB"/>
        </w:rPr>
        <w:t>net</w:t>
      </w:r>
      <w:r w:rsidRPr="001E7A27">
        <w:rPr>
          <w:rFonts w:cs="Times New Roman"/>
          <w:lang w:val="en-GB"/>
        </w:rPr>
        <w:t xml:space="preserve"> comparable to S</w:t>
      </w:r>
      <w:r w:rsidRPr="001E7A27">
        <w:rPr>
          <w:rFonts w:cs="Times New Roman"/>
          <w:vertAlign w:val="subscript"/>
          <w:lang w:val="en-GB"/>
        </w:rPr>
        <w:t>ocean</w:t>
      </w:r>
      <w:r w:rsidRPr="001E7A27">
        <w:rPr>
          <w:rFonts w:cs="Times New Roman"/>
          <w:lang w:val="en-GB"/>
        </w:rPr>
        <w:t xml:space="preserve"> </w:t>
      </w:r>
      <w:r w:rsidR="00EA5D2F" w:rsidRPr="001E7A27">
        <w:rPr>
          <w:rFonts w:cs="Times New Roman"/>
          <w:lang w:val="en-GB"/>
        </w:rPr>
        <w:fldChar w:fldCharType="begin" w:fldLock="1"/>
      </w:r>
      <w:r w:rsidR="00176897" w:rsidRPr="001E7A27">
        <w:rPr>
          <w:rFonts w:cs="Times New Roman"/>
          <w:lang w:val="en-GB"/>
        </w:rPr>
        <w:instrText>ADDIN CSL_CITATION { "citationItems" : [ { "id" : "ITEM-1", "itemData" : { "DOI" : "10.1029/2005GB002556", "ISSN" : "08866236", "abstract" : "We have constructed an inverse estimate of surface fluxes of carbon dioxide using both atmospheric and oceanic observational constraints. This global estimate is spatially resolved into 11 land regions and 11 ocean regions, and is calculated as a temporal mean for the period 1992?1996. The method interprets in situ observations of carbon dioxide concentration in the ocean and atmosphere with transport estimates from global circulation models. Uncertainty in the modeled circulation is explicitly considered in this inversion by using a suite of 16 atmospheric and 10 oceanic transport simulations. The inversion analysis, coupled with estimates of river carbon delivery, indicates that the open ocean had a net carbon uptake from the atmosphere during the period 1992?96 of 1.7 PgC yr?1, consisting of an uptake of 2.1 PgC yr?1 of anthropogenic carbon and a natural outgassing of about 0.5 PgC yr?1 of carbon fixed on land and transported through rivers to the open ocean. The formal uncertainty on this oceanic uptake, despite a comprehensive effort to quantify sources of error due to modeling biases, uncertain riverine carbon load, and biogeochemical assumptions, is driven down to 0.2 PgC yr?1 by the large number and relatively even spatial distribution of oceanic observations used. Other sources of error, for which quantifiable estimates are not currently available, such as unresolved transport and large region inversion bias, may increase this uncertainty.", "author" : [ { "dropping-particle" : "", "family" : "Jacobson", "given" : "Andrew R", "non-dropping-particle" : "", "parse-names" : false, "suffix" : "" }, { "dropping-particle" : "", "family" : "Mikaloff Fletcher", "given" : "Sara E", "non-dropping-particle" : "", "parse-names" : false, "suffix" : "" }, { "dropping-particle" : "", "family" : "Gruber", "given" : "Nicolas", "non-dropping-particle" : "", "parse-names" : false, "suffix" : "" }, { "dropping-particle" : "", "family" : "Sarmiento", "given" : "Jorge L", "non-dropping-particle" : "", "parse-names" : false, "suffix" : "" }, { "dropping-particle" : "", "family" : "Gloor", "given" : "Manuel", "non-dropping-particle" : "", "parse-names" : false, "suffix" : "" } ], "container-title" : "Global Biogeochemical Cycles", "id" : "ITEM-1", "issue" : "1", "issued" : { "date-parts" : [ [ "2007", "3", "1" ] ] }, "note" : "doi: 10.1029/2005GB002556", "page" : "GB1019", "publisher" : "John Wiley &amp; Sons, Ltd", "title" : "A joint atmosphere\u2013ocean inversion for surface fluxes of carbon dioxide: 1. Methods and global-scale fluxes", "translator" : [ { "dropping-particle" : "", "family" : "L6272", "given" : "", "non-dropping-particle" : "", "parse-names" : false, "suffix" : "" } ], "type" : "article-journal", "volume" : "21" }, "uris" : [ "http://www.mendeley.com/documents/?uuid=7ed76553-b13d-3285-bdd9-6db29e1fcbae" ] }, { "id" : "ITEM-2", "itemData" : { "DOI" : "10.1038/s41561-018-0151-3", "ISBN" : "4156101801513", "ISSN" : "1752-0894", "abstract" : "Measurements of atmospheric CO2 concentration provide a tight constraint on the sum of the land and ocean sinks. This constraint has been combined with estimates of ocean carbon flux and riverine transport of carbon from land to oceans to isolate the land sink. Uncertainties in the ocean and river fluxes therefore translate into uncertainties in the land sink. Here, we introduce a heat-based constraint on the latitudinal distribution of ocean and river carbon fluxes, and reassess the partition between ocean, river and land in the tropics, and in the southern and northern extra-tropics. We show that the ocean overturning circulation and biological pump tightly link the ocean transports of heat and carbon between hemispheres. Using this coupling between heat and carbon, we derive ocean and river carbon fluxes compatible with observational constraints on heat transport. This heat-based constraint requires a 20\u2013100% stronger ocean and river carbon transport from the Northern Hemisphere to the Southern Hemisphere than existing estimates, and supports an upward revision of the global riverine carbon flux from 0.45 to 0.78 PgC yr\u22121. These systematic biases in existing ocean/river carbon fluxes redistribute up to 40% of the carbon sink between northern, tropical and southern land ecosystems. As a consequence, the magnitude of both the southern land source and the northern land sink may have to be substantially reduced.", "author" : [ { "dropping-particle" : "", "family" : "Resplandy", "given" : "L.", "non-dropping-particle" : "", "parse-names" : false, "suffix" : "" }, { "dropping-particle" : "", "family" : "Keeling", "given" : "R. F.", "non-dropping-particle" : "", "parse-names" : false, "suffix" : "" }, { "dropping-particle" : "", "family" : "R\u00f6denbeck", "given" : "C.", "non-dropping-particle" : "", "parse-names" : false, "suffix" : "" }, { "dropping-particle" : "", "family" : "Stephens", "given" : "B. B.", "non-dropping-particle" : "", "parse-names" : false, "suffix" : "" }, { "dropping-particle" : "", "family" : "Khatiwala", "given" : "S.", "non-dropping-particle" : "", "parse-names" : false, "suffix" : "" }, { "dropping-particle" : "", "family" : "Rodgers", "given" : "K. B.", "non-dropping-particle" : "", "parse-names" : false, "suffix" : "" }, { "dropping-particle" : "", "family" : "Long", "given" : "M. C.", "non-dropping-particle" : "", "parse-names" : false, "suffix" : "" }, { "dropping-particle" : "", "family" : "Bopp", "given" : "L.", "non-dropping-particle" : "", "parse-names" : false, "suffix" : "" }, { "dropping-particle" : "", "family" : "Tans", "given" : "P. P.", "non-dropping-particle" : "", "parse-names" : false, "suffix" : "" } ], "container-title" : "Nature Geoscience", "id" : "ITEM-2", "issue" : "7", "issued" : { "date-parts" : [ [ "2018", "7", "11" ] ] }, "page" : "504-509", "publisher" : "Springer US", "title" : "Revision of global carbon fluxes based on a reassessment of oceanic and riverine carbon transport", "translator" : [ { "dropping-particle" : "", "family" : "L4327", "given" : "", "non-dropping-particle" : "", "parse-names" : false, "suffix" : "" } ], "type" : "article-journal", "volume" : "11" }, "uris" : [ "http://www.mendeley.com/documents/?uuid=48661571-4bd5-4a3f-9152-8ad93629b0ee" ] }, { "id" : "ITEM-3",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"ITEM-3",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"mendeley" : { "formattedCitation" : "(Jacobson et al., 2007; Resplandy et al., 2018; Hauck et al., 2020)", "plainTextFormattedCitation" : "(Jacobson et al., 2007; Resplandy et al., 2018; Hauck et al., 2020)", "previouslyFormattedCitation" : "(Jacobson et al., 2007; Resplandy et al., 2018; Hauck et al., 2020)" }, "properties" : { "noteIndex" : 0 }, "schema" : "https://github.com/citation-style-language/schema/raw/master/csl-citation.json" }</w:instrText>
      </w:r>
      <w:r w:rsidR="00EA5D2F" w:rsidRPr="001E7A27">
        <w:rPr>
          <w:rFonts w:cs="Times New Roman"/>
          <w:lang w:val="en-GB"/>
        </w:rPr>
        <w:fldChar w:fldCharType="separate"/>
      </w:r>
      <w:r w:rsidR="00025FA2" w:rsidRPr="001E7A27">
        <w:rPr>
          <w:rFonts w:cs="Times New Roman"/>
          <w:noProof/>
          <w:lang w:val="en-GB"/>
        </w:rPr>
        <w:t>(Jacobson et al., 2007; Resplandy et al., 2018; Hauck et al., 2020)</w:t>
      </w:r>
      <w:r w:rsidR="00EA5D2F" w:rsidRPr="001E7A27">
        <w:rPr>
          <w:rFonts w:cs="Times New Roman"/>
          <w:lang w:val="en-GB"/>
        </w:rPr>
        <w:fldChar w:fldCharType="end"/>
      </w:r>
      <w:r w:rsidR="00EA5D2F" w:rsidRPr="001E7A27">
        <w:rPr>
          <w:rFonts w:cs="Times New Roman"/>
          <w:lang w:val="en-GB"/>
        </w:rPr>
        <w:t>.</w:t>
      </w:r>
    </w:p>
    <w:p w14:paraId="09AA477A" w14:textId="02856856" w:rsidR="00D537D5" w:rsidRPr="001E7A27" w:rsidRDefault="00D537D5" w:rsidP="005C7F25">
      <w:pPr>
        <w:pStyle w:val="AR6BodyText"/>
        <w:rPr>
          <w:rFonts w:cs="Times New Roman"/>
          <w:lang w:val="en-GB" w:eastAsia="en-US"/>
        </w:rPr>
      </w:pPr>
    </w:p>
    <w:p w14:paraId="2D91C15A" w14:textId="0F37136E" w:rsidR="00A46746" w:rsidRPr="001E7A27" w:rsidRDefault="00D537D5" w:rsidP="005C7F25">
      <w:pPr>
        <w:tabs>
          <w:tab w:val="left" w:pos="2367"/>
        </w:tabs>
        <w:rPr>
          <w:rFonts w:cs="Times New Roman"/>
          <w:lang w:val="en-GB"/>
        </w:rPr>
      </w:pPr>
      <w:r w:rsidRPr="001E7A27">
        <w:rPr>
          <w:rFonts w:cs="Times New Roman"/>
          <w:lang w:val="en-GB"/>
        </w:rPr>
        <w:t xml:space="preserve">There are multiple lines of observational and modelling evidence that support with </w:t>
      </w:r>
      <w:r w:rsidRPr="001E7A27">
        <w:rPr>
          <w:rFonts w:cs="Times New Roman"/>
          <w:i/>
          <w:iCs/>
          <w:lang w:val="en-GB"/>
        </w:rPr>
        <w:t>high confidence</w:t>
      </w:r>
      <w:r w:rsidRPr="001E7A27">
        <w:rPr>
          <w:rFonts w:cs="Times New Roman"/>
          <w:lang w:val="en-GB"/>
        </w:rPr>
        <w:t xml:space="preserve"> the finding that</w:t>
      </w:r>
      <w:ins w:id="1229" w:author="Soapbox" w:date="2021-07-17T03:19:00Z">
        <w:r w:rsidR="007E2678" w:rsidRPr="001E7A27">
          <w:rPr>
            <w:rFonts w:cs="Times New Roman"/>
            <w:lang w:val="en-GB"/>
          </w:rPr>
          <w:t>,</w:t>
        </w:r>
      </w:ins>
      <w:r w:rsidRPr="001E7A27">
        <w:rPr>
          <w:rFonts w:cs="Times New Roman"/>
          <w:lang w:val="en-GB"/>
        </w:rPr>
        <w:t xml:space="preserve"> in the </w:t>
      </w:r>
      <w:commentRangeStart w:id="1230"/>
      <w:r w:rsidRPr="001E7A27">
        <w:rPr>
          <w:rFonts w:cs="Times New Roman"/>
          <w:lang w:val="en-GB"/>
        </w:rPr>
        <w:t>historical period</w:t>
      </w:r>
      <w:ins w:id="1231" w:author="Soapbox" w:date="2021-07-17T03:19:00Z">
        <w:r w:rsidR="007E2678" w:rsidRPr="001E7A27">
          <w:rPr>
            <w:rFonts w:cs="Times New Roman"/>
            <w:lang w:val="en-GB"/>
          </w:rPr>
          <w:t>,</w:t>
        </w:r>
      </w:ins>
      <w:r w:rsidRPr="001E7A27">
        <w:rPr>
          <w:rFonts w:cs="Times New Roman"/>
          <w:lang w:val="en-GB"/>
        </w:rPr>
        <w:t xml:space="preserve"> </w:t>
      </w:r>
      <w:commentRangeEnd w:id="1230"/>
      <w:r w:rsidR="007E19FB" w:rsidRPr="001E7A27">
        <w:rPr>
          <w:rStyle w:val="CommentReference"/>
          <w:lang w:val="en-GB"/>
        </w:rPr>
        <w:commentReference w:id="1230"/>
      </w:r>
      <w:r w:rsidRPr="001E7A27">
        <w:rPr>
          <w:rFonts w:cs="Times New Roman"/>
          <w:lang w:val="en-GB"/>
        </w:rPr>
        <w:t>air-sea fluxes and storage of anthropogenic CO</w:t>
      </w:r>
      <w:r w:rsidRPr="001E7A27">
        <w:rPr>
          <w:rFonts w:cs="Times New Roman"/>
          <w:vertAlign w:val="subscript"/>
          <w:lang w:val="en-GB"/>
        </w:rPr>
        <w:t>2</w:t>
      </w:r>
      <w:r w:rsidRPr="001E7A27">
        <w:rPr>
          <w:rFonts w:cs="Times New Roman"/>
          <w:lang w:val="en-GB"/>
        </w:rPr>
        <w:t xml:space="preserve"> are largely influenced by atmospheric CO</w:t>
      </w:r>
      <w:r w:rsidRPr="001E7A27">
        <w:rPr>
          <w:rFonts w:cs="Times New Roman"/>
          <w:vertAlign w:val="subscript"/>
          <w:lang w:val="en-GB"/>
        </w:rPr>
        <w:t>2</w:t>
      </w:r>
      <w:r w:rsidRPr="001E7A27">
        <w:rPr>
          <w:rFonts w:cs="Times New Roman"/>
          <w:lang w:val="en-GB"/>
        </w:rPr>
        <w:t xml:space="preserve"> concentrations, physical ocean processes and physico</w:t>
      </w:r>
      <w:del w:id="1232" w:author="Soapbox" w:date="2021-07-17T03:20:00Z">
        <w:r w:rsidRPr="001E7A27" w:rsidDel="007E2678">
          <w:rPr>
            <w:rFonts w:cs="Times New Roman"/>
            <w:lang w:val="en-GB"/>
          </w:rPr>
          <w:delText>-</w:delText>
        </w:r>
      </w:del>
      <w:r w:rsidRPr="001E7A27">
        <w:rPr>
          <w:rFonts w:cs="Times New Roman"/>
          <w:lang w:val="en-GB"/>
        </w:rPr>
        <w:t>chemical carbonate chemistry, which determines the unique properties of CO</w:t>
      </w:r>
      <w:r w:rsidRPr="001E7A27">
        <w:rPr>
          <w:rFonts w:cs="Times New Roman"/>
          <w:vertAlign w:val="subscript"/>
          <w:lang w:val="en-GB"/>
        </w:rPr>
        <w:t>2</w:t>
      </w:r>
      <w:r w:rsidRPr="001E7A27">
        <w:rPr>
          <w:rFonts w:cs="Times New Roman"/>
          <w:lang w:val="en-GB"/>
        </w:rPr>
        <w:t xml:space="preserve"> in sea</w:t>
      </w:r>
      <w:del w:id="1233" w:author="Soapbox" w:date="2021-07-15T12:36:00Z">
        <w:r w:rsidRPr="001E7A27" w:rsidDel="00F06750">
          <w:rPr>
            <w:rFonts w:cs="Times New Roman"/>
            <w:lang w:val="en-GB"/>
          </w:rPr>
          <w:delText xml:space="preserve"> </w:delText>
        </w:r>
      </w:del>
      <w:r w:rsidRPr="001E7A27">
        <w:rPr>
          <w:rFonts w:cs="Times New Roman"/>
          <w:lang w:val="en-GB"/>
        </w:rPr>
        <w:t xml:space="preserve">water </w:t>
      </w:r>
      <w:bookmarkStart w:id="1234" w:name="_Hlk74838801"/>
      <w:commentRangeStart w:id="1235"/>
      <w:commentRangeStart w:id="1236"/>
      <w:r w:rsidRPr="001E7A27">
        <w:rPr>
          <w:rFonts w:cs="Times New Roman"/>
          <w:lang w:val="en-GB"/>
        </w:rPr>
        <w:fldChar w:fldCharType="begin" w:fldLock="1"/>
      </w:r>
      <w:r w:rsidR="001B061E" w:rsidRPr="001E7A27">
        <w:rPr>
          <w:rFonts w:cs="Times New Roman"/>
          <w:lang w:val="en-GB"/>
        </w:rPr>
        <w:instrText>ADDIN CSL_CITATION { "citationItems" : [ { "id" : "ITEM-1", "itemData" : { "DOI" : "10.1038/nature21068", "ISSN" : "0028-0836", "abstract" : "Recent increase in oceanic carbon uptake driven by weaker upper-ocean overturning Tim DeVries, Mark Holzer &amp; Francois Primeau Nature volume 542, pages 215\u2013218 (09 February 2017) | Download Citation Abstract The ocean is the largest sink for anthropogenic carbon dioxide (CO2), having absorbed roughly 40 per cent of CO2 emissions since the beginning of the industrial era1,2. Recent data show that oceanic CO2 uptake rates have been growing over the past decade3,4,5,6,7, reversing a trend of stagnant or declining carbon uptake during the 1990s8,9,10,11,12,13,14. Here we show that ocean circulation variability is the primary driver of these changes in oceanic CO2 uptake over the past several decades. We use a global inverse model to quantify the mean ocean circulation during the 1980s, 1990s and 2000s, and then estimate the impact of decadal circulation changes on the oceanic CO2 sink using a carbon cycling model. We find that during the 1990s an enhanced upper-ocean overturning circulation drove increased outgassing of natural CO2, thus weakening the global CO2 sink. This trend reversed during the 2000s as the overturning circulation weakened. Continued weakening of the upper-ocean overturning is likely to strengthen the CO2 sink in the near future by trapping natural CO2 in the deep ocean, but ultimately may limit oceanic uptake of anthropogenic CO2.", "author" : [ { "dropping-particle" : "", "family" : "DeVries", "given" : "Tim", "non-dropping-particle" : "", "parse-names" : false, "suffix" : "" }, { "dropping-particle" : "", "family" : "Holzer", "given" : "Mark", "non-dropping-particle" : "", "parse-names" : false, "suffix" : "" }, { "dropping-particle" : "", "family" : "Primeau", "given" : "Francois", "non-dropping-particle" : "", "parse-names" : false, "suffix" : "" } ], "container-title" : "Nature", "id" : "ITEM-1", "issue" : "7640", "issued" : { "date-parts" : [ [ "2017", "2", "9" ] ] }, "page" : "215-218", "publisher" : "Macmillan Publishers Limited, part of Springer Nature. All rights reserved.", "title" : "Recent increase in oceanic carbon uptake driven by weaker upper-ocean overturning", "translator" : [ { "dropping-particle" : "", "family" : "L7255", "given" : "", "non-dropping-particle" : "", "parse-names" : false, "suffix" : "" } ], "type" : "article-journal", "volume" : "542" }, "uris" : [ "http://www.mendeley.com/documents/?uuid=3d6f76e2-9fb9-495d-94f3-1cf527b01b84" ] }, { "id" : "ITEM-2", "itemData" : { "DOI" : "10.1029/2019AV000149", "ISSN" : "2576-604X", "abstract" : "The ocean has absorbed the equivalent of 39% of industrial\u2010age fossil carbon emissions, significantly modulating the growth rate of atmospheric CO2 and its associated impacts on climate. Despite the importance of the ocean carbon sink to climate, our understanding of the causes of its interannual\u2010to\u2010decadal variability remains limited. This hinders our ability to attribute its past behavior and project its future. A key period of interest is the 1990s, when the ocean carbon sink did not grow as expected. Previous explanations of this behavior have focused on variability internal to the ocean or associated with coupled atmosphere/ocean modes. Here, we use an idealized upper ocean box model to illustrate that two external forcings are sufficient to explain the pattern and magnitude of sink variability since the mid\u20101980s. First, the global\u2010scale reduction in the decadal\u2010average ocean carbon sink in the 1990s is attributable to the slowed growth rate of atmospheric pCO2. The acceleration of atmospheric pCO2 growth after 2001 drove recovery of the sink. Second, the global sea surface temperature response to the 1991 eruption of Mt Pinatubo explains the timing of the global sink within the 1990s. These results are consistent with previous experiments using ocean hindcast models with variable atmospheric pCO2 and with and without climate variability. The fact that variability in the growth rate of atmospheric pCO2 directly imprints on the ocean sink implies that there will be an immediate reduction in ocean carbon uptake as atmospheric pCO2 responds to cuts in anthropogenic emissions.", "author" : [ { "dropping-particle" : "", "family" : "McKinley", "given" : "Galen A.", "non-dropping-particle" : "", "parse-names" : false, "suffix" : "" }, { "dropping-particle" : "", "family" : "Fay", "given" : "Amanda R.", "non-dropping-particle" : "", "parse-names" : false, "suffix" : "" }, { "dropping-particle" : "", "family" : "Eddebbar", "given" : "Yassir A.", "non-dropping-particle" : "", "parse-names" : false, "suffix" : "" }, { "dropping-particle" : "", "family" : "Gloege", "given" : "Lucas", "non-dropping-particle" : "", "parse-names" : false, "suffix" : "" }, { "dropping-particle" : "", "family" : "Lovenduski", "given" : "Nicole S.", "non-dropping-particle" : "", "parse-names" : false, "suffix" : "" } ], "container-title" : "AGU Advances", "id" : "ITEM-2", "issue" : "2", "issued" : { "date-parts" : [ [ "2020", "6", "3" ] ] }, "publisher" : "American Geophysical Union (AGU)", "title" : "External Forcing Explains Recent Decadal Variability of the Ocean Carbon Sink", "translator" : [ { "dropping-particle" : "", "family" : "L7488", "given" : "", "non-dropping-particle" : "", "parse-names" : false, "suffix" : "" } ], "type" : "article-journal", "volume" : "1" }, "uris" : [ "http://www.mendeley.com/documents/?uuid=886dd741-e933-4d81-8017-cfa57a3261fb" ] }, { "id" : "ITEM-3",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"ITEM-3",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"ITEM-4",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"ITEM-4",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"(DeVries et al., 2017; Gruber et al., 2019b, 2019a; McKinley et al., 2020)", "manualFormatting" : "(Wanninkhof et al., 2014; DeVries et al., 2017; Gruber et al., 2019, 2019a; Hauck et al., 2020; McKinley et al., 2017; 2020", "plainTextFormattedCitation" : "(DeVries et al., 2017; Gruber et al., 2019b, 2019a; McKinley et al., 2020)", "previouslyFormattedCitation" : "(DeVries et al., 2017; Gruber et al., 2019b, 2019a; McKinley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w:t>
      </w:r>
      <w:ins w:id="1237" w:author="Soapbox" w:date="2021-07-17T03:21:00Z">
        <w:del w:id="1238" w:author="Ian Blenkinsop" w:date="2021-07-28T12:34:00Z">
          <w:r w:rsidR="007E19FB" w:rsidRPr="001E7A27" w:rsidDel="004D35CE">
            <w:rPr>
              <w:rFonts w:cs="Times New Roman"/>
              <w:lang w:val="en-GB"/>
            </w:rPr>
            <w:delText xml:space="preserve"> </w:delText>
          </w:r>
        </w:del>
        <w:r w:rsidR="007E19FB" w:rsidRPr="001E7A27">
          <w:rPr>
            <w:rFonts w:cs="Times New Roman"/>
            <w:lang w:val="en-GB"/>
          </w:rPr>
          <w:t>Chapter 9</w:t>
        </w:r>
        <w:del w:id="1239" w:author="Ian Blenkinsop" w:date="2021-07-28T12:34:00Z">
          <w:r w:rsidR="007E19FB" w:rsidRPr="001E7A27" w:rsidDel="004D35CE">
            <w:rPr>
              <w:rFonts w:cs="Times New Roman"/>
              <w:lang w:val="en-GB"/>
            </w:rPr>
            <w:delText>,</w:delText>
          </w:r>
        </w:del>
      </w:ins>
      <w:ins w:id="1240" w:author="Ian Blenkinsop" w:date="2021-07-28T12:34:00Z">
        <w:r w:rsidR="004D35CE" w:rsidRPr="001E7A27">
          <w:rPr>
            <w:rFonts w:cs="Times New Roman"/>
            <w:lang w:val="en-GB"/>
          </w:rPr>
          <w:t xml:space="preserve"> and</w:t>
        </w:r>
      </w:ins>
      <w:ins w:id="1241" w:author="Soapbox" w:date="2021-07-17T03:21:00Z">
        <w:r w:rsidR="007E19FB" w:rsidRPr="001E7A27">
          <w:rPr>
            <w:rFonts w:cs="Times New Roman"/>
            <w:lang w:val="en-GB"/>
          </w:rPr>
          <w:t xml:space="preserve"> Cross-Chapter Box 5.3</w:t>
        </w:r>
      </w:ins>
      <w:ins w:id="1242" w:author="Soapbox" w:date="2021-07-17T03:22:00Z">
        <w:r w:rsidR="007E19FB" w:rsidRPr="001E7A27">
          <w:rPr>
            <w:rFonts w:cs="Times New Roman"/>
            <w:lang w:val="en-GB"/>
          </w:rPr>
          <w:t xml:space="preserve">; </w:t>
        </w:r>
      </w:ins>
      <w:r w:rsidR="00025FA2" w:rsidRPr="001E7A27">
        <w:rPr>
          <w:rFonts w:cs="Times New Roman"/>
          <w:noProof/>
          <w:lang w:val="en-GB"/>
        </w:rPr>
        <w:t>Wanninkhof et al., 2014; DeVries et al., 2017; Gruber et al., 2019, 2019a; Hauck et al., 2020; McKinley et al., 2017; 2020</w:t>
      </w:r>
      <w:r w:rsidRPr="001E7A27">
        <w:rPr>
          <w:rFonts w:cs="Times New Roman"/>
          <w:lang w:val="en-GB"/>
        </w:rPr>
        <w:fldChar w:fldCharType="end"/>
      </w:r>
      <w:commentRangeEnd w:id="1235"/>
      <w:commentRangeEnd w:id="1236"/>
      <w:r w:rsidR="003B0A32" w:rsidRPr="001E7A27">
        <w:rPr>
          <w:rStyle w:val="CommentReference"/>
          <w:lang w:val="en-GB"/>
        </w:rPr>
        <w:commentReference w:id="1235"/>
      </w:r>
      <w:r w:rsidR="00025FA2" w:rsidRPr="001E7A27">
        <w:rPr>
          <w:rStyle w:val="CommentReference"/>
          <w:lang w:val="en-GB"/>
        </w:rPr>
        <w:commentReference w:id="1236"/>
      </w:r>
      <w:del w:id="1243" w:author="Soapbox" w:date="2021-07-17T03:22:00Z">
        <w:r w:rsidRPr="001E7A27" w:rsidDel="007E19FB">
          <w:rPr>
            <w:rFonts w:cs="Times New Roman"/>
            <w:lang w:val="en-GB"/>
          </w:rPr>
          <w:delText>;</w:delText>
        </w:r>
      </w:del>
      <w:del w:id="1244" w:author="Soapbox" w:date="2021-07-17T03:21:00Z">
        <w:r w:rsidRPr="001E7A27" w:rsidDel="007E19FB">
          <w:rPr>
            <w:rFonts w:cs="Times New Roman"/>
            <w:lang w:val="en-GB"/>
          </w:rPr>
          <w:delText xml:space="preserve"> </w:delText>
        </w:r>
        <w:bookmarkEnd w:id="1234"/>
        <w:r w:rsidRPr="001E7A27" w:rsidDel="007E19FB">
          <w:rPr>
            <w:rFonts w:cs="Times New Roman"/>
            <w:lang w:val="en-GB"/>
          </w:rPr>
          <w:delText>Chapter 9, Cross</w:delText>
        </w:r>
        <w:r w:rsidR="00531092" w:rsidRPr="001E7A27" w:rsidDel="007E19FB">
          <w:rPr>
            <w:rFonts w:cs="Times New Roman"/>
            <w:lang w:val="en-GB"/>
          </w:rPr>
          <w:delText>-</w:delText>
        </w:r>
        <w:r w:rsidRPr="001E7A27" w:rsidDel="007E19FB">
          <w:rPr>
            <w:rFonts w:cs="Times New Roman"/>
            <w:lang w:val="en-GB"/>
          </w:rPr>
          <w:delText>Chapter Box 5.3</w:delText>
        </w:r>
      </w:del>
      <w:r w:rsidRPr="001E7A27">
        <w:rPr>
          <w:rFonts w:cs="Times New Roman"/>
          <w:lang w:val="en-GB"/>
        </w:rPr>
        <w:t>).  Here we assess three different approaches (Figures 5.8</w:t>
      </w:r>
      <w:r w:rsidR="00C60473" w:rsidRPr="001E7A27">
        <w:rPr>
          <w:rFonts w:cs="Times New Roman"/>
          <w:lang w:val="en-GB"/>
        </w:rPr>
        <w:t>a,</w:t>
      </w:r>
      <w:ins w:id="1245" w:author="Ian Blenkinsop" w:date="2021-07-28T12:34:00Z">
        <w:r w:rsidR="004D35CE" w:rsidRPr="001E7A27">
          <w:rPr>
            <w:rFonts w:cs="Times New Roman"/>
            <w:lang w:val="en-GB"/>
          </w:rPr>
          <w:t>b</w:t>
        </w:r>
      </w:ins>
      <w:r w:rsidR="00C60473" w:rsidRPr="001E7A27">
        <w:rPr>
          <w:rFonts w:cs="Times New Roman"/>
          <w:lang w:val="en-GB"/>
        </w:rPr>
        <w:t xml:space="preserve"> </w:t>
      </w:r>
      <w:del w:id="1246" w:author="Ian Blenkinsop" w:date="2021-07-28T12:34:00Z">
        <w:r w:rsidR="00C60473" w:rsidRPr="001E7A27" w:rsidDel="004D35CE">
          <w:rPr>
            <w:rFonts w:cs="Times New Roman"/>
            <w:lang w:val="en-GB"/>
          </w:rPr>
          <w:delText>5.8b</w:delText>
        </w:r>
        <w:r w:rsidRPr="001E7A27" w:rsidDel="004D35CE">
          <w:rPr>
            <w:rFonts w:cs="Times New Roman"/>
            <w:lang w:val="en-GB"/>
          </w:rPr>
          <w:delText xml:space="preserve"> </w:delText>
        </w:r>
      </w:del>
      <w:r w:rsidRPr="001E7A27">
        <w:rPr>
          <w:rFonts w:cs="Times New Roman"/>
          <w:lang w:val="en-GB"/>
        </w:rPr>
        <w:t xml:space="preserve">and 5.9) that together provide </w:t>
      </w:r>
      <w:r w:rsidRPr="001E7A27">
        <w:rPr>
          <w:rFonts w:cs="Times New Roman"/>
          <w:i/>
          <w:iCs/>
          <w:lang w:val="en-GB"/>
        </w:rPr>
        <w:t>high</w:t>
      </w:r>
      <w:r w:rsidRPr="001E7A27">
        <w:rPr>
          <w:rFonts w:cs="Times New Roman"/>
          <w:lang w:val="en-GB"/>
        </w:rPr>
        <w:t xml:space="preserve"> </w:t>
      </w:r>
      <w:r w:rsidRPr="001E7A27">
        <w:rPr>
          <w:rFonts w:cs="Times New Roman"/>
          <w:i/>
          <w:iCs/>
          <w:lang w:val="en-GB"/>
        </w:rPr>
        <w:t>confidence</w:t>
      </w:r>
      <w:r w:rsidRPr="001E7A27">
        <w:rPr>
          <w:rFonts w:cs="Times New Roman"/>
          <w:lang w:val="en-GB"/>
        </w:rPr>
        <w:t xml:space="preserve"> that</w:t>
      </w:r>
      <w:ins w:id="1247" w:author="Soapbox" w:date="2021-07-17T03:22:00Z">
        <w:r w:rsidR="007E19FB" w:rsidRPr="001E7A27">
          <w:rPr>
            <w:rFonts w:cs="Times New Roman"/>
            <w:lang w:val="en-GB"/>
          </w:rPr>
          <w:t>,</w:t>
        </w:r>
      </w:ins>
      <w:r w:rsidRPr="001E7A27">
        <w:rPr>
          <w:rFonts w:cs="Times New Roman"/>
          <w:lang w:val="en-GB"/>
        </w:rPr>
        <w:t xml:space="preserve"> during the historical period (1960–2018)</w:t>
      </w:r>
      <w:ins w:id="1248" w:author="Soapbox" w:date="2021-07-17T03:22:00Z">
        <w:r w:rsidR="007E19FB" w:rsidRPr="001E7A27">
          <w:rPr>
            <w:rFonts w:cs="Times New Roman"/>
            <w:lang w:val="en-GB"/>
          </w:rPr>
          <w:t>,</w:t>
        </w:r>
      </w:ins>
      <w:r w:rsidRPr="001E7A27">
        <w:rPr>
          <w:rFonts w:cs="Times New Roman"/>
          <w:lang w:val="en-GB"/>
        </w:rPr>
        <w:t xml:space="preserve"> the ocean carbon sink (S</w:t>
      </w:r>
      <w:r w:rsidRPr="001E7A27">
        <w:rPr>
          <w:rFonts w:cs="Times New Roman"/>
          <w:vertAlign w:val="subscript"/>
          <w:lang w:val="en-GB"/>
        </w:rPr>
        <w:t>ocean</w:t>
      </w:r>
      <w:r w:rsidRPr="001E7A27">
        <w:rPr>
          <w:rFonts w:cs="Times New Roman"/>
          <w:lang w:val="en-GB"/>
        </w:rPr>
        <w:t>) and its associated ocean carbon storage have grown in response to global anthropogenic CO</w:t>
      </w:r>
      <w:r w:rsidRPr="001E7A27">
        <w:rPr>
          <w:rFonts w:cs="Times New Roman"/>
          <w:vertAlign w:val="subscript"/>
          <w:lang w:val="en-GB"/>
        </w:rPr>
        <w:t>2</w:t>
      </w:r>
      <w:r w:rsidRPr="001E7A27">
        <w:rPr>
          <w:rFonts w:cs="Times New Roman"/>
          <w:lang w:val="en-GB"/>
        </w:rPr>
        <w:t xml:space="preserve"> emissions</w:t>
      </w:r>
      <w:r w:rsidR="00DE5228" w:rsidRPr="001E7A27">
        <w:rPr>
          <w:rFonts w:cs="Times New Roman"/>
          <w:lang w:val="en-GB"/>
        </w:rPr>
        <w:t xml:space="preserve"> </w:t>
      </w:r>
      <w:commentRangeStart w:id="1249"/>
      <w:r w:rsidR="00EB3589" w:rsidRPr="001E7A27">
        <w:rPr>
          <w:rFonts w:cs="Times New Roman"/>
          <w:lang w:val="en-GB"/>
        </w:rPr>
        <w:fldChar w:fldCharType="begin" w:fldLock="1"/>
      </w:r>
      <w:r w:rsidR="007B506D" w:rsidRPr="001E7A27">
        <w:rPr>
          <w:rFonts w:cs="Times New Roman"/>
          <w:lang w:val="en-GB"/>
        </w:rPr>
        <w:instrText>ADDIN CSL_CITATION { "citationItems" : [ { "id" : "ITEM-1",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"ITEM-1",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"ITEM-2",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"ITEM-2",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"ITEM-3", "itemData" : { "DOI" : "10.1029/2019AV000149", "ISSN" : "2576-604X", "abstract" : "The ocean has absorbed the equivalent of 39% of industrial\u2010age fossil carbon emissions, significantly modulating the growth rate of atmospheric CO2 and its associated impacts on climate. Despite the importance of the ocean carbon sink to climate, our understanding of the causes of its interannual\u2010to\u2010decadal variability remains limited. This hinders our ability to attribute its past behavior and project its future. A key period of interest is the 1990s, when the ocean carbon sink did not grow as expected. Previous explanations of this behavior have focused on variability internal to the ocean or associated with coupled atmosphere/ocean modes. Here, we use an idealized upper ocean box model to illustrate that two external forcings are sufficient to explain the pattern and magnitude of sink variability since the mid\u20101980s. First, the global\u2010scale reduction in the decadal\u2010average ocean carbon sink in the 1990s is attributable to the slowed growth rate of atmospheric pCO2. The acceleration of atmospheric pCO2 growth after 2001 drove recovery of the sink. Second, the global sea surface temperature response to the 1991 eruption of Mt Pinatubo explains the timing of the global sink within the 1990s. These results are consistent with previous experiments using ocean hindcast models with variable atmospheric pCO2 and with and without climate variability. The fact that variability in the growth rate of atmospheric pCO2 directly imprints on the ocean sink implies that there will be an immediate reduction in ocean carbon uptake as atmospheric pCO2 responds to cuts in anthropogenic emissions.", "author" : [ { "dropping-particle" : "", "family" : "McKinley", "given" : "Galen A.", "non-dropping-particle" : "", "parse-names" : false, "suffix" : "" }, { "dropping-particle" : "", "family" : "Fay", "given" : "Amanda R.", "non-dropping-particle" : "", "parse-names" : false, "suffix" : "" }, { "dropping-particle" : "", "family" : "Eddebbar", "given" : "Yassir A.", "non-dropping-particle" : "", "parse-names" : false, "suffix" : "" }, { "dropping-particle" : "", "family" : "Gloege", "given" : "Lucas", "non-dropping-particle" : "", "parse-names" : false, "suffix" : "" }, { "dropping-particle" : "", "family" : "Lovenduski", "given" : "Nicole S.", "non-dropping-particle" : "", "parse-names" : false, "suffix" : "" } ], "container-title" : "AGU Advances", "id" : "ITEM-3", "issue" : "2", "issued" : { "date-parts" : [ [ "2020", "6", "3" ] ] }, "publisher" : "American Geophysical Union (AGU)", "title" : "External Forcing Explains Recent Decadal Variability of the Ocean Carbon Sink", "translator" : [ { "dropping-particle" : "", "family" : "L7488", "given" : "", "non-dropping-particle" : "", "parse-names" : false, "suffix" : "" } ], "type" : "article-journal", "volume" : "1" }, "uris" : [ "http://www.mendeley.com/documents/?uuid=886dd741-e933-4d81-8017-cfa57a3261fb" ] } ], "mendeley" : { "formattedCitation" : "(Gruber et al., 2019b; Hauck et al., 2020; McKinley et al., 2020)", "manualFormatting" : "(Gruber et al., 2019a; Hauck et al., 2020; McKinley et al., 2020)", "plainTextFormattedCitation" : "(Gruber et al., 2019b; Hauck et al., 2020; McKinley et al., 2020)", "previouslyFormattedCitation" : "(Gruber et al., 2019b; Hauck et al., 2020; McKinley et al., 2020)" }, "properties" : { "noteIndex" : 0 }, "schema" : "https://github.com/citation-style-language/schema/raw/master/csl-citation.json" }</w:instrText>
      </w:r>
      <w:r w:rsidR="00EB3589" w:rsidRPr="001E7A27">
        <w:rPr>
          <w:rFonts w:cs="Times New Roman"/>
          <w:lang w:val="en-GB"/>
        </w:rPr>
        <w:fldChar w:fldCharType="separate"/>
      </w:r>
      <w:r w:rsidR="00025FA2" w:rsidRPr="001E7A27">
        <w:rPr>
          <w:rFonts w:cs="Times New Roman"/>
          <w:noProof/>
          <w:lang w:val="en-GB"/>
        </w:rPr>
        <w:t>(Gruber et al., 2019</w:t>
      </w:r>
      <w:ins w:id="1250" w:author="Robin Matthews" w:date="2021-06-17T16:14:00Z">
        <w:r w:rsidR="0088459F" w:rsidRPr="001E7A27">
          <w:rPr>
            <w:rFonts w:cs="Times New Roman"/>
            <w:noProof/>
            <w:lang w:val="en-GB"/>
          </w:rPr>
          <w:t>a</w:t>
        </w:r>
      </w:ins>
      <w:del w:id="1251" w:author="Robin Matthews" w:date="2021-06-17T16:14:00Z">
        <w:r w:rsidR="00025FA2" w:rsidRPr="001E7A27" w:rsidDel="0088459F">
          <w:rPr>
            <w:rFonts w:cs="Times New Roman"/>
            <w:noProof/>
            <w:lang w:val="en-GB"/>
          </w:rPr>
          <w:delText>b</w:delText>
        </w:r>
      </w:del>
      <w:r w:rsidR="00025FA2" w:rsidRPr="001E7A27">
        <w:rPr>
          <w:rFonts w:cs="Times New Roman"/>
          <w:noProof/>
          <w:lang w:val="en-GB"/>
        </w:rPr>
        <w:t>; Hauck et al., 2020; McKinley et al., 2020)</w:t>
      </w:r>
      <w:r w:rsidR="00EB3589" w:rsidRPr="001E7A27">
        <w:rPr>
          <w:rFonts w:cs="Times New Roman"/>
          <w:lang w:val="en-GB"/>
        </w:rPr>
        <w:fldChar w:fldCharType="end"/>
      </w:r>
      <w:commentRangeEnd w:id="1249"/>
      <w:r w:rsidR="00025FA2" w:rsidRPr="001E7A27">
        <w:rPr>
          <w:rStyle w:val="CommentReference"/>
          <w:lang w:val="en-GB"/>
        </w:rPr>
        <w:commentReference w:id="1249"/>
      </w:r>
      <w:r w:rsidR="00EB3589" w:rsidRPr="001E7A27">
        <w:rPr>
          <w:rFonts w:cs="Times New Roman"/>
          <w:lang w:val="en-GB"/>
        </w:rPr>
        <w:t>.</w:t>
      </w:r>
    </w:p>
    <w:p w14:paraId="01A02301" w14:textId="77777777" w:rsidR="00DE5228" w:rsidRPr="001E7A27" w:rsidRDefault="00DE5228" w:rsidP="005C7F25">
      <w:pPr>
        <w:pStyle w:val="AR6BodyText"/>
        <w:tabs>
          <w:tab w:val="left" w:pos="3828"/>
        </w:tabs>
        <w:rPr>
          <w:rFonts w:cs="Times New Roman"/>
          <w:lang w:val="en-GB"/>
        </w:rPr>
      </w:pPr>
    </w:p>
    <w:p w14:paraId="12EFA6EA" w14:textId="77777777" w:rsidR="002F5491" w:rsidRPr="001E7A27" w:rsidRDefault="002F5491" w:rsidP="005C7F25">
      <w:pPr>
        <w:pStyle w:val="AR6BodyText"/>
        <w:tabs>
          <w:tab w:val="left" w:pos="3828"/>
        </w:tabs>
        <w:rPr>
          <w:rFonts w:cs="Times New Roman"/>
          <w:lang w:val="en-GB"/>
        </w:rPr>
      </w:pPr>
    </w:p>
    <w:p w14:paraId="798380A5" w14:textId="2C5A43F4" w:rsidR="00C60473" w:rsidRPr="001E7A27" w:rsidRDefault="00A46746" w:rsidP="0098460A">
      <w:pPr>
        <w:pStyle w:val="AR6Chap5Level451111"/>
        <w:rPr>
          <w:lang w:val="en-GB"/>
        </w:rPr>
      </w:pPr>
      <w:bookmarkStart w:id="1252" w:name="_Toc5716904"/>
      <w:bookmarkStart w:id="1253" w:name="_Toc33564241"/>
      <w:bookmarkStart w:id="1254" w:name="_Toc70535653"/>
      <w:r w:rsidRPr="001E7A27">
        <w:rPr>
          <w:lang w:val="en-GB"/>
        </w:rPr>
        <w:t xml:space="preserve">Ocean </w:t>
      </w:r>
      <w:bookmarkEnd w:id="1252"/>
      <w:ins w:id="1255" w:author="Soapbox" w:date="2021-07-15T09:36:00Z">
        <w:r w:rsidR="00F33BB7" w:rsidRPr="001E7A27">
          <w:rPr>
            <w:lang w:val="en-GB"/>
          </w:rPr>
          <w:t>c</w:t>
        </w:r>
      </w:ins>
      <w:del w:id="1256" w:author="Soapbox" w:date="2021-07-15T09:36:00Z">
        <w:r w:rsidRPr="001E7A27" w:rsidDel="00F33BB7">
          <w:rPr>
            <w:lang w:val="en-GB"/>
          </w:rPr>
          <w:delText>C</w:delText>
        </w:r>
      </w:del>
      <w:r w:rsidRPr="001E7A27">
        <w:rPr>
          <w:lang w:val="en-GB"/>
        </w:rPr>
        <w:t xml:space="preserve">arbon </w:t>
      </w:r>
      <w:ins w:id="1257" w:author="Soapbox" w:date="2021-07-15T09:36:00Z">
        <w:r w:rsidR="00F33BB7" w:rsidRPr="001E7A27">
          <w:rPr>
            <w:lang w:val="en-GB"/>
          </w:rPr>
          <w:t>f</w:t>
        </w:r>
      </w:ins>
      <w:del w:id="1258" w:author="Soapbox" w:date="2021-07-15T09:36:00Z">
        <w:r w:rsidRPr="001E7A27" w:rsidDel="00F33BB7">
          <w:rPr>
            <w:lang w:val="en-GB"/>
          </w:rPr>
          <w:delText>F</w:delText>
        </w:r>
      </w:del>
      <w:r w:rsidRPr="001E7A27">
        <w:rPr>
          <w:lang w:val="en-GB"/>
        </w:rPr>
        <w:t xml:space="preserve">luxes and </w:t>
      </w:r>
      <w:ins w:id="1259" w:author="Soapbox" w:date="2021-07-15T09:36:00Z">
        <w:r w:rsidR="00F33BB7" w:rsidRPr="001E7A27">
          <w:rPr>
            <w:lang w:val="en-GB"/>
          </w:rPr>
          <w:t>s</w:t>
        </w:r>
      </w:ins>
      <w:del w:id="1260" w:author="Soapbox" w:date="2021-07-15T09:36:00Z">
        <w:r w:rsidRPr="001E7A27" w:rsidDel="00F33BB7">
          <w:rPr>
            <w:lang w:val="en-GB"/>
          </w:rPr>
          <w:delText>S</w:delText>
        </w:r>
      </w:del>
      <w:r w:rsidRPr="001E7A27">
        <w:rPr>
          <w:lang w:val="en-GB"/>
        </w:rPr>
        <w:t xml:space="preserve">torage: Global </w:t>
      </w:r>
      <w:ins w:id="1261" w:author="Soapbox" w:date="2021-07-15T09:36:00Z">
        <w:r w:rsidR="00F33BB7" w:rsidRPr="001E7A27">
          <w:rPr>
            <w:lang w:val="en-GB"/>
          </w:rPr>
          <w:t>m</w:t>
        </w:r>
      </w:ins>
      <w:del w:id="1262" w:author="Soapbox" w:date="2021-07-15T09:36:00Z">
        <w:r w:rsidRPr="001E7A27" w:rsidDel="00F33BB7">
          <w:rPr>
            <w:lang w:val="en-GB"/>
          </w:rPr>
          <w:delText>M</w:delText>
        </w:r>
      </w:del>
      <w:r w:rsidRPr="001E7A27">
        <w:rPr>
          <w:lang w:val="en-GB"/>
        </w:rPr>
        <w:t>ulti-</w:t>
      </w:r>
      <w:ins w:id="1263" w:author="Soapbox" w:date="2021-07-15T09:36:00Z">
        <w:r w:rsidR="00F33BB7" w:rsidRPr="001E7A27">
          <w:rPr>
            <w:lang w:val="en-GB"/>
          </w:rPr>
          <w:t>d</w:t>
        </w:r>
      </w:ins>
      <w:del w:id="1264" w:author="Soapbox" w:date="2021-07-15T09:36:00Z">
        <w:r w:rsidRPr="001E7A27" w:rsidDel="00F33BB7">
          <w:rPr>
            <w:lang w:val="en-GB"/>
          </w:rPr>
          <w:delText>D</w:delText>
        </w:r>
      </w:del>
      <w:r w:rsidRPr="001E7A27">
        <w:rPr>
          <w:lang w:val="en-GB"/>
        </w:rPr>
        <w:t xml:space="preserve">ecadal </w:t>
      </w:r>
      <w:ins w:id="1265" w:author="Soapbox" w:date="2021-07-15T09:36:00Z">
        <w:r w:rsidR="00F33BB7" w:rsidRPr="001E7A27">
          <w:rPr>
            <w:lang w:val="en-GB"/>
          </w:rPr>
          <w:t>t</w:t>
        </w:r>
      </w:ins>
      <w:del w:id="1266" w:author="Soapbox" w:date="2021-07-15T09:36:00Z">
        <w:r w:rsidRPr="001E7A27" w:rsidDel="00F33BB7">
          <w:rPr>
            <w:lang w:val="en-GB"/>
          </w:rPr>
          <w:delText>T</w:delText>
        </w:r>
      </w:del>
      <w:r w:rsidRPr="001E7A27">
        <w:rPr>
          <w:lang w:val="en-GB"/>
        </w:rPr>
        <w:t>rends</w:t>
      </w:r>
      <w:bookmarkEnd w:id="1253"/>
      <w:bookmarkEnd w:id="1254"/>
      <w:r w:rsidRPr="001E7A27">
        <w:rPr>
          <w:lang w:val="en-GB"/>
        </w:rPr>
        <w:t xml:space="preserve"> </w:t>
      </w:r>
    </w:p>
    <w:p w14:paraId="4EA43BBC" w14:textId="4457B8AE" w:rsidR="00D537D5" w:rsidRPr="001E7A27" w:rsidRDefault="00D537D5" w:rsidP="005C7F25">
      <w:pPr>
        <w:rPr>
          <w:rFonts w:eastAsia="MinionPro-Regular" w:cs="Times New Roman"/>
          <w:lang w:val="en-GB" w:eastAsia="ja-JP"/>
        </w:rPr>
      </w:pPr>
      <w:r w:rsidRPr="001E7A27">
        <w:rPr>
          <w:rFonts w:cs="Times New Roman"/>
          <w:lang w:val="en-GB"/>
        </w:rPr>
        <w:t>In the first assessment</w:t>
      </w:r>
      <w:r w:rsidR="00845318" w:rsidRPr="001E7A27">
        <w:rPr>
          <w:rFonts w:cs="Times New Roman"/>
          <w:lang w:val="en-GB"/>
        </w:rPr>
        <w:t xml:space="preserve"> approach</w:t>
      </w:r>
      <w:r w:rsidRPr="001E7A27">
        <w:rPr>
          <w:rFonts w:cs="Times New Roman"/>
          <w:lang w:val="en-GB"/>
        </w:rPr>
        <w:t>, the mean global multi</w:t>
      </w:r>
      <w:ins w:id="1267" w:author="Soapbox" w:date="2021-07-17T04:19:00Z">
        <w:r w:rsidR="00BE2B2E" w:rsidRPr="001E7A27">
          <w:rPr>
            <w:rFonts w:cs="Times New Roman"/>
            <w:lang w:val="en-GB"/>
          </w:rPr>
          <w:t>-</w:t>
        </w:r>
      </w:ins>
      <w:r w:rsidRPr="001E7A27">
        <w:rPr>
          <w:rFonts w:cs="Times New Roman"/>
          <w:lang w:val="en-GB"/>
        </w:rPr>
        <w:t>decadal (1960–201</w:t>
      </w:r>
      <w:r w:rsidR="00C60473" w:rsidRPr="001E7A27">
        <w:rPr>
          <w:rFonts w:cs="Times New Roman"/>
          <w:lang w:val="en-GB"/>
        </w:rPr>
        <w:t>9</w:t>
      </w:r>
      <w:r w:rsidRPr="001E7A27">
        <w:rPr>
          <w:rFonts w:cs="Times New Roman"/>
          <w:lang w:val="en-GB"/>
        </w:rPr>
        <w:t>) trends in the ocean sink (S</w:t>
      </w:r>
      <w:r w:rsidRPr="001E7A27">
        <w:rPr>
          <w:rFonts w:cs="Times New Roman"/>
          <w:vertAlign w:val="subscript"/>
          <w:lang w:val="en-GB"/>
        </w:rPr>
        <w:t>ocean</w:t>
      </w:r>
      <w:r w:rsidRPr="001E7A27">
        <w:rPr>
          <w:rFonts w:cs="Times New Roman"/>
          <w:lang w:val="en-GB"/>
        </w:rPr>
        <w:t>) for CO</w:t>
      </w:r>
      <w:r w:rsidRPr="001E7A27">
        <w:rPr>
          <w:rFonts w:cs="Times New Roman"/>
          <w:vertAlign w:val="subscript"/>
          <w:lang w:val="en-GB"/>
        </w:rPr>
        <w:t>2</w:t>
      </w:r>
      <w:r w:rsidRPr="001E7A27">
        <w:rPr>
          <w:rFonts w:cs="Times New Roman"/>
          <w:lang w:val="en-GB"/>
        </w:rPr>
        <w:t xml:space="preserve"> show a high degree of coherence across the </w:t>
      </w:r>
      <w:del w:id="1268" w:author="Soapbox" w:date="2021-07-17T03:24:00Z">
        <w:r w:rsidRPr="001E7A27" w:rsidDel="00C407F0">
          <w:rPr>
            <w:rFonts w:cs="Times New Roman"/>
            <w:lang w:val="en-GB"/>
          </w:rPr>
          <w:delText xml:space="preserve">9 </w:delText>
        </w:r>
      </w:del>
      <w:ins w:id="1269" w:author="Soapbox" w:date="2021-07-17T03:24:00Z">
        <w:r w:rsidR="00C407F0" w:rsidRPr="001E7A27">
          <w:rPr>
            <w:rFonts w:cs="Times New Roman"/>
            <w:lang w:val="en-GB"/>
          </w:rPr>
          <w:t xml:space="preserve">nine </w:t>
        </w:r>
      </w:ins>
      <w:r w:rsidRPr="001E7A27">
        <w:rPr>
          <w:rFonts w:cs="Times New Roman"/>
          <w:lang w:val="en-GB"/>
        </w:rPr>
        <w:t xml:space="preserve">GOBMs and </w:t>
      </w:r>
      <w:del w:id="1270" w:author="Soapbox" w:date="2021-07-17T03:24:00Z">
        <w:r w:rsidRPr="001E7A27" w:rsidDel="00C407F0">
          <w:rPr>
            <w:rFonts w:cs="Times New Roman"/>
            <w:lang w:val="en-GB"/>
          </w:rPr>
          <w:delText xml:space="preserve">6 </w:delText>
        </w:r>
      </w:del>
      <w:ins w:id="1271" w:author="Soapbox" w:date="2021-07-17T03:24:00Z">
        <w:r w:rsidR="00C407F0" w:rsidRPr="001E7A27">
          <w:rPr>
            <w:rFonts w:cs="Times New Roman"/>
            <w:lang w:val="en-GB"/>
          </w:rPr>
          <w:t xml:space="preserve">six </w:t>
        </w:r>
      </w:ins>
      <w:r w:rsidRPr="001E7A27">
        <w:rPr>
          <w:rFonts w:cs="Times New Roman"/>
          <w:i/>
          <w:iCs/>
          <w:lang w:val="en-GB"/>
        </w:rPr>
        <w:t>p</w:t>
      </w:r>
      <w:r w:rsidRPr="001E7A27">
        <w:rPr>
          <w:rFonts w:cs="Times New Roman"/>
          <w:lang w:val="en-GB"/>
        </w:rPr>
        <w:t>CO</w:t>
      </w:r>
      <w:r w:rsidRPr="001E7A27">
        <w:rPr>
          <w:rFonts w:cs="Times New Roman"/>
          <w:vertAlign w:val="subscript"/>
          <w:lang w:val="en-GB"/>
        </w:rPr>
        <w:t>2</w:t>
      </w:r>
      <w:r w:rsidRPr="001E7A27">
        <w:rPr>
          <w:rFonts w:cs="Times New Roman"/>
          <w:lang w:val="en-GB"/>
        </w:rPr>
        <w:t>-based observational product reconstructions (1987–2018)</w:t>
      </w:r>
      <w:del w:id="1272" w:author="Soapbox" w:date="2021-07-17T03:25:00Z">
        <w:r w:rsidRPr="001E7A27" w:rsidDel="00C407F0">
          <w:rPr>
            <w:rFonts w:cs="Times New Roman"/>
            <w:lang w:val="en-GB"/>
          </w:rPr>
          <w:delText>,</w:delText>
        </w:r>
      </w:del>
      <w:r w:rsidRPr="001E7A27">
        <w:rPr>
          <w:rFonts w:cs="Times New Roman"/>
          <w:lang w:val="en-GB"/>
        </w:rPr>
        <w:t xml:space="preserve"> which</w:t>
      </w:r>
      <w:ins w:id="1273" w:author="Soapbox" w:date="2021-07-17T03:25:00Z">
        <w:r w:rsidR="00C407F0" w:rsidRPr="001E7A27">
          <w:rPr>
            <w:rFonts w:cs="Times New Roman"/>
            <w:lang w:val="en-GB"/>
          </w:rPr>
          <w:t>,</w:t>
        </w:r>
      </w:ins>
      <w:r w:rsidRPr="001E7A27">
        <w:rPr>
          <w:rFonts w:cs="Times New Roman"/>
          <w:lang w:val="en-GB"/>
        </w:rPr>
        <w:t xml:space="preserve"> despite a </w:t>
      </w:r>
      <w:r w:rsidR="00D46735" w:rsidRPr="001E7A27">
        <w:rPr>
          <w:rFonts w:cs="Times New Roman"/>
          <w:lang w:val="en-GB"/>
        </w:rPr>
        <w:t xml:space="preserve">temporary slowdown (or </w:t>
      </w:r>
      <w:ins w:id="1274" w:author="Ian Blenkinsop" w:date="2021-07-28T12:35:00Z">
        <w:r w:rsidR="004D35CE" w:rsidRPr="001E7A27">
          <w:rPr>
            <w:rFonts w:cs="Times New Roman"/>
            <w:lang w:val="en-GB"/>
          </w:rPr>
          <w:t>‘</w:t>
        </w:r>
      </w:ins>
      <w:del w:id="1275" w:author="Soapbox" w:date="2021-07-17T03:25:00Z">
        <w:r w:rsidR="00D46735" w:rsidRPr="001E7A27" w:rsidDel="00C407F0">
          <w:rPr>
            <w:rFonts w:cs="Times New Roman"/>
            <w:lang w:val="en-GB"/>
          </w:rPr>
          <w:delText>“</w:delText>
        </w:r>
      </w:del>
      <w:r w:rsidR="00D46735" w:rsidRPr="001E7A27">
        <w:rPr>
          <w:rFonts w:cs="Times New Roman"/>
          <w:lang w:val="en-GB"/>
        </w:rPr>
        <w:t>hiatus</w:t>
      </w:r>
      <w:ins w:id="1276" w:author="Ian Blenkinsop" w:date="2021-07-28T12:35:00Z">
        <w:r w:rsidR="004D35CE" w:rsidRPr="001E7A27">
          <w:rPr>
            <w:rFonts w:cs="Times New Roman"/>
            <w:lang w:val="en-GB"/>
          </w:rPr>
          <w:t>’</w:t>
        </w:r>
      </w:ins>
      <w:del w:id="1277" w:author="Soapbox" w:date="2021-07-17T03:25:00Z">
        <w:r w:rsidR="00D46735" w:rsidRPr="001E7A27" w:rsidDel="00C407F0">
          <w:rPr>
            <w:rFonts w:cs="Times New Roman"/>
            <w:lang w:val="en-GB"/>
          </w:rPr>
          <w:delText>”</w:delText>
        </w:r>
      </w:del>
      <w:r w:rsidR="00D46735" w:rsidRPr="001E7A27">
        <w:rPr>
          <w:rFonts w:cs="Times New Roman"/>
          <w:lang w:val="en-GB"/>
        </w:rPr>
        <w:t>)</w:t>
      </w:r>
      <w:r w:rsidR="00D46735" w:rsidRPr="001E7A27">
        <w:rPr>
          <w:rFonts w:cs="Times New Roman"/>
          <w:b/>
          <w:lang w:val="en-GB"/>
        </w:rPr>
        <w:t xml:space="preserve"> </w:t>
      </w:r>
      <w:r w:rsidRPr="001E7A27">
        <w:rPr>
          <w:rFonts w:cs="Times New Roman"/>
          <w:lang w:val="en-GB"/>
        </w:rPr>
        <w:t>in the 1990s, is also quasi-linear over that period (Figure 5.8a</w:t>
      </w:r>
      <w:del w:id="1278" w:author="Ian Blenkinsop" w:date="2021-07-28T12:35:00Z">
        <w:r w:rsidRPr="001E7A27" w:rsidDel="004D35CE">
          <w:rPr>
            <w:rFonts w:cs="Times New Roman"/>
            <w:lang w:val="en-GB"/>
          </w:rPr>
          <w:delText>)</w:delText>
        </w:r>
        <w:r w:rsidR="00C60473" w:rsidRPr="001E7A27" w:rsidDel="004D35CE">
          <w:rPr>
            <w:rFonts w:cs="Times New Roman"/>
            <w:lang w:val="en-GB"/>
          </w:rPr>
          <w:delText xml:space="preserve"> </w:delText>
        </w:r>
      </w:del>
      <w:ins w:id="1279" w:author="Ian Blenkinsop" w:date="2021-07-28T12:35:00Z">
        <w:r w:rsidR="004D35CE" w:rsidRPr="001E7A27">
          <w:rPr>
            <w:rFonts w:cs="Times New Roman"/>
            <w:lang w:val="en-GB"/>
          </w:rPr>
          <w:t xml:space="preserve">; </w:t>
        </w:r>
      </w:ins>
      <w:r w:rsidR="00DE5228" w:rsidRPr="001E7A27">
        <w:rPr>
          <w:rFonts w:cs="Times New Roman"/>
          <w:lang w:val="en-GB"/>
        </w:rPr>
        <w:fldChar w:fldCharType="begin" w:fldLock="1"/>
      </w:r>
      <w:r w:rsidR="00747167" w:rsidRPr="001E7A27">
        <w:rPr>
          <w:rFonts w:cs="Times New Roman"/>
          <w:lang w:val="en-GB"/>
        </w:rPr>
        <w:instrText>ADDIN CSL_CITATION { "citationItems" : [ { "id" : "ITEM-1",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"ITEM-1",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"ITEM-2",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"ITEM-2",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"mendeley" : { "formattedCitation" : "(Gregor et al., 2019; Hauck et al., 2020)", "plainTextFormattedCitation" : "(Gregor et al., 2019; Hauck et al., 2020)", "previouslyFormattedCitation" : "(Gregor et al., 2019; Hauck et al., 2020)" }, "properties" : { "noteIndex" : 0 }, "schema" : "https://github.com/citation-style-language/schema/raw/master/csl-citation.json" }</w:instrText>
      </w:r>
      <w:r w:rsidR="00DE5228" w:rsidRPr="001E7A27">
        <w:rPr>
          <w:rFonts w:cs="Times New Roman"/>
          <w:lang w:val="en-GB"/>
        </w:rPr>
        <w:fldChar w:fldCharType="separate"/>
      </w:r>
      <w:del w:id="1280" w:author="Ian Blenkinsop" w:date="2021-07-28T12:35:00Z">
        <w:r w:rsidR="00025FA2" w:rsidRPr="001E7A27" w:rsidDel="004D35CE">
          <w:rPr>
            <w:rFonts w:cs="Times New Roman"/>
            <w:noProof/>
            <w:lang w:val="en-GB"/>
          </w:rPr>
          <w:delText>(</w:delText>
        </w:r>
      </w:del>
      <w:r w:rsidR="00025FA2" w:rsidRPr="001E7A27">
        <w:rPr>
          <w:rFonts w:cs="Times New Roman"/>
          <w:noProof/>
          <w:lang w:val="en-GB"/>
        </w:rPr>
        <w:t>Gregor et al., 2019; Hauck et al., 2020)</w:t>
      </w:r>
      <w:r w:rsidR="00DE5228" w:rsidRPr="001E7A27">
        <w:rPr>
          <w:rFonts w:cs="Times New Roman"/>
          <w:lang w:val="en-GB"/>
        </w:rPr>
        <w:fldChar w:fldCharType="end"/>
      </w:r>
      <w:r w:rsidR="00C60473" w:rsidRPr="001E7A27">
        <w:rPr>
          <w:rFonts w:cs="Times New Roman"/>
          <w:lang w:val="en-GB"/>
        </w:rPr>
        <w:t xml:space="preserve">. </w:t>
      </w:r>
      <w:r w:rsidRPr="001E7A27">
        <w:rPr>
          <w:rFonts w:cs="Times New Roman"/>
          <w:lang w:val="en-GB"/>
        </w:rPr>
        <w:t>This coherence between the GOBMs and observations-based reconstructions (1987–2018; r</w:t>
      </w:r>
      <w:r w:rsidRPr="001E7A27">
        <w:rPr>
          <w:rFonts w:cs="Times New Roman"/>
          <w:vertAlign w:val="superscript"/>
          <w:lang w:val="en-GB"/>
        </w:rPr>
        <w:t>2</w:t>
      </w:r>
      <w:r w:rsidRPr="001E7A27">
        <w:rPr>
          <w:rFonts w:cs="Times New Roman"/>
          <w:lang w:val="en-GB"/>
        </w:rPr>
        <w:t xml:space="preserve">=0.85) provides </w:t>
      </w:r>
      <w:r w:rsidRPr="001E7A27">
        <w:rPr>
          <w:rFonts w:cs="Times New Roman"/>
          <w:i/>
          <w:iCs/>
          <w:lang w:val="en-GB"/>
        </w:rPr>
        <w:t>high confidence</w:t>
      </w:r>
      <w:r w:rsidRPr="001E7A27">
        <w:rPr>
          <w:rFonts w:cs="Times New Roman"/>
          <w:lang w:val="en-GB"/>
        </w:rPr>
        <w:t xml:space="preserve"> that the ocean sink (S</w:t>
      </w:r>
      <w:r w:rsidRPr="001E7A27">
        <w:rPr>
          <w:rFonts w:cs="Times New Roman"/>
          <w:vertAlign w:val="subscript"/>
          <w:lang w:val="en-GB"/>
        </w:rPr>
        <w:t>ocean</w:t>
      </w:r>
      <w:r w:rsidRPr="001E7A27">
        <w:rPr>
          <w:rFonts w:cs="Times New Roman"/>
          <w:lang w:val="en-GB"/>
        </w:rPr>
        <w:t xml:space="preserve"> in Section 5.2.1.5) evaluated from GOBMs (1960–201</w:t>
      </w:r>
      <w:r w:rsidR="00C60473" w:rsidRPr="001E7A27">
        <w:rPr>
          <w:rFonts w:cs="Times New Roman"/>
          <w:lang w:val="en-GB"/>
        </w:rPr>
        <w:t>9</w:t>
      </w:r>
      <w:r w:rsidRPr="001E7A27">
        <w:rPr>
          <w:rFonts w:cs="Times New Roman"/>
          <w:lang w:val="en-GB"/>
        </w:rPr>
        <w:t>) grew quasi-linearly from 1.0 ± 0.3 PgC yr</w:t>
      </w:r>
      <w:del w:id="1281" w:author="Ian Blenkinsop" w:date="2021-07-28T16:14:00Z">
        <w:r w:rsidRPr="001E7A27" w:rsidDel="00E4692D">
          <w:rPr>
            <w:rFonts w:cs="Times New Roman"/>
            <w:vertAlign w:val="superscript"/>
            <w:lang w:val="en-GB"/>
          </w:rPr>
          <w:delText>-</w:delText>
        </w:r>
      </w:del>
      <w:ins w:id="1282" w:author="Ian Blenkinsop" w:date="2021-07-28T16:14: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to 2.5 ± 0.6 PgC yr</w:t>
      </w:r>
      <w:del w:id="1283" w:author="Ian Blenkinsop" w:date="2021-07-28T16:14:00Z">
        <w:r w:rsidRPr="001E7A27" w:rsidDel="00E4692D">
          <w:rPr>
            <w:rFonts w:cs="Times New Roman"/>
            <w:vertAlign w:val="superscript"/>
            <w:lang w:val="en-GB"/>
          </w:rPr>
          <w:delText>-</w:delText>
        </w:r>
      </w:del>
      <w:ins w:id="1284" w:author="Ian Blenkinsop" w:date="2021-07-28T16:14: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between the decades 1960–1969 and 2010–2019 in response to global CO</w:t>
      </w:r>
      <w:r w:rsidRPr="001E7A27">
        <w:rPr>
          <w:rFonts w:cs="Times New Roman"/>
          <w:vertAlign w:val="subscript"/>
          <w:lang w:val="en-GB"/>
        </w:rPr>
        <w:t>2</w:t>
      </w:r>
      <w:r w:rsidRPr="001E7A27">
        <w:rPr>
          <w:rFonts w:cs="Times New Roman"/>
          <w:lang w:val="en-GB"/>
        </w:rPr>
        <w:t xml:space="preserve"> emissions (Figure 5.8a; Table 5.1; </w:t>
      </w:r>
      <w:commentRangeStart w:id="1285"/>
      <w:r w:rsidRPr="001E7A27">
        <w:rPr>
          <w:rFonts w:cs="Times New Roman"/>
          <w:lang w:val="en-GB"/>
        </w:rPr>
        <w:fldChar w:fldCharType="begin" w:fldLock="1"/>
      </w:r>
      <w:ins w:id="1286" w:author="Robin Matthews" w:date="2021-06-17T16:14:00Z">
        <w:r w:rsidR="0088459F" w:rsidRPr="001E7A27">
          <w:rPr>
            <w:rFonts w:cs="Times New Roman"/>
            <w:lang w:val="en-GB"/>
          </w:rPr>
          <w:instrText>ADDIN CSL_CITATION { "citationItems" : [ { "id" : "ITEM-1",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"ITEM-1",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Hauck et al., 2020)", "manualFormatting" : "Friedlingstein et al., 2020; Hauck et al., 2020)", "plainTextFormattedCitation" : "(Friedlingstein et al., 2020; Hauck et al., 2020)", "previouslyFormattedCitation" : "(Friedlingstein et al., 2020; Hauck et al., 2020)" }, "properties" : { "noteIndex" : 0 }, "schema" : "https://github.com/citation-style-language/schema/raw/master/csl-citation.json" }</w:instrText>
        </w:r>
      </w:ins>
      <w:del w:id="1287" w:author="Robin Matthews" w:date="2021-06-17T16:14:00Z">
        <w:r w:rsidR="00747167" w:rsidRPr="001E7A27" w:rsidDel="0088459F">
          <w:rPr>
            <w:rFonts w:cs="Times New Roman"/>
            <w:lang w:val="en-GB"/>
          </w:rPr>
          <w:delInstrText>ADDIN CSL_CITATION { "citationItems" : [ { "id" : "ITEM-1",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"ITEM-1",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Hauck et al., 2020)", "manualFormatting" : "Hauck et al., 2020; Friedlingstein et al., 2020)", "plainTextFormattedCitation" : "(Friedlingstein et al., 2020; Hauck et al., 2020)", "previouslyFormattedCitation" : "(Friedlingstein et al., 2020; Hauck et al., 2020)" }, "properties" : { "noteIndex" : 0 }, "schema" : "https://github.com/citation-style-language/schema/raw/master/csl-citation.json" }</w:delInstrText>
        </w:r>
      </w:del>
      <w:r w:rsidRPr="001E7A27">
        <w:rPr>
          <w:rFonts w:cs="Times New Roman"/>
          <w:lang w:val="en-GB"/>
        </w:rPr>
        <w:fldChar w:fldCharType="separate"/>
      </w:r>
      <w:del w:id="1288" w:author="Robin Matthews" w:date="2021-06-17T16:14:00Z">
        <w:r w:rsidR="00025FA2" w:rsidRPr="001E7A27" w:rsidDel="0088459F">
          <w:rPr>
            <w:rFonts w:cs="Times New Roman"/>
            <w:noProof/>
            <w:lang w:val="en-GB"/>
          </w:rPr>
          <w:delText>H</w:delText>
        </w:r>
      </w:del>
      <w:ins w:id="1289" w:author="Robin Matthews" w:date="2021-06-17T16:14:00Z">
        <w:r w:rsidR="0088459F" w:rsidRPr="001E7A27">
          <w:rPr>
            <w:noProof/>
            <w:lang w:val="en-GB"/>
          </w:rPr>
          <w:t>Friedlingstein et al., 2020; Hauck et al., 2020</w:t>
        </w:r>
      </w:ins>
      <w:del w:id="1290" w:author="Robin Matthews" w:date="2021-06-17T16:14:00Z">
        <w:r w:rsidR="00025FA2" w:rsidRPr="001E7A27" w:rsidDel="0088459F">
          <w:rPr>
            <w:rFonts w:cs="Times New Roman"/>
            <w:noProof/>
            <w:lang w:val="en-GB"/>
          </w:rPr>
          <w:delText>auck et al., 2020; Friedlingstein et al., 2020</w:delText>
        </w:r>
      </w:del>
      <w:r w:rsidR="00025FA2" w:rsidRPr="001E7A27">
        <w:rPr>
          <w:rFonts w:cs="Times New Roman"/>
          <w:noProof/>
          <w:lang w:val="en-GB"/>
        </w:rPr>
        <w:t>)</w:t>
      </w:r>
      <w:r w:rsidRPr="001E7A27">
        <w:rPr>
          <w:rFonts w:cs="Times New Roman"/>
          <w:lang w:val="en-GB"/>
        </w:rPr>
        <w:fldChar w:fldCharType="end"/>
      </w:r>
      <w:commentRangeEnd w:id="1285"/>
      <w:r w:rsidR="00025FA2" w:rsidRPr="001E7A27">
        <w:rPr>
          <w:rStyle w:val="CommentReference"/>
          <w:lang w:val="en-GB"/>
        </w:rPr>
        <w:commentReference w:id="1285"/>
      </w:r>
      <w:r w:rsidRPr="001E7A27">
        <w:rPr>
          <w:rFonts w:cs="Times New Roman"/>
          <w:lang w:val="en-GB"/>
        </w:rPr>
        <w:t>. The cumulative ocean CO</w:t>
      </w:r>
      <w:r w:rsidRPr="001E7A27">
        <w:rPr>
          <w:rFonts w:cs="Times New Roman"/>
          <w:vertAlign w:val="subscript"/>
          <w:lang w:val="en-GB"/>
        </w:rPr>
        <w:t>2</w:t>
      </w:r>
      <w:r w:rsidRPr="001E7A27">
        <w:rPr>
          <w:rFonts w:cs="Times New Roman"/>
          <w:lang w:val="en-GB"/>
        </w:rPr>
        <w:t xml:space="preserve"> uptake (105 ± 20 PgC) is 23</w:t>
      </w:r>
      <w:r w:rsidR="001F0E75" w:rsidRPr="001E7A27">
        <w:rPr>
          <w:rFonts w:cs="Times New Roman"/>
          <w:lang w:val="en-GB"/>
        </w:rPr>
        <w:t>%</w:t>
      </w:r>
      <w:r w:rsidRPr="001E7A27">
        <w:rPr>
          <w:rFonts w:cs="Times New Roman"/>
          <w:lang w:val="en-GB"/>
        </w:rPr>
        <w:t xml:space="preserve"> of total anthropogenic CO</w:t>
      </w:r>
      <w:r w:rsidRPr="001E7A27">
        <w:rPr>
          <w:rFonts w:cs="Times New Roman"/>
          <w:vertAlign w:val="subscript"/>
          <w:lang w:val="en-GB"/>
        </w:rPr>
        <w:t>2</w:t>
      </w:r>
      <w:r w:rsidRPr="001E7A27">
        <w:rPr>
          <w:rFonts w:cs="Times New Roman"/>
          <w:lang w:val="en-GB"/>
        </w:rPr>
        <w:t xml:space="preserve"> emissions (450 ± 50 PgC) for the same period </w:t>
      </w:r>
      <w:r w:rsidR="00AF2E22" w:rsidRPr="001E7A27">
        <w:rPr>
          <w:rFonts w:cs="Times New Roman"/>
          <w:lang w:val="en-GB"/>
        </w:rPr>
        <w:fldChar w:fldCharType="begin" w:fldLock="1"/>
      </w:r>
      <w:r w:rsidR="00747167" w:rsidRPr="001E7A27">
        <w:rPr>
          <w:rFonts w:cs="Times New Roman"/>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AF2E22" w:rsidRPr="001E7A27">
        <w:rPr>
          <w:rFonts w:cs="Times New Roman"/>
          <w:lang w:val="en-GB"/>
        </w:rPr>
        <w:fldChar w:fldCharType="separate"/>
      </w:r>
      <w:r w:rsidR="00025FA2" w:rsidRPr="001E7A27">
        <w:rPr>
          <w:rFonts w:cs="Times New Roman"/>
          <w:noProof/>
          <w:lang w:val="en-GB"/>
        </w:rPr>
        <w:t>(Friedlingstein et al., 2020)</w:t>
      </w:r>
      <w:r w:rsidR="00AF2E22" w:rsidRPr="001E7A27">
        <w:rPr>
          <w:rFonts w:cs="Times New Roman"/>
          <w:lang w:val="en-GB"/>
        </w:rPr>
        <w:fldChar w:fldCharType="end"/>
      </w:r>
      <w:r w:rsidRPr="001E7A27">
        <w:rPr>
          <w:rFonts w:cs="Times New Roman"/>
          <w:bCs/>
          <w:lang w:val="en-GB"/>
        </w:rPr>
        <w:t>.</w:t>
      </w:r>
      <w:r w:rsidRPr="001E7A27">
        <w:rPr>
          <w:rFonts w:cs="Times New Roman"/>
          <w:b/>
          <w:lang w:val="en-GB"/>
        </w:rPr>
        <w:t xml:space="preserve"> </w:t>
      </w:r>
      <w:r w:rsidRPr="001E7A27">
        <w:rPr>
          <w:rFonts w:cs="Times New Roman"/>
          <w:lang w:val="en-GB"/>
        </w:rPr>
        <w:t xml:space="preserve">Notwithstanding the </w:t>
      </w:r>
      <w:r w:rsidRPr="001E7A27">
        <w:rPr>
          <w:rFonts w:cs="Times New Roman"/>
          <w:i/>
          <w:iCs/>
          <w:lang w:val="en-GB"/>
        </w:rPr>
        <w:t>high confidence</w:t>
      </w:r>
      <w:r w:rsidRPr="001E7A27">
        <w:rPr>
          <w:rFonts w:cs="Times New Roman"/>
          <w:lang w:val="en-GB"/>
        </w:rPr>
        <w:t xml:space="preserve"> in the magnitude of the annual to decadal trends for S</w:t>
      </w:r>
      <w:r w:rsidRPr="001E7A27">
        <w:rPr>
          <w:rFonts w:cs="Times New Roman"/>
          <w:vertAlign w:val="subscript"/>
          <w:lang w:val="en-GB"/>
        </w:rPr>
        <w:t>ocean</w:t>
      </w:r>
      <w:ins w:id="1291" w:author="Soapbox" w:date="2021-07-17T03:29:00Z">
        <w:r w:rsidR="00001BA4" w:rsidRPr="001E7A27">
          <w:rPr>
            <w:rFonts w:cs="Times New Roman"/>
            <w:vertAlign w:val="subscript"/>
            <w:lang w:val="en-GB"/>
          </w:rPr>
          <w:t>,</w:t>
        </w:r>
      </w:ins>
      <w:r w:rsidRPr="001E7A27">
        <w:rPr>
          <w:rFonts w:cs="Times New Roman"/>
          <w:lang w:val="en-GB"/>
        </w:rPr>
        <w:t xml:space="preserve"> this assessment is moderated to </w:t>
      </w:r>
      <w:r w:rsidRPr="001E7A27">
        <w:rPr>
          <w:rFonts w:cs="Times New Roman"/>
          <w:i/>
          <w:iCs/>
          <w:lang w:val="en-GB"/>
        </w:rPr>
        <w:t>medium</w:t>
      </w:r>
      <w:r w:rsidRPr="001E7A27">
        <w:rPr>
          <w:rFonts w:cs="Times New Roman"/>
          <w:lang w:val="en-GB"/>
        </w:rPr>
        <w:t xml:space="preserve"> c</w:t>
      </w:r>
      <w:r w:rsidRPr="001E7A27">
        <w:rPr>
          <w:rFonts w:cs="Times New Roman"/>
          <w:i/>
          <w:iCs/>
          <w:lang w:val="en-GB"/>
        </w:rPr>
        <w:t xml:space="preserve">onfidence </w:t>
      </w:r>
      <w:r w:rsidRPr="001E7A27">
        <w:rPr>
          <w:rFonts w:cs="Times New Roman"/>
          <w:lang w:val="en-GB"/>
        </w:rPr>
        <w:t xml:space="preserve">by the </w:t>
      </w:r>
      <w:r w:rsidRPr="001E7A27">
        <w:rPr>
          <w:rFonts w:cs="Times New Roman"/>
          <w:i/>
          <w:iCs/>
          <w:lang w:val="en-GB"/>
        </w:rPr>
        <w:t>low confidence</w:t>
      </w:r>
      <w:r w:rsidRPr="001E7A27">
        <w:rPr>
          <w:rFonts w:cs="Times New Roman"/>
          <w:lang w:val="en-GB"/>
        </w:rPr>
        <w:t xml:space="preserve"> in the currently inadequately constrained uncertainties in the pre-industrial land-to-ocean carbon flux, the uncertain magnitude of winter outgassing from the Southern Ocean, and the uncertain effect of the ocean surface cool-skin</w:t>
      </w:r>
      <w:r w:rsidR="001F0E75" w:rsidRPr="001E7A27">
        <w:rPr>
          <w:rFonts w:cs="Times New Roman"/>
          <w:lang w:val="en-GB"/>
        </w:rPr>
        <w:t xml:space="preserve">, the </w:t>
      </w:r>
      <w:r w:rsidR="004275BC" w:rsidRPr="001E7A27">
        <w:rPr>
          <w:rFonts w:cs="Times New Roman"/>
          <w:lang w:val="en-GB"/>
        </w:rPr>
        <w:t xml:space="preserve">effect </w:t>
      </w:r>
      <w:r w:rsidR="001F0E75" w:rsidRPr="001E7A27">
        <w:rPr>
          <w:rFonts w:cs="Times New Roman"/>
          <w:lang w:val="en-GB"/>
        </w:rPr>
        <w:t>of data sparsity</w:t>
      </w:r>
      <w:r w:rsidR="00EC1076" w:rsidRPr="001E7A27">
        <w:rPr>
          <w:rFonts w:cs="Times New Roman"/>
          <w:lang w:val="en-GB"/>
        </w:rPr>
        <w:t>, differences between wind products</w:t>
      </w:r>
      <w:r w:rsidRPr="001E7A27">
        <w:rPr>
          <w:rFonts w:cs="Times New Roman"/>
          <w:lang w:val="en-GB"/>
        </w:rPr>
        <w:t xml:space="preserve"> and the uncertain contribution from the changing land</w:t>
      </w:r>
      <w:ins w:id="1292" w:author="Soapbox" w:date="2021-07-17T06:49:00Z">
        <w:r w:rsidR="00F732DD" w:rsidRPr="001E7A27">
          <w:rPr>
            <w:lang w:val="en-GB"/>
          </w:rPr>
          <w:t>–</w:t>
        </w:r>
      </w:ins>
      <w:del w:id="1293" w:author="Soapbox" w:date="2021-07-17T06:49:00Z">
        <w:r w:rsidRPr="001E7A27" w:rsidDel="00F732DD">
          <w:rPr>
            <w:rFonts w:cs="Times New Roman"/>
            <w:lang w:val="en-GB"/>
          </w:rPr>
          <w:delText>-</w:delText>
        </w:r>
      </w:del>
      <w:r w:rsidRPr="001E7A27">
        <w:rPr>
          <w:rFonts w:cs="Times New Roman"/>
          <w:lang w:val="en-GB"/>
        </w:rPr>
        <w:t>ocean continuum</w:t>
      </w:r>
      <w:r w:rsidR="001F0E75" w:rsidRPr="001E7A27">
        <w:rPr>
          <w:rFonts w:cs="Times New Roman"/>
          <w:lang w:val="en-GB"/>
        </w:rPr>
        <w:t xml:space="preserve"> on global and regional fluxes</w:t>
      </w:r>
      <w:r w:rsidR="00AF2E22" w:rsidRPr="001E7A27">
        <w:rPr>
          <w:rFonts w:cs="Times New Roman"/>
          <w:lang w:val="en-GB"/>
        </w:rPr>
        <w:t xml:space="preserve"> </w:t>
      </w:r>
      <w:r w:rsidR="00AF2E22" w:rsidRPr="001E7A27">
        <w:rPr>
          <w:rFonts w:cs="Times New Roman"/>
          <w:lang w:val="en-GB"/>
        </w:rPr>
        <w:fldChar w:fldCharType="begin" w:fldLock="1"/>
      </w:r>
      <w:r w:rsidR="00176897" w:rsidRPr="001E7A27">
        <w:rPr>
          <w:rFonts w:cs="Times New Roman"/>
          <w:lang w:val="en-GB"/>
        </w:rPr>
        <w:instrText>ADDIN CSL_CITATION { "citationItems" : [ { "id" : "ITEM-1", "itemData" : { "DOI" : "10.5194/bg-15-1701-2018", "ISSN" : "1726-4189", "abstract" : "Abstract. The calculation of the air\u2013water CO2 exchange (FCO2) in the ocean not only depends on the gradient in CO2 partial pressure at the air\u2013water interface but also on the parameterization of the gas exchange transfer velocity (k) and the choice of wind product. Here, we present regional and global-scale quantifications of the uncertainty in FCO2 induced by several widely used k formulations and four wind speed data products (CCMP, ERA, NCEP1 and NCEP2). The analysis is performed at a 1\u00b0 \u00d7 1\u00b0 resolution using the sea surface pCO2 climatology generated by Landsch\u00fctzer et al. (2015a) for the 1991\u20132011 period, while the regional assessment relies on the segmentation proposed by the Regional Carbon Cycle Assessment and Processes (RECCAP) project. First, we use k formulations derived from the global 14C inventory relying on a quadratic relationship between k and wind speed (k = c \u22c5 U102; Sweeney et al., 2007; Takahashi et al., 2009; Wanninkhof, 2014), where c is a calibration coefficient and U10 is the wind speed measured 10m above the surface. Our results show that the range of global FCO2, calculated with these k relationships, diverge by 12% when using CCMP, ERA or NCEP1. Due to differences in the regional wind patterns, regional discrepancies in FCO2 are more pronounced than global. These global and regional differences significantly increase when using NCEP2 or other k formulations which include earlier relationships (i.e., Wanninkhof, 1992; Wanninkhof et al., 2009) as well as numerous local and regional parameterizations derived experimentally. To minimize uncertainties associated with the choice of wind product, it is possible to recalculate the coefficient c globally (hereafter called c\u2217) for a given wind product and its spatio-temporal resolution, in order to match the last evaluation of the global k value. We thus performed these recalculations for each wind product at the resolution and time period of our study but the resulting global FCO2 estimates still diverge by 10%. These results also reveal that the Equatorial Pacific, the North Atlantic and the Southern Ocean are the regions in which the choice of wind product will most strongly affect the estimation of the FCO2, even when using c\u2217.", "author" : [ { "dropping-particle" : "", "family" : "Roobaert", "given" : "Aliz\u00e9e", "non-dropping-particle" : "", "parse-names" : false, "suffix" : "" }, { "dropping-particle" : "", "family" : "Laruelle", "given" : "Goulven G.", "non-dropping-particle" : "", "parse-names" : false, "suffix" : "" }, { "dropping-particle" : "", "family" : "Landsch\u00fctzer", "given" : "Peter", "non-dropping-particle" : "", "parse-names" : false, "suffix" : "" }, { "dropping-particle" : "", "family" : "Regnier", "given" : "Pierre", "non-dropping-particle" : "", "parse-names" : false, "suffix" : "" } ], "container-title" : "Biogeosciences", "id" : "ITEM-1", "issue" : "6", "issued" : { "date-parts" : [ [ "2018", "3", "22" ] ] }, "page" : "1701-1720", "title" : "Uncertainty in the global oceanic CO2 uptake induced by wind forcing: quantification and spatial analysis", "translator" : [ { "dropping-particle" : "", "family" : "L5193", "given" : "", "non-dropping-particle" : "", "parse-names" : false, "suffix" : "" } ], "type" : "article-journal", "volume" : "15" }, "uris" : [ "http://www.mendeley.com/documents/?uuid=29e1661c-af96-44fe-b549-4f60e18ea331" ] }, { "id" : "ITEM-2", "itemData" : { "DOI" : "10.1002/ESSOAR.10502036.2", "abstract" : "Reducing uncertainty in the global carbon budget requires better quantification of ocean CO2 uptake and its temporal variability. Several methodologies for reconstructing air-sea CO2 exchange from ...", "author" : [ { "dropping-particle" : "", "family" : "Gloege", "given" : "Lucas", "non-dropping-particle" : "", "parse-names" : false, "suffix" : "" }, { "dropping-particle" : "", "family" : "McKinley", "given" : "Galen", "non-dropping-particle" : "", "parse-names" : false, "suffix" : "" }, { "dropping-particle" : "", "family" : "Landsch\u00fctzer", "given" : "Peter", "non-dropping-particle" : "", "parse-names" : false, "suffix" : "" }, { "dropping-particle" : "", "family" : "Fay", "given" : "Amanda", "non-dropping-particle" : "", "parse-names" : false, "suffix" : "" }, { "dropping-particle" : "", "family" : "Fr\u00f6licher", "given" : "Thomas", "non-dropping-particle" : "", "parse-names" : false, "suffix" : "" }, { "dropping-particle" : "", "family" : "Fyfe", "given" : "John", "non-dropping-particle" : "", "parse-names" : false, "suffix" : "" }, { "dropping-particle" : "", "family" : "Ilyina", "given" : "Tatiana", "non-dropping-particle" : "", "parse-names" : false, "suffix" : "" }, { "dropping-particle" : "", "family" : "Jones", "given" : "Steve", "non-dropping-particle" : "", "parse-names" : false, "suffix" : "" }, { "dropping-particle" : "", "family" : "Lovenduski", "given" : "Nicole", "non-dropping-particle" : "", "parse-names" : false, "suffix" : "" }, { "dropping-particle" : "", "family" : "R\u00f6denbeck", "given" : "Christian", "non-dropping-particle" : "", "parse-names" : false, "suffix" : "" }, { "dropping-particle" : "", "family" : "Rodgers", "given" : "Keith", "non-dropping-particle" : "", "parse-names" : false, "suffix" : "" }, { "dropping-particle" : "", "family" : "Schlunegger", "given" : "Sarah", "non-dropping-particle" : "", "parse-names" : false, "suffix" : "" }, { "dropping-particle" : "", "family" : "Takano", "given" : "Yohei", "non-dropping-particle" : "", "parse-names" : false, "suffix" : "" } ], "id" : "ITEM-2", "issued" : { "date-parts" : [ [ "2020" ] ] }, "publisher" : "Earth and Space Science Open Archive", "title" : "Quantifying errors in observationally-based estimates of ocean carbon sink variability", "translator" : [ { "dropping-particle" : "", "family" : "L7088", "given" : "", "non-dropping-particle" : "", "parse-names" : false, "suffix" : "" } ], "type" : "article-journal" }, "uris" : [ "http://www.mendeley.com/documents/?uuid=dd7a727b-795a-38b1-9cca-3d59834ac825" ] }, { "id" : "ITEM-3", "itemData" : { "DOI" : "10.1029/2005GB002556", "ISSN" : "08866236", "abstract" : "We have constructed an inverse estimate of surface fluxes of carbon dioxide using both atmospheric and oceanic observational constraints. This global estimate is spatially resolved into 11 land regions and 11 ocean regions, and is calculated as a temporal mean for the period 1992?1996. The method interprets in situ observations of carbon dioxide concentration in the ocean and atmosphere with transport estimates from global circulation models. Uncertainty in the modeled circulation is explicitly considered in this inversion by using a suite of 16 atmospheric and 10 oceanic transport simulations. The inversion analysis, coupled with estimates of river carbon delivery, indicates that the open ocean had a net carbon uptake from the atmosphere during the period 1992?96 of 1.7 PgC yr?1, consisting of an uptake of 2.1 PgC yr?1 of anthropogenic carbon and a natural outgassing of about 0.5 PgC yr?1 of carbon fixed on land and transported through rivers to the open ocean. The formal uncertainty on this oceanic uptake, despite a comprehensive effort to quantify sources of error due to modeling biases, uncertain riverine carbon load, and biogeochemical assumptions, is driven down to 0.2 PgC yr?1 by the large number and relatively even spatial distribution of oceanic observations used. Other sources of error, for which quantifiable estimates are not currently available, such as unresolved transport and large region inversion bias, may increase this uncertainty.", "author" : [ { "dropping-particle" : "", "family" : "Jacobson", "given" : "Andrew R", "non-dropping-particle" : "", "parse-names" : false, "suffix" : "" }, { "dropping-particle" : "", "family" : "Mikaloff Fletcher", "given" : "Sara E", "non-dropping-particle" : "", "parse-names" : false, "suffix" : "" }, { "dropping-particle" : "", "family" : "Gruber", "given" : "Nicolas", "non-dropping-particle" : "", "parse-names" : false, "suffix" : "" }, { "dropping-particle" : "", "family" : "Sarmiento", "given" : "Jorge L", "non-dropping-particle" : "", "parse-names" : false, "suffix" : "" }, { "dropping-particle" : "", "family" : "Gloor", "given" : "Manuel", "non-dropping-particle" : "", "parse-names" : false, "suffix" : "" } ], "container-title" : "Global Biogeochemical Cycles", "id" : "ITEM-3", "issue" : "1", "issued" : { "date-parts" : [ [ "2007", "3", "1" ] ] }, "note" : "doi: 10.1029/2005GB002556", "page" : "GB1019", "publisher" : "John Wiley &amp; Sons, Ltd", "title" : "A joint atmosphere\u2013ocean inversion for surface fluxes of carbon dioxide: 1. Methods and global-scale fluxes", "translator" : [ { "dropping-particle" : "", "family" : "L6272", "given" : "", "non-dropping-particle" : "", "parse-names" : false, "suffix" : "" } ], "type" : "article-journal", "volume" : "21" }, "uris" : [ "http://www.mendeley.com/documents/?uuid=7ed76553-b13d-3285-bdd9-6db29e1fcbae" ] }, { "id" : "ITEM-4", "itemData" : { "DOI" : "10.1038/s41467-020-18203-3", "ISSN" : "20411723", "PMID" : "32887875", "abstract" : "The ocean is a sink for ~25% of the atmospheric CO2 emitted by human activities, an amount in excess of 2 petagrams of carbon per year (PgC yr\u22121). Time-resolved estimates of global ocean-atmosphere CO2 flux provide an important constraint on the global carbon budget. However, previous estimates of this flux, derived from surface ocean CO2 concentrations, have not corrected the data for temperature gradients between the surface and sampling at a few meters depth, or for the effect of the cool ocean surface skin. Here we calculate a time history of ocean-atmosphere CO2 fluxes from 1992 to 2018, corrected for these effects. These increase the calculated net flux into the oceans by 0.8\u20130.9 PgC\u00a0yr\u22121, at times doubling uncorrected values. We estimate uncertainties using multiple interpolation methods, finding convergent results for fluxes globally after 2000, or over the Northern Hemisphere throughout the period. Our corrections reconcile surface uptake with independent estimates of the increase in ocean CO2 inventory, and suggest most ocean models underestimate uptake.", "author" : [ { "dropping-particle" : "", "family" : "Watson", "given" : "Andrew J.", "non-dropping-particle" : "", "parse-names" : false, "suffix" : "" }, { "dropping-particle" : "", "family" : "Schuster", "given" : "Ute", "non-dropping-particle" : "", "parse-names" : false, "suffix" : "" }, { "dropping-particle" : "", "family" : "Shutler", "given" : "Jamie D.", "non-dropping-particle" : "", "parse-names" : false, "suffix" : "" }, { "dropping-particle" : "", "family" : "Holding", "given" : "Thomas", "non-dropping-particle" : "", "parse-names" : false, "suffix" : "" }, { "dropping-particle" : "", "family" : "Ashton", "given" : "Ian G.C.", "non-dropping-particle" : "", "parse-names" : false, "suffix" : "" }, { "dropping-particle" : "", "family" : "Landsch\u00fctzer", "given" : "Peter", "non-dropping-particle" : "", "parse-names" : false, "suffix" : "" }, { "dropping-particle" : "", "family" : "Woolf", "given" : "David K.", "non-dropping-particle" : "", "parse-names" : false, "suffix" : "" }, { "dropping-particle" : "", "family" : "Goddijn-Murphy", "given" : "Lonneke", "non-dropping-particle" : "", "parse-names" : false, "suffix" : "" } ], "container-title" : "Nature Communications", "id" : "ITEM-4", "issued" : { "date-parts" : [ [ "2020" ] ] }, "title" : "Revised estimates of ocean-atmosphere CO2 flux are consistent with ocean carbon inventory", "translator" : [ { "dropping-particle" : "", "family" : "L7060", "given" : "", "non-dropping-particle" : "", "parse-names" : false, "suffix" : "" } ], "type" : "article-journal" }, "uris" : [ "http://www.mendeley.com/documents/?uuid=585fbc69-860d-42bc-9f57-9a1264bd9564" ] }, { "id" : "ITEM-5", "itemData" : { "DOI" : "10.1029/2019GB006176", "ISSN" : "0886-6236", "author" : [ { "dropping-particle" : "", "family" : "Bushinsky", "given" : "Seth M.", "non-dropping-particle" : "", "parse-names" : false, "suffix" : "" }, { "dropping-particle" : "", "family" : "Landsch\u00fctzer", "given" : "Peter", "non-dropping-particle" : "", "parse-names" : false, "suffix" : "" }, { "dropping-particle" : "", "family" : "R\u00f6denbeck", "given" : "Christian", "non-dropping-particle" : "", "parse-names" : false, "suffix" : "" }, { "dropping-particle" : "", "family" : "Gray", "given" : "Alison R.", "non-dropping-particle" : "", "parse-names" : false, "suffix" : "" }, { "dropping-particle" : "", "family" : "Baker", "given" : "David", "non-dropping-particle" : "", "parse-names" : false, "suffix" : "" }, { "dropping-particle" : "", "family" : "Mazloff", "given" : "Matthew R.", "non-dropping-particle" : "", "parse-names" : false, "suffix" : "" }, { "dropping-particle" : "", "family" : "Resplandy", "given" : "Laure", "non-dropping-particle" : "", "parse-names" : false, "suffix" : "" }, { "dropping-particle" : "", "family" : "Johnson", "given" : "Kenneth S.", "non-dropping-particle" : "", "parse-names" : false, "suffix" : "" }, { "dropping-particle" : "", "family" : "Sarmiento", "given" : "Jorge L.", "non-dropping-particle" : "", "parse-names" : false, "suffix" : "" } ], "container-title" : "Global Biogeochemical Cycles", "id" : "ITEM-5", "issue" : "11", "issued" : { "date-parts" : [ [ "2019", "11", "16" ] ] }, "page" : "1370-1388", "title" : "Reassessing Southern Ocean Air\u2010Sea CO 2 Flux Estimates With the Addition of Biogeochemical Float Observations", "translator" : [ { "dropping-particle" : "", "family" : "L6692", "given" : "", "non-dropping-particle" : "", "parse-names" : false, "suffix" : "" } ], "type" : "article-journal", "volume" : "33" }, "uris" : [ "http://www.mendeley.com/documents/?uuid=426553b4-1f2b-44c4-b2c6-d22768a15777" ] }, { "id" : "ITEM-6",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"ITEM-6",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"ITEM-7", "itemData" : { "DOI" : "10.1038/s41561-018-0151-3", "ISBN" : "4156101801513", "ISSN" : "1752-0894", "abstract" : "Measurements of atmospheric CO2 concentration provide a tight constraint on the sum of the land and ocean sinks. This constraint has been combined with estimates of ocean carbon flux and riverine transport of carbon from land to oceans to isolate the land sink. Uncertainties in the ocean and river fluxes therefore translate into uncertainties in the land sink. Here, we introduce a heat-based constraint on the latitudinal distribution of ocean and river carbon fluxes, and reassess the partition between ocean, river and land in the tropics, and in the southern and northern extra-tropics. We show that the ocean overturning circulation and biological pump tightly link the ocean transports of heat and carbon between hemispheres. Using this coupling between heat and carbon, we derive ocean and river carbon fluxes compatible with observational constraints on heat transport. This heat-based constraint requires a 20\u2013100% stronger ocean and river carbon transport from the Northern Hemisphere to the Southern Hemisphere than existing estimates, and supports an upward revision of the global riverine carbon flux from 0.45 to 0.78 PgC yr\u22121. These systematic biases in existing ocean/river carbon fluxes redistribute up to 40% of the carbon sink between northern, tropical and southern land ecosystems. As a consequence, the magnitude of both the southern land source and the northern land sink may have to be substantially reduced.", "author" : [ { "dropping-particle" : "", "family" : "Resplandy", "given" : "L.", "non-dropping-particle" : "", "parse-names" : false, "suffix" : "" }, { "dropping-particle" : "", "family" : "Keeling", "given" : "R. F.", "non-dropping-particle" : "", "parse-names" : false, "suffix" : "" }, { "dropping-particle" : "", "family" : "R\u00f6denbeck", "given" : "C.", "non-dropping-particle" : "", "parse-names" : false, "suffix" : "" }, { "dropping-particle" : "", "family" : "Stephens", "given" : "B. B.", "non-dropping-particle" : "", "parse-names" : false, "suffix" : "" }, { "dropping-particle" : "", "family" : "Khatiwala", "given" : "S.", "non-dropping-particle" : "", "parse-names" : false, "suffix" : "" }, { "dropping-particle" : "", "family" : "Rodgers", "given" : "K. B.", "non-dropping-particle" : "", "parse-names" : false, "suffix" : "" }, { "dropping-particle" : "", "family" : "Long", "given" : "M. C.", "non-dropping-particle" : "", "parse-names" : false, "suffix" : "" }, { "dropping-particle" : "", "family" : "Bopp", "given" : "L.", "non-dropping-particle" : "", "parse-names" : false, "suffix" : "" }, { "dropping-particle" : "", "family" : "Tans", "given" : "P. P.", "non-dropping-particle" : "", "parse-names" : false, "suffix" : "" } ], "container-title" : "Nature Geoscience", "id" : "ITEM-7", "issue" : "7", "issued" : { "date-parts" : [ [ "2018", "7", "11" ] ] }, "page" : "504-509", "publisher" : "Springer US", "title" : "Revision of global carbon fluxes based on a reassessment of oceanic and riverine carbon transport", "translator" : [ { "dropping-particle" : "", "family" : "L4327", "given" : "", "non-dropping-particle" : "", "parse-names" : false, "suffix" : "" } ], "type" : "article-journal", "volume" : "11" }, "uris" : [ "http://www.mendeley.com/documents/?uuid=48661571-4bd5-4a3f-9152-8ad93629b0ee" ] } ], "mendeley" : { "formattedCitation" : "(Jacobson et al., 2007; Resplandy et al., 2018; Roobaert et al., 2018; Bushinsky et al., 2019; Gloege et al., 2020; Hauck et al., 2020; Watson et al., 2020)", "plainTextFormattedCitation" : "(Jacobson et al., 2007; Resplandy et al., 2018; Roobaert et al., 2018; Bushinsky et al., 2019; Gloege et al., 2020; Hauck et al., 2020; Watson et al., 2020)", "previouslyFormattedCitation" : "(Jacobson et al., 2007; Resplandy et al., 2018; Roobaert et al., 2018; Bushinsky et al., 2019; Gloege et al., 2020; Hauck et al., 2020; Watson et al., 2020)" }, "properties" : { "noteIndex" : 0 }, "schema" : "https://github.com/citation-style-language/schema/raw/master/csl-citation.json" }</w:instrText>
      </w:r>
      <w:r w:rsidR="00AF2E22" w:rsidRPr="001E7A27">
        <w:rPr>
          <w:rFonts w:cs="Times New Roman"/>
          <w:lang w:val="en-GB"/>
        </w:rPr>
        <w:fldChar w:fldCharType="separate"/>
      </w:r>
      <w:r w:rsidR="00025FA2" w:rsidRPr="001E7A27">
        <w:rPr>
          <w:rFonts w:cs="Times New Roman"/>
          <w:noProof/>
          <w:lang w:val="en-GB"/>
        </w:rPr>
        <w:t>(Jacobson et al., 2007; Resplandy et al., 2018; Roobaert et al., 2018; Bushinsky et al., 2019; Gloege et al., 2020; Hauck et al., 2020; Watson et al., 2020)</w:t>
      </w:r>
      <w:r w:rsidR="00AF2E22" w:rsidRPr="001E7A27">
        <w:rPr>
          <w:rFonts w:cs="Times New Roman"/>
          <w:lang w:val="en-GB"/>
        </w:rPr>
        <w:fldChar w:fldCharType="end"/>
      </w:r>
      <w:r w:rsidRPr="001E7A27">
        <w:rPr>
          <w:rFonts w:cs="Times New Roman"/>
          <w:lang w:val="en-GB"/>
        </w:rPr>
        <w:t xml:space="preserve">. However, both GOBMs and </w:t>
      </w:r>
      <w:r w:rsidRPr="001E7A27">
        <w:rPr>
          <w:rFonts w:cs="Times New Roman"/>
          <w:i/>
          <w:iCs/>
          <w:lang w:val="en-GB"/>
        </w:rPr>
        <w:t>p</w:t>
      </w:r>
      <w:r w:rsidRPr="001E7A27">
        <w:rPr>
          <w:rFonts w:cs="Times New Roman"/>
          <w:lang w:val="en-GB"/>
        </w:rPr>
        <w:t>CO</w:t>
      </w:r>
      <w:r w:rsidRPr="001E7A27">
        <w:rPr>
          <w:rFonts w:cs="Times New Roman"/>
          <w:vertAlign w:val="subscript"/>
          <w:lang w:val="en-GB"/>
        </w:rPr>
        <w:t>2</w:t>
      </w:r>
      <w:r w:rsidRPr="001E7A27">
        <w:rPr>
          <w:rFonts w:cs="Times New Roman"/>
          <w:lang w:val="en-GB"/>
        </w:rPr>
        <w:t xml:space="preserve">-based observational products independently reveal a slowdown or </w:t>
      </w:r>
      <w:ins w:id="1294" w:author="Soapbox" w:date="2021-07-17T03:32:00Z">
        <w:r w:rsidR="00AF62C2" w:rsidRPr="001E7A27">
          <w:rPr>
            <w:rFonts w:cs="Times New Roman"/>
            <w:lang w:val="en-GB"/>
          </w:rPr>
          <w:t>'</w:t>
        </w:r>
      </w:ins>
      <w:del w:id="1295" w:author="Soapbox" w:date="2021-07-17T03:32:00Z">
        <w:r w:rsidRPr="001E7A27" w:rsidDel="00AF62C2">
          <w:rPr>
            <w:rFonts w:cs="Times New Roman"/>
            <w:lang w:val="en-GB"/>
          </w:rPr>
          <w:delText>“</w:delText>
        </w:r>
      </w:del>
      <w:r w:rsidRPr="001E7A27">
        <w:rPr>
          <w:rFonts w:cs="Times New Roman"/>
          <w:lang w:val="en-GB"/>
        </w:rPr>
        <w:t>hiatus</w:t>
      </w:r>
      <w:ins w:id="1296" w:author="Soapbox" w:date="2021-07-17T03:32:00Z">
        <w:r w:rsidR="00AF62C2" w:rsidRPr="001E7A27">
          <w:rPr>
            <w:rFonts w:cs="Times New Roman"/>
            <w:lang w:val="en-GB"/>
          </w:rPr>
          <w:t>'</w:t>
        </w:r>
      </w:ins>
      <w:del w:id="1297" w:author="Soapbox" w:date="2021-07-17T03:32:00Z">
        <w:r w:rsidRPr="001E7A27" w:rsidDel="00AF62C2">
          <w:rPr>
            <w:rFonts w:cs="Times New Roman"/>
            <w:lang w:val="en-GB"/>
          </w:rPr>
          <w:delText>”</w:delText>
        </w:r>
      </w:del>
      <w:r w:rsidRPr="001E7A27">
        <w:rPr>
          <w:rFonts w:cs="Times New Roman"/>
          <w:lang w:val="en-GB"/>
        </w:rPr>
        <w:t xml:space="preserve"> of the ocean sink in the 1990s, which provides a valuable constraint for model verification and leads to greater confidence in the model outputs</w:t>
      </w:r>
      <w:r w:rsidRPr="001E7A27">
        <w:rPr>
          <w:rFonts w:cs="Times New Roman"/>
          <w:i/>
          <w:iCs/>
          <w:lang w:val="en-GB"/>
        </w:rPr>
        <w:t xml:space="preserve"> </w:t>
      </w:r>
      <w:r w:rsidRPr="001E7A27">
        <w:rPr>
          <w:rFonts w:cs="Times New Roman"/>
          <w:lang w:val="en-GB"/>
        </w:rPr>
        <w:t>(Figure 5.8a</w:t>
      </w:r>
      <w:ins w:id="1298" w:author="Soapbox" w:date="2021-07-17T03:39:00Z">
        <w:r w:rsidR="007B5A6C" w:rsidRPr="001E7A27">
          <w:rPr>
            <w:rFonts w:cs="Times New Roman"/>
            <w:lang w:val="en-GB"/>
          </w:rPr>
          <w:t>;</w:t>
        </w:r>
      </w:ins>
      <w:del w:id="1299" w:author="Soapbox" w:date="2021-07-17T03:39:00Z">
        <w:r w:rsidR="002A6225" w:rsidRPr="001E7A27" w:rsidDel="007B5A6C">
          <w:rPr>
            <w:rFonts w:cs="Times New Roman"/>
            <w:lang w:val="en-GB"/>
          </w:rPr>
          <w:delText>)</w:delText>
        </w:r>
      </w:del>
      <w:r w:rsidR="00DE5228" w:rsidRPr="001E7A27">
        <w:rPr>
          <w:rFonts w:cs="Times New Roman"/>
          <w:lang w:val="en-GB"/>
        </w:rPr>
        <w:t xml:space="preserve"> </w:t>
      </w:r>
      <w:r w:rsidR="00DE5228" w:rsidRPr="001E7A27">
        <w:rPr>
          <w:rFonts w:cs="Times New Roman"/>
          <w:lang w:val="en-GB"/>
        </w:rPr>
        <w:fldChar w:fldCharType="begin" w:fldLock="1"/>
      </w:r>
      <w:r w:rsidR="00747167" w:rsidRPr="001E7A27">
        <w:rPr>
          <w:rFonts w:cs="Times New Roman"/>
          <w:lang w:val="en-GB"/>
        </w:rPr>
        <w:instrText>ADDIN CSL_CITATION { "citationItems" : [ { "id" : "ITEM-1", "itemData" : { "DOI" : "10.1002/2015GB005359", "abstract" : "We investigate the variations of the ocean CO2 sink during the past three decades using global surface ocean maps of the partial pressure of CO2 reconstructed from observations contained in the Surface Ocean CO2 Atlas Version 2. To create these maps, we used the neural network\u2010based data interpolation method of Landsch\u00fctzer et al. (2014) but extended the work in time from 1998 to 2011 to the period from 1982 through 2011. Our results suggest strong decadal variations in the global ocean carbon sink around a long\u2010term increase that corresponds roughly to that expected from the rise in atmospheric CO2. The sink is estimated to have weakened during the 1990s toward a minimum uptake of only \u22120.8 \u00b1 0.5 Pg C yr\u22121 in 2000 and thereafter to have strengthened considerably to rates of more than \u22122.0 \u00b1 0.5 Pg C yr\u22121. These decadal variations originate mostly from the extratropical oceans, while the tropical regions contribute primarily to interannual variations. Changes in sea surface temperature affecting the solubility of CO2 explain part of these variations, particularly at subtropical latitudes. But most of the higher\u2010latitude changes are attributed to modifications in the surface concentration of dissolved inorganic carbon and alkalinity, induced by decadal variations in atmospheric forcing, with patterns that are reminiscent of those of the Northern and Southern Annular Modes. These decadal variations lead to a substantially smaller cumulative anthropogenic CO2 uptake of the ocean over the 1982 through 2011 period (reduction of 7.5 \u00b1 5.5 Pg C) relative to that derived by the Global Carbon Budget.",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"ITEM-1", "issue" : "10", "issued" : { "date-parts" : [ [ "2016", "10", "1" ] ] }, "page" : "1396-1417", "publisher" : "Wiley-Blackwell", "title" : "Decadal variations and trends of the global ocean carbon sink", "translator" : [ { "dropping-particle" : "", "family" : "L4579", "given" : "", "non-dropping-particle" : "", "parse-names" : false, "suffix" : "" } ], "type" : "article-journal", "volume" : "30" }, "uris" : [ "http://www.mendeley.com/documents/?uuid=f8018d88-0735-3658-97eb-5f1d15d422a1" ] }, { "id" : "ITEM-2", "itemData" : { "DOI" : "10.1073/pnas.1900371116", "abstract" : "The ocean and land absorb anthropogenic CO2 from industrial fossil-fuel emissions and land-use changes, helping to buffer climate change. Here, we compare decadal variability of ocean CO2 uptake using three independent methods and find that the ocean could be responsible for as much as 40% of the observed decadal variability of CO2 accumulation in the atmosphere. The remaining variability is due to variability in the accumulation of carbon in the terrestrial biosphere. Models capture these variations, but not as strongly as the observations, implying that CO2 uptake by the land and ocean is more sensitive to climate variability than currently thought. Models must capture this sensitivity to provide accurate climate predictions.Measurements show large decadal variability in the rate of CO2 accumulation in the atmosphere that is not driven by CO2 emissions. The decade of the 1990s experienced enhanced carbon accumulation in the atmosphere relative to emissions, while in the 2000s, the atmospheric growth rate slowed, even though emissions grew rapidly. These variations are driven by natural sources and sinks of CO2 due to the ocean and the terrestrial biosphere. In this study, we compare three independent methods for estimating oceanic CO2 uptake and find that the ocean carbon sink could be responsible for up to 40% of the observed decadal variability in atmospheric CO2 accumulation. Data-based estimates of the ocean carbon sink from pCO2 mapping methods and decadal ocean inverse models generally agree on the magnitude and sign of decadal variability in the ocean CO2 sink at both global and regional scales. Simulations with ocean biogeochemical models confirm that climate variability drove the observed decadal trends in ocean CO2 uptake, but also demonstrate that the sensitivity of ocean CO2 uptake to climate variability may be too weak in models. Furthermore, all estimates point toward coherent decadal variability in the oceanic and terrestrial CO2 sinks, and this variability is not well-matched by current global vegetation models. Reconciling these differences will help to constrain the sensitivity of oceanic and terrestrial CO2 uptake to climate variability and lead to improved climate projections and decadal climate predictions.", "author" : [ { "dropping-particle" : "", "family" : "DeVries", "given" : "Tim", "non-dropping-particle" : "", "parse-names" : false, "suffix" : "" }, { "dropping-particle" : "", "family" : "Qu\u00e9r\u00e9", "given" : "Corinne", "non-dropping-particle" : "Le", "parse-names" : false, "suffix" : "" }, { "dropping-particle" : "", "family" : "Andrews", "given" : "Oliver", "non-dropping-particle" : "", "parse-names" : false, "suffix" : "" }, { "dropping-particle" : "", "family" : "Berthet", "given" : "Sarah", "non-dropping-particle" : "", "parse-names" : false, "suffix" : "" }, { "dropping-particle" : "", "family" : "Hauck", "given" : "Judith",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"Lima", "given" : "Ivan D", "non-dropping-particle" : "", "parse-names" : false, "suffix" : "" }, { "dropping-particle" : "", "family" : "Nowicki", "given" : "Michael",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"Proceedings of the National Academy of Sciences", "id" : "ITEM-2", "issue" : "24", "issued" : { "date-parts" : [ [ "2019", "6", "11" ] ] }, "page" : "11646", "title" : "Decadal trends in the ocean carbon sink", "translator" : [ { "dropping-particle" : "", "family" : "L7383", "given" : "", "non-dropping-particle" : "", "parse-names" : false, "suffix" : "" } ], "type" : "article-journal", "volume" : "116" }, "uris" : [ "http://www.mendeley.com/documents/?uuid=b738f102-31a3-36e9-867d-7c39c5e7b466" ] }, { "id" : "ITEM-3", "itemData" : { "DOI" : "10.5194/bg-15-2361-2018", "ISSN" : "1726-4189", "abstract" : "Abstract. Resolving and understanding the drivers of variability of CO2 in the Southern Ocean and its potential climate feedback is one of the major scientific challenges of the ocean-climate community. Here we use a regional approach on empirical estimates of pCO2 to understand the role that seasonal variability has in long-term CO2 changes in the Southern Ocean. Machine learning has become the preferred empirical modelling tool to interpolate time- and location-restricted ship measurements of pCO2. In this study we use an ensemble of three machine-learning products: support vector regression (SVR) and random forest regression (RFR) from Gregor et al. (2017), and the self-organising-map feed-forward neural network (SOM-FFN) method from Landsch\u00fctzer et al. (2016). The interpolated estimates of \u0394pCO2 are separated into nine regions in the Southern Ocean defined by basin (Indian, Pacific, and Atlantic) and biomes (as defined by Fay and McKinley, 2014a). The regional approach shows that, while there is good agreement in the overall trend of the products, there are periods and regions where the confidence in estimated \u0394pCO2 is low due to disagreement between the products. The regional breakdown of the data highlighted the seasonal decoupling of the modes for summer and winter interannual variability. Winter interannual variability had a longer mode of variability compared to summer, which varied on a 4\u20136-year timescale. We separate the analysis of the \u0394pCO2 and its drivers into summer and winter. We find that understanding the variability of \u0394pCO2 and its drivers on shorter timescales is critical to resolving the long-term variability of \u0394pCO2. Results show that \u0394pCO2 is rarely driven by thermodynamics during winter, but rather by mixing and stratification due to the stronger correlation of \u0394pCO2 variability with mixed layer depth. Summer pCO2 variability is consistent with chlorophyll a variability, where higher concentrations of chlorophyll a correspond with lower pCO2 concentrations. In regions of low chlorophyll a concentrations, wind stress and sea surface temperature emerged as stronger drivers of \u0394pCO2. In summary we propose that sub-decadal variability is explained by summer drivers, while winter variability contributes to the long-term changes associated with the SAM. This approach is a useful framework to assess the drivers of \u0394pCO2 but would greatly benefit from improved estimates of \u0394pCO2 and a longer time series.", "author" : [ { "dropping-particle" : "", "family" : "Gregor", "given" : "Luke", "non-dropping-particle" : "", "parse-names" : false, "suffix" : "" }, { "dropping-particle" : "", "family" : "Kok", "given" : "Schalk", "non-dropping-particle" : "", "parse-names" : false, "suffix" : "" }, { "dropping-particle" : "", "family" : "Monteiro", "given" : "Pedro M. S.", "non-dropping-particle" : "", "parse-names" : false, "suffix" : "" } ], "container-title" : "Biogeosciences", "id" : "ITEM-3", "issue" : "8", "issued" : { "date-parts" : [ [ "2018", "4", "19" ] ] }, "page" : "2361-2378", "title" : "Interannual drivers of the seasonal cycle of CO2 in the Southern Ocean", "translator" : [ { "dropping-particle" : "", "family" : "L4667", "given" : "", "non-dropping-particle" : "", "parse-names" : false, "suffix" : "" } ], "type" : "article-journal", "volume" : "15" }, "uris" : [ "http://www.mendeley.com/documents/?uuid=23c6c3c7-21c7-3ee8-ad65-c411f2be8c7c" ] }, { "id" : "ITEM-4",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"ITEM-4",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"mendeley" : { "formattedCitation" : "(Landsch\u00fctzer et al., 2016; Gregor et al., 2018; DeVries et al., 2019; Hauck et al., 2020)", "plainTextFormattedCitation" : "(Landsch\u00fctzer et al., 2016; Gregor et al., 2018; DeVries et al., 2019; Hauck et al., 2020)", "previouslyFormattedCitation" : "(Landsch\u00fctzer et al., 2016; Gregor et al., 2018; DeVries et al., 2019; Hauck et al., 2020)" }, "properties" : { "noteIndex" : 0 }, "schema" : "https://github.com/citation-style-language/schema/raw/master/csl-citation.json" }</w:instrText>
      </w:r>
      <w:r w:rsidR="00DE5228" w:rsidRPr="001E7A27">
        <w:rPr>
          <w:rFonts w:cs="Times New Roman"/>
          <w:lang w:val="en-GB"/>
        </w:rPr>
        <w:fldChar w:fldCharType="separate"/>
      </w:r>
      <w:del w:id="1300" w:author="Soapbox" w:date="2021-07-17T03:39:00Z">
        <w:r w:rsidR="00025FA2" w:rsidRPr="001E7A27" w:rsidDel="007B5A6C">
          <w:rPr>
            <w:rFonts w:cs="Times New Roman"/>
            <w:noProof/>
            <w:lang w:val="en-GB"/>
          </w:rPr>
          <w:delText>(</w:delText>
        </w:r>
      </w:del>
      <w:r w:rsidR="00025FA2" w:rsidRPr="001E7A27">
        <w:rPr>
          <w:rFonts w:cs="Times New Roman"/>
          <w:noProof/>
          <w:lang w:val="en-GB"/>
        </w:rPr>
        <w:t>Landschützer et al., 2016; Gregor et al., 2018; DeVries et al., 2019; Hauck et al., 2020)</w:t>
      </w:r>
      <w:r w:rsidR="00DE5228" w:rsidRPr="001E7A27">
        <w:rPr>
          <w:rFonts w:cs="Times New Roman"/>
          <w:lang w:val="en-GB"/>
        </w:rPr>
        <w:fldChar w:fldCharType="end"/>
      </w:r>
      <w:r w:rsidRPr="001E7A27">
        <w:rPr>
          <w:rFonts w:cs="Times New Roman"/>
          <w:lang w:val="en-GB"/>
        </w:rPr>
        <w:t xml:space="preserve">. </w:t>
      </w:r>
      <w:r w:rsidR="002A6225" w:rsidRPr="001E7A27">
        <w:rPr>
          <w:rFonts w:cs="Times New Roman"/>
          <w:lang w:val="en-GB"/>
        </w:rPr>
        <w:t xml:space="preserve">A number of studies point to the role of the Southern Ocean in the global </w:t>
      </w:r>
      <w:ins w:id="1301" w:author="Soapbox" w:date="2021-07-17T03:33:00Z">
        <w:r w:rsidR="00FC315D" w:rsidRPr="001E7A27">
          <w:rPr>
            <w:rFonts w:cs="Times New Roman"/>
            <w:lang w:val="en-GB"/>
          </w:rPr>
          <w:t>'</w:t>
        </w:r>
      </w:ins>
      <w:del w:id="1302" w:author="Soapbox" w:date="2021-07-17T03:33:00Z">
        <w:r w:rsidR="002A6225" w:rsidRPr="001E7A27" w:rsidDel="00FC315D">
          <w:rPr>
            <w:rFonts w:cs="Times New Roman"/>
            <w:lang w:val="en-GB"/>
          </w:rPr>
          <w:delText>“</w:delText>
        </w:r>
      </w:del>
      <w:r w:rsidR="002A6225" w:rsidRPr="001E7A27">
        <w:rPr>
          <w:rFonts w:cs="Times New Roman"/>
          <w:lang w:val="en-GB"/>
        </w:rPr>
        <w:t>1990s</w:t>
      </w:r>
      <w:ins w:id="1303" w:author="Soapbox" w:date="2021-07-17T03:33:00Z">
        <w:r w:rsidR="00FC315D" w:rsidRPr="001E7A27">
          <w:rPr>
            <w:rFonts w:cs="Times New Roman"/>
            <w:lang w:val="en-GB"/>
          </w:rPr>
          <w:t xml:space="preserve"> </w:t>
        </w:r>
      </w:ins>
      <w:del w:id="1304" w:author="Soapbox" w:date="2021-07-17T03:33:00Z">
        <w:r w:rsidR="002A6225" w:rsidRPr="001E7A27" w:rsidDel="00FC315D">
          <w:rPr>
            <w:rFonts w:cs="Times New Roman"/>
            <w:lang w:val="en-GB"/>
          </w:rPr>
          <w:delText>-</w:delText>
        </w:r>
      </w:del>
      <w:r w:rsidR="002A6225" w:rsidRPr="001E7A27">
        <w:rPr>
          <w:rFonts w:cs="Times New Roman"/>
          <w:lang w:val="en-GB"/>
        </w:rPr>
        <w:t>hiatus</w:t>
      </w:r>
      <w:ins w:id="1305" w:author="Soapbox" w:date="2021-07-17T03:33:00Z">
        <w:r w:rsidR="00FC315D" w:rsidRPr="001E7A27">
          <w:rPr>
            <w:rFonts w:cs="Times New Roman"/>
            <w:lang w:val="en-GB"/>
          </w:rPr>
          <w:t>'</w:t>
        </w:r>
      </w:ins>
      <w:del w:id="1306" w:author="Soapbox" w:date="2021-07-17T03:33:00Z">
        <w:r w:rsidR="002A6225" w:rsidRPr="001E7A27" w:rsidDel="00FC315D">
          <w:rPr>
            <w:rFonts w:cs="Times New Roman"/>
            <w:lang w:val="en-GB"/>
          </w:rPr>
          <w:delText>”</w:delText>
        </w:r>
      </w:del>
      <w:r w:rsidR="002A6225" w:rsidRPr="001E7A27">
        <w:rPr>
          <w:rFonts w:cs="Times New Roman"/>
          <w:lang w:val="en-GB"/>
        </w:rPr>
        <w:t xml:space="preserve"> in air-sea CO</w:t>
      </w:r>
      <w:r w:rsidR="002A6225" w:rsidRPr="001E7A27">
        <w:rPr>
          <w:rFonts w:cs="Times New Roman"/>
          <w:vertAlign w:val="subscript"/>
          <w:lang w:val="en-GB"/>
        </w:rPr>
        <w:t>2</w:t>
      </w:r>
      <w:r w:rsidR="002A6225" w:rsidRPr="001E7A27">
        <w:rPr>
          <w:rFonts w:cs="Times New Roman"/>
          <w:lang w:val="en-GB"/>
        </w:rPr>
        <w:t xml:space="preserve"> fluxes</w:t>
      </w:r>
      <w:ins w:id="1307" w:author="Soapbox" w:date="2021-07-17T03:33:00Z">
        <w:r w:rsidR="00FC315D" w:rsidRPr="001E7A27">
          <w:rPr>
            <w:rFonts w:cs="Times New Roman"/>
            <w:lang w:val="en-GB"/>
          </w:rPr>
          <w:t>,</w:t>
        </w:r>
      </w:ins>
      <w:r w:rsidR="002A6225" w:rsidRPr="001E7A27">
        <w:rPr>
          <w:rFonts w:cs="Times New Roman"/>
          <w:lang w:val="en-GB"/>
        </w:rPr>
        <w:t xml:space="preserve"> but provide different process-based explanations linking ocean temperature, mixing and </w:t>
      </w:r>
      <w:ins w:id="1308" w:author="Soapbox" w:date="2021-07-17T03:35:00Z">
        <w:r w:rsidR="00FC315D" w:rsidRPr="001E7A27">
          <w:rPr>
            <w:rFonts w:cs="Times New Roman"/>
            <w:lang w:val="en-GB"/>
          </w:rPr>
          <w:t>meridional overturning circulation (</w:t>
        </w:r>
      </w:ins>
      <w:r w:rsidR="002A6225" w:rsidRPr="001E7A27">
        <w:rPr>
          <w:rFonts w:cs="Times New Roman"/>
          <w:lang w:val="en-GB"/>
        </w:rPr>
        <w:t>MOC</w:t>
      </w:r>
      <w:ins w:id="1309" w:author="Soapbox" w:date="2021-07-17T03:35:00Z">
        <w:r w:rsidR="00FC315D" w:rsidRPr="001E7A27">
          <w:rPr>
            <w:rFonts w:cs="Times New Roman"/>
            <w:lang w:val="en-GB"/>
          </w:rPr>
          <w:t>)</w:t>
        </w:r>
      </w:ins>
      <w:r w:rsidR="002A6225" w:rsidRPr="001E7A27">
        <w:rPr>
          <w:rFonts w:cs="Times New Roman"/>
          <w:lang w:val="en-GB"/>
        </w:rPr>
        <w:t xml:space="preserve"> responses to variability in large</w:t>
      </w:r>
      <w:ins w:id="1310" w:author="Soapbox" w:date="2021-07-16T08:43:00Z">
        <w:r w:rsidR="00964CD4" w:rsidRPr="001E7A27">
          <w:rPr>
            <w:rFonts w:cs="Times New Roman"/>
            <w:lang w:val="en-GB"/>
          </w:rPr>
          <w:t>-</w:t>
        </w:r>
      </w:ins>
      <w:del w:id="1311" w:author="Soapbox" w:date="2021-07-16T08:43:00Z">
        <w:r w:rsidR="002A6225" w:rsidRPr="001E7A27" w:rsidDel="00964CD4">
          <w:rPr>
            <w:rFonts w:cs="Times New Roman"/>
            <w:lang w:val="en-GB"/>
          </w:rPr>
          <w:delText xml:space="preserve"> </w:delText>
        </w:r>
      </w:del>
      <w:r w:rsidR="002A6225" w:rsidRPr="001E7A27">
        <w:rPr>
          <w:rFonts w:cs="Times New Roman"/>
          <w:lang w:val="en-GB"/>
        </w:rPr>
        <w:t>scale climate systems, wind stress and volcanic activity</w:t>
      </w:r>
      <w:ins w:id="1312" w:author="Soapbox" w:date="2021-07-17T03:36:00Z">
        <w:r w:rsidR="00A16BC7" w:rsidRPr="001E7A27">
          <w:rPr>
            <w:rFonts w:cs="Times New Roman"/>
            <w:lang w:val="en-GB"/>
          </w:rPr>
          <w:t>,</w:t>
        </w:r>
      </w:ins>
      <w:r w:rsidR="002A6225" w:rsidRPr="001E7A27">
        <w:rPr>
          <w:rFonts w:cs="Times New Roman"/>
          <w:lang w:val="en-GB"/>
        </w:rPr>
        <w:t xml:space="preserve"> as well as the sensitivity of the air-sea CO</w:t>
      </w:r>
      <w:r w:rsidR="002A6225" w:rsidRPr="001E7A27">
        <w:rPr>
          <w:rFonts w:cs="Times New Roman"/>
          <w:vertAlign w:val="subscript"/>
          <w:lang w:val="en-GB"/>
        </w:rPr>
        <w:t>2</w:t>
      </w:r>
      <w:r w:rsidR="002A6225" w:rsidRPr="001E7A27">
        <w:rPr>
          <w:rFonts w:cs="Times New Roman"/>
          <w:lang w:val="en-GB"/>
        </w:rPr>
        <w:t xml:space="preserve"> flux to small changes in the atmospheric forcing from anthropogenic CO</w:t>
      </w:r>
      <w:r w:rsidR="002A6225" w:rsidRPr="001E7A27">
        <w:rPr>
          <w:rFonts w:cs="Times New Roman"/>
          <w:vertAlign w:val="subscript"/>
          <w:lang w:val="en-GB"/>
        </w:rPr>
        <w:t>2</w:t>
      </w:r>
      <w:r w:rsidR="002A6225" w:rsidRPr="001E7A27">
        <w:rPr>
          <w:rFonts w:cs="Times New Roman"/>
          <w:lang w:val="en-GB"/>
        </w:rPr>
        <w:t xml:space="preserve"> </w:t>
      </w:r>
      <w:commentRangeStart w:id="1313"/>
      <w:r w:rsidR="00AE4A7D" w:rsidRPr="001E7A27">
        <w:rPr>
          <w:rFonts w:cs="Times New Roman"/>
          <w:lang w:val="en-GB"/>
        </w:rPr>
        <w:fldChar w:fldCharType="begin" w:fldLock="1"/>
      </w:r>
      <w:r w:rsidR="007B506D" w:rsidRPr="001E7A27">
        <w:rPr>
          <w:rFonts w:cs="Times New Roman"/>
          <w:lang w:val="en-GB"/>
        </w:rPr>
        <w:instrText>ADDIN CSL_CITATION { "citationItems" : [ { "id" : "ITEM-1", "itemData" : { "DOI" : "10.1002/2015GB005359", "abstract" : "We investigate the variations of the ocean CO2 sink during the past three decades using global surface ocean maps of the partial pressure of CO2 reconstructed from observations contained in the Surface Ocean CO2 Atlas Version 2. To create these maps, we used the neural network\u2010based data interpolation method of Landsch\u00fctzer et al. (2014) but extended the work in time from 1998 to 2011 to the period from 1982 through 2011. Our results suggest strong decadal variations in the global ocean carbon sink around a long\u2010term increase that corresponds roughly to that expected from the rise in atmospheric CO2. The sink is estimated to have weakened during the 1990s toward a minimum uptake of only \u22120.8 \u00b1 0.5 Pg C yr\u22121 in 2000 and thereafter to have strengthened considerably to rates of more than \u22122.0 \u00b1 0.5 Pg C yr\u22121. These decadal variations originate mostly from the extratropical oceans, while the tropical regions contribute primarily to interannual variations. Changes in sea surface temperature affecting the solubility of CO2 explain part of these variations, particularly at subtropical latitudes. But most of the higher\u2010latitude changes are attributed to modifications in the surface concentration of dissolved inorganic carbon and alkalinity, induced by decadal variations in atmospheric forcing, with patterns that are reminiscent of those of the Northern and Southern Annular Modes. These decadal variations lead to a substantially smaller cumulative anthropogenic CO2 uptake of the ocean over the 1982 through 2011 period (reduction of 7.5 \u00b1 5.5 Pg C) relative to that derived by the Global Carbon Budget.",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"ITEM-1", "issue" : "10", "issued" : { "date-parts" : [ [ "2016", "10", "1" ] ] }, "page" : "1396-1417", "publisher" : "Wiley-Blackwell", "title" : "Decadal variations and trends of the global ocean carbon sink", "translator" : [ { "dropping-particle" : "", "family" : "L4579", "given" : "", "non-dropping-particle" : "", "parse-names" : false, "suffix" : "" } ], "type" : "article-journal", "volume" : "30" }, "uris" : [ "http://www.mendeley.com/documents/?uuid=f8018d88-0735-3658-97eb-5f1d15d422a1" ] }, { "id" : "ITEM-2", "itemData" : { "DOI" : "10.1038/nature21068", "ISSN" : "0028-0836", "abstract" : "Recent increase in oceanic carbon uptake driven by weaker upper-ocean overturning Tim DeVries, Mark Holzer &amp; Francois Primeau Nature volume 542, pages 215\u2013218 (09 February 2017) | Download Citation Abstract The ocean is the largest sink for anthropogenic carbon dioxide (CO2), having absorbed roughly 40 per cent of CO2 emissions since the beginning of the industrial era1,2. Recent data show that oceanic CO2 uptake rates have been growing over the past decade3,4,5,6,7, reversing a trend of stagnant or declining carbon uptake during the 1990s8,9,10,11,12,13,14. Here we show that ocean circulation variability is the primary driver of these changes in oceanic CO2 uptake over the past several decades. We use a global inverse model to quantify the mean ocean circulation during the 1980s, 1990s and 2000s, and then estimate the impact of decadal circulation changes on the oceanic CO2 sink using a carbon cycling model. We find that during the 1990s an enhanced upper-ocean overturning circulation drove increased outgassing of natural CO2, thus weakening the global CO2 sink. This trend reversed during the 2000s as the overturning circulation weakened. Continued weakening of the upper-ocean overturning is likely to strengthen the CO2 sink in the near future by trapping natural CO2 in the deep ocean, but ultimately may limit oceanic uptake of anthropogenic CO2.", "author" : [ { "dropping-particle" : "", "family" : "DeVries", "given" : "Tim", "non-dropping-particle" : "", "parse-names" : false, "suffix" : "" }, { "dropping-particle" : "", "family" : "Holzer", "given" : "Mark", "non-dropping-particle" : "", "parse-names" : false, "suffix" : "" }, { "dropping-particle" : "", "family" : "Primeau", "given" : "Francois", "non-dropping-particle" : "", "parse-names" : false, "suffix" : "" } ], "container-title" : "Nature", "id" : "ITEM-2", "issue" : "7640", "issued" : { "date-parts" : [ [ "2017", "2", "9" ] ] }, "page" : "215-218", "publisher" : "Macmillan Publishers Limited, part of Springer Nature. All rights reserved.", "title" : "Recent increase in oceanic carbon uptake driven by weaker upper-ocean overturning", "translator" : [ { "dropping-particle" : "", "family" : "L7255", "given" : "", "non-dropping-particle" : "", "parse-names" : false, "suffix" : "" } ], "type" : "article-journal", "volume" : "542" }, "uris" : [ "http://www.mendeley.com/documents/?uuid=3d6f76e2-9fb9-495d-94f3-1cf527b01b84" ] }, { "id" : "ITEM-3", "itemData" : { "DOI" : "10.1007/s00382-017-4041-y", "ISSN" : "0930-7575", "author" : [ { "dropping-particle" : "", "family" : "Bronselaer", "given" : "Ben", "non-dropping-particle" : "", "parse-names" : false, "suffix" : "" }, { "dropping-particle" : "", "family" : "Zanna", "given" : "Laure", "non-dropping-particle" : "", "parse-names" : false, "suffix" : "" }, { "dropping-particle" : "", "family" : "Munday", "given" : "David R.", "non-dropping-particle" : "", "parse-names" : false, "suffix" : "" }, { "dropping-particle" : "", "family" : "Lowe", "given" : "Jason", "non-dropping-particle" : "", "parse-names" : false, "suffix" : "" } ], "container-title" : "Climate Dynamics", "id" : "ITEM-3", "issue" : "7-8", "issued" : { "date-parts" : [ [ "2018", "10", "7" ] ] }, "page" : "2743-2757", "publisher" : "Springer Berlin Heidelberg", "title" : "Southern Ocean carbon-wind stress feedback", "translator" : [ { "dropping-particle" : "", "family" : "L5274", "given" : "", "non-dropping-particle" : "", "parse-names" : false, "suffix" : "" } ], "type" : "article-journal", "volume" : "51" }, "uris" : [ "http://www.mendeley.com/documents/?uuid=43a429e5-e1bd-37e9-9a2b-ab6cdeec23b2" ] }, { "id" : "ITEM-4", "itemData" : { "DOI" : "10.5194/bg-15-2361-2018", "ISSN" : "1726-4189", "abstract" : "Abstract. Resolving and understanding the drivers of variability of CO2 in the Southern Ocean and its potential climate feedback is one of the major scientific challenges of the ocean-climate community. Here we use a regional approach on empirical estimates of pCO2 to understand the role that seasonal variability has in long-term CO2 changes in the Southern Ocean. Machine learning has become the preferred empirical modelling tool to interpolate time- and location-restricted ship measurements of pCO2. In this study we use an ensemble of three machine-learning products: support vector regression (SVR) and random forest regression (RFR) from Gregor et al. (2017), and the self-organising-map feed-forward neural network (SOM-FFN) method from Landsch\u00fctzer et al. (2016). The interpolated estimates of \u0394pCO2 are separated into nine regions in the Southern Ocean defined by basin (Indian, Pacific, and Atlantic) and biomes (as defined by Fay and McKinley, 2014a). The regional approach shows that, while there is good agreement in the overall trend of the products, there are periods and regions where the confidence in estimated \u0394pCO2 is low due to disagreement between the products. The regional breakdown of the data highlighted the seasonal decoupling of the modes for summer and winter interannual variability. Winter interannual variability had a longer mode of variability compared to summer, which varied on a 4\u20136-year timescale. We separate the analysis of the \u0394pCO2 and its drivers into summer and winter. We find that understanding the variability of \u0394pCO2 and its drivers on shorter timescales is critical to resolving the long-term variability of \u0394pCO2. Results show that \u0394pCO2 is rarely driven by thermodynamics during winter, but rather by mixing and stratification due to the stronger correlation of \u0394pCO2 variability with mixed layer depth. Summer pCO2 variability is consistent with chlorophyll a variability, where higher concentrations of chlorophyll a correspond with lower pCO2 concentrations. In regions of low chlorophyll a concentrations, wind stress and sea surface temperature emerged as stronger drivers of \u0394pCO2. In summary we propose that sub-decadal variability is explained by summer drivers, while winter variability contributes to the long-term changes associated with the SAM. This approach is a useful framework to assess the drivers of \u0394pCO2 but would greatly benefit from improved estimates of \u0394pCO2 and a longer time series.", "author" : [ { "dropping-particle" : "", "family" : "Gregor", "given" : "Luke", "non-dropping-particle" : "", "parse-names" : false, "suffix" : "" }, { "dropping-particle" : "", "family" : "Kok", "given" : "Schalk", "non-dropping-particle" : "", "parse-names" : false, "suffix" : "" }, { "dropping-particle" : "", "family" : "Monteiro", "given" : "Pedro M. S.", "non-dropping-particle" : "", "parse-names" : false, "suffix" : "" } ], "container-title" : "Biogeosciences", "id" : "ITEM-4", "issue" : "8", "issued" : { "date-parts" : [ [ "2018", "4", "19" ] ] }, "page" : "2361-2378", "title" : "Interannual drivers of the seasonal cycle of CO2 in the Southern Ocean", "translator" : [ { "dropping-particle" : "", "family" : "L4667", "given" : "", "non-dropping-particle" : "", "parse-names" : false, "suffix" : "" } ], "type" : "article-journal", "volume" : "15" }, "uris" : [ "http://www.mendeley.com/documents/?uuid=23c6c3c7-21c7-3ee8-ad65-c411f2be8c7c" ] }, { "id" : "ITEM-5", "itemData" : { "DOI" : "10.1038/s41598-019-43826-y", "ISSN" : "2045-2322", "PMID" : "31089173", "abstract" : "The Southern Ocean south of 35\u00b0S accounts for approximately half of the annual oceanic carbon uptake, thereby substantially mitigating the effects of anthropogenic carbon dioxide (CO 2 ) emissions. The intensity of this important carbon sink varies considerably on inter-annual to decadal timescales. However, the drivers of this variability are still debated, challenging our ability to accurately predict the future role of the Southern Ocean in absorbing atmospheric carbon. Analysing mapped sea-air CO 2 fluxes, estimated from upscaled surface ocean CO 2 measurements, we find that the overall Southern Ocean carbon sink has weakened since ~2011, reversing the trend of the reinvigoration period of the 2000s. Although we find significant regional positive and negative responses of the Southern Ocean carbon uptake to changes in the Southern Annular Mode (SAM) over the past 35 years, the net effect of the SAM on the Southern Ocean carbon sink variability is approximately zero, due to the opposing effects of enhanced outgassing in upwelling regions and enhanced carbon uptake elsewhere. Instead, regional shifts in sea level pressure, linked to zonal wavenumber 3 (ZW3) and related changes in surface winds substantially contribute to the inter-annual to decadal variability of the Southern Ocean carbon sink.", "author" : [ { "dropping-particle" : "", "family" : "Keppler", "given" : "Lydia", "non-dropping-particle" : "", "parse-names" : false, "suffix" : "" }, { "dropping-particle" : "", "family" : "Landsch\u00fctzer", "given" : "Peter", "non-dropping-particle" : "", "parse-names" : false, "suffix" : "" } ], "container-title" : "Scientific Reports", "id" : "ITEM-5", "issue" : "1", "issued" : { "date-parts" : [ [ "2019", "12", "14" ] ] }, "page" : "7384", "publisher" : "Nature Publishing Group", "title" : "Regional Wind Variability Modulates the Southern Ocean Carbon Sink", "translator" : [ { "dropping-particle" : "", "family" : "L7305", "given" : "", "non-dropping-particle" : "", "parse-names" : false, "suffix" : "" } ], "type" : "article-journal", "volume" : "9" }, "uris" : [ "http://www.mendeley.com/documents/?uuid=fb5abdfa-0cef-32c2-bbb4-b41c61a78f89" ] }, { "id" : "ITEM-6", "itemData" : { "DOI" : "10.1029/2019GL085667", "ISSN" : "0094-8276", "abstract" : "The Southern Annular Mode (SAM) is the dominant mode of climate variability in the Southern Ocean, but only a few observational studies have linked variability in SAM to changes in ocean circulation. Atmospheric potential oxygen (APO) combines atmospheric O2/N2 and CO2 data to mask the influence of terrestrial exchanges, yielding a tracer that is sensitive mainly to ocean circulation and biogeochemistry. We show that observed wintertime anomalies of APO are significantly correlated to SAM in 25- to 30-year time series at three Southern Hemisphere sites, while CO2 anomalies are also weakly correlated. We find additional correlations between SAM and O2 air-sea fluxes in austral winter inferred from both an atmospheric inversion of observed APO and a forced ocean biogeochemistry model simulation. The model results indicate that the correlation with SAM is mechanistically linked to stronger wind speeds and upwelling, which brings oxygen-depleted deep waters to the surface.", "author" : [ { "dropping-particle" : "", "family" : "Nevison", "given" : "Cynthia D.", "non-dropping-particle" : "", "parse-names" : false, "suffix" : "" }, { "dropping-particle" : "", "family" : "Munro", "given" : "David R.", "non-dropping-particle" : "", "parse-names" : false, "suffix" : "" }, { "dropping-particle" : "", "family" : "Lovenduski", "given" : "Nicole S.", "non-dropping-particle" : "", "parse-names" : false, "suffix" : "" }, { "dropping-particle" : "", "family" : "Keeling", "given" : "Ralph F.", "non-dropping-particle" : "", "parse-names" : false, "suffix" : "" }, { "dropping-particle" : "", "family" : "Manizza", "given" : "Manfredi", "non-dropping-particle" : "", "parse-names" : false, "suffix" : "" }, { "dropping-particle" : "", "family" : "Morgan", "given" : "Eric J.", "non-dropping-particle" : "", "parse-names" : false, "suffix" : "" }, { "dropping-particle" : "", "family" : "R\u00f6denbeck", "given" : "Christian", "non-dropping-particle" : "", "parse-names" : false, "suffix" : "" } ], "container-title" : "Geophysical Research Letters", "id" : "ITEM-6", "issue" : "4", "issued" : { "date-parts" : [ [ "2020", "2", "28" ] ] }, "page" : "e2019GL085667", "publisher" : "Blackwell Publishing Ltd", "title" : "Southern Annular Mode Influence on Wintertime Ventilation of the Southern Ocean Detected in Atmospheric O &lt;sub&gt;2&lt;/sub&gt; and CO &lt;sub&gt;2&lt;/sub&gt; Measurements", "translator" : [ { "dropping-particle" : "", "family" : "L7304", "given" : "", "non-dropping-particle" : "", "parse-names" : false, "suffix" : "" } ], "type" : "article-journal", "volume" : "47" }, "uris" : [ "http://www.mendeley.com/documents/?uuid=1561f544-0c4a-3842-96a8-6b9f108438d5" ] }, { "id" : "ITEM-7",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"ITEM-7",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"ITEM-8", "itemData" : { "DOI" : "10.1029/2019AV000149", "ISSN" : "2576-604X", "abstract" : "The ocean has absorbed the equivalent of 39% of industrial\u2010age fossil carbon emissions, significantly modulating the growth rate of atmospheric CO2 and its associated impacts on climate. Despite the importance of the ocean carbon sink to climate, our understanding of the causes of its interannual\u2010to\u2010decadal variability remains limited. This hinders our ability to attribute its past behavior and project its future. A key period of interest is the 1990s, when the ocean carbon sink did not grow as expected. Previous explanations of this behavior have focused on variability internal to the ocean or associated with coupled atmosphere/ocean modes. Here, we use an idealized upper ocean box model to illustrate that two external forcings are sufficient to explain the pattern and magnitude of sink variability since the mid\u20101980s. First, the global\u2010scale reduction in the decadal\u2010average ocean carbon sink in the 1990s is attributable to the slowed growth rate of atmospheric pCO2. The acceleration of atmospheric pCO2 growth after 2001 drove recovery of the sink. Second, the global sea surface temperature response to the 1991 eruption of Mt Pinatubo explains the timing of the global sink within the 1990s. These results are consistent with previous experiments using ocean hindcast models with variable atmospheric pCO2 and with and without climate variability. The fact that variability in the growth rate of atmospheric pCO2 directly imprints on the ocean sink implies that there will be an immediate reduction in ocean carbon uptake as atmospheric pCO2 responds to cuts in anthropogenic emissions.", "author" : [ { "dropping-particle" : "", "family" : "McKinley", "given" : "Galen A.", "non-dropping-particle" : "", "parse-names" : false, "suffix" : "" }, { "dropping-particle" : "", "family" : "Fay", "given" : "Amanda R.", "non-dropping-particle" : "", "parse-names" : false, "suffix" : "" }, { "dropping-particle" : "", "family" : "Eddebbar", "given" : "Yassir A.", "non-dropping-particle" : "", "parse-names" : false, "suffix" : "" }, { "dropping-particle" : "", "family" : "Gloege", "given" : "Lucas", "non-dropping-particle" : "", "parse-names" : false, "suffix" : "" }, { "dropping-particle" : "", "family" : "Lovenduski", "given" : "Nicole S.", "non-dropping-particle" : "", "parse-names" : false, "suffix" : "" } ], "container-title" : "AGU Advances", "id" : "ITEM-8", "issue" : "2", "issued" : { "date-parts" : [ [ "2020", "6", "3" ] ] }, "publisher" : "American Geophysical Union (AGU)", "title" : "External Forcing Explains Recent Decadal Variability of the Ocean Carbon Sink", "translator" : [ { "dropping-particle" : "", "family" : "L7488", "given" : "", "non-dropping-particle" : "", "parse-names" : false, "suffix" : "" } ], "type" : "article-journal", "volume" : "1" }, "uris" : [ "http://www.mendeley.com/documents/?uuid=886dd741-e933-4d81-8017-cfa57a3261fb" ] } ], "mendeley" : { "formattedCitation" : "(Landsch\u00fctzer et al., 2016; DeVries et al., 2017; Bronselaer et al., 2018; Gregor et al., 2018; Gruber et al., 2019b; Keppler and Landsch\u00fctzer, 2019; McKinley et al., 2020; Nevison et al., 2020)", "manualFormatting" : "(Landsch\u00fctzer et al., 2016; DeVries et al., 2017; Bronselaer et al., 2018; Gregor et al., 2018; Gruber et al., 2019a; Keppler and Landsch\u00fctzer, 2019; McKinley et al., 2020; Nevison et al., 2020)", "plainTextFormattedCitation" : "(Landsch\u00fctzer et al., 2016; DeVries et al., 2017; Bronselaer et al., 2018; Gregor et al., 2018; Gruber et al., 2019b; Keppler and Landsch\u00fctzer, 2019; McKinley et al., 2020; Nevison et al., 2020)", "previouslyFormattedCitation" : "(Landsch\u00fctzer et al., 2016; DeVries et al., 2017; Bronselaer et al., 2018; Gregor et al., 2018; Gruber et al., 2019b; Keppler and Landsch\u00fctzer, 2019; McKinley et al., 2020; Nevison et al., 2020)" }, "properties" : { "noteIndex" : 0 }, "schema" : "https://github.com/citation-style-language/schema/raw/master/csl-citation.json" }</w:instrText>
      </w:r>
      <w:r w:rsidR="00AE4A7D" w:rsidRPr="001E7A27">
        <w:rPr>
          <w:rFonts w:cs="Times New Roman"/>
          <w:lang w:val="en-GB"/>
        </w:rPr>
        <w:fldChar w:fldCharType="separate"/>
      </w:r>
      <w:r w:rsidR="00025FA2" w:rsidRPr="001E7A27">
        <w:rPr>
          <w:rFonts w:cs="Times New Roman"/>
          <w:noProof/>
          <w:lang w:val="en-GB"/>
        </w:rPr>
        <w:t>(Landschützer et al., 2016; DeVries et al., 2017; Bronselaer et al., 2018; Gregor et al., 2018; Gruber et al., 2019</w:t>
      </w:r>
      <w:ins w:id="1314" w:author="Robin Matthews" w:date="2021-06-17T16:15:00Z">
        <w:r w:rsidR="0088459F" w:rsidRPr="001E7A27">
          <w:rPr>
            <w:rFonts w:cs="Times New Roman"/>
            <w:noProof/>
            <w:lang w:val="en-GB"/>
          </w:rPr>
          <w:t>a</w:t>
        </w:r>
      </w:ins>
      <w:del w:id="1315" w:author="Robin Matthews" w:date="2021-06-17T16:15:00Z">
        <w:r w:rsidR="00025FA2" w:rsidRPr="001E7A27" w:rsidDel="0088459F">
          <w:rPr>
            <w:rFonts w:cs="Times New Roman"/>
            <w:noProof/>
            <w:lang w:val="en-GB"/>
          </w:rPr>
          <w:delText>b</w:delText>
        </w:r>
      </w:del>
      <w:r w:rsidR="00025FA2" w:rsidRPr="001E7A27">
        <w:rPr>
          <w:rFonts w:cs="Times New Roman"/>
          <w:noProof/>
          <w:lang w:val="en-GB"/>
        </w:rPr>
        <w:t>; Keppler and Landschützer, 2019; McKinley et al., 2020; Nevison et al., 2020)</w:t>
      </w:r>
      <w:r w:rsidR="00AE4A7D" w:rsidRPr="001E7A27">
        <w:rPr>
          <w:rFonts w:cs="Times New Roman"/>
          <w:lang w:val="en-GB"/>
        </w:rPr>
        <w:fldChar w:fldCharType="end"/>
      </w:r>
      <w:commentRangeEnd w:id="1313"/>
      <w:r w:rsidR="00025FA2" w:rsidRPr="001E7A27">
        <w:rPr>
          <w:rStyle w:val="CommentReference"/>
          <w:lang w:val="en-GB"/>
        </w:rPr>
        <w:commentReference w:id="1313"/>
      </w:r>
      <w:r w:rsidR="00AE4A7D" w:rsidRPr="001E7A27">
        <w:rPr>
          <w:rFonts w:cs="Times New Roman"/>
          <w:lang w:val="en-GB"/>
        </w:rPr>
        <w:t xml:space="preserve">. </w:t>
      </w:r>
      <w:r w:rsidRPr="001E7A27">
        <w:rPr>
          <w:rFonts w:cs="Times New Roman"/>
          <w:lang w:val="en-GB"/>
        </w:rPr>
        <w:t xml:space="preserve">Data </w:t>
      </w:r>
      <w:r w:rsidR="002B5057" w:rsidRPr="001E7A27">
        <w:rPr>
          <w:rFonts w:cs="Times New Roman"/>
          <w:lang w:val="en-GB"/>
        </w:rPr>
        <w:t>sparsity</w:t>
      </w:r>
      <w:r w:rsidRPr="001E7A27">
        <w:rPr>
          <w:rFonts w:cs="Times New Roman"/>
          <w:lang w:val="en-GB"/>
        </w:rPr>
        <w:t xml:space="preserve"> in the Southern Ocean could also be a factor amplifying the global decadal perturbation of the 1990s </w:t>
      </w:r>
      <w:r w:rsidR="002B5057" w:rsidRPr="001E7A27">
        <w:rPr>
          <w:rFonts w:cs="Times New Roman"/>
          <w:lang w:val="en-GB"/>
        </w:rPr>
        <w:fldChar w:fldCharType="begin" w:fldLock="1"/>
      </w:r>
      <w:r w:rsidR="00747167" w:rsidRPr="001E7A27">
        <w:rPr>
          <w:rFonts w:cs="Times New Roman"/>
          <w:lang w:val="en-GB"/>
        </w:rPr>
        <w:instrText>ADDIN CSL_CITATION { "citationItems" : [ { "id" : "ITEM-1", "itemData" : { "DOI" : "10.1002/ESSOAR.10502036.2", "abstract" : "Reducing uncertainty in the global carbon budget requires better quantification of ocean CO2 uptake and its temporal variability. Several methodologies for reconstructing air-sea CO2 exchange from ...", "author" : [ { "dropping-particle" : "", "family" : "Gloege", "given" : "Lucas", "non-dropping-particle" : "", "parse-names" : false, "suffix" : "" }, { "dropping-particle" : "", "family" : "McKinley", "given" : "Galen", "non-dropping-particle" : "", "parse-names" : false, "suffix" : "" }, { "dropping-particle" : "", "family" : "Landsch\u00fctzer", "given" : "Peter", "non-dropping-particle" : "", "parse-names" : false, "suffix" : "" }, { "dropping-particle" : "", "family" : "Fay", "given" : "Amanda", "non-dropping-particle" : "", "parse-names" : false, "suffix" : "" }, { "dropping-particle" : "", "family" : "Fr\u00f6licher", "given" : "Thomas", "non-dropping-particle" : "", "parse-names" : false, "suffix" : "" }, { "dropping-particle" : "", "family" : "Fyfe", "given" : "John", "non-dropping-particle" : "", "parse-names" : false, "suffix" : "" }, { "dropping-particle" : "", "family" : "Ilyina", "given" : "Tatiana", "non-dropping-particle" : "", "parse-names" : false, "suffix" : "" }, { "dropping-particle" : "", "family" : "Jones", "given" : "Steve", "non-dropping-particle" : "", "parse-names" : false, "suffix" : "" }, { "dropping-particle" : "", "family" : "Lovenduski", "given" : "Nicole", "non-dropping-particle" : "", "parse-names" : false, "suffix" : "" }, { "dropping-particle" : "", "family" : "R\u00f6denbeck", "given" : "Christian", "non-dropping-particle" : "", "parse-names" : false, "suffix" : "" }, { "dropping-particle" : "", "family" : "Rodgers", "given" : "Keith", "non-dropping-particle" : "", "parse-names" : false, "suffix" : "" }, { "dropping-particle" : "", "family" : "Schlunegger", "given" : "Sarah", "non-dropping-particle" : "", "parse-names" : false, "suffix" : "" }, { "dropping-particle" : "", "family" : "Takano", "given" : "Yohei", "non-dropping-particle" : "", "parse-names" : false, "suffix" : "" } ], "id" : "ITEM-1", "issued" : { "date-parts" : [ [ "2020" ] ] }, "publisher" : "Earth and Space Science Open Archive", "title" : "Quantifying errors in observationally-based estimates of ocean carbon sink variability", "translator" : [ { "dropping-particle" : "", "family" : "L7088", "given" : "", "non-dropping-particle" : "", "parse-names" : false, "suffix" : "" } ], "type" : "article-journal" }, "uris" : [ "http://www.mendeley.com/documents/?uuid=dd7a727b-795a-38b1-9cca-3d59834ac825" ] } ], "mendeley" : { "formattedCitation" : "(Gloege et al., 2020)", "plainTextFormattedCitation" : "(Gloege et al., 2020)", "previouslyFormattedCitation" : "(Gloege et al., 2020)" }, "properties" : { "noteIndex" : 0 }, "schema" : "https://github.com/citation-style-language/schema/raw/master/csl-citation.json" }</w:instrText>
      </w:r>
      <w:r w:rsidR="002B5057" w:rsidRPr="001E7A27">
        <w:rPr>
          <w:rFonts w:cs="Times New Roman"/>
          <w:lang w:val="en-GB"/>
        </w:rPr>
        <w:fldChar w:fldCharType="separate"/>
      </w:r>
      <w:r w:rsidR="00025FA2" w:rsidRPr="001E7A27">
        <w:rPr>
          <w:rFonts w:cs="Times New Roman"/>
          <w:noProof/>
          <w:lang w:val="en-GB"/>
        </w:rPr>
        <w:t>(Gloege et al., 2020)</w:t>
      </w:r>
      <w:r w:rsidR="002B5057" w:rsidRPr="001E7A27">
        <w:rPr>
          <w:rFonts w:cs="Times New Roman"/>
          <w:lang w:val="en-GB"/>
        </w:rPr>
        <w:fldChar w:fldCharType="end"/>
      </w:r>
      <w:r w:rsidRPr="001E7A27">
        <w:rPr>
          <w:rFonts w:cs="Times New Roman"/>
          <w:lang w:val="en-GB"/>
        </w:rPr>
        <w:t xml:space="preserve">. </w:t>
      </w:r>
      <w:r w:rsidR="002B5057" w:rsidRPr="001E7A27">
        <w:rPr>
          <w:rFonts w:cs="Times New Roman"/>
          <w:lang w:val="en-GB"/>
        </w:rPr>
        <w:t xml:space="preserve">Therefore, while there is </w:t>
      </w:r>
      <w:r w:rsidR="002B5057" w:rsidRPr="001E7A27">
        <w:rPr>
          <w:rFonts w:cs="Times New Roman"/>
          <w:i/>
          <w:iCs/>
          <w:lang w:val="en-GB"/>
        </w:rPr>
        <w:t>high confidence</w:t>
      </w:r>
      <w:r w:rsidR="002B5057" w:rsidRPr="001E7A27">
        <w:rPr>
          <w:rFonts w:cs="Times New Roman"/>
          <w:lang w:val="en-GB"/>
        </w:rPr>
        <w:t xml:space="preserve"> in the 1990</w:t>
      </w:r>
      <w:del w:id="1316" w:author="Soapbox" w:date="2021-07-17T03:36:00Z">
        <w:r w:rsidR="002B5057" w:rsidRPr="001E7A27" w:rsidDel="00A16BC7">
          <w:rPr>
            <w:rFonts w:cs="Times New Roman"/>
            <w:lang w:val="en-GB"/>
          </w:rPr>
          <w:delText>’</w:delText>
        </w:r>
      </w:del>
      <w:r w:rsidR="002B5057" w:rsidRPr="001E7A27">
        <w:rPr>
          <w:rFonts w:cs="Times New Roman"/>
          <w:lang w:val="en-GB"/>
        </w:rPr>
        <w:t>s</w:t>
      </w:r>
      <w:ins w:id="1317" w:author="Soapbox" w:date="2021-07-17T03:36:00Z">
        <w:r w:rsidR="00A16BC7" w:rsidRPr="001E7A27">
          <w:rPr>
            <w:rFonts w:cs="Times New Roman"/>
            <w:lang w:val="en-GB"/>
          </w:rPr>
          <w:t xml:space="preserve"> </w:t>
        </w:r>
      </w:ins>
      <w:del w:id="1318" w:author="Soapbox" w:date="2021-07-17T03:36:00Z">
        <w:r w:rsidR="002B5057" w:rsidRPr="001E7A27" w:rsidDel="00A16BC7">
          <w:rPr>
            <w:rFonts w:cs="Times New Roman"/>
            <w:lang w:val="en-GB"/>
          </w:rPr>
          <w:delText>-</w:delText>
        </w:r>
      </w:del>
      <w:r w:rsidR="002B5057" w:rsidRPr="001E7A27">
        <w:rPr>
          <w:rFonts w:cs="Times New Roman"/>
          <w:lang w:val="en-GB"/>
        </w:rPr>
        <w:t>hiatus of the global ocean sink for anthropogenic CO</w:t>
      </w:r>
      <w:r w:rsidR="002B5057" w:rsidRPr="001E7A27">
        <w:rPr>
          <w:rFonts w:cs="Times New Roman"/>
          <w:vertAlign w:val="subscript"/>
          <w:lang w:val="en-GB"/>
        </w:rPr>
        <w:t>2</w:t>
      </w:r>
      <w:ins w:id="1319" w:author="Soapbox" w:date="2021-07-17T03:37:00Z">
        <w:r w:rsidR="00A16BC7" w:rsidRPr="001E7A27">
          <w:rPr>
            <w:rFonts w:cs="Times New Roman"/>
            <w:vertAlign w:val="subscript"/>
            <w:lang w:val="en-GB"/>
          </w:rPr>
          <w:t>,</w:t>
        </w:r>
      </w:ins>
      <w:r w:rsidR="002B5057" w:rsidRPr="001E7A27">
        <w:rPr>
          <w:rFonts w:cs="Times New Roman"/>
          <w:vertAlign w:val="subscript"/>
          <w:lang w:val="en-GB"/>
        </w:rPr>
        <w:t xml:space="preserve"> </w:t>
      </w:r>
      <w:r w:rsidR="002B5057" w:rsidRPr="001E7A27">
        <w:rPr>
          <w:rFonts w:cs="Times New Roman"/>
          <w:lang w:val="en-GB"/>
        </w:rPr>
        <w:t xml:space="preserve">and that the Southern Ocean makes an observable contribution to it, there is still </w:t>
      </w:r>
      <w:r w:rsidR="002B5057" w:rsidRPr="001E7A27">
        <w:rPr>
          <w:rFonts w:cs="Times New Roman"/>
          <w:i/>
          <w:iCs/>
          <w:lang w:val="en-GB"/>
        </w:rPr>
        <w:t>low confidence</w:t>
      </w:r>
      <w:r w:rsidR="002B5057" w:rsidRPr="001E7A27">
        <w:rPr>
          <w:rFonts w:cs="Times New Roman"/>
          <w:lang w:val="en-GB"/>
        </w:rPr>
        <w:t xml:space="preserve"> in the attribution for the processes behind the 1990s</w:t>
      </w:r>
      <w:ins w:id="1320" w:author="Soapbox" w:date="2021-07-17T03:37:00Z">
        <w:r w:rsidR="00A16BC7" w:rsidRPr="001E7A27">
          <w:rPr>
            <w:rFonts w:cs="Times New Roman"/>
            <w:lang w:val="en-GB"/>
          </w:rPr>
          <w:t xml:space="preserve"> </w:t>
        </w:r>
      </w:ins>
      <w:del w:id="1321" w:author="Soapbox" w:date="2021-07-17T03:37:00Z">
        <w:r w:rsidR="002B5057" w:rsidRPr="001E7A27" w:rsidDel="00A16BC7">
          <w:rPr>
            <w:rFonts w:cs="Times New Roman"/>
            <w:lang w:val="en-GB"/>
          </w:rPr>
          <w:delText>-</w:delText>
        </w:r>
      </w:del>
      <w:r w:rsidR="002B5057" w:rsidRPr="001E7A27">
        <w:rPr>
          <w:rFonts w:cs="Times New Roman"/>
          <w:lang w:val="en-GB"/>
        </w:rPr>
        <w:t>hiatus (</w:t>
      </w:r>
      <w:ins w:id="1322" w:author="Ian Blenkinsop" w:date="2021-07-28T12:36:00Z">
        <w:r w:rsidR="004959D8" w:rsidRPr="001E7A27">
          <w:rPr>
            <w:rFonts w:cs="Times New Roman"/>
            <w:lang w:val="en-GB"/>
          </w:rPr>
          <w:t xml:space="preserve">Section </w:t>
        </w:r>
      </w:ins>
      <w:r w:rsidR="002B5057" w:rsidRPr="001E7A27">
        <w:rPr>
          <w:rFonts w:cs="Times New Roman"/>
          <w:lang w:val="en-GB"/>
        </w:rPr>
        <w:t>5.2.1.3.2).</w:t>
      </w:r>
      <w:del w:id="1323" w:author="Soapbox" w:date="2021-07-17T03:37:00Z">
        <w:r w:rsidR="002B5057" w:rsidRPr="001E7A27" w:rsidDel="00A16BC7">
          <w:rPr>
            <w:rFonts w:cs="Times New Roman"/>
            <w:lang w:val="en-GB"/>
          </w:rPr>
          <w:delText xml:space="preserve"> </w:delText>
        </w:r>
      </w:del>
      <w:r w:rsidR="002B5057" w:rsidRPr="001E7A27">
        <w:rPr>
          <w:rFonts w:cs="Times New Roman"/>
          <w:lang w:val="en-GB"/>
        </w:rPr>
        <w:t xml:space="preserve"> Observed increases in the amplitude of the seasonal cycle of ocean </w:t>
      </w:r>
      <w:commentRangeStart w:id="1324"/>
      <w:r w:rsidR="002B5057" w:rsidRPr="001E7A27">
        <w:rPr>
          <w:rFonts w:cs="Times New Roman"/>
          <w:lang w:val="en-GB"/>
        </w:rPr>
        <w:t>pCO</w:t>
      </w:r>
      <w:r w:rsidR="002B5057" w:rsidRPr="001E7A27">
        <w:rPr>
          <w:rFonts w:cs="Times New Roman"/>
          <w:vertAlign w:val="subscript"/>
          <w:lang w:val="en-GB"/>
        </w:rPr>
        <w:t>2</w:t>
      </w:r>
      <w:commentRangeEnd w:id="1324"/>
      <w:r w:rsidR="009C4380" w:rsidRPr="001E7A27">
        <w:rPr>
          <w:rStyle w:val="CommentReference"/>
          <w:lang w:val="en-GB"/>
        </w:rPr>
        <w:commentReference w:id="1324"/>
      </w:r>
      <w:r w:rsidR="002B5057" w:rsidRPr="001E7A27">
        <w:rPr>
          <w:rFonts w:cs="Times New Roman"/>
          <w:lang w:val="en-GB"/>
        </w:rPr>
        <w:t xml:space="preserve"> and reductions in the mean global buffering capacity provide </w:t>
      </w:r>
      <w:r w:rsidR="002B5057" w:rsidRPr="001E7A27">
        <w:rPr>
          <w:rFonts w:cs="Times New Roman"/>
          <w:i/>
          <w:iCs/>
          <w:lang w:val="en-GB"/>
        </w:rPr>
        <w:t>high confidence</w:t>
      </w:r>
      <w:r w:rsidR="002B5057" w:rsidRPr="001E7A27">
        <w:rPr>
          <w:rFonts w:cs="Times New Roman"/>
          <w:lang w:val="en-GB"/>
        </w:rPr>
        <w:t xml:space="preserve"> that </w:t>
      </w:r>
      <w:ins w:id="1325" w:author="Soapbox" w:date="2021-07-17T03:37:00Z">
        <w:r w:rsidR="00A16BC7" w:rsidRPr="001E7A27">
          <w:rPr>
            <w:rFonts w:cs="Times New Roman"/>
            <w:lang w:val="en-GB"/>
          </w:rPr>
          <w:t xml:space="preserve">the </w:t>
        </w:r>
      </w:ins>
      <w:r w:rsidR="002B5057" w:rsidRPr="001E7A27">
        <w:rPr>
          <w:rFonts w:cs="Times New Roman"/>
          <w:lang w:val="en-GB"/>
        </w:rPr>
        <w:t>growing CO</w:t>
      </w:r>
      <w:r w:rsidR="002B5057" w:rsidRPr="001E7A27">
        <w:rPr>
          <w:rFonts w:cs="Times New Roman"/>
          <w:vertAlign w:val="subscript"/>
          <w:lang w:val="en-GB"/>
        </w:rPr>
        <w:t>2</w:t>
      </w:r>
      <w:r w:rsidR="002B5057" w:rsidRPr="001E7A27">
        <w:rPr>
          <w:rFonts w:cs="Times New Roman"/>
          <w:lang w:val="en-GB"/>
        </w:rPr>
        <w:t xml:space="preserve"> </w:t>
      </w:r>
      <w:r w:rsidR="002B5057" w:rsidRPr="001E7A27">
        <w:rPr>
          <w:rFonts w:cs="Times New Roman"/>
          <w:lang w:val="en-GB"/>
        </w:rPr>
        <w:lastRenderedPageBreak/>
        <w:t>sink is also beginning to drive observable large-scale changes in ocean carbonate chemistry</w:t>
      </w:r>
      <w:r w:rsidR="007C274D" w:rsidRPr="001E7A27">
        <w:rPr>
          <w:rFonts w:cs="Times New Roman"/>
          <w:lang w:val="en-GB"/>
        </w:rPr>
        <w:t xml:space="preserve"> </w:t>
      </w:r>
      <w:r w:rsidR="007C274D"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"ITEM-1",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"mendeley" : { "formattedCitation" : "(Jiang et al., 2019)", "plainTextFormattedCitation" : "(Jiang et al., 2019)", "previouslyFormattedCitation" : "(Jiang et al., 2019)" }, "properties" : { "noteIndex" : 0 }, "schema" : "https://github.com/citation-style-language/schema/raw/master/csl-citation.json" }</w:instrText>
      </w:r>
      <w:r w:rsidR="007C274D" w:rsidRPr="001E7A27">
        <w:rPr>
          <w:rFonts w:cs="Times New Roman"/>
          <w:lang w:val="en-GB"/>
        </w:rPr>
        <w:fldChar w:fldCharType="separate"/>
      </w:r>
      <w:r w:rsidR="00025FA2" w:rsidRPr="001E7A27">
        <w:rPr>
          <w:rFonts w:cs="Times New Roman"/>
          <w:noProof/>
          <w:lang w:val="en-GB"/>
        </w:rPr>
        <w:t>(Jiang et al., 2019)</w:t>
      </w:r>
      <w:r w:rsidR="007C274D" w:rsidRPr="001E7A27">
        <w:rPr>
          <w:rFonts w:cs="Times New Roman"/>
          <w:lang w:val="en-GB"/>
        </w:rPr>
        <w:fldChar w:fldCharType="end"/>
      </w:r>
      <w:r w:rsidR="002B5057" w:rsidRPr="001E7A27">
        <w:rPr>
          <w:rFonts w:cs="Times New Roman"/>
          <w:lang w:val="en-GB"/>
        </w:rPr>
        <w:t>.</w:t>
      </w:r>
      <w:del w:id="1326" w:author="Soapbox" w:date="2021-07-17T03:37:00Z">
        <w:r w:rsidR="002B5057" w:rsidRPr="001E7A27" w:rsidDel="00A16BC7">
          <w:rPr>
            <w:rFonts w:cs="Times New Roman"/>
            <w:lang w:val="en-GB"/>
          </w:rPr>
          <w:delText xml:space="preserve"> </w:delText>
        </w:r>
      </w:del>
      <w:r w:rsidR="002B5057" w:rsidRPr="001E7A27">
        <w:rPr>
          <w:rFonts w:cs="Times New Roman"/>
          <w:lang w:val="en-GB"/>
        </w:rPr>
        <w:t xml:space="preserve"> However, there is </w:t>
      </w:r>
      <w:r w:rsidR="002B5057" w:rsidRPr="001E7A27">
        <w:rPr>
          <w:rFonts w:cs="Times New Roman"/>
          <w:i/>
          <w:iCs/>
          <w:lang w:val="en-GB"/>
        </w:rPr>
        <w:t>medium confidence</w:t>
      </w:r>
      <w:r w:rsidR="002B5057" w:rsidRPr="001E7A27">
        <w:rPr>
          <w:rFonts w:cs="Times New Roman"/>
          <w:lang w:val="en-GB"/>
        </w:rPr>
        <w:t xml:space="preserve"> that these changes</w:t>
      </w:r>
      <w:del w:id="1327" w:author="Soapbox" w:date="2021-07-17T03:38:00Z">
        <w:r w:rsidR="002B5057" w:rsidRPr="001E7A27" w:rsidDel="00A16BC7">
          <w:rPr>
            <w:rFonts w:cs="Times New Roman"/>
            <w:lang w:val="en-GB"/>
          </w:rPr>
          <w:delText>,</w:delText>
        </w:r>
      </w:del>
      <w:r w:rsidR="002B5057" w:rsidRPr="001E7A27">
        <w:rPr>
          <w:rFonts w:cs="Times New Roman"/>
          <w:lang w:val="en-GB"/>
        </w:rPr>
        <w:t xml:space="preserve"> which</w:t>
      </w:r>
      <w:ins w:id="1328" w:author="Soapbox" w:date="2021-07-17T03:38:00Z">
        <w:r w:rsidR="00A16BC7" w:rsidRPr="001E7A27">
          <w:rPr>
            <w:rFonts w:cs="Times New Roman"/>
            <w:lang w:val="en-GB"/>
          </w:rPr>
          <w:t>,</w:t>
        </w:r>
      </w:ins>
      <w:r w:rsidR="002B5057" w:rsidRPr="001E7A27">
        <w:rPr>
          <w:rFonts w:cs="Times New Roman"/>
          <w:lang w:val="en-GB"/>
        </w:rPr>
        <w:t xml:space="preserve"> depending on the emissions scenario</w:t>
      </w:r>
      <w:ins w:id="1329" w:author="Soapbox" w:date="2021-07-17T03:38:00Z">
        <w:r w:rsidR="00A16BC7" w:rsidRPr="001E7A27">
          <w:rPr>
            <w:rFonts w:cs="Times New Roman"/>
            <w:lang w:val="en-GB"/>
          </w:rPr>
          <w:t>,</w:t>
        </w:r>
      </w:ins>
      <w:r w:rsidR="002B5057" w:rsidRPr="001E7A27">
        <w:rPr>
          <w:rFonts w:cs="Times New Roman"/>
          <w:lang w:val="en-GB"/>
        </w:rPr>
        <w:t xml:space="preserve"> could drive future ocean feedbacks, are still too small to emerge from the historical multi-decadal observed growth rate of S</w:t>
      </w:r>
      <w:r w:rsidR="002B5057" w:rsidRPr="001E7A27">
        <w:rPr>
          <w:rFonts w:cs="Times New Roman"/>
          <w:vertAlign w:val="subscript"/>
          <w:lang w:val="en-GB"/>
        </w:rPr>
        <w:t>ocean</w:t>
      </w:r>
      <w:r w:rsidR="002B5057" w:rsidRPr="001E7A27">
        <w:rPr>
          <w:rFonts w:cs="Times New Roman"/>
          <w:lang w:val="en-GB"/>
        </w:rPr>
        <w:t xml:space="preserve"> </w:t>
      </w:r>
      <w:r w:rsidRPr="001E7A27">
        <w:rPr>
          <w:rFonts w:cs="Times New Roman"/>
          <w:lang w:val="en-GB"/>
        </w:rPr>
        <w:t>(</w:t>
      </w:r>
      <w:del w:id="1330" w:author="Soapbox" w:date="2021-07-17T03:39:00Z">
        <w:r w:rsidRPr="001E7A27" w:rsidDel="007B5A6C">
          <w:rPr>
            <w:rFonts w:cs="Times New Roman"/>
            <w:lang w:val="en-GB"/>
          </w:rPr>
          <w:delText xml:space="preserve">Figure 5.8a; </w:delText>
        </w:r>
      </w:del>
      <w:r w:rsidRPr="001E7A27">
        <w:rPr>
          <w:rFonts w:cs="Times New Roman"/>
          <w:lang w:val="en-GB"/>
        </w:rPr>
        <w:t>Sections 5.1.2; 5.3.2</w:t>
      </w:r>
      <w:ins w:id="1331" w:author="Ian Blenkinsop" w:date="2021-07-28T12:36:00Z">
        <w:r w:rsidR="004959D8" w:rsidRPr="001E7A27">
          <w:rPr>
            <w:rFonts w:cs="Times New Roman"/>
            <w:lang w:val="en-GB"/>
          </w:rPr>
          <w:t xml:space="preserve"> </w:t>
        </w:r>
      </w:ins>
      <w:del w:id="1332" w:author="Ian Blenkinsop" w:date="2021-07-28T12:36:00Z">
        <w:r w:rsidRPr="001E7A27" w:rsidDel="004959D8">
          <w:rPr>
            <w:rFonts w:cs="Times New Roman"/>
            <w:lang w:val="en-GB"/>
          </w:rPr>
          <w:delText xml:space="preserve">, </w:delText>
        </w:r>
      </w:del>
      <w:ins w:id="1333" w:author="Ian Blenkinsop" w:date="2021-07-28T12:36:00Z">
        <w:r w:rsidR="004959D8" w:rsidRPr="001E7A27">
          <w:rPr>
            <w:rFonts w:cs="Times New Roman"/>
            <w:lang w:val="en-GB"/>
          </w:rPr>
          <w:t xml:space="preserve">and </w:t>
        </w:r>
      </w:ins>
      <w:r w:rsidRPr="001E7A27">
        <w:rPr>
          <w:rFonts w:cs="Times New Roman"/>
          <w:lang w:val="en-GB"/>
        </w:rPr>
        <w:t>5.4.2</w:t>
      </w:r>
      <w:del w:id="1334" w:author="Ian Blenkinsop" w:date="2021-07-28T12:36:00Z">
        <w:r w:rsidRPr="001E7A27" w:rsidDel="004959D8">
          <w:rPr>
            <w:rFonts w:cs="Times New Roman"/>
            <w:lang w:val="en-GB"/>
          </w:rPr>
          <w:delText xml:space="preserve">; </w:delText>
        </w:r>
      </w:del>
      <w:ins w:id="1335" w:author="Ian Blenkinsop" w:date="2021-07-28T12:36:00Z">
        <w:r w:rsidR="004959D8" w:rsidRPr="001E7A27">
          <w:rPr>
            <w:rFonts w:cs="Times New Roman"/>
            <w:lang w:val="en-GB"/>
          </w:rPr>
          <w:t xml:space="preserve">, and </w:t>
        </w:r>
      </w:ins>
      <w:ins w:id="1336" w:author="Soapbox" w:date="2021-07-17T03:39:00Z">
        <w:r w:rsidR="007B5A6C" w:rsidRPr="001E7A27">
          <w:rPr>
            <w:rFonts w:cs="Times New Roman"/>
            <w:lang w:val="en-GB"/>
          </w:rPr>
          <w:t xml:space="preserve">Figure 5.8a; </w:t>
        </w:r>
      </w:ins>
      <w:r w:rsidRPr="001E7A27">
        <w:rPr>
          <w:rFonts w:cs="Times New Roman"/>
          <w:lang w:val="en-GB"/>
        </w:rPr>
        <w:t xml:space="preserve">SROCC </w:t>
      </w:r>
      <w:ins w:id="1337" w:author="Ian Blenkinsop" w:date="2021-07-28T12:36:00Z">
        <w:r w:rsidR="004959D8" w:rsidRPr="001E7A27">
          <w:rPr>
            <w:rFonts w:cs="Times New Roman"/>
            <w:lang w:val="en-GB"/>
          </w:rPr>
          <w:t xml:space="preserve">Section </w:t>
        </w:r>
      </w:ins>
      <w:r w:rsidRPr="001E7A27">
        <w:rPr>
          <w:rFonts w:cs="Times New Roman"/>
          <w:lang w:val="en-GB"/>
        </w:rPr>
        <w:t>5.2.2.3.2</w:t>
      </w:r>
      <w:ins w:id="1338" w:author="Soapbox" w:date="2021-07-17T03:39:00Z">
        <w:r w:rsidR="007B5A6C" w:rsidRPr="001E7A27">
          <w:rPr>
            <w:rFonts w:cs="Times New Roman"/>
            <w:lang w:val="en-GB"/>
          </w:rPr>
          <w:t>;</w:t>
        </w:r>
      </w:ins>
      <w:del w:id="1339" w:author="Soapbox" w:date="2021-07-17T03:39:00Z">
        <w:r w:rsidRPr="001E7A27" w:rsidDel="007B5A6C">
          <w:rPr>
            <w:rFonts w:cs="Times New Roman"/>
            <w:lang w:val="en-GB"/>
          </w:rPr>
          <w:delText>)</w:delText>
        </w:r>
        <w:r w:rsidRPr="001E7A27" w:rsidDel="007B5A6C">
          <w:rPr>
            <w:rFonts w:cs="Times New Roman"/>
            <w:b/>
            <w:lang w:val="en-GB"/>
          </w:rPr>
          <w:delText xml:space="preserve"> </w:delText>
        </w:r>
      </w:del>
      <w:r w:rsidRPr="001E7A27">
        <w:rPr>
          <w:rFonts w:cs="Times New Roman"/>
          <w:b/>
          <w:lang w:val="en-GB"/>
        </w:rPr>
        <w:fldChar w:fldCharType="begin" w:fldLock="1"/>
      </w:r>
      <w:r w:rsidR="00747167" w:rsidRPr="001E7A27">
        <w:rPr>
          <w:rFonts w:cs="Times New Roman"/>
          <w:lang w:val="en-GB"/>
        </w:rPr>
        <w:instrText>ADDIN CSL_CITATION { "citationItems" : [ { "id" : "ITEM-1", "itemData" : { "DOI" : "10.5670/oceanog.2014.16", "ISSN" : "10428275", "author" : [ { "dropping-particle" : "", "family" : "Bates", "given" : "Nicholas", "non-dropping-particle" : "", "parse-names" : false, "suffix" : "" }, { "dropping-particle" : "", "family" : "Astor", "given" : "Yrene", "non-dropping-particle" : "", "parse-names" : false, "suffix" : "" }, { "dropping-particle" : "", "family" : "Church", "given" : "Matthew", "non-dropping-particle" : "", "parse-names" : false, "suffix" : "" }, { "dropping-particle" : "", "family" : "Currie", "given" : "Kim", "non-dropping-particle" : "", "parse-names" : false, "suffix" : "" }, { "dropping-particle" : "", "family" : "Dore", "given" : "John", "non-dropping-particle" : "", "parse-names" : false, "suffix" : "" }, { "dropping-particle" : "", "family" : "Gona\u00e1lez-D\u00e1vila", "given" : "Melchor", "non-dropping-particle" : "", "parse-names" : false, "suffix" : "" }, { "dropping-particle" : "", "family" : "Lorenzoni", "given" : "Laura", "non-dropping-particle" : "", "parse-names" : false, "suffix" : "" }, { "dropping-particle" : "", "family" : "Muller-Karger", "given" : "Frank", "non-dropping-particle" : "", "parse-names" : false, "suffix" : "" }, { "dropping-particle" : "", "family" : "Olafsson", "given" : "Jon", "non-dropping-particle" : "", "parse-names" : false, "suffix" : "" }, { "dropping-particle" : "", "family" : "Santa-Casiano", "given" : "Magdalena", "non-dropping-particle" : "", "parse-names" : false, "suffix" : "" } ], "container-title" : "Oceanography", "id" : "ITEM-1", "issue" : "1", "issued" : { "date-parts" : [ [ "2014", "3", "1" ] ] }, "note" : "From Duplicate 1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Gona\u00e1lez-D\u00e1vila, Melchor; Lorenzoni, Laura; Muller-Karger, Frank; Olafsson, Jon; Santa-Casiano, Magdalena; Gonz\u00e1lez-D\u00e1vila,, Melchor; Laura, Lorenzoni; Muller-Karger, Frank; Olafsson, Jon; Santana-Casiano, J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3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 "page" : "126-141", "title" : "A Time-Series View of Changing Ocean Chemistry Due to Ocean Uptake of Anthropogenic CO2 and Ocean Acidification", "translator" : [ { "dropping-particle" : "", "family" : "L7251", "given" : "", "non-dropping-particle" : "", "parse-names" : false, "suffix" : "" } ], "type" : "article-journal", "volume" : "27" }, "uris" : [ "http://www.mendeley.com/documents/?uuid=046dedd8-cf1f-4be6-b8fc-9859e0068e9d" ] }, { "id" : "ITEM-2", "itemData" : { "DOI" : "10.5194/bg-13-5065-2016", "ISSN" : "1726-4189", "abstract" : "Abstract. One of the major challenges to assessing the impact of ocean acidification on marine life is detecting and interpreting long-term change in the context of natural variability. This study addresses this need through a global synthesis of monthly pH and aragonite saturation state (\u03a9arag) climatologies for 12 open ocean, coastal, and coral reef locations using 3-hourly moored observations of surface seawater partial pressure of CO2 and pH collected together since as early as 2010. Mooring observations suggest open ocean subtropical and subarctic sites experience present-day surface pH and \u03a9arag conditions outside the bounds of preindustrial variability throughout most, if not all, of the year. In general, coastal mooring sites experience more natural variability and thus, more overlap with preindustrial conditions; however, present-day \u03a9arag conditions surpass biologically relevant thresholds associated with ocean acidification impacts on Mytilus californianus (\u03a9arag&amp;lt;1.8) and Crassostrea gigas (\u03a9arag&amp;lt;2.0) larvae in the California Current Ecosystem (CCE) and Mya arenaria larvae in the Gulf of Maine (\u03a9arag&amp;lt;1.6). At the most variable mooring locations in coastal systems of the CCE, subseasonal conditions approached \u03a9arag = 1. Global and regional models and data syntheses of ship-based observations tended to underestimate seasonal variability compared to mooring observations. Efforts such as this to characterize all patterns of pH and \u03a9arag variability and change at key locations are fundamental to assessing present-day biological impacts of ocean acidification, further improving experimental design to interrogate organism response under real-world conditions, and improving predictive models and vulnerability assessments seeking to quantify the broader impacts of ocean acidification.", "author" : [ { "dropping-particle" : "", "family" : "Sutton", "given" : "Adrienne J.", "non-dropping-particle" : "", "parse-names" : false, "suffix" : "" }, { "dropping-particle" : "", "family" : "Sabine", "given" : "Christopher L.", "non-dropping-particle" : "", "parse-names" : false, "suffix" : "" }, { "dropping-particle" : "", "family" : "Feely", "given" : "Richard A.", "non-dropping-particle" : "", "parse-names" : false, "suffix" : "" }, { "dropping-particle" : "", "family" : "Cai", "given" : "Wei-Jun", "non-dropping-particle" : "", "parse-names" : false, "suffix" : "" }, { "dropping-particle" : "", "family" : "Cronin", "given" : "Meghan F.", "non-dropping-particle" : "", "parse-names" : false, "suffix" : "" }, { "dropping-particle" : "", "family" : "McPhaden", "given" : "Michael J.", "non-dropping-particle" : "", "parse-names" : false, "suffix" : "" }, { "dropping-particle" : "", "family" : "Morell", "given" : "Julio M.", "non-dropping-particle" : "", "parse-names" : false, "suffix" : "" }, { "dropping-particle" : "", "family" : "Newton", "given" : "Jan A.", "non-dropping-particle" : "", "parse-names" : false, "suffix" : "" }, { "dropping-particle" : "", "family" : "Noh", "given" : "Jae-Hoon", "non-dropping-particle" : "", "parse-names" : false, "suffix" : "" }, { "dropping-particle" : "", "family" : "\u00d3lafsd\u00f3ttir", "given" : "S\u00f3lveig R.", "non-dropping-particle" : "", "parse-names" : false, "suffix" : "" }, { "dropping-particle" : "", "family" : "Salisbury", "given" : "Joseph E.", "non-dropping-particle" : "", "parse-names" : false, "suffix" : "" }, { "dropping-particle" : "", "family" : "Send", "given" : "Uwe", "non-dropping-particle" : "", "parse-names" : false, "suffix" : "" }, { "dropping-particle" : "", "family" : "Vandemark", "given" : "Douglas C.", "non-dropping-particle" : "", "parse-names" : false, "suffix" : "" }, { "dropping-particle" : "", "family" : "Weller", "given" : "Robert A.", "non-dropping-particle" : "", "parse-names" : false, "suffix" : "" } ], "container-title" : "Biogeosciences", "id" : "ITEM-2", "issue" : "17", "issued" : { "date-parts" : [ [ "2016", "9", "13" ] ] }, "page" : "5065-5083", "title" : "Using present-day observations to detect when anthropogenic change forces surface ocean carbonate chemistry outside preindustrial bounds", "translator" : [ { "dropping-particle" : "", "family" : "L5048", "given" : "", "non-dropping-particle" : "", "parse-names" : false, "suffix" : "" } ], "type" : "article-journal", "volume" : "13" }, "uris" : [ "http://www.mendeley.com/documents/?uuid=a6172779-e61c-4955-8869-135754357ad3" ] }, { "id" : "ITEM-3", "itemData" : { "DOI" : "10.1038/s41558-017-0057-x", "ISSN" : "1758-678X", "abstract" : "The increase of atmospheric CO2 (ref. 1) has been predicted to impact the seasonal cycle of inorganic carbon in the global ocean2,3, yet the observational evidence to verify this prediction has been missing. Here, using an observation-based product of the oceanic partial pressure of CO2 (pCO2) covering the past 34 years, we find that the winter-to-summer difference of the pCO2 has increased on average by 2.2 \u00b1 0.4 \u03bcatm per decade from 1982 to 2015 poleward of 10\u00b0 latitude. This is largely in agreement with the trend expected from thermodynamic considerations. Most of the increase stems from the seasonality of the drivers acting on an increasing oceanic pCO2 caused by the uptake of anthropogenic CO2 from the atmosphere. In the high latitudes, the concurrent ocean-acidification-induced changes in the buffer capacity of the ocean enhance this effect. This strengthening of the seasonal winter-to-summer difference pushes the global ocean towards critical thresholds earlier, inducing stress to ocean ecosystems and fisheries4. Our study provides observational evidence for this strengthening seasonal difference in the oceanic carbon cycle on a global scale, illustrating the inevitable consequences of anthropogenic CO2 emissions.",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"dropping-particle" : "", "family" : "Stemmler", "given" : "Irene", "non-dropping-particle" : "", "parse-names" : false, "suffix" : "" }, { "dropping-particle" : "", "family" : "Six", "given" : "Katharina D", "non-dropping-particle" : "", "parse-names" : false, "suffix" : "" } ], "container-title" : "Nature Climate Change", "id" : "ITEM-3", "issue" : "2", "issued" : { "date-parts" : [ [ "2018", "2" ] ] }, "page" : "146-150", "title" : "Strengthening seasonal marine CO2 variations due to increasing atmospheric CO2", "translator" : [ { "dropping-particle" : "", "family" : "L4179", "given" : "", "non-dropping-particle" : "", "parse-names" : false, "suffix" : "" } ], "type" : "article-journal", "volume" : "8" }, "uris" : [ "http://www.mendeley.com/documents/?uuid=f8445dde-dff6-303a-8365-a9622d137eab" ] }, { "id" : "ITEM-4", "itemData" : { "DOI" : "10.1002/2017GL074389", "ISSN" : "00948276", "author" : [ { "dropping-particle" : "", "family" : "Fassbender", "given" : "Andrea J.", "non-dropping-particle" : "", "parse-names" : false, "suffix" : "" }, { "dropping-particle" : "", "family" : "Sabine", "given" : "Christopher L.", "non-dropping-particle" : "", "parse-names" : false, "suffix" : "" }, { "dropping-particle" : "", "family" : "Palevsky", "given" : "Hilary I.", "non-dropping-particle" : "", "parse-names" : false, "suffix" : "" } ], "container-title" : "Geophysical Research Letters", "id" : "ITEM-4", "issue" : "16", "issued" : { "date-parts" : [ [ "2017", "8", "28" ] ] }, "page" : "8404-8413", "title" : "Nonuniform ocean acidification and attenuation of the ocean carbon sink", "translator" : [ { "dropping-particle" : "", "family" : "L5038", "given" : "", "non-dropping-particle" : "", "parse-names" : false, "suffix" : "" } ], "type" : "article-journal", "volume" : "44" }, "uris" : [ "http://www.mendeley.com/documents/?uuid=5e41222a-2ad5-4ef0-97ba-6960752bf78d" ] }, { "id" : "ITEM-5",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w:instrText>
      </w:r>
      <w:r w:rsidR="00747167" w:rsidRPr="001E7A27">
        <w:rPr>
          <w:rFonts w:cs="Times New Roman"/>
          <w:lang w:val="en-GB"/>
          <w:rPrChange w:id="1340" w:author="Clotilde Pean" w:date="2021-09-06T10:08:00Z">
            <w:rPr>
              <w:rFonts w:cs="Times New Roman"/>
            </w:rPr>
          </w:rPrChange>
        </w:rPr>
        <w:instrText>y"</w:instrText>
      </w:r>
      <w:r w:rsidR="00747167" w:rsidRPr="001E7A27">
        <w:rPr>
          <w:rFonts w:cs="Times New Roman"/>
          <w:lang w:val="en-GB"/>
        </w:rPr>
        <w:instrText xml:space="preserve">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"ITEM-5",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"mendeley" : { "formattedCitation" : "(Bates et al., 2014; Sutton et al., 2016; Fassbender et al., 2017; Landsch\u00fctzer et al., 2018; Jiang et al., 2019)", "plainTextFormattedCitation" : "(Bates et al., 2014; Sutton et al., 2016; Fassbender et al., 2017; Landsch\u00fctzer et al., 2018; Jiang et al., 2019)", "previouslyFormattedCitation" : "(Bates et al., 2014; Sutton et al., 2016; Fassbender et al., 2017; Landsch\u00fctzer et al., 2018; Jiang et al., 2019)" }, "properties" : { "noteIndex" : 0 }, "schema" : "https://github.com/citation-style-language/schema/raw/master/csl-citation.json" }</w:instrText>
      </w:r>
      <w:r w:rsidRPr="001E7A27">
        <w:rPr>
          <w:rFonts w:cs="Times New Roman"/>
          <w:b/>
          <w:lang w:val="en-GB"/>
        </w:rPr>
        <w:fldChar w:fldCharType="separate"/>
      </w:r>
      <w:ins w:id="1341" w:author="Soapbox" w:date="2021-07-17T03:40:00Z">
        <w:r w:rsidR="007B5A6C" w:rsidRPr="001E7A27">
          <w:rPr>
            <w:rFonts w:cs="Times New Roman"/>
            <w:noProof/>
            <w:lang w:val="en-GB"/>
          </w:rPr>
          <w:t xml:space="preserve"> </w:t>
        </w:r>
      </w:ins>
      <w:del w:id="1342" w:author="Soapbox" w:date="2021-07-17T03:40:00Z">
        <w:r w:rsidR="00025FA2" w:rsidRPr="001E7A27" w:rsidDel="007B5A6C">
          <w:rPr>
            <w:rFonts w:cs="Times New Roman"/>
            <w:noProof/>
            <w:lang w:val="en-GB"/>
          </w:rPr>
          <w:delText>(</w:delText>
        </w:r>
      </w:del>
      <w:r w:rsidR="00025FA2" w:rsidRPr="001E7A27">
        <w:rPr>
          <w:rFonts w:cs="Times New Roman"/>
          <w:noProof/>
          <w:lang w:val="en-GB"/>
        </w:rPr>
        <w:t>Bates et al., 2014; Sutton et al., 2016; Fassbender et al., 2017; Landschützer et al., 2018; Jiang et al., 2019)</w:t>
      </w:r>
      <w:r w:rsidRPr="001E7A27">
        <w:rPr>
          <w:rFonts w:cs="Times New Roman"/>
          <w:b/>
          <w:lang w:val="en-GB"/>
        </w:rPr>
        <w:fldChar w:fldCharType="end"/>
      </w:r>
      <w:r w:rsidRPr="001E7A27">
        <w:rPr>
          <w:rFonts w:cs="Times New Roman"/>
          <w:lang w:val="en-GB"/>
        </w:rPr>
        <w:t>. A recent model-based study suggests that re-emergence of previously stored anthropogenic CO</w:t>
      </w:r>
      <w:r w:rsidRPr="001E7A27">
        <w:rPr>
          <w:rFonts w:cs="Times New Roman"/>
          <w:vertAlign w:val="subscript"/>
          <w:lang w:val="en-GB"/>
        </w:rPr>
        <w:t>2</w:t>
      </w:r>
      <w:r w:rsidRPr="001E7A27">
        <w:rPr>
          <w:rFonts w:cs="Times New Roman"/>
          <w:lang w:val="en-GB"/>
        </w:rPr>
        <w:t xml:space="preserve"> is </w:t>
      </w:r>
      <w:del w:id="1343" w:author="Soapbox" w:date="2021-07-17T03:40:00Z">
        <w:r w:rsidRPr="001E7A27" w:rsidDel="003816AB">
          <w:rPr>
            <w:rFonts w:cs="Times New Roman"/>
            <w:lang w:val="en-GB"/>
          </w:rPr>
          <w:delText xml:space="preserve">both </w:delText>
        </w:r>
      </w:del>
      <w:r w:rsidRPr="001E7A27">
        <w:rPr>
          <w:rFonts w:cs="Times New Roman"/>
          <w:lang w:val="en-GB"/>
        </w:rPr>
        <w:t>changing the buffering capacity of the mixed layer and reducing the ocean sink for anthropogenic CO</w:t>
      </w:r>
      <w:r w:rsidRPr="001E7A27">
        <w:rPr>
          <w:rFonts w:cs="Times New Roman"/>
          <w:vertAlign w:val="subscript"/>
          <w:lang w:val="en-GB"/>
        </w:rPr>
        <w:t>2</w:t>
      </w:r>
      <w:r w:rsidRPr="001E7A27">
        <w:rPr>
          <w:rFonts w:cs="Times New Roman"/>
          <w:lang w:val="en-GB"/>
        </w:rPr>
        <w:t xml:space="preserve"> during the historical period </w:t>
      </w:r>
      <w:r w:rsidR="00AF2E22" w:rsidRPr="001E7A27">
        <w:rPr>
          <w:rFonts w:eastAsia="MinionPro-Regular" w:cs="Times New Roman"/>
          <w:lang w:val="en-GB" w:eastAsia="ja-JP"/>
        </w:rPr>
        <w:fldChar w:fldCharType="begin" w:fldLock="1"/>
      </w:r>
      <w:r w:rsidR="00747167" w:rsidRPr="001E7A27">
        <w:rPr>
          <w:rFonts w:eastAsia="MinionPro-Regular" w:cs="Times New Roman"/>
          <w:lang w:val="en-GB" w:eastAsia="ja-JP"/>
        </w:rPr>
        <w:instrText>ADDIN CSL_CITATION { "citationItems" : [ { "id" : "ITEM-1", "itemData" : { "DOI" : "10.1029/2020GL089275", "ISSN" : "0094-8276", "abstract" : "A positive marine chemistry-climate feedback was originally proposed by Revelle and Suess (1957, https://doi.org/10.3402/tellusa.v9i1.9075), whereby the invasion flux of anthropogenic carbon into the ocean serves to inhibit future marine CO2 uptake through reductions to the buffering capacity of surface seawater. Here we use an ocean circulation-carbon cycle model to identify an upper limit on the impact of reemergence of anthropogenic carbon into the ocean's mixed layer on the cumulative airborne fraction of CO2 in the atmosphere. We find under an RCP8.5 emissions pathway (with steady circulation) that the cumulative airborne fraction of CO2 has a sevenfold reduction by 2100 when the CO2 buffering capacity of surface seawater is maintained at preindustrial levels. Our results indicate that the effect of reemergence of anthropogenic carbon into the mixed layer on the buffering capacity of CO2 amplifies the transient climate sensitivity of the Earth system.", "author" : [ { "dropping-particle" : "", "family" : "Rodgers", "given" : "K. B.", "non-dropping-particle" : "", "parse-names" : false, "suffix" : "" }, { "dropping-particle" : "", "family" : "Schlunegger", "given" : "S.", "non-dropping-particle" : "", "parse-names" : false, "suffix" : "" }, { "dropping-particle" : "", "family" : "Slater", "given" : "R. D.", "non-dropping-particle" : "", "parse-names" : false, "suffix" : "" }, { "dropping-particle" : "", "family" : "Ishii", "given" : "M.", "non-dropping-particle" : "", "parse-names" : false, "suffix" : "" }, { "dropping-particle" : "", "family" : "Fr\u00f6licher", "given" : "T. L.", "non-dropping-particle" : "", "parse-names" : false, "suffix" : "" }, { "dropping-particle" : "", "family" : "Toyama", "given" : "K.", "non-dropping-particle" : "", "parse-names" : false, "suffix" : "" }, { "dropping-particle" : "", "family" : "Plancherel", "given" : "Y.", "non-dropping-particle" : "", "parse-names" : false, "suffix" : "" }, { "dropping-particle" : "", "family" : "Aumont", "given" : "O.", "non-dropping-particle" : "", "parse-names" : false, "suffix" : "" }, { "dropping-particle" : "", "family" : "Fassbender", "given" : "A. J.", "non-dropping-particle" : "", "parse-names" : false, "suffix" : "" } ], "container-title" : "Geophysical Research Letters", "id" : "ITEM-1", "issue" : "18", "issued" : { "date-parts" : [ [ "2020", "9", "28" ] ] }, "publisher" : "Blackwell Publishing Ltd", "title" : "Reemergence of Anthropogenic Carbon Into the Ocean's Mixed Layer Strongly Amplifies Transient Climate Sensitivity", "translator" : [ { "dropping-particle" : "", "family" : "L6849", "given" : "", "non-dropping-particle" : "", "parse-names" : false, "suffix" : "" } ], "type" : "article-journal", "volume" : "47" }, "uris" : [ "http://www.mendeley.com/documents/?uuid=a2d3a359-37cf-3938-98b4-668ba7ebec19" ] } ], "mendeley" : { "formattedCitation" : "(Rodgers et al., 2020)", "plainTextFormattedCitation" : "(Rodgers et al., 2020)", "previouslyFormattedCitation" : "(Rodgers et al., 2020)" }, "properties" : { "noteIndex" : 0 }, "schema" : "https://github.com/citation-style-language/schema/raw/master/csl-citation.json" }</w:instrText>
      </w:r>
      <w:r w:rsidR="00AF2E22" w:rsidRPr="001E7A27">
        <w:rPr>
          <w:rFonts w:eastAsia="MinionPro-Regular" w:cs="Times New Roman"/>
          <w:lang w:val="en-GB" w:eastAsia="ja-JP"/>
        </w:rPr>
        <w:fldChar w:fldCharType="separate"/>
      </w:r>
      <w:r w:rsidR="00025FA2" w:rsidRPr="001E7A27">
        <w:rPr>
          <w:rFonts w:eastAsia="MinionPro-Regular" w:cs="Times New Roman"/>
          <w:noProof/>
          <w:lang w:val="en-GB" w:eastAsia="ja-JP"/>
        </w:rPr>
        <w:t>(Rodgers et al., 2020)</w:t>
      </w:r>
      <w:r w:rsidR="00AF2E22" w:rsidRPr="001E7A27">
        <w:rPr>
          <w:rFonts w:eastAsia="MinionPro-Regular" w:cs="Times New Roman"/>
          <w:lang w:val="en-GB" w:eastAsia="ja-JP"/>
        </w:rPr>
        <w:fldChar w:fldCharType="end"/>
      </w:r>
      <w:r w:rsidR="00AF2E22" w:rsidRPr="001E7A27">
        <w:rPr>
          <w:rFonts w:eastAsia="MinionPro-Regular" w:cs="Times New Roman"/>
          <w:lang w:val="en-GB" w:eastAsia="ja-JP"/>
        </w:rPr>
        <w:t xml:space="preserve">. </w:t>
      </w:r>
      <w:r w:rsidRPr="001E7A27">
        <w:rPr>
          <w:rFonts w:cs="Times New Roman"/>
          <w:lang w:val="en-GB"/>
        </w:rPr>
        <w:t>This trend is not reflected in observations-based products (</w:t>
      </w:r>
      <w:commentRangeStart w:id="1344"/>
      <w:r w:rsidRPr="001E7A27">
        <w:rPr>
          <w:rFonts w:cs="Times New Roman"/>
          <w:lang w:val="en-GB"/>
        </w:rPr>
        <w:t>Figure 5.8</w:t>
      </w:r>
      <w:commentRangeEnd w:id="1344"/>
      <w:r w:rsidR="005A3EE7" w:rsidRPr="001E7A27">
        <w:rPr>
          <w:rStyle w:val="CommentReference"/>
          <w:lang w:val="en-GB"/>
        </w:rPr>
        <w:commentReference w:id="1344"/>
      </w:r>
      <w:r w:rsidRPr="001E7A27">
        <w:rPr>
          <w:rFonts w:cs="Times New Roman"/>
          <w:lang w:val="en-GB"/>
        </w:rPr>
        <w:t xml:space="preserve">), so we attribute a </w:t>
      </w:r>
      <w:r w:rsidRPr="001E7A27">
        <w:rPr>
          <w:rFonts w:cs="Times New Roman"/>
          <w:i/>
          <w:iCs/>
          <w:lang w:val="en-GB"/>
        </w:rPr>
        <w:t>low confidence</w:t>
      </w:r>
      <w:r w:rsidRPr="001E7A27">
        <w:rPr>
          <w:rFonts w:cs="Times New Roman"/>
          <w:lang w:val="en-GB"/>
        </w:rPr>
        <w:t>.</w:t>
      </w:r>
    </w:p>
    <w:p w14:paraId="0D94821A" w14:textId="77777777" w:rsidR="00D537D5" w:rsidRPr="001E7A27" w:rsidRDefault="00D537D5" w:rsidP="005C7F25">
      <w:pPr>
        <w:pStyle w:val="AR6BodyText"/>
        <w:rPr>
          <w:rFonts w:cs="Times New Roman"/>
          <w:b/>
          <w:lang w:val="en-GB"/>
        </w:rPr>
      </w:pPr>
    </w:p>
    <w:p w14:paraId="154FDB04" w14:textId="1487ED30" w:rsidR="00D537D5" w:rsidRPr="001E7A27" w:rsidRDefault="00D537D5" w:rsidP="005C7F25">
      <w:pPr>
        <w:pStyle w:val="AR6BodyText"/>
        <w:rPr>
          <w:rFonts w:cs="Times New Roman"/>
          <w:color w:val="000000" w:themeColor="text1"/>
          <w:lang w:val="en-GB"/>
        </w:rPr>
      </w:pPr>
      <w:r w:rsidRPr="001E7A27">
        <w:rPr>
          <w:rFonts w:cs="Times New Roman"/>
          <w:color w:val="000000" w:themeColor="text1"/>
          <w:lang w:val="en-GB"/>
        </w:rPr>
        <w:t xml:space="preserve">The second assessment approach makes use of </w:t>
      </w:r>
      <w:del w:id="1345" w:author="Soapbox" w:date="2021-07-17T03:40:00Z">
        <w:r w:rsidRPr="001E7A27" w:rsidDel="003816AB">
          <w:rPr>
            <w:rFonts w:cs="Times New Roman"/>
            <w:color w:val="000000" w:themeColor="text1"/>
            <w:lang w:val="en-GB"/>
          </w:rPr>
          <w:delText xml:space="preserve">6 </w:delText>
        </w:r>
      </w:del>
      <w:ins w:id="1346" w:author="Soapbox" w:date="2021-07-17T03:40:00Z">
        <w:r w:rsidR="003816AB" w:rsidRPr="001E7A27">
          <w:rPr>
            <w:rFonts w:cs="Times New Roman"/>
            <w:color w:val="000000" w:themeColor="text1"/>
            <w:lang w:val="en-GB"/>
          </w:rPr>
          <w:t xml:space="preserve">six </w:t>
        </w:r>
      </w:ins>
      <w:r w:rsidRPr="001E7A27">
        <w:rPr>
          <w:rFonts w:cs="Times New Roman"/>
          <w:color w:val="000000" w:themeColor="text1"/>
          <w:lang w:val="en-GB"/>
        </w:rPr>
        <w:t>independent methods to constrain the mean decadal ocean sink over the period 1990–2019 (Figure 5.8b). This provides a multi-decadal advance on the 1990</w:t>
      </w:r>
      <w:r w:rsidR="00FB6208" w:rsidRPr="001E7A27">
        <w:rPr>
          <w:rFonts w:cs="Times New Roman"/>
          <w:color w:val="000000" w:themeColor="text1"/>
          <w:lang w:val="en-GB"/>
        </w:rPr>
        <w:t>–</w:t>
      </w:r>
      <w:r w:rsidRPr="001E7A27">
        <w:rPr>
          <w:rFonts w:cs="Times New Roman"/>
          <w:color w:val="000000" w:themeColor="text1"/>
          <w:lang w:val="en-GB"/>
        </w:rPr>
        <w:t>1999 decadal constraint from</w:t>
      </w:r>
      <w:r w:rsidR="00F22568" w:rsidRPr="001E7A27">
        <w:rPr>
          <w:rFonts w:cs="Times New Roman"/>
          <w:color w:val="000000" w:themeColor="text1"/>
          <w:lang w:val="en-GB"/>
        </w:rPr>
        <w:t xml:space="preserve"> </w:t>
      </w:r>
      <w:r w:rsidR="00F22568"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"ISBN" : "9780521880091", "author" : [ { "dropping-particle" : "", "family" : "Denman", "given" : "Kenneth L", "non-dropping-particle" : "", "parse-names" : false, "suffix" : "" }, { "dropping-particle" : "", "family" : "Brasseur", "given" : "Guy P", "non-dropping-particle" : "", "parse-names" : false, "suffix" : "" }, { "dropping-particle" : "", "family" : "Chidthaisong", "given" : "Amnat", "non-dropping-particle" : "", "parse-names" : false, "suffix" : "" }, { "dropping-particle" : "", "family" : "Ciais", "given" : "Philippe", "non-dropping-particle" : "", "parse-names" : false, "suffix" : "" }, { "dropping-particle" : "", "family" : "Cox", "given" : "Peter M", "non-dropping-particle" : "", "parse-names" : false, "suffix" : "" }, { "dropping-particle" : "", "family" : "Dickinson", "given" : "Robert E", "non-dropping-particle" : "", "parse-names" : false, "suffix" : "" }, { "dropping-particle" : "", "family" : "Hauglustaine", "given" : "Didier A", "non-dropping-particle" : "", "parse-names" : false, "suffix" : "" }, { "dropping-particle" : "", "family" : "Heinze", "given" : "Christoph", "non-dropping-particle" : "", "parse-names" : false, "suffix" : "" }, { "dropping-particle" : "", "family" : "Holland", "given" : "Elisabeth A", "non-dropping-particle" : "", "parse-names" : false, "suffix" : "" }, { "dropping-particle" : "", "family" : "Jacob", "given" : "Daniel J", "non-dropping-particle" : "", "parse-names" : false, "suffix" : "" }, { "dropping-particle" : "", "family" : "Lohmann", "given" : "Ulrike", "non-dropping-particle" : "", "parse-names" : false, "suffix" : "" }, { "dropping-particle" : "", "family" : "Ramachandran", "given" : "Srikanthan", "non-dropping-particle" : "", "parse-names" : false, "suffix" : "" }, { "dropping-particle" : "", "family" : "Silva Dias", "given" : "Pedro", "non-dropping-particle" : "da", "parse-names" : false, "suffix" : "" }, { "dropping-particle" : "", "family" : "Wofsy", "given" : "Steven C", "non-dropping-particle" : "", "parse-names" : false, "suffix" : "" }, { "dropping-particle" : "", "family" : "Zhang", "given" : "XiaoYe", "non-dropping-particle" : "", "parse-names" : false, "suffix" : "" }, { "dropping-particle" : "", "family" : "Steffen", "given" : "Will",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"499-588", "publisher" : "Cambridge University Press", "publisher-place" : "Cambridge, United Kingdom and New York, NY, USA", "title" : "Couplings Between Changes in the Climate System and Biogeochemistry", "translator" : [ { "dropping-particle" : "", "family" : "L7331", "given" : "Rt13", "non-dropping-particle" : "", "parse-names" : false, "suffix" : "" } ], "type" : "chapter" }, "uris" : [ "http://www.mendeley.com/documents/?uuid=93f85132-355b-3885-ad59-81f3682d3913" ] } ], "mendeley" : { "formattedCitation" : "(Denman et al., 2007)", "plainTextFormattedCitation" : "(Denman et al., 2007)", "previouslyFormattedCitation" : "(Denman et al., 2007)" }, "properties" : { "noteIndex" : 0 }, "schema" : "https://github.com/citation-style-language/schema/raw/master/csl-citation.json" }</w:instrText>
      </w:r>
      <w:r w:rsidR="00F22568" w:rsidRPr="001E7A27">
        <w:rPr>
          <w:rFonts w:cs="Times New Roman"/>
          <w:color w:val="000000" w:themeColor="text1"/>
          <w:lang w:val="en-GB"/>
        </w:rPr>
        <w:fldChar w:fldCharType="separate"/>
      </w:r>
      <w:r w:rsidR="00025FA2" w:rsidRPr="001E7A27">
        <w:rPr>
          <w:rFonts w:cs="Times New Roman"/>
          <w:noProof/>
          <w:color w:val="000000" w:themeColor="text1"/>
          <w:lang w:val="en-GB"/>
        </w:rPr>
        <w:t>(Denman et al., 2007)</w:t>
      </w:r>
      <w:r w:rsidR="00F22568" w:rsidRPr="001E7A27">
        <w:rPr>
          <w:rFonts w:cs="Times New Roman"/>
          <w:color w:val="000000" w:themeColor="text1"/>
          <w:lang w:val="en-GB"/>
        </w:rPr>
        <w:fldChar w:fldCharType="end"/>
      </w:r>
      <w:r w:rsidR="00F22568" w:rsidRPr="001E7A27">
        <w:rPr>
          <w:rFonts w:cs="Times New Roman"/>
          <w:color w:val="000000" w:themeColor="text1"/>
          <w:lang w:val="en-GB"/>
        </w:rPr>
        <w:t xml:space="preserve"> t</w:t>
      </w:r>
      <w:r w:rsidRPr="001E7A27">
        <w:rPr>
          <w:rFonts w:cs="Times New Roman"/>
          <w:color w:val="000000" w:themeColor="text1"/>
          <w:lang w:val="en-GB"/>
        </w:rPr>
        <w:t xml:space="preserve">hat </w:t>
      </w:r>
      <w:del w:id="1347" w:author="Soapbox" w:date="2021-07-17T03:41:00Z">
        <w:r w:rsidRPr="001E7A27" w:rsidDel="003816AB">
          <w:rPr>
            <w:rFonts w:cs="Times New Roman"/>
            <w:color w:val="000000" w:themeColor="text1"/>
            <w:lang w:val="en-GB"/>
          </w:rPr>
          <w:delText xml:space="preserve">have </w:delText>
        </w:r>
      </w:del>
      <w:ins w:id="1348" w:author="Soapbox" w:date="2021-07-17T03:41:00Z">
        <w:r w:rsidR="003816AB" w:rsidRPr="001E7A27">
          <w:rPr>
            <w:rFonts w:cs="Times New Roman"/>
            <w:color w:val="000000" w:themeColor="text1"/>
            <w:lang w:val="en-GB"/>
          </w:rPr>
          <w:t xml:space="preserve">has </w:t>
        </w:r>
      </w:ins>
      <w:r w:rsidRPr="001E7A27">
        <w:rPr>
          <w:rFonts w:cs="Times New Roman"/>
          <w:color w:val="000000" w:themeColor="text1"/>
          <w:lang w:val="en-GB"/>
        </w:rPr>
        <w:t>been widely used as a model constraint for GOBMs used for the global carbon budget</w:t>
      </w:r>
      <w:r w:rsidR="00C62925" w:rsidRPr="001E7A27">
        <w:rPr>
          <w:rFonts w:cs="Times New Roman"/>
          <w:color w:val="000000" w:themeColor="text1"/>
          <w:lang w:val="en-GB"/>
        </w:rPr>
        <w:t xml:space="preserve"> </w:t>
      </w:r>
      <w:r w:rsidR="002B5057" w:rsidRPr="001E7A27">
        <w:rPr>
          <w:rFonts w:cs="Times New Roman"/>
          <w:lang w:val="en-GB"/>
        </w:rPr>
        <w:fldChar w:fldCharType="begin" w:fldLock="1"/>
      </w:r>
      <w:r w:rsidR="00747167" w:rsidRPr="001E7A27">
        <w:rPr>
          <w:rFonts w:cs="Times New Roman"/>
          <w:lang w:val="en-GB"/>
        </w:rPr>
        <w:instrText>ADDIN CSL_CITATION { "citationItems" : [ { "id" : "ITEM-1",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"ITEM-1",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"mendeley" : { "formattedCitation" : "(Hauck et al., 2020)", "plainTextFormattedCitation" : "(Hauck et al., 2020)", "previouslyFormattedCitation" : "(Hauck et al., 2020)" }, "properties" : { "noteIndex" : 0 }, "schema" : "https://github.com/citation-style-language/schema/raw/master/csl-citation.json" }</w:instrText>
      </w:r>
      <w:r w:rsidR="002B5057" w:rsidRPr="001E7A27">
        <w:rPr>
          <w:rFonts w:cs="Times New Roman"/>
          <w:lang w:val="en-GB"/>
        </w:rPr>
        <w:fldChar w:fldCharType="separate"/>
      </w:r>
      <w:r w:rsidR="00025FA2" w:rsidRPr="001E7A27">
        <w:rPr>
          <w:rFonts w:cs="Times New Roman"/>
          <w:noProof/>
          <w:lang w:val="en-GB"/>
        </w:rPr>
        <w:t>(Hauck et al., 2020)</w:t>
      </w:r>
      <w:r w:rsidR="002B5057" w:rsidRPr="001E7A27">
        <w:rPr>
          <w:rFonts w:cs="Times New Roman"/>
          <w:lang w:val="en-GB"/>
        </w:rPr>
        <w:fldChar w:fldCharType="end"/>
      </w:r>
      <w:r w:rsidRPr="001E7A27">
        <w:rPr>
          <w:rFonts w:cs="Times New Roman"/>
          <w:color w:val="000000" w:themeColor="text1"/>
          <w:lang w:val="en-GB"/>
        </w:rPr>
        <w:t xml:space="preserve">. The </w:t>
      </w:r>
      <w:r w:rsidRPr="001E7A27">
        <w:rPr>
          <w:rFonts w:cs="Times New Roman"/>
          <w:i/>
          <w:color w:val="000000" w:themeColor="text1"/>
          <w:lang w:val="en-GB"/>
        </w:rPr>
        <w:t>medium confidence</w:t>
      </w:r>
      <w:r w:rsidRPr="001E7A27">
        <w:rPr>
          <w:rFonts w:cs="Times New Roman"/>
          <w:color w:val="000000" w:themeColor="text1"/>
          <w:lang w:val="en-GB"/>
        </w:rPr>
        <w:t xml:space="preserve"> attributed </w:t>
      </w:r>
      <w:del w:id="1349" w:author="Soapbox" w:date="2021-07-17T03:47:00Z">
        <w:r w:rsidRPr="001E7A27" w:rsidDel="000F45A9">
          <w:rPr>
            <w:rFonts w:cs="Times New Roman"/>
            <w:color w:val="000000" w:themeColor="text1"/>
            <w:lang w:val="en-GB"/>
          </w:rPr>
          <w:delText xml:space="preserve">of </w:delText>
        </w:r>
      </w:del>
      <w:ins w:id="1350" w:author="Soapbox" w:date="2021-07-17T03:47:00Z">
        <w:r w:rsidR="000F45A9" w:rsidRPr="001E7A27">
          <w:rPr>
            <w:rFonts w:cs="Times New Roman"/>
            <w:color w:val="000000" w:themeColor="text1"/>
            <w:lang w:val="en-GB"/>
          </w:rPr>
          <w:t xml:space="preserve">by </w:t>
        </w:r>
      </w:ins>
      <w:r w:rsidRPr="001E7A27">
        <w:rPr>
          <w:rFonts w:cs="Times New Roman"/>
          <w:color w:val="000000" w:themeColor="text1"/>
          <w:lang w:val="en-GB"/>
        </w:rPr>
        <w:t>this assessment of the global multi-decadal trend (Figure 5.8a) is further supported by the broad agreement in magnitude and trend of the decadal mean ocean CO</w:t>
      </w:r>
      <w:r w:rsidRPr="001E7A27">
        <w:rPr>
          <w:rFonts w:cs="Times New Roman"/>
          <w:color w:val="000000" w:themeColor="text1"/>
          <w:vertAlign w:val="subscript"/>
          <w:lang w:val="en-GB"/>
        </w:rPr>
        <w:t>2</w:t>
      </w:r>
      <w:r w:rsidRPr="001E7A27">
        <w:rPr>
          <w:rFonts w:cs="Times New Roman"/>
          <w:color w:val="000000" w:themeColor="text1"/>
          <w:lang w:val="en-GB"/>
        </w:rPr>
        <w:t xml:space="preserve"> uptake with assessments that also include additional observations-based, independent methods such as ocean CO</w:t>
      </w:r>
      <w:r w:rsidRPr="001E7A27">
        <w:rPr>
          <w:rFonts w:cs="Times New Roman"/>
          <w:color w:val="000000" w:themeColor="text1"/>
          <w:vertAlign w:val="subscript"/>
          <w:lang w:val="en-GB"/>
        </w:rPr>
        <w:t>2</w:t>
      </w:r>
      <w:r w:rsidRPr="001E7A27">
        <w:rPr>
          <w:rFonts w:cs="Times New Roman"/>
          <w:color w:val="000000" w:themeColor="text1"/>
          <w:lang w:val="en-GB"/>
        </w:rPr>
        <w:t xml:space="preserve"> inversion and atmospheric CO</w:t>
      </w:r>
      <w:r w:rsidRPr="001E7A27">
        <w:rPr>
          <w:rFonts w:cs="Times New Roman"/>
          <w:color w:val="000000" w:themeColor="text1"/>
          <w:vertAlign w:val="subscript"/>
          <w:lang w:val="en-GB"/>
        </w:rPr>
        <w:t>2</w:t>
      </w:r>
      <w:r w:rsidRPr="001E7A27">
        <w:rPr>
          <w:rFonts w:cs="Times New Roman"/>
          <w:color w:val="000000" w:themeColor="text1"/>
          <w:lang w:val="en-GB"/>
        </w:rPr>
        <w:t xml:space="preserve"> and O</w:t>
      </w:r>
      <w:r w:rsidRPr="001E7A27">
        <w:rPr>
          <w:rFonts w:cs="Times New Roman"/>
          <w:color w:val="000000" w:themeColor="text1"/>
          <w:vertAlign w:val="subscript"/>
          <w:lang w:val="en-GB"/>
        </w:rPr>
        <w:t>2</w:t>
      </w:r>
      <w:r w:rsidRPr="001E7A27">
        <w:rPr>
          <w:rFonts w:cs="Times New Roman"/>
          <w:color w:val="000000" w:themeColor="text1"/>
          <w:lang w:val="en-GB"/>
        </w:rPr>
        <w:t>/N</w:t>
      </w:r>
      <w:r w:rsidRPr="001E7A27">
        <w:rPr>
          <w:rFonts w:cs="Times New Roman"/>
          <w:color w:val="000000" w:themeColor="text1"/>
          <w:vertAlign w:val="subscript"/>
          <w:lang w:val="en-GB"/>
        </w:rPr>
        <w:t>2</w:t>
      </w:r>
      <w:r w:rsidRPr="001E7A27">
        <w:rPr>
          <w:rFonts w:cs="Times New Roman"/>
          <w:color w:val="000000" w:themeColor="text1"/>
          <w:lang w:val="en-GB"/>
        </w:rPr>
        <w:t xml:space="preserve"> measurements (Figure 5.8b; </w:t>
      </w:r>
      <w:r w:rsidR="00FB6208" w:rsidRPr="001E7A27">
        <w:rPr>
          <w:rFonts w:cs="Times New Roman"/>
          <w:color w:val="000000" w:themeColor="text1"/>
          <w:lang w:val="en-GB"/>
        </w:rPr>
        <w:t xml:space="preserve">Supplementary Materials </w:t>
      </w:r>
      <w:r w:rsidRPr="001E7A27">
        <w:rPr>
          <w:rFonts w:cs="Times New Roman"/>
          <w:color w:val="000000" w:themeColor="text1"/>
          <w:lang w:val="en-GB"/>
        </w:rPr>
        <w:t xml:space="preserve">Tables 5.SM.1 and 5.SM.2). </w:t>
      </w:r>
    </w:p>
    <w:p w14:paraId="5E926AB6" w14:textId="77777777" w:rsidR="00A46746" w:rsidRPr="001E7A27" w:rsidRDefault="00A46746" w:rsidP="005C7F25">
      <w:pPr>
        <w:pStyle w:val="AR6BodyText"/>
        <w:rPr>
          <w:rFonts w:cs="Times New Roman"/>
          <w:lang w:val="en-GB"/>
        </w:rPr>
      </w:pPr>
    </w:p>
    <w:p w14:paraId="02108112" w14:textId="77777777" w:rsidR="002F5491" w:rsidRPr="001E7A27" w:rsidRDefault="002F5491" w:rsidP="005C7F25">
      <w:pPr>
        <w:pStyle w:val="AR6BodyText"/>
        <w:rPr>
          <w:rFonts w:cs="Times New Roman"/>
          <w:lang w:val="en-GB"/>
        </w:rPr>
      </w:pPr>
    </w:p>
    <w:p w14:paraId="6835A51F" w14:textId="63E9A021" w:rsidR="009657EB" w:rsidRPr="001E7A27" w:rsidRDefault="00A46746" w:rsidP="005C7F25">
      <w:pPr>
        <w:pStyle w:val="AR6BodyText"/>
        <w:rPr>
          <w:rFonts w:eastAsia="Bliss"/>
          <w:b/>
          <w:lang w:val="en-GB"/>
        </w:rPr>
      </w:pPr>
      <w:r w:rsidRPr="001E7A27">
        <w:rPr>
          <w:rFonts w:eastAsia="Bliss"/>
          <w:b/>
          <w:lang w:val="en-GB"/>
        </w:rPr>
        <w:t xml:space="preserve">[START FIGURE </w:t>
      </w:r>
      <w:r w:rsidRPr="001E7A27">
        <w:rPr>
          <w:b/>
          <w:lang w:val="en-GB"/>
        </w:rPr>
        <w:t xml:space="preserve">5.8 </w:t>
      </w:r>
      <w:r w:rsidRPr="001E7A27">
        <w:rPr>
          <w:rFonts w:eastAsia="Bliss"/>
          <w:b/>
          <w:lang w:val="en-GB"/>
        </w:rPr>
        <w:t>HERE]</w:t>
      </w:r>
    </w:p>
    <w:p w14:paraId="68248629" w14:textId="77777777" w:rsidR="00AE4A7D" w:rsidRPr="001E7A27" w:rsidRDefault="00AE4A7D" w:rsidP="005C7F25">
      <w:pPr>
        <w:pStyle w:val="AR6BodyText"/>
        <w:tabs>
          <w:tab w:val="left" w:pos="3828"/>
        </w:tabs>
        <w:rPr>
          <w:rFonts w:asciiTheme="minorHAnsi" w:eastAsiaTheme="majorEastAsia" w:hAnsiTheme="minorHAnsi" w:cstheme="majorBidi"/>
          <w:lang w:val="en-GB" w:eastAsia="en-US"/>
        </w:rPr>
      </w:pPr>
    </w:p>
    <w:p w14:paraId="73AC83A0" w14:textId="56F2C085" w:rsidR="00684C4B" w:rsidRPr="001E7A27" w:rsidRDefault="00CD4ECC" w:rsidP="005C7F25">
      <w:pPr>
        <w:pStyle w:val="AR6Chap5Figure"/>
        <w:rPr>
          <w:lang w:val="en-GB"/>
        </w:rPr>
      </w:pPr>
      <w:r w:rsidRPr="001E7A27">
        <w:rPr>
          <w:b/>
          <w:bCs/>
          <w:lang w:val="en-GB"/>
        </w:rPr>
        <w:t>Multi-decadal trends for the ocean sink of CO</w:t>
      </w:r>
      <w:r w:rsidRPr="001E7A27">
        <w:rPr>
          <w:b/>
          <w:bCs/>
          <w:vertAlign w:val="subscript"/>
          <w:lang w:val="en-GB"/>
        </w:rPr>
        <w:t>2</w:t>
      </w:r>
      <w:r w:rsidRPr="001E7A27">
        <w:rPr>
          <w:b/>
          <w:bCs/>
          <w:lang w:val="en-GB"/>
        </w:rPr>
        <w:t>.</w:t>
      </w:r>
      <w:r w:rsidRPr="001E7A27">
        <w:rPr>
          <w:lang w:val="en-GB"/>
        </w:rPr>
        <w:t xml:space="preserve"> </w:t>
      </w:r>
      <w:r w:rsidR="004541E7" w:rsidRPr="001E7A27">
        <w:rPr>
          <w:lang w:val="en-GB"/>
        </w:rPr>
        <w:t>(a): The multi-decadal (1960</w:t>
      </w:r>
      <w:r w:rsidR="004541E7" w:rsidRPr="001E7A27">
        <w:rPr>
          <w:rFonts w:cs="Times New Roman"/>
          <w:lang w:val="en-GB"/>
        </w:rPr>
        <w:t>–</w:t>
      </w:r>
      <w:r w:rsidR="004541E7" w:rsidRPr="001E7A27">
        <w:rPr>
          <w:lang w:val="en-GB"/>
        </w:rPr>
        <w:t>2019) trends in the annual ocean sink (S</w:t>
      </w:r>
      <w:r w:rsidR="004541E7" w:rsidRPr="001E7A27">
        <w:rPr>
          <w:vertAlign w:val="subscript"/>
          <w:lang w:val="en-GB"/>
        </w:rPr>
        <w:t>ocean</w:t>
      </w:r>
      <w:r w:rsidR="004541E7" w:rsidRPr="001E7A27">
        <w:rPr>
          <w:lang w:val="en-GB"/>
        </w:rPr>
        <w:t xml:space="preserve">) reconstructed from </w:t>
      </w:r>
      <w:ins w:id="1351" w:author="Soapbox" w:date="2021-07-26T12:05:00Z">
        <w:r w:rsidR="00130FA5" w:rsidRPr="001E7A27">
          <w:rPr>
            <w:lang w:val="en-GB"/>
          </w:rPr>
          <w:t>nine</w:t>
        </w:r>
      </w:ins>
      <w:del w:id="1352" w:author="Soapbox" w:date="2021-07-26T12:05:00Z">
        <w:r w:rsidR="004541E7" w:rsidRPr="001E7A27" w:rsidDel="00130FA5">
          <w:rPr>
            <w:lang w:val="en-GB"/>
          </w:rPr>
          <w:delText>9</w:delText>
        </w:r>
      </w:del>
      <w:r w:rsidR="004541E7" w:rsidRPr="001E7A27">
        <w:rPr>
          <w:lang w:val="en-GB"/>
        </w:rPr>
        <w:t xml:space="preserve"> Global Ocean Biogeochemical Models (GOBM) forced with observed atmospheric re-analysis products (Hauck et al., 2020), 6 observationally</w:t>
      </w:r>
      <w:ins w:id="1353" w:author="Soapbox" w:date="2021-07-21T09:06:00Z">
        <w:r w:rsidR="00A97349" w:rsidRPr="001E7A27">
          <w:rPr>
            <w:lang w:val="en-GB"/>
          </w:rPr>
          <w:t xml:space="preserve"> </w:t>
        </w:r>
      </w:ins>
      <w:del w:id="1354" w:author="Soapbox" w:date="2021-07-21T09:06:00Z">
        <w:r w:rsidR="004541E7" w:rsidRPr="001E7A27" w:rsidDel="00A97349">
          <w:rPr>
            <w:lang w:val="en-GB"/>
          </w:rPr>
          <w:delText>-</w:delText>
        </w:r>
      </w:del>
      <w:r w:rsidR="004541E7" w:rsidRPr="001E7A27">
        <w:rPr>
          <w:lang w:val="en-GB"/>
        </w:rPr>
        <w:t>based gap-filling products that reconstruct</w:t>
      </w:r>
      <w:r w:rsidR="00830962" w:rsidRPr="001E7A27">
        <w:rPr>
          <w:lang w:val="en-GB"/>
        </w:rPr>
        <w:t>ed</w:t>
      </w:r>
      <w:r w:rsidR="004541E7" w:rsidRPr="001E7A27">
        <w:rPr>
          <w:lang w:val="en-GB"/>
        </w:rPr>
        <w:t xml:space="preserve"> spatial and temporal variability in the ocean CO</w:t>
      </w:r>
      <w:r w:rsidR="004541E7" w:rsidRPr="001E7A27">
        <w:rPr>
          <w:vertAlign w:val="subscript"/>
          <w:lang w:val="en-GB"/>
        </w:rPr>
        <w:t>2</w:t>
      </w:r>
      <w:r w:rsidR="004541E7" w:rsidRPr="001E7A27">
        <w:rPr>
          <w:lang w:val="en-GB"/>
        </w:rPr>
        <w:t xml:space="preserve"> flux from sparse observations of surface ocean </w:t>
      </w:r>
      <w:r w:rsidR="004541E7" w:rsidRPr="001E7A27">
        <w:rPr>
          <w:i/>
          <w:lang w:val="en-GB"/>
        </w:rPr>
        <w:t>p</w:t>
      </w:r>
      <w:r w:rsidR="004541E7" w:rsidRPr="001E7A27">
        <w:rPr>
          <w:lang w:val="en-GB"/>
        </w:rPr>
        <w:t>CO</w:t>
      </w:r>
      <w:r w:rsidR="004541E7" w:rsidRPr="001E7A27">
        <w:rPr>
          <w:vertAlign w:val="subscript"/>
          <w:lang w:val="en-GB"/>
        </w:rPr>
        <w:t>2</w:t>
      </w:r>
      <w:r w:rsidR="00830962" w:rsidRPr="001E7A27">
        <w:rPr>
          <w:lang w:val="en-GB"/>
        </w:rPr>
        <w:t xml:space="preserve"> (</w:t>
      </w:r>
      <w:r w:rsidR="00C62925" w:rsidRPr="001E7A27">
        <w:rPr>
          <w:lang w:val="en-GB"/>
        </w:rPr>
        <w:t xml:space="preserve">Supplementary Materials </w:t>
      </w:r>
      <w:r w:rsidR="00830962" w:rsidRPr="001E7A27">
        <w:rPr>
          <w:lang w:val="en-GB"/>
        </w:rPr>
        <w:t>5.SM.2)</w:t>
      </w:r>
      <w:r w:rsidR="00D5244D" w:rsidRPr="001E7A27">
        <w:rPr>
          <w:lang w:val="en-GB"/>
        </w:rPr>
        <w:t>.</w:t>
      </w:r>
      <w:r w:rsidR="004541E7" w:rsidRPr="001E7A27">
        <w:rPr>
          <w:lang w:val="en-GB"/>
        </w:rPr>
        <w:t xml:space="preserve"> The trends in S</w:t>
      </w:r>
      <w:r w:rsidR="004541E7" w:rsidRPr="001E7A27">
        <w:rPr>
          <w:vertAlign w:val="subscript"/>
          <w:lang w:val="en-GB"/>
        </w:rPr>
        <w:t>ocean</w:t>
      </w:r>
      <w:r w:rsidR="004541E7" w:rsidRPr="001E7A27">
        <w:rPr>
          <w:lang w:val="en-GB"/>
        </w:rPr>
        <w:t xml:space="preserve"> were calculated from the mean annual global GOBM outputs and the observational products were used to provide confidence in the GOBM assessments</w:t>
      </w:r>
      <w:r w:rsidR="00830962" w:rsidRPr="001E7A27">
        <w:rPr>
          <w:lang w:val="en-GB"/>
        </w:rPr>
        <w:t xml:space="preserve"> (r</w:t>
      </w:r>
      <w:r w:rsidR="00830962" w:rsidRPr="001E7A27">
        <w:rPr>
          <w:vertAlign w:val="superscript"/>
          <w:lang w:val="en-GB"/>
        </w:rPr>
        <w:t>2</w:t>
      </w:r>
      <w:r w:rsidR="00830962" w:rsidRPr="001E7A27">
        <w:rPr>
          <w:lang w:val="en-GB"/>
        </w:rPr>
        <w:t>=0.85)</w:t>
      </w:r>
      <w:r w:rsidR="004541E7" w:rsidRPr="001E7A27">
        <w:rPr>
          <w:lang w:val="en-GB"/>
        </w:rPr>
        <w:t>. Thick lines represent the multi-model mean. Observationally-based products have been corrected for pre-industrial river carbon fluxes (0.62 PgC yr</w:t>
      </w:r>
      <w:del w:id="1355" w:author="Ian Blenkinsop" w:date="2021-07-28T16:14:00Z">
        <w:r w:rsidR="004541E7" w:rsidRPr="001E7A27" w:rsidDel="00E4692D">
          <w:rPr>
            <w:vertAlign w:val="superscript"/>
            <w:lang w:val="en-GB"/>
          </w:rPr>
          <w:delText>-</w:delText>
        </w:r>
      </w:del>
      <w:ins w:id="1356" w:author="Ian Blenkinsop" w:date="2021-07-28T16:14:00Z">
        <w:r w:rsidR="00E4692D" w:rsidRPr="001E7A27">
          <w:rPr>
            <w:vertAlign w:val="superscript"/>
            <w:lang w:val="en-GB"/>
          </w:rPr>
          <w:t>–</w:t>
        </w:r>
      </w:ins>
      <w:r w:rsidR="004541E7" w:rsidRPr="001E7A27">
        <w:rPr>
          <w:vertAlign w:val="superscript"/>
          <w:lang w:val="en-GB"/>
        </w:rPr>
        <w:t>1</w:t>
      </w:r>
      <w:r w:rsidR="004541E7" w:rsidRPr="001E7A27">
        <w:rPr>
          <w:lang w:val="en-GB"/>
        </w:rPr>
        <w:t xml:space="preserve">) based on the average of estimates from </w:t>
      </w:r>
      <w:commentRangeStart w:id="1357"/>
      <w:r w:rsidR="00D5244D" w:rsidRPr="001E7A27">
        <w:rPr>
          <w:lang w:val="en-GB"/>
        </w:rPr>
        <w:fldChar w:fldCharType="begin" w:fldLock="1"/>
      </w:r>
      <w:r w:rsidR="007B506D" w:rsidRPr="001E7A27">
        <w:rPr>
          <w:lang w:val="en-GB"/>
        </w:rPr>
        <w:instrText>ADDIN CSL_CITATION { "citationItems" : [ { "id" : "ITEM-1", "itemData" : { "DOI" : "10.1029/2005GB002556", "ISSN" : "08866236", "abstract" : "We have constructed an inverse estimate of surface fluxes of carbon dioxide using both atmospheric and oceanic observational constraints. This global estimate is spatially resolved into 11 land regions and 11 ocean regions, and is calculated as a temporal mean for the period 1992?1996. The method interprets in situ observations of carbon dioxide concentration in the ocean and atmosphere with transport estimates from global circulation models. Uncertainty in the modeled circulation is explicitly considered in this inversion by using a suite of 16 atmospheric and 10 oceanic transport simulations. The inversion analysis, coupled with estimates of river carbon delivery, indicates that the open ocean had a net carbon uptake from the atmosphere during the period 1992?96 of 1.7 PgC yr?1, consisting of an uptake of 2.1 PgC yr?1 of anthropogenic carbon and a natural outgassing of about 0.5 PgC yr?1 of carbon fixed on land and transported through rivers to the open ocean. The formal uncertainty on this oceanic uptake, despite a comprehensive effort to quantify sources of error due to modeling biases, uncertain riverine carbon load, and biogeochemical assumptions, is driven down to 0.2 PgC yr?1 by the large number and relatively even spatial distribution of oceanic observations used. Other sources of error, for which quantifiable estimates are not currently available, such as unresolved transport and large region inversion bias, may increase this uncertainty.", "author" : [ { "dropping-particle" : "", "family" : "Jacobson", "given" : "Andrew R", "non-dropping-particle" : "", "parse-names" : false, "suffix" : "" }, { "dropping-particle" : "", "family" : "Mikaloff Fletcher", "given" : "Sara E", "non-dropping-particle" : "", "parse-names" : false, "suffix" : "" }, { "dropping-particle" : "", "family" : "Gruber", "given" : "Nicolas", "non-dropping-particle" : "", "parse-names" : false, "suffix" : "" }, { "dropping-particle" : "", "family" : "Sarmiento", "given" : "Jorge L", "non-dropping-particle" : "", "parse-names" : false, "suffix" : "" }, { "dropping-particle" : "", "family" : "Gloor", "given" : "Manuel", "non-dropping-particle" : "", "parse-names" : false, "suffix" : "" } ], "container-title" : "Global Biogeochemical Cycles", "id" : "ITEM-1", "issue" : "1", "issued" : { "date-parts" : [ [ "2007", "3", "1" ] ] }, "note" : "doi: 10.1029/2005GB002556", "page" : "GB1019", "publisher" : "John Wiley &amp; Sons, Ltd", "title" : "A joint atmosphere\u2013ocean inversion for surface fluxes of carbon dioxide: 1. Methods and global-scale fluxes", "translator" : [ { "dropping-particle" : "", "family" : "L6272", "given" : "", "non-dropping-particle" : "", "parse-names" : false, "suffix" : "" } ], "type" : "article-journal", "volume" : "21" }, "uris" : [ "http://www.mendeley.com/documents/?uuid=7ed76553-b13d-3285-bdd9-6db29e1fcbae" ] } ], "mendeley" : { "formattedCitation" : "(Jacobson et al., 2007)", "manualFormatting" : "Jacobson et al. (2007)", "plainTextFormattedCitation" : "(Jacobson et al., 2007)", "previouslyFormattedCitation" : "(Jacobson et al., 2007)" }, "properties" : { "noteIndex" : 0 }, "schema" : "https://github.com/citation-style-language/schema/raw/master/csl-citation.json" }</w:instrText>
      </w:r>
      <w:r w:rsidR="00D5244D" w:rsidRPr="001E7A27">
        <w:rPr>
          <w:lang w:val="en-GB"/>
        </w:rPr>
        <w:fldChar w:fldCharType="separate"/>
      </w:r>
      <w:r w:rsidR="00025FA2" w:rsidRPr="001E7A27">
        <w:rPr>
          <w:noProof/>
          <w:lang w:val="en-GB"/>
        </w:rPr>
        <w:t>Jacobson et al.</w:t>
      </w:r>
      <w:del w:id="1358" w:author="Robin Matthews" w:date="2021-06-17T16:15:00Z">
        <w:r w:rsidR="00025FA2" w:rsidRPr="001E7A27" w:rsidDel="0088459F">
          <w:rPr>
            <w:noProof/>
            <w:lang w:val="en-GB"/>
          </w:rPr>
          <w:delText>,</w:delText>
        </w:r>
      </w:del>
      <w:r w:rsidR="00025FA2" w:rsidRPr="001E7A27">
        <w:rPr>
          <w:noProof/>
          <w:lang w:val="en-GB"/>
        </w:rPr>
        <w:t xml:space="preserve"> (2007)</w:t>
      </w:r>
      <w:r w:rsidR="00D5244D" w:rsidRPr="001E7A27">
        <w:rPr>
          <w:lang w:val="en-GB"/>
        </w:rPr>
        <w:fldChar w:fldCharType="end"/>
      </w:r>
      <w:commentRangeEnd w:id="1357"/>
      <w:r w:rsidR="00025FA2" w:rsidRPr="001E7A27">
        <w:rPr>
          <w:rStyle w:val="CommentReference"/>
          <w:lang w:val="en-GB"/>
        </w:rPr>
        <w:commentReference w:id="1357"/>
      </w:r>
      <w:r w:rsidR="004541E7" w:rsidRPr="001E7A27">
        <w:rPr>
          <w:lang w:val="en-GB"/>
        </w:rPr>
        <w:t xml:space="preserve"> </w:t>
      </w:r>
      <w:r w:rsidR="00C62925" w:rsidRPr="001E7A27">
        <w:rPr>
          <w:lang w:val="en-GB"/>
        </w:rPr>
        <w:t xml:space="preserve">and </w:t>
      </w:r>
      <w:r w:rsidR="004541E7" w:rsidRPr="001E7A27">
        <w:rPr>
          <w:lang w:val="en-GB"/>
        </w:rPr>
        <w:fldChar w:fldCharType="begin" w:fldLock="1"/>
      </w:r>
      <w:r w:rsidR="00176897" w:rsidRPr="001E7A27">
        <w:rPr>
          <w:lang w:val="en-GB"/>
        </w:rPr>
        <w:instrText>ADDIN CSL_CITATION { "citationItems" : [ { "id" : "ITEM-1", "itemData" : { "DOI" : "10.1038/s41561-018-0151-3", "ISBN" : "4156101801513", "ISSN" : "1752-0894", "abstract" : "Measurements of atmospheric CO2 concentration provide a tight constraint on the sum of the land and ocean sinks. This constraint has been combined with estimates of ocean carbon flux and riverine transport of carbon from land to oceans to isolate the land sink. Uncertainties in the ocean and river fluxes therefore translate into uncertainties in the land sink. Here, we introduce a heat-based constraint on the latitudinal distribution of ocean and river carbon fluxes, and reassess the partition between ocean, river and land in the tropics, and in the southern and northern extra-tropics. We show that the ocean overturning circulation and biological pump tightly link the ocean transports of heat and carbon between hemispheres. Using this coupling between heat and carbon, we derive ocean and river carbon fluxes compatible with observational constraints on heat transport. This heat-based constraint requires a 20\u2013100% stronger ocean and river carbon transport from the Northern Hemisphere to the Southern Hemisphere than existing estimates, and supports an upward revision of the global riverine carbon flux from 0.45 to 0.78 PgC yr\u22121. These systematic biases in existing ocean/river carbon fluxes redistribute up to 40% of the carbon sink between northern, tropical and southern land ecosystems. As a consequence, the magnitude of both the southern land source and the northern land sink may have to be substantially reduced.", "author" : [ { "dropping-particle" : "", "family" : "Resplandy", "given" : "L.", "non-dropping-particle" : "", "parse-names" : false, "suffix" : "" }, { "dropping-particle" : "", "family" : "Keeling", "given" : "R. F.", "non-dropping-particle" : "", "parse-names" : false, "suffix" : "" }, { "dropping-particle" : "", "family" : "R\u00f6denbeck", "given" : "C.", "non-dropping-particle" : "", "parse-names" : false, "suffix" : "" }, { "dropping-particle" : "", "family" : "Stephens", "given" : "B. B.", "non-dropping-particle" : "", "parse-names" : false, "suffix" : "" }, { "dropping-particle" : "", "family" : "Khatiwala", "given" : "S.", "non-dropping-particle" : "", "parse-names" : false, "suffix" : "" }, { "dropping-particle" : "", "family" : "Rodgers", "given" : "K. B.", "non-dropping-particle" : "", "parse-names" : false, "suffix" : "" }, { "dropping-particle" : "", "family" : "Long", "given" : "M. C.", "non-dropping-particle" : "", "parse-names" : false, "suffix" : "" }, { "dropping-particle" : "", "family" : "Bopp", "given" : "L.", "non-dropping-particle" : "", "parse-names" : false, "suffix" : "" }, { "dropping-particle" : "", "family" : "Tans", "given" : "P. P.", "non-dropping-particle" : "", "parse-names" : false, "suffix" : "" } ], "container-title" : "Nature Geoscience", "id" : "ITEM-1", "issue" : "7", "issued" : { "date-parts" : [ [ "2018", "7", "11" ] ] }, "page" : "504-509", "publisher" : "Springer US", "title" : "Revision of global carbon fluxes based on a reassessment of oceanic and riverine carbon transport", "translator" : [ { "dropping-particle" : "", "family" : "L4327", "given" : "", "non-dropping-particle" : "", "parse-names" : false, "suffix" : "" } ], "type" : "article-journal", "volume" : "11" }, "uris" : [ "http://www.mendeley.com/documents/?uuid=48661571-4bd5-4a3f-9152-8ad93629b0ee" ] } ], "mendeley" : { "formattedCitation" : "(Resplandy et al., 2018)", "manualFormatting" : "Resplandy et al. (2018)", "plainTextFormattedCitation" : "(Resplandy et al., 2018)", "previouslyFormattedCitation" : "(Resplandy et al., 2018)" }, "properties" : { "noteIndex" : 0 }, "schema" : "https://github.com/citation-style-language/schema/raw/master/csl-citation.json" }</w:instrText>
      </w:r>
      <w:r w:rsidR="004541E7" w:rsidRPr="001E7A27">
        <w:rPr>
          <w:lang w:val="en-GB"/>
        </w:rPr>
        <w:fldChar w:fldCharType="separate"/>
      </w:r>
      <w:r w:rsidR="00025FA2" w:rsidRPr="001E7A27">
        <w:rPr>
          <w:noProof/>
          <w:lang w:val="en-GB"/>
        </w:rPr>
        <w:t>Resplandy et al. (2018)</w:t>
      </w:r>
      <w:r w:rsidR="004541E7" w:rsidRPr="001E7A27">
        <w:rPr>
          <w:lang w:val="en-GB"/>
        </w:rPr>
        <w:fldChar w:fldCharType="end"/>
      </w:r>
      <w:r w:rsidR="004541E7" w:rsidRPr="001E7A27">
        <w:rPr>
          <w:lang w:val="en-GB"/>
        </w:rPr>
        <w:t xml:space="preserve">. (b): Mean decadal constraints </w:t>
      </w:r>
      <w:r w:rsidR="00830962" w:rsidRPr="001E7A27">
        <w:rPr>
          <w:lang w:val="en-GB"/>
        </w:rPr>
        <w:t xml:space="preserve">and their </w:t>
      </w:r>
      <w:r w:rsidR="001445AD" w:rsidRPr="001E7A27">
        <w:rPr>
          <w:lang w:val="en-GB"/>
        </w:rPr>
        <w:t xml:space="preserve">confidence intervals </w:t>
      </w:r>
      <w:r w:rsidR="004541E7" w:rsidRPr="001E7A27">
        <w:rPr>
          <w:lang w:val="en-GB"/>
        </w:rPr>
        <w:t>for global ocean sink (S</w:t>
      </w:r>
      <w:r w:rsidR="004541E7" w:rsidRPr="001E7A27">
        <w:rPr>
          <w:vertAlign w:val="subscript"/>
          <w:lang w:val="en-GB"/>
        </w:rPr>
        <w:t>ocean</w:t>
      </w:r>
      <w:r w:rsidR="004541E7" w:rsidRPr="001E7A27">
        <w:rPr>
          <w:lang w:val="en-GB"/>
        </w:rPr>
        <w:t>) of anthropogenic CO</w:t>
      </w:r>
      <w:r w:rsidR="004541E7" w:rsidRPr="001E7A27">
        <w:rPr>
          <w:vertAlign w:val="subscript"/>
          <w:lang w:val="en-GB"/>
        </w:rPr>
        <w:t>2</w:t>
      </w:r>
      <w:r w:rsidR="004541E7" w:rsidRPr="001E7A27">
        <w:rPr>
          <w:lang w:val="en-GB"/>
        </w:rPr>
        <w:t xml:space="preserve"> using multiple independent or quasi-independent lines of evidence or methods for the period 1990</w:t>
      </w:r>
      <w:r w:rsidR="004541E7" w:rsidRPr="001E7A27">
        <w:rPr>
          <w:rFonts w:cs="Times New Roman"/>
          <w:lang w:val="en-GB"/>
        </w:rPr>
        <w:t>–</w:t>
      </w:r>
      <w:r w:rsidR="004541E7" w:rsidRPr="001E7A27">
        <w:rPr>
          <w:lang w:val="en-GB"/>
        </w:rPr>
        <w:t xml:space="preserve">2019 (See Supplementary Materials </w:t>
      </w:r>
      <w:r w:rsidR="004541E7" w:rsidRPr="001E7A27">
        <w:rPr>
          <w:color w:val="000000" w:themeColor="text1"/>
          <w:lang w:val="en-GB"/>
        </w:rPr>
        <w:t xml:space="preserve">Tables 5.SM.1 and 5.SM.2 </w:t>
      </w:r>
      <w:r w:rsidR="004541E7" w:rsidRPr="001E7A27">
        <w:rPr>
          <w:lang w:val="en-GB"/>
        </w:rPr>
        <w:t xml:space="preserve">for magnitudes, uncertainties and published sources). </w:t>
      </w:r>
      <w:r w:rsidR="00B149E1" w:rsidRPr="001E7A27">
        <w:rPr>
          <w:rFonts w:cs="Times New Roman"/>
          <w:szCs w:val="20"/>
          <w:lang w:val="en-GB"/>
        </w:rPr>
        <w:t>Further details on data sources and processing are available in the chapter data table (Table 5.SM.6).</w:t>
      </w:r>
    </w:p>
    <w:p w14:paraId="747D3B66" w14:textId="3A269477" w:rsidR="00A46746" w:rsidRPr="001E7A27" w:rsidRDefault="00A46746" w:rsidP="005C7F25">
      <w:pPr>
        <w:pStyle w:val="AR6Chap5Figure"/>
        <w:numPr>
          <w:ilvl w:val="0"/>
          <w:numId w:val="0"/>
        </w:numPr>
        <w:rPr>
          <w:lang w:val="en-GB"/>
        </w:rPr>
      </w:pPr>
    </w:p>
    <w:p w14:paraId="035CB8A3" w14:textId="77777777" w:rsidR="00A46746" w:rsidRPr="001E7A27" w:rsidRDefault="00A46746" w:rsidP="005C7F25">
      <w:pPr>
        <w:pStyle w:val="AR6BodyText"/>
        <w:rPr>
          <w:b/>
          <w:lang w:val="en-GB"/>
        </w:rPr>
      </w:pPr>
      <w:r w:rsidRPr="001E7A27">
        <w:rPr>
          <w:b/>
          <w:lang w:val="en-GB"/>
        </w:rPr>
        <w:t xml:space="preserve">[END FIGURE 5.8 HERE] </w:t>
      </w:r>
    </w:p>
    <w:p w14:paraId="6D46D0AE" w14:textId="77777777" w:rsidR="002F5491" w:rsidRPr="001E7A27" w:rsidRDefault="002F5491" w:rsidP="005C7F25">
      <w:pPr>
        <w:pStyle w:val="AR6BodyText"/>
        <w:tabs>
          <w:tab w:val="left" w:pos="3513"/>
        </w:tabs>
        <w:rPr>
          <w:rFonts w:cs="Times New Roman"/>
          <w:lang w:val="en-GB"/>
        </w:rPr>
      </w:pPr>
    </w:p>
    <w:p w14:paraId="1723ED01" w14:textId="5855B691" w:rsidR="00A46746" w:rsidRPr="001E7A27" w:rsidRDefault="004541E7" w:rsidP="005C7F25">
      <w:pPr>
        <w:pStyle w:val="AR6BodyText"/>
        <w:tabs>
          <w:tab w:val="left" w:pos="3513"/>
        </w:tabs>
        <w:rPr>
          <w:rFonts w:cs="Times New Roman"/>
          <w:lang w:val="en-GB"/>
        </w:rPr>
      </w:pPr>
      <w:r w:rsidRPr="001E7A27">
        <w:rPr>
          <w:rFonts w:cs="Times New Roman"/>
          <w:lang w:val="en-GB"/>
        </w:rPr>
        <w:tab/>
      </w:r>
    </w:p>
    <w:p w14:paraId="3BE45E98" w14:textId="570BAF35" w:rsidR="004541E7" w:rsidRPr="001E7A27" w:rsidRDefault="004541E7" w:rsidP="005C7F25">
      <w:pPr>
        <w:pStyle w:val="AR6BodyText"/>
        <w:rPr>
          <w:rFonts w:cs="Times New Roman"/>
          <w:lang w:val="en-GB"/>
        </w:rPr>
      </w:pPr>
      <w:r w:rsidRPr="001E7A27">
        <w:rPr>
          <w:lang w:val="en-GB"/>
        </w:rPr>
        <w:t xml:space="preserve">Here we provide a third comparative assessment </w:t>
      </w:r>
      <w:r w:rsidR="00C816D4" w:rsidRPr="001E7A27">
        <w:rPr>
          <w:lang w:val="en-GB"/>
        </w:rPr>
        <w:t xml:space="preserve">approach </w:t>
      </w:r>
      <w:r w:rsidR="00D51D9C" w:rsidRPr="001E7A27">
        <w:rPr>
          <w:lang w:val="en-GB"/>
        </w:rPr>
        <w:t xml:space="preserve">depicting the spatial coherence of ocean air-sea fluxes and storage </w:t>
      </w:r>
      <w:r w:rsidR="00C816D4" w:rsidRPr="001E7A27">
        <w:rPr>
          <w:lang w:val="en-GB"/>
        </w:rPr>
        <w:t xml:space="preserve">rates </w:t>
      </w:r>
      <w:r w:rsidR="00D51D9C" w:rsidRPr="001E7A27">
        <w:rPr>
          <w:lang w:val="en-GB"/>
        </w:rPr>
        <w:t>of CO</w:t>
      </w:r>
      <w:r w:rsidR="00D51D9C" w:rsidRPr="001E7A27">
        <w:rPr>
          <w:vertAlign w:val="subscript"/>
          <w:lang w:val="en-GB"/>
        </w:rPr>
        <w:t>2</w:t>
      </w:r>
      <w:r w:rsidR="00D51D9C" w:rsidRPr="001E7A27">
        <w:rPr>
          <w:lang w:val="en-GB"/>
        </w:rPr>
        <w:t xml:space="preserve"> as well as a quantitative assessment of both fluxes for </w:t>
      </w:r>
      <w:r w:rsidR="00C816D4" w:rsidRPr="001E7A27">
        <w:rPr>
          <w:lang w:val="en-GB"/>
        </w:rPr>
        <w:t>the same period (1994</w:t>
      </w:r>
      <w:r w:rsidR="00C62925" w:rsidRPr="001E7A27">
        <w:rPr>
          <w:rFonts w:cs="Times New Roman"/>
          <w:lang w:val="en-GB"/>
        </w:rPr>
        <w:t>–</w:t>
      </w:r>
      <w:r w:rsidR="00C816D4" w:rsidRPr="001E7A27">
        <w:rPr>
          <w:lang w:val="en-GB"/>
        </w:rPr>
        <w:t>2007</w:t>
      </w:r>
      <w:del w:id="1359" w:author="Ian Blenkinsop" w:date="2021-07-28T12:37:00Z">
        <w:r w:rsidR="00C816D4" w:rsidRPr="001E7A27" w:rsidDel="004959D8">
          <w:rPr>
            <w:lang w:val="en-GB"/>
          </w:rPr>
          <w:delText xml:space="preserve">) </w:delText>
        </w:r>
      </w:del>
      <w:ins w:id="1360" w:author="Ian Blenkinsop" w:date="2021-07-28T12:37:00Z">
        <w:r w:rsidR="004959D8" w:rsidRPr="001E7A27">
          <w:rPr>
            <w:lang w:val="en-GB"/>
          </w:rPr>
          <w:t xml:space="preserve">; </w:t>
        </w:r>
      </w:ins>
      <w:del w:id="1361" w:author="Ian Blenkinsop" w:date="2021-07-28T12:37:00Z">
        <w:r w:rsidR="00D51D9C" w:rsidRPr="001E7A27" w:rsidDel="004959D8">
          <w:rPr>
            <w:lang w:val="en-GB"/>
          </w:rPr>
          <w:delText>(</w:delText>
        </w:r>
      </w:del>
      <w:r w:rsidR="00D51D9C" w:rsidRPr="001E7A27">
        <w:rPr>
          <w:lang w:val="en-GB"/>
        </w:rPr>
        <w:t xml:space="preserve">Figure 5.9). </w:t>
      </w:r>
      <w:r w:rsidRPr="001E7A27">
        <w:rPr>
          <w:lang w:val="en-GB"/>
        </w:rPr>
        <w:t xml:space="preserve">Observation-based </w:t>
      </w:r>
      <w:r w:rsidRPr="001E7A27">
        <w:rPr>
          <w:i/>
          <w:iCs/>
          <w:lang w:val="en-GB"/>
        </w:rPr>
        <w:t>p</w:t>
      </w:r>
      <w:r w:rsidRPr="001E7A27">
        <w:rPr>
          <w:lang w:val="en-GB"/>
        </w:rPr>
        <w:t>CO</w:t>
      </w:r>
      <w:r w:rsidRPr="001E7A27">
        <w:rPr>
          <w:vertAlign w:val="subscript"/>
          <w:lang w:val="en-GB"/>
        </w:rPr>
        <w:t>2</w:t>
      </w:r>
      <w:r w:rsidRPr="001E7A27">
        <w:rPr>
          <w:lang w:val="en-GB"/>
        </w:rPr>
        <w:t xml:space="preserve"> flux products show that emissions of natural CO</w:t>
      </w:r>
      <w:r w:rsidRPr="001E7A27">
        <w:rPr>
          <w:vertAlign w:val="subscript"/>
          <w:lang w:val="en-GB"/>
        </w:rPr>
        <w:t>2</w:t>
      </w:r>
      <w:r w:rsidRPr="001E7A27">
        <w:rPr>
          <w:lang w:val="en-GB"/>
        </w:rPr>
        <w:t xml:space="preserve"> occur mostly in the tropics and high</w:t>
      </w:r>
      <w:ins w:id="1362" w:author="Soapbox" w:date="2021-07-17T03:49:00Z">
        <w:r w:rsidR="00006555" w:rsidRPr="001E7A27">
          <w:rPr>
            <w:lang w:val="en-GB"/>
          </w:rPr>
          <w:t>-</w:t>
        </w:r>
      </w:ins>
      <w:del w:id="1363" w:author="Soapbox" w:date="2021-07-17T03:49:00Z">
        <w:r w:rsidRPr="001E7A27" w:rsidDel="00006555">
          <w:rPr>
            <w:lang w:val="en-GB"/>
          </w:rPr>
          <w:delText xml:space="preserve"> </w:delText>
        </w:r>
      </w:del>
      <w:r w:rsidRPr="001E7A27">
        <w:rPr>
          <w:lang w:val="en-GB"/>
        </w:rPr>
        <w:t>latitude Southern Ocean, and that the uptake and storage of anthropogenic CO</w:t>
      </w:r>
      <w:r w:rsidRPr="001E7A27">
        <w:rPr>
          <w:vertAlign w:val="subscript"/>
          <w:lang w:val="en-GB"/>
        </w:rPr>
        <w:t>2</w:t>
      </w:r>
      <w:r w:rsidRPr="001E7A27">
        <w:rPr>
          <w:lang w:val="en-GB"/>
        </w:rPr>
        <w:t xml:space="preserve"> occur</w:t>
      </w:r>
      <w:ins w:id="1364" w:author="Soapbox" w:date="2021-07-17T03:50:00Z">
        <w:r w:rsidR="00006555" w:rsidRPr="001E7A27">
          <w:rPr>
            <w:lang w:val="en-GB"/>
          </w:rPr>
          <w:t>s</w:t>
        </w:r>
      </w:ins>
      <w:r w:rsidRPr="001E7A27">
        <w:rPr>
          <w:lang w:val="en-GB"/>
        </w:rPr>
        <w:t xml:space="preserve"> predominantly in the mid-latitudes (</w:t>
      </w:r>
      <w:ins w:id="1365" w:author="Ian Blenkinsop" w:date="2021-07-28T12:37:00Z">
        <w:r w:rsidR="004959D8" w:rsidRPr="001E7A27">
          <w:rPr>
            <w:lang w:val="en-GB"/>
          </w:rPr>
          <w:t xml:space="preserve">Chapter 9, </w:t>
        </w:r>
      </w:ins>
      <w:r w:rsidRPr="001E7A27">
        <w:rPr>
          <w:lang w:val="en-GB"/>
        </w:rPr>
        <w:t>Figure 5.9</w:t>
      </w:r>
      <w:del w:id="1366" w:author="Ian Blenkinsop" w:date="2021-07-28T12:37:00Z">
        <w:r w:rsidRPr="001E7A27" w:rsidDel="004959D8">
          <w:rPr>
            <w:lang w:val="en-GB"/>
          </w:rPr>
          <w:delText>; Chapter 9;</w:delText>
        </w:r>
      </w:del>
      <w:ins w:id="1367" w:author="Ian Blenkinsop" w:date="2021-07-28T12:37:00Z">
        <w:r w:rsidR="004959D8" w:rsidRPr="001E7A27">
          <w:rPr>
            <w:lang w:val="en-GB"/>
          </w:rPr>
          <w:t xml:space="preserve"> and </w:t>
        </w:r>
      </w:ins>
      <w:del w:id="1368" w:author="Ian Blenkinsop" w:date="2021-07-28T12:37:00Z">
        <w:r w:rsidRPr="001E7A27" w:rsidDel="004959D8">
          <w:rPr>
            <w:lang w:val="en-GB"/>
          </w:rPr>
          <w:delText xml:space="preserve"> </w:delText>
        </w:r>
      </w:del>
      <w:r w:rsidRPr="001E7A27">
        <w:rPr>
          <w:lang w:val="en-GB"/>
        </w:rPr>
        <w:t>Cross-Chapter Box 5.3). Strong ocean CO</w:t>
      </w:r>
      <w:r w:rsidRPr="001E7A27">
        <w:rPr>
          <w:vertAlign w:val="subscript"/>
          <w:lang w:val="en-GB"/>
        </w:rPr>
        <w:t>2</w:t>
      </w:r>
      <w:r w:rsidRPr="001E7A27">
        <w:rPr>
          <w:lang w:val="en-GB"/>
        </w:rPr>
        <w:t xml:space="preserve"> sink regions are those </w:t>
      </w:r>
      <w:r w:rsidR="0010332D" w:rsidRPr="001E7A27">
        <w:rPr>
          <w:lang w:val="en-GB"/>
        </w:rPr>
        <w:t xml:space="preserve">in the mid-latitudes </w:t>
      </w:r>
      <w:r w:rsidRPr="001E7A27">
        <w:rPr>
          <w:lang w:val="en-GB"/>
        </w:rPr>
        <w:t>associated with the cooling of poleward flowing sub</w:t>
      </w:r>
      <w:del w:id="1369" w:author="Soapbox" w:date="2021-07-20T04:35:00Z">
        <w:r w:rsidRPr="001E7A27" w:rsidDel="001A31B2">
          <w:rPr>
            <w:lang w:val="en-GB"/>
          </w:rPr>
          <w:delText>-</w:delText>
        </w:r>
      </w:del>
      <w:r w:rsidRPr="001E7A27">
        <w:rPr>
          <w:lang w:val="en-GB"/>
        </w:rPr>
        <w:t xml:space="preserve">tropical surface waters as well as equatorward flowing </w:t>
      </w:r>
      <w:r w:rsidR="00C816D4" w:rsidRPr="001E7A27">
        <w:rPr>
          <w:lang w:val="en-GB"/>
        </w:rPr>
        <w:t>sub-</w:t>
      </w:r>
      <w:r w:rsidRPr="001E7A27">
        <w:rPr>
          <w:lang w:val="en-GB"/>
        </w:rPr>
        <w:t>polar surface waters</w:t>
      </w:r>
      <w:ins w:id="1370" w:author="Soapbox" w:date="2021-07-17T03:54:00Z">
        <w:r w:rsidR="00DD3870" w:rsidRPr="001E7A27">
          <w:rPr>
            <w:lang w:val="en-GB"/>
          </w:rPr>
          <w:t>,</w:t>
        </w:r>
      </w:ins>
      <w:r w:rsidRPr="001E7A27">
        <w:rPr>
          <w:lang w:val="en-GB"/>
        </w:rPr>
        <w:t xml:space="preserve"> both of which contribute to the formation of </w:t>
      </w:r>
      <w:commentRangeStart w:id="1371"/>
      <w:r w:rsidRPr="001E7A27">
        <w:rPr>
          <w:lang w:val="en-GB"/>
        </w:rPr>
        <w:t xml:space="preserve">Mode, Intermediate and Deep </w:t>
      </w:r>
      <w:commentRangeEnd w:id="1371"/>
      <w:r w:rsidR="00DD3870" w:rsidRPr="001E7A27">
        <w:rPr>
          <w:rStyle w:val="CommentReference"/>
          <w:lang w:val="en-GB"/>
        </w:rPr>
        <w:commentReference w:id="1371"/>
      </w:r>
      <w:r w:rsidRPr="001E7A27">
        <w:rPr>
          <w:lang w:val="en-GB"/>
        </w:rPr>
        <w:t>water masses that transport anthropogenic CO</w:t>
      </w:r>
      <w:r w:rsidRPr="001E7A27">
        <w:rPr>
          <w:vertAlign w:val="subscript"/>
          <w:lang w:val="en-GB"/>
        </w:rPr>
        <w:t>2</w:t>
      </w:r>
      <w:r w:rsidRPr="001E7A27">
        <w:rPr>
          <w:lang w:val="en-GB"/>
        </w:rPr>
        <w:t xml:space="preserve"> into the ocean interior on time scales of decades to centuries in both hemispheres (</w:t>
      </w:r>
      <w:ins w:id="1372" w:author="Ian Blenkinsop" w:date="2021-07-28T12:38:00Z">
        <w:r w:rsidR="001926DF" w:rsidRPr="001E7A27">
          <w:rPr>
            <w:noProof/>
            <w:lang w:val="en-GB"/>
          </w:rPr>
          <w:t>Section 9.2.2.3</w:t>
        </w:r>
      </w:ins>
      <w:ins w:id="1373" w:author="Ian Blenkinsop" w:date="2021-07-28T12:39:00Z">
        <w:r w:rsidR="001926DF" w:rsidRPr="001E7A27">
          <w:rPr>
            <w:noProof/>
            <w:lang w:val="en-GB"/>
          </w:rPr>
          <w:t xml:space="preserve"> and</w:t>
        </w:r>
      </w:ins>
      <w:ins w:id="1374" w:author="Ian Blenkinsop" w:date="2021-07-28T12:38:00Z">
        <w:r w:rsidR="001926DF" w:rsidRPr="001E7A27">
          <w:rPr>
            <w:noProof/>
            <w:lang w:val="en-GB"/>
          </w:rPr>
          <w:t xml:space="preserve"> </w:t>
        </w:r>
      </w:ins>
      <w:r w:rsidRPr="001E7A27">
        <w:rPr>
          <w:lang w:val="en-GB"/>
        </w:rPr>
        <w:t>Figure 5.9</w:t>
      </w:r>
      <w:ins w:id="1375" w:author="Soapbox" w:date="2021-07-17T03:56:00Z">
        <w:r w:rsidR="00DD3870" w:rsidRPr="001E7A27">
          <w:rPr>
            <w:lang w:val="en-GB"/>
          </w:rPr>
          <w:t>;</w:t>
        </w:r>
      </w:ins>
      <w:del w:id="1376" w:author="Soapbox" w:date="2021-07-17T03:56:00Z">
        <w:r w:rsidRPr="001E7A27" w:rsidDel="00DD3870">
          <w:rPr>
            <w:lang w:val="en-GB"/>
          </w:rPr>
          <w:delText xml:space="preserve">) </w:delText>
        </w:r>
      </w:del>
      <w:commentRangeStart w:id="1377"/>
      <w:commentRangeStart w:id="1378"/>
      <w:r w:rsidRPr="001E7A27">
        <w:rPr>
          <w:lang w:val="en-GB"/>
        </w:rPr>
        <w:fldChar w:fldCharType="begin" w:fldLock="1"/>
      </w:r>
      <w:ins w:id="1379" w:author="Robin Matthews" w:date="2021-06-17T16:16:00Z">
        <w:r w:rsidR="0088459F" w:rsidRPr="001E7A27">
          <w:rPr>
            <w:lang w:val="en-GB"/>
          </w:rPr>
          <w:instrText>ADDIN CSL_CITATION { "citationItems" : [ { "id" : "ITEM-1", "itemData" : { "DOI" : "10.1002/2013GB004739", "ISSN" : "08866236", "abstract" : "AbstractThis study presents a new estimate of the oceanic anthropogenic CO2(Cant) sink over the industrial era (1780 to present), from assimilation of potential temperature, salinity, radiocarbon, and CFC-11 observations in a global steady state ocean circulation inverse model (OCIM). This study differs from previous data-based estimates of the oceanic Cant sink in that dynamical constraints on ocean circulation are accounted for, and the ocean circulation is explicitly modeled, allowing the calculation of oceanic Cant storage, air-sea fluxes, and transports in a consistent manner. The resulting uncertainty of the OCIM-estimated Cant uptake, transport, and storage is significantly smaller than the comparable uncertainty from purely data-based or model-based estimates. The OCIM-estimated oceanic Cant storage is 160?166 PgC in 2012, and the oceanic Cant uptake rate averaged over the period 2000?2010 is 2.6 PgC yr?1 or about 30% of current anthropogenic CO2 emissions. This result implies a residual (primarily terrestrial) Cant sink of about 1.6 PgC yr?1 for the same period. The Southern Ocean is the primary conduit for Cant entering the ocean, taking up about 1.1 PgC yr?1 in 2012, which represents about 40% of the contemporary oceanic Cant uptake. It is suggested that the most significant source of remaining uncertainty in the oceanic Cant sink is due to potential variability in the ocean circulation over the industrial era.", "author" : [ { "dropping-particle" : "", "family" : "DeVries", "given" : "Tim", "non-dropping-particle" : "", "parse-names" : false, "suffix" : "" } ], "container-title" : "Global Biogeochemical Cycles", "id" : "ITEM-1", "issue" : "7", "issued" : { "date-parts" : [ [ "2014", "7", "1" ] ] }, "note" : "doi: 10.1002/2013GB004739", "page" : "631-647", "publisher" : "John Wiley &amp; Sons, Ltd", "title" : "The oceanic anthropogenic CO2 sink: Storage, air-sea fluxes, and transports over the industrial era", "translator" : [ { "dropping-particle" : "", "family" : "L5149", "given" : "", "non-dropping-particle" : "", "parse-names" : false, "suffix" : "" } ], "type" : "article-journal", "volume" : "28" }, "uris" : [ "http://www.mendeley.com/documents/?uuid=007f1035-6e0a-3190-b85e-b40fd972675d" ] }, { "id" : "ITEM-2", "itemData" : { "DOI" : "10.5194/bg-10-2169-2013", "ISSN" : "1726-4189", "abstract" : "Abstract. The global ocean is a significant sink for anthropogenic carbon (Cant), absorbing roughly a third of human CO2 emitted over the industrial period. Robust estimates of the magnitude and variability of the storage and distribution of Cant in the ocean are therefore important for understanding the human impact on climate. In this synthesis we review observational and model-based estimates of the storage and transport of Cant in the ocean. We pay particular attention to the uncertainties and potential biases inherent in different inference schemes. On a global scale, three data-based estimates of the distribution and inventory of Cant are now available. While the inventories are found to agree within their uncertainty, there are considerable differences in the spatial distribution. We also present a review of the progress made in the application of inverse and data assimilation techniques which combine ocean interior estimates of Cant with numerical ocean circulation models. Such methods are especially useful for estimating the air\u2013sea flux and interior transport of Cant, quantities that are otherwise difficult to observe directly. However, the results are found to be highly dependent on modeled circulation, with the spread due to different ocean models at least as large as that from the different observational methods used to estimate Cant. Our review also highlights the importance of repeat measurements of hydrographic and biogeochemical parameters to estimate the storage of Cant on decadal timescales in the presence of the variability in circulation that is neglected by other approaches. Data-based Cant estimates provide important constraints on forward ocean models, which exhibit both broad similarities and regional errors relative to the observational fields. A compilation of inventories of Cant gives us a \"best\" estimate of the global ocean inventory of anthropogenic carbon in 2010 of 155 \u00b1 31 PgC (\u00b120% uncertainty). This estimate includes a broad range of values, suggesting that a combination of approaches is necessary in order to achieve a robust quantification of the ocean sink of anthropogenic CO2.", "author" : [ { "dropping-particle" : "", "family" : "Khatiwala", "given" : "S.", "non-dropping-particle" : "", "parse-names" : false, "suffix" : "" }, { "dropping-particle" : "", "family" : "Tanhua", "given" : "T.", "non-dropping-particle" : "", "parse-names" : false, "suffix" : "" }, { "dropping-particle" : "", "family" : "Mikaloff Fletcher", "given" : "S.", "non-dropping-particle" : "", "parse-names" : false, "suffix" : "" }, { "dropping-particle" : "", "family" : "Gerber", "given" : "M.", "non-dropping-particle" : "", "parse-names" : false, "suffix" : "" }, { "dropping-particle" : "", "family" : "Doney", "given" : "S. C.", "non-dropping-particle" : "", "parse-names" : false, "suffix" : "" }, { "dropping-particle" : "", "family" : "Graven", "given" : "H. D.", "non-dropping-particle" : "", "parse-names" : false, "suffix" : "" }, { "dropping-particle" : "", "family" : "Gruber", "given" : "N.", "non-dropping-particle" : "", "parse-names" : false, "suffix" : "" }, { "dropping-particle" : "", "family" : "McKinley", "given" : "G. A.", "non-dropping-particle" : "", "parse-names" : false, "suffix" : "" }, { "dropping-particle" : "", "family" : "Murata", "given" : "A.", "non-dropping-particle" : "", "parse-names" : false, "suffix" : "" }, { "dropping-particle" : "", "family" : "R\u00edos", "given" : "A. F.", "non-dropping-particle" : "", "parse-names" : false, "suffix" : "" }, { "dropping-particle" : "", "family" : "Sabine", "given" : "C. L.", "non-dropping-particle" : "", "parse-names" : false, "suffix" : "" } ], "container-title" : "Biogeosciences", "id" : "ITEM-2", "issue" : "4", "issued" : { "date-parts" : [ [ "2013", "4", "2" ] ] }, "page" : "2169-2191", "title" : "Global ocean storage of anthropogenic carbon", "translator" : [ { "dropping-particle" : "", "family" : "L6690", "given" : "", "non-dropping-particle" : "", "parse-names" : false, "suffix" : "" } ], "type" : "article-journal", "volume" : "10" }, "uris" : [ "http://www.mendeley.com/documents/?uuid=fb2cf05e-dd19-4d43-896d-2eb46c5609db" ] }, { "id" : "ITEM-3",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"(Khatiwala et al., 2013; DeVries, 2014; Gruber et al., 2019a)", "manualFormatting" : "(DeVries, 2014; Gruber et al., 2019b; Wu et al., 2020", "plainTextFormattedCitation" : "(Khatiwala et al., 2013; DeVries, 2014; Gruber et al., 2019a)", "previouslyFormattedCitation" : "(Khatiwala et al., 2013; DeVries, 2014; Gruber et al., 2019a)" }, "properties" : { "noteIndex" : 0 }, "schema" : "https://github.com/citation-style-language/schema/raw/master/csl-citation.json" }</w:instrText>
        </w:r>
      </w:ins>
      <w:del w:id="1380" w:author="Robin Matthews" w:date="2021-06-17T16:16:00Z">
        <w:r w:rsidR="001B061E" w:rsidRPr="001E7A27" w:rsidDel="0088459F">
          <w:rPr>
            <w:lang w:val="en-GB"/>
          </w:rPr>
          <w:delInstrText>ADDIN CSL_CITATION { "citationItems" : [ { "id" : "ITEM-1", "itemData" : { "DOI" : "10.1002/2013GB004739", "ISSN" : "08866236", "abstract" : "AbstractThis study presents a new estimate of the oceanic anthropogenic CO2(Cant) sink over the industrial era (1780 to present), from assimilation of potential temperature, salinity, radiocarbon, and CFC-11 observations in a global steady state ocean circulation inverse model (OCIM). This study differs from previous data-based estimates of the oceanic Cant sink in that dynamical constraints on ocean circulation are accounted for, and the ocean circulation is explicitly modeled, allowing the calculation of oceanic Cant storage, air-sea fluxes, and transports in a consistent manner. The resulting uncertainty of the OCIM-estimated Cant uptake, transport, and storage is significantly smaller than the comparable uncertainty from purely data-based or model-based estimates. The OCIM-estimated oceanic Cant storage is 160?166 PgC in 2012, and the oceanic Cant uptake rate averaged over the period 2000?2010 is 2.6 PgC yr?1 or about 30% of current anthropogenic CO2 emissions. This result implies a residual (primarily terrestrial) Cant sink of about 1.6 PgC yr?1 for the same period. The Southern Ocean is the primary conduit for Cant entering the ocean, taking up about 1.1 PgC yr?1 in 2012, which represents about 40% of the contemporary oceanic Cant uptake. It is suggested that the most significant source of remaining uncertainty in the oceanic Cant sink is due to potential variability in the ocean circulation over the industrial era.", "author" : [ { "dropping-particle" : "", "family" : "DeVries", "given" : "Tim", "non-dropping-particle" : "", "parse-names" : false, "suffix" : "" } ], "container-title" : "Global Biogeochemical Cycles", "id" : "ITEM-1", "issue" : "7", "issued" : { "date-parts" : [ [ "2014", "7", "1" ] ] }, "note" : "doi: 10.1002/2013GB004739", "page" : "631-647", "publisher" : "John Wiley &amp; Sons, Ltd", "title" : "The oceanic anthropogenic CO2 sink: Storage, air-sea fluxes, and transports over the industrial era", "translator" : [ { "dropping-particle" : "", "family" : "L5149", "given" : "", "non-dropping-particle" : "", "parse-names" : false, "suffix" : "" } ], "type" : "article-journal", "volume" : "28" }, "uris" : [ "http://www.mendeley.com/documents/?uuid=007f1035-6e0a-3190-b85e-b40fd972675d" ] }, { "id" : "ITEM-2", "itemData" : { "DOI" : "10.5194/bg-10-2169-2013", "ISSN" : "1726-4189", "abstract" : "Abstract. The global ocean is a significant sink for anthropogenic carbon (Cant), absorbing roughly a third of human CO2 emitted over the industrial period. Robust estimates of the magnitude and variability of the storage and distribution of Cant in the ocean are therefore important for understanding the human impact on climate. In this synthesis we review observational and model-based estimates of the storage and transport of Cant in the ocean. We pay particular attention to the uncertainties and potential biases inherent in different inference schemes. On a global scale, three data-based estimates of the distribution and inventory of Cant are now available. While the inventories are found to agree within their uncertainty, there are considerable differences in the spatial distribution. We also present a review of the progress made in the application of inverse and data assimilation techniques which combine ocean interior estimates of Cant with numerical ocean circulation models. Such methods are especially useful for estimating the air\u2013sea flux and interior transport of Cant, quantities that are otherwise difficult to observe directly. However, the results are found to be highly dependent on modeled circulation, with the spread due to different ocean models at least as large as that from the different observational methods used to estimate Cant. Our review also highlights the importance of repeat measurements of hydrographic and biogeochemical parameters to estimate the storage of Cant on decadal timescales in the presence of the variability in circulation that is neglected by other approaches. Data-based Cant estimates provide important constraints on forward ocean models, which exhibit both broad similarities and regional errors relative to the observational fields. A compilation of inventories of Cant gives us a \"best\" estimate of the global ocean inventory of anthropogenic carbon in 2010 of 155 \u00b1 31 PgC (\u00b120% uncertainty). This estimate includes a broad range of values, suggesting that a combination of approaches is necessary in order to achieve a robust quantification of the ocean sink of anthropogenic CO2.", "author" : [ { "dropping-particle" : "", "family" : "Khatiwala", "given" : "S.", "non-dropping-particle" : "", "parse-names" : false, "suffix" : "" }, { "dropping-particle" : "", "family" : "Tanhua", "given" : "T.", "non-dropping-particle" : "", "parse-names" : false, "suffix" : "" }, { "dropping-particle" : "", "family" : "Mikaloff Fletcher", "given" : "S.", "non-dropping-particle" : "", "parse-names" : false, "suffix" : "" }, { "dropping-particle" : "", "family" : "Gerber", "given" : "M.", "non-dropping-particle" : "", "parse-names" : false, "suffix" : "" }, { "dropping-particle" : "", "family" : "Doney", "given" : "S. C.", "non-dropping-particle" : "", "parse-names" : false, "suffix" : "" }, { "dropping-particle" : "", "family" : "Graven", "given" : "H. D.", "non-dropping-particle" : "", "parse-names" : false, "suffix" : "" }, { "dropping-particle" : "", "family" : "Gruber", "given" : "N.", "non-dropping-particle" : "", "parse-names" : false, "suffix" : "" }, { "dropping-particle" : "", "family" : "McKinley", "given" : "G. A.", "non-dropping-particle" : "", "parse-names" : false, "suffix" : "" }, { "dropping-particle" : "", "family" : "Murata", "given" : "A.", "non-dropping-particle" : "", "parse-names" : false, "suffix" : "" }, { "dropping-particle" : "", "family" : "R\u00edos", "given" : "A. F.", "non-dropping-particle" : "", "parse-names" : false, "suffix" : "" }, { "dropping-particle" : "", "family" : "Sabine", "given" : "C. L.", "non-dropping-particle" : "", "parse-names" : false, "suffix" : "" } ], "container-title" : "Biogeosciences", "id" : "ITEM-2", "issue" : "4", "issued" : { "date-parts" : [ [ "2013", "4", "2" ] ] }, "page" : "2169-2191", "title" : "Global ocean storage of anthropogenic carbon", "translator" : [ { "dropping-particle" : "", "family" : "L6690", "given" : "", "non-dropping-particle" : "", "parse-names" : false, "suffix" : "" } ], "type" : "article-journal", "volume" : "10" }, "uris" : [ "http://www.mendeley.com/documents/?uuid=fb2cf05e-dd19-4d43-896d-2eb46c5609db" ] }, { "id" : "ITEM-3",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"(Khatiwala et al., 2013; DeVries, 2014; Gruber et al., 2019a)", "manualFormatting" : "(DeVries, 2014; Gruber et al., 2019a; Wu et al., 2020; Chapter 9.2.2.3)", "plainTextFormattedCitation" : "(Khatiwala et al., 2013; DeVries, 2014; Gruber et al., 2019a)", "previouslyFormattedCitation" : "(Khatiwala et al., 2013; DeVries, 2014; Gruber et al., 2019a)" }, "properties" : { "noteIndex" : 0 }, "schema" : "https://github.com/citation-style-language/schema/raw/master/csl-citation.json" }</w:delInstrText>
        </w:r>
      </w:del>
      <w:r w:rsidRPr="001E7A27">
        <w:rPr>
          <w:lang w:val="en-GB"/>
        </w:rPr>
        <w:fldChar w:fldCharType="separate"/>
      </w:r>
      <w:ins w:id="1381" w:author="Soapbox" w:date="2021-07-17T03:56:00Z">
        <w:r w:rsidR="00DD3870" w:rsidRPr="001E7A27">
          <w:rPr>
            <w:noProof/>
            <w:lang w:val="en-GB"/>
          </w:rPr>
          <w:t xml:space="preserve"> </w:t>
        </w:r>
      </w:ins>
      <w:del w:id="1382" w:author="Soapbox" w:date="2021-07-17T03:56:00Z">
        <w:r w:rsidR="00025FA2" w:rsidRPr="001E7A27" w:rsidDel="00DD3870">
          <w:rPr>
            <w:noProof/>
            <w:lang w:val="en-GB"/>
          </w:rPr>
          <w:delText>(</w:delText>
        </w:r>
      </w:del>
      <w:r w:rsidR="00025FA2" w:rsidRPr="001E7A27">
        <w:rPr>
          <w:noProof/>
          <w:lang w:val="en-GB"/>
        </w:rPr>
        <w:t>DeVries, 2014; Gruber et al., 2019</w:t>
      </w:r>
      <w:ins w:id="1383" w:author="Robin Matthews" w:date="2021-06-17T16:15:00Z">
        <w:r w:rsidR="0088459F" w:rsidRPr="001E7A27">
          <w:rPr>
            <w:noProof/>
            <w:lang w:val="en-GB"/>
          </w:rPr>
          <w:t>b</w:t>
        </w:r>
      </w:ins>
      <w:del w:id="1384" w:author="Robin Matthews" w:date="2021-06-17T16:15:00Z">
        <w:r w:rsidR="00025FA2" w:rsidRPr="001E7A27" w:rsidDel="0088459F">
          <w:rPr>
            <w:noProof/>
            <w:lang w:val="en-GB"/>
          </w:rPr>
          <w:delText>a</w:delText>
        </w:r>
      </w:del>
      <w:r w:rsidR="00025FA2" w:rsidRPr="001E7A27">
        <w:rPr>
          <w:noProof/>
          <w:lang w:val="en-GB"/>
        </w:rPr>
        <w:t>; Wu et al., 2020</w:t>
      </w:r>
      <w:del w:id="1385" w:author="Robin Matthews" w:date="2021-06-17T16:16:00Z">
        <w:r w:rsidR="00025FA2" w:rsidRPr="001E7A27" w:rsidDel="0088459F">
          <w:rPr>
            <w:noProof/>
            <w:lang w:val="en-GB"/>
          </w:rPr>
          <w:delText>; Chapter 9.2.2.3)</w:delText>
        </w:r>
      </w:del>
      <w:r w:rsidRPr="001E7A27">
        <w:rPr>
          <w:lang w:val="en-GB"/>
        </w:rPr>
        <w:fldChar w:fldCharType="end"/>
      </w:r>
      <w:commentRangeEnd w:id="1377"/>
      <w:r w:rsidR="00025FA2" w:rsidRPr="001E7A27">
        <w:rPr>
          <w:rStyle w:val="CommentReference"/>
          <w:lang w:val="en-GB"/>
        </w:rPr>
        <w:commentReference w:id="1377"/>
      </w:r>
      <w:ins w:id="1386" w:author="Soapbox" w:date="2021-07-27T15:13:00Z">
        <w:del w:id="1387" w:author="Ian Blenkinsop" w:date="2021-07-28T12:38:00Z">
          <w:r w:rsidR="006A6C53" w:rsidRPr="001E7A27" w:rsidDel="001926DF">
            <w:rPr>
              <w:lang w:val="en-GB"/>
            </w:rPr>
            <w:delText>;</w:delText>
          </w:r>
        </w:del>
      </w:ins>
      <w:ins w:id="1388" w:author="Ian Blenkinsop" w:date="2021-07-28T12:38:00Z">
        <w:r w:rsidR="001926DF" w:rsidRPr="001E7A27">
          <w:rPr>
            <w:lang w:val="en-GB"/>
          </w:rPr>
          <w:t>)</w:t>
        </w:r>
      </w:ins>
      <w:ins w:id="1389" w:author="Robin Matthews" w:date="2021-06-17T16:16:00Z">
        <w:del w:id="1390" w:author="Soapbox" w:date="2021-07-17T03:58:00Z">
          <w:r w:rsidR="0088459F" w:rsidRPr="001E7A27" w:rsidDel="00DD3870">
            <w:rPr>
              <w:noProof/>
              <w:lang w:val="en-GB"/>
            </w:rPr>
            <w:delText>;</w:delText>
          </w:r>
        </w:del>
        <w:commentRangeEnd w:id="1378"/>
        <w:r w:rsidR="0088459F" w:rsidRPr="001E7A27">
          <w:rPr>
            <w:rStyle w:val="CommentReference"/>
            <w:lang w:val="en-GB"/>
          </w:rPr>
          <w:commentReference w:id="1378"/>
        </w:r>
        <w:del w:id="1391" w:author="Ian Blenkinsop" w:date="2021-07-28T12:37:00Z">
          <w:r w:rsidR="0088459F" w:rsidRPr="001E7A27" w:rsidDel="001926DF">
            <w:rPr>
              <w:noProof/>
              <w:lang w:val="en-GB"/>
            </w:rPr>
            <w:delText xml:space="preserve"> Chapter 9.2.2.3</w:delText>
          </w:r>
        </w:del>
        <w:r w:rsidR="0088459F" w:rsidRPr="001E7A27">
          <w:rPr>
            <w:noProof/>
            <w:lang w:val="en-GB"/>
          </w:rPr>
          <w:t>)</w:t>
        </w:r>
      </w:ins>
      <w:r w:rsidRPr="001E7A27">
        <w:rPr>
          <w:lang w:val="en-GB"/>
        </w:rPr>
        <w:t xml:space="preserve">. </w:t>
      </w:r>
      <w:r w:rsidR="0010332D" w:rsidRPr="001E7A27">
        <w:rPr>
          <w:lang w:val="en-GB"/>
        </w:rPr>
        <w:t>The mean decadal scale magnitude and uncertainties of S</w:t>
      </w:r>
      <w:r w:rsidR="0010332D" w:rsidRPr="001E7A27">
        <w:rPr>
          <w:vertAlign w:val="subscript"/>
          <w:lang w:val="en-GB"/>
        </w:rPr>
        <w:t>ocean</w:t>
      </w:r>
      <w:r w:rsidR="0010332D" w:rsidRPr="001E7A27">
        <w:rPr>
          <w:lang w:val="en-GB"/>
        </w:rPr>
        <w:t xml:space="preserve"> from net air sea fluxes (F</w:t>
      </w:r>
      <w:r w:rsidR="0010332D" w:rsidRPr="001E7A27">
        <w:rPr>
          <w:vertAlign w:val="subscript"/>
          <w:lang w:val="en-GB"/>
        </w:rPr>
        <w:t>net</w:t>
      </w:r>
      <w:r w:rsidR="0010332D" w:rsidRPr="001E7A27">
        <w:rPr>
          <w:lang w:val="en-GB"/>
        </w:rPr>
        <w:t xml:space="preserve">) were calculated from an ensemble of </w:t>
      </w:r>
      <w:del w:id="1392" w:author="Soapbox" w:date="2021-07-17T03:58:00Z">
        <w:r w:rsidR="0010332D" w:rsidRPr="001E7A27" w:rsidDel="009F1D7D">
          <w:rPr>
            <w:lang w:val="en-GB"/>
          </w:rPr>
          <w:delText xml:space="preserve">6 </w:delText>
        </w:r>
      </w:del>
      <w:ins w:id="1393" w:author="Soapbox" w:date="2021-07-17T03:58:00Z">
        <w:r w:rsidR="009F1D7D" w:rsidRPr="001E7A27">
          <w:rPr>
            <w:lang w:val="en-GB"/>
          </w:rPr>
          <w:t xml:space="preserve">six </w:t>
        </w:r>
      </w:ins>
      <w:r w:rsidR="0010332D" w:rsidRPr="001E7A27">
        <w:rPr>
          <w:lang w:val="en-GB"/>
        </w:rPr>
        <w:t>observational</w:t>
      </w:r>
      <w:ins w:id="1394" w:author="Soapbox" w:date="2021-07-17T03:58:00Z">
        <w:r w:rsidR="009F1D7D" w:rsidRPr="001E7A27">
          <w:rPr>
            <w:lang w:val="en-GB"/>
          </w:rPr>
          <w:t>-</w:t>
        </w:r>
      </w:ins>
      <w:del w:id="1395" w:author="Soapbox" w:date="2021-07-17T03:58:00Z">
        <w:r w:rsidR="0010332D" w:rsidRPr="001E7A27" w:rsidDel="009F1D7D">
          <w:rPr>
            <w:lang w:val="en-GB"/>
          </w:rPr>
          <w:delText xml:space="preserve"> </w:delText>
        </w:r>
      </w:del>
      <w:r w:rsidR="0010332D" w:rsidRPr="001E7A27">
        <w:rPr>
          <w:lang w:val="en-GB"/>
        </w:rPr>
        <w:t>based product reconstructions (Figure 5.9a) and the storage rates in the ocean interior derived from multiple ocean interior CO</w:t>
      </w:r>
      <w:r w:rsidR="0010332D" w:rsidRPr="001E7A27">
        <w:rPr>
          <w:vertAlign w:val="subscript"/>
          <w:lang w:val="en-GB"/>
        </w:rPr>
        <w:t>2</w:t>
      </w:r>
      <w:r w:rsidR="0010332D" w:rsidRPr="001E7A27">
        <w:rPr>
          <w:lang w:val="en-GB"/>
        </w:rPr>
        <w:t xml:space="preserve"> data</w:t>
      </w:r>
      <w:del w:id="1396" w:author="Soapbox" w:date="2021-07-16T12:01:00Z">
        <w:r w:rsidR="0010332D" w:rsidRPr="001E7A27" w:rsidDel="00CA13FD">
          <w:rPr>
            <w:lang w:val="en-GB"/>
          </w:rPr>
          <w:delText xml:space="preserve"> </w:delText>
        </w:r>
      </w:del>
      <w:r w:rsidR="0010332D" w:rsidRPr="001E7A27">
        <w:rPr>
          <w:lang w:val="en-GB"/>
        </w:rPr>
        <w:t xml:space="preserve">sets </w:t>
      </w:r>
      <w:commentRangeStart w:id="1397"/>
      <w:r w:rsidR="0010332D" w:rsidRPr="001E7A27">
        <w:rPr>
          <w:lang w:val="en-GB"/>
        </w:rPr>
        <w:fldChar w:fldCharType="begin" w:fldLock="1"/>
      </w:r>
      <w:r w:rsidR="007B506D" w:rsidRPr="001E7A27">
        <w:rPr>
          <w:lang w:val="en-GB"/>
        </w:rPr>
        <w:instrText>ADDIN CSL_CITATION { "citationItems" : [ { "id" : "ITEM-1",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"manualFormatting" : "(Gruber et al., 2019b)", "plainTextFormattedCitation" : "(Gruber et al., 2019a)", "previouslyFormattedCitation" : "(Gruber et al., 2019a)" }, "properties" : { "noteIndex" : 0 }, "schema" : "https://github.com/citation-style-language/schema/raw/master/csl-citation.json" }</w:instrText>
      </w:r>
      <w:r w:rsidR="0010332D" w:rsidRPr="001E7A27">
        <w:rPr>
          <w:lang w:val="en-GB"/>
        </w:rPr>
        <w:fldChar w:fldCharType="separate"/>
      </w:r>
      <w:r w:rsidR="00025FA2" w:rsidRPr="001E7A27">
        <w:rPr>
          <w:noProof/>
          <w:lang w:val="en-GB"/>
        </w:rPr>
        <w:t>(Gruber et al., 2019</w:t>
      </w:r>
      <w:del w:id="1398" w:author="Robin Matthews" w:date="2021-06-17T16:18:00Z">
        <w:r w:rsidR="00025FA2" w:rsidRPr="001E7A27" w:rsidDel="0088459F">
          <w:rPr>
            <w:noProof/>
            <w:lang w:val="en-GB"/>
          </w:rPr>
          <w:delText>a</w:delText>
        </w:r>
      </w:del>
      <w:ins w:id="1399" w:author="Robin Matthews" w:date="2021-06-17T16:18:00Z">
        <w:r w:rsidR="0088459F" w:rsidRPr="001E7A27">
          <w:rPr>
            <w:noProof/>
            <w:lang w:val="en-GB"/>
          </w:rPr>
          <w:t>b</w:t>
        </w:r>
      </w:ins>
      <w:ins w:id="1400" w:author="Soapbox" w:date="2021-07-27T15:13:00Z">
        <w:r w:rsidR="006A6C53" w:rsidRPr="001E7A27">
          <w:rPr>
            <w:noProof/>
            <w:lang w:val="en-GB"/>
          </w:rPr>
          <w:t>;</w:t>
        </w:r>
      </w:ins>
      <w:del w:id="1401" w:author="Soapbox" w:date="2021-07-27T15:13:00Z">
        <w:r w:rsidR="00025FA2" w:rsidRPr="001E7A27" w:rsidDel="006A6C53">
          <w:rPr>
            <w:noProof/>
            <w:lang w:val="en-GB"/>
          </w:rPr>
          <w:delText>)</w:delText>
        </w:r>
      </w:del>
      <w:r w:rsidR="0010332D" w:rsidRPr="001E7A27">
        <w:rPr>
          <w:lang w:val="en-GB"/>
        </w:rPr>
        <w:fldChar w:fldCharType="end"/>
      </w:r>
      <w:commentRangeEnd w:id="1397"/>
      <w:r w:rsidR="00025FA2" w:rsidRPr="001E7A27">
        <w:rPr>
          <w:rStyle w:val="CommentReference"/>
          <w:lang w:val="en-GB"/>
        </w:rPr>
        <w:commentReference w:id="1397"/>
      </w:r>
      <w:del w:id="1402" w:author="Soapbox" w:date="2021-07-27T15:13:00Z">
        <w:r w:rsidR="0010332D" w:rsidRPr="001E7A27" w:rsidDel="006A6C53">
          <w:rPr>
            <w:lang w:val="en-GB"/>
          </w:rPr>
          <w:delText xml:space="preserve"> (</w:delText>
        </w:r>
      </w:del>
      <w:ins w:id="1403" w:author="Soapbox" w:date="2021-07-27T15:13:00Z">
        <w:r w:rsidR="006A6C53" w:rsidRPr="001E7A27">
          <w:rPr>
            <w:lang w:val="en-GB"/>
          </w:rPr>
          <w:t xml:space="preserve"> </w:t>
        </w:r>
      </w:ins>
      <w:r w:rsidR="0010332D" w:rsidRPr="001E7A27">
        <w:rPr>
          <w:lang w:val="en-GB"/>
        </w:rPr>
        <w:t xml:space="preserve">Figure 5.9b). </w:t>
      </w:r>
      <w:r w:rsidRPr="001E7A27">
        <w:rPr>
          <w:lang w:val="en-GB" w:eastAsia="ja-JP"/>
        </w:rPr>
        <w:t xml:space="preserve">The </w:t>
      </w:r>
      <w:r w:rsidRPr="001E7A27">
        <w:rPr>
          <w:rFonts w:eastAsia="Bliss-Medium"/>
          <w:lang w:val="en-GB"/>
        </w:rPr>
        <w:t>cumulative CO</w:t>
      </w:r>
      <w:r w:rsidRPr="001E7A27">
        <w:rPr>
          <w:vertAlign w:val="subscript"/>
          <w:lang w:val="en-GB"/>
        </w:rPr>
        <w:t>2</w:t>
      </w:r>
      <w:r w:rsidRPr="001E7A27">
        <w:rPr>
          <w:rFonts w:eastAsia="Bliss-Medium"/>
          <w:lang w:val="en-GB"/>
        </w:rPr>
        <w:t xml:space="preserve"> stored in the ocean interior </w:t>
      </w:r>
      <w:r w:rsidRPr="001E7A27">
        <w:rPr>
          <w:rFonts w:eastAsia="Bliss-Medium" w:cs="Times New Roman"/>
          <w:lang w:val="en-GB"/>
        </w:rPr>
        <w:t>from 1800 to 2007</w:t>
      </w:r>
      <w:r w:rsidRPr="001E7A27">
        <w:rPr>
          <w:rFonts w:eastAsia="Bliss-Medium"/>
          <w:lang w:val="en-GB"/>
        </w:rPr>
        <w:t xml:space="preserve"> has been estimated at 1</w:t>
      </w:r>
      <w:r w:rsidRPr="001E7A27">
        <w:rPr>
          <w:rFonts w:eastAsia="Bliss-Medium" w:cs="Times New Roman"/>
          <w:lang w:val="en-GB"/>
        </w:rPr>
        <w:t>40 ±18</w:t>
      </w:r>
      <w:r w:rsidRPr="001E7A27">
        <w:rPr>
          <w:rFonts w:eastAsia="Bliss-Medium" w:cs="Times New Roman"/>
          <w:lang w:val="en-GB" w:eastAsia="ja-JP"/>
        </w:rPr>
        <w:t xml:space="preserve"> </w:t>
      </w:r>
      <w:r w:rsidRPr="001E7A27">
        <w:rPr>
          <w:rFonts w:eastAsia="Bliss-Medium" w:cs="Times New Roman"/>
          <w:lang w:val="en-GB"/>
        </w:rPr>
        <w:t xml:space="preserve">PgC </w:t>
      </w:r>
      <w:commentRangeStart w:id="1404"/>
      <w:r w:rsidRPr="001E7A27">
        <w:rPr>
          <w:rFonts w:eastAsia="Bliss-Medium" w:cs="Times New Roman"/>
          <w:lang w:val="en-GB"/>
        </w:rPr>
        <w:fldChar w:fldCharType="begin" w:fldLock="1"/>
      </w:r>
      <w:r w:rsidR="007B506D" w:rsidRPr="001E7A27">
        <w:rPr>
          <w:rFonts w:eastAsia="Bliss-Medium" w:cs="Times New Roman"/>
          <w:lang w:val="en-GB"/>
        </w:rPr>
        <w:instrText>ADDIN CSL_CITATION { "citationItems" : [ { "id" : "ITEM-1",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"manualFormatting" : "(Gruber et al., 2019b)", "plainTextFormattedCitation" : "(Gruber et al., 2019a)", "previouslyFormattedCitation" : "(Gruber et al., 2019a)" }, "properties" : { "noteIndex" : 0 }, "schema" : "https://github.com/citation-style-language/schema/raw/master/csl-citation.json" }</w:instrText>
      </w:r>
      <w:r w:rsidRPr="001E7A27">
        <w:rPr>
          <w:rFonts w:eastAsia="Bliss-Medium" w:cs="Times New Roman"/>
          <w:lang w:val="en-GB"/>
        </w:rPr>
        <w:fldChar w:fldCharType="separate"/>
      </w:r>
      <w:r w:rsidR="00025FA2" w:rsidRPr="001E7A27">
        <w:rPr>
          <w:rFonts w:eastAsia="Bliss-Medium" w:cs="Times New Roman"/>
          <w:noProof/>
          <w:lang w:val="en-GB"/>
        </w:rPr>
        <w:t>(Gruber et al., 2019</w:t>
      </w:r>
      <w:ins w:id="1405" w:author="Robin Matthews" w:date="2021-06-17T16:18:00Z">
        <w:r w:rsidR="0088459F" w:rsidRPr="001E7A27">
          <w:rPr>
            <w:rFonts w:eastAsia="Bliss-Medium" w:cs="Times New Roman"/>
            <w:noProof/>
            <w:lang w:val="en-GB"/>
          </w:rPr>
          <w:t>b</w:t>
        </w:r>
      </w:ins>
      <w:del w:id="1406" w:author="Robin Matthews" w:date="2021-06-17T16:18:00Z">
        <w:r w:rsidR="00025FA2" w:rsidRPr="001E7A27" w:rsidDel="0088459F">
          <w:rPr>
            <w:rFonts w:eastAsia="Bliss-Medium" w:cs="Times New Roman"/>
            <w:noProof/>
            <w:lang w:val="en-GB"/>
          </w:rPr>
          <w:delText>a</w:delText>
        </w:r>
      </w:del>
      <w:r w:rsidR="00025FA2" w:rsidRPr="001E7A27">
        <w:rPr>
          <w:rFonts w:eastAsia="Bliss-Medium" w:cs="Times New Roman"/>
          <w:noProof/>
          <w:lang w:val="en-GB"/>
        </w:rPr>
        <w:t>)</w:t>
      </w:r>
      <w:r w:rsidRPr="001E7A27">
        <w:rPr>
          <w:rFonts w:eastAsia="Bliss-Medium" w:cs="Times New Roman"/>
          <w:lang w:val="en-GB"/>
        </w:rPr>
        <w:fldChar w:fldCharType="end"/>
      </w:r>
      <w:commentRangeEnd w:id="1404"/>
      <w:r w:rsidR="00025FA2" w:rsidRPr="001E7A27">
        <w:rPr>
          <w:rStyle w:val="CommentReference"/>
          <w:lang w:val="en-GB"/>
        </w:rPr>
        <w:commentReference w:id="1404"/>
      </w:r>
      <w:r w:rsidRPr="001E7A27">
        <w:rPr>
          <w:rFonts w:eastAsia="Bliss-Medium" w:cs="Times New Roman"/>
          <w:lang w:val="en-GB"/>
        </w:rPr>
        <w:t>.</w:t>
      </w:r>
      <w:r w:rsidRPr="001E7A27">
        <w:rPr>
          <w:lang w:val="en-GB" w:eastAsia="ja-JP"/>
        </w:rPr>
        <w:t xml:space="preserve"> As reported in </w:t>
      </w:r>
      <w:r w:rsidRPr="001E7A27">
        <w:rPr>
          <w:noProof/>
          <w:lang w:val="en-GB"/>
        </w:rPr>
        <w:t xml:space="preserve">SROCC (Section 5.2.2.3.1; </w:t>
      </w:r>
      <w:commentRangeStart w:id="1407"/>
      <w:r w:rsidRPr="001E7A27">
        <w:rPr>
          <w:lang w:val="en-GB"/>
        </w:rPr>
        <w:fldChar w:fldCharType="begin" w:fldLock="1"/>
      </w:r>
      <w:r w:rsidR="00747167" w:rsidRPr="001E7A27">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"manualFormatting" : "IPCC, 2019b", "plainTextFormattedCitation" : "(IPCC, 2019b)", "previouslyFormattedCitation" : "(IPCC, 2019b)" }, "properties" : { "noteIndex" : 0 }, "schema" : "https://github.com/citation-style-language/schema/raw/master/csl-citation.json" }</w:instrText>
      </w:r>
      <w:r w:rsidRPr="001E7A27">
        <w:rPr>
          <w:lang w:val="en-GB"/>
        </w:rPr>
        <w:fldChar w:fldCharType="separate"/>
      </w:r>
      <w:r w:rsidR="00025FA2" w:rsidRPr="001E7A27">
        <w:rPr>
          <w:noProof/>
          <w:lang w:val="en-GB"/>
        </w:rPr>
        <w:t>IPCC, 2019b</w:t>
      </w:r>
      <w:r w:rsidRPr="001E7A27">
        <w:rPr>
          <w:lang w:val="en-GB"/>
        </w:rPr>
        <w:fldChar w:fldCharType="end"/>
      </w:r>
      <w:commentRangeEnd w:id="1407"/>
      <w:r w:rsidR="00025FA2" w:rsidRPr="001E7A27">
        <w:rPr>
          <w:rStyle w:val="CommentReference"/>
          <w:lang w:val="en-GB"/>
        </w:rPr>
        <w:commentReference w:id="1407"/>
      </w:r>
      <w:r w:rsidRPr="001E7A27">
        <w:rPr>
          <w:noProof/>
          <w:lang w:val="en-GB"/>
        </w:rPr>
        <w:t>),</w:t>
      </w:r>
      <w:r w:rsidRPr="001E7A27">
        <w:rPr>
          <w:rFonts w:eastAsia="Bliss-Medium" w:cs="Times New Roman"/>
          <w:lang w:val="en-GB"/>
        </w:rPr>
        <w:t xml:space="preserve"> the net ocean CO</w:t>
      </w:r>
      <w:r w:rsidRPr="001E7A27">
        <w:rPr>
          <w:rFonts w:eastAsia="Bliss-Medium" w:cs="Times New Roman"/>
          <w:vertAlign w:val="subscript"/>
          <w:lang w:val="en-GB"/>
        </w:rPr>
        <w:t>2</w:t>
      </w:r>
      <w:r w:rsidRPr="001E7A27">
        <w:rPr>
          <w:rFonts w:eastAsia="Bliss-Medium" w:cs="Times New Roman"/>
          <w:lang w:val="en-GB"/>
        </w:rPr>
        <w:t xml:space="preserve"> </w:t>
      </w:r>
      <w:r w:rsidRPr="001E7A27">
        <w:rPr>
          <w:rFonts w:eastAsia="Bliss-Medium" w:cs="Times New Roman"/>
          <w:lang w:val="en-GB" w:eastAsia="ja-JP"/>
        </w:rPr>
        <w:t xml:space="preserve">storage </w:t>
      </w:r>
      <w:r w:rsidRPr="001E7A27">
        <w:rPr>
          <w:rFonts w:eastAsia="Bliss-Medium" w:cs="Times New Roman"/>
          <w:lang w:val="en-GB"/>
        </w:rPr>
        <w:t>between 1994</w:t>
      </w:r>
      <w:r w:rsidRPr="001E7A27">
        <w:rPr>
          <w:rFonts w:cs="Times New Roman"/>
          <w:lang w:val="en-GB"/>
        </w:rPr>
        <w:t>–</w:t>
      </w:r>
      <w:r w:rsidRPr="001E7A27">
        <w:rPr>
          <w:rFonts w:eastAsia="Bliss-Medium" w:cs="Times New Roman"/>
          <w:lang w:val="en-GB"/>
        </w:rPr>
        <w:t xml:space="preserve">2007 </w:t>
      </w:r>
      <w:r w:rsidRPr="001E7A27">
        <w:rPr>
          <w:rFonts w:eastAsia="Bliss-Medium" w:cs="Times New Roman"/>
          <w:lang w:val="en-GB" w:eastAsia="ja-JP"/>
        </w:rPr>
        <w:t>was 29</w:t>
      </w:r>
      <w:r w:rsidRPr="001E7A27">
        <w:rPr>
          <w:rFonts w:eastAsia="Bliss-Medium" w:cs="Times New Roman"/>
          <w:lang w:val="en-GB"/>
        </w:rPr>
        <w:t xml:space="preserve"> ± </w:t>
      </w:r>
      <w:r w:rsidRPr="001E7A27">
        <w:rPr>
          <w:rFonts w:eastAsia="Bliss-Medium"/>
          <w:lang w:val="en-GB"/>
        </w:rPr>
        <w:t>4</w:t>
      </w:r>
      <w:r w:rsidRPr="001E7A27">
        <w:rPr>
          <w:rFonts w:eastAsia="Bliss-Medium" w:cs="Times New Roman"/>
          <w:lang w:val="en-GB"/>
        </w:rPr>
        <w:t xml:space="preserve"> PgC, which corresponds to a mean storage of 26 ± 5% of anthropogenic CO</w:t>
      </w:r>
      <w:r w:rsidRPr="001E7A27">
        <w:rPr>
          <w:rFonts w:eastAsia="Bliss-Medium" w:cs="Times New Roman"/>
          <w:vertAlign w:val="subscript"/>
          <w:lang w:val="en-GB"/>
        </w:rPr>
        <w:t>2</w:t>
      </w:r>
      <w:r w:rsidRPr="001E7A27">
        <w:rPr>
          <w:rFonts w:eastAsia="Bliss-Medium" w:cs="Times New Roman"/>
          <w:lang w:val="en-GB"/>
        </w:rPr>
        <w:t xml:space="preserve"> </w:t>
      </w:r>
      <w:r w:rsidRPr="001E7A27">
        <w:rPr>
          <w:rFonts w:eastAsia="Bliss-Medium" w:cs="Times New Roman"/>
          <w:lang w:val="en-GB"/>
        </w:rPr>
        <w:lastRenderedPageBreak/>
        <w:t xml:space="preserve">emissions for that period </w:t>
      </w:r>
      <w:commentRangeStart w:id="1408"/>
      <w:r w:rsidRPr="001E7A27">
        <w:rPr>
          <w:lang w:val="en-GB"/>
        </w:rPr>
        <w:fldChar w:fldCharType="begin" w:fldLock="1"/>
      </w:r>
      <w:r w:rsidR="007B506D" w:rsidRPr="001E7A27">
        <w:rPr>
          <w:lang w:val="en-GB"/>
        </w:rPr>
        <w:instrText>ADDIN CSL_CITATION { "citationItems" : [ { "id" : "ITEM-1",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"manualFormatting" : "(Gruber et al., 2019b)", "plainTextFormattedCitation" : "(Gruber et al., 2019a)", "previouslyFormattedCitation" : "(Gruber et al., 2019a)" }, "properties" : { "noteIndex" : 0 }, "schema" : "https://github.com/citation-style-language/schema/raw/master/csl-citation.json" }</w:instrText>
      </w:r>
      <w:r w:rsidRPr="001E7A27">
        <w:rPr>
          <w:lang w:val="en-GB"/>
        </w:rPr>
        <w:fldChar w:fldCharType="separate"/>
      </w:r>
      <w:r w:rsidR="00025FA2" w:rsidRPr="001E7A27">
        <w:rPr>
          <w:noProof/>
          <w:lang w:val="en-GB"/>
        </w:rPr>
        <w:t>(Gruber et al., 2019</w:t>
      </w:r>
      <w:ins w:id="1409" w:author="Robin Matthews" w:date="2021-06-17T16:18:00Z">
        <w:r w:rsidR="0088459F" w:rsidRPr="001E7A27">
          <w:rPr>
            <w:noProof/>
            <w:lang w:val="en-GB"/>
          </w:rPr>
          <w:t>b</w:t>
        </w:r>
      </w:ins>
      <w:del w:id="1410" w:author="Robin Matthews" w:date="2021-06-17T16:18:00Z">
        <w:r w:rsidR="00025FA2" w:rsidRPr="001E7A27" w:rsidDel="0088459F">
          <w:rPr>
            <w:noProof/>
            <w:lang w:val="en-GB"/>
          </w:rPr>
          <w:delText>a</w:delText>
        </w:r>
      </w:del>
      <w:r w:rsidR="00025FA2" w:rsidRPr="001E7A27">
        <w:rPr>
          <w:noProof/>
          <w:lang w:val="en-GB"/>
        </w:rPr>
        <w:t>)</w:t>
      </w:r>
      <w:r w:rsidRPr="001E7A27">
        <w:rPr>
          <w:lang w:val="en-GB"/>
        </w:rPr>
        <w:fldChar w:fldCharType="end"/>
      </w:r>
      <w:commentRangeEnd w:id="1408"/>
      <w:r w:rsidR="00025FA2" w:rsidRPr="001E7A27">
        <w:rPr>
          <w:rStyle w:val="CommentReference"/>
          <w:lang w:val="en-GB"/>
        </w:rPr>
        <w:commentReference w:id="1408"/>
      </w:r>
      <w:r w:rsidRPr="001E7A27">
        <w:rPr>
          <w:rFonts w:eastAsia="Bliss-Medium" w:cs="Times New Roman"/>
          <w:lang w:val="en-GB"/>
        </w:rPr>
        <w:t xml:space="preserve">. </w:t>
      </w:r>
      <w:r w:rsidRPr="001E7A27">
        <w:rPr>
          <w:rFonts w:eastAsia="Bliss-Medium"/>
          <w:lang w:val="en-GB"/>
        </w:rPr>
        <w:t>The resulting net annual storage rate of anthropogenic CO</w:t>
      </w:r>
      <w:r w:rsidRPr="001E7A27">
        <w:rPr>
          <w:rFonts w:eastAsia="Bliss-Medium"/>
          <w:vertAlign w:val="subscript"/>
          <w:lang w:val="en-GB"/>
        </w:rPr>
        <w:t>2</w:t>
      </w:r>
      <w:r w:rsidRPr="001E7A27">
        <w:rPr>
          <w:rFonts w:eastAsia="Bliss-Medium"/>
          <w:lang w:val="en-GB"/>
        </w:rPr>
        <w:t>, equivalent to S</w:t>
      </w:r>
      <w:r w:rsidRPr="001E7A27">
        <w:rPr>
          <w:rFonts w:eastAsia="Bliss-Medium"/>
          <w:vertAlign w:val="subscript"/>
          <w:lang w:val="en-GB"/>
        </w:rPr>
        <w:t>ocean</w:t>
      </w:r>
      <w:r w:rsidRPr="001E7A27">
        <w:rPr>
          <w:rFonts w:eastAsia="Bliss-Medium"/>
          <w:lang w:val="en-GB"/>
        </w:rPr>
        <w:t xml:space="preserve"> for the period mid-1994</w:t>
      </w:r>
      <w:ins w:id="1411" w:author="Soapbox" w:date="2021-07-17T03:59:00Z">
        <w:r w:rsidR="00263C1C" w:rsidRPr="001E7A27">
          <w:rPr>
            <w:rFonts w:cs="Times New Roman"/>
            <w:lang w:val="en-GB"/>
          </w:rPr>
          <w:t xml:space="preserve"> to </w:t>
        </w:r>
      </w:ins>
      <w:del w:id="1412" w:author="Soapbox" w:date="2021-07-17T03:59:00Z">
        <w:r w:rsidRPr="001E7A27" w:rsidDel="00263C1C">
          <w:rPr>
            <w:rFonts w:cs="Times New Roman"/>
            <w:lang w:val="en-GB"/>
          </w:rPr>
          <w:delText>–</w:delText>
        </w:r>
      </w:del>
      <w:r w:rsidRPr="001E7A27">
        <w:rPr>
          <w:rFonts w:cs="Times New Roman"/>
          <w:lang w:val="en-GB"/>
        </w:rPr>
        <w:t>mid-</w:t>
      </w:r>
      <w:r w:rsidRPr="001E7A27">
        <w:rPr>
          <w:rFonts w:eastAsia="Bliss-Medium"/>
          <w:lang w:val="en-GB"/>
        </w:rPr>
        <w:t xml:space="preserve">2007 is 2.2 </w:t>
      </w:r>
      <w:r w:rsidRPr="001E7A27">
        <w:rPr>
          <w:rFonts w:eastAsia="Bliss-Medium" w:cs="Times New Roman"/>
          <w:lang w:val="en-GB"/>
        </w:rPr>
        <w:t>± 0.3</w:t>
      </w:r>
      <w:r w:rsidRPr="001E7A27">
        <w:rPr>
          <w:rFonts w:eastAsia="Bliss-Medium"/>
          <w:lang w:val="en-GB"/>
        </w:rPr>
        <w:t xml:space="preserve"> PgC</w:t>
      </w:r>
      <w:ins w:id="1413" w:author="Soapbox" w:date="2021-07-17T04:00:00Z">
        <w:r w:rsidR="00263C1C" w:rsidRPr="001E7A27">
          <w:rPr>
            <w:rFonts w:eastAsia="Bliss-Medium"/>
            <w:lang w:val="en-GB"/>
          </w:rPr>
          <w:t xml:space="preserve"> </w:t>
        </w:r>
      </w:ins>
      <w:r w:rsidRPr="001E7A27">
        <w:rPr>
          <w:rFonts w:eastAsia="Bliss-Medium"/>
          <w:lang w:val="en-GB"/>
        </w:rPr>
        <w:t>yr</w:t>
      </w:r>
      <w:del w:id="1414" w:author="Ian Blenkinsop" w:date="2021-07-28T16:14:00Z">
        <w:r w:rsidRPr="001E7A27" w:rsidDel="00E4692D">
          <w:rPr>
            <w:vertAlign w:val="superscript"/>
            <w:lang w:val="en-GB"/>
          </w:rPr>
          <w:delText>-</w:delText>
        </w:r>
      </w:del>
      <w:ins w:id="1415" w:author="Ian Blenkinsop" w:date="2021-07-28T16:14:00Z">
        <w:r w:rsidR="00E4692D" w:rsidRPr="001E7A27">
          <w:rPr>
            <w:vertAlign w:val="superscript"/>
            <w:lang w:val="en-GB"/>
          </w:rPr>
          <w:t>–</w:t>
        </w:r>
      </w:ins>
      <w:r w:rsidRPr="001E7A27">
        <w:rPr>
          <w:vertAlign w:val="superscript"/>
          <w:lang w:val="en-GB"/>
        </w:rPr>
        <w:t>1</w:t>
      </w:r>
      <w:r w:rsidRPr="001E7A27">
        <w:rPr>
          <w:lang w:val="en-GB"/>
        </w:rPr>
        <w:t xml:space="preserve">, which is </w:t>
      </w:r>
      <w:r w:rsidRPr="001E7A27">
        <w:rPr>
          <w:rFonts w:eastAsia="Bliss-Medium"/>
          <w:lang w:val="en-GB"/>
        </w:rPr>
        <w:t>in very close agreement with the top-down air-sea flux estimate of S</w:t>
      </w:r>
      <w:r w:rsidRPr="001E7A27">
        <w:rPr>
          <w:rFonts w:eastAsia="Bliss-Medium"/>
          <w:vertAlign w:val="subscript"/>
          <w:lang w:val="en-GB"/>
        </w:rPr>
        <w:t>ocean</w:t>
      </w:r>
      <w:r w:rsidRPr="001E7A27">
        <w:rPr>
          <w:rFonts w:eastAsia="Bliss-Medium"/>
          <w:lang w:val="en-GB"/>
        </w:rPr>
        <w:t xml:space="preserve"> of 2.1 </w:t>
      </w:r>
      <w:r w:rsidRPr="001E7A27">
        <w:rPr>
          <w:rFonts w:eastAsia="Bliss-Medium" w:cs="Times New Roman"/>
          <w:lang w:val="en-GB"/>
        </w:rPr>
        <w:t xml:space="preserve">± 0.5 </w:t>
      </w:r>
      <w:r w:rsidRPr="001E7A27">
        <w:rPr>
          <w:rFonts w:eastAsia="Bliss-Medium"/>
          <w:lang w:val="en-GB"/>
        </w:rPr>
        <w:t>PgC yr</w:t>
      </w:r>
      <w:del w:id="1416" w:author="Ian Blenkinsop" w:date="2021-07-28T16:14:00Z">
        <w:r w:rsidRPr="001E7A27" w:rsidDel="00E4692D">
          <w:rPr>
            <w:vertAlign w:val="superscript"/>
            <w:lang w:val="en-GB"/>
          </w:rPr>
          <w:delText>-</w:delText>
        </w:r>
      </w:del>
      <w:ins w:id="1417" w:author="Ian Blenkinsop" w:date="2021-07-28T16:14:00Z">
        <w:r w:rsidR="00E4692D" w:rsidRPr="001E7A27">
          <w:rPr>
            <w:vertAlign w:val="superscript"/>
            <w:lang w:val="en-GB"/>
          </w:rPr>
          <w:t>–</w:t>
        </w:r>
      </w:ins>
      <w:r w:rsidRPr="001E7A27">
        <w:rPr>
          <w:vertAlign w:val="superscript"/>
          <w:lang w:val="en-GB"/>
        </w:rPr>
        <w:t>1</w:t>
      </w:r>
      <w:r w:rsidRPr="001E7A27">
        <w:rPr>
          <w:rFonts w:eastAsia="Bliss-Medium"/>
          <w:lang w:val="en-GB"/>
        </w:rPr>
        <w:t xml:space="preserve"> from GOBMs and 1.9 ± 0.3PgC yr</w:t>
      </w:r>
      <w:del w:id="1418" w:author="Ian Blenkinsop" w:date="2021-07-28T16:14:00Z">
        <w:r w:rsidRPr="001E7A27" w:rsidDel="00E4692D">
          <w:rPr>
            <w:rFonts w:eastAsia="Bliss-Medium"/>
            <w:vertAlign w:val="superscript"/>
            <w:lang w:val="en-GB"/>
          </w:rPr>
          <w:delText>-</w:delText>
        </w:r>
      </w:del>
      <w:ins w:id="1419" w:author="Ian Blenkinsop" w:date="2021-07-28T16:14:00Z">
        <w:r w:rsidR="00E4692D" w:rsidRPr="001E7A27">
          <w:rPr>
            <w:rFonts w:eastAsia="Bliss-Medium"/>
            <w:vertAlign w:val="superscript"/>
            <w:lang w:val="en-GB"/>
          </w:rPr>
          <w:t>–</w:t>
        </w:r>
      </w:ins>
      <w:r w:rsidRPr="001E7A27">
        <w:rPr>
          <w:rFonts w:eastAsia="Bliss-Medium"/>
          <w:vertAlign w:val="superscript"/>
          <w:lang w:val="en-GB"/>
        </w:rPr>
        <w:t>1</w:t>
      </w:r>
      <w:r w:rsidRPr="001E7A27">
        <w:rPr>
          <w:rFonts w:eastAsia="Bliss-Medium"/>
          <w:lang w:val="en-GB"/>
        </w:rPr>
        <w:t xml:space="preserve"> from </w:t>
      </w:r>
      <w:r w:rsidRPr="001E7A27">
        <w:rPr>
          <w:rFonts w:eastAsia="Bliss-Medium"/>
          <w:i/>
          <w:iCs/>
          <w:lang w:val="en-GB"/>
        </w:rPr>
        <w:t>p</w:t>
      </w:r>
      <w:r w:rsidRPr="001E7A27">
        <w:rPr>
          <w:rFonts w:eastAsia="Bliss-Medium"/>
          <w:lang w:val="en-GB"/>
        </w:rPr>
        <w:t>CO</w:t>
      </w:r>
      <w:r w:rsidRPr="001E7A27">
        <w:rPr>
          <w:rFonts w:eastAsia="Bliss-Medium"/>
          <w:vertAlign w:val="subscript"/>
          <w:lang w:val="en-GB"/>
        </w:rPr>
        <w:t>2</w:t>
      </w:r>
      <w:r w:rsidRPr="001E7A27">
        <w:rPr>
          <w:rFonts w:eastAsia="Bliss-Medium"/>
          <w:lang w:val="en-GB"/>
        </w:rPr>
        <w:t xml:space="preserve">-based observational products with the steady </w:t>
      </w:r>
      <w:r w:rsidR="00C816D4" w:rsidRPr="001E7A27">
        <w:rPr>
          <w:rFonts w:eastAsia="Bliss-Medium"/>
          <w:lang w:val="en-GB"/>
        </w:rPr>
        <w:t>river</w:t>
      </w:r>
      <w:r w:rsidRPr="001E7A27">
        <w:rPr>
          <w:rFonts w:eastAsia="Bliss-Medium"/>
          <w:lang w:val="en-GB"/>
        </w:rPr>
        <w:t xml:space="preserve"> carbon flux correction of 0.62</w:t>
      </w:r>
      <w:ins w:id="1420" w:author="Ian Blenkinsop" w:date="2021-07-28T12:39:00Z">
        <w:r w:rsidR="001926DF" w:rsidRPr="001E7A27">
          <w:rPr>
            <w:rFonts w:eastAsia="Bliss-Medium"/>
            <w:lang w:val="en-GB"/>
          </w:rPr>
          <w:t xml:space="preserve"> </w:t>
        </w:r>
      </w:ins>
      <w:r w:rsidRPr="001E7A27">
        <w:rPr>
          <w:rFonts w:eastAsia="Bliss-Medium"/>
          <w:lang w:val="en-GB"/>
        </w:rPr>
        <w:t>PgC</w:t>
      </w:r>
      <w:ins w:id="1421" w:author="Ian Blenkinsop" w:date="2021-07-28T12:39:00Z">
        <w:r w:rsidR="001926DF" w:rsidRPr="001E7A27">
          <w:rPr>
            <w:rFonts w:eastAsia="Bliss-Medium"/>
            <w:lang w:val="en-GB"/>
          </w:rPr>
          <w:t xml:space="preserve"> </w:t>
        </w:r>
      </w:ins>
      <w:r w:rsidRPr="001E7A27">
        <w:rPr>
          <w:rFonts w:eastAsia="Bliss-Medium"/>
          <w:lang w:val="en-GB"/>
        </w:rPr>
        <w:t>y</w:t>
      </w:r>
      <w:ins w:id="1422" w:author="Ian Blenkinsop" w:date="2021-07-28T12:40:00Z">
        <w:r w:rsidR="001926DF" w:rsidRPr="001E7A27">
          <w:rPr>
            <w:rFonts w:eastAsia="Bliss-Medium"/>
            <w:lang w:val="en-GB"/>
          </w:rPr>
          <w:t>r</w:t>
        </w:r>
      </w:ins>
      <w:del w:id="1423" w:author="Ian Blenkinsop" w:date="2021-07-28T12:40:00Z">
        <w:r w:rsidRPr="001E7A27" w:rsidDel="001926DF">
          <w:rPr>
            <w:rFonts w:eastAsia="Bliss-Medium"/>
            <w:vertAlign w:val="superscript"/>
            <w:lang w:val="en-GB"/>
            <w:rPrChange w:id="1424" w:author="Ian Blenkinsop" w:date="2021-07-28T12:40:00Z">
              <w:rPr>
                <w:rFonts w:eastAsia="Bliss-Medium"/>
                <w:lang w:val="en-GB"/>
              </w:rPr>
            </w:rPrChange>
          </w:rPr>
          <w:delText>-</w:delText>
        </w:r>
      </w:del>
      <w:ins w:id="1425" w:author="Ian Blenkinsop" w:date="2021-07-28T12:40:00Z">
        <w:r w:rsidR="001926DF" w:rsidRPr="001E7A27">
          <w:rPr>
            <w:rFonts w:eastAsia="Bliss-Medium"/>
            <w:vertAlign w:val="superscript"/>
            <w:lang w:val="en-GB"/>
            <w:rPrChange w:id="1426" w:author="Ian Blenkinsop" w:date="2021-07-28T12:40:00Z">
              <w:rPr>
                <w:rFonts w:eastAsia="Bliss-Medium"/>
                <w:lang w:val="en-GB"/>
              </w:rPr>
            </w:rPrChange>
          </w:rPr>
          <w:t>–</w:t>
        </w:r>
      </w:ins>
      <w:r w:rsidRPr="001E7A27">
        <w:rPr>
          <w:rFonts w:eastAsia="Bliss-Medium"/>
          <w:vertAlign w:val="superscript"/>
          <w:lang w:val="en-GB"/>
          <w:rPrChange w:id="1427" w:author="Ian Blenkinsop" w:date="2021-07-28T12:40:00Z">
            <w:rPr>
              <w:rFonts w:eastAsia="Bliss-Medium"/>
              <w:lang w:val="en-GB"/>
            </w:rPr>
          </w:rPrChange>
        </w:rPr>
        <w:t>1</w:t>
      </w:r>
      <w:r w:rsidRPr="001E7A27">
        <w:rPr>
          <w:rFonts w:eastAsia="Bliss-Medium"/>
          <w:lang w:val="en-GB"/>
        </w:rPr>
        <w:t xml:space="preserve"> for the same time period</w:t>
      </w:r>
      <w:r w:rsidR="00C62925" w:rsidRPr="001E7A27">
        <w:rPr>
          <w:lang w:val="en-GB"/>
        </w:rPr>
        <w:t xml:space="preserve"> </w:t>
      </w:r>
      <w:commentRangeStart w:id="1428"/>
      <w:r w:rsidR="00C62925" w:rsidRPr="001E7A27">
        <w:rPr>
          <w:lang w:val="en-GB"/>
        </w:rPr>
        <w:fldChar w:fldCharType="begin" w:fldLock="1"/>
      </w:r>
      <w:r w:rsidR="007B506D" w:rsidRPr="001E7A27">
        <w:rPr>
          <w:lang w:val="en-GB"/>
        </w:rPr>
        <w:instrText>ADDIN CSL_CITATION { "citationItems" : [ { "id" : "ITEM-1",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"ITEM-1",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"ITEM-2",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"ITEM-2",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Hauck et al., 2020)", "manualFormatting" : "(Gruber et al., 2019b; Hauck et al., 2020)", "plainTextFormattedCitation" : "(Gruber et al., 2019a; Hauck et al., 2020)", "previouslyFormattedCitation" : "(Gruber et al., 2019a; Hauck et al., 2020)" }, "properties" : { "noteIndex" : 0 }, "schema" : "https://github.com/citation-style-language/schema/raw/master/csl-citation.json" }</w:instrText>
      </w:r>
      <w:r w:rsidR="00C62925" w:rsidRPr="001E7A27">
        <w:rPr>
          <w:lang w:val="en-GB"/>
        </w:rPr>
        <w:fldChar w:fldCharType="separate"/>
      </w:r>
      <w:r w:rsidR="00025FA2" w:rsidRPr="001E7A27">
        <w:rPr>
          <w:noProof/>
          <w:lang w:val="en-GB"/>
        </w:rPr>
        <w:t>(Gruber et al., 2019</w:t>
      </w:r>
      <w:ins w:id="1429" w:author="Robin Matthews" w:date="2021-06-17T16:19:00Z">
        <w:r w:rsidR="0088459F" w:rsidRPr="001E7A27">
          <w:rPr>
            <w:noProof/>
            <w:lang w:val="en-GB"/>
          </w:rPr>
          <w:t>b</w:t>
        </w:r>
      </w:ins>
      <w:del w:id="1430" w:author="Robin Matthews" w:date="2021-06-17T16:19:00Z">
        <w:r w:rsidR="00025FA2" w:rsidRPr="001E7A27" w:rsidDel="0088459F">
          <w:rPr>
            <w:noProof/>
            <w:lang w:val="en-GB"/>
          </w:rPr>
          <w:delText>a</w:delText>
        </w:r>
      </w:del>
      <w:r w:rsidR="00025FA2" w:rsidRPr="001E7A27">
        <w:rPr>
          <w:noProof/>
          <w:lang w:val="en-GB"/>
        </w:rPr>
        <w:t>; Hauck et al., 2020)</w:t>
      </w:r>
      <w:r w:rsidR="00C62925" w:rsidRPr="001E7A27">
        <w:rPr>
          <w:lang w:val="en-GB"/>
        </w:rPr>
        <w:fldChar w:fldCharType="end"/>
      </w:r>
      <w:commentRangeEnd w:id="1428"/>
      <w:r w:rsidR="00025FA2" w:rsidRPr="001E7A27">
        <w:rPr>
          <w:rStyle w:val="CommentReference"/>
          <w:lang w:val="en-GB"/>
        </w:rPr>
        <w:commentReference w:id="1428"/>
      </w:r>
      <w:r w:rsidRPr="001E7A27">
        <w:rPr>
          <w:rFonts w:eastAsia="Bliss-Medium"/>
          <w:lang w:val="en-GB"/>
        </w:rPr>
        <w:t>.</w:t>
      </w:r>
      <w:r w:rsidRPr="001E7A27">
        <w:rPr>
          <w:rFonts w:cs="Times New Roman"/>
          <w:lang w:val="en-GB"/>
        </w:rPr>
        <w:t xml:space="preserve"> </w:t>
      </w:r>
      <w:r w:rsidRPr="001E7A27">
        <w:rPr>
          <w:lang w:val="en-GB"/>
        </w:rPr>
        <w:t>This close agreement between these independent ocean CO</w:t>
      </w:r>
      <w:r w:rsidRPr="001E7A27">
        <w:rPr>
          <w:vertAlign w:val="subscript"/>
          <w:lang w:val="en-GB"/>
        </w:rPr>
        <w:t>2</w:t>
      </w:r>
      <w:r w:rsidRPr="001E7A27">
        <w:rPr>
          <w:lang w:val="en-GB"/>
        </w:rPr>
        <w:t xml:space="preserve"> sink estimates derived from air-sea fluxes and storage rates in the ocean interior </w:t>
      </w:r>
      <w:r w:rsidR="0010332D" w:rsidRPr="001E7A27">
        <w:rPr>
          <w:lang w:val="en-GB"/>
        </w:rPr>
        <w:t xml:space="preserve">support the </w:t>
      </w:r>
      <w:r w:rsidRPr="001E7A27">
        <w:rPr>
          <w:i/>
          <w:iCs/>
          <w:lang w:val="en-GB"/>
        </w:rPr>
        <w:t xml:space="preserve">medium confidence </w:t>
      </w:r>
      <w:r w:rsidR="0010332D" w:rsidRPr="001E7A27">
        <w:rPr>
          <w:lang w:val="en-GB"/>
        </w:rPr>
        <w:t>assessment</w:t>
      </w:r>
      <w:r w:rsidR="0010332D" w:rsidRPr="001E7A27">
        <w:rPr>
          <w:i/>
          <w:iCs/>
          <w:lang w:val="en-GB"/>
        </w:rPr>
        <w:t xml:space="preserve"> </w:t>
      </w:r>
      <w:r w:rsidRPr="001E7A27">
        <w:rPr>
          <w:lang w:val="en-GB"/>
        </w:rPr>
        <w:t xml:space="preserve">that the ocean anthropogenic carbon storage rates continue to be determined by the </w:t>
      </w:r>
      <w:r w:rsidR="0010332D" w:rsidRPr="001E7A27">
        <w:rPr>
          <w:lang w:val="en-GB"/>
        </w:rPr>
        <w:t>ocean sink</w:t>
      </w:r>
      <w:r w:rsidRPr="001E7A27">
        <w:rPr>
          <w:lang w:val="en-GB"/>
        </w:rPr>
        <w:t xml:space="preserve"> (S</w:t>
      </w:r>
      <w:r w:rsidRPr="001E7A27">
        <w:rPr>
          <w:vertAlign w:val="subscript"/>
          <w:lang w:val="en-GB"/>
        </w:rPr>
        <w:t>ocean</w:t>
      </w:r>
      <w:r w:rsidRPr="001E7A27">
        <w:rPr>
          <w:lang w:val="en-GB"/>
        </w:rPr>
        <w:t>) in response to growing CO</w:t>
      </w:r>
      <w:r w:rsidRPr="001E7A27">
        <w:rPr>
          <w:vertAlign w:val="subscript"/>
          <w:lang w:val="en-GB"/>
        </w:rPr>
        <w:t>2</w:t>
      </w:r>
      <w:r w:rsidRPr="001E7A27">
        <w:rPr>
          <w:lang w:val="en-GB"/>
        </w:rPr>
        <w:t xml:space="preserve"> emissions</w:t>
      </w:r>
      <w:r w:rsidR="0010332D" w:rsidRPr="001E7A27">
        <w:rPr>
          <w:lang w:val="en-GB"/>
        </w:rPr>
        <w:t xml:space="preserve"> </w:t>
      </w:r>
      <w:ins w:id="1431" w:author="Ian Blenkinsop" w:date="2021-07-28T12:39:00Z">
        <w:r w:rsidR="001926DF" w:rsidRPr="001E7A27">
          <w:rPr>
            <w:lang w:val="en-GB"/>
          </w:rPr>
          <w:t xml:space="preserve">(Figure 5.9; </w:t>
        </w:r>
      </w:ins>
      <w:r w:rsidR="0010332D" w:rsidRPr="001E7A27">
        <w:rPr>
          <w:lang w:val="en-GB"/>
        </w:rPr>
        <w:fldChar w:fldCharType="begin" w:fldLock="1"/>
      </w:r>
      <w:r w:rsidR="00747167" w:rsidRPr="001E7A27">
        <w:rPr>
          <w:lang w:val="en-GB"/>
        </w:rPr>
        <w:instrText>ADDIN CSL_CITATION { "citationItems" : [ { "id" : "ITEM-1", "itemData" : { "DOI" : "10.1029/2019AV000149", "ISSN" : "2576-604X", "abstract" : "The ocean has absorbed the equivalent of 39% of industrial\u2010age fossil carbon emissions, significantly modulating the growth rate of atmospheric CO2 and its associated impacts on climate. Despite the importance of the ocean carbon sink to climate, our understanding of the causes of its interannual\u2010to\u2010decadal variability remains limited. This hinders our ability to attribute its past behavior and project its future. A key period of interest is the 1990s, when the ocean carbon sink did not grow as expected. Previous explanations of this behavior have focused on variability internal to the ocean or associated with coupled atmosphere/ocean modes. Here, we use an idealized upper ocean box model to illustrate that two external forcings are sufficient to explain the pattern and magnitude of sink variability since the mid\u20101980s. First, the global\u2010scale reduction in the decadal\u2010average ocean carbon sink in the 1990s is attributable to the slowed growth rate of atmospheric pCO2. The acceleration of atmospheric pCO2 growth after 2001 drove recovery of the sink. Second, the global sea surface temperature response to the 1991 eruption of Mt Pinatubo explains the timing of the global sink within the 1990s. These results are consistent with previous experiments using ocean hindcast models with variable atmospheric pCO2 and with and without climate variability. The fact that variability in the growth rate of atmospheric pCO2 directly imprints on the ocean sink implies that there will be an immediate reduction in ocean carbon uptake as atmospheric pCO2 responds to cuts in anthropogenic emissions.", "author" : [ { "dropping-particle" : "", "family" : "McKinley", "given" : "Galen A.", "non-dropping-particle" : "", "parse-names" : false, "suffix" : "" }, { "dropping-particle" : "", "family" : "Fay", "given" : "Amanda R.", "non-dropping-particle" : "", "parse-names" : false, "suffix" : "" }, { "dropping-particle" : "", "family" : "Eddebbar", "given" : "Yassir A.", "non-dropping-particle" : "", "parse-names" : false, "suffix" : "" }, { "dropping-particle" : "", "family" : "Gloege", "given" : "Lucas", "non-dropping-particle" : "", "parse-names" : false, "suffix" : "" }, { "dropping-particle" : "", "family" : "Lovenduski", "given" : "Nicole S.", "non-dropping-particle" : "", "parse-names" : false, "suffix" : "" } ], "container-title" : "AGU Advances", "id" : "ITEM-1", "issue" : "2", "issued" : { "date-parts" : [ [ "2020", "6", "3" ] ] }, "publisher" : "American Geophysical Union (AGU)", "title" : "External Forcing Explains Recent Decadal Variability of the Ocean Carbon Sink", "translator" : [ { "dropping-particle" : "", "family" : "L7488", "given" : "", "non-dropping-particle" : "", "parse-names" : false, "suffix" : "" } ], "type" : "article-journal", "volume" : "1" }, "uris" : [ "http://www.mendeley.com/documents/?uuid=886dd741-e933-4d81-8017-cfa57a3261fb" ] } ], "mendeley" : { "formattedCitation" : "(McKinley et al., 2020)", "plainTextFormattedCitation" : "(McKinley et al., 2020)", "previouslyFormattedCitation" : "(McKinley et al., 2020)" }, "properties" : { "noteIndex" : 0 }, "schema" : "https://github.com/citation-style-language/schema/raw/master/csl-citation.json" }</w:instrText>
      </w:r>
      <w:r w:rsidR="0010332D" w:rsidRPr="001E7A27">
        <w:rPr>
          <w:lang w:val="en-GB"/>
        </w:rPr>
        <w:fldChar w:fldCharType="separate"/>
      </w:r>
      <w:del w:id="1432" w:author="Ian Blenkinsop" w:date="2021-07-28T12:39:00Z">
        <w:r w:rsidR="00025FA2" w:rsidRPr="001E7A27" w:rsidDel="001926DF">
          <w:rPr>
            <w:noProof/>
            <w:lang w:val="en-GB"/>
          </w:rPr>
          <w:delText>(</w:delText>
        </w:r>
      </w:del>
      <w:r w:rsidR="00025FA2" w:rsidRPr="001E7A27">
        <w:rPr>
          <w:noProof/>
          <w:lang w:val="en-GB"/>
        </w:rPr>
        <w:t>McKinley et al., 2020</w:t>
      </w:r>
      <w:ins w:id="1433" w:author="Soapbox" w:date="2021-07-27T15:13:00Z">
        <w:r w:rsidR="006A6C53" w:rsidRPr="001E7A27">
          <w:rPr>
            <w:noProof/>
            <w:lang w:val="en-GB"/>
          </w:rPr>
          <w:t>;</w:t>
        </w:r>
      </w:ins>
      <w:del w:id="1434" w:author="Soapbox" w:date="2021-07-27T15:13:00Z">
        <w:r w:rsidR="00025FA2" w:rsidRPr="001E7A27" w:rsidDel="006A6C53">
          <w:rPr>
            <w:noProof/>
            <w:lang w:val="en-GB"/>
          </w:rPr>
          <w:delText>)</w:delText>
        </w:r>
      </w:del>
      <w:r w:rsidR="0010332D" w:rsidRPr="001E7A27">
        <w:rPr>
          <w:lang w:val="en-GB"/>
        </w:rPr>
        <w:fldChar w:fldCharType="end"/>
      </w:r>
      <w:del w:id="1435" w:author="Soapbox" w:date="2021-07-27T15:13:00Z">
        <w:r w:rsidRPr="001E7A27" w:rsidDel="006A6C53">
          <w:rPr>
            <w:lang w:val="en-GB"/>
          </w:rPr>
          <w:delText xml:space="preserve"> </w:delText>
        </w:r>
        <w:r w:rsidR="0010332D" w:rsidRPr="001E7A27" w:rsidDel="006A6C53">
          <w:rPr>
            <w:lang w:val="en-GB"/>
          </w:rPr>
          <w:delText>(</w:delText>
        </w:r>
      </w:del>
      <w:ins w:id="1436" w:author="Soapbox" w:date="2021-07-27T15:13:00Z">
        <w:del w:id="1437" w:author="Ian Blenkinsop" w:date="2021-07-28T12:39:00Z">
          <w:r w:rsidR="006A6C53" w:rsidRPr="001E7A27" w:rsidDel="001926DF">
            <w:rPr>
              <w:lang w:val="en-GB"/>
            </w:rPr>
            <w:delText xml:space="preserve"> </w:delText>
          </w:r>
        </w:del>
      </w:ins>
      <w:del w:id="1438" w:author="Ian Blenkinsop" w:date="2021-07-28T12:39:00Z">
        <w:r w:rsidRPr="001E7A27" w:rsidDel="001926DF">
          <w:rPr>
            <w:lang w:val="en-GB"/>
          </w:rPr>
          <w:delText>Figure 5.9</w:delText>
        </w:r>
      </w:del>
      <w:r w:rsidRPr="001E7A27">
        <w:rPr>
          <w:lang w:val="en-GB"/>
        </w:rPr>
        <w:t xml:space="preserve">).  </w:t>
      </w:r>
    </w:p>
    <w:p w14:paraId="5DD3F5E7" w14:textId="77777777" w:rsidR="00A46746" w:rsidRPr="001E7A27" w:rsidRDefault="00A46746" w:rsidP="005C7F25">
      <w:pPr>
        <w:pStyle w:val="AR6BodyText"/>
        <w:rPr>
          <w:lang w:val="en-GB"/>
        </w:rPr>
      </w:pPr>
    </w:p>
    <w:p w14:paraId="2CAE765E" w14:textId="77777777" w:rsidR="002F5491" w:rsidRPr="001E7A27" w:rsidRDefault="002F5491" w:rsidP="005C7F25">
      <w:pPr>
        <w:pStyle w:val="AR6BodyText"/>
        <w:rPr>
          <w:lang w:val="en-GB"/>
        </w:rPr>
      </w:pPr>
    </w:p>
    <w:p w14:paraId="278D7F6D" w14:textId="2C47FE4A" w:rsidR="009657EB" w:rsidRPr="001E7A27" w:rsidRDefault="00A46746" w:rsidP="005C7F25">
      <w:pPr>
        <w:pStyle w:val="AR6BodyText"/>
        <w:rPr>
          <w:rFonts w:eastAsia="Bliss"/>
          <w:b/>
          <w:lang w:val="en-GB"/>
        </w:rPr>
      </w:pPr>
      <w:r w:rsidRPr="001E7A27">
        <w:rPr>
          <w:rFonts w:eastAsia="Bliss"/>
          <w:b/>
          <w:lang w:val="en-GB"/>
        </w:rPr>
        <w:t xml:space="preserve">[START FIGURE </w:t>
      </w:r>
      <w:r w:rsidRPr="001E7A27">
        <w:rPr>
          <w:b/>
          <w:lang w:val="en-GB"/>
        </w:rPr>
        <w:t>5.9 </w:t>
      </w:r>
      <w:r w:rsidRPr="001E7A27">
        <w:rPr>
          <w:rFonts w:eastAsia="Bliss"/>
          <w:b/>
          <w:lang w:val="en-GB"/>
        </w:rPr>
        <w:t>HERE]</w:t>
      </w:r>
    </w:p>
    <w:p w14:paraId="28786B44" w14:textId="77777777" w:rsidR="007906A9" w:rsidRPr="001E7A27" w:rsidRDefault="007906A9" w:rsidP="005C7F25">
      <w:pPr>
        <w:pStyle w:val="AR6BodyText"/>
        <w:rPr>
          <w:noProof/>
          <w:lang w:val="en-GB" w:eastAsia="en-US"/>
        </w:rPr>
      </w:pPr>
    </w:p>
    <w:p w14:paraId="28546B6F" w14:textId="766F3EBE" w:rsidR="004541E7" w:rsidRPr="001E7A27" w:rsidRDefault="00837AB4" w:rsidP="00AF1574">
      <w:pPr>
        <w:pStyle w:val="AR6Chap5Figure"/>
        <w:rPr>
          <w:sz w:val="24"/>
          <w:szCs w:val="24"/>
          <w:lang w:val="en-GB"/>
        </w:rPr>
      </w:pPr>
      <w:r w:rsidRPr="001E7A27">
        <w:rPr>
          <w:b/>
          <w:lang w:val="en-GB"/>
        </w:rPr>
        <w:t>Comparative regional</w:t>
      </w:r>
      <w:r w:rsidR="000D2150" w:rsidRPr="001E7A27">
        <w:rPr>
          <w:b/>
          <w:lang w:val="en-GB"/>
        </w:rPr>
        <w:t xml:space="preserve"> characteristics of the mean decadal (1994</w:t>
      </w:r>
      <w:r w:rsidR="000D2150" w:rsidRPr="001E7A27">
        <w:rPr>
          <w:rFonts w:cs="Times New Roman"/>
          <w:b/>
          <w:lang w:val="en-GB"/>
        </w:rPr>
        <w:t>–2007) sea-air CO</w:t>
      </w:r>
      <w:r w:rsidR="000D2150" w:rsidRPr="001E7A27">
        <w:rPr>
          <w:rFonts w:cs="Times New Roman"/>
          <w:b/>
          <w:vertAlign w:val="subscript"/>
          <w:lang w:val="en-GB"/>
        </w:rPr>
        <w:t>2</w:t>
      </w:r>
      <w:r w:rsidR="000D2150" w:rsidRPr="001E7A27">
        <w:rPr>
          <w:rFonts w:cs="Times New Roman"/>
          <w:b/>
          <w:lang w:val="en-GB"/>
        </w:rPr>
        <w:t xml:space="preserve"> flux</w:t>
      </w:r>
      <w:r w:rsidR="00CD27E8" w:rsidRPr="001E7A27">
        <w:rPr>
          <w:rFonts w:cs="Times New Roman"/>
          <w:b/>
          <w:lang w:val="en-GB"/>
        </w:rPr>
        <w:t xml:space="preserve"> (F</w:t>
      </w:r>
      <w:r w:rsidR="00CD27E8" w:rsidRPr="001E7A27">
        <w:rPr>
          <w:rFonts w:cs="Times New Roman"/>
          <w:b/>
          <w:vertAlign w:val="subscript"/>
          <w:lang w:val="en-GB"/>
        </w:rPr>
        <w:t>net</w:t>
      </w:r>
      <w:r w:rsidR="00CD27E8" w:rsidRPr="001E7A27">
        <w:rPr>
          <w:rFonts w:cs="Times New Roman"/>
          <w:b/>
          <w:lang w:val="en-GB"/>
        </w:rPr>
        <w:t>)</w:t>
      </w:r>
      <w:r w:rsidR="000D2150" w:rsidRPr="001E7A27">
        <w:rPr>
          <w:rFonts w:cs="Times New Roman"/>
          <w:b/>
          <w:lang w:val="en-GB"/>
        </w:rPr>
        <w:t xml:space="preserve"> and ocean </w:t>
      </w:r>
      <w:r w:rsidR="00CD27E8" w:rsidRPr="001E7A27">
        <w:rPr>
          <w:rFonts w:cs="Times New Roman"/>
          <w:b/>
          <w:lang w:val="en-GB"/>
        </w:rPr>
        <w:t xml:space="preserve">storage of </w:t>
      </w:r>
      <w:r w:rsidR="000D2150" w:rsidRPr="001E7A27">
        <w:rPr>
          <w:rFonts w:cs="Times New Roman"/>
          <w:b/>
          <w:lang w:val="en-GB"/>
        </w:rPr>
        <w:t xml:space="preserve">anthropogenic </w:t>
      </w:r>
      <w:r w:rsidR="00CD27E8" w:rsidRPr="001E7A27">
        <w:rPr>
          <w:rFonts w:cs="Times New Roman"/>
          <w:b/>
          <w:lang w:val="en-GB"/>
        </w:rPr>
        <w:t>CO</w:t>
      </w:r>
      <w:r w:rsidR="00CD27E8" w:rsidRPr="001E7A27">
        <w:rPr>
          <w:rFonts w:cs="Times New Roman"/>
          <w:b/>
          <w:vertAlign w:val="subscript"/>
          <w:lang w:val="en-GB"/>
        </w:rPr>
        <w:t>2</w:t>
      </w:r>
      <w:r w:rsidR="000D2150" w:rsidRPr="001E7A27">
        <w:rPr>
          <w:rFonts w:cs="Times New Roman"/>
          <w:lang w:val="en-GB"/>
        </w:rPr>
        <w:t xml:space="preserve">. </w:t>
      </w:r>
      <w:r w:rsidR="004541E7" w:rsidRPr="001E7A27">
        <w:rPr>
          <w:lang w:val="en-GB"/>
        </w:rPr>
        <w:t>(a) regional sink–source characteristics for contemporary ocean air-sea CO</w:t>
      </w:r>
      <w:r w:rsidR="004541E7" w:rsidRPr="001E7A27">
        <w:rPr>
          <w:vertAlign w:val="subscript"/>
          <w:lang w:val="en-GB"/>
        </w:rPr>
        <w:t>2</w:t>
      </w:r>
      <w:r w:rsidR="004541E7" w:rsidRPr="001E7A27">
        <w:rPr>
          <w:lang w:val="en-GB"/>
        </w:rPr>
        <w:t xml:space="preserve"> fluxes (F</w:t>
      </w:r>
      <w:r w:rsidR="004541E7" w:rsidRPr="001E7A27">
        <w:rPr>
          <w:vertAlign w:val="subscript"/>
          <w:lang w:val="en-GB"/>
        </w:rPr>
        <w:t>net</w:t>
      </w:r>
      <w:r w:rsidR="004541E7" w:rsidRPr="001E7A27">
        <w:rPr>
          <w:lang w:val="en-GB"/>
        </w:rPr>
        <w:t>) derived from the ensemble of 6 observation-based products using SOCATv6 observational data</w:t>
      </w:r>
      <w:del w:id="1439" w:author="Soapbox" w:date="2021-07-16T12:02:00Z">
        <w:r w:rsidR="004541E7" w:rsidRPr="001E7A27" w:rsidDel="00CA13FD">
          <w:rPr>
            <w:lang w:val="en-GB"/>
          </w:rPr>
          <w:delText xml:space="preserve"> </w:delText>
        </w:r>
      </w:del>
      <w:r w:rsidR="004541E7" w:rsidRPr="001E7A27">
        <w:rPr>
          <w:lang w:val="en-GB"/>
        </w:rPr>
        <w:t xml:space="preserve">set </w:t>
      </w:r>
      <w:commentRangeStart w:id="1440"/>
      <w:commentRangeStart w:id="1441"/>
      <w:r w:rsidR="004541E7" w:rsidRPr="001E7A27">
        <w:rPr>
          <w:lang w:val="en-GB"/>
        </w:rPr>
        <w:fldChar w:fldCharType="begin" w:fldLock="1"/>
      </w:r>
      <w:r w:rsidR="00747167" w:rsidRPr="001E7A27">
        <w:rPr>
          <w:lang w:val="en-GB"/>
        </w:rPr>
        <w:instrText>ADDIN CSL_CITATION { "citationItems" : [ { "id" : "ITEM-1", "itemData" : { "DOI" : "10.5194/essd-8-383-2016", "ISSN" : "1866-3516", "abstract" : "Abstract. The Surface Ocean CO2 Atlas (SOCAT) is a synthesis of quality-controlled fCO2 (fugacity of carbon dioxide) values for the global surface oceans and coastal seas with regular updates. Version 3 of SOCAT has 14.7 million fCO2 values from 3646 data sets covering the years 1957 to 2014. This latest version has an additional 4.6 million fCO2 values relative to version 2 and extends the record from 2011 to 2014. Version 3 also significantly increases the data availability for 2005 to 2013. SOCAT has an average of approximately 1.2 million surface water fCO2 values per year for the years 2006 to 2012. Quality and documentation of the data has improved. A new feature is the data set quality control (QC) flag of E for data from alternative sensors and platforms. The accuracy of surface water fCO2 has been defined for all data set QC flags. Automated range checking has been carried out for all data sets during their upload into SOCAT. The upgrade of the interactive Data Set Viewer (previously known as the Cruise Data Viewer) allows better interrogation of the SOCAT data collection and rapid creation of high-quality figures for scientific presentations. Automated data upload has been launched for version 4 and will enable more frequent SOCAT releases in the future. High-profile scientific applications of SOCAT include quantification of the ocean sink for atmospheric carbon dioxide and its long-term variation, detection of ocean acidification, as well as evaluation of coupled-climate and ocean-only biogeochemical models. Users of SOCAT data products are urged to acknowledge the contribution of data providers, as stated in the SOCAT Fair Data Use Statement. This ESSD (Earth System Science Data) \"living data\" publication documents the methods and data sets used for the assembly of this new version of the SOCAT data collection and compares these with those used for earlier versions of the data collection (Pfeil et al., 2013; Sabine et al., 2013; Bakker et al., 2014). Individual data set files, included in the synthesis product, can be downloaded here: doi:10.1594/PANGAEA.849770. The gridded products are available here: doi:10.3334/CDIAC/OTG.SOCAT_V3_GRID.", "author" : [ { "dropping-particle" : "", "family" : "Bakker", "given" : "Dorothee C. E.", "non-dropping-particle" : "", "parse-names" : false, "suffix" : "" }, { "dropping-particle" : "", "family" : "Pfeil", "given" : "Benjamin", "non-dropping-particle" : "", "parse-names" : false, "suffix" : "" }, { "dropping-particle" : "", "family" : "Landa", "given" : "Camilla S.", "non-dropping-particle" : "", "parse-names" : false, "suffix" : "" }, { "dropping-particle" : "", "family" : "Metzl", "given" : "Nicolas", "non-dropping-particle" : "", "parse-names" : false, "suffix" : "" }, { "dropping-particle" : "", "family" : "O&amp;amp;apos;Brien", "given" : "Kevin M.", "non-dropping-particle" : "", "parse-names" : false, "suffix" : "" }, { "dropping-particle" : "", "family" : "Olsen", "given" : "Are", "non-dropping-particle" : "", "parse-names" : false, "suffix" : "" }, { "dropping-particle" : "", "family" : "Smith", "given" : "Karl", "non-dropping-particle" : "", "parse-names" : false, "suffix" : "" }, { "dropping-particle" : "", "family" : "Cosca", "given" : "Cathy", "non-dropping-particle" : "", "parse-names" : false, "suffix" : "" }, { "dropping-particle" : "", "family" : "Harasawa", "given" : "Sumiko", "non-dropping-particle" : "", "parse-names" : false, "suffix" : "" }, { "dropping-particle" : "", "family" : "Jones", "given" : "Stephen D.",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"Schuster", "given" : "Ute", "non-dropping-particle" : "", "parse-names" : false, "suffix" : "" }, { "dropping-particle" : "", "family" : "Steinhoff", "given" : "Tobias",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"Wada", "given" : "Chisato", "non-dropping-particle" : "", "parse-names" : false, "suffix" : "" }, { "dropping-particle" : "", "family" : "Wanninkhof", "given" : "Rik", "non-dropping-particle" : "", "parse-names" : false, "suffix" : "" }, { "dropping-particle" : "", "family" : "Alin", "given" : "Simone R.", "non-dropping-particle" : "", "parse-names" : false, "suffix" : "" }, { "dropping-particle" : "", "family" : "Balestrini", "given" : "Carlos F.", "non-dropping-particle" : "", "parse-names" : false, "suffix" : "" }, { "dropping-particle" : "", "family" : "Barbero", "given" : "Leticia", "non-dropping-particle" : "", "parse-names" : false, "suffix" : "" }, { "dropping-particle" : "", "family" : "Bates", "given" : "Nicholas R.", "non-dropping-particle" : "", "parse-names" : false, "suffix" : "" }, { "dropping-particle" : "", "family" : "Bianchi", "given" : "Alejandro A.", "non-dropping-particle" : "", "parse-names" : false, "suffix" : "" }, { "dropping-particle" : "", "family" : "Bonou", "given" : "Fr\u00e9d\u00e9ric", "non-dropping-particle" : "", "parse-names" : false, "suffix" : "" }, { "dropping-particle" : "", "family" : "Boutin", "given" : "Jacqueline", "non-dropping-particle" : "", "parse-names" : false, "suffix" : "" }, { "dropping-particle" : "", "family" : "Bozec", "given" : "Yann", "non-dropping-particle" : "", "parse-names" : false, "suffix" : "" }, { "dropping-particle" : "", "family" : "Burger", "given" : "Eugene F.", "non-dropping-particle" : "", "parse-names" : false, "suffix" : "" }, { "dropping-particle" : "", "family" : "Cai", "given" : "Wei-Jun", "non-dropping-particle" : "", "parse-names" : false, "suffix" : "" }, { "dropping-particle" : "", "family" : "Castle", "given" : "Robert D.", "non-dropping-particle" : "", "parse-names" : false, "suffix" : "" }, { "dropping-particle" : "", "family" : "Chen", "given" : "Liqi", "non-dropping-particle" : "", "parse-names" : false, "suffix" : "" }, { "dropping-particle" : "", "family" : "Chierici", "given" : "Melissa", "non-dropping-particle" : "", "parse-names" : false, "suffix" : "" }, { "dropping-particle" : "", "family" : "Currie", "given" : "Kim", "non-dropping-particle" : "", "parse-names" : false, "suffix" : "" }, { "dropping-particle" : "", "family" : "Evans", "given" : "Wiley", "non-dropping-particle" : "", "parse-names" : false, "suffix" : "" }, { "dropping-particle" : "", "family" : "Featherstone", "given" : "Charles", "non-dropping-particle" : "", "parse-names" : false, "suffix" : "" }, { "dropping-particle" : "", "family" : "Feely", "given" : "Richard A.", "non-dropping-particle" : "", "parse-names" : false, "suffix" : "" }, { "dropping-particle" : "", "family" : "Fransson", "given" : "Agneta", "non-dropping-particle" : "", "parse-names" : false, "suffix" : "" }, { "dropping-particle" : "", "family" : "Goyet", "given" : "Catherine", "non-dropping-particle" : "", "parse-names" : false, "suffix" : "" }, { "dropping-particle" : "", "family" : "Greenwood", "given" : "Naomi", "non-dropping-particle" : "", "parse-names" : false, "suffix" : "" }, { "dropping-particle" : "", "family" : "Gregor", "given" : "Luke", "non-dropping-particle" : "", "parse-names" : false, "suffix" : "" }, { "dropping-particle" : "", "family" : "Hankin", "given" : "Steven", "non-dropping-particle" : "", "parse-names" : false, "suffix" : "" }, { "dropping-particle" : "", "family" : "Hardman-Mountford", "given" : "Nick J.", "non-dropping-particle" : "", "parse-names" : false, "suffix" : "" }, { "dropping-particle" : "", "family" : "Harlay", "given" : "J\u00e9r\u00f4me", "non-dropping-particle" : "", "parse-names" : false, "suffix" : "" }, { "dropping-particle" : "", "family" : "Hauck", "given" : "Judith", "non-dropping-particle" : "", "parse-names" : false, "suffix" : "" }, { "dropping-particle" : "", "family" : "Hoppema", "given" : "Mario", "non-dropping-particle" : "", "parse-names" : false, "suffix" : "" }, { "dropping-particle" : "", "family" : "Humphreys", "given" : "Matthew P.", "non-dropping-particle" : "", "parse-names" : false, "suffix" : "" }, { "dropping-particle" : "", "family" : "Hunt", "given" : "Christopher W.", "non-dropping-particle" : "", "parse-names" : false, "suffix" : "" }, { "dropping-particle" : "", "family" : "Huss", "given" : "Betty", "non-dropping-particle" : "", "parse-names" : false, "suffix" : "" }, { "dropping-particle" : "", "family" : "Ib\u00e1nhez", "given" : "J. Severino P.", "non-dropping-particle" : "", "parse-names" : false, "suffix" : "" }, { "dropping-particle" : "", "family" : "Johannessen", "given" : "Truls", "non-dropping-particle" : "", "parse-names" : false, "suffix" : "" }, { "dropping-particle" : "", "family" : "Keeling", "given" : "Ralph", "non-dropping-particle" : "", "parse-names" : false, "suffix" : "" }, { "dropping-particle" : "", "family" : "Kitidis", "given" : "Vassilis", "non-dropping-particle" : "", "parse-names" : false, "suffix" : "" }, { "dropping-particle" : "", "family" : "K\u00f6rtzinger", "given" : "Arne", "non-dropping-particle" : "", "parse-names" : false, "suffix" : "" }, { "dropping-particle" : "", "family" : "Kozyr", "given" : "Alex", "non-dropping-particle" : "", "parse-names" : false, "suffix" : "" }, { "dropping-particle" : "", "family" : "Krasakopoulou", "given" : "Evangelia", "non-dropping-particle" : "", "parse-names" : false, "suffix" : "" }, { "dropping-particle" : "", "family" : "Kuwata", "given" : "Akira",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"Monaco", "given" : "Claire", "non-dropping-particle" : "Lo", "parse-names" : false, "suffix" : "" }, { "dropping-particle" : "", "family" : "Manke", "given" : "Ansley", "non-dropping-particle" : "", "parse-names" : false, "suffix" : "" }, { "dropping-particle" : "", "family" : "Mathis", "given" : "Jeremy T.", "non-dropping-particle" : "", "parse-names" : false, "suffix" : "" }, { "dropping-particle" : "", "family" : "Merlivat", "given" : "Liliane", "non-dropping-particle" : "", "parse-names" : false, "suffix" : "" }, { "dropping-particle" : "", "family" : "Millero", "given" : "Frank J.",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"Murata", "given" : "Akihiko", "non-dropping-particle" : "", "parse-names" : false, "suffix" : "" }, { "dropping-particle" : "", "family" : "Newberger", "given" : "Timothy", "non-dropping-particle" : "", "parse-names" : false, "suffix" : "" }, { "dropping-particle" : "", "family" : "Omar", "given" : "Abdirahman M.", "non-dropping-particle" : "", "parse-names" : false, "suffix" : "" }, { "dropping-particle" : "", "family" : "Ono", "given" : "Tsuneo", "non-dropping-particle" : "", "parse-names" : false, "suffix" : "" }, { "dropping-particle" : "", "family" : "Paterson", "given" : "Kristina", "non-dropping-particle" : "", "parse-names" : false, "suffix" : "" }, { "dropping-particle" : "", "family" : "Pearce", "given" : "David", "non-dropping-particle" : "", "parse-names" : false, "suffix" : "" }, { "dropping-particle" : "", "family" : "Pierrot", "given" : "Denis", "non-dropping-particle" : "", "parse-names" : false, "suffix" : "" }, { "dropping-particle" : "", "family" : "Robbins", "given" : "Lisa L.", "non-dropping-particle" : "", "parse-names" : false, "suffix" : "" }, { "dropping-particle" : "", "family" : "Saito", "given" : "Shu", "non-dropping-particle" : "", "parse-names" : false, "suffix" : "" }, { "dropping-particle" : "", "family" : "Salisbury", "given" : "Joe", "non-dropping-particle" : "", "parse-names" : false, "suffix" : "" }, { "dropping-particle" : "", "family" : "Schlitzer", "given" : "Reiner", "non-dropping-particle" : "", "parse-names" : false, "suffix" : "" }, { "dropping-particle" : "", "family" : "Schneider", "given" : "Bernd", "non-dropping-particle" : "", "parse-names" : false, "suffix" : "" }, { "dropping-particle" : "", "family" : "Schweitzer", "given" : "Roland", "non-dropping-particle" : "", "parse-names" : false, "suffix" : "" }, { "dropping-particle" : "", "family" : "Sieger", "given" : "Rainer", "non-dropping-particle" : "", "parse-names" : false, "suffix" : "" }, { "dropping-particle" : "", "family" : "Skjelvan", "given" : "Ingunn", "non-dropping-particle" : "", "parse-names" : false, "suffix" : "" }, { "dropping-particle" : "", "family" : "Sullivan", "given" : "Kevin F.", "non-dropping-particle" : "", "parse-names" : false, "suffix" : "" }, { "dropping-particle" : "", "family" : "Sutherland", "given" : "Stewart C.", "non-dropping-particle" : "", "parse-names" : false, "suffix" : "" }, { "dropping-particle" : "", "family" : "Sutton", "given" : "Adrienne J.", "non-dropping-particle" : "", "parse-names" : false, "suffix" : "" }, { "dropping-particle" : "", "family" : "Tadokoro", "given" : "Kazuaki", "non-dropping-particle" : "", "parse-names" : false, "suffix" : "" }, { "dropping-particle" : "", "family" : "Telszewski", "given" : "Maciej", "non-dropping-particle" : "", "parse-names" : false, "suffix" : "" }, { "dropping-particle" : "", "family" : "Tuma", "given" : "Matthias", "non-dropping-particle" : "", "parse-names" : false, "suffix" : "" }, { "dropping-particle" : "", "family" : "Heuven", "given" : "Steven M. A. C.", "non-dropping-particle" : "van", "parse-names" : false, "suffix" : "" }, { "dropping-particle" : "", "family" : "Vandemark", "given" : "Doug", "non-dropping-particle" : "", "parse-names" : false, "suffix" : "" }, { "dropping-particle" : "", "family" : "Ward", "given" : "Brian", "non-dropping-particle" : "", "parse-names" : false, "suffix" : "" }, { "dropping-particle" : "", "family" : "Watson", "given" : "Andrew J.", "non-dropping-particle" : "", "parse-names" : false, "suffix" : "" }, { "dropping-particle" : "", "family" : "Xu", "given" : "Suqing", "non-dropping-particle" : "", "parse-names" : false, "suffix" : "" } ], "container-title" : "Earth System Science Data", "id" : "ITEM-1", "issue" : "2", "issued" : { "date-parts" : [ [ "2016", "9", "15" ] ] }, "page" : "383-413", "title" : "A multi-decade record of high-quality fCO2 data in version 3 of the Surface Ocean CO2 Atlas (SOCAT)", "translator" : [ { "dropping-particle" : "", "family" : "L4582", "given" : "", "non-dropping-particle" : "", "parse-names" : false, "suffix" : "" } ], "type" : "article-journal", "volume" : "8" }, "uris" : [ "http://www.mendeley.com/documents/?uuid=bc649b93-071b-3ac8-a597-6454c1a6398b" ] } ], "mendeley" : { "formattedCitation" : "(Bakker et al., 2016)", "manualFormatting" : "(Bakker et al., 2020; Landsch\u00fctzer et al., 2014; R\u00f6denbeck et al., 2014; Zeng et al., 2014; Denvil-Sommer et al., 2019; Gregor et al., 2019; Iida et al., 2020)", "plainTextFormattedCitation" : "(Bakker et al., 2016)", "previouslyFormattedCitation" : "(Bakker et al., 2016)" }, "properties" : { "noteIndex" : 0 }, "schema" : "https://github.com/citation-style-language/schema/raw/master/csl-citation.json" }</w:instrText>
      </w:r>
      <w:r w:rsidR="004541E7" w:rsidRPr="001E7A27">
        <w:rPr>
          <w:lang w:val="en-GB"/>
        </w:rPr>
        <w:fldChar w:fldCharType="separate"/>
      </w:r>
      <w:r w:rsidR="00025FA2" w:rsidRPr="001E7A27">
        <w:rPr>
          <w:noProof/>
          <w:lang w:val="en-GB"/>
        </w:rPr>
        <w:t>(Bakker et al., 2020; Landschützer et al., 2014; Rödenbeck et al., 2014; Zeng et al., 2014; Denvil-Sommer et al., 2019; Gregor et al., 2019; Iida et al., 2020)</w:t>
      </w:r>
      <w:r w:rsidR="004541E7" w:rsidRPr="001E7A27">
        <w:rPr>
          <w:lang w:val="en-GB"/>
        </w:rPr>
        <w:fldChar w:fldCharType="end"/>
      </w:r>
      <w:commentRangeEnd w:id="1440"/>
      <w:r w:rsidR="00025FA2" w:rsidRPr="001E7A27">
        <w:rPr>
          <w:rStyle w:val="CommentReference"/>
          <w:lang w:val="en-GB"/>
        </w:rPr>
        <w:commentReference w:id="1440"/>
      </w:r>
      <w:r w:rsidR="00766084" w:rsidRPr="001E7A27">
        <w:rPr>
          <w:lang w:val="en-GB"/>
        </w:rPr>
        <w:t>.</w:t>
      </w:r>
      <w:r w:rsidRPr="001E7A27">
        <w:rPr>
          <w:lang w:val="en-GB"/>
        </w:rPr>
        <w:t xml:space="preserve"> </w:t>
      </w:r>
      <w:commentRangeEnd w:id="1441"/>
      <w:r w:rsidR="0088459F" w:rsidRPr="001E7A27">
        <w:rPr>
          <w:rStyle w:val="CommentReference"/>
          <w:lang w:val="en-GB"/>
        </w:rPr>
        <w:commentReference w:id="1441"/>
      </w:r>
      <w:r w:rsidRPr="001E7A27">
        <w:rPr>
          <w:lang w:val="en-GB"/>
        </w:rPr>
        <w:t>Warm colours depict outgassing fluxes and b</w:t>
      </w:r>
      <w:r w:rsidR="004541E7" w:rsidRPr="001E7A27">
        <w:rPr>
          <w:lang w:val="en-GB"/>
        </w:rPr>
        <w:t>lack contours characteri</w:t>
      </w:r>
      <w:ins w:id="1442" w:author="Soapbox" w:date="2021-07-20T05:56:00Z">
        <w:r w:rsidR="0051433E" w:rsidRPr="001E7A27">
          <w:rPr>
            <w:lang w:val="en-GB"/>
          </w:rPr>
          <w:t>z</w:t>
        </w:r>
      </w:ins>
      <w:del w:id="1443" w:author="Soapbox" w:date="2021-07-20T05:56:00Z">
        <w:r w:rsidR="004541E7" w:rsidRPr="001E7A27" w:rsidDel="0051433E">
          <w:rPr>
            <w:lang w:val="en-GB"/>
          </w:rPr>
          <w:delText>s</w:delText>
        </w:r>
      </w:del>
      <w:r w:rsidR="004541E7" w:rsidRPr="001E7A27">
        <w:rPr>
          <w:lang w:val="en-GB"/>
        </w:rPr>
        <w:t xml:space="preserve">e the </w:t>
      </w:r>
      <w:del w:id="1444" w:author="Soapbox" w:date="2021-07-20T05:53:00Z">
        <w:r w:rsidR="00D04C1A" w:rsidRPr="001E7A27" w:rsidDel="0051433E">
          <w:rPr>
            <w:lang w:val="en-GB"/>
          </w:rPr>
          <w:delText xml:space="preserve">the </w:delText>
        </w:r>
      </w:del>
      <w:r w:rsidR="00D04C1A" w:rsidRPr="001E7A27">
        <w:rPr>
          <w:lang w:val="en-GB"/>
        </w:rPr>
        <w:t>five</w:t>
      </w:r>
      <w:r w:rsidR="00E274BE" w:rsidRPr="001E7A27">
        <w:rPr>
          <w:lang w:val="en-GB"/>
        </w:rPr>
        <w:t xml:space="preserve"> </w:t>
      </w:r>
      <w:r w:rsidR="00D04C1A" w:rsidRPr="001E7A27">
        <w:rPr>
          <w:lang w:val="en-GB"/>
        </w:rPr>
        <w:t xml:space="preserve">basin-scale biomes </w:t>
      </w:r>
      <w:r w:rsidR="00E274BE" w:rsidRPr="001E7A27">
        <w:rPr>
          <w:lang w:val="en-GB"/>
        </w:rPr>
        <w:t xml:space="preserve">aggregated </w:t>
      </w:r>
      <w:r w:rsidR="004541E7" w:rsidRPr="001E7A27">
        <w:rPr>
          <w:lang w:val="en-GB"/>
        </w:rPr>
        <w:t xml:space="preserve">from </w:t>
      </w:r>
      <w:r w:rsidR="00E274BE" w:rsidRPr="001E7A27">
        <w:rPr>
          <w:lang w:val="en-GB"/>
        </w:rPr>
        <w:t xml:space="preserve">the original 17 from </w:t>
      </w:r>
      <w:r w:rsidR="004541E7" w:rsidRPr="001E7A27">
        <w:rPr>
          <w:lang w:val="en-GB"/>
        </w:rPr>
        <w:fldChar w:fldCharType="begin" w:fldLock="1"/>
      </w:r>
      <w:r w:rsidR="00747167" w:rsidRPr="001E7A27">
        <w:rPr>
          <w:lang w:val="en-GB"/>
        </w:rPr>
        <w:instrText>ADDIN CSL_CITATION { "citationItems" : [ { "id" : "ITEM-1", "itemData" : { "DOI" : "10.5194/essd-6-273-2014", "ISSN" : "1866-3516", "abstract" : "&lt;p&gt;Abstract. Large-scale studies of ocean biogeochemistry and carbon cycling have often partitioned the ocean into regions along lines of latitude and longitude despite the fact that spatially more complex boundaries would be closer to the true biogeography of the ocean. Herein, we define 17 open-ocean biomes classified from four observational data sets: sea surface temperature (SST), spring/summer chlorophyll a concentrations (Chl a), ice fraction, and maximum mixed layer depth (maxMLD) on a 1\u00b0 \u00d7 1\u00b0 grid (available at doi:10.1594/PANGAEA.828650). By considering interannual variability for each input, we create dynamic ocean biome boundaries that shift annually between 1998 and 2010. Additionally we create a core biome map, which includes only the grid cells that do not change biome assignment across the 13 years of the time-varying biomes. These biomes can be used in future studies to distinguish large-scale ocean regions based on biogeochemical function.&lt;/p&gt;", "author" : [ { "dropping-particle" : "", "family" : "Fay", "given" : "A. R.", "non-dropping-particle" : "", "parse-names" : false, "suffix" : "" }, { "dropping-particle" : "", "family" : "McKinley", "given" : "G. A.", "non-dropping-particle" : "", "parse-names" : false, "suffix" : "" } ], "container-title" : "Earth System Science Data", "id" : "ITEM-1", "issue" : "2", "issued" : { "date-parts" : [ [ "2014", "8", "21" ] ] }, "page" : "273-284", "title" : "Global open-ocean biomes: mean and temporal variability", "translator" : [ { "dropping-particle" : "", "family" : "L6465", "given" : "", "non-dropping-particle" : "", "parse-names" : false, "suffix" : "" } ], "type" : "article-journal", "volume" : "6" }, "uris" : [ "http://www.mendeley.com/documents/?uuid=87115042-9409-394d-9bfe-915beb790f56" ] } ], "mendeley" : { "formattedCitation" : "(Fay and McKinley, 2014)", "manualFormatting" : "Fay and McKinley (2014)", "plainTextFormattedCitation" : "(Fay and McKinley, 2014)", "previouslyFormattedCitation" : "(Fay and McKinley, 2014)" }, "properties" : { "noteIndex" : 0 }, "schema" : "https://github.com/citation-style-language/schema/raw/master/csl-citation.json" }</w:instrText>
      </w:r>
      <w:r w:rsidR="004541E7" w:rsidRPr="001E7A27">
        <w:rPr>
          <w:lang w:val="en-GB"/>
        </w:rPr>
        <w:fldChar w:fldCharType="separate"/>
      </w:r>
      <w:r w:rsidR="00025FA2" w:rsidRPr="001E7A27">
        <w:rPr>
          <w:noProof/>
          <w:lang w:val="en-GB"/>
        </w:rPr>
        <w:t>Fay and McKinley (2014)</w:t>
      </w:r>
      <w:r w:rsidR="004541E7" w:rsidRPr="001E7A27">
        <w:rPr>
          <w:lang w:val="en-GB"/>
        </w:rPr>
        <w:fldChar w:fldCharType="end"/>
      </w:r>
      <w:r w:rsidR="004541E7" w:rsidRPr="001E7A27">
        <w:rPr>
          <w:lang w:val="en-GB"/>
        </w:rPr>
        <w:t xml:space="preserve"> and adjusted by </w:t>
      </w:r>
      <w:commentRangeStart w:id="1445"/>
      <w:r w:rsidR="004541E7" w:rsidRPr="001E7A27">
        <w:rPr>
          <w:lang w:val="en-GB"/>
        </w:rPr>
        <w:fldChar w:fldCharType="begin" w:fldLock="1"/>
      </w:r>
      <w:r w:rsidR="007B506D" w:rsidRPr="001E7A27">
        <w:rPr>
          <w:lang w:val="en-GB"/>
        </w:rPr>
        <w:instrText>ADDIN CSL_CITATION { "citationItems" : [ { "id" : "ITEM-1",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"ITEM-1",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"mendeley" : { "formattedCitation" : "(Gregor et al., 2019)", "manualFormatting" : "Gregor et al. (2019)", "plainTextFormattedCitation" : "(Gregor et al., 2019)", "previouslyFormattedCitation" : "(Gregor et al., 2019)" }, "properties" : { "noteIndex" : 0 }, "schema" : "https://github.com/citation-style-language/schema/raw/master/csl-citation.json" }</w:instrText>
      </w:r>
      <w:r w:rsidR="004541E7" w:rsidRPr="001E7A27">
        <w:rPr>
          <w:lang w:val="en-GB"/>
        </w:rPr>
        <w:fldChar w:fldCharType="separate"/>
      </w:r>
      <w:r w:rsidR="00025FA2" w:rsidRPr="001E7A27">
        <w:rPr>
          <w:noProof/>
          <w:lang w:val="en-GB"/>
        </w:rPr>
        <w:t>Gregor et al.</w:t>
      </w:r>
      <w:del w:id="1446" w:author="Robin Matthews" w:date="2021-06-17T16:21:00Z">
        <w:r w:rsidR="00025FA2" w:rsidRPr="001E7A27" w:rsidDel="0088459F">
          <w:rPr>
            <w:noProof/>
            <w:lang w:val="en-GB"/>
          </w:rPr>
          <w:delText>,</w:delText>
        </w:r>
      </w:del>
      <w:r w:rsidR="00025FA2" w:rsidRPr="001E7A27">
        <w:rPr>
          <w:noProof/>
          <w:lang w:val="en-GB"/>
        </w:rPr>
        <w:t xml:space="preserve"> (2019)</w:t>
      </w:r>
      <w:r w:rsidR="004541E7" w:rsidRPr="001E7A27">
        <w:rPr>
          <w:lang w:val="en-GB"/>
        </w:rPr>
        <w:fldChar w:fldCharType="end"/>
      </w:r>
      <w:commentRangeEnd w:id="1445"/>
      <w:r w:rsidR="00025FA2" w:rsidRPr="001E7A27">
        <w:rPr>
          <w:rStyle w:val="CommentReference"/>
          <w:lang w:val="en-GB"/>
        </w:rPr>
        <w:commentReference w:id="1445"/>
      </w:r>
      <w:r w:rsidR="004541E7" w:rsidRPr="001E7A27">
        <w:rPr>
          <w:lang w:val="en-GB"/>
        </w:rPr>
        <w:t xml:space="preserve"> also used to calculate the </w:t>
      </w:r>
      <w:r w:rsidR="00E274BE" w:rsidRPr="001E7A27">
        <w:rPr>
          <w:lang w:val="en-GB"/>
        </w:rPr>
        <w:t xml:space="preserve">regional </w:t>
      </w:r>
      <w:r w:rsidR="004541E7" w:rsidRPr="001E7A27">
        <w:rPr>
          <w:lang w:val="en-GB"/>
        </w:rPr>
        <w:t>variability in flux anomalies (Supplementary Materials Figure 5.SM.1); and (b) the regional characteristics of the storage fluxes of CO</w:t>
      </w:r>
      <w:r w:rsidR="004541E7" w:rsidRPr="001E7A27">
        <w:rPr>
          <w:vertAlign w:val="subscript"/>
          <w:lang w:val="en-GB"/>
        </w:rPr>
        <w:t>2</w:t>
      </w:r>
      <w:r w:rsidR="004541E7" w:rsidRPr="001E7A27">
        <w:rPr>
          <w:lang w:val="en-GB"/>
        </w:rPr>
        <w:t xml:space="preserve"> in the ocean interior for the same period </w:t>
      </w:r>
      <w:commentRangeStart w:id="1447"/>
      <w:r w:rsidR="004541E7" w:rsidRPr="001E7A27">
        <w:rPr>
          <w:lang w:val="en-GB"/>
        </w:rPr>
        <w:fldChar w:fldCharType="begin" w:fldLock="1"/>
      </w:r>
      <w:ins w:id="1448" w:author="Robin Matthews" w:date="2021-06-17T16:21:00Z">
        <w:r w:rsidR="0088459F" w:rsidRPr="001E7A27">
          <w:rPr>
            <w:lang w:val="en-GB"/>
          </w:rPr>
          <w:instrText>ADDIN CSL_CITATION { "citationItems" : [ { "id" : "ITEM-1",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"manualFormatting" : "(Gruber et al., 2019b)", "plainTextFormattedCitation" : "(Gruber et al., 2019a)", "previouslyFormattedCitation" : "(Gruber et al., 2019a)" }, "properties" : { "noteIndex" : 0 }, "schema" : "https://github.com/citation-style-language/schema/raw/master/csl-citation.json" }</w:instrText>
        </w:r>
      </w:ins>
      <w:del w:id="1449" w:author="Robin Matthews" w:date="2021-06-17T16:21:00Z">
        <w:r w:rsidR="001B061E" w:rsidRPr="001E7A27" w:rsidDel="0088459F">
          <w:rPr>
            <w:lang w:val="en-GB"/>
          </w:rPr>
          <w:delInstrText>ADDIN CSL_CITATION { "citationItems" : [ { "id" : "ITEM-1",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"manualFormatting" : "(Gruber et al., 2019a)", "plainTextFormattedCitation" : "(Gruber et al., 2019a)", "previouslyFormattedCitation" : "(Gruber et al., 2019a)" }, "properties" : { "noteIndex" : 0 }, "schema" : "https://github.com/citation-style-language/schema/raw/master/csl-citation.json" }</w:delInstrText>
        </w:r>
      </w:del>
      <w:r w:rsidR="004541E7" w:rsidRPr="001E7A27">
        <w:rPr>
          <w:lang w:val="en-GB"/>
        </w:rPr>
        <w:fldChar w:fldCharType="separate"/>
      </w:r>
      <w:r w:rsidR="00025FA2" w:rsidRPr="001E7A27">
        <w:rPr>
          <w:noProof/>
          <w:lang w:val="en-GB"/>
        </w:rPr>
        <w:t>(Gruber et al., 2019</w:t>
      </w:r>
      <w:ins w:id="1450" w:author="Robin Matthews" w:date="2021-06-17T16:21:00Z">
        <w:r w:rsidR="0088459F" w:rsidRPr="001E7A27">
          <w:rPr>
            <w:noProof/>
            <w:lang w:val="en-GB"/>
          </w:rPr>
          <w:t>b</w:t>
        </w:r>
      </w:ins>
      <w:del w:id="1451" w:author="Robin Matthews" w:date="2021-06-17T16:21:00Z">
        <w:r w:rsidR="00025FA2" w:rsidRPr="001E7A27" w:rsidDel="0088459F">
          <w:rPr>
            <w:noProof/>
            <w:lang w:val="en-GB"/>
          </w:rPr>
          <w:delText>a</w:delText>
        </w:r>
      </w:del>
      <w:r w:rsidR="00025FA2" w:rsidRPr="001E7A27">
        <w:rPr>
          <w:noProof/>
          <w:lang w:val="en-GB"/>
        </w:rPr>
        <w:t>)</w:t>
      </w:r>
      <w:r w:rsidR="004541E7" w:rsidRPr="001E7A27">
        <w:rPr>
          <w:lang w:val="en-GB"/>
        </w:rPr>
        <w:fldChar w:fldCharType="end"/>
      </w:r>
      <w:commentRangeEnd w:id="1447"/>
      <w:r w:rsidR="00025FA2" w:rsidRPr="001E7A27">
        <w:rPr>
          <w:rStyle w:val="CommentReference"/>
          <w:lang w:val="en-GB"/>
        </w:rPr>
        <w:commentReference w:id="1447"/>
      </w:r>
      <w:r w:rsidR="004541E7" w:rsidRPr="001E7A27">
        <w:rPr>
          <w:lang w:val="en-GB"/>
        </w:rPr>
        <w:t xml:space="preserve">. </w:t>
      </w:r>
      <w:r w:rsidR="00AF1574" w:rsidRPr="001E7A27">
        <w:rPr>
          <w:lang w:val="en-GB"/>
        </w:rPr>
        <w:t xml:space="preserve">The </w:t>
      </w:r>
      <w:r w:rsidR="00B9656C" w:rsidRPr="001E7A27">
        <w:rPr>
          <w:lang w:val="en-GB"/>
        </w:rPr>
        <w:t xml:space="preserve">dots </w:t>
      </w:r>
      <w:r w:rsidR="00AF1574" w:rsidRPr="001E7A27">
        <w:rPr>
          <w:lang w:val="en-GB"/>
        </w:rPr>
        <w:t>reflect ocean areas where the 1-sigma standard deviation of Fnet from the 6 observation product is larger than the magnitude of the mean.  This reflects source-sink transition areas where the mean Fnet is small and more strongly influenced by spatial and temporal variability across the products.</w:t>
      </w:r>
      <w:r w:rsidR="00B149E1" w:rsidRPr="001E7A27">
        <w:rPr>
          <w:lang w:val="en-GB"/>
        </w:rPr>
        <w:t xml:space="preserve"> </w:t>
      </w:r>
      <w:r w:rsidR="00B149E1" w:rsidRPr="001E7A27">
        <w:rPr>
          <w:rFonts w:cs="Times New Roman"/>
          <w:szCs w:val="20"/>
          <w:lang w:val="en-GB"/>
        </w:rPr>
        <w:t>Further details on data sources and processing are available in the chapter data table (Table 5.SM.6).</w:t>
      </w:r>
    </w:p>
    <w:p w14:paraId="67B60995" w14:textId="77777777" w:rsidR="00A46746" w:rsidRPr="001E7A27" w:rsidRDefault="00A46746" w:rsidP="005C7F25">
      <w:pPr>
        <w:pStyle w:val="AR6BodyText"/>
        <w:rPr>
          <w:noProof/>
          <w:lang w:val="en-GB" w:eastAsia="en-US"/>
        </w:rPr>
      </w:pPr>
    </w:p>
    <w:p w14:paraId="4D9A92A9" w14:textId="77777777" w:rsidR="00A46746" w:rsidRPr="001E7A27" w:rsidRDefault="00A46746" w:rsidP="005C7F25">
      <w:pPr>
        <w:pStyle w:val="AR6BodyText"/>
        <w:rPr>
          <w:b/>
          <w:lang w:val="en-GB"/>
        </w:rPr>
      </w:pPr>
      <w:r w:rsidRPr="001E7A27">
        <w:rPr>
          <w:b/>
          <w:lang w:val="en-GB"/>
        </w:rPr>
        <w:t xml:space="preserve">[END FIGURE 5.9 HERE] </w:t>
      </w:r>
    </w:p>
    <w:p w14:paraId="3DF94F10" w14:textId="77777777" w:rsidR="00A46746" w:rsidRPr="001E7A27" w:rsidRDefault="00A46746" w:rsidP="005C7F25">
      <w:pPr>
        <w:pStyle w:val="AR6BodyText"/>
        <w:rPr>
          <w:noProof/>
          <w:lang w:val="en-GB" w:eastAsia="en-US"/>
        </w:rPr>
      </w:pPr>
    </w:p>
    <w:p w14:paraId="35F64CAC" w14:textId="77777777" w:rsidR="002F5491" w:rsidRPr="001E7A27" w:rsidRDefault="002F5491" w:rsidP="005C7F25">
      <w:pPr>
        <w:pStyle w:val="AR6BodyText"/>
        <w:rPr>
          <w:noProof/>
          <w:lang w:val="en-GB" w:eastAsia="en-US"/>
        </w:rPr>
      </w:pPr>
    </w:p>
    <w:p w14:paraId="1C2AB8A6" w14:textId="01212D73" w:rsidR="0010332D" w:rsidRPr="001E7A27" w:rsidRDefault="00A46746" w:rsidP="0098460A">
      <w:pPr>
        <w:pStyle w:val="AR6Chap5Level451111"/>
        <w:rPr>
          <w:lang w:val="en-GB"/>
        </w:rPr>
      </w:pPr>
      <w:bookmarkStart w:id="1452" w:name="_Toc33564243"/>
      <w:bookmarkStart w:id="1453" w:name="_Toc5716905"/>
      <w:bookmarkStart w:id="1454" w:name="_Toc70535654"/>
      <w:r w:rsidRPr="001E7A27">
        <w:rPr>
          <w:lang w:val="en-GB"/>
        </w:rPr>
        <w:t xml:space="preserve">Ocean </w:t>
      </w:r>
      <w:ins w:id="1455" w:author="Soapbox" w:date="2021-07-15T10:22:00Z">
        <w:r w:rsidR="007B192D" w:rsidRPr="001E7A27">
          <w:rPr>
            <w:lang w:val="en-GB"/>
          </w:rPr>
          <w:t>c</w:t>
        </w:r>
      </w:ins>
      <w:del w:id="1456" w:author="Soapbox" w:date="2021-07-15T10:22:00Z">
        <w:r w:rsidRPr="001E7A27" w:rsidDel="007B192D">
          <w:rPr>
            <w:lang w:val="en-GB"/>
          </w:rPr>
          <w:delText>C</w:delText>
        </w:r>
      </w:del>
      <w:r w:rsidRPr="001E7A27">
        <w:rPr>
          <w:lang w:val="en-GB"/>
        </w:rPr>
        <w:t xml:space="preserve">arbon </w:t>
      </w:r>
      <w:ins w:id="1457" w:author="Soapbox" w:date="2021-07-15T10:22:00Z">
        <w:r w:rsidR="007B192D" w:rsidRPr="001E7A27">
          <w:rPr>
            <w:lang w:val="en-GB"/>
          </w:rPr>
          <w:t>f</w:t>
        </w:r>
      </w:ins>
      <w:del w:id="1458" w:author="Soapbox" w:date="2021-07-15T10:22:00Z">
        <w:r w:rsidRPr="001E7A27" w:rsidDel="007B192D">
          <w:rPr>
            <w:lang w:val="en-GB"/>
          </w:rPr>
          <w:delText>F</w:delText>
        </w:r>
      </w:del>
      <w:r w:rsidRPr="001E7A27">
        <w:rPr>
          <w:lang w:val="en-GB"/>
        </w:rPr>
        <w:t xml:space="preserve">luxes and </w:t>
      </w:r>
      <w:ins w:id="1459" w:author="Soapbox" w:date="2021-07-15T10:22:00Z">
        <w:r w:rsidR="007B192D" w:rsidRPr="001E7A27">
          <w:rPr>
            <w:lang w:val="en-GB"/>
          </w:rPr>
          <w:t>s</w:t>
        </w:r>
      </w:ins>
      <w:del w:id="1460" w:author="Soapbox" w:date="2021-07-15T10:22:00Z">
        <w:r w:rsidRPr="001E7A27" w:rsidDel="007B192D">
          <w:rPr>
            <w:lang w:val="en-GB"/>
          </w:rPr>
          <w:delText>S</w:delText>
        </w:r>
      </w:del>
      <w:r w:rsidRPr="001E7A27">
        <w:rPr>
          <w:lang w:val="en-GB"/>
        </w:rPr>
        <w:t xml:space="preserve">torage: </w:t>
      </w:r>
      <w:commentRangeStart w:id="1461"/>
      <w:r w:rsidRPr="001E7A27">
        <w:rPr>
          <w:lang w:val="en-GB"/>
        </w:rPr>
        <w:t>Regional</w:t>
      </w:r>
      <w:del w:id="1462" w:author="Soapbox" w:date="2021-07-15T10:22:00Z">
        <w:r w:rsidRPr="001E7A27" w:rsidDel="007B192D">
          <w:rPr>
            <w:lang w:val="en-GB"/>
          </w:rPr>
          <w:delText xml:space="preserve"> </w:delText>
        </w:r>
      </w:del>
      <w:r w:rsidRPr="001E7A27">
        <w:rPr>
          <w:lang w:val="en-GB"/>
        </w:rPr>
        <w:t>–</w:t>
      </w:r>
      <w:del w:id="1463" w:author="Soapbox" w:date="2021-07-15T10:22:00Z">
        <w:r w:rsidRPr="001E7A27" w:rsidDel="007B192D">
          <w:rPr>
            <w:lang w:val="en-GB"/>
          </w:rPr>
          <w:delText xml:space="preserve"> </w:delText>
        </w:r>
      </w:del>
      <w:ins w:id="1464" w:author="Soapbox" w:date="2021-07-15T10:22:00Z">
        <w:r w:rsidR="007B192D" w:rsidRPr="001E7A27">
          <w:rPr>
            <w:lang w:val="en-GB"/>
          </w:rPr>
          <w:t>g</w:t>
        </w:r>
      </w:ins>
      <w:del w:id="1465" w:author="Soapbox" w:date="2021-07-15T10:22:00Z">
        <w:r w:rsidRPr="001E7A27" w:rsidDel="007B192D">
          <w:rPr>
            <w:lang w:val="en-GB"/>
          </w:rPr>
          <w:delText>G</w:delText>
        </w:r>
      </w:del>
      <w:r w:rsidRPr="001E7A27">
        <w:rPr>
          <w:lang w:val="en-GB"/>
        </w:rPr>
        <w:t>lobal</w:t>
      </w:r>
      <w:commentRangeEnd w:id="1461"/>
      <w:r w:rsidR="003017D7" w:rsidRPr="001E7A27">
        <w:rPr>
          <w:rStyle w:val="CommentReference"/>
          <w:rFonts w:eastAsia="Times New Roman" w:cstheme="minorBidi"/>
          <w:i w:val="0"/>
          <w:lang w:val="en-GB" w:eastAsia="fr-FR"/>
        </w:rPr>
        <w:commentReference w:id="1461"/>
      </w:r>
      <w:r w:rsidRPr="001E7A27">
        <w:rPr>
          <w:lang w:val="en-GB"/>
        </w:rPr>
        <w:t xml:space="preserve"> </w:t>
      </w:r>
      <w:ins w:id="1466" w:author="Soapbox" w:date="2021-07-15T10:22:00Z">
        <w:r w:rsidR="007B192D" w:rsidRPr="001E7A27">
          <w:rPr>
            <w:lang w:val="en-GB"/>
          </w:rPr>
          <w:t>v</w:t>
        </w:r>
      </w:ins>
      <w:del w:id="1467" w:author="Soapbox" w:date="2021-07-15T10:22:00Z">
        <w:r w:rsidRPr="001E7A27" w:rsidDel="007B192D">
          <w:rPr>
            <w:lang w:val="en-GB"/>
          </w:rPr>
          <w:delText>V</w:delText>
        </w:r>
      </w:del>
      <w:r w:rsidRPr="001E7A27">
        <w:rPr>
          <w:lang w:val="en-GB"/>
        </w:rPr>
        <w:t>ariability</w:t>
      </w:r>
      <w:bookmarkEnd w:id="1452"/>
      <w:bookmarkEnd w:id="1453"/>
      <w:bookmarkEnd w:id="1454"/>
    </w:p>
    <w:p w14:paraId="00C7441B" w14:textId="4DF25ECA" w:rsidR="009164B4" w:rsidRPr="001E7A27" w:rsidRDefault="00B618D3" w:rsidP="005C7F25">
      <w:pPr>
        <w:pStyle w:val="AR6BodyText"/>
        <w:rPr>
          <w:lang w:val="en-GB"/>
        </w:rPr>
      </w:pPr>
      <w:r w:rsidRPr="001E7A27">
        <w:rPr>
          <w:lang w:val="en-GB"/>
        </w:rPr>
        <w:t xml:space="preserve">The intent of this assessment is to show how global variability </w:t>
      </w:r>
      <w:r w:rsidR="008278F0" w:rsidRPr="001E7A27">
        <w:rPr>
          <w:lang w:val="en-GB"/>
        </w:rPr>
        <w:t>can be regionally forced</w:t>
      </w:r>
      <w:r w:rsidRPr="001E7A27">
        <w:rPr>
          <w:lang w:val="en-GB"/>
        </w:rPr>
        <w:t xml:space="preserve"> </w:t>
      </w:r>
      <w:r w:rsidR="006D65B4" w:rsidRPr="001E7A27">
        <w:rPr>
          <w:lang w:val="en-GB"/>
        </w:rPr>
        <w:fldChar w:fldCharType="begin" w:fldLock="1"/>
      </w:r>
      <w:r w:rsidR="00747167" w:rsidRPr="001E7A27">
        <w:rPr>
          <w:lang w:val="en-GB"/>
        </w:rPr>
        <w:instrText>ADDIN CSL_CITATION { "citationItems" : [ { "id" : "ITEM-1", "itemData" : { "DOI" : "10.1029/2018GL081756", "ISSN" : "0094-8276", "author" : [ { "dropping-particle" : "", "family" : "Landsch\u00fctzer", "given" : "Peter", "non-dropping-particle" : "", "parse-names" : false, "suffix" : "" }, { "dropping-particle" : "", "family" : "Ilyina", "given" : "Tatiana", "non-dropping-particle" : "", "parse-names" : false, "suffix" : "" }, { "dropping-particle" : "", "family" : "Lovenduski", "given" : "Nicole S.", "non-dropping-particle" : "", "parse-names" : false, "suffix" : "" } ], "container-title" : "Geophysical Research Letters", "id" : "ITEM-1", "issue" : "5", "issued" : { "date-parts" : [ [ "2019", "3", "16" ] ] }, "page" : "2670-2679", "title" : "Detecting Regional Modes of Variability in Observation\u2010Based Surface Ocean p CO 2", "translator" : [ { "dropping-particle" : "", "family" : "L7240", "given" : "", "non-dropping-particle" : "", "parse-names" : false, "suffix" : "" } ], "type" : "article-journal", "volume" : "46" }, "uris" : [ "http://www.mendeley.com/documents/?uuid=def11066-a4df-41a4-a599-54bf1ebac735" ] }, { "id" : "ITEM-2",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"ITEM-2",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"ITEM-3",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"ITEM-3",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"mendeley" : { "formattedCitation" : "(Gregor et al., 2019; Landsch\u00fctzer et al., 2019; Hauck et al., 2020)", "plainTextFormattedCitation" : "(Gregor et al., 2019; Landsch\u00fctzer et al., 2019; Hauck et al., 2020)", "previouslyFormattedCitation" : "(Gregor et al., 2019; Landsch\u00fctzer et al., 2019; Hauck et al., 2020)" }, "properties" : { "noteIndex" : 0 }, "schema" : "https://github.com/citation-style-language/schema/raw/master/csl-citation.json" }</w:instrText>
      </w:r>
      <w:r w:rsidR="006D65B4" w:rsidRPr="001E7A27">
        <w:rPr>
          <w:lang w:val="en-GB"/>
        </w:rPr>
        <w:fldChar w:fldCharType="separate"/>
      </w:r>
      <w:r w:rsidR="00025FA2" w:rsidRPr="001E7A27">
        <w:rPr>
          <w:noProof/>
          <w:lang w:val="en-GB"/>
        </w:rPr>
        <w:t>(Gregor et al., 2019; Landschützer et al., 2019; Hauck et al., 2020)</w:t>
      </w:r>
      <w:r w:rsidR="006D65B4" w:rsidRPr="001E7A27">
        <w:rPr>
          <w:lang w:val="en-GB"/>
        </w:rPr>
        <w:fldChar w:fldCharType="end"/>
      </w:r>
      <w:r w:rsidR="006D65B4" w:rsidRPr="001E7A27">
        <w:rPr>
          <w:lang w:val="en-GB"/>
        </w:rPr>
        <w:t xml:space="preserve">. </w:t>
      </w:r>
      <w:r w:rsidR="009164B4" w:rsidRPr="001E7A27">
        <w:rPr>
          <w:lang w:val="en-GB"/>
        </w:rPr>
        <w:t>Since AR5 and SROCC, advances in global ocean CO</w:t>
      </w:r>
      <w:r w:rsidR="009164B4" w:rsidRPr="001E7A27">
        <w:rPr>
          <w:vertAlign w:val="subscript"/>
          <w:lang w:val="en-GB"/>
        </w:rPr>
        <w:t>2</w:t>
      </w:r>
      <w:r w:rsidR="009164B4" w:rsidRPr="001E7A27">
        <w:rPr>
          <w:lang w:val="en-GB"/>
        </w:rPr>
        <w:t xml:space="preserve"> flux products, GOBMs and atmospheric inversion models have strengthened </w:t>
      </w:r>
      <w:del w:id="1468" w:author="Soapbox" w:date="2021-07-17T04:14:00Z">
        <w:r w:rsidR="009164B4" w:rsidRPr="001E7A27" w:rsidDel="000D3ADA">
          <w:rPr>
            <w:lang w:val="en-GB"/>
          </w:rPr>
          <w:delText xml:space="preserve">the </w:delText>
        </w:r>
      </w:del>
      <w:r w:rsidR="009164B4" w:rsidRPr="001E7A27">
        <w:rPr>
          <w:lang w:val="en-GB"/>
        </w:rPr>
        <w:t xml:space="preserve">confidence in the assessment </w:t>
      </w:r>
      <w:r w:rsidR="00E274BE" w:rsidRPr="001E7A27">
        <w:rPr>
          <w:lang w:val="en-GB"/>
        </w:rPr>
        <w:t xml:space="preserve">of </w:t>
      </w:r>
      <w:r w:rsidR="009164B4" w:rsidRPr="001E7A27">
        <w:rPr>
          <w:lang w:val="en-GB"/>
        </w:rPr>
        <w:t>how ocean regions influence mean global variability and trends of ocean CO</w:t>
      </w:r>
      <w:r w:rsidR="009164B4" w:rsidRPr="001E7A27">
        <w:rPr>
          <w:vertAlign w:val="subscript"/>
          <w:lang w:val="en-GB"/>
        </w:rPr>
        <w:t>2</w:t>
      </w:r>
      <w:r w:rsidR="009164B4" w:rsidRPr="001E7A27">
        <w:rPr>
          <w:lang w:val="en-GB"/>
        </w:rPr>
        <w:t xml:space="preserve"> air-sea fluxes (F</w:t>
      </w:r>
      <w:r w:rsidR="009164B4" w:rsidRPr="001E7A27">
        <w:rPr>
          <w:vertAlign w:val="subscript"/>
          <w:lang w:val="en-GB"/>
        </w:rPr>
        <w:t>net</w:t>
      </w:r>
      <w:r w:rsidR="009164B4" w:rsidRPr="001E7A27">
        <w:rPr>
          <w:lang w:val="en-GB"/>
        </w:rPr>
        <w:t xml:space="preserve">; see </w:t>
      </w:r>
      <w:r w:rsidR="00400A40" w:rsidRPr="001E7A27">
        <w:rPr>
          <w:lang w:val="en-GB"/>
        </w:rPr>
        <w:t xml:space="preserve">Supplementary Materials </w:t>
      </w:r>
      <w:r w:rsidR="009164B4" w:rsidRPr="001E7A27">
        <w:rPr>
          <w:lang w:val="en-GB"/>
        </w:rPr>
        <w:t>Figure 5.SM.1</w:t>
      </w:r>
      <w:ins w:id="1469" w:author="Soapbox" w:date="2021-07-17T04:09:00Z">
        <w:r w:rsidR="008C6E93" w:rsidRPr="001E7A27">
          <w:rPr>
            <w:lang w:val="en-GB"/>
          </w:rPr>
          <w:t>;</w:t>
        </w:r>
      </w:ins>
      <w:del w:id="1470" w:author="Soapbox" w:date="2021-07-17T04:09:00Z">
        <w:r w:rsidR="009164B4" w:rsidRPr="001E7A27" w:rsidDel="008C6E93">
          <w:rPr>
            <w:lang w:val="en-GB"/>
          </w:rPr>
          <w:delText>)</w:delText>
        </w:r>
        <w:r w:rsidR="00376633" w:rsidRPr="001E7A27" w:rsidDel="008C6E93">
          <w:rPr>
            <w:lang w:val="en-GB"/>
          </w:rPr>
          <w:delText xml:space="preserve"> </w:delText>
        </w:r>
      </w:del>
      <w:r w:rsidR="00376633" w:rsidRPr="001E7A27">
        <w:rPr>
          <w:lang w:val="en-GB"/>
        </w:rPr>
        <w:fldChar w:fldCharType="begin" w:fldLock="1"/>
      </w:r>
      <w:r w:rsidR="00747167" w:rsidRPr="001E7A2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"id" : "ITEM-3", "itemData" : { "DOI" : "10.5194/bg-11-4599-2014", "ISSN" : "1726-4189", "abstract" : "Abstract. Interannual anomalies in the sea\u2013air carbon dioxide (CO2) exchange have been estimated from surface-ocean CO2 partial pressure measurements. Available data are sufficient to constrain these anomalies in large parts of the tropical and North Pacific and in the North Atlantic, in some areas covering the period from the mid 1980s to 2011. Global interannual variability is estimated as about 0.31 Pg C yr\u22121 (temporal standard deviation 1993\u20132008). The tropical Pacific accounts for a large fraction of this global variability, closely tied to El Ni\u00f1o\u2013Southern Oscillation (ENSO). Anomalies occur more than 6 months later in the east than in the west. The estimated amplitude and ENSO response are roughly consistent with independent information from atmospheric oxygen data. This both supports the variability estimated from surface-ocean carbon data and demonstrates the potential of the atmospheric oxygen signal to constrain ocean biogeochemical processes. The ocean variability estimated from surface-ocean carbon data can be used to improve land CO2 flux estimates from atmospheric inversions.", "author" : [ { "dropping-particle" : "", "family" : "R\u00f6denbeck", "given" : "C.", "non-dropping-particle" : "", "parse-names" : false, "suffix" : "" }, { "dropping-particle" : "", "family" : "Bakker", "given" : "D. C. E.", "non-dropping-particle" : "", "parse-names" : false, "suffix" : "" }, { "dropping-particle" : "", "family" : "Metzl", "given" : "N.", "non-dropping-particle" : "", "parse-names" : false, "suffix" : "" }, { "dropping-particle" : "", "family" : "Olsen", "given" : "A.", "non-dropping-particle" : "", "parse-names" : false, "suffix" : "" }, { "dropping-particle" : "", "family" : "Sabine", "given" : "C.", "non-dropping-particle" : "", "parse-names" : false, "suffix" : "" }, { "dropping-particle" : "", "family" : "Cassar", "given" : "N.", "non-dropping-particle" : "", "parse-names" : false, "suffix" : "" }, { "dropping-particle" : "", "family" : "Reum", "given" : "F.", "non-dropping-particle" : "", "parse-names" : false, "suffix" : "" }, { "dropping-particle" : "", "family" : "Keeling", "given" : "R. F.", "non-dropping-particle" : "", "parse-names" : false, "suffix" : "" }, { "dropping-particle" : "", "family" : "Heimann", "given" : "M.", "non-dropping-particle" : "", "parse-names" : false, "suffix" : "" } ], "container-title" : "Biogeosciences", "id" : "ITEM-3", "issue" : "17", "issued" : { "date-parts" : [ [ "2014", "9", "1" ] ] }, "page" : "4599-4613", "title" : "Interannual sea\u2013air CO2 flux variability from an observation-driven ocean mixed-layer scheme", "translator" : [ { "dropping-particle" : "", "family" : "L4231", "given" : "", "non-dropping-particle" : "", "parse-names" : false, "suffix" : "" } ], "type" : "article-journal", "volume" : "11" }, "uris" : [ "http://www.mendeley.com/documents/?uuid=bbab0ac1-980b-3c9f-bbb8-bda3b8e68709" ] }, { "id" : "ITEM-4", "itemData" : { "DOI" : "10.1002/2014GB004853", "ISSN" : "08866236", "abstract" : "We present a new observation\u2010based estimate of the global oceanic carbon dioxide (CO2) sink and its temporal variation on a monthly basis from 1998 through 2011 and at a spatial resolution of 1\u00b0\u00d71\u00b0. This sink estimate rests upon a neural network\u2010based mapping of global surface ocean observations of the partial pressure of CO2 (pCO2) from the Surface Ocean CO2 Atlas database. The resulting pCO2 has small biases when evaluated against independent observations in the different ocean basins, but larger randomly distributed differences exist particularly in high latitudes. The seasonal climatology of our neural network\u2010based product agrees overall well with the Takahashi et al. (2009) climatology, although our product produces a stronger seasonal cycle at high latitudes. From our global pCO2 product, we compute a mean net global ocean (excluding the Arctic Ocean and coastal regions) CO2 uptake flux of \u22121.42 \u00b1 0.53 Pg C yr\u22121, which is in good agreement with ocean inversion\u2010based estimates. Our data indicate a moderate level of interannual variability in the ocean carbon sink (\u00b10.12 Pg C yr\u22121, 1\u03c3) from 1998 through 2011, mostly originating from the equatorial Pacific Ocean, and associated with the El Ni\u00f1o\u2013Southern Oscillation. Accounting for steady state riverine and Arctic Ocean carbon fluxes our estimate further implies a mean anthropogenic CO2 uptake of \u22121.99 \u00b1 0.59 Pg C yr\u22121 over the analysis period. From this estimate plus the most recent estimates for fossil fuel emissions and atmospheric CO2 accumulation, we infer a mean global land sink of \u22122.82 \u00b1 0.85 Pg C yr\u22121 over the 1998 through 2011 period with strong interannual variation.", "author" : [ { "dropping-particle" : "", "family" : "Landsch\u00fctzer", "given" : "P.", "non-dropping-particle" : "", "parse-names" : false, "suffix" : "" }, { "dropping-particle" : "", "family" : "Gruber", "given" : "N.", "non-dropping-particle" : "", "parse-names" : false, "suffix" : "" }, { "dropping-particle" : "", "family" : "Bakker", "given" : "D. C. E.", "non-dropping-particle" : "", "parse-names" : false, "suffix" : "" }, { "dropping-particle" : "", "family" : "Schuster", "given" : "U.", "non-dropping-particle" : "", "parse-names" : false, "suffix" : "" } ], "container-title" : "Global Biogeochemical Cycles", "id" : "ITEM-4", "issue" : "9", "issued" : { "date-parts" : [ [ "2014", "9", "1" ] ] }, "page" : "927-949", "publisher" : "Wiley-Blackwell", "title" : "Recent variability of the global ocean carbon sink", "translator" : [ { "dropping-particle" : "", "family" : "L4400", "given" : "", "non-dropping-particle" : "", "parse-names" : false, "suffix" : "" } ], "type" : "article-journal", "volume" : "28" }, "uris" : [ "http://www.mendeley.com/documents/?uuid=8a5cdd46-a4c8-3908-bd78-5e4bd54dabbf" ] }, { "id" : "ITEM-5", "itemData" : { "DOI" : "10.1126/science.aab2620", "ISSN" : "0036-8075", "abstract" : "Has global warming slowed the uptake of atmospheric CO2 by the Southern Ocean? Landsch\u00fctzer et al. say no (see the Perspective by Fletcher). Previous work suggested that the strength of the Southern Ocean carbon sink fell during the 1990s. This raised concerns that such a decline would exacerbate the rise of atmospheric CO2 and thereby increase global surface air temperatures and ocean acidity. The newer data show that the Southern Ocean carbon sink strengthened again over the past decade, which illustrates the dynamic nature of the process and alleviates some of the anxiety about its earlier weakening trend.Science, this issue p. 1221; see also p. 1165Several studies have suggested that the carbon sink in the Southern Ocean\u2014the ocean\u2019s strongest region for the uptake of anthropogenic CO2 \u2014has weakened in recent decades. We demonstrated, on the basis of multidecadal analyses of surface ocean CO2 observations, that this weakening trend stopped around 2002, and by 2012, the Southern Ocean had regained its expected strength based on the growth of atmospheric CO2. All three Southern Ocean sectors have contributed to this reinvigoration of the carbon sink, yet differences in the processes between sectors exist, related to a tendency toward a zonally more asymmetric atmospheric circulation. The large decadal variations in the Southern Ocean carbon sink suggest a rather dynamic ocean carbon cycle that varies more in time than previously recognized.", "author" : [ { "dropping-particle" : "", "family" : "Landsch\u00fctzer", "given" : "Peter", "non-dropping-particle" : "", "parse-names" : false, "suffix" : "" }, { "dropping-particle" : "", "family" : "Gruber", "given" : "Nicolas", "non-dropping-particle" : "", "parse-names" : false, "suffix" : "" }, { "dropping-particle" : "", "family" : "Haumann", "given" : "F Alexander", "non-dropping-particle" : "", "parse-names" : false, "suffix" : "" }, { "dropping-particle" : "", "family" : "R\u00f6denbeck", "given" : "Christian", "non-dropping-particle" : "", "parse-names" : false, "suffix" : "" }, { "dropping-particle" : "", "family" : "Bakker", "given" : "Dorothee C E",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"Metzl", "given" : "Nicolas",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"Wanninkhof", "given" : "Rik", "non-dropping-particle" : "", "parse-names" : false, "suffix" : "" } ], "container-title" : "Science", "id" : "ITEM-5", "issue" : "6253", "issued" : { "date-parts" : [ [ "2015", "9", "11" ] ] }, "page" : "1221-1224", "title" : "The reinvigoration of the Southern Ocean carbon sink", "translator" : [ { "dropping-particle" : "", "family" : "L4263", "given" : "", "non-dropping-particle" : "", "parse-names" : false, "suffix" : "" } ], "type" : "article-journal", "volume" : "349" }, "uris" : [ "http://www.mendeley.com/documents/?uuid=c8a70ac1-aa19-356a-ae2c-e974c94ca1e2" ] }, { "id" : "ITEM-6", "itemData" : { "DOI" : "10.1146/annurev-marine-010816-060529", "ISSN" : "1941-1405", "abstract" : "\u00a92017 by Annual Reviews. All rights reserved. Since preindustrial times, the ocean has removed from the atmosphere 41% of the carbon emitted by human industrial activities. Despite significant uncertainties, the balance of evidence indicates that the globally integrated rate of ocean carbon uptake is increasing in response to increasing atmospheric CO2 concentrations. The El Ni\u00f1o-Southern Oscillation in the equatorial Pacific dominates interannual variability of the globally integrated sink. Modes of climate variability in high latitudes are correlated with variability in regional carbon sinks, but mechanistic understanding is incomplete. Regional sink variability, combined with sparse sampling, means that the growing oceanic sink cannot yet be directly detected from available surface data. Accurate and precise shipboard observations need to be continued and increasingly complemented with autonomous observations. These data, together with a variety of mechanistic and diagnostic models, are needed for better understanding, long-term monitoring, and future projections of this critical climate regulation service.", "author" : [ { "dropping-particle" : "", "family" : "McKinley", "given" : "Galen A.", "non-dropping-particle" : "", "parse-names" : false, "suffix" : "" }, { "dropping-particle" : "", "family" : "Fay", "given" : "Amanda R.", "non-dropping-particle" : "", "parse-names" : false, "suffix" : "" }, { "dropping-particle" : "", "family" : "Lovenduski", "given" : "Nicole S.", "non-dropping-particle" : "", "parse-names" : false, "suffix" : "" }, { "dropping-particle" : "", "family" : "Pilcher", "given" : "Darren J.", "non-dropping-particle" : "", "parse-names" : false, "suffix" : "" } ], "container-title" : "Annual Review of Marine Science", "id" : "ITEM-6", "issue" : "1", "issued" : { "date-parts" : [ [ "2017", "1", "3" ] ] }, "page" : "125-150", "title" : "Natural Variability and Anthropogenic Trends in the Ocean Carbon Sink", "translator" : [ { "dropping-particle" : "", "family" : "L7486", "given" : "", "non-dropping-particle" : "", "parse-names" : false, "suffix" : "" } ], "type" : "article-journal", "volume" : "9" }, "uris" : [ "http://www.mendeley.com/documents/?uuid=55988fdb-72fa-4ff5-aded-3d36c5691f06" ] }, { "id" : "ITEM-7",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"ITEM-7",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"ITEM-8",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"ITEM-8",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"id" : "ITEM-9",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w:instrText>
      </w:r>
      <w:r w:rsidR="00747167" w:rsidRPr="001E7A27">
        <w:rPr>
          <w:lang w:val="en-GB"/>
          <w:rPrChange w:id="1471" w:author="Clotilde Pean" w:date="2021-09-06T10:08:00Z">
            <w:rPr/>
          </w:rPrChange>
        </w:rPr>
        <w:instrText xml:space="preserve">" </w:instrText>
      </w:r>
      <w:r w:rsidR="00747167" w:rsidRPr="001E7A27">
        <w:rPr>
          <w:lang w:val="en-GB"/>
        </w:rPr>
        <w:instrText>: "" }, { "dropping-particle" : "", "family" : "Zaehle", "given" : "S\u00f6nke", "non-dropping-particle" : "", "parse-names" : false, "suffix" : "" } ], "container-title" : "Earth System Science Data", "id" : "ITEM-9",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"(Ciais et al., 2013; Landsch\u00fctzer et al., 2014, 2015; R\u00f6denbeck et al., 2014; McKinley et al., 2017; Bindoff et al., 2019; Gregor et al., 2019; Friedlingstein et al., 2020; Hauck et al., 2020)", "plainTextFormattedCitation" : "(Ciais et al., 2013; Landsch\u00fctzer et al., 2014, 2015; R\u00f6denbeck et al., 2014; McKinley et al., 2017; Bindoff et al., 2019; Gregor et al., 2019; Friedlingstein et al., 2020; Hauck et al., 2020)", "previouslyFormattedCitation" : "(Ciais et al., 2013; Landsch\u00fctzer et al., 2014, 2015; R\u00f6denbeck et al., 2014; McKinley et al., 2017; Bindoff et al., 2019; Gregor et al., 2019; Friedlingstein et al., 2020; Hauck et al., 2020)" }, "properties" : { "noteIndex" : 0 }, "schema" : "https://github.com/citation-style-language/schema/raw/master/csl-citation.json" }</w:instrText>
      </w:r>
      <w:r w:rsidR="00376633" w:rsidRPr="001E7A27">
        <w:rPr>
          <w:lang w:val="en-GB"/>
        </w:rPr>
        <w:fldChar w:fldCharType="separate"/>
      </w:r>
      <w:ins w:id="1472" w:author="Soapbox" w:date="2021-07-17T04:09:00Z">
        <w:r w:rsidR="008C6E93" w:rsidRPr="001E7A27">
          <w:rPr>
            <w:noProof/>
            <w:lang w:val="en-GB"/>
          </w:rPr>
          <w:t xml:space="preserve"> </w:t>
        </w:r>
      </w:ins>
      <w:del w:id="1473" w:author="Soapbox" w:date="2021-07-17T04:09:00Z">
        <w:r w:rsidR="00025FA2" w:rsidRPr="001E7A27" w:rsidDel="008C6E93">
          <w:rPr>
            <w:noProof/>
            <w:lang w:val="en-GB"/>
          </w:rPr>
          <w:delText>(</w:delText>
        </w:r>
      </w:del>
      <w:r w:rsidR="00025FA2" w:rsidRPr="001E7A27">
        <w:rPr>
          <w:noProof/>
          <w:lang w:val="en-GB"/>
        </w:rPr>
        <w:t>Ciais et al., 2013; Landschützer et al., 2014, 2015; Rödenbeck et al., 2014; McKinley et al., 2017; Bindoff et al., 2019; Gregor et al., 2019; Friedlingstein et al., 2020; Hauck et al., 2020)</w:t>
      </w:r>
      <w:r w:rsidR="00376633" w:rsidRPr="001E7A27">
        <w:rPr>
          <w:lang w:val="en-GB"/>
        </w:rPr>
        <w:fldChar w:fldCharType="end"/>
      </w:r>
      <w:r w:rsidR="009164B4" w:rsidRPr="001E7A27">
        <w:rPr>
          <w:lang w:val="en-GB"/>
        </w:rPr>
        <w:t>. The coherence in the regional variability of the anomalies in F</w:t>
      </w:r>
      <w:r w:rsidR="009164B4" w:rsidRPr="001E7A27">
        <w:rPr>
          <w:vertAlign w:val="subscript"/>
          <w:lang w:val="en-GB"/>
        </w:rPr>
        <w:t>net</w:t>
      </w:r>
      <w:r w:rsidR="009164B4" w:rsidRPr="001E7A27">
        <w:rPr>
          <w:lang w:val="en-GB"/>
        </w:rPr>
        <w:t xml:space="preserve"> from </w:t>
      </w:r>
      <w:ins w:id="1474" w:author="Soapbox" w:date="2021-07-27T05:41:00Z">
        <w:r w:rsidR="000B3D3F" w:rsidRPr="001E7A27">
          <w:rPr>
            <w:lang w:val="en-GB"/>
          </w:rPr>
          <w:t>three</w:t>
        </w:r>
      </w:ins>
      <w:del w:id="1475" w:author="Soapbox" w:date="2021-07-27T05:41:00Z">
        <w:r w:rsidR="009164B4" w:rsidRPr="001E7A27" w:rsidDel="000B3D3F">
          <w:rPr>
            <w:lang w:val="en-GB"/>
          </w:rPr>
          <w:delText>3</w:delText>
        </w:r>
      </w:del>
      <w:r w:rsidR="009164B4" w:rsidRPr="001E7A27">
        <w:rPr>
          <w:lang w:val="en-GB"/>
        </w:rPr>
        <w:t xml:space="preserve"> independent lines of evidence support with </w:t>
      </w:r>
      <w:r w:rsidR="009164B4" w:rsidRPr="001E7A27">
        <w:rPr>
          <w:i/>
          <w:iCs/>
          <w:lang w:val="en-GB"/>
        </w:rPr>
        <w:t>high confidence</w:t>
      </w:r>
      <w:r w:rsidR="009164B4" w:rsidRPr="001E7A27">
        <w:rPr>
          <w:lang w:val="en-GB"/>
        </w:rPr>
        <w:t xml:space="preserve"> that the non-steady state global interannual-decadal variability of F</w:t>
      </w:r>
      <w:r w:rsidR="009164B4" w:rsidRPr="001E7A27">
        <w:rPr>
          <w:vertAlign w:val="subscript"/>
          <w:lang w:val="en-GB"/>
        </w:rPr>
        <w:t>net</w:t>
      </w:r>
      <w:r w:rsidR="009164B4" w:rsidRPr="001E7A27">
        <w:rPr>
          <w:lang w:val="en-GB"/>
        </w:rPr>
        <w:t xml:space="preserve"> has clear regional influences </w:t>
      </w:r>
      <w:r w:rsidR="009164B4" w:rsidRPr="001E7A27">
        <w:rPr>
          <w:lang w:val="en-GB"/>
        </w:rPr>
        <w:fldChar w:fldCharType="begin" w:fldLock="1"/>
      </w:r>
      <w:r w:rsidR="00747167" w:rsidRPr="001E7A27">
        <w:rPr>
          <w:lang w:val="en-GB"/>
        </w:rPr>
        <w:instrText>ADDIN CSL_CITATION { "citationItems" : [ { "id" : "ITEM-1", "itemData" : { "DOI" : "10.1029/2018GL081756", "ISSN" : "0094-8276", "author" : [ { "dropping-particle" : "", "family" : "Landsch\u00fctzer", "given" : "Peter", "non-dropping-particle" : "", "parse-names" : false, "suffix" : "" }, { "dropping-particle" : "", "family" : "Ilyina", "given" : "Tatiana", "non-dropping-particle" : "", "parse-names" : false, "suffix" : "" }, { "dropping-particle" : "", "family" : "Lovenduski", "given" : "Nicole S.", "non-dropping-particle" : "", "parse-names" : false, "suffix" : "" } ], "container-title" : "Geophysical Research Letters", "id" : "ITEM-1", "issue" : "5", "issued" : { "date-parts" : [ [ "2019", "3", "16" ] ] }, "page" : "2670-2679", "title" : "Detecting Regional Modes of Variability in Observation\u2010Based Surface Ocean p CO 2", "translator" : [ { "dropping-particle" : "", "family" : "L7240", "given" : "", "non-dropping-particle" : "", "parse-names" : false, "suffix" : "" } ], "type" : "article-journal", "volume" : "46" }, "uris" : [ "http://www.mendeley.com/documents/?uuid=def11066-a4df-41a4-a599-54bf1ebac735" ] }, { "id" : "ITEM-2",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"ITEM-2",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"mendeley" : { "formattedCitation" : "(Gregor et al., 2019; Landsch\u00fctzer et al., 2019)", "manualFormatting" : "(Gregor et al., 2019; Landsch\u00fctzer et al., 2019)", "plainTextFormattedCitation" : "(Gregor et al., 2019; Landsch\u00fctzer et al., 2019)", "previouslyFormattedCitation" : "(Gregor et al., 2019; Landsch\u00fctzer et al., 2019)" }, "properties" : { "noteIndex" : 0 }, "schema" : "https://github.com/citation-style-language/schema/raw/master/csl-citation.json" }</w:instrText>
      </w:r>
      <w:r w:rsidR="009164B4" w:rsidRPr="001E7A27">
        <w:rPr>
          <w:lang w:val="en-GB"/>
        </w:rPr>
        <w:fldChar w:fldCharType="separate"/>
      </w:r>
      <w:r w:rsidR="00025FA2" w:rsidRPr="001E7A27">
        <w:rPr>
          <w:noProof/>
          <w:lang w:val="en-GB"/>
        </w:rPr>
        <w:t>(Gregor et al., 2019; Landschützer et al., 2019)</w:t>
      </w:r>
      <w:r w:rsidR="009164B4" w:rsidRPr="001E7A27">
        <w:rPr>
          <w:lang w:val="en-GB"/>
        </w:rPr>
        <w:fldChar w:fldCharType="end"/>
      </w:r>
      <w:r w:rsidR="009164B4" w:rsidRPr="001E7A27">
        <w:rPr>
          <w:lang w:val="en-GB"/>
        </w:rPr>
        <w:t>. The tropical oceans contribute the most to the global mean interannual variability (</w:t>
      </w:r>
      <w:r w:rsidR="00757CB4" w:rsidRPr="001E7A27">
        <w:rPr>
          <w:lang w:val="en-GB"/>
        </w:rPr>
        <w:t xml:space="preserve">Supplementary Materials </w:t>
      </w:r>
      <w:r w:rsidR="009164B4" w:rsidRPr="001E7A27">
        <w:rPr>
          <w:lang w:val="en-GB"/>
        </w:rPr>
        <w:t>Figure 5.SM.1d). The high latitude oceans, particularly the Southern Ocean, contribute the most to the global-scale decadal variability (</w:t>
      </w:r>
      <w:r w:rsidR="00400A40" w:rsidRPr="001E7A27">
        <w:rPr>
          <w:lang w:val="en-GB"/>
        </w:rPr>
        <w:t xml:space="preserve">Supplementary Materials </w:t>
      </w:r>
      <w:r w:rsidR="009164B4" w:rsidRPr="001E7A27">
        <w:rPr>
          <w:lang w:val="en-GB"/>
        </w:rPr>
        <w:t>Figure</w:t>
      </w:r>
      <w:r w:rsidR="00400A40" w:rsidRPr="001E7A27">
        <w:rPr>
          <w:lang w:val="en-GB"/>
        </w:rPr>
        <w:t xml:space="preserve"> 5.</w:t>
      </w:r>
      <w:r w:rsidR="009164B4" w:rsidRPr="001E7A27">
        <w:rPr>
          <w:lang w:val="en-GB"/>
        </w:rPr>
        <w:t>SM5.1b,</w:t>
      </w:r>
      <w:del w:id="1476" w:author="Ian Blenkinsop" w:date="2021-07-28T13:10:00Z">
        <w:r w:rsidR="009164B4" w:rsidRPr="001E7A27" w:rsidDel="00ED5710">
          <w:rPr>
            <w:lang w:val="en-GB"/>
          </w:rPr>
          <w:delText xml:space="preserve"> </w:delText>
        </w:r>
      </w:del>
      <w:r w:rsidR="009164B4" w:rsidRPr="001E7A27">
        <w:rPr>
          <w:lang w:val="en-GB"/>
        </w:rPr>
        <w:t xml:space="preserve">c; </w:t>
      </w:r>
      <w:commentRangeStart w:id="1477"/>
      <w:r w:rsidR="00400A40" w:rsidRPr="001E7A27">
        <w:rPr>
          <w:lang w:val="en-GB"/>
        </w:rPr>
        <w:fldChar w:fldCharType="begin" w:fldLock="1"/>
      </w:r>
      <w:r w:rsidR="007B506D" w:rsidRPr="001E7A27">
        <w:rPr>
          <w:lang w:val="en-GB"/>
        </w:rPr>
        <w:instrText>ADDIN CSL_CITATION { "citationItems" : [ { "id" : "ITEM-1", "itemData" : { "DOI" : "10.1002/2015GB005359", "abstract" : "We investigate the variations of the ocean CO2 sink during the past three decades using global surface ocean maps of the partial pressure of CO2 reconstructed from observations contained in the Surface Ocean CO2 Atlas Version 2. To create these maps, we used the neural network\u2010based data interpolation method of Landsch\u00fctzer et al. (2014) but extended the work in time from 1998 to 2011 to the period from 1982 through 2011. Our results suggest strong decadal variations in the global ocean carbon sink around a long\u2010term increase that corresponds roughly to that expected from the rise in atmospheric CO2. The sink is estimated to have weakened during the 1990s toward a minimum uptake of only \u22120.8 \u00b1 0.5 Pg C yr\u22121 in 2000 and thereafter to have strengthened considerably to rates of more than \u22122.0 \u00b1 0.5 Pg C yr\u22121. These decadal variations originate mostly from the extratropical oceans, while the tropical regions contribute primarily to interannual variations. Changes in sea surface temperature affecting the solubility of CO2 explain part of these variations, particularly at subtropical latitudes. But most of the higher\u2010latitude changes are attributed to modifications in the surface concentration of dissolved inorganic carbon and alkalinity, induced by decadal variations in atmospheric forcing, with patterns that are reminiscent of those of the Northern and Southern Annular Modes. These decadal variations lead to a substantially smaller cumulative anthropogenic CO2 uptake of the ocean over the 1982 through 2011 period (reduction of 7.5 \u00b1 5.5 Pg C) relative to that derived by the Global Carbon Budget.",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"ITEM-1", "issue" : "10", "issued" : { "date-parts" : [ [ "2016", "10", "1" ] ] }, "page" : "1396-1417", "publisher" : "Wiley-Blackwell", "title" : "Decadal variations and trends of the global ocean carbon sink", "translator" : [ { "dropping-particle" : "", "family" : "L4579", "given" : "", "non-dropping-particle" : "", "parse-names" : false, "suffix" : "" } ], "type" : "article-journal", "volume" : "30" }, "uris" : [ "http://www.mendeley.com/documents/?uuid=f8018d88-0735-3658-97eb-5f1d15d422a1" ] }, { "id" : "ITEM-2",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"ITEM-2",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"ITEM-3", "itemData" : { "DOI" : "10.1029/2018GL081756", "ISSN" : "0094-8276", "author" : [ { "dropping-particle" : "", "family" : "Landsch\u00fctzer", "given" : "Peter", "non-dropping-particle" : "", "parse-names" : false, "suffix" : "" }, { "dropping-particle" : "", "family" : "Ilyina", "given" : "Tatiana", "non-dropping-particle" : "", "parse-names" : false, "suffix" : "" }, { "dropping-particle" : "", "family" : "Lovenduski", "given" : "Nicole S.", "non-dropping-particle" : "", "parse-names" : false, "suffix" : "" } ], "container-title" : "Geophysical Research Letters", "id" : "ITEM-3", "issue" : "5", "issued" : { "date-parts" : [ [ "2019", "3", "16" ] ] }, "page" : "2670-2679", "title" : "Detecting Regional Modes of Variability in Observation\u2010Based Surface Ocean p CO 2", "translator" : [ { "dropping-particle" : "", "family" : "L7240", "given" : "", "non-dropping-particle" : "", "parse-names" : false, "suffix" : "" } ], "type" : "article-journal", "volume" : "46" }, "uris" : [ "http://www.mendeley.com/documents/?uuid=def11066-a4df-41a4-a599-54bf1ebac735" ] }, { "id" : "ITEM-4",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"ITEM-4",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"ITEM-5",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"ITEM-5",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"mendeley" : { "formattedCitation" : "(Landsch\u00fctzer et al., 2016, 2019; Gregor et al., 2019; Gruber et al., 2019b; Hauck et al., 2020)", "manualFormatting" : "(Landsch\u00fctzer et al., 2016, 2019; Gregor et al., 2019; Gruber et al., 2019a; Hauck et al., 2020)", "plainTextFormattedCitation" : "(Landsch\u00fctzer et al., 2016, 2019; Gregor et al., 2019; Gruber et al., 2019b; Hauck et al., 2020)", "previouslyFormattedCitation" : "(Landsch\u00fctzer et al., 2016, 2019; Gregor et al., 2019; Gruber et al., 2019b; Hauck et al., 2020)" }, "properties" : { "noteIndex" : 0 }, "schema" : "https://github.com/citation-style-language/schema/raw/master/csl-citation.json" }</w:instrText>
      </w:r>
      <w:r w:rsidR="00400A40" w:rsidRPr="001E7A27">
        <w:rPr>
          <w:lang w:val="en-GB"/>
        </w:rPr>
        <w:fldChar w:fldCharType="separate"/>
      </w:r>
      <w:r w:rsidR="00025FA2" w:rsidRPr="001E7A27">
        <w:rPr>
          <w:noProof/>
          <w:lang w:val="en-GB"/>
        </w:rPr>
        <w:t>(Landschützer et al., 2016, 2019; Gregor et al., 2019; Gruber et al., 2019</w:t>
      </w:r>
      <w:del w:id="1478" w:author="Robin Matthews" w:date="2021-06-17T16:22:00Z">
        <w:r w:rsidR="00025FA2" w:rsidRPr="001E7A27" w:rsidDel="0088459F">
          <w:rPr>
            <w:noProof/>
            <w:lang w:val="en-GB"/>
          </w:rPr>
          <w:delText>b</w:delText>
        </w:r>
      </w:del>
      <w:ins w:id="1479" w:author="Robin Matthews" w:date="2021-06-17T16:22:00Z">
        <w:r w:rsidR="0088459F" w:rsidRPr="001E7A27">
          <w:rPr>
            <w:noProof/>
            <w:lang w:val="en-GB"/>
          </w:rPr>
          <w:t>a</w:t>
        </w:r>
      </w:ins>
      <w:r w:rsidR="00025FA2" w:rsidRPr="001E7A27">
        <w:rPr>
          <w:noProof/>
          <w:lang w:val="en-GB"/>
        </w:rPr>
        <w:t>; Hauck et al., 2020)</w:t>
      </w:r>
      <w:r w:rsidR="00400A40" w:rsidRPr="001E7A27">
        <w:rPr>
          <w:lang w:val="en-GB"/>
        </w:rPr>
        <w:fldChar w:fldCharType="end"/>
      </w:r>
      <w:commentRangeEnd w:id="1477"/>
      <w:r w:rsidR="00025FA2" w:rsidRPr="001E7A27">
        <w:rPr>
          <w:rStyle w:val="CommentReference"/>
          <w:lang w:val="en-GB"/>
        </w:rPr>
        <w:commentReference w:id="1477"/>
      </w:r>
      <w:r w:rsidR="009164B4" w:rsidRPr="001E7A27">
        <w:rPr>
          <w:lang w:val="en-GB"/>
        </w:rPr>
        <w:t>. The influence of the Southern Ocean on the global mean decadal variability and the 1990</w:t>
      </w:r>
      <w:del w:id="1480" w:author="Soapbox" w:date="2021-07-17T04:15:00Z">
        <w:r w:rsidR="009164B4" w:rsidRPr="001E7A27" w:rsidDel="000D3ADA">
          <w:rPr>
            <w:lang w:val="en-GB"/>
          </w:rPr>
          <w:delText>’</w:delText>
        </w:r>
      </w:del>
      <w:r w:rsidR="009164B4" w:rsidRPr="001E7A27">
        <w:rPr>
          <w:lang w:val="en-GB"/>
        </w:rPr>
        <w:t>s hiatus is supported by the highest regional</w:t>
      </w:r>
      <w:ins w:id="1481" w:author="Soapbox" w:date="2021-07-27T13:38:00Z">
        <w:r w:rsidR="00BB42CE" w:rsidRPr="001E7A27">
          <w:rPr>
            <w:lang w:val="en-GB"/>
            <w:rPrChange w:id="1482" w:author="Clotilde Pean" w:date="2021-09-06T10:08:00Z">
              <w:rPr/>
            </w:rPrChange>
          </w:rPr>
          <w:t>–</w:t>
        </w:r>
      </w:ins>
      <w:del w:id="1483" w:author="Soapbox" w:date="2021-07-27T13:38:00Z">
        <w:r w:rsidR="009164B4" w:rsidRPr="001E7A27" w:rsidDel="00BB42CE">
          <w:rPr>
            <w:lang w:val="en-GB"/>
          </w:rPr>
          <w:delText>-</w:delText>
        </w:r>
      </w:del>
      <w:r w:rsidR="009164B4" w:rsidRPr="001E7A27">
        <w:rPr>
          <w:lang w:val="en-GB"/>
        </w:rPr>
        <w:t>global correlation coefficients (</w:t>
      </w:r>
      <w:r w:rsidR="00400A40" w:rsidRPr="001E7A27">
        <w:rPr>
          <w:lang w:val="en-GB"/>
        </w:rPr>
        <w:t xml:space="preserve">Supplementary Materials </w:t>
      </w:r>
      <w:r w:rsidR="009164B4" w:rsidRPr="001E7A27">
        <w:rPr>
          <w:lang w:val="en-GB"/>
        </w:rPr>
        <w:t>Figures 5.SM.1a,</w:t>
      </w:r>
      <w:del w:id="1484" w:author="Ian Blenkinsop" w:date="2021-07-28T13:03:00Z">
        <w:r w:rsidR="009164B4" w:rsidRPr="001E7A27" w:rsidDel="005A719C">
          <w:rPr>
            <w:lang w:val="en-GB"/>
          </w:rPr>
          <w:delText xml:space="preserve"> </w:delText>
        </w:r>
      </w:del>
      <w:r w:rsidR="009164B4" w:rsidRPr="001E7A27">
        <w:rPr>
          <w:lang w:val="en-GB"/>
        </w:rPr>
        <w:t xml:space="preserve">c). In contrast, the </w:t>
      </w:r>
      <w:ins w:id="1485" w:author="Soapbox" w:date="2021-07-17T04:17:00Z">
        <w:r w:rsidR="000D3ADA" w:rsidRPr="001E7A27">
          <w:rPr>
            <w:lang w:val="en-GB"/>
          </w:rPr>
          <w:t>e</w:t>
        </w:r>
      </w:ins>
      <w:del w:id="1486" w:author="Soapbox" w:date="2021-07-17T04:17:00Z">
        <w:r w:rsidR="009164B4" w:rsidRPr="001E7A27" w:rsidDel="000D3ADA">
          <w:rPr>
            <w:lang w:val="en-GB"/>
          </w:rPr>
          <w:delText>E</w:delText>
        </w:r>
      </w:del>
      <w:r w:rsidR="009164B4" w:rsidRPr="001E7A27">
        <w:rPr>
          <w:lang w:val="en-GB"/>
        </w:rPr>
        <w:t>quatorial oceans’ influence on global mean F</w:t>
      </w:r>
      <w:r w:rsidR="009164B4" w:rsidRPr="001E7A27">
        <w:rPr>
          <w:vertAlign w:val="subscript"/>
          <w:lang w:val="en-GB"/>
        </w:rPr>
        <w:t xml:space="preserve">net </w:t>
      </w:r>
      <w:r w:rsidR="009164B4" w:rsidRPr="001E7A27">
        <w:rPr>
          <w:lang w:val="en-GB"/>
        </w:rPr>
        <w:t>has a low correlation because, notwithstanding the coherence in interannual variability, it does not show the same global mean trend of strengthening sink in response to growing global emissions (</w:t>
      </w:r>
      <w:r w:rsidR="00400A40" w:rsidRPr="001E7A27">
        <w:rPr>
          <w:lang w:val="en-GB"/>
        </w:rPr>
        <w:t xml:space="preserve">Supplementary Materials </w:t>
      </w:r>
      <w:r w:rsidR="009164B4" w:rsidRPr="001E7A27">
        <w:rPr>
          <w:lang w:val="en-GB"/>
        </w:rPr>
        <w:t xml:space="preserve">Figure 5.SM.1d; </w:t>
      </w:r>
      <w:r w:rsidR="009164B4" w:rsidRPr="001E7A27">
        <w:rPr>
          <w:lang w:val="en-GB"/>
        </w:rPr>
        <w:fldChar w:fldCharType="begin" w:fldLock="1"/>
      </w:r>
      <w:r w:rsidR="00747167" w:rsidRPr="001E7A27">
        <w:rPr>
          <w:lang w:val="en-GB"/>
        </w:rPr>
        <w:instrText>ADDIN CSL_CITATION { "citationItems" : [ { "id" : "ITEM-1",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"ITEM-1",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"mendeley" : { "formattedCitation" : "(Gregor et al., 2019)", "manualFormatting" : "(Gregor et al., 2019)", "plainTextFormattedCitation" : "(Gregor et al., 2019)", "previouslyFormattedCitation" : "(Gregor et al., 2019)" }, "properties" : { "noteIndex" : 0 }, "schema" : "https://github.com/citation-style-language/schema/raw/master/csl-citation.json" }</w:instrText>
      </w:r>
      <w:r w:rsidR="009164B4" w:rsidRPr="001E7A27">
        <w:rPr>
          <w:lang w:val="en-GB"/>
        </w:rPr>
        <w:fldChar w:fldCharType="separate"/>
      </w:r>
      <w:del w:id="1487" w:author="Soapbox" w:date="2021-07-17T04:18:00Z">
        <w:r w:rsidR="00025FA2" w:rsidRPr="001E7A27" w:rsidDel="000D3ADA">
          <w:rPr>
            <w:noProof/>
            <w:lang w:val="en-GB"/>
          </w:rPr>
          <w:delText>(</w:delText>
        </w:r>
      </w:del>
      <w:r w:rsidR="00025FA2" w:rsidRPr="001E7A27">
        <w:rPr>
          <w:noProof/>
          <w:lang w:val="en-GB"/>
        </w:rPr>
        <w:t>Gregor et al., 2019)</w:t>
      </w:r>
      <w:r w:rsidR="009164B4" w:rsidRPr="001E7A27">
        <w:rPr>
          <w:lang w:val="en-GB"/>
        </w:rPr>
        <w:fldChar w:fldCharType="end"/>
      </w:r>
      <w:r w:rsidR="009164B4" w:rsidRPr="001E7A27">
        <w:rPr>
          <w:lang w:val="en-GB"/>
        </w:rPr>
        <w:t xml:space="preserve">. All regions, except the </w:t>
      </w:r>
      <w:ins w:id="1488" w:author="Soapbox" w:date="2021-07-17T04:18:00Z">
        <w:r w:rsidR="000D3ADA" w:rsidRPr="001E7A27">
          <w:rPr>
            <w:lang w:val="en-GB"/>
          </w:rPr>
          <w:t>e</w:t>
        </w:r>
      </w:ins>
      <w:del w:id="1489" w:author="Soapbox" w:date="2021-07-17T04:18:00Z">
        <w:r w:rsidR="009164B4" w:rsidRPr="001E7A27" w:rsidDel="000D3ADA">
          <w:rPr>
            <w:lang w:val="en-GB"/>
          </w:rPr>
          <w:delText>E</w:delText>
        </w:r>
      </w:del>
      <w:r w:rsidR="009164B4" w:rsidRPr="001E7A27">
        <w:rPr>
          <w:lang w:val="en-GB"/>
        </w:rPr>
        <w:t>quatorial ocean, contribute to varying extents to the multi</w:t>
      </w:r>
      <w:ins w:id="1490" w:author="Soapbox" w:date="2021-07-17T04:19:00Z">
        <w:r w:rsidR="00BE2B2E" w:rsidRPr="001E7A27">
          <w:rPr>
            <w:lang w:val="en-GB"/>
          </w:rPr>
          <w:t>-</w:t>
        </w:r>
      </w:ins>
      <w:r w:rsidR="009164B4" w:rsidRPr="001E7A27">
        <w:rPr>
          <w:lang w:val="en-GB"/>
        </w:rPr>
        <w:t>decadal trend of growth in the global ocean sink (</w:t>
      </w:r>
      <w:r w:rsidR="00400A40" w:rsidRPr="001E7A27">
        <w:rPr>
          <w:lang w:val="en-GB"/>
        </w:rPr>
        <w:t xml:space="preserve">Supplementary Materials </w:t>
      </w:r>
      <w:r w:rsidR="009164B4" w:rsidRPr="001E7A27">
        <w:rPr>
          <w:lang w:val="en-GB"/>
        </w:rPr>
        <w:t xml:space="preserve">Figure 5.SM.1). </w:t>
      </w:r>
      <w:r w:rsidR="009164B4" w:rsidRPr="001E7A27">
        <w:rPr>
          <w:rFonts w:eastAsia="Bliss-Medium"/>
          <w:kern w:val="2"/>
          <w:lang w:val="en-GB" w:eastAsia="ja-JP"/>
        </w:rPr>
        <w:t xml:space="preserve">Data sparseness in the high latitudes and the relatively short length of the observational records leads </w:t>
      </w:r>
      <w:r w:rsidR="009164B4" w:rsidRPr="001E7A27">
        <w:rPr>
          <w:lang w:val="en-GB"/>
        </w:rPr>
        <w:t xml:space="preserve">to </w:t>
      </w:r>
      <w:r w:rsidR="009164B4" w:rsidRPr="001E7A27">
        <w:rPr>
          <w:rFonts w:eastAsia="Bliss-Medium"/>
          <w:i/>
          <w:iCs/>
          <w:kern w:val="2"/>
          <w:lang w:val="en-GB" w:eastAsia="ja-JP"/>
        </w:rPr>
        <w:t>low confidence</w:t>
      </w:r>
      <w:r w:rsidR="009164B4" w:rsidRPr="001E7A27">
        <w:rPr>
          <w:rFonts w:eastAsia="Bliss-Medium"/>
          <w:kern w:val="2"/>
          <w:lang w:val="en-GB" w:eastAsia="ja-JP"/>
        </w:rPr>
        <w:t xml:space="preserve"> in the attribution of the processes that link regional</w:t>
      </w:r>
      <w:ins w:id="1491" w:author="Soapbox" w:date="2021-07-27T13:38:00Z">
        <w:r w:rsidR="00BB42CE" w:rsidRPr="001E7A27">
          <w:rPr>
            <w:lang w:val="en-GB"/>
            <w:rPrChange w:id="1492" w:author="Clotilde Pean" w:date="2021-09-06T10:08:00Z">
              <w:rPr/>
            </w:rPrChange>
          </w:rPr>
          <w:t>–</w:t>
        </w:r>
      </w:ins>
      <w:del w:id="1493" w:author="Soapbox" w:date="2021-07-27T13:38:00Z">
        <w:r w:rsidR="009164B4" w:rsidRPr="001E7A27" w:rsidDel="00BB42CE">
          <w:rPr>
            <w:rFonts w:eastAsia="Bliss-Medium"/>
            <w:kern w:val="2"/>
            <w:lang w:val="en-GB" w:eastAsia="ja-JP"/>
          </w:rPr>
          <w:delText>-</w:delText>
        </w:r>
      </w:del>
      <w:r w:rsidR="009164B4" w:rsidRPr="001E7A27">
        <w:rPr>
          <w:rFonts w:eastAsia="Bliss-Medium"/>
          <w:kern w:val="2"/>
          <w:lang w:val="en-GB" w:eastAsia="ja-JP"/>
        </w:rPr>
        <w:t xml:space="preserve">global variability to climate </w:t>
      </w:r>
      <w:r w:rsidR="009164B4" w:rsidRPr="001E7A27">
        <w:rPr>
          <w:rFonts w:eastAsia="Bliss-Medium"/>
          <w:kern w:val="2"/>
          <w:lang w:val="en-GB" w:eastAsia="ja-JP"/>
        </w:rPr>
        <w:fldChar w:fldCharType="begin" w:fldLock="1"/>
      </w:r>
      <w:r w:rsidR="00747167" w:rsidRPr="001E7A27">
        <w:rPr>
          <w:rFonts w:eastAsia="Bliss-Medium"/>
          <w:kern w:val="2"/>
          <w:lang w:val="en-GB" w:eastAsia="ja-JP"/>
        </w:rPr>
        <w:instrText>ADDIN CSL_CITATION { "citationItems" : [ { "id" : "ITEM-1", "itemData" : { "DOI" : "10.1002/ESSOAR.10502036.2", "abstract" : "Reducing uncertainty in the global carbon budget requires better quantification of ocean CO2 uptake and its temporal variability. Several methodologies for reconstructing air-sea CO2 exchange from ...", "author" : [ { "dropping-particle" : "", "family" : "Gloege", "given" : "Lucas", "non-dropping-particle" : "", "parse-names" : false, "suffix" : "" }, { "dropping-particle" : "", "family" : "McKinley", "given" : "Galen", "non-dropping-particle" : "", "parse-names" : false, "suffix" : "" }, { "dropping-particle" : "", "family" : "Landsch\u00fctzer", "given" : "Peter", "non-dropping-particle" : "", "parse-names" : false, "suffix" : "" }, { "dropping-particle" : "", "family" : "Fay", "given" : "Amanda", "non-dropping-particle" : "", "parse-names" : false, "suffix" : "" }, { "dropping-particle" : "", "family" : "Fr\u00f6licher", "given" : "Thomas", "non-dropping-particle" : "", "parse-names" : false, "suffix" : "" }, { "dropping-particle" : "", "family" : "Fyfe", "given" : "John", "non-dropping-particle" : "", "parse-names" : false, "suffix" : "" }, { "dropping-particle" : "", "family" : "Ilyina", "given" : "Tatiana", "non-dropping-particle" : "", "parse-names" : false, "suffix" : "" }, { "dropping-particle" : "", "family" : "Jones", "given" : "Steve", "non-dropping-particle" : "", "parse-names" : false, "suffix" : "" }, { "dropping-particle" : "", "family" : "Lovenduski", "given" : "Nicole", "non-dropping-particle" : "", "parse-names" : false, "suffix" : "" }, { "dropping-particle" : "", "family" : "R\u00f6denbeck", "given" : "Christian", "non-dropping-particle" : "", "parse-names" : false, "suffix" : "" }, { "dropping-particle" : "", "family" : "Rodgers", "given" : "Keith", "non-dropping-particle" : "", "parse-names" : false, "suffix" : "" }, { "dropping-particle" : "", "family" : "Schlunegger", "given" : "Sarah", "non-dropping-particle" : "", "parse-names" : false, "suffix" : "" }, { "dropping-particle" : "", "family" : "Takano", "given" : "Yohei", "non-dropping-particle" : "", "parse-names" : false, "suffix" : "" } ], "id" : "ITEM-1", "issued" : { "date-parts" : [ [ "2020" ] ] }, "publisher" : "Earth and Space Science Open Archive", "title" : "Quantifying errors in observationally-based estimates of ocean carbon sink variability", "translator" : [ { "dropping-particle" : "", "family" : "L7088", "given" : "", "non-dropping-particle" : "", "parse-names" : false, "suffix" : "" } ], "type" : "article-journal" }, "uris" : [ "http://www.mendeley.com/documents/?uuid=dd7a727b-795a-38b1-9cca-3d59834ac825" ] }, { "id" : "ITEM-2", "itemData" : { "DOI" : "10.1029/2018GL081756", "ISSN" : "0094-8276", "author" : [ { "dropping-particle" : "", "family" : "Landsch\u00fctzer", "given" : "Peter", "non-dropping-particle" : "", "parse-names" : false, "suffix" : "" }, { "dropping-particle" : "", "family" : "Ilyina", "given" : "Tatiana", "non-dropping-particle" : "", "parse-names" : false, "suffix" : "" }, { "dropping-particle" : "", "family" : "Lovenduski", "given" : "Nicole S.", "non-dropping-particle" : "", "parse-names" : false, "suffix" : "" } ], "container-title" : "Geophysical Research Letters", "id" : "ITEM-2", "issue" : "5", "issued" : { "date-parts" : [ [ "2019", "3", "16" ] ] }, "page" : "2670-2679", "title" : "Detecting Regional Modes of Variability in Observation\u2010Based Surface Ocean p CO 2", "translator" : [ { "dropping-particle" : "", "family" : "L7240", "given" : "", "non-dropping-particle" : "", "parse-names" : false, "suffix" : "" } ], "type" : "article-journal", "volume" : "46" }, "uris" : [ "http://www.mendeley.com/documents/?uuid=def11066-a4df-41a4-a599-54bf1ebac735" ] } ], "mendeley" : { "formattedCitation" : "(Landsch\u00fctzer et al., 2019; Gloege et al., 2020)", "plainTextFormattedCitation" : "(Landsch\u00fctzer et al., 2019; Gloege et al., 2020)", "previouslyFormattedCitation" : "(Landsch\u00fctzer et al., 2019; Gloege et al., 2020)" }, "properties" : { "noteIndex" : 0 }, "schema" : "https://github.com/citation-style-language/schema/raw/master/csl-citation.json" }</w:instrText>
      </w:r>
      <w:r w:rsidR="009164B4" w:rsidRPr="001E7A27">
        <w:rPr>
          <w:rFonts w:eastAsia="Bliss-Medium"/>
          <w:kern w:val="2"/>
          <w:lang w:val="en-GB" w:eastAsia="ja-JP"/>
        </w:rPr>
        <w:fldChar w:fldCharType="separate"/>
      </w:r>
      <w:r w:rsidR="00025FA2" w:rsidRPr="001E7A27">
        <w:rPr>
          <w:rFonts w:eastAsia="Bliss-Medium"/>
          <w:noProof/>
          <w:kern w:val="2"/>
          <w:lang w:val="en-GB" w:eastAsia="ja-JP"/>
        </w:rPr>
        <w:t>(Landschützer et al., 2019; Gloege et al., 2020)</w:t>
      </w:r>
      <w:r w:rsidR="009164B4" w:rsidRPr="001E7A27">
        <w:rPr>
          <w:rFonts w:eastAsia="Bliss-Medium"/>
          <w:kern w:val="2"/>
          <w:lang w:val="en-GB" w:eastAsia="ja-JP"/>
        </w:rPr>
        <w:fldChar w:fldCharType="end"/>
      </w:r>
      <w:r w:rsidR="009164B4" w:rsidRPr="001E7A27">
        <w:rPr>
          <w:rFonts w:eastAsia="Bliss-Medium"/>
          <w:kern w:val="2"/>
          <w:lang w:val="en-GB" w:eastAsia="ja-JP"/>
        </w:rPr>
        <w:t>.</w:t>
      </w:r>
    </w:p>
    <w:p w14:paraId="778C6066" w14:textId="77777777" w:rsidR="009164B4" w:rsidRPr="001E7A27" w:rsidRDefault="009164B4" w:rsidP="005C7F25">
      <w:pPr>
        <w:pStyle w:val="AR6BodyText"/>
        <w:rPr>
          <w:rFonts w:eastAsia="Bliss-Medium" w:cs="Times New Roman"/>
          <w:kern w:val="2"/>
          <w:lang w:val="en-GB" w:eastAsia="ja-JP"/>
        </w:rPr>
      </w:pPr>
      <w:r w:rsidRPr="001E7A27">
        <w:rPr>
          <w:rFonts w:eastAsia="Bliss-Medium" w:cs="Times New Roman"/>
          <w:kern w:val="2"/>
          <w:lang w:val="en-GB" w:eastAsia="ja-JP"/>
        </w:rPr>
        <w:t xml:space="preserve"> </w:t>
      </w:r>
    </w:p>
    <w:p w14:paraId="5F5B29C8" w14:textId="17598058" w:rsidR="009164B4" w:rsidRPr="001E7A27" w:rsidRDefault="009164B4" w:rsidP="005C7F25">
      <w:pPr>
        <w:pStyle w:val="AR6BodyText"/>
        <w:rPr>
          <w:rFonts w:cs="Times New Roman"/>
          <w:kern w:val="2"/>
          <w:lang w:val="en-GB" w:eastAsia="ja-JP"/>
        </w:rPr>
      </w:pPr>
      <w:r w:rsidRPr="001E7A27">
        <w:rPr>
          <w:rFonts w:cs="Times New Roman"/>
          <w:lang w:val="en-GB"/>
        </w:rPr>
        <w:t>Regional decadal-scale anomalies in the variability of ocean CO</w:t>
      </w:r>
      <w:r w:rsidRPr="001E7A27">
        <w:rPr>
          <w:rFonts w:cs="Times New Roman"/>
          <w:vertAlign w:val="subscript"/>
          <w:lang w:val="en-GB"/>
        </w:rPr>
        <w:t>2</w:t>
      </w:r>
      <w:r w:rsidRPr="001E7A27">
        <w:rPr>
          <w:rFonts w:cs="Times New Roman"/>
          <w:lang w:val="en-GB"/>
        </w:rPr>
        <w:t xml:space="preserve"> storage have also emerged, probably </w:t>
      </w:r>
      <w:r w:rsidRPr="001E7A27">
        <w:rPr>
          <w:rFonts w:cs="Times New Roman"/>
          <w:lang w:val="en-GB"/>
        </w:rPr>
        <w:lastRenderedPageBreak/>
        <w:t xml:space="preserve">associated with changes in the </w:t>
      </w:r>
      <w:del w:id="1494" w:author="Soapbox" w:date="2021-07-17T03:35:00Z">
        <w:r w:rsidR="00400A40" w:rsidRPr="001E7A27" w:rsidDel="00FC315D">
          <w:rPr>
            <w:rFonts w:cs="Times New Roman"/>
            <w:lang w:val="en-GB"/>
          </w:rPr>
          <w:delText>m</w:delText>
        </w:r>
        <w:r w:rsidRPr="001E7A27" w:rsidDel="00FC315D">
          <w:rPr>
            <w:rFonts w:cs="Times New Roman"/>
            <w:lang w:val="en-GB"/>
          </w:rPr>
          <w:delText xml:space="preserve">eridional </w:delText>
        </w:r>
        <w:r w:rsidR="00400A40" w:rsidRPr="001E7A27" w:rsidDel="00FC315D">
          <w:rPr>
            <w:rFonts w:cs="Times New Roman"/>
            <w:lang w:val="en-GB"/>
          </w:rPr>
          <w:delText>o</w:delText>
        </w:r>
        <w:r w:rsidRPr="001E7A27" w:rsidDel="00FC315D">
          <w:rPr>
            <w:rFonts w:cs="Times New Roman"/>
            <w:lang w:val="en-GB"/>
          </w:rPr>
          <w:delText xml:space="preserve">verturning </w:delText>
        </w:r>
        <w:r w:rsidR="00400A40" w:rsidRPr="001E7A27" w:rsidDel="00FC315D">
          <w:rPr>
            <w:rFonts w:cs="Times New Roman"/>
            <w:lang w:val="en-GB"/>
          </w:rPr>
          <w:delText>c</w:delText>
        </w:r>
        <w:r w:rsidRPr="001E7A27" w:rsidDel="00FC315D">
          <w:rPr>
            <w:rFonts w:cs="Times New Roman"/>
            <w:lang w:val="en-GB"/>
          </w:rPr>
          <w:delText>irculation (</w:delText>
        </w:r>
      </w:del>
      <w:r w:rsidRPr="001E7A27">
        <w:rPr>
          <w:rFonts w:cs="Times New Roman"/>
          <w:lang w:val="en-GB"/>
        </w:rPr>
        <w:t>MOC</w:t>
      </w:r>
      <w:del w:id="1495" w:author="Soapbox" w:date="2021-07-17T03:35:00Z">
        <w:r w:rsidRPr="001E7A27" w:rsidDel="00FC315D">
          <w:rPr>
            <w:rFonts w:cs="Times New Roman"/>
            <w:lang w:val="en-GB"/>
          </w:rPr>
          <w:delText>)</w:delText>
        </w:r>
      </w:del>
      <w:r w:rsidRPr="001E7A27">
        <w:rPr>
          <w:rFonts w:cs="Times New Roman"/>
          <w:lang w:val="en-GB"/>
        </w:rPr>
        <w:t>, which may influence the global variability in F</w:t>
      </w:r>
      <w:r w:rsidRPr="001E7A27">
        <w:rPr>
          <w:rFonts w:cs="Times New Roman"/>
          <w:vertAlign w:val="subscript"/>
          <w:lang w:val="en-GB"/>
        </w:rPr>
        <w:t>net</w:t>
      </w:r>
      <w:r w:rsidRPr="001E7A27">
        <w:rPr>
          <w:rFonts w:cs="Times New Roman"/>
          <w:lang w:val="en-GB"/>
        </w:rPr>
        <w:t xml:space="preserve"> </w:t>
      </w:r>
      <w:ins w:id="1496" w:author="Soapbox" w:date="2021-07-17T04:20:00Z">
        <w:r w:rsidR="004E67D4" w:rsidRPr="001E7A27">
          <w:rPr>
            <w:rFonts w:cs="Times New Roman"/>
            <w:lang w:val="en-GB"/>
          </w:rPr>
          <w:t>(Chapter 9;</w:t>
        </w:r>
      </w:ins>
      <w:r w:rsidRPr="001E7A27">
        <w:rPr>
          <w:rFonts w:cs="Times New Roman"/>
          <w:kern w:val="2"/>
          <w:lang w:val="en-GB" w:eastAsia="ja-JP"/>
        </w:rPr>
        <w:fldChar w:fldCharType="begin" w:fldLock="1"/>
      </w:r>
      <w:r w:rsidR="00747167" w:rsidRPr="001E7A27">
        <w:rPr>
          <w:rFonts w:cs="Times New Roman"/>
          <w:kern w:val="2"/>
          <w:lang w:val="en-GB" w:eastAsia="ja-JP"/>
        </w:rPr>
        <w:instrText>ADDIN CSL_CITATION { "citationItems" : [ { "id" : "ITEM-1", "itemData" : { "DOI" : "10.1038/nature21068", "ISSN" : "0028-0836", "abstract" : "Recent increase in oceanic carbon uptake driven by weaker upper-ocean overturning Tim DeVries, Mark Holzer &amp; Francois Primeau Nature volume 542, pages 215\u2013218 (09 February 2017) | Download Citation Abstract The ocean is the largest sink for anthropogenic carbon dioxide (CO2), having absorbed roughly 40 per cent of CO2 emissions since the beginning of the industrial era1,2. Recent data show that oceanic CO2 uptake rates have been growing over the past decade3,4,5,6,7, reversing a trend of stagnant or declining carbon uptake during the 1990s8,9,10,11,12,13,14. Here we show that ocean circulation variability is the primary driver of these changes in oceanic CO2 uptake over the past several decades. We use a global inverse model to quantify the mean ocean circulation during the 1980s, 1990s and 2000s, and then estimate the impact of decadal circulation changes on the oceanic CO2 sink using a carbon cycling model. We find that during the 1990s an enhanced upper-ocean overturning circulation drove increased outgassing of natural CO2, thus weakening the global CO2 sink. This trend reversed during the 2000s as the overturning circulation weakened. Continued weakening of the upper-ocean overturning is likely to strengthen the CO2 sink in the near future by trapping natural CO2 in the deep ocean, but ultimately may limit oceanic uptake of anthropogenic CO2.", "author" : [ { "dropping-particle" : "", "family" : "DeVries", "given" : "Tim", "non-dropping-particle" : "", "parse-names" : false, "suffix" : "" }, { "dropping-particle" : "", "family" : "Holzer", "given" : "Mark", "non-dropping-particle" : "", "parse-names" : false, "suffix" : "" }, { "dropping-particle" : "", "family" : "Primeau", "given" : "Francois", "non-dropping-particle" : "", "parse-names" : false, "suffix" : "" } ], "container-title" : "Nature", "id" : "ITEM-1", "issue" : "7640", "issued" : { "date-parts" : [ [ "2017", "2", "9" ] ] }, "page" : "215-218", "publisher" : "Macmillan Publishers Limited, part of Springer Nature. All rights reserved.", "title" : "Recent increase in oceanic carbon uptake driven by weaker upper-ocean overturning", "translator" : [ { "dropping-particle" : "", "family" : "L7255", "given" : "", "non-dropping-particle" : "", "parse-names" : false, "suffix" : "" } ], "type" : "article-journal", "volume" : "542" }, "uris" : [ "http://www.mendeley.com/documents/?uuid=3d6f76e2-9fb9-495d-94f3-1cf527b01b84" ] } ], "mendeley" : { "formattedCitation" : "(DeVries et al., 2017)", "plainTextFormattedCitation" : "(DeVries et al., 2017)", "previouslyFormattedCitation" : "(DeVries et al., 2017)" }, "properties" : { "noteIndex" : 0 }, "schema" : "https://github.com/citation-style-language/schema/raw/master/csl-citation.json" }</w:instrText>
      </w:r>
      <w:r w:rsidRPr="001E7A27">
        <w:rPr>
          <w:rFonts w:cs="Times New Roman"/>
          <w:kern w:val="2"/>
          <w:lang w:val="en-GB" w:eastAsia="ja-JP"/>
        </w:rPr>
        <w:fldChar w:fldCharType="separate"/>
      </w:r>
      <w:ins w:id="1497" w:author="Soapbox" w:date="2021-07-17T04:20:00Z">
        <w:r w:rsidR="004E67D4" w:rsidRPr="001E7A27">
          <w:rPr>
            <w:rFonts w:cs="Times New Roman"/>
            <w:noProof/>
            <w:kern w:val="2"/>
            <w:lang w:val="en-GB" w:eastAsia="ja-JP"/>
          </w:rPr>
          <w:t xml:space="preserve"> </w:t>
        </w:r>
      </w:ins>
      <w:del w:id="1498" w:author="Soapbox" w:date="2021-07-17T04:20:00Z">
        <w:r w:rsidR="00025FA2" w:rsidRPr="001E7A27" w:rsidDel="004E67D4">
          <w:rPr>
            <w:rFonts w:cs="Times New Roman"/>
            <w:noProof/>
            <w:kern w:val="2"/>
            <w:lang w:val="en-GB" w:eastAsia="ja-JP"/>
          </w:rPr>
          <w:delText>(</w:delText>
        </w:r>
      </w:del>
      <w:r w:rsidR="00025FA2" w:rsidRPr="001E7A27">
        <w:rPr>
          <w:rFonts w:cs="Times New Roman"/>
          <w:noProof/>
          <w:kern w:val="2"/>
          <w:lang w:val="en-GB" w:eastAsia="ja-JP"/>
        </w:rPr>
        <w:t>DeVries et al., 2017)</w:t>
      </w:r>
      <w:r w:rsidRPr="001E7A27">
        <w:rPr>
          <w:rFonts w:cs="Times New Roman"/>
          <w:kern w:val="2"/>
          <w:lang w:val="en-GB" w:eastAsia="ja-JP"/>
        </w:rPr>
        <w:fldChar w:fldCharType="end"/>
      </w:r>
      <w:del w:id="1499" w:author="Soapbox" w:date="2021-07-17T04:20:00Z">
        <w:r w:rsidRPr="001E7A27" w:rsidDel="004E67D4">
          <w:rPr>
            <w:rFonts w:cs="Times New Roman"/>
            <w:lang w:val="en-GB"/>
          </w:rPr>
          <w:delText>; Chapter 9)</w:delText>
        </w:r>
      </w:del>
      <w:r w:rsidRPr="001E7A27">
        <w:rPr>
          <w:rFonts w:cs="Times New Roman"/>
          <w:lang w:val="en-GB"/>
        </w:rPr>
        <w:t>. In the interior of the Indian and Pacific sectors of the Southern Ocean, and the North Atlantic, the increase in the CO</w:t>
      </w:r>
      <w:r w:rsidRPr="001E7A27">
        <w:rPr>
          <w:rFonts w:cs="Times New Roman"/>
          <w:vertAlign w:val="subscript"/>
          <w:lang w:val="en-GB"/>
        </w:rPr>
        <w:t>2</w:t>
      </w:r>
      <w:r w:rsidRPr="001E7A27">
        <w:rPr>
          <w:rFonts w:cs="Times New Roman"/>
          <w:lang w:val="en-GB"/>
        </w:rPr>
        <w:t xml:space="preserve"> inventory from 1994 to 2007 was about 20% smaller than expected from the atmospheric CO</w:t>
      </w:r>
      <w:r w:rsidRPr="001E7A27">
        <w:rPr>
          <w:rFonts w:cs="Times New Roman"/>
          <w:vertAlign w:val="subscript"/>
          <w:lang w:val="en-GB"/>
        </w:rPr>
        <w:t>2</w:t>
      </w:r>
      <w:r w:rsidRPr="001E7A27">
        <w:rPr>
          <w:rFonts w:cs="Times New Roman"/>
          <w:lang w:val="en-GB"/>
        </w:rPr>
        <w:t xml:space="preserve"> increase during the same period and the anthropogenic CO</w:t>
      </w:r>
      <w:r w:rsidRPr="001E7A27">
        <w:rPr>
          <w:rFonts w:cs="Times New Roman"/>
          <w:vertAlign w:val="subscript"/>
          <w:lang w:val="en-GB"/>
        </w:rPr>
        <w:t>2</w:t>
      </w:r>
      <w:r w:rsidRPr="001E7A27">
        <w:rPr>
          <w:rFonts w:cs="Times New Roman"/>
          <w:lang w:val="en-GB"/>
        </w:rPr>
        <w:t xml:space="preserve"> inventory in 1994 </w:t>
      </w:r>
      <w:r w:rsidRPr="001E7A27">
        <w:rPr>
          <w:rFonts w:cs="Times New Roman"/>
          <w:lang w:val="en-GB"/>
        </w:rPr>
        <w:fldChar w:fldCharType="begin" w:fldLock="1"/>
      </w:r>
      <w:r w:rsidR="001B061E" w:rsidRPr="001E7A27">
        <w:rPr>
          <w:rFonts w:cs="Times New Roman"/>
          <w:lang w:val="en-GB"/>
        </w:rPr>
        <w:instrText>ADDIN CSL_CITATION { "citationItems" : [ { "id" : "ITEM-1", "itemData" : { "DOI" : "10.1126/science.1097403", "ISSN" : "0036-8075", "abstract" : "Using inorganic carbon measurements from an international survey effort in the 1990s and a tracer-based separation technique, we estimate a global oceanic anthropogenic carbon dioxide (CO2) sink for the period from 1800 to 1994 of 118 19 petagrams of carbon. The oceanic sink accounts for ~48% of the total fossil-fuel and cement-manufacturing emissions, implying that the terrestrial biosphere was a net source of CO2 to the atmosphere of about 39 28 petagrams of carbon for this period. The current fraction of total anthropogenic CO2 emissions stored in the ocean appears to be about one-third of the long-term potential.", "author" : [ { "dropping-particle" : "", "family" : "Sabine", "given" : "Christopher L", "non-dropping-particle" : "", "parse-names" : false, "suffix" : "" } ], "container-title" : "Science", "id" : "ITEM-1", "issue" : "5682", "issued" : { "date-parts" : [ [ "2004", "7", "16" ] ] }, "page" : "367-371", "publisher" : "American Association for the Advancement of Science", "title" : "The oceanic sink for anthropogenic CO2", "translator" : [ { "dropping-particle" : "", "family" : "L4169", "given" : "", "non-dropping-particle" : "", "parse-names" : false, "suffix" : "" } ], "type" : "article-journal", "volume" : "305" }, "uris" : [ "http://www.mendeley.com/documents/?uuid=ce81d7ca-004e-34a8-b8e1-f7e275008740" ] }, { "id" : "ITEM-2",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"ITEM-2",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"mendeley" : { "formattedCitation" : "(Sabine, 2004; Gruber et al., 2019b)", "manualFormatting" : "(Sabine, 2004; Gruber et al., 2019a)", "plainTextFormattedCitation" : "(Sabine, 2004; Gruber et al., 2019b)", "previouslyFormattedCitation" : "(Sabine, 2004; Gruber et al., 2019b)"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(Sabine, 2004; Gruber et al., 2019a)</w:t>
      </w:r>
      <w:r w:rsidRPr="001E7A27">
        <w:rPr>
          <w:rFonts w:cs="Times New Roman"/>
          <w:lang w:val="en-GB"/>
        </w:rPr>
        <w:fldChar w:fldCharType="end"/>
      </w:r>
      <w:r w:rsidRPr="001E7A27">
        <w:rPr>
          <w:rFonts w:cs="Times New Roman"/>
          <w:lang w:val="en-GB"/>
        </w:rPr>
        <w:t xml:space="preserve">. </w:t>
      </w:r>
      <w:r w:rsidRPr="001E7A27">
        <w:rPr>
          <w:rFonts w:cs="Times New Roman"/>
          <w:kern w:val="2"/>
          <w:lang w:val="en-GB" w:eastAsia="ja-JP"/>
        </w:rPr>
        <w:t xml:space="preserve">There is </w:t>
      </w:r>
      <w:r w:rsidRPr="001E7A27">
        <w:rPr>
          <w:rFonts w:cs="Times New Roman"/>
          <w:i/>
          <w:iCs/>
          <w:kern w:val="2"/>
          <w:lang w:val="en-GB" w:eastAsia="ja-JP"/>
        </w:rPr>
        <w:t>medium confidence</w:t>
      </w:r>
      <w:r w:rsidRPr="001E7A27">
        <w:rPr>
          <w:rFonts w:cs="Times New Roman"/>
          <w:kern w:val="2"/>
          <w:lang w:val="en-GB" w:eastAsia="ja-JP"/>
        </w:rPr>
        <w:t xml:space="preserve"> that the ocean CO</w:t>
      </w:r>
      <w:r w:rsidRPr="001E7A27">
        <w:rPr>
          <w:rFonts w:cs="Times New Roman"/>
          <w:kern w:val="2"/>
          <w:vertAlign w:val="subscript"/>
          <w:lang w:val="en-GB" w:eastAsia="ja-JP"/>
        </w:rPr>
        <w:t>2</w:t>
      </w:r>
      <w:r w:rsidRPr="001E7A27">
        <w:rPr>
          <w:rFonts w:cs="Times New Roman"/>
          <w:kern w:val="2"/>
          <w:lang w:val="en-GB" w:eastAsia="ja-JP"/>
        </w:rPr>
        <w:t xml:space="preserve"> inventory strengthened again in the decade 2005</w:t>
      </w:r>
      <w:r w:rsidRPr="001E7A27">
        <w:rPr>
          <w:lang w:val="en-GB"/>
        </w:rPr>
        <w:t>–</w:t>
      </w:r>
      <w:r w:rsidRPr="001E7A27">
        <w:rPr>
          <w:rFonts w:cs="Times New Roman"/>
          <w:kern w:val="2"/>
          <w:lang w:val="en-GB" w:eastAsia="ja-JP"/>
        </w:rPr>
        <w:t xml:space="preserve">2015 </w:t>
      </w:r>
      <w:r w:rsidRPr="001E7A27">
        <w:rPr>
          <w:rFonts w:cs="Times New Roman"/>
          <w:kern w:val="2"/>
          <w:lang w:val="en-GB" w:eastAsia="ja-JP"/>
        </w:rPr>
        <w:fldChar w:fldCharType="begin" w:fldLock="1"/>
      </w:r>
      <w:r w:rsidR="00747167" w:rsidRPr="001E7A27">
        <w:rPr>
          <w:rFonts w:cs="Times New Roman"/>
          <w:kern w:val="2"/>
          <w:lang w:val="en-GB" w:eastAsia="ja-JP"/>
        </w:rPr>
        <w:instrText>ADDIN CSL_CITATION { "citationItems" : [ { "id" : "ITEM-1", "itemData" : { "DOI" : "10.1038/nature21068", "ISSN" : "0028-0836", "abstract" : "Recent increase in oceanic carbon uptake driven by weaker upper-ocean overturning Tim DeVries, Mark Holzer &amp; Francois Primeau Nature volume 542, pages 215\u2013218 (09 February 2017) | Download Citation Abstract The ocean is the largest sink for anthropogenic carbon dioxide (CO2), having absorbed roughly 40 per cent of CO2 emissions since the beginning of the industrial era1,2. Recent data show that oceanic CO2 uptake rates have been growing over the past decade3,4,5,6,7, reversing a trend of stagnant or declining carbon uptake during the 1990s8,9,10,11,12,13,14. Here we show that ocean circulation variability is the primary driver of these changes in oceanic CO2 uptake over the past several decades. We use a global inverse model to quantify the mean ocean circulation during the 1980s, 1990s and 2000s, and then estimate the impact of decadal circulation changes on the oceanic CO2 sink using a carbon cycling model. We find that during the 1990s an enhanced upper-ocean overturning circulation drove increased outgassing of natural CO2, thus weakening the global CO2 sink. This trend reversed during the 2000s as the overturning circulation weakened. Continued weakening of the upper-ocean overturning is likely to strengthen the CO2 sink in the near future by trapping natural CO2 in the deep ocean, but ultimately may limit oceanic uptake of anthropogenic CO2.", "author" : [ { "dropping-particle" : "", "family" : "DeVries", "given" : "Tim", "non-dropping-particle" : "", "parse-names" : false, "suffix" : "" }, { "dropping-particle" : "", "family" : "Holzer", "given" : "Mark", "non-dropping-particle" : "", "parse-names" : false, "suffix" : "" }, { "dropping-particle" : "", "family" : "Primeau", "given" : "Francois", "non-dropping-particle" : "", "parse-names" : false, "suffix" : "" } ], "container-title" : "Nature", "id" : "ITEM-1", "issue" : "7640", "issued" : { "date-parts" : [ [ "2017", "2", "9" ] ] }, "page" : "215-218", "publisher" : "Macmillan Publishers Limited, part of Springer Nature. All rights reserved.", "title" : "Recent increase in oceanic carbon uptake driven by weaker upper-ocean overturning", "translator" : [ { "dropping-particle" : "", "family" : "L7255", "given" : "", "non-dropping-particle" : "", "parse-names" : false, "suffix" : "" } ], "type" : "article-journal", "volume" : "542" }, "uris" : [ "http://www.mendeley.com/documents/?uuid=3d6f76e2-9fb9-495d-94f3-1cf527b01b84" ] } ], "mendeley" : { "formattedCitation" : "(DeVries et al., 2017)", "plainTextFormattedCitation" : "(DeVries et al., 2017)", "previouslyFormattedCitation" : "(DeVries et al., 2017)" }, "properties" : { "noteIndex" : 0 }, "schema" : "https://github.com/citation-style-language/schema/raw/master/csl-citation.json" }</w:instrText>
      </w:r>
      <w:r w:rsidRPr="001E7A27">
        <w:rPr>
          <w:rFonts w:cs="Times New Roman"/>
          <w:kern w:val="2"/>
          <w:lang w:val="en-GB" w:eastAsia="ja-JP"/>
        </w:rPr>
        <w:fldChar w:fldCharType="separate"/>
      </w:r>
      <w:r w:rsidR="00025FA2" w:rsidRPr="001E7A27">
        <w:rPr>
          <w:rFonts w:cs="Times New Roman"/>
          <w:noProof/>
          <w:kern w:val="2"/>
          <w:lang w:val="en-GB" w:eastAsia="ja-JP"/>
        </w:rPr>
        <w:t>(DeVries et al., 2017)</w:t>
      </w:r>
      <w:r w:rsidRPr="001E7A27">
        <w:rPr>
          <w:rFonts w:cs="Times New Roman"/>
          <w:kern w:val="2"/>
          <w:lang w:val="en-GB" w:eastAsia="ja-JP"/>
        </w:rPr>
        <w:fldChar w:fldCharType="end"/>
      </w:r>
      <w:r w:rsidRPr="001E7A27">
        <w:rPr>
          <w:rFonts w:cs="Times New Roman"/>
          <w:kern w:val="2"/>
          <w:lang w:val="en-GB" w:eastAsia="ja-JP"/>
        </w:rPr>
        <w:t>. In the North Atlantic, a low rate of anthropogenic CO</w:t>
      </w:r>
      <w:r w:rsidRPr="001E7A27">
        <w:rPr>
          <w:rFonts w:cs="Times New Roman"/>
          <w:kern w:val="2"/>
          <w:vertAlign w:val="subscript"/>
          <w:lang w:val="en-GB" w:eastAsia="ja-JP"/>
        </w:rPr>
        <w:t>2</w:t>
      </w:r>
      <w:r w:rsidRPr="001E7A27">
        <w:rPr>
          <w:rFonts w:cs="Times New Roman"/>
          <w:kern w:val="2"/>
          <w:lang w:val="en-GB" w:eastAsia="ja-JP"/>
        </w:rPr>
        <w:t xml:space="preserve"> storage at 1.9 ± 0.4 PgC per decade </w:t>
      </w:r>
      <w:r w:rsidRPr="001E7A27">
        <w:rPr>
          <w:rFonts w:cs="Times New Roman"/>
          <w:lang w:val="en-GB"/>
        </w:rPr>
        <w:t xml:space="preserve">during the time period of </w:t>
      </w:r>
      <w:r w:rsidRPr="001E7A27">
        <w:rPr>
          <w:rFonts w:cs="Times New Roman"/>
          <w:kern w:val="2"/>
          <w:lang w:val="en-GB" w:eastAsia="ja-JP"/>
        </w:rPr>
        <w:t>1989</w:t>
      </w:r>
      <w:r w:rsidRPr="001E7A27">
        <w:rPr>
          <w:color w:val="000000"/>
          <w:sz w:val="20"/>
          <w:szCs w:val="20"/>
          <w:lang w:val="en-GB"/>
        </w:rPr>
        <w:t>–</w:t>
      </w:r>
      <w:r w:rsidRPr="001E7A27">
        <w:rPr>
          <w:rFonts w:cs="Times New Roman"/>
          <w:kern w:val="2"/>
          <w:lang w:val="en-GB" w:eastAsia="ja-JP"/>
        </w:rPr>
        <w:t xml:space="preserve">2003 increased to 4.4 ± 0.9 PgC per decade </w:t>
      </w:r>
      <w:r w:rsidRPr="001E7A27">
        <w:rPr>
          <w:rFonts w:cs="Times New Roman"/>
          <w:lang w:val="en-GB"/>
        </w:rPr>
        <w:t>during</w:t>
      </w:r>
      <w:r w:rsidRPr="001E7A27">
        <w:rPr>
          <w:rFonts w:cs="Times New Roman"/>
          <w:kern w:val="2"/>
          <w:lang w:val="en-GB" w:eastAsia="ja-JP"/>
        </w:rPr>
        <w:t xml:space="preserve"> 2003</w:t>
      </w:r>
      <w:r w:rsidRPr="001E7A27">
        <w:rPr>
          <w:lang w:val="en-GB"/>
        </w:rPr>
        <w:t>–</w:t>
      </w:r>
      <w:r w:rsidRPr="001E7A27">
        <w:rPr>
          <w:rFonts w:cs="Times New Roman"/>
          <w:kern w:val="2"/>
          <w:lang w:val="en-GB" w:eastAsia="ja-JP"/>
        </w:rPr>
        <w:t>2014</w:t>
      </w:r>
      <w:ins w:id="1500" w:author="Soapbox" w:date="2021-07-17T04:22:00Z">
        <w:r w:rsidR="00351668" w:rsidRPr="001E7A27">
          <w:rPr>
            <w:rFonts w:cs="Times New Roman"/>
            <w:kern w:val="2"/>
            <w:lang w:val="en-GB" w:eastAsia="ja-JP"/>
          </w:rPr>
          <w:t xml:space="preserve">. This is </w:t>
        </w:r>
      </w:ins>
      <w:del w:id="1501" w:author="Soapbox" w:date="2021-07-17T04:21:00Z">
        <w:r w:rsidRPr="001E7A27" w:rsidDel="00351668">
          <w:rPr>
            <w:rFonts w:cs="Times New Roman"/>
            <w:kern w:val="2"/>
            <w:lang w:val="en-GB" w:eastAsia="ja-JP"/>
          </w:rPr>
          <w:delText xml:space="preserve">, </w:delText>
        </w:r>
      </w:del>
      <w:r w:rsidRPr="001E7A27">
        <w:rPr>
          <w:rFonts w:cs="Times New Roman"/>
          <w:kern w:val="2"/>
          <w:lang w:val="en-GB" w:eastAsia="ja-JP"/>
        </w:rPr>
        <w:t xml:space="preserve">associated with changing ventilation patterns driven by the North Atlantic Oscillation </w:t>
      </w:r>
      <w:r w:rsidRPr="001E7A27">
        <w:rPr>
          <w:rFonts w:cs="Times New Roman"/>
          <w:kern w:val="2"/>
          <w:lang w:val="en-GB" w:eastAsia="ja-JP"/>
        </w:rPr>
        <w:fldChar w:fldCharType="begin" w:fldLock="1"/>
      </w:r>
      <w:r w:rsidR="00747167" w:rsidRPr="001E7A27">
        <w:rPr>
          <w:rFonts w:cs="Times New Roman"/>
          <w:kern w:val="2"/>
          <w:lang w:val="en-GB" w:eastAsia="ja-JP"/>
        </w:rPr>
        <w:instrText>ADDIN CSL_CITATION { "citationItems" : [ { "id" : "ITEM-1", "itemData" : { "DOI" : "10.1002/2015GB005248", "ISSN" : "08866236", "abstract" : "Abstract The extended multilinear regression method is used to determine the uptake and storage of anthropogenic carbon in the Atlantic Ocean based on repeat occupations of four cruises from 1989 to 2014 (A16, A20, A22, and A10), with an emphasis on the 2003?2014 period. The results show a significant increase in basin-wide anthropogenic carbon storage in the North Atlantic, which absorbed 4.4?\u00b1?0.9?Pg?C?decade?1 from 2003 to 2014 compared to 1.9?\u00b1?0.4?Pg?C?decade?1 for the 1989?2003 period. This decadal variability is attributed to changing ventilation patterns associated with the North Atlantic Oscillation and increasing release of anthropogenic carbon into the atmosphere. There are small changes in the uptake rate of CO2 in the South Atlantic for these time periods (3.7?\u00b1?0.8?Pg?C?decade?1 versus 3.2?\u00b1?0.7?Pg?C?decade?1). Several eddies are identified containing ~20% more anthropogenic carbon than the surrounding waters in the South Atlantic demonstrating the importance of eddies in transporting anthropogenic carbon. The uptake of carbon results in a decrease in pH of ~0.0021?\u00b1?0.0007?year?1 for surface waters during the last 10?years, in line with the atmospheric increase in CO2.", "author" : [ { "dropping-particle" : "", "family" : "Woosley", "given" : "Ryan J", "non-dropping-particle" : "", "parse-names" : false, "suffix" : "" }, { "dropping-particle" : "", "family" : "Millero", "given" : "Frank J", "non-dropping-particle" : "", "parse-names" : false, "suffix" : "" }, { "dropping-particle" : "", "family" : "Wanninkhof", "given" : "Rik", "non-dropping-particle" : "", "parse-names" : false, "suffix" : "" } ], "container-title" : "Global Biogeochemical Cycles", "id" : "ITEM-1", "issue" : "1", "issued" : { "date-parts" : [ [ "2016", "1", "6" ] ] }, "note" : "doi: 10.1002/2015GB005248", "page" : "70-90", "publisher" : "Wiley-Blackwell", "title" : "Rapid anthropogenic changes in CO2 and pH in the Atlantic Ocean: 2003-2014", "translator" : [ { "dropping-particle" : "", "family" : "L3963", "given" : "", "non-dropping-particle" : "", "parse-names" : false, "suffix" : "" } ], "type" : "article-journal", "volume" : "30" }, "uris" : [ "http://www.mendeley.com/documents/?uuid=457d33e8-b3b6-340c-b2a5-f4f934183e5c" ] } ], "mendeley" : { "formattedCitation" : "(Woosley et al., 2016)", "plainTextFormattedCitation" : "(Woosley et al., 2016)", "previouslyFormattedCitation" : "(Woosley et al., 2016)" }, "properties" : { "noteIndex" : 0 }, "schema" : "https://github.com/citation-style-language/schema/raw/master/csl-citation.json" }</w:instrText>
      </w:r>
      <w:r w:rsidRPr="001E7A27">
        <w:rPr>
          <w:rFonts w:cs="Times New Roman"/>
          <w:kern w:val="2"/>
          <w:lang w:val="en-GB" w:eastAsia="ja-JP"/>
        </w:rPr>
        <w:fldChar w:fldCharType="separate"/>
      </w:r>
      <w:r w:rsidR="00025FA2" w:rsidRPr="001E7A27">
        <w:rPr>
          <w:rFonts w:cs="Times New Roman"/>
          <w:noProof/>
          <w:kern w:val="2"/>
          <w:lang w:val="en-GB" w:eastAsia="ja-JP"/>
        </w:rPr>
        <w:t>(Woosley et al., 2016)</w:t>
      </w:r>
      <w:r w:rsidRPr="001E7A27">
        <w:rPr>
          <w:rFonts w:cs="Times New Roman"/>
          <w:kern w:val="2"/>
          <w:lang w:val="en-GB" w:eastAsia="ja-JP"/>
        </w:rPr>
        <w:fldChar w:fldCharType="end"/>
      </w:r>
      <w:r w:rsidRPr="001E7A27">
        <w:rPr>
          <w:rFonts w:cs="Times New Roman"/>
          <w:kern w:val="2"/>
          <w:lang w:val="en-GB" w:eastAsia="ja-JP"/>
        </w:rPr>
        <w:t xml:space="preserve">. In the Pacific sector of the Southern Ocean, </w:t>
      </w:r>
      <w:r w:rsidRPr="001E7A27">
        <w:rPr>
          <w:rFonts w:cs="Times New Roman"/>
          <w:lang w:val="en-GB"/>
        </w:rPr>
        <w:t xml:space="preserve">the </w:t>
      </w:r>
      <w:r w:rsidRPr="001E7A27">
        <w:rPr>
          <w:rFonts w:cs="Times New Roman"/>
          <w:kern w:val="2"/>
          <w:lang w:val="en-GB" w:eastAsia="ja-JP"/>
        </w:rPr>
        <w:t>rate of anthropogenic CO</w:t>
      </w:r>
      <w:r w:rsidRPr="001E7A27">
        <w:rPr>
          <w:rFonts w:cs="Times New Roman"/>
          <w:kern w:val="2"/>
          <w:vertAlign w:val="subscript"/>
          <w:lang w:val="en-GB" w:eastAsia="ja-JP"/>
        </w:rPr>
        <w:t>2</w:t>
      </w:r>
      <w:r w:rsidRPr="001E7A27">
        <w:rPr>
          <w:rFonts w:cs="Times New Roman"/>
          <w:kern w:val="2"/>
          <w:lang w:val="en-GB" w:eastAsia="ja-JP"/>
        </w:rPr>
        <w:t xml:space="preserve"> storage</w:t>
      </w:r>
      <w:r w:rsidRPr="001E7A27">
        <w:rPr>
          <w:rFonts w:cs="Times New Roman"/>
          <w:lang w:val="en-GB"/>
        </w:rPr>
        <w:t xml:space="preserve"> </w:t>
      </w:r>
      <w:r w:rsidRPr="001E7A27">
        <w:rPr>
          <w:rFonts w:cs="Times New Roman"/>
          <w:kern w:val="2"/>
          <w:lang w:val="en-GB" w:eastAsia="ja-JP"/>
        </w:rPr>
        <w:t xml:space="preserve">also increased from 8.8 ± 1.1 (1σ) PgC per decade </w:t>
      </w:r>
      <w:r w:rsidRPr="001E7A27">
        <w:rPr>
          <w:rFonts w:cs="Times New Roman"/>
          <w:lang w:val="en-GB"/>
        </w:rPr>
        <w:t xml:space="preserve">during </w:t>
      </w:r>
      <w:r w:rsidRPr="001E7A27">
        <w:rPr>
          <w:rFonts w:cs="Times New Roman"/>
          <w:kern w:val="2"/>
          <w:lang w:val="en-GB" w:eastAsia="ja-JP"/>
        </w:rPr>
        <w:t>1995</w:t>
      </w:r>
      <w:r w:rsidRPr="001E7A27">
        <w:rPr>
          <w:rFonts w:cs="Times New Roman"/>
          <w:lang w:val="en-GB"/>
        </w:rPr>
        <w:t>–</w:t>
      </w:r>
      <w:r w:rsidRPr="001E7A27">
        <w:rPr>
          <w:rFonts w:cs="Times New Roman"/>
          <w:kern w:val="2"/>
          <w:lang w:val="en-GB" w:eastAsia="ja-JP"/>
        </w:rPr>
        <w:t xml:space="preserve">2005 to 11.7 ± 1.1 PgC per decade </w:t>
      </w:r>
      <w:r w:rsidRPr="001E7A27">
        <w:rPr>
          <w:rFonts w:cs="Times New Roman"/>
          <w:lang w:val="en-GB"/>
        </w:rPr>
        <w:t xml:space="preserve">during </w:t>
      </w:r>
      <w:r w:rsidRPr="001E7A27">
        <w:rPr>
          <w:rFonts w:cs="Times New Roman"/>
          <w:kern w:val="2"/>
          <w:lang w:val="en-GB" w:eastAsia="ja-JP"/>
        </w:rPr>
        <w:t>2005</w:t>
      </w:r>
      <w:r w:rsidRPr="001E7A27">
        <w:rPr>
          <w:color w:val="000000"/>
          <w:sz w:val="20"/>
          <w:szCs w:val="20"/>
          <w:lang w:val="en-GB"/>
        </w:rPr>
        <w:t>–</w:t>
      </w:r>
      <w:r w:rsidRPr="001E7A27">
        <w:rPr>
          <w:rFonts w:cs="Times New Roman"/>
          <w:kern w:val="2"/>
          <w:lang w:val="en-GB" w:eastAsia="ja-JP"/>
        </w:rPr>
        <w:t xml:space="preserve">2015 </w:t>
      </w:r>
      <w:r w:rsidRPr="001E7A27">
        <w:rPr>
          <w:rFonts w:cs="Times New Roman"/>
          <w:kern w:val="2"/>
          <w:lang w:val="en-GB" w:eastAsia="ja-JP"/>
        </w:rPr>
        <w:fldChar w:fldCharType="begin" w:fldLock="1"/>
      </w:r>
      <w:r w:rsidR="00747167" w:rsidRPr="001E7A27">
        <w:rPr>
          <w:rFonts w:cs="Times New Roman"/>
          <w:kern w:val="2"/>
          <w:lang w:val="en-GB" w:eastAsia="ja-JP"/>
        </w:rPr>
        <w:instrText>ADDIN CSL_CITATION { "citationItems" : [ { "id" : "ITEM-1", "itemData" : { "DOI" : "10.1029/2018GB006154", "ISSN" : "0886-6236", "abstract" : "Abstract We estimate anthropogenic carbon (Canth) accumulation rates in the Pacific Ocean between 1991 and 2017 from 14 hydrographic sections that have been occupied two to four times over the past few decades, with most sections having been recently measured as part of the Global Ocean Ship-based Hydrographic Investigations Program. The rate of change of Canth is estimated using a new method that combines the extended multiple linear regression method with improvements to address the challenges of analyzing multiple occupations of sections spaced irregularly in time. The Canth accumulation rate over the top 1,500 m of the Pacific increased from 8.8 (\u00b11.1, 1\u03c3) Pg of carbon per decade between 1995 and 2005 to 11.7 (\u00b11.1) PgC per decade between 2005 and 2015. For the entire Pacific, about half of this decadal increase in the accumulation rate is attributable to the increase in atmospheric CO2, while in the South Pacific subtropical gyre this fraction is closer to one fifth. This suggests a substantial enhancement of the accumulation of Canth in the South Pacific by circulation variability and implies that a meaningful portion of the reinvigoration of the global CO2 sink that occurred between ~2000 and ~2010 could be driven by enhanced ocean Canth uptake and advection into this gyre. Our assessment suggests that the accuracy of Canth accumulation rate reconstructions along survey lines is limited by the accuracy of the full suite of hydrographic data and that a continuation of repeated surveys is a critical component of future carbon cycle monitoring.", "author" : [ { "dropping-particle" : "", "family" : "Carter", "given" : "B R", "non-dropping-particle" : "", "parse-names" : false, "suffix" : "" }, { "dropping-particle" : "", "family" : "Feely", "given" : "R A", "non-dropping-particle" : "", "parse-names" : false, "suffix" : "" }, { "dropping-particle" : "", "family" : "Wanninkhof", "given" : "R", "non-dropping-particle" : "", "parse-names" : false, "suffix" : "" }, { "dropping-particle" : "", "family" : "Kouketsu", "given" : "S", "non-dropping-particle" : "", "parse-names" : false, "suffix" : "" }, { "dropping-particle" : "", "family" : "Sonnerup", "given" : "R E", "non-dropping-particle" : "", "parse-names" : false, "suffix" : "" }, { "dropping-particle" : "", "family" : "Pardo", "given" : "P C", "non-dropping-particle" : "", "parse-names" : false, "suffix" : "" }, { "dropping-particle" : "", "family" : "Sabine", "given" : "C L", "non-dropping-particle" : "", "parse-names" : false, "suffix" : "" }, { "dropping-particle" : "", "family" : "Johnson", "given" : "G C", "non-dropping-particle" : "", "parse-names" : false, "suffix" : "" }, { "dropping-particle" : "", "family" : "Sloyan", "given" : "B M", "non-dropping-particle" : "", "parse-names" : false, "suffix" : "" }, { "dropping-particle" : "", "family" : "Murata", "given" : "A", "non-dropping-particle" : "", "parse-names" : false, "suffix" : "" }, { "dropping-particle" : "", "family" : "Mecking", "given" : "S", "non-dropping-particle" : "", "parse-names" : false, "suffix" : "" }, { "dropping-particle" : "", "family" : "Tilbrook", "given" : "B", "non-dropping-particle" : "", "parse-names" : false, "suffix" : "" }, { "dropping-particle" : "", "family" : "Speer", "given" : "K", "non-dropping-particle" : "", "parse-names" : false, "suffix" : "" }, { "dropping-particle" : "", "family" : "Talley", "given" : "L D", "non-dropping-particle" : "", "parse-names" : false, "suffix" : "" }, { "dropping-particle" : "", "family" : "Millero", "given" : "F J", "non-dropping-particle" : "", "parse-names" : false, "suffix" : "" }, { "dropping-particle" : "", "family" : "Wijffels", "given" : "S E", "non-dropping-particle" : "", "parse-names" : false, "suffix" : "" }, { "dropping-particle" : "", "family" : "Macdonald", "given" : "A M", "non-dropping-particle" : "", "parse-names" : false, "suffix" : "" }, { "dropping-particle" : "", "family" : "Gruber", "given" : "N", "non-dropping-particle" : "", "parse-names" : false, "suffix" : "" }, { "dropping-particle" : "", "family" : "Bullister", "given" : "J L", "non-dropping-particle" : "", "parse-names" : false, "suffix" : "" } ], "container-title" : "Global Biogeochemical Cycles", "id" : "ITEM-1", "issue" : "5", "issued" : { "date-parts" : [ [ "2019", "5", "1" ] ] }, "note" : "doi: 10.1029/2018GB006154", "page" : "597-617", "publisher" : "John Wiley &amp; Sons, Ltd", "title" : "Pacific anthropogenic carbon between 1991 and 2017", "translator" : [ { "dropping-particle" : "", "family" : "L6311", "given" : "", "non-dropping-particle" : "", "parse-names" : false, "suffix" : "" } ], "type" : "article-journal", "volume" : "33" }, "uris" : [ "http://www.mendeley.com/documents/?uuid=e1493372-9816-3496-b3d5-91a901fd6579" ] } ], "mendeley" : { "formattedCitation" : "(Carter et al., 2019)", "plainTextFormattedCitation" : "(Carter et al., 2019)", "previouslyFormattedCitation" : "(Carter et al., 2019)" }, "properties" : { "noteIndex" : 0 }, "schema" : "https://github.com/citation-style-language/schema/raw/master/csl-citation.json" }</w:instrText>
      </w:r>
      <w:r w:rsidRPr="001E7A27">
        <w:rPr>
          <w:rFonts w:cs="Times New Roman"/>
          <w:kern w:val="2"/>
          <w:lang w:val="en-GB" w:eastAsia="ja-JP"/>
        </w:rPr>
        <w:fldChar w:fldCharType="separate"/>
      </w:r>
      <w:r w:rsidR="00025FA2" w:rsidRPr="001E7A27">
        <w:rPr>
          <w:rFonts w:cs="Times New Roman"/>
          <w:noProof/>
          <w:kern w:val="2"/>
          <w:lang w:val="en-GB" w:eastAsia="ja-JP"/>
        </w:rPr>
        <w:t>(Carter et al., 2019)</w:t>
      </w:r>
      <w:r w:rsidRPr="001E7A27">
        <w:rPr>
          <w:rFonts w:cs="Times New Roman"/>
          <w:kern w:val="2"/>
          <w:lang w:val="en-GB" w:eastAsia="ja-JP"/>
        </w:rPr>
        <w:fldChar w:fldCharType="end"/>
      </w:r>
      <w:r w:rsidRPr="001E7A27">
        <w:rPr>
          <w:rFonts w:cs="Times New Roman"/>
          <w:kern w:val="2"/>
          <w:lang w:val="en-GB" w:eastAsia="ja-JP"/>
        </w:rPr>
        <w:t xml:space="preserve">. However, in the Subantarctic </w:t>
      </w:r>
      <w:r w:rsidRPr="001E7A27">
        <w:rPr>
          <w:rFonts w:eastAsia="MS Mincho" w:cs="Times New Roman"/>
          <w:kern w:val="2"/>
          <w:lang w:val="en-GB" w:eastAsia="ja-JP"/>
        </w:rPr>
        <w:t>M</w:t>
      </w:r>
      <w:r w:rsidRPr="001E7A27">
        <w:rPr>
          <w:rFonts w:cs="Times New Roman"/>
          <w:kern w:val="2"/>
          <w:lang w:val="en-GB" w:eastAsia="ja-JP"/>
        </w:rPr>
        <w:t xml:space="preserve">ode </w:t>
      </w:r>
      <w:r w:rsidRPr="001E7A27">
        <w:rPr>
          <w:rFonts w:eastAsia="MS Mincho" w:cs="Times New Roman"/>
          <w:kern w:val="2"/>
          <w:lang w:val="en-GB" w:eastAsia="ja-JP"/>
        </w:rPr>
        <w:t>W</w:t>
      </w:r>
      <w:r w:rsidRPr="001E7A27">
        <w:rPr>
          <w:rFonts w:cs="Times New Roman"/>
          <w:kern w:val="2"/>
          <w:lang w:val="en-GB" w:eastAsia="ja-JP"/>
        </w:rPr>
        <w:t>ater of the Atlantic sector of the Southern Ocean, the storage rate of the anthropogenic CO</w:t>
      </w:r>
      <w:r w:rsidRPr="001E7A27">
        <w:rPr>
          <w:rFonts w:cs="Times New Roman"/>
          <w:kern w:val="2"/>
          <w:vertAlign w:val="subscript"/>
          <w:lang w:val="en-GB" w:eastAsia="ja-JP"/>
        </w:rPr>
        <w:t>2</w:t>
      </w:r>
      <w:r w:rsidRPr="001E7A27">
        <w:rPr>
          <w:rFonts w:cs="Times New Roman"/>
          <w:kern w:val="2"/>
          <w:lang w:val="en-GB" w:eastAsia="ja-JP"/>
        </w:rPr>
        <w:t xml:space="preserve"> was rather lower after 2005 than before</w:t>
      </w:r>
      <w:ins w:id="1502" w:author="Ian Blenkinsop" w:date="2021-07-28T13:03:00Z">
        <w:r w:rsidR="005A719C" w:rsidRPr="001E7A27">
          <w:rPr>
            <w:rFonts w:cs="Times New Roman"/>
            <w:kern w:val="2"/>
            <w:lang w:val="en-GB" w:eastAsia="ja-JP"/>
          </w:rPr>
          <w:t xml:space="preserve"> (Section 9.2.3.2;</w:t>
        </w:r>
      </w:ins>
      <w:r w:rsidR="005A4924" w:rsidRPr="001E7A27">
        <w:rPr>
          <w:rFonts w:cs="Times New Roman"/>
          <w:kern w:val="2"/>
          <w:lang w:val="en-GB" w:eastAsia="ja-JP"/>
        </w:rPr>
        <w:t xml:space="preserve"> </w:t>
      </w:r>
      <w:commentRangeStart w:id="1503"/>
      <w:r w:rsidR="005A4924" w:rsidRPr="001E7A27">
        <w:rPr>
          <w:rFonts w:cs="Times New Roman"/>
          <w:kern w:val="2"/>
          <w:lang w:val="en-GB" w:eastAsia="ja-JP"/>
        </w:rPr>
        <w:fldChar w:fldCharType="begin" w:fldLock="1"/>
      </w:r>
      <w:r w:rsidR="00747167" w:rsidRPr="001E7A27">
        <w:rPr>
          <w:rFonts w:cs="Times New Roman"/>
          <w:kern w:val="2"/>
          <w:lang w:val="en-GB" w:eastAsia="ja-JP"/>
        </w:rPr>
        <w:instrText>ADDIN CSL_CITATION { "citationItems" : [ { "id" : "ITEM-1", "itemData" : { "DOI" : "10.1016/j.dsr2.2016.10.004", "ISSN" : "09670645", "abstract" : "The Southern Ocean is the most important area of anthropogenic carbon (Cant) uptake in the world ocean, only rivalled in importance by the North Atlantic Ocean. Significant variability on decadal time-scales in the uptake of Cant in the Southern Ocean has been observed and modelled, likely with consequences for the interior ocean storage of Cant in the region, and implications for the global carbon budget. Here we use eight cruises between 1973 and 2012 to assess decadal variability in Cant storage rates in the southeast Atlantic sector of the Southern Ocean. For this we employed the extended multiple linear regression (eMLR) method. We relate variability in DIC (dissolved inorganic carbon) storage, which is assumed to equal anthropogenic carbon storage, to changes in ventilation as observed from repeat measurements of transient tracers. Within the Antarctic Intermediate Water (AAIW) layer, which is the dominant transport conduit for Cant into the interior ocean, moderate Cant storage rates were found without any clear temporal trend. In Subantarctic Mode Water (SAMW), a less dense water mass found north of the Subantarctic Front and above AAIW, high storage rates of Cant were observed up to about 2005 but lower rates in more recent times. The transient tracer data suggest a significant speed-up of ventilation in the summer warmed upper part of AAIW between 1998 and 2012, which is consistent with the high storage rate of Cant. A shift of more northern Cant storage to more southern storage in near surface waters was detected in the early 2000s. Beneath the AAIW the eMLR method as applied here did not detect significant storage of Cant. However, the presence of the transient tracer CFC-12 all through the water column suggests that some Cant should be present, but at concentrations not reliably quantifiable. The observed temporal variability in the interior ocean seems at a first glance to be out of phase with observed surface ocean Cant fluxes, but this can be explained by the time delay for the surface ocean signal to manifest itself in the interior of the ocean.", "author" : [ { "dropping-particle" : "", "family" : "Tanhua", "given" : "Toste", "non-dropping-particle" : "", "parse-names" : false, "suffix" : "" }, { "dropping-particle" : "", "family" : "Hoppema", "given" : "Mario", "non-dropping-particle" : "", "parse-names" : false, "suffix" : "" }, { "dropping-particle" : "", "family" : "Jones", "given" : "Elizabeth M.", "non-dropping-particle" : "", "parse-names" : false, "suffix" : "" }, { "dropping-particle" : "", "family" : "St\u00f6ven", "given" : "Tim", "non-dropping-particle" : "", "parse-names" : false, "suffix" : "" }, { "dropping-particle" : "", "family" : "Hauck", "given" : "Judith", "non-dropping-particle" : "", "parse-names" : false, "suffix" : "" }, { "dropping-particle" : "", "family" : "D\u00e1vila", "given" : "Melchor Gonz\u00e1lez", "non-dropping-particle" : "", "parse-names" : false, "suffix" : "" }, { "dropping-particle" : "", "family" : "Santana-Casiano", "given" : "Magdalena", "non-dropping-particle" : "", "parse-names" : false, "suffix" : "" }, { "dropping-particle" : "", "family" : "\u00c1lvarez", "given" : "Marta", "non-dropping-particle" : "", "parse-names" : false, "suffix" : "" }, { "dropping-particle" : "", "family" : "Strass", "given" : "Volker H.", "non-dropping-particle" : "", "parse-names" : false, "suffix" : "" } ], "container-title" : "Deep Sea Research Part II: Topical Studies in Oceanography", "id" : "ITEM-1", "issued" : { "date-parts" : [ [ "2017", "4", "1" ] ] }, "page" : "26-38", "publisher" : "Pergamon", "title" : "Temporal changes in ventilation and the carbonate system in the Atlantic sector of the Southern Ocean", "translator" : [ { "dropping-particle" : "", "family" : "L4506", "given" : "", "non-dropping-particle" : "", "parse-names" : false, "suffix" : "" } ], "type" : "article-journal", "volume" : "138" }, "uris" : [ "http://www.mendeley.com/documents/?uuid=c350d92d-15cd-393c-9dc5-3b6969b0dbb0" ] }, { "id" : "ITEM-2",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"(Tanhua et al., 2017; Bindoff et al., 2019)", "manualFormatting" : "(Tanhua et al., 2017; Bindoff et al., 2019", "plainTextFormattedCitation" : "(Tanhua et al., 2017; Bindoff et al., 2019)", "previouslyFormattedCitation" : "(Tanhua et al., 2017; Bindoff et al., 2019)" }, "properties" : { "noteIndex" : 0 }, "schema" : "https://github.com/citation-style-language/schema/raw/master/csl-citation.json" }</w:instrText>
      </w:r>
      <w:r w:rsidR="005A4924" w:rsidRPr="001E7A27">
        <w:rPr>
          <w:rFonts w:cs="Times New Roman"/>
          <w:kern w:val="2"/>
          <w:lang w:val="en-GB" w:eastAsia="ja-JP"/>
        </w:rPr>
        <w:fldChar w:fldCharType="separate"/>
      </w:r>
      <w:del w:id="1504" w:author="Ian Blenkinsop" w:date="2021-07-28T13:03:00Z">
        <w:r w:rsidR="00025FA2" w:rsidRPr="001E7A27" w:rsidDel="005A719C">
          <w:rPr>
            <w:rFonts w:cs="Times New Roman"/>
            <w:noProof/>
            <w:kern w:val="2"/>
            <w:lang w:val="en-GB" w:eastAsia="ja-JP"/>
          </w:rPr>
          <w:delText>(</w:delText>
        </w:r>
      </w:del>
      <w:r w:rsidR="00025FA2" w:rsidRPr="001E7A27">
        <w:rPr>
          <w:rFonts w:cs="Times New Roman"/>
          <w:noProof/>
          <w:kern w:val="2"/>
          <w:lang w:val="en-GB" w:eastAsia="ja-JP"/>
        </w:rPr>
        <w:t>Tanhua et al., 2017; Bindoff et al., 2019</w:t>
      </w:r>
      <w:r w:rsidR="005A4924" w:rsidRPr="001E7A27">
        <w:rPr>
          <w:rFonts w:cs="Times New Roman"/>
          <w:kern w:val="2"/>
          <w:lang w:val="en-GB" w:eastAsia="ja-JP"/>
        </w:rPr>
        <w:fldChar w:fldCharType="end"/>
      </w:r>
      <w:commentRangeEnd w:id="1503"/>
      <w:r w:rsidR="00025FA2" w:rsidRPr="001E7A27">
        <w:rPr>
          <w:rStyle w:val="CommentReference"/>
          <w:lang w:val="en-GB"/>
        </w:rPr>
        <w:commentReference w:id="1503"/>
      </w:r>
      <w:del w:id="1505" w:author="Ian Blenkinsop" w:date="2021-07-28T13:03:00Z">
        <w:r w:rsidRPr="001E7A27" w:rsidDel="005A719C">
          <w:rPr>
            <w:rFonts w:cs="Times New Roman"/>
            <w:kern w:val="2"/>
            <w:lang w:val="en-GB" w:eastAsia="ja-JP"/>
          </w:rPr>
          <w:delText>; Section 9.2.3.2</w:delText>
        </w:r>
      </w:del>
      <w:r w:rsidRPr="001E7A27">
        <w:rPr>
          <w:rFonts w:cs="Times New Roman"/>
          <w:kern w:val="2"/>
          <w:lang w:val="en-GB" w:eastAsia="ja-JP"/>
        </w:rPr>
        <w:t xml:space="preserve">). These changes have been predominantly ascribed to the impact of changes in the MOC </w:t>
      </w:r>
      <w:r w:rsidRPr="001E7A27">
        <w:rPr>
          <w:rFonts w:cs="Times New Roman"/>
          <w:lang w:val="en-GB"/>
        </w:rPr>
        <w:t>on the transport of anthropogenic CO</w:t>
      </w:r>
      <w:r w:rsidRPr="001E7A27">
        <w:rPr>
          <w:rFonts w:cs="Times New Roman"/>
          <w:vertAlign w:val="subscript"/>
          <w:lang w:val="en-GB"/>
        </w:rPr>
        <w:t>2</w:t>
      </w:r>
      <w:r w:rsidRPr="001E7A27">
        <w:rPr>
          <w:rFonts w:cs="Times New Roman"/>
          <w:lang w:val="en-GB"/>
        </w:rPr>
        <w:t xml:space="preserve"> into the ocean interior </w:t>
      </w:r>
      <w:r w:rsidRPr="001E7A27">
        <w:rPr>
          <w:rFonts w:cs="Times New Roman"/>
          <w:kern w:val="2"/>
          <w:lang w:val="en-GB" w:eastAsia="ja-JP"/>
        </w:rPr>
        <w:t>due to regional climate variability, in addition to the increase in the atmospheric CO</w:t>
      </w:r>
      <w:r w:rsidRPr="001E7A27">
        <w:rPr>
          <w:rFonts w:cs="Times New Roman"/>
          <w:kern w:val="2"/>
          <w:vertAlign w:val="subscript"/>
          <w:lang w:val="en-GB" w:eastAsia="ja-JP"/>
        </w:rPr>
        <w:t>2</w:t>
      </w:r>
      <w:r w:rsidRPr="001E7A27">
        <w:rPr>
          <w:rFonts w:cs="Times New Roman"/>
          <w:kern w:val="2"/>
          <w:lang w:val="en-GB" w:eastAsia="ja-JP"/>
        </w:rPr>
        <w:t xml:space="preserve"> concentration</w:t>
      </w:r>
      <w:ins w:id="1506" w:author="Ian Blenkinsop" w:date="2021-07-28T13:04:00Z">
        <w:r w:rsidR="005A719C" w:rsidRPr="001E7A27">
          <w:rPr>
            <w:rFonts w:cs="Times New Roman"/>
            <w:kern w:val="2"/>
            <w:lang w:val="en-GB" w:eastAsia="ja-JP"/>
          </w:rPr>
          <w:t xml:space="preserve"> </w:t>
        </w:r>
        <w:r w:rsidR="005A719C" w:rsidRPr="001E7A27">
          <w:rPr>
            <w:rFonts w:cs="Times New Roman"/>
            <w:kern w:val="2"/>
            <w:lang w:val="en-GB" w:eastAsia="ja-JP"/>
            <w:rPrChange w:id="1507" w:author="Clotilde Pean" w:date="2021-09-06T10:08:00Z">
              <w:rPr>
                <w:rFonts w:cs="Times New Roman"/>
                <w:kern w:val="2"/>
                <w:lang w:eastAsia="ja-JP"/>
              </w:rPr>
            </w:rPrChange>
          </w:rPr>
          <w:t>(Section 9.2.3.1;</w:t>
        </w:r>
      </w:ins>
      <w:r w:rsidRPr="001E7A27">
        <w:rPr>
          <w:rFonts w:cs="Times New Roman"/>
          <w:kern w:val="2"/>
          <w:lang w:val="en-GB" w:eastAsia="ja-JP"/>
        </w:rPr>
        <w:t xml:space="preserve"> </w:t>
      </w:r>
      <w:commentRangeStart w:id="1508"/>
      <w:commentRangeStart w:id="1509"/>
      <w:r w:rsidRPr="001E7A27">
        <w:rPr>
          <w:rFonts w:cs="Times New Roman"/>
          <w:kern w:val="2"/>
          <w:lang w:val="en-GB" w:eastAsia="ja-JP"/>
        </w:rPr>
        <w:fldChar w:fldCharType="begin" w:fldLock="1"/>
      </w:r>
      <w:r w:rsidR="001B061E" w:rsidRPr="001E7A27">
        <w:rPr>
          <w:rFonts w:cs="Times New Roman"/>
          <w:kern w:val="2"/>
          <w:lang w:val="en-GB" w:eastAsia="ja-JP"/>
        </w:rPr>
        <w:instrText>ADDIN CSL_CITATION { "citationItems" : [ { "id" : "ITEM-1", "itemData" : { "DOI" : "10.1038/nature21068", "ISSN" : "0028-0836", "abstract" : "Recent increase in oceanic carbon uptake driven by weaker upper-ocean overturning Tim DeVries, Mark Holzer &amp; Francois Primeau Nature volume 542, pages 215\u2013218 (09 February 2017) | Download Citation Abstract The ocean is the largest sink for anthropogenic carbon dioxide (CO2), having absorbed roughly 40 per cent of CO2 emissions since the beginning of the industrial era1,2. Recent data show that oceanic CO2 uptake rates have been growing over the past decade3,4,5,6,7, reversing a trend of stagnant or declining carbon uptake during the 1990s8,9,10,11,12,13,14. Here we show that ocean circulation variability is the primary driver of these changes in oceanic CO2 uptake over the past several decades. We use a global inverse model to quantify the mean ocean circulation during the 1980s, 1990s and 2000s, and then estimate the impact of decadal circulation changes on the oceanic CO2 sink using a carbon cycling model. We find that during the 1990s an enhanced upper-ocean overturning circulation drove increased outgassing of natural CO2, thus weakening the global CO2 sink. This trend reversed during the 2000s as the overturning circulation weakened. Continued weakening of the upper-ocean overturning is likely to strengthen the CO2 sink in the near future by trapping natural CO2 in the deep ocean, but ultimately may limit oceanic uptake of anthropogenic CO2.", "author" : [ { "dropping-particle" : "", "family" : "DeVries", "given" : "Tim", "non-dropping-particle" : "", "parse-names" : false, "suffix" : "" }, { "dropping-particle" : "", "family" : "Holzer", "given" : "Mark", "non-dropping-particle" : "", "parse-names" : false, "suffix" : "" }, { "dropping-particle" : "", "family" : "Primeau", "given" : "Francois", "non-dropping-particle" : "", "parse-names" : false, "suffix" : "" } ], "container-title" : "Nature", "id" : "ITEM-1", "issue" : "7640", "issued" : { "date-parts" : [ [ "2017", "2", "9" ] ] }, "page" : "215-218", "publisher" : "Macmillan Publishers Limited, part of Springer Nature. All rights reserved.", "title" : "Recent increase in oceanic carbon uptake driven by weaker upper-ocean overturning", "translator" : [ { "dropping-particle" : "", "family" : "L7255", "given" : "", "non-dropping-particle" : "", "parse-names" : false, "suffix" : "" } ], "type" : "article-journal", "volume" : "542" }, "uris" : [ "http://www.mendeley.com/documents/?uuid=3d6f76e2-9fb9-495d-94f3-1cf527b01b84" ] }, { "id" : "ITEM-2", "itemData" : { "DOI" : "10.1029/2019AV000149", "ISSN" : "2576-604X", "abstract" : "The ocean has absorbed the equivalent of 39% of industrial\u2010age fossil carbon emissions, significantly modulating the growth rate of atmospheric CO2 and its associated impacts on climate. Despite the importance of the ocean carbon sink to climate, our understanding of the causes of its interannual\u2010to\u2010decadal variability remains limited. This hinders our ability to attribute its past behavior and project its future. A key period of interest is the 1990s, when the ocean carbon sink did not grow as expected. Previous explanations of this behavior have focused on variability internal to the ocean or associated with coupled atmosphere/ocean modes. Here, we use an idealized upper ocean box model to illustrate that two external forcings are sufficient to explain the pattern and magnitude of sink variability since the mid\u20101980s. First, the global\u2010scale reduction in the decadal\u2010average ocean carbon sink in the 1990s is attributable to the slowed growth rate of atmospheric pCO2. The acceleration of atmospheric pCO2 growth after 2001 drove recovery of the sink. Second, the global sea surface temperature response to the 1991 eruption of Mt Pinatubo explains the timing of the global sink within the 1990s. These results are consistent with previous experiments using ocean hindcast models with variable atmospheric pCO2 and with and without climate variability. The fact that variability in the growth rate of atmospheric pCO2 directly imprints on the ocean sink implies that there will be an immediate reduction in ocean carbon uptake as atmospheric pCO2 responds to cuts in anthropogenic emissions.", "author" : [ { "dropping-particle" : "", "family" : "McKinley", "given" : "Galen A.", "non-dropping-particle" : "", "parse-names" : false, "suffix" : "" }, { "dropping-particle" : "", "family" : "Fay", "given" : "Amanda R.", "non-dropping-particle" : "", "parse-names" : false, "suffix" : "" }, { "dropping-particle" : "", "family" : "Eddebbar", "given" : "Yassir A.", "non-dropping-particle" : "", "parse-names" : false, "suffix" : "" }, { "dropping-particle" : "", "family" : "Gloege", "given" : "Lucas", "non-dropping-particle" : "", "parse-names" : false, "suffix" : "" }, { "dropping-particle" : "", "family" : "Lovenduski", "given" : "Nicole S.", "non-dropping-particle" : "", "parse-names" : false, "suffix" : "" } ], "container-title" : "AGU Advances", "id" : "ITEM-2", "issue" : "2", "issued" : { "date-parts" : [ [ "2020", "6", "3" ] ] }, "publisher" : "American Geophysical Union (AGU)", "title" : "External Forcing Explains Recent Decadal Variability of the Ocean Carbon Sink", "translator" : [ { "dropping-particle" : "", "family" : "L7488", "given" : "", "non-dropping-particle" : "", "parse-names" : false, "suffix" : "" } ], "type" : "article-journal", "volume" : "1" }, "uris" : [ "http://www.mendeley.com/documents/?uuid=886dd741-e933-4d81-8017-cfa57a3261fb" ] }, { "id" : "ITEM-3",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"(DeVries et al., 2017; Gruber et al., 2019a; McKinley et al., 2020)", "manualFormatting" : "(Wanninkhof et al., 2010; P\u00e9rez et al., 2013; DeVries et al., 2017, 2019; Gruber et al., 2019b; McKinley et al., 2020)", "plainTextFormattedCitation" : "(DeVries et al., 2017; Gruber et al., 2019a; McKinley et al., 2020)", "previouslyFormattedCitation" : "(DeVries et al., 2017; Gruber et al., 2019a; McKinley et al., 2020)" }, "properties" : { "noteIndex" : 0 }, "schema" : "https://github.com/citation-style-language/schema/raw/master/csl-citation.json" }</w:instrText>
      </w:r>
      <w:r w:rsidRPr="001E7A27">
        <w:rPr>
          <w:rFonts w:cs="Times New Roman"/>
          <w:kern w:val="2"/>
          <w:lang w:val="en-GB" w:eastAsia="ja-JP"/>
        </w:rPr>
        <w:fldChar w:fldCharType="separate"/>
      </w:r>
      <w:del w:id="1510" w:author="Ian Blenkinsop" w:date="2021-07-28T13:04:00Z">
        <w:r w:rsidR="00025FA2" w:rsidRPr="001E7A27" w:rsidDel="005A719C">
          <w:rPr>
            <w:rFonts w:cs="Times New Roman"/>
            <w:noProof/>
            <w:kern w:val="2"/>
            <w:lang w:val="en-GB" w:eastAsia="ja-JP"/>
          </w:rPr>
          <w:delText>(</w:delText>
        </w:r>
      </w:del>
      <w:r w:rsidR="00025FA2" w:rsidRPr="001E7A27">
        <w:rPr>
          <w:rFonts w:cs="Times New Roman"/>
          <w:noProof/>
          <w:kern w:val="2"/>
          <w:lang w:val="en-GB" w:eastAsia="ja-JP"/>
        </w:rPr>
        <w:t>Wanninkhof et al., 2010; Pérez et al., 2013; DeVries et al., 2017, 2019; Gruber et al., 2019b; McKinley et al., 2020)</w:t>
      </w:r>
      <w:r w:rsidRPr="001E7A27">
        <w:rPr>
          <w:rFonts w:cs="Times New Roman"/>
          <w:kern w:val="2"/>
          <w:lang w:val="en-GB" w:eastAsia="ja-JP"/>
        </w:rPr>
        <w:fldChar w:fldCharType="end"/>
      </w:r>
      <w:commentRangeEnd w:id="1508"/>
      <w:r w:rsidR="00025FA2" w:rsidRPr="001E7A27">
        <w:rPr>
          <w:rStyle w:val="CommentReference"/>
          <w:lang w:val="en-GB"/>
        </w:rPr>
        <w:commentReference w:id="1508"/>
      </w:r>
      <w:commentRangeEnd w:id="1509"/>
      <w:r w:rsidR="007B506D" w:rsidRPr="001E7A27">
        <w:rPr>
          <w:rStyle w:val="CommentReference"/>
          <w:lang w:val="en-GB"/>
        </w:rPr>
        <w:commentReference w:id="1509"/>
      </w:r>
      <w:del w:id="1511" w:author="Ian Blenkinsop" w:date="2021-07-28T13:04:00Z">
        <w:r w:rsidRPr="001E7A27" w:rsidDel="005A719C">
          <w:rPr>
            <w:rFonts w:cs="Times New Roman"/>
            <w:kern w:val="2"/>
            <w:lang w:val="en-GB" w:eastAsia="ja-JP"/>
          </w:rPr>
          <w:delText xml:space="preserve"> (Section 9.2.3.1)</w:delText>
        </w:r>
      </w:del>
      <w:r w:rsidRPr="001E7A27">
        <w:rPr>
          <w:rFonts w:cs="Times New Roman"/>
          <w:kern w:val="2"/>
          <w:lang w:val="en-GB" w:eastAsia="ja-JP"/>
        </w:rPr>
        <w:t xml:space="preserve">. </w:t>
      </w:r>
      <w:bookmarkStart w:id="1512" w:name="_Hlk52741739"/>
      <w:r w:rsidRPr="001E7A27">
        <w:rPr>
          <w:rFonts w:cs="Times New Roman"/>
          <w:kern w:val="2"/>
          <w:lang w:val="en-GB" w:eastAsia="ja-JP"/>
        </w:rPr>
        <w:t xml:space="preserve">However, the low frequency of carbon observations in the interior of the vast ocean leads to </w:t>
      </w:r>
      <w:r w:rsidRPr="001E7A27">
        <w:rPr>
          <w:rFonts w:cs="Times New Roman"/>
          <w:i/>
          <w:iCs/>
          <w:kern w:val="2"/>
          <w:lang w:val="en-GB" w:eastAsia="ja-JP"/>
        </w:rPr>
        <w:t>medium confidence</w:t>
      </w:r>
      <w:r w:rsidRPr="001E7A27">
        <w:rPr>
          <w:rFonts w:cs="Times New Roman"/>
          <w:kern w:val="2"/>
          <w:lang w:val="en-GB" w:eastAsia="ja-JP"/>
        </w:rPr>
        <w:t xml:space="preserve"> in the assessment of temporal variability in the rate of regional ocean CO</w:t>
      </w:r>
      <w:r w:rsidRPr="001E7A27">
        <w:rPr>
          <w:rFonts w:cs="Times New Roman"/>
          <w:kern w:val="2"/>
          <w:vertAlign w:val="subscript"/>
          <w:lang w:val="en-GB" w:eastAsia="ja-JP"/>
        </w:rPr>
        <w:t>2</w:t>
      </w:r>
      <w:r w:rsidRPr="001E7A27">
        <w:rPr>
          <w:rFonts w:cs="Times New Roman"/>
          <w:kern w:val="2"/>
          <w:lang w:val="en-GB" w:eastAsia="ja-JP"/>
        </w:rPr>
        <w:t xml:space="preserve"> storage and its controlling mechanisms.</w:t>
      </w:r>
      <w:bookmarkEnd w:id="1512"/>
      <w:r w:rsidRPr="001E7A27">
        <w:rPr>
          <w:rFonts w:cs="Times New Roman"/>
          <w:kern w:val="2"/>
          <w:lang w:val="en-GB" w:eastAsia="ja-JP"/>
        </w:rPr>
        <w:t xml:space="preserve">  </w:t>
      </w:r>
    </w:p>
    <w:p w14:paraId="475EC548" w14:textId="77777777" w:rsidR="009164B4" w:rsidRPr="001E7A27" w:rsidRDefault="009164B4" w:rsidP="005C7F25">
      <w:pPr>
        <w:pStyle w:val="AR6BodyText"/>
        <w:rPr>
          <w:rFonts w:cs="Times New Roman"/>
          <w:kern w:val="2"/>
          <w:lang w:val="en-GB" w:eastAsia="ja-JP"/>
        </w:rPr>
      </w:pPr>
    </w:p>
    <w:p w14:paraId="19C33D04" w14:textId="142986FA" w:rsidR="009164B4" w:rsidRPr="001E7A27" w:rsidRDefault="009164B4" w:rsidP="005C7F25">
      <w:pPr>
        <w:pStyle w:val="AR6BodyText"/>
        <w:rPr>
          <w:rFonts w:cs="Times New Roman"/>
          <w:kern w:val="2"/>
          <w:lang w:val="en-GB" w:eastAsia="ja-JP"/>
        </w:rPr>
      </w:pPr>
      <w:r w:rsidRPr="001E7A27">
        <w:rPr>
          <w:rFonts w:cs="Times New Roman"/>
          <w:kern w:val="2"/>
          <w:lang w:val="en-GB" w:eastAsia="ja-JP"/>
        </w:rPr>
        <w:t xml:space="preserve">In summary, multiple lines of </w:t>
      </w:r>
      <w:del w:id="1513" w:author="Soapbox" w:date="2021-07-17T04:23:00Z">
        <w:r w:rsidRPr="001E7A27" w:rsidDel="004340F4">
          <w:rPr>
            <w:rFonts w:cs="Times New Roman"/>
            <w:kern w:val="2"/>
            <w:lang w:val="en-GB" w:eastAsia="ja-JP"/>
          </w:rPr>
          <w:delText xml:space="preserve">both </w:delText>
        </w:r>
      </w:del>
      <w:r w:rsidRPr="001E7A27">
        <w:rPr>
          <w:rFonts w:cs="Times New Roman"/>
          <w:kern w:val="2"/>
          <w:lang w:val="en-GB" w:eastAsia="ja-JP"/>
        </w:rPr>
        <w:t xml:space="preserve">observational and modelling evidence provide </w:t>
      </w:r>
      <w:r w:rsidRPr="001E7A27">
        <w:rPr>
          <w:rFonts w:cs="Times New Roman"/>
          <w:i/>
          <w:iCs/>
          <w:kern w:val="2"/>
          <w:lang w:val="en-GB" w:eastAsia="ja-JP"/>
        </w:rPr>
        <w:t>high confidence</w:t>
      </w:r>
      <w:r w:rsidRPr="001E7A27">
        <w:rPr>
          <w:rFonts w:cs="Times New Roman"/>
          <w:kern w:val="2"/>
          <w:lang w:val="en-GB" w:eastAsia="ja-JP"/>
        </w:rPr>
        <w:t xml:space="preserve"> </w:t>
      </w:r>
      <w:del w:id="1514" w:author="Soapbox" w:date="2021-07-17T04:24:00Z">
        <w:r w:rsidRPr="001E7A27" w:rsidDel="004340F4">
          <w:rPr>
            <w:rFonts w:cs="Times New Roman"/>
            <w:kern w:val="2"/>
            <w:lang w:val="en-GB" w:eastAsia="ja-JP"/>
          </w:rPr>
          <w:delText xml:space="preserve">that </w:delText>
        </w:r>
      </w:del>
      <w:ins w:id="1515" w:author="Soapbox" w:date="2021-07-17T04:24:00Z">
        <w:r w:rsidR="004340F4" w:rsidRPr="001E7A27">
          <w:rPr>
            <w:rFonts w:cs="Times New Roman"/>
            <w:kern w:val="2"/>
            <w:lang w:val="en-GB" w:eastAsia="ja-JP"/>
          </w:rPr>
          <w:t xml:space="preserve">in </w:t>
        </w:r>
      </w:ins>
      <w:r w:rsidRPr="001E7A27">
        <w:rPr>
          <w:rFonts w:cs="Times New Roman"/>
          <w:kern w:val="2"/>
          <w:lang w:val="en-GB" w:eastAsia="ja-JP"/>
        </w:rPr>
        <w:t>the finding that the ocean sink for anthropogenic CO</w:t>
      </w:r>
      <w:r w:rsidRPr="001E7A27">
        <w:rPr>
          <w:rFonts w:cs="Times New Roman"/>
          <w:kern w:val="2"/>
          <w:vertAlign w:val="subscript"/>
          <w:lang w:val="en-GB" w:eastAsia="ja-JP"/>
        </w:rPr>
        <w:t>2</w:t>
      </w:r>
      <w:r w:rsidRPr="001E7A27">
        <w:rPr>
          <w:rFonts w:cs="Times New Roman"/>
          <w:kern w:val="2"/>
          <w:lang w:val="en-GB" w:eastAsia="ja-JP"/>
        </w:rPr>
        <w:t xml:space="preserve"> has increased quasi-linearly over the past 60 years in response to growing global emissions of anthropogenic CO</w:t>
      </w:r>
      <w:r w:rsidRPr="001E7A27">
        <w:rPr>
          <w:rFonts w:cs="Times New Roman"/>
          <w:kern w:val="2"/>
          <w:vertAlign w:val="subscript"/>
          <w:lang w:val="en-GB" w:eastAsia="ja-JP"/>
        </w:rPr>
        <w:t>2</w:t>
      </w:r>
      <w:ins w:id="1516" w:author="Soapbox" w:date="2021-07-17T04:24:00Z">
        <w:r w:rsidR="004340F4" w:rsidRPr="001E7A27">
          <w:rPr>
            <w:rFonts w:cs="Times New Roman"/>
            <w:kern w:val="2"/>
            <w:vertAlign w:val="subscript"/>
            <w:lang w:val="en-GB" w:eastAsia="ja-JP"/>
          </w:rPr>
          <w:t>,</w:t>
        </w:r>
      </w:ins>
      <w:r w:rsidRPr="001E7A27">
        <w:rPr>
          <w:rFonts w:cs="Times New Roman"/>
          <w:kern w:val="2"/>
          <w:lang w:val="en-GB" w:eastAsia="ja-JP"/>
        </w:rPr>
        <w:t xml:space="preserve"> with a mean fraction of 23% of total emissions.</w:t>
      </w:r>
      <w:del w:id="1517" w:author="Soapbox" w:date="2021-07-17T04:24:00Z">
        <w:r w:rsidRPr="001E7A27" w:rsidDel="004340F4">
          <w:rPr>
            <w:rFonts w:cs="Times New Roman"/>
            <w:kern w:val="2"/>
            <w:lang w:val="en-GB" w:eastAsia="ja-JP"/>
          </w:rPr>
          <w:delText xml:space="preserve"> </w:delText>
        </w:r>
      </w:del>
      <w:r w:rsidRPr="001E7A27">
        <w:rPr>
          <w:rFonts w:cs="Times New Roman"/>
          <w:kern w:val="2"/>
          <w:lang w:val="en-GB" w:eastAsia="ja-JP"/>
        </w:rPr>
        <w:t xml:space="preserve"> The </w:t>
      </w:r>
      <w:r w:rsidRPr="001E7A27">
        <w:rPr>
          <w:rFonts w:cs="Times New Roman"/>
          <w:i/>
          <w:iCs/>
          <w:kern w:val="2"/>
          <w:lang w:val="en-GB" w:eastAsia="ja-JP"/>
        </w:rPr>
        <w:t>high confidence</w:t>
      </w:r>
      <w:r w:rsidRPr="001E7A27">
        <w:rPr>
          <w:rFonts w:cs="Times New Roman"/>
          <w:kern w:val="2"/>
          <w:lang w:val="en-GB" w:eastAsia="ja-JP"/>
        </w:rPr>
        <w:t xml:space="preserve"> assessment is moderated to </w:t>
      </w:r>
      <w:r w:rsidRPr="001E7A27">
        <w:rPr>
          <w:rFonts w:cs="Times New Roman"/>
          <w:i/>
          <w:iCs/>
          <w:kern w:val="2"/>
          <w:lang w:val="en-GB" w:eastAsia="ja-JP"/>
        </w:rPr>
        <w:t>medium confidence</w:t>
      </w:r>
      <w:r w:rsidRPr="001E7A27">
        <w:rPr>
          <w:rFonts w:cs="Times New Roman"/>
          <w:kern w:val="2"/>
          <w:lang w:val="en-GB" w:eastAsia="ja-JP"/>
        </w:rPr>
        <w:t xml:space="preserve"> </w:t>
      </w:r>
      <w:del w:id="1518" w:author="Soapbox" w:date="2021-07-17T04:24:00Z">
        <w:r w:rsidRPr="001E7A27" w:rsidDel="004340F4">
          <w:rPr>
            <w:rFonts w:cs="Times New Roman"/>
            <w:kern w:val="2"/>
            <w:lang w:val="en-GB" w:eastAsia="ja-JP"/>
          </w:rPr>
          <w:delText>because of</w:delText>
        </w:r>
      </w:del>
      <w:ins w:id="1519" w:author="Soapbox" w:date="2021-07-17T04:24:00Z">
        <w:r w:rsidR="004340F4" w:rsidRPr="001E7A27">
          <w:rPr>
            <w:rFonts w:cs="Times New Roman"/>
            <w:kern w:val="2"/>
            <w:lang w:val="en-GB" w:eastAsia="ja-JP"/>
          </w:rPr>
          <w:t>due to</w:t>
        </w:r>
      </w:ins>
      <w:r w:rsidRPr="001E7A27">
        <w:rPr>
          <w:rFonts w:cs="Times New Roman"/>
          <w:kern w:val="2"/>
          <w:lang w:val="en-GB" w:eastAsia="ja-JP"/>
        </w:rPr>
        <w:t xml:space="preserve"> a number of </w:t>
      </w:r>
      <w:commentRangeStart w:id="1520"/>
      <w:ins w:id="1521" w:author="Soapbox" w:date="2021-07-17T04:26:00Z">
        <w:r w:rsidR="004340F4" w:rsidRPr="001E7A27">
          <w:rPr>
            <w:rFonts w:cs="Times New Roman"/>
            <w:kern w:val="2"/>
            <w:lang w:val="en-GB" w:eastAsia="ja-JP"/>
          </w:rPr>
          <w:t>ocean CO</w:t>
        </w:r>
        <w:r w:rsidR="004340F4" w:rsidRPr="001E7A27">
          <w:rPr>
            <w:rFonts w:cs="Times New Roman"/>
            <w:kern w:val="2"/>
            <w:vertAlign w:val="subscript"/>
            <w:lang w:val="en-GB" w:eastAsia="ja-JP"/>
          </w:rPr>
          <w:t>2</w:t>
        </w:r>
        <w:r w:rsidR="004340F4" w:rsidRPr="001E7A27">
          <w:rPr>
            <w:rFonts w:cs="Times New Roman"/>
            <w:kern w:val="2"/>
            <w:lang w:val="en-GB" w:eastAsia="ja-JP"/>
          </w:rPr>
          <w:t xml:space="preserve"> flux terms</w:t>
        </w:r>
        <w:r w:rsidR="004340F4" w:rsidRPr="001E7A27" w:rsidDel="004340F4">
          <w:rPr>
            <w:rFonts w:cs="Times New Roman"/>
            <w:kern w:val="2"/>
            <w:lang w:val="en-GB" w:eastAsia="ja-JP"/>
          </w:rPr>
          <w:t xml:space="preserve"> </w:t>
        </w:r>
        <w:commentRangeEnd w:id="1520"/>
        <w:r w:rsidR="00154243" w:rsidRPr="001E7A27">
          <w:rPr>
            <w:rStyle w:val="CommentReference"/>
            <w:lang w:val="en-GB"/>
          </w:rPr>
          <w:commentReference w:id="1520"/>
        </w:r>
      </w:ins>
      <w:del w:id="1522" w:author="Soapbox" w:date="2021-07-17T04:25:00Z">
        <w:r w:rsidRPr="001E7A27" w:rsidDel="004340F4">
          <w:rPr>
            <w:rFonts w:cs="Times New Roman"/>
            <w:kern w:val="2"/>
            <w:lang w:val="en-GB" w:eastAsia="ja-JP"/>
          </w:rPr>
          <w:delText xml:space="preserve">as </w:delText>
        </w:r>
      </w:del>
      <w:r w:rsidRPr="001E7A27">
        <w:rPr>
          <w:rFonts w:cs="Times New Roman"/>
          <w:kern w:val="2"/>
          <w:lang w:val="en-GB" w:eastAsia="ja-JP"/>
        </w:rPr>
        <w:t xml:space="preserve">yet </w:t>
      </w:r>
      <w:r w:rsidR="00B618D3" w:rsidRPr="001E7A27">
        <w:rPr>
          <w:rFonts w:cs="Times New Roman"/>
          <w:kern w:val="2"/>
          <w:lang w:val="en-GB" w:eastAsia="ja-JP"/>
        </w:rPr>
        <w:t xml:space="preserve">to be </w:t>
      </w:r>
      <w:r w:rsidRPr="001E7A27">
        <w:rPr>
          <w:rFonts w:cs="Times New Roman"/>
          <w:kern w:val="2"/>
          <w:lang w:val="en-GB" w:eastAsia="ja-JP"/>
        </w:rPr>
        <w:t xml:space="preserve">adequately </w:t>
      </w:r>
      <w:commentRangeStart w:id="1523"/>
      <w:r w:rsidRPr="001E7A27">
        <w:rPr>
          <w:rFonts w:cs="Times New Roman"/>
          <w:kern w:val="2"/>
          <w:lang w:val="en-GB" w:eastAsia="ja-JP"/>
        </w:rPr>
        <w:t>unconstrained</w:t>
      </w:r>
      <w:del w:id="1524" w:author="Soapbox" w:date="2021-07-17T04:26:00Z">
        <w:r w:rsidRPr="001E7A27" w:rsidDel="004340F4">
          <w:rPr>
            <w:rFonts w:cs="Times New Roman"/>
            <w:kern w:val="2"/>
            <w:lang w:val="en-GB" w:eastAsia="ja-JP"/>
          </w:rPr>
          <w:delText xml:space="preserve"> </w:delText>
        </w:r>
      </w:del>
      <w:commentRangeEnd w:id="1523"/>
      <w:r w:rsidR="0082184F" w:rsidRPr="001E7A27">
        <w:rPr>
          <w:rStyle w:val="CommentReference"/>
          <w:lang w:val="en-GB"/>
        </w:rPr>
        <w:commentReference w:id="1523"/>
      </w:r>
      <w:del w:id="1525" w:author="Soapbox" w:date="2021-07-17T04:26:00Z">
        <w:r w:rsidRPr="001E7A27" w:rsidDel="004340F4">
          <w:rPr>
            <w:rFonts w:cs="Times New Roman"/>
            <w:kern w:val="2"/>
            <w:lang w:val="en-GB" w:eastAsia="ja-JP"/>
          </w:rPr>
          <w:delText>ocean CO</w:delText>
        </w:r>
        <w:r w:rsidRPr="001E7A27" w:rsidDel="004340F4">
          <w:rPr>
            <w:rFonts w:cs="Times New Roman"/>
            <w:kern w:val="2"/>
            <w:vertAlign w:val="subscript"/>
            <w:lang w:val="en-GB" w:eastAsia="ja-JP"/>
          </w:rPr>
          <w:delText>2</w:delText>
        </w:r>
        <w:r w:rsidRPr="001E7A27" w:rsidDel="004340F4">
          <w:rPr>
            <w:rFonts w:cs="Times New Roman"/>
            <w:kern w:val="2"/>
            <w:lang w:val="en-GB" w:eastAsia="ja-JP"/>
          </w:rPr>
          <w:delText xml:space="preserve"> flux terms</w:delText>
        </w:r>
      </w:del>
      <w:r w:rsidRPr="001E7A27">
        <w:rPr>
          <w:rFonts w:cs="Times New Roman"/>
          <w:kern w:val="2"/>
          <w:lang w:val="en-GB" w:eastAsia="ja-JP"/>
        </w:rPr>
        <w:t xml:space="preserve">. </w:t>
      </w:r>
      <w:del w:id="1526" w:author="Robin Matthews" w:date="2021-06-18T10:22:00Z">
        <w:r w:rsidRPr="001E7A27" w:rsidDel="001E7A22">
          <w:rPr>
            <w:rFonts w:cs="Times New Roman"/>
            <w:kern w:val="2"/>
            <w:lang w:val="en-GB" w:eastAsia="ja-JP"/>
          </w:rPr>
          <w:delText xml:space="preserve"> </w:delText>
        </w:r>
      </w:del>
      <w:r w:rsidRPr="001E7A27">
        <w:rPr>
          <w:lang w:val="en-GB"/>
        </w:rPr>
        <w:t xml:space="preserve">Observed changes in the variability of ocean </w:t>
      </w:r>
      <w:commentRangeStart w:id="1527"/>
      <w:r w:rsidRPr="001E7A27">
        <w:rPr>
          <w:lang w:val="en-GB"/>
        </w:rPr>
        <w:t>p</w:t>
      </w:r>
      <w:commentRangeEnd w:id="1527"/>
      <w:r w:rsidR="009C4380" w:rsidRPr="001E7A27">
        <w:rPr>
          <w:rStyle w:val="CommentReference"/>
          <w:lang w:val="en-GB"/>
        </w:rPr>
        <w:commentReference w:id="1527"/>
      </w:r>
      <w:r w:rsidRPr="001E7A27">
        <w:rPr>
          <w:lang w:val="en-GB"/>
        </w:rPr>
        <w:t>CO</w:t>
      </w:r>
      <w:r w:rsidRPr="001E7A27">
        <w:rPr>
          <w:vertAlign w:val="subscript"/>
          <w:lang w:val="en-GB"/>
        </w:rPr>
        <w:t>2</w:t>
      </w:r>
      <w:r w:rsidRPr="001E7A27">
        <w:rPr>
          <w:lang w:val="en-GB"/>
        </w:rPr>
        <w:t xml:space="preserve"> and observed reductions in the mean global buffering capacity provide </w:t>
      </w:r>
      <w:r w:rsidRPr="001E7A27">
        <w:rPr>
          <w:i/>
          <w:iCs/>
          <w:lang w:val="en-GB"/>
        </w:rPr>
        <w:t>high confidence</w:t>
      </w:r>
      <w:r w:rsidRPr="001E7A27">
        <w:rPr>
          <w:lang w:val="en-GB"/>
        </w:rPr>
        <w:t xml:space="preserve"> that </w:t>
      </w:r>
      <w:r w:rsidR="00766084" w:rsidRPr="001E7A27">
        <w:rPr>
          <w:lang w:val="en-GB"/>
        </w:rPr>
        <w:t xml:space="preserve">the </w:t>
      </w:r>
      <w:r w:rsidRPr="001E7A27">
        <w:rPr>
          <w:lang w:val="en-GB"/>
        </w:rPr>
        <w:t>growing CO</w:t>
      </w:r>
      <w:r w:rsidRPr="001E7A27">
        <w:rPr>
          <w:vertAlign w:val="subscript"/>
          <w:lang w:val="en-GB"/>
        </w:rPr>
        <w:t>2</w:t>
      </w:r>
      <w:r w:rsidRPr="001E7A27">
        <w:rPr>
          <w:lang w:val="en-GB"/>
        </w:rPr>
        <w:t xml:space="preserve"> sink is also beginning to drive observable large-scale changes in ocean carbonate chemistry.</w:t>
      </w:r>
      <w:del w:id="1528" w:author="Soapbox" w:date="2021-07-17T04:27:00Z">
        <w:r w:rsidRPr="001E7A27" w:rsidDel="001769FF">
          <w:rPr>
            <w:lang w:val="en-GB"/>
          </w:rPr>
          <w:delText xml:space="preserve"> </w:delText>
        </w:r>
      </w:del>
      <w:r w:rsidRPr="001E7A27">
        <w:rPr>
          <w:lang w:val="en-GB"/>
        </w:rPr>
        <w:t xml:space="preserve"> However, there is </w:t>
      </w:r>
      <w:r w:rsidRPr="001E7A27">
        <w:rPr>
          <w:i/>
          <w:iCs/>
          <w:lang w:val="en-GB"/>
        </w:rPr>
        <w:t>medium confidence</w:t>
      </w:r>
      <w:r w:rsidRPr="001E7A27">
        <w:rPr>
          <w:lang w:val="en-GB"/>
        </w:rPr>
        <w:t xml:space="preserve"> that these changes</w:t>
      </w:r>
      <w:del w:id="1529" w:author="Soapbox" w:date="2021-07-17T04:27:00Z">
        <w:r w:rsidRPr="001E7A27" w:rsidDel="001769FF">
          <w:rPr>
            <w:lang w:val="en-GB"/>
          </w:rPr>
          <w:delText>,</w:delText>
        </w:r>
      </w:del>
      <w:r w:rsidRPr="001E7A27">
        <w:rPr>
          <w:lang w:val="en-GB"/>
        </w:rPr>
        <w:t xml:space="preserve"> which</w:t>
      </w:r>
      <w:ins w:id="1530" w:author="Soapbox" w:date="2021-07-17T04:27:00Z">
        <w:r w:rsidR="001769FF" w:rsidRPr="001E7A27">
          <w:rPr>
            <w:lang w:val="en-GB"/>
          </w:rPr>
          <w:t>,</w:t>
        </w:r>
      </w:ins>
      <w:r w:rsidRPr="001E7A27">
        <w:rPr>
          <w:lang w:val="en-GB"/>
        </w:rPr>
        <w:t xml:space="preserve"> depending on the emissions scenario</w:t>
      </w:r>
      <w:ins w:id="1531" w:author="Soapbox" w:date="2021-07-17T04:27:00Z">
        <w:r w:rsidR="001769FF" w:rsidRPr="001E7A27">
          <w:rPr>
            <w:lang w:val="en-GB"/>
          </w:rPr>
          <w:t>,</w:t>
        </w:r>
      </w:ins>
      <w:r w:rsidRPr="001E7A27">
        <w:rPr>
          <w:lang w:val="en-GB"/>
        </w:rPr>
        <w:t xml:space="preserve"> could drive future ocean feedbacks, are still too small to emerge from the historical multi-decadal observed growth rate of S</w:t>
      </w:r>
      <w:r w:rsidRPr="001E7A27">
        <w:rPr>
          <w:vertAlign w:val="subscript"/>
          <w:lang w:val="en-GB"/>
        </w:rPr>
        <w:t>ocean</w:t>
      </w:r>
      <w:r w:rsidRPr="001E7A27">
        <w:rPr>
          <w:lang w:val="en-GB"/>
        </w:rPr>
        <w:t>.</w:t>
      </w:r>
    </w:p>
    <w:p w14:paraId="4EE606F3" w14:textId="77777777" w:rsidR="008D65F5" w:rsidRPr="001E7A27" w:rsidRDefault="008D65F5" w:rsidP="005C7F25">
      <w:pPr>
        <w:pStyle w:val="AR6BodyText"/>
        <w:rPr>
          <w:rFonts w:cs="Times New Roman"/>
          <w:kern w:val="2"/>
          <w:lang w:val="en-GB" w:eastAsia="ja-JP"/>
        </w:rPr>
      </w:pPr>
    </w:p>
    <w:p w14:paraId="411F76A0" w14:textId="77777777" w:rsidR="002F5491" w:rsidRPr="001E7A27" w:rsidRDefault="002F5491" w:rsidP="005C7F25">
      <w:pPr>
        <w:pStyle w:val="AR6BodyText"/>
        <w:rPr>
          <w:rFonts w:cs="Times New Roman"/>
          <w:kern w:val="2"/>
          <w:lang w:val="en-GB" w:eastAsia="ja-JP"/>
        </w:rPr>
      </w:pPr>
    </w:p>
    <w:p w14:paraId="69A574BD" w14:textId="77777777" w:rsidR="008D65F5" w:rsidRPr="001E7A27" w:rsidRDefault="008D65F5" w:rsidP="0098460A">
      <w:pPr>
        <w:pStyle w:val="AR6Chap5Level35111"/>
        <w:rPr>
          <w:lang w:val="en-GB"/>
        </w:rPr>
      </w:pPr>
      <w:bookmarkStart w:id="1532" w:name="_Toc5716906"/>
      <w:bookmarkStart w:id="1533" w:name="_Toc33564244"/>
      <w:bookmarkStart w:id="1534" w:name="_Toc70535655"/>
      <w:r w:rsidRPr="001E7A27">
        <w:rPr>
          <w:lang w:val="en-GB"/>
        </w:rPr>
        <w:t>Land CO</w:t>
      </w:r>
      <w:r w:rsidRPr="001E7A27">
        <w:rPr>
          <w:vertAlign w:val="subscript"/>
          <w:lang w:val="en-GB"/>
        </w:rPr>
        <w:t>2</w:t>
      </w:r>
      <w:r w:rsidRPr="001E7A27">
        <w:rPr>
          <w:lang w:val="en-GB"/>
        </w:rPr>
        <w:t xml:space="preserve"> Fluxes: Historical and Contemporary Variability and Trends</w:t>
      </w:r>
      <w:bookmarkEnd w:id="1532"/>
      <w:bookmarkEnd w:id="1533"/>
      <w:bookmarkEnd w:id="1534"/>
      <w:r w:rsidRPr="001E7A27">
        <w:rPr>
          <w:lang w:val="en-GB"/>
        </w:rPr>
        <w:t xml:space="preserve"> </w:t>
      </w:r>
    </w:p>
    <w:p w14:paraId="0B7C560C" w14:textId="77777777" w:rsidR="008D65F5" w:rsidRPr="001E7A27" w:rsidRDefault="008D65F5" w:rsidP="005C7F25">
      <w:pPr>
        <w:pStyle w:val="AR6BodyText"/>
        <w:rPr>
          <w:lang w:val="en-GB"/>
        </w:rPr>
      </w:pPr>
    </w:p>
    <w:p w14:paraId="3BFDC69A" w14:textId="03C4EC4B" w:rsidR="008D65F5" w:rsidRPr="001E7A27" w:rsidRDefault="008D65F5" w:rsidP="0098460A">
      <w:pPr>
        <w:pStyle w:val="AR6Chap5Level451111"/>
        <w:rPr>
          <w:lang w:val="en-GB"/>
        </w:rPr>
      </w:pPr>
      <w:bookmarkStart w:id="1535" w:name="_Toc5716907"/>
      <w:bookmarkStart w:id="1536" w:name="_Toc33564245"/>
      <w:bookmarkStart w:id="1537" w:name="_Toc70535656"/>
      <w:r w:rsidRPr="001E7A27">
        <w:rPr>
          <w:lang w:val="en-GB"/>
        </w:rPr>
        <w:t xml:space="preserve">Trend in </w:t>
      </w:r>
      <w:del w:id="1538" w:author="Ian Blenkinsop" w:date="2021-07-14T11:08:00Z">
        <w:r w:rsidR="003760AB" w:rsidRPr="001E7A27" w:rsidDel="00635CBA">
          <w:rPr>
            <w:lang w:val="en-GB"/>
          </w:rPr>
          <w:delText>L</w:delText>
        </w:r>
        <w:r w:rsidRPr="001E7A27" w:rsidDel="00635CBA">
          <w:rPr>
            <w:lang w:val="en-GB"/>
          </w:rPr>
          <w:delText>and</w:delText>
        </w:r>
      </w:del>
      <w:ins w:id="1539" w:author="Ian Blenkinsop" w:date="2021-07-14T11:08:00Z">
        <w:r w:rsidR="00635CBA" w:rsidRPr="001E7A27">
          <w:rPr>
            <w:lang w:val="en-GB"/>
          </w:rPr>
          <w:t>land</w:t>
        </w:r>
      </w:ins>
      <w:del w:id="1540" w:author="Ian Blenkinsop" w:date="2021-07-14T11:08:00Z">
        <w:r w:rsidRPr="001E7A27" w:rsidDel="00635CBA">
          <w:rPr>
            <w:lang w:val="en-GB"/>
          </w:rPr>
          <w:delText>-</w:delText>
        </w:r>
      </w:del>
      <w:ins w:id="1541" w:author="Ian Blenkinsop" w:date="2021-07-14T11:08:00Z">
        <w:r w:rsidR="00635CBA" w:rsidRPr="001E7A27">
          <w:rPr>
            <w:lang w:val="en-GB"/>
          </w:rPr>
          <w:t>–</w:t>
        </w:r>
      </w:ins>
      <w:del w:id="1542" w:author="Ian Blenkinsop" w:date="2021-07-14T11:08:00Z">
        <w:r w:rsidR="003760AB" w:rsidRPr="001E7A27" w:rsidDel="00635CBA">
          <w:rPr>
            <w:lang w:val="en-GB"/>
          </w:rPr>
          <w:delText>A</w:delText>
        </w:r>
        <w:r w:rsidRPr="001E7A27" w:rsidDel="00635CBA">
          <w:rPr>
            <w:lang w:val="en-GB"/>
          </w:rPr>
          <w:delText xml:space="preserve">tmosphere </w:delText>
        </w:r>
      </w:del>
      <w:ins w:id="1543" w:author="Ian Blenkinsop" w:date="2021-07-14T11:08:00Z">
        <w:r w:rsidR="00635CBA" w:rsidRPr="001E7A27">
          <w:rPr>
            <w:lang w:val="en-GB"/>
          </w:rPr>
          <w:t xml:space="preserve">atmosphere </w:t>
        </w:r>
      </w:ins>
      <w:r w:rsidRPr="001E7A27">
        <w:rPr>
          <w:lang w:val="en-GB"/>
        </w:rPr>
        <w:t>CO</w:t>
      </w:r>
      <w:r w:rsidRPr="001E7A27">
        <w:rPr>
          <w:vertAlign w:val="subscript"/>
          <w:lang w:val="en-GB"/>
          <w:rPrChange w:id="1544" w:author="Ian Blenkinsop" w:date="2021-07-14T11:08:00Z">
            <w:rPr/>
          </w:rPrChange>
        </w:rPr>
        <w:t>2</w:t>
      </w:r>
      <w:r w:rsidRPr="001E7A27">
        <w:rPr>
          <w:lang w:val="en-GB"/>
        </w:rPr>
        <w:t xml:space="preserve"> </w:t>
      </w:r>
      <w:del w:id="1545" w:author="Ian Blenkinsop" w:date="2021-07-14T11:08:00Z">
        <w:r w:rsidR="003760AB" w:rsidRPr="001E7A27" w:rsidDel="00635CBA">
          <w:rPr>
            <w:lang w:val="en-GB"/>
          </w:rPr>
          <w:delText>E</w:delText>
        </w:r>
        <w:r w:rsidRPr="001E7A27" w:rsidDel="00635CBA">
          <w:rPr>
            <w:lang w:val="en-GB"/>
          </w:rPr>
          <w:delText>xchange</w:delText>
        </w:r>
        <w:bookmarkEnd w:id="1535"/>
        <w:bookmarkEnd w:id="1536"/>
        <w:bookmarkEnd w:id="1537"/>
        <w:r w:rsidRPr="001E7A27" w:rsidDel="00635CBA">
          <w:rPr>
            <w:lang w:val="en-GB"/>
          </w:rPr>
          <w:delText xml:space="preserve"> </w:delText>
        </w:r>
      </w:del>
      <w:ins w:id="1546" w:author="Ian Blenkinsop" w:date="2021-07-14T11:08:00Z">
        <w:r w:rsidR="00635CBA" w:rsidRPr="001E7A27">
          <w:rPr>
            <w:lang w:val="en-GB"/>
          </w:rPr>
          <w:t xml:space="preserve">exchange </w:t>
        </w:r>
      </w:ins>
    </w:p>
    <w:p w14:paraId="11B8DD49" w14:textId="26514E13" w:rsidR="008D65F5" w:rsidRPr="001E7A27" w:rsidRDefault="008D65F5" w:rsidP="005C7F25">
      <w:pPr>
        <w:pStyle w:val="AR6BodyText"/>
        <w:rPr>
          <w:color w:val="000000" w:themeColor="text1"/>
          <w:lang w:val="en-GB" w:eastAsia="zh-CN"/>
        </w:rPr>
      </w:pPr>
      <w:r w:rsidRPr="001E7A27">
        <w:rPr>
          <w:lang w:val="en-GB" w:eastAsia="en-US"/>
        </w:rPr>
        <w:t>The global net land CO</w:t>
      </w:r>
      <w:r w:rsidRPr="001E7A27">
        <w:rPr>
          <w:vertAlign w:val="subscript"/>
          <w:lang w:val="en-GB"/>
        </w:rPr>
        <w:t>2</w:t>
      </w:r>
      <w:r w:rsidRPr="001E7A27">
        <w:rPr>
          <w:lang w:val="en-GB" w:eastAsia="en-US"/>
        </w:rPr>
        <w:t xml:space="preserve"> sink is assessed to have grown over the past six decades </w:t>
      </w:r>
      <w:commentRangeStart w:id="1547"/>
      <w:r w:rsidRPr="001E7A27">
        <w:rPr>
          <w:lang w:val="en-GB" w:eastAsia="en-US"/>
        </w:rPr>
        <w:t>(</w:t>
      </w:r>
      <w:commentRangeStart w:id="1548"/>
      <w:r w:rsidRPr="001E7A27">
        <w:rPr>
          <w:lang w:val="en-GB" w:eastAsia="en-US"/>
        </w:rPr>
        <w:fldChar w:fldCharType="begin" w:fldLock="1"/>
      </w:r>
      <w:r w:rsidR="00747167" w:rsidRPr="001E7A27">
        <w:rPr>
          <w:lang w:val="en-GB" w:eastAsia="en-US"/>
        </w:rPr>
        <w:instrText>ADDIN CSL_CITATION { "citationItems" : [ { "id" : "ITEM-1", "itemData" : { "DOI" : "10.5194/bg-7-2351-2010", "ISBN" : "1726-4189", "ISSN" : "1726-4189", "PMID" : "281431800005", "abstract" : "We show here an updated estimate of the net land carbon sink (NLS) as a function of time from 1960 to 2007 calculated from the difference between fossil fuel emissions, the observed atmospheric growth rate, and the ocean uptake obtained by recent ocean model simulations forced with reanalysis wind stress and heat and water fluxes. Except for interannual variability, the net land carbon sink appears to have been relatively constant at a mean value of 0.27 PgC yr1 between 1960 and 1988, at which time it increased abruptly by 0.88 (0.77 to 1.04) PgC yr1 to a new relatively constant mean of 1.15 PgC yr1 between 1989 and 2003/7 (the sign convention is negative out of the atmosphere). This result is detectable at the 99% level using a t-test. The land use source (LU) is relatively constant over this entire time interval. While the LU estimate is highly uncertain, this does imply that most of the change in the net land carbon sink must be due to an abrupt increase in the land sink, LS = NLS LU, in response to some as yet unknown combination of biogeochemical and climate forcing. A regional synthesis and assessment of the land carbon sources and sinks over the post 1988/1989 period reveals broad agreement that the Northern Hemisphere land is a major sink of atmospheric CO2, but there remain major discrepancies with regard to the sign and magnitude of the net flux to and from tropical land.", "author" : [ { "dropping-particle" : "", "family" : "Sarmiento", "given" : "J. L.", "non-dropping-particle" : "", "parse-names" : false, "suffix" : "" }, { "dropping-particle" : "", "family" : "Gloor", "given" : "M.", "non-dropping-particle" : "", "parse-names" : false, "suffix" : "" }, { "dropping-particle" : "", "family" : "Gruber", "given" : "N.", "non-dropping-particle" : "", "parse-names" : false, "suffix" : "" }, { "dropping-particle" : "", "family" : "Beaulieu", "given" : "C.", "non-dropping-particle" : "", "parse-names" : false, "suffix" : "" }, { "dropping-particle" : "", "family" : "Jacobson", "given" : "A. R.", "non-dropping-particle" : "", "parse-names" : false, "suffix" : "" }, { "dropping-particle" : "", "family" : "Mikaloff Fletcher", "given" : "S. E.", "non-dropping-particle" : "", "parse-names" : false, "suffix" : "" }, { "dropping-particle" : "", "family" : "Pacala", "given" : "S.", "non-dropping-particle" : "", "parse-names" : false, "suffix" : "" }, { "dropping-particle" : "", "family" : "Rodgers", "given" : "K.", "non-dropping-particle" : "", "parse-names" : false, "suffix" : "" } ], "container-title" : "Biogeosciences", "id" : "ITEM-1", "issue" : "8", "issued" : { "date-parts" : [ [ "2010", "8", "6" ] ] }, "page" : "2351-2367", "title" : "Trends and regional distributions of land and ocean carbon sinks", "translator" : [ { "dropping-particle" : "", "family" : "L4218", "given" : "", "non-dropping-particle" : "", "parse-names" : false, "suffix" : "" } ], "type" : "article-journal", "volume" : "7" }, "uris" : [ "http://www.mendeley.com/documents/?uuid=1c6c198e-821b-3ea8-9b58-15a9f1bda7a6" ] }, { "id" : "ITEM-2", "itemData" : { "DOI" : "10.1038/nclimate3204", "ISBN" : "1758-678X", "ISSN" : "1758-678X", "abstract" : "The recent \u2018warming hiatus\u2019 presents an excellent opportunity to investigate climate sensitivity of carbon cycle processes. Here we combine satellite and atmospheric observations to show that the rate of net biome productivity (NBP) has significantly accelerated from \u22120.007 \u00b1 0.065 PgC yr\u22122 over the warming period (1982 to 1998) to 0.119 \u00b1 0.071 PgC yr\u22122 over the warming hiatus (1998\u20132012). This acceleration in NBP is not due to increased primary productivity, but rather reduced respiration that is correlated (r = 0.58; P = 0.0007) and sensitive (\u03b3 = 4.05 to 9.40 PgC yr\u22121 per \u00b0C) to land temperatures. Global land models do not fully capture this apparent reduced respiration over the warming hiatus; however, an empirical model including soil temperature and moisture observations better captures the reduced respiration.", "author" : [ { "dropping-particle" : "", "family" : "Ballantyne", "given" : "Ashley", "non-dropping-particle" : "", "parse-names" : false, "suffix" : "" }, { "dropping-particle" : "", "family" : "Smith", "given" : "William", "non-dropping-particle" : "", "parse-names" : false, "suffix" : "" }, { "dropping-particle" : "", "family" : "Anderegg", "given" : "William", "non-dropping-particle" : "", "parse-names" : false, "suffix" : "" }, { "dropping-particle" : "", "family" : "Kauppi", "given" : "Pekka", "non-dropping-particle" : "", "parse-names" : false, "suffix" : "" }, { "dropping-particle" : "", "family" : "Sarmiento", "given" : "Jorge", "non-dropping-particle" : "", "parse-names" : false, "suffix" : "" }, { "dropping-particle" : "", "family" : "Tans", "given" : "Pieter", "non-dropping-particle" : "", "parse-names" : false, "suffix" : "" }, { "dropping-particle" : "", "family" : "Shevliakova", "given" : "Elena", "non-dropping-particle" : "", "parse-names" : false, "suffix" : "" }, { "dropping-particle" : "", "family" : "Pan", "given" : "Yude", "non-dropping-particle" : "", "parse-names" : false, "suffix" : "" }, { "dropping-particle" : "", "family" : "Poulter", "given" : "Benjamin", "non-dropping-particle" : "", "parse-names" : false, "suffix" : "" }, { "dropping-particle" : "", "family" : "Anav", "given" : "Alessandro", "non-dropping-particle" : "", "parse-names" : false, "suffix" : "" }, { "dropping-particle" : "", "family" : "Friedlingstein", "given" : "Pierre", "non-dropping-particle" : "", "parse-names" : false, "suffix" : "" }, { "dropping-particle" : "", "family" : "Houghton", "given" : "Richard", "non-dropping-particle" : "", "parse-names" : false, "suffix" : "" }, { "dropping-particle" : "", "family" : "Running", "given" : "Steven", "non-dropping-particle" : "", "parse-names" : false, "suffix" : "" } ], "container-title" : "Nature Climate Change", "id" : "ITEM-2", "issue" : "2", "issued" : { "date-parts" : [ [ "2017", "2", "23" ] ] }, "page" : "148-152", "publisher" : "Nature Publishing Group", "title" : "Accelerating net terrestrial carbon uptake during the warming hiatus due to reduced respiration", "translator" : [ { "dropping-particle" : "", "family" : "L4453", "given" : "", "non-dropping-particle" : "", "parse-names" : false, "suffix" : "" } ], "type" : "article-journal", "volume" : "7" }, "uris" : [ "http://www.mendeley.com/documents/?uuid=f2f41937-2da5-4945-91a2-20e47373bb60" ] }, { "id" : "ITEM-3", "itemData" : { "DOI" : "10.1038/ncomms13428", "ISSN" : "2041-1723", "abstract" : "Terrestrial ecosystems play a significant role in the global carbon cycle and offset a large fraction of anthropogenic CO2 emissions. The terrestrial carbon sink is increasing, yet the mechanisms responsible for its enhancement, and implications for the growth rate of atmospheric CO2, remain unclear. Here using global carbon budget estimates, ground, atmospheric and satellite observations, and multiple global vegetation models, we report a recent pause in the growth rate of atmospheric CO2, and a decline in the fraction of anthropogenic emissions that remain in the atmosphere, despite increasing anthropogenic emissions. We attribute the observed decline to increases in the terrestrial sink during the past decade, associated with the effects of rising atmospheric CO2 on vegetation and the slowdown in the rate of warming on global respiration. The pause in the atmospheric CO2 growth rate provides further evidence of the roles of CO2 fertilization and warming-induced respiration, and highlights the need to protect both existing carbon stocks and regions, where the sink is growing rapidly.", "author" : [ { "dropping-particle" : "", "family" : "Keenan", "given" : "Trevor F", "non-dropping-particle" : "", "parse-names" : false, "suffix" : "" }, { "dropping-particle" : "", "family" : "Prentice", "given" : "I Colin", "non-dropping-particle" : "", "parse-names" : false, "suffix" : "" }, { "dropping-particle" : "", "family" : "Canadell", "given" : "Josep G", "non-dropping-particle" : "", "parse-names" : false, "suffix" : "" }, { "dropping-particle" : "", "family" : "Williams", "given" : "Christopher A", "non-dropping-particle" : "", "parse-names" : false, "suffix" : "" }, { "dropping-particle" : "", "family" : "Wang", "given" : "Han", "non-dropping-particle" : "", "parse-names" : false, "suffix" : "" }, { "dropping-particle" : "", "family" : "Raupach", "given" : "Michael", "non-dropping-particle" : "", "parse-names" : false, "suffix" : "" }, { "dropping-particle" : "", "family" : "Collatz", "given" : "G James", "non-dropping-particle" : "", "parse-names" : false, "suffix" : "" } ], "container-title" : "Nature Communications", "id" : "ITEM-3", "issue" : "1", "issued" : { "date-parts" : [ [ "2016", "12", "8" ] ] }, "page" : "13428", "publisher" : "Nature Publishing Group", "title" : "Recent pause in the growth rate of atmospheric CO2 due to enhanced terrestrial carbon uptake", "translator" : [ { "dropping-particle" : "", "family" : "L4228", "given" : "", "non-dropping-particle" : "", "parse-names" : false, "suffix" : "" } ], "type" : "article-journal", "volume" : "7" }, "uris" : [ "http://www.mendeley.com/documents/?uuid=28bf94e7-2eba-3642-83b6-b5841449beb1" ] }, { "id" : "ITEM-4",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"ITEM-4",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"id" : "ITEM-5", "itemData" : { "DOI" : "10.5194/essd-10-405-2018", "ISSN" : "1866-3516", "abstract" : "Abstract. Accurate assessment of anthropogenic carbon dioxide (CO2) emissions and their redistribution among the atmosphere, ocean, and terrestrial biosphere \u2013 the global carbon budget \u2013 is important to better understand the global carbon cycle, support the development of climate policies, and project future climate change. Here we describe data sets and methodology to quantify the five major components of the global carbon budget and their uncertainties. CO2 emissions from fossil fuels and industry (EFF) are based on energy statistics and cement production data, respectively, while emissions from land-use change (ELUC), mainly deforestation, are based on land-cover change data and bookkeeping models. The global atmospheric CO2 concentration is measured directly and its rate of growth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(2007\u20132016), EFF was 9.4 \u00b1 0.5 GtC yr\u22121, ELUC 1.3 \u00b1 0.7 GtC yr\u22121, GATM 4.7 \u00b1 0.1 GtC yr\u22121, SOCEAN 2.4 \u00b1 0.5 GtC yr\u22121, and SLAND 3.0 \u00b1 0.8 GtC yr\u22121, with a budget imbalance BIM of 0.6 GtC yr\u22121 indicating overestimated emissions and/or underestimated sinks. For year 2016 alone, the growth in EFF was approximately zero and emissions remained at 9.9 \u00b1 0.5 GtC yr\u22121. Also for 2016, ELUC was 1.3 \u00b1 0.7 GtC yr\u22121, GATM was 6.1 \u00b1 0.2 GtC yr\u22121, SOCEAN was 2.6 \u00b1 0.5 GtC yr\u22121, and SLAND was 2.7 \u00b1 1.0 GtC yr\u22121, with a small BIM of \u22120.3 GtC. GATM continued to be higher in 2016 compared to the past decade (2007\u20132016), reflecting in part the high fossil emissions and the small SLAND consistent with El Ni\u00f1o conditions. The global atmospheric CO2 concentration reached 402.8 \u00b1 0.1 ppm averaged over 2016. For 2017, preliminary data for the first 6\u20139 months indicate a renewed growth in EFF of +2.0 % (range of 0.8 to 3.0 %) based on national emissions projections for China, USA, and India, and projections of gross domestic product (GDP) corrected for recent changes in the carbon intensity of the economy for the rest of the world. This living data update documents changes in the methods\u2026",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"Pongratz", "given" : "Julia", "non-dropping-particle" : "", "parse-names" : false, "suffix" : "" }, { "dropping-particle" : "", "family" : "Manning", "given" : "Andrew C.",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"Boden", "given" : "Thomas A.", "non-dropping-particle" : "", "parse-names" : false, "suffix" : "" }, { "dropping-particle" : "", "family" : "Tans", "given" : "Pieter P.", "non-dropping-particle" : "", "parse-names" : false, "suffix" : "" }, { "dropping-particle" : "", "family" : "Andrews", "given" : "Oliver D.", "non-dropping-particle" : "", "parse-names" : false, "suffix" : "" }, { "dropping-particle" : "", "family" : "Arora", "given" : "Vivek K.", "non-dropping-particle" : "", "parse-names" : false, "suffix" : "" }, { "dropping-particle" : "", "family" : "Bakker", "given" : "Dorothee C. E.", "non-dropping-particle" : "", "parse-names" : false, "suffix" : "" }, { "dropping-particle" : "", "family" : "Barbero", "given" : "Leticia", "non-dropping-particle" : "", "parse-names" : false, "suffix" : "" }, { "dropping-particle" : "", "family" : "Becker", "given" : "Meike", "non-dropping-particle" : "", "parse-names" : false, "suffix" : "" }, { "dropping-particle" : "", "family" : "Betts", "given" : "Richard 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"Cosca", "given" : "Catherine E.", "non-dropping-particle" : "", "parse-names" : false, "suffix" : "" }, { "dropping-particle" : "", "family" : "Cross", "given" : "Jessica", "non-dropping-particle" : "", "parse-names" : false, "suffix" : "" }, { "dropping-particle" : "", "family" : "Currie", "given" : "Kim", "non-dropping-particle" : "", "parse-names" : false, "suffix" : "" }, { "dropping-particle" : "", "family" : "Gasser", "given" : "Thomas", "non-dropping-particle" : "", "parse-names" : false, "suffix" : "" }, { "dropping-particle" : "", "family" : "Harris", "given" : "Ian", "non-dropping-particle" : "", "parse-names" : false, "suffix" : "" }, { "dropping-particle" : "", "family" : "Hauck", "given" : "Judith",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"Hunt", "given" : "Christopher W.",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"Kato", "given" : "Etsushi", "non-dropping-particle" : "", "parse-names" : false, "suffix" : "" }, { "dropping-particle" : "", "family" : "Kautz", "given" : "Markus", "non-dropping-particle" : "", "parse-names" : false, "suffix" : "" }, { "dropping-particle" : "", "family" : "Keeling", "given" : "Ralph F.", "non-dropping-particle" : "", "parse-names" : false, "suffix" : "" }, { "dropping-particle" : "", "family" : "Klein Goldewijk", "given" : "Kees", "non-dropping-particle" : "", "parse-names" : false, "suffix" : "" }, { "dropping-particle" : "", "family" : "K\u00f6rtzinger", "given" : "Arne",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"Lima", "given" : "Ivan",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"Millero", "given" : "Frank",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"Padin", "given" : "X. Antonio", "non-dropping-particle" : "", "parse-names" : false, "suffix" : "" }, { "dropping-particle" : "", "family" : "Peregon", "given" : "Anna",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"Reimer", "given" : "Janet",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"Stocker", "given" : "Benjamin D.",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"Heuven", "given" : "Steven", "non-dropping-particle" : "van", "parse-names" : false, "suffix" : "" }, { "dropping-particle" : "", "family" : "Viovy", "given" : "Nicolas", "non-dropping-particle" : "", "parse-names" : false, "suffix" : "" }, { "dropping-particle" : "", "family" : "Vuichard", "given" : "Nicolas", "non-dropping-particle" : "", "parse-names" : false, "suffix" : "" }, { "dropping-particle" : "", "family" : "Walker", "given" : "Anthony P.", "non-dropping-particle" : "", "parse-names" : false, "suffix" : "" }, { "dropping-particle" : "", "family" : "Watson", "given" : "Andrew J.", "non-dropping-particle" : "", "parse-names" : false, "suffix" : "" }, { "dropping-particle" : "", "family" : "Wiltshire", "given" : "Andrew J.", "non-dropping-particle" : "", "parse-names" : false, "suffix" : "" }, { "dropping-particle" : "", "family" : "Zaehle", "given" : "S\u00f6nke", "non-dropping-particle" : "", "parse-names" : false, "suffix" : "" }, { "dropping-particle" : "", "family" : "Zhu", "given" : "Dan", "non-dropping-particle" : "", "parse-names" : false, "suffix" : "" } ], "container-title" : "Earth System Science Data", "id" : "ITEM-5", "issue" : "1", "issued" : { "date-parts" : [ [ "2018", "3", "12" ] ] }, "page" : "405-448", "title" : "Global Carbon Budget 2017", "translator" : [ { "dropping-particle" : "", "family" : "L7228", "given" : "", "non-dropping-particle" : "", "parse-names" : false, "suffix" : "" } ], "type" : "article-journal", "volume" : "10" }, "uris" : [ "http://www.mendeley.com/documents/?uuid=25f94334-5a37-47c2-bd07-bc51a777dbe6" ] } ], "mendeley" : { "formattedCitation" : "(Sarmiento et al., 2010; Keenan et al., 2016; Ballantyne et al., 2017; Le Qu\u00e9r\u00e9 et al., 2018b; Ciais et al., 2019)", "manualFormatting" : "Ciais et al., 2019; Le Qu\u00e9r\u00e9 et al., 2018a; Sarmiento et al., 2010; Friedlingstein et al., 2019)", "plainTextFormattedCitation" : "(Sarmiento et al., 2010; Keenan et al., 2016; Ballantyne et al., 2017; Le Qu\u00e9r\u00e9 et al., 2018b; Ciais et al., 2019)", "previouslyFormattedCitation" : "(Sarmiento et al., 2010; Keenan et al., 2016; Ballantyne et al., 2017; Le Qu\u00e9r\u00e9 et al., 2018b; Ciais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Ciais et al., 2019; Le Quéré et al., 2018</w:t>
      </w:r>
      <w:ins w:id="1549" w:author="Robin Matthews" w:date="2021-06-17T16:28:00Z">
        <w:r w:rsidR="007B506D" w:rsidRPr="001E7A27">
          <w:rPr>
            <w:noProof/>
            <w:lang w:val="en-GB" w:eastAsia="en-US"/>
          </w:rPr>
          <w:t>b</w:t>
        </w:r>
      </w:ins>
      <w:del w:id="1550" w:author="Robin Matthews" w:date="2021-06-17T16:28:00Z">
        <w:r w:rsidR="00025FA2" w:rsidRPr="001E7A27" w:rsidDel="007B506D">
          <w:rPr>
            <w:noProof/>
            <w:lang w:val="en-GB" w:eastAsia="en-US"/>
          </w:rPr>
          <w:delText>a</w:delText>
        </w:r>
      </w:del>
      <w:r w:rsidR="00025FA2" w:rsidRPr="001E7A27">
        <w:rPr>
          <w:noProof/>
          <w:lang w:val="en-GB" w:eastAsia="en-US"/>
        </w:rPr>
        <w:t>; Sarmiento et al., 2010; Friedlingstein et al., 2019)</w:t>
      </w:r>
      <w:r w:rsidRPr="001E7A27">
        <w:rPr>
          <w:lang w:val="en-GB" w:eastAsia="en-US"/>
        </w:rPr>
        <w:fldChar w:fldCharType="end"/>
      </w:r>
      <w:commentRangeEnd w:id="1548"/>
      <w:r w:rsidR="00025FA2" w:rsidRPr="001E7A27">
        <w:rPr>
          <w:rStyle w:val="CommentReference"/>
          <w:lang w:val="en-GB"/>
        </w:rPr>
        <w:commentReference w:id="1548"/>
      </w:r>
      <w:r w:rsidRPr="001E7A27">
        <w:rPr>
          <w:lang w:val="en-GB" w:eastAsia="en-US"/>
        </w:rPr>
        <w:t xml:space="preserve"> </w:t>
      </w:r>
      <w:commentRangeEnd w:id="1547"/>
      <w:r w:rsidR="007B506D" w:rsidRPr="001E7A27">
        <w:rPr>
          <w:rStyle w:val="CommentReference"/>
          <w:lang w:val="en-GB"/>
        </w:rPr>
        <w:commentReference w:id="1547"/>
      </w:r>
      <w:r w:rsidRPr="001E7A27">
        <w:rPr>
          <w:lang w:val="en-GB" w:eastAsia="en-US"/>
        </w:rPr>
        <w:t>(</w:t>
      </w:r>
      <w:r w:rsidRPr="001E7A27">
        <w:rPr>
          <w:i/>
          <w:lang w:val="en-GB" w:eastAsia="en-US"/>
        </w:rPr>
        <w:t>high confidence</w:t>
      </w:r>
      <w:r w:rsidRPr="001E7A27">
        <w:rPr>
          <w:lang w:val="en-GB" w:eastAsia="en-US"/>
        </w:rPr>
        <w:t xml:space="preserve">). Estimated as </w:t>
      </w:r>
      <w:del w:id="1551" w:author="Soapbox" w:date="2021-07-17T04:43:00Z">
        <w:r w:rsidRPr="001E7A27" w:rsidDel="007725A8">
          <w:rPr>
            <w:lang w:val="en-GB" w:eastAsia="en-US"/>
          </w:rPr>
          <w:delText xml:space="preserve">the </w:delText>
        </w:r>
      </w:del>
      <w:r w:rsidRPr="001E7A27">
        <w:rPr>
          <w:lang w:val="en-GB" w:eastAsia="en-US"/>
        </w:rPr>
        <w:t>residual from the mass balance budget of fossil fuel CO</w:t>
      </w:r>
      <w:r w:rsidRPr="001E7A27">
        <w:rPr>
          <w:vertAlign w:val="subscript"/>
          <w:lang w:val="en-GB" w:eastAsia="en-US"/>
        </w:rPr>
        <w:t>2</w:t>
      </w:r>
      <w:r w:rsidRPr="001E7A27">
        <w:rPr>
          <w:lang w:val="en-GB" w:eastAsia="en-US"/>
        </w:rPr>
        <w:t xml:space="preserve"> emissions minus atmospheric CO</w:t>
      </w:r>
      <w:r w:rsidRPr="001E7A27">
        <w:rPr>
          <w:vertAlign w:val="subscript"/>
          <w:lang w:val="en-GB"/>
        </w:rPr>
        <w:t>2</w:t>
      </w:r>
      <w:r w:rsidRPr="001E7A27">
        <w:rPr>
          <w:lang w:val="en-GB" w:eastAsia="en-US"/>
        </w:rPr>
        <w:t xml:space="preserve"> growth and the ocean CO</w:t>
      </w:r>
      <w:r w:rsidRPr="001E7A27">
        <w:rPr>
          <w:vertAlign w:val="subscript"/>
          <w:lang w:val="en-GB"/>
        </w:rPr>
        <w:t>2</w:t>
      </w:r>
      <w:r w:rsidRPr="001E7A27">
        <w:rPr>
          <w:lang w:val="en-GB" w:eastAsia="en-US"/>
        </w:rPr>
        <w:t xml:space="preserve"> sink, the global net land CO</w:t>
      </w:r>
      <w:r w:rsidRPr="001E7A27">
        <w:rPr>
          <w:vertAlign w:val="subscript"/>
          <w:lang w:val="en-GB"/>
        </w:rPr>
        <w:t>2</w:t>
      </w:r>
      <w:r w:rsidRPr="001E7A27">
        <w:rPr>
          <w:lang w:val="en-GB" w:eastAsia="en-US"/>
        </w:rPr>
        <w:t xml:space="preserve"> sink (including both land CO</w:t>
      </w:r>
      <w:r w:rsidRPr="001E7A27">
        <w:rPr>
          <w:vertAlign w:val="subscript"/>
          <w:lang w:val="en-GB" w:eastAsia="en-US"/>
        </w:rPr>
        <w:t>2</w:t>
      </w:r>
      <w:r w:rsidRPr="001E7A27">
        <w:rPr>
          <w:lang w:val="en-GB" w:eastAsia="en-US"/>
        </w:rPr>
        <w:t xml:space="preserve"> sink and net land</w:t>
      </w:r>
      <w:ins w:id="1552" w:author="Soapbox" w:date="2021-07-16T12:21:00Z">
        <w:r w:rsidR="00ED666E" w:rsidRPr="001E7A27">
          <w:rPr>
            <w:lang w:val="en-GB" w:eastAsia="en-US"/>
          </w:rPr>
          <w:t>-</w:t>
        </w:r>
      </w:ins>
      <w:del w:id="1553" w:author="Soapbox" w:date="2021-07-16T12:21:00Z">
        <w:r w:rsidRPr="001E7A27" w:rsidDel="00ED666E">
          <w:rPr>
            <w:lang w:val="en-GB" w:eastAsia="en-US"/>
          </w:rPr>
          <w:delText xml:space="preserve"> </w:delText>
        </w:r>
      </w:del>
      <w:r w:rsidRPr="001E7A27">
        <w:rPr>
          <w:lang w:val="en-GB" w:eastAsia="en-US"/>
        </w:rPr>
        <w:t>use change emission) increased from 0.3 ± 0.</w:t>
      </w:r>
      <w:r w:rsidRPr="001E7A27">
        <w:rPr>
          <w:lang w:val="en-GB" w:eastAsia="zh-CN"/>
        </w:rPr>
        <w:t>6</w:t>
      </w:r>
      <w:r w:rsidRPr="001E7A27">
        <w:rPr>
          <w:lang w:val="en-GB" w:eastAsia="en-US"/>
        </w:rPr>
        <w:t xml:space="preserve"> PgC yr</w:t>
      </w:r>
      <w:del w:id="1554" w:author="Ian Blenkinsop" w:date="2021-07-28T16:14:00Z">
        <w:r w:rsidRPr="001E7A27" w:rsidDel="00E4692D">
          <w:rPr>
            <w:vertAlign w:val="superscript"/>
            <w:lang w:val="en-GB"/>
          </w:rPr>
          <w:delText>-</w:delText>
        </w:r>
      </w:del>
      <w:ins w:id="1555" w:author="Ian Blenkinsop" w:date="2021-07-28T16:14:00Z">
        <w:r w:rsidR="00E4692D" w:rsidRPr="001E7A27">
          <w:rPr>
            <w:vertAlign w:val="superscript"/>
            <w:lang w:val="en-GB"/>
          </w:rPr>
          <w:t>–</w:t>
        </w:r>
      </w:ins>
      <w:r w:rsidRPr="001E7A27">
        <w:rPr>
          <w:vertAlign w:val="superscript"/>
          <w:lang w:val="en-GB"/>
        </w:rPr>
        <w:t>1</w:t>
      </w:r>
      <w:r w:rsidRPr="001E7A27">
        <w:rPr>
          <w:lang w:val="en-GB" w:eastAsia="en-US"/>
        </w:rPr>
        <w:t xml:space="preserve"> during the 1960s to </w:t>
      </w:r>
      <w:r w:rsidRPr="001E7A27">
        <w:rPr>
          <w:lang w:val="en-GB" w:eastAsia="zh-CN"/>
        </w:rPr>
        <w:t>1.8</w:t>
      </w:r>
      <w:r w:rsidRPr="001E7A27">
        <w:rPr>
          <w:lang w:val="en-GB" w:eastAsia="en-US"/>
        </w:rPr>
        <w:t xml:space="preserve"> ± </w:t>
      </w:r>
      <w:r w:rsidRPr="001E7A27">
        <w:rPr>
          <w:lang w:val="en-GB" w:eastAsia="zh-CN"/>
        </w:rPr>
        <w:t>0.8</w:t>
      </w:r>
      <w:r w:rsidRPr="001E7A27">
        <w:rPr>
          <w:lang w:val="en-GB" w:eastAsia="en-US"/>
        </w:rPr>
        <w:t xml:space="preserve"> PgC yr</w:t>
      </w:r>
      <w:del w:id="1556" w:author="Ian Blenkinsop" w:date="2021-07-28T16:14:00Z">
        <w:r w:rsidRPr="001E7A27" w:rsidDel="00E4692D">
          <w:rPr>
            <w:vertAlign w:val="superscript"/>
            <w:lang w:val="en-GB"/>
          </w:rPr>
          <w:delText>-</w:delText>
        </w:r>
      </w:del>
      <w:ins w:id="1557" w:author="Ian Blenkinsop" w:date="2021-07-28T16:14:00Z">
        <w:r w:rsidR="00E4692D" w:rsidRPr="001E7A27">
          <w:rPr>
            <w:vertAlign w:val="superscript"/>
            <w:lang w:val="en-GB"/>
          </w:rPr>
          <w:t>–</w:t>
        </w:r>
      </w:ins>
      <w:r w:rsidRPr="001E7A27">
        <w:rPr>
          <w:vertAlign w:val="superscript"/>
          <w:lang w:val="en-GB"/>
        </w:rPr>
        <w:t>1</w:t>
      </w:r>
      <w:r w:rsidRPr="001E7A27">
        <w:rPr>
          <w:lang w:val="en-GB" w:eastAsia="en-US"/>
        </w:rPr>
        <w:t xml:space="preserve"> during </w:t>
      </w:r>
      <w:ins w:id="1558" w:author="Soapbox" w:date="2021-07-17T04:44:00Z">
        <w:r w:rsidR="007725A8" w:rsidRPr="001E7A27">
          <w:rPr>
            <w:lang w:val="en-GB" w:eastAsia="en-US"/>
          </w:rPr>
          <w:t xml:space="preserve">the </w:t>
        </w:r>
      </w:ins>
      <w:r w:rsidRPr="001E7A27">
        <w:rPr>
          <w:lang w:val="en-GB" w:eastAsia="zh-CN"/>
        </w:rPr>
        <w:t xml:space="preserve">2010s </w:t>
      </w:r>
      <w:bookmarkStart w:id="1559" w:name="_Hlk74839873"/>
      <w:commentRangeStart w:id="1560"/>
      <w:commentRangeStart w:id="1561"/>
      <w:r w:rsidRPr="001E7A27">
        <w:rPr>
          <w:lang w:val="en-GB" w:eastAsia="zh-CN"/>
        </w:rPr>
        <w:fldChar w:fldCharType="begin" w:fldLock="1"/>
      </w:r>
      <w:r w:rsidR="00747167" w:rsidRPr="001E7A27">
        <w:rPr>
          <w:lang w:val="en-GB" w:eastAsia="zh-CN"/>
        </w:rPr>
        <w:instrText>ADDIN CSL_CITATION { "citationItems" : [ { "id" : "ITEM-1", "itemData" : { "DOI" : "10.5194/essd-11-1783-2019", "ISSN" : "1866-3516", "author" : [ { "dropping-particle" : "", "family" : "Friedlingstein", "given" : "Pierre", "non-dropping-particle" : "", "parse-names" : false, "suffix" : "" }, { "dropping-particle" : "", "family" : "Jones", "given" : "Matthew W.", "non-dropping-particle" : "", "parse-names" : false, "suffix" : "" }, { "dropping-particle" : "", "family" : "O'Sullivan", "given" : "Michael", "non-dropping-particle" : "", "parse-names" : false, "suffix" : "" }, { "dropping-particle" : "", "family" : "Andrew", "given" : "Robbie M.", "non-dropping-particle" : "", "parse-names" : false, "suffix" : "" }, { "dropping-particle" : "", "family" : "Hauck", "given" : "Judith",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"Bakker", "given" : "Dorothee C. E.",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"Anthoni", "given" : "Peter", "non-dropping-particle" : "", "parse-names" : false, "suffix" : "" }, { "dropping-particle" : "", "family" : "Barbero", "given" : "Leticia", "non-dropping-particle" : "", "parse-names" : false, "suffix" : "" }, { "dropping-particle" : "", "family" : "Bastos", "given" : "Ana", "non-dropping-particle" : "", "parse-names" : false, "suffix" : "" }, { "dropping-particle" : "", "family" : "Bastrikov", "given" : "Vladislav", "non-dropping-particle" : "", "parse-names" : false, "suffix" : "" }, { "dropping-particle" : "", "family" : "Becker", "given" : "Meike", "non-dropping-particle" : "", "parse-names" : false, "suffix" : "" }, { "dropping-particle" : "", "family" : "Bopp", "given" : "Laurent", "non-dropping-particle" : "", "parse-names" : false, "suffix" : "" }, { "dropping-particle" : "", "family" : "Buitenhuis", "given" : "Erik",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"Currie", "given" : "Kim I.", "non-dropping-particle" : "", "parse-names" : false, "suffix" : "" }, { "dropping-particle" : "", "family" : "Feely", "given" : "Richard A.",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"Gruber", "given" : "Nicolas", "non-dropping-particle" : "", "parse-names" : false, "suffix" : "" }, { "dropping-particle" : "", "family" : "Gutekunst", "given" : "S\u00f6ren", "non-dropping-particle" : "", "parse-names" : false, "suffix" : "" }, { "dropping-particle" : "", "family" : "Harris", "given" : "Ian",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"Kaplan", "given" : "Jed O.", "non-dropping-particle" : "", "parse-names" : false, "suffix" : "" }, { "dropping-particle" : "", "family" : "Kato", "given" : "Etsushi", "non-dropping-particle" : "", "parse-names" : false, "suffix" : "" }, { "dropping-particle" : "", "family" : "Klein Goldewijk", "given" : "Kees",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"McGuire", "given" : "Patrick C.", "non-dropping-particle" : "", "parse-names" : false, "suffix" : "" }, { "dropping-particle" : "", "family" : "Melton", "given" : "Joe R.",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"Omar", "given" : "Abdirahman M.", "non-dropping-particle" : "", "parse-names" : false, "suffix" : "" }, { "dropping-particle" : "", "family" : "Ono", "given" : "Tsuneo", "non-dropping-particle" : "", "parse-names" : false, "suffix" : "" }, { "dropping-particle" : "", "family" : "Peregon", "given" : "Anna",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"S\u00e9f\u00e9rian", "given" : "Roland", "non-dropping-particle" : "", "parse-names" : false, "suffix" : "" }, { "dropping-particle" : "", "family" : "Schwinger", "given" : "J\u00f6rg", "non-dropping-particle" : "", "parse-names" : false, "suffix" : "" }, { "dropping-particle" : "", "family" : "Smith", "given" : "Naomi",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"Werf", "given" : "Guido R.", "non-dropping-particle" : "van der", "parse-names" : false, "suffix" : "" }, { "dropping-particle" : "", "family" : "Wiltshire", "given" : "Andrew J.", "non-dropping-particle" : "", "parse-names" : false, "suffix" : "" }, { "dropping-particle" : "", "family" : "Zaehle", "given" : "S\u00f6nke", "non-dropping-particle" : "", "parse-names" : false, "suffix" : "" } ], "container-title" : "Earth System Science Data", "id" : "ITEM-1", "issue" : "4", "issued" : { "date-parts" : [ [ "2019", "12", "4" ] ] }, "page" : "1783-1838", "title" : "Global Carbon Budget 2019", "translator" : [ { "dropping-particle" : "", "family" : "L6326", "given" : "", "non-dropping-particle" : "", "parse-names" : false, "suffix" : "" } ], "type" : "article-journal", "volume" : "11" }, "uris" : [ "http://www.mendeley.com/documents/?uuid=4152f147-01dc-4035-9632-0e6180fe1046" ] } ], "mendeley" : { "formattedCitation" : "(Friedlingstein et al., 2019)", "manualFormatting" : "(Friedlingstein et al., 2020)", "plainTextFormattedCitation" : "(Friedlingstein et al., 2019)", "previouslyFormattedCitation" : "(Friedlingstein et al., 2019)" }, "properties" : { "noteIndex" : 0 }, "schema" : "https://github.com/citation-style-language/schema/raw/master/csl-citation.json" }</w:instrText>
      </w:r>
      <w:r w:rsidRPr="001E7A27">
        <w:rPr>
          <w:lang w:val="en-GB" w:eastAsia="zh-CN"/>
        </w:rPr>
        <w:fldChar w:fldCharType="separate"/>
      </w:r>
      <w:r w:rsidR="00025FA2" w:rsidRPr="001E7A27">
        <w:rPr>
          <w:noProof/>
          <w:lang w:val="en-GB" w:eastAsia="zh-CN"/>
        </w:rPr>
        <w:t>(Friedlingstein et al., 2020)</w:t>
      </w:r>
      <w:r w:rsidRPr="001E7A27">
        <w:rPr>
          <w:lang w:val="en-GB" w:eastAsia="zh-CN"/>
        </w:rPr>
        <w:fldChar w:fldCharType="end"/>
      </w:r>
      <w:bookmarkEnd w:id="1559"/>
      <w:commentRangeEnd w:id="1560"/>
      <w:commentRangeEnd w:id="1561"/>
      <w:r w:rsidR="007B506D" w:rsidRPr="001E7A27">
        <w:rPr>
          <w:rStyle w:val="CommentReference"/>
          <w:lang w:val="en-GB"/>
        </w:rPr>
        <w:commentReference w:id="1560"/>
      </w:r>
      <w:r w:rsidR="00025FA2" w:rsidRPr="001E7A27">
        <w:rPr>
          <w:rStyle w:val="CommentReference"/>
          <w:lang w:val="en-GB"/>
        </w:rPr>
        <w:commentReference w:id="1561"/>
      </w:r>
      <w:r w:rsidRPr="001E7A27">
        <w:rPr>
          <w:lang w:val="en-GB" w:eastAsia="en-US"/>
        </w:rPr>
        <w:t>. An increasing global net land CO</w:t>
      </w:r>
      <w:r w:rsidRPr="001E7A27">
        <w:rPr>
          <w:vertAlign w:val="subscript"/>
          <w:lang w:val="en-GB"/>
        </w:rPr>
        <w:t>2</w:t>
      </w:r>
      <w:r w:rsidRPr="001E7A27">
        <w:rPr>
          <w:lang w:val="en-GB" w:eastAsia="en-US"/>
        </w:rPr>
        <w:t xml:space="preserve"> sink since</w:t>
      </w:r>
      <w:ins w:id="1562" w:author="Soapbox" w:date="2021-07-17T04:44:00Z">
        <w:r w:rsidR="007725A8" w:rsidRPr="001E7A27">
          <w:rPr>
            <w:lang w:val="en-GB" w:eastAsia="en-US"/>
          </w:rPr>
          <w:t xml:space="preserve"> </w:t>
        </w:r>
      </w:ins>
      <w:ins w:id="1563" w:author="Soapbox" w:date="2021-07-17T04:45:00Z">
        <w:r w:rsidR="007725A8" w:rsidRPr="001E7A27">
          <w:rPr>
            <w:lang w:val="en-GB" w:eastAsia="en-US"/>
          </w:rPr>
          <w:t>the</w:t>
        </w:r>
      </w:ins>
      <w:r w:rsidRPr="001E7A27">
        <w:rPr>
          <w:lang w:val="en-GB" w:eastAsia="en-US"/>
        </w:rPr>
        <w:t xml:space="preserve"> 1980s (Figure </w:t>
      </w:r>
      <w:r w:rsidRPr="001E7A27">
        <w:rPr>
          <w:lang w:val="en-GB"/>
        </w:rPr>
        <w:t>5.1</w:t>
      </w:r>
      <w:r w:rsidR="000A6681" w:rsidRPr="001E7A27">
        <w:rPr>
          <w:lang w:val="en-GB"/>
        </w:rPr>
        <w:t>0</w:t>
      </w:r>
      <w:r w:rsidRPr="001E7A27">
        <w:rPr>
          <w:lang w:val="en-GB" w:eastAsia="en-US"/>
        </w:rPr>
        <w:t>) was consistently suggested both by atmospheric inversions (e.g.</w:t>
      </w:r>
      <w:ins w:id="1564" w:author="Robin Matthews" w:date="2021-06-17T16:31:00Z">
        <w:r w:rsidR="007B506D" w:rsidRPr="001E7A27">
          <w:rPr>
            <w:lang w:val="en-GB" w:eastAsia="en-US"/>
          </w:rPr>
          <w:t>,</w:t>
        </w:r>
      </w:ins>
      <w:r w:rsidRPr="001E7A27">
        <w:rPr>
          <w:lang w:val="en-GB" w:eastAsia="en-US"/>
        </w:rPr>
        <w:t xml:space="preserve"> </w:t>
      </w:r>
      <w:commentRangeStart w:id="1565"/>
      <w:commentRangeStart w:id="1566"/>
      <w:r w:rsidRPr="001E7A27">
        <w:rPr>
          <w:lang w:val="en-GB" w:eastAsia="en-US"/>
        </w:rPr>
        <w:fldChar w:fldCharType="begin" w:fldLock="1"/>
      </w:r>
      <w:r w:rsidR="00747167" w:rsidRPr="001E7A27">
        <w:rPr>
          <w:lang w:val="en-GB" w:eastAsia="en-US"/>
        </w:rPr>
        <w:instrText>ADDIN CSL_CITATION { "citationItems" : [ { "id" : "ITEM-1", "itemData" : { "DOI" : "10.5194/bg-10-6699-2013", "ISBN" : "1726-4189", "ISSN" : "1726-4189", "abstract" : "Abstract. Atmospheric CO2 inversions estimate surface carbon fluxes from an optimal fit to atmospheric CO2 measurements, usually including prior constraints on the flux estimates. Eleven sets of carbon flux estimates are compared, generated by different inversions systems that vary in their inversions methods, choice of atmospheric data, transport model and prior information. The inversions were run for at least 5 yr in the period between 1990 and 2010. Mean fluxes for 2001\u20132004, seasonal cycles, interannual variability and trends are compared for the tropics and northern and southern extra-tropics, and separately for land and ocean. Some continental/basin-scale subdivisions are also considered where the atmospheric network is denser. Four-year mean fluxes are reasonably consistent across inversions at global/latitudinal scale, with a large total (land plus ocean) carbon uptake in the north (\u22123.4 Pg C yr\u22121 (\u00b10.5 Pg C yr\u22121 standard deviation), with slightly more uptake over land than over ocean), a significant although more variable source over the tropics (1.6 \u00b1 0.9 Pg C yr\u22121) and a compensatory sink of similar magnitude in the south (\u22121.4 \u00b1 0.5 Pg C yr\u22121) corresponding mainly to an ocean sink. Largest differences across inversions occur in the balance between tropical land sources and southern land sinks. Interannual variability (IAV) in carbon fluxes is larger for land than ocean regions (standard deviation around 1.06 versus 0.33 Pg C yr\u22121 for the 1996\u20132007 period), with much higher consistency among the inversions for the land. While the tropical land explains most of the IAV (standard deviation ~ 0.65 Pg C yr\u22121), the northern and southern land also contribute (standard deviation ~ 0.39 Pg C yr\u22121). Most inversions tend to indicate an increase of the northern land carbon uptake from late 1990s to 2008 (around 0.1 Pg C yr\u22121, predominantly in North Asia. The mean seasonal cycle appears to be well constrained by the atmospheric data over the northern land (at the continental scale), but still highly dependent on the prior flux seasonality over the ocean. Finally we provide recommendations to interpret the regional fluxes, along with the uncertainty estimates.", "author" : [ { "dropping-particle" : "", "family" : "Peylin", "given" : "P.", "non-dropping-particle" : "", "parse-names" : false, "suffix" : "" }, { "dropping-particle" : "", "family" : "Law", "given" : "R. M.", "non-dropping-particle" : "", "parse-names" : false, "suffix" : "" }, { "dropping-particle" : "", "family" : "Gurney", "given" : "K. R.", "non-dropping-particle" : "", "parse-names" : false, "suffix" : "" }, { "dropping-particle" : "", "family" : "Chevallier", "given" : "F.", "non-dropping-particle" : "", "parse-names" : false, "suffix" : "" }, { "dropping-particle" : "", "family" : "Jacobson", "given" : "A. R.", "non-dropping-particle" : "", "parse-names" : false, "suffix" : "" }, { "dropping-particle" : "", "family" : "Maki", "given" : "T.", "non-dropping-particle" : "", "parse-names" : false, "suffix" : "" }, { "dropping-particle" : "", "family" : "Niwa", "given" : "Y.", "non-dropping-particle" : "", "parse-names" : false, "suffix" : "" }, { "dropping-particle" : "", "family" : "Patra", "given" : "P. K.", "non-dropping-particle" : "", "parse-names" : false, "suffix" : "" }, { "dropping-particle" : "", "family" : "Peters", "given" : "W.", "non-dropping-particle" : "", "parse-names" : false, "suffix" : "" }, { "dropping-particle" : "", "family" : "Rayner", "given" : "P. J.", "non-dropping-particle" : "", "parse-names" : false, "suffix" : "" }, { "dropping-particle" : "", "family" : "R\u00f6denbeck", "given" : "C.", "non-dropping-particle" : "", "parse-names" : false, "suffix" : "" }, { "dropping-particle" : "", "family" : "Laan-Luijkx", "given" : "I. T.", "non-dropping-particle" : "van der", "parse-names" : false, "suffix" : "" }, { "dropping-particle" : "", "family" : "Zhang", "given" : "X.", "non-dropping-particle" : "", "parse-names" : false, "suffix" : "" } ], "container-title" : "Biogeosciences", "id" : "ITEM-1", "issue" : "10", "issued" : { "date-parts" : [ [ "2013", "10", "24" ] ] }, "page" : "6699-6720", "title" : "Global atmospheric carbon budget: results from an ensemble of atmospheric CO2 inversions", "translator" : [ { "dropping-particle" : "", "family" : "L4223", "given" : "", "non-dropping-particle" : "", "parse-names" : false, "suffix" : "" } ], "type" : "article-journal", "volume" : "10" }, "uris" : [ "http://www.mendeley.com/documents/?uuid=0f21f07f-10b4-3124-8692-50e84a95852a" ] }, { "id" : "ITEM-2", "itemData" : { "DOI" : "10.5194/bg-12-835-2015", "ISSN" : "1726-4189", "abstract" : "Abstract. We analyse global and regional changes in CO2 fluxes using two simple models, an airborne fraction of anthropogenic emissions and a linear relationship with CO2 concentrations. We show that both models are able to fit the non-anthropogenic (hereafter natural) flux over the length of the atmospheric concentration record. Analysis of the linear model (including its uncertainties) suggests no significant decrease in the response of the natural carbon cycle. Recent data points rather to an increase. We apply the same linear diagnostic to fluxes from atmospheric inversions. Flux responses show clear regional and seasonal patterns driven by terrestrial uptake in the northern summer. Ocean fluxes show little or no linear response. Terrestrial models show clear responses, agreeing globally with the inversion responses, however the spatial structure is quite different, with dominant responses in the tropics rather than the northern extratropics.", "author" : [ { "dropping-particle" : "", "family" : "Rayner", "given" : "P. J.", "non-dropping-particle" : "", "parse-names" : false, "suffix" : "" }, { "dropping-particle" : "", "family" : "Stavert", "given" : "A.", "non-dropping-particle" : "", "parse-names" : false, "suffix" : "" }, { "dropping-particle" : "", "family" : "Scholze", "given" : "M.", "non-dropping-particle" : "", "parse-names" : false, "suffix" : "" }, { "dropping-particle" : "", "family" : "Ahlstr\u00f6m", "given" : "A.", "non-dropping-particle" : "", "parse-names" : false, "suffix" : "" }, { "dropping-particle" : "", "family" : "Allison", "given" : "C. E.", "non-dropping-particle" : "", "parse-names" : false, "suffix" : "" }, { "dropping-particle" : "", "family" : "Law", "given" : "R. M.", "non-dropping-particle" : "", "parse-names" : false, "suffix" : "" } ], "container-title" : "Biogeosciences", "id" : "ITEM-2", "issue" : "3", "issued" : { "date-parts" : [ [ "2015", "2", "11" ] ] }, "page" : "835-844", "title" : "Recent changes in the global and regional carbon cycle: analysis of first-order diagnostics", "translator" : [ { "dropping-particle" : "", "family" : "L5197", "given" : "", "non-dropping-particle" : "", "parse-names" : false, "suffix" : "" } ], "type" : "article-journal", "volume" : "12" }, "uris" : [ "http://www.mendeley.com/documents/?uuid=6aa13076-966f-31fd-a791-64b15fa90841" ] } ], "mendeley" : { "formattedCitation" : "(Peylin et al., 2013; Rayner et al., 2015)", "manualFormatting" : "Peylin et al., 2013)", "plainTextFormattedCitation" : "(Peylin et al., 2013; Rayner et al., 2015)", "previouslyFormattedCitation" : "(Peylin et al., 2013; Rayner et al., 2015)"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Peylin et al., 2013)</w:t>
      </w:r>
      <w:r w:rsidRPr="001E7A27">
        <w:rPr>
          <w:lang w:val="en-GB" w:eastAsia="en-US"/>
        </w:rPr>
        <w:fldChar w:fldCharType="end"/>
      </w:r>
      <w:commentRangeEnd w:id="1565"/>
      <w:commentRangeEnd w:id="1566"/>
      <w:r w:rsidR="007B506D" w:rsidRPr="001E7A27">
        <w:rPr>
          <w:rStyle w:val="CommentReference"/>
          <w:lang w:val="en-GB"/>
        </w:rPr>
        <w:commentReference w:id="1565"/>
      </w:r>
      <w:r w:rsidR="00025FA2" w:rsidRPr="001E7A27">
        <w:rPr>
          <w:rStyle w:val="CommentReference"/>
          <w:lang w:val="en-GB"/>
        </w:rPr>
        <w:commentReference w:id="1566"/>
      </w:r>
      <w:r w:rsidRPr="001E7A27">
        <w:rPr>
          <w:lang w:val="en-GB" w:eastAsia="en-US"/>
        </w:rPr>
        <w:t xml:space="preserve"> and by </w:t>
      </w:r>
      <w:del w:id="1567" w:author="Soapbox" w:date="2021-07-17T04:45:00Z">
        <w:r w:rsidRPr="001E7A27" w:rsidDel="007725A8">
          <w:rPr>
            <w:lang w:val="en-GB" w:eastAsia="en-US"/>
          </w:rPr>
          <w:delText xml:space="preserve">Dynamic Global Vegetation Models </w:delText>
        </w:r>
      </w:del>
      <w:ins w:id="1568" w:author="Soapbox" w:date="2021-07-17T04:45:00Z">
        <w:r w:rsidR="007725A8" w:rsidRPr="001E7A27">
          <w:rPr>
            <w:lang w:val="en-GB" w:eastAsia="en-US"/>
          </w:rPr>
          <w:t xml:space="preserve">DGVMs </w:t>
        </w:r>
      </w:ins>
      <w:commentRangeStart w:id="1569"/>
      <w:r w:rsidRPr="001E7A27">
        <w:rPr>
          <w:lang w:val="en-GB" w:eastAsia="en-US"/>
        </w:rPr>
        <w:fldChar w:fldCharType="begin" w:fldLock="1"/>
      </w:r>
      <w:ins w:id="1570" w:author="Robin Matthews" w:date="2021-06-17T16:31:00Z">
        <w:r w:rsidR="007B506D" w:rsidRPr="001E7A27">
          <w:rPr>
            <w:lang w:val="en-GB" w:eastAsia="en-US"/>
          </w:rPr>
          <w:instrText>ADDIN CSL_CITATION { "citationItems" : [ { "id" : "ITEM-1", "itemData" : { "DOI" : "10.5194/bg-12-653-2015", "ISBN" : "1726-4189", "ISSN" : "1726-4189", "abstract" : "Abstract. The land and ocean absorb on average just over half of the anthropogenic emissions of carbon dioxide (CO2) every year. These CO2 \"sinks\" are modulated by climate change and variability. Here we use a suite of nine dynamic global vegetation models (DGVMs) and four ocean biogeochemical general circulation models (OBGCMs) to estimate trends driven by global and regional climate and atmospheric CO2 in land and oceanic CO2 exchanges with the atmosphere over the period 1990\u20132009, to attribute these trends to underlying processes in the models, and to quantify the uncertainty and level of inter-model agreement. The models were forced with reconstructed climate fields and observed global atmospheric CO2; land use and land cover changes are not included for the DGVMs. Over the period 1990\u20132009, the DGVMs simulate a mean global land carbon sink of \u22122.4 \u00b1 0.7 Pg C yr\u22121 with a small significant trend of \u22120.06 \u00b1 0.03 Pg C yr\u22122 (increasing sink). Over the more limited period 1990\u20132004, the ocean models simulate a mean ocean sink of \u22122.2 \u00b1 0.2 Pg C yr\u22121 with a trend in the net C uptake that is indistinguishable from zero (\u22120.01 \u00b1 0.02 Pg C yr\u22122). The two ocean models that extended the simulations until 2009 suggest a slightly stronger, but still small, trend of \u22120.02 \u00b1 0.01 Pg C yr\u22122. Trends from land and ocean models compare favourably to the land greenness trends from remote sensing, atmospheric inversion results, and the residual land sink required to close the global carbon budget. Trends in the land sink are driven by increasing net primary production (NPP), whose statistically significant trend of 0.22 \u00b1 0.08 Pg C yr\u22122 exceeds a significant trend in heterotrophic respiration of 0.16 \u00b1 0.05 Pg C yr\u22122 \u2013 primarily as a consequence of widespread CO2 fertilisation of plant production. Most of the land-based trend in simulated net carbon uptake originates from natural ecosystems in the tropics (\u22120.04 \u00b1 0.01 Pg C yr\u22122), with almost no trend over the northern land region, where recent warming and reduced rainfall offsets the positive impact of elevated atmospheric CO2 and changes in growing season length on carbon storage. The small uptake trend in the ocean models emerges because climate variability and change, and in particular increasing sea surface temperatures, tend to counter\\\\-act the trend in ocean uptake driven by the increase in atmospheric CO2. Large uncertainty remains in the magnitude and sign of modelled carbon trends in several regions, as well \u2026", "author" : [ { "dropping-particle" : "", "family" : "Sitch", "given" : "S.", "non-dropping-particle" : "", "parse-names" : false, "suffix" : "" }, { "dropping-particle" : "", "family" : "Friedlingstein", "given" : "P.", "non-dropping-particle" : "", "parse-names" : false, "suffix" : "" }, { "dropping-particle" : "", "family" : "Gruber", "given" : "N.", "non-dropping-particle" : "", "parse-names" : false, "suffix" : "" }, { "dropping-particle" : "", "family" : "Jones", "given" : "S. D.", "non-dropping-particle" : "", "parse-names" : false, "suffix" : "" }, { "dropping-particle" : "", "family" : "Murray-Tortarolo", "given" : "G.", "non-dropping-particle" : "", "parse-names" : false, "suffix" : "" }, { "dropping-particle" : "", "family" : "Ahlstr\u00f6m", "given" : "A.", "non-dropping-particle" : "", "parse-names" : false, "suffix" : "" }, { "dropping-particle" : "", "family" : "Doney", "given" : "S. C.", "non-dropping-particle" : "", "parse-names" : false, "suffix" : "" }, { "dropping-particle" : "", "family" : "Graven", "given" : "H.", "non-dropping-particle" : "", "parse-names" : false, "suffix" : "" }, { "dropping-particle" : "", "family" : "Heinze", "given" : "C.", "non-dropping-particle" : "", "parse-names" : false, "suffix" : "" }, { "dropping-particle" : "", "family" : "Huntingford", "given" : "C.", "non-dropping-particle" : "", "parse-names" : false, "suffix" : "" }, { "dropping-particle" : "", "family" : "Levis", "given" : "S.", "non-dropping-particle" : "", "parse-names" : false, "suffix" : "" }, { "dropping-particle" : "", "family" : "Levy", "given" : "P. E.", "non-dropping-particle" : "", "parse-names" : false, "suffix" : "" }, { "dropping-particle" : "", "family" : "Lomas", "given" : "M.", "non-dropping-particle" : "", "parse-names" : false, "suffix" : "" }, { "dropping-particle" : "", "family" : "Poulter", "given" : "B.", "non-dropping-particle" : "", "parse-names" : false, "suffix" : "" }, { "dropping-particle" : "", "family" : "Viovy", "given" : "N.", "non-dropping-particle" : "", "parse-names" : false, "suffix" : "" }, { "dropping-particle" : "", "family" : "Zaehle", "given" : "S.", "non-dropping-particle" : "", "parse-names" : false, "suffix" : "" }, { "dropping-particle" : "", "family" : "Zeng", "given" : "N.", "non-dropping-particle" : "", "parse-names" : false, "suffix" : "" }, { "dropping-particle" : "", "family" : "Arneth", "given" : "A.", "non-dropping-particle" : "", "parse-names" : false, "suffix" : "" }, { "dropping-particle" : "", "family" : "Bonan", "given" : "G.", "non-dropping-particle" : "", "parse-names" : false, "suffix" : "" }, { "dropping-particle" : "", "family" : "Bopp", "given" : "L.", "non-dropping-particle" : "", "parse-names" : false, "suffix" : "" }, { "dropping-particle" : "", "family" : "Canadell", "given" : "J. G.", "non-dropping-particle" : "", "parse-names" : false, "suffix" : "" }, { "dropping-particle" : "", "family" : "Chevallier", "given" : "F.", "non-dropping-particle" : "", "parse-names" : false, "suffix" : "" }, { "dropping-particle" : "", "family" : "Ciais", "given" : "P.", "non-dropping-particle" : "", "parse-names" : false, "suffix" : "" }, { "dropping-particle" : "", "family" : "Ellis", "given" : "R.", "non-dropping-particle" : "", "parse-names" : false, "suffix" : "" }, { "dropping-particle" : "", "family" : "Gloor", "given" : "M.", "non-dropping-particle" : "", "parse-names" : false, "suffix" : "" }, { "dropping-particle" : "", "family" : "Peylin", "given" : "P.", "non-dropping-particle" : "", "parse-names" : false, "suffix" : "" }, { "dropping-particle" : "", "family" : "Piao", "given" : "S. L.", "non-dropping-particle" : "", "parse-names" : false, "suffix" : "" }, { "dropping-particle" : "", "family" : "Qu\u00e9r\u00e9", "given" : "C.", "non-dropping-particle" : "Le", "parse-names" : false, "suffix" : "" }, { "dropping-particle" : "", "family" : "Smith", "given" : "B.", "non-dropping-particle" : "", "parse-names" : false, "suffix" : "" }, { "dropping-particle" : "", "family" : "Zhu", "given" : "Z.", "non-dropping-particle" : "", "parse-names" : false, "suffix" : "" }, { "dropping-particle" : "", "family" : "Myneni", "given" : "R.", "non-dropping-particle" : "", "parse-names" : false, "suffix" : "" } ], "container-title" : "Biogeosciences", "id" : "ITEM-1", "issue" : "3", "issued" : { "date-parts" : [ [ "2015", "2", "2" ] ] }, "page" : "653-679", "title" : "Recent trends and drivers of regional sources and sinks of carbon dioxide", "translator" : [ { "dropping-particle" : "", "family" : "L4215", "given" : "", "non-dropping-particle" : "", "parse-names" : false, "suffix" : "" } ], "type" : "article-journal", "volume" : "12" }, "uris" : [ "http://www.mendeley.com/documents/?uuid=674e9432-037d-3a2b-afa3-df7c45d6538d" ] }, { "id" : "ITEM-2", "itemData" : { "DOI" : "10.5194/essd-11-1783-2019", "ISSN" : "1866-3516", "author" : [ { "dropping-particle" : "", "family" : "Friedlingstein", "given" : "Pierre", "non-dropping-particle" : "", "parse-names" : false, "suffix" : "" }, { "dropping-particle" : "", "family" : "Jones", "given" : "Matthew W.", "non-dropping-particle" : "", "parse-names" : false, "suffix" : "" }, { "dropping-particle" : "", "family" : "O'Sullivan", "given" : "Michael", "non-dropping-particle" : "", "parse-names" : false, "suffix" : "" }, { "dropping-particle" : "", "family" : "Andrew", "given" : "Robbie M.", "non-dropping-particle" : "", "parse-names" : false, "suffix" : "" }, { "dropping-particle" : "", "family" : "Hauck", "given" : "Judith",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"Bakker", "given" : "Dorothee C. E.",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"Anthoni", "given" : "Peter", "non-dropping-particle" : "", "parse-names" : false, "suffix" : "" }, { "dropping-particle" : "", "family" : "Barbero", "given" : "Leticia", "non-dropping-particle" : "", "parse-names" : false, "suffix" : "" }, { "dropping-particle" : "", "family" : "Bastos", "given" : "Ana", "non-dropping-particle" : "", "parse-names" : false, "suffix" : "" }, { "dropping-particle" : "", "family" : "Bastrikov", "given" : "Vladislav", "non-dropping-particle" : "", "parse-names" : false, "suffix" : "" }, { "dropping-particle" : "", "family" : "Becker", "given" : "Meike", "non-dropping-particle" : "", "parse-names" : false, "suffix" : "" }, { "dropping-particle" : "", "family" : "Bopp", "given" : "Laurent", "non-dropping-particle" : "", "parse-names" : false, "suffix" : "" }, { "dropping-particle" : "", "family" : "Buitenhuis", "given" : "Erik",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"Currie", "given" : "Kim I.", "non-dropping-particle" : "", "parse-names" : false, "suffix" : "" }, { "dropping-particle" : "", "family" : "Feely", "given" : "Richard A.",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"Gruber", "given" : "Nicolas", "non-dropping-particle" : "", "parse-names" : false, "suffix" : "" }, { "dropping-particle" : "", "family" : "Gutekunst", "given" : "S\u00f6ren", "non-dropping-particle" : "", "parse-names" : false, "suffix" : "" }, { "dropping-particle" : "", "family" : "Harris", "given" : "Ian",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"Kaplan", "given" : "Jed O.", "non-dropping-particle" : "", "parse-names" : false, "suffix" : "" }, { "dropping-particle" : "", "family" : "Kato", "given" : "Etsushi", "non-dropping-particle" : "", "parse-names" : false, "suffix" : "" }, { "dropping-particle" : "", "family" : "Klein Goldewijk", "given" : "Kees",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"McGuire", "given" : "Patrick C.", "non-dropping-particle" : "", "parse-names" : false, "suffix" : "" }, { "dropping-particle" : "", "family" : "Melton", "given" : "Joe R.",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"Omar", "given" : "Abdirahman M.", "non-dropping-particle" : "", "parse-names" : false, "suffix" : "" }, { "dropping-particle" : "", "family" : "Ono", "given" : "Tsuneo", "non-dropping-particle" : "", "parse-names" : false, "suffix" : "" }, { "dropping-particle" : "", "family" : "Peregon", "given" : "Anna",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"S\u00e9f\u00e9rian", "given" : "Roland", "non-dropping-particle" : "", "parse-names" : false, "suffix" : "" }, { "dropping-particle" : "", "family" : "Schwinger", "given" : "J\u00f6rg", "non-dropping-particle" : "", "parse-names" : false, "suffix" : "" }, { "dropping-particle" : "", "family" : "Smith", "given" : "Naomi",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"Werf", "given" : "Guido R.", "non-dropping-particle" : "van der", "parse-names" : false, "suffix" : "" }, { "dropping-particle" : "", "family" : "Wiltshire", "given" : "Andrew J.", "non-dropping-particle" : "", "parse-names" : false, "suffix" : "" }, { "dropping-particle" : "", "family" : "Zaehle", "given" : "S\u00f6nke", "non-dropping-particle" : "", "parse-names" : false, "suffix" : "" } ], "container-title" : "Earth System Science Data", "id" : "ITEM-2", "issue" : "4", "issued" : { "date-parts" : [ [ "2019", "12", "4" ] ] }, "page" : "1783-1838", "title" : "Global Carbon Budget 2019", "translator" : [ { "dropping-particle" : "", "family" : "L6326", "given" : "", "non-dropping-particle" : "", "parse-names" : false, "suffix" : "" } ], "type" : "article-journal", "volume" : "11" }, "uris" : [ "http://www.mendeley.com/documents/?uuid=4152f147-01dc-4035-9632-0e6180fe1046" ] } ], "mendeley" : { "formattedCitation" : "(Sitch et al., 2015; Friedlingstein et al., 2019)", "manualFormatting" : "(e.g., Sitch et al., 2015; Friedlingstein et al., 2019)", "plainTextFormattedCitation" : "(Sitch et al., 2015; Friedlingstein et al., 2019)", "previouslyFormattedCitation" : "(Sitch et al., 2015; Friedlingstein et al., 2019)" }, "properties" : { "noteIndex" : 0 }, "schema" : "https://github.com/citation-style-language/schema/raw/master/csl-citation.json" }</w:instrText>
        </w:r>
      </w:ins>
      <w:del w:id="1571" w:author="Robin Matthews" w:date="2021-06-17T16:31:00Z">
        <w:r w:rsidR="00747167" w:rsidRPr="001E7A27" w:rsidDel="007B506D">
          <w:rPr>
            <w:lang w:val="en-GB" w:eastAsia="en-US"/>
          </w:rPr>
          <w:delInstrText>ADDIN CSL_CITATION { "citationItems" : [ { "id" : "ITEM-1", "itemData" : { "DOI" : "10.5194/bg-12-653-2015", "ISBN" : "1726-4189", "ISSN" : "1726-4189", "abstract" : "Abstract. The land and ocean absorb on average just over half of the anthropogenic emissions of carbon dioxide (CO2) every year. These CO2 \"sinks\" are modulated by climate change and variability. Here we use a suite of nine dynamic global vegetation models (DGVMs) and four ocean biogeochemical general circulation models (OBGCMs) to estimate trends driven by global and regional climate and atmospheric CO2 in land and oceanic CO2 exchanges with the atmosphere over the period 1990\u20132009, to attribute these trends to underlying processes in the models, and to quantify the uncertainty and level of inter-model agreement. The models were forced with reconstructed climate fields and observed global atmospheric CO2; land use and land cover changes are not included for the DGVMs. Over the period 1990\u20132009, the DGVMs simulate a mean global land carbon sink of \u22122.4 \u00b1 0.7 Pg C yr\u22121 with a small significant trend of \u22120.06 \u00b1 0.03 Pg C yr\u22122 (increasing sink). Over the more limited period 1990\u20132004, the ocean models simulate a mean ocean sink of \u22122.2 \u00b1 0.2 Pg C yr\u22121 with a trend in the net C uptake that is indistinguishable from zero (\u22120.01 \u00b1 0.02 Pg C yr\u22122). The two ocean models that extended the simulations until 2009 suggest a slightly stronger, but still small, trend of \u22120.02 \u00b1 0.01 Pg C yr\u22122. Trends from land and ocean models compare favourably to the land greenness trends from remote sensing, atmospheric inversion results, and the residual land sink required to close the global carbon budget. Trends in the land sink are driven by increasing net primary production (NPP), whose statistically significant trend of 0.22 \u00b1 0.08 Pg C yr\u22122 exceeds a significant trend in heterotrophic respiration of 0.16 \u00b1 0.05 Pg C yr\u22122 \u2013 primarily as a consequence of widespread CO2 fertilisation of plant production. Most of the land-based trend in simulated net carbon uptake originates from natural ecosystems in the tropics (\u22120.04 \u00b1 0.01 Pg C yr\u22122), with almost no trend over the northern land region, where recent warming and reduced rainfall offsets the positive impact of elevated atmospheric CO2 and changes in growing season length on carbon storage. The small uptake trend in the ocean models emerges because climate variability and change, and in particular increasing sea surface temperatures, tend to counter\\\\-act the trend in ocean uptake driven by the increase in atmospheric CO2. Large uncertainty remains in the magnitude and sign of modelled carbon trends in several regions, as well \u2026", "author" : [ { "dropping-particle" : "", "family" : "Sitch", "given" : "S.", "non-dropping-particle" : "", "parse-names" : false, "suffix" : "" }, { "dropping-particle" : "", "family" : "Friedlingstein", "given" : "P.", "non-dropping-particle" : "", "parse-names" : false, "suffix" : "" }, { "dropping-particle" : "", "family" : "Gruber", "given" : "N.", "non-dropping-particle" : "", "parse-names" : false, "suffix" : "" }, { "dropping-particle" : "", "family" : "Jones", "given" : "S. D.", "non-dropping-particle" : "", "parse-names" : false, "suffix" : "" }, { "dropping-particle" : "", "family" : "Murray-Tortarolo", "given" : "G.", "non-dropping-particle" : "", "parse-names" : false, "suffix" : "" }, { "dropping-particle" : "", "family" : "Ahlstr\u00f6m", "given" : "A.", "non-dropping-particle" : "", "parse-names" : false, "suffix" : "" }, { "dropping-particle" : "", "family" : "Doney", "given" : "S. C.", "non-dropping-particle" : "", "parse-names" : false, "suffix" : "" }, { "dropping-particle" : "", "family" : "Graven", "given" : "H.", "non-dropping-particle" : "", "parse-names" : false, "suffix" : "" }, { "dropping-particle" : "", "family" : "Heinze", "given" : "C.", "non-dropping-particle" : "", "parse-names" : false, "suffix" : "" }, { "dropping-particle" : "", "family" : "Huntingford", "given" : "C.", "non-dropping-particle" : "", "parse-names" : false, "suffix" : "" }, { "dropping-particle" : "", "family" : "Levis", "given" : "S.", "non-dropping-particle" : "", "parse-names" : false, "suffix" : "" }, { "dropping-particle" : "", "family" : "Levy", "given" : "P. E.", "non-dropping-particle" : "", "parse-names" : false, "suffix" : "" }, { "dropping-particle" : "", "family" : "Lomas", "given" : "M.", "non-dropping-particle" : "", "parse-names" : false, "suffix" : "" }, { "dropping-particle" : "", "family" : "Poulter", "given" : "B.", "non-dropping-particle" : "", "parse-names" : false, "suffix" : "" }, { "dropping-particle" : "", "family" : "Viovy", "given" : "N.", "non-dropping-particle" : "", "parse-names" : false, "suffix" : "" }, { "dropping-particle" : "", "family" : "Zaehle", "given" : "S.", "non-dropping-particle" : "", "parse-names" : false, "suffix" : "" }, { "dropping-particle" : "", "family" : "Zeng", "given" : "N.", "non-dropping-particle" : "", "parse-names" : false, "suffix" : "" }, { "dropping-particle" : "", "family" : "Arneth", "given" : "A.", "non-dropping-particle" : "", "parse-names" : false, "suffix" : "" }, { "dropping-particle" : "", "family" : "Bonan", "given" : "G.", "non-dropping-particle" : "", "parse-names" : false, "suffix" : "" }, { "dropping-particle" : "", "family" : "Bopp", "given" : "L.", "non-dropping-particle" : "", "parse-names" : false, "suffix" : "" }, { "dropping-particle" : "", "family" : "Canadell", "given" : "J. G.", "non-dropping-particle" : "", "parse-names" : false, "suffix" : "" }, { "dropping-particle" : "", "family" : "Chevallier", "given" : "F.", "non-dropping-particle" : "", "parse-names" : false, "suffix" : "" }, { "dropping-particle" : "", "family" : "Ciais", "given" : "P.", "non-dropping-particle" : "", "parse-names" : false, "suffix" : "" }, { "dropping-particle" : "", "family" : "Ellis", "given" : "R.", "non-dropping-particle" : "", "parse-names" : false, "suffix" : "" }, { "dropping-particle" : "", "family" : "Gloor", "given" : "M.", "non-dropping-particle" : "", "parse-names" : false, "suffix" : "" }, { "dropping-particle" : "", "family" : "Peylin", "given" : "P.", "non-dropping-particle" : "", "parse-names" : false, "suffix" : "" }, { "dropping-particle" : "", "family" : "Piao", "given" : "S. L.", "non-dropping-particle" : "", "parse-names" : false, "suffix" : "" }, { "dropping-particle" : "", "family" : "Qu\u00e9r\u00e9", "given" : "C.", "non-dropping-particle" : "Le", "parse-names" : false, "suffix" : "" }, { "dropping-particle" : "", "family" : "Smith", "given" : "B.", "non-dropping-particle" : "", "parse-names" : false, "suffix" : "" }, { "dropping-particle" : "", "family" : "Zhu", "given" : "Z.", "non-dropping-particle" : "", "parse-names" : false, "suffix" : "" }, { "dropping-particle" : "", "family" : "Myneni", "given" : "R.", "non-dropping-particle" : "", "parse-names" : false, "suffix" : "" } ], "container-title" : "Biogeosciences", "id" : "ITEM-1", "issue" : "3", "issued" : { "date-parts" : [ [ "2015", "2", "2" ] ] }, "page" : "653-679", "title" : "Recent trends and drivers of regional sources and sinks of carbon dioxide", "translator" : [ { "dropping-particle" : "", "family" : "L4215", "given" : "", "non-dropping-particle" : "", "parse-names" : false, "suffix" : "" } ], "type" : "article-journal", "volume" : "12" }, "uris" : [ "http://www.mendeley.com/documents/?uuid=674e9432-037d-3a2b-afa3-df7c45d6538d" ] }, { "id" : "ITEM-2", "itemData" : { "DOI" : "10.5194/essd-11-1783-2019", "ISSN" : "1866-3516", "author" : [ { "dropping-particle" : "", "family" : "Friedlingstein", "given" : "Pierre", "non-dropping-particle" : "", "parse-names" : false, "suffix" : "" }, { "dropping-particle" : "", "family" : "Jones", "given" : "Matthew W.", "non-dropping-particle" : "", "parse-names" : false, "suffix" : "" }, { "dropping-particle" : "", "family" : "O'Sullivan", "given" : "Michael", "non-dropping-particle" : "", "parse-names" : false, "suffix" : "" }, { "dropping-particle" : "", "family" : "Andrew", "given" : "Robbie M.", "non-dropping-particle" : "", "parse-names" : false, "suffix" : "" }, { "dropping-particle" : "", "family" : "Hauck", "given" : "Judith",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"Bakker", "given" : "Dorothee C. E.",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"Anthoni", "given" : "Peter", "non-dropping-particle" : "", "parse-names" : false, "suffix" : "" }, { "dropping-particle" : "", "family" : "Barbero", "given" : "Leticia", "non-dropping-particle" : "", "parse-names" : false, "suffix" : "" }, { "dropping-particle" : "", "family" : "Bastos", "given" : "Ana", "non-dropping-particle" : "", "parse-names" : false, "suffix" : "" }, { "dropping-particle" : "", "family" : "Bastrikov", "given" : "Vladislav", "non-dropping-particle" : "", "parse-names" : false, "suffix" : "" }, { "dropping-particle" : "", "family" : "Becker", "given" : "Meike", "non-dropping-particle" : "", "parse-names" : false, "suffix" : "" }, { "dropping-particle" : "", "family" : "Bopp", "given" : "Laurent", "non-dropping-particle" : "", "parse-names" : false, "suffix" : "" }, { "dropping-particle" : "", "family" : "Buitenhuis", "given" : "Erik",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"Currie", "given" : "Kim I.", "non-dropping-particle" : "", "parse-names" : false, "suffix" : "" }, { "dropping-particle" : "", "family" : "Feely", "given" : "Richard A.",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"Gruber", "given" : "Nicolas", "non-dropping-particle" : "", "parse-names" : false, "suffix" : "" }, { "dropping-particle" : "", "family" : "Gutekunst", "given" : "S\u00f6ren", "non-dropping-particle" : "", "parse-names" : false, "suffix" : "" }, { "dropping-particle" : "", "family" : "Harris", "given" : "Ian",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"Kaplan", "given" : "Jed O.", "non-dropping-particle" : "", "parse-names" : false, "suffix" : "" }, { "dropping-particle" : "", "family" : "Kato", "given" : "Etsushi", "non-dropping-particle" : "", "parse-names" : false, "suffix" : "" }, { "dropping-particle" : "", "family" : "Klein Goldewijk", "given" : "Kees",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"McGuire", "given" : "Patrick C.", "non-dropping-particle" : "", "parse-names" : false, "suffix" : "" }, { "dropping-particle" : "", "family" : "Melton", "given" : "Joe R.",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"Omar", "given" : "Abdirahman M.", "non-dropping-particle" : "", "parse-names" : false, "suffix" : "" }, { "dropping-particle" : "", "family" : "Ono", "given" : "Tsuneo", "non-dropping-particle" : "", "parse-names" : false, "suffix" : "" }, { "dropping-particle" : "", "family" : "Peregon", "given" : "Anna",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"S\u00e9f\u00e9rian", "given" : "Roland", "non-dropping-particle" : "", "parse-names" : false, "suffix" : "" }, { "dropping-particle" : "", "family" : "Schwinger", "given" : "J\u00f6rg", "non-dropping-particle" : "", "parse-names" : false, "suffix" : "" }, { "dropping-particle" : "", "family" : "Smith", "given" : "Naomi",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"Werf", "given" : "Guido R.", "non-dropping-particle" : "van der", "parse-names" : false, "suffix" : "" }, { "dropping-particle" : "", "family" : "Wiltshire", "given" : "Andrew J.", "non-dropping-particle" : "", "parse-names" : false, "suffix" : "" }, { "dropping-particle" : "", "family" : "Zaehle", "given" : "S\u00f6nke", "non-dropping-particle" : "", "parse-names" : false, "suffix" : "" } ], "container-title" : "Earth System Science Data", "id" : "ITEM-2", "issue" : "4", "issued" : { "date-parts" : [ [ "2019", "12", "4" ] ] }, "page" : "1783-1838", "title" : "Global Carbon Budget 2019", "translator" : [ { "dropping-particle" : "", "family" : "L6326", "given" : "", "non-dropping-particle" : "", "parse-names" : false, "suffix" : "" } ], "type" : "article-journal", "volume" : "11" }, "uris" : [ "http://www.mendeley.com/documents/?uuid=4152f147-01dc-4035-9632-0e6180fe1046" ] } ], "mendeley" : { "formattedCitation" : "(Sitch et al., 2015; Friedlingstein et al., 2019)", "manualFormatting" : "(e.g. Sitch et al., 2015; Friedlingstein et al., 2019)", "plainTextFormattedCitation" : "(Sitch et al., 2015; Friedlingstein et al., 2019)", "previouslyFormattedCitation" : "(Sitch et al., 2015; Friedlingstein et al., 2019)"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(e.g.</w:t>
      </w:r>
      <w:ins w:id="1572" w:author="Robin Matthews" w:date="2021-06-17T16:31:00Z">
        <w:r w:rsidR="007B506D" w:rsidRPr="001E7A27">
          <w:rPr>
            <w:noProof/>
            <w:lang w:val="en-GB" w:eastAsia="en-US"/>
          </w:rPr>
          <w:t>,</w:t>
        </w:r>
      </w:ins>
      <w:r w:rsidR="00025FA2" w:rsidRPr="001E7A27">
        <w:rPr>
          <w:noProof/>
          <w:lang w:val="en-GB" w:eastAsia="en-US"/>
        </w:rPr>
        <w:t xml:space="preserve"> Sitch et al., 2015; Friedlingstein et al., 2019)</w:t>
      </w:r>
      <w:r w:rsidRPr="001E7A27">
        <w:rPr>
          <w:lang w:val="en-GB" w:eastAsia="en-US"/>
        </w:rPr>
        <w:fldChar w:fldCharType="end"/>
      </w:r>
      <w:commentRangeEnd w:id="1569"/>
      <w:r w:rsidR="00025FA2" w:rsidRPr="001E7A27">
        <w:rPr>
          <w:rStyle w:val="CommentReference"/>
          <w:lang w:val="en-GB"/>
        </w:rPr>
        <w:commentReference w:id="1569"/>
      </w:r>
      <w:r w:rsidRPr="001E7A27">
        <w:rPr>
          <w:lang w:val="en-GB" w:eastAsia="en-US"/>
        </w:rPr>
        <w:t xml:space="preserve">. </w:t>
      </w:r>
      <w:r w:rsidRPr="001E7A27">
        <w:rPr>
          <w:color w:val="000000" w:themeColor="text1"/>
          <w:lang w:val="en-GB" w:eastAsia="en-US"/>
        </w:rPr>
        <w:t>The northern hemisphere contributes more to the net increase in the land CO</w:t>
      </w:r>
      <w:r w:rsidRPr="001E7A27">
        <w:rPr>
          <w:color w:val="000000" w:themeColor="text1"/>
          <w:vertAlign w:val="subscript"/>
          <w:lang w:val="en-GB" w:eastAsia="en-US"/>
        </w:rPr>
        <w:t>2</w:t>
      </w:r>
      <w:r w:rsidRPr="001E7A27">
        <w:rPr>
          <w:color w:val="000000" w:themeColor="text1"/>
          <w:lang w:val="en-GB" w:eastAsia="en-US"/>
        </w:rPr>
        <w:t xml:space="preserve"> sink compared to the southern hemisphere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"ITEM-1",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"mendeley" : { "formattedCitation" : "(Ciais et al., 2019)", "manualFormatting" : "(Ciais et al., 2019)", "plainTextFormattedCitation" : "(Ciais et al., 2019)", "previouslyFormattedCitation" : "(Ciais et al., 2019)"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(Ciais et al., 2019)</w:t>
      </w:r>
      <w:r w:rsidRPr="001E7A27">
        <w:rPr>
          <w:color w:val="000000" w:themeColor="text1"/>
          <w:lang w:val="en-GB" w:eastAsia="en-US"/>
        </w:rPr>
        <w:fldChar w:fldCharType="end"/>
      </w:r>
      <w:r w:rsidRPr="001E7A27">
        <w:rPr>
          <w:color w:val="000000" w:themeColor="text1"/>
          <w:lang w:val="en-GB" w:eastAsia="en-US"/>
        </w:rPr>
        <w:t xml:space="preserve">, and boreal and temperate forests probably contribute the most </w:t>
      </w:r>
      <w:r w:rsidRPr="001E7A27">
        <w:rPr>
          <w:color w:val="000000" w:themeColor="text1"/>
          <w:lang w:val="en-GB" w:eastAsia="en-US"/>
        </w:rPr>
        <w:fldChar w:fldCharType="begin" w:fldLock="1"/>
      </w:r>
      <w:r w:rsidR="00BC2C5E" w:rsidRPr="001E7A27">
        <w:rPr>
          <w:color w:val="000000" w:themeColor="text1"/>
          <w:lang w:val="en-GB" w:eastAsia="en-US"/>
        </w:rPr>
        <w:instrText>ADDIN CSL_CITATION { "citationItems" : [ { "id" : "ITEM-1", "itemData" : { "DOI" : "10.1038/s41559-019-1090-0", "ISSN" : "2397334X", "abstract" : "Anthropogenic land use and land cover changes (LULCC) have a large impact on the global terrestrial carbon sink, but this effect is not well characterized according to biogeographical region. Here, using state-of-the-art Earth observation data and a dynamic global vegetation model, we estimate the impact of LULCC on the contribution of biomes to the terrestrial carbon sink between 1992 and 2015. Tropical and boreal forests contributed equally, and with the largest share of the mean global terrestrial carbon sink. CO2 fertilization was found to be the main driver increasing the terrestrial carbon sink from 1992 to 2015, but the net effect of all drivers (CO2 fertilization and nitrogen deposition, LULCC and meteorological forcing) caused a reduction and an increase, respectively, in the terrestrial carbon sink for tropical and boreal forests. These diverging trends were not observed when applying a conventional LULCC dataset, but were also evident in satellite passive microwave estimates of aboveground biomass. These datasets thereby converge on the conclusion that LULCC have had a greater impact on tropical forests than previously estimated, causing an increase and decrease of the contributions of boreal and tropical forests, respectively, to the growing terrestrial carbon sink.", "author" : [ { "dropping-particle" : "", "family" : "Tagesson", "given" : "Torbern", "non-dropping-particle" : "", "parse-names" : false, "suffix" : "" }, { "dropping-particle" : "", "family" : "Schurgers", "given" : "Guy", "non-dropping-particle" : "", "parse-names" : false, "suffix" : "" }, { "dropping-particle" : "", "family" : "Horion", "given" : "St\u00e9phanie", "non-dropping-particle" : "", "parse-names" : false, "suffix" : "" }, { "dropping-particle" : "", "family" : "Ciais", "given" : "Philippe", "non-dropping-particle" : "", "parse-names" : false, "suffix" : "" }, { "dropping-particle" : "", "family" : "Tian", "given" : "Feng", "non-dropping-particle" : "", "parse-names" : false, "suffix" : "" }, { "dropping-particle" : "", "family" : "Brandt", "given" : "Martin", "non-dropping-particle" : "", "parse-names" : false, "suffix" : "" }, { "dropping-particle" : "", "family" : "Ahlstr\u00f6m", "given" : "Anders", "non-dropping-particle" : "", "parse-names" : false, "suffix" : "" }, { "dropping-particle" : "", "family" : "Wigneron", "given" : "Jean Pierre", "non-dropping-particle" : "", "parse-names" : false, "suffix" : "" }, { "dropping-particle" : "", "family" : "Ard\u00f6", "given" : "Jonas", "non-dropping-particle" : "", "parse-names" : false, "suffix" : "" }, { "dropping-particle" : "", "family" : "Olin", "given" : "Stefan", "non-dropping-particle" : "", "parse-names" : false, "suffix" : "" }, { "dropping-particle" : "", "family" : "Fan", "given" : "Lei", "non-dropping-particle" : "", "parse-names" : false, "suffix" : "" }, { "dropping-particle" : "", "family" : "Wu", "given" : "Zhendong", "non-dropping-particle" : "", "parse-names" : false, "suffix" : "" }, { "dropping-particle" : "", "family" : "Fensholt", "given" : "Rasmus", "non-dropping-particle" : "", "parse-names" : false, "suffix" : "" } ], "container-title" : "Nature Ecology &amp; Evolution", "id" : "ITEM-1", "issue" : "2", "issued" : { "date-parts" : [ [ "2020" ] ] }, "title" : "Recent divergence in the contributions of tropical and boreal forests to the terrestrial carbon sink", "translator" : [ { "dropping-particle" : "", "family" : "L6822", "given" : "", "non-dropping-particle" : "", "parse-names" : false, "suffix" : "" } ], "type" : "article-journal", "volume" : "4" }, "uris" : [ "http://www.mendeley.com/documents/?uuid=232c9894-f73b-3966-9469-379b45ffb8c6" ] } ], "mendeley" : { "formattedCitation" : "(Tagesson et al., 2020)", "plainTextFormattedCitation" : "(Tagesson et al., 2020)", "previouslyFormattedCitation" : "(Tagesson et al., 2020)"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(Tagesson et al., 2020)</w:t>
      </w:r>
      <w:r w:rsidRPr="001E7A27">
        <w:rPr>
          <w:color w:val="000000" w:themeColor="text1"/>
          <w:lang w:val="en-GB" w:eastAsia="en-US"/>
        </w:rPr>
        <w:fldChar w:fldCharType="end"/>
      </w:r>
      <w:r w:rsidRPr="001E7A27">
        <w:rPr>
          <w:color w:val="000000" w:themeColor="text1"/>
          <w:lang w:val="en-GB" w:eastAsia="en-US"/>
        </w:rPr>
        <w:t xml:space="preserve">. Attributing an </w:t>
      </w:r>
      <w:r w:rsidRPr="001E7A27">
        <w:rPr>
          <w:color w:val="000000" w:themeColor="text1"/>
          <w:lang w:val="en-GB" w:eastAsia="zh-CN"/>
        </w:rPr>
        <w:t>inc</w:t>
      </w:r>
      <w:r w:rsidRPr="001E7A27">
        <w:rPr>
          <w:color w:val="000000" w:themeColor="text1"/>
          <w:lang w:val="en-GB" w:eastAsia="en-US"/>
        </w:rPr>
        <w:t>reased net land CO</w:t>
      </w:r>
      <w:r w:rsidRPr="001E7A27">
        <w:rPr>
          <w:color w:val="000000" w:themeColor="text1"/>
          <w:vertAlign w:val="subscript"/>
          <w:lang w:val="en-GB" w:eastAsia="en-US"/>
        </w:rPr>
        <w:t>2</w:t>
      </w:r>
      <w:r w:rsidRPr="001E7A27">
        <w:rPr>
          <w:color w:val="000000" w:themeColor="text1"/>
          <w:lang w:val="en-GB" w:eastAsia="en-US"/>
        </w:rPr>
        <w:t xml:space="preserve"> sink to finer regional scales remains challenging, but </w:t>
      </w:r>
      <w:r w:rsidRPr="001E7A27">
        <w:rPr>
          <w:color w:val="000000" w:themeColor="text1"/>
          <w:lang w:val="en-GB" w:eastAsia="zh-CN"/>
        </w:rPr>
        <w:t>inversions of satellite-based column CO</w:t>
      </w:r>
      <w:r w:rsidRPr="001E7A27">
        <w:rPr>
          <w:color w:val="000000" w:themeColor="text1"/>
          <w:vertAlign w:val="subscript"/>
          <w:lang w:val="en-GB" w:eastAsia="zh-CN"/>
        </w:rPr>
        <w:t>2</w:t>
      </w:r>
      <w:r w:rsidRPr="001E7A27">
        <w:rPr>
          <w:color w:val="000000" w:themeColor="text1"/>
          <w:lang w:val="en-GB" w:eastAsia="zh-CN"/>
        </w:rPr>
        <w:t xml:space="preserve"> products that have emerged since AR5 are a promising tool to further constrain regional land-atmosphere CO</w:t>
      </w:r>
      <w:r w:rsidRPr="001E7A27">
        <w:rPr>
          <w:color w:val="000000" w:themeColor="text1"/>
          <w:vertAlign w:val="subscript"/>
          <w:lang w:val="en-GB" w:eastAsia="zh-CN"/>
        </w:rPr>
        <w:t>2</w:t>
      </w:r>
      <w:r w:rsidRPr="001E7A27">
        <w:rPr>
          <w:color w:val="000000" w:themeColor="text1"/>
          <w:lang w:val="en-GB" w:eastAsia="zh-CN"/>
        </w:rPr>
        <w:t xml:space="preserve"> exchange</w:t>
      </w:r>
      <w:r w:rsidR="00FC058E" w:rsidRPr="001E7A27">
        <w:rPr>
          <w:color w:val="000000" w:themeColor="text1"/>
          <w:lang w:val="en-GB" w:eastAsia="zh-CN"/>
        </w:rPr>
        <w:t xml:space="preserve"> </w:t>
      </w:r>
      <w:r w:rsidR="00FC058E" w:rsidRPr="001E7A27">
        <w:rPr>
          <w:color w:val="000000" w:themeColor="text1"/>
          <w:lang w:val="en-GB" w:eastAsia="zh-CN"/>
        </w:rPr>
        <w:fldChar w:fldCharType="begin" w:fldLock="1"/>
      </w:r>
      <w:r w:rsidR="00176897" w:rsidRPr="001E7A27">
        <w:rPr>
          <w:color w:val="000000" w:themeColor="text1"/>
          <w:lang w:val="en-GB" w:eastAsia="zh-CN"/>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"DOI" : "10.5194/amt-11-6539-2018", "ISSN" : "1867-8548", "abstract" : "Abstract. Since September 2014, NASA's Orbiting Carbon Observatory-2 (OCO-2) satellite has been taking measurements of reflected solar spectra and using them to infer atmospheric carbon dioxide levels. This work provides details of the OCO-2 retrieval algorithm, versions 7 and 8, used to derive the column-averaged dry air mole fraction of atmospheric CO2 (XCO2) for the roughly 100000 cloud-free measurements recorded by OCO-2 each day. The algorithm is based on the Atmospheric Carbon Observations from Space (ACOS) algorithm which has been applied to observations from the Greenhouse Gases Observing SATellite (GOSAT) since 2009, with modifications necessary for OCO-2. Because high accuracy, better than 0.25%, is required in order to accurately infer carbon sources and sinks from XCO2, significant errors and regional-scale biases in the measurements must be minimized. We discuss efforts to filter out poor-quality measurements, and correct the remaining good-quality measurements to minimize regional-scale biases. Updates to the radiance calibration and retrieval forward model in version 8 have improved many aspects of the retrieved data products. The version 8 data appear to have reduced regional-scale biases overall, and demonstrate a clear improvement over the version 7 data. In particular, error variance with respect to TCCON was reduced by 20% over land and 40% over ocean between versions 7 and 8, and nadir and glint observations over land are now more consistent. While this paper documents the significant improvements in the ACOS algorithm, it will continue to evolve and improve as the CO2 data record continues to expand. ]]&gt;", "author" : [ { "dropping-particle" : "", "family" : "O'Dell", "given" : "Christopher W.", "non-dropping-particle" : "", "parse-names" : false, "suffix" : "" }, { "dropping-particle" : "", "family" : "Eldering", "given" : "Annmarie", "non-dropping-particle" : "", "parse-names" : false, "suffix" : "" }, { "dropping-particle" : "", "family" : "Wennberg", "given" : "Paul O.", "non-dropping-particle" : "", "parse-names" : false, "suffix" : "" }, { "dropping-particle" : "", "family" : "Crisp", "given" : "David", "non-dropping-particle" : "", "parse-names" : false, "suffix" : "" }, { "dropping-particle" : "", "family" : "Gunson", "given" : "Michael R.", "non-dropping-particle" : "", "parse-names" : false, "suffix" : "" }, { "dropping-particle" : "", "family" : "Fisher", "given" : "Brendan", "non-dropping-particle" : "", "parse-names" : false, "suffix" : "" }, { "dropping-particle" : "", "family" : "Frankenberg", "given" : "Christian", "non-dropping-particle" : "", "parse-names" : false, "suffix" : "" }, { "dropping-particle" : "", "family" : "Kiel", "given" : "Matth\u00e4us", "non-dropping-particle" : "", "parse-names" : false, "suffix" : "" }, { "dropping-particle" : "", "family" : "Lindqvist", "given" : "Hannakaisa", "non-dropping-particle" : "", "parse-names" : false, "suffix" : "" }, { "dropping-particle" : "", "family" : "Mandrake", "given" : "Lukas", "non-dropping-particle" : "", "parse-names" : false, "suffix" : "" }, { "dropping-particle" : "", "family" : "Merrelli", "given" : "Aronne", "non-dropping-particle" : "", "parse-names" : false, "suffix" : "" }, { "dropping-particle" : "", "family" : "Natraj", "given" : "Vijay", "non-dropping-particle" : "", "parse-names" : false, "suffix" : "" }, { "dropping-particle" : "", "family" : "Nelson", "given" : "Robert R.", "non-dropping-particle" : "", "parse-names" : false, "suffix" : "" }, { "dropping-particle" : "", "family" : "Osterman", "given" : "Gregory B.", "non-dropping-particle" : "", "parse-names" : false, "suffix" : "" }, { "dropping-particle" : "", "family" : "Payne", "given" : "Vivienne H.", "non-dropping-particle" : "", "parse-names" : false, "suffix" : "" }, { "dropping-particle" : "", "family" : "Taylor", "given" : "Thomas E.", "non-dropping-particle" : "", "parse-names" : false, "suffix" : "" }, { "dropping-particle" : "", "family" : "Wunch", "given" : "Debra", "non-dropping-particle" : "", "parse-names" : false, "suffix" : "" }, { "dropping-particle" : "", "family" : "Drouin", "given" : "Brian J.", "non-dropping-particle" : "", "parse-names" : false, "suffix" : "" }, { "dropping-particle" : "", "family" : "Oyafuso", "given" : "Fabiano", "non-dropping-particle" : "", "parse-names" : false, "suffix" : "" }, { "dropping-particle" : "", "family" : "Chang", "given" : "Albert", "non-dropping-particle" : "", "parse-names" : false, "suffix" : "" }, { "dropping-particle" : "", "family" : "McDuffie", "given" : "James", "non-dropping-particle" : "", "parse-names" : false, "suffix" : "" }, { "dropping-particle" : "", "family" : "Smyth", "given" : "Michael", "non-dropping-particle" : "", "parse-names" : false, "suffix" : "" }, { "dropping-particle" : "", "family" : "Baker", "given" : "David F.", "non-dropping-particle" : "", "parse-names" : false, "suffix" : "" }, { "dropping-particle" : "", "family" : "Basu", "given" : "Sourish", "non-dropping-particle" : "", "parse-names" : false, "suffix" : "" }, { "dropping-particle" : "", "family" : "Chevallier", "given" : "Fr\u00e9d\u00e9ric", "non-dropping-particle" : "", "parse-names" : false, "suffix" : "" }, { "dropping-particle" : "", "family" : "Crowell", "given" : "Sean M. R.", "non-dropping-particle" : "", "parse-names" : false, "suffix" : "" }, { "dropping-particle" : "", "family" : "Feng", "given" : "Liang", "non-dropping-particle" : "", "parse-names" : false, "suffix" : "" }, { "dropping-particle" : "", "family" : "Palmer", "given" : "Paul I.", "non-dropping-particle" : "", "parse-names" : false, "suffix" : "" }, { "dropping-particle" : "", "family" : "Dubey", "given" : "Mavendra", "non-dropping-particle" : "", "parse-names" : false, "suffix" : "" }, { "dropping-particle" : "", "family" : "Garc\u00eda", "given" : "Omaira E.", "non-dropping-particle" : "", "parse-names" : false, "suffix" : "" }, { "dropping-particle" : "", "family" : "Griffith", "given" : "David W. T.", "non-dropping-particle" : "", "parse-names" : false, "suffix" : "" }, { "dropping-particle" : "", "family" : "Hase", "given" : "Frank", "non-dropping-particle" : "", "parse-names" : false, "suffix" : "" }, { "dropping-particle" : "", "family" : "Iraci", "given" : "Laura T.", "non-dropping-particle" : "", "parse-names" : false, "suffix" : "" }, { "dropping-particle" : "", "family" : "Kivi", "given" : "Rigel", "non-dropping-particle" : "", "parse-names" : false, "suffix" : "" }, { "dropping-particle" : "", "family" : "Morino", "given" : "Isamu", "non-dropping-particle" : "", "parse-names" : false, "suffix" : "" }, { "dropping-particle" : "", "family" : "Notholt", "given" : "Justus", "non-dropping-particle" : "", "parse-names" : false, "suffix" : "" }, { "dropping-particle" : "", "family" : "Ohyama", "given" : "Hirofumi", "non-dropping-particle" : "", "parse-names" : false, "suffix" : "" }, { "dropping-particle" : "", "family" : "Petri", "given" : "Christof", "non-dropping-particle" : "", "parse-names" : false, "suffix" : "" }, { "dropping-particle" : "", "family" : "Roehl", "given" : "Coleen M.", "non-dropping-particle" : "", "parse-names" : false, "suffix" : "" }, { "dropping-particle" : "", "family" : "Sha", "given" : "Mahesh K.", "non-dropping-particle" : "", "parse-names" : false, "suffix" : "" }, { "dropping-particle" : "", "family" : "Strong", "given" : "Kimberly", "non-dropping-particle" : "", "parse-names" : false, "suffix" : "" }, { "dropping-particle" : "", "family" : "Sussmann", "given" : "Ralf", "non-dropping-particle" : "", "parse-names" : false, "suffix" : "" }, { "dropping-particle" : "", "family" : "Te", "given" : "Yao", "non-dropping-particle" : "", "parse-names" : false, "suffix" : "" }, { "dropping-particle" : "", "family" : "Uchino", "given" : "Osamu", "non-dropping-particle" : "", "parse-names" : false, "suffix" : "" }, { "dropping-particle" : "", "family" : "Velazco", "given" : "Voltaire A.", "non-dropping-particle" : "", "parse-names" : false, "suffix" : "" } ], "container-title" : "Atmospheric Measurement Techniques", "id" : "ITEM-2", "issue" : "12", "issued" : { "date-parts" : [ [ "2018", "12", "11" ] ] }, "page" : "6539-6576", "title" : "Improved retrievals of carbon dioxide from Orbiting Carbon Observatory-2 with the version 8 ACOS algorithm", "translator" : [ { "dropping-particle" : "", "family" : "L4572", "given" : "", "non-dropping-particle" : "", "parse-names" : false, "suffix" : "" } ], "type" : "article-journal", "volume" : "11" }, "uris" : [ "http://www.mendeley.com/documents/?uuid=abe7d622-1dd5-352a-910f-80164c5afc14" ] }, { "id" : "ITEM-3", "itemData" : { "DOI" : "10.1002/2014JD022962", "ISSN" : "2169897X", "abstract" : "This study presents the outcome of an inverse modeling intercomparison experiment on the use of total column CO2 retrievals from Greenhouse Gas Observing Satellite (GOSAT) for quantifying global sources and sinks of CO2. Eight research groups submitted inverse modeling results for the first year of GOSAT measurements. Inversions were carried out using only GOSAT data, a combination of GOSAT and surface measurements, and using only surface measurements. As expected, the most robust flux estimates are obtained at large scales (e.g., within 20% of the annual flux at the global scale), and they quickly diverge toward the scale of the subcontinental TRANSCOM regions and beyond (to &gt;100% of the annual flux). We focus our analysis on a shift in the CO2 uptake over land from the Tropics toward the Northern Hemisphere Extra tropics of \u223c1 PgC/yr when GOSAT data are used in the inversions. This shift is largely driven by TRANSCOM regions Europe and Northern Africa, showing, respectively, an increased uptake and release of 0.7 and 0.9 PgC/yr. Inversions using GOSAT data show a reduced gradient between midlatitudes of the Northern Hemisphere and the Tropics, consistent with the latitudinal shift in carbon uptake. However, the reduced gradients degrade the agreement with background aircraft and surface measurements. To narrow the range of inversion-derived flux, estimates will require further efforts to understand the differences not only between the retrieval schemes but also between inverse models, as their contributions to the overall uncertainty are estimated to be of similar magnitude.", "author" : [ { "dropping-particle" : "", "family" : "Houweling", "given" : "S.", "non-dropping-particle" : "", "parse-names" : false, "suffix" : "" }, { "dropping-particle" : "", "family" : "Baker", "given" : "D.", "non-dropping-particle" : "", "parse-names" : false, "suffix" : "" }, { "dropping-particle" : "", "family" : "Basu", "given" : "S.", "non-dropping-particle" : "", "parse-names" : false, "suffix" : "" }, { "dropping-particle" : "", "family" : "Boesch", "given" : "H.", "non-dropping-particle" : "", "parse-names" : false, "suffix" : "" }, { "dropping-particle" : "", "family" : "Butz", "given" : "A.", "non-dropping-particle" : "", "parse-names" : false, "suffix" : "" }, { "dropping-particle" : "", "family" : "Chevallier", "given" : "F.", "non-dropping-particle" : "", "parse-names" : false, "suffix" : "" }, { "dropping-particle" : "", "family" : "Deng", "given" : "F.", "non-dropping-particle" : "", "parse-names" : false, "suffix" : "" }, { "dropping-particle" : "", "family" : "Dlugokencky", "given" : "E. J.", "non-dropping-particle" : "", "parse-names" : false, "suffix" : "" }, { "dropping-particle" : "", "family" : "Feng", "given" : "L.", "non-dropping-particle" : "", "parse-names" : false, "suffix" : "" }, { "dropping-particle" : "", "family" : "Ganshin", "given" : "A.", "non-dropping-particle" : "", "parse-names" : false, "suffix" : "" }, { "dropping-particle" : "", "family" : "Hasekamp", "given" : "O.", "non-dropping-particle" : "", "parse-names" : false, "suffix" : "" }, { "dropping-particle" : "", "family" : "Jones", "given" : "D.", "non-dropping-particle" : "", "parse-names" : false, "suffix" : "" }, { "dropping-particle" : "", "family" : "Maksyutov", "given" : "S.", "non-dropping-particle" : "", "parse-names" : false, "suffix" : "" }, { "dropping-particle" : "", "family" : "Marshall", "given" : "J.", "non-dropping-particle" : "", "parse-names" : false, "suffix" : "" }, { "dropping-particle" : "", "family" : "Oda", "given" : "T.", "non-dropping-particle" : "", "parse-names" : false, "suffix" : "" }, { "dropping-particle" : "", "family" : "O'Dell", "given" : "C. W.", "non-dropping-particle" : "", "parse-names" : false, "suffix" : "" }, { "dropping-particle" : "", "family" : "Oshchepkov", "given" : "S.", "non-dropping-particle" : "", "parse-names" : false, "suffix" : "" }, { "dropping-particle" : "", "family" : "Palmer", "given" : "P. I.", "non-dropping-particle" : "", "parse-names" : false, "suffix" : "" }, { "dropping-particle" : "", "family" : "Peylin", "given" : "P.", "non-dropping-particle" : "", "parse-names" : false, "suffix" : "" }, { "dropping-particle" : "", "family" : "Poussi", "given" : "Z.", "non-dropping-particle" : "", "parse-names" : false, "suffix" : "" }, { "dropping-particle" : "", "family" : "Reum", "given" : "F.", "non-dropping-particle" : "", "parse-names" : false, "suffix" : "" }, { "dropping-particle" : "", "family" : "Takagi", "given" : "H.", "non-dropping-particle" : "", "parse-names" : false, "suffix" : "" }, { "dropping-particle" : "", "family" : "Yoshida", "given" : "Y.", "non-dropping-particle" : "", "parse-names" : false, "suffix" : "" }, { "dropping-particle" : "", "family" : "Zhuravlev", "given" : "R.", "non-dropping-particle" : "", "parse-names" : false, "suffix" : "" } ], "container-title" : "Journal of Geophysical Research: Atmospheres", "id" : "ITEM-3", "issue" : "10", "issued" : { "date-parts" : [ [ "2015", "5", "27" ] ] }, "page" : "5253-5266", "title" : "An intercomparison of inverse models for estimating sources and sinks of CO2 using GOSAT measurements", "translator" : [ { "dropping-particle" : "", "family" : "L380", "given" : "", "non-dropping-particle" : "", "parse-names" : false, "suffix" : "" } ], "type" : "article-journal", "volume" : "120" }, "uris" : [ "http://www.mendeley.com/documents/?uuid=018b0b04-1e09-3e06-b503-659a7622494c" ] }, { "id" : "ITEM-4", "itemData" : { "DOI" : "10.1175/BAMS-D-15-00310.1", "ISSN" : "0003-0007", "abstract" : "The conventional and established estimates of the amount of carbon taken up by the European terrestrial biosphere from the Atlantic to the Urals rely on two conceptually different types of ground-based measurements. On the one hand, in situ measurements of atmospheric CO 2 concentrations are globally obtained at about 100 sites on a regular basis. On the other hand, conventional bottom-up estimates of surface carbon fluxes are obtained from field measurements. Additional in situ measurement sites are needed to better constrain the surface fluxes of the northeastern part of Europe with inverse models, where the strongest uptake is expected. Field campaigns in this region, including flux and biomass measurements, can contribute to bottom-up estimates and serve as an additional anchor point for ABC satellite measurements. Regularly updated inventories and land cover classification are also essential for reliable bottom-up estimates. Likewise, reliable estimates of the flux uncertainties from bottom-up methods that should include all kinds of upscaling uncertainties and propagated measurement errors are essential. In addition to the continuation of existing satellite missions, new satellite missions are needed to provide denser and more accurate and precise measurements of the atmospheric CO 2 concentration.", "author" : [ { "dropping-particle" : "", "family" : "Reuter", "given" : "M.", "non-dropping-particle" : "", "parse-names" : false, "suffix" : "" }, { "dropping-particle" : "", "family" : "Buchwitz", "given" : "M.", "non-dropping-particle" : "", "parse-names" : false, "suffix" : "" }, { "dropping-particle" : "", "family" : "Hilker", "given" : "M.", "non-dropping-particle" : "", "parse-names" : false, "suffix" : "" }, { "dropping-particle" : "", "family" : "Heymann", "given" : "J.", "non-dropping-particle" : "", "parse-names" : false, "suffix" : "" }, { "dropping-particle" : "", "family" : "Bovensmann", "given" : "H.", "non-dropping-particle" : "", "parse-names" : false, "suffix" : "" }, { "dropping-particle" : "", "family" : "Burrows", "given" : "J. P.", "non-dropping-particle" : "", "parse-names" : false, "suffix" : "" }, { "dropping-particle" : "", "family" : "Houweling", "given" : "S.", "non-dropping-particle" : "", "parse-names" : false, "suffix" : "" }, { "dropping-particle" : "", "family" : "Liu", "given" : "Y. Y.", "non-dropping-particle" : "", "parse-names" : false, "suffix" : "" }, { "dropping-particle" : "", "family" : "Nassar", "given" : "R.", "non-dropping-particle" : "", "parse-names" : false, "suffix" : "" }, { "dropping-particle" : "", "family" : "Chevallier", "given" : "F.", "non-dropping-particle" : "", "parse-names" : false, "suffix" : "" }, { "dropping-particle" : "", "family" : "Ciais", "given" : "P.", "non-dropping-particle" : "", "parse-names" : false, "suffix" : "" }, { "dropping-particle" : "", "family" : "Marshall", "given" : "J.", "non-dropping-particle" : "", "parse-names" : false, "suffix" : "" }, { "dropping-particle" : "", "family" : "Reichstein", "given" : "M.", "non-dropping-particle" : "", "parse-names" : false, "suffix" : "" } ], "container-title" : "Bulletin of the American Meteorological Society", "id" : "ITEM-4", "issue" : "4", "issued" : { "date-parts" : [ [ "2017", "4", "1" ] ] }, "page" : "665-671", "title" : "How Much CO2 Is Taken Up by the European Terrestrial Biosphere?", "translator" : [ { "dropping-particle" : "", "family" : "L6173", "given" : "", "non-dropping-particle" : "", "parse-names" : false, "suffix" : "" } ], "type" : "article-journal", "volume" : "98" }, "uris" : [ "http://www.mendeley.com/documents/?uuid=8d11554f-4d79-3293-b7a8-9fedc32a39bb" ] }, { "id" : "ITEM-5", "itemData" : { "DOI" : "10.1038/s41467-019-11097-w", "ISSN" : "2041-1723", "abstract" : "Tropical ecosystems are large carbon stores that are vulnerable to climate change. The sparseness of ground-based measurements has precluded verification of these ecosystems being a net annual source (+ve) or sink (\u2212ve) of atmospheric carbon. We show that two independent satellite data sets of atmospheric carbon dioxide (CO2), interpreted using independent models, are consistent with the land tropics being a net annual carbon emission of (medianmaximumminimum) 1.03+1.73\u22120.20 and 1.60+2.11+1.39 petagrams (PgC) in 2015 and 2016, respectively. These pan-tropical estimates reflect unexpectedly large net emissions from tropical Africa of 1.48+1.95+0.80 PgC in 2015 and 1.65+2.42+1.14 PgC in 2016. The largest carbon uptake is over the Congo basin, and the two loci of carbon emissions are over western Ethiopia and western tropical Africa, where there are large soil organic carbon stores and where there has been substantial land use change. These signals are present in the space-borne CO2 record from 2009 onwards.", "author" : [ { "dropping-particle" : "", "family" : "Palmer", "given" : "Paul I.", "non-dropping-particle" : "", "parse-names" : false, "suffix" : "" }, { "dropping-particle" : "", "family" : "Feng", "given" : "Liang", "non-dropping-particle" : "", "parse-names" : false, "suffix" : "" }, { "dropping-particle" : "", "family" : "Baker", "given" : "David", "non-dropping-particle" : "", "parse-names" : false, "suffix" : "" }, { "dropping-particle" : "", "family" : "Chevallier", "given" : "Fr\u00e9d\u00e9ric", "non-dropping-particle" : "", "parse-names" : false, "suffix" : "" }, { "dropping-particle" : "", "family" : "B\u00f6sch", "given" : "Hartmut", "non-dropping-particle" : "", "parse-names" : false, "suffix" : "" }, { "dropping-particle" : "", "family" : "Somkuti", "given" : "Peter", "non-dropping-particle" : "", "parse-names" : false, "suffix" : "" } ], "container-title" : "Nature Communications", "id" : "ITEM-5", "issue" : "1", "issued" : { "date-parts" : [ [ "2019", "12", "13" ] ] }, "page" : "3344", "title" : "Net carbon emissions from African biosphere dominate pan-tropical atmospheric CO2 signal", "translator" : [ { "dropping-particle" : "", "family" : "L6172", "given" : "", "non-dropping-particle" : "", "parse-names" : false, "suffix" : "" } ], "type" : "article-journal", "volume" : "10" }, "uris" : [ "http://www.mendeley.com/documents/?uuid=2b917f9e-17a4-4dc9-8d6f-e8e76ef0fad4" ] } ], "mendeley" : { "formattedCitation" : "(Ciais et al., 2013; Houweling et al., 2015; Reuter et al., 2017; O\u2019Dell et al., 2018; Palmer et al., 2019)", "plainTextFormattedCitation" : "(Ciais et al., 2013; Houweling et al., 2015; Reuter et al., 2017; O\u2019Dell et al., 2018; Palmer et al., 2019)", "previouslyFormattedCitation" : "(Ciais et al., 2013; Houweling et al., 2015; Reuter et al., 2017; O\u2019Dell et al., 2018; Palmer et al., 2019)" }, "properties" : { "noteIndex" : 0 }, "schema" : "https://github.com/citation-style-language/schema/raw/master/csl-citation.json" }</w:instrText>
      </w:r>
      <w:r w:rsidR="00FC058E" w:rsidRPr="001E7A27">
        <w:rPr>
          <w:color w:val="000000" w:themeColor="text1"/>
          <w:lang w:val="en-GB" w:eastAsia="zh-CN"/>
        </w:rPr>
        <w:fldChar w:fldCharType="separate"/>
      </w:r>
      <w:r w:rsidR="00025FA2" w:rsidRPr="001E7A27">
        <w:rPr>
          <w:noProof/>
          <w:color w:val="000000" w:themeColor="text1"/>
          <w:lang w:val="en-GB" w:eastAsia="zh-CN"/>
        </w:rPr>
        <w:t>(Ciais et al., 2013; Houweling et al., 2015; Reuter et al., 2017; O’Dell et al., 2018; Palmer et al., 2019)</w:t>
      </w:r>
      <w:r w:rsidR="00FC058E" w:rsidRPr="001E7A27">
        <w:rPr>
          <w:color w:val="000000" w:themeColor="text1"/>
          <w:lang w:val="en-GB" w:eastAsia="zh-CN"/>
        </w:rPr>
        <w:fldChar w:fldCharType="end"/>
      </w:r>
      <w:r w:rsidR="00FC058E" w:rsidRPr="001E7A27">
        <w:rPr>
          <w:color w:val="000000" w:themeColor="text1"/>
          <w:lang w:val="en-GB" w:eastAsia="zh-CN"/>
        </w:rPr>
        <w:t>.</w:t>
      </w:r>
    </w:p>
    <w:p w14:paraId="7C0DFD1A" w14:textId="77777777" w:rsidR="008D65F5" w:rsidRPr="001E7A27" w:rsidRDefault="008D65F5" w:rsidP="005C7F25">
      <w:pPr>
        <w:pStyle w:val="AR6BodyText"/>
        <w:rPr>
          <w:color w:val="000000" w:themeColor="text1"/>
          <w:lang w:val="en-GB" w:eastAsia="en-US"/>
        </w:rPr>
      </w:pPr>
    </w:p>
    <w:p w14:paraId="3FB3C881" w14:textId="70640038" w:rsidR="008D65F5" w:rsidRPr="001E7A27" w:rsidRDefault="008D65F5" w:rsidP="005C7F25">
      <w:pPr>
        <w:pStyle w:val="AR6BodyText"/>
        <w:rPr>
          <w:lang w:val="en-GB" w:eastAsia="en-US"/>
        </w:rPr>
      </w:pPr>
      <w:r w:rsidRPr="001E7A27">
        <w:rPr>
          <w:color w:val="000000" w:themeColor="text1"/>
          <w:lang w:val="en-GB" w:eastAsia="en-US"/>
        </w:rPr>
        <w:t>Carbon uptake by vegetation photosynthesis exerts a first-order control over the net land CO</w:t>
      </w:r>
      <w:r w:rsidRPr="001E7A27">
        <w:rPr>
          <w:vertAlign w:val="subscript"/>
          <w:lang w:val="en-GB"/>
        </w:rPr>
        <w:t>2</w:t>
      </w:r>
      <w:r w:rsidRPr="001E7A27">
        <w:rPr>
          <w:color w:val="000000" w:themeColor="text1"/>
          <w:lang w:val="en-GB" w:eastAsia="en-US"/>
        </w:rPr>
        <w:t xml:space="preserve"> sink. Several lines of evidence show enhanced vegetation photosynthesis over the past decades (</w:t>
      </w:r>
      <w:r w:rsidRPr="001E7A27">
        <w:rPr>
          <w:i/>
          <w:color w:val="000000" w:themeColor="text1"/>
          <w:lang w:val="en-GB" w:eastAsia="en-US"/>
        </w:rPr>
        <w:t>medium to high confidence</w:t>
      </w:r>
      <w:r w:rsidRPr="001E7A27">
        <w:rPr>
          <w:color w:val="000000" w:themeColor="text1"/>
          <w:lang w:val="en-GB" w:eastAsia="en-US"/>
        </w:rPr>
        <w:t>) (Figure 5.1</w:t>
      </w:r>
      <w:r w:rsidR="000A6681" w:rsidRPr="001E7A27">
        <w:rPr>
          <w:color w:val="000000" w:themeColor="text1"/>
          <w:lang w:val="en-GB" w:eastAsia="en-US"/>
        </w:rPr>
        <w:t>0</w:t>
      </w:r>
      <w:r w:rsidRPr="001E7A27">
        <w:rPr>
          <w:color w:val="000000" w:themeColor="text1"/>
          <w:lang w:val="en-GB" w:eastAsia="en-US"/>
        </w:rPr>
        <w:t xml:space="preserve">), including increasing satellite-derived vegetation greenness </w:t>
      </w:r>
      <w:commentRangeStart w:id="1573"/>
      <w:r w:rsidRPr="001E7A27">
        <w:rPr>
          <w:color w:val="000000" w:themeColor="text1"/>
          <w:lang w:val="en-GB" w:eastAsia="en-US"/>
        </w:rPr>
        <w:fldChar w:fldCharType="begin" w:fldLock="1"/>
      </w:r>
      <w:ins w:id="1574" w:author="Robin Matthews" w:date="2021-06-17T16:32:00Z">
        <w:r w:rsidR="002C4D9A" w:rsidRPr="001E7A27">
          <w:rPr>
            <w:color w:val="000000" w:themeColor="text1"/>
            <w:lang w:val="en-GB" w:eastAsia="en-US"/>
          </w:rPr>
          <w:instrText>ADDIN CSL_CITATION { "citationItems" : [ { "id" : "ITEM-1", "itemData" : { "DOI" : "10.1038/nclimate3056", "ISBN" : "1758-678X", "ISSN" : "1758-678X", "abstract" : "Significant land greening in the northern extratropical latitudes (NEL) has been documented through satellite observations during the past three decades1, 2, 3, 4, 5. This enhanced vegetation growth has broad implications for surface energy, water and carbon budgets, and ecosystem services across multiple scales6, 7, 8. Discernible human impacts on the Earth\u2019s climate system have been revealed by using statistical frameworks of detection\u2013attribution9, 10, 11. These impacts, however, were not previously identified on the NEL greening signal, owing to the lack of long-term observational records, possible bias of satellite data, different algorithms used to calculate vegetation greenness, and the lack of suitable simulations from coupled Earth system models (ESMs). Here we have overcome these challenges to attribute recent changes in NEL vegetation activity. We used two 30-year-long remote-sensing-based leaf area index (LAI) data sets12, 13, simulations from 19 coupled ESMs with interactive vegetation, and a formal detection and attribution algorithm14, 15. Our findings reveal that the observed greening record is consistent with an assumption of anthropogenic forcings, where greenhouse gases play a dominant role, but is not consistent with simulations that include only natural forcings and internal climate variability. These results provide the first clear evidence of a discernible human fingerprint on physiological vegetation changes other than phenology and range shifts11.", "author" : [ { "dropping-particle" : "", "family" : "Mao", "given" : "Jiafu", "non-dropping-particle" : "", "parse-names" : false, "suffix" : "" }, { "dropping-particle" : "", "family" : "Ribes", "given" : "Aur\u00e9lien", "non-dropping-particle" : "", "parse-names" : false, "suffix" : "" }, { "dropping-particle" : "", "family" : "Yan", "given" : "Binyan", "non-dropping-particle" : "", "parse-names" : false, "suffix" : "" }, { "dropping-particle" : "", "family" : "Shi", "given" : "Xiaoying", "non-dropping-particle" : "", "parse-names" : false, "suffix" : "" }, { "dropping-particle" : "", "family" : "Thornton", "given" : "Peter E.", "non-dropping-particle" : "", "parse-names" : false, "suffix" : "" }, { "dropping-particle" : "", "family" : "S\u00e9f\u00e9rian", "given" : "Roland", "non-dropping-particle" : "", "parse-names" : false, "suffix" : "" }, { "dropping-particle" : "", "family" : "Ciais", "given" : "Philippe", "non-dropping-particle" : "", "parse-names" : false, "suffix" : "" }, { "dropping-particle" : "", "family" : "Myneni", "given" : "Ranga B.", "non-dropping-particle" : "", "parse-names" : false, "suffix" : "" }, { "dropping-particle" : "", "family" : "Douville", "given" : "Herv\u00e9", "non-dropping-particle" : "", "parse-names" : false, "suffix" : "" }, { "dropping-particle" : "", "family" : "Piao", "given" : "Shilong", "non-dropping-particle" : "", "parse-names" : false, "suffix" : "" }, { "dropping-particle" : "", "family" : "Zhu", "given" : "Zaichun", "non-dropping-particle" : "", "parse-names" : false, "suffix" : "" }, { "dropping-particle" : "", "family" : "Dickinson", "given" : "Robert E.", "non-dropping-particle" : "", "parse-names" : false, "suffix" : "" }, { "dropping-particle" : "", "family" : "Dai", "given" : "Yongjiu", "non-dropping-particle" : "", "parse-names" : false, "suffix" : "" }, { "dropping-particle" : "", "family" : "Ricciuto", "given" : "Daniel M.", "non-dropping-particle" : "", "parse-names" : false, "suffix" : "" }, { "dropping-particle" : "", "family" : "Jin", "given" : "Mingzhou", "non-dropping-particle" : "", "parse-names" : false, "suffix" : "" }, { "dropping-particle" : "", "family" : "Hoffman", "given" : "Forrest M.", "non-dropping-particle" : "", "parse-names" : false, "suffix" : "" }, { "dropping-particle" : "", "family" : "Wang", "given" : "Bin", "non-dropping-particle" : "", "parse-names" : false, "suffix" : "" }, { "dropping-particle" : "", "family" : "Huang", "given" : "Mengtian", "non-dropping-particle" : "", "parse-names" : false, "suffix" : "" }, { "dropping-particle" : "", "family" : "Lian", "given" : "Xu", "non-dropping-particle" : "", "parse-names" : false, "suffix" : "" } ], "container-title" : "Nature Climate Change", "id" : "ITEM-1", "issue" : "10", "issued" : { "date-parts" : [ [ "2016", "10", "27" ] ] }, "page" : "959-963", "title" : "Human-induced greening of the northern extratropical land surface", "translator" : [ { "dropping-particle" : "", "family" : "L4226", "given" : "", "non-dropping-particle" : "", "parse-names" : false, "suffix" : "" } ], "type" : "article-journal", "volume" : "6" }, "uris" : [ "http://www.mendeley.com/documents/?uuid=4f38cfe6-9d1c-3aff-b719-af39d35ab517" ] }, { "id" : "ITEM-2", "itemData" : { "DOI" : "10.1038/nclimate3004", "ISBN" : "1758-6798", "ISSN" : "1758-678X", "abstract" : "Global environmental change is rapidly altering the dynamics of terrestrial vegetation, with consequences for the functioning of the Earth system and provision of ecosystem services1,2. Yet how global vegetation is responding to the changing environment is not well established. Here we use three long-term satellite leaf area index (LAI) records and ten global ecosystem models to investigate four key drivers of LAI trends during 1982\u20132009. We show a persistent and widespread increase of growing season integrated LAI (greening) over 25% to 50% of the global vegetated area, whereas less than 4% of the globe shows decreasing LAI (browning). Factorial simulations with multiple global ecosystem models suggest that CO2 fertilization e\u001bects explain 70% of the observed greening trend, followed by nitrogen deposition (9%), climate change (8%) and land cover change (LCC) (4%). CO2 fertilization e\u001bects explain most of the greening trends in the tropics, whereas climate change resulted in greening of the high latitudes and the Tibetan Plateau. LCC contributed most to the regional greening observed in southeast China and the eastern United States. The regional e\u001bects of unexplained factors suggest that the next generation of ecosystem models will need to explore the impacts of forest demography, di\u001berences in regional management intensities for cropland andpastures,andother emerging productivity constraints such as phosphorus availability.", "author" : [ { "dropping-particle" : "", "family" : "Zhu", "given" : "Zaichun", "non-dropping-particle" : "", "parse-names" : false, "suffix" : "" }, { "dropping-particle" : "", "family" : "Piao", "given" : "Shilong", "non-dropping-particle" : "", "parse-names" : false, "suffix" : "" }, { "dropping-particle" : "", "family" : "Myneni", "given" : "Ranga B.", "non-dropping-particle" : "", "parse-names" : false, "suffix" : "" }, { "dropping-particle" : "", "family" : "Huang", "given" : "Mengtian", "non-dropping-particle" : "", "parse-names" : false, "suffix" : "" }, { "dropping-particle" : "", "family" : "Zeng", "given" : "Zhenzhong",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"Arneth", "given" : "Almut", "non-dropping-particle" : "", "parse-names" : false, "suffix" : "" }, { "dropping-particle" : "", "family" : "Cao", "given" : "Chunxiang", "non-dropping-particle" : "", "parse-names" : false, "suffix" : "" }, { "dropping-particle" : "", "family" : "Cheng", "given" : "Lei", "non-dropping-particle" : "", "parse-names" : false, "suffix" : "" }, { "dropping-particle" : "", "family" : "Kato", "given" : "Etsushi", "non-dropping-particle" : "", "parse-names" : false, "suffix" : "" }, { "dropping-particle" : "", "family" : "Koven", "given" : "Charles", "non-dropping-particle" : "", "parse-names" : false, "suffix" : "" }, { "dropping-particle" : "", "family" : "Li", "given" : "Yue", "non-dropping-particle" : "", "parse-names" : false, "suffix" : "" }, { "dropping-particle" : "", "family" : "Lian", "given" : "Xu", "non-dropping-particle" : "", "parse-names" : false, "suffix" : "" }, { "dropping-particle" : "", "family" : "Liu", "given" : "Yongwen", "non-dropping-particle" : "", "parse-names" : false, "suffix" : "" }, { "dropping-particle" : "", "family" : "Liu", "given" : "Ronggao", "non-dropping-particle" : "", "parse-names" : false, "suffix" : "" }, { "dropping-particle" : "", "family" : "Mao", "given" : "Jiafu", "non-dropping-particle" : "", "parse-names" : false, "suffix" : "" }, { "dropping-particle" : "", "family" : "Pan", "given" : "Yaozhong", "non-dropping-particle" : "", "parse-names" : false, "suffix" : "" }, { "dropping-particle" : "", "family" : "Peng", "given" : "Shushi", "non-dropping-particle" : "", "parse-names" : false, "suffix" : "" }, { "dropping-particle" : "", "family" : "Pe\u00f1uelas", "given" : "Josep", "non-dropping-particle" : "", "parse-names" : false, "suffix" : "" }, { "dropping-particle" : "", "family" : "Poulter", "given" : "Benjamin", "non-dropping-particle" : "", "parse-names" : false, "suffix" : "" }, { "dropping-particle" : "", "family" : "Pugh", "given" : "Thomas A. M.",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"Xuhui", "non-dropping-particle" : "", "parse-names" : false, "suffix" : "" }, { "dropping-particle" : "", "family" : "Wang", "given" : "Yingping", "non-dropping-particle" : "", "parse-names" : false, "suffix" : "" }, { "dropping-particle" : "", "family" : "Xiao", "given" : "Zhiqiang", "non-dropping-particle" : "", "parse-names" : false, "suffix" : "" }, { "dropping-particle" : "", "family" : "Yang", "given" : "Hui", "non-dropping-particle" : "", "parse-names" : false, "suffix" : "" }, { "dropping-particle" : "", "family" : "Zaehle", "given" : "S\u00f6nke", "non-dropping-particle" : "", "parse-names" : false, "suffix" : "" }, { "dropping-particle" : "", "family" : "Zeng", "given" : "Ning", "non-dropping-particle" : "", "parse-names" : false, "suffix" : "" } ], "container-title" : "Nature Climate Change", "id" : "ITEM-2", "issue" : "8", "issued" : { "date-parts" : [ [ "2016", "8", "25" ] ] }, "page" : "791-795", "title" : "Greening of the Earth and its drivers", "translator" : [ { "dropping-particle" : "", "family" : "L4207", "given" : "", "non-dropping-particle" : "", "parse-names" : false, "suffix" : "" } ], "type" : "article-journal", "volume" : "6" }, "uris" : [ "http://www.mendeley.com/documents/?uuid=2cb6852b-9b7a-3458-b6ad-18b96172ce27" ] }, { "id" : "ITEM-3",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"ITEM-3",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"mendeley" : { "formattedCitation" : "(Mao et al., 2016; Zhu et al., 2016; Jia et al., 2019)", "manualFormatting" : "(e.g., Mao et al., 2016; Zhu et al., 2016; Jia et al., 2019", "plainTextFormattedCitation" : "(Mao et al., 2016; Zhu et al., 2016; Jia et al., 2019)", "previouslyFormattedCitation" : "(Mao et al., 2016; Zhu et al., 2016; Jia et al., 2019)" }, "properties" : { "noteIndex" : 0 }, "schema" : "https://github.com/citation-style-language/schema/raw/master/csl-citation.json" }</w:instrText>
        </w:r>
      </w:ins>
      <w:del w:id="1575" w:author="Robin Matthews" w:date="2021-06-17T16:32:00Z">
        <w:r w:rsidR="00747167" w:rsidRPr="001E7A27" w:rsidDel="002C4D9A">
          <w:rPr>
            <w:color w:val="000000" w:themeColor="text1"/>
            <w:lang w:val="en-GB" w:eastAsia="en-US"/>
          </w:rPr>
          <w:delInstrText>ADDIN CSL_CITATION { "citationItems" : [ { "id" : "ITEM-1", "itemData" : { "DOI" : "10.1038/nclimate3056", "ISBN" : "1758-678X", "ISSN" : "1758-678X", "abstract" : "Significant land greening in the northern extratropical latitudes (NEL) has been documented through satellite observations during the past three decades1, 2, 3, 4, 5. This enhanced vegetation growth has broad implications for surface energy, water and carbon budgets, and ecosystem services across multiple scales6, 7, 8. Discernible human impacts on the Earth\u2019s climate system have been revealed by using statistical frameworks of detection\u2013attribution9, 10, 11. These impacts, however, were not previously identified on the NEL greening signal, owing to the lack of long-term observational records, possible bias of satellite data, different algorithms used to calculate vegetation greenness, and the lack of suitable simulations from coupled Earth system models (ESMs). Here we have overcome these challenges to attribute recent changes in NEL vegetation activity. We used two 30-year-long remote-sensing-based leaf area index (LAI) data sets12, 13, simulations from 19 coupled ESMs with interactive vegetation, and a formal detection and attribution algorithm14, 15. Our findings reveal that the observed greening record is consistent with an assumption of anthropogenic forcings, where greenhouse gases play a dominant role, but is not consistent with simulations that include only natural forcings and internal climate variability. These results provide the first clear evidence of a discernible human fingerprint on physiological vegetation changes other than phenology and range shifts11.", "author" : [ { "dropping-particle" : "", "family" : "Mao", "given" : "Jiafu", "non-dropping-particle" : "", "parse-names" : false, "suffix" : "" }, { "dropping-particle" : "", "family" : "Ribes", "given" : "Aur\u00e9lien", "non-dropping-particle" : "", "parse-names" : false, "suffix" : "" }, { "dropping-particle" : "", "family" : "Yan", "given" : "Binyan", "non-dropping-particle" : "", "parse-names" : false, "suffix" : "" }, { "dropping-particle" : "", "family" : "Shi", "given" : "Xiaoying", "non-dropping-particle" : "", "parse-names" : false, "suffix" : "" }, { "dropping-particle" : "", "family" : "Thornton", "given" : "Peter E.", "non-dropping-particle" : "", "parse-names" : false, "suffix" : "" }, { "dropping-particle" : "", "family" : "S\u00e9f\u00e9rian", "given" : "Roland", "non-dropping-particle" : "", "parse-names" : false, "suffix" : "" }, { "dropping-particle" : "", "family" : "Ciais", "given" : "Philippe", "non-dropping-particle" : "", "parse-names" : false, "suffix" : "" }, { "dropping-particle" : "", "family" : "Myneni", "given" : "Ranga B.", "non-dropping-particle" : "", "parse-names" : false, "suffix" : "" }, { "dropping-particle" : "", "family" : "Douville", "given" : "Herv\u00e9", "non-dropping-particle" : "", "parse-names" : false, "suffix" : "" }, { "dropping-particle" : "", "family" : "Piao", "given" : "Shilong", "non-dropping-particle" : "", "parse-names" : false, "suffix" : "" }, { "dropping-particle" : "", "family" : "Zhu", "given" : "Zaichun", "non-dropping-particle" : "", "parse-names" : false, "suffix" : "" }, { "dropping-particle" : "", "family" : "Dickinson", "given" : "Robert E.", "non-dropping-particle" : "", "parse-names" : false, "suffix" : "" }, { "dropping-particle" : "", "family" : "Dai", "given" : "Yongjiu", "non-dropping-particle" : "", "parse-names" : false, "suffix" : "" }, { "dropping-particle" : "", "family" : "Ricciuto", "given" : "Daniel M.", "non-dropping-particle" : "", "parse-names" : false, "suffix" : "" }, { "dropping-particle" : "", "family" : "Jin", "given" : "Mingzhou", "non-dropping-particle" : "", "parse-names" : false, "suffix" : "" }, { "dropping-particle" : "", "family" : "Hoffman", "given" : "Forrest M.", "non-dropping-particle" : "", "parse-names" : false, "suffix" : "" }, { "dropping-particle" : "", "family" : "Wang", "given" : "Bin", "non-dropping-particle" : "", "parse-names" : false, "suffix" : "" }, { "dropping-particle" : "", "family" : "Huang", "given" : "Mengtian", "non-dropping-particle" : "", "parse-names" : false, "suffix" : "" }, { "dropping-particle" : "", "family" : "Lian", "given" : "Xu", "non-dropping-particle" : "", "parse-names" : false, "suffix" : "" } ], "container-title" : "Nature Climate Change", "id" : "ITEM-1", "issue" : "10", "issued" : { "date-parts" : [ [ "2016", "10", "27" ] ] }, "page" : "959-963", "title" : "Human-induced greening of the northern extratropical land surface", "translator" : [ { "dropping-particle" : "", "family" : "L4226", "given" : "", "non-dropping-particle" : "", "parse-names" : false, "suffix" : "" } ], "type" : "article-journal", "volume" : "6" }, "uris" : [ "http://www.mendeley.com/documents/?uuid=4f38cfe6-9d1c-3aff-b719-af39d35ab517" ] }, { "id" : "ITEM-2", "itemData" : { "DOI" : "10.1038/nclimate3004", "ISBN" : "1758-6798", "ISSN" : "1758-678X", "abstract" : "Global environmental change is rapidly altering the dynamics of terrestrial vegetation, with consequences for the functioning of the Earth system and provision of ecosystem services1,2. Yet how global vegetation is responding to the changing environment is not well established. Here we use three long-term satellite leaf area index (LAI) records and ten global ecosystem models to investigate four key drivers of LAI trends during 1982\u20132009. We show a persistent and widespread increase of growing season integrated LAI (greening) over 25% to 50% of the global vegetated area, whereas less than 4% of the globe shows decreasing LAI (browning). Factorial simulations with multiple global ecosystem models suggest that CO2 fertilization e\u001bects explain 70% of the observed greening trend, followed by nitrogen deposition (9%), climate change (8%) and land cover change (LCC) (4%). CO2 fertilization e\u001bects explain most of the greening trends in the tropics, whereas climate change resulted in greening of the high latitudes and the Tibetan Plateau. LCC contributed most to the regional greening observed in southeast China and the eastern United States. The regional e\u001bects of unexplained factors suggest that the next generation of ecosystem models will need to explore the impacts of forest demography, di\u001berences in regional management intensities for cropland andpastures,andother emerging productivity constraints such as phosphorus availability.", "author" : [ { "dropping-particle" : "", "family" : "Zhu", "given" : "Zaichun", "non-dropping-particle" : "", "parse-names" : false, "suffix" : "" }, { "dropping-particle" : "", "family" : "Piao", "given" : "Shilong", "non-dropping-particle" : "", "parse-names" : false, "suffix" : "" }, { "dropping-particle" : "", "family" : "Myneni", "given" : "Ranga B.", "non-dropping-particle" : "", "parse-names" : false, "suffix" : "" }, { "dropping-particle" : "", "family" : "Huang", "given" : "Mengtian", "non-dropping-particle" : "", "parse-names" : false, "suffix" : "" }, { "dropping-particle" : "", "family" : "Zeng", "given" : "Zhenzhong",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"Arneth", "given" : "Almut", "non-dropping-particle" : "", "parse-names" : false, "suffix" : "" }, { "dropping-particle" : "", "family" : "Cao", "given" : "Chunxiang", "non-dropping-particle" : "", "parse-names" : false, "suffix" : "" }, { "dropping-particle" : "", "family" : "Cheng", "given" : "Lei", "non-dropping-particle" : "", "parse-names" : false, "suffix" : "" }, { "dropping-particle" : "", "family" : "Kato", "given" : "Etsushi", "non-dropping-particle" : "", "parse-names" : false, "suffix" : "" }, { "dropping-particle" : "", "family" : "Koven", "given" : "Charles", "non-dropping-particle" : "", "parse-names" : false, "suffix" : "" }, { "dropping-particle" : "", "family" : "Li", "given" : "Yue", "non-dropping-particle" : "", "parse-names" : false, "suffix" : "" }, { "dropping-particle" : "", "family" : "Lian", "given" : "Xu", "non-dropping-particle" : "", "parse-names" : false, "suffix" : "" }, { "dropping-particle" : "", "family" : "Liu", "given" : "Yongwen", "non-dropping-particle" : "", "parse-names" : false, "suffix" : "" }, { "dropping-particle" : "", "family" : "Liu", "given" : "Ronggao", "non-dropping-particle" : "", "parse-names" : false, "suffix" : "" }, { "dropping-particle" : "", "family" : "Mao", "given" : "Jiafu", "non-dropping-particle" : "", "parse-names" : false, "suffix" : "" }, { "dropping-particle" : "", "family" : "Pan", "given" : "Yaozhong", "non-dropping-particle" : "", "parse-names" : false, "suffix" : "" }, { "dropping-particle" : "", "family" : "Peng", "given" : "Shushi", "non-dropping-particle" : "", "parse-names" : false, "suffix" : "" }, { "dropping-particle" : "", "family" : "Pe\u00f1uelas", "given" : "Josep", "non-dropping-particle" : "", "parse-names" : false, "suffix" : "" }, { "dropping-particle" : "", "family" : "Poulter", "given" : "Benjamin", "non-dropping-particle" : "", "parse-names" : false, "suffix" : "" }, { "dropping-particle" : "", "family" : "Pugh", "given" : "Thomas A. M.",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"Xuhui", "non-dropping-particle" : "", "parse-names" : false, "suffix" : "" }, { "dropping-particle" : "", "family" : "Wang", "given" : "Yingping", "non-dropping-particle" : "", "parse-names" : false, "suffix" : "" }, { "dropping-particle" : "", "family" : "Xiao", "given" : "Zhiqiang", "non-dropping-particle" : "", "parse-names" : false, "suffix" : "" }, { "dropping-particle" : "", "family" : "Yang", "given" : "Hui", "non-dropping-particle" : "", "parse-names" : false, "suffix" : "" }, { "dropping-particle" : "", "family" : "Zaehle", "given" : "S\u00f6nke", "non-dropping-particle" : "", "parse-names" : false, "suffix" : "" }, { "dropping-particle" : "", "family" : "Zeng", "given" : "Ning", "non-dropping-particle" : "", "parse-names" : false, "suffix" : "" } ], "container-title" : "Nature Climate Change", "id" : "ITEM-2", "issue" : "8", "issued" : { "date-parts" : [ [ "2016", "8", "25" ] ] }, "page" : "791-795", "title" : "Greening of the Earth and its drivers", "translator" : [ { "dropping-particle" : "", "family" : "L4207", "given" : "", "non-dropping-particle" : "", "parse-names" : false, "suffix" : "" } ], "type" : "article-journal", "volume" : "6" }, "uris" : [ "http://www.mendeley.com/documents/?uuid=2cb6852b-9b7a-3458-b6ad-18b96172ce27" ] }, { "id" : "ITEM-3",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"ITEM-3",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"mendeley" : { "formattedCitation" : "(Mao et al., 2016; Zhu et al., 2016; Jia et al., 2019)", "manualFormatting" : "(e.g. Mao et al., 2016; Zhu et al., 2016; Jia et al., 2019; See also Chapter 2)", "plainTextFormattedCitation" : "(Mao et al., 2016; Zhu et al., 2016; Jia et al., 2019)", "previouslyFormattedCitation" : "(Mao et al., 2016; Zhu et al., 2016; Jia et al., 2019)" }, "properties" : { "noteIndex" : 0 }, "schema" : "https://github.com/citation-style-language/schema/raw/master/csl-citation.json" }</w:delInstrText>
        </w:r>
      </w:del>
      <w:r w:rsidRPr="001E7A27">
        <w:rPr>
          <w:color w:val="000000" w:themeColor="text1"/>
          <w:lang w:val="en-GB" w:eastAsia="en-US"/>
        </w:rPr>
        <w:fldChar w:fldCharType="separate"/>
      </w:r>
      <w:r w:rsidR="00025FA2" w:rsidRPr="001E7A27">
        <w:rPr>
          <w:noProof/>
          <w:color w:val="000000" w:themeColor="text1"/>
          <w:lang w:val="en-GB" w:eastAsia="en-US"/>
        </w:rPr>
        <w:t>(e.g.</w:t>
      </w:r>
      <w:ins w:id="1576" w:author="Robin Matthews" w:date="2021-06-17T16:32:00Z">
        <w:r w:rsidR="002C4D9A" w:rsidRPr="001E7A27">
          <w:rPr>
            <w:noProof/>
            <w:color w:val="000000" w:themeColor="text1"/>
            <w:lang w:val="en-GB" w:eastAsia="en-US"/>
          </w:rPr>
          <w:t>,</w:t>
        </w:r>
      </w:ins>
      <w:r w:rsidR="00025FA2" w:rsidRPr="001E7A27">
        <w:rPr>
          <w:noProof/>
          <w:color w:val="000000" w:themeColor="text1"/>
          <w:lang w:val="en-GB" w:eastAsia="en-US"/>
        </w:rPr>
        <w:t xml:space="preserve"> </w:t>
      </w:r>
      <w:ins w:id="1577" w:author="Soapbox" w:date="2021-07-17T04:47:00Z">
        <w:r w:rsidR="00E219EA" w:rsidRPr="001E7A27">
          <w:rPr>
            <w:noProof/>
            <w:color w:val="000000" w:themeColor="text1"/>
            <w:lang w:val="en-GB" w:eastAsia="en-US"/>
          </w:rPr>
          <w:t xml:space="preserve">see Chapter 2; </w:t>
        </w:r>
      </w:ins>
      <w:r w:rsidR="00025FA2" w:rsidRPr="001E7A27">
        <w:rPr>
          <w:noProof/>
          <w:color w:val="000000" w:themeColor="text1"/>
          <w:lang w:val="en-GB" w:eastAsia="en-US"/>
        </w:rPr>
        <w:t>Mao et al., 2016; Zhu et al., 2016; Jia et al., 2019</w:t>
      </w:r>
      <w:del w:id="1578" w:author="Robin Matthews" w:date="2021-06-17T16:32:00Z">
        <w:r w:rsidR="00025FA2" w:rsidRPr="001E7A27" w:rsidDel="002C4D9A">
          <w:rPr>
            <w:noProof/>
            <w:color w:val="000000" w:themeColor="text1"/>
            <w:lang w:val="en-GB" w:eastAsia="en-US"/>
          </w:rPr>
          <w:delText>; See also Chapter 2)</w:delText>
        </w:r>
      </w:del>
      <w:r w:rsidRPr="001E7A27">
        <w:rPr>
          <w:color w:val="000000" w:themeColor="text1"/>
          <w:lang w:val="en-GB" w:eastAsia="en-US"/>
        </w:rPr>
        <w:fldChar w:fldCharType="end"/>
      </w:r>
      <w:commentRangeEnd w:id="1573"/>
      <w:r w:rsidR="00025FA2" w:rsidRPr="001E7A27">
        <w:rPr>
          <w:rStyle w:val="CommentReference"/>
          <w:lang w:val="en-GB"/>
        </w:rPr>
        <w:commentReference w:id="1573"/>
      </w:r>
      <w:ins w:id="1579" w:author="Robin Matthews" w:date="2021-06-17T16:32:00Z">
        <w:del w:id="1580" w:author="Soapbox" w:date="2021-07-17T04:47:00Z">
          <w:r w:rsidR="002C4D9A" w:rsidRPr="001E7A27" w:rsidDel="00E219EA">
            <w:rPr>
              <w:noProof/>
              <w:color w:val="000000" w:themeColor="text1"/>
              <w:lang w:val="en-GB" w:eastAsia="en-US"/>
            </w:rPr>
            <w:delText>; See also Chapter 2</w:delText>
          </w:r>
        </w:del>
        <w:r w:rsidR="002C4D9A" w:rsidRPr="001E7A27">
          <w:rPr>
            <w:noProof/>
            <w:color w:val="000000" w:themeColor="text1"/>
            <w:lang w:val="en-GB" w:eastAsia="en-US"/>
          </w:rPr>
          <w:t>)</w:t>
        </w:r>
      </w:ins>
      <w:r w:rsidRPr="001E7A27">
        <w:rPr>
          <w:color w:val="000000" w:themeColor="text1"/>
          <w:lang w:val="en-GB" w:eastAsia="en-US"/>
        </w:rPr>
        <w:t xml:space="preserve"> and satellite-</w:t>
      </w:r>
      <w:r w:rsidRPr="001E7A27">
        <w:rPr>
          <w:color w:val="000000" w:themeColor="text1"/>
          <w:lang w:val="en-GB" w:eastAsia="en-US"/>
        </w:rPr>
        <w:lastRenderedPageBreak/>
        <w:t xml:space="preserve">derived photosynthesis indicators </w:t>
      </w:r>
      <w:commentRangeStart w:id="1581"/>
      <w:r w:rsidRPr="001E7A27">
        <w:rPr>
          <w:color w:val="000000" w:themeColor="text1"/>
          <w:lang w:val="en-GB" w:eastAsia="en-US"/>
        </w:rPr>
        <w:fldChar w:fldCharType="begin" w:fldLock="1"/>
      </w:r>
      <w:ins w:id="1582" w:author="Robin Matthews" w:date="2021-06-17T16:33:00Z">
        <w:r w:rsidR="00621B61" w:rsidRPr="001E7A27">
          <w:rPr>
            <w:color w:val="000000" w:themeColor="text1"/>
            <w:lang w:val="en-GB" w:eastAsia="en-US"/>
          </w:rPr>
          <w:instrText>ADDIN CSL_CITATION { "citationItems" : [ { "id" : "ITEM-1", "itemData" : { "DOI" : "10.1126/sciadv.1602244", "ISSN" : "23752548", "abstract" : "Global estimates of terrestrial gross primary production (GPP) remain highly uncertain, despite decades of satellite measurements and intensive in situ monitoring. We report a new approach for quantifying the near-infrared reflectance of terrestrial vegetation (NIRV). NIRV provides a foundation for a new approach to estimate GPP that consistently untangles the confounding effects of background brightness, leaf area, and the distribution of photosynthetic capacity with depth in canopies using existing moderate spatial and spectral resolution satellite sensors. NIRV is strongly correlated with solar-induced chlorophyll fluorescence, a direct index of photons intercepted by chlorophyll, and with site-level and globally gridded estimates of GPP. NIRV makes it possible to use existing and future reflectance data as a starting point for accurately estimating GPP.", "author" : [ { "dropping-particle" : "", "family" : "Badgley", "given" : "Grayson", "non-dropping-particle" : "", "parse-names" : false, "suffix" : "" }, { "dropping-particle" : "", "family" : "Field", "given" : "Christopher B.", "non-dropping-particle" : "", "parse-names" : false, "suffix" : "" }, { "dropping-particle" : "", "family" : "Berry", "given" : "Joseph A.", "non-dropping-particle" : "", "parse-names" : false, "suffix" : "" } ], "container-title" : "Science Advances", "id" : "ITEM-1", "issue" : "3", "issued" : { "date-parts" : [ [ "2017" ] ] }, "title" : "Canopy near-infrared reflectance and terrestrial photosynthesis", "translator" : [ { "dropping-particle" : "", "family" : "L6646", "given" : "", "non-dropping-particle" : "", "parse-names" : false, "suffix" : "" } ], "type" : "article-journal", "volume" : "3" }, "uris" : [ "http://www.mendeley.com/documents/?uuid=1fbb79d6-3364-3a39-bebf-7af13dc7dfd6" ] }, { "id" : "ITEM-2", "itemData" : { "DOI" : "10.5194/bg-15-5779-2018", "ISSN" : "17264189", "abstract" : "Satellite-retrieved solar-induced chlorophyll fluorescence (SIF) has shown great potential to monitor the photosynthetic activity of terrestrial ecosystems. However, several issues, including low spatial and temporal resolution of the gridded datasets and high uncertainty of the individual retrievals, limit the applications of SIF. In addition, inconsistency in measurement footprints also hinders the direct comparison between gross primary production (GPP) from eddy covariance (EC) flux towers and satellite-retrieved SIF. In this study, by training a neural network (NN) with surface reflectance from the MODerate-resolution Imaging Spectroradiometer (MODIS) and SIF from Orbiting Carbon Observatory-2 (OCO-2), we generated two global spatially contiguous SIF (CSIF) datasets at moderate spatiotemporal (0.05\u00b0 4-day) resolutions during the MODIS era, one for clear-sky conditions (2000-2017) and the other one in all-sky conditions (2000-2016). The clear-sky instantaneous CSIF (CSIFclear-inst) shows high accuracy against the clear-sky OCO-2 SIF and little bias across biome types. The all-sky daily average CSIF (CSIFall-daily) dataset exhibits strong spatial, seasonal and interannual dynamics that are consistent with daily SIF from OCO-2 and the Global Ozone Monitoring Experiment-2 (GOME-2). An increasing trend (0.39 %) of annual average CSIFall-daily is also found, confirming the greening of Earth in most regions. Since the difference between satellite-observed SIF and CSIF is mostly caused by the environmental down-regulation on SIFyield, the ratio between OCO-2 SIF and CSIFclear-inst can be an effective indicator of drought stress that is more sensitive than the normalized difference vegetation index and enhanced vegetation index. By comparing CSIFall-daily with GPP estimates from 40 EC flux towers across the globe, we find a large cross-site variation (c.v. Combining double low line 0.36) of the GPP-SIF relationship with the highest regression slopes for evergreen needleleaf forest. However, the cross-biome variation is relatively limited (c.v. Combining double low line 0.15). These two contiguous SIF datasets and the derived GPP-SIF relationship enable a better understanding of the spatial and temporal variations of the GPP across biomes and climate.", "author" : [ { "dropping-particle" : "", "family" : "Zhang", "given" : "Yao", "non-dropping-particle" : "", "parse-names" : false, "suffix" : "" }, { "dropping-particle" : "", "family" : "Joiner", "given" : "Joanna", "non-dropping-particle" : "", "parse-names" : false, "suffix" : "" }, { "dropping-particle" : "", "family" : "Hamed Alemohammad", "given" : "Seyed", "non-dropping-particle" : "", "parse-names" : false, "suffix" : "" }, { "dropping-particle" : "", "family" : "Zhou", "given" : "Sha", "non-dropping-particle" : "", "parse-names" : false, "suffix" : "" }, { "dropping-particle" : "", "family" : "Gentine", "given" : "Pierre", "non-dropping-particle" : "", "parse-names" : false, "suffix" : "" } ], "container-title" : "Biogeosciences", "id" : "ITEM-2", "issue" : "19", "issued" : { "date-parts" : [ [ "2018" ] ] }, "title" : "A global spatially contiguous solar-induced fluorescence (CSIF) dataset using neural networks", "translator" : [ { "dropping-particle" : "", "family" : "L6647", "given" : "", "non-dropping-particle" : "", "parse-names" : false, "suffix" : "" } ], "type" : "article-journal", "volume" : "15" }, "uris" : [ "http://www.mendeley.com/documents/?uuid=e4607ee7-a781-3338-a8e6-f793d9a793a2" ] } ], "mendeley" : { "formattedCitation" : "(Badgley et al., 2017; Zhang et al., 2018)", "manualFormatting" : "(e.g., Badgley et al., 2017; Zhang et al., 2018)", "plainTextFormattedCitation" : "(Badgley et al., 2017; Zhang et al., 2018)", "previouslyFormattedCitation" : "(Badgley et al., 2017; Zhang et al., 2018)" }, "properties" : { "noteIndex" : 0 }, "schema" : "https://github.com/citation-style-language/schema/raw/master/csl-citation.json" }</w:instrText>
        </w:r>
      </w:ins>
      <w:del w:id="1583" w:author="Robin Matthews" w:date="2021-06-17T16:33:00Z">
        <w:r w:rsidR="00747167" w:rsidRPr="001E7A27" w:rsidDel="002C4D9A">
          <w:rPr>
            <w:color w:val="000000" w:themeColor="text1"/>
            <w:lang w:val="en-GB" w:eastAsia="en-US"/>
          </w:rPr>
          <w:delInstrText>ADDIN CSL_CITATION { "citationItems" : [ { "id" : "ITEM-1", "itemData" : { "DOI" : "10.1126/sciadv.1602244", "ISSN" : "23752548", "abstract" : "Global estimates of terrestrial gross primary production (GPP) remain highly uncertain, despite decades of satellite measurements and intensive in situ monitoring. We report a new approach for quantifying the near-infrared reflectance of terrestrial vegetation (NIRV). NIRV provides a foundation for a new approach to estimate GPP that consistently untangles the confounding effects of background brightness, leaf area, and the distribution of photosynthetic capacity with depth in canopies using existing moderate spatial and spectral resolution satellite sensors. NIRV is strongly correlated with solar-induced chlorophyll fluorescence, a direct index of photons intercepted by chlorophyll, and with site-level and globally gridded estimates of GPP. NIRV makes it possible to use existing and future reflectance data as a starting point for accurately estimating GPP.", "author" : [ { "dropping-particle" : "", "family" : "Badgley", "given" : "Grayson", "non-dropping-particle" : "", "parse-names" : false, "suffix" : "" }, { "dropping-particle" : "", "family" : "Field", "given" : "Christopher B.", "non-dropping-particle" : "", "parse-names" : false, "suffix" : "" }, { "dropping-particle" : "", "family" : "Berry", "given" : "Joseph A.", "non-dropping-particle" : "", "parse-names" : false, "suffix" : "" } ], "container-title" : "Science Advances", "id" : "ITEM-1", "issue" : "3", "issued" : { "date-parts" : [ [ "2017" ] ] }, "title" : "Canopy near-infrared reflectance and terrestrial photosynthesis", "translator" : [ { "dropping-particle" : "", "family" : "L6646", "given" : "", "non-dropping-particle" : "", "parse-names" : false, "suffix" : "" } ], "type" : "article-journal", "volume" : "3" }, "uris" : [ "http://www.mendeley.com/documents/?uuid=1fbb79d6-3364-3a39-bebf-7af13dc7dfd6" ] }, { "id" : "ITEM-2", "itemData" : { "DOI" : "10.5194/bg-15-5779-2018", "ISSN" : "17264189", "abstract" : "Satellite-retrieved solar-induced chlorophyll fluorescence (SIF) has shown great potential to monitor the photosynthetic activity of terrestrial ecosystems. However, several issues, including low spatial and temporal resolution of the gridded datasets and high uncertainty of the individual retrievals, limit the applications of SIF. In addition, inconsistency in measurement footprints also hinders the direct comparison between gross primary production (GPP) from eddy covariance (EC) flux towers and satellite-retrieved SIF. In this study, by training a neural network (NN) with surface reflectance from the MODerate-resolution Imaging Spectroradiometer (MODIS) and SIF from Orbiting Carbon Observatory-2 (OCO-2), we generated two global spatially contiguous SIF (CSIF) datasets at moderate spatiotemporal (0.05\u00b0 4-day) resolutions during the MODIS era, one for clear-sky conditions (2000-2017) and the other one in all-sky conditions (2000-2016). The clear-sky instantaneous CSIF (CSIFclear-inst) shows high accuracy against the clear-sky OCO-2 SIF and little bias across biome types. The all-sky daily average CSIF (CSIFall-daily) dataset exhibits strong spatial, seasonal and interannual dynamics that are consistent with daily SIF from OCO-2 and the Global Ozone Monitoring Experiment-2 (GOME-2). An increasing trend (0.39 %) of annual average CSIFall-daily is also found, confirming the greening of Earth in most regions. Since the difference between satellite-observed SIF and CSIF is mostly caused by the environmental down-regulation on SIFyield, the ratio between OCO-2 SIF and CSIFclear-inst can be an effective indicator of drought stress that is more sensitive than the normalized difference vegetation index and enhanced vegetation index. By comparing CSIFall-daily with GPP estimates from 40 EC flux towers across the globe, we find a large cross-site variation (c.v. Combining double low line 0.36) of the GPP-SIF relationship with the highest regression slopes for evergreen needleleaf forest. However, the cross-biome variation is relatively limited (c.v. Combining double low line 0.15). These two contiguous SIF datasets and the derived GPP-SIF relationship enable a better understanding of the spatial and temporal variations of the GPP across biomes and climate.", "author" : [ { "dropping-particle" : "", "family" : "Zhang", "given" : "Yao", "non-dropping-particle" : "", "parse-names" : false, "suffix" : "" }, { "dropping-particle" : "", "family" : "Joiner", "given" : "Joanna", "non-dropping-particle" : "", "parse-names" : false, "suffix" : "" }, { "dropping-particle" : "", "family" : "Hamed Alemohammad", "given" : "Seyed", "non-dropping-particle" : "", "parse-names" : false, "suffix" : "" }, { "dropping-particle" : "", "family" : "Zhou", "given" : "Sha", "non-dropping-particle" : "", "parse-names" : false, "suffix" : "" }, { "dropping-particle" : "", "family" : "Gentine", "given" : "Pierre", "non-dropping-particle" : "", "parse-names" : false, "suffix" : "" } ], "container-title" : "Biogeosciences", "id" : "ITEM-2", "issue" : "19", "issued" : { "date-parts" : [ [ "2018" ] ] }, "title" : "A global spatially contiguous solar-induced fluorescence (CSIF) dataset using neural networks", "translator" : [ { "dropping-particle" : "", "family" : "L6647", "given" : "", "non-dropping-particle" : "", "parse-names" : false, "suffix" : "" } ], "type" : "article-journal", "volume" : "15" }, "uris" : [ "http://www.mendeley.com/documents/?uuid=e4607ee7-a781-3338-a8e6-f793d9a793a2" ] } ], "mendeley" : { "formattedCitation" : "(Badgley et al., 2017; Zhang et al., 2018)", "manualFormatting" : "(e.g. Badgley et al., 2017; Zhang et al., 2018b)", "plainTextFormattedCitation" : "(Badgley et al., 2017; Zhang et al., 2018)", "previouslyFormattedCitation" : "(Badgley et al., 2017; Zhang et al., 2018)" }, "properties" : { "noteIndex" : 0 }, "schema" : "https://github.com/citation-style-language/schema/raw/master/csl-citation.json" }</w:delInstrText>
        </w:r>
      </w:del>
      <w:r w:rsidRPr="001E7A27">
        <w:rPr>
          <w:color w:val="000000" w:themeColor="text1"/>
          <w:lang w:val="en-GB" w:eastAsia="en-US"/>
        </w:rPr>
        <w:fldChar w:fldCharType="separate"/>
      </w:r>
      <w:r w:rsidR="00025FA2" w:rsidRPr="001E7A27">
        <w:rPr>
          <w:noProof/>
          <w:color w:val="000000" w:themeColor="text1"/>
          <w:lang w:val="en-GB" w:eastAsia="en-US"/>
        </w:rPr>
        <w:t>(e.g.</w:t>
      </w:r>
      <w:ins w:id="1584" w:author="Robin Matthews" w:date="2021-06-17T16:33:00Z">
        <w:r w:rsidR="002C4D9A" w:rsidRPr="001E7A27">
          <w:rPr>
            <w:noProof/>
            <w:color w:val="000000" w:themeColor="text1"/>
            <w:lang w:val="en-GB" w:eastAsia="en-US"/>
          </w:rPr>
          <w:t>,</w:t>
        </w:r>
      </w:ins>
      <w:r w:rsidR="00025FA2" w:rsidRPr="001E7A27">
        <w:rPr>
          <w:noProof/>
          <w:color w:val="000000" w:themeColor="text1"/>
          <w:lang w:val="en-GB" w:eastAsia="en-US"/>
        </w:rPr>
        <w:t xml:space="preserve"> Badgley et al., 2017; Zhang et al., 2018</w:t>
      </w:r>
      <w:del w:id="1585" w:author="Robin Matthews" w:date="2021-06-17T16:33:00Z">
        <w:r w:rsidR="00025FA2" w:rsidRPr="001E7A27" w:rsidDel="00621B61">
          <w:rPr>
            <w:noProof/>
            <w:color w:val="000000" w:themeColor="text1"/>
            <w:lang w:val="en-GB" w:eastAsia="en-US"/>
          </w:rPr>
          <w:delText>b</w:delText>
        </w:r>
      </w:del>
      <w:r w:rsidR="00025FA2" w:rsidRPr="001E7A27">
        <w:rPr>
          <w:noProof/>
          <w:color w:val="000000" w:themeColor="text1"/>
          <w:lang w:val="en-GB" w:eastAsia="en-US"/>
        </w:rPr>
        <w:t>)</w:t>
      </w:r>
      <w:r w:rsidRPr="001E7A27">
        <w:rPr>
          <w:color w:val="000000" w:themeColor="text1"/>
          <w:lang w:val="en-GB" w:eastAsia="en-US"/>
        </w:rPr>
        <w:fldChar w:fldCharType="end"/>
      </w:r>
      <w:commentRangeEnd w:id="1581"/>
      <w:r w:rsidR="00025FA2" w:rsidRPr="001E7A27">
        <w:rPr>
          <w:rStyle w:val="CommentReference"/>
          <w:lang w:val="en-GB"/>
        </w:rPr>
        <w:commentReference w:id="1581"/>
      </w:r>
      <w:r w:rsidRPr="001E7A27">
        <w:rPr>
          <w:color w:val="000000" w:themeColor="text1"/>
          <w:lang w:val="en-GB" w:eastAsia="en-US"/>
        </w:rPr>
        <w:t xml:space="preserve">, change in atmospheric concentration of carbonyl sulphide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"10.1038/nature22030", "ISBN" : "0008-5472 (Print)\\r0008-5472 (Linking)", "ISSN" : "0028-0836", "PMID" : "11507039", "abstract" : "Long-term records of global carbonyl sulfide levels reveal that terrestrial gross primary production (GPP) increased by around 30% during the twentieth century\u2014a finding that may aid understanding of the connection between GPP growth and climate change.", "author" : [ { "dropping-particle" : "", "family" : "Campbell", "given" : "J. E.", "non-dropping-particle" : "", "parse-names" : false, "suffix" : "" }, { "dropping-particle" : "", "family" : "Berry", "given" : "J. A.", "non-dropping-particle" : "", "parse-names" : false, "suffix" : "" }, { "dropping-particle" : "", "family" : "Seibt", "given" : "U.", "non-dropping-particle" : "", "parse-names" : false, "suffix" : "" }, { "dropping-particle" : "", "family" : "Smith", "given" : "S. J.", "non-dropping-particle" : "", "parse-names" : false, "suffix" : "" }, { "dropping-particle" : "", "family" : "Montzka", "given" : "S. A.", "non-dropping-particle" : "", "parse-names" : false, "suffix" : "" }, { "dropping-particle" : "", "family" : "Launois", "given" : "T.", "non-dropping-particle" : "", "parse-names" : false, "suffix" : "" }, { "dropping-particle" : "", "family" : "Belviso", "given" : "S.", "non-dropping-particle" : "", "parse-names" : false, "suffix" : "" }, { "dropping-particle" : "", "family" : "Bopp", "given" : "L.", "non-dropping-particle" : "", "parse-names" : false, "suffix" : "" }, { "dropping-particle" : "", "family" : "Laine", "given" : "M.", "non-dropping-particle" : "", "parse-names" : false, "suffix" : "" } ], "container-title" : "Nature", "id" : "ITEM-1", "issue" : "7648", "issued" : { "date-parts" : [ [ "2017", "4", "6" ] ] }, "page" : "84-87", "publisher" : "Macmillan Publishers Limited, part of Springer Nature. All rights reserved.", "title" : "Large historical growth in global terrestrial gross primary production", "translator" : [ { "dropping-particle" : "", "family" : "L7265", "given" : "", "non-dropping-particle" : "", "parse-names" : false, "suffix" : "" } ], "type" : "article-journal", "volume" : "544" }, "uris" : [ "http://www.mendeley.com/documents/?uuid=3e927fbc-87df-4bd1-bcd5-5cb201552475" ] } ], "mendeley" : { "formattedCitation" : "(Campbell et al., 2017)", "plainTextFormattedCitation" : "(Campbell et al., 2017)", "previouslyFormattedCitation" : "(Campbell et al., 2017)"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(Campbell et al., 2017)</w:t>
      </w:r>
      <w:r w:rsidRPr="001E7A27">
        <w:rPr>
          <w:color w:val="000000" w:themeColor="text1"/>
          <w:lang w:val="en-GB" w:eastAsia="en-US"/>
        </w:rPr>
        <w:fldChar w:fldCharType="end"/>
      </w:r>
      <w:r w:rsidRPr="001E7A27">
        <w:rPr>
          <w:color w:val="000000" w:themeColor="text1"/>
          <w:lang w:val="en-GB" w:eastAsia="en-US"/>
        </w:rPr>
        <w:t>, enhanced seasonal CO</w:t>
      </w:r>
      <w:r w:rsidRPr="001E7A27">
        <w:rPr>
          <w:vertAlign w:val="subscript"/>
          <w:lang w:val="en-GB"/>
        </w:rPr>
        <w:t>2</w:t>
      </w:r>
      <w:r w:rsidRPr="001E7A27">
        <w:rPr>
          <w:color w:val="000000" w:themeColor="text1"/>
          <w:lang w:val="en-GB" w:eastAsia="en-US"/>
        </w:rPr>
        <w:t xml:space="preserve"> amplitude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"10.1126/science.aac4971", "ISBN" : "1095-9203 (Electronic) 0036-8075 (Linking)", "ISSN" : "0036-8075", "PMID" : "26797146", "author" : [ { "dropping-particle" : "", "family" : "Forkel", "given" : "Matthias", "non-dropping-particle" : "", "parse-names" : false, "suffix" : "" }, { "dropping-particle" : "", "family" : "Carvalhais", "given" : "Nuno", "non-dropping-particle" : "", "parse-names" : false, "suffix" : "" }, { "dropping-particle" : "", "family" : "Rodenbeck", "given" : "C.",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"ITEM-1", "issue" : "6274", "issued" : { "date-parts" : [ [ "2016", "2", "12" ] ] }, "page" : "696-699", "publisher" : "American Association for the Advancement of Science", "title" : "Enhanced seasonal CO2 exchange caused by amplified plant productivity in northern ecosystems", "translator" : [ { "dropping-particle" : "", "family" : "L7256", "given" : "", "non-dropping-particle" : "", "parse-names" : false, "suffix" : "" } ], "type" : "article-journal", "volume" : "351" }, "uris" : [ "http://www.mendeley.com/documents/?uuid=9caa62ed-2827-4675-8aa9-54a12a67c782" ] }, { "id" : "ITEM-2", "itemData" : { "DOI" : "10.1126/science.1239207", "ISBN" : "1095-9203 (Electronic)\\r0036-8075 (Linking)", "ISSN" : "0036-8075", "PMID" : "23929948",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"ITEM-2", "issue" : "6150", "issued" : { "date-parts" : [ [ "2013", "9", "6" ] ] }, "page" : "1085-1089", "publisher" : "American Association for the Advancement of Science", "title" : "Enhanced Seasonal Exchange of CO2 by Northern Ecosystems Since 1960", "translator" : [ { "dropping-particle" : "", "family" : "L7244", "given" : "", "non-dropping-particle" : "", "parse-names" : false, "suffix" : "" } ], "type" : "article-journal", "volume" : "341" }, "uris" : [ "http://www.mendeley.com/documents/?uuid=dd32dd8f-b57c-4330-b9f9-3b29c133f87a" ] } ], "mendeley" : { "formattedCitation" : "(Graven et al., 2013; Forkel et al., 2016)", "plainTextFormattedCitation" : "(Graven et al., 2013; Forkel et al., 2016)", "previouslyFormattedCitation" : "(Graven et al., 2013; Forkel et al., 2016)"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(Graven et al., 2013; Forkel et al., 2016)</w:t>
      </w:r>
      <w:r w:rsidRPr="001E7A27">
        <w:rPr>
          <w:color w:val="000000" w:themeColor="text1"/>
          <w:lang w:val="en-GB" w:eastAsia="en-US"/>
        </w:rPr>
        <w:fldChar w:fldCharType="end"/>
      </w:r>
      <w:ins w:id="1586" w:author="Soapbox" w:date="2021-07-17T04:48:00Z">
        <w:r w:rsidR="001E3FDE" w:rsidRPr="001E7A27">
          <w:rPr>
            <w:color w:val="000000" w:themeColor="text1"/>
            <w:lang w:val="en-GB" w:eastAsia="en-US"/>
          </w:rPr>
          <w:t>,</w:t>
        </w:r>
      </w:ins>
      <w:del w:id="1587" w:author="Soapbox" w:date="2021-07-17T04:48:00Z">
        <w:r w:rsidRPr="001E7A27" w:rsidDel="001E3FDE">
          <w:rPr>
            <w:color w:val="000000" w:themeColor="text1"/>
            <w:lang w:val="en-GB" w:eastAsia="en-US"/>
          </w:rPr>
          <w:delText>.</w:delText>
        </w:r>
      </w:del>
      <w:r w:rsidRPr="001E7A27">
        <w:rPr>
          <w:color w:val="000000" w:themeColor="text1"/>
          <w:lang w:val="en-GB" w:eastAsia="en-US"/>
        </w:rPr>
        <w:t xml:space="preserve">  observation-driven inference of increasing photosynthesis CO</w:t>
      </w:r>
      <w:r w:rsidRPr="001E7A27">
        <w:rPr>
          <w:vertAlign w:val="subscript"/>
          <w:lang w:val="en-GB"/>
        </w:rPr>
        <w:t>2</w:t>
      </w:r>
      <w:r w:rsidRPr="001E7A27">
        <w:rPr>
          <w:color w:val="000000" w:themeColor="text1"/>
          <w:lang w:val="en-GB" w:eastAsia="en-US"/>
        </w:rPr>
        <w:t xml:space="preserve"> uptake based </w:t>
      </w:r>
      <w:r w:rsidRPr="001E7A27">
        <w:rPr>
          <w:color w:val="000000" w:themeColor="text1"/>
          <w:lang w:val="en-GB" w:eastAsia="zh-CN"/>
        </w:rPr>
        <w:t>mostly</w:t>
      </w:r>
      <w:r w:rsidRPr="001E7A27">
        <w:rPr>
          <w:color w:val="000000" w:themeColor="text1"/>
          <w:lang w:val="en-GB" w:eastAsia="en-US"/>
        </w:rPr>
        <w:t xml:space="preserve"> on enhanced water use efficiency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"10.1038/s41467-017-00114-5", "ISBN" : "2041-1723", "ISSN" : "2041-1723", "abstract" : "Quantifying the responses of the coupled carbon and water cycles to current global warming and rising atmospheric CO2 concentration is crucial for predicting and adapting to climate changes. Here we show that terrestrial carbon uptake (i.e. gross primary production) increased significantly from 1982 to 2011 using a combination of ground-based and remotely sensed land and atmospheric observations. Importantly, we find that the terrestrial carbon uptake increase is not accompanied by a proportional increase in water use (i.e. evapotranspiration) but is largely (about 90%) driven by increased carbon uptake per unit of water use, i.e. water use efficiency. The increased water use efficiency is positively related to rising CO2 concentration and increased canopy leaf area index, and negatively influenced by increased vapour pressure deficits. Our findings suggest that rising atmospheric CO2 concentration has caused a shift in terrestrial water economics of carbon uptake.", "author" : [ { "dropping-particle" : "", "family" : "Cheng", "given" : "Lei", "non-dropping-particle" : "", "parse-names" : false, "suffix" : "" }, { "dropping-particle" : "", "family" : "Zhang", "given" : "Lu", "non-dropping-particle" : "", "parse-names" : false, "suffix" : "" }, { "dropping-particle" : "", "family" : "Wang", "given" : "Ying-Ping", "non-dropping-particle" : "", "parse-names" : false, "suffix" : "" }, { "dropping-particle" : "", "family" : "Canadell", "given" : "Josep G.", "non-dropping-particle" : "", "parse-names" : false, "suffix" : "" }, { "dropping-particle" : "", "family" : "Chiew", "given" : "Francis H. S.", "non-dropping-particle" : "", "parse-names" : false, "suffix" : "" }, { "dropping-particle" : "", "family" : "Beringer", "given" : "Jason", "non-dropping-particle" : "", "parse-names" : false, "suffix" : "" }, { "dropping-particle" : "", "family" : "Li", "given" : "Longhui", "non-dropping-particle" : "", "parse-names" : false, "suffix" : "" }, { "dropping-particle" : "", "family" : "Miralles", "given" : "Diego G.", "non-dropping-particle" : "", "parse-names" : false, "suffix" : "" }, { "dropping-particle" : "", "family" : "Piao", "given" : "Shilong", "non-dropping-particle" : "", "parse-names" : false, "suffix" : "" }, { "dropping-particle" : "", "family" : "Zhang", "given" : "Yongqiang", "non-dropping-particle" : "", "parse-names" : false, "suffix" : "" } ], "container-title" : "Nature Communications", "id" : "ITEM-1", "issue" : "1", "issued" : { "date-parts" : [ [ "2017", "12", "24" ] ] }, "page" : "110", "title" : "Recent increases in terrestrial carbon uptake at little cost to the water cycle", "translator" : [ { "dropping-particle" : "", "family" : "L4255", "given" : "", "non-dropping-particle" : "", "parse-names" : false, "suffix" : "" } ], "type" : "article-journal", "volume" : "8" }, "uris" : [ "http://www.mendeley.com/documents/?uuid=74056302-1d24-35aa-9ff1-42f147d56d3e" ] } ], "mendeley" : { "formattedCitation" : "(Cheng et al., 2017)", "plainTextFormattedCitation" : "(Cheng et al., 2017)", "previouslyFormattedCitation" : "(Cheng et al., 2017)"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(Cheng et al., 2017)</w:t>
      </w:r>
      <w:r w:rsidRPr="001E7A27">
        <w:rPr>
          <w:color w:val="000000" w:themeColor="text1"/>
          <w:lang w:val="en-GB" w:eastAsia="en-US"/>
        </w:rPr>
        <w:fldChar w:fldCharType="end"/>
      </w:r>
      <w:r w:rsidRPr="001E7A27">
        <w:rPr>
          <w:color w:val="000000" w:themeColor="text1"/>
          <w:lang w:val="en-GB" w:eastAsia="en-US"/>
        </w:rPr>
        <w:t>, and DGVM simulated increase of photosynthesis CO</w:t>
      </w:r>
      <w:r w:rsidRPr="001E7A27">
        <w:rPr>
          <w:color w:val="000000" w:themeColor="text1"/>
          <w:vertAlign w:val="subscript"/>
          <w:lang w:val="en-GB" w:eastAsia="en-US"/>
        </w:rPr>
        <w:t>2</w:t>
      </w:r>
      <w:r w:rsidRPr="001E7A27">
        <w:rPr>
          <w:color w:val="000000" w:themeColor="text1"/>
          <w:lang w:val="en-GB" w:eastAsia="en-US"/>
        </w:rPr>
        <w:t xml:space="preserve"> uptake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"10.1002/2015RG000483", "ISSN" : "87551209", "abstract" : "Great advances have been made in the last decade in quantifying and understanding the spatiotemporal patterns of terrestrial gross primary production (GPP) with ground, atmospheric, and space observations. However, although global GPP estimates exist, each data set relies upon assumptions and none of the available data are based only on measurements. Consequently, there is no consensus on the global total GPP and large uncertainties exist in its benchmarking. The objective of this review is to assess how the different available data sets predict the spatiotemporal patterns of GPP, identify the differences among data sets, and highlight the main advantages/disadvantages of each data set. We compare GPP estimates for the historical period (1990-2009) from two observation-based data sets (Model Tree Ensemble and Moderate Resolution Imaging Spectroradiometer) to coupled carbon-climate models and terrestrial carbon cycle models from the Fifth Climate Model Intercomparison Project and TRENDY projects and to a new hybrid data set (CARBONES). Results show a large range in the mean global GPP estimates. The different data sets broadly agree on GPP seasonal cycle in terms of phasing, while there is still discrepancy on the amplitude. For interannual variability (IAV) and trends, there is a clear separation between the observation-based data that show little IAV and trend, while the process-based models have large GPP variability and significant trends. These results suggest that there is an urgent need to improve observation-based data sets and develop carbon cycle modeling with processes that are currently treated either very simplistically to correctly estimate present GPP and better quantify the future uptake of carbon dioxide by the world's vegetation. Key Points At global scale, direct measurements of GPP do not exist Large uncertainties exist on terrestrial global GPP benchmarking Models show large variability in mean global GPP estimates", "author" : [ { "dropping-particle" : "", "family" : "Anav", "given" : "Alessandro", "non-dropping-particle" : "", "parse-names" : false, "suffix" : "" }, { "dropping-particle" : "", "family" : "Friedlingstein", "given" : "Pierre", "non-dropping-particle" : "", "parse-names" : false, "suffix" : "" }, { "dropping-particle" : "", "family" : "Beer", "given" : "Christian", "non-dropping-particle" : "", "parse-names" : false, "suffix" : "" }, { "dropping-particle" : "", "family" : "Ciais", "given" : "Philippe", "non-dropping-particle" : "", "parse-names" : false, "suffix" : "" }, { "dropping-particle" : "", "family" : "Harper", "given" : "Anna", "non-dropping-particle" : "", "parse-names" : false, "suffix" : "" }, { "dropping-particle" : "", "family" : "Jones", "given" : "Chris", "non-dropping-particle" : "", "parse-names" : false, "suffix" : "" }, { "dropping-particle" : "", "family" : "Murray-Tortarolo", "given" : "Guillermo", "non-dropping-particle" : "", "parse-names" : false, "suffix" : "" }, { "dropping-particle" : "", "family" : "Papale", "given" : "Dario", "non-dropping-particle" : "", "parse-names" : false, "suffix" : "" }, { "dropping-particle" : "", "family" : "Parazoo", "given" : "Nicholas C.", "non-dropping-particle" : "", "parse-names" : false, "suffix" : "" }, { "dropping-particle" : "", "family" : "Peylin", "given" : "Philippe", "non-dropping-particle" : "", "parse-names" : false, "suffix" : "" }, { "dropping-particle" : "", "family" : "Piao", "given" : "Shilong", "non-dropping-particle" : "", "parse-names" : false, "suffix" : "" }, { "dropping-particle" : "", "family" : "Sitch", "given" : "Stephen", "non-dropping-particle" : "", "parse-names" : false, "suffix" : "" }, { "dropping-particle" : "", "family" : "Viovy", "given" : "Nicolas", "non-dropping-particle" : "", "parse-names" : false, "suffix" : "" }, { "dropping-particle" : "", "family" : "Wiltshire", "given" : "Andy", "non-dropping-particle" : "", "parse-names" : false, "suffix" : "" }, { "dropping-particle" : "", "family" : "Zhao", "given" : "Maosheng", "non-dropping-particle" : "", "parse-names" : false, "suffix" : "" } ], "container-title" : "Reviews of Geophysics", "id" : "ITEM-1", "issue" : "3", "issued" : { "date-parts" : [ [ "2015", "9" ] ] }, "page" : "785-818", "title" : "Spatiotemporal patterns of terrestrial gross primary production: A review", "translator" : [ { "dropping-particle" : "", "family" : "L6350", "given" : "", "non-dropping-particle" : "", "parse-names" : false, "suffix" : "" } ], "type" : "article-journal", "volume" : "53" }, "uris" : [ "http://www.mendeley.com/documents/?uuid=6c0f8310-0bdd-3eb3-9a9c-08dbd6881cc5", "http://www.mendeley.com/documents/?uuid=dd78aa3f-27d6-4053-aba5-1b1285b97332" ] } ], "mendeley" : { "formattedCitation" : "(Anav et al., 2015)", "plainTextFormattedCitation" : "(Anav et al., 2015)", "previouslyFormattedCitation" : "(Anav et al., 2015)"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(Anav et al., 2015)</w:t>
      </w:r>
      <w:r w:rsidRPr="001E7A27">
        <w:rPr>
          <w:color w:val="000000" w:themeColor="text1"/>
          <w:lang w:val="en-GB" w:eastAsia="en-US"/>
        </w:rPr>
        <w:fldChar w:fldCharType="end"/>
      </w:r>
      <w:r w:rsidRPr="001E7A27">
        <w:rPr>
          <w:color w:val="000000" w:themeColor="text1"/>
          <w:lang w:val="en-GB" w:eastAsia="en-US"/>
        </w:rPr>
        <w:t xml:space="preserve">. </w:t>
      </w:r>
    </w:p>
    <w:p w14:paraId="6F1FD2A7" w14:textId="77777777" w:rsidR="008D65F5" w:rsidRPr="001E7A27" w:rsidRDefault="008D65F5" w:rsidP="005C7F25">
      <w:pPr>
        <w:pStyle w:val="AR6BodyText"/>
        <w:rPr>
          <w:color w:val="000000" w:themeColor="text1"/>
          <w:lang w:val="en-GB" w:eastAsia="en-US"/>
        </w:rPr>
      </w:pPr>
    </w:p>
    <w:p w14:paraId="32E1500C" w14:textId="41249A20" w:rsidR="008D65F5" w:rsidRPr="001E7A27" w:rsidRDefault="008D65F5" w:rsidP="005C7F25">
      <w:pPr>
        <w:pStyle w:val="AR6BodyText"/>
        <w:rPr>
          <w:color w:val="000000" w:themeColor="text1"/>
          <w:lang w:val="en-GB" w:eastAsia="en-US"/>
        </w:rPr>
      </w:pPr>
      <w:r w:rsidRPr="001E7A27">
        <w:rPr>
          <w:color w:val="000000" w:themeColor="text1"/>
          <w:lang w:val="en-GB" w:eastAsia="en-US"/>
        </w:rPr>
        <w:t>Substantial progress</w:t>
      </w:r>
      <w:r w:rsidRPr="001E7A27">
        <w:rPr>
          <w:color w:val="000000" w:themeColor="text1"/>
          <w:lang w:val="en-GB" w:eastAsia="zh-CN"/>
        </w:rPr>
        <w:t xml:space="preserve"> has been made</w:t>
      </w:r>
      <w:r w:rsidRPr="001E7A27">
        <w:rPr>
          <w:color w:val="000000" w:themeColor="text1"/>
          <w:lang w:val="en-GB" w:eastAsia="en-US"/>
        </w:rPr>
        <w:t xml:space="preserve"> since AR5 on attributing change of the global net land CO</w:t>
      </w:r>
      <w:r w:rsidRPr="001E7A27">
        <w:rPr>
          <w:vertAlign w:val="subscript"/>
          <w:lang w:val="en-GB"/>
        </w:rPr>
        <w:t>2</w:t>
      </w:r>
      <w:r w:rsidRPr="001E7A27">
        <w:rPr>
          <w:color w:val="000000" w:themeColor="text1"/>
          <w:lang w:val="en-GB" w:eastAsia="en-US"/>
        </w:rPr>
        <w:t xml:space="preserve"> sink. </w:t>
      </w:r>
      <w:r w:rsidRPr="001E7A27">
        <w:rPr>
          <w:color w:val="000000" w:themeColor="text1"/>
          <w:lang w:val="en-GB" w:eastAsia="zh-CN"/>
        </w:rPr>
        <w:t>I</w:t>
      </w:r>
      <w:r w:rsidRPr="001E7A27">
        <w:rPr>
          <w:color w:val="000000" w:themeColor="text1"/>
          <w:lang w:val="en-GB" w:eastAsia="en-US"/>
        </w:rPr>
        <w:t>ncreasing global net land CO</w:t>
      </w:r>
      <w:r w:rsidRPr="001E7A27">
        <w:rPr>
          <w:vertAlign w:val="subscript"/>
          <w:lang w:val="en-GB"/>
        </w:rPr>
        <w:t>2</w:t>
      </w:r>
      <w:r w:rsidRPr="001E7A27">
        <w:rPr>
          <w:color w:val="000000" w:themeColor="text1"/>
          <w:lang w:val="en-GB" w:eastAsia="en-US"/>
        </w:rPr>
        <w:t xml:space="preserve"> sink </w:t>
      </w:r>
      <w:r w:rsidRPr="001E7A27">
        <w:rPr>
          <w:color w:val="000000" w:themeColor="text1"/>
          <w:lang w:val="en-GB" w:eastAsia="zh-CN"/>
        </w:rPr>
        <w:t>sin</w:t>
      </w:r>
      <w:r w:rsidRPr="001E7A27">
        <w:rPr>
          <w:color w:val="000000" w:themeColor="text1"/>
          <w:lang w:val="en-GB" w:eastAsia="en-US"/>
        </w:rPr>
        <w:t xml:space="preserve">ce the 1980s </w:t>
      </w:r>
      <w:r w:rsidRPr="001E7A27">
        <w:rPr>
          <w:color w:val="000000" w:themeColor="text1"/>
          <w:lang w:val="en-GB" w:eastAsia="zh-CN"/>
        </w:rPr>
        <w:t>is</w:t>
      </w:r>
      <w:r w:rsidRPr="001E7A27">
        <w:rPr>
          <w:color w:val="000000" w:themeColor="text1"/>
          <w:lang w:val="en-GB" w:eastAsia="en-US"/>
        </w:rPr>
        <w:t xml:space="preserve"> mainly driven by the fertili</w:t>
      </w:r>
      <w:ins w:id="1588" w:author="Soapbox" w:date="2021-07-16T10:11:00Z">
        <w:r w:rsidR="00953844" w:rsidRPr="001E7A27">
          <w:rPr>
            <w:color w:val="000000" w:themeColor="text1"/>
            <w:lang w:val="en-GB" w:eastAsia="en-US"/>
          </w:rPr>
          <w:t>z</w:t>
        </w:r>
      </w:ins>
      <w:del w:id="1589" w:author="Soapbox" w:date="2021-07-16T10:11:00Z">
        <w:r w:rsidRPr="001E7A27" w:rsidDel="00953844">
          <w:rPr>
            <w:color w:val="000000" w:themeColor="text1"/>
            <w:lang w:val="en-GB" w:eastAsia="en-US"/>
          </w:rPr>
          <w:delText>s</w:delText>
        </w:r>
      </w:del>
      <w:r w:rsidRPr="001E7A27">
        <w:rPr>
          <w:color w:val="000000" w:themeColor="text1"/>
          <w:lang w:val="en-GB" w:eastAsia="en-US"/>
        </w:rPr>
        <w:t>ation effect from rising atmospheric CO</w:t>
      </w:r>
      <w:r w:rsidRPr="001E7A27">
        <w:rPr>
          <w:vertAlign w:val="subscript"/>
          <w:lang w:val="en-GB"/>
        </w:rPr>
        <w:t>2</w:t>
      </w:r>
      <w:r w:rsidRPr="001E7A27">
        <w:rPr>
          <w:color w:val="000000" w:themeColor="text1"/>
          <w:vertAlign w:val="subscript"/>
          <w:lang w:val="en-GB" w:eastAsia="en-US"/>
        </w:rPr>
        <w:t xml:space="preserve"> </w:t>
      </w:r>
      <w:r w:rsidRPr="001E7A27">
        <w:rPr>
          <w:color w:val="000000" w:themeColor="text1"/>
          <w:lang w:val="en-GB" w:eastAsia="en-US"/>
        </w:rPr>
        <w:t xml:space="preserve">concentrations </w:t>
      </w:r>
      <w:r w:rsidRPr="001E7A27">
        <w:rPr>
          <w:color w:val="000000" w:themeColor="text1"/>
          <w:lang w:val="en-GB" w:eastAsia="zh-CN"/>
        </w:rPr>
        <w:fldChar w:fldCharType="begin" w:fldLock="1"/>
      </w:r>
      <w:r w:rsidR="00BC2C5E" w:rsidRPr="001E7A27">
        <w:rPr>
          <w:color w:val="000000" w:themeColor="text1"/>
          <w:lang w:val="en-GB" w:eastAsia="zh-CN"/>
        </w:rPr>
        <w:instrText xml:space="preserve">ADDIN CSL_CITATION { "citationItems" : [ { "id" : "ITEM-1", "itemData" : { "DOI" : "10.1038/s41558-018-0367-7", "ISSN" : "1758-678X", "abstract" : "Elevated CO 2 concentrations increase photosynthesis and, potentially, net ecosystem production (NEP), meaning a greater CO 2 uptake. Climate, nutrients and ecosystem structure, however, influence the effect of increasing CO 2 . Here we analysed global NEP from MACC-II and Jena CarboScope atmospheric inversions and ten dynamic global vegetation models (TRENDY), using statistical models to attribute the trends in NEP to its potential drivers: CO 2 , climatic variables and land-use change. We found that an increased CO 2 was consistently associated with an increased NEP (1995\u20132014). Conversely, increased temperatures were negatively associated with NEP. Using the two atmospheric inversions and TRENDY, the estimated global sensitivities for CO 2 were 6.0 \u00b1 0.1, 8.1 \u00b1 0.3 and 3.1 \u00b1 0.1 PgC per 100 ppm (~1 \u00b0C increase), and \u22120.5 \u00b1 0.2, \u22120.9 \u00b1 0.4 and \u22121.1 \u00b1 0.1 PgC \u00b0C \u22121 for temperature. These results indicate a positive CO 2 effect on terrestrial C sinks that is constrained by climate warming.", "author" : [ { "dropping-particle" : "", "family" : "Fern\u00e1ndez-Mart\u00ednez", "given" : "M.", "non-dropping-particle" : "", "parse-names" : false, "suffix" : "" }, { "dropping-particle" : "", "family" : "Sardans", "given" : "J.", "non-dropping-particle" : "", "parse-names" : false, "suffix" : "" }, { "dropping-particle" : "", "family" : "Chevallier", "given" : "F.", "non-dropping-particle" : "", "parse-names" : false, "suffix" : "" }, { "dropping-particle" : "", "family" : "Ciais", "given" : "P.", "non-dropping-particle" : "", "parse-names" : false, "suffix" : "" }, { "dropping-particle" : "", "family" : "Obersteiner", "given" : "M.", "non-dropping-particle" : "", "parse-names" : false, "suffix" : "" }, { "dropping-particle" : "", "family" : "Vicca", "given" : "S.", "non-dropping-particle" : "", "parse-names" : false, "suffix" : "" }, { "dropping-particle" : "", "family" : "Canadell", "given" : "J. G.", "non-dropping-particle" : "", "parse-names" : false, "suffix" : "" }, { "dropping-particle" : "", "family" : "Bastos", "given" : "A.", "non-dropping-particle" : "", "parse-names" : false, "suffix" : "" }, { "dropping-particle" : "", "family" : "Friedlingstein", "given" : "P.", "non-dropping-particle" : "", "parse-names" : false, "suffix" : "" }, { "dropping-particle" : "", "family" : "Sitch", "given" : "S.", "non-dropping-particle" : "", "parse-names" : false, "suffix" : "" }, { "dropping-particle" : "", "family" : "Piao", "given" : "S. L.", "non-dropping-particle" : "", "parse-names" : false, "suffix" : "" }, { "dropping-particle" : "", "family" : "Janssens", "given" : "I. A.", "non-dropping-particle" : "", "parse-names" : false, "suffix" : "" }, { "dropping-particle" : "", "family" : "Pe\u00f1uelas", "given" : "J.", "non-dropping-particle" : "", "parse-names" : false, "suffix" : "" } ], "container-title" : "Nature Climate Change", "id" : "ITEM-1", "issue" : "1", "issued" : { "date-parts" : [ [ "2019", "1", "17" ] ] }, "page" : "73-79", "title" : "Global trends in carbon sinks and their relationships with CO2 and temperature", "translator" : [ { "dropping-particle" : "", "family" : "L5198", "given" : "", "non-dropping-particle" : "", "parse-names" : false, "suffix" : "" } ], "type" : "article-journal", "volume" : "9" }, "uris" : [ "http://www.mendeley.com/documents/?uuid=97a4d8f6-1672-32ee-bad3-c659195f73e3" ] }, { "id" : "ITEM-2", "itemData" : { "DOI" : "10.1029/2018GB005922", "ISSN" : "0886-6236", "abstract" : "Abstract The terrestrial carbon sink has increased since the turn of this century at a time of increased fossil fuel burning, yet the mechanisms enhancing this sink are not fully understood. Here we assess the hypothesis that regional increases in nitrogen deposition since the early 2000s has alleviated nitrogen limitation and worked in tandem with enhanced CO2 fertilization to increase ecosystem productivity and carbon sequestration, providing a causal link between the parallel increases in emissions and the global land carbon sink. We use the Community Land Model (CLM4.5-BGC) to estimate the influence of changes in atmospheric CO2, nitrogen deposition, climate, and their interactions to changes in net primary production and net biome production. We focus on two periods, 1901\u20132016 and 1990\u20132016, to estimate changes in land carbon fluxes relative to historical and contemporary baselines, respectively. We find that over the historical period, nitrogen deposition (14%) and carbon-nitrogen synergy (14%) were significant contributors to the current terrestrial carbon sink, suggesting that long-term increases in nitrogen deposition led to a substantial increase in CO2 fertilization. However, relative to the contemporary baseline, changes in nitrogen deposition and carbon-nitrogen synergy had no substantial contribution to the 21st century increase in global carbon uptake. Nonetheless, we find that increased nitrogen deposition in East Asia since the early 1990s contributed 50% to the overall increase in net biome production over this region, highlighting the importance of carbon-nitrogen interactions. Therefore, potential large-scale changes in nitrogen deposition could have a significant impact on terrestrial carbon cycling and future climate.", "author" : [ { "dropping-particle" : "", "family" : "O\u2019Sullivan", "given" : "Michael", "non-dropping-particle" : "", "parse-names" : false, "suffix" : "" }, { "dropping-particle" : "V", "family" : "Spracklen", "given" : "Dominick", "non-dropping-particle" : "", "parse-names" : false, "suffix" : "" }, { "dropping-particle" : "", "family" : "Batterman", "given" : "Sarah", "non-dropping-particle" : "", "parse-names" : false, "suffix" : "" }, { "dropping-particle" : "", "family" : "Arnold", "given" : "Steve R", "non-dropping-particle" : "", "parse-names" : false, "suffix" : "" }, { "dropping-particle" : "", "family" : "Gloor", "given" : "Manuel", "non-dropping-particle" : "", "parse-names" : false, "suffix" : "" }, { "dropping-particle" : "", "family" : "Buermann", "given" : "Wolfgang", "non-dropping-particle" : "", "parse-names" : false, "suffix" : "" } ], "container-title" : "Global Biogeochemical Cycles", "id" : "ITEM-2", "issue" : "2", "issued" : { "date-parts" : [ [ "2019", "1", "25" ] ] }, "page" : "163-180", "title" : "Have synergies between nitrogen deposition and atmospheric CO2 driven the recent enhancement of the terrestrial carbon sink?", "translator" : [ { "dropping-particle" : "", "family" : "L5210", "given" : "", "non-dropping-particle" : "", "parse-names" : false, "suffix" : "" } ], "type" : "article-journal", "volume" : "33" }, "uris" : [ "http://www.mendeley.com/documents/?uuid=466e1ca3-c597-3c8c-b850-704217b93271" ] }, { "id" : "ITEM-3", "itemData" : { "DOI" : "10.1073/pnas.1407302112", "ISBN" : "0027-8424", "ISSN" : "1091-6490", "PMID" : "25548156", "abstract" : "Feedbacks from the terrestrial carbon cycle significantly affect future climate change. The CO2 concentration dependence of global terrestrial carbon storage is one of the largest and most uncertain feedbacks. Theory predicts the CO2 effect should have a tropical maximum, but a large terrestrial sink has been contradicted by analyses of atmospheric CO2 that do not show large tropical uptake. Our results, however, show significant tropical uptake and, combining tropical and extratropical fluxes, suggest that up to 60% of the present-day terrestrial sink is caused by increasing atmospheric CO2. This conclusion is consistent with a validated subset of atmospheric analyses, but uncertainty remains. Improved model diagnostics and new space-based observations can reduce the uncertainty of tropical and temperate zone carbon flux estimates. This analysis supports a significant feedback to future atmospheric CO2 concentrations from carbon uptake in terrestrial ecosystems caused by rising atmospheric CO2 concentrations. This feedback will have substantial tropical contributions, but the magnitude of future carbon uptake by tropical forests also depends on how they respond to climate change and requires their protection from deforestation.", "author" : [ { "dropping-particle" : "", "family" : "Schimel", "given" : "David", "non-dropping-particle" : "", "parse-names" : false, "suffix" : "" }, { "dropping-particle" : "", "family" : "Stephens", "given" : "Britton B", "non-dropping-particle" : "", "parse-names" : false, "suffix" : "" }, { "dropping-particle" : "", "family" : "Fisher", "given" : "Joshua B", "non-dropping-particle" : "", "parse-names" : false, "suffix" : "" } ], "container-title" : "Proceedings of the National Academy of Sciences", "id" : "ITEM-3", "issue" : "2", "issued" : { "date-parts" : [ [ "2015" ] ] }, "page" : "436-441", "title" : "Effect of increasing CO2 on the terrestrial carbon cycle", "translator" : [ { "dropping-particle" : "", "family" : "L4217", "given" : "", "non-dropping-particle" : "", "parse-names" : false, "suffix" : "" } ], "type" : "article-journal", "volume" : "112" }, "uris" : [ "http://www.mendeley.com/documents/?uuid=5f73f1e3-287b-3585-a8e2-c7ac5993c494" ] }, { "id" : "ITEM-4", "itemData" : { "DOI" : "10.5194/bg-12-653-2015", "ISBN" : "1726-4189", "ISSN" : "1726-4189", "abstract" : "Abstract. The land and ocean absorb on average just over half of the anthropogenic emissions of carbon dioxide (CO2) every year. These CO2 \"sinks\" are modulated by climate change and variability. Here we use a suite of nine dynamic global vegetation models (DGVMs) and four ocean biogeochemical general circulation models (OBGCMs) to estimate trends driven by global and regional climate and atmospheric CO2 in land and oceanic CO2 exchanges with the atmosphere over the period 1990\u20132009, to attribute these trends to underlying processes in the models, and to quantify the uncertainty and level of inter-model agreement. The models were forced with reconstructed climate fields and observed global atmospheric CO2; land use and land cover changes are not included for the DGVMs. Over the period 1990\u20132009, the DGVMs simulate a mean global land carbon sink of \u22122.4 \u00b1 0.7 Pg C yr\u22121 with a small significant trend of \u22120.06 \u00b1 0.03 Pg C yr\u22122 (increasing sink). Over the more limited period 1990\u20132004, the ocean models simulate a mean ocean sink of \u22122.2 \u00b1 0.2 Pg C yr\u22121 with a trend in the net C uptake that is indistinguishable from zero (\u22120.01 \u00b1 0.02 Pg C yr\u22122). The two ocean models that extended the simulations until 2009 suggest a slightly stronger, but still small, trend of \u22120.02 \u00b1 0.01 Pg C yr\u22122. Trends from land and ocean models compare favourably to the land greenness trends from remote sensing, atmospheric inversion results, and the residual land sink required to close the global carbon budget. Trends in the land sink are driven by increasing net primary production (NPP), whose statistically significant trend of 0.22 \u00b1 0.08 Pg C yr\u22122 exceeds a significant trend in heterotrophic respiration of 0.16 \u00b1 0.05 Pg C yr\u22122 \u2013 primarily as a consequence of widespread CO2 fertilisation of plant production. Most of the land-based trend in simulated net carbon uptake originates from natural ecosystems in the tropics (\u22120.04 \u00b1 0.01 Pg C yr\u22122), with almost no trend over the northern land region, where recent warming and reduced rainfall offsets the positive impact of elevated atmospheric CO2 and changes in growing season length on carbon storage. The small uptake trend in the ocean models emerges because climate variability and change, and in particular increasing sea surface temperatures, tend to counter\\\\-act the trend in ocean uptake driven by the increase in atmospheric CO2. Large uncertainty remains in the magnitude and sign of modelled carbon trends in several regions, as well \u2026", "author" : [ { "dropping-particle" : "", "family" : "Sitch", "given" : "S.", "non-dropping-particle" : "", "parse-names" : false, "suffix" : "" }, { "dropping-particle" : "", "family" : "Friedlingstein", "given" : "P.", "non-dropping-particle" : "", "parse-names" : false, "suffix" : "" }, { "dropping-particle" : "", "family" : "Gruber", "given" : "N.", "non-dropping-particle" : "", "parse-names" : false, "suffix" : "" }, { "dropping-particle" : "", "family" : "Jones", "given" : "S. D.", "non-dropping-particle" : "", "parse-names" : false, "suffix" : "" }, { "dropping-particle" : "", "family" : "Murray-Tortarolo", "given" : "G.", "non-dropping-particle" : "", "parse-names" : false, "suffix" : "" }, { "dropping-particle" : "", "family" : "Ahlstr\u00f6m", "given" : "A.", "non-dropping-particle" : "", "parse-names" : false, "suffix" : "" }, { "dropping-particle" : "", "family" : "Doney", "given" : "S. C.", "non-dropping-particle" : "", "parse-names" : false, "suffix" : "" }, { "dropping-particle" : "", "family" : "Graven", "given" : "H.", "non-dropping-particle" : "", "parse-names" : false, "suffix" : "" }, { "dropping-particle" : "", "family" : "Heinze", "given" : "C.", "non-dropping-particle" : "", "parse-names" : false, "suffix" : "" }, { "dropping-particle" : "", "family" : "Huntingford", "given" : "C.", "non-dropping-particle" : "", "parse-names" : false, "suffix" : "" }, { "dropping-particle" : "", "family" : "Levis", "given" : "S.", "non-dropping-particle" : "", "parse-names" : false, "suffix" : "" }, { "dropping-particle" : "", "family" : "Levy", "given" : "P. E.", "non-dropping-particle" : "", "parse-names" : false, "suffix" : "" }, { "dropping-particle" : "", "family" : "Lomas", "given" : "M.", "non-dropping-particle" : "", "parse-names" : false, "suffix" : "" }, { "dropping-particle" : "", "family" : "Poulter", "given" : "B.", "non-dropping-particle" : "", "parse-names" : false, "suffix" : "" }, { "dropping-particle" : "", "family" : "Viovy", "given" : "N.", "non-dropping-particle" : "", "parse-names" : false, "suffix" : "" }, { "dropping-particle" : "", "family" : "Zaehle", "given" : "S.", "non-dropping-particle" : "", "parse-names" : false, "suffix" : "" }, { "dropping-particle" : "", "family" : "Zeng", "given" : "N.", "non-dropping-particle" : "", "parse-names" : false, "suffix" : "" }, { "dropping-particle" : "", "family" : "Arneth", "given" : "A.", "non-dropping-particle" : "", "parse-names" : false, "suffix" : "" }, { "dropping-particle" : "", "family" : "Bonan", "given" : "G.", "non-dropping-particle" : "", "parse-names" : false, "suffix" : "" }, { "dropping-particle" : "", "family" : "Bopp", "given" : "L.", "non-dropping-particle" : "", "parse-names" : false, "suffix" : "" }, { "dropping-particle" : "", "family" : "Canadell", "given" : "J. G.", "non-dropping-particle" : "", "parse-names" : false, "suffix" : "" }, { "dropping-particle" : "", "family" : "Chevallier", "given" : "F.", "non-dropping-particle" : "", "parse-names" : false, "suffix" : "" }, { "dropping-particle" : "", "family" : "Ciais", "given" : "P.", "non-dropping-particle" : "", "parse-names" : false, "suffix" : "" }, { "dropping-particle" : "", "family" : "Ellis", "given" : "R.", "non-dropping-particle" : "", "parse-names" : false, "suffix" : "" }, { "dropping-particle" : "", "family" : "Gloor", "given" : "M.", "non-dropping-particle" : "", "parse-names" : false, "suffix" : "" }, { "dropping-particle" : "", "family" : "Peylin", "given" : "P.", "non-dropping-particle" : "", "parse-names" : false, "suffix" : "" }, { "dropping-particle" : "", "family" : "Piao", "given" : "S. L.", "non-dropping-particle" : "", "parse-names" : false, "suffix" : "" }, { "dropping-particle" : "", "family" : "Qu\u00e9r\u00e9", "given" : "C.", "non-dropping-particle" : "Le", "parse-names" : false, "suffix" : "" }, { "dropping-particle" : "", "family" : "Smith", "given" : "B.", "non-dropping-particle" : "", "parse-names" : false, "suffix" : "" }, { "dropping-particle" : "", "family" : "Zhu", "given" : "Z.", "non-dropping-particle" : "", "parse-names" : false, "suffix" : "" }, { "dropping-particle" : "", "family" : "Myneni", "given" : "R.", "non-dropping-particle" : "", "parse-names" : false, "suffix" : "" } ], "container-title" : "Biogeosciences", "id" : "ITEM-4", "issue" : "3", "issued" : { "date-parts" : [ [ "2015", "2", "2" ] ] }, "page" : "653-679", "title" : "Recent trends and drivers of regional sources and sinks of carbon dioxide", "translator" : [ { "dropping-particle" : "", "family" : "L4215", "given" : "", "non-dropping-particle" : "", "parse-names" : false, "suffix" : "" } ], "type" : "article-journal", "volume" : "12" }, "uris" : [ "http://www.mendeley.com/documents/?uuid=674e9432-037d-3a2b-afa3-df7c45d6538d" ] }, { "id" : "ITEM-5", "itemData" : { "DOI" : "10.1038/s41559-019-1090-0", "ISSN" : "2397334X", "abstract" : "Anthropogenic land use and land cover changes (LULCC) have a large impact on the global terrestrial carbon sink, but this effect is not well characterized according to biogeographical region. Here, using state-of-the-art Earth observation data and a dynamic global vegetation model, we estimate the impact of LULCC on the contribution of biomes to the terrestrial carbon sink between 1992 and 2015. Tropical and boreal forests contributed equally, and with the largest share of the mean global terrestrial carbon sink. CO2 fertilization was found to be the main driver increasing the terrestrial carbon sink from 1992 to 2015, but the net effect of all drivers (CO2 fertilization and nitrogen deposition, LULCC and meteorological forcing) caused a reduction and an increase, respectively, in the terrestrial carbon sink for tropical and boreal forests. These diverging trends were not observed when applying a conventional LULCC dataset, but were also evident in satellite passive microwave estimates of aboveground biomass. These datasets thereby converge on the conclusion that LULCC have had a greater impact on tropical forests than previously estimated, causing an increase and decrease of the contributions of boreal and tropical forests, respectively, to the growing terrestrial carbon sink.", "author" : [ { "dropping-particle" : "", "family" : "Tagesson", "given" : "Torbern", "non-dropping-particle" : "", "parse-names" : false, "suffix" : "" }, { "dropping-particle" : "", "family" : "Schurgers", "given" : "Guy", "non-dropping-particle" : "", "parse-names" : false, "suffix" : "" }, { "dropping-particle" : "", "family" : "Horion", "given" : "St\u00e9phanie", "non-dropping-particle" : "", "parse-names" : false, "suffix" : "" }, { "dropping-particle" : "", "family" : "Ciais", "given" : "Philippe", "non-dropping-particle" : "", "parse-names" : false, "suffix" : "" }, { "dropping-particle" : "", "family" : "Tian", "given" : "Feng", "non-dropping-particle" : "", "parse-names" : false, "suffix" : "" }, { "dropping-particle" : "", "family" : "Brandt", "given" : "Martin", "non-dropping-particle" : "", "parse-names" : false, "suffix" : "" }, { "dropping-particle" : "", "family" : "Ahlstr\u00f6m", "given" : "Anders", "non-dropping-particle" : "", "parse-names" : false, "suffix" : "" }, { "dropping-particle" : "", "family" : "Wigneron", "given" : "Jean Pierre", "non-dropping-particle" : "", "parse-names" : false, "suffix" : "" }, { "dropping-particle" : "", "family" : "Ard\u00f6", "given" : "Jonas", "non-dropping-particle" : "", "parse-names" : false, "suffix" : "" }, { "dropping-particle" : "", "family" : "Olin", "given" : "Stefan", "non-dropping-particle" : "", "parse-names" : false, "suffix" : "" }, { "dropping-particle" : "", "family" : "Fan", "given" : "Lei", "non-dropping-particle" : "", "parse-names" : false, "suffix" : "" }, { "dropping-particle" : "", "family" : "Wu", "given" : "Zhendong", "non-dropping-particle" : "", "parse-names" : false, "suffix" : "" }, { "dropping-particle" : "", "family" : "Fensholt", "given" : "Rasmus", "non-dropping-particle" : "", "parse-names" : false, "suffix" : "" } ], "container-title" : "Nature Ecology &amp; Evolution", "id" : "ITEM-5", "issue" : "2", "issued" : { "date-parts" : [ [ "2020" ] ] }, "title" : "Recent divergence in the contributions of tropical and boreal forests to the terrestrial carbon sink", "translator" : [ { "dropping-particle" : "", "family" : "L6822", "given" : "", "non-dropping-particle" : "", "parse-names" : false, "suffix" : "" } ], "type" : "article-journal", "volume" : "4" }, "uris" : [ "http://www.mendeley.com/documents/?uuid=232c9894-f73b-3966-9469-379b45ffb8c6" ] }, { "id" : "ITEM-6", "itemData" : { "DOI" : "10.1111/nph.16866", "ISSN" : "0028-646X", "author" : [ { "dropping-particle" : "", "family" : "Walker", "given" : "Anthony P.", "non-dropping-particle" : "", "parse-names" : false, "suffix" : "" }, { "dropping-particle" : "", "family" : "Kauwe", "given" : "Martin G.", "non-dropping-particle" : "De", "parse-names" : false, "suffix" : "" }, { "dropping-particle" : "", "family" : "Bastos", "given" : "Ana", "non-dropping-particle" : "", "parse-names" : false, "suffix" : "" }, { "dropping-particle" : "", "family" : "Belmecheri", "given" : "Soumaya", "non-dropping-particle" : "", "parse-names" : false, "suffix" : "" }, { "dropping-particle" : "", "family" : "Georgiou", "given" : "Katerina", "non-dropping-particle" : "", "parse-names" : false, "suffix" : "" }, { "dropping-particle" : "", "family" : "Keeling", "given" : "Ralph", "non-dropping-particle" : "", "parse-names" : false, "suffix" : "" }, { "dropping-particle" : "", "family" : "McMahon", "given" : "Sean M.", "non-dropping-particle" : "", "parse-names" : false, "suffix" : "" }, { "dropping-particle" : "", "family" : "Medlyn", "given" : "Belinda E.", "non-dropping-particle" : "", "parse-names" : false, "suffix" : "" }, { "dropping-particle" : "", "family" : "Moore", "given" : "David J.P.", "non-dropping-particle" : "", "parse-names" : false, "suffix" : "" }, { "dropping-particle" : "", "family" : "Norby", "given" : "Richard J.", "non-dropping-particle" : "", "parse-names" : false, "suffix" : "" }, { "dropping-particle" : "", "family" : "Zaehle", "given" : "S\u00f6nke", "non-dropping-particle" : "", "parse-names" : false, "suffix" : "" }, { "dropping-particle" : "", "family" : "Anderson\u2010Teixeira", "given" : "Kristina J.", "non-dropping-particle" : "", "parse-names" : false, "suffix" : "" }, { "dropping-particle" : "", "family" : "Battipaglia", "given" : "Giovanna", "non-dropping-particle" : "", "parse-names" : false, "suffix" : "" }, { "dropping-particle" : "", "family" : "Brienen", "given" : "Roel J.W.", "non-dropping-particle" : "", "parse-names" : false, "suffix" : "" }, { "dropping-particle" : "", "family" : "Cabugao", "given" : "Kristine G.", "non-dropping-particle" : "", "parse-names" : false, "suffix" : "" }, { "dropping-particle" : "", "family" : "Cailleret", "given" : "Maxime", "non-dropping-particle" : "", "parse-names" : false, "suffix" : "" }, { "dropping-particle" : "", "family" : "Campbell", "given" : "Elliott", "non-dropping-particle" : "", "parse-names" : false, "suffix" : "" }, { "dropping-particle" : "", "family" : "Canadell", "given" : "Josep", "non-dropping-particle" : "", "parse-names" : false, "suffix" : "" }, { "dropping-particle" : "", "family" : "Ciais", "given" : "Philippe", "non-dropping-particle" : "", "parse-names" : false, "suffix" : "" }, { "dropping-particle" : "", "family" : "Craig", "given" : "Matthew E.", "non-dropping-particle" : "", "parse-names" : false, "suffix" : "" }, { "dropping-particle" : "", "family" : "Ellsworth", "given" : "David", "non-dropping-particle" : "", "parse-names" : false, "suffix" : "" }, { "dropping-particle" : "", "family" : "Farquhar", "given" : "Graham", "non-dropping-particle" : "", "parse-names" : false, "suffix" : "" }, { "dropping-particle" : "", "family" : "Fatichi", "given" : "Simone", "non-dropping-particle" : "", "parse-names" : false, "suffix" : "" }, { "dropping-particle" : "", "family" : "Fisher", "given" : "Joshua B.", "non-dropping-particle" : "", "parse-names" : false, "suffix" : "" }, { "dropping-particle" : "", "family" : "Frank", "given" : "David", "non-dropping-particle" : "", "parse-names" : false, "suffix" : "" }, { "dropping-particle" : "", "family" : "Graven", "given" : "Heather", "non-dropping-particle" : "", "parse-names" : false, "suffix" : "" }, { "dropping-particle" : "", "family" : "Gu", "given" : "Lianhong", "non-dropping-particle" : "", "parse-names" : false, "suffix" : "" }, { "dropping-particle" : "", "family" : "Haverd", "given" : "Vanessa", "non-dropping-particle" : "", "parse-names" : false, "suffix" : "" }, { "dropping-particle" : "", "family" : "Heilman", "given" : "Kelly", "non-dropping-particle" : "", "parse-names" : false, "suffix" : "" }, { "dropping-particle" : "", "family" : "Heimann", "given" : "Martin", "non-dropping-particle" : "", "parse-names" : false, "suffix" : "" }, { "dropping-particle" : "", "family" : "Hungate", "given" : "Bruce A.", "non-dropping-particle" : "", "parse-names" : false, "suffix" : "" }, { "dropping-particle" : "", "family" : "Iversen", "given" : "Colleen M.", "non-dropping-particle" : "", "parse-names" : false, "suffix" : "" }, { "dropping-particle" : "", "family" : "Joos", "given" : "Fortunat", "non-dropping-particle" : "", "parse-names" : false, "suffix" : "" }, { "dropping-particle" : "", "family" : "Jiang", "given" : "Mingkai", "non-dropping-particle" : "", "parse-names" : false, "suffix" : "" }, { "dropping-particle" : "", "family" : "Keenan", "given" : "Trevor F.", "non-dropping-particle" : "", "parse-names" : false, "suffix" : "" }, { "dropping-particle" : "", "family" : "Knauer", "given" : "J\u00fcrgen", "non-dropping-particle" : "", "parse-names" : false, "suffix" : "" }, { "dropping-particle" : "", "family" : "K\u00f6rner", "given" : "Christian", "non-dropping-particle" : "", "parse-names" : false, "suffix" : "" }, { "dropping-particle" : "", "family" : "Leshyk", "given" : "Victor O.", "non-dropping-particle" : "", "parse-names" : false, "suffix" : "" }, { "dropping-particle" : "", "family" : "Leuzinger", "given" : "Sebastian", "non-dropping-particle" : "", "parse-names" : false, "suffix" : "" }, { "dropping-particle" : "", "family" : "Liu", "given" : "Yao", "non-dropping-particle" : "", "parse-names" : false, "suffix" : "" }, { "dropping-particle" : "", "family" : "MacBean", "given" : "Natasha", "non-dropping-particle" : "", "parse-names" : false, "suffix" : "" }, { "dropping-particle" : "", "family" : "Malhi", "given" : "Yadvinder", "non-dropping-particle" : "", "parse-names" : false, "suffix" : "" }, { "dropping-particle" : "", "family" : "McVicar", "given" : "Tim", "non-dropping-particle" : "", "parse-names" : false, "suffix" : "" }, { "dropping-particle" : "", "family" : "Penuelas", "given" : "Josep", "non-dropping-particle" : "", "parse-names" : false, "suffix" : "" }, { "dropping-particle" : "", "family" : "Pongratz", "given" : "Julia", "non-dropping-particle" : "", "parse-names" : false, "suffix" : "" }, { "dropping-particle" : "", "family" : "Powell", "given" : "A. Shafer", "non-dropping-particle" : "", "parse-names" : false, "suffix" : "" }, { "dropping-particle" : "", "family" : "Riutta", "given" : "Terhi", "non-dropping-particle" : "", "parse-names" : false, "suffix" : "" }, { "dropping-particle" : "", "family" : "Sabot", "given" : "Manon E.B.", "non-dropping-particle" : "", "parse-names" : false, "suffix" : "" }, { "dropping-particle" : "", "family" : "Schleucher", "given" : "Juergen", "non-dropping-particle" : "", "parse-names" : false, "suffix" : "" }, { "dropping-particle" : "", "family" : "Sitch", "given" : "Stephen", "non-dropping-particle" : "", "parse-names" : false, "suffix" : "" }, { "dropping-particle" : "", "family" : "Smith", "given" : "William K.", "non-dropping-particle" : "", "parse-names" : false, "suffix" : "" }, { "dropping-particle" : "", "family" : "Sulman", "given" : "Benjamin", "non-dropping-particle" : "", "parse-names" : false, "suffix" : "" }, { "dropping-particle" : "", "family" : "Taylor", "given" : "Benton", "non-dropping-particle" : "", "parse-names" : false, "suffix" : "" }, { "dropping-particle" : "", "family" : "Terrer", "given" : "C\u00e9sar", "non-dropping-particle" : "", "parse-names" : false, "suffix" : "" }, { "dropping-particle" : "", "family" : "Torn", "given" : "Margaret S.", "non-dropping-particle" : "", "parse-names" : false, "suffix" : "" }, { "dropping-particle" : "", "family" : "Treseder", "given" : "Kathleen", "non-dropping-particle" : "", "parse-names" : false, "suffix" : "" }, { "dropping-particle" : "", "family" : "Trugman", "given" : "Anna T.", "non-dropping-particle" : "", "parse-names" : false, "suffix" : "" }, { "dropping-particle" : "", "family" : "Trumbore", "given" : "Susan E.", "non-dropping-particle" : "", "parse-names" : false, "suffix" : "" }, { "dropping-particle" : "", "family" : "Mantgem", "given" : "Phillip J.", "non-dropping-particle" : "van", "parse-names" : false, "suffix" : "" }, { "dropping-particle" : "", "family" : "Voelker", "given" : "Steve L.", "non-dropping-particle" : "", "parse-names" : false, "suffix" : "" }, { "dropping-particle" : "", "family" : "Whelan", "given" : "Mary E.", "non-dropping-particle" : "", "parse-names" : false, "suffix" : "" }, { "dropping-particle" : "", "family" : "Zuidema", "given" : "Pieter </w:instrText>
      </w:r>
      <w:r w:rsidR="00BC2C5E" w:rsidRPr="001E7A27">
        <w:rPr>
          <w:color w:val="000000" w:themeColor="text1"/>
          <w:lang w:val="en-GB" w:eastAsia="zh-CN"/>
          <w:rPrChange w:id="1590" w:author="Clotilde Pean" w:date="2021-09-06T10:08:00Z">
            <w:rPr>
              <w:color w:val="000000" w:themeColor="text1"/>
              <w:lang w:eastAsia="zh-CN"/>
            </w:rPr>
          </w:rPrChange>
        </w:rPr>
        <w:instrText>A.", "non-dropping-particle" : "", "parse-names" : false, "suffix" : "" } ], "container-title" : "New Phytologist", "id" : "ITEM-6", "issued" : { "date-parts" : [ [ "2020", "8", "12" ] ] }, "page" : "nph.16866", "title" : "Integrating the evidence for a terrestrial carbon sink caused by increasing atmospheric CO2", "translator" : [ { "dropping-particle" : "", "family" : "L3110", "given" : "", "non-dropping-particle" : "", "parse-names" : false, "suffix" : "" } ], "type" : "article-journal" }, "uris" : [ "http://www.mendeley.com/documents/?uuid=98e8518f-30b4-459a-87ae-0717bc595276" ] } ], "mendeley" : { "formattedCitation" : "(Schimel et al., 2015; Sitch et al., 2015; Fern\u00e1ndez-Mart\u00ednez et al., 2019; O\u2019Sullivan et al., 2019; Tagesson et al., 2020; Walker et al., 2020)", "manualFormatting" : "(Schimel et al., 2015; Sitch et al., 2015; Fern\u00e1ndez-Mart\u00ednez et al., 2019; O\u2019Sullivan et al., 2019; Tagesson et al., 2020; Walker et al., 2020)", "plainTextFormattedCitation" : "(Schimel et al., 2015; Sitch et al., 2015; Fern\u00e1ndez-Mart\u00ednez et al., 2019; O\u2019Sullivan et al., 2019; Tagesson et al., 2020; Walker et al., 2020)", "previouslyFormattedCitation" : "(Schimel et al., 2015; Sitch et al., 2015; Fern\u00e1ndez-Mart\u00ednez et al., 2019; O\u2019Sullivan et al., 2019; Tagesson et al., 2020; Walker et al., 2020)" }, "properties" : { "noteIndex" : 0 }, "schema" : "https://github.com/citation-style-language/schema/raw/master/csl-citation.json" }</w:instrText>
      </w:r>
      <w:r w:rsidRPr="001E7A27">
        <w:rPr>
          <w:color w:val="000000" w:themeColor="text1"/>
          <w:lang w:val="en-GB" w:eastAsia="zh-CN"/>
        </w:rPr>
        <w:fldChar w:fldCharType="separate"/>
      </w:r>
      <w:r w:rsidR="00025FA2" w:rsidRPr="001E7A27">
        <w:rPr>
          <w:noProof/>
          <w:color w:val="000000" w:themeColor="text1"/>
          <w:lang w:val="en-GB" w:eastAsia="zh-CN"/>
          <w:rPrChange w:id="1591" w:author="Clotilde Pean" w:date="2021-09-06T10:08:00Z">
            <w:rPr>
              <w:noProof/>
              <w:color w:val="000000" w:themeColor="text1"/>
              <w:lang w:eastAsia="zh-CN"/>
            </w:rPr>
          </w:rPrChange>
        </w:rPr>
        <w:t>(Schimel et al., 2015; Sitch et al., 2015; Fernández-Martínez et al., 2019; O’Sullivan et al., 2019; Tagesson et al., 2020; Walker et al., 2020)</w:t>
      </w:r>
      <w:r w:rsidRPr="001E7A27">
        <w:rPr>
          <w:color w:val="000000" w:themeColor="text1"/>
          <w:lang w:val="en-GB" w:eastAsia="zh-CN"/>
        </w:rPr>
        <w:fldChar w:fldCharType="end"/>
      </w:r>
      <w:r w:rsidRPr="001E7A27">
        <w:rPr>
          <w:color w:val="000000" w:themeColor="text1"/>
          <w:lang w:val="en-GB" w:eastAsia="zh-CN"/>
          <w:rPrChange w:id="1592" w:author="Clotilde Pean" w:date="2021-09-06T10:08:00Z">
            <w:rPr>
              <w:color w:val="000000" w:themeColor="text1"/>
              <w:lang w:eastAsia="zh-CN"/>
            </w:rPr>
          </w:rPrChange>
        </w:rPr>
        <w:t xml:space="preserve"> </w:t>
      </w:r>
      <w:r w:rsidRPr="001E7A27">
        <w:rPr>
          <w:color w:val="000000" w:themeColor="text1"/>
          <w:lang w:val="en-GB" w:eastAsia="en-US"/>
          <w:rPrChange w:id="1593" w:author="Clotilde Pean" w:date="2021-09-06T10:08:00Z">
            <w:rPr>
              <w:color w:val="000000" w:themeColor="text1"/>
              <w:lang w:eastAsia="en-US"/>
            </w:rPr>
          </w:rPrChange>
        </w:rPr>
        <w:t>(</w:t>
      </w:r>
      <w:r w:rsidRPr="001E7A27">
        <w:rPr>
          <w:i/>
          <w:color w:val="000000" w:themeColor="text1"/>
          <w:lang w:val="en-GB" w:eastAsia="en-US"/>
          <w:rPrChange w:id="1594" w:author="Clotilde Pean" w:date="2021-09-06T10:08:00Z">
            <w:rPr>
              <w:i/>
              <w:color w:val="000000" w:themeColor="text1"/>
              <w:lang w:eastAsia="en-US"/>
            </w:rPr>
          </w:rPrChange>
        </w:rPr>
        <w:t>medium confidence</w:t>
      </w:r>
      <w:r w:rsidRPr="001E7A27">
        <w:rPr>
          <w:color w:val="000000" w:themeColor="text1"/>
          <w:lang w:val="en-GB" w:eastAsia="en-US"/>
          <w:rPrChange w:id="1595" w:author="Clotilde Pean" w:date="2021-09-06T10:08:00Z">
            <w:rPr>
              <w:color w:val="000000" w:themeColor="text1"/>
              <w:lang w:eastAsia="en-US"/>
            </w:rPr>
          </w:rPrChange>
        </w:rPr>
        <w:t xml:space="preserve">). </w:t>
      </w:r>
      <w:r w:rsidRPr="001E7A27">
        <w:rPr>
          <w:color w:val="000000" w:themeColor="text1"/>
          <w:lang w:val="en-GB" w:eastAsia="en-US"/>
        </w:rPr>
        <w:t xml:space="preserve">Increasing nitrogen deposition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"10.1016/j.foreco.2009.02.034", "ISBN" : "0378-1127", "ISSN" : "03781127", "PMID" : "17151199", "abstract" : "In this study, we present estimated ranges in carbon (C) sequestration per kg nitrogen (N) addition in above-ground biomass and in soil organic matter for forests and heathlands, based on: (i) empirical relations between spatial patterns of carbon uptake and influencing environmental factors including nitrogen deposition (forests only), (ii)15N field experiments, (iii) long-term low-dose N fertilizer experiments and (iv) results from ecosystem models. The results of the various studies are in close agreement and show that above-ground accumulation of carbon in forests is generally within the range 15-40 kg C/kg N. For heathlands, a range of 5-15 kg C/kg N has been observed based on low-dose N fertilizer experiments. The uncertainty in C sequestration per kg N addition in soils is larger than for above-ground biomass and varies on average between 5 and 35 kg C/kg N for both forests and heathlands. All together these data indicate a total carbon sequestration range of 5-75 kg C/kg N deposition for forest and heathlands, with a most common range of 20-40 kg C/kg N. Results cannot be extrapolated to systems with very high N inputs, nor to other ecosystems, such as peatlands, where the impact of N is much more variable, and may range from C sequestration to C losses. \u00a9 2009 Elsevier B.V. All rights reserved.", "author" : [ { "dropping-particle" : "", "family" : "Vries", "given" : "W.", "non-dropping-particle" : "de", "parse-names" : false, "suffix" : "" }, { "dropping-particle" : "", "family" : "Solberg", "given" : "S.", "non-dropping-particle" : "", "parse-names" : false, "suffix" : "" }, { "dropping-particle" : "", "family" : "Dobbertin", "given" : "M.", "non-dropping-particle" : "", "parse-names" : false, "suffix" : "" }, { "dropping-particle" : "", "family" : "Sterba", "given" : "H.", "non-dropping-particle" : "", "parse-names" : false, "suffix" : "" }, { "dropping-particle" : "", "family" : "Laubhann", "given" : "D.", "non-dropping-particle" : "", "parse-names" : false, "suffix" : "" }, { "dropping-particle" : "", "family" : "Oijen", "given" : "M.", "non-dropping-particle" : "van", "parse-names" : false, "suffix" : "" }, { "dropping-particle" : "", "family" : "Evans", "given" : "C.", "non-dropping-particle" : "", "parse-names" : false, "suffix" : "" }, { "dropping-particle" : "", "family" : "Gundersen", "given" : "P.", "non-dropping-particle" : "", "parse-names" : false, "suffix" : "" }, { "dropping-particle" : "", "family" : "Kros", "given" : "J.", "non-dropping-particle" : "", "parse-names" : false, "suffix" : "" }, { "dropping-particle" : "", "family" : "Wamelink", "given" : "G.W.W.", "non-dropping-particle" : "", "parse-names" : false, "suffix" : "" }, { "dropping-particle" : "", "family" : "Reinds", "given" : "G.J.", "non-dropping-particle" : "", "parse-names" : false, "suffix" : "" }, { "dropping-particle" : "", "family" : "Sutton", "given" : "M.A.", "non-dropping-particle" : "", "parse-names" : false, "suffix" : "" } ], "container-title" : "Forest Ecology and Management", "id" : "ITEM-1", "issue" : "8", "issued" : { "date-parts" : [ [ "2009", "9" ] ] }, "page" : "1814-1823", "title" : "The impact of nitrogen deposition on carbon sequestration by European forests and heathlands", "translator" : [ { "dropping-particle" : "", "family" : "L4077", "given" : "", "non-dropping-particle" : "", "parse-names" : false, "suffix" : "" } ], "type" : "article-journal", "volume" : "258" }, "uris" : [ "http://www.mendeley.com/documents/?uuid=657a627d-b006-4899-83fb-7757ac29724e" ] }, { "id" : "ITEM-2", "itemData" : { "DOI" : "10.1007/s00382-015-2830-8", "ISSN" : "14320894", "abstract" : "In this paper, using the fully coupled NCAR Community Earth System Model (CESM1.0.4), we investigate the relative importance of CO2-fertilization, climate warming, anthropogenic nitrogen deposition, and land use and land cover change (LULCC) for terrestrial carbon uptake during the historical period (1850\u20132005). In our simulations, between the beginning and end of this period, we find an increase in global net primary productivity (NPP) on land of about 4 PgCyr\u22121 (8.2\u00a0%) with a contribution of 2.3 PgCyr\u22121 from CO2-fertilization and 2.0 PgCyr\u22121 from nitrogen deposition. Climate warming also causes NPP to increase by 0.35 PgCyr\u22121 but LULCC causes a decline of 0.7 PgCyr\u22121. These results indicate that the recent increase in vegetation productivity is most likely driven by CO2 fertilization and nitrogen deposition. Further, we find that this configuration of CESM projects that the global terrestrial ecosystem has been a net source of carbon during 1850\u20132005 (release of 45.1\u00a0\u00b1\u00a02.4 PgC), largely driven by historical LULCC related CO2 fluxes to the atmosphere. During the recent three decades (early 1970s to early 2000s), however, our model simulations project that the terrestrial ecosystem acts as a sink, taking up about 10 PgC mainly due to CO2 fertilization and nitrogen deposition. Our results are in good qualitative agreement with recent studies that indicate an increase in vegetation production and water use efficiency in the satellite era and that the terrestrial ecosystem has been a net sink for carbon in recent decades.", "author" : [ { "dropping-particle" : "", "family" : "Devaraju", "given" : "N.", "non-dropping-particle" : "", "parse-names" : false, "suffix" : "" }, { "dropping-particle" : "", "family" : "Bala", "given" : "G.", "non-dropping-particle" : "", "parse-names" : false, "suffix" : "" }, { "dropping-particle" : "", "family" : "Caldeira", "given" : "K.", "non-dropping-particle" : "", "parse-names" : false, "suffix" : "" }, { "dropping-particle" : "", "family" : "Nemani", "given" : "R.", "non-dropping-particle" : "", "parse-names" : false, "suffix" : "" } ], "container-title" : "Climate Dynamics", "id" : "ITEM-2", "issued" : { "date-parts" : [ [ "2016" ] ] }, "title" : "A model based investigation of the relative importance of CO2-fertilization, climate warming, nitrogen deposition and land use change on the global terrestrial carbon uptake in the historical period", "translator" : [ { "dropping-particle" : "", "family" : "L6356", "given" : "", "non-dropping-particle" : "", "parse-names" : false, "suffix" : "" } ], "type" : "article-journal" }, "uris" : [ "http://www.mendeley.com/documents/?uuid=0edcbc22-8647-3f4e-aed1-b917fecfe8c6", "http://www.mendeley.com/documents/?uuid=7ca2699e-93a8-4472-8903-eb4f7c67f2c5" ] }, { "id" : "ITEM-3", "itemData" : { "DOI" : "10.1038/s41598-017-03818-2", "ISBN" : "2045-2322", "ISSN" : "2045-2322", "abstract" : "Terrestrial ecosystems play a vital role in regulating the accumulation of carbon (C) in the atmosphere. Understanding the factors controlling land C uptake is critical for reducing uncertainties in projections of future climate. The relative importance of changing climate, rising atmospheric CO2, and other factors, however, remains unclear despite decades of research. Here, we use an ensemble of land models to show that models disagree on the primary driver of cumulative C uptake for 85% of vegetated land area. Disagreement is largest in model sensitivity to rising atmospheric CO2 which shows almost twice the variability in cumulative land uptake since 1901 (1 s.d. of 212.8 PgC vs. 138.5 PgC, respectively). We find that variability in CO2 and temperature sensitivity is attributable, in part, to their compensatory effects on C uptake, whereby comparable estimates of C uptake can arise by invoking different sensitivities to key environmental conditions. Conversely, divergent estimates of C uptake can occur despite being based on the same environmental sensitivities. Together, these findings imply an important limitation to the predictability of C cycling and climate under unprecedented environmental conditions. We suggest that the carbon modeling community prioritize a probabilistic multi-model approach to generate more robust C cycle projections.", "author" : [ { "dropping-particle" : "", "family" : "Huntzinger", "given" : "D. N.", "non-dropping-particle" : "", "parse-names" : false, "suffix" : "" }, { "dropping-particle" : "", "family" : "Michalak", "given" : "A. M.", "non-dropping-particle" : "", "parse-names" : false, "suffix" : "" }, { "dropping-particle" : "", "family" : "Schwalm", "given" : "C.", "non-dropping-particle" : "", "parse-names" : false, "suffix" : "" }, { "dropping-particle" : "", "family" : "Ciais", "given" : "P.", "non-dropping-particle" : "", "parse-names" : false, "suffix" : "" }, { "dropping-particle" : "", "family" : "King", "given" : "A. W.", "non-dropping-particle" : "", "parse-names" : false, "suffix" : "" }, { "dropping-particle" : "", "family" : "Fang", "given" : "Y.", "non-dropping-particle" : "", "parse-names" : false, "suffix" : "" }, { "dropping-particle" : "", "family" : "Schaefer", "given" : "K.", "non-dropping-particle" : "", "parse-names" : false, "suffix" : "" }, { "dropping-particle" : "", "family" : "Wei", "given" : "Y.", "non-dropping-particle" : "", "parse-names" : false, "suffix" : "" }, { "dropping-particle" : "", "family" : "Cook", "given" : "R. B.", "non-dropping-particle" : "", "parse-names" : false, "suffix" : "" }, { "dropping-particle" : "", "family" : "Fisher", "given" : "J. B.", "non-dropping-particle" : "", "parse-names" : false, "suffix" : "" }, { "dropping-particle" : "", "family" : "Hayes", "given" : "D.", "non-dropping-particle" : "", "parse-names" : false, "suffix" : "" }, { "dropping-particle" : "", "family" : "Huang", "given" : "M.", "non-dropping-particle" : "", "parse-names" : false, "suffix" : "" }, { "dropping-particle" : "", "family" : "Ito", "given" : "A.", "non-dropping-particle" : "", "parse-names" : false, "suffix" : "" }, { "dropping-particle" : "", "family" : "Jain", "given" : "A. K.", "non-dropping-particle" : "", "parse-names" : false, "suffix" : "" }, { "dropping-particle" : "", "family" : "Lei", "given" : "H.", "non-dropping-particle" : "", "parse-names" : false, "suffix" : "" }, { "dropping-particle" : "", "family" : "Lu", "given" : "C.", "non-dropping-particle" : "", "parse-names" : false, "suffix" : "" }, { "dropping-particle" : "", "family" : "Maignan", "given" : "F.", "non-dropping-particle" : "", "parse-names" : false, "suffix" : "" }, { "dropping-particle" : "", "family" : "Mao", "given" : "J.", "non-dropping-particle" : "", "parse-names" : false, "suffix" : "" }, { "dropping-particle" : "", "family" : "Parazoo", "given" : "N.", "non-dropping-particle" : "", "parse-names" : false, "suffix" : "" }, { "dropping-particle" : "", "family" : "Peng", "given" : "S.", "non-dropping-particle" : "", "parse-names" : false, "suffix" : "" }, { "dropping-particle" : "", "family" : "Poulter", "given" : "B.", "non-dropping-particle" : "", "parse-names" : false, "suffix" : "" }, { "dropping-particle" : "", "family" : "Ricciuto", "given" : "D.", "non-dropping-particle" : "", "parse-names" : false, "suffix" : "" }, { "dropping-particle" : "", "family" : "Shi", "given" : "X.", "non-dropping-particle" : "", "parse-names" : false, "suffix" : "" }, { "dropping-particle" : "", "family" : "Tian", "given" : "H.", "non-dropping-particle" : "", "parse-names" : false, "suffix" : "" }, { "dropping-particle" : "", "family" : "Wang", "given" : "W.", "non-dropping-particle" : "", "parse-names" : false, "suffix" : "" }, { "dropping-particle" : "", "family" : "Zeng", "given" : "N.", "non-dropping-particle" : "", "parse-names" : false, "suffix" : "" }, { "dropping-particle" : "", "family" : "Zhao", "given" : "F.", "non-dropping-particle" : "", "parse-names" : false, "suffix" : "" } ], "container-title" : "Scientific Reports", "id" : "ITEM-3", "issue" : "1", "issued" : { "date-parts" : [ [ "2017", "12", "6" ] ] }, "page" : "4765", "title" : "Uncertainty in the response of terrestrial carbon sink to environmental drivers undermines carbon-climate feedback predictions", "translator" : [ { "dropping-particle" : "", "family" : "L4237", "given" : "", "non-dropping-particle" : "", "parse-names" : false, "suffix" : "" } ], "type" : "article-journal", "volume" : "7" }, "uris" : [ "http://www.mendeley.com/documents/?uuid=c6abe01c-038d-36c3-a4ce-b0e8168d16c6" ] } ], "mendeley" : { "formattedCitation" : "(de Vries et al., 2009; Devaraju et al., 2016; Huntzinger et al., 2017)", "manualFormatting" : "(de Vries et al., 2009; Devaraju et al., 2016; Huntzinger et al., 2017)", "plainTextFormattedCitation" : "(de Vries et al., 2009; Devaraju et al., 2016; Huntzinger et al., 2017)", "previouslyFormattedCitation" : "(de Vries et al., 2009; Devaraju et al., 2016; Huntzinger et al., 2017)"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(de Vries et al., 2009; Devaraju et al., 2016; Huntzinger et al., 2017)</w:t>
      </w:r>
      <w:r w:rsidRPr="001E7A27">
        <w:rPr>
          <w:color w:val="000000" w:themeColor="text1"/>
          <w:lang w:val="en-GB" w:eastAsia="en-US"/>
        </w:rPr>
        <w:fldChar w:fldCharType="end"/>
      </w:r>
      <w:r w:rsidRPr="001E7A27">
        <w:rPr>
          <w:color w:val="000000" w:themeColor="text1"/>
          <w:lang w:val="en-GB" w:eastAsia="en-US"/>
        </w:rPr>
        <w:t xml:space="preserve"> or the synergy between increasing nitrogen deposition and atmospheric CO</w:t>
      </w:r>
      <w:r w:rsidRPr="001E7A27">
        <w:rPr>
          <w:vertAlign w:val="subscript"/>
          <w:lang w:val="en-GB"/>
        </w:rPr>
        <w:t>2</w:t>
      </w:r>
      <w:r w:rsidRPr="001E7A27">
        <w:rPr>
          <w:color w:val="000000" w:themeColor="text1"/>
          <w:lang w:val="en-GB" w:eastAsia="en-US"/>
        </w:rPr>
        <w:t xml:space="preserve"> concentration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"10.1029/2018GB005922", "ISSN" : "0886-6236", "abstract" : "Abstract The terrestrial carbon sink has increased since the turn of this century at a time of increased fossil fuel burning, yet the mechanisms enhancing this sink are not fully understood. Here we assess the hypothesis that regional increases in nitrogen deposition since the early 2000s has alleviated nitrogen limitation and worked in tandem with enhanced CO2 fertilization to increase ecosystem productivity and carbon sequestration, providing a causal link between the parallel increases in emissions and the global land carbon sink. We use the Community Land Model (CLM4.5-BGC) to estimate the influence of changes in atmospheric CO2, nitrogen deposition, climate, and their interactions to changes in net primary production and net biome production. We focus on two periods, 1901\u20132016 and 1990\u20132016, to estimate changes in land carbon fluxes relative to historical and contemporary baselines, respectively. We find that over the historical period, nitrogen deposition (14%) and carbon-nitrogen synergy (14%) were significant contributors to the current terrestrial carbon sink, suggesting that long-term increases in nitrogen deposition led to a substantial increase in CO2 fertilization. However, relative to the contemporary baseline, changes in nitrogen deposition and carbon-nitrogen synergy had no substantial contribution to the 21st century increase in global carbon uptake. Nonetheless, we find that increased nitrogen deposition in East Asia since the early 1990s contributed 50% to the overall increase in net biome production over this region, highlighting the importance of carbon-nitrogen interactions. Therefore, potential large-scale changes in nitrogen deposition could have a significant impact on terrestrial carbon cycling and future climate.", "author" : [ { "dropping-particle" : "", "family" : "O\u2019Sullivan", "given" : "Michael", "non-dropping-particle" : "", "parse-names" : false, "suffix" : "" }, { "dropping-particle" : "V", "family" : "Spracklen", "given" : "Dominick", "non-dropping-particle" : "", "parse-names" : false, "suffix" : "" }, { "dropping-particle" : "", "family" : "Batterman", "given" : "Sarah", "non-dropping-particle" : "", "parse-names" : false, "suffix" : "" }, { "dropping-particle" : "", "family" : "Arnold", "given" : "Steve R", "non-dropping-particle" : "", "parse-names" : false, "suffix" : "" }, { "dropping-particle" : "", "family" : "Gloor", "given" : "Manuel", "non-dropping-particle" : "", "parse-names" : false, "suffix" : "" }, { "dropping-particle" : "", "family" : "Buermann", "given" : "Wolfgang", "non-dropping-particle" : "", "parse-names" : false, "suffix" : "" } ], "container-title" : "Global Biogeochemical Cycles", "id" : "ITEM-1", "issue" : "2", "issued" : { "date-parts" : [ [ "2019", "1", "25" ] ] }, "page" : "163-180", "title" : "Have synergies between nitrogen deposition and atmospheric CO2 driven the recent enhancement of the terrestrial carbon sink?", "translator" : [ { "dropping-particle" : "", "family" : "L5210", "given" : "", "non-dropping-particle" : "", "parse-names" : false, "suffix" : "" } ], "type" : "article-journal", "volume" : "33" }, "uris" : [ "http://www.mendeley.com/documents/?uuid=466e1ca3-c597-3c8c-b850-704217b93271" ] } ], "mendeley" : { "formattedCitation" : "(O\u2019Sullivan et al., 2019)", "plainTextFormattedCitation" : "(O\u2019Sullivan et al., 2019)", "previouslyFormattedCitation" : "(O\u2019Sullivan et al., 2019)"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(O’Sullivan et al., 2019)</w:t>
      </w:r>
      <w:r w:rsidRPr="001E7A27">
        <w:rPr>
          <w:color w:val="000000" w:themeColor="text1"/>
          <w:lang w:val="en-GB" w:eastAsia="en-US"/>
        </w:rPr>
        <w:fldChar w:fldCharType="end"/>
      </w:r>
      <w:r w:rsidRPr="001E7A27">
        <w:rPr>
          <w:color w:val="000000" w:themeColor="text1"/>
          <w:lang w:val="en-GB" w:eastAsia="en-US"/>
        </w:rPr>
        <w:t xml:space="preserve"> could have also contributed to the increasing </w:t>
      </w:r>
      <w:r w:rsidRPr="001E7A27">
        <w:rPr>
          <w:color w:val="000000" w:themeColor="text1"/>
          <w:lang w:val="en-GB" w:eastAsia="zh-CN"/>
        </w:rPr>
        <w:t>global net land CO</w:t>
      </w:r>
      <w:r w:rsidRPr="001E7A27">
        <w:rPr>
          <w:color w:val="000000" w:themeColor="text1"/>
          <w:vertAlign w:val="subscript"/>
          <w:lang w:val="en-GB" w:eastAsia="zh-CN"/>
        </w:rPr>
        <w:t>2</w:t>
      </w:r>
      <w:r w:rsidRPr="001E7A27">
        <w:rPr>
          <w:color w:val="000000" w:themeColor="text1"/>
          <w:lang w:val="en-GB" w:eastAsia="zh-CN"/>
        </w:rPr>
        <w:t xml:space="preserve"> </w:t>
      </w:r>
      <w:r w:rsidRPr="001E7A27">
        <w:rPr>
          <w:color w:val="000000" w:themeColor="text1"/>
          <w:lang w:val="en-GB" w:eastAsia="en-US"/>
        </w:rPr>
        <w:t xml:space="preserve">sink. The </w:t>
      </w:r>
      <w:r w:rsidR="0033073F" w:rsidRPr="001E7A27">
        <w:rPr>
          <w:color w:val="000000" w:themeColor="text1"/>
          <w:lang w:val="en-GB" w:eastAsia="en-US"/>
        </w:rPr>
        <w:t xml:space="preserve">effects </w:t>
      </w:r>
      <w:r w:rsidRPr="001E7A27">
        <w:rPr>
          <w:color w:val="000000" w:themeColor="text1"/>
          <w:lang w:val="en-GB" w:eastAsia="en-US"/>
        </w:rPr>
        <w:t>of climate change alone on the global net land CO</w:t>
      </w:r>
      <w:r w:rsidRPr="001E7A27">
        <w:rPr>
          <w:vertAlign w:val="subscript"/>
          <w:lang w:val="en-GB"/>
        </w:rPr>
        <w:t>2</w:t>
      </w:r>
      <w:r w:rsidRPr="001E7A27">
        <w:rPr>
          <w:color w:val="000000" w:themeColor="text1"/>
          <w:lang w:val="en-GB" w:eastAsia="en-US"/>
        </w:rPr>
        <w:t xml:space="preserve"> sink is so divergent that even the signs </w:t>
      </w:r>
      <w:ins w:id="1596" w:author="Tom Maycock" w:date="2021-09-08T17:22:00Z">
        <w:r w:rsidR="00C05AA6">
          <w:rPr>
            <w:color w:val="000000" w:themeColor="text1"/>
            <w:lang w:val="en-GB" w:eastAsia="en-US"/>
          </w:rPr>
          <w:t xml:space="preserve">(directions) </w:t>
        </w:r>
      </w:ins>
      <w:r w:rsidRPr="001E7A27">
        <w:rPr>
          <w:color w:val="000000" w:themeColor="text1"/>
          <w:lang w:val="en-GB" w:eastAsia="en-US"/>
        </w:rPr>
        <w:t xml:space="preserve">of the </w:t>
      </w:r>
      <w:r w:rsidR="0033073F" w:rsidRPr="001E7A27">
        <w:rPr>
          <w:color w:val="000000" w:themeColor="text1"/>
          <w:lang w:val="en-GB" w:eastAsia="en-US"/>
        </w:rPr>
        <w:t xml:space="preserve">effects </w:t>
      </w:r>
      <w:r w:rsidRPr="001E7A27">
        <w:rPr>
          <w:color w:val="000000" w:themeColor="text1"/>
          <w:lang w:val="en-GB" w:eastAsia="en-US"/>
        </w:rPr>
        <w:t xml:space="preserve">are not the same across DGVMs </w:t>
      </w:r>
      <w:commentRangeStart w:id="1597"/>
      <w:r w:rsidRPr="001E7A27">
        <w:rPr>
          <w:color w:val="000000" w:themeColor="text1"/>
          <w:lang w:val="en-GB" w:eastAsia="en-US"/>
        </w:rPr>
        <w:fldChar w:fldCharType="begin" w:fldLock="1"/>
      </w:r>
      <w:ins w:id="1598" w:author="Robin Matthews" w:date="2021-06-17T16:33:00Z">
        <w:r w:rsidR="00621B61" w:rsidRPr="001E7A27">
          <w:rPr>
            <w:color w:val="000000" w:themeColor="text1"/>
            <w:lang w:val="en-GB" w:eastAsia="en-US"/>
          </w:rPr>
          <w:instrText>ADDIN CSL_CITATION { "citationItems" : [ { "id" : "ITEM-1", "itemData" : { "DOI" : "10.1038/s41598-017-03818-2", "ISBN" : "2045-2322", "ISSN" : "2045-2322", "abstract" : "Terrestrial ecosystems play a vital role in regulating the accumulation of carbon (C) in the atmosphere. Understanding the factors controlling land C uptake is critical for reducing uncertainties in projections of future climate. The relative importance of changing climate, rising atmospheric CO2, and other factors, however, remains unclear despite decades of research. Here, we use an ensemble of land models to show that models disagree on the primary driver of cumulative C uptake for 85% of vegetated land area. Disagreement is largest in model sensitivity to rising atmospheric CO2 which shows almost twice the variability in cumulative land uptake since 1901 (1 s.d. of 212.8 PgC vs. 138.5 PgC, respectively). We find that variability in CO2 and temperature sensitivity is attributable, in part, to their compensatory effects on C uptake, whereby comparable estimates of C uptake can arise by invoking different sensitivities to key environmental conditions. Conversely, divergent estimates of C uptake can occur despite being based on the same environmental sensitivities. Together, these findings imply an important limitation to the predictability of C cycling and climate under unprecedented environmental conditions. We suggest that the carbon modeling community prioritize a probabilistic multi-model approach to generate more robust C cycle projections.", "author" : [ { "dropping-particle" : "", "family" : "Huntzinger", "given" : "D. N.", "non-dropping-particle" : "", "parse-names" : false, "suffix" : "" }, { "dropping-particle" : "", "family" : "Michalak", "given" : "A. M.", "non-dropping-particle" : "", "parse-names" : false, "suffix" : "" }, { "dropping-particle" : "", "family" : "Schwalm", "given" : "C.", "non-dropping-particle" : "", "parse-names" : false, "suffix" : "" }, { "dropping-particle" : "", "family" : "Ciais", "given" : "P.", "non-dropping-particle" : "", "parse-names" : false, "suffix" : "" }, { "dropping-particle" : "", "family" : "King", "given" : "A. W.", "non-dropping-particle" : "", "parse-names" : false, "suffix" : "" }, { "dropping-particle" : "", "family" : "Fang", "given" : "Y.", "non-dropping-particle" : "", "parse-names" : false, "suffix" : "" }, { "dropping-particle" : "", "family" : "Schaefer", "given" : "K.", "non-dropping-particle" : "", "parse-names" : false, "suffix" : "" }, { "dropping-particle" : "", "family" : "Wei", "given" : "Y.", "non-dropping-particle" : "", "parse-names" : false, "suffix" : "" }, { "dropping-particle" : "", "family" : "Cook", "given" : "R. B.", "non-dropping-particle" : "", "parse-names" : false, "suffix" : "" }, { "dropping-particle" : "", "family" : "Fisher", "given" : "J. B.", "non-dropping-particle" : "", "parse-names" : false, "suffix" : "" }, { "dropping-particle" : "", "family" : "Hayes", "given" : "D.", "non-dropping-particle" : "", "parse-names" : false, "suffix" : "" }, { "dropping-particle" : "", "family" : "Huang", "given" : "M.", "non-dropping-particle" : "", "parse-names" : false, "suffix" : "" }, { "dropping-particle" : "", "family" : "Ito", "given" : "A.", "non-dropping-particle" : "", "parse-names" : false, "suffix" : "" }, { "dropping-particle" : "", "family" : "Jain", "given" : "A. K.", "non-dropping-particle" : "", "parse-names" : false, "suffix" : "" }, { "dropping-particle" : "", "family" : "Lei", "given" : "H.", "non-dropping-particle" : "", "parse-names" : false, "suffix" : "" }, { "dropping-particle" : "", "family" : "Lu", "given" : "C.", "non-dropping-particle" : "", "parse-names" : false, "suffix" : "" }, { "dropping-particle" : "", "family" : "Maignan", "given" : "F.", "non-dropping-particle" : "", "parse-names" : false, "suffix" : "" }, { "dropping-particle" : "", "family" : "Mao", "given" : "J.", "non-dropping-particle" : "", "parse-names" : false, "suffix" : "" }, { "dropping-particle" : "", "family" : "Parazoo", "given" : "N.", "non-dropping-particle" : "", "parse-names" : false, "suffix" : "" }, { "dropping-particle" : "", "family" : "Peng", "given" : "S.", "non-dropping-particle" : "", "parse-names" : false, "suffix" : "" }, { "dropping-particle" : "", "family" : "Poulter", "given" : "B.", "non-dropping-particle" : "", "parse-names" : false, "suffix" : "" }, { "dropping-particle" : "", "family" : "Ricciuto", "given" : "D.", "non-dropping-particle" : "", "parse-names" : false, "suffix" : "" }, { "dropping-particle" : "", "family" : "Shi", "given" : "X.", "non-dropping-particle" : "", "parse-names" : false, "suffix" : "" }, { "dropping-particle" : "", "family" : "Tian", "given" : "H.", "non-dropping-particle" : "", "parse-names" : false, "suffix" : "" }, { "dropping-particle" : "", "family" : "Wang", "given" : "W.", "non-dropping-particle" : "", "parse-names" : false, "suffix" : "" }, { "dropping-particle" : "", "family" : "Zeng", "given" : "N.", "non-dropping-particle" : "", "parse-names" : false, "suffix" : "" }, { "dropping-particle" : "", "family" : "Zhao", "given" : "F.", "non-dropping-particle" : "", "parse-names" : false, "suffix" : "" } ], "container-title" : "Scientific Reports", "id" : "ITEM-1", "issue" : "1", "issued" : { "date-parts" : [ [ "2017", "12", "6" ] ] }, "page" : "4765", "title" : "Uncertainty in the response of terrestrial carbon sink to environmental drivers undermines carbon-climate feedback predictions", "translator" : [ { "dropping-particle" : "", "family" : "L4237", "given" : "", "non-dropping-particle" : "", "parse-names" : false, "suffix" : "" } ], "type" : "article-journal", "volume" : "7" }, "uris" : [ "http://www.mendeley.com/documents/?uuid=c6abe01c-038d-36c3-a4ce-b0e8168d16c6" ] } ], "mendeley" : { "formattedCitation" : "(Huntzinger et al., 2017)", "manualFormatting" : "(e.g., Huntzinger et al., 2017)", "plainTextFormattedCitation" : "(Huntzinger et al., 2017)", "previouslyFormattedCitation" : "(Huntzinger et al., 2017)" }, "properties" : { "noteIndex" : 0 }, "schema" : "https://github.com/citation-style-language/schema/raw/master/csl-citation.json" }</w:instrText>
        </w:r>
      </w:ins>
      <w:del w:id="1599" w:author="Robin Matthews" w:date="2021-06-17T16:33:00Z">
        <w:r w:rsidR="00747167" w:rsidRPr="001E7A27" w:rsidDel="00621B61">
          <w:rPr>
            <w:color w:val="000000" w:themeColor="text1"/>
            <w:lang w:val="en-GB" w:eastAsia="en-US"/>
          </w:rPr>
          <w:delInstrText>ADDIN CSL_CITATION { "citationItems" : [ { "id" : "ITEM-1", "itemData" : { "DOI" : "10.1038/s41598-017-03818-2", "ISBN" : "2045-2322", "ISSN" : "2045-2322", "abstract" : "Terrestrial ecosystems play a vital role in regulating the accumulation of carbon (C) in the atmosphere. Understanding the factors controlling land C uptake is critical for reducing uncertainties in projections of future climate. The relative importance of changing climate, rising atmospheric CO2, and other factors, however, remains unclear despite decades of research. Here, we use an ensemble of land models to show that models disagree on the primary driver of cumulative C uptake for 85% of vegetated land area. Disagreement is largest in model sensitivity to rising atmospheric CO2 which shows almost twice the variability in cumulative land uptake since 1901 (1 s.d. of 212.8 PgC vs. 138.5 PgC, respectively). We find that variability in CO2 and temperature sensitivity is attributable, in part, to their compensatory effects on C uptake, whereby comparable estimates of C uptake can arise by invoking different sensitivities to key environmental conditions. Conversely, divergent estimates of C uptake can occur despite being based on the same environmental sensitivities. Together, these findings imply an important limitation to the predictability of C cycling and climate under unprecedented environmental conditions. We suggest that the carbon modeling community prioritize a probabilistic multi-model approach to generate more robust C cycle projections.", "author" : [ { "dropping-particle" : "", "family" : "Huntzinger", "given" : "D. N.", "non-dropping-particle" : "", "parse-names" : false, "suffix" : "" }, { "dropping-particle" : "", "family" : "Michalak", "given" : "A. M.", "non-dropping-particle" : "", "parse-names" : false, "suffix" : "" }, { "dropping-particle" : "", "family" : "Schwalm", "given" : "C.", "non-dropping-particle" : "", "parse-names" : false, "suffix" : "" }, { "dropping-particle" : "", "family" : "Ciais", "given" : "P.", "non-dropping-particle" : "", "parse-names" : false, "suffix" : "" }, { "dropping-particle" : "", "family" : "King", "given" : "A. W.", "non-dropping-particle" : "", "parse-names" : false, "suffix" : "" }, { "dropping-particle" : "", "family" : "Fang", "given" : "Y.", "non-dropping-particle" : "", "parse-names" : false, "suffix" : "" }, { "dropping-particle" : "", "family" : "Schaefer", "given" : "K.", "non-dropping-particle" : "", "parse-names" : false, "suffix" : "" }, { "dropping-particle" : "", "family" : "Wei", "given" : "Y.", "non-dropping-particle" : "", "parse-names" : false, "suffix" : "" }, { "dropping-particle" : "", "family" : "Cook", "given" : "R. B.", "non-dropping-particle" : "", "parse-names" : false, "suffix" : "" }, { "dropping-particle" : "", "family" : "Fisher", "given" : "J. B.", "non-dropping-particle" : "", "parse-names" : false, "suffix" : "" }, { "dropping-particle" : "", "family" : "Hayes", "given" : "D.", "non-dropping-particle" : "", "parse-names" : false, "suffix" : "" }, { "dropping-particle" : "", "family" : "Huang", "given" : "M.", "non-dropping-particle" : "", "parse-names" : false, "suffix" : "" }, { "dropping-particle" : "", "family" : "Ito", "given" : "A.", "non-dropping-particle" : "", "parse-names" : false, "suffix" : "" }, { "dropping-particle" : "", "family" : "Jain", "given" : "A. K.", "non-dropping-particle" : "", "parse-names" : false, "suffix" : "" }, { "dropping-particle" : "", "family" : "Lei", "given" : "H.", "non-dropping-particle" : "", "parse-names" : false, "suffix" : "" }, { "dropping-particle" : "", "family" : "Lu", "given" : "C.", "non-dropping-particle" : "", "parse-names" : false, "suffix" : "" }, { "dropping-particle" : "", "family" : "Maignan", "given" : "F.", "non-dropping-particle" : "", "parse-names" : false, "suffix" : "" }, { "dropping-particle" : "", "family" : "Mao", "given" : "J.", "non-dropping-particle" : "", "parse-names" : false, "suffix" : "" }, { "dropping-particle" : "", "family" : "Parazoo", "given" : "N.", "non-dropping-particle" : "", "parse-names" : false, "suffix" : "" }, { "dropping-particle" : "", "family" : "Peng", "given" : "S.", "non-dropping-particle" : "", "parse-names" : false, "suffix" : "" }, { "dropping-particle" : "", "family" : "Poulter", "given" : "B.", "non-dropping-particle" : "", "parse-names" : false, "suffix" : "" }, { "dropping-particle" : "", "family" : "Ricciuto", "given" : "D.", "non-dropping-particle" : "", "parse-names" : false, "suffix" : "" }, { "dropping-particle" : "", "family" : "Shi", "given" : "X.", "non-dropping-particle" : "", "parse-names" : false, "suffix" : "" }, { "dropping-particle" : "", "family" : "Tian", "given" : "H.", "non-dropping-particle" : "", "parse-names" : false, "suffix" : "" }, { "dropping-particle" : "", "family" : "Wang", "given" : "W.", "non-dropping-particle" : "", "parse-names" : false, "suffix" : "" }, { "dropping-particle" : "", "family" : "Zeng", "given" : "N.", "non-dropping-particle" : "", "parse-names" : false, "suffix" : "" }, { "dropping-particle" : "", "family" : "Zhao", "given" : "F.", "non-dropping-particle" : "", "parse-names" : false, "suffix" : "" } ], "container-title" : "Scientific Reports", "id" : "ITEM-1", "issue" : "1", "issued" : { "date-parts" : [ [ "2017", "12", "6" ] ] }, "page" : "4765", "title" : "Uncertainty in the response of terrestrial carbon sink to environmental drivers undermines carbon-climate feedback predictions", "translator" : [ { "dropping-particle" : "", "family" : "L4237", "given" : "", "non-dropping-particle" : "", "parse-names" : false, "suffix" : "" } ], "type" : "article-journal", "volume" : "7" }, "uris" : [ "http://www.mendeley.com/documents/?uuid=c6abe01c-038d-36c3-a4ce-b0e8168d16c6" ] } ], "mendeley" : { "formattedCitation" : "(Huntzinger et al., 2017)", "manualFormatting" : "(e.g. Huntzinger et al., 2017)", "plainTextFormattedCitation" : "(Huntzinger et al., 2017)", "previouslyFormattedCitation" : "(Huntzinger et al., 2017)" }, "properties" : { "noteIndex" : 0 }, "schema" : "https://github.com/citation-style-language/schema/raw/master/csl-citation.json" }</w:delInstrText>
        </w:r>
      </w:del>
      <w:r w:rsidRPr="001E7A27">
        <w:rPr>
          <w:color w:val="000000" w:themeColor="text1"/>
          <w:lang w:val="en-GB" w:eastAsia="en-US"/>
        </w:rPr>
        <w:fldChar w:fldCharType="separate"/>
      </w:r>
      <w:r w:rsidR="00025FA2" w:rsidRPr="001E7A27">
        <w:rPr>
          <w:noProof/>
          <w:color w:val="000000" w:themeColor="text1"/>
          <w:lang w:val="en-GB" w:eastAsia="en-US"/>
        </w:rPr>
        <w:t>(e.g.</w:t>
      </w:r>
      <w:ins w:id="1600" w:author="Robin Matthews" w:date="2021-06-17T16:33:00Z">
        <w:r w:rsidR="00621B61" w:rsidRPr="001E7A27">
          <w:rPr>
            <w:noProof/>
            <w:color w:val="000000" w:themeColor="text1"/>
            <w:lang w:val="en-GB" w:eastAsia="en-US"/>
          </w:rPr>
          <w:t>,</w:t>
        </w:r>
      </w:ins>
      <w:r w:rsidR="00025FA2" w:rsidRPr="001E7A27">
        <w:rPr>
          <w:noProof/>
          <w:color w:val="000000" w:themeColor="text1"/>
          <w:lang w:val="en-GB" w:eastAsia="en-US"/>
        </w:rPr>
        <w:t xml:space="preserve"> Huntzinger et al., 2017)</w:t>
      </w:r>
      <w:r w:rsidRPr="001E7A27">
        <w:rPr>
          <w:color w:val="000000" w:themeColor="text1"/>
          <w:lang w:val="en-GB" w:eastAsia="en-US"/>
        </w:rPr>
        <w:fldChar w:fldCharType="end"/>
      </w:r>
      <w:commentRangeEnd w:id="1597"/>
      <w:r w:rsidR="00025FA2" w:rsidRPr="001E7A27">
        <w:rPr>
          <w:rStyle w:val="CommentReference"/>
          <w:lang w:val="en-GB"/>
        </w:rPr>
        <w:commentReference w:id="1597"/>
      </w:r>
      <w:r w:rsidRPr="001E7A27">
        <w:rPr>
          <w:color w:val="000000" w:themeColor="text1"/>
          <w:lang w:val="en-GB" w:eastAsia="en-US"/>
        </w:rPr>
        <w:t xml:space="preserve">. </w:t>
      </w:r>
    </w:p>
    <w:p w14:paraId="08C8AE1C" w14:textId="77777777" w:rsidR="008D65F5" w:rsidRPr="001E7A27" w:rsidRDefault="008D65F5" w:rsidP="005C7F25">
      <w:pPr>
        <w:pStyle w:val="AR6BodyText"/>
        <w:rPr>
          <w:color w:val="000000" w:themeColor="text1"/>
          <w:lang w:val="en-GB" w:eastAsia="en-US"/>
        </w:rPr>
      </w:pPr>
    </w:p>
    <w:p w14:paraId="15CC222B" w14:textId="20547692" w:rsidR="008D65F5" w:rsidRPr="001E7A27" w:rsidRDefault="008D65F5" w:rsidP="005C7F25">
      <w:pPr>
        <w:pStyle w:val="AR6BodyText"/>
        <w:rPr>
          <w:lang w:val="en-GB" w:eastAsia="zh-CN"/>
        </w:rPr>
      </w:pPr>
      <w:r w:rsidRPr="001E7A27">
        <w:rPr>
          <w:color w:val="000000" w:themeColor="text1"/>
          <w:lang w:val="en-GB" w:eastAsia="en-US"/>
        </w:rPr>
        <w:t>Lower fire emission</w:t>
      </w:r>
      <w:ins w:id="1601" w:author="Tom Maycock" w:date="2021-09-08T15:20:00Z">
        <w:r w:rsidR="0082184F" w:rsidRPr="001E7A27">
          <w:rPr>
            <w:color w:val="000000" w:themeColor="text1"/>
            <w:lang w:val="en-GB" w:eastAsia="en-US"/>
          </w:rPr>
          <w:t>s</w:t>
        </w:r>
      </w:ins>
      <w:r w:rsidRPr="001E7A27">
        <w:rPr>
          <w:color w:val="000000" w:themeColor="text1"/>
          <w:lang w:val="en-GB" w:eastAsia="en-US"/>
        </w:rPr>
        <w:t xml:space="preserve"> of CO</w:t>
      </w:r>
      <w:r w:rsidRPr="001E7A27">
        <w:rPr>
          <w:color w:val="000000" w:themeColor="text1"/>
          <w:vertAlign w:val="subscript"/>
          <w:lang w:val="en-GB" w:eastAsia="en-US"/>
        </w:rPr>
        <w:t xml:space="preserve">2 </w:t>
      </w:r>
      <w:r w:rsidRPr="001E7A27">
        <w:rPr>
          <w:color w:val="000000" w:themeColor="text1"/>
          <w:lang w:val="en-GB" w:eastAsia="en-US"/>
        </w:rPr>
        <w:t xml:space="preserve">and enhanced vegetation carbon uptake </w:t>
      </w:r>
      <w:r w:rsidRPr="001E7A27">
        <w:rPr>
          <w:color w:val="000000" w:themeColor="text1"/>
          <w:lang w:val="en-GB" w:eastAsia="zh-CN"/>
        </w:rPr>
        <w:t>due to reduced global burned area have contributed to the i</w:t>
      </w:r>
      <w:r w:rsidRPr="001E7A27">
        <w:rPr>
          <w:color w:val="000000" w:themeColor="text1"/>
          <w:lang w:val="en-GB" w:eastAsia="en-US"/>
        </w:rPr>
        <w:t>ncreasing global net land CO</w:t>
      </w:r>
      <w:r w:rsidRPr="001E7A27">
        <w:rPr>
          <w:color w:val="000000" w:themeColor="text1"/>
          <w:vertAlign w:val="subscript"/>
          <w:lang w:val="en-GB" w:eastAsia="en-US"/>
        </w:rPr>
        <w:t>2</w:t>
      </w:r>
      <w:r w:rsidRPr="001E7A27">
        <w:rPr>
          <w:color w:val="000000" w:themeColor="text1"/>
          <w:lang w:val="en-GB" w:eastAsia="en-US"/>
        </w:rPr>
        <w:t xml:space="preserve"> sink in the recent decade</w:t>
      </w:r>
      <w:r w:rsidR="009104CF" w:rsidRPr="001E7A27">
        <w:rPr>
          <w:color w:val="000000" w:themeColor="text1"/>
          <w:lang w:val="en-GB" w:eastAsia="en-US"/>
        </w:rPr>
        <w:t xml:space="preserve"> </w:t>
      </w:r>
      <w:r w:rsidRPr="001E7A27">
        <w:rPr>
          <w:color w:val="000000" w:themeColor="text1"/>
          <w:lang w:val="en-GB" w:eastAsia="zh-CN"/>
        </w:rPr>
        <w:fldChar w:fldCharType="begin" w:fldLock="1"/>
      </w:r>
      <w:r w:rsidR="00747167" w:rsidRPr="001E7A27">
        <w:rPr>
          <w:color w:val="000000" w:themeColor="text1"/>
          <w:lang w:val="en-GB" w:eastAsia="zh-CN"/>
        </w:rPr>
        <w:instrText>ADDIN CSL_CITATION { "citationItems" : [ { "id" : "ITEM-1", "itemData" : { "DOI" : "10.1038/s41467-020-15852-2", "ISSN" : "20411723", "abstract" : "The terrestrial carbon sink has significantly increased in the past decades, but the underlying mechanisms are still unclear. The current synthesis of process-based estimates of land and ocean sinks requires an additional sink of 0.6 PgC yr\u22121 in the last decade to explain the observed airborne fraction. A concurrent global fire decline was observed in association with tropical agriculture expansion and landscape fragmentation. Here we show that a decline of 0.2 \u00b1 0.1 PgC yr\u22121 in fire emissions during 2008\u20132014 relative to 2001\u20132007 also induced an additional carbon sink enhancement of 0.4 \u00b1 0.2 PgC yr\u22121 attributable to carbon cycle feedbacks, amounting to a combined sink increase comparable to the 0.6 PgC yr\u22121 budget imbalance. Our results suggest that the indirect effects of fire, in addition to the direct emissions, is an overlooked mechanism for explaining decadal-scale changes in the land carbon sink and highlight the importance of fire management in climate mitigation.", "author" : [ { "dropping-particle" : "", "family" : "Yin", "given" : "Yi", "non-dropping-particle" : "", "parse-names" : false, "suffix" : "" }, { "dropping-particle" : "", "family" : "Bloom", "given" : "A. Anthony", "non-dropping-particle" : "", "parse-names" : false, "suffix" : "" }, { "dropping-particle" : "", "family" : "Worden", "given" : "John", "non-dropping-particle" : "", "parse-names" : false, "suffix" : "" }, { "dropping-particle" : "", "family" : "Saatchi", "given" : "Sassan", "non-dropping-particle" : "", "parse-names" : false, "suffix" : "" }, { "dropping-particle" : "", "family" : "Yang", "given" : "Yan", "non-dropping-particle" : "", "parse-names" : false, "suffix" : "" }, { "dropping-particle" : "", "family" : "Williams", "given" : "Mathew", "non-dropping-particle" : "", "parse-names" : false, "suffix" : "" }, { "dropping-particle" : "", "family" : "Liu", "given" : "Junjie", "non-dropping-particle" : "", "parse-names" : false, "suffix" : "" }, { "dropping-particle" : "", "family" : "Jiang", "given" : "Zhe", "non-dropping-particle" : "", "parse-names" : false, "suffix" : "" }, { "dropping-particle" : "", "family" : "Worden", "given" : "Helen", "non-dropping-particle" : "", "parse-names" : false, "suffix" : "" }, { "dropping-particle" : "", "family" : "Bowman", "given" : "Kevin", "non-dropping-particle" : "", "parse-names" : false, "suffix" : "" }, { "dropping-particle" : "", "family" : "Frankenberg", "given" : "Christian", "non-dropping-particle" : "", "parse-names" : false, "suffix" : "" }, { "dropping-particle" : "", "family" : "Schimel", "given" : "David", "non-dropping-particle" : "", "parse-names" : false, "suffix" : "" } ], "container-title" : "Nature Communications", "id" : "ITEM-1", "issue" : "1", "issued" : { "date-parts" : [ [ "2020" ] ] }, "title" : "Fire decline in dry tropical ecosystems enhances decadal land carbon sink", "translator" : [ { "dropping-particle" : "", "family" : "L6820", "given" : "", "non-dropping-particle" : "", "parse-names" : false, "suffix" : "" } ], "type" : "article-journal", "volume" : "11" }, "uris" : [ "http://www.mendeley.com/documents/?uuid=f77e670c-0b0b-36f2-b736-641fc319106d" ] }, { "id" : "ITEM-2", "itemData" : { "DOI" : "10.1038/s41467-018-03838-0", "ISSN" : "20411723", "abstract" : "The terrestrial biosphere currently absorbs about 30% of anthropogenic CO2 emissions. This carbon uptake over land results primarily from vegetation's response to increasing atmospheric CO2 but other factors also play a role. Here we show that since the 1930s increasing population densities and cropland area have decreased global area burned, consistent with the charcoal record and recent satellite-based observations. The associated reduced wildfire emissions from increase in cropland area do not enhance carbon uptake since natural vegetation that is spared burning was deforested anyway. However, reduction in fire CO2 emissions due to fire suppression and landscape fragmentation associated with increases in population density is calculated to enhance land carbon uptake by 0.13 Pg C yr-1, or ~19% of the global land carbon uptake (0.7 \u00b1 0.6 Pg C yr-1), for the 1960-2009 period. These results identify reduction in global wildfire CO2 emissions as yet another mechanism that is currently enhancing carbon uptake over land.", "author" : [ { "dropping-particle" : "", "family" : "Arora", "given" : "Vivek K.", "non-dropping-particle" : "", "parse-names" : false, "suffix" : "" }, { "dropping-particle" : "", "family" : "Melton", "given" : "Joe R.", "non-dropping-particle" : "", "parse-names" : false, "suffix" : "" } ], "container-title" : "Nature Communications", "id" : "ITEM-2", "issue" : "1", "issued" : { "date-parts" : [ [ "2018", "12", "17" ] ] }, "page" : "1326", "publisher" : "Springer US", "title" : "Reduction in global area burned and wildfire emissions since 1930s enhances carbon uptake by land", "translator" : [ { "dropping-particle" : "", "family" : "L7266", "given" : "", "non-dropping-particle" : "", "parse-names" : false, "suffix" : "" } ], "type" : "article-journal", "volume" : "9" }, "uris" : [ "http://www.mendeley.com/documents/?uuid=3333644e-3a47-4a23-b83b-319740d2c15c" ] } ], "mendeley" : { "formattedCitation" : "(Arora and Melton, 2018; Yin et al., 2020)", "plainTextFormattedCitation" : "(Arora and Melton, 2018; Yin et al., 2020)", "previouslyFormattedCitation" : "(Arora and Melton, 2018; Yin et al., 2020)" }, "properties" : { "noteIndex" : 0 }, "schema" : "https://github.com/citation-style-language/schema/raw/master/csl-citation.json" }</w:instrText>
      </w:r>
      <w:r w:rsidRPr="001E7A27">
        <w:rPr>
          <w:color w:val="000000" w:themeColor="text1"/>
          <w:lang w:val="en-GB" w:eastAsia="zh-CN"/>
        </w:rPr>
        <w:fldChar w:fldCharType="separate"/>
      </w:r>
      <w:r w:rsidR="00025FA2" w:rsidRPr="001E7A27">
        <w:rPr>
          <w:noProof/>
          <w:color w:val="000000" w:themeColor="text1"/>
          <w:lang w:val="en-GB" w:eastAsia="zh-CN"/>
        </w:rPr>
        <w:t>(Arora and Melton, 2018; Yin et al., 2020)</w:t>
      </w:r>
      <w:r w:rsidRPr="001E7A27">
        <w:rPr>
          <w:color w:val="000000" w:themeColor="text1"/>
          <w:lang w:val="en-GB" w:eastAsia="zh-CN"/>
        </w:rPr>
        <w:fldChar w:fldCharType="end"/>
      </w:r>
      <w:r w:rsidRPr="001E7A27">
        <w:rPr>
          <w:color w:val="000000" w:themeColor="text1"/>
          <w:lang w:val="en-GB" w:eastAsia="zh-CN"/>
        </w:rPr>
        <w:t xml:space="preserve"> (</w:t>
      </w:r>
      <w:r w:rsidRPr="001E7A27">
        <w:rPr>
          <w:i/>
          <w:color w:val="000000" w:themeColor="text1"/>
          <w:lang w:val="en-GB" w:eastAsia="zh-CN"/>
        </w:rPr>
        <w:t>low to medium confidence</w:t>
      </w:r>
      <w:r w:rsidRPr="001E7A27">
        <w:rPr>
          <w:color w:val="000000" w:themeColor="text1"/>
          <w:lang w:val="en-GB" w:eastAsia="zh-CN"/>
        </w:rPr>
        <w:t xml:space="preserve">). </w:t>
      </w:r>
      <w:r w:rsidRPr="001E7A27">
        <w:rPr>
          <w:color w:val="000000" w:themeColor="text1"/>
          <w:lang w:val="en-GB" w:eastAsia="en-US"/>
        </w:rPr>
        <w:t xml:space="preserve">Satellite observations reveal a declining trend in global burned area </w:t>
      </w:r>
      <w:r w:rsidRPr="001E7A27">
        <w:rPr>
          <w:color w:val="000000" w:themeColor="text1"/>
          <w:lang w:val="en-GB" w:eastAsia="zh-CN"/>
        </w:rPr>
        <w:t>b</w:t>
      </w:r>
      <w:r w:rsidRPr="001E7A27">
        <w:rPr>
          <w:color w:val="000000" w:themeColor="text1"/>
          <w:lang w:val="en-GB" w:eastAsia="en-US"/>
        </w:rPr>
        <w:t xml:space="preserve">y about 20% over past two decades </w:t>
      </w:r>
      <w:commentRangeStart w:id="1602"/>
      <w:commentRangeStart w:id="1603"/>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"10.1126/science.aal4108", "ISSN" : "10959203", "PMID" : "28663495", "abstract" : "Fire is an essential Earth system process that alters ecosystem and atmospheric composition. Here we assessed long-term fire trends using multiple satellite data sets. We found that global burned area declined by 24.3 \u00b1 8.8% over the past 18 years. The estimated decrease in burned area remained robust after adjusting for precipitation variability and was largest in savannas. Agricultural expansion and intensification were primary drivers of declining fire activity. Fewer and smaller fires reduced aerosol concentrations, modified vegetation structure, and increased the magnitude of the terrestrial carbon sink. Fire models were unable to reproduce the pattern and magnitude of observed declines, suggesting that they may overestimate fire emissions in future projections. Using economic and demographic variables, we developed a conceptual model for predicting fire in human-dominated landscapes.", "author" : [ { "dropping-particle" : "", "family" : "Andela", "given" : "N.", "non-dropping-particle" : "", "parse-names" : false, "suffix" : "" }, { "dropping-particle" : "", "family" : "Morton", "given" : "D. C.", "non-dropping-particle" : "", "parse-names" : false, "suffix" : "" }, { "dropping-particle" : "", "family" : "Giglio", "given" : "L.", "non-dropping-particle" : "", "parse-names" : false, "suffix" : "" }, { "dropping-particle" : "", "family" : "Chen", "given" : "Y.", "non-dropping-particle" : "", "parse-names" : false, "suffix" : "" }, { "dropping-particle" : "", "family" : "Werf", "given" : "G. R.", "non-dropping-particle" : "Van Der", "parse-names" : false, "suffix" : "" }, { "dropping-particle" : "", "family" : "Kasibhatla", "given" : "P. S.", "non-dropping-particle" : "", "parse-names" : false, "suffix" : "" }, { "dropping-particle" : "", "family" : "DeFries", "given" : "R. S.", "non-dropping-particle" : "", "parse-names" : false, "suffix" : "" }, { "dropping-particle" : "", "family" : "Collatz", "given" : "G. J.", "non-dropping-particle" : "", "parse-names" : false, "suffix" : "" }, { "dropping-particle" : "", "family" : "Hantson", "given" : "S.", "non-dropping-particle" : "", "parse-names" : false, "suffix" : "" }, { "dropping-particle" : "", "family" : "Kloster", "given" : "S.", "non-dropping-particle" : "", "parse-names" : false, "suffix" : "" }, { "dropping-particle" : "", "family" : "Bachelet", "given" : "D.", "non-dropping-particle" : "", "parse-names" : false, "suffix" : "" }, { "dropping-particle" : "", "family" : "Forrest", "given" : "M.", "non-dropping-particle" : "", "parse-names" : false, "suffix" : "" }, { "dropping-particle" : "", "family" : "Lasslop", "given" : "G.", "non-dropping-particle" : "", "parse-names" : false, "suffix" : "" }, { "dropping-particle" : "", "family" : "Li", "given" : "F.", "non-dropping-particle" : "", "parse-names" : false, "suffix" : "" }, { "dropping-particle" : "", "family" : "Mangeon", "given" : "S.", "non-dropping-particle" : "", "parse-names" : false, "suffix" : "" }, { "dropping-particle" : "", "family" : "Melton", "given" : "J. R.", "non-dropping-particle" : "", "parse-names" : false, "suffix" : "" }, { "dropping-particle" : "", "family" : "Yue", "given" : "C.", "non-dropping-particle" : "", "parse-names" : false, "suffix" : "" }, { "dropping-particle" : "", "family" : "Randerson", "given" : "J. T.", "non-dropping-particle" : "", "parse-names" : false, "suffix" : "" } ], "container-title" : "Science", "id" : "ITEM-1", "issued" : { "date-parts" : [ [ "2017" ] ] }, "page" : "1356\u20131362", "title" : "A human-driven decline in global burned area", "translator" : [ { "dropping-particle" : "", "family" : "L6352", "given" : "", "non-dropping-particle" : "", "parse-names" : false, "suffix" : "" } ], "type" : "article-journal", "volume" : "1356" }, "uris" : [ "http://www.mendeley.com/documents/?uuid=bcae6e5b-1b46-3de9-bc7a-e77dc2f76782" ] }, { "id" : "ITEM-2", "itemData" : { "DOI" : "10.1002/2017JD027749", "ISSN" : "21698996", "abstract" : "Fire regimes across the globe have great spatial and temporal variability, and these are influence by many factors including anthropogenic management, climate, and vegetation types. Here we utilize the satellite-based \u201cactive fire\u201d product, from Moderate Resolution Imaging Spectroradiometer (MODIS) sensors, to statistically analyze variability and trends in fire activity from the global to regional scales. We split up the regions by economic development, region/geographical land use, clusters of fire-abundant areas, or by religious/cultural influence. Weekly cycle tests are conducted to highlight and quantify part of the anthropogenic influence on fire regime across the world. We find that there is a strong statistically significant decline in 2001\u20132016 active fires globally linked to an increase in net primary productivity observed in northern Africa, along with global agricultural expansion and intensification, which generally reduces fire activity. There are high levels of variability, however. The large-scale regions exhibit either little change or decreasing in fire activity except for strong increasing trends in India and China, where rapid population increase is occurring, leading to agricultural intensification and increased crop residue burning. Variability in Canada has been linked to a warming global climate leading to a longer growing season and higher fuel loads. Areas with a strong weekly cycle give a good indication of where fire management is being applied most extensively, for example, the United States, where few areas retain a natural fire regime.", "author" : [ { "dropping-particle" : "", "family" : "Earl", "given" : "Nick", "non-dropping-particle" : "", "parse-names" : false, "suffix" : "" }, { "dropping-particle" : "", "family" : "Simmonds", "given" : "Ian", "non-dropping-particle" : "", "parse-names" : false, "suffix" : "" } ], "container-title" : "Journal of Geophysical Research: Atmospheres", "id" : "ITEM-2", "issued" : { "date-parts" : [ [ "2018" ] ] }, "title" : "Spatial and temporal variability and trends in 2001\u20132016 global fire activity", "translator" : [ { "dropping-particle" : "", "family" : "L6357", "given" : "", "non-dropping-particle" : "", "parse-names" : false, "suffix" : "" } ], "type" : "article-journal" }, "uris" : [ "http://www.mendeley.com/documents/?uuid=10ba4bd2-afe8-374d-bab7-80969b19dd92", "http://www.mendeley.com/documents/?uuid=a043a98b-bddb-49cb-8458-1ecd7db1cb24" ] }, { "id" : "ITEM-3", "itemData" : { "DOI" : "10.1088/2515-7620/ab25d2", "author" : [ { "dropping-particle" : "", "family" : "Forkel", "given" : "Matthias", "non-dropping-particle" : "", "parse-names" : false, "suffix" : "" }, { "dropping-particle" : "", "family" : "Dorigo", "given" : "Wouter", "non-dropping-particle" : "", "parse-names" : false, "suffix" : "" }, { "dropping-particle" : "", "family" : "Lasslop", "given" : "Gitta", "non-dropping-particle" : "", "parse-names" : false, "suffix" : "" }, { "dropping-particle" : "", "family" : "Chuvieco", "given" : "Emilio", "non-dropping-particle" : "", "parse-names" : false, "suffix" : "" }, { "dropping-particle" : "", "family" : "Hantson", "given" : "Stijn", "non-dropping-particle" : "", "parse-names" : false, "suffix" : "" }, { "dropping-particle" : "", "family" : "Heil", "given" : "Angelika", "non-dropping-particle" : "", "parse-names" : false, "suffix" : "" }, { "dropping-particle" : "", "family" : "Teubner", "given" : "Irene", "non-dropping-particle" : "", "parse-names" : false, "suffix" : "" }, { "dropping-particle" : "", "family" : "Thonicke", "given" : "Kirsten", "non-dropping-particle" : "", "parse-names" : false, "suffix" : "" }, { "dropping-particle" : "", "family" : "Harrison", "given" : "Sandy P", "non-dropping-particle" : "", "parse-names" : false, "suffix" : "" } ], "container-title" : "Environmental Research Communications", "id" : "ITEM-3", "issued" : { "date-parts" : [ [ "2019" ] ] }, "title" : "Recent global and regional trends in burned area and their compensating environmental controls", "translator" : [ { "dropping-particle" : "", "family" : "L6359", "given" : "", "non-dropping-particle" : "", "parse-names" : false, "suffix" : "" } ], "type" : "article-journal" }, "uris" : [ "http://www.mendeley.com/documents/?uuid=63c0ad03-881c-35fd-b852-ef8b62529137", "http://www.mendeley.com/documents/?uuid=6812b640-1921-4d0b-9adb-789bef9c6049" ] } ], "mendeley" : { "formattedCitation" : "(Andela et al., 2017; Earl and Simmonds, 2018; Forkel et al., 2019)", "manualFormatting" : "(Andela et al., 2017; Earl and Simmonds, 2018; Forkel et al., 2019b; Jones et al., 2020)", "plainTextFormattedCitation" : "(Andela et al., 2017; Earl and Simmonds, 2018; Forkel et al., 2019)", "previouslyFormattedCitation" : "(Andela et al., 2017; Earl and Simmonds, 2018; Forkel et al., 2019)"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(Andela et al., 2017; Earl and Simmonds, 2018; Forkel et al., 2019</w:t>
      </w:r>
      <w:del w:id="1604" w:author="Robin Matthews" w:date="2021-06-17T16:33:00Z">
        <w:r w:rsidR="00025FA2" w:rsidRPr="001E7A27" w:rsidDel="00621B61">
          <w:rPr>
            <w:noProof/>
            <w:color w:val="000000" w:themeColor="text1"/>
            <w:lang w:val="en-GB" w:eastAsia="en-US"/>
          </w:rPr>
          <w:delText>b</w:delText>
        </w:r>
      </w:del>
      <w:r w:rsidR="00025FA2" w:rsidRPr="001E7A27">
        <w:rPr>
          <w:noProof/>
          <w:color w:val="000000" w:themeColor="text1"/>
          <w:lang w:val="en-GB" w:eastAsia="en-US"/>
        </w:rPr>
        <w:t>; Jones et al., 2020)</w:t>
      </w:r>
      <w:r w:rsidRPr="001E7A27">
        <w:rPr>
          <w:color w:val="000000" w:themeColor="text1"/>
          <w:lang w:val="en-GB" w:eastAsia="en-US"/>
        </w:rPr>
        <w:fldChar w:fldCharType="end"/>
      </w:r>
      <w:commentRangeEnd w:id="1602"/>
      <w:commentRangeEnd w:id="1603"/>
      <w:r w:rsidR="00621B61" w:rsidRPr="001E7A27">
        <w:rPr>
          <w:rStyle w:val="CommentReference"/>
          <w:lang w:val="en-GB"/>
        </w:rPr>
        <w:commentReference w:id="1602"/>
      </w:r>
      <w:r w:rsidR="00025FA2" w:rsidRPr="001E7A27">
        <w:rPr>
          <w:rStyle w:val="CommentReference"/>
          <w:lang w:val="en-GB"/>
        </w:rPr>
        <w:commentReference w:id="1603"/>
      </w:r>
      <w:r w:rsidRPr="001E7A27">
        <w:rPr>
          <w:color w:val="000000" w:themeColor="text1"/>
          <w:lang w:val="en-GB" w:eastAsia="zh-CN"/>
        </w:rPr>
        <w:t xml:space="preserve">, a trend most pronounced in regions like northern Africa </w:t>
      </w:r>
      <w:r w:rsidRPr="001E7A27">
        <w:rPr>
          <w:color w:val="000000" w:themeColor="text1"/>
          <w:lang w:val="en-GB" w:eastAsia="zh-CN"/>
        </w:rPr>
        <w:fldChar w:fldCharType="begin" w:fldLock="1"/>
      </w:r>
      <w:r w:rsidR="00747167" w:rsidRPr="001E7A27">
        <w:rPr>
          <w:color w:val="000000" w:themeColor="text1"/>
          <w:lang w:val="en-GB" w:eastAsia="zh-CN"/>
        </w:rPr>
        <w:instrText>ADDIN CSL_CITATION { "citationItems" : [ { "id" : "ITEM-1", "itemData" : { "DOI" : "10.1088/2515-7620/ab25d2", "author" : [ { "dropping-particle" : "", "family" : "Forkel", "given" : "Matthias", "non-dropping-particle" : "", "parse-names" : false, "suffix" : "" }, { "dropping-particle" : "", "family" : "Dorigo", "given" : "Wouter", "non-dropping-particle" : "", "parse-names" : false, "suffix" : "" }, { "dropping-particle" : "", "family" : "Lasslop", "given" : "Gitta", "non-dropping-particle" : "", "parse-names" : false, "suffix" : "" }, { "dropping-particle" : "", "family" : "Chuvieco", "given" : "Emilio", "non-dropping-particle" : "", "parse-names" : false, "suffix" : "" }, { "dropping-particle" : "", "family" : "Hantson", "given" : "Stijn", "non-dropping-particle" : "", "parse-names" : false, "suffix" : "" }, { "dropping-particle" : "", "family" : "Heil", "given" : "Angelika", "non-dropping-particle" : "", "parse-names" : false, "suffix" : "" }, { "dropping-particle" : "", "family" : "Teubner", "given" : "Irene", "non-dropping-particle" : "", "parse-names" : false, "suffix" : "" }, { "dropping-particle" : "", "family" : "Thonicke", "given" : "Kirsten", "non-dropping-particle" : "", "parse-names" : false, "suffix" : "" }, { "dropping-particle" : "", "family" : "Harrison", "given" : "Sandy P", "non-dropping-particle" : "", "parse-names" : false, "suffix" : "" } ], "container-title" : "Environmental Research Communications", "id" : "ITEM-1", "issued" : { "date-parts" : [ [ "2019" ] ] }, "title" : "Recent global and regional trends in burned area and their compensating environmental controls", "translator" : [ { "dropping-particle" : "", "family" : "L6359", "given" : "", "non-dropping-particle" : "", "parse-names" : false, "suffix" : "" } ], "type" : "article-journal" }, "uris" : [ "http://www.mendeley.com/documents/?uuid=63c0ad03-881c-35fd-b852-ef8b62529137" ] }, { "id" : "ITEM-2", "itemData" : { "DOI" : "10.1029/2019GL083469", "ISSN" : "19448007", "abstract" : "While several studies have reported a recent decline in area burned in Africa, the causes of this decline are still not well understood. In this study, we found that from 2002 to 2016 burned area in Africa declined by 18.5%, with the strongest decline (80% of the area) in the Northern Hemisphere. One third of the reduction in burned area occurred in croplands, suggesting that changes in agricultural practices (including cropland expansion) are not the predominant factor behind recent changes in fire extent. Linear models that considered interannual variability in climate factors directly related to biomass productivity and aridity explained about 70% of the decline in burned area in natural land cover. Our results provide evidence that despite the fact that most fires are human-caused in Africa, increased terrestrial moisture during 2002\u20132016 facilitated declines in fire activity in Africa.", "author" : [ { "dropping-particle" : "", "family" : "Zubkova", "given" : "Maria", "non-dropping-particle" : "", "parse-names" : false, "suffix" : "" }, { "dropping-particle" : "", "family" : "Boschetti", "given" : "Luigi", "non-dropping-particle" : "", "parse-names" : false, "suffix" : "" }, { "dropping-particle" : "", "family" : "Abatzoglou", "given" : "John T.", "non-dropping-particle" : "", "parse-names" : false, "suffix" : "" }, { "dropping-particle" : "", "family" : "Giglio", "given" : "Louis", "non-dropping-particle" : "", "parse-names" : false, "suffix" : "" } ], "container-title" : "Geophysical Research Letters", "id" : "ITEM-2", "issue" : "13", "issued" : { "date-parts" : [ [ "2019" ] ] }, "title" : "Changes in Fire Activity in Africa from 2002 to 2016 and Their Potential Drivers", "translator" : [ { "dropping-particle" : "", "family" : "L6824", "given" : "", "non-dropping-particle" : "", "parse-names" : false, "suffix" : "" } ], "type" : "article-journal", "volume" : "46" }, "uris" : [ "http://www.mendeley.com/documents/?uuid=c8e9f46a-640b-3b9c-8cf1-c50998d3ec6b" ] }, { "id" : "ITEM-3", "itemData" : { "DOI" : "10.1038/s43017-020-0085-3", "ISSN" : "2662-138X", "abstract" : "Vegetation fires are an essential component of the Earth system but can also cause substantial economic losses, severe air pollution, human mortality and environmental damage. Contemporary fire regimes are increasingly impacted by human activities and climate change, but, owing to the complex fire\u2013human\u2013climate interactions and incomplete historical or long-term datasets, it is difficult to detect and project fire-regime trajectories. In this Review, we describe recent global and regional trends in fire activity and examine projections for fire regimes in the near future. Although there are large uncertainties, it is likely that the economic and environmental impacts of vegetation fires will worsen as a result of anthropogenic climate change. These effects will be particularly prominent in flammable forests in populated temperate zones, the sparsely inhabited flammable boreal zone and fire-sensitive tropical rainforests, and will contribute to greenhouse gas emissions. The impacts of increased fire activity can be mitigated through effective stewardship of fire regimes, which should be achieved through evidence-based fire management that incorporates indigenous and local knowledge, combined with planning and design of natural and urban landscapes. Increasing transdisciplinary research is needed to fully understand how Anthropocene fire regimes are changing and how humans must adapt.", "author" : [ { "dropping-particle" : "", "family" : "Bowman", "given" : "David M. J. S.", "non-dropping-particle" : "", "parse-names" : false, "suffix" : "" }, { "dropping-particle" : "", "family" : "Kolden", "given" : "Crystal A.", "non-dropping-particle" : "", "parse-names" : false, "suffix" : "" }, { "dropping-particle" : "", "family" : "Abatzoglou", "given" : "John T.", "non-dropping-particle" : "", "parse-names" : false, "suffix" : "" }, { "dropping-particle" : "", "family" : "Johnston", "given" : "Fay H.", "non-dropping-particle" : "", "parse-names" : false, "suffix" : "" }, { "dropping-particle" : "", "family" : "Werf", "given" : "Guido R.", "non-dropping-particle" : "van der", "parse-names" : false, "suffix" : "" }, { "dropping-particle" : "", "family" : "Flannigan", "given" : "Mike", "non-dropping-particle" : "", "parse-names" : false, "suffix" : "" } ], "container-title" : "Nature Reviews Earth &amp; Environment", "id" : "ITEM-3", "issue" : "10", "issued" : { "date-parts" : [ [ "2020", "10", "18" ] ] }, "page" : "500-515", "title" : "Vegetation fires in the Anthropocene", "translator" : [ { "dropping-particle" : "", "family" : "L7261", "given" : "", "non-dropping-particle" : "", "parse-names" : false, "suffix" : "" } ], "type" : "article-journal", "volume" : "1" }, "uris" : [ "http://www.mendeley.com/documents/?uuid=782e20d6-24f8-40ee-88b4-560bd4e5ea84" ] }, { "id" : "ITEM-4", "itemData" : { "author" : [ { "dropping-particle" : "", "family" : "Jones", "given" : "Matthew W", "non-dropping-particle" : "", "parse-names" : false, "suffix" : "" }, { "dropping-particle" : "", "family" : "Abatzoglou", "given" : "John T", "non-dropping-particle" : "", "parse-names" : false, "suffix" : "" }, { "dropping-particle" : "", "family" : "Veraverbeke", "given" : "Sander", "non-dropping-particle" : "", "parse-names" : false, "suffix" : "" }, { "dropping-particle" : "", "family" : "Andela", "given" : "Niels", "non-dropping-particle" : "", "parse-names" : false, "suffix" : "" }, { "dropping-particle" : "", "family" : "Lasslop", "given" : "Gitta", "non-dropping-particle" : "", "parse-names" : false, "suffix" : "" }, { "dropping-particle" : "", "family" : "Adam", "given" : "J P", "non-dropping-particle" : "", "parse-names" : false, "suffix" : "" } ], "id" : "ITEM-4", "issued" : { "date-parts" : [ [ "2020" ] ] }, "title" : "Human activities modulate regional fire trends despite the upwards pressure of global climate change", "translator" : [ { "dropping-particle" : "", "family" : "L6817", "given" : "", "non-dropping-particle" : "", "parse-names" : false, "suffix" : "" } ], "type" : "article-journal" }, "uris" : [ "http://www.mendeley.com/documents/?uuid=c6000eb3-24b5-48ca-9824-043836443cf4" ] } ], "mendeley" : { "formattedCitation" : "(Forkel et al., 2019; Zubkova et al., 2019; Bowman et al., 2020; Jones et al., 2020)", "plainTextFormattedCitation" : "(Forkel et al., 2019; Zubkova et al., 2019; Bowman et al., 2020; Jones et al., 2020)", "previouslyFormattedCitation" : "(Forkel et al., 2019; Zubkova et al., 2019; Bowman et al., 2020; Jones et al., 2020)" }, "properties" : { "noteIndex" : 0 }, "schema" : "https://github.com/citation-style-language/schema/raw/master/csl-citation.json" }</w:instrText>
      </w:r>
      <w:r w:rsidRPr="001E7A27">
        <w:rPr>
          <w:color w:val="000000" w:themeColor="text1"/>
          <w:lang w:val="en-GB" w:eastAsia="zh-CN"/>
        </w:rPr>
        <w:fldChar w:fldCharType="separate"/>
      </w:r>
      <w:r w:rsidR="00025FA2" w:rsidRPr="001E7A27">
        <w:rPr>
          <w:noProof/>
          <w:color w:val="000000" w:themeColor="text1"/>
          <w:lang w:val="en-GB" w:eastAsia="zh-CN"/>
        </w:rPr>
        <w:t>(Forkel et al., 2019; Zubkova et al., 2019; Bowman et al., 2020; Jones et al., 2020)</w:t>
      </w:r>
      <w:r w:rsidRPr="001E7A27">
        <w:rPr>
          <w:color w:val="000000" w:themeColor="text1"/>
          <w:lang w:val="en-GB" w:eastAsia="zh-CN"/>
        </w:rPr>
        <w:fldChar w:fldCharType="end"/>
      </w:r>
      <w:r w:rsidRPr="001E7A27">
        <w:rPr>
          <w:color w:val="000000" w:themeColor="text1"/>
          <w:lang w:val="en-GB" w:eastAsia="zh-CN"/>
        </w:rPr>
        <w:t xml:space="preserve"> and Mediterranean Europe </w:t>
      </w:r>
      <w:r w:rsidRPr="001E7A27">
        <w:rPr>
          <w:color w:val="000000" w:themeColor="text1"/>
          <w:lang w:val="en-GB" w:eastAsia="zh-CN"/>
        </w:rPr>
        <w:fldChar w:fldCharType="begin" w:fldLock="1"/>
      </w:r>
      <w:r w:rsidR="00747167" w:rsidRPr="001E7A27">
        <w:rPr>
          <w:color w:val="000000" w:themeColor="text1"/>
          <w:lang w:val="en-GB" w:eastAsia="zh-CN"/>
        </w:rPr>
        <w:instrText>ADDIN CSL_CITATION { "citationItems" : [ { "id" : "ITEM-1", "itemData" : { "DOI" : "10.1371/journal.pone.0150663", "ISSN" : "19326203", "abstract" : "Forest fires are a serious environmental hazard in southern Europe. Quantitative assessment of recent trends in fire statistics is important for assessing the possible shifts induced by climate and other environmental/socioeconomic changes in this area. Here we analyse recent fire trends in Portugal, Spain, southern France, Italy and Greece, building on a homogenized fire database integrating official fire statistics provided by several national/EU agencies. During the period 1985-2011, the total annual burned area (BA) displayed a general decreasing trend, with the exception of Portugal, where a heterogeneous signal was found. Considering all countries globally, we found that BA decreased by about 3020 km2 over the 27-year-long study period (i.e. about -66% of the mean historical value). These results are consistent with those obtained on longer time scales when data were available, also yielding predominantly negative trends in Spain and France (1974-2011) and a mixed trend in Portugal (1980-2011). Similar overall results were found for the annual number of fires (NF), which globally decreased by about 12600 in the study period (about -59%), except for Spain where, excluding the provinces along the Mediterranean coast, an upward trend was found for the longer period. We argue that the negative trends can be explained, at least in part, by an increased effort in fire management and prevention after the big fires of the 1980's, while positive trends may be related to recent socioeconomic transformations leading to more hazardous landscape configurations, as well as to the observed warming of recent decades. We stress the importance of fire data homogenization prior to analysis, in order to alleviate spurious effects associated with non-stationarities in the data due to temporal variations in fire detection efforts.", "author" : [ { "dropping-particle" : "", "family" : "Turco", "given" : "Marco", "non-dropping-particle" : "", "parse-names" : false, "suffix" : "" }, { "dropping-particle" : "", "family" : "Bedia", "given" : "Joaqu\u00edn", "non-dropping-particle" : "", "parse-names" : false, "suffix" : "" }, { "dropping-particle" : "", "family" : "Liberto", "given" : "Fabrizio", "non-dropping-particle" : "Di", "parse-names" : false, "suffix" : "" }, { "dropping-particle" : "", "family" : "Fiorucci", "given" : "Paolo", "non-dropping-particle" : "", "parse-names" : false, "suffix" : "" }, { "dropping-particle" : "", "family" : "Hardenberg", "given" : "Jost", "non-dropping-particle" : "Von", "parse-names" : false, "suffix" : "" }, { "dropping-particle" : "", "family" : "Koutsias", "given" : "Nikos", "non-dropping-particle" : "", "parse-names" : false, "suffix" : "" }, { "dropping-particle" : "", "family" : "Llasat", "given" : "Maria Carmen", "non-dropping-particle" : "", "parse-names" : false, "suffix" : "" }, { "dropping-particle" : "", "family" : "Xystrakis", "given" : "Fotios", "non-dropping-particle" : "", "parse-names" : false, "suffix" : "" }, { "dropping-particle" : "", "family" : "Provenzale", "given" : "Antonello", "non-dropping-particle" : "", "parse-names" : false, "suffix" : "" } ], "container-title" : "PLoS ONE", "id" : "ITEM-1", "issue" : "3", "issued" : { "date-parts" : [ [ "2016" ] ] }, "title" : "Decreasing fires in mediterranean Europe", "translator" : [ { "dropping-particle" : "", "family" : "L6825", "given" : "", "non-dropping-particle" : "", "parse-names" : false, "suffix" : "" } ], "type" : "article-journal", "volume" : "11" }, "uris" : [ "http://www.mendeley.com/documents/?uuid=63208e55-bb24-3c91-8f36-d9e99ebe246d" ] } ], "mendeley" : { "formattedCitation" : "(Turco et al., 2016)", "plainTextFormattedCitation" : "(Turco et al., 2016)", "previouslyFormattedCitation" : "(Turco et al., 2016)" }, "properties" : { "noteIndex" : 0 }, "schema" : "https://github.com/citation-style-language/schema/raw/master/csl-citation.json" }</w:instrText>
      </w:r>
      <w:r w:rsidRPr="001E7A27">
        <w:rPr>
          <w:color w:val="000000" w:themeColor="text1"/>
          <w:lang w:val="en-GB" w:eastAsia="zh-CN"/>
        </w:rPr>
        <w:fldChar w:fldCharType="separate"/>
      </w:r>
      <w:r w:rsidR="00025FA2" w:rsidRPr="001E7A27">
        <w:rPr>
          <w:noProof/>
          <w:color w:val="000000" w:themeColor="text1"/>
          <w:lang w:val="en-GB" w:eastAsia="zh-CN"/>
        </w:rPr>
        <w:t>(Turco et al., 2016)</w:t>
      </w:r>
      <w:r w:rsidRPr="001E7A27">
        <w:rPr>
          <w:color w:val="000000" w:themeColor="text1"/>
          <w:lang w:val="en-GB" w:eastAsia="zh-CN"/>
        </w:rPr>
        <w:fldChar w:fldCharType="end"/>
      </w:r>
      <w:r w:rsidRPr="001E7A27">
        <w:rPr>
          <w:color w:val="000000" w:themeColor="text1"/>
          <w:lang w:val="en-GB" w:eastAsia="zh-CN"/>
        </w:rPr>
        <w:t xml:space="preserve">. However, </w:t>
      </w:r>
      <w:r w:rsidRPr="001E7A27">
        <w:rPr>
          <w:color w:val="000000" w:themeColor="text1"/>
          <w:lang w:val="en-GB" w:eastAsia="en-US"/>
        </w:rPr>
        <w:t xml:space="preserve">burned area trends are highly heterogeneous regionally with increasing trends </w:t>
      </w:r>
      <w:r w:rsidRPr="001E7A27">
        <w:rPr>
          <w:color w:val="000000" w:themeColor="text1"/>
          <w:lang w:val="en-GB" w:eastAsia="zh-CN"/>
        </w:rPr>
        <w:t>repo</w:t>
      </w:r>
      <w:r w:rsidRPr="001E7A27">
        <w:rPr>
          <w:color w:val="000000" w:themeColor="text1"/>
          <w:lang w:val="en-GB" w:eastAsia="en-US"/>
        </w:rPr>
        <w:t xml:space="preserve">rted in regions like western United States </w:t>
      </w:r>
      <w:r w:rsidRPr="001E7A27">
        <w:rPr>
          <w:color w:val="000000" w:themeColor="text1"/>
          <w:lang w:val="en-GB" w:eastAsia="en-US"/>
        </w:rPr>
        <w:fldChar w:fldCharType="begin" w:fldLock="1"/>
      </w:r>
      <w:r w:rsidR="00BC2C5E" w:rsidRPr="001E7A27">
        <w:rPr>
          <w:color w:val="000000" w:themeColor="text1"/>
          <w:lang w:val="en-GB" w:eastAsia="en-US"/>
        </w:rPr>
        <w:instrText>ADDIN CSL_CITATION { "citationItems" : [ { "id" : "ITEM-1", "itemData" : { "DOI" : "10.1073/pnas.1802316115", "ISSN" : "10916490", "abstract" : "Western United States wildfire increases have been generally attributed to warming temperatures, either through effects on winter snowpack or summer evaporation. However, near-surface air temperature and evaporative demand are strongly influenced by moisture availability and these interactions and their role in regulating fire activity have never been fully explored. Here we show that previously unnoted declines in summer precipitation from 1979 to 2016 across 31\u201345% of the forested areas in the western United States are strongly associated with burned area variations. The number of wetting rain days (WRD; days with precipitation \u22652.54 mm) during the fire season partially regulated the temperature and subsequent vapor pressure deficit (VPD) previously implicated as a primary driver of annual wildfire area burned. We use path analysis to decompose the relative influence of declining snowpack, rising temperatures, and declining precipitation on observed fire activity increases. After accounting for interactions, the net effect of WRD anomalies on wildfire area burned was more than 2.5 times greater than the net effect of VPD, and both the WRD and VPD effects were substantially greater than the influence of winter snowpack. These results suggest that precipitation during the fire season exerts the strongest control on burned area either directly through its wetting effects or indirectly through feedbacks to VPD. If these trends persist, decreases in summer precipitation and the associated summertime aridity increases would lead to more burned area across the western United States with far-reaching ecological and socioeconomic impacts.", "author" : [ { "dropping-particle" : "", "family" : "Holden", "given" : "Zachary A.", "non-dropping-particle" : "", "parse-names" : false, "suffix" : "" }, { "dropping-particle" : "", "family" : "Swanson", "given" : "Alan", "non-dropping-particle" : "", "parse-names" : false, "suffix" : "" }, { "dropping-particle" : "", "family" : "Luce", "given" : "Charles H.", "non-dropping-particle" : "", "parse-names" : false, "suffix" : "" }, { "dropping-particle" : "", "family" : "Jolly", "given" : "W. Matt", "non-dropping-particle" : "", "parse-names" : false, "suffix" : "" }, { "dropping-particle" : "", "family" : "Maneta", "given" : "Marco", "non-dropping-particle" : "", "parse-names" : false, "suffix" : "" }, { "dropping-particle" : "", "family" : "Oyler", "given" : "Jared W.", "non-dropping-particle" : "", "parse-names" : false, "suffix" : "" }, { "dropping-particle" : "", "family" : "Warren", "given" : "Dyer A.", "non-dropping-particle" : "", "parse-names" : false, "suffix" : "" }, { "dropping-particle" : "", "family" : "Parsons", "given" : "Russell", "non-dropping-particle" : "", "parse-names" : false, "suffix" : "" }, { "dropping-particle" : "", "family" : "Affleck", "given" : "David", "non-dropping-particle" : "", "parse-names" : false, "suffix" : "" } ], "container-title" : "Proceedings of the National Academy of Sciences", "id" : "ITEM-1", "issued" : { "date-parts" : [ [ "2018" ] ] }, "title" : "Decreasing fire season precipitation increased recent western US forest wildfire activity", "translator" : [ { "dropping-particle" : "", "family" : "L6169", "given" : "", "non-dropping-particle" : "", "parse-names" : false, "suffix" : "" } ], "type" : "article-journal" }, "uris" : [ "http://www.mendeley.com/documents/?uuid=d577d304-8121-31ef-8109-94b0631a3dac" ] }, { "id" : "ITEM-2", "itemData" : { "DOI" : "10.1029/2018GL080959", "ISSN" : "0094-8276", "abstract" : "Abstract Changes in global fire activity are influenced by a multitude of factors including land-cover change, policies, and climatic conditions. This study uses 17 climate models to evaluate when changes in fire weather, as realized through the Fire Weather Index, emerge from the expected range of internal variability due to anthropogenic climate change using the time of emergence framework. Anthropogenic increases in extreme Fire Weather Index days emerge for 22% of burnable land area globally by 2019, including much of the Mediterranean and the Amazon. By the midtwenty-first century, emergence among the different Fire Weather Index metrics occurs for 33?62% of burnable lands. Emergence of heightened fire weather becomes more widespread as a function of global temperature change. At 2\u00a0\u00b0C above preindustrial levels, the area of emergence is half that for 3\u00a0\u00b0C.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"ITEM-2", "issue" : "1", "issued" : { "date-parts" : [ [ "2019", "1", "16" ] ] }, "note" : "From Duplicate 1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Renaud)\n\nFrom Duplicate 1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"L7269", "given" : "", "non-dropping-particle" : "", "parse-names" : false, "suffix" : "" } ], "type" : "article-journal", "volume" : "46" }, "uris" : [ "http://www.mendeley.com/documents/?uuid=371272a0-3c05-4a1c-a414-d356bad4e54d" ] } ], "mendeley" : { "formattedCitation" : "(Holden et al., 2018a; Abatzoglou et al., 2019)", "plainTextFormattedCitation" : "(Holden et al., 2018a; Abatzoglou et al., 2019)", "previouslyFormattedCitation" : "(Holden et al., 2018a; Abatzoglou et al., 2019)"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(Holden et al., 2018a; Abatzoglou et al., 2019)</w:t>
      </w:r>
      <w:r w:rsidRPr="001E7A27">
        <w:rPr>
          <w:color w:val="000000" w:themeColor="text1"/>
          <w:lang w:val="en-GB" w:eastAsia="en-US"/>
        </w:rPr>
        <w:fldChar w:fldCharType="end"/>
      </w:r>
      <w:r w:rsidRPr="001E7A27">
        <w:rPr>
          <w:color w:val="000000" w:themeColor="text1"/>
          <w:lang w:val="en-GB" w:eastAsia="en-US"/>
        </w:rPr>
        <w:t xml:space="preserve"> and southeastern Australia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"author" : [ { "dropping-particle" : "", "family" : "Canadell", "given" : "Josep G", "non-dropping-particle" : "", "parse-names" : false, "suffix" : "" }, { "dropping-particle" : "", "family" : "Meyer", "given" : "C P Mick", "non-dropping-particle" : "", "parse-names" : false, "suffix" : "" }, { "dropping-particle" : "", "family" : "Cook", "given" : "Garry", "non-dropping-particle" : "", "parse-names" : false, "suffix" : "" }, { "dropping-particle" : "", "family" : "Dowdy", "given" : "Andrew", "non-dropping-particle" : "", "parse-names" : false, "suffix" : "" }, { "dropping-particle" : "", "family" : "Peter", "given" : "R", "non-dropping-particle" : "", "parse-names" : false, "suffix" : "" } ], "id" : "ITEM-1", "issued" : { "date-parts" : [ [ "2020" ] ] }, "title" : "Multi-decadal increase of forest burned area in Australia is linked to climate change", "translator" : [ { "dropping-particle" : "", "family" : "L6818", "given" : "", "non-dropping-particle" : "", "parse-names" : false, "suffix" : "" } ], "type" : "article-journal" }, "uris" : [ "http://www.mendeley.com/documents/?uuid=a3621772-09bb-4d99-bc93-89ccc0905d93" ] } ], "mendeley" : { "formattedCitation" : "(Canadell et al., 2020)", "plainTextFormattedCitation" : "(Canadell et al., 2020)", "previouslyFormattedCitation" : "(Canadell et al., 2020)"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(Canadell et al., 2020)</w:t>
      </w:r>
      <w:r w:rsidRPr="001E7A27">
        <w:rPr>
          <w:color w:val="000000" w:themeColor="text1"/>
          <w:lang w:val="en-GB" w:eastAsia="en-US"/>
        </w:rPr>
        <w:fldChar w:fldCharType="end"/>
      </w:r>
      <w:r w:rsidRPr="001E7A27">
        <w:rPr>
          <w:color w:val="000000" w:themeColor="text1"/>
          <w:lang w:val="en-GB" w:eastAsia="en-US"/>
        </w:rPr>
        <w:t>. Some regions (e.g.</w:t>
      </w:r>
      <w:ins w:id="1605" w:author="Tom Maycock" w:date="2021-09-09T16:48:00Z">
        <w:r w:rsidR="00334BDE">
          <w:rPr>
            <w:color w:val="000000" w:themeColor="text1"/>
            <w:lang w:val="en-GB" w:eastAsia="en-US"/>
          </w:rPr>
          <w:t>,</w:t>
        </w:r>
      </w:ins>
      <w:r w:rsidRPr="001E7A27">
        <w:rPr>
          <w:color w:val="000000" w:themeColor="text1"/>
          <w:lang w:val="en-GB" w:eastAsia="en-US"/>
        </w:rPr>
        <w:t xml:space="preserve"> Amazon basin and Australia) experienced record-breaking fire events in 2019 and 2020 </w:t>
      </w:r>
      <w:commentRangeStart w:id="1606"/>
      <w:r w:rsidRPr="001E7A27">
        <w:rPr>
          <w:color w:val="000000" w:themeColor="text1"/>
          <w:lang w:val="en-GB" w:eastAsia="en-US"/>
        </w:rPr>
        <w:fldChar w:fldCharType="begin" w:fldLock="1"/>
      </w:r>
      <w:ins w:id="1607" w:author="Robin Matthews" w:date="2021-06-17T16:34:00Z">
        <w:r w:rsidR="00621B61" w:rsidRPr="001E7A27">
          <w:rPr>
            <w:color w:val="000000" w:themeColor="text1"/>
            <w:lang w:val="en-GB" w:eastAsia="en-US"/>
          </w:rPr>
          <w:instrText>ADDIN CSL_CITATION { "citationItems" : [ { "id" : "ITEM-1", "itemData" : { "DOI" : "10.1038/s41558-020-0716-1", "ISSN" : "1758-6798", "author" : [ { "dropping-particle" : "", "family" : "Boer", "given" : "Matthias M.", "non-dropping-particle" : "", "parse-names" : false, "suffix" : "" }, { "dropping-particle" : "", "family" : "Resco de Dios", "given" : "V\u00edctor", "non-dropping-particle" : "", "parse-names" : false, "suffix" : "" }, { "dropping-particle" : "", "family" : "Bradstock", "given" : "Ross A.", "non-dropping-particle" : "", "parse-names" : false, "suffix" : "" } ], "container-title" : "Nature Climate Change", "id" : "ITEM-1", "issue" : "3", "issued" : { "date-parts" : [ [ "2020", "3", "24" ] ] }, "page" : "171-172", "title" : "Unprecedented burn area of Australian mega forest fires", "translator" : [ { "dropping-particle" : "", "family" : "L7264", "given" : "", "non-dropping-particle" : "", "parse-names" : false, "suffix" : "" } ], "type" : "article-journal", "volume" : "10" }, "uris" : [ "http://www.mendeley.com/documents/?uuid=e3dc112b-635c-4029-9559-122bda05d866" ] } ], "mendeley" : { "formattedCitation" : "(Boer et al., 2020)", "manualFormatting" : "(e.g., Boer et al., 2020)", "plainTextFormattedCitation" : "(Boer et al., 2020)", "previouslyFormattedCitation" : "(Boer et al., 2020)" }, "properties" : { "noteIndex" : 0 }, "schema" : "https://github.com/citation-style-language/schema/raw/master/csl-citation.json" }</w:instrText>
        </w:r>
      </w:ins>
      <w:del w:id="1608" w:author="Robin Matthews" w:date="2021-06-17T16:34:00Z">
        <w:r w:rsidR="00747167" w:rsidRPr="001E7A27" w:rsidDel="00621B61">
          <w:rPr>
            <w:color w:val="000000" w:themeColor="text1"/>
            <w:lang w:val="en-GB" w:eastAsia="en-US"/>
          </w:rPr>
          <w:delInstrText>ADDIN CSL_CITATION { "citationItems" : [ { "id" : "ITEM-1", "itemData" : { "DOI" : "10.1038/s41558-020-0716-1", "ISSN" : "1758-6798", "author" : [ { "dropping-particle" : "", "family" : "Boer", "given" : "Matthias M.", "non-dropping-particle" : "", "parse-names" : false, "suffix" : "" }, { "dropping-particle" : "", "family" : "Resco de Dios", "given" : "V\u00edctor", "non-dropping-particle" : "", "parse-names" : false, "suffix" : "" }, { "dropping-particle" : "", "family" : "Bradstock", "given" : "Ross A.", "non-dropping-particle" : "", "parse-names" : false, "suffix" : "" } ], "container-title" : "Nature Climate Change", "id" : "ITEM-1", "issue" : "3", "issued" : { "date-parts" : [ [ "2020", "3", "24" ] ] }, "page" : "171-172", "title" : "Unprecedented burn area of Australian mega forest fires", "translator" : [ { "dropping-particle" : "", "family" : "L7264", "given" : "", "non-dropping-particle" : "", "parse-names" : false, "suffix" : "" } ], "type" : "article-journal", "volume" : "10" }, "uris" : [ "http://www.mendeley.com/documents/?uuid=e3dc112b-635c-4029-9559-122bda05d866" ] } ], "mendeley" : { "formattedCitation" : "(Boer et al., 2020)", "manualFormatting" : "(e.g. Boer et al., 2020)", "plainTextFormattedCitation" : "(Boer et al., 2020)", "previouslyFormattedCitation" : "(Boer et al., 2020)" }, "properties" : { "noteIndex" : 0 }, "schema" : "https://github.com/citation-style-language/schema/raw/master/csl-citation.json" }</w:delInstrText>
        </w:r>
      </w:del>
      <w:r w:rsidRPr="001E7A27">
        <w:rPr>
          <w:color w:val="000000" w:themeColor="text1"/>
          <w:lang w:val="en-GB" w:eastAsia="en-US"/>
        </w:rPr>
        <w:fldChar w:fldCharType="separate"/>
      </w:r>
      <w:r w:rsidR="00025FA2" w:rsidRPr="001E7A27">
        <w:rPr>
          <w:noProof/>
          <w:color w:val="000000" w:themeColor="text1"/>
          <w:lang w:val="en-GB" w:eastAsia="en-US"/>
        </w:rPr>
        <w:t>(e.g.</w:t>
      </w:r>
      <w:ins w:id="1609" w:author="Robin Matthews" w:date="2021-06-17T16:34:00Z">
        <w:r w:rsidR="00621B61" w:rsidRPr="001E7A27">
          <w:rPr>
            <w:noProof/>
            <w:color w:val="000000" w:themeColor="text1"/>
            <w:lang w:val="en-GB" w:eastAsia="en-US"/>
          </w:rPr>
          <w:t>,</w:t>
        </w:r>
      </w:ins>
      <w:r w:rsidR="00025FA2" w:rsidRPr="001E7A27">
        <w:rPr>
          <w:noProof/>
          <w:color w:val="000000" w:themeColor="text1"/>
          <w:lang w:val="en-GB" w:eastAsia="en-US"/>
        </w:rPr>
        <w:t xml:space="preserve"> Boer et al., 2020)</w:t>
      </w:r>
      <w:r w:rsidRPr="001E7A27">
        <w:rPr>
          <w:color w:val="000000" w:themeColor="text1"/>
          <w:lang w:val="en-GB" w:eastAsia="en-US"/>
        </w:rPr>
        <w:fldChar w:fldCharType="end"/>
      </w:r>
      <w:commentRangeEnd w:id="1606"/>
      <w:r w:rsidR="00025FA2" w:rsidRPr="001E7A27">
        <w:rPr>
          <w:rStyle w:val="CommentReference"/>
          <w:lang w:val="en-GB"/>
        </w:rPr>
        <w:commentReference w:id="1606"/>
      </w:r>
      <w:r w:rsidRPr="001E7A27">
        <w:rPr>
          <w:color w:val="000000" w:themeColor="text1"/>
          <w:lang w:val="en-GB" w:eastAsia="en-US"/>
        </w:rPr>
        <w:t xml:space="preserve">, whose </w:t>
      </w:r>
      <w:r w:rsidR="00C2339C" w:rsidRPr="001E7A27">
        <w:rPr>
          <w:color w:val="000000" w:themeColor="text1"/>
          <w:lang w:val="en-GB" w:eastAsia="en-US"/>
        </w:rPr>
        <w:t xml:space="preserve">effects </w:t>
      </w:r>
      <w:r w:rsidRPr="001E7A27">
        <w:rPr>
          <w:color w:val="000000" w:themeColor="text1"/>
          <w:lang w:val="en-GB" w:eastAsia="en-US"/>
        </w:rPr>
        <w:t xml:space="preserve">on burned area trends remain to be explored. The </w:t>
      </w:r>
      <w:r w:rsidRPr="001E7A27">
        <w:rPr>
          <w:color w:val="000000" w:themeColor="text1"/>
          <w:lang w:val="en-GB" w:eastAsia="zh-CN"/>
        </w:rPr>
        <w:t>burned area trend</w:t>
      </w:r>
      <w:r w:rsidRPr="001E7A27">
        <w:rPr>
          <w:color w:val="000000" w:themeColor="text1"/>
          <w:lang w:val="en-GB" w:eastAsia="en-US"/>
        </w:rPr>
        <w:t xml:space="preserve">s were primarily attributed to both </w:t>
      </w:r>
      <w:r w:rsidR="00A82F69" w:rsidRPr="001E7A27">
        <w:rPr>
          <w:color w:val="000000" w:themeColor="text1"/>
          <w:lang w:val="en-GB" w:eastAsia="en-US"/>
        </w:rPr>
        <w:t xml:space="preserve">human-induced </w:t>
      </w:r>
      <w:r w:rsidRPr="001E7A27">
        <w:rPr>
          <w:color w:val="000000" w:themeColor="text1"/>
          <w:lang w:val="en-GB" w:eastAsia="en-US"/>
        </w:rPr>
        <w:t xml:space="preserve">climate change and human activities </w:t>
      </w:r>
      <w:r w:rsidRPr="001E7A27">
        <w:rPr>
          <w:color w:val="000000" w:themeColor="text1"/>
          <w:lang w:val="en-GB" w:eastAsia="en-US"/>
        </w:rPr>
        <w:fldChar w:fldCharType="begin" w:fldLock="1"/>
      </w:r>
      <w:r w:rsidR="00BC2C5E" w:rsidRPr="001E7A27">
        <w:rPr>
          <w:color w:val="000000" w:themeColor="text1"/>
          <w:lang w:val="en-GB" w:eastAsia="en-US"/>
        </w:rPr>
        <w:instrText>ADDIN CSL_CITATION { "citationItems" : [ { "id" : "ITEM-1", "itemData" : { "DOI" : "10.1038/ncomms8537", "ISSN" : "20411723", "abstract" : "Climate strongly influences global wildfire activity, and recent wildfire surges may signal fire weather-induced pyrogeographic shifts. Here we use three daily global climate data sets and three fire danger indices to develop a simple annual metric of fire weather season length, and map spatio-temporal trends from 1979 to 2013. We show that fire weather seasons have lengthened across 29.6 million km&lt;sup&gt;2&lt;/sup&gt; (25.3%) of the Earth's vegetated surface, resulting in an 18.7% increase in global mean fire weather season length. We also show a doubling (108.1% increase) of global burnable area affected by long fire weather seasons (&gt;1.0 \u03c3 above the historical mean) and an increased global frequency of long fire weather seasons across 62.4 million km&lt;sup&gt;2&lt;/sup&gt; (53.4%) during the second half of the study period. If these fire weather changes are coupled with ignition sources and available fuel, they could markedly impact global ecosystems, societies, economies and climate.", "author" : [ { "dropping-particle" : "", "family" : "Jolly", "given" : "W. Matt", "non-dropping-particle" : "", "parse-names" : false, "suffix" : "" }, { "dropping-particle" : "", "family" : "Cochrane", "given" : "Mark A.", "non-dropping-particle" : "", "parse-names" : false, "suffix" : "" }, { "dropping-particle" : "", "family" : "Freeborn", "given" : "Patrick H.", "non-dropping-particle" : "", "parse-names" : false, "suffix" : "" }, { "dropping-particle" : "", "family" : "Holden", "given" : "Zachary A.", "non-dropping-particle" : "", "parse-names" : false, "suffix" : "" }, { "dropping-particle" : "", "family" : "Brown", "given" : "Timothy J.", "non-dropping-particle" : "", "parse-names" : false, "suffix" : "" }, { "dropping-particle" : "", "family" : "Williamson", "given" : "Grant J.", "non-dropping-particle" : "", "parse-names" : false, "suffix" : "" }, { "dropping-particle" : "", "family" : "Bowman", "given" : "David M.J.S.", "non-dropping-particle" : "", "parse-names" : false, "suffix" : "" } ], "container-title" : "Nature Communications", "id" : "ITEM-1", "issued" : { "date-parts" : [ [ "2015" ] ] }, "title" : "Climate-induced variations in global wildfire danger from 1979 to 2013", "translator" : [ { "dropping-particle" : "", "family" : "L6353", "given" : "", "non-dropping-particle" : "", "parse-names" : false, "suffix" : "" } ], "type" : "article-journal" }, "uris" : [ "http://www.mendeley.com/documents/?uuid=8a24a684-b2c6-3d02-a133-0511f79124a3" ] }, { "id" : "ITEM-2", "itemData" : { "DOI" : "10.1126/science.aal4108", "ISSN" : "10959203", "PMID" : "28663495", "abstract" : "Fire is an essential Earth system process that alters ecosystem and atmospheric composition. Here we assessed long-term fire trends using multiple satellite data sets. We found that global burned area declined by 24.3 \u00b1 8.8% over the past 18 years. The estimated decrease in burned area remained robust after adjusting for precipitation variability and was largest in savannas. Agricultural expansion and intensification were primary drivers of declining fire activity. Fewer and smaller fires reduced aerosol concentrations, modified vegetation structure, and increased the magnitude of the terrestrial carbon sink. Fire models were unable to reproduce the pattern and magnitude of observed declines, suggesting that they may overestimate fire emissions in future projections. Using economic and demographic variables, we developed a conceptual model for predicting fire in human-dominated landscapes.", "author" : [ { "dropping-particle" : "", "family" : "Andela", "given" : "N.", "non-dropping-particle" : "", "parse-names" : false, "suffix" : "" }, { "dropping-particle" : "", "family" : "Morton", "given" : "D. C.", "non-dropping-particle" : "", "parse-names" : false, "suffix" : "" }, { "dropping-particle" : "", "family" : "Giglio", "given" : "L.", "non-dropping-particle" : "", "parse-names" : false, "suffix" : "" }, { "dropping-particle" : "", "family" : "Chen", "given" : "Y.", "non-dropping-particle" : "", "parse-names" : false, "suffix" : "" }, { "dropping-particle" : "", "family" : "Werf", "given" : "G. R.", "non-dropping-particle" : "Van Der", "parse-names" : false, "suffix" : "" }, { "dropping-particle" : "", "family" : "Kasibhatla", "given" : "P. S.", "non-dropping-particle" : "", "parse-names" : false, "suffix" : "" }, { "dropping-particle" : "", "family" : "DeFries", "given" : "R. S.", "non-dropping-particle" : "", "parse-names" : false, "suffix" : "" }, { "dropping-particle" : "", "family" : "Collatz", "given" : "G. J.", "non-dropping-particle" : "", "parse-names" : false, "suffix" : "" }, { "dropping-particle" : "", "family" : "Hantson", "given" : "S.", "non-dropping-particle" : "", "parse-names" : false, "suffix" : "" }, { "dropping-particle" : "", "family" : "Kloster", "given" : "S.", "non-dropping-particle" : "", "parse-names" : false, "suffix" : "" }, { "dropping-particle" : "", "family" : "Bachelet", "given" : "D.", "non-dropping-particle" : "", "parse-names" : false, "suffix" : "" }, { "dropping-particle" : "", "family" : "Forrest", "given" : "M.", "non-dropping-particle" : "", "parse-names" : false, "suffix" : "" }, { "dropping-particle" : "", "family" : "Lasslop", "given" : "G.", "non-dropping-particle" : "", "parse-names" : false, "suffix" : "" }, { "dropping-particle" : "", "family" : "Li", "given" : "F.", "non-dropping-particle" : "", "parse-names" : false, "suffix" : "" }, { "dropping-particle" : "", "family" : "Mangeon", "given" : "S.", "non-dropping-particle" : "", "parse-names" : false, "suffix" : "" }, { "dropping-particle" : "", "family" : "Melton", "given" : "J. R.", "non-dropping-particle" : "", "parse-names" : false, "suffix" : "" }, { "dropping-particle" : "", "family" : "Yue", "given" : "C.", "non-dropping-particle" : "", "parse-names" : false, "suffix" : "" }, { "dropping-particle" : "", "family" : "Randerson", "given" : "J. T.", "non-dropping-particle" : "", "parse-names" : false, "suffix" : "" } ], "container-title" : "Science", "id" : "ITEM-2", "issued" : { "date-parts" : [ [ "2017" ] ] }, "page" : "1356\u20131362", "title" : "A human-driven decline in global burned area", "translator" : [ { "dropping-particle" : "", "family" : "L6352", "given" : "", "non-dropping-particle" : "", "parse-names" : false, "suffix" : "" } ], "type" : "article-journal", "volume" : "1356" }, "uris" : [ "http://www.mendeley.com/documents/?uuid=bcae6e5b-1b46-3de9-bc7a-e77dc2f76782" ] }, { "id" : "ITEM-3", "itemData" : { "DOI" : "10.1073/pnas.1802316115", "ISSN" : "10916490", "abstract" : "Western United States wildfire increases have been generally attributed to warming temperatures, either through effects on winter snowpack or summer evaporation. However, near-surface air temperature and evaporative demand are strongly influenced by moisture availability and these interactions and their role in regulating fire activity have never been fully explored. Here we show that previously unnoted declines in summer precipitation from 1979 to 2016 across 31\u201345% of the forested areas in the western United States are strongly associated with burned area variations. The number of wetting rain days (WRD; days with precipitation \u22652.54 mm) during the fire season partially regulated the temperature and subsequent vapor pressure deficit (VPD) previously implicated as a primary driver of annual wildfire area burned. We use path analysis to decompose the relative influence of declining snowpack, rising temperatures, and declining precipitation on observed fire activity increases. After accounting for interactions, the net effect of WRD anomalies on wildfire area burned was more than 2.5 times greater than the net effect of VPD, and both the WRD and VPD effects were substantially greater than the influence of winter snowpack. These results suggest that precipitation during the fire season exerts the strongest control on burned area either directly through its wetting effects or indirectly through feedbacks to VPD. If these trends persist, decreases in summer precipitation and the associated summertime aridity increases would lead to more burned area across the western United States with far-reaching ecological and socioeconomic impacts.", "author" : [ { "dropping-particle" : "", "family" : "Holden", "given" : "Zachary A.", "non-dropping-particle" : "", "parse-names" : false, "suffix" : "" }, { "dropping-particle" : "", "family" : "Swanson", "given" : "Alan", "non-dropping-particle" : "", "parse-names" : false, "suffix" : "" }, { "dropping-particle" : "", "family" : "Luce", "given" : "Charles H.", "non-dropping-particle" : "", "parse-names" : false, "suffix" : "" }, { "dropping-particle" : "", "family" : "Jolly", "given" : "W. Matt", "non-dropping-particle" : "", "parse-names" : false, "suffix" : "" }, { "dropping-particle" : "", "family" : "Maneta", "given" : "Marco", "non-dropping-particle" : "", "parse-names" : false, "suffix" : "" }, { "dropping-particle" : "", "family" : "Oyler", "given" : "Jared W.", "non-dropping-particle" : "", "parse-names" : false, "suffix" : "" }, { "dropping-particle" : "", "family" : "Warren", "given" : "Dyer A.", "non-dropping-particle" : "", "parse-names" : false, "suffix" : "" }, { "dropping-particle" : "", "family" : "Parsons", "given" : "Russell", "non-dropping-particle" : "", "parse-names" : false, "suffix" : "" }, { "dropping-particle" : "", "family" : "Affleck", "given" : "David", "non-dropping-particle" : "", "parse-names" : false, "suffix" : "" } ], "container-title" : "Proceedings of the National Academy of Sciences", "id" : "ITEM-3", "issued" : { "date-parts" : [ [ "2018" ] ] }, "title" : "Decreasing fire season precipitation increased recent western US forest wildfire activity", "translator" : [ { "dropping-particle" : "", "family" : "L6446", "given" : "", "non-dropping-particle" : "", "parse-names" : false, "suffix" : "" } ], "type" : "article-journal" }, "uris" : [ "http://www.mendeley.com/documents/?uuid=7aae43e7-ac53-4527-87ea-ee314802ccc1" ] }, { "id" : "ITEM-4", "itemData" : { "DOI" : "10.1038/s41467-018-06358-z", "ISSN" : "20411723", "abstract" : "The observed trend towards warmer and drier conditions in southern Europe is projected to continue in the next decades, possibly leading to increased risk of large fires. However, an assessment of climate change impacts on fires at and above the 1.5 \u00b0C Paris target is still missing. Here, we estimate future summer burned area in Mediterranean Europe under 1.5, 2, and 3 \u00b0C global warming scenarios, accounting for possible modifications of climate-fire relationships under changed climatic conditions owing to productivity alterations. We found that such modifications could be beneficial, roughly halving the fire-intensifying signals. In any case, the burned area is robustly projected to increase. The higher the warming level is, the larger is the increase of burned area, ranging from ~40% to ~100% across the scenarios. Our results indicate that significant benefits would be obtained if warming were limited to well below 2 \u00b0C.", "author" : [ { "dropping-particle" : "", "family" : "Turco", "given" : "Marco", "non-dropping-particle" : "", "parse-names" : false, "suffix" : "" }, { "dropping-particle" : "", "family" : "Rosa-C\u00e1novas", "given" : "Juan Jos\u00e9", "non-dropping-particle" : "", "parse-names" : false, "suffix" : "" }, { "dropping-particle" : "", "family" : "Bedia", "given" : "Joaqu\u00edn", "non-dropping-particle" : "", "parse-names" : false, "suffix" : "" }, { "dropping-particle" : "", "family" : "Jerez", "given" : "Sonia", "non-dropping-particle" : "", "parse-names" : false, "suffix" : "" }, { "dropping-particle" : "", "family" : "Mont\u00e1vez", "given" : "Juan Pedro", "non-dropping-particle" : "", "parse-names" : false, "suffix" : "" }, { "dropping-particle" : "", "family" : "Llasat", "given" : "Maria Carmen", "non-dropping-particle" : "", "parse-names" : false, "suffix" : "" }, { "dropping-particle" : "", "family" : "Provenzale", "given" : "Antonello", "non-dropping-particle" : "", "parse-names" : false, "suffix" : "" } ], "container-title" : "Nature Communications", "id" : "ITEM-4", "issued" : { "date-parts" : [ [ "2018" ] ] }, "title" : "Exacerbated fires in Mediterranean Europe due to anthropogenic warming projected with non-stationary climate-fire models", "translator" : [ { "dropping-particle" : "", "family" : "L6176", "given" : "", "non-dropping-particle" : "", "parse-names" : false, "suffix" : "" } ], "type" : "article-journal" }, "uris" : [ "http://www.mendeley.com/documents/?uuid=1a8e4778-edb1-32f3-8f67-966681205d38" ] }, { "id" : "ITEM-5", "itemData" : { "DOI" : "10.5194/bg-16-3883-2019", "author" : [ { "dropping-particle" : "", "family" : "Teckentrup", "given" : "L", "non-dropping-particle" : "", "parse-names" : false, "suffix" : "" }, { "dropping-particle" : "", "family" : "Harrison", "given" : "S P", "non-dropping-particle" : "", "parse-names" : false, "suffix" : "" }, { "dropping-particle" : "", "family" : "Hantson", "given" : "S", "non-dropping-particle" : "", "parse-names" : false, "suffix" : "" }, { "dropping-particle" : "", "family" : "Heil", "given" : "A", "non-dropping-particle" : "", "parse-names" : false, "suffix" : "" }, { "dropping-particle" : "", "family" : "Melton", "given" : "J R", "non-dropping-particle" : "", "parse-names" : false, "suffix" : "" }, { "dropping-particle" : "", "family" : "Forrest", "given" : "M", "non-dropping-particle" : "", "parse-names" : false, "suffix" : "" }, { "dropping-particle" : "", "family" : "Li", "given" : "F", "non-dropping-particle" : "", "parse-names" : false, "suffix" : "" }, { "dropping-particle" : "", "family" : "Yue", "given" : "C", "non-dropping-particle" : "", "parse-names" : false, "suffix" : "" }, { "dropping-particle" : "", "family" : "Arneth", "given" : "A", "non-dropping-particle" : "", "parse-names" : false, "suffix" : "" }, { "dropping-particle" : "", "family" : "Hickler", "given" : "T", "non-dropping-particle" : "", "parse-names" : false, "suffix" : "" }, { "dropping-particle" : "", "family" : "Sitch", "given" : "S", "non-dropping-particle" : "", "parse-names" : false, "suffix" : "" }, { "dropping-particle" : "", "family" : "Lasslop", "given" : "G", "non-dropping-particle" : "", "parse-names" : false, "suffix" : "" } ], "container-title" : "Biogeosciences", "id" : "ITEM-5", "issue" : "19", "issued" : { "date-parts" : [ [ "2019" ] ] }, "page" : "3883-3910", "title" : "Response of simulated burned area to historical changes in environmental and anthropogenic factors: a comparison of seven fire models", "translator" : [ { "dropping-particle" : "", "family" : "L6251", "given" : "", "non-dropping-particle" : "", "parse-names" : false, "suffix" : "" } ], "type" : "article-journal", "volume" : "16" }, "uris" : [ "http://www.mendeley.com/documents/?uuid=7d1e1a7c-0040-4133-9e16-3d141ecb5f99" ] }, { "id" : "ITEM-6", "itemData" : { "DOI" : "10.1038/s43017-020-0085-3", "ISSN" : "2662-138X", "abstract" : "Vegetation fires are an essential component of the Earth system but can also cause substantial economic losses, severe air pollution, human mortality and environmental damage. Contemporary fire regimes are increasingly impacted by human activities and climate change, but, owing to the complex fire\u2013human\u2013climate interactions and incomplete historical or long-term datasets, it is difficult to detect and project fire-regime trajectories. In this Review, we describe recent global and regional trends in fire activity and examine projections for fire regimes in the near future. Although there are large uncertainties, it is likely that the economic and environmental impacts of vegetation fires will worsen as a result of anthropogenic climate change. These effects will be particularly prominent in flammable forests in populated temperate zones, the sparsely inhabited flammable boreal zone and fire-sensitive tropical rainforests, and will contribute to greenhouse gas emissions. The impacts of increased fire activity can be mitigated through effective stewardship of fire regimes, which should be achieved through evidence-based fire management that incorporates indigenous and local knowledge, combined with planning and design of natural and urban landscapes. Increasing transdisciplinary research is needed to fully understand how Anthropocene fire regimes are changing and how humans must adapt.", "author" : [ { "dropping-particle" : "", "family" : "Bowman", "given" : "David M. J. S.", "non-dropping-particle" : "", "parse-names" : false, "suffix" : "" }, { "dropping-particle" : "", "family" : "Kolden", "given" : "Crystal A.", "non-dropping-particle" : "", "parse-names" : false, "suffix" : "" }, { "dropping-particle" : "", "family" : "Abatzoglou", "given" : "John T.", "non-dropping-particle" : "", "parse-names" : false, "suffix" : "" }, { "dropping-particle" : "", "family" : "Johnston", "given" : "Fay H.", "non-dropping-particle" : "", "parse-names" : false, "suffix" : "" }, { "dropping-particle" : "", "family" : "Werf", "given" : "Guido R.", "non-dropping-particle" : "van der", "parse-names" : false, "suffix" : "" }, { "dropping-particle" : "", "family" : "Flannigan", "given" : "Mike", "non-dropping-particle" : "", "parse-names" : false, "suffix" : "" } ], "container-title" : "Nature Reviews Earth &amp; Environment", "id" : "ITEM-6", "issue" : "10", "issued" : { "date-parts" : [ [ "2020", "10", "18" ] ] }, "page" : "500-515", "title" : "Vegetation fires in the Anthropocene", "translator" : [ { "dropping-particle" : "", "family" : "L7261", "given" : "", "non-dropping-particle" : "", "parse-names" : false, "suffix" : "" } ], "type" : "article-journal", "volume" : "1" }, "uris" : [ "http://www.mendeley.com/documents/?uuid=782e20d6-24f8-40ee-88b4-560bd4e5ea84" ] } ], "mendeley" : { "formattedCitation" : "(Jolly et al., 2015; Andela et al., 2017; Holden et al., 2018b; Turco et al., 2018; Teckentrup et al., 2019; Bowman et al., 2020)", "plainTextFormattedCitation" : "(Jolly et al., 2015; Andela et al., 2017; Holden et al., 2018b; Turco et al., 2018; Teckentrup et al., 2019; Bowman et al., 2020)", "previouslyFormattedCitation" : "(Jolly et al., 2015; Andela et al., 2017; Holden et al., 2018b; Turco et al., 2018; Teckentrup et al., 2019; Bowman et al., 2020)"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(Jolly et al., 2015; Andela et al., 2017; Holden et al., 2018b; Turco et al., 2018; Teckentrup et al., 2019; Bowman et al., 2020)</w:t>
      </w:r>
      <w:r w:rsidRPr="001E7A27">
        <w:rPr>
          <w:color w:val="000000" w:themeColor="text1"/>
          <w:lang w:val="en-GB" w:eastAsia="en-US"/>
        </w:rPr>
        <w:fldChar w:fldCharType="end"/>
      </w:r>
      <w:r w:rsidRPr="001E7A27">
        <w:rPr>
          <w:color w:val="000000" w:themeColor="text1"/>
          <w:lang w:val="en-GB" w:eastAsia="zh-CN"/>
        </w:rPr>
        <w:t xml:space="preserve">, </w:t>
      </w:r>
      <w:r w:rsidRPr="001E7A27">
        <w:rPr>
          <w:color w:val="000000" w:themeColor="text1"/>
          <w:lang w:val="en-GB" w:eastAsia="en-US"/>
        </w:rPr>
        <w:t xml:space="preserve">as well as </w:t>
      </w:r>
      <w:r w:rsidRPr="001E7A27">
        <w:rPr>
          <w:color w:val="000000" w:themeColor="text1"/>
          <w:lang w:val="en-GB" w:eastAsia="zh-CN"/>
        </w:rPr>
        <w:t>ch</w:t>
      </w:r>
      <w:r w:rsidRPr="001E7A27">
        <w:rPr>
          <w:color w:val="000000" w:themeColor="text1"/>
          <w:lang w:val="en-GB" w:eastAsia="en-US"/>
        </w:rPr>
        <w:t xml:space="preserve">anging frequency of lightning in the boreal region </w:t>
      </w:r>
      <w:commentRangeStart w:id="1610"/>
      <w:commentRangeStart w:id="1611"/>
      <w:r w:rsidRPr="001E7A27">
        <w:rPr>
          <w:color w:val="000000" w:themeColor="text1"/>
          <w:lang w:val="en-GB" w:eastAsia="en-US"/>
        </w:rPr>
        <w:fldChar w:fldCharType="begin" w:fldLock="1"/>
      </w:r>
      <w:r w:rsidR="00BC2C5E" w:rsidRPr="001E7A27">
        <w:rPr>
          <w:color w:val="000000" w:themeColor="text1"/>
          <w:lang w:val="en-GB" w:eastAsia="en-US"/>
        </w:rPr>
        <w:instrText>ADDIN CSL_CITATION { "citationItems" : [ { "id" : "ITEM-1", "itemData" : { "DOI" : "10.1038/ncomms8537", "ISSN" : "20411723", "abstract" : "Climate strongly influences global wildfire activity, and recent wildfire surges may signal fire weather-induced pyrogeographic shifts. Here we use three daily global climate data sets and three fire danger indices to develop a simple annual metric of fire weather season length, and map spatio-temporal trends from 1979 to 2013. We show that fire weather seasons have lengthened across 29.6 million km&lt;sup&gt;2&lt;/sup&gt; (25.3%) of the Earth's vegetated surface, resulting in an 18.7% increase in global mean fire weather season length. We also show a doubling (108.1% increase) of global burnable area affected by long fire weather seasons (&gt;1.0 \u03c3 above the historical mean) and an increased global frequency of long fire weather seasons across 62.4 million km&lt;sup&gt;2&lt;/sup&gt; (53.4%) during the second half of the study period. If these fire weather changes are coupled with ignition sources and available fuel, they could markedly impact global ecosystems, societies, economies and climate.", "author" : [ { "dropping-particle" : "", "family" : "Jolly", "given" : "W. Matt", "non-dropping-particle" : "", "parse-names" : false, "suffix" : "" }, { "dropping-particle" : "", "family" : "Cochrane", "given" : "Mark A.", "non-dropping-particle" : "", "parse-names" : false, "suffix" : "" }, { "dropping-particle" : "", "family" : "Freeborn", "given" : "Patrick H.", "non-dropping-particle" : "", "parse-names" : false, "suffix" : "" }, { "dropping-particle" : "", "family" : "Holden", "given" : "Zachary A.", "non-dropping-particle" : "", "parse-names" : false, "suffix" : "" }, { "dropping-particle" : "", "family" : "Brown", "given" : "Timothy J.", "non-dropping-particle" : "", "parse-names" : false, "suffix" : "" }, { "dropping-particle" : "", "family" : "Williamson", "given" : "Grant J.", "non-dropping-particle" : "", "parse-names" : false, "suffix" : "" }, { "dropping-particle" : "", "family" : "Bowman", "given" : "David M.J.S.", "non-dropping-particle" : "", "parse-names" : false, "suffix" : "" } ], "container-title" : "Nature Communications", "id" : "ITEM-1", "issued" : { "date-parts" : [ [ "2015" ] ] }, "title" : "Climate-induced variations in global wildfire danger from 1979 to 2013", "translator" : [ { "dropping-particle" : "", "family" : "L6353", "given" : "", "non-dropping-particle" : "", "parse-names" : false, "suffix" : "" } ], "type" : "article-journal" }, "uris" : [ "http://www.mendeley.com/documents/?uuid=8a24a684-b2c6-3d02-a133-0511f79124a3", "http://www.mendeley.com/documents/?uuid=6ea4f99f-9f88-4587-9c7d-57f209a14241" ] }, { "id" : "ITEM-2", "itemData" : { "DOI" : "10.1038/s41467-018-06358-z", "ISSN" : "20411723", "abstract" : "The observed trend towards warmer and drier conditions in southern Europe is projected to continue in the next decades, possibly leading to increased risk of large fires. However, an assessment of climate change impacts on fires at and above the 1.5 \u00b0C Paris target is still missing. Here, we estimate future summer burned area in Mediterranean Europe under 1.5, 2, and 3 \u00b0C global warming scenarios, accounting for possible modifications of climate-fire relationships under changed climatic conditions owing to productivity alterations. We found that such modifications could be beneficial, roughly halving the fire-intensifying signals. In any case, the burned area is robustly projected to increase. The higher the warming level is, the larger is the increase of burned area, ranging from ~40% to ~100% across the scenarios. Our results indicate that significant benefits would be obtained if warming were limited to well below 2 \u00b0C.", "author" : [ { "dropping-particle" : "", "family" : "Turco", "given" : "Marco", "non-dropping-particle" : "", "parse-names" : false, "suffix" : "" }, { "dropping-particle" : "", "family" : "Rosa-C\u00e1novas", "given" : "Juan Jos\u00e9", "non-dropping-particle" : "", "parse-names" : false, "suffix" : "" }, { "dropping-particle" : "", "family" : "Bedia", "given" : "Joaqu\u00edn", "non-dropping-particle" : "", "parse-names" : false, "suffix" : "" }, { "dropping-particle" : "", "family" : "Jerez", "given" : "Sonia", "non-dropping-particle" : "", "parse-names" : false, "suffix" : "" }, { "dropping-particle" : "", "family" : "Mont\u00e1vez", "given" : "Juan Pedro", "non-dropping-particle" : "", "parse-names" : false, "suffix" : "" }, { "dropping-particle" : "", "family" : "Llasat", "given" : "Maria Carmen", "non-dropping-particle" : "", "parse-names" : false, "suffix" : "" }, { "dropping-particle" : "", "family" : "Provenzale", "given" : "Antonello", "non-dropping-particle" : "", "parse-names" : false, "suffix" : "" } ], "container-title" : "Nature Communications", "id" : "ITEM-2", "issued" : { "date-parts" : [ [ "2018" ] ] }, "title" : "Exacerbated fires in Mediterranean Europe due to anthropogenic warming projected with non-stationary climate-fire models", "translator" : [ { "dropping-particle" : "", "family" : "L6176", "given" : "", "non-dropping-particle" : "", "parse-names" : false, "suffix" : "" } ], "type" : "article-journal" }, "uris" : [ "http://www.mendeley.com/documents/?uuid=1a8e4778-edb1-32f3-8f67-966681205d38", "http://www.mendeley.com/documents/?uuid=e7f5c8e6-24d2-4329-bd11-f1b75f39f217" ] }, { "id" : "ITEM-3", "itemData" : { "DOI" : "10.1038/s41559-016-0058", "ISSN" : "2397334X", "abstract" : "Extreme wildfires have substantial economic, social and environmental impacts, but there is uncertainty whether such events are inevitable features of the Earth's fire ecology or a legacy of poor management and planning. We identify 478 extreme wildfire events defined as the daily clusters of fire radiative power from MODIS, within a global 10 \u00d7 10 km lattice, between 2002 and 2013, which exceeded the 99.997th percentile of over 23 million cases of the FRP 100 km 2 in the MODIS record. These events are globally distributed across all flammable biomes, and are strongly associated with extreme fire weather conditions. Extreme wildfire events reported as being economically or socially disastrous (n = 144) were concentrated in suburban areas in flammable-forested biomes of the western United States and southeastern Australia, noting potential biases in reporting and the absence of globally comprehensive data of fire disasters. Climate change projections suggest an increase in days conducive to extreme wildfire events by 20 to 50% in these disaster-prone landscapes, with sharper increases in the subtropical Southern Hemisphere and European Mediterranean Basin.", "author" : [ { "dropping-particle" : "", "family" : "Bowman", "given" : "David M.J.S.", "non-dropping-particle" : "", "parse-names" : false, "suffix" : "" }, { "dropping-particle" : "", "family" : "Williamson", "given" : "Grant J.", "non-dropping-particle" : "", "parse-names" : false, "suffix" : "" }, { "dropping-particle" : "", "family" : "Abatzoglou", "given" : "John T.", "non-dropping-particle" : "", "parse-names" : false, "suffix" : "" }, { "dropping-particle" : "", "family" : "Kolden", "given" : "Crystal A.", "non-dropping-particle" : "", "parse-names" : false, "suffix" : "" }, { "dropping-particle" : "", "family" : "Cochrane", "given" : "Mark A.", "non-dropping-particle" : "", "parse-names" : false, "suffix" : "" }, { "dropping-particle" : "", "family" : "Smith", "given" : "Alistair M.S.", "non-dropping-particle" : "", "parse-names" : false, "suffix" : "" } ], "container-title" : "Nature Ecology &amp; Evolution", "id" : "ITEM-3", "issued" : { "date-parts" : [ [ "2017" ] ] }, "title" : "Human exposure and sensitivity to globally extreme wildfire events", "translator" : [ { "dropping-particle" : "", "family" : "L6354", "given" : "", "non-dropping-particle" : "", "parse-names" : false, "suffix" : "" } ], "type" : "article-journal" }, "uris" : [ "http://www.mendeley.com/documents/?uuid=6d57b7ae-3388-3030-bdbd-e1065489a921", "http://www.mendeley.com/documents/?uuid=dfe73143-8947-4543-93a6-177f71722ec6" ] }, { "id" : "ITEM-4", "itemData" : { "DOI" : "10.1038/nclimate3329", "ISSN" : "17586798", "abstract" : "Changes in climate and fire regimes are transforming the boreal forest, the world's largest biome. Boreal North America recently experienced two years with large burned area: 2014 in the Northwest Territories and 2015 in Alaska. Here we use climate, lightning, fire and vegetation data sets to assess the mechanisms contributing to large fire years. We find that lightning ignitions have increased since 1975, and that the 2014 and 2015 events coincided with a record number of lightning ignitions and exceptionally high levels of burning near the northern treeline. Lightning ignition explained more than 55% of the interannual variability in burned area, and was correlated with temperature and precipitation, which are projected to increase by mid-century. The analysis shows that lightning drives interannual and long-term ignition and burned area dynamics in boreal North America, and implies future ignition increases may increase carbon loss while accelerating the northward expansion of boreal forest.", "author" : [ { "dropping-particle" : "", "family" : "Veraverbeke", "given" : "Sander", "non-dropping-particle" : "", "parse-names" : false, "suffix" : "" }, { "dropping-particle" : "", "family" : "Rogers", "given" : "Brendan M.", "non-dropping-particle" : "", "parse-names" : false, "suffix" : "" }, { "dropping-particle" : "", "family" : "Goulden", "given" : "Mike L.", "non-dropping-particle" : "", "parse-names" : false, "suffix" : "" }, { "dropping-particle" : "", "family" : "Jandt", "given" : "Randi R.", "non-dropping-particle" : "", "parse-names" : false, "suffix" : "" }, { "dropping-particle" : "", "family" : "Miller", "given" : "Charles E.", "non-dropping-particle" : "", "parse-names" : false, "suffix" : "" }, { "dropping-particle" : "", "family" : "Wiggins", "given" : "Elizabeth B.", "non-dropping-particle" : "", "parse-names" : false, "suffix" : "" }, { "dropping-particle" : "", "family" : "Randerson", "given" : "James T.", "non-dropping-particle" : "", "parse-names" : false, "suffix" : "" } ], "container-title" : "Nature Climate Change", "id" : "ITEM-4", "issued" : { "date-parts" : [ [ "2017" ] ] }, "title" : "Lightning as a major driver of recent large fire years in North American boreal forests", "translator" : [ { "dropping-particle" : "", "family" : "L6265", "given" : "", "non-dropping-particle" : "", "parse-names" : false, "suffix" : "" } ], "type" : "article-journal" }, "uris" : [ "http://www.mendeley.com/documents/?uuid=be375395-e78b-4b21-86b0-1f7977ae94fd", "http://www.mendeley.com/documents/?uuid=57dd41c9-8ded-3744-b146-14a43c97412b" ] }, { "id" : "ITEM-5", "itemData" : { "DOI" : "10.1073/pnas.1802316115", "ISSN" : "10916490", "abstract" : "Western United States wildfire increases have been generally attributed to warming temperatures, either through effects on winter snowpack or summer evaporation. However, near-surface air temperature and evaporative demand are strongly influenced by moisture availability and these interactions and their role in regulating fire activity have never been fully explored. Here we show that previously unnoted declines in summer precipitation from 1979 to 2016 across 31\u201345% of the forested areas in the western United States are strongly associated with burned area variations. The number of wetting rain days (WRD; days with precipitation \u22652.54 mm) during the fire season partially regulated the temperature and subsequent vapor pressure deficit (VPD) previously implicated as a primary driver of annual wildfire area burned. We use path analysis to decompose the relative influence of declining snowpack, rising temperatures, and declining precipitation on observed fire activity increases. After accounting for interactions, the net effect of WRD anomalies on wildfire area burned was more than 2.5 times greater than the net effect of VPD, and both the WRD and VPD effects were substantially greater than the influence of winter snowpack. These results suggest that precipitation during the fire season exerts the strongest control on burned area either directly through its wetting effects or indirectly through feedbacks to VPD. If these trends persist, decreases in summer precipitation and the associated summertime aridity increases would lead to more burned area across the western United States with far-reaching ecological and socioeconomic impacts.", "author" : [ { "dropping-particle" : "", "family" : "Holden", "given" : "Zachary A.", "non-dropping-particle" : "", "parse-names" : false, "suffix" : "" }, { "dropping-particle" : "", "family" : "Swanson", "given" : "Alan", "non-dropping-particle" : "", "parse-names" : false, "suffix" : "" }, { "dropping-particle" : "", "family" : "Luce", "given" : "Charles H.", "non-dropping-particle" : "", "parse-names" : false, "suffix" : "" }, { "dropping-particle" : "", "family" : "Jolly", "given" : "W. Matt", "non-dropping-particle" : "", "parse-names" : false, "suffix" : "" }, { "dropping-particle" : "", "family" : "Maneta", "given" : "Marco", "non-dropping-particle" : "", "parse-names" : false, "suffix" : "" }, { "dropping-particle" : "", "family" : "Oyler", "given" : "Jared W.", "non-dropping-particle" : "", "parse-names" : false, "suffix" : "" }, { "dropping-particle" : "", "family" : "Warren", "given" : "Dyer A.", "non-dropping-particle" : "", "parse-names" : false, "suffix" : "" }, { "dropping-particle" : "", "family" : "Parsons", "given" : "Russell", "non-dropping-particle" : "", "parse-names" : false, "suffix" : "" }, { "dropping-particle" : "", "family" : "Affleck", "given" : "David", "non-dropping-particle" : "", "parse-names" : false, "suffix" : "" } ], "container-title" : "Proceedings of the National Academy of Sciences", "id" : "ITEM-5", "issued" : { "date-parts" : [ [ "2018" ] ] }, "title" : "Decreasing fire season precipitation increased recent western US forest wildfire activity", "translator" : [ { "dropping-particle" : "", "family" : "L6446", "given" : "", "non-dropping-particle" : "", "parse-names" : false, "suffix" : "" } ], "type" : "article-journal" }, "uris" : [ "http://www.mendeley.com/documents/?uuid=7aae43e7-ac53-4527-87ea-ee314802ccc1", "http://www.mendeley.com/documents/?uuid=d577d304-8121-31ef-8109-94b0631a3dac", "http://www.mendeley.com/documents/?uuid=4f6ebd7f-0d9a-4412-b524-8ec82e99a5af" ] } ], "mendeley" : { "formattedCitation" : "(Jolly et al., 2015; Bowman et al., 2017; Veraverbeke et al., 2017; Holden et al., 2018b; Turco et al., 2018)", "manualFormatting" : "(Veraverbeke et al., 2017)", "plainTextFormattedCitation" : "(Jolly et al., 2015; Bowman et al., 2017; Veraverbeke et al., 2017; Holden et al., 2018b; Turco et al., 2018)", "previouslyFormattedCitation" : "(Jolly et al., 2015; Bowman et al., 2017; Veraverbeke et al., 2017; Holden et al., 2018b; Turco et al., 2018)"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(Veraverbeke et al., 2017)</w:t>
      </w:r>
      <w:r w:rsidRPr="001E7A27">
        <w:rPr>
          <w:color w:val="000000" w:themeColor="text1"/>
          <w:lang w:val="en-GB" w:eastAsia="en-US"/>
        </w:rPr>
        <w:fldChar w:fldCharType="end"/>
      </w:r>
      <w:commentRangeEnd w:id="1610"/>
      <w:commentRangeEnd w:id="1611"/>
      <w:r w:rsidR="00621B61" w:rsidRPr="001E7A27">
        <w:rPr>
          <w:rStyle w:val="CommentReference"/>
          <w:lang w:val="en-GB"/>
        </w:rPr>
        <w:commentReference w:id="1610"/>
      </w:r>
      <w:r w:rsidR="00025FA2" w:rsidRPr="001E7A27">
        <w:rPr>
          <w:rStyle w:val="CommentReference"/>
          <w:lang w:val="en-GB"/>
        </w:rPr>
        <w:commentReference w:id="1611"/>
      </w:r>
      <w:r w:rsidRPr="001E7A27">
        <w:rPr>
          <w:color w:val="000000" w:themeColor="text1"/>
          <w:lang w:val="en-GB" w:eastAsia="en-US"/>
        </w:rPr>
        <w:t xml:space="preserve">. </w:t>
      </w:r>
      <w:r w:rsidRPr="001E7A27">
        <w:rPr>
          <w:lang w:val="en-GB" w:eastAsia="zh-CN"/>
        </w:rPr>
        <w:t xml:space="preserve">In addition to changes in the burned area, fire dynamics could affect </w:t>
      </w:r>
      <w:ins w:id="1612" w:author="Soapbox" w:date="2021-07-17T04:51:00Z">
        <w:r w:rsidR="001E3FDE" w:rsidRPr="001E7A27">
          <w:rPr>
            <w:lang w:val="en-GB" w:eastAsia="zh-CN"/>
          </w:rPr>
          <w:t xml:space="preserve">the </w:t>
        </w:r>
      </w:ins>
      <w:r w:rsidRPr="001E7A27">
        <w:rPr>
          <w:lang w:val="en-GB" w:eastAsia="zh-CN"/>
        </w:rPr>
        <w:t>trend in land-atmosphere CO</w:t>
      </w:r>
      <w:r w:rsidRPr="001E7A27">
        <w:rPr>
          <w:vertAlign w:val="subscript"/>
          <w:lang w:val="en-GB" w:eastAsia="zh-CN"/>
        </w:rPr>
        <w:t>2</w:t>
      </w:r>
      <w:r w:rsidRPr="001E7A27">
        <w:rPr>
          <w:lang w:val="en-GB" w:eastAsia="zh-CN"/>
        </w:rPr>
        <w:t xml:space="preserve"> exchange indirectly through increasing concentration of air pollutants </w:t>
      </w:r>
      <w:commentRangeStart w:id="1613"/>
      <w:r w:rsidRPr="001E7A27">
        <w:rPr>
          <w:lang w:val="en-GB" w:eastAsia="zh-CN"/>
        </w:rPr>
        <w:fldChar w:fldCharType="begin" w:fldLock="1"/>
      </w:r>
      <w:r w:rsidR="00747167" w:rsidRPr="001E7A27">
        <w:rPr>
          <w:lang w:val="en-GB" w:eastAsia="zh-CN"/>
        </w:rPr>
        <w:instrText>ADDIN CSL_CITATION { "citationItems" : [ { "id" : "ITEM-1", "itemData" : { "DOI" : "10.1007/s40641-019-00128-9", "ISSN" : "21986061", "abstract" : "Purpose of Review: Understanding of how fire affects the carbon cycle and climate is crucial for climate change adaptation and mitigation strategies. As those are often based on Earth system model simulations, we identify recent progress and research needs that can improve the model representation of fire and its impacts. Recent Findings: New constraints of fire effects on the carbon cycle and climate are provided by the quantification of the carbon ages and effects of vegetation types and traits. For global scale modelling, the low understanding of the human\u2013fire relationship is limiting. Summary: Recent developments allow improvements in Earth system models with respect to the influences of vegetation on climate, peatland burning and the pyrogenic carbon cycle. Better understanding of human influences is required. Given the impacts of fire on carbon storage and climate, thorough understanding of the effects of fire in the Earth system is crucial to support climate change mitigation and adaptation.", "author" : [ { "dropping-particle" : "", "family" : "Lasslop", "given" : "Gitta", "non-dropping-particle" : "", "parse-names" : false, "suffix" : "" }, { "dropping-particle" : "", "family" : "Coppola", "given" : "Alysha I.", "non-dropping-particle" : "", "parse-names" : false, "suffix" : "" }, { "dropping-particle" : "", "family" : "Voulgarakis", "given" : "Apostolos", "non-dropping-particle" : "", "parse-names" : false, "suffix" : "" }, { "dropping-particle" : "", "family" : "Yue", "given" : "Chao", "non-dropping-particle" : "", "parse-names" : false, "suffix" : "" }, { "dropping-particle" : "", "family" : "Veraverbeke", "given" : "Sander", "non-dropping-particle" : "", "parse-names" : false, "suffix" : "" } ], "container-title" : "Current Climate Change Reports", "id" : "ITEM-1", "issue" : "2", "issued" : { "date-parts" : [ [ "2019" ] ] }, "title" : "Influence of Fire on the Carbon Cycle and Climate", "translator" : [ { "dropping-particle" : "", "family" : "L6829", "given" : "", "non-dropping-particle" : "", "parse-names" : false, "suffix" : "" } ], "type" : "article", "volume" : "5" }, "uris" : [ "http://www.mendeley.com/documents/?uuid=45222716-2f5e-321f-a101-f3dfb7cd6948" ] }, { "id" : "ITEM-2", "itemData" : { "DOI" : "10.1038/s41467-018-07921-4", "ISSN" : "20411723", "abstract" : "Fire emissions generate air pollutants ozone (O 3 ) and aerosols that influence the land carbon cycle. Surface O 3 damages vegetation photosynthesis through stomatal uptake, while aerosols influence photosynthesis by increasing diffuse radiation. Here we combine several state-of-the-art models and multiple measurement datasets to assess the net impacts of fire-induced O 3 damage and the aerosol diffuse fertilization effect on gross primary productivity (GPP) for the 2002\u20132011 period. With all emissions except fires, O 3 decreases global GPP by 4.0 \u00b1 1.9 Pg C yr \u22121 while aerosols increase GPP by 1.0 \u00b1 0.2 Pg C yr \u22121 with contrasting spatial impacts. Inclusion of fire pollution causes a further GPP reduction of 0.86 \u00b1 0.74 Pg C yr \u22121 during 2002\u20132011, resulting from a reduction of 0.91 \u00b1 0.44 Pg C yr \u22121 by O 3 and an increase of 0.05 \u00b1 0.30 Pg C yr \u22121 by aerosols. The net negative impact of fire pollution poses an increasing threat to ecosystem productivity in a warming future world.", "author" : [ { "dropping-particle" : "", "family" : "Yue", "given" : "Xu", "non-dropping-particle" : "", "parse-names" : false, "suffix" : "" }, { "dropping-particle" : "", "family" : "Unger", "given" : "Nadine", "non-dropping-particle" : "", "parse-names" : false, "suffix" : "" } ], "container-title" : "Nature Communications", "id" : "ITEM-2", "issued" : { "date-parts" : [ [ "2018" ] ] }, "title" : "Fire air pollution reduces global terrestrial productivity", "translator" : [ { "dropping-particle" : "", "family" : "L6390", "given" : "", "non-dropping-particle" : "", "parse-names" : false, "suffix" : "" } ], "type" : "article-journal" }, "uris" : [ "http://www.mendeley.com/documents/?uuid=2a549c87-5ff1-4f2a-a48d-633ded20a129" ] } ], "mendeley" : { "formattedCitation" : "(Yue and Unger, 2018; Lasslop et al., 2019)", "manualFormatting" : "(Yue and Unger, 2018; Lasslop et al., 2019", "plainTextFormattedCitation" : "(Yue and Unger, 2018; Lasslop et al., 2019)", "previouslyFormattedCitation" : "(Yue and Unger, 2018; Lasslop et al., 2019)" }, "properties" : { "noteIndex" : 0 }, "schema" : "https://github.com/citation-style-language/schema/raw/master/csl-citation.json" }</w:instrText>
      </w:r>
      <w:r w:rsidRPr="001E7A27">
        <w:rPr>
          <w:lang w:val="en-GB" w:eastAsia="zh-CN"/>
        </w:rPr>
        <w:fldChar w:fldCharType="separate"/>
      </w:r>
      <w:r w:rsidR="00025FA2" w:rsidRPr="001E7A27">
        <w:rPr>
          <w:noProof/>
          <w:lang w:val="en-GB" w:eastAsia="zh-CN"/>
        </w:rPr>
        <w:t>(</w:t>
      </w:r>
      <w:ins w:id="1614" w:author="Soapbox" w:date="2021-07-17T04:51:00Z">
        <w:r w:rsidR="001E3FDE" w:rsidRPr="001E7A27">
          <w:rPr>
            <w:lang w:val="en-GB" w:eastAsia="zh-CN"/>
          </w:rPr>
          <w:t>see Section 6.3.4 for impacts of ozone and aerosol on the carbon cycle</w:t>
        </w:r>
        <w:r w:rsidR="001E3FDE" w:rsidRPr="001E7A27">
          <w:rPr>
            <w:noProof/>
            <w:lang w:val="en-GB" w:eastAsia="zh-CN"/>
          </w:rPr>
          <w:t xml:space="preserve">; </w:t>
        </w:r>
      </w:ins>
      <w:r w:rsidR="00025FA2" w:rsidRPr="001E7A27">
        <w:rPr>
          <w:noProof/>
          <w:lang w:val="en-GB" w:eastAsia="zh-CN"/>
        </w:rPr>
        <w:t>Yue and Unger, 2018; Lasslop et al., 2019</w:t>
      </w:r>
      <w:r w:rsidRPr="001E7A27">
        <w:rPr>
          <w:lang w:val="en-GB" w:eastAsia="zh-CN"/>
        </w:rPr>
        <w:fldChar w:fldCharType="end"/>
      </w:r>
      <w:commentRangeEnd w:id="1613"/>
      <w:r w:rsidR="00025FA2" w:rsidRPr="001E7A27">
        <w:rPr>
          <w:rStyle w:val="CommentReference"/>
          <w:lang w:val="en-GB"/>
        </w:rPr>
        <w:commentReference w:id="1613"/>
      </w:r>
      <w:del w:id="1615" w:author="Soapbox" w:date="2021-07-17T04:51:00Z">
        <w:r w:rsidRPr="001E7A27" w:rsidDel="001E3FDE">
          <w:rPr>
            <w:lang w:val="en-GB" w:eastAsia="zh-CN"/>
          </w:rPr>
          <w:delText>; see Section 6.3.4 for impacts of ozone and aerosol on the carbon cycle</w:delText>
        </w:r>
      </w:del>
      <w:r w:rsidRPr="001E7A27">
        <w:rPr>
          <w:lang w:val="en-GB" w:eastAsia="zh-CN"/>
        </w:rPr>
        <w:t xml:space="preserve">).  </w:t>
      </w:r>
    </w:p>
    <w:p w14:paraId="534795B9" w14:textId="77777777" w:rsidR="008D65F5" w:rsidRPr="001E7A27" w:rsidRDefault="008D65F5" w:rsidP="005C7F25">
      <w:pPr>
        <w:pStyle w:val="AR6BodyText"/>
        <w:rPr>
          <w:lang w:val="en-GB" w:eastAsia="zh-CN"/>
        </w:rPr>
      </w:pPr>
    </w:p>
    <w:p w14:paraId="7C47CCB2" w14:textId="6321D855" w:rsidR="008D65F5" w:rsidRPr="001E7A27" w:rsidRDefault="008D65F5" w:rsidP="005C7F25">
      <w:pPr>
        <w:pStyle w:val="AR6BodyText"/>
        <w:rPr>
          <w:lang w:val="en-GB" w:eastAsia="en-US"/>
        </w:rPr>
      </w:pPr>
      <w:r w:rsidRPr="001E7A27">
        <w:rPr>
          <w:lang w:val="en-GB" w:eastAsia="en-US"/>
        </w:rPr>
        <w:t xml:space="preserve">Significant uncertainties remain </w:t>
      </w:r>
      <w:del w:id="1616" w:author="Soapbox" w:date="2021-07-17T04:59:00Z">
        <w:r w:rsidRPr="001E7A27" w:rsidDel="00E73A0C">
          <w:rPr>
            <w:lang w:val="en-GB" w:eastAsia="en-US"/>
          </w:rPr>
          <w:delText>on</w:delText>
        </w:r>
      </w:del>
      <w:ins w:id="1617" w:author="Soapbox" w:date="2021-07-17T04:59:00Z">
        <w:r w:rsidR="00E73A0C" w:rsidRPr="001E7A27">
          <w:rPr>
            <w:lang w:val="en-GB" w:eastAsia="en-US"/>
          </w:rPr>
          <w:t xml:space="preserve">for </w:t>
        </w:r>
      </w:ins>
      <w:ins w:id="1618" w:author="Soapbox" w:date="2021-07-17T04:53:00Z">
        <w:r w:rsidR="00A2044C" w:rsidRPr="001E7A27">
          <w:rPr>
            <w:lang w:val="en-GB" w:eastAsia="en-US"/>
          </w:rPr>
          <w:t>the</w:t>
        </w:r>
      </w:ins>
      <w:r w:rsidRPr="001E7A27">
        <w:rPr>
          <w:lang w:val="en-GB" w:eastAsia="en-US"/>
        </w:rPr>
        <w:t xml:space="preserve"> land CO</w:t>
      </w:r>
      <w:r w:rsidRPr="001E7A27">
        <w:rPr>
          <w:vertAlign w:val="subscript"/>
          <w:lang w:val="en-GB" w:eastAsia="en-US"/>
        </w:rPr>
        <w:t>2</w:t>
      </w:r>
      <w:r w:rsidRPr="001E7A27">
        <w:rPr>
          <w:lang w:val="en-GB" w:eastAsia="en-US"/>
        </w:rPr>
        <w:t xml:space="preserve"> sink </w:t>
      </w:r>
      <w:r w:rsidR="00A82F69" w:rsidRPr="001E7A27">
        <w:rPr>
          <w:lang w:val="en-GB" w:eastAsia="en-US"/>
        </w:rPr>
        <w:t xml:space="preserve">partition of processes </w:t>
      </w:r>
      <w:r w:rsidRPr="001E7A27">
        <w:rPr>
          <w:lang w:val="en-GB" w:eastAsia="en-US"/>
        </w:rPr>
        <w:t xml:space="preserve">due to challenges in reconciling multiple-scale evidence from experiments to the globe </w:t>
      </w:r>
      <w:r w:rsidRPr="001E7A27">
        <w:rPr>
          <w:lang w:val="en-GB" w:eastAsia="en-US"/>
        </w:rPr>
        <w:fldChar w:fldCharType="begin" w:fldLock="1"/>
      </w:r>
      <w:r w:rsidR="00747167" w:rsidRPr="001E7A27">
        <w:rPr>
          <w:lang w:val="en-GB" w:eastAsia="en-US"/>
        </w:rPr>
        <w:instrText>ADDIN CSL_CITATION { "citationItems" : [ { "id" : "ITEM-1", "itemData" : { "DOI" : "10.1111/nph.15451", "ISSN" : "0028646X", "abstract" : "Contents Summary I. Introduction II. Discrepancy in predicting the effects of rising [CO2] on the terrestrial C sink III. Carbon and nutrient storage in plants and its modelling IV. Modelling the source and the sink: a plant perspective V. Plant\u2010scale water and Carbon flux models VI. Challenges for the future Acknowledgements Authors contributions References The increase in atmospheric CO2 in the future is one of the most certain projections in environmental sciences. Understanding whether vegetation carbon assimilation, growth, and changes in vegetation carbon stocks are affected by higher atmospheric CO2 and translating this understanding in mechanistic vegetation models is of utmost importance. This is highlighted by inconsistencies between global\u2010scale studies that attribute terrestrial carbon sinks to CO2 stimulation of gross and net primary production on the one hand, and forest inventories, tree\u2010scale studies, and plant physiological evidence showing a much less pronounced CO2 fertilization effect on the other hand. Here, we review how plant carbon sources and sinks are currently described in terrestrial biosphere models. We highlight an uneven representation of complexity between the modelling of photosynthesis and other processes, such as plant respiration, direct carbon sinks, and carbon allocation, largely driven by available observations. Despite a general lack of data on carbon sink dynamics to drive model improvements, ways forward toward a mechanistic representation of plant carbon sinks are discussed, leveraging on results obtained from plant\u2010scale models and on observations geared toward model developments.", "author" : [ { "dropping-particle" : "", "family" : "Fatichi", "given" : "Simone", "non-dropping-particle" : "", "parse-names" : false, "suffix" : "" }, { "dropping-particle" : "", "family" : "Pappas", "given" : "Christoforos", "non-dropping-particle" : "", "parse-names" : false, "suffix" : "" }, { "dropping-particle" : "", "family" : "Zscheischler", "given" : "Jakob", "non-dropping-particle" : "", "parse-names" : false, "suffix" : "" }, { "dropping-particle" : "", "family" : "Leuzinger", "given" : "Sebastian", "non-dropping-particle" : "", "parse-names" : false, "suffix" : "" } ], "container-title" : "New Phytologist", "id" : "ITEM-1", "issue" : "2", "issued" : { "date-parts" : [ [ "2019", "1" ] ] }, "page" : "652-668", "title" : "Modelling carbon sources and sinks in terrestrial vegetation", "translator" : [ { "dropping-particle" : "", "family" : "L5200", "given" : "", "non-dropping-particle" : "", "parse-names" : false, "suffix" : "" } ], "type" : "article-journal", "volume" : "221" }, "uris" : [ "http://www.mendeley.com/documents/?uuid=3ad6f258-0544-3101-95c2-4174a7391a86" ] }, { "id" : "ITEM-2", "itemData" : { "DOI" : "10.1111/nph.16866", "ISSN" : "0028-646X", "author" : [ { "dropping-particle" : "", "family" : "Walker", "given" : "Anthony P.", "non-dropping-particle" : "", "parse-names" : false, "suffix" : "" }, { "dropping-particle" : "", "family" : "Kauwe", "given" : "Martin G.", "non-dropping-particle" : "De", "parse-names" : false, "suffix" : "" }, { "dropping-particle" : "", "family" : "Bastos", "given" : "Ana", "non-dropping-particle" : "", "parse-names" : false, "suffix" : "" }, { "dropping-particle" : "", "family" : "Belmecheri", "given" : "Soumaya", "non-dropping-particle" : "", "parse-names" : false, "suffix" : "" }, { "dropping-particle" : "", "family" : "Georgiou", "given" : "Katerina", "non-dropping-particle" : "", "parse-names" : false, "suffix" : "" }, { "dropping-particle" : "", "family" : "Keeling", "given" : "Ralph", "non-dropping-particle" : "", "parse-names" : false, "suffix" : "" }, { "dropping-particle" : "", "family" : "McMahon", "given" : "Sean M.", "non-dropping-particle" : "", "parse-names" : false, "suffix" : "" }, { "dropping-particle" : "", "family" : "Medlyn", "given" : "Belinda E.", "non-dropping-particle" : "", "parse-names" : false, "suffix" : "" }, { "dropping-particle" : "", "family" : "Moore", "given" : "David J.P.", "non-dropping-particle" : "", "parse-names" : false, "suffix" : "" }, { "dropping-particle" : "", "family" : "Norby", "given" : "Richard J.", "non-dropping-particle" : "", "parse-names" : false, "suffix" : "" }, { "dropping-particle" : "", "family" : "Zaehle", "given" : "S\u00f6nke", "non-dropping-particle" : "", "parse-names" : false, "suffix" : "" }, { "dropping-particle" : "", "family" : "Anderson\u2010Teixeira", "given" : "Kristina J.", "non-dropping-particle" : "", "parse-names" : false, "suffix" : "" }, { "dropping-particle" : "", "family" : "Battipaglia", "given" : "Giovanna", "non-dropping-particle" : "", "parse-names" : false, "suffix" : "" }, { "dropping-particle" : "", "family" : "Brienen", "given" : "Roel J.W.", "non-dropping-particle" : "", "parse-names" : false, "suffix" : "" }, { "dropping-particle" : "", "family" : "Cabugao", "given" : "Kristine G.", "non-dropping-particle" : "", "parse-names" : false, "suffix" : "" }, { "dropping-particle" : "", "family" : "Cailleret", "given" : "Maxime", "non-dropping-particle" : "", "parse-names" : false, "suffix" : "" }, { "dropping-particle" : "", "family" : "Campbell", "given" : "Elliott", "non-dropping-particle" : "", "parse-names" : false, "suffix" : "" }, { "dropping-particle" : "", "family" : "Canadell", "given" : "Josep", "non-dropping-particle" : "", "parse-names" : false, "suffix" : "" }, { "dropping-particle" : "", "family" : "Ciais", "given" : "Philippe", "non-dropping-particle" : "", "parse-names" : false, "suffix" : "" }, { "dropping-particle" : "", "family" : "Craig", "given" : "Matthew E.", "non-dropping-particle" : "", "parse-names" : false, "suffix" : "" }, { "dropping-particle" : "", "family" : "Ellsworth", "given" : "David", "non-dropping-particle" : "", "parse-names" : false, "suffix" : "" }, { "dropping-particle" : "", "family" : "Farquhar", "given" : "Graham", "non-dropping-particle" : "", "parse-names" : false, "suffix" : "" }, { "dropping-particle" : "", "family" : "Fatichi", "given" : "Simone", "non-dropping-particle" : "", "parse-names" : false, "suffix" : "" }, { "dropping-particle" : "", "family" : "Fisher", "given" : "Joshua B.", "non-dropping-particle" : "", "parse-names" : false, "suffix" : "" }, { "dropping-particle" : "", "family" : "Frank", "given" : "David", "non-dropping-particle" : "", "parse-names" : false, "suffix" : "" }, { "dropping-particle" : "", "family" : "Graven", "given" : "Heather", "non-dropping-particle" : "", "parse-names" : false, "suffix" : "" }, { "dropping-particle" : "", "family" : "Gu", "given" : "Lianhong", "non-dropping-particle" : "", "parse-names" : false, "suffix" : "" }, { "dropping-particle" : "", "family" : "Haverd", "given" : "Vanessa", "non-dropping-particle" : "", "parse-names" : false, "suffix" : "" }, { "dropping-particle" : "", "family" : "Heilman", "given" : "Kelly", "non-dropping-particle" : "", "parse-names" : false, "suffix" : "" }, { "dropping-particle" : "", "family" : "Heimann", "given" : "Martin", "non-dropping-particle" : "", "parse-names" : false, "suffix" : "" }, { "dropping-particle" : "", "family" : "Hungate", "given" : "Bruce A.", "non-dropping-particle" : "", "parse-names" : false, "suffix" : "" }, { "dropping-particle" : "", "family" : "Iversen", "given" : "Colleen M.", "non-dropping-particle" : "", "parse-names" : false, "suffix" : "" }, { "dropping-particle" : "", "family" : "Joos", "given" : "Fortunat", "non-dropping-particle" : "", "parse-names" : false, "suffix" : "" }, { "dropping-particle" : "", "family" : "Jiang", "given" : "Mingkai", "non-dropping-particle" : "", "parse-names" : false, "suffix" : "" }, { "dropping-particle" : "", "family" : "Keenan", "given" : "Trevor F.", "non-dropping-particle" : "", "parse-names" : false, "suffix" : "" }, { "dropping-particle" : "", "family" : "Knauer", "given" : "J\u00fcrgen", "non-dropping-particle" : "", "parse-names" : false, "suffix" : "" }, { "dropping-particle" : "", "family" : "K\u00f6rner", "given" : "Christian", "non-dropping-particle" : "", "parse-names" : false, "suffix" : "" }, { "dropping-particle" : "", "family" : "Leshyk", "given" : "Victor O.", "non-dropping-particle" : "", "parse-names" : false, "suffix" : "" }, { "dropping-particle" : "", "family" : "Leuzinger", "given" : "Sebastian", "non-dropping-particle" : "", "parse-names" : false, "suffix" : "" }, { "dropping-particle" : "", "family" : "Liu", "given" : "Yao", "non-dropping-particle" : "", "parse-names" : false, "suffix" : "" }, { "dropping-particle" : "", "family" : "MacBean", "given" : "Natasha", "non-dropping-particle" : "", "parse-names" : false, "suffix" : "" }, { "dropping-particle" : "", "family" : "Malhi", "given" : "Yadvinder", "non-dropping-particle" : "", "parse-names" : false, "suffix" : "" }, { "dropping-particle" : "", "family" : "McVicar", "given" : "Tim", "non-dropping-particle" : "", "parse-names" : false, "suffix" : "" }, { "dropping-particle" : "", "family" : "Penuelas", "given" : "Josep", "non-dropping-particle" : "", "parse-names" : false, "suffix" : "" }, { "dropping-particle" : "", "family" : "Pongratz", "given" : "Julia", "non-dropping-particle" : "", "parse-names" : false, "suffix" : "" }, { "dropping-particle" : "", "family" : "Powell", "given" : "A. Shafer", "non-dropping-particle" : "", "parse-names" : false, "suffix" : "" }, { "dropping-particle" : "", "family" : "Riutta", "given" : "Terhi", "non-dropping-particle" : "", "parse-names" : false, "suffix" : "" }, { "dropping-particle" : "", "family" : "Sabot", "given" : "Manon E.B.", "non-dropping-particle" : "", "parse-names" : false, "suffix" : "" }, { "dropping-particle" : "", "family" : "Schleucher", "given" : "Juergen", "non-dropping-particle" : "", "parse-names" : false, "suffix" : "" }, { "dropping-particle" : "", "family" : "Sitch", "given" : "Stephen", "non-dropping-particle" : "", "parse-names" : false, "suffix" : "" }, { "dropping-particle" : "", "family" : "Smith", "given" : "William K.", "non-dropping-particle" : "", "parse-names" : false, "suffix" : "" }, { "dropping-particle" : "", "family" : "Sulman", "given" : "Benjamin", "non-dropping-particle" : "", "parse-names" : false, "suffix" : "" }, { "dropping-particle" : "", "family" : "Taylor", "given" : "Benton", "non-dropping-particle" : "", "parse-names" : false, "suffix" : "" }, { "dropping-particle" : "", "family" : "Terrer", "given" : "C\u00e9sar", "non-dropping-particle" : "", "parse-names" : false, "suffix" : "" }, { "dropping-particle" : "", "family" : "Torn", "given" : "Margaret S.", "non-dropping-particle" : "", "parse-names" : false, "suffix" : "" }, { "dropping-particle" : "", "family" : "Treseder", "given" : "Kathleen", "non-dropping-particle" : "", "parse-names" : false, "suffix" : "" }, { "dropping-particle" : "", "family" : "Trugman", "given" : "Anna T.", "non-dropping-particle" : "", "parse-names" : false, "suffix" : "" }, { "dropping-particle" : "", "family" : "Trumbore", "given" : "Susan E.", "non-dropping-particle" : "", "parse-names" : false, "suffix" : "" }, { "dropping-particle" : "", "family" : "Mantgem", "given" : "Phillip J.", "non-dropping-particle" : "van", "parse-names" : false, "suffix" : "" }, { "dropping-particle" : "", "family" : "Voelker", "given" : "Steve L.", "non-dropping-particle" : "", "parse-names" : false, "suffix" : "" }, { "dropping-particle" : "", "family" : "Whelan", "given" : "Mary E.", "non-dropping-particle" : "", "parse-names" : false, "suffix" : "" }, { "dropping-particle" : "", "family" : "Zuidema", "given" : "Pieter A.", "non-dropping-particle" : "", "parse-names" : false, "suffix" : "" } ], "container-title" : "New Phytologist", "id" : "ITEM-2", "issued" : { "date-parts" : [ [ "2020", "8", "12" ] ] }, "page" : "nph.16866", "title" : "Integrating the evidence for a terrestrial carbon sink caused by increasing atmospheric CO2", "translator" : [ { "dropping-particle" : "", "family" : "L3110", "given" : "", "non-dropping-particle" : "", "parse-names" : false, "suffix" : "" } ], "type" : "article-journal" }, "uris" : [ "http://www.mendeley.com/documents/?uuid=98e8518f-30b4-459a-87ae-0717bc595276" ] } ], "mendeley" : { "formattedCitation" : "(Fatichi et al., 2019; Walker et al., 2020)", "plainTextFormattedCitation" : "(Fatichi et al., 2019; Walker et al., 2020)", "previouslyFormattedCitation" : "(Fatichi et al., 2019; Walker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(Fatichi et al., 2019; Walker et al., 2020)</w:t>
      </w:r>
      <w:r w:rsidRPr="001E7A27">
        <w:rPr>
          <w:lang w:val="en-GB" w:eastAsia="en-US"/>
        </w:rPr>
        <w:fldChar w:fldCharType="end"/>
      </w:r>
      <w:r w:rsidRPr="001E7A27">
        <w:rPr>
          <w:lang w:val="en-GB" w:eastAsia="en-US"/>
        </w:rPr>
        <w:t xml:space="preserve">, </w:t>
      </w:r>
      <w:r w:rsidRPr="001E7A27">
        <w:rPr>
          <w:lang w:val="en-GB" w:eastAsia="zh-CN"/>
        </w:rPr>
        <w:t>due to large</w:t>
      </w:r>
      <w:r w:rsidRPr="001E7A27">
        <w:rPr>
          <w:lang w:val="en-GB" w:eastAsia="en-US"/>
        </w:rPr>
        <w:t xml:space="preserve"> spatial and inter-model differences in diagnosing dominant driving factors affecting the net land CO</w:t>
      </w:r>
      <w:r w:rsidRPr="001E7A27">
        <w:rPr>
          <w:vertAlign w:val="subscript"/>
          <w:lang w:val="en-GB"/>
        </w:rPr>
        <w:t>2</w:t>
      </w:r>
      <w:r w:rsidRPr="001E7A27">
        <w:rPr>
          <w:lang w:val="en-GB" w:eastAsia="en-US"/>
        </w:rPr>
        <w:t xml:space="preserve"> sink </w:t>
      </w:r>
      <w:r w:rsidRPr="001E7A27">
        <w:rPr>
          <w:lang w:val="en-GB" w:eastAsia="en-US"/>
        </w:rPr>
        <w:fldChar w:fldCharType="begin" w:fldLock="1"/>
      </w:r>
      <w:r w:rsidR="00747167" w:rsidRPr="001E7A27">
        <w:rPr>
          <w:lang w:val="en-GB" w:eastAsia="en-US"/>
        </w:rPr>
        <w:instrText>ADDIN CSL_CITATION { "citationItems" : [ { "id" : "ITEM-1", "itemData" : { "DOI" : "10.1038/s41598-017-03818-2", "ISBN" : "2045-2322", "ISSN" : "2045-2322", "abstract" : "Terrestrial ecosystems play a vital role in regulating the accumulation of carbon (C) in the atmosphere. Understanding the factors controlling land C uptake is critical for reducing uncertainties in projections of future climate. The relative importance of changing climate, rising atmospheric CO2, and other factors, however, remains unclear despite decades of research. Here, we use an ensemble of land models to show that models disagree on the primary driver of cumulative C uptake for 85% of vegetated land area. Disagreement is largest in model sensitivity to rising atmospheric CO2 which shows almost twice the variability in cumulative land uptake since 1901 (1 s.d. of 212.8 PgC vs. 138.5 PgC, respectively). We find that variability in CO2 and temperature sensitivity is attributable, in part, to their compensatory effects on C uptake, whereby comparable estimates of C uptake can arise by invoking different sensitivities to key environmental conditions. Conversely, divergent estimates of C uptake can occur despite being based on the same environmental sensitivities. Together, these findings imply an important limitation to the predictability of C cycling and climate under unprecedented environmental conditions. We suggest that the carbon modeling community prioritize a probabilistic multi-model approach to generate more robust C cycle projections.", "author" : [ { "dropping-particle" : "", "family" : "Huntzinger", "given" : "D. N.", "non-dropping-particle" : "", "parse-names" : false, "suffix" : "" }, { "dropping-particle" : "", "family" : "Michalak", "given" : "A. M.", "non-dropping-particle" : "", "parse-names" : false, "suffix" : "" }, { "dropping-particle" : "", "family" : "Schwalm", "given" : "C.", "non-dropping-particle" : "", "parse-names" : false, "suffix" : "" }, { "dropping-particle" : "", "family" : "Ciais", "given" : "P.", "non-dropping-particle" : "", "parse-names" : false, "suffix" : "" }, { "dropping-particle" : "", "family" : "King", "given" : "A. W.", "non-dropping-particle" : "", "parse-names" : false, "suffix" : "" }, { "dropping-particle" : "", "family" : "Fang", "given" : "Y.", "non-dropping-particle" : "", "parse-names" : false, "suffix" : "" }, { "dropping-particle" : "", "family" : "Schaefer", "given" : "K.", "non-dropping-particle" : "", "parse-names" : false, "suffix" : "" }, { "dropping-particle" : "", "family" : "Wei", "given" : "Y.", "non-dropping-particle" : "", "parse-names" : false, "suffix" : "" }, { "dropping-particle" : "", "family" : "Cook", "given" : "R. B.", "non-dropping-particle" : "", "parse-names" : false, "suffix" : "" }, { "dropping-particle" : "", "family" : "Fisher", "given" : "J. B.", "non-dropping-particle" : "", "parse-names" : false, "suffix" : "" }, { "dropping-particle" : "", "family" : "Hayes", "given" : "D.", "non-dropping-particle" : "", "parse-names" : false, "suffix" : "" }, { "dropping-particle" : "", "family" : "Huang", "given" : "M.", "non-dropping-particle" : "", "parse-names" : false, "suffix" : "" }, { "dropping-particle" : "", "family" : "Ito", "given" : "A.", "non-dropping-particle" : "", "parse-names" : false, "suffix" : "" }, { "dropping-particle" : "", "family" : "Jain", "given" : "A. K.", "non-dropping-particle" : "", "parse-names" : false, "suffix" : "" }, { "dropping-particle" : "", "family" : "Lei", "given" : "H.", "non-dropping-particle" : "", "parse-names" : false, "suffix" : "" }, { "dropping-particle" : "", "family" : "Lu", "given" : "C.", "non-dropping-particle" : "", "parse-names" : false, "suffix" : "" }, { "dropping-particle" : "", "family" : "Maignan", "given" : "F.", "non-dropping-particle" : "", "parse-names" : false, "suffix" : "" }, { "dropping-particle" : "", "family" : "Mao", "given" : "J.", "non-dropping-particle" : "", "parse-names" : false, "suffix" : "" }, { "dropping-particle" : "", "family" : "Parazoo", "given" : "N.", "non-dropping-particle" : "", "parse-names" : false, "suffix" : "" }, { "dropping-particle" : "", "family" : "Peng", "given" : "S.", "non-dropping-particle" : "", "parse-names" : false, "suffix" : "" }, { "dropping-particle" : "", "family" : "Poulter", "given" : "B.", "non-dropping-particle" : "", "parse-names" : false, "suffix" : "" }, { "dropping-particle" : "", "family" : "Ricciuto", "given" : "D.", "non-dropping-particle" : "", "parse-names" : false, "suffix" : "" }, { "dropping-particle" : "", "family" : "Shi", "given" : "X.", "non-dropping-particle" : "", "parse-names" : false, "suffix" : "" }, { "dropping-particle" : "", "family" : "Tian", "given" : "H.", "non-dropping-particle" : "", "parse-names" : false, "suffix" : "" }, { "dropping-particle" : "", "family" : "Wang", "given" : "W.", "non-dropping-particle" : "", "parse-names" : false, "suffix" : "" }, { "dropping-particle" : "", "family" : "Zeng", "given" : "N.", "non-dropping-particle" : "", "parse-names" : false, "suffix" : "" }, { "dropping-particle" : "", "family" : "Zhao", "given" : "F.", "non-dropping-particle" : "", "parse-names" : false, "suffix" : "" } ], "container-title" : "Scientific Reports", "id" : "ITEM-1", "issue" : "1", "issued" : { "date-parts" : [ [ "2017", "12", "6" ] ] }, "page" : "4765", "title" : "Uncertainty in the response of terrestrial carbon sink to environmental drivers undermines carbon-climate feedback predictions", "translator" : [ { "dropping-particle" : "", "family" : "L4237", "given" : "", "non-dropping-particle" : "", "parse-names" : false, "suffix" : "" } ], "type" : "article-journal", "volume" : "7" }, "uris" : [ "http://www.mendeley.com/documents/?uuid=c6abe01c-038d-36c3-a4ce-b0e8168d16c6" ] }, { "id" : "ITEM-2", "itemData" : { "DOI" : "10.1038/s41558-018-0367-7", "ISSN" : "1758-678X", "abstract" : "Elevated CO 2 concentrations increase photosynthesis and, potentially, net ecosystem production (NEP), meaning a greater CO 2 uptake. Climate, nutrients and ecosystem structure, however, influence the effect of increasing CO 2 . Here we analysed global NEP from MACC-II and Jena CarboScope atmospheric inversions and ten dynamic global vegetation models (TRENDY), using statistical models to attribute the trends in NEP to its potential drivers: CO 2 , climatic variables and land-use change. We found that an increased CO 2 was consistently associated with an increased NEP (1995\u20132014). Conversely, increased temperatures were negatively associated with NEP. Using the two atmospheric inversions and TRENDY, the estimated global sensitivities for CO 2 were 6.0 \u00b1 0.1, 8.1 \u00b1 0.3 and 3.1 \u00b1 0.1 PgC per 100 ppm (~1 \u00b0C increase), and \u22120.5 \u00b1 0.2, \u22120.9 \u00b1 0.4 and \u22121.1 \u00b1 0.1 PgC \u00b0C \u22121 for temperature. These results indicate a positive CO 2 effect on terrestrial C sinks that is constrained by climate warming.", "author" : [ { "dropping-particle" : "", "family" : "Fern\u00e1ndez-Mart\u00ednez", "given" : "M.", "non-dropping-particle" : "", "parse-names" : false, "suffix" : "" }, { "dropping-particle" : "", "family" : "Sardans", "given" : "J.", "non-dropping-particle" : "", "parse-names" : false, "suffix" : "" }, { "dropping-particle" : "", "family" : "Chevallier", "given" : "F.", "non-dropping-particle" : "", "parse-names" : false, "suffix" : "" }, { "dropping-particle" : "", "family" : "Ciais", "given" : "P.", "non-dropping-particle" : "", "parse-names" : false, "suffix" : "" }, { "dropping-particle" : "", "family" : "Obersteiner", "given" : "M.", "non-dropping-particle" : "", "parse-names" : false, "suffix" : "" }, { "dropping-particle" : "", "family" : "Vicca", "given" : "S.", "non-dropping-particle" : "", "parse-names" : false, "suffix" : "" }, { "dropping-particle" : "", "family" : "Canadell", "given" : "J. G.", "non-dropping-particle" : "", "parse-names" : false, "suffix" : "" }, { "dropping-particle" : "", "family" : "Bastos", "given" : "A.", "non-dropping-particle" : "", "parse-names" : false, "suffix" : "" }, { "dropping-particle" : "", "family" : "Friedlingstein", "given" : "P.", "non-dropping-particle" : "", "parse-names" : false, "suffix" : "" }, { "dropping-particle" : "", "family" : "Sitch", "given" : "S.", "non-dropping-particle" : "", "parse-names" : false, "suffix" : "" }, { "dropping-particle" : "", "family" : "Piao", "given" : "S. L.", "non-dropping-particle" : "", "parse-names" : false, "suffix" : "" }, { "dropping-particle" : "", "family" : "Janssens", "given" : "I. A.", "non-dropping-particle" : "", "parse-names" : false, "suffix" : "" }, { "dropping-particle" : "", "family" : "Pe\u00f1uelas", "given" : "J.", "non-dropping-particle" : "", "parse-names" : false, "suffix" : "" } ], "container-title" : "Nature Climate Change", "id" : "ITEM-2", "issue" : "1", "issued" : { "date-parts" : [ [ "2019", "1", "17" ] ] }, "page" : "73-79", "title" : "Global trends in carbon sinks and their relationships with CO2 and temperature", "translator" : [ { "dropping-particle" : "", "family" : "L5198", "given" : "", "non-dropping-particle" : "", "parse-names" : false, "suffix" : "" } ], "type" : "article-journal", "volume" : "9" }, "uris" : [ "http://www.mendeley.com/documents/?uuid=97a4d8f6-1672-32ee-bad3-c659195f73e3" ] } ], "mendeley" : { "formattedCitation" : "(Huntzinger et al., 2017; Fern\u00e1ndez-Mart\u00ednez et al., 2019)", "plainTextFormattedCitation" : "(Huntzinger et al., 2017; Fern\u00e1ndez-Mart\u00ednez et al., 2019)", "previouslyFormattedCitation" : "(Huntzinger et al., 2017; Fern\u00e1ndez-Mart\u00ednez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(Huntzinger et al., 2017; Fernández-Martínez et al., 2019)</w:t>
      </w:r>
      <w:r w:rsidRPr="001E7A27">
        <w:rPr>
          <w:lang w:val="en-GB" w:eastAsia="en-US"/>
        </w:rPr>
        <w:fldChar w:fldCharType="end"/>
      </w:r>
      <w:r w:rsidRPr="001E7A27">
        <w:rPr>
          <w:lang w:val="en-GB" w:eastAsia="en-US"/>
        </w:rPr>
        <w:t xml:space="preserve">, and due to model deficiency in process representations </w:t>
      </w:r>
      <w:r w:rsidRPr="001E7A27">
        <w:rPr>
          <w:lang w:val="en-GB" w:eastAsia="en-US"/>
        </w:rPr>
        <w:fldChar w:fldCharType="begin" w:fldLock="1"/>
      </w:r>
      <w:r w:rsidR="00747167" w:rsidRPr="001E7A27">
        <w:rPr>
          <w:lang w:val="en-GB" w:eastAsia="en-US"/>
        </w:rPr>
        <w:instrText>ADDIN CSL_CITATION { "citationItems" : [ { "id" : "ITEM-1", "itemData" : { "DOI" : "10.1126/science.aad4273", "abstract" : "Soil is the largest terrestrial carbon reservoir and may influence the sign and magnitude of carbon cycle\u2013climate feedbacks. Many Earth system models (ESMs) estimate a significant soil carbon sink by 2100, yet the underlying carbon dynamics determining this response have not been systematically tested against observations. We used 14C data from 157 globally distributed soil profiles sampled to 1-meter depth to show that ESMs underestimated the mean age of soil carbon by a factor of more than six (430 \u00b1 50 years versus 3100 \u00b1 1800 years). Consequently, ESMs overestimated the carbon sequestration potential of soils by a factor of nearly two (40 \u00b1 27%). These inconsistencies suggest that ESMs must better represent carbon stabilization processes and the turnover time of slow and passive reservoirs when simulating future atmospheric carbon dioxide dynamics.", "author" : [ { "dropping-particle" : "", "family" : "He", "given" : "Yujie", "non-dropping-particle" : "", "parse-names" : false, "suffix" : "" }, { "dropping-particle" : "", "family" : "Trumbore", "given" : "Susan E", "non-dropping-particle" : "", "parse-names" : false, "suffix" : "" }, { "dropping-particle" : "", "family" : "Torn", "given" : "Margaret S", "non-dropping-particle" : "", "parse-names" : false, "suffix" : "" }, { "dropping-particle" : "", "family" : "Harden", "given" : "Jennifer W", "non-dropping-particle" : "", "parse-names" : false, "suffix" : "" }, { "dropping-particle" : "", "family" : "Vaughn", "given" : "Lydia J S", "non-dropping-particle" : "", "parse-names" : false, "suffix" : "" }, { "dropping-particle" : "", "family" : "Allison", "given" : "Steven D", "non-dropping-particle" : "", "parse-names" : false, "suffix" : "" }, { "dropping-particle" : "", "family" : "Randerson", "given" : "James T", "non-dropping-particle" : "", "parse-names" : false, "suffix" : "" } ], "container-title" : "Science", "id" : "ITEM-1", "issue" : "6306", "issued" : { "date-parts" : [ [ "2016", "9", "23" ] ] }, "page" : "1419 LP  - 1424", "title" : "Radiocarbon constraints imply reduced carbon uptake by soils during the 21st century", "translator" : [ { "dropping-particle" : "", "family" : "L6495", "given" : "", "non-dropping-particle" : "", "parse-names" : false, "suffix" : "" } ], "type" : "article-journal", "volume" : "353" }, "uris" : [ "http://www.mendeley.com/documents/?uuid=14c44e03-b1df-43a4-86b2-95866d51f2cb" ] } ], "mendeley" : { "formattedCitation" : "(He et al., 2016)", "plainTextFormattedCitation" : "(He et al., 2016)", "previouslyFormattedCitation" : "(He et al., 2016)"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(He et al., 2016)</w:t>
      </w:r>
      <w:r w:rsidRPr="001E7A27">
        <w:rPr>
          <w:lang w:val="en-GB" w:eastAsia="en-US"/>
        </w:rPr>
        <w:fldChar w:fldCharType="end"/>
      </w:r>
      <w:r w:rsidRPr="001E7A27">
        <w:rPr>
          <w:lang w:val="en-GB" w:eastAsia="en-US"/>
        </w:rPr>
        <w:t>. Nitrogen dynamics, a major gap in DGVMs identified in AR5, have now been incorporated in about half of the DGVMs contributing to the carbon budget of the Global Carbon Project</w:t>
      </w:r>
      <w:r w:rsidR="004B2A94" w:rsidRPr="001E7A27">
        <w:rPr>
          <w:lang w:val="en-GB" w:eastAsia="en-US"/>
        </w:rPr>
        <w:t xml:space="preserve"> (GCP)</w:t>
      </w:r>
      <w:r w:rsidRPr="001E7A27">
        <w:rPr>
          <w:lang w:val="en-GB" w:eastAsia="en-US"/>
        </w:rPr>
        <w:t xml:space="preserve"> (see </w:t>
      </w:r>
      <w:commentRangeStart w:id="1619"/>
      <w:r w:rsidR="00055BDB" w:rsidRPr="001E7A27">
        <w:rPr>
          <w:lang w:val="en-GB" w:eastAsia="en-US"/>
        </w:rPr>
        <w:fldChar w:fldCharType="begin" w:fldLock="1"/>
      </w:r>
      <w:r w:rsidR="00747167" w:rsidRPr="001E7A27">
        <w:rPr>
          <w:lang w:val="en-GB" w:eastAsia="en-US"/>
        </w:rPr>
        <w:instrText>ADDIN CSL_CITATION { "citationItems" : [ { "id" : "ITEM-1",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"ITEM-1",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"mendeley" : { "formattedCitation" : "(Le Qu\u00e9r\u00e9 et al., 2018a)", "manualFormatting" : "Le Qu\u00e9r\u00e9 et al., (2018a)", "plainTextFormattedCitation" : "(Le Qu\u00e9r\u00e9 et al., 2018a)", "previouslyFormattedCitation" : "(Le Qu\u00e9r\u00e9 et al., 2018a)" }, "properties" : { "noteIndex" : 0 }, "schema" : "https://github.com/citation-style-language/schema/raw/master/csl-citation.json" }</w:instrText>
      </w:r>
      <w:r w:rsidR="00055BDB" w:rsidRPr="001E7A27">
        <w:rPr>
          <w:lang w:val="en-GB" w:eastAsia="en-US"/>
        </w:rPr>
        <w:fldChar w:fldCharType="separate"/>
      </w:r>
      <w:r w:rsidR="00025FA2" w:rsidRPr="001E7A27">
        <w:rPr>
          <w:noProof/>
          <w:lang w:val="en-GB" w:eastAsia="en-US"/>
        </w:rPr>
        <w:t>Le Quéré et al.</w:t>
      </w:r>
      <w:del w:id="1620" w:author="Robin Matthews" w:date="2021-06-17T16:35:00Z">
        <w:r w:rsidR="00025FA2" w:rsidRPr="001E7A27" w:rsidDel="00621B61">
          <w:rPr>
            <w:noProof/>
            <w:lang w:val="en-GB" w:eastAsia="en-US"/>
          </w:rPr>
          <w:delText>,</w:delText>
        </w:r>
      </w:del>
      <w:r w:rsidR="00025FA2" w:rsidRPr="001E7A27">
        <w:rPr>
          <w:noProof/>
          <w:lang w:val="en-GB" w:eastAsia="en-US"/>
        </w:rPr>
        <w:t xml:space="preserve"> (2018a)</w:t>
      </w:r>
      <w:r w:rsidR="00055BDB" w:rsidRPr="001E7A27">
        <w:rPr>
          <w:lang w:val="en-GB" w:eastAsia="en-US"/>
        </w:rPr>
        <w:fldChar w:fldCharType="end"/>
      </w:r>
      <w:commentRangeEnd w:id="1619"/>
      <w:r w:rsidR="00025FA2" w:rsidRPr="001E7A27">
        <w:rPr>
          <w:rStyle w:val="CommentReference"/>
          <w:lang w:val="en-GB"/>
        </w:rPr>
        <w:commentReference w:id="1619"/>
      </w:r>
      <w:r w:rsidRPr="001E7A27">
        <w:rPr>
          <w:lang w:val="en-GB" w:eastAsia="en-US"/>
        </w:rPr>
        <w:t xml:space="preserve"> for model characteristics) and a growing number of </w:t>
      </w:r>
      <w:ins w:id="1621" w:author="Soapbox" w:date="2021-07-17T05:01:00Z">
        <w:r w:rsidR="00E73A0C" w:rsidRPr="001E7A27">
          <w:rPr>
            <w:lang w:val="en-GB" w:eastAsia="en-US"/>
          </w:rPr>
          <w:t>Earth system models (</w:t>
        </w:r>
      </w:ins>
      <w:r w:rsidR="00790462" w:rsidRPr="001E7A27">
        <w:rPr>
          <w:lang w:val="en-GB" w:eastAsia="en-US"/>
        </w:rPr>
        <w:t>ESMs</w:t>
      </w:r>
      <w:ins w:id="1622" w:author="Soapbox" w:date="2021-07-17T05:01:00Z">
        <w:r w:rsidR="00E73A0C" w:rsidRPr="001E7A27">
          <w:rPr>
            <w:lang w:val="en-GB" w:eastAsia="en-US"/>
          </w:rPr>
          <w:t>)</w:t>
        </w:r>
      </w:ins>
      <w:r w:rsidRPr="001E7A27">
        <w:rPr>
          <w:lang w:val="en-GB" w:eastAsia="en-US"/>
        </w:rPr>
        <w:t xml:space="preserve"> </w:t>
      </w:r>
      <w:r w:rsidRPr="001E7A27">
        <w:rPr>
          <w:lang w:val="en-GB" w:eastAsia="en-US"/>
        </w:rPr>
        <w:fldChar w:fldCharType="begin" w:fldLock="1"/>
      </w:r>
      <w:r w:rsidR="00747167" w:rsidRPr="001E7A27">
        <w:rPr>
          <w:lang w:val="en-GB" w:eastAsia="en-US"/>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(Arora et al., 2020)</w:t>
      </w:r>
      <w:r w:rsidRPr="001E7A27">
        <w:rPr>
          <w:lang w:val="en-GB" w:eastAsia="en-US"/>
        </w:rPr>
        <w:fldChar w:fldCharType="end"/>
      </w:r>
      <w:r w:rsidRPr="001E7A27">
        <w:rPr>
          <w:lang w:val="en-GB" w:eastAsia="en-US"/>
        </w:rPr>
        <w:t>. However, as the representations of carbon</w:t>
      </w:r>
      <w:ins w:id="1623" w:author="Soapbox" w:date="2021-07-17T05:05:00Z">
        <w:r w:rsidR="007B44F8" w:rsidRPr="001E7A27">
          <w:rPr>
            <w:rFonts w:cs="Times New Roman"/>
            <w:lang w:val="en-GB" w:eastAsia="en-US"/>
          </w:rPr>
          <w:t>–</w:t>
        </w:r>
      </w:ins>
      <w:del w:id="1624" w:author="Soapbox" w:date="2021-07-17T05:05:00Z">
        <w:r w:rsidRPr="001E7A27" w:rsidDel="007B44F8">
          <w:rPr>
            <w:lang w:val="en-GB" w:eastAsia="en-US"/>
          </w:rPr>
          <w:delText>-</w:delText>
        </w:r>
      </w:del>
      <w:r w:rsidRPr="001E7A27">
        <w:rPr>
          <w:lang w:val="en-GB" w:eastAsia="en-US"/>
        </w:rPr>
        <w:t>nitrogen interactions vary greatly among models, large uncertainties remain on how nitrogen cycling regulates the response of ecosystem carbon uptake to higher atmospheric CO</w:t>
      </w:r>
      <w:r w:rsidRPr="001E7A27">
        <w:rPr>
          <w:vertAlign w:val="subscript"/>
          <w:lang w:val="en-GB"/>
        </w:rPr>
        <w:t>2</w:t>
      </w:r>
      <w:r w:rsidRPr="001E7A27">
        <w:rPr>
          <w:lang w:val="en-GB" w:eastAsia="en-US"/>
        </w:rPr>
        <w:t xml:space="preserve"> </w:t>
      </w:r>
      <w:commentRangeStart w:id="1625"/>
      <w:r w:rsidRPr="001E7A27">
        <w:rPr>
          <w:lang w:val="en-GB" w:eastAsia="en-US"/>
        </w:rPr>
        <w:fldChar w:fldCharType="begin" w:fldLock="1"/>
      </w:r>
      <w:ins w:id="1626" w:author="Robin Matthews" w:date="2021-06-17T16:36:00Z">
        <w:r w:rsidR="00621B61" w:rsidRPr="001E7A27">
          <w:rPr>
            <w:lang w:val="en-GB" w:eastAsia="en-US"/>
          </w:rPr>
          <w:instrText>ADDIN CSL_CITATION { "citationItems" : [ { "id" : "ITEM-1", "itemData" : { "DOI" : "10.1002/2014GB004995", "ISSN" : "08866236", "author" : [ { "dropping-particle" : "", "family" : "Walker", "given" : "Anthony P.", "non-dropping-particle" : "", "parse-names" : false, "suffix" : "" }, { "dropping-particle" : "", "family" : "Zaehle", "given" : "S\u00f6nke", "non-dropping-particle" : "", "parse-names" : false, "suffix" : "" }, { "dropping-particle" : "", "family" : "Medlyn", "given" : "Belinda E.", "non-dropping-particle" : "", "parse-names" : false, "suffix" : "" }, { "dropping-particle" : "", "family" : "Kauwe", "given" : "Martin G.", "non-dropping-particle" : "De", "parse-names" : false, "suffix" : "" }, { "dropping-particle" : "", "family" : "Asao", "given" : "Shinichi", "non-dropping-particle" : "", "parse-names" : false, "suffix" : "" }, { "dropping-particle" : "", "family" : "Hickler", "given" : "Thomas", "non-dropping-particle" : "", "parse-names" : false, "suffix" : "" }, { "dropping-particle" : "", "family" : "Parton", "given" : "William", "non-dropping-particle" : "", "parse-names" : false, "suffix" : "" }, { "dropping-particle" : "", "family" : "Ricciuto", "given" : "Daniel M.", "non-dropping-particle" : "", "parse-names" : false, "suffix" : "" }, { "dropping-particle" : "", "family" : "Wang", "given" : "Ying-Ping", "non-dropping-particle" : "", "parse-names" : false, "suffix" : "" }, { "dropping-particle" : "", "family" : "W\u00e5rlind", "given" : "David", "non-dropping-particle" : "", "parse-names" : false, "suffix" : "" }, { "dropping-particle" : "", "family" : "Norby", "given" : "Richard J.", "non-dropping-particle" : "", "parse-names" : false, "suffix" : "" } ], "container-title" : "Global Biogeochemical Cycles", "id" : "ITEM-1", "issue" : "4", "issued" : { "date-parts" : [ [ "2015", "4" ] ] }, "page" : "476-495", "title" : "Predicting long-term carbon sequestration in response to CO2 enrichment: How and why do current ecosystem models differ?", "translator" : [ { "dropping-particle" : "", "family" : "L5332", "given" : "", "non-dropping-particle" : "", "parse-names" : false, "suffix" : "" } ], "type" : "article-journal", "volume" : "29" }, "uris" : [ "http://www.mendeley.com/documents/?uuid=9a1aab5f-182e-4bab-a0f4-ab7d75dd0629" ] }, { "id" : "ITEM-2", "itemData" : { "DOI" : "10.1029/2018GB006141", "ISSN" : "0886-6236", "author" : [ { "dropping-particle" : "", "family" : "Wieder", "given" : "William R.", "non-dropping-particle" : "", "parse-names" : false, "suffix" : "" }, { "dropping-particle" : "", "family" : "Lawrence", "given" : "David M.", "non-dropping-particle" : "", "parse-names" : false, "suffix" : "" }, { "dropping-particle" : "", "family" : "Fisher", "given" : "Rosie A.", "non-dropping-particle" : "", "parse-names" : false, "suffix" : "" }, { "dropping-particle" : "", "family" : "Bonan", "given" : "Gordon B.", "non-dropping-particle" : "", "parse-names" : false, "suffix" : "" }, { "dropping-particle" : "", "family" : "Cheng", "given" : "Susan J.", "non-dropping-particle" : "", "parse-names" : false, "suffix" : "" }, { "dropping-particle" : "", "family" : "Goodale", "given" : "Christine L.", "non-dropping-particle" : "", "parse-names" : false, "suffix" : "" }, { "dropping-particle" : "", "family" : "Grandy", "given" : "A. Stuart", "non-dropping-particle" : "", "parse-names" : false, "suffix" : "" }, { "dropping-particle" : "", "family" : "Koven", "given" : "Charles D.", "non-dropping-particle" : "", "parse-names" : false, "suffix" : "" }, { "dropping-particle" : "", "family" : "Lombardozzi", "given" : "Danica L.", "non-dropping-particle" : "", "parse-names" : false, "suffix" : "" }, { "dropping-particle" : "", "family" : "Oleson", "given" : "Keith W.", "non-dropping-particle" : "", "parse-names" : false, "suffix" : "" }, { "dropping-particle" : "", "family" : "Thomas", "given" : "R. Quinn", "non-dropping-particle" : "", "parse-names" : false, "suffix" : "" } ], "container-title" : "Global Biogeochemical Cycles", "id" : "ITEM-2", "issue" : "10", "issued" : { "date-parts" : [ [ "2019", "10", "28" ] ] }, "page" : "1289-1309", "title" : "Beyond Static Benchmarking: Using Experimental Manipulations to Evaluate Land Model Assumptions", "translator" : [ { "dropping-particle" : "", "family" : "L6327", "given" : "", "non-dropping-particle" : "", "parse-names" : false, "suffix" : "" } ], "type" : "article-journal", "volume" : "33" }, "uris" : [ "http://www.mendeley.com/documents/?uuid=b899ea04-98f0-42a2-a4f6-517cdeeca1b8" ] }, { "id" : "ITEM-3", "itemData" : { "DOI" : "10.1111/gcb.15114", "ISSN" : "1354-1013", "author" : [ { "dropping-particle" : "", "family" : "Meyerholt", "given" : "Johannes", "non-dropping-particle" : "", "parse-names" : false, "suffix" : "" }, { "dropping-particle" : "", "family" : "Sickel", "given" : "Kerstin", "non-dropping-particle" : "", "parse-names" : false, "suffix" : "" }, { "dropping-particle" : "", "family" : "Zaehle", "given" : "S\u00f6nke", "non-dropping-particle" : "", "parse-names" : false, "suffix" : "" } ], "container-title" : "Global Change Biology", "id" : "ITEM-3", "issue" : "7", "issued" : { "date-parts" : [ [ "2020", "7", "18" ] ] }, "page" : "3978-3996", "title" : "Ensemble projections elucidate effects of uncertainty in terrestrial nitrogen limitation on future carbon uptake", "translator" : [ { "dropping-particle" : "", "family" : "L6227", "given" : "", "non-dropping-particle" : "", "parse-names" : false, "suffix" : "" } ], "type" : "article-journal", "volume" : "26" }, "uris" : [ "http://www.mendeley.com/documents/?uuid=2cc6d062-e17d-4718-8f1d-4a3729ad80ad" ] }, { "id" : "ITEM-4", "itemData" : { "DOI" : "10.5194/bg-17-5129-2020", "ISSN" : "1726-4189", "author" : [ { "dropping-particle" : "", "family" : "Davies-Barnard", "given" : "Taraka", "non-dropping-particle" : "", "parse-names" : false, "suffix" : "" }, { "dropping-particle" : "", "family" : "Meyerholt", "given" : "Johannes", "non-dropping-particle" : "", "parse-names" : false, "suffix" : "" }, { "dropping-particle" : "", "family" : "Zaehle", "given" : "S\u00f6nke", "non-dropping-particle" : "", "parse-names" : false, "suffix" : "" }, { "dropping-particle" : "", "family" : "Friedlingstein", "given" : "Pierre", "non-dropping-particle" : "", "parse-names" : false, "suffix" : "" }, { "dropping-particle" : "", "family" : "Brovkin", "given" : "Victor", "non-dropping-particle" : "", "parse-names" : false, "suffix" : "" }, { "dropping-particle" : "", "family" : "Fan", "given" : "Yuanchao", "non-dropping-particle" : "", "parse-names" : false, "suffix" : "" }, { "dropping-particle" : "", "family" : "Fisher", "given" : "Rosie A.", "non-dropping-particle" : "", "parse-names" : false, "suffix" : "" }, { "dropping-particle" : "", "family" : "Jones", "given" : "Chris D.", "non-dropping-particle" : "", "parse-names" : false, "suffix" : "" }, { "dropping-particle" : "", "family" : "Lee", "given" : "Hanna", "non-dropping-particle" : "", "parse-names" : false, "suffix" : "" }, { "dropping-particle" : "", "family" : "Peano", "given" : "Daniele", "non-dropping-particle" : "", "parse-names" : false, "suffix" : "" }, { "dropping-particle" : "", "family" : "Smith", "given" : "Benjamin", "non-dropping-particle" : "", "parse-names" : false, "suffix" : "" }, { "dropping-particle" : "", "family" : "W\u00e5rlind", "given" : "David", "non-dropping-particle" : "", "parse-names" : false, "suffix" : "" }, { "dropping-particle" : "", "family" : "Wiltshire", "given" : "Andy J.", "non-dropping-particle" : "", "parse-names" : false, "suffix" : "" } ], "container-title" : "Biogeosciences", "id" : "ITEM-4", "issue" : "20", "issued" : { "date-parts" : [ [ "2020", "10", "23" ] ] }, "page" : "5129-5148", "title" : "Nitrogen cycling in CMIP6 land surface models: progress and limitations", "translator" : [ { "dropping-particle" : "", "family" : "L2603", "given" : "", "non-dropping-particle" : "", "parse-names" : false, "suffix" : "" } ], "type" : "article-journal", "volume" : "17" }, "uris" : [ "http://www.mendeley.com/documents/?uuid=94edd5ca-f251-4747-a0e1-53782b6ccc1a" ] } ], "mendeley" : { "formattedCitation" : "(Walker et al., 2015; Wieder et al., 2019; Davies-Barnard et al., 2020; Meyerholt et al., 2020)", "manualFormatting" : "(Walker et al., 2015; Wieder et al., 2019; Davies-Barnard et al., 2020; Meyerholt et al., 2020", "plainTextFormattedCitation" : "(Walker et al., 2015; Wieder et al., 2019; Davies-Barnard et al., 2020; Meyerholt et al., 2020)", "previouslyFormattedCitation" : "(Walker et al., 2015; Wieder et al., 2019; Davies-Barnard et al., 2020; Meyerholt et al., 2020)" }, "properties" : { "noteIndex" : 0 }, "schema" : "https://github.com/citation-style-language/schema/raw/master/csl-citation.json" }</w:instrText>
        </w:r>
      </w:ins>
      <w:del w:id="1627" w:author="Robin Matthews" w:date="2021-06-17T16:36:00Z">
        <w:r w:rsidR="00176897" w:rsidRPr="001E7A27" w:rsidDel="00621B61">
          <w:rPr>
            <w:lang w:val="en-GB" w:eastAsia="en-US"/>
          </w:rPr>
          <w:delInstrText>ADDIN CSL_CITATION { "citationItems" : [ { "id" : "ITEM-1", "itemData" : { "DOI" : "10.1002/2014GB004995", "ISSN" : "08866236", "author" : [ { "dropping-particle" : "", "family" : "Walker", "given" : "Anthony P.", "non-dropping-particle" : "", "parse-names" : false, "suffix" : "" }, { "dropping-particle" : "", "family" : "Zaehle", "given" : "S\u00f6nke", "non-dropping-particle" : "", "parse-names" : false, "suffix" : "" }, { "dropping-particle" : "", "family" : "Medlyn", "given" : "Belinda E.", "non-dropping-particle" : "", "parse-names" : false, "suffix" : "" }, { "dropping-particle" : "", "family" : "Kauwe", "given" : "Martin G.", "non-dropping-particle" : "De", "parse-names" : false, "suffix" : "" }, { "dropping-particle" : "", "family" : "Asao", "given" : "Shinichi", "non-dropping-particle" : "", "parse-names" : false, "suffix" : "" }, { "dropping-particle" : "", "family" : "Hickler", "given" : "Thomas", "non-dropping-particle" : "", "parse-names" : false, "suffix" : "" }, { "dropping-particle" : "", "family" : "Parton", "given" : "William", "non-dropping-particle" : "", "parse-names" : false, "suffix" : "" }, { "dropping-particle" : "", "family" : "Ricciuto", "given" : "Daniel M.", "non-dropping-particle" : "", "parse-names" : false, "suffix" : "" }, { "dropping-particle" : "", "family" : "Wang", "given" : "Ying-Ping", "non-dropping-particle" : "", "parse-names" : false, "suffix" : "" }, { "dropping-particle" : "", "family" : "W\u00e5rlind", "given" : "David", "non-dropping-particle" : "", "parse-names" : false, "suffix" : "" }, { "dropping-particle" : "", "family" : "Norby", "given" : "Richard J.", "non-dropping-particle" : "", "parse-names" : false, "suffix" : "" } ], "container-title" : "Global Biogeochemical Cycles", "id" : "ITEM-1", "issue" : "4", "issued" : { "date-parts" : [ [ "2015", "4" ] ] }, "page" : "476-495", "title" : "Predicting long-term carbon sequestration in response to CO2 enrichment: How and why do current ecosystem models differ?", "translator" : [ { "dropping-particle" : "", "family" : "L5332", "given" : "", "non-dropping-particle" : "", "parse-names" : false, "suffix" : "" } ], "type" : "article-journal", "volume" : "29" }, "uris" : [ "http://www.mendeley.com/documents/?uuid=9a1aab5f-182e-4bab-a0f4-ab7d75dd0629" ] }, { "id" : "ITEM-2", "itemData" : { "DOI" : "10.1029/2018GB006141", "ISSN" : "0886-6236", "author" : [ { "dropping-particle" : "", "family" : "Wieder", "given" : "William R.", "non-dropping-particle" : "", "parse-names" : false, "suffix" : "" }, { "dropping-particle" : "", "family" : "Lawrence", "given" : "David M.", "non-dropping-particle" : "", "parse-names" : false, "suffix" : "" }, { "dropping-particle" : "", "family" : "Fisher", "given" : "Rosie A.", "non-dropping-particle" : "", "parse-names" : false, "suffix" : "" }, { "dropping-particle" : "", "family" : "Bonan", "given" : "Gordon B.", "non-dropping-particle" : "", "parse-names" : false, "suffix" : "" }, { "dropping-particle" : "", "family" : "Cheng", "given" : "Susan J.", "non-dropping-particle" : "", "parse-names" : false, "suffix" : "" }, { "dropping-particle" : "", "family" : "Goodale", "given" : "Christine L.", "non-dropping-particle" : "", "parse-names" : false, "suffix" : "" }, { "dropping-particle" : "", "family" : "Grandy", "given" : "A. Stuart", "non-dropping-particle" : "", "parse-names" : false, "suffix" : "" }, { "dropping-particle" : "", "family" : "Koven", "given" : "Charles D.", "non-dropping-particle" : "", "parse-names" : false, "suffix" : "" }, { "dropping-particle" : "", "family" : "Lombardozzi", "given" : "Danica L.", "non-dropping-particle" : "", "parse-names" : false, "suffix" : "" }, { "dropping-particle" : "", "family" : "Oleson", "given" : "Keith W.", "non-dropping-particle" : "", "parse-names" : false, "suffix" : "" }, { "dropping-particle" : "", "family" : "Thomas", "given" : "R. Quinn", "non-dropping-particle" : "", "parse-names" : false, "suffix" : "" } ], "container-title" : "Global Biogeochemical Cycles", "id" : "ITEM-2", "issue" : "10", "issued" : { "date-parts" : [ [ "2019", "10", "28" ] ] }, "page" : "1289-1309", "title" : "Beyond Static Benchmarking: Using Experimental Manipulations to Evaluate Land Model Assumptions", "translator" : [ { "dropping-particle" : "", "family" : "L6327", "given" : "", "non-dropping-particle" : "", "parse-names" : false, "suffix" : "" } ], "type" : "article-journal", "volume" : "33" }, "uris" : [ "http://www.mendeley.com/documents/?uuid=b899ea04-98f0-42a2-a4f6-517cdeeca1b8" ] }, { "id" : "ITEM-3", "itemData" : { "DOI" : "10.1111/gcb.15114", "ISSN" : "1354-1013", "author" : [ { "dropping-particle" : "", "family" : "Meyerholt", "given" : "Johannes", "non-dropping-particle" : "", "parse-names" : false, "suffix" : "" }, { "dropping-particle" : "", "family" : "Sickel", "given" : "Kerstin", "non-dropping-particle" : "", "parse-names" : false, "suffix" : "" }, { "dropping-particle" : "", "family" : "Zaehle", "given" : "S\u00f6nke", "non-dropping-particle" : "", "parse-names" : false, "suffix" : "" } ], "container-title" : "Global Change Biology", "id" : "ITEM-3", "issue" : "7", "issued" : { "date-parts" : [ [ "2020", "7", "18" ] ] }, "page" : "3978-3996", "title" : "Ensemble projections elucidate effects of uncertainty in terrestrial nitrogen limitation on future carbon uptake", "translator" : [ { "dropping-particle" : "", "family" : "L6227", "given" : "", "non-dropping-particle" : "", "parse-names" : false, "suffix" : "" } ], "type" : "article-journal", "volume" : "26" }, "uris" : [ "http://www.mendeley.com/documents/?uuid=2cc6d062-e17d-4718-8f1d-4a3729ad80ad" ] }, { "id" : "ITEM-4", "itemData" : { "DOI" : "10.5194/bg-17-5129-2020", "ISSN" : "1726-4189", "author" : [ { "dropping-particle" : "", "family" : "Davies-Barnard", "given" : "Taraka", "non-dropping-particle" : "", "parse-names" : false, "suffix" : "" }, { "dropping-particle" : "", "family" : "Meyerholt", "given" : "Johannes", "non-dropping-particle" : "", "parse-names" : false, "suffix" : "" }, { "dropping-particle" : "", "family" : "Zaehle", "given" : "S\u00f6nke", "non-dropping-particle" : "", "parse-names" : false, "suffix" : "" }, { "dropping-particle" : "", "family" : "Friedlingstein", "given" : "Pierre", "non-dropping-particle" : "", "parse-names" : false, "suffix" : "" }, { "dropping-particle" : "", "family" : "Brovkin", "given" : "Victor", "non-dropping-particle" : "", "parse-names" : false, "suffix" : "" }, { "dropping-particle" : "", "family" : "Fan", "given" : "Yuanchao", "non-dropping-particle" : "", "parse-names" : false, "suffix" : "" }, { "dropping-particle" : "", "family" : "Fisher", "given" : "Rosie A.", "non-dropping-particle" : "", "parse-names" : false, "suffix" : "" }, { "dropping-particle" : "", "family" : "Jones", "given" : "Chris D.", "non-dropping-particle" : "", "parse-names" : false, "suffix" : "" }, { "dropping-particle" : "", "family" : "Lee", "given" : "Hanna", "non-dropping-particle" : "", "parse-names" : false, "suffix" : "" }, { "dropping-particle" : "", "family" : "Peano", "given" : "Daniele", "non-dropping-particle" : "", "parse-names" : false, "suffix" : "" }, { "dropping-particle" : "", "family" : "Smith", "given" : "Benjamin", "non-dropping-particle" : "", "parse-names" : false, "suffix" : "" }, { "dropping-particle" : "", "family" : "W\u00e5rlind", "given" : "David", "non-dropping-particle" : "", "parse-names" : false, "suffix" : "" }, { "dropping-particle" : "", "family" : "Wiltshire", "given" : "Andy J.", "non-dropping-particle" : "", "parse-names" : false, "suffix" : "" } ], "container-title" : "Biogeosciences", "id" : "ITEM-4", "issue" : "20", "issued" : { "date-parts" : [ [ "2020", "10", "23" ] ] }, "page" : "5129-5148", "title" : "Nitrogen cycling in CMIP6 land surface models: progress and limitations", "translator" : [ { "dropping-particle" : "", "family" : "L2603", "given" : "", "non-dropping-particle" : "", "parse-names" : false, "suffix" : "" } ], "type" : "article-journal", "volume" : "17" }, "uris" : [ "http://www.mendeley.com/documents/?uuid=94edd5ca-f251-4747-a0e1-53782b6ccc1a" ] } ], "mendeley" : { "formattedCitation" : "(Walker et al., 2015; Wieder et al., 2019; Davies-Barnard et al., 2020; Meyerholt et al., 2020)", "manualFormatting" : "(Davies-Barnard et al., 2020; Walker et al., 2015; Wieder et al., 2019; Meyerholt et al., 2020; see Section 5.4.1)", "plainTextFormattedCitation" : "(Walker et al., 2015; Wieder et al., 2019; Davies-Barnard et al., 2020; Meyerholt et al., 2020)", "previouslyFormattedCitation" : "(Walker et al., 2015; Wieder et al., 2019; Davies-Barnard et al., 2020; Meyerholt et al., 2020)"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w:t>
      </w:r>
      <w:ins w:id="1628" w:author="Robin Matthews" w:date="2021-06-17T16:36:00Z">
        <w:r w:rsidR="00621B61" w:rsidRPr="001E7A27">
          <w:rPr>
            <w:lang w:val="en-GB"/>
          </w:rPr>
          <w:t>Walker et al., 2015; Wieder et al., 2019; Davies-Barnard et al., 2020; Meyerholt et al., 2020</w:t>
        </w:r>
      </w:ins>
      <w:del w:id="1629" w:author="Robin Matthews" w:date="2021-06-17T16:36:00Z">
        <w:r w:rsidR="00025FA2" w:rsidRPr="001E7A27" w:rsidDel="00621B61">
          <w:rPr>
            <w:noProof/>
            <w:lang w:val="en-GB" w:eastAsia="en-US"/>
          </w:rPr>
          <w:delText>Davies-Barnard et al., 2020; Walker et al., 2015; Wieder et al., 2019; Meyerholt et al., 2020; see Section 5.4.1)</w:delText>
        </w:r>
      </w:del>
      <w:r w:rsidRPr="001E7A27">
        <w:rPr>
          <w:lang w:val="en-GB" w:eastAsia="en-US"/>
        </w:rPr>
        <w:fldChar w:fldCharType="end"/>
      </w:r>
      <w:commentRangeEnd w:id="1625"/>
      <w:r w:rsidR="00025FA2" w:rsidRPr="001E7A27">
        <w:rPr>
          <w:rStyle w:val="CommentReference"/>
          <w:lang w:val="en-GB"/>
        </w:rPr>
        <w:commentReference w:id="1625"/>
      </w:r>
      <w:ins w:id="1630" w:author="Soapbox" w:date="2021-07-17T05:06:00Z">
        <w:r w:rsidR="007B44F8" w:rsidRPr="001E7A27">
          <w:rPr>
            <w:rStyle w:val="CommentReference"/>
            <w:lang w:val="en-GB"/>
          </w:rPr>
          <w:t>)</w:t>
        </w:r>
      </w:ins>
      <w:ins w:id="1631" w:author="Robin Matthews" w:date="2021-06-17T16:36:00Z">
        <w:r w:rsidR="00621B61" w:rsidRPr="001E7A27">
          <w:rPr>
            <w:noProof/>
            <w:lang w:val="en-GB" w:eastAsia="en-US"/>
          </w:rPr>
          <w:t>; see Section 5.4.1)</w:t>
        </w:r>
      </w:ins>
      <w:r w:rsidRPr="001E7A27">
        <w:rPr>
          <w:lang w:val="en-GB" w:eastAsia="en-US"/>
        </w:rPr>
        <w:t>. Fire modules have been incorporated into 10 of 16 DGVMs contributing to the global carbon budget</w:t>
      </w:r>
      <w:r w:rsidR="00055BDB" w:rsidRPr="001E7A27">
        <w:rPr>
          <w:lang w:val="en-GB" w:eastAsia="en-US"/>
        </w:rPr>
        <w:t xml:space="preserve"> </w:t>
      </w:r>
      <w:r w:rsidR="00055BDB" w:rsidRPr="001E7A27">
        <w:rPr>
          <w:lang w:val="en-GB" w:eastAsia="en-US"/>
        </w:rPr>
        <w:fldChar w:fldCharType="begin" w:fldLock="1"/>
      </w:r>
      <w:r w:rsidR="00747167" w:rsidRPr="001E7A27">
        <w:rPr>
          <w:lang w:val="en-GB" w:eastAsia="en-US"/>
        </w:rPr>
        <w:instrText>ADDIN CSL_CITATION { "citationItems" : [ { "id" : "ITEM-1",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"ITEM-1",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"mendeley" : { "formattedCitation" : "(Le Qu\u00e9r\u00e9 et al., 2018a)", "plainTextFormattedCitation" : "(Le Qu\u00e9r\u00e9 et al., 2018a)", "previouslyFormattedCitation" : "(Le Qu\u00e9r\u00e9 et al., 2018a)" }, "properties" : { "noteIndex" : 0 }, "schema" : "https://github.com/citation-style-language/schema/raw/master/csl-citation.json" }</w:instrText>
      </w:r>
      <w:r w:rsidR="00055BDB" w:rsidRPr="001E7A27">
        <w:rPr>
          <w:lang w:val="en-GB" w:eastAsia="en-US"/>
        </w:rPr>
        <w:fldChar w:fldCharType="separate"/>
      </w:r>
      <w:r w:rsidR="00025FA2" w:rsidRPr="001E7A27">
        <w:rPr>
          <w:noProof/>
          <w:lang w:val="en-GB" w:eastAsia="en-US"/>
        </w:rPr>
        <w:t>(Le Quéré et al., 2018a)</w:t>
      </w:r>
      <w:r w:rsidR="00055BDB" w:rsidRPr="001E7A27">
        <w:rPr>
          <w:lang w:val="en-GB" w:eastAsia="en-US"/>
        </w:rPr>
        <w:fldChar w:fldCharType="end"/>
      </w:r>
      <w:r w:rsidR="005C4B49" w:rsidRPr="001E7A27">
        <w:rPr>
          <w:lang w:val="en-GB" w:eastAsia="en-US"/>
        </w:rPr>
        <w:t xml:space="preserve">, </w:t>
      </w:r>
      <w:r w:rsidRPr="001E7A27">
        <w:rPr>
          <w:color w:val="000000" w:themeColor="text1"/>
          <w:lang w:val="en-GB" w:eastAsia="en-US"/>
        </w:rPr>
        <w:t xml:space="preserve">and a growing number of models have representations of human ignitions and fire suppression processes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"10.5194/gmd-10-1175-2017", "ISSN" : "1991-9603", "abstract" : "Abstract. The important role of fire in regulating vegetation community composition and contributions to emissions of greenhouse gases and aerosols make it a critical component of dynamic global vegetation models and Earth system models. Over 2 decades of development, a wide variety of model structures and mechanisms have been designed and incorporated into global fire models, which have been linked to different vegetation models. However, there has not yet been a systematic examination of how these different strategies contribute to model performance. Here we describe the structure of the first phase of the Fire Model Intercomparison Project (FireMIP), which for the first time seeks to systematically compare a number of models. By combining a standardized set of input data and model experiments with a rigorous comparison of model outputs to each other and to observations, we will improve the understanding of what drives vegetation fire, how it can best be simulated, and what new or improved observational data could allow better constraints on model behavior. In this paper, we introduce the fire models used in the first phase of FireMIP, the simulation protocols applied, and the benchmarking system used to evaluate the models. We have also created supplementary tables that describe, in thorough mathematical detail, the structure of each model.", "author" : [ { "dropping-particle" : "", "family" : "Rabin", "given" : "Sam S", "non-dropping-particle" : "", "parse-names" : false, "suffix" : "" }, { "dropping-particle" : "", "family" : "Melton", "given" : "Joe R", "non-dropping-particle" : "", "parse-names" : false, "suffix" : "" }, { "dropping-particle" : "", "family" : "Lasslop", "given" : "Gitta", "non-dropping-particle" : "", "parse-names" : false, "suffix" : "" }, { "dropping-particle" : "", "family" : "Bachelet", "given" : "Dominique",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"Kaplan", "given" : "Jed O", "non-dropping-particle" : "", "parse-names" : false, "suffix" : "" }, { "dropping-particle" : "", "family" : "Li", "given" : "Fang", "non-dropping-particle" : "", "parse-names" : false, "suffix" : "" }, { "dropping-particle" : "", "family" : "Mangeon", "given" : "St\u00e9phane", "non-dropping-particle" : "", "parse-names" : false, "suffix" : "" }, { "dropping-particle" : "", "family" : "Ward", "given" : "Daniel S", "non-dropping-particle" : "", "parse-names" : false, "suffix" : "" }, { "dropping-particle" : "", "family" : "Yue", "given" : "Chao", "non-dropping-particle" : "", "parse-names" : false, "suffix" : "" }, { "dropping-particle" : "", "family" : "Arora", "given" : "Vivek K", "non-dropping-particle" : "", "parse-names" : false, "suffix" : "" }, { "dropping-particle" : "", "family" : "Hickler", "given" : "Thomas", "non-dropping-particle" : "", "parse-names" : false, "suffix" : "" }, { "dropping-particle" : "", "family" : "Kloster", "given" : "Silvia", "non-dropping-particle" : "", "parse-names" : false, "suffix" : "" }, { "dropping-particle" : "", "family" : "Knorr", "given" : "Wolfgang", "non-dropping-particle" : "", "parse-names" : false, "suffix" : "" }, { "dropping-particle" : "", "family" : "Nieradzik", "given" : "Lars", "non-dropping-particle" : "", "parse-names" : false, "suffix" : "" }, { "dropping-particle" : "", "family" : "Spessa", "given" : "Allan", "non-dropping-particle" : "", "parse-names" : false, "suffix" : "" }, { "dropping-particle" : "", "family" : "Folberth", "given" : "Gerd A", "non-dropping-particle" : "", "parse-names" : false, "suffix" : "" }, { "dropping-particle" : "", "family" : "Sheehan", "given" : "Tim", "non-dropping-particle" : "", "parse-names" : false, "suffix" : "" }, { "dropping-particle" : "", "family" : "Voulgarakis", "given" : "Apostolos", "non-dropping-particle" : "", "parse-names" : false, "suffix" : "" }, { "dropping-particle" : "", "family" : "Kelley", "given" : "Douglas I", "non-dropping-particle" : "", "parse-names" : false, "suffix" : "" }, { "dropping-particle" : "", "family" : "Prentice", "given" : "I Colin", "non-dropping-particle" : "", "parse-names" : false, "suffix" : "" }, { "dropping-particle" : "", "family" : "Sitch", "given" : "Stephen", "non-dropping-particle" : "", "parse-names" : false, "suffix" : "" }, { "dropping-particle" : "", "family" : "Harrison", "given" : "Sandy", "non-dropping-particle" : "", "parse-names" : false, "suffix" : "" }, { "dropping-particle" : "", "family" : "Arneth", "given" : "Almut", "non-dropping-particle" : "", "parse-names" : false, "suffix" : "" } ], "container-title" : "Geoscientific Model Development", "id" : "ITEM-1", "issue" : "3", "issued" : { "date-parts" : [ [ "2017", "3", "17" ] ] }, "page" : "1175-1197", "title" : "The Fire Modeling Intercomparison Project (FireMIP), phase 1: experimental and analytical protocols with detailed model descriptions", "translator" : [ { "dropping-particle" : "", "family" : "L3990", "given" : "", "non-dropping-particle" : "", "parse-names" : false, "suffix" : "" } ], "type" : "article-journal", "volume" : "10" }, "uris" : [ "http://www.mendeley.com/documents/?uuid=dc47d851-0ac2-4aeb-9548-fcf11ffc7771" ] }, { "id" : "ITEM-2", "itemData" : { "DOI" : "10.5194/bg-16-3883-2019", "author" : [ { "dropping-particle" : "", "family" : "Teckentrup", "given" : "L", "non-dropping-particle" : "", "parse-names" : false, "suffix" : "" }, { "dropping-particle" : "", "family" : "Harrison", "given" : "S P", "non-dropping-particle" : "", "parse-names" : false, "suffix" : "" }, { "dropping-particle" : "", "family" : "Hantson", "given" : "S", "non-dropping-particle" : "", "parse-names" : false, "suffix" : "" }, { "dropping-particle" : "", "family" : "Heil", "given" : "A", "non-dropping-particle" : "", "parse-names" : false, "suffix" : "" }, { "dropping-particle" : "", "family" : "Melton", "given" : "J R", "non-dropping-particle" : "", "parse-names" : false, "suffix" : "" }, { "dropping-particle" : "", "family" : "Forrest", "given" : "M", "non-dropping-particle" : "", "parse-names" : false, "suffix" : "" }, { "dropping-particle" : "", "family" : "Li", "given" : "F", "non-dropping-particle" : "", "parse-names" : false, "suffix" : "" }, { "dropping-particle" : "", "family" : "Yue", "given" : "C", "non-dropping-particle" : "", "parse-names" : false, "suffix" : "" }, { "dropping-particle" : "", "family" : "Arneth", "given" : "A", "non-dropping-particle" : "", "parse-names" : false, "suffix" : "" }, { "dropping-particle" : "", "family" : "Hickler", "given" : "T", "non-dropping-particle" : "", "parse-names" : false, "suffix" : "" }, { "dropping-particle" : "", "family" : "Sitch", "given" : "S", "non-dropping-particle" : "", "parse-names" : false, "suffix" : "" }, { "dropping-particle" : "", "family" : "Lasslop", "given" : "G", "non-dropping-particle" : "", "parse-names" : false, "suffix" : "" } ], "container-title" : "Biogeosciences", "id" : "ITEM-2", "issue" : "19", "issued" : { "date-parts" : [ [ "2019" ] ] }, "page" : "3883-3910", "title" : "Response of simulated burned area to historical changes in environmental and anthropogenic factors: a comparison of seven fire models", "translator" : [ { "dropping-particle" : "", "family" : "L6251", "given" : "", "non-dropping-particle" : "", "parse-names" : false, "suffix" : "" } ], "type" : "article-journal", "volume" : "16" }, "uris" : [ "http://www.mendeley.com/documents/?uuid=7d1e1a7c-0040-4133-9e16-3d141ecb5f99" ] } ], "mendeley" : { "formattedCitation" : "(Rabin et al., 2017; Teckentrup et al., 2019)", "plainTextFormattedCitation" : "(Rabin et al., 2017; Teckentrup et al., 2019)", "previouslyFormattedCitation" : "(Rabin et al., 2017; Teckentrup et al., 2019)"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(Rabin et al., 2017; Teckentrup et al., 2019)</w:t>
      </w:r>
      <w:r w:rsidRPr="001E7A27">
        <w:rPr>
          <w:color w:val="000000" w:themeColor="text1"/>
          <w:lang w:val="en-GB" w:eastAsia="en-US"/>
        </w:rPr>
        <w:fldChar w:fldCharType="end"/>
      </w:r>
      <w:r w:rsidRPr="001E7A27">
        <w:rPr>
          <w:color w:val="000000" w:themeColor="text1"/>
          <w:lang w:val="en-GB" w:eastAsia="en-US"/>
        </w:rPr>
        <w:t xml:space="preserve">. There are also growing DGVM developments to include management practices </w:t>
      </w:r>
      <w:commentRangeStart w:id="1632"/>
      <w:r w:rsidRPr="001E7A27">
        <w:rPr>
          <w:color w:val="000000" w:themeColor="text1"/>
          <w:lang w:val="en-GB" w:eastAsia="en-US"/>
        </w:rPr>
        <w:fldChar w:fldCharType="begin" w:fldLock="1"/>
      </w:r>
      <w:ins w:id="1633" w:author="Robin Matthews" w:date="2021-06-17T16:36:00Z">
        <w:r w:rsidR="00621B61" w:rsidRPr="001E7A27">
          <w:rPr>
            <w:color w:val="000000" w:themeColor="text1"/>
            <w:lang w:val="en-GB" w:eastAsia="en-US"/>
          </w:rPr>
          <w:instrText>ADDIN CSL_CITATION { "citationItems" : [ { "id" : "ITEM-1", "itemData" : { "DOI" : "10.1111/gcb.13988", "ISSN" : "13541013", "abstract" : "As the applications of Earth system models (ESMs) move from general climate pro- jections toward questions of mitigation and adaptation, the inclusion of land man- agement practices in these models becomes crucial. We carried out a survey among modeling groups to show an evolution from models able only to deal with land- cover change to more sophisticated approaches that allow also for the partial inte- gration of land management changes. For the longer term a comprehensive land management representation can be anticipated for all major models. To guide the prioritization of implementation, we evaluate ten land management practices\u2014for- estry harvest, tree species selection, grazing and mowing harvest, crop harvest, crop species selection, irrigation, wetland drainage, fertilization, tillage, and fire\u2014for (1) their importance on the Earth system, (2) the possibility of implementing them in state-of-the-art ESMs, and (3) availability of required input data. Matching these criteria, we identify \u201clow-hanging fruits\u201d for the inclusion in ESMs, such as basic implementations of crop and forestry harvest and fertilization. We also identify research requirements for specific communities to address the remaining land man- agement practices. Data availability severely hampers modeling the most extensive land management practice, grazing and mowing harvest, and is a limiting factor for a comprehensive implementation of most other practices. Inadequate process under- standing hampers even a basic assessment of crop species selection and tillage effects. The need for multiple advanced model structures will be the challenge for a comprehensive implementation of most practices but considerable synergy can be gained using the same structures for different practices. A continuous and closer collaboration of the modeling, Earth observation, and land system science communi- ties is thus required to achieve the inclusion of land management in ESMs.", "author" : [ { "dropping-particle" : "", "family" : "Pongratz", "given" : "Julia", "non-dropping-particle" : "", "parse-names" : false, "suffix" : "" }, { "dropping-particle" : "", "family" : "Dolman", "given" : "Han", "non-dropping-particle" : "", "parse-names" : false, "suffix" : "" }, { "dropping-particle" : "", "family" : "Don", "given" : "Axel", "non-dropping-particle" : "", "parse-names" : false, "suffix" : "" }, { "dropping-particle" : "", "family" : "Erb", "given" : "Karl-Heinz", "non-dropping-particle" : "", "parse-names" : false, "suffix" : "" }, { "dropping-particle" : "", "family" : "Fuchs", "given" : "Richard", "non-dropping-particle" : "", "parse-names" : false, "suffix" : "" }, { "dropping-particle" : "", "family" : "Herold", "given" : "Martin", "non-dropping-particle" : "", "parse-names" : false, "suffix" : "" }, { "dropping-particle" : "", "family" : "Jones", "given" : "Chris", "non-dropping-particle" : "", "parse-names" : false, "suffix" : "" }, { "dropping-particle" : "", "family" : "Kuemmerle", "given" : "Tobias",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"Naudts", "given" : "Kim", "non-dropping-particle" : "", "parse-names" : false, "suffix" : "" } ], "container-title" : "Global Change Biology", "id" : "ITEM-1", "issue" : "4", "issued" : { "date-parts" : [ [ "2018", "4" ] ] }, "page" : "1470-1487", "title" : "Models meet data: Challenges and opportunities in implementing land management in Earth system models", "translator" : [ { "dropping-particle" : "", "family" : "L7483", "given" : "", "non-dropping-particle" : "", "parse-names" : false, "suffix" : "" } ], "type" : "article-journal", "volume" : "24" }, "uris" : [ "http://www.mendeley.com/documents/?uuid=30e47095-73bb-49bb-9598-1957c4bf24b1" ] } ], "mendeley" : { "formattedCitation" : "(Pongratz et al., 2018)", "manualFormatting" : "(Pongratz et al., 2018)", "plainTextFormattedCitation" : "(Pongratz et al., 2018)", "previouslyFormattedCitation" : "(Pongratz et al., 2018)" }, "properties" : { "noteIndex" : 0 }, "schema" : "https://github.com/citation-style-language/schema/raw/master/csl-citation.json" }</w:instrText>
        </w:r>
      </w:ins>
      <w:del w:id="1634" w:author="Robin Matthews" w:date="2021-06-17T16:36:00Z">
        <w:r w:rsidR="00747167" w:rsidRPr="001E7A27" w:rsidDel="00621B61">
          <w:rPr>
            <w:color w:val="000000" w:themeColor="text1"/>
            <w:lang w:val="en-GB" w:eastAsia="en-US"/>
          </w:rPr>
          <w:delInstrText>ADDIN CSL_CITATION { "citationItems" : [ { "id" : "ITEM-1", "itemData" : { "DOI" : "10.1111/gcb.13988", "ISSN" : "13541013", "abstract" : "As the applications of Earth system models (ESMs) move from general climate pro- jections toward questions of mitigation and adaptation, the inclusion of land man- agement practices in these models becomes crucial. We carried out a survey among modeling groups to show an evolution from models able only to deal with land- cover change to more sophisticated approaches that allow also for the partial inte- gration of land management changes. For the longer term a comprehensive land management representation can be anticipated for all major models. To guide the prioritization of implementation, we evaluate ten land management practices\u2014for- estry harvest, tree species selection, grazing and mowing harvest, crop harvest, crop species selection, irrigation, wetland drainage, fertilization, tillage, and fire\u2014for (1) their importance on the Earth system, (2) the possibility of implementing them in state-of-the-art ESMs, and (3) availability of required input data. Matching these criteria, we identify \u201clow-hanging fruits\u201d for the inclusion in ESMs, such as basic implementations of crop and forestry harvest and fertilization. We also identify research requirements for specific communities to address the remaining land man- agement practices. Data availability severely hampers modeling the most extensive land management practice, grazing and mowing harvest, and is a limiting factor for a comprehensive implementation of most other practices. Inadequate process under- standing hampers even a basic assessment of crop species selection and tillage effects. The need for multiple advanced model structures will be the challenge for a comprehensive implementation of most practices but considerable synergy can be gained using the same structures for different practices. A continuous and closer collaboration of the modeling, Earth observation, and land system science communi- ties is thus required to achieve the inclusion of land management in ESMs.", "author" : [ { "dropping-particle" : "", "family" : "Pongratz", "given" : "Julia", "non-dropping-particle" : "", "parse-names" : false, "suffix" : "" }, { "dropping-particle" : "", "family" : "Dolman", "given" : "Han", "non-dropping-particle" : "", "parse-names" : false, "suffix" : "" }, { "dropping-particle" : "", "family" : "Don", "given" : "Axel", "non-dropping-particle" : "", "parse-names" : false, "suffix" : "" }, { "dropping-particle" : "", "family" : "Erb", "given" : "Karl-Heinz", "non-dropping-particle" : "", "parse-names" : false, "suffix" : "" }, { "dropping-particle" : "", "family" : "Fuchs", "given" : "Richard", "non-dropping-particle" : "", "parse-names" : false, "suffix" : "" }, { "dropping-particle" : "", "family" : "Herold", "given" : "Martin", "non-dropping-particle" : "", "parse-names" : false, "suffix" : "" }, { "dropping-particle" : "", "family" : "Jones", "given" : "Chris", "non-dropping-particle" : "", "parse-names" : false, "suffix" : "" }, { "dropping-particle" : "", "family" : "Kuemmerle", "given" : "Tobias",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"Naudts", "given" : "Kim", "non-dropping-particle" : "", "parse-names" : false, "suffix" : "" } ], "container-title" : "Global Change Biology", "id" : "ITEM-1", "issue" : "4", "issued" : { "date-parts" : [ [ "2018", "4" ] ] }, "page" : "1470-1487", "title" : "Models meet data: Challenges and opportunities in implementing land management in Earth system models", "translator" : [ { "dropping-particle" : "", "family" : "L7483", "given" : "", "non-dropping-particle" : "", "parse-names" : false, "suffix" : "" } ], "type" : "article-journal", "volume" : "24" }, "uris" : [ "http://www.mendeley.com/documents/?uuid=30e47095-73bb-49bb-9598-1957c4bf24b1" ] } ], "mendeley" : { "formattedCitation" : "(Pongratz et al., 2018)", "manualFormatting" : "(Pongratz et al., 2018b)", "plainTextFormattedCitation" : "(Pongratz et al., 2018)", "previouslyFormattedCitation" : "(Pongratz et al., 2018)" }, "properties" : { "noteIndex" : 0 }, "schema" : "https://github.com/citation-style-language/schema/raw/master/csl-citation.json" }</w:delInstrText>
        </w:r>
      </w:del>
      <w:r w:rsidRPr="001E7A27">
        <w:rPr>
          <w:color w:val="000000" w:themeColor="text1"/>
          <w:lang w:val="en-GB" w:eastAsia="en-US"/>
        </w:rPr>
        <w:fldChar w:fldCharType="separate"/>
      </w:r>
      <w:r w:rsidR="00025FA2" w:rsidRPr="001E7A27">
        <w:rPr>
          <w:noProof/>
          <w:color w:val="000000" w:themeColor="text1"/>
          <w:lang w:val="en-GB" w:eastAsia="en-US"/>
        </w:rPr>
        <w:t>(Pongratz et al., 2018</w:t>
      </w:r>
      <w:del w:id="1635" w:author="Robin Matthews" w:date="2021-06-17T16:36:00Z">
        <w:r w:rsidR="00025FA2" w:rsidRPr="001E7A27" w:rsidDel="00621B61">
          <w:rPr>
            <w:noProof/>
            <w:color w:val="000000" w:themeColor="text1"/>
            <w:lang w:val="en-GB" w:eastAsia="en-US"/>
          </w:rPr>
          <w:delText>b</w:delText>
        </w:r>
      </w:del>
      <w:r w:rsidR="00025FA2" w:rsidRPr="001E7A27">
        <w:rPr>
          <w:noProof/>
          <w:color w:val="000000" w:themeColor="text1"/>
          <w:lang w:val="en-GB" w:eastAsia="en-US"/>
        </w:rPr>
        <w:t>)</w:t>
      </w:r>
      <w:r w:rsidRPr="001E7A27">
        <w:rPr>
          <w:color w:val="000000" w:themeColor="text1"/>
          <w:lang w:val="en-GB" w:eastAsia="en-US"/>
        </w:rPr>
        <w:fldChar w:fldCharType="end"/>
      </w:r>
      <w:commentRangeEnd w:id="1632"/>
      <w:r w:rsidR="00025FA2" w:rsidRPr="001E7A27">
        <w:rPr>
          <w:rStyle w:val="CommentReference"/>
          <w:lang w:val="en-GB"/>
        </w:rPr>
        <w:commentReference w:id="1632"/>
      </w:r>
      <w:r w:rsidRPr="001E7A27">
        <w:rPr>
          <w:color w:val="000000" w:themeColor="text1"/>
          <w:lang w:val="en-GB" w:eastAsia="en-US"/>
        </w:rPr>
        <w:t xml:space="preserve"> and the </w:t>
      </w:r>
      <w:r w:rsidRPr="001E7A27">
        <w:rPr>
          <w:color w:val="000000" w:themeColor="text1"/>
          <w:lang w:val="en-GB" w:eastAsia="zh-CN"/>
        </w:rPr>
        <w:t>effects</w:t>
      </w:r>
      <w:r w:rsidRPr="001E7A27">
        <w:rPr>
          <w:color w:val="000000" w:themeColor="text1"/>
          <w:lang w:val="en-GB" w:eastAsia="en-US"/>
        </w:rPr>
        <w:t xml:space="preserve"> of secondary forest regrowth </w:t>
      </w:r>
      <w:r w:rsidRPr="001E7A27">
        <w:rPr>
          <w:color w:val="000000" w:themeColor="text1"/>
          <w:lang w:val="en-GB" w:eastAsia="en-US"/>
        </w:rPr>
        <w:fldChar w:fldCharType="begin" w:fldLock="1"/>
      </w:r>
      <w:r w:rsidR="00176897" w:rsidRPr="001E7A27">
        <w:rPr>
          <w:color w:val="000000" w:themeColor="text1"/>
          <w:lang w:val="en-GB" w:eastAsia="en-US"/>
        </w:rPr>
        <w:instrText>ADDIN CSL_CITATION { "citationItems" : [ { "id" : "ITEM-1", "itemData" : { "DOI" : "10.1073/pnas.1810512116", "ISSN" : "0027-8424", "abstract" : "Although the existence of a large carbon sink in terrestrial ecosystems is well-established, the drivers of this sink remain uncertain. It has been suggested that perturbations to forest demography caused by past land-use change, management, and natural disturbances may be causing a large component of current carbon uptake. Here we use a global compilation of forest age observations, combined with a terrestrial biosphere model with explicit modeling of forest regrowth, to partition the global forest carbon sink between old-growth and regrowth stands over the period 1981\u20132010. For 2001\u20132010 we find a carbon sink of 0.85 (0.66\u20130.96) Pg year \u22121 located in intact old-growth forest, primarily in the moist tropics and boreal Siberia, and 1.30 (1.03\u20131.96) Pg year \u22121 located in stands regrowing after past disturbance. Approaching half of the sink in regrowth stands would have occurred from demographic changes alone, in the absence of other environmental changes. These age-constrained results show consistency with those simulated using an ensemble of demographically-enabled terrestrial biosphere models following an independent reconstruction of historical land use and management. We estimate that forests will accumulate an additional 69 (44\u2013131) Pg C in live biomass from changes in demography alone if natural disturbances, wood harvest, and reforestation continue at rates comparable to those during 1981\u20132010. Our results confirm that it is not possible to understand the current global terrestrial carbon sink without accounting for the sizeable sink due to forest demography. They also imply that a large portion of the current terrestrial carbon sink is strictly transient in nature.", "author" : [ { "dropping-particle" : "", "family" : "Pugh", "given" : "Thomas A M", "non-dropping-particle" : "", "parse-names" : false, "suffix" : "" }, { "dropping-particle" : "", "family" : "Lindeskog", "given" : "Mats", "non-dropping-particle" : "", "parse-names" : false, "suffix" : "" }, { "dropping-particle" : "", "family" : "Smith", "given" : "Benjamin", "non-dropping-particle" : "", "parse-names" : false, "suffix" : "" }, { "dropping-particle" : "", "family" : "Poulter", "given" : "Benjamin", "non-dropping-particle" : "", "parse-names" : false, "suffix" : "" }, { "dropping-particle" : "", "family" : "Arneth", "given" : "Almut", "non-dropping-particle" : "", "parse-names" : false, "suffix" : "" }, { "dropping-particle" : "", "family" : "Haverd", "given" : "Vanessa", "non-dropping-particle" : "", "parse-names" : false, "suffix" : "" }, { "dropping-particle" : "", "family" : "Calle", "given" : "Leonardo", "non-dropping-particle" : "", "parse-names" : false, "suffix" : "" } ], "container-title" : "Proceedings of the National Academy of Sciences", "id" : "ITEM-1", "issue" : "10", "issued" : { "date-parts" : [ [ "2019", "3", "5" ] ] }, "page" : "4382-4387", "title" : "Role of forest regrowth in global carbon sink dynamics", "translator" : [ { "dropping-particle" : "", "family" : "L5208", "given" : "", "non-dropping-particle" : "", "parse-names" : false, "suffix" : "" } ], "type" : "article-journal", "volume" : "116" }, "uris" : [ "http://www.mendeley.com/documents/?uuid=15db725b-8469-44fb-b8d4-43358d20229a" ] } ], "mendeley" : { "formattedCitation" : "(Pugh et al., 2019)", "plainTextFormattedCitation" : "(Pugh et al., 2019)", "previouslyFormattedCitation" : "(Pugh et al., 2019)"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(Pugh et al., 2019)</w:t>
      </w:r>
      <w:r w:rsidRPr="001E7A27">
        <w:rPr>
          <w:color w:val="000000" w:themeColor="text1"/>
          <w:lang w:val="en-GB" w:eastAsia="en-US"/>
        </w:rPr>
        <w:fldChar w:fldCharType="end"/>
      </w:r>
      <w:r w:rsidRPr="001E7A27">
        <w:rPr>
          <w:color w:val="000000" w:themeColor="text1"/>
          <w:lang w:val="en-GB" w:eastAsia="en-US"/>
        </w:rPr>
        <w:t>, though models still under</w:t>
      </w:r>
      <w:ins w:id="1636" w:author="Soapbox" w:date="2021-07-17T05:06:00Z">
        <w:r w:rsidR="00793188" w:rsidRPr="001E7A27">
          <w:rPr>
            <w:color w:val="000000" w:themeColor="text1"/>
            <w:lang w:val="en-GB" w:eastAsia="en-US"/>
          </w:rPr>
          <w:t>-</w:t>
        </w:r>
      </w:ins>
      <w:del w:id="1637" w:author="Soapbox" w:date="2021-07-17T05:06:00Z">
        <w:r w:rsidRPr="001E7A27" w:rsidDel="00793188">
          <w:rPr>
            <w:color w:val="000000" w:themeColor="text1"/>
            <w:lang w:val="en-GB" w:eastAsia="en-US"/>
          </w:rPr>
          <w:delText xml:space="preserve"> </w:delText>
        </w:r>
      </w:del>
      <w:r w:rsidRPr="001E7A27">
        <w:rPr>
          <w:color w:val="000000" w:themeColor="text1"/>
          <w:lang w:val="en-GB" w:eastAsia="en-US"/>
        </w:rPr>
        <w:t xml:space="preserve">represent intensively managed ecosystems, such as croplands and managed forests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"10.1073/pnas.1320008111", "ISBN" : "0027-8424", "ISSN" : "0027-8424", "PMID" : "24706867", "abstract" : "Photosynthesis is the process by which plants harvest sunlight to produce sugars from carbon dioxide and water. It is the primary source of energy for all life on Earth; hence it is important to understand how this process responds to climate change and human impact. However, model-based estimates of gross primary production (GPP, output from photosynthesis) are highly uncertain, in particular over heavily managed agricultural areas. Recent advances in spectroscopy enable the space-based monitoring of sun-induced chlorophyll fluorescence (SIF) from terrestrial plants. Here we demonstrate that spaceborne SIF retrievals provide a direct measure of the GPP of cropland and grassland ecosystems. Such a strong link with crop photosynthesis is not evident for traditional remotely sensed vegetation indices, nor for more complex carbon cycle models. We use SIF observations to provide a global perspective on agricultural productivity. Our SIF-based crop GPP estimates are 50-75% higher than results from state-of-the-art carbon cycle models over, for example, the US Corn Belt and the Indo-Gangetic Plain, implying that current models severely underestimate the role of management. Our results indicate that SIF data can help us improve our global models for more accurate projections of agricultural productivity and climate impact on crop yields. Extension of our approach to other ecosystems, along with increased observational capabilities for SIF in the near future, holds the prospect of reducing uncertainties in the modeling of the current and future carbon cycle.", "author" : [ { "dropping-particle" : "", "family" : "Guanter", "given" : "L.", "non-dropping-particle" : "", "parse-names" : false, "suffix" : "" }, { "dropping-particle" : "", "family" : "Zhang", "given" : "Y.", "non-dropping-particle" : "", "parse-names" : false, "suffix" : "" }, { "dropping-particle" : "", "family" : "Jung", "given" : "M.", "non-dropping-particle" : "", "parse-names" : false, "suffix" : "" }, { "dropping-particle" : "", "family" : "Joiner", "given" : "J.", "non-dropping-particle" : "", "parse-names" : false, "suffix" : "" }, { "dropping-particle" : "", "family" : "Voigt", "given" : "M.", "non-dropping-particle" : "", "parse-names" : false, "suffix" : "" }, { "dropping-particle" : "", "family" : "Berry", "given" : "J. A.", "non-dropping-particle" : "", "parse-names" : false, "suffix" : "" }, { "dropping-particle" : "", "family" : "Frankenberg", "given" : "C.", "non-dropping-particle" : "", "parse-names" : false, "suffix" : "" }, { "dropping-particle" : "", "family" : "Huete", "given" : "A. R.", "non-dropping-particle" : "", "parse-names" : false, "suffix" : "" }, { "dropping-particle" : "", "family" : "Zarco-Tejada", "given" : "P.", "non-dropping-particle" : "", "parse-names" : false, "suffix" : "" }, { "dropping-particle" : "", "family" : "Lee", "given" : "J.-E.", "non-dropping-particle" : "", "parse-names" : false, "suffix" : "" }, { "dropping-particle" : "", "family" : "Moran", "given" : "M. S.", "non-dropping-particle" : "", "parse-names" : false, "suffix" : "" }, { "dropping-particle" : "", "family" : "Ponce-Campos", "given" : "G.", "non-dropping-particle" : "", "parse-names" : false, "suffix" : "" }, { "dropping-particle" : "", "family" : "Beer", "given" : "C.", "non-dropping-particle" : "", "parse-names" : false, "suffix" : "" }, { "dropping-particle" : "", "family" : "Camps-Valls", "given" : "G.", "non-dropping-particle" : "", "parse-names" : false, "suffix" : "" }, { "dropping-particle" : "", "family" : "Buchmann", "given" : "N.", "non-dropping-particle" : "", "parse-names" : false, "suffix" : "" }, { "dropping-particle" : "", "family" : "Gianelle", "given" : "D.", "non-dropping-particle" : "", "parse-names" : false, "suffix" : "" }, { "dropping-particle" : "", "family" : "Klumpp", "given" : "K.", "non-dropping-particle" : "", "parse-names" : false, "suffix" : "" }, { "dropping-particle" : "", "family" : "Cescatti", "given" : "A.", "non-dropping-particle" : "", "parse-names" : false, "suffix" : "" }, { "dropping-particle" : "", "family" : "Baker", "given" : "J. M.", "non-dropping-particle" : "", "parse-names" : false, "suffix" : "" }, { "dropping-particle" : "", "family" : "Griffis", "given" : "T. J.", "non-dropping-particle" : "", "parse-names" : false, "suffix" : "" } ], "container-title" : "Proceedings of the National Academy of Sciences", "id" : "ITEM-1", "issue" : "14", "issued" : { "date-parts" : [ [ "2014", "4", "8" ] ] }, "page" : "E1327-E1333", "title" : "Global and time-resolved monitoring of crop photosynthesis with chlorophyll fluorescence", "translator" : [ { "dropping-particle" : "", "family" : "L4253", "given" : "", "non-dropping-particle" : "", "parse-names" : false, "suffix" : "" } ], "type" : "article-journal", "volume" : "111" }, "uris" : [ "http://www.mendeley.com/documents/?uuid=6ff8accf-dbda-3509-8289-f5cd57abead0" ] }, { "id" : "ITEM-2", "itemData" : { "DOI" : "10.1111/gcb.13660", "ISBN" : "4000113100", "ISSN" : "13541013", "PMID" : "28192628", "abstract" : "Turnover concepts in state-of-the-art global vegetation models (GVMs) account for various processes, but are often highly simplified and may not include an adequate representation of the dominant processes that shape vegetation carbon turnover rates in real forest ecosystems at a large spatial scale. Here we evaluate vegetation carbon turnover processes in GVMs participating in the Inter-Sectoral Impact Model Intercomparison Project (ISI-MIP; including HYBRID4, JeDi, JULES, LPJml, ORCHIDEE, SDGVM, and VISIT) using estimates of vegetation carbon turnover rate (k) derived from a combination of remote sensing based products of biomass and net primary production (NPP). We find that current model limitations lead to considerable biases in the simulated biomass and in k (severe underestimations by all models except JeDi and VISIT compared to observation-based average k), likely contributing to underestimation of positive feedbacks of the northern forest carbon balance to climate change caused by changes in forest mortality. A need for improved turnover concepts related to frost damage, drought and insect outbreaks in order to better reproduce observation-based spatial patterns in k is identified. Since direct frost damage effects on mortality are usually not accounted for in these GVMs, simulated relationships between k and winter length in boreal forests are not consistent between different regions and strongly biased compared to the observation-based relationships. Some models show a response of k to drought in temperate forests as a result of impacts of water availability on NPP, growth efficiency or carbon balance dependent mortality as well as soil or litter moisture effects on leaf turnover or fire. However, further direct drought effects like carbon starvation (only in HYBRID4) or hydraulic failure are usually not taken into account by the investigated GVMs. While they are considered dominant large-scale mortality agents, mortality mechanisms related to insects and pathogens are not explicitly treated in these models.This article is protected by copyright. All rights reserved.", "author" : [ { "dropping-particle" : "", "family" : "Thurner", "given" : "Martin", "non-dropping-particle" : "", "parse-names" : false, "suffix" : "" }, { "dropping-particle" : "", "family" : "Beer", "given" : "Christian", "non-dropping-particle" : "", "parse-names" : false, "suffix" : "" }, { "dropping-particle" : "", "family" : "Ciais", "given" : "Philippe", "non-dropping-particle" : "", "parse-names" : false, "suffix" : "" }, { "dropping-particle" : "", "family" : "Friend", "given" : "Andrew D.", "non-dropping-particle" : "", "parse-names" : false, "suffix" : "" }, { "dropping-particle" : "", "family" : "Ito", "given" : "Akihiko", "non-dropping-particle" : "", "parse-names" : false, "suffix" : "" }, { "dropping-particle" : "", "family" : "Kleidon", "given" : "Axel", "non-dropping-particle" : "", "parse-names" : false, "suffix" : "" }, { "dropping-particle" : "", "family" : "Lomas", "given" : "Mark R.", "non-dropping-particle" : "", "parse-names" : false, "suffix" : "" }, { "dropping-particle" : "", "family" : "Quegan", "given" : "Shaun", "non-dropping-particle" : "", "parse-names" : false, "suffix" : "" }, { "dropping-particle" : "", "family" : "Rademacher", "given" : "Tim T.", "non-dropping-particle" : "", "parse-names" : false, "suffix" : "" }, { "dropping-particle" : "", "family" : "Schaphoff", "given" : "Sibyll", "non-dropping-particle" : "", "parse-names" : false, "suffix" : "" }, { "dropping-particle" : "", "family" : "Tum", "given" : "Markus", "non-dropping-particle" : "", "parse-names" : false, "suffix" : "" }, { "dropping-particle" : "", "family" : "Wiltshire", "given" : "Andy", "non-dropping-particle" : "", "parse-names" : false, "suffix" : "" }, { "dropping-particle" : "", "family" : "Carvalhais", "given" : "Nuno", "non-dropping-particle" : "", "parse-names" : false, "suffix" : "" } ], "container-title" : "Global Change Biology", "id" : "ITEM-2", "issue" : "8", "issued" : { "date-parts" : [ [ "2017", "8" ] ] }, "page" : "3076-3091", "title" : "Evaluation of climate-related carbon turnover processes in global vegetation models for boreal and temperate forests", "translator" : [ { "dropping-particle" : "", "family" : "L4213", "given" : "", "non-dropping-particle" : "", "parse-names" : false, "suffix" : "" } ], "type" : "article-journal", "volume" : "23" }, "uris" : [ "http://www.mendeley.com/documents/?uuid=75644855-616a-3315-90c7-18ccafb48bf6" ] } ], "mendeley" : { "formattedCitation" : "(Guanter et al., 2014; Thurner et al., 2017)", "plainTextFormattedCitation" : "(Guanter et al., 2014; Thurner et al., 2017)", "previouslyFormattedCitation" : "(Guanter et al., 2014; Thurner et al., 2017)"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(Guanter et al., 2014; Thurner et al., 2017)</w:t>
      </w:r>
      <w:r w:rsidRPr="001E7A27">
        <w:rPr>
          <w:color w:val="000000" w:themeColor="text1"/>
          <w:lang w:val="en-GB" w:eastAsia="en-US"/>
        </w:rPr>
        <w:fldChar w:fldCharType="end"/>
      </w:r>
      <w:r w:rsidRPr="001E7A27">
        <w:rPr>
          <w:color w:val="000000" w:themeColor="text1"/>
          <w:lang w:val="en-GB" w:eastAsia="en-US"/>
        </w:rPr>
        <w:t>. Processes that have not yet played a significant role in the land CO</w:t>
      </w:r>
      <w:r w:rsidRPr="001E7A27">
        <w:rPr>
          <w:color w:val="000000" w:themeColor="text1"/>
          <w:vertAlign w:val="subscript"/>
          <w:lang w:val="en-GB" w:eastAsia="en-US"/>
        </w:rPr>
        <w:t>2</w:t>
      </w:r>
      <w:r w:rsidRPr="001E7A27">
        <w:rPr>
          <w:color w:val="000000" w:themeColor="text1"/>
          <w:lang w:val="en-GB" w:eastAsia="en-US"/>
        </w:rPr>
        <w:t xml:space="preserve"> sink of the past decades but can grow in importance, include permafrost </w:t>
      </w:r>
      <w:r w:rsidRPr="001E7A27">
        <w:rPr>
          <w:color w:val="000000" w:themeColor="text1"/>
          <w:lang w:val="en-GB" w:eastAsia="zh-CN"/>
        </w:rPr>
        <w:t>(</w:t>
      </w:r>
      <w:r w:rsidRPr="001E7A27">
        <w:rPr>
          <w:color w:val="000000" w:themeColor="text1"/>
          <w:lang w:val="en-GB" w:eastAsia="en-US"/>
        </w:rPr>
        <w:t xml:space="preserve">Section 5.4) and peatlands dynamics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"10.1038/nature21048", "ISSN" : "14764687", "abstract" : "Peatlands are carbon-rich ecosystems that cover just three per cent of Earth's land surface1, but store one-third of soil carbon2. Peat soils are formed by the build-up of partially decomposed organic matter under waterlogged anoxic conditions. Most peat is found in cool climatic regions where unimpeded decomposition is slower, but deposits are also found under some tropical swamp forests2,3. Here we present field measurements from one of the world's most extensive regions of swamp forest, the Cuvette Centrale depression in the central Congo Basin4. We find extensive peat deposits beneath the swamp forest vegetation (peat defined as material with an organic matter content of at least 65 per cent to a depth of at least 0.3 metres). Radiocarbon dates indicate that peat began accumulating from about 10,600 years ago, coincident with the onset of more humid conditions in central Africa at the beginning of the Holocene5. The peatlands occupy large interfluvial basins, and seem to be largely rain-fed and ombrotrophic-like (of low nutrient status) systems. Although the peat layer is relatively shallow (with a maximum depth of 5.9 metres and a median depth of 2.0 metres), by combining in situ and remotely sensed data, we estimate the area of peat to be approximately 145,500 square kilometres (95 per cent confidence interval of 131,900-156,400 square kilometres), making the Cuvette Centrale the most extensive peatland complex in the tropics. This area is more than five times the maximum possible area reported for the Congo Basin in a recent synthesis of pantropical peat extent2. We estimate that the peatlands store approximately 30.6 petagrams (30.6 \u00d7 1015 grams) of carbon belowground (95 per cent confidence interval of 6.3-46.8 petagrams of carbon)-a quantity that is similar to the above-ground carbon stocks of the tropical forests of the entire Congo Basin6. Our result for the Cuvette Centrale increases the best estimate of global tropical peatland carbon stocks by 36 per cent, to 104.7 petagrams of carbon (minimum estimate of 69.6 petagrams of carbon; maximum estimate of 129.8 petagrams of carbon). This stored carbon is vulnerable to land-use change and any future reduction in precipitation7,8.", "author" : [ { "dropping-particle" : "", "family" : "Dargie", "given" : "Greta C.", "non-dropping-particle" : "", "parse-names" : false, "suffix" : "" }, { "dropping-particle" : "", "family" : "Lewis", "given" : "Simon L.", "non-dropping-particle" : "", "parse-names" : false, "suffix" : "" }, { "dropping-particle" : "", "family" : "Lawson", "given" : "Ian T.", "non-dropping-particle" : "", "parse-names" : false, "suffix" : "" }, { "dropping-particle" : "", "family" : "Mitchard", "given" : "Edward T.A.", "non-dropping-particle" : "", "parse-names" : false, "suffix" : "" }, { "dropping-particle" : "", "family" : "Page", "given" : "Susan E.", "non-dropping-particle" : "", "parse-names" : false, "suffix" : "" }, { "dropping-particle" : "", "family" : "Bocko", "given" : "Yannick E.", "non-dropping-particle" : "", "parse-names" : false, "suffix" : "" }, { "dropping-particle" : "", "family" : "Ifo", "given" : "Suspense A.", "non-dropping-particle" : "", "parse-names" : false, "suffix" : "" } ], "container-title" : "Nature", "id" : "ITEM-1", "issue" : "7639", "issued" : { "date-parts" : [ [ "2017" ] ] }, "title" : "Age, extent and carbon storage of the central Congo Basin peatland complex", "translator" : [ { "dropping-particle" : "", "family" : "L6644", "given" : "", "non-dropping-particle" : "", "parse-names" : false, "suffix" : "" } ], "type" : "article-journal", "volume" : "542" }, "uris" : [ "http://www.mendeley.com/documents/?uuid=ad5376ab-241b-34af-86a9-48bc8edfe820" ] }, { "id" : "ITEM-2", "itemData" : { "DOI" : "10.1088/1748-9326/ab4f8d", "ISSN" : "17489326", "abstract" : "Wildfire in boreal permafrost peatlands causes a thickening and warming of the seasonally thawed active layer, exposing large amounts of soil carbon to microbial processes and potential release as greenhouse gases. In this study, conducted in the discontinuous permafrost zone of western Canada, we monitored soil thermal regime and soil respiration throughout the 2016 growing season at an unburned peat plateau and two nearby peat plateaus that burned 16 and 9 years prior to the study. Maximum seasonal soil temperature at 40 cm depth was 4 \u00b0C warmer in the burned sites, and active layers were \u223c90 cm thicker compared to the unburned site. Despite the deeper and warmer seasonally thawed active layer, we found higher soil respiration in the unburned site during the first half of the growing season. We partitioned soil respiration into contribution from shallow and deep peat using a model driven by soil temperatures at 10 and 40 cm depths. Cumulative estimated deep soil respiration throughout the growing season was four times greater in the burned sites than in the unburned site, 32 and 8 g C m-2 respectively. Concurrently, cumulative shallow soil respiration was estimated to be lower in the burned than unburned site, 49 and 80 g C m-2 respectively, likely due to the removal of the microbially labile soil carbon in the shallow peat. Differences in deep contribution to soil respiration were supported by radiocarbon analysis in fall. With effects of wildfire on soil thermal regime lasting for up to 25 years in these ecosystems, we conclude that increased loss of deep, old, soil carbon during this period is of similar magnitude as the direct carbon losses from combustion during wildfire and thus needs to be considered when assessing overall impact of wildfire on carbon cycling in permafrost peatlands.", "author" : [ { "dropping-particle" : "", "family" : "Gibson", "given" : "Carolyn M.", "non-dropping-particle" : "", "parse-names" : false, "suffix" : "" }, { "dropping-particle" : "", "family" : "Estop-Aragon\u00e9s", "given" : "Cristian", "non-dropping-particle" : "", "parse-names" : false, "suffix" : "" }, { "dropping-particle" : "", "family" : "Flannigan", "given" : "Mike", "non-dropping-particle" : "", "parse-names" : false, "suffix" : "" }, { "dropping-particle" : "", "family" : "Thompson", "given" : "Dan K.", "non-dropping-particle" : "", "parse-names" : false, "suffix" : "" }, { "dropping-particle" : "", "family" : "Olefeldt", "given" : "David", "non-dropping-particle" : "", "parse-names" : false, "suffix" : "" } ], "container-title" : "Environmental Research Letters", "id" : "ITEM-2", "issue" : "12", "issued" : { "date-parts" : [ [ "2019" ] ] }, "title" : "Increased deep soil respiration detected despite reduced overall respiration in permafrost peat plateaus following wildfire", "translator" : [ { "dropping-particle" : "", "family" : "L6645", "given" : "", "non-dropping-particle" : "", "parse-names" : false, "suffix" : "" } ], "type" : "article-journal", "volume" : "14" }, "uris" : [ "http://www.mendeley.com/documents/?uuid=c250d034-39be-3bcf-a7a2-1d2b814fb509" ] } ], "mendeley" : { "formattedCitation" : "(Dargie et al., 2017; Gibson et al., 2019)", "plainTextFormattedCitation" : "(Dargie et al., 2017; Gibson et al., 2019)", "previouslyFormattedCitation" : "(Dargie et al., 2017; Gibson et al., 2019)"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(Dargie et al., 2017; Gibson et al., 2019)</w:t>
      </w:r>
      <w:r w:rsidRPr="001E7A27">
        <w:rPr>
          <w:color w:val="000000" w:themeColor="text1"/>
          <w:lang w:val="en-GB" w:eastAsia="en-US"/>
        </w:rPr>
        <w:fldChar w:fldCharType="end"/>
      </w:r>
      <w:r w:rsidRPr="001E7A27">
        <w:rPr>
          <w:color w:val="000000" w:themeColor="text1"/>
          <w:lang w:val="en-GB" w:eastAsia="en-US"/>
        </w:rPr>
        <w:t xml:space="preserve">, have also been incorporated in some DGVMs  </w:t>
      </w:r>
      <w:commentRangeStart w:id="1638"/>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"10.5194/gmd-10-959-2017", "ISSN" : "1991-9603", "abstract" : "Abstract. An improved representation of the carbon cycle in permafrost regions will enable more realistic projections of the future climate\u2013carbon system. Currently JULES (the Joint UK Land Environment Simulator) \u2013 the land surface model of the UK Earth System Model (UKESM) \u2013 uses the standard four-pool RothC soil carbon model. This paper describes a new version of JULES (vn4.3_permafrost) in which the soil vertical dimension is added to the soil carbon model, with a set of four pools in every soil layer. The respiration rate in each soil layer depends on the temperature and moisture conditions in that layer. Cryoturbation/bioturbation processes, which transfer soil carbon between layers, are represented by diffusive mixing. The litter inputs and the soil respiration are both parametrized to decrease with increasing depth. The model now includes a tracer so that selected soil carbon can be labelled and tracked through a simulation. Simulations show an improvement in the large-scale horizontal and vertical distribution of soil carbon over the standard version of JULES (vn4.3). Like the standard version of JULES, the vertically discretized model is still unable to simulate enough soil carbon in the tundra regions. This is in part because JULES underestimates the plant productivity over the tundra, but also because not all of the processes relevant for the accumulation of permafrost carbon, such as peat development, are included in the model. In comparison with the standard model, the vertically discretized model shows a delay in the onset of soil respiration in the spring, resulting in an increased net uptake of carbon during this time. In order to provide a more suitable representation of permafrost carbon for quantifying the permafrost carbon feedback within UKESM, the deep soil carbon in the permafrost region (below 1 m) was initialized using the observed soil carbon. There is now a slight drift in the soil carbon ( &amp;lt; 0.018%decade\u22121), but the change in simulated soil carbon over the 20th century, when there is little climate change, is comparable to the original vertically discretized model and significantly larger than the drift.", "author" : [ { "dropping-particle" : "", "family" : "Burke", "given" : "Eleanor J", "non-dropping-particle" : "", "parse-names" : false, "suffix" : "" }, { "dropping-particle" : "", "family" : "Chadburn", "given" : "Sarah E", "non-dropping-particle" : "", "parse-names" : false, "suffix" : "" }, { "dropping-particle" : "", "family" : "Ekici", "given" : "Altug", "non-dropping-particle" : "", "parse-names" : false, "suffix" : "" } ], "container-title" : "Geoscientific Model Development", "id" : "ITEM-1", "issue" : "2", "issued" : { "date-parts" : [ [ "2017", "2", "24" ] ] }, "page" : "959-975", "title" : "A vertical representation of soil carbon in the JULES land surface scheme (vn4.3_permafrost) with a focus on permafrost regions", "translator" : [ { "dropping-particle" : "", "family" : "L3967", "given" : "", "non-dropping-particle" : "", "parse-names" : false, "suffix" : "" } ], "type" : "article-journal", "volume" : "10" }, "uris" : [ "http://www.mendeley.com/documents/?uuid=4f2e45f9-0d67-4fb8-8402-93dcfdfd98cc" ] }, { "id" : "ITEM-2", "itemData" : { "DOI" : "10.5194/gmd-11-121-2018", "ISBN" : "1991-9603", "ISSN" : "1991-9603", "abstract" : "Abstract. The high-latitude regions of the Northern Hemisphere are a nexus for the interaction between land surface physical properties and their exchange of carbon and energy with the atmosphere. At these latitudes, two carbon pools of planetary significance \u2013 those of the permanently frozen soils (permafrost), and of the great expanse of boreal forest \u2013 are vulnerable to destabilization in the face of currently observed climatic warming, the speed and intensity of which are expected to increase with time. Improved projections of future Arctic and boreal ecosystem transformation require improved land surface models that integrate processes specific to these cold biomes. To this end, this study lays out relevant new parameterizations in the ORCHIDEE-MICT land surface model. These describe the interactions between soil carbon, soil temperature and hydrology, and their resulting feedbacks on water and CO2 fluxes, in addition to a recently developed fire module. Outputs from ORCHIDEE-MICT, when forced by two climate input datasets, are extensively evaluated against (i) temperature gradients between the atmosphere and deep soils, (ii) the hydrological components comprising the water balance of the largest high-latitude basins, and (iii) CO2 flux and carbon stock observations. The model performance is good with respect to empirical data, despite a simulated excessive plant water stress and a positive land surface temperature bias. In addition, acute model sensitivity to the choice of input forcing data suggests that the calibration of model parameters is strongly forcing-dependent. Overall, we suggest that this new model design is at the forefront of current efforts to reliably estimate future perturbations to the high-latitude terrestrial environment.", "author" : [ { "dropping-particle" : "", "family" : "Guimberteau", "given" : "Matthieu", "non-dropping-particle" : "", "parse-names" : false, "suffix" : "" }, { "dropping-particle" : "", "family" : "Zhu", "given" : "Dan", "non-dropping-particle" : "", "parse-names" : false, "suffix" : "" }, { "dropping-particle" : "", "family" : "Maignan", "given" : "Fabienne", "non-dropping-particle" : "", "parse-names" : false, "suffix" : "" }, { "dropping-particle" : "", "family" : "Huang", "given" : "Ye", "non-dropping-particle" : "", "parse-names" : false, "suffix" : "" }, { "dropping-particle" : "", "family" : "Yue", "given" : "Chao", "non-dropping-particle" : "", "parse-names" : false, "suffix" : "" }, { "dropping-particle" : "", "family" : "Dantec-N\u00e9d\u00e9lec", "given" : "Sarah", "non-dropping-particle" : "", "parse-names" : false, "suffix" : "" }, { "dropping-particle" : "", "family" : "Ottl\u00e9", "given" : "Catherine", "non-dropping-particle" : "", "parse-names" : false, "suffix" : "" }, { "dropping-particle" : "", "family" : "Jornet-Puig", "given" : "Albert", "non-dropping-particle" : "", "parse-names" : false, "suffix" : "" }, { "dropping-particle" : "", "family" : "Bastos", "given" : "Ana", "non-dropping-particle" : "", "parse-names" : false, "suffix" : "" }, { "dropping-particle" : "", "family" : "Laurent", "given" : "Pierre", "non-dropping-particle" : "", "parse-names" : false, "suffix" : "" }, { "dropping-particle" : "", "family" : "Goll", "given" : "Daniel", "non-dropping-particle" : "", "parse-names" : false, "suffix" : "" }, { "dropping-particle" : "", "family" : "Bowring", "given" : "Simon", "non-dropping-particle" : "", "parse-names" : false, "suffix" : "" }, { "dropping-particle" : "", "family" : "Chang", "given" : "Jinfeng", "non-dropping-particle" : "", "parse-names" : false, "suffix" : "" }, { "dropping-particle" : "", "family" : "Guenet", "given" : "Bertrand", "non-dropping-particle" : "", "parse-names" : false, "suffix" : "" }, { "dropping-particle" : "", "family" : "Tifafi", "given" : "Marwa", "non-dropping-particle" : "", "parse-names" : false, "suffix" : "" }, { "dropping-particle" : "", "family" : "Peng", "given" : "Shushi", "non-dropping-particle" : "", "parse-names" : false, "suffix" : "" }, { "dropping-particle" : "", "family" : "Krinner", "given" : "Gerhard", "non-dropping-particle" : "", "parse-names" : false, "suffix" : "" }, { "dropping-particle" : "", "family" : "Ducharne", "given" : "Agn\u00e8s", "non-dropping-particle" : "", "parse-names" : false, "suffix" : "" }, { "dropping-particle" : "", "family" : "Wang", "given" : "Fuxing", "non-dropping-particle" : "", "parse-names" : false, "suffix" : "" }, { "dropping-particle" : "", "family" : "Wang", "given" : "Tao", "non-dropping-particle" : "", "parse-names" : false, "suffix" : "" }, { "dropping-particle" : "", "family" : "Wang", "given" : "Xuhui", "non-dropping-particle" : "", "parse-names" : false, "suffix" : "" }, { "dropping-particle" : "", "family" : "Wang", "given" : "Yilong", "non-dropping-particle" : "", "parse-names" : false, "suffix" : "" }, { "dropping-particle" : "", "family" : "Yin", "given" : "Zun", "non-dropping-particle" : "", "parse-names" : false, "suffix" : "" }, { "dropping-particle" : "", "family" : "Lauerwald", "given" : "Ronny", "non-dropping-particle" : "", "parse-names" : false, "suffix" : "" }, { "dropping-particle" : "", "family" : "Joetzjer", "given" : "Emilie", "non-dropping-particle" : "", "parse-names" : false, "suffix" : "" }, { "dropping-particle" : "", "family" : "Qiu", "given" : "Chunjing", "non-dropping-particle" : "", "parse-names" : false, "suffix" : "" }, { "dropping-particle" : "", "family" : "Kim", "given" : "Hyungjun", "non-dropping-particle" : "", "parse-names" : false, "suffix" : "" }, { "dropping-particle" : "", "family" : "Ciais", "given" : "Philippe", "non-dropping-particle" : "", "parse-names" : false, "suffix" : "" } ], "container-title" : "Geoscientific Model Development", "id" : "ITEM-2", "issue" : "1", "issued" : { "date-parts" : [ [ "2018", "1", "15" ] ] }, "page" : "121-163", "title" : "ORCHIDEE-MICT (v8.4.1), a land surface model for the high latitudes: model description and validation", "translator" : [ { "dropping-particle" : "", "family" : "L5207", "given" : "", "non-dropping-particle" : "", "parse-names" : false, "suffix" : "" } ], "type" : "article-journal", "volume" : "11" }, "uris" : [ "http://www.mendeley.com/documents/?uuid=5c317d52-b659-3123-851f-0dbec6a8bb76" ] }, { "id" : "ITEM-3", "itemData" : { "DOI" : "10.5194/bg-12-5211-2015", "ISSN" : "1726-4189", "abstract" : "Abstract. To better understand sources of uncertainty in projections of terrestrial carbon cycle feedbacks, we present an approach to separate the controls on modeled carbon changes. We separate carbon changes into four categories using a linearized, equilibrium approach: those arising from changed inputs (productivity-driven changes), and outputs (turnover-driven changes), of both the live and dead carbon pools. Using Coupled Model Intercomparison Project Phase 5 (CMIP5) simulations for five models, we find that changes to the live pools are primarily explained by productivity-driven changes, with only one model showing large compensating changes to live carbon turnover times. For dead carbon pools, the situation is more complex as all models predict a large reduction in turnover times in response to increases in productivity. This response arises from the common representation of a broad spectrum of decomposition turnover times via a multi-pool approach, in which flux-weighted turnover times are faster than mass-weighted turnover times. This leads to a shift in the distribution of carbon among dead pools in response to changes in inputs, and therefore a transient but long-lived reduction in turnover times. Since this behavior, a reduction in inferred turnover times resulting from an increase in inputs, is superficially similar to priming processes, but occurring without the mechanisms responsible for priming, we call the phenomenon \"false priming\", and show that it masks much of the intrinsic changes to dead carbon turnover times as a result of changing climate. These patterns hold across the fully coupled, biogeochemically coupled, and radiatively coupled 1 % yr\u22121 increasing CO2 experiments. We disaggregate inter-model uncertainty in the globally integrated equilibrium carbon responses to initial turnover times, initial productivity, fractional changes in turnover, and fractional changes in productivity. For both the live and dead carbon pools, inter-model spread in carbon changes arising from initial conditions is dominated by model disagreement on turnover times, whereas inter-model spread in carbon changes from fractional changes to these terms is dominated by model disagreement on changes to productivity in response to both warming and CO2 fertilization. However, the lack of changing turnover time control on carbon responses, for both live and dead carbon pools, in response to the imposed forcings may arise from a common lack of process represent\u2026", "author" : [ { "dropping-particle" : "", "family" : "Koven", "given" : "C D", "non-dropping-particle" : "", "parse-names" : false, "suffix" : "" }, { "dropping-particle" : "", "family" : "Chambers", "given" : "J Q", "non-dropping-particle" : "", "parse-names" : false, "suffix" : "" }, { "dropping-particle" : "", "family" : "Georgiou", "given" : "K", "non-dropping-particle" : "", "parse-names" : false, "suffix" : "" }, { "dropping-particle" : "", "family" : "Knox", "given" : "R", "non-dropping-particle" : "", "parse-names" : false, "suffix" : "" }, { "dropping-particle" : "", "family" : "Negron-Juarez", "given" : "R", "non-dropping-particle" : "", "parse-names" : false, "suffix" : "" }, { "dropping-particle" : "", "family" : "Riley", "given" : "W J", "non-dropping-particle" : "", "parse-names" : false, "suffix" : "" }, { "dropping-particle" : "", "family" : "Arora", "given" : "V K", "non-dropping-particle" : "", "parse-names" : false, "suffix" : "" }, { "dropping-particle" : "", "family" : "Brovkin", "given" : "Victor", "non-dropping-particle" : "", "parse-names" : false, "suffix" : "" }, { "dropping-particle" : "", "family" : "Friedlingstein", "given" : "P", "non-dropping-particle" : "", "parse-names" : false, "suffix" : "" }, { "dropping-particle" : "", "family" : "Jones", "given" : "C D", "non-dropping-particle" : "", "parse-names" : false, "suffix" : "" } ], "container-title" : "Biogeosciences", "id" : "ITEM-3", "issue" : "17", "issued" : { "date-parts" : [ [ "2015", "9", "7" ] ] }, "page" : "5211-5228", "publisher" : "Copernicus GmbH on behalf of the European Geosciences Union", "title" : "Controls on terrestrial carbon feedbacks by productivity versus turnover in the CMIP5 Earth System Models", "translator" : [ { "dropping-particle" : "", "family" : "L4001", "given" : "", "non-dropping-particle" : "", "parse-names" : false, "suffix" : "" } ], "type" : "article-journal", "volume" : "12" }, "uris" : [ "http://www.mendeley.com/documents/?uuid=211a471c-2bee-4162-95b7-3d89370caf74" ] } ], "mendeley" : { "formattedCitation" : "(Koven et al., 2015a; Burke et al., 2017a; Guimberteau et al., 2018)", "plainTextFormattedCitation" : "(Koven et al., 2015a; Burke et al., 2017a; Guimberteau et al., 2018)", "previouslyFormattedCitation" : "(Koven et al., 2015a; Burke et al., 2017a; Guimberteau et al., 2018)"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(Koven et al., 2015</w:t>
      </w:r>
      <w:ins w:id="1639" w:author="Robin Matthews" w:date="2021-06-17T16:37:00Z">
        <w:r w:rsidR="00621B61" w:rsidRPr="001E7A27">
          <w:rPr>
            <w:noProof/>
            <w:color w:val="000000" w:themeColor="text1"/>
            <w:lang w:val="en-GB" w:eastAsia="en-US"/>
          </w:rPr>
          <w:t>b</w:t>
        </w:r>
      </w:ins>
      <w:del w:id="1640" w:author="Robin Matthews" w:date="2021-06-17T16:37:00Z">
        <w:r w:rsidR="00025FA2" w:rsidRPr="001E7A27" w:rsidDel="00621B61">
          <w:rPr>
            <w:noProof/>
            <w:color w:val="000000" w:themeColor="text1"/>
            <w:lang w:val="en-GB" w:eastAsia="en-US"/>
          </w:rPr>
          <w:delText>a</w:delText>
        </w:r>
      </w:del>
      <w:r w:rsidR="00025FA2" w:rsidRPr="001E7A27">
        <w:rPr>
          <w:noProof/>
          <w:color w:val="000000" w:themeColor="text1"/>
          <w:lang w:val="en-GB" w:eastAsia="en-US"/>
        </w:rPr>
        <w:t>; Burke et al., 2017a; Guimberteau et al., 2018)</w:t>
      </w:r>
      <w:r w:rsidRPr="001E7A27">
        <w:rPr>
          <w:color w:val="000000" w:themeColor="text1"/>
          <w:lang w:val="en-GB" w:eastAsia="en-US"/>
        </w:rPr>
        <w:fldChar w:fldCharType="end"/>
      </w:r>
      <w:commentRangeEnd w:id="1638"/>
      <w:r w:rsidR="00025FA2" w:rsidRPr="001E7A27">
        <w:rPr>
          <w:rStyle w:val="CommentReference"/>
          <w:lang w:val="en-GB"/>
        </w:rPr>
        <w:commentReference w:id="1638"/>
      </w:r>
      <w:r w:rsidRPr="001E7A27">
        <w:rPr>
          <w:color w:val="000000" w:themeColor="text1"/>
          <w:lang w:val="en-GB" w:eastAsia="en-US"/>
        </w:rPr>
        <w:t xml:space="preserve">. </w:t>
      </w:r>
      <w:r w:rsidRPr="001E7A27">
        <w:rPr>
          <w:color w:val="000000" w:themeColor="text1"/>
          <w:lang w:val="en-GB" w:eastAsia="zh-CN"/>
        </w:rPr>
        <w:t>G</w:t>
      </w:r>
      <w:r w:rsidRPr="001E7A27">
        <w:rPr>
          <w:color w:val="000000" w:themeColor="text1"/>
          <w:lang w:val="en-GB" w:eastAsia="en-US"/>
        </w:rPr>
        <w:t xml:space="preserve">rowing numbers and varieties of Earth </w:t>
      </w:r>
      <w:r w:rsidRPr="001E7A27">
        <w:rPr>
          <w:color w:val="000000" w:themeColor="text1"/>
          <w:lang w:val="en-GB" w:eastAsia="en-US"/>
        </w:rPr>
        <w:lastRenderedPageBreak/>
        <w:t xml:space="preserve">observations are being jointly used to drive and benchmark models, helping </w:t>
      </w:r>
      <w:ins w:id="1641" w:author="Soapbox" w:date="2021-07-17T05:08:00Z">
        <w:r w:rsidR="00793188" w:rsidRPr="001E7A27">
          <w:rPr>
            <w:color w:val="000000" w:themeColor="text1"/>
            <w:lang w:val="en-GB" w:eastAsia="en-US"/>
          </w:rPr>
          <w:t xml:space="preserve">to </w:t>
        </w:r>
      </w:ins>
      <w:r w:rsidRPr="001E7A27">
        <w:rPr>
          <w:color w:val="000000" w:themeColor="text1"/>
          <w:lang w:val="en-GB" w:eastAsia="en-US"/>
        </w:rPr>
        <w:t xml:space="preserve">further identify </w:t>
      </w:r>
      <w:ins w:id="1642" w:author="Soapbox" w:date="2021-07-17T05:08:00Z">
        <w:r w:rsidR="00793188" w:rsidRPr="001E7A27">
          <w:rPr>
            <w:color w:val="000000" w:themeColor="text1"/>
            <w:lang w:val="en-GB" w:eastAsia="en-US"/>
          </w:rPr>
          <w:t xml:space="preserve">missing </w:t>
        </w:r>
      </w:ins>
      <w:r w:rsidRPr="001E7A27">
        <w:rPr>
          <w:color w:val="000000" w:themeColor="text1"/>
          <w:lang w:val="en-GB" w:eastAsia="en-US"/>
        </w:rPr>
        <w:t xml:space="preserve">key processes </w:t>
      </w:r>
      <w:del w:id="1643" w:author="Soapbox" w:date="2021-07-17T05:08:00Z">
        <w:r w:rsidRPr="001E7A27" w:rsidDel="00793188">
          <w:rPr>
            <w:color w:val="000000" w:themeColor="text1"/>
            <w:lang w:val="en-GB" w:eastAsia="en-US"/>
          </w:rPr>
          <w:delText xml:space="preserve">missing </w:delText>
        </w:r>
      </w:del>
      <w:r w:rsidRPr="001E7A27">
        <w:rPr>
          <w:color w:val="000000" w:themeColor="text1"/>
          <w:lang w:val="en-GB" w:eastAsia="en-US"/>
        </w:rPr>
        <w:t>or mechanisms</w:t>
      </w:r>
      <w:ins w:id="1644" w:author="Soapbox" w:date="2021-07-17T05:08:00Z">
        <w:r w:rsidR="00793188" w:rsidRPr="001E7A27">
          <w:rPr>
            <w:color w:val="000000" w:themeColor="text1"/>
            <w:lang w:val="en-GB" w:eastAsia="en-US"/>
          </w:rPr>
          <w:t xml:space="preserve"> that are</w:t>
        </w:r>
      </w:ins>
      <w:r w:rsidRPr="001E7A27">
        <w:rPr>
          <w:color w:val="000000" w:themeColor="text1"/>
          <w:lang w:val="en-GB" w:eastAsia="en-US"/>
        </w:rPr>
        <w:t xml:space="preserve"> poorly represented in the current generation of DGVMs (e.g.</w:t>
      </w:r>
      <w:ins w:id="1645" w:author="Robin Matthews" w:date="2021-06-17T16:37:00Z">
        <w:r w:rsidR="00621B61" w:rsidRPr="001E7A27">
          <w:rPr>
            <w:color w:val="000000" w:themeColor="text1"/>
            <w:lang w:val="en-GB" w:eastAsia="en-US"/>
          </w:rPr>
          <w:t>,</w:t>
        </w:r>
      </w:ins>
      <w:r w:rsidRPr="001E7A27">
        <w:rPr>
          <w:color w:val="000000" w:themeColor="text1"/>
          <w:lang w:val="en-GB" w:eastAsia="en-US"/>
        </w:rPr>
        <w:t xml:space="preserve"> </w:t>
      </w:r>
      <w:commentRangeStart w:id="1646"/>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"10.1029/2018MS001354", "ISSN" : "1942-2466", "abstract" : "The increasing complexity of Earth system models has inspired efforts to quantitatively assess model fidelity through rigorous comparison with best available measurements and observational data products. Earth system models exhibit a high degree of spread in predictions of land biogeochemistry, biogeophysics, and hydrology, which are sensitive to forcing from other model components. Based on insights from prior land model evaluation studies and community workshops, the authors developed an open source model benchmarking software package that generates graphical diagnostics and scores model performance in support of the International Land Model Benchmarking (ILAMB) project. Employing a suite of in situ, remote sensing, and reanalysis data sets, the ILAMB package performs comprehensive model assessment across a wide range of land variables and generates a hierarchical set of web pages containing statistical analyses and figures designed to provide the user insights into strengths and weaknesses of multiple models or model versions. Described here is the benchmarking philosophy and mathematical methodology embodied in the most recent implementation of the ILAMB package. Comparison methods unique to a few specific data sets are presented, and guidelines for configuring an ILAMB analysis and interpreting resulting model performance scores are discussed. ILAMB is being adopted by modeling teams and centers during model development and for model intercomparison projects, and community engagement is sought for extending evaluation metrics and adding new observational data sets to the benchmarking framework.", "author" : [ { "dropping-particle" : "", "family" : "Collier", "given" : "Nathan", "non-dropping-particle" : "", "parse-names" : false, "suffix" : "" }, { "dropping-particle" : "", "family" : "Hoffman", "given" : "Forrest M.", "non-dropping-particle" : "", "parse-names" : false, "suffix" : "" }, { "dropping-particle" : "", "family" : "Lawrence", "given" : "David M.", "non-dropping-particle" : "", "parse-names" : false, "suffix" : "" }, { "dropping-particle" : "", "family" : "Keppel\u2010Aleks", "given" : "Gretchen", "non-dropping-particle" : "", "parse-names" : false, "suffix" : "" }, { "dropping-particle" : "", "family" : "Koven", "given" : "Charles D.", "non-dropping-particle" : "", "parse-names" : false, "suffix" : "" }, { "dropping-particle" : "", "family" : "Riley", "given" : "William J.", "non-dropping-particle" : "", "parse-names" : false, "suffix" : "" }, { "dropping-particle" : "", "family" : "Mu", "given" : "Mingquan", "non-dropping-particle" : "", "parse-names" : false, "suffix" : "" }, { "dropping-particle" : "", "family" : "Randerson", "given" : "James T.", "non-dropping-particle" : "", "parse-names" : false, "suffix" : "" } ], "container-title" : "Journal of Advances in Modeling Earth Systems", "id" : "ITEM-1", "issue" : "11", "issued" : { "date-parts" : [ [ "2018", "11", "7" ] ] }, "page" : "2731-2754", "title" : "The International Land Model Benchmarking (ILAMB) System: Design, Theory, and Implementation", "translator" : [ { "dropping-particle" : "", "family" : "L7260", "given" : "", "non-dropping-particle" : "", "parse-names" : false, "suffix" : "" } ], "type" : "article-journal", "volume" : "10" }, "uris" : [ "http://www.mendeley.com/documents/?uuid=e09a24c8-5925-48f3-ac43-8e15c5b66568" ] } ], "mendeley" : { "formattedCitation" : "(Collier et al., 2018)", "manualFormatting" : "Collier et al., 2018)", "plainTextFormattedCitation" : "(Collier et al., 2018)", "previouslyFormattedCitation" : "(Collier et al., 2018)"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Collier et al., 2018)</w:t>
      </w:r>
      <w:r w:rsidRPr="001E7A27">
        <w:rPr>
          <w:color w:val="000000" w:themeColor="text1"/>
          <w:lang w:val="en-GB" w:eastAsia="en-US"/>
        </w:rPr>
        <w:fldChar w:fldCharType="end"/>
      </w:r>
      <w:commentRangeEnd w:id="1646"/>
      <w:r w:rsidR="00025FA2" w:rsidRPr="001E7A27">
        <w:rPr>
          <w:rStyle w:val="CommentReference"/>
          <w:lang w:val="en-GB"/>
        </w:rPr>
        <w:commentReference w:id="1646"/>
      </w:r>
      <w:r w:rsidRPr="001E7A27">
        <w:rPr>
          <w:color w:val="000000" w:themeColor="text1"/>
          <w:lang w:val="en-GB" w:eastAsia="en-US"/>
        </w:rPr>
        <w:t xml:space="preserve">. </w:t>
      </w:r>
    </w:p>
    <w:p w14:paraId="6984B77B" w14:textId="77777777" w:rsidR="008D65F5" w:rsidRPr="001E7A27" w:rsidRDefault="008D65F5" w:rsidP="005C7F25">
      <w:pPr>
        <w:pStyle w:val="AR6BodyText"/>
        <w:rPr>
          <w:lang w:val="en-GB" w:eastAsia="en-US"/>
        </w:rPr>
      </w:pPr>
    </w:p>
    <w:p w14:paraId="3DDDAC9C" w14:textId="77777777" w:rsidR="002F5491" w:rsidRPr="001E7A27" w:rsidRDefault="002F5491" w:rsidP="005C7F25">
      <w:pPr>
        <w:pStyle w:val="AR6BodyText"/>
        <w:rPr>
          <w:lang w:val="en-GB" w:eastAsia="en-US"/>
        </w:rPr>
      </w:pPr>
    </w:p>
    <w:p w14:paraId="0ACA52CA" w14:textId="7C7E9577" w:rsidR="009657EB" w:rsidRPr="001E7A27" w:rsidRDefault="008D65F5" w:rsidP="005C7F25">
      <w:pPr>
        <w:pStyle w:val="AR6BodyText"/>
        <w:rPr>
          <w:rFonts w:eastAsia="Bliss"/>
          <w:b/>
          <w:lang w:val="en-GB"/>
        </w:rPr>
      </w:pPr>
      <w:r w:rsidRPr="001E7A27">
        <w:rPr>
          <w:rFonts w:eastAsia="Bliss"/>
          <w:b/>
          <w:lang w:val="en-GB"/>
        </w:rPr>
        <w:t>[START FIGURE 5.1</w:t>
      </w:r>
      <w:r w:rsidR="000A6681" w:rsidRPr="001E7A27">
        <w:rPr>
          <w:rFonts w:eastAsia="Bliss"/>
          <w:b/>
          <w:lang w:val="en-GB"/>
        </w:rPr>
        <w:t>0</w:t>
      </w:r>
      <w:r w:rsidRPr="001E7A27">
        <w:rPr>
          <w:rFonts w:eastAsia="Bliss"/>
          <w:b/>
          <w:lang w:val="en-GB"/>
        </w:rPr>
        <w:t xml:space="preserve"> HERE]</w:t>
      </w:r>
    </w:p>
    <w:p w14:paraId="0ED6C09D" w14:textId="77777777" w:rsidR="008D65F5" w:rsidRPr="001E7A27" w:rsidRDefault="008D65F5" w:rsidP="005C7F25">
      <w:pPr>
        <w:pStyle w:val="AR6BodyText"/>
        <w:rPr>
          <w:rFonts w:eastAsia="Bliss"/>
          <w:b/>
          <w:lang w:val="en-GB"/>
        </w:rPr>
      </w:pPr>
    </w:p>
    <w:p w14:paraId="5FA80779" w14:textId="01C9D7A5" w:rsidR="008D65F5" w:rsidRPr="001E7A27" w:rsidRDefault="0083414B" w:rsidP="005C7F25">
      <w:pPr>
        <w:pStyle w:val="AR6Chap5Figure"/>
        <w:rPr>
          <w:lang w:val="en-GB"/>
        </w:rPr>
      </w:pPr>
      <w:r w:rsidRPr="001E7A27">
        <w:rPr>
          <w:b/>
          <w:bCs/>
          <w:lang w:val="en-GB"/>
        </w:rPr>
        <w:t xml:space="preserve">Trends </w:t>
      </w:r>
      <w:r w:rsidR="00224ED4" w:rsidRPr="001E7A27">
        <w:rPr>
          <w:b/>
          <w:bCs/>
          <w:lang w:val="en-GB"/>
        </w:rPr>
        <w:t>of</w:t>
      </w:r>
      <w:r w:rsidRPr="001E7A27">
        <w:rPr>
          <w:b/>
          <w:bCs/>
          <w:lang w:val="en-GB"/>
        </w:rPr>
        <w:t xml:space="preserve"> </w:t>
      </w:r>
      <w:r w:rsidR="008D65F5" w:rsidRPr="001E7A27">
        <w:rPr>
          <w:b/>
          <w:bCs/>
          <w:lang w:val="en-GB"/>
        </w:rPr>
        <w:t>the</w:t>
      </w:r>
      <w:r w:rsidRPr="001E7A27">
        <w:rPr>
          <w:b/>
          <w:bCs/>
          <w:lang w:val="en-GB"/>
        </w:rPr>
        <w:t xml:space="preserve"> </w:t>
      </w:r>
      <w:r w:rsidR="008D65F5" w:rsidRPr="001E7A27">
        <w:rPr>
          <w:b/>
          <w:bCs/>
          <w:lang w:val="en-GB"/>
        </w:rPr>
        <w:t>net land CO</w:t>
      </w:r>
      <w:r w:rsidR="008D65F5" w:rsidRPr="001E7A27">
        <w:rPr>
          <w:b/>
          <w:bCs/>
          <w:vertAlign w:val="subscript"/>
          <w:lang w:val="en-GB"/>
        </w:rPr>
        <w:t>2</w:t>
      </w:r>
      <w:r w:rsidR="008D65F5" w:rsidRPr="001E7A27">
        <w:rPr>
          <w:b/>
          <w:bCs/>
          <w:lang w:val="en-GB"/>
        </w:rPr>
        <w:t xml:space="preserve"> sink</w:t>
      </w:r>
      <w:r w:rsidRPr="001E7A27">
        <w:rPr>
          <w:b/>
          <w:bCs/>
          <w:lang w:val="en-GB"/>
        </w:rPr>
        <w:t xml:space="preserve"> and </w:t>
      </w:r>
      <w:r w:rsidR="00F85BE8" w:rsidRPr="001E7A27">
        <w:rPr>
          <w:b/>
          <w:bCs/>
          <w:lang w:val="en-GB"/>
        </w:rPr>
        <w:t>related</w:t>
      </w:r>
      <w:r w:rsidRPr="001E7A27">
        <w:rPr>
          <w:b/>
          <w:bCs/>
          <w:lang w:val="en-GB"/>
        </w:rPr>
        <w:t xml:space="preserve"> vegetation observations</w:t>
      </w:r>
      <w:r w:rsidR="00F85BE8" w:rsidRPr="001E7A27">
        <w:rPr>
          <w:b/>
          <w:bCs/>
          <w:lang w:val="en-GB"/>
        </w:rPr>
        <w:t xml:space="preserve"> </w:t>
      </w:r>
      <w:r w:rsidR="008D65F5" w:rsidRPr="001E7A27">
        <w:rPr>
          <w:b/>
          <w:bCs/>
          <w:lang w:val="en-GB"/>
        </w:rPr>
        <w:t>during 1980–2019</w:t>
      </w:r>
      <w:r w:rsidR="008D65F5" w:rsidRPr="001E7A27">
        <w:rPr>
          <w:lang w:val="en-GB"/>
        </w:rPr>
        <w:t xml:space="preserve">. (a) </w:t>
      </w:r>
      <w:r w:rsidR="00F85BE8" w:rsidRPr="001E7A27">
        <w:rPr>
          <w:lang w:val="en-GB"/>
        </w:rPr>
        <w:t>Net land CO</w:t>
      </w:r>
      <w:r w:rsidR="00F85BE8" w:rsidRPr="001E7A27">
        <w:rPr>
          <w:vertAlign w:val="subscript"/>
          <w:lang w:val="en-GB"/>
        </w:rPr>
        <w:t>2</w:t>
      </w:r>
      <w:r w:rsidR="00F85BE8" w:rsidRPr="001E7A27">
        <w:rPr>
          <w:lang w:val="en-GB"/>
        </w:rPr>
        <w:t xml:space="preserve"> sink. </w:t>
      </w:r>
      <w:r w:rsidR="008D65F5" w:rsidRPr="001E7A27">
        <w:rPr>
          <w:lang w:val="en-GB"/>
        </w:rPr>
        <w:t xml:space="preserve">The </w:t>
      </w:r>
      <w:r w:rsidR="008D65F5" w:rsidRPr="001E7A27">
        <w:rPr>
          <w:lang w:val="en-GB" w:eastAsia="zh-CN"/>
        </w:rPr>
        <w:t>re</w:t>
      </w:r>
      <w:r w:rsidR="008D65F5" w:rsidRPr="001E7A27">
        <w:rPr>
          <w:lang w:val="en-GB"/>
        </w:rPr>
        <w:t>sidual net land CO</w:t>
      </w:r>
      <w:r w:rsidR="008D65F5" w:rsidRPr="001E7A27">
        <w:rPr>
          <w:vertAlign w:val="subscript"/>
          <w:lang w:val="en-GB"/>
        </w:rPr>
        <w:t>2</w:t>
      </w:r>
      <w:r w:rsidR="008D65F5" w:rsidRPr="001E7A27">
        <w:rPr>
          <w:lang w:val="en-GB"/>
        </w:rPr>
        <w:t xml:space="preserve"> sink is estimated from the global CO</w:t>
      </w:r>
      <w:r w:rsidR="008D65F5" w:rsidRPr="001E7A27">
        <w:rPr>
          <w:vertAlign w:val="subscript"/>
          <w:lang w:val="en-GB"/>
        </w:rPr>
        <w:t>2</w:t>
      </w:r>
      <w:r w:rsidR="008D65F5" w:rsidRPr="001E7A27">
        <w:rPr>
          <w:lang w:val="en-GB"/>
        </w:rPr>
        <w:t xml:space="preserve"> mass balance</w:t>
      </w:r>
      <w:r w:rsidR="008D65F5" w:rsidRPr="001E7A27">
        <w:rPr>
          <w:lang w:val="en-GB" w:eastAsia="zh-CN"/>
        </w:rPr>
        <w:t xml:space="preserve"> (</w:t>
      </w:r>
      <w:r w:rsidR="008D65F5" w:rsidRPr="001E7A27">
        <w:rPr>
          <w:lang w:val="en-GB"/>
        </w:rPr>
        <w:t>fossil fuel emission minus atmospheric CO</w:t>
      </w:r>
      <w:r w:rsidR="008D65F5" w:rsidRPr="001E7A27">
        <w:rPr>
          <w:vertAlign w:val="subscript"/>
          <w:lang w:val="en-GB"/>
        </w:rPr>
        <w:t>2</w:t>
      </w:r>
      <w:r w:rsidR="008D65F5" w:rsidRPr="001E7A27">
        <w:rPr>
          <w:lang w:val="en-GB"/>
        </w:rPr>
        <w:t xml:space="preserve"> growth rate and ocean CO</w:t>
      </w:r>
      <w:r w:rsidR="008D65F5" w:rsidRPr="001E7A27">
        <w:rPr>
          <w:vertAlign w:val="subscript"/>
          <w:lang w:val="en-GB"/>
        </w:rPr>
        <w:t>2</w:t>
      </w:r>
      <w:r w:rsidR="008D65F5" w:rsidRPr="001E7A27">
        <w:rPr>
          <w:lang w:val="en-GB"/>
        </w:rPr>
        <w:t xml:space="preserve"> sink). Inversions </w:t>
      </w:r>
      <w:r w:rsidR="008D65F5" w:rsidRPr="001E7A27">
        <w:rPr>
          <w:lang w:val="en-GB" w:eastAsia="zh-CN"/>
        </w:rPr>
        <w:t>indic</w:t>
      </w:r>
      <w:r w:rsidR="008D65F5" w:rsidRPr="001E7A27">
        <w:rPr>
          <w:lang w:val="en-GB"/>
        </w:rPr>
        <w:t>ate the net land CO</w:t>
      </w:r>
      <w:r w:rsidR="008D65F5" w:rsidRPr="001E7A27">
        <w:rPr>
          <w:vertAlign w:val="subscript"/>
          <w:lang w:val="en-GB"/>
        </w:rPr>
        <w:t>2</w:t>
      </w:r>
      <w:r w:rsidR="008D65F5" w:rsidRPr="001E7A27">
        <w:rPr>
          <w:lang w:val="en-GB"/>
        </w:rPr>
        <w:t xml:space="preserve"> sink estimated by an ensemble of four atmospheric inversions. </w:t>
      </w:r>
      <w:r w:rsidR="00065385" w:rsidRPr="001E7A27">
        <w:rPr>
          <w:lang w:val="en-GB"/>
        </w:rPr>
        <w:t>Dynamic Global Vegetation Models (</w:t>
      </w:r>
      <w:r w:rsidR="008D65F5" w:rsidRPr="001E7A27">
        <w:rPr>
          <w:lang w:val="en-GB"/>
        </w:rPr>
        <w:t>DGVMs</w:t>
      </w:r>
      <w:r w:rsidR="00065385" w:rsidRPr="001E7A27">
        <w:rPr>
          <w:lang w:val="en-GB"/>
        </w:rPr>
        <w:t>)</w:t>
      </w:r>
      <w:r w:rsidR="008D65F5" w:rsidRPr="001E7A27">
        <w:rPr>
          <w:lang w:val="en-GB"/>
        </w:rPr>
        <w:t xml:space="preserve"> indicate </w:t>
      </w:r>
      <w:r w:rsidR="008D65F5" w:rsidRPr="001E7A27">
        <w:rPr>
          <w:lang w:val="en-GB" w:eastAsia="zh-CN"/>
        </w:rPr>
        <w:t>the mean</w:t>
      </w:r>
      <w:r w:rsidR="008D65F5" w:rsidRPr="001E7A27">
        <w:rPr>
          <w:lang w:val="en-GB"/>
        </w:rPr>
        <w:t xml:space="preserve"> net land CO</w:t>
      </w:r>
      <w:r w:rsidR="008D65F5" w:rsidRPr="001E7A27">
        <w:rPr>
          <w:vertAlign w:val="subscript"/>
          <w:lang w:val="en-GB"/>
        </w:rPr>
        <w:t>2</w:t>
      </w:r>
      <w:r w:rsidR="008D65F5" w:rsidRPr="001E7A27">
        <w:rPr>
          <w:lang w:val="en-GB"/>
        </w:rPr>
        <w:t xml:space="preserve"> sink estimated by 17 dynamic global vegetation models driven by climate change, rising atmospheric CO</w:t>
      </w:r>
      <w:r w:rsidR="008D65F5" w:rsidRPr="001E7A27">
        <w:rPr>
          <w:vertAlign w:val="subscript"/>
          <w:lang w:val="en-GB"/>
        </w:rPr>
        <w:t>2</w:t>
      </w:r>
      <w:r w:rsidR="008D65F5" w:rsidRPr="001E7A27">
        <w:rPr>
          <w:lang w:val="en-GB"/>
        </w:rPr>
        <w:t>, land use change and nitrogen deposition change (for carbon-nitrogen models). The positive values indicate net CO</w:t>
      </w:r>
      <w:r w:rsidR="008D65F5" w:rsidRPr="001E7A27">
        <w:rPr>
          <w:vertAlign w:val="subscript"/>
          <w:lang w:val="en-GB"/>
        </w:rPr>
        <w:t>2</w:t>
      </w:r>
      <w:r w:rsidR="008D65F5" w:rsidRPr="001E7A27">
        <w:rPr>
          <w:lang w:val="en-GB"/>
        </w:rPr>
        <w:t xml:space="preserve"> uptake from the atmosphere. (b)</w:t>
      </w:r>
      <w:r w:rsidR="00F85BE8" w:rsidRPr="001E7A27">
        <w:rPr>
          <w:lang w:val="en-GB"/>
        </w:rPr>
        <w:t xml:space="preserve"> Normalised difference vegetation index (NDVI). </w:t>
      </w:r>
      <w:r w:rsidR="008D65F5" w:rsidRPr="001E7A27">
        <w:rPr>
          <w:lang w:val="en-GB"/>
        </w:rPr>
        <w:t xml:space="preserve">The anomaly of global area-weighted NDVI observed by AVHRR and MODIS satellite sensors. AVHRR data are </w:t>
      </w:r>
      <w:r w:rsidR="000A6681" w:rsidRPr="001E7A27">
        <w:rPr>
          <w:lang w:val="en-GB"/>
        </w:rPr>
        <w:t>accessible</w:t>
      </w:r>
      <w:r w:rsidR="008D65F5" w:rsidRPr="001E7A27">
        <w:rPr>
          <w:lang w:val="en-GB"/>
        </w:rPr>
        <w:t xml:space="preserve"> during 1982–2016 and MODIS data are accessible during 2000–2018. (c) </w:t>
      </w:r>
      <w:r w:rsidR="00F85BE8" w:rsidRPr="001E7A27">
        <w:rPr>
          <w:lang w:val="en-GB"/>
        </w:rPr>
        <w:t xml:space="preserve">Near-infrared reflectance of vegetation (NIRv) and contiguous solar-induced chlorophyll fluorescence (CSIF).  </w:t>
      </w:r>
      <w:r w:rsidR="008D65F5" w:rsidRPr="001E7A27">
        <w:rPr>
          <w:lang w:val="en-GB"/>
        </w:rPr>
        <w:t xml:space="preserve">The standardised anomaly of area-weighted NIRv during 2001-2018 </w:t>
      </w:r>
      <w:r w:rsidR="008D65F5" w:rsidRPr="001E7A27">
        <w:rPr>
          <w:lang w:val="en-GB"/>
        </w:rPr>
        <w:fldChar w:fldCharType="begin" w:fldLock="1"/>
      </w:r>
      <w:r w:rsidR="00747167" w:rsidRPr="001E7A27">
        <w:rPr>
          <w:lang w:val="en-GB"/>
        </w:rPr>
        <w:instrText>ADDIN CSL_CITATION { "citationItems" : [ { "id" : "ITEM-1", "itemData" : { "DOI" : "10.1126/sciadv.1602244", "ISSN" : "23752548", "abstract" : "Global estimates of terrestrial gross primary production (GPP) remain highly uncertain, despite decades of satellite measurements and intensive in situ monitoring. We report a new approach for quantifying the near-infrared reflectance of terrestrial vegetation (NIRV). NIRV provides a foundation for a new approach to estimate GPP that consistently untangles the confounding effects of background brightness, leaf area, and the distribution of photosynthetic capacity with depth in canopies using existing moderate spatial and spectral resolution satellite sensors. NIRV is strongly correlated with solar-induced chlorophyll fluorescence, a direct index of photons intercepted by chlorophyll, and with site-level and globally gridded estimates of GPP. NIRV makes it possible to use existing and future reflectance data as a starting point for accurately estimating GPP.", "author" : [ { "dropping-particle" : "", "family" : "Badgley", "given" : "Grayson", "non-dropping-particle" : "", "parse-names" : false, "suffix" : "" }, { "dropping-particle" : "", "family" : "Field", "given" : "Christopher B.", "non-dropping-particle" : "", "parse-names" : false, "suffix" : "" }, { "dropping-particle" : "", "family" : "Berry", "given" : "Joseph A.", "non-dropping-particle" : "", "parse-names" : false, "suffix" : "" } ], "container-title" : "Science Advances", "id" : "ITEM-1", "issue" : "3", "issued" : { "date-parts" : [ [ "2017" ] ] }, "title" : "Canopy near-infrared reflectance and terrestrial photosynthesis", "translator" : [ { "dropping-particle" : "", "family" : "L6646", "given" : "", "non-dropping-particle" : "", "parse-names" : false, "suffix" : "" } ], "type" : "article-journal", "volume" : "3" }, "uris" : [ "http://www.mendeley.com/documents/?uuid=1fbb79d6-3364-3a39-bebf-7af13dc7dfd6" ] } ], "mendeley" : { "formattedCitation" : "(Badgley et al., 2017)", "plainTextFormattedCitation" : "(Badgley et al., 2017)", "previouslyFormattedCitation" : "(Badgley et al., 2017)" }, "properties" : { "noteIndex" : 0 }, "schema" : "https://github.com/citation-style-language/schema/raw/master/csl-citation.json" }</w:instrText>
      </w:r>
      <w:r w:rsidR="008D65F5" w:rsidRPr="001E7A27">
        <w:rPr>
          <w:lang w:val="en-GB"/>
        </w:rPr>
        <w:fldChar w:fldCharType="separate"/>
      </w:r>
      <w:r w:rsidR="00025FA2" w:rsidRPr="001E7A27">
        <w:rPr>
          <w:noProof/>
          <w:lang w:val="en-GB"/>
        </w:rPr>
        <w:t>(Badgley et al., 2017)</w:t>
      </w:r>
      <w:r w:rsidR="008D65F5" w:rsidRPr="001E7A27">
        <w:rPr>
          <w:lang w:val="en-GB"/>
        </w:rPr>
        <w:fldChar w:fldCharType="end"/>
      </w:r>
      <w:r w:rsidR="008D65F5" w:rsidRPr="001E7A27">
        <w:rPr>
          <w:lang w:val="en-GB"/>
        </w:rPr>
        <w:t xml:space="preserve"> and CSIF during 2000-2018 </w:t>
      </w:r>
      <w:r w:rsidR="008D65F5" w:rsidRPr="001E7A27">
        <w:rPr>
          <w:lang w:val="en-GB"/>
        </w:rPr>
        <w:fldChar w:fldCharType="begin" w:fldLock="1"/>
      </w:r>
      <w:r w:rsidR="00747167" w:rsidRPr="001E7A27">
        <w:rPr>
          <w:lang w:val="en-GB"/>
        </w:rPr>
        <w:instrText>ADDIN CSL_CITATION { "citationItems" : [ { "id" : "ITEM-1", "itemData" : { "DOI" : "10.5194/bg-15-5779-2018", "ISSN" : "17264189", "abstract" : "Satellite-retrieved solar-induced chlorophyll fluorescence (SIF) has shown great potential to monitor the photosynthetic activity of terrestrial ecosystems. However, several issues, including low spatial and temporal resolution of the gridded datasets and high uncertainty of the individual retrievals, limit the applications of SIF. In addition, inconsistency in measurement footprints also hinders the direct comparison between gross primary production (GPP) from eddy covariance (EC) flux towers and satellite-retrieved SIF. In this study, by training a neural network (NN) with surface reflectance from the MODerate-resolution Imaging Spectroradiometer (MODIS) and SIF from Orbiting Carbon Observatory-2 (OCO-2), we generated two global spatially contiguous SIF (CSIF) datasets at moderate spatiotemporal (0.05\u00b0 4-day) resolutions during the MODIS era, one for clear-sky conditions (2000-2017) and the other one in all-sky conditions (2000-2016). The clear-sky instantaneous CSIF (CSIFclear-inst) shows high accuracy against the clear-sky OCO-2 SIF and little bias across biome types. The all-sky daily average CSIF (CSIFall-daily) dataset exhibits strong spatial, seasonal and interannual dynamics that are consistent with daily SIF from OCO-2 and the Global Ozone Monitoring Experiment-2 (GOME-2). An increasing trend (0.39 %) of annual average CSIFall-daily is also found, confirming the greening of Earth in most regions. Since the difference between satellite-observed SIF and CSIF is mostly caused by the environmental down-regulation on SIFyield, the ratio between OCO-2 SIF and CSIFclear-inst can be an effective indicator of drought stress that is more sensitive than the normalized difference vegetation index and enhanced vegetation index. By comparing CSIFall-daily with GPP estimates from 40 EC flux towers across the globe, we find a large cross-site variation (c.v. Combining double low line 0.36) of the GPP-SIF relationship with the highest regression slopes for evergreen needleleaf forest. However, the cross-biome variation is relatively limited (c.v. Combining double low line 0.15). These two contiguous SIF datasets and the derived GPP-SIF relationship enable a better understanding of the spatial and temporal variations of the GPP across biomes and climate.", "author" : [ { "dropping-particle" : "", "family" : "Zhang", "given" : "Yao", "non-dropping-particle" : "", "parse-names" : false, "suffix" : "" }, { "dropping-particle" : "", "family" : "Joiner", "given" : "Joanna", "non-dropping-particle" : "", "parse-names" : false, "suffix" : "" }, { "dropping-particle" : "", "family" : "Hamed Alemohammad", "given" : "Seyed", "non-dropping-particle" : "", "parse-names" : false, "suffix" : "" }, { "dropping-particle" : "", "family" : "Zhou", "given" : "Sha", "non-dropping-particle" : "", "parse-names" : false, "suffix" : "" }, { "dropping-particle" : "", "family" : "Gentine", "given" : "Pierre", "non-dropping-particle" : "", "parse-names" : false, "suffix" : "" } ], "container-title" : "Biogeosciences", "id" : "ITEM-1", "issue" : "19", "issued" : { "date-parts" : [ [ "2018" ] ] }, "title" : "A global spatially contiguous solar-induced fluorescence (CSIF) dataset using neural networks", "translator" : [ { "dropping-particle" : "", "family" : "L6647", "given" : "", "non-dropping-particle" : "", "parse-names" : false, "suffix" : "" } ], "type" : "article-journal", "volume" : "15" }, "uris" : [ "http://www.mendeley.com/documents/?uuid=e4607ee7-a781-3338-a8e6-f793d9a793a2" ] } ], "mendeley" : { "formattedCitation" : "(Zhang et al., 2018)", "plainTextFormattedCitation" : "(Zhang et al., 2018)", "previouslyFormattedCitation" : "(Zhang et al., 2018)" }, "properties" : { "noteIndex" : 0 }, "schema" : "https://github.com/citation-style-language/schema/raw/master/csl-citation.json" }</w:instrText>
      </w:r>
      <w:r w:rsidR="008D65F5" w:rsidRPr="001E7A27">
        <w:rPr>
          <w:lang w:val="en-GB"/>
        </w:rPr>
        <w:fldChar w:fldCharType="separate"/>
      </w:r>
      <w:r w:rsidR="00025FA2" w:rsidRPr="001E7A27">
        <w:rPr>
          <w:noProof/>
          <w:lang w:val="en-GB"/>
        </w:rPr>
        <w:t>(Zhang et al., 2018)</w:t>
      </w:r>
      <w:r w:rsidR="008D65F5" w:rsidRPr="001E7A27">
        <w:rPr>
          <w:lang w:val="en-GB"/>
        </w:rPr>
        <w:fldChar w:fldCharType="end"/>
      </w:r>
      <w:r w:rsidR="008D65F5" w:rsidRPr="001E7A27">
        <w:rPr>
          <w:lang w:val="en-GB"/>
        </w:rPr>
        <w:t xml:space="preserve">. (d) </w:t>
      </w:r>
      <w:r w:rsidR="00F85BE8" w:rsidRPr="001E7A27">
        <w:rPr>
          <w:lang w:val="en-GB"/>
        </w:rPr>
        <w:t xml:space="preserve">Gross primary production (GPP). </w:t>
      </w:r>
      <w:r w:rsidR="008D65F5" w:rsidRPr="001E7A27">
        <w:rPr>
          <w:lang w:val="en-GB"/>
        </w:rPr>
        <w:t xml:space="preserve">The GPP from </w:t>
      </w:r>
      <w:r w:rsidR="008D65F5" w:rsidRPr="001E7A27">
        <w:rPr>
          <w:lang w:val="en-GB"/>
        </w:rPr>
        <w:fldChar w:fldCharType="begin" w:fldLock="1"/>
      </w:r>
      <w:r w:rsidR="00747167" w:rsidRPr="001E7A27">
        <w:rPr>
          <w:lang w:val="en-GB"/>
        </w:rPr>
        <w:instrText>ADDIN CSL_CITATION { "citationItems" : [ { "id" : "ITEM-1", "itemData" : { "DOI" : "10.1038/s41467-017-00114-5", "ISBN" : "2041-1723", "ISSN" : "2041-1723", "abstract" : "Quantifying the responses of the coupled carbon and water cycles to current global warming and rising atmospheric CO2 concentration is crucial for predicting and adapting to climate changes. Here we show that terrestrial carbon uptake (i.e. gross primary production) increased significantly from 1982 to 2011 using a combination of ground-based and remotely sensed land and atmospheric observations. Importantly, we find that the terrestrial carbon uptake increase is not accompanied by a proportional increase in water use (i.e. evapotranspiration) but is largely (about 90%) driven by increased carbon uptake per unit of water use, i.e. water use efficiency. The increased water use efficiency is positively related to rising CO2 concentration and increased canopy leaf area index, and negatively influenced by increased vapour pressure deficits. Our findings suggest that rising atmospheric CO2 concentration has caused a shift in terrestrial water economics of carbon uptake.", "author" : [ { "dropping-particle" : "", "family" : "Cheng", "given" : "Lei", "non-dropping-particle" : "", "parse-names" : false, "suffix" : "" }, { "dropping-particle" : "", "family" : "Zhang", "given" : "Lu", "non-dropping-particle" : "", "parse-names" : false, "suffix" : "" }, { "dropping-particle" : "", "family" : "Wang", "given" : "Ying-Ping", "non-dropping-particle" : "", "parse-names" : false, "suffix" : "" }, { "dropping-particle" : "", "family" : "Canadell", "given" : "Josep G.", "non-dropping-particle" : "", "parse-names" : false, "suffix" : "" }, { "dropping-particle" : "", "family" : "Chiew", "given" : "Francis H. S.", "non-dropping-particle" : "", "parse-names" : false, "suffix" : "" }, { "dropping-particle" : "", "family" : "Beringer", "given" : "Jason", "non-dropping-particle" : "", "parse-names" : false, "suffix" : "" }, { "dropping-particle" : "", "family" : "Li", "given" : "Longhui", "non-dropping-particle" : "", "parse-names" : false, "suffix" : "" }, { "dropping-particle" : "", "family" : "Miralles", "given" : "Diego G.", "non-dropping-particle" : "", "parse-names" : false, "suffix" : "" }, { "dropping-particle" : "", "family" : "Piao", "given" : "Shilong", "non-dropping-particle" : "", "parse-names" : false, "suffix" : "" }, { "dropping-particle" : "", "family" : "Zhang", "given" : "Yongqiang", "non-dropping-particle" : "", "parse-names" : false, "suffix" : "" } ], "container-title" : "Nature Communications", "id" : "ITEM-1", "issue" : "1", "issued" : { "date-parts" : [ [ "2017", "12", "24" ] ] }, "page" : "110", "title" : "Recent increases in terrestrial carbon uptake at little cost to the water cycle", "translator" : [ { "dropping-particle" : "", "family" : "L4255", "given" : "", "non-dropping-particle" : "", "parse-names" : false, "suffix" : "" } ], "type" : "article-journal", "volume" : "8" }, "uris" : [ "http://www.mendeley.com/documents/?uuid=74056302-1d24-35aa-9ff1-42f147d56d3e" ] } ], "mendeley" : { "formattedCitation" : "(Cheng et al., 2017)", "manualFormatting" : "Cheng et al. (2017)", "plainTextFormattedCitation" : "(Cheng et al., 2017)", "previouslyFormattedCitation" : "(Cheng et al., 2017)" }, "properties" : { "noteIndex" : 0 }, "schema" : "https://github.com/citation-style-language/schema/raw/master/csl-citation.json" }</w:instrText>
      </w:r>
      <w:r w:rsidR="008D65F5" w:rsidRPr="001E7A27">
        <w:rPr>
          <w:lang w:val="en-GB"/>
        </w:rPr>
        <w:fldChar w:fldCharType="separate"/>
      </w:r>
      <w:r w:rsidR="00025FA2" w:rsidRPr="001E7A27">
        <w:rPr>
          <w:noProof/>
          <w:lang w:val="en-GB"/>
        </w:rPr>
        <w:t>Cheng et al. (2017)</w:t>
      </w:r>
      <w:r w:rsidR="008D65F5" w:rsidRPr="001E7A27">
        <w:rPr>
          <w:lang w:val="en-GB"/>
        </w:rPr>
        <w:fldChar w:fldCharType="end"/>
      </w:r>
      <w:r w:rsidR="008D65F5" w:rsidRPr="001E7A27">
        <w:rPr>
          <w:lang w:val="en-GB"/>
        </w:rPr>
        <w:t xml:space="preserve">, DGVMs and MODIS GPP product (MOD17A3). GPP </w:t>
      </w:r>
      <w:r w:rsidR="008D65F5" w:rsidRPr="001E7A27">
        <w:rPr>
          <w:lang w:val="en-GB" w:eastAsia="zh-CN"/>
        </w:rPr>
        <w:t>from</w:t>
      </w:r>
      <w:r w:rsidR="008D65F5" w:rsidRPr="001E7A27">
        <w:rPr>
          <w:lang w:val="en-GB"/>
        </w:rPr>
        <w:t xml:space="preserve"> </w:t>
      </w:r>
      <w:r w:rsidR="008D65F5" w:rsidRPr="001E7A27">
        <w:rPr>
          <w:lang w:val="en-GB"/>
        </w:rPr>
        <w:fldChar w:fldCharType="begin" w:fldLock="1"/>
      </w:r>
      <w:r w:rsidR="00747167" w:rsidRPr="001E7A27">
        <w:rPr>
          <w:lang w:val="en-GB"/>
        </w:rPr>
        <w:instrText>ADDIN CSL_CITATION { "citationItems" : [ { "id" : "ITEM-1", "itemData" : { "DOI" : "10.1038/s41467-017-00114-5", "ISBN" : "2041-1723", "ISSN" : "2041-1723", "abstract" : "Quantifying the responses of the coupled carbon and water cycles to current global warming and rising atmospheric CO2 concentration is crucial for predicting and adapting to climate changes. Here we show that terrestrial carbon uptake (i.e. gross primary production) increased significantly from 1982 to 2011 using a combination of ground-based and remotely sensed land and atmospheric observations. Importantly, we find that the terrestrial carbon uptake increase is not accompanied by a proportional increase in water use (i.e. evapotranspiration) but is largely (about 90%) driven by increased carbon uptake per unit of water use, i.e. water use efficiency. The increased water use efficiency is positively related to rising CO2 concentration and increased canopy leaf area index, and negatively influenced by increased vapour pressure deficits. Our findings suggest that rising atmospheric CO2 concentration has caused a shift in terrestrial water economics of carbon uptake.", "author" : [ { "dropping-particle" : "", "family" : "Cheng", "given" : "Lei", "non-dropping-particle" : "", "parse-names" : false, "suffix" : "" }, { "dropping-particle" : "", "family" : "Zhang", "given" : "Lu", "non-dropping-particle" : "", "parse-names" : false, "suffix" : "" }, { "dropping-particle" : "", "family" : "Wang", "given" : "Ying-Ping", "non-dropping-particle" : "", "parse-names" : false, "suffix" : "" }, { "dropping-particle" : "", "family" : "Canadell", "given" : "Josep G.", "non-dropping-particle" : "", "parse-names" : false, "suffix" : "" }, { "dropping-particle" : "", "family" : "Chiew", "given" : "Francis H. S.", "non-dropping-particle" : "", "parse-names" : false, "suffix" : "" }, { "dropping-particle" : "", "family" : "Beringer", "given" : "Jason", "non-dropping-particle" : "", "parse-names" : false, "suffix" : "" }, { "dropping-particle" : "", "family" : "Li", "given" : "Longhui", "non-dropping-particle" : "", "parse-names" : false, "suffix" : "" }, { "dropping-particle" : "", "family" : "Miralles", "given" : "Diego G.", "non-dropping-particle" : "", "parse-names" : false, "suffix" : "" }, { "dropping-particle" : "", "family" : "Piao", "given" : "Shilong", "non-dropping-particle" : "", "parse-names" : false, "suffix" : "" }, { "dropping-particle" : "", "family" : "Zhang", "given" : "Yongqiang", "non-dropping-particle" : "", "parse-names" : false, "suffix" : "" } ], "container-title" : "Nature Communications", "id" : "ITEM-1", "issue" : "1", "issued" : { "date-parts" : [ [ "2017", "12", "24" ] ] }, "page" : "110", "title" : "Recent increases in terrestrial carbon uptake at little cost to the water cycle", "translator" : [ { "dropping-particle" : "", "family" : "L4255", "given" : "", "non-dropping-particle" : "", "parse-names" : false, "suffix" : "" } ], "type" : "article-journal", "volume" : "8" }, "uris" : [ "http://www.mendeley.com/documents/?uuid=74056302-1d24-35aa-9ff1-42f147d56d3e" ] } ], "mendeley" : { "formattedCitation" : "(Cheng et al., 2017)", "manualFormatting" : "Cheng et al. (2017)", "plainTextFormattedCitation" : "(Cheng et al., 2017)", "previouslyFormattedCitation" : "(Cheng et al., 2017)" }, "properties" : { "noteIndex" : 0 }, "schema" : "https://github.com/citation-style-language/schema/raw/master/csl-citation.json" }</w:instrText>
      </w:r>
      <w:r w:rsidR="008D65F5" w:rsidRPr="001E7A27">
        <w:rPr>
          <w:lang w:val="en-GB"/>
        </w:rPr>
        <w:fldChar w:fldCharType="separate"/>
      </w:r>
      <w:r w:rsidR="00025FA2" w:rsidRPr="001E7A27">
        <w:rPr>
          <w:noProof/>
          <w:lang w:val="en-GB"/>
        </w:rPr>
        <w:t>Cheng et al. (2017)</w:t>
      </w:r>
      <w:r w:rsidR="008D65F5" w:rsidRPr="001E7A27">
        <w:rPr>
          <w:lang w:val="en-GB"/>
        </w:rPr>
        <w:fldChar w:fldCharType="end"/>
      </w:r>
      <w:r w:rsidR="008D65F5" w:rsidRPr="001E7A27">
        <w:rPr>
          <w:lang w:val="en-GB"/>
        </w:rPr>
        <w:t xml:space="preserve"> is based on an analytical model driven by climate change, rising atmospheric CO</w:t>
      </w:r>
      <w:r w:rsidR="008D65F5" w:rsidRPr="001E7A27">
        <w:rPr>
          <w:vertAlign w:val="subscript"/>
          <w:lang w:val="en-GB"/>
        </w:rPr>
        <w:t>2</w:t>
      </w:r>
      <w:r w:rsidR="008D65F5" w:rsidRPr="001E7A27">
        <w:rPr>
          <w:lang w:val="en-GB"/>
        </w:rPr>
        <w:t>, AVHRR leaf area index datasets and evapotranspiration datasets. GPP from DGVMs is the ensemble mean global GPP estimated by the same 17 DGVMs that provide the net land CO</w:t>
      </w:r>
      <w:r w:rsidR="008D65F5" w:rsidRPr="001E7A27">
        <w:rPr>
          <w:vertAlign w:val="subscript"/>
          <w:lang w:val="en-GB"/>
        </w:rPr>
        <w:t>2</w:t>
      </w:r>
      <w:r w:rsidR="008D65F5" w:rsidRPr="001E7A27">
        <w:rPr>
          <w:lang w:val="en-GB"/>
        </w:rPr>
        <w:t xml:space="preserve"> sink estimates. Shaded area indicates 1–σ inter-model spread except for atmospheric inversions, whose ranges were used due to limited number of models. </w:t>
      </w:r>
      <w:r w:rsidR="00B149E1" w:rsidRPr="001E7A27">
        <w:rPr>
          <w:rFonts w:cs="Times New Roman"/>
          <w:szCs w:val="20"/>
          <w:lang w:val="en-GB"/>
        </w:rPr>
        <w:t>Further details on data sources and processing are available in the chapter data table (Table 5.SM.6).</w:t>
      </w:r>
      <w:r w:rsidR="00684C4B" w:rsidRPr="001E7A27">
        <w:rPr>
          <w:lang w:val="en-GB"/>
        </w:rPr>
        <w:t xml:space="preserve"> </w:t>
      </w:r>
    </w:p>
    <w:p w14:paraId="4C338EE3" w14:textId="77777777" w:rsidR="008D65F5" w:rsidRPr="001E7A27" w:rsidRDefault="008D65F5" w:rsidP="005C7F25">
      <w:pPr>
        <w:pStyle w:val="AR6BodyText"/>
        <w:rPr>
          <w:color w:val="000000" w:themeColor="text1"/>
          <w:lang w:val="en-GB" w:eastAsia="en-US"/>
        </w:rPr>
      </w:pPr>
    </w:p>
    <w:p w14:paraId="70FD83D0" w14:textId="77777777" w:rsidR="008D65F5" w:rsidRPr="001E7A27" w:rsidRDefault="008D65F5" w:rsidP="005C7F25">
      <w:pPr>
        <w:pStyle w:val="AR6BodyText"/>
        <w:rPr>
          <w:b/>
          <w:lang w:val="en-GB"/>
        </w:rPr>
      </w:pPr>
      <w:r w:rsidRPr="001E7A27">
        <w:rPr>
          <w:b/>
          <w:lang w:val="en-GB"/>
        </w:rPr>
        <w:t>[END FIGURE 5.1</w:t>
      </w:r>
      <w:r w:rsidR="000A6681" w:rsidRPr="001E7A27">
        <w:rPr>
          <w:b/>
          <w:lang w:val="en-GB"/>
        </w:rPr>
        <w:t xml:space="preserve">0 </w:t>
      </w:r>
      <w:r w:rsidRPr="001E7A27">
        <w:rPr>
          <w:b/>
          <w:lang w:val="en-GB"/>
        </w:rPr>
        <w:t xml:space="preserve">HERE] </w:t>
      </w:r>
    </w:p>
    <w:p w14:paraId="48B6AB3D" w14:textId="77777777" w:rsidR="008D65F5" w:rsidRPr="001E7A27" w:rsidRDefault="008D65F5" w:rsidP="005C7F25">
      <w:pPr>
        <w:pStyle w:val="AR6BodyText"/>
        <w:rPr>
          <w:lang w:val="en-GB" w:eastAsia="en-US"/>
        </w:rPr>
      </w:pPr>
    </w:p>
    <w:p w14:paraId="3EABD3C3" w14:textId="77777777" w:rsidR="002F5491" w:rsidRPr="001E7A27" w:rsidRDefault="002F5491" w:rsidP="005C7F25">
      <w:pPr>
        <w:pStyle w:val="AR6BodyText"/>
        <w:rPr>
          <w:lang w:val="en-GB" w:eastAsia="en-US"/>
        </w:rPr>
      </w:pPr>
    </w:p>
    <w:p w14:paraId="22D4138F" w14:textId="6E836FA9" w:rsidR="008D65F5" w:rsidRPr="001E7A27" w:rsidRDefault="008D65F5" w:rsidP="0098460A">
      <w:pPr>
        <w:pStyle w:val="AR6Chap5Level451111"/>
        <w:rPr>
          <w:lang w:val="en-GB"/>
        </w:rPr>
      </w:pPr>
      <w:bookmarkStart w:id="1647" w:name="_Toc5716908"/>
      <w:bookmarkStart w:id="1648" w:name="_Toc33564246"/>
      <w:bookmarkStart w:id="1649" w:name="_Toc70535657"/>
      <w:r w:rsidRPr="001E7A27">
        <w:rPr>
          <w:lang w:val="en-GB"/>
        </w:rPr>
        <w:t>Interannual variability in land</w:t>
      </w:r>
      <w:ins w:id="1650" w:author="Soapbox" w:date="2021-07-15T08:27:00Z">
        <w:r w:rsidR="002C5F8F" w:rsidRPr="001E7A27">
          <w:rPr>
            <w:lang w:val="en-GB"/>
          </w:rPr>
          <w:t>–</w:t>
        </w:r>
      </w:ins>
      <w:del w:id="1651" w:author="Soapbox" w:date="2021-07-15T08:27:00Z">
        <w:r w:rsidRPr="001E7A27" w:rsidDel="002C5F8F">
          <w:rPr>
            <w:lang w:val="en-GB"/>
          </w:rPr>
          <w:delText>-</w:delText>
        </w:r>
      </w:del>
      <w:r w:rsidRPr="001E7A27">
        <w:rPr>
          <w:lang w:val="en-GB"/>
        </w:rPr>
        <w:t>atmosphere CO</w:t>
      </w:r>
      <w:r w:rsidRPr="001E7A27">
        <w:rPr>
          <w:vertAlign w:val="subscript"/>
          <w:lang w:val="en-GB"/>
        </w:rPr>
        <w:t>2</w:t>
      </w:r>
      <w:r w:rsidRPr="001E7A27">
        <w:rPr>
          <w:lang w:val="en-GB"/>
        </w:rPr>
        <w:t xml:space="preserve"> exchange</w:t>
      </w:r>
      <w:bookmarkEnd w:id="1647"/>
      <w:bookmarkEnd w:id="1648"/>
      <w:bookmarkEnd w:id="1649"/>
      <w:r w:rsidRPr="001E7A27">
        <w:rPr>
          <w:lang w:val="en-GB"/>
        </w:rPr>
        <w:t xml:space="preserve"> </w:t>
      </w:r>
    </w:p>
    <w:p w14:paraId="3CFF2AF8" w14:textId="500FD786" w:rsidR="008D65F5" w:rsidRPr="001E7A27" w:rsidRDefault="004D7781" w:rsidP="005C7F25">
      <w:pPr>
        <w:pStyle w:val="AR6BodyText"/>
        <w:rPr>
          <w:color w:val="000000" w:themeColor="text1"/>
          <w:lang w:val="en-GB" w:eastAsia="zh-CN"/>
        </w:rPr>
      </w:pPr>
      <w:ins w:id="1652" w:author="Ian Blenkinsop" w:date="2021-07-28T18:16:00Z">
        <w:r w:rsidRPr="001E7A27">
          <w:rPr>
            <w:lang w:val="en-GB" w:eastAsia="en-US"/>
          </w:rPr>
          <w:t xml:space="preserve">The </w:t>
        </w:r>
      </w:ins>
      <w:r w:rsidR="008D65F5" w:rsidRPr="001E7A27">
        <w:rPr>
          <w:lang w:val="en-GB" w:eastAsia="en-US"/>
        </w:rPr>
        <w:t>AR5 stated that the interannual variability of the atmospheric CO</w:t>
      </w:r>
      <w:r w:rsidR="008D65F5" w:rsidRPr="001E7A27">
        <w:rPr>
          <w:vertAlign w:val="subscript"/>
          <w:lang w:val="en-GB" w:eastAsia="en-US"/>
        </w:rPr>
        <w:t>2</w:t>
      </w:r>
      <w:r w:rsidR="008D65F5" w:rsidRPr="001E7A27">
        <w:rPr>
          <w:lang w:val="en-GB" w:eastAsia="en-US"/>
        </w:rPr>
        <w:t xml:space="preserve"> growth rate is dominated by tropical land ecosystems. </w:t>
      </w:r>
      <w:r w:rsidR="008D65F5" w:rsidRPr="001E7A27">
        <w:rPr>
          <w:color w:val="000000" w:themeColor="text1"/>
          <w:lang w:val="en-GB" w:eastAsia="zh-CN"/>
        </w:rPr>
        <w:t xml:space="preserve">A set of new satellite measurements applied to assess the variability of the tropical land carbon balance since AR5 </w:t>
      </w:r>
      <w:r w:rsidR="00837AB4" w:rsidRPr="001E7A27">
        <w:rPr>
          <w:color w:val="000000" w:themeColor="text1"/>
          <w:lang w:val="en-GB" w:eastAsia="zh-CN"/>
        </w:rPr>
        <w:fldChar w:fldCharType="begin" w:fldLock="1"/>
      </w:r>
      <w:r w:rsidR="00747167" w:rsidRPr="001E7A27">
        <w:rPr>
          <w:color w:val="000000" w:themeColor="text1"/>
          <w:lang w:val="en-GB" w:eastAsia="zh-CN"/>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837AB4" w:rsidRPr="001E7A27">
        <w:rPr>
          <w:color w:val="000000" w:themeColor="text1"/>
          <w:lang w:val="en-GB" w:eastAsia="zh-CN"/>
        </w:rPr>
        <w:fldChar w:fldCharType="separate"/>
      </w:r>
      <w:r w:rsidR="00025FA2" w:rsidRPr="001E7A27">
        <w:rPr>
          <w:noProof/>
          <w:color w:val="000000" w:themeColor="text1"/>
          <w:lang w:val="en-GB" w:eastAsia="zh-CN"/>
        </w:rPr>
        <w:t>(Ciais et al., 2013)</w:t>
      </w:r>
      <w:r w:rsidR="00837AB4" w:rsidRPr="001E7A27">
        <w:rPr>
          <w:color w:val="000000" w:themeColor="text1"/>
          <w:lang w:val="en-GB" w:eastAsia="zh-CN"/>
        </w:rPr>
        <w:fldChar w:fldCharType="end"/>
      </w:r>
      <w:r w:rsidR="00837AB4" w:rsidRPr="001E7A27">
        <w:rPr>
          <w:color w:val="000000" w:themeColor="text1"/>
          <w:lang w:val="en-GB" w:eastAsia="zh-CN"/>
        </w:rPr>
        <w:t xml:space="preserve"> </w:t>
      </w:r>
      <w:r w:rsidR="008D65F5" w:rsidRPr="001E7A27">
        <w:rPr>
          <w:color w:val="000000" w:themeColor="text1"/>
          <w:lang w:val="en-GB" w:eastAsia="zh-CN"/>
        </w:rPr>
        <w:t xml:space="preserve">confirm this statement, including </w:t>
      </w:r>
      <w:r w:rsidR="008D65F5" w:rsidRPr="001E7A27">
        <w:rPr>
          <w:color w:val="000000" w:themeColor="text1"/>
          <w:lang w:val="en-GB" w:eastAsia="en-US"/>
        </w:rPr>
        <w:t>satellite column CO</w:t>
      </w:r>
      <w:r w:rsidR="008D65F5" w:rsidRPr="001E7A27">
        <w:rPr>
          <w:color w:val="000000" w:themeColor="text1"/>
          <w:vertAlign w:val="subscript"/>
          <w:lang w:val="en-GB" w:eastAsia="en-US"/>
        </w:rPr>
        <w:t>2</w:t>
      </w:r>
      <w:r w:rsidR="008D65F5" w:rsidRPr="001E7A27">
        <w:rPr>
          <w:color w:val="000000" w:themeColor="text1"/>
          <w:lang w:val="en-GB" w:eastAsia="en-US"/>
        </w:rPr>
        <w:t xml:space="preserve"> mea</w:t>
      </w:r>
      <w:r w:rsidR="008D65F5" w:rsidRPr="001E7A27">
        <w:rPr>
          <w:color w:val="000000" w:themeColor="text1"/>
          <w:lang w:val="en-GB" w:eastAsia="zh-CN"/>
        </w:rPr>
        <w:t>s</w:t>
      </w:r>
      <w:r w:rsidR="008D65F5" w:rsidRPr="001E7A27">
        <w:rPr>
          <w:color w:val="000000" w:themeColor="text1"/>
          <w:lang w:val="en-GB" w:eastAsia="en-US"/>
        </w:rPr>
        <w:t>urements, estimating</w:t>
      </w:r>
      <w:r w:rsidR="008D65F5" w:rsidRPr="001E7A27">
        <w:rPr>
          <w:color w:val="000000" w:themeColor="text1"/>
          <w:lang w:val="en-GB" w:eastAsia="zh-CN"/>
        </w:rPr>
        <w:t xml:space="preserve"> </w:t>
      </w:r>
      <w:ins w:id="1653" w:author="Soapbox" w:date="2021-07-17T05:14:00Z">
        <w:r w:rsidR="00537B39" w:rsidRPr="001E7A27">
          <w:rPr>
            <w:color w:val="000000" w:themeColor="text1"/>
            <w:lang w:val="en-GB" w:eastAsia="zh-CN"/>
          </w:rPr>
          <w:t xml:space="preserve">the </w:t>
        </w:r>
      </w:ins>
      <w:r w:rsidR="008D65F5" w:rsidRPr="001E7A27">
        <w:rPr>
          <w:color w:val="000000" w:themeColor="text1"/>
          <w:lang w:val="en-GB" w:eastAsia="zh-CN"/>
        </w:rPr>
        <w:t>recent anomalous land</w:t>
      </w:r>
      <w:ins w:id="1654" w:author="Tom Maycock" w:date="2021-09-08T16:12:00Z">
        <w:r w:rsidR="001E7A27" w:rsidRPr="001E7A27">
          <w:rPr>
            <w:color w:val="000000" w:themeColor="text1"/>
            <w:lang w:val="en-GB" w:eastAsia="zh-CN"/>
          </w:rPr>
          <w:t>–</w:t>
        </w:r>
      </w:ins>
      <w:del w:id="1655" w:author="Tom Maycock" w:date="2021-09-08T16:12:00Z">
        <w:r w:rsidR="008D65F5" w:rsidRPr="001E7A27" w:rsidDel="001E7A27">
          <w:rPr>
            <w:color w:val="000000" w:themeColor="text1"/>
            <w:lang w:val="en-GB" w:eastAsia="zh-CN"/>
          </w:rPr>
          <w:delText>-</w:delText>
        </w:r>
      </w:del>
      <w:r w:rsidR="008D65F5" w:rsidRPr="001E7A27">
        <w:rPr>
          <w:color w:val="000000" w:themeColor="text1"/>
          <w:lang w:val="en-GB" w:eastAsia="zh-CN"/>
        </w:rPr>
        <w:t>atmosphere CO</w:t>
      </w:r>
      <w:r w:rsidR="008D65F5" w:rsidRPr="001E7A27">
        <w:rPr>
          <w:color w:val="000000" w:themeColor="text1"/>
          <w:vertAlign w:val="subscript"/>
          <w:lang w:val="en-GB" w:eastAsia="zh-CN"/>
        </w:rPr>
        <w:t>2</w:t>
      </w:r>
      <w:r w:rsidR="008D65F5" w:rsidRPr="001E7A27">
        <w:rPr>
          <w:color w:val="000000" w:themeColor="text1"/>
          <w:lang w:val="en-GB" w:eastAsia="zh-CN"/>
        </w:rPr>
        <w:t xml:space="preserve"> exchange induced by El Niño </w:t>
      </w:r>
      <w:r w:rsidR="008D65F5" w:rsidRPr="001E7A27">
        <w:rPr>
          <w:color w:val="000000" w:themeColor="text1"/>
          <w:lang w:val="en-GB" w:eastAsia="en-US"/>
        </w:rPr>
        <w:t>at continental scale</w:t>
      </w:r>
      <w:r w:rsidR="008D65F5" w:rsidRPr="001E7A27">
        <w:rPr>
          <w:color w:val="000000" w:themeColor="text1"/>
          <w:lang w:val="en-GB" w:eastAsia="zh-CN"/>
        </w:rPr>
        <w:t xml:space="preserve"> </w:t>
      </w:r>
      <w:commentRangeStart w:id="1656"/>
      <w:r w:rsidR="008D65F5" w:rsidRPr="001E7A27">
        <w:rPr>
          <w:color w:val="000000" w:themeColor="text1"/>
          <w:lang w:val="en-GB" w:eastAsia="zh-CN"/>
        </w:rPr>
        <w:fldChar w:fldCharType="begin" w:fldLock="1"/>
      </w:r>
      <w:r w:rsidR="00176897" w:rsidRPr="001E7A27">
        <w:rPr>
          <w:color w:val="000000" w:themeColor="text1"/>
          <w:lang w:val="en-GB" w:eastAsia="zh-CN"/>
        </w:rPr>
        <w:instrText>ADDIN CSL_CITATION { "citationItems" : [ { "id" : "ITEM-1", "itemData" : { "DOI" : "10.1126/science.aam5690", "ISBN" : "1095-9203 (Electronic) 0036-8075 (Linking)", "PMID" : "29026011", "abstract" : "The 2015-2016 El Nino led to historically high temperatures and low precipitation over the tropics, while the growth rate of atmospheric carbon dioxide (CO2) was the largest on record. Here we quantify the response of tropical net biosphere exchange, gross primary production, biomass burning, and respiration to these climate anomalies by assimilating column CO2, solar-induced chlorophyll fluorescence, and carbon monoxide observations from multiple satellites. Relative to the 2011 La Nina, the pantropical biosphere released 2.5 +/- 0.34 gigatons more carbon into the atmosphere in 2015, consisting of approximately even contributions from three tropical continents but dominated by diverse carbon exchange processes. The heterogeneity of the carbon-exchange processes indicated here challenges previous studies that suggested that a single dominant process determines carbon cycle interannual variability.", "author" : [ { "dropping-particle" : "", "family" : "Liu", "given" : "J", "non-dropping-particle" : "", "parse-names" : false, "suffix" : "" }, { "dropping-particle" : "", "family" : "Bowman", "given" : "K W", "non-dropping-particle" : "", "parse-names" : false, "suffix" : "" }, { "dropping-particle" : "", "family" : "Schimel", "given" : "D S", "non-dropping-particle" : "", "parse-names" : false, "suffix" : "" }, { "dropping-particle" : "", "family" : "Parazoo", "given" : "N C", "non-dropping-particle" : "", "parse-names" : false, "suffix" : "" }, { "dropping-particle" : "", "family" : "Jiang", "given" : "Z", "non-dropping-particle" : "", "parse-names" : false, "suffix" : "" }, { "dropping-particle" : "", "family" : "Lee", "given" : "M", "non-dropping-particle" : "", "parse-names" : false, "suffix" : "" }, { "dropping-particle" : "", "family" : "Bloom", "given" : "A A", "non-dropping-particle" : "", "parse-names" : false, "suffix" : "" }, { "dropping-particle" : "", "family" : "Wunch", "given" : "D", "non-dropping-particle" : "", "parse-names" : false, "suffix" : "" }, { "dropping-particle" : "", "family" : "Frankenberg", "given" : "C", "non-dropping-particle" : "", "parse-names" : false, "suffix" : "" }, { "dropping-particle" : "", "family" : "Sun", "given" : "Y", "non-dropping-particle" : "", "parse-names" : false, "suffix" : "" }, { "dropping-particle" : "", "family" : "O'Dell", "given" : "C W", "non-dropping-particle" : "", "parse-names" : false, "suffix" : "" }, { "dropping-particle" : "", "family" : "Gurney", "given" : "K R", "non-dropping-particle" : "", "parse-names" : false, "suffix" : "" }, { "dropping-particle" : "", "family" : "Menemenlis", "given" : "D", "non-dropping-particle" : "", "parse-names" : false, "suffix" : "" }, { "dropping-particle" : "", "family" : "Gierach", "given" : "M", "non-dropping-particle" : "", "parse-names" : false, "suffix" : "" }, { "dropping-particle" : "", "family" : "Crisp", "given" : "D", "non-dropping-particle" : "", "parse-names" : false, "suffix" : "" }, { "dropping-particle" : "", "family" : "Eldering", "given" : "A", "non-dropping-particle" : "", "parse-names" : false, "suffix" : "" } ], "container-title" : "Science", "id" : "ITEM-1", "issue" : "6360", "issued" : { "date-parts" : [ [ "2017" ] ] }, "note" : "Liu, Junjie\nBowman, Kevin W\nSchimel, David S\nParazoo, Nicolas C\nJiang, Zhe\nLee, Meemong\nBloom, A Anthony\nWunch, Debra\nFrankenberg, Christian\nSun, Ying\nO'Dell, Christopher W\nGurney, Kevin R\nMenemenlis, Dimitris\nGierach, Michelle\nCrisp, David\nEldering, Annmarie\neng\nResearch Support, U.S. Gov't, Non-P.H.S.\nNew York, N.Y.\n2017/10/14 06:00\nScience. 2017 Oct 13;358(6360). pii: 358/6360/eaam5690. doi: 10.1126/science.aam5690.", "title" : "Contrasting carbon cycle responses of the tropical continents to the 2015-2016 El Nino", "translator" : [ { "dropping-particle" : "", "family" : "L6821", "given" : "", "non-dropping-particle" : "", "parse-names" : false, "suffix" : "" } ], "type" : "article-journal", "volume" : "358" }, "uris" : [ "http://www.mendeley.com/documents/?uuid=f338e1a2-3b20-44db-88bd-dfc191141bb4", "http://www.mendeley.com/documents/?uuid=babf89d0-8705-4ce2-9bf7-9854bfbe05c5" ] }, { "id" : "ITEM-2", "itemData" : { "DOI" : "10.1038/s41467-019-11097-w", "ISSN" : "2041-1723", "abstract" : "Tropical ecosystems are large carbon stores that are vulnerable to climate change. The sparseness of ground-based measurements has precluded verification of these ecosystems being a net annual source (+ve) or sink (\u2212ve) of atmospheric carbon. We show that two independent satellite data sets of atmospheric carbon dioxide (CO2), interpreted using independent models, are consistent with the land tropics being a net annual carbon emission of (medianmaximumminimum) 1.03+1.73\u22120.20 and 1.60+2.11+1.39 petagrams (PgC) in 2015 and 2016, respectively. These pan-tropical estimates reflect unexpectedly large net emissions from tropical Africa of 1.48+1.95+0.80 PgC in 2015 and 1.65+2.42+1.14 PgC in 2016. The largest carbon uptake is over the Congo basin, and the two loci of carbon emissions are over western Ethiopia and western tropical Africa, where there are large soil organic carbon stores and where there has been substantial land use change. These signals are present in the space-borne CO2 record from 2009 onwards.", "author" : [ { "dropping-particle" : "", "family" : "Palmer", "given" : "Paul I.", "non-dropping-particle" : "", "parse-names" : false, "suffix" : "" }, { "dropping-particle" : "", "family" : "Feng", "given" : "Liang", "non-dropping-particle" : "", "parse-names" : false, "suffix" : "" }, { "dropping-particle" : "", "family" : "Baker", "given" : "David", "non-dropping-particle" : "", "parse-names" : false, "suffix" : "" }, { "dropping-particle" : "", "family" : "Chevallier", "given" : "Fr\u00e9d\u00e9ric", "non-dropping-particle" : "", "parse-names" : false, "suffix" : "" }, { "dropping-particle" : "", "family" : "B\u00f6sch", "given" : "Hartmut", "non-dropping-particle" : "", "parse-names" : false, "suffix" : "" }, { "dropping-particle" : "", "family" : "Somkuti", "given" : "Peter", "non-dropping-particle" : "", "parse-names" : false, "suffix" : "" } ], "container-title" : "Nature Communications", "id" : "ITEM-2", "issue" : "1", "issued" : { "date-parts" : [ [ "2019", "12", "13" ] ] }, "page" : "3344", "title" : "Net carbon emissions from African biosphere dominate pan-tropical atmospheric CO2 signal", "translator" : [ { "dropping-particle" : "", "family" : "L6172", "given" : "", "non-dropping-particle" : "", "parse-names" : false, "suffix" : "" } ], "type" : "article-journal", "volume" : "10" }, "uris" : [ "http://www.mendeley.com/documents/?uuid=2b917f9e-17a4-4dc9-8d6f-e8e76ef0fad4" ] } ], "mendeley" : { "formattedCitation" : "(Liu et al., 2017a; Palmer et al., 2019)", "manualFormatting" : "(e.g. Liu et al., 2017; Palmer et al., 2019)", "plainTextFormattedCitation" : "(Liu et al., 2017a; Palmer et al., 2019)", "previouslyFormattedCitation" : "(Liu et al., 2017a; Palmer et al., 2019)" }, "properties" : { "noteIndex" : 0 }, "schema" : "https://github.com/citation-style-language/schema/raw/master/csl-citation.json" }</w:instrText>
      </w:r>
      <w:r w:rsidR="008D65F5" w:rsidRPr="001E7A27">
        <w:rPr>
          <w:color w:val="000000" w:themeColor="text1"/>
          <w:lang w:val="en-GB" w:eastAsia="zh-CN"/>
        </w:rPr>
        <w:fldChar w:fldCharType="separate"/>
      </w:r>
      <w:r w:rsidR="00025FA2" w:rsidRPr="001E7A27">
        <w:rPr>
          <w:noProof/>
          <w:color w:val="000000" w:themeColor="text1"/>
          <w:lang w:val="en-GB" w:eastAsia="zh-CN"/>
        </w:rPr>
        <w:t>(e.g.</w:t>
      </w:r>
      <w:ins w:id="1657" w:author="Tom Maycock" w:date="2021-09-09T16:48:00Z">
        <w:r w:rsidR="00334BDE">
          <w:rPr>
            <w:noProof/>
            <w:color w:val="000000" w:themeColor="text1"/>
            <w:lang w:val="en-GB" w:eastAsia="zh-CN"/>
          </w:rPr>
          <w:t>,</w:t>
        </w:r>
      </w:ins>
      <w:r w:rsidR="00025FA2" w:rsidRPr="001E7A27">
        <w:rPr>
          <w:noProof/>
          <w:color w:val="000000" w:themeColor="text1"/>
          <w:lang w:val="en-GB" w:eastAsia="zh-CN"/>
        </w:rPr>
        <w:t xml:space="preserve"> </w:t>
      </w:r>
      <w:ins w:id="1658" w:author="Robin Matthews" w:date="2021-06-17T16:37:00Z">
        <w:r w:rsidR="00621B61" w:rsidRPr="001E7A27">
          <w:rPr>
            <w:noProof/>
            <w:color w:val="000000" w:themeColor="text1"/>
            <w:lang w:val="en-GB" w:eastAsia="zh-CN"/>
          </w:rPr>
          <w:t xml:space="preserve">J. </w:t>
        </w:r>
      </w:ins>
      <w:r w:rsidR="00025FA2" w:rsidRPr="001E7A27">
        <w:rPr>
          <w:noProof/>
          <w:color w:val="000000" w:themeColor="text1"/>
          <w:lang w:val="en-GB" w:eastAsia="zh-CN"/>
        </w:rPr>
        <w:t>Liu et al., 2017; Palmer et al., 2019)</w:t>
      </w:r>
      <w:r w:rsidR="008D65F5" w:rsidRPr="001E7A27">
        <w:rPr>
          <w:color w:val="000000" w:themeColor="text1"/>
          <w:lang w:val="en-GB" w:eastAsia="zh-CN"/>
        </w:rPr>
        <w:fldChar w:fldCharType="end"/>
      </w:r>
      <w:commentRangeEnd w:id="1656"/>
      <w:r w:rsidR="00025FA2" w:rsidRPr="001E7A27">
        <w:rPr>
          <w:rStyle w:val="CommentReference"/>
          <w:lang w:val="en-GB"/>
        </w:rPr>
        <w:commentReference w:id="1656"/>
      </w:r>
      <w:r w:rsidR="008D65F5" w:rsidRPr="001E7A27">
        <w:rPr>
          <w:color w:val="000000" w:themeColor="text1"/>
          <w:lang w:val="en-GB" w:eastAsia="zh-CN"/>
        </w:rPr>
        <w:t xml:space="preserve">, and L-band vegetation optical depth, estimating tropical above-ground biomass carbon stock changes </w:t>
      </w:r>
      <w:r w:rsidR="008D65F5" w:rsidRPr="001E7A27">
        <w:rPr>
          <w:color w:val="000000" w:themeColor="text1"/>
          <w:lang w:val="en-GB" w:eastAsia="zh-CN"/>
        </w:rPr>
        <w:fldChar w:fldCharType="begin" w:fldLock="1"/>
      </w:r>
      <w:r w:rsidR="00747167" w:rsidRPr="001E7A27">
        <w:rPr>
          <w:color w:val="000000" w:themeColor="text1"/>
          <w:lang w:val="en-GB" w:eastAsia="zh-CN"/>
        </w:rPr>
        <w:instrText>ADDIN CSL_CITATION { "citationItems" : [ { "id" : "ITEM-1", "itemData" : { "DOI" : "10.1038/s41477-019-0478-9", "ISSN" : "2055-0278", "abstract" : "Changes in terrestrial tropical carbon stocks have an important role in the global carbon budget. However, current observational tools do not allow accurate and large-scale monitoring of the spatial distribution and dynamics of carbon stocks1. Here, we used low-frequency L-band passive microwave observations to compute a direct and spatially explicit quantification of annual aboveground carbon (AGC) fluxes and show that the tropical net AGC budget was approximately in balance during 2010 to 2017, the net budget being composed of gross losses of \u22122.86\u2009PgC\u2009yr\u22121 offset by gross gains of \u22122.97\u2009PgC\u2009yr\u22121 between continents. Large interannual and spatial fluctuations of tropical AGC were quantified during the wet 2011 La Ni\u00f1a year and throughout the extreme dry and warm 2015\u20132016 El Ni\u00f1o episode. These interannual fluctuations, controlled predominantly by semiarid biomes, were shown to be closely related to independent global atmospheric CO2 growth-rate anomalies (Pearson\u2019s r\u2009=\u20090.86), highlighting the pivotal role of tropical AGC in the global carbon budget. Tropical carbon stocks are essential for proper accounting of global carbon budgets, but difficult to monitor on a large scale. L-band microwave observations used here enable direct and spatially explicit accounting of annual carbon fluxes from different types of land surface.", "author" : [ { "dropping-particle" : "", "family" : "Fan", "given" : "Lei", "non-dropping-particle" : "", "parse-names" : false, "suffix" : "" }, { "dropping-particle" : "", "family" : "Wigneron", "given" : "Jean-Pierre", "non-dropping-particle" : "", "parse-names" : false, "suffix" : "" }, { "dropping-particle" : "", "family" : "Ciais", "given" : "Philippe", "non-dropping-particle" : "", "parse-names" : false, "suffix" : "" }, { "dropping-particle" : "", "family" : "Chave", "given" : "J\u00e9r\u00f4me", "non-dropping-particle" : "", "parse-names" : false, "suffix" : "" }, { "dropping-particle" : "", "family" : "Brandt", "given" : "Martin", "non-dropping-particle" : "", "parse-names" : false, "suffix" : "" }, { "dropping-particle" : "", "family" : "Fensholt", "given" : "Rasmus", "non-dropping-particle" : "", "parse-names" : false, "suffix" : "" }, { "dropping-particle" : "", "family" : "Saatchi", "given" : "Sassan S.", "non-dropping-particle" : "", "parse-names" : false, "suffix" : "" }, { "dropping-particle" : "", "family" : "Bastos", "given" : "Ana", "non-dropping-particle" : "", "parse-names" : false, "suffix" : "" }, { "dropping-particle" : "", "family" : "Al-Yaari", "given" : "Amen", "non-dropping-particle" : "", "parse-names" : false, "suffix" : "" }, { "dropping-particle" : "", "family" : "Hufkens", "given" : "Koen", "non-dropping-particle" : "", "parse-names" : false, "suffix" : "" }, { "dropping-particle" : "", "family" : "Qin", "given" : "Yuanwei", "non-dropping-particle" : "", "parse-names" : false, "suffix" : "" }, { "dropping-particle" : "", "family" : "Xiao", "given" : "Xiangming", "non-dropping-particle" : "", "parse-names" : false, "suffix" : "" }, { "dropping-particle" : "", "family" : "Chen", "given" : "Chi", "non-dropping-particle" : "", "parse-names" : false, "suffix" : "" }, { "dropping-particle" : "", "family" : "Myneni", "given" : "Ranga B.", "non-dropping-particle" : "", "parse-names" : false, "suffix" : "" }, { "dropping-particle" : "", "family" : "Fernandez-Moran", "given" : "Roberto", "non-dropping-particle" : "", "parse-names" : false, "suffix" : "" }, { "dropping-particle" : "", "family" : "Mialon", "given" : "Arnaud", "non-dropping-particle" : "", "parse-names" : false, "suffix" : "" }, { "dropping-particle" : "", "family" : "Rodriguez-Fernandez", "given" : "N. J.", "non-dropping-particle" : "", "parse-names" : false, "suffix" : "" }, { "dropping-particle" : "", "family" : "Kerr", "given" : "Yann", "non-dropping-particle" : "", "parse-names" : false, "suffix" : "" }, { "dropping-particle" : "", "family" : "Tian", "given" : "Feng", "non-dropping-particle" : "", "parse-names" : false, "suffix" : "" }, { "dropping-particle" : "", "family" : "Pe\u00f1uelas", "given" : "Josep", "non-dropping-particle" : "", "parse-names" : false, "suffix" : "" } ], "container-title" : "Nature Plants", "id" : "ITEM-1", "issued" : { "date-parts" : [ [ "2019" ] ] }, "title" : "Satellite-observed pantropical carbon dynamics", "translator" : [ { "dropping-particle" : "", "family" : "L6358", "given" : "", "non-dropping-particle" : "", "parse-names" : false, "suffix" : "" } ], "type" : "article-journal" }, "uris" : [ "http://www.mendeley.com/documents/?uuid=12060f37-f7b3-3f4b-9701-8cb75fd83aa9", "http://www.mendeley.com/documents/?uuid=268f3aeb-d353-47f1-b0d6-53ce7d9fe75a" ] } ], "mendeley" : { "formattedCitation" : "(Fan et al., 2019)", "plainTextFormattedCitation" : "(Fan et al., 2019)", "previouslyFormattedCitation" : "(Fan et al., 2019)" }, "properties" : { "noteIndex" : 0 }, "schema" : "https://github.com/citation-style-language/schema/raw/master/csl-citation.json" }</w:instrText>
      </w:r>
      <w:r w:rsidR="008D65F5" w:rsidRPr="001E7A27">
        <w:rPr>
          <w:color w:val="000000" w:themeColor="text1"/>
          <w:lang w:val="en-GB" w:eastAsia="zh-CN"/>
        </w:rPr>
        <w:fldChar w:fldCharType="separate"/>
      </w:r>
      <w:r w:rsidR="00025FA2" w:rsidRPr="001E7A27">
        <w:rPr>
          <w:noProof/>
          <w:color w:val="000000" w:themeColor="text1"/>
          <w:lang w:val="en-GB" w:eastAsia="zh-CN"/>
        </w:rPr>
        <w:t>(Fan et al., 2019)</w:t>
      </w:r>
      <w:r w:rsidR="008D65F5" w:rsidRPr="001E7A27">
        <w:rPr>
          <w:color w:val="000000" w:themeColor="text1"/>
          <w:lang w:val="en-GB" w:eastAsia="zh-CN"/>
        </w:rPr>
        <w:fldChar w:fldCharType="end"/>
      </w:r>
      <w:r w:rsidR="008D65F5" w:rsidRPr="001E7A27">
        <w:rPr>
          <w:color w:val="000000" w:themeColor="text1"/>
          <w:lang w:val="en-GB" w:eastAsia="zh-CN"/>
        </w:rPr>
        <w:t>. In addition, b</w:t>
      </w:r>
      <w:r w:rsidR="008D65F5" w:rsidRPr="001E7A27">
        <w:rPr>
          <w:lang w:val="en-GB"/>
        </w:rPr>
        <w:t>ased on medium evidence and medium agreement between studies with DGVMs and atmospheric inversions, semi-arid ecosystems over the tropical zones have a larger contribution to interannual variability in global land</w:t>
      </w:r>
      <w:del w:id="1659" w:author="Ian Blenkinsop" w:date="2021-07-28T18:15:00Z">
        <w:r w:rsidR="008D65F5" w:rsidRPr="001E7A27" w:rsidDel="004D7781">
          <w:rPr>
            <w:lang w:val="en-GB"/>
          </w:rPr>
          <w:delText>-</w:delText>
        </w:r>
      </w:del>
      <w:ins w:id="1660" w:author="Ian Blenkinsop" w:date="2021-07-28T18:15:00Z">
        <w:r w:rsidRPr="001E7A27">
          <w:rPr>
            <w:lang w:val="en-GB"/>
          </w:rPr>
          <w:t>–</w:t>
        </w:r>
      </w:ins>
      <w:r w:rsidR="008D65F5" w:rsidRPr="001E7A27">
        <w:rPr>
          <w:lang w:val="en-GB"/>
        </w:rPr>
        <w:t>atmosphere CO</w:t>
      </w:r>
      <w:r w:rsidR="008D65F5" w:rsidRPr="001E7A27">
        <w:rPr>
          <w:vertAlign w:val="subscript"/>
          <w:lang w:val="en-GB"/>
        </w:rPr>
        <w:t>2</w:t>
      </w:r>
      <w:r w:rsidR="008D65F5" w:rsidRPr="001E7A27">
        <w:rPr>
          <w:lang w:val="en-GB"/>
        </w:rPr>
        <w:t xml:space="preserve"> exchange than moist tropical forest ecosystems</w:t>
      </w:r>
      <w:r w:rsidR="008D65F5" w:rsidRPr="001E7A27">
        <w:rPr>
          <w:color w:val="000000" w:themeColor="text1"/>
          <w:lang w:val="en-GB" w:eastAsia="en-US"/>
        </w:rPr>
        <w:t xml:space="preserve"> </w:t>
      </w:r>
      <w:ins w:id="1661" w:author="Ian Blenkinsop" w:date="2021-07-28T18:16:00Z">
        <w:r w:rsidRPr="001E7A27">
          <w:rPr>
            <w:color w:val="000000" w:themeColor="text1"/>
            <w:lang w:val="en-GB" w:eastAsia="en-US"/>
          </w:rPr>
          <w:t>(</w:t>
        </w:r>
        <w:r w:rsidRPr="001E7A27">
          <w:rPr>
            <w:i/>
            <w:color w:val="000000" w:themeColor="text1"/>
            <w:lang w:val="en-GB" w:eastAsia="en-US"/>
          </w:rPr>
          <w:t xml:space="preserve">low </w:t>
        </w:r>
        <w:r w:rsidRPr="001E7A27">
          <w:rPr>
            <w:iCs/>
            <w:color w:val="000000" w:themeColor="text1"/>
            <w:lang w:val="en-GB" w:eastAsia="en-US"/>
            <w:rPrChange w:id="1662" w:author="Tom Maycock" w:date="2021-09-08T16:12:00Z">
              <w:rPr>
                <w:i/>
                <w:color w:val="000000" w:themeColor="text1"/>
                <w:lang w:val="en-GB" w:eastAsia="en-US"/>
              </w:rPr>
            </w:rPrChange>
          </w:rPr>
          <w:t>to</w:t>
        </w:r>
        <w:r w:rsidRPr="001E7A27">
          <w:rPr>
            <w:i/>
            <w:color w:val="000000" w:themeColor="text1"/>
            <w:lang w:val="en-GB" w:eastAsia="en-US"/>
          </w:rPr>
          <w:t xml:space="preserve"> medium confidence</w:t>
        </w:r>
        <w:r w:rsidRPr="001E7A27">
          <w:rPr>
            <w:color w:val="000000" w:themeColor="text1"/>
            <w:lang w:val="en-GB" w:eastAsia="en-US"/>
          </w:rPr>
          <w:t xml:space="preserve">) </w:t>
        </w:r>
      </w:ins>
      <w:r w:rsidR="008D65F5"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"10.1038/nature13376", "ISBN" : "1476-4687 (Electronic)\\r0028-0836 (Linking)", "ISSN" : "14764687", "PMID" : "24847888", "abstract" : "The land and ocean act as a sink for fossil-fuel emissions, thereby slowing the rise of atmospheric carbon dioxide concentrations. Although the uptake of carbon by oceanic and terrestrial processes has kept pace with accelerating carbon dioxide emissions until now, atmospheric carbon dioxide concentrations exhibit a large variability on interannual timescales, considered to be driven primarily by terrestrial ecosystem processes dominated by tropical rainforests. We use a terrestrial biogeochemical model, atmospheric carbon dioxide inversion and global carbon budget accounting methods to investigate the evolution of the terrestrial carbon sink over the past 30 years, with a focus on the underlying mechanisms responsible for the exceptionally large land carbon sink reported in 2011 (ref. 2). Here we show that our three terrestrial carbon sink estimates are in good agreement and support the finding of a 2011 record land carbon sink. Surprisingly, we find that the global carbon sink anomaly was driven by growth of semi-arid vegetation in the Southern Hemisphere, with almost 60 per cent of carbon uptake attributed to Australian ecosystems, where prevalent La Nina conditions caused up to six consecutive seasons of increased precipitation. In addition, since 1981, a six per cent expansion of vegetation cover over Australia was associated with a fourfold increase in the sensitivity of continental net carbon uptake to precipitation. Our findings suggest that the higher turnover rates of carbon pools in semi-arid biomes are an increasingly important driver of global carbon cycle inter-annual variability and that tropical rainforests may become less relevant drivers in the future. More research is needed to identify to what extent the carbon stocks accumulated during wet years are vulnerable to rapid decomposition or loss through fire in subsequent years.", "author" : [ { "dropping-particle" : "", "family" : "Poulter", "given" : "Benjamin", "non-dropping-particle" : "", "parse-names" : false, "suffix" : "" }, { "dropping-particle" : "", "family" : "Frank", "given" : "David", "non-dropping-particle" : "", "parse-names" : false, "suffix" : "" }, { "dropping-particle" : "", "family" : "Ciais", "given" : "Philippe", "non-dropping-particle" : "", "parse-names" : false, "suffix" : "" }, { "dropping-particle" : "", "family" : "Myneni", "given" : "Ranga B.", "non-dropping-particle" : "", "parse-names" : false, "suffix" : "" }, { "dropping-particle" : "", "family" : "Andela", "given" : "Niels", "non-dropping-particle" : "", "parse-names" : false, "suffix" : "" }, { "dropping-particle" : "", "family" : "Bi", "given" : "Jian", "non-dropping-particle" : "", "parse-names" : false, "suffix" : "" }, { "dropping-particle" : "", "family" : "Broquet", "given" : "Gregoire", "non-dropping-particle" : "", "parse-names" : false, "suffix" : "" }, { "dropping-particle" : "", "family" : "Canadell", "given" : "Josep G.", "non-dropping-particle" : "", "parse-names" : false, "suffix" : "" }, { "dropping-particle" : "", "family" : "Chevallier", "given" : "Frederic", "non-dropping-particle" : "", "parse-names" : false, "suffix" : "" }, { "dropping-particle" : "", "family" : "Liu", "given" : "Yi Y.", "non-dropping-particle" : "", "parse-names" : false, "suffix" : "" }, { "dropping-particle" : "", "family" : "Running", "given" : "Steven W.", "non-dropping-particle" : "", "parse-names" : false, "suffix" : "" }, { "dropping-particle" : "", "family" : "Sitch", "given" : "Stephen", "non-dropping-particle" : "", "parse-names" : false, "suffix" : "" }, { "dropping-particle" : "", "family" : "Werf", "given" : "Guido R.", "non-dropping-particle" : "Van Der", "parse-names" : false, "suffix" : "" } ], "container-title" : "Nature", "id" : "ITEM-1", "issue" : "7502", "issued" : { "date-parts" : [ [ "2014" ] ] }, "page" : "600-603", "title" : "Contribution of semi-arid ecosystems to interannual variability of the global carbon cycle", "translator" : [ { "dropping-particle" : "", "family" : "L4221", "given" : "", "non-dropping-particle" : "", "parse-names" : false, "suffix" : "" } ], "type" : "article-journal", "volume" : "509" }, "uris" : [ "http://www.mendeley.com/documents/?uuid=b4f980eb-68df-3ad8-a2ff-68eae1be11ab" ] }, { "id" : "ITEM-2", "itemData" : { "DOI" : "10.1126/science.aaa1668", "ISBN" : "1223326500", "ISSN" : "0036-8075", "PMID" : "25999504", "abstract" : "The growth rate of atmospheric carbon dioxide (CO2) concentrations since industrialization is characterized by large interannual variability, mostly resulting from variability in CO2 uptake by terrestrial ecosystems (typically termed carbon sink). However, the contributions of regional ecosystems to that variability are not well known. Using an ensemble of ecosystem and land-surface models and an empirical observation-based product of global gross primary production, we show that the mean sink, trend, and interannual variability in CO2 uptake by terrestrial ecosystems are dominated by distinct biogeographic regions. Whereas the mean sink is dominated by highly productive lands (mainly tropical forests), the trend and interannual variability of the sink are dominated by semi-arid ecosystems whose carbon balance is strongly associated with circulation-driven variations in both precipitation and temperature.", "author" : [ { "dropping-particle" : "", "family" : "Ahlstrom", "given" : "A.", "non-dropping-particle" : "", "parse-names" : false, "suffix" : "" }, { "dropping-particle" : "", "family" : "Raupach", "given" : "Michael R.", "non-dropping-particle" : "", "parse-names" : false, "suffix" : "" }, { "dropping-particle" : "", "family" : "Schurgers", "given" : "Guy", "non-dropping-particle" : "", "parse-names" : false, "suffix" : "" }, { "dropping-particle" : "", "family" : "Smith", "given" : "Benjamin", "non-dropping-particle" : "", "parse-names" : false, "suffix" : "" }, { "dropping-particle" : "", "family" : "Arneth", "given" : "Almut", "non-dropping-particle" : "", "parse-names" : false, "suffix" : "" }, { "dropping-particle" : "", "family" : "Jung", "given" : "Martin", "non-dropping-particle" : "", "parse-names" : false, "suffix" : "" }, { "dropping-particle" : "", "family" : "Reichstein", "given" : "Markus",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"Jain", "given" : "Atul K.", "non-dropping-particle" : "", "parse-names" : false, "suffix" : "" }, { "dropping-particle" : "", "family" : "Kato", "given" : "Etsushi", "non-dropping-particle" : "", "parse-names" : false, "suffix" : "" }, { "dropping-particle" : "", "family" : "Poulter", "given" : "Benjamin", "non-dropping-particle" : "", "parse-names" : false, "suffix" : "" }, { "dropping-particle" : "", "family" : "Sitch", "given" : "Stephen",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"Ying Ping", "non-dropping-particle" : "", "parse-names" : false, "suffix" : "" }, { "dropping-particle" : "", "family" : "Wiltshire", "given" : "Andy", "non-dropping-particle" : "", "parse-names" : false, "suffix" : "" }, { "dropping-particle" : "", "family" : "Zaehle", "given" : "S\u00f6nke", "non-dropping-particle" : "", "parse-names" : false, "suffix" : "" }, { "dropping-particle" : "", "family" : "Zeng", "given" : "Ning", "non-dropping-particle" : "", "parse-names" : false, "suffix" : "" } ], "container-title" : "Science", "id" : "ITEM-2", "issue" : "6237", "issued" : { "date-parts" : [ [ "2015", "5", "22" ] ] }, "page" : "895-899", "title" : "The dominant role of semi-arid ecosystems in the trend and variability of the land CO2 sink", "translator" : [ { "dropping-particle" : "", "family" : "L4260", "given" : "", "non-dropping-particle" : "", "parse-names" : false, "suffix" : "" } ], "type" : "article-journal", "volume" : "348" }, "uris" : [ "http://www.mendeley.com/documents/?uuid=e57b77ab-1fd4-37d9-8378-e6b268680ae3" ] }, { "id" : "ITEM-3", "itemData" : { "DOI" : "10.1111/gcb.14884", "ISSN" : "13652486", "abstract" : "With accumulation of carbon cycle observations and model developments over the past decades, exploring interannual variation (IAV) of terrestrial carbon cycle offers the opportunity to better understand climate\u2013carbon cycle relationships. However, despite growing research interest, uncertainties remain on some fundamental issues, such as the contributions of different regions, constituent fluxes and climatic factors to carbon cycle IAV. Here we overviewed the literature on carbon cycle IAV about current understanding of these issues. Observations and models of the carbon cycle unanimously show the dominance of tropical land ecosystems to the signal of global carbon cycle IAV, where tropical semiarid ecosystems contribute as much as the combination of all other tropical ecosystems. Vegetation photosynthesis contributes more than ecosystem respiration to IAV of the global net land carbon flux, but large uncertainties remain on the contribution of fires and other disturbance fluxes. Climatic variations are the major drivers to the IAV of net land carbon flux. Although debate remains on whether the dominant driver is temperature or moisture variability, their interaction,that is, the dependence of carbon cycle sensitivity to temperature on moisture conditions, is emerging as key regulators of the carbon cycle IAV. On timescales from the interannual to the centennial, global carbon cycle variability will be increasingly contributed by northern land ecosystems and oceans. Therefore, both improving Earth system models (ESMs) with the progressive understanding on the fast processes manifested at interannual timescale and expanding carbon cycle observations at broader spatial and longer temporal scales are critical to better prediction on evolution of the carbon\u2013climate system.", "author" : [ { "dropping-particle" : "", "family" : "Piao", "given" : "Shilong", "non-dropping-particle" : "", "parse-names" : false, "suffix" : "" }, { "dropping-particle" : "", "family" : "Wang", "given" : "Xuhui", "non-dropping-particle" : "", "parse-names" : false, "suffix" : "" }, { "dropping-particle" : "", "family" : "Wang", "given" : "Kai", "non-dropping-particle" : "", "parse-names" : false, "suffix" : "" }, { "dropping-particle" : "", "family" : "Li", "given" : "Xiangyi", "non-dropping-particle" : "", "parse-names" : false, "suffix" : "" }, { "dropping-particle" : "", "family" : "Bastos", "given" : "Ana",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"Sitch", "given" : "Stephen", "non-dropping-particle" : "", "parse-names" : false, "suffix" : "" } ], "container-title" : "Global Change Biology", "id" : "ITEM-3", "issue" : "1", "issued" : { "date-parts" : [ [ "2020" ] ] }, "title" : "Interannual variation of terrestrial carbon cycle: Issues and perspectives", "translator" : [ { "dropping-particle" : "", "family" : "L6815", "given" : "", "non-dropping-particle" : "", "parse-names" : false, "suffix" : "" } ], "type" : "article-journal", "volume" : "26" }, "uris" : [ "http://www.mendeley.com/documents/?uuid=df8f74f0-845a-35bb-a75f-af0aa67ce10c" ] } ], "mendeley" : { "formattedCitation" : "(Poulter et al., 2014; Ahlstrom et al., 2015; Piao et al., 2020)", "plainTextFormattedCitation" : "(Poulter et al., 2014; Ahlstrom et al., 2015; Piao et al., 2020)", "previouslyFormattedCitation" : "(Poulter et al., 2014; Ahlstrom et al., 2015; Piao et al., 2020)" }, "properties" : { "noteIndex" : 0 }, "schema" : "https://github.com/citation-style-language/schema/raw/master/csl-citation.json" }</w:instrText>
      </w:r>
      <w:r w:rsidR="008D65F5" w:rsidRPr="001E7A27">
        <w:rPr>
          <w:color w:val="000000" w:themeColor="text1"/>
          <w:lang w:val="en-GB" w:eastAsia="en-US"/>
        </w:rPr>
        <w:fldChar w:fldCharType="separate"/>
      </w:r>
      <w:r w:rsidR="00025FA2" w:rsidRPr="001E7A27">
        <w:rPr>
          <w:noProof/>
          <w:color w:val="000000" w:themeColor="text1"/>
          <w:lang w:val="en-GB" w:eastAsia="en-US"/>
        </w:rPr>
        <w:t>(Poulter et al., 2014; Ahlstrom et al., 2015; Piao et al., 2020)</w:t>
      </w:r>
      <w:r w:rsidR="008D65F5" w:rsidRPr="001E7A27">
        <w:rPr>
          <w:color w:val="000000" w:themeColor="text1"/>
          <w:lang w:val="en-GB" w:eastAsia="en-US"/>
        </w:rPr>
        <w:fldChar w:fldCharType="end"/>
      </w:r>
      <w:del w:id="1663" w:author="Ian Blenkinsop" w:date="2021-07-28T18:16:00Z">
        <w:r w:rsidR="008D65F5" w:rsidRPr="001E7A27" w:rsidDel="004D7781">
          <w:rPr>
            <w:color w:val="000000" w:themeColor="text1"/>
            <w:lang w:val="en-GB" w:eastAsia="en-US"/>
          </w:rPr>
          <w:delText xml:space="preserve"> (</w:delText>
        </w:r>
        <w:r w:rsidR="008D65F5" w:rsidRPr="001E7A27" w:rsidDel="004D7781">
          <w:rPr>
            <w:i/>
            <w:color w:val="000000" w:themeColor="text1"/>
            <w:lang w:val="en-GB" w:eastAsia="en-US"/>
          </w:rPr>
          <w:delText>low to medium confidence</w:delText>
        </w:r>
        <w:r w:rsidR="008D65F5" w:rsidRPr="001E7A27" w:rsidDel="004D7781">
          <w:rPr>
            <w:color w:val="000000" w:themeColor="text1"/>
            <w:lang w:val="en-GB" w:eastAsia="en-US"/>
          </w:rPr>
          <w:delText>)</w:delText>
        </w:r>
      </w:del>
      <w:r w:rsidR="008D65F5" w:rsidRPr="001E7A27">
        <w:rPr>
          <w:color w:val="000000" w:themeColor="text1"/>
          <w:lang w:val="en-GB" w:eastAsia="en-US"/>
        </w:rPr>
        <w:t>.</w:t>
      </w:r>
      <w:r w:rsidR="008D65F5" w:rsidRPr="001E7A27">
        <w:rPr>
          <w:color w:val="000000" w:themeColor="text1"/>
          <w:lang w:val="en-GB" w:eastAsia="zh-CN"/>
        </w:rPr>
        <w:t xml:space="preserve"> </w:t>
      </w:r>
    </w:p>
    <w:p w14:paraId="242033A7" w14:textId="77777777" w:rsidR="008D65F5" w:rsidRPr="001E7A27" w:rsidRDefault="008D65F5" w:rsidP="005C7F25">
      <w:pPr>
        <w:pStyle w:val="AR6BodyText"/>
        <w:rPr>
          <w:color w:val="000000" w:themeColor="text1"/>
          <w:lang w:val="en-GB" w:eastAsia="zh-CN"/>
        </w:rPr>
      </w:pPr>
    </w:p>
    <w:p w14:paraId="026A530E" w14:textId="576624B2" w:rsidR="008D65F5" w:rsidRPr="001E7A27" w:rsidRDefault="008D65F5" w:rsidP="005C7F25">
      <w:pPr>
        <w:pStyle w:val="AR6BodyText"/>
        <w:rPr>
          <w:color w:val="000000" w:themeColor="text1"/>
          <w:lang w:val="en-GB" w:eastAsia="en-US"/>
        </w:rPr>
      </w:pPr>
      <w:r w:rsidRPr="001E7A27">
        <w:rPr>
          <w:color w:val="000000" w:themeColor="text1"/>
          <w:lang w:val="en-GB" w:eastAsia="zh-CN"/>
        </w:rPr>
        <w:t>Understanding the mechanisms driving interannual variability in the carbon cycle has the potential to provide insights into whether and to what extent the carbon cycle can affect the climate (carbon</w:t>
      </w:r>
      <w:ins w:id="1664" w:author="Soapbox" w:date="2021-07-16T07:57:00Z">
        <w:r w:rsidR="00576D5B" w:rsidRPr="001E7A27">
          <w:rPr>
            <w:rFonts w:cs="Times New Roman"/>
            <w:lang w:val="en-GB"/>
          </w:rPr>
          <w:t>–</w:t>
        </w:r>
      </w:ins>
      <w:del w:id="1665" w:author="Soapbox" w:date="2021-07-16T07:57:00Z">
        <w:r w:rsidRPr="001E7A27" w:rsidDel="00576D5B">
          <w:rPr>
            <w:color w:val="000000" w:themeColor="text1"/>
            <w:lang w:val="en-GB" w:eastAsia="zh-CN"/>
          </w:rPr>
          <w:delText>-</w:delText>
        </w:r>
      </w:del>
      <w:r w:rsidRPr="001E7A27">
        <w:rPr>
          <w:color w:val="000000" w:themeColor="text1"/>
          <w:lang w:val="en-GB" w:eastAsia="zh-CN"/>
        </w:rPr>
        <w:t>climate feedback), with particular interests over the highly climate-sensitive tropical carbon cycle (e.g.</w:t>
      </w:r>
      <w:ins w:id="1666" w:author="Robin Matthews" w:date="2021-06-17T16:38:00Z">
        <w:r w:rsidR="00621B61" w:rsidRPr="001E7A27">
          <w:rPr>
            <w:color w:val="000000" w:themeColor="text1"/>
            <w:lang w:val="en-GB" w:eastAsia="zh-CN"/>
          </w:rPr>
          <w:t>,</w:t>
        </w:r>
      </w:ins>
      <w:ins w:id="1667" w:author="Soapbox" w:date="2021-07-17T05:15:00Z">
        <w:r w:rsidR="00537B39" w:rsidRPr="001E7A27">
          <w:rPr>
            <w:color w:val="000000" w:themeColor="text1"/>
            <w:lang w:val="en-GB" w:eastAsia="zh-CN"/>
          </w:rPr>
          <w:t xml:space="preserve"> </w:t>
        </w:r>
      </w:ins>
      <w:del w:id="1668" w:author="Soapbox" w:date="2021-07-27T14:36:00Z">
        <w:r w:rsidRPr="001E7A27" w:rsidDel="008B15E7">
          <w:rPr>
            <w:color w:val="000000" w:themeColor="text1"/>
            <w:lang w:val="en-GB" w:eastAsia="zh-CN"/>
          </w:rPr>
          <w:delText xml:space="preserve"> </w:delText>
        </w:r>
      </w:del>
      <w:commentRangeStart w:id="1669"/>
      <w:r w:rsidRPr="001E7A27">
        <w:rPr>
          <w:color w:val="000000" w:themeColor="text1"/>
          <w:lang w:val="en-GB" w:eastAsia="zh-CN"/>
        </w:rPr>
        <w:fldChar w:fldCharType="begin" w:fldLock="1"/>
      </w:r>
      <w:ins w:id="1670" w:author="Robin Matthews" w:date="2021-06-17T16:38:00Z">
        <w:r w:rsidR="00621B61" w:rsidRPr="001E7A27">
          <w:rPr>
            <w:color w:val="000000" w:themeColor="text1"/>
            <w:lang w:val="en-GB" w:eastAsia="zh-CN"/>
          </w:rPr>
          <w:instrText>ADDIN CSL_CITATION { "citationItems" : [ { "id" : "ITEM-1", "itemData" : { "DOI" : "10.1038/nature11882", "ISBN" : "0028-0836", "ISSN" : "0028-0836", "PMID" : "23389447", "abstract" : "The release of carbon from tropical forests may exacerbate future climate change, but the magnitude of the effect in climate models remains uncertain. Coupled climate-carbon-cycle models generally agree that carbon storage on land will increase as a result of the simultaneous enhancement of plant photosynthesis and water use efficiency under higher atmospheric CO(2) concentrations, but will decrease owing to higher soil and plant respiration rates associated with warming temperatures. At present, the balance between these effects varies markedly among coupled climate-carbon-cycle models, leading to a range of 330 gigatonnes in the projected change in the amount of carbon stored on tropical land by 2100. Explanations for this large uncertainty include differences in the predicted change in rainfall in Amazonia and variations in the responses of alternative vegetation models to warming. Here we identify an emergent linear relationship, across an ensemble of models, between the sensitivity of tropical land carbon storage to warming and the sensitivity of the annual growth rate of atmospheric CO(2) to tropical temperature anomalies. Combined with contemporary observations of atmospheric CO(2) concentration and tropical temperature, this relationship provides a tight constraint on the sensitivity of tropical land carbon to climate change. We estimate that over tropical land from latitude 30\u00b0 north to 30\u00b0 south, warming alone will release 53 \u00b1 17 gigatonnes of carbon per kelvin. Compared with the unconstrained ensemble of climate-carbon-cycle projections, this indicates a much lower risk of Amazon forest dieback under CO(2)-induced climate change if CO(2) fertilization effects are as large as suggested by current models. Our study, however, also implies greater certainty that carbon will be lost from tropical land if warming arises from reductions in aerosols or increases in other greenhouse gases.", "author" : [ { "dropping-particle" : "", "family" : "Cox", "given" : "Peter M.", "non-dropping-particle" : "", "parse-names" : false, "suffix" : "" }, { "dropping-particle" : "", "family" : "Pearson", "given" : "David", "non-dropping-particle" : "", "parse-names" : false, "suffix" : "" }, { "dropping-particle" : "", "family" : "Booth", "given" : "Ben B.", "non-dropping-particle" : "", "parse-names" : false, "suffix" : "" }, { "dropping-particle" : "", "family" : "Friedlingstein", "given" : "Pierre",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"Luke", "given" : "Catherine M.", "non-dropping-particle" : "", "parse-names" : false, "suffix" : "" } ], "container-title" : "Nature", "id" : "ITEM-1", "issue" : "7437", "issued" : { "date-parts" : [ [ "2013", "2", "6" ] ] }, "page" : "341-344", "publisher" : "Nature Publishing Group", "title" : "Sensitivity of tropical carbon to climate change constrained by carbon dioxide variability", "translator" : [ { "dropping-particle" : "", "family" : "L4490", "given" : "", "non-dropping-particle" : "", "parse-names" : false, "suffix" : "" } ], "type" : "article-journal", "volume" : "494" }, "uris" : [ "http://www.mendeley.com/documents/?uuid=b93e9619-c7fd-44ab-ae8f-8908341b6509" ] }, { "id" : "ITEM-2", "itemData" : { "DOI" : "10.1038/nature12915", "ISBN" : "0028-0836", "ISSN" : "0028-0836", "PMID" : "24463514", "abstract" : "Earth system models project that the tropical land carbon sink will decrease in size in response to an increase in warming and drought during this century, probably causing a positive climate feedback. But available data are too limited at present to test the predicted changes in the tropical carbon balance in response to climate change. Long-term atmospheric carbon dioxide data provide a global record that integrates the interannual variability of the global carbon balance. Multiple lines of evidence demonstrate that most of this variability originates in the terrestrial biosphere. In particular, the year-to-year variations in the atmospheric carbon dioxide growth rate (CGR) are thought to be the result of fluctuations in the carbon fluxes of tropical land areas. Recently, the response of CGR to tropical climate interannual variability was used to put a constraint on the sensitivity of tropical land carbon to climate change. Here we use the long-term CGR record from Mauna Loa and the South Pole to show that the sensitivity of CGR to tropical temperature interannual variability has increased by a factor of 1.9 \u00b1 0.3 in the past five decades. We find that this sensitivity was greater when tropical land regions experienced drier conditions. This suggests that the sensitivity of CGR to interannual temperature variations is regulated by moisture conditions, even though the direct correlation between CGR and tropical precipitation is weak. We also find that present terrestrial carbon cycle models do not capture the observed enhancement in CGR sensitivity in the past five decades. More realistic model predictions of future carbon cycle and climate feedbacks require a better understanding of the processes driving the response of tropical ecosystems to drought and warming.", "author" : [ { "dropping-particle" : "", "family" : "Wang", "given" : "Xuhui", "non-dropping-particle" : "", "parse-names" : false, "suffix" : "" }, { "dropping-particle" : "", "family" : "Piao", "given" : "Shilong",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"Myneni", "given" : "Ranga B.", "non-dropping-particle" : "", "parse-names" : false, "suffix" : "" }, { "dropping-particle" : "", "family" : "Cox", "given" : "Peter", "non-dropping-particle" : "", "parse-names" : false, "suffix" : "" }, { "dropping-particle" : "", "family" : "Heimann", "given" : "Martin", "non-dropping-particle" : "", "parse-names" : false, "suffix" : "" }, { "dropping-particle" : "", "family" : "Miller", "given" : "John", "non-dropping-particle" : "", "parse-names" : false, "suffix" : "" }, { "dropping-particle" : "", "family" : "Peng", "given" : "Shushi", "non-dropping-particle" : "", "parse-names" : false, "suffix" : "" }, { "dropping-particle" : "", "family" : "Wang", "given" : "Tao", "non-dropping-particle" : "", "parse-names" : false, "suffix" : "" }, { "dropping-particle" : "", "family" : "Yang", "given" : "Hui", "non-dropping-particle" : "", "parse-names" : false, "suffix" : "" }, { "dropping-particle" : "", "family" : "Chen", "given" : "Anping", "non-dropping-particle" : "", "parse-names" : false, "suffix" : "" } ], "container-title" : "Nature", "id" : "ITEM-2", "issue" : "7487", "issued" : { "date-parts" : [ [ "2014", "2", "26" ] ] }, "page" : "212-215", "title" : "A two-fold increase of carbon cycle sensitivity to tropical temperature variations", "translator" : [ { "dropping-particle" : "", "family" : "L4211", "given" : "", "non-dropping-particle" : "", "parse-names" : false, "suffix" : "" } ], "type" : "article-journal", "volume" : "506" }, "uris" : [ "http://www.mendeley.com/documents/?uuid=635e8dfa-ed32-33e4-a90e-66a59d48a22f" ] }, { "id" : "ITEM-3", "itemData" : { "DOI" : "10.1038/nature20780", "ISBN" : "0028-0836", "ISSN" : "0028-0836", "PMID" : "15752562685542250875", "abstract" : "Large interannual variations in the measured growth rate of atmospheric carbon dioxide (CO2) originate primarily from fluctuations in carbon uptake by land ecosystems1,2,3. It remains uncertain, however, to what extent temperature and water availability control the carbon balance of land ecosystems across spatial and temporal scales3,4,5,6,7,8,9,10,11,12,13,14. Here we use empirical models based on eddy covariance data15 and process-based models16,17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balance3,4,5,6,9,11,12,14.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"ITEM-3", "issue" : "7638", "issued" : { "date-parts" : [ [ "2017", "1", "16" ] ] }, "page" : "516-520", "publisher" : "Nature Publishing Group", "title" : "Compensatory water effects link yearly global land CO2 sink changes to temperature", "translator" : [ { "dropping-particle" : "", "family" : "L7503", "given" : "", "non-dropping-particle" : "", "parse-names" : false, "suffix" : "" } ], "type" : "article-journal", "volume" : "541" }, "uris" : [ "http://www.mendeley.com/documents/?uuid=45f9dbfd-62e5-4781-8dd0-67cce3b0f48a" ] }, { "id" : "ITEM-4", "itemData" : { "DOI" : "10.1038/s41586-018-0424-4", "ISSN" : "0028-0836", "abstract" : "Land ecosystems absorb on average 30 per cent of anthropogenic carbon dioxide (CO2) emissions, thereby slowing the increase of CO2 concentration in the atmosphere1. Year-to-year variations in the atmospheric CO2 growth rate are mostly due to fluctuating carbon uptake by land ecosystems1. The sensitivity of these fluctuations to changes in tropical temperature has been well documented2,3,4,5,6, but identifying the role of global water availability has proved to be elusive. So far, the only usable proxies for water availability have been time-lagged precipitation anomalies and drought indices3,4,5, owing to a lack of direct observations. Here, we use recent observations of terrestrial water storage changes derived from satellite gravimetry7 to investigate terrestrial water effects on carbon cycle variability at global to regional scales. We show that the CO2 growth rate is strongly sensitive to observed changes in terrestrial water storage, drier years being associated with faster atmospheric CO2 growth. We demonstrate that this global relationship is independent of known temperature effects and is underestimated in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"ITEM-4", "issue" : "7720", "issued" : { "date-parts" : [ [ "2018", "8", "29" ] ] }, "page" : "628-631", "publisher" : "Nature Publishing Group", "title" : "Sensitivity of atmospheric CO2 growth rate to observed changes in terrestrial water storage", "translator" : [ { "dropping-particle" : "", "family" : "L4238", "given" : "", "non-dropping-particle" : "", "parse-names" : false, "suffix" : "" } ], "type" : "article-journal", "volume" : "560" }, "uris" : [ "http://www.mendeley.com/documents/?uuid=c64a1102-183f-30b2-9de5-128e13aa28bc" ] }, { "id" : "ITEM-5", "itemData" : { "DOI" : "10.1088/1748-9326/aa6e8e", "ISSN" : "1748-9326", "abstract" : "Climate variability associated with the El Ni\u00f1o-Southern Oscillation (ENSO) and its consequent impacts on land carbon sink interannual variability have been used as a basis for investigating carbon cycle responses to climate variability more broadly, and to inform the sensitivity of the tropical carbon budget to climate change. Past studies have presented opposing views about whether temperature or precipitation is the primary factor driving the response of the land carbon sink to ENSO. Here, we show that the dominant driver varies with ENSO phase. Whereas tropical temperature explains sink dynamics following El Ni\u00f1o conditions ( r TG,P = 0.59, p &lt; 0.01), the post La Ni\u00f1a sink is driven largely by tropical precipitation ( r PG,T = \u22120.46, p = 0.04). This finding points to an ENSO-phase-dependent interplay between water availability and temperature in controlling the carbon uptake response to climate variations in tropical ecosystems. We further find that none of a suite of ten contemporary terrestrial biosphere models captures these ENSO-phase-dependent responses, highlighting a key uncertainty in modeling climate impacts on the future of the global land carbon sink.", "author" : [ { "dropping-particle" : "", "family" : "Fang", "given" : "Yuanyuan", "non-dropping-particle" : "", "parse-names" : false, "suffix" : "" }, { "dropping-particle" : "", "family" : "Michalak", "given" : "Anna M.", "non-dropping-particle" : "", "parse-names" : false, "suffix" : "" }, { "dropping-particle" : "", "family" : "Schwalm", "given" : "Christopher R.", "non-dropping-particle" : "", "parse-names" : false, "suffix" : "" }, { "dropping-particle" : "", "family" : "Huntzinger", "given" : "Deborah N.", "non-dropping-particle" : "", "parse-names" : false, "suffix" : "" }, { "dropping-particle" : "", "family" : "Berry", "given" : "Joseph A.", "non-dropping-particle" : "", "parse-names" : false, "suffix" : "" }, { "dropping-particle" : "", "family" : "Ciais", "given" : "Philippe", "non-dropping-particle" : "", "parse-names" : false, "suffix" : "" }, { "dropping-particle" : "", "family" : "Piao", "given" : "Shilong", "non-dropping-particle" : "", "parse-names" : false, "suffix" : "" }, { "dropping-particle" : "", "family" : "Poulter", "given" : "Benjamin", "non-dropping-particle" : "", "parse-names" : false, "suffix" : "" }, { "dropping-particle" : "", "family" : "Fisher", "given" : "Joshua B.", "non-dropping-particle" : "", "parse-names" : false, "suffix" : "" }, { "dropping-particle" : "", "family" : "Cook", "given" : "Robert B.", "non-dropping-particle" : "", "parse-names" : false, "suffix" : "" }, { "dropping-particle" : "", "family" : "Hayes", "given" : "Daniel", "non-dropping-particle" : "", "parse-names" : false, "suffix" : "" }, { "dropping-particle" : "", "family" : "Huang", "given" : "Maoyi", "non-dropping-particle" : "", "parse-names" : false, "suffix" : "" }, { "dropping-particle" : "", "family" : "Ito", "given" : "Akihiko", "non-dropping-particle" : "", "parse-names" : false, "suffix" : "" }, { "dropping-particle" : "", "family" : "Jain", "given" : "Atul", "non-dropping-particle" : "", "parse-names" : false, "suffix" : "" }, { "dropping-particle" : "", "family" : "Lei", "given" : "Huimin", "non-dropping-particle" : "", "parse-names" : false, "suffix" : "" }, { "dropping-particle" : "", "family" : "Lu", "given" : "Chaoqun", "non-dropping-particle" : "", "parse-names" : false, "suffix" : "" }, { "dropping-particle" : "", "family" : "Mao", "given" : "Jiafu", "non-dropping-particle" : "", "parse-names" : false, "suffix" : "" }, { "dropping-particle" : "", "family" : "Parazoo", "given" : "Nicholas C.", "non-dropping-particle" : "", "parse-names" : false, "suffix" : "" }, { "dropping-particle" : "", "family" : "Peng", "given" : "Shushi", "non-dropping-particle" : "", "parse-names" : false, "suffix" : "" }, { "dropping-particle" : "", "family" : "Ricciuto", "given" : "Daniel M.", "non-dropping-particle" : "", "parse-names" : false, "suffix" : "" }, { "dropping-particle" : "", "family" : "Shi", "given" : "Xiaoying", "non-dropping-particle" : "", "parse-names" : false, "suffix" : "" }, { "dropping-particle" : "", "family" : "Tao", "given" : "Bo", "non-dropping-particle" : "", "parse-names" : false, "suffix" : "" }, { "dropping-particle" : "", "family" : "Tian", "given" : "Hanqin", "non-dropping-particle" : "", "parse-names" : false, "suffix" : "" }, { "dropping-particle" : "", "family" : "Wang", "given" : "Weile", "non-dropping-particle" : "", "parse-names" : false, "suffix" : "" }, { "dropping-particle" : "", "family" : "Wei", "given" : "Yaxing", "non-dropping-particle" : "", "parse-names" : false, "suffix" : "" }, { "dropping-particle" : "", "family" : "Yang", "given" : "Jia", "non-dropping-particle" : "", "parse-names" : false, "suffix" : "" } ], "container-title" : "Environmental Research Letters", "id" : "ITEM-5", "issue" : "6", "issued" : { "date-parts" : [ [ "2017", "6", "1" ] ] }, "page" : "064007", "title" : "Global land carbon sink response to temperature and precipitation varies with ENSO phase", "translator" : [ { "dropping-particle" : "", "family" : "L5204", "given" : "", "non-dropping-particle" : "", "parse-names" : false, "suffix" : "" } ], "type" : "article-journal", "volume" : "12" }, "uris" : [ "http://www.mendeley.com/documents/?uuid=a4cd987f-eaa4-3806-8881-e9072e5f0040" ] }, { "id" : "ITEM-6", "itemData" : { "DOI" : "10.1098/rstb.2017.0298", "ISSN" : "0962-8436", "abstract" : "One contribution of 22 to a discussion meeting issue 'The impact of the 2015/2016 El Ni\u00f1o on the terrestrial tropical carbon cycle: patterns, mechanisms and implications'.", "author" : [ { "dropping-particle" : "", "family" : "Malhi", "given" : "Yadvinder", "non-dropping-particle" : "", "parse-names" : false, "suffix" : "" }, { "dropping-particle" : "", "family" : "Rowland", "given" : "Lucy", "non-dropping-particle" : "", "parse-names" : false, "suffix" : "" }, { "dropping-particle" : "", "family" : "Arag\u00e3o", "given" : "Luiz E. O. C.", "non-dropping-particle" : "", "parse-names" : false, "suffix" : "" }, { "dropping-particle" : "", "family" : "Fisher", "given" : "Rosie A.", "non-dropping-particle" : "", "parse-names" : false, "suffix" : "" } ], "container-title" : "Philosophical Transactions of the Royal Society B: Biological Sciences", "id" : "ITEM-6", "issue" : "1760", "issued" : { "date-parts" : [ [ "2018", "11", "19" ] ] }, "page" : "20170298", "title" : "New insights into the variability of the tropical land carbon cycle from the El Ni\u00f1o of 2015/2016", "translator" : [ { "dropping-particle" : "", "family" : "L5205", "given" : "", "non-dropping-particle" : "", "parse-names" : false, "suffix" : "" } ], "type" : "article-journal", "volume" : "373" }, "uris" : [ "http://www.mendeley.com/documents/?uuid=ee6f0ce6-b8ed-3c92-b7d0-c8c3cfa92ad5" ] } ], "mendeley" : { "formattedCitation" : "(Cox et al., 2013; Wang et al., 2014b; Fang et al., 2017; Jung et al., 2017; Humphrey et al., 2018; Malhi et al., 2018)", "manualFormatting" : "Cox et al., 2013; X. Wang et al., 2014; Fang et al., 2017; Jung et al., 2017; Humphrey et al., 2018; Malhi et al., 2018", "plainTextFormattedCitation" : "(Cox et al., 2013; Wang et al., 2014b; Fang et al., 2017; Jung et al., 2017; Humphrey et al., 2018; Malhi et al., 2018)", "previouslyFormattedCitation" : "(Cox et al., 2013; Wang et al., 2014b; Fang et al., 2017; Jung et al., 2017; Humphrey et al., 2018; Malhi et al., 2018)" }, "properties" : { "noteIndex" : 0 }, "schema" : "https://github.com/citation-style-language/schema/raw/master/csl-citation.json" }</w:instrText>
        </w:r>
      </w:ins>
      <w:del w:id="1671" w:author="Robin Matthews" w:date="2021-06-17T16:38:00Z">
        <w:r w:rsidR="001B061E" w:rsidRPr="001E7A27" w:rsidDel="00621B61">
          <w:rPr>
            <w:color w:val="000000" w:themeColor="text1"/>
            <w:lang w:val="en-GB" w:eastAsia="zh-CN"/>
          </w:rPr>
          <w:delInstrText>ADDIN CSL_CITATION { "citationItems" : [ { "id" : "ITEM-1", "itemData" : { "DOI" : "10.1038/nature11882", "ISBN" : "0028-0836", "ISSN" : "0028-0836", "PMID" : "23389447", "abstract" : "The release of carbon from tropical forests may exacerbate future climate change, but the magnitude of the effect in climate models remains uncertain. Coupled climate-carbon-cycle models generally agree that carbon storage on land will increase as a result of the simultaneous enhancement of plant photosynthesis and water use efficiency under higher atmospheric CO(2) concentrations, but will decrease owing to higher soil and plant respiration rates associated with warming temperatures. At present, the balance between these effects varies markedly among coupled climate-carbon-cycle models, leading to a range of 330 gigatonnes in the projected change in the amount of carbon stored on tropical land by 2100. Explanations for this large uncertainty include differences in the predicted change in rainfall in Amazonia and variations in the responses of alternative vegetation models to warming. Here we identify an emergent linear relationship, across an ensemble of models, between the sensitivity of tropical land carbon storage to warming and the sensitivity of the annual growth rate of atmospheric CO(2) to tropical temperature anomalies. Combined with contemporary observations of atmospheric CO(2) concentration and tropical temperature, this relationship provides a tight constraint on the sensitivity of tropical land carbon to climate change. We estimate that over tropical land from latitude 30\u00b0 north to 30\u00b0 south, warming alone will release 53 \u00b1 17 gigatonnes of carbon per kelvin. Compared with the unconstrained ensemble of climate-carbon-cycle projections, this indicates a much lower risk of Amazon forest dieback under CO(2)-induced climate change if CO(2) fertilization effects are as large as suggested by current models. Our study, however, also implies greater certainty that carbon will be lost from tropical land if warming arises from reductions in aerosols or increases in other greenhouse gases.", "author" : [ { "dropping-particle" : "", "family" : "Cox", "given" : "Peter M.", "non-dropping-particle" : "", "parse-names" : false, "suffix" : "" }, { "dropping-particle" : "", "family" : "Pearson", "given" : "David", "non-dropping-particle" : "", "parse-names" : false, "suffix" : "" }, { "dropping-particle" : "", "family" : "Booth", "given" : "Ben B.", "non-dropping-particle" : "", "parse-names" : false, "suffix" : "" }, { "dropping-particle" : "", "family" : "Friedlingstein", "given" : "Pierre",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"Luke", "given" : "Catherine M.", "non-dropping-particle" : "", "parse-names" : false, "suffix" : "" } ], "container-title" : "Nature", "id" : "ITEM-1", "issue" : "7437", "issued" : { "date-parts" : [ [ "2013", "2", "6" ] ] }, "page" : "341-344", "publisher" : "Nature Publishing Group", "title" : "Sensitivity of tropical carbon to climate change constrained by carbon dioxide variability", "translator" : [ { "dropping-particle" : "", "family" : "L4490", "given" : "", "non-dropping-particle" : "", "parse-names" : false, "suffix" : "" } ], "type" : "article-journal", "volume" : "494" }, "uris" : [ "http://www.mendeley.com/documents/?uuid=b93e9619-c7fd-44ab-ae8f-8908341b6509" ] }, { "id" : "ITEM-2", "itemData" : { "DOI" : "10.1038/nature12915", "ISBN" : "0028-0836", "ISSN" : "0028-0836", "PMID" : "24463514", "abstract" : "Earth system models project that the tropical land carbon sink will decrease in size in response to an increase in warming and drought during this century, probably causing a positive climate feedback. But available data are too limited at present to test the predicted changes in the tropical carbon balance in response to climate change. Long-term atmospheric carbon dioxide data provide a global record that integrates the interannual variability of the global carbon balance. Multiple lines of evidence demonstrate that most of this variability originates in the terrestrial biosphere. In particular, the year-to-year variations in the atmospheric carbon dioxide growth rate (CGR) are thought to be the result of fluctuations in the carbon fluxes of tropical land areas. Recently, the response of CGR to tropical climate interannual variability was used to put a constraint on the sensitivity of tropical land carbon to climate change. Here we use the long-term CGR record from Mauna Loa and the South Pole to show that the sensitivity of CGR to tropical temperature interannual variability has increased by a factor of 1.9 \u00b1 0.3 in the past five decades. We find that this sensitivity was greater when tropical land regions experienced drier conditions. This suggests that the sensitivity of CGR to interannual temperature variations is regulated by moisture conditions, even though the direct correlation between CGR and tropical precipitation is weak. We also find that present terrestrial carbon cycle models do not capture the observed enhancement in CGR sensitivity in the past five decades. More realistic model predictions of future carbon cycle and climate feedbacks require a better understanding of the processes driving the response of tropical ecosystems to drought and warming.", "author" : [ { "dropping-particle" : "", "family" : "Wang", "given" : "Xuhui", "non-dropping-particle" : "", "parse-names" : false, "suffix" : "" }, { "dropping-particle" : "", "family" : "Piao", "given" : "Shilong",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"Myneni", "given" : "Ranga B.", "non-dropping-particle" : "", "parse-names" : false, "suffix" : "" }, { "dropping-particle" : "", "family" : "Cox", "given" : "Peter", "non-dropping-particle" : "", "parse-names" : false, "suffix" : "" }, { "dropping-particle" : "", "family" : "Heimann", "given" : "Martin", "non-dropping-particle" : "", "parse-names" : false, "suffix" : "" }, { "dropping-particle" : "", "family" : "Miller", "given" : "John", "non-dropping-particle" : "", "parse-names" : false, "suffix" : "" }, { "dropping-particle" : "", "family" : "Peng", "given" : "Shushi", "non-dropping-particle" : "", "parse-names" : false, "suffix" : "" }, { "dropping-particle" : "", "family" : "Wang", "given" : "Tao", "non-dropping-particle" : "", "parse-names" : false, "suffix" : "" }, { "dropping-particle" : "", "family" : "Yang", "given" : "Hui", "non-dropping-particle" : "", "parse-names" : false, "suffix" : "" }, { "dropping-particle" : "", "family" : "Chen", "given" : "Anping", "non-dropping-particle" : "", "parse-names" : false, "suffix" : "" } ], "container-title" : "Nature", "id" : "ITEM-2", "issue" : "7487", "issued" : { "date-parts" : [ [ "2014", "2", "26" ] ] }, "page" : "212-215", "title" : "A two-fold increase of carbon cycle sensitivity to tropical temperature variations", "translator" : [ { "dropping-particle" : "", "family" : "L4211", "given" : "", "non-dropping-particle" : "", "parse-names" : false, "suffix" : "" } ], "type" : "article-journal", "volume" : "506" }, "uris" : [ "http://www.mendeley.com/documents/?uuid=635e8dfa-ed32-33e4-a90e-66a59d48a22f" ] }, { "id" : "ITEM-3", "itemData" : { "DOI" : "10.1038/nature20780", "ISBN" : "0028-0836", "ISSN" : "0028-0836", "PMID" : "15752562685542250875", "abstract" : "Large interannual variations in the measured growth rate of atmospheric carbon dioxide (CO2) originate primarily from fluctuations in carbon uptake by land ecosystems1,2,3. It remains uncertain, however, to what extent temperature and water availability control the carbon balance of land ecosystems across spatial and temporal scales3,4,5,6,7,8,9,10,11,12,13,14. Here we use empirical models based on eddy covariance data15 and process-based models16,17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balance3,4,5,6,9,11,12,14.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"ITEM-3", "issue" : "7638", "issued" : { "date-parts" : [ [ "2017", "1", "16" ] ] }, "page" : "516-520", "publisher" : "Nature Publishing Group", "title" : "Compensatory water effects link yearly global land CO2 sink changes to temperature", "translator" : [ { "dropping-particle" : "", "family" : "L7503", "given" : "", "non-dropping-particle" : "", "parse-names" : false, "suffix" : "" } ], "type" : "article-journal", "volume" : "541" }, "uris" : [ "http://www.mendeley.com/documents/?uuid=45f9dbfd-62e5-4781-8dd0-67cce3b0f48a" ] }, { "id" : "ITEM-4", "itemData" : { "DOI" : "10.1038/s41586-018-0424-4", "ISSN" : "0028-0836", "abstract" : "Land ecosystems absorb on average 30 per cent of anthropogenic carbon dioxide (CO2) emissions, thereby slowing the increase of CO2 concentration in the atmosphere1. Year-to-year variations in the atmospheric CO2 growth rate are mostly due to fluctuating carbon uptake by land ecosystems1. The sensitivity of these fluctuations to changes in tropical temperature has been well documented2,3,4,5,6, but identifying the role of global water availability has proved to be elusive. So far, the only usable proxies for water availability have been time-lagged precipitation anomalies and drought indices3,4,5, owing to a lack of direct observations. Here, we use recent observations of terrestrial water storage changes derived from satellite gravimetry7 to investigate terrestrial water effects on carbon cycle variability at global to regional scales. We show that the CO2 growth rate is strongly sensitive to observed changes in terrestrial water storage, drier years being associated with faster atmospheric CO2 growth. We demonstrate that this global relationship is independent of known temperature effects and is underestimated in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"ITEM-4", "issue" : "7720", "issued" : { "date-parts" : [ [ "2018", "8", "29" ] ] }, "page" : "628-631", "publisher" : "Nature Publishing Group", "title" : "Sensitivity of atmospheric CO2 growth rate to observed changes in terrestrial water storage", "translator" : [ { "dropping-particle" : "", "family" : "L4238", "given" : "", "non-dropping-particle" : "", "parse-names" : false, "suffix" : "" } ], "type" : "article-journal", "volume" : "560" }, "uris" : [ "http://www.mendeley.com/documents/?uuid=c64a1102-183f-30b2-9de5-128e13aa28bc" ] }, { "id" : "ITEM-5", "itemData" : { "DOI" : "10.1088/1748-9326/aa6e8e", "ISSN" : "1748-9326", "abstract" : "Climate variability associated with the El Ni\u00f1o-Southern Oscillation (ENSO) and its consequent impacts on land carbon sink interannual variability have been used as a basis for investigating carbon cycle responses to climate variability more broadly, and to inform the sensitivity of the tropical carbon budget to climate change. Past studies have presented opposing views about whether temperature or precipitation is the primary factor driving the response of the land carbon sink to ENSO. Here, we show that the dominant driver varies with ENSO phase. Whereas tropical temperature explains sink dynamics following El Ni\u00f1o conditions ( r TG,P = 0.59, p &lt; 0.01), the post La Ni\u00f1a sink is driven largely by tropical precipitation ( r PG,T = \u22120.46, p = 0.04). This finding points to an ENSO-phase-dependent interplay between water availability and temperature in controlling the carbon uptake response to climate variations in tropical ecosystems. We further find that none of a suite of ten contemporary terrestrial biosphere models captures these ENSO-phase-dependent responses, highlighting a key uncertainty in modeling climate impacts on the future of the global land carbon sink.", "author" : [ { "dropping-particle" : "", "family" : "Fang", "given" : "Yuanyuan", "non-dropping-particle" : "", "parse-names" : false, "suffix" : "" }, { "dropping-particle" : "", "family" : "Michalak", "given" : "Anna M.", "non-dropping-particle" : "", "parse-names" : false, "suffix" : "" }, { "dropping-particle" : "", "family" : "Schwalm", "given" : "Christopher R.", "non-dropping-particle" : "", "parse-names" : false, "suffix" : "" }, { "dropping-particle" : "", "family" : "Huntzinger", "given" : "Deborah N.", "non-dropping-particle" : "", "parse-names" : false, "suffix" : "" }, { "dropping-particle" : "", "family" : "Berry", "given" : "Joseph A.", "non-dropping-particle" : "", "parse-names" : false, "suffix" : "" }, { "dropping-particle" : "", "family" : "Ciais", "given" : "Philippe", "non-dropping-particle" : "", "parse-names" : false, "suffix" : "" }, { "dropping-particle" : "", "family" : "Piao", "given" : "Shilong", "non-dropping-particle" : "", "parse-names" : false, "suffix" : "" }, { "dropping-particle" : "", "family" : "Poulter", "given" : "Benjamin", "non-dropping-particle" : "", "parse-names" : false, "suffix" : "" }, { "dropping-particle" : "", "family" : "Fisher", "given" : "Joshua B.", "non-dropping-particle" : "", "parse-names" : false, "suffix" : "" }, { "dropping-particle" : "", "family" : "Cook", "given" : "Robert B.", "non-dropping-particle" : "", "parse-names" : false, "suffix" : "" }, { "dropping-particle" : "", "family" : "Hayes", "given" : "Daniel", "non-dropping-particle" : "", "parse-names" : false, "suffix" : "" }, { "dropping-particle" : "", "family" : "Huang", "given" : "Maoyi", "non-dropping-particle" : "", "parse-names" : false, "suffix" : "" }, { "dropping-particle" : "", "family" : "Ito", "given" : "Akihiko", "non-dropping-particle" : "", "parse-names" : false, "suffix" : "" }, { "dropping-particle" : "", "family" : "Jain", "given" : "Atul", "non-dropping-particle" : "", "parse-names" : false, "suffix" : "" }, { "dropping-particle" : "", "family" : "Lei", "given" : "Huimin", "non-dropping-particle" : "", "parse-names" : false, "suffix" : "" }, { "dropping-particle" : "", "family" : "Lu", "given" : "Chaoqun", "non-dropping-particle" : "", "parse-names" : false, "suffix" : "" }, { "dropping-particle" : "", "family" : "Mao", "given" : "Jiafu", "non-dropping-particle" : "", "parse-names" : false, "suffix" : "" }, { "dropping-particle" : "", "family" : "Parazoo", "given" : "Nicholas C.", "non-dropping-particle" : "", "parse-names" : false, "suffix" : "" }, { "dropping-particle" : "", "family" : "Peng", "given" : "Shushi", "non-dropping-particle" : "", "parse-names" : false, "suffix" : "" }, { "dropping-particle" : "", "family" : "Ricciuto", "given" : "Daniel M.", "non-dropping-particle" : "", "parse-names" : false, "suffix" : "" }, { "dropping-particle" : "", "family" : "Shi", "given" : "Xiaoying", "non-dropping-particle" : "", "parse-names" : false, "suffix" : "" }, { "dropping-particle" : "", "family" : "Tao", "given" : "Bo", "non-dropping-particle" : "", "parse-names" : false, "suffix" : "" }, { "dropping-particle" : "", "family" : "Tian", "given" : "Hanqin", "non-dropping-particle" : "", "parse-names" : false, "suffix" : "" }, { "dropping-particle" : "", "family" : "Wang", "given" : "Weile", "non-dropping-particle" : "", "parse-names" : false, "suffix" : "" }, { "dropping-particle" : "", "family" : "Wei", "given" : "Yaxing", "non-dropping-particle" : "", "parse-names" : false, "suffix" : "" }, { "dropping-particle" : "", "family" : "Yang", "given" : "Jia", "non-dropping-particle" : "", "parse-names" : false, "suffix" : "" } ], "container-title" : "Environmental Research Letters", "id" : "ITEM-5", "issue" : "6", "issued" : { "date-parts" : [ [ "2017", "6", "1" ] ] }, "page" : "064007", "title" : "Global land carbon sink response to temperature and precipitation varies with ENSO phase", "translator" : [ { "dropping-particle" : "", "family" : "L5204", "given" : "", "non-dropping-particle" : "", "parse-names" : false, "suffix" : "" } ], "type" : "article-journal", "volume" : "12" }, "uris" : [ "http://www.mendeley.com/documents/?uuid=a4cd987f-eaa4-3806-8881-e9072e5f0040" ] }, { "id" : "ITEM-6", "itemData" : { "DOI" : "10.1098/rstb.2017.0298", "ISSN" : "0962-8436", "abstract" : "One contribution of 22 to a discussion meeting issue 'The impact of the 2015/2016 El Ni\u00f1o on the terrestrial tropical carbon cycle: patterns, mechanisms and implications'.", "author" : [ { "dropping-particle" : "", "family" : "Malhi", "given" : "Yadvinder", "non-dropping-particle" : "", "parse-names" : false, "suffix" : "" }, { "dropping-particle" : "", "family" : "Rowland", "given" : "Lucy", "non-dropping-particle" : "", "parse-names" : false, "suffix" : "" }, { "dropping-particle" : "", "family" : "Arag\u00e3o", "given" : "Luiz E. O. C.", "non-dropping-particle" : "", "parse-names" : false, "suffix" : "" }, { "dropping-particle" : "", "family" : "Fisher", "given" : "Rosie A.", "non-dropping-particle" : "", "parse-names" : false, "suffix" : "" } ], "container-title" : "Philosophical Transactions of the Royal Society B: Biological Sciences", "id" : "ITEM-6", "issue" : "1760", "issued" : { "date-parts" : [ [ "2018", "11", "19" ] ] }, "page" : "20170298", "title" : "New insights into the variability of the tropical land carbon cycle from the El Ni\u00f1o of 2015/2016", "translator" : [ { "dropping-particle" : "", "family" : "L5205", "given" : "", "non-dropping-particle" : "", "parse-names" : false, "suffix" : "" } ], "type" : "article-journal", "volume" : "373" }, "uris" : [ "http://www.mendeley.com/documents/?uuid=ee6f0ce6-b8ed-3c92-b7d0-c8c3cfa92ad5" ] } ], "mendeley" : { "formattedCitation" : "(Cox et al., 2013; Wang et al., 2014b; Fang et al., 2017; Jung et al., 2017; Humphrey et al., 2018; Malhi et al., 2018)", "manualFormatting" : "Cox et al., 2013a; Fang et al., 2017; Humphrey et al., 2018; Jung et al., 2017a; Malhi et al., 2018; Wang et al., 2014", "plainTextFormattedCitation" : "(Cox et al., 2013; Wang et al., 2014b; Fang et al., 2017; Jung et al., 2017; Humphrey et al., 2018; Malhi et al., 2018)", "previouslyFormattedCitation" : "(Cox et al., 2013; Wang et al., 2014b; Fang et al., 2017; Jung et al., 2017; Humphrey et al., 2018; Malhi et al., 2018)" }, "properties" : { "noteIndex" : 0 }, "schema" : "https://github.com/citation-style-language/schema/raw/master/csl-citation.json" }</w:delInstrText>
        </w:r>
      </w:del>
      <w:r w:rsidRPr="001E7A27">
        <w:rPr>
          <w:color w:val="000000" w:themeColor="text1"/>
          <w:lang w:val="en-GB" w:eastAsia="zh-CN"/>
        </w:rPr>
        <w:fldChar w:fldCharType="separate"/>
      </w:r>
      <w:del w:id="1672" w:author="Robin Matthews" w:date="2021-06-17T16:38:00Z">
        <w:r w:rsidR="00025FA2" w:rsidRPr="001E7A27" w:rsidDel="00621B61">
          <w:rPr>
            <w:noProof/>
            <w:color w:val="000000" w:themeColor="text1"/>
            <w:lang w:val="en-GB" w:eastAsia="zh-CN"/>
          </w:rPr>
          <w:delText>C</w:delText>
        </w:r>
      </w:del>
      <w:ins w:id="1673" w:author="Robin Matthews" w:date="2021-06-17T16:38:00Z">
        <w:r w:rsidR="00621B61" w:rsidRPr="001E7A27">
          <w:rPr>
            <w:lang w:val="en-GB"/>
          </w:rPr>
          <w:t>Cox et al., 2013; X. Wang et al., 2014; Fang et al., 2017; Jung et al., 2017; Humphrey et al., 2018; Malhi et al., 2018</w:t>
        </w:r>
      </w:ins>
      <w:del w:id="1674" w:author="Robin Matthews" w:date="2021-06-17T16:38:00Z">
        <w:r w:rsidR="00025FA2" w:rsidRPr="001E7A27" w:rsidDel="00621B61">
          <w:rPr>
            <w:noProof/>
            <w:color w:val="000000" w:themeColor="text1"/>
            <w:lang w:val="en-GB" w:eastAsia="zh-CN"/>
          </w:rPr>
          <w:delText>ox et al., 2013a; Fang et al., 2017; Humphrey et al., 2018; Jung et al., 2017a; Malhi et al., 2018; Wang et al., 2014</w:delText>
        </w:r>
      </w:del>
      <w:r w:rsidRPr="001E7A27">
        <w:rPr>
          <w:color w:val="000000" w:themeColor="text1"/>
          <w:lang w:val="en-GB" w:eastAsia="zh-CN"/>
        </w:rPr>
        <w:fldChar w:fldCharType="end"/>
      </w:r>
      <w:commentRangeEnd w:id="1669"/>
      <w:r w:rsidR="00025FA2" w:rsidRPr="001E7A27">
        <w:rPr>
          <w:rStyle w:val="CommentReference"/>
          <w:lang w:val="en-GB"/>
        </w:rPr>
        <w:commentReference w:id="1669"/>
      </w:r>
      <w:r w:rsidRPr="001E7A27">
        <w:rPr>
          <w:color w:val="000000" w:themeColor="text1"/>
          <w:lang w:val="en-GB" w:eastAsia="zh-CN"/>
        </w:rPr>
        <w:t xml:space="preserve">; see Section 5.4). Consistent findings from studies with atmospheric inversions, satellite observations and DGVMs </w:t>
      </w:r>
      <w:commentRangeStart w:id="1675"/>
      <w:r w:rsidRPr="001E7A27">
        <w:rPr>
          <w:color w:val="000000" w:themeColor="text1"/>
          <w:lang w:val="en-GB" w:eastAsia="en-US"/>
        </w:rPr>
        <w:fldChar w:fldCharType="begin" w:fldLock="1"/>
      </w:r>
      <w:ins w:id="1676" w:author="Robin Matthews" w:date="2021-06-17T16:38:00Z">
        <w:r w:rsidR="00621B61" w:rsidRPr="001E7A27">
          <w:rPr>
            <w:color w:val="000000" w:themeColor="text1"/>
            <w:lang w:val="en-GB" w:eastAsia="en-US"/>
          </w:rPr>
          <w:instrText>ADDIN CSL_CITATION { "citationItems" : [ { "id" : "ITEM-1", "itemData" : { "DOI" : "10.1098/rstb.2017.0298", "ISSN" : "0962-8436", "abstract" : "One contribution of 22 to a discussion meeting issue 'The impact of the 2015/2016 El Ni\u00f1o on the terrestrial tropical carbon cycle: patterns, mechanisms and implications'.", "author" : [ { "dropping-particle" : "", "family" : "Malhi", "given" : "Yadvinder", "non-dropping-particle" : "", "parse-names" : false, "suffix" : "" }, { "dropping-particle" : "", "family" : "Rowland", "given" : "Lucy", "non-dropping-particle" : "", "parse-names" : false, "suffix" : "" }, { "dropping-particle" : "", "family" : "Arag\u00e3o", "given" : "Luiz E. O. C.", "non-dropping-particle" : "", "parse-names" : false, "suffix" : "" }, { "dropping-particle" : "", "family" : "Fisher", "given" : "Rosie A.", "non-dropping-particle" : "", "parse-names" : false, "suffix" : "" } ], "container-title" : "Philosophical Transactions of the Royal Society B: Biological Sciences", "id" : "ITEM-1", "issue" : "1760", "issued" : { "date-parts" : [ [ "2018", "11", "19" ] ] }, "page" : "20170298", "title" : "New insights into the variability of the tropical land carbon cycle from the El Ni\u00f1o of 2015/2016", "translator" : [ { "dropping-particle" : "", "family" : "L5205", "given" : "", "non-dropping-particle" : "", "parse-names" : false, "suffix" : "" } ], "type" : "article-journal", "volume" : "373" }, "uris" : [ "http://www.mendeley.com/documents/?uuid=ee6f0ce6-b8ed-3c92-b7d0-c8c3cfa92ad5" ] }, { "id" : "ITEM-2", "itemData" : { "DOI" : "10.1098/rstb.2017.0303", "ISSN" : "0962-8436", "abstract" : "One contribution of 22 to a discussion meeting issue 'The impact of the 2015/2016 El Ni\u00f1o on the terrestrial tropical carbon cycle: patterns, mechanisms and implications'. Subject Areas: environmental science Interannual variations in the large-scale net ecosystem exchange (NEE) of CO 2 between the terrestrial biosphere and the atmosphere were estimated for 1957-2017 from sustained measurements of atmospheric CO 2 mixing ratios. As the observations are sparse in the early decades, available records were combined into a 'quasi-homogeneous' dataset based on similarity in their signals, to minimize spurious variations from beginning or ending data records. During El Ni\u00f1 o events, CO 2 is anomalously released from the tropical band, and a few months later also in the northern extratropical band. This behaviour can approximately be represented by a linear relationship of the NEE anomalies and local air temperature anomalies, with sensitivity coefficients depending on geographical location and season. The apparent climate sensitivity of global total NEE against variations in pan-tropically averaged annual air temperature slowly changed over time during the 1957-2017 period, first increasing (though less strongly than in previous studies) but then decreasing again. However, only part of this change can be attributed to actual changes in local physiological or ecosystem processes, the rest probably arising from shifts in the geographical area of dominating temperature variations. This article is part of a discussion meeting issue 'The impact of the 2015/2016 El Ni\u00f1 o on the terrestrial tropical carbon cycle: patterns, mechanisms and implications'.", "author" : [ { "dropping-particle" : "", "family" : "R\u00f6denbeck", "given" : "C.", "non-dropping-particle" : "", "parse-names" : false, "suffix" : "" }, { "dropping-particle" : "", "family" : "Zaehle", "given" : "S.", "non-dropping-particle" : "", "parse-names" : false, "suffix" : "" }, { "dropping-particle" : "", "family" : "Keeling", "given" : "R.", "non-dropping-particle" : "", "parse-names" : false, "suffix" : "" }, { "dropping-particle" : "", "family" : "Heimann", "given" : "M.", "non-dropping-particle" : "", "parse-names" : false, "suffix" : "" } ], "container-title" : "Philosophical Transactions of the Royal Society B: Biological Sciences", "id" : "ITEM-2", "issue" : "1760", "issued" : { "date-parts" : [ [ "2018", "11", "19" ] ] }, "page" : "20170303", "title" : "History of El Ni\u00f1o impacts on the global carbon cycle 1957\u20132017: a quantification from atmospheric CO2 data", "translator" : [ { "dropping-particle" : "", "family" : "L5206", "given" : "", "non-dropping-particle" : "", "parse-names" : false, "suffix" : "" } ], "type" : "article-journal", "volume" : "373" }, "uris" : [ "http://www.mendeley.com/documents/?uuid=e7ed6cdf-9174-3da2-b5da-1a0d6c2bef09" ] } ], "mendeley" : { "formattedCitation" : "(Malhi et al., 2018; R\u00f6denbeck et al., 2018)", "manualFormatting" : "(e.g., Malhi et al., 2018; R\u00f6denbeck et al., 2018)", "plainTextFormattedCitation" : "(Malhi et al., 2018; R\u00f6denbeck et al., 2018)", "previouslyFormattedCitation" : "(Malhi et al., 2018; R\u00f6denbeck et al., 2018)" }, "properties" : { "noteIndex" : 0 }, "schema" : "https://github.com/citation-style-language/schema/raw/master/csl-citation.json" }</w:instrText>
        </w:r>
      </w:ins>
      <w:del w:id="1677" w:author="Robin Matthews" w:date="2021-06-17T16:38:00Z">
        <w:r w:rsidR="00747167" w:rsidRPr="001E7A27" w:rsidDel="00621B61">
          <w:rPr>
            <w:color w:val="000000" w:themeColor="text1"/>
            <w:lang w:val="en-GB" w:eastAsia="en-US"/>
          </w:rPr>
          <w:delInstrText>ADDIN CSL_CITATION { "citationItems" : [ { "id" : "ITEM-1", "itemData" : { "DOI" : "10.1098/rstb.2017.0298", "ISSN" : "0962-8436", "abstract" : "One contribution of 22 to a discussion meeting issue 'The impact of the 2015/2016 El Ni\u00f1o on the terrestrial tropical carbon cycle: patterns, mechanisms and implications'.", "author" : [ { "dropping-particle" : "", "family" : "Malhi", "given" : "Yadvinder", "non-dropping-particle" : "", "parse-names" : false, "suffix" : "" }, { "dropping-particle" : "", "family" : "Rowland", "given" : "Lucy", "non-dropping-particle" : "", "parse-names" : false, "suffix" : "" }, { "dropping-particle" : "", "family" : "Arag\u00e3o", "given" : "Luiz E. O. C.", "non-dropping-particle" : "", "parse-names" : false, "suffix" : "" }, { "dropping-particle" : "", "family" : "Fisher", "given" : "Rosie A.", "non-dropping-particle" : "", "parse-names" : false, "suffix" : "" } ], "container-title" : "Philosophical Transactions of the Royal Society B: Biological Sciences", "id" : "ITEM-1", "issue" : "1760", "issued" : { "date-parts" : [ [ "2018", "11", "19" ] ] }, "page" : "20170298", "title" : "New insights into the variability of the tropical land carbon cycle from the El Ni\u00f1o of 2015/2016", "translator" : [ { "dropping-particle" : "", "family" : "L5205", "given" : "", "non-dropping-particle" : "", "parse-names" : false, "suffix" : "" } ], "type" : "article-journal", "volume" : "373" }, "uris" : [ "http://www.mendeley.com/documents/?uuid=ee6f0ce6-b8ed-3c92-b7d0-c8c3cfa92ad5" ] }, { "id" : "ITEM-2", "itemData" : { "DOI" : "10.1098/rstb.2017.0303", "ISSN" : "0962-8436", "abstract" : "One contribution of 22 to a discussion meeting issue 'The impact of the 2015/2016 El Ni\u00f1o on the terrestrial tropical carbon cycle: patterns, mechanisms and implications'. Subject Areas: environmental science Interannual variations in the large-scale net ecosystem exchange (NEE) of CO 2 between the terrestrial biosphere and the atmosphere were estimated for 1957-2017 from sustained measurements of atmospheric CO 2 mixing ratios. As the observations are sparse in the early decades, available records were combined into a 'quasi-homogeneous' dataset based on similarity in their signals, to minimize spurious variations from beginning or ending data records. During El Ni\u00f1 o events, CO 2 is anomalously released from the tropical band, and a few months later also in the northern extratropical band. This behaviour can approximately be represented by a linear relationship of the NEE anomalies and local air temperature anomalies, with sensitivity coefficients depending on geographical location and season. The apparent climate sensitivity of global total NEE against variations in pan-tropically averaged annual air temperature slowly changed over time during the 1957-2017 period, first increasing (though less strongly than in previous studies) but then decreasing again. However, only part of this change can be attributed to actual changes in local physiological or ecosystem processes, the rest probably arising from shifts in the geographical area of dominating temperature variations. This article is part of a discussion meeting issue 'The impact of the 2015/2016 El Ni\u00f1 o on the terrestrial tropical carbon cycle: patterns, mechanisms and implications'.", "author" : [ { "dropping-particle" : "", "family" : "R\u00f6denbeck", "given" : "C.", "non-dropping-particle" : "", "parse-names" : false, "suffix" : "" }, { "dropping-particle" : "", "family" : "Zaehle", "given" : "S.", "non-dropping-particle" : "", "parse-names" : false, "suffix" : "" }, { "dropping-particle" : "", "family" : "Keeling", "given" : "R.", "non-dropping-particle" : "", "parse-names" : false, "suffix" : "" }, { "dropping-particle" : "", "family" : "Heimann", "given" : "M.", "non-dropping-particle" : "", "parse-names" : false, "suffix" : "" } ], "container-title" : "Philosophical Transactions of the Royal Society B: Biological Sciences", "id" : "ITEM-2", "issue" : "1760", "issued" : { "date-parts" : [ [ "2018", "11", "19" ] ] }, "page" : "20170303", "title" : "History of El Ni\u00f1o impacts on the global carbon cycle 1957\u20132017: a quantification from atmospheric CO2 data", "translator" : [ { "dropping-particle" : "", "family" : "L5206", "given" : "", "non-dropping-particle" : "", "parse-names" : false, "suffix" : "" } ], "type" : "article-journal", "volume" : "373" }, "uris" : [ "http://www.mendeley.com/documents/?uuid=e7ed6cdf-9174-3da2-b5da-1a0d6c2bef09" ] } ], "mendeley" : { "formattedCitation" : "(Malhi et al., 2018; R\u00f6denbeck et al., 2018)", "manualFormatting" : "(e.g. Malhi et al., 2018; R\u00f6denbeck et al., 2018)", "plainTextFormattedCitation" : "(Malhi et al., 2018; R\u00f6denbeck et al., 2018)", "previouslyFormattedCitation" : "(Malhi et al., 2018; R\u00f6denbeck et al., 2018)" }, "properties" : { "noteIndex" : 0 }, "schema" : "https://github.com/citation-style-language/schema/raw/master/csl-citation.json" }</w:delInstrText>
        </w:r>
      </w:del>
      <w:r w:rsidRPr="001E7A27">
        <w:rPr>
          <w:color w:val="000000" w:themeColor="text1"/>
          <w:lang w:val="en-GB" w:eastAsia="en-US"/>
        </w:rPr>
        <w:fldChar w:fldCharType="separate"/>
      </w:r>
      <w:r w:rsidR="00025FA2" w:rsidRPr="001E7A27">
        <w:rPr>
          <w:noProof/>
          <w:color w:val="000000" w:themeColor="text1"/>
          <w:lang w:val="en-GB" w:eastAsia="en-US"/>
        </w:rPr>
        <w:t>(e.g.</w:t>
      </w:r>
      <w:ins w:id="1678" w:author="Robin Matthews" w:date="2021-06-17T16:38:00Z">
        <w:r w:rsidR="00621B61" w:rsidRPr="001E7A27">
          <w:rPr>
            <w:noProof/>
            <w:color w:val="000000" w:themeColor="text1"/>
            <w:lang w:val="en-GB" w:eastAsia="en-US"/>
          </w:rPr>
          <w:t>,</w:t>
        </w:r>
      </w:ins>
      <w:r w:rsidR="00025FA2" w:rsidRPr="001E7A27">
        <w:rPr>
          <w:noProof/>
          <w:color w:val="000000" w:themeColor="text1"/>
          <w:lang w:val="en-GB" w:eastAsia="en-US"/>
        </w:rPr>
        <w:t xml:space="preserve"> Malhi et al., 2018; Rödenbeck et al., 2018)</w:t>
      </w:r>
      <w:r w:rsidRPr="001E7A27">
        <w:rPr>
          <w:color w:val="000000" w:themeColor="text1"/>
          <w:lang w:val="en-GB" w:eastAsia="en-US"/>
        </w:rPr>
        <w:fldChar w:fldCharType="end"/>
      </w:r>
      <w:commentRangeEnd w:id="1675"/>
      <w:r w:rsidR="00025FA2" w:rsidRPr="001E7A27">
        <w:rPr>
          <w:rStyle w:val="CommentReference"/>
          <w:lang w:val="en-GB"/>
        </w:rPr>
        <w:commentReference w:id="1675"/>
      </w:r>
      <w:r w:rsidRPr="001E7A27">
        <w:rPr>
          <w:color w:val="000000" w:themeColor="text1"/>
          <w:lang w:val="en-GB" w:eastAsia="en-US"/>
        </w:rPr>
        <w:t xml:space="preserve"> </w:t>
      </w:r>
      <w:r w:rsidRPr="001E7A27">
        <w:rPr>
          <w:color w:val="000000" w:themeColor="text1"/>
          <w:lang w:val="en-GB" w:eastAsia="zh-CN"/>
        </w:rPr>
        <w:t xml:space="preserve">lead to </w:t>
      </w:r>
      <w:r w:rsidRPr="001E7A27">
        <w:rPr>
          <w:i/>
          <w:iCs/>
          <w:color w:val="000000" w:themeColor="text1"/>
          <w:lang w:val="en-GB" w:eastAsia="zh-CN"/>
        </w:rPr>
        <w:t>high confidence</w:t>
      </w:r>
      <w:r w:rsidRPr="001E7A27">
        <w:rPr>
          <w:color w:val="000000" w:themeColor="text1"/>
          <w:lang w:val="en-GB" w:eastAsia="en-US"/>
        </w:rPr>
        <w:t xml:space="preserve"> that the tropical net land CO</w:t>
      </w:r>
      <w:r w:rsidRPr="001E7A27">
        <w:rPr>
          <w:vertAlign w:val="subscript"/>
          <w:lang w:val="en-GB"/>
        </w:rPr>
        <w:t>2</w:t>
      </w:r>
      <w:r w:rsidRPr="001E7A27">
        <w:rPr>
          <w:color w:val="000000" w:themeColor="text1"/>
          <w:lang w:val="en-GB" w:eastAsia="en-US"/>
        </w:rPr>
        <w:t xml:space="preserve"> sink is reduced under warmer and drier conditions, particularly during El Niño events. Interannual variations in tropical land-atmosphere CO</w:t>
      </w:r>
      <w:r w:rsidRPr="001E7A27">
        <w:rPr>
          <w:vertAlign w:val="subscript"/>
          <w:lang w:val="en-GB"/>
        </w:rPr>
        <w:t>2</w:t>
      </w:r>
      <w:r w:rsidRPr="001E7A27">
        <w:rPr>
          <w:color w:val="000000" w:themeColor="text1"/>
          <w:lang w:val="en-GB" w:eastAsia="en-US"/>
        </w:rPr>
        <w:t xml:space="preserve"> exchange are </w:t>
      </w:r>
      <w:r w:rsidRPr="001E7A27">
        <w:rPr>
          <w:color w:val="000000" w:themeColor="text1"/>
          <w:lang w:val="en-GB" w:eastAsia="zh-CN"/>
        </w:rPr>
        <w:t>sign</w:t>
      </w:r>
      <w:r w:rsidRPr="001E7A27">
        <w:rPr>
          <w:color w:val="000000" w:themeColor="text1"/>
          <w:lang w:val="en-GB" w:eastAsia="en-US"/>
        </w:rPr>
        <w:t xml:space="preserve">ificantly correlated with anomalies of tropical temperature, water availability and terrestrial water storage </w:t>
      </w:r>
      <w:del w:id="1679" w:author="Robin Matthews" w:date="2021-06-17T16:38:00Z">
        <w:r w:rsidRPr="001E7A27" w:rsidDel="00621B61">
          <w:rPr>
            <w:color w:val="000000" w:themeColor="text1"/>
            <w:lang w:val="en-GB" w:eastAsia="zh-CN"/>
          </w:rPr>
          <w:delText>(</w:delText>
        </w:r>
      </w:del>
      <w:commentRangeStart w:id="1680"/>
      <w:r w:rsidRPr="001E7A27">
        <w:rPr>
          <w:color w:val="000000" w:themeColor="text1"/>
          <w:lang w:val="en-GB" w:eastAsia="en-US"/>
        </w:rPr>
        <w:fldChar w:fldCharType="begin" w:fldLock="1"/>
      </w:r>
      <w:ins w:id="1681" w:author="Robin Matthews" w:date="2021-06-17T16:38:00Z">
        <w:r w:rsidR="00621B61" w:rsidRPr="001E7A27">
          <w:rPr>
            <w:color w:val="000000" w:themeColor="text1"/>
            <w:lang w:val="en-GB" w:eastAsia="en-US"/>
          </w:rPr>
          <w:instrText>ADDIN CSL_CITATION { "citationItems" : [ { "id" : "ITEM-1", "itemData" : { "DOI" : "10.1038/nature12915", "ISBN" : "0028-0836", "ISSN" : "0028-0836", "PMID" : "24463514", "abstract" : "Earth system models project that the tropical land carbon sink will decrease in size in response to an increase in warming and drought during this century, probably causing a positive climate feedback. But available data are too limited at present to test the predicted changes in the tropical carbon balance in response to climate change. Long-term atmospheric carbon dioxide data provide a global record that integrates the interannual variability of the global carbon balance. Multiple lines of evidence demonstrate that most of this variability originates in the terrestrial biosphere. In particular, the year-to-year variations in the atmospheric carbon dioxide growth rate (CGR) are thought to be the result of fluctuations in the carbon fluxes of tropical land areas. Recently, the response of CGR to tropical climate interannual variability was used to put a constraint on the sensitivity of tropical land carbon to climate change. Here we use the long-term CGR record from Mauna Loa and the South Pole to show that the sensitivity of CGR to tropical temperature interannual variability has increased by a factor of 1.9 \u00b1 0.3 in the past five decades. We find that this sensitivity was greater when tropical land regions experienced drier conditions. This suggests that the sensitivity of CGR to interannual temperature variations is regulated by moisture conditions, even though the direct correlation between CGR and tropical precipitation is weak. We also find that present terrestrial carbon cycle models do not capture the observed enhancement in CGR sensitivity in the past five decades. More realistic model predictions of future carbon cycle and climate feedbacks require a better understanding of the processes driving the response of tropical ecosystems to drought and warming.", "author" : [ { "dropping-particle" : "", "family" : "Wang", "given" : "Xuhui", "non-dropping-particle" : "", "parse-names" : false, "suffix" : "" }, { "dropping-particle" : "", "family" : "Piao", "given" : "Shilong",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"Myneni", "given" : "Ranga B.", "non-dropping-particle" : "", "parse-names" : false, "suffix" : "" }, { "dropping-particle" : "", "family" : "Cox", "given" : "Peter", "non-dropping-particle" : "", "parse-names" : false, "suffix" : "" }, { "dropping-particle" : "", "family" : "Heimann", "given" : "Martin", "non-dropping-particle" : "", "parse-names" : false, "suffix" : "" }, { "dropping-particle" : "", "family" : "Miller", "given" : "John", "non-dropping-particle" : "", "parse-names" : false, "suffix" : "" }, { "dropping-particle" : "", "family" : "Peng", "given" : "Shushi", "non-dropping-particle" : "", "parse-names" : false, "suffix" : "" }, { "dropping-particle" : "", "family" : "Wang", "given" : "Tao", "non-dropping-particle" : "", "parse-names" : false, "suffix" : "" }, { "dropping-particle" : "", "family" : "Yang", "given" : "Hui", "non-dropping-particle" : "", "parse-names" : false, "suffix" : "" }, { "dropping-particle" : "", "family" : "Chen", "given" : "Anping", "non-dropping-particle" : "", "parse-names" : false, "suffix" : "" } ], "container-title" : "Nature", "id" : "ITEM-1", "issue" : "7487", "issued" : { "date-parts" : [ [ "2014", "2", "26" ] ] }, "page" : "212-215", "title" : "A two-fold increase of carbon cycle sensitivity to tropical temperature variations", "translator" : [ { "dropping-particle" : "", "family" : "L4211", "given" : "", "non-dropping-particle" : "", "parse-names" : false, "suffix" : "" } ], "type" : "article-journal", "volume" : "506" }, "uris" : [ "http://www.mendeley.com/documents/?uuid=635e8dfa-ed32-33e4-a90e-66a59d48a22f" ] }, { "id" : "ITEM-2", "itemData" : { "DOI" : "10.1038/s41586-018-0424-4", "ISSN" : "0028-0836", "abstract" : "Land ecosystems absorb on average 30 per cent of anthropogenic carbon dioxide (CO2) emissions, thereby slowing the increase of CO2 concentration in the atmosphere1. Year-to-year variations in the atmospheric CO2 growth rate are mostly due to fluctuating carbon uptake by land ecosystems1. The sensitivity of these fluctuations to changes in tropical temperature has been well documented2,3,4,5,6, but identifying the role of global water availability has proved to be elusive. So far, the only usable proxies for water availability have been time-lagged precipitation anomalies and drought indices3,4,5, owing to a lack of direct observations. Here, we use recent observations of terrestrial water storage changes derived from satellite gravimetry7 to investigate terrestrial water effects on carbon cycle variability at global to regional scales. We show that the CO2 growth rate is strongly sensitive to observed changes in terrestrial water storage, drier years being associated with faster atmospheric CO2 growth. We demonstrate that this global relationship is independent of known temperature effects and is underestimated in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"ITEM-2", "issue" : "7720", "issued" : { "date-parts" : [ [ "2018", "8", "29" ] ] }, "page" : "628-631", "publisher" : "Nature Publishing Group", "title" : "Sensitivity of atmospheric CO2 growth rate to observed changes in terrestrial water storage", "translator" : [ { "dropping-particle" : "", "family" : "L4238", "given" : "", "non-dropping-particle" : "", "parse-names" : false, "suffix" : "" } ], "type" : "article-journal", "volume" : "560" }, "uris" : [ "http://www.mendeley.com/documents/?uuid=c64a1102-183f-30b2-9de5-128e13aa28bc" ] }, { "id" : "ITEM-3", "itemData" : { "DOI" : "10.1111/gcb.14884", "ISSN" : "13652486", "abstract" : "With accumulation of carbon cycle observations and model developments over the past decades, exploring interannual variation (IAV) of terrestrial carbon cycle offers the opportunity to better understand climate\u2013carbon cycle relationships. However, despite growing research interest, uncertainties remain on some fundamental issues, such as the contributions of different regions, constituent fluxes and climatic factors to carbon cycle IAV. Here we overviewed the literature on carbon cycle IAV about current understanding of these issues. Observations and models of the carbon cycle unanimously show the dominance of tropical land ecosystems to the signal of global carbon cycle IAV, where tropical semiarid ecosystems contribute as much as the combination of all other tropical ecosystems. Vegetation photosynthesis contributes more than ecosystem respiration to IAV of the global net land carbon flux, but large uncertainties remain on the contribution of fires and other disturbance fluxes. Climatic variations are the major drivers to the IAV of net land carbon flux. Although debate remains on whether the dominant driver is temperature or moisture variability, their interaction,that is, the dependence of carbon cycle sensitivity to temperature on moisture conditions, is emerging as key regulators of the carbon cycle IAV. On timescales from the interannual to the centennial, global carbon cycle variability will be increasingly contributed by northern land ecosystems and oceans. Therefore, both improving Earth system models (ESMs) with the progressive understanding on the fast processes manifested at interannual timescale and expanding carbon cycle observations at broader spatial and longer temporal scales are critical to better prediction on evolution of the carbon\u2013climate system.", "author" : [ { "dropping-particle" : "", "family" : "Piao", "given" : "Shilong", "non-dropping-particle" : "", "parse-names" : false, "suffix" : "" }, { "dropping-particle" : "", "family" : "Wang", "given" : "Xuhui", "non-dropping-particle" : "", "parse-names" : false, "suffix" : "" }, { "dropping-particle" : "", "family" : "Wang", "given" : "Kai", "non-dropping-particle" : "", "parse-names" : false, "suffix" : "" }, { "dropping-particle" : "", "family" : "Li", "given" : "Xiangyi", "non-dropping-particle" : "", "parse-names" : false, "suffix" : "" }, { "dropping-particle" : "", "family" : "Bastos", "given" : "Ana",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"Sitch", "given" : "Stephen", "non-dropping-particle" : "", "parse-names" : false, "suffix" : "" } ], "container-title" : "Global Change Biology", "id" : "ITEM-3", "issue" : "1", "issued" : { "date-parts" : [ [ "2020" ] ] }, "title" : "Interannual variation of terrestrial carbon cycle: Issues and perspectives", "translator" : [ { "dropping-particle" : "", "family" : "L6815", "given" : "", "non-dropping-particle" : "", "parse-names" : false, "suffix" : "" } ], "type" : "article-journal", "volume" : "26" }, "uris" : [ "http://www.mendeley.com/documents/?uuid=df8f74f0-845a-35bb-a75f-af0aa67ce10c" ] }, { "id" : "ITEM-4", "itemData" : { "DOI" : "10.1038/nature20780", "ISBN" : "0028-0836", "ISSN" : "0028-0836", "PMID" : "15752562685542250875", "abstract" : "Large interannual variations in the measured growth rate of atmospheric carbon dioxide (CO2) originate primarily from fluctuations in carbon uptake by land ecosystems1,2,3. It remains uncertain, however, to what extent temperature and water availability control the carbon balance of land ecosystems across spatial and temporal scales3,4,5,6,7,8,9,10,11,12,13,14. Here we use empirical models based on eddy covariance data15 and process-based models16,17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balance3,4,5,6,9,11,12,14.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"ITEM-4", "issue" : "7638", "issued" : { "date-parts" : [ [ "2017", "1", "16" ] ] }, "page" : "516-520", "publisher" : "Nature Publishing Group", "title" : "Compensatory water effects link yearly global land CO2 sink changes to temperature", "translator" : [ { "dropping-particle" : "", "family" : "L7503", "given" : "", "non-dropping-particle" : "", "parse-names" : false, "suffix" : "" } ], "type" : "article-journal", "volume" : "541" }, "uris" : [ "http://www.mendeley.com/documents/?uuid=45f9dbfd-62e5-4781-8dd0-67cce3b0f48a" ] } ], "mendeley" : { "formattedCitation" : "(Wang et al., 2014b; Jung et al., 2017; Humphrey et al., 2018; Piao et al., 2020)", "manualFormatting" : "(X. Wang et al., 2014; Jung et al., 2017; Humphrey et al., 2018; Piao et al., 2020)", "plainTextFormattedCitation" : "(Wang et al., 2014b; Jung et al., 2017; Humphrey et al., 2018; Piao et al., 2020)", "previouslyFormattedCitation" : "(Wang et al., 2014b; Jung et al., 2017; Humphrey et al., 2018; Piao et al., 2020)" }, "properties" : { "noteIndex" : 0 }, "schema" : "https://github.com/citation-style-language/schema/raw/master/csl-citation.json" }</w:instrText>
        </w:r>
      </w:ins>
      <w:del w:id="1682" w:author="Robin Matthews" w:date="2021-06-17T16:38:00Z">
        <w:r w:rsidR="00747167" w:rsidRPr="001E7A27" w:rsidDel="00621B61">
          <w:rPr>
            <w:color w:val="000000" w:themeColor="text1"/>
            <w:lang w:val="en-GB" w:eastAsia="en-US"/>
          </w:rPr>
          <w:delInstrText>ADDIN CSL_CITATION { "citationItems" : [ { "id" : "ITEM-1", "itemData" : { "DOI" : "10.1038/nature12915", "ISBN" : "0028-0836", "ISSN" : "0028-0836", "PMID" : "24463514", "abstract" : "Earth system models project that the tropical land carbon sink will decrease in size in response to an increase in warming and drought during this century, probably causing a positive climate feedback. But available data are too limited at present to test the predicted changes in the tropical carbon balance in response to climate change. Long-term atmospheric carbon dioxide data provide a global record that integrates the interannual variability of the global carbon balance. Multiple lines of evidence demonstrate that most of this variability originates in the terrestrial biosphere. In particular, the year-to-year variations in the atmospheric carbon dioxide growth rate (CGR) are thought to be the result of fluctuations in the carbon fluxes of tropical land areas. Recently, the response of CGR to tropical climate interannual variability was used to put a constraint on the sensitivity of tropical land carbon to climate change. Here we use the long-term CGR record from Mauna Loa and the South Pole to show that the sensitivity of CGR to tropical temperature interannual variability has increased by a factor of 1.9 \u00b1 0.3 in the past five decades. We find that this sensitivity was greater when tropical land regions experienced drier conditions. This suggests that the sensitivity of CGR to interannual temperature variations is regulated by moisture conditions, even though the direct correlation between CGR and tropical precipitation is weak. We also find that present terrestrial carbon cycle models do not capture the observed enhancement in CGR sensitivity in the past five decades. More realistic model predictions of future carbon cycle and climate feedbacks require a better understanding of the processes driving the response of tropical ecosystems to drought and warming.", "author" : [ { "dropping-particle" : "", "family" : "Wang", "given" : "Xuhui", "non-dropping-particle" : "", "parse-names" : false, "suffix" : "" }, { "dropping-particle" : "", "family" : "Piao", "given" : "Shilong",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"Myneni", "given" : "Ranga B.", "non-dropping-particle" : "", "parse-names" : false, "suffix" : "" }, { "dropping-particle" : "", "family" : "Cox", "given" : "Peter", "non-dropping-particle" : "", "parse-names" : false, "suffix" : "" }, { "dropping-particle" : "", "family" : "Heimann", "given" : "Martin", "non-dropping-particle" : "", "parse-names" : false, "suffix" : "" }, { "dropping-particle" : "", "family" : "Miller", "given" : "John", "non-dropping-particle" : "", "parse-names" : false, "suffix" : "" }, { "dropping-particle" : "", "family" : "Peng", "given" : "Shushi", "non-dropping-particle" : "", "parse-names" : false, "suffix" : "" }, { "dropping-particle" : "", "family" : "Wang", "given" : "Tao", "non-dropping-particle" : "", "parse-names" : false, "suffix" : "" }, { "dropping-particle" : "", "family" : "Yang", "given" : "Hui", "non-dropping-particle" : "", "parse-names" : false, "suffix" : "" }, { "dropping-particle" : "", "family" : "Chen", "given" : "Anping", "non-dropping-particle" : "", "parse-names" : false, "suffix" : "" } ], "container-title" : "Nature", "id" : "ITEM-1", "issue" : "7487", "issued" : { "date-parts" : [ [ "2014", "2", "26" ] ] }, "page" : "212-215", "title" : "A two-fold increase of carbon cycle sensitivity to tropical temperature variations", "translator" : [ { "dropping-particle" : "", "family" : "L4211", "given" : "", "non-dropping-particle" : "", "parse-names" : false, "suffix" : "" } ], "type" : "article-journal", "volume" : "506" }, "uris" : [ "http://www.mendeley.com/documents/?uuid=635e8dfa-ed32-33e4-a90e-66a59d48a22f" ] }, { "id" : "ITEM-2", "itemData" : { "DOI" : "10.1038/s41586-018-0424-4", "ISSN" : "0028-0836", "abstract" : "Land ecosystems absorb on average 30 per cent of anthropogenic carbon dioxide (CO2) emissions, thereby slowing the increase of CO2 concentration in the atmosphere1. Year-to-year variations in the atmospheric CO2 growth rate are mostly due to fluctuating carbon uptake by land ecosystems1. The sensitivity of these fluctuations to changes in tropical temperature has been well documented2,3,4,5,6, but identifying the role of global water availability has proved to be elusive. So far, the only usable proxies for water availability have been time-lagged precipitation anomalies and drought indices3,4,5, owing to a lack of direct observations. Here, we use recent observations of terrestrial water storage changes derived from satellite gravimetry7 to investigate terrestrial water effects on carbon cycle variability at global to regional scales. We show that the CO2 growth rate is strongly sensitive to observed changes in terrestrial water storage, drier years being associated with faster atmospheric CO2 growth. We demonstrate that this global relationship is independent of known temperature effects and is underestimated in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"ITEM-2", "issue" : "7720", "issued" : { "date-parts" : [ [ "2018", "8", "29" ] ] }, "page" : "628-631", "publisher" : "Nature Publishing Group", "title" : "Sensitivity of atmospheric CO2 growth rate to observed changes in terrestrial water storage", "translator" : [ { "dropping-particle" : "", "family" : "L4238", "given" : "", "non-dropping-particle" : "", "parse-names" : false, "suffix" : "" } ], "type" : "article-journal", "volume" : "560" }, "uris" : [ "http://www.mendeley.com/documents/?uuid=c64a1102-183f-30b2-9de5-128e13aa28bc" ] }, { "id" : "ITEM-3", "itemData" : { "DOI" : "10.1111/gcb.14884", "ISSN" : "13652486", "abstract" : "With accumulation of carbon cycle observations and model developments over the past decades, exploring interannual variation (IAV) of terrestrial carbon cycle offers the opportunity to better understand climate\u2013carbon cycle relationships. However, despite growing research interest, uncertainties remain on some fundamental issues, such as the contributions of different regions, constituent fluxes and climatic factors to carbon cycle IAV. Here we overviewed the literature on carbon cycle IAV about current understanding of these issues. Observations and models of the carbon cycle unanimously show the dominance of tropical land ecosystems to the signal of global carbon cycle IAV, where tropical semiarid ecosystems contribute as much as the combination of all other tropical ecosystems. Vegetation photosynthesis contributes more than ecosystem respiration to IAV of the global net land carbon flux, but large uncertainties remain on the contribution of fires and other disturbance fluxes. Climatic variations are the major drivers to the IAV of net land carbon flux. Although debate remains on whether the dominant driver is temperature or moisture variability, their interaction,that is, the dependence of carbon cycle sensitivity to temperature on moisture conditions, is emerging as key regulators of the carbon cycle IAV. On timescales from the interannual to the centennial, global carbon cycle variability will be increasingly contributed by northern land ecosystems and oceans. Therefore, both improving Earth system models (ESMs) with the progressive understanding on the fast processes manifested at interannual timescale and expanding carbon cycle observations at broader spatial and longer temporal scales are critical to better prediction on evolution of the carbon\u2013climate system.", "author" : [ { "dropping-particle" : "", "family" : "Piao", "given" : "Shilong", "non-dropping-particle" : "", "parse-names" : false, "suffix" : "" }, { "dropping-particle" : "", "family" : "Wang", "given" : "Xuhui", "non-dropping-particle" : "", "parse-names" : false, "suffix" : "" }, { "dropping-particle" : "", "family" : "Wang", "given" : "Kai", "non-dropping-particle" : "", "parse-names" : false, "suffix" : "" }, { "dropping-particle" : "", "family" : "Li", "given" : "Xiangyi", "non-dropping-particle" : "", "parse-names" : false, "suffix" : "" }, { "dropping-particle" : "", "family" : "Bastos", "given" : "Ana",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"Sitch", "given" : "Stephen", "non-dropping-particle" : "", "parse-names" : false, "suffix" : "" } ], "container-title" : "Global Change Biology", "id" : "ITEM-3", "issue" : "1", "issued" : { "date-parts" : [ [ "2020" ] ] }, "title" : "Interannual variation of terrestrial carbon cycle: Issues and perspectives", "translator" : [ { "dropping-particle" : "", "family" : "L6815", "given" : "", "non-dropping-particle" : "", "parse-names" : false, "suffix" : "" } ], "type" : "article-journal", "volume" : "26" }, "uris" : [ "http://www.mendeley.com/documents/?uuid=df8f74f0-845a-35bb-a75f-af0aa67ce10c" ] }, { "id" : "ITEM-4", "itemData" : { "DOI" : "10.1038/nature20780", "ISBN" : "0028-0836", "ISSN" : "0028-0836", "PMID" : "15752562685542250875", "abstract" : "Large interannual variations in the measured growth rate of atmospheric carbon dioxide (CO2) originate primarily from fluctuations in carbon uptake by land ecosystems1,2,3. It remains uncertain, however, to what extent temperature and water availability control the carbon balance of land ecosystems across spatial and temporal scales3,4,5,6,7,8,9,10,11,12,13,14. Here we use empirical models based on eddy covariance data15 and process-based models16,17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balance3,4,5,6,9,11,12,14.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"ITEM-4", "issue" : "7638", "issued" : { "date-parts" : [ [ "2017", "1", "16" ] ] }, "page" : "516-520", "publisher" : "Nature Publishing Group", "title" : "Compensatory water effects link yearly global land CO2 sink changes to temperature", "translator" : [ { "dropping-particle" : "", "family" : "L7503", "given" : "", "non-dropping-particle" : "", "parse-names" : false, "suffix" : "" } ], "type" : "article-journal", "volume" : "541" }, "uris" : [ "http://www.mendeley.com/documents/?uuid=45f9dbfd-62e5-4781-8dd0-67cce3b0f48a" ] } ], "mendeley" : { "formattedCitation" : "(Wang et al., 2014b; Jung et al., 2017; Humphrey et al., 2018; Piao et al., 2020)", "manualFormatting" : "Wang et al., 2014; Jung et al., 2017; Humphrey et al., 2018; Piao et al., 2020)", "plainTextFormattedCitation" : "(Wang et al., 2014b; Jung et al., 2017; Humphrey et al., 2018; Piao et al., 2020)", "previouslyFormattedCitation" : "(Wang et al., 2014b; Jung et al., 2017; Humphrey et al., 2018; Piao et al., 2020)" }, "properties" : { "noteIndex" : 0 }, "schema" : "https://github.com/citation-style-language/schema/raw/master/csl-citation.json" }</w:delInstrText>
        </w:r>
      </w:del>
      <w:r w:rsidRPr="001E7A27">
        <w:rPr>
          <w:color w:val="000000" w:themeColor="text1"/>
          <w:lang w:val="en-GB" w:eastAsia="en-US"/>
        </w:rPr>
        <w:fldChar w:fldCharType="separate"/>
      </w:r>
      <w:del w:id="1683" w:author="Robin Matthews" w:date="2021-06-17T16:38:00Z">
        <w:r w:rsidR="00025FA2" w:rsidRPr="001E7A27" w:rsidDel="00621B61">
          <w:rPr>
            <w:noProof/>
            <w:color w:val="000000" w:themeColor="text1"/>
            <w:lang w:val="en-GB" w:eastAsia="en-US"/>
          </w:rPr>
          <w:delText>W</w:delText>
        </w:r>
      </w:del>
      <w:ins w:id="1684" w:author="Robin Matthews" w:date="2021-06-17T16:38:00Z">
        <w:r w:rsidR="00621B61" w:rsidRPr="001E7A27">
          <w:rPr>
            <w:noProof/>
            <w:color w:val="000000" w:themeColor="text1"/>
            <w:lang w:val="en-GB" w:eastAsia="en-US"/>
          </w:rPr>
          <w:t>(X. W</w:t>
        </w:r>
      </w:ins>
      <w:r w:rsidR="00025FA2" w:rsidRPr="001E7A27">
        <w:rPr>
          <w:noProof/>
          <w:color w:val="000000" w:themeColor="text1"/>
          <w:lang w:val="en-GB" w:eastAsia="en-US"/>
        </w:rPr>
        <w:t>ang et al., 2014; Jung et al., 2017; Humphrey et al., 2018; Piao et al., 2020)</w:t>
      </w:r>
      <w:r w:rsidRPr="001E7A27">
        <w:rPr>
          <w:color w:val="000000" w:themeColor="text1"/>
          <w:lang w:val="en-GB" w:eastAsia="en-US"/>
        </w:rPr>
        <w:fldChar w:fldCharType="end"/>
      </w:r>
      <w:commentRangeEnd w:id="1680"/>
      <w:r w:rsidR="00025FA2" w:rsidRPr="001E7A27">
        <w:rPr>
          <w:rStyle w:val="CommentReference"/>
          <w:lang w:val="en-GB"/>
        </w:rPr>
        <w:commentReference w:id="1680"/>
      </w:r>
      <w:r w:rsidRPr="001E7A27">
        <w:rPr>
          <w:color w:val="000000" w:themeColor="text1"/>
          <w:lang w:val="en-GB" w:eastAsia="en-US"/>
        </w:rPr>
        <w:t xml:space="preserve">, whose relative contribution are difficult to separate due to covariations between these climatic factors. At continental scale, the dominant climatic driver of interannual variations </w:t>
      </w:r>
      <w:r w:rsidRPr="001E7A27">
        <w:rPr>
          <w:color w:val="000000" w:themeColor="text1"/>
          <w:lang w:val="en-GB" w:eastAsia="zh-CN"/>
        </w:rPr>
        <w:t>o</w:t>
      </w:r>
      <w:r w:rsidRPr="001E7A27">
        <w:rPr>
          <w:color w:val="000000" w:themeColor="text1"/>
          <w:lang w:val="en-GB" w:eastAsia="en-US"/>
        </w:rPr>
        <w:t>f tropical land-atmosphere CO</w:t>
      </w:r>
      <w:r w:rsidRPr="001E7A27">
        <w:rPr>
          <w:vertAlign w:val="subscript"/>
          <w:lang w:val="en-GB"/>
        </w:rPr>
        <w:t>2</w:t>
      </w:r>
      <w:r w:rsidRPr="001E7A27">
        <w:rPr>
          <w:color w:val="000000" w:themeColor="text1"/>
          <w:lang w:val="en-GB" w:eastAsia="en-US"/>
        </w:rPr>
        <w:t xml:space="preserve"> exchange was temperature variations</w:t>
      </w:r>
      <w:r w:rsidR="000A6681" w:rsidRPr="001E7A27">
        <w:rPr>
          <w:color w:val="000000" w:themeColor="text1"/>
          <w:lang w:val="en-GB" w:eastAsia="en-US"/>
        </w:rPr>
        <w:t xml:space="preserve"> (Figure 5.11; </w:t>
      </w:r>
      <w:del w:id="1685" w:author="Robin Matthews" w:date="2021-06-17T16:39:00Z">
        <w:r w:rsidRPr="001E7A27" w:rsidDel="00621B61">
          <w:rPr>
            <w:color w:val="000000" w:themeColor="text1"/>
            <w:lang w:val="en-GB" w:eastAsia="en-US"/>
          </w:rPr>
          <w:delText xml:space="preserve"> </w:delText>
        </w:r>
      </w:del>
      <w:commentRangeStart w:id="1686"/>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"10.1111/gcb.14884", "ISSN" : "13652486", "abstract" : "With accumulation of carbon cycle observations and model developments over the past decades, exploring interannual variation (IAV) of terrestrial carbon cycle offers the opportunity to better understand climate\u2013carbon cycle relationships. However, despite growing research interest, uncertainties remain on some fundamental issues, such as the contributions of different regions, constituent fluxes and climatic factors to carbon cycle IAV. Here we overviewed the literature on carbon cycle IAV about current understanding of these issues. Observations and models of the carbon cycle unanimously show the dominance of tropical land ecosystems to the signal of global carbon cycle IAV, where tropical semiarid ecosystems contribute as much as the combination of all other tropical ecosystems. Vegetation photosynthesis contributes more than ecosystem respiration to IAV of the global net land carbon flux, but large uncertainties remain on the contribution of fires and other disturbance fluxes. Climatic variations are the major drivers to the IAV of net land carbon flux. Although debate remains on whether the dominant driver is temperature or moisture variability, their interaction,that is, the dependence of carbon cycle sensitivity to temperature on moisture conditions, is emerging as key regulators of the carbon cycle IAV. On timescales from the interannual to the centennial, global carbon cycle variability will be increasingly contributed by northern land ecosystems and oceans. Therefore, both improving Earth system models (ESMs) with the progressive understanding on the fast processes manifested at interannual timescale and expanding carbon cycle observations at broader spatial and longer temporal scales are critical to better prediction on evolution of the carbon\u2013climate system.", "author" : [ { "dropping-particle" : "", "family" : "Piao", "given" : "Shilong", "non-dropping-particle" : "", "parse-names" : false, "suffix" : "" }, { "dropping-particle" : "", "family" : "Wang", "given" : "Xuhui", "non-dropping-particle" : "", "parse-names" : false, "suffix" : "" }, { "dropping-particle" : "", "family" : "Wang", "given" : "Kai", "non-dropping-particle" : "", "parse-names" : false, "suffix" : "" }, { "dropping-particle" : "", "family" : "Li", "given" : "Xiangyi", "non-dropping-particle" : "", "parse-names" : false, "suffix" : "" }, { "dropping-particle" : "", "family" : "Bastos", "given" : "Ana",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"Sitch", "given" : "Stephen", "non-dropping-particle" : "", "parse-names" : false, "suffix" : "" } ], "container-title" : "Global Change Biology", "id" : "ITEM-1", "issue" : "1", "issued" : { "date-parts" : [ [ "2020" ] ] }, "title" : "Interannual variation of terrestrial carbon cycle: Issues and perspectives", "translator" : [ { "dropping-particle" : "", "family" : "L6815", "given" : "", "non-dropping-particle" : "", "parse-names" : false, "suffix" : "" } ], "type" : "article-journal", "volume" : "26" }, "uris" : [ "http://www.mendeley.com/documents/?uuid=df8f74f0-845a-35bb-a75f-af0aa67ce10c" ] } ], "mendeley" : { "formattedCitation" : "(Piao et al., 2020)", "manualFormatting" : "Piao et al., 2020)", "plainTextFormattedCitation" : "(Piao et al., 2020)", "previouslyFormattedCitation" : "(Piao et al., 2020)"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Piao et al., 2020)</w:t>
      </w:r>
      <w:r w:rsidRPr="001E7A27">
        <w:rPr>
          <w:color w:val="000000" w:themeColor="text1"/>
          <w:lang w:val="en-GB" w:eastAsia="en-US"/>
        </w:rPr>
        <w:fldChar w:fldCharType="end"/>
      </w:r>
      <w:commentRangeEnd w:id="1686"/>
      <w:r w:rsidR="00025FA2" w:rsidRPr="001E7A27">
        <w:rPr>
          <w:rStyle w:val="CommentReference"/>
          <w:lang w:val="en-GB"/>
        </w:rPr>
        <w:commentReference w:id="1686"/>
      </w:r>
      <w:r w:rsidRPr="001E7A27">
        <w:rPr>
          <w:color w:val="000000" w:themeColor="text1"/>
          <w:lang w:val="en-GB" w:eastAsia="en-US"/>
        </w:rPr>
        <w:t>, which could partly result from the spatial compensation of the water availability effects on land-atmospheric CO</w:t>
      </w:r>
      <w:r w:rsidRPr="001E7A27">
        <w:rPr>
          <w:color w:val="000000" w:themeColor="text1"/>
          <w:vertAlign w:val="subscript"/>
          <w:lang w:val="en-GB" w:eastAsia="en-US"/>
        </w:rPr>
        <w:t>2</w:t>
      </w:r>
      <w:r w:rsidRPr="001E7A27">
        <w:rPr>
          <w:color w:val="000000" w:themeColor="text1"/>
          <w:lang w:val="en-GB" w:eastAsia="en-US"/>
        </w:rPr>
        <w:t xml:space="preserve"> exchange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"10.1038/nature20780", "ISBN" : "0028-0836", "ISSN" : "0028-0836", "PMID" : "15752562685542250875", "abstract" : "Large interannual variations in the measured growth rate of atmospheric carbon dioxide (CO2) originate primarily from fluctuations in carbon uptake by land ecosystems1,2,3. It remains uncertain, however, to what extent temperature and water availability control the carbon balance of land ecosystems across spatial and temporal scales3,4,5,6,7,8,9,10,11,12,13,14. Here we use empirical models based on eddy covariance data15 and process-based models16,17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balance3,4,5,6,9,11,12,14.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"ITEM-1", "issue" : "7638", "issued" : { "date-parts" : [ [ "2017", "1", "16" ] ] }, "page" : "516-520", "publisher" : "Nature Publishing Group", "title" : "Compensatory water effects link yearly global land CO2 sink changes to temperature", "translator" : [ { "dropping-particle" : "", "family" : "L7503", "given" : "", "non-dropping-particle" : "", "parse-names" : false, "suffix" : "" } ], "type" : "article-journal", "volume" : "541" }, "uris" : [ "http://www.mendeley.com/documents/?uuid=45f9dbfd-62e5-4781-8dd0-67cce3b0f48a" ] } ], "mendeley" : { "formattedCitation" : "(Jung et al., 2017)", "plainTextFormattedCitation" : "(Jung et al., 2017)", "previouslyFormattedCitation" : "(Jung et al., 2017)"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(Jung et al., 2017)</w:t>
      </w:r>
      <w:r w:rsidRPr="001E7A27">
        <w:rPr>
          <w:color w:val="000000" w:themeColor="text1"/>
          <w:lang w:val="en-GB" w:eastAsia="en-US"/>
        </w:rPr>
        <w:fldChar w:fldCharType="end"/>
      </w:r>
      <w:r w:rsidRPr="001E7A27">
        <w:rPr>
          <w:color w:val="000000" w:themeColor="text1"/>
          <w:lang w:val="en-GB" w:eastAsia="en-US"/>
        </w:rPr>
        <w:t xml:space="preserve">. </w:t>
      </w:r>
    </w:p>
    <w:p w14:paraId="4400FB34" w14:textId="77777777" w:rsidR="008D65F5" w:rsidRPr="001E7A27" w:rsidRDefault="008D65F5" w:rsidP="005C7F25">
      <w:pPr>
        <w:pStyle w:val="AR6BodyText"/>
        <w:rPr>
          <w:color w:val="000000" w:themeColor="text1"/>
          <w:lang w:val="en-GB" w:eastAsia="en-US"/>
        </w:rPr>
      </w:pPr>
    </w:p>
    <w:p w14:paraId="36689363" w14:textId="77777777" w:rsidR="002F5491" w:rsidRPr="001E7A27" w:rsidRDefault="002F5491" w:rsidP="005C7F25">
      <w:pPr>
        <w:pStyle w:val="AR6BodyText"/>
        <w:rPr>
          <w:color w:val="000000" w:themeColor="text1"/>
          <w:lang w:val="en-GB" w:eastAsia="en-US"/>
        </w:rPr>
      </w:pPr>
    </w:p>
    <w:p w14:paraId="74B1DFCB" w14:textId="77777777" w:rsidR="008D65F5" w:rsidRPr="001E7A27" w:rsidRDefault="008D65F5" w:rsidP="005C7F25">
      <w:pPr>
        <w:pStyle w:val="AR6BodyText"/>
        <w:rPr>
          <w:rFonts w:eastAsia="Bliss"/>
          <w:b/>
          <w:lang w:val="en-GB"/>
        </w:rPr>
      </w:pPr>
      <w:r w:rsidRPr="001E7A27">
        <w:rPr>
          <w:rFonts w:eastAsia="Bliss"/>
          <w:b/>
          <w:lang w:val="en-GB"/>
        </w:rPr>
        <w:t>[START FIGURE 5.1</w:t>
      </w:r>
      <w:r w:rsidR="000A6681" w:rsidRPr="001E7A27">
        <w:rPr>
          <w:rFonts w:eastAsia="Bliss"/>
          <w:b/>
          <w:lang w:val="en-GB"/>
        </w:rPr>
        <w:t>1</w:t>
      </w:r>
      <w:r w:rsidRPr="001E7A27">
        <w:rPr>
          <w:rFonts w:eastAsia="Bliss"/>
          <w:b/>
          <w:lang w:val="en-GB"/>
        </w:rPr>
        <w:t xml:space="preserve"> HERE]</w:t>
      </w:r>
    </w:p>
    <w:p w14:paraId="23A6A313" w14:textId="77777777" w:rsidR="008D65F5" w:rsidRPr="001E7A27" w:rsidRDefault="008D65F5" w:rsidP="005C7F25">
      <w:pPr>
        <w:pStyle w:val="AR6BodyText"/>
        <w:rPr>
          <w:rFonts w:eastAsia="Bliss"/>
          <w:b/>
          <w:lang w:val="en-GB"/>
        </w:rPr>
      </w:pPr>
    </w:p>
    <w:p w14:paraId="2E54BACF" w14:textId="0ED0E6EB" w:rsidR="00BD1F02" w:rsidRPr="001E7A27" w:rsidRDefault="008D65F5" w:rsidP="005C7F25">
      <w:pPr>
        <w:pStyle w:val="AR6Chap5Figure"/>
        <w:rPr>
          <w:lang w:val="en-GB"/>
        </w:rPr>
      </w:pPr>
      <w:r w:rsidRPr="001E7A27">
        <w:rPr>
          <w:b/>
          <w:bCs/>
          <w:lang w:val="en-GB"/>
        </w:rPr>
        <w:t>Interannual variation in detrended anomalies of the net land CO</w:t>
      </w:r>
      <w:r w:rsidRPr="001E7A27">
        <w:rPr>
          <w:b/>
          <w:bCs/>
          <w:vertAlign w:val="subscript"/>
          <w:lang w:val="en-GB"/>
        </w:rPr>
        <w:t>2</w:t>
      </w:r>
      <w:r w:rsidRPr="001E7A27">
        <w:rPr>
          <w:b/>
          <w:bCs/>
          <w:lang w:val="en-GB"/>
        </w:rPr>
        <w:t xml:space="preserve"> sink and land surface air temperature during 1980–2019</w:t>
      </w:r>
      <w:r w:rsidR="00224ED4" w:rsidRPr="001E7A27">
        <w:rPr>
          <w:b/>
          <w:bCs/>
          <w:lang w:val="en-GB"/>
        </w:rPr>
        <w:t>.</w:t>
      </w:r>
      <w:r w:rsidR="00B263DF" w:rsidRPr="001E7A27">
        <w:rPr>
          <w:b/>
          <w:bCs/>
          <w:lang w:val="en-GB" w:eastAsia="zh-CN"/>
        </w:rPr>
        <w:t xml:space="preserve"> </w:t>
      </w:r>
      <w:r w:rsidRPr="001E7A27">
        <w:rPr>
          <w:b/>
          <w:bCs/>
          <w:lang w:val="en-GB" w:eastAsia="zh-CN"/>
        </w:rPr>
        <w:t xml:space="preserve"> </w:t>
      </w:r>
      <w:r w:rsidR="00B263DF" w:rsidRPr="001E7A27">
        <w:rPr>
          <w:lang w:val="en-GB"/>
        </w:rPr>
        <w:t>C</w:t>
      </w:r>
      <w:r w:rsidRPr="001E7A27">
        <w:rPr>
          <w:lang w:val="en-GB"/>
        </w:rPr>
        <w:t>orrelation coefficient</w:t>
      </w:r>
      <w:r w:rsidR="00F55749" w:rsidRPr="001E7A27">
        <w:rPr>
          <w:lang w:val="en-GB"/>
        </w:rPr>
        <w:t>s</w:t>
      </w:r>
      <w:r w:rsidRPr="001E7A27">
        <w:rPr>
          <w:lang w:val="en-GB"/>
        </w:rPr>
        <w:t xml:space="preserve"> between the net land CO</w:t>
      </w:r>
      <w:r w:rsidRPr="001E7A27">
        <w:rPr>
          <w:vertAlign w:val="subscript"/>
          <w:lang w:val="en-GB"/>
        </w:rPr>
        <w:t>2</w:t>
      </w:r>
      <w:r w:rsidRPr="001E7A27">
        <w:rPr>
          <w:lang w:val="en-GB"/>
        </w:rPr>
        <w:t xml:space="preserve"> sink</w:t>
      </w:r>
      <w:r w:rsidRPr="001E7A27" w:rsidDel="000A6CC7">
        <w:rPr>
          <w:lang w:val="en-GB"/>
        </w:rPr>
        <w:t xml:space="preserve"> </w:t>
      </w:r>
      <w:r w:rsidRPr="001E7A27">
        <w:rPr>
          <w:lang w:val="en-GB"/>
        </w:rPr>
        <w:t>anomalies and temperature anomalies</w:t>
      </w:r>
      <w:r w:rsidR="00B263DF" w:rsidRPr="001E7A27">
        <w:rPr>
          <w:lang w:val="en-GB"/>
        </w:rPr>
        <w:t xml:space="preserve"> are show on the right bar plots</w:t>
      </w:r>
      <w:r w:rsidRPr="001E7A27">
        <w:rPr>
          <w:lang w:val="en-GB"/>
        </w:rPr>
        <w:t>. The net land CO</w:t>
      </w:r>
      <w:r w:rsidRPr="001E7A27">
        <w:rPr>
          <w:vertAlign w:val="subscript"/>
          <w:lang w:val="en-GB"/>
        </w:rPr>
        <w:t>2</w:t>
      </w:r>
      <w:r w:rsidRPr="001E7A27">
        <w:rPr>
          <w:lang w:val="en-GB"/>
        </w:rPr>
        <w:t xml:space="preserve"> sink</w:t>
      </w:r>
      <w:r w:rsidRPr="001E7A27" w:rsidDel="000A6CC7">
        <w:rPr>
          <w:lang w:val="en-GB"/>
        </w:rPr>
        <w:t xml:space="preserve"> </w:t>
      </w:r>
      <w:r w:rsidRPr="001E7A27">
        <w:rPr>
          <w:lang w:val="en-GB"/>
        </w:rPr>
        <w:t xml:space="preserve">is estimated by </w:t>
      </w:r>
      <w:r w:rsidRPr="001E7A27">
        <w:rPr>
          <w:lang w:val="en-GB" w:eastAsia="zh-CN"/>
        </w:rPr>
        <w:t xml:space="preserve">four </w:t>
      </w:r>
      <w:r w:rsidRPr="001E7A27">
        <w:rPr>
          <w:lang w:val="en-GB"/>
        </w:rPr>
        <w:t xml:space="preserve">atmospheric inversions (blue) and fifteen </w:t>
      </w:r>
      <w:r w:rsidR="00065385" w:rsidRPr="001E7A27">
        <w:rPr>
          <w:lang w:val="en-GB"/>
        </w:rPr>
        <w:t xml:space="preserve">Dynamic Global Vegetation Models </w:t>
      </w:r>
      <w:r w:rsidRPr="001E7A27">
        <w:rPr>
          <w:lang w:val="en-GB"/>
        </w:rPr>
        <w:t xml:space="preserve">(DGVMs) (green), respectively </w:t>
      </w:r>
      <w:r w:rsidR="00BD1F02" w:rsidRPr="001E7A27">
        <w:rPr>
          <w:lang w:val="en-GB"/>
        </w:rPr>
        <w:fldChar w:fldCharType="begin" w:fldLock="1"/>
      </w:r>
      <w:r w:rsidR="00747167" w:rsidRPr="001E7A2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BD1F02" w:rsidRPr="001E7A27">
        <w:rPr>
          <w:lang w:val="en-GB"/>
        </w:rPr>
        <w:fldChar w:fldCharType="separate"/>
      </w:r>
      <w:r w:rsidR="00025FA2" w:rsidRPr="001E7A27">
        <w:rPr>
          <w:noProof/>
          <w:lang w:val="en-GB"/>
        </w:rPr>
        <w:t>(Friedlingstein et al., 2020)</w:t>
      </w:r>
      <w:r w:rsidR="00BD1F02" w:rsidRPr="001E7A27">
        <w:rPr>
          <w:lang w:val="en-GB"/>
        </w:rPr>
        <w:fldChar w:fldCharType="end"/>
      </w:r>
      <w:r w:rsidR="005A4924" w:rsidRPr="001E7A27">
        <w:rPr>
          <w:lang w:val="en-GB"/>
        </w:rPr>
        <w:t>.</w:t>
      </w:r>
      <w:r w:rsidRPr="001E7A27">
        <w:rPr>
          <w:lang w:val="en-GB"/>
        </w:rPr>
        <w:t xml:space="preserve"> Solid blue and green lines show model mean detrended anomalies of the net land CO</w:t>
      </w:r>
      <w:r w:rsidRPr="001E7A27">
        <w:rPr>
          <w:vertAlign w:val="subscript"/>
          <w:lang w:val="en-GB"/>
        </w:rPr>
        <w:t>2</w:t>
      </w:r>
      <w:r w:rsidRPr="001E7A27">
        <w:rPr>
          <w:lang w:val="en-GB"/>
        </w:rPr>
        <w:t xml:space="preserve"> sink. The ensemble mean of DGVMs is bounded by the 1–</w:t>
      </w:r>
      <w:r w:rsidRPr="001E7A27">
        <w:rPr>
          <w:rFonts w:cs="Times New Roman"/>
          <w:lang w:val="en-GB"/>
        </w:rPr>
        <w:t>σ inter-model spread in each large latitude band (North 30°N–90°N, Tropics 30°S–30°N, South 90°S–30°S)</w:t>
      </w:r>
      <w:r w:rsidRPr="001E7A27">
        <w:rPr>
          <w:lang w:val="en-GB"/>
        </w:rPr>
        <w:t xml:space="preserve"> and the globe</w:t>
      </w:r>
      <w:r w:rsidRPr="001E7A27">
        <w:rPr>
          <w:lang w:val="en-GB" w:eastAsia="zh-CN"/>
        </w:rPr>
        <w:t xml:space="preserve">. </w:t>
      </w:r>
      <w:r w:rsidRPr="001E7A27">
        <w:rPr>
          <w:lang w:val="en-GB"/>
        </w:rPr>
        <w:t>The ensemble mean</w:t>
      </w:r>
      <w:r w:rsidRPr="001E7A27">
        <w:rPr>
          <w:lang w:val="en-GB" w:eastAsia="zh-CN"/>
        </w:rPr>
        <w:t xml:space="preserve"> </w:t>
      </w:r>
      <w:r w:rsidRPr="001E7A27">
        <w:rPr>
          <w:lang w:val="en-GB"/>
        </w:rPr>
        <w:t>of atmospheric inversions</w:t>
      </w:r>
      <w:r w:rsidRPr="001E7A27">
        <w:rPr>
          <w:lang w:val="en-GB" w:eastAsia="zh-CN"/>
        </w:rPr>
        <w:t xml:space="preserve"> is bounded by model spread</w:t>
      </w:r>
      <w:r w:rsidRPr="001E7A27">
        <w:rPr>
          <w:lang w:val="en-GB"/>
        </w:rPr>
        <w:t>. For each latitudinal band, the anomalies of the net land CO</w:t>
      </w:r>
      <w:r w:rsidRPr="001E7A27">
        <w:rPr>
          <w:vertAlign w:val="subscript"/>
          <w:lang w:val="en-GB"/>
        </w:rPr>
        <w:t>2</w:t>
      </w:r>
      <w:r w:rsidRPr="001E7A27">
        <w:rPr>
          <w:lang w:val="en-GB"/>
        </w:rPr>
        <w:t xml:space="preserve"> sink and temperature (orange) were obtained by removing the long-term trend and seasonal cycle. A 12-month running mean was </w:t>
      </w:r>
      <w:r w:rsidR="00483951" w:rsidRPr="001E7A27">
        <w:rPr>
          <w:lang w:val="en-GB"/>
        </w:rPr>
        <w:t xml:space="preserve">applied </w:t>
      </w:r>
      <w:r w:rsidRPr="001E7A27">
        <w:rPr>
          <w:lang w:val="en-GB"/>
        </w:rPr>
        <w:t>to reduce high-frequency noise. The bars in the right panels show correlation coefficients between the net land CO</w:t>
      </w:r>
      <w:r w:rsidRPr="001E7A27">
        <w:rPr>
          <w:vertAlign w:val="subscript"/>
          <w:lang w:val="en-GB"/>
        </w:rPr>
        <w:t>2</w:t>
      </w:r>
      <w:r w:rsidRPr="001E7A27">
        <w:rPr>
          <w:lang w:val="en-GB"/>
        </w:rPr>
        <w:t xml:space="preserve"> sink anomalies and temperature anomalies for each region. Two asterisks indicate P&lt;0.01, and one indicates P&lt;0.05. Grey shaded area shows the intensity of El Niño southern oscillation (ENSO) as defined by the Ni</w:t>
      </w:r>
      <w:r w:rsidR="00233B7F" w:rsidRPr="001E7A27">
        <w:rPr>
          <w:lang w:val="en-GB"/>
        </w:rPr>
        <w:t>ñ</w:t>
      </w:r>
      <w:r w:rsidRPr="001E7A27">
        <w:rPr>
          <w:lang w:val="en-GB"/>
        </w:rPr>
        <w:t xml:space="preserve">o 3.4 index. Two volcanic eruptions (El Chichón eruption and Pinatubo eruption) are indicated with light blue dashed lines. Temperature data are from the Climatic Research Unit (CRU), University of East Anglia </w:t>
      </w:r>
      <w:r w:rsidRPr="001E7A27">
        <w:rPr>
          <w:lang w:val="en-GB"/>
        </w:rPr>
        <w:fldChar w:fldCharType="begin" w:fldLock="1"/>
      </w:r>
      <w:r w:rsidR="00747167" w:rsidRPr="001E7A27">
        <w:rPr>
          <w:lang w:val="en-GB"/>
        </w:rPr>
        <w:instrText>ADDIN CSL_CITATION { "citationItems" : [ { "id" : "ITEM-1", "itemData" : { "DOI" : "10.1002/joc.3711", "ISBN" : "1097-0088", "ISSN" : "08998418", "PMID" : "16338704", "abstract" : "This paper describes the construction of an updated gridded climate dataset (referred to as CRU TS3.10) from monthly observations at meteorological stations across the world's land areas. Station anomalies (from 1961 to 1990 means) were interpolated into 0.5\u00b0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\u00a9 2013 Royal Meteorological Society", "author" : [ { "dropping-particle" : "", "family" : "Harris", "given" : "I.", "non-dropping-particle" : "", "parse-names" : false, "suffix" : "" }, { "dropping-particle" : "", "family" : "Jones", "given" : "P.D.", "non-dropping-particle" : "", "parse-names" : false, "suffix" : "" }, { "dropping-particle" : "", "family" : "Osborn", "given" : "T.J.", "non-dropping-particle" : "", "parse-names" : false, "suffix" : "" }, { "dropping-particle" : "", "family" : "Lister", "given" : "D.H.", "non-dropping-particle" : "", "parse-names" : false, "suffix" : "" } ], "container-title" : "International Journal of Climatology", "id" : "ITEM-1", "issue" : "3", "issued" : { "date-parts" : [ [ "2014", "3", "15" ] ] }, "page" : "623-642", "title" : "Updated high-resolution grids of monthly climatic observations \u2013 the CRU TS3.10 Dataset", "translator" : [ { "dropping-particle" : "", "family" : "L1496", "given" : "", "non-dropping-particle" : "", "parse-names" : false, "suffix" : "" } ], "type" : "article-journal", "volume" : "34" }, "uris" : [ "http://www.mendeley.com/documents/?uuid=0252e9d6-c64f-4a3d-97ed-2ece7e071018" ] } ], "mendeley" : { "formattedCitation" : "(Harris et al., 2014)", "plainTextFormattedCitation" : "(Harris et al., 2014)", "previouslyFormattedCitation" : "(Harris et al., 2014)" }, "properties" : { "noteIndex" : 0 }, "schema" : "https://github.com/citation-style-language/schema/raw/master/csl-citation.json" }</w:instrText>
      </w:r>
      <w:r w:rsidRPr="001E7A27">
        <w:rPr>
          <w:lang w:val="en-GB"/>
        </w:rPr>
        <w:fldChar w:fldCharType="separate"/>
      </w:r>
      <w:r w:rsidR="00025FA2" w:rsidRPr="001E7A27">
        <w:rPr>
          <w:noProof/>
          <w:lang w:val="en-GB"/>
        </w:rPr>
        <w:t>(Harris et al., 2014)</w:t>
      </w:r>
      <w:r w:rsidRPr="001E7A27">
        <w:rPr>
          <w:lang w:val="en-GB"/>
        </w:rPr>
        <w:fldChar w:fldCharType="end"/>
      </w:r>
      <w:r w:rsidRPr="001E7A27">
        <w:rPr>
          <w:lang w:val="en-GB"/>
        </w:rPr>
        <w:t xml:space="preserve">. Anomalies were calculated following </w:t>
      </w:r>
      <w:r w:rsidRPr="001E7A27">
        <w:rPr>
          <w:lang w:val="en-GB"/>
        </w:rPr>
        <w:fldChar w:fldCharType="begin" w:fldLock="1"/>
      </w:r>
      <w:r w:rsidR="00747167" w:rsidRPr="001E7A27">
        <w:rPr>
          <w:lang w:val="en-GB"/>
        </w:rPr>
        <w:instrText>ADDIN CSL_CITATION { "citationItems" : [ { "id" : "ITEM-1", "itemData" : { "DOI" : "10.1029/2004GB002258", "ISSN" : "08866236", "abstract" : "A Time-dependent inverse (TDI) model is used to estimate carbon dioxide (CO2) fluxes for 64 regions of the globe from atmospheric measurements in the period January 1994 to December 2001. The global land anomalies agree fairly well with earlier results. Large variability in CO2 fluxes are recorded from the land regions, which are typically controlled by the available water for photosynthesis, and air temperature and soil moisture dependent heterotrophic respiration. For example, the anomalous CO2 emissions during the 1997/1998 El Ni\u00f1o period are estimated to be about 1.27 \u00b1 0.22, 2.06 \u00b1 0.37, and 1.17 \u00b1 0.20 Pg-C yr-1 from tropical regions in Asia, South America, and Africa, respectively. The CO2 flux anomalies for boreal Asia region are estimated to be 0.83 \u00b1 0.19 and 0.45 \u00b1 0.14 Pg-C yr-1 of CO2 during 1996 and 1998, respectively. Comparison of inversion results with biogeochemical model simulations provide strong evidence that biomass burning (natural and anthropogenic) constitutes the major component in land-atmosphere carbon flux anomalies. The net biosphere-atmosphere carbon exchanges based on the biogeochemical model used in this study are generally lower than those estimated from TDI model results, by about 1.0 Pg-C yr-1 for the periods and regions of intense fire. The correlation and principal component analyses suggest that changes in meteorology (i.e., rainfall and air temperature) associated with the El Ni\u00f1o Southern Oscillation are the most dominant controlling factors of CO2 flux anomaly in the tropics, followed by the Indian Ocean Dipole Oscillation. Our results indicate that the Arctic and North Atlantic Oscillations are closely linked with CO2 flux variability in the temperate and high-latitude regions. Copyright 2005 by the American Geophysical Union.", "author" : [ { "dropping-particle" : "", "family" : "Patra", "given" : "Prabir K.", "non-dropping-particle" : "", "parse-names" : false, "suffix" : "" }, { "dropping-particle" : "", "family" : "Ishizawa", "given" : "Misa", "non-dropping-particle" : "", "parse-names" : false, "suffix" : "" }, { "dropping-particle" : "", "family" : "Maksyutov", "given" : "Shamil", "non-dropping-particle" : "", "parse-names" : false, "suffix" : "" }, { "dropping-particle" : "", "family" : "Nakazawa", "given" : "Takakiyo", "non-dropping-particle" : "", "parse-names" : false, "suffix" : "" }, { "dropping-particle" : "", "family" : "Inoue", "given" : "Gen", "non-dropping-particle" : "", "parse-names" : false, "suffix" : "" } ], "container-title" : "Global Biogeochemical Cycles", "id" : "ITEM-1", "issued" : { "date-parts" : [ [ "2005" ] ] }, "title" : "Role of biomass burning and climate anomalies for land-atmosphere carbon fluxes based on inverse modeling of atmospheric CO2", "translator" : [ { "dropping-particle" : "", "family" : "L6847", "given" : "", "non-dropping-particle" : "", "parse-names" : false, "suffix" : "" } ], "type" : "article-journal" }, "uris" : [ "http://www.mendeley.com/documents/?uuid=0737f396-2b53-4d95-b8d1-f0cc6bb9c741" ] } ], "mendeley" : { "formattedCitation" : "(Patra et al., 2005)", "manualFormatting" : "Patra et al. (2005)", "plainTextFormattedCitation" : "(Patra et al., 2005)", "previouslyFormattedCitation" : "(Patra et al., 2005)" }, "properties" : { "noteIndex" : 0 }, "schema" : "https://github.com/citation-style-language/schema/raw/master/csl-citation.json" }</w:instrText>
      </w:r>
      <w:r w:rsidRPr="001E7A27">
        <w:rPr>
          <w:lang w:val="en-GB"/>
        </w:rPr>
        <w:fldChar w:fldCharType="separate"/>
      </w:r>
      <w:r w:rsidR="00025FA2" w:rsidRPr="001E7A27">
        <w:rPr>
          <w:noProof/>
          <w:lang w:val="en-GB"/>
        </w:rPr>
        <w:t>Patra et al. (2005)</w:t>
      </w:r>
      <w:r w:rsidRPr="001E7A27">
        <w:rPr>
          <w:lang w:val="en-GB"/>
        </w:rPr>
        <w:fldChar w:fldCharType="end"/>
      </w:r>
      <w:r w:rsidRPr="001E7A27">
        <w:rPr>
          <w:lang w:val="en-GB"/>
        </w:rPr>
        <w:t xml:space="preserve">, but using 12-month low-pass filter and detrended to obtain interannual variations. </w:t>
      </w:r>
      <w:r w:rsidR="00B149E1" w:rsidRPr="001E7A27">
        <w:rPr>
          <w:rFonts w:cs="Times New Roman"/>
          <w:szCs w:val="20"/>
          <w:lang w:val="en-GB"/>
        </w:rPr>
        <w:t>Further details on data sources and processing are available in the chapter data table (Table 5.SM.6).</w:t>
      </w:r>
    </w:p>
    <w:p w14:paraId="635F47C0" w14:textId="77777777" w:rsidR="008D65F5" w:rsidRPr="001E7A27" w:rsidRDefault="008D65F5" w:rsidP="005C7F25">
      <w:pPr>
        <w:pStyle w:val="AR6BodyText"/>
        <w:rPr>
          <w:lang w:val="en-GB" w:eastAsia="en-US"/>
        </w:rPr>
      </w:pPr>
    </w:p>
    <w:p w14:paraId="59506964" w14:textId="77777777" w:rsidR="002C7231" w:rsidRPr="001E7A27" w:rsidRDefault="008D65F5" w:rsidP="005C7F25">
      <w:pPr>
        <w:pStyle w:val="AR6BodyText"/>
        <w:rPr>
          <w:b/>
          <w:lang w:val="en-GB"/>
        </w:rPr>
      </w:pPr>
      <w:r w:rsidRPr="001E7A27">
        <w:rPr>
          <w:b/>
          <w:lang w:val="en-GB"/>
        </w:rPr>
        <w:t>[END FIGURE 5.1</w:t>
      </w:r>
      <w:r w:rsidR="000A6681" w:rsidRPr="001E7A27">
        <w:rPr>
          <w:b/>
          <w:lang w:val="en-GB"/>
        </w:rPr>
        <w:t>1</w:t>
      </w:r>
      <w:r w:rsidRPr="001E7A27">
        <w:rPr>
          <w:b/>
          <w:lang w:val="en-GB"/>
        </w:rPr>
        <w:t xml:space="preserve"> HERE] </w:t>
      </w:r>
    </w:p>
    <w:p w14:paraId="7CE7F698" w14:textId="77777777" w:rsidR="002C7231" w:rsidRPr="001E7A27" w:rsidRDefault="002C7231" w:rsidP="005C7F25">
      <w:pPr>
        <w:pStyle w:val="AR6BodyText"/>
        <w:rPr>
          <w:lang w:val="en-GB"/>
        </w:rPr>
      </w:pPr>
    </w:p>
    <w:p w14:paraId="7CA48346" w14:textId="77777777" w:rsidR="002F5491" w:rsidRPr="001E7A27" w:rsidRDefault="002F5491" w:rsidP="005C7F25">
      <w:pPr>
        <w:pStyle w:val="AR6BodyText"/>
        <w:rPr>
          <w:lang w:val="en-GB"/>
        </w:rPr>
      </w:pPr>
    </w:p>
    <w:p w14:paraId="69EC1A2E" w14:textId="77777777" w:rsidR="002C7231" w:rsidRPr="001E7A27" w:rsidRDefault="002C7231" w:rsidP="005C7F25">
      <w:pPr>
        <w:pStyle w:val="AR6BodyText"/>
        <w:rPr>
          <w:b/>
          <w:bCs/>
          <w:lang w:val="en-GB"/>
        </w:rPr>
      </w:pPr>
      <w:r w:rsidRPr="001E7A27">
        <w:rPr>
          <w:b/>
          <w:bCs/>
          <w:lang w:val="en-GB"/>
        </w:rPr>
        <w:t>[START CROSS-CHAPTER BOX 5.1]</w:t>
      </w:r>
    </w:p>
    <w:p w14:paraId="21B54562" w14:textId="2F7E139F" w:rsidR="002C7231" w:rsidRPr="001E7A27" w:rsidRDefault="002C7231" w:rsidP="005C7F25">
      <w:pPr>
        <w:pStyle w:val="AR6BodyText"/>
        <w:rPr>
          <w:lang w:val="en-GB"/>
        </w:rPr>
      </w:pPr>
    </w:p>
    <w:p w14:paraId="28725EAF" w14:textId="0615F66B" w:rsidR="00365199" w:rsidRPr="001E7A27" w:rsidRDefault="00365199" w:rsidP="005C7F25">
      <w:pPr>
        <w:pStyle w:val="AR6Chap5Cross-ChapterBox"/>
        <w:shd w:val="clear" w:color="auto" w:fill="DEEAF6" w:themeFill="accent1" w:themeFillTint="33"/>
        <w:rPr>
          <w:lang w:val="en-GB"/>
        </w:rPr>
      </w:pPr>
      <w:bookmarkStart w:id="1687" w:name="_Toc70535658"/>
      <w:r w:rsidRPr="001E7A27">
        <w:rPr>
          <w:lang w:val="en-GB"/>
        </w:rPr>
        <w:t xml:space="preserve">Interactions </w:t>
      </w:r>
      <w:del w:id="1688" w:author="Ian Blenkinsop" w:date="2021-07-28T13:15:00Z">
        <w:r w:rsidRPr="001E7A27" w:rsidDel="00E70A1F">
          <w:rPr>
            <w:lang w:val="en-GB"/>
          </w:rPr>
          <w:delText xml:space="preserve">between </w:delText>
        </w:r>
      </w:del>
      <w:ins w:id="1689" w:author="Ian Blenkinsop" w:date="2021-07-28T13:15:00Z">
        <w:r w:rsidR="00E70A1F" w:rsidRPr="001E7A27">
          <w:rPr>
            <w:lang w:val="en-GB"/>
          </w:rPr>
          <w:t xml:space="preserve">Between </w:t>
        </w:r>
      </w:ins>
      <w:r w:rsidRPr="001E7A27">
        <w:rPr>
          <w:lang w:val="en-GB"/>
        </w:rPr>
        <w:t xml:space="preserve">the </w:t>
      </w:r>
      <w:del w:id="1690" w:author="Ian Blenkinsop" w:date="2021-07-28T13:15:00Z">
        <w:r w:rsidRPr="001E7A27" w:rsidDel="00E70A1F">
          <w:rPr>
            <w:lang w:val="en-GB"/>
          </w:rPr>
          <w:delText xml:space="preserve">carbon </w:delText>
        </w:r>
      </w:del>
      <w:ins w:id="1691" w:author="Ian Blenkinsop" w:date="2021-07-28T13:15:00Z">
        <w:r w:rsidR="00E70A1F" w:rsidRPr="001E7A27">
          <w:rPr>
            <w:lang w:val="en-GB"/>
          </w:rPr>
          <w:t xml:space="preserve">Carbon </w:t>
        </w:r>
      </w:ins>
      <w:r w:rsidRPr="001E7A27">
        <w:rPr>
          <w:lang w:val="en-GB"/>
        </w:rPr>
        <w:t xml:space="preserve">and </w:t>
      </w:r>
      <w:del w:id="1692" w:author="Ian Blenkinsop" w:date="2021-07-28T13:15:00Z">
        <w:r w:rsidRPr="001E7A27" w:rsidDel="00E70A1F">
          <w:rPr>
            <w:lang w:val="en-GB"/>
          </w:rPr>
          <w:delText xml:space="preserve">water </w:delText>
        </w:r>
      </w:del>
      <w:ins w:id="1693" w:author="Ian Blenkinsop" w:date="2021-07-28T13:15:00Z">
        <w:r w:rsidR="00E70A1F" w:rsidRPr="001E7A27">
          <w:rPr>
            <w:lang w:val="en-GB"/>
          </w:rPr>
          <w:t xml:space="preserve">Water </w:t>
        </w:r>
      </w:ins>
      <w:del w:id="1694" w:author="Ian Blenkinsop" w:date="2021-07-28T13:15:00Z">
        <w:r w:rsidRPr="001E7A27" w:rsidDel="00E70A1F">
          <w:rPr>
            <w:lang w:val="en-GB"/>
          </w:rPr>
          <w:delText>cycles</w:delText>
        </w:r>
      </w:del>
      <w:ins w:id="1695" w:author="Ian Blenkinsop" w:date="2021-07-28T13:15:00Z">
        <w:r w:rsidR="00E70A1F" w:rsidRPr="001E7A27">
          <w:rPr>
            <w:lang w:val="en-GB"/>
          </w:rPr>
          <w:t>Cycles</w:t>
        </w:r>
      </w:ins>
      <w:r w:rsidRPr="001E7A27">
        <w:rPr>
          <w:lang w:val="en-GB"/>
        </w:rPr>
        <w:t xml:space="preserve">, </w:t>
      </w:r>
      <w:del w:id="1696" w:author="Ian Blenkinsop" w:date="2021-07-28T13:15:00Z">
        <w:r w:rsidRPr="001E7A27" w:rsidDel="00E70A1F">
          <w:rPr>
            <w:lang w:val="en-GB"/>
          </w:rPr>
          <w:delText xml:space="preserve">particularly </w:delText>
        </w:r>
      </w:del>
      <w:ins w:id="1697" w:author="Ian Blenkinsop" w:date="2021-07-28T13:15:00Z">
        <w:r w:rsidR="00E70A1F" w:rsidRPr="001E7A27">
          <w:rPr>
            <w:lang w:val="en-GB"/>
          </w:rPr>
          <w:t xml:space="preserve">Particularly </w:t>
        </w:r>
      </w:ins>
      <w:del w:id="1698" w:author="Ian Blenkinsop" w:date="2021-07-28T13:15:00Z">
        <w:r w:rsidRPr="001E7A27" w:rsidDel="00E70A1F">
          <w:rPr>
            <w:lang w:val="en-GB"/>
          </w:rPr>
          <w:delText xml:space="preserve">under </w:delText>
        </w:r>
      </w:del>
      <w:ins w:id="1699" w:author="Ian Blenkinsop" w:date="2021-07-28T13:15:00Z">
        <w:r w:rsidR="00E70A1F" w:rsidRPr="001E7A27">
          <w:rPr>
            <w:lang w:val="en-GB"/>
          </w:rPr>
          <w:t xml:space="preserve">Under </w:t>
        </w:r>
      </w:ins>
      <w:del w:id="1700" w:author="Ian Blenkinsop" w:date="2021-07-28T13:15:00Z">
        <w:r w:rsidRPr="001E7A27" w:rsidDel="00E70A1F">
          <w:rPr>
            <w:lang w:val="en-GB"/>
          </w:rPr>
          <w:delText xml:space="preserve">drought </w:delText>
        </w:r>
      </w:del>
      <w:ins w:id="1701" w:author="Ian Blenkinsop" w:date="2021-07-28T13:15:00Z">
        <w:r w:rsidR="00E70A1F" w:rsidRPr="001E7A27">
          <w:rPr>
            <w:lang w:val="en-GB"/>
          </w:rPr>
          <w:t xml:space="preserve">Drought </w:t>
        </w:r>
      </w:ins>
      <w:del w:id="1702" w:author="Ian Blenkinsop" w:date="2021-07-28T13:16:00Z">
        <w:r w:rsidRPr="001E7A27" w:rsidDel="00E70A1F">
          <w:rPr>
            <w:lang w:val="en-GB"/>
          </w:rPr>
          <w:delText>conditions</w:delText>
        </w:r>
      </w:del>
      <w:bookmarkEnd w:id="1687"/>
      <w:ins w:id="1703" w:author="Ian Blenkinsop" w:date="2021-07-28T13:16:00Z">
        <w:r w:rsidR="00E70A1F" w:rsidRPr="001E7A27">
          <w:rPr>
            <w:lang w:val="en-GB"/>
          </w:rPr>
          <w:t>Conditions</w:t>
        </w:r>
      </w:ins>
    </w:p>
    <w:p w14:paraId="46A71932" w14:textId="77777777" w:rsidR="00365199" w:rsidRPr="001E7A27" w:rsidRDefault="00365199" w:rsidP="005C7F25">
      <w:pPr>
        <w:pStyle w:val="AR6Table"/>
        <w:shd w:val="clear" w:color="auto" w:fill="DEEAF6" w:themeFill="accent1" w:themeFillTint="33"/>
        <w:rPr>
          <w:lang w:val="en-GB"/>
        </w:rPr>
      </w:pPr>
    </w:p>
    <w:p w14:paraId="137E60CB" w14:textId="65067982" w:rsidR="00365199" w:rsidRPr="001E7A27" w:rsidRDefault="00365199" w:rsidP="005C7F25">
      <w:pPr>
        <w:pStyle w:val="AR6BodyText"/>
        <w:shd w:val="clear" w:color="auto" w:fill="DEEAF6" w:themeFill="accent1" w:themeFillTint="33"/>
        <w:rPr>
          <w:rFonts w:cs="Times New Roman"/>
          <w:bCs/>
          <w:lang w:val="en-GB"/>
        </w:rPr>
      </w:pPr>
      <w:r w:rsidRPr="001E7A27">
        <w:rPr>
          <w:rFonts w:cs="Times New Roman"/>
          <w:b/>
          <w:bCs/>
          <w:lang w:val="en-GB"/>
        </w:rPr>
        <w:t xml:space="preserve">Contributors: </w:t>
      </w:r>
      <w:r w:rsidRPr="001E7A27">
        <w:rPr>
          <w:rFonts w:cs="Times New Roman"/>
          <w:bCs/>
          <w:lang w:val="en-GB"/>
        </w:rPr>
        <w:t>Josep G</w:t>
      </w:r>
      <w:r w:rsidR="008102D9" w:rsidRPr="001E7A27">
        <w:rPr>
          <w:rFonts w:cs="Times New Roman"/>
          <w:bCs/>
          <w:lang w:val="en-GB"/>
        </w:rPr>
        <w:t>.</w:t>
      </w:r>
      <w:r w:rsidRPr="001E7A27">
        <w:rPr>
          <w:rFonts w:cs="Times New Roman"/>
          <w:bCs/>
          <w:lang w:val="en-GB"/>
        </w:rPr>
        <w:t xml:space="preserve"> Canadell</w:t>
      </w:r>
      <w:r w:rsidR="002C36A7" w:rsidRPr="001E7A27">
        <w:rPr>
          <w:rFonts w:cs="Times New Roman"/>
          <w:bCs/>
          <w:lang w:val="en-GB"/>
        </w:rPr>
        <w:t xml:space="preserve"> (Australia)</w:t>
      </w:r>
      <w:r w:rsidRPr="001E7A27">
        <w:rPr>
          <w:rFonts w:cs="Times New Roman"/>
          <w:bCs/>
          <w:lang w:val="en-GB"/>
        </w:rPr>
        <w:t>, Philippe Ciais</w:t>
      </w:r>
      <w:r w:rsidR="002C36A7" w:rsidRPr="001E7A27">
        <w:rPr>
          <w:rFonts w:cs="Times New Roman"/>
          <w:bCs/>
          <w:lang w:val="en-GB"/>
        </w:rPr>
        <w:t xml:space="preserve"> (France)</w:t>
      </w:r>
      <w:r w:rsidRPr="001E7A27">
        <w:rPr>
          <w:rFonts w:cs="Times New Roman"/>
          <w:bCs/>
          <w:lang w:val="en-GB"/>
        </w:rPr>
        <w:t xml:space="preserve">, </w:t>
      </w:r>
      <w:r w:rsidRPr="001E7A27">
        <w:rPr>
          <w:rFonts w:cs="Times New Roman"/>
          <w:bCs/>
          <w:color w:val="000000"/>
          <w:lang w:val="en-GB"/>
        </w:rPr>
        <w:t>Hervé Douville</w:t>
      </w:r>
      <w:r w:rsidR="002C36A7" w:rsidRPr="001E7A27">
        <w:rPr>
          <w:rFonts w:cs="Times New Roman"/>
          <w:bCs/>
          <w:color w:val="000000"/>
          <w:lang w:val="en-GB"/>
        </w:rPr>
        <w:t xml:space="preserve"> (France)</w:t>
      </w:r>
      <w:r w:rsidRPr="001E7A27">
        <w:rPr>
          <w:rFonts w:cs="Times New Roman"/>
          <w:bCs/>
          <w:lang w:val="en-GB"/>
        </w:rPr>
        <w:t xml:space="preserve">, </w:t>
      </w:r>
      <w:r w:rsidRPr="001E7A27">
        <w:rPr>
          <w:rFonts w:cs="Times New Roman"/>
          <w:bCs/>
          <w:color w:val="000000"/>
          <w:lang w:val="en-GB"/>
        </w:rPr>
        <w:t>Sabine Fuss</w:t>
      </w:r>
      <w:r w:rsidR="002C36A7" w:rsidRPr="001E7A27">
        <w:rPr>
          <w:rFonts w:cs="Times New Roman"/>
          <w:bCs/>
          <w:color w:val="000000"/>
          <w:lang w:val="en-GB"/>
        </w:rPr>
        <w:t xml:space="preserve"> (Germany)</w:t>
      </w:r>
      <w:r w:rsidRPr="001E7A27">
        <w:rPr>
          <w:rFonts w:cs="Times New Roman"/>
          <w:bCs/>
          <w:color w:val="000000"/>
          <w:lang w:val="en-GB"/>
        </w:rPr>
        <w:t xml:space="preserve">, </w:t>
      </w:r>
      <w:r w:rsidRPr="001E7A27">
        <w:rPr>
          <w:rFonts w:cs="Times New Roman"/>
          <w:bCs/>
          <w:lang w:val="en-GB"/>
        </w:rPr>
        <w:t>Robert Jackson</w:t>
      </w:r>
      <w:r w:rsidR="002C36A7" w:rsidRPr="001E7A27">
        <w:rPr>
          <w:rFonts w:cs="Times New Roman"/>
          <w:bCs/>
          <w:lang w:val="en-GB"/>
        </w:rPr>
        <w:t xml:space="preserve"> (</w:t>
      </w:r>
      <w:r w:rsidR="008102D9" w:rsidRPr="001E7A27">
        <w:rPr>
          <w:lang w:val="en-GB"/>
        </w:rPr>
        <w:t>United States of America</w:t>
      </w:r>
      <w:r w:rsidR="002C36A7" w:rsidRPr="001E7A27">
        <w:rPr>
          <w:rFonts w:cs="Times New Roman"/>
          <w:bCs/>
          <w:lang w:val="en-GB"/>
        </w:rPr>
        <w:t>)</w:t>
      </w:r>
      <w:r w:rsidRPr="001E7A27">
        <w:rPr>
          <w:rFonts w:cs="Times New Roman"/>
          <w:bCs/>
          <w:lang w:val="en-GB"/>
        </w:rPr>
        <w:t>, Annalea Lohila</w:t>
      </w:r>
      <w:r w:rsidR="002C36A7" w:rsidRPr="001E7A27">
        <w:rPr>
          <w:rFonts w:cs="Times New Roman"/>
          <w:bCs/>
          <w:lang w:val="en-GB"/>
        </w:rPr>
        <w:t xml:space="preserve"> (Finland)</w:t>
      </w:r>
      <w:r w:rsidRPr="001E7A27">
        <w:rPr>
          <w:rFonts w:cs="Times New Roman"/>
          <w:bCs/>
          <w:lang w:val="en-GB"/>
        </w:rPr>
        <w:t>, Shilong Piao</w:t>
      </w:r>
      <w:r w:rsidR="002C36A7" w:rsidRPr="001E7A27">
        <w:rPr>
          <w:rFonts w:cs="Times New Roman"/>
          <w:bCs/>
          <w:lang w:val="en-GB"/>
        </w:rPr>
        <w:t xml:space="preserve"> (China)</w:t>
      </w:r>
      <w:r w:rsidRPr="001E7A27">
        <w:rPr>
          <w:rFonts w:cs="Times New Roman"/>
          <w:bCs/>
          <w:lang w:val="en-GB"/>
        </w:rPr>
        <w:t>, Sonia I. Seneviratne</w:t>
      </w:r>
      <w:r w:rsidR="002C36A7" w:rsidRPr="001E7A27">
        <w:rPr>
          <w:rFonts w:cs="Times New Roman"/>
          <w:bCs/>
          <w:lang w:val="en-GB"/>
        </w:rPr>
        <w:t xml:space="preserve"> (Switzerland)</w:t>
      </w:r>
      <w:r w:rsidRPr="001E7A27">
        <w:rPr>
          <w:rFonts w:cs="Times New Roman"/>
          <w:bCs/>
          <w:lang w:val="en-GB"/>
        </w:rPr>
        <w:t xml:space="preserve">, </w:t>
      </w:r>
      <w:r w:rsidRPr="001E7A27">
        <w:rPr>
          <w:rFonts w:cs="Times New Roman"/>
          <w:bCs/>
          <w:color w:val="000000"/>
          <w:lang w:val="en-GB"/>
        </w:rPr>
        <w:t>Sergio M. Vicente-Serrano</w:t>
      </w:r>
      <w:r w:rsidR="002C36A7" w:rsidRPr="001E7A27">
        <w:rPr>
          <w:rFonts w:cs="Times New Roman"/>
          <w:bCs/>
          <w:color w:val="000000"/>
          <w:lang w:val="en-GB"/>
        </w:rPr>
        <w:t xml:space="preserve"> (Spain)</w:t>
      </w:r>
      <w:r w:rsidRPr="001E7A27">
        <w:rPr>
          <w:rFonts w:cs="Times New Roman"/>
          <w:bCs/>
          <w:color w:val="000000"/>
          <w:lang w:val="en-GB"/>
        </w:rPr>
        <w:t xml:space="preserve">, </w:t>
      </w:r>
      <w:r w:rsidRPr="001E7A27">
        <w:rPr>
          <w:rFonts w:cs="Times New Roman"/>
          <w:bCs/>
          <w:lang w:val="en-GB"/>
        </w:rPr>
        <w:t>Sönke Zaehle</w:t>
      </w:r>
      <w:r w:rsidR="002C36A7" w:rsidRPr="001E7A27">
        <w:rPr>
          <w:rFonts w:cs="Times New Roman"/>
          <w:bCs/>
          <w:lang w:val="en-GB"/>
        </w:rPr>
        <w:t xml:space="preserve"> (Germany)</w:t>
      </w:r>
    </w:p>
    <w:p w14:paraId="7254061D" w14:textId="77777777" w:rsidR="00365199" w:rsidRPr="001E7A27" w:rsidRDefault="00365199" w:rsidP="005C7F25">
      <w:pPr>
        <w:pStyle w:val="AR6BodyText"/>
        <w:shd w:val="clear" w:color="auto" w:fill="DEEAF6" w:themeFill="accent1" w:themeFillTint="33"/>
        <w:rPr>
          <w:rFonts w:cs="Times New Roman"/>
          <w:lang w:val="en-GB"/>
        </w:rPr>
      </w:pPr>
    </w:p>
    <w:p w14:paraId="1C7B737C" w14:textId="1EE659CD" w:rsidR="00365199" w:rsidRPr="001E7A27" w:rsidRDefault="00365199" w:rsidP="005C7F25">
      <w:pPr>
        <w:pStyle w:val="AR6BodyText"/>
        <w:shd w:val="clear" w:color="auto" w:fill="DEEAF6" w:themeFill="accent1" w:themeFillTint="33"/>
        <w:rPr>
          <w:rFonts w:cs="Times New Roman"/>
          <w:lang w:val="en-GB"/>
        </w:rPr>
      </w:pPr>
      <w:r w:rsidRPr="001E7A27">
        <w:rPr>
          <w:rFonts w:cs="Times New Roman"/>
          <w:lang w:val="en-GB"/>
        </w:rPr>
        <w:t xml:space="preserve">This box presents an assessment of interactions between the carbon and water cycles that influence the dynamics of the biosphere and its interaction with the climate system. It also highlights </w:t>
      </w:r>
      <w:commentRangeStart w:id="1704"/>
      <w:commentRangeStart w:id="1705"/>
      <w:r w:rsidRPr="001E7A27">
        <w:rPr>
          <w:rFonts w:cs="Times New Roman"/>
          <w:lang w:val="en-GB"/>
        </w:rPr>
        <w:t>carbon</w:t>
      </w:r>
      <w:ins w:id="1706" w:author="Tom Maycock" w:date="2021-09-08T16:12:00Z">
        <w:r w:rsidR="001E7A27" w:rsidRPr="001E7A27">
          <w:rPr>
            <w:rFonts w:cs="Times New Roman"/>
            <w:lang w:val="en-GB"/>
          </w:rPr>
          <w:t>–</w:t>
        </w:r>
      </w:ins>
      <w:del w:id="1707" w:author="Tom Maycock" w:date="2021-09-08T16:12:00Z">
        <w:r w:rsidRPr="001E7A27" w:rsidDel="001E7A27">
          <w:rPr>
            <w:rFonts w:cs="Times New Roman"/>
            <w:lang w:val="en-GB"/>
          </w:rPr>
          <w:delText>-</w:delText>
        </w:r>
      </w:del>
      <w:r w:rsidRPr="001E7A27">
        <w:rPr>
          <w:rFonts w:cs="Times New Roman"/>
          <w:lang w:val="en-GB"/>
        </w:rPr>
        <w:t xml:space="preserve">water </w:t>
      </w:r>
      <w:commentRangeEnd w:id="1704"/>
      <w:r w:rsidR="00537B39" w:rsidRPr="001E7A27">
        <w:rPr>
          <w:rStyle w:val="CommentReference"/>
          <w:lang w:val="en-GB"/>
        </w:rPr>
        <w:commentReference w:id="1704"/>
      </w:r>
      <w:commentRangeEnd w:id="1705"/>
      <w:r w:rsidR="001E7A27" w:rsidRPr="001E7A27">
        <w:rPr>
          <w:rStyle w:val="CommentReference"/>
          <w:lang w:val="en-GB"/>
        </w:rPr>
        <w:commentReference w:id="1705"/>
      </w:r>
      <w:r w:rsidRPr="001E7A27">
        <w:rPr>
          <w:rFonts w:cs="Times New Roman"/>
          <w:lang w:val="en-GB"/>
        </w:rPr>
        <w:t xml:space="preserve">trade-offs arising from the use of land-based climate </w:t>
      </w:r>
      <w:ins w:id="1708" w:author="Tom Maycock" w:date="2021-09-08T15:34:00Z">
        <w:r w:rsidR="00FC0403" w:rsidRPr="001E7A27">
          <w:rPr>
            <w:rFonts w:cs="Times New Roman"/>
            <w:lang w:val="en-GB"/>
          </w:rPr>
          <w:t xml:space="preserve">change </w:t>
        </w:r>
      </w:ins>
      <w:r w:rsidRPr="001E7A27">
        <w:rPr>
          <w:rFonts w:cs="Times New Roman"/>
          <w:lang w:val="en-GB"/>
        </w:rPr>
        <w:t>mitigation options. Individual aspects of the interactions between the carbon and water cycles are addressed in separate chapters (</w:t>
      </w:r>
      <w:r w:rsidR="00247E3F" w:rsidRPr="001E7A27">
        <w:rPr>
          <w:rFonts w:cs="Times New Roman"/>
          <w:lang w:val="en-GB"/>
        </w:rPr>
        <w:t xml:space="preserve">Sections </w:t>
      </w:r>
      <w:r w:rsidRPr="001E7A27">
        <w:rPr>
          <w:rFonts w:cs="Times New Roman"/>
          <w:lang w:val="en-GB"/>
        </w:rPr>
        <w:t>5.2.1, 5.4.1, 8.2.3, 8.3.1, 8.4.1</w:t>
      </w:r>
      <w:del w:id="1709" w:author="Ian Blenkinsop" w:date="2021-07-28T13:16:00Z">
        <w:r w:rsidRPr="001E7A27" w:rsidDel="00E70A1F">
          <w:rPr>
            <w:rFonts w:cs="Times New Roman"/>
            <w:lang w:val="en-GB"/>
          </w:rPr>
          <w:delText xml:space="preserve">, </w:delText>
        </w:r>
      </w:del>
      <w:ins w:id="1710" w:author="Ian Blenkinsop" w:date="2021-07-28T13:16:00Z">
        <w:r w:rsidR="00E70A1F" w:rsidRPr="001E7A27">
          <w:rPr>
            <w:rFonts w:cs="Times New Roman"/>
            <w:lang w:val="en-GB"/>
          </w:rPr>
          <w:t xml:space="preserve"> and </w:t>
        </w:r>
      </w:ins>
      <w:r w:rsidRPr="001E7A27">
        <w:rPr>
          <w:rFonts w:cs="Times New Roman"/>
          <w:color w:val="000000" w:themeColor="text1"/>
          <w:lang w:val="en-GB"/>
        </w:rPr>
        <w:t>11.6)</w:t>
      </w:r>
      <w:r w:rsidRPr="001E7A27">
        <w:rPr>
          <w:rFonts w:cs="Times New Roman"/>
          <w:lang w:val="en-GB"/>
        </w:rPr>
        <w:t>. The influence of wetlands and dams on methane emissions is assessed elsewhere (</w:t>
      </w:r>
      <w:r w:rsidR="00247E3F" w:rsidRPr="001E7A27">
        <w:rPr>
          <w:rFonts w:cs="Times New Roman"/>
          <w:lang w:val="en-GB"/>
        </w:rPr>
        <w:t xml:space="preserve">Sections </w:t>
      </w:r>
      <w:r w:rsidRPr="001E7A27">
        <w:rPr>
          <w:rFonts w:cs="Times New Roman"/>
          <w:lang w:val="en-GB"/>
        </w:rPr>
        <w:t>5.2.2, 5.4.7</w:t>
      </w:r>
      <w:del w:id="1711" w:author="Ian Blenkinsop" w:date="2021-07-28T13:16:00Z">
        <w:r w:rsidRPr="001E7A27" w:rsidDel="00E70A1F">
          <w:rPr>
            <w:rFonts w:cs="Times New Roman"/>
            <w:lang w:val="en-GB"/>
          </w:rPr>
          <w:delText xml:space="preserve">, </w:delText>
        </w:r>
      </w:del>
      <w:ins w:id="1712" w:author="Ian Blenkinsop" w:date="2021-07-28T13:16:00Z">
        <w:r w:rsidR="00E70A1F" w:rsidRPr="001E7A27">
          <w:rPr>
            <w:rFonts w:cs="Times New Roman"/>
            <w:lang w:val="en-GB"/>
          </w:rPr>
          <w:t xml:space="preserve"> and </w:t>
        </w:r>
      </w:ins>
      <w:r w:rsidRPr="001E7A27">
        <w:rPr>
          <w:rFonts w:cs="Times New Roman"/>
          <w:lang w:val="en-GB"/>
        </w:rPr>
        <w:t>8.3.1), as well as the consequences of permafrost thawing (</w:t>
      </w:r>
      <w:ins w:id="1713" w:author="Soapbox" w:date="2021-07-17T05:18:00Z">
        <w:r w:rsidR="00537B39" w:rsidRPr="001E7A27">
          <w:rPr>
            <w:rFonts w:cs="Times New Roman"/>
            <w:lang w:val="en-GB"/>
          </w:rPr>
          <w:t>Section 9.5.2</w:t>
        </w:r>
        <w:del w:id="1714" w:author="Ian Blenkinsop" w:date="2021-07-28T13:17:00Z">
          <w:r w:rsidR="00537B39" w:rsidRPr="001E7A27" w:rsidDel="00E70A1F">
            <w:rPr>
              <w:rFonts w:cs="Times New Roman"/>
              <w:lang w:val="en-GB"/>
            </w:rPr>
            <w:delText>;</w:delText>
          </w:r>
        </w:del>
      </w:ins>
      <w:ins w:id="1715" w:author="Ian Blenkinsop" w:date="2021-07-28T13:17:00Z">
        <w:r w:rsidR="00E70A1F" w:rsidRPr="001E7A27">
          <w:rPr>
            <w:rFonts w:cs="Times New Roman"/>
            <w:lang w:val="en-GB"/>
          </w:rPr>
          <w:t xml:space="preserve"> and</w:t>
        </w:r>
      </w:ins>
      <w:ins w:id="1716" w:author="Soapbox" w:date="2021-07-17T05:18:00Z">
        <w:r w:rsidR="00537B39" w:rsidRPr="001E7A27">
          <w:rPr>
            <w:rFonts w:cs="Times New Roman"/>
            <w:lang w:val="en-GB"/>
          </w:rPr>
          <w:t xml:space="preserve"> </w:t>
        </w:r>
      </w:ins>
      <w:r w:rsidRPr="001E7A27">
        <w:rPr>
          <w:rFonts w:cs="Times New Roman"/>
          <w:lang w:val="en-GB"/>
        </w:rPr>
        <w:t>Box 5.1</w:t>
      </w:r>
      <w:del w:id="1717" w:author="Soapbox" w:date="2021-07-17T05:18:00Z">
        <w:r w:rsidRPr="001E7A27" w:rsidDel="00537B39">
          <w:rPr>
            <w:rFonts w:cs="Times New Roman"/>
            <w:lang w:val="en-GB"/>
          </w:rPr>
          <w:delText>,</w:delText>
        </w:r>
        <w:r w:rsidR="00247E3F" w:rsidRPr="001E7A27" w:rsidDel="00537B39">
          <w:rPr>
            <w:rFonts w:cs="Times New Roman"/>
            <w:lang w:val="en-GB"/>
          </w:rPr>
          <w:delText xml:space="preserve"> Section</w:delText>
        </w:r>
        <w:r w:rsidRPr="001E7A27" w:rsidDel="00537B39">
          <w:rPr>
            <w:rFonts w:cs="Times New Roman"/>
            <w:lang w:val="en-GB"/>
          </w:rPr>
          <w:delText xml:space="preserve"> 9.5.2</w:delText>
        </w:r>
      </w:del>
      <w:r w:rsidRPr="001E7A27">
        <w:rPr>
          <w:rFonts w:cs="Times New Roman"/>
          <w:lang w:val="en-GB"/>
        </w:rPr>
        <w:t>) and/or increased flooding (</w:t>
      </w:r>
      <w:r w:rsidR="00247E3F" w:rsidRPr="001E7A27">
        <w:rPr>
          <w:rFonts w:cs="Times New Roman"/>
          <w:lang w:val="en-GB"/>
        </w:rPr>
        <w:t xml:space="preserve">Sections </w:t>
      </w:r>
      <w:r w:rsidRPr="001E7A27">
        <w:rPr>
          <w:rFonts w:cs="Times New Roman"/>
          <w:lang w:val="en-GB"/>
        </w:rPr>
        <w:t>8.4.1, 11.5</w:t>
      </w:r>
      <w:del w:id="1718" w:author="Ian Blenkinsop" w:date="2021-07-28T13:16:00Z">
        <w:r w:rsidRPr="001E7A27" w:rsidDel="00E70A1F">
          <w:rPr>
            <w:rFonts w:cs="Times New Roman"/>
            <w:lang w:val="en-GB"/>
          </w:rPr>
          <w:delText xml:space="preserve">, </w:delText>
        </w:r>
      </w:del>
      <w:ins w:id="1719" w:author="Ian Blenkinsop" w:date="2021-07-28T13:16:00Z">
        <w:r w:rsidR="00E70A1F" w:rsidRPr="001E7A27">
          <w:rPr>
            <w:rFonts w:cs="Times New Roman"/>
            <w:lang w:val="en-GB"/>
          </w:rPr>
          <w:t xml:space="preserve"> and </w:t>
        </w:r>
      </w:ins>
      <w:r w:rsidRPr="001E7A27">
        <w:rPr>
          <w:rFonts w:cs="Times New Roman"/>
          <w:lang w:val="en-GB"/>
        </w:rPr>
        <w:t>12.4) on wetland extent in the northern high latitudes and wet tropics.</w:t>
      </w:r>
    </w:p>
    <w:p w14:paraId="470A13B8" w14:textId="77777777" w:rsidR="00365199" w:rsidRPr="001E7A27" w:rsidRDefault="00365199" w:rsidP="005C7F25">
      <w:pPr>
        <w:pStyle w:val="AR6BodyText"/>
        <w:shd w:val="clear" w:color="auto" w:fill="DEEAF6" w:themeFill="accent1" w:themeFillTint="33"/>
        <w:rPr>
          <w:rFonts w:cs="Times New Roman"/>
          <w:b/>
          <w:bCs/>
          <w:lang w:val="en-GB"/>
        </w:rPr>
      </w:pPr>
    </w:p>
    <w:p w14:paraId="68A3521B" w14:textId="11F01A17" w:rsidR="00365199" w:rsidRPr="001E7A27" w:rsidRDefault="00365199" w:rsidP="005C7F25">
      <w:pPr>
        <w:pStyle w:val="AR6BodyText"/>
        <w:shd w:val="clear" w:color="auto" w:fill="DEEAF6" w:themeFill="accent1" w:themeFillTint="33"/>
        <w:rPr>
          <w:rFonts w:cs="Times New Roman"/>
          <w:b/>
          <w:bCs/>
          <w:lang w:val="en-GB"/>
        </w:rPr>
      </w:pPr>
      <w:r w:rsidRPr="001E7A27">
        <w:rPr>
          <w:rFonts w:cs="Times New Roman"/>
          <w:b/>
          <w:bCs/>
          <w:lang w:val="en-GB"/>
        </w:rPr>
        <w:t>Does elevated CO</w:t>
      </w:r>
      <w:r w:rsidRPr="001E7A27">
        <w:rPr>
          <w:rFonts w:cs="Times New Roman"/>
          <w:b/>
          <w:bCs/>
          <w:vertAlign w:val="subscript"/>
          <w:lang w:val="en-GB"/>
        </w:rPr>
        <w:t>2</w:t>
      </w:r>
      <w:r w:rsidRPr="001E7A27">
        <w:rPr>
          <w:rFonts w:cs="Times New Roman"/>
          <w:b/>
          <w:bCs/>
          <w:lang w:val="en-GB"/>
        </w:rPr>
        <w:t xml:space="preserve"> a</w:t>
      </w:r>
      <w:r w:rsidR="00E5026B" w:rsidRPr="001E7A27">
        <w:rPr>
          <w:rFonts w:cs="Times New Roman"/>
          <w:b/>
          <w:bCs/>
          <w:lang w:val="en-GB"/>
        </w:rPr>
        <w:t>lleviate</w:t>
      </w:r>
      <w:r w:rsidRPr="001E7A27">
        <w:rPr>
          <w:rFonts w:cs="Times New Roman"/>
          <w:b/>
          <w:bCs/>
          <w:lang w:val="en-GB"/>
        </w:rPr>
        <w:t xml:space="preserve"> the impacts of drought?</w:t>
      </w:r>
    </w:p>
    <w:p w14:paraId="5C91D4F6" w14:textId="77777777" w:rsidR="00365199" w:rsidRPr="001E7A27" w:rsidRDefault="00365199" w:rsidP="005C7F25">
      <w:pPr>
        <w:pStyle w:val="AR6BodyText"/>
        <w:shd w:val="clear" w:color="auto" w:fill="DEEAF6" w:themeFill="accent1" w:themeFillTint="33"/>
        <w:rPr>
          <w:rFonts w:cs="Times New Roman"/>
          <w:b/>
          <w:bCs/>
          <w:lang w:val="en-GB"/>
        </w:rPr>
      </w:pPr>
    </w:p>
    <w:p w14:paraId="61A3C492" w14:textId="79B94CCA" w:rsidR="00365199" w:rsidRPr="001E7A27" w:rsidRDefault="00365199" w:rsidP="005C7F25">
      <w:pPr>
        <w:pStyle w:val="CommentText"/>
        <w:shd w:val="clear" w:color="auto" w:fill="DEEAF6" w:themeFill="accent1" w:themeFillTint="33"/>
        <w:rPr>
          <w:rFonts w:cs="Times New Roman"/>
          <w:lang w:eastAsia="en-GB"/>
        </w:rPr>
      </w:pPr>
      <w:r w:rsidRPr="001E7A27">
        <w:rPr>
          <w:rFonts w:cs="Times New Roman"/>
          <w:color w:val="000000"/>
          <w:lang w:eastAsia="en-GB"/>
        </w:rPr>
        <w:t>Increasing atmospheric CO</w:t>
      </w:r>
      <w:r w:rsidRPr="001E7A27">
        <w:rPr>
          <w:rFonts w:cs="Times New Roman"/>
          <w:color w:val="000000"/>
          <w:vertAlign w:val="subscript"/>
          <w:lang w:eastAsia="en-GB"/>
        </w:rPr>
        <w:t>2</w:t>
      </w:r>
      <w:r w:rsidRPr="001E7A27">
        <w:rPr>
          <w:rFonts w:cs="Times New Roman"/>
          <w:color w:val="000000"/>
          <w:lang w:eastAsia="en-GB"/>
        </w:rPr>
        <w:t xml:space="preserve"> concentration enhances leaf photosynthesis and drives a partial closure of leaf stomata, leading to higher water-use efficiency (WUE) at the leaf</w:t>
      </w:r>
      <w:del w:id="1720" w:author="Soapbox" w:date="2021-07-17T05:19:00Z">
        <w:r w:rsidRPr="001E7A27" w:rsidDel="00537B39">
          <w:rPr>
            <w:rFonts w:cs="Times New Roman"/>
            <w:color w:val="000000"/>
            <w:lang w:eastAsia="en-GB"/>
          </w:rPr>
          <w:delText>,</w:delText>
        </w:r>
      </w:del>
      <w:r w:rsidRPr="001E7A27">
        <w:rPr>
          <w:rFonts w:cs="Times New Roman"/>
          <w:color w:val="000000"/>
          <w:lang w:eastAsia="en-GB"/>
        </w:rPr>
        <w:t xml:space="preserve"> canopy to ecosystem scales </w:t>
      </w:r>
      <w:r w:rsidRPr="001E7A27">
        <w:rPr>
          <w:rFonts w:cs="Times New Roman"/>
          <w:color w:val="000000" w:themeColor="text1"/>
          <w:lang w:eastAsia="zh-CN"/>
        </w:rPr>
        <w:fldChar w:fldCharType="begin" w:fldLock="1"/>
      </w:r>
      <w:r w:rsidR="00BC2C5E" w:rsidRPr="001E7A27">
        <w:rPr>
          <w:rFonts w:cs="Times New Roman"/>
          <w:color w:val="000000" w:themeColor="text1"/>
          <w:lang w:eastAsia="zh-CN"/>
        </w:rPr>
        <w:instrText>ADDIN CSL_CITATION { "citationItems" : [ { "id" : "ITEM-1", "itemData" : { "DOI" : "10.1111/gcb.12164", "ISSN" : "13541013", "author"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"Walker", "given" : "Anthony P.", "non-dropping-particle" : "", "parse-names" : false, "suffix" : "" }, { "dropping-particle" : "", "family" : "Dietze", "given" : "Michael C.", "non-dropping-particle" : "", "parse-names" : false, "suffix" : "" }, { "dropping-particle" : "", "family" : "Hickler", "given" : "Thomas", "non-dropping-particle" : "", "parse-names" : false, "suffix" : "" }, { "dropping-particle" : "", "family" : "Jain", "given" : "Atul K.", "non-dropping-particle" : "", "parse-names" : false, "suffix" : "" }, { "dropping-particle" : "", "family" : "Luo", "given" : "Yiqi", "non-dropping-particle" : "", "parse-names" : false, "suffix" : "" }, { "dropping-particle" : "", "family" : "Parton", "given" : "William J.", "non-dropping-particle" : "", "parse-names" : false, "suffix" : "" }, { "dropping-particle" : "", "family" : "Prentice", "given" : "I. Colin", "non-dropping-particle" : "", "parse-names" : false, "suffix" : "" }, { "dropping-particle" : "", "family" : "Smith", "given" : "Benjamin", "non-dropping-particle" : "", "parse-names" : false, "suffix" : "" }, { "dropping-particle" : "", "family" : "Thornton", "given" : "Peter E.", "non-dropping-particle" : "", "parse-names" : false, "suffix" : "" }, { "dropping-particle" : "", "family" : "Wang", "given" : "Shusen", "non-dropping-particle" : "", "parse-names" : false, "suffix" : "" }, { "dropping-particle" : "", "family" : "Wang", "given" : "Ying-Ping", "non-dropping-particle" : "", "parse-names" : false, "suffix" : "" }, { "dropping-particle" : "", "family" : "W\u00e5rlind", "given" : "David", "non-dropping-particle" : "", "parse-names" : false, "suffix" : "" }, { "dropping-particle" : "", "family" : "Weng", "given" : "Ensheng", "non-dropping-particle" : "", "parse-names" : false, "suffix" : "" }, { "dropping-particle" : "", "family" : "Crous", "given" : "Kristine Y.", "non-dropping-particle" : "", "parse-names" : false, "suffix" : "" }, { "dropping-particle" : "", "family" : "Ellsworth", "given" : "David S.", "non-dropping-particle" : "", "parse-names" : false, "suffix" : "" }, { "dropping-particle" : "", "family" : "Hanson", "given" : "Paul J.", "non-dropping-particle" : "", "parse-names" : false, "suffix" : "" }, { "dropping-particle" : "", "family" : "Seok Kim", "given" : "Hyun-", "non-dropping-particle" : "", "parse-names" : false, "suffix" : "" }, { "dropping-particle" : "", "family" : "Warren", "given" : "Jeffrey M.", "non-dropping-particle" : "", "parse-names" : false, "suffix" : "" }, { "dropping-particle" : "", "family" : "Oren", "given" : "Ram", "non-dropping-particle" : "", "parse-names" : false, "suffix" : "" }, { "dropping-particle" : "", "family" : "Norby", "given" : "Richard J.", "non-dropping-particle" : "", "parse-names" : false, "suffix" : "" } ], "container-title" : "Global Change Biology", "id" : "ITEM-1", "issue" : "6", "issued" : { "date-parts" : [ [ "2013", "6" ] ] }, "page" : "1759-1779", "title" : "Forest water use and water use efficiency at elevated CO2 : a model-data intercomparison at two contrasting temperate forest FACE sites", "translator" : [ { "dropping-particle" : "", "family" : "L7505", "given" : "", "non-dropping-particle" : "", "parse-names" : false, "suffix" : "" } ], "type" : "article-journal", "volume" : "19" }, "uris" : [ "http://www.mendeley.com/documents/?uuid=9d6e2205-3120-4a7c-8f86-f06ea25f9322" ] }, { "id" : "ITEM-2", "itemData" : { "DOI" : "10.1146/annurev-ecolsys-102209-144647", "ISSN" : "1543-592X", "abstract" : "Free-air CO2 enrichment (FACE) experiments have provided novel insights into the ecological mechanisms controlling the cycling and storage of carbon in terrestrial ecosystems and contribute to our ability to project how ecosystems respond to increasing CO2 in the Earth's atmosphere. Important lessons emerge by evaluating a set of hypotheses that initially guided the design and longevity of forested FACE experiments. Net primary productivity is increased by elevated CO2, but the response can diminish over time. Carbon accumulation is driven by the distribution of carbon among plant and soil components with differing turnover rates and by interactions between the carbon and nitrogen cycles. Plant community structure may change, but elevated CO2 has only minor effects on microbial community structure. FACE results provide a strong foundation for next-generation experiments in unexplored ecosystems and inform coupled climate-biogeochemical models of the ecological mechanisms controlling ecosystem response to the rising atmospheric CO2 concentration.", "author" : [ { "dropping-particle" : "", "family" : "Norby", "given" : "Richard J", "non-dropping-particle" : "", "parse-names" : false, "suffix" : "" }, { "dropping-particle" : "", "family" : "Zak", "given" : "Donald R", "non-dropping-particle" : "", "parse-names" : false, "suffix" : "" } ], "container-title" : "Annual Review of Ecology, Evolution, and Systematics", "id" : "ITEM-2", "issue" : "1", "issued" : { "date-parts" : [ [ "2011", "12" ] ] }, "page" : "181-203", "title" : "Ecological Lessons from Free-Air CO2 Enrichment (FACE) Experiments", "translator" : [ { "dropping-particle" : "", "family" : "L3847", "given" : "", "non-dropping-particle" : "", "parse-names" : false, "suffix" : "" } ], "type" : "article-journal", "volume" : "42" }, "uris" : [ "http://www.mendeley.com/documents/?uuid=83a82d19-5346-4369-aa79-becc4d2023a8" ] }, { "id" : "ITEM-3", "itemData" : { "DOI" : "10.1111/nph.14288", "ISSN" : "0028-646X", "author" : [ { "dropping-particle" : "", "family" : "Knauer", "given" : "J\u00fcrgen", "non-dropping-particle" : "", "parse-names" : false, "suffix" : "" }, { "dropping-particle" : "", "family" : "Zaehle", "given" : "S\u00f6nke", "non-dropping-particle" : "", "parse-names" : false, "suffix" : "" }, { "dropping-particle" : "", "family" : "Reichstein", "given" : "Markus", "non-dropping-particle" : "", "parse-names" : false, "suffix" : "" }, { "dropping-particle" : "", "family" : "Medlyn", "given" : "Belinda E.", "non-dropping-particle" : "", "parse-names" : false, "suffix" : "" }, { "dropping-particle" : "", "family" : "Forkel", "given" : "Matthias", "non-dropping-particle" : "", "parse-names" : false, "suffix" : "" }, { "dropping-particle" : "", "family" : "Hagemann", "given" : "Stefan", "non-dropping-particle" : "", "parse-names" : false, "suffix" : "" }, { "dropping-particle" : "", "family" : "Werner", "given" : "Christiane", "non-dropping-particle" : "", "parse-names" : false, "suffix" : "" } ], "container-title" : "New Phytologist", "id" : "ITEM-3", "issue" : "4", "issued" : { "date-parts" : [ [ "2017", "3", "7" ] ] }, "page" : "1654-1666", "title" : "The response of ecosystem water\u2010use efficiency to rising atmospheric CO2 concentrations: sensitivity and large\u2010scale biogeochemical implications", "translator" : [ { "dropping-particle" : "", "family" : "L6080", "given" : "", "non-dropping-particle" : "", "parse-names" : false, "suffix" : "" } ], "type" : "article-journal", "volume" : "213" }, "uris" : [ "http://www.mendeley.com/documents/?uuid=d0f6675e-3874-4a34-be91-2e58501f5534" ] }, { "id" : "ITEM-4", "itemData" : { "DOI" : "10.1002/2017JG003890", "ISSN" : "21698953", "author" : [ { "dropping-particle" : "", "family" : "Mastrotheodoros", "given" : "Theodoros", "non-dropping-particle" : "", "parse-names" : false, "suffix" : "" }, { "dropping-particle" : "", "family" : "Pappas", "given" : "Christoforos", "non-dropping-particle" : "", "parse-names" : false, "suffix" : "" }, { "dropping-particle" : "", "family" : "Molnar", "given" : "Peter", "non-dropping-particle" : "", "parse-names" : false, "suffix" : "" }, { "dropping-particle" : "", "family" : "Burlando", "given" : "Paolo", "non-dropping-particle" : "", "parse-names" : false, "suffix" : "" }, { "dropping-particle" : "", "family" : "Keenan", "given" : "Trevor F.", "non-dropping-particle" : "", "parse-names" : false, "suffix" : "" }, { "dropping-particle" : "", "family" : "Gentine", "given" : "Pierre", "non-dropping-particle" : "", "parse-names" : false, "suffix" : "" }, { "dropping-particle" : "", "family" : "Gough", "given" : "Christopher M.", "non-dropping-particle" : "", "parse-names" : false, "suffix" : "" }, { "dropping-particle" : "", "family" : "Fatichi", "given" : "Simone", "non-dropping-particle" : "", "parse-names" : false, "suffix" : "" } ], "container-title" : "Journal of Geophysical Research: Biogeosciences", "id" : "ITEM-4", "issue" : "9", "issued" : { "date-parts" : [ [ "2017", "9" ] ] }, "page" : "2393-2408", "title" : "Linking plant functional trait plasticity and the large increase in forest water use efficiency", "translator" : [ { "dropping-particle" : "", "family" : "L7500", "given" : "", "non-dropping-particle" : "", "parse-names" : false, "suffix" : "" } ], "type" : "article-journal", "volume" : "122" }, "uris" : [ "http://www.mendeley.com/documents/?uuid=eebbd2ad-ab28-4f49-80b1-bd09f5b7ae08" ] }, { "id" : "ITEM-5", "itemData" : { "DOI" : "10.1073/pnas.1605036113", "ISSN" : "10916490", "abstract" : "Increasing concentrations of atmospheric carbon dioxide are expected to affect carbon assimilation and evapotranspiration (ET), ultimately driving changes in plant growth, hydrology, and the global carbon balance. Direct leaf biochemical effects have been widely investigated, whereas indirect effects, although documented, elude explicit quantification in experiments. Here, we used a mechanistic model to investigate the relative contributions of direct (through carbon assimilation) and indirect (via soil moisture savings due to stomatal closure, and changes in leaf area index) effects of elevated CO2 across a variety of ecosystems. We specifically determinedwhich ecosystems and climatic conditions maximize the indirect effects of elevated CO2. The simulations suggest that the indirect effects of elevated CO2 on net primary productivity are large and variable, ranging from less than 10% to more than 100% of the size of direct effects. For ET, indirect effects were, on average, 65% of the size of direct effects. Indirect effects tended to be considerably larger in water-limited ecosystems. As a consequence, the total CO2 effect had a significant, inverse relationship with the wetness index and was directly related to vapor pressure deficit. These results have major implications for our understanding of the CO2 response of ecosystems and for global projections of CO2 fertilization, because, although direct effects are typically understood and easily reproducible in models, simulations of indirect effects are far more challenging and difficult to constrain. Our findings also provide an explanation for the discrepancies between experiments in the total CO2 effect on net primary productivity.", "author" : [ { "dropping-particle" : "", "family" : "Fatichi", "given" : "Simone", "non-dropping-particle" : "", "parse-names" : false, "suffix" : "" }, { "dropping-particle" : "", "family" : "Leuzinger", "given" : "Sebastian", "non-dropping-particle" : "", "parse-names" : false, "suffix" : "" }, { "dropping-particle" : "", "family" : "Paschalis", "given" : "Athanasios", "non-dropping-particle" : "", "parse-names" : false, "suffix" : "" }, { "dropping-particle" : "", "family" : "Adam Langley", "given" : "J.", "non-dropping-particle" : "", "parse-names" : false, "suffix" : "" }, { "dropping-particle" : "", "family" : "Barraclough", "given" : "Alicia Donnellan", "non-dropping-particle" : "", "parse-names" : false, "suffix" : "" }, { "dropping-particle" : "", "family" : "Hovenden", "given" : "Mark J.", "non-dropping-particle" : "", "parse-names" : false, "suffix" : "" } ], "container-title" : "Proceedings of the National Academy of Sciences", "id" : "ITEM-5", "issue" : "45", "issued" : { "date-parts" : [ [ "2016" ] ] }, "page" : "12757-12762", "title" : "Partitioning direct and indirect effects reveals the response of water-limited ecosystems to elevated CO2", "translator" : [ { "dropping-particle" : "", "family" : "L7416", "given" : "", "non-dropping-particle" : "", "parse-names" : false, "suffix" : "" } ], "type" : "article-journal", "volume" : "113" }, "uris" : [ "http://www.mendeley.com/documents/?uuid=0769711c-6e4a-4fe9-857a-39b8085d05ba" ] } ], "mendeley" : { "formattedCitation" : "(Norby and Zak, 2011; De Kauwe et al., 2013; Fatichi et al., 2016; Knauer et al., 2017; Mastrotheodoros et al., 2017)", "plainTextFormattedCitation" : "(Norby and Zak, 2011; De Kauwe et al., 2013; Fatichi et al., 2016; Knauer et al., 2017; Mastrotheodoros et al., 2017)", "previouslyFormattedCitation" : "(Norby and Zak, 2011; De Kauwe et al., 2013; Fatichi et al., 2016; Knauer et al., 2017; Mastrotheodoros et al., 2017)" }, "properties" : { "noteIndex" : 0 }, "schema" : "https://github.com/citation-style-language/schema/raw/master/csl-citation.json" }</w:instrText>
      </w:r>
      <w:r w:rsidRPr="001E7A27">
        <w:rPr>
          <w:rFonts w:cs="Times New Roman"/>
          <w:color w:val="000000" w:themeColor="text1"/>
          <w:lang w:eastAsia="zh-CN"/>
        </w:rPr>
        <w:fldChar w:fldCharType="separate"/>
      </w:r>
      <w:r w:rsidR="00025FA2" w:rsidRPr="001E7A27">
        <w:rPr>
          <w:rFonts w:cs="Times New Roman"/>
          <w:noProof/>
          <w:color w:val="000000" w:themeColor="text1"/>
          <w:lang w:eastAsia="zh-CN"/>
        </w:rPr>
        <w:t>(Norby and Zak, 2011; De Kauwe et al., 2013; Fatichi et al., 2016; Knauer et al., 2017; Mastrotheodoros et al., 2017)</w:t>
      </w:r>
      <w:r w:rsidRPr="001E7A27">
        <w:rPr>
          <w:rFonts w:cs="Times New Roman"/>
          <w:color w:val="000000" w:themeColor="text1"/>
          <w:lang w:eastAsia="zh-CN"/>
        </w:rPr>
        <w:fldChar w:fldCharType="end"/>
      </w:r>
      <w:r w:rsidRPr="001E7A27">
        <w:rPr>
          <w:rFonts w:cs="Times New Roman"/>
          <w:color w:val="000000" w:themeColor="text1"/>
          <w:lang w:eastAsia="zh-CN"/>
        </w:rPr>
        <w:t xml:space="preserve">. </w:t>
      </w:r>
      <w:r w:rsidRPr="001E7A27">
        <w:rPr>
          <w:rFonts w:cs="Times New Roman"/>
        </w:rPr>
        <w:t xml:space="preserve">Since AR5 (Box 6.3), </w:t>
      </w:r>
      <w:r w:rsidRPr="001E7A27">
        <w:rPr>
          <w:rFonts w:cs="Times New Roman"/>
          <w:noProof/>
          <w:color w:val="000000" w:themeColor="text1"/>
          <w:lang w:eastAsia="zh-CN"/>
        </w:rPr>
        <w:t>a growing body of evidence from</w:t>
      </w:r>
      <w:r w:rsidRPr="001E7A27">
        <w:rPr>
          <w:rFonts w:cs="Times New Roman"/>
          <w:color w:val="000000" w:themeColor="text1"/>
          <w:lang w:eastAsia="zh-CN"/>
        </w:rPr>
        <w:t xml:space="preserve"> t</w:t>
      </w:r>
      <w:r w:rsidRPr="001E7A27">
        <w:rPr>
          <w:rFonts w:cs="Times New Roman"/>
          <w:noProof/>
          <w:color w:val="000000" w:themeColor="text1"/>
          <w:lang w:eastAsia="zh-CN"/>
        </w:rPr>
        <w:t xml:space="preserve">ree-ring and carbon isotopes further confirms an increase of plant </w:t>
      </w:r>
      <w:r w:rsidRPr="001E7A27">
        <w:rPr>
          <w:rFonts w:cs="Times New Roman"/>
          <w:color w:val="000000" w:themeColor="text1"/>
          <w:lang w:eastAsia="zh-CN"/>
        </w:rPr>
        <w:t>water-use efficiency</w:t>
      </w:r>
      <w:r w:rsidRPr="001E7A27">
        <w:rPr>
          <w:rFonts w:cs="Times New Roman"/>
          <w:noProof/>
          <w:color w:val="000000" w:themeColor="text1"/>
          <w:lang w:eastAsia="zh-CN"/>
        </w:rPr>
        <w:t xml:space="preserve"> over decadal to centennial time </w:t>
      </w:r>
      <w:r w:rsidRPr="001E7A27">
        <w:rPr>
          <w:rFonts w:cs="Times New Roman"/>
        </w:rPr>
        <w:t xml:space="preserve">scales, with some evidence for a stronger enhancement of photosynthesis compared to stomatal reductions </w:t>
      </w:r>
      <w:r w:rsidRPr="001E7A27">
        <w:rPr>
          <w:rFonts w:cs="Times New Roman"/>
        </w:rPr>
        <w:fldChar w:fldCharType="begin" w:fldLock="1"/>
      </w:r>
      <w:r w:rsidR="00BC2C5E" w:rsidRPr="001E7A27">
        <w:rPr>
          <w:rFonts w:cs="Times New Roman"/>
        </w:rPr>
        <w:instrText>ADDIN CSL_CITATION { "citationItems" : [ { "id" : "ITEM-1", "itemData" : { "DOI" : "10.1038/nclimate2614", "ISBN" : "1758-6798", "ISSN" : "1758-678X", "PMID" : "24907466", "abstract" : "The Earth\u2019s carbon and hydrologic cycles are intimately coupled by gas exchange through plant stomata. However, uncertainties in the magnitude and consequences of the physiological responses of plants to elevated CO2 in natural environments hinders modelling of terrestrial water cycling and carbon storage. Here we use annually resolved long-term \u03b413C tree-ring measurements across a European forest network to reconstruct the physiologically driven response of intercellular CO2 (Ci) caused by atmospheric CO2 (Ca) trends. When removing meteorological signals from the \u03b413C measurements, we find that trees across Europe regulated gas exchange so that for one ppmv atmospheric CO2 increase, Ci increased by ~0.76 ppmv, most consistent with moderate control towards a constant Ci/Ca ratio. This response corresponds to twentieth-century intrinsic water-use efficiency (iWUE) increases of 14 \u00b1 10 and 22 \u00b1 6% at broadleaf and coniferous sites, respectively. An ensemble of process-based global vegetation models shows similar CO2 effects on iWUE trends. Yet, when operating these models with climate drivers reintroduced, despite decreased stomatal opening, 5% increases in European forest transpiration are calculated over the twentieth century. This counterintuitive result arises from lengthened growing seasons, enhanced evaporative demand in a warming climate, and increased leaf area, which together oppose effects of CO2-induced stomatal closure. Our study questions changes to the hydrological cycle, such as reductions in transpiration and air humidity, hypothesized to result from plant responses to anthropogenic emissions.", "author" : [ { "dropping-particle" : "", "family" : "Frank", "given" : "D. C.", "non-dropping-particle" : "", "parse-names" : false, "suffix" : "" }, { "dropping-particle" : "", "family" : "Poulter", "given" : "B.", "non-dropping-particle" : "", "parse-names" : false, "suffix" : "" }, { "dropping-particle" : "", "family" : "Saurer", "given" : "M.", "non-dropping-particle" : "", "parse-names" : false, "suffix" : "" }, { "dropping-particle" : "", "family" : "Esper", "given" : "J.", "non-dropping-particle" : "", "parse-names" : false, "suffix" : "" }, { "dropping-particle" : "", "family" : "Huntingford", "given" : "C.", "non-dropping-particle" : "", "parse-names" : false, "suffix" : "" }, { "dropping-particle" : "", "family" : "Helle", "given" : "G.", "non-dropping-particle" : "", "parse-names" : false, "suffix" : "" }, { "dropping-particle" : "", "family" : "Treydte", "given" : "K.", "non-dropping-particle" : "", "parse-names" : false, "suffix" : "" }, { "dropping-particle" : "", "family" : "Zimmermann", "given" : "N. E.", "non-dropping-particle" : "", "parse-names" : false, "suffix" : "" }, { "dropping-particle" : "", "family" : "Schleser", "given" : "G. H.", "non-dropping-particle" : "", "parse-names" : false, "suffix" : "" }, { "dropping-particle" : "", "family" : "Ahlstr\u00f6m", "given" : "A.", "non-dropping-particle" : "", "parse-names" : false, "suffix" : "" }, { "dropping-particle" : "", "family" : "Ciais", "given" : "P.", "non-dropping-particle" : "", "parse-names" : false, "suffix" : "" }, { "dropping-particle" : "", "family" : "Friedlingstein", "given" : "P.", "non-dropping-particle" : "", "parse-names" : false, "suffix" : "" }, { "dropping-particle" : "", "family" : "Levis", "given" : "S.", "non-dropping-particle" : "", "parse-names" : false, "suffix" : "" }, { "dropping-particle" : "", "family" : "Lomas", "given" : "M.", "non-dropping-particle" : "", "parse-names" : false, "suffix" : "" }, { "dropping-particle" : "", "family" : "Sitch", "given" : "S.", "non-dropping-particle" : "", "parse-names" : false, "suffix" : "" }, { "dropping-particle" : "", "family" : "Viovy", "given" : "N.", "non-dropping-particle" : "", "parse-names" : false, "suffix" : "" }, { "dropping-particle" : "", "family" : "Andreu-Hayles", "given" : "L.", "non-dropping-particle" : "", "parse-names" : false, "suffix" : "" }, { "dropping-particle" : "", "family" : "Bednarz", "given" : "Z.", "non-dropping-particle" : "", "parse-names" : false, "suffix" : "" }, { "dropping-particle" : "", "family" : "Berninger", "given" : "F.", "non-dropping-particle" : "", "parse-names" : false, "suffix" : "" }, { "dropping-particle" : "", "family" : "Boettger", "given" : "T.", "non-dropping-particle" : "", "parse-names" : false, "suffix" : "" }, { "dropping-particle" : "", "family" : "D\u2018Alessandro", "given" : "C. M.", "non-dropping-particle" : "", "parse-names" : false, "suffix" : "" }, { "dropping-particle" : "", "family" : "Daux", "given" : "V.", "non-dropping-particle" : "", "parse-names" : false, "suffix" : "" }, { "dropping-particle" : "", "family" : "Filot", "given" : "M.", "non-dropping-particle" : "", "parse-names" : false, "suffix" : "" }, { "dropping-particle" : "", "family" : "Grabner", "given" : "M.", "non-dropping-particle" : "", "parse-names" : false, "suffix" : "" }, { "dropping-particle" : "", "family" : "Gutierrez", "given" : "E.", "non-dropping-particle" : "", "parse-names" : false, "suffix" : "" }, { "dropping-particle" : "", "family" : "Haupt", "given" : "M.", "non-dropping-particle" : "", "parse-names" : false, "suffix" : "" }, { "dropping-particle" : "", "family" : "Hilasvuori", "given" : "E.", "non-dropping-particle" : "", "parse-names" : false, "suffix" : "" }, { "dropping-particle" : "", "family" : "Jungner", "given" : "H.", "non-dropping-particle" : "", "parse-names" : false, "suffix" : "" }, { "dropping-particle" : "", "family" : "Kalela-Brundin", "given" : "M.", "non-dropping-particle" : "", "parse-names" : false, "suffix" : "" }, { "dropping-particle" : "", "family" : "Krapiec", "given" : "M.", "non-dropping-particle" : "", "parse-names" : false, "suffix" : "" }, { "dropping-particle" : "", "family" : "Leuenberger", "given" : "M.", "non-dropping-particle" : "", "parse-names" : false, "suffix" : "" }, { "dropping-particle" : "", "family" : "Loader", "given" : "N. J.", "non-dropping-particle" : "", "parse-names" : false, "suffix" : "" }, { "dropping-particle" : "", "family" : "Marah", "given" : "H.", "non-dropping-particle" : "", "parse-names" : false, "suffix" : "" }, { "dropping-particle" : "", "family" : "Masson-Delmotte", "given" : "V.", "non-dropping-particle" : "", "parse-names" : false, "suffix" : "" }, { "dropping-particle" : "", "family" : "Pazdur", "given" : "A.", "non-dropping-particle" : "", "parse-names" : false, "suffix" : "" }, { "dropping-particle" : "", "family" : "Pawelczyk", "given" : "S.", "non-dropping-particle" : "", "parse-names" : false, "suffix" : "" }, { "dropping-particle" : "", "family" : "Pierre", "given" : "M.", "non-dropping-particle" : "", "parse-names" : false, "suffix" : "" }, { "dropping-particle" : "", "family" : "Planells", "given" : "O.", "non-dropping-particle" : "", "parse-names" : false, "suffix" : "" }, { "dropping-particle" : "", "family" : "Pukiene", "given" : "R.", "non-dropping-particle" : "", "parse-names" : false, "suffix" : "" }, { "dropping-particle" : "", "family" : "Reynolds-Henne", "given" : "C. E.", "non-dropping-particle" : "", "parse-names" : false, "suffix" : "" }, { "dropping-particle" : "", "family" : "Rinne", "given" : "K. T.", "non-dropping-particle" : "", "parse-names" : false, "suffix" : "" }, { "dropping-particle" : "", "family" : "Saracino", "given" : "A.", "non-dropping-particle" : "", "parse-names" : false, "suffix" : "" }, { "dropping-particle" : "", "family" : "Sonninen", "given" : "E.", "non-dropping-particle" : "", "parse-names" : false, "suffix" : "" }, { "dropping-particle" : "", "family" : "Stievenard", "given" : "M.", "non-dropping-particle" : "", "parse-names" : false, "suffix" : "" }, { "dropping-particle" : "", "family" : "Switsur", "given" : "V. R.", "non-dropping-particle" : "", "parse-names" : false, "suffix" : "" }, { "dropping-particle" : "", "family" : "Szczepanek", "given" : "M.", "non-dropping-particle" : "", "parse-names" : false, "suffix" : "" }, { "dropping-particle" : "", "family" : "Szychowska-Krapiec", "given" : "E.", "non-dropping-particle" : "", "parse-names" : false, "suffix" : "" }, { "dropping-particle" : "", "family" : "Todaro", "given" : "L.", "non-dropping-particle" : "", "parse-names" : false, "suffix" : "" }, { "dropping-particle" : "", "family" : "Waterhouse", "given" : "J. S.", "non-dropping-particle" : "", "parse-names" : false, "suffix" : "" }, { "dropping-particle" : "", "family" : "Weigl", "given" : "M.", "non-dropping-particle" : "", "parse-names" : false, "suffix" : "" } ], "container-title" : "Nature Climate Change", "id" : "ITEM-1", "issue" : "6", "issued" : { "date-parts" : [ [ "2015", "6", "11" ] ] }, "page" : "579-583", "title" : "Water-use efficiency and transpiration across European forests during the Anthropocene", "translator" : [ { "dropping-particle" : "", "family" : "L4085", "given" : "", "non-dropping-particle" : "", "parse-names" : false, "suffix" : "" } ], "type" : "article-journal", "volume" : "5" }, "uris" : [ "http://www.mendeley.com/documents/?uuid=da316921-1c6d-43a0-b1ea-bd0dcea11c7e" ] }, { "id" : "ITEM-2", "itemData" : { "DOI" : "10.1038/s41558-020-0747-7", "ISBN" : "4155802007477", "ISSN" : "17586798", "abstract" : "There is broad consensus that, via changes in stomatal conductance, plants moderate the exchanges of water and carbon between the biosphere and atmosphere, playing a major role in global hydroclimate. Tree rings record atmospheric CO2 concentration (ca) and its isotopic composition (13C/12C)\u2014mediated by stomatal and photosynthetic influences\u2014that can be expressed in terms of intrinsic water-use efficiency (W). Here, we compile a global W dataset based on 422 tree-ring isotope series and report that W increased with ca over the twentieth century, but the rates of increase (dW/dca) declined by half. Angiosperms contributed more than gymnosperms to the slowdown, and in recent decades, dW/dca for angiosperms was close to zero. dW/dca varies widely across climatic regions and reflects pauses in emissions during the Great Depression and after World War II. There is strong spatial variability in climate forcing via an increasing W, which is weakening globally with time.", "author" : [ { "dropping-particle" : "", "family" : "Adams", "given" : "Mark A.", "non-dropping-particle" : "", "parse-names" : false, "suffix" : "" }, { "dropping-particle" : "", "family" : "Buckley", "given" : "Thomas N.", "non-dropping-particle" : "", "parse-names" : false, "suffix" : "" }, { "dropping-particle" : "", "family" : "Turnbull", "given" : "Tarryn L.", "non-dropping-particle" : "", "parse-names" : false, "suffix" : "" } ], "container-title" : "Nature Climate Change", "id" : "ITEM-2", "issue" : "5", "issued" : { "date-parts" : [ [ "2020" ] ] }, "page" : "466-471", "publisher" : "Springer US", "title" : "Diminishing CO2-driven gains in water-use efficiency of global forests", "translator" : [ { "dropping-particle" : "", "family" : "L7430", "given" : "", "non-dropping-particle" : "", "parse-names" : false, "suffix" : "" } ], "type" : "article-journal", "volume" : "10" }, "uris" : [ "http://www.mendeley.com/documents/?uuid=71a56e9f-0180-4600-ba90-2d9c12d0cfdd" ] }, { "id" : "ITEM-3", "itemData" : { "DOI" : "10.1073/pnas.1905912116", "ISSN" : "10916490", "PMID" : "31383758", "abstract" : "Multiple lines of evidence suggest that plant water-use efficiency (WUE)\u2014the ratio of carbon assimilation to water loss\u2014has increased in recent decades. Although rising atmospheric CO2 has been proposed as the principal cause, the underlying physiological mechanisms are still being debated, and implications for the global water cycle remain uncertain. Here, we addressed this gap using 30-y tree ring records of carbon and oxygen isotope measurements and basal area increment from 12 species in 8 North American mature temperate forests. Our goal was to separate the contributions of enhanced photosynthesis and reduced stomatal conductance to WUE trends and to assess consistency between multiple commonly used methods for estimating WUE. Our results show that tree ring-derived estimates of increases in WUE are consistent with estimates from atmospheric measurements and predictions based on an optimal balancing of carbon gains and water costs, but are lower than those based on ecosystem-scale flux observations. Although both physiological mechanisms contributed to rising WUE, enhanced photosynthesis was widespread, while reductions in stomatal conductance were modest and restricted to species that experienced moisture limitations. This finding challenges the hypothesis that rising WUE in forests is primarily the result of widespread, CO2-induced reductions in stomatal conductance.", "author" : [ { "dropping-particle" : "", "family" : "Guerrieri", "given" : "Rossella", "non-dropping-particle" : "", "parse-names" : false, "suffix" : "" }, { "dropping-particle" : "", "family" : "Belmecheri", "given" : "Soumaya", "non-dropping-particle" : "", "parse-names" : false, "suffix" : "" }, { "dropping-particle" : "V.", "family" : "Ollinger", "given" : "Scott", "non-dropping-particle" : "", "parse-names" : false, "suffix" : "" }, { "dropping-particle" : "", "family" : "Asbjornsen", "given" : "Heidi", "non-dropping-particle" : "", "parse-names" : false, "suffix" : "" }, { "dropping-particle" : "", "family" : "Jennings", "given" : "Katie", "non-dropping-particle" : "", "parse-names" : false, "suffix" : "" }, { "dropping-particle" : "", "family" : "Xiao", "given" : "Jingfeng", "non-dropping-particle" : "", "parse-names" : false, "suffix" : "" }, { "dropping-particle" : "", "family" : "Stocker", "given" : "Benjamin D.", "non-dropping-particle" : "", "parse-names" : false, "suffix" : "" }, { "dropping-particle" : "", "family" : "Martin", "given" : "Mary", "non-dropping-particle" : "", "parse-names" : false, "suffix" : "" }, { "dropping-particle" : "", "family" : "Hollinger", "given" : "David Y.", "non-dropping-particle" : "", "parse-names" : false, "suffix" : "" }, { "dropping-particle" : "", "family" : "Bracho-Garrillo", "given" : "Rosvel", "non-dropping-particle" : "", "parse-names" : false, "suffix" : "" }, { "dropping-particle" : "", "family" : "Clark", "given" : "Kenneth", "non-dropping-particle" : "", "parse-names" : false, "suffix" : "" }, { "dropping-particle" : "", "family" : "Dore", "given" : "Sabina", "non-dropping-particle" : "", "parse-names" : false, "suffix" : "" }, { "dropping-particle" : "", "family" : "Kolb", "given" : "Thomas", "non-dropping-particle" : "", "parse-names" : false, "suffix" : "" }, { "dropping-particle" : "", "family" : "William Munger", "given" : "J.", "non-dropping-particle" : "", "parse-names" : false, "suffix" : "" }, { "dropping-particle" : "", "family" : "Novick", "given" : "Kimberly", "non-dropping-particle" : "", "parse-names" : false, "suffix" : "" }, { "dropping-particle" : "", "family" : "Richardson", "given" : "Andrew D.", "non-dropping-particle" : "", "parse-names" : false, "suffix" : "" } ], "container-title" : "Proceedings of the National Academy of Sciences", "id" : "ITEM-3", "issue" : "34", "issued" : { "date-parts" : [ [ "2019" ] ] }, "page" : "16909-16914", "title" : "Disentangling the role of photosynthesis and stomatal conductance on rising forest water-use efficiency", "translator" : [ { "dropping-particle" : "", "family" : "L7418", "given" : "", "non-dropping-particle" : "", "parse-names" : false, "suffix" : "" } ], "type" : "article-journal", "volume" : "116" }, "uris" : [ "http://www.mendeley.com/documents/?uuid=316dd5e9-77c0-4292-bfbe-d451a7f647ac" ] } ], "mendeley" : { "formattedCitation" : "(Frank et al., 2015; Guerrieri et al., 2019; Adams et al., 2020)", "plainTextFormattedCitation" : "(Frank et al., 2015; Guerrieri et al., 2019; Adams et al., 2020)", "previouslyFormattedCitation" : "(Frank et al., 2015; Guerrieri et al., 2019; Adams et al., 2020)" }, "properties" : { "noteIndex" : 0 }, "schema" : "https://github.com/citation-style-language/schema/raw/master/csl-citation.json" }</w:instrText>
      </w:r>
      <w:r w:rsidRPr="001E7A27">
        <w:rPr>
          <w:rFonts w:cs="Times New Roman"/>
        </w:rPr>
        <w:fldChar w:fldCharType="separate"/>
      </w:r>
      <w:r w:rsidR="00025FA2" w:rsidRPr="001E7A27">
        <w:rPr>
          <w:rFonts w:cs="Times New Roman"/>
          <w:noProof/>
        </w:rPr>
        <w:t>(Frank et al., 2015; Guerrieri et al., 2019; Adams et al., 2020)</w:t>
      </w:r>
      <w:r w:rsidRPr="001E7A27">
        <w:rPr>
          <w:rFonts w:cs="Times New Roman"/>
        </w:rPr>
        <w:fldChar w:fldCharType="end"/>
      </w:r>
      <w:r w:rsidRPr="001E7A27">
        <w:rPr>
          <w:rFonts w:cs="Times New Roman"/>
        </w:rPr>
        <w:t>.</w:t>
      </w:r>
      <w:r w:rsidRPr="001E7A27">
        <w:rPr>
          <w:rFonts w:cs="Times New Roman"/>
          <w:noProof/>
          <w:color w:val="000000" w:themeColor="text1"/>
          <w:lang w:eastAsia="zh-CN"/>
        </w:rPr>
        <w:t xml:space="preserve"> </w:t>
      </w:r>
    </w:p>
    <w:p w14:paraId="62B901C2" w14:textId="77777777" w:rsidR="00365199" w:rsidRPr="001E7A27" w:rsidRDefault="00365199" w:rsidP="005C7F25">
      <w:pPr>
        <w:pStyle w:val="AR6BodyText"/>
        <w:shd w:val="clear" w:color="auto" w:fill="DEEAF6" w:themeFill="accent1" w:themeFillTint="33"/>
        <w:rPr>
          <w:rFonts w:cs="Times New Roman"/>
          <w:noProof/>
          <w:color w:val="000000" w:themeColor="text1"/>
          <w:lang w:val="en-GB" w:eastAsia="zh-CN"/>
        </w:rPr>
      </w:pPr>
    </w:p>
    <w:p w14:paraId="6E855ED1" w14:textId="28283937" w:rsidR="00365199" w:rsidRPr="001E7A27" w:rsidRDefault="00365199" w:rsidP="005C7F25">
      <w:pPr>
        <w:pStyle w:val="AR6BodyText"/>
        <w:shd w:val="clear" w:color="auto" w:fill="DEEAF6" w:themeFill="accent1" w:themeFillTint="33"/>
        <w:rPr>
          <w:rFonts w:cs="Times New Roman"/>
          <w:lang w:val="en-GB"/>
        </w:rPr>
      </w:pPr>
      <w:r w:rsidRPr="001E7A27">
        <w:rPr>
          <w:rFonts w:cs="Times New Roman"/>
          <w:lang w:val="en-GB"/>
        </w:rPr>
        <w:t>Multiple lines of evidence suggest that WUE has increased in near proportionality to atmospheric CO</w:t>
      </w:r>
      <w:r w:rsidRPr="001E7A27">
        <w:rPr>
          <w:rFonts w:cs="Times New Roman"/>
          <w:vertAlign w:val="subscript"/>
          <w:lang w:val="en-GB"/>
        </w:rPr>
        <w:t>2</w:t>
      </w:r>
      <w:r w:rsidRPr="001E7A27">
        <w:rPr>
          <w:rFonts w:cs="Times New Roman"/>
          <w:lang w:val="en-GB"/>
        </w:rPr>
        <w:t xml:space="preserve"> (</w:t>
      </w:r>
      <w:r w:rsidRPr="001E7A27">
        <w:rPr>
          <w:rFonts w:cs="Times New Roman"/>
          <w:i/>
          <w:lang w:val="en-GB"/>
        </w:rPr>
        <w:t>high confidence</w:t>
      </w:r>
      <w:r w:rsidRPr="001E7A27">
        <w:rPr>
          <w:rFonts w:cs="Times New Roman"/>
          <w:lang w:val="en-GB"/>
        </w:rPr>
        <w:t>)</w:t>
      </w:r>
      <w:del w:id="1721" w:author="Soapbox" w:date="2021-07-17T05:19:00Z">
        <w:r w:rsidRPr="001E7A27" w:rsidDel="00537B39">
          <w:rPr>
            <w:rFonts w:cs="Times New Roman"/>
            <w:lang w:val="en-GB"/>
          </w:rPr>
          <w:delText>,</w:delText>
        </w:r>
      </w:del>
      <w:r w:rsidRPr="001E7A27">
        <w:rPr>
          <w:rFonts w:cs="Times New Roman"/>
          <w:lang w:val="en-GB"/>
        </w:rPr>
        <w:t xml:space="preserve"> at a rate generally consistent with Earth </w:t>
      </w:r>
      <w:ins w:id="1722" w:author="Soapbox" w:date="2021-07-17T05:01:00Z">
        <w:r w:rsidR="00E73A0C" w:rsidRPr="001E7A27">
          <w:rPr>
            <w:rFonts w:cs="Times New Roman"/>
            <w:lang w:val="en-GB"/>
          </w:rPr>
          <w:t>s</w:t>
        </w:r>
      </w:ins>
      <w:del w:id="1723" w:author="Soapbox" w:date="2021-07-17T05:01:00Z">
        <w:r w:rsidRPr="001E7A27" w:rsidDel="00E73A0C">
          <w:rPr>
            <w:rFonts w:cs="Times New Roman"/>
            <w:lang w:val="en-GB"/>
          </w:rPr>
          <w:delText>S</w:delText>
        </w:r>
      </w:del>
      <w:r w:rsidRPr="001E7A27">
        <w:rPr>
          <w:rFonts w:cs="Times New Roman"/>
          <w:lang w:val="en-GB"/>
        </w:rPr>
        <w:t xml:space="preserve">ystem </w:t>
      </w:r>
      <w:ins w:id="1724" w:author="Soapbox" w:date="2021-07-17T05:01:00Z">
        <w:r w:rsidR="00E73A0C" w:rsidRPr="001E7A27">
          <w:rPr>
            <w:rFonts w:cs="Times New Roman"/>
            <w:lang w:val="en-GB"/>
          </w:rPr>
          <w:t>m</w:t>
        </w:r>
      </w:ins>
      <w:del w:id="1725" w:author="Soapbox" w:date="2021-07-17T05:01:00Z">
        <w:r w:rsidRPr="001E7A27" w:rsidDel="00E73A0C">
          <w:rPr>
            <w:rFonts w:cs="Times New Roman"/>
            <w:lang w:val="en-GB"/>
          </w:rPr>
          <w:delText>M</w:delText>
        </w:r>
      </w:del>
      <w:r w:rsidRPr="001E7A27">
        <w:rPr>
          <w:rFonts w:cs="Times New Roman"/>
          <w:lang w:val="en-GB"/>
        </w:rPr>
        <w:t xml:space="preserve">odels (ESMs), despite variation in the </w:t>
      </w:r>
      <w:r w:rsidRPr="001E7A27">
        <w:rPr>
          <w:rFonts w:cs="Times New Roman"/>
          <w:lang w:val="en-GB"/>
        </w:rPr>
        <w:lastRenderedPageBreak/>
        <w:t>WUE response to CO</w:t>
      </w:r>
      <w:r w:rsidRPr="001E7A27">
        <w:rPr>
          <w:rFonts w:cs="Times New Roman"/>
          <w:vertAlign w:val="subscript"/>
          <w:lang w:val="en-GB"/>
        </w:rPr>
        <w:t>2</w:t>
      </w:r>
      <w:r w:rsidRPr="001E7A27">
        <w:rPr>
          <w:rFonts w:cs="Times New Roman"/>
          <w:lang w:val="en-GB"/>
        </w:rPr>
        <w:t xml:space="preserve"> </w:t>
      </w:r>
      <w:commentRangeStart w:id="1726"/>
      <w:commentRangeStart w:id="1727"/>
      <w:r w:rsidRPr="001E7A27">
        <w:rPr>
          <w:rFonts w:cs="Times New Roman"/>
          <w:lang w:val="en-GB"/>
        </w:rPr>
        <w:fldChar w:fldCharType="begin" w:fldLock="1"/>
      </w:r>
      <w:r w:rsidR="000005B9" w:rsidRPr="001E7A27">
        <w:rPr>
          <w:rFonts w:cs="Times New Roman"/>
          <w:lang w:val="en-GB"/>
        </w:rPr>
        <w:instrText>ADDIN CSL_CITATION { "citationItems" : [ { "id" : "ITEM-1", "itemData" : { "DOI" : "10.1038/nclimate2614", "ISBN" : "1758-6798", "ISSN" : "1758-678X", "PMID" : "24907466", "abstract" : "The Earth\u2019s carbon and hydrologic cycles are intimately coupled by gas exchange through plant stomata. However, uncertainties in the magnitude and consequences of the physiological responses of plants to elevated CO2 in natural environments hinders modelling of terrestrial water cycling and carbon storage. Here we use annually resolved long-term \u03b413C tree-ring measurements across a European forest network to reconstruct the physiologically driven response of intercellular CO2 (Ci) caused by atmospheric CO2 (Ca) trends. When removing meteorological signals from the \u03b413C measurements, we find that trees across Europe regulated gas exchange so that for one ppmv atmospheric CO2 increase, Ci increased by ~0.76 ppmv, most consistent with moderate control towards a constant Ci/Ca ratio. This response corresponds to twentieth-century intrinsic water-use efficiency (iWUE) increases of 14 \u00b1 10 and 22 \u00b1 6% at broadleaf and coniferous sites, respectively. An ensemble of process-based global vegetation models shows similar CO2 effects on iWUE trends. Yet, when operating these models with climate drivers reintroduced, despite decreased stomatal opening, 5% increases in European forest transpiration are calculated over the twentieth century. This counterintuitive result arises from lengthened growing seasons, enhanced evaporative demand in a warming climate, and increased leaf area, which together oppose effects of CO2-induced stomatal closure. Our study questions changes to the hydrological cycle, such as reductions in transpiration and air humidity, hypothesized to result from plant responses to anthropogenic emissions.", "author" : [ { "dropping-particle" : "", "family" : "Frank", "given" : "D. C.", "non-dropping-particle" : "", "parse-names" : false, "suffix" : "" }, { "dropping-particle" : "", "family" : "Poulter", "given" : "B.", "non-dropping-particle" : "", "parse-names" : false, "suffix" : "" }, { "dropping-particle" : "", "family" : "Saurer", "given" : "M.", "non-dropping-particle" : "", "parse-names" : false, "suffix" : "" }, { "dropping-particle" : "", "family" : "Esper", "given" : "J.", "non-dropping-particle" : "", "parse-names" : false, "suffix" : "" }, { "dropping-particle" : "", "family" : "Huntingford", "given" : "C.", "non-dropping-particle" : "", "parse-names" : false, "suffix" : "" }, { "dropping-particle" : "", "family" : "Helle", "given" : "G.", "non-dropping-particle" : "", "parse-names" : false, "suffix" : "" }, { "dropping-particle" : "", "family" : "Treydte", "given" : "K.", "non-dropping-particle" : "", "parse-names" : false, "suffix" : "" }, { "dropping-particle" : "", "family" : "Zimmermann", "given" : "N. E.", "non-dropping-particle" : "", "parse-names" : false, "suffix" : "" }, { "dropping-particle" : "", "family" : "Schleser", "given" : "G. H.", "non-dropping-particle" : "", "parse-names" : false, "suffix" : "" }, { "dropping-particle" : "", "family" : "Ahlstr\u00f6m", "given" : "A.", "non-dropping-particle" : "", "parse-names" : false, "suffix" : "" }, { "dropping-particle" : "", "family" : "Ciais", "given" : "P.", "non-dropping-particle" : "", "parse-names" : false, "suffix" : "" }, { "dropping-particle" : "", "family" : "Friedlingstein", "given" : "P.", "non-dropping-particle" : "", "parse-names" : false, "suffix" : "" }, { "dropping-particle" : "", "family" : "Levis", "given" : "S.", "non-dropping-particle" : "", "parse-names" : false, "suffix" : "" }, { "dropping-particle" : "", "family" : "Lomas", "given" : "M.", "non-dropping-particle" : "", "parse-names" : false, "suffix" : "" }, { "dropping-particle" : "", "family" : "Sitch", "given" : "S.", "non-dropping-particle" : "", "parse-names" : false, "suffix" : "" }, { "dropping-particle" : "", "family" : "Viovy", "given" : "N.", "non-dropping-particle" : "", "parse-names" : false, "suffix" : "" }, { "dropping-particle" : "", "family" : "Andreu-Hayles", "given" : "L.", "non-dropping-particle" : "", "parse-names" : false, "suffix" : "" }, { "dropping-particle" : "", "family" : "Bednarz", "given" : "Z.", "non-dropping-particle" : "", "parse-names" : false, "suffix" : "" }, { "dropping-particle" : "", "family" : "Berninger", "given" : "F.", "non-dropping-particle" : "", "parse-names" : false, "suffix" : "" }, { "dropping-particle" : "", "family" : "Boettger", "given" : "T.", "non-dropping-particle" : "", "parse-names" : false, "suffix" : "" }, { "dropping-particle" : "", "family" : "D\u2018Alessandro", "given" : "C. M.", "non-dropping-particle" : "", "parse-names" : false, "suffix" : "" }, { "dropping-particle" : "", "family" : "Daux", "given" : "V.", "non-dropping-particle" : "", "parse-names" : false, "suffix" : "" }, { "dropping-particle" : "", "family" : "Filot", "given" : "M.", "non-dropping-particle" : "", "parse-names" : false, "suffix" : "" }, { "dropping-particle" : "", "family" : "Grabner", "given" : "M.", "non-dropping-particle" : "", "parse-names" : false, "suffix" : "" }, { "dropping-particle" : "", "family" : "Gutierrez", "given" : "E.", "non-dropping-particle" : "", "parse-names" : false, "suffix" : "" }, { "dropping-particle" : "", "family" : "Haupt", "given" : "M.", "non-dropping-particle" : "", "parse-names" : false, "suffix" : "" }, { "dropping-particle" : "", "family" : "Hilasvuori", "given" : "E.", "non-dropping-particle" : "", "parse-names" : false, "suffix" : "" }, { "dropping-particle" : "", "family" : "Jungner", "given" : "H.", "non-dropping-particle" : "", "parse-names" : false, "suffix" : "" }, { "dropping-particle" : "", "family" : "Kalela-Brundin", "given" : "M.", "non-dropping-particle" : "", "parse-names" : false, "suffix" : "" }, { "dropping-particle" : "", "family" : "Krapiec", "given" : "M.", "non-dropping-particle" : "", "parse-names" : false, "suffix" : "" }, { "dropping-particle" : "", "family" : "Leuenberger", "given" : "M.", "non-dropping-particle" : "", "parse-names" : false, "suffix" : "" }, { "dropping-particle" : "", "family" : "Loader", "given" : "N. J.", "non-dropping-particle" : "", "parse-names" : false, "suffix" : "" }, { "dropping-particle" : "", "family" : "Marah", "given" : "H.", "non-dropping-particle" : "", "parse-names" : false, "suffix" : "" }, { "dropping-particle" : "", "family" : "Masson-Delmotte", "given" : "V.", "non-dropping-particle" : "", "parse-names" : false, "suffix" : "" }, { "dropping-particle" : "", "family" : "Pazdur", "given" : "A.", "non-dropping-particle" : "", "parse-names" : false, "suffix" : "" }, { "dropping-particle" : "", "family" : "Pawelczyk", "given" : "S.", "non-dropping-particle" : "", "parse-names" : false, "suffix" : "" }, { "dropping-particle" : "", "family" : "Pierre", "given" : "M.", "non-dropping-particle" : "", "parse-names" : false, "suffix" : "" }, { "dropping-particle" : "", "family" : "Planells", "given" : "O.", "non-dropping-particle" : "", "parse-names" : false, "suffix" : "" }, { "dropping-particle" : "", "family" : "Pukiene", "given" : "R.", "non-dropping-particle" : "", "parse-names" : false, "suffix" : "" }, { "dropping-particle" : "", "family" : "Reynolds-Henne", "given" : "C. E.", "non-dropping-particle" : "", "parse-names" : false, "suffix" : "" }, { "dropping-particle" : "", "family" : "Rinne", "given" : "K. T.", "non-dropping-particle" : "", "parse-names" : false, "suffix" : "" }, { "dropping-particle" : "", "family" : "Saracino", "given" : "A.", "non-dropping-particle" : "", "parse-names" : false, "suffix" : "" }, { "dropping-particle" : "", "family" : "Sonninen", "given" : "E.", "non-dropping-particle" : "", "parse-names" : false, "suffix" : "" }, { "dropping-particle" : "", "family" : "Stievenard", "given" : "M.", "non-dropping-particle" : "", "parse-names" : false, "suffix" : "" }, { "dropping-particle" : "", "family" : "Switsur", "given" : "V. R.", "non-dropping-particle" : "", "parse-names" : false, "suffix" : "" }, { "dropping-particle" : "", "family" : "Szczepanek", "given" : "M.", "non-dropping-particle" : "", "parse-names" : false, "suffix" : "" }, { "dropping-particle" : "", "family" : "Szychowska-Krapiec", "given" : "E.", "non-dropping-particle" : "", "parse-names" : false, "suffix" : "" }, { "dropping-particle" : "", "family" : "Todaro", "given" : "L.", "non-dropping-particle" : "", "parse-names" : false, "suffix" : "" }, { "dropping-particle" : "", "family" : "Waterhouse", "given" : "J. S.", "non-dropping-particle" : "", "parse-names" : false, "suffix" : "" }, { "dropping-particle" : "", "family" : "Weigl", "given" : "M.", "non-dropping-particle" : "", "parse-names" : false, "suffix" : "" } ], "container-title" : "Nature Climate Change", "id" : "ITEM-1", "issue" : "6", "issued" : { "date-parts" : [ [ "2015", "6", "11" ] ] }, "page" : "579-583", "title" : "Water-use efficiency and transpiration across European forests during the Anthropocene", "translator" : [ { "dropping-particle" : "", "family" : "L4085", "given" : "", "non-dropping-particle" : "", "parse-names" : false, "suffix" : "" } ], "type" : "article-journal", "volume" : "5" }, "uris" : [ "http://www.mendeley.com/documents/?uuid=da316921-1c6d-43a0-b1ea-bd0dcea11c7e" ] }, { "id" : "ITEM-2", "itemData" : { "DOI" : "10.1038/ngeo2313", "ISSN" : "1752-0894", "author" : [ { "dropping-particle" : "", "family" : "Sleen", "given" : "Peter", "non-dropping-particle" : "van der", "parse-names" : false, "suffix" : "" }, { "dropping-particle" : "", "family" : "Groenendijk", "given" : "Peter", "non-dropping-particle" : "", "parse-names" : false, "suffix" : "" }, { "dropping-particle" : "", "family" : "Vlam", "given" : "Mart", "non-dropping-particle" : "", "parse-names" : false, "suffix" : "" }, { "dropping-particle" : "", "family" : "Anten", "given" : "Niels P R", "non-dropping-particle" : "", "parse-names" : false, "suffix" : "" }, { "dropping-particle" : "", "family" : "Boom", "given" : "Arnoud", "non-dropping-particle" : "", "parse-names" : false, "suffix" : "" }, { "dropping-particle" : "", "family" : "Bongers", "given" : "Frans", "non-dropping-particle" : "", "parse-names" : false, "suffix" : "" }, { "dropping-particle" : "", "family" : "Pons", "given" : "Thijs L", "non-dropping-particle" : "", "parse-names" : false, "suffix" : "" }, { "dropping-particle" : "", "family" : "Terburg", "given" : "Gideon", "non-dropping-particle" : "", "parse-names" : false, "suffix" : "" }, { "dropping-particle" : "", "family" : "Zuidema", "given" : "Pieter A", "non-dropping-particle" : "", "parse-names" : false, "suffix" : "" } ], "container-title" : "Nature Geoscience", "id" : "ITEM-2", "issue" : "1", "issued" : { "date-parts" : [ [ "2015", "1", "15" ] ] }, "page" : "24-28", "publisher" : "Nature Publishing Group", "title" : "No growth stimulation of tropical trees by 150 years of CO2 fertilization but water-use efficiency increased", "translator" : [ { "dropping-particle" : "", "family" : "L4840", "given" : "", "non-dropping-particle" : "", "parse-names" : false, "suffix" : "" } ], "type" : "article-journal", "volume" : "8" }, "uris" : [ "http://www.mendeley.com/documents/?uuid=7180578c-511d-45f1-9861-3addfb46f4ea", "http://www.mendeley.com/documents/?uuid=a475de73-40d9-400a-9d83-6e7bca6d1b33" ] }, { "id" : "ITEM-3", "itemData" : { "DOI" : "10.1038/s41467-017-00225-z", "ISSN" : "2041-1723", "PMID" : "28819277", "abstract" : "Various studies report substantial increases in intrinsic water-use efficiency (Wi), estimated using carbon isotopes in tree rings, suggesting trees are gaining increasingly more carbon per unit water lost due to increases in atmospheric CO2. Usually, reconstructions do not, however, correct for the effect of intrinsic developmental changes inWi as trees grow larger. Here we show, by comparingWi across varying tree sizes at one CO2 level, that ignoring such developmental effects can severely affect inferences of trees\u2019Wi.Wi doubled or even tripled over a trees\u2019 lifespan in three broadleaf species due to changes in tree height and light availability alone, and there are also weak trends for Pine trees. Developmental trends in broadleaf species are as large as the trends previously assigned to CO2 and climate. Credible future tree ring isotope studies require explicit accounting for species-specific developmental effects before CO2 and climate effects are inferred.", "author" : [ { "dropping-particle" : "", "family" : "Brienen", "given" : "R. J. W.", "non-dropping-particle" : "", "parse-names" : false, "suffix" : "" }, { "dropping-particle" : "", "family" : "Gloor", "given" : "E.", "non-dropping-particle" : "", "parse-names" : false, "suffix" : "" }, { "dropping-particle" : "", "family" : "Clerici", "given" : "S.", "non-dropping-particle" : "", "parse-names" : false, "suffix" : "" }, { "dropping-particle" : "", "family" : "Newton", "given" : "R.", "non-dropping-particle" : "", "parse-names" : false, "suffix" : "" }, { "dropping-particle" : "", "family" : "Arppe", "given" : "L.", "non-dropping-particle" : "", "parse-names" : false, "suffix" : "" }, { "dropping-particle" : "", "family" : "Boom", "given" : "A.", "non-dropping-particle" : "", "parse-names" : false, "suffix" : "" }, { "dropping-particle" : "", "family" : "Bottrell", "given" : "S.", "non-dropping-particle" : "", "parse-names" : false, "suffix" : "" }, { "dropping-particle" : "", "family" : "Callaghan", "given" : "M.", "non-dropping-particle" : "", "parse-names" : false, "suffix" : "" }, { "dropping-particle" : "", "family" : "Heaton", "given" : "T.", "non-dropping-particle" : "", "parse-names" : false, "suffix" : "" }, { "dropping-particle" : "", "family" : "Helama", "given" : "S.", "non-dropping-particle" : "", "parse-names" : false, "suffix" : "" }, { "dropping-particle" : "", "family" : "Helle", "given" : "G.", "non-dropping-particle" : "", "parse-names" : false, "suffix" : "" }, { "dropping-particle" : "", "family" : "Leng", "given" : "M. J.", "non-dropping-particle" : "", "parse-names" : false, "suffix" : "" }, { "dropping-particle" : "", "family" : "Mielik\u00e4inen", "given" : "K.", "non-dropping-particle" : "", "parse-names" : false, "suffix" : "" }, { "dropping-particle" : "", "family" : "Oinonen", "given" : "M.", "non-dropping-particle" : "", "parse-names" : false, "suffix" : "" }, { "dropping-particle" : "", "family" : "Timonen", "given" : "M.", "non-dropping-particle" : "", "parse-names" : false, "suffix" : "" } ], "container-title" : "Nature Communications", "id" : "ITEM-3", "issue" : "1", "issued" : { "date-parts" : [ [ "2017", "12", "18" ] ] }, "page" : "288", "publisher" : "Springer US", "title" : "Tree height strongly affects estimates of water-use efficiency responses to climate and CO2 using isotopes", "translator" : [ { "dropping-particle" : "", "family" : "L4088", "given" : "", "non-dropping-particle" : "", "parse-names" : false, "suffix" : "" } ], "type" : "article-journal", "volume" : "8" }, "uris" : [ "http://www.mendeley.com/documents/?uuid=215d9cb6-44bb-4467-affb-cca5eacba926" ] }, { "id" : "ITEM-4", "itemData" : { "DOI" : "10.1111/nph.14288", "ISSN" : "0028-646X", "author" : [ { "dropping-particle" : "", "family" : "Knauer", "given" : "J\u00fcrgen", "non-dropping-particle" : "", "parse-names" : false, "suffix" : "" }, { "dropping-particle" : "", "family" : "Zaehle", "given" : "S\u00f6nke", "non-dropping-particle" : "", "parse-names" : false, "suffix" : "" }, { "dropping-particle" : "", "family" : "Reichstein", "given" : "Markus", "non-dropping-particle" : "", "parse-names" : false, "suffix" : "" }, { "dropping-particle" : "", "family" : "Medlyn", "given" : "Belinda E.", "non-dropping-particle" : "", "parse-names" : false, "suffix" : "" }, { "dropping-particle" : "", "family" : "Forkel", "given" : "Matthias", "non-dropping-particle" : "", "parse-names" : false, "suffix" : "" }, { "dropping-particle" : "", "family" : "Hagemann", "given" : "Stefan", "non-dropping-particle" : "", "parse-names" : false, "suffix" : "" }, { "dropping-particle" : "", "family" : "Werner", "given" : "Christiane", "non-dropping-particle" : "", "parse-names" : false, "suffix" : "" } ], "container-title" : "New Phytologist", "id" : "ITEM-4", "issue" : "4", "issued" : { "date-parts" : [ [ "2017", "3", "7" ] ] }, "page" : "1654-1666", "title" : "The response of ecosystem water\u2010use efficiency to rising atmospheric CO2 concentrations: sensitivity and large\u2010scale biogeochemical implications", "translator" : [ { "dropping-particle" : "", "family" : "L6080", "given" : "", "non-dropping-particle" : "", "parse-names" : false, "suffix" : "" } ], "type" : "article-journal", "volume" : "213" }, "uris" : [ "http://www.mendeley.com/documents/?uuid=d0f6675e-3874-4a34-be91-2e58501f5534", "http://www.mendeley.com/documents/?uuid=51a4a2ab-60c1-49c2-85c6-dbe74b321266" ] }, { "id" : "ITEM-5", "itemData" : { "DOI" : "10.1111/gcb.12164", "ISSN" : "13541013", "author"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"Walker", "given" : "Anthony P.", "non-dropping-particle" : "", "parse-names" : false, "suffix" : "" }, { "dropping-particle" : "", "family" : "Dietze", "given" : "Michael C.", "non-dropping-particle" : "", "parse-names" : false, "suffix" : "" }, { "dropping-particle" : "", "family" : "Hickler", "given" : "Thomas", "non-dropping-particle" : "", "parse-names" : false, "suffix" : "" }, { "dropping-particle" : "", "family" : "Jain", "given" : "Atul K.", "non-dropping-particle" : "", "parse-names" : false, "suffix" : "" }, { "dropping-particle" : "", "family" : "Luo", "given" : "Yiqi", "non-dropping-particle" : "", "parse-names" : false, "suffix" : "" }, { "dropping-particle" : "", "family" : "Parton", "given" : "William J.", "non-dropping-particle" : "", "parse-names" : false, "suffix" : "" }, { "dropping-particle" : "", "family" : "Prentice", "given" : "I. Colin", "non-dropping-particle" : "", "parse-names" : false, "suffix" : "" }, { "dropping-particle" : "", "family" : "Smith", "given" : "Benjamin", "non-dropping-particle" : "", "parse-names" : false, "suffix" : "" }, { "dropping-particle" : "", "family" : "Thornton", "given" : "Peter E.", "non-dropping-particle" : "", "parse-names" : false, "suffix" : "" }, { "dropping-particle" : "", "family" : "Wang", "given" : "Shusen", "non-dropping-particle" : "", "parse-names" : false, "suffix" : "" }, { "dropping-particle" : "", "family" : "Wang", "given" : "Ying-Ping", "non-dropping-particle" : "", "parse-names" : false, "suffix" : "" }, { "dropping-particle" : "", "family" : "W\u00e5rlind", "given" : "David", "non-dropping-particle" : "", "parse-names" : false, "suffix" : "" }, { "dropping-particle" : "", "family" : "Weng", "given" : "Ensheng", "non-dropping-particle" : "", "parse-names" : false, "suffix" : "" }, { "dropping-particle" : "", "family" : "Crous", "given" : "Kristine Y.", "non-dropping-particle" : "", "parse-names" : false, "suffix" : "" }, { "dropping-particle" : "", "family" : "Ellsworth", "given" : "David S.", "non-dropping-particle" : "", "parse-names" : false, "suffix" : "" }, { "dropping-particle" : "", "family" : "Hanson", "given" : "Paul J.", "non-dropping-particle" : "", "parse-names" : false, "suffix" : "" }, { "dropping-particle" : "", "family" : "Seok Kim", "given" : "Hyun-", "non-dropping-particle" : "", "parse-names" : false, "suffix" : "" }, { "dropping-particle" : "", "family" : "Warren", "given" : "Jeffrey M.", "non-dropping-particle" : "", "parse-names" : false, "suffix" : "" }, { "dropping-particle" : "", "family" : "Oren", "given" : "Ram", "non-dropping-particle" : "", "parse-names" : false, "suffix" : "" }, { "dropping-particle" : "", "family" : "Norby", "given" : "Richard J.", "non-dropping-particle" : "", "parse-names" : false, "suffix" : "" } ], "container-title" : "Global Change Biology", "id" : "ITEM-5", "issue" : "6", "issued" : { "date-parts" : [ [ "2013", "6" ] ] }, "page" : "1759-1779", "title" : "Forest water use and water use efficiency at elevated CO2 : a model-data intercomparison at two contrasting temperate forest FACE sites", "translator" : [ { "dropping-particle" : "", "family" : "L7505", "given" : "", "non-dropping-particle" : "", "parse-names" : false, "suffix" : "" } ], "type" : "article-journal", "volume" : "19" }, "uris" : [ "http://www.mendeley.com/documents/?uuid=9d6e2205-3120-4a7c-8f86-f06ea25f9322" ] }, { "id" : "ITEM-6", "itemData" : { "DOI" : "10.1073/pnas.1619240114", "ISSN" : "0027-8424", "abstract" : "Climate change and rising CO2 are altering the behavior of land plants in ways that influence how much biomass they produce relative to how much water they need for growth. This study shows that it is possible to detect changes occurring in plants using long-term measurements of the isotopic composition of atmospheric CO2. These measurements imply that plants have globally increased their water use efficiency at the leaf level in proportion to the rise in atmospheric CO2 over the past few decades. While the full implications remain to be explored, the results help to quantify the extent to which the biosphere has become less constrained by water stress globally.A decrease in the 13C/12C ratio of atmospheric CO2 has been documented by direct observations since 1978 and from ice core measurements since the industrial revolution. This decrease, known as the 13C-Suess effect, is driven primarily by the input of fossil fuel-derived CO2 but is also sensitive to land and ocean carbon cycling and uptake. Using updated records, we show that no plausible combination of sources and sinks of CO2 from fossil fuel, land, and oceans can explain the observed 13C-Suess effect unless an increase has occurred in the 13C/12C isotopic discrimination of land photosynthesis. A trend toward greater discrimination under higher CO2 levels is broadly consistent with tree ring studies over the past century, with field and chamber experiments, and with geological records of C3 plants at times of altered atmospheric CO2, but increasing discrimination has not previously been included in studies of long-term atmospheric 13C/12C measurements. We further show that the inferred discrimination increase of 0.014 {\\textpm} 0.007{\\textperthousand} ppm-1 is largely explained by photorespiratory and mesophyll effects. This result implies that, at the global scale, land plants have regulated their stomatal conductance so as to allow the CO2 partial pressure within stomatal cavities and their intrinsic water use efficiency to increase in nearly constant proportion to the rise in atmospheric CO2 concentration.", "author" : [ { "dropping-particle" : "", "family" : "Keeling", "given" : "Ralph F", "non-dropping-particle" : "", "parse-names" : false, "suffix" : "" }, { "dropping-particle" : "", "family" : "Graven", "given" : "Heather D", "non-dropping-particle" : "", "parse-names" : false, "suffix" : "" }, { "dropping-particle" : "", "family" : "Welp", "given" : "Lisa R", "non-dropping-particle" : "", "parse-names" : false, "suffix" : "" }, { "dropping-particle" : "", "family" : "Resplandy", "given" : "Laure", "non-dropping-particle" : "", "parse-names" : false, "suffix" : "" }, { "dropping-particle" : "", "family" : "Bi", "given" : "Jian", "non-dropping-particle" : "", "parse-names" : false, "suffix" : "" }, { "dropping-particle" : "", "family" : "Piper", "given" : "Stephen C", "non-dropping-particle" : "", "parse-names" : false, "suffix" : "" }, { "dropping-particle" : "", "family" : "Sun", "given" : "Ying", "non-dropping-particle" : "", "parse-names" : false, "suffix" : "" }, { "dropping-particle" : "", "family" : "Bollenbacher", "given" : "Alane", "non-dropping-particle" : "", "parse-names" : false, "suffix" : "" }, { "dropping-particle" : "", "family" : "Meijer", "given" : "Harro A J", "non-dropping-particle" : "", "parse-names" : false, "suffix" : "" } ], "container-title" : "Proceedings of the National Academy of Sciences", "id" : "ITEM-6", "issue" : "39", "issued" : { "date-parts" : [ [ "2017", "9", "26" ] ] }, "page" : "10361-10366", "publisher" : "National Academy of Sciences", "title" : "Atmospheric evidence for a global secular increase in carbon isotopic discrimination of land photosynthesis", "translator" : [ { "dropping-particle" : "", "family" : "L4521", "given" : "", "non-dropping-particle" : "", "parse-names" : false, "suffix" : "" } ], "type" : "article-journal", "volume" : "114" }, "uris" : [ "http://www.mendeley.com/documents/?uuid=f14583f9-b187-47a1-b835-09ec9f46d264" ] }, { "id" : "ITEM-7", "itemData" : { "DOI" : "10.1111/gcb.14634", "ISSN" : "1354-1013", "author" : [ { "dropping-particle" : "", "family" : "Lavergne", "given" : "Ali\u00e9nor", "non-dropping-particle" : "", "parse-names" : false, "suffix" : "" }, { "dropping-particle" : "", "family" : "Graven", "given" : "Heather", "non-dropping-particle" : "", "parse-names" : false, "suffix" : "" }, { "dropping-particle" : "", "family" : "Kauwe", "given" : "Martin G.", "non-dropping-particle" : "De", "parse-names" : false, "suffix" : "" }, { "dropping-particle" : "", "family" : "Keenan", "given" : "Trevor F.", "non-dropping-particle" : "", "parse-names" : false, "suffix" : "" }, { "dropping-particle" : "", "family" : "Medlyn", "given" : "Belinda E.", "non-dropping-particle" : "", "parse-names" : false, "suffix" : "" }, { "dropping-particle" : "", "family" : "Prentice", "given" : "Iain Colin", "non-dropping-particle" : "", "parse-names" : false, "suffix" : "" } ], "container-title" : "Global Change Biology", "id" : "ITEM-7", "issued" : { "date-parts" : [ [ "2019", "5", "6" ] ] }, "page" : "gcb.14634", "title" : "Observed and modelled historical trends in the water\u2010use efficiency of plants and ecosystems", "translator" : [ { "dropping-particle" : "", "family" : "L6329", "given" : "", "non-dropping-particle" : "", "parse-names" : false, "suffix" : "" } ], "type" : "article-journal" }, "uris" : [ "http://www.mendeley.com/documents/?uuid=a7f17020-6f5b-42f8-99be-2f3196077067", "http://www.mendeley.com/documents/?uuid=b1afcab3-77aa-4c15-81bb-2130853822c9" ] }, { "id" : "ITEM-8", "itemData" : { "DOI" : "10.1111/nph.16866", "ISSN" : "0028-646X", "author" : [ { "dropping-particle" : "", "family" : "Walker", "given" : "Anthony P.", "non-dropping-particle" : "", "parse-names" : false, "suffix" : "" }, { "dropping-particle" : "", "family" : "Kauwe", "given" : "Martin G.", "non-dropping-particle" : "De", "parse-names" : false, "suffix" : "" }, { "dropping-particle" : "", "family" : "Bastos", "given" : "Ana", "non-dropping-particle" : "", "parse-names" : false, "suffix" : "" }, { "dropping-particle" : "", "family" : "Belmecheri", "given" : "Soumaya", "non-dropping-particle" : "", "parse-names" : false, "suffix" : "" }, { "dropping-particle" : "", "family" : "Georgiou", "given" : "Katerina", "non-dropping-particle" : "", "parse-names" : false, "suffix" : "" }, { "dropping-particle" : "", "family" : "Keeling", "given" : "Ralph", "non-dropping-particle" : "", "parse-names" : false, "suffix" : "" }, { "dropping-particle" : "", "family" : "McMahon", "given" : "Sean M.", "non-dropping-particle" : "", "parse-names" : false, "suffix" : "" }, { "dropping-particle" : "", "family" : "Medlyn", "given" : "Belinda E.", "non-dropping-particle" : "", "parse-names" : false, "suffix" : "" }, { "dropping-particle" : "", "family" : "Moore", "given" : "David J.P.", "non-dropping-particle" : "", "parse-names" : false, "suffix" : "" }, { "dropping-particle" : "", "family" : "Norby", "given" : "Richard J.", "non-dropping-particle" : "", "parse-names" : false, "suffix" : "" }, { "dropping-particle" : "", "family" : "Zaehle", "given" : "S\u00f6nke", "non-dropping-particle" : "", "parse-names" : false, "suffix" : "" }, { "dropping-particle" : "", "family" : "Anderson\u2010Teixeira", "given" : "Kristina J.", "non-dropping-particle" : "", "parse-names" : false, "suffix" : "" }, { "dropping-particle" : "", "family" : "Battipaglia", "given" : "Giovanna", "non-dropping-particle" : "", "parse-names" : false, "suffix" : "" }, { "dropping-particle" : "", "family" : "Brienen", "given" : "Roel J.W.", "non-dropping-particle" : "", "parse-names" : false, "suffix" : "" }, { "dropping-particle" : "", "family" : "Cabugao", "given" : "Kristine G.", "non-dropping-particle" : "", "parse-names" : false, "suffix" : "" }, { "dropping-particle" : "", "family" : "Cailleret", "given" : "Maxime", "non-dropping-particle" : "", "parse-names" : false, "suffix" : "" }, { "dropping-particle" : "", "family" : "Campbell", "given" : "Elliott", "non-dropping-particle" : "", "parse-names" : false, "suffix" : "" }, { "dropping-particle" : "", "family" : "Canadell", "given" : "Josep", "non-dropping-particle" : "", "parse-names" : false, "suffix" : "" }, { "dropping-particle" : "", "family" : "Ciais", "given" : "Philippe", "non-dropping-particle" : "", "parse-names" : false, "suffix" : "" }, { "dropping-particle" : "", "family" : "Craig", "given" : "Matthew E.", "non-dropping-particle" : "", "parse-names" : false, "suffix" : "" }, { "dropping-particle" : "", "family" : "Ellsworth", "given" : "David", "non-dropping-particle" : "", "parse-names" : false, "suffix" : "" }, { "dropping-particle" : "", "family" : "Farquhar", "given" : "Graham", "non-dropping-particle" : "", "parse-names" : false, "suffix" : "" }, { "dropping-particle" : "", "family" : "Fatichi", "given" : "Simone", "non-dropping-particle" : "", "parse-names" : false, "suffix" : "" }, { "dropping-particle" : "", "family" : "Fisher", "given" : "Joshua B.", "non-dropping-particle" : "", "parse-names" : false, "suffix" : "" }, { "dropping-particle" : "", "family" : "Frank", "given" : "David", "non-dropping-particle" : "", "parse-names" : false, "suffix" : "" }, { "dropping-particle" : "", "family" : "Graven", "given" : "Heather", "non-dropping-particle" : "", "parse-names" : false, "suffix" : "" }, { "dropping-particle" : "", "family" : "Gu", "given" : "Lianhong", "non-dropping-particle" : "", "parse-names" : false, "suffix" : "" }, { "dropping-particle" : "", "family" : "Haverd", "given" : "Vanessa", "non-dropping-particle" : "", "parse-names" : false, "suffix" : "" }, { "dropping-particle" : "", "family" : "Heilman", "given" : "Kelly", "non-dropping-particle" : "", "parse-names" : false, "suffix" : "" }, { "dropping-particle" : "", "family" : "Heimann", "given" : "Martin", "non-dropping-particle" : "", "parse-names" : false, "suffix" : "" }, { "dropping-particle" : "", "family" : "Hungate", "given" : "Bruce A.", "non-dropping-particle" : "", "parse-names" : false, "suffix" : "" }, { "dropping-particle" : "", "family" : "Iversen", "given" : "Colleen M.", "non-dropping-particle" : "", "parse-names" : false, "suffix" : "" }, { "dropping-particle" : "", "family" : "Joos", "given" : "Fortunat", "non-dropping-particle" : "", "parse-names" : false, "suffix" : "" }, { "dropping-particle" : "", "family" : "Jiang", "given" : "Mingkai", "non-dropping-particle" : "", "parse-names" : false, "suffix" : "" }, { "dropping-particle" : "", "family" : "Keenan", "given" : "Trevor F.", "non-dropping-particle" : "", "parse-names" : false, "suffix" : "" }, { "dropping-particle" : "", "family" : "Knauer", "given" : "J\u00fcrgen", "non-dropping-particle" : "", "parse-names" : false, "suffix" : "" }, { "dropping-particle" : "", "family" : "K\u00f6rner", "given" : "Christian", "non-dropping-particle" : "", "parse-names" : false, "suffix" : "" }, { "dropping-particle" : "", "family" : "Leshyk", "given" : "Victor O.", "non-dropping-particle" : "", "parse-names" : false, "suffix" : "" }, { "dropping-particle" : "", "family" : "Leuzinger", "given" : "Sebastian", "non-dropping-particle" : "", "parse-names" : false, "suffix" : "" }, { "dropping-particle" : "", "family" : "Liu", "given" : "Yao", "non-dropping-particle" : "", "parse-names" : false, "suffix" : "" }, { "dropping-particle" : "", "family" : "MacBean", "given" : "Natasha", "non-dropping-particle" : "", "parse-names" : false, "suffix" : "" }, { "dropping-particle" : "", "family" : "Malhi", "given" : "Yadvinder", "non-dropping-particle" : "", "parse-names" : false, "suffix" : "" }, { "dropping-particle" : "", "family" : "McVicar", "given" : "Tim", "non-dropping-particle" : "", "parse-names" : false, "suffix" : "" }, { "dropping-particle" : "", "family" : "Penuelas", "given" : "Josep", "non-dropping-particle" : "", "parse-names" : false, "suffix" : "" }, { "dropping-particle" : "", "family" : "Pongratz", "given" : "Julia", "non-dropping-particle" : "", "parse-names" : false, "suffix" : "" }, { "dropping-particle" : "", "family" : "Powell", "given" : "A. Shafer", "non-dropping-particle" : "", "parse-names" : false, "suffix" : "" }, { "dropping-particle" : "", "family" : "Riutta", "given" : "Terhi", "non-dropping-particle" : "", "parse-names" : false, "suffix" : "" }, { "dropping-particle" : "", "family" : "Sabot", "given" : "Manon E.B.", "non-dropping-particle" : "", "parse-names" : false, "suffix" : "" }, { "dropping-particle" : "", "family" : "Schleucher", "given" : "Juergen", "non-dropping-particle" : "", "parse-names" : false, "suffix" : "" }, { "dropping-particle" : "", "family" : "Sitch", "given" : "Stephen", "non-dropping-particle" : "", "parse-names" : false, "suffix" : "" }, { "dropping-particle" : "", "family" : "Smith", "given" : "William K.", "non-dropping-particle" : "", "parse-names" : false, "suffix" : "" }, { "dropping-particle" : "", "family" : "Sulman", "given" : "Benjamin", "non-dropping-particle" : "", "parse-names" : false, "suffix" : "" }, { "dropping-particle" : "", "family" : "Taylor", "given" : "Benton", "non-dropping-particle" : "", "parse-names" : false, "suffix" : "" }, { "dropping-particle" : "", "family" : "Terrer", "given" : "C\u00e9sar", "non-dropping-particle" : "", "parse-names" : false, "suffix" : "" }, { "dropping-particle" : "", "family" : "Torn", "given" : "Margaret S.", "non-dropping-particle" : "", "parse-names" : false, "suffix" : "" }, { "dropping-particle" : "", "family" : "Treseder", "given" : "Kathleen", "non-dropping-particle" : "", "parse-names" : false, "suffix" : "" }, { "dropping-particle" : "", "family" : "Trugman", "given" : "Anna T.", "non-dropping-particle" : "", "parse-names" : false, "suffix" : "" }, { "dropping-particle" : "", "family" : "Trumbore", "given" : "Susan E.", "non-dropping-particle" : "", "parse-names" : false, "suffix" : "" }, { "dropping-particle" : "", "family" : "Mantgem", "given" : "Phillip J.", "non-dropping-particle" : "van", "parse-names" : false, "suffix" : "" }, { "dropping-particle" : "", "family" : "Voelker", "given" : "Steve L.", "non-dropping-particle" : "", "parse-names" : false, "suffix" : "" }, { "dropping-particle" : "", "family" : "Whelan", "given" : "Mary E.", "non-dropping-particle" : "", "parse-names" : false, "suffix" : "" }, { "dropping-particle" : "", "family" : "Zuidema", "given" : "Pieter A.", "non-dropping-particle" : "", "parse-names" : false, "suffix" : "" } ], "container-title" : "New Phytologist", "id" : "ITEM-8", "issued" : { "date-parts" : [ [ "2020", "8", "12" ] ] }, "page" : "nph.16866", "title" : "Integrating the evidence for a terrestrial carbon sink caused by increasing atmospheric CO2", "translator" : [ { "dropping-particle" : "", "family" : "L3110", "given" : "", "non-dropping-particle" : "", "parse-names" : false, "suffix" : "" } ], "type" : "article-journal" }, "uris" : [ "http://www.mendeley.com/documents/?uuid=98e8518f-30b4-459a-87ae-0717bc595276" ] }, { "id" : "ITEM-9", "itemData" : { "DOI" : "10.1002/2017JG003890", "ISSN" : "21698953", "author" : [ { "dropping-particle" : "", "family" : "Mastrotheodoros", "given" : "Theodoros", "non-dropping-particle" : "", "parse-names" : false, "suffix" : "" }, { "dropping-particle" : "", "family" : "Pappas", "given" : "Christoforos", "non-dropping-particle" : "", "parse-names" : false, "suffix" : "" }, { "dropping-particle" : "", "family" : "Molnar", "given" : "Peter", "non-dropping-particle" : "", "parse-names" : false, "suffix" : "" }, { "dropping-particle" : "", "family" : "Burlando", "given" : "Paolo", "non-dropping-particle" : "", "parse-names" : false, "suffix" : "" }, { "dropping-particle" : "", "family" : "Keenan", "given" : "Trevor F.", "non-dropping-particle" : "", "parse-names" : false, "suffix" : "" }, { "dropping-particle" : "", "family" : "Gentine", "given" : "Pierre", "non-dropping-particle" : "", "parse-names" : false, "suffix" : "" }, { "dropping-particle" : "", "family" : "Gough", "given" : "Christopher M.", "non-dropping-particle" : "", "parse-names" : false, "suffix" : "" }, { "dropping-particle" : "", "family" : "Fatichi", "given" : "Simone", "non-dropping-particle" : "", "parse-names" : false, "suffix" : "" } ], "container-title" : "Journal of Geophysical Research: Biogeosciences", "id" : "ITEM-9", "issue" : "9", "issued" : { "date-parts" : [ [ "2017", "9" ] ] }, "page" : "2393-2408", "title" : "Linking plant functional trait plasticity and the large increase in forest water use efficiency", "translator" : [ { "dropping-particle" : "", "family" : "L7500", "given" : "", "non-dropping-particle" : "", "parse-names" : false, "suffix" : "" } ], "type" : "article-journal", "volume" : "122" }, "uris" : [ "http://www.mendeley.com/documents/?uuid=eebbd2ad-ab28-4f49-80b1-bd09f5b7ae08" ] } ], "mendeley" : { "formattedCitation" : "(De Kauwe et al., 2013; Frank et al., 2015; van der Sleen et al., 2015; Brienen et al., 2017; Keeling et al., 2017; Knauer et al., 2017; Mastrotheodoros et al., 2017; Lavergne et al., 2019; Walker et al., 2020)", "manualFormatting" : "(De Kauwe et al., 2013; Frank et al., 2015; Keeling et al., 2017; Lavergne et al., 2019; Walker et al., 2020)", "plainTextFormattedCitation" : "(De Kauwe et al., 2013; Frank et al., 2015; van der Sleen et al., 2015; Brienen et al., 2017; Keeling et al., 2017; Knauer et al., 2017; Mastrotheodoros et al., 2017; Lavergne et al., 2019; Walker et al., 2020)", "previouslyFormattedCitation" : "(De Kauwe et al., 2013; Frank et al., 2015; van der Sleen et al., 2015; Brienen et al., 2017; Keeling et al., 2017; Knauer et al., 2017; Mastrotheodoros et al., 2017; Lavergne et al., 2019; Walker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(De Kauwe et al., 2013; Frank et al., 2015; Keeling et al., 2017; Lavergne et al., 2019; Walker et al., 2020)</w:t>
      </w:r>
      <w:r w:rsidRPr="001E7A27">
        <w:rPr>
          <w:rFonts w:cs="Times New Roman"/>
          <w:lang w:val="en-GB"/>
        </w:rPr>
        <w:fldChar w:fldCharType="end"/>
      </w:r>
      <w:commentRangeEnd w:id="1726"/>
      <w:commentRangeEnd w:id="1727"/>
      <w:r w:rsidR="00621B61" w:rsidRPr="001E7A27">
        <w:rPr>
          <w:rStyle w:val="CommentReference"/>
          <w:lang w:val="en-GB"/>
        </w:rPr>
        <w:commentReference w:id="1726"/>
      </w:r>
      <w:r w:rsidR="00025FA2" w:rsidRPr="001E7A27">
        <w:rPr>
          <w:rStyle w:val="CommentReference"/>
          <w:lang w:val="en-GB"/>
        </w:rPr>
        <w:commentReference w:id="1727"/>
      </w:r>
      <w:r w:rsidRPr="001E7A27">
        <w:rPr>
          <w:rFonts w:cs="Times New Roman"/>
          <w:lang w:val="en-GB"/>
        </w:rPr>
        <w:t xml:space="preserve">. </w:t>
      </w:r>
      <w:r w:rsidRPr="001E7A27">
        <w:rPr>
          <w:rFonts w:cs="Times New Roman"/>
          <w:color w:val="000000" w:themeColor="text1"/>
          <w:lang w:val="en-GB" w:eastAsia="zh-CN"/>
        </w:rPr>
        <w:t>Both field-scale CO</w:t>
      </w:r>
      <w:r w:rsidRPr="001E7A27">
        <w:rPr>
          <w:rFonts w:cs="Times New Roman"/>
          <w:color w:val="000000" w:themeColor="text1"/>
          <w:vertAlign w:val="subscript"/>
          <w:lang w:val="en-GB" w:eastAsia="zh-CN"/>
        </w:rPr>
        <w:t>2</w:t>
      </w:r>
      <w:r w:rsidRPr="001E7A27">
        <w:rPr>
          <w:rFonts w:cs="Times New Roman"/>
          <w:color w:val="000000" w:themeColor="text1"/>
          <w:lang w:val="en-GB" w:eastAsia="zh-CN"/>
        </w:rPr>
        <w:t xml:space="preserve"> enrichment experiments and process models show the effect of </w:t>
      </w:r>
      <w:r w:rsidRPr="001E7A27">
        <w:rPr>
          <w:rFonts w:cs="Times New Roman"/>
          <w:lang w:val="en-GB"/>
        </w:rPr>
        <w:t>physiologically induced water savings, particularly under water</w:t>
      </w:r>
      <w:ins w:id="1728" w:author="Soapbox" w:date="2021-07-17T05:20:00Z">
        <w:r w:rsidR="00537B39" w:rsidRPr="001E7A27">
          <w:rPr>
            <w:rFonts w:cs="Times New Roman"/>
            <w:lang w:val="en-GB"/>
          </w:rPr>
          <w:t>-</w:t>
        </w:r>
      </w:ins>
      <w:del w:id="1729" w:author="Soapbox" w:date="2021-07-17T05:20:00Z">
        <w:r w:rsidRPr="001E7A27" w:rsidDel="00537B39">
          <w:rPr>
            <w:rFonts w:cs="Times New Roman"/>
            <w:lang w:val="en-GB"/>
          </w:rPr>
          <w:delText xml:space="preserve"> </w:delText>
        </w:r>
      </w:del>
      <w:r w:rsidRPr="001E7A27">
        <w:rPr>
          <w:rFonts w:cs="Times New Roman"/>
          <w:lang w:val="en-GB"/>
        </w:rPr>
        <w:t xml:space="preserve">limiting conditions </w:t>
      </w:r>
      <w:r w:rsidRPr="001E7A27">
        <w:rPr>
          <w:lang w:val="en-GB"/>
        </w:rPr>
        <w:fldChar w:fldCharType="begin" w:fldLock="1"/>
      </w:r>
      <w:r w:rsidR="00BC2C5E" w:rsidRPr="001E7A27">
        <w:rPr>
          <w:lang w:val="en-GB"/>
        </w:rPr>
        <w:instrText>ADDIN CSL_CITATION { "citationItems" : [ { "id" : "ITEM-1", "itemData" : { "DOI" : "10.1073/pnas.1506262112", "ISSN" : "0027-8424", "author" : [ { "dropping-particle" : "", "family" : "Farrior", "given" : "Caroline E.", "non-dropping-particle" : "", "parse-names" : false, "suffix" : "" }, { "dropping-particle" : "", "family" : "Rodriguez-Iturbe", "given" : "Ignacio", "non-dropping-particle" : "", "parse-names" : false, "suffix" : "" }, { "dropping-particle" : "", "family" : "Dybzinski", "given" : "Ray", "non-dropping-particle" : "", "parse-names" : false, "suffix" : "" }, { "dropping-particle" : "", "family" : "Levin", "given" : "Simon A.", "non-dropping-particle" : "", "parse-names" : false, "suffix" : "" }, { "dropping-particle" : "", "family" : "Pacala", "given" : "Stephen W.", "non-dropping-particle" : "", "parse-names" : false, "suffix" : "" } ], "container-title" : "Proceedings of the National Academy of Sciences", "id" : "ITEM-1", "issue" : "23", "issued" : { "date-parts" : [ [ "2015", "6", "9" ] ] }, "page" : "7213-7218", "title" : "Decreased water limitation under elevated CO2 amplifies potential for forest carbon sinks", "translator" : [ { "dropping-particle" : "", "family" : "L2440", "given" : "", "non-dropping-particle" : "", "parse-names" : false, "suffix" : "" } ], "type" : "article-journal", "volume" : "112" }, "uris" : [ "http://www.mendeley.com/documents/?uuid=19085d1a-9768-4c66-bea4-82cc5dfb42ec" ] }, { "id" : "ITEM-2", "itemData" : { "DOI" : "10.1038/srep20716", "ISSN" : "20452322", "PMID" : "26869389", "abstract" : "While recent findings based on satellite records indicate a positive trend in vegetation greenness over global drylands, the reasons remain elusive. We hypothesize that enhanced levels of atmospheric CO2 play an important role in the observed greening through the CO2 effect on plant water savings and consequent available soil water increases. Meta-analytic techniques were used to compare soil water content under ambient and elevated CO2 treatments across a range of climate regimes, vegetation types, soil textures and land management practices. Based on 1705 field measurements from 21 distinct sites, a consistent and statistically significant increase in the availability of soil water (11%) was observed under elevated CO2 treatments in both drylands and non-drylands, with a statistically stronger response over drylands (17% vs. 9%). Given the inherent water limitation in drylands, it is suggested that the additional soil water availability is a likely driver of observed increases in vegetation greenness.", "author" : [ { "dropping-particle" : "", "family" : "Lu", "given" : "Xuefei", "non-dropping-particle" : "", "parse-names" : false, "suffix" : "" }, { "dropping-particle" : "", "family" : "Wang", "given" : "Lixin", "non-dropping-particle" : "", "parse-names" : false, "suffix" : "" }, { "dropping-particle" : "", "family" : "McCabe", "given" : "Matthew F.", "non-dropping-particle" : "", "parse-names" : false, "suffix" : "" } ], "container-title" : "Scientific Reports", "id" : "ITEM-2", "issue" : "February", "issued" : { "date-parts" : [ [ "2016" ] ] }, "page" : "1-7", "publisher" : "Nature Publishing Group", "title" : "Elevated CO2 as a driver of global dryland greening", "translator" : [ { "dropping-particle" : "", "family" : "L7423", "given" : "", "non-dropping-particle" : "", "parse-names" : false, "suffix" : "" } ], "type" : "article-journal", "volume" : "6" }, "uris" : [ "http://www.mendeley.com/documents/?uuid=dfcec535-345e-4668-a213-0ade8a347a98" ] }, { "id" : "ITEM-3", "itemData" : { "DOI" : "10.1073/pnas.1524527113", "ISSN" : "10916490", "PMID" : "27185934", "abstract" : "Extreme climatic events (ECEs) such as droughts and heat waves are predicted to increase in intensity and frequency and impact the terrestrial carbon balance. However, we lack direct experimental evidence of how the net carbon uptake of ecosystems is affected by ECEs under future elevated atmospheric CO2 concentrations (eCO2). Taking advantage of an advanced controlled environment facility for ecosystem research (Ecotron), we simulated eCO2 and extreme cooccurring heat and drought events as projected for the 2050s and analyzed their effects on the ecosystem-level carbon and water fluxes in a C3 grassland. Our results indicate that eCO2 not only slows down the decline of ecosystem carbon uptake during the ECE but also enhances its recovery after the ECE, as mediated by increases of root growth and plant nitrogen uptake induced by the ECE. These findings indicate that, in the predicted near future climate, eCO2 could mitigate the effects of extreme droughts and heat waves on ecosystem net carbon uptake.", "author" : [ { "dropping-particle" : "", "family" : "Roy", "given" : "Jacques", "non-dropping-particle" : "", "parse-names" : false, "suffix" : "" }, { "dropping-particle" : "", "family" : "Picon-Cochard", "given" : "Catherine", "non-dropping-particle" : "", "parse-names" : false, "suffix" : "" }, { "dropping-particle" : "", "family" : "Augusti", "given" : "Angela", "non-dropping-particle" : "", "parse-names" : false, "suffix" : "" }, { "dropping-particle" : "", "family" : "Benot", "given" : "Marie Lise", "non-dropping-particle" : "", "parse-names" : false, "suffix" : "" }, { "dropping-particle" : "", "family" : "Thiery", "given" : "Lionel", "non-dropping-particle" : "", "parse-names" : false, "suffix" : "" }, { "dropping-particle" : "", "family" : "Darsonville", "given" : "Olivier", "non-dropping-particle" : "", "parse-names" : false, "suffix" : "" }, { "dropping-particle" : "", "family" : "Landais", "given" : "Damien", "non-dropping-particle" : "", "parse-names" : false, "suffix" : "" }, { "dropping-particle" : "", "family" : "Piel", "given" : "Cl\u00e9ment", "non-dropping-particle" : "", "parse-names" : false, "suffix" : "" }, { "dropping-particle" : "", "family" : "Defossez", "given" : "Marc", "non-dropping-particle" : "", "parse-names" : false, "suffix" : "" }, { "dropping-particle" : "", "family" : "Devidal", "given" : "S\u00e9bastien", "non-dropping-particle" : "", "parse-names" : false, "suffix" : "" }, { "dropping-particle" : "", "family" : "Escape", "given" : "Christophe", "non-dropping-particle" : "", "parse-names" : false, "suffix" : "" }, { "dropping-particle" : "", "family" : "Ravel", "given" : "Olivier", "non-dropping-particle" : "", "parse-names" : false, "suffix" : "" }, { "dropping-particle" : "", "family" : "Fromin", "given" : "Nathalie", "non-dropping-particle" : "", "parse-names" : false, "suffix" : "" }, { "dropping-particle" : "", "family" : "Volaire", "given" : "Florence", "non-dropping-particle" : "", "parse-names" : false, "suffix" : "" }, { "dropping-particle" : "", "family" : "Milcu", "given" : "Alexandru", "non-dropping-particle" : "", "parse-names" : false, "suffix" : "" }, { "dropping-particle" : "", "family" : "Bahn", "given" : "Michael", "non-dropping-particle" : "", "parse-names" : false, "suffix" : "" }, { "dropping-particle" : "", "family" : "Soussana", "given" : "Jean Fran\u00e7ois", "non-dropping-particle" : "", "parse-names" : false, "suffix" : "" } ], "container-title" : "Proceedings of the National Academy of Sciences", "id" : "ITEM-3", "issue" : "22", "issued" : { "date-parts" : [ [ "2016" ] ] }, "page" : "6224-6229", "title" : "Elevated CO2 maintains grassland net carbon uptake under a future heat and drought extreme", "translator" : [ { "dropping-particle" : "", "family" : "L7427", "given" : "", "non-dropping-particle" : "", "parse-names" : false, "suffix" : "" } ], "type" : "article-journal", "volume" : "113" }, "uris" : [ "http://www.mendeley.com/documents/?uuid=63143267-260c-49aa-8fed-f453ad15962e" ] }, { "id" : "ITEM-4", "itemData" : { "DOI" : "10.1111/gcb.12164", "ISSN" : "13541013", "author"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"Walker", "given" : "Anthony P.", "non-dropping-particle" : "", "parse-names" : false, "suffix" : "" }, { "dropping-particle" : "", "family" : "Dietze", "given" : "Michael C.", "non-dropping-particle" : "", "parse-names" : false, "suffix" : "" }, { "dropping-particle" : "", "family" : "Hickler", "given" : "Thomas", "non-dropping-particle" : "", "parse-names" : false, "suffix" : "" }, { "dropping-particle" : "", "family" : "Jain", "given" : "Atul K.", "non-dropping-particle" : "", "parse-names" : false, "suffix" : "" }, { "dropping-particle" : "", "family" : "Luo", "given" : "Yiqi", "non-dropping-particle" : "", "parse-names" : false, "suffix" : "" }, { "dropping-particle" : "", "family" : "Parton", "given" : "William J.", "non-dropping-particle" : "", "parse-names" : false, "suffix" : "" }, { "dropping-particle" : "", "family" : "Prentice", "given" : "I. Colin", "non-dropping-particle" : "", "parse-names" : false, "suffix" : "" }, { "dropping-particle" : "", "family" : "Smith", "given" : "Benjamin", "non-dropping-particle" : "", "parse-names" : false, "suffix" : "" }, { "dropping-particle" : "", "family" : "Thornton", "given" : "Peter E.", "non-dropping-particle" : "", "parse-names" : false, "suffix" : "" }, { "dropping-particle" : "", "family" : "Wang", "given" : "Shusen", "non-dropping-particle" : "", "parse-names" : false, "suffix" : "" }, { "dropping-particle" : "", "family" : "Wang", "given" : "Ying-Ping", "non-dropping-particle" : "", "parse-names" : false, "suffix" : "" }, { "dropping-particle" : "", "family" : "W\u00e5rlind", "given" : "David", "non-dropping-particle" : "", "parse-names" : false, "suffix" : "" }, { "dropping-particle" : "", "family" : "Weng", "given" : "Ensheng", "non-dropping-particle" : "", "parse-names" : false, "suffix" : "" }, { "dropping-particle" : "", "family" : "Crous", "given" : "Kristine Y.", "non-dropping-particle" : "", "parse-names" : false, "suffix" : "" }, { "dropping-particle" : "", "family" : "Ellsworth", "given" : "David S.", "non-dropping-particle" : "", "parse-names" : false, "suffix" : "" }, { "dropping-particle" : "", "family" : "Hanson", "given" : "Paul J.", "non-dropping-particle" : "", "parse-names" : false, "suffix" : "" }, { "dropping-particle" : "", "family" : "Seok Kim", "given" : "Hyun-", "non-dropping-particle" : "", "parse-names" : false, "suffix" : "" }, { "dropping-particle" : "", "family" : "Warren", "given" : "Jeffrey M.", "non-dropping-particle" : "", "parse-names" : false, "suffix" : "" }, { "dropping-particle" : "", "family" : "Oren", "given" : "Ram", "non-dropping-particle" : "", "parse-names" : false, "suffix" : "" }, { "dropping-particle" : "", "family" : "Norby", "given" : "Richard J.", "non-dropping-particle" : "", "parse-names" : false, "suffix" : "" } ], "container-title" : "Global Change Biology", "id" : "ITEM-4", "issue" : "6", "issued" : { "date-parts" : [ [ "2013", "6" ] ] }, "page" : "1759-1779", "title" : "Forest water use and water use efficiency at elevated CO2 : a model-data intercomparison at two contrasting temperate forest FACE sites", "translator" : [ { "dropping-particle" : "", "family" : "L7505", "given" : "", "non-dropping-particle" : "", "parse-names" : false, "suffix" : "" } ], "type" : "article-journal", "volume" : "19" }, "uris" : [ "http://www.mendeley.com/documents/?uuid=9d6e2205-3120-4a7c-8f86-f06ea25f9322" ] } ], "mendeley" : { "formattedCitation" : "(De Kauwe et al., 2013; Farrior et al., 2015; Lu et al., 2016; Roy et al., 2016)", "plainTextFormattedCitation" : "(De Kauwe et al., 2013; Farrior et al., 2015; Lu et al., 2016; Roy et al., 2016)", "previouslyFormattedCitation" : "(De Kauwe et al., 2013; Farrior et al., 2015; Lu et al., 2016; Roy et al., 2016)" }, "properties" : { "noteIndex" : 0 }, "schema" : "https://github.com/citation-style-language/schema/raw/master/csl-citation.json" }</w:instrText>
      </w:r>
      <w:r w:rsidRPr="001E7A27">
        <w:rPr>
          <w:lang w:val="en-GB"/>
        </w:rPr>
        <w:fldChar w:fldCharType="separate"/>
      </w:r>
      <w:r w:rsidR="00025FA2" w:rsidRPr="001E7A27">
        <w:rPr>
          <w:noProof/>
          <w:lang w:val="en-GB"/>
        </w:rPr>
        <w:t>(De Kauwe et al., 2013; Farrior et al., 2015; Lu et al., 2016; Roy et al., 2016)</w:t>
      </w:r>
      <w:r w:rsidRPr="001E7A27">
        <w:rPr>
          <w:lang w:val="en-GB"/>
        </w:rPr>
        <w:fldChar w:fldCharType="end"/>
      </w:r>
      <w:r w:rsidRPr="001E7A27">
        <w:rPr>
          <w:rFonts w:cs="Times New Roman"/>
          <w:lang w:val="en-GB"/>
        </w:rPr>
        <w:t>. Plants can also benefit from reduced drought stress due to enhanced CO</w:t>
      </w:r>
      <w:r w:rsidRPr="001E7A27">
        <w:rPr>
          <w:rFonts w:cs="Times New Roman"/>
          <w:vertAlign w:val="subscript"/>
          <w:lang w:val="en-GB"/>
        </w:rPr>
        <w:t>2</w:t>
      </w:r>
      <w:r w:rsidRPr="001E7A27">
        <w:rPr>
          <w:rFonts w:cs="Times New Roman"/>
          <w:lang w:val="en-GB"/>
        </w:rPr>
        <w:t xml:space="preserve"> without ecosystems-scale water savings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"10.1111/nph.17233", "ISSN" : "0028-646X", "abstract" : "\u25cfElevated atmospheric CO2 (eCa) may benefit plants during drought by reducing stomatal conductance (gs) but any \u2018water savings effect\u2019 could be neutralized by concurrent stimulation of leaf area. We investigated whether eCa enhanced water savings, thereby ameliorating the impact of drought on carbon and water relations in trees. \u25cfWe report leaf\u2010level gas exchange and whole\u2010plant and soil water relations during a short\u2010term dry\u2010down in two Eucalyptus species with contrasting drought tolerance. Plants had previously been established for 9\u201011 months in steady\u2010state conditions of ambient (aCa) and eCa, with half of each treatment group exposed to sustained drought for 5\u20107 months. \u25cfThe lower stomatal conductance under eCa did not lead to soil moisture savings during the dry\u2010down due to the counteractive effect of increased whole\u2010plant leaf area. Nonetheless, eCa\u2010grown plants maintained higher photosynthetic rates and leaf water potentials, making them less stressed during the dry\u2010down, despite being larger. These effects were more pronounced in the xeric species than the mesic species, and in previously water\u2010stressed plants. \u25cfOur findings indicate that eCa may enhance plant performance during drought despite a lack of soil water savings, especially in species with more conservative growth and water\u2010use strategies.", "author" : [ { "dropping-particle" : "", "family" : "Jiang", "given" : "Mingkai", "non-dropping-particle" : "", "parse-names" : false, "suffix" : "" }, { "dropping-particle" : "", "family" : "Kelly", "given" : "Jeff W.G.", "non-dropping-particle" : "", "parse-names" : false, "suffix" : "" }, { "dropping-particle" : "", "family" : "Atwell", "given" : "Brian J.", "non-dropping-particle" : "", "parse-names" : false, "suffix" : "" }, { "dropping-particle" : "", "family" : "Tissue", "given" : "David T.", "non-dropping-particle" : "", "parse-names" : false, "suffix" : "" }, { "dropping-particle" : "", "family" : "Medlyn", "given" : "Belinda E.", "non-dropping-particle" : "", "parse-names" : false, "suffix" : "" } ], "container-title" : "New Phytologist", "id" : "ITEM-1", "issue" : "2016", "issued" : { "date-parts" : [ [ "2021" ] ] }, "title" : "Drought by CO2 interactions in trees: a test of the water savings mechanism", "translator" : [ { "dropping-particle" : "", "family" : "L7467", "given" : "", "non-dropping-particle" : "", "parse-names" : false, "suffix" : "" } ], "type" : "article-journal" }, "uris" : [ "http://www.mendeley.com/documents/?uuid=88e1ffb3-a696-4b58-b252-c4ffa23a5d82" ] } ], "mendeley" : { "formattedCitation" : "(Jiang et al., 2021)", "plainTextFormattedCitation" : "(Jiang et al., 2021)", "previouslyFormattedCitation" : "(Jiang et al., 2021)"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(Jiang et al., 2021)</w:t>
      </w:r>
      <w:r w:rsidRPr="001E7A27">
        <w:rPr>
          <w:rFonts w:cs="Times New Roman"/>
          <w:lang w:val="en-GB"/>
        </w:rPr>
        <w:fldChar w:fldCharType="end"/>
      </w:r>
      <w:r w:rsidRPr="001E7A27">
        <w:rPr>
          <w:rFonts w:cs="Times New Roman"/>
          <w:lang w:val="en-GB"/>
        </w:rPr>
        <w:t xml:space="preserve">. </w:t>
      </w:r>
      <w:ins w:id="1730" w:author="Soapbox" w:date="2021-07-17T05:22:00Z">
        <w:r w:rsidR="00F2273E" w:rsidRPr="001E7A27">
          <w:rPr>
            <w:rFonts w:cs="Times New Roman"/>
            <w:lang w:val="en-GB"/>
          </w:rPr>
          <w:t>To some extent, t</w:t>
        </w:r>
      </w:ins>
      <w:del w:id="1731" w:author="Soapbox" w:date="2021-07-17T05:22:00Z">
        <w:r w:rsidRPr="001E7A27" w:rsidDel="00F2273E">
          <w:rPr>
            <w:rFonts w:cs="Times New Roman"/>
            <w:lang w:val="en-GB"/>
          </w:rPr>
          <w:delText>T</w:delText>
        </w:r>
      </w:del>
      <w:r w:rsidRPr="001E7A27">
        <w:rPr>
          <w:rFonts w:cs="Times New Roman"/>
          <w:lang w:val="en-GB"/>
        </w:rPr>
        <w:t xml:space="preserve">his increased WUE offsets </w:t>
      </w:r>
      <w:del w:id="1732" w:author="Soapbox" w:date="2021-07-17T05:22:00Z">
        <w:r w:rsidRPr="001E7A27" w:rsidDel="00F2273E">
          <w:rPr>
            <w:rFonts w:cs="Times New Roman"/>
            <w:lang w:val="en-GB"/>
          </w:rPr>
          <w:delText xml:space="preserve">to some extent </w:delText>
        </w:r>
      </w:del>
      <w:r w:rsidRPr="001E7A27">
        <w:rPr>
          <w:rFonts w:cs="Times New Roman"/>
          <w:lang w:val="en-GB"/>
        </w:rPr>
        <w:t>the effects of enhanced vapo</w:t>
      </w:r>
      <w:ins w:id="1733" w:author="Soapbox" w:date="2021-07-17T06:14:00Z">
        <w:r w:rsidR="008C024C" w:rsidRPr="001E7A27">
          <w:rPr>
            <w:rFonts w:cs="Times New Roman"/>
            <w:lang w:val="en-GB"/>
          </w:rPr>
          <w:t>u</w:t>
        </w:r>
      </w:ins>
      <w:r w:rsidRPr="001E7A27">
        <w:rPr>
          <w:rFonts w:cs="Times New Roman"/>
          <w:lang w:val="en-GB"/>
        </w:rPr>
        <w:t xml:space="preserve">r pressure deficit (VPD) on plant transpiration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"10.1111/nph.12922", "ISSN" : "14698137", "PMID" : "25077933", "abstract" : "The stomatal behavior of ferns provides an excellent system for disentangling responses to different environmental signals, which balance carbon gain against water loss. Here, we measured responses of stomatal conductance (gs) to irradiance, CO2, and vapor pressure deficit (VPD) for 13 phylogenetically diverse species native to open and shaded habitats, grown under high- and low-irradiance treatments. We tested two main hypotheses: that plants adapted and grown in high-irradiance environments would have greater responsiveness to all stimuli given higher flux rates; and that species' responsiveness to different factors would be correlated because of the relative simplicity of fern stomatal control. We found that species with higher light-saturated gs had larger responses, and that plants grown under high irradiance were more responsive to all stimuli. Open habitat species showed greater responsiveness to irradiance and CO2, but lower responsiveness to VPD; a case of plasticity and adaptation tending in different directions. Responses of gs to irradiance and VPD were positively correlated across species, but CO2 responses were independent and highly variable. The novel finding of correlations among stomatal responses to different stimuli suggests coordination of hydraulic and photosynthetic signaling networks modulating fern stomatal responses, which show distinct optimization at growth and evolutionary time-scales. \u00a9 2014 New Phytologist Trust.", "author" : [ { "dropping-particle" : "", "family" : "Creese", "given" : "Chris", "non-dropping-particle" : "", "parse-names" : false, "suffix" : "" }, { "dropping-particle" : "", "family" : "Oberbauer", "given" : "Steve", "non-dropping-particle" : "", "parse-names" : false, "suffix" : "" }, { "dropping-particle" : "", "family" : "Rundel", "given" : "Phil", "non-dropping-particle" : "", "parse-names" : false, "suffix" : "" }, { "dropping-particle" : "", "family" : "Sack", "given" : "Lawren", "non-dropping-particle" : "", "parse-names" : false, "suffix" : "" } ], "container-title" : "New Phytologist", "id" : "ITEM-1", "issue" : "1", "issued" : { "date-parts" : [ [ "2014" ] ] }, "page" : "92-104", "title" : "Are fern stomatal responses to different stimuli coordinated? Testing responses to light, vapor pressure deficit, and CO2 for diverse species grown under contrasting irradiances", "translator" : [ { "dropping-particle" : "", "family" : "L7376", "given" : "", "non-dropping-particle" : "", "parse-names" : false, "suffix" : "" } ], "type" : "article-journal", "volume" : "204" }, "uris" : [ "http://www.mendeley.com/documents/?uuid=95d267be-1835-4c04-9261-666d8ca97630" ] }, { "id" : "ITEM-2", "itemData" : { "DOI" : "10.1093/treephys/tpq036", "ISSN" : "0829318X", "PMID" : "20462939", "abstract" : "The means by which growth CO2 concentration ([CO2]) affects anatomy and water relations responses to drought and vapour pressure deficit (VPD) were studied for yearly coppiced, 4-year-old Populus deltoides clones that were grown in either 400 \u03bcmol mol-1 (ambient) or 800 \u03bcmol mol-1 (elevated) CO2 for 3 years. It was hypothesized that, during drought, trees growing in elevated [CO2] would have a lower volume flux density of water (JV), stomatal conductance (gs) and transpiration per leaf area (E), as well as a lower stomatal density and a greater stomatal response to drought and changes in VPD than would trees in ambient [CO2]. Trees in elevated [CO2] actually had higher JV values throughout the study, but did not differ from trees in ambient [CO2] with respect to gs or E under saturating light or E scaled from JV (Escaled), all of which indicates that the higher JV in elevated [CO 2] resulted from those trees having greater leaf area and not from differences in gs. Furthermore, although plants in elevated [CO2] had greater absolute leaf loss during the drought, the percentage of leaf area lost was similar to that of trees in ambient [CO2]. gs and E under saturating light were affected by changes in VPD after the first 9 days of the experiment, which coincided with a large decrease in water potential at a soil depth of 0.1 m. Trees in elevated [CO2] had a greater stomatal density and a lower wood density than trees in ambient [CO2], both traits that may make the trees more susceptible to xylem cavitation in severe drought. Drought and VPD effects for the P. deltoides clone were not ameliorated by long-term growth in elevated [CO2] compared with ambient [CO 2], and plants in elevated [CO2] possessed anatomical traits that may result in greater stress associated with long-term drought. \u00a9 The Author 2010. Published by Oxford University Press. All rights reserved.", "author" : [ { "dropping-particle" : "", "family" : "Bobich", "given" : "Edward G.", "non-dropping-particle" : "", "parse-names" : false, "suffix" : "" }, { "dropping-particle" : "", "family" : "Barron-Gafford", "given" : "Greg A.", "non-dropping-particle" : "", "parse-names" : false, "suffix" : "" }, { "dropping-particle" : "", "family" : "Rascher", "given" : "Katherine G.", "non-dropping-particle" : "", "parse-names" : false, "suffix" : "" }, { "dropping-particle" : "", "family" : "Murthy", "given" : "Ramesh", "non-dropping-particle" : "", "parse-names" : false, "suffix" : "" } ], "container-title" : "Tree Physiology", "id" : "ITEM-2", "issue" : "7", "issued" : { "date-parts" : [ [ "2010" ] ] }, "page" : "866-875", "title" : "Effects of drought and changes in vapour pressure deficit on water relations of Populus deltoides growing in ambient and elevated CO2", "translator" : [ { "dropping-particle" : "", "family" : "L7466", "given" : "", "non-dropping-particle" : "", "parse-names" : false, "suffix" : "" } ], "type" : "article-journal", "volume" : "30" }, "uris" : [ "http://www.mendeley.com/documents/?uuid=216699ec-7e55-4682-9e2c-fc41e4fb7bd6" ] }, { "id" : "ITEM-3", "itemData" : { "DOI" : "10.1038/s41598-019-45232-w", "ISSN" : "20452322", "PMID" : "31213627", "abstract" : "The high vapor pressure deficit (VPD) in some arid and semi-arid climates creates undesirable conditions for the growth of tomato plants (Solanum lycopersicum L., cv. Jinpeng). The global CO2 concentration ([CO2]) has also risen in recent years to levels above 400 \u03bcmol\u00b7mol\u22121. However, the coordinated effect of VPD and [CO2] on tomato plant growth remains unclear, especially at VPDs of 5\u20136 kPa or even higher that are extremely detrimental to plant growth. Here, we explore the interaction of VPD and [CO2] on plant water status, stomatal characteristics, and gas exchange parameters in summer greenhouses in a semi-arid area. Plants were grown in four adjacent glass greenhouses with different environmental conditions: (i) high VPD + low [CO2] representing natural/control conditions; (ii) high VPD + high [CO2] representing enriched CO2; (iii) low VPD + low [CO2] representing reduced VPD; and (iv) low VPD + high [CO2] representing reduced VPD and enriched CO2. Reducing the VPD alleviated the water stress of the plant and increased the gas exchange area of the leaf, which was beneficial to the entry of CO2 into the leaf. At this time, the increase of [CO2] was more beneficial to promote the photosynthetic rate and then improve the water use efficiency and yield.", "author" : [ { "dropping-particle" : "", "family" : "Jiao", "given" : "Xiao Cong", "non-dropping-particle" : "", "parse-names" : false, "suffix" : "" }, { "dropping-particle" : "", "family" : "Song", "given" : "Xiao Ming", "non-dropping-particle" : "", "parse-names" : false, "suffix" : "" }, { "dropping-particle" : "", "family" : "Zhang", "given" : "Da Long", "non-dropping-particle" : "", "parse-names" : false, "suffix" : "" }, { "dropping-particle" : "", "family" : "Du", "given" : "Qing Jie", "non-dropping-particle" : "", "parse-names" : false, "suffix" : "" }, { "dropping-particle" : "", "family" : "Li", "given" : "Jian Ming", "non-dropping-particle" : "", "parse-names" : false, "suffix" : "" } ], "container-title" : "Scientific Reports", "id" : "ITEM-3", "issue" : "1", "issued" : { "date-parts" : [ [ "2019" ] ] }, "page" : "1-10", "publisher" : "Springer US", "title" : "Coordination between vapor pressure deficit and CO2 on the regulation of photosynthesis and productivity in greenhouse tomato production", "translator" : [ { "dropping-particle" : "", "family" : "L7422", "given" : "", "non-dropping-particle" : "", "parse-names" : false, "suffix" : "" } ], "type" : "article-journal", "volume" : "9" }, "uris" : [ "http://www.mendeley.com/documents/?uuid=2fe7e3b1-24cc-486e-a7e4-94a0e14bacfc" ] } ], "mendeley" : { "formattedCitation" : "(Bobich et al., 2010; Creese et al., 2014; Jiao et al., 2019)", "plainTextFormattedCitation" : "(Bobich et al., 2010; Creese et al., 2014; Jiao et al., 2019)", "previouslyFormattedCitation" : "(Bobich et al., 2010; Creese et al., 2014; Jiao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(Bobich et al., 2010; Creese et al., 2014; Jiao et al., 2019)</w:t>
      </w:r>
      <w:r w:rsidRPr="001E7A27">
        <w:rPr>
          <w:rFonts w:cs="Times New Roman"/>
          <w:lang w:val="en-GB"/>
        </w:rPr>
        <w:fldChar w:fldCharType="end"/>
      </w:r>
      <w:r w:rsidRPr="001E7A27">
        <w:rPr>
          <w:rFonts w:cs="Times New Roman"/>
          <w:lang w:val="en-GB"/>
        </w:rPr>
        <w:t>,</w:t>
      </w:r>
      <w:r w:rsidR="000B5319" w:rsidRPr="001E7A27">
        <w:rPr>
          <w:rFonts w:cs="Times New Roman"/>
          <w:lang w:val="en-GB"/>
        </w:rPr>
        <w:t xml:space="preserve"> </w:t>
      </w:r>
      <w:r w:rsidRPr="001E7A27">
        <w:rPr>
          <w:rFonts w:cs="Times New Roman"/>
          <w:lang w:val="en-GB"/>
        </w:rPr>
        <w:t xml:space="preserve">but will have </w:t>
      </w:r>
      <w:r w:rsidRPr="001E7A27">
        <w:rPr>
          <w:rFonts w:eastAsia="SimSun" w:cs="Times New Roman"/>
          <w:noProof/>
          <w:lang w:val="en-GB" w:eastAsia="zh-CN"/>
        </w:rPr>
        <w:t xml:space="preserve">limited effect on ameliorating plant water stress during extreme drought events </w:t>
      </w:r>
      <w:commentRangeStart w:id="1734"/>
      <w:r w:rsidRPr="001E7A27">
        <w:rPr>
          <w:rFonts w:eastAsia="SimSun" w:cs="Times New Roman"/>
          <w:noProof/>
          <w:lang w:val="en-GB" w:eastAsia="zh-CN"/>
        </w:rPr>
        <w:fldChar w:fldCharType="begin" w:fldLock="1"/>
      </w:r>
      <w:ins w:id="1735" w:author="Robin Matthews" w:date="2021-06-17T16:40:00Z">
        <w:r w:rsidR="00621B61" w:rsidRPr="001E7A27">
          <w:rPr>
            <w:rFonts w:eastAsia="SimSun" w:cs="Times New Roman"/>
            <w:noProof/>
            <w:lang w:val="en-GB" w:eastAsia="zh-CN"/>
          </w:rPr>
          <w:instrText>ADDIN CSL_CITATION { "citationItems" : [ { "id" : "ITEM-1", "itemData" : { "DOI" : "10.1002/ece3.5663", "ISSN" : "20457758", "abstract" : "Anthropogenic activities such as uncontrolled deforestation and increasing greenhouse gas emissions are responsible for triggering a series of environmental imbalances that affect the Earth's complex climate dynamics. As a consequence of these changes, several climate models forecast an intensification of extreme weather events over the upcoming decades, including heat waves and increasingly severe drought and flood episodes. The occurrence of such extreme weather will prompt profound changes in several plant communities, resulting in massive forest dieback events that can trigger a massive loss of biodiversity in several biomes worldwide. Despite the gravity of the situation, our knowledge regarding how extreme weather events can undermine the performance, survival, and distribution of forest species remains very fragmented. Therefore, the present review aimed to provide a broad and integrated perspective of the main biochemical, physiological, and morpho-anatomical disorders that may compromise the performance and survival of forest species exposed to climate change factors, particularly drought, flooding, and global warming. In addition, we also discuss the controversial effects of high CO2 concentrations in enhancing plant growth and reducing the deleterious effects of some extreme climatic events. We conclude with a discussion about the possible effects that the factors associated with the climate change might have on species distribution and forest composition.", "author" : [ { "dropping-particle" : "", "family" : "Menezes-Silva", "given" : "Paulo Eduardo", "non-dropping-particle" : "", "parse-names" : false, "suffix" : "" }, { "dropping-particle" : "", "family" : "Loram-Louren\u00e7o", "given" : "Lucas", "non-dropping-particle" : "", "parse-names" : false, "suffix" : "" }, { "dropping-particle" : "", "family" : "Alves", "given" : "Rauander Douglas Ferreira Barros", "non-dropping-particle" : "", "parse-names" : false, "suffix" : "" }, { "dropping-particle" : "", "family" : "Sousa", "given" : "Let\u00edcia Ferreira", "non-dropping-particle" : "", "parse-names" : false, "suffix" : "" }, { "dropping-particle" : "", "family" : "Almeida", "given" : "Sabrina Emanuella da Silva", "non-dropping-particle" : "", "parse-names" : false, "suffix" : "" }, { "dropping-particle" : "", "family" : "Farnese", "given" : "Fernanda Santos", "non-dropping-particle" : "", "parse-names" : false, "suffix" : "" } ], "container-title" : "Ecology and Evolution", "id" : "ITEM-1", "issue" : "20", "issued" : { "date-parts" : [ [ "2019" ] ] }, "page" : "11979-11999", "title" : "Different ways to die in a changing world: Consequences of climate change for tree species performance and survival through an ecophysiological perspective", "translator" : [ { "dropping-particle" : "", "family" : "L7067", "given" : "", "non-dropping-particle" : "", "parse-names" : false, "suffix" : "" } ], "type" : "article-journal", "volume" : "9" }, "uris" : [ "http://www.mendeley.com/documents/?uuid=4458cb4e-514a-49c8-b337-041f2db064d5" ] }, { "id" : "ITEM-2", "itemData" : { "DOI" : "10.3389/fpls.2016.00657", "ISSN" : "1664462X", "abstract" : "Stomata control the flow of gases between plants and the atmosphere. This review is centered on stomatal responses to elevated CO2 concentration and considers other key environmental factors and underlying mechanisms at multiple levels. First, an outline of general responses in stomatal conductance under elevated CO2 is presented. Second, stomatal density response, its development, and the trade-off with leaf growth under elevated CO2 conditions are depicted. Third, the molecular mechanism regulating guard cell movement at elevated CO2 is suggested. Finally, the interactive effects of elevated CO2with other factors critical to stomatal behavior are reviewed. It may be useful to better understand how stomata respond to elevated CO2 levels while considering other key environmental factors and mechanisms, including molecular mechanism, biochemical processes, and ecophysiological regulation. This understanding may provide profound new insights into how plants cope with climate change.", "author" : [ { "dropping-particle" : "", "family" : "Xu", "given" : "Zhenzhu", "non-dropping-particle" : "", "parse-names" : false, "suffix" : "" }, { "dropping-particle" : "", "family" : "Jiang", "given" : "Yanling", "non-dropping-particle" : "", "parse-names" : false, "suffix" : "" }, { "dropping-particle" : "", "family" : "Jia", "given" : "Bingrui", "non-dropping-particle" : "", "parse-names" : false, "suffix" : "" }, { "dropping-particle" : "", "family" : "Zhou", "given" : "Guangsheng", "non-dropping-particle" : "", "parse-names" : false, "suffix" : "" } ], "container-title" : "Frontiers in Plant Science", "id" : "ITEM-2", "issue" : "MAY2016", "issued" : { "date-parts" : [ [ "2016" ] ] }, "page" : "1-15", "title" : "Elevated-CO2 response of stomata and its dependence on environmental factors", "translator" : [ { "dropping-particle" : "", "family" : "L7071", "given" : "", "non-dropping-particle" : "", "parse-names" : false, "suffix" : "" } ], "type" : "article-journal", "volume" : "7" }, "uris" : [ "http://www.mendeley.com/documents/?uuid=08964c64-e808-44c5-b6d9-d931b0429bfd" ] }, { "id" : "ITEM-3", "itemData" : { "DOI" : "10.1038/s41467-020-18631-1", "ISSN" : "20411723",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"container-title" : "Nature Communications", "id" : "ITEM-3", "issue" : "1", "issued" : { "date-parts" : [ [ "2020" ] ] }, "page" : "1-9", "publisher" : "Springer US", "title" : "Soil moisture dominates dryness stress on ecosystem production globally", "translator" : [ { "dropping-particle" : "", "family" : "L7424", "given" : "", "non-dropping-particle" : "", "parse-names" : false, "suffix" : "" } ], "type" : "article-journal", "volume" : "11" }, "uris" : [ "http://www.mendeley.com/documents/?uuid=a6d5781b-2618-4c4d-b0d7-f47de6bc0296" ] } ], "mendeley" : { "formattedCitation" : "(Xu et al., 2016; Menezes-Silva et al., 2019; Liu et al., 2020b)", "manualFormatting" : "(Xu et al., 2016; Menezes-Silva et al., 2019; L. Liu et al., 2020)", "plainTextFormattedCitation" : "(Xu et al., 2016; Menezes-Silva et al., 2019; Liu et al., 2020b)", "previouslyFormattedCitation" : "(Xu et al., 2016; Menezes-Silva et al., 2019; Liu et al., 2020b)" }, "properties" : { "noteIndex" : 0 }, "schema" : "https://github.com/citation-style-language/schema/raw/master/csl-citation.json" }</w:instrText>
        </w:r>
      </w:ins>
      <w:del w:id="1736" w:author="Robin Matthews" w:date="2021-06-17T16:40:00Z">
        <w:r w:rsidR="00747167" w:rsidRPr="001E7A27" w:rsidDel="00621B61">
          <w:rPr>
            <w:rFonts w:eastAsia="SimSun" w:cs="Times New Roman"/>
            <w:noProof/>
            <w:lang w:val="en-GB" w:eastAsia="zh-CN"/>
          </w:rPr>
          <w:delInstrText>ADDIN CSL_CITATION { "citationItems" : [ { "id" : "ITEM-1", "itemData" : { "DOI" : "10.1002/ece3.5663", "ISSN" : "20457758", "abstract" : "Anthropogenic activities such as uncontrolled deforestation and increasing greenhouse gas emissions are responsible for triggering a series of environmental imbalances that affect the Earth's complex climate dynamics. As a consequence of these changes, several climate models forecast an intensification of extreme weather events over the upcoming decades, including heat waves and increasingly severe drought and flood episodes. The occurrence of such extreme weather will prompt profound changes in several plant communities, resulting in massive forest dieback events that can trigger a massive loss of biodiversity in several biomes worldwide. Despite the gravity of the situation, our knowledge regarding how extreme weather events can undermine the performance, survival, and distribution of forest species remains very fragmented. Therefore, the present review aimed to provide a broad and integrated perspective of the main biochemical, physiological, and morpho-anatomical disorders that may compromise the performance and survival of forest species exposed to climate change factors, particularly drought, flooding, and global warming. In addition, we also discuss the controversial effects of high CO2 concentrations in enhancing plant growth and reducing the deleterious effects of some extreme climatic events. We conclude with a discussion about the possible effects that the factors associated with the climate change might have on species distribution and forest composition.", "author" : [ { "dropping-particle" : "", "family" : "Menezes-Silva", "given" : "Paulo Eduardo", "non-dropping-particle" : "", "parse-names" : false, "suffix" : "" }, { "dropping-particle" : "", "family" : "Loram-Louren\u00e7o", "given" : "Lucas", "non-dropping-particle" : "", "parse-names" : false, "suffix" : "" }, { "dropping-particle" : "", "family" : "Alves", "given" : "Rauander Douglas Ferreira Barros", "non-dropping-particle" : "", "parse-names" : false, "suffix" : "" }, { "dropping-particle" : "", "family" : "Sousa", "given" : "Let\u00edcia Ferreira", "non-dropping-particle" : "", "parse-names" : false, "suffix" : "" }, { "dropping-particle" : "", "family" : "Almeida", "given" : "Sabrina Emanuella da Silva", "non-dropping-particle" : "", "parse-names" : false, "suffix" : "" }, { "dropping-particle" : "", "family" : "Farnese", "given" : "Fernanda Santos", "non-dropping-particle" : "", "parse-names" : false, "suffix" : "" } ], "container-title" : "Ecology and Evolution", "id" : "ITEM-1", "issue" : "20", "issued" : { "date-parts" : [ [ "2019" ] ] }, "page" : "11979-11999", "title" : "Different ways to die in a changing world: Consequences of climate change for tree species performance and survival through an ecophysiological perspective", "translator" : [ { "dropping-particle" : "", "family" : "L7067", "given" : "", "non-dropping-particle" : "", "parse-names" : false, "suffix" : "" } ], "type" : "article-journal", "volume" : "9" }, "uris" : [ "http://www.mendeley.com/documents/?uuid=4458cb4e-514a-49c8-b337-041f2db064d5" ] }, { "id" : "ITEM-2", "itemData" : { "DOI" : "10.3389/fpls.2016.00657", "ISSN" : "1664462X", "abstract" : "Stomata control the flow of gases between plants and the atmosphere. This review is centered on stomatal responses to elevated CO2 concentration and considers other key environmental factors and underlying mechanisms at multiple levels. First, an outline of general responses in stomatal conductance under elevated CO2 is presented. Second, stomatal density response, its development, and the trade-off with leaf growth under elevated CO2 conditions are depicted. Third, the molecular mechanism regulating guard cell movement at elevated CO2 is suggested. Finally, the interactive effects of elevated CO2with other factors critical to stomatal behavior are reviewed. It may be useful to better understand how stomata respond to elevated CO2 levels while considering other key environmental factors and mechanisms, including molecular mechanism, biochemical processes, and ecophysiological regulation. This understanding may provide profound new insights into how plants cope with climate change.", "author" : [ { "dropping-particle" : "", "family" : "Xu", "given" : "Zhenzhu", "non-dropping-particle" : "", "parse-names" : false, "suffix" : "" }, { "dropping-particle" : "", "family" : "Jiang", "given" : "Yanling", "non-dropping-particle" : "", "parse-names" : false, "suffix" : "" }, { "dropping-particle" : "", "family" : "Jia", "given" : "Bingrui", "non-dropping-particle" : "", "parse-names" : false, "suffix" : "" }, { "dropping-particle" : "", "family" : "Zhou", "given" : "Guangsheng", "non-dropping-particle" : "", "parse-names" : false, "suffix" : "" } ], "container-title" : "Frontiers in Plant Science", "id" : "ITEM-2", "issue" : "MAY2016", "issued" : { "date-parts" : [ [ "2016" ] ] }, "page" : "1-15", "title" : "Elevated-CO2 response of stomata and its dependence on environmental factors", "translator" : [ { "dropping-particle" : "", "family" : "L7071", "given" : "", "non-dropping-particle" : "", "parse-names" : false, "suffix" : "" } ], "type" : "article-journal", "volume" : "7" }, "uris" : [ "http://www.mendeley.com/documents/?uuid=08964c64-e808-44c5-b6d9-d931b0429bfd" ] }, { "id" : "ITEM-3", "itemData" : { "DOI" : "10.1038/s41467-020-18631-1", "ISSN" : "20411723",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"container-title" : "Nature Communications", "id" : "ITEM-3", "issue" : "1", "issued" : { "date-parts" : [ [ "2020" ] ] }, "page" : "1-9", "publisher" : "Springer US", "title" : "Soil moisture dominates dryness stress on ecosystem production globally", "translator" : [ { "dropping-particle" : "", "family" : "L7424", "given" : "", "non-dropping-particle" : "", "parse-names" : false, "suffix" : "" } ], "type" : "article-journal", "volume" : "11" }, "uris" : [ "http://www.mendeley.com/documents/?uuid=a6d5781b-2618-4c4d-b0d7-f47de6bc0296" ] } ], "mendeley" : { "formattedCitation" : "(Xu et al., 2016; Menezes-Silva et al., 2019; Liu et al., 2020b)", "plainTextFormattedCitation" : "(Xu et al., 2016; Menezes-Silva et al., 2019; Liu et al., 2020b)", "previouslyFormattedCitation" : "(Xu et al., 2016; Menezes-Silva et al., 2019; Liu et al., 2020b)" }, "properties" : { "noteIndex" : 0 }, "schema" : "https://github.com/citation-style-language/schema/raw/master/csl-citation.json" }</w:delInstrText>
        </w:r>
      </w:del>
      <w:r w:rsidRPr="001E7A27">
        <w:rPr>
          <w:rFonts w:eastAsia="SimSun" w:cs="Times New Roman"/>
          <w:noProof/>
          <w:lang w:val="en-GB" w:eastAsia="zh-CN"/>
        </w:rPr>
        <w:fldChar w:fldCharType="separate"/>
      </w:r>
      <w:r w:rsidR="00025FA2" w:rsidRPr="001E7A27">
        <w:rPr>
          <w:rFonts w:eastAsia="SimSun" w:cs="Times New Roman"/>
          <w:noProof/>
          <w:lang w:val="en-GB" w:eastAsia="zh-CN"/>
        </w:rPr>
        <w:t xml:space="preserve">(Xu et al., 2016; Menezes-Silva et al., 2019; </w:t>
      </w:r>
      <w:ins w:id="1737" w:author="Robin Matthews" w:date="2021-06-17T16:40:00Z">
        <w:r w:rsidR="00621B61" w:rsidRPr="001E7A27">
          <w:rPr>
            <w:rFonts w:eastAsia="SimSun" w:cs="Times New Roman"/>
            <w:noProof/>
            <w:lang w:val="en-GB" w:eastAsia="zh-CN"/>
          </w:rPr>
          <w:t xml:space="preserve">L. </w:t>
        </w:r>
      </w:ins>
      <w:r w:rsidR="00025FA2" w:rsidRPr="001E7A27">
        <w:rPr>
          <w:rFonts w:eastAsia="SimSun" w:cs="Times New Roman"/>
          <w:noProof/>
          <w:lang w:val="en-GB" w:eastAsia="zh-CN"/>
        </w:rPr>
        <w:t>Liu et al., 2020</w:t>
      </w:r>
      <w:del w:id="1738" w:author="Robin Matthews" w:date="2021-06-17T16:40:00Z">
        <w:r w:rsidR="00025FA2" w:rsidRPr="001E7A27" w:rsidDel="00621B61">
          <w:rPr>
            <w:rFonts w:eastAsia="SimSun" w:cs="Times New Roman"/>
            <w:noProof/>
            <w:lang w:val="en-GB" w:eastAsia="zh-CN"/>
          </w:rPr>
          <w:delText>b</w:delText>
        </w:r>
      </w:del>
      <w:r w:rsidR="00025FA2" w:rsidRPr="001E7A27">
        <w:rPr>
          <w:rFonts w:eastAsia="SimSun" w:cs="Times New Roman"/>
          <w:noProof/>
          <w:lang w:val="en-GB" w:eastAsia="zh-CN"/>
        </w:rPr>
        <w:t>)</w:t>
      </w:r>
      <w:r w:rsidRPr="001E7A27">
        <w:rPr>
          <w:rFonts w:eastAsia="SimSun" w:cs="Times New Roman"/>
          <w:noProof/>
          <w:lang w:val="en-GB" w:eastAsia="zh-CN"/>
        </w:rPr>
        <w:fldChar w:fldCharType="end"/>
      </w:r>
      <w:commentRangeEnd w:id="1734"/>
      <w:r w:rsidR="00025FA2" w:rsidRPr="001E7A27">
        <w:rPr>
          <w:rStyle w:val="CommentReference"/>
          <w:lang w:val="en-GB"/>
        </w:rPr>
        <w:commentReference w:id="1734"/>
      </w:r>
      <w:r w:rsidRPr="001E7A27">
        <w:rPr>
          <w:rFonts w:cs="Times New Roman"/>
          <w:lang w:val="en-GB"/>
        </w:rPr>
        <w:t>,</w:t>
      </w:r>
      <w:r w:rsidRPr="001E7A27">
        <w:rPr>
          <w:rFonts w:eastAsia="SimSun" w:cs="Times New Roman"/>
          <w:noProof/>
          <w:lang w:val="en-GB" w:eastAsia="zh-CN"/>
        </w:rPr>
        <w:t xml:space="preserve"> when leaf stomata </w:t>
      </w:r>
      <w:del w:id="1739" w:author="Soapbox" w:date="2021-07-17T05:23:00Z">
        <w:r w:rsidRPr="001E7A27" w:rsidDel="00F2273E">
          <w:rPr>
            <w:rFonts w:eastAsia="SimSun" w:cs="Times New Roman"/>
            <w:noProof/>
            <w:lang w:val="en-GB" w:eastAsia="zh-CN"/>
          </w:rPr>
          <w:delText xml:space="preserve">is </w:delText>
        </w:r>
      </w:del>
      <w:ins w:id="1740" w:author="Soapbox" w:date="2021-07-17T05:23:00Z">
        <w:r w:rsidR="00F2273E" w:rsidRPr="001E7A27">
          <w:rPr>
            <w:rFonts w:eastAsia="SimSun" w:cs="Times New Roman"/>
            <w:noProof/>
            <w:lang w:val="en-GB" w:eastAsia="zh-CN"/>
          </w:rPr>
          <w:t xml:space="preserve">are </w:t>
        </w:r>
      </w:ins>
      <w:r w:rsidRPr="001E7A27">
        <w:rPr>
          <w:rFonts w:eastAsia="SimSun" w:cs="Times New Roman"/>
          <w:noProof/>
          <w:lang w:val="en-GB" w:eastAsia="zh-CN"/>
        </w:rPr>
        <w:t xml:space="preserve">governed primarily by soil moisture </w:t>
      </w:r>
      <w:r w:rsidRPr="001E7A27">
        <w:rPr>
          <w:rFonts w:eastAsia="SimSun" w:cs="Times New Roman"/>
          <w:noProof/>
          <w:lang w:val="en-GB" w:eastAsia="zh-CN"/>
        </w:rPr>
        <w:fldChar w:fldCharType="begin" w:fldLock="1"/>
      </w:r>
      <w:r w:rsidR="00BC2C5E" w:rsidRPr="001E7A27">
        <w:rPr>
          <w:rFonts w:eastAsia="SimSun" w:cs="Times New Roman"/>
          <w:noProof/>
          <w:lang w:val="en-GB" w:eastAsia="zh-CN"/>
        </w:rPr>
        <w:instrText>ADDIN CSL_CITATION { "citationItems" : [ { "id" : "ITEM-1", "itemData" : { "DOI" : "10.1073/pnas.1524527113", "ISSN" : "10916490", "PMID" : "27185934", "abstract" : "Extreme climatic events (ECEs) such as droughts and heat waves are predicted to increase in intensity and frequency and impact the terrestrial carbon balance. However, we lack direct experimental evidence of how the net carbon uptake of ecosystems is affected by ECEs under future elevated atmospheric CO2 concentrations (eCO2). Taking advantage of an advanced controlled environment facility for ecosystem research (Ecotron), we simulated eCO2 and extreme cooccurring heat and drought events as projected for the 2050s and analyzed their effects on the ecosystem-level carbon and water fluxes in a C3 grassland. Our results indicate that eCO2 not only slows down the decline of ecosystem carbon uptake during the ECE but also enhances its recovery after the ECE, as mediated by increases of root growth and plant nitrogen uptake induced by the ECE. These findings indicate that, in the predicted near future climate, eCO2 could mitigate the effects of extreme droughts and heat waves on ecosystem net carbon uptake.", "author" : [ { "dropping-particle" : "", "family" : "Roy", "given" : "Jacques", "non-dropping-particle" : "", "parse-names" : false, "suffix" : "" }, { "dropping-particle" : "", "family" : "Picon-Cochard", "given" : "Catherine", "non-dropping-particle" : "", "parse-names" : false, "suffix" : "" }, { "dropping-particle" : "", "family" : "Augusti", "given" : "Angela", "non-dropping-particle" : "", "parse-names" : false, "suffix" : "" }, { "dropping-particle" : "", "family" : "Benot", "given" : "Marie Lise", "non-dropping-particle" : "", "parse-names" : false, "suffix" : "" }, { "dropping-particle" : "", "family" : "Thiery", "given" : "Lionel", "non-dropping-particle" : "", "parse-names" : false, "suffix" : "" }, { "dropping-particle" : "", "family" : "Darsonville", "given" : "Olivier", "non-dropping-particle" : "", "parse-names" : false, "suffix" : "" }, { "dropping-particle" : "", "family" : "Landais", "given" : "Damien", "non-dropping-particle" : "", "parse-names" : false, "suffix" : "" }, { "dropping-particle" : "", "family" : "Piel", "given" : "Cl\u00e9ment", "non-dropping-particle" : "", "parse-names" : false, "suffix" : "" }, { "dropping-particle" : "", "family" : "Defossez", "given" : "Marc", "non-dropping-particle" : "", "parse-names" : false, "suffix" : "" }, { "dropping-particle" : "", "family" : "Devidal", "given" : "S\u00e9bastien", "non-dropping-particle" : "", "parse-names" : false, "suffix" : "" }, { "dropping-particle" : "", "family" : "Escape", "given" : "Christophe", "non-dropping-particle" : "", "parse-names" : false, "suffix" : "" }, { "dropping-particle" : "", "family" : "Ravel", "given" : "Olivier", "non-dropping-particle" : "", "parse-names" : false, "suffix" : "" }, { "dropping-particle" : "", "family" : "Fromin", "given" : "Nathalie", "non-dropping-particle" : "", "parse-names" : false, "suffix" : "" }, { "dropping-particle" : "", "family" : "Volaire", "given" : "Florence", "non-dropping-particle" : "", "parse-names" : false, "suffix" : "" }, { "dropping-particle" : "", "family" : "Milcu", "given" : "Alexandru", "non-dropping-particle" : "", "parse-names" : false, "suffix" : "" }, { "dropping-particle" : "", "family" : "Bahn", "given" : "Michael", "non-dropping-particle" : "", "parse-names" : false, "suffix" : "" }, { "dropping-particle" : "", "family" : "Soussana", "given" : "Jean Fran\u00e7ois", "non-dropping-particle" : "", "parse-names" : false, "suffix" : "" } ], "container-title" : "Proceedings of the National Academy of Sciences", "id" : "ITEM-1", "issue" : "22", "issued" : { "date-parts" : [ [ "2016" ] ] }, "page" : "6224-6229", "title" : "Elevated CO2 maintains grassland net carbon uptake under a future heat and drought extreme", "translator" : [ { "dropping-particle" : "", "family" : "L7427", "given" : "", "non-dropping-particle" : "", "parse-names" : false, "suffix" : "" } ], "type" : "article-journal", "volume" : "113" }, "uris" : [ "http://www.mendeley.com/documents/?uuid=63143267-260c-49aa-8fed-f453ad15962e" ] } ], "mendeley" : { "formattedCitation" : "(Roy et al., 2016)", "plainTextFormattedCitation" : "(Roy et al., 2016)", "previouslyFormattedCitation" : "(Roy et al., 2016)" }, "properties" : { "noteIndex" : 0 }, "schema" : "https://github.com/citation-style-language/schema/raw/master/csl-citation.json" }</w:instrText>
      </w:r>
      <w:r w:rsidRPr="001E7A27">
        <w:rPr>
          <w:rFonts w:eastAsia="SimSun" w:cs="Times New Roman"/>
          <w:noProof/>
          <w:lang w:val="en-GB" w:eastAsia="zh-CN"/>
        </w:rPr>
        <w:fldChar w:fldCharType="separate"/>
      </w:r>
      <w:r w:rsidR="00025FA2" w:rsidRPr="001E7A27">
        <w:rPr>
          <w:rFonts w:eastAsia="SimSun" w:cs="Times New Roman"/>
          <w:noProof/>
          <w:lang w:val="en-GB" w:eastAsia="zh-CN"/>
        </w:rPr>
        <w:t>(Roy et al., 2016)</w:t>
      </w:r>
      <w:r w:rsidRPr="001E7A27">
        <w:rPr>
          <w:rFonts w:eastAsia="SimSun" w:cs="Times New Roman"/>
          <w:noProof/>
          <w:lang w:val="en-GB" w:eastAsia="zh-CN"/>
        </w:rPr>
        <w:fldChar w:fldCharType="end"/>
      </w:r>
      <w:r w:rsidRPr="001E7A27">
        <w:rPr>
          <w:rFonts w:eastAsia="SimSun" w:cs="Times New Roman"/>
          <w:noProof/>
          <w:lang w:val="en-GB" w:eastAsia="zh-CN"/>
        </w:rPr>
        <w:t>.</w:t>
      </w:r>
      <w:r w:rsidRPr="001E7A27">
        <w:rPr>
          <w:rFonts w:eastAsia="SimSun" w:cs="Times New Roman"/>
          <w:noProof/>
          <w:highlight w:val="yellow"/>
          <w:lang w:val="en-GB" w:eastAsia="zh-CN"/>
        </w:rPr>
        <w:t xml:space="preserve"> </w:t>
      </w:r>
    </w:p>
    <w:p w14:paraId="0D9374FC" w14:textId="77777777" w:rsidR="00365199" w:rsidRPr="001E7A27" w:rsidRDefault="00365199" w:rsidP="005C7F25">
      <w:pPr>
        <w:pStyle w:val="AR6BodyText"/>
        <w:shd w:val="clear" w:color="auto" w:fill="DEEAF6" w:themeFill="accent1" w:themeFillTint="33"/>
        <w:rPr>
          <w:rFonts w:cs="Times New Roman"/>
          <w:color w:val="000000" w:themeColor="text1"/>
          <w:lang w:val="en-GB" w:eastAsia="zh-CN"/>
        </w:rPr>
      </w:pPr>
    </w:p>
    <w:p w14:paraId="6CFBA12A" w14:textId="76E14237" w:rsidR="00365199" w:rsidRPr="001E7A27" w:rsidRDefault="00365199" w:rsidP="005C7F25">
      <w:pPr>
        <w:pStyle w:val="AR6BodyText"/>
        <w:shd w:val="clear" w:color="auto" w:fill="DEEAF6" w:themeFill="accent1" w:themeFillTint="33"/>
        <w:rPr>
          <w:rFonts w:cs="Times New Roman"/>
          <w:lang w:val="en-GB"/>
        </w:rPr>
      </w:pPr>
      <w:r w:rsidRPr="001E7A27">
        <w:rPr>
          <w:rFonts w:cs="Times New Roman"/>
          <w:color w:val="000000" w:themeColor="text1"/>
          <w:lang w:val="en-GB" w:eastAsia="zh-CN"/>
        </w:rPr>
        <w:t xml:space="preserve">Leaf stomata closure </w:t>
      </w:r>
      <w:r w:rsidRPr="001E7A27">
        <w:rPr>
          <w:rFonts w:cs="Times New Roman"/>
          <w:lang w:val="en-GB" w:eastAsia="zh-CN"/>
        </w:rPr>
        <w:t xml:space="preserve">can </w:t>
      </w:r>
      <w:r w:rsidRPr="001E7A27">
        <w:rPr>
          <w:rFonts w:cs="Times New Roman"/>
          <w:color w:val="000000" w:themeColor="text1"/>
          <w:lang w:val="en-GB" w:eastAsia="zh-CN"/>
        </w:rPr>
        <w:t>have large effects on land freshwater availability because of reduced plant transpiration</w:t>
      </w:r>
      <w:ins w:id="1741" w:author="Soapbox" w:date="2021-07-17T05:23:00Z">
        <w:r w:rsidR="00F2273E" w:rsidRPr="001E7A27">
          <w:rPr>
            <w:rFonts w:cs="Times New Roman"/>
            <w:color w:val="000000" w:themeColor="text1"/>
            <w:lang w:val="en-GB" w:eastAsia="zh-CN"/>
          </w:rPr>
          <w:t>,</w:t>
        </w:r>
      </w:ins>
      <w:r w:rsidRPr="001E7A27">
        <w:rPr>
          <w:rFonts w:cs="Times New Roman"/>
          <w:color w:val="000000" w:themeColor="text1"/>
          <w:lang w:val="en-GB" w:eastAsia="zh-CN"/>
        </w:rPr>
        <w:t xml:space="preserve"> leading in some regions to higher soil moisture and runoff</w:t>
      </w:r>
      <w:r w:rsidRPr="001E7A27">
        <w:rPr>
          <w:rFonts w:cs="Times New Roman"/>
          <w:lang w:val="en-GB"/>
        </w:rPr>
        <w:t xml:space="preserve"> </w:t>
      </w:r>
      <w:commentRangeStart w:id="1742"/>
      <w:r w:rsidRPr="001E7A27">
        <w:rPr>
          <w:rFonts w:cs="Times New Roman"/>
          <w:lang w:val="en-GB"/>
        </w:rPr>
        <w:fldChar w:fldCharType="begin" w:fldLock="1"/>
      </w:r>
      <w:ins w:id="1743" w:author="Robin Matthews" w:date="2021-06-17T16:41:00Z">
        <w:r w:rsidR="00621B61" w:rsidRPr="001E7A27">
          <w:rPr>
            <w:rFonts w:cs="Times New Roman"/>
            <w:lang w:val="en-GB"/>
          </w:rPr>
          <w:instrText>ADDIN CSL_CITATION { "citationItems" : [ { "id" : "ITEM-1", "itemData" : { "DOI" : "10.1038/nclimate3046", "ISSN" : "17586798", "abstract" : "By various measures (drought area and intensity, climatic aridity index, and climatic water deficits), some observational analyses have suggested that much of the Earth's land has been drying during recent decades, but such drying seems inconsistent with observations of dryland greening and decreasing pan evaporation. 'Offline' analyses of climate-model outputs from anthropogenic climate change (ACC) experiments portend continuation of putative drying through the twenty-first century, despite an expected increase in global land precipitation. A ubiquitous increase in estimates of potential evapotranspiration (PET), driven by atmospheric warming, underlies the drying trends, but may be a methodological artefact. Here we show that the PET estimator commonly used (the Penman-Monteith PET for either an open-water surface or a reference crop) severely overpredicts the changes in non-water-stressed evapotranspiration computed in the climate models themselves in ACC experiments. This overprediction is partially due to neglect of stomatal conductance reductions commonly induced by increasing atmospheric CO2 concentrations in climate models. Our findings imply that historical and future tendencies towards continental drying, as characterized by offline-computed runoff, as well as other PET-dependent metrics, may be considerably weaker and less extensive than previously thought.", "author" : [ { "dropping-particle" : "", "family" : "Milly", "given" : "P. C.D.", "non-dropping-particle" : "", "parse-names" : false, "suffix" : "" }, { "dropping-particle" : "", "family" : "Dunne", "given" : "K. A.", "non-dropping-particle" : "", "parse-names" : false, "suffix" : "" } ], "container-title" : "Nature Climate Change", "id" : "ITEM-1", "issue" : "10", "issued" : { "date-parts" : [ [ "2016" ] ] }, "page" : "946-949", "title" : "Potential evapotranspiration and continental drying", "translator" : [ { "dropping-particle" : "", "family" : "L7428", "given" : "", "non-dropping-particle" : "", "parse-names" : false, "suffix" : "" } ], "type" : "article-journal", "volume" : "6" }, "uris" : [ "http://www.mendeley.com/documents/?uuid=8e5a62a0-8c57-43c9-a0c3-2909011fc053" ] }, { "id" : "ITEM-2", "itemData" : { "DOI" : "10.1038/s41558-018-0361-0", "ISSN" : "1758-678X", "author" : [ { "dropping-particle" : "", "family" : "Yang", "given" : "Yuting", "non-dropping-particle" : "", "parse-names" : false, "suffix" : "" }, { "dropping-particle" : "", "family" : "Roderick", "given" : "Michael L.", "non-dropping-particle" : "", "parse-names" : false, "suffix" : "" }, { "dropping-particle" : "", "family" : "Zhang", "given" : "Shulei", "non-dropping-particle" : "", "parse-names" : false, "suffix" : "" }, { "dropping-particle" : "", "family" : "McVicar", "given" : "Tim R.", "non-dropping-particle" : "", "parse-names" : false, "suffix" : "" }, { "dropping-particle" : "", "family" : "Donohue", "given" : "Randall J.", "non-dropping-particle" : "", "parse-names" : false, "suffix" : "" } ], "container-title" : "Nature Climate Change", "id" : "ITEM-2", "issue" : "1", "issued" : { "date-parts" : [ [ "2019", "1", "17" ] ] }, "page" : "44-48", "publisher" : "Springer US", "title" : "Hydrologic implications of vegetation response to elevated CO2 in climate projections", "translator" : [ { "dropping-particle" : "", "family" : "L4874", "given" : "", "non-dropping-particle" : "", "parse-names" : false, "suffix" : "" } ], "type" : "article-journal", "volume" : "9" }, "uris" : [ "http://www.mendeley.com/documents/?uuid=e8101c14-b378-434c-811c-c403c95b9ef5" ] }, { "id" : "ITEM-3", "itemData" : { "author" : [ { "dropping-particle" : "", "family" : "Roderick", "given" : "Michael L", "non-dropping-particle" : "", "parse-names" : false, "suffix" : "" }, { "dropping-particle" : "", "family" : "Greve", "given" : "Peter", "non-dropping-particle" : "", "parse-names" : false, "suffix" : "" }, { "dropping-particle" : "", "family" : "Farquharm", "given" : "Graham", "non-dropping-particle" : "", "parse-names" : false, "suffix" : "" } ], "container-title" : "Water Resources Research", "id" : "ITEM-3", "issued" : { "date-parts" : [ [ "2015" ] ] }, "page" : "5450\u20135463", "title" : "On the assessment of aridity with changes in atmospheric CO2", "translator" : [ { "dropping-particle" : "", "family" : "L7410", "given" : "", "non-dropping-particle" : "", "parse-names" : false, "suffix" : "" } ], "type" : "article-journal", "volume" : "51" }, "uris" : [ "http://www.mendeley.com/documents/?uuid=0f620b18-c9ef-4d7f-b32a-bc5959d7c2bd" ] } ], "mendeley" : { "formattedCitation" : "(Roderick et al., 2015; Milly and Dunne, 2016; Yang et al., 2019c)", "manualFormatting" : "(Roderick et al., 2015; Milly and Dunne, 2016; Y. Yang et al., 2019)", "plainTextFormattedCitation" : "(Roderick et al., 2015; Milly and Dunne, 2016; Yang et al., 2019c)", "previouslyFormattedCitation" : "(Roderick et al., 2015; Milly and Dunne, 2016; Yang et al., 2019c)" }, "properties" : { "noteIndex" : 0 }, "schema" : "https://github.com/citation-style-language/schema/raw/master/csl-citation.json" }</w:instrText>
        </w:r>
      </w:ins>
      <w:del w:id="1744" w:author="Robin Matthews" w:date="2021-06-17T16:41:00Z">
        <w:r w:rsidR="00747167" w:rsidRPr="001E7A27" w:rsidDel="00621B61">
          <w:rPr>
            <w:rFonts w:cs="Times New Roman"/>
            <w:lang w:val="en-GB"/>
          </w:rPr>
          <w:delInstrText>ADDIN CSL_CITATION { "citationItems" : [ { "id" : "ITEM-1", "itemData" : { "DOI" : "10.1038/nclimate3046", "ISSN" : "17586798", "abstract" : "By various measures (drought area and intensity, climatic aridity index, and climatic water deficits), some observational analyses have suggested that much of the Earth's land has been drying during recent decades, but such drying seems inconsistent with observations of dryland greening and decreasing pan evaporation. 'Offline' analyses of climate-model outputs from anthropogenic climate change (ACC) experiments portend continuation of putative drying through the twenty-first century, despite an expected increase in global land precipitation. A ubiquitous increase in estimates of potential evapotranspiration (PET), driven by atmospheric warming, underlies the drying trends, but may be a methodological artefact. Here we show that the PET estimator commonly used (the Penman-Monteith PET for either an open-water surface or a reference crop) severely overpredicts the changes in non-water-stressed evapotranspiration computed in the climate models themselves in ACC experiments. This overprediction is partially due to neglect of stomatal conductance reductions commonly induced by increasing atmospheric CO2 concentrations in climate models. Our findings imply that historical and future tendencies towards continental drying, as characterized by offline-computed runoff, as well as other PET-dependent metrics, may be considerably weaker and less extensive than previously thought.", "author" : [ { "dropping-particle" : "", "family" : "Milly", "given" : "P. C.D.", "non-dropping-particle" : "", "parse-names" : false, "suffix" : "" }, { "dropping-particle" : "", "family" : "Dunne", "given" : "K. A.", "non-dropping-particle" : "", "parse-names" : false, "suffix" : "" } ], "container-title" : "Nature Climate Change", "id" : "ITEM-1", "issue" : "10", "issued" : { "date-parts" : [ [ "2016" ] ] }, "page" : "946-949", "title" : "Potential evapotranspiration and continental drying", "translator" : [ { "dropping-particle" : "", "family" : "L7428", "given" : "", "non-dropping-particle" : "", "parse-names" : false, "suffix" : "" } ], "type" : "article-journal", "volume" : "6" }, "uris" : [ "http://www.mendeley.com/documents/?uuid=8e5a62a0-8c57-43c9-a0c3-2909011fc053" ] }, { "id" : "ITEM-2", "itemData" : { "DOI" : "10.1038/s41558-018-0361-0", "ISSN" : "1758-678X", "author" : [ { "dropping-particle" : "", "family" : "Yang", "given" : "Yuting", "non-dropping-particle" : "", "parse-names" : false, "suffix" : "" }, { "dropping-particle" : "", "family" : "Roderick", "given" : "Michael L.", "non-dropping-particle" : "", "parse-names" : false, "suffix" : "" }, { "dropping-particle" : "", "family" : "Zhang", "given" : "Shulei", "non-dropping-particle" : "", "parse-names" : false, "suffix" : "" }, { "dropping-particle" : "", "family" : "McVicar", "given" : "Tim R.", "non-dropping-particle" : "", "parse-names" : false, "suffix" : "" }, { "dropping-particle" : "", "family" : "Donohue", "given" : "Randall J.", "non-dropping-particle" : "", "parse-names" : false, "suffix" : "" } ], "container-title" : "Nature Climate Change", "id" : "ITEM-2", "issue" : "1", "issued" : { "date-parts" : [ [ "2019", "1", "17" ] ] }, "page" : "44-48", "publisher" : "Springer US", "title" : "Hydrologic implications of vegetation response to elevated CO2 in climate projections", "translator" : [ { "dropping-particle" : "", "family" : "L4874", "given" : "", "non-dropping-particle" : "", "parse-names" : false, "suffix" : "" } ], "type" : "article-journal", "volume" : "9" }, "uris" : [ "http://www.mendeley.com/documents/?uuid=e8101c14-b378-434c-811c-c403c95b9ef5" ] }, { "id" : "ITEM-3", "itemData" : { "author" : [ { "dropping-particle" : "", "family" : "Roderick", "given" : "Michael L", "non-dropping-particle" : "", "parse-names" : false, "suffix" : "" }, { "dropping-particle" : "", "family" : "Greve", "given" : "Peter", "non-dropping-particle" : "", "parse-names" : false, "suffix" : "" }, { "dropping-particle" : "", "family" : "Farquharm", "given" : "Graham", "non-dropping-particle" : "", "parse-names" : false, "suffix" : "" } ], "container-title" : "Water Resources Research", "id" : "ITEM-3", "issued" : { "date-parts" : [ [ "2015" ] ] }, "page" : "5450\u20135463", "title" : "On the assessment of aridity with changes in atmospheric CO2", "translator" : [ { "dropping-particle" : "", "family" : "L7410", "given" : "", "non-dropping-particle" : "", "parse-names" : false, "suffix" : "" } ], "type" : "article-journal", "volume" : "51" }, "uris" : [ "http://www.mendeley.com/documents/?uuid=0f620b18-c9ef-4d7f-b32a-bc5959d7c2bd" ] } ], "mendeley" : { "formattedCitation" : "(Roderick et al., 2015; Milly and Dunne, 2016; Yang et al., 2019c)", "plainTextFormattedCitation" : "(Roderick et al., 2015; Milly and Dunne, 2016; Yang et al., 2019c)", "previouslyFormattedCitation" : "(Roderick et al., 2015; Milly and Dunne, 2016; Yang et al., 2019c)" }, "properties" : { "noteIndex" : 0 }, "schema" : "https://github.com/citation-style-language/schema/raw/master/csl-citation.json" }</w:delInstrText>
        </w:r>
      </w:del>
      <w:r w:rsidRPr="001E7A27">
        <w:rPr>
          <w:rFonts w:cs="Times New Roman"/>
          <w:lang w:val="en-GB"/>
        </w:rPr>
        <w:fldChar w:fldCharType="separate"/>
      </w:r>
      <w:r w:rsidR="00025FA2" w:rsidRPr="001E7A27">
        <w:rPr>
          <w:rFonts w:cs="Times New Roman"/>
          <w:noProof/>
          <w:lang w:val="en-GB"/>
        </w:rPr>
        <w:t xml:space="preserve">(Roderick et al., 2015; Milly and Dunne, 2016; </w:t>
      </w:r>
      <w:ins w:id="1745" w:author="Robin Matthews" w:date="2021-06-17T16:41:00Z">
        <w:r w:rsidR="00621B61" w:rsidRPr="001E7A27">
          <w:rPr>
            <w:rFonts w:cs="Times New Roman"/>
            <w:noProof/>
            <w:lang w:val="en-GB"/>
          </w:rPr>
          <w:t xml:space="preserve">Y. </w:t>
        </w:r>
      </w:ins>
      <w:r w:rsidR="00025FA2" w:rsidRPr="001E7A27">
        <w:rPr>
          <w:rFonts w:cs="Times New Roman"/>
          <w:noProof/>
          <w:lang w:val="en-GB"/>
        </w:rPr>
        <w:t>Yang et al., 2019</w:t>
      </w:r>
      <w:del w:id="1746" w:author="Robin Matthews" w:date="2021-06-17T16:41:00Z">
        <w:r w:rsidR="00025FA2" w:rsidRPr="001E7A27" w:rsidDel="00621B61">
          <w:rPr>
            <w:rFonts w:cs="Times New Roman"/>
            <w:noProof/>
            <w:lang w:val="en-GB"/>
          </w:rPr>
          <w:delText>c</w:delText>
        </w:r>
      </w:del>
      <w:r w:rsidR="00025FA2" w:rsidRPr="001E7A27">
        <w:rPr>
          <w:rFonts w:cs="Times New Roman"/>
          <w:noProof/>
          <w:lang w:val="en-GB"/>
        </w:rPr>
        <w:t>)</w:t>
      </w:r>
      <w:r w:rsidRPr="001E7A27">
        <w:rPr>
          <w:rFonts w:cs="Times New Roman"/>
          <w:lang w:val="en-GB"/>
        </w:rPr>
        <w:fldChar w:fldCharType="end"/>
      </w:r>
      <w:commentRangeEnd w:id="1742"/>
      <w:r w:rsidR="00025FA2" w:rsidRPr="001E7A27">
        <w:rPr>
          <w:rStyle w:val="CommentReference"/>
          <w:lang w:val="en-GB"/>
        </w:rPr>
        <w:commentReference w:id="1742"/>
      </w:r>
      <w:r w:rsidRPr="001E7A27">
        <w:rPr>
          <w:rFonts w:cs="Times New Roman"/>
          <w:lang w:val="en-GB"/>
        </w:rPr>
        <w:t xml:space="preserve">. </w:t>
      </w:r>
      <w:r w:rsidRPr="001E7A27">
        <w:rPr>
          <w:rFonts w:cs="Times New Roman"/>
          <w:color w:val="000000" w:themeColor="text1"/>
          <w:lang w:val="en-GB" w:eastAsia="zh-CN"/>
        </w:rPr>
        <w:t xml:space="preserve">However, increased </w:t>
      </w:r>
      <w:r w:rsidRPr="001E7A27">
        <w:rPr>
          <w:rFonts w:cs="Times New Roman"/>
          <w:lang w:val="en-GB"/>
        </w:rPr>
        <w:t xml:space="preserve">water availability is often not realized because </w:t>
      </w:r>
      <w:r w:rsidRPr="001E7A27">
        <w:rPr>
          <w:rFonts w:cs="Times New Roman"/>
          <w:color w:val="000000" w:themeColor="text1"/>
          <w:lang w:val="en-GB" w:eastAsia="zh-CN"/>
        </w:rPr>
        <w:t>other</w:t>
      </w:r>
      <w:r w:rsidRPr="001E7A27">
        <w:rPr>
          <w:rFonts w:cs="Times New Roman"/>
          <w:lang w:val="en-GB"/>
        </w:rPr>
        <w:t xml:space="preserve"> CO</w:t>
      </w:r>
      <w:r w:rsidRPr="001E7A27">
        <w:rPr>
          <w:rFonts w:cs="Times New Roman"/>
          <w:vertAlign w:val="subscript"/>
          <w:lang w:val="en-GB"/>
        </w:rPr>
        <w:t>2</w:t>
      </w:r>
      <w:r w:rsidRPr="001E7A27">
        <w:rPr>
          <w:rFonts w:cs="Times New Roman"/>
          <w:lang w:val="en-GB"/>
        </w:rPr>
        <w:t xml:space="preserve"> physiological</w:t>
      </w:r>
      <w:r w:rsidRPr="001E7A27">
        <w:rPr>
          <w:rFonts w:cs="Times New Roman"/>
          <w:color w:val="000000" w:themeColor="text1"/>
          <w:lang w:val="en-GB" w:eastAsia="zh-CN"/>
        </w:rPr>
        <w:t xml:space="preserve"> </w:t>
      </w:r>
      <w:r w:rsidRPr="001E7A27">
        <w:rPr>
          <w:rFonts w:cs="Times New Roman"/>
          <w:lang w:val="en-GB"/>
        </w:rPr>
        <w:t xml:space="preserve">effects that enhance ecosystem evapotranspiration might offset the gains. These effects include plant growth and leaf area expansion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"10.1111/j.1469-8137.2004.01224.x", "ISBN" : "1469-8137", "ISSN" : "0028646X", "PMID" : "15720649", "abstract" : "Free-air CO(2) enrichment (FACE) experiments allow study of the effects of elevated [CO(2)] on plants and ecosystems grown under natural conditions without enclosure. Data from 120 primary, peer-reviewed articles describing physiology and production in the 12 large-scale FACE experiments (475-600 ppm) were collected and summarized using meta-analytic techniques. The results confirm some results from previous chamber experiments: light-saturated carbon uptake, diurnal C assimilation, growth and above-ground production increased, while specific leaf area and stomatal conductance decreased in elevated [CO(2)]. There were differences in FACE. Trees were more responsive than herbaceous species to elevated [CO(2)]. Grain crop yields increased far less than anticipated from prior enclosure studies. The broad direction of change in photosynthesis and production in elevated [CO(2)] may be similar in FACE and enclosure studies, but there are major quantitative differences: trees were more responsive than other functional types; C(4) species showed little response; and the reduction in plant nitrogen was small and largely accounted for by decreased Rubisco. The results from this review may provide the most plausible estimates of how plants in their native environments and field-grown crops will respond to rising atmospheric [CO(2)]; but even with FACE there are limitations, which are also discussed.", "author" : [ { "dropping-particle" : "", "family" : "Ainsworth", "given" : "Elizabeth A.", "non-dropping-particle" : "", "parse-names" : false, "suffix" : "" }, { "dropping-particle" : "", "family" : "Long", "given" : "Stephen P.", "non-dropping-particle" : "", "parse-names" : false, "suffix" : "" } ], "container-title" : "New Phytologist", "id" : "ITEM-1", "issue" : "2", "issued" : { "date-parts" : [ [ "2005" ] ] }, "page" : "351-372", "title" : "What have we learned from 15 years of free-air CO2 enrichment (FACE)? A meta-analytic review of the responses of photosynthesis, canopy properties and plant production to rising CO2", "translator" : [ { "dropping-particle" : "", "family" : "L4087", "given" : "", "non-dropping-particle" : "", "parse-names" : false, "suffix" : "" } ], "type" : "article-journal", "volume" : "165" }, "uris" : [ "http://www.mendeley.com/documents/?uuid=232851d1-9036-47ec-8b04-78d8f1549948" ] }, { "id" : "ITEM-2", "itemData" : { "DOI" : "10.1038/nclimate2831", "ISSN" : "1758-678X", "author" : [ { "dropping-particle" : "", "family" : "Ukkola", "given" : "Anna M.", "non-dropping-particle" : "", "parse-names" : false, "suffix" : "" }, { "dropping-particle" : "", "family" : "Prentice", "given" : "I. Colin", "non-dropping-particle" : "", "parse-names" : false, "suffix" : "" }, { "dropping-particle" : "", "family" : "Keenan", "given" : "Trevor F.", "non-dropping-particle" : "", "parse-names" : false, "suffix" : "" }, { "dropping-particle" : "", "family" : "Dijk", "given" : "Albert I. J. M.", "non-dropping-particle" : "van", "parse-names" : false, "suffix" : "" }, { "dropping-particle" : "", "family" : "Viney", "given" : "Neil R.", "non-dropping-particle" : "", "parse-names" : false, "suffix" : "" }, { "dropping-particle" : "", "family" : "Myneni", "given" : "Ranga B.", "non-dropping-particle" : "", "parse-names" : false, "suffix" : "" }, { "dropping-particle" : "", "family" : "Bi", "given" : "Jian", "non-dropping-particle" : "", "parse-names" : false, "suffix" : "" } ], "container-title" : "Nature Climate Change", "id" : "ITEM-2", "issue" : "1", "issued" : { "date-parts" : [ [ "2016", "1" ] ] }, "page" : "75-78", "title" : "Reduced streamflow in water-stressed climates consistent with CO2 effects on vegetation", "translator" : [ { "dropping-particle" : "", "family" : "L6426", "given" : "", "non-dropping-particle" : "", "parse-names" : false, "suffix" : "" } ], "type" : "article-journal", "volume" : "6" }, "uris" : [ "http://www.mendeley.com/documents/?uuid=15fde873-a8e4-4ffe-a6f4-f93b61fce006" ] }, { "id" : "ITEM-3", "itemData" : { "DOI" : "10.1029/2020JD034108", "ISSN" : "2169-897X", "abstract" : "Key Points: \u2022 We evaluate the separate and combined biophysical vegetation effects on hydroclimate in a high-CO2 world using the GISS ModelE global climate model \u2022 Increased leaf areas enhance soil moisture drying at lower latitudes; reduced stomatal conductance enhances high-latitude warming \u2022 Increased leaf area and reduced stomatal conductance also produce complex nonlinear and either competing or mutually amplifying regional hydroclimate responses Abstract: Biophysical vegetation responses to elevated atmospheric carbon dioxide (CO2) affect regional hydroclimate through two competing mechanisms. Higher CO2 increases leaf area (LAI), thereby increasing transpiration and water losses. Simultaneously, elevated CO2 reduces stomatal conductance and transpiration, thereby increasing rootzone soil moisture. Which mechanism dominates in the future is highly uncertain, partly because these two processes are difficult to explicitly separate within dynamic vegetation models. We address this challenge by using the GISS ModelE global climate model to conduct a novel set of idealized 2xCO2 sensitivity experiments to: evaluate the total vegetation biophysical contribution to regional climate change under high CO2; and quantify the separate contributions of enhanced LAI and reduced stomatal conductance to regional hydroclimate responses. We find that increased LAI exacerbates soil moisture deficits across the sub-tropics and more water-limited regions, but also attenuates warming by ~0.5-1\u02daC in the US Southwest, Central Asia, Southeast Asia, and northern South America. Reduced stomatal conductance effects contribute ~1\u02daC of summertime warming. For some regions, enhanced LAI and reduced stomatal conductance produce nonlinear and either competing or mutually-amplifying hydroclimate responses. In northeastern Australia, these effects combine to exacerbate radiation-forced warming and contribute to year-round water limitation. Conversely, at higher latitudes these combined effects result in less warming than would otherwise be predicted due to nonlinear responses. These results highlight substantial regional variation in CO2-driven vegetation responses and the importance of improving model representations of these processes to better quantify regional hydroclimate impacts.", "author" : [ { "dropping-particle" : "", "family" : "McDermid", "given" : "Sonali Shukla", "non-dropping-particle" : "", "parse-names" : false, "suffix" : "" }, { "dropping-particle" : "", "family" : "Cook", "given" : "Benjamin I.", "non-dropping-particle" : "", "parse-names" : false, "suffix" : "" }, { "dropping-particle" : "", "family" : "Kauwe", "given" : "Martin G.", "non-dropping-particle" : "De", "parse-names" : false, "suffix" : "" }, { "dropping-particle" : "", "family" : "Mankin", "given" : "Justin", "non-dropping-particle" : "", "parse-names" : false, "suffix" : "" }, { "dropping-particle" : "", "family" : "Smerdon", "given" : "Jason E.", "non-dropping-particle" : "", "parse-names" : false, "suffix" : "" }, { "dropping-particle" : "", "family" : "Williams", "given" : "A. Park", "non-dropping-particle" : "", "parse-names" : false, "suffix" : "" }, { "dropping-particle" : "", "family" : "Seager", "given" : "Richard", "non-dropping-particle" : "", "parse-names" : false, "suffix" : "" }, { "dropping-particle" : "", "family" : "Puma", "given" : "Michael J.", "non-dropping-particle" : "", "parse-names" : false, "suffix" : "" }, { "dropping-particle" : "", "family" : "Aleinov", "given" : "Igor", "non-dropping-particle" : "", "parse-names" : false, "suffix" : "" }, { "dropping-particle" : "", "family" : "Kelley", "given" : "Maxwell", "non-dropping-particle" : "", "parse-names" : false, "suffix" : "" }, { "dropping-particle" : "", "family" : "Nazarenko", "given" : "Larissa", "non-dropping-particle" : "", "parse-names" : false, "suffix" : "" } ], "container-title" : "Journal of Geophysical Research: Atmospheres", "id" : "ITEM-3", "issue" : "5", "issued" : { "date-parts" : [ [ "2021", "3", "16" ] ] }, "page" : "1-23", "title" : "Disentangling the Regional Climate Impacts of Competing Vegetation Responses to Elevated Atmospheric CO2", "translator" : [ { "dropping-particle" : "", "family" : "L3804", "given" : "", "non-dropping-particle" : "", "parse-names" : false, "suffix" : "" } ], "type" : "article-journal", "volume" : "126" }, "uris" : [ "http://www.mendeley.com/documents/?uuid=22880a1c-46d0-492c-9cb3-8449b7d24698" ] } ], "mendeley" : { "formattedCitation" : "(Ainsworth and Long, 2005; Ukkola et al., 2016; McDermid et al., 2021)", "plainTextFormattedCitation" : "(Ainsworth and Long, 2005; Ukkola et al., 2016; McDermid et al., 2021)", "previouslyFormattedCitation" : "(Ainsworth and Long, 2005; Ukkola et al., 2016; McDermid et al., 2021)"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(Ainsworth and Long, 2005; Ukkola et al., 2016; McDermid et al., 2021)</w:t>
      </w:r>
      <w:r w:rsidRPr="001E7A27">
        <w:rPr>
          <w:rFonts w:cs="Times New Roman"/>
          <w:lang w:val="en-GB"/>
        </w:rPr>
        <w:fldChar w:fldCharType="end"/>
      </w:r>
      <w:r w:rsidRPr="001E7A27">
        <w:rPr>
          <w:rFonts w:cs="Times New Roman"/>
          <w:lang w:val="en-GB"/>
        </w:rPr>
        <w:t xml:space="preserve">, </w:t>
      </w:r>
      <w:r w:rsidRPr="001E7A27">
        <w:rPr>
          <w:rFonts w:cs="Times New Roman"/>
          <w:noProof/>
          <w:lang w:val="en-GB" w:eastAsia="zh-CN"/>
        </w:rPr>
        <w:t xml:space="preserve">lengthening of the </w:t>
      </w:r>
      <w:r w:rsidRPr="001E7A27">
        <w:rPr>
          <w:rFonts w:cs="Times New Roman"/>
          <w:lang w:val="en-GB" w:eastAsia="zh-CN"/>
        </w:rPr>
        <w:t xml:space="preserve">vegetative growing season </w:t>
      </w:r>
      <w:r w:rsidRPr="001E7A27">
        <w:rPr>
          <w:rFonts w:cs="Times New Roman"/>
          <w:lang w:val="en-GB" w:eastAsia="zh-CN"/>
        </w:rPr>
        <w:fldChar w:fldCharType="begin" w:fldLock="1"/>
      </w:r>
      <w:r w:rsidR="00747167" w:rsidRPr="001E7A27">
        <w:rPr>
          <w:rFonts w:cs="Times New Roman"/>
          <w:lang w:val="en-GB" w:eastAsia="zh-CN"/>
        </w:rPr>
        <w:instrText>ADDIN CSL_CITATION { "citationItems" : [ { "id" : "ITEM-1", "itemData" : { "DOI" : "10.1038/nclimate2614", "ISBN" : "1758-6798", "ISSN" : "1758-678X", "PMID" : "24907466", "abstract" : "The Earth\u2019s carbon and hydrologic cycles are intimately coupled by gas exchange through plant stomata. However, uncertainties in the magnitude and consequences of the physiological responses of plants to elevated CO2 in natural environments hinders modelling of terrestrial water cycling and carbon storage. Here we use annually resolved long-term \u03b413C tree-ring measurements across a European forest network to reconstruct the physiologically driven response of intercellular CO2 (Ci) caused by atmospheric CO2 (Ca) trends. When removing meteorological signals from the \u03b413C measurements, we find that trees across Europe regulated gas exchange so that for one ppmv atmospheric CO2 increase, Ci increased by ~0.76 ppmv, most consistent with moderate control towards a constant Ci/Ca ratio. This response corresponds to twentieth-century intrinsic water-use efficiency (iWUE) increases of 14 \u00b1 10 and 22 \u00b1 6% at broadleaf and coniferous sites, respectively. An ensemble of process-based global vegetation models shows similar CO2 effects on iWUE trends. Yet, when operating these models with climate drivers reintroduced, despite decreased stomatal opening, 5% increases in European forest transpiration are calculated over the twentieth century. This counterintuitive result arises from lengthened growing seasons, enhanced evaporative demand in a warming climate, and increased leaf area, which together oppose effects of CO2-induced stomatal closure. Our study questions changes to the hydrological cycle, such as reductions in transpiration and air humidity, hypothesized to result from plant responses to anthropogenic emissions.", "author" : [ { "dropping-particle" : "", "family" : "Frank", "given" : "D. C.", "non-dropping-particle" : "", "parse-names" : false, "suffix" : "" }, { "dropping-particle" : "", "family" : "Poulter", "given" : "B.", "non-dropping-particle" : "", "parse-names" : false, "suffix" : "" }, { "dropping-particle" : "", "family" : "Saurer", "given" : "M.", "non-dropping-particle" : "", "parse-names" : false, "suffix" : "" }, { "dropping-particle" : "", "family" : "Esper", "given" : "J.", "non-dropping-particle" : "", "parse-names" : false, "suffix" : "" }, { "dropping-particle" : "", "family" : "Huntingford", "given" : "C.", "non-dropping-particle" : "", "parse-names" : false, "suffix" : "" }, { "dropping-particle" : "", "family" : "Helle", "given" : "G.", "non-dropping-particle" : "", "parse-names" : false, "suffix" : "" }, { "dropping-particle" : "", "family" : "Treydte", "given" : "K.", "non-dropping-particle" : "", "parse-names" : false, "suffix" : "" }, { "dropping-particle" : "", "family" : "Zimmermann", "given" : "N. E.", "non-dropping-particle" : "", "parse-names" : false, "suffix" : "" }, { "dropping-particle" : "", "family" : "Schleser", "given" : "G. H.", "non-dropping-particle" : "", "parse-names" : false, "suffix" : "" }, { "dropping-particle" : "", "family" : "Ahlstr\u00f6m", "given" : "A.", "non-dropping-particle" : "", "parse-names" : false, "suffix" : "" }, { "dropping-particle" : "", "family" : "Ciais", "given" : "P.", "non-dropping-particle" : "", "parse-names" : false, "suffix" : "" }, { "dropping-particle" : "", "family" : "Friedlingstein", "given" : "P.", "non-dropping-particle" : "", "parse-names" : false, "suffix" : "" }, { "dropping-particle" : "", "family" : "Levis", "given" : "S.", "non-dropping-particle" : "", "parse-names" : false, "suffix" : "" }, { "dropping-particle" : "", "family" : "Lomas", "given" : "M.", "non-dropping-particle" : "", "parse-names" : false, "suffix" : "" }, { "dropping-particle" : "", "family" : "Sitch", "given" : "S.", "non-dropping-particle" : "", "parse-names" : false, "suffix" : "" }, { "dropping-particle" : "", "family" : "Viovy", "given" : "N.", "non-dropping-particle" : "", "parse-names" : false, "suffix" : "" }, { "dropping-particle" : "", "family" : "Andreu-Hayles", "given" : "L.", "non-dropping-particle" : "", "parse-names" : false, "suffix" : "" }, { "dropping-particle" : "", "family" : "Bednarz", "given" : "Z.", "non-dropping-particle" : "", "parse-names" : false, "suffix" : "" }, { "dropping-particle" : "", "family" : "Berninger", "given" : "F.", "non-dropping-particle" : "", "parse-names" : false, "suffix" : "" }, { "dropping-particle" : "", "family" : "Boettger", "given" : "T.", "non-dropping-particle" : "", "parse-names" : false, "suffix" : "" }, { "dropping-particle" : "", "family" : "D\u2018Alessandro", "given" : "C. M.", "non-dropping-particle" : "", "parse-names" : false, "suffix" : "" }, { "dropping-particle" : "", "family" : "Daux", "given" : "V.", "non-dropping-particle" : "", "parse-names" : false, "suffix" : "" }, { "dropping-particle" : "", "family" : "Filot", "given" : "M.", "non-dropping-particle" : "", "parse-names" : false, "suffix" : "" }, { "dropping-particle" : "", "family" : "Grabner", "given" : "M.", "non-dropping-particle" : "", "parse-names" : false, "suffix" : "" }, { "dropping-particle" : "", "family" : "Gutierrez", "given" : "E.", "non-dropping-particle" : "", "parse-names" : false, "suffix" : "" }, { "dropping-particle" : "", "family" : "Haupt", "given" : "M.", "non-dropping-particle" : "", "parse-names" : false, "suffix" : "" }, { "dropping-particle" : "", "family" : "Hilasvuori", "given" : "E.", "non-dropping-particle" : "", "parse-names" : false, "suffix" : "" }, { "dropping-particle" : "", "family" : "Jungner", "given" : "H.", "non-dropping-particle" : "", "parse-names" : false, "suffix" : "" }, { "dropping-particle" : "", "family" : "Kalela-Brundin", "given" : "M.", "non-dropping-particle" : "", "parse-names" : false, "suffix" : "" }, { "dropping-particle" : "", "family" : "Krapiec", "given" : "M.", "non-dropping-particle" : "", "parse-names" : false, "suffix" : "" }, { "dropping-particle" : "", "family" : "Leuenberger", "given" : "M.", "non-dropping-particle" : "", "parse-names" : false, "suffix" : "" }, { "dropping-particle" : "", "family" : "Loader", "given" : "N. J.", "non-dropping-particle" : "", "parse-names" : false, "suffix" : "" }, { "dropping-particle" : "", "family" : "Marah", "given" : "H.", "non-dropping-particle" : "", "parse-names" : false, "suffix" : "" }, { "dropping-particle" : "", "family" : "Masson-Delmotte", "given" : "V.", "non-dropping-particle" : "", "parse-names" : false, "suffix" : "" }, { "dropping-particle" : "", "family" : "Pazdur", "given" : "A.", "non-dropping-particle" : "", "parse-names" : false, "suffix" : "" }, { "dropping-particle" : "", "family" : "Pawelczyk", "given" : "S.", "non-dropping-particle" : "", "parse-names" : false, "suffix" : "" }, { "dropping-particle" : "", "family" : "Pierre", "given" : "M.", "non-dropping-particle" : "", "parse-names" : false, "suffix" : "" }, { "dropping-particle" : "", "family" : "Planells", "given" : "O.", "non-dropping-particle" : "", "parse-names" : false, "suffix" : "" }, { "dropping-particle" : "", "family" : "Pukiene", "given" : "R.", "non-dropping-particle" : "", "parse-names" : false, "suffix" : "" }, { "dropping-particle" : "", "family" : "Reynolds-Henne", "given" : "C. E.", "non-dropping-particle" : "", "parse-names" : false, "suffix" : "" }, { "dropping-particle" : "", "family" : "Rinne", "given" : "K. T.", "non-dropping-particle" : "", "parse-names" : false, "suffix" : "" }, { "dropping-particle" : "", "family" : "Saracino", "given" : "A.", "non-dropping-particle" : "", "parse-names" : false, "suffix" : "" }, { "dropping-particle" : "", "family" : "Sonninen", "given" : "E.", "non-dropping-particle" : "", "parse-names" : false, "suffix" : "" }, { "dropping-particle" : "", "family" : "Stievenard", "given" : "M.", "non-dropping-particle" : "", "parse-names" : false, "suffix" : "" }, { "dropping-particle" : "", "family" : "Switsur", "given" : "V. R.", "non-dropping-particle" : "", "parse-names" : false, "suffix" : "" }, { "dropping-particle" : "", "family" : "Szczepanek", "given" : "M.", "non-dropping-particle" : "", "parse-names" : false, "suffix" : "" }, { "dropping-particle" : "", "family" : "Szychowska-Krapiec", "given" : "E.", "non-dropping-particle" : "", "parse-names" : false, "suffix" : "" }, { "dropping-particle" : "", "family" : "Todaro", "given" : "L.", "non-dropping-particle" : "", "parse-names" : false, "suffix" : "" }, { "dropping-particle" : "", "family" : "Waterhouse", "given" : "J. S.", "non-dropping-particle" : "", "parse-names" : false, "suffix" : "" }, { "dropping-particle" : "", "family" : "Weigl", "given" : "M.", "non-dropping-particle" : "", "parse-names" : false, "suffix" : "" } ], "container-title" : "Nature Climate Change", "id" : "ITEM-1", "issue" : "6", "issued" : { "date-parts" : [ [ "2015", "6", "11" ] ] }, "page" : "579-583", "title" : "Water-use efficiency and transpiration across European forests during the Anthropocene", "translator" : [ { "dropping-particle" : "", "family" : "L4085", "given" : "", "non-dropping-particle" : "", "parse-names" : false, "suffix" : "" } ], "type" : "article-journal", "volume" : "5" }, "uris" : [ "http://www.mendeley.com/documents/?uuid=da316921-1c6d-43a0-b1ea-bd0dcea11c7e" ] }, { "id" : "ITEM-2", "itemData" : { "DOI" : "10.1038/s43017-021-00144-0", "ISSN" : "2662-138X", "abstract" : "in press", "author" : [ { "dropping-particle" : "", "family" : "Lian", "given" : "Xu", "non-dropping-particle" : "", "parse-names" : false, "suffix" : "" }, { "dropping-particle" : "", "family" : "Piao", "given" : "Shilong", "non-dropping-particle" : "", "parse-names" : false, "suffix" : "" }, { "dropping-particle" : "", "family" : "Chen", "given" : "Anping", "non-dropping-particle" : "", "parse-names" : false, "suffix" : "" }, { "dropping-particle" : "", "family" : "Huntingford", "given" : "Chris", "non-dropping-particle" : "", "parse-names" : false, "suffix" : "" }, { "dropping-particle" : "", "family" : "Fu", "given" : "Bojie", "non-dropping-particle" : "", "parse-names" : false, "suffix" : "" }, { "dropping-particle" : "", "family" : "Li", "given" : "Laurent Z. X.", "non-dropping-particle" : "", "parse-names" : false, "suffix" : "" }, { "dropping-particle" : "", "family" : "Huang", "given" : "Jianping", "non-dropping-particle" : "", "parse-names" : false, "suffix" : "" }, { "dropping-particle" : "", "family" : "Sheffield", "given" : "Justin", "non-dropping-particle" : "", "parse-names" : false, "suffix" : "" }, { "dropping-particle" : "", "family" : "Berg", "given" : "Alexis M.", "non-dropping-particle" : "", "parse-names" : false, "suffix" : "" }, { "dropping-particle" : "", "family" : "Keenan", "given" : "Trevor F.", "non-dropping-particle" : "", "parse-names" : false, "suffix" : "" }, { "dropping-particle" : "", "family" : "McVicar", "given" : "Tim R.", "non-dropping-particle" : "", "parse-names" : false, "suffix" : "" }, { "dropping-particle" : "", "family" : "Wada", "given" : "Yoshihide", "non-dropping-particle" : "", "parse-names" : false, "suffix" : "" }, { "dropping-particle" : "", "family" : "Wang", "given" : "Xuhui", "non-dropping-particle" : "", "parse-names" : false, "suffix" : "" }, { "dropping-particle" : "", "family" : "Wang", "given" : "Tao", "non-dropping-particle" : "", "parse-names" : false, "suffix" : "" }, { "dropping-particle" : "", "family" : "Yang", "given" : "Yuting", "non-dropping-particle" : "", "parse-names" : false, "suffix" : "" }, { "dropping-particle" : "", "family" : "Roderick", "given" : "Michael L.", "non-dropping-particle" : "", "parse-names" : false, "suffix" : "" } ], "container-title" : "Nature Reviews Earth &amp; Environment", "id" : "ITEM-2", "issued" : { "date-parts" : [ [ "2021", "3", "9" ] ] }, "title" : "Multifaceted characteristics of dryland aridity changes in a warming world", "translator" : [ { "dropping-particle" : "", "family" : "L7324", "given" : "", "non-dropping-particle" : "", "parse-names" : false, "suffix" : "" } ], "type" : "article-journal" }, "uris" : [ "http://www.mendeley.com/documents/?uuid=e0f4aff5-4db7-40de-ab42-87ec0f6d72eb" ] } ], "mendeley" : { "formattedCitation" : "(Frank et al., 2015; Lian et al., 2021)", "plainTextFormattedCitation" : "(Frank et al., 2015; Lian et al., 2021)", "previouslyFormattedCitation" : "(Frank et al., 2015; Lian et al., 2021)" }, "properties" : { "noteIndex" : 0 }, "schema" : "https://github.com/citation-style-language/schema/raw/master/csl-citation.json" }</w:instrText>
      </w:r>
      <w:r w:rsidRPr="001E7A27">
        <w:rPr>
          <w:rFonts w:cs="Times New Roman"/>
          <w:lang w:val="en-GB" w:eastAsia="zh-CN"/>
        </w:rPr>
        <w:fldChar w:fldCharType="separate"/>
      </w:r>
      <w:r w:rsidR="00025FA2" w:rsidRPr="001E7A27">
        <w:rPr>
          <w:rFonts w:cs="Times New Roman"/>
          <w:noProof/>
          <w:lang w:val="en-GB" w:eastAsia="zh-CN"/>
        </w:rPr>
        <w:t>(Frank et al., 2015; Lian et al., 2021)</w:t>
      </w:r>
      <w:r w:rsidRPr="001E7A27">
        <w:rPr>
          <w:rFonts w:cs="Times New Roman"/>
          <w:lang w:val="en-GB" w:eastAsia="zh-CN"/>
        </w:rPr>
        <w:fldChar w:fldCharType="end"/>
      </w:r>
      <w:r w:rsidRPr="001E7A27">
        <w:rPr>
          <w:rFonts w:cs="Times New Roman"/>
          <w:lang w:val="en-GB" w:eastAsia="zh-CN"/>
        </w:rPr>
        <w:t xml:space="preserve">, </w:t>
      </w:r>
      <w:r w:rsidRPr="001E7A27">
        <w:rPr>
          <w:rFonts w:cs="Times New Roman"/>
          <w:lang w:val="en-GB"/>
        </w:rPr>
        <w:t>and the effects of</w:t>
      </w:r>
      <w:r w:rsidRPr="001E7A27">
        <w:rPr>
          <w:rFonts w:cs="Times New Roman"/>
          <w:lang w:val="en-GB" w:eastAsia="zh-CN"/>
        </w:rPr>
        <w:t xml:space="preserve"> stomatal closure on near-surface atmosphere that leads to increased air temperature and </w:t>
      </w:r>
      <w:del w:id="1747" w:author="Soapbox" w:date="2021-07-17T06:15:00Z">
        <w:r w:rsidRPr="001E7A27" w:rsidDel="008C024C">
          <w:rPr>
            <w:rFonts w:cs="Times New Roman"/>
            <w:lang w:val="en-GB" w:eastAsia="zh-CN"/>
          </w:rPr>
          <w:delText xml:space="preserve">vapor-pressure deficits </w:delText>
        </w:r>
      </w:del>
      <w:ins w:id="1748" w:author="Soapbox" w:date="2021-07-17T06:15:00Z">
        <w:r w:rsidR="008C024C" w:rsidRPr="001E7A27">
          <w:rPr>
            <w:rFonts w:cs="Times New Roman"/>
            <w:lang w:val="en-GB" w:eastAsia="zh-CN"/>
          </w:rPr>
          <w:t xml:space="preserve">VPDs </w:t>
        </w:r>
      </w:ins>
      <w:r w:rsidRPr="001E7A27">
        <w:rPr>
          <w:rFonts w:cs="Times New Roman"/>
          <w:lang w:val="en-GB" w:eastAsia="zh-CN"/>
        </w:rPr>
        <w:fldChar w:fldCharType="begin" w:fldLock="1"/>
      </w:r>
      <w:r w:rsidR="00BC2C5E" w:rsidRPr="001E7A27">
        <w:rPr>
          <w:rFonts w:cs="Times New Roman"/>
          <w:lang w:val="en-GB" w:eastAsia="zh-CN"/>
        </w:rPr>
        <w:instrText>ADDIN CSL_CITATION { "citationItems" : [ { "id" : "ITEM-1", "itemData" : { "DOI" : "10.1038/nclimate3029", "ISSN" : "17586798", "abstract" : "The response of the terrestrial water cycle to global warming is central to issues including water resources, agriculture and ecosystem health. Recent studies indicate that aridity, defined in terms of atmospheric supply (precipitation, P) and demand (potential evapotranspiration, E p) of water at the land surface, will increase globally in a warmer world. Recently proposed mechanisms for this response emphasize the driving role of oceanic warming and associated atmospheric processes. Here we show that the aridity response is substantially amplified by land-atmosphere feedbacks associated with the land surface's response to climate and CO 2 change. Using simulations from the Global Land Atmosphere Coupling Experiment (GLACE)-CMIP5 experiment, we show that global aridity is enhanced by the feedbacks of projected soil moisture decrease on land surface temperature, relative humidity and precipitation. The physiological impact of increasing atmospheric CO 2 on vegetation exerts a qualitatively similar control on aridity. We reconcile these findings with previously proposed mechanisms by showing that the moist enthalpy change over land is unaffected by the land hydrological response. Thus, although oceanic warming constrains the combined moisture and temperature changes over land, land hydrology modulates the partitioning of this enthalpy increase towards increased aridity.", "author" : [ { "dropping-particle" : "", "family" : "Berg", "given" : "Alexis", "non-dropping-particle" : "", "parse-names" : false, "suffix" : "" }, { "dropping-particle" : "", "family" : "Findell", "given" : "Kirsten", "non-dropping-particle" : "", "parse-names" : false, "suffix" : "" }, { "dropping-particle" : "", "family" : "Lintner", "given" : "Benjamin", "non-dropping-particle" : "", "parse-names" : false, "suffix" : "" }, { "dropping-particle" : "", "family" : "Giannini", "given" : "Alessandra",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"Lorenz", "given" : "Ruth", "non-dropping-particle" : "", "parse-names" : false, "suffix" : "" }, { "dropping-particle" : "", "family" : "Pitman", "given" : "Andy", "non-dropping-particle" : "", "parse-names" : false, "suffix" : "" }, { "dropping-particle" : "", "family" : "Hagemann", "given" : "Stefan", "non-dropping-particle" : "", "parse-names" : false, "suffix" : "" }, { "dropping-particle" : "", "family" : "Meier", "given" : "Arndt", "non-dropping-particle" : "", "parse-names" : false, "suffix" : "" }, { "dropping-particle" : "", "family" : "Cheruy", "given" : "Fr\u00e9d\u00e9rique", "non-dropping-particle" : "", "parse-names" : false, "suffix" : "" }, { "dropping-particle" : "", "family" : "Ducharne", "given" : "Agn\u00e8s", "non-dropping-particle" : "", "parse-names" : false, "suffix" : "" }, { "dropping-particle" : "", "family" : "Malyshev", "given" : "Sergey", "non-dropping-particle" : "", "parse-names" : false, "suffix" : "" }, { "dropping-particle" : "", "family" : "Milly", "given" : "P. C.D.", "non-dropping-particle" : "", "parse-names" : false, "suffix" : "" } ], "container-title" : "Nature Climate Change", "id" : "ITEM-1", "issue" : "9", "issued" : { "date-parts" : [ [ "2016" ] ] }, "page" : "869-874", "title" : "Land-atmosphere feedbacks amplify aridity increase over land under global warming", "translator" : [ { "dropping-particle" : "", "family" : "L7378", "given" : "", "non-dropping-particle" : "", "parse-names" : false, "suffix" : "" } ], "type" : "article-journal", "volume" : "6" }, "uris" : [ "http://www.mendeley.com/documents/?uuid=e8b7c0b2-145f-4296-beb9-d7595c33bbe8" ] }, { "id" : "ITEM-2", "itemData" : { "DOI" : "10.5194/esd-9-1107-2018", "ISSN" : "21904987", "abstract" : "The frequency and intensity of climate extremes is expected to increase in many regions due to anthropogenic climate change. In central Europe extreme temperatures are projected to change more strongly than global mean temperatures, and soil moisture-temperature feedbacks significantly contribute to this regional amplification. Because of their strong societal, ecological and economic impacts, robust projections of temperature extremes are needed. Unfortunately, in current model projections, temperature extremes in central Europe are prone to large uncertainties. In order to understand and potentially reduce the uncertainties of extreme temperature projections in Europe, we analyze global climate models from the CMIP5 (Coupled Model Intercomparison Project Phase 5) ensemble for the business-as-usual high-emission scenario (RCP8.5). We find a divergent behavior in long-term projections of summer precipitation until the end of the 21st century, resulting in a trimodal distribution of precipitation (wet, dry and very dry). All model groups show distinct characteristics for the summer latent heat flux, top soil moisture and temperatures on the hottest day of the year (TXx), whereas for net radiation and large-scale circulation no clear trimodal behavior is detectable. This suggests that different land-atmosphere coupling strengths may be able to explain the uncertainties in temperature extremes. Constraining the full model ensemble with observed present-day correlations between summer precipitation and TXx excludes most of the very dry and dry models. In particular, the very dry models tend to overestimate the negative coupling between precipitation and TXx, resulting in a warming that is too strong. This is particularly relevant for global warming levels above 2\u00b0C. For the first time, this analysis allows for the substantial reduction of uncertainties in the projected changes of TXx in global climate models. Our results suggest that long-term temperature changes in TXx in central Europe are about 20% lower than those projected by the multi-model median of the full ensemble. In addition, mean summer precipitation is found to be more likely to stay close to present-day levels. These results are highly relevant for improving estimates of regional climate-change impacts including heat stress, water supply and crop failure for central Europe.", "author" : [ { "dropping-particle" : "", "family" : "Vogel", "given" : "Martha M.", "non-dropping-particle" : "", "parse-names" : false, "suffix" : "" }, { "dropping-particle" : "", "family" : "Zscheischler", "given" : "Jakob", "non-dropping-particle" : "", "parse-names" : false, "suffix" : "" }, { "dropping-particle" : "", "family" : "Seneviratne", "given" : "Sonia I.", "non-dropping-particle" : "", "parse-names" : false, "suffix" : "" } ], "container-title" : "Earth System Dynamics", "id" : "ITEM-2", "issue" : "3", "issued" : { "date-parts" : [ [ "2018" ] ] }, "page" : "1107-1125", "title" : "Varying soil moisture-atmosphere feedbacks explain divergent temperature extremes and precipitation projections in central Europe", "translator" : [ { "dropping-particle" : "", "family" : "L7297", "given" : "", "non-dropping-particle" : "", "parse-names" : false, "suffix" : "" } ], "type" : "article-journal", "volume" : "9" }, "uris" : [ "http://www.mendeley.com/documents/?uuid=eced2edb-a261-4472-8018-41d756e149bc" ] }, { "id" : "ITEM-3", "itemData" : { "DOI" : "10.1111/nph.16485", "abstract" : "Summary Recent decades have been characterized by increasing temperatures worldwide, resulting in an exponential climb in vapor pressure deficit (VPD). VPD has been identified as an increasingly important driver of plant functioning in terrestrial biomes and has been established as a major contributor in recent drought-induced plant mortality independent of other drivers associated with climate change. Despite this, few studies have isolated the physiological response of plant functioning to high VPD, thus limiting our understanding and ability to predict future impacts on terrestrial ecosystems. An abundance of evidence suggests that stomatal conductance declines under high VPD and transpiration increases in most species up until a given VPD threshold, leading to a cascade of subsequent impacts including reduced photosynthesis and growth, and higher risks of carbon starvation and hydraulic failure. Incorporation of photosynthetic and hydraulic traits in \u2018next-generation\u2019 land-surface models has the greatest potential for improved prediction of VPD responses at the plant- and global-scale, and will yield more mechanistic simulations of plant responses to a changing climate. By providing a fully integrated framework and evaluation of the impacts of high VPD on plant function, improvements in forecasting and long-term projections of climate impacts can be made.", "author" : [ { "dropping-particle" : "", "family" : "Grossiord", "given" : "Charlotte", "non-dropping-particle" : "", "parse-names" : false, "suffix" : "" }, { "dropping-particle" : "", "family" : "Buckley", "given" : "Thomas N", "non-dropping-particle" : "", "parse-names" : false, "suffix" : "" }, { "dropping-particle" : "", "family" : "Cernusak", "given" : "Lucas A", "non-dropping-particle" : "", "parse-names" : false, "suffix" : "" }, { "dropping-particle" : "", "family" : "Novick", "given" : "Kimberly A", "non-dropping-particle" : "", "parse-names" : false, "suffix" : "" }, { "dropping-particle" : "", "family" : "Poulter", "given" : "Benjamin", "non-dropping-particle" : "", "parse-names" : false, "suffix" : "" }, { "dropping-particle" : "", "family" : "Siegwolf", "given" : "Rolf T W", "non-dropping-particle" : "", "parse-names" : false, "suffix" : "" }, { "dropping-particle" : "", "family" : "Sperry", "given" : "John S", "non-dropping-particle" : "", "parse-names" : false, "suffix" : "" }, { "dropping-particle" : "", "family" : "McDowell", "given" : "Nate G", "non-dropping-particle" : "", "parse-names" : false, "suffix" : "" } ], "container-title" : "New Phytologist", "id" : "ITEM-3", "issue" : "6", "issued" : { "date-parts" : [ [ "2020" ] ] }, "page" : "1550-1566", "title" : "Plant responses to rising vapor pressure deficit", "translator" : [ { "dropping-particle" : "", "family" : "L6790", "given" : "", "non-dropping-particle" : "", "parse-names" : false, "suffix" : "" } ], "type" : "article-journal", "volume" : "226" }, "uris" : [ "http://www.mendeley.com/documents/?uuid=74086164-e53e-4010-b400-ea39a5988f48" ] }, { "id" : "ITEM-4", "itemData" : { "DOI" : "10.1073/pnas.1904955116", "ISSN" : "10916490", "PMID" : "31481606", "abstract" : "Compound extremes such as cooccurring soil drought (low soil moisture) and atmospheric aridity (high vapor pressure deficit) can be disastrous for natural and societal systems. Soil drought and atmospheric aridity are 2 main physiological stressors driving widespread vegetation mortality and reduced terrestrial carbon uptake. Here, we empirically demonstrate that strong negative coupling between soil moisture and vapor pressure deficit occurs globally, indicating high probability of cooccurring soil drought and atmospheric aridity. Using the Global Land Atmosphere Coupling Experiment (GLACE)-CMIP5 experiment, we further show that concurrent soil drought and atmospheric aridity are greatly exacerbated by land\u2013atmosphere feedbacks. The feedback of soil drought on the atmosphere is largely responsible for enabling atmospheric aridity extremes. In addition, the soil moisture\u2013precipitation feedback acts to amplify precipitation and soil moisture deficits in most regions. CMIP5 models further show that the frequency of concurrent soil drought and atmospheric aridity enhanced by land\u2013atmosphere feedbacks is projected to increase in the 21st century. Importantly, land\u2013atmosphere feedbacks will greatly increase the intensity of both soil drought and atmospheric aridity beyond that expected from changes in mean climate alone.", "author" : [ { "dropping-particle" : "", "family" : "Zhou", "given" : "Sha", "non-dropping-particle" : "", "parse-names" : false, "suffix" : "" }, { "dropping-particle" : "", "family" : "Park Williams", "given" : "A.", "non-dropping-particle" : "", "parse-names" : false, "suffix" : "" }, { "dropping-particle" : "", "family" : "Berg", "given" : "Alexis M.", "non-dropping-particle" : "", "parse-names" : false, "suffix" : "" }, { "dropping-particle" : "", "family" : "Cook", "given" : "Benjamin I.", "non-dropping-particle" : "", "parse-names" : false, "suffix" : "" }, { "dropping-particle" : "", "family" : "Zhang", "given" : "Yao", "non-dropping-particle" : "", "parse-names" : false, "suffix" : "" }, { "dropping-particle" : "", "family" : "Hagemann", "given" : "Stefan", "non-dropping-particle" : "", "parse-names" : false, "suffix" : "" }, { "dropping-particle" : "", "family" : "Lorenz", "given" : "Ruth", "non-dropping-particle" : "", "parse-names" : false, "suffix" : "" }, { "dropping-particle" : "", "family" : "Seneviratne", "given" : "Sonia I.", "non-dropping-particle" : "", "parse-names" : false, "suffix" : "" }, { "dropping-particle" : "", "family" : "Gentine", "given" : "Pierre", "non-dropping-particle" : "", "parse-names" : false, "suffix" : "" } ], "container-title" : "Proceedings of the National Academy of Sciences", "id" : "ITEM-4", "issue" : "38", "issued" : { "date-parts" : [ [ "2019" ] ] }, "page" : "18848-18853", "title" : "Land\u2013atmosphere feedbacks exacerbate concurrent soil drought and atmospheric aridity", "translator" : [ { "dropping-particle" : "", "family" : "L7374", "given" : "", "non-dropping-particle" : "", "parse-names" : false, "suffix" : "" } ], "type" : "article-journal", "volume" : "116" }, "uris" : [ "http://www.mendeley.com/documents/?uuid=37afd10f-0404-4d64-aafa-6e33905a1cfc" ] } ], "mendeley" : { "formattedCitation" : "(Berg et al., 2016; Vogel et al., 2018; Zhou et al., 2019; Grossiord et al., 2020)", "plainTextFormattedCitation" : "(Berg et al., 2016; Vogel et al., 2018; Zhou et al., 2019; Grossiord et al., 2020)", "previouslyFormattedCitation" : "(Berg et al., 2016; Vogel et al., 2018; Zhou et al., 2019; Grossiord et al., 2020)" }, "properties" : { "noteIndex" : 0 }, "schema" : "https://github.com/citation-style-language/schema/raw/master/csl-citation.json" }</w:instrText>
      </w:r>
      <w:r w:rsidRPr="001E7A27">
        <w:rPr>
          <w:rFonts w:cs="Times New Roman"/>
          <w:lang w:val="en-GB" w:eastAsia="zh-CN"/>
        </w:rPr>
        <w:fldChar w:fldCharType="separate"/>
      </w:r>
      <w:r w:rsidR="00025FA2" w:rsidRPr="001E7A27">
        <w:rPr>
          <w:rFonts w:cs="Times New Roman"/>
          <w:noProof/>
          <w:lang w:val="en-GB" w:eastAsia="zh-CN"/>
        </w:rPr>
        <w:t>(Berg et al., 2016; Vogel et al., 2018; Zhou et al., 2019; Grossiord et al., 2020)</w:t>
      </w:r>
      <w:r w:rsidRPr="001E7A27">
        <w:rPr>
          <w:rFonts w:cs="Times New Roman"/>
          <w:lang w:val="en-GB" w:eastAsia="zh-CN"/>
        </w:rPr>
        <w:fldChar w:fldCharType="end"/>
      </w:r>
      <w:r w:rsidRPr="001E7A27">
        <w:rPr>
          <w:rFonts w:cs="Times New Roman"/>
          <w:lang w:val="en-GB" w:eastAsia="zh-CN"/>
        </w:rPr>
        <w:t>.</w:t>
      </w:r>
    </w:p>
    <w:p w14:paraId="0C62BC40" w14:textId="77777777" w:rsidR="00365199" w:rsidRPr="001E7A27" w:rsidRDefault="00365199" w:rsidP="005C7F25">
      <w:pPr>
        <w:pStyle w:val="AR6BodyText"/>
        <w:shd w:val="clear" w:color="auto" w:fill="DEEAF6" w:themeFill="accent1" w:themeFillTint="33"/>
        <w:rPr>
          <w:rFonts w:cs="Times New Roman"/>
          <w:lang w:val="en-GB"/>
        </w:rPr>
      </w:pPr>
    </w:p>
    <w:p w14:paraId="42DC9D9F" w14:textId="1B26555F" w:rsidR="00365199" w:rsidRPr="001E7A27" w:rsidRDefault="00365199" w:rsidP="005C7F25">
      <w:pPr>
        <w:pStyle w:val="AR6BodyText"/>
        <w:shd w:val="clear" w:color="auto" w:fill="DEEAF6" w:themeFill="accent1" w:themeFillTint="33"/>
        <w:rPr>
          <w:rFonts w:cs="Times New Roman"/>
          <w:lang w:val="en-GB" w:eastAsia="zh-CN"/>
        </w:rPr>
      </w:pPr>
      <w:r w:rsidRPr="001E7A27">
        <w:rPr>
          <w:rFonts w:cs="Times New Roman"/>
          <w:lang w:val="en-GB"/>
        </w:rPr>
        <w:t>ESMs show no consensus about the net hydrological response to physiological CO</w:t>
      </w:r>
      <w:r w:rsidRPr="001E7A27">
        <w:rPr>
          <w:rFonts w:cs="Times New Roman"/>
          <w:vertAlign w:val="subscript"/>
          <w:lang w:val="en-GB"/>
        </w:rPr>
        <w:t>2</w:t>
      </w:r>
      <w:r w:rsidRPr="001E7A27">
        <w:rPr>
          <w:rFonts w:cs="Times New Roman"/>
          <w:lang w:val="en-GB"/>
        </w:rPr>
        <w:t xml:space="preserve"> effects. </w:t>
      </w:r>
      <w:r w:rsidRPr="001E7A27">
        <w:rPr>
          <w:rFonts w:cs="Times New Roman"/>
          <w:lang w:val="en-GB" w:eastAsia="zh-CN"/>
        </w:rPr>
        <w:t>Some studies show water savings as a consequence of the CO</w:t>
      </w:r>
      <w:r w:rsidRPr="001E7A27">
        <w:rPr>
          <w:rFonts w:cs="Times New Roman"/>
          <w:vertAlign w:val="subscript"/>
          <w:lang w:val="en-GB" w:eastAsia="zh-CN"/>
        </w:rPr>
        <w:t>2</w:t>
      </w:r>
      <w:r w:rsidRPr="001E7A27">
        <w:rPr>
          <w:rFonts w:cs="Times New Roman"/>
          <w:lang w:val="en-GB" w:eastAsia="zh-CN"/>
        </w:rPr>
        <w:t xml:space="preserve"> effects on leaf stomata closure </w:t>
      </w:r>
      <w:r w:rsidRPr="001E7A27">
        <w:rPr>
          <w:rFonts w:cs="Times New Roman"/>
          <w:lang w:val="en-GB" w:eastAsia="zh-CN"/>
        </w:rPr>
        <w:fldChar w:fldCharType="begin" w:fldLock="1"/>
      </w:r>
      <w:r w:rsidR="00BC2C5E" w:rsidRPr="001E7A27">
        <w:rPr>
          <w:rFonts w:cs="Times New Roman"/>
          <w:lang w:val="en-GB" w:eastAsia="zh-CN"/>
        </w:rPr>
        <w:instrText>ADDIN CSL_CITATION { "citationItems" : [ { "id" : "ITEM-1", "itemData" : { "DOI" : "10.1073/pnas.1604581113", "ISSN" : "0027-8424", "author" : [ { "dropping-particle" : "", "family" : "Swann", "given" : "Abigail L. S.", "non-dropping-particle" : "", "parse-names" : false, "suffix" : "" }, { "dropping-particle" : "", "family" : "Hoffman", "given" : "Forrest M.", "non-dropping-particle" : "", "parse-names" : false, "suffix" : "" }, { "dropping-particle" : "", "family" : "Koven", "given" : "Charles D.", "non-dropping-particle" : "", "parse-names" : false, "suffix" : "" }, { "dropping-particle" : "", "family" : "Randerson", "given" : "James T.", "non-dropping-particle" : "", "parse-names" : false, "suffix" : "" } ], "container-title" : "Proceedings of the National Academy of Sciences", "id" : "ITEM-1", "issue" : "36", "issued" : { "date-parts" : [ [ "2016", "9", "6" ] ] }, "page" : "10019-10024", "title" : "Plant responses to increasing CO 2 reduce estimates of climate impacts on drought severity", "translator" : [ { "dropping-particle" : "", "family" : "L4917", "given" : "", "non-dropping-particle" : "", "parse-names" : false, "suffix" : "" } ], "type" : "article-journal", "volume" : "113" }, "uris" : [ "http://www.mendeley.com/documents/?uuid=a7a45b79-4440-4fc2-a535-21acb1bd7775" ] }, { "id" : "ITEM-2", "itemData" : { "DOI" : "10.1073/pnas.1720712115", "ISBN" : "1720712115", "ISSN" : "10916490", "PMID" : "29610293", "abstract" : "Predicting how increasing atmospheric CO2 will affect the hydrologic cycle is of utmost importance for a range of applications ranging from ecological services to human life and activities. A typical perspective is that hydrologic change is driven by precipitation and radiation changes due to climate change, and that the land surface will adjust. Using Earth system models with decoupled surface (vegetation physiology) and atmospheric (radiative) CO2 responses, we here show that the CO2 physiological response has a dominant role in evapotranspiration and evaporative fraction changes and has a major effect on long-term runoff compared with radiative or precipitation changes due to increased atmospheric CO2. This major effect is true for most hydrological stress variables over the largest fraction of the globe, except for soil moisture, which exhibits a more nonlinear response. This highlights the key role of vegetation in controlling future terrestrial hydrologic response and emphasizes that the carbon and water cycles are intimately coupled over land.", "author" : [ { "dropping-particle" : "", "family" : "Lemordant", "given" : "L\u00e9o", "non-dropping-particle" : "", "parse-names" : false, "suffix" : "" }, { "dropping-particle" : "", "family" : "Gentine", "given" : "Pierre", "non-dropping-particle" : "", "parse-names" : false, "suffix" : "" }, { "dropping-particle" : "", "family" : "Swann", "given" : "Abigail S.", "non-dropping-particle" : "", "parse-names" : false, "suffix" : "" }, { "dropping-particle" : "", "family" : "Cook", "given" : "Benjamin I.", "non-dropping-particle" : "", "parse-names" : false, "suffix" : "" }, { "dropping-particle" : "", "family" : "Scheff", "given" : "Jacob", "non-dropping-particle" : "", "parse-names" : false, "suffix" : "" } ], "container-title" : "Proceedings of the National Academy of Sciences", "id" : "ITEM-2", "issue" : "16", "issued" : { "date-parts" : [ [ "2018" ] ] }, "page" : "4093-4098", "title" : "Critical impact of vegetation physiology on the continental hydrologic cycle in response to increasing CO2", "translator" : [ { "dropping-particle" : "", "family" : "L7420", "given" : "", "non-dropping-particle" : "", "parse-names" : false, "suffix" : "" } ], "type" : "article-journal", "volume" : "115" }, "uris" : [ "http://www.mendeley.com/documents/?uuid=cb5c8baf-ae84-4b71-8ac0-e66ccaf3f036" ] } ], "mendeley" : { "formattedCitation" : "(Swann et al., 2016; Lemordant et al., 2018)", "plainTextFormattedCitation" : "(Swann et al., 2016; Lemordant et al., 2018)", "previouslyFormattedCitation" : "(Swann et al., 2016; Lemordant et al., 2018)" }, "properties" : { "noteIndex" : 0 }, "schema" : "https://github.com/citation-style-language/schema/raw/master/csl-citation.json" }</w:instrText>
      </w:r>
      <w:r w:rsidRPr="001E7A27">
        <w:rPr>
          <w:rFonts w:cs="Times New Roman"/>
          <w:lang w:val="en-GB" w:eastAsia="zh-CN"/>
        </w:rPr>
        <w:fldChar w:fldCharType="separate"/>
      </w:r>
      <w:r w:rsidR="00025FA2" w:rsidRPr="001E7A27">
        <w:rPr>
          <w:rFonts w:cs="Times New Roman"/>
          <w:noProof/>
          <w:lang w:val="en-GB" w:eastAsia="zh-CN"/>
        </w:rPr>
        <w:t>(Swann et al., 2016; Lemordant et al., 2018)</w:t>
      </w:r>
      <w:r w:rsidRPr="001E7A27">
        <w:rPr>
          <w:rFonts w:cs="Times New Roman"/>
          <w:lang w:val="en-GB" w:eastAsia="zh-CN"/>
        </w:rPr>
        <w:fldChar w:fldCharType="end"/>
      </w:r>
      <w:r w:rsidRPr="001E7A27">
        <w:rPr>
          <w:rFonts w:cs="Times New Roman"/>
          <w:lang w:val="en-GB"/>
        </w:rPr>
        <w:t>,</w:t>
      </w:r>
      <w:r w:rsidRPr="001E7A27">
        <w:rPr>
          <w:rFonts w:cs="Times New Roman"/>
          <w:lang w:val="en-GB" w:eastAsia="zh-CN"/>
        </w:rPr>
        <w:t xml:space="preserve"> while other studies show that increased leaf area offsets the gains from increased WUE </w:t>
      </w:r>
      <w:r w:rsidRPr="001E7A27">
        <w:rPr>
          <w:rFonts w:cs="Times New Roman"/>
          <w:lang w:val="en-GB" w:eastAsia="zh-CN"/>
        </w:rPr>
        <w:fldChar w:fldCharType="begin" w:fldLock="1"/>
      </w:r>
      <w:r w:rsidR="00747167" w:rsidRPr="001E7A27">
        <w:rPr>
          <w:rFonts w:cs="Times New Roman"/>
          <w:lang w:val="en-GB" w:eastAsia="zh-CN"/>
        </w:rPr>
        <w:instrText>ADDIN CSL_CITATION { "citationItems" : [ { "id" : "ITEM-1", "itemData" : { "DOI" : "10.1038/s41561-019-0480-x", "ISSN" : "17520908", "abstract" : "Plants are expected to generate more global-scale runoff under increasing atmospheric carbon dioxide concentrations through their influence on surface resistance to evapotranspiration. Recent studies using Earth System Models from phase 5 of the Coupled Model Intercomparison Project ostensibly reaffirm this result, further suggesting that plants will ameliorate the dire reductions in water availability projected by other studies that use aridity metrics. Here we complicate this narrative by analysing the change in precipitation partitioning to plants, runoff and storage in multiple Earth system models under both high carbon dioxide concentrations and warming. We show that projected plant responses directly reduce future runoff across vast swaths of North America, Europe and Asia because bulk canopy water demands increase with additional vegetation growth and longer and warmer growing seasons. These runoff declines occur despite increased surface resistance to evapotranspiration and vegetation total water use efficiency, even in regions with increasing or unchanging precipitation. We demonstrate that constraining the large uncertainty in the multimodel ensemble with regional-scale observations of evapotranspiration partitioning strengthens these results. We conclude that terrestrial vegetation plays a large and unresolved role in shaping future regional freshwater availability, one that will not ubiquitously ameliorate future warming-driven surface drying.", "author" : [ { "dropping-particle" : "", "family" : "Mankin", "given" : "Justin S.", "non-dropping-particle" : "", "parse-names" : false, "suffix" : "" }, { "dropping-particle" : "", "family" : "Seager", "given" : "Richard",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"Williams", "given" : "A. Park", "non-dropping-particle" : "", "parse-names" : false, "suffix" : "" } ], "container-title" : "Nature Geoscience", "id" : "ITEM-1", "issue" : "12", "issued" : { "date-parts" : [ [ "2019" ] ] }, "page" : "983-988", "publisher" : "Springer US", "title" : "Mid-latitude freshwater availability reduced by projected vegetation responses to climate change", "translator" : [ { "dropping-particle" : "", "family" : "L7426", "given" : "", "non-dropping-particle" : "", "parse-names" : false, "suffix" : "" } ], "type" : "article-journal", "volume" : "12" }, "uris" : [ "http://www.mendeley.com/documents/?uuid=b550f166-e434-4967-b227-d9e98a7d0cfe" ] } ], "mendeley" : { "formattedCitation" : "(Mankin et al., 2019)", "plainTextFormattedCitation" : "(Mankin et al., 2019)", "previouslyFormattedCitation" : "(Mankin et al., 2019)" }, "properties" : { "noteIndex" : 0 }, "schema" : "https://github.com/citation-style-language/schema/raw/master/csl-citation.json" }</w:instrText>
      </w:r>
      <w:r w:rsidRPr="001E7A27">
        <w:rPr>
          <w:rFonts w:cs="Times New Roman"/>
          <w:lang w:val="en-GB" w:eastAsia="zh-CN"/>
        </w:rPr>
        <w:fldChar w:fldCharType="separate"/>
      </w:r>
      <w:r w:rsidR="00025FA2" w:rsidRPr="001E7A27">
        <w:rPr>
          <w:rFonts w:cs="Times New Roman"/>
          <w:noProof/>
          <w:lang w:val="en-GB" w:eastAsia="zh-CN"/>
        </w:rPr>
        <w:t>(Mankin et al., 2019)</w:t>
      </w:r>
      <w:r w:rsidRPr="001E7A27">
        <w:rPr>
          <w:rFonts w:cs="Times New Roman"/>
          <w:lang w:val="en-GB" w:eastAsia="zh-CN"/>
        </w:rPr>
        <w:fldChar w:fldCharType="end"/>
      </w:r>
      <w:r w:rsidRPr="001E7A27">
        <w:rPr>
          <w:rFonts w:cs="Times New Roman"/>
          <w:lang w:val="en-GB" w:eastAsia="zh-CN"/>
        </w:rPr>
        <w:t xml:space="preserve">. </w:t>
      </w:r>
      <w:r w:rsidRPr="001E7A27">
        <w:rPr>
          <w:rFonts w:eastAsia="SimSun" w:cs="Times New Roman"/>
          <w:lang w:val="en-GB" w:eastAsia="zh-CN"/>
        </w:rPr>
        <w:t xml:space="preserve">However, these projections are subject to ESM uncertainties to quantify transpiration  </w:t>
      </w:r>
      <w:r w:rsidRPr="001E7A27">
        <w:rPr>
          <w:rFonts w:eastAsia="SimSun" w:cs="Times New Roman"/>
          <w:lang w:val="en-GB" w:eastAsia="zh-CN"/>
        </w:rPr>
        <w:fldChar w:fldCharType="begin" w:fldLock="1"/>
      </w:r>
      <w:r w:rsidR="00747167" w:rsidRPr="001E7A27">
        <w:rPr>
          <w:rFonts w:eastAsia="SimSun" w:cs="Times New Roman"/>
          <w:lang w:val="en-GB" w:eastAsia="zh-CN"/>
        </w:rPr>
        <w:instrText>ADDIN CSL_CITATION { "citationItems" : [ { "id" : "ITEM-1", "itemData" : { "DOI" : "10.1038/s43017-021-00144-0", "ISSN" : "2662-138X", "abstract" : "in press", "author" : [ { "dropping-particle" : "", "family" : "Lian", "given" : "Xu", "non-dropping-particle" : "", "parse-names" : false, "suffix" : "" }, { "dropping-particle" : "", "family" : "Piao", "given" : "Shilong", "non-dropping-particle" : "", "parse-names" : false, "suffix" : "" }, { "dropping-particle" : "", "family" : "Chen", "given" : "Anping", "non-dropping-particle" : "", "parse-names" : false, "suffix" : "" }, { "dropping-particle" : "", "family" : "Huntingford", "given" : "Chris", "non-dropping-particle" : "", "parse-names" : false, "suffix" : "" }, { "dropping-particle" : "", "family" : "Fu", "given" : "Bojie", "non-dropping-particle" : "", "parse-names" : false, "suffix" : "" }, { "dropping-particle" : "", "family" : "Li", "given" : "Laurent Z. X.", "non-dropping-particle" : "", "parse-names" : false, "suffix" : "" }, { "dropping-particle" : "", "family" : "Huang", "given" : "Jianping", "non-dropping-particle" : "", "parse-names" : false, "suffix" : "" }, { "dropping-particle" : "", "family" : "Sheffield", "given" : "Justin", "non-dropping-particle" : "", "parse-names" : false, "suffix" : "" }, { "dropping-particle" : "", "family" : "Berg", "given" : "Alexis M.", "non-dropping-particle" : "", "parse-names" : false, "suffix" : "" }, { "dropping-particle" : "", "family" : "Keenan", "given" : "Trevor F.", "non-dropping-particle" : "", "parse-names" : false, "suffix" : "" }, { "dropping-particle" : "", "family" : "McVicar", "given" : "Tim R.", "non-dropping-particle" : "", "parse-names" : false, "suffix" : "" }, { "dropping-particle" : "", "family" : "Wada", "given" : "Yoshihide", "non-dropping-particle" : "", "parse-names" : false, "suffix" : "" }, { "dropping-particle" : "", "family" : "Wang", "given" : "Xuhui", "non-dropping-particle" : "", "parse-names" : false, "suffix" : "" }, { "dropping-particle" : "", "family" : "Wang", "given" : "Tao", "non-dropping-particle" : "", "parse-names" : false, "suffix" : "" }, { "dropping-particle" : "", "family" : "Yang", "given" : "Yuting", "non-dropping-particle" : "", "parse-names" : false, "suffix" : "" }, { "dropping-particle" : "", "family" : "Roderick", "given" : "Michael L.", "non-dropping-particle" : "", "parse-names" : false, "suffix" : "" } ], "container-title" : "Nature Reviews Earth &amp; Environment", "id" : "ITEM-1", "issued" : { "date-parts" : [ [ "2021", "3", "9" ] ] }, "title" : "Multifaceted characteristics of dryland aridity changes in a warming world", "translator" : [ { "dropping-particle" : "", "family" : "L7324", "given" : "", "non-dropping-particle" : "", "parse-names" : false, "suffix" : "" } ], "type" : "article-journal" }, "uris" : [ "http://www.mendeley.com/documents/?uuid=e0f4aff5-4db7-40de-ab42-87ec0f6d72eb" ] } ], "mendeley" : { "formattedCitation" : "(Lian et al., 2021)", "plainTextFormattedCitation" : "(Lian et al., 2021)", "previouslyFormattedCitation" : "(Lian et al., 2021)" }, "properties" : { "noteIndex" : 0 }, "schema" : "https://github.com/citation-style-language/schema/raw/master/csl-citation.json" }</w:instrText>
      </w:r>
      <w:r w:rsidRPr="001E7A27">
        <w:rPr>
          <w:rFonts w:eastAsia="SimSun" w:cs="Times New Roman"/>
          <w:lang w:val="en-GB" w:eastAsia="zh-CN"/>
        </w:rPr>
        <w:fldChar w:fldCharType="separate"/>
      </w:r>
      <w:r w:rsidR="00025FA2" w:rsidRPr="001E7A27">
        <w:rPr>
          <w:rFonts w:eastAsia="SimSun" w:cs="Times New Roman"/>
          <w:noProof/>
          <w:lang w:val="en-GB" w:eastAsia="zh-CN"/>
        </w:rPr>
        <w:t>(Lian et al., 2021)</w:t>
      </w:r>
      <w:r w:rsidRPr="001E7A27">
        <w:rPr>
          <w:rFonts w:eastAsia="SimSun" w:cs="Times New Roman"/>
          <w:lang w:val="en-GB" w:eastAsia="zh-CN"/>
        </w:rPr>
        <w:fldChar w:fldCharType="end"/>
      </w:r>
      <w:r w:rsidRPr="001E7A27">
        <w:rPr>
          <w:rFonts w:eastAsia="SimSun" w:cs="Times New Roman"/>
          <w:lang w:val="en-GB" w:eastAsia="zh-CN"/>
        </w:rPr>
        <w:t xml:space="preserve">, among them the correct representations of </w:t>
      </w:r>
      <w:r w:rsidRPr="001E7A27">
        <w:rPr>
          <w:rFonts w:cs="Times New Roman"/>
          <w:lang w:val="en-GB" w:eastAsia="zh-CN"/>
        </w:rPr>
        <w:t xml:space="preserve">plant hydraulic architecture such as </w:t>
      </w:r>
      <w:r w:rsidRPr="001E7A27">
        <w:rPr>
          <w:rFonts w:cs="Times New Roman"/>
          <w:color w:val="000000" w:themeColor="text1"/>
          <w:lang w:val="en-GB" w:eastAsia="zh-CN"/>
        </w:rPr>
        <w:t xml:space="preserve">changes in xylem anatomical properties and deep rooting </w:t>
      </w:r>
      <w:commentRangeStart w:id="1749"/>
      <w:r w:rsidRPr="001E7A27">
        <w:rPr>
          <w:rFonts w:cs="Times New Roman"/>
          <w:color w:val="000000" w:themeColor="text1"/>
          <w:lang w:val="en-GB" w:eastAsia="zh-CN"/>
        </w:rPr>
        <w:fldChar w:fldCharType="begin" w:fldLock="1"/>
      </w:r>
      <w:ins w:id="1750" w:author="Robin Matthews" w:date="2021-06-17T16:41:00Z">
        <w:r w:rsidR="00621B61" w:rsidRPr="001E7A27">
          <w:rPr>
            <w:rFonts w:cs="Times New Roman"/>
            <w:color w:val="000000" w:themeColor="text1"/>
            <w:lang w:val="en-GB" w:eastAsia="zh-CN"/>
          </w:rPr>
          <w:instrText>ADDIN CSL_CITATION { "citationItems" : [ { "id" : "ITEM-1", "itemData" : { "DOI" : "10.1111/geb.12062", "ISSN" : "1466822X", "abstract" : "Aim: Plant root traits regulate belowground C inputs, soil nutrient and water uptake, and play critical roles in determining sustainable plant production and consequences for ecosystem C storage. However, the effects of elevated CO2 on root morphology and function have not been well quantified. We reveal general patterns of root trait responses to elevated CO2 from field manipulative experiments. Location: North America, Europe, Oceania, Asia. Methods: The meta-analysis approach was used to examine the effects of CO2 elevation on 17 variables associated with root morphology, biomass size and distribution, C and N concentrations and pools, turnover and fungal colonization from 110 published studies. Results: Elevated CO2 increased root length (+26.0%) and diameter (+8.4%). Elevated CO2 also stimulated total root (+28.8%), fine root (+27.7%) and coarse root biomass (+25.3%), demonstrating strong responses of root morphology and biomass. Elevated CO2 increased the root:shoot ratio (+8.5%) and decreased the proportion of roots in the topsoil (-8.4%), suggesting that plants expand rooting systems. In addition, elevated CO2 decreased N concentration (-7.1%), but did not affect C concentration, and thus increased the C:N ratio (+7.8%). Root C (+29.3%) increased disproportionately relative to root N pools (+9.4%) under elevated CO2. Functional traits were also strongly affected by elevated CO2, which increased respiration (+58.9%), rhizodeposition (+37.9%) and fungal colonization (+3.3%). Main conclusions: These results suggest that elevated CO2 promoted root morphological development, root system expansion and C input to soils, implying that the sensitive responses of root morphology and function to elevated CO2 would increase long-term belowground C sequestration. \u00a9 2013 John Wiley &amp; Sons Ltd.", "author" : [ { "dropping-particle" : "", "family" : "Nie", "given" : "Ming", "non-dropping-particle" : "", "parse-names" : false, "suffix" : "" }, { "dropping-particle" : "", "family" : "Lu", "given" : "Meng", "non-dropping-particle" : "", "parse-names" : false, "suffix" : "" }, { "dropping-particle" : "", "family" : "Bell", "given" : "Jennifer", "non-dropping-particle" : "", "parse-names" : false, "suffix" : "" }, { "dropping-particle" : "", "family" : "Raut", "given" : "Swastika", "non-dropping-particle" : "", "parse-names" : false, "suffix" : "" }, { "dropping-particle" : "", "family" : "Pendall", "given" : "Elise", "non-dropping-particle" : "", "parse-names" : false, "suffix" : "" } ], "container-title" : "Global Ecology and Biogeography", "id" : "ITEM-1", "issue" : "10", "issued" : { "date-parts" : [ [ "2013" ] ] }, "page" : "1095-1105", "title" : "Altered root traits due to elevated CO2: A meta-analysis", "translator" : [ { "dropping-particle" : "", "family" : "L7412", "given" : "", "non-dropping-particle" : "", "parse-names" : false, "suffix" : "" } ], "type" : "article-journal", "volume" : "22" }, "uris" : [ "http://www.mendeley.com/documents/?uuid=32b48d7f-1961-4c29-aa81-67bbefeee9dc" ] }, { "id" : "ITEM-2", "itemData" : { "DOI" : "10.1038/s41467-020-18631-1", "ISSN" : "20411723",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"container-title" : "Nature Communications", "id" : "ITEM-2", "issue" : "1", "issued" : { "date-parts" : [ [ "2020" ] ] }, "page" : "1-9", "publisher" : "Springer US", "title" : "Soil moisture dominates dryness stress on ecosystem production globally", "translator" : [ { "dropping-particle" : "", "family" : "L7424", "given" : "", "non-dropping-particle" : "", "parse-names" : false, "suffix" : "" } ], "type" : "article-journal", "volume" : "11" }, "uris" : [ "http://www.mendeley.com/documents/?uuid=a6d5781b-2618-4c4d-b0d7-f47de6bc0296" ] } ], "mendeley" : { "formattedCitation" : "(Nie et al., 2013; Liu et al., 2020b)", "manualFormatting" : "(Nie et al., 2013; L. Liu et al., 2020)", "plainTextFormattedCitation" : "(Nie et al., 2013; Liu et al., 2020b)", "previouslyFormattedCitation" : "(Nie et al., 2013; Liu et al., 2020b)" }, "properties" : { "noteIndex" : 0 }, "schema" : "https://github.com/citation-style-language/schema/raw/master/csl-citation.json" }</w:instrText>
        </w:r>
      </w:ins>
      <w:del w:id="1751" w:author="Robin Matthews" w:date="2021-06-17T16:41:00Z">
        <w:r w:rsidR="00747167" w:rsidRPr="001E7A27" w:rsidDel="00621B61">
          <w:rPr>
            <w:rFonts w:cs="Times New Roman"/>
            <w:color w:val="000000" w:themeColor="text1"/>
            <w:lang w:val="en-GB" w:eastAsia="zh-CN"/>
          </w:rPr>
          <w:delInstrText>ADDIN CSL_CITATION { "citationItems" : [ { "id" : "ITEM-1", "itemData" : { "DOI" : "10.1111/geb.12062", "ISSN" : "1466822X", "abstract" : "Aim: Plant root traits regulate belowground C inputs, soil nutrient and water uptake, and play critical roles in determining sustainable plant production and consequences for ecosystem C storage. However, the effects of elevated CO2 on root morphology and function have not been well quantified. We reveal general patterns of root trait responses to elevated CO2 from field manipulative experiments. Location: North America, Europe, Oceania, Asia. Methods: The meta-analysis approach was used to examine the effects of CO2 elevation on 17 variables associated with root morphology, biomass size and distribution, C and N concentrations and pools, turnover and fungal colonization from 110 published studies. Results: Elevated CO2 increased root length (+26.0%) and diameter (+8.4%). Elevated CO2 also stimulated total root (+28.8%), fine root (+27.7%) and coarse root biomass (+25.3%), demonstrating strong responses of root morphology and biomass. Elevated CO2 increased the root:shoot ratio (+8.5%) and decreased the proportion of roots in the topsoil (-8.4%), suggesting that plants expand rooting systems. In addition, elevated CO2 decreased N concentration (-7.1%), but did not affect C concentration, and thus increased the C:N ratio (+7.8%). Root C (+29.3%) increased disproportionately relative to root N pools (+9.4%) under elevated CO2. Functional traits were also strongly affected by elevated CO2, which increased respiration (+58.9%), rhizodeposition (+37.9%) and fungal colonization (+3.3%). Main conclusions: These results suggest that elevated CO2 promoted root morphological development, root system expansion and C input to soils, implying that the sensitive responses of root morphology and function to elevated CO2 would increase long-term belowground C sequestration. \u00a9 2013 John Wiley &amp; Sons Ltd.", "author" : [ { "dropping-particle" : "", "family" : "Nie", "given" : "Ming", "non-dropping-particle" : "", "parse-names" : false, "suffix" : "" }, { "dropping-particle" : "", "family" : "Lu", "given" : "Meng", "non-dropping-particle" : "", "parse-names" : false, "suffix" : "" }, { "dropping-particle" : "", "family" : "Bell", "given" : "Jennifer", "non-dropping-particle" : "", "parse-names" : false, "suffix" : "" }, { "dropping-particle" : "", "family" : "Raut", "given" : "Swastika", "non-dropping-particle" : "", "parse-names" : false, "suffix" : "" }, { "dropping-particle" : "", "family" : "Pendall", "given" : "Elise", "non-dropping-particle" : "", "parse-names" : false, "suffix" : "" } ], "container-title" : "Global Ecology and Biogeography", "id" : "ITEM-1", "issue" : "10", "issued" : { "date-parts" : [ [ "2013" ] ] }, "page" : "1095-1105", "title" : "Altered root traits due to elevated CO2: A meta-analysis", "translator" : [ { "dropping-particle" : "", "family" : "L7412", "given" : "", "non-dropping-particle" : "", "parse-names" : false, "suffix" : "" } ], "type" : "article-journal", "volume" : "22" }, "uris" : [ "http://www.mendeley.com/documents/?uuid=32b48d7f-1961-4c29-aa81-67bbefeee9dc" ] }, { "id" : "ITEM-2", "itemData" : { "DOI" : "10.1038/s41467-020-18631-1", "ISSN" : "20411723",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"container-title" : "Nature Communications", "id" : "ITEM-2", "issue" : "1", "issued" : { "date-parts" : [ [ "2020" ] ] }, "page" : "1-9", "publisher" : "Springer US", "title" : "Soil moisture dominates dryness stress on ecosystem production globally", "translator" : [ { "dropping-particle" : "", "family" : "L7424", "given" : "", "non-dropping-particle" : "", "parse-names" : false, "suffix" : "" } ], "type" : "article-journal", "volume" : "11" }, "uris" : [ "http://www.mendeley.com/documents/?uuid=a6d5781b-2618-4c4d-b0d7-f47de6bc0296" ] } ], "mendeley" : { "formattedCitation" : "(Nie et al., 2013; Liu et al., 2020b)", "plainTextFormattedCitation" : "(Nie et al., 2013; Liu et al., 2020b)", "previouslyFormattedCitation" : "(Nie et al., 2013; Liu et al., 2020b)" }, "properties" : { "noteIndex" : 0 }, "schema" : "https://github.com/citation-style-language/schema/raw/master/csl-citation.json" }</w:delInstrText>
        </w:r>
      </w:del>
      <w:r w:rsidRPr="001E7A27">
        <w:rPr>
          <w:rFonts w:cs="Times New Roman"/>
          <w:color w:val="000000" w:themeColor="text1"/>
          <w:lang w:val="en-GB" w:eastAsia="zh-CN"/>
        </w:rPr>
        <w:fldChar w:fldCharType="separate"/>
      </w:r>
      <w:r w:rsidR="00025FA2" w:rsidRPr="001E7A27">
        <w:rPr>
          <w:rFonts w:cs="Times New Roman"/>
          <w:noProof/>
          <w:color w:val="000000" w:themeColor="text1"/>
          <w:lang w:val="en-GB" w:eastAsia="zh-CN"/>
        </w:rPr>
        <w:t xml:space="preserve">(Nie et al., 2013; </w:t>
      </w:r>
      <w:ins w:id="1752" w:author="Robin Matthews" w:date="2021-06-17T16:41:00Z">
        <w:r w:rsidR="00621B61" w:rsidRPr="001E7A27">
          <w:rPr>
            <w:rFonts w:cs="Times New Roman"/>
            <w:noProof/>
            <w:color w:val="000000" w:themeColor="text1"/>
            <w:lang w:val="en-GB" w:eastAsia="zh-CN"/>
          </w:rPr>
          <w:t xml:space="preserve">L. </w:t>
        </w:r>
      </w:ins>
      <w:r w:rsidR="00025FA2" w:rsidRPr="001E7A27">
        <w:rPr>
          <w:rFonts w:cs="Times New Roman"/>
          <w:noProof/>
          <w:color w:val="000000" w:themeColor="text1"/>
          <w:lang w:val="en-GB" w:eastAsia="zh-CN"/>
        </w:rPr>
        <w:t>Liu et al., 2020</w:t>
      </w:r>
      <w:del w:id="1753" w:author="Robin Matthews" w:date="2021-06-17T16:41:00Z">
        <w:r w:rsidR="00025FA2" w:rsidRPr="001E7A27" w:rsidDel="00621B61">
          <w:rPr>
            <w:rFonts w:cs="Times New Roman"/>
            <w:noProof/>
            <w:color w:val="000000" w:themeColor="text1"/>
            <w:lang w:val="en-GB" w:eastAsia="zh-CN"/>
          </w:rPr>
          <w:delText>b</w:delText>
        </w:r>
      </w:del>
      <w:r w:rsidR="00025FA2" w:rsidRPr="001E7A27">
        <w:rPr>
          <w:rFonts w:cs="Times New Roman"/>
          <w:noProof/>
          <w:color w:val="000000" w:themeColor="text1"/>
          <w:lang w:val="en-GB" w:eastAsia="zh-CN"/>
        </w:rPr>
        <w:t>)</w:t>
      </w:r>
      <w:r w:rsidRPr="001E7A27">
        <w:rPr>
          <w:rFonts w:cs="Times New Roman"/>
          <w:color w:val="000000" w:themeColor="text1"/>
          <w:lang w:val="en-GB" w:eastAsia="zh-CN"/>
        </w:rPr>
        <w:fldChar w:fldCharType="end"/>
      </w:r>
      <w:commentRangeEnd w:id="1749"/>
      <w:r w:rsidR="00025FA2" w:rsidRPr="001E7A27">
        <w:rPr>
          <w:rStyle w:val="CommentReference"/>
          <w:lang w:val="en-GB"/>
        </w:rPr>
        <w:commentReference w:id="1749"/>
      </w:r>
      <w:r w:rsidRPr="001E7A27">
        <w:rPr>
          <w:rFonts w:cs="Times New Roman"/>
          <w:color w:val="000000" w:themeColor="text1"/>
          <w:lang w:val="en-GB" w:eastAsia="zh-CN"/>
        </w:rPr>
        <w:t>.</w:t>
      </w:r>
      <w:r w:rsidRPr="001E7A27">
        <w:rPr>
          <w:rFonts w:cs="Times New Roman"/>
          <w:lang w:val="en-GB" w:eastAsia="zh-CN"/>
        </w:rPr>
        <w:t xml:space="preserve"> </w:t>
      </w:r>
    </w:p>
    <w:p w14:paraId="2497A359" w14:textId="77777777" w:rsidR="00365199" w:rsidRPr="001E7A27" w:rsidRDefault="00365199" w:rsidP="005C7F25">
      <w:pPr>
        <w:pStyle w:val="AR6BodyText"/>
        <w:shd w:val="clear" w:color="auto" w:fill="DEEAF6" w:themeFill="accent1" w:themeFillTint="33"/>
        <w:rPr>
          <w:rFonts w:cs="Times New Roman"/>
          <w:color w:val="000000" w:themeColor="text1"/>
          <w:lang w:val="en-GB" w:eastAsia="zh-CN"/>
        </w:rPr>
      </w:pPr>
    </w:p>
    <w:p w14:paraId="686244DA" w14:textId="5FA11D08" w:rsidR="00365199" w:rsidRPr="001E7A27" w:rsidRDefault="00365199" w:rsidP="005C7F25">
      <w:pPr>
        <w:pStyle w:val="AR6BodyText"/>
        <w:shd w:val="clear" w:color="auto" w:fill="DEEAF6" w:themeFill="accent1" w:themeFillTint="33"/>
        <w:rPr>
          <w:rFonts w:cs="Times New Roman"/>
          <w:color w:val="000000" w:themeColor="text1"/>
          <w:lang w:val="en-GB" w:eastAsia="zh-CN"/>
        </w:rPr>
      </w:pPr>
      <w:r w:rsidRPr="001E7A27">
        <w:rPr>
          <w:rFonts w:cs="Times New Roman"/>
          <w:color w:val="000000" w:themeColor="text1"/>
          <w:lang w:val="en-GB" w:eastAsia="zh-CN"/>
        </w:rPr>
        <w:t xml:space="preserve">In conclusion, it is </w:t>
      </w:r>
      <w:r w:rsidRPr="001E7A27">
        <w:rPr>
          <w:rFonts w:cs="Times New Roman"/>
          <w:i/>
          <w:iCs/>
          <w:color w:val="000000" w:themeColor="text1"/>
          <w:lang w:val="en-GB" w:eastAsia="zh-CN"/>
        </w:rPr>
        <w:t xml:space="preserve">very likely </w:t>
      </w:r>
      <w:r w:rsidRPr="001E7A27">
        <w:rPr>
          <w:rFonts w:cs="Times New Roman"/>
          <w:color w:val="000000" w:themeColor="text1"/>
          <w:lang w:val="en-GB" w:eastAsia="zh-CN"/>
        </w:rPr>
        <w:t>that elevated CO</w:t>
      </w:r>
      <w:r w:rsidRPr="001E7A27">
        <w:rPr>
          <w:rFonts w:cs="Times New Roman"/>
          <w:color w:val="000000" w:themeColor="text1"/>
          <w:vertAlign w:val="subscript"/>
          <w:lang w:val="en-GB" w:eastAsia="zh-CN"/>
        </w:rPr>
        <w:t>2</w:t>
      </w:r>
      <w:r w:rsidRPr="001E7A27">
        <w:rPr>
          <w:rFonts w:cs="Times New Roman"/>
          <w:color w:val="000000" w:themeColor="text1"/>
          <w:lang w:val="en-GB" w:eastAsia="zh-CN"/>
        </w:rPr>
        <w:t xml:space="preserve"> leads to increased WUE at the leaf level</w:t>
      </w:r>
      <w:ins w:id="1754" w:author="Soapbox" w:date="2021-07-17T06:17:00Z">
        <w:r w:rsidR="008C024C" w:rsidRPr="001E7A27">
          <w:rPr>
            <w:rFonts w:cs="Times New Roman"/>
            <w:color w:val="000000" w:themeColor="text1"/>
            <w:lang w:val="en-GB" w:eastAsia="zh-CN"/>
          </w:rPr>
          <w:t>,</w:t>
        </w:r>
      </w:ins>
      <w:r w:rsidRPr="001E7A27">
        <w:rPr>
          <w:rFonts w:cs="Times New Roman"/>
          <w:color w:val="000000" w:themeColor="text1"/>
          <w:lang w:val="en-GB" w:eastAsia="zh-CN"/>
        </w:rPr>
        <w:t xml:space="preserve"> concurrent with enhanced photosynthesis. Increased CO</w:t>
      </w:r>
      <w:r w:rsidRPr="001E7A27">
        <w:rPr>
          <w:rFonts w:cs="Times New Roman"/>
          <w:color w:val="000000" w:themeColor="text1"/>
          <w:vertAlign w:val="subscript"/>
          <w:lang w:val="en-GB" w:eastAsia="zh-CN"/>
        </w:rPr>
        <w:t>2</w:t>
      </w:r>
      <w:r w:rsidRPr="001E7A27">
        <w:rPr>
          <w:rFonts w:cs="Times New Roman"/>
          <w:color w:val="000000" w:themeColor="text1"/>
          <w:lang w:val="en-GB" w:eastAsia="zh-CN"/>
        </w:rPr>
        <w:t xml:space="preserve"> concentrations </w:t>
      </w:r>
      <w:r w:rsidR="00E5026B" w:rsidRPr="001E7A27">
        <w:rPr>
          <w:rFonts w:cs="Times New Roman"/>
          <w:color w:val="000000" w:themeColor="text1"/>
          <w:lang w:val="en-GB" w:eastAsia="zh-CN"/>
        </w:rPr>
        <w:t>alleviate</w:t>
      </w:r>
      <w:r w:rsidRPr="001E7A27">
        <w:rPr>
          <w:rFonts w:cs="Times New Roman"/>
          <w:color w:val="000000" w:themeColor="text1"/>
          <w:lang w:val="en-GB" w:eastAsia="zh-CN"/>
        </w:rPr>
        <w:t xml:space="preserve"> the </w:t>
      </w:r>
      <w:r w:rsidR="005702B1" w:rsidRPr="001E7A27">
        <w:rPr>
          <w:rFonts w:cs="Times New Roman"/>
          <w:color w:val="000000" w:themeColor="text1"/>
          <w:lang w:val="en-GB" w:eastAsia="zh-CN"/>
        </w:rPr>
        <w:t xml:space="preserve">effects </w:t>
      </w:r>
      <w:r w:rsidRPr="001E7A27">
        <w:rPr>
          <w:rFonts w:cs="Times New Roman"/>
          <w:color w:val="000000" w:themeColor="text1"/>
          <w:lang w:val="en-GB" w:eastAsia="zh-CN"/>
        </w:rPr>
        <w:t>of water deficits on plant productivity (</w:t>
      </w:r>
      <w:r w:rsidRPr="001E7A27">
        <w:rPr>
          <w:rFonts w:cs="Times New Roman"/>
          <w:i/>
          <w:color w:val="000000" w:themeColor="text1"/>
          <w:lang w:val="en-GB" w:eastAsia="zh-CN"/>
        </w:rPr>
        <w:t>medium confidence</w:t>
      </w:r>
      <w:r w:rsidRPr="001E7A27">
        <w:rPr>
          <w:rFonts w:cs="Times New Roman"/>
          <w:color w:val="000000" w:themeColor="text1"/>
          <w:lang w:val="en-GB" w:eastAsia="zh-CN"/>
        </w:rPr>
        <w:t xml:space="preserve">) but there is </w:t>
      </w:r>
      <w:r w:rsidRPr="001E7A27">
        <w:rPr>
          <w:rFonts w:cs="Times New Roman"/>
          <w:i/>
          <w:color w:val="000000" w:themeColor="text1"/>
          <w:lang w:val="en-GB" w:eastAsia="zh-CN"/>
        </w:rPr>
        <w:t>low confidence</w:t>
      </w:r>
      <w:r w:rsidRPr="001E7A27">
        <w:rPr>
          <w:rFonts w:cs="Times New Roman"/>
          <w:color w:val="000000" w:themeColor="text1"/>
          <w:lang w:val="en-GB" w:eastAsia="zh-CN"/>
        </w:rPr>
        <w:t xml:space="preserve"> </w:t>
      </w:r>
      <w:del w:id="1755" w:author="Soapbox" w:date="2021-07-17T06:17:00Z">
        <w:r w:rsidRPr="001E7A27" w:rsidDel="008C024C">
          <w:rPr>
            <w:rFonts w:cs="Times New Roman"/>
            <w:color w:val="000000" w:themeColor="text1"/>
            <w:lang w:val="en-GB" w:eastAsia="zh-CN"/>
          </w:rPr>
          <w:delText xml:space="preserve">on </w:delText>
        </w:r>
      </w:del>
      <w:ins w:id="1756" w:author="Soapbox" w:date="2021-07-17T06:17:00Z">
        <w:r w:rsidR="008C024C" w:rsidRPr="001E7A27">
          <w:rPr>
            <w:rFonts w:cs="Times New Roman"/>
            <w:color w:val="000000" w:themeColor="text1"/>
            <w:lang w:val="en-GB" w:eastAsia="zh-CN"/>
          </w:rPr>
          <w:t xml:space="preserve">for </w:t>
        </w:r>
      </w:ins>
      <w:r w:rsidRPr="001E7A27">
        <w:rPr>
          <w:rFonts w:cs="Times New Roman"/>
          <w:color w:val="000000" w:themeColor="text1"/>
          <w:lang w:val="en-GB" w:eastAsia="zh-CN"/>
        </w:rPr>
        <w:t xml:space="preserve">its role under extreme drought conditions. There is </w:t>
      </w:r>
      <w:r w:rsidRPr="001E7A27">
        <w:rPr>
          <w:rFonts w:cs="Times New Roman"/>
          <w:i/>
          <w:color w:val="000000" w:themeColor="text1"/>
          <w:lang w:val="en-GB" w:eastAsia="zh-CN"/>
        </w:rPr>
        <w:t>low confidence</w:t>
      </w:r>
      <w:r w:rsidRPr="001E7A27">
        <w:rPr>
          <w:rFonts w:cs="Times New Roman"/>
          <w:color w:val="000000" w:themeColor="text1"/>
          <w:lang w:val="en-GB" w:eastAsia="zh-CN"/>
        </w:rPr>
        <w:t xml:space="preserve"> that increased WUE by vegetation will substantially reduce global plant transpiration and diminish the frequency and severity of soil moisture and streamflow deficits associated with the radiative effect of higher CO</w:t>
      </w:r>
      <w:r w:rsidRPr="001E7A27">
        <w:rPr>
          <w:rFonts w:cs="Times New Roman"/>
          <w:color w:val="000000" w:themeColor="text1"/>
          <w:vertAlign w:val="subscript"/>
          <w:lang w:val="en-GB" w:eastAsia="zh-CN"/>
        </w:rPr>
        <w:t>2</w:t>
      </w:r>
      <w:r w:rsidRPr="001E7A27">
        <w:rPr>
          <w:rFonts w:cs="Times New Roman"/>
          <w:color w:val="000000" w:themeColor="text1"/>
          <w:lang w:val="en-GB" w:eastAsia="zh-CN"/>
        </w:rPr>
        <w:t xml:space="preserve"> concentrations.</w:t>
      </w:r>
    </w:p>
    <w:p w14:paraId="7D1D987E" w14:textId="77777777" w:rsidR="00365199" w:rsidRPr="001E7A27" w:rsidRDefault="00365199" w:rsidP="005C7F25">
      <w:pPr>
        <w:pStyle w:val="AR6BodyText"/>
        <w:shd w:val="clear" w:color="auto" w:fill="DEEAF6" w:themeFill="accent1" w:themeFillTint="33"/>
        <w:rPr>
          <w:rFonts w:cs="Times New Roman"/>
          <w:b/>
          <w:bCs/>
          <w:lang w:val="en-GB"/>
        </w:rPr>
      </w:pPr>
    </w:p>
    <w:p w14:paraId="73702297" w14:textId="18AE7D5D" w:rsidR="00365199" w:rsidRPr="001E7A27" w:rsidRDefault="00365199" w:rsidP="005C7F25">
      <w:pPr>
        <w:pStyle w:val="AR6BodyText"/>
        <w:shd w:val="clear" w:color="auto" w:fill="DEEAF6" w:themeFill="accent1" w:themeFillTint="33"/>
        <w:rPr>
          <w:rFonts w:cs="Times New Roman"/>
          <w:b/>
          <w:bCs/>
          <w:lang w:val="en-GB"/>
        </w:rPr>
      </w:pPr>
      <w:r w:rsidRPr="001E7A27">
        <w:rPr>
          <w:rFonts w:cs="Times New Roman"/>
          <w:b/>
          <w:bCs/>
          <w:lang w:val="en-GB"/>
        </w:rPr>
        <w:t>How does drought affect the terrestrial CO</w:t>
      </w:r>
      <w:r w:rsidRPr="001E7A27">
        <w:rPr>
          <w:rFonts w:cs="Times New Roman"/>
          <w:b/>
          <w:bCs/>
          <w:vertAlign w:val="subscript"/>
          <w:lang w:val="en-GB"/>
        </w:rPr>
        <w:t>2</w:t>
      </w:r>
      <w:r w:rsidRPr="001E7A27">
        <w:rPr>
          <w:rFonts w:cs="Times New Roman"/>
          <w:b/>
          <w:bCs/>
          <w:lang w:val="en-GB"/>
        </w:rPr>
        <w:t xml:space="preserve"> sink?</w:t>
      </w:r>
    </w:p>
    <w:p w14:paraId="2FEBEEC5" w14:textId="77777777" w:rsidR="00365199" w:rsidRPr="001E7A27" w:rsidRDefault="00365199" w:rsidP="005C7F25">
      <w:pPr>
        <w:pStyle w:val="AR6BodyText"/>
        <w:shd w:val="clear" w:color="auto" w:fill="DEEAF6" w:themeFill="accent1" w:themeFillTint="33"/>
        <w:rPr>
          <w:rFonts w:cs="Times New Roman"/>
          <w:b/>
          <w:bCs/>
          <w:lang w:val="en-GB"/>
        </w:rPr>
      </w:pPr>
    </w:p>
    <w:p w14:paraId="0933D569" w14:textId="6B735E4C" w:rsidR="00365199" w:rsidRPr="001E7A27" w:rsidRDefault="00365199" w:rsidP="005C7F25">
      <w:pPr>
        <w:pStyle w:val="AR6BodyText"/>
        <w:shd w:val="clear" w:color="auto" w:fill="DEEAF6" w:themeFill="accent1" w:themeFillTint="33"/>
        <w:rPr>
          <w:rFonts w:cs="Times New Roman"/>
          <w:lang w:val="en-GB"/>
        </w:rPr>
      </w:pPr>
      <w:r w:rsidRPr="001E7A27">
        <w:rPr>
          <w:rFonts w:cs="Times New Roman"/>
          <w:lang w:val="en-GB"/>
        </w:rPr>
        <w:t xml:space="preserve">Water availability controls the spatial distribution of photosynthesis </w:t>
      </w:r>
      <w:ins w:id="1757" w:author="Soapbox" w:date="2021-07-17T06:18:00Z">
        <w:r w:rsidR="0068242A" w:rsidRPr="001E7A27">
          <w:rPr>
            <w:rFonts w:cs="Times New Roman"/>
            <w:lang w:val="en-GB"/>
          </w:rPr>
          <w:t xml:space="preserve">– </w:t>
        </w:r>
      </w:ins>
      <w:del w:id="1758" w:author="Soapbox" w:date="2021-07-17T06:18:00Z">
        <w:r w:rsidRPr="001E7A27" w:rsidDel="0068242A">
          <w:rPr>
            <w:rFonts w:cs="Times New Roman"/>
            <w:lang w:val="en-GB"/>
          </w:rPr>
          <w:delText>(</w:delText>
        </w:r>
      </w:del>
      <w:r w:rsidRPr="001E7A27">
        <w:rPr>
          <w:rFonts w:cs="Times New Roman"/>
          <w:lang w:val="en-GB"/>
        </w:rPr>
        <w:t>gross primary productivity</w:t>
      </w:r>
      <w:ins w:id="1759" w:author="Soapbox" w:date="2021-07-17T06:18:00Z">
        <w:r w:rsidR="0068242A" w:rsidRPr="001E7A27">
          <w:rPr>
            <w:rFonts w:cs="Times New Roman"/>
            <w:lang w:val="en-GB"/>
          </w:rPr>
          <w:t xml:space="preserve"> (</w:t>
        </w:r>
      </w:ins>
      <w:del w:id="1760" w:author="Soapbox" w:date="2021-07-17T06:18:00Z">
        <w:r w:rsidRPr="001E7A27" w:rsidDel="0068242A">
          <w:rPr>
            <w:rFonts w:cs="Times New Roman"/>
            <w:lang w:val="en-GB"/>
          </w:rPr>
          <w:delText xml:space="preserve">, </w:delText>
        </w:r>
      </w:del>
      <w:r w:rsidRPr="001E7A27">
        <w:rPr>
          <w:rFonts w:cs="Times New Roman"/>
          <w:lang w:val="en-GB"/>
        </w:rPr>
        <w:t xml:space="preserve">GPP) </w:t>
      </w:r>
      <w:ins w:id="1761" w:author="Soapbox" w:date="2021-07-17T06:18:00Z">
        <w:r w:rsidR="0068242A" w:rsidRPr="001E7A27">
          <w:rPr>
            <w:rFonts w:cs="Times New Roman"/>
            <w:lang w:val="en-GB"/>
          </w:rPr>
          <w:t xml:space="preserve">–  </w:t>
        </w:r>
      </w:ins>
      <w:r w:rsidRPr="001E7A27">
        <w:rPr>
          <w:rFonts w:cs="Times New Roman"/>
          <w:lang w:val="en-GB"/>
        </w:rPr>
        <w:t xml:space="preserve">over a larger part of the globe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"10.1126/science.1184984", "ISSN" : "0036-8075", "author" : [ { "dropping-particle" : "", "family" : "Beer", "given" : "Christian", "non-dropping-particle" : "", "parse-names" : false, "suffix" : "" }, { "dropping-particle" : "", "family" : "Reichstein", "given" : "Markus", "non-dropping-particle" : "", "parse-names" : false, "suffix" : "" }, { "dropping-particle" : "", "family" : "Tomelleri", "given" : "Enrico", "non-dropping-particle" : "", "parse-names" : false, "suffix" : "" }, { "dropping-particle" : "", "family" : "Ciais", "given" : "Philippe", "non-dropping-particle" : "", "parse-names" : false, "suffix" : "" }, { "dropping-particle" : "", "family" : "Jung", "given" : "Martin", "non-dropping-particle" : "", "parse-names" : false, "suffix" : "" }, { "dropping-particle" : "", "family" : "Carvalhais", "given" : "Nuno", "non-dropping-particle" : "", "parse-names" : false, "suffix" : "" }, { "dropping-particle" : "", "family" : "Rodenbeck", "given" : "C.", "non-dropping-particle" : "", "parse-names" : false, "suffix" : "" }, { "dropping-particle" : "", "family" : "Arain", "given" : "M. A.", "non-dropping-particle" : "", "parse-names" : false, "suffix" : "" }, { "dropping-particle" : "", "family" : "Baldocchi", "given" : "D.", "non-dropping-particle" : "", "parse-names" : false, "suffix" : "" }, { "dropping-particle" : "", "family" : "Bonan", "given" : "G. B.", "non-dropping-particle" : "", "parse-names" : false, "suffix" : "" }, { "dropping-particle" : "", "family" : "Bondeau", "given" : "A.", "non-dropping-particle" : "", "parse-names" : false, "suffix" : "" }, { "dropping-particle" : "", "family" : "Cescatti", "given" : "A.", "non-dropping-particle" : "", "parse-names" : false, "suffix" : "" }, { "dropping-particle" : "", "family" : "Lasslop", "given" : "G.", "non-dropping-particle" : "", "parse-names" : false, "suffix" : "" }, { "dropping-particle" : "", "family" : "Lindroth", "given" : "A.", "non-dropping-particle" : "", "parse-names" : false, "suffix" : "" }, { "dropping-particle" : "", "family" : "Lomas", "given" : "M.", "non-dropping-particle" : "", "parse-names" : false, "suffix" : "" }, { "dropping-particle" : "", "family" : "Luyssaert", "given" : "S.", "non-dropping-particle" : "", "parse-names" : false, "suffix" : "" }, { "dropping-particle" : "", "family" : "Margolis", "given" : "H.", "non-dropping-particle" : "", "parse-names" : false, "suffix" : "" }, { "dropping-particle" : "", "family" : "Oleson", "given" : "K. W.", "non-dropping-particle" : "", "parse-names" : false, "suffix" : "" }, { "dropping-particle" : "", "family" : "Roupsard", "given" : "O.", "non-dropping-particle" : "", "parse-names" : false, "suffix" : "" }, { "dropping-particle" : "", "family" : "Veenendaal", "given" : "E.", "non-dropping-particle" : "", "parse-names" : false, "suffix" : "" }, { "dropping-particle" : "", "family" : "Viovy", "given" : "N.", "non-dropping-particle" : "", "parse-names" : false, "suffix" : "" }, { "dropping-particle" : "", "family" : "Williams", "given" : "C.", "non-dropping-particle" : "", "parse-names" : false, "suffix" : "" }, { "dropping-particle" : "", "family" : "Woodward", "given" : "F. I.", "non-dropping-particle" : "", "parse-names" : false, "suffix" : "" }, { "dropping-particle" : "", "family" : "Papale", "given" : "D.", "non-dropping-particle" : "", "parse-names" : false, "suffix" : "" } ], "container-title" : "Science", "id" : "ITEM-1", "issue" : "5993", "issued" : { "date-parts" : [ [ "2010", "8", "13" ] ] }, "page" : "834-838", "title" : "Terrestrial Gross Carbon Dioxide Uptake: Global Distribution and Covariation with Climate", "translator" : [ { "dropping-particle" : "", "family" : "L3809", "given" : "", "non-dropping-particle" : "", "parse-names" : false, "suffix" : "" } ], "type" : "article-journal", "volume" : "329" }, "uris" : [ "http://www.mendeley.com/documents/?uuid=47b12952-3a17-4de9-ae12-c62f1a188360" ] } ], "mendeley" : { "formattedCitation" : "(Beer et al., 2010)", "plainTextFormattedCitation" : "(Beer et al., 2010)", "previouslyFormattedCitation" : "(Beer et al., 2010)"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(Beer et al., 2010)</w:t>
      </w:r>
      <w:r w:rsidRPr="001E7A27">
        <w:rPr>
          <w:rFonts w:cs="Times New Roman"/>
          <w:lang w:val="en-GB"/>
        </w:rPr>
        <w:fldChar w:fldCharType="end"/>
      </w:r>
      <w:r w:rsidRPr="001E7A27">
        <w:rPr>
          <w:rFonts w:cs="Times New Roman"/>
          <w:lang w:val="en-GB"/>
        </w:rPr>
        <w:t xml:space="preserve"> and, at local scale, drought decreases GPP more than respiration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"10.1038/ngeo1529", "ISSN" : "17520894", "abstract" : "Fossil fuel emissions aside, temperate North America is a net sink of carbon dioxide at present 1-3. Year-to-year variations in this carbon sink are linked to variations in hydroclimate that affect net ecosystem productivity 3,4. The severity and incidence of climatic extremes, including drought, have increased as a result of climate warming 5-8. Here, we examine the effect of the turn of the century drought in western North America on carbon uptake in the region, using reanalysis data, remote sensing observations and data from global monitoring networks. We show that the area-integrated strength of the western North American carbon sink declined by 30-298 Tg C yr -1 during the 2000-2004 drought. We further document a pronounced drying of the terrestrial biosphere during this period, together with a reduction in river discharge and a loss of cropland productivity. We compare our findings with previous palaeoclimate reconstructions and show that the last drought of this magnitude occurred more than 800 years ago. Based on projected changes in precipitation and drought severity, we estimate that the present mid-latitude carbon sink of 177-623 Tg C yr -1 in western North America could disappear by the end of the century. \u00a9 2012 Macmillan Publishers Limited. All rights reserved.", "author" : [ { "dropping-particle" : "", "family" : "Schwalm", "given" : "Christopher R.", "non-dropping-particle" : "", "parse-names" : false, "suffix" : "" }, { "dropping-particle" : "", "family" : "Williams", "given" : "Christopher A.", "non-dropping-particle" : "", "parse-names" : false, "suffix" : "" }, { "dropping-particle" : "", "family" : "Schaefer", "given" : "Kevin", "non-dropping-particle" : "", "parse-names" : false, "suffix" : "" }, { "dropping-particle" : "", "family" : "Baldocchi", "given" : "Dennis", "non-dropping-particle" : "", "parse-names" : false, "suffix" : "" }, { "dropping-particle" : "", "family" : "Black", "given" : "T. Andrew", "non-dropping-particle" : "", "parse-names" : false, "suffix" : "" }, { "dropping-particle" : "", "family" : "Goldstein", "given" : "Allen H.", "non-dropping-particle" : "", "parse-names" : false, "suffix" : "" }, { "dropping-particle" : "", "family" : "Law", "given" : "Beverly E.", "non-dropping-particle" : "", "parse-names" : false, "suffix" : "" }, { "dropping-particle" : "", "family" : "Oechel", "given" : "Walter C.", "non-dropping-particle" : "", "parse-names" : false, "suffix" : "" }, { "dropping-particle" : "", "family" : "Paw U", "given" : "Kyaw Tha", "non-dropping-particle" : "", "parse-names" : false, "suffix" : "" }, { "dropping-particle" : "", "family" : "Scott", "given" : "Russel L.", "non-dropping-particle" : "", "parse-names" : false, "suffix" : "" } ], "container-title" : "Nature Geoscience", "id" : "ITEM-1", "issue" : "8", "issued" : { "date-parts" : [ [ "2012" ] ] }, "page" : "551-556", "publisher" : "Nature Publishing Group", "title" : "Reduction in carbon uptake during turn of the century drought in western North America", "translator" : [ { "dropping-particle" : "", "family" : "L7409", "given" : "", "non-dropping-particle" : "", "parse-names" : false, "suffix" : "" } ], "type" : "article-journal", "volume" : "5" }, "uris" : [ "http://www.mendeley.com/documents/?uuid=43645c84-324f-4f7a-a924-ffa0d7370bdd" ] } ], "mendeley" : { "formattedCitation" : "(Schwalm et al., 2012)", "plainTextFormattedCitation" : "(Schwalm et al., 2012)", "previouslyFormattedCitation" : "(Schwalm et al., 2012)"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(Schwalm et al., 2012)</w:t>
      </w:r>
      <w:r w:rsidRPr="001E7A27">
        <w:rPr>
          <w:rFonts w:cs="Times New Roman"/>
          <w:lang w:val="en-GB"/>
        </w:rPr>
        <w:fldChar w:fldCharType="end"/>
      </w:r>
      <w:r w:rsidRPr="001E7A27">
        <w:rPr>
          <w:rFonts w:cs="Times New Roman"/>
          <w:lang w:val="en-GB"/>
        </w:rPr>
        <w:t xml:space="preserve"> over most ecosystem types. This makes water availability a major climatic driver of variability in net ecosystem exchange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"10.1038/s41586-018-0424-4", "ISSN" : "0028-0836", "abstract" : "Land ecosystems absorb on average 30 per cent of anthropogenic carbon dioxide (CO2) emissions, thereby slowing the increase of CO2 concentration in the atmosphere1. Year-to-year variations in the atmospheric CO2 growth rate are mostly due to fluctuating carbon uptake by land ecosystems1. The sensitivity of these fluctuations to changes in tropical temperature has been well documented2,3,4,5,6, but identifying the role of global water availability has proved to be elusive. So far, the only usable proxies for water availability have been time-lagged precipitation anomalies and drought indices3,4,5, owing to a lack of direct observations. Here, we use recent observations of terrestrial water storage changes derived from satellite gravimetry7 to investigate terrestrial water effects on carbon cycle variability at global to regional scales. We show that the CO2 growth rate is strongly sensitive to observed changes in terrestrial water storage, drier years being associated with faster atmospheric CO2 growth. We demonstrate that this global relationship is independent of known temperature effects and is underestimated in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"ITEM-1", "issue" : "7720", "issued" : { "date-parts" : [ [ "2018", "8", "29" ] ] }, "page" : "628-631", "publisher" : "Nature Publishing Group", "title" : "Sensitivity of atmospheric CO2 growth rate to observed changes in terrestrial water storage", "translator" : [ { "dropping-particle" : "", "family" : "L4238", "given" : "", "non-dropping-particle" : "", "parse-names" : false, "suffix" : "" } ], "type" : "article-journal", "volume" : "560" }, "uris" : [ "http://www.mendeley.com/documents/?uuid=c64a1102-183f-30b2-9de5-128e13aa28bc" ] }, { "id" : "ITEM-2", "itemData" : { "DOI" : "10.1038/nature20780", "ISBN" : "0028-0836", "ISSN" : "0028-0836", "PMID" : "15752562685542250875", "abstract" : "Large interannual variations in the measured growth rate of atmospheric carbon dioxide (CO2) originate primarily from fluctuations in carbon uptake by land ecosystems1,2,3. It remains uncertain, however, to what extent temperature and water availability control the carbon balance of land ecosystems across spatial and temporal scales3,4,5,6,7,8,9,10,11,12,13,14. Here we use empirical models based on eddy covariance data15 and process-based models16,17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balance3,4,5,6,9,11,12,14.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"ITEM-2", "issue" : "7638", "issued" : { "date-parts" : [ [ "2017", "1", "16" ] ] }, "page" : "516-520", "publisher" : "Nature Publishing Group", "title" : "Compensatory water effects link yearly global land CO2 sink changes to temperature", "translator" : [ { "dropping-particle" : "", "family" : "L7503", "given" : "", "non-dropping-particle" : "", "parse-names" : false, "suffix" : "" } ], "type" : "article-journal", "volume" : "541" }, "uris" : [ "http://www.mendeley.com/documents/?uuid=45f9dbfd-62e5-4781-8dd0-67cce3b0f48a" ] } ], "mendeley" : { "formattedCitation" : "(Jung et al., 2017; Humphrey et al., 2018)", "plainTextFormattedCitation" : "(Jung et al., 2017; Humphrey et al., 2018)", "previouslyFormattedCitation" : "(Jung et al., 2017; Humphrey et al.,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(Jung et al., 2017; Humphrey et al., 2018)</w:t>
      </w:r>
      <w:r w:rsidRPr="001E7A27">
        <w:rPr>
          <w:rFonts w:cs="Times New Roman"/>
          <w:lang w:val="en-GB"/>
        </w:rPr>
        <w:fldChar w:fldCharType="end"/>
      </w:r>
      <w:r w:rsidRPr="001E7A27">
        <w:rPr>
          <w:rFonts w:cs="Times New Roman"/>
          <w:lang w:val="en-GB"/>
        </w:rPr>
        <w:t xml:space="preserve">. In addition to suppressing photosynthesis, </w:t>
      </w:r>
      <w:r w:rsidRPr="001E7A27">
        <w:rPr>
          <w:rFonts w:cs="Times New Roman"/>
          <w:lang w:val="en-GB" w:eastAsia="zh-CN"/>
        </w:rPr>
        <w:t>field</w:t>
      </w:r>
      <w:r w:rsidRPr="001E7A27">
        <w:rPr>
          <w:rFonts w:cs="Times New Roman"/>
          <w:lang w:val="en-GB"/>
        </w:rPr>
        <w:t xml:space="preserve"> evidence suggests that </w:t>
      </w:r>
      <w:r w:rsidRPr="001E7A27">
        <w:rPr>
          <w:rFonts w:cs="Times New Roman"/>
          <w:lang w:val="en-GB" w:eastAsia="zh-CN"/>
        </w:rPr>
        <w:t>droug</w:t>
      </w:r>
      <w:r w:rsidRPr="001E7A27">
        <w:rPr>
          <w:rFonts w:cs="Times New Roman"/>
          <w:lang w:val="en-GB"/>
        </w:rPr>
        <w:t>hts reduce the land CO</w:t>
      </w:r>
      <w:r w:rsidRPr="001E7A27">
        <w:rPr>
          <w:rFonts w:cs="Times New Roman"/>
          <w:vertAlign w:val="subscript"/>
          <w:lang w:val="en-GB"/>
        </w:rPr>
        <w:t>2</w:t>
      </w:r>
      <w:r w:rsidRPr="001E7A27">
        <w:rPr>
          <w:rFonts w:cs="Times New Roman"/>
          <w:lang w:val="en-GB"/>
        </w:rPr>
        <w:t xml:space="preserve"> sink</w:t>
      </w:r>
      <w:ins w:id="1762" w:author="Soapbox" w:date="2021-07-17T06:18:00Z">
        <w:r w:rsidR="0068242A" w:rsidRPr="001E7A27">
          <w:rPr>
            <w:rFonts w:cs="Times New Roman"/>
            <w:lang w:val="en-GB"/>
          </w:rPr>
          <w:t>,</w:t>
        </w:r>
      </w:ins>
      <w:r w:rsidRPr="001E7A27">
        <w:rPr>
          <w:rFonts w:cs="Times New Roman"/>
          <w:lang w:val="en-GB"/>
        </w:rPr>
        <w:t xml:space="preserve"> also through increasing forest mortality and promoting wildfire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"10.1038/s43247-020-00065-8", "ISSN" : "2662-4435", "abstract" : "The 2019/20 Black Summer bushfire disaster in southeast Australia was unprecedented: the extensive area of forest burnt, the radiative power of the fires, and the extraordinary number of fires that developed into extreme pyroconvective events were all unmatched in the historical record. Australia\u2019s hottest and driest year on record, 2019, was characterised by exceptionally dry fuel loads that primed the landscape to burn when exposed to dangerous fire weather and ignition. The combination of climate variability and long-term climate trends generated the climate extremes experienced in 2019, and the compounding effects of two or more modes of climate variability in their fire-promoting phases (as occurred in 2019) has historically increased the chances of large forest fires occurring in southeast Australia. Palaeoclimate evidence also demonstrates that fire-promoting phases of tropical Pacific and Indian ocean variability are now unusually frequent compared with natural variability in pre-industrial times. Indicators of forest fire danger in southeast Australia have already emerged outside of the range of historical experience, suggesting that projections made more than a decade ago that increases in climate-driven fire risk would be detectable by 2020, have indeed eventuated. The multiple climate change contributors to fire risk in southeast Australia, as well as the observed non-linear escalation of fire extent and intensity, raise the likelihood that fire events may continue to rapidly intensify in the future. Improving local and national adaptation measures while also pursuing ambitious global climate change mitigation efforts would provide the best strategy for limiting further increases in fire risk in southeast Australia.", "author" : [ { "dropping-particle" : "", "family" : "Abram", "given" : "Nerilie J.", "non-dropping-particle" : "", "parse-names" : false, "suffix" : "" }, { "dropping-particle" : "", "family" : "Henley", "given" : "Benjamin J.", "non-dropping-particle" : "", "parse-names" : false, "suffix" : "" }, { "dropping-particle" : "", "family" : "Gupta", "given" : "Alex", "non-dropping-particle" : "Sen", "parse-names" : false, "suffix" : "" }, { "dropping-particle" : "", "family" : "Lippmann", "given" : "Tanya J. R.", "non-dropping-particle" : "", "parse-names" : false, "suffix" : "" }, { "dropping-particle" : "", "family" : "Clarke", "given" : "Hamish", "non-dropping-particle" : "", "parse-names" : false, "suffix" : "" }, { "dropping-particle" : "", "family" : "Dowdy", "given" : "Andrew J.", "non-dropping-particle" : "", "parse-names" : false, "suffix" : "" }, { "dropping-particle" : "", "family" : "Sharples", "given" : "Jason J.", "non-dropping-particle" : "", "parse-names" : false, "suffix" : "" }, { "dropping-particle" : "", "family" : "Nolan", "given" : "Rachael H.", "non-dropping-particle" : "", "parse-names" : false, "suffix" : "" }, { "dropping-particle" : "", "family" : "Zhang", "given" : "Tianran", "non-dropping-particle" : "", "parse-names" : false, "suffix" : "" }, { "dropping-particle" : "", "family" : "Wooster", "given" : "Martin J.", "non-dropping-particle" : "", "parse-names" : false, "suffix" : "" }, { "dropping-particle" : "", "family" : "Wurtzel", "given" : "Jennifer B.", "non-dropping-particle" : "", "parse-names" : false, "suffix" : "" }, { "dropping-particle" : "", "family" : "Meissner", "given" : "Katrin J.", "non-dropping-particle" : "", "parse-names" : false, "suffix" : "" }, { "dropping-particle" : "", "family" : "Pitman", "given" : "Andrew J.", "non-dropping-particle" : "", "parse-names" : false, "suffix" : "" }, { "dropping-particle" : "", "family" : "Ukkola", "given" : "Anna M.", "non-dropping-particle" : "", "parse-names" : false, "suffix" : "" }, { "dropping-particle" : "", "family" : "Murphy", "given" : "Brett P.", "non-dropping-particle" : "", "parse-names" : false, "suffix" : "" }, { "dropping-particle" : "", "family" : "Tapper", "given" : "Nigel J.", "non-dropping-particle" : "", "parse-names" : false, "suffix" : "" }, { "dropping-particle" : "", "family" : "Boer", "given" : "Matthias M.", "non-dropping-particle" : "", "parse-names" : false, "suffix" : "" } ], "container-title" : "Communications Earth &amp; Environment", "id" : "ITEM-1", "issue" : "1", "issued" : { "date-parts" : [ [ "2021", "12", "7" ] ] }, "page" : "8", "title" : "Connections of climate change and variability to large and extreme forest fires in southeast Australia", "translator" : [ { "dropping-particle" : "", "family" : "L3726", "given" : "", "non-dropping-particle" : "", "parse-names" : false, "suffix" : "" } ], "type" : "article-journal", "volume" : "2" }, "uris" : [ "http://www.mendeley.com/documents/?uuid=85baab74-ef97-4fd5-aa41-1de0c1debb3b" ] }, { "id" : "ITEM-2", "itemData" : { "DOI" : "10.1890/ES15-00203.1", "abstract" : "Patterns, mechanisms, projections, and consequences of tree mortality and associated broad-scale forest die-off due to drought accompanied by warmer temperatures\u2014\u201chotter drought\u201d, an emerging characteristic of the Anthropocene\u2014are the focus of rapidly expanding literature. Despite recent observational, experimental, and modeling studies suggesting increased vulnerability of trees to hotter drought and associated pests and pathogens, substantial debate remains among research, management and policy-making communities regarding future tree mortality risks. We summarize key mortality-relevant findings, differentiating between those implying lesser versus greater levels of vulnerability. Evidence suggesting lesser vulnerability includes forest benefits of elevated [CO2] and increased water-use efficiency; observed and modeled increases in forest growth and canopy greening; widespread increases in woody-plant biomass, density, and extent; compensatory physiological, morphological, and genetic mechanisms; dampening ecological feedbacks; and potential mitigation by forest management. In contrast, recent studies document more rapid mortality under hotter drought due to negative tree physiological responses and accelerated biotic attacks. Additional evidence suggesting greater vulnerability includes rising background mortality rates; projected increases in drought frequency, intensity, and duration; limitations of vegetation models such as inadequately represented mortality processes; warming feedbacks from die-off; and wildfire synergies. Grouping these findings we identify ten contrasting perspectives that shape the vulnerability debate but have not been discussed collectively. We also present a set of global vulnerability drivers that are known with high confidence: (1) droughts eventually occur everywhere; (2) warming produces hotter droughts; (3) atmospheric moisture demand increases nonlinearly with temperature during drought; (4) mortality can occur faster in hotter drought, consistent with fundamental physiology; (5) shorter droughts occur more frequently than longer droughts and can become lethal under warming, increasing the frequency of lethal drought nonlinearly; and (6) mortality happens rapidly relative to growth intervals needed for forest recovery. These high-confidence drivers, in concert with research supporting greater vulnerability perspectives, support an overall viewpoint of greater forest vulnerability globally. We surmise that mortality vu\u2026", "author" : [ { "dropping-particle" : "", "family" : "Allen", "given" : "Craig D", "non-dropping-particle" : "", "parse-names" : false, "suffix" : "" }, { "dropping-particle" : "", "family" : "Breshears", "given" : "David D", "non-dropping-particle" : "", "parse-names" : false, "suffix" : "" }, { "dropping-particle" : "", "family" : "McDowell", "given" : "Nate G", "non-dropping-particle" : "", "parse-names" : false, "suffix" : "" } ], "container-title" : "Ecosphere", "id" : "ITEM-2", "issue" : "8", "issued" : { "date-parts" : [ [ "2015" ] ] }, "page" : "art129", "title" : "On underestimation of global vulnerability to tree mortality and forest die-off from hotter drought in the Anthropocene", "translator" : [ { "dropping-particle" : "", "family" : "L6986", "given" : "", "non-dropping-particle" : "", "parse-names" : false, "suffix" : "" } ], "type" : "article-journal", "volume" : "6" }, "uris" : [ "http://www.mendeley.com/documents/?uuid=802ca8a9-348b-4dc4-bf25-a3965d35bcae" ] }, { "id" : "ITEM-3", "itemData" : { "DOI" : "10.1146/annurev-earth-082517-010235", "ISSN" : "00846597", "abstract" : "Tropical woody plants store \u223c230 petagrams of carbon (PgC) in their aboveground living biomass. This review suggests that these stocks are currently growing in primary forests at rates that have decreased in recent decades. Droughts are an important mechanism in reducing forest C uptake and stocks by decreasing photosynthesis, elevating tree mortality, increasing autotrophic respiration, and promoting wildfires. Tropical forests were a C source to the atmosphere during the 2015-2016 El Ni\u00f1o-related drought, with some estimates suggesting that up to 2.3 PgC were released. With continued climate change, the intensity and frequency of droughts and fires will likely increase. It is unclear at what point the impacts of severe, repeated disturbances by drought and fires could exceed tropical forests' capacity to recover. Although specific threshold conditions beyond which ecosystem properties could lead to alternative stable states are largely unknown, the growing body of scientific evidence points to such threshold conditions becoming more likely as climate and land use change across the tropics. \u25aa Droughts have reduced forest carbon uptake and stocks by elevating tree mortality, increasing autotrophic respiration, and promoting wildfires. \u25aa Threshold conditions beyond which tropical forests are pushed into alternative stable states are becoming more likely as effects of droughts intensify.", "author" : [ { "dropping-particle" : "", "family" : "Brando", "given" : "Paulo M.", "non-dropping-particle" : "", "parse-names" : false, "suffix" : "" }, { "dropping-particle" : "", "family" : "Paolucci", "given" : "Lucas", "non-dropping-particle" : "", "parse-names" : false, "suffix" : "" }, { "dropping-particle" : "", "family" : "Ummenhofer", "given" : "Caroline C.", "non-dropping-particle" : "", "parse-names" : false, "suffix" : "" }, { "dropping-particle" : "", "family" : "Ordway", "given" : "Elsa M.", "non-dropping-particle" : "", "parse-names" : false, "suffix" : "" }, { "dropping-particle" : "", "family" : "Hartmann", "given" : "Henrik", "non-dropping-particle" : "", "parse-names" : false, "suffix" : "" }, { "dropping-particle" : "", "family" : "Cattau", "given" : "Megan E.", "non-dropping-particle" : "", "parse-names" : false, "suffix" : "" }, { "dropping-particle" : "", "family" : "Rattis", "given" : "Ludmila", "non-dropping-particle" : "", "parse-names" : false, "suffix" : "" }, { "dropping-particle" : "", "family" : "Medjibe", "given" : "Vincent", "non-dropping-particle" : "", "parse-names" : false, "suffix" : "" }, { "dropping-particle" : "", "family" : "Coe", "given" : "Michael T.", "non-dropping-particle" : "", "parse-names" : false, "suffix" : "" }, { "dropping-particle" : "", "family" : "Balch", "given" : "Jennifer", "non-dropping-particle" : "", "parse-names" : false, "suffix" : "" } ], "container-title" : "Annual Review of Earth and Planetary Sciences", "id" : "ITEM-3", "issued" : { "date-parts" : [ [ "2019" ] ] }, "page" : "555-581", "title" : "Droughts, Wildfires, and Forest Carbon Cycling: A Pantropical Synthesis", "translator" : [ { "dropping-particle" : "", "family" : "L7432", "given" : "", "non-dropping-particle" : "", "parse-names" : false, "suffix" : "" } ], "type" : "article-journal", "volume" : "47" }, "uris" : [ "http://www.mendeley.com/documents/?uuid=c454e5fd-a40d-4e2a-828b-773c436ee49e" ] } ], "mendeley" : { "formattedCitation" : "(Allen et al., 2015; Brando et al., 2019; Abram et al., 2021)", "plainTextFormattedCitation" : "(Allen et al., 2015; Brando et al., 2019; Abram et al., 2021)", "previouslyFormattedCitation" : "(Allen et al., 2015; Brando et al., 2019; Abram et al., 2021)"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(Allen et al., 2015; Brando et al., 2019; Abram et al., 2021)</w:t>
      </w:r>
      <w:r w:rsidRPr="001E7A27">
        <w:rPr>
          <w:rFonts w:cs="Times New Roman"/>
          <w:lang w:val="en-GB"/>
        </w:rPr>
        <w:fldChar w:fldCharType="end"/>
      </w:r>
      <w:r w:rsidRPr="001E7A27">
        <w:rPr>
          <w:rFonts w:cs="Times New Roman"/>
          <w:lang w:val="en-GB"/>
        </w:rPr>
        <w:t xml:space="preserve">. </w:t>
      </w:r>
    </w:p>
    <w:p w14:paraId="248EC875" w14:textId="77777777" w:rsidR="00365199" w:rsidRPr="001E7A27" w:rsidRDefault="00365199" w:rsidP="005C7F25">
      <w:pPr>
        <w:pStyle w:val="AR6BodyText"/>
        <w:shd w:val="clear" w:color="auto" w:fill="DEEAF6" w:themeFill="accent1" w:themeFillTint="33"/>
        <w:rPr>
          <w:rFonts w:cs="Times New Roman"/>
          <w:lang w:val="en-GB"/>
        </w:rPr>
      </w:pPr>
    </w:p>
    <w:p w14:paraId="14ACE388" w14:textId="6A73D6F1" w:rsidR="00365199" w:rsidRPr="001E7A27" w:rsidRDefault="00365199" w:rsidP="005C7F25">
      <w:pPr>
        <w:pStyle w:val="CommentText"/>
        <w:shd w:val="clear" w:color="auto" w:fill="DEEAF6" w:themeFill="accent1" w:themeFillTint="33"/>
        <w:rPr>
          <w:rFonts w:cs="Times New Roman"/>
          <w:lang w:eastAsia="zh-CN"/>
        </w:rPr>
      </w:pPr>
      <w:r w:rsidRPr="001E7A27">
        <w:rPr>
          <w:rFonts w:cs="Times New Roman"/>
          <w:lang w:eastAsia="zh-CN"/>
        </w:rPr>
        <w:t>At the global scale, interannual variability in the atmospheric CO</w:t>
      </w:r>
      <w:r w:rsidRPr="001E7A27">
        <w:rPr>
          <w:rFonts w:cs="Times New Roman"/>
          <w:vertAlign w:val="subscript"/>
          <w:lang w:eastAsia="zh-CN"/>
        </w:rPr>
        <w:t>2</w:t>
      </w:r>
      <w:r w:rsidRPr="001E7A27">
        <w:rPr>
          <w:rFonts w:cs="Times New Roman"/>
          <w:lang w:eastAsia="zh-CN"/>
        </w:rPr>
        <w:t xml:space="preserve"> growth rate and global-scale terrestrial water storage from satellite show</w:t>
      </w:r>
      <w:del w:id="1763" w:author="Soapbox" w:date="2021-07-17T06:19:00Z">
        <w:r w:rsidRPr="001E7A27" w:rsidDel="0068242A">
          <w:rPr>
            <w:rFonts w:cs="Times New Roman"/>
            <w:lang w:eastAsia="zh-CN"/>
          </w:rPr>
          <w:delText>s</w:delText>
        </w:r>
      </w:del>
      <w:r w:rsidRPr="001E7A27">
        <w:rPr>
          <w:rFonts w:cs="Times New Roman"/>
          <w:lang w:eastAsia="zh-CN"/>
        </w:rPr>
        <w:t xml:space="preserve"> that a lower global net land CO</w:t>
      </w:r>
      <w:r w:rsidRPr="001E7A27">
        <w:rPr>
          <w:rFonts w:cs="Times New Roman"/>
          <w:vertAlign w:val="subscript"/>
          <w:lang w:eastAsia="zh-CN"/>
        </w:rPr>
        <w:t>2</w:t>
      </w:r>
      <w:r w:rsidRPr="001E7A27">
        <w:rPr>
          <w:rFonts w:cs="Times New Roman"/>
          <w:lang w:eastAsia="zh-CN"/>
        </w:rPr>
        <w:t xml:space="preserve"> sink is associated with below-average terrestrial water storage </w:t>
      </w:r>
      <w:r w:rsidRPr="001E7A27">
        <w:rPr>
          <w:rFonts w:cs="Times New Roman"/>
          <w:lang w:eastAsia="zh-CN"/>
        </w:rPr>
        <w:fldChar w:fldCharType="begin" w:fldLock="1"/>
      </w:r>
      <w:r w:rsidR="00747167" w:rsidRPr="001E7A27">
        <w:rPr>
          <w:rFonts w:cs="Times New Roman"/>
          <w:lang w:eastAsia="zh-CN"/>
        </w:rPr>
        <w:instrText>ADDIN CSL_CITATION { "citationItems" : [ { "id" : "ITEM-1", "itemData" : { "DOI" : "10.1038/s41586-018-0424-4", "ISSN" : "0028-0836", "abstract" : "Land ecosystems absorb on average 30 per cent of anthropogenic carbon dioxide (CO2) emissions, thereby slowing the increase of CO2 concentration in the atmosphere1. Year-to-year variations in the atmospheric CO2 growth rate are mostly due to fluctuating carbon uptake by land ecosystems1. The sensitivity of these fluctuations to changes in tropical temperature has been well documented2,3,4,5,6, but identifying the role of global water availability has proved to be elusive. So far, the only usable proxies for water availability have been time-lagged precipitation anomalies and drought indices3,4,5, owing to a lack of direct observations. Here, we use recent observations of terrestrial water storage changes derived from satellite gravimetry7 to investigate terrestrial water effects on carbon cycle variability at global to regional scales. We show that the CO2 growth rate is strongly sensitive to observed changes in terrestrial water storage, drier years being associated with faster atmospheric CO2 growth. We demonstrate that this global relationship is independent of known temperature effects and is underestimated in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"ITEM-1", "issue" : "7720", "issued" : { "date-parts" : [ [ "2018", "8", "29" ] ] }, "page" : "628-631", "publisher" : "Nature Publishing Group", "title" : "Sensitivity of atmospheric CO2 growth rate to observed changes in terrestrial water storage", "translator" : [ { "dropping-particle" : "", "family" : "L4238", "given" : "", "non-dropping-particle" : "", "parse-names" : false, "suffix" : "" } ], "type" : "article-journal", "volume" : "560" }, "uris" : [ "http://www.mendeley.com/documents/?uuid=c64a1102-183f-30b2-9de5-128e13aa28bc" ] } ], "mendeley" : { "formattedCitation" : "(Humphrey et al., 2018)", "plainTextFormattedCitation" : "(Humphrey et al., 2018)", "previouslyFormattedCitation" : "(Humphrey et al., 2018)" }, "properties" : { "noteIndex" : 0 }, "schema" : "https://github.com/citation-style-language/schema/raw/master/csl-citation.json" }</w:instrText>
      </w:r>
      <w:r w:rsidRPr="001E7A27">
        <w:rPr>
          <w:rFonts w:cs="Times New Roman"/>
          <w:lang w:eastAsia="zh-CN"/>
        </w:rPr>
        <w:fldChar w:fldCharType="separate"/>
      </w:r>
      <w:r w:rsidR="00025FA2" w:rsidRPr="001E7A27">
        <w:rPr>
          <w:rFonts w:cs="Times New Roman"/>
          <w:noProof/>
          <w:lang w:eastAsia="zh-CN"/>
        </w:rPr>
        <w:t>(Humphrey et al., 2018)</w:t>
      </w:r>
      <w:r w:rsidRPr="001E7A27">
        <w:rPr>
          <w:rFonts w:cs="Times New Roman"/>
          <w:lang w:eastAsia="zh-CN"/>
        </w:rPr>
        <w:fldChar w:fldCharType="end"/>
      </w:r>
      <w:r w:rsidRPr="001E7A27">
        <w:rPr>
          <w:rFonts w:cs="Times New Roman"/>
          <w:lang w:eastAsia="zh-CN"/>
        </w:rPr>
        <w:t xml:space="preserve">. </w:t>
      </w:r>
      <w:r w:rsidRPr="001E7A27">
        <w:rPr>
          <w:rFonts w:cs="Times New Roman"/>
        </w:rPr>
        <w:t>Atmospheric inversions based on surface and satellite column CO</w:t>
      </w:r>
      <w:r w:rsidRPr="001E7A27">
        <w:rPr>
          <w:rFonts w:cs="Times New Roman"/>
          <w:vertAlign w:val="subscript"/>
        </w:rPr>
        <w:t>2</w:t>
      </w:r>
      <w:r w:rsidRPr="001E7A27">
        <w:rPr>
          <w:rFonts w:cs="Times New Roman"/>
        </w:rPr>
        <w:t xml:space="preserve"> measurements </w:t>
      </w:r>
      <w:r w:rsidRPr="001E7A27">
        <w:rPr>
          <w:rFonts w:cs="Times New Roman"/>
          <w:lang w:eastAsia="zh-CN"/>
        </w:rPr>
        <w:t>sh</w:t>
      </w:r>
      <w:r w:rsidRPr="001E7A27">
        <w:rPr>
          <w:rFonts w:cs="Times New Roman"/>
        </w:rPr>
        <w:t xml:space="preserve">ow significant carbon release during drought events in pan-tropic areas </w:t>
      </w:r>
      <w:commentRangeStart w:id="1764"/>
      <w:r w:rsidRPr="001E7A27">
        <w:rPr>
          <w:rFonts w:cs="Times New Roman"/>
        </w:rPr>
        <w:fldChar w:fldCharType="begin" w:fldLock="1"/>
      </w:r>
      <w:r w:rsidR="00176897" w:rsidRPr="001E7A27">
        <w:rPr>
          <w:rFonts w:cs="Times New Roman"/>
        </w:rPr>
        <w:instrText>ADDIN CSL_CITATION { "citationItems" : [ { "id" : "ITEM-1", "itemData" : { "author" : [ { "dropping-particle" : "", "family" : "Phillips", "given" : "Oliver L", "non-dropping-particle" : "", "parse-names" : false, "suffix" : "" }, { "dropping-particle" : "", "family" : "Arag\u00e3o", "given" : "Luiz E O C", "non-dropping-particle" : "", "parse-names" : false, "suffix" : "" }, { "dropping-particle" : "", "family" : "Lewis", "given" : "Simon L", "non-dropping-particle" : "", "parse-names" : false, "suffix" : "" }, { "dropping-particle" : "", "family" : "Fisher", "given" : "Joshua B", "non-dropping-particle" : "", "parse-names" : false, "suffix" : "" }, { "dropping-particle" : "", "family" : "Lloyd", "given" : "Jon", "non-dropping-particle" : "", "parse-names" : false, "suffix" : "" }, { "dropping-particle" : "", "family" : "L\u00f3pez-gonz\u00e1lez", "given" : "Gabriela", "non-dropping-particle" : "", "parse-names" : false, "suffix" : "" }, { "dropping-particle" : "", "family" : "Malhi", "given" : "Yadvinder", "non-dropping-particle" : "", "parse-names" : false, "suffix" : "" }, { "dropping-particle" : "", "family" : "Monteagudo", "given" : "Abel", "non-dropping-particle" : "", "parse-names" : false, "suffix" : "" }, { "dropping-particle" : "", "family" : "Peacock", "given" : "Julie", "non-dropping-particle" : "", "parse-names" : false, "suffix" : "" }, { "dropping-particle" : "", "family" : "Quesada", "given" : "Carlos A", "non-dropping-particle" : "", "parse-names" : false, "suffix" : "" }, { "dropping-particle" : "Van Der", "family" : "Heijden", "given" : "Geertje", "non-dropping-particle" : "", "parse-names" : false, "suffix" : "" }, { "dropping-particle" : "", "family" : "Almeida", "given" : "Samuel", "non-dropping-particle" : "", "parse-names" : false, "suffix" : "" }, { "dropping-particle" : "", "family" : "Amaral", "given" : "I\u00eada", "non-dropping-particle" : "", "parse-names" : false, "suffix" : "" }, { "dropping-particle" : "", "family" : "Arroyo", "given" : "Luzmila", "non-dropping-particle" : "", "parse-names" : false, "suffix" : "" }, { "dropping-particle" : "", "family" : "Aymard", "given" : "Gerardo", "non-dropping-particle" : "", "parse-names" : false, "suffix" : "" }, { "dropping-particle" : "", "family" : "Baker", "given" : "Tim R", "non-dropping-particle" : "", "parse-names" : false, "suffix" : "" }, { "dropping-particle" : "", "family" : "B\u00e1nki", "given" : "Olaf", "non-dropping-particle" : "", "parse-names" : false, "suffix" : "" }, { "dropping-particle" : "", "family" : "Blanc", "given" : "Lilian", "non-dropping-particle" : "", "parse-names" : false, "suffix" : "" }, { "dropping-particle" : "", "family" : "Bonal", "given" : "Damien", "non-dropping-particle" : "", "parse-names" : false, "suffix" : "" }, { "dropping-particle" : "", "family" : "Brando", "given" : "Paulo", "non-dropping-particle" : "", "parse-names" : false, "suffix" : "" }, { "dropping-particle" : "", "family" : "Chave", "given" : "Jerome", "non-dropping-particle" : "", "parse-names" : false, "suffix" : "" }, { "dropping-particle" : "", "family" : "Cristina", "given" : "\u00c1tila", "non-dropping-particle" : "", "parse-names" : false, "suffix" : "" }, { "dropping-particle" : "De", "family" : "Oliveira", "given" : "Alves", "non-dropping-particle" : "", "parse-names" : false, "suffix" : "" }, { "dropping-particle" : "", "family" : "Cardozo", "given" : "Nallaret D\u00e1vila", "non-dropping-particle" : "", "parse-names" : false, "suffix" : "" }, { "dropping-particle" : "", "family" : "Czimczik", "given" : "Claudia I", "non-dropping-particle" : "", "parse-names" : false, "suffix" : "" }, { "dropping-particle" : "", "family" : "Feldpausch", "given" : "Ted R", "non-dropping-particle" : "", "parse-names" : false, "suffix" : "" }, { "dropping-particle" : "", "family" : "Freitas", "given" : "Maria Aparecida", "non-dropping-particle" : "", "parse-names" : false, "suffix" : "" }, { "dropping-particle" : "", "family" : "Gloor", "given" : "Emanuel", "non-dropping-particle" : "", "parse-names" : false, "suffix" : "" }, { "dropping-particle" : "", "family" : "Higuchi", "given" : "Niro", "non-dropping-particle" : "", "parse-names" : false, "suffix" : "" }, { "dropping-particle" : "", "family" : "Jim\u00e9nez", "given" : "Eliana", "non-dropping-particle" : "", "parse-names" : false, "suffix" : "" }, { "dropping-particle" : "", "family" : "Lloyd", "given" : "Gareth", "non-dropping-particle" : "", "parse-names" : false, "suffix" : "" }, { "dropping-particle" : "", "family" : "Meir", "given" : "Patrick", "non-dropping-particle" : "", "parse-names" : false, "suffix" : "" }, { "dropping-particle" : "", "family" : "Mendoza", "given" : "Casimiro", "non-dropping-particle" : "", "parse-names" : false, "suffix" : "" }, { "dropping-particle" : "", "family" : "Morel", "given" : "Alexandra", "non-dropping-particle" : "", "parse-names" : false, "suffix" : "" }, { "dropping-particle" : "", "family" : "Neill", "given" : "David A", "non-dropping-particle" : "", "parse-names" : false, "suffix" : "" }, { "dropping-particle" : "", "family" : "Nepstad", "given" : "Daniel", "non-dropping-particle" : "", "parse-names" : false, "suffix" : "" }, { "dropping-particle" : "", "family" : "Pati\u00f1o", "given" : "Sandra", "non-dropping-particle" : "", "parse-names" : false, "suffix" : "" }, { "dropping-particle" : "", "family" : "Pe\u00f1uela", "given" : "Maria Cristina", "non-dropping-particle" : "", "parse-names" : false, "suffix" : "" }, { "dropping-particle" : "", "family" : "Prieto", "given" : "Adriana", "non-dropping-particle" : "", "parse-names" : false, "suffix" : "" }, { "dropping-particle" : "", "family" : "Ram\u00edrez", "given" : "Fredy", "non-dropping-particle" : "", "parse-names" : false, "suffix" : "" }, { "dropping-particle" : "", "family" : "Schwarz", "given" : "Michael", "non-dropping-particle" : "", "parse-names" : false, "suffix" : "" }, { "dropping-particle" : "", "family" : "Silva", "given" : "Javier", "non-dropping-particle" : "", "parse-names" : false, "suffix" : "" }, { "dropping-particle" : "", "family" : "Silveira", "given" : "Marcos", "non-dropping-particle" : "", "parse-names" : false, "suffix" : "" }, { "dropping-particle" : "", "family" : "Thomas", "given" : "Anne Sota", "non-dropping-particle" : "", "parse-names" : false, "suffix" : "" }, { "dropping-particle" : "", "family" : "Steege", "given" : "Hans", "non-dropping-particle" : "", "parse-names" : false, "suffix" : "" }, { "dropping-particle" : "", "family" : "Stropp", "given" : "Juliana", "non-dropping-particle" : "", "parse-names" : false, "suffix" : "" }, { "dropping-particle" : "", "family" : "V\u00e1squez", "given" : "Rodolfo", "non-dropping-particle" : "", "parse-names" : false, "suffix" : "" }, { "dropping-particle" : "", "family" : "Zelazowski", "given" : "Przemyslaw", "non-dropping-particle" : "", "parse-names" : false, "suffix" : "" }, { "dropping-particle" : "", "family" : "D\u00e1vila", "given" : "Esteban Alvarez", "non-dropping-particle" : "", "parse-names" : false, "suffix" : "" }, { "dropping-particle" : "", "family" : "Andelman", "given" : "Sandy", "non-dropping-particle" : "", "parse-names" : false, "suffix" : "" }, { "dropping-particle" : "", "family" : "Andrade", "given" : "Ana", "non-dropping-particle" : "", "parse-names" : false, "suffix" : "" }, { "dropping-particle" : "", "family" : "Chao", "given" : "Kuo-jung", "non-dropping-particle" : "", "parse-names" : false, "suffix" : "" }, { "dropping-particle" : "", "family" : "Erwin", "given" : "Terry", "non-dropping-particle" : "", "parse-names" : false, "suffix" : "" }, { "dropping-particle" : "Di", "family" : "Fiore", "given" : "Anthony", "non-dropping-particle" : "", "parse-names" : false, "suffix" : "" }, { "dropping-particle" : "", "family" : "C", "given" : "Eur\u00eddice Honorio", "non-dropping-particle" : "", "parse-names" : false, "suffix" : "" }, { "dropping-particle" : "", "family" : "Keeling", "given" : "Helen", "non-dropping-particle" : "", "parse-names" : false, "suffix" : "" }, { "dropping-particle" : "", "family" : "Killeen", "given" : "Tim J", "non-dropping-particle" : "", "parse-names" : false, "suffix" : "" }, { "dropping-particle" : "", "family" : "Laurance", "given" : "William F", "non-dropping-particle" : "", "parse-names" : false, "suffix" : "" }, { "dropping-particle" : "", "family" : "Cruz", "given" : "Antonio Pe\u00f1a", "non-dropping-particle" : "", "parse-names" : false, "suffix" : "" }, { "dropping-particle" : "", "family" : "Pitman", "given" : "Nigel C A", "non-dropping-particle" : "", "parse-names" : false, "suffix" : "" }, { "dropping-particle" : "", "family" : "Vargas", "given" : "Percy N\u00fa\u00f1ez", "non-dropping-particle" : "", "parse-names" : false, "suffix" : "" }, { "dropping-particle" : "", "family" : "Ram\u00edrez-angulo", "given" : "Hirma", "non-dropping-particle" : "", "parse-names" : false, "suffix" : "" }, { "dropping-particle" : "", "family" : "Rudas", "given" : "Agust\u00edn", "non-dropping-particle" : "", "parse-names" : false, "suffix" : "" }, { "dropping-particle" : "", "family" : "Salam\u00e3o", "given" : "Rafael", "non-dropping-particle" : "", "parse-names" : false, "suffix" : "" } ], "id" : "ITEM-1", "issue" : "March", "issued" : { "date-parts" : [ [ "2009" ] ] }, "page" : "1344-1347", "title" : "Drought Sensitivity of the Amazon Rainforest", "translator" : [ { "dropping-particle" : "", "family" : "L7377", "given" : "", "non-dropping-particle" : "", "parse-names" : false, "suffix" : "" } ], "type" : "article-journal", "volume" : "323" }, "uris" : [ "http://www.mendeley.com/documents/?uuid=c8bef500-d73a-41d4-89ff-4b42c7092b3b" ] }, { "id" : "ITEM-2", "itemData" : { "DOI" : "10.1126/science.aam5690", "ISBN" : "1095-9203 (Electronic) 0036-8075 (Linking)", "PMID" : "29026011", "abstract" : "The 2015-2016 El Nino led to historically high temperatures and low precipitation over the tropics, while the growth rate of atmospheric carbon dioxide (CO2) was the largest on record. Here we quantify the response of tropical net biosphere exchange, gross primary production, biomass burning, and respiration to these climate anomalies by assimilating column CO2, solar-induced chlorophyll fluorescence, and carbon monoxide observations from multiple satellites. Relative to the 2011 La Nina, the pantropical biosphere released 2.5 +/- 0.34 gigatons more carbon into the atmosphere in 2015, consisting of approximately even contributions from three tropical continents but dominated by diverse carbon exchange processes. The heterogeneity of the carbon-exchange processes indicated here challenges previous studies that suggested that a single dominant process determines carbon cycle interannual variability.", "author" : [ { "dropping-particle" : "", "family" : "Liu", "given" : "J", "non-dropping-particle" : "", "parse-names" : false, "suffix" : "" }, { "dropping-particle" : "", "family" : "Bowman", "given" : "K W", "non-dropping-particle" : "", "parse-names" : false, "suffix" : "" }, { "dropping-particle" : "", "family" : "Schimel", "given" : "D S", "non-dropping-particle" : "", "parse-names" : false, "suffix" : "" }, { "dropping-particle" : "", "family" : "Parazoo", "given" : "N C", "non-dropping-particle" : "", "parse-names" : false, "suffix" : "" }, { "dropping-particle" : "", "family" : "Jiang", "given" : "Z", "non-dropping-particle" : "", "parse-names" : false, "suffix" : "" }, { "dropping-particle" : "", "family" : "Lee", "given" : "M", "non-dropping-particle" : "", "parse-names" : false, "suffix" : "" }, { "dropping-particle" : "", "family" : "Bloom", "given" : "A A", "non-dropping-particle" : "", "parse-names" : false, "suffix" : "" }, { "dropping-particle" : "", "family" : "Wunch", "given" : "D", "non-dropping-particle" : "", "parse-names" : false, "suffix" : "" }, { "dropping-particle" : "", "family" : "Frankenberg", "given" : "C", "non-dropping-particle" : "", "parse-names" : false, "suffix" : "" }, { "dropping-particle" : "", "family" : "Sun", "given" : "Y", "non-dropping-particle" : "", "parse-names" : false, "suffix" : "" }, { "dropping-particle" : "", "family" : "O'Dell", "given" : "C W", "non-dropping-particle" : "", "parse-names" : false, "suffix" : "" }, { "dropping-particle" : "", "family" : "Gurney", "given" : "K R", "non-dropping-particle" : "", "parse-names" : false, "suffix" : "" }, { "dropping-particle" : "", "family" : "Menemenlis", "given" : "D", "non-dropping-particle" : "", "parse-names" : false, "suffix" : "" }, { "dropping-particle" : "", "family" : "Gierach", "given" : "M", "non-dropping-particle" : "", "parse-names" : false, "suffix" : "" }, { "dropping-particle" : "", "family" : "Crisp", "given" : "D", "non-dropping-particle" : "", "parse-names" : false, "suffix" : "" }, { "dropping-particle" : "", "family" : "Eldering", "given" : "A", "non-dropping-particle" : "", "parse-names" : false, "suffix" : "" } ], "container-title" : "Science", "id" : "ITEM-2", "issue" : "6360", "issued" : { "date-parts" : [ [ "2017" ] ] }, "note" : "Liu, Junjie\nBowman, Kevin W\nSchimel, David S\nParazoo, Nicolas C\nJiang, Zhe\nLee, Meemong\nBloom, A Anthony\nWunch, Debra\nFrankenberg, Christian\nSun, Ying\nO'Dell, Christopher W\nGurney, Kevin R\nMenemenlis, Dimitris\nGierach, Michelle\nCrisp, David\nEldering, Annmarie\neng\nResearch Support, U.S. Gov't, Non-P.H.S.\nNew York, N.Y.\n2017/10/14 06:00\nScience. 2017 Oct 13;358(6360). pii: 358/6360/eaam5690. doi: 10.1126/science.aam5690.", "title" : "Contrasting carbon cycle responses of the tropical continents to the 2015-2016 El Nino", "translator" : [ { "dropping-particle" : "", "family" : "L6821", "given" : "", "non-dropping-particle" : "", "parse-names" : false, "suffix" : "" } ], "type" : "article-journal", "volume" : "358" }, "uris" : [ "http://www.mendeley.com/documents/?uuid=f338e1a2-3b20-44db-88bd-dfc191141bb4" ] }, { "id" : "ITEM-3", "itemData" : { "DOI" : "10.1038/nature12957", "ISSN" : "00280836", "PMID" : "24499918", "abstract" : "Feedbacks between land carbon pools and climate provide one of the largest sources of uncertainty in our predictions of global climate. Estimates of the sensitivity of the terrestrial carbon budget to climate anomalies in the tropics and the identification of the mechanisms responsible for feedback effects remain uncertain. The Amazon basin stores a vast amount of carbon, and has experienced increasingly higher temperatures and more frequent floods and droughts over the past two decades. Here we report seasonal and annual carbon balances across the Amazon basin, based on carbon dioxide and carbon monoxide measurements for the anomalously dry and wet years 2010 and 2011, respectively. We find that the Amazon basin lost 0.48 \u00b1 0.18 petagrams of carbon per year (Pg C yr-1) during the dry year but was carbon neutral (0.06 \u00b1 0.1 Pg C yr-1) during the wet year. Taking into account carbon losses from fire by using carbon monoxide measurements, we derived the basin net biome exchange (that is, the carbon flux between the non-burned forest and the atmosphere) revealing that during the dry year, vegetation was carbon neutral. During the wet year, vegetation was a net carbon sink of 0.25 \u00b1 0.14 Pg C yr-1, which is roughly consistent with the mean long-term intact-forest biomass sink of 0.39 \u00b1 0.10 Pg C yr-1 previously estimated from forest censuses. Observations from Amazonian forest plots suggest the suppression of photosynthesis during drought as the primary cause for the 2010 sink neutralization. Overall, our results suggest that moisture has an important role in determining the Amazonian carbon balance. If the recent trend of increasing precipitation extremes persists, the Amazon may become an increasing carbon source as a result of both emissions from fires and the suppression of net biome exchange by drought. \u00a9 2014 Macmillan Publishers Limited. All rights reserved.", "author" : [ { "dropping-particle" : "V.", "family" : "Gatti", "given" : "L.", "non-dropping-particle" : "", "parse-names" : false, "suffix" : "" }, { "dropping-particle" : "", "family" : "Gloor", "given" : "M.", "non-dropping-particle" : "", "parse-names" : false, "suffix" : "" }, { "dropping-particle" : "", "family" : "Miller", "given" : "J. B.", "non-dropping-particle" : "", "parse-names" : false, "suffix" : "" }, { "dropping-particle" : "", "family" : "Doughty", "given" : "C. E.", "non-dropping-particle" : "", "parse-names" : false, "suffix" : "" }, { "dropping-particle" : "", "family" : "Malhi", "given" : "Y.", "non-dropping-particle" : "", "parse-names" : false, "suffix" : "" }, { "dropping-particle" : "", "family" : "Domingues", "given" : "L. G.", "non-dropping-particle" : "", "parse-names" : false, "suffix" : "" }, { "dropping-particle" : "", "family" : "Basso", "given" : "L. S.", "non-dropping-particle" : "", "parse-names" : false, "suffix" : "" }, { "dropping-particle" : "", "family" : "Martinewski", "given" : "A.", "non-dropping-particle" : "", "parse-names" : false, "suffix" : "" }, { "dropping-particle" : "", "family" : "Correia", "given" : "C. S.C.", "non-dropping-particle" : "", "parse-names" : false, "suffix" : "" }, { "dropping-particle" : "", "family" : "Borges", "given" : "V. F.", "non-dropping-particle" : "", "parse-names" : false, "suffix" : "" }, { "dropping-particle" : "", "family" : "Freitas", "given" : "S.", "non-dropping-particle" : "", "parse-names" : false, "suffix" : "" }, { "dropping-particle" : "", "family" : "Braz", "given" : "R.", "non-dropping-particle" : "", "parse-names" : false, "suffix" : "" }, { "dropping-particle" : "", "family" : "Anderson", "given" : "L. O.", "non-dropping-particle" : "", "parse-names" : false, "suffix" : "" }, { "dropping-particle" : "", "family" : "Rocha", "given" : "H.", "non-dropping-particle" : "", "parse-names" : false, "suffix" : "" }, { "dropping-particle" : "", "family" : "Grace", "given" : "J.", "non-dropping-particle" : "", "parse-names" : false, "suffix" : "" }, { "dropping-particle" : "", "family" : "Phillips", "given" : "O. L.", "non-dropping-particle" : "", "parse-names" : false, "suffix" : "" }, { "dropping-particle" : "", "family" : "Lloyd", "given" : "J.", "non-dropping-particle" : "", "parse-names" : false, "suffix" : "" } ], "container-title" : "Nature", "id" : "ITEM-3", "issue" : "7486", "issued" : { "date-parts" : [ [ "2014" ] ] }, "page" : "76-80", "publisher" : "Nature Publishing Group", "title" : "Drought sensitivity of Amazonian carbon balance revealed by atmospheric measurements", "translator" : [ { "dropping-particle" : "", "family" : "L7419", "given" : "", "non-dropping-particle" : "", "parse-names" : false, "suffix" : "" } ], "type" : "article-journal", "volume" : "506" }, "uris" : [ "http://www.mendeley.com/documents/?uuid=87887091-b3d1-42c1-aac6-045fedf9d18b" ] }, { "id" : "ITEM-4", "itemData" : { "DOI" : "10.1038/s41467-019-11097-w", "ISSN" : "2041-1723", "abstract" : "Tropical ecosystems are large carbon stores that are vulnerable to climate change. The sparseness of ground-based measurements has precluded verification of these ecosystems being a net annual source (+ve) or sink (\u2212ve) of atmospheric carbon. We show that two independent satellite data sets of atmospheric carbon dioxide (CO2), interpreted using independent models, are consistent with the land tropics being a net annual carbon emission of (medianmaximumminimum) 1.03+1.73\u22120.20 and 1.60+2.11+1.39 petagrams (PgC) in 2015 and 2016, respectively. These pan-tropical estimates reflect unexpectedly large net emissions from tropical Africa of 1.48+1.95+0.80 PgC in 2015 and 1.65+2.42+1.14 PgC in 2016. The largest carbon uptake is over the Congo basin, and the two loci of carbon emissions are over western Ethiopia and western tropical Africa, where there are large soil organic carbon stores and where there has been substantial land use change. These signals are present in the space-borne CO2 record from 2009 onwards.", "author" : [ { "dropping-particle" : "", "family" : "Palmer", "given" : "Paul I.", "non-dropping-particle" : "", "parse-names" : false, "suffix" : "" }, { "dropping-particle" : "", "family" : "Feng", "given" : "Liang", "non-dropping-particle" : "", "parse-names" : false, "suffix" : "" }, { "dropping-particle" : "", "family" : "Baker", "given" : "David", "non-dropping-particle" : "", "parse-names" : false, "suffix" : "" }, { "dropping-particle" : "", "family" : "Chevallier", "given" : "Fr\u00e9d\u00e9ric", "non-dropping-particle" : "", "parse-names" : false, "suffix" : "" }, { "dropping-particle" : "", "family" : "B\u00f6sch", "given" : "Hartmut", "non-dropping-particle" : "", "parse-names" : false, "suffix" : "" }, { "dropping-particle" : "", "family" : "Somkuti", "given" : "Peter", "non-dropping-particle" : "", "parse-names" : false, "suffix" : "" } ], "container-title" : "Nature Communications", "id" : "ITEM-4", "issue" : "1", "issued" : { "date-parts" : [ [ "2019", "12", "13" ] ] }, "page" : "3344", "title" : "Net carbon emissions from African biosphere dominate pan-tropical atmospheric CO2 signal", "translator" : [ { "dropping-particle" : "", "family" : "L6172", "given" : "", "non-dropping-particle" : "", "parse-names" : false, "suffix" : "" } ], "type" : "article-journal", "volume" : "10" }, "uris" : [ "http://www.mendeley.com/documents/?uuid=2b917f9e-17a4-4dc9-8d6f-e8e76ef0fad4" ] } ], "mendeley" : { "formattedCitation" : "(Phillips et al., 2009; Gatti et al., 2014; Liu et al., 2017a; Palmer et al., 2019)", "plainTextFormattedCitation" : "(Phillips et al., 2009; Gatti et al., 2014; Liu et al., 2017a; Palmer et al., 2019)", "previouslyFormattedCitation" : "(Phillips et al., 2009; Gatti et al., 2014; Liu et al., 2017a; Palmer et al., 2019)" }, "properties" : { "noteIndex" : 0 }, "schema" : "https://github.com/citation-style-language/schema/raw/master/csl-citation.json" }</w:instrText>
      </w:r>
      <w:r w:rsidRPr="001E7A27">
        <w:rPr>
          <w:rFonts w:cs="Times New Roman"/>
        </w:rPr>
        <w:fldChar w:fldCharType="separate"/>
      </w:r>
      <w:r w:rsidR="00025FA2" w:rsidRPr="001E7A27">
        <w:rPr>
          <w:rFonts w:cs="Times New Roman"/>
          <w:noProof/>
        </w:rPr>
        <w:t xml:space="preserve">(Phillips et al., 2009; Gatti et al., 2014; </w:t>
      </w:r>
      <w:ins w:id="1765" w:author="Robin Matthews" w:date="2021-06-17T16:41:00Z">
        <w:r w:rsidR="00621B61" w:rsidRPr="001E7A27">
          <w:rPr>
            <w:rFonts w:cs="Times New Roman"/>
            <w:noProof/>
          </w:rPr>
          <w:t xml:space="preserve">J. </w:t>
        </w:r>
      </w:ins>
      <w:r w:rsidR="00025FA2" w:rsidRPr="001E7A27">
        <w:rPr>
          <w:rFonts w:cs="Times New Roman"/>
          <w:noProof/>
        </w:rPr>
        <w:t>Liu et al., 2017</w:t>
      </w:r>
      <w:del w:id="1766" w:author="Robin Matthews" w:date="2021-06-17T16:41:00Z">
        <w:r w:rsidR="00025FA2" w:rsidRPr="001E7A27" w:rsidDel="00621B61">
          <w:rPr>
            <w:rFonts w:cs="Times New Roman"/>
            <w:noProof/>
          </w:rPr>
          <w:delText>a</w:delText>
        </w:r>
      </w:del>
      <w:r w:rsidR="00025FA2" w:rsidRPr="001E7A27">
        <w:rPr>
          <w:rFonts w:cs="Times New Roman"/>
          <w:noProof/>
        </w:rPr>
        <w:t>; Palmer et al., 2019)</w:t>
      </w:r>
      <w:r w:rsidRPr="001E7A27">
        <w:rPr>
          <w:rFonts w:cs="Times New Roman"/>
        </w:rPr>
        <w:fldChar w:fldCharType="end"/>
      </w:r>
      <w:commentRangeEnd w:id="1764"/>
      <w:r w:rsidR="00025FA2" w:rsidRPr="001E7A27">
        <w:rPr>
          <w:rStyle w:val="CommentReference"/>
        </w:rPr>
        <w:commentReference w:id="1764"/>
      </w:r>
      <w:r w:rsidRPr="001E7A27">
        <w:rPr>
          <w:rFonts w:cs="Times New Roman"/>
        </w:rPr>
        <w:t>. Regional extreme droughts in the mid-latitudes also lead to decreased GPP and land CO</w:t>
      </w:r>
      <w:r w:rsidRPr="001E7A27">
        <w:rPr>
          <w:rFonts w:cs="Times New Roman"/>
          <w:vertAlign w:val="subscript"/>
        </w:rPr>
        <w:t>2</w:t>
      </w:r>
      <w:r w:rsidRPr="001E7A27">
        <w:rPr>
          <w:rFonts w:cs="Times New Roman"/>
        </w:rPr>
        <w:t xml:space="preserve"> sink  </w:t>
      </w:r>
      <w:commentRangeStart w:id="1767"/>
      <w:r w:rsidRPr="001E7A27">
        <w:rPr>
          <w:rFonts w:cs="Times New Roman"/>
        </w:rPr>
        <w:fldChar w:fldCharType="begin" w:fldLock="1"/>
      </w:r>
      <w:r w:rsidR="00BC2C5E" w:rsidRPr="001E7A27">
        <w:rPr>
          <w:rFonts w:cs="Times New Roman"/>
        </w:rPr>
        <w:instrText>ADDIN CSL_CITATION { "citationItems" : [ { "id" : "ITEM-1", "itemData" : { "DOI" : "10.1038/nature03972", "ISSN" : "14764687", "PMID" : "16177786", "abstract" : "Future climate warming is expected to enhance plant growth in temperate ecosystems and to increase carbon sequestration. But although severe regional heatwaves may become more frequent in a changing climate, their impact on terrestrial carbon cycling is unclear. Here we report measurements of ecosystem carbon dioxide fluxes, remotely sensed radiation absorbed by plants, and country-level crop yields taken during the European heatwave in 2003. We use a terrestrial biosphere simulation model to assess continental-scale changes in primary productivity during 2003, and their consequences for the net carbon balance. We estimate a 30 per cent reduction in gross primary productivity over Europe, which resulted in a strong anomalous net source of carbon dioxide (0.5 Pg C yr-1) to the atmosphere and reversed the effect of four years of net ecosystem carbon sequestration. Our results suggest that productivity reduction in eastern and western Europe can be explained by rainfall deficit and extreme summer heat, respectively. We also find that ecosystem respiration decreased together with gross primary productivity, rather than accelerating with the temperature rise. Model results, corroborated by historical records of crop yields, suggest that such a reduction in Europe's primary productivity is unprecedented during the last century. An increase in future drought events could turn temperate ecosystems into carbon sources, contributing to positive carbon-climate feedbacks already anticipated in the tropics and at high latitudes. \u00a9 2005 Nature Publishing Group.", "author" : [ { "dropping-particle" : "", "family" : "Ciais", "given" : "Ph", "non-dropping-particle" : "", "parse-names" : false, "suffix" : "" }, { "dropping-particle" : "", "family" : "Reichstein", "given" : "M.", "non-dropping-particle" : "", "parse-names" : false, "suffix" : "" }, { "dropping-particle" : "", "family" : "Viovy", "given" : "N.", "non-dropping-particle" : "", "parse-names" : false, "suffix" : "" }, { "dropping-particle" : "", "family" : "Granier", "given" : "A.", "non-dropping-particle" : "", "parse-names" : false, "suffix" : "" }, { "dropping-particle" : "", "family" : "Og\u00e9e", "given" : "J.", "non-dropping-particle" : "", "parse-names" : false, "suffix" : "" }, { "dropping-particle" : "", "family" : "Allard", "given" : "V.", "non-dropping-particle" : "", "parse-names" : false, "suffix" : "" }, { "dropping-particle" : "", "family" : "Aubinet", "given" : "M.", "non-dropping-particle" : "", "parse-names" : false, "suffix" : "" }, { "dropping-particle" : "", "family" : "Buchmann", "given" : "N.", "non-dropping-particle" : "", "parse-names" : false, "suffix" : "" }, { "dropping-particle" : "", "family" : "Bernhofer", "given" : "Chr", "non-dropping-particle" : "", "parse-names" : false, "suffix" : "" }, { "dropping-particle" : "", "family" : "Carrara", "given" : "A.", "non-dropping-particle" : "", "parse-names" : false, "suffix" : "" }, { "dropping-particle" : "", "family" : "Chevallier", "given" : "F.", "non-dropping-particle" : "", "parse-names" : false, "suffix" : "" }, { "dropping-particle" : "", "family" : "Noblet", "given" : "N.", "non-dropping-particle" : "De", "parse-names" : false, "suffix" : "" }, { "dropping-particle" : "", "family" : "Friend", "given" : "A. D.", "non-dropping-particle" : "", "parse-names" : false, "suffix" : "" }, { "dropping-particle" : "", "family" : "Friedlingstein", "given" : "P.", "non-dropping-particle" : "", "parse-names" : false, "suffix" : "" }, { "dropping-particle" : "", "family" : "Gr\u00fcnwald", "given" : "T.", "non-dropping-particle" : "", "parse-names" : false, "suffix" : "" }, { "dropping-particle" : "", "family" : "Heinesch", "given" : "B.", "non-dropping-particle" : "", "parse-names" : false, "suffix" : "" }, { "dropping-particle" : "", "family" : "Keronen", "given" : "P.", "non-dropping-particle" : "", "parse-names" : false, "suffix" : "" }, { "dropping-particle" : "", "family" : "Knohl", "given" : "A.", "non-dropping-particle" : "", "parse-names" : false, "suffix" : "" }, { "dropping-particle" : "", "family" : "Krinner", "given" : "G.", "non-dropping-particle" : "", "parse-names" : false, "suffix" : "" }, { "dropping-particle" : "", "family" : "Loustau", "given" : "D.", "non-dropping-particle" : "", "parse-names" : false, "suffix" : "" }, { "dropping-particle" : "", "family" : "Manca", "given" : "G.", "non-dropping-particle" : "", "parse-names" : false, "suffix" : "" }, { "dropping-particle" : "", "family" : "Matteucci", "given" : "G.", "non-dropping-particle" : "", "parse-names" : false, "suffix" : "" }, { "dropping-particle" : "", "family" : "Miglietta", "given" : "F.", "non-dropping-particle" : "", "parse-names" : false, "suffix" : "" }, { "dropping-particle" : "", "family" : "Ourcival", "given" : "J. M.", "non-dropping-particle" : "", "parse-names" : false, "suffix" : "" }, { "dropping-particle" : "", "family" : "Papale", "given" : "D.", "non-dropping-particle" : "", "parse-names" : false, "suffix" : "" }, { "dropping-particle" : "", "family" : "Pilegaard", "given" : "K.", "non-dropping-particle" : "", "parse-names" : false, "suffix" : "" }, { "dropping-particle" : "", "family" : "Rambal", "given" : "S.", "non-dropping-particle" : "", "parse-names" : false, "suffix" : "" }, { "dropping-particle" : "", "family" : "Seufert", "given" : "G.", "non-dropping-particle" : "", "parse-names" : false, "suffix" : "" }, { "dropping-particle" : "", "family" : "Soussana", "given" : "J. F.", "non-dropping-particle" : "", "parse-names" : false, "suffix" : "" }, { "dropping-particle" : "", "family" : "Sanz", "given" : "M. J.", "non-dropping-particle" : "", "parse-names" : false, "suffix" : "" }, { "dropping-particle" : "", "family" : "Schulze", "given" : "E. D.", "non-dropping-particle" : "", "parse-names" : false, "suffix" : "" }, { "dropping-particle" : "", "family" : "Vesala", "given" : "T.", "non-dropping-particle" : "", "parse-names" : false, "suffix" : "" }, { "dropping-particle" : "", "family" : "Valentini", "given" : "R.", "non-dropping-particle" : "", "parse-names" : false, "suffix" : "" } ], "container-title" : "Nature", "id" : "ITEM-1", "issue" : "7058", "issued" : { "date-parts" : [ [ "2005" ] ] }, "page" : "529-533", "title" : "Europe-wide reduction in primary productivity caused by the heat and drought in 2003", "translator" : [ { "dropping-particle" : "", "family" : "L7431", "given" : "", "non-dropping-particle" : "", "parse-names" : false, "suffix" : "" } ], "type" : "article-journal", "volume" : "437" }, "uris" : [ "http://www.mendeley.com/documents/?uuid=091275df-f623-4813-ad44-2746d34ba3a9" ] }, { "id" : "ITEM-2", "itemData" : { "DOI" : "10.1073/pnas.1519620113", "ISSN" : "10916490", "PMID" : "27114518", "abstract" : "The global terrestrial carbon sink offsets one-third of the world's fossil fuel emissions, but the strength of this sink is highly sensitive to large-scale extreme events. In 2012, the contiguous United States experienced exceptionally warm temperatures and the most severe drought since the Dust Bowl era of the 1930s, resulting in substantial economic damage. It is crucial to understand the dynamics of such events because warmer temperatures and a higher prevalence of drought are projected in a changing climate. Here, we combine an extensive network of direct ecosystem flux measurements with satellite remote sensing and atmospheric inverse modeling to quantify the impact of the warmer spring and summer drought on biosphereatmosphere carbon and water exchange in 2012. We consistently find that earlier vegetation activity increased spring carbon uptake and compensated for the reduced uptake during the summer drought, which mitigated the impact on net annual carbon uptake. The early phenological development in the Eastern Temperate Forests played a major role for the continental-scale carbon balance in 2012. The warm spring also depleted soil water resources earlier, and thus exacerbated water limitations during summer. Our results show that the detrimental effects of severe summer drought on ecosystem carbon storage can be mitigated by warming-induced increases in spring carbon uptake. However, the results also suggest that the positive carbon cycle effect of warm spring enhances water limitations and can increase summer heating through biosphere-atmosphere feedbacks.", "author" : [ { "dropping-particle" : "", "family" : "Wolf", "given" : "Sebastian", "non-dropping-particle" : "", "parse-names" : false, "suffix" : "" }, { "dropping-particle" : "", "family" : "Keenan", "given" : "Trevor F.", "non-dropping-particle" : "", "parse-names" : false, "suffix" : "" }, { "dropping-particle" : "", "family" : "Fisher", "given" : "Joshua B.", "non-dropping-particle" : "", "parse-names" : false, "suffix" : "" }, { "dropping-particle" : "", "family" : "Baldocchi", "given" : "Dennis D.", "non-dropping-particle" : "", "parse-names" : false, "suffix" : "" }, { "dropping-particle" : "", "family" : "Desai", "given" : "Ankur R.", "non-dropping-particle" : "", "parse-names" : false, "suffix" : "" }, { "dropping-particle" : "", "family" : "Richardson", "given" : "Andrew D.", "non-dropping-particle" : "", "parse-names" : false, "suffix" : "" }, { "dropping-particle" : "", "family" : "Scott", "given" : "Russell L.", "non-dropping-particle" : "", "parse-names" : false, "suffix" : "" }, { "dropping-particle" : "", "family" : "Law", "given" : "Beverly E.", "non-dropping-particle" : "", "parse-names" : false, "suffix" : "" }, { "dropping-particle" : "", "family" : "Litvak", "given" : "Marcy E.", "non-dropping-particle" : "", "parse-names" : false, "suffix" : "" }, { "dropping-particle" : "", "family" : "Brunsell", "given" : "Nathaniel A.", "non-dropping-particle" : "", "parse-names" : false, "suffix" : "" }, { "dropping-particle" : "", "family" : "Peters", "given" : "Wouter", "non-dropping-particle" : "", "parse-names" : false, "suffix" : "" }, { "dropping-particle" : "", "family" : "Laan-Luijkx", "given" : "Ingrid T.", "non-dropping-particle" : "Van Der", "parse-names" : false, "suffix" : "" } ], "container-title" : "Proceedings of the National Academy of Sciences", "id" : "ITEM-2", "issue" : "21", "issued" : { "date-parts" : [ [ "2016" ] ] }, "page" : "5880-5885", "title" : "Warm spring reduced carbon cycle impact of the 2012 US summer drought", "translator" : [ { "dropping-particle" : "", "family" : "L7414", "given" : "", "non-dropping-particle" : "", "parse-names" : false, "suffix" : "" } ], "type" : "article-journal", "volume" : "113" }, "uris" : [ "http://www.mendeley.com/documents/?uuid=59edfcff-10c1-49e8-a97c-613cf42252f3" ] }, { "id" : "ITEM-3", "itemData" : { "DOI" : "10.5194/bg-18-39-2021", "ISSN" : "17264189", "abstract" : "Drought and heat events affect the uptake and sequestration of carbon in terrestrial ecosystems. Factors such as the duration, timing, and intensity of extreme events influence the magnitude of impacts on ecosystem processes such as gross primary production (GPP), i.e., the ecosystem uptake of CO2. Preceding soil moisture depletion may exacerbate these impacts. However, some vegetation types may be more resilient to climate extremes than others. This effect is insufficiently understood at the global scale and is the focus of this study. Using a global upscaled product of GPP that scales up in situ land CO2 flux observations with global satellite remote sensing, we study the impact of climate extremes at the global scale. We find that GPP in grasslands and agricultural areas is generally reduced during heat and drought events. However, we also find that forests, if considered globally, appear in general to not be particularly sensitive to droughts and heat events that occurred during the analyzed period or even show increased GPP values during these events. On the one hand, normal-to-increased GPP values are in many cases plausible, e.g., when conditions prior to the event have been particularly positive. On the other hand, however, normal-to-increased GPP values in forests may also reflect a lack of sensitivity in current remote-sensing-derived GPP products to the effects of droughts and heatwaves. The overall picture calls for a differentiated consideration of different land cover types in the assessments of risks of climate extremes for ecosystem functioning.", "author" : [ { "dropping-particle" : "", "family" : "Flach", "given" : "Milan", "non-dropping-particle" : "", "parse-names" : false, "suffix" : "" }, { "dropping-particle" : "", "family" : "Brenning", "given" : "Alexander", "non-dropping-particle" : "", "parse-names" : false, "suffix" : "" }, { "dropping-particle" : "", "family" : "Gans", "given" : "Fabian", "non-dropping-particle" : "", "parse-names" : false, "suffix" : "" }, { "dropping-particle" : "", "family" : "Reichstein", "given" : "Markus", "non-dropping-particle" : "", "parse-names" : false, "suffix" : "" }, { "dropping-particle" : "", "family" : "Sippel", "given" : "Sebastian", "non-dropping-particle" : "", "parse-names" : false, "suffix" : "" }, { "dropping-particle" : "", "family" : "Mahecha", "given" : "Miguel D.", "non-dropping-particle" : "", "parse-names" : false, "suffix" : "" } ], "container-title" : "Biogeosciences", "id" : "ITEM-3", "issue" : "1", "issued" : { "date-parts" : [ [ "2021" ] ] }, "page" : "39-53", "title" : "Vegetation modulates the impact of climate extremes on gross primary production", "translator" : [ { "dropping-particle" : "", "family" : "L7415", "given" : "", "non-dropping-particle" : "", "parse-names" : false, "suffix" : "" } ], "type" : "article-journal", "volume" : "18" }, "uris" : [ "http://www.mendeley.com/documents/?uuid=f5e061ae-3bfb-402a-80a9-73da0d28dac1" ] }, { "id" : "ITEM-4", "itemData" : { "DOI" : "10.1098/rstb.2019.0505", "ISBN" : "0000000181662", "ISSN" : "14712970", "PMID" : "32892723", "author" : [ { "dropping-particle" : "", "family" : "Peters", "given" : "Wouter", "non-dropping-particle" : "", "parse-names" : false, "suffix" : "" }, { "dropping-particle" : "", "family" : "Bastos", "given" : "Ana", "non-dropping-particle" : "", "parse-names" : false, "suffix" : "" }, { "dropping-particle" : "", "family" : "Ciais", "given" : "Philippe", "non-dropping-particle" : "", "parse-names" : false, "suffix" : "" }, { "dropping-particle" : "", "family" : "Vermeulen", "given" : "Alex", "non-dropping-particle" : "", "parse-names" : false, "suffix" : "" } ], "container-title" : "Philosophical Transactions of the Royal Society B: Biological Sciences", "id" : "ITEM-4", "issue" : "1810", "issued" : { "date-parts" : [ [ "2020" ] ] }, "title" : "A historical, geographical and ecological perspective on the 2018 European summer drought: Perspective on the 2018 European drought", "translator" : [ { "dropping-particle" : "", "family" : "L7425", "given" : "", "non-dropping-particle" : "", "parse-names" : false, "suffix" : "" } ], "type" : "article-journal", "volume" : "375" }, "uris" : [ "http://www.mendeley.com/documents/?uuid=9a338655-25a0-4566-813d-ead9c099a267" ] } ], "mendeley" : { "formattedCitation" : "(Ciais et al., 2005; Wolf et al., 2016; Peters et al., 2020b; Flach et al., 2021)", "plainTextFormattedCitation" : "(Ciais et al., 2005; Wolf et al., 2016; Peters et al., 2020b; Flach et al., 2021)", "previouslyFormattedCitation" : "(Ciais et al., 2005; Wolf et al., 2016; Peters et al., 2020b; Flach et al., 2021)" }, "properties" : { "noteIndex" : 0 }, "schema" : "https://github.com/citation-style-language/schema/raw/master/csl-citation.json" }</w:instrText>
      </w:r>
      <w:r w:rsidRPr="001E7A27">
        <w:rPr>
          <w:rFonts w:cs="Times New Roman"/>
        </w:rPr>
        <w:fldChar w:fldCharType="separate"/>
      </w:r>
      <w:r w:rsidR="00025FA2" w:rsidRPr="001E7A27">
        <w:rPr>
          <w:rFonts w:cs="Times New Roman"/>
          <w:noProof/>
        </w:rPr>
        <w:t xml:space="preserve">(Ciais et al., 2005; Wolf et al., 2016; </w:t>
      </w:r>
      <w:ins w:id="1768" w:author="Robin Matthews" w:date="2021-06-17T16:41:00Z">
        <w:r w:rsidR="00621B61" w:rsidRPr="001E7A27">
          <w:rPr>
            <w:rFonts w:cs="Times New Roman"/>
            <w:noProof/>
          </w:rPr>
          <w:t xml:space="preserve">W. </w:t>
        </w:r>
      </w:ins>
      <w:r w:rsidR="00025FA2" w:rsidRPr="001E7A27">
        <w:rPr>
          <w:rFonts w:cs="Times New Roman"/>
          <w:noProof/>
        </w:rPr>
        <w:t>Peters et al., 2020</w:t>
      </w:r>
      <w:del w:id="1769" w:author="Robin Matthews" w:date="2021-06-17T16:41:00Z">
        <w:r w:rsidR="00025FA2" w:rsidRPr="001E7A27" w:rsidDel="00621B61">
          <w:rPr>
            <w:rFonts w:cs="Times New Roman"/>
            <w:noProof/>
          </w:rPr>
          <w:delText>b</w:delText>
        </w:r>
      </w:del>
      <w:r w:rsidR="00025FA2" w:rsidRPr="001E7A27">
        <w:rPr>
          <w:rFonts w:cs="Times New Roman"/>
          <w:noProof/>
        </w:rPr>
        <w:t>; Flach et al., 2021)</w:t>
      </w:r>
      <w:r w:rsidRPr="001E7A27">
        <w:rPr>
          <w:rFonts w:cs="Times New Roman"/>
        </w:rPr>
        <w:fldChar w:fldCharType="end"/>
      </w:r>
      <w:commentRangeEnd w:id="1767"/>
      <w:r w:rsidR="00025FA2" w:rsidRPr="001E7A27">
        <w:rPr>
          <w:rStyle w:val="CommentReference"/>
        </w:rPr>
        <w:commentReference w:id="1767"/>
      </w:r>
      <w:r w:rsidRPr="001E7A27">
        <w:rPr>
          <w:rFonts w:cs="Times New Roman"/>
        </w:rPr>
        <w:t xml:space="preserve">. Droughts </w:t>
      </w:r>
      <w:r w:rsidR="009706D7" w:rsidRPr="001E7A27">
        <w:rPr>
          <w:rFonts w:cs="Times New Roman"/>
        </w:rPr>
        <w:t xml:space="preserve">cannot be </w:t>
      </w:r>
      <w:r w:rsidRPr="001E7A27">
        <w:rPr>
          <w:rFonts w:cs="Times New Roman"/>
        </w:rPr>
        <w:t>compensated by equivalent wet anomalies because of the non</w:t>
      </w:r>
      <w:ins w:id="1770" w:author="Soapbox" w:date="2021-07-17T06:20:00Z">
        <w:r w:rsidR="0068242A" w:rsidRPr="001E7A27">
          <w:rPr>
            <w:rFonts w:cs="Times New Roman"/>
          </w:rPr>
          <w:t>-</w:t>
        </w:r>
      </w:ins>
      <w:del w:id="1771" w:author="Soapbox" w:date="2021-07-15T13:02:00Z">
        <w:r w:rsidRPr="001E7A27" w:rsidDel="00BA591F">
          <w:rPr>
            <w:rFonts w:cs="Times New Roman"/>
          </w:rPr>
          <w:delText>-</w:delText>
        </w:r>
      </w:del>
      <w:r w:rsidRPr="001E7A27">
        <w:rPr>
          <w:rFonts w:cs="Times New Roman"/>
        </w:rPr>
        <w:t xml:space="preserve">linear response of the terrestrial carbon uptake to soil moisture </w:t>
      </w:r>
      <w:r w:rsidRPr="001E7A27">
        <w:rPr>
          <w:rFonts w:cs="Times New Roman"/>
        </w:rPr>
        <w:fldChar w:fldCharType="begin" w:fldLock="1"/>
      </w:r>
      <w:r w:rsidR="00747167" w:rsidRPr="001E7A27">
        <w:rPr>
          <w:rFonts w:cs="Times New Roman"/>
        </w:rPr>
        <w:instrText>ADDIN CSL_CITATION { "citationItems" : [ { "id" : "ITEM-1", "itemData" : { "DOI" : "10.1038/s41586-018-0848-x", "ISSN" : "14764687", "PMID" : "30675043", "abstract" : "Although the terrestrial biosphere absorbs about 25 per cent of anthropogenic carbon dioxide (CO2) emissions, the rate of land carbon uptake remains highly uncertain, leading to uncertainties in climate projections1,2. Understanding the factors that limit or drive land carbon storage is therefore important for improving climate predictions. One potential limiting factor for land carbon uptake is soil moisture, which can reduce gross primary production through ecosystem water stress3,4, cause vegetation mortality5 and further exacerbate climate extremes due to land\u2013atmosphere feedbacks6. Previous work has explored the impact of soil-moisture availability on past carbon-flux variability3,7,8. However, the influence of soil-moisture variability and trends on the long-term carbon sink and the mechanisms responsible for associated carbon losses remain uncertain. Here we use the data output from four Earth system models9 from a series of experiments to analyse the responses of terrestrial net biome productivity to soil-moisture changes, and find that soil-moisture variability and trends induce large CO2 fluxes (about two to three gigatons of carbon per year; comparable with the land carbon sink itself1) throughout the twenty-first century. Subseasonal and interannual soil-moisture variability generate CO2 as a result of the nonlinear response of photosynthesis and net ecosystem exchange to soil-water availability and of the increased temperature and vapour pressure deficit caused by land\u2013atmosphere interactions. Soil-moisture variability reduces the present land carbon sink, and its increase and drying trends in several regions are expected to reduce it further. Our results emphasize that the capacity of continents to act as a future carbon sink critically depends on the nonlinear response of carbon fluxes to soil moisture and on land\u2013atmosphere interactions. This suggests that the increasing trend in carbon uptake rate may not be sustained past the middle of the century and could result in accelerated atmospheric CO2 growth.", "author" : [ { "dropping-particle" : "", "family" : "Green", "given" : "Julia K.", "non-dropping-particle" : "", "parse-names" : false, "suffix" : "" }, { "dropping-particle" : "", "family" : "Seneviratne", "given" : "Sonia I.", "non-dropping-particle" : "", "parse-names" : false, "suffix" : "" }, { "dropping-particle" : "", "family" : "Berg", "given" : "Alexis M.", "non-dropping-particle" : "", "parse-names" : false, "suffix" : "" }, { "dropping-particle" : "", "family" : "Findell", "given" : "Kirsten L.", "non-dropping-particle" : "", "parse-names" : false, "suffix" : "" }, { "dropping-particle" : "", "family" : "Hagemann", "given" : "Stefan", "non-dropping-particle" : "", "parse-names" : false, "suffix" : "" }, { "dropping-particle" : "", "family" : "Lawrence", "given" : "David M.", "non-dropping-particle" : "", "parse-names" : false, "suffix" : "" }, { "dropping-particle" : "", "family" : "Gentine", "given" : "Pierre", "non-dropping-particle" : "", "parse-names" : false, "suffix" : "" } ], "container-title" : "Nature", "id" : "ITEM-1", "issue" : "7740", "issued" : { "date-parts" : [ [ "2019" ] ] }, "page" : "476-479", "publisher" : "Springer US", "title" : "Large influence of soil moisture on long-term terrestrial carbon uptake", "translator" : [ { "dropping-particle" : "", "family" : "L7296", "given" : "", "non-dropping-particle" : "", "parse-names" : false, "suffix" : "" } ], "type" : "article-journal", "volume" : "565" }, "uris" : [ "http://www.mendeley.com/documents/?uuid=cc74488e-1be7-40b8-9bad-a8773592963f" ] } ], "mendeley" : { "formattedCitation" : "(Green et al., 2019)", "plainTextFormattedCitation" : "(Green et al., 2019)", "previouslyFormattedCitation" : "(Green et al., 2019)" }, "properties" : { "noteIndex" : 0 }, "schema" : "https://github.com/citation-style-language/schema/raw/master/csl-citation.json" }</w:instrText>
      </w:r>
      <w:r w:rsidRPr="001E7A27">
        <w:rPr>
          <w:rFonts w:cs="Times New Roman"/>
        </w:rPr>
        <w:fldChar w:fldCharType="separate"/>
      </w:r>
      <w:r w:rsidR="00025FA2" w:rsidRPr="001E7A27">
        <w:rPr>
          <w:rFonts w:cs="Times New Roman"/>
          <w:noProof/>
        </w:rPr>
        <w:t>(Green et al., 2019)</w:t>
      </w:r>
      <w:r w:rsidRPr="001E7A27">
        <w:rPr>
          <w:rFonts w:cs="Times New Roman"/>
        </w:rPr>
        <w:fldChar w:fldCharType="end"/>
      </w:r>
      <w:r w:rsidRPr="001E7A27">
        <w:rPr>
          <w:rFonts w:cs="Times New Roman"/>
        </w:rPr>
        <w:t>.</w:t>
      </w:r>
    </w:p>
    <w:p w14:paraId="47A1A6A2" w14:textId="77777777" w:rsidR="00365199" w:rsidRPr="001E7A27" w:rsidRDefault="00365199" w:rsidP="005C7F25">
      <w:pPr>
        <w:pStyle w:val="AR6BodyText"/>
        <w:shd w:val="clear" w:color="auto" w:fill="DEEAF6" w:themeFill="accent1" w:themeFillTint="33"/>
        <w:rPr>
          <w:rFonts w:cs="Times New Roman"/>
          <w:lang w:val="en-GB"/>
        </w:rPr>
      </w:pPr>
    </w:p>
    <w:p w14:paraId="1F82609B" w14:textId="3AFBE419" w:rsidR="00365199" w:rsidRPr="001E7A27" w:rsidRDefault="00365199" w:rsidP="005C7F25">
      <w:pPr>
        <w:pStyle w:val="AR6BodyText"/>
        <w:shd w:val="clear" w:color="auto" w:fill="DEEAF6" w:themeFill="accent1" w:themeFillTint="33"/>
        <w:rPr>
          <w:rFonts w:cs="Times New Roman"/>
          <w:color w:val="000000" w:themeColor="text1"/>
          <w:lang w:val="en-GB"/>
        </w:rPr>
      </w:pPr>
      <w:r w:rsidRPr="001E7A27">
        <w:rPr>
          <w:rFonts w:cs="Times New Roman"/>
          <w:lang w:val="en-GB"/>
        </w:rPr>
        <w:t xml:space="preserve">Uncertainties remain on the magnitude of sensitivity of the land carbon fluxes to droughts. Global studies indicate stronger control of soil moisture  to variations in satellite proxies of GPP than VPD </w:t>
      </w:r>
      <w:commentRangeStart w:id="1772"/>
      <w:r w:rsidRPr="001E7A27">
        <w:rPr>
          <w:rFonts w:cs="Times New Roman"/>
          <w:lang w:val="en-GB"/>
        </w:rPr>
        <w:fldChar w:fldCharType="begin" w:fldLock="1"/>
      </w:r>
      <w:ins w:id="1773" w:author="Robin Matthews" w:date="2021-06-17T16:42:00Z">
        <w:r w:rsidR="00621B61" w:rsidRPr="001E7A27">
          <w:rPr>
            <w:rFonts w:cs="Times New Roman"/>
            <w:lang w:val="en-GB"/>
          </w:rPr>
          <w:instrText>ADDIN CSL_CITATION { "citationItems" : [ { "id" : "ITEM-1", "itemData" : { "DOI" : "10.1038/s41561-019-0318-6", "ISSN" : "17520908", "abstract" : "Satellite retrievals of information about the Earth\u2019s surface are widely used to monitor global terrestrial photosynthesis and primary production and to examine the ecological impacts of droughts. Methods for estimating photosynthesis from space commonly combine information on vegetation greenness, incoming radiation, temperature and atmospheric demand for water (vapour-pressure deficit), but do not account for the direct effects of low soil moisture. They instead rely on vapour-pressure deficit as a proxy for dryness, despite widespread evidence that soil moisture deficits have a direct impact on vegetation, independent of vapour-pressure deficit. Here, we use a globally distributed measurement network to assess the effect of soil moisture on photosynthesis, and identify a common bias in an ensemble of satellite-based estimates of photosynthesis that is governed by the magnitude of soil moisture effects on photosynthetic light-use efficiency. We develop methods to account for the influence of soil moisture and estimate that soil moisture effects reduce global annual photosynthesis by ~15%, increase interannual variability by more than 100% across 25% of the global vegetated land surface, and amplify the impacts of extreme events on primary production. These results demonstrate the importance of soil moisture effects for monitoring carbon-cycle variability and drought impacts on vegetation productivity from space.", "author" : [ { "dropping-particle" : "", "family" : "Stocker", "given" : "Benjamin D.", "non-dropping-particle" : "", "parse-names" : false, "suffix" : "" }, { "dropping-particle" : "", "family" : "Zscheischler", "given" : "Jakob", "non-dropping-particle" : "", "parse-names" : false, "suffix" : "" }, { "dropping-particle" : "", "family" : "Keenan", "given" : "Trevor F.", "non-dropping-particle" : "", "parse-names" : false, "suffix" : "" }, { "dropping-particle" : "", "family" : "Prentice", "given" : "I. Colin", "non-dropping-particle" : "", "parse-names" : false, "suffix" : "" }, { "dropping-particle" : "", "family" : "Seneviratne", "given" : "Sonia I.", "non-dropping-particle" : "", "parse-names" : false, "suffix" : "" }, { "dropping-particle" : "", "family" : "Pe\u00f1uelas", "given" : "Josep", "non-dropping-particle" : "", "parse-names" : false, "suffix" : "" } ], "container-title" : "Nature Geoscience", "id" : "ITEM-1", "issue" : "4", "issued" : { "date-parts" : [ [ "2019" ] ] }, "page" : "264-270", "publisher" : "Springer US", "title" : "Drought impacts on terrestrial primary production underestimated by satellite monitoring", "translator" : [ { "dropping-particle" : "", "family" : "L7373", "given" : "", "non-dropping-particle" : "", "parse-names" : false, "suffix" : "" } ], "type" : "article-journal", "volume" : "12" }, "uris" : [ "http://www.mendeley.com/documents/?uuid=7b8e07ef-5e23-4b17-ad55-3272db468d77" ] }, { "id" : "ITEM-2", "itemData" : { "DOI" : "10.1038/s41467-020-18631-1", "ISSN" : "20411723",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"container-title" : "Nature Communications", "id" : "ITEM-2", "issue" : "1", "issued" : { "date-parts" : [ [ "2020" ] ] }, "page" : "1-9", "publisher" : "Springer US", "title" : "Soil moisture dominates dryness stress on ecosystem production globally", "translator" : [ { "dropping-particle" : "", "family" : "L7424", "given" : "", "non-dropping-particle" : "", "parse-names" : false, "suffix" : "" } ], "type" : "article-journal", "volume" : "11" }, "uris" : [ "http://www.mendeley.com/documents/?uuid=a6d5781b-2618-4c4d-b0d7-f47de6bc0296" ] } ], "mendeley" : { "formattedCitation" : "(Stocker et al., 2019; Liu et al., 2020b)", "manualFormatting" : "(Stocker et al., 2019; Liu et al., 2020)", "plainTextFormattedCitation" : "(Stocker et al., 2019; Liu et al., 2020b)", "previouslyFormattedCitation" : "(Stocker et al., 2019; Liu et al., 2020b)" }, "properties" : { "noteIndex" : 0 }, "schema" : "https://github.com/citation-style-language/schema/raw/master/csl-citation.json" }</w:instrText>
        </w:r>
      </w:ins>
      <w:del w:id="1774" w:author="Robin Matthews" w:date="2021-06-17T16:42:00Z">
        <w:r w:rsidR="00747167" w:rsidRPr="001E7A27" w:rsidDel="00621B61">
          <w:rPr>
            <w:rFonts w:cs="Times New Roman"/>
            <w:lang w:val="en-GB"/>
          </w:rPr>
          <w:delInstrText>ADDIN CSL_CITATION { "citationItems" : [ { "id" : "ITEM-1", "itemData" : { "DOI" : "10.1038/s41561-019-0318-6", "ISSN" : "17520908", "abstract" : "Satellite retrievals of information about the Earth\u2019s surface are widely used to monitor global terrestrial photosynthesis and primary production and to examine the ecological impacts of droughts. Methods for estimating photosynthesis from space commonly combine information on vegetation greenness, incoming radiation, temperature and atmospheric demand for water (vapour-pressure deficit), but do not account for the direct effects of low soil moisture. They instead rely on vapour-pressure deficit as a proxy for dryness, despite widespread evidence that soil moisture deficits have a direct impact on vegetation, independent of vapour-pressure deficit. Here, we use a globally distributed measurement network to assess the effect of soil moisture on photosynthesis, and identify a common bias in an ensemble of satellite-based estimates of photosynthesis that is governed by the magnitude of soil moisture effects on photosynthetic light-use efficiency. We develop methods to account for the influence of soil moisture and estimate that soil moisture effects reduce global annual photosynthesis by ~15%, increase interannual variability by more than 100% across 25% of the global vegetated land surface, and amplify the impacts of extreme events on primary production. These results demonstrate the importance of soil moisture effects for monitoring carbon-cycle variability and drought impacts on vegetation productivity from space.", "author" : [ { "dropping-particle" : "", "family" : "Stocker", "given" : "Benjamin D.", "non-dropping-particle" : "", "parse-names" : false, "suffix" : "" }, { "dropping-particle" : "", "family" : "Zscheischler", "given" : "Jakob", "non-dropping-particle" : "", "parse-names" : false, "suffix" : "" }, { "dropping-particle" : "", "family" : "Keenan", "given" : "Trevor F.", "non-dropping-particle" : "", "parse-names" : false, "suffix" : "" }, { "dropping-particle" : "", "family" : "Prentice", "given" : "I. Colin", "non-dropping-particle" : "", "parse-names" : false, "suffix" : "" }, { "dropping-particle" : "", "family" : "Seneviratne", "given" : "Sonia I.", "non-dropping-particle" : "", "parse-names" : false, "suffix" : "" }, { "dropping-particle" : "", "family" : "Pe\u00f1uelas", "given" : "Josep", "non-dropping-particle" : "", "parse-names" : false, "suffix" : "" } ], "container-title" : "Nature Geoscience", "id" : "ITEM-1", "issue" : "4", "issued" : { "date-parts" : [ [ "2019" ] ] }, "page" : "264-270", "publisher" : "Springer US", "title" : "Drought impacts on terrestrial primary production underestimated by satellite monitoring", "translator" : [ { "dropping-particle" : "", "family" : "L7373", "given" : "", "non-dropping-particle" : "", "parse-names" : false, "suffix" : "" } ], "type" : "article-journal", "volume" : "12" }, "uris" : [ "http://www.mendeley.com/documents/?uuid=7b8e07ef-5e23-4b17-ad55-3272db468d77" ] }, { "id" : "ITEM-2", "itemData" : { "DOI" : "10.1038/s41467-020-18631-1", "ISSN" : "20411723",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"container-title" : "Nature Communications", "id" : "ITEM-2", "issue" : "1", "issued" : { "date-parts" : [ [ "2020" ] ] }, "page" : "1-9", "publisher" : "Springer US", "title" : "Soil moisture dominates dryness stress on ecosystem production globally", "translator" : [ { "dropping-particle" : "", "family" : "L7424", "given" : "", "non-dropping-particle" : "", "parse-names" : false, "suffix" : "" } ], "type" : "article-journal", "volume" : "11" }, "uris" : [ "http://www.mendeley.com/documents/?uuid=a6d5781b-2618-4c4d-b0d7-f47de6bc0296" ] } ], "mendeley" : { "formattedCitation" : "(Stocker et al., 2019; Liu et al., 2020b)", "plainTextFormattedCitation" : "(Stocker et al., 2019; Liu et al., 2020b)", "previouslyFormattedCitation" : "(Stocker et al., 2019; Liu et al., 2020b)" }, "properties" : { "noteIndex" : 0 }, "schema" : "https://github.com/citation-style-language/schema/raw/master/csl-citation.json" }</w:delInstrText>
        </w:r>
      </w:del>
      <w:r w:rsidRPr="001E7A27">
        <w:rPr>
          <w:rFonts w:cs="Times New Roman"/>
          <w:lang w:val="en-GB"/>
        </w:rPr>
        <w:fldChar w:fldCharType="separate"/>
      </w:r>
      <w:r w:rsidR="00025FA2" w:rsidRPr="001E7A27">
        <w:rPr>
          <w:rFonts w:cs="Times New Roman"/>
          <w:noProof/>
          <w:lang w:val="en-GB"/>
        </w:rPr>
        <w:t xml:space="preserve">(Stocker et al., 2019; </w:t>
      </w:r>
      <w:ins w:id="1775" w:author="Robin Matthews" w:date="2021-06-17T16:42:00Z">
        <w:r w:rsidR="00621B61" w:rsidRPr="001E7A27">
          <w:rPr>
            <w:rFonts w:cs="Times New Roman"/>
            <w:noProof/>
            <w:lang w:val="en-GB"/>
          </w:rPr>
          <w:t xml:space="preserve">L. </w:t>
        </w:r>
      </w:ins>
      <w:r w:rsidR="00025FA2" w:rsidRPr="001E7A27">
        <w:rPr>
          <w:rFonts w:cs="Times New Roman"/>
          <w:noProof/>
          <w:lang w:val="en-GB"/>
        </w:rPr>
        <w:t>Liu et al., 2020</w:t>
      </w:r>
      <w:del w:id="1776" w:author="Robin Matthews" w:date="2021-06-17T16:42:00Z">
        <w:r w:rsidR="00025FA2" w:rsidRPr="001E7A27" w:rsidDel="00621B61">
          <w:rPr>
            <w:rFonts w:cs="Times New Roman"/>
            <w:noProof/>
            <w:lang w:val="en-GB"/>
          </w:rPr>
          <w:delText>b</w:delText>
        </w:r>
      </w:del>
      <w:r w:rsidR="00025FA2" w:rsidRPr="001E7A27">
        <w:rPr>
          <w:rFonts w:cs="Times New Roman"/>
          <w:noProof/>
          <w:lang w:val="en-GB"/>
        </w:rPr>
        <w:t>)</w:t>
      </w:r>
      <w:r w:rsidRPr="001E7A27">
        <w:rPr>
          <w:rFonts w:cs="Times New Roman"/>
          <w:lang w:val="en-GB"/>
        </w:rPr>
        <w:fldChar w:fldCharType="end"/>
      </w:r>
      <w:commentRangeEnd w:id="1772"/>
      <w:r w:rsidR="00025FA2" w:rsidRPr="001E7A27">
        <w:rPr>
          <w:rStyle w:val="CommentReference"/>
          <w:lang w:val="en-GB"/>
        </w:rPr>
        <w:commentReference w:id="1772"/>
      </w:r>
      <w:r w:rsidRPr="001E7A27">
        <w:rPr>
          <w:rFonts w:cs="Times New Roman"/>
          <w:lang w:val="en-GB"/>
        </w:rPr>
        <w:t xml:space="preserve">. However, given that VPD increases exponentially with atmospheric warming, </w:t>
      </w:r>
      <w:r w:rsidRPr="001E7A27">
        <w:rPr>
          <w:rFonts w:cs="Times New Roman"/>
          <w:lang w:val="en-GB"/>
        </w:rPr>
        <w:lastRenderedPageBreak/>
        <w:t xml:space="preserve">some studies suggest that </w:t>
      </w:r>
      <w:del w:id="1777" w:author="Soapbox" w:date="2021-07-17T06:23:00Z">
        <w:r w:rsidRPr="001E7A27" w:rsidDel="009613AA">
          <w:rPr>
            <w:rFonts w:cs="Times New Roman"/>
            <w:lang w:val="en-GB"/>
          </w:rPr>
          <w:delText xml:space="preserve">the importance of </w:delText>
        </w:r>
      </w:del>
      <w:r w:rsidRPr="001E7A27">
        <w:rPr>
          <w:rFonts w:cs="Times New Roman"/>
          <w:lang w:val="en-GB"/>
        </w:rPr>
        <w:t xml:space="preserve">VPD in stomatal regulation will become increasingly more important under </w:t>
      </w:r>
      <w:ins w:id="1778" w:author="Soapbox" w:date="2021-07-17T06:23:00Z">
        <w:r w:rsidR="009613AA" w:rsidRPr="001E7A27">
          <w:rPr>
            <w:rFonts w:cs="Times New Roman"/>
            <w:lang w:val="en-GB"/>
          </w:rPr>
          <w:t xml:space="preserve">a </w:t>
        </w:r>
      </w:ins>
      <w:r w:rsidRPr="001E7A27">
        <w:rPr>
          <w:rFonts w:cs="Times New Roman"/>
          <w:lang w:val="en-GB"/>
        </w:rPr>
        <w:t xml:space="preserve">warmer climate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"10.1111/nph.16485", "abstract" : "Summary Recent decades have been characterized by increasing temperatures worldwide, resulting in an exponential climb in vapor pressure deficit (VPD). VPD has been identified as an increasingly important driver of plant functioning in terrestrial biomes and has been established as a major contributor in recent drought-induced plant mortality independent of other drivers associated with climate change. Despite this, few studies have isolated the physiological response of plant functioning to high VPD, thus limiting our understanding and ability to predict future impacts on terrestrial ecosystems. An abundance of evidence suggests that stomatal conductance declines under high VPD and transpiration increases in most species up until a given VPD threshold, leading to a cascade of subsequent impacts including reduced photosynthesis and growth, and higher risks of carbon starvation and hydraulic failure. Incorporation of photosynthetic and hydraulic traits in \u2018next-generation\u2019 land-surface models has the greatest potential for improved prediction of VPD responses at the plant- and global-scale, and will yield more mechanistic simulations of plant responses to a changing climate. By providing a fully integrated framework and evaluation of the impacts of high VPD on plant function, improvements in forecasting and long-term projections of climate impacts can be made.", "author" : [ { "dropping-particle" : "", "family" : "Grossiord", "given" : "Charlotte", "non-dropping-particle" : "", "parse-names" : false, "suffix" : "" }, { "dropping-particle" : "", "family" : "Buckley", "given" : "Thomas N", "non-dropping-particle" : "", "parse-names" : false, "suffix" : "" }, { "dropping-particle" : "", "family" : "Cernusak", "given" : "Lucas A", "non-dropping-particle" : "", "parse-names" : false, "suffix" : "" }, { "dropping-particle" : "", "family" : "Novick", "given" : "Kimberly A", "non-dropping-particle" : "", "parse-names" : false, "suffix" : "" }, { "dropping-particle" : "", "family" : "Poulter", "given" : "Benjamin", "non-dropping-particle" : "", "parse-names" : false, "suffix" : "" }, { "dropping-particle" : "", "family" : "Siegwolf", "given" : "Rolf T W", "non-dropping-particle" : "", "parse-names" : false, "suffix" : "" }, { "dropping-particle" : "", "family" : "Sperry", "given" : "John S", "non-dropping-particle" : "", "parse-names" : false, "suffix" : "" }, { "dropping-particle" : "", "family" : "McDowell", "given" : "Nate G", "non-dropping-particle" : "", "parse-names" : false, "suffix" : "" } ], "container-title" : "New Phytologist", "id" : "ITEM-1", "issue" : "6", "issued" : { "date-parts" : [ [ "2020" ] ] }, "page" : "1550-1566", "title" : "Plant responses to rising vapor pressure deficit", "translator" : [ { "dropping-particle" : "", "family" : "L6790", "given" : "", "non-dropping-particle" : "", "parse-names" : false, "suffix" : "" } ], "type" : "article-journal", "volume" : "226" }, "uris" : [ "http://www.mendeley.com/documents/?uuid=74086164-e53e-4010-b400-ea39a5988f48" ] }, { "id" : "ITEM-2", "itemData" : { "DOI" : "10.1111/pce.12657", "ISSN" : "13653040", "PMID" : "26466749", "abstract" : "We merge concepts from stomatal optimization theory and cohesion-tension theory to examine the dynamics of three mechanisms that are potentially limiting to leaf-level gas exchange in trees during drought: (1) a 'demand limitation' driven by an assumption of optimal stomatal functioning; (2) 'hydraulic limitation' of water movement from the roots to the leaves; and (3) 'non-stomatal' limitations imposed by declining leaf water status within the leaf. Model results suggest that species-specific 'economics' of stomatal behaviour may play an important role in differentiating species along the continuum of isohydric to anisohydric behaviour; specifically, we show that non-stomatal and demand limitations may reduce stomatal conductance and increase leaf water potential, promoting wide safety margins characteristic of isohydric species. We used model results to develop a diagnostic framework to identify the most likely limiting mechanism to stomatal functioning during drought and showed that many of those features were commonly observed in field observations of tree water use dynamics. Direct comparisons of modelled and measured stomatal conductance further indicated that non-stomatal and demand limitations reproduced observed patterns of tree water use well for an isohydric species but that a hydraulic limitation likely applies in the case of an anisohydric species.", "author" : [ { "dropping-particle" : "", "family" : "Novick", "given" : "Kimberly A.", "non-dropping-particle" : "", "parse-names" : false, "suffix" : "" }, { "dropping-particle" : "", "family" : "Miniat", "given" : "Chelcy F.", "non-dropping-particle" : "", "parse-names" : false, "suffix" : "" }, { "dropping-particle" : "", "family" : "Vose", "given" : "James M.", "non-dropping-particle" : "", "parse-names" : false, "suffix" : "" } ], "container-title" : "Plant Cell and Environment", "id" : "ITEM-2", "issue" : "3", "issued" : { "date-parts" : [ [ "2016" ] ] }, "page" : "583-596", "title" : "Drought limitations to leaf-level gas exchange: Results from a model linking stomatal optimization and cohesion-tension theory", "translator" : [ { "dropping-particle" : "", "family" : "L7411", "given" : "", "non-dropping-particle" : "", "parse-names" : false, "suffix" : "" } ], "type" : "article-journal", "volume" : "39" }, "uris" : [ "http://www.mendeley.com/documents/?uuid=3fad0523-8b14-42a2-b895-4809ced0f962" ] } ], "mendeley" : { "formattedCitation" : "(Novick et al., 2016; Grossiord et al., 2020)", "plainTextFormattedCitation" : "(Novick et al., 2016; Grossiord et al., 2020)", "previouslyFormattedCitation" : "(Novick et al., 2016; Grossiord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(Novick et al., 2016; Grossiord et al., 2020)</w:t>
      </w:r>
      <w:r w:rsidRPr="001E7A27">
        <w:rPr>
          <w:rFonts w:cs="Times New Roman"/>
          <w:lang w:val="en-GB"/>
        </w:rPr>
        <w:fldChar w:fldCharType="end"/>
      </w:r>
      <w:r w:rsidRPr="001E7A27">
        <w:rPr>
          <w:rFonts w:cs="Times New Roman"/>
          <w:lang w:val="en-GB"/>
        </w:rPr>
        <w:t xml:space="preserve">. It is difficult to isolate the relative contributions of warmer temperature, higher VPD and lower soil moisture. This is because land-atmosphere feedbacks cause a simultaneous increase of plant evaporative demand and of root zone water deficit impairing plant root uptake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"10.1038/nclimate3029", "ISSN" : "17586798", "abstract" : "The response of the terrestrial water cycle to global warming is central to issues including water resources, agriculture and ecosystem health. Recent studies indicate that aridity, defined in terms of atmospheric supply (precipitation, P) and demand (potential evapotranspiration, E p) of water at the land surface, will increase globally in a warmer world. Recently proposed mechanisms for this response emphasize the driving role of oceanic warming and associated atmospheric processes. Here we show that the aridity response is substantially amplified by land-atmosphere feedbacks associated with the land surface's response to climate and CO 2 change. Using simulations from the Global Land Atmosphere Coupling Experiment (GLACE)-CMIP5 experiment, we show that global aridity is enhanced by the feedbacks of projected soil moisture decrease on land surface temperature, relative humidity and precipitation. The physiological impact of increasing atmospheric CO 2 on vegetation exerts a qualitatively similar control on aridity. We reconcile these findings with previously proposed mechanisms by showing that the moist enthalpy change over land is unaffected by the land hydrological response. Thus, although oceanic warming constrains the combined moisture and temperature changes over land, land hydrology modulates the partitioning of this enthalpy increase towards increased aridity.", "author" : [ { "dropping-particle" : "", "family" : "Berg", "given" : "Alexis", "non-dropping-particle" : "", "parse-names" : false, "suffix" : "" }, { "dropping-particle" : "", "family" : "Findell", "given" : "Kirsten", "non-dropping-particle" : "", "parse-names" : false, "suffix" : "" }, { "dropping-particle" : "", "family" : "Lintner", "given" : "Benjamin", "non-dropping-particle" : "", "parse-names" : false, "suffix" : "" }, { "dropping-particle" : "", "family" : "Giannini", "given" : "Alessandra",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"Lorenz", "given" : "Ruth", "non-dropping-particle" : "", "parse-names" : false, "suffix" : "" }, { "dropping-particle" : "", "family" : "Pitman", "given" : "Andy", "non-dropping-particle" : "", "parse-names" : false, "suffix" : "" }, { "dropping-particle" : "", "family" : "Hagemann", "given" : "Stefan", "non-dropping-particle" : "", "parse-names" : false, "suffix" : "" }, { "dropping-particle" : "", "family" : "Meier", "given" : "Arndt", "non-dropping-particle" : "", "parse-names" : false, "suffix" : "" }, { "dropping-particle" : "", "family" : "Cheruy", "given" : "Fr\u00e9d\u00e9rique", "non-dropping-particle" : "", "parse-names" : false, "suffix" : "" }, { "dropping-particle" : "", "family" : "Ducharne", "given" : "Agn\u00e8s", "non-dropping-particle" : "", "parse-names" : false, "suffix" : "" }, { "dropping-particle" : "", "family" : "Malyshev", "given" : "Sergey", "non-dropping-particle" : "", "parse-names" : false, "suffix" : "" }, { "dropping-particle" : "", "family" : "Milly", "given" : "P. C.D.", "non-dropping-particle" : "", "parse-names" : false, "suffix" : "" } ], "container-title" : "Nature Climate Change", "id" : "ITEM-1", "issue" : "9", "issued" : { "date-parts" : [ [ "2016" ] ] }, "page" : "869-874", "title" : "Land-atmosphere feedbacks amplify aridity increase over land under global warming", "translator" : [ { "dropping-particle" : "", "family" : "L7378", "given" : "", "non-dropping-particle" : "", "parse-names" : false, "suffix" : "" } ], "type" : "article-journal", "volume" : "6" }, "uris" : [ "http://www.mendeley.com/documents/?uuid=e8b7c0b2-145f-4296-beb9-d7595c33bbe8" ] } ], "mendeley" : { "formattedCitation" : "(Berg et al., 2016)", "plainTextFormattedCitation" : "(Berg et al., 2016)", "previouslyFormattedCitation" : "(Berg et al., 2016)"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(Berg et al., 2016)</w:t>
      </w:r>
      <w:r w:rsidRPr="001E7A27">
        <w:rPr>
          <w:rFonts w:cs="Times New Roman"/>
          <w:lang w:val="en-GB"/>
        </w:rPr>
        <w:fldChar w:fldCharType="end"/>
      </w:r>
      <w:r w:rsidRPr="001E7A27">
        <w:rPr>
          <w:rFonts w:cs="Times New Roman"/>
          <w:lang w:val="en-GB"/>
        </w:rPr>
        <w:t xml:space="preserve">. These physiological responses can be further compounded by drought legacies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"10.1073/pnas.1521479112", "ISBN" : "0027-8424", "ISSN" : "0027-8424", "PMID" : "26644555", "abstract" : "The terrestrial biosphere is currently a strong carbon (C) sink but may switch to a source in the 21st century as climate-driven losses exceed CO2-driven C gains, thereby accelerating global warming. Although it has long been recognized that tropical climate plays a critical role in regulating interannual climate variability, the causal link between changes in temperature and precipitation and terrestrial processes remains uncertain. Here, we combine atmospheric mass balance, remote sensing-modeled datasets of vegetation C uptake, and climate datasets to characterize the temporal variability of the terrestrial C sink and determine the dominant climate drivers of this variability. We show that the interannual variability of global land C sink has grown by 50\u2013100% over the past 50 y. We further find that interannual land C sink variability is most strongly linked to tropical nighttime warming, likely through respiration. This apparent sensitivity of respiration to nighttime temperatures, which are projected to increase faster than global average temperatures, suggests that C stored in tropical forests may be vulnerable to future warming.", "author" : [ { "dropping-particle" : "", "family" : "Anderegg", "given" : "William R. L.", "non-dropping-particle" : "", "parse-names" : false, "suffix" : "" }, { "dropping-particle" : "", "family" : "Ballantyne", "given" : "Ashley P.", "non-dropping-particle" : "", "parse-names" : false, "suffix" : "" }, { "dropping-particle" : "", "family" : "Smith", "given" : "W. Kolby", "non-dropping-particle" : "", "parse-names" : false, "suffix" : "" }, { "dropping-particle" : "", "family" : "Majkut", "given" : "Joseph", "non-dropping-particle" : "", "parse-names" : false, "suffix" : "" }, { "dropping-particle" : "", "family" : "Rabin", "given" : "Sam", "non-dropping-particle" : "", "parse-names" : false, "suffix" : "" }, { "dropping-particle" : "", "family" : "Beaulieu", "given" : "Claudie", "non-dropping-particle" : "", "parse-names" : false, "suffix" : "" }, { "dropping-particle" : "", "family" : "Birdsey", "given" : "Richard", "non-dropping-particle" : "", "parse-names" : false, "suffix" : "" }, { "dropping-particle" : "", "family" : "Dunne", "given" : "John P.", "non-dropping-particle" : "", "parse-names" : false, "suffix" : "" }, { "dropping-particle" : "", "family" : "Houghton", "given" : "Richard A.", "non-dropping-particle" : "", "parse-names" : false, "suffix" : "" }, { "dropping-particle" : "", "family" : "Myneni", "given" : "Ranga B.", "non-dropping-particle" : "", "parse-names" : false, "suffix" : "" }, { "dropping-particle" : "", "family" : "Pan", "given" : "Yude", "non-dropping-particle" : "", "parse-names" : false, "suffix" : "" }, { "dropping-particle" : "", "family" : "Sarmiento", "given" : "Jorge L.", "non-dropping-particle" : "", "parse-names" : false, "suffix" : "" }, { "dropping-particle" : "", "family" : "Serota", "given" : "Nathan", "non-dropping-particle" : "", "parse-names" : false, "suffix" : "" }, { "dropping-particle" : "", "family" : "Shevliakova", "given" : "Elena", "non-dropping-particle" : "", "parse-names" : false, "suffix" : "" }, { "dropping-particle" : "", "family" : "Tans", "given" : "Pieter", "non-dropping-particle" : "", "parse-names" : false, "suffix" : "" }, { "dropping-particle" : "", "family" : "Pacala", "given" : "Stephen W.", "non-dropping-particle" : "", "parse-names" : false, "suffix" : "" } ], "container-title" : "Proceedings of the National Academy of Sciences", "id" : "ITEM-1", "issue" : "51", "issued" : { "date-parts" : [ [ "2015", "12", "7" ] ] }, "page" : "201521479", "title" : "Tropical nighttime warming as a dominant driver of variability in the terrestrial carbon sink", "translator" : [ { "dropping-particle" : "", "family" : "L4259", "given" : "", "non-dropping-particle" : "", "parse-names" : false, "suffix" : "" } ], "type" : "article-journal", "volume" : "112" }, "uris" : [ "http://www.mendeley.com/documents/?uuid=ef22a31c-a823-363f-9637-952451f796d9" ] } ], "mendeley" : { "formattedCitation" : "(Anderegg et al., 2015)", "plainTextFormattedCitation" : "(Anderegg et al., 2015)", "previouslyFormattedCitation" : "(Anderegg et al., 2015)"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(Anderegg et al., 2015)</w:t>
      </w:r>
      <w:r w:rsidRPr="001E7A27">
        <w:rPr>
          <w:rFonts w:cs="Times New Roman"/>
          <w:lang w:val="en-GB"/>
        </w:rPr>
        <w:fldChar w:fldCharType="end"/>
      </w:r>
      <w:r w:rsidRPr="001E7A27">
        <w:rPr>
          <w:rFonts w:cs="Times New Roman"/>
          <w:lang w:val="en-GB"/>
        </w:rPr>
        <w:t xml:space="preserve">, changes in structure and population dynamics due to forest mortality </w:t>
      </w:r>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"10.1038/s41467-020-18631-1", "ISBN" : "4155802007", "ISSN" : "17586798",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"McDowell", "given" : "Nate G.", "non-dropping-particle" : "", "parse-names" : false, "suffix" : "" }, { "dropping-particle" : "", "family" : "Williams", "given" : "A. Park", "non-dropping-particle" : "", "parse-names" : false, "suffix" : "" }, { "dropping-particle" : "", "family" : "Xu", "given" : "C", "non-dropping-particle" : "", "parse-names" : false, "suffix" : "" }, { "dropping-particle" : "", "family" : "Pockman", "given" : "W T", "non-dropping-particle" : "", "parse-names" : false, "suffix" : "" }, { "dropping-particle" : "", "family" : "Dickman", "given" : "L T", "non-dropping-particle" : "", "parse-names" : false, "suffix" : "" }, { "dropping-particle" : "", "family" : "Sevanto", "given" : "S", "non-dropping-particle" : "", "parse-names" : false, "suffix" : "" }, { "dropping-particle" : "", "family" : "Pangle", "given" : "R", "non-dropping-particle" : "", "parse-names" : false, "suffix" : "" }, { "dropping-particle" : "", "family" : "Limousin", "given" : "J", "non-dropping-particle" : "", "parse-names" : false, "suffix" : "" }, { "dropping-particle" : "", "family" : "Plaut", "given" : "J", "non-dropping-particle" : "", "parse-names" : false, "suffix" : "" }, { "dropping-particle" : "", "family" : "Mackay", "given" : "D S", "non-dropping-particle" : "", "parse-names" : false, "suffix" : "" }, { "dropping-particle" : "", "family" : "Ogee", "given" : "J", "non-dropping-particle" : "", "parse-names" : false, "suffix" : "" }, { "dropping-particle" : "", "family" : "Domec", "given" : "J C", "non-dropping-particle" : "", "parse-names" : false, "suffix" : "" }, { "dropping-particle" : "", "family" : "Allen", "given" : "Craig D.", "non-dropping-particle" : "", "parse-names" : false, "suffix" : "" }, { "dropping-particle" : "", "family" : "Fisher", "given" : "R A", "non-dropping-particle" : "", "parse-names" : false, "suffix" : "" }, { "dropping-particle" : "", "family" : "Jiang", "given" : "X", "non-dropping-particle" : "", "parse-names" : false, "suffix" : "" }, { "dropping-particle" : "", "family" : "Muss", "given" : "J D", "non-dropping-particle" : "", "parse-names" : false, "suffix" : "" }, { "dropping-particle" : "", "family" : "Breshears", "given" : "David D.", "non-dropping-particle" : "", "parse-names" : false, "suffix" : "" }, { "dropping-particle" : "", "family" : "Rauscher", "given" : "S A", "non-dropping-particle" : "", "parse-names" : false, "suffix" : "" }, { "dropping-particle" : "", "family" : "Koven", "given" : "C", "non-dropping-particle" : "", "parse-names" : false, "suffix" : "" }, { "dropping-particle" : "", "family" : "McDowell", "given" : "Nate G.", "non-dropping-particle" : "", "parse-names" : false, "suffix" : "" }, { "dropping-particle" : "", "family" : "Forzieri", "given" : "Giovanni", "non-dropping-particle" : "", "parse-names" : false, "suffix" : "" }, { "dropping-particle" : "", "family" : "Miralles", "given" : "Diego G.", "non-dropping-particle" : "", "parse-names" : false, "suffix" : "" }, { "dropping-particle" : "", "family" : "Ciais", "given" : "Philippe", "non-dropping-particle" : "", "parse-names" : false, "suffix" : "" }, { "dropping-particle" : "", "family" : "Alkama", "given" : "Ramdane", "non-dropping-particle" : "", "parse-names" : false, "suffix" : "" }, { "dropping-particle" : "", "family" : "Ryu", "given" : "Youngryel", "non-dropping-particle" : "", "parse-names" : false, "suffix" : "" }, { "dropping-particle" : "", "family" : "Duveiller", "given" : "Gregory", "non-dropping-particle" : "", "parse-names" : false, "suffix" : "" }, { "dropping-particle" : "", "family" : "Zhang", "given" : "Ke", "non-dropping-particle" : "", "parse-names" : false, "suffix" : "" }, { "dropping-particle" : "", "family" : "Robertson", "given" : "Eddy", "non-dropping-particle" : "", "parse-names" : false, "suffix" : "" }, { "dropping-particle" : "", "family" : "Kautz", "given" : "Markus", "non-dropping-particle" : "", "parse-names" : false, "suffix" : "" }, { "dropping-particle" : "", "family" : "Martens", "given" : "Brecht", "non-dropping-particle" : "", "parse-names" : false, "suffix" : "" }, { "dropping-particle" : "", "family" : "Jiang", "given" : "Chongya", "non-dropping-particle" : "", "parse-names" : false, "suffix" : "" }, { "dropping-particle" : "", "family" : "Arneth", "given" : "Almut", "non-dropping-particle" : "", "parse-names" : false, "suffix" : "" }, { "dropping-particle" : "", "family" : "Georgievski", "given" : "Goran", "non-dropping-particle" : "", "parse-names" : false, "suffix" : "" }, { "dropping-particle" : "", "family" : "Li", "given" : "Wei", "non-dropping-particle" : "", "parse-names" : false, "suffix" : "" }, { "dropping-particle" : "", "family" : "Ceccherini", "given" : "Guido", "non-dropping-particle" : "", "parse-names" : false, "suffix" : "" }, { "dropping-particle" : "", "family" : "Anthoni", "given" : "Peter", "non-dropping-particle" : "", "parse-names" : false, "suffix" : "" }, { "dropping-particle" : "", "family" : "Lawrence", "given" : "Peter", "non-dropping-particle" : "", "parse-names" : false, "suffix" : "" }, { "dropping-particle" : "", "family" : "Wiltshire", "given" : "Andy", "non-dropping-particle" : "", "parse-names" : false, "suffix" : "" }, { "dropping-particle" : "", "family" : "Pongratz", "given" : "Julia", "non-dropping-particle" : "", "parse-names" : false, "suffix" : "" }, { "dropping-particle" : "", "family" : "Piao", "given" : "Shilong", "non-dropping-particle" : "", "parse-names" : false, "suffix" : "" }, { "dropping-particle" : "", "family" : "Sitch", "given" : "Stephen", "non-dropping-particle" : "", "parse-names" : false, "suffix" : "" }, { "dropping-particle" : "", "family" : "Goll", "given" : "Daniel S.", "non-dropping-particle" : "", "parse-names" : false, "suffix" : "" }, { "dropping-particle" : "", "family" : "Arora", "given" : "Vivek K.", "non-dropping-particle" : "", "parse-names" : false, "suffix" : "" }, { "dropping-particle" : "", "family" : "Lienert", "given" : "Sebastian", "non-dropping-particle" : "", "parse-names" : false, "suffix" : "" }, { "dropping-particle" : "", "family" : "Lombardozzi", "given" : "Danica L.", "non-dropping-particle" : "", "parse-names" : false, "suffix" : "" }, { "dropping-particle" : "", "family" : "Kato", "given" : "Etsushi", "non-dropping-particle" : "", "parse-names" : false, "suffix" : "" }, { "dropping-particle" : "", "family" : "Nabel", "given" : "Julia E.M.S.", "non-dropping-particle" : "", "parse-names" : false, "suffix" : "" }, { "dropping-particle" : "", "family" : "Tian", "given" : "Hanqin", "non-dropping-particle" : "", "parse-names" : false, "suffix" : "" }, { "dropping-particle" : "", "family" : "Friedlingstein", "given" : "Pierre", "non-dropping-particle" : "", "parse-names" : false, "suffix" : "" }, { "dropping-particle" : "", "family" : "Cescatti", "given" : "Alessandro", "non-dropping-particle" : "", "parse-names" : false, "suffix" : "" }, { "dropping-particle" : "", "family" : "Frank", "given" : "D. C.", "non-dropping-particle" : "", "parse-names" : false, "suffix" : "" }, { "dropping-particle" : "", "family" : "Poulter", "given" : "Benjamin", "non-dropping-particle" : "", "parse-names" : false, "suffix" : "" }, { "dropping-particle" : "", "family" : "Saurer", "given" : "M.", "non-dropping-particle" : "", "parse-names" : false, "suffix" : "" }, { "dropping-particle" : "", "family" : "Esper", "given" : "J.", "non-dropping-particle" : "", "parse-names" : false, "suffix" : "" }, { "dropping-particle" : "", "family" : "Huntingford", "given" : "Chris", "non-dropping-particle" : "", "parse-names" : false, "suffix" : "" }, { "dropping-particle" : "", "family" : "Helle", "given" : "G.", "non-dropping-particle" : "", "parse-names" : false, "suffix" : "" }, { "dropping-particle" : "", "family" : "Treydte", "given" : "K.", "non-dropping-particle" : "", "parse-names" : false, "suffix" : "" }, { "dropping-particle" : "", "family" : "Zimmermann", "given" : "N. E.", "non-dropping-particle" : "", "parse-names" : false, "suffix" : "" }, { "dropping-particle" : "", "family" : "Schleser", "given" : "G. H.", "non-dropping-particle" : "", "parse-names" : false, "suffix" : "" }, { "dropping-particle" : "", "family" : "Ahlstr\u00f6m", "given" : "A.",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"Levis", "given" : "S.", "non-dropping-particle" : "", "parse-names" : false, "suffix" : "" }, { "dropping-particle" : "", "family" : "Lomas", "given" : "M.", "non-dropping-particle" : "", "parse-names" : false, "suffix" : "" }, { "dropping-particle" : "", "family" : "Sitch", "given" : "Stephen", "non-dropping-particle" : "", "parse-names" : false, "suffix" : "" }, { "dropping-particle" : "", "family" : "Viovy", "given" : "N.", "non-dropping-particle" : "", "parse-names" : false, "suffix" : "" }, { "dropping-particle" : "", "family" : "Andreu-Hayles", "given" : "L.", "non-dropping-particle" : "", "parse-names" : false, "suffix" : "" }, { "dropping-particle" : "", "family" : "Bednarz", "given" : "Z.", "non-dropping-particle" : "", "parse-names" : false, "suffix" : "" }, { "dropping-particle" : "", "family" : "Berninger", "given" : "F.", "non-dropping-particle" : "", "parse-names" : false, "suffix" : "" }, { "dropping-particle" : "", "family" : "Boettger", "given" : "T.", "non-dropping-particle" : "", "parse-names" : false, "suffix" : "" }, { "dropping-particle" : "", "family" : "D'alessandro", "given" : "C. M.", "non-dropping-particle" : "", "parse-names" : false, "suffix" : "" }, { "dropping-particle" : "", "family" : "Daux", "given" : "V.", "non-dropping-particle" : "", "parse-names" : false, "suffix" : "" }, { "dropping-particle" : "", "family" : "Filot", "given" : "M.", "non-dropping-particle" : "", "parse-names" : false, "suffix" : "" }, { "dropping-particle" : "", "family" : "Grabner", "given" : "M.", "non-dropping-particle" : "", "parse-names" : false, "suffix" : "" }, { "dropping-particle" : "", "family" : "Gutierrez", "given" : "E.", "non-dropping-particle" : "", "parse-names" : false, "suffix" : "" }, { "dropping-particle" : "", "family" : "Haupt", "given" : "M.", "non-dropping-particle" : "", "parse-names" : false, "suffix" : "" }, { "dropping-particle" : "", "family" : "Hilasvuori", "given" : "E.", "non-dropping-particle" : "", "parse-names" : false, "suffix" : "" }, { "dropping-particle" : "", "family" : "Jungner", "given" : "H.", "non-dropping-particle" : "", "parse-names" : false, "suffix" : "" }, { "dropping-particle" : "", "family" : "Kalela-Brundin", "given" : "M.", "non-dropping-particle" : "", "parse-names" : false, "suffix" : "" }, { "dropping-particle" : "", "family" : "Krapiec", "given" : "M.", "non-dropping-particle" : "", "parse-names" : false, "suffix" : "" }, { "dropping-particle" : "", "family" : "Leuenberger", "given" : "M.", "non-dropping-particle" : "", "parse-names" : false, "suffix" : "" }, { "dropping-particle" : "", "family" : "Loader", "given" : "N. J.", "non-dropping-particle" : "", "parse-names" : false, "suffix" : "" }, { "dropping-particle" : "", "family" : "Marah", "given" : "H.", "non-dropping-particle" : "", "parse-names" : false, "suffix" : "" }, { "dropping-particle" : "", "family" : "Masson-Delmotte", "given" : "V.", "non-dropping-particle" : "", "parse-names" : false, "suffix" : "" }, { "dropping-particle" : "", "family" : "Pazdur", "given" : "A.", "non-dropping-particle" : "", "parse-names" : false, "suffix" : "" }, { "dropping-particle" : "", "family" : "Pawelczyk", "given" : "S.", "non-dropping-particle" : "", "parse-names" : false, "suffix" : "" }, { "dropping-particle" : "", "family" : "Pierre", "given" : "M.", "non-dropping-particle" : "", "parse-names" : false, "suffix" : "" }, { "dropping-particle" : "", "family" : "Planells", "given" : "O.", "non-dropping-particle" : "", "parse-names" : false, "suffix" : "" }, { "dropping-particle" : "", "family" : "Pukiene", "given" : "R.", "non-dropping-particle" : "", "parse-names" : false, "suffix" : "" }, { "dropping-particle" : "", "family" : "Reynolds-Henne", "given" : "C. E.", "non-dropping-particle" : "", "parse-names" : false, "suffix" : "" }, { "dropping-particle" : "", "family" : "Rinne", "given" : "K. T.", "non-dropping-particle" : "", "parse-names" : false, "suffix" : "" }, { "dropping-particle" : "", "family" : "Saracino", "given" : "A.", "non-dropping-particle" : "", "parse-names" : false, "suffix" : "" }, { "dropping-particle" : "", "family" : "Sonninen", "given" : "E.", "non-dropping-particle" : "", "parse-names" : false, "suffix" : "" }, { "dropping-particle" : "", "family" : "Stievenard", "given" : "M.", "non-dropping-particle" : "", "parse-names" : false, "suffix" : "" }, { "dropping-particle" : "", "family" : "Switsur", "given" : "V. R.", "non-dropping-particle" : "", "parse-names" : false, "suffix" : "" }, { "dropping-particle" : "", "family" : "Szczepanek", "given" : "M.", "non-dropping-particle" : "", "parse-names" : false, "suffix" : "" }, { "dropping-particle" : "", "family" : "Szychowska-Krapiec", "given" : "E.", "non-dropping-particle" : "", "parse-names" : false, "suffix" : "" }, { "dropping-particle" : "", "family" : "Todaro", "given" : "L.", "non-dropping-particle" : "", "parse-names" : false, "suffix" : "" }, { "dropping-particle" : "", "family" : "Waterhouse", "given" : "J. S.", "non-dropping-particle" : "", "parse-names" : false, "suffix" : "" }, { "dropping-particle" : "", "family" : "Weigl", "given" : "M.", "non-dropping-particle" : "", "parse-names" : false, "suffix" : "" }, { "dropping-particle" : "", "family" : "Franks", "given" : "Peter J.", "non-dropping-particle" : "", "parse-names" : false, "suffix" : "" }, { "dropping-particle" : "", "family" : "Berry", "given" : "Joseph A.", "non-dropping-particle" : "", "parse-names" : false, "suffix" : "" }, { "dropping-particle" : "", "family" : "Lombardozzi", "given" : "Danica L.", "non-dropping-particle" : "", "parse-names" : false, "suffix" : "" }, { "dropping-particle" : "", "family" : "Bonan", "given" : "Gordon B.", "non-dropping-particle" : "", "parse-names" : false, "suffix" : "" }, { "dropping-particle" : "", "family" : "Gentine", "given" : "Pierre", "non-dropping-particle" : "", "parse-names" : false, "suffix" : "" }, { "dropping-particle" : "", "family" : "Green", "given" : "Julia K.", "non-dropping-particle" : "", "parse-names" : false, "suffix" : "" }, { "dropping-particle" : "", "family" : "Gu\u00e9rin", "given" : "Marceau", "non-dropping-particle" : "", "parse-names" : false, "suffix" : "" }, { "dropping-particle" : "", "family" : "Humphrey", "given" : "Vincent", "non-dropping-particle" : "", "parse-names" : false, "suffix" : "" }, { "dropping-particle" : "", "family" : "Seneviratne", "given" : "Sonia I.", "non-dropping-particle" : "", "parse-names" : false, "suffix" : "" }, { "dropping-particle" : "", "family" : "Zhang", "given" : "Yao Yongqiang", "non-dropping-particle" : "", "parse-names" : false, "suffix" : "" }, { "dropping-particle" : "", "family" : "Zhou", "given" : "Sha", "non-dropping-particle" : "", "parse-names" : false, "suffix" : "" }, { "dropping-particle" : "", "family" : "Berg", "given" : "Alexis M.", "non-dropping-particle" : "", "parse-names" : false, "suffix" : "" }, { "dropping-particle" : "", "family" : "Findell", "given" : "Kirsten L.", "non-dropping-particle" : "", "parse-names" : false, "suffix" : "" }, { "dropping-particle" : "", "family" : "Hagemann", "given" : "Stefan", "non-dropping-particle" : "", "parse-names" : false, "suffix" : "" }, { "dropping-particle" : "", "family" : "Lawrence", "given" : "David M.", "non-dropping-particle" : "", "parse-names" : false, "suffix" : "" }, { "dropping-particle" : "", "family" : "Gentine", "given" : "Pierre", "non-dropping-particle" : "", "parse-names" : false, "suffix" : "" }, { "dropping-particle" : "", "family" : "Greve", "given" : "P", "non-dropping-particle" : "", "parse-names" : false, "suffix" : "" }, { "dropping-particle" : "", "family" : "Grossiord", "given" : "Charlotte", "non-dropping-particle" : "", "parse-names" : false, "suffix" : "" }, { "dropping-particle" : "", "family" : "Buckley", "given" : "Thomas N.", "non-dropping-particle" : "", "parse-names" : false, "suffix" : "" }, { "dropping-particle" : "", "family" : "Cernusak", "given" : "Lucas A.", "non-dropping-particle" : "", "parse-names" : false, "suffix" : "" }, { "dropping-particle" : "", "family" : "Novick", "given" : "Kimberly A.", "non-dropping-particle" : "", "parse-names" : false, "suffix" : "" }, { "dropping-particle" : "", "family" : "Poulter", "given" : "Benjamin", "non-dropping-particle" : "", "parse-names" : false, "suffix" : "" }, { "dropping-particle" : "", "family" : "Siegwolf", "given" : "Rolf T.W.", "non-dropping-particle" : "", "parse-names" : false, "suffix" : "" }, { "dropping-particle" : "", "family" : "Sperry", "given" : "John S.", "non-dropping-particle" : "", "parse-names" : false, "suffix" : "" }, { "dropping-particle" : "", "family" : "McDowell", "given" : "Nate G.", "non-dropping-particle" : "", "parse-names" : false, "suffix" : "" }, { "dropping-particle" : "", "family" : "Jiao", "given" : "Xiao Cong", "non-dropping-particle" : "", "parse-names" : false, "suffix" : "" }, { "dropping-particle" : "", "family" : "Song", "given" : "Xiao Ming", "non-dropping-particle" : "", "parse-names" : false, "suffix" : "" }, { "dropping-particle" : "", "family" : "Zhang", "given" : "Da Long", "non-dropping-particle" : "", "parse-names" : false, "suffix" : "" }, { "dropping-particle" : "", "family" : "Du", "given" : "Qing Jie", "non-dropping-particle" : "", "parse-names" : false, "suffix" : "" }, { "dropping-particle" : "", "family" : "Li", "given" : "Jian Ming", "non-dropping-particle" : "", "parse-names" : false, "suffix" : "" }, { "dropping-particle" : "", "family" : "Leuzinger", "given" : "Sebastian", "non-dropping-particle" : "", "parse-names" : false, "suffix" : "" }, { "dropping-particle" : "", "family" : "K\u00f6rner", "given" : "Christian", "non-dropping-particle" : "", "parse-names" : false, "suffix" : "" }, { "dropping-particle" : "", "family" : "Lian", "given" : "Xu", "non-dropping-particle" : "", "parse-names" : false, "suffix" : "" }, { "dropping-particle" : "", "family" : "Piao", "given" : "Shilong", "non-dropping-particle" : "", "parse-names" : false, "suffix" : "" }, { "dropping-particle" : "", "family" : "Huntingford", "given" : "Chris", "non-dropping-particle" : "", "parse-names" : false, "suffix" : "" }, { "dropping-particle" : "", "family" : "Li", "given" : "Yue", "non-dropping-particle" : "", "parse-names" : false, "suffix" : "" }, { "dropping-particle" : "", "family" : "Zeng", "given" : "Zhenzhong", "non-dropping-particle" : "", "parse-names" : false, "suffix" : "" }, { "dropping-particle" : "", "family" : "Wang", "given" : "Xuhui", "non-dropping-particle" : "", "parse-names" : false, "suffix" : "" }, { "dropping-particle" : "", "family" : "Ciais", "given" : "Philippe", "non-dropping-particle" : "", "parse-names" : false, "suffix" : "" }, { "dropping-particle" : "", "family" : "McVicar", "given" : "Tim R.", "non-dropping-particle" : "", "parse-names" : false, "suffix" : "" }, { "dropping-particle" : "", "family" : "Peng", "given" : "Shushi", "non-dropping-particle" : "", "parse-names" : false, "suffix" : "" }, { "dropping-particle" : "", "family" : "Ottl\u00e9", "given" : "Catherine", "non-dropping-particle" : "", "parse-names" : false, "suffix" : "" }, { "dropping-particle" : "", "family" : "Yang", "given" : "Hui", "non-dropping-particle" : "", "parse-names" : false, "suffix" : "" }, { "dropping-particle" : "", "family" : "Yang", "given" : "Yuting", "non-dropping-particle" : "", "parse-names" : false, "suffix" : "" }, { "dropping-particle" : "", "family" : "Zhang", "given" : "Yao Yongqiang", "non-dropping-particle" : "", "parse-names" : false, "suffix" : "" }, { "dropping-particle" : "", "family" : "Wang", "given" : "Tao", "non-dropping-particle" : "", "parse-names" : false, "suffix" : "" }, { "dropping-particle" : "", "family" : "Li", "given" : "Laurent Z.X.", "non-dropping-particle" : "", "parse-names" : false, "suffix" : "" }, { "dropping-particle" : "", "family" : "Li", "given" : "Yue",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"Cescatti", "given" : "Alessandro", "non-dropping-particle" : "", "parse-names" : false, "suffix" : "" }, { "dropping-particle" : "", "family" : "Janssens", "given" : "Ivan A.", "non-dropping-particle" : "", "parse-names" : false, "suffix" : "" }, { "dropping-particle" : "", "family" : "Pe\u00f1uelas", "given" : "Josep", "non-dropping-particle" : "", "parse-names" : false, "suffix" : "" }, { "dropping-particle" : "", "family" : "Buermann", "given" : "Wolfgang", "non-dropping-particle" : "", "parse-names" : false, "suffix" : "" }, { "dropping-particle" : "", "family" : "Chen", "given" : "Anping", "non-dropping-particle" : "", "parse-names" : false, "suffix" : "" }, { "dropping-particle" : "", "family" : "Li", "given" : "Xiangyi", "non-dropping-particle" : "", "parse-names" : false, "suffix" : "" }, { "dropping-particle" : "", "family" : "Myneni", "given" : "Ranga B.", "non-dropping-particle" : "", "parse-names" : false, "suffix" : "" }, { "dropping-particle" : "", "family" : "Wang", "given" : "Xuhui", "non-dropping-particle" : "", "parse-names" : false, "suffix" : "" }, { "dropping-particle" : "", "family" : "Wang", "given" : "Yilong", "non-dropping-particle" : "", "parse-names" : false, "suffix" : "" }, { "dropping-particle" : "", "family" : "Yang", "given" : "Yuting", "non-dropping-particle" : "", "parse-names" : false, "suffix" : "" }, { "dropping-particle" : "", "family" : "Zeng", "given" : "Zhenzhong", "non-dropping-particle" : "", "parse-names" : false, "suffix" : "" }, { "dropping-particle" : "", "family" : "Zhang", "given" : "Yao Yongqiang", "non-dropping-particle" : "", "parse-names" : false, "suffix" : "" }, { "dropping-particle" : "", "family" : "McVicar", "given" : "Tim R.", "non-dropping-particle" : "", "parse-names" : false, "suffix" : "" }, { "dropping-particle" : "", "family" : "Liu", "given" : "Yanlan", "non-dropping-particle" : "", "parse-names" : false, "suffix" : "" }, { "dropping-particle" : "", "family" : "Kumar", "given" : "Mukesh", "non-dropping-particle" : "", "parse-names" : false, "suffix" : "" }, { "dropping-particle" : "", "family" : "Katul", "given" : "Gabriel G.", "non-dropping-particle" : "", "parse-names" : false, "suffix" : "" }, { "dropping-particle" : "", "family" : "Feng", "given" : "Xue", "non-dropping-particle" : "", "parse-names" : false, "suffix" : "" }, { "dropping-particle" : "", "family" : "Konings", "given" : "Alexandra G.", "non-dropping-particle" : "", "parse-names" : false, "suffix" :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"dropping-particle" : "", "family" : "Mankin", "given" : "Justin S.", "non-dropping-particle" : "", "parse-names" : false, "suffix" : "" }, { "dropping-particle" : "", "family" : "Seager", "given" : "Richard",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"Williams", "given" : "A. Park", "non-dropping-particle" : "", "parse-names" : false, "suffix" : "" }, { "dropping-particle" : "", "family" : "Horton", "given" : "Radley M.", "non-dropping-particle" : "", "parse-names" : false, "suffix" : "" } ], "container-title" : "Nature Climate Change", "id" : "ITEM-1", "issue" : "1", "issued" : { "date-parts" : [ [ "2020", "3", "21" ] ] }, "page" : "1-9", "publisher" : "Springer US", "title" : "Soil moisture dominates dryness stress on ecosystem production globally", "translator" : [ { "dropping-particle" : "", "family" : "L7069", "given" : "", "non-dropping-particle" : "", "parse-names" : false, "suffix" : "" } ], "type" : "article-journal", "volume" : "6" }, "uris" : [ "http://www.mendeley.com/documents/?uuid=c6249a79-f614-4e06-a64e-c59493aa94e1" ] } ], "mendeley" : { "formattedCitation" : "(McDowell et al., 2020)", "plainTextFormattedCitation" : "(McDowell et al., 2020)", "previouslyFormattedCitation" : "(McDowell et al., 2020)" }, "properties" : { "noteIndex" : 0 }, "schema" : "https://github.com/citation-style-language/schema/raw/master/csl-citation.json" }</w:instrText>
      </w:r>
      <w:r w:rsidRPr="001E7A27">
        <w:rPr>
          <w:rFonts w:cs="Times New Roman"/>
          <w:color w:val="000000" w:themeColor="text1"/>
          <w:lang w:val="en-GB"/>
        </w:rPr>
        <w:fldChar w:fldCharType="separate"/>
      </w:r>
      <w:r w:rsidR="00025FA2" w:rsidRPr="001E7A27">
        <w:rPr>
          <w:rFonts w:cs="Times New Roman"/>
          <w:noProof/>
          <w:color w:val="000000" w:themeColor="text1"/>
          <w:lang w:val="en-GB"/>
        </w:rPr>
        <w:t>(McDowell et al., 2020)</w:t>
      </w:r>
      <w:r w:rsidRPr="001E7A27">
        <w:rPr>
          <w:rFonts w:cs="Times New Roman"/>
          <w:color w:val="000000" w:themeColor="text1"/>
          <w:lang w:val="en-GB"/>
        </w:rPr>
        <w:fldChar w:fldCharType="end"/>
      </w:r>
      <w:r w:rsidRPr="001E7A27">
        <w:rPr>
          <w:rFonts w:cs="Times New Roman"/>
          <w:color w:val="000000" w:themeColor="text1"/>
          <w:lang w:val="en-GB"/>
        </w:rPr>
        <w:t>, disturbances associated with drought (fire, insects damage</w:t>
      </w:r>
      <w:del w:id="1779" w:author="Ian Blenkinsop" w:date="2021-07-28T13:18:00Z">
        <w:r w:rsidRPr="001E7A27" w:rsidDel="000D653D">
          <w:rPr>
            <w:rFonts w:cs="Times New Roman"/>
            <w:color w:val="000000" w:themeColor="text1"/>
            <w:lang w:val="en-GB"/>
          </w:rPr>
          <w:delText xml:space="preserve">) </w:delText>
        </w:r>
      </w:del>
      <w:ins w:id="1780" w:author="Ian Blenkinsop" w:date="2021-07-28T13:18:00Z">
        <w:r w:rsidR="000D653D" w:rsidRPr="001E7A27">
          <w:rPr>
            <w:rFonts w:cs="Times New Roman"/>
            <w:color w:val="000000" w:themeColor="text1"/>
            <w:lang w:val="en-GB"/>
          </w:rPr>
          <w:t xml:space="preserve">; </w:t>
        </w:r>
      </w:ins>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"10.1126/science.aaz7005", "ISSN" : "10959203", "PMID" : "32554569", "abstract" : "Forests have considerable potential to help mitigate human-caused climate change and provide society with many cobenefits. However, climate-driven risks may fundamentally compromise forest carbon sinks in the 21st century. Here, we synthesize the current understanding of climate-driven risks to forest stability from fire, drought, biotic agents, and other disturbances. We review how efforts to use forests as natural climate solutions presently consider and could more fully embrace current scientific knowledge to account for these climate-driven risks. Recent advances in vegetation physiology, disturbance ecology, mechanistic vegetation modeling, large-scale ecological observation networks, and remote sensing are improving current estimates and forecasts of the risks to forest stability. A more holistic understanding and quantification of such risks will help policy-makers and other stakeholders effectively use forests as natural climate solutions.", "author" : [ { "dropping-particle" : "", "family" : "Anderegg", "given" : "William R.L.", "non-dropping-particle" : "", "parse-names" : false, "suffix" : "" }, { "dropping-particle" : "", "family" : "Trugman", "given" : "Anna T.", "non-dropping-particle" : "", "parse-names" : false, "suffix" : "" }, { "dropping-particle" : "", "family" : "Badgley", "given" : "Grayson", "non-dropping-particle" : "", "parse-names" : false, "suffix" : "" }, { "dropping-particle" : "", "family" : "Anderson", "given" : "Christa M.", "non-dropping-particle" : "", "parse-names" : false, "suffix" : "" }, { "dropping-particle" : "", "family" : "Bartuska", "given" : "Ann", "non-dropping-particle" : "", "parse-names" : false, "suffix" : "" }, { "dropping-particle" : "", "family" : "Ciais", "given" : "Philippe", "non-dropping-particle" : "", "parse-names" : false, "suffix" : "" }, { "dropping-particle" : "", "family" : "Cullenward", "given" : "Danny", "non-dropping-particle" : "", "parse-names" : false, "suffix" : "" }, { "dropping-particle" : "", "family" : "Field", "given" : "Christopher B.", "non-dropping-particle" : "", "parse-names" : false, "suffix" : "" }, { "dropping-particle" : "", "family" : "Freeman", "given" : "Jeremy", "non-dropping-particle" : "", "parse-names" : false, "suffix" : "" }, { "dropping-particle" : "", "family" : "Goetz", "given" : "Scott J.", "non-dropping-particle" : "", "parse-names" : false, "suffix" : "" }, { "dropping-particle" : "", "family" : "Hicke", "given" : "Jeffrey A.", "non-dropping-particle" : "", "parse-names" : false, "suffix" : "" }, { "dropping-particle" : "", "family" : "Huntzinger", "given" : "Deborah", "non-dropping-particle" : "", "parse-names" : false, "suffix" : "" }, { "dropping-particle" : "", "family" : "Jackson", "given" : "Robert B.", "non-dropping-particle" : "", "parse-names" : false, "suffix" : "" }, { "dropping-particle" : "", "family" : "Nickerson", "given" : "John", "non-dropping-particle" : "", "parse-names" : false, "suffix" : "" }, { "dropping-particle" : "", "family" : "Pacala", "given" : "Stephen", "non-dropping-particle" : "", "parse-names" : false, "suffix" : "" }, { "dropping-particle" : "", "family" : "Randerson", "given" : "James T.", "non-dropping-particle" : "", "parse-names" : false, "suffix" : "" } ], "container-title" : "Science", "id" : "ITEM-1", "issued" : { "date-parts" : [ [ "2020" ] ] }, "title" : "Climate-driven risks to the climate mitigation potential of forests", "translator" : [ { "dropping-particle" : "", "family" : "L7347", "given" : "", "non-dropping-particle" : "", "parse-names" : false, "suffix" : "" } ], "type" : "article" }, "uris" : [ "http://www.mendeley.com/documents/?uuid=f916142e-eadf-4567-825e-7db0e8471b8f" ] } ], "mendeley" : { "formattedCitation" : "(Anderegg et al., 2020)", "plainTextFormattedCitation" : "(Anderegg et al., 2020)", "previouslyFormattedCitation" : "(Anderegg et al., 2020)" }, "properties" : { "noteIndex" : 0 }, "schema" : "https://github.com/citation-style-language/schema/raw/master/csl-citation.json" }</w:instrText>
      </w:r>
      <w:r w:rsidRPr="001E7A27">
        <w:rPr>
          <w:rFonts w:cs="Times New Roman"/>
          <w:color w:val="000000" w:themeColor="text1"/>
          <w:lang w:val="en-GB"/>
        </w:rPr>
        <w:fldChar w:fldCharType="separate"/>
      </w:r>
      <w:del w:id="1781" w:author="Ian Blenkinsop" w:date="2021-07-28T13:18:00Z">
        <w:r w:rsidR="00025FA2" w:rsidRPr="001E7A27" w:rsidDel="000D653D">
          <w:rPr>
            <w:rFonts w:cs="Times New Roman"/>
            <w:noProof/>
            <w:color w:val="000000" w:themeColor="text1"/>
            <w:lang w:val="en-GB"/>
          </w:rPr>
          <w:delText>(</w:delText>
        </w:r>
      </w:del>
      <w:r w:rsidR="00025FA2" w:rsidRPr="001E7A27">
        <w:rPr>
          <w:rFonts w:cs="Times New Roman"/>
          <w:noProof/>
          <w:color w:val="000000" w:themeColor="text1"/>
          <w:lang w:val="en-GB"/>
        </w:rPr>
        <w:t>Anderegg et al., 2020)</w:t>
      </w:r>
      <w:r w:rsidRPr="001E7A27">
        <w:rPr>
          <w:rFonts w:cs="Times New Roman"/>
          <w:color w:val="000000" w:themeColor="text1"/>
          <w:lang w:val="en-GB"/>
        </w:rPr>
        <w:fldChar w:fldCharType="end"/>
      </w:r>
      <w:r w:rsidRPr="001E7A27">
        <w:rPr>
          <w:rFonts w:cs="Times New Roman"/>
          <w:color w:val="000000" w:themeColor="text1"/>
          <w:lang w:val="en-GB"/>
        </w:rPr>
        <w:t xml:space="preserve"> and possible trade-offs between resistance and resilience </w:t>
      </w:r>
      <w:commentRangeStart w:id="1782"/>
      <w:r w:rsidRPr="001E7A27">
        <w:rPr>
          <w:rFonts w:cs="Times New Roman"/>
          <w:color w:val="000000" w:themeColor="text1"/>
          <w:lang w:val="en-GB"/>
        </w:rPr>
        <w:fldChar w:fldCharType="begin" w:fldLock="1"/>
      </w:r>
      <w:ins w:id="1783" w:author="Robin Matthews" w:date="2021-06-17T16:42:00Z">
        <w:r w:rsidR="00621B61" w:rsidRPr="001E7A27">
          <w:rPr>
            <w:rFonts w:cs="Times New Roman"/>
            <w:color w:val="000000" w:themeColor="text1"/>
            <w:lang w:val="en-GB"/>
          </w:rPr>
          <w:instrText>ADDIN CSL_CITATION { "citationItems" : [ { "id" : "ITEM-1", "itemData" : { "DOI" : "10.1038/s41559-020-1217-3", "ISBN" : "4155902012173", "ISSN" : "2397334X", "PMID" : "32541804", "abstract" : "The frequency and intensity of droughts have increased over the decades, leading to increased forest decline. The response of forest to drought can be evaluated by both its sensitivity to drought (resistance) and its post-drought recovery rate (resilience). However, it remains uncertain how drought resistance and resilience of forests change over time under climate change. We assessed the spatiotemporal dynamics of forest resistance and resilience to drought over the past century (1901\u20132015) with global tree ring data records from 2,935 sites, in conjunction with plant trait data. We found that gymnosperms and angiosperms showed different spatial patterns of drought resistance and resilience, driven by variations in eco-physiological traits. Resistance and resilience also varied with drought seasonal timing. Surprisingly, we found that the trade-off between resistance and resilience for gymnosperms, previously reported only spatially, also occurred at the temporal scale. In particular, drought resilience markedly increased, but resistance decreased, for gymnosperms between 1950\u20131969 and 1990\u20132009, indicating that previous model simulations assuming invariant resistance may have underestimated the impacts of drought on gymnosperm-dominated forests under future climate change.", "author" : [ { "dropping-particle" : "", "family" : "Li", "given" : "Xiangyi", "non-dropping-particle" : "", "parse-names" : false, "suffix" : "" }, { "dropping-particle" : "", "family" : "Piao", "given" : "Shilong", "non-dropping-particle" : "", "parse-names" : false, "suffix" : "" }, { "dropping-particle" : "", "family" : "Wang", "given" : "Kai", "non-dropping-particle" : "", "parse-names" : false, "suffix" : "" }, { "dropping-particle" : "", "family" : "Wang", "given" : "Xuhui", "non-dropping-particle" : "", "parse-names" : false, "suffix" : "" }, { "dropping-particle" : "", "family" : "Wang", "given" : "Tao", "non-dropping-particle" : "", "parse-names" : false, "suffix" : "" }, { "dropping-particle" : "", "family" : "Ciais", "given" : "Philippe", "non-dropping-particle" : "", "parse-names" : false, "suffix" : "" }, { "dropping-particle" : "", "family" : "Chen", "given" : "Anping", "non-dropping-particle" : "", "parse-names" : false, "suffix" : "" }, { "dropping-particle" : "", "family" : "Lian", "given" : "Xu", "non-dropping-particle" : "", "parse-names" : false, "suffix" : "" }, { "dropping-particle" : "", "family" : "Peng", "given" : "Shushi", "non-dropping-particle" : "", "parse-names" : false, "suffix" : "" }, { "dropping-particle" : "", "family" : "Pe\u00f1uelas", "given" : "Josep", "non-dropping-particle" : "", "parse-names" : false, "suffix" : "" } ], "container-title" : "Nature Ecology &amp; Evolution", "id" : "ITEM-1", "issue" : "8", "issued" : { "date-parts" : [ [ "2020" ] ] }, "page" : "1075-1083", "publisher" : "Springer US", "title" : "Temporal trade-off between gymnosperm resistance and resilience increases forest sensitivity to extreme drought", "translator" : [ { "dropping-particle" : "", "family" : "L7421", "given" : "", "non-dropping-particle" : "", "parse-names" : false, "suffix" : "" } ], "type" : "article-journal", "volume" : "4" }, "uris" : [ "http://www.mendeley.com/documents/?uuid=d3e7c5e9-c4a0-47b0-a6c1-8a06d4d12b6d" ] } ], "mendeley" : { "formattedCitation" : "(Li et al., 2020b)", "manualFormatting" : "(X. Li et al., 2020)", "plainTextFormattedCitation" : "(Li et al., 2020b)", "previouslyFormattedCitation" : "(Li et al., 2020b)" }, "properties" : { "noteIndex" : 0 }, "schema" : "https://github.com/citation-style-language/schema/raw/master/csl-citation.json" }</w:instrText>
        </w:r>
      </w:ins>
      <w:del w:id="1784" w:author="Robin Matthews" w:date="2021-06-17T16:42:00Z">
        <w:r w:rsidR="00BC2C5E" w:rsidRPr="001E7A27" w:rsidDel="00621B61">
          <w:rPr>
            <w:rFonts w:cs="Times New Roman"/>
            <w:color w:val="000000" w:themeColor="text1"/>
            <w:lang w:val="en-GB"/>
          </w:rPr>
          <w:delInstrText>ADDIN CSL_CITATION { "citationItems" : [ { "id" : "ITEM-1", "itemData" : { "DOI" : "10.1038/s41559-020-1217-3", "ISBN" : "4155902012173", "ISSN" : "2397334X", "PMID" : "32541804", "abstract" : "The frequency and intensity of droughts have increased over the decades, leading to increased forest decline. The response of forest to drought can be evaluated by both its sensitivity to drought (resistance) and its post-drought recovery rate (resilience). However, it remains uncertain how drought resistance and resilience of forests change over time under climate change. We assessed the spatiotemporal dynamics of forest resistance and resilience to drought over the past century (1901\u20132015) with global tree ring data records from 2,935 sites, in conjunction with plant trait data. We found that gymnosperms and angiosperms showed different spatial patterns of drought resistance and resilience, driven by variations in eco-physiological traits. Resistance and resilience also varied with drought seasonal timing. Surprisingly, we found that the trade-off between resistance and resilience for gymnosperms, previously reported only spatially, also occurred at the temporal scale. In particular, drought resilience markedly increased, but resistance decreased, for gymnosperms between 1950\u20131969 and 1990\u20132009, indicating that previous model simulations assuming invariant resistance may have underestimated the impacts of drought on gymnosperm-dominated forests under future climate change.", "author" : [ { "dropping-particle" : "", "family" : "Li", "given" : "Xiangyi", "non-dropping-particle" : "", "parse-names" : false, "suffix" : "" }, { "dropping-particle" : "", "family" : "Piao", "given" : "Shilong", "non-dropping-particle" : "", "parse-names" : false, "suffix" : "" }, { "dropping-particle" : "", "family" : "Wang", "given" : "Kai", "non-dropping-particle" : "", "parse-names" : false, "suffix" : "" }, { "dropping-particle" : "", "family" : "Wang", "given" : "Xuhui", "non-dropping-particle" : "", "parse-names" : false, "suffix" : "" }, { "dropping-particle" : "", "family" : "Wang", "given" : "Tao", "non-dropping-particle" : "", "parse-names" : false, "suffix" : "" }, { "dropping-particle" : "", "family" : "Ciais", "given" : "Philippe", "non-dropping-particle" : "", "parse-names" : false, "suffix" : "" }, { "dropping-particle" : "", "family" : "Chen", "given" : "Anping", "non-dropping-particle" : "", "parse-names" : false, "suffix" : "" }, { "dropping-particle" : "", "family" : "Lian", "given" : "Xu", "non-dropping-particle" : "", "parse-names" : false, "suffix" : "" }, { "dropping-particle" : "", "family" : "Peng", "given" : "Shushi", "non-dropping-particle" : "", "parse-names" : false, "suffix" : "" }, { "dropping-particle" : "", "family" : "Pe\u00f1uelas", "given" : "Josep", "non-dropping-particle" : "", "parse-names" : false, "suffix" : "" } ], "container-title" : "Nature Ecology &amp; Evolution", "id" : "ITEM-1", "issue" : "8", "issued" : { "date-parts" : [ [ "2020" ] ] }, "page" : "1075-1083", "publisher" : "Springer US", "title" : "Temporal trade-off between gymnosperm resistance and resilience increases forest sensitivity to extreme drought", "translator" : [ { "dropping-particle" : "", "family" : "L7421", "given" : "", "non-dropping-particle" : "", "parse-names" : false, "suffix" : "" } ], "type" : "article-journal", "volume" : "4" }, "uris" : [ "http://www.mendeley.com/documents/?uuid=d3e7c5e9-c4a0-47b0-a6c1-8a06d4d12b6d" ] } ], "mendeley" : { "formattedCitation" : "(Li et al., 2020b)", "plainTextFormattedCitation" : "(Li et al., 2020b)", "previouslyFormattedCitation" : "(Li et al., 2020b)" }, "properties" : { "noteIndex" : 0 }, "schema" : "https://github.com/citation-style-language/schema/raw/master/csl-citation.json" }</w:delInstrText>
        </w:r>
      </w:del>
      <w:r w:rsidRPr="001E7A27">
        <w:rPr>
          <w:rFonts w:cs="Times New Roman"/>
          <w:color w:val="000000" w:themeColor="text1"/>
          <w:lang w:val="en-GB"/>
        </w:rPr>
        <w:fldChar w:fldCharType="separate"/>
      </w:r>
      <w:r w:rsidR="00025FA2" w:rsidRPr="001E7A27">
        <w:rPr>
          <w:rFonts w:cs="Times New Roman"/>
          <w:noProof/>
          <w:color w:val="000000" w:themeColor="text1"/>
          <w:lang w:val="en-GB"/>
        </w:rPr>
        <w:t>(</w:t>
      </w:r>
      <w:ins w:id="1785" w:author="Robin Matthews" w:date="2021-06-17T16:42:00Z">
        <w:r w:rsidR="00621B61" w:rsidRPr="001E7A27">
          <w:rPr>
            <w:rFonts w:cs="Times New Roman"/>
            <w:noProof/>
            <w:color w:val="000000" w:themeColor="text1"/>
            <w:lang w:val="en-GB"/>
          </w:rPr>
          <w:t xml:space="preserve">X. </w:t>
        </w:r>
      </w:ins>
      <w:r w:rsidR="00025FA2" w:rsidRPr="001E7A27">
        <w:rPr>
          <w:rFonts w:cs="Times New Roman"/>
          <w:noProof/>
          <w:color w:val="000000" w:themeColor="text1"/>
          <w:lang w:val="en-GB"/>
        </w:rPr>
        <w:t>Li et al., 2020</w:t>
      </w:r>
      <w:del w:id="1786" w:author="Robin Matthews" w:date="2021-06-17T16:42:00Z">
        <w:r w:rsidR="00025FA2" w:rsidRPr="001E7A27" w:rsidDel="00621B61">
          <w:rPr>
            <w:rFonts w:cs="Times New Roman"/>
            <w:noProof/>
            <w:color w:val="000000" w:themeColor="text1"/>
            <w:lang w:val="en-GB"/>
          </w:rPr>
          <w:delText>b</w:delText>
        </w:r>
      </w:del>
      <w:r w:rsidR="00025FA2" w:rsidRPr="001E7A27">
        <w:rPr>
          <w:rFonts w:cs="Times New Roman"/>
          <w:noProof/>
          <w:color w:val="000000" w:themeColor="text1"/>
          <w:lang w:val="en-GB"/>
        </w:rPr>
        <w:t>)</w:t>
      </w:r>
      <w:r w:rsidRPr="001E7A27">
        <w:rPr>
          <w:rFonts w:cs="Times New Roman"/>
          <w:color w:val="000000" w:themeColor="text1"/>
          <w:lang w:val="en-GB"/>
        </w:rPr>
        <w:fldChar w:fldCharType="end"/>
      </w:r>
      <w:commentRangeEnd w:id="1782"/>
      <w:r w:rsidR="00025FA2" w:rsidRPr="001E7A27">
        <w:rPr>
          <w:rStyle w:val="CommentReference"/>
          <w:lang w:val="en-GB"/>
        </w:rPr>
        <w:commentReference w:id="1782"/>
      </w:r>
      <w:r w:rsidRPr="001E7A27">
        <w:rPr>
          <w:rFonts w:cs="Times New Roman"/>
          <w:color w:val="000000" w:themeColor="text1"/>
          <w:lang w:val="en-GB"/>
        </w:rPr>
        <w:t>. Nonetheless, ESMs suggest that increased drought effects under very high levels of global warming (</w:t>
      </w:r>
      <w:del w:id="1787" w:author="Ian Blenkinsop" w:date="2021-07-28T13:18:00Z">
        <w:r w:rsidRPr="001E7A27" w:rsidDel="000D653D">
          <w:rPr>
            <w:rFonts w:cs="Times New Roman"/>
            <w:color w:val="000000" w:themeColor="text1"/>
            <w:lang w:val="en-GB"/>
          </w:rPr>
          <w:delText>ca.</w:delText>
        </w:r>
      </w:del>
      <w:ins w:id="1788" w:author="Ian Blenkinsop" w:date="2021-07-28T13:18:00Z">
        <w:r w:rsidR="000D653D" w:rsidRPr="001E7A27">
          <w:rPr>
            <w:rFonts w:cs="Times New Roman"/>
            <w:color w:val="000000" w:themeColor="text1"/>
            <w:lang w:val="en-GB"/>
          </w:rPr>
          <w:t>about</w:t>
        </w:r>
      </w:ins>
      <w:r w:rsidRPr="001E7A27">
        <w:rPr>
          <w:rFonts w:cs="Times New Roman"/>
          <w:color w:val="000000" w:themeColor="text1"/>
          <w:lang w:val="en-GB"/>
        </w:rPr>
        <w:t xml:space="preserve"> 4°C at the end of the 21st century) contribute to the reduced efficiency of the land sink </w:t>
      </w:r>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"10.1038/s41586-018-0848-x", "ISSN" : "14764687", "PMID" : "30675043", "abstract" : "Although the terrestrial biosphere absorbs about 25 per cent of anthropogenic carbon dioxide (CO2) emissions, the rate of land carbon uptake remains highly uncertain, leading to uncertainties in climate projections1,2. Understanding the factors that limit or drive land carbon storage is therefore important for improving climate predictions. One potential limiting factor for land carbon uptake is soil moisture, which can reduce gross primary production through ecosystem water stress3,4, cause vegetation mortality5 and further exacerbate climate extremes due to land\u2013atmosphere feedbacks6. Previous work has explored the impact of soil-moisture availability on past carbon-flux variability3,7,8. However, the influence of soil-moisture variability and trends on the long-term carbon sink and the mechanisms responsible for associated carbon losses remain uncertain. Here we use the data output from four Earth system models9 from a series of experiments to analyse the responses of terrestrial net biome productivity to soil-moisture changes, and find that soil-moisture variability and trends induce large CO2 fluxes (about two to three gigatons of carbon per year; comparable with the land carbon sink itself1) throughout the twenty-first century. Subseasonal and interannual soil-moisture variability generate CO2 as a result of the nonlinear response of photosynthesis and net ecosystem exchange to soil-water availability and of the increased temperature and vapour pressure deficit caused by land\u2013atmosphere interactions. Soil-moisture variability reduces the present land carbon sink, and its increase and drying trends in several regions are expected to reduce it further. Our results emphasize that the capacity of continents to act as a future carbon sink critically depends on the nonlinear response of carbon fluxes to soil moisture and on land\u2013atmosphere interactions. This suggests that the increasing trend in carbon uptake rate may not be sustained past the middle of the century and could result in accelerated atmospheric CO2 growth.", "author" : [ { "dropping-particle" : "", "family" : "Green", "given" : "Julia K.", "non-dropping-particle" : "", "parse-names" : false, "suffix" : "" }, { "dropping-particle" : "", "family" : "Seneviratne", "given" : "Sonia I.", "non-dropping-particle" : "", "parse-names" : false, "suffix" : "" }, { "dropping-particle" : "", "family" : "Berg", "given" : "Alexis M.", "non-dropping-particle" : "", "parse-names" : false, "suffix" : "" }, { "dropping-particle" : "", "family" : "Findell", "given" : "Kirsten L.", "non-dropping-particle" : "", "parse-names" : false, "suffix" : "" }, { "dropping-particle" : "", "family" : "Hagemann", "given" : "Stefan", "non-dropping-particle" : "", "parse-names" : false, "suffix" : "" }, { "dropping-particle" : "", "family" : "Lawrence", "given" : "David M.", "non-dropping-particle" : "", "parse-names" : false, "suffix" : "" }, { "dropping-particle" : "", "family" : "Gentine", "given" : "Pierre", "non-dropping-particle" : "", "parse-names" : false, "suffix" : "" } ], "container-title" : "Nature", "id" : "ITEM-1", "issue" : "7740", "issued" : { "date-parts" : [ [ "2019" ] ] }, "page" : "476-479", "publisher" : "Springer US", "title" : "Large influence of soil moisture on long-term terrestrial carbon uptake", "translator" : [ { "dropping-particle" : "", "family" : "L7296", "given" : "", "non-dropping-particle" : "", "parse-names" : false, "suffix" : "" } ], "type" : "article-journal", "volume" : "565" }, "uris" : [ "http://www.mendeley.com/documents/?uuid=cc74488e-1be7-40b8-9bad-a8773592963f" ] } ], "mendeley" : { "formattedCitation" : "(Green et al., 2019)", "plainTextFormattedCitation" : "(Green et al., 2019)", "previouslyFormattedCitation" : "(Green et al., 2019)" }, "properties" : { "noteIndex" : 0 }, "schema" : "https://github.com/citation-style-language/schema/raw/master/csl-citation.json" }</w:instrText>
      </w:r>
      <w:r w:rsidRPr="001E7A27">
        <w:rPr>
          <w:rFonts w:cs="Times New Roman"/>
          <w:color w:val="000000" w:themeColor="text1"/>
          <w:lang w:val="en-GB"/>
        </w:rPr>
        <w:fldChar w:fldCharType="separate"/>
      </w:r>
      <w:r w:rsidR="00025FA2" w:rsidRPr="001E7A27">
        <w:rPr>
          <w:rFonts w:cs="Times New Roman"/>
          <w:noProof/>
          <w:color w:val="000000" w:themeColor="text1"/>
          <w:lang w:val="en-GB"/>
        </w:rPr>
        <w:t>(Green et al., 2019)</w:t>
      </w:r>
      <w:r w:rsidRPr="001E7A27">
        <w:rPr>
          <w:rFonts w:cs="Times New Roman"/>
          <w:color w:val="000000" w:themeColor="text1"/>
          <w:lang w:val="en-GB"/>
        </w:rPr>
        <w:fldChar w:fldCharType="end"/>
      </w:r>
      <w:r w:rsidRPr="001E7A27">
        <w:rPr>
          <w:rFonts w:cs="Times New Roman"/>
          <w:color w:val="000000" w:themeColor="text1"/>
          <w:lang w:val="en-GB"/>
        </w:rPr>
        <w:t xml:space="preserve">. </w:t>
      </w:r>
    </w:p>
    <w:p w14:paraId="67C0E649" w14:textId="77777777" w:rsidR="00365199" w:rsidRPr="001E7A27" w:rsidRDefault="00365199" w:rsidP="005C7F25">
      <w:pPr>
        <w:pStyle w:val="AR6BodyText"/>
        <w:shd w:val="clear" w:color="auto" w:fill="DEEAF6" w:themeFill="accent1" w:themeFillTint="33"/>
        <w:rPr>
          <w:rFonts w:cs="Times New Roman"/>
          <w:color w:val="000000" w:themeColor="text1"/>
          <w:lang w:val="en-GB"/>
        </w:rPr>
      </w:pPr>
    </w:p>
    <w:p w14:paraId="6E4F5F66" w14:textId="4BE2C296" w:rsidR="00365199" w:rsidRPr="001E7A27" w:rsidRDefault="00365199" w:rsidP="005C7F25">
      <w:pPr>
        <w:pStyle w:val="AR6BodyText"/>
        <w:shd w:val="clear" w:color="auto" w:fill="DEEAF6" w:themeFill="accent1" w:themeFillTint="33"/>
        <w:rPr>
          <w:rFonts w:cs="Times New Roman"/>
          <w:color w:val="000000" w:themeColor="text1"/>
          <w:lang w:val="en-GB"/>
        </w:rPr>
      </w:pPr>
      <w:r w:rsidRPr="001E7A27">
        <w:rPr>
          <w:rFonts w:cs="Times New Roman"/>
          <w:color w:val="000000" w:themeColor="text1"/>
          <w:lang w:val="en-GB"/>
        </w:rPr>
        <w:t xml:space="preserve">In conclusion, </w:t>
      </w:r>
      <w:r w:rsidRPr="001E7A27">
        <w:rPr>
          <w:rFonts w:cs="Times New Roman"/>
          <w:lang w:val="en-GB" w:eastAsia="zh-CN"/>
        </w:rPr>
        <w:t xml:space="preserve">there is </w:t>
      </w:r>
      <w:r w:rsidRPr="001E7A27">
        <w:rPr>
          <w:rFonts w:cs="Times New Roman"/>
          <w:i/>
          <w:lang w:val="en-GB" w:eastAsia="zh-CN"/>
        </w:rPr>
        <w:t>high confidence</w:t>
      </w:r>
      <w:r w:rsidRPr="001E7A27">
        <w:rPr>
          <w:rFonts w:cs="Times New Roman"/>
          <w:lang w:val="en-GB" w:eastAsia="zh-CN"/>
        </w:rPr>
        <w:t xml:space="preserve"> that</w:t>
      </w:r>
      <w:r w:rsidRPr="001E7A27">
        <w:rPr>
          <w:rFonts w:cs="Times New Roman"/>
          <w:lang w:val="en-GB"/>
        </w:rPr>
        <w:t xml:space="preserve"> the global net land CO</w:t>
      </w:r>
      <w:r w:rsidRPr="001E7A27">
        <w:rPr>
          <w:rFonts w:cs="Times New Roman"/>
          <w:vertAlign w:val="subscript"/>
          <w:lang w:val="en-GB"/>
        </w:rPr>
        <w:t>2</w:t>
      </w:r>
      <w:r w:rsidRPr="001E7A27">
        <w:rPr>
          <w:rFonts w:cs="Times New Roman"/>
          <w:lang w:val="en-GB"/>
        </w:rPr>
        <w:t xml:space="preserve"> sink is reduced on interannual scale when regional-scale reductions in water availability associated with droughts occur, particularly in tropical regions.  T</w:t>
      </w:r>
      <w:r w:rsidRPr="001E7A27">
        <w:rPr>
          <w:rFonts w:cs="Times New Roman"/>
          <w:color w:val="000000" w:themeColor="text1"/>
          <w:lang w:val="en-GB"/>
        </w:rPr>
        <w:t xml:space="preserve">here is also </w:t>
      </w:r>
      <w:r w:rsidRPr="001E7A27">
        <w:rPr>
          <w:rFonts w:cs="Times New Roman"/>
          <w:i/>
          <w:iCs/>
          <w:color w:val="000000" w:themeColor="text1"/>
          <w:lang w:val="en-GB"/>
        </w:rPr>
        <w:t>high confidence</w:t>
      </w:r>
      <w:r w:rsidRPr="001E7A27">
        <w:rPr>
          <w:rFonts w:cs="Times New Roman"/>
          <w:color w:val="000000" w:themeColor="text1"/>
          <w:lang w:val="en-GB"/>
        </w:rPr>
        <w:t xml:space="preserve"> that the global land sink will become less efficient due to soil moisture limitations and associated drought conditions in some regions for high</w:t>
      </w:r>
      <w:ins w:id="1789" w:author="Soapbox" w:date="2021-07-17T06:25:00Z">
        <w:r w:rsidR="0089224C" w:rsidRPr="001E7A27">
          <w:rPr>
            <w:rFonts w:cs="Times New Roman"/>
            <w:color w:val="000000" w:themeColor="text1"/>
            <w:lang w:val="en-GB"/>
          </w:rPr>
          <w:t>-</w:t>
        </w:r>
      </w:ins>
      <w:del w:id="1790" w:author="Soapbox" w:date="2021-07-17T06:25:00Z">
        <w:r w:rsidRPr="001E7A27" w:rsidDel="0089224C">
          <w:rPr>
            <w:rFonts w:cs="Times New Roman"/>
            <w:color w:val="000000" w:themeColor="text1"/>
            <w:lang w:val="en-GB"/>
          </w:rPr>
          <w:delText xml:space="preserve"> </w:delText>
        </w:r>
      </w:del>
      <w:r w:rsidRPr="001E7A27">
        <w:rPr>
          <w:rFonts w:cs="Times New Roman"/>
          <w:color w:val="000000" w:themeColor="text1"/>
          <w:lang w:val="en-GB"/>
        </w:rPr>
        <w:t>emission</w:t>
      </w:r>
      <w:ins w:id="1791" w:author="Tom Maycock" w:date="2021-09-08T15:22:00Z">
        <w:r w:rsidR="0082184F" w:rsidRPr="001E7A27">
          <w:rPr>
            <w:rFonts w:cs="Times New Roman"/>
            <w:color w:val="000000" w:themeColor="text1"/>
            <w:lang w:val="en-GB"/>
          </w:rPr>
          <w:t>s</w:t>
        </w:r>
      </w:ins>
      <w:r w:rsidRPr="001E7A27">
        <w:rPr>
          <w:rFonts w:cs="Times New Roman"/>
          <w:color w:val="000000" w:themeColor="text1"/>
          <w:lang w:val="en-GB"/>
        </w:rPr>
        <w:t xml:space="preserve"> scenarios, specially u</w:t>
      </w:r>
      <w:r w:rsidRPr="001E7A27">
        <w:rPr>
          <w:rFonts w:cs="Times New Roman"/>
          <w:lang w:val="en-GB"/>
        </w:rPr>
        <w:t>nder global warming above 4°C</w:t>
      </w:r>
      <w:r w:rsidRPr="001E7A27">
        <w:rPr>
          <w:rFonts w:cs="Times New Roman"/>
          <w:color w:val="000000" w:themeColor="text1"/>
          <w:lang w:val="en-GB"/>
        </w:rPr>
        <w:t xml:space="preserve">. However, there is </w:t>
      </w:r>
      <w:r w:rsidRPr="001E7A27">
        <w:rPr>
          <w:rFonts w:cs="Times New Roman"/>
          <w:i/>
          <w:iCs/>
          <w:color w:val="000000" w:themeColor="text1"/>
          <w:lang w:val="en-GB"/>
        </w:rPr>
        <w:t>low confidence</w:t>
      </w:r>
      <w:r w:rsidRPr="001E7A27">
        <w:rPr>
          <w:rFonts w:cs="Times New Roman"/>
          <w:color w:val="000000" w:themeColor="text1"/>
          <w:lang w:val="en-GB"/>
        </w:rPr>
        <w:t xml:space="preserve"> on how these water cycle feedbacks will play out in lower emission</w:t>
      </w:r>
      <w:ins w:id="1792" w:author="Tom Maycock" w:date="2021-09-08T15:22:00Z">
        <w:r w:rsidR="0082184F" w:rsidRPr="001E7A27">
          <w:rPr>
            <w:rFonts w:cs="Times New Roman"/>
            <w:color w:val="000000" w:themeColor="text1"/>
            <w:lang w:val="en-GB"/>
          </w:rPr>
          <w:t>s</w:t>
        </w:r>
      </w:ins>
      <w:r w:rsidRPr="001E7A27">
        <w:rPr>
          <w:rFonts w:cs="Times New Roman"/>
          <w:color w:val="000000" w:themeColor="text1"/>
          <w:lang w:val="en-GB"/>
        </w:rPr>
        <w:t xml:space="preserve"> scenarios (at 2°C global warming or lower) due to uncertainties in regional rainfall changes and the balance between the CO</w:t>
      </w:r>
      <w:r w:rsidRPr="001E7A27">
        <w:rPr>
          <w:rFonts w:cs="Times New Roman"/>
          <w:color w:val="000000" w:themeColor="text1"/>
          <w:vertAlign w:val="subscript"/>
          <w:lang w:val="en-GB"/>
        </w:rPr>
        <w:t>2</w:t>
      </w:r>
      <w:r w:rsidRPr="001E7A27">
        <w:rPr>
          <w:rFonts w:cs="Times New Roman"/>
          <w:color w:val="000000" w:themeColor="text1"/>
          <w:lang w:val="en-GB"/>
        </w:rPr>
        <w:t xml:space="preserve"> fertili</w:t>
      </w:r>
      <w:ins w:id="1793" w:author="Soapbox" w:date="2021-07-16T10:11:00Z">
        <w:r w:rsidR="00953844" w:rsidRPr="001E7A27">
          <w:rPr>
            <w:rFonts w:cs="Times New Roman"/>
            <w:color w:val="000000" w:themeColor="text1"/>
            <w:lang w:val="en-GB"/>
          </w:rPr>
          <w:t>z</w:t>
        </w:r>
      </w:ins>
      <w:del w:id="1794" w:author="Soapbox" w:date="2021-07-16T10:11:00Z">
        <w:r w:rsidR="0088355D" w:rsidRPr="001E7A27" w:rsidDel="00953844">
          <w:rPr>
            <w:rFonts w:cs="Times New Roman"/>
            <w:color w:val="000000" w:themeColor="text1"/>
            <w:lang w:val="en-GB"/>
          </w:rPr>
          <w:delText>s</w:delText>
        </w:r>
      </w:del>
      <w:r w:rsidRPr="001E7A27">
        <w:rPr>
          <w:rFonts w:cs="Times New Roman"/>
          <w:color w:val="000000" w:themeColor="text1"/>
          <w:lang w:val="en-GB"/>
        </w:rPr>
        <w:t>ation effect</w:t>
      </w:r>
      <w:r w:rsidR="00EF1EA5" w:rsidRPr="001E7A27">
        <w:rPr>
          <w:rFonts w:cs="Times New Roman"/>
          <w:color w:val="000000" w:themeColor="text1"/>
          <w:lang w:val="en-GB"/>
        </w:rPr>
        <w:t>,</w:t>
      </w:r>
      <w:r w:rsidRPr="001E7A27">
        <w:rPr>
          <w:rFonts w:cs="Times New Roman"/>
          <w:color w:val="000000" w:themeColor="text1"/>
          <w:lang w:val="en-GB"/>
        </w:rPr>
        <w:t xml:space="preserve"> through WUE</w:t>
      </w:r>
      <w:r w:rsidR="00EF1EA5" w:rsidRPr="001E7A27">
        <w:rPr>
          <w:rFonts w:cs="Times New Roman"/>
          <w:color w:val="000000" w:themeColor="text1"/>
          <w:lang w:val="en-GB"/>
        </w:rPr>
        <w:t>,</w:t>
      </w:r>
      <w:r w:rsidRPr="001E7A27">
        <w:rPr>
          <w:rFonts w:cs="Times New Roman"/>
          <w:color w:val="000000" w:themeColor="text1"/>
          <w:lang w:val="en-GB"/>
        </w:rPr>
        <w:t xml:space="preserve"> and the radiative impacts of greenhouse gases.  </w:t>
      </w:r>
    </w:p>
    <w:p w14:paraId="3CDBBAD5" w14:textId="77777777" w:rsidR="00365199" w:rsidRPr="001E7A27" w:rsidRDefault="00365199" w:rsidP="005C7F25">
      <w:pPr>
        <w:pStyle w:val="AR6BodyText"/>
        <w:shd w:val="clear" w:color="auto" w:fill="DEEAF6" w:themeFill="accent1" w:themeFillTint="33"/>
        <w:rPr>
          <w:rFonts w:cs="Times New Roman"/>
          <w:lang w:val="en-GB" w:eastAsia="zh-CN"/>
        </w:rPr>
      </w:pPr>
    </w:p>
    <w:p w14:paraId="549B4888" w14:textId="1B9530A5" w:rsidR="00365199" w:rsidRPr="001E7A27" w:rsidRDefault="00365199" w:rsidP="005C7F25">
      <w:pPr>
        <w:pStyle w:val="AR6BodyText"/>
        <w:shd w:val="clear" w:color="auto" w:fill="DEEAF6" w:themeFill="accent1" w:themeFillTint="33"/>
        <w:rPr>
          <w:rFonts w:cs="Times New Roman"/>
          <w:b/>
          <w:bCs/>
          <w:lang w:val="en-GB"/>
        </w:rPr>
      </w:pPr>
      <w:r w:rsidRPr="001E7A27">
        <w:rPr>
          <w:rFonts w:cs="Times New Roman"/>
          <w:b/>
          <w:bCs/>
          <w:lang w:val="en-GB"/>
        </w:rPr>
        <w:t>What are the limits of carbon dioxide removal from a water cycle perspective?</w:t>
      </w:r>
    </w:p>
    <w:p w14:paraId="643A6A5D" w14:textId="6BE3221B" w:rsidR="00365199" w:rsidRPr="001E7A27" w:rsidRDefault="00365199" w:rsidP="005C7F25">
      <w:pPr>
        <w:shd w:val="clear" w:color="auto" w:fill="DEEAF6" w:themeFill="accent1" w:themeFillTint="33"/>
        <w:rPr>
          <w:rFonts w:cs="Times New Roman"/>
          <w:color w:val="000000"/>
          <w:lang w:val="en-GB" w:eastAsia="en-GB"/>
        </w:rPr>
      </w:pPr>
      <w:r w:rsidRPr="001E7A27">
        <w:rPr>
          <w:rFonts w:cs="Times New Roman"/>
          <w:color w:val="000000"/>
          <w:lang w:val="en-GB" w:eastAsia="en-GB"/>
        </w:rPr>
        <w:t xml:space="preserve">Carbon dioxide removal (CDR) options based on terrestrial carbon sinks will require the appropriation of significant amounts of water at the landscape level. Most mitigation pathways that seek to limit global warming to 1.5°C or less than 2°C require the removal of about 30 to 300 GtC from the atmosphere by 2100 </w:t>
      </w:r>
      <w:r w:rsidRPr="001E7A27">
        <w:rPr>
          <w:rFonts w:cs="Times New Roman"/>
          <w:color w:val="000000"/>
          <w:lang w:val="en-GB" w:eastAsia="en-GB"/>
        </w:rPr>
        <w:fldChar w:fldCharType="begin" w:fldLock="1"/>
      </w:r>
      <w:r w:rsidR="00747167" w:rsidRPr="001E7A27">
        <w:rPr>
          <w:rFonts w:cs="Times New Roman"/>
          <w:color w:val="000000"/>
          <w:lang w:val="en-GB" w:eastAsia="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E7A27">
        <w:rPr>
          <w:rFonts w:cs="Times New Roman"/>
          <w:color w:val="000000"/>
          <w:lang w:val="en-GB" w:eastAsia="en-GB"/>
        </w:rPr>
        <w:fldChar w:fldCharType="separate"/>
      </w:r>
      <w:r w:rsidR="00025FA2" w:rsidRPr="001E7A27">
        <w:rPr>
          <w:rFonts w:cs="Times New Roman"/>
          <w:noProof/>
          <w:color w:val="000000"/>
          <w:lang w:val="en-GB" w:eastAsia="en-GB"/>
        </w:rPr>
        <w:t>(Rogelj et al., 2018b)</w:t>
      </w:r>
      <w:r w:rsidRPr="001E7A27">
        <w:rPr>
          <w:rFonts w:cs="Times New Roman"/>
          <w:color w:val="000000"/>
          <w:lang w:val="en-GB" w:eastAsia="en-GB"/>
        </w:rPr>
        <w:fldChar w:fldCharType="end"/>
      </w:r>
      <w:r w:rsidRPr="001E7A27">
        <w:rPr>
          <w:rFonts w:cs="Times New Roman"/>
          <w:color w:val="000000"/>
          <w:lang w:val="en-GB" w:eastAsia="en-GB"/>
        </w:rPr>
        <w:t>. Bioenergy with carbon capture and storage (BECCS), and afforestation/reforestation  are the dominant CDR options used in climate stabili</w:t>
      </w:r>
      <w:ins w:id="1795" w:author="Soapbox" w:date="2021-07-17T06:27:00Z">
        <w:r w:rsidR="0089224C" w:rsidRPr="001E7A27">
          <w:rPr>
            <w:rFonts w:cs="Times New Roman"/>
            <w:color w:val="000000"/>
            <w:lang w:val="en-GB" w:eastAsia="en-GB"/>
          </w:rPr>
          <w:t>z</w:t>
        </w:r>
      </w:ins>
      <w:del w:id="1796" w:author="Soapbox" w:date="2021-07-17T06:27:00Z">
        <w:r w:rsidRPr="001E7A27" w:rsidDel="0089224C">
          <w:rPr>
            <w:rFonts w:cs="Times New Roman"/>
            <w:color w:val="000000"/>
            <w:lang w:val="en-GB" w:eastAsia="en-GB"/>
          </w:rPr>
          <w:delText>s</w:delText>
        </w:r>
      </w:del>
      <w:r w:rsidRPr="001E7A27">
        <w:rPr>
          <w:rFonts w:cs="Times New Roman"/>
          <w:color w:val="000000"/>
          <w:lang w:val="en-GB" w:eastAsia="en-GB"/>
        </w:rPr>
        <w:t>ation scenarios</w:t>
      </w:r>
      <w:ins w:id="1797" w:author="Soapbox" w:date="2021-07-17T06:27:00Z">
        <w:r w:rsidR="0089224C" w:rsidRPr="001E7A27">
          <w:rPr>
            <w:rFonts w:cs="Times New Roman"/>
            <w:color w:val="000000"/>
            <w:lang w:val="en-GB" w:eastAsia="en-GB"/>
          </w:rPr>
          <w:t>,</w:t>
        </w:r>
      </w:ins>
      <w:r w:rsidRPr="001E7A27">
        <w:rPr>
          <w:rFonts w:cs="Times New Roman"/>
          <w:color w:val="000000"/>
          <w:lang w:val="en-GB" w:eastAsia="en-GB"/>
        </w:rPr>
        <w:t xml:space="preserve"> implying large requirements for land and water (</w:t>
      </w:r>
      <w:r w:rsidR="00BD1F02" w:rsidRPr="001E7A27">
        <w:rPr>
          <w:rFonts w:cs="Times New Roman"/>
          <w:color w:val="000000"/>
          <w:lang w:val="en-GB" w:eastAsia="en-GB"/>
        </w:rPr>
        <w:t xml:space="preserve">Section </w:t>
      </w:r>
      <w:r w:rsidRPr="001E7A27">
        <w:rPr>
          <w:rFonts w:cs="Times New Roman"/>
          <w:color w:val="000000"/>
          <w:lang w:val="en-GB" w:eastAsia="en-GB"/>
        </w:rPr>
        <w:t xml:space="preserve">5.6; </w:t>
      </w:r>
      <w:r w:rsidRPr="001E7A27">
        <w:rPr>
          <w:rFonts w:cs="Times New Roman"/>
          <w:color w:val="000000"/>
          <w:lang w:val="en-GB" w:eastAsia="en-GB"/>
        </w:rPr>
        <w:fldChar w:fldCharType="begin" w:fldLock="1"/>
      </w:r>
      <w:r w:rsidR="00747167" w:rsidRPr="001E7A27">
        <w:rPr>
          <w:rFonts w:cs="Times New Roman"/>
          <w:color w:val="000000"/>
          <w:lang w:val="en-GB" w:eastAsia="en-GB"/>
        </w:rPr>
        <w:instrText>ADDIN CSL_CITATION { "citationItems" : [ { "id" : "ITEM-1", "itemData" : { "DOI" : "10.1002/2016EF000469", "ISSN" : "23284277", "abstract" : "Massive near\u2010term greenhouse gas emissions reduction is a precondition for staying \u201cwell below 2\u00b0C\u201d global warming as envisaged by the Paris Agreement. Furthermore, extensive terrestrial carbon dioxide...In 2015, parties agreed to limit global warming to \u201cwell below\u201d 2\u00b0C above pre\u2010industrial levels. However, this requires not only massive near\u2010term greenhouse gas emissions reductions but also the application...", "author" : [ { "dropping-particle" : "", "family" : "Boysen", "given" : "Lena R.", "non-dropping-particle" : "", "parse-names" : false, "suffix" : "" }, { "dropping-particle" : "", "family" : "Lucht", "given" : "Wolfgang", "non-dropping-particle" : "", "parse-names" : false, "suffix" : "" }, { "dropping-particle" : "", "family" : "Gerten", "given" : "Dieter", "non-dropping-particle" : "", "parse-names" : false, "suffix" : "" }, { "dropping-particle" : "", "family" : "Heck", "given" : "Vera", "non-dropping-particle" : "", "parse-names" : false, "suffix" : "" }, { "dropping-particle" : "", "family" : "Lenton", "given" : "Timothy M.", "non-dropping-particle" : "", "parse-names" : false, "suffix" : "" }, { "dropping-particle" : "", "family" : "Schellnhuber", "given" : "Hans Joachim", "non-dropping-particle" : "", "parse-names" : false, "suffix" : "" } ], "container-title" : "Earth's Future", "id" : "ITEM-1", "issue" : "5", "issued" : { "date-parts" : [ [ "2017", "5" ] ] }, "language" : "en", "page" : "463-474", "title" : "The limits to global-warming mitigation by terrestrial carbon removal", "translator" : [ { "dropping-particle" : "", "family" : "L4888", "given" : "", "non-dropping-particle" : "", "parse-names" : false, "suffix" : "" } ], "type" : "article-journal", "volume" : "5" }, "uris" : [ "http://www.mendeley.com/documents/?uuid=6eea46b7-792a-43e5-8567-4f4e3053011b" ] }, { "id" : "ITEM-2", "itemData" : { "DOI" : "10.1111/j.1757-1707.2010.01088.x", "ISSN" : "17571693", "abstract" : "We estimate the global bioenergy potential from dedicated biomass plantations in the 21st century under a range of sustainability requirements to safeguard food production, biodiversity and terrestrial carbon storage. We use a process-based model of the land biosphere to simulate rainfed and irrigated biomass yields driven by data from different climate models and combine these simulations with a scenario-based assessment of future land availability for energy crops. The resulting spatial patterns of large-scale lignocellulosic energy crop cultivation are then investigated with regard to their impacts on land and water resources. Calculated bioenergy potentials are in the lower range of previous assessments but the combination of all biomass sources may still provide between 130 and 270 EJ yr\u22121 in 2050, equivalent to 15\u201325% of the World's future energy demand. Energy crops account for 20\u201360% of the total potential depending on land availability and share of irrigated area. However, a full exploitation of these potentials will further increase the pressure on natural ecosystems with a doubling of current land use change and irrigation water demand. Despite the consideration of sustainability constraints on future agricultural expansion the large-scale cultivation of energy crops is a threat to many areas that have already been fragmented and degraded, are rich in biodiversity and provide habitat for many endangered and endemic species.", "author" : [ { "dropping-particle" : "", "family" : "Beringer", "given" : "Tim", "non-dropping-particle" : "", "parse-names" : false, "suffix" : "" }, { "dropping-particle" : "", "family" : "Lucht", "given" : "Wolfgang", "non-dropping-particle" : "", "parse-names" : false, "suffix" : "" }, { "dropping-particle" : "", "family" : "Schaphoff", "given" : "Sibyll", "non-dropping-particle" : "", "parse-names" : false, "suffix" : "" } ], "container-title" : "GCB Bioenergy", "id" : "ITEM-2", "issue" : "4", "issued" : { "date-parts" : [ [ "2011", "8" ] ] }, "language" : "en", "page" : "299-312", "title" : "Bioenergy production potential of global biomass plantations under environmental and agricultural constraints", "translator" : [ { "dropping-particle" : "", "family" : "L5069", "given" : "", "non-dropping-particle" : "", "parse-names" : false, "suffix" : "" } ], "type" : "article-journal", "volume" : "3" }, "uris" : [ "http://www.mendeley.com/documents/?uuid=3f0b5504-0fea-4c04-ba36-4e5e5932d1c8" ] }, { "id" : "ITEM-3", "itemData" : { "DOI" : "10.1039/c7ee00465f", "ISSN" : "17545706", "abstract" : "Negative emissions technologies (NETs) in general and bioenergy with CO2 capture and storage (BECCS) in particular are commonly regarded as vital yet controversial to meeting our climate goals. In this contribution we present a whole-systems analysis of the BECCS value chain associated with cultivation, harvesting, transport and conversion in dedicated biomass power stations in conjunction with CCS, of a range of biomass resources-both dedicated energy crops (miscanthus, switchgrass, short rotation coppice willow), and agricultural residues (wheat straw). We explicitly consider the implications of sourcing the biomass from different regions, climates and land types. The water, carbon and energy footprints of each value chain were calculated, and their impact on the overall system water, carbon and power efficiencies was evaluated. An extensive literature review was performed and a statistical analysis of the available data is presented. In order to describe the dynamic greenhouse gas balance of such a system, a yearly accounting of the emissions was performed over the lifetime of a BECCS facility, and the carbon \"breakeven time\" and lifetime net CO2 removal from the atmosphere were determined. The effects of direct and indirect land use change were included, and were found to be a key determinant of the viability of a BECCS project. Overall we conclude that, depending on the conditions of its deployment, BECCS could lead to both carbon positive and negative results. The total quantity of CO2 removed from the atmosphere over the project lifetime and the carbon breakeven time were observed to be highly case specific. This has profound implications for the policy frameworks required to incentivise and regulate the widespread deployment of BECCS technology. The results of a sensitivity analysis on the model combined with the investigation of alternate supply chain scenarios elucidated key levers to improve the sustainability of BECCS: (1) measuring and limiting the impacts of direct and indirect land use change, (2) using carbon neutral power and organic fertilizer, (3) minimising biomass transport, and prioritising sea over road transport, (4) maximising the use of carbon negative fuels, and (5) exploiting alternative biomass processing options, e.g., natural drying or torrefaction. A key conclusion is that, regardless of the biomass and region studied, the sustainability of BECCS relies heavily on intelligent management of the supply chain.", "author" : [ { "dropping-particle" : "", "family" : "Fajardy", "given" : "Mathilde", "non-dropping-particle" : "", "parse-names" : false, "suffix" : "" }, { "dropping-particle" : "", "family" : "Dowell", "given" : "Niall", "non-dropping-particle" : "Mac", "parse-names" : false, "suffix" : "" } ], "container-title" : "Energy and Environmental Science", "id" : "ITEM-3", "issue" : "6", "issued" : { "date-parts" : [ [ "2017" ] ] }, "page" : "1389-1426", "publisher" : "Royal Society of Chemistry", "title" : "Can BECCS deliver sustainable and resource efficient negative emissions?", "translator" : [ { "dropping-particle" : "", "family" : "L7455", "given" : "", "non-dropping-particle" : "", "parse-names" : false, "suffix" : "" } ], "type" : "article-journal", "volume" : "10" }, "uris" : [ "http://www.mendeley.com/documents/?uuid=0391ca17-4595-4372-aebd-401cb6594449" ] }, { "id" : "ITEM-4", "itemData" : { "DOI" : "10.1007/s11625-017-0522-5", "ISBN" : "0123456789", "ISSN" : "18624057", "abstract" : "Negative emission technologies such as bioenergy with carbon capture and storage (BECCS) are regarded as an option to achieve the climatic target of the Paris Agreement. However, our understanding of the realistic sustainable feasibility of the global lands for BECCS remains uncertain. In this study, we assess the impact of BECCS deployment scenarios on the land systems including land use, water resources, and ecosystem services. Specifically, we assess three land-use scenarios to achieve the total amount of 3.3 GtC year\u22121 (annual negative emission level required for IPCC-RCP 2.6) emission reduction by growing bioenergy crops which requires huge use of global agricultural and forest lands and water. Our study shows that (1) vast conversion of food cropland into rainfed bio-crop cultivation yields a considerable loss of food production that may not be tolerable considering the population increase in the future. (2) When irrigation is applied to bio-crop production, the bioenergy crop productivity is enhanced. This suppresses the necessary area for bio-crop production to half, and saves the land for agricultural productions. However, water consumption is doubled and this may exacerbate global water stress. (3) If conversion of forest land for bioenergy crop cultivation is allowed without protecting the natural forests, large areas of tropical forest could be used for bioenergy crop production. Forest biomass and soil carbon stocks are reduced, implying degradation of the climate regulation and other ecosystem services. These results suggest that without a careful consideration of the land use for bioenergy crop production, a large-scale implementation of BECCS could negatively impact food, water and ecosystem services that are supporting fundamental human sustainability.", "author" : [ { "dropping-particle" : "", "family" : "Yamagata", "given" : "Yoshiki", "non-dropping-particle" : "", "parse-names" : false, "suffix" : "" }, { "dropping-particle" : "", "family" : "Hanasaki", "given" : "Naota", "non-dropping-particle" : "", "parse-names" : false, "suffix" : "" }, { "dropping-particle" : "", "family" : "Ito", "given" : "Akihiko", "non-dropping-particle" : "", "parse-names" : false, "suffix" : "" }, { "dropping-particle" : "", "family" : "Kinoshita", "given" : "Tsuguki", "non-dropping-particle" : "", "parse-names" : false, "suffix" : "" }, { "dropping-particle" : "", "family" : "Murakami", "given" : "Daisuke", "non-dropping-particle" : "", "parse-names" : false, "suffix" : "" }, { "dropping-particle" : "", "family" : "Zhou", "given" : "Qian", "non-dropping-particle" : "", "parse-names" : false, "suffix" : "" } ], "container-title" : "Sustainability Science", "id" : "ITEM-4", "issue" : "2", "issued" : { "date-parts" : [ [ "2018" ] ] }, "page" : "301-313", "publisher" : "Springer Japan", "title" : "Estimating water\u2013food\u2013ecosystem trade-offs for the global negative emission scenario (IPCC-RCP2.6)", "translator" : [ { "dropping-particle" : "", "family" : "L7462", "given" : "", "non-dropping-particle" : "", "parse-names" : false, "suffix" : "" } ], "type" : "article-journal", "volume" : "13" }, "uris" : [ "http://www.mendeley.com/documents/?uuid=0141db8c-d794-470e-bb82-15cf43bf50cd" ] }, { "id" : "ITEM-5", "itemData" : { "DOI" : "10.1111/gcbb.12530", "ISSN" : "17571707", "abstract" : "Integrated assessment model scenarios project rising deployment of biomass-using energy systems in climate change mitigation scenarios. But there is concern that bioenergy deployment will increase competition for land and water resources and obstruct objectives such as nature protection, the preservation of carbon-rich ecosystems, and food security. To study the relative importance of water and land availability as biophysical constraints to bioenergy deployment at a global scale, we use a process-detailed, spatially explicit biosphere model to simulate rain-fed and irrigated biomass plantation supply along with the corresponding water consumption for different scenarios concerning availability of land and water resources. We find that global plantation supplies are mainly limited by land availability and only secondarily by freshwater availability. As a theoretical upper limit, if all suitable lands on Earth, besides land currently used in agriculture, were available for bioenergy plantations (\u201cFood first\u201d scenario), total plantation supply would be in the range 2,010\u20132,300 EJ/year depending on water availability and use. Excluding all currently protected areas reduces the supply by 60%. Excluding also areas where conversion to biomass plantations causes carbon emissions that might be considered unacceptably high will reduce the total plantation supply further. For example, excluding all areas where soil and vegetation carbon stocks exceed 150 tC/ha (\u201cCarbon threshold savanna\u201d scenario) reduces the supply to 170\u2013290 EJ/year. With decreasing land availability, the amount of water available for irrigation becomes vitally important. In the least restrictive land availability scenario (\u201cFood first\u201d), up to 77% of global plantation biomass supply is obtained without additional irrigation. This share is reduced to 31% for the most restrictive \u201cCarbon threshold savanna\u201d scenario. The results highlight the critical\u2014and geographically varying\u2014importance of co-managing land and water resources if substantial contributions of bioenergy are to be reached in mitigation portfolios.", "author" : [ { "dropping-particle" : "", "family" : "Jans", "given" : "Yvonne", "non-dropping-particle" : "", "parse-names" : false, "suffix" : "" }, { "dropping-particle" : "", "family" : "Berndes", "given" : "G\u00f6ran", "non-dropping-particle" : "", "parse-names" : false, "suffix" : "" }, { "dropping-particle" : "", "family" : "Heinke", "given" : "Jens", "non-dropping-particle" : "", "parse-names" : false, "suffix" : "" }, { "dropping-particle" : "", "family" : "Lucht", "given" : "Wolfgang", "non-dropping-particle" : "", "parse-names" : false, "suffix" : "" }, { "dropping-particle" : "", "family" : "Gerten", "given" : "Dieter", "non-dropping-particle" : "", "parse-names" : false, "suffix" : "" } ], "container-title" : "GCB Bioenergy", "id" : "ITEM-5", "issue" : "9", "issued" : { "date-parts" : [ [ "2018" ] ] }, "page" : "628-644", "title" : "Biomass production in plantations: Land constraints increase dependency on irrigation water", "translator" : [ { "dropping-particle" : "", "family" : "L7457", "given" : "", "non-dropping-particle" : "", "parse-names" : false, "suffix" : "" } ], "type" : "article-journal", "volume" : "10" }, "uris" : [ "http://www.mendeley.com/documents/?uuid=b680b398-a423-4dbe-97e7-ba72d79a92b7" ] }, { "id" : "ITEM-6", "itemData" : { "DOI" : "10.1088/1748-9326/ab2b4b", "ISSN" : "1748-9326", "abstract" : "Limiting mean global warming to well below 2 \u00b0C will probably require substantial negative emissions (NEs) within the 21st century. To achieve these, bioenergy plantations with subsequent carbon capture and storage (BECCS) may have to be implemented at a large scale. Irrigation of these plantations might be necessary to increase the yield, which is likely to put further pressure on already stressed freshwater systems. Conversely, the potential of bioenergy plantations (BPs) dedicated to achieving NEs through CO2 assimilation may be limited in regions with low freshwater availability. This paper provides a first-order quantification of the biophysical potentials of BECCS as a negative emission technology contribution to reaching the 1.5 \u00b0C warming target, as constrained by associated water availabilities and requirements. Using a global biosphere model, we analyze the availability of freshwater for irrigation of BPs designed to meet the projected NEs to fulfill the 1.5 \u00b0C target, spatially explicitly on areas not reserved for ecosystem conservation or agriculture. We take account of the simultaneous water demands for agriculture, industries, and households and also account for environmental flow requirements (EFRs) needed to safeguard aquatic ecosystems. Furthermore, we assess to what extent different forms of improved water management on the suggested BPs and on cropland may help to reduce the freshwater abstractions. Results indicate that global water withdrawals for irrigation of BPs range between \u223c400 and \u223c3000 km3 yr-1, depending on the scenario and the conversion efficiency of the carbon capture and storage process. Consideration of EFRs reduces the NE potential significantly, but can partly be compensated for by improved on-field water management.", "author" : [ { "dropping-particle" : "", "family" : "Stenzel", "given" : "Fabian", "non-dropping-particle" : "", "parse-names" : false, "suffix" : "" }, { "dropping-particle" : "", "family" : "Gerten", "given" : "Dieter", "non-dropping-particle" : "", "parse-names" : false, "suffix" : "" }, { "dropping-particle" : "", "family" : "Werner", "given" : "Constanze", "non-dropping-particle" : "", "parse-names" : false, "suffix" : "" }, { "dropping-particle" : "", "family" : "J\u00e4germeyr", "given" : "Jonas", "non-dropping-particle" : "", "parse-names" : false, "suffix" : "" } ], "container-title" : "Environmental Research Letters", "id" : "ITEM-6", "issue" : "8", "issued" : { "date-parts" : [ [ "2019", "7", "22" ] ] }, "page" : "084001", "publisher" : "IOP Publishing", "title" : "Freshwater requirements of large-scale bioenergy plantations for limiting global warming to 1.5 \u00b0C", "translator" : [ { "dropping-particle" : "", "family" : "L3676", "given" : "", "non-dropping-particle" : "", "parse-names" : false, "suffix" : "" } ], "type" : "article-journal", "volume" : "14" }, "uris" : [ "http://www.mendeley.com/documents/?uuid=2f8dfa56-b5e3-4871-9c02-19a9e5b6190f" ] }, { "id" : "ITEM-7", "itemData" : { "DOI" : "10.1088/1748-9326/aabcd7", "ISSN" : "17489326", "abstract" : "To limit global warming to well below 2 \u00b0 most of the IPCC-WGIII future stringent mitigation pathways feature a massive global-scale deployment of negative emissions technologies (NETs) before the end of the century. The global-scale deployment of NETs like Biomass Energy with Carbon Capture and Storage (BECCS) can be hampered by climate constraints that are not taken into account by Integrated assessment models (IAMs) used to produce those pathways. Among the various climate constraints, water scarcity appears as a potential bottleneck for future land-based mitigation strategies and remains largely unexplored. Here, we assess climate constraints relative to water scarcity in response to the global deployment of BECCS. To this end, we confront results from an Earth system model (ESM) and an IAM under an array of 25 stringent mitigation pathways. These pathways are compatible with the Paris Agreement long-term temperature goal and with cumulative carbon emissions ranging from 230 Pg C and 300 Pg C from January 1st onwards. We show that all stylized mitigation pathways studied in this work limit warming below 2 \u00b0C or even 1.5 \u00b0C by 2100 but all exhibit a temperature overshoot exceeding 2 \u00b0C after 2050. According to the IAM, a subset of 17 emission pathways are feasible when evaluated in terms of socio-economic and technological constraints. The ESM however shows that water scarcity would limit the deployment of BECCS in all the mitigation pathways assessed in this work. Our findings suggest that the evolution of the water resources under climate change can exert a significant constraint on BECCS deployment before 2050. In 2100, the BECCS water needs could represent more than 30% of the total precipitation in several regions like Europe or Asia.", "author" : [ { "dropping-particle" : "", "family" : "S\u00e9f\u00e9rian", "given" : "Roland", "non-dropping-particle" : "", "parse-names" : false, "suffix" : "" }, { "dropping-particle" : "", "family" : "Rocher", "given" : "Matthias", "non-dropping-particle" : "", "parse-names" : false, "suffix" : "" }, { "dropping-particle" : "", "family" : "Guivarch", "given" : "C\u00e9line", "non-dropping-particle" : "", "parse-names" : false, "suffix" : "" }, { "dropping-particle" : "", "family" : "Colin", "given" : "Jeanne", "non-dropping-particle" : "", "parse-names" : false, "suffix" : "" } ], "container-title" : "Environmental Research Letters", "id" : "ITEM-7", "issue" : "5", "issued" : { "date-parts" : [ [ "2018" ] ] }, "title" : "Constraints on biomass energy deployment in mitigation pathways: The case of water scarcity", "translator" : [ { "dropping-particle" : "", "family" : "L7401", "given" : "", "non-dropping-particle" : "", "parse-names" : false, "suffix" : "" } ], "type" : "article-journal", "volume" : "13" }, "uris" : [ "http://www.mendeley.com/documents/?uuid=a98f8a73-eae7-4b9d-a46f-73ef042d678c", "http://www.mendeley.com/documents/?uuid=931b96f0-ed89-48e8-b190-87993d7c6a01" ] } ], "mendeley" : { "formattedCitation" : "(Beringer et al., 2011; Boysen et al., 2017b; Fajardy and Mac Dowell, 2017; Jans et al., 2018; S\u00e9f\u00e9rian et al., 2018b; Yamagata et al., 2018; Stenzel et al., 2019)", "plainTextFormattedCitation" : "(Beringer et al., 2011; Boysen et al., 2017b; Fajardy and Mac Dowell, 2017; Jans et al., 2018; S\u00e9f\u00e9rian et al., 2018b; Yamagata et al., 2018; Stenzel et al., 2019)", "previouslyFormattedCitation" : "(Beringer et al., 2011; Boysen et al., 2017b; Fajardy and Mac Dowell, 2017; Jans et al., 2018; S\u00e9f\u00e9rian et al., 2018b; Yamagata et al., 2018; Stenzel et al., 2019)" }, "properties" : { "noteIndex" : 0 }, "schema" : "https://github.com/citation-style-language/schema/raw/master/csl-citation.json" }</w:instrText>
      </w:r>
      <w:r w:rsidRPr="001E7A27">
        <w:rPr>
          <w:rFonts w:cs="Times New Roman"/>
          <w:color w:val="000000"/>
          <w:lang w:val="en-GB" w:eastAsia="en-GB"/>
        </w:rPr>
        <w:fldChar w:fldCharType="separate"/>
      </w:r>
      <w:del w:id="1798" w:author="Soapbox" w:date="2021-07-27T14:36:00Z">
        <w:r w:rsidR="00025FA2" w:rsidRPr="001E7A27" w:rsidDel="008B15E7">
          <w:rPr>
            <w:rFonts w:cs="Times New Roman"/>
            <w:noProof/>
            <w:color w:val="000000"/>
            <w:lang w:val="en-GB" w:eastAsia="en-GB"/>
          </w:rPr>
          <w:delText>(</w:delText>
        </w:r>
      </w:del>
      <w:r w:rsidR="00025FA2" w:rsidRPr="001E7A27">
        <w:rPr>
          <w:rFonts w:cs="Times New Roman"/>
          <w:noProof/>
          <w:color w:val="000000"/>
          <w:lang w:val="en-GB" w:eastAsia="en-GB"/>
        </w:rPr>
        <w:t>Beringer et al., 2011; Boysen et al., 2017b; Fajardy and Mac Dowell, 2017; Jans et al., 2018; Séférian et al., 2018b; Yamagata et al., 2018; Stenzel et al., 2019)</w:t>
      </w:r>
      <w:r w:rsidRPr="001E7A27">
        <w:rPr>
          <w:rFonts w:cs="Times New Roman"/>
          <w:color w:val="000000"/>
          <w:lang w:val="en-GB" w:eastAsia="en-GB"/>
        </w:rPr>
        <w:fldChar w:fldCharType="end"/>
      </w:r>
      <w:r w:rsidRPr="001E7A27">
        <w:rPr>
          <w:rFonts w:cs="Times New Roman"/>
          <w:color w:val="000000"/>
          <w:lang w:val="en-GB" w:eastAsia="en-GB"/>
        </w:rPr>
        <w:t xml:space="preserve">. A review of freshwater requirements for irrigating biomass plantations shows a range between 15 and </w:t>
      </w:r>
      <w:commentRangeStart w:id="1799"/>
      <w:commentRangeStart w:id="1800"/>
      <w:r w:rsidRPr="001E7A27">
        <w:rPr>
          <w:rFonts w:cs="Times New Roman"/>
          <w:color w:val="000000"/>
          <w:lang w:val="en-GB" w:eastAsia="en-GB"/>
        </w:rPr>
        <w:t>1250 km</w:t>
      </w:r>
      <w:r w:rsidRPr="001E7A27">
        <w:rPr>
          <w:rFonts w:cs="Times New Roman"/>
          <w:color w:val="000000"/>
          <w:vertAlign w:val="superscript"/>
          <w:lang w:val="en-GB" w:eastAsia="en-GB"/>
        </w:rPr>
        <w:t>3</w:t>
      </w:r>
      <w:r w:rsidRPr="001E7A27">
        <w:rPr>
          <w:rFonts w:cs="Times New Roman"/>
          <w:color w:val="000000"/>
          <w:lang w:val="en-GB" w:eastAsia="en-GB"/>
        </w:rPr>
        <w:t xml:space="preserve"> per GtC</w:t>
      </w:r>
      <w:del w:id="1801" w:author="Tom Maycock" w:date="2021-09-08T16:22:00Z">
        <w:r w:rsidRPr="001E7A27" w:rsidDel="005751EE">
          <w:rPr>
            <w:rFonts w:cs="Times New Roman"/>
            <w:color w:val="000000"/>
            <w:vertAlign w:val="superscript"/>
            <w:lang w:val="en-GB" w:eastAsia="en-GB"/>
          </w:rPr>
          <w:delText>−1</w:delText>
        </w:r>
      </w:del>
      <w:r w:rsidRPr="001E7A27">
        <w:rPr>
          <w:rFonts w:cs="Times New Roman"/>
          <w:color w:val="000000"/>
          <w:lang w:val="en-GB" w:eastAsia="en-GB"/>
        </w:rPr>
        <w:t xml:space="preserve"> </w:t>
      </w:r>
      <w:commentRangeEnd w:id="1799"/>
      <w:r w:rsidR="000D653D" w:rsidRPr="001E7A27">
        <w:rPr>
          <w:rStyle w:val="CommentReference"/>
          <w:lang w:val="en-GB"/>
        </w:rPr>
        <w:commentReference w:id="1799"/>
      </w:r>
      <w:commentRangeEnd w:id="1800"/>
      <w:r w:rsidR="005751EE">
        <w:rPr>
          <w:rStyle w:val="CommentReference"/>
          <w:lang w:val="en-GB"/>
        </w:rPr>
        <w:commentReference w:id="1800"/>
      </w:r>
      <w:r w:rsidRPr="001E7A27">
        <w:rPr>
          <w:rFonts w:cs="Times New Roman"/>
          <w:color w:val="000000"/>
          <w:lang w:val="en-GB" w:eastAsia="en-GB"/>
        </w:rPr>
        <w:t>of biomass harvest. This is equivalent to a water requirement of 99–8250 km</w:t>
      </w:r>
      <w:r w:rsidRPr="001E7A27">
        <w:rPr>
          <w:rFonts w:cs="Times New Roman"/>
          <w:color w:val="000000"/>
          <w:vertAlign w:val="superscript"/>
          <w:lang w:val="en-GB" w:eastAsia="en-GB"/>
        </w:rPr>
        <w:t>3</w:t>
      </w:r>
      <w:r w:rsidRPr="001E7A27">
        <w:rPr>
          <w:rFonts w:cs="Times New Roman"/>
          <w:color w:val="000000"/>
          <w:lang w:val="en-GB" w:eastAsia="en-GB"/>
        </w:rPr>
        <w:t xml:space="preserve"> for the median BECCS deployment of around 3.3 GtC</w:t>
      </w:r>
      <w:ins w:id="1802" w:author="Ian Blenkinsop" w:date="2021-07-28T13:19:00Z">
        <w:r w:rsidR="000D653D" w:rsidRPr="001E7A27">
          <w:rPr>
            <w:rFonts w:cs="Times New Roman"/>
            <w:color w:val="000000"/>
            <w:lang w:val="en-GB" w:eastAsia="en-GB"/>
          </w:rPr>
          <w:t xml:space="preserve"> </w:t>
        </w:r>
      </w:ins>
      <w:r w:rsidRPr="001E7A27">
        <w:rPr>
          <w:rFonts w:cs="Times New Roman"/>
          <w:color w:val="000000"/>
          <w:lang w:val="en-GB" w:eastAsia="en-GB"/>
        </w:rPr>
        <w:t>yr</w:t>
      </w:r>
      <w:r w:rsidRPr="001E7A27">
        <w:rPr>
          <w:rFonts w:cs="Times New Roman"/>
          <w:color w:val="000000"/>
          <w:vertAlign w:val="superscript"/>
          <w:lang w:val="en-GB" w:eastAsia="en-GB"/>
        </w:rPr>
        <w:t>−1</w:t>
      </w:r>
      <w:r w:rsidRPr="001E7A27">
        <w:rPr>
          <w:rFonts w:cs="Times New Roman"/>
          <w:color w:val="000000"/>
          <w:lang w:val="en-GB" w:eastAsia="en-GB"/>
        </w:rPr>
        <w:t xml:space="preserve"> </w:t>
      </w:r>
      <w:r w:rsidRPr="001E7A27">
        <w:rPr>
          <w:rFonts w:cs="Times New Roman"/>
          <w:color w:val="000000"/>
          <w:lang w:val="en-GB" w:eastAsia="en-GB"/>
        </w:rPr>
        <w:fldChar w:fldCharType="begin" w:fldLock="1"/>
      </w:r>
      <w:r w:rsidR="00747167" w:rsidRPr="001E7A27">
        <w:rPr>
          <w:rFonts w:cs="Times New Roman"/>
          <w:color w:val="000000"/>
          <w:lang w:val="en-GB" w:eastAsia="en-GB"/>
        </w:rPr>
        <w:instrText>ADDIN CSL_CITATION { "citationItems" : [ { "id" : "ITEM-1",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"ITEM-1",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"mendeley" : { "formattedCitation" : "(Smith et al., 2016)", "plainTextFormattedCitation" : "(Smith et al., 2016)", "previouslyFormattedCitation" : "(Smith et al., 2016)" }, "properties" : { "noteIndex" : 0 }, "schema" : "https://github.com/citation-style-language/schema/raw/master/csl-citation.json" }</w:instrText>
      </w:r>
      <w:r w:rsidRPr="001E7A27">
        <w:rPr>
          <w:rFonts w:cs="Times New Roman"/>
          <w:color w:val="000000"/>
          <w:lang w:val="en-GB" w:eastAsia="en-GB"/>
        </w:rPr>
        <w:fldChar w:fldCharType="separate"/>
      </w:r>
      <w:r w:rsidR="00025FA2" w:rsidRPr="001E7A27">
        <w:rPr>
          <w:rFonts w:cs="Times New Roman"/>
          <w:noProof/>
          <w:color w:val="000000"/>
          <w:lang w:val="en-GB" w:eastAsia="en-GB"/>
        </w:rPr>
        <w:t>(Smith et al., 2016)</w:t>
      </w:r>
      <w:r w:rsidRPr="001E7A27">
        <w:rPr>
          <w:rFonts w:cs="Times New Roman"/>
          <w:color w:val="000000"/>
          <w:lang w:val="en-GB" w:eastAsia="en-GB"/>
        </w:rPr>
        <w:fldChar w:fldCharType="end"/>
      </w:r>
      <w:r w:rsidRPr="001E7A27">
        <w:rPr>
          <w:rFonts w:cs="Times New Roman"/>
          <w:color w:val="000000"/>
          <w:lang w:val="en-GB" w:eastAsia="en-GB"/>
        </w:rPr>
        <w:t xml:space="preserve"> </w:t>
      </w:r>
      <w:r w:rsidR="00E049A2" w:rsidRPr="001E7A27">
        <w:rPr>
          <w:rFonts w:cs="Times New Roman"/>
          <w:color w:val="000000"/>
          <w:lang w:val="en-GB" w:eastAsia="en-GB"/>
        </w:rPr>
        <w:t>in</w:t>
      </w:r>
      <w:r w:rsidRPr="001E7A27">
        <w:rPr>
          <w:rFonts w:cs="Times New Roman"/>
          <w:color w:val="000000"/>
          <w:lang w:val="en-GB" w:eastAsia="en-GB"/>
        </w:rPr>
        <w:t xml:space="preserve"> &lt;2°C-scenarios</w:t>
      </w:r>
      <w:del w:id="1803" w:author="Soapbox" w:date="2021-07-17T06:30:00Z">
        <w:r w:rsidRPr="001E7A27" w:rsidDel="0089224C">
          <w:rPr>
            <w:rFonts w:cs="Times New Roman"/>
            <w:color w:val="000000"/>
            <w:lang w:val="en-GB" w:eastAsia="en-GB"/>
          </w:rPr>
          <w:delText xml:space="preserve"> </w:delText>
        </w:r>
      </w:del>
      <w:r w:rsidRPr="001E7A27">
        <w:rPr>
          <w:rFonts w:cs="Times New Roman"/>
          <w:color w:val="000000"/>
          <w:lang w:val="en-GB" w:eastAsia="en-GB"/>
        </w:rPr>
        <w:t xml:space="preserve"> </w:t>
      </w:r>
      <w:r w:rsidRPr="001E7A27">
        <w:rPr>
          <w:rFonts w:cs="Times New Roman"/>
          <w:color w:val="000000"/>
          <w:lang w:val="en-GB" w:eastAsia="en-GB"/>
        </w:rPr>
        <w:fldChar w:fldCharType="begin" w:fldLock="1"/>
      </w:r>
      <w:r w:rsidR="00747167" w:rsidRPr="001E7A27">
        <w:rPr>
          <w:rFonts w:cs="Times New Roman"/>
          <w:color w:val="000000"/>
          <w:lang w:val="en-GB" w:eastAsia="en-GB"/>
        </w:rPr>
        <w:instrText>ADDIN CSL_CITATION { "citationItems" : [ { "id" : "ITEM-1", "itemData" : { "DOI" : "10.1038/s41467-021-21640-3", "ISSN" : "2041-1723", "author" : [ { "dropping-particle" : "", "family" : "Stenzel", "given" : "Fabian", "non-dropping-particle" : "", "parse-names" : false, "suffix" : "" }, { "dropping-particle" : "", "family" : "Greve", "given" : "Peter", "non-dropping-particle" : "", "parse-names" : false, "suffix" : "" }, { "dropping-particle" : "", "family" : "Tramberend", "given" : "Sylvia", "non-dropping-particle" : "", "parse-names" : false, "suffix" : "" } ], "container-title" : "Nature Communications", "id" : "ITEM-1", "issued" : { "date-parts" : [ [ "2021" ] ] }, "page" : "1-9", "publisher" : "Springer US", "title" : "increase water stress more than climate change", "translator" : [ { "dropping-particle" : "", "family" : "L7458", "given" : "", "non-dropping-particle" : "", "parse-names" : false, "suffix" : "" } ], "type" : "article-journal" }, "uris" : [ "http://www.mendeley.com/documents/?uuid=188675a8-7cd1-4b75-b7e2-877dd12a5f37" ] } ], "mendeley" : { "formattedCitation" : "(Stenzel et al., 2021)", "plainTextFormattedCitation" : "(Stenzel et al., 2021)", "previouslyFormattedCitation" : "(Stenzel et al., 2021)" }, "properties" : { "noteIndex" : 0 }, "schema" : "https://github.com/citation-style-language/schema/raw/master/csl-citation.json" }</w:instrText>
      </w:r>
      <w:r w:rsidRPr="001E7A27">
        <w:rPr>
          <w:rFonts w:cs="Times New Roman"/>
          <w:color w:val="000000"/>
          <w:lang w:val="en-GB" w:eastAsia="en-GB"/>
        </w:rPr>
        <w:fldChar w:fldCharType="separate"/>
      </w:r>
      <w:r w:rsidR="00025FA2" w:rsidRPr="001E7A27">
        <w:rPr>
          <w:rFonts w:cs="Times New Roman"/>
          <w:noProof/>
          <w:color w:val="000000"/>
          <w:lang w:val="en-GB" w:eastAsia="en-GB"/>
        </w:rPr>
        <w:t>(Stenzel et al., 2021)</w:t>
      </w:r>
      <w:r w:rsidRPr="001E7A27">
        <w:rPr>
          <w:rFonts w:cs="Times New Roman"/>
          <w:color w:val="000000"/>
          <w:lang w:val="en-GB" w:eastAsia="en-GB"/>
        </w:rPr>
        <w:fldChar w:fldCharType="end"/>
      </w:r>
      <w:r w:rsidRPr="001E7A27">
        <w:rPr>
          <w:rFonts w:cs="Times New Roman"/>
          <w:color w:val="000000"/>
          <w:lang w:val="en-GB" w:eastAsia="en-GB"/>
        </w:rPr>
        <w:t xml:space="preserve">, assuming that biomass is converted to </w:t>
      </w:r>
      <w:r w:rsidRPr="005751EE">
        <w:rPr>
          <w:rFonts w:cs="Times New Roman"/>
          <w:color w:val="000000"/>
          <w:highlight w:val="yellow"/>
          <w:lang w:val="en-GB" w:eastAsia="en-GB"/>
          <w:rPrChange w:id="1804" w:author="Tom Maycock" w:date="2021-09-08T16:23:00Z">
            <w:rPr>
              <w:rFonts w:cs="Times New Roman"/>
              <w:color w:val="000000"/>
              <w:lang w:val="en-GB" w:eastAsia="en-GB"/>
            </w:rPr>
          </w:rPrChange>
        </w:rPr>
        <w:t>electricity</w:t>
      </w:r>
      <w:ins w:id="1805" w:author="Soapbox" w:date="2021-07-17T06:30:00Z">
        <w:r w:rsidR="0089224C" w:rsidRPr="005751EE">
          <w:rPr>
            <w:rFonts w:cs="Times New Roman"/>
            <w:color w:val="000000"/>
            <w:highlight w:val="yellow"/>
            <w:lang w:val="en-GB" w:eastAsia="en-GB"/>
            <w:rPrChange w:id="1806" w:author="Tom Maycock" w:date="2021-09-08T16:23:00Z">
              <w:rPr>
                <w:rFonts w:cs="Times New Roman"/>
                <w:color w:val="000000"/>
                <w:lang w:val="en-GB" w:eastAsia="en-GB"/>
              </w:rPr>
            </w:rPrChange>
          </w:rPr>
          <w:t>,</w:t>
        </w:r>
      </w:ins>
      <w:r w:rsidRPr="005751EE">
        <w:rPr>
          <w:rFonts w:cs="Times New Roman"/>
          <w:color w:val="000000"/>
          <w:highlight w:val="yellow"/>
          <w:lang w:val="en-GB" w:eastAsia="en-GB"/>
          <w:rPrChange w:id="1807" w:author="Tom Maycock" w:date="2021-09-08T16:23:00Z">
            <w:rPr>
              <w:rFonts w:cs="Times New Roman"/>
              <w:color w:val="000000"/>
              <w:lang w:val="en-GB" w:eastAsia="en-GB"/>
            </w:rPr>
          </w:rPrChange>
        </w:rPr>
        <w:t xml:space="preserve"> </w:t>
      </w:r>
      <w:commentRangeStart w:id="1808"/>
      <w:commentRangeStart w:id="1809"/>
      <w:r w:rsidRPr="005751EE">
        <w:rPr>
          <w:rFonts w:cs="Times New Roman"/>
          <w:color w:val="000000"/>
          <w:highlight w:val="yellow"/>
          <w:lang w:val="en-GB" w:eastAsia="en-GB"/>
          <w:rPrChange w:id="1810" w:author="Tom Maycock" w:date="2021-09-08T16:23:00Z">
            <w:rPr>
              <w:rFonts w:cs="Times New Roman"/>
              <w:color w:val="000000"/>
              <w:lang w:val="en-GB" w:eastAsia="en-GB"/>
            </w:rPr>
          </w:rPrChange>
        </w:rPr>
        <w:t>which is substantially less efficient than to heat</w:t>
      </w:r>
      <w:commentRangeEnd w:id="1808"/>
      <w:r w:rsidR="0089224C" w:rsidRPr="005751EE">
        <w:rPr>
          <w:rStyle w:val="CommentReference"/>
          <w:highlight w:val="yellow"/>
          <w:lang w:val="en-GB"/>
          <w:rPrChange w:id="1811" w:author="Tom Maycock" w:date="2021-09-08T16:23:00Z">
            <w:rPr>
              <w:rStyle w:val="CommentReference"/>
              <w:lang w:val="en-GB"/>
            </w:rPr>
          </w:rPrChange>
        </w:rPr>
        <w:commentReference w:id="1808"/>
      </w:r>
      <w:commentRangeEnd w:id="1809"/>
      <w:r w:rsidR="005751EE">
        <w:rPr>
          <w:rStyle w:val="CommentReference"/>
          <w:lang w:val="en-GB"/>
        </w:rPr>
        <w:commentReference w:id="1809"/>
      </w:r>
      <w:r w:rsidRPr="005751EE">
        <w:rPr>
          <w:rFonts w:cs="Times New Roman"/>
          <w:color w:val="000000"/>
          <w:highlight w:val="yellow"/>
          <w:lang w:val="en-GB" w:eastAsia="en-GB"/>
          <w:rPrChange w:id="1812" w:author="Tom Maycock" w:date="2021-09-08T16:23:00Z">
            <w:rPr>
              <w:rFonts w:cs="Times New Roman"/>
              <w:color w:val="000000"/>
              <w:lang w:val="en-GB" w:eastAsia="en-GB"/>
            </w:rPr>
          </w:rPrChange>
        </w:rPr>
        <w:t>. Th</w:t>
      </w:r>
      <w:r w:rsidRPr="001E7A27">
        <w:rPr>
          <w:rFonts w:cs="Times New Roman"/>
          <w:color w:val="000000"/>
          <w:lang w:val="en-GB" w:eastAsia="en-GB"/>
        </w:rPr>
        <w:t xml:space="preserve">ese large ranges are the result of different assumptions about the type of biomass and yield improvements, management, and land availability. The use of alternative feedstocks, such as wastes, residues and algae, would lead to smaller water requirements </w:t>
      </w:r>
      <w:r w:rsidRPr="001E7A27">
        <w:rPr>
          <w:rFonts w:cs="Times New Roman"/>
          <w:color w:val="000000"/>
          <w:lang w:val="en-GB" w:eastAsia="en-GB"/>
        </w:rPr>
        <w:fldChar w:fldCharType="begin" w:fldLock="1"/>
      </w:r>
      <w:r w:rsidR="00747167" w:rsidRPr="001E7A27">
        <w:rPr>
          <w:rFonts w:cs="Times New Roman"/>
          <w:color w:val="000000"/>
          <w:lang w:val="en-GB" w:eastAsia="en-GB"/>
        </w:rPr>
        <w:instrText>ADDIN CSL_CITATION { "citationItems" : [ { "id" : "ITEM-1", "itemData" : { "DOI" : "10.1146/annurev-environ-101718-033129", "ISSN" : "1543-5938", "abstract" : "Land-management options for greenhouse gas removal (GGR) include afforestation or reforestation (AR), wetland restoration, soil carbon sequestration (SCS), biochar, terrestrial enhanced weathering (TEW), and bioenergy with carbon capture and storage (BECCS). We assess the opportunities and risks associated with these options through the lens of their potential impacts on ecosystem services (Nature's Contributions to People; NCPs) and the United Nations Sustainable Development Goals (SDGs). We find that all land-based GGR options contribute positively to at least some NCPs and SDGs. Wetland restoration and SCS almost exclusively deliver positive impacts. A few GGR options, such as afforestation, BECCS, and biochar potentially impact negatively some NCPs and SDGs, particularly when implemented at scale, largely through competition for land. For those that present risks or are least understood, more research is required, and demonstration projects need to proceed with caution. For options that present low risks and provide cobenefits, implementation can proceed more rapidly following no-regrets principles.", "author" : [ { "dropping-particle" : "", "family" : "Smith", "given" : "Pete", "non-dropping-particle" : "", "parse-names" : false, "suffix" : "" }, { "dropping-particle" : "", "family" : "Adams", "given" : "Justin", "non-dropping-particle" : "", "parse-names" : false, "suffix" : "" }, { "dropping-particle" : "", "family" : "Beerling", "given" : "David J.", "non-dropping-particle" : "", "parse-names" : false, "suffix" : "" }, { "dropping-particle" : "", "family" : "Beringer", "given" : "Tim", "non-dropping-particle" : "", "parse-names" : false, "suffix" : "" }, { "dropping-particle" : "V.", "family" : "Calvin", "given" : "Katherine", "non-dropping-particle" : "", "parse-names" : false, "suffix" : "" }, { "dropping-particle" : "", "family" : "Fuss", "given" : "Sabine", "non-dropping-particle" : "", "parse-names" : false, "suffix" : "" }, { "dropping-particle" : "", "family" : "Griscom", "given" : "Bronson", "non-dropping-particle" : "", "parse-names" : false, "suffix" : "" }, { "dropping-particle" : "", "family" : "Hagemann", "given" : "Nikolas", "non-dropping-particle" : "", "parse-names" : false, "suffix" : "" }, { "dropping-particle" : "", "family" : "Kammann", "given" : "Claudia", "non-dropping-particle" : "", "parse-names" : false, "suffix" : "" }, { "dropping-particle" : "", "family" : "Kraxner", "given" : "Florian", "non-dropping-particle" : "", "parse-names" : false, "suffix" : "" }, { "dropping-particle" : "", "family" : "Minx", "given" : "Jan C.", "non-dropping-particle" : "", "parse-names" : false, "suffix" : "" }, { "dropping-particle" : "", "family" : "Popp", "given" : "Alexander", "non-dropping-particle" : "", "parse-names" : false, "suffix" : "" }, { "dropping-particle" : "", "family" : "Renforth", "given" : "Phil", "non-dropping-particle" : "", "parse-names" : false, "suffix" : "" }, { "dropping-particle" : "", "family" : "Vicente Vicente", "given" : "Jose Luis", "non-dropping-particle" : "", "parse-names" : false, "suffix" : "" }, { "dropping-particle" : "", "family" : "Keesstra", "given" : "Saskia", "non-dropping-particle" : "", "parse-names" : false, "suffix" : "" } ], "container-title" : "Annual Review of Environment and Resources", "id" : "ITEM-1", "issue" : "1", "issued" : { "date-parts" : [ [ "2019", "10", "17" ] ] }, "page" : "255-286", "title" : "Land-Management Options for Greenhouse Gas Removal and Their Impacts on Ecosystem Services and the Sustainable Development Goals", "translator" : [ { "dropping-particle" : "", "family" : "L7325", "given" : "", "non-dropping-particle" : "", "parse-names" : false, "suffix" : "" } ], "type" : "article-journal", "volume" : "44" }, "uris" : [ "http://www.mendeley.com/documents/?uuid=fe026cef-13df-4c89-842b-86c1ba86ad58" ] } ], "mendeley" : { "formattedCitation" : "(Smith et al., 2019)", "plainTextFormattedCitation" : "(Smith et al., 2019)", "previouslyFormattedCitation" : "(Smith et al., 2019)" }, "properties" : { "noteIndex" : 0 }, "schema" : "https://github.com/citation-style-language/schema/raw/master/csl-citation.json" }</w:instrText>
      </w:r>
      <w:r w:rsidRPr="001E7A27">
        <w:rPr>
          <w:rFonts w:cs="Times New Roman"/>
          <w:color w:val="000000"/>
          <w:lang w:val="en-GB" w:eastAsia="en-GB"/>
        </w:rPr>
        <w:fldChar w:fldCharType="separate"/>
      </w:r>
      <w:r w:rsidR="00025FA2" w:rsidRPr="001E7A27">
        <w:rPr>
          <w:rFonts w:cs="Times New Roman"/>
          <w:noProof/>
          <w:color w:val="000000"/>
          <w:lang w:val="en-GB" w:eastAsia="en-GB"/>
        </w:rPr>
        <w:t>(Smith et al., 2019)</w:t>
      </w:r>
      <w:r w:rsidRPr="001E7A27">
        <w:rPr>
          <w:rFonts w:cs="Times New Roman"/>
          <w:color w:val="000000"/>
          <w:lang w:val="en-GB" w:eastAsia="en-GB"/>
        </w:rPr>
        <w:fldChar w:fldCharType="end"/>
      </w:r>
      <w:r w:rsidRPr="001E7A27">
        <w:rPr>
          <w:rFonts w:cs="Times New Roman"/>
          <w:color w:val="000000"/>
          <w:lang w:val="en-GB" w:eastAsia="en-GB"/>
        </w:rPr>
        <w:t>.</w:t>
      </w:r>
    </w:p>
    <w:p w14:paraId="4122C009" w14:textId="77777777" w:rsidR="00EF1EA5" w:rsidRPr="001E7A27" w:rsidRDefault="00EF1EA5" w:rsidP="005C7F25">
      <w:pPr>
        <w:shd w:val="clear" w:color="auto" w:fill="DEEAF6" w:themeFill="accent1" w:themeFillTint="33"/>
        <w:rPr>
          <w:rFonts w:cs="Times New Roman"/>
          <w:color w:val="000000"/>
          <w:lang w:val="en-GB" w:eastAsia="en-GB"/>
        </w:rPr>
      </w:pPr>
    </w:p>
    <w:p w14:paraId="300F4D46" w14:textId="23CC7BA9" w:rsidR="00365199" w:rsidRPr="001E7A27" w:rsidRDefault="00365199" w:rsidP="005C7F25">
      <w:pPr>
        <w:shd w:val="clear" w:color="auto" w:fill="DEEAF6" w:themeFill="accent1" w:themeFillTint="33"/>
        <w:rPr>
          <w:rFonts w:cs="Times New Roman"/>
          <w:color w:val="000000"/>
          <w:lang w:val="en-GB" w:eastAsia="en-GB"/>
        </w:rPr>
      </w:pPr>
      <w:r w:rsidRPr="001E7A27">
        <w:rPr>
          <w:rFonts w:cs="Times New Roman"/>
          <w:color w:val="000000"/>
          <w:lang w:val="en-GB" w:eastAsia="en-GB"/>
        </w:rPr>
        <w:t xml:space="preserve">Most of the water consumed in BECCS is used to grow the feedstock, with </w:t>
      </w:r>
      <w:r w:rsidR="00655B65" w:rsidRPr="001E7A27">
        <w:rPr>
          <w:rFonts w:cs="Times New Roman"/>
          <w:color w:val="000000"/>
          <w:lang w:val="en-GB" w:eastAsia="en-GB"/>
        </w:rPr>
        <w:t>carbon capture and storage</w:t>
      </w:r>
      <w:r w:rsidRPr="001E7A27">
        <w:rPr>
          <w:rFonts w:cs="Times New Roman"/>
          <w:color w:val="000000"/>
          <w:lang w:val="en-GB" w:eastAsia="en-GB"/>
        </w:rPr>
        <w:t xml:space="preserve"> constituting a smaller portion across all crops </w:t>
      </w:r>
      <w:r w:rsidRPr="001E7A27">
        <w:rPr>
          <w:rFonts w:cs="Times New Roman"/>
          <w:color w:val="000000"/>
          <w:lang w:val="en-GB" w:eastAsia="en-GB"/>
        </w:rPr>
        <w:fldChar w:fldCharType="begin" w:fldLock="1"/>
      </w:r>
      <w:r w:rsidR="00747167" w:rsidRPr="001E7A27">
        <w:rPr>
          <w:rFonts w:cs="Times New Roman"/>
          <w:color w:val="000000"/>
          <w:lang w:val="en-GB" w:eastAsia="en-GB"/>
        </w:rPr>
        <w:instrText>ADDIN CSL_CITATION { "citationItems" : [ { "id" : "ITEM-1", "itemData" : { "DOI" : "10.1038/s41893-020-0532-7", "ISSN" : "23989629", "abstract" : "Carbon capture and storage (CCS) is a strategy to mitigate climate change by limiting CO2 emissions from point sources such as coal-fired power plants (CFPPs). Although decision-makers are seeking to implement policies regarding CCS, the consequences of this technology on water scarcity have not been fully assessed. Here we simulate the impacts on water resources that would result from retrofitting global CFPPs with four different CCS technologies. We find that 43% of the global CFPP capacity experiences water scarcity for at least one month per year and 32% experiences scarcity for five or more months per year. Although retrofitting CFPPs with CCS would not greatly exacerbate water scarcity, we show that certain geographies lack sufficient water resources to meet the additional water demands of CCS technologies. For CFPPs located in these water-scarce areas, the trade-offs between the climate change mitigation benefits and the increased pressure on water resources of CCS should be weighed. We conclude that CCS should be preferentially deployed at those facilities least impacted by water scarcity.", "author" : [ { "dropping-particle" : "", "family" : "Rosa", "given" : "Lorenzo", "non-dropping-particle" : "", "parse-names" : false, "suffix" : "" }, { "dropping-particle" : "", "family" : "Reimer", "given" : "Jeffrey A.", "non-dropping-particle" : "", "parse-names" : false, "suffix" : "" }, { "dropping-particle" : "", "family" : "Went", "given" : "Marjorie S.", "non-dropping-particle" : "", "parse-names" : false, "suffix" : "" }, { "dropping-particle" : "", "family" : "D\u2019Odorico", "given" : "Paolo", "non-dropping-particle" : "", "parse-names" : false, "suffix" : "" } ], "container-title" : "Nature Sustainability", "id" : "ITEM-1", "issue" : "8", "issued" : { "date-parts" : [ [ "2020" ] ] }, "page" : "658-666", "publisher" : "Springer US", "title" : "Hydrological limits to carbon capture and storage", "translator" : [ { "dropping-particle" : "", "family" : "L7459", "given" : "", "non-dropping-particle" : "", "parse-names" : false, "suffix" : "" } ], "type" : "article-journal", "volume" : "3" }, "uris" : [ "http://www.mendeley.com/documents/?uuid=75ec3ab1-50c8-4d8d-8d80-d4510ac24834" ] } ], "mendeley" : { "formattedCitation" : "(Rosa et al., 2020)", "plainTextFormattedCitation" : "(Rosa et al., 2020)", "previouslyFormattedCitation" : "(Rosa et al., 2020)" }, "properties" : { "noteIndex" : 0 }, "schema" : "https://github.com/citation-style-language/schema/raw/master/csl-citation.json" }</w:instrText>
      </w:r>
      <w:r w:rsidRPr="001E7A27">
        <w:rPr>
          <w:rFonts w:cs="Times New Roman"/>
          <w:color w:val="000000"/>
          <w:lang w:val="en-GB" w:eastAsia="en-GB"/>
        </w:rPr>
        <w:fldChar w:fldCharType="separate"/>
      </w:r>
      <w:r w:rsidR="00025FA2" w:rsidRPr="001E7A27">
        <w:rPr>
          <w:rFonts w:cs="Times New Roman"/>
          <w:noProof/>
          <w:color w:val="000000"/>
          <w:lang w:val="en-GB" w:eastAsia="en-GB"/>
        </w:rPr>
        <w:t>(Rosa et al., 2020)</w:t>
      </w:r>
      <w:r w:rsidRPr="001E7A27">
        <w:rPr>
          <w:rFonts w:cs="Times New Roman"/>
          <w:color w:val="000000"/>
          <w:lang w:val="en-GB" w:eastAsia="en-GB"/>
        </w:rPr>
        <w:fldChar w:fldCharType="end"/>
      </w:r>
      <w:r w:rsidRPr="001E7A27">
        <w:rPr>
          <w:rFonts w:cs="Times New Roman"/>
          <w:color w:val="000000"/>
          <w:lang w:val="en-GB" w:eastAsia="en-GB"/>
        </w:rPr>
        <w:t>, with an estimated evaporative loss of 260 km</w:t>
      </w:r>
      <w:r w:rsidRPr="001E7A27">
        <w:rPr>
          <w:rFonts w:cs="Times New Roman"/>
          <w:color w:val="000000"/>
          <w:vertAlign w:val="superscript"/>
          <w:lang w:val="en-GB" w:eastAsia="en-GB"/>
        </w:rPr>
        <w:t>3</w:t>
      </w:r>
      <w:r w:rsidR="007E7249" w:rsidRPr="001E7A27">
        <w:rPr>
          <w:rFonts w:cs="Times New Roman"/>
          <w:color w:val="000000"/>
          <w:vertAlign w:val="superscript"/>
          <w:lang w:val="en-GB" w:eastAsia="en-GB"/>
        </w:rPr>
        <w:t xml:space="preserve"> </w:t>
      </w:r>
      <w:r w:rsidRPr="001E7A27">
        <w:rPr>
          <w:rFonts w:cs="Times New Roman"/>
          <w:color w:val="000000"/>
          <w:lang w:val="en-GB" w:eastAsia="en-GB"/>
        </w:rPr>
        <w:t>yr</w:t>
      </w:r>
      <w:r w:rsidRPr="001E7A27">
        <w:rPr>
          <w:rFonts w:cs="Times New Roman"/>
          <w:color w:val="000000"/>
          <w:vertAlign w:val="superscript"/>
          <w:lang w:val="en-GB" w:eastAsia="en-GB"/>
        </w:rPr>
        <w:t>−1</w:t>
      </w:r>
      <w:r w:rsidRPr="001E7A27">
        <w:rPr>
          <w:rFonts w:cs="Times New Roman"/>
          <w:color w:val="000000"/>
          <w:lang w:val="en-GB" w:eastAsia="en-GB"/>
        </w:rPr>
        <w:t xml:space="preserve"> for 3.3 GtC yr</w:t>
      </w:r>
      <w:r w:rsidRPr="001E7A27">
        <w:rPr>
          <w:rFonts w:cs="Times New Roman"/>
          <w:color w:val="000000"/>
          <w:vertAlign w:val="superscript"/>
          <w:lang w:val="en-GB" w:eastAsia="en-GB"/>
        </w:rPr>
        <w:t>−1</w:t>
      </w:r>
      <w:r w:rsidRPr="001E7A27">
        <w:rPr>
          <w:rFonts w:cs="Times New Roman"/>
          <w:color w:val="000000"/>
          <w:lang w:val="en-GB" w:eastAsia="en-GB"/>
        </w:rPr>
        <w:t xml:space="preserve"> </w:t>
      </w:r>
      <w:r w:rsidRPr="001E7A27">
        <w:rPr>
          <w:rFonts w:cs="Times New Roman"/>
          <w:color w:val="000000"/>
          <w:lang w:val="en-GB" w:eastAsia="en-GB"/>
        </w:rPr>
        <w:fldChar w:fldCharType="begin" w:fldLock="1"/>
      </w:r>
      <w:r w:rsidR="00747167" w:rsidRPr="001E7A27">
        <w:rPr>
          <w:rFonts w:cs="Times New Roman"/>
          <w:color w:val="000000"/>
          <w:lang w:val="en-GB" w:eastAsia="en-GB"/>
        </w:rPr>
        <w:instrText>ADDIN CSL_CITATION { "citationItems" : [ { "id" : "ITEM-1",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"ITEM-1",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"mendeley" : { "formattedCitation" : "(Smith et al., 2016)", "plainTextFormattedCitation" : "(Smith et al., 2016)", "previouslyFormattedCitation" : "(Smith et al., 2016)" }, "properties" : { "noteIndex" : 0 }, "schema" : "https://github.com/citation-style-language/schema/raw/master/csl-citation.json" }</w:instrText>
      </w:r>
      <w:r w:rsidRPr="001E7A27">
        <w:rPr>
          <w:rFonts w:cs="Times New Roman"/>
          <w:color w:val="000000"/>
          <w:lang w:val="en-GB" w:eastAsia="en-GB"/>
        </w:rPr>
        <w:fldChar w:fldCharType="separate"/>
      </w:r>
      <w:r w:rsidR="00025FA2" w:rsidRPr="001E7A27">
        <w:rPr>
          <w:rFonts w:cs="Times New Roman"/>
          <w:noProof/>
          <w:color w:val="000000"/>
          <w:lang w:val="en-GB" w:eastAsia="en-GB"/>
        </w:rPr>
        <w:t>(Smith et al., 2016)</w:t>
      </w:r>
      <w:r w:rsidRPr="001E7A27">
        <w:rPr>
          <w:rFonts w:cs="Times New Roman"/>
          <w:color w:val="000000"/>
          <w:lang w:val="en-GB" w:eastAsia="en-GB"/>
        </w:rPr>
        <w:fldChar w:fldCharType="end"/>
      </w:r>
      <w:r w:rsidRPr="001E7A27">
        <w:rPr>
          <w:rFonts w:cs="Times New Roman"/>
          <w:color w:val="000000"/>
          <w:lang w:val="en-GB" w:eastAsia="en-GB"/>
        </w:rPr>
        <w:t>. The same authors also estimate water use for CDR through afforestation at 1040 km</w:t>
      </w:r>
      <w:r w:rsidRPr="001E7A27">
        <w:rPr>
          <w:rFonts w:cs="Times New Roman"/>
          <w:color w:val="000000"/>
          <w:vertAlign w:val="superscript"/>
          <w:lang w:val="en-GB" w:eastAsia="en-GB"/>
        </w:rPr>
        <w:t>3</w:t>
      </w:r>
      <w:r w:rsidRPr="001E7A27">
        <w:rPr>
          <w:rFonts w:cs="Times New Roman"/>
          <w:color w:val="000000"/>
          <w:lang w:val="en-GB" w:eastAsia="en-GB"/>
        </w:rPr>
        <w:t xml:space="preserve"> yr</w:t>
      </w:r>
      <w:r w:rsidRPr="001E7A27">
        <w:rPr>
          <w:rFonts w:cs="Times New Roman"/>
          <w:color w:val="000000"/>
          <w:vertAlign w:val="superscript"/>
          <w:lang w:val="en-GB" w:eastAsia="en-GB"/>
        </w:rPr>
        <w:t>−1</w:t>
      </w:r>
      <w:r w:rsidRPr="001E7A27">
        <w:rPr>
          <w:rFonts w:cs="Times New Roman"/>
          <w:color w:val="000000"/>
          <w:lang w:val="en-GB" w:eastAsia="en-GB"/>
        </w:rPr>
        <w:t xml:space="preserve"> for 3.3 GtC yr</w:t>
      </w:r>
      <w:r w:rsidRPr="001E7A27">
        <w:rPr>
          <w:rFonts w:cs="Times New Roman"/>
          <w:color w:val="000000"/>
          <w:vertAlign w:val="superscript"/>
          <w:lang w:val="en-GB" w:eastAsia="en-GB"/>
        </w:rPr>
        <w:t>−1</w:t>
      </w:r>
      <w:r w:rsidRPr="001E7A27">
        <w:rPr>
          <w:rFonts w:cs="Times New Roman"/>
          <w:color w:val="000000"/>
          <w:lang w:val="en-GB" w:eastAsia="en-GB"/>
        </w:rPr>
        <w:t>, including interception and transpiration</w:t>
      </w:r>
      <w:ins w:id="1813" w:author="Soapbox" w:date="2021-07-17T06:32:00Z">
        <w:r w:rsidR="00C01740" w:rsidRPr="001E7A27">
          <w:rPr>
            <w:rFonts w:cs="Times New Roman"/>
            <w:color w:val="000000"/>
            <w:lang w:val="en-GB" w:eastAsia="en-GB"/>
          </w:rPr>
          <w:t>,</w:t>
        </w:r>
      </w:ins>
      <w:r w:rsidRPr="001E7A27">
        <w:rPr>
          <w:rFonts w:cs="Times New Roman"/>
          <w:color w:val="000000"/>
          <w:lang w:val="en-GB" w:eastAsia="en-GB"/>
        </w:rPr>
        <w:t xml:space="preserve"> </w:t>
      </w:r>
      <w:del w:id="1814" w:author="Soapbox" w:date="2021-07-17T06:32:00Z">
        <w:r w:rsidRPr="001E7A27" w:rsidDel="00C01740">
          <w:rPr>
            <w:rFonts w:cs="Times New Roman"/>
            <w:color w:val="000000"/>
            <w:lang w:val="en-GB" w:eastAsia="en-GB"/>
          </w:rPr>
          <w:delText xml:space="preserve">and </w:delText>
        </w:r>
      </w:del>
      <w:r w:rsidRPr="001E7A27">
        <w:rPr>
          <w:rFonts w:cs="Times New Roman"/>
          <w:color w:val="000000"/>
          <w:lang w:val="en-GB" w:eastAsia="en-GB"/>
        </w:rPr>
        <w:t>adjusted for the original land cover’s water use. </w:t>
      </w:r>
    </w:p>
    <w:p w14:paraId="15DD6521" w14:textId="77777777" w:rsidR="00EF1EA5" w:rsidRPr="001E7A27" w:rsidRDefault="00EF1EA5" w:rsidP="005C7F25">
      <w:pPr>
        <w:shd w:val="clear" w:color="auto" w:fill="DEEAF6" w:themeFill="accent1" w:themeFillTint="33"/>
        <w:rPr>
          <w:rFonts w:cs="Times New Roman"/>
          <w:color w:val="000000"/>
          <w:lang w:val="en-GB" w:eastAsia="en-GB"/>
        </w:rPr>
      </w:pPr>
    </w:p>
    <w:p w14:paraId="561447F3" w14:textId="00843B4F" w:rsidR="00365199" w:rsidRPr="001E7A27" w:rsidRDefault="00365199" w:rsidP="005C7F25">
      <w:pPr>
        <w:shd w:val="clear" w:color="auto" w:fill="DEEAF6" w:themeFill="accent1" w:themeFillTint="33"/>
        <w:rPr>
          <w:rFonts w:cs="Times New Roman"/>
          <w:color w:val="000000"/>
          <w:lang w:val="en-GB" w:eastAsia="en-GB"/>
        </w:rPr>
      </w:pPr>
      <w:r w:rsidRPr="001E7A27">
        <w:rPr>
          <w:rFonts w:cs="Times New Roman"/>
          <w:color w:val="000000"/>
          <w:lang w:val="en-GB" w:eastAsia="en-GB"/>
        </w:rPr>
        <w:t xml:space="preserve">The impacts of different CDR options on the water cycle depend crucially on regional climate, prior land cover, and scale of deployment </w:t>
      </w:r>
      <w:r w:rsidRPr="001E7A27">
        <w:rPr>
          <w:rFonts w:cs="Times New Roman"/>
          <w:color w:val="000000"/>
          <w:lang w:val="en-GB" w:eastAsia="en-GB"/>
        </w:rPr>
        <w:fldChar w:fldCharType="begin" w:fldLock="1"/>
      </w:r>
      <w:r w:rsidR="00BC2C5E" w:rsidRPr="001E7A27">
        <w:rPr>
          <w:rFonts w:cs="Times New Roman"/>
          <w:color w:val="000000"/>
          <w:lang w:val="en-GB" w:eastAsia="en-GB"/>
        </w:rPr>
        <w:instrText>ADDIN CSL_CITATION { "citationItems" : [ { "id" : "ITEM-1", "itemData" : { "DOI" : "10.1016/j.agee.2008.01.015", "ISSN" : "01678809", "abstract" : "The implicit hydrologic dimensions of international efforts to mitigate climate change, specifically potential impacts of the Clean Development Mechanism-Afforestation/Reforestation (CDM-AR) provisions of the Kyoto Protocol (KP) on global, regional and local water cycles, are examined. The global impact of the redistribution of water use driven by agriculture and land use change, of which CDM-AR can be a contributing factor, is a major component of ongoing global change and climate change processes. If converted to forest, large areas deemed suitable for CDM-AR would exhibit increases in actual evapotranspiration (AET) and/or decreases in runoff. Almost 20% (144 Mha) of all suitable land showed little or no impact on runoff and another 28% (210 Mha) showed only moderate impact. About 27% (200 Mha) was in the highest impact class, exhibiting an 80-100% decrease in runoff, and prevalent in drier areas (based on Aridity Index (AI)), the semi-arid tropics, and in conversion from grasslands and subsistence agriculture. Significant impacts on local hydrologic cycles were evident, however large impacts were not predicted at regional or global scale due primarily to the current limit on carbon offset projects under the Kyoto Protocol. Predicted decreases in runoff ranged from 54% in drier areas to less than 15% in more humid areas, based on four case studies located across a range of biophysical conditions and project scenarios in Ecuador and Bolivia. Factors other than climate, e.g. upstream/downstream position, were shown to be important in evaluating off-site impacts. This study demonstrates that it will become increasingly important to consider implications on local to regional water resources, and how the hydrologic dimension of CDM-AR impacts on issues of sustainability, local communities, and food security. \u00a9 2008 Elsevier B.V. All rights reserved.", "author" : [ { "dropping-particle" : "", "family" : "Trabucco", "given" : "Antonio", "non-dropping-particle" : "", "parse-names" : false, "suffix" : "" }, { "dropping-particle" : "", "family" : "Zomer", "given" : "Robert J.", "non-dropping-particle" : "", "parse-names" : false, "suffix" : "" }, { "dropping-particle" : "", "family" : "Bossio", "given" : "Deborah A.", "non-dropping-particle" : "", "parse-names" : false, "suffix" : "" }, { "dropping-particle" : "", "family" : "Straaten", "given" : "Oliver", "non-dropping-particle" : "van", "parse-names" : false, "suffix" : "" }, { "dropping-particle" : "V.", "family" : "Verchot", "given" : "Louis", "non-dropping-particle" : "", "parse-names" : false, "suffix" : "" } ], "container-title" : "Agriculture, Ecosystems &amp; Environment", "id" : "ITEM-1", "issue" : "1-2", "issued" : { "date-parts" : [ [ "2008" ] ] }, "page" : "81-97", "title" : "Climate change mitigation through afforestation/reforestation: A global analysis of hydrologic impacts with four case studies", "translator" : [ { "dropping-particle" : "", "family" : "L7460", "given" : "", "non-dropping-particle" : "", "parse-names" : false, "suffix" : "" } ], "type" : "article-journal", "volume" : "126" }, "uris" : [ "http://www.mendeley.com/documents/?uuid=b2c20836-0930-4d54-8b64-6d6edde4ed88" ] } ], "mendeley" : { "formattedCitation" : "(Trabucco et al., 2008)", "plainTextFormattedCitation" : "(Trabucco et al., 2008)", "previouslyFormattedCitation" : "(Trabucco et al., 2008)" }, "properties" : { "noteIndex" : 0 }, "schema" : "https://github.com/citation-style-language/schema/raw/master/csl-citation.json" }</w:instrText>
      </w:r>
      <w:r w:rsidRPr="001E7A27">
        <w:rPr>
          <w:rFonts w:cs="Times New Roman"/>
          <w:color w:val="000000"/>
          <w:lang w:val="en-GB" w:eastAsia="en-GB"/>
        </w:rPr>
        <w:fldChar w:fldCharType="separate"/>
      </w:r>
      <w:r w:rsidR="00025FA2" w:rsidRPr="001E7A27">
        <w:rPr>
          <w:rFonts w:cs="Times New Roman"/>
          <w:noProof/>
          <w:color w:val="000000"/>
          <w:lang w:val="en-GB" w:eastAsia="en-GB"/>
        </w:rPr>
        <w:t>(Trabucco et al., 2008)</w:t>
      </w:r>
      <w:r w:rsidRPr="001E7A27">
        <w:rPr>
          <w:rFonts w:cs="Times New Roman"/>
          <w:color w:val="000000"/>
          <w:lang w:val="en-GB" w:eastAsia="en-GB"/>
        </w:rPr>
        <w:fldChar w:fldCharType="end"/>
      </w:r>
      <w:r w:rsidRPr="001E7A27">
        <w:rPr>
          <w:rFonts w:cs="Times New Roman"/>
          <w:color w:val="000000"/>
          <w:lang w:val="en-GB" w:eastAsia="en-GB"/>
        </w:rPr>
        <w:t>. Extensive irrigation for afforestation in drier areas will have larger downstream impacts than in wetter regions</w:t>
      </w:r>
      <w:ins w:id="1815" w:author="Soapbox" w:date="2021-07-17T06:32:00Z">
        <w:r w:rsidR="00C01740" w:rsidRPr="001E7A27">
          <w:rPr>
            <w:rFonts w:cs="Times New Roman"/>
            <w:color w:val="000000"/>
            <w:lang w:val="en-GB" w:eastAsia="en-GB"/>
          </w:rPr>
          <w:t>,</w:t>
        </w:r>
      </w:ins>
      <w:r w:rsidRPr="001E7A27">
        <w:rPr>
          <w:rFonts w:cs="Times New Roman"/>
          <w:color w:val="000000"/>
          <w:lang w:val="en-GB" w:eastAsia="en-GB"/>
        </w:rPr>
        <w:t xml:space="preserve"> with the difference in water use between the afforested landscapes and its previous vegetation determining the level of potential impacts on evapotranspiration and runoff </w:t>
      </w:r>
      <w:r w:rsidRPr="001E7A27">
        <w:rPr>
          <w:rFonts w:cs="Times New Roman"/>
          <w:color w:val="000000"/>
          <w:lang w:val="en-GB" w:eastAsia="en-GB"/>
        </w:rPr>
        <w:fldChar w:fldCharType="begin" w:fldLock="1"/>
      </w:r>
      <w:r w:rsidR="00747167" w:rsidRPr="001E7A27">
        <w:rPr>
          <w:rFonts w:cs="Times New Roman"/>
          <w:color w:val="000000"/>
          <w:lang w:val="en-GB" w:eastAsia="en-GB"/>
        </w:rPr>
        <w:instrText>ADDIN CSL_CITATION { "citationItems" : [ { "id" : "ITEM-1", "itemData" : { "DOI" : "10.1126/science.1119282", "ISSN" : "00368075", "PMID" : "16373572", "abstract" : "Carbon sequestration strategies highlight tree plantations without considering their full environmental consequences. We combined field research, synthesis of more than 600 observations, and climate and economic modeling to document substantial losses in stream flow, and increased soil salinization and acidification, with afforestation. Plantations decreased stream flow by 227 millimeters per year globally (52%), with 13% of streams drying completely for at least 1 year. Regional modeling of U.S. plantation scenarios suggests that climate feedbacks are unlikely to offset such water losses and could exacerbate them. Plantations can help control groundwater recharge and upwelling but reduce stream flow and salinize and acidify some soils.", "author" : [ { "dropping-particle" : "", "family" : "Jackson", "given" : "Robert B.", "non-dropping-particle" : "", "parse-names" : false, "suffix" : "" }, { "dropping-particle" : "", "family" : "Jobb\u00e1gy", "given" : "Esteban G.", "non-dropping-particle" : "", "parse-names" : false, "suffix" : "" }, { "dropping-particle" : "", "family" : "Avissar", "given" : "Roni", "non-dropping-particle" : "", "parse-names" : false, "suffix" : "" }, { "dropping-particle" : "", "family" : "Roy", "given" : "Somnath Baidya", "non-dropping-particle" : "", "parse-names" : false, "suffix" : "" }, { "dropping-particle" : "", "family" : "Barrett", "given" : "Damian J.", "non-dropping-particle" : "", "parse-names" : false, "suffix" : "" }, { "dropping-particle" : "", "family" : "Cook", "given" : "Charles W.", "non-dropping-particle" : "", "parse-names" : false, "suffix" : "" }, { "dropping-particle" : "", "family" : "Farley", "given" : "Kathleen A.", "non-dropping-particle" : "", "parse-names" : false, "suffix" : "" }, { "dropping-particle" : "", "family" : "Maitre", "given" : "David C.", "non-dropping-particle" : "Le", "parse-names" : false, "suffix" : "" }, { "dropping-particle" : "", "family" : "McCarl", "given" : "Bruce A.", "non-dropping-particle" : "", "parse-names" : false, "suffix" : "" }, { "dropping-particle" : "", "family" : "Murray", "given" : "Brian C.", "non-dropping-particle" : "", "parse-names" : false, "suffix" : "" } ], "container-title" : "Science", "id" : "ITEM-1", "issue" : "5756", "issued" : { "date-parts" : [ [ "2005" ] ] }, "page" : "1944-1947", "title" : "Atmospheric science: Trading water for carbon with biological carbon sequestration", "translator" : [ { "dropping-particle" : "", "family" : "L7456", "given" : "", "non-dropping-particle" : "", "parse-names" : false, "suffix" : "" } ], "type" : "article-journal", "volume" : "310" }, "uris" : [ "http://www.mendeley.com/documents/?uuid=50a2ab95-9735-4617-81bc-8ec92559d115" ] }, { "id" : "ITEM-2", "itemData" : { "DOI" : "10.1038/ncomms14065", "ISSN" : "2041-1723", "author" : [ { "dropping-particle" : "", "family" : "Teuling", "given" : "Adriaan J.", "non-dropping-particle" : "", "parse-names" : false, "suffix" : "" }, { "dropping-particle" : "", "family" : "Taylor", "given" : "Christopher M.", "non-dropping-particle" : "", "parse-names" : false, "suffix" : "" }, { "dropping-particle" : "", "family" : "Meirink", "given" : "Jan Fokke", "non-dropping-particle" : "", "parse-names" : false, "suffix" : "" }, { "dropping-particle" : "", "family" : "Melsen", "given" : "Lieke A.", "non-dropping-particle" : "", "parse-names" : false, "suffix" : "" }, { "dropping-particle" : "", "family" : "Miralles", "given" : "Diego G.", "non-dropping-particle" : "", "parse-names" : false, "suffix" : "" }, { "dropping-particle" : "", "family" : "Heerwaarden", "given" : "Chiel C.", "non-dropping-particle" : "van", "parse-names" : false, "suffix" : "" }, { "dropping-particle" : "", "family" : "Vautard", "given" : "Robert", "non-dropping-particle" : "", "parse-names" : false, "suffix" : "" }, { "dropping-particle" : "", "family" : "Stegehuis", "given" : "Annemiek I.", "non-dropping-particle" : "", "parse-names" : false, "suffix" : "" }, { "dropping-particle" : "", "family" : "Nabuurs", "given" : "Gert-Jan", "non-dropping-particle" : "", "parse-names" : false, "suffix" : "" }, { "dropping-particle" : "", "family" : "Arellano", "given" : "Jordi Vil\u00e0-Guerau", "non-dropping-particle" : "de", "parse-names" : false, "suffix" : "" } ], "container-title" : "Nature Communications", "id" : "ITEM-2", "issue" : "1", "issued" : { "date-parts" : [ [ "2017", "4", "11" ] ] }, "page" : "14065", "title" : "Observational evidence for cloud cover enhancement over western European forests", "translator" : [ { "dropping-particle" : "", "family" : "L7327", "given" : "", "non-dropping-particle" : "", "parse-names" : false, "suffix" : "" } ], "type" : "article-journal", "volume" : "8" }, "uris" : [ "http://www.mendeley.com/documents/?uuid=fd587f88-3b97-4be4-9854-57c36de7cb49" ] } ], "mendeley" : { "formattedCitation" : "(Jackson et al., 2005; Teuling et al., 2017)", "plainTextFormattedCitation" : "(Jackson et al., 2005; Teuling et al., 2017)", "previouslyFormattedCitation" : "(Jackson et al., 2005; Teuling et al., 2017)" }, "properties" : { "noteIndex" : 0 }, "schema" : "https://github.com/citation-style-language/schema/raw/master/csl-citation.json" }</w:instrText>
      </w:r>
      <w:r w:rsidRPr="001E7A27">
        <w:rPr>
          <w:rFonts w:cs="Times New Roman"/>
          <w:color w:val="000000"/>
          <w:lang w:val="en-GB" w:eastAsia="en-GB"/>
        </w:rPr>
        <w:fldChar w:fldCharType="separate"/>
      </w:r>
      <w:r w:rsidR="00025FA2" w:rsidRPr="001E7A27">
        <w:rPr>
          <w:rFonts w:cs="Times New Roman"/>
          <w:noProof/>
          <w:color w:val="000000"/>
          <w:lang w:val="en-GB" w:eastAsia="en-GB"/>
        </w:rPr>
        <w:t>(Jackson et al., 2005; Teuling et al., 2017)</w:t>
      </w:r>
      <w:r w:rsidRPr="001E7A27">
        <w:rPr>
          <w:rFonts w:cs="Times New Roman"/>
          <w:color w:val="000000"/>
          <w:lang w:val="en-GB" w:eastAsia="en-GB"/>
        </w:rPr>
        <w:fldChar w:fldCharType="end"/>
      </w:r>
      <w:r w:rsidRPr="001E7A27">
        <w:rPr>
          <w:rFonts w:cs="Times New Roman"/>
          <w:color w:val="000000"/>
          <w:lang w:val="en-GB" w:eastAsia="en-GB"/>
        </w:rPr>
        <w:t xml:space="preserve">. </w:t>
      </w:r>
      <w:r w:rsidR="00E049A2" w:rsidRPr="001E7A27">
        <w:rPr>
          <w:rFonts w:cs="Times New Roman"/>
          <w:color w:val="000000"/>
          <w:lang w:val="en-GB" w:eastAsia="en-GB"/>
        </w:rPr>
        <w:t xml:space="preserve">Afforestation and reforestation </w:t>
      </w:r>
      <w:r w:rsidRPr="001E7A27">
        <w:rPr>
          <w:rFonts w:cs="Times New Roman"/>
          <w:color w:val="000000"/>
          <w:lang w:val="en-GB" w:eastAsia="en-GB"/>
        </w:rPr>
        <w:t xml:space="preserve">sometimes enhances precipitation through atmospheric feedbacks such as increased convection, at least in the tropics </w:t>
      </w:r>
      <w:r w:rsidRPr="001E7A27">
        <w:rPr>
          <w:rFonts w:cs="Times New Roman"/>
          <w:color w:val="000000"/>
          <w:lang w:val="en-GB" w:eastAsia="en-GB"/>
        </w:rPr>
        <w:fldChar w:fldCharType="begin" w:fldLock="1"/>
      </w:r>
      <w:r w:rsidR="00747167" w:rsidRPr="001E7A27">
        <w:rPr>
          <w:rFonts w:cs="Times New Roman"/>
          <w:color w:val="000000"/>
          <w:lang w:val="en-GB" w:eastAsia="en-GB"/>
        </w:rPr>
        <w:instrText>ADDIN CSL_CITATION { "citationItems" : [ { "id" : "ITEM-1", "itemData" : { "DOI" : "10.1016/j.gloenvcha.2017.01.002", "ISSN" : "0959-3780", "abstract" : "Forest-driven water and energy cycles are poorly integrated into regional, national, continental and global decision-making on climate change adaptation, mitigation, land use and water management. This constrains humanity\u2019s ability to protect our planet\u2019s climate and life-sustaining functions. The substantial body of research we review reveals that forest, water and energy interactions provide the foundations for carbon storage, for cooling terrestrial surfaces and for distributing water resources. Forests and trees must be recognized as prime regulators within the water, energy and carbon cycles. If these functions are ignored, planners will be unable to assess, adapt to or mitigate the impacts of changing land cover and climate. Our call to action targets a reversal of paradigms, from a carbon-centric model to one that treats the hydrologic and climate-cooling effects of trees and forests as the first order of priority. For reasons of sustainability, carbon storage must remain a secondary, though valuable, by-product. The effects of tree cover on climate at local, regional and continental scales offer benefits that demand wider recognition. The forest- and tree-centered research insights we review and analyze provide a knowledge-base for improving plans, policies and actions. Our understanding of how trees and forests influence water, energy and carbon cycles has important implications, both for the structure of planning, management and governance institutions, as well as for how trees and forests might be used to improve sustainability, adaptation and mitigation efforts.", "author" : [ { "dropping-particle" : "", "family" : "Ellison", "given" : "David", "non-dropping-particle" : "", "parse-names" : false, "suffix" : "" }, { "dropping-particle" : "", "family" : "Morris", "given" : "Cindy E", "non-dropping-particle" : "", "parse-names" : false, "suffix" : "" }, { "dropping-particle" : "", "family" : "Locatelli", "given" : "Bruno", "non-dropping-particle" : "", "parse-names" : false, "suffix" : "" }, { "dropping-particle" : "", "family" : "Sheil", "given" : "Douglas", "non-dropping-particle" : "", "parse-names" : false, "suffix" : "" }, { "dropping-particle" : "", "family" : "Cohen", "given" : "Jane", "non-dropping-particle" : "", "parse-names" : false, "suffix" : "" }, { "dropping-particle" : "", "family" : "Murdiyarso", "given" : "Daniel", "non-dropping-particle" : "", "parse-names" : false, "suffix" : "" }, { "dropping-particle" : "", "family" : "Gutierrez", "given" : "Victoria", "non-dropping-particle" : "", "parse-names" : false, "suffix" : "" }, { "dropping-particle" : "", "family" : "Noordwijk", "given" : "Meine", "non-dropping-particle" : "van", "parse-names" : false, "suffix" : "" }, { "dropping-particle" : "", "family" : "Creed", "given" : "Irena F", "non-dropping-particle" : "", "parse-names" : false, "suffix" : "" }, { "dropping-particle" : "", "family" : "Pokorny", "given" : "Jan", "non-dropping-particle" : "", "parse-names" : false, "suffix" : "" }, { "dropping-particle" : "", "family" : "Gaveau", "given" : "David", "non-dropping-particle" : "", "parse-names" : false, "suffix" : "" }, { "dropping-particle" : "V", "family" : "Spracklen", "given" : "Dominick", "non-dropping-particle" : "", "parse-names" : false, "suffix" : "" }, { "dropping-particle" : "", "family" : "Tobella", "given" : "Aida Bargu\u00e9s", "non-dropping-particle" : "", "parse-names" : false, "suffix" : "" }, { "dropping-particle" : "", "family" : "Ilstedt", "given" : "Ulrik", "non-dropping-particle" : "", "parse-names" : false, "suffix" : "" }, { "dropping-particle" : "", "family" : "Teuling", "given" : "Adriaan J", "non-dropping-particle" : "", "parse-names" : false, "suffix" : "" }, { "dropping-particle" : "", "family" : "Gebrehiwot", "given" : "Solomon Gebreyohannis", "non-dropping-particle" : "", "parse-names" : false, "suffix" : "" }, { "dropping-particle" : "", "family" : "Sands", "given" : "David C", "non-dropping-particle" : "", "parse-names" : false, "suffix" : "" }, { "dropping-particle" : "", "family" : "Muys", "given" : "Bart", "non-dropping-particle" : "", "parse-names" : false, "suffix" : "" }, { "dropping-particle" : "", "family" : "Verbist", "given" : "Bruno", "non-dropping-particle" : "", "parse-names" : false, "suffix" : "" }, { "dropping-particle" : "", "family" : "Springgay", "given" : "Elaine", "non-dropping-particle" : "", "parse-names" : false, "suffix" : "" }, { "dropping-particle" : "", "family" : "Sugandi", "given" : "Yulia", "non-dropping-particle" : "", "parse-names" : false, "suffix" : "" }, { "dropping-particle" : "", "family" : "Sullivan", "given" : "Caroline A", "non-dropping-particle" : "", "parse-names" : false, "suffix" : "" } ], "container-title" : "Global Environmental Change", "id" : "ITEM-1", "issued" : { "date-parts" : [ [ "2017" ] ] }, "page" : "51-61", "title" : "Trees, forests and water: Cool insights for a hot world", "translator" : [ { "dropping-particle" : "", "family" : "L3398", "given" : "", "non-dropping-particle" : "", "parse-names" : false, "suffix" : "" } ], "type" : "article-journal", "volume" : "43" }, "uris" : [ "http://www.mendeley.com/documents/?uuid=12d52fe2-820d-4443-9e0c-e913f4c205d0" ] } ], "mendeley" : { "formattedCitation" : "(Ellison et al., 2017)", "plainTextFormattedCitation" : "(Ellison et al., 2017)", "previouslyFormattedCitation" : "(Ellison et al., 2017)" }, "properties" : { "noteIndex" : 0 }, "schema" : "https://github.com/citation-style-language/schema/raw/master/csl-citation.json" }</w:instrText>
      </w:r>
      <w:r w:rsidRPr="001E7A27">
        <w:rPr>
          <w:rFonts w:cs="Times New Roman"/>
          <w:color w:val="000000"/>
          <w:lang w:val="en-GB" w:eastAsia="en-GB"/>
        </w:rPr>
        <w:fldChar w:fldCharType="separate"/>
      </w:r>
      <w:r w:rsidR="00025FA2" w:rsidRPr="001E7A27">
        <w:rPr>
          <w:rFonts w:cs="Times New Roman"/>
          <w:noProof/>
          <w:color w:val="000000"/>
          <w:lang w:val="en-GB" w:eastAsia="en-GB"/>
        </w:rPr>
        <w:t>(Ellison et al., 2017)</w:t>
      </w:r>
      <w:r w:rsidRPr="001E7A27">
        <w:rPr>
          <w:rFonts w:cs="Times New Roman"/>
          <w:color w:val="000000"/>
          <w:lang w:val="en-GB" w:eastAsia="en-GB"/>
        </w:rPr>
        <w:fldChar w:fldCharType="end"/>
      </w:r>
      <w:r w:rsidRPr="001E7A27">
        <w:rPr>
          <w:rFonts w:cs="Times New Roman"/>
          <w:color w:val="000000"/>
          <w:lang w:val="en-GB" w:eastAsia="en-GB"/>
        </w:rPr>
        <w:t xml:space="preserve"> and the </w:t>
      </w:r>
      <w:r w:rsidR="00E049A2" w:rsidRPr="001E7A27">
        <w:rPr>
          <w:rFonts w:cs="Times New Roman"/>
          <w:color w:val="000000"/>
          <w:lang w:val="en-GB" w:eastAsia="en-GB"/>
        </w:rPr>
        <w:t xml:space="preserve">increase </w:t>
      </w:r>
      <w:r w:rsidRPr="001E7A27">
        <w:rPr>
          <w:rFonts w:cs="Times New Roman"/>
          <w:color w:val="000000"/>
          <w:lang w:val="en-GB" w:eastAsia="en-GB"/>
        </w:rPr>
        <w:t>in precipitation can</w:t>
      </w:r>
      <w:ins w:id="1816" w:author="Soapbox" w:date="2021-07-17T06:33:00Z">
        <w:r w:rsidR="00C01740" w:rsidRPr="001E7A27">
          <w:rPr>
            <w:rFonts w:cs="Times New Roman"/>
            <w:color w:val="000000"/>
            <w:lang w:val="en-GB" w:eastAsia="en-GB"/>
          </w:rPr>
          <w:t>,</w:t>
        </w:r>
      </w:ins>
      <w:r w:rsidRPr="001E7A27">
        <w:rPr>
          <w:rFonts w:cs="Times New Roman"/>
          <w:color w:val="000000"/>
          <w:lang w:val="en-GB" w:eastAsia="en-GB"/>
        </w:rPr>
        <w:t xml:space="preserve"> in some regions even cancel out the increased evapotranspiration</w:t>
      </w:r>
      <w:r w:rsidRPr="001E7A27" w:rsidDel="00312212">
        <w:rPr>
          <w:rFonts w:cs="Times New Roman"/>
          <w:color w:val="000000"/>
          <w:lang w:val="en-GB" w:eastAsia="en-GB"/>
        </w:rPr>
        <w:t xml:space="preserve"> </w:t>
      </w:r>
      <w:r w:rsidRPr="001E7A27">
        <w:rPr>
          <w:rFonts w:cs="Times New Roman"/>
          <w:color w:val="000000"/>
          <w:lang w:val="en-GB" w:eastAsia="en-GB"/>
        </w:rPr>
        <w:fldChar w:fldCharType="begin" w:fldLock="1"/>
      </w:r>
      <w:r w:rsidR="00747167" w:rsidRPr="001E7A27">
        <w:rPr>
          <w:rFonts w:cs="Times New Roman"/>
          <w:color w:val="000000"/>
          <w:lang w:val="en-GB" w:eastAsia="en-GB"/>
        </w:rPr>
        <w:instrText>ADDIN CSL_CITATION { "citationItems" : [ { "id" : "ITEM-1", "itemData" : { "DOI" : "10.1111/gcb.14328", "ISSN" : "1354-1013", "abstract" : "Abstract The net flux of CO2 exchanged with the atmosphere following grassland-related land-use change (LUC) depends on the subsequent temporal dynamics of soil organic carbon (SOC). Yet, the magnitude and timing of these dynamics are still unclear. We compiled a global data set of 836 paired-sites to quantify temporal SOC changes after grassland-related LUC. In order to discriminate between SOC losses from the initial ecosystem and gains from the secondary one, the post-LUC time series of SOC data was combined with satellite-based net primary production observations as a proxy of carbon input to the soil. Globally, land conversion from either cropland or forest into grassland leads to SOC accumulation; the reverse shows net SOC loss. The SOC response curves vary between different regions. Conversion of cropland to managed grassland results in more SOC accumulation than natural grassland recovery from abandoned cropland. We did not consider the biophysical variables (e.g., climate conditions and soil properties) when fitting the SOC turnover rate into the observation data but analyzed the relationships between the fitted turnover rate and these variables. The SOC turnover rate is significantly correlated with temperature and precipitation (p\u00a0&lt;\u00a00.05), but not with the clay fraction of soils (p\u00a0&gt;\u00a00.05). Comparing our results with predictions from bookkeeping models, we found that bookkeeping models overestimate by 56% of the long-term (100\u00a0years horizon) cumulative SOC emissions for grassland-related LUC types in tropical and temperate regions since 2000. We also tested the spatial representativeness of our data set and calculated SOC response curves using the representative subset of sites in each region. Our study provides new insight into the impact grassland-related LUC on the global carbon budget and sheds light on the potential of grassland conservation for climate mitigation.", "author" : [ { "dropping-particle" : "", "family" : "Li", "given" : "Wei", "non-dropping-particle" : "", "parse-names" : false, "suffix" : "" }, { "dropping-particle" : "", "family" : "Ciais", "given" : "Philippe", "non-dropping-particle" : "", "parse-names" : false, "suffix" : "" }, { "dropping-particle" : "", "family" : "Guenet", "given" : "Bertrand", "non-dropping-particle" : "", "parse-names" : false, "suffix" : "" }, { "dropping-particle" : "", "family" : "Peng", "given" : "Shushi", "non-dropping-particle" : "", "parse-names" : false, "suffix" : "" }, { "dropping-particle" : "", "family" : "Chang", "given" : "Jinfeng", "non-dropping-particle" : "", "parse-names" : false, "suffix" : "" }, { "dropping-particle" : "", "family" : "Chaplot", "given" : "Vincent", "non-dropping-particle" : "", "parse-names" : false, "suffix" : "" }, { "dropping-particle" : "", "family" : "Khudyaev", "given" : "Sergey", "non-dropping-particle" : "", "parse-names" : false, "suffix" : "" }, { "dropping-particle" : "", "family" : "Peregon", "given" : "Anna", "non-dropping-particle" : "", "parse-names" : false, "suffix" : "" }, { "dropping-particle" : "", "family" : "Piao", "given" : "Shilong", "non-dropping-particle" : "", "parse-names" : false, "suffix" : "" }, { "dropping-particle" : "", "family" : "Wang", "given" : "Yilong", "non-dropping-particle" : "", "parse-names" : false, "suffix" : "" }, { "dropping-particle" : "", "family" : "Yue", "given" : "Chao", "non-dropping-particle" : "", "parse-names" : false, "suffix" : "" } ], "container-title" : "Global Change Biology", "id" : "ITEM-1", "issue" : "10", "issued" : { "date-parts" : [ [ "2018", "10" ] ] }, "page" : "4731-4746", "publisher" : "John Wiley &amp; Sons, Ltd (10.1111)", "title" : "Temporal response of soil organic carbon after grassland-related land-use change", "translator" : [ { "dropping-particle" : "", "family" : "L6587", "given" : "", "non-dropping-particle" : "", "parse-names" : false, "suffix" : "" } ], "type" : "article-journal", "volume" : "24" }, "uris" : [ "http://www.mendeley.com/documents/?uuid=d39f9458-a48a-446e-8b49-8d7fef70b27e" ] } ], "mendeley" : { "formattedCitation" : "(Li et al., 2018)", "plainTextFormattedCitation" : "(Li et al., 2018)", "previouslyFormattedCitation" : "(Li et al., 2018)" }, "properties" : { "noteIndex" : 0 }, "schema" : "https://github.com/citation-style-language/schema/raw/master/csl-citation.json" }</w:instrText>
      </w:r>
      <w:r w:rsidRPr="001E7A27">
        <w:rPr>
          <w:rFonts w:cs="Times New Roman"/>
          <w:color w:val="000000"/>
          <w:lang w:val="en-GB" w:eastAsia="en-GB"/>
        </w:rPr>
        <w:fldChar w:fldCharType="separate"/>
      </w:r>
      <w:r w:rsidR="00025FA2" w:rsidRPr="001E7A27">
        <w:rPr>
          <w:rFonts w:cs="Times New Roman"/>
          <w:noProof/>
          <w:color w:val="000000"/>
          <w:lang w:val="en-GB" w:eastAsia="en-GB"/>
        </w:rPr>
        <w:t>(Li et al., 2018)</w:t>
      </w:r>
      <w:r w:rsidRPr="001E7A27">
        <w:rPr>
          <w:rFonts w:cs="Times New Roman"/>
          <w:color w:val="000000"/>
          <w:lang w:val="en-GB" w:eastAsia="en-GB"/>
        </w:rPr>
        <w:fldChar w:fldCharType="end"/>
      </w:r>
      <w:r w:rsidRPr="001E7A27">
        <w:rPr>
          <w:rFonts w:cs="Times New Roman"/>
          <w:color w:val="000000"/>
          <w:lang w:val="en-GB" w:eastAsia="en-GB"/>
        </w:rPr>
        <w:t>. </w:t>
      </w:r>
    </w:p>
    <w:p w14:paraId="757FC814" w14:textId="77777777" w:rsidR="00864ABC" w:rsidRPr="001E7A27" w:rsidRDefault="00864ABC" w:rsidP="005C7F25">
      <w:pPr>
        <w:shd w:val="clear" w:color="auto" w:fill="DEEAF6" w:themeFill="accent1" w:themeFillTint="33"/>
        <w:rPr>
          <w:rFonts w:cs="Times New Roman"/>
          <w:color w:val="000000"/>
          <w:lang w:val="en-GB" w:eastAsia="en-GB"/>
        </w:rPr>
      </w:pPr>
    </w:p>
    <w:p w14:paraId="42337EF1" w14:textId="2E811C7F" w:rsidR="002C7231" w:rsidRPr="001E7A27" w:rsidRDefault="00365199" w:rsidP="005C7F25">
      <w:pPr>
        <w:shd w:val="clear" w:color="auto" w:fill="DEEAF6" w:themeFill="accent1" w:themeFillTint="33"/>
        <w:rPr>
          <w:rFonts w:cs="Times New Roman"/>
          <w:color w:val="000000"/>
          <w:lang w:val="en-GB" w:eastAsia="en-GB"/>
        </w:rPr>
      </w:pPr>
      <w:r w:rsidRPr="001E7A27">
        <w:rPr>
          <w:rFonts w:cs="Times New Roman"/>
          <w:color w:val="000000"/>
          <w:lang w:val="en-GB" w:eastAsia="en-GB"/>
        </w:rPr>
        <w:t xml:space="preserve">In conclusion, extensive deployment of BECCS and </w:t>
      </w:r>
      <w:r w:rsidR="007E7249" w:rsidRPr="001E7A27">
        <w:rPr>
          <w:rFonts w:cs="Times New Roman"/>
          <w:color w:val="000000"/>
          <w:lang w:val="en-GB" w:eastAsia="en-GB"/>
        </w:rPr>
        <w:t xml:space="preserve">afforestation/reforestation </w:t>
      </w:r>
      <w:r w:rsidRPr="001E7A27">
        <w:rPr>
          <w:rFonts w:cs="Times New Roman"/>
          <w:color w:val="000000"/>
          <w:lang w:val="en-GB" w:eastAsia="en-GB"/>
        </w:rPr>
        <w:t>will require larger amounts of freshwater resources than used by the previous vegetation, altering the water cycle at regional scales (</w:t>
      </w:r>
      <w:r w:rsidRPr="001E7A27">
        <w:rPr>
          <w:rFonts w:cs="Times New Roman"/>
          <w:i/>
          <w:iCs/>
          <w:color w:val="000000"/>
          <w:lang w:val="en-GB" w:eastAsia="en-GB"/>
        </w:rPr>
        <w:t>high confidence</w:t>
      </w:r>
      <w:r w:rsidRPr="001E7A27">
        <w:rPr>
          <w:rFonts w:cs="Times New Roman"/>
          <w:color w:val="000000"/>
          <w:lang w:val="en-GB" w:eastAsia="en-GB"/>
        </w:rPr>
        <w:t xml:space="preserve">). </w:t>
      </w:r>
      <w:r w:rsidR="00AB2903" w:rsidRPr="001E7A27">
        <w:rPr>
          <w:rFonts w:cs="Times New Roman"/>
          <w:color w:val="000000"/>
          <w:lang w:val="en-GB" w:eastAsia="en-GB"/>
        </w:rPr>
        <w:t xml:space="preserve">Consequences </w:t>
      </w:r>
      <w:r w:rsidRPr="001E7A27">
        <w:rPr>
          <w:rFonts w:cs="Times New Roman"/>
          <w:color w:val="000000"/>
          <w:lang w:val="en-GB" w:eastAsia="en-GB"/>
        </w:rPr>
        <w:t xml:space="preserve">of high water consumption on downstream uses, biodiversity, and regional </w:t>
      </w:r>
      <w:r w:rsidRPr="001E7A27">
        <w:rPr>
          <w:rFonts w:cs="Times New Roman"/>
          <w:color w:val="000000"/>
          <w:lang w:val="en-GB" w:eastAsia="en-GB"/>
        </w:rPr>
        <w:lastRenderedPageBreak/>
        <w:t>climate depend on prior land cover, background climate conditions, and scale of deployment (</w:t>
      </w:r>
      <w:r w:rsidRPr="001E7A27">
        <w:rPr>
          <w:rFonts w:cs="Times New Roman"/>
          <w:i/>
          <w:iCs/>
          <w:color w:val="000000"/>
          <w:lang w:val="en-GB" w:eastAsia="en-GB"/>
        </w:rPr>
        <w:t>high confidence</w:t>
      </w:r>
      <w:r w:rsidRPr="001E7A27">
        <w:rPr>
          <w:rFonts w:cs="Times New Roman"/>
          <w:color w:val="000000"/>
          <w:lang w:val="en-GB" w:eastAsia="en-GB"/>
        </w:rPr>
        <w:t xml:space="preserve">). Therefore, a regional approach is required to determine the efficacy and sustainability of CDR projects. </w:t>
      </w:r>
    </w:p>
    <w:p w14:paraId="4C99C22F" w14:textId="77777777" w:rsidR="002C7231" w:rsidRPr="001E7A27" w:rsidRDefault="002C7231" w:rsidP="005C7F25">
      <w:pPr>
        <w:pStyle w:val="AR6BodyText"/>
        <w:rPr>
          <w:rFonts w:cs="Times New Roman"/>
          <w:b/>
          <w:bCs/>
          <w:lang w:val="en-GB"/>
        </w:rPr>
      </w:pPr>
      <w:r w:rsidRPr="001E7A27">
        <w:rPr>
          <w:rFonts w:cs="Times New Roman"/>
          <w:b/>
          <w:bCs/>
          <w:lang w:val="en-GB"/>
        </w:rPr>
        <w:t>[END CROSS-CHAPTER BOX 5.1]</w:t>
      </w:r>
    </w:p>
    <w:p w14:paraId="4E938D64" w14:textId="77777777" w:rsidR="008D65F5" w:rsidRPr="001E7A27" w:rsidRDefault="008D65F5" w:rsidP="005C7F25">
      <w:pPr>
        <w:pStyle w:val="AR6BodyText"/>
        <w:rPr>
          <w:b/>
          <w:lang w:val="en-GB"/>
        </w:rPr>
      </w:pPr>
    </w:p>
    <w:p w14:paraId="1A52A6D4" w14:textId="77777777" w:rsidR="002F5491" w:rsidRPr="001E7A27" w:rsidRDefault="002F5491" w:rsidP="005C7F25">
      <w:pPr>
        <w:pStyle w:val="AR6BodyText"/>
        <w:rPr>
          <w:b/>
          <w:lang w:val="en-GB"/>
        </w:rPr>
      </w:pPr>
    </w:p>
    <w:p w14:paraId="0DA41B89" w14:textId="0257B37E" w:rsidR="008D65F5" w:rsidRPr="001E7A27" w:rsidRDefault="008D65F5" w:rsidP="0098460A">
      <w:pPr>
        <w:pStyle w:val="AR6Chap5Level35111"/>
        <w:rPr>
          <w:lang w:val="en-GB"/>
        </w:rPr>
      </w:pPr>
      <w:bookmarkStart w:id="1817" w:name="_Toc5716910"/>
      <w:bookmarkStart w:id="1818" w:name="_Toc33564247"/>
      <w:bookmarkStart w:id="1819" w:name="_Toc70535659"/>
      <w:r w:rsidRPr="001E7A27">
        <w:rPr>
          <w:lang w:val="en-GB"/>
        </w:rPr>
        <w:t>CO</w:t>
      </w:r>
      <w:r w:rsidRPr="001E7A27">
        <w:rPr>
          <w:vertAlign w:val="subscript"/>
          <w:lang w:val="en-GB"/>
        </w:rPr>
        <w:t>2</w:t>
      </w:r>
      <w:r w:rsidRPr="001E7A27">
        <w:rPr>
          <w:lang w:val="en-GB"/>
        </w:rPr>
        <w:t xml:space="preserve"> </w:t>
      </w:r>
      <w:r w:rsidR="003760AB" w:rsidRPr="001E7A27">
        <w:rPr>
          <w:lang w:val="en-GB"/>
        </w:rPr>
        <w:t>B</w:t>
      </w:r>
      <w:r w:rsidRPr="001E7A27">
        <w:rPr>
          <w:lang w:val="en-GB"/>
        </w:rPr>
        <w:t>udget</w:t>
      </w:r>
      <w:bookmarkEnd w:id="1817"/>
      <w:bookmarkEnd w:id="1818"/>
      <w:bookmarkEnd w:id="1819"/>
    </w:p>
    <w:p w14:paraId="6BC100F4" w14:textId="77777777" w:rsidR="008D65F5" w:rsidRPr="001E7A27" w:rsidRDefault="008D65F5" w:rsidP="005C7F25">
      <w:pPr>
        <w:pStyle w:val="AR6BodyText"/>
        <w:rPr>
          <w:rFonts w:cs="Times New Roman"/>
          <w:noProof/>
          <w:color w:val="000000" w:themeColor="text1"/>
          <w:lang w:val="en-GB" w:eastAsia="en-US"/>
        </w:rPr>
      </w:pPr>
    </w:p>
    <w:p w14:paraId="664E7498" w14:textId="77777777" w:rsidR="008D65F5" w:rsidRPr="001E7A27" w:rsidRDefault="008D65F5" w:rsidP="005C7F25">
      <w:pPr>
        <w:pStyle w:val="AR6BodyText"/>
        <w:rPr>
          <w:rFonts w:cs="Times New Roman"/>
          <w:lang w:val="en-GB"/>
        </w:rPr>
      </w:pPr>
      <w:r w:rsidRPr="001E7A27">
        <w:rPr>
          <w:rFonts w:cs="Times New Roman"/>
          <w:lang w:val="en-GB"/>
        </w:rPr>
        <w:t>The global CO</w:t>
      </w:r>
      <w:r w:rsidRPr="001E7A27">
        <w:rPr>
          <w:rFonts w:cs="Times New Roman"/>
          <w:vertAlign w:val="subscript"/>
          <w:lang w:val="en-GB"/>
        </w:rPr>
        <w:t>2</w:t>
      </w:r>
      <w:r w:rsidRPr="001E7A27">
        <w:rPr>
          <w:rFonts w:cs="Times New Roman"/>
          <w:lang w:val="en-GB"/>
        </w:rPr>
        <w:t xml:space="preserve"> budget (Figure 5.1</w:t>
      </w:r>
      <w:r w:rsidR="000A6681" w:rsidRPr="001E7A27">
        <w:rPr>
          <w:rFonts w:cs="Times New Roman"/>
          <w:lang w:val="en-GB"/>
        </w:rPr>
        <w:t>2</w:t>
      </w:r>
      <w:r w:rsidRPr="001E7A27">
        <w:rPr>
          <w:rFonts w:cs="Times New Roman"/>
          <w:lang w:val="en-GB"/>
        </w:rPr>
        <w:t>) encompasses all natural and anthropogenic CO</w:t>
      </w:r>
      <w:r w:rsidRPr="001E7A27">
        <w:rPr>
          <w:rFonts w:cs="Times New Roman"/>
          <w:vertAlign w:val="subscript"/>
          <w:lang w:val="en-GB"/>
        </w:rPr>
        <w:t>2</w:t>
      </w:r>
      <w:r w:rsidRPr="001E7A27">
        <w:rPr>
          <w:rFonts w:cs="Times New Roman"/>
          <w:lang w:val="en-GB"/>
        </w:rPr>
        <w:t xml:space="preserve"> sources and sinks.  Table 5.1 shows the perturbation of the global carbon mass balance between reservoirs since the beginning of the industrial era, circa 1750. </w:t>
      </w:r>
    </w:p>
    <w:p w14:paraId="6ADBD10B" w14:textId="77777777" w:rsidR="008D65F5" w:rsidRPr="001E7A27" w:rsidRDefault="008D65F5" w:rsidP="005C7F25">
      <w:pPr>
        <w:pStyle w:val="AR6BodyText"/>
        <w:rPr>
          <w:rFonts w:cs="Times New Roman"/>
          <w:lang w:val="en-GB"/>
        </w:rPr>
      </w:pPr>
    </w:p>
    <w:p w14:paraId="0DEF8D6F" w14:textId="1EFE207E" w:rsidR="008D65F5" w:rsidRPr="001E7A27" w:rsidRDefault="008D65F5" w:rsidP="005C7F25">
      <w:pPr>
        <w:pStyle w:val="AR6BodyText"/>
        <w:rPr>
          <w:rFonts w:cs="Times New Roman"/>
          <w:lang w:val="en-GB"/>
        </w:rPr>
      </w:pPr>
      <w:r w:rsidRPr="001E7A27">
        <w:rPr>
          <w:rFonts w:cs="Times New Roman"/>
          <w:lang w:val="en-GB"/>
        </w:rPr>
        <w:t>Since AR5</w:t>
      </w:r>
      <w:r w:rsidR="00EC1076" w:rsidRPr="001E7A27">
        <w:rPr>
          <w:rFonts w:cs="Times New Roman"/>
          <w:lang w:val="en-GB"/>
        </w:rPr>
        <w:t xml:space="preserve"> </w:t>
      </w:r>
      <w:r w:rsidR="00EC1076" w:rsidRPr="001E7A27">
        <w:rPr>
          <w:lang w:val="en-GB"/>
        </w:rPr>
        <w:fldChar w:fldCharType="begin" w:fldLock="1"/>
      </w:r>
      <w:r w:rsidR="00747167" w:rsidRPr="001E7A2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EC1076" w:rsidRPr="001E7A27">
        <w:rPr>
          <w:lang w:val="en-GB"/>
        </w:rPr>
        <w:fldChar w:fldCharType="separate"/>
      </w:r>
      <w:r w:rsidR="00025FA2" w:rsidRPr="001E7A27">
        <w:rPr>
          <w:noProof/>
          <w:lang w:val="en-GB"/>
        </w:rPr>
        <w:t>(Ciais et al., 2013)</w:t>
      </w:r>
      <w:r w:rsidR="00EC1076" w:rsidRPr="001E7A27">
        <w:rPr>
          <w:lang w:val="en-GB"/>
        </w:rPr>
        <w:fldChar w:fldCharType="end"/>
      </w:r>
      <w:r w:rsidRPr="001E7A27">
        <w:rPr>
          <w:rFonts w:cs="Times New Roman"/>
          <w:lang w:val="en-GB"/>
        </w:rPr>
        <w:t xml:space="preserve">, a number of improvements have led to </w:t>
      </w:r>
      <w:ins w:id="1820" w:author="Soapbox" w:date="2021-07-17T06:34:00Z">
        <w:r w:rsidR="00C01740" w:rsidRPr="001E7A27">
          <w:rPr>
            <w:rFonts w:cs="Times New Roman"/>
            <w:lang w:val="en-GB"/>
          </w:rPr>
          <w:t>the</w:t>
        </w:r>
      </w:ins>
      <w:del w:id="1821" w:author="Soapbox" w:date="2021-07-17T06:34:00Z">
        <w:r w:rsidRPr="001E7A27" w:rsidDel="00C01740">
          <w:rPr>
            <w:rFonts w:cs="Times New Roman"/>
            <w:lang w:val="en-GB"/>
          </w:rPr>
          <w:delText>a</w:delText>
        </w:r>
      </w:del>
      <w:r w:rsidRPr="001E7A27">
        <w:rPr>
          <w:rFonts w:cs="Times New Roman"/>
          <w:lang w:val="en-GB"/>
        </w:rPr>
        <w:t xml:space="preserve"> more constrained carbon budget presented here. Some new additions include: (i) </w:t>
      </w:r>
      <w:r w:rsidRPr="001E7A27">
        <w:rPr>
          <w:rFonts w:cs="Times New Roman"/>
          <w:lang w:val="en-GB" w:eastAsia="en-GB"/>
        </w:rPr>
        <w:t xml:space="preserve">the use of independent estimates for the residual carbon sink on natural terrestrial ecosystems </w:t>
      </w:r>
      <w:r w:rsidRPr="001E7A27">
        <w:rPr>
          <w:rFonts w:cs="Times New Roman"/>
          <w:lang w:val="en-GB" w:eastAsia="en-GB"/>
        </w:rPr>
        <w:fldChar w:fldCharType="begin" w:fldLock="1"/>
      </w:r>
      <w:r w:rsidR="00747167" w:rsidRPr="001E7A27">
        <w:rPr>
          <w:rFonts w:cs="Times New Roman"/>
          <w:lang w:val="en-GB" w:eastAsia="en-GB"/>
        </w:rPr>
        <w:instrText>ADDIN CSL_CITATION { "citationItems" : [ { "id" : "ITEM-1",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"ITEM-1",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"mendeley" : { "formattedCitation" : "(Le Qu\u00e9r\u00e9 et al., 2018a)", "plainTextFormattedCitation" : "(Le Qu\u00e9r\u00e9 et al., 2018a)", "previouslyFormattedCitation" : "(Le Qu\u00e9r\u00e9 et al., 2018a)" }, "properties" : { "noteIndex" : 0 }, "schema" : "https://github.com/citation-style-language/schema/raw/master/csl-citation.json" }</w:instrText>
      </w:r>
      <w:r w:rsidRPr="001E7A27">
        <w:rPr>
          <w:rFonts w:cs="Times New Roman"/>
          <w:lang w:val="en-GB" w:eastAsia="en-GB"/>
        </w:rPr>
        <w:fldChar w:fldCharType="separate"/>
      </w:r>
      <w:r w:rsidR="00025FA2" w:rsidRPr="001E7A27">
        <w:rPr>
          <w:rFonts w:cs="Times New Roman"/>
          <w:noProof/>
          <w:lang w:val="en-GB" w:eastAsia="en-GB"/>
        </w:rPr>
        <w:t>(Le Quéré et al., 2018a)</w:t>
      </w:r>
      <w:r w:rsidRPr="001E7A27">
        <w:rPr>
          <w:rFonts w:cs="Times New Roman"/>
          <w:lang w:val="en-GB" w:eastAsia="en-GB"/>
        </w:rPr>
        <w:fldChar w:fldCharType="end"/>
      </w:r>
      <w:ins w:id="1822" w:author="Soapbox" w:date="2021-07-17T06:34:00Z">
        <w:r w:rsidR="00C01740" w:rsidRPr="001E7A27">
          <w:rPr>
            <w:rFonts w:cs="Times New Roman"/>
            <w:lang w:val="en-GB"/>
          </w:rPr>
          <w:t>;</w:t>
        </w:r>
      </w:ins>
      <w:del w:id="1823" w:author="Soapbox" w:date="2021-07-17T06:34:00Z">
        <w:r w:rsidRPr="001E7A27" w:rsidDel="00C01740">
          <w:rPr>
            <w:rFonts w:cs="Times New Roman"/>
            <w:lang w:val="en-GB"/>
          </w:rPr>
          <w:delText>,</w:delText>
        </w:r>
      </w:del>
      <w:r w:rsidRPr="001E7A27">
        <w:rPr>
          <w:rFonts w:cs="Times New Roman"/>
          <w:lang w:val="en-GB"/>
        </w:rPr>
        <w:t xml:space="preserve"> (ii) </w:t>
      </w:r>
      <w:r w:rsidRPr="001E7A27">
        <w:rPr>
          <w:rFonts w:cs="Times New Roman"/>
          <w:lang w:val="en-GB" w:eastAsia="en-GB"/>
        </w:rPr>
        <w:t xml:space="preserve">improvements in the estimates of emissions from cement production </w:t>
      </w:r>
      <w:r w:rsidRPr="001E7A27">
        <w:rPr>
          <w:rFonts w:cs="Times New Roman"/>
          <w:lang w:val="en-GB" w:eastAsia="en-GB"/>
        </w:rPr>
        <w:fldChar w:fldCharType="begin" w:fldLock="1"/>
      </w:r>
      <w:r w:rsidR="00747167" w:rsidRPr="001E7A27">
        <w:rPr>
          <w:rFonts w:cs="Times New Roman"/>
          <w:lang w:val="en-GB" w:eastAsia="en-GB"/>
        </w:rPr>
        <w:instrText>ADDIN CSL_CITATION { "citationItems" : [ { "id" : "ITEM-1", "itemData" : { "DOI" : "10.5194/essd-11-1675-2019", "ISSN" : "1866-3516", "author" : [ { "dropping-particle" : "", "family" : "Andrew", "given" : "Robbie M.", "non-dropping-particle" : "", "parse-names" : false, "suffix" : "" } ], "container-title" : "Earth System Science Data", "id" : "ITEM-1", "issue" : "4", "issued" : { "date-parts" : [ [ "2019", "11", "20" ] ] }, "page" : "1675-1710", "title" : "Global CO2 emissions from cement production, 1928\u20132018", "translator" : [ { "dropping-particle" : "", "family" : "L3248", "given" : "", "non-dropping-particle" : "", "parse-names" : false, "suffix" : "" } ], "type" : "article-journal", "volume" : "11" }, "uris" : [ "http://www.mendeley.com/documents/?uuid=4d6418bb-78a9-4bf3-8e91-e9b1990dd44a" ] } ], "mendeley" : { "formattedCitation" : "(Andrew, 2019)", "plainTextFormattedCitation" : "(Andrew, 2019)", "previouslyFormattedCitation" : "(Andrew, 2019)" }, "properties" : { "noteIndex" : 0 }, "schema" : "https://github.com/citation-style-language/schema/raw/master/csl-citation.json" }</w:instrText>
      </w:r>
      <w:r w:rsidRPr="001E7A27">
        <w:rPr>
          <w:rFonts w:cs="Times New Roman"/>
          <w:lang w:val="en-GB" w:eastAsia="en-GB"/>
        </w:rPr>
        <w:fldChar w:fldCharType="separate"/>
      </w:r>
      <w:r w:rsidR="00025FA2" w:rsidRPr="001E7A27">
        <w:rPr>
          <w:rFonts w:cs="Times New Roman"/>
          <w:noProof/>
          <w:lang w:val="en-GB" w:eastAsia="en-GB"/>
        </w:rPr>
        <w:t>(Andrew, 2019)</w:t>
      </w:r>
      <w:r w:rsidRPr="001E7A27">
        <w:rPr>
          <w:rFonts w:cs="Times New Roman"/>
          <w:lang w:val="en-GB" w:eastAsia="en-GB"/>
        </w:rPr>
        <w:fldChar w:fldCharType="end"/>
      </w:r>
      <w:r w:rsidRPr="001E7A27">
        <w:rPr>
          <w:rFonts w:cs="Times New Roman"/>
          <w:lang w:val="en-GB" w:eastAsia="en-GB"/>
        </w:rPr>
        <w:t xml:space="preserve"> and the sink associated with cement carbonation</w:t>
      </w:r>
      <w:r w:rsidRPr="001E7A27">
        <w:rPr>
          <w:rFonts w:cs="Times New Roman"/>
          <w:lang w:val="en-GB"/>
        </w:rPr>
        <w:t xml:space="preserv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"10.1038/s41467-020-17583-w", "ISSN" : "20411723", "PMID" : "32728073", "abstract" : "Cement plays a dual role in the global carbon cycle like a sponge: its massive production contributes significantly to present-day global anthropogenic CO2 emissions, yet its hydrated products gradually reabsorb substantial amounts of atmospheric CO2 (carbonation) in the future. The role of this sponge effect along the cement cycle (including production, use, and demolition) in carbon emissions mitigation, however, remains hitherto unexplored. Here, we quantify the effects of demand- and supply-side mitigation measures considering this material-energy-emissions-uptake nexus, finding that climate goals would be imperiled if the growth of cement stocks continues. Future reabsorption of CO2 will be significant (~30% of cumulative CO2 emissions from 2015 to 2100), but climate goal compliant net CO2 emissions reduction along the global cement cycle will require both radical technology advancements (e.g., carbon capture and storage) and widespread deployment of material efficiency measures, which go beyond those envisaged in current technology roadmaps.", "author" : [ { "dropping-particle" : "", "family" : "Cao", "given" : "Zhi", "non-dropping-particle" : "", "parse-names" : false, "suffix" : "" }, { "dropping-particle" : "", "family" : "Myers", "given" : "Rupert J.", "non-dropping-particle" : "", "parse-names" : false, "suffix" : "" }, { "dropping-particle" : "", "family" : "Lupton", "given" : "Richard C.", "non-dropping-particle" : "", "parse-names" : false, "suffix" : "" }, { "dropping-particle" : "", "family" : "Duan", "given" : "Huabo", "non-dropping-particle" : "", "parse-names" : false, "suffix" : "" }, { "dropping-particle" : "", "family" : "Sacchi", "given" : "Romain", "non-dropping-particle" : "", "parse-names" : false, "suffix" : "" }, { "dropping-particle" : "", "family" : "Zhou", "given" : "Nan", "non-dropping-particle" : "", "parse-names" : false, "suffix" : "" }, { "dropping-particle" : "", "family" : "Reed Miller", "given" : "T.", "non-dropping-particle" : "", "parse-names" : false, "suffix" : "" }, { "dropping-particle" : "", "family" : "Cullen", "given" : "Jonathan M.", "non-dropping-particle" : "", "parse-names" : false, "suffix" : "" }, { "dropping-particle" : "", "family" : "Ge", "given" : "Quansheng", "non-dropping-particle" : "", "parse-names" : false, "suffix" : "" }, { "dropping-particle" : "", "family" : "Liu", "given" : "Gang", "non-dropping-particle" : "", "parse-names" : false, "suffix" : "" } ], "container-title" : "Nature Communications", "id" : "ITEM-1", "issue" : "1", "issued" : { "date-parts" : [ [ "2020" ] ] }, "page" : "1-9", "publisher" : "Springer US", "title" : "The sponge effect and carbon emission mitigation potentials of the global cement cycle", "translator" : [ { "dropping-particle" : "", "family" : "L6940", "given" : "", "non-dropping-particle" : "", "parse-names" : false, "suffix" : "" } ], "type" : "article-journal", "volume" : "11" }, "uris" : [ "http://www.mendeley.com/documents/?uuid=e11ccfce-78f4-41fb-9a5f-644e65efb71d" ] } ], "mendeley" : { "formattedCitation" : "(Cao et al., 2020)", "plainTextFormattedCitation" : "(Cao et al., 2020)", "previouslyFormattedCitation" : "(Cao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(Cao et al., 2020)</w:t>
      </w:r>
      <w:r w:rsidRPr="001E7A27">
        <w:rPr>
          <w:rFonts w:cs="Times New Roman"/>
          <w:lang w:val="en-GB"/>
        </w:rPr>
        <w:fldChar w:fldCharType="end"/>
      </w:r>
      <w:ins w:id="1824" w:author="Soapbox" w:date="2021-07-17T06:34:00Z">
        <w:r w:rsidR="00C01740" w:rsidRPr="001E7A27">
          <w:rPr>
            <w:rFonts w:cs="Times New Roman"/>
            <w:lang w:val="en-GB"/>
          </w:rPr>
          <w:t>;</w:t>
        </w:r>
      </w:ins>
      <w:del w:id="1825" w:author="Soapbox" w:date="2021-07-17T06:34:00Z">
        <w:r w:rsidRPr="001E7A27" w:rsidDel="00C01740">
          <w:rPr>
            <w:rFonts w:cs="Times New Roman"/>
            <w:lang w:val="en-GB"/>
          </w:rPr>
          <w:delText>,</w:delText>
        </w:r>
      </w:del>
      <w:r w:rsidRPr="001E7A27">
        <w:rPr>
          <w:rFonts w:cs="Times New Roman"/>
          <w:lang w:val="en-GB"/>
        </w:rPr>
        <w:t xml:space="preserve"> (iii) improved and new emission</w:t>
      </w:r>
      <w:ins w:id="1826" w:author="Tom Maycock" w:date="2021-09-08T15:22:00Z">
        <w:r w:rsidR="0082184F" w:rsidRPr="001E7A27">
          <w:rPr>
            <w:rFonts w:cs="Times New Roman"/>
            <w:lang w:val="en-GB"/>
          </w:rPr>
          <w:t>s</w:t>
        </w:r>
      </w:ins>
      <w:r w:rsidRPr="001E7A27">
        <w:rPr>
          <w:rFonts w:cs="Times New Roman"/>
          <w:lang w:val="en-GB"/>
        </w:rPr>
        <w:t xml:space="preserve"> estimates from forestry and other land use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"10.1002/2014GB004997", "ISSN" : "0886-6236", "author" : [ { "dropping-particle" : "", "family" : "Hansis", "given" : "Eberhard", "non-dropping-particle" : "", "parse-names" : false, "suffix" : "" }, { "dropping-particle" : "", "family" : "Davis", "given" : "Steven J.", "non-dropping-particle" : "", "parse-names" : false, "suffix" : "" }, { "dropping-particle" : "", "family" : "Pongratz", "given" : "Julia", "non-dropping-particle" : "", "parse-names" : false, "suffix" : "" } ], "container-title" : "Global Biogeochemical Cycles", "id" : "ITEM-1", "issue" : "8", "issued" : { "date-parts" : [ [ "2015", "8", "24" ] ] }, "page" : "1230-1246", "title" : "Relevance of methodological choices for accounting of land use change carbon fluxes", "translator" : [ { "dropping-particle" : "", "family" : "L6570", "given" : "", "non-dropping-particle" : "", "parse-names" : false, "suffix" : "" } ], "type" : "article-journal", "volume" : "29" }, "uris" : [ "http://www.mendeley.com/documents/?uuid=ea5f258b-b780-467f-bc9a-d076af938afd" ] }, { "id" : "ITEM-2", "itemData" : { "DOI" : "10.5194/bg-17-4075-2020", "ISSN" : "17264189", "abstract" : "Emissions from land use and land cover change are a key component of the global carbon cycle. However, models are required to disentangle these emissions from the land carbon sink, as only the sum of both can be physically observed. Their assessment within the yearly communitywide effort known as the \"Global Carbon Budget\"remains a major difficulty, because it combines two lines of evidence that are inherently inconsistent: bookkeeping models and dynamic global vegetation models. Here, we propose a unifying approach that relies on a bookkeeping model, which embeds processes and parameters calibrated on dynamic global vegetation models, and the use of an empirical constraint. We estimate that the global CO 2 emissions from land use and land cover change were 1:36\u00b10:42 PgC yr -1 (1\u03c3 range) on average over the 2009-2018 period and reached a cumulative total of 206\u00b157 PgC over the 1750-2018 period. We also estimate that land cover change induced a global loss of additional sink capacity - that is, a foregone carbon removal, not part of the emissions - of 0:68\u00b10:57 PgC yr -1 and 32\u00b123 PgC over the same periods, respectively. Additionally, we provide a breakdown of our results' uncertainty, including aspects such as the land use and land cover change data sets used as input and the model's biogeochemical parameters. We find that the biogeochemical uncertainty dominates our global and regional estimates with the exception of tropical regions in which the input data dominates. Our analysis further identifies key sources of uncertainty and suggests ways to strengthen the robustness of future Global Carbon Budget estimates.", "author" : [ { "dropping-particle" : "", "family" : "Gasser", "given" : "Thomas", "non-dropping-particle" : "", "parse-names" : false, "suffix" : "" }, { "dropping-particle" : "", "family" : "Crepin", "given" : "Le\u00e1", "non-dropping-particle" : "", "parse-names" : false, "suffix" : "" }, { "dropping-particle" : "", "family" : "Quilcaille", "given" : "Yann", "non-dropping-particle" : "", "parse-names" : false, "suffix" : "" }, { "dropping-particle" : "", "family" : "Houghton", "given" : "Richard A.", "non-dropping-particle" : "", "parse-names" : false, "suffix" : "" }, { "dropping-particle" : "", "family" : "Ciais", "given" : "Philippe", "non-dropping-particle" : "", "parse-names" : false, "suffix" : "" }, { "dropping-particle" : "", "family" : "Obersteiner", "given" : "Michael", "non-dropping-particle" : "", "parse-names" : false, "suffix" : "" } ], "container-title" : "Biogeosciences", "id" : "ITEM-2", "issue" : "15", "issued" : { "date-parts" : [ [ "2020" ] ] }, "page" : "4075-4101", "title" : "Historical CO2 emissions from land use and land cover change and their uncertainty", "translator" : [ { "dropping-particle" : "", "family" : "L3331", "given" : "", "non-dropping-particle" : "", "parse-names" : false, "suffix" : "" } ], "type" : "article-journal", "volume" : "17" }, "uris" : [ "http://www.mendeley.com/documents/?uuid=7090338a-2513-4a72-9ad8-3cd8d248eab8" ] } ], "mendeley" : { "formattedCitation" : "(Hansis et al., 2015; Gasser et al., 2020)", "plainTextFormattedCitation" : "(Hansis et al., 2015; Gasser et al., 2020)", "previouslyFormattedCitation" : "(Hansis et al., 2015; Gasser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(Hansis et al., 2015; Gasser et al., 2020)</w:t>
      </w:r>
      <w:r w:rsidRPr="001E7A27">
        <w:rPr>
          <w:rFonts w:cs="Times New Roman"/>
          <w:lang w:val="en-GB"/>
        </w:rPr>
        <w:fldChar w:fldCharType="end"/>
      </w:r>
      <w:ins w:id="1827" w:author="Soapbox" w:date="2021-07-17T06:34:00Z">
        <w:r w:rsidR="00C01740" w:rsidRPr="001E7A27">
          <w:rPr>
            <w:rFonts w:cs="Times New Roman"/>
            <w:lang w:val="en-GB"/>
          </w:rPr>
          <w:t>;</w:t>
        </w:r>
      </w:ins>
      <w:del w:id="1828" w:author="Soapbox" w:date="2021-07-17T06:34:00Z">
        <w:r w:rsidRPr="001E7A27" w:rsidDel="00C01740">
          <w:rPr>
            <w:rFonts w:cs="Times New Roman"/>
            <w:lang w:val="en-GB"/>
          </w:rPr>
          <w:delText>,</w:delText>
        </w:r>
      </w:del>
      <w:r w:rsidRPr="001E7A27">
        <w:rPr>
          <w:rFonts w:cs="Times New Roman"/>
          <w:lang w:val="en-GB"/>
        </w:rPr>
        <w:t xml:space="preserve"> (iv) the use of ocean observation-based sink estimates and a revised river flux partition between hemisphere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(Friedlingstein et al., 2020)</w:t>
      </w:r>
      <w:r w:rsidRPr="001E7A27">
        <w:rPr>
          <w:rFonts w:cs="Times New Roman"/>
          <w:lang w:val="en-GB"/>
        </w:rPr>
        <w:fldChar w:fldCharType="end"/>
      </w:r>
      <w:r w:rsidRPr="001E7A27">
        <w:rPr>
          <w:rFonts w:cs="Times New Roman"/>
          <w:lang w:val="en-GB"/>
        </w:rPr>
        <w:t xml:space="preserve">; and (v) </w:t>
      </w:r>
      <w:r w:rsidRPr="001E7A27">
        <w:rPr>
          <w:rFonts w:cs="Times New Roman"/>
          <w:lang w:val="en-GB" w:eastAsia="en-GB"/>
        </w:rPr>
        <w:t xml:space="preserve">the expansion of constraints from atmospheric inversions, </w:t>
      </w:r>
      <w:del w:id="1829" w:author="Soapbox" w:date="2021-07-17T06:35:00Z">
        <w:r w:rsidRPr="001E7A27" w:rsidDel="00C01740">
          <w:rPr>
            <w:rFonts w:cs="Times New Roman"/>
            <w:lang w:val="en-GB" w:eastAsia="en-GB"/>
          </w:rPr>
          <w:delText xml:space="preserve">both </w:delText>
        </w:r>
      </w:del>
      <w:r w:rsidRPr="001E7A27">
        <w:rPr>
          <w:rFonts w:cs="Times New Roman"/>
          <w:lang w:val="en-GB" w:eastAsia="en-GB"/>
        </w:rPr>
        <w:t>based on surface networks and the use of satellite retrievals. </w:t>
      </w:r>
    </w:p>
    <w:p w14:paraId="3A11874F" w14:textId="77777777" w:rsidR="008D65F5" w:rsidRPr="001E7A27" w:rsidRDefault="008D65F5" w:rsidP="005C7F25">
      <w:pPr>
        <w:pStyle w:val="AR6BodyText"/>
        <w:rPr>
          <w:rFonts w:cs="Times New Roman"/>
          <w:lang w:val="en-GB"/>
        </w:rPr>
      </w:pPr>
    </w:p>
    <w:p w14:paraId="4D80AD14" w14:textId="50DCE2A8" w:rsidR="008D65F5" w:rsidRPr="001E7A27" w:rsidRDefault="008D65F5" w:rsidP="005C7F25">
      <w:pPr>
        <w:rPr>
          <w:lang w:val="en-GB"/>
        </w:rPr>
      </w:pPr>
      <w:r w:rsidRPr="001E7A27">
        <w:rPr>
          <w:rFonts w:cs="Times New Roman"/>
          <w:lang w:val="en-GB"/>
        </w:rPr>
        <w:t>The budget, based on the annual assessment by the GCP</w:t>
      </w:r>
      <w:r w:rsidR="0015596F" w:rsidRPr="001E7A27">
        <w:rPr>
          <w:rFonts w:cs="Times New Roman"/>
          <w:lang w:val="en-GB"/>
        </w:rPr>
        <w:t xml:space="preserve"> </w:t>
      </w:r>
      <w:r w:rsidR="0015596F" w:rsidRPr="001E7A27">
        <w:rPr>
          <w:lang w:val="en-GB"/>
        </w:rPr>
        <w:fldChar w:fldCharType="begin" w:fldLock="1"/>
      </w:r>
      <w:r w:rsidR="00747167" w:rsidRPr="001E7A2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15596F" w:rsidRPr="001E7A27">
        <w:rPr>
          <w:lang w:val="en-GB"/>
        </w:rPr>
        <w:fldChar w:fldCharType="separate"/>
      </w:r>
      <w:r w:rsidR="00025FA2" w:rsidRPr="001E7A27">
        <w:rPr>
          <w:noProof/>
          <w:lang w:val="en-GB"/>
        </w:rPr>
        <w:t>(Friedlingstein et al., 2020)</w:t>
      </w:r>
      <w:r w:rsidR="0015596F" w:rsidRPr="001E7A27">
        <w:rPr>
          <w:lang w:val="en-GB"/>
        </w:rPr>
        <w:fldChar w:fldCharType="end"/>
      </w:r>
      <w:r w:rsidRPr="001E7A27">
        <w:rPr>
          <w:rFonts w:cs="Times New Roman"/>
          <w:lang w:val="en-GB"/>
        </w:rPr>
        <w:t>, uses independent estimates of all major flux components: fossil fuel and carbonate emissions (E</w:t>
      </w:r>
      <w:r w:rsidRPr="001E7A27">
        <w:rPr>
          <w:rFonts w:cs="Times New Roman"/>
          <w:vertAlign w:val="subscript"/>
          <w:lang w:val="en-GB"/>
        </w:rPr>
        <w:t>FOS</w:t>
      </w:r>
      <w:r w:rsidRPr="001E7A27">
        <w:rPr>
          <w:rFonts w:cs="Times New Roman"/>
          <w:lang w:val="en-GB"/>
        </w:rPr>
        <w:t xml:space="preserve">), </w:t>
      </w:r>
      <w:r w:rsidR="00222C6C" w:rsidRPr="001E7A27">
        <w:rPr>
          <w:rFonts w:cs="Times New Roman"/>
          <w:lang w:val="en-GB"/>
        </w:rPr>
        <w:t>CO</w:t>
      </w:r>
      <w:r w:rsidR="00222C6C" w:rsidRPr="001E7A27">
        <w:rPr>
          <w:rFonts w:cs="Times New Roman"/>
          <w:vertAlign w:val="subscript"/>
          <w:lang w:val="en-GB"/>
        </w:rPr>
        <w:t>2</w:t>
      </w:r>
      <w:r w:rsidR="00222C6C" w:rsidRPr="001E7A27">
        <w:rPr>
          <w:rFonts w:cs="Times New Roman"/>
          <w:lang w:val="en-GB"/>
        </w:rPr>
        <w:t xml:space="preserve"> fluxes from </w:t>
      </w:r>
      <w:del w:id="1830" w:author="Ian Blenkinsop" w:date="2021-07-28T13:23:00Z">
        <w:r w:rsidRPr="001E7A27" w:rsidDel="000D653D">
          <w:rPr>
            <w:rFonts w:cs="Times New Roman"/>
            <w:lang w:val="en-GB"/>
          </w:rPr>
          <w:delText xml:space="preserve">Forestry </w:delText>
        </w:r>
      </w:del>
      <w:ins w:id="1831" w:author="Ian Blenkinsop" w:date="2021-07-28T13:23:00Z">
        <w:r w:rsidR="000D653D" w:rsidRPr="001E7A27">
          <w:rPr>
            <w:rFonts w:cs="Times New Roman"/>
            <w:lang w:val="en-GB"/>
          </w:rPr>
          <w:t xml:space="preserve">forestry </w:t>
        </w:r>
      </w:ins>
      <w:r w:rsidRPr="001E7A27">
        <w:rPr>
          <w:rFonts w:cs="Times New Roman"/>
          <w:lang w:val="en-GB"/>
        </w:rPr>
        <w:t xml:space="preserve">and other </w:t>
      </w:r>
      <w:del w:id="1832" w:author="Ian Blenkinsop" w:date="2021-07-28T13:23:00Z">
        <w:r w:rsidRPr="001E7A27" w:rsidDel="000D653D">
          <w:rPr>
            <w:rFonts w:cs="Times New Roman"/>
            <w:lang w:val="en-GB"/>
          </w:rPr>
          <w:delText xml:space="preserve">Land </w:delText>
        </w:r>
      </w:del>
      <w:ins w:id="1833" w:author="Ian Blenkinsop" w:date="2021-07-28T13:23:00Z">
        <w:r w:rsidR="000D653D" w:rsidRPr="001E7A27">
          <w:rPr>
            <w:rFonts w:cs="Times New Roman"/>
            <w:lang w:val="en-GB"/>
          </w:rPr>
          <w:t>land u</w:t>
        </w:r>
      </w:ins>
      <w:del w:id="1834" w:author="Ian Blenkinsop" w:date="2021-07-28T13:23:00Z">
        <w:r w:rsidRPr="001E7A27" w:rsidDel="000D653D">
          <w:rPr>
            <w:rFonts w:cs="Times New Roman"/>
            <w:lang w:val="en-GB"/>
          </w:rPr>
          <w:delText>U</w:delText>
        </w:r>
      </w:del>
      <w:r w:rsidRPr="001E7A27">
        <w:rPr>
          <w:rFonts w:cs="Times New Roman"/>
          <w:lang w:val="en-GB"/>
        </w:rPr>
        <w:t>se (E</w:t>
      </w:r>
      <w:r w:rsidR="00222C6C" w:rsidRPr="001E7A27">
        <w:rPr>
          <w:rFonts w:cs="Times New Roman"/>
          <w:vertAlign w:val="subscript"/>
          <w:lang w:val="en-GB"/>
        </w:rPr>
        <w:t>LULUCF</w:t>
      </w:r>
      <w:r w:rsidRPr="001E7A27">
        <w:rPr>
          <w:rFonts w:cs="Times New Roman"/>
          <w:lang w:val="en-GB"/>
        </w:rPr>
        <w:t>), the growth rate of CO</w:t>
      </w:r>
      <w:r w:rsidRPr="001E7A27">
        <w:rPr>
          <w:vertAlign w:val="subscript"/>
          <w:lang w:val="en-GB"/>
        </w:rPr>
        <w:t>2</w:t>
      </w:r>
      <w:r w:rsidRPr="001E7A27">
        <w:rPr>
          <w:rFonts w:cs="Times New Roman"/>
          <w:lang w:val="en-GB"/>
        </w:rPr>
        <w:t xml:space="preserve"> in the atmosphere (G</w:t>
      </w:r>
      <w:r w:rsidR="005651C3" w:rsidRPr="001E7A27">
        <w:rPr>
          <w:rFonts w:cs="Times New Roman"/>
          <w:vertAlign w:val="subscript"/>
          <w:lang w:val="en-GB"/>
        </w:rPr>
        <w:t>a</w:t>
      </w:r>
      <w:r w:rsidRPr="001E7A27">
        <w:rPr>
          <w:rFonts w:cs="Times New Roman"/>
          <w:vertAlign w:val="subscript"/>
          <w:lang w:val="en-GB"/>
        </w:rPr>
        <w:t>tm</w:t>
      </w:r>
      <w:r w:rsidRPr="001E7A27">
        <w:rPr>
          <w:rFonts w:cs="Times New Roman"/>
          <w:lang w:val="en-GB"/>
        </w:rPr>
        <w:t>), and the ocean (S</w:t>
      </w:r>
      <w:r w:rsidR="005651C3" w:rsidRPr="001E7A27">
        <w:rPr>
          <w:rFonts w:cs="Times New Roman"/>
          <w:vertAlign w:val="subscript"/>
          <w:lang w:val="en-GB"/>
        </w:rPr>
        <w:t>o</w:t>
      </w:r>
      <w:r w:rsidRPr="001E7A27">
        <w:rPr>
          <w:rFonts w:cs="Times New Roman"/>
          <w:vertAlign w:val="subscript"/>
          <w:lang w:val="en-GB"/>
        </w:rPr>
        <w:t>cean</w:t>
      </w:r>
      <w:r w:rsidRPr="001E7A27">
        <w:rPr>
          <w:rFonts w:cs="Times New Roman"/>
          <w:lang w:val="en-GB"/>
        </w:rPr>
        <w:t>) and natural land (S</w:t>
      </w:r>
      <w:r w:rsidR="005651C3" w:rsidRPr="001E7A27">
        <w:rPr>
          <w:rFonts w:cs="Times New Roman"/>
          <w:vertAlign w:val="subscript"/>
          <w:lang w:val="en-GB"/>
        </w:rPr>
        <w:t>l</w:t>
      </w:r>
      <w:r w:rsidRPr="001E7A27">
        <w:rPr>
          <w:rFonts w:cs="Times New Roman"/>
          <w:vertAlign w:val="subscript"/>
          <w:lang w:val="en-GB"/>
        </w:rPr>
        <w:t>and</w:t>
      </w:r>
      <w:r w:rsidRPr="001E7A27">
        <w:rPr>
          <w:rFonts w:cs="Times New Roman"/>
          <w:lang w:val="en-GB"/>
        </w:rPr>
        <w:t>) CO</w:t>
      </w:r>
      <w:r w:rsidRPr="001E7A27">
        <w:rPr>
          <w:vertAlign w:val="subscript"/>
          <w:lang w:val="en-GB"/>
        </w:rPr>
        <w:t>2</w:t>
      </w:r>
      <w:r w:rsidRPr="001E7A27">
        <w:rPr>
          <w:rFonts w:cs="Times New Roman"/>
          <w:lang w:val="en-GB"/>
        </w:rPr>
        <w:t xml:space="preserve"> sinks. An imbalance term (B</w:t>
      </w:r>
      <w:r w:rsidRPr="001E7A27">
        <w:rPr>
          <w:rFonts w:cs="Times New Roman"/>
          <w:vertAlign w:val="subscript"/>
          <w:lang w:val="en-GB"/>
        </w:rPr>
        <w:t>Imb</w:t>
      </w:r>
      <w:r w:rsidRPr="001E7A27">
        <w:rPr>
          <w:rFonts w:cs="Times New Roman"/>
          <w:lang w:val="en-GB"/>
        </w:rPr>
        <w:t>) is required to ensure mass balance of the source and sinks that have been independently estimated: E</w:t>
      </w:r>
      <w:r w:rsidRPr="001E7A27">
        <w:rPr>
          <w:rFonts w:cs="Times New Roman"/>
          <w:vertAlign w:val="subscript"/>
          <w:lang w:val="en-GB"/>
        </w:rPr>
        <w:t>FOS</w:t>
      </w:r>
      <w:r w:rsidRPr="001E7A27">
        <w:rPr>
          <w:rFonts w:cs="Times New Roman"/>
          <w:lang w:val="en-GB"/>
        </w:rPr>
        <w:t xml:space="preserve"> + E</w:t>
      </w:r>
      <w:r w:rsidR="00B212A1" w:rsidRPr="001E7A27">
        <w:rPr>
          <w:rFonts w:cs="Times New Roman"/>
          <w:vertAlign w:val="subscript"/>
          <w:lang w:val="en-GB"/>
        </w:rPr>
        <w:t>LULUCF</w:t>
      </w:r>
      <w:r w:rsidRPr="001E7A27">
        <w:rPr>
          <w:rFonts w:cs="Times New Roman"/>
          <w:lang w:val="en-GB"/>
        </w:rPr>
        <w:t xml:space="preserve"> = G</w:t>
      </w:r>
      <w:r w:rsidR="005651C3" w:rsidRPr="001E7A27">
        <w:rPr>
          <w:rFonts w:cs="Times New Roman"/>
          <w:vertAlign w:val="subscript"/>
          <w:lang w:val="en-GB"/>
        </w:rPr>
        <w:t>a</w:t>
      </w:r>
      <w:r w:rsidRPr="001E7A27">
        <w:rPr>
          <w:rFonts w:cs="Times New Roman"/>
          <w:vertAlign w:val="subscript"/>
          <w:lang w:val="en-GB"/>
        </w:rPr>
        <w:t xml:space="preserve">tm </w:t>
      </w:r>
      <w:r w:rsidRPr="001E7A27">
        <w:rPr>
          <w:rFonts w:cs="Times New Roman"/>
          <w:lang w:val="en-GB"/>
        </w:rPr>
        <w:t>+ S</w:t>
      </w:r>
      <w:r w:rsidR="005651C3" w:rsidRPr="001E7A27">
        <w:rPr>
          <w:rFonts w:cs="Times New Roman"/>
          <w:vertAlign w:val="subscript"/>
          <w:lang w:val="en-GB"/>
        </w:rPr>
        <w:t>o</w:t>
      </w:r>
      <w:r w:rsidRPr="001E7A27">
        <w:rPr>
          <w:rFonts w:cs="Times New Roman"/>
          <w:vertAlign w:val="subscript"/>
          <w:lang w:val="en-GB"/>
        </w:rPr>
        <w:t>cean</w:t>
      </w:r>
      <w:r w:rsidRPr="001E7A27">
        <w:rPr>
          <w:rFonts w:cs="Times New Roman"/>
          <w:lang w:val="en-GB"/>
        </w:rPr>
        <w:t xml:space="preserve"> + S</w:t>
      </w:r>
      <w:r w:rsidR="005651C3" w:rsidRPr="001E7A27">
        <w:rPr>
          <w:rFonts w:cs="Times New Roman"/>
          <w:vertAlign w:val="subscript"/>
          <w:lang w:val="en-GB"/>
        </w:rPr>
        <w:t>la</w:t>
      </w:r>
      <w:r w:rsidRPr="001E7A27">
        <w:rPr>
          <w:rFonts w:cs="Times New Roman"/>
          <w:vertAlign w:val="subscript"/>
          <w:lang w:val="en-GB"/>
        </w:rPr>
        <w:t xml:space="preserve">nd. </w:t>
      </w:r>
      <w:r w:rsidRPr="001E7A27">
        <w:rPr>
          <w:rFonts w:cs="Times New Roman"/>
          <w:lang w:val="en-GB"/>
        </w:rPr>
        <w:t>+ B</w:t>
      </w:r>
      <w:r w:rsidRPr="001E7A27">
        <w:rPr>
          <w:rFonts w:cs="Times New Roman"/>
          <w:vertAlign w:val="subscript"/>
          <w:lang w:val="en-GB"/>
        </w:rPr>
        <w:t xml:space="preserve">Imb. </w:t>
      </w:r>
      <w:r w:rsidRPr="001E7A27">
        <w:rPr>
          <w:rFonts w:cs="Times New Roman"/>
          <w:lang w:val="en-GB"/>
        </w:rPr>
        <w:t>All estimates are reported with 1 standard deviation (±1σ</w:t>
      </w:r>
      <w:commentRangeStart w:id="1835"/>
      <w:r w:rsidRPr="001E7A27">
        <w:rPr>
          <w:rFonts w:cs="Times New Roman"/>
          <w:lang w:val="en-GB"/>
        </w:rPr>
        <w:t>, 1 sigma</w:t>
      </w:r>
      <w:commentRangeEnd w:id="1835"/>
      <w:r w:rsidR="000D653D" w:rsidRPr="001E7A27">
        <w:rPr>
          <w:rStyle w:val="CommentReference"/>
          <w:lang w:val="en-GB"/>
        </w:rPr>
        <w:commentReference w:id="1835"/>
      </w:r>
      <w:r w:rsidRPr="001E7A27">
        <w:rPr>
          <w:rFonts w:cs="Times New Roman"/>
          <w:lang w:val="en-GB"/>
        </w:rPr>
        <w:t>) representing a likelihood of 68%.</w:t>
      </w:r>
    </w:p>
    <w:p w14:paraId="7A6A3E29" w14:textId="77777777" w:rsidR="008D65F5" w:rsidRPr="001E7A27" w:rsidRDefault="008D65F5" w:rsidP="005C7F25">
      <w:pPr>
        <w:pStyle w:val="AR6BodyText"/>
        <w:rPr>
          <w:rFonts w:cs="Times New Roman"/>
          <w:lang w:val="en-GB"/>
        </w:rPr>
      </w:pPr>
    </w:p>
    <w:p w14:paraId="58DF9225" w14:textId="362F1810" w:rsidR="008D65F5" w:rsidRPr="001E7A27" w:rsidRDefault="008D65F5" w:rsidP="005C7F25">
      <w:pPr>
        <w:pStyle w:val="AR6BodyText"/>
        <w:rPr>
          <w:rFonts w:cs="Times New Roman"/>
          <w:lang w:val="en-GB"/>
        </w:rPr>
      </w:pPr>
      <w:r w:rsidRPr="001E7A27">
        <w:rPr>
          <w:rFonts w:cs="Times New Roman"/>
          <w:color w:val="000000"/>
          <w:lang w:val="en-GB" w:eastAsia="en-GB"/>
        </w:rPr>
        <w:t>Over the past decade (2010</w:t>
      </w:r>
      <w:r w:rsidR="005651C3" w:rsidRPr="001E7A27">
        <w:rPr>
          <w:rFonts w:cs="Times New Roman"/>
          <w:lang w:val="en-GB"/>
        </w:rPr>
        <w:t>–</w:t>
      </w:r>
      <w:r w:rsidRPr="001E7A27">
        <w:rPr>
          <w:rFonts w:cs="Times New Roman"/>
          <w:color w:val="000000"/>
          <w:lang w:val="en-GB" w:eastAsia="en-GB"/>
        </w:rPr>
        <w:t>2019), 10.9</w:t>
      </w:r>
      <w:r w:rsidR="005651C3" w:rsidRPr="001E7A27">
        <w:rPr>
          <w:rFonts w:cs="Times New Roman"/>
          <w:color w:val="000000"/>
          <w:lang w:val="en-GB" w:eastAsia="en-GB"/>
        </w:rPr>
        <w:t xml:space="preserve"> </w:t>
      </w:r>
      <w:r w:rsidRPr="001E7A27">
        <w:rPr>
          <w:rFonts w:cs="Times New Roman"/>
          <w:color w:val="000000"/>
          <w:lang w:val="en-GB" w:eastAsia="en-GB"/>
        </w:rPr>
        <w:t>±</w:t>
      </w:r>
      <w:r w:rsidR="005651C3" w:rsidRPr="001E7A27">
        <w:rPr>
          <w:rFonts w:cs="Times New Roman"/>
          <w:color w:val="000000"/>
          <w:lang w:val="en-GB" w:eastAsia="en-GB"/>
        </w:rPr>
        <w:t xml:space="preserve"> </w:t>
      </w:r>
      <w:r w:rsidRPr="001E7A27">
        <w:rPr>
          <w:rFonts w:cs="Times New Roman"/>
          <w:color w:val="000000"/>
          <w:lang w:val="en-GB" w:eastAsia="en-GB"/>
        </w:rPr>
        <w:t>0.9 PgC yr</w:t>
      </w:r>
      <w:del w:id="1836" w:author="Ian Blenkinsop" w:date="2021-07-28T16:14:00Z">
        <w:r w:rsidRPr="001E7A27" w:rsidDel="00E4692D">
          <w:rPr>
            <w:rFonts w:cs="Times New Roman"/>
            <w:color w:val="000000"/>
            <w:vertAlign w:val="superscript"/>
            <w:lang w:val="en-GB" w:eastAsia="en-GB"/>
          </w:rPr>
          <w:delText>-</w:delText>
        </w:r>
      </w:del>
      <w:ins w:id="1837" w:author="Ian Blenkinsop" w:date="2021-07-28T16:14:00Z">
        <w:r w:rsidR="00E4692D" w:rsidRPr="001E7A27">
          <w:rPr>
            <w:rFonts w:cs="Times New Roman"/>
            <w:color w:val="000000"/>
            <w:vertAlign w:val="superscript"/>
            <w:lang w:val="en-GB" w:eastAsia="en-GB"/>
          </w:rPr>
          <w:t>–</w:t>
        </w:r>
      </w:ins>
      <w:r w:rsidRPr="001E7A27">
        <w:rPr>
          <w:rFonts w:cs="Times New Roman"/>
          <w:color w:val="000000"/>
          <w:vertAlign w:val="superscript"/>
          <w:lang w:val="en-GB" w:eastAsia="en-GB"/>
        </w:rPr>
        <w:t>1</w:t>
      </w:r>
      <w:r w:rsidRPr="001E7A27">
        <w:rPr>
          <w:rFonts w:cs="Times New Roman"/>
          <w:color w:val="000000"/>
          <w:lang w:val="en-GB" w:eastAsia="en-GB"/>
        </w:rPr>
        <w:t xml:space="preserve"> were emitted from human activities</w:t>
      </w:r>
      <w:ins w:id="1838" w:author="Soapbox" w:date="2021-07-17T06:38:00Z">
        <w:r w:rsidR="00932C12" w:rsidRPr="001E7A27">
          <w:rPr>
            <w:rFonts w:cs="Times New Roman"/>
            <w:color w:val="000000"/>
            <w:lang w:val="en-GB" w:eastAsia="en-GB"/>
          </w:rPr>
          <w:t>,</w:t>
        </w:r>
      </w:ins>
      <w:r w:rsidRPr="001E7A27">
        <w:rPr>
          <w:rFonts w:cs="Times New Roman"/>
          <w:color w:val="000000"/>
          <w:lang w:val="en-GB" w:eastAsia="en-GB"/>
        </w:rPr>
        <w:t xml:space="preserve"> which were distributed between three Earth system components: 46% accumulated in the atmosphere (5.1 ± 0.02 PgC yr</w:t>
      </w:r>
      <w:del w:id="1839" w:author="Ian Blenkinsop" w:date="2021-07-28T16:14:00Z">
        <w:r w:rsidRPr="001E7A27" w:rsidDel="00E4692D">
          <w:rPr>
            <w:rFonts w:cs="Times New Roman"/>
            <w:color w:val="000000"/>
            <w:vertAlign w:val="superscript"/>
            <w:lang w:val="en-GB" w:eastAsia="en-GB"/>
          </w:rPr>
          <w:delText>-</w:delText>
        </w:r>
      </w:del>
      <w:ins w:id="1840" w:author="Ian Blenkinsop" w:date="2021-07-28T16:14:00Z">
        <w:r w:rsidR="00E4692D" w:rsidRPr="001E7A27">
          <w:rPr>
            <w:rFonts w:cs="Times New Roman"/>
            <w:color w:val="000000"/>
            <w:vertAlign w:val="superscript"/>
            <w:lang w:val="en-GB" w:eastAsia="en-GB"/>
          </w:rPr>
          <w:t>–</w:t>
        </w:r>
      </w:ins>
      <w:r w:rsidRPr="001E7A27">
        <w:rPr>
          <w:rFonts w:cs="Times New Roman"/>
          <w:color w:val="000000"/>
          <w:vertAlign w:val="superscript"/>
          <w:lang w:val="en-GB" w:eastAsia="en-GB"/>
        </w:rPr>
        <w:t>1</w:t>
      </w:r>
      <w:r w:rsidRPr="001E7A27">
        <w:rPr>
          <w:rFonts w:cs="Times New Roman"/>
          <w:color w:val="000000"/>
          <w:lang w:val="en-GB" w:eastAsia="en-GB"/>
        </w:rPr>
        <w:t>), 23% was taken up by the ocean (2.5 ± 0.6 PgC yr</w:t>
      </w:r>
      <w:del w:id="1841" w:author="Ian Blenkinsop" w:date="2021-07-28T16:14:00Z">
        <w:r w:rsidRPr="001E7A27" w:rsidDel="00E4692D">
          <w:rPr>
            <w:rFonts w:cs="Times New Roman"/>
            <w:color w:val="000000"/>
            <w:vertAlign w:val="superscript"/>
            <w:lang w:val="en-GB" w:eastAsia="en-GB"/>
          </w:rPr>
          <w:delText>-</w:delText>
        </w:r>
      </w:del>
      <w:ins w:id="1842" w:author="Ian Blenkinsop" w:date="2021-07-28T16:14:00Z">
        <w:r w:rsidR="00E4692D" w:rsidRPr="001E7A27">
          <w:rPr>
            <w:rFonts w:cs="Times New Roman"/>
            <w:color w:val="000000"/>
            <w:vertAlign w:val="superscript"/>
            <w:lang w:val="en-GB" w:eastAsia="en-GB"/>
          </w:rPr>
          <w:t>–</w:t>
        </w:r>
      </w:ins>
      <w:r w:rsidRPr="001E7A27">
        <w:rPr>
          <w:rFonts w:cs="Times New Roman"/>
          <w:color w:val="000000"/>
          <w:vertAlign w:val="superscript"/>
          <w:lang w:val="en-GB" w:eastAsia="en-GB"/>
        </w:rPr>
        <w:t>1</w:t>
      </w:r>
      <w:r w:rsidRPr="001E7A27">
        <w:rPr>
          <w:rFonts w:cs="Times New Roman"/>
          <w:color w:val="000000"/>
          <w:lang w:val="en-GB" w:eastAsia="en-GB"/>
        </w:rPr>
        <w:t>) and 31% was stored by vegetation in terrestrial ecosystems (3.4 ± 0.9 PgC yr</w:t>
      </w:r>
      <w:del w:id="1843" w:author="Ian Blenkinsop" w:date="2021-07-28T16:14:00Z">
        <w:r w:rsidRPr="001E7A27" w:rsidDel="00E4692D">
          <w:rPr>
            <w:rFonts w:cs="Times New Roman"/>
            <w:color w:val="000000"/>
            <w:vertAlign w:val="superscript"/>
            <w:lang w:val="en-GB" w:eastAsia="en-GB"/>
          </w:rPr>
          <w:delText>-</w:delText>
        </w:r>
      </w:del>
      <w:ins w:id="1844" w:author="Ian Blenkinsop" w:date="2021-07-28T16:14:00Z">
        <w:r w:rsidR="00E4692D" w:rsidRPr="001E7A27">
          <w:rPr>
            <w:rFonts w:cs="Times New Roman"/>
            <w:color w:val="000000"/>
            <w:vertAlign w:val="superscript"/>
            <w:lang w:val="en-GB" w:eastAsia="en-GB"/>
          </w:rPr>
          <w:t>–</w:t>
        </w:r>
      </w:ins>
      <w:r w:rsidRPr="001E7A27">
        <w:rPr>
          <w:rFonts w:cs="Times New Roman"/>
          <w:color w:val="000000"/>
          <w:vertAlign w:val="superscript"/>
          <w:lang w:val="en-GB" w:eastAsia="en-GB"/>
        </w:rPr>
        <w:t>1</w:t>
      </w:r>
      <w:r w:rsidRPr="001E7A27">
        <w:rPr>
          <w:rFonts w:cs="Times New Roman"/>
          <w:color w:val="000000"/>
          <w:lang w:val="en-GB" w:eastAsia="en-GB"/>
        </w:rPr>
        <w:t>)</w:t>
      </w:r>
      <w:r w:rsidR="00163469" w:rsidRPr="001E7A27">
        <w:rPr>
          <w:rFonts w:cs="Times New Roman"/>
          <w:color w:val="000000"/>
          <w:lang w:val="en-GB" w:eastAsia="en-GB"/>
        </w:rPr>
        <w:t xml:space="preserve"> (Table 5.1)</w:t>
      </w:r>
      <w:r w:rsidRPr="001E7A27">
        <w:rPr>
          <w:rFonts w:cs="Times New Roman"/>
          <w:color w:val="000000"/>
          <w:lang w:val="en-GB" w:eastAsia="en-GB"/>
        </w:rPr>
        <w:t>.</w:t>
      </w:r>
      <w:r w:rsidRPr="001E7A27">
        <w:rPr>
          <w:rFonts w:cs="Times New Roman"/>
          <w:lang w:val="en-GB"/>
        </w:rPr>
        <w:t xml:space="preserve"> </w:t>
      </w:r>
      <w:r w:rsidR="00163469" w:rsidRPr="001E7A27">
        <w:rPr>
          <w:rFonts w:cs="Times New Roman"/>
          <w:lang w:val="en-GB"/>
        </w:rPr>
        <w:t>There is a budget imbalance of 0.1 PgCy</w:t>
      </w:r>
      <w:r w:rsidR="00247E3F" w:rsidRPr="001E7A27">
        <w:rPr>
          <w:rFonts w:cs="Times New Roman"/>
          <w:lang w:val="en-GB"/>
        </w:rPr>
        <w:t>r</w:t>
      </w:r>
      <w:del w:id="1845" w:author="Ian Blenkinsop" w:date="2021-07-28T16:14:00Z">
        <w:r w:rsidR="00163469" w:rsidRPr="001E7A27" w:rsidDel="00E4692D">
          <w:rPr>
            <w:rFonts w:cs="Times New Roman"/>
            <w:vertAlign w:val="superscript"/>
            <w:lang w:val="en-GB"/>
          </w:rPr>
          <w:delText>-</w:delText>
        </w:r>
      </w:del>
      <w:ins w:id="1846" w:author="Ian Blenkinsop" w:date="2021-07-28T16:14:00Z">
        <w:r w:rsidR="00E4692D" w:rsidRPr="001E7A27">
          <w:rPr>
            <w:rFonts w:cs="Times New Roman"/>
            <w:vertAlign w:val="superscript"/>
            <w:lang w:val="en-GB"/>
          </w:rPr>
          <w:t>–</w:t>
        </w:r>
      </w:ins>
      <w:r w:rsidR="00163469" w:rsidRPr="001E7A27">
        <w:rPr>
          <w:rFonts w:cs="Times New Roman"/>
          <w:vertAlign w:val="superscript"/>
          <w:lang w:val="en-GB"/>
        </w:rPr>
        <w:t xml:space="preserve">1 </w:t>
      </w:r>
      <w:r w:rsidR="00163469" w:rsidRPr="001E7A27">
        <w:rPr>
          <w:rFonts w:cs="Times New Roman"/>
          <w:lang w:val="en-GB"/>
        </w:rPr>
        <w:t xml:space="preserve">which is within the uncertainties of the other terms. </w:t>
      </w:r>
      <w:r w:rsidRPr="001E7A27">
        <w:rPr>
          <w:rFonts w:cs="Times New Roman"/>
          <w:lang w:val="en-GB"/>
        </w:rPr>
        <w:t>Over the industrial era (1750</w:t>
      </w:r>
      <w:r w:rsidRPr="001E7A27">
        <w:rPr>
          <w:lang w:val="en-GB"/>
        </w:rPr>
        <w:t>–</w:t>
      </w:r>
      <w:r w:rsidRPr="001E7A27">
        <w:rPr>
          <w:rFonts w:cs="Times New Roman"/>
          <w:lang w:val="en-GB"/>
        </w:rPr>
        <w:t>2019), the total cumulative CO</w:t>
      </w:r>
      <w:r w:rsidRPr="001E7A27">
        <w:rPr>
          <w:vertAlign w:val="subscript"/>
          <w:lang w:val="en-GB"/>
        </w:rPr>
        <w:t>2</w:t>
      </w:r>
      <w:r w:rsidRPr="001E7A27">
        <w:rPr>
          <w:rFonts w:cs="Times New Roman"/>
          <w:lang w:val="en-GB"/>
        </w:rPr>
        <w:t xml:space="preserve"> fossil fuel and industry emissions were 445 </w:t>
      </w:r>
      <w:r w:rsidRPr="001E7A27">
        <w:rPr>
          <w:rFonts w:cs="Times New Roman"/>
          <w:lang w:val="en-GB"/>
        </w:rPr>
        <w:sym w:font="Symbol" w:char="F0B1"/>
      </w:r>
      <w:r w:rsidRPr="001E7A27">
        <w:rPr>
          <w:rFonts w:cs="Times New Roman"/>
          <w:lang w:val="en-GB"/>
        </w:rPr>
        <w:t xml:space="preserve"> 20 PgC, and </w:t>
      </w:r>
      <w:r w:rsidR="00B212A1" w:rsidRPr="001E7A27">
        <w:rPr>
          <w:rFonts w:cs="Times New Roman"/>
          <w:lang w:val="en-GB"/>
        </w:rPr>
        <w:t>the LULUCF flux</w:t>
      </w:r>
      <w:r w:rsidR="002E5B8D" w:rsidRPr="001E7A27">
        <w:rPr>
          <w:rFonts w:cs="Times New Roman"/>
          <w:lang w:val="en-GB"/>
        </w:rPr>
        <w:t xml:space="preserve"> (</w:t>
      </w:r>
      <w:r w:rsidR="00163469" w:rsidRPr="001E7A27">
        <w:rPr>
          <w:rFonts w:cs="Times New Roman"/>
          <w:lang w:val="en-GB"/>
        </w:rPr>
        <w:t>=</w:t>
      </w:r>
      <w:ins w:id="1847" w:author="Ian Blenkinsop" w:date="2021-07-28T13:23:00Z">
        <w:r w:rsidR="000D653D" w:rsidRPr="001E7A27">
          <w:rPr>
            <w:rFonts w:cs="Times New Roman"/>
            <w:lang w:val="en-GB"/>
          </w:rPr>
          <w:t xml:space="preserve"> </w:t>
        </w:r>
      </w:ins>
      <w:r w:rsidR="00B212A1" w:rsidRPr="001E7A27">
        <w:rPr>
          <w:rFonts w:cs="Times New Roman"/>
          <w:lang w:val="en-GB"/>
        </w:rPr>
        <w:t xml:space="preserve">net </w:t>
      </w:r>
      <w:r w:rsidR="002E5B8D" w:rsidRPr="001E7A27">
        <w:rPr>
          <w:rFonts w:cs="Times New Roman"/>
          <w:lang w:val="en-GB"/>
        </w:rPr>
        <w:t>land</w:t>
      </w:r>
      <w:ins w:id="1848" w:author="Soapbox" w:date="2021-07-16T12:21:00Z">
        <w:r w:rsidR="00ED666E" w:rsidRPr="001E7A27">
          <w:rPr>
            <w:rFonts w:cs="Times New Roman"/>
            <w:lang w:val="en-GB"/>
          </w:rPr>
          <w:t>-</w:t>
        </w:r>
      </w:ins>
      <w:del w:id="1849" w:author="Soapbox" w:date="2021-07-16T12:21:00Z">
        <w:r w:rsidR="002E5B8D" w:rsidRPr="001E7A27" w:rsidDel="00ED666E">
          <w:rPr>
            <w:rFonts w:cs="Times New Roman"/>
            <w:lang w:val="en-GB"/>
          </w:rPr>
          <w:delText xml:space="preserve"> </w:delText>
        </w:r>
      </w:del>
      <w:r w:rsidRPr="001E7A27">
        <w:rPr>
          <w:rFonts w:cs="Times New Roman"/>
          <w:lang w:val="en-GB"/>
        </w:rPr>
        <w:t>use change</w:t>
      </w:r>
      <w:r w:rsidR="00163469" w:rsidRPr="001E7A27">
        <w:rPr>
          <w:rFonts w:cs="Times New Roman"/>
          <w:lang w:val="en-GB"/>
        </w:rPr>
        <w:t xml:space="preserve"> in </w:t>
      </w:r>
      <w:r w:rsidR="0079700E" w:rsidRPr="001E7A27">
        <w:rPr>
          <w:rFonts w:cs="Times New Roman"/>
          <w:lang w:val="en-GB"/>
        </w:rPr>
        <w:t>F</w:t>
      </w:r>
      <w:r w:rsidR="00163469" w:rsidRPr="001E7A27">
        <w:rPr>
          <w:rFonts w:cs="Times New Roman"/>
          <w:lang w:val="en-GB"/>
        </w:rPr>
        <w:t>igure</w:t>
      </w:r>
      <w:r w:rsidR="0079700E" w:rsidRPr="001E7A27">
        <w:rPr>
          <w:rFonts w:cs="Times New Roman"/>
          <w:lang w:val="en-GB"/>
        </w:rPr>
        <w:t xml:space="preserve"> 5.12</w:t>
      </w:r>
      <w:r w:rsidR="002E5B8D" w:rsidRPr="001E7A27">
        <w:rPr>
          <w:rFonts w:cs="Times New Roman"/>
          <w:lang w:val="en-GB"/>
        </w:rPr>
        <w:t>)</w:t>
      </w:r>
      <w:r w:rsidRPr="001E7A27">
        <w:rPr>
          <w:rFonts w:cs="Times New Roman"/>
          <w:lang w:val="en-GB"/>
        </w:rPr>
        <w:t xml:space="preserve"> </w:t>
      </w:r>
      <w:r w:rsidR="00B212A1" w:rsidRPr="001E7A27">
        <w:rPr>
          <w:rFonts w:cs="Times New Roman"/>
          <w:lang w:val="en-GB"/>
        </w:rPr>
        <w:t xml:space="preserve">was </w:t>
      </w:r>
      <w:r w:rsidR="00411E74" w:rsidRPr="001E7A27">
        <w:rPr>
          <w:rFonts w:cs="Times New Roman"/>
          <w:lang w:val="en-GB"/>
        </w:rPr>
        <w:t>240</w:t>
      </w:r>
      <w:r w:rsidRPr="001E7A27">
        <w:rPr>
          <w:rFonts w:cs="Times New Roman"/>
          <w:lang w:val="en-GB"/>
        </w:rPr>
        <w:t xml:space="preserve"> </w:t>
      </w:r>
      <w:r w:rsidRPr="001E7A27">
        <w:rPr>
          <w:rFonts w:cs="Times New Roman"/>
          <w:lang w:val="en-GB"/>
        </w:rPr>
        <w:sym w:font="Symbol" w:char="F0B1"/>
      </w:r>
      <w:r w:rsidRPr="001E7A27">
        <w:rPr>
          <w:rFonts w:cs="Times New Roman"/>
          <w:lang w:val="en-GB"/>
        </w:rPr>
        <w:t xml:space="preserve"> 70 PgC (</w:t>
      </w:r>
      <w:r w:rsidRPr="001E7A27">
        <w:rPr>
          <w:rFonts w:cs="Times New Roman"/>
          <w:i/>
          <w:iCs/>
          <w:lang w:val="en-GB"/>
        </w:rPr>
        <w:t>medium confidence</w:t>
      </w:r>
      <w:r w:rsidRPr="001E7A27">
        <w:rPr>
          <w:rFonts w:cs="Times New Roman"/>
          <w:lang w:val="en-GB"/>
        </w:rPr>
        <w:t>)</w:t>
      </w:r>
      <w:r w:rsidR="00A4400D" w:rsidRPr="001E7A27">
        <w:rPr>
          <w:rFonts w:cs="Times New Roman"/>
          <w:lang w:val="en-GB"/>
        </w:rPr>
        <w:t xml:space="preserve">. </w:t>
      </w:r>
      <w:r w:rsidRPr="001E7A27">
        <w:rPr>
          <w:rFonts w:cs="Times New Roman"/>
          <w:lang w:val="en-GB"/>
        </w:rPr>
        <w:t>The equivalent total</w:t>
      </w:r>
      <w:r w:rsidR="00A4400D" w:rsidRPr="001E7A27">
        <w:rPr>
          <w:rFonts w:cs="Times New Roman"/>
          <w:lang w:val="en-GB"/>
        </w:rPr>
        <w:t xml:space="preserve"> emissions</w:t>
      </w:r>
      <w:r w:rsidRPr="001E7A27">
        <w:rPr>
          <w:rFonts w:cs="Times New Roman"/>
          <w:lang w:val="en-GB"/>
        </w:rPr>
        <w:t xml:space="preserve"> (</w:t>
      </w:r>
      <w:r w:rsidR="00411E74" w:rsidRPr="001E7A27">
        <w:rPr>
          <w:rFonts w:cs="Times New Roman"/>
          <w:lang w:val="en-GB"/>
        </w:rPr>
        <w:t>685</w:t>
      </w:r>
      <w:r w:rsidRPr="001E7A27">
        <w:rPr>
          <w:rFonts w:cs="Times New Roman"/>
          <w:lang w:val="en-GB"/>
        </w:rPr>
        <w:t xml:space="preserve"> </w:t>
      </w:r>
      <w:r w:rsidRPr="001E7A27">
        <w:rPr>
          <w:rFonts w:cs="Times New Roman"/>
          <w:lang w:val="en-GB"/>
        </w:rPr>
        <w:sym w:font="Symbol" w:char="F0B1"/>
      </w:r>
      <w:r w:rsidRPr="001E7A27">
        <w:rPr>
          <w:rFonts w:cs="Times New Roman"/>
          <w:lang w:val="en-GB"/>
        </w:rPr>
        <w:t xml:space="preserve"> </w:t>
      </w:r>
      <w:r w:rsidR="00A4400D" w:rsidRPr="001E7A27">
        <w:rPr>
          <w:rFonts w:cs="Times New Roman"/>
          <w:lang w:val="en-GB"/>
        </w:rPr>
        <w:t>75</w:t>
      </w:r>
      <w:r w:rsidRPr="001E7A27">
        <w:rPr>
          <w:rFonts w:cs="Times New Roman"/>
          <w:lang w:val="en-GB"/>
        </w:rPr>
        <w:t xml:space="preserve"> PgC) was distributed between the atmosphere (2</w:t>
      </w:r>
      <w:r w:rsidR="00A4400D" w:rsidRPr="001E7A27">
        <w:rPr>
          <w:rFonts w:cs="Times New Roman"/>
          <w:lang w:val="en-GB"/>
        </w:rPr>
        <w:t>8</w:t>
      </w:r>
      <w:r w:rsidRPr="001E7A27">
        <w:rPr>
          <w:rFonts w:cs="Times New Roman"/>
          <w:lang w:val="en-GB"/>
        </w:rPr>
        <w:t xml:space="preserve">5 </w:t>
      </w:r>
      <w:r w:rsidRPr="001E7A27">
        <w:rPr>
          <w:rFonts w:cs="Times New Roman"/>
          <w:lang w:val="en-GB"/>
        </w:rPr>
        <w:sym w:font="Symbol" w:char="F0B1"/>
      </w:r>
      <w:r w:rsidRPr="001E7A27">
        <w:rPr>
          <w:rFonts w:cs="Times New Roman"/>
          <w:lang w:val="en-GB"/>
        </w:rPr>
        <w:t xml:space="preserve"> 5 PgC), oceans (170 </w:t>
      </w:r>
      <w:r w:rsidRPr="001E7A27">
        <w:rPr>
          <w:rFonts w:cs="Times New Roman"/>
          <w:lang w:val="en-GB"/>
        </w:rPr>
        <w:sym w:font="Symbol" w:char="F0B1"/>
      </w:r>
      <w:r w:rsidRPr="001E7A27">
        <w:rPr>
          <w:rFonts w:cs="Times New Roman"/>
          <w:lang w:val="en-GB"/>
        </w:rPr>
        <w:t xml:space="preserve"> 20 PgC) and land (2</w:t>
      </w:r>
      <w:r w:rsidR="00A4400D" w:rsidRPr="001E7A27">
        <w:rPr>
          <w:rFonts w:cs="Times New Roman"/>
          <w:lang w:val="en-GB"/>
        </w:rPr>
        <w:t>3</w:t>
      </w:r>
      <w:r w:rsidRPr="001E7A27">
        <w:rPr>
          <w:rFonts w:cs="Times New Roman"/>
          <w:lang w:val="en-GB"/>
        </w:rPr>
        <w:t xml:space="preserve">0 </w:t>
      </w:r>
      <w:r w:rsidRPr="001E7A27">
        <w:rPr>
          <w:rFonts w:cs="Times New Roman"/>
          <w:lang w:val="en-GB"/>
        </w:rPr>
        <w:sym w:font="Symbol" w:char="F0B1"/>
      </w:r>
      <w:r w:rsidRPr="001E7A27">
        <w:rPr>
          <w:rFonts w:cs="Times New Roman"/>
          <w:lang w:val="en-GB"/>
        </w:rPr>
        <w:t xml:space="preserve"> </w:t>
      </w:r>
      <w:r w:rsidR="00AC0D8D" w:rsidRPr="001E7A27">
        <w:rPr>
          <w:rFonts w:cs="Times New Roman"/>
          <w:lang w:val="en-GB"/>
        </w:rPr>
        <w:t>6</w:t>
      </w:r>
      <w:r w:rsidRPr="001E7A27">
        <w:rPr>
          <w:rFonts w:cs="Times New Roman"/>
          <w:lang w:val="en-GB"/>
        </w:rPr>
        <w:t>0 PgC</w:t>
      </w:r>
      <w:del w:id="1850" w:author="Ian Blenkinsop" w:date="2021-07-28T13:24:00Z">
        <w:r w:rsidRPr="001E7A27" w:rsidDel="000D653D">
          <w:rPr>
            <w:rFonts w:cs="Times New Roman"/>
            <w:lang w:val="en-GB"/>
          </w:rPr>
          <w:delText>) (</w:delText>
        </w:r>
      </w:del>
      <w:ins w:id="1851" w:author="Ian Blenkinsop" w:date="2021-07-28T13:24:00Z">
        <w:r w:rsidR="000D653D" w:rsidRPr="001E7A27">
          <w:rPr>
            <w:rFonts w:cs="Times New Roman"/>
            <w:lang w:val="en-GB"/>
          </w:rPr>
          <w:t xml:space="preserve">; </w:t>
        </w:r>
      </w:ins>
      <w:r w:rsidRPr="001E7A27">
        <w:rPr>
          <w:rFonts w:cs="Times New Roman"/>
          <w:lang w:val="en-GB"/>
        </w:rPr>
        <w:t>Table 5.1)</w:t>
      </w:r>
      <w:r w:rsidR="00AC0D8D" w:rsidRPr="001E7A27">
        <w:rPr>
          <w:rFonts w:cs="Times New Roman"/>
          <w:lang w:val="en-GB"/>
        </w:rPr>
        <w:t>, with a budget imbalance of 20 PgC.</w:t>
      </w:r>
    </w:p>
    <w:p w14:paraId="13F67AF9" w14:textId="77777777" w:rsidR="008D65F5" w:rsidRPr="001E7A27" w:rsidRDefault="008D65F5" w:rsidP="005C7F25">
      <w:pPr>
        <w:pStyle w:val="AR6BodyText"/>
        <w:rPr>
          <w:rFonts w:cs="Times New Roman"/>
          <w:lang w:val="en-GB"/>
        </w:rPr>
      </w:pPr>
    </w:p>
    <w:p w14:paraId="71D85AA7" w14:textId="311CAEB8" w:rsidR="008D65F5" w:rsidRPr="001E7A27" w:rsidRDefault="008D65F5" w:rsidP="005C7F25">
      <w:pPr>
        <w:pStyle w:val="AR6BodyText"/>
        <w:rPr>
          <w:lang w:val="en-GB"/>
        </w:rPr>
      </w:pPr>
      <w:r w:rsidRPr="001E7A27">
        <w:rPr>
          <w:lang w:val="en-GB"/>
        </w:rPr>
        <w:t xml:space="preserve">This budget </w:t>
      </w:r>
      <w:r w:rsidR="00487846" w:rsidRPr="001E7A27">
        <w:rPr>
          <w:lang w:val="en-GB"/>
        </w:rPr>
        <w:t xml:space="preserve">(Table 5.1) </w:t>
      </w:r>
      <w:r w:rsidRPr="001E7A27">
        <w:rPr>
          <w:lang w:val="en-GB"/>
        </w:rPr>
        <w:t xml:space="preserve">does not explicitly account for source/sink dynamics due to carbon cycling in the land–ocean aquatic continuum comprising freshwaters, estuaries, and coastal areas. </w:t>
      </w:r>
      <w:r w:rsidR="0014533F" w:rsidRPr="001E7A27">
        <w:rPr>
          <w:lang w:val="en-GB"/>
        </w:rPr>
        <w:t xml:space="preserve">Natural </w:t>
      </w:r>
      <w:r w:rsidRPr="001E7A27">
        <w:rPr>
          <w:lang w:val="en-GB"/>
        </w:rPr>
        <w:t>and anthropogenic transfers of carbon from soils to freshwater systems are significant (</w:t>
      </w:r>
      <w:r w:rsidR="0014533F" w:rsidRPr="001E7A27">
        <w:rPr>
          <w:lang w:val="en-GB"/>
        </w:rPr>
        <w:t>2.4</w:t>
      </w:r>
      <w:r w:rsidRPr="001E7A27">
        <w:rPr>
          <w:lang w:val="en-GB"/>
        </w:rPr>
        <w:t>–5.1 PgC yr</w:t>
      </w:r>
      <w:del w:id="1852" w:author="Ian Blenkinsop" w:date="2021-07-28T16:14:00Z">
        <w:r w:rsidRPr="001E7A27" w:rsidDel="00E4692D">
          <w:rPr>
            <w:vertAlign w:val="superscript"/>
            <w:lang w:val="en-GB"/>
          </w:rPr>
          <w:delText>-</w:delText>
        </w:r>
      </w:del>
      <w:ins w:id="1853" w:author="Ian Blenkinsop" w:date="2021-07-28T16:14:00Z">
        <w:r w:rsidR="00E4692D" w:rsidRPr="001E7A27">
          <w:rPr>
            <w:vertAlign w:val="superscript"/>
            <w:lang w:val="en-GB"/>
          </w:rPr>
          <w:t>–</w:t>
        </w:r>
      </w:ins>
      <w:r w:rsidRPr="001E7A27">
        <w:rPr>
          <w:vertAlign w:val="superscript"/>
          <w:lang w:val="en-GB"/>
        </w:rPr>
        <w:t>1</w:t>
      </w:r>
      <w:r w:rsidR="00D57F07" w:rsidRPr="001E7A27">
        <w:rPr>
          <w:noProof/>
          <w:lang w:val="en-GB"/>
        </w:rPr>
        <w:t xml:space="preserve">) </w:t>
      </w:r>
      <w:r w:rsidR="0014533F" w:rsidRPr="001E7A27">
        <w:rPr>
          <w:lang w:val="en-GB"/>
        </w:rPr>
        <w:fldChar w:fldCharType="begin" w:fldLock="1"/>
      </w:r>
      <w:r w:rsidR="00747167" w:rsidRPr="001E7A27">
        <w:rPr>
          <w:lang w:val="en-GB"/>
        </w:rPr>
        <w:instrText>ADDIN CSL_CITATION { "citationItems" : [ { "id" : "ITEM-1", "itemData" : { "DOI" : "10.1007/s10533-018-0457-7", "ISBN" : "1053301804", "ISSN" : "0168-2563", "abstract" : "The rate of CO2 diffusion from soils to the atmosphere (soil CO2 efflux, soil respiration; Rsoil) reflects the integrated activity of roots and microbes and is among the largest fluxes of the terrestrial global C cycle. Most experiments have demonstrated that Rsoil increases by 20?35% following the exposure of an ecosystem to an atmosphere enriched in CO2 (i.e., eCO2), but such experiments have largely been performed in young and N-limited ecosystems. Here, we exposed a mature and phosphorus-limited eucalypt woodland to eCO2 and measured Rsoil across three full years with a combination of manual surveys and automated measurements. We also implemented an empirical model describing the dependence of Rsoil on volumetric soil water content (?) and soil temperature (Tsoil) to produce annual Rsoil flux estimates. Rsoil varied strongly with Tsoil, ?, and precipitation in complex and interacting ways. The realized long-term (weeks to years) temperature dependence (Q10) of Rsoil increased from ~ 1.6 at low ? up to ~ 3 at high ?. Additionally, Rsoil responded strongly and rapidly to precipitation events in a manner that depended on the conditions of ? and Tsoil at the beginning of the rain event; Rsoil increased by up to 300% within 30?min when rain fell on dry soil that had not experience rain in the preceding week, but Rsoil was rapidly reduced by up to 70% when rain fell on wet soil, leading to flooding. Repeated measures analysis of Rsoil observations over 3?years indicated no significant change in response to CO2 enrichment (P = 0.7), and elevated CO2 did not alter the dependence of Rsoil on Tsoil or ?. However, eCO2 increased Rsoil observations by ~ 10% under some constrained and moderate environmental conditions. Annual Rsoil flux sums estimated with an empirical model were ~ 7% higher in eCO2 plots than in aCO2 plots, but this difference was not statistically significant. The lack of a large eCO2 effect on Rsoil is consistent with recent evidence that aboveground net primary production was not stimulated by eCO2 in this ecosystem. The C budget of this mature woodland may be less affected by eCO2 than the young N-limited ecosystems that have been studied previously.", "author" : [ { "dropping-particle" : "", "family" : "Drake", "given" : "John E.", "non-dropping-particle" : "", "parse-names" : false, "suffix" : "" }, { "dropping-particle" : "", "family" : "Macdonald", "given" : "Catriona A.", "non-dropping-particle" : "", "parse-names" : false, "suffix" : "" }, { "dropping-particle" : "", "family" : "Tjoelker", "given" : "Mark G.", "non-dropping-particle" : "", "parse-names" : false, "suffix" : "" }, { "dropping-particle" : "", "family" : "Reich", "given" : "Peter B.", "non-dropping-particle" : "", "parse-names" : false, "suffix" : "" }, { "dropping-particle" : "", "family" : "Singh", "given" : "Brajesh K.", "non-dropping-particle" : "", "parse-names" : false, "suffix" : "" }, { "dropping-particle" : "", "family" : "Anderson", "given" : "Ian C.", "non-dropping-particle" : "", "parse-names" : false, "suffix" : "" }, { "dropping-particle" : "", "family" : "Ellsworth", "given" : "David S.", "non-dropping-particle" : "", "parse-names" : false, "suffix" : "" } ], "container-title" : "Biogeochemistry", "id" : "ITEM-1", "issue" : "1", "issued" : { "date-parts" : [ [ "2018", "6" ] ] }, "page" : "85-101", "publisher" : "Springer International Publishing", "title" : "Three years of soil respiration in a mature eucalypt woodland exposed to atmospheric CO2 enrichment", "translator" : [ { "dropping-particle" : "", "family" : "L4095", "given" : "", "non-dropping-particle" : "", "parse-names" : false, "suffix" : "" } ], "type" : "article-journal", "volume" : "139" }, "uris" : [ "http://www.mendeley.com/documents/?uuid=e16caebc-e5bd-409d-a9ef-6c932421e69b" ] }, { "id" : "ITEM-2", "itemData" : { "DOI" : "10.1038/ngeo1830", "ISSN" : "1752-0894", "abstract" : "A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yr-1 since pre-industrial times, mainly owing to enhanced carbon export from soils. Most of this additional carbon input to upstream rivers is either emitted back to the atmosphere as carbon dioxide (~0.4 Pg C yr-1 ) or sequestered in sediments (~0.5 Pg C yr-1 ) along the continuum of freshwater bodies, estuaries and coastal waters, leaving only a perturbation carbon input of ~0.1 Pg C yr-1 to the open ocean. According to our analysis, terrestrial ecosystems store ~0.9 Pg C yr-1 at present, which is in agreement with results from forest inventories but significantly differs from the figure of 1.5 Pg C yr-1 previously estimated when ignoring changes in lateral carbon fluxes. We suggest that carbon fluxes along the land\u2013ocean aquatic continuum need to be included in global carbon dioxide budgets.", "author" : [ { "dropping-particle" : "", "family" : "Regnier", "given" : "Pierre", "non-dropping-particle" : "", "parse-names" : false, "suffix" : "" }, { "dropping-particle" : "", "family" : "Friedlingstein", "given" : "Pierre", "non-dropping-particle" : "", "parse-names" : false, "suffix" : "" }, { "dropping-particle" : "", "family" : "Ciais", "given" : "Philippe", "non-dropping-particle" : "", "parse-names" : false, "suffix" : "" }, { "dropping-particle" : "", "family" : "Mackenzie", "given" : "Fred T", "non-dropping-particle" : "", "parse-names" : false, "suffix" : "" }, { "dropping-particle" : "", "family" : "Gruber", "given" : "Nicolas", "non-dropping-particle" : "", "parse-names" : false, "suffix" : "" }, { "dropping-particle" : "", "family" : "Janssens", "given" : "Ivan 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"Luyssaert", "given" : "Sebastiaan", "non-dropping-particle" : "", "parse-names" : false, "suffix" : "" }, { "dropping-particle" : "", "family" : "Andersson", "given" : "Andreas J", "non-dropping-particle" : "", "parse-names" : false, "suffix" : "" }, { "dropping-particle" : "", "family" : "Arndt", "given" : "Sandra", "non-dropping-particle" : "", "parse-names" : false, "suffix" : "" }, { "dropping-particle" : "", "family" : "Arnosti", "given" : "Carol", "non-dropping-particle" : "", "parse-names" : false, "suffix" : "" }, { "dropping-particle" : "V", "family" : "Borges", "given" : "Alberto", "non-dropping-particle" : "", "parse-names" : false, "suffix" : "" }, { "dropping-particle" : "", "family" : "Dale", "given" : "Andrew W", "non-dropping-particle" : "", "parse-names" : false, "suffix" : "" }, { "dropping-particle" : "", "family" : "Gallego-Sala", "given" : "Angela", "non-dropping-particle" : "", "parse-names" : false, "suffix" : "" }, { "dropping-particle" : "", "family" : "Godd\u00e9ris", "given" : "Yves", "non-dropping-particle" : "", "parse-names" : false, "suffix" : "" }, { "dropping-particle" : "", "family" : "Goossens", "given" : "Nicolas", "non-dropping-particle" : "", "parse-names" : false, "suffix" : "" }, { "dropping-particle" : "", "family" : "Hartmann", "given" : "Jens", "non-dropping-particle" : "", "parse-names" : false, "suffix" : "" }, { "dropping-particle" : "", "family" : "Heinze", "given" : "Christoph", "non-dropping-particle" : "", "parse-names" : false, "suffix" : "" }, { "dropping-particle" : "", "family" : "Ilyina", "given" : "Tatiana", "non-dropping-particle" : "", "parse-names" : false, "suffix" : "" }, { "dropping-particle" : "", "family" : "Joos", "given" : "Fortunat", "non-dropping-particle" : "", "parse-names" : false, "suffix" : "" }, { "dropping-particle" : "", "family" : "LaRowe", "given" : "Douglas E", "non-dropping-particle" : "", "parse-names" : false, "suffix" : "" }, { "dropping-particle" : "", "family" : "Leifeld", "given" : "Jens", "non-dropping-particle" : "", "parse-names" : false, "suffix" : "" }, { "dropping-particle" : "", "family" : "Meysman", "given" : "Filip J R", "non-dropping-particle" : "", "parse-names" : false, "suffix" : "" }, { "dropping-particle" : "", "family" : "Munhoven", "given" : "Guy", "non-dropping-particle" : "", "parse-names" : false, "suffix" : "" }, { "dropping-particle" : "", "family" : "Raymond", "given" : "Peter A", "non-dropping-particle" : "", "parse-names" : false, "suffix" : "" }, { "dropping-particle" : "", "family" : "Spahni", "given" : "Renato", "non-dropping-particle" : "", "parse-names" : false, "suffix" : "" }, { "dropping-particle" : "", "family" : "Suntharalingam", "given" : "Parvadha", "non-dropping-particle" : "", "parse-names" : false, "suffix" : "" }, { "dropping-particle" : "", "family" : "Thullner", "given" : "Martin", "non-dropping-particle" : "", "parse-names" : false, "suffix" : "" } ], "container-title" : "Nature Geoscience", "id" : "ITEM-2", "issue" : "8", "issued" : { "date-parts" : [ [ "2013", "8", "9" ] ] }, "page" : "597-607", "publisher" : "Nature Publishing Group, a division of Macmillan Publishers Limited. All Rights Reserved.", "title" : "Anthropogenic perturbation of the carbon fluxes from land to ocean", "translator" : [ { "dropping-particle" : "", "family" : "L327", "given" : "", "non-dropping-particle" : "", "parse-names" : false, "suffix" : "" } ], "type" : "article-journal", "volume" : "6" }, "uris" : [ "http://www.mendeley.com/documents/?uuid=60bccdee-1d0d-4fb2-bdc3-f1cac5843702" ] } ], "mendeley" : { "formattedCitation" : "(Regnier et al., 2013a; Drake et al., 2018)", "plainTextFormattedCitation" : "(Regnier et al., 2013a; Drake et al., 2018)", "previouslyFormattedCitation" : "(Regnier et al., 2013a; Drake et al., 2018)" }, "properties" : { "noteIndex" : 0 }, "schema" : "https://github.com/citation-style-language/schema/raw/master/csl-citation.json" }</w:instrText>
      </w:r>
      <w:r w:rsidR="0014533F" w:rsidRPr="001E7A27">
        <w:rPr>
          <w:lang w:val="en-GB"/>
        </w:rPr>
        <w:fldChar w:fldCharType="separate"/>
      </w:r>
      <w:r w:rsidR="00025FA2" w:rsidRPr="001E7A27">
        <w:rPr>
          <w:noProof/>
          <w:lang w:val="en-GB"/>
        </w:rPr>
        <w:t>(Regnier et al., 2013a; Drake et al., 2018)</w:t>
      </w:r>
      <w:r w:rsidR="0014533F" w:rsidRPr="001E7A27">
        <w:rPr>
          <w:lang w:val="en-GB"/>
        </w:rPr>
        <w:fldChar w:fldCharType="end"/>
      </w:r>
      <w:r w:rsidR="0014533F" w:rsidRPr="001E7A27">
        <w:rPr>
          <w:lang w:val="en-GB"/>
        </w:rPr>
        <w:t>. Some of the carbon is buried in freshwater bodies</w:t>
      </w:r>
      <w:r w:rsidR="00D57F07" w:rsidRPr="001E7A27">
        <w:rPr>
          <w:lang w:val="en-GB"/>
        </w:rPr>
        <w:t xml:space="preserve"> (0.15 PgC)</w:t>
      </w:r>
      <w:r w:rsidR="0014533F" w:rsidRPr="001E7A27">
        <w:rPr>
          <w:lang w:val="en-GB"/>
        </w:rPr>
        <w:t xml:space="preserve"> </w:t>
      </w:r>
      <w:r w:rsidR="0014533F" w:rsidRPr="001E7A27">
        <w:rPr>
          <w:lang w:val="en-GB"/>
        </w:rPr>
        <w:fldChar w:fldCharType="begin" w:fldLock="1"/>
      </w:r>
      <w:r w:rsidR="00747167" w:rsidRPr="001E7A27">
        <w:rPr>
          <w:lang w:val="en-GB"/>
        </w:rPr>
        <w:instrText>ADDIN CSL_CITATION { "citationItems" : [ { "id" : "ITEM-1", "itemData" : { "DOI" : "10.1038/s41467-017-01789-6", "ISSN" : "20411723", "PMID" : "29162815", "abstract" : "Burial in sediments removes organic carbon (OC) from the short-term biosphere-atmosphere carbon (C) cycle, and therefore prevents greenhouse gas production in natural systems. Although OC burial in lakes and reservoirs is faster than in the ocean, the magnitude of inland water OC burial is not well constrained. Here we generate the first global-scale and regionally resolved estimate of modern OC burial in lakes and reservoirs, deriving from a comprehensive compilation of literature data. We coupled statistical models to inland water area inventories to estimate a yearly OC burial of 0.15 (range, 0.06-0.25) Pg C, of which ~40% is stored in reservoirs. Relatively higher OC burial rates are predicted for warm and dry regions. While we report lower burial than previously estimated, lake and reservoir OC burial corresponded to ~20% of their C emissions, making them an important C sink that is likely to increase with eutrophication and river damming.", "author" : [ { "dropping-particle" : "", "family" : "Mendon\u00e7a", "given" : "Raquel", "non-dropping-particle" : "", "parse-names" : false, "suffix" : "" }, { "dropping-particle" : "", "family" : "M\u00fcller", "given" : "Roger A.", "non-dropping-particle" : "", "parse-names" : false, "suffix" : "" }, { "dropping-particle" : "", "family" : "Clow", "given" : "David", "non-dropping-particle" : "", "parse-names" : false, "suffix" : "" }, { "dropping-particle" : "", "family" : "Verpoorter", "given" : "Charles", "non-dropping-particle" : "", "parse-names" : false, "suffix" : "" }, { "dropping-particle" : "", "family" : "Raymond", "given" : "Peter", "non-dropping-particle" : "", "parse-names" : false, "suffix" : "" }, { "dropping-particle" : "", "family" : "Tranvik", "given" : "Lars J.", "non-dropping-particle" : "", "parse-names" : false, "suffix" : "" }, { "dropping-particle" : "", "family" : "Sobek", "given" : "Sebastian", "non-dropping-particle" : "", "parse-names" : false, "suffix" : "" } ], "container-title" : "Nature Communications", "id" : "ITEM-1", "issue" : "1", "issued" : { "date-parts" : [ [ "2017" ] ] }, "page" : "1-6", "publisher" : "Springer US", "title" : "Organic carbon burial in global lakes and reservoirs", "translator" : [ { "dropping-particle" : "", "family" : "L7404", "given" : "", "non-dropping-particle" : "", "parse-names" : false, "suffix" : "" } ], "type" : "article-journal", "volume" : "8" }, "uris" : [ "http://www.mendeley.com/documents/?uuid=eace4e55-b8ef-4f0f-bbe1-dcc02f39307a" ] } ], "mendeley" : { "formattedCitation" : "(Mendon\u00e7a et al., 2017)", "plainTextFormattedCitation" : "(Mendon\u00e7a et al., 2017)", "previouslyFormattedCitation" : "(Mendon\u00e7a et al., 2017)" }, "properties" : { "noteIndex" : 0 }, "schema" : "https://github.com/citation-style-language/schema/raw/master/csl-citation.json" }</w:instrText>
      </w:r>
      <w:r w:rsidR="0014533F" w:rsidRPr="001E7A27">
        <w:rPr>
          <w:lang w:val="en-GB"/>
        </w:rPr>
        <w:fldChar w:fldCharType="separate"/>
      </w:r>
      <w:r w:rsidR="00025FA2" w:rsidRPr="001E7A27">
        <w:rPr>
          <w:noProof/>
          <w:lang w:val="en-GB"/>
        </w:rPr>
        <w:t>(Mendonça et al., 2017)</w:t>
      </w:r>
      <w:r w:rsidR="0014533F" w:rsidRPr="001E7A27">
        <w:rPr>
          <w:lang w:val="en-GB"/>
        </w:rPr>
        <w:fldChar w:fldCharType="end"/>
      </w:r>
      <w:r w:rsidR="0014533F" w:rsidRPr="001E7A27">
        <w:rPr>
          <w:lang w:val="en-GB"/>
        </w:rPr>
        <w:t xml:space="preserve">, and a significant proportion returns to the atmosphere via outgassing from lakes, rivers </w:t>
      </w:r>
      <w:del w:id="1854" w:author="Ian Blenkinsop" w:date="2021-07-28T13:24:00Z">
        <w:r w:rsidR="0014533F" w:rsidRPr="001E7A27" w:rsidDel="000D653D">
          <w:rPr>
            <w:lang w:val="en-GB"/>
          </w:rPr>
          <w:delText xml:space="preserve"> </w:delText>
        </w:r>
      </w:del>
      <w:r w:rsidR="0014533F" w:rsidRPr="001E7A27">
        <w:rPr>
          <w:lang w:val="en-GB"/>
        </w:rPr>
        <w:t xml:space="preserve">and estuaries </w:t>
      </w:r>
      <w:r w:rsidR="0014533F" w:rsidRPr="001E7A27">
        <w:rPr>
          <w:lang w:val="en-GB"/>
        </w:rPr>
        <w:fldChar w:fldCharType="begin" w:fldLock="1"/>
      </w:r>
      <w:r w:rsidR="00747167" w:rsidRPr="001E7A27">
        <w:rPr>
          <w:lang w:val="en-GB"/>
        </w:rPr>
        <w:instrText>ADDIN CSL_CITATION { "citationItems" : [ { "id" : "ITEM-1", "itemData" : { "DOI" : "10.1038/ngeo1830", "ISSN" : "1752-0894", "abstract" : "A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yr-1 since pre-industrial times, mainly owing to enhanced carbon export from soils. Most of this additional carbon input to upstream rivers is either emitted back to the atmosphere as carbon dioxide (~0.4 Pg C yr-1 ) or sequestered in sediments (~0.5 Pg C yr-1 ) along the continuum of freshwater bodies, estuaries and coastal waters, leaving only a perturbation carbon input of ~0.1 Pg C yr-1 to the open ocean. According to our analysis, terrestrial ecosystems store ~0.9 Pg C yr-1 at present, which is in agreement with results from forest inventories but significantly differs from the figure of 1.5 Pg C yr-1 previously estimated when ignoring changes in lateral carbon fluxes. We suggest that carbon fluxes along the land\u2013ocean aquatic continuum need to be included in global carbon dioxide budgets.", "author" : [ { "dropping-particle" : "", "family" : "Regnier", "given" : "Pierre", "non-dropping-particle" : "", "parse-names" : false, "suffix" : "" }, { "dropping-particle" : "", "family" : "Friedlingstein", "given" : "Pierre", "non-dropping-particle" : "", "parse-names" : false, "suffix" : "" }, { "dropping-particle" : "", "family" : "Ciais", "given" : "Philippe", "non-dropping-particle" : "", "parse-names" : false, "suffix" : "" }, { "dropping-particle" : "", "family" : "Mackenzie", "given" : "Fred T", "non-dropping-particle" : "", "parse-names" : false, "suffix" : "" }, { "dropping-particle" : "", "family" : "Gruber", "given" : "Nicolas", "non-dropping-particle" : "", "parse-names" : false, "suffix" : "" }, { "dropping-particle" : "", "family" : "Janssens", "given" : "Ivan 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"Luyssaert", "given" : "Sebastiaan", "non-dropping-particle" : "", "parse-names" : false, "suffix" : "" }, { "dropping-particle" : "", "family" : "Andersson", "given" : "Andreas J", "non-dropping-particle" : "", "parse-names" : false, "suffix" : "" }, { "dropping-particle" : "", "family" : "Arndt", "given" : "Sandra", "non-dropping-particle" : "", "parse-names" : false, "suffix" : "" }, { "dropping-particle" : "", "family" : "Arnosti", "given" : "Carol", "non-dropping-particle" : "", "parse-names" : false, "suffix" : "" }, { "dropping-particle" : "V", "family" : "Borges", "given" : "Alberto", "non-dropping-particle" : "", "parse-names" : false, "suffix" : "" }, { "dropping-particle" : "", "family" : "Dale", "given" : "Andrew W", "non-dropping-particle" : "", "parse-names" : false, "suffix" : "" }, { "dropping-particle" : "", "family" : "Gallego-Sala", "given" : "Angela", "non-dropping-particle" : "", "parse-names" : false, "suffix" : "" }, { "dropping-particle" : "", "family" : "Godd\u00e9ris", "given" : "Yves", "non-dropping-particle" : "", "parse-names" : false, "suffix" : "" }, { "dropping-particle" : "", "family" : "Goossens", "given" : "Nicolas", "non-dropping-particle" : "", "parse-names" : false, "suffix" : "" }, { "dropping-particle" : "", "family" : "Hartmann", "given" : "Jens", "non-dropping-particle" : "", "parse-names" : false, "suffix" : "" }, { "dropping-particle" : "", "family" : "Heinze", "given" : "Christoph", "non-dropping-particle" : "", "parse-names" : false, "suffix" : "" }, { "dropping-particle" : "", "family" : "Ilyina", "given" : "Tatiana", "non-dropping-particle" : "", "parse-names" : false, "suffix" : "" }, { "dropping-particle" : "", "family" : "Joos", "given" : "Fortunat", "non-dropping-particle" : "", "parse-names" : false, "suffix" : "" }, { "dropping-particle" : "", "family" : "LaRowe", "given" : "Douglas E", "non-dropping-particle" : "", "parse-names" : false, "suffix" : "" }, { "dropping-particle" : "", "family" : "Leifeld", "given" : "Jens", "non-dropping-particle" : "", "parse-names" : false, "suffix" : "" }, { "dropping-particle" : "", "family" : "Meysman", "given" : "Filip J R", "non-dropping-particle" : "", "parse-names" : false, "suffix" : "" }, { "dropping-particle" : "", "family" : "Munhoven", "given" : "Guy", "non-dropping-particle" : "", "parse-names" : false, "suffix" : "" }, { "dropping-particle" : "", "family" : "Raymond", "given" : "Peter A", "non-dropping-particle" : "", "parse-names" : false, "suffix" : "" }, { "dropping-particle" : "", "family" : "Spahni", "given" : "Renato", "non-dropping-particle" : "", "parse-names" : false, "suffix" : "" }, { "dropping-particle" : "", "family" : "Suntharalingam", "given" : "Parvadha", "non-dropping-particle" : "", "parse-names" : false, "suffix" : "" }, { "dropping-particle" : "", "family" : "Thullner", "given" : "Martin", "non-dropping-particle" : "", "parse-names" : false, "suffix" : "" } ], "container-title" : "Nature Geoscience", "id" : "ITEM-1", "issue" : "8", "issued" : { "date-parts" : [ [ "2013", "8", "9" ] ] }, "page" : "597-607", "publisher" : "Nature Publishing Group, a division of Macmillan Publishers Limited. All Rights Reserved.", "title" : "Anthropogenic perturbation of the carbon fluxes from land to ocean", "translator" : [ { "dropping-particle" : "", "family" : "L327", "given" : "", "non-dropping-particle" : "", "parse-names" : false, "suffix" : "" } ], "type" : "article-journal", "volume" : "6" }, "uris" : [ "http://www.mendeley.com/documents/?uuid=60bccdee-1d0d-4fb2-bdc3-f1cac5843702" ] }, { "id" : "ITEM-2", "itemData" : { "author" : [ { "dropping-particle" : "", "family" : "Lauerwald", "given" : "Ronny", "non-dropping-particle" : "", "parse-names" : false, "suffix" : "" }, { "dropping-particle" : "", "family" : "Laruelle", "given" : "Goulven G.", "non-dropping-particle" : "", "parse-names" : false, "suffix" : "" }, { "dropping-particle" : "", "family" : "Hartmann", "given" : "Jens", "non-dropping-particle" : "", "parse-names" : false, "suffix" : "" }, { "dropping-particle" : "", "family" : "Ciais", "given" : "Philippe", "non-dropping-particle" : "", "parse-names" : false, "suffix" : "" }, { "dropping-particle" : "", "family" : "Regnier", "given" : "Pierre A. G.", "non-dropping-particle" : "", "parse-names" : false, "suffix" : "" } ], "container-title" : "Global biogeochemical cycles", "id" : "ITEM-2", "issue" : "29", "issued" : { "date-parts" : [ [ "2015" ] ] }, "page" : "534\u2013554", "title" : "Spatial patterns in CO2 evasion from the global river network", "translator" : [ { "dropping-particle" : "", "family" : "L7402", "given" : "", "non-dropping-particle" : "", "parse-names" : false, "suffix" : "" } ], "type" : "article-journal" }, "uris" : [ "http://www.mendeley.com/documents/?uuid=9a2fbc90-2bfe-47e7-a7d2-ddc363012f08" ] }, { "id" : "ITEM-3", "itemData" : { "DOI" : "10.1038/nature12760", "ISBN" : "0028-0836", "ISSN" : "0028-0836", "PMID" : "24256802", "abstract" : "Carbon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1.8[thinsp]nature12760-m22jpg2K3825 petagrams of carbon (Pg[thinsp]C) per year from streams and rivers and 0.32[thinsp]nature12760-m23jpg2K3425 Pg[thinsp]C[thinsp]yr-1 from lakes and reservoirs, where the upper and lower limits are respectively the 5th and 95th confidence interval percentiles. The resulting global evasion rate of 2.1[thinsp]Pg[thinsp]C[thinsp]yr-1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"author" : [ { "dropping-particle" : "", "family" : "Raymond", "given" : "Peter A.", "non-dropping-particle" : "", "parse-names" : false, "suffix" : "" }, { "dropping-particle" : "", "family" : "Hartmann", "given" : "Jens", "non-dropping-particle" : "", "parse-names" : false, "suffix" : "" }, { "dropping-particle" : "", "family" : "Lauerwald", "given" : "Ronny", "non-dropping-particle" : "", "parse-names" : false, "suffix" : "" }, { "dropping-particle" : "", "family" : "Sobek", "given" : "Sebastian", "non-dropping-particle" : "", "parse-names" : false, "suffix" : "" }, { "dropping-particle" : "", "family" : "McDonald", "given" : "Cory", "non-dropping-particle" : "", "parse-names" : false, "suffix" : "" }, { "dropping-particle" : "", "family" : "Hoover", "given" : "Mark", "non-dropping-particle" : "", "parse-names" : false, "suffix" : "" }, { "dropping-particle" : "", "family" : "Butman", "given" : "David", "non-dropping-particle" : "", "parse-names" : false, "suffix" : "" }, { "dropping-particle" : "", "family" : "Striegl", "given" : "Robert", "non-dropping-particle" : "", "parse-names" : false, "suffix" : "" }, { "dropping-particle" : "", "family" : "Mayorga", "given" : "Emilio", "non-dropping-particle" : "", "parse-names" : false, "suffix" : "" }, { "dropping-particle" : "", "family" : "Humborg", "given" : "Christoph", "non-dropping-particle" : "", "parse-names" : false, "suffix" : "" }, { "dropping-particle" : "", "family" : "Kortelainen", "given" : "Pirkko", "non-dropping-particle" : "", "parse-names" : false, "suffix" : "" }, { "dropping-particle" : "", "family" : "D\u00fcrr", "given" : "Hans", "non-dropping-particle" : "", "parse-names" : false, "suffix" : "" }, { "dropping-particle" : "", "family" : "Meybeck", "given" : "Michel", "non-dropping-particle" : "", "parse-names" : false, "suffix" : "" }, { "dropping-particle" : "", "family" : "Ciais", "given" : "Philippe", "non-dropping-particle" : "", "parse-names" : false, "suffix" : "" }, { "dropping-particle" : "", "family" : "Guth", "given" : "Peter", "non-dropping-particle" : "", "parse-names" : false, "suffix" : "" } ], "container-title" : "Nature", "id" : "ITEM-3", "issue" : "7476", "issued" : { "date-parts" : [ [ "2013", "11", "21" ] ] }, "page" : "355-359", "title" : "Global carbon dioxide emissions from inland waters", "translator" : [ { "dropping-particle" : "", "family" : "L4220", "given" : "", "non-dropping-particle" : "", "parse-names" : false, "suffix" : "" } ], "type" : "article-journal", "volume" : "503" }, "uris" : [ "http://www.mendeley.com/documents/?uuid=6ed850dc-518e-3d5e-bd7b-e92cfd7736de" ] } ], "mendeley" : { "formattedCitation" : "(Raymond et al., 2013; Regnier et al., 2013a; Lauerwald et al., 2015)", "plainTextFormattedCitation" : "(Raymond et al., 2013; Regnier et al., 2013a; Lauerwald et al., 2015)", "previouslyFormattedCitation" : "(Raymond et al., 2013; Regnier et al., 2013a; Lauerwald et al., 2015)" }, "properties" : { "noteIndex" : 0 }, "schema" : "https://github.com/citation-style-language/schema/raw/master/csl-citation.json" }</w:instrText>
      </w:r>
      <w:r w:rsidR="0014533F" w:rsidRPr="001E7A27">
        <w:rPr>
          <w:lang w:val="en-GB"/>
        </w:rPr>
        <w:fldChar w:fldCharType="separate"/>
      </w:r>
      <w:r w:rsidR="00025FA2" w:rsidRPr="001E7A27">
        <w:rPr>
          <w:noProof/>
          <w:lang w:val="en-GB"/>
        </w:rPr>
        <w:t>(Raymond et al., 2013; Regnier et al., 2013a; Lauerwald et al., 2015)</w:t>
      </w:r>
      <w:r w:rsidR="0014533F" w:rsidRPr="001E7A27">
        <w:rPr>
          <w:lang w:val="en-GB"/>
        </w:rPr>
        <w:fldChar w:fldCharType="end"/>
      </w:r>
      <w:r w:rsidR="0014533F" w:rsidRPr="001E7A27">
        <w:rPr>
          <w:lang w:val="en-GB"/>
        </w:rPr>
        <w:t>. The net export of carbon from the terrestrial domain to the open oceans is estimated to be 0.</w:t>
      </w:r>
      <w:r w:rsidR="00A33DB5" w:rsidRPr="001E7A27">
        <w:rPr>
          <w:lang w:val="en-GB"/>
        </w:rPr>
        <w:t>80</w:t>
      </w:r>
      <w:r w:rsidR="0014533F" w:rsidRPr="001E7A27">
        <w:rPr>
          <w:lang w:val="en-GB"/>
        </w:rPr>
        <w:t xml:space="preserve"> PgC</w:t>
      </w:r>
      <w:ins w:id="1855" w:author="Ian Blenkinsop" w:date="2021-07-28T13:24:00Z">
        <w:r w:rsidR="000D653D" w:rsidRPr="001E7A27">
          <w:rPr>
            <w:lang w:val="en-GB"/>
          </w:rPr>
          <w:t xml:space="preserve"> </w:t>
        </w:r>
      </w:ins>
      <w:del w:id="1856" w:author="Soapbox" w:date="2021-07-17T04:01:00Z">
        <w:r w:rsidR="0014533F" w:rsidRPr="001E7A27" w:rsidDel="00263C1C">
          <w:rPr>
            <w:lang w:val="en-GB"/>
          </w:rPr>
          <w:delText xml:space="preserve"> </w:delText>
        </w:r>
      </w:del>
      <w:r w:rsidR="0014533F" w:rsidRPr="001E7A27">
        <w:rPr>
          <w:lang w:val="en-GB"/>
        </w:rPr>
        <w:t>yr</w:t>
      </w:r>
      <w:del w:id="1857" w:author="Ian Blenkinsop" w:date="2021-07-28T16:14:00Z">
        <w:r w:rsidR="0014533F" w:rsidRPr="001E7A27" w:rsidDel="00E4692D">
          <w:rPr>
            <w:vertAlign w:val="superscript"/>
            <w:lang w:val="en-GB"/>
          </w:rPr>
          <w:delText>-</w:delText>
        </w:r>
      </w:del>
      <w:ins w:id="1858" w:author="Ian Blenkinsop" w:date="2021-07-28T16:14:00Z">
        <w:r w:rsidR="00E4692D" w:rsidRPr="001E7A27">
          <w:rPr>
            <w:vertAlign w:val="superscript"/>
            <w:lang w:val="en-GB"/>
          </w:rPr>
          <w:t>–</w:t>
        </w:r>
      </w:ins>
      <w:r w:rsidR="0014533F" w:rsidRPr="001E7A27">
        <w:rPr>
          <w:vertAlign w:val="superscript"/>
          <w:lang w:val="en-GB"/>
        </w:rPr>
        <w:t>1</w:t>
      </w:r>
      <w:r w:rsidR="00D57F07" w:rsidRPr="001E7A27">
        <w:rPr>
          <w:lang w:val="en-GB"/>
        </w:rPr>
        <w:t xml:space="preserve"> (</w:t>
      </w:r>
      <w:r w:rsidR="0014533F" w:rsidRPr="001E7A27">
        <w:rPr>
          <w:i/>
          <w:lang w:val="en-GB"/>
        </w:rPr>
        <w:t>medium confidence</w:t>
      </w:r>
      <w:r w:rsidR="00D57F07" w:rsidRPr="001E7A27">
        <w:rPr>
          <w:i/>
          <w:lang w:val="en-GB"/>
        </w:rPr>
        <w:t>)</w:t>
      </w:r>
      <w:r w:rsidR="0014533F" w:rsidRPr="001E7A27">
        <w:rPr>
          <w:lang w:val="en-GB"/>
        </w:rPr>
        <w:t xml:space="preserve">, based on the average of </w:t>
      </w:r>
      <w:r w:rsidR="0014533F" w:rsidRPr="001E7A27">
        <w:rPr>
          <w:lang w:val="en-GB"/>
        </w:rPr>
        <w:fldChar w:fldCharType="begin" w:fldLock="1"/>
      </w:r>
      <w:r w:rsidR="00176897" w:rsidRPr="001E7A27">
        <w:rPr>
          <w:lang w:val="en-GB"/>
        </w:rPr>
        <w:instrText>ADDIN CSL_CITATION { "citationItems" : [ { "id" : "ITEM-1", "itemData" : { "DOI" : "10.1029/2005GB002556", "ISSN" : "08866236", "abstract" : "We have constructed an inverse estimate of surface fluxes of carbon dioxide using both atmospheric and oceanic observational constraints. This global estimate is spatially resolved into 11 land regions and 11 ocean regions, and is calculated as a temporal mean for the period 1992?1996. The method interprets in situ observations of carbon dioxide concentration in the ocean and atmosphere with transport estimates from global circulation models. Uncertainty in the modeled circulation is explicitly considered in this inversion by using a suite of 16 atmospheric and 10 oceanic transport simulations. The inversion analysis, coupled with estimates of river carbon delivery, indicates that the open ocean had a net carbon uptake from the atmosphere during the period 1992?96 of 1.7 PgC yr?1, consisting of an uptake of 2.1 PgC yr?1 of anthropogenic carbon and a natural outgassing of about 0.5 PgC yr?1 of carbon fixed on land and transported through rivers to the open ocean. The formal uncertainty on this oceanic uptake, despite a comprehensive effort to quantify sources of error due to modeling biases, uncertain riverine carbon load, and biogeochemical assumptions, is driven down to 0.2 PgC yr?1 by the large number and relatively even spatial distribution of oceanic observations used. Other sources of error, for which quantifiable estimates are not currently available, such as unresolved transport and large region inversion bias, may increase this uncertainty.", "author" : [ { "dropping-particle" : "", "family" : "Jacobson", "given" : "Andrew R", "non-dropping-particle" : "", "parse-names" : false, "suffix" : "" }, { "dropping-particle" : "", "family" : "Mikaloff Fletcher", "given" : "Sara E", "non-dropping-particle" : "", "parse-names" : false, "suffix" : "" }, { "dropping-particle" : "", "family" : "Gruber", "given" : "Nicolas", "non-dropping-particle" : "", "parse-names" : false, "suffix" : "" }, { "dropping-particle" : "", "family" : "Sarmiento", "given" : "Jorge L", "non-dropping-particle" : "", "parse-names" : false, "suffix" : "" }, { "dropping-particle" : "", "family" : "Gloor", "given" : "Manuel", "non-dropping-particle" : "", "parse-names" : false, "suffix" : "" } ], "container-title" : "Global Biogeochemical Cycles", "id" : "ITEM-1", "issue" : "1", "issued" : { "date-parts" : [ [ "2007", "3", "1" ] ] }, "note" : "doi: 10.1029/2005GB002556", "page" : "GB1019", "publisher" : "John Wiley &amp; Sons, Ltd", "title" : "A joint atmosphere\u2013ocean inversion for surface fluxes of carbon dioxide: 1. Methods and global-scale fluxes", "translator" : [ { "dropping-particle" : "", "family" : "L6272", "given" : "", "non-dropping-particle" : "", "parse-names" : false, "suffix" : "" } ], "type" : "article-journal", "volume" : "21" }, "uris" : [ "http://www.mendeley.com/documents/?uuid=7ed76553-b13d-3285-bdd9-6db29e1fcbae" ] }, { "id" : "ITEM-2", "itemData" : { "DOI" : "10.1038/s41561-018-0151-3", "ISBN" : "4156101801513", "ISSN" : "1752-0894", "abstract" : "Measurements of atmospheric CO2 concentration provide a tight constraint on the sum of the land and ocean sinks. This constraint has been combined with estimates of ocean carbon flux and riverine transport of carbon from land to oceans to isolate the land sink. Uncertainties in the ocean and river fluxes therefore translate into uncertainties in the land sink. Here, we introduce a heat-based constraint on the latitudinal distribution of ocean and river carbon fluxes, and reassess the partition between ocean, river and land in the tropics, and in the southern and northern extra-tropics. We show that the ocean overturning circulation and biological pump tightly link the ocean transports of heat and carbon between hemispheres. Using this coupling between heat and carbon, we derive ocean and river carbon fluxes compatible with observational constraints on heat transport. This heat-based constraint requires a 20\u2013100% stronger ocean and river carbon transport from the Northern Hemisphere to the Southern Hemisphere than existing estimates, and supports an upward revision of the global riverine carbon flux from 0.45 to 0.78 PgC yr\u22121. These systematic biases in existing ocean/river carbon fluxes redistribute up to 40% of the carbon sink between northern, tropical and southern land ecosystems. As a consequence, the magnitude of both the southern land source and the northern land sink may have to be substantially reduced.", "author" : [ { "dropping-particle" : "", "family" : "Resplandy", "given" : "L.", "non-dropping-particle" : "", "parse-names" : false, "suffix" : "" }, { "dropping-particle" : "", "family" : "Keeling", "given" : "R. F.", "non-dropping-particle" : "", "parse-names" : false, "suffix" : "" }, { "dropping-particle" : "", "family" : "R\u00f6denbeck", "given" : "C.", "non-dropping-particle" : "", "parse-names" : false, "suffix" : "" }, { "dropping-particle" : "", "family" : "Stephens", "given" : "B. B.", "non-dropping-particle" : "", "parse-names" : false, "suffix" : "" }, { "dropping-particle" : "", "family" : "Khatiwala", "given" : "S.", "non-dropping-particle" : "", "parse-names" : false, "suffix" : "" }, { "dropping-particle" : "", "family" : "Rodgers", "given" : "K. B.", "non-dropping-particle" : "", "parse-names" : false, "suffix" : "" }, { "dropping-particle" : "", "family" : "Long", "given" : "M. C.", "non-dropping-particle" : "", "parse-names" : false, "suffix" : "" }, { "dropping-particle" : "", "family" : "Bopp", "given" : "L.", "non-dropping-particle" : "", "parse-names" : false, "suffix" : "" }, { "dropping-particle" : "", "family" : "Tans", "given" : "P. P.", "non-dropping-particle" : "", "parse-names" : false, "suffix" : "" } ], "container-title" : "Nature Geoscience", "id" : "ITEM-2", "issue" : "7", "issued" : { "date-parts" : [ [ "2018", "7", "11" ] ] }, "page" : "504-509", "publisher" : "Springer US", "title" : "Revision of global carbon fluxes based on a reassessment of oceanic and riverine carbon transport", "translator" : [ { "dropping-particle" : "", "family" : "L4327", "given" : "", "non-dropping-particle" : "", "parse-names" : false, "suffix" : "" } ], "type" : "article-journal", "volume" : "11" }, "uris" : [ "http://www.mendeley.com/documents/?uuid=48661571-4bd5-4a3f-9152-8ad93629b0ee" ] } ], "mendeley" : { "formattedCitation" : "(Jacobson et al., 2007; Resplandy et al., 2018)", "plainTextFormattedCitation" : "(Jacobson et al., 2007; Resplandy et al., 2018)", "previouslyFormattedCitation" : "(Jacobson et al., 2007; Resplandy et al., 2018)" }, "properties" : { "noteIndex" : 0 }, "schema" : "https://github.com/citation-style-language/schema/raw/master/csl-citation.json" }</w:instrText>
      </w:r>
      <w:r w:rsidR="0014533F" w:rsidRPr="001E7A27">
        <w:rPr>
          <w:lang w:val="en-GB"/>
        </w:rPr>
        <w:fldChar w:fldCharType="separate"/>
      </w:r>
      <w:r w:rsidR="00025FA2" w:rsidRPr="001E7A27">
        <w:rPr>
          <w:noProof/>
          <w:lang w:val="en-GB"/>
        </w:rPr>
        <w:t>(Jacobson et al., 2007; Resplandy et al., 2018)</w:t>
      </w:r>
      <w:r w:rsidR="0014533F" w:rsidRPr="001E7A27">
        <w:rPr>
          <w:lang w:val="en-GB"/>
        </w:rPr>
        <w:fldChar w:fldCharType="end"/>
      </w:r>
      <w:r w:rsidR="00A33DB5" w:rsidRPr="001E7A27">
        <w:rPr>
          <w:lang w:val="en-GB"/>
        </w:rPr>
        <w:t xml:space="preserve"> and corrected to account for 0.2 PgC buried in ocean floor sediments</w:t>
      </w:r>
      <w:r w:rsidR="0014533F" w:rsidRPr="001E7A27">
        <w:rPr>
          <w:lang w:val="en-GB"/>
        </w:rPr>
        <w:t xml:space="preserve">. </w:t>
      </w:r>
      <w:r w:rsidR="00487846" w:rsidRPr="001E7A27">
        <w:rPr>
          <w:lang w:val="en-GB"/>
        </w:rPr>
        <w:t>These terms are included in Figure 5.12.</w:t>
      </w:r>
      <w:r w:rsidRPr="001E7A27">
        <w:rPr>
          <w:lang w:val="en-GB"/>
        </w:rPr>
        <w:t xml:space="preserve"> Inclusion of other smaller fluxes could </w:t>
      </w:r>
      <w:r w:rsidR="0014533F" w:rsidRPr="001E7A27">
        <w:rPr>
          <w:lang w:val="en-GB"/>
        </w:rPr>
        <w:t xml:space="preserve">further constrain </w:t>
      </w:r>
      <w:r w:rsidRPr="001E7A27">
        <w:rPr>
          <w:lang w:val="en-GB"/>
        </w:rPr>
        <w:t>the</w:t>
      </w:r>
      <w:r w:rsidR="0014533F" w:rsidRPr="001E7A27">
        <w:rPr>
          <w:lang w:val="en-GB"/>
        </w:rPr>
        <w:t xml:space="preserve"> carbon</w:t>
      </w:r>
      <w:r w:rsidRPr="001E7A27">
        <w:rPr>
          <w:lang w:val="en-GB"/>
        </w:rPr>
        <w:t xml:space="preserve"> budget </w:t>
      </w:r>
      <w:r w:rsidRPr="001E7A27">
        <w:rPr>
          <w:lang w:val="en-GB"/>
        </w:rPr>
        <w:fldChar w:fldCharType="begin" w:fldLock="1"/>
      </w:r>
      <w:r w:rsidR="00747167" w:rsidRPr="001E7A27">
        <w:rPr>
          <w:lang w:val="en-GB"/>
        </w:rPr>
        <w:instrText>ADDIN CSL_CITATION { "citationItems" : [ { "id" : "ITEM-1", "itemData" : { "DOI" : "10.5194/esd-10-685-2019", "ISSN" : "21904987", "abstract" : "The global carbon budget of terrestrial ecosystems is chiefly determined by major flows of carbon dioxide (CO2) such as photosynthesis and respiration, but various minor flows exert considerable influence in determining carbon stocks and their turnover. This study assessed the effects of eight minor carbon flows on the terrestrial carbon budget using a process-based model, the Vegetation Integrative SImulator for Trace gases (VISIT), which included non-CO2 carbon flows, such as methane and biogenic volatile organic compound (BVOC) emissions and subsurface carbon exports and disturbances such as biomass burning, land-use changes, and harvest activities. The range of model-associated uncertainty was evaluated through parameter-ensemble simulations and the results were compared with corresponding observational and modeling studies. In the historical period of 1901 2016, the VISIT simulation indicated that the minor flows substantially influenced terrestrial carbon stocks, flows, and budgets. The simulations estimated mean net ecosystem production in 2000 2009 as 3.21\u00b11.1 PgC yr-1 without minor flows and 6.85\u00b10.9 PgC yr-1 with minor flows. Including minor carbon flows yielded an estimated net biome production of 1.62\u00b11.0 PgC yr-1 in the same period. Biomass burning, wood harvest, export of organic carbon by water erosion, and BVOC emissions had impacts on the global terrestrial carbon budget amounting to around 1 Pg Cyr-1 with specific interannual variabilities. After including the minor flows, ecosystem carbon storage was suppressed by about 440 Pg C, and its mean residence time was shortened by about 2.4 years. The minor flows occur heterogeneously over the land, such that BVOC emission, subsurface export, and wood harvest occur mainly in the tropics, and biomass burning occurs extensively in boreal forests. They also differ in their decadal trends, due to differences in their driving factors. Aggregating the simulation results by land-cover type, cropland fraction, and annual precipitation yielded more insight into the contributions of these minor flows to the terrestrial carbon budget. Considering their substantial and unique roles, these minor flows should be taken into account in the global carbon budget in an integrated manner.", "author" : [ { "dropping-particle" : "", "family" : "Ito", "given" : "Akihiko", "non-dropping-particle" : "", "parse-names" : false, "suffix" : "" } ], "container-title" : "Earth System Dynamics", "id" : "ITEM-1", "issue" : "4", "issued" : { "date-parts" : [ [ "2019" ] ] }, "page" : "685-709", "title" : "Disequilibrium of terrestrial ecosystem CO2 budget caused by disturbance-induced emissions and non-CO2 carbon export flows: A global model assessment", "translator" : [ { "dropping-particle" : "", "family" : "L6937", "given" : "", "non-dropping-particle" : "", "parse-names" : false, "suffix" : "" } ], "type" : "article-journal", "volume" : "10" }, "uris" : [ "http://www.mendeley.com/documents/?uuid=f0e8d049-76b8-42d2-be87-a1f8428cc619" ] }, { "id" : "ITEM-2",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"(Ito, 2019; Friedlingstein et al., 2020)", "plainTextFormattedCitation" : "(Ito, 2019; Friedlingstein et al., 2020)", "previouslyFormattedCitation" : "(Ito, 2019; Friedlingstein et al., 2020)" }, "properties" : { "noteIndex" : 0 }, "schema" : "https://github.com/citation-style-language/schema/raw/master/csl-citation.json" }</w:instrText>
      </w:r>
      <w:r w:rsidRPr="001E7A27">
        <w:rPr>
          <w:lang w:val="en-GB"/>
        </w:rPr>
        <w:fldChar w:fldCharType="separate"/>
      </w:r>
      <w:r w:rsidR="00025FA2" w:rsidRPr="001E7A27">
        <w:rPr>
          <w:noProof/>
          <w:lang w:val="en-GB"/>
        </w:rPr>
        <w:t>(Ito, 2019; Friedlingstein et al., 2020)</w:t>
      </w:r>
      <w:r w:rsidRPr="001E7A27">
        <w:rPr>
          <w:lang w:val="en-GB"/>
        </w:rPr>
        <w:fldChar w:fldCharType="end"/>
      </w:r>
      <w:r w:rsidRPr="001E7A27">
        <w:rPr>
          <w:lang w:val="en-GB"/>
        </w:rPr>
        <w:t xml:space="preserve">. </w:t>
      </w:r>
    </w:p>
    <w:p w14:paraId="18515A60" w14:textId="77777777" w:rsidR="002F5491" w:rsidRPr="001E7A27" w:rsidRDefault="002F5491" w:rsidP="005C7F25">
      <w:pPr>
        <w:pStyle w:val="AR6BodyText"/>
        <w:rPr>
          <w:lang w:val="en-GB"/>
        </w:rPr>
      </w:pPr>
    </w:p>
    <w:p w14:paraId="141A9B5A" w14:textId="77777777" w:rsidR="008D65F5" w:rsidRPr="001E7A27" w:rsidRDefault="008D65F5" w:rsidP="005C7F25">
      <w:pPr>
        <w:pStyle w:val="AR6BodyText"/>
        <w:rPr>
          <w:rFonts w:cs="Times New Roman"/>
          <w:sz w:val="20"/>
          <w:szCs w:val="20"/>
          <w:lang w:val="en-GB"/>
        </w:rPr>
      </w:pPr>
    </w:p>
    <w:p w14:paraId="5BC687B6" w14:textId="77777777" w:rsidR="008D65F5" w:rsidRPr="001E7A27" w:rsidRDefault="008D65F5" w:rsidP="005C7F25">
      <w:pPr>
        <w:pStyle w:val="AR6BodyText"/>
        <w:rPr>
          <w:rFonts w:eastAsia="Bliss"/>
          <w:b/>
          <w:lang w:val="en-GB"/>
        </w:rPr>
      </w:pPr>
      <w:r w:rsidRPr="001E7A27">
        <w:rPr>
          <w:rFonts w:eastAsia="Bliss"/>
          <w:b/>
          <w:lang w:val="en-GB"/>
        </w:rPr>
        <w:t>[START FIGURE 5.1</w:t>
      </w:r>
      <w:r w:rsidR="000A6681" w:rsidRPr="001E7A27">
        <w:rPr>
          <w:rFonts w:eastAsia="Bliss"/>
          <w:b/>
          <w:lang w:val="en-GB"/>
        </w:rPr>
        <w:t>2</w:t>
      </w:r>
      <w:r w:rsidRPr="001E7A27">
        <w:rPr>
          <w:rFonts w:eastAsia="Bliss"/>
          <w:b/>
          <w:lang w:val="en-GB"/>
        </w:rPr>
        <w:t xml:space="preserve"> HERE]</w:t>
      </w:r>
    </w:p>
    <w:p w14:paraId="0DA7CE94" w14:textId="77777777" w:rsidR="008D65F5" w:rsidRPr="001E7A27" w:rsidRDefault="008D65F5" w:rsidP="005C7F25">
      <w:pPr>
        <w:pStyle w:val="AR6BodyText"/>
        <w:rPr>
          <w:lang w:val="en-GB"/>
        </w:rPr>
      </w:pPr>
    </w:p>
    <w:p w14:paraId="72F5CC12" w14:textId="5A156176" w:rsidR="008D65F5" w:rsidRPr="001E7A27" w:rsidRDefault="00C73FD7" w:rsidP="005C7F25">
      <w:pPr>
        <w:pStyle w:val="AR6Chap5Figure"/>
        <w:rPr>
          <w:lang w:val="en-GB"/>
        </w:rPr>
      </w:pPr>
      <w:r w:rsidRPr="001E7A27">
        <w:rPr>
          <w:b/>
          <w:bCs/>
          <w:lang w:val="en-GB"/>
        </w:rPr>
        <w:t>G</w:t>
      </w:r>
      <w:r w:rsidR="008D65F5" w:rsidRPr="001E7A27">
        <w:rPr>
          <w:b/>
          <w:bCs/>
          <w:lang w:val="en-GB"/>
        </w:rPr>
        <w:t>lobal carbon</w:t>
      </w:r>
      <w:r w:rsidR="00A93501" w:rsidRPr="001E7A27">
        <w:rPr>
          <w:b/>
          <w:bCs/>
          <w:lang w:val="en-GB"/>
        </w:rPr>
        <w:t xml:space="preserve"> (CO</w:t>
      </w:r>
      <w:r w:rsidR="00A93501" w:rsidRPr="001E7A27">
        <w:rPr>
          <w:b/>
          <w:bCs/>
          <w:vertAlign w:val="subscript"/>
          <w:lang w:val="en-GB"/>
        </w:rPr>
        <w:t>2</w:t>
      </w:r>
      <w:r w:rsidR="00A93501" w:rsidRPr="001E7A27">
        <w:rPr>
          <w:b/>
          <w:bCs/>
          <w:lang w:val="en-GB"/>
        </w:rPr>
        <w:t>)</w:t>
      </w:r>
      <w:r w:rsidR="008D65F5" w:rsidRPr="001E7A27">
        <w:rPr>
          <w:b/>
          <w:bCs/>
          <w:lang w:val="en-GB"/>
        </w:rPr>
        <w:t xml:space="preserve"> </w:t>
      </w:r>
      <w:r w:rsidR="00F55749" w:rsidRPr="001E7A27">
        <w:rPr>
          <w:b/>
          <w:bCs/>
          <w:lang w:val="en-GB"/>
        </w:rPr>
        <w:t xml:space="preserve">budget </w:t>
      </w:r>
      <w:r w:rsidR="002516B3" w:rsidRPr="001E7A27">
        <w:rPr>
          <w:b/>
          <w:bCs/>
          <w:lang w:val="en-GB"/>
        </w:rPr>
        <w:t>(</w:t>
      </w:r>
      <w:r w:rsidR="00F55749" w:rsidRPr="001E7A27">
        <w:rPr>
          <w:b/>
          <w:bCs/>
          <w:lang w:val="en-GB"/>
        </w:rPr>
        <w:t>2010-2019</w:t>
      </w:r>
      <w:r w:rsidR="002516B3" w:rsidRPr="001E7A27">
        <w:rPr>
          <w:b/>
          <w:bCs/>
          <w:lang w:val="en-GB"/>
        </w:rPr>
        <w:t>)</w:t>
      </w:r>
      <w:r w:rsidR="008D65F5" w:rsidRPr="001E7A27">
        <w:rPr>
          <w:lang w:val="en-GB"/>
        </w:rPr>
        <w:t xml:space="preserve">. </w:t>
      </w:r>
      <w:r w:rsidR="00B246FA" w:rsidRPr="001E7A27">
        <w:rPr>
          <w:lang w:val="en-GB"/>
        </w:rPr>
        <w:t xml:space="preserve">Yellow </w:t>
      </w:r>
      <w:r w:rsidR="008D65F5" w:rsidRPr="001E7A27">
        <w:rPr>
          <w:lang w:val="en-GB"/>
        </w:rPr>
        <w:t>arrows represent annual carbon fluxes (in PgC yr</w:t>
      </w:r>
      <w:r w:rsidR="008D65F5" w:rsidRPr="001E7A27">
        <w:rPr>
          <w:vertAlign w:val="superscript"/>
          <w:lang w:val="en-GB"/>
        </w:rPr>
        <w:t>-1</w:t>
      </w:r>
      <w:r w:rsidR="008D65F5" w:rsidRPr="001E7A27">
        <w:rPr>
          <w:lang w:val="en-GB"/>
        </w:rPr>
        <w:t xml:space="preserve">) associated with the natural carbon cycle estimated for the time prior to the industrial era, around 1750. </w:t>
      </w:r>
      <w:r w:rsidR="00B246FA" w:rsidRPr="001E7A27">
        <w:rPr>
          <w:lang w:val="en-GB"/>
        </w:rPr>
        <w:t>P</w:t>
      </w:r>
      <w:r w:rsidR="008D65F5" w:rsidRPr="001E7A27">
        <w:rPr>
          <w:lang w:val="en-GB"/>
        </w:rPr>
        <w:t>ink arrows represent anthropogenic fluxes averaged over the period 20</w:t>
      </w:r>
      <w:r w:rsidR="00E23AF9" w:rsidRPr="001E7A27">
        <w:rPr>
          <w:lang w:val="en-GB"/>
        </w:rPr>
        <w:t>10</w:t>
      </w:r>
      <w:r w:rsidR="008D65F5" w:rsidRPr="001E7A27">
        <w:rPr>
          <w:lang w:val="en-GB"/>
        </w:rPr>
        <w:t>–201</w:t>
      </w:r>
      <w:r w:rsidR="00E23AF9" w:rsidRPr="001E7A27">
        <w:rPr>
          <w:lang w:val="en-GB"/>
        </w:rPr>
        <w:t>9</w:t>
      </w:r>
      <w:r w:rsidR="008D65F5" w:rsidRPr="001E7A27">
        <w:rPr>
          <w:lang w:val="en-GB"/>
        </w:rPr>
        <w:t xml:space="preserve">. The rate of carbon </w:t>
      </w:r>
      <w:r w:rsidR="008D65F5" w:rsidRPr="001E7A27">
        <w:rPr>
          <w:lang w:val="en-GB"/>
        </w:rPr>
        <w:lastRenderedPageBreak/>
        <w:t>accumulation in the atmosphere is equal to net land-use change emissions</w:t>
      </w:r>
      <w:r w:rsidR="00A33DB5" w:rsidRPr="001E7A27">
        <w:rPr>
          <w:lang w:val="en-GB"/>
        </w:rPr>
        <w:t>, including land management (called LULUCF in the main text)</w:t>
      </w:r>
      <w:r w:rsidR="008D65F5" w:rsidRPr="001E7A27">
        <w:rPr>
          <w:lang w:val="en-GB"/>
        </w:rPr>
        <w:t xml:space="preserve"> plus fossil fuel emissions, minus land and ocean</w:t>
      </w:r>
      <w:r w:rsidR="00B246FA" w:rsidRPr="001E7A27">
        <w:rPr>
          <w:lang w:val="en-GB"/>
        </w:rPr>
        <w:t xml:space="preserve"> net</w:t>
      </w:r>
      <w:r w:rsidR="008D65F5" w:rsidRPr="001E7A27">
        <w:rPr>
          <w:lang w:val="en-GB"/>
        </w:rPr>
        <w:t xml:space="preserve"> sinks (plus a small budget imbalance, Table 5.1). </w:t>
      </w:r>
      <w:r w:rsidR="00FA1AAF" w:rsidRPr="001E7A27">
        <w:rPr>
          <w:lang w:val="en-GB"/>
        </w:rPr>
        <w:t>Circles with</w:t>
      </w:r>
      <w:r w:rsidR="008D65F5" w:rsidRPr="001E7A27">
        <w:rPr>
          <w:lang w:val="en-GB"/>
        </w:rPr>
        <w:t xml:space="preserve"> </w:t>
      </w:r>
      <w:r w:rsidR="00B246FA" w:rsidRPr="001E7A27">
        <w:rPr>
          <w:lang w:val="en-GB"/>
        </w:rPr>
        <w:t xml:space="preserve">yellow </w:t>
      </w:r>
      <w:r w:rsidR="00FA1AAF" w:rsidRPr="001E7A27">
        <w:rPr>
          <w:lang w:val="en-GB"/>
        </w:rPr>
        <w:t xml:space="preserve">numbers </w:t>
      </w:r>
      <w:r w:rsidR="008D65F5" w:rsidRPr="001E7A27">
        <w:rPr>
          <w:lang w:val="en-GB"/>
        </w:rPr>
        <w:t xml:space="preserve">represent pre-industrial carbon stocks in PgC. </w:t>
      </w:r>
      <w:r w:rsidR="00FA1AAF" w:rsidRPr="001E7A27">
        <w:rPr>
          <w:lang w:val="en-GB"/>
        </w:rPr>
        <w:t xml:space="preserve">Circles with pink numbers </w:t>
      </w:r>
      <w:r w:rsidR="008D65F5" w:rsidRPr="001E7A27">
        <w:rPr>
          <w:lang w:val="en-GB"/>
        </w:rPr>
        <w:t>represent anthropogenic changes to these stocks (cumulative anthropogenic fluxes) since 1750. Anthropogenic net fluxes are reproduced from</w:t>
      </w:r>
      <w:r w:rsidR="00E274BE" w:rsidRPr="001E7A27">
        <w:rPr>
          <w:lang w:val="en-GB"/>
        </w:rPr>
        <w:t xml:space="preserve"> </w:t>
      </w:r>
      <w:commentRangeStart w:id="1859"/>
      <w:r w:rsidR="00E274BE" w:rsidRPr="001E7A27">
        <w:rPr>
          <w:lang w:val="en-GB"/>
        </w:rPr>
        <w:fldChar w:fldCharType="begin" w:fldLock="1"/>
      </w:r>
      <w:r w:rsidR="00747167" w:rsidRPr="001E7A2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"manualFormatting" : "Friedlingstein et al., (2020)", "plainTextFormattedCitation" : "(Friedlingstein et al., 2020)", "previouslyFormattedCitation" : "(Friedlingstein et al., 2020)" }, "properties" : { "noteIndex" : 0 }, "schema" : "https://github.com/citation-style-language/schema/raw/master/csl-citation.json" }</w:instrText>
      </w:r>
      <w:r w:rsidR="00E274BE" w:rsidRPr="001E7A27">
        <w:rPr>
          <w:lang w:val="en-GB"/>
        </w:rPr>
        <w:fldChar w:fldCharType="separate"/>
      </w:r>
      <w:r w:rsidR="00025FA2" w:rsidRPr="001E7A27">
        <w:rPr>
          <w:noProof/>
          <w:lang w:val="en-GB"/>
        </w:rPr>
        <w:t>Friedlingstein et al.</w:t>
      </w:r>
      <w:del w:id="1860" w:author="Robin Matthews" w:date="2021-06-17T16:42:00Z">
        <w:r w:rsidR="00025FA2" w:rsidRPr="001E7A27" w:rsidDel="00621B61">
          <w:rPr>
            <w:noProof/>
            <w:lang w:val="en-GB"/>
          </w:rPr>
          <w:delText>,</w:delText>
        </w:r>
      </w:del>
      <w:r w:rsidR="00025FA2" w:rsidRPr="001E7A27">
        <w:rPr>
          <w:noProof/>
          <w:lang w:val="en-GB"/>
        </w:rPr>
        <w:t xml:space="preserve"> (2020)</w:t>
      </w:r>
      <w:r w:rsidR="00E274BE" w:rsidRPr="001E7A27">
        <w:rPr>
          <w:lang w:val="en-GB"/>
        </w:rPr>
        <w:fldChar w:fldCharType="end"/>
      </w:r>
      <w:commentRangeEnd w:id="1859"/>
      <w:r w:rsidR="00025FA2" w:rsidRPr="001E7A27">
        <w:rPr>
          <w:rStyle w:val="CommentReference"/>
          <w:lang w:val="en-GB"/>
        </w:rPr>
        <w:commentReference w:id="1859"/>
      </w:r>
      <w:r w:rsidR="00F64EFE" w:rsidRPr="001E7A27">
        <w:rPr>
          <w:lang w:val="en-GB"/>
        </w:rPr>
        <w:t>.</w:t>
      </w:r>
      <w:r w:rsidR="004267B0" w:rsidRPr="001E7A27">
        <w:rPr>
          <w:lang w:val="en-GB"/>
        </w:rPr>
        <w:t xml:space="preserve"> </w:t>
      </w:r>
      <w:r w:rsidR="008D65F5" w:rsidRPr="001E7A27">
        <w:rPr>
          <w:lang w:val="en-GB"/>
        </w:rPr>
        <w:t>The relative change of</w:t>
      </w:r>
      <w:r w:rsidR="008D65F5" w:rsidRPr="001E7A27">
        <w:rPr>
          <w:i/>
          <w:lang w:val="en-GB"/>
        </w:rPr>
        <w:t xml:space="preserve"> gross photosynthesis</w:t>
      </w:r>
      <w:r w:rsidR="008D65F5" w:rsidRPr="001E7A27">
        <w:rPr>
          <w:lang w:val="en-GB"/>
        </w:rPr>
        <w:t xml:space="preserve"> since pre-industrial times is </w:t>
      </w:r>
      <w:r w:rsidR="00B246FA" w:rsidRPr="001E7A27">
        <w:rPr>
          <w:lang w:val="en-GB"/>
        </w:rPr>
        <w:t xml:space="preserve">based on </w:t>
      </w:r>
      <w:r w:rsidR="009447A6" w:rsidRPr="001E7A27">
        <w:rPr>
          <w:lang w:val="en-GB"/>
        </w:rPr>
        <w:t xml:space="preserve">15 </w:t>
      </w:r>
      <w:r w:rsidR="00B246FA" w:rsidRPr="001E7A27">
        <w:rPr>
          <w:lang w:val="en-GB"/>
        </w:rPr>
        <w:t xml:space="preserve">DGVMs used in </w:t>
      </w:r>
      <w:commentRangeStart w:id="1861"/>
      <w:r w:rsidR="0079700E" w:rsidRPr="001E7A27">
        <w:rPr>
          <w:lang w:val="en-GB"/>
        </w:rPr>
        <w:fldChar w:fldCharType="begin" w:fldLock="1"/>
      </w:r>
      <w:ins w:id="1862" w:author="Robin Matthews" w:date="2021-06-17T16:42:00Z">
        <w:r w:rsidR="00621B61" w:rsidRPr="001E7A2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"manualFormatting" : "Friedlingstein et al. (2020)", "plainTextFormattedCitation" : "(Friedlingstein et al., 2020)", "previouslyFormattedCitation" : "(Friedlingstein et al., 2020)" }, "properties" : { "noteIndex" : 0 }, "schema" : "https://github.com/citation-style-language/schema/raw/master/csl-citation.json" }</w:instrText>
        </w:r>
      </w:ins>
      <w:del w:id="1863" w:author="Robin Matthews" w:date="2021-06-17T16:42:00Z">
        <w:r w:rsidR="00747167" w:rsidRPr="001E7A27" w:rsidDel="00621B61">
          <w:rPr>
            <w:lang w:val="en-GB"/>
          </w:rPr>
          <w:del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"manualFormatting" : "Friedlingstein et al., (2020)", "plainTextFormattedCitation" : "(Friedlingstein et al., 2020)", "previouslyFormattedCitation" : "(Friedlingstein et al., 2020)" }, "properties" : { "noteIndex" : 0 }, "schema" : "https://github.com/citation-style-language/schema/raw/master/csl-citation.json" }</w:delInstrText>
        </w:r>
      </w:del>
      <w:r w:rsidR="0079700E" w:rsidRPr="001E7A27">
        <w:rPr>
          <w:lang w:val="en-GB"/>
        </w:rPr>
        <w:fldChar w:fldCharType="separate"/>
      </w:r>
      <w:r w:rsidR="00025FA2" w:rsidRPr="001E7A27">
        <w:rPr>
          <w:noProof/>
          <w:lang w:val="en-GB"/>
        </w:rPr>
        <w:t>Friedlingstein et al.</w:t>
      </w:r>
      <w:ins w:id="1864" w:author="Robin Matthews" w:date="2021-06-17T16:42:00Z">
        <w:r w:rsidR="00621B61" w:rsidRPr="001E7A27">
          <w:rPr>
            <w:noProof/>
            <w:lang w:val="en-GB"/>
          </w:rPr>
          <w:t xml:space="preserve"> </w:t>
        </w:r>
      </w:ins>
      <w:del w:id="1865" w:author="Robin Matthews" w:date="2021-06-17T16:42:00Z">
        <w:r w:rsidR="00025FA2" w:rsidRPr="001E7A27" w:rsidDel="00621B61">
          <w:rPr>
            <w:noProof/>
            <w:lang w:val="en-GB"/>
          </w:rPr>
          <w:delText xml:space="preserve">, </w:delText>
        </w:r>
      </w:del>
      <w:r w:rsidR="00025FA2" w:rsidRPr="001E7A27">
        <w:rPr>
          <w:noProof/>
          <w:lang w:val="en-GB"/>
        </w:rPr>
        <w:t>(2020)</w:t>
      </w:r>
      <w:r w:rsidR="0079700E" w:rsidRPr="001E7A27">
        <w:rPr>
          <w:lang w:val="en-GB"/>
        </w:rPr>
        <w:fldChar w:fldCharType="end"/>
      </w:r>
      <w:commentRangeEnd w:id="1861"/>
      <w:r w:rsidR="00025FA2" w:rsidRPr="001E7A27">
        <w:rPr>
          <w:rStyle w:val="CommentReference"/>
          <w:lang w:val="en-GB"/>
        </w:rPr>
        <w:commentReference w:id="1861"/>
      </w:r>
      <w:r w:rsidR="008D65F5" w:rsidRPr="001E7A27">
        <w:rPr>
          <w:lang w:val="en-GB"/>
        </w:rPr>
        <w:t xml:space="preserve">. The corresponding emissions by </w:t>
      </w:r>
      <w:r w:rsidR="008D65F5" w:rsidRPr="001E7A27">
        <w:rPr>
          <w:i/>
          <w:lang w:val="en-GB"/>
        </w:rPr>
        <w:t>Total respiration and fire</w:t>
      </w:r>
      <w:r w:rsidR="008D65F5" w:rsidRPr="001E7A27">
        <w:rPr>
          <w:lang w:val="en-GB"/>
        </w:rPr>
        <w:t xml:space="preserve"> are those required to match the </w:t>
      </w:r>
      <w:r w:rsidR="008D65F5" w:rsidRPr="001E7A27">
        <w:rPr>
          <w:i/>
          <w:lang w:val="en-GB"/>
        </w:rPr>
        <w:t>net land flux</w:t>
      </w:r>
      <w:r w:rsidR="008D65F5" w:rsidRPr="001E7A27">
        <w:rPr>
          <w:lang w:val="en-GB"/>
        </w:rPr>
        <w:t>, exclusive of net land-use change emissions which are accounted for separately. The cumulative change of anthropogenic carbon in the terrestrial reservoir is the sum of carbon cumulatively lost by net land use change emissions, and net carbon accumulated since 1750 in response to environmental drivers (warming, rising CO</w:t>
      </w:r>
      <w:r w:rsidR="008D65F5" w:rsidRPr="001E7A27">
        <w:rPr>
          <w:vertAlign w:val="subscript"/>
          <w:lang w:val="en-GB"/>
        </w:rPr>
        <w:t>2</w:t>
      </w:r>
      <w:r w:rsidR="008D65F5" w:rsidRPr="001E7A27">
        <w:rPr>
          <w:lang w:val="en-GB"/>
        </w:rPr>
        <w:t>, nitrogen deposition</w:t>
      </w:r>
      <w:r w:rsidR="008379E2" w:rsidRPr="001E7A27">
        <w:rPr>
          <w:lang w:val="en-GB"/>
        </w:rPr>
        <w:t xml:space="preserve">). </w:t>
      </w:r>
      <w:r w:rsidR="00ED76C2" w:rsidRPr="001E7A27">
        <w:rPr>
          <w:lang w:val="en-GB"/>
        </w:rPr>
        <w:t>The adjusted gross natural ocean</w:t>
      </w:r>
      <w:ins w:id="1866" w:author="Soapbox" w:date="2021-07-16T09:19:00Z">
        <w:r w:rsidR="00C71035" w:rsidRPr="001E7A27">
          <w:rPr>
            <w:rFonts w:cs="Times New Roman"/>
            <w:lang w:val="en-GB"/>
          </w:rPr>
          <w:t>–</w:t>
        </w:r>
      </w:ins>
      <w:del w:id="1867" w:author="Soapbox" w:date="2021-07-16T09:19:00Z">
        <w:r w:rsidR="00ED76C2" w:rsidRPr="001E7A27" w:rsidDel="00C71035">
          <w:rPr>
            <w:lang w:val="en-GB"/>
          </w:rPr>
          <w:delText>-</w:delText>
        </w:r>
      </w:del>
      <w:r w:rsidR="00ED76C2" w:rsidRPr="001E7A27">
        <w:rPr>
          <w:lang w:val="en-GB"/>
        </w:rPr>
        <w:t>atmosphere CO</w:t>
      </w:r>
      <w:r w:rsidR="00ED76C2" w:rsidRPr="001E7A27">
        <w:rPr>
          <w:vertAlign w:val="subscript"/>
          <w:lang w:val="en-GB"/>
        </w:rPr>
        <w:t>2</w:t>
      </w:r>
      <w:r w:rsidR="00ED76C2" w:rsidRPr="001E7A27">
        <w:rPr>
          <w:lang w:val="en-GB"/>
        </w:rPr>
        <w:t xml:space="preserve"> flux was derived by rescaling the value in figure 1 of </w:t>
      </w:r>
      <w:r w:rsidR="00AA2FD4" w:rsidRPr="001E7A27">
        <w:rPr>
          <w:lang w:val="en-GB"/>
        </w:rPr>
        <w:fldChar w:fldCharType="begin" w:fldLock="1"/>
      </w:r>
      <w:ins w:id="1868" w:author="Robin Matthews" w:date="2021-06-18T10:23:00Z">
        <w:r w:rsidR="001E7A22" w:rsidRPr="001E7A27">
          <w:rPr>
            <w:lang w:val="en-GB"/>
          </w:rPr>
          <w:instrText>ADDIN CSL_CITATION { "citationItems" : [ { "id" : "ITEM-1", "itemData" : { "author" : [ { "dropping-particle" : "", "family" : "Sarmiento", "given" : "J. L.", "non-dropping-particle" : "", "parse-names" : false, "suffix" : "" }, { "dropping-particle" : "", "family" : "Gruber", "given" : "N.", "non-dropping-particle" : "", "parse-names" : false, "suffix" : "" } ], "container-title" : "Physics Today", "id" : "ITEM-1", "issue" : "8", "issued" : { "date-parts" : [ [ "2002" ] ] }, "page" : "30-36", "title" : "Sinks for anthropogenic carbon", "translator" : [ { "dropping-particle" : "", "family" : "L7521", "given" : "", "non-dropping-particle" : "", "parse-names" : false, "suffix" : "" } ], "type" : "article-journal", "volume" : "55" }, "uris" : [ "http://www.mendeley.com/documents/?uuid=f4538349-0e64-4c2c-bfd1-cf9606418676" ] } ], "mendeley" : { "formattedCitation" : "(Sarmiento and Gruber, 2002)", "manualFormatting" : "Sarmiento and Gruber (2002)", "plainTextFormattedCitation" : "(Sarmiento and Gruber, 2002)", "previouslyFormattedCitation" : "(Sarmiento and Gruber, 2002)" }, "properties" : { "noteIndex" : 0 }, "schema" : "https://github.com/citation-style-language/schema/raw/master/csl-citation.json" }</w:instrText>
        </w:r>
      </w:ins>
      <w:del w:id="1869" w:author="Robin Matthews" w:date="2021-06-18T10:23:00Z">
        <w:r w:rsidR="000005B9" w:rsidRPr="001E7A27" w:rsidDel="001E7A22">
          <w:rPr>
            <w:lang w:val="en-GB"/>
          </w:rPr>
          <w:delInstrText>ADDIN CSL_CITATION { "citationItems" : [ { "id" : "ITEM-1", "itemData" : { "author" : [ { "dropping-particle" : "", "family" : "Sarmiento", "given" : "J. L.", "non-dropping-particle" : "", "parse-names" : false, "suffix" : "" }, { "dropping-particle" : "", "family" : "Gruber", "given" : "N.", "non-dropping-particle" : "", "parse-names" : false, "suffix" : "" } ], "container-title" : "Physics Today", "id" : "ITEM-1", "issue" : "8", "issued" : { "date-parts" : [ [ "2002" ] ] }, "page" : "30-36", "title" : "Sinks for anthropogenic carbon", "translator" : [ { "dropping-particle" : "", "family" : "L7521", "given" : "", "non-dropping-particle" : "", "parse-names" : false, "suffix" : "" } ], "type" : "article-journal", "volume" : "55" }, "uris" : [ "http://www.mendeley.com/documents/?uuid=f4538349-0e64-4c2c-bfd1-cf9606418676" ] } ], "mendeley" : { "formattedCitation" : "(Sarmiento and Gruber, 2002)", "plainTextFormattedCitation" : "(Sarmiento and Gruber, 2002)", "previouslyFormattedCitation" : "(Sarmiento and Gruber, 2002)" }, "properties" : { "noteIndex" : 0 }, "schema" : "https://github.com/citation-style-language/schema/raw/master/csl-citation.json" }</w:delInstrText>
        </w:r>
      </w:del>
      <w:r w:rsidR="00AA2FD4" w:rsidRPr="001E7A27">
        <w:rPr>
          <w:lang w:val="en-GB"/>
        </w:rPr>
        <w:fldChar w:fldCharType="separate"/>
      </w:r>
      <w:del w:id="1870" w:author="Robin Matthews" w:date="2021-06-18T10:23:00Z">
        <w:r w:rsidR="00025FA2" w:rsidRPr="001E7A27" w:rsidDel="001E7A22">
          <w:rPr>
            <w:noProof/>
            <w:lang w:val="en-GB"/>
          </w:rPr>
          <w:delText>(</w:delText>
        </w:r>
      </w:del>
      <w:r w:rsidR="00025FA2" w:rsidRPr="001E7A27">
        <w:rPr>
          <w:noProof/>
          <w:lang w:val="en-GB"/>
        </w:rPr>
        <w:t>Sarmiento and Gruber</w:t>
      </w:r>
      <w:del w:id="1871" w:author="Robin Matthews" w:date="2021-06-18T10:23:00Z">
        <w:r w:rsidR="00025FA2" w:rsidRPr="001E7A27" w:rsidDel="001E7A22">
          <w:rPr>
            <w:noProof/>
            <w:lang w:val="en-GB"/>
          </w:rPr>
          <w:delText>,</w:delText>
        </w:r>
      </w:del>
      <w:r w:rsidR="00025FA2" w:rsidRPr="001E7A27">
        <w:rPr>
          <w:noProof/>
          <w:lang w:val="en-GB"/>
        </w:rPr>
        <w:t xml:space="preserve"> </w:t>
      </w:r>
      <w:ins w:id="1872" w:author="Robin Matthews" w:date="2021-06-18T10:23:00Z">
        <w:r w:rsidR="001E7A22" w:rsidRPr="001E7A27">
          <w:rPr>
            <w:noProof/>
            <w:lang w:val="en-GB"/>
          </w:rPr>
          <w:t>(</w:t>
        </w:r>
      </w:ins>
      <w:r w:rsidR="00025FA2" w:rsidRPr="001E7A27">
        <w:rPr>
          <w:noProof/>
          <w:lang w:val="en-GB"/>
        </w:rPr>
        <w:t>2002)</w:t>
      </w:r>
      <w:r w:rsidR="00AA2FD4" w:rsidRPr="001E7A27">
        <w:rPr>
          <w:lang w:val="en-GB"/>
        </w:rPr>
        <w:fldChar w:fldCharType="end"/>
      </w:r>
      <w:r w:rsidR="00AA2FD4" w:rsidRPr="001E7A27">
        <w:rPr>
          <w:lang w:val="en-GB"/>
        </w:rPr>
        <w:t xml:space="preserve"> </w:t>
      </w:r>
      <w:r w:rsidR="00ED76C2" w:rsidRPr="001E7A27">
        <w:rPr>
          <w:lang w:val="en-GB"/>
        </w:rPr>
        <w:t>of 70 PgC/yr by the re</w:t>
      </w:r>
      <w:r w:rsidR="002370CE" w:rsidRPr="001E7A27">
        <w:rPr>
          <w:lang w:val="en-GB"/>
        </w:rPr>
        <w:t>vis</w:t>
      </w:r>
      <w:r w:rsidR="00ED76C2" w:rsidRPr="001E7A27">
        <w:rPr>
          <w:lang w:val="en-GB"/>
        </w:rPr>
        <w:t xml:space="preserve">ed estimate of the bomb </w:t>
      </w:r>
      <w:r w:rsidR="00ED76C2" w:rsidRPr="001E7A27">
        <w:rPr>
          <w:vertAlign w:val="superscript"/>
          <w:lang w:val="en-GB"/>
        </w:rPr>
        <w:t>14</w:t>
      </w:r>
      <w:r w:rsidR="00ED76C2" w:rsidRPr="001E7A27">
        <w:rPr>
          <w:lang w:val="en-GB"/>
        </w:rPr>
        <w:t xml:space="preserve">C inventory in the ocean. The original bomb </w:t>
      </w:r>
      <w:r w:rsidR="00ED76C2" w:rsidRPr="001E7A27">
        <w:rPr>
          <w:vertAlign w:val="superscript"/>
          <w:lang w:val="en-GB"/>
        </w:rPr>
        <w:t>14</w:t>
      </w:r>
      <w:r w:rsidR="00ED76C2" w:rsidRPr="001E7A27">
        <w:rPr>
          <w:lang w:val="en-GB"/>
        </w:rPr>
        <w:t>C inventoy yielded an average global gas transfer velocity of 22 cm/hr; the revised estimate is 17cm/h leading to 17/22*70=54.</w:t>
      </w:r>
      <w:r w:rsidR="008D65F5" w:rsidRPr="001E7A27">
        <w:rPr>
          <w:lang w:val="en-GB"/>
        </w:rPr>
        <w:t xml:space="preserve"> </w:t>
      </w:r>
      <w:r w:rsidR="00023925" w:rsidRPr="001E7A27">
        <w:rPr>
          <w:szCs w:val="20"/>
          <w:lang w:val="en-GB"/>
        </w:rPr>
        <w:t>Dissolved organic carbon reservoir and fluxes from</w:t>
      </w:r>
      <w:r w:rsidR="008379E2" w:rsidRPr="001E7A27">
        <w:rPr>
          <w:szCs w:val="20"/>
          <w:lang w:val="en-GB"/>
        </w:rPr>
        <w:t xml:space="preserve"> </w:t>
      </w:r>
      <w:r w:rsidR="008379E2" w:rsidRPr="001E7A27">
        <w:rPr>
          <w:szCs w:val="20"/>
          <w:lang w:val="en-GB"/>
        </w:rPr>
        <w:fldChar w:fldCharType="begin" w:fldLock="1"/>
      </w:r>
      <w:r w:rsidR="00747167" w:rsidRPr="001E7A27">
        <w:rPr>
          <w:szCs w:val="20"/>
          <w:lang w:val="en-GB"/>
        </w:rPr>
        <w:instrText>ADDIN CSL_CITATION { "citationItems" : [ { "id" : "ITEM-1", "itemData" : { "DOI" : "10.5670/oceanog.2009.109", "ISSN" : "10428275", "abstract" : "Containing as much carbon as the atmosphere, marine dissolved organic matter is one of Earth's major carbon reservoirs. With invigoration of scientific inquiries into the global carbon cycle, our ignorance of its role in ocean biogeochemistry became untenable. Rapid mobilization of relevant research two decades ago required the community to overcome early false leads, but subsequent progress in examining the global dynamics of this material has been steady. Continuous improvements in analytical skill coupled with global ocean hydrographic survey opportunities resulted in the generation of thousands of measurements throughout the major ocean basins. Here, observations and model results provide new insights into the large-scale variability of dissolved organic carbon, its contribution to the biological pump, and its deep ocean sinks.", "author" : [ { "dropping-particle" : "", "family" : "Hansell", "given" : "Dennis A.", "non-dropping-particle" : "", "parse-names" : false, "suffix" : "" }, { "dropping-particle" : "", "family" : "Carlson", "given" : "Craig A.", "non-dropping-particle" : "", "parse-names" : false, "suffix" : "" }, { "dropping-particle" : "", "family" : "Repeta", "given" : "Daniel J.", "non-dropping-particle" : "", "parse-names" : false, "suffix" : "" }, { "dropping-particle" : "", "family" : "Schlitzer", "given" : "Reiner", "non-dropping-particle" : "", "parse-names" : false, "suffix" : "" } ], "container-title" : "Oceanography", "id" : "ITEM-1", "issue" : "SPL.ISS. 4", "issued" : { "date-parts" : [ [ "2009" ] ] }, "page" : "202-211", "title" : "Dissolved organic matter in the ocean a controversy stim ulates new insights", "translator" : [ { "dropping-particle" : "", "family" : "L7408", "given" : "", "non-dropping-particle" : "", "parse-names" : false, "suffix" : "" } ], "type" : "article-journal", "volume" : "22" }, "uris" : [ "http://www.mendeley.com/documents/?uuid=4809e457-90dc-4edd-8f5c-9a1afa7f5132" ] } ], "mendeley" : { "formattedCitation" : "(Hansell et al., 2009)", "plainTextFormattedCitation" : "(Hansell et al., 2009)", "previouslyFormattedCitation" : "(Hansell et al., 2009)" }, "properties" : { "noteIndex" : 0 }, "schema" : "https://github.com/citation-style-language/schema/raw/master/csl-citation.json" }</w:instrText>
      </w:r>
      <w:r w:rsidR="008379E2" w:rsidRPr="001E7A27">
        <w:rPr>
          <w:szCs w:val="20"/>
          <w:lang w:val="en-GB"/>
        </w:rPr>
        <w:fldChar w:fldCharType="separate"/>
      </w:r>
      <w:r w:rsidR="00025FA2" w:rsidRPr="001E7A27">
        <w:rPr>
          <w:noProof/>
          <w:szCs w:val="20"/>
          <w:lang w:val="en-GB"/>
        </w:rPr>
        <w:t>(Hansell et al., 2009)</w:t>
      </w:r>
      <w:r w:rsidR="008379E2" w:rsidRPr="001E7A27">
        <w:rPr>
          <w:szCs w:val="20"/>
          <w:lang w:val="en-GB"/>
        </w:rPr>
        <w:fldChar w:fldCharType="end"/>
      </w:r>
      <w:r w:rsidR="00023925" w:rsidRPr="001E7A27">
        <w:rPr>
          <w:szCs w:val="20"/>
          <w:lang w:val="en-GB"/>
        </w:rPr>
        <w:t>. Dissolved inorganic carbon exchanges between surface and deep ocean, subduction and obduction from</w:t>
      </w:r>
      <w:r w:rsidR="008379E2" w:rsidRPr="001E7A27">
        <w:rPr>
          <w:szCs w:val="20"/>
          <w:lang w:val="en-GB"/>
        </w:rPr>
        <w:t xml:space="preserve"> </w:t>
      </w:r>
      <w:r w:rsidR="008379E2" w:rsidRPr="001E7A27">
        <w:rPr>
          <w:szCs w:val="20"/>
          <w:lang w:val="en-GB"/>
        </w:rPr>
        <w:fldChar w:fldCharType="begin" w:fldLock="1"/>
      </w:r>
      <w:ins w:id="1873" w:author="Robin Matthews" w:date="2021-06-18T10:23:00Z">
        <w:r w:rsidR="00EB67E3" w:rsidRPr="001E7A27">
          <w:rPr>
            <w:szCs w:val="20"/>
            <w:lang w:val="en-GB"/>
          </w:rPr>
          <w:instrText>ADDIN CSL_CITATION { "citationItems" : [ { "id" : "ITEM-1", "itemData" : { "DOI" : "10.1002/gbc.20092", "ISSN" : "08866236", "abstract" : "Although they are key components of the surface ocean carbon budget, physical processes inducing carbon fluxes across the mixed-layer base, i.e., subduction and obduction, have received much less attention than biological processes. Using a global model analysis of the preindustrial ocean, physical carbon fluxes are quantified and compared to the other carbon fluxes in and out of the surface mixed layer, i.e., air-sea CO2gas exchange and sedimentation of biogenic material. Model-based carbon obduction and subduction are evaluated against independent data-based estimates to the extent that was possible. We find that climatological physical fluxes of dissolved inorganic carbon (DIC) are two orders of magnitude larger than the other carbon fluxes and vary over the globe at smaller spatial scale. At temperate latitudes, the subduction of DIC and to a much lesser extent (&lt;10%) the sinking of particles maintain CO2undersaturation, whereas DIC is obducted back to the surface in the tropical band (75%) and Southern Ocean (25%). At the global scale, these two large counter-balancing fluxes of DIC amount to +275.5 PgC yr-1 for the supply by obduction and -264.5 PgC yr-1 for the removal by subduction which is \u223c 3 to 5 times larger than previous estimates. Moreover, we find that subduction of organic carbon (dissolved and particulate) represents \u223c 20% of the total export of organic carbon: at the global scale, we evaluate that of the 11 PgC yr-1 of organic material lost from the surface every year, 2.1 PgC yr-1 is lost through subduction of organic carbon. Our results emphasize the strong sensitivity of the oceanic carbon cycle to changes in mixed-layer depth, ocean currents, and wind. Key Points Global physical DIC fluxes across the mixed-layer are +275/ -264 PgC/yr DIC physical fluxes are 50-100 times larger than sedimentation and CO2 flux Organic C physical flux is 30% of total organic C export from the surface \u00a92013. American Geophysical Union. All Rights Reserved.", "author" : [ { "dropping-particle" : "", "family" : "Levy", "given" : "M.", "non-dropping-particle" : "", "parse-names" : false, "suffix" : "" }, { "dropping-particle" : "", "family" : "Bopp", "given" : "L.", "non-dropping-particle" : "", "parse-names" : false, "suffix" : "" }, { "dropping-particle" : "", "family" : "Karleskind", "given" : "P.", "non-dropping-particle" : "", "parse-names" : false, "suffix" : "" }, { "dropping-particle" : "", "family" : "Resplandy", "given" : "L.", "non-dropping-particle" : "", "parse-names" : false, "suffix" : "" }, { "dropping-particle" : "", "family" : "Ethe", "given" : "C.", "non-dropping-particle" : "", "parse-names" : false, "suffix" : "" }, { "dropping-particle" : "", "family" : "Pinsard", "given" : "F.", "non-dropping-particle" : "", "parse-names" : false, "suffix" : "" } ], "container-title" : "Global Biogeochemical Cycles", "id" : "ITEM-1", "issue" : "4", "issued" : { "date-parts" : [ [ "2013" ] ] }, "page" : "1001-1012", "title" : "Physical pathways for carbon transfers between the surface mixed layer and the ocean interior", "translator" : [ { "dropping-particle" : "", "family" : "L7399", "given" : "", "non-dropping-particle" : "", "parse-names" : false, "suffix" : "" } ], "type" : "article-journal", "volume" : "27" }, "uris" : [ "http://www.mendeley.com/documents/?uuid=096300af-fadd-4493-8568-d77f4f5ce36c" ] } ], "mendeley" : { "formattedCitation" : "(Levy et al., 2013)", "manualFormatting" : "Levy et al., (2013)", "plainTextFormattedCitation" : "(Levy et al., 2013)", "previouslyFormattedCitation" : "(Levy et al., 2013)" }, "properties" : { "noteIndex" : 0 }, "schema" : "https://github.com/citation-style-language/schema/raw/master/csl-citation.json" }</w:instrText>
        </w:r>
      </w:ins>
      <w:del w:id="1874" w:author="Robin Matthews" w:date="2021-06-18T10:23:00Z">
        <w:r w:rsidR="00747167" w:rsidRPr="001E7A27" w:rsidDel="00EB67E3">
          <w:rPr>
            <w:szCs w:val="20"/>
            <w:lang w:val="en-GB"/>
          </w:rPr>
          <w:delInstrText>ADDIN CSL_CITATION { "citationItems" : [ { "id" : "ITEM-1", "itemData" : { "DOI" : "10.1002/gbc.20092", "ISSN" : "08866236", "abstract" : "Although they are key components of the surface ocean carbon budget, physical processes inducing carbon fluxes across the mixed-layer base, i.e., subduction and obduction, have received much less attention than biological processes. Using a global model analysis of the preindustrial ocean, physical carbon fluxes are quantified and compared to the other carbon fluxes in and out of the surface mixed layer, i.e., air-sea CO2gas exchange and sedimentation of biogenic material. Model-based carbon obduction and subduction are evaluated against independent data-based estimates to the extent that was possible. We find that climatological physical fluxes of dissolved inorganic carbon (DIC) are two orders of magnitude larger than the other carbon fluxes and vary over the globe at smaller spatial scale. At temperate latitudes, the subduction of DIC and to a much lesser extent (&lt;10%) the sinking of particles maintain CO2undersaturation, whereas DIC is obducted back to the surface in the tropical band (75%) and Southern Ocean (25%). At the global scale, these two large counter-balancing fluxes of DIC amount to +275.5 PgC yr-1 for the supply by obduction and -264.5 PgC yr-1 for the removal by subduction which is \u223c 3 to 5 times larger than previous estimates. Moreover, we find that subduction of organic carbon (dissolved and particulate) represents \u223c 20% of the total export of organic carbon: at the global scale, we evaluate that of the 11 PgC yr-1 of organic material lost from the surface every year, 2.1 PgC yr-1 is lost through subduction of organic carbon. Our results emphasize the strong sensitivity of the oceanic carbon cycle to changes in mixed-layer depth, ocean currents, and wind. Key Points Global physical DIC fluxes across the mixed-layer are +275/ -264 PgC/yr DIC physical fluxes are 50-100 times larger than sedimentation and CO2 flux Organic C physical flux is 30% of total organic C export from the surface \u00a92013. American Geophysical Union. All Rights Reserved.", "author" : [ { "dropping-particle" : "", "family" : "Levy", "given" : "M.", "non-dropping-particle" : "", "parse-names" : false, "suffix" : "" }, { "dropping-particle" : "", "family" : "Bopp", "given" : "L.", "non-dropping-particle" : "", "parse-names" : false, "suffix" : "" }, { "dropping-particle" : "", "family" : "Karleskind", "given" : "P.", "non-dropping-particle" : "", "parse-names" : false, "suffix" : "" }, { "dropping-particle" : "", "family" : "Resplandy", "given" : "L.", "non-dropping-particle" : "", "parse-names" : false, "suffix" : "" }, { "dropping-particle" : "", "family" : "Ethe", "given" : "C.", "non-dropping-particle" : "", "parse-names" : false, "suffix" : "" }, { "dropping-particle" : "", "family" : "Pinsard", "given" : "F.", "non-dropping-particle" : "", "parse-names" : false, "suffix" : "" } ], "container-title" : "Global Biogeochemical Cycles", "id" : "ITEM-1", "issue" : "4", "issued" : { "date-parts" : [ [ "2013" ] ] }, "page" : "1001-1012", "title" : "Physical pathways for carbon transfers between the surface mixed layer and the ocean interior", "translator" : [ { "dropping-particle" : "", "family" : "L7399", "given" : "", "non-dropping-particle" : "", "parse-names" : false, "suffix" : "" } ], "type" : "article-journal", "volume" : "27" }, "uris" : [ "http://www.mendeley.com/documents/?uuid=096300af-fadd-4493-8568-d77f4f5ce36c" ] } ], "mendeley" : { "formattedCitation" : "(Levy et al., 2013)", "plainTextFormattedCitation" : "(Levy et al., 2013)", "previouslyFormattedCitation" : "(Levy et al., 2013)" }, "properties" : { "noteIndex" : 0 }, "schema" : "https://github.com/citation-style-language/schema/raw/master/csl-citation.json" }</w:delInstrText>
        </w:r>
      </w:del>
      <w:r w:rsidR="008379E2" w:rsidRPr="001E7A27">
        <w:rPr>
          <w:szCs w:val="20"/>
          <w:lang w:val="en-GB"/>
        </w:rPr>
        <w:fldChar w:fldCharType="separate"/>
      </w:r>
      <w:del w:id="1875" w:author="Robin Matthews" w:date="2021-06-18T10:23:00Z">
        <w:r w:rsidR="00025FA2" w:rsidRPr="001E7A27" w:rsidDel="00EB67E3">
          <w:rPr>
            <w:noProof/>
            <w:szCs w:val="20"/>
            <w:lang w:val="en-GB"/>
          </w:rPr>
          <w:delText>(</w:delText>
        </w:r>
      </w:del>
      <w:r w:rsidR="00025FA2" w:rsidRPr="001E7A27">
        <w:rPr>
          <w:noProof/>
          <w:szCs w:val="20"/>
          <w:lang w:val="en-GB"/>
        </w:rPr>
        <w:t xml:space="preserve">Levy et al., </w:t>
      </w:r>
      <w:ins w:id="1876" w:author="Robin Matthews" w:date="2021-06-18T10:23:00Z">
        <w:r w:rsidR="00EB67E3" w:rsidRPr="001E7A27">
          <w:rPr>
            <w:noProof/>
            <w:szCs w:val="20"/>
            <w:lang w:val="en-GB"/>
          </w:rPr>
          <w:t>(</w:t>
        </w:r>
      </w:ins>
      <w:r w:rsidR="00025FA2" w:rsidRPr="001E7A27">
        <w:rPr>
          <w:noProof/>
          <w:szCs w:val="20"/>
          <w:lang w:val="en-GB"/>
        </w:rPr>
        <w:t>2013)</w:t>
      </w:r>
      <w:r w:rsidR="008379E2" w:rsidRPr="001E7A27">
        <w:rPr>
          <w:szCs w:val="20"/>
          <w:lang w:val="en-GB"/>
        </w:rPr>
        <w:fldChar w:fldCharType="end"/>
      </w:r>
      <w:del w:id="1877" w:author="Robin Matthews" w:date="2021-06-18T10:23:00Z">
        <w:r w:rsidR="00023925" w:rsidRPr="001E7A27" w:rsidDel="00EB67E3">
          <w:rPr>
            <w:szCs w:val="20"/>
            <w:lang w:val="en-GB"/>
          </w:rPr>
          <w:delText xml:space="preserve"> Levy et al. 2013</w:delText>
        </w:r>
      </w:del>
      <w:r w:rsidR="00023925" w:rsidRPr="001E7A27">
        <w:rPr>
          <w:szCs w:val="20"/>
          <w:lang w:val="en-GB"/>
        </w:rPr>
        <w:t>. Export production and flux from</w:t>
      </w:r>
      <w:r w:rsidR="00E274BE" w:rsidRPr="001E7A27">
        <w:rPr>
          <w:szCs w:val="20"/>
          <w:lang w:val="en-GB"/>
        </w:rPr>
        <w:t xml:space="preserve"> </w:t>
      </w:r>
      <w:r w:rsidR="00E274BE" w:rsidRPr="001E7A27">
        <w:rPr>
          <w:szCs w:val="20"/>
          <w:lang w:val="en-GB"/>
        </w:rPr>
        <w:fldChar w:fldCharType="begin" w:fldLock="1"/>
      </w:r>
      <w:r w:rsidR="00747167" w:rsidRPr="001E7A27">
        <w:rPr>
          <w:szCs w:val="20"/>
          <w:lang w:val="en-GB"/>
        </w:rPr>
        <w:instrText>ADDIN CSL_CITATION { "citationItems" : [ { "id" : "ITEM-1", "itemData" : { "DOI" : "10.1038/s41586-019-1098-2", "ISSN" : "0028-0836", "author" : [ { "dropping-particle" : "", "family" : "Boyd", "given" : "Philip W.", "non-dropping-particle" : "", "parse-names" : false, "suffix" : "" }, { "dropping-particle" : "", "family" : "Claustre", "given" : "Herv\u00e9", "non-dropping-particle" : "", "parse-names" : false, "suffix" : "" }, { "dropping-particle" : "", "family" : "Levy", "given" : "Marina", "non-dropping-particle" : "", "parse-names" : false, "suffix" : "" }, { "dropping-particle" : "", "family" : "Siegel", "given" : "David A.", "non-dropping-particle" : "", "parse-names" : false, "suffix" : "" }, { "dropping-particle" : "", "family" : "Weber", "given" : "Thomas", "non-dropping-particle" : "", "parse-names" : false, "suffix" : "" } ], "container-title" : "Nature", "id" : "ITEM-1", "issue" : "7752", "issued" : { "date-parts" : [ [ "2019", "4", "17" ] ] }, "page" : "327-335", "title" : "Multi-faceted particle pumps drive carbon sequestration in the ocean", "translator" : [ { "dropping-particle" : "", "family" : "L5318", "given" : "", "non-dropping-particle" : "", "parse-names" : false, "suffix" : "" } ], "type" : "article-journal", "volume" : "568" }, "uris" : [ "http://www.mendeley.com/documents/?uuid=faf6d718-d041-4168-91b0-66e1d298bc83" ] } ], "mendeley" : { "formattedCitation" : "(Boyd et al., 2019)", "plainTextFormattedCitation" : "(Boyd et al., 2019)", "previouslyFormattedCitation" : "(Boyd et al., 2019)" }, "properties" : { "noteIndex" : 0 }, "schema" : "https://github.com/citation-style-language/schema/raw/master/csl-citation.json" }</w:instrText>
      </w:r>
      <w:r w:rsidR="00E274BE" w:rsidRPr="001E7A27">
        <w:rPr>
          <w:szCs w:val="20"/>
          <w:lang w:val="en-GB"/>
        </w:rPr>
        <w:fldChar w:fldCharType="separate"/>
      </w:r>
      <w:r w:rsidR="00025FA2" w:rsidRPr="001E7A27">
        <w:rPr>
          <w:noProof/>
          <w:szCs w:val="20"/>
          <w:lang w:val="en-GB"/>
        </w:rPr>
        <w:t>(Boyd et al., 2019)</w:t>
      </w:r>
      <w:r w:rsidR="00E274BE" w:rsidRPr="001E7A27">
        <w:rPr>
          <w:szCs w:val="20"/>
          <w:lang w:val="en-GB"/>
        </w:rPr>
        <w:fldChar w:fldCharType="end"/>
      </w:r>
      <w:r w:rsidR="00E274BE" w:rsidRPr="001E7A27">
        <w:rPr>
          <w:szCs w:val="20"/>
          <w:lang w:val="en-GB"/>
        </w:rPr>
        <w:t xml:space="preserve">. </w:t>
      </w:r>
      <w:r w:rsidR="00023925" w:rsidRPr="001E7A27">
        <w:rPr>
          <w:szCs w:val="20"/>
          <w:lang w:val="en-GB"/>
        </w:rPr>
        <w:t>NPP and reminerali</w:t>
      </w:r>
      <w:ins w:id="1878" w:author="Soapbox" w:date="2021-07-16T11:07:00Z">
        <w:r w:rsidR="00507331" w:rsidRPr="001E7A27">
          <w:rPr>
            <w:szCs w:val="20"/>
            <w:lang w:val="en-GB"/>
          </w:rPr>
          <w:t>z</w:t>
        </w:r>
      </w:ins>
      <w:del w:id="1879" w:author="Soapbox" w:date="2021-07-16T11:07:00Z">
        <w:r w:rsidR="0088355D" w:rsidRPr="001E7A27" w:rsidDel="00507331">
          <w:rPr>
            <w:szCs w:val="20"/>
            <w:lang w:val="en-GB"/>
          </w:rPr>
          <w:delText>s</w:delText>
        </w:r>
      </w:del>
      <w:r w:rsidR="00023925" w:rsidRPr="001E7A27">
        <w:rPr>
          <w:szCs w:val="20"/>
          <w:lang w:val="en-GB"/>
        </w:rPr>
        <w:t xml:space="preserve">ation in surface layer of the ocean from </w:t>
      </w:r>
      <w:r w:rsidR="008379E2" w:rsidRPr="001E7A27">
        <w:rPr>
          <w:szCs w:val="20"/>
          <w:lang w:val="en-GB"/>
        </w:rPr>
        <w:fldChar w:fldCharType="begin" w:fldLock="1"/>
      </w:r>
      <w:ins w:id="1880" w:author="Robin Matthews" w:date="2021-06-18T10:24:00Z">
        <w:r w:rsidR="00EB67E3" w:rsidRPr="001E7A27">
          <w:rPr>
            <w:szCs w:val="20"/>
            <w:lang w:val="en-GB"/>
          </w:rPr>
          <w:instrText>ADDIN CSL_CITATION { "citationItems" : [ { "id" : "ITEM-1", "itemData" : { "DOI" : "10.1007/s40641-020-00160-0", "ISSN" : "2198-6061", "abstract" : "The changes or updates in ocean biogeochemistry component have been mapped between CMIP5 and CMIP6 model versions, and an assessment made of how far these have led to improvements in the simulated mean state of marine biogeochemical models within the current generation of Earth system models (ESMs).", "author" : [ { "dropping-particle" : "", "family" : "S\u00e9f\u00e9rian", "given" : "Roland", "non-dropping-particle" : "", "parse-names" : false, "suffix" : "" }, { "dropping-particle" : "", "family" : "Berthet", "given" : "Sarah", "non-dropping-particle" : "", "parse-names" : false, "suffix" : "" }, { "dropping-particle" : "", "family" : "Yool", "given" : "Andrew", "non-dropping-particle" : "", "parse-names" : false, "suffix" : "" }, { "dropping-particle" : "", "family" : "Palmi\u00e9ri", "given" : "Julien", "non-dropping-particle" : "", "parse-names" : false, "suffix" : "" }, { "dropping-particle" : "", "family" : "Bopp", "given" : "Laurent", "non-dropping-particle" : "", "parse-names" : false, "suffix" : "" }, { "dropping-particle" : "", "family" : "Tagliabue", "given" : "Alessandro", "non-dropping-particle" : "", "parse-names" : false, "suffix" : "" }, { "dropping-particle" : "", "family" : "Kwiatkowski", "given" : "Lester", "non-dropping-particle" : "", "parse-names" : false, "suffix" : "" }, { "dropping-particle" : "", "family" : "Aumont", "given" : "Olivier", "non-dropping-particle" : "", "parse-names" : false, "suffix" : "" }, { "dropping-particle" : "", "family" : "Christian", "given" : "James", "non-dropping-particle" : "", "parse-names" : false, "suffix" : "" }, { "dropping-particle" : "", "family" : "Dunne", "given" : "John",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"Li", "given" : "Hongmei", "non-dropping-particle" : "", "parse-names" : false, "suffix" : "" }, { "dropping-particle" : "", "family" : "Long", "given" : "Matthew C", "non-dropping-particle" : "", "parse-names" : false, "suffix" : "" }, { "dropping-particle" : "", "family" : "Luo", "given" : "Jessica Y", "non-dropping-particle" : "", "parse-names" : false, "suffix" : "" }, { "dropping-particle" : "", "family" : "Nakano", "given" : "Hideyuki", "non-dropping-particle" : "", "parse-names" : false, "suffix" : "" }, { "dropping-particle" : "", "family" : "Romanou", "given" : "Anastasia", "non-dropping-particle" : "", "parse-names" : false, "suffix" : "" }, { "dropping-particle" : "", "family" : "Schwinger", "given" : "J\u00f6rg", "non-dropping-particle" : "", "parse-names" : false, "suffix" : "" }, { "dropping-particle" : "", "family" : "Stock", "given" : "Charles", "non-dropping-particle" : "", "parse-names" : false, "suffix" : "" }, { "dropping-particle" : "", "family" : "Santana-Falc\u00f3n", "given" : "Yeray", "non-dropping-particle" : "", "parse-names" : false, "suffix" : "" }, { "dropping-particle" : "", "family" : "Takano", "given" : "Yohei", "non-dropping-particle" : "", "parse-names" : false, "suffix" : "" }, { "dropping-particle" : "", "family" : "Tjiputra", "given" : "Jerry",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"Wu", "given" : "Tongwen", "non-dropping-particle" : "", "parse-names" : false, "suffix" : "" }, { "dropping-particle" : "", "family" : "Wu", "given" : "Fanghua", "non-dropping-particle" : "", "parse-names" : false, "suffix" : "" }, { "dropping-particle" : "", "family" : "Yamamoto", "given" : "Akitomo", "non-dropping-particle" : "", "parse-names" : false, "suffix" : "" } ], "container-title" : "Current Climate Change Reports", "id" : "ITEM-1", "issue" : "3", "issued" : { "date-parts" : [ [ "2020" ] ] }, "page" : "95-119", "title" : "Tracking Improvement in Simulated Marine Biogeochemistry Between CMIP5 and CMIP6", "translator" : [ { "dropping-particle" : "", "family" : "L6843", "given" : "", "non-dropping-particle" : "", "parse-names" : false, "suffix" : "" } ], "type" : "article-journal", "volume" : "6" }, "uris" : [ "http://www.mendeley.com/documents/?uuid=6ab8efdf-a6b3-3194-8bd5-5e9dc1553689" ] }, { "id" : "ITEM-2",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"ITEM-2",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S\u00e9f\u00e9rian et al., 2020)", "manualFormatting" : "Kwiatkowski et al. (2020); S\u00e9f\u00e9rian et al., (2020)", "plainTextFormattedCitation" : "(Kwiatkowski et al., 2020; S\u00e9f\u00e9rian et al., 2020)", "previouslyFormattedCitation" : "(Kwiatkowski et al., 2020; S\u00e9f\u00e9rian et al., 2020)" }, "properties" : { "noteIndex" : 0 }, "schema" : "https://github.com/citation-style-language/schema/raw/master/csl-citation.json" }</w:instrText>
        </w:r>
      </w:ins>
      <w:del w:id="1881" w:author="Robin Matthews" w:date="2021-06-18T10:23:00Z">
        <w:r w:rsidR="00747167" w:rsidRPr="001E7A27" w:rsidDel="00EB67E3">
          <w:rPr>
            <w:szCs w:val="20"/>
            <w:lang w:val="en-GB"/>
          </w:rPr>
          <w:delInstrText>ADDIN CSL_CITATION { "citationItems" : [ { "id" : "ITEM-1", "itemData" : { "DOI" : "10.1007/s40641-020-00160-0", "ISSN" : "2198-6061", "abstract" : "The changes or updates in ocean biogeochemistry component have been mapped between CMIP5 and CMIP6 model versions, and an assessment made of how far these have led to improvements in the simulated mean state of marine biogeochemical models within the current generation of Earth system models (ESMs).", "author" : [ { "dropping-particle" : "", "family" : "S\u00e9f\u00e9rian", "given" : "Roland", "non-dropping-particle" : "", "parse-names" : false, "suffix" : "" }, { "dropping-particle" : "", "family" : "Berthet", "given" : "Sarah", "non-dropping-particle" : "", "parse-names" : false, "suffix" : "" }, { "dropping-particle" : "", "family" : "Yool", "given" : "Andrew", "non-dropping-particle" : "", "parse-names" : false, "suffix" : "" }, { "dropping-particle" : "", "family" : "Palmi\u00e9ri", "given" : "Julien", "non-dropping-particle" : "", "parse-names" : false, "suffix" : "" }, { "dropping-particle" : "", "family" : "Bopp", "given" : "Laurent", "non-dropping-particle" : "", "parse-names" : false, "suffix" : "" }, { "dropping-particle" : "", "family" : "Tagliabue", "given" : "Alessandro", "non-dropping-particle" : "", "parse-names" : false, "suffix" : "" }, { "dropping-particle" : "", "family" : "Kwiatkowski", "given" : "Lester", "non-dropping-particle" : "", "parse-names" : false, "suffix" : "" }, { "dropping-particle" : "", "family" : "Aumont", "given" : "Olivier", "non-dropping-particle" : "", "parse-names" : false, "suffix" : "" }, { "dropping-particle" : "", "family" : "Christian", "given" : "James", "non-dropping-particle" : "", "parse-names" : false, "suffix" : "" }, { "dropping-particle" : "", "family" : "Dunne", "given" : "John",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"Li", "given" : "Hongmei", "non-dropping-particle" : "", "parse-names" : false, "suffix" : "" }, { "dropping-particle" : "", "family" : "Long", "given" : "Matthew C", "non-dropping-particle" : "", "parse-names" : false, "suffix" : "" }, { "dropping-particle" : "", "family" : "Luo", "given" : "Jessica Y", "non-dropping-particle" : "", "parse-names" : false, "suffix" : "" }, { "dropping-particle" : "", "family" : "Nakano", "given" : "Hideyuki", "non-dropping-particle" : "", "parse-names" : false, "suffix" : "" }, { "dropping-particle" : "", "family" : "Romanou", "given" : "Anastasia", "non-dropping-particle" : "", "parse-names" : false, "suffix" : "" }, { "dropping-particle" : "", "family" : "Schwinger", "given" : "J\u00f6rg", "non-dropping-particle" : "", "parse-names" : false, "suffix" : "" }, { "dropping-particle" : "", "family" : "Stock", "given" : "Charles", "non-dropping-particle" : "", "parse-names" : false, "suffix" : "" }, { "dropping-particle" : "", "family" : "Santana-Falc\u00f3n", "given" : "Yeray", "non-dropping-particle" : "", "parse-names" : false, "suffix" : "" }, { "dropping-particle" : "", "family" : "Takano", "given" : "Yohei", "non-dropping-particle" : "", "parse-names" : false, "suffix" : "" }, { "dropping-particle" : "", "family" : "Tjiputra", "given" : "Jerry",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"Wu", "given" : "Tongwen", "non-dropping-particle" : "", "parse-names" : false, "suffix" : "" }, { "dropping-particle" : "", "family" : "Wu", "given" : "Fanghua", "non-dropping-particle" : "", "parse-names" : false, "suffix" : "" }, { "dropping-particle" : "", "family" : "Yamamoto", "given" : "Akitomo", "non-dropping-particle" : "", "parse-names" : false, "suffix" : "" } ], "container-title" : "Current Climate Change Reports", "id" : "ITEM-1", "issue" : "3", "issued" : { "date-parts" : [ [ "2020" ] ] }, "page" : "95-119", "title" : "Tracking Improvement in Simulated Marine Biogeochemistry Between CMIP5 and CMIP6", "translator" : [ { "dropping-particle" : "", "family" : "L6843", "given" : "", "non-dropping-particle" : "", "parse-names" : false, "suffix" : "" } ], "type" : "article-journal", "volume" : "6" }, "uris" : [ "http://www.mendeley.com/documents/?uuid=6ab8efdf-a6b3-3194-8bd5-5e9dc1553689" ] }, { "id" : "ITEM-2",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"ITEM-2",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S\u00e9f\u00e9rian et al., 2020)", "plainTextFormattedCitation" : "(Kwiatkowski et al., 2020; S\u00e9f\u00e9rian et al., 2020)", "previouslyFormattedCitation" : "(Kwiatkowski et al., 2020; S\u00e9f\u00e9rian et al., 2020)" }, "properties" : { "noteIndex" : 0 }, "schema" : "https://github.com/citation-style-language/schema/raw/master/csl-citation.json" }</w:delInstrText>
        </w:r>
      </w:del>
      <w:r w:rsidR="008379E2" w:rsidRPr="001E7A27">
        <w:rPr>
          <w:szCs w:val="20"/>
          <w:lang w:val="en-GB"/>
        </w:rPr>
        <w:fldChar w:fldCharType="separate"/>
      </w:r>
      <w:del w:id="1882" w:author="Robin Matthews" w:date="2021-06-18T10:23:00Z">
        <w:r w:rsidR="00025FA2" w:rsidRPr="001E7A27" w:rsidDel="00EB67E3">
          <w:rPr>
            <w:noProof/>
            <w:szCs w:val="20"/>
            <w:lang w:val="en-GB"/>
          </w:rPr>
          <w:delText>(</w:delText>
        </w:r>
      </w:del>
      <w:r w:rsidR="00025FA2" w:rsidRPr="001E7A27">
        <w:rPr>
          <w:noProof/>
          <w:szCs w:val="20"/>
          <w:lang w:val="en-GB"/>
        </w:rPr>
        <w:t>Kwiatkowski et al.</w:t>
      </w:r>
      <w:ins w:id="1883" w:author="Robin Matthews" w:date="2021-06-18T10:23:00Z">
        <w:r w:rsidR="00EB67E3" w:rsidRPr="001E7A27">
          <w:rPr>
            <w:noProof/>
            <w:szCs w:val="20"/>
            <w:lang w:val="en-GB"/>
          </w:rPr>
          <w:t xml:space="preserve"> (</w:t>
        </w:r>
      </w:ins>
      <w:del w:id="1884" w:author="Robin Matthews" w:date="2021-06-18T10:23:00Z">
        <w:r w:rsidR="00025FA2" w:rsidRPr="001E7A27" w:rsidDel="00EB67E3">
          <w:rPr>
            <w:noProof/>
            <w:szCs w:val="20"/>
            <w:lang w:val="en-GB"/>
          </w:rPr>
          <w:delText xml:space="preserve">, </w:delText>
        </w:r>
      </w:del>
      <w:r w:rsidR="00025FA2" w:rsidRPr="001E7A27">
        <w:rPr>
          <w:noProof/>
          <w:szCs w:val="20"/>
          <w:lang w:val="en-GB"/>
        </w:rPr>
        <w:t>2020</w:t>
      </w:r>
      <w:ins w:id="1885" w:author="Robin Matthews" w:date="2021-06-18T10:24:00Z">
        <w:r w:rsidR="00EB67E3" w:rsidRPr="001E7A27">
          <w:rPr>
            <w:noProof/>
            <w:szCs w:val="20"/>
            <w:lang w:val="en-GB"/>
          </w:rPr>
          <w:t>)</w:t>
        </w:r>
      </w:ins>
      <w:r w:rsidR="00025FA2" w:rsidRPr="001E7A27">
        <w:rPr>
          <w:noProof/>
          <w:szCs w:val="20"/>
          <w:lang w:val="en-GB"/>
        </w:rPr>
        <w:t xml:space="preserve">; Séférian et al., </w:t>
      </w:r>
      <w:ins w:id="1886" w:author="Robin Matthews" w:date="2021-06-18T10:24:00Z">
        <w:r w:rsidR="00EB67E3" w:rsidRPr="001E7A27">
          <w:rPr>
            <w:noProof/>
            <w:szCs w:val="20"/>
            <w:lang w:val="en-GB"/>
          </w:rPr>
          <w:t>(</w:t>
        </w:r>
      </w:ins>
      <w:r w:rsidR="00025FA2" w:rsidRPr="001E7A27">
        <w:rPr>
          <w:noProof/>
          <w:szCs w:val="20"/>
          <w:lang w:val="en-GB"/>
        </w:rPr>
        <w:t>2020)</w:t>
      </w:r>
      <w:r w:rsidR="008379E2" w:rsidRPr="001E7A27">
        <w:rPr>
          <w:szCs w:val="20"/>
          <w:lang w:val="en-GB"/>
        </w:rPr>
        <w:fldChar w:fldCharType="end"/>
      </w:r>
      <w:r w:rsidR="00023925" w:rsidRPr="001E7A27">
        <w:rPr>
          <w:szCs w:val="20"/>
          <w:lang w:val="en-GB"/>
        </w:rPr>
        <w:t xml:space="preserve">. Deep ocean reservoir from </w:t>
      </w:r>
      <w:r w:rsidR="008379E2" w:rsidRPr="001E7A27">
        <w:rPr>
          <w:szCs w:val="20"/>
          <w:lang w:val="en-GB"/>
        </w:rPr>
        <w:fldChar w:fldCharType="begin" w:fldLock="1"/>
      </w:r>
      <w:ins w:id="1887" w:author="Robin Matthews" w:date="2021-06-18T10:24:00Z">
        <w:r w:rsidR="00EB67E3" w:rsidRPr="001E7A27">
          <w:rPr>
            <w:szCs w:val="20"/>
            <w:lang w:val="en-GB"/>
          </w:rPr>
          <w:instrText>ADDIN CSL_CITATION { "citationItems" : [ { "id" : "ITEM-1", "itemData" : { "DOI" : "10.1029/2020GB006571", "ISSN" : "19449224", "abstract" : "The seasonal cycle represents one of the largest signals of dissolved inorganic carbon (DIC) in the ocean, yet these seasonal variations are not well established at a global scale. Here, we present the Mapped Observation-Based Oceanic DIC (MOBO-DIC) product, a monthly DIC climatology developed based on the DIC measurements from GLODAPv2.2019 and a two-step neural network method to interpolate and map the measurements. MOBO-DIC extends from the surface down to 2,000 m and from 65\u00b0N to 65\u00b0S. We find the largest seasonal amplitudes of surface DIC in the northern high-latitude Pacific (\u223c30 to &gt;50 \u03bcmol kg\u22121). Surface DIC maxima occur in hemispheric spring and minima in fall, driven by the input of DIC into the upper ocean by mixing during winter, and net community production (NCP) driven drawdown of DIC over summer. The seasonal pattern seen at the surface extends to a nodal depth of &lt;50 m in the tropics and several hundred meters in the subtropics. Below the nodal depth, the seasonal cycle of DIC has the opposite phase, primarily owing to the seasonal accumulation of DIC stemming from the remineralization of sinking organic matter. The well-captured seasonal drawdown of DIC in the mid-latitudes (23\u00b0 to 65\u00b0) allows us to estimate the spring-to-fall NCP in this region. We find a spatially relatively uniform spring-to-fall NCP of 1.9 \u00b1 1.3 mol C m\u22122 yr\u22121, which sums to 3.9 \u00b1 2.7 Pg C yr\u22121 over this region. This corresponds to a global spring-to-fall NCP of 8.2 \u00b1 5.6 Pg C yr\u22121.", "author" : [ { "dropping-particle" : "", "family" : "Keppler", "given" : "L.", "non-dropping-particle" : "", "parse-names" : false, "suffix" : "" }, { "dropping-particle" : "", "family" : "Landsch\u00fctzer", "given" : "P.", "non-dropping-particle" : "", "parse-names" : false, "suffix" : "" }, { "dropping-particle" : "", "family" : "Gruber", "given" : "N.", "non-dropping-particle" : "", "parse-names" : false, "suffix" : "" }, { "dropping-particle" : "", "family" : "Lauvset", "given" : "S. K.", "non-dropping-particle" : "", "parse-names" : false, "suffix" : "" }, { "dropping-particle" : "", "family" : "Stemmler", "given" : "I.", "non-dropping-particle" : "", "parse-names" : false, "suffix" : "" } ], "container-title" : "Global Biogeochemical Cycles", "id" : "ITEM-1", "issue" : "12", "issued" : { "date-parts" : [ [ "2020" ] ] }, "title" : "Seasonal Carbon Dynamics in the Near-Global Ocean", "translator" : [ { "dropping-particle" : "", "family" : "L7407", "given" : "", "non-dropping-particle" : "", "parse-names" : false, "suffix" : "" } ], "type" : "article-journal", "volume" : "34" }, "uris" : [ "http://www.mendeley.com/documents/?uuid=5e4bb5d1-aba1-4af3-b2e3-78bddba40c4e" ] } ], "mendeley" : { "formattedCitation" : "(Keppler et al., 2020)", "manualFormatting" : "Keppler et al. (2020)", "plainTextFormattedCitation" : "(Keppler et al., 2020)", "previouslyFormattedCitation" : "(Keppler et al., 2020)" }, "properties" : { "noteIndex" : 0 }, "schema" : "https://github.com/citation-style-language/schema/raw/master/csl-citation.json" }</w:instrText>
        </w:r>
      </w:ins>
      <w:del w:id="1888" w:author="Robin Matthews" w:date="2021-06-18T10:24:00Z">
        <w:r w:rsidR="00747167" w:rsidRPr="001E7A27" w:rsidDel="00EB67E3">
          <w:rPr>
            <w:szCs w:val="20"/>
            <w:lang w:val="en-GB"/>
          </w:rPr>
          <w:delInstrText>ADDIN CSL_CITATION { "citationItems" : [ { "id" : "ITEM-1", "itemData" : { "DOI" : "10.1029/2020GB006571", "ISSN" : "19449224", "abstract" : "The seasonal cycle represents one of the largest signals of dissolved inorganic carbon (DIC) in the ocean, yet these seasonal variations are not well established at a global scale. Here, we present the Mapped Observation-Based Oceanic DIC (MOBO-DIC) product, a monthly DIC climatology developed based on the DIC measurements from GLODAPv2.2019 and a two-step neural network method to interpolate and map the measurements. MOBO-DIC extends from the surface down to 2,000 m and from 65\u00b0N to 65\u00b0S. We find the largest seasonal amplitudes of surface DIC in the northern high-latitude Pacific (\u223c30 to &gt;50 \u03bcmol kg\u22121). Surface DIC maxima occur in hemispheric spring and minima in fall, driven by the input of DIC into the upper ocean by mixing during winter, and net community production (NCP) driven drawdown of DIC over summer. The seasonal pattern seen at the surface extends to a nodal depth of &lt;50 m in the tropics and several hundred meters in the subtropics. Below the nodal depth, the seasonal cycle of DIC has the opposite phase, primarily owing to the seasonal accumulation of DIC stemming from the remineralization of sinking organic matter. The well-captured seasonal drawdown of DIC in the mid-latitudes (23\u00b0 to 65\u00b0) allows us to estimate the spring-to-fall NCP in this region. We find a spatially relatively uniform spring-to-fall NCP of 1.9 \u00b1 1.3 mol C m\u22122 yr\u22121, which sums to 3.9 \u00b1 2.7 Pg C yr\u22121 over this region. This corresponds to a global spring-to-fall NCP of 8.2 \u00b1 5.6 Pg C yr\u22121.", "author" : [ { "dropping-particle" : "", "family" : "Keppler", "given" : "L.", "non-dropping-particle" : "", "parse-names" : false, "suffix" : "" }, { "dropping-particle" : "", "family" : "Landsch\u00fctzer", "given" : "P.", "non-dropping-particle" : "", "parse-names" : false, "suffix" : "" }, { "dropping-particle" : "", "family" : "Gruber", "given" : "N.", "non-dropping-particle" : "", "parse-names" : false, "suffix" : "" }, { "dropping-particle" : "", "family" : "Lauvset", "given" : "S. K.", "non-dropping-particle" : "", "parse-names" : false, "suffix" : "" }, { "dropping-particle" : "", "family" : "Stemmler", "given" : "I.", "non-dropping-particle" : "", "parse-names" : false, "suffix" : "" } ], "container-title" : "Global Biogeochemical Cycles", "id" : "ITEM-1", "issue" : "12", "issued" : { "date-parts" : [ [ "2020" ] ] }, "title" : "Seasonal Carbon Dynamics in the Near-Global Ocean", "translator" : [ { "dropping-particle" : "", "family" : "L7407", "given" : "", "non-dropping-particle" : "", "parse-names" : false, "suffix" : "" } ], "type" : "article-journal", "volume" : "34" }, "uris" : [ "http://www.mendeley.com/documents/?uuid=5e4bb5d1-aba1-4af3-b2e3-78bddba40c4e" ] } ], "mendeley" : { "formattedCitation" : "(Keppler et al., 2020)", "plainTextFormattedCitation" : "(Keppler et al., 2020)", "previouslyFormattedCitation" : "(Keppler et al., 2020)" }, "properties" : { "noteIndex" : 0 }, "schema" : "https://github.com/citation-style-language/schema/raw/master/csl-citation.json" }</w:delInstrText>
        </w:r>
      </w:del>
      <w:r w:rsidR="008379E2" w:rsidRPr="001E7A27">
        <w:rPr>
          <w:szCs w:val="20"/>
          <w:lang w:val="en-GB"/>
        </w:rPr>
        <w:fldChar w:fldCharType="separate"/>
      </w:r>
      <w:del w:id="1889" w:author="Robin Matthews" w:date="2021-06-18T10:24:00Z">
        <w:r w:rsidR="00025FA2" w:rsidRPr="001E7A27" w:rsidDel="00EB67E3">
          <w:rPr>
            <w:noProof/>
            <w:szCs w:val="20"/>
            <w:lang w:val="en-GB"/>
          </w:rPr>
          <w:delText>(</w:delText>
        </w:r>
      </w:del>
      <w:r w:rsidR="00025FA2" w:rsidRPr="001E7A27">
        <w:rPr>
          <w:noProof/>
          <w:szCs w:val="20"/>
          <w:lang w:val="en-GB"/>
        </w:rPr>
        <w:t>Keppler et al.</w:t>
      </w:r>
      <w:ins w:id="1890" w:author="Robin Matthews" w:date="2021-06-18T10:24:00Z">
        <w:r w:rsidR="00EB67E3" w:rsidRPr="001E7A27">
          <w:rPr>
            <w:noProof/>
            <w:szCs w:val="20"/>
            <w:lang w:val="en-GB"/>
          </w:rPr>
          <w:t xml:space="preserve"> (</w:t>
        </w:r>
      </w:ins>
      <w:del w:id="1891" w:author="Robin Matthews" w:date="2021-06-18T10:24:00Z">
        <w:r w:rsidR="00025FA2" w:rsidRPr="001E7A27" w:rsidDel="00EB67E3">
          <w:rPr>
            <w:noProof/>
            <w:szCs w:val="20"/>
            <w:lang w:val="en-GB"/>
          </w:rPr>
          <w:delText xml:space="preserve">, </w:delText>
        </w:r>
      </w:del>
      <w:r w:rsidR="00025FA2" w:rsidRPr="001E7A27">
        <w:rPr>
          <w:noProof/>
          <w:szCs w:val="20"/>
          <w:lang w:val="en-GB"/>
        </w:rPr>
        <w:t>2020)</w:t>
      </w:r>
      <w:r w:rsidR="008379E2" w:rsidRPr="001E7A27">
        <w:rPr>
          <w:szCs w:val="20"/>
          <w:lang w:val="en-GB"/>
        </w:rPr>
        <w:fldChar w:fldCharType="end"/>
      </w:r>
      <w:r w:rsidR="00023925" w:rsidRPr="001E7A27">
        <w:rPr>
          <w:szCs w:val="20"/>
          <w:lang w:val="en-GB"/>
        </w:rPr>
        <w:t xml:space="preserve">. </w:t>
      </w:r>
      <w:commentRangeStart w:id="1892"/>
      <w:ins w:id="1893" w:author="Tom Maycock" w:date="2021-07-13T14:36:00Z">
        <w:r w:rsidR="00552EEF" w:rsidRPr="001E7A27">
          <w:rPr>
            <w:lang w:val="en-GB"/>
          </w:rPr>
          <w:t>Anthropogenic</w:t>
        </w:r>
        <w:commentRangeEnd w:id="1892"/>
        <w:r w:rsidR="00552EEF" w:rsidRPr="001E7A27">
          <w:rPr>
            <w:rStyle w:val="CommentReference"/>
            <w:lang w:val="en-GB"/>
          </w:rPr>
          <w:commentReference w:id="1892"/>
        </w:r>
        <w:r w:rsidR="00552EEF" w:rsidRPr="001E7A27">
          <w:rPr>
            <w:lang w:val="en-GB"/>
          </w:rPr>
          <w:t xml:space="preserve"> carbon reservoir in the ocean is from </w:t>
        </w:r>
        <w:commentRangeStart w:id="1894"/>
        <w:r w:rsidR="00552EEF" w:rsidRPr="001E7A27">
          <w:rPr>
            <w:lang w:val="en-GB"/>
          </w:rPr>
          <w:t>Gruber et al. 2019</w:t>
        </w:r>
        <w:commentRangeEnd w:id="1894"/>
        <w:r w:rsidR="00552EEF" w:rsidRPr="001E7A27">
          <w:rPr>
            <w:rStyle w:val="CommentReference"/>
            <w:lang w:val="en-GB"/>
          </w:rPr>
          <w:commentReference w:id="1894"/>
        </w:r>
        <w:r w:rsidR="00552EEF" w:rsidRPr="001E7A27">
          <w:rPr>
            <w:lang w:val="en-GB"/>
          </w:rPr>
          <w:t xml:space="preserve"> extrapolated to 2015</w:t>
        </w:r>
      </w:ins>
      <w:del w:id="1895" w:author="Tom Maycock" w:date="2021-07-13T14:36:00Z">
        <w:r w:rsidR="008D65F5" w:rsidRPr="001E7A27" w:rsidDel="00552EEF">
          <w:rPr>
            <w:lang w:val="en-GB"/>
          </w:rPr>
          <w:delText xml:space="preserve">Note that the mass balance of the two ocean carbon stocks </w:delText>
        </w:r>
        <w:r w:rsidR="008D65F5" w:rsidRPr="001E7A27" w:rsidDel="00552EEF">
          <w:rPr>
            <w:i/>
            <w:iCs/>
            <w:lang w:val="en-GB"/>
          </w:rPr>
          <w:delText xml:space="preserve">surface ocean </w:delText>
        </w:r>
        <w:r w:rsidR="008D65F5" w:rsidRPr="001E7A27" w:rsidDel="00552EEF">
          <w:rPr>
            <w:lang w:val="en-GB"/>
          </w:rPr>
          <w:delText xml:space="preserve">and </w:delText>
        </w:r>
        <w:r w:rsidR="008D65F5" w:rsidRPr="001E7A27" w:rsidDel="00552EEF">
          <w:rPr>
            <w:i/>
            <w:iCs/>
            <w:lang w:val="en-GB"/>
          </w:rPr>
          <w:delText xml:space="preserve">intermediate and deep ocean </w:delText>
        </w:r>
        <w:r w:rsidR="008D65F5" w:rsidRPr="001E7A27" w:rsidDel="00552EEF">
          <w:rPr>
            <w:lang w:val="en-GB"/>
          </w:rPr>
          <w:delText>includes a yearly accumulation of anthropogenic carbon (not shown)</w:delText>
        </w:r>
      </w:del>
      <w:r w:rsidR="008D65F5" w:rsidRPr="001E7A27">
        <w:rPr>
          <w:lang w:val="en-GB"/>
        </w:rPr>
        <w:t>. Fossil fuel reserves are from</w:t>
      </w:r>
      <w:r w:rsidR="003364C2" w:rsidRPr="001E7A27">
        <w:rPr>
          <w:lang w:val="en-GB"/>
        </w:rPr>
        <w:t xml:space="preserve"> </w:t>
      </w:r>
      <w:commentRangeStart w:id="1896"/>
      <w:r w:rsidR="003364C2" w:rsidRPr="001E7A27">
        <w:rPr>
          <w:lang w:val="en-GB"/>
        </w:rPr>
        <w:fldChar w:fldCharType="begin" w:fldLock="1"/>
      </w:r>
      <w:ins w:id="1897" w:author="Robin Matthews" w:date="2021-06-18T10:24:00Z">
        <w:r w:rsidR="00EB67E3" w:rsidRPr="001E7A27">
          <w:rPr>
            <w:lang w:val="en-GB"/>
          </w:rPr>
          <w:instrText>ADDIN CSL_CITATION { "citationItems" : [ { "id" : "ITEM-1", "itemData" : { "ISBN" : "9783981410877", "author" : [ { "dropping-particle" : "", "family" : "BGR", "given" : "", "non-dropping-particle" : "", "parse-names" : false, "suffix" : "" } ], "id" : "ITEM-1", "issued" : { "date-parts" : [ [ "2020" ] ] }, "number-of-pages" : "200", "publisher-place" : "Hannover, Germany", "title" : "BGR Energy Study 2019 \u2013 Data and Developments Concerning German and Global Energy Supplies", "translator" : [ { "dropping-particle" : "", "family" : "L7398", "given" : "Rt7", "non-dropping-particle" : "", "parse-names" : false, "suffix" : "" } ], "type" : "report" }, "uris" : [ "http://www.mendeley.com/documents/?uuid=a1e3565c-72dd-4174-836d-44e3f9806bb6" ] } ], "mendeley" : { "formattedCitation" : "(BGR, 2020)", "manualFormatting" : "BGR (2020)", "plainTextFormattedCitation" : "(BGR, 2020)", "previouslyFormattedCitation" : "(BGR, 2020)" }, "properties" : { "noteIndex" : 0 }, "schema" : "https://github.com/citation-style-language/schema/raw/master/csl-citation.json" }</w:instrText>
        </w:r>
      </w:ins>
      <w:del w:id="1898" w:author="Robin Matthews" w:date="2021-06-18T10:24:00Z">
        <w:r w:rsidR="00636447" w:rsidRPr="001E7A27" w:rsidDel="00EB67E3">
          <w:rPr>
            <w:lang w:val="en-GB"/>
          </w:rPr>
          <w:delInstrText>ADDIN CSL_CITATION { "citationItems" : [ { "id" : "ITEM-1", "itemData" : { "ISBN" : "9783981410877", "author" : [ { "dropping-particle" : "", "family" : "BGR", "given" : "", "non-dropping-particle" : "", "parse-names" : false, "suffix" : "" } ], "id" : "ITEM-1", "issued" : { "date-parts" : [ [ "2020" ] ] }, "number-of-pages" : "200", "publisher-place" : "Hannover, Germany", "title" : "BGR Energy Study 2019 \u2013 Data and Developments Concerning German and Global Energy Supplies", "translator" : [ { "dropping-particle" : "", "family" : "L7398", "given" : "Rt7", "non-dropping-particle" : "", "parse-names" : false, "suffix" : "" } ], "type" : "report" }, "uris" : [ "http://www.mendeley.com/documents/?uuid=a1e3565c-72dd-4174-836d-44e3f9806bb6" ] } ], "mendeley" : { "formattedCitation" : "(BGR, 2020)", "plainTextFormattedCitation" : "(BGR, 2020)", "previouslyFormattedCitation" : "(BGR, 2020)" }, "properties" : { "noteIndex" : 0 }, "schema" : "https://github.com/citation-style-language/schema/raw/master/csl-citation.json" }</w:delInstrText>
        </w:r>
      </w:del>
      <w:r w:rsidR="003364C2" w:rsidRPr="001E7A27">
        <w:rPr>
          <w:lang w:val="en-GB"/>
        </w:rPr>
        <w:fldChar w:fldCharType="separate"/>
      </w:r>
      <w:del w:id="1899" w:author="Robin Matthews" w:date="2021-06-18T10:24:00Z">
        <w:r w:rsidR="00025FA2" w:rsidRPr="001E7A27" w:rsidDel="00EB67E3">
          <w:rPr>
            <w:noProof/>
            <w:lang w:val="en-GB"/>
          </w:rPr>
          <w:delText>(</w:delText>
        </w:r>
      </w:del>
      <w:r w:rsidR="00025FA2" w:rsidRPr="001E7A27">
        <w:rPr>
          <w:noProof/>
          <w:lang w:val="en-GB"/>
        </w:rPr>
        <w:t>BGR</w:t>
      </w:r>
      <w:del w:id="1900" w:author="Robin Matthews" w:date="2021-06-18T10:24:00Z">
        <w:r w:rsidR="00025FA2" w:rsidRPr="001E7A27" w:rsidDel="00EB67E3">
          <w:rPr>
            <w:noProof/>
            <w:lang w:val="en-GB"/>
          </w:rPr>
          <w:delText>,</w:delText>
        </w:r>
      </w:del>
      <w:r w:rsidR="00025FA2" w:rsidRPr="001E7A27">
        <w:rPr>
          <w:noProof/>
          <w:lang w:val="en-GB"/>
        </w:rPr>
        <w:t xml:space="preserve"> </w:t>
      </w:r>
      <w:ins w:id="1901" w:author="Robin Matthews" w:date="2021-06-18T10:24:00Z">
        <w:r w:rsidR="00EB67E3" w:rsidRPr="001E7A27">
          <w:rPr>
            <w:noProof/>
            <w:lang w:val="en-GB"/>
          </w:rPr>
          <w:t>(</w:t>
        </w:r>
      </w:ins>
      <w:r w:rsidR="00025FA2" w:rsidRPr="001E7A27">
        <w:rPr>
          <w:noProof/>
          <w:lang w:val="en-GB"/>
        </w:rPr>
        <w:t>2020)</w:t>
      </w:r>
      <w:r w:rsidR="003364C2" w:rsidRPr="001E7A27">
        <w:rPr>
          <w:lang w:val="en-GB"/>
        </w:rPr>
        <w:fldChar w:fldCharType="end"/>
      </w:r>
      <w:commentRangeEnd w:id="1896"/>
      <w:r w:rsidR="0027582A" w:rsidRPr="001E7A27">
        <w:rPr>
          <w:rStyle w:val="CommentReference"/>
          <w:lang w:val="en-GB"/>
        </w:rPr>
        <w:commentReference w:id="1896"/>
      </w:r>
      <w:r w:rsidR="00067B3B" w:rsidRPr="001E7A27">
        <w:rPr>
          <w:lang w:val="en-GB"/>
        </w:rPr>
        <w:t>; fossil fuel resources are 11,490 PgC for coal, 6,780 PgC for oil, and 36</w:t>
      </w:r>
      <w:r w:rsidR="00C73356" w:rsidRPr="001E7A27">
        <w:rPr>
          <w:lang w:val="en-GB"/>
        </w:rPr>
        <w:t>5</w:t>
      </w:r>
      <w:r w:rsidR="00067B3B" w:rsidRPr="001E7A27">
        <w:rPr>
          <w:lang w:val="en-GB"/>
        </w:rPr>
        <w:t xml:space="preserve"> PgC for natural gas</w:t>
      </w:r>
      <w:r w:rsidR="00205381" w:rsidRPr="001E7A27">
        <w:rPr>
          <w:lang w:val="en-GB"/>
        </w:rPr>
        <w:t>.</w:t>
      </w:r>
      <w:r w:rsidR="008D65F5" w:rsidRPr="001E7A27">
        <w:rPr>
          <w:lang w:val="en-GB"/>
        </w:rPr>
        <w:t xml:space="preserve"> Permafrost region stores are from </w:t>
      </w:r>
      <w:r w:rsidR="008D65F5" w:rsidRPr="001E7A27">
        <w:rPr>
          <w:lang w:val="en-GB"/>
        </w:rPr>
        <w:fldChar w:fldCharType="begin" w:fldLock="1"/>
      </w:r>
      <w:ins w:id="1902" w:author="Robin Matthews" w:date="2021-06-18T10:24:00Z">
        <w:r w:rsidR="00EB67E3" w:rsidRPr="001E7A27">
          <w:rPr>
            <w:lang w:val="en-GB"/>
          </w:rPr>
          <w:instrText>ADDIN CSL_CITATION { "citationItems" : [ { "id" : "ITEM-1", "itemData" : { "DOI" : "10.5194/bg-11-6573-2014", "ISSN" : "1726-4189", "abstract" : "Abstract. Soils and other unconsolidated deposits in the northern circumpolar permafrost region store large amounts of soil organic carbon (SOC). This SOC is potentially vulnerable to remobilization following soil warming and permafrost thaw, but SOC stock estimates were poorly constrained and quantitative error estimates were lacking. This study presents revised estimates of permafrost SOC stocks, including quantitative uncertainty estimates, in the 0\u20133 m depth range in soils as well as for sediments deeper than 3 m in deltaic deposits of major rivers and in the Yedoma region of Siberia and Alaska. Revised estimates are based on significantly larger databases compared to previous studies. Despite this there is evidence of significant remaining regional data gaps. Estimates remain particularly poorly constrained for soils in the High Arctic region and physiographic regions with thin sedimentary overburden (mountains, highlands and plateaus) as well as for deposits below 3 m depth in deltas and the Yedoma region. While some components of the revised SOC stocks are similar in magnitude to those previously reported for this region, there are substantial differences in other components, including the fraction of perennially frozen SOC. Upscaled based on regional soil maps, estimated permafrost region SOC stocks are 217 \u00b1 12 and 472 \u00b1 27 Pg for the 0\u20130.3 and 0\u20131 m soil depths, respectively (\u00b195% confidence intervals). Storage of SOC in 0\u20133 m of soils is estimated to 1035 \u00b1 150 Pg. Of this, 34 \u00b1 16 Pg C is stored in poorly developed soils of the High Arctic. Based on generalized calculations, storage of SOC below 3 m of surface soils in deltaic alluvium of major Arctic rivers is estimated as 91 \u00b1 52 Pg. In the Yedoma region, estimated SOC stocks below 3 m depth are 181 \u00b1 54 Pg, of which 74 \u00b1 20 Pg is stored in intact Yedoma (late Pleistocene ice- and organic-rich silty sediments) with the remainder in refrozen thermokarst deposits. Total estimated SOC storage for the permafrost region is &amp;sim;1300 Pg with an uncertainty range of &amp;sim;1100 to 1500 Pg. Of this, &amp;sim;500 Pg is in non-permafrost soils, seasonally thawed in the active layer or in deeper taliks, while &amp;sim;800 Pg is perennially frozen. This represents a substantial &amp;sim;300 Pg lowering of the estimated perennially frozen SOC stock compared to previous estimates.", "author" : [ { "dropping-particle" : "", "family" : "Hugelius", "given" : "G", "non-dropping-particle" : "", "parse-names" : false, "suffix" : "" }, { "dropping-particle" : "", "family" : "Strauss", "given" : "J", "non-dropping-particle" : "", "parse-names" : false, "suffix" : "" }, { "dropping-particle" : "", "family" : "Zubrzycki", "given" : "S", "non-dropping-particle" : "", "parse-names" : false, "suffix" : "" }, { "dropping-particle" : "", "family" : "Harden", "given" : "J W", "non-dropping-particle" : "", "parse-names" : false, "suffix" : "" }, { "dropping-particle" : "", "family" : "Schuur", "given" : "E A G", "non-dropping-particle" : "", "parse-names" : false, "suffix" : "" }, { "dropping-particle" : "", "family" : "Ping", "given" : "C.-L.", "non-dropping-particle" : "", "parse-names" : false, "suffix" : "" }, { "dropping-particle" : "", "family" : "Schirrmeister", "given" : "L", "non-dropping-particle" : "", "parse-names" : false, "suffix" : "" }, { "dropping-particle" : "", "family" : "Grosse", "given" : "G", "non-dropping-particle" : "", "parse-names" : false, "suffix" : "" }, { "dropping-particle" : "", "family" : "Michaelson", "given" : "G J", "non-dropping-particle" : "", "parse-names" : false, "suffix" : "" }, { "dropping-particle" : "", "family" : "Koven", "given" : "C D", "non-dropping-particle" : "", "parse-names" : false, "suffix" : "" }, { "dropping-particle" : "", "family" : "O&amp;amp;apos;Donnell", "given" : "J. A.", "non-dropping-particle" : "", "parse-names" : false, "suffix" : "" }, { "dropping-particle" : "", "family" : "Elberling", "given" : "B", "non-dropping-particle" : "", "parse-names" : false, "suffix" : "" }, { "dropping-particle" : "", "family" : "Mishra", "given" : "U", "non-dropping-particle" : "", "parse-names" : false, "suffix" : "" }, { "dropping-particle" : "", "family" : "Camill", "given" : "P", "non-dropping-particle" : "", "parse-names" : false, "suffix" : "" }, { "dropping-particle" : "", "family" : "Yu", "given" : "Z", "non-dropping-particle" : "", "parse-names" : false, "suffix" : "" }, { "dropping-particle" : "", "family" : "Palmtag", "given" : "J", "non-dropping-particle" : "", "parse-names" : false, "suffix" : "" }, { "dropping-particle" : "", "family" : "Kuhry", "given" : "P", "non-dropping-particle" : "", "parse-names" : false, "suffix" : "" } ], "container-title" : "Biogeosciences", "id" : "ITEM-1", "issue" : "23", "issued" : { "date-parts" : [ [ "2014", "12", "1" ] ] }, "page" : "6573-6593", "title" : "Estimated stocks of circumpolar permafrost carbon with quantified uncertainty ranges and identified data gaps", "translator" : [ { "dropping-particle" : "", "family" : "L3992", "given" : "", "non-dropping-particle" : "", "parse-names" : false, "suffix" : "" } ], "type" : "article-journal", "volume" : "11" }, "uris" : [ "http://www.mendeley.com/documents/?uuid=524af495-d6d3-4c45-b08d-5879766455af" ] }, { "id" : "ITEM-2", "itemData" : { "DOI" : "10.1016/j.earscirev.2017.07.007", "ISBN" : "1381-2386", "ISSN" : "00128252", "abstract" : "Permafrost is a distinct feature of the terrestrial Arctic and is vulnerable to climate warming. Permafrost degrades in different ways, including deepening of a seasonally unfrozen surface and localized but rapid development of deep thaw features. Pleistocene ice-rich permafrost with syngenetic ice-wedges, termed Yedoma deposits, are widespread in Siberia, Alaska, and Yukon, Canada and may be especially prone to rapid-thaw processes. Freeze-locked organic matter in such deposits can be re-mobilized on short time-scales and contribute to a carbon-cycle climate feedback. Here we synthesize the characteristics and vulnerability of Yedoma deposits by synthesizing studies on the Yedoma origin and the associated organic carbon pool. We suggest that Yedoma deposits accumulated under periglacial weathering, transport, and deposition dynamics in non-glaciated regions during the late Pleistocene until the beginning of late glacial warming. The deposits formed due to a combination of aeolian, colluvial, nival, and alluvial deposition and simultaneous ground ice accumulation. We found up to 130 gigatons organic carbon in Yedoma, parts of which are well-preserved and available for fast decomposition after thaw. Based on incubation experiments, up to 10% of the Yedoma carbon is considered especially decomposable and may be released upon thaw. The substantial amount of ground ice in Yedoma makes it highly vulnerable to disturbances such as thermokarst and thermo-erosion processes. Mobilization of permafrost carbon is expected to increase under future climate warming. Our synthesis results underline the need of accounting for Yedoma carbon stocks in next generation Earth-System-Models for a more complete representation of the permafrost-carbon feedback.", "author" : [ { "dropping-particle" : "", "family" : "Strauss", "given" : "Jens", "non-dropping-particle" : "", "parse-names" : false, "suffix" : "" }, { "dropping-particle" : "", "family" : "Schirrmeister", "given" : "Lutz", "non-dropping-particle" : "", "parse-names" : false, "suffix" : "" }, { "dropping-particle" : "", "family" : "Grosse", "given" : "Guido", "non-dropping-particle" : "", "parse-names" : false, "suffix" : "" }, { "dropping-particle" : "", "family" : "Fortier", "given" : "Daniel", "non-dropping-particle" : "", "parse-names" : false, "suffix" : "" }, { "dropping-particle" : "", "family" : "Hugelius", "given" : "Gustaf", "non-dropping-particle" : "", "parse-names" : false, "suffix" : "" }, { "dropping-particle" : "", "family" : "Knoblauch", "given" : "Christian",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"Schneider von Deimling", "given" : "Thomas", "non-dropping-particle" : "", "parse-names" : false, "suffix" : "" }, { "dropping-particle" : "", "family" : "Schuur", "given" : "Edward A.G.", "non-dropping-particle" : "", "parse-names" : false, "suffix" : "" }, { "dropping-particle" : "", "family" : "Shmelev", "given" : "Denis", "non-dropping-particle" : "", "parse-names" : false, "suffix" : "" }, { "dropping-particle" : "", "family" : "Ulrich", "given" : "Mathias", "non-dropping-particle" : "", "parse-names" : false, "suffix" : "" }, { "dropping-particle" : "", "family" : "Veremeeva", "given" : "Alexandra", "non-dropping-particle" : "", "parse-names" : false, "suffix" : "" } ], "container-title" : "Earth-Science Reviews", "id" : "ITEM-2", "issue" : "July", "issued" : { "date-parts" : [ [ "2017", "9" ] ] }, "page" : "75-86", "publisher" : "Elsevier", "title" : "Deep Yedoma permafrost: A synthesis of depositional characteristics and carbon vulnerability", "translator" : [ { "dropping-particle" : "", "family" : "L5353", "given" : "", "non-dropping-particle" : "", "parse-names" : false, "suffix" : "" } ], "type" : "article-journal", "volume" : "172" }, "uris" : [ "http://www.mendeley.com/documents/?uuid=dab1ba4e-bdb5-4f5d-a9c1-f46814930146" ] }, { "id" : "ITEM-3", "itemData" : { "DOI" : "10.1126/sciadv.aaz5236", "ISSN" : "2375-2548", "abstract" : "Large stocks of soil organic carbon (SOC) have accumulated in the Northern Hemisphere permafrost region, but their current amounts and future fate remain uncertain. By analyzing dataset combining &gt;2700 soil profiles with environmental variables in a geospatial framework, we generated spatially explicit estimates of permafrost-region SOC stocks, quantified spatial heterogeneity, and identified key environmental predictors. We estimated that 1014 \u2212 175 + 194 Pg C are stored in the top 3 m of permafrost region soils. The greatest uncertainties occurred in circumpolar toe-slope positions and in flat areas of the Tibetan region. We found that soil wetness index and elevation are the dominant topographic controllers and surface air temperature (circumpolar region) and precipitation (Tibetan region) are significant climatic controllers of SOC stocks. Our results provide first high-resolution geospatial assessment of permafrost region SOC stocks and their relationships with environmental factors, which are crucial for modeling the response of permafrost affected soils to changing climate.", "author" : [ { "dropping-particle" : "", "family" : "Mishra", "given" : "Umakant", "non-dropping-particle" : "", "parse-names" : false, "suffix" : "" }, { "dropping-particle" : "", "family" : "Hugelius", "given" : "Gustaf", "non-dropping-particle" : "", "parse-names" : false, "suffix" : "" }, { "dropping-particle" : "", "family" : "Shelef", "given" : "Eitan", "non-dropping-particle" : "", "parse-names" : false, "suffix" : "" }, { "dropping-particle" : "", "family" : "Yang", "given" : "Yuanhe", "non-dropping-particle" : "", "parse-names" : false, "suffix" : "" }, { "dropping-particle" : "", "family" : "Strauss", "given" : "Jens", "non-dropping-particle" : "", "parse-names" : false, "suffix" : "" }, { "dropping-particle" : "", "family" : "Lupachev", "given" : "Alexey", "non-dropping-particle" : "", "parse-names" : false, "suffix" : "" }, { "dropping-particle" : "", "family" : "Harden", "given" : "Jennifer W.", "non-dropping-particle" : "", "parse-names" : false, "suffix" : "" }, { "dropping-particle" : "", "family" : "Jastrow", "given" : "Julie D.", "non-dropping-particle" : "", "parse-names" : false, "suffix" : "" }, { "dropping-particle" : "", "family" : "Ping", "given" : "Chien-Lu", "non-dropping-particle" : "", "parse-names" : false, "suffix" : "" }, { "dropping-particle" : "", "family" : "Riley", "given" : "William J.", "non-dropping-particle" : "", "parse-names" : false, "suffix" : "" }, { "dropping-particle" : "", "family" : "Schuur", "given" : "Edward A. G.", "non-dropping-particle" : "", "parse-names" : false, "suffix" : "" }, { "dropping-particle" : "", "family" : "Matamala", "given" : "Roser", "non-dropping-particle" : "", "parse-names" : false, "suffix" : "" }, { "dropping-particle" : "", "family" : "Siewert", "given" : "Matthias", "non-dropping-particle" : "", "parse-names" : false, "suffix" : "" }, { "dropping-particle" : "", "family" : "Nave", "given" : "Lucas E.", "non-dropping-particle" : "", "parse-names" : false, "suffix" : "" }, { "dropping-particle" : "", "family" : "Koven", "given" : "Charles D.", "non-dropping-particle" : "", "parse-names" : false, "suffix" : "" }, { "dropping-particle" : "", "family" : "Fuchs", "given" : "Matthias", "non-dropping-particle" : "", "parse-names" : false, "suffix" : "" }, { "dropping-particle" : "", "family" : "Palmtag", "given" : "Juri", "non-dropping-particle" : "", "parse-names" : false, "suffix" : "" }, { "dropping-particle" : "", "family" : "Kuhry", "given" : "Peter", "non-dropping-particle" : "", "parse-names" : false, "suffix" : "" }, { "dropping-particle" : "", "family" : "Treat", "given" : "Claire C.", "non-dropping-particle" : "", "parse-names" : false, "suffix" : "" }, { "dropping-particle" : "", "family" : "Zubrzycki", "given" : "Sebastian", "non-dropping-particle" : "", "parse-names" : false, "suffix" : "" }, { "dropping-particle" : "", "family" : "Hoffman", "given" : "Forrest M.", "non-dropping-particle" : "", "parse-names" : false, "suffix" : "" }, { "dropping-particle" : "", "family" : "Elberling", "given" : "Bo", "non-dropping-particle" : "", "parse-names" : false, "suffix" : "" }, { "dropping-particle" : "", "family" : "Camill", "given" : "Philip", "non-dropping-particle" : "", "parse-names" : false, "suffix" : "" }, { "dropping-particle" : "", "family" : "Veremeeva", "given" : "Alexandra", "non-dropping-particle" : "", "parse-names" : false, "suffix" : "" }, { "dropping-particle" : "", "family" : "Orr", "given" : "Andrew", "non-dropping-particle" : "", "parse-names" : false, "suffix" : "" } ], "container-title" : "Science Advances", "id" : "ITEM-3", "issue" : "9", "issued" : { "date-parts" : [ [ "2021", "2" ] ] }, "page" : "eaaz5236", "title" : "Spatial heterogeneity and environmental predictors of permafrost region soil organic carbon stocks", "translator" : [ { "dropping-particle" : "", "family" : "L6800", "given" : "", "non-dropping-particle" : "", "parse-names" : false, "suffix" : "" } ], "type" : "article-journal", "volume" : "7" }, "uris" : [ "http://www.mendeley.com/documents/?uuid=8b24be4b-b454-4fbb-94f3-24cf76a5e4dd" ] } ], "mendeley" : { "formattedCitation" : "(Hugelius et al., 2014; Strauss et al., 2017; Mishra et al., 2021)", "manualFormatting" : "Hugelius et al. (2014); Strauss et al. (2017); Mishra et al., (2021)", "plainTextFormattedCitation" : "(Hugelius et al., 2014; Strauss et al., 2017; Mishra et al., 2021)", "previouslyFormattedCitation" : "(Hugelius et al., 2014; Strauss et al., 2017; Mishra et al., 2021)" }, "properties" : { "noteIndex" : 0 }, "schema" : "https://github.com/citation-style-language/schema/raw/master/csl-citation.json" }</w:instrText>
        </w:r>
      </w:ins>
      <w:del w:id="1903" w:author="Robin Matthews" w:date="2021-06-18T10:24:00Z">
        <w:r w:rsidR="00747167" w:rsidRPr="001E7A27" w:rsidDel="00EB67E3">
          <w:rPr>
            <w:lang w:val="en-GB"/>
          </w:rPr>
          <w:delInstrText>ADDIN CSL_CITATION { "citationItems" : [ { "id" : "ITEM-1", "itemData" : { "DOI" : "10.5194/bg-11-6573-2014", "ISSN" : "1726-4189", "abstract" : "Abstract. Soils and other unconsolidated deposits in the northern circumpolar permafrost region store large amounts of soil organic carbon (SOC). This SOC is potentially vulnerable to remobilization following soil warming and permafrost thaw, but SOC stock estimates were poorly constrained and quantitative error estimates were lacking. This study presents revised estimates of permafrost SOC stocks, including quantitative uncertainty estimates, in the 0\u20133 m depth range in soils as well as for sediments deeper than 3 m in deltaic deposits of major rivers and in the Yedoma region of Siberia and Alaska. Revised estimates are based on significantly larger databases compared to previous studies. Despite this there is evidence of significant remaining regional data gaps. Estimates remain particularly poorly constrained for soils in the High Arctic region and physiographic regions with thin sedimentary overburden (mountains, highlands and plateaus) as well as for deposits below 3 m depth in deltas and the Yedoma region. While some components of the revised SOC stocks are similar in magnitude to those previously reported for this region, there are substantial differences in other components, including the fraction of perennially frozen SOC. Upscaled based on regional soil maps, estimated permafrost region SOC stocks are 217 \u00b1 12 and 472 \u00b1 27 Pg for the 0\u20130.3 and 0\u20131 m soil depths, respectively (\u00b195% confidence intervals). Storage of SOC in 0\u20133 m of soils is estimated to 1035 \u00b1 150 Pg. Of this, 34 \u00b1 16 Pg C is stored in poorly developed soils of the High Arctic. Based on generalized calculations, storage of SOC below 3 m of surface soils in deltaic alluvium of major Arctic rivers is estimated as 91 \u00b1 52 Pg. In the Yedoma region, estimated SOC stocks below 3 m depth are 181 \u00b1 54 Pg, of which 74 \u00b1 20 Pg is stored in intact Yedoma (late Pleistocene ice- and organic-rich silty sediments) with the remainder in refrozen thermokarst deposits. Total estimated SOC storage for the permafrost region is &amp;sim;1300 Pg with an uncertainty range of &amp;sim;1100 to 1500 Pg. Of this, &amp;sim;500 Pg is in non-permafrost soils, seasonally thawed in the active layer or in deeper taliks, while &amp;sim;800 Pg is perennially frozen. This represents a substantial &amp;sim;300 Pg lowering of the estimated perennially frozen SOC stock compared to previous estimates.", "author" : [ { "dropping-particle" : "", "family" : "Hugelius", "given" : "G", "non-dropping-particle" : "", "parse-names" : false, "suffix" : "" }, { "dropping-particle" : "", "family" : "Strauss", "given" : "J", "non-dropping-particle" : "", "parse-names" : false, "suffix" : "" }, { "dropping-particle" : "", "family" : "Zubrzycki", "given" : "S", "non-dropping-particle" : "", "parse-names" : false, "suffix" : "" }, { "dropping-particle" : "", "family" : "Harden", "given" : "J W", "non-dropping-particle" : "", "parse-names" : false, "suffix" : "" }, { "dropping-particle" : "", "family" : "Schuur", "given" : "E A G", "non-dropping-particle" : "", "parse-names" : false, "suffix" : "" }, { "dropping-particle" : "", "family" : "Ping", "given" : "C.-L.", "non-dropping-particle" : "", "parse-names" : false, "suffix" : "" }, { "dropping-particle" : "", "family" : "Schirrmeister", "given" : "L", "non-dropping-particle" : "", "parse-names" : false, "suffix" : "" }, { "dropping-particle" : "", "family" : "Grosse", "given" : "G", "non-dropping-particle" : "", "parse-names" : false, "suffix" : "" }, { "dropping-particle" : "", "family" : "Michaelson", "given" : "G J", "non-dropping-particle" : "", "parse-names" : false, "suffix" : "" }, { "dropping-particle" : "", "family" : "Koven", "given" : "C D", "non-dropping-particle" : "", "parse-names" : false, "suffix" : "" }, { "dropping-particle" : "", "family" : "O&amp;amp;apos;Donnell", "given" : "J. A.", "non-dropping-particle" : "", "parse-names" : false, "suffix" : "" }, { "dropping-particle" : "", "family" : "Elberling", "given" : "B", "non-dropping-particle" : "", "parse-names" : false, "suffix" : "" }, { "dropping-particle" : "", "family" : "Mishra", "given" : "U", "non-dropping-particle" : "", "parse-names" : false, "suffix" : "" }, { "dropping-particle" : "", "family" : "Camill", "given" : "P", "non-dropping-particle" : "", "parse-names" : false, "suffix" : "" }, { "dropping-particle" : "", "family" : "Yu", "given" : "Z", "non-dropping-particle" : "", "parse-names" : false, "suffix" : "" }, { "dropping-particle" : "", "family" : "Palmtag", "given" : "J", "non-dropping-particle" : "", "parse-names" : false, "suffix" : "" }, { "dropping-particle" : "", "family" : "Kuhry", "given" : "P", "non-dropping-particle" : "", "parse-names" : false, "suffix" : "" } ], "container-title" : "Biogeosciences", "id" : "ITEM-1", "issue" : "23", "issued" : { "date-parts" : [ [ "2014", "12", "1" ] ] }, "page" : "6573-6593", "title" : "Estimated stocks of circumpolar permafrost carbon with quantified uncertainty ranges and identified data gaps", "translator" : [ { "dropping-particle" : "", "family" : "L3992", "given" : "", "non-dropping-particle" : "", "parse-names" : false, "suffix" : "" } ], "type" : "article-journal", "volume" : "11" }, "uris" : [ "http://www.mendeley.com/documents/?uuid=524af495-d6d3-4c45-b08d-5879766455af" ] }, { "id" : "ITEM-2", "itemData" : { "DOI" : "10.1016/j.earscirev.2017.07.007", "ISBN" : "1381-2386", "ISSN" : "00128252", "abstract" : "Permafrost is a distinct feature of the terrestrial Arctic and is vulnerable to climate warming. Permafrost degrades in different ways, including deepening of a seasonally unfrozen surface and localized but rapid development of deep thaw features. Pleistocene ice-rich permafrost with syngenetic ice-wedges, termed Yedoma deposits, are widespread in Siberia, Alaska, and Yukon, Canada and may be especially prone to rapid-thaw processes. Freeze-locked organic matter in such deposits can be re-mobilized on short time-scales and contribute to a carbon-cycle climate feedback. Here we synthesize the characteristics and vulnerability of Yedoma deposits by synthesizing studies on the Yedoma origin and the associated organic carbon pool. We suggest that Yedoma deposits accumulated under periglacial weathering, transport, and deposition dynamics in non-glaciated regions during the late Pleistocene until the beginning of late glacial warming. The deposits formed due to a combination of aeolian, colluvial, nival, and alluvial deposition and simultaneous ground ice accumulation. We found up to 130 gigatons organic carbon in Yedoma, parts of which are well-preserved and available for fast decomposition after thaw. Based on incubation experiments, up to 10% of the Yedoma carbon is considered especially decomposable and may be released upon thaw. The substantial amount of ground ice in Yedoma makes it highly vulnerable to disturbances such as thermokarst and thermo-erosion processes. Mobilization of permafrost carbon is expected to increase under future climate warming. Our synthesis results underline the need of accounting for Yedoma carbon stocks in next generation Earth-System-Models for a more complete representation of the permafrost-carbon feedback.", "author" : [ { "dropping-particle" : "", "family" : "Strauss", "given" : "Jens", "non-dropping-particle" : "", "parse-names" : false, "suffix" : "" }, { "dropping-particle" : "", "family" : "Schirrmeister", "given" : "Lutz", "non-dropping-particle" : "", "parse-names" : false, "suffix" : "" }, { "dropping-particle" : "", "family" : "Grosse", "given" : "Guido", "non-dropping-particle" : "", "parse-names" : false, "suffix" : "" }, { "dropping-particle" : "", "family" : "Fortier", "given" : "Daniel", "non-dropping-particle" : "", "parse-names" : false, "suffix" : "" }, { "dropping-particle" : "", "family" : "Hugelius", "given" : "Gustaf", "non-dropping-particle" : "", "parse-names" : false, "suffix" : "" }, { "dropping-particle" : "", "family" : "Knoblauch", "given" : "Christian",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"Schneider von Deimling", "given" : "Thomas", "non-dropping-particle" : "", "parse-names" : false, "suffix" : "" }, { "dropping-particle" : "", "family" : "Schuur", "given" : "Edward A.G.", "non-dropping-particle" : "", "parse-names" : false, "suffix" : "" }, { "dropping-particle" : "", "family" : "Shmelev", "given" : "Denis", "non-dropping-particle" : "", "parse-names" : false, "suffix" : "" }, { "dropping-particle" : "", "family" : "Ulrich", "given" : "Mathias", "non-dropping-particle" : "", "parse-names" : false, "suffix" : "" }, { "dropping-particle" : "", "family" : "Veremeeva", "given" : "Alexandra", "non-dropping-particle" : "", "parse-names" : false, "suffix" : "" } ], "container-title" : "Earth-Science Reviews", "id" : "ITEM-2", "issue" : "July", "issued" : { "date-parts" : [ [ "2017", "9" ] ] }, "page" : "75-86", "publisher" : "Elsevier", "title" : "Deep Yedoma permafrost: A synthesis of depositional characteristics and carbon vulnerability", "translator" : [ { "dropping-particle" : "", "family" : "L5353", "given" : "", "non-dropping-particle" : "", "parse-names" : false, "suffix" : "" } ], "type" : "article-journal", "volume" : "172" }, "uris" : [ "http://www.mendeley.com/documents/?uuid=dab1ba4e-bdb5-4f5d-a9c1-f46814930146" ] }, { "id" : "ITEM-3", "itemData" : { "DOI" : "10.1126/sciadv.aaz5236", "ISSN" : "2375-2548", "abstract" : "Large stocks of soil organic carbon (SOC) have accumulated in the Northern Hemisphere permafrost region, but their current amounts and future fate remain uncertain. By analyzing dataset combining &gt;2700 soil profiles with environmental variables in a geospatial framework, we generated spatially explicit estimates of permafrost-region SOC stocks, quantified spatial heterogeneity, and identified key environmental predictors. We estimated that 1014 \u2212 175 + 194 Pg C are stored in the top 3 m of permafrost region soils. The greatest uncertainties occurred in circumpolar toe-slope positions and in flat areas of the Tibetan region. We found that soil wetness index and elevation are the dominant topographic controllers and surface air temperature (circumpolar region) and precipitation (Tibetan region) are significant climatic controllers of SOC stocks. Our results provide first high-resolution geospatial assessment of permafrost region SOC stocks and their relationships with environmental factors, which are crucial for modeling the response of permafrost affected soils to changing climate.", "author" : [ { "dropping-particle" : "", "family" : "Mishra", "given" : "Umakant", "non-dropping-particle" : "", "parse-names" : false, "suffix" : "" }, { "dropping-particle" : "", "family" : "Hugelius", "given" : "Gustaf", "non-dropping-particle" : "", "parse-names" : false, "suffix" : "" }, { "dropping-particle" : "", "family" : "Shelef", "given" : "Eitan", "non-dropping-particle" : "", "parse-names" : false, "suffix" : "" }, { "dropping-particle" : "", "family" : "Yang", "given" : "Yuanhe", "non-dropping-particle" : "", "parse-names" : false, "suffix" : "" }, { "dropping-particle" : "", "family" : "Strauss", "given" : "Jens", "non-dropping-particle" : "", "parse-names" : false, "suffix" : "" }, { "dropping-particle" : "", "family" : "Lupachev", "given" : "Alexey", "non-dropping-particle" : "", "parse-names" : false, "suffix" : "" }, { "dropping-particle" : "", "family" : "Harden", "given" : "Jennifer W.", "non-dropping-particle" : "", "parse-names" : false, "suffix" : "" }, { "dropping-particle" : "", "family" : "Jastrow", "given" : "Julie D.", "non-dropping-particle" : "", "parse-names" : false, "suffix" : "" }, { "dropping-particle" : "", "family" : "Ping", "given" : "Chien-Lu", "non-dropping-particle" : "", "parse-names" : false, "suffix" : "" }, { "dropping-particle" : "", "family" : "Riley", "given" : "William J.", "non-dropping-particle" : "", "parse-names" : false, "suffix" : "" }, { "dropping-particle" : "", "family" : "Schuur", "given" : "Edward A. G.", "non-dropping-particle" : "", "parse-names" : false, "suffix" : "" }, { "dropping-particle" : "", "family" : "Matamala", "given" : "Roser", "non-dropping-particle" : "", "parse-names" : false, "suffix" : "" }, { "dropping-particle" : "", "family" : "Siewert", "given" : "Matthias", "non-dropping-particle" : "", "parse-names" : false, "suffix" : "" }, { "dropping-particle" : "", "family" : "Nave", "given" : "Lucas E.", "non-dropping-particle" : "", "parse-names" : false, "suffix" : "" }, { "dropping-particle" : "", "family" : "Koven", "given" : "Charles D.", "non-dropping-particle" : "", "parse-names" : false, "suffix" : "" }, { "dropping-particle" : "", "family" : "Fuchs", "given" : "Matthias", "non-dropping-particle" : "", "parse-names" : false, "suffix" : "" }, { "dropping-particle" : "", "family" : "Palmtag", "given" : "Juri", "non-dropping-particle" : "", "parse-names" : false, "suffix" : "" }, { "dropping-particle" : "", "family" : "Kuhry", "given" : "Peter", "non-dropping-particle" : "", "parse-names" : false, "suffix" : "" }, { "dropping-particle" : "", "family" : "Treat", "given" : "Claire C.", "non-dropping-particle" : "", "parse-names" : false, "suffix" : "" }, { "dropping-particle" : "", "family" : "Zubrzycki", "given" : "Sebastian", "non-dropping-particle" : "", "parse-names" : false, "suffix" : "" }, { "dropping-particle" : "", "family" : "Hoffman", "given" : "Forrest M.", "non-dropping-particle" : "", "parse-names" : false, "suffix" : "" }, { "dropping-particle" : "", "family" : "Elberling", "given" : "Bo", "non-dropping-particle" : "", "parse-names" : false, "suffix" : "" }, { "dropping-particle" : "", "family" : "Camill", "given" : "Philip", "non-dropping-particle" : "", "parse-names" : false, "suffix" : "" }, { "dropping-particle" : "", "family" : "Veremeeva", "given" : "Alexandra", "non-dropping-particle" : "", "parse-names" : false, "suffix" : "" }, { "dropping-particle" : "", "family" : "Orr", "given" : "Andrew", "non-dropping-particle" : "", "parse-names" : false, "suffix" : "" } ], "container-title" : "Science Advances", "id" : "ITEM-3", "issue" : "9", "issued" : { "date-parts" : [ [ "2021", "2" ] ] }, "page" : "eaaz5236", "title" : "Spatial heterogeneity and environmental predictors of permafrost region soil organic carbon stocks", "translator" : [ { "dropping-particle" : "", "family" : "L6800", "given" : "", "non-dropping-particle" : "", "parse-names" : false, "suffix" : "" } ], "type" : "article-journal", "volume" : "7" }, "uris" : [ "http://www.mendeley.com/documents/?uuid=8b24be4b-b454-4fbb-94f3-24cf76a5e4dd" ] } ], "mendeley" : { "formattedCitation" : "(Hugelius et al., 2014; Strauss et al., 2017; Mishra et al., 2021)", "plainTextFormattedCitation" : "(Hugelius et al., 2014; Strauss et al., 2017; Mishra et al., 2021)", "previouslyFormattedCitation" : "(Hugelius et al., 2014; Strauss et al., 2017; Mishra et al., 2021)" }, "properties" : { "noteIndex" : 0 }, "schema" : "https://github.com/citation-style-language/schema/raw/master/csl-citation.json" }</w:delInstrText>
        </w:r>
      </w:del>
      <w:r w:rsidR="008D65F5" w:rsidRPr="001E7A27">
        <w:rPr>
          <w:lang w:val="en-GB"/>
        </w:rPr>
        <w:fldChar w:fldCharType="separate"/>
      </w:r>
      <w:del w:id="1904" w:author="Robin Matthews" w:date="2021-06-18T10:24:00Z">
        <w:r w:rsidR="00025FA2" w:rsidRPr="001E7A27" w:rsidDel="00EB67E3">
          <w:rPr>
            <w:noProof/>
            <w:lang w:val="en-GB"/>
          </w:rPr>
          <w:delText>(</w:delText>
        </w:r>
      </w:del>
      <w:r w:rsidR="00025FA2" w:rsidRPr="001E7A27">
        <w:rPr>
          <w:noProof/>
          <w:lang w:val="en-GB"/>
        </w:rPr>
        <w:t>Hugelius et al.</w:t>
      </w:r>
      <w:ins w:id="1905" w:author="Robin Matthews" w:date="2021-06-18T10:24:00Z">
        <w:r w:rsidR="00EB67E3" w:rsidRPr="001E7A27">
          <w:rPr>
            <w:noProof/>
            <w:lang w:val="en-GB"/>
          </w:rPr>
          <w:t xml:space="preserve"> </w:t>
        </w:r>
      </w:ins>
      <w:del w:id="1906" w:author="Robin Matthews" w:date="2021-06-18T10:24:00Z">
        <w:r w:rsidR="00025FA2" w:rsidRPr="001E7A27" w:rsidDel="00EB67E3">
          <w:rPr>
            <w:noProof/>
            <w:lang w:val="en-GB"/>
          </w:rPr>
          <w:delText xml:space="preserve">, </w:delText>
        </w:r>
      </w:del>
      <w:ins w:id="1907" w:author="Robin Matthews" w:date="2021-06-18T10:24:00Z">
        <w:r w:rsidR="00EB67E3" w:rsidRPr="001E7A27">
          <w:rPr>
            <w:noProof/>
            <w:lang w:val="en-GB"/>
          </w:rPr>
          <w:t>(</w:t>
        </w:r>
      </w:ins>
      <w:r w:rsidR="00025FA2" w:rsidRPr="001E7A27">
        <w:rPr>
          <w:noProof/>
          <w:lang w:val="en-GB"/>
        </w:rPr>
        <w:t>2014</w:t>
      </w:r>
      <w:ins w:id="1908" w:author="Robin Matthews" w:date="2021-06-18T10:24:00Z">
        <w:r w:rsidR="00EB67E3" w:rsidRPr="001E7A27">
          <w:rPr>
            <w:noProof/>
            <w:lang w:val="en-GB"/>
          </w:rPr>
          <w:t>)</w:t>
        </w:r>
      </w:ins>
      <w:r w:rsidR="00025FA2" w:rsidRPr="001E7A27">
        <w:rPr>
          <w:noProof/>
          <w:lang w:val="en-GB"/>
        </w:rPr>
        <w:t>; Strauss et al.</w:t>
      </w:r>
      <w:ins w:id="1909" w:author="Robin Matthews" w:date="2021-06-18T10:24:00Z">
        <w:r w:rsidR="00EB67E3" w:rsidRPr="001E7A27">
          <w:rPr>
            <w:noProof/>
            <w:lang w:val="en-GB"/>
          </w:rPr>
          <w:t xml:space="preserve"> (</w:t>
        </w:r>
      </w:ins>
      <w:del w:id="1910" w:author="Robin Matthews" w:date="2021-06-18T10:24:00Z">
        <w:r w:rsidR="00025FA2" w:rsidRPr="001E7A27" w:rsidDel="00EB67E3">
          <w:rPr>
            <w:noProof/>
            <w:lang w:val="en-GB"/>
          </w:rPr>
          <w:delText xml:space="preserve">, </w:delText>
        </w:r>
      </w:del>
      <w:r w:rsidR="00025FA2" w:rsidRPr="001E7A27">
        <w:rPr>
          <w:noProof/>
          <w:lang w:val="en-GB"/>
        </w:rPr>
        <w:t>2017</w:t>
      </w:r>
      <w:ins w:id="1911" w:author="Robin Matthews" w:date="2021-06-18T10:24:00Z">
        <w:r w:rsidR="00EB67E3" w:rsidRPr="001E7A27">
          <w:rPr>
            <w:noProof/>
            <w:lang w:val="en-GB"/>
          </w:rPr>
          <w:t>)</w:t>
        </w:r>
      </w:ins>
      <w:r w:rsidR="00025FA2" w:rsidRPr="001E7A27">
        <w:rPr>
          <w:noProof/>
          <w:lang w:val="en-GB"/>
        </w:rPr>
        <w:t xml:space="preserve">; Mishra et al., </w:t>
      </w:r>
      <w:ins w:id="1912" w:author="Robin Matthews" w:date="2021-06-18T10:24:00Z">
        <w:r w:rsidR="00EB67E3" w:rsidRPr="001E7A27">
          <w:rPr>
            <w:noProof/>
            <w:lang w:val="en-GB"/>
          </w:rPr>
          <w:t>(</w:t>
        </w:r>
      </w:ins>
      <w:r w:rsidR="00025FA2" w:rsidRPr="001E7A27">
        <w:rPr>
          <w:noProof/>
          <w:lang w:val="en-GB"/>
        </w:rPr>
        <w:t>2021)</w:t>
      </w:r>
      <w:r w:rsidR="008D65F5" w:rsidRPr="001E7A27">
        <w:rPr>
          <w:lang w:val="en-GB"/>
        </w:rPr>
        <w:fldChar w:fldCharType="end"/>
      </w:r>
      <w:r w:rsidR="008D65F5" w:rsidRPr="001E7A27">
        <w:rPr>
          <w:lang w:val="en-GB"/>
        </w:rPr>
        <w:t xml:space="preserve"> </w:t>
      </w:r>
      <w:r w:rsidR="008B24D6" w:rsidRPr="001E7A27">
        <w:rPr>
          <w:lang w:val="en-GB"/>
        </w:rPr>
        <w:t xml:space="preserve">(see also Box 5.1) </w:t>
      </w:r>
      <w:r w:rsidR="008D65F5" w:rsidRPr="001E7A27">
        <w:rPr>
          <w:lang w:val="en-GB"/>
        </w:rPr>
        <w:t xml:space="preserve">and soil carbon stocks outside of permafrost region from </w:t>
      </w:r>
      <w:commentRangeStart w:id="1913"/>
      <w:r w:rsidR="008D65F5" w:rsidRPr="001E7A27">
        <w:rPr>
          <w:lang w:val="en-GB"/>
        </w:rPr>
        <w:fldChar w:fldCharType="begin" w:fldLock="1"/>
      </w:r>
      <w:ins w:id="1914" w:author="Robin Matthews" w:date="2021-06-17T16:43:00Z">
        <w:r w:rsidR="00621B61" w:rsidRPr="001E7A27">
          <w:rPr>
            <w:lang w:val="en-GB"/>
          </w:rPr>
          <w:instrText>ADDIN CSL_CITATION { "citationItems" : [ { "id" : "ITEM-1", "itemData" : { "DOI" : "10.1146/annurev-ecolsys-112414-054234", "ISBN" : "978-0-8243-1448-4", "ISSN" : "1543-592X", "abstract" : "Soil organic matter (SOM) anchors global terrestrial productivity and food and fiber supply. SOM retains water and soil nutrients and stores more global carbon than do plants and the atmosphere combined. SOM is also decomposed by microbes, returning CO2, a greenhouse gas, to the atmosphere. Unfortunately, soil carbon stocks have been widely lost or degraded through land use changes and unsustainable forest and agricultural practices. To understand its structure and function and to maintain and restore SOM, we need a better appreciation of soil organic carbon (SOC) saturation capacity and the retention of above- and belowground inputs in SOM. Our analysis suggests root inputs are approximately five times more likely than an equivalent mass of aboveground litter to be stabilized as SOM. Microbes, particularly fungi and bacteria, and soil faunal food webs strongly influence SOM decomposition at shallower depths, whereas mineral associations drive stabilization at depths greater than \u223c30 cm. Global uncertaint...", "author" : [ { "dropping-particle" : "", "family" : "Jackson", "given" : "Robert B.", "non-dropping-particle" : "", "parse-names" : false, "suffix" : "" }, { "dropping-particle" : "", "family" : "Lajtha", "given" : "Kate", "non-dropping-particle" : "", "parse-names" : false, "suffix" : "" }, { "dropping-particle" : "", "family" : "Crow", "given" : "Susan E.", "non-dropping-particle" : "", "parse-names" : false, "suffix" : "" }, { "dropping-particle" : "", "family" : "Hugelius", "given" : "Gustaf", "non-dropping-particle" : "", "parse-names" : false, "suffix" : "" }, { "dropping-particle" : "", "family" : "Kramer", "given" : "Marc G.", "non-dropping-particle" : "", "parse-names" : false, "suffix" : "" }, { "dropping-particle" : "", "family" : "Pi\u00f1eiro", "given" : "Gervasio", "non-dropping-particle" : "", "parse-names" : false, "suffix" : "" } ], "container-title" : "Annual Review of Ecology, Evolution, and Systematics", "id" : "ITEM-1", "issue" : "1", "issued" : { "date-parts" : [ [ "2017", "11", "2" ] ] }, "page" : "419-445", "title" : "The ecology of soil carbon: pools, vulnerabilities, and biotic and abiotic controls", "translator" : [ { "dropping-particle" : "", "family" : "L4328", "given" : "", "non-dropping-particle" : "", "parse-names" : false, "suffix" : "" } ], "type" : "article-journal", "volume" : "48" }, "uris" : [ "http://www.mendeley.com/documents/?uuid=8d647a13-c7cd-4bc1-bf8e-2e890a3af9cf" ] }, { "id" : "ITEM-2", "itemData" : { "DOI" : "10.1016/j.geoderma.2016.01.034", "ISSN" : "00167061", "abstract" : "Soils play a key role in providing a range of ecosystem services. Quality-assessed soil information, with quantified uncertainty levels, is needed to address a range of global issues. Traditional mapping methods, which recognize that soil classes are \"important carriers of soil information\", were used to prepare an updated harmonized dataset of derived soil properties for the world at a nominal resolution of 30 by 30 arc sec (WISE30sec). The map unit composition was determined using an overlay of the Harmonized World Soil Database, with minor corrections, and the K\u00f6ppen-Geiger climate zones map as categorical co-variate. Property estimates for the respective component soil units were derived using taxonomy-based transfer rules that draw on a statistical analysis of some 21,000 soil profiles. Best estimates (mean \u00b1 standard deviation) for twenty soil properties were calculated for seven depth intervals (up to 2 m depth or less when thinner): organic carbon content, total nitrogen, C/N ratio, pH(H2O), CECsoil, CECclay, effective CEC, total exchangeable bases (TEB), base saturation, aluminium saturation, calcium carbonate content, gypsum content, exchangeable sodium percentage (ESP), electrical conductivity, particle size distribution (content of sand, silt and clay), proportion of coarse fragments (&gt;2 mm), bulk density, and available water capacity (-33 to -1500 kPa); also the dominant soil drainage class. Coefficients of variation tend to be large. WISE30sec may be used for applications at a broad scale (&lt;1:1 M) upon consideration of the underlying data lineage, generalizations, and the associated uncertainties. As an example, the database was used to calculate the global soil organic carbon (SOC) stock to 2 m depth. Some 30% (607 \u00b1 87 Pg C) of this stock (2060 \u00b1 215 Pg C) is held in the Northern Circumpolar Region, which is considered most sensitive to climate change.", "author" : [ { "dropping-particle" : "", "family" : "Batjes", "given" : "N.H.", "non-dropping-particle" : "", "parse-names" : false, "suffix" : "" } ], "container-title" : "Geoderma", "id" : "ITEM-2", "issued" : { "date-parts" : [ [ "2016", "5" ] ] }, "page" : "61-68", "publisher" : "Elsevier B.V.", "title" : "Harmonized soil property values for broad-scale modelling (WISE30sec) with estimates of global soil carbon stocks", "translator" : [ { "dropping-particle" : "", "family" : "L5351", "given" : "", "non-dropping-particle" : "", "parse-names" : false, "suffix" : "" } ], "type" : "article-journal", "volume" : "269" }, "uris" : [ "http://www.mendeley.com/documents/?uuid=d7fb6c79-0105-409a-b4a0-21ec1c33780a" ] } ], "mendeley" : { "formattedCitation" : "(Batjes, 2016; Jackson et al., 2017)", "manualFormatting" : "Batjes (2016); Jackson et al. (2017)", "plainTextFormattedCitation" : "(Batjes, 2016; Jackson et al., 2017)", "previouslyFormattedCitation" : "(Batjes, 2016; Jackson et al., 2017)" }, "properties" : { "noteIndex" : 0 }, "schema" : "https://github.com/citation-style-language/schema/raw/master/csl-citation.json" }</w:instrText>
        </w:r>
      </w:ins>
      <w:del w:id="1915" w:author="Robin Matthews" w:date="2021-06-17T16:43:00Z">
        <w:r w:rsidR="00747167" w:rsidRPr="001E7A27" w:rsidDel="00621B61">
          <w:rPr>
            <w:lang w:val="en-GB"/>
          </w:rPr>
          <w:delInstrText>ADDIN CSL_CITATION { "citationItems" : [ { "id" : "ITEM-1", "itemData" : { "DOI" : "10.1146/annurev-ecolsys-112414-054234", "ISBN" : "978-0-8243-1448-4", "ISSN" : "1543-592X", "abstract" : "Soil organic matter (SOM) anchors global terrestrial productivity and food and fiber supply. SOM retains water and soil nutrients and stores more global carbon than do plants and the atmosphere combined. SOM is also decomposed by microbes, returning CO2, a greenhouse gas, to the atmosphere. Unfortunately, soil carbon stocks have been widely lost or degraded through land use changes and unsustainable forest and agricultural practices. To understand its structure and function and to maintain and restore SOM, we need a better appreciation of soil organic carbon (SOC) saturation capacity and the retention of above- and belowground inputs in SOM. Our analysis suggests root inputs are approximately five times more likely than an equivalent mass of aboveground litter to be stabilized as SOM. Microbes, particularly fungi and bacteria, and soil faunal food webs strongly influence SOM decomposition at shallower depths, whereas mineral associations drive stabilization at depths greater than \u223c30 cm. Global uncertaint...", "author" : [ { "dropping-particle" : "", "family" : "Jackson", "given" : "Robert B.", "non-dropping-particle" : "", "parse-names" : false, "suffix" : "" }, { "dropping-particle" : "", "family" : "Lajtha", "given" : "Kate", "non-dropping-particle" : "", "parse-names" : false, "suffix" : "" }, { "dropping-particle" : "", "family" : "Crow", "given" : "Susan E.", "non-dropping-particle" : "", "parse-names" : false, "suffix" : "" }, { "dropping-particle" : "", "family" : "Hugelius", "given" : "Gustaf", "non-dropping-particle" : "", "parse-names" : false, "suffix" : "" }, { "dropping-particle" : "", "family" : "Kramer", "given" : "Marc G.", "non-dropping-particle" : "", "parse-names" : false, "suffix" : "" }, { "dropping-particle" : "", "family" : "Pi\u00f1eiro", "given" : "Gervasio", "non-dropping-particle" : "", "parse-names" : false, "suffix" : "" } ], "container-title" : "Annual Review of Ecology, Evolution, and Systematics", "id" : "ITEM-1", "issue" : "1", "issued" : { "date-parts" : [ [ "2017", "11", "2" ] ] }, "page" : "419-445", "title" : "The ecology of soil carbon: pools, vulnerabilities, and biotic and abiotic controls", "translator" : [ { "dropping-particle" : "", "family" : "L4328", "given" : "", "non-dropping-particle" : "", "parse-names" : false, "suffix" : "" } ], "type" : "article-journal", "volume" : "48" }, "uris" : [ "http://www.mendeley.com/documents/?uuid=8d647a13-c7cd-4bc1-bf8e-2e890a3af9cf" ] }, { "id" : "ITEM-2", "itemData" : { "DOI" : "10.1016/j.geoderma.2016.01.034", "ISSN" : "00167061", "abstract" : "Soils play a key role in providing a range of ecosystem services. Quality-assessed soil information, with quantified uncertainty levels, is needed to address a range of global issues. Traditional mapping methods, which recognize that soil classes are \"important carriers of soil information\", were used to prepare an updated harmonized dataset of derived soil properties for the world at a nominal resolution of 30 by 30 arc sec (WISE30sec). The map unit composition was determined using an overlay of the Harmonized World Soil Database, with minor corrections, and the K\u00f6ppen-Geiger climate zones map as categorical co-variate. Property estimates for the respective component soil units were derived using taxonomy-based transfer rules that draw on a statistical analysis of some 21,000 soil profiles. Best estimates (mean \u00b1 standard deviation) for twenty soil properties were calculated for seven depth intervals (up to 2 m depth or less when thinner): organic carbon content, total nitrogen, C/N ratio, pH(H2O), CECsoil, CECclay, effective CEC, total exchangeable bases (TEB), base saturation, aluminium saturation, calcium carbonate content, gypsum content, exchangeable sodium percentage (ESP), electrical conductivity, particle size distribution (content of sand, silt and clay), proportion of coarse fragments (&gt;2 mm), bulk density, and available water capacity (-33 to -1500 kPa); also the dominant soil drainage class. Coefficients of variation tend to be large. WISE30sec may be used for applications at a broad scale (&lt;1:1 M) upon consideration of the underlying data lineage, generalizations, and the associated uncertainties. As an example, the database was used to calculate the global soil organic carbon (SOC) stock to 2 m depth. Some 30% (607 \u00b1 87 Pg C) of this stock (2060 \u00b1 215 Pg C) is held in the Northern Circumpolar Region, which is considered most sensitive to climate change.", "author" : [ { "dropping-particle" : "", "family" : "Batjes", "given" : "N.H.", "non-dropping-particle" : "", "parse-names" : false, "suffix" : "" } ], "container-title" : "Geoderma", "id" : "ITEM-2", "issued" : { "date-parts" : [ [ "2016", "5" ] ] }, "page" : "61-68", "publisher" : "Elsevier B.V.", "title" : "Harmonized soil property values for broad-scale modelling (WISE30sec) with estimates of global soil carbon stocks", "translator" : [ { "dropping-particle" : "", "family" : "L5351", "given" : "", "non-dropping-particle" : "", "parse-names" : false, "suffix" : "" } ], "type" : "article-journal", "volume" : "269" }, "uris" : [ "http://www.mendeley.com/documents/?uuid=d7fb6c79-0105-409a-b4a0-21ec1c33780a" ] } ], "mendeley" : { "formattedCitation" : "(Batjes, 2016; Jackson et al., 2017)", "manualFormatting" : "Batjes, (2016); Jackson et al., (2017)", "plainTextFormattedCitation" : "(Batjes, 2016; Jackson et al., 2017)", "previouslyFormattedCitation" : "(Batjes, 2016; Jackson et al., 2017)" }, "properties" : { "noteIndex" : 0 }, "schema" : "https://github.com/citation-style-language/schema/raw/master/csl-citation.json" }</w:delInstrText>
        </w:r>
      </w:del>
      <w:r w:rsidR="008D65F5" w:rsidRPr="001E7A27">
        <w:rPr>
          <w:lang w:val="en-GB"/>
        </w:rPr>
        <w:fldChar w:fldCharType="separate"/>
      </w:r>
      <w:r w:rsidR="00025FA2" w:rsidRPr="001E7A27">
        <w:rPr>
          <w:noProof/>
          <w:lang w:val="en-GB"/>
        </w:rPr>
        <w:t>Batjes</w:t>
      </w:r>
      <w:del w:id="1916" w:author="Robin Matthews" w:date="2021-06-17T16:43:00Z">
        <w:r w:rsidR="00025FA2" w:rsidRPr="001E7A27" w:rsidDel="00621B61">
          <w:rPr>
            <w:noProof/>
            <w:lang w:val="en-GB"/>
          </w:rPr>
          <w:delText>,</w:delText>
        </w:r>
      </w:del>
      <w:r w:rsidR="00025FA2" w:rsidRPr="001E7A27">
        <w:rPr>
          <w:noProof/>
          <w:lang w:val="en-GB"/>
        </w:rPr>
        <w:t xml:space="preserve"> (2016); Jackson et al.</w:t>
      </w:r>
      <w:del w:id="1917" w:author="Robin Matthews" w:date="2021-06-17T16:43:00Z">
        <w:r w:rsidR="00025FA2" w:rsidRPr="001E7A27" w:rsidDel="00621B61">
          <w:rPr>
            <w:noProof/>
            <w:lang w:val="en-GB"/>
          </w:rPr>
          <w:delText>,</w:delText>
        </w:r>
      </w:del>
      <w:r w:rsidR="00025FA2" w:rsidRPr="001E7A27">
        <w:rPr>
          <w:noProof/>
          <w:lang w:val="en-GB"/>
        </w:rPr>
        <w:t xml:space="preserve"> (2017)</w:t>
      </w:r>
      <w:r w:rsidR="008D65F5" w:rsidRPr="001E7A27">
        <w:rPr>
          <w:lang w:val="en-GB"/>
        </w:rPr>
        <w:fldChar w:fldCharType="end"/>
      </w:r>
      <w:commentRangeEnd w:id="1913"/>
      <w:r w:rsidR="00025FA2" w:rsidRPr="001E7A27">
        <w:rPr>
          <w:rStyle w:val="CommentReference"/>
          <w:lang w:val="en-GB"/>
        </w:rPr>
        <w:commentReference w:id="1913"/>
      </w:r>
      <w:r w:rsidR="008D65F5" w:rsidRPr="001E7A27">
        <w:rPr>
          <w:lang w:val="en-GB"/>
        </w:rPr>
        <w:t xml:space="preserve">. </w:t>
      </w:r>
      <w:r w:rsidR="008D65F5" w:rsidRPr="001E7A27">
        <w:rPr>
          <w:rFonts w:cs="Frutiger LT Pro 47 Light Cn"/>
          <w:color w:val="000000"/>
          <w:lang w:val="en-GB"/>
        </w:rPr>
        <w:t xml:space="preserve">Biomass stocks (range of seven estimates) are from </w:t>
      </w:r>
      <w:commentRangeStart w:id="1918"/>
      <w:r w:rsidR="008D65F5" w:rsidRPr="001E7A27">
        <w:rPr>
          <w:rFonts w:cs="Frutiger LT Pro 47 Light Cn"/>
          <w:color w:val="000000"/>
          <w:lang w:val="en-GB"/>
        </w:rPr>
        <w:fldChar w:fldCharType="begin" w:fldLock="1"/>
      </w:r>
      <w:ins w:id="1919" w:author="Robin Matthews" w:date="2021-06-17T16:43:00Z">
        <w:r w:rsidR="00621B61" w:rsidRPr="001E7A27">
          <w:rPr>
            <w:rFonts w:cs="Frutiger LT Pro 47 Light Cn"/>
            <w:color w:val="000000"/>
            <w:lang w:val="en-GB"/>
          </w:rPr>
          <w:instrText>ADDIN CSL_CITATION { "citationItems" : [ { "id" : "ITEM-1", "itemData" : { "DOI" : "10.1038/nature25138", "ISSN" : "0028-0836", "PMID" : "29258288", "abstract" : "Analyses of potential and actual biomass stocks indicate that trade-offs exist between conserving carbon stocks on managed land and raising the contribution of biomass to raw material and energy supply for the mitigation of climate change.", "author" : [ { "dropping-particle" : "", "family" : "Erb", "given" : "Karl-Heinz", "non-dropping-particle" : "", "parse-names" : false, "suffix" : "" }, { "dropping-particle" : "", "family" : "Kastner", "given" : "Thomas", "non-dropping-particle" : "", "parse-names" : false, "suffix" : "" }, { "dropping-particle" : "", "family" : "Plutzar", "given" : "Christoph", "non-dropping-particle" : "", "parse-names" : false, "suffix" : "" }, { "dropping-particle" : "", "family" : "Bais", "given" : "Anna Liza S.", "non-dropping-particle" : "", "parse-names" : false, "suffix" : "" }, { "dropping-particle" : "", "family" : "Carvalhais", "given" : "Nuno", "non-dropping-particle" : "", "parse-names" : false, "suffix" : "" }, { "dropping-particle" : "", "family" : "Fetzel", "given" : "Tamara", "non-dropping-particle" : "", "parse-names" : false, "suffix" : "" }, { "dropping-particle" : "", "family" : "Gingrich", "given" : "Simone", "non-dropping-particle" : "", "parse-names" : false, "suffix" : "" }, { "dropping-particle" : "", "family" : "Haberl", "given" : "Helmut", "non-dropping-particle" : "", "parse-names" : false, "suffix" : "" }, { "dropping-particle" : "", "family" : "Lauk", "given" : "Christian", "non-dropping-particle" : "", "parse-names" : false, "suffix" : "" }, { "dropping-particle" : "", "family" : "Niedertscheider", "given" : "Maria", "non-dropping-particle" : "", "parse-names" : false, "suffix" : "" }, { "dropping-particle" : "", "family" : "Pongratz", "given" : "Julia", "non-dropping-particle" : "", "parse-names" : false, "suffix" : "" }, { "dropping-particle" : "", "family" : "Thurner", "given" : "Martin", "non-dropping-particle" : "", "parse-names" : false, "suffix" : "" }, { "dropping-particle" : "", "family" : "Luyssaert", "given" : "Sebastiaan", "non-dropping-particle" : "", "parse-names" : false, "suffix" : "" } ], "container-title" : "Nature", "id" : "ITEM-1", "issue" : "7686", "issued" : { "date-parts" : [ [ "2018", "1", "20" ] ] }, "page" : "73-76", "publisher" : "Nature Publishing Group", "title" : "Unexpectedly large impact of forest management and grazing on global vegetation biomass", "translator" : [ { "dropping-particle" : "", "family" : "L6578", "given" : "", "non-dropping-particle" : "", "parse-names" : false, "suffix" : "" } ], "type" : "article-journal", "volume" : "553" }, "uris" : [ "http://www.mendeley.com/documents/?uuid=e15c8a38-a955-4a8c-a0d9-bdd62e220d56" ] } ], "mendeley" : { "formattedCitation" : "(Erb et al., 2018)", "manualFormatting" : "Erb et al. (2018)", "plainTextFormattedCitation" : "(Erb et al., 2018)", "previouslyFormattedCitation" : "(Erb et al., 2018)" }, "properties" : { "noteIndex" : 0 }, "schema" : "https://github.com/citation-style-language/schema/raw/master/csl-citation.json" }</w:instrText>
        </w:r>
      </w:ins>
      <w:del w:id="1920" w:author="Robin Matthews" w:date="2021-06-17T16:43:00Z">
        <w:r w:rsidR="00747167" w:rsidRPr="001E7A27" w:rsidDel="00621B61">
          <w:rPr>
            <w:rFonts w:cs="Frutiger LT Pro 47 Light Cn"/>
            <w:color w:val="000000"/>
            <w:lang w:val="en-GB"/>
          </w:rPr>
          <w:delInstrText>ADDIN CSL_CITATION { "citationItems" : [ { "id" : "ITEM-1", "itemData" : { "DOI" : "10.1038/nature25138", "ISSN" : "0028-0836", "PMID" : "29258288", "abstract" : "Analyses of potential and actual biomass stocks indicate that trade-offs exist between conserving carbon stocks on managed land and raising the contribution of biomass to raw material and energy supply for the mitigation of climate change.", "author" : [ { "dropping-particle" : "", "family" : "Erb", "given" : "Karl-Heinz", "non-dropping-particle" : "", "parse-names" : false, "suffix" : "" }, { "dropping-particle" : "", "family" : "Kastner", "given" : "Thomas", "non-dropping-particle" : "", "parse-names" : false, "suffix" : "" }, { "dropping-particle" : "", "family" : "Plutzar", "given" : "Christoph", "non-dropping-particle" : "", "parse-names" : false, "suffix" : "" }, { "dropping-particle" : "", "family" : "Bais", "given" : "Anna Liza S.", "non-dropping-particle" : "", "parse-names" : false, "suffix" : "" }, { "dropping-particle" : "", "family" : "Carvalhais", "given" : "Nuno", "non-dropping-particle" : "", "parse-names" : false, "suffix" : "" }, { "dropping-particle" : "", "family" : "Fetzel", "given" : "Tamara", "non-dropping-particle" : "", "parse-names" : false, "suffix" : "" }, { "dropping-particle" : "", "family" : "Gingrich", "given" : "Simone", "non-dropping-particle" : "", "parse-names" : false, "suffix" : "" }, { "dropping-particle" : "", "family" : "Haberl", "given" : "Helmut", "non-dropping-particle" : "", "parse-names" : false, "suffix" : "" }, { "dropping-particle" : "", "family" : "Lauk", "given" : "Christian", "non-dropping-particle" : "", "parse-names" : false, "suffix" : "" }, { "dropping-particle" : "", "family" : "Niedertscheider", "given" : "Maria", "non-dropping-particle" : "", "parse-names" : false, "suffix" : "" }, { "dropping-particle" : "", "family" : "Pongratz", "given" : "Julia", "non-dropping-particle" : "", "parse-names" : false, "suffix" : "" }, { "dropping-particle" : "", "family" : "Thurner", "given" : "Martin", "non-dropping-particle" : "", "parse-names" : false, "suffix" : "" }, { "dropping-particle" : "", "family" : "Luyssaert", "given" : "Sebastiaan", "non-dropping-particle" : "", "parse-names" : false, "suffix" : "" } ], "container-title" : "Nature", "id" : "ITEM-1", "issue" : "7686", "issued" : { "date-parts" : [ [ "2018", "1", "20" ] ] }, "page" : "73-76", "publisher" : "Nature Publishing Group", "title" : "Unexpectedly large impact of forest management and grazing on global vegetation biomass", "translator" : [ { "dropping-particle" : "", "family" : "L6578", "given" : "", "non-dropping-particle" : "", "parse-names" : false, "suffix" : "" } ], "type" : "article-journal", "volume" : "553" }, "uris" : [ "http://www.mendeley.com/documents/?uuid=e15c8a38-a955-4a8c-a0d9-bdd62e220d56" ] } ], "mendeley" : { "formattedCitation" : "(Erb et al., 2018)", "manualFormatting" : "Erb et al., (2018)", "plainTextFormattedCitation" : "(Erb et al., 2018)", "previouslyFormattedCitation" : "(Erb et al., 2018)" }, "properties" : { "noteIndex" : 0 }, "schema" : "https://github.com/citation-style-language/schema/raw/master/csl-citation.json" }</w:delInstrText>
        </w:r>
      </w:del>
      <w:r w:rsidR="008D65F5" w:rsidRPr="001E7A27">
        <w:rPr>
          <w:rFonts w:cs="Frutiger LT Pro 47 Light Cn"/>
          <w:color w:val="000000"/>
          <w:lang w:val="en-GB"/>
        </w:rPr>
        <w:fldChar w:fldCharType="separate"/>
      </w:r>
      <w:r w:rsidR="00025FA2" w:rsidRPr="001E7A27">
        <w:rPr>
          <w:rFonts w:cs="Frutiger LT Pro 47 Light Cn"/>
          <w:noProof/>
          <w:color w:val="000000"/>
          <w:lang w:val="en-GB"/>
        </w:rPr>
        <w:t>Erb et al.</w:t>
      </w:r>
      <w:ins w:id="1921" w:author="Robin Matthews" w:date="2021-06-17T16:43:00Z">
        <w:r w:rsidR="00621B61" w:rsidRPr="001E7A27">
          <w:rPr>
            <w:rFonts w:cs="Frutiger LT Pro 47 Light Cn"/>
            <w:noProof/>
            <w:color w:val="000000"/>
            <w:lang w:val="en-GB"/>
          </w:rPr>
          <w:t xml:space="preserve"> </w:t>
        </w:r>
      </w:ins>
      <w:del w:id="1922" w:author="Robin Matthews" w:date="2021-06-17T16:43:00Z">
        <w:r w:rsidR="00025FA2" w:rsidRPr="001E7A27" w:rsidDel="00621B61">
          <w:rPr>
            <w:rFonts w:cs="Frutiger LT Pro 47 Light Cn"/>
            <w:noProof/>
            <w:color w:val="000000"/>
            <w:lang w:val="en-GB"/>
          </w:rPr>
          <w:delText xml:space="preserve">, </w:delText>
        </w:r>
      </w:del>
      <w:r w:rsidR="00025FA2" w:rsidRPr="001E7A27">
        <w:rPr>
          <w:rFonts w:cs="Frutiger LT Pro 47 Light Cn"/>
          <w:noProof/>
          <w:color w:val="000000"/>
          <w:lang w:val="en-GB"/>
        </w:rPr>
        <w:t>(2018)</w:t>
      </w:r>
      <w:r w:rsidR="008D65F5" w:rsidRPr="001E7A27">
        <w:rPr>
          <w:rFonts w:cs="Frutiger LT Pro 47 Light Cn"/>
          <w:color w:val="000000"/>
          <w:lang w:val="en-GB"/>
        </w:rPr>
        <w:fldChar w:fldCharType="end"/>
      </w:r>
      <w:commentRangeEnd w:id="1918"/>
      <w:r w:rsidR="00025FA2" w:rsidRPr="001E7A27">
        <w:rPr>
          <w:rStyle w:val="CommentReference"/>
          <w:lang w:val="en-GB"/>
        </w:rPr>
        <w:commentReference w:id="1918"/>
      </w:r>
      <w:r w:rsidR="008D65F5" w:rsidRPr="001E7A27">
        <w:rPr>
          <w:rFonts w:cs="Frutiger LT Pro 47 Light Cn"/>
          <w:color w:val="000000"/>
          <w:lang w:val="en-GB"/>
        </w:rPr>
        <w:t xml:space="preserve">. </w:t>
      </w:r>
      <w:r w:rsidR="008379E2" w:rsidRPr="001E7A27">
        <w:rPr>
          <w:rFonts w:cs="Frutiger LT Pro 47 Light Cn"/>
          <w:color w:val="000000"/>
          <w:lang w:val="en-GB"/>
        </w:rPr>
        <w:t>Sources for the fluxes of the continuum land-to-ocean are provided in main text</w:t>
      </w:r>
      <w:r w:rsidR="002370CE" w:rsidRPr="001E7A27">
        <w:rPr>
          <w:rFonts w:cs="Frutiger LT Pro 47 Light Cn"/>
          <w:color w:val="000000"/>
          <w:lang w:val="en-GB"/>
        </w:rPr>
        <w:t xml:space="preserve"> and adjusted within the </w:t>
      </w:r>
      <w:r w:rsidR="001679C8" w:rsidRPr="001E7A27">
        <w:rPr>
          <w:rFonts w:cs="Frutiger LT Pro 47 Light Cn"/>
          <w:color w:val="000000"/>
          <w:lang w:val="en-GB"/>
        </w:rPr>
        <w:t xml:space="preserve">ranges of the various </w:t>
      </w:r>
      <w:r w:rsidR="002370CE" w:rsidRPr="001E7A27">
        <w:rPr>
          <w:rFonts w:cs="Frutiger LT Pro 47 Light Cn"/>
          <w:color w:val="000000"/>
          <w:lang w:val="en-GB"/>
        </w:rPr>
        <w:t>assessment to balance the budget (section 5.2.1.5).</w:t>
      </w:r>
    </w:p>
    <w:p w14:paraId="6BADAF99" w14:textId="77777777" w:rsidR="008379E2" w:rsidRPr="001E7A27" w:rsidRDefault="008379E2" w:rsidP="005C7F25">
      <w:pPr>
        <w:pStyle w:val="AR6BodyText"/>
        <w:rPr>
          <w:b/>
          <w:lang w:val="en-GB"/>
        </w:rPr>
      </w:pPr>
    </w:p>
    <w:p w14:paraId="5AA2C526" w14:textId="2B7CBEBA" w:rsidR="008D65F5" w:rsidRPr="001E7A27" w:rsidRDefault="008D65F5" w:rsidP="005C7F25">
      <w:pPr>
        <w:pStyle w:val="AR6BodyText"/>
        <w:rPr>
          <w:b/>
          <w:lang w:val="en-GB"/>
        </w:rPr>
      </w:pPr>
      <w:r w:rsidRPr="001E7A27">
        <w:rPr>
          <w:b/>
          <w:lang w:val="en-GB"/>
        </w:rPr>
        <w:t>[END FIGURE 5.1</w:t>
      </w:r>
      <w:r w:rsidR="000A6681" w:rsidRPr="001E7A27">
        <w:rPr>
          <w:b/>
          <w:lang w:val="en-GB"/>
        </w:rPr>
        <w:t xml:space="preserve">2 </w:t>
      </w:r>
      <w:r w:rsidRPr="001E7A27">
        <w:rPr>
          <w:b/>
          <w:lang w:val="en-GB"/>
        </w:rPr>
        <w:t xml:space="preserve">HERE] </w:t>
      </w:r>
    </w:p>
    <w:p w14:paraId="31723153" w14:textId="77777777" w:rsidR="008D65F5" w:rsidRPr="001E7A27" w:rsidRDefault="008D65F5" w:rsidP="005C7F25">
      <w:pPr>
        <w:pStyle w:val="AR6BodyText"/>
        <w:rPr>
          <w:lang w:val="en-GB"/>
        </w:rPr>
      </w:pPr>
    </w:p>
    <w:p w14:paraId="5B194979" w14:textId="77777777" w:rsidR="002F5491" w:rsidRPr="001E7A27" w:rsidRDefault="002F5491" w:rsidP="005C7F25">
      <w:pPr>
        <w:pStyle w:val="AR6BodyText"/>
        <w:rPr>
          <w:lang w:val="en-GB"/>
        </w:rPr>
      </w:pPr>
    </w:p>
    <w:p w14:paraId="04DB13EC" w14:textId="77777777" w:rsidR="008D65F5" w:rsidRPr="001E7A27" w:rsidRDefault="008D65F5" w:rsidP="005C7F25">
      <w:pPr>
        <w:pStyle w:val="AR6BodyText"/>
        <w:rPr>
          <w:b/>
          <w:lang w:val="en-GB"/>
        </w:rPr>
      </w:pPr>
      <w:r w:rsidRPr="001E7A27">
        <w:rPr>
          <w:b/>
          <w:lang w:val="en-GB"/>
        </w:rPr>
        <w:t xml:space="preserve">[START TABLE 5.1 HERE] </w:t>
      </w:r>
    </w:p>
    <w:p w14:paraId="6398053F" w14:textId="77777777" w:rsidR="008D65F5" w:rsidRPr="001E7A27" w:rsidRDefault="008D65F5" w:rsidP="005C7F25">
      <w:pPr>
        <w:pStyle w:val="AR6BodyText"/>
        <w:ind w:left="426"/>
        <w:rPr>
          <w:lang w:val="en-GB"/>
        </w:rPr>
      </w:pPr>
    </w:p>
    <w:p w14:paraId="2DEC179B" w14:textId="4A4B905B" w:rsidR="0079700E" w:rsidRPr="001E7A27" w:rsidRDefault="008D65F5" w:rsidP="005C7F25">
      <w:pPr>
        <w:pStyle w:val="AR6Chap5Table"/>
        <w:spacing w:line="240" w:lineRule="auto"/>
        <w:rPr>
          <w:lang w:val="en-GB"/>
        </w:rPr>
      </w:pPr>
      <w:r w:rsidRPr="001E7A27">
        <w:rPr>
          <w:b/>
          <w:bCs/>
          <w:lang w:val="en-GB"/>
        </w:rPr>
        <w:t>Global anthropogenic CO</w:t>
      </w:r>
      <w:r w:rsidRPr="001E7A27">
        <w:rPr>
          <w:b/>
          <w:bCs/>
          <w:vertAlign w:val="subscript"/>
          <w:lang w:val="en-GB"/>
        </w:rPr>
        <w:t>2</w:t>
      </w:r>
      <w:r w:rsidRPr="001E7A27">
        <w:rPr>
          <w:rStyle w:val="A12"/>
          <w:b/>
          <w:bCs/>
          <w:lang w:val="en-GB"/>
        </w:rPr>
        <w:t xml:space="preserve"> </w:t>
      </w:r>
      <w:r w:rsidRPr="001E7A27">
        <w:rPr>
          <w:b/>
          <w:bCs/>
          <w:lang w:val="en-GB"/>
        </w:rPr>
        <w:t xml:space="preserve">budget accumulated since the </w:t>
      </w:r>
      <w:ins w:id="1923" w:author="Soapbox" w:date="2021-07-20T04:37:00Z">
        <w:r w:rsidR="00B7063D" w:rsidRPr="001E7A27">
          <w:rPr>
            <w:b/>
            <w:bCs/>
            <w:lang w:val="en-GB"/>
          </w:rPr>
          <w:t>I</w:t>
        </w:r>
      </w:ins>
      <w:del w:id="1924" w:author="Soapbox" w:date="2021-07-20T04:37:00Z">
        <w:r w:rsidR="008E33EB" w:rsidRPr="001E7A27" w:rsidDel="00B7063D">
          <w:rPr>
            <w:b/>
            <w:bCs/>
            <w:lang w:val="en-GB"/>
          </w:rPr>
          <w:delText>i</w:delText>
        </w:r>
      </w:del>
      <w:r w:rsidRPr="001E7A27">
        <w:rPr>
          <w:b/>
          <w:bCs/>
          <w:lang w:val="en-GB"/>
        </w:rPr>
        <w:t xml:space="preserve">ndustrial </w:t>
      </w:r>
      <w:ins w:id="1925" w:author="Soapbox" w:date="2021-07-20T04:38:00Z">
        <w:r w:rsidR="00B7063D" w:rsidRPr="001E7A27">
          <w:rPr>
            <w:b/>
            <w:bCs/>
            <w:lang w:val="en-GB"/>
          </w:rPr>
          <w:t>R</w:t>
        </w:r>
      </w:ins>
      <w:del w:id="1926" w:author="Soapbox" w:date="2021-07-20T04:37:00Z">
        <w:r w:rsidR="008E33EB" w:rsidRPr="001E7A27" w:rsidDel="00B7063D">
          <w:rPr>
            <w:b/>
            <w:bCs/>
            <w:lang w:val="en-GB"/>
          </w:rPr>
          <w:delText>r</w:delText>
        </w:r>
      </w:del>
      <w:r w:rsidRPr="001E7A27">
        <w:rPr>
          <w:b/>
          <w:bCs/>
          <w:lang w:val="en-GB"/>
        </w:rPr>
        <w:t>evolution (onset in 1750) and averaged over the 1980s, 1990s, 2000s, and 2010s</w:t>
      </w:r>
      <w:r w:rsidRPr="001E7A27">
        <w:rPr>
          <w:lang w:val="en-GB"/>
        </w:rPr>
        <w:t>. By convention, a negative ocean or land to atmosphere CO</w:t>
      </w:r>
      <w:r w:rsidRPr="001E7A27">
        <w:rPr>
          <w:vertAlign w:val="subscript"/>
          <w:lang w:val="en-GB"/>
        </w:rPr>
        <w:t>2</w:t>
      </w:r>
      <w:r w:rsidRPr="001E7A27">
        <w:rPr>
          <w:rStyle w:val="A12"/>
          <w:lang w:val="en-GB"/>
        </w:rPr>
        <w:t xml:space="preserve"> </w:t>
      </w:r>
      <w:r w:rsidRPr="001E7A27">
        <w:rPr>
          <w:lang w:val="en-GB"/>
        </w:rPr>
        <w:t>flux is equivalent to a gain of carbon by these reservoirs. The table does not include natural exchanges (e.g.</w:t>
      </w:r>
      <w:ins w:id="1927" w:author="Tom Maycock" w:date="2021-09-09T16:48:00Z">
        <w:r w:rsidR="00334BDE">
          <w:rPr>
            <w:lang w:val="en-GB"/>
          </w:rPr>
          <w:t>,</w:t>
        </w:r>
      </w:ins>
      <w:r w:rsidRPr="001E7A27">
        <w:rPr>
          <w:lang w:val="en-GB"/>
        </w:rPr>
        <w:t xml:space="preserve"> rivers, weathering) between reservoirs. Uncertainties represent the 68% confidence interval</w:t>
      </w:r>
      <w:r w:rsidR="0015596F" w:rsidRPr="001E7A27">
        <w:rPr>
          <w:lang w:val="en-GB"/>
        </w:rPr>
        <w:t xml:space="preserve"> </w:t>
      </w:r>
      <w:r w:rsidR="0079700E" w:rsidRPr="001E7A27">
        <w:rPr>
          <w:lang w:val="en-GB"/>
        </w:rPr>
        <w:fldChar w:fldCharType="begin" w:fldLock="1"/>
      </w:r>
      <w:r w:rsidR="00747167" w:rsidRPr="001E7A2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79700E" w:rsidRPr="001E7A27">
        <w:rPr>
          <w:lang w:val="en-GB"/>
        </w:rPr>
        <w:fldChar w:fldCharType="separate"/>
      </w:r>
      <w:r w:rsidR="00025FA2" w:rsidRPr="001E7A27">
        <w:rPr>
          <w:noProof/>
          <w:lang w:val="en-GB"/>
        </w:rPr>
        <w:t>(Friedlingstein et al., 2020)</w:t>
      </w:r>
      <w:r w:rsidR="0079700E" w:rsidRPr="001E7A27">
        <w:rPr>
          <w:lang w:val="en-GB"/>
        </w:rPr>
        <w:fldChar w:fldCharType="end"/>
      </w:r>
      <w:r w:rsidR="0079700E" w:rsidRPr="001E7A27">
        <w:rPr>
          <w:lang w:val="en-GB"/>
        </w:rPr>
        <w:t>.</w:t>
      </w:r>
    </w:p>
    <w:p w14:paraId="6C8C463F" w14:textId="77777777" w:rsidR="008D65F5" w:rsidRPr="001E7A27" w:rsidRDefault="008D65F5" w:rsidP="005C7F25">
      <w:pPr>
        <w:pStyle w:val="AR6BodyText"/>
        <w:rPr>
          <w:lang w:val="en-GB"/>
        </w:rPr>
      </w:pPr>
    </w:p>
    <w:tbl>
      <w:tblPr>
        <w:tblStyle w:val="TableGrid"/>
        <w:tblW w:w="9477" w:type="dxa"/>
        <w:tblLook w:val="04A0" w:firstRow="1" w:lastRow="0" w:firstColumn="1" w:lastColumn="0" w:noHBand="0" w:noVBand="1"/>
      </w:tblPr>
      <w:tblGrid>
        <w:gridCol w:w="2116"/>
        <w:gridCol w:w="1134"/>
        <w:gridCol w:w="1150"/>
        <w:gridCol w:w="1249"/>
        <w:gridCol w:w="1276"/>
        <w:gridCol w:w="1276"/>
        <w:gridCol w:w="1276"/>
      </w:tblGrid>
      <w:tr w:rsidR="00537498" w:rsidRPr="001E7A27" w14:paraId="0D557B36" w14:textId="77777777" w:rsidTr="00537498">
        <w:tc>
          <w:tcPr>
            <w:tcW w:w="2116" w:type="dxa"/>
          </w:tcPr>
          <w:p w14:paraId="5C6FC7EF" w14:textId="77777777" w:rsidR="00537498" w:rsidRPr="001E7A27" w:rsidRDefault="00537498" w:rsidP="005C7F25">
            <w:pPr>
              <w:pStyle w:val="AR6Table"/>
              <w:rPr>
                <w:lang w:val="en-GB"/>
              </w:rPr>
            </w:pPr>
          </w:p>
        </w:tc>
        <w:tc>
          <w:tcPr>
            <w:tcW w:w="1134" w:type="dxa"/>
          </w:tcPr>
          <w:p w14:paraId="47560F24" w14:textId="77777777" w:rsidR="00537498" w:rsidRPr="001E7A27" w:rsidRDefault="00537498" w:rsidP="005C7F25">
            <w:pPr>
              <w:pStyle w:val="AR6Table"/>
              <w:rPr>
                <w:lang w:val="en-GB"/>
              </w:rPr>
            </w:pPr>
            <w:r w:rsidRPr="001E7A27">
              <w:rPr>
                <w:lang w:val="en-GB"/>
              </w:rPr>
              <w:t>1750–2019</w:t>
            </w:r>
          </w:p>
          <w:p w14:paraId="4B8FA075" w14:textId="77777777" w:rsidR="00537498" w:rsidRPr="001E7A27" w:rsidRDefault="00537498" w:rsidP="005C7F25">
            <w:pPr>
              <w:pStyle w:val="AR6Table"/>
              <w:rPr>
                <w:sz w:val="18"/>
                <w:lang w:val="en-GB"/>
              </w:rPr>
            </w:pPr>
            <w:r w:rsidRPr="001E7A27">
              <w:rPr>
                <w:sz w:val="18"/>
                <w:lang w:val="en-GB"/>
              </w:rPr>
              <w:t>Cumulative</w:t>
            </w:r>
          </w:p>
          <w:p w14:paraId="600B942D" w14:textId="77777777" w:rsidR="00537498" w:rsidRPr="001E7A27" w:rsidRDefault="00537498" w:rsidP="005C7F25">
            <w:pPr>
              <w:pStyle w:val="AR6Table"/>
              <w:rPr>
                <w:lang w:val="en-GB"/>
              </w:rPr>
            </w:pPr>
            <w:r w:rsidRPr="001E7A27">
              <w:rPr>
                <w:lang w:val="en-GB"/>
              </w:rPr>
              <w:t>(PgC)</w:t>
            </w:r>
          </w:p>
        </w:tc>
        <w:tc>
          <w:tcPr>
            <w:tcW w:w="1150" w:type="dxa"/>
          </w:tcPr>
          <w:p w14:paraId="49C49C65" w14:textId="3E7F83B3" w:rsidR="00537498" w:rsidRPr="001E7A27" w:rsidRDefault="00537498" w:rsidP="005C7F25">
            <w:pPr>
              <w:pStyle w:val="AR6Table"/>
              <w:rPr>
                <w:lang w:val="en-GB"/>
              </w:rPr>
            </w:pPr>
            <w:r w:rsidRPr="001E7A27">
              <w:rPr>
                <w:lang w:val="en-GB"/>
              </w:rPr>
              <w:t>1850</w:t>
            </w:r>
            <w:ins w:id="1928" w:author="Soapbox" w:date="2021-07-17T06:41:00Z">
              <w:r w:rsidR="004E2F95" w:rsidRPr="001E7A27">
                <w:rPr>
                  <w:lang w:val="en-GB"/>
                </w:rPr>
                <w:t>–</w:t>
              </w:r>
            </w:ins>
            <w:del w:id="1929" w:author="Soapbox" w:date="2021-07-17T06:41:00Z">
              <w:r w:rsidRPr="001E7A27" w:rsidDel="004E2F95">
                <w:rPr>
                  <w:lang w:val="en-GB"/>
                </w:rPr>
                <w:delText>-</w:delText>
              </w:r>
            </w:del>
            <w:r w:rsidRPr="001E7A27">
              <w:rPr>
                <w:lang w:val="en-GB"/>
              </w:rPr>
              <w:t>2019</w:t>
            </w:r>
          </w:p>
          <w:p w14:paraId="16B0A756" w14:textId="77777777" w:rsidR="00537498" w:rsidRPr="001E7A27" w:rsidRDefault="00537498" w:rsidP="005C7F25">
            <w:pPr>
              <w:pStyle w:val="AR6Table"/>
              <w:rPr>
                <w:lang w:val="en-GB"/>
              </w:rPr>
            </w:pPr>
            <w:r w:rsidRPr="001E7A27">
              <w:rPr>
                <w:lang w:val="en-GB"/>
              </w:rPr>
              <w:t>Cumulative</w:t>
            </w:r>
          </w:p>
          <w:p w14:paraId="0F4DFB9D" w14:textId="12103D27" w:rsidR="00537498" w:rsidRPr="001E7A27" w:rsidRDefault="00537498" w:rsidP="005C7F25">
            <w:pPr>
              <w:pStyle w:val="AR6Table"/>
              <w:rPr>
                <w:lang w:val="en-GB"/>
              </w:rPr>
            </w:pPr>
            <w:r w:rsidRPr="001E7A27">
              <w:rPr>
                <w:lang w:val="en-GB"/>
              </w:rPr>
              <w:t>(PgC)</w:t>
            </w:r>
          </w:p>
        </w:tc>
        <w:tc>
          <w:tcPr>
            <w:tcW w:w="1249" w:type="dxa"/>
          </w:tcPr>
          <w:p w14:paraId="0BB35A5E" w14:textId="5AFBF760" w:rsidR="00537498" w:rsidRPr="001E7A27" w:rsidRDefault="00537498" w:rsidP="005C7F25">
            <w:pPr>
              <w:pStyle w:val="AR6Table"/>
              <w:rPr>
                <w:lang w:val="en-GB"/>
              </w:rPr>
            </w:pPr>
            <w:r w:rsidRPr="001E7A27">
              <w:rPr>
                <w:lang w:val="en-GB"/>
              </w:rPr>
              <w:t>1980–1989</w:t>
            </w:r>
          </w:p>
          <w:p w14:paraId="7A9E7434" w14:textId="77777777" w:rsidR="00537498" w:rsidRPr="001E7A27" w:rsidRDefault="00537498" w:rsidP="005C7F25">
            <w:pPr>
              <w:pStyle w:val="AR6Table"/>
              <w:rPr>
                <w:sz w:val="18"/>
                <w:lang w:val="en-GB"/>
              </w:rPr>
            </w:pPr>
            <w:r w:rsidRPr="001E7A27">
              <w:rPr>
                <w:sz w:val="18"/>
                <w:lang w:val="en-GB"/>
              </w:rPr>
              <w:t>Mean Annual Growth Rate</w:t>
            </w:r>
          </w:p>
          <w:p w14:paraId="2BDCE79A" w14:textId="0726E386" w:rsidR="00537498" w:rsidRPr="001E7A27" w:rsidRDefault="00537498" w:rsidP="005C7F25">
            <w:pPr>
              <w:pStyle w:val="AR6Table"/>
              <w:rPr>
                <w:lang w:val="en-GB"/>
              </w:rPr>
            </w:pPr>
            <w:r w:rsidRPr="001E7A27">
              <w:rPr>
                <w:lang w:val="en-GB"/>
              </w:rPr>
              <w:t xml:space="preserve"> (PgC yr</w:t>
            </w:r>
            <w:del w:id="1930" w:author="Ian Blenkinsop" w:date="2021-07-28T11:23:00Z">
              <w:r w:rsidRPr="001E7A27" w:rsidDel="001938E4">
                <w:rPr>
                  <w:vertAlign w:val="superscript"/>
                  <w:lang w:val="en-GB"/>
                </w:rPr>
                <w:delText>-</w:delText>
              </w:r>
            </w:del>
            <w:ins w:id="1931" w:author="Ian Blenkinsop" w:date="2021-07-28T11:23:00Z">
              <w:r w:rsidR="001938E4" w:rsidRPr="001E7A27">
                <w:rPr>
                  <w:vertAlign w:val="superscript"/>
                  <w:lang w:val="en-GB"/>
                </w:rPr>
                <w:t>–</w:t>
              </w:r>
            </w:ins>
            <w:r w:rsidRPr="001E7A27">
              <w:rPr>
                <w:vertAlign w:val="superscript"/>
                <w:lang w:val="en-GB"/>
              </w:rPr>
              <w:t>1</w:t>
            </w:r>
            <w:r w:rsidRPr="001E7A27">
              <w:rPr>
                <w:lang w:val="en-GB"/>
              </w:rPr>
              <w:t>)</w:t>
            </w:r>
          </w:p>
        </w:tc>
        <w:tc>
          <w:tcPr>
            <w:tcW w:w="1276" w:type="dxa"/>
          </w:tcPr>
          <w:p w14:paraId="54ADCA66" w14:textId="77777777" w:rsidR="00537498" w:rsidRPr="001E7A27" w:rsidRDefault="00537498" w:rsidP="005C7F25">
            <w:pPr>
              <w:pStyle w:val="AR6Table"/>
              <w:rPr>
                <w:lang w:val="en-GB"/>
              </w:rPr>
            </w:pPr>
            <w:r w:rsidRPr="001E7A27">
              <w:rPr>
                <w:lang w:val="en-GB"/>
              </w:rPr>
              <w:t>1990–1999</w:t>
            </w:r>
          </w:p>
          <w:p w14:paraId="2A3A8186" w14:textId="77777777" w:rsidR="00537498" w:rsidRPr="001E7A27" w:rsidRDefault="00537498" w:rsidP="005C7F25">
            <w:pPr>
              <w:pStyle w:val="AR6Table"/>
              <w:rPr>
                <w:sz w:val="18"/>
                <w:lang w:val="en-GB"/>
              </w:rPr>
            </w:pPr>
            <w:r w:rsidRPr="001E7A27">
              <w:rPr>
                <w:sz w:val="18"/>
                <w:lang w:val="en-GB"/>
              </w:rPr>
              <w:t>Mean Annual Growth Rate</w:t>
            </w:r>
          </w:p>
          <w:p w14:paraId="2187BCAF" w14:textId="64D18101" w:rsidR="00537498" w:rsidRPr="001E7A27" w:rsidRDefault="00537498" w:rsidP="005C7F25">
            <w:pPr>
              <w:pStyle w:val="AR6Table"/>
              <w:rPr>
                <w:lang w:val="en-GB"/>
              </w:rPr>
            </w:pPr>
            <w:r w:rsidRPr="001E7A27">
              <w:rPr>
                <w:lang w:val="en-GB"/>
              </w:rPr>
              <w:t>(PgC yr</w:t>
            </w:r>
            <w:del w:id="1932" w:author="Ian Blenkinsop" w:date="2021-07-28T11:23:00Z">
              <w:r w:rsidRPr="001E7A27" w:rsidDel="001938E4">
                <w:rPr>
                  <w:vertAlign w:val="superscript"/>
                  <w:lang w:val="en-GB"/>
                </w:rPr>
                <w:delText>-</w:delText>
              </w:r>
            </w:del>
            <w:ins w:id="1933" w:author="Ian Blenkinsop" w:date="2021-07-28T11:23:00Z">
              <w:r w:rsidR="001938E4" w:rsidRPr="001E7A27">
                <w:rPr>
                  <w:vertAlign w:val="superscript"/>
                  <w:lang w:val="en-GB"/>
                </w:rPr>
                <w:t>–</w:t>
              </w:r>
            </w:ins>
            <w:r w:rsidRPr="001E7A27">
              <w:rPr>
                <w:vertAlign w:val="superscript"/>
                <w:lang w:val="en-GB"/>
              </w:rPr>
              <w:t>1</w:t>
            </w:r>
            <w:r w:rsidRPr="001E7A27">
              <w:rPr>
                <w:lang w:val="en-GB"/>
              </w:rPr>
              <w:t>)</w:t>
            </w:r>
          </w:p>
        </w:tc>
        <w:tc>
          <w:tcPr>
            <w:tcW w:w="1276" w:type="dxa"/>
          </w:tcPr>
          <w:p w14:paraId="6F5E5898" w14:textId="77777777" w:rsidR="00537498" w:rsidRPr="001E7A27" w:rsidRDefault="00537498" w:rsidP="005C7F25">
            <w:pPr>
              <w:pStyle w:val="AR6Table"/>
              <w:rPr>
                <w:lang w:val="en-GB"/>
              </w:rPr>
            </w:pPr>
            <w:r w:rsidRPr="001E7A27">
              <w:rPr>
                <w:lang w:val="en-GB"/>
              </w:rPr>
              <w:t>2000–2009</w:t>
            </w:r>
          </w:p>
          <w:p w14:paraId="1179A2F4" w14:textId="77777777" w:rsidR="00537498" w:rsidRPr="001E7A27" w:rsidRDefault="00537498" w:rsidP="005C7F25">
            <w:pPr>
              <w:pStyle w:val="AR6Table"/>
              <w:rPr>
                <w:sz w:val="18"/>
                <w:lang w:val="en-GB"/>
              </w:rPr>
            </w:pPr>
            <w:r w:rsidRPr="001E7A27">
              <w:rPr>
                <w:sz w:val="18"/>
                <w:lang w:val="en-GB"/>
              </w:rPr>
              <w:t>Mean Annual Growth Rate</w:t>
            </w:r>
          </w:p>
          <w:p w14:paraId="026D1521" w14:textId="2E6AC009" w:rsidR="00537498" w:rsidRPr="001E7A27" w:rsidRDefault="00537498" w:rsidP="005C7F25">
            <w:pPr>
              <w:pStyle w:val="AR6Table"/>
              <w:rPr>
                <w:lang w:val="en-GB"/>
              </w:rPr>
            </w:pPr>
            <w:r w:rsidRPr="001E7A27">
              <w:rPr>
                <w:lang w:val="en-GB"/>
              </w:rPr>
              <w:t>(PgC yr</w:t>
            </w:r>
            <w:del w:id="1934" w:author="Ian Blenkinsop" w:date="2021-07-28T11:24:00Z">
              <w:r w:rsidRPr="001E7A27" w:rsidDel="001938E4">
                <w:rPr>
                  <w:vertAlign w:val="superscript"/>
                  <w:lang w:val="en-GB"/>
                </w:rPr>
                <w:delText>-</w:delText>
              </w:r>
            </w:del>
            <w:ins w:id="1935" w:author="Ian Blenkinsop" w:date="2021-07-28T11:24:00Z">
              <w:r w:rsidR="001938E4" w:rsidRPr="001E7A27">
                <w:rPr>
                  <w:vertAlign w:val="superscript"/>
                  <w:lang w:val="en-GB"/>
                </w:rPr>
                <w:t>–</w:t>
              </w:r>
            </w:ins>
            <w:r w:rsidRPr="001E7A27">
              <w:rPr>
                <w:vertAlign w:val="superscript"/>
                <w:lang w:val="en-GB"/>
              </w:rPr>
              <w:t>1</w:t>
            </w:r>
            <w:r w:rsidRPr="001E7A27">
              <w:rPr>
                <w:lang w:val="en-GB"/>
              </w:rPr>
              <w:t>)</w:t>
            </w:r>
          </w:p>
        </w:tc>
        <w:tc>
          <w:tcPr>
            <w:tcW w:w="1276" w:type="dxa"/>
          </w:tcPr>
          <w:p w14:paraId="2DD04617" w14:textId="77777777" w:rsidR="00537498" w:rsidRPr="001E7A27" w:rsidRDefault="00537498" w:rsidP="005C7F25">
            <w:pPr>
              <w:pStyle w:val="AR6Table"/>
              <w:rPr>
                <w:lang w:val="en-GB"/>
              </w:rPr>
            </w:pPr>
            <w:r w:rsidRPr="001E7A27">
              <w:rPr>
                <w:lang w:val="en-GB"/>
              </w:rPr>
              <w:t>2010–2019</w:t>
            </w:r>
          </w:p>
          <w:p w14:paraId="2A1DB58E" w14:textId="77777777" w:rsidR="00537498" w:rsidRPr="001E7A27" w:rsidRDefault="00537498" w:rsidP="005C7F25">
            <w:pPr>
              <w:pStyle w:val="AR6Table"/>
              <w:rPr>
                <w:sz w:val="18"/>
                <w:lang w:val="en-GB"/>
              </w:rPr>
            </w:pPr>
            <w:r w:rsidRPr="001E7A27">
              <w:rPr>
                <w:sz w:val="18"/>
                <w:lang w:val="en-GB"/>
              </w:rPr>
              <w:t>Mean Annual Growth Rate</w:t>
            </w:r>
          </w:p>
          <w:p w14:paraId="50CAC0DB" w14:textId="172A22CC" w:rsidR="00537498" w:rsidRPr="001E7A27" w:rsidRDefault="00537498" w:rsidP="005C7F25">
            <w:pPr>
              <w:pStyle w:val="AR6Table"/>
              <w:rPr>
                <w:lang w:val="en-GB"/>
              </w:rPr>
            </w:pPr>
            <w:r w:rsidRPr="001E7A27">
              <w:rPr>
                <w:lang w:val="en-GB"/>
              </w:rPr>
              <w:t>(PgC yr</w:t>
            </w:r>
            <w:del w:id="1936" w:author="Ian Blenkinsop" w:date="2021-07-28T11:24:00Z">
              <w:r w:rsidRPr="001E7A27" w:rsidDel="001938E4">
                <w:rPr>
                  <w:vertAlign w:val="superscript"/>
                  <w:lang w:val="en-GB"/>
                </w:rPr>
                <w:delText>-</w:delText>
              </w:r>
            </w:del>
            <w:ins w:id="1937" w:author="Ian Blenkinsop" w:date="2021-07-28T11:24:00Z">
              <w:r w:rsidR="001938E4" w:rsidRPr="001E7A27">
                <w:rPr>
                  <w:vertAlign w:val="superscript"/>
                  <w:lang w:val="en-GB"/>
                </w:rPr>
                <w:t>–</w:t>
              </w:r>
            </w:ins>
            <w:r w:rsidRPr="001E7A27">
              <w:rPr>
                <w:vertAlign w:val="superscript"/>
                <w:lang w:val="en-GB"/>
              </w:rPr>
              <w:t>1</w:t>
            </w:r>
            <w:r w:rsidRPr="001E7A27">
              <w:rPr>
                <w:lang w:val="en-GB"/>
              </w:rPr>
              <w:t>)</w:t>
            </w:r>
          </w:p>
        </w:tc>
      </w:tr>
      <w:tr w:rsidR="00537498" w:rsidRPr="001E7A27" w14:paraId="2868DDEB" w14:textId="77777777" w:rsidTr="00537498">
        <w:tc>
          <w:tcPr>
            <w:tcW w:w="2116" w:type="dxa"/>
          </w:tcPr>
          <w:p w14:paraId="23647E71" w14:textId="77777777" w:rsidR="00537498" w:rsidRPr="001E7A27" w:rsidRDefault="00537498" w:rsidP="005C7F25">
            <w:pPr>
              <w:pStyle w:val="AR6Table"/>
              <w:rPr>
                <w:b/>
                <w:lang w:val="en-GB"/>
              </w:rPr>
            </w:pPr>
            <w:r w:rsidRPr="001E7A27">
              <w:rPr>
                <w:b/>
                <w:lang w:val="en-GB"/>
              </w:rPr>
              <w:t>Emissions</w:t>
            </w:r>
          </w:p>
        </w:tc>
        <w:tc>
          <w:tcPr>
            <w:tcW w:w="1134" w:type="dxa"/>
          </w:tcPr>
          <w:p w14:paraId="615374E3" w14:textId="77777777" w:rsidR="00537498" w:rsidRPr="001E7A27" w:rsidRDefault="00537498" w:rsidP="005C7F25">
            <w:pPr>
              <w:pStyle w:val="AR6Table"/>
              <w:rPr>
                <w:lang w:val="en-GB"/>
              </w:rPr>
            </w:pPr>
          </w:p>
        </w:tc>
        <w:tc>
          <w:tcPr>
            <w:tcW w:w="1150" w:type="dxa"/>
          </w:tcPr>
          <w:p w14:paraId="34C4A8DF" w14:textId="77777777" w:rsidR="00537498" w:rsidRPr="001E7A27" w:rsidRDefault="00537498" w:rsidP="005C7F25">
            <w:pPr>
              <w:pStyle w:val="AR6Table"/>
              <w:rPr>
                <w:lang w:val="en-GB"/>
              </w:rPr>
            </w:pPr>
          </w:p>
        </w:tc>
        <w:tc>
          <w:tcPr>
            <w:tcW w:w="1249" w:type="dxa"/>
          </w:tcPr>
          <w:p w14:paraId="079889D5" w14:textId="3DBA726E" w:rsidR="00537498" w:rsidRPr="001E7A27" w:rsidRDefault="00537498" w:rsidP="005C7F25">
            <w:pPr>
              <w:pStyle w:val="AR6Table"/>
              <w:rPr>
                <w:lang w:val="en-GB"/>
              </w:rPr>
            </w:pPr>
          </w:p>
        </w:tc>
        <w:tc>
          <w:tcPr>
            <w:tcW w:w="1276" w:type="dxa"/>
          </w:tcPr>
          <w:p w14:paraId="01EC6FB3" w14:textId="77777777" w:rsidR="00537498" w:rsidRPr="001E7A27" w:rsidRDefault="00537498" w:rsidP="005C7F25">
            <w:pPr>
              <w:pStyle w:val="AR6Table"/>
              <w:rPr>
                <w:lang w:val="en-GB"/>
              </w:rPr>
            </w:pPr>
          </w:p>
        </w:tc>
        <w:tc>
          <w:tcPr>
            <w:tcW w:w="1276" w:type="dxa"/>
          </w:tcPr>
          <w:p w14:paraId="6685C5CB" w14:textId="77777777" w:rsidR="00537498" w:rsidRPr="001E7A27" w:rsidRDefault="00537498" w:rsidP="005C7F25">
            <w:pPr>
              <w:pStyle w:val="AR6Table"/>
              <w:rPr>
                <w:lang w:val="en-GB"/>
              </w:rPr>
            </w:pPr>
          </w:p>
        </w:tc>
        <w:tc>
          <w:tcPr>
            <w:tcW w:w="1276" w:type="dxa"/>
          </w:tcPr>
          <w:p w14:paraId="3501FD8D" w14:textId="77777777" w:rsidR="00537498" w:rsidRPr="001E7A27" w:rsidRDefault="00537498" w:rsidP="005C7F25">
            <w:pPr>
              <w:pStyle w:val="AR6Table"/>
              <w:rPr>
                <w:lang w:val="en-GB"/>
              </w:rPr>
            </w:pPr>
          </w:p>
        </w:tc>
      </w:tr>
      <w:tr w:rsidR="00537498" w:rsidRPr="001E7A27" w14:paraId="443E1711" w14:textId="77777777" w:rsidTr="004E2F95">
        <w:trPr>
          <w:trHeight w:val="481"/>
        </w:trPr>
        <w:tc>
          <w:tcPr>
            <w:tcW w:w="2116" w:type="dxa"/>
          </w:tcPr>
          <w:p w14:paraId="5A165616" w14:textId="6B9DC1D3" w:rsidR="00537498" w:rsidRPr="001E7A27" w:rsidRDefault="00537498" w:rsidP="004E2F95">
            <w:pPr>
              <w:pStyle w:val="AR6Table"/>
              <w:rPr>
                <w:lang w:val="en-GB"/>
              </w:rPr>
            </w:pPr>
            <w:r w:rsidRPr="001E7A27">
              <w:rPr>
                <w:lang w:val="en-GB"/>
              </w:rPr>
              <w:t>Fossil fuel combustion and</w:t>
            </w:r>
            <w:del w:id="1938" w:author="Soapbox" w:date="2021-07-17T06:42:00Z">
              <w:r w:rsidRPr="001E7A27" w:rsidDel="004E2F95">
                <w:rPr>
                  <w:lang w:val="en-GB"/>
                </w:rPr>
                <w:delText xml:space="preserve">     </w:delText>
              </w:r>
            </w:del>
            <w:r w:rsidRPr="001E7A27">
              <w:rPr>
                <w:lang w:val="en-GB"/>
              </w:rPr>
              <w:t xml:space="preserve"> cement production</w:t>
            </w:r>
          </w:p>
        </w:tc>
        <w:tc>
          <w:tcPr>
            <w:tcW w:w="1134" w:type="dxa"/>
          </w:tcPr>
          <w:p w14:paraId="25F18267" w14:textId="77777777" w:rsidR="00537498" w:rsidRPr="001E7A27" w:rsidRDefault="00537498" w:rsidP="005C7F25">
            <w:pPr>
              <w:pStyle w:val="AR6Table"/>
              <w:rPr>
                <w:lang w:val="en-GB"/>
              </w:rPr>
            </w:pPr>
            <w:r w:rsidRPr="001E7A27">
              <w:rPr>
                <w:lang w:val="en-GB"/>
              </w:rPr>
              <w:t>445 ± 20</w:t>
            </w:r>
          </w:p>
        </w:tc>
        <w:tc>
          <w:tcPr>
            <w:tcW w:w="1150" w:type="dxa"/>
          </w:tcPr>
          <w:p w14:paraId="50B1EB4A" w14:textId="11425CEB" w:rsidR="00537498" w:rsidRPr="001E7A27" w:rsidRDefault="00537498" w:rsidP="005C7F25">
            <w:pPr>
              <w:pStyle w:val="AR6Table"/>
              <w:rPr>
                <w:lang w:val="en-GB"/>
              </w:rPr>
            </w:pPr>
            <w:r w:rsidRPr="001E7A27">
              <w:rPr>
                <w:lang w:val="en-GB"/>
              </w:rPr>
              <w:t>445 ± 20</w:t>
            </w:r>
          </w:p>
        </w:tc>
        <w:tc>
          <w:tcPr>
            <w:tcW w:w="1249" w:type="dxa"/>
          </w:tcPr>
          <w:p w14:paraId="3C33F381" w14:textId="778F54B7" w:rsidR="00537498" w:rsidRPr="001E7A27" w:rsidRDefault="00537498" w:rsidP="005C7F25">
            <w:pPr>
              <w:pStyle w:val="AR6Table"/>
              <w:rPr>
                <w:lang w:val="en-GB"/>
              </w:rPr>
            </w:pPr>
            <w:r w:rsidRPr="001E7A27">
              <w:rPr>
                <w:lang w:val="en-GB"/>
              </w:rPr>
              <w:t>5.4 ± 0.3</w:t>
            </w:r>
          </w:p>
        </w:tc>
        <w:tc>
          <w:tcPr>
            <w:tcW w:w="1276" w:type="dxa"/>
          </w:tcPr>
          <w:p w14:paraId="3011697E" w14:textId="77777777" w:rsidR="00537498" w:rsidRPr="001E7A27" w:rsidRDefault="00537498" w:rsidP="005C7F25">
            <w:pPr>
              <w:pStyle w:val="AR6Table"/>
              <w:rPr>
                <w:lang w:val="en-GB"/>
              </w:rPr>
            </w:pPr>
            <w:r w:rsidRPr="001E7A27">
              <w:rPr>
                <w:lang w:val="en-GB"/>
              </w:rPr>
              <w:t>6.3 ± 0.3</w:t>
            </w:r>
          </w:p>
        </w:tc>
        <w:tc>
          <w:tcPr>
            <w:tcW w:w="1276" w:type="dxa"/>
          </w:tcPr>
          <w:p w14:paraId="2708C125" w14:textId="77777777" w:rsidR="00537498" w:rsidRPr="001E7A27" w:rsidRDefault="00537498" w:rsidP="005C7F25">
            <w:pPr>
              <w:pStyle w:val="AR6Table"/>
              <w:rPr>
                <w:lang w:val="en-GB"/>
              </w:rPr>
            </w:pPr>
            <w:r w:rsidRPr="001E7A27">
              <w:rPr>
                <w:lang w:val="en-GB"/>
              </w:rPr>
              <w:t>7.7 ± 0.4</w:t>
            </w:r>
          </w:p>
        </w:tc>
        <w:tc>
          <w:tcPr>
            <w:tcW w:w="1276" w:type="dxa"/>
          </w:tcPr>
          <w:p w14:paraId="15E66F07" w14:textId="77777777" w:rsidR="00537498" w:rsidRPr="001E7A27" w:rsidRDefault="00537498" w:rsidP="005C7F25">
            <w:pPr>
              <w:pStyle w:val="AR6Table"/>
              <w:rPr>
                <w:lang w:val="en-GB"/>
              </w:rPr>
            </w:pPr>
            <w:r w:rsidRPr="001E7A27">
              <w:rPr>
                <w:lang w:val="en-GB"/>
              </w:rPr>
              <w:t>9.4 ± 0.5</w:t>
            </w:r>
          </w:p>
        </w:tc>
      </w:tr>
      <w:tr w:rsidR="00537498" w:rsidRPr="001E7A27" w14:paraId="14766BA8" w14:textId="77777777" w:rsidTr="00537498">
        <w:tc>
          <w:tcPr>
            <w:tcW w:w="2116" w:type="dxa"/>
          </w:tcPr>
          <w:p w14:paraId="1D07B182" w14:textId="54A3BD84" w:rsidR="00537498" w:rsidRPr="001E7A27" w:rsidRDefault="00537498" w:rsidP="004E2F95">
            <w:pPr>
              <w:pStyle w:val="AR6Table"/>
              <w:rPr>
                <w:lang w:val="en-GB"/>
              </w:rPr>
            </w:pPr>
            <w:r w:rsidRPr="001E7A27">
              <w:rPr>
                <w:lang w:val="en-GB"/>
              </w:rPr>
              <w:t>Net land</w:t>
            </w:r>
            <w:ins w:id="1939" w:author="Soapbox" w:date="2021-07-16T12:22:00Z">
              <w:r w:rsidR="00ED666E" w:rsidRPr="001E7A27">
                <w:rPr>
                  <w:lang w:val="en-GB"/>
                </w:rPr>
                <w:t>-</w:t>
              </w:r>
            </w:ins>
            <w:del w:id="1940" w:author="Soapbox" w:date="2021-07-16T12:22:00Z">
              <w:r w:rsidRPr="001E7A27" w:rsidDel="00ED666E">
                <w:rPr>
                  <w:lang w:val="en-GB"/>
                </w:rPr>
                <w:delText xml:space="preserve"> </w:delText>
              </w:r>
            </w:del>
            <w:r w:rsidRPr="001E7A27">
              <w:rPr>
                <w:lang w:val="en-GB"/>
              </w:rPr>
              <w:t>use change</w:t>
            </w:r>
          </w:p>
        </w:tc>
        <w:tc>
          <w:tcPr>
            <w:tcW w:w="1134" w:type="dxa"/>
          </w:tcPr>
          <w:p w14:paraId="4B3182E5" w14:textId="4177205A" w:rsidR="00537498" w:rsidRPr="001E7A27" w:rsidRDefault="00EC199D" w:rsidP="005C7F25">
            <w:pPr>
              <w:pStyle w:val="AR6Table"/>
              <w:rPr>
                <w:lang w:val="en-GB"/>
              </w:rPr>
            </w:pPr>
            <w:r w:rsidRPr="001E7A27">
              <w:rPr>
                <w:lang w:val="en-GB"/>
              </w:rPr>
              <w:t>240</w:t>
            </w:r>
            <w:r w:rsidR="00537498" w:rsidRPr="001E7A27">
              <w:rPr>
                <w:lang w:val="en-GB"/>
              </w:rPr>
              <w:t xml:space="preserve"> ± 70</w:t>
            </w:r>
          </w:p>
        </w:tc>
        <w:tc>
          <w:tcPr>
            <w:tcW w:w="1150" w:type="dxa"/>
          </w:tcPr>
          <w:p w14:paraId="0A01D106" w14:textId="46B3BBE0" w:rsidR="00537498" w:rsidRPr="001E7A27" w:rsidRDefault="00537498" w:rsidP="005C7F25">
            <w:pPr>
              <w:pStyle w:val="AR6Table"/>
              <w:rPr>
                <w:lang w:val="en-GB"/>
              </w:rPr>
            </w:pPr>
            <w:r w:rsidRPr="001E7A27">
              <w:rPr>
                <w:lang w:val="en-GB"/>
              </w:rPr>
              <w:t>210 ± 60</w:t>
            </w:r>
          </w:p>
        </w:tc>
        <w:tc>
          <w:tcPr>
            <w:tcW w:w="1249" w:type="dxa"/>
          </w:tcPr>
          <w:p w14:paraId="11B646B5" w14:textId="549C44A2" w:rsidR="00537498" w:rsidRPr="001E7A27" w:rsidRDefault="00537498" w:rsidP="005C7F25">
            <w:pPr>
              <w:pStyle w:val="AR6Table"/>
              <w:rPr>
                <w:lang w:val="en-GB"/>
              </w:rPr>
            </w:pPr>
            <w:r w:rsidRPr="001E7A27">
              <w:rPr>
                <w:lang w:val="en-GB"/>
              </w:rPr>
              <w:t>1.3 ± 0.7</w:t>
            </w:r>
          </w:p>
        </w:tc>
        <w:tc>
          <w:tcPr>
            <w:tcW w:w="1276" w:type="dxa"/>
          </w:tcPr>
          <w:p w14:paraId="18C35996" w14:textId="77777777" w:rsidR="00537498" w:rsidRPr="001E7A27" w:rsidRDefault="00537498" w:rsidP="005C7F25">
            <w:pPr>
              <w:pStyle w:val="AR6Table"/>
              <w:rPr>
                <w:lang w:val="en-GB"/>
              </w:rPr>
            </w:pPr>
            <w:r w:rsidRPr="001E7A27">
              <w:rPr>
                <w:lang w:val="en-GB"/>
              </w:rPr>
              <w:t>1.4 ± 0.7</w:t>
            </w:r>
          </w:p>
        </w:tc>
        <w:tc>
          <w:tcPr>
            <w:tcW w:w="1276" w:type="dxa"/>
          </w:tcPr>
          <w:p w14:paraId="19507C14" w14:textId="77777777" w:rsidR="00537498" w:rsidRPr="001E7A27" w:rsidRDefault="00537498" w:rsidP="005C7F25">
            <w:pPr>
              <w:pStyle w:val="AR6Table"/>
              <w:rPr>
                <w:lang w:val="en-GB"/>
              </w:rPr>
            </w:pPr>
            <w:r w:rsidRPr="001E7A27">
              <w:rPr>
                <w:lang w:val="en-GB"/>
              </w:rPr>
              <w:t>1.4 ± 0.7</w:t>
            </w:r>
          </w:p>
        </w:tc>
        <w:tc>
          <w:tcPr>
            <w:tcW w:w="1276" w:type="dxa"/>
          </w:tcPr>
          <w:p w14:paraId="3FB4C1AA" w14:textId="77777777" w:rsidR="00537498" w:rsidRPr="001E7A27" w:rsidRDefault="00537498" w:rsidP="005C7F25">
            <w:pPr>
              <w:pStyle w:val="AR6Table"/>
              <w:rPr>
                <w:lang w:val="en-GB"/>
              </w:rPr>
            </w:pPr>
            <w:r w:rsidRPr="001E7A27">
              <w:rPr>
                <w:lang w:val="en-GB"/>
              </w:rPr>
              <w:t>1.6 ± 0.7</w:t>
            </w:r>
          </w:p>
        </w:tc>
      </w:tr>
      <w:tr w:rsidR="00537498" w:rsidRPr="001E7A27" w14:paraId="1FC67C5C" w14:textId="77777777" w:rsidTr="00537498">
        <w:tc>
          <w:tcPr>
            <w:tcW w:w="2116" w:type="dxa"/>
          </w:tcPr>
          <w:p w14:paraId="1E0CB7CB" w14:textId="77777777" w:rsidR="00537498" w:rsidRPr="001E7A27" w:rsidRDefault="00537498" w:rsidP="004E2F95">
            <w:pPr>
              <w:pStyle w:val="AR6Table"/>
              <w:rPr>
                <w:lang w:val="en-GB"/>
              </w:rPr>
            </w:pPr>
            <w:r w:rsidRPr="001E7A27">
              <w:rPr>
                <w:lang w:val="en-GB"/>
              </w:rPr>
              <w:t>Total emissions</w:t>
            </w:r>
          </w:p>
        </w:tc>
        <w:tc>
          <w:tcPr>
            <w:tcW w:w="1134" w:type="dxa"/>
          </w:tcPr>
          <w:p w14:paraId="68F39D37" w14:textId="32C85A44" w:rsidR="00537498" w:rsidRPr="001E7A27" w:rsidRDefault="002013B8" w:rsidP="005C7F25">
            <w:pPr>
              <w:pStyle w:val="AR6Table"/>
              <w:rPr>
                <w:lang w:val="en-GB"/>
              </w:rPr>
            </w:pPr>
            <w:r w:rsidRPr="001E7A27">
              <w:rPr>
                <w:lang w:val="en-GB"/>
              </w:rPr>
              <w:t>685</w:t>
            </w:r>
            <w:r w:rsidR="00537498" w:rsidRPr="001E7A27">
              <w:rPr>
                <w:lang w:val="en-GB"/>
              </w:rPr>
              <w:t xml:space="preserve"> ± 75</w:t>
            </w:r>
          </w:p>
        </w:tc>
        <w:tc>
          <w:tcPr>
            <w:tcW w:w="1150" w:type="dxa"/>
          </w:tcPr>
          <w:p w14:paraId="14DFF435" w14:textId="1BDA0E6D" w:rsidR="00537498" w:rsidRPr="001E7A27" w:rsidRDefault="002013B8" w:rsidP="005C7F25">
            <w:pPr>
              <w:pStyle w:val="AR6Table"/>
              <w:rPr>
                <w:lang w:val="en-GB"/>
              </w:rPr>
            </w:pPr>
            <w:r w:rsidRPr="001E7A27">
              <w:rPr>
                <w:lang w:val="en-GB"/>
              </w:rPr>
              <w:t>655</w:t>
            </w:r>
            <w:r w:rsidR="00537498" w:rsidRPr="001E7A27">
              <w:rPr>
                <w:lang w:val="en-GB"/>
              </w:rPr>
              <w:t xml:space="preserve"> ± 65</w:t>
            </w:r>
          </w:p>
        </w:tc>
        <w:tc>
          <w:tcPr>
            <w:tcW w:w="1249" w:type="dxa"/>
          </w:tcPr>
          <w:p w14:paraId="7E7C4440" w14:textId="02BC8250" w:rsidR="00537498" w:rsidRPr="001E7A27" w:rsidRDefault="00537498" w:rsidP="005C7F25">
            <w:pPr>
              <w:pStyle w:val="AR6Table"/>
              <w:rPr>
                <w:lang w:val="en-GB"/>
              </w:rPr>
            </w:pPr>
            <w:r w:rsidRPr="001E7A27">
              <w:rPr>
                <w:lang w:val="en-GB"/>
              </w:rPr>
              <w:t>6.7 ± 0.8</w:t>
            </w:r>
          </w:p>
        </w:tc>
        <w:tc>
          <w:tcPr>
            <w:tcW w:w="1276" w:type="dxa"/>
          </w:tcPr>
          <w:p w14:paraId="00534ED4" w14:textId="082EF5A0" w:rsidR="00537498" w:rsidRPr="001E7A27" w:rsidRDefault="002013B8" w:rsidP="005C7F25">
            <w:pPr>
              <w:pStyle w:val="AR6Table"/>
              <w:rPr>
                <w:lang w:val="en-GB"/>
              </w:rPr>
            </w:pPr>
            <w:r w:rsidRPr="001E7A27">
              <w:rPr>
                <w:lang w:val="en-GB"/>
              </w:rPr>
              <w:t>7.7</w:t>
            </w:r>
            <w:r w:rsidR="00537498" w:rsidRPr="001E7A27">
              <w:rPr>
                <w:lang w:val="en-GB"/>
              </w:rPr>
              <w:t xml:space="preserve"> ± 0.8</w:t>
            </w:r>
          </w:p>
        </w:tc>
        <w:tc>
          <w:tcPr>
            <w:tcW w:w="1276" w:type="dxa"/>
          </w:tcPr>
          <w:p w14:paraId="1703CCFF" w14:textId="77777777" w:rsidR="00537498" w:rsidRPr="001E7A27" w:rsidRDefault="00537498" w:rsidP="005C7F25">
            <w:pPr>
              <w:pStyle w:val="AR6Table"/>
              <w:rPr>
                <w:lang w:val="en-GB"/>
              </w:rPr>
            </w:pPr>
            <w:r w:rsidRPr="001E7A27">
              <w:rPr>
                <w:lang w:val="en-GB"/>
              </w:rPr>
              <w:t>9.1 ± 0.8</w:t>
            </w:r>
          </w:p>
        </w:tc>
        <w:tc>
          <w:tcPr>
            <w:tcW w:w="1276" w:type="dxa"/>
          </w:tcPr>
          <w:p w14:paraId="07DC0C09" w14:textId="77777777" w:rsidR="00537498" w:rsidRPr="001E7A27" w:rsidRDefault="00537498" w:rsidP="005C7F25">
            <w:pPr>
              <w:pStyle w:val="AR6Table"/>
              <w:rPr>
                <w:lang w:val="en-GB"/>
              </w:rPr>
            </w:pPr>
            <w:r w:rsidRPr="001E7A27">
              <w:rPr>
                <w:lang w:val="en-GB"/>
              </w:rPr>
              <w:t>10.9 ± 0.9</w:t>
            </w:r>
          </w:p>
        </w:tc>
      </w:tr>
      <w:tr w:rsidR="00537498" w:rsidRPr="001E7A27" w14:paraId="28A8425F" w14:textId="77777777" w:rsidTr="00537498">
        <w:tc>
          <w:tcPr>
            <w:tcW w:w="2116" w:type="dxa"/>
          </w:tcPr>
          <w:p w14:paraId="1C9D9F36" w14:textId="77777777" w:rsidR="00537498" w:rsidRPr="001E7A27" w:rsidRDefault="00537498" w:rsidP="004E2F95">
            <w:pPr>
              <w:pStyle w:val="AR6Table"/>
              <w:rPr>
                <w:b/>
                <w:lang w:val="en-GB"/>
              </w:rPr>
            </w:pPr>
            <w:r w:rsidRPr="001E7A27">
              <w:rPr>
                <w:b/>
                <w:lang w:val="en-GB"/>
              </w:rPr>
              <w:t>Partition</w:t>
            </w:r>
          </w:p>
        </w:tc>
        <w:tc>
          <w:tcPr>
            <w:tcW w:w="1134" w:type="dxa"/>
          </w:tcPr>
          <w:p w14:paraId="65F192BD" w14:textId="77777777" w:rsidR="00537498" w:rsidRPr="001E7A27" w:rsidRDefault="00537498" w:rsidP="005C7F25">
            <w:pPr>
              <w:pStyle w:val="AR6Table"/>
              <w:rPr>
                <w:lang w:val="en-GB"/>
              </w:rPr>
            </w:pPr>
          </w:p>
        </w:tc>
        <w:tc>
          <w:tcPr>
            <w:tcW w:w="1150" w:type="dxa"/>
          </w:tcPr>
          <w:p w14:paraId="4A3D0820" w14:textId="77777777" w:rsidR="00537498" w:rsidRPr="001E7A27" w:rsidRDefault="00537498" w:rsidP="005C7F25">
            <w:pPr>
              <w:pStyle w:val="AR6Table"/>
              <w:rPr>
                <w:lang w:val="en-GB"/>
              </w:rPr>
            </w:pPr>
          </w:p>
        </w:tc>
        <w:tc>
          <w:tcPr>
            <w:tcW w:w="1249" w:type="dxa"/>
          </w:tcPr>
          <w:p w14:paraId="675A7AF0" w14:textId="6EA8511F" w:rsidR="00537498" w:rsidRPr="001E7A27" w:rsidRDefault="00537498" w:rsidP="005C7F25">
            <w:pPr>
              <w:pStyle w:val="AR6Table"/>
              <w:rPr>
                <w:lang w:val="en-GB"/>
              </w:rPr>
            </w:pPr>
          </w:p>
        </w:tc>
        <w:tc>
          <w:tcPr>
            <w:tcW w:w="1276" w:type="dxa"/>
          </w:tcPr>
          <w:p w14:paraId="152B2EB8" w14:textId="77777777" w:rsidR="00537498" w:rsidRPr="001E7A27" w:rsidRDefault="00537498" w:rsidP="005C7F25">
            <w:pPr>
              <w:pStyle w:val="AR6Table"/>
              <w:rPr>
                <w:lang w:val="en-GB"/>
              </w:rPr>
            </w:pPr>
          </w:p>
        </w:tc>
        <w:tc>
          <w:tcPr>
            <w:tcW w:w="1276" w:type="dxa"/>
          </w:tcPr>
          <w:p w14:paraId="34AC010A" w14:textId="77777777" w:rsidR="00537498" w:rsidRPr="001E7A27" w:rsidRDefault="00537498" w:rsidP="005C7F25">
            <w:pPr>
              <w:pStyle w:val="AR6Table"/>
              <w:rPr>
                <w:lang w:val="en-GB"/>
              </w:rPr>
            </w:pPr>
          </w:p>
        </w:tc>
        <w:tc>
          <w:tcPr>
            <w:tcW w:w="1276" w:type="dxa"/>
          </w:tcPr>
          <w:p w14:paraId="45B0BF50" w14:textId="77777777" w:rsidR="00537498" w:rsidRPr="001E7A27" w:rsidRDefault="00537498" w:rsidP="005C7F25">
            <w:pPr>
              <w:pStyle w:val="AR6Table"/>
              <w:rPr>
                <w:lang w:val="en-GB"/>
              </w:rPr>
            </w:pPr>
          </w:p>
        </w:tc>
      </w:tr>
      <w:tr w:rsidR="00537498" w:rsidRPr="001E7A27" w14:paraId="4C029CDC" w14:textId="77777777" w:rsidTr="00537498">
        <w:tc>
          <w:tcPr>
            <w:tcW w:w="2116" w:type="dxa"/>
          </w:tcPr>
          <w:p w14:paraId="5A06F5FA" w14:textId="77777777" w:rsidR="00537498" w:rsidRPr="001E7A27" w:rsidRDefault="00537498" w:rsidP="004E2F95">
            <w:pPr>
              <w:pStyle w:val="AR6Table"/>
              <w:rPr>
                <w:lang w:val="en-GB"/>
              </w:rPr>
            </w:pPr>
            <w:r w:rsidRPr="001E7A27">
              <w:rPr>
                <w:lang w:val="en-GB"/>
              </w:rPr>
              <w:t>Atmospheric increase</w:t>
            </w:r>
          </w:p>
        </w:tc>
        <w:tc>
          <w:tcPr>
            <w:tcW w:w="1134" w:type="dxa"/>
          </w:tcPr>
          <w:p w14:paraId="58174BE4" w14:textId="77777777" w:rsidR="00537498" w:rsidRPr="001E7A27" w:rsidRDefault="00537498" w:rsidP="005C7F25">
            <w:pPr>
              <w:pStyle w:val="AR6Table"/>
              <w:rPr>
                <w:lang w:val="en-GB"/>
              </w:rPr>
            </w:pPr>
            <w:r w:rsidRPr="001E7A27">
              <w:rPr>
                <w:lang w:val="en-GB"/>
              </w:rPr>
              <w:t>285 ± 5</w:t>
            </w:r>
          </w:p>
        </w:tc>
        <w:tc>
          <w:tcPr>
            <w:tcW w:w="1150" w:type="dxa"/>
          </w:tcPr>
          <w:p w14:paraId="5E40B244" w14:textId="4113C371" w:rsidR="00537498" w:rsidRPr="001E7A27" w:rsidRDefault="00537498" w:rsidP="005C7F25">
            <w:pPr>
              <w:pStyle w:val="AR6Table"/>
              <w:rPr>
                <w:lang w:val="en-GB"/>
              </w:rPr>
            </w:pPr>
            <w:r w:rsidRPr="001E7A27">
              <w:rPr>
                <w:lang w:val="en-GB"/>
              </w:rPr>
              <w:t>265 ± 5</w:t>
            </w:r>
          </w:p>
        </w:tc>
        <w:tc>
          <w:tcPr>
            <w:tcW w:w="1249" w:type="dxa"/>
          </w:tcPr>
          <w:p w14:paraId="465695FC" w14:textId="226D82D4" w:rsidR="00537498" w:rsidRPr="001E7A27" w:rsidRDefault="00537498" w:rsidP="005C7F25">
            <w:pPr>
              <w:pStyle w:val="AR6Table"/>
              <w:rPr>
                <w:lang w:val="en-GB"/>
              </w:rPr>
            </w:pPr>
            <w:r w:rsidRPr="001E7A27">
              <w:rPr>
                <w:lang w:val="en-GB"/>
              </w:rPr>
              <w:t>3.4 ± 0.02</w:t>
            </w:r>
          </w:p>
        </w:tc>
        <w:tc>
          <w:tcPr>
            <w:tcW w:w="1276" w:type="dxa"/>
          </w:tcPr>
          <w:p w14:paraId="02C4BC4B" w14:textId="77777777" w:rsidR="00537498" w:rsidRPr="001E7A27" w:rsidRDefault="00537498" w:rsidP="005C7F25">
            <w:pPr>
              <w:pStyle w:val="AR6Table"/>
              <w:rPr>
                <w:lang w:val="en-GB"/>
              </w:rPr>
            </w:pPr>
            <w:r w:rsidRPr="001E7A27">
              <w:rPr>
                <w:lang w:val="en-GB"/>
              </w:rPr>
              <w:t>3.2 ± 0.02</w:t>
            </w:r>
          </w:p>
        </w:tc>
        <w:tc>
          <w:tcPr>
            <w:tcW w:w="1276" w:type="dxa"/>
          </w:tcPr>
          <w:p w14:paraId="50783142" w14:textId="77777777" w:rsidR="00537498" w:rsidRPr="001E7A27" w:rsidRDefault="00537498" w:rsidP="005C7F25">
            <w:pPr>
              <w:pStyle w:val="AR6Table"/>
              <w:rPr>
                <w:lang w:val="en-GB"/>
              </w:rPr>
            </w:pPr>
            <w:r w:rsidRPr="001E7A27">
              <w:rPr>
                <w:lang w:val="en-GB"/>
              </w:rPr>
              <w:t>4.1 ± 0.02</w:t>
            </w:r>
          </w:p>
        </w:tc>
        <w:tc>
          <w:tcPr>
            <w:tcW w:w="1276" w:type="dxa"/>
          </w:tcPr>
          <w:p w14:paraId="2E068AAB" w14:textId="77777777" w:rsidR="00537498" w:rsidRPr="001E7A27" w:rsidRDefault="00537498" w:rsidP="005C7F25">
            <w:pPr>
              <w:pStyle w:val="AR6Table"/>
              <w:rPr>
                <w:lang w:val="en-GB"/>
              </w:rPr>
            </w:pPr>
            <w:r w:rsidRPr="001E7A27">
              <w:rPr>
                <w:lang w:val="en-GB"/>
              </w:rPr>
              <w:t>5.1 ± 0.02</w:t>
            </w:r>
          </w:p>
        </w:tc>
      </w:tr>
      <w:tr w:rsidR="00537498" w:rsidRPr="001E7A27" w14:paraId="162746B5" w14:textId="77777777" w:rsidTr="00537498">
        <w:tc>
          <w:tcPr>
            <w:tcW w:w="2116" w:type="dxa"/>
          </w:tcPr>
          <w:p w14:paraId="1B487C7D" w14:textId="77777777" w:rsidR="00537498" w:rsidRPr="001E7A27" w:rsidRDefault="00537498" w:rsidP="004E2F95">
            <w:pPr>
              <w:pStyle w:val="AR6Table"/>
              <w:rPr>
                <w:lang w:val="en-GB"/>
              </w:rPr>
            </w:pPr>
            <w:r w:rsidRPr="001E7A27">
              <w:rPr>
                <w:lang w:val="en-GB"/>
              </w:rPr>
              <w:t>Ocean sink</w:t>
            </w:r>
            <w:commentRangeStart w:id="1941"/>
            <w:r w:rsidRPr="001E7A27">
              <w:rPr>
                <w:vertAlign w:val="superscript"/>
                <w:lang w:val="en-GB"/>
              </w:rPr>
              <w:t>c</w:t>
            </w:r>
            <w:commentRangeEnd w:id="1941"/>
            <w:r w:rsidR="001938E4" w:rsidRPr="001E7A27">
              <w:rPr>
                <w:rStyle w:val="CommentReference"/>
                <w:lang w:val="en-GB"/>
              </w:rPr>
              <w:commentReference w:id="1941"/>
            </w:r>
          </w:p>
        </w:tc>
        <w:tc>
          <w:tcPr>
            <w:tcW w:w="1134" w:type="dxa"/>
          </w:tcPr>
          <w:p w14:paraId="46DC95B6" w14:textId="77777777" w:rsidR="00537498" w:rsidRPr="001E7A27" w:rsidRDefault="00537498" w:rsidP="005C7F25">
            <w:pPr>
              <w:pStyle w:val="AR6Table"/>
              <w:rPr>
                <w:lang w:val="en-GB"/>
              </w:rPr>
            </w:pPr>
            <w:r w:rsidRPr="001E7A27">
              <w:rPr>
                <w:lang w:val="en-GB"/>
              </w:rPr>
              <w:t>170 ± 20</w:t>
            </w:r>
          </w:p>
        </w:tc>
        <w:tc>
          <w:tcPr>
            <w:tcW w:w="1150" w:type="dxa"/>
          </w:tcPr>
          <w:p w14:paraId="71967A21" w14:textId="73B954F3" w:rsidR="00537498" w:rsidRPr="001E7A27" w:rsidRDefault="00537498" w:rsidP="005C7F25">
            <w:pPr>
              <w:pStyle w:val="AR6Table"/>
              <w:rPr>
                <w:lang w:val="en-GB"/>
              </w:rPr>
            </w:pPr>
            <w:r w:rsidRPr="001E7A27">
              <w:rPr>
                <w:lang w:val="en-GB"/>
              </w:rPr>
              <w:t>160 ± 20</w:t>
            </w:r>
          </w:p>
        </w:tc>
        <w:tc>
          <w:tcPr>
            <w:tcW w:w="1249" w:type="dxa"/>
          </w:tcPr>
          <w:p w14:paraId="147FB4F7" w14:textId="7303BDD5" w:rsidR="00537498" w:rsidRPr="001E7A27" w:rsidRDefault="00537498" w:rsidP="005C7F25">
            <w:pPr>
              <w:pStyle w:val="AR6Table"/>
              <w:rPr>
                <w:lang w:val="en-GB"/>
              </w:rPr>
            </w:pPr>
            <w:r w:rsidRPr="001E7A27">
              <w:rPr>
                <w:lang w:val="en-GB"/>
              </w:rPr>
              <w:t>1.7 ± 0.4</w:t>
            </w:r>
          </w:p>
        </w:tc>
        <w:tc>
          <w:tcPr>
            <w:tcW w:w="1276" w:type="dxa"/>
          </w:tcPr>
          <w:p w14:paraId="024E22A1" w14:textId="77777777" w:rsidR="00537498" w:rsidRPr="001E7A27" w:rsidRDefault="00537498" w:rsidP="005C7F25">
            <w:pPr>
              <w:pStyle w:val="AR6Table"/>
              <w:rPr>
                <w:lang w:val="en-GB"/>
              </w:rPr>
            </w:pPr>
            <w:r w:rsidRPr="001E7A27">
              <w:rPr>
                <w:lang w:val="en-GB"/>
              </w:rPr>
              <w:t>2.0 ± 0.5</w:t>
            </w:r>
          </w:p>
        </w:tc>
        <w:tc>
          <w:tcPr>
            <w:tcW w:w="1276" w:type="dxa"/>
          </w:tcPr>
          <w:p w14:paraId="0A932520" w14:textId="77777777" w:rsidR="00537498" w:rsidRPr="001E7A27" w:rsidRDefault="00537498" w:rsidP="005C7F25">
            <w:pPr>
              <w:pStyle w:val="AR6Table"/>
              <w:rPr>
                <w:lang w:val="en-GB"/>
              </w:rPr>
            </w:pPr>
            <w:r w:rsidRPr="001E7A27">
              <w:rPr>
                <w:lang w:val="en-GB"/>
              </w:rPr>
              <w:t>2.1 ± 0.5</w:t>
            </w:r>
          </w:p>
        </w:tc>
        <w:tc>
          <w:tcPr>
            <w:tcW w:w="1276" w:type="dxa"/>
          </w:tcPr>
          <w:p w14:paraId="4A03FDAA" w14:textId="77777777" w:rsidR="00537498" w:rsidRPr="001E7A27" w:rsidRDefault="00537498" w:rsidP="005C7F25">
            <w:pPr>
              <w:pStyle w:val="AR6Table"/>
              <w:rPr>
                <w:lang w:val="en-GB"/>
              </w:rPr>
            </w:pPr>
            <w:r w:rsidRPr="001E7A27">
              <w:rPr>
                <w:lang w:val="en-GB"/>
              </w:rPr>
              <w:t>2.5 ± 0.6</w:t>
            </w:r>
          </w:p>
        </w:tc>
      </w:tr>
      <w:tr w:rsidR="00537498" w:rsidRPr="001E7A27" w14:paraId="60768126" w14:textId="77777777" w:rsidTr="00537498">
        <w:tc>
          <w:tcPr>
            <w:tcW w:w="2116" w:type="dxa"/>
          </w:tcPr>
          <w:p w14:paraId="7BD03DC8" w14:textId="77777777" w:rsidR="00537498" w:rsidRPr="001E7A27" w:rsidRDefault="00537498" w:rsidP="004E2F95">
            <w:pPr>
              <w:pStyle w:val="AR6Table"/>
              <w:rPr>
                <w:lang w:val="en-GB"/>
              </w:rPr>
            </w:pPr>
            <w:r w:rsidRPr="001E7A27">
              <w:rPr>
                <w:lang w:val="en-GB"/>
              </w:rPr>
              <w:t>Terrestrial sink</w:t>
            </w:r>
          </w:p>
        </w:tc>
        <w:tc>
          <w:tcPr>
            <w:tcW w:w="1134" w:type="dxa"/>
          </w:tcPr>
          <w:p w14:paraId="7EDF0C0D" w14:textId="77777777" w:rsidR="00537498" w:rsidRPr="001E7A27" w:rsidRDefault="00537498" w:rsidP="005C7F25">
            <w:pPr>
              <w:pStyle w:val="AR6Table"/>
              <w:rPr>
                <w:lang w:val="en-GB"/>
              </w:rPr>
            </w:pPr>
            <w:r w:rsidRPr="001E7A27">
              <w:rPr>
                <w:lang w:val="en-GB"/>
              </w:rPr>
              <w:t>230 ± 60</w:t>
            </w:r>
          </w:p>
        </w:tc>
        <w:tc>
          <w:tcPr>
            <w:tcW w:w="1150" w:type="dxa"/>
          </w:tcPr>
          <w:p w14:paraId="65D9F346" w14:textId="09E4873E" w:rsidR="00537498" w:rsidRPr="001E7A27" w:rsidRDefault="00537498" w:rsidP="005C7F25">
            <w:pPr>
              <w:pStyle w:val="AR6Table"/>
              <w:rPr>
                <w:lang w:val="en-GB"/>
              </w:rPr>
            </w:pPr>
            <w:r w:rsidRPr="001E7A27">
              <w:rPr>
                <w:lang w:val="en-GB"/>
              </w:rPr>
              <w:t>210 ± 55</w:t>
            </w:r>
          </w:p>
        </w:tc>
        <w:tc>
          <w:tcPr>
            <w:tcW w:w="1249" w:type="dxa"/>
          </w:tcPr>
          <w:p w14:paraId="641F3080" w14:textId="34D8379B" w:rsidR="00537498" w:rsidRPr="001E7A27" w:rsidRDefault="00537498" w:rsidP="005C7F25">
            <w:pPr>
              <w:pStyle w:val="AR6Table"/>
              <w:rPr>
                <w:lang w:val="en-GB"/>
              </w:rPr>
            </w:pPr>
            <w:r w:rsidRPr="001E7A27">
              <w:rPr>
                <w:lang w:val="en-GB"/>
              </w:rPr>
              <w:t>2.0 ± 0.7</w:t>
            </w:r>
          </w:p>
        </w:tc>
        <w:tc>
          <w:tcPr>
            <w:tcW w:w="1276" w:type="dxa"/>
          </w:tcPr>
          <w:p w14:paraId="1B9479C4" w14:textId="77777777" w:rsidR="00537498" w:rsidRPr="001E7A27" w:rsidRDefault="00537498" w:rsidP="005C7F25">
            <w:pPr>
              <w:pStyle w:val="AR6Table"/>
              <w:rPr>
                <w:lang w:val="en-GB"/>
              </w:rPr>
            </w:pPr>
            <w:r w:rsidRPr="001E7A27">
              <w:rPr>
                <w:lang w:val="en-GB"/>
              </w:rPr>
              <w:t>2.6 ± 0.7</w:t>
            </w:r>
          </w:p>
        </w:tc>
        <w:tc>
          <w:tcPr>
            <w:tcW w:w="1276" w:type="dxa"/>
          </w:tcPr>
          <w:p w14:paraId="2A1010D2" w14:textId="77777777" w:rsidR="00537498" w:rsidRPr="001E7A27" w:rsidRDefault="00537498" w:rsidP="005C7F25">
            <w:pPr>
              <w:pStyle w:val="AR6Table"/>
              <w:rPr>
                <w:lang w:val="en-GB"/>
              </w:rPr>
            </w:pPr>
            <w:r w:rsidRPr="001E7A27">
              <w:rPr>
                <w:lang w:val="en-GB"/>
              </w:rPr>
              <w:t>2.9 ± 0.8</w:t>
            </w:r>
          </w:p>
        </w:tc>
        <w:tc>
          <w:tcPr>
            <w:tcW w:w="1276" w:type="dxa"/>
          </w:tcPr>
          <w:p w14:paraId="4562201B" w14:textId="77777777" w:rsidR="00537498" w:rsidRPr="001E7A27" w:rsidRDefault="00537498" w:rsidP="005C7F25">
            <w:pPr>
              <w:pStyle w:val="AR6Table"/>
              <w:rPr>
                <w:lang w:val="en-GB"/>
              </w:rPr>
            </w:pPr>
            <w:r w:rsidRPr="001E7A27">
              <w:rPr>
                <w:lang w:val="en-GB"/>
              </w:rPr>
              <w:t>3.4 ± 0.9</w:t>
            </w:r>
          </w:p>
        </w:tc>
      </w:tr>
      <w:tr w:rsidR="00537498" w:rsidRPr="001E7A27" w14:paraId="77955627" w14:textId="77777777" w:rsidTr="00537498">
        <w:tc>
          <w:tcPr>
            <w:tcW w:w="2116" w:type="dxa"/>
          </w:tcPr>
          <w:p w14:paraId="3D458ABD" w14:textId="77777777" w:rsidR="00537498" w:rsidRPr="001E7A27" w:rsidRDefault="00537498" w:rsidP="004E2F95">
            <w:pPr>
              <w:pStyle w:val="AR6Table"/>
              <w:rPr>
                <w:b/>
                <w:lang w:val="en-GB"/>
              </w:rPr>
            </w:pPr>
            <w:r w:rsidRPr="001E7A27">
              <w:rPr>
                <w:b/>
                <w:lang w:val="en-GB"/>
              </w:rPr>
              <w:t>Budget imbalance</w:t>
            </w:r>
          </w:p>
        </w:tc>
        <w:tc>
          <w:tcPr>
            <w:tcW w:w="1134" w:type="dxa"/>
          </w:tcPr>
          <w:p w14:paraId="2FE838C5" w14:textId="17682D63" w:rsidR="00537498" w:rsidRPr="001E7A27" w:rsidRDefault="00537498" w:rsidP="005C7F25">
            <w:pPr>
              <w:pStyle w:val="AR6Table"/>
              <w:rPr>
                <w:lang w:val="en-GB"/>
              </w:rPr>
            </w:pPr>
            <w:r w:rsidRPr="001E7A27">
              <w:rPr>
                <w:lang w:val="en-GB"/>
              </w:rPr>
              <w:t>0</w:t>
            </w:r>
          </w:p>
        </w:tc>
        <w:tc>
          <w:tcPr>
            <w:tcW w:w="1150" w:type="dxa"/>
          </w:tcPr>
          <w:p w14:paraId="1841A063" w14:textId="7380A075" w:rsidR="00537498" w:rsidRPr="001E7A27" w:rsidRDefault="00537498" w:rsidP="005C7F25">
            <w:pPr>
              <w:pStyle w:val="AR6Table"/>
              <w:rPr>
                <w:lang w:val="en-GB"/>
              </w:rPr>
            </w:pPr>
            <w:r w:rsidRPr="001E7A27">
              <w:rPr>
                <w:lang w:val="en-GB"/>
              </w:rPr>
              <w:t>20</w:t>
            </w:r>
          </w:p>
        </w:tc>
        <w:tc>
          <w:tcPr>
            <w:tcW w:w="1249" w:type="dxa"/>
          </w:tcPr>
          <w:p w14:paraId="1AEABB16" w14:textId="7556A695" w:rsidR="00537498" w:rsidRPr="001E7A27" w:rsidRDefault="00537498" w:rsidP="005C7F25">
            <w:pPr>
              <w:pStyle w:val="AR6Table"/>
              <w:rPr>
                <w:lang w:val="en-GB"/>
              </w:rPr>
            </w:pPr>
            <w:r w:rsidRPr="001E7A27">
              <w:rPr>
                <w:lang w:val="en-GB"/>
              </w:rPr>
              <w:t>–0.4</w:t>
            </w:r>
          </w:p>
        </w:tc>
        <w:tc>
          <w:tcPr>
            <w:tcW w:w="1276" w:type="dxa"/>
          </w:tcPr>
          <w:p w14:paraId="3A17E960" w14:textId="77777777" w:rsidR="00537498" w:rsidRPr="001E7A27" w:rsidRDefault="00537498" w:rsidP="005C7F25">
            <w:pPr>
              <w:pStyle w:val="AR6Table"/>
              <w:rPr>
                <w:lang w:val="en-GB"/>
              </w:rPr>
            </w:pPr>
            <w:r w:rsidRPr="001E7A27">
              <w:rPr>
                <w:lang w:val="en-GB"/>
              </w:rPr>
              <w:t>–0.1</w:t>
            </w:r>
          </w:p>
        </w:tc>
        <w:tc>
          <w:tcPr>
            <w:tcW w:w="1276" w:type="dxa"/>
          </w:tcPr>
          <w:p w14:paraId="4260CC0F" w14:textId="77777777" w:rsidR="00537498" w:rsidRPr="001E7A27" w:rsidRDefault="00537498" w:rsidP="005C7F25">
            <w:pPr>
              <w:pStyle w:val="AR6Table"/>
              <w:rPr>
                <w:lang w:val="en-GB"/>
              </w:rPr>
            </w:pPr>
            <w:r w:rsidRPr="001E7A27">
              <w:rPr>
                <w:lang w:val="en-GB"/>
              </w:rPr>
              <w:t>0</w:t>
            </w:r>
          </w:p>
        </w:tc>
        <w:tc>
          <w:tcPr>
            <w:tcW w:w="1276" w:type="dxa"/>
          </w:tcPr>
          <w:p w14:paraId="16814088" w14:textId="77777777" w:rsidR="00537498" w:rsidRPr="001E7A27" w:rsidRDefault="00537498" w:rsidP="005C7F25">
            <w:pPr>
              <w:pStyle w:val="AR6Table"/>
              <w:rPr>
                <w:lang w:val="en-GB"/>
              </w:rPr>
            </w:pPr>
            <w:r w:rsidRPr="001E7A27">
              <w:rPr>
                <w:lang w:val="en-GB"/>
              </w:rPr>
              <w:t>–0.1</w:t>
            </w:r>
          </w:p>
        </w:tc>
      </w:tr>
    </w:tbl>
    <w:p w14:paraId="37171193" w14:textId="77777777" w:rsidR="008D65F5" w:rsidRPr="001E7A27" w:rsidRDefault="008D65F5" w:rsidP="005C7F25">
      <w:pPr>
        <w:pStyle w:val="AR6BodyText"/>
        <w:rPr>
          <w:noProof/>
          <w:color w:val="000000" w:themeColor="text1"/>
          <w:lang w:val="en-GB"/>
        </w:rPr>
      </w:pPr>
      <w:r w:rsidRPr="001E7A27">
        <w:rPr>
          <w:lang w:val="en-GB"/>
        </w:rPr>
        <w:t xml:space="preserve">  </w:t>
      </w:r>
    </w:p>
    <w:p w14:paraId="0B0A148A" w14:textId="77777777" w:rsidR="008D65F5" w:rsidRPr="001E7A27" w:rsidRDefault="008D65F5" w:rsidP="005C7F25">
      <w:pPr>
        <w:pStyle w:val="AR6BodyText"/>
        <w:rPr>
          <w:b/>
          <w:lang w:val="en-GB"/>
        </w:rPr>
      </w:pPr>
      <w:r w:rsidRPr="001E7A27">
        <w:rPr>
          <w:b/>
          <w:lang w:val="en-GB"/>
        </w:rPr>
        <w:t xml:space="preserve">[END TABLE 5.1 HERE] </w:t>
      </w:r>
    </w:p>
    <w:p w14:paraId="1CC2A756" w14:textId="77777777" w:rsidR="008D65F5" w:rsidRPr="001E7A27" w:rsidRDefault="008D65F5" w:rsidP="005C7F25">
      <w:pPr>
        <w:pStyle w:val="AR6BodyText"/>
        <w:rPr>
          <w:lang w:val="en-GB"/>
        </w:rPr>
      </w:pPr>
    </w:p>
    <w:p w14:paraId="729A405E" w14:textId="77777777" w:rsidR="00B11689" w:rsidRPr="001E7A27" w:rsidRDefault="00B11689" w:rsidP="005C7F25">
      <w:pPr>
        <w:pStyle w:val="AR6BodyText"/>
        <w:rPr>
          <w:lang w:val="en-GB"/>
        </w:rPr>
      </w:pPr>
    </w:p>
    <w:p w14:paraId="22A443D8" w14:textId="048E47A1" w:rsidR="00B11689" w:rsidRPr="001E7A27" w:rsidRDefault="001938E4" w:rsidP="0098460A">
      <w:pPr>
        <w:pStyle w:val="AR6Chap5Level2511"/>
        <w:rPr>
          <w:lang w:val="en-GB"/>
        </w:rPr>
      </w:pPr>
      <w:bookmarkStart w:id="1942" w:name="_Toc5716911"/>
      <w:bookmarkStart w:id="1943" w:name="_Toc33564248"/>
      <w:bookmarkStart w:id="1944" w:name="_Toc70535660"/>
      <w:ins w:id="1945" w:author="Ian Blenkinsop" w:date="2021-07-28T11:23:00Z">
        <w:r w:rsidRPr="001E7A27">
          <w:rPr>
            <w:lang w:val="en-GB"/>
          </w:rPr>
          <w:lastRenderedPageBreak/>
          <w:t>Methane (</w:t>
        </w:r>
      </w:ins>
      <w:r w:rsidR="00B11689" w:rsidRPr="001E7A27">
        <w:rPr>
          <w:lang w:val="en-GB"/>
        </w:rPr>
        <w:t>CH</w:t>
      </w:r>
      <w:r w:rsidR="00B11689" w:rsidRPr="001E7A27">
        <w:rPr>
          <w:vertAlign w:val="subscript"/>
          <w:lang w:val="en-GB"/>
        </w:rPr>
        <w:t>4</w:t>
      </w:r>
      <w:ins w:id="1946" w:author="Ian Blenkinsop" w:date="2021-07-28T11:23:00Z">
        <w:r w:rsidRPr="001E7A27">
          <w:rPr>
            <w:lang w:val="en-GB"/>
          </w:rPr>
          <w:t>)</w:t>
        </w:r>
      </w:ins>
      <w:r w:rsidR="00B11689" w:rsidRPr="001E7A27">
        <w:rPr>
          <w:lang w:val="en-GB"/>
        </w:rPr>
        <w:t>: Trends, Variability and Budget</w:t>
      </w:r>
      <w:bookmarkEnd w:id="1942"/>
      <w:bookmarkEnd w:id="1943"/>
      <w:bookmarkEnd w:id="1944"/>
      <w:r w:rsidR="00B11689" w:rsidRPr="001E7A27">
        <w:rPr>
          <w:lang w:val="en-GB"/>
        </w:rPr>
        <w:t xml:space="preserve"> </w:t>
      </w:r>
    </w:p>
    <w:p w14:paraId="12CB8C50" w14:textId="77777777" w:rsidR="00B11689" w:rsidRPr="001E7A27" w:rsidRDefault="00B11689" w:rsidP="005C7F25">
      <w:pPr>
        <w:pStyle w:val="AR6BodyText"/>
        <w:rPr>
          <w:noProof/>
          <w:lang w:val="en-GB"/>
        </w:rPr>
      </w:pPr>
    </w:p>
    <w:p w14:paraId="25D2A08C" w14:textId="7BD5ADF6" w:rsidR="00B11689" w:rsidRPr="001E7A27" w:rsidRDefault="00B11689" w:rsidP="005C7F25">
      <w:pPr>
        <w:pStyle w:val="AR6BodyText"/>
        <w:rPr>
          <w:rFonts w:cs="Times New Roman"/>
          <w:lang w:val="en-GB"/>
        </w:rPr>
      </w:pPr>
      <w:r w:rsidRPr="001E7A27">
        <w:rPr>
          <w:lang w:val="en-GB"/>
        </w:rPr>
        <w:t>Methane is a much more powerful greenhouse gas than CO</w:t>
      </w:r>
      <w:r w:rsidRPr="001E7A27">
        <w:rPr>
          <w:vertAlign w:val="subscript"/>
          <w:lang w:val="en-GB"/>
        </w:rPr>
        <w:t>2</w:t>
      </w:r>
      <w:r w:rsidRPr="001E7A27">
        <w:rPr>
          <w:lang w:val="en-GB"/>
        </w:rPr>
        <w:t xml:space="preserve"> (Chapter 7) and participates in tropospheric air chemistry (Chapter 6). The CH</w:t>
      </w:r>
      <w:r w:rsidRPr="001E7A27">
        <w:rPr>
          <w:vertAlign w:val="subscript"/>
          <w:lang w:val="en-GB"/>
        </w:rPr>
        <w:t>4</w:t>
      </w:r>
      <w:r w:rsidRPr="001E7A27">
        <w:rPr>
          <w:lang w:val="en-GB"/>
        </w:rPr>
        <w:t xml:space="preserve"> variability in the atmosphere is mainly the result of the net balance between the sources and sinks on the Earth’s surface and chemical losses in the atmosphere. Atmospheric transport evens out the regional CH</w:t>
      </w:r>
      <w:r w:rsidRPr="001E7A27">
        <w:rPr>
          <w:vertAlign w:val="subscript"/>
          <w:lang w:val="en-GB"/>
        </w:rPr>
        <w:t>4</w:t>
      </w:r>
      <w:r w:rsidRPr="001E7A27">
        <w:rPr>
          <w:lang w:val="en-GB"/>
        </w:rPr>
        <w:t xml:space="preserve"> differences between different parts of the Earth’s atmosphere. The steady-state lifetime is estimated to be 9.</w:t>
      </w:r>
      <w:r w:rsidR="00856305" w:rsidRPr="001E7A27">
        <w:rPr>
          <w:lang w:val="en-GB"/>
        </w:rPr>
        <w:t>1</w:t>
      </w:r>
      <w:r w:rsidRPr="001E7A27">
        <w:rPr>
          <w:lang w:val="en-GB"/>
        </w:rPr>
        <w:t xml:space="preserve"> </w:t>
      </w:r>
      <w:r w:rsidRPr="001E7A27">
        <w:rPr>
          <w:rFonts w:cs="Times New Roman"/>
          <w:lang w:val="en-GB"/>
        </w:rPr>
        <w:t xml:space="preserve">± </w:t>
      </w:r>
      <w:r w:rsidRPr="001E7A27">
        <w:rPr>
          <w:lang w:val="en-GB"/>
        </w:rPr>
        <w:t xml:space="preserve">0.9 </w:t>
      </w:r>
      <w:commentRangeStart w:id="1947"/>
      <w:ins w:id="1948" w:author="Tom Maycock" w:date="2021-07-13T14:36:00Z">
        <w:r w:rsidR="00552EEF" w:rsidRPr="001E7A27">
          <w:rPr>
            <w:lang w:val="en-GB"/>
          </w:rPr>
          <w:t>years</w:t>
        </w:r>
        <w:commentRangeEnd w:id="1947"/>
        <w:r w:rsidR="00552EEF" w:rsidRPr="001E7A27">
          <w:rPr>
            <w:rStyle w:val="CommentReference"/>
            <w:lang w:val="en-GB"/>
          </w:rPr>
          <w:commentReference w:id="1947"/>
        </w:r>
        <w:r w:rsidR="00552EEF" w:rsidRPr="001E7A27">
          <w:rPr>
            <w:lang w:val="en-GB"/>
          </w:rPr>
          <w:t xml:space="preserve"> </w:t>
        </w:r>
      </w:ins>
      <w:r w:rsidRPr="001E7A27">
        <w:rPr>
          <w:lang w:val="en-GB"/>
        </w:rPr>
        <w:t>(</w:t>
      </w:r>
      <w:del w:id="1949" w:author="Ian Blenkinsop" w:date="2021-07-28T13:27:00Z">
        <w:r w:rsidRPr="001E7A27" w:rsidDel="002419D2">
          <w:rPr>
            <w:lang w:val="en-GB"/>
          </w:rPr>
          <w:delText xml:space="preserve">Chapter 6, </w:delText>
        </w:r>
      </w:del>
      <w:r w:rsidRPr="001E7A27">
        <w:rPr>
          <w:lang w:val="en-GB"/>
        </w:rPr>
        <w:t xml:space="preserve">Section </w:t>
      </w:r>
      <w:ins w:id="1950" w:author="Tom Maycock" w:date="2021-07-13T14:36:00Z">
        <w:r w:rsidR="00552EEF" w:rsidRPr="001E7A27">
          <w:rPr>
            <w:lang w:val="en-GB"/>
          </w:rPr>
          <w:t>6.</w:t>
        </w:r>
      </w:ins>
      <w:r w:rsidRPr="001E7A27">
        <w:rPr>
          <w:lang w:val="en-GB"/>
        </w:rPr>
        <w:t>3.1</w:t>
      </w:r>
      <w:ins w:id="1951" w:author="Tom Maycock" w:date="2021-07-13T14:36:00Z">
        <w:del w:id="1952" w:author="Ian Blenkinsop" w:date="2021-07-28T13:27:00Z">
          <w:r w:rsidR="00552EEF" w:rsidRPr="001E7A27" w:rsidDel="002419D2">
            <w:rPr>
              <w:lang w:val="en-GB"/>
            </w:rPr>
            <w:delText>,</w:delText>
          </w:r>
        </w:del>
      </w:ins>
      <w:ins w:id="1953" w:author="Ian Blenkinsop" w:date="2021-07-28T13:27:00Z">
        <w:r w:rsidR="002419D2" w:rsidRPr="001E7A27">
          <w:rPr>
            <w:lang w:val="en-GB"/>
          </w:rPr>
          <w:t xml:space="preserve"> and</w:t>
        </w:r>
      </w:ins>
      <w:ins w:id="1954" w:author="Tom Maycock" w:date="2021-07-13T14:36:00Z">
        <w:r w:rsidR="00552EEF" w:rsidRPr="001E7A27">
          <w:rPr>
            <w:lang w:val="en-GB"/>
          </w:rPr>
          <w:t xml:space="preserve"> Table 6.2</w:t>
        </w:r>
      </w:ins>
      <w:r w:rsidRPr="001E7A27">
        <w:rPr>
          <w:lang w:val="en-GB"/>
        </w:rPr>
        <w:t>). About 90% of the loss of atmospheric CH</w:t>
      </w:r>
      <w:r w:rsidRPr="001E7A27">
        <w:rPr>
          <w:vertAlign w:val="subscript"/>
          <w:lang w:val="en-GB"/>
        </w:rPr>
        <w:t>4</w:t>
      </w:r>
      <w:r w:rsidRPr="001E7A27">
        <w:rPr>
          <w:lang w:val="en-GB"/>
        </w:rPr>
        <w:t xml:space="preserve"> occurs in the troposphere by reaction with hydroxyl </w:t>
      </w:r>
      <w:del w:id="1955" w:author="Soapbox" w:date="2021-07-15T12:32:00Z">
        <w:r w:rsidRPr="001E7A27" w:rsidDel="001D7C0D">
          <w:rPr>
            <w:lang w:val="en-GB"/>
          </w:rPr>
          <w:delText xml:space="preserve">(OH) </w:delText>
        </w:r>
      </w:del>
      <w:r w:rsidRPr="001E7A27">
        <w:rPr>
          <w:lang w:val="en-GB"/>
        </w:rPr>
        <w:t>radical</w:t>
      </w:r>
      <w:ins w:id="1956" w:author="Soapbox" w:date="2021-07-15T12:32:00Z">
        <w:r w:rsidR="001D7C0D" w:rsidRPr="001E7A27">
          <w:rPr>
            <w:lang w:val="en-GB"/>
          </w:rPr>
          <w:t xml:space="preserve"> (OH)</w:t>
        </w:r>
      </w:ins>
      <w:r w:rsidRPr="001E7A27">
        <w:rPr>
          <w:lang w:val="en-GB"/>
        </w:rPr>
        <w:t>, 5% by bacterial soil oxidation, and the rest 5% by chemical reactions with OH, excited state oxygen (O</w:t>
      </w:r>
      <w:r w:rsidRPr="001E7A27">
        <w:rPr>
          <w:vertAlign w:val="superscript"/>
          <w:lang w:val="en-GB"/>
        </w:rPr>
        <w:t>1</w:t>
      </w:r>
      <w:r w:rsidRPr="001E7A27">
        <w:rPr>
          <w:lang w:val="en-GB"/>
        </w:rPr>
        <w:t xml:space="preserve">D), and atomic chlorine (Cl) in the stratosphere </w:t>
      </w:r>
      <w:r w:rsidRPr="001E7A27">
        <w:rPr>
          <w:lang w:val="en-GB"/>
        </w:rPr>
        <w:fldChar w:fldCharType="begin" w:fldLock="1"/>
      </w:r>
      <w:r w:rsidR="00747167" w:rsidRPr="001E7A27">
        <w:rPr>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"mendeley" : { "formattedCitation" : "(Saunois et al., 2020)", "plainTextFormattedCitation" : "(Saunois et al., 2020)", "previouslyFormattedCitation" : "(Saunois et al., 2020)" }, "properties" : { "noteIndex" : 0 }, "schema" : "https://github.com/citation-style-language/schema/raw/master/csl-citation.json" }</w:instrText>
      </w:r>
      <w:r w:rsidRPr="001E7A27">
        <w:rPr>
          <w:lang w:val="en-GB"/>
        </w:rPr>
        <w:fldChar w:fldCharType="separate"/>
      </w:r>
      <w:r w:rsidR="00025FA2" w:rsidRPr="001E7A27">
        <w:rPr>
          <w:noProof/>
          <w:lang w:val="en-GB"/>
        </w:rPr>
        <w:t>(Saunois et al., 2020)</w:t>
      </w:r>
      <w:r w:rsidRPr="001E7A27">
        <w:rPr>
          <w:lang w:val="en-GB"/>
        </w:rPr>
        <w:fldChar w:fldCharType="end"/>
      </w:r>
      <w:r w:rsidRPr="001E7A27">
        <w:rPr>
          <w:lang w:val="en-GB"/>
        </w:rPr>
        <w:t xml:space="preserve">. Methane has large emissions from </w:t>
      </w:r>
      <w:del w:id="1957" w:author="Soapbox" w:date="2021-07-17T06:44:00Z">
        <w:r w:rsidRPr="001E7A27" w:rsidDel="004E2F95">
          <w:rPr>
            <w:lang w:val="en-GB"/>
          </w:rPr>
          <w:delText xml:space="preserve">both </w:delText>
        </w:r>
      </w:del>
      <w:r w:rsidRPr="001E7A27">
        <w:rPr>
          <w:lang w:val="en-GB"/>
        </w:rPr>
        <w:t>natural and anthropogenic origins, but a clear demarcation of their nature is difficult because of the use and conversions of the natural ecosystem for human activities. The largest natural sources are from wetlands, freshwater and geological process, while the largest anthropogenic emissions are from enteric fermentation and manure treatment, landfills and waste treatment, rice cultivation and fossil fuel exploitation (Table 5.2). In the past two centuries, CH</w:t>
      </w:r>
      <w:r w:rsidRPr="001E7A27">
        <w:rPr>
          <w:vertAlign w:val="subscript"/>
          <w:lang w:val="en-GB"/>
        </w:rPr>
        <w:t>4</w:t>
      </w:r>
      <w:r w:rsidRPr="001E7A27">
        <w:rPr>
          <w:lang w:val="en-GB"/>
        </w:rPr>
        <w:t xml:space="preserve"> emissions </w:t>
      </w:r>
      <w:r w:rsidRPr="001E7A27">
        <w:rPr>
          <w:rFonts w:cs="Times New Roman"/>
          <w:lang w:val="en-GB"/>
        </w:rPr>
        <w:t>have nearly doubled, predominantly human driven since 1900, and persistently exceeded the losses (</w:t>
      </w:r>
      <w:r w:rsidRPr="001E7A27">
        <w:rPr>
          <w:rFonts w:cs="Times New Roman"/>
          <w:i/>
          <w:lang w:val="en-GB"/>
        </w:rPr>
        <w:t>virtually certain</w:t>
      </w:r>
      <w:r w:rsidRPr="001E7A27">
        <w:rPr>
          <w:rFonts w:cs="Times New Roman"/>
          <w:lang w:val="en-GB"/>
        </w:rPr>
        <w:t xml:space="preserve">), thereby increasing the atmospheric abundance as evidenced from the ice core and firn air measurements </w:t>
      </w:r>
      <w:r w:rsidRPr="001E7A27">
        <w:rPr>
          <w:rFonts w:cs="Times New Roman"/>
          <w:lang w:val="en-GB"/>
        </w:rPr>
        <w:fldChar w:fldCharType="begin" w:fldLock="1"/>
      </w:r>
      <w:r w:rsidR="007B506D" w:rsidRPr="001E7A27">
        <w:rPr>
          <w:rFonts w:cs="Times New Roman"/>
          <w:lang w:val="en-GB"/>
        </w:rPr>
        <w:instrText>ADDIN CSL_CITATION { "citationItems" : [ { "id" : "ITEM-1", "itemData" : { "DOI" : "10.1126/science.1115193", "ISSN" : "0036-8075", "PMID" : "16151008", "abstract" : "We report a 2000-year Antarctic ice-core record of stable carbon isotope measurements in atmospheric methane (delta13CH4). Large delta13CH4 variations indicate that the methane budget varied unexpectedly during the late preindustrial Holocene (circa 0 to 1700 A.D.). During the first thousand years (0 to 1000 A.D.), delta13CH4 was at least 2 per mil enriched compared to expected values, and during the following 700 years, an about 2 per mil depletion occurred. Our modeled methane source partitioning implies that biomass burning emissions were high from 0 to 1000 A.D. but reduced by almost approximately 40% over the next 700 years. We suggest that both human activities and natural climate change influenced preindustrial biomass burning emissions and that these emissions have been previously understated in late preindustrial Holocene methane budget research.", "author" : [ { "dropping-particle" : "", "family" : "Ferretti", "given" : "D F", "non-dropping-particle" : "", "parse-names" : false, "suffix" : "" } ], "container-title" : "Science", "id" : "ITEM-1", "issue" : "5741", "issued" : { "date-parts" : [ [ "2005", "9", "9" ] ] }, "page" : "1714-1717", "publisher" : "American Association for the Advancement of Science", "title" : "Unexpected Changes to the Global Methane Budget over the Past 2000 Years", "translator" : [ { "dropping-particle" : "", "family" : "L5342", "given" : "", "non-dropping-particle" : "", "parse-names" : false, "suffix" : "" } ], "type" : "article-journal", "volume" : "309" }, "uris" : [ "http://www.mendeley.com/documents/?uuid=399a9dce-9bc3-4145-96c8-97373a8e0ca5" ] }, { "id" : "ITEM-2", "itemData" : { "DOI" : "10.5194/acp-15-2595-2015", "abstract" : "Atmospheric methane (CH4) increased from ~900 ppb (parts per billion, or nanomoles per mole of dry air) in 1900 to ~1800 ppb in 2010 at a rate unprecedented in any observational records. However, the contributions of the various methane sources and sinks to the CH4 increase are poorly understood. Here we use initial emissions from bottom-up inventories for anthropogenic sources, emissions from wetlands and rice paddies simulated by a~terrestrial biogeochemical model, and an atmospheric general circulation model (AGCM)-based chemistry-transport model (i.e. ACTM) to simulate atmospheric CH4 concentrations for 1910\u20132010. The ACTM simulations are compared with the CH4 concentration records reconstructed from Antarctic and Arctic ice cores and firn air samples, and from direct measurements since the 1980s at multiple sites around the globe. The differences between ACTM simulations and observed CH4 concentrations are minimized to optimize the global total emissions using a mass balance calculation. During 1910\u20132010, the global total CH4 emission doubled from ~290 to ~580 Tg yr\u22121. Compared to optimized emission, the bottom-up emission data set underestimates the rate of change of global total CH4 emissions by ~30% during the high growth period of 1940\u20131990, while it overestimates by ~380% during the low growth period of 1990\u20132010. Further, using the CH4 stable carbon isotopic data (\u03b413C), we attribute the emission increase during 1940\u20131990 primarily to enhancement of biomass burning. The total lifetime of CH4 shortened from 9.4 yr during 1910\u20131919 to 9 yr during 2000\u20132009 by the combined effect of the increasing abundance of atomic chlorine radicals (Cl) and increases in average air temperature. We show that changes of CH4 loss rate due to increased tropospheric air temperature and CH4 loss due to Cl in the stratosphere are important sources of uncertainty to more accurately estimate the global CH4 budget from \u03b413C observations.", "author" : [ { "dropping-particle" : "", "family" : "Ghosh", "given" : "A", "non-dropping-particle" : "", "parse-names" : false, "suffix" : "" }, { "dropping-particle" : "", "family" : "Patra", "given" : "P K",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"Etheridge", "given" : "D M", "non-dropping-particle" : "", "parse-names" : false, "suffix" : "" }, { "dropping-particle" : "", "family" : "Sugawara", "given" : "S", "non-dropping-particle" : "", "parse-names" : false, "suffix" : "" }, { "dropping-particle" : "", "family" : "Kawamura", "given" : "K", "non-dropping-particle" : "", "parse-names" : false, "suffix" : "" }, { "dropping-particle" : "", "family" : "Miller", "given" : "J B", "non-dropping-particle" : "", "parse-names" : false, "suffix" : "" }, { "dropping-particle" : "", "family" : "Dlugokencky", "given" : "E J", "non-dropping-particle" : "", "parse-names" : false, "suffix" : "" }, { "dropping-particle" : "", "family" : "Krummel", "given" : "P B", "non-dropping-particle" : "", "parse-names" : false, "suffix" : "" }, { "dropping-particle" : "", "family" : "Fraser", "given" : "P J", "non-dropping-particle" : "", "parse-names" : false, "suffix" : "" }, { "dropping-particle" : "", "family" : "Steele", "given" : "L P", "non-dropping-particle" : "", "parse-names" : false, "suffix" : "" }, { "dropping-particle" : "", "family" : "Langenfelds", "given" : "R L", "non-dropping-particle" : "", "parse-names" : false, "suffix" : "" }, { "dropping-particle" : "", "family" : "Trudinger", "given" : "C M", "non-dropping-particle" : "", "parse-names" : false, "suffix" : "" }, { "dropping-particle" : "", "family" : "White", "given" : "J W C", "non-dropping-particle" : "", "parse-names" : false, "suffix" : "" }, { "dropping-particle" : "", "family" : "Vaughn", "given" : "B", "non-dropping-particle" : "", "parse-names" : false, "suffix" : "" }, { "dropping-particle" : "", "family" : "Saeki", "given" : "T", "non-dropping-particle" : "", "parse-names" : false, "suffix" : "" }, { "dropping-particle" : "", "family" : "Aoki", "given" : "S", "non-dropping-particle" : "", "parse-names" : false, "suffix" : "" }, { "dropping-particle" : "", "family" : "Nakazawa", "given" : "T", "non-dropping-particle" : "", "parse-names" : false, "suffix" : "" } ], "container-title" : "Atmospheric Chemistry and Physics", "id" : "ITEM-2", "issue" : "5", "issued" : { "date-parts" : [ [ "2015" ] ] }, "page" : "2595-2612", "title" : "Variations in global methane sources and sinks during 1910\u20132010", "translator" : [ { "dropping-particle" : "", "family" : "L4241", "given" : "", "non-dropping-particle" : "", "parse-names" : false, "suffix" : "" } ], "type" : "article-journal", "volume" : "15" }, "uris" : [ "http://www.mendeley.com/documents/?uuid=3b76a402-4a68-4863-a292-c4613b77638c" ] } ], "mendeley" : { "formattedCitation" : "(Ferretti, 2005; Ghosh et al., 2015)", "plainTextFormattedCitation" : "(Ferretti, 2005; Ghosh et al., 2015)", "previouslyFormattedCitation" : "(Ferretti, 2005; Ghosh et al., 2015)"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(Ferretti, 2005; Ghosh et al., 2015)</w:t>
      </w:r>
      <w:r w:rsidRPr="001E7A27">
        <w:rPr>
          <w:rFonts w:cs="Times New Roman"/>
          <w:lang w:val="en-GB"/>
        </w:rPr>
        <w:fldChar w:fldCharType="end"/>
      </w:r>
      <w:r w:rsidRPr="001E7A27">
        <w:rPr>
          <w:rFonts w:cs="Times New Roman"/>
          <w:lang w:val="en-GB"/>
        </w:rPr>
        <w:t xml:space="preserve">. </w:t>
      </w:r>
    </w:p>
    <w:p w14:paraId="1C65D947" w14:textId="77777777" w:rsidR="00B11689" w:rsidRPr="001E7A27" w:rsidRDefault="00B11689" w:rsidP="005C7F25">
      <w:pPr>
        <w:pStyle w:val="AR6BodyText"/>
        <w:rPr>
          <w:rFonts w:cs="Times New Roman"/>
          <w:lang w:val="en-GB"/>
        </w:rPr>
      </w:pPr>
    </w:p>
    <w:p w14:paraId="0A4D3809" w14:textId="5C1FDA1F" w:rsidR="00B11689" w:rsidRPr="001E7A27" w:rsidRDefault="00B11689" w:rsidP="005C7F25">
      <w:pPr>
        <w:rPr>
          <w:rFonts w:cs="Times New Roman"/>
          <w:lang w:val="en-GB"/>
        </w:rPr>
      </w:pPr>
      <w:r w:rsidRPr="001E7A27">
        <w:rPr>
          <w:rFonts w:cs="Times New Roman"/>
          <w:lang w:val="en-GB"/>
        </w:rPr>
        <w:t>This section discusses both bottom-up and top-down estimat</w:t>
      </w:r>
      <w:r w:rsidR="00A036BE" w:rsidRPr="001E7A27">
        <w:rPr>
          <w:rFonts w:cs="Times New Roman"/>
          <w:lang w:val="en-GB"/>
        </w:rPr>
        <w:t>es</w:t>
      </w:r>
      <w:r w:rsidRPr="001E7A27">
        <w:rPr>
          <w:rFonts w:cs="Times New Roman"/>
          <w:lang w:val="en-GB"/>
        </w:rPr>
        <w:t xml:space="preserve"> of emissions and sinks. Bottom-up estimat</w:t>
      </w:r>
      <w:r w:rsidR="00A036BE" w:rsidRPr="001E7A27">
        <w:rPr>
          <w:rFonts w:cs="Times New Roman"/>
          <w:lang w:val="en-GB"/>
        </w:rPr>
        <w:t>es</w:t>
      </w:r>
      <w:r w:rsidRPr="001E7A27">
        <w:rPr>
          <w:rFonts w:cs="Times New Roman"/>
          <w:lang w:val="en-GB"/>
        </w:rPr>
        <w:t xml:space="preserve"> are based on empirical upscaling of point measurements, emission</w:t>
      </w:r>
      <w:ins w:id="1958" w:author="Tom Maycock" w:date="2021-09-08T15:22:00Z">
        <w:r w:rsidR="0082184F" w:rsidRPr="001E7A27">
          <w:rPr>
            <w:rFonts w:cs="Times New Roman"/>
            <w:lang w:val="en-GB"/>
          </w:rPr>
          <w:t>s</w:t>
        </w:r>
      </w:ins>
      <w:r w:rsidRPr="001E7A27">
        <w:rPr>
          <w:rFonts w:cs="Times New Roman"/>
          <w:lang w:val="en-GB"/>
        </w:rPr>
        <w:t xml:space="preserve"> inventories and dynamical model simulations, while top-down estimat</w:t>
      </w:r>
      <w:r w:rsidR="00A036BE" w:rsidRPr="001E7A27">
        <w:rPr>
          <w:rFonts w:cs="Times New Roman"/>
          <w:lang w:val="en-GB"/>
        </w:rPr>
        <w:t>es</w:t>
      </w:r>
      <w:r w:rsidRPr="001E7A27">
        <w:rPr>
          <w:rFonts w:cs="Times New Roman"/>
          <w:lang w:val="en-GB"/>
        </w:rPr>
        <w:t xml:space="preserve"> refer to those constrained by atmospheric measurements and chemistry-transport models in inversion systems. Since </w:t>
      </w:r>
      <w:del w:id="1959" w:author="Soapbox" w:date="2021-07-20T04:45:00Z">
        <w:r w:rsidRPr="001E7A27" w:rsidDel="00C22705">
          <w:rPr>
            <w:rFonts w:cs="Times New Roman"/>
            <w:lang w:val="en-GB"/>
          </w:rPr>
          <w:delText xml:space="preserve">the </w:delText>
        </w:r>
      </w:del>
      <w:r w:rsidRPr="001E7A27">
        <w:rPr>
          <w:rFonts w:cs="Times New Roman"/>
          <w:lang w:val="en-GB"/>
        </w:rPr>
        <w:t>AR5, a larger suite of atmospheric inversions using both in situ and remote sensing measurement have led to better understanding of the regional CH</w:t>
      </w:r>
      <w:r w:rsidRPr="001E7A27">
        <w:rPr>
          <w:rFonts w:cs="Times New Roman"/>
          <w:vertAlign w:val="subscript"/>
          <w:lang w:val="en-GB"/>
        </w:rPr>
        <w:t>4</w:t>
      </w:r>
      <w:r w:rsidRPr="001E7A27">
        <w:rPr>
          <w:rFonts w:cs="Times New Roman"/>
          <w:lang w:val="en-GB"/>
        </w:rPr>
        <w:t xml:space="preserve"> sources (Cross-Chapter Box 5.2). New ice core measurements of </w:t>
      </w:r>
      <w:r w:rsidRPr="001E7A27">
        <w:rPr>
          <w:rFonts w:cs="Times New Roman"/>
          <w:vertAlign w:val="superscript"/>
          <w:lang w:val="en-GB"/>
        </w:rPr>
        <w:t>14</w:t>
      </w:r>
      <w:r w:rsidRPr="001E7A27">
        <w:rPr>
          <w:rFonts w:cs="Times New Roman"/>
          <w:lang w:val="en-GB"/>
        </w:rPr>
        <w:t>C-CH</w:t>
      </w:r>
      <w:r w:rsidRPr="001E7A27">
        <w:rPr>
          <w:rFonts w:cs="Times New Roman"/>
          <w:vertAlign w:val="subscript"/>
          <w:lang w:val="en-GB"/>
        </w:rPr>
        <w:t>4</w:t>
      </w:r>
      <w:r w:rsidRPr="001E7A27">
        <w:rPr>
          <w:rFonts w:cs="Times New Roman"/>
          <w:lang w:val="en-GB"/>
        </w:rPr>
        <w:t xml:space="preserve"> are used for estimati</w:t>
      </w:r>
      <w:r w:rsidR="00A036BE" w:rsidRPr="001E7A27">
        <w:rPr>
          <w:rFonts w:cs="Times New Roman"/>
          <w:lang w:val="en-GB"/>
        </w:rPr>
        <w:t>ng</w:t>
      </w:r>
      <w:r w:rsidRPr="001E7A27">
        <w:rPr>
          <w:rFonts w:cs="Times New Roman"/>
          <w:lang w:val="en-GB"/>
        </w:rPr>
        <w:t xml:space="preserve"> the geological sources of CH</w:t>
      </w:r>
      <w:r w:rsidRPr="001E7A27">
        <w:rPr>
          <w:rFonts w:cs="Times New Roman"/>
          <w:vertAlign w:val="subscript"/>
          <w:lang w:val="en-GB"/>
        </w:rPr>
        <w:t>4</w:t>
      </w:r>
      <w:r w:rsidRPr="001E7A27">
        <w:rPr>
          <w:rFonts w:cs="Times New Roman"/>
          <w:lang w:val="en-GB"/>
        </w:rPr>
        <w:t xml:space="preserve"> (Table 5.2). Compared to the IPCC SRCCL</w:t>
      </w:r>
      <w:r w:rsidR="00915947" w:rsidRPr="001E7A27">
        <w:rPr>
          <w:rFonts w:cs="Times New Roman"/>
          <w:lang w:val="en-GB"/>
        </w:rPr>
        <w:t xml:space="preserve"> </w:t>
      </w:r>
      <w:r w:rsidR="00915947" w:rsidRPr="001E7A27">
        <w:rPr>
          <w:rFonts w:cs="Times New Roman"/>
          <w:lang w:val="en-GB"/>
        </w:rPr>
        <w:fldChar w:fldCharType="begin" w:fldLock="1"/>
      </w:r>
      <w:r w:rsidR="00747167" w:rsidRPr="001E7A27">
        <w:rPr>
          <w:rFonts w:cs="Times New Roman"/>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"id" : "ITEM-2",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"ITEM-2",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Jia et al., 2019)", "plainTextFormattedCitation" : "(IPCC, 2019a; Jia et al., 2019)", "previouslyFormattedCitation" : "(IPCC, 2019a; Jia et al., 2019)" }, "properties" : { "noteIndex" : 0 }, "schema" : "https://github.com/citation-style-language/schema/raw/master/csl-citation.json" }</w:instrText>
      </w:r>
      <w:r w:rsidR="00915947" w:rsidRPr="001E7A27">
        <w:rPr>
          <w:rFonts w:cs="Times New Roman"/>
          <w:lang w:val="en-GB"/>
        </w:rPr>
        <w:fldChar w:fldCharType="separate"/>
      </w:r>
      <w:r w:rsidR="00025FA2" w:rsidRPr="001E7A27">
        <w:rPr>
          <w:rFonts w:cs="Times New Roman"/>
          <w:noProof/>
          <w:lang w:val="en-GB"/>
        </w:rPr>
        <w:t>(IPCC, 2019a; Jia et al., 2019)</w:t>
      </w:r>
      <w:r w:rsidR="00915947" w:rsidRPr="001E7A27">
        <w:rPr>
          <w:rFonts w:cs="Times New Roman"/>
          <w:lang w:val="en-GB"/>
        </w:rPr>
        <w:fldChar w:fldCharType="end"/>
      </w:r>
      <w:r w:rsidRPr="001E7A27">
        <w:rPr>
          <w:rFonts w:cs="Times New Roman"/>
          <w:lang w:val="en-GB"/>
        </w:rPr>
        <w:t xml:space="preserve">, we provide </w:t>
      </w:r>
      <w:r w:rsidR="00A036BE" w:rsidRPr="001E7A27">
        <w:rPr>
          <w:rFonts w:cs="Times New Roman"/>
          <w:lang w:val="en-GB"/>
        </w:rPr>
        <w:t xml:space="preserve">a </w:t>
      </w:r>
      <w:r w:rsidRPr="001E7A27">
        <w:rPr>
          <w:rFonts w:cs="Times New Roman"/>
          <w:lang w:val="en-GB"/>
        </w:rPr>
        <w:t>whole atmospheric sources-sinks budget consisting of all emission</w:t>
      </w:r>
      <w:del w:id="1960" w:author="Soapbox" w:date="2021-07-17T06:45:00Z">
        <w:r w:rsidR="00A036BE" w:rsidRPr="001E7A27" w:rsidDel="004E2F95">
          <w:rPr>
            <w:rFonts w:cs="Times New Roman"/>
            <w:lang w:val="en-GB"/>
          </w:rPr>
          <w:delText>e</w:delText>
        </w:r>
      </w:del>
      <w:r w:rsidR="00A036BE" w:rsidRPr="001E7A27">
        <w:rPr>
          <w:rFonts w:cs="Times New Roman"/>
          <w:lang w:val="en-GB"/>
        </w:rPr>
        <w:t>s</w:t>
      </w:r>
      <w:r w:rsidRPr="001E7A27">
        <w:rPr>
          <w:rFonts w:cs="Times New Roman"/>
          <w:lang w:val="en-GB"/>
        </w:rPr>
        <w:t xml:space="preserve"> and loss</w:t>
      </w:r>
      <w:r w:rsidR="00A036BE" w:rsidRPr="001E7A27">
        <w:rPr>
          <w:rFonts w:cs="Times New Roman"/>
          <w:lang w:val="en-GB"/>
        </w:rPr>
        <w:t>es</w:t>
      </w:r>
      <w:r w:rsidRPr="001E7A27">
        <w:rPr>
          <w:rFonts w:cs="Times New Roman"/>
          <w:lang w:val="en-GB"/>
        </w:rPr>
        <w:t xml:space="preserve">.  </w:t>
      </w:r>
    </w:p>
    <w:p w14:paraId="67C530E2" w14:textId="68A363C6" w:rsidR="00B11689" w:rsidRPr="001E7A27" w:rsidRDefault="00B11689" w:rsidP="005C7F25">
      <w:pPr>
        <w:pStyle w:val="AR6BodyText"/>
        <w:rPr>
          <w:rFonts w:cs="Times New Roman"/>
          <w:noProof/>
          <w:lang w:val="en-GB"/>
        </w:rPr>
      </w:pPr>
    </w:p>
    <w:p w14:paraId="5147F278" w14:textId="77777777" w:rsidR="002F5491" w:rsidRPr="001E7A27" w:rsidRDefault="002F5491" w:rsidP="005C7F25">
      <w:pPr>
        <w:pStyle w:val="AR6BodyText"/>
        <w:rPr>
          <w:rFonts w:cs="Times New Roman"/>
          <w:noProof/>
          <w:lang w:val="en-GB"/>
        </w:rPr>
      </w:pPr>
    </w:p>
    <w:p w14:paraId="12F130C9" w14:textId="77777777" w:rsidR="00B11689" w:rsidRPr="001E7A27" w:rsidRDefault="00B11689" w:rsidP="0098460A">
      <w:pPr>
        <w:pStyle w:val="AR6Chap5Level35111"/>
        <w:rPr>
          <w:lang w:val="en-GB"/>
        </w:rPr>
      </w:pPr>
      <w:bookmarkStart w:id="1961" w:name="_Toc33564249"/>
      <w:bookmarkStart w:id="1962" w:name="_Toc70535661"/>
      <w:r w:rsidRPr="001E7A27">
        <w:rPr>
          <w:lang w:val="en-GB"/>
        </w:rPr>
        <w:t>Atmosphere</w:t>
      </w:r>
      <w:bookmarkEnd w:id="1961"/>
      <w:bookmarkEnd w:id="1962"/>
    </w:p>
    <w:p w14:paraId="49E94AF6" w14:textId="77777777" w:rsidR="00B11689" w:rsidRPr="001E7A27" w:rsidRDefault="00B11689" w:rsidP="005C7F25">
      <w:pPr>
        <w:pStyle w:val="AR6BodyText"/>
        <w:rPr>
          <w:lang w:val="en-GB"/>
        </w:rPr>
      </w:pPr>
    </w:p>
    <w:p w14:paraId="15EDA533" w14:textId="0DEC0135" w:rsidR="00B11689" w:rsidRPr="001E7A27" w:rsidRDefault="00B11689" w:rsidP="005C7F25">
      <w:pPr>
        <w:pStyle w:val="AR6BodyText"/>
        <w:rPr>
          <w:lang w:val="en-GB"/>
        </w:rPr>
      </w:pPr>
      <w:r w:rsidRPr="001E7A27">
        <w:rPr>
          <w:lang w:val="en-GB"/>
        </w:rPr>
        <w:t>Since the start of direct measurements of CH</w:t>
      </w:r>
      <w:r w:rsidRPr="001E7A27">
        <w:rPr>
          <w:vertAlign w:val="subscript"/>
          <w:lang w:val="en-GB"/>
        </w:rPr>
        <w:t>4</w:t>
      </w:r>
      <w:r w:rsidRPr="001E7A27">
        <w:rPr>
          <w:lang w:val="en-GB"/>
        </w:rPr>
        <w:t xml:space="preserve"> in the atmosphere in the </w:t>
      </w:r>
      <w:commentRangeStart w:id="1963"/>
      <w:r w:rsidRPr="001E7A27">
        <w:rPr>
          <w:lang w:val="en-GB"/>
        </w:rPr>
        <w:t>1970s (Figure 5.1</w:t>
      </w:r>
      <w:r w:rsidR="000A6681" w:rsidRPr="001E7A27">
        <w:rPr>
          <w:lang w:val="en-GB"/>
        </w:rPr>
        <w:t>3</w:t>
      </w:r>
      <w:r w:rsidRPr="001E7A27">
        <w:rPr>
          <w:lang w:val="en-GB"/>
        </w:rPr>
        <w:t xml:space="preserve">), </w:t>
      </w:r>
      <w:commentRangeEnd w:id="1963"/>
      <w:r w:rsidR="00130FA5" w:rsidRPr="001E7A27">
        <w:rPr>
          <w:rStyle w:val="CommentReference"/>
          <w:lang w:val="en-GB"/>
        </w:rPr>
        <w:commentReference w:id="1963"/>
      </w:r>
      <w:r w:rsidRPr="001E7A27">
        <w:rPr>
          <w:lang w:val="en-GB"/>
        </w:rPr>
        <w:t xml:space="preserve">the highest growth rate was observed from 1977 to 1986 at 18 </w:t>
      </w:r>
      <w:r w:rsidRPr="001E7A27">
        <w:rPr>
          <w:lang w:val="en-GB"/>
        </w:rPr>
        <w:sym w:font="Symbol" w:char="F0B1"/>
      </w:r>
      <w:r w:rsidRPr="001E7A27">
        <w:rPr>
          <w:lang w:val="en-GB"/>
        </w:rPr>
        <w:t xml:space="preserve"> 4 ppb yr</w:t>
      </w:r>
      <w:del w:id="1964" w:author="Ian Blenkinsop" w:date="2021-07-28T16:14:00Z">
        <w:r w:rsidRPr="001E7A27" w:rsidDel="00E4692D">
          <w:rPr>
            <w:vertAlign w:val="superscript"/>
            <w:lang w:val="en-GB"/>
          </w:rPr>
          <w:delText>-</w:delText>
        </w:r>
      </w:del>
      <w:ins w:id="1965" w:author="Ian Blenkinsop" w:date="2021-07-28T16:14:00Z">
        <w:r w:rsidR="00E4692D" w:rsidRPr="001E7A27">
          <w:rPr>
            <w:vertAlign w:val="superscript"/>
            <w:lang w:val="en-GB"/>
          </w:rPr>
          <w:t>–</w:t>
        </w:r>
      </w:ins>
      <w:r w:rsidRPr="001E7A27">
        <w:rPr>
          <w:vertAlign w:val="superscript"/>
          <w:lang w:val="en-GB"/>
        </w:rPr>
        <w:t>1</w:t>
      </w:r>
      <w:r w:rsidRPr="001E7A27">
        <w:rPr>
          <w:lang w:val="en-GB"/>
        </w:rPr>
        <w:t xml:space="preserve"> (multi-year mean and 1 standard deviation) </w:t>
      </w:r>
      <w:r w:rsidRPr="001E7A27">
        <w:rPr>
          <w:lang w:val="en-GB"/>
        </w:rPr>
        <w:fldChar w:fldCharType="begin" w:fldLock="1"/>
      </w:r>
      <w:r w:rsidR="00747167" w:rsidRPr="001E7A27">
        <w:rPr>
          <w:lang w:val="en-GB"/>
        </w:rPr>
        <w:instrText>ADDIN CSL_CITATION { "citationItems" : [ { "id" : "ITEM-1", "itemData" : { "DOI" : "10.1073/pnas.1522923113", "ISSN" : "0027-8424", "abstract" : "There is no scientific consensus on the drivers of the atmospheric methane growth rate over the past three decades. Here, we report carbon and hydrogen isotopic measurements of atmospheric methane in archived air samples collected 1977{\\textendash}1998, and modeling of these with more contemporary data to infer changes in methane sources over the period 1984{\\textendash}2009. We present strong evidence that methane emissions from fossil fuel sectors were approximately constant in the 1980s and 1990s but increased significantly between 2000 and 2009. This finding challenges recent conclusions based on atmospheric ethane that fugitive fossil fuel emissions fell during much of this period. Emissions from other anthropogenic sources also increased, but were partially offset by reductions in wetland and fire emissions.Observations of atmospheric methane (CH4) since the late 1970s and measurements of CH4 trapped in ice and snow reveal a meteoric rise in concentration during much of the twentieth century. Since 1750, levels of atmospheric CH4 have more than doubled to current globally averaged concentration near 1,800 ppb. During the late 1980s and 1990s, the CH4 growth rate slowed substantially and was near or at zero between 1999 and 2006. There is no scientific consensus on the drivers of this slowdown. Here, we report measurements of the stable isotopic composition of atmospheric CH4 (13C/12C and D/H) from a rare air archive dating from 1977 to 1998. Together with more modern records of isotopic atmospheric CH4, we performed a time-dependent retrieval of methane fluxes spanning 25 y (1984{\\textendash}2009) using a 3D chemical transport model. This inversion results in a 24 [18, 27] Tg y-1 CH4 increase in fugitive fossil fuel emissions since 1984 with most of this growth occurring after year 2000. This result is consistent with some bottom-up emissions inventories but not with recent estimates based on atmospheric ethane. In fact, when forced with decreasing emissions from fossil fuel sources our inversion estimates unreasonably high emissions in other sources. Further, the inversion estimates a decrease in biomass-burning emissions that could explain falling ethane abundance. A range of sensitivity tests suggests that these results are robust.", "author" : [ { "dropping-particle" : "", "family" : "Rice", "given" : "Andrew L", "non-dropping-particle" : "", "parse-names" : false, "suffix" : "" }, { "dropping-particle" : "", "family" : "Butenhoff", "given" : "Christopher L", "non-dropping-particle" : "", "parse-names" : false, "suffix" : "" }, { "dropping-particle" : "", "family" : "Teama", "given" : "Doaa G", "non-dropping-particle" : "", "parse-names" : false, "suffix" : "" }, { "dropping-particle" : "", "family" : "R\u00f6ger", "given" : "Florian H", "non-dropping-particle" : "", "parse-names" : false, "suffix" : "" }, { "dropping-particle" : "", "family" : "Khalil", "given" : "M Aslam K", "non-dropping-particle" : "", "parse-names" : false, "suffix" : "" }, { "dropping-particle" : "", "family" : "Rasmussen", "given" : "Reinhold A", "non-dropping-particle" : "", "parse-names" : false, "suffix" : "" } ], "container-title" : "Proceedings of the National Academy of Sciences", "id" : "ITEM-1", "issue" : "39", "issued" : { "date-parts" : [ [ "2016", "9", "27" ] ] }, "page" : "10791-10796", "publisher" : "National Academy of Sciences", "title" : "Atmospheric methane isotopic record favors fossil sources flat in 1980s and 1990s with recent increase", "translator" : [ { "dropping-particle" : "", "family" : "L4527", "given" : "", "non-dropping-particle" : "", "parse-names" : false, "suffix" : "" } ], "type" : "article-journal", "volume" : "113" }, "uris" : [ "http://www.mendeley.com/documents/?uuid=08bfb8a2-da4f-463b-a5f5-a2b0b78ded3d" ] } ], "mendeley" : { "formattedCitation" : "(Rice et al., 2016)", "plainTextFormattedCitation" : "(Rice et al., 2016)", "previouslyFormattedCitation" : "(Rice et al., 2016)" }, "properties" : { "noteIndex" : 0 }, "schema" : "https://github.com/citation-style-language/schema/raw/master/csl-citation.json" }</w:instrText>
      </w:r>
      <w:r w:rsidRPr="001E7A27">
        <w:rPr>
          <w:lang w:val="en-GB"/>
        </w:rPr>
        <w:fldChar w:fldCharType="separate"/>
      </w:r>
      <w:r w:rsidR="00025FA2" w:rsidRPr="001E7A27">
        <w:rPr>
          <w:noProof/>
          <w:lang w:val="en-GB"/>
        </w:rPr>
        <w:t>(Rice et al., 2016)</w:t>
      </w:r>
      <w:r w:rsidRPr="001E7A27">
        <w:rPr>
          <w:lang w:val="en-GB"/>
        </w:rPr>
        <w:fldChar w:fldCharType="end"/>
      </w:r>
      <w:r w:rsidRPr="001E7A27">
        <w:rPr>
          <w:lang w:val="en-GB"/>
        </w:rPr>
        <w:t>. This rapid CH</w:t>
      </w:r>
      <w:r w:rsidRPr="001E7A27">
        <w:rPr>
          <w:vertAlign w:val="subscript"/>
          <w:lang w:val="en-GB"/>
        </w:rPr>
        <w:t>4</w:t>
      </w:r>
      <w:r w:rsidRPr="001E7A27">
        <w:rPr>
          <w:lang w:val="en-GB"/>
        </w:rPr>
        <w:t xml:space="preserve"> growth followed the green revolution with increased crop</w:t>
      </w:r>
      <w:ins w:id="1966" w:author="Soapbox" w:date="2021-07-17T06:53:00Z">
        <w:r w:rsidR="00F732DD" w:rsidRPr="001E7A27">
          <w:rPr>
            <w:lang w:val="en-GB"/>
          </w:rPr>
          <w:t xml:space="preserve"> </w:t>
        </w:r>
      </w:ins>
      <w:del w:id="1967" w:author="Soapbox" w:date="2021-07-17T06:53:00Z">
        <w:r w:rsidRPr="001E7A27" w:rsidDel="00F732DD">
          <w:rPr>
            <w:lang w:val="en-GB"/>
          </w:rPr>
          <w:delText>-</w:delText>
        </w:r>
      </w:del>
      <w:r w:rsidRPr="001E7A27">
        <w:rPr>
          <w:lang w:val="en-GB"/>
        </w:rPr>
        <w:t>production and a fast rate of industriali</w:t>
      </w:r>
      <w:ins w:id="1968" w:author="Soapbox" w:date="2021-07-17T06:54:00Z">
        <w:r w:rsidR="00A76A6A" w:rsidRPr="001E7A27">
          <w:rPr>
            <w:lang w:val="en-GB"/>
          </w:rPr>
          <w:t>z</w:t>
        </w:r>
      </w:ins>
      <w:del w:id="1969" w:author="Soapbox" w:date="2021-07-17T06:54:00Z">
        <w:r w:rsidRPr="001E7A27" w:rsidDel="00A76A6A">
          <w:rPr>
            <w:lang w:val="en-GB"/>
          </w:rPr>
          <w:delText>s</w:delText>
        </w:r>
      </w:del>
      <w:r w:rsidRPr="001E7A27">
        <w:rPr>
          <w:lang w:val="en-GB"/>
        </w:rPr>
        <w:t>ation that caused rapid increases in CH</w:t>
      </w:r>
      <w:r w:rsidRPr="001E7A27">
        <w:rPr>
          <w:vertAlign w:val="subscript"/>
          <w:lang w:val="en-GB"/>
        </w:rPr>
        <w:t>4</w:t>
      </w:r>
      <w:r w:rsidRPr="001E7A27">
        <w:rPr>
          <w:lang w:val="en-GB"/>
        </w:rPr>
        <w:t xml:space="preserve"> emissions from ruminant animals, rice cultivation, landfills, oil and gas industry and coal mining </w:t>
      </w:r>
      <w:r w:rsidRPr="001E7A27">
        <w:rPr>
          <w:lang w:val="en-GB"/>
        </w:rPr>
        <w:fldChar w:fldCharType="begin" w:fldLock="1"/>
      </w:r>
      <w:r w:rsidR="007B506D" w:rsidRPr="001E7A27">
        <w:rPr>
          <w:lang w:val="en-GB"/>
        </w:rPr>
        <w:instrText>ADDIN CSL_CITATION { "citationItems" : [ { "id" : "ITEM-1", "itemData" : { "DOI" : "10.1126/science.1115193", "ISSN" : "0036-8075", "PMID" : "16151008", "abstract" : "We report a 2000-year Antarctic ice-core record of stable carbon isotope measurements in atmospheric methane (delta13CH4). Large delta13CH4 variations indicate that the methane budget varied unexpectedly during the late preindustrial Holocene (circa 0 to 1700 A.D.). During the first thousand years (0 to 1000 A.D.), delta13CH4 was at least 2 per mil enriched compared to expected values, and during the following 700 years, an about 2 per mil depletion occurred. Our modeled methane source partitioning implies that biomass burning emissions were high from 0 to 1000 A.D. but reduced by almost approximately 40% over the next 700 years. We suggest that both human activities and natural climate change influenced preindustrial biomass burning emissions and that these emissions have been previously understated in late preindustrial Holocene methane budget research.", "author" : [ { "dropping-particle" : "", "family" : "Ferretti", "given" : "D F", "non-dropping-particle" : "", "parse-names" : false, "suffix" : "" } ], "container-title" : "Science", "id" : "ITEM-1", "issue" : "5741", "issued" : { "date-parts" : [ [ "2005", "9", "9" ] ] }, "page" : "1714-1717", "publisher" : "American Association for the Advancement of Science", "title" : "Unexpected Changes to the Global Methane Budget over the Past 2000 Years", "translator" : [ { "dropping-particle" : "", "family" : "L5342", "given" : "", "non-dropping-particle" : "", "parse-names" : false, "suffix" : "" } ], "type" : "article-journal", "volume" : "309" }, "uris" : [ "http://www.mendeley.com/documents/?uuid=399a9dce-9bc3-4145-96c8-97373a8e0ca5" ] }, { "id" : "ITEM-2", "itemData" : { "DOI" : "10.5194/acp-15-2595-2015", "abstract" : "Atmospheric methane (CH4) increased from ~900 ppb (parts per billion, or nanomoles per mole of dry air) in 1900 to ~1800 ppb in 2010 at a rate unprecedented in any observational records. However, the contributions of the various methane sources and sinks to the CH4 increase are poorly understood. Here we use initial emissions from bottom-up inventories for anthropogenic sources, emissions from wetlands and rice paddies simulated by a~terrestrial biogeochemical model, and an atmospheric general circulation model (AGCM)-based chemistry-transport model (i.e. ACTM) to simulate atmospheric CH4 concentrations for 1910\u20132010. The ACTM simulations are compared with the CH4 concentration records reconstructed from Antarctic and Arctic ice cores and firn air samples, and from direct measurements since the 1980s at multiple sites around the globe. The differences between ACTM simulations and observed CH4 concentrations are minimized to optimize the global total emissions using a mass balance calculation. During 1910\u20132010, the global total CH4 emission doubled from ~290 to ~580 Tg yr\u22121. Compared to optimized emission, the bottom-up emission data set underestimates the rate of change of global total CH4 emissions by ~30% during the high growth period of 1940\u20131990, while it overestimates by ~380% during the low growth period of 1990\u20132010. Further, using the CH4 stable carbon isotopic data (\u03b413C), we attribute the emission increase during 1940\u20131990 primarily to enhancement of biomass burning. The total lifetime of CH4 shortened from 9.4 yr during 1910\u20131919 to 9 yr during 2000\u20132009 by the combined effect of the increasing abundance of atomic chlorine radicals (Cl) and increases in average air temperature. We show that changes of CH4 loss rate due to increased tropospheric air temperature and CH4 loss due to Cl in the stratosphere are important sources of uncertainty to more accurately estimate the global CH4 budget from \u03b413C observations.", "author" : [ { "dropping-particle" : "", "family" : "Ghosh", "given" : "A", "non-dropping-particle" : "", "parse-names" : false, "suffix" : "" }, { "dropping-particle" : "", "family" : "Patra", "given" : "P K",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"Etheridge", "given" : "D M", "non-dropping-particle" : "", "parse-names" : false, "suffix" : "" }, { "dropping-particle" : "", "family" : "Sugawara", "given" : "S", "non-dropping-particle" : "", "parse-names" : false, "suffix" : "" }, { "dropping-particle" : "", "family" : "Kawamura", "given" : "K", "non-dropping-particle" : "", "parse-names" : false, "suffix" : "" }, { "dropping-particle" : "", "family" : "Miller", "given" : "J B", "non-dropping-particle" : "", "parse-names" : false, "suffix" : "" }, { "dropping-particle" : "", "family" : "Dlugokencky", "given" : "E J", "non-dropping-particle" : "", "parse-names" : false, "suffix" : "" }, { "dropping-particle" : "", "family" : "Krummel", "given" : "P B", "non-dropping-particle" : "", "parse-names" : false, "suffix" : "" }, { "dropping-particle" : "", "family" : "Fraser", "given" : "P J", "non-dropping-particle" : "", "parse-names" : false, "suffix" : "" }, { "dropping-particle" : "", "family" : "Steele", "given" : "L P", "non-dropping-particle" : "", "parse-names" : false, "suffix" : "" }, { "dropping-particle" : "", "family" : "Langenfelds", "given" : "R L", "non-dropping-particle" : "", "parse-names" : false, "suffix" : "" }, { "dropping-particle" : "", "family" : "Trudinger", "given" : "C M", "non-dropping-particle" : "", "parse-names" : false, "suffix" : "" }, { "dropping-particle" : "", "family" : "White", "given" : "J W C", "non-dropping-particle" : "", "parse-names" : false, "suffix" : "" }, { "dropping-particle" : "", "family" : "Vaughn", "given" : "B", "non-dropping-particle" : "", "parse-names" : false, "suffix" : "" }, { "dropping-particle" : "", "family" : "Saeki", "given" : "T", "non-dropping-particle" : "", "parse-names" : false, "suffix" : "" }, { "dropping-particle" : "", "family" : "Aoki", "given" : "S", "non-dropping-particle" : "", "parse-names" : false, "suffix" : "" }, { "dropping-particle" : "", "family" : "Nakazawa", "given" : "T", "non-dropping-particle" : "", "parse-names" : false, "suffix" : "" } ], "container-title" : "Atmospheric Chemistry and Physics", "id" : "ITEM-2", "issue" : "5", "issued" : { "date-parts" : [ [ "2015" ] ] }, "page" : "2595-2612", "title" : "Variations in global methane sources and sinks during 1910\u20132010", "translator" : [ { "dropping-particle" : "", "family" : "L4241", "given" : "", "non-dropping-particle" : "", "parse-names" : false, "suffix" : "" } ], "type" : "article-journal", "volume" : "15" }, "uris" : [ "http://www.mendeley.com/documents/?uuid=3b76a402-4a68-4863-a292-c4613b77638c" ] }, { "id" : "ITEM-3",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"ITEM-3",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"mendeley" : { "formattedCitation" : "(Ferretti, 2005; Ghosh et al., 2015; Crippa et al., 2020)", "plainTextFormattedCitation" : "(Ferretti, 2005; Ghosh et al., 2015; Crippa et al., 2020)", "previouslyFormattedCitation" : "(Ferretti, 2005; Ghosh et al., 2015; Crippa et al., 2020)" }, "properties" : { "noteIndex" : 0 }, "schema" : "https://github.com/citation-style-language/schema/raw/master/csl-citation.json" }</w:instrText>
      </w:r>
      <w:r w:rsidRPr="001E7A27">
        <w:rPr>
          <w:lang w:val="en-GB"/>
        </w:rPr>
        <w:fldChar w:fldCharType="separate"/>
      </w:r>
      <w:r w:rsidR="00025FA2" w:rsidRPr="001E7A27">
        <w:rPr>
          <w:noProof/>
          <w:lang w:val="en-GB"/>
        </w:rPr>
        <w:t>(Ferretti, 2005; Ghosh et al., 2015; Crippa et al., 2020)</w:t>
      </w:r>
      <w:r w:rsidRPr="001E7A27">
        <w:rPr>
          <w:lang w:val="en-GB"/>
        </w:rPr>
        <w:fldChar w:fldCharType="end"/>
      </w:r>
      <w:r w:rsidRPr="001E7A27">
        <w:rPr>
          <w:lang w:val="en-GB"/>
        </w:rPr>
        <w:t xml:space="preserve">. Due to increases in oil prices in the early 1980s, emissions from gas flaring declined significantly </w:t>
      </w:r>
      <w:r w:rsidRPr="001E7A27">
        <w:rPr>
          <w:lang w:val="en-GB"/>
        </w:rPr>
        <w:fldChar w:fldCharType="begin" w:fldLock="1"/>
      </w:r>
      <w:r w:rsidR="00747167" w:rsidRPr="001E7A27">
        <w:rPr>
          <w:lang w:val="en-GB"/>
        </w:rPr>
        <w:instrText>ADDIN CSL_CITATION { "citationItems" : [ { "id" : "ITEM-1", "itemData" : { "DOI" : "10.1016/0045-6535(96)00157-9", "ISSN" : "00456535", "abstract" : "This paper provides the first time series estimates of global anthropogenic methane emissions from the mid-19th century to the present. Our purpose is to provide time series estimates of anthropogenic methane emissions for global climate models estimated or calibrated using historical time series data. Previous estimates of methane emissions include \u201ctop-down\u201d (deconvolution) estimates of total emissions, estimates of global anthropogenic emissions for the 16th century, and various estimates of anthropogenic and natural emissions in the 1980s and 1990s. This study uses previously published point estimates for the 16th century and the 1980s and early 1990s and a variety of historical time series of proxy variables to estimate a time series of global anthropogenic methane emissions. We find that anthropogenic methane emissions have increased from about 80 million tonnes per annum in 1860 to about 380 million tonnes in 1990. The relative importance of various emission sources changes over time. The rate of increase now may be slowing. A comparison with the estimates generated by Khalil and Rasmussen suggests that natural sources of methane have declined over the period. There are, however, great uncertainties in these estimates which future research may be able to reduce.", "author" : [ { "dropping-particle" : "", "family" : "Stern", "given" : "David I.", "non-dropping-particle" : "", "parse-names" : false, "suffix" : "" }, { "dropping-particle" : "", "family" : "Kaufmann", "given" : "Robert K.", "non-dropping-particle" : "", "parse-names" : false, "suffix" : "" } ], "container-title" : "Chemosphere", "id" : "ITEM-1", "issue" : "1", "issued" : { "date-parts" : [ [ "1996", "7", "1" ] ] }, "page" : "159-176", "publisher" : "Pergamon", "title" : "Estimates of global anthropogenic methane emissions 1860\u20131993", "translator" : [ { "dropping-particle" : "", "family" : "L4562", "given" : "", "non-dropping-particle" : "", "parse-names" : false, "suffix" : "" } ], "type" : "article-journal", "volume" : "33" }, "uris" : [ "http://www.mendeley.com/documents/?uuid=6465221b-7047-301f-8773-40cb37f8d192" ] } ], "mendeley" : { "formattedCitation" : "(Stern and Kaufmann, 1996)", "plainTextFormattedCitation" : "(Stern and Kaufmann, 1996)", "previouslyFormattedCitation" : "(Stern and Kaufmann, 1996)" }, "properties" : { "noteIndex" : 0 }, "schema" : "https://github.com/citation-style-language/schema/raw/master/csl-citation.json" }</w:instrText>
      </w:r>
      <w:r w:rsidRPr="001E7A27">
        <w:rPr>
          <w:lang w:val="en-GB"/>
        </w:rPr>
        <w:fldChar w:fldCharType="separate"/>
      </w:r>
      <w:r w:rsidR="00025FA2" w:rsidRPr="001E7A27">
        <w:rPr>
          <w:noProof/>
          <w:lang w:val="en-GB"/>
        </w:rPr>
        <w:t>(Stern and Kaufmann, 1996)</w:t>
      </w:r>
      <w:r w:rsidRPr="001E7A27">
        <w:rPr>
          <w:lang w:val="en-GB"/>
        </w:rPr>
        <w:fldChar w:fldCharType="end"/>
      </w:r>
      <w:r w:rsidRPr="001E7A27">
        <w:rPr>
          <w:lang w:val="en-GB"/>
        </w:rPr>
        <w:t>. This explains the first reduction in CH</w:t>
      </w:r>
      <w:r w:rsidRPr="001E7A27">
        <w:rPr>
          <w:vertAlign w:val="subscript"/>
          <w:lang w:val="en-GB"/>
        </w:rPr>
        <w:t>4</w:t>
      </w:r>
      <w:r w:rsidRPr="001E7A27">
        <w:rPr>
          <w:lang w:val="en-GB"/>
        </w:rPr>
        <w:t xml:space="preserve"> growth rates from 1985 to 1990 </w:t>
      </w:r>
      <w:r w:rsidRPr="001E7A27">
        <w:rPr>
          <w:lang w:val="en-GB"/>
        </w:rPr>
        <w:fldChar w:fldCharType="begin" w:fldLock="1"/>
      </w:r>
      <w:r w:rsidR="00BC2C5E" w:rsidRPr="001E7A27">
        <w:rPr>
          <w:lang w:val="en-GB"/>
        </w:rPr>
        <w:instrText>ADDIN CSL_CITATION { "citationItems" : [ { "id" : "ITEM-1", "itemData" : { "DOI" : "10.1038/358313a0", "ISSN" : "0028-0836", "abstract" : "MEASUREMENTS of methane in modern air1\u20138 and in air trapped in ice cores9\u201312 have shown convincingly that the abundance of atmospheric methane has been rising since the Industrial Revolution. This is a matter of concern because of the important role of methane in determining the radiative balance and chemical composition of the atmosphere13. The causes of this increase have not been identified unambiguously because of uncertainties in our understanding of the global budget of atmospheric methane14 and in how it is changing with time. Here we report on measurements of atmospheric methane from an extensive global network of flask sampling sites, which reveal that, although methane continues to accumulate in the atmosphere, there has been a substantial slowing of the global accumulation rate between 1983 and 1990. If this deceleration continues steadily, global methane concentrations will reach a maximum around the year 2006. Our results hint that changes in methane emissions in the latitude band 30\u201390\u00b0 N may be of particular significance to this trend.", "author" : [ { "dropping-particle" : "", "family" : "Steele", "given" : "L. P.", "non-dropping-particle" : "", "parse-names" : false, "suffix" : "" }, { "dropping-particle" : "", "family" : "Dlugokencky", "given" : "E. J.", "non-dropping-particle" : "", "parse-names" : false, "suffix" : "" }, { "dropping-particle" : "", "family" : "Lang", "given" : "P. M.", "non-dropping-particle" : "", "parse-names" : false, "suffix" : "" }, { "dropping-particle" : "", "family" : "Tans", "given" : "P. P.", "non-dropping-particle" : "", "parse-names" : false, "suffix" : "" }, { "dropping-particle" : "", "family" : "Martin", "given" : "R. C.", "non-dropping-particle" : "", "parse-names" : false, "suffix" : "" }, { "dropping-particle" : "", "family" : "Masarie", "given" : "K. A.", "non-dropping-particle" : "", "parse-names" : false, "suffix" : "" } ], "container-title" : "Nature", "id" : "ITEM-1", "issue" : "6384", "issued" : { "date-parts" : [ [ "1992", "7", "23" ] ] }, "page" : "313-316", "publisher" : "Nature Publishing Group", "title" : "Slowing down of the global accumulation of atmospheric methane during the 1980s", "translator" : [ { "dropping-particle" : "", "family" : "L4588", "given" : "", "non-dropping-particle" : "", "parse-names" : false, "suffix" : "" } ], "type" : "article-journal", "volume" : "358" }, "uris" : [ "http://www.mendeley.com/documents/?uuid=a0700cb8-76ac-318b-8f9e-0090e3abe376" ] }, { "id" : "ITEM-2",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"ITEM-2",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 } ], "mendeley" : { "formattedCitation" : "(Steele et al., 1992; Chandra et al., 2021)", "plainTextFormattedCitation" : "(Steele et al., 1992; Chandra et al., 2021)", "previouslyFormattedCitation" : "(Steele et al., 1992; Chandra et al., 2021)" }, "properties" : { "noteIndex" : 0 }, "schema" : "https://github.com/citation-style-language/schema/raw/master/csl-citation.json" }</w:instrText>
      </w:r>
      <w:r w:rsidRPr="001E7A27">
        <w:rPr>
          <w:lang w:val="en-GB"/>
        </w:rPr>
        <w:fldChar w:fldCharType="separate"/>
      </w:r>
      <w:r w:rsidR="00025FA2" w:rsidRPr="001E7A27">
        <w:rPr>
          <w:noProof/>
          <w:lang w:val="en-GB"/>
        </w:rPr>
        <w:t>(Steele et al., 1992; Chandra et al., 2021)</w:t>
      </w:r>
      <w:r w:rsidRPr="001E7A27">
        <w:rPr>
          <w:lang w:val="en-GB"/>
        </w:rPr>
        <w:fldChar w:fldCharType="end"/>
      </w:r>
      <w:r w:rsidRPr="001E7A27">
        <w:rPr>
          <w:lang w:val="en-GB"/>
        </w:rPr>
        <w:t xml:space="preserve">. Further </w:t>
      </w:r>
      <w:ins w:id="1970" w:author="Soapbox" w:date="2021-07-17T06:55:00Z">
        <w:r w:rsidR="00A76A6A" w:rsidRPr="001E7A27">
          <w:rPr>
            <w:lang w:val="en-GB"/>
          </w:rPr>
          <w:t>emission</w:t>
        </w:r>
      </w:ins>
      <w:ins w:id="1971" w:author="Ian Blenkinsop" w:date="2021-07-28T13:27:00Z">
        <w:r w:rsidR="002419D2" w:rsidRPr="001E7A27">
          <w:rPr>
            <w:lang w:val="en-GB"/>
          </w:rPr>
          <w:t>s</w:t>
        </w:r>
      </w:ins>
      <w:ins w:id="1972" w:author="Soapbox" w:date="2021-07-17T06:55:00Z">
        <w:r w:rsidR="00A76A6A" w:rsidRPr="001E7A27">
          <w:rPr>
            <w:lang w:val="en-GB"/>
          </w:rPr>
          <w:t xml:space="preserve"> </w:t>
        </w:r>
      </w:ins>
      <w:r w:rsidRPr="001E7A27">
        <w:rPr>
          <w:lang w:val="en-GB"/>
        </w:rPr>
        <w:t xml:space="preserve">reductions </w:t>
      </w:r>
      <w:del w:id="1973" w:author="Soapbox" w:date="2021-07-17T06:55:00Z">
        <w:r w:rsidRPr="001E7A27" w:rsidDel="00A76A6A">
          <w:rPr>
            <w:lang w:val="en-GB"/>
          </w:rPr>
          <w:delText xml:space="preserve">in emission </w:delText>
        </w:r>
      </w:del>
      <w:r w:rsidR="00DA318E" w:rsidRPr="001E7A27">
        <w:rPr>
          <w:lang w:val="en-GB"/>
        </w:rPr>
        <w:t>occurred</w:t>
      </w:r>
      <w:r w:rsidRPr="001E7A27">
        <w:rPr>
          <w:lang w:val="en-GB"/>
        </w:rPr>
        <w:t xml:space="preserve"> following the Mt Pinatubo eruption in 1991 that triggered a reduction in CH</w:t>
      </w:r>
      <w:r w:rsidRPr="001E7A27">
        <w:rPr>
          <w:vertAlign w:val="subscript"/>
          <w:lang w:val="en-GB"/>
        </w:rPr>
        <w:t>4</w:t>
      </w:r>
      <w:r w:rsidRPr="001E7A27">
        <w:rPr>
          <w:lang w:val="en-GB"/>
        </w:rPr>
        <w:t xml:space="preserve"> growth rate through a decrease in wetland emissions driven by lower surface temperatures due to the </w:t>
      </w:r>
      <w:r w:rsidR="00DA318E" w:rsidRPr="001E7A27">
        <w:rPr>
          <w:lang w:val="en-GB"/>
        </w:rPr>
        <w:t>scattering</w:t>
      </w:r>
      <w:r w:rsidRPr="001E7A27">
        <w:rPr>
          <w:lang w:val="en-GB"/>
        </w:rPr>
        <w:t xml:space="preserve"> aerosols </w:t>
      </w:r>
      <w:r w:rsidRPr="001E7A27">
        <w:rPr>
          <w:lang w:val="en-GB"/>
        </w:rPr>
        <w:fldChar w:fldCharType="begin" w:fldLock="1"/>
      </w:r>
      <w:r w:rsidR="00BC2C5E" w:rsidRPr="001E7A27">
        <w:rPr>
          <w:lang w:val="en-GB"/>
        </w:rPr>
        <w:instrText>ADDIN CSL_CITATION { "citationItems" : [ { "id" : "ITEM-1", "itemData" : { "DOI" : "10.5194/acp-16-195-2016", "ISSN" : "1680-7324", "abstract" : "Abstract. The CH4 growth rate in the atmosphere showed large variations after the Pinatubo eruption in June 1991. A decrease of more than 10ppbyr&amp;minus;1 in the growth rate over the course of 1992 was reported, and a partial recovery in the following year. Although several reasons have been proposed to explain the evolution of CH4 after the eruption, their contributions to the observed variations are not yet resolved. CH4 is removed from the atmosphere by the reaction with tropospheric OH, which in turn is produced by O3 photolysis under UV radiation. The CH4 removal after the Pinatubo eruption might have been affected by changes in tropospheric UV levels due to the presence of stratospheric SO2 and sulfate aerosols, and due to enhanced ozone depletion on Pinatubo aerosols. The perturbed climate after the eruption also altered both sources and sinks of atmospheric CH4. Furthermore, CH4 concentrations were influenced by other factors of natural variability in that period, such as El Ni\u00f1o\u2013Southern Oscillation (ENSO) and biomass burning events. Emissions of CO, NOX and non-methane volatile organic compounds (NMVOCs) also affected CH4 concentrations indirectly by influencing tropospheric OH levels. Potential drivers of CH4 variability are investigated using the TM5 global chemistry model. The contribution that each driver had to the global CH4 variability during the period 1990 to 1995 is quantified. We find that a decrease of 8&amp;ndash;10ppbyr&amp;minus;1 CH4 is explained by a combination of the above processes. However, the timing of the minimum growth rate is found 6&amp;nash;9 months later than observed. The long-term decrease in CH4 growth rate over the period 1990 to 1995 is well captured and can be attributed to an increase in OH concentrations over this time period. Potential uncertainties in our modelled CH4 growth rate include emissions of CH4 from wetlands, biomass burning emissions of CH4 and other compounds, biogenic NMVOC and the sensitivity of OH to NMVOC emission changes. Two inventories are used for CH4 emissions from wetlands, ORCHIDEE and LPJ, to investigate the role of uncertainties in these emissions. Although the higher climate sensitivity of ORCHIDEE improves the simulated CH4 growth rate change after Pinatubo, none of the two inventories properly captures the observed CH4 variability in this period.", "author" : [ { "dropping-particle" : "", "family" : "B\u00e2nd\u0103", "given" : "N", "non-dropping-particle" : "", "parse-names" : false, "suffix" : "" }, { "dropping-particle" : "", "family" : "Krol", "given" : "M", "non-dropping-particle" : "", "parse-names" : false, "suffix" : "" }, { "dropping-particle" : "", "family" : "Weele", "given" : "M.", "non-dropping-particle" : "van", "parse-names" : false, "suffix" : "" }, { "dropping-particle" : "", "family" : "Noije", "given" : "T.", "non-dropping-particle" : "van", "parse-names" : false, "suffix" : "" }, { "dropping-particle" : "", "family" : "Sager", "given" : "P.", "non-dropping-particle" : "Le", "parse-names" : false, "suffix" : "" }, { "dropping-particle" : "", "family" : "R\u00f6ckmann", "given" : "T", "non-dropping-particle" : "", "parse-names" : false, "suffix" : "" } ], "container-title" : "Atmospheric Chemistry and Physics", "id" : "ITEM-1", "issue" : "1", "issued" : { "date-parts" : [ [ "2016", "1", "18" ] ] }, "page" : "195-214", "title" : "Can we explain the observed methane variability after the Mount Pinatubo eruption?", "translator" : [ { "dropping-particle" : "", "family" : "L4517", "given" : "", "non-dropping-particle" : "", "parse-names" : false, "suffix" : "" } ], "type" : "article-journal", "volume" : "16" }, "uris" : [ "http://www.mendeley.com/documents/?uuid=d321cd28-f84c-4d14-8231-4ddf21197a51" ] }, { "id" : "ITEM-2",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"ITEM-2",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 } ], "mendeley" : { "formattedCitation" : "(B\u00e2nd\u0103 et al., 2016; Chandra et al., 2021)", "plainTextFormattedCitation" : "(B\u00e2nd\u0103 et al., 2016; Chandra et al., 2021)", "previouslyFormattedCitation" : "(B\u00e2nd\u0103 et al., 2016; Chandra et al., 2021)" }, "properties" : { "noteIndex" : 0 }, "schema" : "https://github.com/citation-style-language/schema/raw/master/csl-citation.json" }</w:instrText>
      </w:r>
      <w:r w:rsidRPr="001E7A27">
        <w:rPr>
          <w:lang w:val="en-GB"/>
        </w:rPr>
        <w:fldChar w:fldCharType="separate"/>
      </w:r>
      <w:r w:rsidR="00025FA2" w:rsidRPr="001E7A27">
        <w:rPr>
          <w:noProof/>
          <w:lang w:val="en-GB"/>
        </w:rPr>
        <w:t>(Bândă et al., 2016; Chandra et al., 2021)</w:t>
      </w:r>
      <w:r w:rsidRPr="001E7A27">
        <w:rPr>
          <w:lang w:val="en-GB"/>
        </w:rPr>
        <w:fldChar w:fldCharType="end"/>
      </w:r>
      <w:r w:rsidRPr="001E7A27">
        <w:rPr>
          <w:lang w:val="en-GB"/>
        </w:rPr>
        <w:t>. In the late 1990s through</w:t>
      </w:r>
      <w:ins w:id="1974" w:author="Soapbox" w:date="2021-07-17T06:56:00Z">
        <w:r w:rsidR="00FD1BB1" w:rsidRPr="001E7A27">
          <w:rPr>
            <w:lang w:val="en-GB"/>
          </w:rPr>
          <w:t xml:space="preserve"> to</w:t>
        </w:r>
      </w:ins>
      <w:r w:rsidRPr="001E7A27">
        <w:rPr>
          <w:lang w:val="en-GB"/>
        </w:rPr>
        <w:t xml:space="preserve"> 2006 there was a temporary pause in the CH</w:t>
      </w:r>
      <w:r w:rsidRPr="001E7A27">
        <w:rPr>
          <w:vertAlign w:val="subscript"/>
          <w:lang w:val="en-GB"/>
        </w:rPr>
        <w:t>4</w:t>
      </w:r>
      <w:r w:rsidRPr="001E7A27">
        <w:rPr>
          <w:lang w:val="en-GB"/>
        </w:rPr>
        <w:t xml:space="preserve"> growth rate, with higher confidence on its causes than </w:t>
      </w:r>
      <w:del w:id="1975" w:author="Soapbox" w:date="2021-07-17T06:56:00Z">
        <w:r w:rsidRPr="001E7A27" w:rsidDel="00FD1BB1">
          <w:rPr>
            <w:lang w:val="en-GB"/>
          </w:rPr>
          <w:delText xml:space="preserve">the </w:delText>
        </w:r>
      </w:del>
      <w:r w:rsidRPr="001E7A27">
        <w:rPr>
          <w:lang w:val="en-GB"/>
        </w:rPr>
        <w:t>in AR5: emission</w:t>
      </w:r>
      <w:ins w:id="1976" w:author="Soapbox" w:date="2021-07-17T06:56:00Z">
        <w:r w:rsidR="00FD1BB1" w:rsidRPr="001E7A27">
          <w:rPr>
            <w:lang w:val="en-GB"/>
          </w:rPr>
          <w:t>s</w:t>
        </w:r>
      </w:ins>
      <w:r w:rsidRPr="001E7A27">
        <w:rPr>
          <w:lang w:val="en-GB"/>
        </w:rPr>
        <w:t xml:space="preserve"> from the oil and gas sectors declined by about 10 Tg yr</w:t>
      </w:r>
      <w:del w:id="1977" w:author="Ian Blenkinsop" w:date="2021-07-28T16:15:00Z">
        <w:r w:rsidRPr="001E7A27" w:rsidDel="00E4692D">
          <w:rPr>
            <w:vertAlign w:val="superscript"/>
            <w:lang w:val="en-GB"/>
          </w:rPr>
          <w:delText>-</w:delText>
        </w:r>
      </w:del>
      <w:ins w:id="1978"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through the 1990s, and atmospheric CH</w:t>
      </w:r>
      <w:r w:rsidRPr="001E7A27">
        <w:rPr>
          <w:vertAlign w:val="subscript"/>
          <w:lang w:val="en-GB"/>
        </w:rPr>
        <w:t>4</w:t>
      </w:r>
      <w:r w:rsidRPr="001E7A27">
        <w:rPr>
          <w:lang w:val="en-GB"/>
        </w:rPr>
        <w:t xml:space="preserve"> loss steadily increased </w:t>
      </w:r>
      <w:r w:rsidRPr="001E7A27">
        <w:rPr>
          <w:lang w:val="en-GB"/>
        </w:rPr>
        <w:fldChar w:fldCharType="begin" w:fldLock="1"/>
      </w:r>
      <w:r w:rsidR="00BC2C5E" w:rsidRPr="001E7A27">
        <w:rPr>
          <w:lang w:val="en-GB"/>
        </w:rPr>
        <w:instrText>ADDIN CSL_CITATION { "citationItems" : [ { "id" : "ITEM-1", "itemData" : { "DOI" : "10.1029/2003GL018126", "ISSN" : "0094-8276", "abstract" : "The globally\u2010averaged atmospheric methane abundance determined from an extensive network of surface air sampling sites was constant at \u223c1751 ppb from 1999 through 2002. Assuming that the methane lifetime has been constant, this implies that during this 4\u2010year period the global methane budget has been at steady state. We also observed a significant decrease in the difference between northern and southern polar zonal annual averages of CH4 from 1991 to 1992. Using a 3\u2010D transport model, we show that this change is consistent with a decrease in CH4 emissions of \u223c10 Tg CH4 from north of 50\u00b0N in the early\u20101990s. This decrease in emissions may have accelerated the global methane budget towards steady state. Based on current knowledge of the global methane budget and how it has changed with time, it is not possible to tell if the atmospheric methane burden has peaked, or if we are only observing a persistent, but temporary pause in its increase.", "author" : [ { "dropping-particle" : "", "family" : "Dlugokencky", "given" : "E. J.", "non-dropping-particle" : "", "parse-names" : false, "suffix" : "" }, { "dropping-particle" : "", "family" : "Houwelling", "given" : "S.", "non-dropping-particle" : "", "parse-names" : false, "suffix" : "" }, { "dropping-particle" : "", "family" : "Bruhwiler", "given" : "L.", "non-dropping-particle" : "", "parse-names" : false, "suffix" : "" }, { "dropping-particle" : "", "family" : "Masarie", "given" : "K.A.", "non-dropping-particle" : "", "parse-names" : false, "suffix" : "" }, { "dropping-particle" : "", "family" : "Lang", "given" : "P.M.", "non-dropping-particle" : "", "parse-names" : false, "suffix" : "" }, { "dropping-particle" : "", "family" : "Miller", "given" : "J.B.", "non-dropping-particle" : "", "parse-names" : false, "suffix" : "" }, { "dropping-particle" : "", "family" : "Tans", "given" : "P.P.", "non-dropping-particle" : "", "parse-names" : false, "suffix" : "" } ], "container-title" : "Geophysical Research Letters", "id" : "ITEM-1", "issue" : "19", "issued" : { "date-parts" : [ [ "2003", "10", "1" ] ] }, "page" : "1992", "publisher" : "Wiley-Blackwell", "title" : "Atmospheric methane levels off: Temporary pause or a new steady-state?", "translator" : [ { "dropping-particle" : "", "family" : "L4581", "given" : "", "non-dropping-particle" : "", "parse-names" : false, "suffix" : "" } ], "type" : "article-journal", "volume" : "30" }, "uris" : [ "http://www.mendeley.com/documents/?uuid=9dd77c8e-b62c-3df3-b394-8db7c26718a1" ] }, { "id" : "ITEM-2",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"ITEM-2",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 }, { "id" : "ITEM-3",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"ITEM-3",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"id" : "ITEM-4", "itemData" : { "DOI" : "10.1088/2515-7620/ab7457", "ISSN" : "2515-7620", "author" : [ { "dropping-particle" : "", "family" : "H\u00f6glund-Isaksson", "given" : "Lena", "non-dropping-particle" : "", "parse-names" : false, "suffix" : "" }, { "dropping-particle" : "", "family" : "G\u00f3mez-Sanabria",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Research Communications", "id" : "ITEM-4", "issue" : "2", "issued" : { "date-parts" : [ [ "2020", "2", "27" ] ] }, "page" : "025004", "title" : "Technical potentials and costs for reducing global anthropogenic methane emissions in the 2050 timeframe \u2013 results from the GAINS model", "translator" : [ { "dropping-particle" : "", "family" : "L3115", "given" : "", "non-dropping-particle" : "", "parse-names" : false, "suffix" : "" } ], "type" : "article-journal", "volume" : "2" }, "uris" : [ "http://www.mendeley.com/documents/?uuid=4cbf9a81-d0a3-498b-a3b3-9906783f954d" ] }, { "id" : "ITEM-5", "itemData" : { "DOI" : "10.1038/nature11342", "ISSN" : "0028-0836", "abstract" : "After methane, ethane is the most abundant hydrocarbon in the remote atmosphere. It is a precursor to tropospheric ozone and it influences the atmosphere/'s oxidative capacity through its reaction with the hydroxyl radical, ethane/'s primary atmospheric sink. Here we present the longest continuous record of global atmospheric ethane levels. We show that global ethane emission rates decreased from 14.3 to 11.3 teragrams per year, or by 21 per cent, from 1984 to 2010. We attribute this to decreasing fugitive emissions from ethane/'s fossil fuel source\u2014most probably decreased venting and flaring of natural gas in oil fields\u2014rather than a decline in its other major sources, biofuel use and biomass burning. Ethane/'s major emission sources are shared with methane, and recent studies have disagreed on whether reduced fossil fuel or microbial emissions have caused methane/'s atmospheric growth rate to slow. Our findings suggest that reduced fugitive fossil fuel emissions account for at least 10-21 teragrams per year (30-70 per cent) of the decrease in methane/'s global emissions, significantly contributing to methane/'s slowing atmospheric growth rate since the mid-1980s.", "author" : [ { "dropping-particle" : "", "family" : "Simpson", "given" : "Isobel J.", "non-dropping-particle" : "", "parse-names" : false, "suffix" : "" }, { "dropping-particle" : "", "family" : "Sulbaek Andersen", "given" : "Mads P.", "non-dropping-particle" : "", "parse-names" : false, "suffix" : "" }, { "dropping-particle" : "", "family" : "Meinardi", "given" : "Simone", "non-dropping-particle" : "", "parse-names" : false, "suffix" : "" }, { "dropping-particle" : "", "family" : "Bruhwiler", "given" : "Lori", "non-dropping-particle" : "", "parse-names" : false, "suffix" : "" }, { "dropping-particle" : "", "family" : "Blake", "given" : "Nicola J.", "non-dropping-particle" : "", "parse-names" : false, "suffix" : "" }, { "dropping-particle" : "", "family" : "Helmig", "given" : "Detlev", "non-dropping-particle" : "", "parse-names" : false, "suffix" : "" }, { "dropping-particle" : "", "family" : "Rowland", "given" : "F. Sherwood", "non-dropping-particle" : "", "parse-names" : false, "suffix" : "" }, { "dropping-particle" : "", "family" : "Blake", "given" : "Donald R.", "non-dropping-particle" : "", "parse-names" : false, "suffix" : "" } ], "container-title" : "Nature", "id" : "ITEM-5", "issue" : "7412", "issued" : { "date-parts" : [ [ "2012", "8", "23" ] ] }, "page" : "490-494", "publisher" : "Nature Publishing Group", "title" : "Long-term decline of global atmospheric ethane concentrations and implications for methane", "translator" : [ { "dropping-particle" : "", "family" : "L5346", "given" : "", "non-dropping-particle" : "", "parse-names" : false, "suffix" : "" } ], "type" : "article-journal", "volume" : "488" }, "uris" : [ "http://www.mendeley.com/documents/?uuid=793af44a-a2e4-4a95-b2d7-4ce170cbd6c8" ] } ], "mendeley" : { "formattedCitation" : "(Dlugokencky et al., 2003; Simpson et al., 2012; Crippa et al., 2020; H\u00f6glund-Isaksson et al., 2020; Chandra et al., 2021)", "plainTextFormattedCitation" : "(Dlugokencky et al., 2003; Simpson et al., 2012; Crippa et al., 2020; H\u00f6glund-Isaksson et al., 2020; Chandra et al., 2021)", "previouslyFormattedCitation" : "(Dlugokencky et al., 2003; Simpson et al., 2012; Crippa et al., 2020; H\u00f6glund-Isaksson et al., 2020; Chandra et al., 2021)" }, "properties" : { "noteIndex" : 0 }, "schema" : "https://github.com/citation-style-language/schema/raw/master/csl-citation.json" }</w:instrText>
      </w:r>
      <w:r w:rsidRPr="001E7A27">
        <w:rPr>
          <w:lang w:val="en-GB"/>
        </w:rPr>
        <w:fldChar w:fldCharType="separate"/>
      </w:r>
      <w:r w:rsidR="00025FA2" w:rsidRPr="001E7A27">
        <w:rPr>
          <w:noProof/>
          <w:lang w:val="en-GB"/>
        </w:rPr>
        <w:t>(Dlugokencky et al., 2003; Simpson et al., 2012; Crippa et al., 2020; Höglund-Isaksson et al., 2020; Chandra et al., 2021)</w:t>
      </w:r>
      <w:r w:rsidRPr="001E7A27">
        <w:rPr>
          <w:lang w:val="en-GB"/>
        </w:rPr>
        <w:fldChar w:fldCharType="end"/>
      </w:r>
      <w:r w:rsidRPr="001E7A27">
        <w:rPr>
          <w:lang w:val="en-GB"/>
        </w:rPr>
        <w:t xml:space="preserve">. </w:t>
      </w:r>
      <w:ins w:id="1979" w:author="Tom Maycock" w:date="2021-09-08T16:31:00Z">
        <w:r w:rsidR="005751EE">
          <w:rPr>
            <w:lang w:val="en-GB"/>
          </w:rPr>
          <w:t>The m</w:t>
        </w:r>
      </w:ins>
      <w:del w:id="1980" w:author="Tom Maycock" w:date="2021-09-08T16:31:00Z">
        <w:r w:rsidRPr="001E7A27" w:rsidDel="005751EE">
          <w:rPr>
            <w:lang w:val="en-GB"/>
          </w:rPr>
          <w:delText>M</w:delText>
        </w:r>
      </w:del>
      <w:r w:rsidRPr="001E7A27">
        <w:rPr>
          <w:lang w:val="en-GB"/>
        </w:rPr>
        <w:t xml:space="preserve">ethane growth rate began to increase again at 7 </w:t>
      </w:r>
      <w:r w:rsidRPr="001E7A27">
        <w:rPr>
          <w:lang w:val="en-GB"/>
        </w:rPr>
        <w:sym w:font="Symbol" w:char="F0B1"/>
      </w:r>
      <w:r w:rsidRPr="001E7A27">
        <w:rPr>
          <w:lang w:val="en-GB"/>
        </w:rPr>
        <w:t xml:space="preserve"> 3 ppb yr</w:t>
      </w:r>
      <w:del w:id="1981" w:author="Ian Blenkinsop" w:date="2021-07-28T16:15:00Z">
        <w:r w:rsidRPr="001E7A27" w:rsidDel="00E4692D">
          <w:rPr>
            <w:vertAlign w:val="superscript"/>
            <w:lang w:val="en-GB"/>
          </w:rPr>
          <w:delText>-</w:delText>
        </w:r>
      </w:del>
      <w:ins w:id="1982"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during 2007–2016, the causes of which are highly debated since </w:t>
      </w:r>
      <w:del w:id="1983" w:author="Soapbox" w:date="2021-07-20T04:46:00Z">
        <w:r w:rsidRPr="001E7A27" w:rsidDel="00C22705">
          <w:rPr>
            <w:lang w:val="en-GB"/>
          </w:rPr>
          <w:delText xml:space="preserve">the </w:delText>
        </w:r>
      </w:del>
      <w:r w:rsidRPr="001E7A27">
        <w:rPr>
          <w:lang w:val="en-GB"/>
        </w:rPr>
        <w:t xml:space="preserve">AR5 </w:t>
      </w:r>
      <w:r w:rsidRPr="001E7A27">
        <w:rPr>
          <w:lang w:val="en-GB"/>
        </w:rPr>
        <w:fldChar w:fldCharType="begin" w:fldLock="1"/>
      </w:r>
      <w:r w:rsidR="00BC2C5E" w:rsidRPr="001E7A27">
        <w:rPr>
          <w:lang w:val="en-GB"/>
        </w:rPr>
        <w:instrText>ADDIN CSL_CITATION { "citationItems" : [ { "id" : "ITEM-1", "itemData" : { "DOI" : "10.1029/2008GL036037", "ISSN" : "0094-8276", "abstract" : "Following almost a decade with little change in global atmospheric methane mole fraction, we present measurements from the Advanced Global Atmospheric Gases Experiment (AGAGE) and the Australian Commonwealth Scientific and Industrial Research Organisation (CSIRO) networks that show renewed growth starting near the beginning of 2007. Remarkably, a similar growth rate is found at all monitoring locations from this time until the latest measurements. We use these data, along with an inverse method applied to a simple model of atmospheric chemistry and transport, to investigate the possible drivers of the rise. Specifically, the relative roles of an increase in emission rate or a decrease in concentration of the hydroxyl radical, the largest methane sink, are examined. We conclude that: 1) if the annual mean hydroxyl radical concentration did not change, a substantial increase in emissions was required simultaneously in both hemispheres between 2006 and 2007; 2) if a small drop in the hydroxyl radical concentration occurred, consistent with AGAGE methyl chloroform measurements, the emission increase is more strongly biased to the Northern Hemisphere.", "author" : [ { "dropping-particle" : "", "family" : "Rigby", "given" : "M.", "non-dropping-particle" : "", "parse-names" : false, "suffix" : "" }, { "dropping-particle" : "", "family" : "Prinn", "given" : "R. G.", "non-dropping-particle" : "", "parse-names" : false, "suffix" : "" }, { "dropping-particle" : "", "family" : "Fraser", "given" : "P. J.", "non-dropping-particle" : "", "parse-names" : false, "suffix" : "" }, { "dropping-particle" : "", "family" : "Simmonds", "given" : "P. G.", "non-dropping-particle" : "", "parse-names" : false, "suffix" : "" }, { "dropping-particle" : "", "family" : "Langenfelds", "given" : "R. L.", "non-dropping-particle" : "", "parse-names" : false, "suffix" : "" }, { "dropping-particle" : "", "family" : "Huang", "given" : "J.", "non-dropping-particle" : "", "parse-names" : false, "suffix" : "" }, { "dropping-particle" : "", "family" : "Cunnold", "given" : "D. M.", "non-dropping-particle" : "", "parse-names" : false, "suffix" : "" }, { "dropping-particle" : "", "family" : "Steele", "given" : "L. P.", "non-dropping-particle" : "", "parse-names" : false, "suffix" : "" }, { "dropping-particle" : "", "family" : "Krummel", "given" : "P. B.", "non-dropping-particle" : "", "parse-names" : false, "suffix" : "" }, { "dropping-particle" : "", "family" : "Weiss", "given" : "R. F.", "non-dropping-particle" : "", "parse-names" : false, "suffix" : "" }, { "dropping-particle" : "", "family" : "O'Doherty", "given" : "S.", "non-dropping-particle" : "", "parse-names" : false, "suffix" : "" }, { "dropping-particle" : "", "family" : "Salameh", "given" : "P. K.", "non-dropping-particle" : "", "parse-names" : false, "suffix" : "" }, { "dropping-particle" : "", "family" : "Wang", "given" : "H. J.", "non-dropping-particle" : "", "parse-names" : false, "suffix" : "" }, { "dropping-particle" : "", "family" : "Harth", "given" : "C. M.", "non-dropping-particle" : "", "parse-names" : false, "suffix" : "" }, { "dropping-particle" : "", "family" : "M\u00fchle", "given" : "J.", "non-dropping-particle" : "", "parse-names" : false, "suffix" : "" }, { "dropping-particle" : "", "family" : "Porter", "given" : "L. W.", "non-dropping-particle" : "", "parse-names" : false, "suffix" : "" } ], "container-title" : "Geophysical Research Letters", "id" : "ITEM-1", "issue" : "22", "issued" : { "date-parts" : [ [ "2008", "11", "20" ] ] }, "page" : "L22805", "publisher" : "Wiley-Blackwell", "title" : "Renewed growth of atmospheric methane", "translator" : [ { "dropping-particle" : "", "family" : "L4587", "given" : "", "non-dropping-particle" : "", "parse-names" : false, "suffix" : "" } ], "type" : "article-journal", "volume" : "35" }, "uris" : [ "http://www.mendeley.com/documents/?uuid=752cc921-ec29-3990-babc-dfb5e53913fe" ] }, { "id" : "ITEM-2", "itemData" : { "DOI" : "10.1098/rsta.2010.0341", "ISSN" : "1364-503X", "author" : [ { "dropping-particle" : "", "family" : "Dlugokencky", "given" : "Edward J.", "non-dropping-particle" : "", "parse-names" : false, "suffix" : "" }, { "dropping-particle" : "", "family" : "Nisbet", "given" : "Euan G.", "non-dropping-particle" : "", "parse-names" : false, "suffix" : "" }, { "dropping-particle" : "", "family" : "Fisher", "given" : "Rebecca", "non-dropping-particle" : "", "parse-names" : false, "suffix" : "" }, { "dropping-particle" : "", "family" : "Lowry", "given" : "David", "non-dropping-particle" : "", "parse-names" : false, "suffix" : "" } ], "container-title" : "Philosophical Transactions of the Royal Society A: Mathematical, Physical and Engineering Sciences", "id" : "ITEM-2", "issue" : "1943", "issued" : { "date-parts" : [ [ "2011", "5", "28" ] ] }, "page" : "2058-2072", "title" : "Global atmospheric methane: budget, changes and dangers", "translator" : [ { "dropping-particle" : "", "family" : "L6102", "given" : "", "non-dropping-particle" : "", "parse-names" : false, "suffix" : "" } ], "type" : "article-journal", "volume" : "369" }, "uris" : [ "http://www.mendeley.com/documents/?uuid=a862a719-693f-4d19-8262-9eb2dec5eb54" ] }, { "id" : "ITEM-3", "itemData" : { "DOI" : "10.1126/science.aad2705", "ISSN" : "0036-8075", "abstract" : "Methane, a powerful and important greenhouse gas, has been accumulating nearly uninterruptedly in the atmosphere for the past 200 years, with the exception of a mysterious plateau between 1999 and 2006. Schaefer et al. measured methane{\\textquoteright}s carbon isotopic composition in samples collected over the past 35 years in order to constrain the cause of the pause. Lower thermogenic emissions or variations in the hydroxyldriven methane sink caused the plateau. Thermogenic emissions didn{\\textquoteright}t resume to cause the subsequent rise. Instead, the ongoing rise is most likely due to biogenic sources, most notably agriculture.Science, this issue p. 80Between 1999 and 2006, a plateau interrupted the otherwise continuous increase of atmospheric methane concentration [CH4] since preindustrial times. Causes could be sink variability or a temporary reduction in industrial or climate-sensitive sources. We reconstructed the global history of [CH4] and its stable carbon isotopes from ice cores, archived air, and a global network of monitoring stations. A box-model analysis suggests that diminishing thermogenic emissions, probably from the fossil-fuel industry, and/or variations in the hydroxyl CH4 sink caused the [CH4] plateau. Thermogenic emissions did not resume to cause the renewed [CH4] rise after 2006, which contradicts emission inventories. Post-2006 source increases are predominantly biogenic, outside the Arctic, and arguably more consistent with agriculture than wetlands. If so, mitigating CH4 emissions must be balanced with the need for food production.", "author" : [ { "dropping-particle" : "", "family" : "Schaefer", "given" : "Hinrich", "non-dropping-particle" : "", "parse-names" : false, "suffix" : "" }, { "dropping-particle" : "", "family" : "Fletcher", "given" : "Sara E Mikaloff", "non-dropping-particle" : "", "parse-names" : false, "suffix" : "" }, { "dropping-particle" : "", "family" : "Veidt", "given" : "Cordelia", "non-dropping-particle" : "", "parse-names" : false, "suffix" : "" }, { "dropping-particle" : "", "family" : "Lassey", "given" : "Keith R", "non-dropping-particle" : "", "parse-names" : false, "suffix" : "" }, { "dropping-particle" : "", "family" : "Brailsford", "given" : "Gordon W", "non-dropping-particle" : "", "parse-names" : false, "suffix" : "" }, { "dropping-particle" : "", "family" : "Bromley", "given" : "Tony M", "non-dropping-particle" : "", "parse-names" : false, "suffix" : "" }, { "dropping-particle" : "", "family" : "Dlugokencky", "given" : "Edward J", "non-dropping-particle" : "", "parse-names" : false, "suffix" : "" }, { "dropping-particle" : "", "family" : "Michel", "given" : "Sylvia E", "non-dropping-particle" : "", "parse-names" : false, "suffix" : "" }, { "dropping-particle" : "", "family" : "Miller", "given" : "John B", "non-dropping-particle" : "", "parse-names" : false, "suffix" : "" }, { "dropping-particle" : "", "family" : "Levin", "given" : "Ingeborg", "non-dropping-particle" : "", "parse-names" : false, "suffix" : "" }, { "dropping-particle" : "", "family" : "Lowe", "given" : "Dave C", "non-dropping-particle" : "", "parse-names" : false, "suffix" : "" }, { "dropping-particle" : "", "family" : "Martin", "given" : "Ross J", "non-dropping-particle" : "", "parse-names" : false, "suffix" : "" }, { "dropping-particle" : "", "family" : "Vaughn", "given" : "Bruce H", "non-dropping-particle" : "", "parse-names" : false, "suffix" : "" }, { "dropping-particle" : "", "family" : "White", "given" : "James W C", "non-dropping-particle" : "", "parse-names" : false, "suffix" : "" } ], "container-title" : "Science", "id" : "ITEM-3", "issue" : "6281", "issued" : { "date-parts" : [ [ "2016", "4", "1" ] ] }, "page" : "80-84", "publisher" : "American Association for the Advancement of Science", "title" : "A 21st-century shift from fossil-fuel to biogenic methane emissions indicated by 13CH4", "translator" : [ { "dropping-particle" : "", "family" : "L4155", "given" : "", "non-dropping-particle" : "", "parse-names" : false, "suffix" : "" } ], "type" : "article-journal", "volume" : "352" }, "uris" : [ "http://www.mendeley.com/documents/?uuid=68067464-d443-422c-917d-c43707bb2d9e" ] }, { "id" : "ITEM-4", "itemData" : { "DOI" : "10.1038/nature19797", "ISSN" : "0028-0836", "abstract" : "Methane has the second-largest global radiative forcing impact of anthropogenic greenhouse gases after carbon dioxide, but our understanding of the global atmospheric methane budget is incomplete. The global fossil fuel industry (production and usage of natural gas, oil and coal) is thought to contribute 15 to 22 per cent of methane emissions1,2,3,4,5,6,7,8,9,10 to the total atmospheric methane budget11. However, questions remain regarding methane emission trends as a result of fossil fuel industrial activity and the contribution to total methane emissions of sources from the fossil fuel industry and from natural geological seepage12,13, which are often co-located. Here we re-evaluate the global methane budget and the contribution of the fossil fuel industry to methane emissions based on long-term global methane and methane carbon isotope records. We compile the largest isotopic methane source signature database so far, including fossil fuel, microbial and biomass-burning methane emission sources. We find that total fossil fuel methane emissions (fossil fuel industry plus natural geological seepage) are not increasing over time, but are 60 to 110 per cent greater than current estimates1,2,3,4,5,6,7,8,9,10 owing to large revisions in isotope source signatures. We show that this is consistent with the observed global latitudinal methane gradient. After accounting for natural geological methane seepage12,13, we find that methane emissions from natural gas, oil and coal production and their usage are 20 to 60 per cent greater than inventories1,2. Our findings imply a greater potential for the fossil fuel industry to mitigate anthropogenic climate forcing, but we also find that methane emissions from natural gas as a fraction of production have declined from approximately 8 per cent to approximately 2 per cent over the past three decades.", "author" : [ { "dropping-particle" : "", "family" : "Schwietzke", "given" : "Stefan", "non-dropping-particle" : "", "parse-names" : false, "suffix" : "" }, { "dropping-particle" : "", "family" : "Sherwood", "given" : "Owen A", "non-dropping-particle" : "", "parse-names" : false, "suffix" : "" }, { "dropping-particle" : "", "family" : "Bruhwiler", "given" : "Lori M P", "non-dropping-particle" : "", "parse-names" : false, "suffix" : "" }, { "dropping-particle" : "", "family" : "Miller", "given" : "John B", "non-dropping-particle" : "", "parse-names" : false, "suffix" : "" }, { "dropping-particle" : "", "family" : "Etiope", "given" : "Giuseppe", "non-dropping-particle" : "", "parse-names" : false, "suffix" : "" }, { "dropping-particle" : "", "family" : "Dlugokencky", "given" : "Edward J", "non-dropping-particle" : "", "parse-names" : false, "suffix" : "" }, { "dropping-particle" : "", "family" : "Michel", "given" : "Sylvia Englund", "non-dropping-particle" : "", "parse-names" : false, "suffix" : "" }, { "dropping-particle" : "", "family" : "Arling", "given" : "Victoria A", "non-dropping-particle" : "", "parse-names" : false, "suffix" : "" }, { "dropping-particle" : "", "family" : "Vaughn", "given" : "Bruce H", "non-dropping-particle" : "", "parse-names" : false, "suffix" : "" }, { "dropping-particle" : "", "family" : "White", "given" : "James W C", "non-dropping-particle" : "", "parse-names" : false, "suffix" : "" }, { "dropping-particle" : "", "family" : "Tans", "given" : "Pieter P", "non-dropping-particle" : "", "parse-names" : false, "suffix" : "" } ], "container-title" : "Nature", "id" : "ITEM-4", "issue" : "7623", "issued" : { "date-parts" : [ [ "2016", "10", "5" ] ] }, "page" : "88-91", "publisher" : "Macmillan Publishers Limited, part of Springer Nature. All rights reserved.", "title" : "Upward revision of global fossil fuel methane emissions based on isotope database", "translator" : [ { "dropping-particle" : "", "family" : "L4243", "given" : "", "non-dropping-particle" : "", "parse-names" : false, "suffix" : "" } ], "type" : "article-journal", "volume" : "538" }, "uris" : [ "http://www.mendeley.com/documents/?uuid=14875f08-d1b9-4482-83fe-d76e55aa9801" ] }, { "id" : "ITEM-5", "itemData" : { "DOI" : "10.1038/s41467-017-02246-0", "ISSN" : "2041-1723", "abstract" : "Several viable but conflicting explanations have been proposed to explain the recent ~8 p.p.b. per year increase in atmospheric methane after 2006, equivalent to net emissions increase of ~25 Tg CH4 per year. A concurrent increase in atmospheric ethane implicates a fossil source; a concurrent decrease in the heavy isotope content of methane points toward a biogenic source, while other studies propose a decrease in the chemical sink (OH). Here we show that biomass burning emissions of methane decreased by 3.7 (\u00b11.4) Tg CH4 per year from the 2001\u20132007 to the 2008\u20132014 time periods using satellite measurements of CO and CH4, nearly twice the decrease expected from prior estimates. After updating both the total and isotopic budgets for atmospheric methane with these revised biomass burning emissions (and assuming no change to the chemical sink), we find that fossil fuels contribute between 12\u201319 Tg CH4 per year to the recent atmospheric methane increase, thus reconciling the isotopic- and ethane-based results.", "author" : [ { "dropping-particle" : "", "family" : "Worden", "given" : "John R.", "non-dropping-particle" : "", "parse-names" : false, "suffix" : "" }, { "dropping-particle" : "", "family" : "Bloom", "given" : "A Anthony", "non-dropping-particle" : "", "parse-names" : false, "suffix" : "" }, { "dropping-particle" : "", "family" : "Pandey", "given" : "Sudhanshu", "non-dropping-particle" : "", "parse-names" : false, "suffix" : "" }, { "dropping-particle" : "", "family" : "Jiang", "given" : "Zhe", "non-dropping-particle" : "", "parse-names" : false, "suffix" : "" }, { "dropping-particle" : "", "family" : "Worden", "given" : "Helen M", "non-dropping-particle" : "", "parse-names" : false, "suffix" : "" }, { "dropping-particle" : "", "family" : "Walker", "given" : "Thomas W", "non-dropping-particle" : "", "parse-names" : false, "suffix" : "" }, { "dropping-particle" : "", "family" : "Houweling", "given" : "Sander", "non-dropping-particle" : "", "parse-names" : false, "suffix" : "" }, { "dropping-particle" : "", "family" : "R\u00f6ckmann", "given" : "Thomas", "non-dropping-particle" : "", "parse-names" : false, "suffix" : "" } ], "container-title" : "Nature Communications", "id" : "ITEM-5", "issue" : "1", "issued" : { "date-parts" : [ [ "2017", "12", "20" ] ] }, "page" : "2227", "title" : "Reduced biomass burning emissions reconcile conflicting estimates of the post-2006 atmospheric methane budget", "translator" : [ { "dropping-particle" : "", "family" : "L4249", "given" : "", "non-dropping-particle" : "", "parse-names" : false, "suffix" : "" } ], "type" : "article-journal", "volume" : "8" }, "uris" : [ "http://www.mendeley.com/documents/?uuid=d5db61c5-09d9-4985-8bc9-9a851923df3e" ] }, { "id" : "ITEM-6", "itemData" : { "DOI" : "10.1073/pnas.1616020114", "ISSN" : "0027-8424", "abstract" : "Methane is the second strongest anthropogenic greenhouse gas and its atmospheric burden has more than doubled since 1850. Methane concentrations stabilized in the early 2000s and began increasing again in 2007. Neither the stabilization nor the recent growth are well understood, as evidenced by multiple competing hypotheses in recent literature. Here we use a multispecies two-box model inversion to jointly constrain 36 y of methane sources and sinks, using ground-based measurements of methane, methyl chloroform, and the C 13 /C 12 ratio in atmospheric methane (\u03b4 13 CH 4 ) from 1983 through 2015. We find that the problem, as currently formulated, is underdetermined and solutions obtained in previous work are strongly dependent on prior assumptions. Based on our analysis, the mathematically most likely explanation for the renewed growth in atmospheric methane, counterintuitively, involves a 25-Tg/y decrease in methane emissions from 2003 to 2016 that is offset by a 7% decrease in global mean hydroxyl (OH) concentrations, the primary sink for atmospheric methane, over the same period. However, we are still able to fit the observations if we assume that OH concentrations are time invariant (as much of the previous work has assumed) and we then find solutions that are largely consistent with other proposed hypotheses for the renewed growth of atmospheric methane since 2007. We conclude that the current surface observing system does not allow unambiguous attribution of the decadal trends in methane without robust constraints on OH variability, which currently rely purely on methyl chloroform data and its uncertain emissions estimates.", "author" : [ { "dropping-particle" : "", "family" : "Turner", "given" : "Alexander J", "non-dropping-particle" : "", "parse-names" : false, "suffix" : "" }, { "dropping-particle" : "", "family" : "Frankenberg", "given" : "Christian", "non-dropping-particle" : "", "parse-names" : false, "suffix" : "" }, { "dropping-particle" : "", "family" : "Wennberg", "given" : "Paul O", "non-dropping-particle" : "", "parse-names" : false, "suffix" : "" }, { "dropping-particle" : "", "family" : "Jacob", "given" : "Daniel J", "non-dropping-particle" : "", "parse-names" : false, "suffix" : "" } ], "container-title" : "Proceedings of the National Academy of Sciences", "id" : "ITEM-6", "issue" : "21", "issued" : { "date-parts" : [ [ "2017", "5", "23" ] ] }, "page" : "5367-5372", "title" : "Ambiguity in the causes for decadal trends in atmospheric methane and hydroxyl", "translator" : [ { "dropping-particle" : "", "family" : "L5281", "given" : "", "non-dropping-particle" : "", "parse-names" : false, "suffix" : "" } ], "type" : "article-journal", "volume" : "114" }, "uris" : [ "http://www.mendeley.com/documents/?uuid=c4c17151-8173-464f-bfe6-743e6c8a8b60" ] }, { "id" : "ITEM-7", "itemData" : { "DOI" : "10.1002/2016GB005406", "ISSN" : "08866236", "abstract" : "Abstract From 2007 to 2013, the globally averaged mole fraction of methane in the atmosphere increased by 5.7 \u00b1 1.2 ppb yr\u22121. Simultaneously, \u03b413CCH4 (a measure of the 13C/12C isotope ratio in methane) has shifted to significantly more negative values since 2007. Growth was extreme in 2014, at 12.5 \u00b1 0.4 ppb, with a further shift to more negative values being observed at most latitudes. The isotopic evidence presented here suggests that the methane rise was dominated by significant increases in biogenic methane emissions, particularly in the tropics, for example, from expansion of tropical wetlands in years with strongly positive rainfall anomalies or emissions from increased agricultural sources such as ruminants and rice paddies. Changes in the removal rate of methane by the OH radical have not been seen in other tracers of atmospheric chemistry and do not appear to explain short-term variations in methane. Fossil fuel emissions may also have grown, but the sustained shift to more 13C-depleted values and its significant interannual variability, and the tropical and Southern Hemisphere loci of post-2007 growth, both indicate that fossil fuel emissions have not been the dominant factor driving the increase. A major cause of increased tropical wetland and tropical agricultural methane emissions, the likely major contributors to growth, may be their responses to meteorological change.", "author" : [ { "dropping-particle" : "", "family" : "Nisbet", "given" : "E G", "non-dropping-particle" : "", "parse-names" : false, "suffix" : "" }, { "dropping-particle" : "", "family" : "Dlugokencky", "given" : "E J", "non-dropping-particle" : "", "parse-names" : false, "suffix" : "" }, { "dropping-particle" : "", "family" : "Manning", "given" : "M. R.", "non-dropping-particle" : "", "parse-names" : false, "suffix" : "" }, { "dropping-particle" : "", "family" : "Lowry", "given" : "D", "non-dropping-particle" : "", "parse-names" : false, "suffix" : "" }, { "dropping-particle" : "", "family" : "Fisher", "given" : "R E", "non-dropping-particle" : "", "parse-names" : false, "suffix" : "" }, { "dropping-particle" : "", "family" : "France", "given" : "J L", "non-dropping-particle" : "", "parse-names" : false, "suffix" : "" }, { "dropping-particle" : "", "family" : "Michel", "given" : "S E", "non-dropping-particle" : "", "parse-names" : false, "suffix" : "" }, { "dropping-particle" : "", "family" : "Miller", "given" : "J B", "non-dropping-particle" : "", "parse-names" : false, "suffix" : "" }, { "dropping-particle" : "", "family" : "White", "given" : "J W C", "non-dropping-particle" : "", "parse-names" : false, "suffix" : "" }, { "dropping-particle" : "", "family" : "Vaughn", "given" : "B", "non-dropping-particle" : "", "parse-names" : false, "suffix" : "" }, { "dropping-particle" : "", "family" : "Bousquet", "given" : "P", "non-dropping-particle" : "", "parse-names" : false, "suffix" : "" }, { "dropping-particle" : "", "family" : "Pyle", "given" : "J A", "non-dropping-particle" : "", "parse-names" : false, "suffix" : "" }, { "dropping-particle" : "", "family" : "Warwick", "given" : "N J", "non-dropping-particle" : "", "parse-names" : false, "suffix" : "" }, { "dropping-particle" : "", "family" : "Cain", "given" : "M", "non-dropping-particle" : "", "parse-names" : false, "suffix" : "" }, { "dropping-particle" : "", "family" : "Brownlow", "given" : "R", "non-dropping-particle" : "", "parse-names" : false, "suffix" : "" }, { "dropping-particle" : "", "family" : "Zazzeri", "given" : "G", "non-dropping-particle" : "", "parse-names" : false, "suffix" : "" }, { "dropping-particle" : "", "family" : "Lanoisell\u00e9", "given" : "M", "non-dropping-particle" : "", "parse-names" : false, "suffix" : "" }, { "dropping-particle" : "", "family" : "Manning", "given" : "A C", "non-dropping-particle" : "", "parse-names" : false, "suffix" : "" }, { "dropping-particle" : "", "family" : "Gloor", "given" : "E", "non-dropping-particle" : "", "parse-names" : false, "suffix" : "" }, { "dropping-particle" : "", "family" : "Worthy", "given" : "D E J", "non-dropping-particle" : "", "parse-names" : false, "suffix" : "" }, { "dropping-particle" : "", "family" : "Brunke", "given" : "E.-G.", "non-dropping-particle" : "", "parse-names" : false, "suffix" : "" }, { "dropping-particle" : "", "family" : "Labuschagne", "given" : "C", "non-dropping-particle" : "", "parse-names" : false, "suffix" : "" }, { "dropping-particle" : "", "family" : "Wolff", "given" : "E W", "non-dropping-particle" : "", "parse-names" : false, "suffix" : "" }, { "dropping-particle" : "", "family" : "Ganesan", "given" : "A L", "non-dropping-particle" : "", "parse-names" : false, "suffix" : "" } ], "container-title" : "Global Biogeochemical Cycles", "id" : "ITEM-7", "issue" : "9", "issued" : { "date-parts" : [ [ "2016", "9" ] ] }, "page" : "1356-1370", "title" : "Rising atmospheric methane: 2007-2014 growth and isotopic shift", "translator" : [ { "dropping-particle" : "", "family" : "L4023", "given" : "", "non-dropping-particle" : "", "parse-names" : false, "suffix" : "" } ], "type" : "article-journal", "volume" : "30" }, "uris" : [ "http://www.mendeley.com/documents/?uuid=3214f465-0a63-456c-8c77-1b7a74916b95" ] }, { "id" : "ITEM-8", "itemData" : { "DOI" : "10.2151/jmsj.2016-006", "ISSN" : "00261165", "author" : [ { "dropping-particle" : "", "family" : "Patra", "given" : "P.K.", "non-dropping-particle" : "", "parse-names" : false, "suffix" : "" }, { "dropping-particle" : "", "family" : "Saeki", "given" : "T.", "non-dropping-particle" : "", "parse-names" : false, "suffix" : "" }, { "dropping-particle" : "", "family" : "Dlugokencky", "given" : "E.J.",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"Aoki", "given" : "S.", "non-dropping-particle" : "", "parse-names" : false, "suffix" : "" }, { "dropping-particle" : "", "family" : "Morimoto", "given" : "S.", "non-dropping-particle" : "", "parse-names" : false, "suffix" : "" }, { "dropping-particle" : "", "family" : "Kort", "given" : "E.A.", "non-dropping-particle" : "", "parse-names" : false, "suffix" : "" }, { "dropping-particle" : "", "family" : "Crotwell", "given" : "A.", "non-dropping-particle" : "", "parse-names" : false, "suffix" : "" }, { "dropping-particle" : "", "family" : "Ravi Kumar", "given" : "K.", "non-dropping-particle" : "", "parse-names" : false, "suffix" : "" }, { "dropping-particle" : "", "family" : "Nakazawa", "given" : "T.", "non-dropping-particle" : "", "parse-names" : false, "suffix" : "" } ], "container-title" : "Journal of the Meteorological Society of Japan. Series II", "id" : "ITEM-8", "issue" : "1", "issued" : { "date-parts" : [ [ "2016" ] ] }, "page" : "91-113", "publisher" : "Meteorological Society of Japan", "title" : "Regional methane emission estimation based on observed atmospheric concentrations (2002-2012)", "translator" : [ { "dropping-particle" : "", "family" : "L6560", "given" : "", "non-dropping-particle" : "", "parse-names" : false, "suffix" : "" } ], "type" : "article-journal", "volume" : "94" }, "uris" : [ "http://www.mendeley.com/documents/?uuid=68c59242-0c62-43cd-aceb-ac3d0cdc836a" ] }, { "id" : "ITEM-9", "itemData" : { "DOI" : "10.5194/acp-16-3099-2016", "abstract" : "Observations at surface sites show an increase in global mean surface methane (CH4) of about 180 parts per billion (ppb) (above 10 %) over the period 1984\u20132012. Over this period there are large fluctuations in the annual growth rate. In this work, we investigate the atmospheric CH4 evolution over the period 1970\u20132012 with the Oslo CTM3 global chemical transport model (CTM) in a bottom-up approach. We thoroughly assess data from surface measurement sites in international networks and select a subset suited for comparisons with the output from the CTM. We compare model results and observations to understand causes for both long-term trends and short-term variations. Employing Oslo CTM3 we are able to reproduce the seasonal and year-to-year variations and shifts between years with consecutive growth and stagnation, both at global and regional scales. The overall CH4 trend over the period is reproduced, but for some periods the model fails to reproduce the strength of the growth. The model overestimates the observed growth after 2006 in all regions. This seems to be explained by an overly strong increase in anthropogenic emissions in Asia, having global impact. Our findings confirm other studies questioning the timing or strength of the emission changes in Asia in the EDGAR v4.2 emission inventory over recent decades. The evolution of CH4 is not only controlled by changes in sources, but also by changes in the chemical loss in the atmosphere and soil uptake. The atmospheric CH4 lifetime is an indicator of the CH4 loss. In our simulations, the atmospheric CH4 lifetime decreases by more than 8 % from 1970 to 2012, a significant reduction of the residence time of this important greenhouse gas. Changes in CO and NOx emissions, specific humidity, and ozone column drive most of this, and we provide simple prognostic equations for the relations between those and the CH4 lifetime. The reduced lifetime results in substantial growth in the chemical CH4 loss (relative to its burden) and dampens the CH4 growth.", "author" : [ { "dropping-particle" : "", "family" : "Dals\u00f8ren", "given" : "Stig B.", "non-dropping-particle" : "", "parse-names" : false, "suffix" : "" }, { "dropping-particle" : "", "family" : "Myhre", "given" : "Cathrine L.", "non-dropping-particle" : "", "parse-names" : false, "suffix" : "" }, { "dropping-particle" : "", "family" : "Myhre", "given" : "Gunnar", "non-dropping-particle" : "", "parse-names" : false, "suffix" : "" }, { "dropping-particle" : "", "family" : "Gomez-Pelaez", "given" : "Angel J.", "non-dropping-particle" : "", "parse-names" : false, "suffix" : "" }, { "dropping-particle" : "", "family" : "S\u00f8vde", "given" : "Ole A.", "non-dropping-particle" : "", "parse-names" : false, "suffix" : "" }, { "dropping-particle" : "", "family" : "Isaksen", "given" : "Ivar S. A.", "non-dropping-particle" : "", "parse-names" : false, "suffix" : "" }, { "dropping-particle" : "", "family" : "Weiss", "given" : "Ray F.", "non-dropping-particle" : "", "parse-names" : false, "suffix" : "" }, { "dropping-particle" : "", "family" : "Harth", "given" : "Christina M.", "non-dropping-particle" : "", "parse-names" : false, "suffix" : "" } ], "container-title" : "Atmospheric Chemistry and Physics", "id" : "ITEM-9", "issue" : "5", "issued" : { "date-parts" : [ [ "2016", "3", "9" ] ] }, "page" : "3099-3126", "title" : "Atmospheric methane evolution the last 40 years", "translator" : [ { "dropping-particle" : "", "family" : "L4569", "given" : "", "non-dropping-particle" : "", "parse-names" : false, "suffix" : "" } ], "type" : "article-journal", "volume" : "16" }, "uris" : [ "http://www.mendeley.com/documents/?uuid=d8002d47-c5ea-32b9-b4d5-e9885ffd494d" ] }, { "id" : "ITEM-10", "itemData" : { "DOI" : "10.5194/acp-20-805-2020", "ISSN" : "1680-7324", "author" : [ { "dropping-particle" : "", "family" : "He", "given" : "Jian",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"Dlugokencky", "given" : "Ed", "non-dropping-particle" : "", "parse-names" : false, "suffix" : "" }, { "dropping-particle" : "", "family" : "Thoning", "given" : "Kirk", "non-dropping-particle" : "", "parse-names" : false, "suffix" : "" } ], "container-title" : "Atmospheric Chemistry and Physics", "id" : "ITEM-10", "issue" : "2", "issued" : { "date-parts" : [ [ "2020", "1", "23" ] ] }, "page" : "805-827", "title" : "Investigation of the global methane budget over 1980\u20132017 using GFDL-AM4.1", "translator" : [ { "dropping-particle" : "", "family" : "L7352", "given" : "", "non-dropping-particle" : "", "parse-names" : false, "suffix" : "" } ], "type" : "article-journal", "volume" : "20" }, "uris" : [ "http://www.mendeley.com/documents/?uuid=156a8653-d551-4a74-b34f-07ea57665baf" ] } ], "mendeley" : { "formattedCitation" : "(Rigby et al., 2008; Dlugokencky et al., 2011; Dals\u00f8ren et al., 2016; Nisbet et al., 2016; Patra et al., 2016; Schaefer et al., 2016; Schwietzke et al., 2016; Turner et al., 2017; Worden et al., 2017; He et al., 2020)", "plainTextFormattedCitation" : "(Rigby et al., 2008; Dlugokencky et al., 2011; Dals\u00f8ren et al., 2016; Nisbet et al., 2016; Patra et al., 2016; Schaefer et al., 2016; Schwietzke et al., 2016; Turner et al., 2017; Worden et al., 2017; He et al., 2020)", "previouslyFormattedCitation" : "(Rigby et al., 2008; Dlugokencky et al., 2011; Dals\u00f8ren et al., 2016; Nisbet et al., 2016; Patra et al., 2016; Schaefer et al., 2016; Schwietzke et al., 2016; Turner et al., 2017; Worden et al., 2017; He et al., 2020)" }, "properties" : { "noteIndex" : 0 }, "schema" : "https://github.com/citation-style-language/schema/raw/master/csl-citation.json" }</w:instrText>
      </w:r>
      <w:r w:rsidRPr="001E7A27">
        <w:rPr>
          <w:lang w:val="en-GB"/>
        </w:rPr>
        <w:fldChar w:fldCharType="separate"/>
      </w:r>
      <w:r w:rsidR="00025FA2" w:rsidRPr="001E7A27">
        <w:rPr>
          <w:noProof/>
          <w:lang w:val="en-GB"/>
        </w:rPr>
        <w:t>(Rigby et al., 2008; Dlugokencky et al., 2011; Dalsøren et al., 2016; Nisbet et al., 2016; Patra et al., 2016; Schaefer et al., 2016; Schwietzke et al., 2016; Turner et al., 2017; Worden et al., 2017; He et al., 2020)</w:t>
      </w:r>
      <w:r w:rsidRPr="001E7A27">
        <w:rPr>
          <w:lang w:val="en-GB"/>
        </w:rPr>
        <w:fldChar w:fldCharType="end"/>
      </w:r>
      <w:r w:rsidRPr="001E7A27">
        <w:rPr>
          <w:lang w:val="en-GB"/>
        </w:rPr>
        <w:t>; studies disagree on the relative contribution of thermogenic, pyrogenic and biogenic emission processes and variability in tropospheric OH concentration. The renewed CH</w:t>
      </w:r>
      <w:r w:rsidRPr="001E7A27">
        <w:rPr>
          <w:vertAlign w:val="subscript"/>
          <w:lang w:val="en-GB"/>
        </w:rPr>
        <w:t>4</w:t>
      </w:r>
      <w:r w:rsidRPr="001E7A27">
        <w:rPr>
          <w:lang w:val="en-GB"/>
        </w:rPr>
        <w:t xml:space="preserve"> increase is accompanied by a reversal of </w:t>
      </w:r>
      <w:r w:rsidRPr="001E7A27">
        <w:rPr>
          <w:lang w:val="en-GB"/>
        </w:rPr>
        <w:sym w:font="Symbol" w:char="F064"/>
      </w:r>
      <w:r w:rsidRPr="001E7A27">
        <w:rPr>
          <w:vertAlign w:val="superscript"/>
          <w:lang w:val="en-GB"/>
        </w:rPr>
        <w:t>13</w:t>
      </w:r>
      <w:r w:rsidRPr="001E7A27">
        <w:rPr>
          <w:lang w:val="en-GB"/>
        </w:rPr>
        <w:t xml:space="preserve">C trend to more negative values post 2007; opposite to what occurred in the 200 years prior </w:t>
      </w:r>
      <w:r w:rsidRPr="001E7A27">
        <w:rPr>
          <w:lang w:val="en-GB"/>
        </w:rPr>
        <w:fldChar w:fldCharType="begin" w:fldLock="1"/>
      </w:r>
      <w:r w:rsidR="007B506D" w:rsidRPr="001E7A27">
        <w:rPr>
          <w:lang w:val="en-GB"/>
        </w:rPr>
        <w:instrText>ADDIN CSL_CITATION { "citationItems" : [ { "id" : "ITEM-1", "itemData" : { "DOI" : "10.1126/science.1115193", "ISSN" : "0036-8075", "PMID" : "16151008", "abstract" : "We report a 2000-year Antarctic ice-core record of stable carbon isotope measurements in atmospheric methane (delta13CH4). Large delta13CH4 variations indicate that the methane budget varied unexpectedly during the late preindustrial Holocene (circa 0 to 1700 A.D.). During the first thousand years (0 to 1000 A.D.), delta13CH4 was at least 2 per mil enriched compared to expected values, and during the following 700 years, an about 2 per mil depletion occurred. Our modeled methane source partitioning implies that biomass burning emissions were high from 0 to 1000 A.D. but reduced by almost approximately 40% over the next 700 years. We suggest that both human activities and natural climate change influenced preindustrial biomass burning emissions and that these emissions have been previously understated in late preindustrial Holocene methane budget research.", "author" : [ { "dropping-particle" : "", "family" : "Ferretti", "given" : "D F", "non-dropping-particle" : "", "parse-names" : false, "suffix" : "" } ], "container-title" : "Science", "id" : "ITEM-1", "issue" : "5741", "issued" : { "date-parts" : [ [ "2005", "9", "9" ] ] }, "page" : "1714-1717", "publisher" : "American Association for the Advancement of Science", "title" : "Unexpected Changes to the Global Methane Budget over the Past 2000 Years", "translator" : [ { "dropping-particle" : "", "family" : "L5342", "given" : "", "non-dropping-particle" : "", "parse-names" : false, "suffix" : "" } ], "type" : "article-journal", "volume" : "309" }, "uris" : [ "http://www.mendeley.com/documents/?uuid=399a9dce-9bc3-4145-96c8-97373a8e0ca5" ] }, { "id" : "ITEM-2", "itemData" : { "DOI" : "10.1029/2018GB006009", "ISSN" : "0886-6236", "author" : [ { "dropping-particle" : "", "family" : "Nisbet", "given" : "E. G.", "non-dropping-particle" : "", "parse-names" : false, "suffix" : "" }, { "dropping-particle" : "", "family" : "Manning", "given" : "M. R.", "non-dropping-particle" : "", "parse-names" : false, "suffix" : "" }, { "dropping-particle" : "", "family" : "Dlugokencky", "given" : "E. J.", "non-dropping-particle" : "", "parse-names" : false, "suffix" : "" }, { "dropping-particle" : "", "family" : "Fisher", "given" : "R. E.", "non-dropping-particle" : "", "parse-names" : false, "suffix" : "" }, { "dropping-particle" : "", "family" : "Lowry", "given" : "D.", "non-dropping-particle" : "", "parse-names" : false, "suffix" : "" }, { "dropping-particle" : "", "family" : "Michel", "given" : "S. E.", "non-dropping-particle" : "", "parse-names" : false, "suffix" : "" }, { "dropping-particle" : "", "family" : "Myhre", "given" : "C. Lund", "non-dropping-particle" : "", "parse-names" : false, "suffix" : "" }, { "dropping-particle" : "", "family" : "Platt", "given" : "S. M.", "non-dropping-particle" : "", "parse-names" : false, "suffix" : "" }, { "dropping-particle" : "", "family" : "Allen", "given" : "G.", "non-dropping-particle" : "", "parse-names" : false, "suffix" : "" }, { "dropping-particle" : "", "family" : "Bousquet", "given" : "P.", "non-dropping-particle" : "", "parse-names" : false, "suffix" : "" }, { "dropping-particle" : "", "family" : "Brownlow", "given" : "R.", "non-dropping-particle" : "", "parse-names" : false, "suffix" : "" }, { "dropping-particle" : "", "family" : "Cain", "given" : "M.", "non-dropping-particle" : "", "parse-names" : false, "suffix" : "" }, { "dropping-particle" : "", "family" : "France", "given" : "J. L.", "non-dropping-particle" : "", "parse-names" : false, "suffix" : "" }, { "dropping-particle" : "", "family" : "Hermansen", "given" : "O.", "non-dropping-particle" : "", "parse-names" : false, "suffix" : "" }, { "dropping-particle" : "", "family" : "Hossaini", "given" : "R.", "non-dropping-particle" : "", "parse-names" : false, "suffix" : "" }, { "dropping-particle" : "", "family" : "Jones", "given" : "A. E.", "non-dropping-particle" : "", "parse-names" : false, "suffix" : "" }, { "dropping-particle" : "", "family" : "Levin", "given" : "I.", "non-dropping-particle" : "", "parse-names" : false, "suffix" : "" }, { "dropping-particle" : "", "family" : "Manning", "given" : "A. C.", "non-dropping-particle" : "", "parse-names" : false, "suffix" : "" }, { "dropping-particle" : "", "family" : "Myhre", "given" : "G.", "non-dropping-particle" : "", "parse-names" : false, "suffix" : "" }, { "dropping-particle" : "", "family" : "Pyle", "given" : "J. A.", "non-dropping-particle" : "", "parse-names" : false, "suffix" : "" }, { "dropping-particle" : "", "family" : "Vaughn", "given" : "B. H.", "non-dropping-particle" : "", "parse-names" : false, "suffix" : "" }, { "dropping-particle" : "", "family" : "Warwick", "given" : "N. J.", "non-dropping-particle" : "", "parse-names" : false, "suffix" : "" }, { "dropping-particle" : "", "family" : "White", "given" : "J. W. C.", "non-dropping-particle" : "", "parse-names" : false, "suffix" : "" } ], "container-title" : "Global Biogeochemical Cycles", "id" : "ITEM-2", "issued" : { "date-parts" : [ [ "2019", "3", "18" ] ] }, "page" : "2018GB006009", "title" : "Very strong atmospheric methane growth in the 4 years 2014\u20132017: implications for the Paris Agreement", "translator" : [ { "dropping-particle" : "", "family" : "L5222", "given" : "", "non-dropping-particle" : "", "parse-names" : false, "suffix" : "" } ], "type" : "article-journal", "volume" : "33" }, "uris" : [ "http://www.mendeley.com/documents/?uuid=57daa1d2-4fa4-4a90-8401-ec3621db95c8" ] }, { "id" : "ITEM-3", "itemData" : { "DOI" : "10.1038/nature19797", "ISSN" : "0028-0836", "abstract" : "Methane has the second-largest global radiative forcing impact of anthropogenic greenhouse gases after carbon dioxide, but our understanding of the global atmospheric methane budget is incomplete. The global fossil fuel industry (production and usage of natural gas, oil and coal) is thought to contribute 15 to 22 per cent of methane emissions1,2,3,4,5,6,7,8,9,10 to the total atmospheric methane budget11. However, questions remain regarding methane emission trends as a result of fossil fuel industrial activity and the contribution to total methane emissions of sources from the fossil fuel industry and from natural geological seepage12,13, which are often co-located. Here we re-evaluate the global methane budget and the contribution of the fossil fuel industry to methane emissions based on long-term global methane and methane carbon isotope records. We compile the largest isotopic methane source signature database so far, including fossil fuel, microbial and biomass-burning methane emission sources. We find that total fossil fuel methane emissions (fossil fuel industry plus natural geological seepage) are not increasing over time, but are 60 to 110 per cent greater than current estimates1,2,3,4,5,6,7,8,9,10 owing to large revisions in isotope source signatures. We show that this is consistent with the observed global latitudinal methane gradient. After accounting for natural geological methane seepage12,13, we find that methane emissions from natural gas, oil and coal production and their usage are 20 to 60 per cent greater than inventories1,2. Our findings imply a greater potential for the fossil fuel industry to mitigate anthropogenic climate forcing, but we also find that methane emissions from natural gas as a fraction of production have declined from approximately 8 per cent to approximately 2 per cent over the past three decades.", "author" : [ { "dropping-particle" : "", "family" : "Schwietzke", "given" : "Stefan", "non-dropping-particle" : "", "parse-names" : false, "suffix" : "" }, { "dropping-particle" : "", "family" : "Sherwood", "given" : "Owen A", "non-dropping-particle" : "", "parse-names" : false, "suffix" : "" }, { "dropping-particle" : "", "family" : "Bruhwiler", "given" : "Lori M P", "non-dropping-particle" : "", "parse-names" : false, "suffix" : "" }, { "dropping-particle" : "", "family" : "Miller", "given" : "John B", "non-dropping-particle" : "", "parse-names" : false, "suffix" : "" }, { "dropping-particle" : "", "family" : "Etiope", "given" : "Giuseppe", "non-dropping-particle" : "", "parse-names" : false, "suffix" : "" }, { "dropping-particle" : "", "family" : "Dlugokencky", "given" : "Edward J", "non-dropping-particle" : "", "parse-names" : false, "suffix" : "" }, { "dropping-particle" : "", "family" : "Michel", "given" : "Sylvia Englund", "non-dropping-particle" : "", "parse-names" : false, "suffix" : "" }, { "dropping-particle" : "", "family" : "Arling", "given" : "Victoria A", "non-dropping-particle" : "", "parse-names" : false, "suffix" : "" }, { "dropping-particle" : "", "family" : "Vaughn", "given" : "Bruce H", "non-dropping-particle" : "", "parse-names" : false, "suffix" : "" }, { "dropping-particle" : "", "family" : "White", "given" : "James W C", "non-dropping-particle" : "", "parse-names" : false, "suffix" : "" }, { "dropping-particle" : "", "family" : "Tans", "given" : "Pieter P", "non-dropping-particle" : "", "parse-names" : false, "suffix" : "" } ], "container-title" : "Nature", "id" : "ITEM-3", "issue" : "7623", "issued" : { "date-parts" : [ [ "2016", "10", "5" ] ] }, "page" : "88-91", "publisher" : "Macmillan Publishers Limited, part of Springer Nature. All rights reserved.", "title" : "Upward revision of global fossil fuel methane emissions based on isotope database", "translator" : [ { "dropping-particle" : "", "family" : "L4243", "given" : "", "non-dropping-particle" : "", "parse-names" : false, "suffix" : "" } ], "type" : "article-journal", "volume" : "538" }, "uris" : [ "http://www.mendeley.com/documents/?uuid=14875f08-d1b9-4482-83fe-d76e55aa9801" ] }, { "id" : "ITEM-4", "itemData" : { "DOI" : "10.1126/science.aad2705", "ISSN" : "0036-8075", "abstract" : "Methane, a powerful and important greenhouse gas, has been accumulating nearly uninterruptedly in the atmosphere for the past 200 years, with the exception of a mysterious plateau between 1999 and 2006. Schaefer et al. measured methane{\\textquoteright}s carbon isotopic composition in samples collected over the past 35 years in order to constrain the cause of the pause. Lower thermogenic emissions or variations in the hydroxyldriven methane sink caused the plateau. Thermogenic emissions didn{\\textquoteright}t resume to cause the subsequent rise. Instead, the ongoing rise is most likely due to biogenic sources, most notably agriculture.Science, this issue p. 80Between 1999 and 2006, a plateau interrupted the otherwise continuous increase of atmospheric methane concentration [CH4] since preindustrial times. Causes could be sink variability or a temporary reduction in industrial or climate-sensitive sources. We reconstructed the global history of [CH4] and its stable carbon isotopes from ice cores, archived air, and a global network of monitoring stations. A box-model analysis suggests that diminishing thermogenic emissions, probably from the fossil-fuel industry, and/or variations in the hydroxyl CH4 sink caused the [CH4] plateau. Thermogenic emissions did not resume to cause the renewed [CH4] rise after 2006, which contradicts emission inventories. Post-2006 source increases are predominantly biogenic, outside the Arctic, and arguably more consistent with agriculture than wetlands. If so, mitigating CH4 emissions must be balanced with the need for food production.", "author" : [ { "dropping-particle" : "", "family" : "Schaefer", "given" : "Hinrich", "non-dropping-particle" : "", "parse-names" : false, "suffix" : "" }, { "dropping-particle" : "", "family" : "Fletcher", "given" : "Sara E Mikaloff", "non-dropping-particle" : "", "parse-names" : false, "suffix" : "" }, { "dropping-particle" : "", "family" : "Veidt", "given" : "Cordelia", "non-dropping-particle" : "", "parse-names" : false, "suffix" : "" }, { "dropping-particle" : "", "family" : "Lassey", "given" : "Keith R", "non-dropping-particle" : "", "parse-names" : false, "suffix" : "" }, { "dropping-particle" : "", "family" : "Brailsford", "given" : "Gordon W", "non-dropping-particle" : "", "parse-names" : false, "suffix" : "" }, { "dropping-particle" : "", "family" : "Bromley", "given" : "Tony M", "non-dropping-particle" : "", "parse-names" : false, "suffix" : "" }, { "dropping-particle" : "", "family" : "Dlugokencky", "given" : "Edward J", "non-dropping-particle" : "", "parse-names" : false, "suffix" : "" }, { "dropping-particle" : "", "family" : "Michel", "given" : "Sylvia E", "non-dropping-particle" : "", "parse-names" : false, "suffix" : "" }, { "dropping-particle" : "", "family" : "Miller", "given" : "John B", "non-dropping-particle" : "", "parse-names" : false, "suffix" : "" }, { "dropping-particle" : "", "family" : "Levin", "given" : "Ingeborg", "non-dropping-particle" : "", "parse-names" : false, "suffix" : "" }, { "dropping-particle" : "", "family" : "Lowe", "given" : "Dave C", "non-dropping-particle" : "", "parse-names" : false, "suffix" : "" }, { "dropping-particle" : "", "family" : "Martin", "given" : "Ross J", "non-dropping-particle" : "", "parse-names" : false, "suffix" : "" }, { "dropping-particle" : "", "family" : "Vaughn", "given" : "Bruce H", "non-dropping-particle" : "", "parse-names" : false, "suffix" : "" }, { "dropping-particle" : "", "family" : "White", "given" : "James W C", "non-dropping-particle" : "", "parse-names" : false, "suffix" : "" } ], "container-title" : "Science", "id" : "ITEM-4", "issue" : "6281", "issued" : { "date-parts" : [ [ "2016", "4", "1" ] ] }, "page" : "80-84", "publisher" : "American Association for the Advancement of Science", "title" : "A 21st-century shift from fossil-fuel to biogenic methane emissions indicated by 13CH4", "translator" : [ { "dropping-particle" : "", "family" : "L4155", "given" : "", "non-dropping-particle" : "", "parse-names" : false, "suffix" : "" } ], "type" : "article-journal", "volume" : "352" }, "uris" : [ "http://www.mendeley.com/documents/?uuid=68067464-d443-422c-917d-c43707bb2d9e" ] }, { "id" : "ITEM-5", "itemData" : { "DOI" : "10.5194/acp-15-2595-2015", "abstract" : "Atmospheric methane (CH4) increased from ~900 ppb (parts per billion, or nanomoles per mole of dry air) in 1900 to ~1800 ppb in 2010 at a rate unprecedented in any observational records. However, the contributions of the various methane sources and sinks to the CH4 increase are poorly understood. Here we use initial emissions from bottom-up inventories for anthropogenic sources, emissions from wetlands and rice paddies simulated by a~terrestrial biogeochemical model, and an atmospheric general circulation model (AGCM)-based chemistry-transport model (i.e. ACTM) to simulate atmospheric CH4 concentrations for 1910\u20132010. The ACTM simulations are compared with the CH4 concentration records reconstructed from Antarctic and Arctic ice cores and firn air samples, and from direct measurements since the 1980s at multiple sites around the globe. The differences between ACTM simulations and observed CH4 concentrations are minimized to optimize the global total emissions using a mass balance calculation. During 1910\u20132010, the global total CH4 emission doubled from ~290 to ~580 Tg yr\u22121. Compared to optimized emission, the bottom-up emission data set underestimates the rate of change of global total CH4 emissions by ~30% during the high growth period of 1940\u20131990, while it overestimates by ~380% during the low growth period of 1990\u20132010. Further, using the CH4 stable carbon isotopic data (\u03b413C), we attribute the emission increase during 1940\u20131990 primarily to enhancement of biomass burning. The total lifetime of CH4 shortened from 9.4 yr during 1910\u20131919 to 9 yr during 2000\u20132009 by the combined effect of the increasing abundance of atomic chlorine radicals (Cl) and increases in average air temperature. We show that changes of CH4 loss rate due to increased tropospheric air temperature and CH4 loss due to Cl in the stratosphere are important sources of uncertainty to more accurately estimate the global CH4 budget from \u03b413C observations.", "author" : [ { "dropping-particle" : "", "family" : "Ghosh", "given" : "A", "non-dropping-particle" : "", "parse-names" : false, "suffix" : "" }, { "dropping-particle" : "", "family" : "Patra", "given" : "P K",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"Etheridge", "given" : "D M", "non-dropping-particle" : "", "parse-names" : false, "suffix" : "" }, { "dropping-particle" : "", "family" : "Sugawara", "given" : "S", "non-dropping-particle" : "", "parse-names" : false, "suffix" : "" }, { "dropping-particle" : "", "family" : "Kawamura", "given" : "K", "non-dropping-particle" : "", "parse-names" : false, "suffix" : "" }, { "dropping-particle" : "", "family" : "Miller", "given" : "J B", "non-dropping-particle" : "", "parse-names" : false, "suffix" : "" }, { "dropping-particle" : "", "family" : "Dlugokencky", "given" : "E J", "non-dropping-particle" : "", "parse-names" : false, "suffix" : "" }, { "dropping-particle" : "", "family" : "Krummel", "given" : "P B", "non-dropping-particle" : "", "parse-names" : false, "suffix" : "" }, { "dropping-particle" : "", "family" : "Fraser", "given" : "P J", "non-dropping-particle" : "", "parse-names" : false, "suffix" : "" }, { "dropping-particle" : "", "family" : "Steele", "given" : "L P", "non-dropping-particle" : "", "parse-names" : false, "suffix" : "" }, { "dropping-particle" : "", "family" : "Langenfelds", "given" : "R L", "non-dropping-particle" : "", "parse-names" : false, "suffix" : "" }, { "dropping-particle" : "", "family" : "Trudinger", "given" : "C M", "non-dropping-particle" : "", "parse-names" : false, "suffix" : "" }, { "dropping-particle" : "", "family" : "White", "given" : "J W C", "non-dropping-particle" : "", "parse-names" : false, "suffix" : "" }, { "dropping-particle" : "", "family" : "Vaughn", "given" : "B", "non-dropping-particle" : "", "parse-names" : false, "suffix" : "" }, { "dropping-particle" : "", "family" : "Saeki", "given" : "T", "non-dropping-particle" : "", "parse-names" : false, "suffix" : "" }, { "dropping-particle" : "", "family" : "Aoki", "given" : "S", "non-dropping-particle" : "", "parse-names" : false, "suffix" : "" }, { "dropping-particle" : "", "family" : "Nakazawa", "given" : "T", "non-dropping-particle" : "", "parse-names" : false, "suffix" : "" } ], "container-title" : "Atmospheric Chemistry and Physics", "id" : "ITEM-5", "issue" : "5", "issued" : { "date-parts" : [ [ "2015" ] ] }, "page" : "2595-2612", "title" : "Variations in global methane sources and sinks during 1910\u20132010", "translator" : [ { "dropping-particle" : "", "family" : "L4241", "given" : "", "non-dropping-particle" : "", "parse-names" : false, "suffix" : "" } ], "type" : "article-journal", "volume" : "15" }, "uris" : [ "http://www.mendeley.com/documents/?uuid=3b76a402-4a68-4863-a292-c4613b77638c" ] } ], "mendeley" : { "formattedCitation" : "(Ferretti, 2005; Ghosh et al., 2015; Schaefer et al., 2016; Schwietzke et al., 2016; Nisbet et al., 2019)", "plainTextFormattedCitation" : "(Ferretti, 2005; Ghosh et al., 2015; Schaefer et al., 2016; Schwietzke et al., 2016; Nisbet et al., 2019)", "previouslyFormattedCitation" : "(Ferretti, 2005; Ghosh et al., 2015; Schaefer et al., 2016; Schwietzke et al., 2016; Nisbet et al., 2019)" }, "properties" : { "noteIndex" : 0 }, "schema" : "https://github.com/citation-style-language/schema/raw/master/csl-citation.json" }</w:instrText>
      </w:r>
      <w:r w:rsidRPr="001E7A27">
        <w:rPr>
          <w:lang w:val="en-GB"/>
        </w:rPr>
        <w:fldChar w:fldCharType="separate"/>
      </w:r>
      <w:r w:rsidR="00025FA2" w:rsidRPr="001E7A27">
        <w:rPr>
          <w:noProof/>
          <w:lang w:val="en-GB"/>
        </w:rPr>
        <w:t>(Ferretti, 2005; Ghosh et al., 2015; Schaefer et al., 2016; Schwietzke et al., 2016; Nisbet et al., 2019)</w:t>
      </w:r>
      <w:r w:rsidRPr="001E7A27">
        <w:rPr>
          <w:lang w:val="en-GB"/>
        </w:rPr>
        <w:fldChar w:fldCharType="end"/>
      </w:r>
      <w:r w:rsidRPr="001E7A27">
        <w:rPr>
          <w:lang w:val="en-GB"/>
        </w:rPr>
        <w:t xml:space="preserve">, suggesting an increasing contribution from animal farming, landfills and waste, and a slower increase in emissions from fossil fuel exploitation since the early 2000s </w:t>
      </w:r>
      <w:r w:rsidRPr="001E7A27">
        <w:rPr>
          <w:lang w:val="en-GB"/>
        </w:rPr>
        <w:fldChar w:fldCharType="begin" w:fldLock="1"/>
      </w:r>
      <w:r w:rsidR="00BC2C5E" w:rsidRPr="001E7A27">
        <w:rPr>
          <w:lang w:val="en-GB"/>
        </w:rPr>
        <w:instrText>ADDIN CSL_CITATION { "citationItems" : [ { "id" : "ITEM-1", "itemData" : { "DOI" : "10.1088/1748-9326/ab9ed2", "ISSN" : "1748-9326", "author" : [ { "dropping-particle" : "", "family" : "Jackson", "given" : "R B", "non-dropping-particle" : "", "parse-names" : false, "suffix" : "" }, { "dropping-particle" : "", "family" : "Saunois", "given" : "M", "non-dropping-particle" : "", "parse-names" : false, "suffix" : "" }, { "dropping-particle" : "", "family" : "Bousquet", "given" : "P", "non-dropping-particle" : "", "parse-names" : false, "suffix" : "" }, { "dropping-particle" : "", "family" : "Canadell", "given" : "J G", "non-dropping-particle" : "", "parse-names" : false, "suffix" : "" }, { "dropping-particle" : "", "family" : "Poulter", "given" : "B", "non-dropping-particle" : "", "parse-names" : false, "suffix" : "" }, { "dropping-particle" : "", "family" : "Stavert", "given" : "A R", "non-dropping-particle" : "", "parse-names" : false, "suffix" : "" }, { "dropping-particle" : "", "family" : "Bergamaschi", "given" : "P", "non-dropping-particle" : "", "parse-names" : false, "suffix" : "" }, { "dropping-particle" : "", "family" : "Niwa", "given" : "Y", "non-dropping-particle" : "", "parse-names" : false, "suffix" : "" }, { "dropping-particle" : "", "family" : "Segers", "given" : "A", "non-dropping-particle" : "", "parse-names" : false, "suffix" : "" }, { "dropping-particle" : "", "family" : "Tsuruta", "given" : "A", "non-dropping-particle" : "", "parse-names" : false, "suffix" : "" } ], "container-title" : "Environmental Research Letters", "id" : "ITEM-1", "issue" : "7", "issued" : { "date-parts" : [ [ "2020", "7", "14" ] ] }, "page" : "071002", "title" : "Increasing anthropogenic methane emissions arise equally from agricultural and fossil fuel sources", "translator" : [ { "dropping-particle" : "", "family" : "L6814", "given" : "", "non-dropping-particle" : "", "parse-names" : false, "suffix" : "" } ], "type" : "article-journal", "volume" : "15" }, "uris" : [ "http://www.mendeley.com/documents/?uuid=8bcbbbb6-a59d-42a9-989b-7d0200d7738d" ] }, { "id" : "ITEM-2",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"ITEM-2",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 }, { "id" : "ITEM-3", "itemData" : { "DOI" : "10.2151/jmsj.2016-006", "ISSN" : "00261165", "author" : [ { "dropping-particle" : "", "family" : "Patra", "given" : "P.K.", "non-dropping-particle" : "", "parse-names" : false, "suffix" : "" }, { "dropping-particle" : "", "family" : "Saeki", "given" : "T.", "non-dropping-particle" : "", "parse-names" : false, "suffix" : "" }, { "dropping-particle" : "", "family" : "Dlugokencky", "given" : "E.J.",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"Aoki", "given" : "S.", "non-dropping-particle" : "", "parse-names" : false, "suffix" : "" }, { "dropping-particle" : "", "family" : "Morimoto", "given" : "S.", "non-dropping-particle" : "", "parse-names" : false, "suffix" : "" }, { "dropping-particle" : "", "family" : "Kort", "given" : "E.A.", "non-dropping-particle" : "", "parse-names" : false, "suffix" : "" }, { "dropping-particle" : "", "family" : "Crotwell", "given" : "A.", "non-dropping-particle" : "", "parse-names" : false, "suffix" : "" }, { "dropping-particle" : "", "family" : "Ravi Kumar", "given" : "K.", "non-dropping-particle" : "", "parse-names" : false, "suffix" : "" }, { "dropping-particle" : "", "family" : "Nakazawa", "given" : "T.", "non-dropping-particle" : "", "parse-names" : false, "suffix" : "" } ], "container-title" : "Journal of the Meteorological Society of Japan. Series II", "id" : "ITEM-3", "issue" : "1", "issued" : { "date-parts" : [ [ "2016" ] ] }, "page" : "91-113", "publisher" : "Meteorological Society of Japan", "title" : "Regional methane emission estimation based on observed atmospheric concentrations (2002-2012)", "translator" : [ { "dropping-particle" : "", "family" : "L6560", "given" : "", "non-dropping-particle" : "", "parse-names" : false, "suffix" : "" } ], "type" : "article-journal", "volume" : "94" }, "uris" : [ "http://www.mendeley.com/documents/?uuid=68c59242-0c62-43cd-aceb-ac3d0cdc836a" ] } ], "mendeley" : { "formattedCitation" : "(Patra et al., 2016; Jackson et al., 2020; Chandra et al., 2021)", "plainTextFormattedCitation" : "(Patra et al., 2016; Jackson et al., 2020; Chandra et al., 2021)", "previouslyFormattedCitation" : "(Patra et al., 2016; Jackson et al., 2020; Chandra et al., 2021)" }, "properties" : { "noteIndex" : 0 }, "schema" : "https://github.com/citation-style-language/schema/raw/master/csl-citation.json" }</w:instrText>
      </w:r>
      <w:r w:rsidRPr="001E7A27">
        <w:rPr>
          <w:lang w:val="en-GB"/>
        </w:rPr>
        <w:fldChar w:fldCharType="separate"/>
      </w:r>
      <w:r w:rsidR="00025FA2" w:rsidRPr="001E7A27">
        <w:rPr>
          <w:noProof/>
          <w:lang w:val="en-GB"/>
        </w:rPr>
        <w:t>(Patra et al., 2016; Jackson et al., 2020; Chandra et al., 2021)</w:t>
      </w:r>
      <w:r w:rsidRPr="001E7A27">
        <w:rPr>
          <w:lang w:val="en-GB"/>
        </w:rPr>
        <w:fldChar w:fldCharType="end"/>
      </w:r>
      <w:r w:rsidRPr="001E7A27">
        <w:rPr>
          <w:lang w:val="en-GB"/>
        </w:rPr>
        <w:t>. A comprehensive assessment of the CH</w:t>
      </w:r>
      <w:r w:rsidRPr="001E7A27">
        <w:rPr>
          <w:vertAlign w:val="subscript"/>
          <w:lang w:val="en-GB"/>
        </w:rPr>
        <w:t>4</w:t>
      </w:r>
      <w:r w:rsidRPr="001E7A27">
        <w:rPr>
          <w:lang w:val="en-GB"/>
        </w:rPr>
        <w:t xml:space="preserve"> growth rates over the past </w:t>
      </w:r>
      <w:del w:id="1984" w:author="Soapbox" w:date="2021-07-17T06:58:00Z">
        <w:r w:rsidRPr="001E7A27" w:rsidDel="00DB2E4E">
          <w:rPr>
            <w:lang w:val="en-GB"/>
          </w:rPr>
          <w:delText xml:space="preserve">4 </w:delText>
        </w:r>
      </w:del>
      <w:ins w:id="1985" w:author="Soapbox" w:date="2021-07-17T06:58:00Z">
        <w:r w:rsidR="00DB2E4E" w:rsidRPr="001E7A27">
          <w:rPr>
            <w:lang w:val="en-GB"/>
          </w:rPr>
          <w:t xml:space="preserve">four </w:t>
        </w:r>
      </w:ins>
      <w:r w:rsidRPr="001E7A27">
        <w:rPr>
          <w:lang w:val="en-GB"/>
        </w:rPr>
        <w:t xml:space="preserve">decades is presented in </w:t>
      </w:r>
      <w:del w:id="1986" w:author="Soapbox" w:date="2021-07-17T06:58:00Z">
        <w:r w:rsidRPr="001E7A27" w:rsidDel="00DB2E4E">
          <w:rPr>
            <w:lang w:val="en-GB"/>
          </w:rPr>
          <w:delText xml:space="preserve">the </w:delText>
        </w:r>
      </w:del>
      <w:r w:rsidRPr="001E7A27">
        <w:rPr>
          <w:lang w:val="en-GB"/>
        </w:rPr>
        <w:t>Cross-Chapter Box 5.2.</w:t>
      </w:r>
    </w:p>
    <w:p w14:paraId="58E7433B" w14:textId="77777777" w:rsidR="00B11689" w:rsidRPr="001E7A27" w:rsidRDefault="00B11689" w:rsidP="005C7F25">
      <w:pPr>
        <w:pStyle w:val="AR6BodyText"/>
        <w:rPr>
          <w:lang w:val="en-GB"/>
        </w:rPr>
      </w:pPr>
    </w:p>
    <w:p w14:paraId="62968CC0" w14:textId="77777777" w:rsidR="002F5491" w:rsidRPr="001E7A27" w:rsidRDefault="002F5491" w:rsidP="005C7F25">
      <w:pPr>
        <w:pStyle w:val="AR6BodyText"/>
        <w:rPr>
          <w:lang w:val="en-GB"/>
        </w:rPr>
      </w:pPr>
    </w:p>
    <w:p w14:paraId="3B0B26FE" w14:textId="77777777" w:rsidR="00B11689" w:rsidRPr="001E7A27" w:rsidRDefault="00B11689" w:rsidP="005C7F25">
      <w:pPr>
        <w:pStyle w:val="AR6BodyText"/>
        <w:rPr>
          <w:rFonts w:eastAsia="Bliss"/>
          <w:b/>
          <w:lang w:val="en-GB"/>
        </w:rPr>
      </w:pPr>
      <w:r w:rsidRPr="001E7A27">
        <w:rPr>
          <w:rFonts w:eastAsia="Bliss"/>
          <w:b/>
          <w:lang w:val="en-GB"/>
        </w:rPr>
        <w:t>[START FIGURE 5.1</w:t>
      </w:r>
      <w:r w:rsidR="000A6681" w:rsidRPr="001E7A27">
        <w:rPr>
          <w:rFonts w:eastAsia="Bliss"/>
          <w:b/>
          <w:lang w:val="en-GB"/>
        </w:rPr>
        <w:t>3</w:t>
      </w:r>
      <w:r w:rsidRPr="001E7A27">
        <w:rPr>
          <w:rFonts w:eastAsia="Bliss"/>
          <w:b/>
          <w:lang w:val="en-GB"/>
        </w:rPr>
        <w:t xml:space="preserve"> HERE]</w:t>
      </w:r>
    </w:p>
    <w:p w14:paraId="7DC58819" w14:textId="7F62F576" w:rsidR="009657EB" w:rsidRPr="001E7A27" w:rsidRDefault="009657EB" w:rsidP="005C7F25">
      <w:pPr>
        <w:pStyle w:val="AR6BodyText"/>
        <w:rPr>
          <w:lang w:val="en-GB"/>
        </w:rPr>
      </w:pPr>
    </w:p>
    <w:p w14:paraId="1E032749" w14:textId="7E5D773E" w:rsidR="00B11689" w:rsidRPr="001E7A27" w:rsidRDefault="00B11689" w:rsidP="005C7F25">
      <w:pPr>
        <w:pStyle w:val="AR6Chap5Figure"/>
        <w:rPr>
          <w:lang w:val="en-GB"/>
        </w:rPr>
      </w:pPr>
      <w:r w:rsidRPr="001E7A27">
        <w:rPr>
          <w:b/>
          <w:bCs/>
          <w:lang w:val="en-GB"/>
        </w:rPr>
        <w:t>Time series of CH</w:t>
      </w:r>
      <w:r w:rsidRPr="001E7A27">
        <w:rPr>
          <w:b/>
          <w:bCs/>
          <w:vertAlign w:val="subscript"/>
          <w:lang w:val="en-GB"/>
        </w:rPr>
        <w:t>4</w:t>
      </w:r>
      <w:r w:rsidRPr="001E7A27">
        <w:rPr>
          <w:b/>
          <w:bCs/>
          <w:lang w:val="en-GB"/>
        </w:rPr>
        <w:t xml:space="preserve"> </w:t>
      </w:r>
      <w:r w:rsidR="000D2150" w:rsidRPr="001E7A27">
        <w:rPr>
          <w:b/>
          <w:bCs/>
          <w:lang w:val="en-GB"/>
        </w:rPr>
        <w:t xml:space="preserve">concentrations, </w:t>
      </w:r>
      <w:r w:rsidRPr="001E7A27">
        <w:rPr>
          <w:b/>
          <w:bCs/>
          <w:lang w:val="en-GB"/>
        </w:rPr>
        <w:t>growth rate</w:t>
      </w:r>
      <w:r w:rsidR="00B30925" w:rsidRPr="001E7A27">
        <w:rPr>
          <w:b/>
          <w:bCs/>
          <w:lang w:val="en-GB"/>
        </w:rPr>
        <w:t>s</w:t>
      </w:r>
      <w:r w:rsidRPr="001E7A27">
        <w:rPr>
          <w:b/>
          <w:bCs/>
          <w:lang w:val="en-GB"/>
        </w:rPr>
        <w:t xml:space="preserve"> and</w:t>
      </w:r>
      <w:r w:rsidR="00446061" w:rsidRPr="001E7A27">
        <w:rPr>
          <w:b/>
          <w:bCs/>
          <w:lang w:val="en-GB"/>
        </w:rPr>
        <w:t xml:space="preserve"> isotopic composition</w:t>
      </w:r>
      <w:r w:rsidR="000D2150" w:rsidRPr="001E7A27">
        <w:rPr>
          <w:b/>
          <w:bCs/>
          <w:lang w:val="en-GB"/>
        </w:rPr>
        <w:t xml:space="preserve">. </w:t>
      </w:r>
      <w:r w:rsidR="001A2FDF" w:rsidRPr="001E7A27">
        <w:rPr>
          <w:lang w:val="en-GB"/>
        </w:rPr>
        <w:t>a) CH</w:t>
      </w:r>
      <w:r w:rsidR="001A2FDF" w:rsidRPr="001E7A27">
        <w:rPr>
          <w:vertAlign w:val="subscript"/>
          <w:lang w:val="en-GB"/>
        </w:rPr>
        <w:t>4</w:t>
      </w:r>
      <w:r w:rsidR="001A2FDF" w:rsidRPr="001E7A27">
        <w:rPr>
          <w:lang w:val="en-GB"/>
        </w:rPr>
        <w:t xml:space="preserve"> concentrations, b) </w:t>
      </w:r>
      <w:r w:rsidR="006002FE" w:rsidRPr="001E7A27">
        <w:rPr>
          <w:lang w:val="en-GB"/>
        </w:rPr>
        <w:t>CH</w:t>
      </w:r>
      <w:r w:rsidR="006002FE" w:rsidRPr="001E7A27">
        <w:rPr>
          <w:vertAlign w:val="subscript"/>
          <w:lang w:val="en-GB"/>
        </w:rPr>
        <w:t>4</w:t>
      </w:r>
      <w:r w:rsidR="006002FE" w:rsidRPr="001E7A27">
        <w:rPr>
          <w:lang w:val="en-GB"/>
        </w:rPr>
        <w:t xml:space="preserve"> </w:t>
      </w:r>
      <w:r w:rsidR="001A2FDF" w:rsidRPr="001E7A27">
        <w:rPr>
          <w:lang w:val="en-GB"/>
        </w:rPr>
        <w:t xml:space="preserve">growth rates, c) </w:t>
      </w:r>
      <w:r w:rsidR="001A2FDF" w:rsidRPr="001E7A27">
        <w:rPr>
          <w:lang w:val="en-GB"/>
        </w:rPr>
        <w:sym w:font="Symbol" w:char="F064"/>
      </w:r>
      <w:r w:rsidR="001A2FDF" w:rsidRPr="001E7A27">
        <w:rPr>
          <w:vertAlign w:val="superscript"/>
          <w:lang w:val="en-GB"/>
        </w:rPr>
        <w:t>13</w:t>
      </w:r>
      <w:r w:rsidR="001A2FDF" w:rsidRPr="001E7A27">
        <w:rPr>
          <w:lang w:val="en-GB"/>
        </w:rPr>
        <w:t>-CH</w:t>
      </w:r>
      <w:r w:rsidR="001A2FDF" w:rsidRPr="001E7A27">
        <w:rPr>
          <w:vertAlign w:val="subscript"/>
          <w:lang w:val="en-GB"/>
        </w:rPr>
        <w:t>4</w:t>
      </w:r>
      <w:r w:rsidR="001A2FDF" w:rsidRPr="001E7A27">
        <w:rPr>
          <w:lang w:val="en-GB"/>
        </w:rPr>
        <w:t xml:space="preserve">. </w:t>
      </w:r>
      <w:r w:rsidR="000D2150" w:rsidRPr="001E7A27">
        <w:rPr>
          <w:lang w:val="en-GB"/>
        </w:rPr>
        <w:t xml:space="preserve">Data </w:t>
      </w:r>
      <w:r w:rsidRPr="001E7A27">
        <w:rPr>
          <w:lang w:val="en-GB"/>
        </w:rPr>
        <w:t xml:space="preserve">from selected site networks operated by NOAA </w:t>
      </w:r>
      <w:r w:rsidRPr="001E7A27">
        <w:rPr>
          <w:lang w:val="en-GB"/>
        </w:rPr>
        <w:fldChar w:fldCharType="begin" w:fldLock="1"/>
      </w:r>
      <w:r w:rsidR="00747167" w:rsidRPr="001E7A27">
        <w:rPr>
          <w:lang w:val="en-GB"/>
        </w:rPr>
        <w:instrText>ADDIN CSL_CITATION { "citationItems" : [ { "id" : "ITEM-1", "itemData" : { "DOI" : "10.1029/2003GL018126", "ISSN" : "0094-8276", "abstract" : "The globally\u2010averaged atmospheric methane abundance determined from an extensive network of surface air sampling sites was constant at \u223c1751 ppb from 1999 through 2002. Assuming that the methane lifetime has been constant, this implies that during this 4\u2010year period the global methane budget has been at steady state. We also observed a significant decrease in the difference between northern and southern polar zonal annual averages of CH4 from 1991 to 1992. Using a 3\u2010D transport model, we show that this change is consistent with a decrease in CH4 emissions of \u223c10 Tg CH4 from north of 50\u00b0N in the early\u20101990s. This decrease in emissions may have accelerated the global methane budget towards steady state. Based on current knowledge of the global methane budget and how it has changed with time, it is not possible to tell if the atmospheric methane burden has peaked, or if we are only observing a persistent, but temporary pause in its increase.", "author" : [ { "dropping-particle" : "", "family" : "Dlugokencky", "given" : "E. J.", "non-dropping-particle" : "", "parse-names" : false, "suffix" : "" }, { "dropping-particle" : "", "family" : "Houwelling", "given" : "S.", "non-dropping-particle" : "", "parse-names" : false, "suffix" : "" }, { "dropping-particle" : "", "family" : "Bruhwiler", "given" : "L.", "non-dropping-particle" : "", "parse-names" : false, "suffix" : "" }, { "dropping-particle" : "", "family" : "Masarie", "given" : "K.A.", "non-dropping-particle" : "", "parse-names" : false, "suffix" : "" }, { "dropping-particle" : "", "family" : "Lang", "given" : "P.M.", "non-dropping-particle" : "", "parse-names" : false, "suffix" : "" }, { "dropping-particle" : "", "family" : "Miller", "given" : "J.B.", "non-dropping-particle" : "", "parse-names" : false, "suffix" : "" }, { "dropping-particle" : "", "family" : "Tans", "given" : "P.P.", "non-dropping-particle" : "", "parse-names" : false, "suffix" : "" } ], "container-title" : "Geophysical Research Letters", "id" : "ITEM-1", "issue" : "19", "issued" : { "date-parts" : [ [ "2003", "10", "1" ] ] }, "page" : "1992", "publisher" : "Wiley-Blackwell", "title" : "Atmospheric methane levels off: Temporary pause or a new steady-state?", "translator" : [ { "dropping-particle" : "", "family" : "L4581", "given" : "", "non-dropping-particle" : "", "parse-names" : false, "suffix" : "" } ], "type" : "article-journal", "volume" : "30" }, "uris" : [ "http://www.mendeley.com/documents/?uuid=9dd77c8e-b62c-3df3-b394-8db7c26718a1" ] } ], "mendeley" : { "formattedCitation" : "(Dlugokencky et al., 2003)", "plainTextFormattedCitation" : "(Dlugokencky et al., 2003)", "previouslyFormattedCitation" : "(Dlugokencky et al., 2003)" }, "properties" : { "noteIndex" : 0 }, "schema" : "https://github.com/citation-style-language/schema/raw/master/csl-citation.json" }</w:instrText>
      </w:r>
      <w:r w:rsidRPr="001E7A27">
        <w:rPr>
          <w:lang w:val="en-GB"/>
        </w:rPr>
        <w:fldChar w:fldCharType="separate"/>
      </w:r>
      <w:r w:rsidR="00025FA2" w:rsidRPr="001E7A27">
        <w:rPr>
          <w:noProof/>
          <w:lang w:val="en-GB"/>
        </w:rPr>
        <w:t>(Dlugokencky et al., 2003)</w:t>
      </w:r>
      <w:r w:rsidRPr="001E7A27">
        <w:rPr>
          <w:lang w:val="en-GB"/>
        </w:rPr>
        <w:fldChar w:fldCharType="end"/>
      </w:r>
      <w:r w:rsidRPr="001E7A27">
        <w:rPr>
          <w:lang w:val="en-GB"/>
        </w:rPr>
        <w:t xml:space="preserve">, AGAGE </w:t>
      </w:r>
      <w:r w:rsidRPr="001E7A27">
        <w:rPr>
          <w:lang w:val="en-GB"/>
        </w:rPr>
        <w:fldChar w:fldCharType="begin" w:fldLock="1"/>
      </w:r>
      <w:r w:rsidR="00747167" w:rsidRPr="001E7A27">
        <w:rPr>
          <w:lang w:val="en-GB"/>
        </w:rPr>
        <w:instrText>ADDIN CSL_CITATION { "citationItems" : [ { "id" : "ITEM-1", "itemData" : { "DOI" : "10.5194/essd-10-985-2018", "ISSN" : "1866-3516",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"Zo\u00eb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"M\u00fchle",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"ITEM-1", "issue" : "2", "issued" : { "date-parts" : [ [ "2018", "6", "6" ] ] }, "page" : "985-1018", "title" : "History of chemically and radiatively important atmospheric gases from the Advanced Global Atmospheric Gases Experiment (AGAGE)", "translator" : [ { "dropping-particle" : "", "family" : "L5278", "given" : "", "non-dropping-particle" : "", "parse-names" : false, "suffix" : "" } ], "type" : "article-journal", "volume" : "10" }, "uris" : [ "http://www.mendeley.com/documents/?uuid=a5d156e9-f0a9-4bf9-b5f1-ddd848573dc0" ] } ], "mendeley" : { "formattedCitation" : "(Prinn et al., 2018)", "plainTextFormattedCitation" : "(Prinn et al., 2018)", "previouslyFormattedCitation" : "(Prinn et al., 2018)" }, "properties" : { "noteIndex" : 0 }, "schema" : "https://github.com/citation-style-language/schema/raw/master/csl-citation.json" }</w:instrText>
      </w:r>
      <w:r w:rsidRPr="001E7A27">
        <w:rPr>
          <w:lang w:val="en-GB"/>
        </w:rPr>
        <w:fldChar w:fldCharType="separate"/>
      </w:r>
      <w:r w:rsidR="00025FA2" w:rsidRPr="001E7A27">
        <w:rPr>
          <w:noProof/>
          <w:lang w:val="en-GB"/>
        </w:rPr>
        <w:t>(Prinn et al., 2018)</w:t>
      </w:r>
      <w:r w:rsidRPr="001E7A27">
        <w:rPr>
          <w:lang w:val="en-GB"/>
        </w:rPr>
        <w:fldChar w:fldCharType="end"/>
      </w:r>
      <w:r w:rsidRPr="001E7A27">
        <w:rPr>
          <w:lang w:val="en-GB"/>
        </w:rPr>
        <w:t xml:space="preserve"> and PDX (Portland State University</w:t>
      </w:r>
      <w:r w:rsidR="00856305" w:rsidRPr="001E7A27">
        <w:rPr>
          <w:lang w:val="en-GB"/>
        </w:rPr>
        <w:t>)</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"10.1073/pnas.1522923113", "ISSN" : "0027-8424", "abstract" : "There is no scientific consensus on the drivers of the atmospheric methane growth rate over the past three decades. Here, we report carbon and hydrogen isotopic measurements of atmospheric methane in archived air samples collected 1977{\\textendash}1998, and modeling of these with more contemporary data to infer changes in methane sources over the period 1984{\\textendash}2009. We present strong evidence that methane emissions from fossil fuel sectors were approximately constant in the 1980s and 1990s but increased significantly between 2000 and 2009. This finding challenges recent conclusions based on atmospheric ethane that fugitive fossil fuel emissions fell during much of this period. Emissions from other anthropogenic sources also increased, but were partially offset by reductions in wetland and fire emissions.Observations of atmospheric methane (CH4) since the late 1970s and measurements of CH4 trapped in ice and snow reveal a meteoric rise in concentration during much of the twentieth century. Since 1750, levels of atmospheric CH4 have more than doubled to current globally averaged concentration near 1,800 ppb. During the late 1980s and 1990s, the CH4 growth rate slowed substantially and was near or at zero between 1999 and 2006. There is no scientific consensus on the drivers of this slowdown. Here, we report measurements of the stable isotopic composition of atmospheric CH4 (13C/12C and D/H) from a rare air archive dating from 1977 to 1998. Together with more modern records of isotopic atmospheric CH4, we performed a time-dependent retrieval of methane fluxes spanning 25 y (1984{\\textendash}2009) using a 3D chemical transport model. This inversion results in a 24 [18, 27] Tg y-1 CH4 increase in fugitive fossil fuel emissions since 1984 with most of this growth occurring after year 2000. This result is consistent with some bottom-up emissions inventories but not with recent estimates based on atmospheric ethane. In fact, when forced with decreasing emissions from fossil fuel sources our inversion estimates unreasonably high emissions in other sources. Further, the inversion estimates a decrease in biomass-burning emissions that could explain falling ethane abundance. A range of sensitivity tests suggests that these results are robust.", "author" : [ { "dropping-particle" : "", "family" : "Rice", "given" : "Andrew L", "non-dropping-particle" : "", "parse-names" : false, "suffix" : "" }, { "dropping-particle" : "", "family" : "Butenhoff", "given" : "Christopher L", "non-dropping-particle" : "", "parse-names" : false, "suffix" : "" }, { "dropping-particle" : "", "family" : "Teama", "given" : "Doaa G", "non-dropping-particle" : "", "parse-names" : false, "suffix" : "" }, { "dropping-particle" : "", "family" : "R\u00f6ger", "given" : "Florian H", "non-dropping-particle" : "", "parse-names" : false, "suffix" : "" }, { "dropping-particle" : "", "family" : "Khalil", "given" : "M Aslam K", "non-dropping-particle" : "", "parse-names" : false, "suffix" : "" }, { "dropping-particle" : "", "family" : "Rasmussen", "given" : "Reinhold A", "non-dropping-particle" : "", "parse-names" : false, "suffix" : "" } ], "container-title" : "Proceedings of the National Academy of Sciences", "id" : "ITEM-1", "issue" : "39", "issued" : { "date-parts" : [ [ "2016", "9", "27" ] ] }, "page" : "10791-10796", "publisher" : "National Academy of Sciences", "title" : "Atmospheric methane isotopic record favors fossil sources flat in 1980s and 1990s with recent increase", "translator" : [ { "dropping-particle" : "", "family" : "L4527", "given" : "", "non-dropping-particle" : "", "parse-names" : false, "suffix" : "" } ], "type" : "article-journal", "volume" : "113" }, "uris" : [ "http://www.mendeley.com/documents/?uuid=08bfb8a2-da4f-463b-a5f5-a2b0b78ded3d" ] } ], "mendeley" : { "formattedCitation" : "(Rice et al., 2016)", "plainTextFormattedCitation" : "(Rice et al., 2016)", "previouslyFormattedCitation" : "(Rice et al., 2016)" }, "properties" : { "noteIndex" : 0 }, "schema" : "https://github.com/citation-style-language/schema/raw/master/csl-citation.json" }</w:instrText>
      </w:r>
      <w:r w:rsidRPr="001E7A27">
        <w:rPr>
          <w:lang w:val="en-GB"/>
        </w:rPr>
        <w:fldChar w:fldCharType="separate"/>
      </w:r>
      <w:r w:rsidR="00025FA2" w:rsidRPr="001E7A27">
        <w:rPr>
          <w:noProof/>
          <w:lang w:val="en-GB"/>
        </w:rPr>
        <w:t>(Rice et al., 2016)</w:t>
      </w:r>
      <w:r w:rsidRPr="001E7A27">
        <w:rPr>
          <w:lang w:val="en-GB"/>
        </w:rPr>
        <w:fldChar w:fldCharType="end"/>
      </w:r>
      <w:r w:rsidRPr="001E7A27">
        <w:rPr>
          <w:lang w:val="en-GB"/>
        </w:rPr>
        <w:t>. To maintain clarity, data from many other measurement networks are not included here, and all measurements are shown in WMO X2004ACH</w:t>
      </w:r>
      <w:r w:rsidRPr="001E7A27">
        <w:rPr>
          <w:vertAlign w:val="subscript"/>
          <w:lang w:val="en-GB"/>
        </w:rPr>
        <w:t>4</w:t>
      </w:r>
      <w:r w:rsidRPr="001E7A27">
        <w:rPr>
          <w:lang w:val="en-GB"/>
        </w:rPr>
        <w:t xml:space="preserve"> global calibration standard. Global mean values of XCH</w:t>
      </w:r>
      <w:r w:rsidRPr="001E7A27">
        <w:rPr>
          <w:vertAlign w:val="subscript"/>
          <w:lang w:val="en-GB"/>
        </w:rPr>
        <w:t>4</w:t>
      </w:r>
      <w:r w:rsidRPr="001E7A27">
        <w:rPr>
          <w:lang w:val="en-GB"/>
        </w:rPr>
        <w:t xml:space="preserve"> (total-column), retrieved from radiation spectra measured by the greenhouse gases observation satellite (GOSAT) are shown in panels (a) and (b). Cape Grim Observatory (CGO; 41</w:t>
      </w:r>
      <w:r w:rsidRPr="001E7A27">
        <w:rPr>
          <w:vertAlign w:val="superscript"/>
          <w:lang w:val="en-GB"/>
        </w:rPr>
        <w:t>o</w:t>
      </w:r>
      <w:r w:rsidRPr="001E7A27">
        <w:rPr>
          <w:lang w:val="en-GB"/>
        </w:rPr>
        <w:t>S, 145</w:t>
      </w:r>
      <w:r w:rsidRPr="001E7A27">
        <w:rPr>
          <w:vertAlign w:val="superscript"/>
          <w:lang w:val="en-GB"/>
        </w:rPr>
        <w:t>o</w:t>
      </w:r>
      <w:r w:rsidRPr="001E7A27">
        <w:rPr>
          <w:lang w:val="en-GB"/>
        </w:rPr>
        <w:t>E) and Trinidad Head (THD; 41</w:t>
      </w:r>
      <w:r w:rsidRPr="001E7A27">
        <w:rPr>
          <w:vertAlign w:val="superscript"/>
          <w:lang w:val="en-GB"/>
        </w:rPr>
        <w:t>o</w:t>
      </w:r>
      <w:r w:rsidRPr="001E7A27">
        <w:rPr>
          <w:lang w:val="en-GB"/>
        </w:rPr>
        <w:t>N, 124</w:t>
      </w:r>
      <w:r w:rsidRPr="001E7A27">
        <w:rPr>
          <w:vertAlign w:val="superscript"/>
          <w:lang w:val="en-GB"/>
        </w:rPr>
        <w:t>o</w:t>
      </w:r>
      <w:r w:rsidRPr="001E7A27">
        <w:rPr>
          <w:lang w:val="en-GB"/>
        </w:rPr>
        <w:t xml:space="preserve">W) data are taken from the AGAGE network, NOAA global and northern hemispheric (NH) means for </w:t>
      </w:r>
      <w:r w:rsidRPr="001E7A27">
        <w:rPr>
          <w:lang w:val="en-GB"/>
        </w:rPr>
        <w:sym w:font="Symbol" w:char="F064"/>
      </w:r>
      <w:r w:rsidRPr="001E7A27">
        <w:rPr>
          <w:vertAlign w:val="superscript"/>
          <w:lang w:val="en-GB"/>
        </w:rPr>
        <w:t>13</w:t>
      </w:r>
      <w:r w:rsidRPr="001E7A27">
        <w:rPr>
          <w:lang w:val="en-GB"/>
        </w:rPr>
        <w:t>C are calculated from 10 and 6 sites, respectively. The PDX data adjusted to NH (period: 1977–</w:t>
      </w:r>
      <w:r w:rsidR="00856305" w:rsidRPr="001E7A27">
        <w:rPr>
          <w:lang w:val="en-GB"/>
        </w:rPr>
        <w:t>2000</w:t>
      </w:r>
      <w:r w:rsidRPr="001E7A27">
        <w:rPr>
          <w:lang w:val="en-GB"/>
        </w:rPr>
        <w:t xml:space="preserve">) are merged with THD (period: </w:t>
      </w:r>
      <w:r w:rsidR="00856305" w:rsidRPr="001E7A27">
        <w:rPr>
          <w:lang w:val="en-GB"/>
        </w:rPr>
        <w:t>2001</w:t>
      </w:r>
      <w:r w:rsidRPr="001E7A27">
        <w:rPr>
          <w:lang w:val="en-GB"/>
        </w:rPr>
        <w:t>–201</w:t>
      </w:r>
      <w:r w:rsidR="00856305" w:rsidRPr="001E7A27">
        <w:rPr>
          <w:lang w:val="en-GB"/>
        </w:rPr>
        <w:t>9</w:t>
      </w:r>
      <w:r w:rsidRPr="001E7A27">
        <w:rPr>
          <w:lang w:val="en-GB"/>
        </w:rPr>
        <w:t>) for CH</w:t>
      </w:r>
      <w:r w:rsidRPr="001E7A27">
        <w:rPr>
          <w:vertAlign w:val="subscript"/>
          <w:lang w:val="en-GB"/>
        </w:rPr>
        <w:t>4</w:t>
      </w:r>
      <w:r w:rsidRPr="001E7A27">
        <w:rPr>
          <w:lang w:val="en-GB"/>
        </w:rPr>
        <w:t xml:space="preserve"> concentration and growth rate analysis, and PDX and NOAA NH means of </w:t>
      </w:r>
      <w:r w:rsidRPr="001E7A27">
        <w:rPr>
          <w:lang w:val="en-GB"/>
        </w:rPr>
        <w:sym w:font="Symbol" w:char="F064"/>
      </w:r>
      <w:r w:rsidRPr="001E7A27">
        <w:rPr>
          <w:vertAlign w:val="superscript"/>
          <w:lang w:val="en-GB"/>
        </w:rPr>
        <w:t>13</w:t>
      </w:r>
      <w:r w:rsidRPr="001E7A27">
        <w:rPr>
          <w:lang w:val="en-GB"/>
        </w:rPr>
        <w:t>C data are used for joint interpretation of long-term trends analysis. The multivariate ENSO index (MEI) is shown in panel (b).</w:t>
      </w:r>
      <w:r w:rsidR="00050D1A" w:rsidRPr="001E7A27">
        <w:rPr>
          <w:lang w:val="en-GB"/>
        </w:rPr>
        <w:t xml:space="preserve"> </w:t>
      </w:r>
      <w:r w:rsidR="00050D1A" w:rsidRPr="001E7A27">
        <w:rPr>
          <w:rFonts w:cs="Times New Roman"/>
          <w:szCs w:val="20"/>
          <w:lang w:val="en-GB"/>
        </w:rPr>
        <w:t>Further details on data sources and processing are available in the chapter data table (Table 5.SM.6).</w:t>
      </w:r>
    </w:p>
    <w:p w14:paraId="7A06ED43" w14:textId="77777777" w:rsidR="00B11689" w:rsidRPr="001E7A27" w:rsidRDefault="00B11689" w:rsidP="005C7F25">
      <w:pPr>
        <w:pStyle w:val="AR6BodyText"/>
        <w:rPr>
          <w:lang w:val="en-GB" w:eastAsia="en-US"/>
        </w:rPr>
      </w:pPr>
    </w:p>
    <w:p w14:paraId="76C92A0F" w14:textId="77777777" w:rsidR="00B11689" w:rsidRPr="001E7A27" w:rsidRDefault="00B11689" w:rsidP="005C7F25">
      <w:pPr>
        <w:pStyle w:val="AR6BodyText"/>
        <w:rPr>
          <w:b/>
          <w:lang w:val="en-GB"/>
        </w:rPr>
      </w:pPr>
      <w:r w:rsidRPr="001E7A27">
        <w:rPr>
          <w:b/>
          <w:lang w:val="en-GB"/>
        </w:rPr>
        <w:t>[END FIGURE 5.1</w:t>
      </w:r>
      <w:r w:rsidR="000A6681" w:rsidRPr="001E7A27">
        <w:rPr>
          <w:b/>
          <w:lang w:val="en-GB"/>
        </w:rPr>
        <w:t>3</w:t>
      </w:r>
      <w:r w:rsidRPr="001E7A27">
        <w:rPr>
          <w:b/>
          <w:lang w:val="en-GB"/>
        </w:rPr>
        <w:t xml:space="preserve"> HERE] </w:t>
      </w:r>
    </w:p>
    <w:p w14:paraId="1E5F7212" w14:textId="77777777" w:rsidR="00B11689" w:rsidRPr="001E7A27" w:rsidRDefault="00B11689" w:rsidP="005C7F25">
      <w:pPr>
        <w:pStyle w:val="AR6BodyText"/>
        <w:rPr>
          <w:lang w:val="en-GB"/>
        </w:rPr>
      </w:pPr>
    </w:p>
    <w:p w14:paraId="64F752EC" w14:textId="77777777" w:rsidR="002F5491" w:rsidRPr="001E7A27" w:rsidRDefault="002F5491" w:rsidP="005C7F25">
      <w:pPr>
        <w:pStyle w:val="AR6BodyText"/>
        <w:rPr>
          <w:lang w:val="en-GB"/>
        </w:rPr>
      </w:pPr>
    </w:p>
    <w:p w14:paraId="4EA7D050" w14:textId="5D9E0C71" w:rsidR="00B11689" w:rsidRPr="001E7A27" w:rsidRDefault="00B11689" w:rsidP="0098460A">
      <w:pPr>
        <w:pStyle w:val="AR6Chap5Level35111"/>
        <w:rPr>
          <w:lang w:val="en-GB"/>
        </w:rPr>
      </w:pPr>
      <w:bookmarkStart w:id="1987" w:name="_Toc5716913"/>
      <w:bookmarkStart w:id="1988" w:name="_Toc33564250"/>
      <w:bookmarkStart w:id="1989" w:name="_Toc70535662"/>
      <w:r w:rsidRPr="001E7A27">
        <w:rPr>
          <w:lang w:val="en-GB"/>
        </w:rPr>
        <w:t xml:space="preserve">Anthropogenic </w:t>
      </w:r>
      <w:ins w:id="1990" w:author="Ian Blenkinsop" w:date="2021-07-28T13:28:00Z">
        <w:r w:rsidR="002419D2" w:rsidRPr="001E7A27">
          <w:rPr>
            <w:lang w:val="en-GB"/>
          </w:rPr>
          <w:t>Methane (</w:t>
        </w:r>
      </w:ins>
      <w:r w:rsidRPr="001E7A27">
        <w:rPr>
          <w:lang w:val="en-GB"/>
        </w:rPr>
        <w:t>CH</w:t>
      </w:r>
      <w:r w:rsidRPr="001E7A27">
        <w:rPr>
          <w:vertAlign w:val="subscript"/>
          <w:lang w:val="en-GB"/>
        </w:rPr>
        <w:t>4</w:t>
      </w:r>
      <w:del w:id="1991" w:author="Ian Blenkinsop" w:date="2021-07-28T13:28:00Z">
        <w:r w:rsidRPr="001E7A27" w:rsidDel="002419D2">
          <w:rPr>
            <w:lang w:val="en-GB"/>
          </w:rPr>
          <w:delText xml:space="preserve"> </w:delText>
        </w:r>
      </w:del>
      <w:ins w:id="1992" w:author="Ian Blenkinsop" w:date="2021-07-28T13:28:00Z">
        <w:r w:rsidR="002419D2" w:rsidRPr="001E7A27">
          <w:rPr>
            <w:lang w:val="en-GB"/>
          </w:rPr>
          <w:t xml:space="preserve">) </w:t>
        </w:r>
      </w:ins>
      <w:del w:id="1993" w:author="Ian Blenkinsop" w:date="2021-07-28T13:28:00Z">
        <w:r w:rsidRPr="001E7A27" w:rsidDel="002419D2">
          <w:rPr>
            <w:lang w:val="en-GB"/>
          </w:rPr>
          <w:delText>emissions</w:delText>
        </w:r>
      </w:del>
      <w:bookmarkEnd w:id="1987"/>
      <w:bookmarkEnd w:id="1988"/>
      <w:bookmarkEnd w:id="1989"/>
      <w:ins w:id="1994" w:author="Ian Blenkinsop" w:date="2021-07-28T13:28:00Z">
        <w:r w:rsidR="002419D2" w:rsidRPr="001E7A27">
          <w:rPr>
            <w:lang w:val="en-GB"/>
          </w:rPr>
          <w:t>Emissions</w:t>
        </w:r>
      </w:ins>
    </w:p>
    <w:p w14:paraId="16EF7A9C" w14:textId="77777777" w:rsidR="00B11689" w:rsidRPr="001E7A27" w:rsidRDefault="00B11689" w:rsidP="005C7F25">
      <w:pPr>
        <w:pStyle w:val="AR6BodyText"/>
        <w:rPr>
          <w:lang w:val="en-GB"/>
        </w:rPr>
      </w:pPr>
    </w:p>
    <w:p w14:paraId="7C3F7B93" w14:textId="09E3340E" w:rsidR="00B11689" w:rsidRPr="001E7A27" w:rsidRDefault="00B11689" w:rsidP="005C7F25">
      <w:pPr>
        <w:pStyle w:val="AR6BodyText"/>
        <w:rPr>
          <w:lang w:val="en-GB"/>
        </w:rPr>
      </w:pPr>
      <w:r w:rsidRPr="001E7A27">
        <w:rPr>
          <w:lang w:val="en-GB"/>
        </w:rPr>
        <w:t>The positive gradient between CH</w:t>
      </w:r>
      <w:r w:rsidRPr="001E7A27">
        <w:rPr>
          <w:vertAlign w:val="subscript"/>
          <w:lang w:val="en-GB"/>
        </w:rPr>
        <w:t>4</w:t>
      </w:r>
      <w:r w:rsidRPr="001E7A27">
        <w:rPr>
          <w:lang w:val="en-GB"/>
        </w:rPr>
        <w:t xml:space="preserve"> at Cape Grim, Australia (41</w:t>
      </w:r>
      <w:r w:rsidRPr="001E7A27">
        <w:rPr>
          <w:vertAlign w:val="superscript"/>
          <w:lang w:val="en-GB"/>
        </w:rPr>
        <w:t>o</w:t>
      </w:r>
      <w:r w:rsidRPr="001E7A27">
        <w:rPr>
          <w:lang w:val="en-GB"/>
        </w:rPr>
        <w:t>S) and Trinidad Head, USA (41</w:t>
      </w:r>
      <w:r w:rsidRPr="001E7A27">
        <w:rPr>
          <w:vertAlign w:val="superscript"/>
          <w:lang w:val="en-GB"/>
        </w:rPr>
        <w:t>o</w:t>
      </w:r>
      <w:r w:rsidRPr="001E7A27">
        <w:rPr>
          <w:lang w:val="en-GB"/>
        </w:rPr>
        <w:t>N), and the bigger difference between Trinidad Head and global mean CH</w:t>
      </w:r>
      <w:r w:rsidRPr="001E7A27">
        <w:rPr>
          <w:vertAlign w:val="subscript"/>
          <w:lang w:val="en-GB"/>
        </w:rPr>
        <w:t>4</w:t>
      </w:r>
      <w:r w:rsidRPr="001E7A27">
        <w:rPr>
          <w:lang w:val="en-GB"/>
        </w:rPr>
        <w:t xml:space="preserve"> compared to that between global mean CH</w:t>
      </w:r>
      <w:r w:rsidRPr="001E7A27">
        <w:rPr>
          <w:vertAlign w:val="subscript"/>
          <w:lang w:val="en-GB"/>
        </w:rPr>
        <w:t>4</w:t>
      </w:r>
      <w:r w:rsidRPr="001E7A27">
        <w:rPr>
          <w:lang w:val="en-GB"/>
        </w:rPr>
        <w:t xml:space="preserve"> and Cape Grim</w:t>
      </w:r>
      <w:r w:rsidR="00F624DC" w:rsidRPr="001E7A27">
        <w:rPr>
          <w:lang w:val="en-GB"/>
        </w:rPr>
        <w:t>,</w:t>
      </w:r>
      <w:r w:rsidRPr="001E7A27">
        <w:rPr>
          <w:lang w:val="en-GB"/>
        </w:rPr>
        <w:t xml:space="preserve"> strongly suggest that the northern hemisphere is the dominant origin of anthropogenic CH</w:t>
      </w:r>
      <w:r w:rsidRPr="001E7A27">
        <w:rPr>
          <w:vertAlign w:val="subscript"/>
          <w:lang w:val="en-GB"/>
        </w:rPr>
        <w:t>4</w:t>
      </w:r>
      <w:r w:rsidRPr="001E7A27">
        <w:rPr>
          <w:lang w:val="en-GB"/>
        </w:rPr>
        <w:t xml:space="preserve"> emissions (Figure 5.1</w:t>
      </w:r>
      <w:r w:rsidR="000A6681" w:rsidRPr="001E7A27">
        <w:rPr>
          <w:lang w:val="en-GB"/>
        </w:rPr>
        <w:t>3</w:t>
      </w:r>
      <w:r w:rsidRPr="001E7A27">
        <w:rPr>
          <w:lang w:val="en-GB"/>
        </w:rPr>
        <w:t>). The loss rate of CH</w:t>
      </w:r>
      <w:r w:rsidRPr="001E7A27">
        <w:rPr>
          <w:vertAlign w:val="subscript"/>
          <w:lang w:val="en-GB"/>
        </w:rPr>
        <w:t>4</w:t>
      </w:r>
      <w:r w:rsidRPr="001E7A27">
        <w:rPr>
          <w:lang w:val="en-GB"/>
        </w:rPr>
        <w:t xml:space="preserve"> in troposphere does not produce a large positive north</w:t>
      </w:r>
      <w:ins w:id="1995" w:author="Tom Maycock" w:date="2021-09-08T16:31:00Z">
        <w:r w:rsidR="005751EE">
          <w:rPr>
            <w:lang w:val="en-GB"/>
          </w:rPr>
          <w:t>–</w:t>
        </w:r>
      </w:ins>
      <w:del w:id="1996" w:author="Tom Maycock" w:date="2021-09-08T16:31:00Z">
        <w:r w:rsidRPr="001E7A27" w:rsidDel="005751EE">
          <w:rPr>
            <w:lang w:val="en-GB"/>
          </w:rPr>
          <w:delText>-</w:delText>
        </w:r>
      </w:del>
      <w:r w:rsidRPr="001E7A27">
        <w:rPr>
          <w:lang w:val="en-GB"/>
        </w:rPr>
        <w:t>south hemispheric gradient in CH</w:t>
      </w:r>
      <w:r w:rsidRPr="001E7A27">
        <w:rPr>
          <w:vertAlign w:val="subscript"/>
          <w:lang w:val="en-GB"/>
        </w:rPr>
        <w:t>4</w:t>
      </w:r>
      <w:r w:rsidRPr="001E7A27">
        <w:rPr>
          <w:lang w:val="en-GB"/>
        </w:rPr>
        <w:t xml:space="preserve"> due to parity in hemispheric mean OH concentration </w:t>
      </w:r>
      <w:r w:rsidRPr="001E7A27">
        <w:rPr>
          <w:lang w:val="en-GB"/>
        </w:rPr>
        <w:fldChar w:fldCharType="begin" w:fldLock="1"/>
      </w:r>
      <w:r w:rsidR="00747167" w:rsidRPr="001E7A27">
        <w:rPr>
          <w:lang w:val="en-GB"/>
        </w:rPr>
        <w:instrText>ADDIN CSL_CITATION { "citationItems" : [ { "id" : "ITEM-1", "itemData" : { "DOI" : "10.1038/nature13721", "ISSN" : "0028-0836", "abstract" : "The hydroxyl radical (OH) is a key oxidant involved in the removal of air pollutants and greenhouse gases from the atmosphere1,2,3. The ratio of Northern Hemispheric to Southern Hemispheric (NH/SH) OH concentration is important for our understanding of emission estimates of atmospheric species such as nitrogen oxides and methane4,5,6. It remains poorly constrained, however, with a range of estimates from 0.85 to 1.4 (refs 4, 7,8,9,10). Here we determine the NH/SH ratio of OH with the help of methyl chloroform data (a proxy for OH concentrations) and an atmospheric transport model that accurately describes interhemispheric transport and modelled emissions. We find that for the years 2004\u20132011 the model predicts an annual mean NH\u2013SH gradient of methyl chloroform that is a tight linear function of the modelled NH/SH ratio in annual mean OH. We estimate a NH/SH OH ratio of 0.97 \u00b1 0.12 during this time period by optimizing global total emissions and mean OH abundance to fit methyl chloroform data from two surface-measurement networks and aircraft campaigns11,12,13. Our findings suggest that top-down emission estimates of reactive species such as nitrogen oxides in key emitting countries in the NH that are based on a NH/SH OH ratio larger than 1 may be overestimated.", "author" : [ { "dropping-particle" : "", "family" : "Patra", "given" : "P. K.", "non-dropping-particle" : "", "parse-names" : false, "suffix" : "" }, { "dropping-particle" : "", "family" : "Krol", "given" : "M. C.", "non-dropping-particle" : "", "parse-names" : false, "suffix" : "" }, { "dropping-particle" : "", "family" : "Montzka", "given" : "S. A.", "non-dropping-particle" : "", "parse-names" : false, "suffix" : "" }, { "dropping-particle" : "", "family" : "Arnold", "given" : "T.", "non-dropping-particle" : "", "parse-names" : false, "suffix" : "" }, { "dropping-particle" : "", "family" : "Atlas", "given" : "E. L.", "non-dropping-particle" : "", "parse-names" : false, "suffix" : "" }, { "dropping-particle" : "", "family" : "Lintner", "given" : "B. R.", "non-dropping-particle" : "", "parse-names" : false, "suffix" : "" }, { "dropping-particle" : "", "family" : "Stephens", "given" : "B. B.", "non-dropping-particle" : "", "parse-names" : false, "suffix" : "" }, { "dropping-particle" : "", "family" : "Xiang", "given" : "B.", "non-dropping-particle" : "", "parse-names" : false, "suffix" : "" }, { "dropping-particle" : "", "family" : "Elkins", "given" : "J. W.", "non-dropping-particle" : "", "parse-names" : false, "suffix" : "" }, { "dropping-particle" : "", "family" : "Fraser", "given" : "P. J.", "non-dropping-particle" : "", "parse-names" : false, "suffix" : "" }, { "dropping-particle" : "", "family" : "Ghosh", "given" : "A.", "non-dropping-particle" : "", "parse-names" : false, "suffix" : "" }, { "dropping-particle" : "", "family" : "Hintsa", "given" : "E. J.", "non-dropping-particle" : "", "parse-names" : false, "suffix" : "" }, { "dropping-particle" : "", "family" : "Hurst", "given" : "D. F.", "non-dropping-particle" : "", "parse-names" : false, "suffix" : "" }, { "dropping-particle" : "", "family" : "Ishijima", "given" : "K.", "non-dropping-particle" : "", "parse-names" : false, "suffix" : "" }, { "dropping-particle" : "", "family" : "Krummel", "given" : "P. B.", "non-dropping-particle" : "", "parse-names" : false, "suffix" : "" }, { "dropping-particle" : "", "family" : "Miller", "given" : "B. R.", "non-dropping-particle" : "", "parse-names" : false, "suffix" : "" }, { "dropping-particle" : "", "family" : "Miyazaki", "given" : "K.", "non-dropping-particle" : "", "parse-names" : false, "suffix" : "" }, { "dropping-particle" : "", "family" : "Moore", "given" : "F. L.", "non-dropping-particle" : "", "parse-names" : false, "suffix" : "" }, { "dropping-particle" : "", "family" : "M\u00fchle", "given" : "J.", "non-dropping-particle" : "", "parse-names" : false, "suffix" : "" }, { "dropping-particle" : "", "family" : "O\u2019Doherty", "given" : "S.", "non-dropping-particle" : "", "parse-names" : false, "suffix" : "" }, { "dropping-particle" : "", "family" : "Prinn", "given" : "R. G.", "non-dropping-particle" : "", "parse-names" : false, "suffix" : "" }, { "dropping-particle" : "", "family" : "Steele", "given" : "L. P.", "non-dropping-particle" : "", "parse-names" : false, "suffix" : "" }, { "dropping-particle" : "", "family" : "Takigawa", "given" : "M.", "non-dropping-particle" : "", "parse-names" : false, "suffix" : "" }, { "dropping-particle" : "", "family" : "Wang", "given" : "H. J.", "non-dropping-particle" : "", "parse-names" : false, "suffix" : "" }, { "dropping-particle" : "", "family" : "Weiss", "given" : "R. F.", "non-dropping-particle" : "", "parse-names" : false, "suffix" : "" }, { "dropping-particle" : "", "family" : "Wofsy", "given" : "S. C.", "non-dropping-particle" : "", "parse-names" : false, "suffix" : "" }, { "dropping-particle" : "", "family" : "Young", "given" : "D.", "non-dropping-particle" : "", "parse-names" : false, "suffix" : "" } ], "container-title" : "Nature", "id" : "ITEM-1", "issue" : "7517", "issued" : { "date-parts" : [ [ "2014", "9", "10" ] ] }, "page" : "219-223", "title" : "Observational evidence for interhemispheric hydroxyl-radical parity", "translator" : [ { "dropping-particle" : "", "family" : "L4589", "given" : "", "non-dropping-particle" : "", "parse-names" : false, "suffix" : "" } ], "type" : "article-journal", "volume" : "513" }, "uris" : [ "http://www.mendeley.com/documents/?uuid=cd3a7721-3640-392d-8f54-72044f4a9a3f" ] } ], "mendeley" : { "formattedCitation" : "(Patra et al., 2014)", "plainTextFormattedCitation" : "(Patra et al., 2014)", "previouslyFormattedCitation" : "(Patra et al., 2014)" }, "properties" : { "noteIndex" : 0 }, "schema" : "https://github.com/citation-style-language/schema/raw/master/csl-citation.json" }</w:instrText>
      </w:r>
      <w:r w:rsidRPr="001E7A27">
        <w:rPr>
          <w:lang w:val="en-GB"/>
        </w:rPr>
        <w:fldChar w:fldCharType="separate"/>
      </w:r>
      <w:r w:rsidR="00025FA2" w:rsidRPr="001E7A27">
        <w:rPr>
          <w:noProof/>
          <w:lang w:val="en-GB"/>
        </w:rPr>
        <w:t>(Patra et al., 2014)</w:t>
      </w:r>
      <w:r w:rsidRPr="001E7A27">
        <w:rPr>
          <w:lang w:val="en-GB"/>
        </w:rPr>
        <w:fldChar w:fldCharType="end"/>
      </w:r>
      <w:ins w:id="1997" w:author="Soapbox" w:date="2021-07-17T07:05:00Z">
        <w:r w:rsidR="00AC1CBD" w:rsidRPr="001E7A27">
          <w:rPr>
            <w:lang w:val="en-GB"/>
          </w:rPr>
          <w:t>,</w:t>
        </w:r>
      </w:ins>
      <w:r w:rsidRPr="001E7A27">
        <w:rPr>
          <w:lang w:val="en-GB"/>
        </w:rPr>
        <w:t xml:space="preserve"> or in the case of greater OH concentrations in the northern </w:t>
      </w:r>
      <w:ins w:id="1998" w:author="Soapbox" w:date="2021-07-17T07:05:00Z">
        <w:r w:rsidR="00AC1CBD" w:rsidRPr="001E7A27">
          <w:rPr>
            <w:lang w:val="en-GB"/>
          </w:rPr>
          <w:t xml:space="preserve">rather </w:t>
        </w:r>
      </w:ins>
      <w:r w:rsidRPr="001E7A27">
        <w:rPr>
          <w:lang w:val="en-GB"/>
        </w:rPr>
        <w:t xml:space="preserve">than the southern hemisphere as simulated by the chemistry-climate models </w:t>
      </w:r>
      <w:r w:rsidRPr="001E7A27">
        <w:rPr>
          <w:lang w:val="en-GB"/>
        </w:rPr>
        <w:fldChar w:fldCharType="begin" w:fldLock="1"/>
      </w:r>
      <w:r w:rsidR="00747167" w:rsidRPr="001E7A27">
        <w:rPr>
          <w:lang w:val="en-GB"/>
        </w:rPr>
        <w:instrText>ADDIN CSL_CITATION { "citationItems" : [ { "id" : "ITEM-1", "itemData" : { "DOI" : "10.5194/acp-13-5277-2013", "ISSN" : "1680-7324", "abstract" : "Abstract.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north\u2013south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 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"10", "issued" : { "date-parts" : [ [ "2013", "5", "27" ] ] }, "page" : "5277-5298", "title" : "Preindustrial to present-day changes in tropospheric hydroxyl radical and methane lifetime from the Atmospheric Chemistry and Climate Model Intercomparison Project (ACCMIP)", "translator" : [ { "dropping-particle" : "", "family" : "L6942", "given" : "", "non-dropping-particle" : "", "parse-names" : false, "suffix" : "" } ], "type" : "article-journal", "volume" : "13" }, "uris" : [ "http://www.mendeley.com/documents/?uuid=2ea85e84-c40e-49df-9a7b-ad47a1b8cf12" ] } ], "mendeley" : { "formattedCitation" : "(Naik et al., 2013)", "plainTextFormattedCitation" : "(Naik et al., 2013)", "previouslyFormattedCitation" : "(Naik et al., 2013)" }, "properties" : { "noteIndex" : 0 }, "schema" : "https://github.com/citation-style-language/schema/raw/master/csl-citation.json" }</w:instrText>
      </w:r>
      <w:r w:rsidRPr="001E7A27">
        <w:rPr>
          <w:lang w:val="en-GB"/>
        </w:rPr>
        <w:fldChar w:fldCharType="separate"/>
      </w:r>
      <w:r w:rsidR="00025FA2" w:rsidRPr="001E7A27">
        <w:rPr>
          <w:noProof/>
          <w:lang w:val="en-GB"/>
        </w:rPr>
        <w:t>(Naik et al., 2013)</w:t>
      </w:r>
      <w:r w:rsidRPr="001E7A27">
        <w:rPr>
          <w:lang w:val="en-GB"/>
        </w:rPr>
        <w:fldChar w:fldCharType="end"/>
      </w:r>
      <w:r w:rsidRPr="001E7A27">
        <w:rPr>
          <w:lang w:val="en-GB"/>
        </w:rPr>
        <w:t>. Coal mining contributed about 35% of the total CH</w:t>
      </w:r>
      <w:r w:rsidRPr="001E7A27">
        <w:rPr>
          <w:vertAlign w:val="subscript"/>
          <w:lang w:val="en-GB"/>
        </w:rPr>
        <w:t>4</w:t>
      </w:r>
      <w:r w:rsidRPr="001E7A27">
        <w:rPr>
          <w:lang w:val="en-GB"/>
        </w:rPr>
        <w:t xml:space="preserve"> emissions from all fossil</w:t>
      </w:r>
      <w:ins w:id="1999" w:author="Soapbox" w:date="2021-07-20T04:37:00Z">
        <w:r w:rsidR="00B7063D" w:rsidRPr="001E7A27">
          <w:rPr>
            <w:lang w:val="en-GB"/>
          </w:rPr>
          <w:t xml:space="preserve"> </w:t>
        </w:r>
      </w:ins>
      <w:del w:id="2000" w:author="Soapbox" w:date="2021-07-17T07:06:00Z">
        <w:r w:rsidRPr="001E7A27" w:rsidDel="00AC1CBD">
          <w:rPr>
            <w:lang w:val="en-GB"/>
          </w:rPr>
          <w:delText xml:space="preserve"> </w:delText>
        </w:r>
      </w:del>
      <w:r w:rsidRPr="001E7A27">
        <w:rPr>
          <w:lang w:val="en-GB"/>
        </w:rPr>
        <w:t>fuel</w:t>
      </w:r>
      <w:ins w:id="2001" w:author="Soapbox" w:date="2021-07-17T07:06:00Z">
        <w:r w:rsidR="00AC1CBD" w:rsidRPr="001E7A27">
          <w:rPr>
            <w:lang w:val="en-GB"/>
          </w:rPr>
          <w:t>-</w:t>
        </w:r>
      </w:ins>
      <w:del w:id="2002" w:author="Soapbox" w:date="2021-07-17T07:06:00Z">
        <w:r w:rsidRPr="001E7A27" w:rsidDel="00AC1CBD">
          <w:rPr>
            <w:lang w:val="en-GB"/>
          </w:rPr>
          <w:delText xml:space="preserve"> </w:delText>
        </w:r>
      </w:del>
      <w:r w:rsidRPr="001E7A27">
        <w:rPr>
          <w:lang w:val="en-GB"/>
        </w:rPr>
        <w:t>related sources. Top-down estimates of fossil fuel emissions (10</w:t>
      </w:r>
      <w:r w:rsidR="00C866D6" w:rsidRPr="001E7A27">
        <w:rPr>
          <w:lang w:val="en-GB"/>
        </w:rPr>
        <w:t>6</w:t>
      </w:r>
      <w:r w:rsidRPr="001E7A27">
        <w:rPr>
          <w:lang w:val="en-GB"/>
        </w:rPr>
        <w:t xml:space="preserve"> Tg yr</w:t>
      </w:r>
      <w:del w:id="2003" w:author="Ian Blenkinsop" w:date="2021-07-28T16:15:00Z">
        <w:r w:rsidRPr="001E7A27" w:rsidDel="00E4692D">
          <w:rPr>
            <w:vertAlign w:val="superscript"/>
            <w:lang w:val="en-GB"/>
          </w:rPr>
          <w:delText>-</w:delText>
        </w:r>
      </w:del>
      <w:ins w:id="2004" w:author="Ian Blenkinsop" w:date="2021-07-28T16:15:00Z">
        <w:r w:rsidR="00E4692D" w:rsidRPr="001E7A27">
          <w:rPr>
            <w:vertAlign w:val="superscript"/>
            <w:lang w:val="en-GB"/>
          </w:rPr>
          <w:t>–</w:t>
        </w:r>
      </w:ins>
      <w:r w:rsidRPr="001E7A27">
        <w:rPr>
          <w:vertAlign w:val="superscript"/>
          <w:lang w:val="en-GB"/>
        </w:rPr>
        <w:t>1</w:t>
      </w:r>
      <w:r w:rsidRPr="001E7A27">
        <w:rPr>
          <w:lang w:val="en-GB"/>
        </w:rPr>
        <w:t>) are smaller than bottom-up estimates (1</w:t>
      </w:r>
      <w:r w:rsidR="00C866D6" w:rsidRPr="001E7A27">
        <w:rPr>
          <w:lang w:val="en-GB"/>
        </w:rPr>
        <w:t>15</w:t>
      </w:r>
      <w:r w:rsidRPr="001E7A27">
        <w:rPr>
          <w:lang w:val="en-GB"/>
        </w:rPr>
        <w:t xml:space="preserve"> Tg yr</w:t>
      </w:r>
      <w:del w:id="2005" w:author="Ian Blenkinsop" w:date="2021-07-28T16:15:00Z">
        <w:r w:rsidRPr="001E7A27" w:rsidDel="00E4692D">
          <w:rPr>
            <w:vertAlign w:val="superscript"/>
            <w:lang w:val="en-GB"/>
          </w:rPr>
          <w:delText>-</w:delText>
        </w:r>
      </w:del>
      <w:ins w:id="2006"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during 2008–2017 (Table 5.2). Inventory-based </w:t>
      </w:r>
      <w:r w:rsidR="00F624DC" w:rsidRPr="001E7A27">
        <w:rPr>
          <w:lang w:val="en-GB"/>
        </w:rPr>
        <w:t xml:space="preserve">estimates </w:t>
      </w:r>
      <w:r w:rsidRPr="001E7A27">
        <w:rPr>
          <w:lang w:val="en-GB"/>
        </w:rPr>
        <w:t>suggest that CH</w:t>
      </w:r>
      <w:r w:rsidRPr="001E7A27">
        <w:rPr>
          <w:vertAlign w:val="subscript"/>
          <w:lang w:val="en-GB"/>
        </w:rPr>
        <w:t>4</w:t>
      </w:r>
      <w:r w:rsidRPr="001E7A27">
        <w:rPr>
          <w:lang w:val="en-GB"/>
        </w:rPr>
        <w:t xml:space="preserve"> emissions from coal mining increased by 17 Tg yr</w:t>
      </w:r>
      <w:del w:id="2007" w:author="Ian Blenkinsop" w:date="2021-07-28T16:15:00Z">
        <w:r w:rsidRPr="001E7A27" w:rsidDel="00E4692D">
          <w:rPr>
            <w:vertAlign w:val="superscript"/>
            <w:lang w:val="en-GB"/>
          </w:rPr>
          <w:delText>-</w:delText>
        </w:r>
      </w:del>
      <w:ins w:id="2008"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between the periods 2002–2006 and 2008–2012, with a dominant contribution from China </w:t>
      </w:r>
      <w:r w:rsidRPr="001E7A27">
        <w:rPr>
          <w:lang w:val="en-GB"/>
        </w:rPr>
        <w:fldChar w:fldCharType="begin" w:fldLock="1"/>
      </w:r>
      <w:r w:rsidR="00747167" w:rsidRPr="001E7A27">
        <w:rPr>
          <w:lang w:val="en-GB"/>
        </w:rPr>
        <w:instrText>ADDIN CSL_CITATION { "citationItems" : [ { "id" : "ITEM-1", "itemData" : { "DOI" : "10.5194/acp-16-14545-2016", "ISSN" : "1680-7324", "abstract" : "Abstract. Methane (CH4) has a 28-fold greater global warming potential than CO2 over 100 years. Atmospheric CH4 concentration has tripled since 1750. Anthropogenic CH4 emissions from China have been growing rapidly in the past decades and contribute more than 10% of global anthropogenic CH4 emissions with large uncertainties in existing global inventories, generally limited to country-scale statistics. To date, a long-term CH4 emission inventory including the major sources sectors and based on province-level emission factors is still lacking. In this study, we produced a detailed annual bottom-up inventory of anthropogenic CH4 emissions from the eight major source sectors in China for the period 1980\u20132010. In the past 3 decades, the total CH4 emissions increased from 24.4[18.6\u201330.5]TgCH4yr\u22121 in 1980 (mean [minimum\u2013maximum of 95% confidence interval]) to 44.9 [36.6\u201356.4]TgCH4yr\u22121 in 2010. Most of this increase took place in the 2000s decade with averaged yearly emissions of 38.5 [30.6\u201348.3]TgCH4yr\u22121. This fast increase of the total CH4 emissions after 2000 is mainly driven by CH4 emissions from coal exploitation. The largest contribution to total CH4 emissions also shifted from rice cultivation in 1980 to coal exploitation in 2010. The total emissions inferred in this work compare well with the EPA inventory but appear to be 36 and 18% lower than the EDGAR4.2 inventory and the estimates using the same method but IPCC default emission factors, respectively. The uncertainty of our inventory is investigated using emission factors collected from state-of-the-art published literatures. We also distributed province-scale emissions into 0.1\u00b0 \u00d7 0.1\u00b0 maps using socioeconomic activity data. This new inventory could help understanding CH4 budgets at regional scale and guiding CH4 mitigation policies in China.", "author" : [ { "dropping-particle" : "", "family" : "Peng", "given" : "Shushi", "non-dropping-particle" : "", "parse-names" : false, "suffix" : "" }, { "dropping-particle" : "", "family" : "Piao", "given" : "Shilong", "non-dropping-particle" : "", "parse-names" : false, "suffix" : "" }, { "dropping-particle" : "", "family" : "Bousquet", "given" : "Philippe", "non-dropping-particle" : "", "parse-names" : false, "suffix" : "" }, { "dropping-particle" : "", "family" : "Ciais", "given" : "Philippe", "non-dropping-particle" : "", "parse-names" : false, "suffix" : "" }, { "dropping-particle" : "", "family" : "Li", "given" : "Bengang", "non-dropping-particle" : "", "parse-names" : false, "suffix" : "" }, { "dropping-particle" : "", "family" : "Lin", "given" : "Xin", "non-dropping-particle" : "", "parse-names" : false, "suffix" : "" }, { "dropping-particle" : "", "family" : "Tao", "given" : "Shu", "non-dropping-particle" : "", "parse-names" : false, "suffix" : "" }, { "dropping-particle" : "", "family" : "Wang", "given" : "Zhiping", "non-dropping-particle" : "", "parse-names" : false, "suffix" : "" }, { "dropping-particle" : "", "family" : "Zhang", "given" : "Yuan", "non-dropping-particle" : "", "parse-names" : false, "suffix" : "" }, { "dropping-particle" : "", "family" : "Zhou", "given" : "Feng", "non-dropping-particle" : "", "parse-names" : false, "suffix" : "" } ], "container-title" : "Atmospheric Chemistry and Physics", "id" : "ITEM-1", "issue" : "22", "issued" : { "date-parts" : [ [ "2016", "11", "23" ] ] }, "page" : "14545-14562", "title" : "Inventory of anthropogenic methane emissions in mainland China from 1980 to 2010", "translator" : [ { "dropping-particle" : "", "family" : "L5220", "given" : "", "non-dropping-particle" : "", "parse-names" : false, "suffix" : "" } ], "type" : "article-journal", "volume" : "16" }, "uris" : [ "http://www.mendeley.com/documents/?uuid=9c73cf92-50d6-4865-80ea-2bfd975084d8" ] }, { "id" : "ITEM-2",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"ITEM-2",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"id" : "ITEM-3", "itemData" : { "DOI" : "10.1088/2515-7620/ab7457", "ISSN" : "2515-7620", "author" : [ { "dropping-particle" : "", "family" : "H\u00f6glund-Isaksson", "given" : "Lena", "non-dropping-particle" : "", "parse-names" : false, "suffix" : "" }, { "dropping-particle" : "", "family" : "G\u00f3mez-Sanabria",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Research Communications", "id" : "ITEM-3", "issue" : "2", "issued" : { "date-parts" : [ [ "2020", "2", "27" ] ] }, "page" : "025004", "title" : "Technical potentials and costs for reducing global anthropogenic methane emissions in the 2050 timeframe \u2013 results from the GAINS model", "translator" : [ { "dropping-particle" : "", "family" : "L3115", "given" : "", "non-dropping-particle" : "", "parse-names" : false, "suffix" : "" } ], "type" : "article-journal", "volume" : "2" }, "uris" : [ "http://www.mendeley.com/documents/?uuid=4cbf9a81-d0a3-498b-a3b3-9906783f954d" ] } ], "mendeley" : { "formattedCitation" : "(Peng et al., 2016; Crippa et al., 2020; H\u00f6glund-Isaksson et al., 2020)", "plainTextFormattedCitation" : "(Peng et al., 2016; Crippa et al., 2020; H\u00f6glund-Isaksson et al., 2020)", "previouslyFormattedCitation" : "(Peng et al., 2016; Crippa et al., 2020; H\u00f6glund-Isaksson et al., 2020)" }, "properties" : { "noteIndex" : 0 }, "schema" : "https://github.com/citation-style-language/schema/raw/master/csl-citation.json" }</w:instrText>
      </w:r>
      <w:r w:rsidRPr="001E7A27">
        <w:rPr>
          <w:lang w:val="en-GB"/>
        </w:rPr>
        <w:fldChar w:fldCharType="separate"/>
      </w:r>
      <w:r w:rsidR="00025FA2" w:rsidRPr="001E7A27">
        <w:rPr>
          <w:noProof/>
          <w:lang w:val="en-GB"/>
        </w:rPr>
        <w:t>(Peng et al., 2016; Crippa et al., 2020; Höglund-Isaksson et al., 2020)</w:t>
      </w:r>
      <w:r w:rsidRPr="001E7A27">
        <w:rPr>
          <w:lang w:val="en-GB"/>
        </w:rPr>
        <w:fldChar w:fldCharType="end"/>
      </w:r>
      <w:r w:rsidRPr="001E7A27">
        <w:rPr>
          <w:lang w:val="en-GB"/>
        </w:rPr>
        <w:t>. Furthermore, top-down estimates suggest</w:t>
      </w:r>
      <w:ins w:id="2009" w:author="Soapbox" w:date="2021-07-17T07:07:00Z">
        <w:r w:rsidR="002F1C8C" w:rsidRPr="001E7A27">
          <w:rPr>
            <w:lang w:val="en-GB"/>
          </w:rPr>
          <w:t xml:space="preserve"> that</w:t>
        </w:r>
      </w:ins>
      <w:r w:rsidRPr="001E7A27">
        <w:rPr>
          <w:lang w:val="en-GB"/>
        </w:rPr>
        <w:t xml:space="preserve"> emissions from China’s coal mines have continued to grow at a slower rate after 2010 </w:t>
      </w:r>
      <w:r w:rsidRPr="001E7A27">
        <w:rPr>
          <w:lang w:val="en-GB"/>
        </w:rPr>
        <w:fldChar w:fldCharType="begin" w:fldLock="1"/>
      </w:r>
      <w:r w:rsidR="00BC2C5E" w:rsidRPr="001E7A27">
        <w:rPr>
          <w:lang w:val="en-GB"/>
        </w:rPr>
        <w:instrText>ADDIN CSL_CITATION { "citationItems" : [ { "id" : "ITEM-1",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"ITEM-1",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 }, { "id" : "ITEM-2", "itemData" : { "DOI" : "10.1038/s41467-018-07891-7", "ISSN" : "2041-1723", "author" : [ { "dropping-particle" : "", "family" : "Miller", "given" : "Scot M.", "non-dropping-particle" : "", "parse-names" : false, "suffix" : "" }, { "dropping-particle" : "", "family" : "Michalak", "given" : "Anna M.", "non-dropping-particle" : "", "parse-names" : false, "suffix" : "" }, { "dropping-particle" : "", "family" : "Detmers", "given" : "Robert G.", "non-dropping-particle" : "", "parse-names" : false, "suffix" : "" }, { "dropping-particle" : "", "family" : "Hasekamp", "given" : "Otto P.", "non-dropping-particle" : "", "parse-names" : false, "suffix" : "" }, { "dropping-particle" : "", "family" : "Bruhwiler", "given" : "Lori M. P.", "non-dropping-particle" : "", "parse-names" : false, "suffix" : "" }, { "dropping-particle" : "", "family" : "Schwietzke", "given" : "Stefan", "non-dropping-particle" : "", "parse-names" : false, "suffix" : "" } ], "container-title" : "Nature Communications", "id" : "ITEM-2", "issue" : "1", "issued" : { "date-parts" : [ [ "2019", "12", "29" ] ] }, "page" : "303", "title" : "China\u2019s coal mine methane regulations have not curbed growing emissions", "translator" : [ { "dropping-particle" : "", "family" : "L7224", "given" : "", "non-dropping-particle" : "", "parse-names" : false, "suffix" : "" } ], "type" : "article-journal", "volume" : "10" }, "uris" : [ "http://www.mendeley.com/documents/?uuid=f8ca6cbc-8f9c-437c-aa3e-b0133353c873" ] } ], "mendeley" : { "formattedCitation" : "(Miller et al., 2019; Chandra et al., 2021)", "plainTextFormattedCitation" : "(Miller et al., 2019; Chandra et al., 2021)", "previouslyFormattedCitation" : "(Miller et al., 2019; Chandra et al., 2021)" }, "properties" : { "noteIndex" : 0 }, "schema" : "https://github.com/citation-style-language/schema/raw/master/csl-citation.json" }</w:instrText>
      </w:r>
      <w:r w:rsidRPr="001E7A27">
        <w:rPr>
          <w:lang w:val="en-GB"/>
        </w:rPr>
        <w:fldChar w:fldCharType="separate"/>
      </w:r>
      <w:r w:rsidR="00025FA2" w:rsidRPr="001E7A27">
        <w:rPr>
          <w:noProof/>
          <w:lang w:val="en-GB"/>
        </w:rPr>
        <w:t>(Miller et al., 2019; Chandra et al., 2021)</w:t>
      </w:r>
      <w:r w:rsidRPr="001E7A27">
        <w:rPr>
          <w:lang w:val="en-GB"/>
        </w:rPr>
        <w:fldChar w:fldCharType="end"/>
      </w:r>
      <w:r w:rsidRPr="001E7A27">
        <w:rPr>
          <w:lang w:val="en-GB"/>
        </w:rPr>
        <w:t xml:space="preserve">. </w:t>
      </w:r>
      <w:r w:rsidR="00F624DC" w:rsidRPr="001E7A27">
        <w:rPr>
          <w:lang w:val="en-GB"/>
        </w:rPr>
        <w:t>E</w:t>
      </w:r>
      <w:r w:rsidRPr="001E7A27">
        <w:rPr>
          <w:lang w:val="en-GB"/>
        </w:rPr>
        <w:t xml:space="preserve">missions from oil and gas </w:t>
      </w:r>
      <w:r w:rsidR="00F624DC" w:rsidRPr="001E7A27">
        <w:rPr>
          <w:lang w:val="en-GB"/>
        </w:rPr>
        <w:t xml:space="preserve">extraction and use </w:t>
      </w:r>
      <w:r w:rsidRPr="001E7A27">
        <w:rPr>
          <w:lang w:val="en-GB"/>
        </w:rPr>
        <w:t>decreased in the 1980s and 1990s</w:t>
      </w:r>
      <w:r w:rsidR="00F624DC" w:rsidRPr="001E7A27">
        <w:rPr>
          <w:lang w:val="en-GB"/>
        </w:rPr>
        <w:t>,</w:t>
      </w:r>
      <w:r w:rsidRPr="001E7A27">
        <w:rPr>
          <w:lang w:val="en-GB"/>
        </w:rPr>
        <w:t xml:space="preserve"> but </w:t>
      </w:r>
      <w:r w:rsidR="00F624DC" w:rsidRPr="001E7A27">
        <w:rPr>
          <w:lang w:val="en-GB"/>
        </w:rPr>
        <w:t>increased</w:t>
      </w:r>
      <w:r w:rsidRPr="001E7A27">
        <w:rPr>
          <w:lang w:val="en-GB"/>
        </w:rPr>
        <w:t xml:space="preserve"> in the 2000s and 2010s </w:t>
      </w:r>
      <w:r w:rsidRPr="001E7A27">
        <w:rPr>
          <w:lang w:val="en-GB"/>
        </w:rPr>
        <w:fldChar w:fldCharType="begin" w:fldLock="1"/>
      </w:r>
      <w:r w:rsidR="00747167" w:rsidRPr="001E7A27">
        <w:rPr>
          <w:lang w:val="en-GB"/>
        </w:rPr>
        <w:instrText>ADDIN CSL_CITATION { "citationItems" : [ { "id" : "ITEM-1", "itemData" : { "DOI" : "10.1029/93GL03070", "ISSN" : "00948276", "author" : [ { "dropping-particle" : "", "family" : "Dlugokencky", "given" : "E. J.", "non-dropping-particle" : "", "parse-names" : false, "suffix" : "" }, { "dropping-particle" : "", "family" : "Masaire", "given" : "K. A.", "non-dropping-particle" : "", "parse-names" : false, "suffix" : "" }, { "dropping-particle" : "", "family" : "Lang", "given" : "P. M.", "non-dropping-particle" : "", "parse-names" : false, "suffix" : "" }, { "dropping-particle" : "", "family" : "Tans", "given" : "P. P.", "non-dropping-particle" : "", "parse-names" : false, "suffix" : "" }, { "dropping-particle" : "", "family" : "Steele", "given" : "L. P.", "non-dropping-particle" : "", "parse-names" : false, "suffix" : "" }, { "dropping-particle" : "", "family" : "Nisbet", "given" : "E. G.", "non-dropping-particle" : "", "parse-names" : false, "suffix" : "" } ], "container-title" : "Geophysical Research Letters", "id" : "ITEM-1", "issue" : "1", "issued" : { "date-parts" : [ [ "1994", "1", "1" ] ] }, "page" : "45-48", "title" : "A dramatic decrease in the growth rate of atmospheric methane in the northern hemisphere during 1992", "translator" : [ { "dropping-particle" : "", "family" : "L6944", "given" : "", "non-dropping-particle" : "", "parse-names" : false, "suffix" : "" } ], "type" : "article-journal", "volume" : "21" }, "uris" : [ "http://www.mendeley.com/documents/?uuid=b854af70-8c24-42c8-83a1-7ef61d638b72" ] }, { "id" : "ITEM-2", "itemData" : { "DOI" : "10.1016/0045-6535(96)00157-9", "ISSN" : "00456535", "abstract" : "This paper provides the first time series estimates of global anthropogenic methane emissions from the mid-19th century to the present. Our purpose is to provide time series estimates of anthropogenic methane emissions for global climate models estimated or calibrated using historical time series data. Previous estimates of methane emissions include \u201ctop-down\u201d (deconvolution) estimates of total emissions, estimates of global anthropogenic emissions for the 16th century, and various estimates of anthropogenic and natural emissions in the 1980s and 1990s. This study uses previously published point estimates for the 16th century and the 1980s and early 1990s and a variety of historical time series of proxy variables to estimate a time series of global anthropogenic methane emissions. We find that anthropogenic methane emissions have increased from about 80 million tonnes per annum in 1860 to about 380 million tonnes in 1990. The relative importance of various emission sources changes over time. The rate of increase now may be slowing. A comparison with the estimates generated by Khalil and Rasmussen suggests that natural sources of methane have declined over the period. There are, however, great uncertainties in these estimates which future research may be able to reduce.", "author" : [ { "dropping-particle" : "", "family" : "Stern", "given" : "David I.", "non-dropping-particle" : "", "parse-names" : false, "suffix" : "" }, { "dropping-particle" : "", "family" : "Kaufmann", "given" : "Robert K.", "non-dropping-particle" : "", "parse-names" : false, "suffix" : "" } ], "container-title" : "Chemosphere", "id" : "ITEM-2", "issue" : "1", "issued" : { "date-parts" : [ [ "1996", "7", "1" ] ] }, "page" : "159-176", "publisher" : "Pergamon", "title" : "Estimates of global anthropogenic methane emissions 1860\u20131993", "translator" : [ { "dropping-particle" : "", "family" : "L4562", "given" : "", "non-dropping-particle" : "", "parse-names" : false, "suffix" : "" } ], "type" : "article-journal", "volume" : "33" }, "uris" : [ "http://www.mendeley.com/documents/?uuid=6465221b-7047-301f-8773-40cb37f8d192" ] }, { "id" : "ITEM-3", "itemData" : { "DOI" : "10.5194/bg-16-3033-2019", "ISSN" : "1726-4189", "author" : [ { "dropping-particle" : "", "family" : "Howarth", "given" : "Robert W.", "non-dropping-particle" : "", "parse-names" : false, "suffix" : "" } ], "container-title" : "Biogeosciences", "id" : "ITEM-3", "issue" : "15", "issued" : { "date-parts" : [ [ "2019", "8", "14" ] ] }, "page" : "3033-3046", "title" : "Ideas and perspectives: is shale gas a major driver of recent increase in global atmospheric methane?", "translator" : [ { "dropping-particle" : "", "family" : "L6941", "given" : "", "non-dropping-particle" : "", "parse-names" : false, "suffix" : "" } ], "type" : "article-journal", "volume" : "16" }, "uris" : [ "http://www.mendeley.com/documents/?uuid=ca6ccbb9-b7c5-4b60-a5e9-f69e7aa3f0db" ] }, { "id" : "ITEM-4",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"ITEM-4",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"mendeley" : { "formattedCitation" : "(Dlugokencky et al., 1994; Stern and Kaufmann, 1996; Howarth, 2019; Crippa et al., 2020)", "plainTextFormattedCitation" : "(Dlugokencky et al., 1994; Stern and Kaufmann, 1996; Howarth, 2019; Crippa et al., 2020)", "previouslyFormattedCitation" : "(Dlugokencky et al., 1994; Stern and Kaufmann, 1996; Howarth, 2019; Crippa et al., 2020)" }, "properties" : { "noteIndex" : 0 }, "schema" : "https://github.com/citation-style-language/schema/raw/master/csl-citation.json" }</w:instrText>
      </w:r>
      <w:r w:rsidRPr="001E7A27">
        <w:rPr>
          <w:lang w:val="en-GB"/>
        </w:rPr>
        <w:fldChar w:fldCharType="separate"/>
      </w:r>
      <w:r w:rsidR="00025FA2" w:rsidRPr="001E7A27">
        <w:rPr>
          <w:noProof/>
          <w:lang w:val="en-GB"/>
        </w:rPr>
        <w:t>(Dlugokencky et al., 1994; Stern and Kaufmann, 1996; Howarth, 2019; Crippa et al., 2020)</w:t>
      </w:r>
      <w:r w:rsidRPr="001E7A27">
        <w:rPr>
          <w:lang w:val="en-GB"/>
        </w:rPr>
        <w:fldChar w:fldCharType="end"/>
      </w:r>
      <w:r w:rsidRPr="001E7A27">
        <w:rPr>
          <w:lang w:val="en-GB"/>
        </w:rPr>
        <w:t>. The attribution to multiple CH</w:t>
      </w:r>
      <w:r w:rsidRPr="001E7A27">
        <w:rPr>
          <w:vertAlign w:val="subscript"/>
          <w:lang w:val="en-GB"/>
        </w:rPr>
        <w:t>4</w:t>
      </w:r>
      <w:r w:rsidRPr="001E7A27">
        <w:rPr>
          <w:lang w:val="en-GB"/>
        </w:rPr>
        <w:t xml:space="preserve"> source</w:t>
      </w:r>
      <w:ins w:id="2010" w:author="Soapbox" w:date="2021-07-17T07:07:00Z">
        <w:r w:rsidR="002F1C8C" w:rsidRPr="001E7A27">
          <w:rPr>
            <w:lang w:val="en-GB"/>
          </w:rPr>
          <w:t>s</w:t>
        </w:r>
      </w:ins>
      <w:r w:rsidRPr="001E7A27">
        <w:rPr>
          <w:lang w:val="en-GB"/>
        </w:rPr>
        <w:t xml:space="preserve"> using spatially aggregated atmospheric </w:t>
      </w:r>
      <w:r w:rsidRPr="001E7A27">
        <w:rPr>
          <w:lang w:val="en-GB"/>
        </w:rPr>
        <w:sym w:font="Symbol" w:char="F064"/>
      </w:r>
      <w:r w:rsidRPr="001E7A27">
        <w:rPr>
          <w:vertAlign w:val="superscript"/>
          <w:lang w:val="en-GB"/>
        </w:rPr>
        <w:t>13</w:t>
      </w:r>
      <w:r w:rsidRPr="001E7A27">
        <w:rPr>
          <w:lang w:val="en-GB"/>
        </w:rPr>
        <w:t xml:space="preserve">C data remained underdetermined to infer the global total emissions from the fossil fuel industry, biomass burning and agriculture </w:t>
      </w:r>
      <w:r w:rsidRPr="001E7A27">
        <w:rPr>
          <w:lang w:val="en-GB"/>
        </w:rPr>
        <w:fldChar w:fldCharType="begin" w:fldLock="1"/>
      </w:r>
      <w:r w:rsidR="00747167" w:rsidRPr="001E7A27">
        <w:rPr>
          <w:lang w:val="en-GB"/>
        </w:rPr>
        <w:instrText>ADDIN CSL_CITATION { "citationItems" : [ { "id" : "ITEM-1", "itemData" : { "DOI" : "10.1038/s41467-017-02246-0", "ISSN" : "2041-1723", "abstract" : "Several viable but conflicting explanations have been proposed to explain the recent ~8 p.p.b. per year increase in atmospheric methane after 2006, equivalent to net emissions increase of ~25 Tg CH4 per year. A concurrent increase in atmospheric ethane implicates a fossil source; a concurrent decrease in the heavy isotope content of methane points toward a biogenic source, while other studies propose a decrease in the chemical sink (OH). Here we show that biomass burning emissions of methane decreased by 3.7 (\u00b11.4) Tg CH4 per year from the 2001\u20132007 to the 2008\u20132014 time periods using satellite measurements of CO and CH4, nearly twice the decrease expected from prior estimates. After updating both the total and isotopic budgets for atmospheric methane with these revised biomass burning emissions (and assuming no change to the chemical sink), we find that fossil fuels contribute between 12\u201319 Tg CH4 per year to the recent atmospheric methane increase, thus reconciling the isotopic- and ethane-based results.", "author" : [ { "dropping-particle" : "", "family" : "Worden", "given" : "John R.", "non-dropping-particle" : "", "parse-names" : false, "suffix" : "" }, { "dropping-particle" : "", "family" : "Bloom", "given" : "A Anthony", "non-dropping-particle" : "", "parse-names" : false, "suffix" : "" }, { "dropping-particle" : "", "family" : "Pandey", "given" : "Sudhanshu", "non-dropping-particle" : "", "parse-names" : false, "suffix" : "" }, { "dropping-particle" : "", "family" : "Jiang", "given" : "Zhe", "non-dropping-particle" : "", "parse-names" : false, "suffix" : "" }, { "dropping-particle" : "", "family" : "Worden", "given" : "Helen M", "non-dropping-particle" : "", "parse-names" : false, "suffix" : "" }, { "dropping-particle" : "", "family" : "Walker", "given" : "Thomas W", "non-dropping-particle" : "", "parse-names" : false, "suffix" : "" }, { "dropping-particle" : "", "family" : "Houweling", "given" : "Sander", "non-dropping-particle" : "", "parse-names" : false, "suffix" : "" }, { "dropping-particle" : "", "family" : "R\u00f6ckmann", "given" : "Thomas", "non-dropping-particle" : "", "parse-names" : false, "suffix" : "" } ], "container-title" : "Nature Communications", "id" : "ITEM-1", "issue" : "1", "issued" : { "date-parts" : [ [ "2017", "12", "20" ] ] }, "page" : "2227", "title" : "Reduced biomass burning emissions reconcile conflicting estimates of the post-2006 atmospheric methane budget", "translator" : [ { "dropping-particle" : "", "family" : "L4249", "given" : "", "non-dropping-particle" : "", "parse-names" : false, "suffix" : "" } ], "type" : "article-journal", "volume" : "8" }, "uris" : [ "http://www.mendeley.com/documents/?uuid=d5db61c5-09d9-4985-8bc9-9a851923df3e" ] }, { "id" : "ITEM-2", "itemData" : { "DOI" : "10.1126/science.aad2705", "ISSN" : "0036-8075", "abstract" : "Methane, a powerful and important greenhouse gas, has been accumulating nearly uninterruptedly in the atmosphere for the past 200 years, with the exception of a mysterious plateau between 1999 and 2006. Schaefer et al. measured methane{\\textquoteright}s carbon isotopic composition in samples collected over the past 35 years in order to constrain the cause of the pause. Lower thermogenic emissions or variations in the hydroxyldriven methane sink caused the plateau. Thermogenic emissions didn{\\textquoteright}t resume to cause the subsequent rise. Instead, the ongoing rise is most likely due to biogenic sources, most notably agriculture.Science, this issue p. 80Between 1999 and 2006, a plateau interrupted the otherwise continuous increase of atmospheric methane concentration [CH4] since preindustrial times. Causes could be sink variability or a temporary reduction in industrial or climate-sensitive sources. We reconstructed the global history of [CH4] and its stable carbon isotopes from ice cores, archived air, and a global network of monitoring stations. A box-model analysis suggests that diminishing thermogenic emissions, probably from the fossil-fuel industry, and/or variations in the hydroxyl CH4 sink caused the [CH4] plateau. Thermogenic emissions did not resume to cause the renewed [CH4] rise after 2006, which contradicts emission inventories. Post-2006 source increases are predominantly biogenic, outside the Arctic, and arguably more consistent with agriculture than wetlands. If so, mitigating CH4 emissions must be balanced with the need for food production.", "author" : [ { "dropping-particle" : "", "family" : "Schaefer", "given" : "Hinrich", "non-dropping-particle" : "", "parse-names" : false, "suffix" : "" }, { "dropping-particle" : "", "family" : "Fletcher", "given" : "Sara E Mikaloff", "non-dropping-particle" : "", "parse-names" : false, "suffix" : "" }, { "dropping-particle" : "", "family" : "Veidt", "given" : "Cordelia", "non-dropping-particle" : "", "parse-names" : false, "suffix" : "" }, { "dropping-particle" : "", "family" : "Lassey", "given" : "Keith R", "non-dropping-particle" : "", "parse-names" : false, "suffix" : "" }, { "dropping-particle" : "", "family" : "Brailsford", "given" : "Gordon W", "non-dropping-particle" : "", "parse-names" : false, "suffix" : "" }, { "dropping-particle" : "", "family" : "Bromley", "given" : "Tony M", "non-dropping-particle" : "", "parse-names" : false, "suffix" : "" }, { "dropping-particle" : "", "family" : "Dlugokencky", "given" : "Edward J", "non-dropping-particle" : "", "parse-names" : false, "suffix" : "" }, { "dropping-particle" : "", "family" : "Michel", "given" : "Sylvia E", "non-dropping-particle" : "", "parse-names" : false, "suffix" : "" }, { "dropping-particle" : "", "family" : "Miller", "given" : "John B", "non-dropping-particle" : "", "parse-names" : false, "suffix" : "" }, { "dropping-particle" : "", "family" : "Levin", "given" : "Ingeborg", "non-dropping-particle" : "", "parse-names" : false, "suffix" : "" }, { "dropping-particle" : "", "family" : "Lowe", "given" : "Dave C", "non-dropping-particle" : "", "parse-names" : false, "suffix" : "" }, { "dropping-particle" : "", "family" : "Martin", "given" : "Ross J", "non-dropping-particle" : "", "parse-names" : false, "suffix" : "" }, { "dropping-particle" : "", "family" : "Vaughn", "given" : "Bruce H", "non-dropping-particle" : "", "parse-names" : false, "suffix" : "" }, { "dropping-particle" : "", "family" : "White", "given" : "James W C", "non-dropping-particle" : "", "parse-names" : false, "suffix" : "" } ], "container-title" : "Science", "id" : "ITEM-2", "issue" : "6281", "issued" : { "date-parts" : [ [ "2016", "4", "1" ] ] }, "page" : "80-84", "publisher" : "American Association for the Advancement of Science", "title" : "A 21st-century shift from fossil-fuel to biogenic methane emissions indicated by 13CH4", "translator" : [ { "dropping-particle" : "", "family" : "L4155", "given" : "", "non-dropping-particle" : "", "parse-names" : false, "suffix" : "" } ], "type" : "article-journal", "volume" : "352" }, "uris" : [ "http://www.mendeley.com/documents/?uuid=68067464-d443-422c-917d-c43707bb2d9e" ] }, { "id" : "ITEM-3", "itemData" : { "DOI" : "10.1073/pnas.1522923113", "ISSN" : "0027-8424", "abstract" : "There is no scientific consensus on the drivers of the atmospheric methane growth rate over the past three decades. Here, we report carbon and hydrogen isotopic measurements of atmospheric methane in archived air samples collected 1977{\\textendash}1998, and modeling of these with more contemporary data to infer changes in methane sources over the period 1984{\\textendash}2009. We present strong evidence that methane emissions from fossil fuel sectors were approximately constant in the 1980s and 1990s but increased significantly between 2000 and 2009. This finding challenges recent conclusions based on atmospheric ethane that fugitive fossil fuel emissions fell during much of this period. Emissions from other anthropogenic sources also increased, but were partially offset by reductions in wetland and fire emissions.Observations of atmospheric methane (CH4) since the late 1970s and measurements of CH4 trapped in ice and snow reveal a meteoric rise in concentration during much of the twentieth century. Since 1750, levels of atmospheric CH4 have more than doubled to current globally averaged concentration near 1,800 ppb. During the late 1980s and 1990s, the CH4 growth rate slowed substantially and was near or at zero between 1999 and 2006. There is no scientific consensus on the drivers of this slowdown. Here, we report measurements of the stable isotopic composition of atmospheric CH4 (13C/12C and D/H) from a rare air archive dating from 1977 to 1998. Together with more modern records of isotopic atmospheric CH4, we performed a time-dependent retrieval of methane fluxes spanning 25 y (1984{\\textendash}2009) using a 3D chemical transport model. This inversion results in a 24 [18, 27] Tg y-1 CH4 increase in fugitive fossil fuel emissions since 1984 with most of this growth occurring after year 2000. This result is consistent with some bottom-up emissions inventories but not with recent estimates based on atmospheric ethane. In fact, when forced with decreasing emissions from fossil fuel sources our inversion estimates unreasonably high emissions in other sources. Further, the inversion estimates a decrease in biomass-burning emissions that could explain falling ethane abundance. A range of sensitivity tests suggests that these results are robust.", "author" : [ { "dropping-particle" : "", "family" : "Rice", "given" : "Andrew L", "non-dropping-particle" : "", "parse-names" : false, "suffix" : "" }, { "dropping-particle" : "", "family" : "Butenhoff", "given" : "Christopher L", "non-dropping-particle" : "", "parse-names" : false, "suffix" : "" }, { "dropping-particle" : "", "family" : "Teama", "given" : "Doaa G", "non-dropping-particle" : "", "parse-names" : false, "suffix" : "" }, { "dropping-particle" : "", "family" : "R\u00f6ger", "given" : "Florian H", "non-dropping-particle" : "", "parse-names" : false, "suffix" : "" }, { "dropping-particle" : "", "family" : "Khalil", "given" : "M Aslam K", "non-dropping-particle" : "", "parse-names" : false, "suffix" : "" }, { "dropping-particle" : "", "family" : "Rasmussen", "given" : "Reinhold A", "non-dropping-particle" : "", "parse-names" : false, "suffix" : "" } ], "container-title" : "Proceedings of the National Academy of Sciences", "id" : "ITEM-3", "issue" : "39", "issued" : { "date-parts" : [ [ "2016", "9", "27" ] ] }, "page" : "10791-10796", "publisher" : "National Academy of Sciences", "title" : "Atmospheric methane isotopic record favors fossil sources flat in 1980s and 1990s with recent increase", "translator" : [ { "dropping-particle" : "", "family" : "L4527", "given" : "", "non-dropping-particle" : "", "parse-names" : false, "suffix" : "" } ], "type" : "article-journal", "volume" : "113" }, "uris" : [ "http://www.mendeley.com/documents/?uuid=08bfb8a2-da4f-463b-a5f5-a2b0b78ded3d" ] }, { "id" : "ITEM-4", "itemData" : { "DOI" : "10.1038/nature19797", "ISSN" : "0028-0836", "abstract" : "Methane has the second-largest global radiative forcing impact of anthropogenic greenhouse gases after carbon dioxide, but our understanding of the global atmospheric methane budget is incomplete. The global fossil fuel industry (production and usage of natural gas, oil and coal) is thought to contribute 15 to 22 per cent of methane emissions1,2,3,4,5,6,7,8,9,10 to the total atmospheric methane budget11. However, questions remain regarding methane emission trends as a result of fossil fuel industrial activity and the contribution to total methane emissions of sources from the fossil fuel industry and from natural geological seepage12,13, which are often co-located. Here we re-evaluate the global methane budget and the contribution of the fossil fuel industry to methane emissions based on long-term global methane and methane carbon isotope records. We compile the largest isotopic methane source signature database so far, including fossil fuel, microbial and biomass-burning methane emission sources. We find that total fossil fuel methane emissions (fossil fuel industry plus natural geological seepage) are not increasing over time, but are 60 to 110 per cent greater than current estimates1,2,3,4,5,6,7,8,9,10 owing to large revisions in isotope source signatures. We show that this is consistent with the observed global latitudinal methane gradient. After accounting for natural geological methane seepage12,13, we find that methane emissions from natural gas, oil and coal production and their usage are 20 to 60 per cent greater than inventories1,2. Our findings imply a greater potential for the fossil fuel industry to mitigate anthropogenic climate forcing, but we also find that methane emissions from natural gas as a fraction of production have declined from approximately 8 per cent to approximately 2 per cent over the past three decades.", "author" : [ { "dropping-particle" : "", "family" : "Schwietzke", "given" : "Stefan", "non-dropping-particle" : "", "parse-names" : false, "suffix" : "" }, { "dropping-particle" : "", "family" : "Sherwood", "given" : "Owen A", "non-dropping-particle" : "", "parse-names" : false, "suffix" : "" }, { "dropping-particle" : "", "family" : "Bruhwiler", "given" : "Lori M P", "non-dropping-particle" : "", "parse-names" : false, "suffix" : "" }, { "dropping-particle" : "", "family" : "Miller", "given" : "John B", "non-dropping-particle" : "", "parse-names" : false, "suffix" : "" }, { "dropping-particle" : "", "family" : "Etiope", "given" : "Giuseppe", "non-dropping-particle" : "", "parse-names" : false, "suffix" : "" }, { "dropping-particle" : "", "family" : "Dlugokencky", "given" : "Edward J", "non-dropping-particle" : "", "parse-names" : false, "suffix" : "" }, { "dropping-particle" : "", "family" : "Michel", "given" : "Sylvia Englund", "non-dropping-particle" : "", "parse-names" : false, "suffix" : "" }, { "dropping-particle" : "", "family" : "Arling", "given" : "Victoria A", "non-dropping-particle" : "", "parse-names" : false, "suffix" : "" }, { "dropping-particle" : "", "family" : "Vaughn", "given" : "Bruce H", "non-dropping-particle" : "", "parse-names" : false, "suffix" : "" }, { "dropping-particle" : "", "family" : "White", "given" : "James W C", "non-dropping-particle" : "", "parse-names" : false, "suffix" : "" }, { "dropping-particle" : "", "family" : "Tans", "given" : "Pieter P", "non-dropping-particle" : "", "parse-names" : false, "suffix" : "" } ], "container-title" : "Nature", "id" : "ITEM-4", "issue" : "7623", "issued" : { "date-parts" : [ [ "2016", "10", "5" ] ] }, "page" : "88-91", "publisher" : "Macmillan Publishers Limited, part of Springer Nature. All rights reserved.", "title" : "Upward revision of global fossil fuel methane emissions based on isotope database", "translator" : [ { "dropping-particle" : "", "family" : "L4243", "given" : "", "non-dropping-particle" : "", "parse-names" : false, "suffix" : "" } ], "type" : "article-journal", "volume" : "538" }, "uris" : [ "http://www.mendeley.com/documents/?uuid=14875f08-d1b9-4482-83fe-d76e55aa9801" ] }, { "id" : "ITEM-5", "itemData" : { "DOI" : "10.1029/2018GL078127", "ISSN" : "0094-8276", "abstract" : "Abstract Atmospheric measurements show an increase in CH4 from the 1980s to 1998 followed by a period of near-zero growth until 2007. However, from 2007, CH4 has increased again. Understanding the variability in CH4 is critical for climate prediction and climate change mitigation. We examine the role of CH4 sources and the dominant CH4 sink, oxidation by the hydroxyl radical (OH), in atmospheric CH4 variability over the past three decades using observations of CH4, C2H6, and \u03b413CCH4 in an inversion. From 2006 to 2014, microbial and fossil fuel emissions increased by 36 \u00b1 12 and 15 \u00b1 8 Tg y?1, respectively. Emission increases were partially offset by a decrease in biomass burning of 3 \u00b1 2 Tg y?1 and increase in soil oxidation of 5 \u00b1 6 Tg y?1. A change in the atmospheric sink did not appear to be a significant factor in the recent growth of CH4.", "author" : [ { "dropping-particle" : "", "family" : "Thompson", "given" : "R L", "non-dropping-particle" : "", "parse-names" : false, "suffix" : "" }, { "dropping-particle" : "", "family" : "Nisbet", "given" : "E G", "non-dropping-particle" : "", "parse-names" : false, "suffix" : "" }, { "dropping-particle" : "", "family" : "Pisso", "given" : "I", "non-dropping-particle" : "", "parse-names" : false, "suffix" : "" }, { "dropping-particle" : "", "family" : "Stohl", "given" : "A", "non-dropping-particle" : "", "parse-names" : false, "suffix" : "" }, { "dropping-particle" : "", "family" : "Blake", "given" : "D", "non-dropping-particle" : "", "parse-names" : false, "suffix" : "" }, { "dropping-particle" : "", "family" : "Dlugokencky", "given" : "E J", "non-dropping-particle" : "", "parse-names" : false, "suffix" : "" }, { "dropping-particle" : "", "family" : "Helmig", "given" : "D", "non-dropping-particle" : "", "parse-names" : false, "suffix" : "" }, { "dropping-particle" : "", "family" : "White", "given" : "J W C", "non-dropping-particle" : "", "parse-names" : false, "suffix" : "" } ], "container-title" : "Geophysical Research Letters", "id" : "ITEM-5", "issue" : "20", "issued" : { "date-parts" : [ [ "2018", "10", "28" ] ] }, "page" : "11,499\u201311,508", "title" : "Variability in Atmospheric Methane From Fossil Fuel and Microbial Sources Over the Last Three Decades", "translator" : [ { "dropping-particle" : "", "family" : "L6717", "given" : "", "non-dropping-particle" : "", "parse-names" : false, "suffix" : "" } ], "type" : "article-journal", "volume" : "45" }, "uris" : [ "http://www.mendeley.com/documents/?uuid=a8ec73f6-97b6-493d-aec0-6e4fbaa55d67" ] } ], "mendeley" : { "formattedCitation" : "(Rice et al., 2016; Schaefer et al., 2016; Schwietzke et al., 2016; Worden et al., 2017; Thompson et al., 2018)", "plainTextFormattedCitation" : "(Rice et al., 2016; Schaefer et al., 2016; Schwietzke et al., 2016; Worden et al., 2017; Thompson et al., 2018)", "previouslyFormattedCitation" : "(Rice et al., 2016; Schaefer et al., 2016; Schwietzke et al., 2016; Worden et al., 2017; Thompson et al., 2018)" }, "properties" : { "noteIndex" : 0 }, "schema" : "https://github.com/citation-style-language/schema/raw/master/csl-citation.json" }</w:instrText>
      </w:r>
      <w:r w:rsidRPr="001E7A27">
        <w:rPr>
          <w:lang w:val="en-GB"/>
        </w:rPr>
        <w:fldChar w:fldCharType="separate"/>
      </w:r>
      <w:r w:rsidR="00025FA2" w:rsidRPr="001E7A27">
        <w:rPr>
          <w:noProof/>
          <w:lang w:val="en-GB"/>
        </w:rPr>
        <w:t>(Rice et al., 2016; Schaefer et al., 2016; Schwietzke et al., 2016; Worden et al., 2017; Thompson et al., 2018)</w:t>
      </w:r>
      <w:r w:rsidRPr="001E7A27">
        <w:rPr>
          <w:lang w:val="en-GB"/>
        </w:rPr>
        <w:fldChar w:fldCharType="end"/>
      </w:r>
      <w:r w:rsidRPr="001E7A27">
        <w:rPr>
          <w:lang w:val="en-GB"/>
        </w:rPr>
        <w:t xml:space="preserve">.     </w:t>
      </w:r>
    </w:p>
    <w:p w14:paraId="2A74AC7E" w14:textId="77777777" w:rsidR="00B11689" w:rsidRPr="001E7A27" w:rsidRDefault="00B11689" w:rsidP="005C7F25">
      <w:pPr>
        <w:pStyle w:val="AR6BodyText"/>
        <w:rPr>
          <w:lang w:val="en-GB"/>
        </w:rPr>
      </w:pPr>
    </w:p>
    <w:p w14:paraId="590A1B70" w14:textId="557EA76D" w:rsidR="00B11689" w:rsidRPr="001E7A27" w:rsidRDefault="00B11689" w:rsidP="005C7F25">
      <w:pPr>
        <w:pStyle w:val="AR6BodyText"/>
        <w:rPr>
          <w:lang w:val="en-GB"/>
        </w:rPr>
      </w:pPr>
      <w:r w:rsidRPr="001E7A27">
        <w:rPr>
          <w:lang w:val="en-GB"/>
        </w:rPr>
        <w:t>In the agriculture and waste sectors (Table 5.2), livestock production has the largest emission</w:t>
      </w:r>
      <w:ins w:id="2011" w:author="Tom Maycock" w:date="2021-09-08T15:23:00Z">
        <w:r w:rsidR="0082184F" w:rsidRPr="001E7A27">
          <w:rPr>
            <w:lang w:val="en-GB"/>
          </w:rPr>
          <w:t>s</w:t>
        </w:r>
      </w:ins>
      <w:r w:rsidRPr="001E7A27">
        <w:rPr>
          <w:lang w:val="en-GB"/>
        </w:rPr>
        <w:t xml:space="preserve"> source (1</w:t>
      </w:r>
      <w:r w:rsidR="00C866D6" w:rsidRPr="001E7A27">
        <w:rPr>
          <w:lang w:val="en-GB"/>
        </w:rPr>
        <w:t>09</w:t>
      </w:r>
      <w:r w:rsidRPr="001E7A27">
        <w:rPr>
          <w:lang w:val="en-GB"/>
        </w:rPr>
        <w:t xml:space="preserve"> Tg yr</w:t>
      </w:r>
      <w:del w:id="2012" w:author="Ian Blenkinsop" w:date="2021-07-28T16:15:00Z">
        <w:r w:rsidRPr="001E7A27" w:rsidDel="00E4692D">
          <w:rPr>
            <w:vertAlign w:val="superscript"/>
            <w:lang w:val="en-GB"/>
          </w:rPr>
          <w:delText>-</w:delText>
        </w:r>
      </w:del>
      <w:ins w:id="2013"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in 2008–2017) dominated by enteric fermentation</w:t>
      </w:r>
      <w:r w:rsidR="00C866D6" w:rsidRPr="001E7A27">
        <w:rPr>
          <w:lang w:val="en-GB"/>
        </w:rPr>
        <w:t xml:space="preserve"> </w:t>
      </w:r>
      <w:r w:rsidR="009E4E45" w:rsidRPr="001E7A27">
        <w:rPr>
          <w:lang w:val="en-GB"/>
        </w:rPr>
        <w:t xml:space="preserve">by </w:t>
      </w:r>
      <w:r w:rsidR="00C866D6" w:rsidRPr="001E7A27">
        <w:rPr>
          <w:lang w:val="en-GB"/>
        </w:rPr>
        <w:t>about 90%</w:t>
      </w:r>
      <w:r w:rsidRPr="001E7A27">
        <w:rPr>
          <w:lang w:val="en-GB"/>
        </w:rPr>
        <w:t xml:space="preserve">. Methane is formed during the storage of manure, when anoxic conditions are developed </w:t>
      </w:r>
      <w:r w:rsidRPr="001E7A27">
        <w:rPr>
          <w:lang w:val="en-GB"/>
        </w:rPr>
        <w:fldChar w:fldCharType="begin" w:fldLock="1"/>
      </w:r>
      <w:r w:rsidR="001B061E" w:rsidRPr="001E7A27">
        <w:rPr>
          <w:lang w:val="en-GB"/>
        </w:rPr>
        <w:instrText>ADDIN CSL_CITATION { "citationItems" : [ { "id" : "ITEM-1", "itemData" : { "DOI" : "10.2527/jas.2013-6583", "ISSN" : "0021-8812", "PMID" : "24045497", "abstract" : "The goal of this review was to analyze published data related to mitigation of enteric methane (CH4) emissions from ruminant animals to document the most effective and sustainable strategies. Increasing forage digestibility and digestible forage intake was one of the major recommended CH4 mitigation practices. Although responses vary, CH4 emissions can be reduced when corn silage replaces grass silage in the diet. Feeding legume silages could also lower CH4 emissions compared to grass silage due to their lower fiber concentration. Dietary lipids can be effective in reducing CH4 emissions, but their applicability will depend on effects on feed intake, fiber digestibility, production, and milk composition. Inclusion of concentrate feeds in the diet of ruminants will likely decrease CH4 emission intensity (Ei; CH4 per unit animal product), particularly when inclusion is above 40% of dietary dry matter and rumen function is not impaired. Supplementation of diets containing medium to poor quality forages with small amounts of concentrate feed will typically decrease CH4 Ei. Nitrates show promise as CH4 mitigation agents, but more studies are needed to fully understand their impact on whole-farm greenhouse gas emissions, animal productivity, and animal health. Through their effect on feed efficiency and rumen stoichiometry, ionophores are likely to have a moderate CH4 mitigating effect in ruminants fed high-grain or mixed grain-forage diets. Tannins may also reduce CH4 emissions although in some situations intake and milk production may be compromised. Some direct-fed microbials, such as yeast-based products, might have a moderate CH4-mitigating effect through increasing animal productivity and feed efficiency, but the effect is likely to be inconsistent. Vaccines against rumen archaea may offer mitigation opportunities in the future although the extent of CH4 reduction is likely to be small and adaptation by ruminal microbes and persistence of the effect is unknown. Overall, improving forage quality and the overall efficiency of dietary nutrient use is an effective way of decreasing CH4 Ei. Several feed supplements have a potential to reduce CH4 emission from ruminants although their long-term effect has not been well established and some are toxic or may not be economically feasible.", "author" : [ { "dropping-particle" : "", "family" : "Hristov", "given" : "A. N.", "non-dropping-particle" : "", "parse-names" : false, "suffix" : "" }, { "dropping-particle" : "", "family" : "Oh", "given" : "J.", "non-dropping-particle" : "", "parse-names" : false, "suffix" : "" }, { "dropping-particle" : "", "family" : "Firkins", "given" : "J. L.", "non-dropping-particle" : "", "parse-names" : false, "suffix" : "" }, { "dropping-particle" : "", "family" : "Dijkstra", "given" : "J.", "non-dropping-particle" : "", "parse-names" : false, "suffix" : "" }, { "dropping-particle" : "", "family" : "Kebreab", "given" : "E.", "non-dropping-particle" : "", "parse-names" : false, "suffix" : "" }, { "dropping-particle" : "", "family" : "Waghorn", "given" : "G.", "non-dropping-particle" : "", "parse-names" : false, "suffix" : "" }, { "dropping-particle" : "", "family" : "Makkar", "given" : "H. P. S.", "non-dropping-particle" : "", "parse-names" : false, "suffix" : "" }, { "dropping-particle" : "", "family" : "Adesogan", "given" : "A. T.", "non-dropping-particle" : "", "parse-names" : false, "suffix" : "" }, { "dropping-particle" : "", "family" : "Yang", "given" : "W.", "non-dropping-particle" : "", "parse-names" : false, "suffix" : "" }, { "dropping-particle" : "", "family" : "Lee", "given" : "C.", "non-dropping-particle" : "", "parse-names" : false, "suffix" : "" }, { "dropping-particle" : "", "family" : "Gerber", "given" : "P. J.", "non-dropping-particle" : "", "parse-names" : false, "suffix" : "" }, { "dropping-particle" : "", "family" : "Henderson", "given" : "B.", "non-dropping-particle" : "", "parse-names" : false, "suffix" : "" }, { "dropping-particle" : "", "family" : "Tricarico", "given" : "J. M.", "non-dropping-particle" : "", "parse-names" : false, "suffix" : "" } ], "container-title" : "Journal of Animal Science", "id" : "ITEM-1", "issue" : "11", "issued" : { "date-parts" : [ [ "2013", "11" ] ] }, "page" : "5045-5069", "title" : "Mitigation of methane and nitrous oxide emissions from animal operations: I. A review of enteric methane mitigation options", "translator" : [ { "dropping-particle" : "", "family" : "L5341", "given" : "", "non-dropping-particle" : "", "parse-names" : false, "suffix" : "" } ], "type" : "article-journal", "volume" : "91" }, "uris" : [ "http://www.mendeley.com/documents/?uuid=4d26fcb8-ddb5-34da-94a1-e4aaf7deb3bf", "http://www.mendeley.com/documents/?uuid=3b154149-308e-42a6-8ad3-23780cc817ae", "http://www.mendeley.com/documents/?uuid=f4d98fe7-e290-423e-a16a-71800989dfc7" ] } ], "mendeley" : { "formattedCitation" : "(Hristov et al., 2013)", "manualFormatting" : "(Hristov et al., 2013)", "plainTextFormattedCitation" : "(Hristov et al., 2013)", "previouslyFormattedCitation" : "(Hristov et al., 2013)" }, "properties" : { "noteIndex" : 0 }, "schema" : "https://github.com/citation-style-language/schema/raw/master/csl-citation.json" }</w:instrText>
      </w:r>
      <w:r w:rsidRPr="001E7A27">
        <w:rPr>
          <w:lang w:val="en-GB"/>
        </w:rPr>
        <w:fldChar w:fldCharType="separate"/>
      </w:r>
      <w:r w:rsidR="00025FA2" w:rsidRPr="001E7A27">
        <w:rPr>
          <w:noProof/>
          <w:lang w:val="en-GB"/>
        </w:rPr>
        <w:t>(Hristov et al., 2013)</w:t>
      </w:r>
      <w:r w:rsidRPr="001E7A27">
        <w:rPr>
          <w:lang w:val="en-GB"/>
        </w:rPr>
        <w:fldChar w:fldCharType="end"/>
      </w:r>
      <w:r w:rsidRPr="001E7A27">
        <w:rPr>
          <w:lang w:val="en-GB"/>
        </w:rPr>
        <w:t>. Emissions from enteric fermentation and manure have increased gradually from about 87 Tg yr</w:t>
      </w:r>
      <w:del w:id="2014" w:author="Ian Blenkinsop" w:date="2021-07-28T16:15:00Z">
        <w:r w:rsidRPr="001E7A27" w:rsidDel="00E4692D">
          <w:rPr>
            <w:vertAlign w:val="superscript"/>
            <w:lang w:val="en-GB"/>
          </w:rPr>
          <w:delText>-</w:delText>
        </w:r>
      </w:del>
      <w:ins w:id="2015"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in 1990–1999 to 1</w:t>
      </w:r>
      <w:r w:rsidR="00B65814" w:rsidRPr="001E7A27">
        <w:rPr>
          <w:lang w:val="en-GB"/>
        </w:rPr>
        <w:t>09</w:t>
      </w:r>
      <w:r w:rsidRPr="001E7A27">
        <w:rPr>
          <w:lang w:val="en-GB"/>
        </w:rPr>
        <w:t xml:space="preserve"> Tg yr</w:t>
      </w:r>
      <w:del w:id="2016" w:author="Ian Blenkinsop" w:date="2021-07-28T16:15:00Z">
        <w:r w:rsidRPr="001E7A27" w:rsidDel="00E4692D">
          <w:rPr>
            <w:vertAlign w:val="superscript"/>
            <w:lang w:val="en-GB"/>
          </w:rPr>
          <w:delText>-</w:delText>
        </w:r>
      </w:del>
      <w:ins w:id="2017"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in 2008–2017 mainly due to the increase in global total animal </w:t>
      </w:r>
      <w:r w:rsidR="009E4E45" w:rsidRPr="001E7A27">
        <w:rPr>
          <w:lang w:val="en-GB"/>
        </w:rPr>
        <w:t>numbers</w:t>
      </w:r>
      <w:r w:rsidRPr="001E7A27">
        <w:rPr>
          <w:lang w:val="en-GB"/>
        </w:rPr>
        <w:t xml:space="preserve">. Methane production in livestock rumens (cattle, goats, sheep, water buffalo) are affected by the type, amount and quality of feeds, energy consumption, animal size, health and growth rate, meat and milk production rate, and temperature </w:t>
      </w:r>
      <w:commentRangeStart w:id="2018"/>
      <w:commentRangeStart w:id="2019"/>
      <w:r w:rsidRPr="001E7A27">
        <w:rPr>
          <w:lang w:val="en-GB"/>
        </w:rPr>
        <w:fldChar w:fldCharType="begin" w:fldLock="1"/>
      </w:r>
      <w:ins w:id="2020" w:author="Robin Matthews" w:date="2021-06-17T16:43:00Z">
        <w:r w:rsidR="00621B61" w:rsidRPr="001E7A27">
          <w:rPr>
            <w:lang w:val="en-GB"/>
          </w:rPr>
          <w:instrText>ADDIN CSL_CITATION { "citationItems" : [ { "id" : "ITEM-1", "itemData" : { "DOI" : "10.4236/jep.2014.515141", "ISSN" : "2152-2197", "abstract" : "The aim of this review is to summarize the current knowledge of methane (CH4) production from ruminants. The objectives are to identify the factors affecting CH4 production. Methane is a potent greenhouse gas (GHG). Ruminant livestock constitute worldwide the most important source of anthropogenic emissions of methane. There are two main factors influencing global warming change, an increase in greenhouse gas emissions and depletion of the ozone layer. Methane is associated with both factors. Ruminants (dairy, beef, goats, and sheep) are the main contributors to CH4 production. Their CH4 production is a natural and inevitable outcome of rumen fermentation. Feed is converted into products such as milk and meat. Many factors influence ruminant CH4 production, including level of intake, type and quality of feeds, energy consumption, animal size, growth rate, level of production, and environmental temperature. The methane emissions in dairy cows represent values from 151 to 497 g\u00b7day-1. Lactating cows produced more CH4 (354 g\u00b7day-1) than dry cows (269 g\u00b7day-1) and heifers (223 g\u00b7day-1). Dairy ewe generates 8.4 kg\u00b7head-1 annually. Holstein produced more CH4 (299 g\u00b7day-1) than the Crossbred (264 g\u00b7day-1). Methane emission by heifers grazing on fertilized pasture was higher (223 g\u00b7day-1) than that of heifers on unfertilized pasture (179 g\u00b7day-1). The average CH4 emissions are from 161 g\u00b7day-1 to 323 g\u00b7day-1 in beef cattle. Mature beef cows emit CH4 approximately from 240 g\u00b7day-1 to 396 g\u00b7day-1. Suffolk sheep emit 22 - 25 g\u00b7day-1. The bison\u2019s annual CH4 emissions per year were 72 kg\u00b7head-1. The CH4 emission from manure depends on the physical form of the feces, the amount of digestible material, the climate, and the time they remained intact. The annual emissions from the pens and storage pond at dairy farm were 120 kg\u00b7cow-1.", "author" : [ { "dropping-particle" : "", "family" : "Broucek", "given" : "Jan", "non-dropping-particle" : "", "parse-names" : false, "suffix" : "" } ], "container-title" : "Journal of Environmental Protection", "id" : "ITEM-1", "issue" : "15", "issued" : { "date-parts" : [ [ "2014" ] ] }, "page" : "1482-1493", "title" : "Production of Methane Emissions from Ruminant Husbandry: A Review", "translator" : [ { "dropping-particle" : "", "family" : "L4246", "given" : "", "non-dropping-particle" : "", "parse-names" : false, "suffix" : "" } ], "type" : "article-journal", "volume" : "05" }, "uris" : [ "http://www.mendeley.com/documents/?uuid=a9ff13c5-09f2-4dc7-b9ae-7095a0373ad1" ] } ], "mendeley" : { "formattedCitation" : "(Broucek, 2014)", "manualFormatting" : "(Broucek, 2014; Williams et al., 2015", "plainTextFormattedCitation" : "(Broucek, 2014)", "previouslyFormattedCitation" : "(Broucek, 2014)" }, "properties" : { "noteIndex" : 0 }, "schema" : "https://github.com/citation-style-language/schema/raw/master/csl-citation.json" }</w:instrText>
        </w:r>
      </w:ins>
      <w:del w:id="2021" w:author="Robin Matthews" w:date="2021-06-17T16:43:00Z">
        <w:r w:rsidR="00747167" w:rsidRPr="001E7A27" w:rsidDel="00621B61">
          <w:rPr>
            <w:lang w:val="en-GB"/>
          </w:rPr>
          <w:delInstrText>ADDIN CSL_CITATION { "citationItems" : [ { "id" : "ITEM-1", "itemData" : { "DOI" : "10.4236/jep.2014.515141", "ISSN" : "2152-2197", "abstract" : "The aim of this review is to summarize the current knowledge of methane (CH4) production from ruminants. The objectives are to identify the factors affecting CH4 production. Methane is a potent greenhouse gas (GHG). Ruminant livestock constitute worldwide the most important source of anthropogenic emissions of methane. There are two main factors influencing global warming change, an increase in greenhouse gas emissions and depletion of the ozone layer. Methane is associated with both factors. Ruminants (dairy, beef, goats, and sheep) are the main contributors to CH4 production. Their CH4 production is a natural and inevitable outcome of rumen fermentation. Feed is converted into products such as milk and meat. Many factors influence ruminant CH4 production, including level of intake, type and quality of feeds, energy consumption, animal size, growth rate, level of production, and environmental temperature. The methane emissions in dairy cows represent values from 151 to 497 g\u00b7day-1. Lactating cows produced more CH4 (354 g\u00b7day-1) than dry cows (269 g\u00b7day-1) and heifers (223 g\u00b7day-1). Dairy ewe generates 8.4 kg\u00b7head-1 annually. Holstein produced more CH4 (299 g\u00b7day-1) than the Crossbred (264 g\u00b7day-1). Methane emission by heifers grazing on fertilized pasture was higher (223 g\u00b7day-1) than that of heifers on unfertilized pasture (179 g\u00b7day-1). The average CH4 emissions are from 161 g\u00b7day-1 to 323 g\u00b7day-1 in beef cattle. Mature beef cows emit CH4 approximately from 240 g\u00b7day-1 to 396 g\u00b7day-1. Suffolk sheep emit 22 - 25 g\u00b7day-1. The bison\u2019s annual CH4 emissions per year were 72 kg\u00b7head-1. The CH4 emission from manure depends on the physical form of the feces, the amount of digestible material, the climate, and the time they remained intact. The annual emissions from the pens and storage pond at dairy farm were 120 kg\u00b7cow-1.", "author" : [ { "dropping-particle" : "", "family" : "Broucek", "given" : "Jan", "non-dropping-particle" : "", "parse-names" : false, "suffix" : "" } ], "container-title" : "Journal of Environmental Protection", "id" : "ITEM-1", "issue" : "15", "issued" : { "date-parts" : [ [ "2014" ] ] }, "page" : "1482-1493", "title" : "Production of Methane Emissions from Ruminant Husbandry: A Review", "translator" : [ { "dropping-particle" : "", "family" : "L4246", "given" : "", "non-dropping-particle" : "", "parse-names" : false, "suffix" : "" } ], "type" : "article-journal", "volume" : "05" }, "uris" : [ "http://www.mendeley.com/documents/?uuid=a9ff13c5-09f2-4dc7-b9ae-7095a0373ad1" ] } ], "mendeley" : { "formattedCitation" : "(Broucek, 2014)", "manualFormatting" : "(Broucek, 2014; Williams et al., 2015; IPCC SRCCL 5.4.3)", "plainTextFormattedCitation" : "(Broucek, 2014)", "previouslyFormattedCitation" : "(Broucek, 2014)" }, "properties" : { "noteIndex" : 0 }, "schema" : "https://github.com/citation-style-language/schema/raw/master/csl-citation.json" }</w:delInstrText>
        </w:r>
      </w:del>
      <w:r w:rsidRPr="001E7A27">
        <w:rPr>
          <w:lang w:val="en-GB"/>
        </w:rPr>
        <w:fldChar w:fldCharType="separate"/>
      </w:r>
      <w:r w:rsidR="00025FA2" w:rsidRPr="001E7A27">
        <w:rPr>
          <w:noProof/>
          <w:lang w:val="en-GB"/>
        </w:rPr>
        <w:t>(Broucek, 2014; Williams et al., 2015</w:t>
      </w:r>
      <w:del w:id="2022" w:author="Robin Matthews" w:date="2021-06-17T16:43:00Z">
        <w:r w:rsidR="00025FA2" w:rsidRPr="001E7A27" w:rsidDel="00621B61">
          <w:rPr>
            <w:noProof/>
            <w:lang w:val="en-GB"/>
          </w:rPr>
          <w:delText>; IPCC SRCCL 5.4.3)</w:delText>
        </w:r>
      </w:del>
      <w:r w:rsidRPr="001E7A27">
        <w:rPr>
          <w:lang w:val="en-GB"/>
        </w:rPr>
        <w:fldChar w:fldCharType="end"/>
      </w:r>
      <w:commentRangeEnd w:id="2018"/>
      <w:commentRangeEnd w:id="2019"/>
      <w:r w:rsidR="00621B61" w:rsidRPr="001E7A27">
        <w:rPr>
          <w:rStyle w:val="CommentReference"/>
          <w:lang w:val="en-GB"/>
        </w:rPr>
        <w:commentReference w:id="2018"/>
      </w:r>
      <w:r w:rsidR="00025FA2" w:rsidRPr="001E7A27">
        <w:rPr>
          <w:rStyle w:val="CommentReference"/>
          <w:lang w:val="en-GB"/>
        </w:rPr>
        <w:commentReference w:id="2019"/>
      </w:r>
      <w:ins w:id="2023" w:author="Robin Matthews" w:date="2021-06-17T16:43:00Z">
        <w:r w:rsidR="00621B61" w:rsidRPr="001E7A27">
          <w:rPr>
            <w:noProof/>
            <w:lang w:val="en-GB"/>
          </w:rPr>
          <w:t>; IPCC SRCCL 5.4.3)</w:t>
        </w:r>
      </w:ins>
      <w:r w:rsidRPr="001E7A27">
        <w:rPr>
          <w:lang w:val="en-GB"/>
        </w:rPr>
        <w:t>. Waste management and landfills produced 6</w:t>
      </w:r>
      <w:r w:rsidR="00B65814" w:rsidRPr="001E7A27">
        <w:rPr>
          <w:lang w:val="en-GB"/>
        </w:rPr>
        <w:t>4</w:t>
      </w:r>
      <w:r w:rsidRPr="001E7A27">
        <w:rPr>
          <w:lang w:val="en-GB"/>
        </w:rPr>
        <w:t xml:space="preserve"> Tg yr</w:t>
      </w:r>
      <w:del w:id="2024" w:author="Ian Blenkinsop" w:date="2021-07-28T16:15:00Z">
        <w:r w:rsidRPr="001E7A27" w:rsidDel="00E4692D">
          <w:rPr>
            <w:vertAlign w:val="superscript"/>
            <w:lang w:val="en-GB"/>
          </w:rPr>
          <w:delText>-</w:delText>
        </w:r>
      </w:del>
      <w:ins w:id="2025"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in 2008–2017, </w:t>
      </w:r>
      <w:r w:rsidR="009E4E45" w:rsidRPr="001E7A27">
        <w:rPr>
          <w:lang w:val="en-GB"/>
        </w:rPr>
        <w:t>with</w:t>
      </w:r>
      <w:r w:rsidRPr="001E7A27">
        <w:rPr>
          <w:lang w:val="en-GB"/>
        </w:rPr>
        <w:t xml:space="preserve"> global emissions increasing </w:t>
      </w:r>
      <w:r w:rsidR="009E4E45" w:rsidRPr="001E7A27">
        <w:rPr>
          <w:lang w:val="en-GB"/>
        </w:rPr>
        <w:t xml:space="preserve">steadily </w:t>
      </w:r>
      <w:r w:rsidRPr="001E7A27">
        <w:rPr>
          <w:lang w:val="en-GB"/>
        </w:rPr>
        <w:t xml:space="preserve">since the 1970s </w:t>
      </w:r>
      <w:r w:rsidR="009E4E45" w:rsidRPr="001E7A27">
        <w:rPr>
          <w:lang w:val="en-GB"/>
        </w:rPr>
        <w:t>and</w:t>
      </w:r>
      <w:ins w:id="2026" w:author="Soapbox" w:date="2021-07-17T07:09:00Z">
        <w:r w:rsidR="008F1199" w:rsidRPr="001E7A27">
          <w:rPr>
            <w:lang w:val="en-GB"/>
          </w:rPr>
          <w:t>,</w:t>
        </w:r>
      </w:ins>
      <w:r w:rsidR="009E4E45" w:rsidRPr="001E7A27">
        <w:rPr>
          <w:lang w:val="en-GB"/>
        </w:rPr>
        <w:t xml:space="preserve"> </w:t>
      </w:r>
      <w:r w:rsidRPr="001E7A27">
        <w:rPr>
          <w:lang w:val="en-GB"/>
        </w:rPr>
        <w:t>despite significant decline</w:t>
      </w:r>
      <w:r w:rsidR="009E4E45" w:rsidRPr="001E7A27">
        <w:rPr>
          <w:lang w:val="en-GB"/>
        </w:rPr>
        <w:t>s</w:t>
      </w:r>
      <w:r w:rsidRPr="001E7A27">
        <w:rPr>
          <w:lang w:val="en-GB"/>
        </w:rPr>
        <w:t xml:space="preserve"> in </w:t>
      </w:r>
      <w:ins w:id="2027" w:author="Soapbox" w:date="2021-07-17T07:09:00Z">
        <w:r w:rsidR="008F1199" w:rsidRPr="001E7A27">
          <w:rPr>
            <w:lang w:val="en-GB"/>
          </w:rPr>
          <w:t xml:space="preserve">the </w:t>
        </w:r>
      </w:ins>
      <w:r w:rsidRPr="001E7A27">
        <w:rPr>
          <w:lang w:val="en-GB"/>
        </w:rPr>
        <w:t>US</w:t>
      </w:r>
      <w:ins w:id="2028" w:author="Soapbox" w:date="2021-07-17T07:09:00Z">
        <w:r w:rsidR="008F1199" w:rsidRPr="001E7A27">
          <w:rPr>
            <w:lang w:val="en-GB"/>
          </w:rPr>
          <w:t>A</w:t>
        </w:r>
      </w:ins>
      <w:r w:rsidRPr="001E7A27">
        <w:rPr>
          <w:lang w:val="en-GB"/>
        </w:rPr>
        <w:t>, western Europe</w:t>
      </w:r>
      <w:r w:rsidR="009E4E45" w:rsidRPr="001E7A27">
        <w:rPr>
          <w:lang w:val="en-GB"/>
        </w:rPr>
        <w:t xml:space="preserve"> and</w:t>
      </w:r>
      <w:r w:rsidRPr="001E7A27">
        <w:rPr>
          <w:lang w:val="en-GB"/>
        </w:rPr>
        <w:t xml:space="preserve"> Japan </w:t>
      </w:r>
      <w:r w:rsidRPr="001E7A27">
        <w:rPr>
          <w:lang w:val="en-GB"/>
        </w:rPr>
        <w:fldChar w:fldCharType="begin" w:fldLock="1"/>
      </w:r>
      <w:r w:rsidR="00747167" w:rsidRPr="001E7A27">
        <w:rPr>
          <w:lang w:val="en-GB"/>
        </w:rPr>
        <w:instrText>ADDIN CSL_CITATION { "citationItems" : [ { "id" : "ITEM-1",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"ITEM-1",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"id" : "ITEM-2", "itemData" : { "DOI" : "10.1088/2515-7620/ab7457", "ISSN" : "2515-7620", "author" : [ { "dropping-particle" : "", "family" : "H\u00f6glund-Isaksson", "given" : "Lena", "non-dropping-particle" : "", "parse-names" : false, "suffix" : "" }, { "dropping-particle" : "", "family" : "G\u00f3mez-Sanabria",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Research Communications", "id" : "ITEM-2", "issue" : "2", "issued" : { "date-parts" : [ [ "2020", "2", "27" ] ] }, "page" : "025004", "title" : "Technical potentials and costs for reducing global anthropogenic methane emissions in the 2050 timeframe \u2013 results from the GAINS model", "translator" : [ { "dropping-particle" : "", "family" : "L3115", "given" : "", "non-dropping-particle" : "", "parse-names" : false, "suffix" : "" } ], "type" : "article-journal", "volume" : "2" }, "uris" : [ "http://www.mendeley.com/documents/?uuid=4cbf9a81-d0a3-498b-a3b3-9906783f954d" ] } ], "mendeley" : { "formattedCitation" : "(Crippa et al., 2020; H\u00f6glund-Isaksson et al., 2020)", "plainTextFormattedCitation" : "(Crippa et al., 2020; H\u00f6glund-Isaksson et al., 2020)", "previouslyFormattedCitation" : "(Crippa et al., 2020; H\u00f6glund-Isaksson et al., 2020)" }, "properties" : { "noteIndex" : 0 }, "schema" : "https://github.com/citation-style-language/schema/raw/master/csl-citation.json" }</w:instrText>
      </w:r>
      <w:r w:rsidRPr="001E7A27">
        <w:rPr>
          <w:lang w:val="en-GB"/>
        </w:rPr>
        <w:fldChar w:fldCharType="separate"/>
      </w:r>
      <w:r w:rsidR="00025FA2" w:rsidRPr="001E7A27">
        <w:rPr>
          <w:noProof/>
          <w:lang w:val="en-GB"/>
        </w:rPr>
        <w:t>(Crippa et al., 2020; Höglund-Isaksson et al., 2020)</w:t>
      </w:r>
      <w:r w:rsidRPr="001E7A27">
        <w:rPr>
          <w:lang w:val="en-GB"/>
        </w:rPr>
        <w:fldChar w:fldCharType="end"/>
      </w:r>
      <w:r w:rsidRPr="001E7A27">
        <w:rPr>
          <w:lang w:val="en-GB"/>
        </w:rPr>
        <w:t xml:space="preserve">. </w:t>
      </w:r>
    </w:p>
    <w:p w14:paraId="73CB8455" w14:textId="77777777" w:rsidR="00B11689" w:rsidRPr="001E7A27" w:rsidRDefault="00B11689" w:rsidP="005C7F25">
      <w:pPr>
        <w:pStyle w:val="AR6BodyText"/>
        <w:rPr>
          <w:lang w:val="en-GB"/>
        </w:rPr>
      </w:pPr>
    </w:p>
    <w:p w14:paraId="61A09941" w14:textId="012D4254" w:rsidR="00B11689" w:rsidRPr="001E7A27" w:rsidRDefault="00B11689" w:rsidP="005C7F25">
      <w:pPr>
        <w:pStyle w:val="AR6BodyText"/>
        <w:rPr>
          <w:lang w:val="en-GB"/>
        </w:rPr>
      </w:pPr>
      <w:r w:rsidRPr="001E7A27">
        <w:rPr>
          <w:lang w:val="en-GB"/>
        </w:rPr>
        <w:t>Emissions from rice cultivation decreased from about 45 Tg yr</w:t>
      </w:r>
      <w:del w:id="2029" w:author="Ian Blenkinsop" w:date="2021-07-28T16:15:00Z">
        <w:r w:rsidRPr="001E7A27" w:rsidDel="00E4692D">
          <w:rPr>
            <w:vertAlign w:val="superscript"/>
            <w:lang w:val="en-GB"/>
          </w:rPr>
          <w:delText>-</w:delText>
        </w:r>
      </w:del>
      <w:ins w:id="2030"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in the 1980s to about 2</w:t>
      </w:r>
      <w:r w:rsidR="00B65814" w:rsidRPr="001E7A27">
        <w:rPr>
          <w:lang w:val="en-GB"/>
        </w:rPr>
        <w:t>9</w:t>
      </w:r>
      <w:r w:rsidRPr="001E7A27">
        <w:rPr>
          <w:lang w:val="en-GB"/>
        </w:rPr>
        <w:t xml:space="preserve"> Tg yr</w:t>
      </w:r>
      <w:del w:id="2031" w:author="Ian Blenkinsop" w:date="2021-07-28T16:15:00Z">
        <w:r w:rsidRPr="001E7A27" w:rsidDel="00E4692D">
          <w:rPr>
            <w:vertAlign w:val="superscript"/>
            <w:lang w:val="en-GB"/>
          </w:rPr>
          <w:delText>-</w:delText>
        </w:r>
      </w:del>
      <w:ins w:id="2032"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in the</w:t>
      </w:r>
      <w:ins w:id="2033" w:author="Soapbox" w:date="2021-07-17T07:10:00Z">
        <w:r w:rsidR="008F1199" w:rsidRPr="001E7A27">
          <w:rPr>
            <w:lang w:val="en-GB"/>
          </w:rPr>
          <w:t xml:space="preserve"> decade</w:t>
        </w:r>
      </w:ins>
      <w:r w:rsidRPr="001E7A27">
        <w:rPr>
          <w:lang w:val="en-GB"/>
        </w:rPr>
        <w:t xml:space="preserve"> </w:t>
      </w:r>
      <w:r w:rsidR="00B65814" w:rsidRPr="001E7A27">
        <w:rPr>
          <w:lang w:val="en-GB"/>
        </w:rPr>
        <w:t>2000</w:t>
      </w:r>
      <w:ins w:id="2034" w:author="Soapbox" w:date="2021-07-17T07:10:00Z">
        <w:r w:rsidR="008F1199" w:rsidRPr="001E7A27">
          <w:rPr>
            <w:lang w:val="en-GB"/>
          </w:rPr>
          <w:t>–</w:t>
        </w:r>
      </w:ins>
      <w:del w:id="2035" w:author="Soapbox" w:date="2021-07-17T07:10:00Z">
        <w:r w:rsidR="00B65814" w:rsidRPr="001E7A27" w:rsidDel="008F1199">
          <w:rPr>
            <w:lang w:val="en-GB"/>
          </w:rPr>
          <w:delText>-</w:delText>
        </w:r>
      </w:del>
      <w:r w:rsidR="00B65814" w:rsidRPr="001E7A27">
        <w:rPr>
          <w:lang w:val="en-GB"/>
        </w:rPr>
        <w:t>2009</w:t>
      </w:r>
      <w:ins w:id="2036" w:author="Soapbox" w:date="2021-07-17T07:10:00Z">
        <w:r w:rsidR="008F1199" w:rsidRPr="001E7A27">
          <w:rPr>
            <w:lang w:val="en-GB"/>
          </w:rPr>
          <w:t>,</w:t>
        </w:r>
      </w:ins>
      <w:r w:rsidRPr="001E7A27">
        <w:rPr>
          <w:lang w:val="en-GB"/>
        </w:rPr>
        <w:t xml:space="preserve"> but increased again </w:t>
      </w:r>
      <w:r w:rsidR="009E4E45" w:rsidRPr="001E7A27">
        <w:rPr>
          <w:lang w:val="en-GB"/>
        </w:rPr>
        <w:t xml:space="preserve">slightly </w:t>
      </w:r>
      <w:r w:rsidRPr="001E7A27">
        <w:rPr>
          <w:lang w:val="en-GB"/>
        </w:rPr>
        <w:t>to 3</w:t>
      </w:r>
      <w:r w:rsidR="00B65814" w:rsidRPr="001E7A27">
        <w:rPr>
          <w:lang w:val="en-GB"/>
        </w:rPr>
        <w:t>1</w:t>
      </w:r>
      <w:r w:rsidRPr="001E7A27">
        <w:rPr>
          <w:lang w:val="en-GB"/>
        </w:rPr>
        <w:t xml:space="preserve"> Tg yr</w:t>
      </w:r>
      <w:del w:id="2037" w:author="Ian Blenkinsop" w:date="2021-07-28T16:15:00Z">
        <w:r w:rsidRPr="001E7A27" w:rsidDel="00E4692D">
          <w:rPr>
            <w:vertAlign w:val="superscript"/>
            <w:lang w:val="en-GB"/>
          </w:rPr>
          <w:delText>-</w:delText>
        </w:r>
      </w:del>
      <w:ins w:id="2038"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during 2008–2017</w:t>
      </w:r>
      <w:ins w:id="2039" w:author="Soapbox" w:date="2021-07-17T07:11:00Z">
        <w:r w:rsidR="008F1199" w:rsidRPr="001E7A27">
          <w:rPr>
            <w:lang w:val="en-GB"/>
          </w:rPr>
          <w:t>,</w:t>
        </w:r>
      </w:ins>
      <w:r w:rsidRPr="001E7A27">
        <w:rPr>
          <w:lang w:val="en-GB"/>
        </w:rPr>
        <w:t xml:space="preserve"> </w:t>
      </w:r>
      <w:r w:rsidR="009E4E45" w:rsidRPr="001E7A27">
        <w:rPr>
          <w:lang w:val="en-GB"/>
        </w:rPr>
        <w:t>based</w:t>
      </w:r>
      <w:ins w:id="2040" w:author="Soapbox" w:date="2021-07-17T07:11:00Z">
        <w:r w:rsidR="008F1199" w:rsidRPr="001E7A27">
          <w:rPr>
            <w:lang w:val="en-GB"/>
          </w:rPr>
          <w:t xml:space="preserve"> on</w:t>
        </w:r>
      </w:ins>
      <w:r w:rsidR="009E4E45" w:rsidRPr="001E7A27">
        <w:rPr>
          <w:lang w:val="en-GB"/>
        </w:rPr>
        <w:t xml:space="preserve"> </w:t>
      </w:r>
      <w:r w:rsidRPr="001E7A27">
        <w:rPr>
          <w:lang w:val="en-GB"/>
        </w:rPr>
        <w:t>inventories</w:t>
      </w:r>
      <w:r w:rsidR="009E4E45" w:rsidRPr="001E7A27">
        <w:rPr>
          <w:lang w:val="en-GB"/>
        </w:rPr>
        <w:t xml:space="preserve"> data. </w:t>
      </w:r>
      <w:r w:rsidR="009E4E45" w:rsidRPr="001E7A27">
        <w:rPr>
          <w:lang w:val="en-GB"/>
        </w:rPr>
        <w:lastRenderedPageBreak/>
        <w:t>However,</w:t>
      </w:r>
      <w:r w:rsidRPr="001E7A27">
        <w:rPr>
          <w:lang w:val="en-GB"/>
        </w:rPr>
        <w:t xml:space="preserve"> ecosystem models showed a gradual increase with time due to climate</w:t>
      </w:r>
      <w:r w:rsidR="009E4E45" w:rsidRPr="001E7A27">
        <w:rPr>
          <w:lang w:val="en-GB"/>
        </w:rPr>
        <w:t xml:space="preserve"> change</w:t>
      </w:r>
      <w:r w:rsidRPr="001E7A27">
        <w:rPr>
          <w:lang w:val="en-GB"/>
        </w:rPr>
        <w:t xml:space="preserve"> (</w:t>
      </w:r>
      <w:r w:rsidRPr="001E7A27">
        <w:rPr>
          <w:i/>
          <w:lang w:val="en-GB"/>
        </w:rPr>
        <w:t>limited evidence, low agreement</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"ITEM-1",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"id" : "ITEM-2", "itemData" : { "DOI" : "10.1088/2515-7620/ab7457", "ISSN" : "2515-7620", "author" : [ { "dropping-particle" : "", "family" : "H\u00f6glund-Isaksson", "given" : "Lena", "non-dropping-particle" : "", "parse-names" : false, "suffix" : "" }, { "dropping-particle" : "", "family" : "G\u00f3mez-Sanabria",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Research Communications", "id" : "ITEM-2", "issue" : "2", "issued" : { "date-parts" : [ [ "2020", "2", "27" ] ] }, "page" : "025004", "title" : "Technical potentials and costs for reducing global anthropogenic methane emissions in the 2050 timeframe \u2013 results from the GAINS model", "translator" : [ { "dropping-particle" : "", "family" : "L3115", "given" : "", "non-dropping-particle" : "", "parse-names" : false, "suffix" : "" } ], "type" : "article-journal", "volume" : "2" }, "uris" : [ "http://www.mendeley.com/documents/?uuid=4cbf9a81-d0a3-498b-a3b3-9906783f954d" ] }, { "id" : "ITEM-3", "itemData" : { "DOI" : "10.1016/j.polar.2020.100558", "ISSN" : "18739652", "author" : [ { "dropping-particle" : "", "family" : "Ito", "given" : "Akihiko", "non-dropping-particle" : "", "parse-names" : false, "suffix" : "" } ], "container-title" : "Polar Science", "id" : "ITEM-3", "issued" : { "date-parts" : [ [ "2020", "8" ] ] }, "page" : "100558", "title" : "Bottom-up evaluation of the regional methane budget of northern lands from 1980 to 2015", "translator" : [ { "dropping-particle" : "", "family" : "L6904", "given" : "", "non-dropping-particle" : "", "parse-names" : false, "suffix" : "" } ], "type" : "article-journal" }, "uris" : [ "http://www.mendeley.com/documents/?uuid=4fc3aa2a-ba74-42ae-987b-af6071b6cd93" ] } ], "mendeley" : { "formattedCitation" : "(Crippa et al., 2020; H\u00f6glund-Isaksson et al., 2020; Ito, 2020)", "plainTextFormattedCitation" : "(Crippa et al., 2020; H\u00f6glund-Isaksson et al., 2020; Ito, 2020)", "previouslyFormattedCitation" : "(Crippa et al., 2020; H\u00f6glund-Isaksson et al., 2020; Ito, 2020)" }, "properties" : { "noteIndex" : 0 }, "schema" : "https://github.com/citation-style-language/schema/raw/master/csl-citation.json" }</w:instrText>
      </w:r>
      <w:r w:rsidRPr="001E7A27">
        <w:rPr>
          <w:lang w:val="en-GB"/>
        </w:rPr>
        <w:fldChar w:fldCharType="separate"/>
      </w:r>
      <w:r w:rsidR="00025FA2" w:rsidRPr="001E7A27">
        <w:rPr>
          <w:noProof/>
          <w:lang w:val="en-GB"/>
        </w:rPr>
        <w:t>(Crippa et al., 2020; Höglund-Isaksson et al., 2020; Ito, 2020)</w:t>
      </w:r>
      <w:r w:rsidRPr="001E7A27">
        <w:rPr>
          <w:lang w:val="en-GB"/>
        </w:rPr>
        <w:fldChar w:fldCharType="end"/>
      </w:r>
      <w:r w:rsidRPr="001E7A27">
        <w:rPr>
          <w:lang w:val="en-GB"/>
        </w:rPr>
        <w:t xml:space="preserve">. </w:t>
      </w:r>
    </w:p>
    <w:p w14:paraId="69242D80" w14:textId="77777777" w:rsidR="00B11689" w:rsidRPr="001E7A27" w:rsidRDefault="00B11689" w:rsidP="005C7F25">
      <w:pPr>
        <w:pStyle w:val="AR6BodyText"/>
        <w:rPr>
          <w:lang w:val="en-GB"/>
        </w:rPr>
      </w:pPr>
    </w:p>
    <w:p w14:paraId="2BF26E01" w14:textId="3CEEE4E1" w:rsidR="00B11689" w:rsidRPr="001E7A27" w:rsidRDefault="00B11689" w:rsidP="005C7F25">
      <w:pPr>
        <w:pStyle w:val="AR6BodyText"/>
        <w:rPr>
          <w:lang w:val="en-GB"/>
        </w:rPr>
      </w:pPr>
      <w:r w:rsidRPr="001E7A27">
        <w:rPr>
          <w:lang w:val="en-GB"/>
        </w:rPr>
        <w:t xml:space="preserve">Biomass burning and biofuel consumption (including </w:t>
      </w:r>
      <w:del w:id="2041" w:author="Soapbox" w:date="2021-07-17T07:11:00Z">
        <w:r w:rsidRPr="001E7A27" w:rsidDel="008F1199">
          <w:rPr>
            <w:lang w:val="en-GB"/>
          </w:rPr>
          <w:delText xml:space="preserve">both </w:delText>
        </w:r>
      </w:del>
      <w:r w:rsidRPr="001E7A27">
        <w:rPr>
          <w:lang w:val="en-GB"/>
        </w:rPr>
        <w:t>natural and anthropogenic processes) caused at least 30 Tg yr</w:t>
      </w:r>
      <w:del w:id="2042" w:author="Ian Blenkinsop" w:date="2021-07-28T16:15:00Z">
        <w:r w:rsidRPr="001E7A27" w:rsidDel="00E4692D">
          <w:rPr>
            <w:vertAlign w:val="superscript"/>
            <w:lang w:val="en-GB"/>
          </w:rPr>
          <w:delText>-</w:delText>
        </w:r>
      </w:del>
      <w:ins w:id="2043"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emissions during 2008–2017 and constituted up to about </w:t>
      </w:r>
      <w:r w:rsidR="00B65814" w:rsidRPr="001E7A27">
        <w:rPr>
          <w:lang w:val="en-GB"/>
        </w:rPr>
        <w:t>5</w:t>
      </w:r>
      <w:r w:rsidRPr="001E7A27">
        <w:rPr>
          <w:lang w:val="en-GB"/>
        </w:rPr>
        <w:t>% of global anthropogenic CH</w:t>
      </w:r>
      <w:r w:rsidRPr="001E7A27">
        <w:rPr>
          <w:vertAlign w:val="subscript"/>
          <w:lang w:val="en-GB"/>
        </w:rPr>
        <w:t>4</w:t>
      </w:r>
      <w:r w:rsidRPr="001E7A27">
        <w:rPr>
          <w:lang w:val="en-GB"/>
        </w:rPr>
        <w:t xml:space="preserve"> emissions. Methane emissions from open biomass burning </w:t>
      </w:r>
      <w:r w:rsidR="009E4E45" w:rsidRPr="001E7A27">
        <w:rPr>
          <w:lang w:val="en-GB"/>
        </w:rPr>
        <w:t>decreased</w:t>
      </w:r>
      <w:r w:rsidRPr="001E7A27">
        <w:rPr>
          <w:lang w:val="en-GB"/>
        </w:rPr>
        <w:t xml:space="preserve"> during the past two decades mainly due to reduction of burning in savanna, grassland and shrubland </w:t>
      </w:r>
      <w:r w:rsidRPr="001E7A27">
        <w:rPr>
          <w:lang w:val="en-GB"/>
        </w:rPr>
        <w:fldChar w:fldCharType="begin" w:fldLock="1"/>
      </w:r>
      <w:r w:rsidR="00747167" w:rsidRPr="001E7A27">
        <w:rPr>
          <w:lang w:val="en-GB"/>
        </w:rPr>
        <w:instrText>ADDIN CSL_CITATION { "citationItems" : [ { "id" : "ITEM-1", "itemData" : { "DOI" : "10.1038/s41467-017-02246-0", "ISSN" : "2041-1723", "abstract" : "Several viable but conflicting explanations have been proposed to explain the recent ~8 p.p.b. per year increase in atmospheric methane after 2006, equivalent to net emissions increase of ~25 Tg CH4 per year. A concurrent increase in atmospheric ethane implicates a fossil source; a concurrent decrease in the heavy isotope content of methane points toward a biogenic source, while other studies propose a decrease in the chemical sink (OH). Here we show that biomass burning emissions of methane decreased by 3.7 (\u00b11.4) Tg CH4 per year from the 2001\u20132007 to the 2008\u20132014 time periods using satellite measurements of CO and CH4, nearly twice the decrease expected from prior estimates. After updating both the total and isotopic budgets for atmospheric methane with these revised biomass burning emissions (and assuming no change to the chemical sink), we find that fossil fuels contribute between 12\u201319 Tg CH4 per year to the recent atmospheric methane increase, thus reconciling the isotopic- and ethane-based results.", "author" : [ { "dropping-particle" : "", "family" : "Worden", "given" : "John R.", "non-dropping-particle" : "", "parse-names" : false, "suffix" : "" }, { "dropping-particle" : "", "family" : "Bloom", "given" : "A Anthony", "non-dropping-particle" : "", "parse-names" : false, "suffix" : "" }, { "dropping-particle" : "", "family" : "Pandey", "given" : "Sudhanshu", "non-dropping-particle" : "", "parse-names" : false, "suffix" : "" }, { "dropping-particle" : "", "family" : "Jiang", "given" : "Zhe", "non-dropping-particle" : "", "parse-names" : false, "suffix" : "" }, { "dropping-particle" : "", "family" : "Worden", "given" : "Helen M", "non-dropping-particle" : "", "parse-names" : false, "suffix" : "" }, { "dropping-particle" : "", "family" : "Walker", "given" : "Thomas W", "non-dropping-particle" : "", "parse-names" : false, "suffix" : "" }, { "dropping-particle" : "", "family" : "Houweling", "given" : "Sander", "non-dropping-particle" : "", "parse-names" : false, "suffix" : "" }, { "dropping-particle" : "", "family" : "R\u00f6ckmann", "given" : "Thomas", "non-dropping-particle" : "", "parse-names" : false, "suffix" : "" } ], "container-title" : "Nature Communications", "id" : "ITEM-1", "issue" : "1", "issued" : { "date-parts" : [ [ "2017", "12", "20" ] ] }, "page" : "2227", "title" : "Reduced biomass burning emissions reconcile conflicting estimates of the post-2006 atmospheric methane budget", "translator" : [ { "dropping-particle" : "", "family" : "L4249", "given" : "", "non-dropping-particle" : "", "parse-names" : false, "suffix" : "" } ], "type" : "article-journal", "volume" : "8" }, "uris" : [ "http://www.mendeley.com/documents/?uuid=d5db61c5-09d9-4985-8bc9-9a851923df3e" ] }, { "id" : "ITEM-2", "itemData" : { "DOI" : "10.5194/essd-9-697-2017", "ISBN" : "1866-3516", "ISSN" : "1866-3516", "abstract" : "Abstract. Climate, land use, and other anthropogenic and natural drivers have the potential to influence fire dynamics in many regions. To develop a mechanistic understanding of the changing role of these drivers and their impact on atmospheric composition, long-term fire records are needed that fuse information from different satellite and in situ data streams. Here we describe the fourth version of the Global Fire Emissions Database (GFED) and quantify global fire emissions patterns during 1997\u20132016. The modeling system, based on the Carnegie\u2013Ames\u2013Stanford Approach (CASA) biogeochemical model, has several modifications from the previous version and uses higher quality input datasets. Significant upgrades include (1) new burned area estimates with contributions from small fires, (2) a revised fuel consumption parameterization optimized using field observations, (3) modifications that improve the representation of fuel consumption in frequently burning landscapes, and (4) fire severity estimates that better represent continental differences in burning processes across boreal regions of North America and Eurasia. The new version has a higher spatial resolution (0.25\u00b0) and uses a different set of emission factors that separately resolves trace gas and aerosol emissions from temperate and boreal forest ecosystems. Global mean carbon emissions using the burned area dataset with small fires (GFED4s) were 2.2 \u00d7 1015 grams of carbon per year (Pg C yr\u22121) during 1997\u20132016, with a maximum in 1997 (3.0 Pg C yr\u22121) and minimum in 2013 (1.8 Pg C yr\u22121). These estimates were 11 % higher than our previous estimates (GFED3) during 1997\u20132011, when the two datasets overlapped. This net increase was the result of a substantial increase in burned area (37 %), mostly due to the inclusion of small fires, and a modest decrease in mean fuel consumption (\u221219 %) to better match estimates from field studies, primarily in savannas and grasslands. For trace gas and aerosol emissions, differences between GFED4s and GFED3 were often larger due to the use of revised emission factors. If small fire burned area was excluded (GFED4 without the s for small fires), average emissions were 1.5 Pg C yr\u22121. The addition of small fires had the largest impact on emissions in temperate North America, Central America, Europe, and temperate Asia. This small fire layer carries substantial uncertainties; improving these estimates will require use of new burned area products derived from high-resolution \u2026", "author" : [ { "dropping-particle" : "", "family" : "Werf", "given" : "Guido R.", "non-dropping-particle" : "van der", "parse-names" : false, "suffix" : "" }, { "dropping-particle" : "", "family" : "Randerson", "given" : "James T.", "non-dropping-particle" : "", "parse-names" : false, "suffix" : "" }, { "dropping-particle" : "", "family" : "Giglio", "given" : "Louis", "non-dropping-particle" : "", "parse-names" : false, "suffix" : "" }, { "dropping-particle" : "", "family" : "Leeuwen", "given" : "Thijs T.", "non-dropping-particle" : "van", "parse-names" : false, "suffix" : "" }, { "dropping-particle" : "", "family" : "Chen", "given" : "Yang", "non-dropping-particle" : "", "parse-names" : false, "suffix" : "" }, { "dropping-particle" : "", "family" : "Rogers", "given" : "Brendan M.", "non-dropping-particle" : "", "parse-names" : false, "suffix" : "" }, { "dropping-particle" : "", "family" : "Mu", "given" : "Mingquan", "non-dropping-particle" : "", "parse-names" : false, "suffix" : "" }, { "dropping-particle" : "", "family" : "Marle", "given" : "Margreet J. E.", "non-dropping-particle" : "van", "parse-names" : false, "suffix" : "" }, { "dropping-particle" : "", "family" : "Morton", "given" : "Douglas C.", "non-dropping-particle" : "", "parse-names" : false, "suffix" : "" }, { "dropping-particle" : "", "family" : "Collatz", "given" : "G. James", "non-dropping-particle" : "", "parse-names" : false, "suffix" : "" }, { "dropping-particle" : "", "family" : "Yokelson", "given" : "Robert J.", "non-dropping-particle" : "", "parse-names" : false, "suffix" : "" }, { "dropping-particle" : "", "family" : "Kasibhatla", "given" : "Prasad S.", "non-dropping-particle" : "", "parse-names" : false, "suffix" : "" } ], "container-title" : "Earth System Science Data", "id" : "ITEM-2", "issue" : "2", "issued" : { "date-parts" : [ [ "2017", "9", "12" ] ] }, "page" : "697-720", "title" : "Global fire emissions estimates during 1997\u20132016", "translator" : [ { "dropping-particle" : "", "family" : "L7212", "given" : "", "non-dropping-particle" : "", "parse-names" : false, "suffix" : "" } ], "type" : "article-journal", "volume" : "9" }, "uris" : [ "http://www.mendeley.com/documents/?uuid=ebc17b27-4936-46fb-bf3f-fcfad0a2abc0" ] } ], "mendeley" : { "formattedCitation" : "(van der Werf et al., 2017; Worden et al., 2017)", "manualFormatting" : "(van der Werf et al., 2017; Worden et al., 2017)", "plainTextFormattedCitation" : "(van der Werf et al., 2017; Worden et al., 2017)", "previouslyFormattedCitation" : "(van der Werf et al., 2017; Worden et al., 2017)" }, "properties" : { "noteIndex" : 0 }, "schema" : "https://github.com/citation-style-language/schema/raw/master/csl-citation.json" }</w:instrText>
      </w:r>
      <w:r w:rsidRPr="001E7A27">
        <w:rPr>
          <w:lang w:val="en-GB"/>
        </w:rPr>
        <w:fldChar w:fldCharType="separate"/>
      </w:r>
      <w:r w:rsidR="00025FA2" w:rsidRPr="001E7A27">
        <w:rPr>
          <w:noProof/>
          <w:lang w:val="en-GB"/>
        </w:rPr>
        <w:t>(van der Werf et al., 2017; Worden et al., 2017)</w:t>
      </w:r>
      <w:r w:rsidRPr="001E7A27">
        <w:rPr>
          <w:lang w:val="en-GB"/>
        </w:rPr>
        <w:fldChar w:fldCharType="end"/>
      </w:r>
      <w:r w:rsidRPr="001E7A27">
        <w:rPr>
          <w:lang w:val="en-GB"/>
        </w:rPr>
        <w:t>. There is recent evidence from the tropics that fire occurrence is non</w:t>
      </w:r>
      <w:ins w:id="2044" w:author="Soapbox" w:date="2021-07-17T06:21:00Z">
        <w:r w:rsidR="0068242A" w:rsidRPr="001E7A27">
          <w:rPr>
            <w:lang w:val="en-GB"/>
          </w:rPr>
          <w:t>-</w:t>
        </w:r>
      </w:ins>
      <w:del w:id="2045" w:author="Soapbox" w:date="2021-07-15T13:02:00Z">
        <w:r w:rsidRPr="001E7A27" w:rsidDel="00BA591F">
          <w:rPr>
            <w:lang w:val="en-GB"/>
          </w:rPr>
          <w:delText>-</w:delText>
        </w:r>
      </w:del>
      <w:r w:rsidRPr="001E7A27">
        <w:rPr>
          <w:lang w:val="en-GB"/>
        </w:rPr>
        <w:t>linearly related to precipitation, implying that severe droughts will increase CH</w:t>
      </w:r>
      <w:r w:rsidRPr="001E7A27">
        <w:rPr>
          <w:vertAlign w:val="subscript"/>
          <w:lang w:val="en-GB"/>
        </w:rPr>
        <w:t>4</w:t>
      </w:r>
      <w:r w:rsidRPr="001E7A27">
        <w:rPr>
          <w:lang w:val="en-GB"/>
        </w:rPr>
        <w:t xml:space="preserve"> emissions from fires, particularly from the degraded peatlands </w:t>
      </w:r>
      <w:r w:rsidRPr="001E7A27">
        <w:rPr>
          <w:lang w:val="en-GB"/>
        </w:rPr>
        <w:fldChar w:fldCharType="begin" w:fldLock="1"/>
      </w:r>
      <w:r w:rsidR="00747167" w:rsidRPr="001E7A27">
        <w:rPr>
          <w:lang w:val="en-GB"/>
        </w:rPr>
        <w:instrText>ADDIN CSL_CITATION { "citationItems" : [ { "id" : "ITEM-1", "itemData" : { "DOI" : "10.1073/pnas.1524888113", "ISSN" : "0027-8424", "abstract" : "The 2015 fire season and related smoke pollution in Indonesia was more severe than the major 2006 episode, making it the most severe season observed by the NASA Earth Observing System satellites that go back to the early 2000s, namely active fire detections from the Terra and Aqua Moderate Resolution Imaging Spectroradiometers (MODIS), MODIS aerosol optical depth, Terra Measurement of Pollution in the Troposphere (MOPITT) carbon monoxide (CO), Aqua Atmospheric Infrared Sounder (AIRS) CO, Aura Ozone Monitoring Instrument (OMI) aerosol index, and Aura Microwave Limb Sounder (MLS) CO. The MLS CO in the upper troposphere showed a plume of pollution stretching from East Africa to the western Pacific Ocean that persisted for 2 mo. Longer-term records of airport visibility in Sumatra and Kalimantan show that 2015 ranked after 1997 and alongside 1991 and 1994 as among the worst episodes on record. Analysis of yearly dry season rainfall from the Tropical Rainfall Measurement Mission (TRMM) and rain gauges shows that, due to the continued use of fire to clear and prepare land on degraded peat, the Indonesian fire environment continues to have nonlinear sensitivity to dry conditions during prolonged periods with less than 4 mm/d of precipitation, and this sensitivity appears to have increased over Kalimantan. Without significant reforms in land use and the adoption of early warning triggers tied to precipitation forecasts, these intense fire episodes will reoccur during future droughts, usually associated with El Ni\u00f1o events.", "author" : [ { "dropping-particle" : "", "family" : "Field", "given" : "Robert D", "non-dropping-particle" : "", "parse-names" : false, "suffix" : "" }, { "dropping-particle" : "", "family" : "Werf", "given" : "Guido R", "non-dropping-particle" : "van der", "parse-names" : false, "suffix" : "" }, { "dropping-particle" : "", "family" : "Fanin", "given" : "Thierry", "non-dropping-particle" : "", "parse-names" : false, "suffix" : "" }, { "dropping-particle" : "", "family" : "Fetzer", "given" : "Eric J", "non-dropping-particle" : "", "parse-names" : false, "suffix" : "" }, { "dropping-particle" : "", "family" : "Fuller", "given" : "Ryan", "non-dropping-particle" : "", "parse-names" : false, "suffix" : "" }, { "dropping-particle" : "", "family" : "Jethva", "given" : "Hiren", "non-dropping-particle" : "", "parse-names" : false, "suffix" : "" }, { "dropping-particle" : "", "family" : "Levy", "given" : "Robert", "non-dropping-particle" : "", "parse-names" : false, "suffix" : "" }, { "dropping-particle" : "", "family" : "Livesey", "given" : "Nathaniel J", "non-dropping-particle" : "", "parse-names" : false, "suffix" : "" }, { "dropping-particle" : "", "family" : "Luo", "given" : "Ming", "non-dropping-particle" : "", "parse-names" : false, "suffix" : "" }, { "dropping-particle" : "", "family" : "Torres", "given" : "Omar", "non-dropping-particle" : "", "parse-names" : false, "suffix" : "" }, { "dropping-particle" : "", "family" : "Worden", "given" : "Helen M", "non-dropping-particle" : "", "parse-names" : false, "suffix" : "" } ], "container-title" : "Proceedings of the National Academy of Sciences", "id" : "ITEM-1", "issue" : "33", "issued" : { "date-parts" : [ [ "2016", "8", "16" ] ] }, "page" : "9204-9209", "publisher" : "National Academy of Sciences", "title" : "Indonesian fire activity and smoke pollution in 2015 show persistent nonlinear sensitivity to El Ni\u00f1o-induced drought", "translator" : [ { "dropping-particle" : "", "family" : "L4006", "given" : "", "non-dropping-particle" : "", "parse-names" : false, "suffix" : "" } ], "type" : "article-journal", "volume" : "113" }, "uris" : [ "http://www.mendeley.com/documents/?uuid=1d3e3fff-1b45-4a9d-b106-651edecaaf66" ] } ], "mendeley" : { "formattedCitation" : "(Field et al., 2016)", "plainTextFormattedCitation" : "(Field et al., 2016)", "previouslyFormattedCitation" : "(Field et al., 2016)" }, "properties" : { "noteIndex" : 0 }, "schema" : "https://github.com/citation-style-language/schema/raw/master/csl-citation.json" }</w:instrText>
      </w:r>
      <w:r w:rsidRPr="001E7A27">
        <w:rPr>
          <w:lang w:val="en-GB"/>
        </w:rPr>
        <w:fldChar w:fldCharType="separate"/>
      </w:r>
      <w:r w:rsidR="00025FA2" w:rsidRPr="001E7A27">
        <w:rPr>
          <w:noProof/>
          <w:lang w:val="en-GB"/>
        </w:rPr>
        <w:t>(Field et al., 2016)</w:t>
      </w:r>
      <w:r w:rsidRPr="001E7A27">
        <w:rPr>
          <w:lang w:val="en-GB"/>
        </w:rPr>
        <w:fldChar w:fldCharType="end"/>
      </w:r>
      <w:r w:rsidRPr="001E7A27">
        <w:rPr>
          <w:lang w:val="en-GB"/>
        </w:rPr>
        <w:t>.</w:t>
      </w:r>
    </w:p>
    <w:p w14:paraId="0E72E26D" w14:textId="77777777" w:rsidR="00B11689" w:rsidRPr="001E7A27" w:rsidRDefault="00B11689" w:rsidP="005C7F25">
      <w:pPr>
        <w:pStyle w:val="AR6BodyText"/>
        <w:rPr>
          <w:lang w:val="en-GB"/>
        </w:rPr>
      </w:pPr>
    </w:p>
    <w:p w14:paraId="6BD64217" w14:textId="77777777" w:rsidR="002F5491" w:rsidRPr="001E7A27" w:rsidRDefault="002F5491" w:rsidP="005C7F25">
      <w:pPr>
        <w:pStyle w:val="AR6BodyText"/>
        <w:rPr>
          <w:lang w:val="en-GB"/>
        </w:rPr>
      </w:pPr>
    </w:p>
    <w:p w14:paraId="68651CB4" w14:textId="77777777" w:rsidR="00B11689" w:rsidRPr="001E7A27" w:rsidRDefault="00B11689" w:rsidP="005C7F25">
      <w:pPr>
        <w:pStyle w:val="AR6BodyText"/>
        <w:rPr>
          <w:b/>
          <w:lang w:val="en-GB"/>
        </w:rPr>
      </w:pPr>
      <w:r w:rsidRPr="001E7A27">
        <w:rPr>
          <w:b/>
          <w:lang w:val="en-GB"/>
        </w:rPr>
        <w:t xml:space="preserve">[START TABLE 5.2 HERE] </w:t>
      </w:r>
    </w:p>
    <w:p w14:paraId="0A0B0C92" w14:textId="77777777" w:rsidR="009657EB" w:rsidRPr="001E7A27" w:rsidRDefault="009657EB" w:rsidP="005C7F25">
      <w:pPr>
        <w:pStyle w:val="AR6BodyText"/>
        <w:rPr>
          <w:lang w:val="en-GB"/>
        </w:rPr>
      </w:pPr>
    </w:p>
    <w:p w14:paraId="7714294A" w14:textId="58FDC099" w:rsidR="00F35AF1" w:rsidRPr="001E7A27" w:rsidRDefault="00EE4EF2" w:rsidP="00F35AF1">
      <w:pPr>
        <w:pStyle w:val="AR6Chap5Table"/>
        <w:rPr>
          <w:lang w:val="en-GB" w:eastAsia="en-US"/>
        </w:rPr>
      </w:pPr>
      <w:r w:rsidRPr="001E7A27">
        <w:rPr>
          <w:b/>
          <w:bCs/>
          <w:lang w:val="en-GB"/>
        </w:rPr>
        <w:t>Global CH</w:t>
      </w:r>
      <w:r w:rsidRPr="001E7A27">
        <w:rPr>
          <w:b/>
          <w:bCs/>
          <w:vertAlign w:val="subscript"/>
          <w:lang w:val="en-GB"/>
        </w:rPr>
        <w:t>4</w:t>
      </w:r>
      <w:r w:rsidRPr="001E7A27">
        <w:rPr>
          <w:b/>
          <w:bCs/>
          <w:lang w:val="en-GB"/>
        </w:rPr>
        <w:t xml:space="preserve"> budget. </w:t>
      </w:r>
      <w:r w:rsidRPr="001E7A27">
        <w:rPr>
          <w:lang w:val="en-GB"/>
        </w:rPr>
        <w:t>Sources and sinks of CH</w:t>
      </w:r>
      <w:r w:rsidRPr="001E7A27">
        <w:rPr>
          <w:vertAlign w:val="subscript"/>
          <w:lang w:val="en-GB"/>
        </w:rPr>
        <w:t>4</w:t>
      </w:r>
      <w:r w:rsidRPr="001E7A27">
        <w:rPr>
          <w:lang w:val="en-GB"/>
        </w:rPr>
        <w:t xml:space="preserve"> for the two recent decades from bottom</w:t>
      </w:r>
      <w:ins w:id="2046" w:author="Soapbox" w:date="2021-07-17T07:12:00Z">
        <w:r w:rsidR="008F1199" w:rsidRPr="001E7A27">
          <w:rPr>
            <w:lang w:val="en-GB"/>
          </w:rPr>
          <w:t>-</w:t>
        </w:r>
      </w:ins>
      <w:del w:id="2047" w:author="Soapbox" w:date="2021-07-17T07:12:00Z">
        <w:r w:rsidRPr="001E7A27" w:rsidDel="008F1199">
          <w:rPr>
            <w:lang w:val="en-GB"/>
          </w:rPr>
          <w:delText>–</w:delText>
        </w:r>
      </w:del>
      <w:r w:rsidRPr="001E7A27">
        <w:rPr>
          <w:lang w:val="en-GB"/>
        </w:rPr>
        <w:t xml:space="preserve">up and top-down estimations (in Tg </w:t>
      </w:r>
      <w:r w:rsidR="00E46BD5" w:rsidRPr="001E7A27">
        <w:rPr>
          <w:lang w:val="en-GB"/>
        </w:rPr>
        <w:t>CH</w:t>
      </w:r>
      <w:r w:rsidR="00E46BD5" w:rsidRPr="001E7A27">
        <w:rPr>
          <w:vertAlign w:val="subscript"/>
          <w:lang w:val="en-GB"/>
        </w:rPr>
        <w:t>4</w:t>
      </w:r>
      <w:r w:rsidR="00E46BD5" w:rsidRPr="001E7A27">
        <w:rPr>
          <w:lang w:val="en-GB"/>
        </w:rPr>
        <w:t xml:space="preserve"> </w:t>
      </w:r>
      <w:r w:rsidRPr="001E7A27">
        <w:rPr>
          <w:lang w:val="en-GB"/>
        </w:rPr>
        <w:t>yr</w:t>
      </w:r>
      <w:del w:id="2048" w:author="Ian Blenkinsop" w:date="2021-07-28T16:15:00Z">
        <w:r w:rsidRPr="001E7A27" w:rsidDel="00E4692D">
          <w:rPr>
            <w:vertAlign w:val="superscript"/>
            <w:lang w:val="en-GB"/>
          </w:rPr>
          <w:delText>-</w:delText>
        </w:r>
      </w:del>
      <w:ins w:id="2049"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The data are updated from </w:t>
      </w:r>
      <w:r w:rsidRPr="001E7A27">
        <w:rPr>
          <w:lang w:val="en-GB"/>
        </w:rPr>
        <w:fldChar w:fldCharType="begin" w:fldLock="1"/>
      </w:r>
      <w:ins w:id="2050" w:author="Robin Matthews" w:date="2021-06-18T10:25:00Z">
        <w:r w:rsidR="00EB67E3" w:rsidRPr="001E7A27">
          <w:rPr>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"mendeley" : { "formattedCitation" : "(Saunois et al., 2020)", "manualFormatting" : "Saunois et al. (2020)", "plainTextFormattedCitation" : "(Saunois et al., 2020)", "previouslyFormattedCitation" : "(Saunois et al., 2020)" }, "properties" : { "noteIndex" : 0 }, "schema" : "https://github.com/citation-style-language/schema/raw/master/csl-citation.json" }</w:instrText>
        </w:r>
      </w:ins>
      <w:del w:id="2051" w:author="Robin Matthews" w:date="2021-06-18T10:25:00Z">
        <w:r w:rsidR="00747167" w:rsidRPr="001E7A27" w:rsidDel="00EB67E3">
          <w:rPr>
            <w:lang w:val="en-GB"/>
          </w:rPr>
          <w:del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"mendeley" : { "formattedCitation" : "(Saunois et al., 2020)", "plainTextFormattedCitation" : "(Saunois et al., 2020)", "previouslyFormattedCitation" : "(Saunois et al., 2020)" }, "properties" : { "noteIndex" : 0 }, "schema" : "https://github.com/citation-style-language/schema/raw/master/csl-citation.json" }</w:delInstrText>
        </w:r>
      </w:del>
      <w:r w:rsidRPr="001E7A27">
        <w:rPr>
          <w:lang w:val="en-GB"/>
        </w:rPr>
        <w:fldChar w:fldCharType="separate"/>
      </w:r>
      <w:del w:id="2052" w:author="Robin Matthews" w:date="2021-06-18T10:25:00Z">
        <w:r w:rsidR="00025FA2" w:rsidRPr="001E7A27" w:rsidDel="00EB67E3">
          <w:rPr>
            <w:noProof/>
            <w:lang w:val="en-GB"/>
          </w:rPr>
          <w:delText>(</w:delText>
        </w:r>
      </w:del>
      <w:r w:rsidR="00025FA2" w:rsidRPr="001E7A27">
        <w:rPr>
          <w:noProof/>
          <w:lang w:val="en-GB"/>
        </w:rPr>
        <w:t>Saunois et al.</w:t>
      </w:r>
      <w:ins w:id="2053" w:author="Robin Matthews" w:date="2021-06-18T10:25:00Z">
        <w:r w:rsidR="00EB67E3" w:rsidRPr="001E7A27">
          <w:rPr>
            <w:noProof/>
            <w:lang w:val="en-GB"/>
          </w:rPr>
          <w:t xml:space="preserve"> (</w:t>
        </w:r>
      </w:ins>
      <w:del w:id="2054" w:author="Robin Matthews" w:date="2021-06-18T10:25:00Z">
        <w:r w:rsidR="00025FA2" w:rsidRPr="001E7A27" w:rsidDel="00EB67E3">
          <w:rPr>
            <w:noProof/>
            <w:lang w:val="en-GB"/>
          </w:rPr>
          <w:delText xml:space="preserve">, </w:delText>
        </w:r>
      </w:del>
      <w:r w:rsidR="00025FA2" w:rsidRPr="001E7A27">
        <w:rPr>
          <w:noProof/>
          <w:lang w:val="en-GB"/>
        </w:rPr>
        <w:t>2020)</w:t>
      </w:r>
      <w:r w:rsidRPr="001E7A27">
        <w:rPr>
          <w:lang w:val="en-GB"/>
        </w:rPr>
        <w:fldChar w:fldCharType="end"/>
      </w:r>
      <w:r w:rsidRPr="001E7A27">
        <w:rPr>
          <w:lang w:val="en-GB"/>
        </w:rPr>
        <w:t xml:space="preserve">, for the bottom-up anthropogenic emissions </w:t>
      </w:r>
      <w:r w:rsidRPr="001E7A27">
        <w:rPr>
          <w:lang w:val="en-GB"/>
        </w:rPr>
        <w:fldChar w:fldCharType="begin" w:fldLock="1"/>
      </w:r>
      <w:r w:rsidR="00747167" w:rsidRPr="001E7A27">
        <w:rPr>
          <w:lang w:val="en-GB"/>
        </w:rPr>
        <w:instrText>ADDIN CSL_CITATION { "citationItems" : [ { "id" : "ITEM-1",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"ITEM-1",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"id" : "ITEM-2", "itemData" : { "DOI" : "10.1088/2515-7620/ab7457", "ISSN" : "2515-7620", "author" : [ { "dropping-particle" : "", "family" : "H\u00f6glund-Isaksson", "given" : "Lena", "non-dropping-particle" : "", "parse-names" : false, "suffix" : "" }, { "dropping-particle" : "", "family" : "G\u00f3mez-Sanabria",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Research Communications", "id" : "ITEM-2", "issue" : "2", "issued" : { "date-parts" : [ [ "2020", "2", "27" ] ] }, "page" : "025004", "title" : "Technical potentials and costs for reducing global anthropogenic methane emissions in the 2050 timeframe \u2013 results from the GAINS model", "translator" : [ { "dropping-particle" : "", "family" : "L3115", "given" : "", "non-dropping-particle" : "", "parse-names" : false, "suffix" : "" } ], "type" : "article-journal", "volume" : "2" }, "uris" : [ "http://www.mendeley.com/documents/?uuid=4cbf9a81-d0a3-498b-a3b3-9906783f954d" ] }, { "id" : "ITEM-3", "itemData" : { "URL" : "http://www.fao.org/faostat/en/#data", "author" : [ { "dropping-particle" : "", "family" : "FAO", "given" : "", "non-dropping-particle" : "", "parse-names" : false, "suffix" : "" } ], "id" : "ITEM-3", "issued" : { "date-parts" : [ [ "2019" ] ] }, "publisher" : "The Food and Agriculture Organization of the United Nations (FAO)", "publisher-place" : "Rome, Italy", "title" : "FAOSTAT: Emissions \u2013 Agriculture, Emissions \u2013 Land Use, Trade (Crops and livestock products), Population, Agri-Environmental Indicators (Livestock Manure)", "translator" : [ { "dropping-particle" : "", "family" : "L6960", "given" : "Rt17", "non-dropping-particle" : "", "parse-names" : false, "suffix" : "" } ], "type" : "webpage" }, "uris" : [ "http://www.mendeley.com/documents/?uuid=d8c36d2b-a4ea-4971-8418-c9fb96524802" ] }, { "id" : "ITEM-4", "itemData" : { "author" : [ { "dropping-particle" : "", "family" : "US EPA", "given" : "", "non-dropping-particle" : "", "parse-names" : false, "suffix" : "" } ], "collection-title" : "EPA-430-R-19-010", "id" : "ITEM-4", "issued" : { "date-parts" : [ [ "2019" ] ] }, "number-of-pages" : "78", "publisher" : "United States Environmental Protection Agency (US EPA), Office of Atmospheric Programs (6207A), Washington DC, USA", "title" : "Global Non-CO2 Greenhouse Gas Emission Projections &amp; Mitigation Potential: 2015-2050", "translator" : [ { "dropping-particle" : "", "family" : "L7346", "given" : "Rt7", "non-dropping-particle" : "", "parse-names" : false, "suffix" : "" } ], "type" : "report" }, "uris" : [ "http://www.mendeley.com/documents/?uuid=f343fd7e-c920-4b4f-8c86-f50aef9add11" ] } ], "mendeley" : { "formattedCitation" : "(FAO, 2019; US EPA, 2019; Crippa et al., 2020; H\u00f6glund-Isaksson et al., 2020)", "plainTextFormattedCitation" : "(FAO, 2019; US EPA, 2019; Crippa et al., 2020; H\u00f6glund-Isaksson et al., 2020)", "previouslyFormattedCitation" : "(FAO, 2019; US EPA, 2019; Crippa et al., 2020; H\u00f6glund-Isaksson et al., 2020)" }, "properties" : { "noteIndex" : 0 }, "schema" : "https://github.com/citation-style-language/schema/raw/master/csl-citation.json" }</w:instrText>
      </w:r>
      <w:r w:rsidRPr="001E7A27">
        <w:rPr>
          <w:lang w:val="en-GB"/>
        </w:rPr>
        <w:fldChar w:fldCharType="separate"/>
      </w:r>
      <w:r w:rsidR="00025FA2" w:rsidRPr="001E7A27">
        <w:rPr>
          <w:noProof/>
          <w:lang w:val="en-GB"/>
        </w:rPr>
        <w:t>(FAO, 2019; US EPA, 2019; Crippa et al., 2020; Höglund-Isaksson et al., 2020)</w:t>
      </w:r>
      <w:r w:rsidRPr="001E7A27">
        <w:rPr>
          <w:lang w:val="en-GB"/>
        </w:rPr>
        <w:fldChar w:fldCharType="end"/>
      </w:r>
      <w:r w:rsidRPr="001E7A27">
        <w:rPr>
          <w:lang w:val="en-GB"/>
        </w:rPr>
        <w:t xml:space="preserve">, top-down geological emissions </w:t>
      </w:r>
      <w:r w:rsidRPr="001E7A27">
        <w:rPr>
          <w:lang w:val="en-GB"/>
        </w:rPr>
        <w:fldChar w:fldCharType="begin" w:fldLock="1"/>
      </w:r>
      <w:r w:rsidR="00747167" w:rsidRPr="001E7A27">
        <w:rPr>
          <w:lang w:val="en-GB"/>
        </w:rPr>
        <w:instrText>ADDIN CSL_CITATION { "citationItems" : [ { "id" : "ITEM-1", "itemData" : { "DOI" : "10.1038/s41586-020-1991-8", "ISSN" : "0028-0836", "abstract" : "Atmospheric methane (CH4) is a potent greenhouse gas, and its mole fraction has more than doubled since the preindustrial era1. Fossil fuel extraction and use are among the largest anthropogenic sources of CH4 emissions, but the precise magnitude of these contributions is a subject of debate2,3. Carbon-14 in CH4 (14CH4) can be used to distinguish between fossil (14C-free) CH4 emissions and contemporaneous biogenic sources; however, poorly constrained direct 14CH4 emissions from nuclear reactors have complicated this approach since the middle of the 20th century4,5. Moreover, the partitioning of total fossil CH4 emissions (presently 172 to 195 teragrams CH4 per year)2,3 between anthropogenic and natural geological sources (such as seeps and mud volcanoes) is under debate; emission inventories suggest that the latter account for about 40 to 60 teragrams CH4 per year6,7. Geological emissions were less than 15.4 teragrams CH4 per year at the end of the Pleistocene, about 11,600 years ago8, but that period is an imperfect analogue for present-day emissions owing to the large terrestrial ice sheet cover, lower sea level and extensive permafrost. Here we use preindustrial-era ice core 14CH4 measurements to show that natural geological CH4 emissions to the atmosphere were about 1.6 teragrams CH4 per year, with a maximum of 5.4 teragrams CH4 per year (95 per cent confidence limit)\u2014an order of magnitude lower than the currently used estimates. This result indicates that anthropogenic fossil CH4 emissions are underestimated by about 38 to 58 teragrams CH4 per year, or about 25 to 40 per cent of recent estimates. Our record highlights the human impact on the atmosphere and climate, provides a firm target for inventories of the global CH4 budget, and will help to inform strategies for targeted emission reductions", "author" : [ { "dropping-particle" : "", "family" : "Hmiel", "given" : "Benjamin", "non-dropping-particle" : "", "parse-names" : false, "suffix" : "" }, { "dropping-particle" : "V.", "family" : "Petrenko", "given" : "V.", "non-dropping-particle" : "", "parse-names" : false, "suffix" : "" }, { "dropping-particle" : "", "family" : "Dyonisius", "given" : "M. N.", "non-dropping-particle" : "", "parse-names" : false, "suffix" : "" }, { "dropping-particle" : "", "family" : "Buizert", "given" : "C.", "non-dropping-particle" : "", "parse-names" : false, "suffix" : "" }, { "dropping-particle" : "", "family" : "Smith", "given" : "A. M.", "non-dropping-particle" : "", "parse-names" : false, "suffix" : "" }, { "dropping-particle" : "", "family" : "Place", "given" : "P. F.", "non-dropping-particle" : "", "parse-names" : false, "suffix" : "" }, { "dropping-particle" : "", "family" : "Harth", "given" : "C.", "non-dropping-particle" : "", "parse-names" : false, "suffix" : "" }, { "dropping-particle" : "", "family" : "Beaudette", "given" : "R.", "non-dropping-particle" : "", "parse-names" : false, "suffix" : "" }, { "dropping-particle" : "", "family" : "Hua", "given" : "Q.", "non-dropping-particle" : "", "parse-names" : false, "suffix" : "" }, { "dropping-particle" : "", "family" : "Yang", "given" : "B.", "non-dropping-particle" : "", "parse-names" : false, "suffix" : "" }, { "dropping-particle" : "", "family" : "Vimont", "given" : "I.", "non-dropping-particle" : "", "parse-names" : false, "suffix" : "" }, { "dropping-particle" : "", "family" : "Michel", "given" : "S. E.", "non-dropping-particle" : "", "parse-names" : false, "suffix" : "" }, { "dropping-particle" : "", "family" : "Severinghaus", "given" : "J. P.", "non-dropping-particle" : "", "parse-names" : false, "suffix" : "" }, { "dropping-particle" : "", "family" : "Etheridge", "given" : "D.", "non-dropping-particle" : "", "parse-names" : false, "suffix" : "" }, { "dropping-particle" : "", "family" : "Bromley", "given" : "T.", "non-dropping-particle" : "", "parse-names" : false, "suffix" : "" }, { "dropping-particle" : "", "family" : "Schmitt", "given" : "J.", "non-dropping-particle" : "", "parse-names" : false, "suffix" : "" }, { "dropping-particle" : "", "family" : "Fa\u00efn", "given" : "X.", "non-dropping-particle" : "", "parse-names" : false, "suffix" : "" }, { "dropping-particle" : "", "family" : "Weiss", "given" : "R. F.", "non-dropping-particle" : "", "parse-names" : false, "suffix" : "" }, { "dropping-particle" : "", "family" : "Dlugokencky", "given" : "E.", "non-dropping-particle" : "", "parse-names" : false, "suffix" : "" } ], "container-title" : "Nature", "id" : "ITEM-1", "issue" : "7795", "issued" : { "date-parts" : [ [ "2020", "2", "19" ] ] }, "page" : "409-412", "title" : "Preindustrial 14CH4 indicates greater anthropogenic fossil CH4 emissions", "translator" : [ { "dropping-particle" : "", "family" : "L6745", "given" : "", "non-dropping-particle" : "", "parse-names" : false, "suffix" : "" } ], "type" : "article-journal", "volume" : "578" }, "uris" : [ "http://www.mendeley.com/documents/?uuid=0cc08fef-55a9-49af-aed1-7819adc1f662" ] }, { "id" : "ITEM-2", "itemData" : { "DOI" : "10.1038/nature23316", "ISSN" : "0028-0836", "author" : [ { "dropping-particle" : "V", "family" : "Petrenko", "given" : "Vasilii", "non-dropping-particle" : "", "parse-names" : false, "suffix" : "" }, { "dropping-particle" : "", "family" : "Smith", "given" : "Andrew M", "non-dropping-particle" : "", "parse-names" : false, "suffix" : "" }, { "dropping-particle" : "", "family" : "Schaefer", "given" : "Hinrich", "non-dropping-particle" : "", "parse-names" : false, "suffix" : "" }, { "dropping-particle" : "", "family" : "Riedel", "given" : "Katja", "non-dropping-particle" : "", "parse-names" : false, "suffix" : "" }, { "dropping-particle" : "", "family" : "Brook", "given" : "Edward", "non-dropping-particle" : "", "parse-names" : false, "suffix" : "" }, { "dropping-particle" : "", "family" : "Baggenstos", "given" : "Daniel", "non-dropping-particle" : "", "parse-names" : false, "suffix" : "" }, { "dropping-particle" : "", "family" : "Harth", "given" : "Christina", "non-dropping-particle" : "", "parse-names" : false, "suffix" : "" }, { "dropping-particle" : "", "family" : "Hua", "given" : "Quan", "non-dropping-particle" : "", "parse-names" : false, "suffix" : "" }, { "dropping-particle" : "", "family" : "Buizert", "given" : "Christo", "non-dropping-particle" : "", "parse-names" : false, "suffix" : "" }, { "dropping-particle" : "", "family" : "Schilt", "given" : "Adrian", "non-dropping-particle" : "", "parse-names" : false, "suffix" : "" }, { "dropping-particle" : "", "family" : "Fain", "given" : "Xavier", "non-dropping-particle" : "", "parse-names" : false, "suffix" : "" }, { "dropping-particle" : "", "family" : "Mitchell", "given" : "Logan", "non-dropping-particle" : "", "parse-names" : false, "suffix" : "" }, { "dropping-particle" : "", "family" : "Bauska", "given" : "Thomas", "non-dropping-particle" : "", "parse-names" : false, "suffix" : "" }, { "dropping-particle" : "", "family" : "Orsi", "given" : "Anais", "non-dropping-particle" : "", "parse-names" : false, "suffix" : "" }, { "dropping-particle" : "", "family" : "Weiss", "given" : "Ray F", "non-dropping-particle" : "", "parse-names" : false, "suffix" : "" }, { "dropping-particle" : "", "family" : "Severinghaus", "given" : "Jeffrey P", "non-dropping-particle" : "", "parse-names" : false, "suffix" : "" } ], "container-title" : "Nature", "id" : "ITEM-2", "issue" : "7668", "issued" : { "date-parts" : [ [ "2017", "8", "24" ] ] }, "page" : "443-446", "publisher" : "Macmillan Publishers Limited, part of Springer Nature. All rights reserved.", "title" : "Minimal geological methane emissions during the Younger Dryas\u2013Preboreal abrupt warming event", "translator" : [ { "dropping-particle" : "", "family" : "L4248", "given" : "", "non-dropping-particle" : "", "parse-names" : false, "suffix" : "" } ], "type" : "article-journal", "volume" : "548" }, "uris" : [ "http://www.mendeley.com/documents/?uuid=69df31fd-64f8-4e11-840a-c5d073cb7b18" ] }, { "id" : "ITEM-3", "itemData" : { "DOI" : "10.1038/nature19797", "ISSN" : "0028-0836", "abstract" : "Methane has the second-largest global radiative forcing impact of anthropogenic greenhouse gases after carbon dioxide, but our understanding of the global atmospheric methane budget is incomplete. The global fossil fuel industry (production and usage of natural gas, oil and coal) is thought to contribute 15 to 22 per cent of methane emissions1,2,3,4,5,6,7,8,9,10 to the total atmospheric methane budget11. However, questions remain regarding methane emission trends as a result of fossil fuel industrial activity and the contribution to total methane emissions of sources from the fossil fuel industry and from natural geological seepage12,13, which are often co-located. Here we re-evaluate the global methane budget and the contribution of the fossil fuel industry to methane emissions based on long-term global methane and methane carbon isotope records. We compile the largest isotopic methane source signature database so far, including fossil fuel, microbial and biomass-burning methane emission sources. We find that total fossil fuel methane emissions (fossil fuel industry plus natural geological seepage) are not increasing over time, but are 60 to 110 per cent greater than current estimates1,2,3,4,5,6,7,8,9,10 owing to large revisions in isotope source signatures. We show that this is consistent with the observed global latitudinal methane gradient. After accounting for natural geological methane seepage12,13, we find that methane emissions from natural gas, oil and coal production and their usage are 20 to 60 per cent greater than inventories1,2. Our findings imply a greater potential for the fossil fuel industry to mitigate anthropogenic climate forcing, but we also find that methane emissions from natural gas as a fraction of production have declined from approximately 8 per cent to approximately 2 per cent over the past three decades.", "author" : [ { "dropping-particle" : "", "family" : "Schwietzke", "given" : "Stefan", "non-dropping-particle" : "", "parse-names" : false, "suffix" : "" }, { "dropping-particle" : "", "family" : "Sherwood", "given" : "Owen A", "non-dropping-particle" : "", "parse-names" : false, "suffix" : "" }, { "dropping-particle" : "", "family" : "Bruhwiler", "given" : "Lori M P", "non-dropping-particle" : "", "parse-names" : false, "suffix" : "" }, { "dropping-particle" : "", "family" : "Miller", "given" : "John B", "non-dropping-particle" : "", "parse-names" : false, "suffix" : "" }, { "dropping-particle" : "", "family" : "Etiope", "given" : "Giuseppe", "non-dropping-particle" : "", "parse-names" : false, "suffix" : "" }, { "dropping-particle" : "", "family" : "Dlugokencky", "given" : "Edward J", "non-dropping-particle" : "", "parse-names" : false, "suffix" : "" }, { "dropping-particle" : "", "family" : "Michel", "given" : "Sylvia Englund", "non-dropping-particle" : "", "parse-names" : false, "suffix" : "" }, { "dropping-particle" : "", "family" : "Arling", "given" : "Victoria A", "non-dropping-particle" : "", "parse-names" : false, "suffix" : "" }, { "dropping-particle" : "", "family" : "Vaughn", "given" : "Bruce H", "non-dropping-particle" : "", "parse-names" : false, "suffix" : "" }, { "dropping-particle" : "", "family" : "White", "given" : "James W C", "non-dropping-particle" : "", "parse-names" : false, "suffix" : "" }, { "dropping-particle" : "", "family" : "Tans", "given" : "Pieter P", "non-dropping-particle" : "", "parse-names" : false, "suffix" : "" } ], "container-title" : "Nature", "id" : "ITEM-3", "issue" : "7623", "issued" : { "date-parts" : [ [ "2016", "10", "5" ] ] }, "page" : "88-91", "publisher" : "Macmillan Publishers Limited, part of Springer Nature. All rights reserved.", "title" : "Upward revision of global fossil fuel methane emissions based on isotope database", "translator" : [ { "dropping-particle" : "", "family" : "L4243", "given" : "", "non-dropping-particle" : "", "parse-names" : false, "suffix" : "" } ], "type" : "article-journal", "volume" : "538" }, "uris" : [ "http://www.mendeley.com/documents/?uuid=14875f08-d1b9-4482-83fe-d76e55aa9801" ] } ], "mendeley" : { "formattedCitation" : "(Schwietzke et al., 2016; Petrenko et al., 2017; Hmiel et al., 2020)", "plainTextFormattedCitation" : "(Schwietzke et al., 2016; Petrenko et al., 2017; Hmiel et al., 2020)", "previouslyFormattedCitation" : "(Schwietzke et al., 2016; Petrenko et al., 2017; Hmiel et al., 2020)" }, "properties" : { "noteIndex" : 0 }, "schema" : "https://github.com/citation-style-language/schema/raw/master/csl-citation.json" }</w:instrText>
      </w:r>
      <w:r w:rsidRPr="001E7A27">
        <w:rPr>
          <w:lang w:val="en-GB"/>
        </w:rPr>
        <w:fldChar w:fldCharType="separate"/>
      </w:r>
      <w:r w:rsidR="00025FA2" w:rsidRPr="001E7A27">
        <w:rPr>
          <w:noProof/>
          <w:lang w:val="en-GB"/>
        </w:rPr>
        <w:t>(Schwietzke et al., 2016; Petrenko et al., 2017; Hmiel et al., 2020)</w:t>
      </w:r>
      <w:r w:rsidRPr="001E7A27">
        <w:rPr>
          <w:lang w:val="en-GB"/>
        </w:rPr>
        <w:fldChar w:fldCharType="end"/>
      </w:r>
      <w:r w:rsidRPr="001E7A27">
        <w:rPr>
          <w:lang w:val="en-GB"/>
        </w:rPr>
        <w:t xml:space="preserve">, and top-down sinks from </w:t>
      </w:r>
      <w:ins w:id="2055" w:author="Soapbox" w:date="2021-07-17T07:12:00Z">
        <w:r w:rsidR="008F1199" w:rsidRPr="001E7A27">
          <w:rPr>
            <w:lang w:val="en-GB"/>
          </w:rPr>
          <w:t>seven</w:t>
        </w:r>
      </w:ins>
      <w:del w:id="2056" w:author="Soapbox" w:date="2021-07-17T07:12:00Z">
        <w:r w:rsidRPr="001E7A27" w:rsidDel="008F1199">
          <w:rPr>
            <w:lang w:val="en-GB"/>
          </w:rPr>
          <w:delText>7</w:delText>
        </w:r>
      </w:del>
      <w:r w:rsidRPr="001E7A27">
        <w:rPr>
          <w:lang w:val="en-GB"/>
        </w:rPr>
        <w:t xml:space="preserve"> selected inverse models. The means (min-max) with outliers removed from </w:t>
      </w:r>
      <w:del w:id="2057" w:author="Soapbox" w:date="2021-07-17T07:13:00Z">
        <w:r w:rsidRPr="001E7A27" w:rsidDel="008F1199">
          <w:rPr>
            <w:lang w:val="en-GB"/>
          </w:rPr>
          <w:delText xml:space="preserve">both </w:delText>
        </w:r>
      </w:del>
      <w:r w:rsidRPr="001E7A27">
        <w:rPr>
          <w:lang w:val="en-GB"/>
        </w:rPr>
        <w:t xml:space="preserve">the range and the means are given. Outliers defined as &gt;75th percentile + 3 </w:t>
      </w:r>
      <w:r w:rsidRPr="001E7A27">
        <w:rPr>
          <w:lang w:val="en-GB"/>
        </w:rPr>
        <w:sym w:font="Symbol" w:char="F0B4"/>
      </w:r>
      <w:r w:rsidRPr="001E7A27">
        <w:rPr>
          <w:lang w:val="en-GB"/>
        </w:rPr>
        <w:t xml:space="preserve"> the interquartile range or &lt; 25th percentile – 3 </w:t>
      </w:r>
      <w:r w:rsidRPr="001E7A27">
        <w:rPr>
          <w:lang w:val="en-GB"/>
        </w:rPr>
        <w:sym w:font="Symbol" w:char="F0B4"/>
      </w:r>
      <w:r w:rsidRPr="001E7A27">
        <w:rPr>
          <w:lang w:val="en-GB"/>
        </w:rPr>
        <w:t xml:space="preserve"> the interquartile range. The top-down budget imbalances are calculated for each model separately and averaged. Note also the round-off error for the sources and sinks, which sometimes leads to last digit mismatch in the sums. </w:t>
      </w:r>
      <w:r w:rsidR="00684C4B" w:rsidRPr="001E7A27">
        <w:rPr>
          <w:lang w:val="en-GB"/>
        </w:rPr>
        <w:t xml:space="preserve">For detailed information on datasets, see </w:t>
      </w:r>
      <w:r w:rsidR="00F35AF1" w:rsidRPr="001E7A27">
        <w:rPr>
          <w:rFonts w:cs="Times New Roman"/>
          <w:szCs w:val="20"/>
          <w:lang w:val="en-GB"/>
        </w:rPr>
        <w:t xml:space="preserve">further details on </w:t>
      </w:r>
      <w:r w:rsidR="006D63B3" w:rsidRPr="001E7A27">
        <w:rPr>
          <w:rFonts w:cs="Times New Roman"/>
          <w:szCs w:val="20"/>
          <w:lang w:val="en-GB"/>
        </w:rPr>
        <w:t>data table</w:t>
      </w:r>
      <w:r w:rsidR="00F35AF1" w:rsidRPr="001E7A27">
        <w:rPr>
          <w:rFonts w:cs="Times New Roman"/>
          <w:szCs w:val="20"/>
          <w:lang w:val="en-GB"/>
        </w:rPr>
        <w:t xml:space="preserve"> 5.SM.6.</w:t>
      </w:r>
    </w:p>
    <w:p w14:paraId="64EDF515" w14:textId="16CF026D" w:rsidR="00EE4EF2" w:rsidRPr="001E7A27" w:rsidRDefault="00EE4EF2" w:rsidP="00F35AF1">
      <w:pPr>
        <w:pStyle w:val="AR6Chap5Table"/>
        <w:numPr>
          <w:ilvl w:val="0"/>
          <w:numId w:val="0"/>
        </w:numPr>
        <w:spacing w:line="240" w:lineRule="auto"/>
        <w:ind w:left="1134"/>
        <w:rPr>
          <w:lang w:val="en-GB"/>
        </w:rPr>
      </w:pPr>
    </w:p>
    <w:p w14:paraId="17E021BD" w14:textId="77777777" w:rsidR="00EE4EF2" w:rsidRPr="001E7A27" w:rsidRDefault="00EE4EF2" w:rsidP="005C7F25">
      <w:pPr>
        <w:pStyle w:val="AR6BodyText"/>
        <w:rPr>
          <w:lang w:val="en-GB"/>
        </w:rPr>
      </w:pPr>
    </w:p>
    <w:tbl>
      <w:tblPr>
        <w:tblStyle w:val="TableGrid"/>
        <w:tblW w:w="9634" w:type="dxa"/>
        <w:shd w:val="clear" w:color="auto" w:fill="F2F2F2" w:themeFill="background1" w:themeFillShade="F2"/>
        <w:tblLayout w:type="fixed"/>
        <w:tblCellMar>
          <w:left w:w="28" w:type="dxa"/>
          <w:right w:w="28" w:type="dxa"/>
        </w:tblCellMar>
        <w:tblLook w:val="04A0" w:firstRow="1" w:lastRow="0" w:firstColumn="1" w:lastColumn="0" w:noHBand="0" w:noVBand="1"/>
      </w:tblPr>
      <w:tblGrid>
        <w:gridCol w:w="3397"/>
        <w:gridCol w:w="567"/>
        <w:gridCol w:w="993"/>
        <w:gridCol w:w="567"/>
        <w:gridCol w:w="992"/>
        <w:gridCol w:w="567"/>
        <w:gridCol w:w="992"/>
        <w:gridCol w:w="567"/>
        <w:gridCol w:w="992"/>
      </w:tblGrid>
      <w:tr w:rsidR="00EE4EF2" w:rsidRPr="001E7A27" w14:paraId="485A8080" w14:textId="77777777" w:rsidTr="00967A55">
        <w:tc>
          <w:tcPr>
            <w:tcW w:w="3397" w:type="dxa"/>
            <w:vMerge w:val="restart"/>
            <w:shd w:val="clear" w:color="auto" w:fill="F2F2F2" w:themeFill="background1" w:themeFillShade="F2"/>
          </w:tcPr>
          <w:p w14:paraId="0C7B13D9" w14:textId="52A6A93A" w:rsidR="00EE4EF2" w:rsidRPr="001E7A27" w:rsidRDefault="00EE4EF2" w:rsidP="005C7F25">
            <w:pPr>
              <w:pStyle w:val="AR6Table"/>
              <w:rPr>
                <w:lang w:val="en-GB"/>
              </w:rPr>
            </w:pPr>
            <w:del w:id="2058" w:author="Ian Blenkinsop" w:date="2021-07-28T13:29:00Z">
              <w:r w:rsidRPr="001E7A27" w:rsidDel="002419D2">
                <w:rPr>
                  <w:lang w:val="en-GB"/>
                </w:rPr>
                <w:delText>Tg CH</w:delText>
              </w:r>
              <w:r w:rsidRPr="001E7A27" w:rsidDel="002419D2">
                <w:rPr>
                  <w:vertAlign w:val="subscript"/>
                  <w:lang w:val="en-GB"/>
                </w:rPr>
                <w:delText>4</w:delText>
              </w:r>
              <w:r w:rsidRPr="001E7A27" w:rsidDel="002419D2">
                <w:rPr>
                  <w:lang w:val="en-GB"/>
                </w:rPr>
                <w:delText xml:space="preserve"> yr</w:delText>
              </w:r>
              <w:r w:rsidR="001938E4" w:rsidRPr="001E7A27" w:rsidDel="002419D2">
                <w:rPr>
                  <w:vertAlign w:val="superscript"/>
                  <w:lang w:val="en-GB"/>
                </w:rPr>
                <w:delText>–</w:delText>
              </w:r>
              <w:r w:rsidRPr="001E7A27" w:rsidDel="002419D2">
                <w:rPr>
                  <w:vertAlign w:val="superscript"/>
                  <w:lang w:val="en-GB"/>
                </w:rPr>
                <w:delText>1</w:delText>
              </w:r>
            </w:del>
          </w:p>
        </w:tc>
        <w:tc>
          <w:tcPr>
            <w:tcW w:w="3119" w:type="dxa"/>
            <w:gridSpan w:val="4"/>
            <w:shd w:val="clear" w:color="auto" w:fill="F2F2F2" w:themeFill="background1" w:themeFillShade="F2"/>
          </w:tcPr>
          <w:p w14:paraId="68B52A8B" w14:textId="3A70600F" w:rsidR="00EE4EF2" w:rsidRPr="001E7A27" w:rsidRDefault="00EE4EF2" w:rsidP="005C7F25">
            <w:pPr>
              <w:pStyle w:val="AR6Table"/>
              <w:rPr>
                <w:lang w:val="en-GB"/>
              </w:rPr>
            </w:pPr>
            <w:r w:rsidRPr="001E7A27">
              <w:rPr>
                <w:lang w:val="en-GB"/>
              </w:rPr>
              <w:t>2000–2009</w:t>
            </w:r>
            <w:ins w:id="2059" w:author="Ian Blenkinsop" w:date="2021-07-28T13:29:00Z">
              <w:r w:rsidR="002419D2" w:rsidRPr="001E7A27">
                <w:rPr>
                  <w:lang w:val="en-GB"/>
                </w:rPr>
                <w:br/>
                <w:t>(Tg CH</w:t>
              </w:r>
              <w:r w:rsidR="002419D2" w:rsidRPr="001E7A27">
                <w:rPr>
                  <w:vertAlign w:val="subscript"/>
                  <w:lang w:val="en-GB"/>
                </w:rPr>
                <w:t>4</w:t>
              </w:r>
              <w:r w:rsidR="002419D2" w:rsidRPr="001E7A27">
                <w:rPr>
                  <w:lang w:val="en-GB"/>
                </w:rPr>
                <w:t xml:space="preserve"> yr</w:t>
              </w:r>
              <w:r w:rsidR="002419D2" w:rsidRPr="001E7A27">
                <w:rPr>
                  <w:vertAlign w:val="superscript"/>
                  <w:lang w:val="en-GB"/>
                </w:rPr>
                <w:t>–1</w:t>
              </w:r>
              <w:r w:rsidR="002419D2" w:rsidRPr="001E7A27">
                <w:rPr>
                  <w:lang w:val="en-GB"/>
                </w:rPr>
                <w:t>)</w:t>
              </w:r>
            </w:ins>
          </w:p>
        </w:tc>
        <w:tc>
          <w:tcPr>
            <w:tcW w:w="3118" w:type="dxa"/>
            <w:gridSpan w:val="4"/>
            <w:shd w:val="clear" w:color="auto" w:fill="F2F2F2" w:themeFill="background1" w:themeFillShade="F2"/>
          </w:tcPr>
          <w:p w14:paraId="092E17FA" w14:textId="767525F5" w:rsidR="00EE4EF2" w:rsidRPr="001E7A27" w:rsidRDefault="00EE4EF2" w:rsidP="005C7F25">
            <w:pPr>
              <w:pStyle w:val="AR6Table"/>
              <w:rPr>
                <w:lang w:val="en-GB"/>
              </w:rPr>
            </w:pPr>
            <w:r w:rsidRPr="001E7A27">
              <w:rPr>
                <w:lang w:val="en-GB"/>
              </w:rPr>
              <w:t>2008–2017</w:t>
            </w:r>
            <w:ins w:id="2060" w:author="Ian Blenkinsop" w:date="2021-07-28T13:30:00Z">
              <w:r w:rsidR="002419D2" w:rsidRPr="001E7A27">
                <w:rPr>
                  <w:lang w:val="en-GB"/>
                </w:rPr>
                <w:br/>
                <w:t>(Tg CH</w:t>
              </w:r>
              <w:r w:rsidR="002419D2" w:rsidRPr="001E7A27">
                <w:rPr>
                  <w:vertAlign w:val="subscript"/>
                  <w:lang w:val="en-GB"/>
                </w:rPr>
                <w:t>4</w:t>
              </w:r>
              <w:r w:rsidR="002419D2" w:rsidRPr="001E7A27">
                <w:rPr>
                  <w:lang w:val="en-GB"/>
                </w:rPr>
                <w:t xml:space="preserve"> yr</w:t>
              </w:r>
              <w:r w:rsidR="002419D2" w:rsidRPr="001E7A27">
                <w:rPr>
                  <w:vertAlign w:val="superscript"/>
                  <w:lang w:val="en-GB"/>
                </w:rPr>
                <w:t>–1</w:t>
              </w:r>
              <w:r w:rsidR="002419D2" w:rsidRPr="001E7A27">
                <w:rPr>
                  <w:lang w:val="en-GB"/>
                </w:rPr>
                <w:t>)</w:t>
              </w:r>
            </w:ins>
          </w:p>
        </w:tc>
      </w:tr>
      <w:tr w:rsidR="00EE4EF2" w:rsidRPr="001E7A27" w14:paraId="5443C2C8" w14:textId="77777777" w:rsidTr="00967A55">
        <w:tc>
          <w:tcPr>
            <w:tcW w:w="3397" w:type="dxa"/>
            <w:vMerge/>
            <w:tcBorders>
              <w:bottom w:val="single" w:sz="4" w:space="0" w:color="auto"/>
            </w:tcBorders>
            <w:shd w:val="clear" w:color="auto" w:fill="F2F2F2" w:themeFill="background1" w:themeFillShade="F2"/>
          </w:tcPr>
          <w:p w14:paraId="53008E8F" w14:textId="77777777" w:rsidR="00EE4EF2" w:rsidRPr="001E7A27" w:rsidRDefault="00EE4EF2" w:rsidP="005C7F25">
            <w:pPr>
              <w:pStyle w:val="AR6Table"/>
              <w:rPr>
                <w:lang w:val="en-GB"/>
              </w:rPr>
            </w:pPr>
          </w:p>
        </w:tc>
        <w:tc>
          <w:tcPr>
            <w:tcW w:w="1560" w:type="dxa"/>
            <w:gridSpan w:val="2"/>
            <w:tcBorders>
              <w:bottom w:val="single" w:sz="4" w:space="0" w:color="auto"/>
            </w:tcBorders>
            <w:shd w:val="clear" w:color="auto" w:fill="F2F2F2" w:themeFill="background1" w:themeFillShade="F2"/>
          </w:tcPr>
          <w:p w14:paraId="5769D88B" w14:textId="1EFDD1DA" w:rsidR="00EE4EF2" w:rsidRPr="001E7A27" w:rsidRDefault="00EE4EF2" w:rsidP="005C7F25">
            <w:pPr>
              <w:pStyle w:val="AR6Table"/>
              <w:rPr>
                <w:lang w:val="en-GB"/>
              </w:rPr>
            </w:pPr>
            <w:r w:rsidRPr="001E7A27">
              <w:rPr>
                <w:lang w:val="en-GB"/>
              </w:rPr>
              <w:t>Top-</w:t>
            </w:r>
            <w:ins w:id="2061" w:author="Soapbox" w:date="2021-07-17T07:14:00Z">
              <w:r w:rsidR="008F1199" w:rsidRPr="001E7A27">
                <w:rPr>
                  <w:lang w:val="en-GB"/>
                </w:rPr>
                <w:t>d</w:t>
              </w:r>
            </w:ins>
            <w:del w:id="2062" w:author="Soapbox" w:date="2021-07-17T07:14:00Z">
              <w:r w:rsidRPr="001E7A27" w:rsidDel="008F1199">
                <w:rPr>
                  <w:lang w:val="en-GB"/>
                </w:rPr>
                <w:delText>D</w:delText>
              </w:r>
            </w:del>
            <w:r w:rsidRPr="001E7A27">
              <w:rPr>
                <w:lang w:val="en-GB"/>
              </w:rPr>
              <w:t>own</w:t>
            </w:r>
          </w:p>
        </w:tc>
        <w:tc>
          <w:tcPr>
            <w:tcW w:w="1559" w:type="dxa"/>
            <w:gridSpan w:val="2"/>
            <w:tcBorders>
              <w:bottom w:val="single" w:sz="4" w:space="0" w:color="auto"/>
            </w:tcBorders>
            <w:shd w:val="clear" w:color="auto" w:fill="F2F2F2" w:themeFill="background1" w:themeFillShade="F2"/>
          </w:tcPr>
          <w:p w14:paraId="12A5291C" w14:textId="77777777" w:rsidR="00EE4EF2" w:rsidRPr="001E7A27" w:rsidRDefault="00EE4EF2" w:rsidP="005C7F25">
            <w:pPr>
              <w:pStyle w:val="AR6Table"/>
              <w:rPr>
                <w:lang w:val="en-GB"/>
              </w:rPr>
            </w:pPr>
            <w:r w:rsidRPr="001E7A27">
              <w:rPr>
                <w:lang w:val="en-GB"/>
              </w:rPr>
              <w:t>Bottom-up</w:t>
            </w:r>
          </w:p>
        </w:tc>
        <w:tc>
          <w:tcPr>
            <w:tcW w:w="1559" w:type="dxa"/>
            <w:gridSpan w:val="2"/>
            <w:tcBorders>
              <w:bottom w:val="single" w:sz="4" w:space="0" w:color="auto"/>
            </w:tcBorders>
            <w:shd w:val="clear" w:color="auto" w:fill="F2F2F2" w:themeFill="background1" w:themeFillShade="F2"/>
          </w:tcPr>
          <w:p w14:paraId="6526DE21" w14:textId="43CCA452" w:rsidR="00EE4EF2" w:rsidRPr="001E7A27" w:rsidRDefault="00EE4EF2" w:rsidP="005C7F25">
            <w:pPr>
              <w:pStyle w:val="AR6Table"/>
              <w:rPr>
                <w:lang w:val="en-GB"/>
              </w:rPr>
            </w:pPr>
            <w:r w:rsidRPr="001E7A27">
              <w:rPr>
                <w:lang w:val="en-GB"/>
              </w:rPr>
              <w:t>Top-</w:t>
            </w:r>
            <w:ins w:id="2063" w:author="Soapbox" w:date="2021-07-17T07:14:00Z">
              <w:r w:rsidR="008F1199" w:rsidRPr="001E7A27">
                <w:rPr>
                  <w:lang w:val="en-GB"/>
                </w:rPr>
                <w:t>d</w:t>
              </w:r>
            </w:ins>
            <w:del w:id="2064" w:author="Soapbox" w:date="2021-07-17T07:14:00Z">
              <w:r w:rsidRPr="001E7A27" w:rsidDel="008F1199">
                <w:rPr>
                  <w:lang w:val="en-GB"/>
                </w:rPr>
                <w:delText>D</w:delText>
              </w:r>
            </w:del>
            <w:r w:rsidRPr="001E7A27">
              <w:rPr>
                <w:lang w:val="en-GB"/>
              </w:rPr>
              <w:t>own</w:t>
            </w:r>
          </w:p>
        </w:tc>
        <w:tc>
          <w:tcPr>
            <w:tcW w:w="1559" w:type="dxa"/>
            <w:gridSpan w:val="2"/>
            <w:tcBorders>
              <w:bottom w:val="single" w:sz="4" w:space="0" w:color="auto"/>
            </w:tcBorders>
            <w:shd w:val="clear" w:color="auto" w:fill="F2F2F2" w:themeFill="background1" w:themeFillShade="F2"/>
          </w:tcPr>
          <w:p w14:paraId="1F24725B" w14:textId="77777777" w:rsidR="00EE4EF2" w:rsidRPr="001E7A27" w:rsidRDefault="00EE4EF2" w:rsidP="005C7F25">
            <w:pPr>
              <w:pStyle w:val="AR6Table"/>
              <w:rPr>
                <w:lang w:val="en-GB"/>
              </w:rPr>
            </w:pPr>
            <w:r w:rsidRPr="001E7A27">
              <w:rPr>
                <w:lang w:val="en-GB"/>
              </w:rPr>
              <w:t>Bottom-up</w:t>
            </w:r>
          </w:p>
        </w:tc>
      </w:tr>
      <w:tr w:rsidR="00EE4EF2" w:rsidRPr="001E7A27" w14:paraId="148BBC37" w14:textId="77777777" w:rsidTr="00967A55">
        <w:tc>
          <w:tcPr>
            <w:tcW w:w="3397" w:type="dxa"/>
            <w:shd w:val="clear" w:color="auto" w:fill="D8B45C"/>
            <w:vAlign w:val="bottom"/>
          </w:tcPr>
          <w:p w14:paraId="46945590" w14:textId="77777777" w:rsidR="00EE4EF2" w:rsidRPr="001E7A27" w:rsidRDefault="00EE4EF2" w:rsidP="005C7F25">
            <w:pPr>
              <w:pStyle w:val="AR6Table"/>
              <w:rPr>
                <w:lang w:val="en-GB"/>
              </w:rPr>
            </w:pPr>
            <w:r w:rsidRPr="001E7A27">
              <w:rPr>
                <w:lang w:val="en-GB"/>
              </w:rPr>
              <w:t>SOURCES</w:t>
            </w:r>
          </w:p>
        </w:tc>
        <w:tc>
          <w:tcPr>
            <w:tcW w:w="567" w:type="dxa"/>
            <w:shd w:val="clear" w:color="auto" w:fill="D8B45C"/>
            <w:vAlign w:val="bottom"/>
          </w:tcPr>
          <w:p w14:paraId="43A34629" w14:textId="77777777" w:rsidR="00EE4EF2" w:rsidRPr="001E7A27" w:rsidRDefault="00EE4EF2" w:rsidP="005C7F25">
            <w:pPr>
              <w:pStyle w:val="AR6Table"/>
              <w:rPr>
                <w:lang w:val="en-GB"/>
              </w:rPr>
            </w:pPr>
            <w:r w:rsidRPr="001E7A27">
              <w:rPr>
                <w:lang w:val="en-GB"/>
              </w:rPr>
              <w:t> </w:t>
            </w:r>
          </w:p>
        </w:tc>
        <w:tc>
          <w:tcPr>
            <w:tcW w:w="993" w:type="dxa"/>
            <w:tcBorders>
              <w:bottom w:val="single" w:sz="4" w:space="0" w:color="808080" w:themeColor="background1" w:themeShade="80"/>
            </w:tcBorders>
            <w:shd w:val="clear" w:color="auto" w:fill="D8B45C"/>
            <w:vAlign w:val="bottom"/>
          </w:tcPr>
          <w:p w14:paraId="69C76C5B" w14:textId="77777777" w:rsidR="00EE4EF2" w:rsidRPr="001E7A27" w:rsidRDefault="00EE4EF2" w:rsidP="005C7F25">
            <w:pPr>
              <w:pStyle w:val="AR6Table"/>
              <w:rPr>
                <w:lang w:val="en-GB"/>
              </w:rPr>
            </w:pPr>
            <w:r w:rsidRPr="001E7A27">
              <w:rPr>
                <w:lang w:val="en-GB"/>
              </w:rPr>
              <w:t> </w:t>
            </w:r>
          </w:p>
        </w:tc>
        <w:tc>
          <w:tcPr>
            <w:tcW w:w="567" w:type="dxa"/>
            <w:tcBorders>
              <w:bottom w:val="single" w:sz="4" w:space="0" w:color="808080" w:themeColor="background1" w:themeShade="80"/>
            </w:tcBorders>
            <w:shd w:val="clear" w:color="auto" w:fill="D8B45C"/>
            <w:vAlign w:val="bottom"/>
          </w:tcPr>
          <w:p w14:paraId="2294DA9E" w14:textId="77777777" w:rsidR="00EE4EF2" w:rsidRPr="001E7A27" w:rsidRDefault="00EE4EF2" w:rsidP="005C7F25">
            <w:pPr>
              <w:pStyle w:val="AR6Table"/>
              <w:rPr>
                <w:lang w:val="en-GB"/>
              </w:rPr>
            </w:pPr>
            <w:r w:rsidRPr="001E7A27">
              <w:rPr>
                <w:lang w:val="en-GB"/>
              </w:rPr>
              <w:t> </w:t>
            </w:r>
          </w:p>
        </w:tc>
        <w:tc>
          <w:tcPr>
            <w:tcW w:w="992" w:type="dxa"/>
            <w:shd w:val="clear" w:color="auto" w:fill="D8B45C"/>
            <w:vAlign w:val="bottom"/>
          </w:tcPr>
          <w:p w14:paraId="4393A708" w14:textId="77777777" w:rsidR="00EE4EF2" w:rsidRPr="001E7A27" w:rsidRDefault="00EE4EF2" w:rsidP="005C7F25">
            <w:pPr>
              <w:pStyle w:val="AR6Table"/>
              <w:rPr>
                <w:lang w:val="en-GB"/>
              </w:rPr>
            </w:pPr>
            <w:r w:rsidRPr="001E7A27">
              <w:rPr>
                <w:lang w:val="en-GB"/>
              </w:rPr>
              <w:t> </w:t>
            </w:r>
          </w:p>
        </w:tc>
        <w:tc>
          <w:tcPr>
            <w:tcW w:w="567" w:type="dxa"/>
            <w:shd w:val="clear" w:color="auto" w:fill="D8B45C"/>
            <w:vAlign w:val="bottom"/>
          </w:tcPr>
          <w:p w14:paraId="127BAA43" w14:textId="77777777" w:rsidR="00EE4EF2" w:rsidRPr="001E7A27" w:rsidRDefault="00EE4EF2" w:rsidP="005C7F25">
            <w:pPr>
              <w:pStyle w:val="AR6Table"/>
              <w:rPr>
                <w:lang w:val="en-GB"/>
              </w:rPr>
            </w:pPr>
            <w:r w:rsidRPr="001E7A27">
              <w:rPr>
                <w:lang w:val="en-GB"/>
              </w:rPr>
              <w:t> </w:t>
            </w:r>
          </w:p>
        </w:tc>
        <w:tc>
          <w:tcPr>
            <w:tcW w:w="992" w:type="dxa"/>
            <w:tcBorders>
              <w:bottom w:val="single" w:sz="4" w:space="0" w:color="808080" w:themeColor="background1" w:themeShade="80"/>
            </w:tcBorders>
            <w:shd w:val="clear" w:color="auto" w:fill="D8B45C"/>
            <w:vAlign w:val="bottom"/>
          </w:tcPr>
          <w:p w14:paraId="2D3F8357" w14:textId="77777777" w:rsidR="00EE4EF2" w:rsidRPr="001E7A27" w:rsidRDefault="00EE4EF2" w:rsidP="005C7F25">
            <w:pPr>
              <w:pStyle w:val="AR6Table"/>
              <w:rPr>
                <w:lang w:val="en-GB"/>
              </w:rPr>
            </w:pPr>
            <w:r w:rsidRPr="001E7A27">
              <w:rPr>
                <w:lang w:val="en-GB"/>
              </w:rPr>
              <w:t> </w:t>
            </w:r>
          </w:p>
        </w:tc>
        <w:tc>
          <w:tcPr>
            <w:tcW w:w="567" w:type="dxa"/>
            <w:tcBorders>
              <w:bottom w:val="single" w:sz="4" w:space="0" w:color="808080" w:themeColor="background1" w:themeShade="80"/>
            </w:tcBorders>
            <w:shd w:val="clear" w:color="auto" w:fill="D8B45C"/>
            <w:vAlign w:val="bottom"/>
          </w:tcPr>
          <w:p w14:paraId="789E6084" w14:textId="77777777" w:rsidR="00EE4EF2" w:rsidRPr="001E7A27" w:rsidRDefault="00EE4EF2" w:rsidP="005C7F25">
            <w:pPr>
              <w:pStyle w:val="AR6Table"/>
              <w:rPr>
                <w:lang w:val="en-GB"/>
              </w:rPr>
            </w:pPr>
            <w:r w:rsidRPr="001E7A27">
              <w:rPr>
                <w:lang w:val="en-GB"/>
              </w:rPr>
              <w:t> </w:t>
            </w:r>
          </w:p>
        </w:tc>
        <w:tc>
          <w:tcPr>
            <w:tcW w:w="992" w:type="dxa"/>
            <w:shd w:val="clear" w:color="auto" w:fill="D8B45C"/>
            <w:vAlign w:val="bottom"/>
          </w:tcPr>
          <w:p w14:paraId="6EE9A5D5" w14:textId="77777777" w:rsidR="00EE4EF2" w:rsidRPr="001E7A27" w:rsidRDefault="00EE4EF2" w:rsidP="005C7F25">
            <w:pPr>
              <w:pStyle w:val="AR6Table"/>
              <w:rPr>
                <w:lang w:val="en-GB"/>
              </w:rPr>
            </w:pPr>
            <w:r w:rsidRPr="001E7A27">
              <w:rPr>
                <w:lang w:val="en-GB"/>
              </w:rPr>
              <w:t> </w:t>
            </w:r>
          </w:p>
        </w:tc>
      </w:tr>
      <w:tr w:rsidR="00EE4EF2" w:rsidRPr="001E7A27" w14:paraId="050FCCC7" w14:textId="77777777" w:rsidTr="00967A55">
        <w:tc>
          <w:tcPr>
            <w:tcW w:w="3397" w:type="dxa"/>
            <w:shd w:val="clear" w:color="auto" w:fill="FFD966" w:themeFill="accent4" w:themeFillTint="99"/>
            <w:vAlign w:val="bottom"/>
          </w:tcPr>
          <w:p w14:paraId="4FC049BE" w14:textId="77777777" w:rsidR="00EE4EF2" w:rsidRPr="001E7A27" w:rsidRDefault="00EE4EF2" w:rsidP="005C7F25">
            <w:pPr>
              <w:pStyle w:val="AR6Table"/>
              <w:rPr>
                <w:lang w:val="en-GB"/>
              </w:rPr>
            </w:pPr>
            <w:r w:rsidRPr="001E7A27">
              <w:rPr>
                <w:lang w:val="en-GB"/>
              </w:rPr>
              <w:t>Natural sources</w:t>
            </w:r>
          </w:p>
        </w:tc>
        <w:tc>
          <w:tcPr>
            <w:tcW w:w="567" w:type="dxa"/>
            <w:tcBorders>
              <w:right w:val="single" w:sz="4" w:space="0" w:color="808080" w:themeColor="background1" w:themeShade="80"/>
            </w:tcBorders>
            <w:shd w:val="clear" w:color="auto" w:fill="FFD966" w:themeFill="accent4" w:themeFillTint="99"/>
            <w:vAlign w:val="bottom"/>
          </w:tcPr>
          <w:p w14:paraId="1ED9EDF8" w14:textId="77777777" w:rsidR="00EE4EF2" w:rsidRPr="001E7A27" w:rsidRDefault="00EE4EF2" w:rsidP="005C7F25">
            <w:pPr>
              <w:pStyle w:val="AR6Table"/>
              <w:jc w:val="right"/>
              <w:rPr>
                <w:lang w:val="en-GB"/>
              </w:rPr>
            </w:pPr>
            <w:r w:rsidRPr="001E7A27">
              <w:rPr>
                <w:lang w:val="en-GB"/>
              </w:rPr>
              <w:t>215</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D966" w:themeFill="accent4" w:themeFillTint="99"/>
            <w:vAlign w:val="bottom"/>
          </w:tcPr>
          <w:p w14:paraId="298B04CF" w14:textId="77777777" w:rsidR="00EE4EF2" w:rsidRPr="001E7A27" w:rsidRDefault="00EE4EF2" w:rsidP="005C7F25">
            <w:pPr>
              <w:pStyle w:val="AR6Table"/>
              <w:rPr>
                <w:lang w:val="en-GB"/>
              </w:rPr>
            </w:pPr>
            <w:r w:rsidRPr="001E7A27">
              <w:rPr>
                <w:lang w:val="en-GB"/>
              </w:rPr>
              <w:t>(176–243)</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D966" w:themeFill="accent4" w:themeFillTint="99"/>
            <w:vAlign w:val="bottom"/>
          </w:tcPr>
          <w:p w14:paraId="55443823" w14:textId="77777777" w:rsidR="00EE4EF2" w:rsidRPr="001E7A27" w:rsidRDefault="00EE4EF2" w:rsidP="005C7F25">
            <w:pPr>
              <w:pStyle w:val="AR6Table"/>
              <w:jc w:val="right"/>
              <w:rPr>
                <w:lang w:val="en-GB"/>
              </w:rPr>
            </w:pPr>
            <w:r w:rsidRPr="001E7A27">
              <w:rPr>
                <w:lang w:val="en-GB"/>
              </w:rPr>
              <w:t>369</w:t>
            </w:r>
          </w:p>
        </w:tc>
        <w:tc>
          <w:tcPr>
            <w:tcW w:w="992" w:type="dxa"/>
            <w:tcBorders>
              <w:left w:val="single" w:sz="4" w:space="0" w:color="808080" w:themeColor="background1" w:themeShade="80"/>
            </w:tcBorders>
            <w:shd w:val="clear" w:color="auto" w:fill="FFD966" w:themeFill="accent4" w:themeFillTint="99"/>
            <w:vAlign w:val="bottom"/>
          </w:tcPr>
          <w:p w14:paraId="352A86BC" w14:textId="77777777" w:rsidR="00EE4EF2" w:rsidRPr="001E7A27" w:rsidRDefault="00EE4EF2" w:rsidP="005C7F25">
            <w:pPr>
              <w:pStyle w:val="AR6Table"/>
              <w:rPr>
                <w:lang w:val="en-GB"/>
              </w:rPr>
            </w:pPr>
            <w:r w:rsidRPr="001E7A27">
              <w:rPr>
                <w:lang w:val="en-GB"/>
              </w:rPr>
              <w:t>(245–484)</w:t>
            </w:r>
          </w:p>
        </w:tc>
        <w:tc>
          <w:tcPr>
            <w:tcW w:w="567" w:type="dxa"/>
            <w:tcBorders>
              <w:right w:val="single" w:sz="4" w:space="0" w:color="808080" w:themeColor="background1" w:themeShade="80"/>
            </w:tcBorders>
            <w:shd w:val="clear" w:color="auto" w:fill="FFD966" w:themeFill="accent4" w:themeFillTint="99"/>
            <w:vAlign w:val="bottom"/>
          </w:tcPr>
          <w:p w14:paraId="3B7FA2FA" w14:textId="77777777" w:rsidR="00EE4EF2" w:rsidRPr="001E7A27" w:rsidRDefault="00EE4EF2" w:rsidP="005C7F25">
            <w:pPr>
              <w:pStyle w:val="AR6Table"/>
              <w:jc w:val="right"/>
              <w:rPr>
                <w:lang w:val="en-GB"/>
              </w:rPr>
            </w:pPr>
            <w:r w:rsidRPr="001E7A27">
              <w:rPr>
                <w:lang w:val="en-GB"/>
              </w:rPr>
              <w:t>215</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D966" w:themeFill="accent4" w:themeFillTint="99"/>
            <w:vAlign w:val="bottom"/>
          </w:tcPr>
          <w:p w14:paraId="2A9C3201" w14:textId="77777777" w:rsidR="00EE4EF2" w:rsidRPr="001E7A27" w:rsidRDefault="00EE4EF2" w:rsidP="005C7F25">
            <w:pPr>
              <w:pStyle w:val="AR6Table"/>
              <w:rPr>
                <w:lang w:val="en-GB"/>
              </w:rPr>
            </w:pPr>
            <w:r w:rsidRPr="001E7A27">
              <w:rPr>
                <w:lang w:val="en-GB"/>
              </w:rPr>
              <w:t>(183–248)</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D966" w:themeFill="accent4" w:themeFillTint="99"/>
            <w:vAlign w:val="bottom"/>
          </w:tcPr>
          <w:p w14:paraId="45371A64" w14:textId="77777777" w:rsidR="00EE4EF2" w:rsidRPr="001E7A27" w:rsidRDefault="00EE4EF2" w:rsidP="005C7F25">
            <w:pPr>
              <w:pStyle w:val="AR6Table"/>
              <w:jc w:val="right"/>
              <w:rPr>
                <w:lang w:val="en-GB"/>
              </w:rPr>
            </w:pPr>
            <w:r w:rsidRPr="001E7A27">
              <w:rPr>
                <w:lang w:val="en-GB"/>
              </w:rPr>
              <w:t>371</w:t>
            </w:r>
          </w:p>
        </w:tc>
        <w:tc>
          <w:tcPr>
            <w:tcW w:w="992" w:type="dxa"/>
            <w:tcBorders>
              <w:left w:val="single" w:sz="4" w:space="0" w:color="808080" w:themeColor="background1" w:themeShade="80"/>
            </w:tcBorders>
            <w:shd w:val="clear" w:color="auto" w:fill="FFD966" w:themeFill="accent4" w:themeFillTint="99"/>
            <w:vAlign w:val="bottom"/>
          </w:tcPr>
          <w:p w14:paraId="6DFC59D9" w14:textId="77777777" w:rsidR="00EE4EF2" w:rsidRPr="001E7A27" w:rsidRDefault="00EE4EF2" w:rsidP="005C7F25">
            <w:pPr>
              <w:pStyle w:val="AR6Table"/>
              <w:rPr>
                <w:lang w:val="en-GB"/>
              </w:rPr>
            </w:pPr>
            <w:r w:rsidRPr="001E7A27">
              <w:rPr>
                <w:lang w:val="en-GB"/>
              </w:rPr>
              <w:t>(245–488)</w:t>
            </w:r>
          </w:p>
        </w:tc>
      </w:tr>
      <w:tr w:rsidR="00EE4EF2" w:rsidRPr="001E7A27" w14:paraId="7BEFBC47" w14:textId="77777777" w:rsidTr="00967A55">
        <w:tc>
          <w:tcPr>
            <w:tcW w:w="3397" w:type="dxa"/>
            <w:shd w:val="clear" w:color="auto" w:fill="FFF2CC" w:themeFill="accent4" w:themeFillTint="33"/>
            <w:vAlign w:val="bottom"/>
          </w:tcPr>
          <w:p w14:paraId="4A2F93FB" w14:textId="77777777" w:rsidR="00EE4EF2" w:rsidRPr="001E7A27" w:rsidRDefault="00EE4EF2" w:rsidP="005C7F25">
            <w:pPr>
              <w:pStyle w:val="AR6Table"/>
              <w:rPr>
                <w:lang w:val="en-GB"/>
              </w:rPr>
            </w:pPr>
            <w:r w:rsidRPr="001E7A27">
              <w:rPr>
                <w:lang w:val="en-GB"/>
              </w:rPr>
              <w:t>Wetlands</w:t>
            </w:r>
          </w:p>
        </w:tc>
        <w:tc>
          <w:tcPr>
            <w:tcW w:w="567" w:type="dxa"/>
            <w:tcBorders>
              <w:right w:val="single" w:sz="4" w:space="0" w:color="808080" w:themeColor="background1" w:themeShade="80"/>
            </w:tcBorders>
            <w:shd w:val="clear" w:color="auto" w:fill="FFF2CC" w:themeFill="accent4" w:themeFillTint="33"/>
            <w:vAlign w:val="bottom"/>
          </w:tcPr>
          <w:p w14:paraId="1E4CEC09" w14:textId="77777777" w:rsidR="00EE4EF2" w:rsidRPr="001E7A27" w:rsidRDefault="00EE4EF2" w:rsidP="005C7F25">
            <w:pPr>
              <w:pStyle w:val="AR6Table"/>
              <w:jc w:val="right"/>
              <w:rPr>
                <w:lang w:val="en-GB"/>
              </w:rPr>
            </w:pPr>
            <w:r w:rsidRPr="001E7A27">
              <w:rPr>
                <w:lang w:val="en-GB"/>
              </w:rPr>
              <w:t>180</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0807E5AC" w14:textId="77777777" w:rsidR="00EE4EF2" w:rsidRPr="001E7A27" w:rsidRDefault="00EE4EF2" w:rsidP="005C7F25">
            <w:pPr>
              <w:pStyle w:val="AR6Table"/>
              <w:rPr>
                <w:lang w:val="en-GB"/>
              </w:rPr>
            </w:pPr>
            <w:r w:rsidRPr="001E7A27">
              <w:rPr>
                <w:lang w:val="en-GB"/>
              </w:rPr>
              <w:t>(153–196)</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3202A724" w14:textId="77777777" w:rsidR="00EE4EF2" w:rsidRPr="001E7A27" w:rsidRDefault="00EE4EF2" w:rsidP="005C7F25">
            <w:pPr>
              <w:pStyle w:val="AR6Table"/>
              <w:jc w:val="right"/>
              <w:rPr>
                <w:lang w:val="en-GB"/>
              </w:rPr>
            </w:pPr>
            <w:r w:rsidRPr="001E7A27">
              <w:rPr>
                <w:lang w:val="en-GB"/>
              </w:rPr>
              <w:t>147</w:t>
            </w:r>
          </w:p>
        </w:tc>
        <w:tc>
          <w:tcPr>
            <w:tcW w:w="992" w:type="dxa"/>
            <w:tcBorders>
              <w:left w:val="single" w:sz="4" w:space="0" w:color="808080" w:themeColor="background1" w:themeShade="80"/>
            </w:tcBorders>
            <w:shd w:val="clear" w:color="auto" w:fill="FFF2CC" w:themeFill="accent4" w:themeFillTint="33"/>
            <w:vAlign w:val="bottom"/>
          </w:tcPr>
          <w:p w14:paraId="2AD2D7A3" w14:textId="77777777" w:rsidR="00EE4EF2" w:rsidRPr="001E7A27" w:rsidRDefault="00EE4EF2" w:rsidP="005C7F25">
            <w:pPr>
              <w:pStyle w:val="AR6Table"/>
              <w:rPr>
                <w:lang w:val="en-GB"/>
              </w:rPr>
            </w:pPr>
            <w:r w:rsidRPr="001E7A27">
              <w:rPr>
                <w:lang w:val="en-GB"/>
              </w:rPr>
              <w:t>(102-178)</w:t>
            </w:r>
          </w:p>
        </w:tc>
        <w:tc>
          <w:tcPr>
            <w:tcW w:w="567" w:type="dxa"/>
            <w:tcBorders>
              <w:right w:val="single" w:sz="4" w:space="0" w:color="808080" w:themeColor="background1" w:themeShade="80"/>
            </w:tcBorders>
            <w:shd w:val="clear" w:color="auto" w:fill="FFF2CC" w:themeFill="accent4" w:themeFillTint="33"/>
            <w:vAlign w:val="bottom"/>
          </w:tcPr>
          <w:p w14:paraId="75A74D98" w14:textId="77777777" w:rsidR="00EE4EF2" w:rsidRPr="001E7A27" w:rsidRDefault="00EE4EF2" w:rsidP="005C7F25">
            <w:pPr>
              <w:pStyle w:val="AR6Table"/>
              <w:jc w:val="right"/>
              <w:rPr>
                <w:lang w:val="en-GB"/>
              </w:rPr>
            </w:pPr>
            <w:r w:rsidRPr="001E7A27">
              <w:rPr>
                <w:lang w:val="en-GB"/>
              </w:rPr>
              <w:t>180</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2E58C811" w14:textId="77777777" w:rsidR="00EE4EF2" w:rsidRPr="001E7A27" w:rsidRDefault="00EE4EF2" w:rsidP="005C7F25">
            <w:pPr>
              <w:pStyle w:val="AR6Table"/>
              <w:rPr>
                <w:lang w:val="en-GB"/>
              </w:rPr>
            </w:pPr>
            <w:r w:rsidRPr="001E7A27">
              <w:rPr>
                <w:lang w:val="en-GB"/>
              </w:rPr>
              <w:t>(159–199)</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1EFFF3CB" w14:textId="77777777" w:rsidR="00EE4EF2" w:rsidRPr="001E7A27" w:rsidRDefault="00EE4EF2" w:rsidP="005C7F25">
            <w:pPr>
              <w:pStyle w:val="AR6Table"/>
              <w:jc w:val="right"/>
              <w:rPr>
                <w:lang w:val="en-GB"/>
              </w:rPr>
            </w:pPr>
            <w:r w:rsidRPr="001E7A27">
              <w:rPr>
                <w:lang w:val="en-GB"/>
              </w:rPr>
              <w:t>149</w:t>
            </w:r>
          </w:p>
        </w:tc>
        <w:tc>
          <w:tcPr>
            <w:tcW w:w="992" w:type="dxa"/>
            <w:tcBorders>
              <w:left w:val="single" w:sz="4" w:space="0" w:color="808080" w:themeColor="background1" w:themeShade="80"/>
            </w:tcBorders>
            <w:shd w:val="clear" w:color="auto" w:fill="FFF2CC" w:themeFill="accent4" w:themeFillTint="33"/>
            <w:vAlign w:val="bottom"/>
          </w:tcPr>
          <w:p w14:paraId="5C386E63" w14:textId="77777777" w:rsidR="00EE4EF2" w:rsidRPr="001E7A27" w:rsidRDefault="00EE4EF2" w:rsidP="005C7F25">
            <w:pPr>
              <w:pStyle w:val="AR6Table"/>
              <w:rPr>
                <w:lang w:val="en-GB"/>
              </w:rPr>
            </w:pPr>
            <w:r w:rsidRPr="001E7A27">
              <w:rPr>
                <w:lang w:val="en-GB"/>
              </w:rPr>
              <w:t>(102–182)</w:t>
            </w:r>
          </w:p>
        </w:tc>
      </w:tr>
      <w:tr w:rsidR="00EE4EF2" w:rsidRPr="001E7A27" w14:paraId="04D33FF9" w14:textId="77777777" w:rsidTr="00967A55">
        <w:tc>
          <w:tcPr>
            <w:tcW w:w="3397" w:type="dxa"/>
            <w:shd w:val="clear" w:color="auto" w:fill="FFF2CC" w:themeFill="accent4" w:themeFillTint="33"/>
            <w:vAlign w:val="bottom"/>
          </w:tcPr>
          <w:p w14:paraId="3716FAB6" w14:textId="049CDDA9" w:rsidR="00EE4EF2" w:rsidRPr="001E7A27" w:rsidRDefault="00EE4EF2" w:rsidP="005C7F25">
            <w:pPr>
              <w:pStyle w:val="AR6Table"/>
              <w:rPr>
                <w:lang w:val="en-GB"/>
              </w:rPr>
            </w:pPr>
            <w:r w:rsidRPr="001E7A27">
              <w:rPr>
                <w:lang w:val="en-GB"/>
              </w:rPr>
              <w:t xml:space="preserve">Other </w:t>
            </w:r>
            <w:ins w:id="2065" w:author="Soapbox" w:date="2021-07-17T07:14:00Z">
              <w:r w:rsidR="008F1199" w:rsidRPr="001E7A27">
                <w:rPr>
                  <w:lang w:val="en-GB"/>
                </w:rPr>
                <w:t>s</w:t>
              </w:r>
            </w:ins>
            <w:del w:id="2066" w:author="Soapbox" w:date="2021-07-17T07:14:00Z">
              <w:r w:rsidRPr="001E7A27" w:rsidDel="008F1199">
                <w:rPr>
                  <w:lang w:val="en-GB"/>
                </w:rPr>
                <w:delText>S</w:delText>
              </w:r>
            </w:del>
            <w:r w:rsidRPr="001E7A27">
              <w:rPr>
                <w:lang w:val="en-GB"/>
              </w:rPr>
              <w:t>ources</w:t>
            </w:r>
          </w:p>
        </w:tc>
        <w:tc>
          <w:tcPr>
            <w:tcW w:w="567" w:type="dxa"/>
            <w:tcBorders>
              <w:right w:val="single" w:sz="4" w:space="0" w:color="808080" w:themeColor="background1" w:themeShade="80"/>
            </w:tcBorders>
            <w:shd w:val="clear" w:color="auto" w:fill="FFF2CC" w:themeFill="accent4" w:themeFillTint="33"/>
            <w:vAlign w:val="bottom"/>
          </w:tcPr>
          <w:p w14:paraId="079CE8F8" w14:textId="77777777" w:rsidR="00EE4EF2" w:rsidRPr="001E7A27" w:rsidRDefault="00EE4EF2" w:rsidP="005C7F25">
            <w:pPr>
              <w:pStyle w:val="AR6Table"/>
              <w:jc w:val="right"/>
              <w:rPr>
                <w:lang w:val="en-GB"/>
              </w:rPr>
            </w:pPr>
            <w:r w:rsidRPr="001E7A27">
              <w:rPr>
                <w:lang w:val="en-GB"/>
              </w:rPr>
              <w:t>35</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29A22532" w14:textId="77777777" w:rsidR="00EE4EF2" w:rsidRPr="001E7A27" w:rsidRDefault="00EE4EF2" w:rsidP="005C7F25">
            <w:pPr>
              <w:pStyle w:val="AR6Table"/>
              <w:rPr>
                <w:lang w:val="en-GB"/>
              </w:rPr>
            </w:pPr>
            <w:r w:rsidRPr="001E7A27">
              <w:rPr>
                <w:lang w:val="en-GB"/>
              </w:rPr>
              <w:t>(21–47)</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4C79C45B" w14:textId="77777777" w:rsidR="00EE4EF2" w:rsidRPr="001E7A27" w:rsidRDefault="00EE4EF2" w:rsidP="005C7F25">
            <w:pPr>
              <w:pStyle w:val="AR6Table"/>
              <w:jc w:val="right"/>
              <w:rPr>
                <w:lang w:val="en-GB"/>
              </w:rPr>
            </w:pPr>
            <w:r w:rsidRPr="001E7A27">
              <w:rPr>
                <w:lang w:val="en-GB"/>
              </w:rPr>
              <w:t>222</w:t>
            </w:r>
          </w:p>
        </w:tc>
        <w:tc>
          <w:tcPr>
            <w:tcW w:w="992" w:type="dxa"/>
            <w:tcBorders>
              <w:left w:val="single" w:sz="4" w:space="0" w:color="808080" w:themeColor="background1" w:themeShade="80"/>
            </w:tcBorders>
            <w:shd w:val="clear" w:color="auto" w:fill="FFF2CC" w:themeFill="accent4" w:themeFillTint="33"/>
            <w:vAlign w:val="bottom"/>
          </w:tcPr>
          <w:p w14:paraId="766EC50D" w14:textId="77777777" w:rsidR="00EE4EF2" w:rsidRPr="001E7A27" w:rsidRDefault="00EE4EF2" w:rsidP="005C7F25">
            <w:pPr>
              <w:pStyle w:val="AR6Table"/>
              <w:rPr>
                <w:lang w:val="en-GB"/>
              </w:rPr>
            </w:pPr>
            <w:r w:rsidRPr="001E7A27">
              <w:rPr>
                <w:lang w:val="en-GB"/>
              </w:rPr>
              <w:t>(143–306)</w:t>
            </w:r>
          </w:p>
        </w:tc>
        <w:tc>
          <w:tcPr>
            <w:tcW w:w="567" w:type="dxa"/>
            <w:tcBorders>
              <w:right w:val="single" w:sz="4" w:space="0" w:color="808080" w:themeColor="background1" w:themeShade="80"/>
            </w:tcBorders>
            <w:shd w:val="clear" w:color="auto" w:fill="FFF2CC" w:themeFill="accent4" w:themeFillTint="33"/>
            <w:vAlign w:val="bottom"/>
          </w:tcPr>
          <w:p w14:paraId="128A7671" w14:textId="77777777" w:rsidR="00EE4EF2" w:rsidRPr="001E7A27" w:rsidRDefault="00EE4EF2" w:rsidP="005C7F25">
            <w:pPr>
              <w:pStyle w:val="AR6Table"/>
              <w:jc w:val="right"/>
              <w:rPr>
                <w:lang w:val="en-GB"/>
              </w:rPr>
            </w:pPr>
            <w:r w:rsidRPr="001E7A27">
              <w:rPr>
                <w:lang w:val="en-GB"/>
              </w:rPr>
              <w:t>36</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64EE841F" w14:textId="77777777" w:rsidR="00EE4EF2" w:rsidRPr="001E7A27" w:rsidRDefault="00EE4EF2" w:rsidP="005C7F25">
            <w:pPr>
              <w:pStyle w:val="AR6Table"/>
              <w:rPr>
                <w:lang w:val="en-GB"/>
              </w:rPr>
            </w:pPr>
            <w:r w:rsidRPr="001E7A27">
              <w:rPr>
                <w:lang w:val="en-GB"/>
              </w:rPr>
              <w:t>(21–49)</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2D4F8682" w14:textId="77777777" w:rsidR="00EE4EF2" w:rsidRPr="001E7A27" w:rsidRDefault="00EE4EF2" w:rsidP="005C7F25">
            <w:pPr>
              <w:pStyle w:val="AR6Table"/>
              <w:jc w:val="right"/>
              <w:rPr>
                <w:lang w:val="en-GB"/>
              </w:rPr>
            </w:pPr>
            <w:r w:rsidRPr="001E7A27">
              <w:rPr>
                <w:lang w:val="en-GB"/>
              </w:rPr>
              <w:t>222</w:t>
            </w:r>
          </w:p>
        </w:tc>
        <w:tc>
          <w:tcPr>
            <w:tcW w:w="992" w:type="dxa"/>
            <w:tcBorders>
              <w:left w:val="single" w:sz="4" w:space="0" w:color="808080" w:themeColor="background1" w:themeShade="80"/>
            </w:tcBorders>
            <w:shd w:val="clear" w:color="auto" w:fill="FFF2CC" w:themeFill="accent4" w:themeFillTint="33"/>
            <w:vAlign w:val="bottom"/>
          </w:tcPr>
          <w:p w14:paraId="5EE7FC9F" w14:textId="77777777" w:rsidR="00EE4EF2" w:rsidRPr="001E7A27" w:rsidRDefault="00EE4EF2" w:rsidP="005C7F25">
            <w:pPr>
              <w:pStyle w:val="AR6Table"/>
              <w:rPr>
                <w:lang w:val="en-GB"/>
              </w:rPr>
            </w:pPr>
            <w:r w:rsidRPr="001E7A27">
              <w:rPr>
                <w:lang w:val="en-GB"/>
              </w:rPr>
              <w:t>(143–306)</w:t>
            </w:r>
          </w:p>
        </w:tc>
      </w:tr>
      <w:tr w:rsidR="00EE4EF2" w:rsidRPr="001E7A27" w14:paraId="246FA699" w14:textId="77777777" w:rsidTr="00967A55">
        <w:tc>
          <w:tcPr>
            <w:tcW w:w="3397" w:type="dxa"/>
            <w:shd w:val="clear" w:color="auto" w:fill="FFFFFF" w:themeFill="background1"/>
            <w:vAlign w:val="bottom"/>
          </w:tcPr>
          <w:p w14:paraId="3749EFA0" w14:textId="77777777" w:rsidR="00EE4EF2" w:rsidRPr="001E7A27" w:rsidRDefault="00EE4EF2" w:rsidP="005C7F25">
            <w:pPr>
              <w:pStyle w:val="AR6Table"/>
              <w:rPr>
                <w:lang w:val="en-GB"/>
              </w:rPr>
            </w:pPr>
            <w:r w:rsidRPr="001E7A27">
              <w:rPr>
                <w:lang w:val="en-GB"/>
              </w:rPr>
              <w:t>Freshwater (lakes and rivers)</w:t>
            </w:r>
          </w:p>
        </w:tc>
        <w:tc>
          <w:tcPr>
            <w:tcW w:w="567" w:type="dxa"/>
            <w:tcBorders>
              <w:right w:val="single" w:sz="4" w:space="0" w:color="808080" w:themeColor="background1" w:themeShade="80"/>
            </w:tcBorders>
            <w:shd w:val="clear" w:color="auto" w:fill="FFFFFF" w:themeFill="background1"/>
            <w:vAlign w:val="bottom"/>
          </w:tcPr>
          <w:p w14:paraId="2A7AA17F" w14:textId="77777777" w:rsidR="00EE4EF2" w:rsidRPr="001E7A27" w:rsidRDefault="00EE4EF2" w:rsidP="005C7F25">
            <w:pPr>
              <w:pStyle w:val="AR6Table"/>
              <w:jc w:val="right"/>
              <w:rPr>
                <w:lang w:val="en-GB"/>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3D924CD8"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309ACDCA" w14:textId="77777777" w:rsidR="00EE4EF2" w:rsidRPr="001E7A27" w:rsidRDefault="00EE4EF2" w:rsidP="005C7F25">
            <w:pPr>
              <w:pStyle w:val="AR6Table"/>
              <w:jc w:val="right"/>
              <w:rPr>
                <w:lang w:val="en-GB"/>
              </w:rPr>
            </w:pPr>
          </w:p>
        </w:tc>
        <w:tc>
          <w:tcPr>
            <w:tcW w:w="992" w:type="dxa"/>
            <w:tcBorders>
              <w:left w:val="single" w:sz="4" w:space="0" w:color="808080" w:themeColor="background1" w:themeShade="80"/>
            </w:tcBorders>
            <w:shd w:val="clear" w:color="auto" w:fill="FFFFFF" w:themeFill="background1"/>
            <w:vAlign w:val="bottom"/>
          </w:tcPr>
          <w:p w14:paraId="3DD5979F" w14:textId="77777777" w:rsidR="00EE4EF2" w:rsidRPr="001E7A27" w:rsidRDefault="00EE4EF2" w:rsidP="005C7F25">
            <w:pPr>
              <w:pStyle w:val="AR6Table"/>
              <w:rPr>
                <w:lang w:val="en-GB"/>
              </w:rPr>
            </w:pPr>
          </w:p>
        </w:tc>
        <w:tc>
          <w:tcPr>
            <w:tcW w:w="567" w:type="dxa"/>
            <w:tcBorders>
              <w:right w:val="single" w:sz="4" w:space="0" w:color="808080" w:themeColor="background1" w:themeShade="80"/>
            </w:tcBorders>
            <w:shd w:val="clear" w:color="auto" w:fill="FFFFFF" w:themeFill="background1"/>
            <w:vAlign w:val="bottom"/>
          </w:tcPr>
          <w:p w14:paraId="4626956A" w14:textId="77777777" w:rsidR="00EE4EF2" w:rsidRPr="001E7A27"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513ED780"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72DE3B17" w14:textId="77777777" w:rsidR="00EE4EF2" w:rsidRPr="001E7A27" w:rsidRDefault="00EE4EF2" w:rsidP="005C7F25">
            <w:pPr>
              <w:pStyle w:val="AR6Table"/>
              <w:jc w:val="right"/>
              <w:rPr>
                <w:lang w:val="en-GB"/>
              </w:rPr>
            </w:pPr>
            <w:r w:rsidRPr="001E7A27">
              <w:rPr>
                <w:rFonts w:ascii="Calibri" w:hAnsi="Calibri" w:cs="Calibri"/>
                <w:color w:val="000000"/>
                <w:lang w:val="en-GB"/>
              </w:rPr>
              <w:t>159</w:t>
            </w:r>
          </w:p>
        </w:tc>
        <w:tc>
          <w:tcPr>
            <w:tcW w:w="992" w:type="dxa"/>
            <w:tcBorders>
              <w:left w:val="single" w:sz="4" w:space="0" w:color="808080" w:themeColor="background1" w:themeShade="80"/>
            </w:tcBorders>
            <w:shd w:val="clear" w:color="auto" w:fill="FFFFFF" w:themeFill="background1"/>
            <w:vAlign w:val="bottom"/>
          </w:tcPr>
          <w:p w14:paraId="528DC948" w14:textId="7947B31C" w:rsidR="00EE4EF2" w:rsidRPr="001E7A27" w:rsidRDefault="00EE4EF2" w:rsidP="005C7F25">
            <w:pPr>
              <w:pStyle w:val="AR6Table"/>
              <w:rPr>
                <w:lang w:val="en-GB"/>
              </w:rPr>
            </w:pPr>
            <w:r w:rsidRPr="001E7A27">
              <w:rPr>
                <w:rFonts w:ascii="Calibri" w:hAnsi="Calibri" w:cs="Calibri"/>
                <w:color w:val="000000"/>
                <w:lang w:val="en-GB"/>
              </w:rPr>
              <w:t>(117</w:t>
            </w:r>
            <w:ins w:id="2067" w:author="Tom Maycock" w:date="2021-09-08T16:33:00Z">
              <w:r w:rsidR="005751EE">
                <w:rPr>
                  <w:rFonts w:ascii="Calibri" w:hAnsi="Calibri" w:cs="Calibri"/>
                  <w:color w:val="000000"/>
                  <w:lang w:val="en-GB"/>
                </w:rPr>
                <w:t>–</w:t>
              </w:r>
            </w:ins>
            <w:del w:id="2068" w:author="Tom Maycock" w:date="2021-09-08T16:33:00Z">
              <w:r w:rsidRPr="001E7A27" w:rsidDel="005751EE">
                <w:rPr>
                  <w:rFonts w:ascii="Calibri" w:hAnsi="Calibri" w:cs="Calibri"/>
                  <w:color w:val="000000"/>
                  <w:lang w:val="en-GB"/>
                </w:rPr>
                <w:delText>-</w:delText>
              </w:r>
            </w:del>
            <w:r w:rsidRPr="001E7A27">
              <w:rPr>
                <w:rFonts w:ascii="Calibri" w:hAnsi="Calibri" w:cs="Calibri"/>
                <w:color w:val="000000"/>
                <w:lang w:val="en-GB"/>
              </w:rPr>
              <w:t>212)</w:t>
            </w:r>
          </w:p>
        </w:tc>
      </w:tr>
      <w:tr w:rsidR="00EE4EF2" w:rsidRPr="001E7A27" w14:paraId="131836F9" w14:textId="77777777" w:rsidTr="00967A55">
        <w:tc>
          <w:tcPr>
            <w:tcW w:w="3397" w:type="dxa"/>
            <w:shd w:val="clear" w:color="auto" w:fill="FFFFFF" w:themeFill="background1"/>
            <w:vAlign w:val="bottom"/>
          </w:tcPr>
          <w:p w14:paraId="6A571472" w14:textId="77777777" w:rsidR="00EE4EF2" w:rsidRPr="001E7A27" w:rsidRDefault="00EE4EF2" w:rsidP="005C7F25">
            <w:pPr>
              <w:pStyle w:val="AR6Table"/>
              <w:rPr>
                <w:lang w:val="en-GB"/>
              </w:rPr>
            </w:pPr>
            <w:r w:rsidRPr="001E7A27">
              <w:rPr>
                <w:lang w:val="en-GB"/>
              </w:rPr>
              <w:t>Wild animals</w:t>
            </w:r>
          </w:p>
        </w:tc>
        <w:tc>
          <w:tcPr>
            <w:tcW w:w="567" w:type="dxa"/>
            <w:tcBorders>
              <w:right w:val="single" w:sz="4" w:space="0" w:color="808080" w:themeColor="background1" w:themeShade="80"/>
            </w:tcBorders>
            <w:shd w:val="clear" w:color="auto" w:fill="FFFFFF" w:themeFill="background1"/>
            <w:vAlign w:val="bottom"/>
          </w:tcPr>
          <w:p w14:paraId="29B84397" w14:textId="77777777" w:rsidR="00EE4EF2" w:rsidRPr="001E7A27" w:rsidRDefault="00EE4EF2" w:rsidP="005C7F25">
            <w:pPr>
              <w:pStyle w:val="AR6Table"/>
              <w:jc w:val="right"/>
              <w:rPr>
                <w:lang w:val="en-GB"/>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1D05BA18"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7FC0F412" w14:textId="77777777" w:rsidR="00EE4EF2" w:rsidRPr="001E7A27" w:rsidRDefault="00EE4EF2" w:rsidP="005C7F25">
            <w:pPr>
              <w:pStyle w:val="AR6Table"/>
              <w:jc w:val="right"/>
              <w:rPr>
                <w:lang w:val="en-GB"/>
              </w:rPr>
            </w:pPr>
          </w:p>
        </w:tc>
        <w:tc>
          <w:tcPr>
            <w:tcW w:w="992" w:type="dxa"/>
            <w:tcBorders>
              <w:left w:val="single" w:sz="4" w:space="0" w:color="808080" w:themeColor="background1" w:themeShade="80"/>
            </w:tcBorders>
            <w:shd w:val="clear" w:color="auto" w:fill="FFFFFF" w:themeFill="background1"/>
            <w:vAlign w:val="bottom"/>
          </w:tcPr>
          <w:p w14:paraId="28605013" w14:textId="77777777" w:rsidR="00EE4EF2" w:rsidRPr="001E7A27" w:rsidRDefault="00EE4EF2" w:rsidP="005C7F25">
            <w:pPr>
              <w:pStyle w:val="AR6Table"/>
              <w:rPr>
                <w:lang w:val="en-GB"/>
              </w:rPr>
            </w:pPr>
          </w:p>
        </w:tc>
        <w:tc>
          <w:tcPr>
            <w:tcW w:w="567" w:type="dxa"/>
            <w:tcBorders>
              <w:right w:val="single" w:sz="4" w:space="0" w:color="808080" w:themeColor="background1" w:themeShade="80"/>
            </w:tcBorders>
            <w:shd w:val="clear" w:color="auto" w:fill="FFFFFF" w:themeFill="background1"/>
            <w:vAlign w:val="bottom"/>
          </w:tcPr>
          <w:p w14:paraId="11ECB45C" w14:textId="77777777" w:rsidR="00EE4EF2" w:rsidRPr="001E7A27"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40CFDD87"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01724F0D" w14:textId="77777777" w:rsidR="00EE4EF2" w:rsidRPr="001E7A27" w:rsidRDefault="00EE4EF2" w:rsidP="005C7F25">
            <w:pPr>
              <w:pStyle w:val="AR6Table"/>
              <w:jc w:val="right"/>
              <w:rPr>
                <w:lang w:val="en-GB"/>
              </w:rPr>
            </w:pPr>
            <w:r w:rsidRPr="001E7A27">
              <w:rPr>
                <w:rFonts w:ascii="Calibri" w:hAnsi="Calibri" w:cs="Calibri"/>
                <w:color w:val="000000"/>
                <w:lang w:val="en-GB"/>
              </w:rPr>
              <w:t>2</w:t>
            </w:r>
          </w:p>
        </w:tc>
        <w:tc>
          <w:tcPr>
            <w:tcW w:w="992" w:type="dxa"/>
            <w:tcBorders>
              <w:left w:val="single" w:sz="4" w:space="0" w:color="808080" w:themeColor="background1" w:themeShade="80"/>
            </w:tcBorders>
            <w:shd w:val="clear" w:color="auto" w:fill="FFFFFF" w:themeFill="background1"/>
            <w:vAlign w:val="bottom"/>
          </w:tcPr>
          <w:p w14:paraId="194F5262" w14:textId="03DD004E" w:rsidR="00EE4EF2" w:rsidRPr="001E7A27" w:rsidRDefault="00EE4EF2" w:rsidP="005C7F25">
            <w:pPr>
              <w:pStyle w:val="AR6Table"/>
              <w:rPr>
                <w:lang w:val="en-GB"/>
              </w:rPr>
            </w:pPr>
            <w:r w:rsidRPr="001E7A27">
              <w:rPr>
                <w:rFonts w:ascii="Calibri" w:hAnsi="Calibri" w:cs="Calibri"/>
                <w:color w:val="000000"/>
                <w:lang w:val="en-GB"/>
              </w:rPr>
              <w:t>(1</w:t>
            </w:r>
            <w:ins w:id="2069" w:author="Tom Maycock" w:date="2021-09-08T16:33:00Z">
              <w:r w:rsidR="005751EE">
                <w:rPr>
                  <w:rFonts w:ascii="Calibri" w:hAnsi="Calibri" w:cs="Calibri"/>
                  <w:color w:val="000000"/>
                  <w:lang w:val="en-GB"/>
                </w:rPr>
                <w:t>–</w:t>
              </w:r>
            </w:ins>
            <w:del w:id="2070" w:author="Tom Maycock" w:date="2021-09-08T16:33:00Z">
              <w:r w:rsidRPr="001E7A27" w:rsidDel="005751EE">
                <w:rPr>
                  <w:rFonts w:ascii="Calibri" w:hAnsi="Calibri" w:cs="Calibri"/>
                  <w:color w:val="000000"/>
                  <w:lang w:val="en-GB"/>
                </w:rPr>
                <w:delText>-</w:delText>
              </w:r>
            </w:del>
            <w:r w:rsidRPr="001E7A27">
              <w:rPr>
                <w:rFonts w:ascii="Calibri" w:hAnsi="Calibri" w:cs="Calibri"/>
                <w:color w:val="000000"/>
                <w:lang w:val="en-GB"/>
              </w:rPr>
              <w:t>3)</w:t>
            </w:r>
          </w:p>
        </w:tc>
      </w:tr>
      <w:tr w:rsidR="00EE4EF2" w:rsidRPr="001E7A27" w14:paraId="5C38E228" w14:textId="77777777" w:rsidTr="00967A55">
        <w:tc>
          <w:tcPr>
            <w:tcW w:w="3397" w:type="dxa"/>
            <w:shd w:val="clear" w:color="auto" w:fill="FFFFFF" w:themeFill="background1"/>
            <w:vAlign w:val="bottom"/>
          </w:tcPr>
          <w:p w14:paraId="2301A45F" w14:textId="77777777" w:rsidR="00EE4EF2" w:rsidRPr="001E7A27" w:rsidRDefault="00EE4EF2" w:rsidP="005C7F25">
            <w:pPr>
              <w:pStyle w:val="AR6Table"/>
              <w:rPr>
                <w:lang w:val="en-GB"/>
              </w:rPr>
            </w:pPr>
            <w:r w:rsidRPr="001E7A27">
              <w:rPr>
                <w:lang w:val="en-GB"/>
              </w:rPr>
              <w:t>Termites</w:t>
            </w:r>
          </w:p>
        </w:tc>
        <w:tc>
          <w:tcPr>
            <w:tcW w:w="567" w:type="dxa"/>
            <w:tcBorders>
              <w:right w:val="single" w:sz="4" w:space="0" w:color="808080" w:themeColor="background1" w:themeShade="80"/>
            </w:tcBorders>
            <w:shd w:val="clear" w:color="auto" w:fill="FFFFFF" w:themeFill="background1"/>
            <w:vAlign w:val="bottom"/>
          </w:tcPr>
          <w:p w14:paraId="110B8B4C" w14:textId="77777777" w:rsidR="00EE4EF2" w:rsidRPr="001E7A27" w:rsidRDefault="00EE4EF2" w:rsidP="005C7F25">
            <w:pPr>
              <w:pStyle w:val="AR6Table"/>
              <w:jc w:val="right"/>
              <w:rPr>
                <w:lang w:val="en-GB"/>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02EB95FA"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22E54BDC" w14:textId="77777777" w:rsidR="00EE4EF2" w:rsidRPr="001E7A27" w:rsidRDefault="00EE4EF2" w:rsidP="005C7F25">
            <w:pPr>
              <w:pStyle w:val="AR6Table"/>
              <w:jc w:val="right"/>
              <w:rPr>
                <w:lang w:val="en-GB"/>
              </w:rPr>
            </w:pPr>
          </w:p>
        </w:tc>
        <w:tc>
          <w:tcPr>
            <w:tcW w:w="992" w:type="dxa"/>
            <w:tcBorders>
              <w:left w:val="single" w:sz="4" w:space="0" w:color="808080" w:themeColor="background1" w:themeShade="80"/>
            </w:tcBorders>
            <w:shd w:val="clear" w:color="auto" w:fill="FFFFFF" w:themeFill="background1"/>
            <w:vAlign w:val="bottom"/>
          </w:tcPr>
          <w:p w14:paraId="519C0350" w14:textId="77777777" w:rsidR="00EE4EF2" w:rsidRPr="001E7A27" w:rsidRDefault="00EE4EF2" w:rsidP="005C7F25">
            <w:pPr>
              <w:pStyle w:val="AR6Table"/>
              <w:rPr>
                <w:lang w:val="en-GB"/>
              </w:rPr>
            </w:pPr>
          </w:p>
        </w:tc>
        <w:tc>
          <w:tcPr>
            <w:tcW w:w="567" w:type="dxa"/>
            <w:tcBorders>
              <w:right w:val="single" w:sz="4" w:space="0" w:color="808080" w:themeColor="background1" w:themeShade="80"/>
            </w:tcBorders>
            <w:shd w:val="clear" w:color="auto" w:fill="FFFFFF" w:themeFill="background1"/>
            <w:vAlign w:val="bottom"/>
          </w:tcPr>
          <w:p w14:paraId="6937F8BA" w14:textId="77777777" w:rsidR="00EE4EF2" w:rsidRPr="001E7A27"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234DE5DE"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7E783782" w14:textId="77777777" w:rsidR="00EE4EF2" w:rsidRPr="001E7A27" w:rsidRDefault="00EE4EF2" w:rsidP="005C7F25">
            <w:pPr>
              <w:pStyle w:val="AR6Table"/>
              <w:jc w:val="right"/>
              <w:rPr>
                <w:lang w:val="en-GB"/>
              </w:rPr>
            </w:pPr>
            <w:r w:rsidRPr="001E7A27">
              <w:rPr>
                <w:rFonts w:ascii="Calibri" w:hAnsi="Calibri" w:cs="Calibri"/>
                <w:color w:val="000000"/>
                <w:lang w:val="en-GB"/>
              </w:rPr>
              <w:t>9</w:t>
            </w:r>
          </w:p>
        </w:tc>
        <w:tc>
          <w:tcPr>
            <w:tcW w:w="992" w:type="dxa"/>
            <w:tcBorders>
              <w:left w:val="single" w:sz="4" w:space="0" w:color="808080" w:themeColor="background1" w:themeShade="80"/>
            </w:tcBorders>
            <w:shd w:val="clear" w:color="auto" w:fill="FFFFFF" w:themeFill="background1"/>
            <w:vAlign w:val="bottom"/>
          </w:tcPr>
          <w:p w14:paraId="64F66977" w14:textId="16E2ADF0" w:rsidR="00EE4EF2" w:rsidRPr="001E7A27" w:rsidRDefault="00EE4EF2" w:rsidP="005C7F25">
            <w:pPr>
              <w:pStyle w:val="AR6Table"/>
              <w:rPr>
                <w:lang w:val="en-GB"/>
              </w:rPr>
            </w:pPr>
            <w:r w:rsidRPr="001E7A27">
              <w:rPr>
                <w:rFonts w:ascii="Calibri" w:hAnsi="Calibri" w:cs="Calibri"/>
                <w:color w:val="000000"/>
                <w:lang w:val="en-GB"/>
              </w:rPr>
              <w:t>(3</w:t>
            </w:r>
            <w:ins w:id="2071" w:author="Tom Maycock" w:date="2021-09-08T16:33:00Z">
              <w:r w:rsidR="005751EE">
                <w:rPr>
                  <w:rFonts w:ascii="Calibri" w:hAnsi="Calibri" w:cs="Calibri"/>
                  <w:color w:val="000000"/>
                  <w:lang w:val="en-GB"/>
                </w:rPr>
                <w:t>–</w:t>
              </w:r>
            </w:ins>
            <w:del w:id="2072" w:author="Tom Maycock" w:date="2021-09-08T16:33:00Z">
              <w:r w:rsidRPr="001E7A27" w:rsidDel="005751EE">
                <w:rPr>
                  <w:rFonts w:ascii="Calibri" w:hAnsi="Calibri" w:cs="Calibri"/>
                  <w:color w:val="000000"/>
                  <w:lang w:val="en-GB"/>
                </w:rPr>
                <w:delText>-</w:delText>
              </w:r>
            </w:del>
            <w:r w:rsidRPr="001E7A27">
              <w:rPr>
                <w:rFonts w:ascii="Calibri" w:hAnsi="Calibri" w:cs="Calibri"/>
                <w:color w:val="000000"/>
                <w:lang w:val="en-GB"/>
              </w:rPr>
              <w:t>15)</w:t>
            </w:r>
          </w:p>
        </w:tc>
      </w:tr>
      <w:tr w:rsidR="00EE4EF2" w:rsidRPr="001E7A27" w14:paraId="33A7993F" w14:textId="77777777" w:rsidTr="00967A55">
        <w:tc>
          <w:tcPr>
            <w:tcW w:w="3397" w:type="dxa"/>
            <w:shd w:val="clear" w:color="auto" w:fill="FFFFFF" w:themeFill="background1"/>
            <w:vAlign w:val="bottom"/>
          </w:tcPr>
          <w:p w14:paraId="0D48EFE7" w14:textId="2A6A680E" w:rsidR="00EE4EF2" w:rsidRPr="001E7A27" w:rsidRDefault="00EE4EF2" w:rsidP="005C7F25">
            <w:pPr>
              <w:pStyle w:val="AR6Table"/>
              <w:rPr>
                <w:lang w:val="en-GB"/>
              </w:rPr>
            </w:pPr>
            <w:r w:rsidRPr="001E7A27">
              <w:rPr>
                <w:lang w:val="en-GB"/>
              </w:rPr>
              <w:t>Geological (</w:t>
            </w:r>
            <w:r w:rsidR="00DC3510" w:rsidRPr="001E7A27">
              <w:rPr>
                <w:lang w:val="en-GB"/>
              </w:rPr>
              <w:t>land and oceans</w:t>
            </w:r>
            <w:r w:rsidRPr="001E7A27">
              <w:rPr>
                <w:lang w:val="en-GB"/>
              </w:rPr>
              <w:t>)</w:t>
            </w:r>
          </w:p>
        </w:tc>
        <w:tc>
          <w:tcPr>
            <w:tcW w:w="567" w:type="dxa"/>
            <w:tcBorders>
              <w:right w:val="single" w:sz="4" w:space="0" w:color="808080" w:themeColor="background1" w:themeShade="80"/>
            </w:tcBorders>
            <w:shd w:val="clear" w:color="auto" w:fill="FFFFFF" w:themeFill="background1"/>
            <w:vAlign w:val="bottom"/>
          </w:tcPr>
          <w:p w14:paraId="42281C74" w14:textId="77777777" w:rsidR="00EE4EF2" w:rsidRPr="001E7A27" w:rsidRDefault="00EE4EF2" w:rsidP="005C7F25">
            <w:pPr>
              <w:pStyle w:val="AR6Table"/>
              <w:jc w:val="right"/>
              <w:rPr>
                <w:lang w:val="en-GB"/>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17D85613"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616AD8C3" w14:textId="77777777" w:rsidR="00EE4EF2" w:rsidRPr="001E7A27" w:rsidRDefault="00EE4EF2" w:rsidP="005C7F25">
            <w:pPr>
              <w:pStyle w:val="AR6Table"/>
              <w:jc w:val="right"/>
              <w:rPr>
                <w:lang w:val="en-GB"/>
              </w:rPr>
            </w:pPr>
          </w:p>
        </w:tc>
        <w:tc>
          <w:tcPr>
            <w:tcW w:w="992" w:type="dxa"/>
            <w:tcBorders>
              <w:left w:val="single" w:sz="4" w:space="0" w:color="808080" w:themeColor="background1" w:themeShade="80"/>
            </w:tcBorders>
            <w:shd w:val="clear" w:color="auto" w:fill="FFFFFF" w:themeFill="background1"/>
            <w:vAlign w:val="bottom"/>
          </w:tcPr>
          <w:p w14:paraId="5B0AA414" w14:textId="77777777" w:rsidR="00EE4EF2" w:rsidRPr="001E7A27" w:rsidRDefault="00EE4EF2" w:rsidP="005C7F25">
            <w:pPr>
              <w:pStyle w:val="AR6Table"/>
              <w:rPr>
                <w:lang w:val="en-GB"/>
              </w:rPr>
            </w:pPr>
          </w:p>
        </w:tc>
        <w:tc>
          <w:tcPr>
            <w:tcW w:w="567" w:type="dxa"/>
            <w:tcBorders>
              <w:right w:val="single" w:sz="4" w:space="0" w:color="808080" w:themeColor="background1" w:themeShade="80"/>
            </w:tcBorders>
            <w:shd w:val="clear" w:color="auto" w:fill="FFFFFF" w:themeFill="background1"/>
            <w:vAlign w:val="bottom"/>
          </w:tcPr>
          <w:p w14:paraId="42457B0B" w14:textId="77777777" w:rsidR="00EE4EF2" w:rsidRPr="001E7A27" w:rsidRDefault="00EE4EF2" w:rsidP="005C7F25">
            <w:pPr>
              <w:pStyle w:val="AR6Table"/>
              <w:jc w:val="right"/>
              <w:rPr>
                <w:lang w:val="en-GB"/>
              </w:rPr>
            </w:pPr>
            <w:r w:rsidRPr="001E7A27">
              <w:rPr>
                <w:lang w:val="en-GB"/>
              </w:rPr>
              <w:t>23</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7E8E1E6C" w14:textId="15C48625" w:rsidR="00EE4EF2" w:rsidRPr="001E7A27" w:rsidRDefault="00EE4EF2" w:rsidP="005C7F25">
            <w:pPr>
              <w:pStyle w:val="AR6Table"/>
              <w:rPr>
                <w:lang w:val="en-GB"/>
              </w:rPr>
            </w:pPr>
            <w:r w:rsidRPr="001E7A27">
              <w:rPr>
                <w:lang w:val="en-GB"/>
              </w:rPr>
              <w:t>(0</w:t>
            </w:r>
            <w:ins w:id="2073" w:author="Tom Maycock" w:date="2021-09-08T16:33:00Z">
              <w:r w:rsidR="005751EE">
                <w:rPr>
                  <w:lang w:val="en-GB"/>
                </w:rPr>
                <w:t>–</w:t>
              </w:r>
            </w:ins>
            <w:del w:id="2074" w:author="Tom Maycock" w:date="2021-09-08T16:33:00Z">
              <w:r w:rsidRPr="001E7A27" w:rsidDel="005751EE">
                <w:rPr>
                  <w:lang w:val="en-GB"/>
                </w:rPr>
                <w:delText>-</w:delText>
              </w:r>
            </w:del>
            <w:r w:rsidRPr="001E7A27">
              <w:rPr>
                <w:lang w:val="en-GB"/>
              </w:rPr>
              <w:t>71)</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2D3215BD" w14:textId="77777777" w:rsidR="00EE4EF2" w:rsidRPr="001E7A27" w:rsidRDefault="00EE4EF2" w:rsidP="005C7F25">
            <w:pPr>
              <w:pStyle w:val="AR6Table"/>
              <w:jc w:val="right"/>
              <w:rPr>
                <w:lang w:val="en-GB"/>
              </w:rPr>
            </w:pPr>
            <w:r w:rsidRPr="001E7A27">
              <w:rPr>
                <w:rFonts w:ascii="Calibri" w:hAnsi="Calibri" w:cs="Calibri"/>
                <w:color w:val="000000"/>
                <w:lang w:val="en-GB"/>
              </w:rPr>
              <w:t>45</w:t>
            </w:r>
          </w:p>
        </w:tc>
        <w:tc>
          <w:tcPr>
            <w:tcW w:w="992" w:type="dxa"/>
            <w:tcBorders>
              <w:left w:val="single" w:sz="4" w:space="0" w:color="808080" w:themeColor="background1" w:themeShade="80"/>
            </w:tcBorders>
            <w:shd w:val="clear" w:color="auto" w:fill="FFFFFF" w:themeFill="background1"/>
            <w:vAlign w:val="bottom"/>
          </w:tcPr>
          <w:p w14:paraId="7578BAEA" w14:textId="2FE72741" w:rsidR="00EE4EF2" w:rsidRPr="001E7A27" w:rsidRDefault="00EE4EF2" w:rsidP="005C7F25">
            <w:pPr>
              <w:pStyle w:val="AR6Table"/>
              <w:rPr>
                <w:lang w:val="en-GB"/>
              </w:rPr>
            </w:pPr>
            <w:r w:rsidRPr="001E7A27">
              <w:rPr>
                <w:rFonts w:ascii="Calibri" w:hAnsi="Calibri" w:cs="Calibri"/>
                <w:color w:val="000000"/>
                <w:lang w:val="en-GB"/>
              </w:rPr>
              <w:t>(18</w:t>
            </w:r>
            <w:ins w:id="2075" w:author="Tom Maycock" w:date="2021-09-08T16:33:00Z">
              <w:r w:rsidR="005751EE">
                <w:rPr>
                  <w:rFonts w:ascii="Calibri" w:hAnsi="Calibri" w:cs="Calibri"/>
                  <w:color w:val="000000"/>
                  <w:lang w:val="en-GB"/>
                </w:rPr>
                <w:t>–</w:t>
              </w:r>
            </w:ins>
            <w:del w:id="2076" w:author="Tom Maycock" w:date="2021-09-08T16:33:00Z">
              <w:r w:rsidRPr="001E7A27" w:rsidDel="005751EE">
                <w:rPr>
                  <w:rFonts w:ascii="Calibri" w:hAnsi="Calibri" w:cs="Calibri"/>
                  <w:color w:val="000000"/>
                  <w:lang w:val="en-GB"/>
                </w:rPr>
                <w:delText>-</w:delText>
              </w:r>
            </w:del>
            <w:r w:rsidRPr="001E7A27">
              <w:rPr>
                <w:rFonts w:ascii="Calibri" w:hAnsi="Calibri" w:cs="Calibri"/>
                <w:color w:val="000000"/>
                <w:lang w:val="en-GB"/>
              </w:rPr>
              <w:t>65)</w:t>
            </w:r>
          </w:p>
        </w:tc>
      </w:tr>
      <w:tr w:rsidR="00EE4EF2" w:rsidRPr="001E7A27" w14:paraId="186BD91F" w14:textId="77777777" w:rsidTr="00967A55">
        <w:tc>
          <w:tcPr>
            <w:tcW w:w="3397" w:type="dxa"/>
            <w:shd w:val="clear" w:color="auto" w:fill="FFFFFF" w:themeFill="background1"/>
            <w:vAlign w:val="bottom"/>
          </w:tcPr>
          <w:p w14:paraId="3FAED1A4" w14:textId="43E9BFEA" w:rsidR="00EE4EF2" w:rsidRPr="001E7A27" w:rsidRDefault="00EE4EF2" w:rsidP="005C7F25">
            <w:pPr>
              <w:pStyle w:val="AR6Table"/>
              <w:rPr>
                <w:lang w:val="en-GB"/>
              </w:rPr>
            </w:pPr>
            <w:r w:rsidRPr="001E7A27">
              <w:rPr>
                <w:lang w:val="en-GB"/>
              </w:rPr>
              <w:t>Other oceanic (</w:t>
            </w:r>
            <w:r w:rsidR="00DC3510" w:rsidRPr="001E7A27">
              <w:rPr>
                <w:lang w:val="en-GB"/>
              </w:rPr>
              <w:t>sea-air flux and</w:t>
            </w:r>
            <w:r w:rsidRPr="001E7A27">
              <w:rPr>
                <w:lang w:val="en-GB"/>
              </w:rPr>
              <w:t xml:space="preserve"> hydrates)</w:t>
            </w:r>
          </w:p>
        </w:tc>
        <w:tc>
          <w:tcPr>
            <w:tcW w:w="567" w:type="dxa"/>
            <w:tcBorders>
              <w:right w:val="single" w:sz="4" w:space="0" w:color="808080" w:themeColor="background1" w:themeShade="80"/>
            </w:tcBorders>
            <w:shd w:val="clear" w:color="auto" w:fill="FFFFFF" w:themeFill="background1"/>
            <w:vAlign w:val="bottom"/>
          </w:tcPr>
          <w:p w14:paraId="30AD4C8F" w14:textId="77777777" w:rsidR="00EE4EF2" w:rsidRPr="001E7A27" w:rsidRDefault="00EE4EF2" w:rsidP="005C7F25">
            <w:pPr>
              <w:pStyle w:val="AR6Table"/>
              <w:jc w:val="right"/>
              <w:rPr>
                <w:lang w:val="en-GB"/>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035EC479"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65A4041C" w14:textId="77777777" w:rsidR="00EE4EF2" w:rsidRPr="001E7A27" w:rsidRDefault="00EE4EF2" w:rsidP="005C7F25">
            <w:pPr>
              <w:pStyle w:val="AR6Table"/>
              <w:jc w:val="right"/>
              <w:rPr>
                <w:lang w:val="en-GB"/>
              </w:rPr>
            </w:pPr>
          </w:p>
        </w:tc>
        <w:tc>
          <w:tcPr>
            <w:tcW w:w="992" w:type="dxa"/>
            <w:tcBorders>
              <w:left w:val="single" w:sz="4" w:space="0" w:color="808080" w:themeColor="background1" w:themeShade="80"/>
            </w:tcBorders>
            <w:shd w:val="clear" w:color="auto" w:fill="FFFFFF" w:themeFill="background1"/>
            <w:vAlign w:val="bottom"/>
          </w:tcPr>
          <w:p w14:paraId="603EA22D" w14:textId="77777777" w:rsidR="00EE4EF2" w:rsidRPr="001E7A27" w:rsidRDefault="00EE4EF2" w:rsidP="005C7F25">
            <w:pPr>
              <w:pStyle w:val="AR6Table"/>
              <w:rPr>
                <w:lang w:val="en-GB"/>
              </w:rPr>
            </w:pPr>
          </w:p>
        </w:tc>
        <w:tc>
          <w:tcPr>
            <w:tcW w:w="567" w:type="dxa"/>
            <w:tcBorders>
              <w:right w:val="single" w:sz="4" w:space="0" w:color="808080" w:themeColor="background1" w:themeShade="80"/>
            </w:tcBorders>
            <w:shd w:val="clear" w:color="auto" w:fill="FFFFFF" w:themeFill="background1"/>
            <w:vAlign w:val="bottom"/>
          </w:tcPr>
          <w:p w14:paraId="5DE089CA" w14:textId="77777777" w:rsidR="00EE4EF2" w:rsidRPr="001E7A27"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0A12E460"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11CFF020" w14:textId="77777777" w:rsidR="00EE4EF2" w:rsidRPr="001E7A27" w:rsidRDefault="00EE4EF2" w:rsidP="005C7F25">
            <w:pPr>
              <w:pStyle w:val="AR6Table"/>
              <w:jc w:val="right"/>
              <w:rPr>
                <w:lang w:val="en-GB"/>
              </w:rPr>
            </w:pPr>
            <w:r w:rsidRPr="001E7A27">
              <w:rPr>
                <w:rFonts w:ascii="Calibri" w:hAnsi="Calibri" w:cs="Calibri"/>
                <w:color w:val="000000"/>
                <w:lang w:val="en-GB"/>
              </w:rPr>
              <w:t>6</w:t>
            </w:r>
          </w:p>
        </w:tc>
        <w:tc>
          <w:tcPr>
            <w:tcW w:w="992" w:type="dxa"/>
            <w:tcBorders>
              <w:left w:val="single" w:sz="4" w:space="0" w:color="808080" w:themeColor="background1" w:themeShade="80"/>
            </w:tcBorders>
            <w:shd w:val="clear" w:color="auto" w:fill="FFFFFF" w:themeFill="background1"/>
            <w:vAlign w:val="bottom"/>
          </w:tcPr>
          <w:p w14:paraId="713BA668" w14:textId="0A6585D7" w:rsidR="00EE4EF2" w:rsidRPr="001E7A27" w:rsidRDefault="00EE4EF2" w:rsidP="005C7F25">
            <w:pPr>
              <w:pStyle w:val="AR6Table"/>
              <w:rPr>
                <w:lang w:val="en-GB"/>
              </w:rPr>
            </w:pPr>
            <w:r w:rsidRPr="001E7A27">
              <w:rPr>
                <w:rFonts w:ascii="Calibri" w:hAnsi="Calibri" w:cs="Calibri"/>
                <w:color w:val="000000"/>
                <w:lang w:val="en-GB"/>
              </w:rPr>
              <w:t>(4</w:t>
            </w:r>
            <w:ins w:id="2077" w:author="Tom Maycock" w:date="2021-09-08T16:33:00Z">
              <w:r w:rsidR="005751EE">
                <w:rPr>
                  <w:rFonts w:ascii="Calibri" w:hAnsi="Calibri" w:cs="Calibri"/>
                  <w:color w:val="000000"/>
                  <w:lang w:val="en-GB"/>
                </w:rPr>
                <w:t>–</w:t>
              </w:r>
            </w:ins>
            <w:del w:id="2078" w:author="Tom Maycock" w:date="2021-09-08T16:33:00Z">
              <w:r w:rsidRPr="001E7A27" w:rsidDel="005751EE">
                <w:rPr>
                  <w:rFonts w:ascii="Calibri" w:hAnsi="Calibri" w:cs="Calibri"/>
                  <w:color w:val="000000"/>
                  <w:lang w:val="en-GB"/>
                </w:rPr>
                <w:delText>-</w:delText>
              </w:r>
            </w:del>
            <w:r w:rsidRPr="001E7A27">
              <w:rPr>
                <w:rFonts w:ascii="Calibri" w:hAnsi="Calibri" w:cs="Calibri"/>
                <w:color w:val="000000"/>
                <w:lang w:val="en-GB"/>
              </w:rPr>
              <w:t>10)</w:t>
            </w:r>
          </w:p>
        </w:tc>
      </w:tr>
      <w:tr w:rsidR="00EE4EF2" w:rsidRPr="001E7A27" w14:paraId="75B349EA" w14:textId="77777777" w:rsidTr="00967A55">
        <w:tc>
          <w:tcPr>
            <w:tcW w:w="3397" w:type="dxa"/>
            <w:shd w:val="clear" w:color="auto" w:fill="FFFFFF" w:themeFill="background1"/>
            <w:vAlign w:val="bottom"/>
          </w:tcPr>
          <w:p w14:paraId="7C753F1E" w14:textId="77777777" w:rsidR="00EE4EF2" w:rsidRPr="001E7A27" w:rsidRDefault="00EE4EF2" w:rsidP="005C7F25">
            <w:pPr>
              <w:pStyle w:val="AR6Table"/>
              <w:rPr>
                <w:lang w:val="en-GB"/>
              </w:rPr>
            </w:pPr>
            <w:r w:rsidRPr="001E7A27">
              <w:rPr>
                <w:lang w:val="en-GB"/>
              </w:rPr>
              <w:t>Permafrost (excl. lakes and wetlands)</w:t>
            </w:r>
          </w:p>
        </w:tc>
        <w:tc>
          <w:tcPr>
            <w:tcW w:w="567" w:type="dxa"/>
            <w:tcBorders>
              <w:right w:val="single" w:sz="4" w:space="0" w:color="808080" w:themeColor="background1" w:themeShade="80"/>
            </w:tcBorders>
            <w:shd w:val="clear" w:color="auto" w:fill="FFFFFF" w:themeFill="background1"/>
            <w:vAlign w:val="bottom"/>
          </w:tcPr>
          <w:p w14:paraId="39035F54" w14:textId="77777777" w:rsidR="00EE4EF2" w:rsidRPr="001E7A27" w:rsidRDefault="00EE4EF2" w:rsidP="005C7F25">
            <w:pPr>
              <w:pStyle w:val="AR6Table"/>
              <w:jc w:val="right"/>
              <w:rPr>
                <w:lang w:val="en-GB"/>
              </w:rPr>
            </w:pP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516CF60D"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5C283713" w14:textId="77777777" w:rsidR="00EE4EF2" w:rsidRPr="001E7A27" w:rsidRDefault="00EE4EF2" w:rsidP="005C7F25">
            <w:pPr>
              <w:pStyle w:val="AR6Table"/>
              <w:jc w:val="right"/>
              <w:rPr>
                <w:lang w:val="en-GB"/>
              </w:rPr>
            </w:pPr>
          </w:p>
        </w:tc>
        <w:tc>
          <w:tcPr>
            <w:tcW w:w="992" w:type="dxa"/>
            <w:tcBorders>
              <w:left w:val="single" w:sz="4" w:space="0" w:color="808080" w:themeColor="background1" w:themeShade="80"/>
            </w:tcBorders>
            <w:shd w:val="clear" w:color="auto" w:fill="FFFFFF" w:themeFill="background1"/>
            <w:vAlign w:val="bottom"/>
          </w:tcPr>
          <w:p w14:paraId="0DD5B264" w14:textId="77777777" w:rsidR="00EE4EF2" w:rsidRPr="001E7A27" w:rsidRDefault="00EE4EF2" w:rsidP="005C7F25">
            <w:pPr>
              <w:pStyle w:val="AR6Table"/>
              <w:rPr>
                <w:lang w:val="en-GB"/>
              </w:rPr>
            </w:pPr>
          </w:p>
        </w:tc>
        <w:tc>
          <w:tcPr>
            <w:tcW w:w="567" w:type="dxa"/>
            <w:tcBorders>
              <w:right w:val="single" w:sz="4" w:space="0" w:color="808080" w:themeColor="background1" w:themeShade="80"/>
            </w:tcBorders>
            <w:shd w:val="clear" w:color="auto" w:fill="FFFFFF" w:themeFill="background1"/>
            <w:vAlign w:val="bottom"/>
          </w:tcPr>
          <w:p w14:paraId="5A295BAD" w14:textId="77777777" w:rsidR="00EE4EF2" w:rsidRPr="001E7A27"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7FAEE245"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732B7CE1" w14:textId="77777777" w:rsidR="00EE4EF2" w:rsidRPr="001E7A27" w:rsidRDefault="00EE4EF2" w:rsidP="005C7F25">
            <w:pPr>
              <w:pStyle w:val="AR6Table"/>
              <w:jc w:val="right"/>
              <w:rPr>
                <w:rFonts w:ascii="Calibri" w:hAnsi="Calibri" w:cs="Calibri"/>
                <w:color w:val="000000"/>
                <w:lang w:val="en-GB"/>
              </w:rPr>
            </w:pPr>
            <w:r w:rsidRPr="001E7A27">
              <w:rPr>
                <w:rFonts w:ascii="Calibri" w:hAnsi="Calibri" w:cs="Calibri"/>
                <w:color w:val="000000"/>
                <w:lang w:val="en-GB"/>
              </w:rPr>
              <w:t>1</w:t>
            </w:r>
          </w:p>
        </w:tc>
        <w:tc>
          <w:tcPr>
            <w:tcW w:w="992" w:type="dxa"/>
            <w:tcBorders>
              <w:left w:val="single" w:sz="4" w:space="0" w:color="808080" w:themeColor="background1" w:themeShade="80"/>
            </w:tcBorders>
            <w:shd w:val="clear" w:color="auto" w:fill="FFFFFF" w:themeFill="background1"/>
            <w:vAlign w:val="bottom"/>
          </w:tcPr>
          <w:p w14:paraId="6662C1D7" w14:textId="3C215170" w:rsidR="00EE4EF2" w:rsidRPr="001E7A27" w:rsidRDefault="00EE4EF2" w:rsidP="005C7F25">
            <w:pPr>
              <w:pStyle w:val="AR6Table"/>
              <w:rPr>
                <w:rFonts w:ascii="Calibri" w:hAnsi="Calibri" w:cs="Calibri"/>
                <w:color w:val="000000"/>
                <w:lang w:val="en-GB"/>
              </w:rPr>
            </w:pPr>
            <w:r w:rsidRPr="001E7A27">
              <w:rPr>
                <w:rFonts w:ascii="Calibri" w:hAnsi="Calibri" w:cs="Calibri"/>
                <w:color w:val="000000"/>
                <w:lang w:val="en-GB"/>
              </w:rPr>
              <w:t>(0</w:t>
            </w:r>
            <w:ins w:id="2079" w:author="Tom Maycock" w:date="2021-09-08T16:33:00Z">
              <w:r w:rsidR="005751EE">
                <w:rPr>
                  <w:rFonts w:ascii="Calibri" w:hAnsi="Calibri" w:cs="Calibri"/>
                  <w:color w:val="000000"/>
                  <w:lang w:val="en-GB"/>
                </w:rPr>
                <w:t>–</w:t>
              </w:r>
            </w:ins>
            <w:del w:id="2080" w:author="Tom Maycock" w:date="2021-09-08T16:33:00Z">
              <w:r w:rsidRPr="001E7A27" w:rsidDel="005751EE">
                <w:rPr>
                  <w:rFonts w:ascii="Calibri" w:hAnsi="Calibri" w:cs="Calibri"/>
                  <w:color w:val="000000"/>
                  <w:lang w:val="en-GB"/>
                </w:rPr>
                <w:delText>-</w:delText>
              </w:r>
            </w:del>
            <w:r w:rsidRPr="001E7A27">
              <w:rPr>
                <w:rFonts w:ascii="Calibri" w:hAnsi="Calibri" w:cs="Calibri"/>
                <w:color w:val="000000"/>
                <w:lang w:val="en-GB"/>
              </w:rPr>
              <w:t>1)</w:t>
            </w:r>
          </w:p>
        </w:tc>
      </w:tr>
      <w:tr w:rsidR="00EE4EF2" w:rsidRPr="001E7A27" w14:paraId="325FE4D3" w14:textId="77777777" w:rsidTr="00967A55">
        <w:tc>
          <w:tcPr>
            <w:tcW w:w="3397" w:type="dxa"/>
            <w:shd w:val="clear" w:color="auto" w:fill="9CC2E5" w:themeFill="accent1" w:themeFillTint="99"/>
            <w:vAlign w:val="bottom"/>
          </w:tcPr>
          <w:p w14:paraId="7A279D06" w14:textId="77777777" w:rsidR="00EE4EF2" w:rsidRPr="001E7A27" w:rsidRDefault="00EE4EF2" w:rsidP="005C7F25">
            <w:pPr>
              <w:pStyle w:val="AR6Table"/>
              <w:rPr>
                <w:lang w:val="en-GB"/>
              </w:rPr>
            </w:pPr>
            <w:r w:rsidRPr="001E7A27">
              <w:rPr>
                <w:lang w:val="en-GB"/>
              </w:rPr>
              <w:t>Anthropogenic sources</w:t>
            </w:r>
          </w:p>
        </w:tc>
        <w:tc>
          <w:tcPr>
            <w:tcW w:w="567" w:type="dxa"/>
            <w:tcBorders>
              <w:right w:val="single" w:sz="4" w:space="0" w:color="808080" w:themeColor="background1" w:themeShade="80"/>
            </w:tcBorders>
            <w:shd w:val="clear" w:color="auto" w:fill="9CC2E5" w:themeFill="accent1" w:themeFillTint="99"/>
            <w:vAlign w:val="bottom"/>
          </w:tcPr>
          <w:p w14:paraId="5CBFFBAB" w14:textId="77777777" w:rsidR="00EE4EF2" w:rsidRPr="001E7A27" w:rsidRDefault="00EE4EF2" w:rsidP="005C7F25">
            <w:pPr>
              <w:pStyle w:val="AR6Table"/>
              <w:jc w:val="right"/>
              <w:rPr>
                <w:lang w:val="en-GB"/>
              </w:rPr>
            </w:pPr>
            <w:r w:rsidRPr="001E7A27">
              <w:rPr>
                <w:lang w:val="en-GB"/>
              </w:rPr>
              <w:t>332</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9CC2E5" w:themeFill="accent1" w:themeFillTint="99"/>
            <w:vAlign w:val="bottom"/>
          </w:tcPr>
          <w:p w14:paraId="4C26BF23" w14:textId="77777777" w:rsidR="00EE4EF2" w:rsidRPr="001E7A27" w:rsidRDefault="00EE4EF2" w:rsidP="005C7F25">
            <w:pPr>
              <w:pStyle w:val="AR6Table"/>
              <w:rPr>
                <w:lang w:val="en-GB"/>
              </w:rPr>
            </w:pPr>
            <w:r w:rsidRPr="001E7A27">
              <w:rPr>
                <w:lang w:val="en-GB"/>
              </w:rPr>
              <w:t>(312–347)</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9CC2E5" w:themeFill="accent1" w:themeFillTint="99"/>
            <w:vAlign w:val="bottom"/>
          </w:tcPr>
          <w:p w14:paraId="057F90C3" w14:textId="77777777" w:rsidR="00EE4EF2" w:rsidRPr="001E7A27" w:rsidRDefault="00EE4EF2" w:rsidP="005C7F25">
            <w:pPr>
              <w:pStyle w:val="AR6Table"/>
              <w:jc w:val="right"/>
              <w:rPr>
                <w:lang w:val="en-GB"/>
              </w:rPr>
            </w:pPr>
            <w:r w:rsidRPr="001E7A27">
              <w:rPr>
                <w:lang w:val="en-GB"/>
              </w:rPr>
              <w:t>330</w:t>
            </w:r>
          </w:p>
        </w:tc>
        <w:tc>
          <w:tcPr>
            <w:tcW w:w="992" w:type="dxa"/>
            <w:tcBorders>
              <w:left w:val="single" w:sz="4" w:space="0" w:color="808080" w:themeColor="background1" w:themeShade="80"/>
            </w:tcBorders>
            <w:shd w:val="clear" w:color="auto" w:fill="9CC2E5" w:themeFill="accent1" w:themeFillTint="99"/>
            <w:vAlign w:val="bottom"/>
          </w:tcPr>
          <w:p w14:paraId="09E143AA" w14:textId="77777777" w:rsidR="00EE4EF2" w:rsidRPr="001E7A27" w:rsidRDefault="00EE4EF2" w:rsidP="005C7F25">
            <w:pPr>
              <w:pStyle w:val="AR6Table"/>
              <w:rPr>
                <w:lang w:val="en-GB"/>
              </w:rPr>
            </w:pPr>
            <w:r w:rsidRPr="001E7A27">
              <w:rPr>
                <w:lang w:val="en-GB"/>
              </w:rPr>
              <w:t>(309–350)</w:t>
            </w:r>
          </w:p>
        </w:tc>
        <w:tc>
          <w:tcPr>
            <w:tcW w:w="567" w:type="dxa"/>
            <w:tcBorders>
              <w:right w:val="single" w:sz="4" w:space="0" w:color="808080" w:themeColor="background1" w:themeShade="80"/>
            </w:tcBorders>
            <w:shd w:val="clear" w:color="auto" w:fill="9CC2E5" w:themeFill="accent1" w:themeFillTint="99"/>
            <w:vAlign w:val="bottom"/>
          </w:tcPr>
          <w:p w14:paraId="21ED746D" w14:textId="77777777" w:rsidR="00EE4EF2" w:rsidRPr="001E7A27" w:rsidRDefault="00EE4EF2" w:rsidP="005C7F25">
            <w:pPr>
              <w:pStyle w:val="AR6Table"/>
              <w:jc w:val="right"/>
              <w:rPr>
                <w:lang w:val="en-GB"/>
              </w:rPr>
            </w:pPr>
            <w:r w:rsidRPr="001E7A27">
              <w:rPr>
                <w:lang w:val="en-GB"/>
              </w:rPr>
              <w:t>357</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9CC2E5" w:themeFill="accent1" w:themeFillTint="99"/>
            <w:vAlign w:val="bottom"/>
          </w:tcPr>
          <w:p w14:paraId="2D983EC2" w14:textId="77777777" w:rsidR="00EE4EF2" w:rsidRPr="001E7A27" w:rsidRDefault="00EE4EF2" w:rsidP="005C7F25">
            <w:pPr>
              <w:pStyle w:val="AR6Table"/>
              <w:rPr>
                <w:lang w:val="en-GB"/>
              </w:rPr>
            </w:pPr>
            <w:r w:rsidRPr="001E7A27">
              <w:rPr>
                <w:lang w:val="en-GB"/>
              </w:rPr>
              <w:t>(336–375)</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9CC2E5" w:themeFill="accent1" w:themeFillTint="99"/>
            <w:vAlign w:val="bottom"/>
          </w:tcPr>
          <w:p w14:paraId="44AC650E" w14:textId="77777777" w:rsidR="00EE4EF2" w:rsidRPr="001E7A27" w:rsidRDefault="00EE4EF2" w:rsidP="005C7F25">
            <w:pPr>
              <w:pStyle w:val="AR6Table"/>
              <w:jc w:val="right"/>
              <w:rPr>
                <w:lang w:val="en-GB"/>
              </w:rPr>
            </w:pPr>
            <w:r w:rsidRPr="001E7A27">
              <w:rPr>
                <w:lang w:val="en-GB"/>
              </w:rPr>
              <w:t>356</w:t>
            </w:r>
          </w:p>
        </w:tc>
        <w:tc>
          <w:tcPr>
            <w:tcW w:w="992" w:type="dxa"/>
            <w:tcBorders>
              <w:left w:val="single" w:sz="4" w:space="0" w:color="808080" w:themeColor="background1" w:themeShade="80"/>
            </w:tcBorders>
            <w:shd w:val="clear" w:color="auto" w:fill="9CC2E5" w:themeFill="accent1" w:themeFillTint="99"/>
            <w:vAlign w:val="bottom"/>
          </w:tcPr>
          <w:p w14:paraId="24AD95FE" w14:textId="77777777" w:rsidR="00EE4EF2" w:rsidRPr="001E7A27" w:rsidRDefault="00EE4EF2" w:rsidP="005C7F25">
            <w:pPr>
              <w:pStyle w:val="AR6Table"/>
              <w:rPr>
                <w:lang w:val="en-GB"/>
              </w:rPr>
            </w:pPr>
            <w:r w:rsidRPr="001E7A27">
              <w:rPr>
                <w:lang w:val="en-GB"/>
              </w:rPr>
              <w:t>(335–383)</w:t>
            </w:r>
          </w:p>
        </w:tc>
      </w:tr>
      <w:tr w:rsidR="00EE4EF2" w:rsidRPr="001E7A27" w14:paraId="4BEC16BD" w14:textId="77777777" w:rsidTr="00967A55">
        <w:tc>
          <w:tcPr>
            <w:tcW w:w="3397" w:type="dxa"/>
            <w:shd w:val="clear" w:color="auto" w:fill="DEEAF6" w:themeFill="accent1" w:themeFillTint="33"/>
            <w:vAlign w:val="bottom"/>
          </w:tcPr>
          <w:p w14:paraId="23DA4B4B" w14:textId="69E43EC6" w:rsidR="00EE4EF2" w:rsidRPr="001E7A27" w:rsidRDefault="00EE4EF2" w:rsidP="005C7F25">
            <w:pPr>
              <w:pStyle w:val="AR6Table"/>
              <w:rPr>
                <w:lang w:val="en-GB"/>
              </w:rPr>
            </w:pPr>
            <w:r w:rsidRPr="001E7A27">
              <w:rPr>
                <w:lang w:val="en-GB"/>
              </w:rPr>
              <w:t xml:space="preserve">Agriculture </w:t>
            </w:r>
            <w:ins w:id="2081" w:author="Soapbox" w:date="2021-07-27T14:32:00Z">
              <w:r w:rsidR="008B15E7" w:rsidRPr="001E7A27">
                <w:rPr>
                  <w:lang w:val="en-GB"/>
                </w:rPr>
                <w:t>and</w:t>
              </w:r>
            </w:ins>
            <w:del w:id="2082" w:author="Soapbox" w:date="2021-07-27T14:32:00Z">
              <w:r w:rsidRPr="001E7A27" w:rsidDel="008B15E7">
                <w:rPr>
                  <w:lang w:val="en-GB"/>
                </w:rPr>
                <w:delText>&amp;</w:delText>
              </w:r>
            </w:del>
            <w:r w:rsidRPr="001E7A27">
              <w:rPr>
                <w:lang w:val="en-GB"/>
              </w:rPr>
              <w:t xml:space="preserve"> </w:t>
            </w:r>
            <w:ins w:id="2083" w:author="Soapbox" w:date="2021-07-17T07:14:00Z">
              <w:r w:rsidR="008F1199" w:rsidRPr="001E7A27">
                <w:rPr>
                  <w:lang w:val="en-GB"/>
                </w:rPr>
                <w:t>w</w:t>
              </w:r>
            </w:ins>
            <w:del w:id="2084" w:author="Soapbox" w:date="2021-07-17T07:14:00Z">
              <w:r w:rsidRPr="001E7A27" w:rsidDel="008F1199">
                <w:rPr>
                  <w:lang w:val="en-GB"/>
                </w:rPr>
                <w:delText>W</w:delText>
              </w:r>
            </w:del>
            <w:r w:rsidRPr="001E7A27">
              <w:rPr>
                <w:lang w:val="en-GB"/>
              </w:rPr>
              <w:t>aste</w:t>
            </w:r>
          </w:p>
        </w:tc>
        <w:tc>
          <w:tcPr>
            <w:tcW w:w="567" w:type="dxa"/>
            <w:tcBorders>
              <w:right w:val="single" w:sz="4" w:space="0" w:color="808080" w:themeColor="background1" w:themeShade="80"/>
            </w:tcBorders>
            <w:shd w:val="clear" w:color="auto" w:fill="DEEAF6" w:themeFill="accent1" w:themeFillTint="33"/>
            <w:vAlign w:val="bottom"/>
          </w:tcPr>
          <w:p w14:paraId="08875185" w14:textId="77777777" w:rsidR="00EE4EF2" w:rsidRPr="001E7A27" w:rsidRDefault="00EE4EF2" w:rsidP="005C7F25">
            <w:pPr>
              <w:pStyle w:val="AR6Table"/>
              <w:jc w:val="right"/>
              <w:rPr>
                <w:lang w:val="en-GB"/>
              </w:rPr>
            </w:pPr>
            <w:r w:rsidRPr="001E7A27">
              <w:rPr>
                <w:lang w:val="en-GB"/>
              </w:rPr>
              <w:t>206</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4A4F038D" w14:textId="77777777" w:rsidR="00EE4EF2" w:rsidRPr="001E7A27" w:rsidRDefault="00EE4EF2" w:rsidP="005C7F25">
            <w:pPr>
              <w:pStyle w:val="AR6Table"/>
              <w:rPr>
                <w:lang w:val="en-GB"/>
              </w:rPr>
            </w:pPr>
            <w:r w:rsidRPr="001E7A27">
              <w:rPr>
                <w:lang w:val="en-GB"/>
              </w:rPr>
              <w:t>(198–219)</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544826D1" w14:textId="77777777" w:rsidR="00EE4EF2" w:rsidRPr="001E7A27" w:rsidRDefault="00EE4EF2" w:rsidP="005C7F25">
            <w:pPr>
              <w:pStyle w:val="AR6Table"/>
              <w:jc w:val="right"/>
              <w:rPr>
                <w:lang w:val="en-GB"/>
              </w:rPr>
            </w:pPr>
            <w:r w:rsidRPr="001E7A27">
              <w:rPr>
                <w:lang w:val="en-GB"/>
              </w:rPr>
              <w:t>195</w:t>
            </w:r>
          </w:p>
        </w:tc>
        <w:tc>
          <w:tcPr>
            <w:tcW w:w="992" w:type="dxa"/>
            <w:tcBorders>
              <w:left w:val="single" w:sz="4" w:space="0" w:color="808080" w:themeColor="background1" w:themeShade="80"/>
            </w:tcBorders>
            <w:shd w:val="clear" w:color="auto" w:fill="DEEAF6" w:themeFill="accent1" w:themeFillTint="33"/>
            <w:vAlign w:val="bottom"/>
          </w:tcPr>
          <w:p w14:paraId="6F05FDA9" w14:textId="77777777" w:rsidR="00EE4EF2" w:rsidRPr="001E7A27" w:rsidRDefault="00EE4EF2" w:rsidP="005C7F25">
            <w:pPr>
              <w:pStyle w:val="AR6Table"/>
              <w:rPr>
                <w:lang w:val="en-GB"/>
              </w:rPr>
            </w:pPr>
            <w:r w:rsidRPr="001E7A27">
              <w:rPr>
                <w:lang w:val="en-GB"/>
              </w:rPr>
              <w:t>(185–212)</w:t>
            </w:r>
          </w:p>
        </w:tc>
        <w:tc>
          <w:tcPr>
            <w:tcW w:w="567" w:type="dxa"/>
            <w:tcBorders>
              <w:right w:val="single" w:sz="4" w:space="0" w:color="808080" w:themeColor="background1" w:themeShade="80"/>
            </w:tcBorders>
            <w:shd w:val="clear" w:color="auto" w:fill="DEEAF6" w:themeFill="accent1" w:themeFillTint="33"/>
            <w:vAlign w:val="bottom"/>
          </w:tcPr>
          <w:p w14:paraId="53E11F26" w14:textId="77777777" w:rsidR="00EE4EF2" w:rsidRPr="001E7A27" w:rsidRDefault="00EE4EF2" w:rsidP="005C7F25">
            <w:pPr>
              <w:pStyle w:val="AR6Table"/>
              <w:jc w:val="right"/>
              <w:rPr>
                <w:lang w:val="en-GB"/>
              </w:rPr>
            </w:pPr>
            <w:r w:rsidRPr="001E7A27">
              <w:rPr>
                <w:lang w:val="en-GB"/>
              </w:rPr>
              <w:t>221</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7E74DE3A" w14:textId="77777777" w:rsidR="00EE4EF2" w:rsidRPr="001E7A27" w:rsidRDefault="00EE4EF2" w:rsidP="005C7F25">
            <w:pPr>
              <w:pStyle w:val="AR6Table"/>
              <w:rPr>
                <w:lang w:val="en-GB"/>
              </w:rPr>
            </w:pPr>
            <w:r w:rsidRPr="001E7A27">
              <w:rPr>
                <w:lang w:val="en-GB"/>
              </w:rPr>
              <w:t>(209–238)</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647E46B6" w14:textId="77777777" w:rsidR="00EE4EF2" w:rsidRPr="001E7A27" w:rsidRDefault="00EE4EF2" w:rsidP="005C7F25">
            <w:pPr>
              <w:pStyle w:val="AR6Table"/>
              <w:jc w:val="right"/>
              <w:rPr>
                <w:lang w:val="en-GB"/>
              </w:rPr>
            </w:pPr>
            <w:r w:rsidRPr="001E7A27">
              <w:rPr>
                <w:lang w:val="en-GB"/>
              </w:rPr>
              <w:t>208</w:t>
            </w:r>
          </w:p>
        </w:tc>
        <w:tc>
          <w:tcPr>
            <w:tcW w:w="992" w:type="dxa"/>
            <w:tcBorders>
              <w:left w:val="single" w:sz="4" w:space="0" w:color="808080" w:themeColor="background1" w:themeShade="80"/>
            </w:tcBorders>
            <w:shd w:val="clear" w:color="auto" w:fill="DEEAF6" w:themeFill="accent1" w:themeFillTint="33"/>
            <w:vAlign w:val="bottom"/>
          </w:tcPr>
          <w:p w14:paraId="5B6BA6D5" w14:textId="77777777" w:rsidR="00EE4EF2" w:rsidRPr="001E7A27" w:rsidRDefault="00EE4EF2" w:rsidP="005C7F25">
            <w:pPr>
              <w:pStyle w:val="AR6Table"/>
              <w:rPr>
                <w:lang w:val="en-GB"/>
              </w:rPr>
            </w:pPr>
            <w:r w:rsidRPr="001E7A27">
              <w:rPr>
                <w:lang w:val="en-GB"/>
              </w:rPr>
              <w:t>(192–230)</w:t>
            </w:r>
          </w:p>
        </w:tc>
      </w:tr>
      <w:tr w:rsidR="00EE4EF2" w:rsidRPr="001E7A27" w14:paraId="3A62AC18" w14:textId="77777777" w:rsidTr="00967A55">
        <w:tc>
          <w:tcPr>
            <w:tcW w:w="3397" w:type="dxa"/>
            <w:shd w:val="clear" w:color="auto" w:fill="auto"/>
            <w:vAlign w:val="bottom"/>
          </w:tcPr>
          <w:p w14:paraId="3B3136F0" w14:textId="2EADFA84" w:rsidR="00EE4EF2" w:rsidRPr="001E7A27" w:rsidRDefault="00EE4EF2" w:rsidP="005C7F25">
            <w:pPr>
              <w:pStyle w:val="AR6Table"/>
              <w:rPr>
                <w:lang w:val="en-GB"/>
              </w:rPr>
            </w:pPr>
            <w:r w:rsidRPr="001E7A27">
              <w:rPr>
                <w:lang w:val="en-GB"/>
              </w:rPr>
              <w:t xml:space="preserve">Enteric fermentation </w:t>
            </w:r>
            <w:ins w:id="2085" w:author="Soapbox" w:date="2021-07-27T14:32:00Z">
              <w:r w:rsidR="008B15E7" w:rsidRPr="001E7A27">
                <w:rPr>
                  <w:lang w:val="en-GB"/>
                </w:rPr>
                <w:t>and</w:t>
              </w:r>
            </w:ins>
            <w:del w:id="2086" w:author="Soapbox" w:date="2021-07-27T14:32:00Z">
              <w:r w:rsidRPr="001E7A27" w:rsidDel="008B15E7">
                <w:rPr>
                  <w:lang w:val="en-GB"/>
                </w:rPr>
                <w:delText>&amp;</w:delText>
              </w:r>
            </w:del>
            <w:r w:rsidRPr="001E7A27">
              <w:rPr>
                <w:lang w:val="en-GB"/>
              </w:rPr>
              <w:t xml:space="preserve"> </w:t>
            </w:r>
            <w:ins w:id="2087" w:author="Soapbox" w:date="2021-07-17T07:14:00Z">
              <w:r w:rsidR="008F1199" w:rsidRPr="001E7A27">
                <w:rPr>
                  <w:lang w:val="en-GB"/>
                </w:rPr>
                <w:t>m</w:t>
              </w:r>
            </w:ins>
            <w:del w:id="2088" w:author="Soapbox" w:date="2021-07-17T07:14:00Z">
              <w:r w:rsidRPr="001E7A27" w:rsidDel="008F1199">
                <w:rPr>
                  <w:lang w:val="en-GB"/>
                </w:rPr>
                <w:delText>M</w:delText>
              </w:r>
            </w:del>
            <w:r w:rsidRPr="001E7A27">
              <w:rPr>
                <w:lang w:val="en-GB"/>
              </w:rPr>
              <w:t>anure</w:t>
            </w:r>
          </w:p>
        </w:tc>
        <w:tc>
          <w:tcPr>
            <w:tcW w:w="567" w:type="dxa"/>
            <w:tcBorders>
              <w:right w:val="single" w:sz="4" w:space="0" w:color="808080" w:themeColor="background1" w:themeShade="80"/>
            </w:tcBorders>
            <w:shd w:val="clear" w:color="auto" w:fill="auto"/>
            <w:vAlign w:val="bottom"/>
          </w:tcPr>
          <w:p w14:paraId="6A156CB4" w14:textId="77777777" w:rsidR="00EE4EF2" w:rsidRPr="001E7A27" w:rsidRDefault="00EE4EF2" w:rsidP="005C7F25">
            <w:pPr>
              <w:pStyle w:val="AR6Table"/>
              <w:jc w:val="right"/>
              <w:rPr>
                <w:lang w:val="en-GB"/>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2F81539"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25311C3" w14:textId="77777777" w:rsidR="00EE4EF2" w:rsidRPr="001E7A27" w:rsidRDefault="00EE4EF2" w:rsidP="005C7F25">
            <w:pPr>
              <w:pStyle w:val="AR6Table"/>
              <w:jc w:val="right"/>
              <w:rPr>
                <w:lang w:val="en-GB"/>
              </w:rPr>
            </w:pPr>
            <w:r w:rsidRPr="001E7A27">
              <w:rPr>
                <w:lang w:val="en-GB"/>
              </w:rPr>
              <w:t>103</w:t>
            </w:r>
          </w:p>
        </w:tc>
        <w:tc>
          <w:tcPr>
            <w:tcW w:w="992" w:type="dxa"/>
            <w:tcBorders>
              <w:left w:val="single" w:sz="4" w:space="0" w:color="808080" w:themeColor="background1" w:themeShade="80"/>
            </w:tcBorders>
            <w:shd w:val="clear" w:color="auto" w:fill="auto"/>
            <w:vAlign w:val="bottom"/>
          </w:tcPr>
          <w:p w14:paraId="17DD2874" w14:textId="77777777" w:rsidR="00EE4EF2" w:rsidRPr="001E7A27" w:rsidRDefault="00EE4EF2" w:rsidP="005C7F25">
            <w:pPr>
              <w:pStyle w:val="AR6Table"/>
              <w:rPr>
                <w:lang w:val="en-GB"/>
              </w:rPr>
            </w:pPr>
            <w:r w:rsidRPr="001E7A27">
              <w:rPr>
                <w:lang w:val="en-GB"/>
              </w:rPr>
              <w:t>(101–107)</w:t>
            </w:r>
          </w:p>
        </w:tc>
        <w:tc>
          <w:tcPr>
            <w:tcW w:w="567" w:type="dxa"/>
            <w:tcBorders>
              <w:right w:val="single" w:sz="4" w:space="0" w:color="808080" w:themeColor="background1" w:themeShade="80"/>
            </w:tcBorders>
            <w:shd w:val="clear" w:color="auto" w:fill="auto"/>
            <w:vAlign w:val="bottom"/>
          </w:tcPr>
          <w:p w14:paraId="1A65AFFA" w14:textId="77777777" w:rsidR="00EE4EF2" w:rsidRPr="001E7A27"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A1CC863"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D404B24" w14:textId="77777777" w:rsidR="00EE4EF2" w:rsidRPr="001E7A27" w:rsidRDefault="00EE4EF2" w:rsidP="005C7F25">
            <w:pPr>
              <w:pStyle w:val="AR6Table"/>
              <w:jc w:val="right"/>
              <w:rPr>
                <w:lang w:val="en-GB"/>
              </w:rPr>
            </w:pPr>
            <w:r w:rsidRPr="001E7A27">
              <w:rPr>
                <w:lang w:val="en-GB"/>
              </w:rPr>
              <w:t>109</w:t>
            </w:r>
          </w:p>
        </w:tc>
        <w:tc>
          <w:tcPr>
            <w:tcW w:w="992" w:type="dxa"/>
            <w:tcBorders>
              <w:left w:val="single" w:sz="4" w:space="0" w:color="808080" w:themeColor="background1" w:themeShade="80"/>
            </w:tcBorders>
            <w:shd w:val="clear" w:color="auto" w:fill="auto"/>
            <w:vAlign w:val="bottom"/>
          </w:tcPr>
          <w:p w14:paraId="368F815D" w14:textId="77777777" w:rsidR="00EE4EF2" w:rsidRPr="001E7A27" w:rsidRDefault="00EE4EF2" w:rsidP="005C7F25">
            <w:pPr>
              <w:pStyle w:val="AR6Table"/>
              <w:rPr>
                <w:lang w:val="en-GB"/>
              </w:rPr>
            </w:pPr>
            <w:r w:rsidRPr="001E7A27">
              <w:rPr>
                <w:lang w:val="en-GB"/>
              </w:rPr>
              <w:t>(106–115)</w:t>
            </w:r>
          </w:p>
        </w:tc>
      </w:tr>
      <w:tr w:rsidR="00EE4EF2" w:rsidRPr="001E7A27" w14:paraId="060CFD80" w14:textId="77777777" w:rsidTr="00967A55">
        <w:tc>
          <w:tcPr>
            <w:tcW w:w="3397" w:type="dxa"/>
            <w:shd w:val="clear" w:color="auto" w:fill="auto"/>
            <w:vAlign w:val="bottom"/>
          </w:tcPr>
          <w:p w14:paraId="7670F05A" w14:textId="21D4C1D6" w:rsidR="00EE4EF2" w:rsidRPr="001E7A27" w:rsidRDefault="00EE4EF2" w:rsidP="005C7F25">
            <w:pPr>
              <w:pStyle w:val="AR6Table"/>
              <w:rPr>
                <w:lang w:val="en-GB"/>
              </w:rPr>
            </w:pPr>
            <w:r w:rsidRPr="001E7A27">
              <w:rPr>
                <w:lang w:val="en-GB"/>
              </w:rPr>
              <w:t xml:space="preserve">Landfills </w:t>
            </w:r>
            <w:ins w:id="2089" w:author="Soapbox" w:date="2021-07-27T14:32:00Z">
              <w:r w:rsidR="008B15E7" w:rsidRPr="001E7A27">
                <w:rPr>
                  <w:lang w:val="en-GB"/>
                </w:rPr>
                <w:t>and</w:t>
              </w:r>
            </w:ins>
            <w:del w:id="2090" w:author="Soapbox" w:date="2021-07-27T14:32:00Z">
              <w:r w:rsidRPr="001E7A27" w:rsidDel="008B15E7">
                <w:rPr>
                  <w:lang w:val="en-GB"/>
                </w:rPr>
                <w:delText>&amp;</w:delText>
              </w:r>
            </w:del>
            <w:r w:rsidRPr="001E7A27">
              <w:rPr>
                <w:lang w:val="en-GB"/>
              </w:rPr>
              <w:t xml:space="preserve"> waste</w:t>
            </w:r>
          </w:p>
        </w:tc>
        <w:tc>
          <w:tcPr>
            <w:tcW w:w="567" w:type="dxa"/>
            <w:tcBorders>
              <w:right w:val="single" w:sz="4" w:space="0" w:color="808080" w:themeColor="background1" w:themeShade="80"/>
            </w:tcBorders>
            <w:shd w:val="clear" w:color="auto" w:fill="auto"/>
            <w:vAlign w:val="bottom"/>
          </w:tcPr>
          <w:p w14:paraId="65C1B284" w14:textId="77777777" w:rsidR="00EE4EF2" w:rsidRPr="001E7A27" w:rsidRDefault="00EE4EF2" w:rsidP="005C7F25">
            <w:pPr>
              <w:pStyle w:val="AR6Table"/>
              <w:jc w:val="right"/>
              <w:rPr>
                <w:lang w:val="en-GB"/>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2EA5BAD"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3CBE101" w14:textId="77777777" w:rsidR="00EE4EF2" w:rsidRPr="001E7A27" w:rsidRDefault="00EE4EF2" w:rsidP="005C7F25">
            <w:pPr>
              <w:pStyle w:val="AR6Table"/>
              <w:jc w:val="right"/>
              <w:rPr>
                <w:lang w:val="en-GB"/>
              </w:rPr>
            </w:pPr>
            <w:r w:rsidRPr="001E7A27">
              <w:rPr>
                <w:lang w:val="en-GB"/>
              </w:rPr>
              <w:t>60</w:t>
            </w:r>
          </w:p>
        </w:tc>
        <w:tc>
          <w:tcPr>
            <w:tcW w:w="992" w:type="dxa"/>
            <w:tcBorders>
              <w:left w:val="single" w:sz="4" w:space="0" w:color="808080" w:themeColor="background1" w:themeShade="80"/>
            </w:tcBorders>
            <w:shd w:val="clear" w:color="auto" w:fill="auto"/>
            <w:vAlign w:val="bottom"/>
          </w:tcPr>
          <w:p w14:paraId="3F839F15" w14:textId="77777777" w:rsidR="00EE4EF2" w:rsidRPr="001E7A27" w:rsidRDefault="00EE4EF2" w:rsidP="005C7F25">
            <w:pPr>
              <w:pStyle w:val="AR6Table"/>
              <w:rPr>
                <w:lang w:val="en-GB"/>
              </w:rPr>
            </w:pPr>
            <w:r w:rsidRPr="001E7A27">
              <w:rPr>
                <w:lang w:val="en-GB"/>
              </w:rPr>
              <w:t>(53–70)</w:t>
            </w:r>
          </w:p>
        </w:tc>
        <w:tc>
          <w:tcPr>
            <w:tcW w:w="567" w:type="dxa"/>
            <w:tcBorders>
              <w:right w:val="single" w:sz="4" w:space="0" w:color="808080" w:themeColor="background1" w:themeShade="80"/>
            </w:tcBorders>
            <w:shd w:val="clear" w:color="auto" w:fill="auto"/>
            <w:vAlign w:val="bottom"/>
          </w:tcPr>
          <w:p w14:paraId="377AB98D" w14:textId="77777777" w:rsidR="00EE4EF2" w:rsidRPr="001E7A27"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A2D36A7"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3969C1B" w14:textId="77777777" w:rsidR="00EE4EF2" w:rsidRPr="001E7A27" w:rsidRDefault="00EE4EF2" w:rsidP="005C7F25">
            <w:pPr>
              <w:pStyle w:val="AR6Table"/>
              <w:jc w:val="right"/>
              <w:rPr>
                <w:lang w:val="en-GB"/>
              </w:rPr>
            </w:pPr>
            <w:r w:rsidRPr="001E7A27">
              <w:rPr>
                <w:lang w:val="en-GB"/>
              </w:rPr>
              <w:t>64</w:t>
            </w:r>
          </w:p>
        </w:tc>
        <w:tc>
          <w:tcPr>
            <w:tcW w:w="992" w:type="dxa"/>
            <w:tcBorders>
              <w:left w:val="single" w:sz="4" w:space="0" w:color="808080" w:themeColor="background1" w:themeShade="80"/>
            </w:tcBorders>
            <w:shd w:val="clear" w:color="auto" w:fill="auto"/>
            <w:vAlign w:val="bottom"/>
          </w:tcPr>
          <w:p w14:paraId="33EF7FF7" w14:textId="77777777" w:rsidR="00EE4EF2" w:rsidRPr="001E7A27" w:rsidRDefault="00EE4EF2" w:rsidP="005C7F25">
            <w:pPr>
              <w:pStyle w:val="AR6Table"/>
              <w:rPr>
                <w:lang w:val="en-GB"/>
              </w:rPr>
            </w:pPr>
            <w:r w:rsidRPr="001E7A27">
              <w:rPr>
                <w:lang w:val="en-GB"/>
              </w:rPr>
              <w:t>(55–77)</w:t>
            </w:r>
          </w:p>
        </w:tc>
      </w:tr>
      <w:tr w:rsidR="00EE4EF2" w:rsidRPr="001E7A27" w14:paraId="1CF9F279" w14:textId="77777777" w:rsidTr="00967A55">
        <w:tc>
          <w:tcPr>
            <w:tcW w:w="3397" w:type="dxa"/>
            <w:shd w:val="clear" w:color="auto" w:fill="auto"/>
            <w:vAlign w:val="bottom"/>
          </w:tcPr>
          <w:p w14:paraId="3B65D804" w14:textId="77777777" w:rsidR="00EE4EF2" w:rsidRPr="001E7A27" w:rsidRDefault="00EE4EF2" w:rsidP="005C7F25">
            <w:pPr>
              <w:pStyle w:val="AR6Table"/>
              <w:rPr>
                <w:lang w:val="en-GB"/>
              </w:rPr>
            </w:pPr>
            <w:r w:rsidRPr="001E7A27">
              <w:rPr>
                <w:lang w:val="en-GB"/>
              </w:rPr>
              <w:t>Rice</w:t>
            </w:r>
          </w:p>
        </w:tc>
        <w:tc>
          <w:tcPr>
            <w:tcW w:w="567" w:type="dxa"/>
            <w:tcBorders>
              <w:right w:val="single" w:sz="4" w:space="0" w:color="808080" w:themeColor="background1" w:themeShade="80"/>
            </w:tcBorders>
            <w:shd w:val="clear" w:color="auto" w:fill="auto"/>
            <w:vAlign w:val="bottom"/>
          </w:tcPr>
          <w:p w14:paraId="4D1CD3FD" w14:textId="77777777" w:rsidR="00EE4EF2" w:rsidRPr="001E7A27" w:rsidRDefault="00EE4EF2" w:rsidP="005C7F25">
            <w:pPr>
              <w:pStyle w:val="AR6Table"/>
              <w:jc w:val="right"/>
              <w:rPr>
                <w:lang w:val="en-GB"/>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5FD7623"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7AA05C4" w14:textId="77777777" w:rsidR="00EE4EF2" w:rsidRPr="001E7A27" w:rsidRDefault="00EE4EF2" w:rsidP="005C7F25">
            <w:pPr>
              <w:pStyle w:val="AR6Table"/>
              <w:jc w:val="right"/>
              <w:rPr>
                <w:lang w:val="en-GB"/>
              </w:rPr>
            </w:pPr>
            <w:r w:rsidRPr="001E7A27">
              <w:rPr>
                <w:lang w:val="en-GB"/>
              </w:rPr>
              <w:t>29</w:t>
            </w:r>
          </w:p>
        </w:tc>
        <w:tc>
          <w:tcPr>
            <w:tcW w:w="992" w:type="dxa"/>
            <w:tcBorders>
              <w:left w:val="single" w:sz="4" w:space="0" w:color="808080" w:themeColor="background1" w:themeShade="80"/>
            </w:tcBorders>
            <w:shd w:val="clear" w:color="auto" w:fill="auto"/>
            <w:vAlign w:val="bottom"/>
          </w:tcPr>
          <w:p w14:paraId="60ABFD01" w14:textId="77777777" w:rsidR="00EE4EF2" w:rsidRPr="001E7A27" w:rsidRDefault="00EE4EF2" w:rsidP="005C7F25">
            <w:pPr>
              <w:pStyle w:val="AR6Table"/>
              <w:rPr>
                <w:lang w:val="en-GB"/>
              </w:rPr>
            </w:pPr>
            <w:r w:rsidRPr="001E7A27">
              <w:rPr>
                <w:lang w:val="en-GB"/>
              </w:rPr>
              <w:t>(23–34)</w:t>
            </w:r>
          </w:p>
        </w:tc>
        <w:tc>
          <w:tcPr>
            <w:tcW w:w="567" w:type="dxa"/>
            <w:tcBorders>
              <w:right w:val="single" w:sz="4" w:space="0" w:color="808080" w:themeColor="background1" w:themeShade="80"/>
            </w:tcBorders>
            <w:shd w:val="clear" w:color="auto" w:fill="auto"/>
            <w:vAlign w:val="bottom"/>
          </w:tcPr>
          <w:p w14:paraId="4115F02C" w14:textId="77777777" w:rsidR="00EE4EF2" w:rsidRPr="001E7A27"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1AB958A" w14:textId="77777777" w:rsidR="00EE4EF2" w:rsidRPr="001E7A27"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2E948289" w14:textId="77777777" w:rsidR="00EE4EF2" w:rsidRPr="001E7A27" w:rsidRDefault="00EE4EF2" w:rsidP="005C7F25">
            <w:pPr>
              <w:pStyle w:val="AR6Table"/>
              <w:jc w:val="right"/>
              <w:rPr>
                <w:lang w:val="en-GB"/>
              </w:rPr>
            </w:pPr>
            <w:r w:rsidRPr="001E7A27">
              <w:rPr>
                <w:lang w:val="en-GB"/>
              </w:rPr>
              <w:t>31</w:t>
            </w:r>
          </w:p>
        </w:tc>
        <w:tc>
          <w:tcPr>
            <w:tcW w:w="992" w:type="dxa"/>
            <w:tcBorders>
              <w:left w:val="single" w:sz="4" w:space="0" w:color="808080" w:themeColor="background1" w:themeShade="80"/>
            </w:tcBorders>
            <w:shd w:val="clear" w:color="auto" w:fill="auto"/>
            <w:vAlign w:val="bottom"/>
          </w:tcPr>
          <w:p w14:paraId="12608C7A" w14:textId="77777777" w:rsidR="00EE4EF2" w:rsidRPr="001E7A27" w:rsidRDefault="00EE4EF2" w:rsidP="005C7F25">
            <w:pPr>
              <w:pStyle w:val="AR6Table"/>
              <w:rPr>
                <w:lang w:val="en-GB"/>
              </w:rPr>
            </w:pPr>
            <w:r w:rsidRPr="001E7A27">
              <w:rPr>
                <w:lang w:val="en-GB"/>
              </w:rPr>
              <w:t>(25–37)</w:t>
            </w:r>
          </w:p>
        </w:tc>
      </w:tr>
      <w:tr w:rsidR="00EE4EF2" w:rsidRPr="001E7A27" w14:paraId="5F7B37B1" w14:textId="77777777" w:rsidTr="00967A55">
        <w:tc>
          <w:tcPr>
            <w:tcW w:w="3397" w:type="dxa"/>
            <w:shd w:val="clear" w:color="auto" w:fill="DEEAF6" w:themeFill="accent1" w:themeFillTint="33"/>
            <w:vAlign w:val="bottom"/>
          </w:tcPr>
          <w:p w14:paraId="3BD7D0BE" w14:textId="77777777" w:rsidR="00EE4EF2" w:rsidRPr="001E7A27" w:rsidRDefault="00EE4EF2" w:rsidP="005C7F25">
            <w:pPr>
              <w:pStyle w:val="AR6Table"/>
              <w:rPr>
                <w:lang w:val="en-GB" w:eastAsia="en-US"/>
              </w:rPr>
            </w:pPr>
            <w:r w:rsidRPr="001E7A27">
              <w:rPr>
                <w:lang w:val="en-GB"/>
              </w:rPr>
              <w:t>Fossil fuels</w:t>
            </w:r>
          </w:p>
        </w:tc>
        <w:tc>
          <w:tcPr>
            <w:tcW w:w="567" w:type="dxa"/>
            <w:tcBorders>
              <w:right w:val="single" w:sz="4" w:space="0" w:color="808080" w:themeColor="background1" w:themeShade="80"/>
            </w:tcBorders>
            <w:shd w:val="clear" w:color="auto" w:fill="DEEAF6" w:themeFill="accent1" w:themeFillTint="33"/>
            <w:vAlign w:val="bottom"/>
          </w:tcPr>
          <w:p w14:paraId="616FD91F" w14:textId="77777777" w:rsidR="00EE4EF2" w:rsidRPr="001E7A27" w:rsidRDefault="00EE4EF2" w:rsidP="005C7F25">
            <w:pPr>
              <w:pStyle w:val="AR6Table"/>
              <w:jc w:val="right"/>
              <w:rPr>
                <w:lang w:val="en-GB" w:eastAsia="en-US"/>
              </w:rPr>
            </w:pPr>
            <w:r w:rsidRPr="001E7A27">
              <w:rPr>
                <w:lang w:val="en-GB"/>
              </w:rPr>
              <w:t>101</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1AE95AC6" w14:textId="77777777" w:rsidR="00EE4EF2" w:rsidRPr="001E7A27" w:rsidRDefault="00EE4EF2" w:rsidP="005C7F25">
            <w:pPr>
              <w:pStyle w:val="AR6Table"/>
              <w:rPr>
                <w:lang w:val="en-GB" w:eastAsia="en-US"/>
              </w:rPr>
            </w:pPr>
            <w:r w:rsidRPr="001E7A27">
              <w:rPr>
                <w:lang w:val="en-GB"/>
              </w:rPr>
              <w:t>(71–151)</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054C0F9C" w14:textId="77777777" w:rsidR="00EE4EF2" w:rsidRPr="001E7A27" w:rsidRDefault="00EE4EF2" w:rsidP="005C7F25">
            <w:pPr>
              <w:pStyle w:val="AR6Table"/>
              <w:jc w:val="right"/>
              <w:rPr>
                <w:lang w:val="en-GB" w:eastAsia="en-US"/>
              </w:rPr>
            </w:pPr>
            <w:r w:rsidRPr="001E7A27">
              <w:rPr>
                <w:lang w:val="en-GB"/>
              </w:rPr>
              <w:t>100</w:t>
            </w:r>
          </w:p>
        </w:tc>
        <w:tc>
          <w:tcPr>
            <w:tcW w:w="992" w:type="dxa"/>
            <w:tcBorders>
              <w:left w:val="single" w:sz="4" w:space="0" w:color="808080" w:themeColor="background1" w:themeShade="80"/>
            </w:tcBorders>
            <w:shd w:val="clear" w:color="auto" w:fill="DEEAF6" w:themeFill="accent1" w:themeFillTint="33"/>
            <w:vAlign w:val="bottom"/>
          </w:tcPr>
          <w:p w14:paraId="51FF978E" w14:textId="77777777" w:rsidR="00EE4EF2" w:rsidRPr="001E7A27" w:rsidRDefault="00EE4EF2" w:rsidP="005C7F25">
            <w:pPr>
              <w:pStyle w:val="AR6Table"/>
              <w:rPr>
                <w:lang w:val="en-GB" w:eastAsia="en-US"/>
              </w:rPr>
            </w:pPr>
            <w:r w:rsidRPr="001E7A27">
              <w:rPr>
                <w:lang w:val="en-GB"/>
              </w:rPr>
              <w:t>(94–108)</w:t>
            </w:r>
          </w:p>
        </w:tc>
        <w:tc>
          <w:tcPr>
            <w:tcW w:w="567" w:type="dxa"/>
            <w:tcBorders>
              <w:right w:val="single" w:sz="4" w:space="0" w:color="808080" w:themeColor="background1" w:themeShade="80"/>
            </w:tcBorders>
            <w:shd w:val="clear" w:color="auto" w:fill="DEEAF6" w:themeFill="accent1" w:themeFillTint="33"/>
            <w:vAlign w:val="bottom"/>
          </w:tcPr>
          <w:p w14:paraId="55661227" w14:textId="77777777" w:rsidR="00EE4EF2" w:rsidRPr="001E7A27" w:rsidRDefault="00EE4EF2" w:rsidP="005C7F25">
            <w:pPr>
              <w:pStyle w:val="AR6Table"/>
              <w:jc w:val="right"/>
              <w:rPr>
                <w:lang w:val="en-GB" w:eastAsia="en-US"/>
              </w:rPr>
            </w:pPr>
            <w:r w:rsidRPr="001E7A27">
              <w:rPr>
                <w:lang w:val="en-GB"/>
              </w:rPr>
              <w:t>106</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47D34DC4" w14:textId="77777777" w:rsidR="00EE4EF2" w:rsidRPr="001E7A27" w:rsidRDefault="00EE4EF2" w:rsidP="005C7F25">
            <w:pPr>
              <w:pStyle w:val="AR6Table"/>
              <w:rPr>
                <w:lang w:val="en-GB" w:eastAsia="en-US"/>
              </w:rPr>
            </w:pPr>
            <w:r w:rsidRPr="001E7A27">
              <w:rPr>
                <w:lang w:val="en-GB"/>
              </w:rPr>
              <w:t>(81–131)</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105B2BC0" w14:textId="77777777" w:rsidR="00EE4EF2" w:rsidRPr="001E7A27" w:rsidRDefault="00EE4EF2" w:rsidP="005C7F25">
            <w:pPr>
              <w:pStyle w:val="AR6Table"/>
              <w:jc w:val="right"/>
              <w:rPr>
                <w:lang w:val="en-GB" w:eastAsia="en-US"/>
              </w:rPr>
            </w:pPr>
            <w:r w:rsidRPr="001E7A27">
              <w:rPr>
                <w:lang w:val="en-GB"/>
              </w:rPr>
              <w:t>115</w:t>
            </w:r>
          </w:p>
        </w:tc>
        <w:tc>
          <w:tcPr>
            <w:tcW w:w="992" w:type="dxa"/>
            <w:tcBorders>
              <w:left w:val="single" w:sz="4" w:space="0" w:color="808080" w:themeColor="background1" w:themeShade="80"/>
            </w:tcBorders>
            <w:shd w:val="clear" w:color="auto" w:fill="DEEAF6" w:themeFill="accent1" w:themeFillTint="33"/>
            <w:vAlign w:val="bottom"/>
          </w:tcPr>
          <w:p w14:paraId="14AA2C89" w14:textId="77777777" w:rsidR="00EE4EF2" w:rsidRPr="001E7A27" w:rsidRDefault="00EE4EF2" w:rsidP="005C7F25">
            <w:pPr>
              <w:pStyle w:val="AR6Table"/>
              <w:rPr>
                <w:lang w:val="en-GB" w:eastAsia="en-US"/>
              </w:rPr>
            </w:pPr>
            <w:r w:rsidRPr="001E7A27">
              <w:rPr>
                <w:lang w:val="en-GB"/>
              </w:rPr>
              <w:t>(114–116)</w:t>
            </w:r>
          </w:p>
        </w:tc>
      </w:tr>
      <w:tr w:rsidR="00EE4EF2" w:rsidRPr="001E7A27" w14:paraId="408626EB" w14:textId="77777777" w:rsidTr="00967A55">
        <w:tc>
          <w:tcPr>
            <w:tcW w:w="3397" w:type="dxa"/>
            <w:shd w:val="clear" w:color="auto" w:fill="auto"/>
            <w:vAlign w:val="bottom"/>
          </w:tcPr>
          <w:p w14:paraId="15147CC9" w14:textId="77777777" w:rsidR="00EE4EF2" w:rsidRPr="001E7A27" w:rsidRDefault="00EE4EF2" w:rsidP="005C7F25">
            <w:pPr>
              <w:pStyle w:val="AR6Table"/>
              <w:rPr>
                <w:lang w:val="en-GB" w:eastAsia="en-US"/>
              </w:rPr>
            </w:pPr>
            <w:r w:rsidRPr="001E7A27">
              <w:rPr>
                <w:lang w:val="en-GB"/>
              </w:rPr>
              <w:t>Coal</w:t>
            </w:r>
          </w:p>
        </w:tc>
        <w:tc>
          <w:tcPr>
            <w:tcW w:w="567" w:type="dxa"/>
            <w:tcBorders>
              <w:right w:val="single" w:sz="4" w:space="0" w:color="808080" w:themeColor="background1" w:themeShade="80"/>
            </w:tcBorders>
            <w:shd w:val="clear" w:color="auto" w:fill="auto"/>
            <w:vAlign w:val="bottom"/>
          </w:tcPr>
          <w:p w14:paraId="4E03EBAF" w14:textId="77777777" w:rsidR="00EE4EF2" w:rsidRPr="001E7A27" w:rsidRDefault="00EE4EF2" w:rsidP="005C7F25">
            <w:pPr>
              <w:pStyle w:val="AR6Table"/>
              <w:jc w:val="right"/>
              <w:rPr>
                <w:lang w:val="en-GB" w:eastAsia="en-US"/>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775690D"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E4BCE59" w14:textId="77777777" w:rsidR="00EE4EF2" w:rsidRPr="001E7A27" w:rsidRDefault="00EE4EF2" w:rsidP="005C7F25">
            <w:pPr>
              <w:pStyle w:val="AR6Table"/>
              <w:jc w:val="right"/>
              <w:rPr>
                <w:lang w:val="en-GB" w:eastAsia="en-US"/>
              </w:rPr>
            </w:pPr>
            <w:r w:rsidRPr="001E7A27">
              <w:rPr>
                <w:lang w:val="en-GB"/>
              </w:rPr>
              <w:t>29</w:t>
            </w:r>
          </w:p>
        </w:tc>
        <w:tc>
          <w:tcPr>
            <w:tcW w:w="992" w:type="dxa"/>
            <w:tcBorders>
              <w:left w:val="single" w:sz="4" w:space="0" w:color="808080" w:themeColor="background1" w:themeShade="80"/>
            </w:tcBorders>
            <w:shd w:val="clear" w:color="auto" w:fill="auto"/>
            <w:vAlign w:val="bottom"/>
          </w:tcPr>
          <w:p w14:paraId="7D37EFC4" w14:textId="77777777" w:rsidR="00EE4EF2" w:rsidRPr="001E7A27" w:rsidRDefault="00EE4EF2" w:rsidP="005C7F25">
            <w:pPr>
              <w:pStyle w:val="AR6Table"/>
              <w:rPr>
                <w:lang w:val="en-GB" w:eastAsia="en-US"/>
              </w:rPr>
            </w:pPr>
            <w:r w:rsidRPr="001E7A27">
              <w:rPr>
                <w:lang w:val="en-GB"/>
              </w:rPr>
              <w:t>(26–33)</w:t>
            </w:r>
          </w:p>
        </w:tc>
        <w:tc>
          <w:tcPr>
            <w:tcW w:w="567" w:type="dxa"/>
            <w:tcBorders>
              <w:right w:val="single" w:sz="4" w:space="0" w:color="808080" w:themeColor="background1" w:themeShade="80"/>
            </w:tcBorders>
            <w:shd w:val="clear" w:color="auto" w:fill="auto"/>
            <w:vAlign w:val="bottom"/>
          </w:tcPr>
          <w:p w14:paraId="65F61E53" w14:textId="77777777" w:rsidR="00EE4EF2" w:rsidRPr="001E7A27"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2DF63430"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93CEDB4" w14:textId="77777777" w:rsidR="00EE4EF2" w:rsidRPr="001E7A27" w:rsidRDefault="00EE4EF2" w:rsidP="005C7F25">
            <w:pPr>
              <w:pStyle w:val="AR6Table"/>
              <w:jc w:val="right"/>
              <w:rPr>
                <w:lang w:val="en-GB" w:eastAsia="en-US"/>
              </w:rPr>
            </w:pPr>
            <w:r w:rsidRPr="001E7A27">
              <w:rPr>
                <w:lang w:val="en-GB"/>
              </w:rPr>
              <w:t>38</w:t>
            </w:r>
          </w:p>
        </w:tc>
        <w:tc>
          <w:tcPr>
            <w:tcW w:w="992" w:type="dxa"/>
            <w:tcBorders>
              <w:left w:val="single" w:sz="4" w:space="0" w:color="808080" w:themeColor="background1" w:themeShade="80"/>
            </w:tcBorders>
            <w:shd w:val="clear" w:color="auto" w:fill="auto"/>
            <w:vAlign w:val="bottom"/>
          </w:tcPr>
          <w:p w14:paraId="1177EB2F" w14:textId="77777777" w:rsidR="00EE4EF2" w:rsidRPr="001E7A27" w:rsidRDefault="00EE4EF2" w:rsidP="005C7F25">
            <w:pPr>
              <w:pStyle w:val="AR6Table"/>
              <w:rPr>
                <w:lang w:val="en-GB" w:eastAsia="en-US"/>
              </w:rPr>
            </w:pPr>
            <w:r w:rsidRPr="001E7A27">
              <w:rPr>
                <w:lang w:val="en-GB"/>
              </w:rPr>
              <w:t>(36–39)</w:t>
            </w:r>
          </w:p>
        </w:tc>
      </w:tr>
      <w:tr w:rsidR="00EE4EF2" w:rsidRPr="001E7A27" w14:paraId="43689619" w14:textId="77777777" w:rsidTr="00967A55">
        <w:tc>
          <w:tcPr>
            <w:tcW w:w="3397" w:type="dxa"/>
            <w:shd w:val="clear" w:color="auto" w:fill="auto"/>
            <w:vAlign w:val="bottom"/>
          </w:tcPr>
          <w:p w14:paraId="758FCBBA" w14:textId="77777777" w:rsidR="00EE4EF2" w:rsidRPr="001E7A27" w:rsidRDefault="00EE4EF2" w:rsidP="005C7F25">
            <w:pPr>
              <w:pStyle w:val="AR6Table"/>
              <w:rPr>
                <w:lang w:val="en-GB" w:eastAsia="en-US"/>
              </w:rPr>
            </w:pPr>
            <w:r w:rsidRPr="001E7A27">
              <w:rPr>
                <w:lang w:val="en-GB"/>
              </w:rPr>
              <w:t>Oil and gas</w:t>
            </w:r>
          </w:p>
        </w:tc>
        <w:tc>
          <w:tcPr>
            <w:tcW w:w="567" w:type="dxa"/>
            <w:tcBorders>
              <w:right w:val="single" w:sz="4" w:space="0" w:color="808080" w:themeColor="background1" w:themeShade="80"/>
            </w:tcBorders>
            <w:shd w:val="clear" w:color="auto" w:fill="auto"/>
            <w:vAlign w:val="bottom"/>
          </w:tcPr>
          <w:p w14:paraId="28878DEA" w14:textId="77777777" w:rsidR="00EE4EF2" w:rsidRPr="001E7A27" w:rsidRDefault="00EE4EF2" w:rsidP="005C7F25">
            <w:pPr>
              <w:pStyle w:val="AR6Table"/>
              <w:jc w:val="right"/>
              <w:rPr>
                <w:lang w:val="en-GB" w:eastAsia="en-US"/>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35C20D9"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06512AE" w14:textId="77777777" w:rsidR="00EE4EF2" w:rsidRPr="001E7A27" w:rsidRDefault="00EE4EF2" w:rsidP="005C7F25">
            <w:pPr>
              <w:pStyle w:val="AR6Table"/>
              <w:jc w:val="right"/>
              <w:rPr>
                <w:lang w:val="en-GB" w:eastAsia="en-US"/>
              </w:rPr>
            </w:pPr>
            <w:r w:rsidRPr="001E7A27">
              <w:rPr>
                <w:lang w:val="en-GB"/>
              </w:rPr>
              <w:t>65</w:t>
            </w:r>
          </w:p>
        </w:tc>
        <w:tc>
          <w:tcPr>
            <w:tcW w:w="992" w:type="dxa"/>
            <w:tcBorders>
              <w:left w:val="single" w:sz="4" w:space="0" w:color="808080" w:themeColor="background1" w:themeShade="80"/>
            </w:tcBorders>
            <w:shd w:val="clear" w:color="auto" w:fill="auto"/>
            <w:vAlign w:val="bottom"/>
          </w:tcPr>
          <w:p w14:paraId="308A5BC7" w14:textId="77777777" w:rsidR="00EE4EF2" w:rsidRPr="001E7A27" w:rsidRDefault="00EE4EF2" w:rsidP="005C7F25">
            <w:pPr>
              <w:pStyle w:val="AR6Table"/>
              <w:rPr>
                <w:lang w:val="en-GB" w:eastAsia="en-US"/>
              </w:rPr>
            </w:pPr>
            <w:r w:rsidRPr="001E7A27">
              <w:rPr>
                <w:lang w:val="en-GB"/>
              </w:rPr>
              <w:t>(60–72)</w:t>
            </w:r>
          </w:p>
        </w:tc>
        <w:tc>
          <w:tcPr>
            <w:tcW w:w="567" w:type="dxa"/>
            <w:tcBorders>
              <w:right w:val="single" w:sz="4" w:space="0" w:color="808080" w:themeColor="background1" w:themeShade="80"/>
            </w:tcBorders>
            <w:shd w:val="clear" w:color="auto" w:fill="auto"/>
            <w:vAlign w:val="bottom"/>
          </w:tcPr>
          <w:p w14:paraId="46EFAE78" w14:textId="77777777" w:rsidR="00EE4EF2" w:rsidRPr="001E7A27"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4050EE0"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118AD0D" w14:textId="77777777" w:rsidR="00EE4EF2" w:rsidRPr="001E7A27" w:rsidRDefault="00EE4EF2" w:rsidP="005C7F25">
            <w:pPr>
              <w:pStyle w:val="AR6Table"/>
              <w:jc w:val="right"/>
              <w:rPr>
                <w:lang w:val="en-GB" w:eastAsia="en-US"/>
              </w:rPr>
            </w:pPr>
            <w:r w:rsidRPr="001E7A27">
              <w:rPr>
                <w:lang w:val="en-GB"/>
              </w:rPr>
              <w:t>70</w:t>
            </w:r>
          </w:p>
        </w:tc>
        <w:tc>
          <w:tcPr>
            <w:tcW w:w="992" w:type="dxa"/>
            <w:tcBorders>
              <w:left w:val="single" w:sz="4" w:space="0" w:color="808080" w:themeColor="background1" w:themeShade="80"/>
            </w:tcBorders>
            <w:shd w:val="clear" w:color="auto" w:fill="auto"/>
            <w:vAlign w:val="bottom"/>
          </w:tcPr>
          <w:p w14:paraId="2AB38100" w14:textId="77777777" w:rsidR="00EE4EF2" w:rsidRPr="001E7A27" w:rsidRDefault="00EE4EF2" w:rsidP="005C7F25">
            <w:pPr>
              <w:pStyle w:val="AR6Table"/>
              <w:rPr>
                <w:lang w:val="en-GB" w:eastAsia="en-US"/>
              </w:rPr>
            </w:pPr>
            <w:r w:rsidRPr="001E7A27">
              <w:rPr>
                <w:lang w:val="en-GB"/>
              </w:rPr>
              <w:t>(68–73)</w:t>
            </w:r>
          </w:p>
        </w:tc>
      </w:tr>
      <w:tr w:rsidR="00EE4EF2" w:rsidRPr="001E7A27" w14:paraId="05B3BC5E" w14:textId="77777777" w:rsidTr="00967A55">
        <w:tc>
          <w:tcPr>
            <w:tcW w:w="3397" w:type="dxa"/>
            <w:shd w:val="clear" w:color="auto" w:fill="auto"/>
            <w:vAlign w:val="bottom"/>
          </w:tcPr>
          <w:p w14:paraId="1E530BCC" w14:textId="77777777" w:rsidR="00EE4EF2" w:rsidRPr="001E7A27" w:rsidRDefault="00EE4EF2" w:rsidP="005C7F25">
            <w:pPr>
              <w:pStyle w:val="AR6Table"/>
              <w:rPr>
                <w:lang w:val="en-GB" w:eastAsia="en-US"/>
              </w:rPr>
            </w:pPr>
            <w:r w:rsidRPr="001E7A27">
              <w:rPr>
                <w:lang w:val="en-GB"/>
              </w:rPr>
              <w:t>Transport</w:t>
            </w:r>
          </w:p>
        </w:tc>
        <w:tc>
          <w:tcPr>
            <w:tcW w:w="567" w:type="dxa"/>
            <w:tcBorders>
              <w:right w:val="single" w:sz="4" w:space="0" w:color="808080" w:themeColor="background1" w:themeShade="80"/>
            </w:tcBorders>
            <w:shd w:val="clear" w:color="auto" w:fill="auto"/>
            <w:vAlign w:val="bottom"/>
          </w:tcPr>
          <w:p w14:paraId="72F850A5" w14:textId="77777777" w:rsidR="00EE4EF2" w:rsidRPr="001E7A27" w:rsidRDefault="00EE4EF2" w:rsidP="005C7F25">
            <w:pPr>
              <w:pStyle w:val="AR6Table"/>
              <w:jc w:val="right"/>
              <w:rPr>
                <w:lang w:val="en-GB" w:eastAsia="en-US"/>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B3ACB58"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997BD1E" w14:textId="77777777" w:rsidR="00EE4EF2" w:rsidRPr="001E7A27" w:rsidRDefault="00EE4EF2" w:rsidP="005C7F25">
            <w:pPr>
              <w:pStyle w:val="AR6Table"/>
              <w:jc w:val="right"/>
              <w:rPr>
                <w:lang w:val="en-GB" w:eastAsia="en-US"/>
              </w:rPr>
            </w:pPr>
            <w:r w:rsidRPr="001E7A27">
              <w:rPr>
                <w:lang w:val="en-GB"/>
              </w:rPr>
              <w:t>3</w:t>
            </w:r>
          </w:p>
        </w:tc>
        <w:tc>
          <w:tcPr>
            <w:tcW w:w="992" w:type="dxa"/>
            <w:tcBorders>
              <w:left w:val="single" w:sz="4" w:space="0" w:color="808080" w:themeColor="background1" w:themeShade="80"/>
            </w:tcBorders>
            <w:shd w:val="clear" w:color="auto" w:fill="auto"/>
            <w:vAlign w:val="bottom"/>
          </w:tcPr>
          <w:p w14:paraId="2D3F130C" w14:textId="77777777" w:rsidR="00EE4EF2" w:rsidRPr="001E7A27" w:rsidRDefault="00EE4EF2" w:rsidP="005C7F25">
            <w:pPr>
              <w:pStyle w:val="AR6Table"/>
              <w:rPr>
                <w:lang w:val="en-GB" w:eastAsia="en-US"/>
              </w:rPr>
            </w:pPr>
            <w:r w:rsidRPr="001E7A27">
              <w:rPr>
                <w:lang w:val="en-GB"/>
              </w:rPr>
              <w:t>(1–8)</w:t>
            </w:r>
          </w:p>
        </w:tc>
        <w:tc>
          <w:tcPr>
            <w:tcW w:w="567" w:type="dxa"/>
            <w:tcBorders>
              <w:right w:val="single" w:sz="4" w:space="0" w:color="808080" w:themeColor="background1" w:themeShade="80"/>
            </w:tcBorders>
            <w:shd w:val="clear" w:color="auto" w:fill="auto"/>
            <w:vAlign w:val="bottom"/>
          </w:tcPr>
          <w:p w14:paraId="67CA8375" w14:textId="77777777" w:rsidR="00EE4EF2" w:rsidRPr="001E7A27"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F220003"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6674B22" w14:textId="77777777" w:rsidR="00EE4EF2" w:rsidRPr="001E7A27" w:rsidRDefault="00EE4EF2" w:rsidP="005C7F25">
            <w:pPr>
              <w:pStyle w:val="AR6Table"/>
              <w:jc w:val="right"/>
              <w:rPr>
                <w:lang w:val="en-GB" w:eastAsia="en-US"/>
              </w:rPr>
            </w:pPr>
            <w:r w:rsidRPr="001E7A27">
              <w:rPr>
                <w:lang w:val="en-GB"/>
              </w:rPr>
              <w:t>5</w:t>
            </w:r>
          </w:p>
        </w:tc>
        <w:tc>
          <w:tcPr>
            <w:tcW w:w="992" w:type="dxa"/>
            <w:tcBorders>
              <w:left w:val="single" w:sz="4" w:space="0" w:color="808080" w:themeColor="background1" w:themeShade="80"/>
            </w:tcBorders>
            <w:shd w:val="clear" w:color="auto" w:fill="auto"/>
            <w:vAlign w:val="bottom"/>
          </w:tcPr>
          <w:p w14:paraId="33BA1B3D" w14:textId="77777777" w:rsidR="00EE4EF2" w:rsidRPr="001E7A27" w:rsidRDefault="00EE4EF2" w:rsidP="005C7F25">
            <w:pPr>
              <w:pStyle w:val="AR6Table"/>
              <w:rPr>
                <w:lang w:val="en-GB" w:eastAsia="en-US"/>
              </w:rPr>
            </w:pPr>
            <w:r w:rsidRPr="001E7A27">
              <w:rPr>
                <w:lang w:val="en-GB"/>
              </w:rPr>
              <w:t>(1–11)</w:t>
            </w:r>
          </w:p>
        </w:tc>
      </w:tr>
      <w:tr w:rsidR="00EE4EF2" w:rsidRPr="001E7A27" w14:paraId="11AE5768" w14:textId="77777777" w:rsidTr="00967A55">
        <w:tc>
          <w:tcPr>
            <w:tcW w:w="3397" w:type="dxa"/>
            <w:shd w:val="clear" w:color="auto" w:fill="auto"/>
            <w:vAlign w:val="bottom"/>
          </w:tcPr>
          <w:p w14:paraId="5B4E2761" w14:textId="77777777" w:rsidR="00EE4EF2" w:rsidRPr="001E7A27" w:rsidRDefault="00EE4EF2" w:rsidP="005C7F25">
            <w:pPr>
              <w:pStyle w:val="AR6Table"/>
              <w:rPr>
                <w:lang w:val="en-GB" w:eastAsia="en-US"/>
              </w:rPr>
            </w:pPr>
            <w:r w:rsidRPr="001E7A27">
              <w:rPr>
                <w:lang w:val="en-GB"/>
              </w:rPr>
              <w:t>Industry</w:t>
            </w:r>
          </w:p>
        </w:tc>
        <w:tc>
          <w:tcPr>
            <w:tcW w:w="567" w:type="dxa"/>
            <w:tcBorders>
              <w:right w:val="single" w:sz="4" w:space="0" w:color="808080" w:themeColor="background1" w:themeShade="80"/>
            </w:tcBorders>
            <w:shd w:val="clear" w:color="auto" w:fill="auto"/>
            <w:vAlign w:val="bottom"/>
          </w:tcPr>
          <w:p w14:paraId="6049AE25" w14:textId="77777777" w:rsidR="00EE4EF2" w:rsidRPr="001E7A27" w:rsidRDefault="00EE4EF2" w:rsidP="005C7F25">
            <w:pPr>
              <w:pStyle w:val="AR6Table"/>
              <w:jc w:val="right"/>
              <w:rPr>
                <w:lang w:val="en-GB" w:eastAsia="en-US"/>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5AAAF97"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01EE7C9" w14:textId="77777777" w:rsidR="00EE4EF2" w:rsidRPr="001E7A27" w:rsidRDefault="00EE4EF2" w:rsidP="005C7F25">
            <w:pPr>
              <w:pStyle w:val="AR6Table"/>
              <w:jc w:val="right"/>
              <w:rPr>
                <w:lang w:val="en-GB" w:eastAsia="en-US"/>
              </w:rPr>
            </w:pPr>
            <w:r w:rsidRPr="001E7A27">
              <w:rPr>
                <w:lang w:val="en-GB"/>
              </w:rPr>
              <w:t>3</w:t>
            </w:r>
          </w:p>
        </w:tc>
        <w:tc>
          <w:tcPr>
            <w:tcW w:w="992" w:type="dxa"/>
            <w:tcBorders>
              <w:left w:val="single" w:sz="4" w:space="0" w:color="808080" w:themeColor="background1" w:themeShade="80"/>
            </w:tcBorders>
            <w:shd w:val="clear" w:color="auto" w:fill="auto"/>
            <w:vAlign w:val="bottom"/>
          </w:tcPr>
          <w:p w14:paraId="3CAEB8C6" w14:textId="77777777" w:rsidR="00EE4EF2" w:rsidRPr="001E7A27" w:rsidRDefault="00EE4EF2" w:rsidP="005C7F25">
            <w:pPr>
              <w:pStyle w:val="AR6Table"/>
              <w:rPr>
                <w:lang w:val="en-GB" w:eastAsia="en-US"/>
              </w:rPr>
            </w:pPr>
            <w:r w:rsidRPr="001E7A27">
              <w:rPr>
                <w:lang w:val="en-GB"/>
              </w:rPr>
              <w:t>(0–6)</w:t>
            </w:r>
          </w:p>
        </w:tc>
        <w:tc>
          <w:tcPr>
            <w:tcW w:w="567" w:type="dxa"/>
            <w:tcBorders>
              <w:right w:val="single" w:sz="4" w:space="0" w:color="808080" w:themeColor="background1" w:themeShade="80"/>
            </w:tcBorders>
            <w:shd w:val="clear" w:color="auto" w:fill="auto"/>
            <w:vAlign w:val="bottom"/>
          </w:tcPr>
          <w:p w14:paraId="15F36AF6" w14:textId="77777777" w:rsidR="00EE4EF2" w:rsidRPr="001E7A27"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65B17DD"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FAF5179" w14:textId="77777777" w:rsidR="00EE4EF2" w:rsidRPr="001E7A27" w:rsidRDefault="00EE4EF2" w:rsidP="005C7F25">
            <w:pPr>
              <w:pStyle w:val="AR6Table"/>
              <w:jc w:val="right"/>
              <w:rPr>
                <w:lang w:val="en-GB" w:eastAsia="en-US"/>
              </w:rPr>
            </w:pPr>
            <w:r w:rsidRPr="001E7A27">
              <w:rPr>
                <w:lang w:val="en-GB"/>
              </w:rPr>
              <w:t>3</w:t>
            </w:r>
          </w:p>
        </w:tc>
        <w:tc>
          <w:tcPr>
            <w:tcW w:w="992" w:type="dxa"/>
            <w:tcBorders>
              <w:left w:val="single" w:sz="4" w:space="0" w:color="808080" w:themeColor="background1" w:themeShade="80"/>
            </w:tcBorders>
            <w:shd w:val="clear" w:color="auto" w:fill="auto"/>
            <w:vAlign w:val="bottom"/>
          </w:tcPr>
          <w:p w14:paraId="63D58724" w14:textId="77777777" w:rsidR="00EE4EF2" w:rsidRPr="001E7A27" w:rsidRDefault="00EE4EF2" w:rsidP="005C7F25">
            <w:pPr>
              <w:pStyle w:val="AR6Table"/>
              <w:rPr>
                <w:lang w:val="en-GB" w:eastAsia="en-US"/>
              </w:rPr>
            </w:pPr>
            <w:r w:rsidRPr="001E7A27">
              <w:rPr>
                <w:lang w:val="en-GB"/>
              </w:rPr>
              <w:t>(1–5)</w:t>
            </w:r>
          </w:p>
        </w:tc>
      </w:tr>
      <w:tr w:rsidR="00EE4EF2" w:rsidRPr="001E7A27" w14:paraId="7DEF2232" w14:textId="77777777" w:rsidTr="00967A55">
        <w:tc>
          <w:tcPr>
            <w:tcW w:w="3397" w:type="dxa"/>
            <w:shd w:val="clear" w:color="auto" w:fill="DEEAF6" w:themeFill="accent1" w:themeFillTint="33"/>
            <w:vAlign w:val="bottom"/>
          </w:tcPr>
          <w:p w14:paraId="685BF6C3" w14:textId="0CCCDCE5" w:rsidR="00EE4EF2" w:rsidRPr="001E7A27" w:rsidRDefault="00EE4EF2" w:rsidP="005C7F25">
            <w:pPr>
              <w:pStyle w:val="AR6Table"/>
              <w:rPr>
                <w:lang w:val="en-GB" w:eastAsia="en-US"/>
              </w:rPr>
            </w:pPr>
            <w:r w:rsidRPr="001E7A27">
              <w:rPr>
                <w:lang w:val="en-GB"/>
              </w:rPr>
              <w:t xml:space="preserve">Biomass burning </w:t>
            </w:r>
            <w:ins w:id="2091" w:author="Soapbox" w:date="2021-07-27T14:32:00Z">
              <w:r w:rsidR="008B15E7" w:rsidRPr="001E7A27">
                <w:rPr>
                  <w:lang w:val="en-GB"/>
                </w:rPr>
                <w:t>and</w:t>
              </w:r>
            </w:ins>
            <w:del w:id="2092" w:author="Soapbox" w:date="2021-07-27T14:32:00Z">
              <w:r w:rsidRPr="001E7A27" w:rsidDel="008B15E7">
                <w:rPr>
                  <w:lang w:val="en-GB"/>
                </w:rPr>
                <w:delText>&amp;</w:delText>
              </w:r>
            </w:del>
            <w:r w:rsidRPr="001E7A27">
              <w:rPr>
                <w:lang w:val="en-GB"/>
              </w:rPr>
              <w:t xml:space="preserve"> biofuels</w:t>
            </w:r>
          </w:p>
        </w:tc>
        <w:tc>
          <w:tcPr>
            <w:tcW w:w="567" w:type="dxa"/>
            <w:tcBorders>
              <w:right w:val="single" w:sz="4" w:space="0" w:color="808080" w:themeColor="background1" w:themeShade="80"/>
            </w:tcBorders>
            <w:shd w:val="clear" w:color="auto" w:fill="DEEAF6" w:themeFill="accent1" w:themeFillTint="33"/>
            <w:vAlign w:val="bottom"/>
          </w:tcPr>
          <w:p w14:paraId="2B1689B5" w14:textId="77777777" w:rsidR="00EE4EF2" w:rsidRPr="001E7A27" w:rsidRDefault="00EE4EF2" w:rsidP="005C7F25">
            <w:pPr>
              <w:pStyle w:val="AR6Table"/>
              <w:jc w:val="right"/>
              <w:rPr>
                <w:lang w:val="en-GB" w:eastAsia="en-US"/>
              </w:rPr>
            </w:pPr>
            <w:r w:rsidRPr="001E7A27">
              <w:rPr>
                <w:lang w:val="en-GB"/>
              </w:rPr>
              <w:t>29</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1AADA9B1" w14:textId="77777777" w:rsidR="00EE4EF2" w:rsidRPr="001E7A27" w:rsidRDefault="00EE4EF2" w:rsidP="005C7F25">
            <w:pPr>
              <w:pStyle w:val="AR6Table"/>
              <w:rPr>
                <w:lang w:val="en-GB" w:eastAsia="en-US"/>
              </w:rPr>
            </w:pPr>
            <w:r w:rsidRPr="001E7A27">
              <w:rPr>
                <w:lang w:val="en-GB"/>
              </w:rPr>
              <w:t>(23–35)</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1353A2FA" w14:textId="77777777" w:rsidR="00EE4EF2" w:rsidRPr="001E7A27" w:rsidRDefault="00EE4EF2" w:rsidP="005C7F25">
            <w:pPr>
              <w:pStyle w:val="AR6Table"/>
              <w:jc w:val="right"/>
              <w:rPr>
                <w:lang w:val="en-GB" w:eastAsia="en-US"/>
              </w:rPr>
            </w:pPr>
            <w:r w:rsidRPr="001E7A27">
              <w:rPr>
                <w:lang w:val="en-GB"/>
              </w:rPr>
              <w:t>32</w:t>
            </w:r>
          </w:p>
        </w:tc>
        <w:tc>
          <w:tcPr>
            <w:tcW w:w="992" w:type="dxa"/>
            <w:tcBorders>
              <w:left w:val="single" w:sz="4" w:space="0" w:color="808080" w:themeColor="background1" w:themeShade="80"/>
            </w:tcBorders>
            <w:shd w:val="clear" w:color="auto" w:fill="DEEAF6" w:themeFill="accent1" w:themeFillTint="33"/>
            <w:vAlign w:val="bottom"/>
          </w:tcPr>
          <w:p w14:paraId="0AA002BA" w14:textId="77777777" w:rsidR="00EE4EF2" w:rsidRPr="001E7A27" w:rsidRDefault="00EE4EF2" w:rsidP="005C7F25">
            <w:pPr>
              <w:pStyle w:val="AR6Table"/>
              <w:rPr>
                <w:lang w:val="en-GB" w:eastAsia="en-US"/>
              </w:rPr>
            </w:pPr>
            <w:r w:rsidRPr="001E7A27">
              <w:rPr>
                <w:lang w:val="en-GB"/>
              </w:rPr>
              <w:t>(24–44)</w:t>
            </w:r>
          </w:p>
        </w:tc>
        <w:tc>
          <w:tcPr>
            <w:tcW w:w="567" w:type="dxa"/>
            <w:tcBorders>
              <w:right w:val="single" w:sz="4" w:space="0" w:color="808080" w:themeColor="background1" w:themeShade="80"/>
            </w:tcBorders>
            <w:shd w:val="clear" w:color="auto" w:fill="DEEAF6" w:themeFill="accent1" w:themeFillTint="33"/>
            <w:vAlign w:val="bottom"/>
          </w:tcPr>
          <w:p w14:paraId="37954BFF" w14:textId="77777777" w:rsidR="00EE4EF2" w:rsidRPr="001E7A27" w:rsidRDefault="00EE4EF2" w:rsidP="005C7F25">
            <w:pPr>
              <w:pStyle w:val="AR6Table"/>
              <w:jc w:val="right"/>
              <w:rPr>
                <w:lang w:val="en-GB" w:eastAsia="en-US"/>
              </w:rPr>
            </w:pPr>
            <w:r w:rsidRPr="001E7A27">
              <w:rPr>
                <w:lang w:val="en-GB"/>
              </w:rPr>
              <w:t>30</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759158D7" w14:textId="77777777" w:rsidR="00EE4EF2" w:rsidRPr="001E7A27" w:rsidRDefault="00EE4EF2" w:rsidP="005C7F25">
            <w:pPr>
              <w:pStyle w:val="AR6Table"/>
              <w:rPr>
                <w:lang w:val="en-GB" w:eastAsia="en-US"/>
              </w:rPr>
            </w:pPr>
            <w:r w:rsidRPr="001E7A27">
              <w:rPr>
                <w:lang w:val="en-GB"/>
              </w:rPr>
              <w:t>(22–36)</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640A1CD3" w14:textId="77777777" w:rsidR="00EE4EF2" w:rsidRPr="001E7A27" w:rsidRDefault="00EE4EF2" w:rsidP="005C7F25">
            <w:pPr>
              <w:pStyle w:val="AR6Table"/>
              <w:jc w:val="right"/>
              <w:rPr>
                <w:lang w:val="en-GB" w:eastAsia="en-US"/>
              </w:rPr>
            </w:pPr>
            <w:r w:rsidRPr="001E7A27">
              <w:rPr>
                <w:lang w:val="en-GB"/>
              </w:rPr>
              <w:t>30</w:t>
            </w:r>
          </w:p>
        </w:tc>
        <w:tc>
          <w:tcPr>
            <w:tcW w:w="992" w:type="dxa"/>
            <w:tcBorders>
              <w:left w:val="single" w:sz="4" w:space="0" w:color="808080" w:themeColor="background1" w:themeShade="80"/>
            </w:tcBorders>
            <w:shd w:val="clear" w:color="auto" w:fill="DEEAF6" w:themeFill="accent1" w:themeFillTint="33"/>
            <w:vAlign w:val="bottom"/>
          </w:tcPr>
          <w:p w14:paraId="7300BA11" w14:textId="77777777" w:rsidR="00EE4EF2" w:rsidRPr="001E7A27" w:rsidRDefault="00EE4EF2" w:rsidP="005C7F25">
            <w:pPr>
              <w:pStyle w:val="AR6Table"/>
              <w:rPr>
                <w:lang w:val="en-GB" w:eastAsia="en-US"/>
              </w:rPr>
            </w:pPr>
            <w:r w:rsidRPr="001E7A27">
              <w:rPr>
                <w:lang w:val="en-GB"/>
              </w:rPr>
              <w:t>(22–39)</w:t>
            </w:r>
          </w:p>
        </w:tc>
      </w:tr>
      <w:tr w:rsidR="00EE4EF2" w:rsidRPr="001E7A27" w14:paraId="74566698" w14:textId="77777777" w:rsidTr="00967A55">
        <w:tc>
          <w:tcPr>
            <w:tcW w:w="3397" w:type="dxa"/>
            <w:shd w:val="clear" w:color="auto" w:fill="auto"/>
            <w:vAlign w:val="bottom"/>
          </w:tcPr>
          <w:p w14:paraId="59FFDA77" w14:textId="77777777" w:rsidR="00EE4EF2" w:rsidRPr="001E7A27" w:rsidRDefault="00EE4EF2" w:rsidP="005C7F25">
            <w:pPr>
              <w:pStyle w:val="AR6Table"/>
              <w:rPr>
                <w:lang w:val="en-GB" w:eastAsia="en-US"/>
              </w:rPr>
            </w:pPr>
            <w:r w:rsidRPr="001E7A27">
              <w:rPr>
                <w:lang w:val="en-GB"/>
              </w:rPr>
              <w:t>Biomass burning</w:t>
            </w:r>
          </w:p>
        </w:tc>
        <w:tc>
          <w:tcPr>
            <w:tcW w:w="567" w:type="dxa"/>
            <w:tcBorders>
              <w:right w:val="single" w:sz="4" w:space="0" w:color="808080" w:themeColor="background1" w:themeShade="80"/>
            </w:tcBorders>
            <w:shd w:val="clear" w:color="auto" w:fill="auto"/>
            <w:vAlign w:val="bottom"/>
          </w:tcPr>
          <w:p w14:paraId="476CDC46" w14:textId="77777777" w:rsidR="00EE4EF2" w:rsidRPr="001E7A27" w:rsidRDefault="00EE4EF2" w:rsidP="005C7F25">
            <w:pPr>
              <w:pStyle w:val="AR6Table"/>
              <w:jc w:val="right"/>
              <w:rPr>
                <w:lang w:val="en-GB" w:eastAsia="en-US"/>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64B497D"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14F1502" w14:textId="77777777" w:rsidR="00EE4EF2" w:rsidRPr="001E7A27" w:rsidRDefault="00EE4EF2" w:rsidP="005C7F25">
            <w:pPr>
              <w:pStyle w:val="AR6Table"/>
              <w:jc w:val="right"/>
              <w:rPr>
                <w:lang w:val="en-GB" w:eastAsia="en-US"/>
              </w:rPr>
            </w:pPr>
            <w:r w:rsidRPr="001E7A27">
              <w:rPr>
                <w:lang w:val="en-GB"/>
              </w:rPr>
              <w:t>19</w:t>
            </w:r>
          </w:p>
        </w:tc>
        <w:tc>
          <w:tcPr>
            <w:tcW w:w="992" w:type="dxa"/>
            <w:tcBorders>
              <w:left w:val="single" w:sz="4" w:space="0" w:color="808080" w:themeColor="background1" w:themeShade="80"/>
            </w:tcBorders>
            <w:shd w:val="clear" w:color="auto" w:fill="auto"/>
            <w:vAlign w:val="bottom"/>
          </w:tcPr>
          <w:p w14:paraId="51E5A3F9" w14:textId="77777777" w:rsidR="00EE4EF2" w:rsidRPr="001E7A27" w:rsidRDefault="00EE4EF2" w:rsidP="005C7F25">
            <w:pPr>
              <w:pStyle w:val="AR6Table"/>
              <w:rPr>
                <w:lang w:val="en-GB" w:eastAsia="en-US"/>
              </w:rPr>
            </w:pPr>
            <w:r w:rsidRPr="001E7A27">
              <w:rPr>
                <w:lang w:val="en-GB"/>
              </w:rPr>
              <w:t>(15–32)</w:t>
            </w:r>
          </w:p>
        </w:tc>
        <w:tc>
          <w:tcPr>
            <w:tcW w:w="567" w:type="dxa"/>
            <w:tcBorders>
              <w:right w:val="single" w:sz="4" w:space="0" w:color="808080" w:themeColor="background1" w:themeShade="80"/>
            </w:tcBorders>
            <w:shd w:val="clear" w:color="auto" w:fill="auto"/>
            <w:vAlign w:val="bottom"/>
          </w:tcPr>
          <w:p w14:paraId="71D074C7" w14:textId="77777777" w:rsidR="00EE4EF2" w:rsidRPr="001E7A27"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51CDC1E"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F356569" w14:textId="77777777" w:rsidR="00EE4EF2" w:rsidRPr="001E7A27" w:rsidRDefault="00EE4EF2" w:rsidP="005C7F25">
            <w:pPr>
              <w:pStyle w:val="AR6Table"/>
              <w:jc w:val="right"/>
              <w:rPr>
                <w:lang w:val="en-GB" w:eastAsia="en-US"/>
              </w:rPr>
            </w:pPr>
            <w:r w:rsidRPr="001E7A27">
              <w:rPr>
                <w:lang w:val="en-GB"/>
              </w:rPr>
              <w:t>17</w:t>
            </w:r>
          </w:p>
        </w:tc>
        <w:tc>
          <w:tcPr>
            <w:tcW w:w="992" w:type="dxa"/>
            <w:tcBorders>
              <w:left w:val="single" w:sz="4" w:space="0" w:color="808080" w:themeColor="background1" w:themeShade="80"/>
            </w:tcBorders>
            <w:shd w:val="clear" w:color="auto" w:fill="auto"/>
            <w:vAlign w:val="bottom"/>
          </w:tcPr>
          <w:p w14:paraId="5E801FF2" w14:textId="77777777" w:rsidR="00EE4EF2" w:rsidRPr="001E7A27" w:rsidRDefault="00EE4EF2" w:rsidP="005C7F25">
            <w:pPr>
              <w:pStyle w:val="AR6Table"/>
              <w:rPr>
                <w:lang w:val="en-GB" w:eastAsia="en-US"/>
              </w:rPr>
            </w:pPr>
            <w:r w:rsidRPr="001E7A27">
              <w:rPr>
                <w:lang w:val="en-GB"/>
              </w:rPr>
              <w:t>(14–26)</w:t>
            </w:r>
          </w:p>
        </w:tc>
      </w:tr>
      <w:tr w:rsidR="00EE4EF2" w:rsidRPr="001E7A27" w14:paraId="38E41F88" w14:textId="77777777" w:rsidTr="00967A55">
        <w:tc>
          <w:tcPr>
            <w:tcW w:w="3397" w:type="dxa"/>
            <w:shd w:val="clear" w:color="auto" w:fill="auto"/>
            <w:vAlign w:val="bottom"/>
          </w:tcPr>
          <w:p w14:paraId="31AAD3B3" w14:textId="77777777" w:rsidR="00EE4EF2" w:rsidRPr="001E7A27" w:rsidRDefault="00EE4EF2" w:rsidP="005C7F25">
            <w:pPr>
              <w:pStyle w:val="AR6Table"/>
              <w:rPr>
                <w:lang w:val="en-GB" w:eastAsia="en-US"/>
              </w:rPr>
            </w:pPr>
            <w:r w:rsidRPr="001E7A27">
              <w:rPr>
                <w:lang w:val="en-GB"/>
              </w:rPr>
              <w:t>Biofuels</w:t>
            </w:r>
          </w:p>
        </w:tc>
        <w:tc>
          <w:tcPr>
            <w:tcW w:w="567" w:type="dxa"/>
            <w:tcBorders>
              <w:right w:val="single" w:sz="4" w:space="0" w:color="808080" w:themeColor="background1" w:themeShade="80"/>
            </w:tcBorders>
            <w:shd w:val="clear" w:color="auto" w:fill="auto"/>
            <w:vAlign w:val="bottom"/>
          </w:tcPr>
          <w:p w14:paraId="018844E3" w14:textId="77777777" w:rsidR="00EE4EF2" w:rsidRPr="001E7A27" w:rsidRDefault="00EE4EF2" w:rsidP="005C7F25">
            <w:pPr>
              <w:pStyle w:val="AR6Table"/>
              <w:jc w:val="right"/>
              <w:rPr>
                <w:lang w:val="en-GB" w:eastAsia="en-US"/>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3C7572F"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168920B" w14:textId="77777777" w:rsidR="00EE4EF2" w:rsidRPr="001E7A27" w:rsidRDefault="00EE4EF2" w:rsidP="005C7F25">
            <w:pPr>
              <w:pStyle w:val="AR6Table"/>
              <w:jc w:val="right"/>
              <w:rPr>
                <w:lang w:val="en-GB" w:eastAsia="en-US"/>
              </w:rPr>
            </w:pPr>
            <w:r w:rsidRPr="001E7A27">
              <w:rPr>
                <w:lang w:val="en-GB"/>
              </w:rPr>
              <w:t>10</w:t>
            </w:r>
          </w:p>
        </w:tc>
        <w:tc>
          <w:tcPr>
            <w:tcW w:w="992" w:type="dxa"/>
            <w:tcBorders>
              <w:left w:val="single" w:sz="4" w:space="0" w:color="808080" w:themeColor="background1" w:themeShade="80"/>
            </w:tcBorders>
            <w:shd w:val="clear" w:color="auto" w:fill="auto"/>
            <w:vAlign w:val="bottom"/>
          </w:tcPr>
          <w:p w14:paraId="53B7B1D9" w14:textId="77777777" w:rsidR="00EE4EF2" w:rsidRPr="001E7A27" w:rsidRDefault="00EE4EF2" w:rsidP="005C7F25">
            <w:pPr>
              <w:pStyle w:val="AR6Table"/>
              <w:rPr>
                <w:lang w:val="en-GB" w:eastAsia="en-US"/>
              </w:rPr>
            </w:pPr>
            <w:r w:rsidRPr="001E7A27">
              <w:rPr>
                <w:lang w:val="en-GB"/>
              </w:rPr>
              <w:t>(8–12)</w:t>
            </w:r>
          </w:p>
        </w:tc>
        <w:tc>
          <w:tcPr>
            <w:tcW w:w="567" w:type="dxa"/>
            <w:tcBorders>
              <w:right w:val="single" w:sz="4" w:space="0" w:color="808080" w:themeColor="background1" w:themeShade="80"/>
            </w:tcBorders>
            <w:shd w:val="clear" w:color="auto" w:fill="auto"/>
            <w:vAlign w:val="bottom"/>
          </w:tcPr>
          <w:p w14:paraId="492EA36E" w14:textId="77777777" w:rsidR="00EE4EF2" w:rsidRPr="001E7A27"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D408562"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F49D2F2" w14:textId="77777777" w:rsidR="00EE4EF2" w:rsidRPr="001E7A27" w:rsidRDefault="00EE4EF2" w:rsidP="005C7F25">
            <w:pPr>
              <w:pStyle w:val="AR6Table"/>
              <w:jc w:val="right"/>
              <w:rPr>
                <w:lang w:val="en-GB" w:eastAsia="en-US"/>
              </w:rPr>
            </w:pPr>
            <w:r w:rsidRPr="001E7A27">
              <w:rPr>
                <w:lang w:val="en-GB"/>
              </w:rPr>
              <w:t>10</w:t>
            </w:r>
          </w:p>
        </w:tc>
        <w:tc>
          <w:tcPr>
            <w:tcW w:w="992" w:type="dxa"/>
            <w:tcBorders>
              <w:left w:val="single" w:sz="4" w:space="0" w:color="808080" w:themeColor="background1" w:themeShade="80"/>
            </w:tcBorders>
            <w:shd w:val="clear" w:color="auto" w:fill="auto"/>
            <w:vAlign w:val="bottom"/>
          </w:tcPr>
          <w:p w14:paraId="5E2E7FA7" w14:textId="77777777" w:rsidR="00EE4EF2" w:rsidRPr="001E7A27" w:rsidRDefault="00EE4EF2" w:rsidP="005C7F25">
            <w:pPr>
              <w:pStyle w:val="AR6Table"/>
              <w:rPr>
                <w:lang w:val="en-GB" w:eastAsia="en-US"/>
              </w:rPr>
            </w:pPr>
            <w:r w:rsidRPr="001E7A27">
              <w:rPr>
                <w:lang w:val="en-GB"/>
              </w:rPr>
              <w:t>(8–13)</w:t>
            </w:r>
          </w:p>
        </w:tc>
      </w:tr>
      <w:tr w:rsidR="00EE4EF2" w:rsidRPr="001E7A27" w14:paraId="69B12974" w14:textId="77777777" w:rsidTr="00967A55">
        <w:tc>
          <w:tcPr>
            <w:tcW w:w="3397" w:type="dxa"/>
            <w:shd w:val="clear" w:color="auto" w:fill="auto"/>
            <w:vAlign w:val="bottom"/>
          </w:tcPr>
          <w:p w14:paraId="229A7388" w14:textId="77777777" w:rsidR="00EE4EF2" w:rsidRPr="001E7A27" w:rsidRDefault="00EE4EF2" w:rsidP="005C7F25">
            <w:pPr>
              <w:pStyle w:val="AR6Table"/>
              <w:rPr>
                <w:lang w:val="en-GB" w:eastAsia="en-US"/>
              </w:rPr>
            </w:pPr>
            <w:r w:rsidRPr="001E7A27">
              <w:rPr>
                <w:lang w:val="en-GB"/>
              </w:rPr>
              <w:t> </w:t>
            </w:r>
          </w:p>
        </w:tc>
        <w:tc>
          <w:tcPr>
            <w:tcW w:w="567" w:type="dxa"/>
            <w:tcBorders>
              <w:right w:val="single" w:sz="4" w:space="0" w:color="808080" w:themeColor="background1" w:themeShade="80"/>
            </w:tcBorders>
            <w:shd w:val="clear" w:color="auto" w:fill="auto"/>
            <w:vAlign w:val="bottom"/>
          </w:tcPr>
          <w:p w14:paraId="1A4EFB0E" w14:textId="77777777" w:rsidR="00EE4EF2" w:rsidRPr="001E7A27" w:rsidRDefault="00EE4EF2" w:rsidP="005C7F25">
            <w:pPr>
              <w:pStyle w:val="AR6Table"/>
              <w:jc w:val="right"/>
              <w:rPr>
                <w:lang w:val="en-GB" w:eastAsia="en-US"/>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30208F9" w14:textId="77777777" w:rsidR="00EE4EF2" w:rsidRPr="001E7A27" w:rsidRDefault="00EE4EF2" w:rsidP="005C7F25">
            <w:pPr>
              <w:pStyle w:val="AR6Table"/>
              <w:rPr>
                <w:lang w:val="en-GB" w:eastAsia="en-US"/>
              </w:rPr>
            </w:pPr>
            <w:r w:rsidRPr="001E7A27">
              <w:rPr>
                <w:lang w:val="en-GB"/>
              </w:rPr>
              <w:t> </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01F1DD5" w14:textId="77777777" w:rsidR="00EE4EF2" w:rsidRPr="001E7A27" w:rsidRDefault="00EE4EF2" w:rsidP="005C7F25">
            <w:pPr>
              <w:pStyle w:val="AR6Table"/>
              <w:jc w:val="right"/>
              <w:rPr>
                <w:lang w:val="en-GB" w:eastAsia="en-US"/>
              </w:rPr>
            </w:pPr>
            <w:r w:rsidRPr="001E7A27">
              <w:rPr>
                <w:lang w:val="en-GB"/>
              </w:rPr>
              <w:t> </w:t>
            </w:r>
          </w:p>
        </w:tc>
        <w:tc>
          <w:tcPr>
            <w:tcW w:w="992" w:type="dxa"/>
            <w:tcBorders>
              <w:left w:val="single" w:sz="4" w:space="0" w:color="808080" w:themeColor="background1" w:themeShade="80"/>
            </w:tcBorders>
            <w:shd w:val="clear" w:color="auto" w:fill="auto"/>
            <w:vAlign w:val="bottom"/>
          </w:tcPr>
          <w:p w14:paraId="24C86B5E" w14:textId="77777777" w:rsidR="00EE4EF2" w:rsidRPr="001E7A27" w:rsidRDefault="00EE4EF2" w:rsidP="005C7F25">
            <w:pPr>
              <w:pStyle w:val="AR6Table"/>
              <w:rPr>
                <w:lang w:val="en-GB" w:eastAsia="en-US"/>
              </w:rPr>
            </w:pPr>
            <w:r w:rsidRPr="001E7A27">
              <w:rPr>
                <w:lang w:val="en-GB"/>
              </w:rPr>
              <w:t> </w:t>
            </w:r>
          </w:p>
        </w:tc>
        <w:tc>
          <w:tcPr>
            <w:tcW w:w="567" w:type="dxa"/>
            <w:tcBorders>
              <w:right w:val="single" w:sz="4" w:space="0" w:color="808080" w:themeColor="background1" w:themeShade="80"/>
            </w:tcBorders>
            <w:shd w:val="clear" w:color="auto" w:fill="auto"/>
            <w:vAlign w:val="bottom"/>
          </w:tcPr>
          <w:p w14:paraId="37CBB9B5" w14:textId="77777777" w:rsidR="00EE4EF2" w:rsidRPr="001E7A27" w:rsidRDefault="00EE4EF2" w:rsidP="005C7F25">
            <w:pPr>
              <w:pStyle w:val="AR6Table"/>
              <w:jc w:val="right"/>
              <w:rPr>
                <w:lang w:val="en-GB" w:eastAsia="en-US"/>
              </w:rPr>
            </w:pPr>
            <w:r w:rsidRPr="001E7A27">
              <w:rPr>
                <w:lang w:val="en-GB"/>
              </w:rPr>
              <w:t> </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DA03650" w14:textId="77777777" w:rsidR="00EE4EF2" w:rsidRPr="001E7A27" w:rsidRDefault="00EE4EF2" w:rsidP="005C7F25">
            <w:pPr>
              <w:pStyle w:val="AR6Table"/>
              <w:rPr>
                <w:lang w:val="en-GB" w:eastAsia="en-US"/>
              </w:rPr>
            </w:pPr>
            <w:r w:rsidRPr="001E7A27">
              <w:rPr>
                <w:lang w:val="en-GB"/>
              </w:rPr>
              <w:t> </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26506192" w14:textId="77777777" w:rsidR="00EE4EF2" w:rsidRPr="001E7A27" w:rsidRDefault="00EE4EF2" w:rsidP="005C7F25">
            <w:pPr>
              <w:pStyle w:val="AR6Table"/>
              <w:jc w:val="right"/>
              <w:rPr>
                <w:lang w:val="en-GB" w:eastAsia="en-US"/>
              </w:rPr>
            </w:pPr>
            <w:r w:rsidRPr="001E7A27">
              <w:rPr>
                <w:lang w:val="en-GB"/>
              </w:rPr>
              <w:t> </w:t>
            </w:r>
          </w:p>
        </w:tc>
        <w:tc>
          <w:tcPr>
            <w:tcW w:w="992" w:type="dxa"/>
            <w:tcBorders>
              <w:left w:val="single" w:sz="4" w:space="0" w:color="808080" w:themeColor="background1" w:themeShade="80"/>
            </w:tcBorders>
            <w:shd w:val="clear" w:color="auto" w:fill="auto"/>
            <w:vAlign w:val="bottom"/>
          </w:tcPr>
          <w:p w14:paraId="74BBF4F4" w14:textId="77777777" w:rsidR="00EE4EF2" w:rsidRPr="001E7A27" w:rsidRDefault="00EE4EF2" w:rsidP="005C7F25">
            <w:pPr>
              <w:pStyle w:val="AR6Table"/>
              <w:rPr>
                <w:lang w:val="en-GB" w:eastAsia="en-US"/>
              </w:rPr>
            </w:pPr>
            <w:r w:rsidRPr="001E7A27">
              <w:rPr>
                <w:lang w:val="en-GB"/>
              </w:rPr>
              <w:t> </w:t>
            </w:r>
          </w:p>
        </w:tc>
      </w:tr>
      <w:tr w:rsidR="00EE4EF2" w:rsidRPr="001E7A27" w14:paraId="1119F2FA" w14:textId="77777777" w:rsidTr="00967A55">
        <w:tc>
          <w:tcPr>
            <w:tcW w:w="3397" w:type="dxa"/>
            <w:shd w:val="clear" w:color="auto" w:fill="F4B083" w:themeFill="accent2" w:themeFillTint="99"/>
            <w:vAlign w:val="bottom"/>
          </w:tcPr>
          <w:p w14:paraId="4C9027DF" w14:textId="77777777" w:rsidR="00EE4EF2" w:rsidRPr="001E7A27" w:rsidRDefault="00EE4EF2" w:rsidP="005C7F25">
            <w:pPr>
              <w:pStyle w:val="AR6Table"/>
              <w:rPr>
                <w:lang w:val="en-GB" w:eastAsia="en-US"/>
              </w:rPr>
            </w:pPr>
            <w:r w:rsidRPr="001E7A27">
              <w:rPr>
                <w:lang w:val="en-GB"/>
              </w:rPr>
              <w:t>SINKS</w:t>
            </w:r>
          </w:p>
        </w:tc>
        <w:tc>
          <w:tcPr>
            <w:tcW w:w="567" w:type="dxa"/>
            <w:tcBorders>
              <w:right w:val="single" w:sz="4" w:space="0" w:color="808080" w:themeColor="background1" w:themeShade="80"/>
            </w:tcBorders>
            <w:shd w:val="clear" w:color="auto" w:fill="F4B083" w:themeFill="accent2" w:themeFillTint="99"/>
            <w:vAlign w:val="bottom"/>
          </w:tcPr>
          <w:p w14:paraId="515682F5" w14:textId="77777777" w:rsidR="00EE4EF2" w:rsidRPr="001E7A27" w:rsidRDefault="00EE4EF2" w:rsidP="005C7F25">
            <w:pPr>
              <w:pStyle w:val="AR6Table"/>
              <w:jc w:val="right"/>
              <w:rPr>
                <w:lang w:val="en-GB" w:eastAsia="en-US"/>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4B083" w:themeFill="accent2" w:themeFillTint="99"/>
            <w:vAlign w:val="bottom"/>
          </w:tcPr>
          <w:p w14:paraId="7EEACEE3" w14:textId="77777777" w:rsidR="00EE4EF2" w:rsidRPr="001E7A27" w:rsidRDefault="00EE4EF2" w:rsidP="005C7F25">
            <w:pPr>
              <w:pStyle w:val="AR6Table"/>
              <w:rPr>
                <w:lang w:val="en-GB" w:eastAsia="en-US"/>
              </w:rPr>
            </w:pPr>
            <w:r w:rsidRPr="001E7A27">
              <w:rPr>
                <w:lang w:val="en-GB"/>
              </w:rPr>
              <w:t> </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4B083" w:themeFill="accent2" w:themeFillTint="99"/>
            <w:vAlign w:val="bottom"/>
          </w:tcPr>
          <w:p w14:paraId="110FCB29" w14:textId="77777777" w:rsidR="00EE4EF2" w:rsidRPr="001E7A27" w:rsidRDefault="00EE4EF2" w:rsidP="005C7F25">
            <w:pPr>
              <w:pStyle w:val="AR6Table"/>
              <w:jc w:val="right"/>
              <w:rPr>
                <w:lang w:val="en-GB" w:eastAsia="en-US"/>
              </w:rPr>
            </w:pPr>
            <w:r w:rsidRPr="001E7A27">
              <w:rPr>
                <w:lang w:val="en-GB"/>
              </w:rPr>
              <w:t> </w:t>
            </w:r>
          </w:p>
        </w:tc>
        <w:tc>
          <w:tcPr>
            <w:tcW w:w="992" w:type="dxa"/>
            <w:tcBorders>
              <w:left w:val="single" w:sz="4" w:space="0" w:color="808080" w:themeColor="background1" w:themeShade="80"/>
            </w:tcBorders>
            <w:shd w:val="clear" w:color="auto" w:fill="F4B083" w:themeFill="accent2" w:themeFillTint="99"/>
            <w:vAlign w:val="bottom"/>
          </w:tcPr>
          <w:p w14:paraId="25F19E91" w14:textId="77777777" w:rsidR="00EE4EF2" w:rsidRPr="001E7A27" w:rsidRDefault="00EE4EF2" w:rsidP="005C7F25">
            <w:pPr>
              <w:pStyle w:val="AR6Table"/>
              <w:rPr>
                <w:lang w:val="en-GB" w:eastAsia="en-US"/>
              </w:rPr>
            </w:pPr>
            <w:r w:rsidRPr="001E7A27">
              <w:rPr>
                <w:lang w:val="en-GB"/>
              </w:rPr>
              <w:t> </w:t>
            </w:r>
          </w:p>
        </w:tc>
        <w:tc>
          <w:tcPr>
            <w:tcW w:w="567" w:type="dxa"/>
            <w:tcBorders>
              <w:right w:val="single" w:sz="4" w:space="0" w:color="808080" w:themeColor="background1" w:themeShade="80"/>
            </w:tcBorders>
            <w:shd w:val="clear" w:color="auto" w:fill="F4B083" w:themeFill="accent2" w:themeFillTint="99"/>
            <w:vAlign w:val="bottom"/>
          </w:tcPr>
          <w:p w14:paraId="415CDCC5" w14:textId="77777777" w:rsidR="00EE4EF2" w:rsidRPr="001E7A27" w:rsidRDefault="00EE4EF2" w:rsidP="005C7F25">
            <w:pPr>
              <w:pStyle w:val="AR6Table"/>
              <w:jc w:val="right"/>
              <w:rPr>
                <w:lang w:val="en-GB" w:eastAsia="en-US"/>
              </w:rPr>
            </w:pPr>
            <w:r w:rsidRPr="001E7A27">
              <w:rPr>
                <w:lang w:val="en-GB"/>
              </w:rPr>
              <w:t> </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4B083" w:themeFill="accent2" w:themeFillTint="99"/>
            <w:vAlign w:val="bottom"/>
          </w:tcPr>
          <w:p w14:paraId="228E3EF8" w14:textId="77777777" w:rsidR="00EE4EF2" w:rsidRPr="001E7A27" w:rsidRDefault="00EE4EF2" w:rsidP="005C7F25">
            <w:pPr>
              <w:pStyle w:val="AR6Table"/>
              <w:rPr>
                <w:lang w:val="en-GB" w:eastAsia="en-US"/>
              </w:rPr>
            </w:pPr>
            <w:r w:rsidRPr="001E7A27">
              <w:rPr>
                <w:lang w:val="en-GB"/>
              </w:rPr>
              <w:t> </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4B083" w:themeFill="accent2" w:themeFillTint="99"/>
            <w:vAlign w:val="bottom"/>
          </w:tcPr>
          <w:p w14:paraId="46127BEC" w14:textId="77777777" w:rsidR="00EE4EF2" w:rsidRPr="001E7A27" w:rsidRDefault="00EE4EF2" w:rsidP="005C7F25">
            <w:pPr>
              <w:pStyle w:val="AR6Table"/>
              <w:jc w:val="right"/>
              <w:rPr>
                <w:lang w:val="en-GB" w:eastAsia="en-US"/>
              </w:rPr>
            </w:pPr>
            <w:r w:rsidRPr="001E7A27">
              <w:rPr>
                <w:lang w:val="en-GB"/>
              </w:rPr>
              <w:t> </w:t>
            </w:r>
          </w:p>
        </w:tc>
        <w:tc>
          <w:tcPr>
            <w:tcW w:w="992" w:type="dxa"/>
            <w:tcBorders>
              <w:left w:val="single" w:sz="4" w:space="0" w:color="808080" w:themeColor="background1" w:themeShade="80"/>
            </w:tcBorders>
            <w:shd w:val="clear" w:color="auto" w:fill="F4B083" w:themeFill="accent2" w:themeFillTint="99"/>
            <w:vAlign w:val="bottom"/>
          </w:tcPr>
          <w:p w14:paraId="4E28DFAE" w14:textId="77777777" w:rsidR="00EE4EF2" w:rsidRPr="001E7A27" w:rsidRDefault="00EE4EF2" w:rsidP="005C7F25">
            <w:pPr>
              <w:pStyle w:val="AR6Table"/>
              <w:rPr>
                <w:lang w:val="en-GB" w:eastAsia="en-US"/>
              </w:rPr>
            </w:pPr>
            <w:r w:rsidRPr="001E7A27">
              <w:rPr>
                <w:lang w:val="en-GB"/>
              </w:rPr>
              <w:t> </w:t>
            </w:r>
          </w:p>
        </w:tc>
      </w:tr>
      <w:tr w:rsidR="00EE4EF2" w:rsidRPr="001E7A27" w14:paraId="4AADA668" w14:textId="77777777" w:rsidTr="00967A55">
        <w:tc>
          <w:tcPr>
            <w:tcW w:w="3397" w:type="dxa"/>
            <w:shd w:val="clear" w:color="auto" w:fill="FBE4D5" w:themeFill="accent2" w:themeFillTint="33"/>
            <w:vAlign w:val="bottom"/>
          </w:tcPr>
          <w:p w14:paraId="2B8B0F5A" w14:textId="77777777" w:rsidR="00EE4EF2" w:rsidRPr="001E7A27" w:rsidRDefault="00EE4EF2" w:rsidP="005C7F25">
            <w:pPr>
              <w:pStyle w:val="AR6Table"/>
              <w:rPr>
                <w:lang w:val="en-GB" w:eastAsia="en-US"/>
              </w:rPr>
            </w:pPr>
            <w:r w:rsidRPr="001E7A27">
              <w:rPr>
                <w:lang w:val="en-GB"/>
              </w:rPr>
              <w:t>Total chemical loss</w:t>
            </w:r>
          </w:p>
        </w:tc>
        <w:tc>
          <w:tcPr>
            <w:tcW w:w="567" w:type="dxa"/>
            <w:tcBorders>
              <w:right w:val="single" w:sz="4" w:space="0" w:color="808080" w:themeColor="background1" w:themeShade="80"/>
            </w:tcBorders>
            <w:shd w:val="clear" w:color="auto" w:fill="FBE4D5" w:themeFill="accent2" w:themeFillTint="33"/>
            <w:vAlign w:val="bottom"/>
          </w:tcPr>
          <w:p w14:paraId="10D8C1D2" w14:textId="77777777" w:rsidR="00EE4EF2" w:rsidRPr="001E7A27" w:rsidRDefault="00EE4EF2" w:rsidP="005C7F25">
            <w:pPr>
              <w:pStyle w:val="AR6Table"/>
              <w:jc w:val="right"/>
              <w:rPr>
                <w:lang w:val="en-GB" w:eastAsia="en-US"/>
              </w:rPr>
            </w:pPr>
            <w:r w:rsidRPr="001E7A27">
              <w:rPr>
                <w:lang w:val="en-GB"/>
              </w:rPr>
              <w:t>511</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66904BC3" w14:textId="77777777" w:rsidR="00EE4EF2" w:rsidRPr="001E7A27" w:rsidRDefault="00EE4EF2" w:rsidP="005C7F25">
            <w:pPr>
              <w:pStyle w:val="AR6Table"/>
              <w:rPr>
                <w:lang w:val="en-GB" w:eastAsia="en-US"/>
              </w:rPr>
            </w:pPr>
            <w:r w:rsidRPr="001E7A27">
              <w:rPr>
                <w:lang w:val="en-GB"/>
              </w:rPr>
              <w:t>(502–515)</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48B753B4" w14:textId="77777777" w:rsidR="00EE4EF2" w:rsidRPr="001E7A27" w:rsidRDefault="00EE4EF2" w:rsidP="005C7F25">
            <w:pPr>
              <w:pStyle w:val="AR6Table"/>
              <w:jc w:val="right"/>
              <w:rPr>
                <w:lang w:val="en-GB" w:eastAsia="en-US"/>
              </w:rPr>
            </w:pPr>
            <w:r w:rsidRPr="001E7A27">
              <w:rPr>
                <w:lang w:val="en-GB"/>
              </w:rPr>
              <w:t>595</w:t>
            </w:r>
          </w:p>
        </w:tc>
        <w:tc>
          <w:tcPr>
            <w:tcW w:w="992" w:type="dxa"/>
            <w:tcBorders>
              <w:left w:val="single" w:sz="4" w:space="0" w:color="808080" w:themeColor="background1" w:themeShade="80"/>
            </w:tcBorders>
            <w:shd w:val="clear" w:color="auto" w:fill="FBE4D5" w:themeFill="accent2" w:themeFillTint="33"/>
            <w:vAlign w:val="bottom"/>
          </w:tcPr>
          <w:p w14:paraId="3C12EE64" w14:textId="77777777" w:rsidR="00EE4EF2" w:rsidRPr="001E7A27" w:rsidRDefault="00EE4EF2" w:rsidP="005C7F25">
            <w:pPr>
              <w:pStyle w:val="AR6Table"/>
              <w:rPr>
                <w:lang w:val="en-GB" w:eastAsia="en-US"/>
              </w:rPr>
            </w:pPr>
            <w:r w:rsidRPr="001E7A27">
              <w:rPr>
                <w:lang w:val="en-GB"/>
              </w:rPr>
              <w:t>(489–749)</w:t>
            </w:r>
          </w:p>
        </w:tc>
        <w:tc>
          <w:tcPr>
            <w:tcW w:w="567" w:type="dxa"/>
            <w:tcBorders>
              <w:right w:val="single" w:sz="4" w:space="0" w:color="808080" w:themeColor="background1" w:themeShade="80"/>
            </w:tcBorders>
            <w:shd w:val="clear" w:color="auto" w:fill="FBE4D5" w:themeFill="accent2" w:themeFillTint="33"/>
            <w:vAlign w:val="bottom"/>
          </w:tcPr>
          <w:p w14:paraId="3D504F8A" w14:textId="77777777" w:rsidR="00EE4EF2" w:rsidRPr="001E7A27" w:rsidRDefault="00EE4EF2" w:rsidP="005C7F25">
            <w:pPr>
              <w:pStyle w:val="AR6Table"/>
              <w:jc w:val="right"/>
              <w:rPr>
                <w:lang w:val="en-GB" w:eastAsia="en-US"/>
              </w:rPr>
            </w:pPr>
            <w:r w:rsidRPr="001E7A27">
              <w:rPr>
                <w:lang w:val="en-GB"/>
              </w:rPr>
              <w:t>514</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4D083979" w14:textId="77777777" w:rsidR="00EE4EF2" w:rsidRPr="001E7A27" w:rsidRDefault="00EE4EF2" w:rsidP="005C7F25">
            <w:pPr>
              <w:pStyle w:val="AR6Table"/>
              <w:rPr>
                <w:lang w:val="en-GB" w:eastAsia="en-US"/>
              </w:rPr>
            </w:pPr>
            <w:r w:rsidRPr="001E7A27">
              <w:rPr>
                <w:lang w:val="en-GB"/>
              </w:rPr>
              <w:t>(474–529)</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4F91B6B7" w14:textId="77777777" w:rsidR="00EE4EF2" w:rsidRPr="001E7A27" w:rsidRDefault="00EE4EF2" w:rsidP="005C7F25">
            <w:pPr>
              <w:pStyle w:val="AR6Table"/>
              <w:jc w:val="right"/>
              <w:rPr>
                <w:lang w:val="en-GB" w:eastAsia="en-US"/>
              </w:rPr>
            </w:pPr>
            <w:r w:rsidRPr="001E7A27">
              <w:rPr>
                <w:lang w:val="en-GB"/>
              </w:rPr>
              <w:t>602</w:t>
            </w:r>
          </w:p>
        </w:tc>
        <w:tc>
          <w:tcPr>
            <w:tcW w:w="992" w:type="dxa"/>
            <w:tcBorders>
              <w:left w:val="single" w:sz="4" w:space="0" w:color="808080" w:themeColor="background1" w:themeShade="80"/>
            </w:tcBorders>
            <w:shd w:val="clear" w:color="auto" w:fill="FBE4D5" w:themeFill="accent2" w:themeFillTint="33"/>
            <w:vAlign w:val="bottom"/>
          </w:tcPr>
          <w:p w14:paraId="241B6991" w14:textId="77777777" w:rsidR="00EE4EF2" w:rsidRPr="001E7A27" w:rsidRDefault="00EE4EF2" w:rsidP="005C7F25">
            <w:pPr>
              <w:pStyle w:val="AR6Table"/>
              <w:rPr>
                <w:lang w:val="en-GB" w:eastAsia="en-US"/>
              </w:rPr>
            </w:pPr>
            <w:r w:rsidRPr="001E7A27">
              <w:rPr>
                <w:lang w:val="en-GB"/>
              </w:rPr>
              <w:t>(496–754)</w:t>
            </w:r>
          </w:p>
        </w:tc>
      </w:tr>
      <w:tr w:rsidR="00EE4EF2" w:rsidRPr="001E7A27" w14:paraId="751974D4" w14:textId="77777777" w:rsidTr="00967A55">
        <w:tc>
          <w:tcPr>
            <w:tcW w:w="3397" w:type="dxa"/>
            <w:shd w:val="clear" w:color="auto" w:fill="auto"/>
            <w:vAlign w:val="bottom"/>
          </w:tcPr>
          <w:p w14:paraId="02D5CF9B" w14:textId="77777777" w:rsidR="00EE4EF2" w:rsidRPr="001E7A27" w:rsidRDefault="00EE4EF2" w:rsidP="005C7F25">
            <w:pPr>
              <w:pStyle w:val="AR6Table"/>
              <w:rPr>
                <w:lang w:val="en-GB" w:eastAsia="en-US"/>
              </w:rPr>
            </w:pPr>
            <w:r w:rsidRPr="001E7A27">
              <w:rPr>
                <w:lang w:val="en-GB"/>
              </w:rPr>
              <w:t>Tropospheric OH</w:t>
            </w:r>
          </w:p>
        </w:tc>
        <w:tc>
          <w:tcPr>
            <w:tcW w:w="567" w:type="dxa"/>
            <w:tcBorders>
              <w:right w:val="single" w:sz="4" w:space="0" w:color="808080" w:themeColor="background1" w:themeShade="80"/>
            </w:tcBorders>
            <w:shd w:val="clear" w:color="auto" w:fill="auto"/>
            <w:vAlign w:val="bottom"/>
          </w:tcPr>
          <w:p w14:paraId="5F8A2F65" w14:textId="77777777" w:rsidR="00EE4EF2" w:rsidRPr="001E7A27" w:rsidRDefault="00EE4EF2" w:rsidP="005C7F25">
            <w:pPr>
              <w:pStyle w:val="AR6Table"/>
              <w:jc w:val="right"/>
              <w:rPr>
                <w:lang w:val="en-GB" w:eastAsia="en-US"/>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3491779"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6166F60" w14:textId="77777777" w:rsidR="00EE4EF2" w:rsidRPr="001E7A27" w:rsidRDefault="00EE4EF2" w:rsidP="005C7F25">
            <w:pPr>
              <w:pStyle w:val="AR6Table"/>
              <w:jc w:val="right"/>
              <w:rPr>
                <w:lang w:val="en-GB" w:eastAsia="en-US"/>
              </w:rPr>
            </w:pPr>
            <w:r w:rsidRPr="001E7A27">
              <w:rPr>
                <w:lang w:val="en-GB"/>
              </w:rPr>
              <w:t>553</w:t>
            </w:r>
          </w:p>
        </w:tc>
        <w:tc>
          <w:tcPr>
            <w:tcW w:w="992" w:type="dxa"/>
            <w:tcBorders>
              <w:left w:val="single" w:sz="4" w:space="0" w:color="808080" w:themeColor="background1" w:themeShade="80"/>
            </w:tcBorders>
            <w:shd w:val="clear" w:color="auto" w:fill="auto"/>
            <w:vAlign w:val="bottom"/>
          </w:tcPr>
          <w:p w14:paraId="15BB775E" w14:textId="77777777" w:rsidR="00EE4EF2" w:rsidRPr="001E7A27" w:rsidRDefault="00EE4EF2" w:rsidP="005C7F25">
            <w:pPr>
              <w:pStyle w:val="AR6Table"/>
              <w:rPr>
                <w:lang w:val="en-GB" w:eastAsia="en-US"/>
              </w:rPr>
            </w:pPr>
            <w:r w:rsidRPr="001E7A27">
              <w:rPr>
                <w:lang w:val="en-GB"/>
              </w:rPr>
              <w:t>(476–677)</w:t>
            </w:r>
          </w:p>
        </w:tc>
        <w:tc>
          <w:tcPr>
            <w:tcW w:w="567" w:type="dxa"/>
            <w:tcBorders>
              <w:right w:val="single" w:sz="4" w:space="0" w:color="808080" w:themeColor="background1" w:themeShade="80"/>
            </w:tcBorders>
            <w:shd w:val="clear" w:color="auto" w:fill="auto"/>
            <w:vAlign w:val="bottom"/>
          </w:tcPr>
          <w:p w14:paraId="53DEFB2F" w14:textId="77777777" w:rsidR="00EE4EF2" w:rsidRPr="001E7A27"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2C571018"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23113047" w14:textId="77777777" w:rsidR="00EE4EF2" w:rsidRPr="001E7A27" w:rsidRDefault="00EE4EF2" w:rsidP="005C7F25">
            <w:pPr>
              <w:pStyle w:val="AR6Table"/>
              <w:jc w:val="right"/>
              <w:rPr>
                <w:lang w:val="en-GB" w:eastAsia="en-US"/>
              </w:rPr>
            </w:pPr>
            <w:r w:rsidRPr="001E7A27">
              <w:rPr>
                <w:lang w:val="en-GB"/>
              </w:rPr>
              <w:t>560</w:t>
            </w:r>
          </w:p>
        </w:tc>
        <w:tc>
          <w:tcPr>
            <w:tcW w:w="992" w:type="dxa"/>
            <w:tcBorders>
              <w:left w:val="single" w:sz="4" w:space="0" w:color="808080" w:themeColor="background1" w:themeShade="80"/>
            </w:tcBorders>
            <w:shd w:val="clear" w:color="auto" w:fill="auto"/>
            <w:vAlign w:val="bottom"/>
          </w:tcPr>
          <w:p w14:paraId="6575D92D" w14:textId="77777777" w:rsidR="00EE4EF2" w:rsidRPr="001E7A27" w:rsidRDefault="00EE4EF2" w:rsidP="005C7F25">
            <w:pPr>
              <w:pStyle w:val="AR6Table"/>
              <w:rPr>
                <w:lang w:val="en-GB" w:eastAsia="en-US"/>
              </w:rPr>
            </w:pPr>
            <w:r w:rsidRPr="001E7A27">
              <w:rPr>
                <w:lang w:val="en-GB"/>
              </w:rPr>
              <w:t>(483–682)</w:t>
            </w:r>
          </w:p>
        </w:tc>
      </w:tr>
      <w:tr w:rsidR="00EE4EF2" w:rsidRPr="001E7A27" w14:paraId="14BAC714" w14:textId="77777777" w:rsidTr="00967A55">
        <w:tc>
          <w:tcPr>
            <w:tcW w:w="3397" w:type="dxa"/>
            <w:shd w:val="clear" w:color="auto" w:fill="auto"/>
            <w:vAlign w:val="bottom"/>
          </w:tcPr>
          <w:p w14:paraId="6CA3CEEA" w14:textId="77777777" w:rsidR="00EE4EF2" w:rsidRPr="001E7A27" w:rsidRDefault="00EE4EF2" w:rsidP="005C7F25">
            <w:pPr>
              <w:pStyle w:val="AR6Table"/>
              <w:rPr>
                <w:lang w:val="en-GB" w:eastAsia="en-US"/>
              </w:rPr>
            </w:pPr>
            <w:r w:rsidRPr="001E7A27">
              <w:rPr>
                <w:lang w:val="en-GB"/>
              </w:rPr>
              <w:lastRenderedPageBreak/>
              <w:t>Stratospheric loss</w:t>
            </w:r>
          </w:p>
        </w:tc>
        <w:tc>
          <w:tcPr>
            <w:tcW w:w="567" w:type="dxa"/>
            <w:tcBorders>
              <w:right w:val="single" w:sz="4" w:space="0" w:color="808080" w:themeColor="background1" w:themeShade="80"/>
            </w:tcBorders>
            <w:shd w:val="clear" w:color="auto" w:fill="auto"/>
            <w:vAlign w:val="bottom"/>
          </w:tcPr>
          <w:p w14:paraId="6345E868" w14:textId="77777777" w:rsidR="00EE4EF2" w:rsidRPr="001E7A27" w:rsidRDefault="00EE4EF2" w:rsidP="005C7F25">
            <w:pPr>
              <w:pStyle w:val="AR6Table"/>
              <w:jc w:val="right"/>
              <w:rPr>
                <w:lang w:val="en-GB" w:eastAsia="en-US"/>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BF1D24C"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71D7264" w14:textId="77777777" w:rsidR="00EE4EF2" w:rsidRPr="001E7A27" w:rsidRDefault="00EE4EF2" w:rsidP="005C7F25">
            <w:pPr>
              <w:pStyle w:val="AR6Table"/>
              <w:jc w:val="right"/>
              <w:rPr>
                <w:lang w:val="en-GB" w:eastAsia="en-US"/>
              </w:rPr>
            </w:pPr>
            <w:r w:rsidRPr="001E7A27">
              <w:rPr>
                <w:lang w:val="en-GB"/>
              </w:rPr>
              <w:t>31</w:t>
            </w:r>
          </w:p>
        </w:tc>
        <w:tc>
          <w:tcPr>
            <w:tcW w:w="992" w:type="dxa"/>
            <w:tcBorders>
              <w:left w:val="single" w:sz="4" w:space="0" w:color="808080" w:themeColor="background1" w:themeShade="80"/>
            </w:tcBorders>
            <w:shd w:val="clear" w:color="auto" w:fill="auto"/>
            <w:vAlign w:val="bottom"/>
          </w:tcPr>
          <w:p w14:paraId="1FBA5CCB" w14:textId="77777777" w:rsidR="00EE4EF2" w:rsidRPr="001E7A27" w:rsidRDefault="00EE4EF2" w:rsidP="005C7F25">
            <w:pPr>
              <w:pStyle w:val="AR6Table"/>
              <w:rPr>
                <w:lang w:val="en-GB" w:eastAsia="en-US"/>
              </w:rPr>
            </w:pPr>
            <w:r w:rsidRPr="001E7A27">
              <w:rPr>
                <w:lang w:val="en-GB"/>
              </w:rPr>
              <w:t>(12–37)</w:t>
            </w:r>
          </w:p>
        </w:tc>
        <w:tc>
          <w:tcPr>
            <w:tcW w:w="567" w:type="dxa"/>
            <w:tcBorders>
              <w:right w:val="single" w:sz="4" w:space="0" w:color="808080" w:themeColor="background1" w:themeShade="80"/>
            </w:tcBorders>
            <w:shd w:val="clear" w:color="auto" w:fill="auto"/>
            <w:vAlign w:val="bottom"/>
          </w:tcPr>
          <w:p w14:paraId="4B8691E4" w14:textId="77777777" w:rsidR="00EE4EF2" w:rsidRPr="001E7A27"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497AFDF"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A42C1E5" w14:textId="77777777" w:rsidR="00EE4EF2" w:rsidRPr="001E7A27" w:rsidRDefault="00EE4EF2" w:rsidP="005C7F25">
            <w:pPr>
              <w:pStyle w:val="AR6Table"/>
              <w:jc w:val="right"/>
              <w:rPr>
                <w:lang w:val="en-GB" w:eastAsia="en-US"/>
              </w:rPr>
            </w:pPr>
            <w:r w:rsidRPr="001E7A27">
              <w:rPr>
                <w:lang w:val="en-GB"/>
              </w:rPr>
              <w:t>31</w:t>
            </w:r>
          </w:p>
        </w:tc>
        <w:tc>
          <w:tcPr>
            <w:tcW w:w="992" w:type="dxa"/>
            <w:tcBorders>
              <w:left w:val="single" w:sz="4" w:space="0" w:color="808080" w:themeColor="background1" w:themeShade="80"/>
            </w:tcBorders>
            <w:shd w:val="clear" w:color="auto" w:fill="auto"/>
            <w:vAlign w:val="bottom"/>
          </w:tcPr>
          <w:p w14:paraId="7E155DC2" w14:textId="77777777" w:rsidR="00EE4EF2" w:rsidRPr="001E7A27" w:rsidRDefault="00EE4EF2" w:rsidP="005C7F25">
            <w:pPr>
              <w:pStyle w:val="AR6Table"/>
              <w:rPr>
                <w:lang w:val="en-GB" w:eastAsia="en-US"/>
              </w:rPr>
            </w:pPr>
            <w:r w:rsidRPr="001E7A27">
              <w:rPr>
                <w:lang w:val="en-GB"/>
              </w:rPr>
              <w:t>(12–37)</w:t>
            </w:r>
          </w:p>
        </w:tc>
      </w:tr>
      <w:tr w:rsidR="00EE4EF2" w:rsidRPr="001E7A27" w14:paraId="72951D1E" w14:textId="77777777" w:rsidTr="00967A55">
        <w:tc>
          <w:tcPr>
            <w:tcW w:w="3397" w:type="dxa"/>
            <w:shd w:val="clear" w:color="auto" w:fill="auto"/>
            <w:vAlign w:val="bottom"/>
          </w:tcPr>
          <w:p w14:paraId="5C73F772" w14:textId="77777777" w:rsidR="00EE4EF2" w:rsidRPr="001E7A27" w:rsidRDefault="00EE4EF2" w:rsidP="005C7F25">
            <w:pPr>
              <w:pStyle w:val="AR6Table"/>
              <w:rPr>
                <w:lang w:val="en-GB" w:eastAsia="en-US"/>
              </w:rPr>
            </w:pPr>
            <w:r w:rsidRPr="001E7A27">
              <w:rPr>
                <w:lang w:val="en-GB"/>
              </w:rPr>
              <w:t>Tropospheric Cl</w:t>
            </w:r>
          </w:p>
        </w:tc>
        <w:tc>
          <w:tcPr>
            <w:tcW w:w="567" w:type="dxa"/>
            <w:tcBorders>
              <w:right w:val="single" w:sz="4" w:space="0" w:color="808080" w:themeColor="background1" w:themeShade="80"/>
            </w:tcBorders>
            <w:shd w:val="clear" w:color="auto" w:fill="auto"/>
            <w:vAlign w:val="bottom"/>
          </w:tcPr>
          <w:p w14:paraId="67E8BE8E" w14:textId="77777777" w:rsidR="00EE4EF2" w:rsidRPr="001E7A27" w:rsidRDefault="00EE4EF2" w:rsidP="005C7F25">
            <w:pPr>
              <w:pStyle w:val="AR6Table"/>
              <w:jc w:val="right"/>
              <w:rPr>
                <w:lang w:val="en-GB" w:eastAsia="en-US"/>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6E34E3C"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93D4F48" w14:textId="77777777" w:rsidR="00EE4EF2" w:rsidRPr="001E7A27" w:rsidRDefault="00EE4EF2" w:rsidP="005C7F25">
            <w:pPr>
              <w:pStyle w:val="AR6Table"/>
              <w:jc w:val="right"/>
              <w:rPr>
                <w:lang w:val="en-GB" w:eastAsia="en-US"/>
              </w:rPr>
            </w:pPr>
            <w:r w:rsidRPr="001E7A27">
              <w:rPr>
                <w:lang w:val="en-GB"/>
              </w:rPr>
              <w:t>11</w:t>
            </w:r>
          </w:p>
        </w:tc>
        <w:tc>
          <w:tcPr>
            <w:tcW w:w="992" w:type="dxa"/>
            <w:tcBorders>
              <w:left w:val="single" w:sz="4" w:space="0" w:color="808080" w:themeColor="background1" w:themeShade="80"/>
            </w:tcBorders>
            <w:shd w:val="clear" w:color="auto" w:fill="auto"/>
            <w:vAlign w:val="bottom"/>
          </w:tcPr>
          <w:p w14:paraId="00173DD3" w14:textId="77777777" w:rsidR="00EE4EF2" w:rsidRPr="001E7A27" w:rsidRDefault="00EE4EF2" w:rsidP="005C7F25">
            <w:pPr>
              <w:pStyle w:val="AR6Table"/>
              <w:rPr>
                <w:lang w:val="en-GB" w:eastAsia="en-US"/>
              </w:rPr>
            </w:pPr>
            <w:r w:rsidRPr="001E7A27">
              <w:rPr>
                <w:lang w:val="en-GB"/>
              </w:rPr>
              <w:t>(1–35)</w:t>
            </w:r>
          </w:p>
        </w:tc>
        <w:tc>
          <w:tcPr>
            <w:tcW w:w="567" w:type="dxa"/>
            <w:tcBorders>
              <w:right w:val="single" w:sz="4" w:space="0" w:color="808080" w:themeColor="background1" w:themeShade="80"/>
            </w:tcBorders>
            <w:shd w:val="clear" w:color="auto" w:fill="auto"/>
            <w:vAlign w:val="bottom"/>
          </w:tcPr>
          <w:p w14:paraId="16AB71C4" w14:textId="77777777" w:rsidR="00EE4EF2" w:rsidRPr="001E7A27"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A3822D4"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69CF01B" w14:textId="77777777" w:rsidR="00EE4EF2" w:rsidRPr="001E7A27" w:rsidRDefault="00EE4EF2" w:rsidP="005C7F25">
            <w:pPr>
              <w:pStyle w:val="AR6Table"/>
              <w:jc w:val="right"/>
              <w:rPr>
                <w:lang w:val="en-GB" w:eastAsia="en-US"/>
              </w:rPr>
            </w:pPr>
            <w:r w:rsidRPr="001E7A27">
              <w:rPr>
                <w:lang w:val="en-GB"/>
              </w:rPr>
              <w:t>11</w:t>
            </w:r>
          </w:p>
        </w:tc>
        <w:tc>
          <w:tcPr>
            <w:tcW w:w="992" w:type="dxa"/>
            <w:tcBorders>
              <w:left w:val="single" w:sz="4" w:space="0" w:color="808080" w:themeColor="background1" w:themeShade="80"/>
            </w:tcBorders>
            <w:shd w:val="clear" w:color="auto" w:fill="auto"/>
            <w:vAlign w:val="bottom"/>
          </w:tcPr>
          <w:p w14:paraId="2DB42250" w14:textId="77777777" w:rsidR="00EE4EF2" w:rsidRPr="001E7A27" w:rsidRDefault="00EE4EF2" w:rsidP="005C7F25">
            <w:pPr>
              <w:pStyle w:val="AR6Table"/>
              <w:rPr>
                <w:lang w:val="en-GB" w:eastAsia="en-US"/>
              </w:rPr>
            </w:pPr>
            <w:r w:rsidRPr="001E7A27">
              <w:rPr>
                <w:lang w:val="en-GB"/>
              </w:rPr>
              <w:t>(1–35)</w:t>
            </w:r>
          </w:p>
        </w:tc>
      </w:tr>
      <w:tr w:rsidR="00EE4EF2" w:rsidRPr="001E7A27" w14:paraId="672DA08E" w14:textId="77777777" w:rsidTr="00967A55">
        <w:tc>
          <w:tcPr>
            <w:tcW w:w="3397" w:type="dxa"/>
            <w:shd w:val="clear" w:color="auto" w:fill="FBE4D5" w:themeFill="accent2" w:themeFillTint="33"/>
            <w:vAlign w:val="bottom"/>
          </w:tcPr>
          <w:p w14:paraId="5D8B01BB" w14:textId="77777777" w:rsidR="00EE4EF2" w:rsidRPr="001E7A27" w:rsidRDefault="00EE4EF2" w:rsidP="005C7F25">
            <w:pPr>
              <w:pStyle w:val="AR6Table"/>
              <w:rPr>
                <w:lang w:val="en-GB" w:eastAsia="en-US"/>
              </w:rPr>
            </w:pPr>
            <w:r w:rsidRPr="001E7A27">
              <w:rPr>
                <w:lang w:val="en-GB"/>
              </w:rPr>
              <w:t>Soil uptake</w:t>
            </w:r>
          </w:p>
        </w:tc>
        <w:tc>
          <w:tcPr>
            <w:tcW w:w="567" w:type="dxa"/>
            <w:tcBorders>
              <w:right w:val="single" w:sz="4" w:space="0" w:color="808080" w:themeColor="background1" w:themeShade="80"/>
            </w:tcBorders>
            <w:shd w:val="clear" w:color="auto" w:fill="FBE4D5" w:themeFill="accent2" w:themeFillTint="33"/>
            <w:vAlign w:val="bottom"/>
          </w:tcPr>
          <w:p w14:paraId="38CE4A43" w14:textId="77777777" w:rsidR="00EE4EF2" w:rsidRPr="001E7A27" w:rsidRDefault="00EE4EF2" w:rsidP="005C7F25">
            <w:pPr>
              <w:pStyle w:val="AR6Table"/>
              <w:jc w:val="right"/>
              <w:rPr>
                <w:lang w:val="en-GB" w:eastAsia="en-US"/>
              </w:rPr>
            </w:pPr>
            <w:r w:rsidRPr="001E7A27">
              <w:rPr>
                <w:lang w:val="en-GB"/>
              </w:rPr>
              <w:t>34</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5D03B252" w14:textId="77777777" w:rsidR="00EE4EF2" w:rsidRPr="001E7A27" w:rsidRDefault="00EE4EF2" w:rsidP="005C7F25">
            <w:pPr>
              <w:pStyle w:val="AR6Table"/>
              <w:rPr>
                <w:lang w:val="en-GB" w:eastAsia="en-US"/>
              </w:rPr>
            </w:pPr>
            <w:r w:rsidRPr="001E7A27">
              <w:rPr>
                <w:lang w:val="en-GB"/>
              </w:rPr>
              <w:t>(27–41)</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71DCE6A7" w14:textId="77777777" w:rsidR="00EE4EF2" w:rsidRPr="001E7A27" w:rsidRDefault="00EE4EF2" w:rsidP="005C7F25">
            <w:pPr>
              <w:pStyle w:val="AR6Table"/>
              <w:jc w:val="right"/>
              <w:rPr>
                <w:lang w:val="en-GB" w:eastAsia="en-US"/>
              </w:rPr>
            </w:pPr>
            <w:r w:rsidRPr="001E7A27">
              <w:rPr>
                <w:lang w:val="en-GB"/>
              </w:rPr>
              <w:t>30</w:t>
            </w:r>
          </w:p>
        </w:tc>
        <w:tc>
          <w:tcPr>
            <w:tcW w:w="992" w:type="dxa"/>
            <w:tcBorders>
              <w:left w:val="single" w:sz="4" w:space="0" w:color="808080" w:themeColor="background1" w:themeShade="80"/>
            </w:tcBorders>
            <w:shd w:val="clear" w:color="auto" w:fill="FBE4D5" w:themeFill="accent2" w:themeFillTint="33"/>
            <w:vAlign w:val="bottom"/>
          </w:tcPr>
          <w:p w14:paraId="42897FF7" w14:textId="77777777" w:rsidR="00EE4EF2" w:rsidRPr="001E7A27" w:rsidRDefault="00EE4EF2" w:rsidP="005C7F25">
            <w:pPr>
              <w:pStyle w:val="AR6Table"/>
              <w:rPr>
                <w:lang w:val="en-GB" w:eastAsia="en-US"/>
              </w:rPr>
            </w:pPr>
            <w:r w:rsidRPr="001E7A27">
              <w:rPr>
                <w:lang w:val="en-GB"/>
              </w:rPr>
              <w:t>(11–49)</w:t>
            </w:r>
          </w:p>
        </w:tc>
        <w:tc>
          <w:tcPr>
            <w:tcW w:w="567" w:type="dxa"/>
            <w:tcBorders>
              <w:right w:val="single" w:sz="4" w:space="0" w:color="808080" w:themeColor="background1" w:themeShade="80"/>
            </w:tcBorders>
            <w:shd w:val="clear" w:color="auto" w:fill="FBE4D5" w:themeFill="accent2" w:themeFillTint="33"/>
            <w:vAlign w:val="bottom"/>
          </w:tcPr>
          <w:p w14:paraId="2FFF04C4" w14:textId="77777777" w:rsidR="00EE4EF2" w:rsidRPr="001E7A27" w:rsidRDefault="00EE4EF2" w:rsidP="005C7F25">
            <w:pPr>
              <w:pStyle w:val="AR6Table"/>
              <w:jc w:val="right"/>
              <w:rPr>
                <w:lang w:val="en-GB" w:eastAsia="en-US"/>
              </w:rPr>
            </w:pPr>
            <w:r w:rsidRPr="001E7A27">
              <w:rPr>
                <w:lang w:val="en-GB"/>
              </w:rPr>
              <w:t>37</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6566AB77" w14:textId="77777777" w:rsidR="00EE4EF2" w:rsidRPr="001E7A27" w:rsidRDefault="00EE4EF2" w:rsidP="005C7F25">
            <w:pPr>
              <w:pStyle w:val="AR6Table"/>
              <w:rPr>
                <w:lang w:val="en-GB" w:eastAsia="en-US"/>
              </w:rPr>
            </w:pPr>
            <w:r w:rsidRPr="001E7A27">
              <w:rPr>
                <w:lang w:val="en-GB"/>
              </w:rPr>
              <w:t>(27–43)</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2ECCF363" w14:textId="77777777" w:rsidR="00EE4EF2" w:rsidRPr="001E7A27" w:rsidRDefault="00EE4EF2" w:rsidP="005C7F25">
            <w:pPr>
              <w:pStyle w:val="AR6Table"/>
              <w:jc w:val="right"/>
              <w:rPr>
                <w:lang w:val="en-GB" w:eastAsia="en-US"/>
              </w:rPr>
            </w:pPr>
            <w:r w:rsidRPr="001E7A27">
              <w:rPr>
                <w:lang w:val="en-GB"/>
              </w:rPr>
              <w:t>30</w:t>
            </w:r>
          </w:p>
        </w:tc>
        <w:tc>
          <w:tcPr>
            <w:tcW w:w="992" w:type="dxa"/>
            <w:tcBorders>
              <w:left w:val="single" w:sz="4" w:space="0" w:color="808080" w:themeColor="background1" w:themeShade="80"/>
            </w:tcBorders>
            <w:shd w:val="clear" w:color="auto" w:fill="FBE4D5" w:themeFill="accent2" w:themeFillTint="33"/>
            <w:vAlign w:val="bottom"/>
          </w:tcPr>
          <w:p w14:paraId="07A1D9CF" w14:textId="77777777" w:rsidR="00EE4EF2" w:rsidRPr="001E7A27" w:rsidRDefault="00EE4EF2" w:rsidP="005C7F25">
            <w:pPr>
              <w:pStyle w:val="AR6Table"/>
              <w:rPr>
                <w:lang w:val="en-GB" w:eastAsia="en-US"/>
              </w:rPr>
            </w:pPr>
            <w:r w:rsidRPr="001E7A27">
              <w:rPr>
                <w:lang w:val="en-GB"/>
              </w:rPr>
              <w:t>(11–49)</w:t>
            </w:r>
          </w:p>
        </w:tc>
      </w:tr>
      <w:tr w:rsidR="00EE4EF2" w:rsidRPr="001E7A27" w14:paraId="5952EA14" w14:textId="77777777" w:rsidTr="00967A55">
        <w:tc>
          <w:tcPr>
            <w:tcW w:w="3397" w:type="dxa"/>
            <w:shd w:val="clear" w:color="auto" w:fill="auto"/>
            <w:vAlign w:val="bottom"/>
          </w:tcPr>
          <w:p w14:paraId="5C7556EE" w14:textId="77777777" w:rsidR="00EE4EF2" w:rsidRPr="001E7A27" w:rsidRDefault="00EE4EF2" w:rsidP="005C7F25">
            <w:pPr>
              <w:pStyle w:val="AR6Table"/>
              <w:rPr>
                <w:lang w:val="en-GB" w:eastAsia="en-US"/>
              </w:rPr>
            </w:pPr>
            <w:r w:rsidRPr="001E7A27">
              <w:rPr>
                <w:lang w:val="en-GB"/>
              </w:rPr>
              <w:t> </w:t>
            </w:r>
          </w:p>
        </w:tc>
        <w:tc>
          <w:tcPr>
            <w:tcW w:w="567" w:type="dxa"/>
            <w:tcBorders>
              <w:right w:val="single" w:sz="4" w:space="0" w:color="808080" w:themeColor="background1" w:themeShade="80"/>
            </w:tcBorders>
            <w:shd w:val="clear" w:color="auto" w:fill="auto"/>
            <w:vAlign w:val="bottom"/>
          </w:tcPr>
          <w:p w14:paraId="1C94BF28" w14:textId="77777777" w:rsidR="00EE4EF2" w:rsidRPr="001E7A27" w:rsidRDefault="00EE4EF2" w:rsidP="005C7F25">
            <w:pPr>
              <w:pStyle w:val="AR6Table"/>
              <w:jc w:val="right"/>
              <w:rPr>
                <w:lang w:val="en-GB" w:eastAsia="en-US"/>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1761B14"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AF994EB" w14:textId="77777777" w:rsidR="00EE4EF2" w:rsidRPr="001E7A27" w:rsidRDefault="00EE4EF2" w:rsidP="005C7F25">
            <w:pPr>
              <w:pStyle w:val="AR6Table"/>
              <w:jc w:val="right"/>
              <w:rPr>
                <w:lang w:val="en-GB" w:eastAsia="en-US"/>
              </w:rPr>
            </w:pPr>
          </w:p>
        </w:tc>
        <w:tc>
          <w:tcPr>
            <w:tcW w:w="992" w:type="dxa"/>
            <w:tcBorders>
              <w:left w:val="single" w:sz="4" w:space="0" w:color="808080" w:themeColor="background1" w:themeShade="80"/>
            </w:tcBorders>
            <w:shd w:val="clear" w:color="auto" w:fill="auto"/>
            <w:vAlign w:val="bottom"/>
          </w:tcPr>
          <w:p w14:paraId="53D30696" w14:textId="77777777" w:rsidR="00EE4EF2" w:rsidRPr="001E7A27" w:rsidRDefault="00EE4EF2" w:rsidP="005C7F25">
            <w:pPr>
              <w:pStyle w:val="AR6Table"/>
              <w:rPr>
                <w:lang w:val="en-GB" w:eastAsia="en-US"/>
              </w:rPr>
            </w:pPr>
            <w:r w:rsidRPr="001E7A27">
              <w:rPr>
                <w:lang w:val="en-GB"/>
              </w:rPr>
              <w:t> </w:t>
            </w:r>
          </w:p>
        </w:tc>
        <w:tc>
          <w:tcPr>
            <w:tcW w:w="567" w:type="dxa"/>
            <w:tcBorders>
              <w:right w:val="single" w:sz="4" w:space="0" w:color="808080" w:themeColor="background1" w:themeShade="80"/>
            </w:tcBorders>
            <w:shd w:val="clear" w:color="auto" w:fill="auto"/>
            <w:vAlign w:val="bottom"/>
          </w:tcPr>
          <w:p w14:paraId="61B09536" w14:textId="77777777" w:rsidR="00EE4EF2" w:rsidRPr="001E7A27"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E5927F6"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D5EDF0F" w14:textId="77777777" w:rsidR="00EE4EF2" w:rsidRPr="001E7A27" w:rsidRDefault="00EE4EF2" w:rsidP="005C7F25">
            <w:pPr>
              <w:pStyle w:val="AR6Table"/>
              <w:jc w:val="right"/>
              <w:rPr>
                <w:lang w:val="en-GB" w:eastAsia="en-US"/>
              </w:rPr>
            </w:pPr>
          </w:p>
        </w:tc>
        <w:tc>
          <w:tcPr>
            <w:tcW w:w="992" w:type="dxa"/>
            <w:tcBorders>
              <w:left w:val="single" w:sz="4" w:space="0" w:color="808080" w:themeColor="background1" w:themeShade="80"/>
            </w:tcBorders>
            <w:shd w:val="clear" w:color="auto" w:fill="auto"/>
            <w:vAlign w:val="bottom"/>
          </w:tcPr>
          <w:p w14:paraId="4BA0225B" w14:textId="77777777" w:rsidR="00EE4EF2" w:rsidRPr="001E7A27" w:rsidRDefault="00EE4EF2" w:rsidP="005C7F25">
            <w:pPr>
              <w:pStyle w:val="AR6Table"/>
              <w:rPr>
                <w:lang w:val="en-GB" w:eastAsia="en-US"/>
              </w:rPr>
            </w:pPr>
            <w:r w:rsidRPr="001E7A27">
              <w:rPr>
                <w:lang w:val="en-GB"/>
              </w:rPr>
              <w:t> </w:t>
            </w:r>
          </w:p>
        </w:tc>
      </w:tr>
      <w:tr w:rsidR="00EE4EF2" w:rsidRPr="001E7A27" w14:paraId="4DA37A33" w14:textId="77777777" w:rsidTr="00967A55">
        <w:tc>
          <w:tcPr>
            <w:tcW w:w="3397" w:type="dxa"/>
            <w:shd w:val="clear" w:color="auto" w:fill="auto"/>
            <w:vAlign w:val="bottom"/>
          </w:tcPr>
          <w:p w14:paraId="5CEAE61E" w14:textId="77777777" w:rsidR="00EE4EF2" w:rsidRPr="001E7A27" w:rsidRDefault="00EE4EF2" w:rsidP="005C7F25">
            <w:pPr>
              <w:pStyle w:val="AR6Table"/>
              <w:rPr>
                <w:lang w:val="en-GB" w:eastAsia="en-US"/>
              </w:rPr>
            </w:pPr>
            <w:r w:rsidRPr="001E7A27">
              <w:rPr>
                <w:lang w:val="en-GB"/>
              </w:rPr>
              <w:t>Sum of sources</w:t>
            </w:r>
          </w:p>
        </w:tc>
        <w:tc>
          <w:tcPr>
            <w:tcW w:w="567" w:type="dxa"/>
            <w:tcBorders>
              <w:right w:val="single" w:sz="4" w:space="0" w:color="808080" w:themeColor="background1" w:themeShade="80"/>
            </w:tcBorders>
            <w:shd w:val="clear" w:color="auto" w:fill="auto"/>
            <w:vAlign w:val="bottom"/>
          </w:tcPr>
          <w:p w14:paraId="3A8AF978" w14:textId="77777777" w:rsidR="00EE4EF2" w:rsidRPr="001E7A27" w:rsidRDefault="00EE4EF2" w:rsidP="005C7F25">
            <w:pPr>
              <w:pStyle w:val="AR6Table"/>
              <w:jc w:val="right"/>
              <w:rPr>
                <w:lang w:val="en-GB" w:eastAsia="en-US"/>
              </w:rPr>
            </w:pPr>
            <w:r w:rsidRPr="001E7A27">
              <w:rPr>
                <w:lang w:val="en-GB"/>
              </w:rPr>
              <w:t>548</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0915201" w14:textId="77777777" w:rsidR="00EE4EF2" w:rsidRPr="001E7A27" w:rsidRDefault="00EE4EF2" w:rsidP="005C7F25">
            <w:pPr>
              <w:pStyle w:val="AR6Table"/>
              <w:rPr>
                <w:lang w:val="en-GB" w:eastAsia="en-US"/>
              </w:rPr>
            </w:pPr>
            <w:r w:rsidRPr="001E7A27">
              <w:rPr>
                <w:lang w:val="en-GB"/>
              </w:rPr>
              <w:t>(524–560)</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203A8EF" w14:textId="77777777" w:rsidR="00EE4EF2" w:rsidRPr="001E7A27" w:rsidRDefault="00EE4EF2" w:rsidP="005C7F25">
            <w:pPr>
              <w:pStyle w:val="AR6Table"/>
              <w:jc w:val="right"/>
              <w:rPr>
                <w:lang w:val="en-GB" w:eastAsia="en-US"/>
              </w:rPr>
            </w:pPr>
            <w:r w:rsidRPr="001E7A27">
              <w:rPr>
                <w:lang w:val="en-GB"/>
              </w:rPr>
              <w:t>699</w:t>
            </w:r>
          </w:p>
        </w:tc>
        <w:tc>
          <w:tcPr>
            <w:tcW w:w="992" w:type="dxa"/>
            <w:tcBorders>
              <w:left w:val="single" w:sz="4" w:space="0" w:color="808080" w:themeColor="background1" w:themeShade="80"/>
            </w:tcBorders>
            <w:shd w:val="clear" w:color="auto" w:fill="auto"/>
            <w:vAlign w:val="bottom"/>
          </w:tcPr>
          <w:p w14:paraId="4174B7FC" w14:textId="77777777" w:rsidR="00EE4EF2" w:rsidRPr="001E7A27" w:rsidRDefault="00EE4EF2" w:rsidP="005C7F25">
            <w:pPr>
              <w:pStyle w:val="AR6Table"/>
              <w:rPr>
                <w:lang w:val="en-GB" w:eastAsia="en-US"/>
              </w:rPr>
            </w:pPr>
            <w:r w:rsidRPr="001E7A27">
              <w:rPr>
                <w:lang w:val="en-GB"/>
              </w:rPr>
              <w:t>(554–834)</w:t>
            </w:r>
          </w:p>
        </w:tc>
        <w:tc>
          <w:tcPr>
            <w:tcW w:w="567" w:type="dxa"/>
            <w:tcBorders>
              <w:right w:val="single" w:sz="4" w:space="0" w:color="808080" w:themeColor="background1" w:themeShade="80"/>
            </w:tcBorders>
            <w:shd w:val="clear" w:color="auto" w:fill="auto"/>
            <w:vAlign w:val="bottom"/>
          </w:tcPr>
          <w:p w14:paraId="35C317B6" w14:textId="77777777" w:rsidR="00EE4EF2" w:rsidRPr="001E7A27" w:rsidRDefault="00EE4EF2" w:rsidP="005C7F25">
            <w:pPr>
              <w:pStyle w:val="AR6Table"/>
              <w:jc w:val="right"/>
              <w:rPr>
                <w:lang w:val="en-GB" w:eastAsia="en-US"/>
              </w:rPr>
            </w:pPr>
            <w:r w:rsidRPr="001E7A27">
              <w:rPr>
                <w:lang w:val="en-GB"/>
              </w:rPr>
              <w:t>576</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87180CE" w14:textId="77777777" w:rsidR="00EE4EF2" w:rsidRPr="001E7A27" w:rsidRDefault="00EE4EF2" w:rsidP="005C7F25">
            <w:pPr>
              <w:pStyle w:val="AR6Table"/>
              <w:rPr>
                <w:lang w:val="en-GB" w:eastAsia="en-US"/>
              </w:rPr>
            </w:pPr>
            <w:r w:rsidRPr="001E7A27">
              <w:rPr>
                <w:lang w:val="en-GB"/>
              </w:rPr>
              <w:t>(550–589)</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5671096" w14:textId="77777777" w:rsidR="00EE4EF2" w:rsidRPr="001E7A27" w:rsidRDefault="00EE4EF2" w:rsidP="005C7F25">
            <w:pPr>
              <w:pStyle w:val="AR6Table"/>
              <w:jc w:val="right"/>
              <w:rPr>
                <w:lang w:val="en-GB" w:eastAsia="en-US"/>
              </w:rPr>
            </w:pPr>
            <w:r w:rsidRPr="001E7A27">
              <w:rPr>
                <w:lang w:val="en-GB"/>
              </w:rPr>
              <w:t>727</w:t>
            </w:r>
          </w:p>
        </w:tc>
        <w:tc>
          <w:tcPr>
            <w:tcW w:w="992" w:type="dxa"/>
            <w:tcBorders>
              <w:left w:val="single" w:sz="4" w:space="0" w:color="808080" w:themeColor="background1" w:themeShade="80"/>
            </w:tcBorders>
            <w:shd w:val="clear" w:color="auto" w:fill="auto"/>
            <w:vAlign w:val="bottom"/>
          </w:tcPr>
          <w:p w14:paraId="6DF43BB5" w14:textId="77777777" w:rsidR="00EE4EF2" w:rsidRPr="001E7A27" w:rsidRDefault="00EE4EF2" w:rsidP="005C7F25">
            <w:pPr>
              <w:pStyle w:val="AR6Table"/>
              <w:rPr>
                <w:lang w:val="en-GB" w:eastAsia="en-US"/>
              </w:rPr>
            </w:pPr>
            <w:r w:rsidRPr="001E7A27">
              <w:rPr>
                <w:lang w:val="en-GB"/>
              </w:rPr>
              <w:t>(581–872)</w:t>
            </w:r>
          </w:p>
        </w:tc>
      </w:tr>
      <w:tr w:rsidR="00EE4EF2" w:rsidRPr="001E7A27" w14:paraId="60F8EE25" w14:textId="77777777" w:rsidTr="00967A55">
        <w:tc>
          <w:tcPr>
            <w:tcW w:w="3397" w:type="dxa"/>
            <w:shd w:val="clear" w:color="auto" w:fill="auto"/>
            <w:vAlign w:val="bottom"/>
          </w:tcPr>
          <w:p w14:paraId="1393E2A7" w14:textId="77777777" w:rsidR="00EE4EF2" w:rsidRPr="001E7A27" w:rsidRDefault="00EE4EF2" w:rsidP="005C7F25">
            <w:pPr>
              <w:pStyle w:val="AR6Table"/>
              <w:rPr>
                <w:lang w:val="en-GB" w:eastAsia="en-US"/>
              </w:rPr>
            </w:pPr>
            <w:r w:rsidRPr="001E7A27">
              <w:rPr>
                <w:lang w:val="en-GB"/>
              </w:rPr>
              <w:t>Sum of sinks</w:t>
            </w:r>
          </w:p>
        </w:tc>
        <w:tc>
          <w:tcPr>
            <w:tcW w:w="567" w:type="dxa"/>
            <w:tcBorders>
              <w:right w:val="single" w:sz="4" w:space="0" w:color="808080" w:themeColor="background1" w:themeShade="80"/>
            </w:tcBorders>
            <w:shd w:val="clear" w:color="auto" w:fill="auto"/>
            <w:vAlign w:val="bottom"/>
          </w:tcPr>
          <w:p w14:paraId="2B6AD844" w14:textId="77777777" w:rsidR="00EE4EF2" w:rsidRPr="001E7A27" w:rsidRDefault="00EE4EF2" w:rsidP="005C7F25">
            <w:pPr>
              <w:pStyle w:val="AR6Table"/>
              <w:jc w:val="right"/>
              <w:rPr>
                <w:lang w:val="en-GB" w:eastAsia="en-US"/>
              </w:rPr>
            </w:pPr>
            <w:r w:rsidRPr="001E7A27">
              <w:rPr>
                <w:lang w:val="en-GB"/>
              </w:rPr>
              <w:t>546</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CF77A00" w14:textId="77777777" w:rsidR="00EE4EF2" w:rsidRPr="001E7A27" w:rsidRDefault="00EE4EF2" w:rsidP="005C7F25">
            <w:pPr>
              <w:pStyle w:val="AR6Table"/>
              <w:rPr>
                <w:lang w:val="en-GB" w:eastAsia="en-US"/>
              </w:rPr>
            </w:pPr>
            <w:r w:rsidRPr="001E7A27">
              <w:rPr>
                <w:lang w:val="en-GB"/>
              </w:rPr>
              <w:t>(533–556)</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D102EE8" w14:textId="77777777" w:rsidR="00EE4EF2" w:rsidRPr="001E7A27" w:rsidRDefault="00EE4EF2" w:rsidP="005C7F25">
            <w:pPr>
              <w:pStyle w:val="AR6Table"/>
              <w:jc w:val="right"/>
              <w:rPr>
                <w:lang w:val="en-GB" w:eastAsia="en-US"/>
              </w:rPr>
            </w:pPr>
            <w:r w:rsidRPr="001E7A27">
              <w:rPr>
                <w:lang w:val="en-GB"/>
              </w:rPr>
              <w:t>625</w:t>
            </w:r>
          </w:p>
        </w:tc>
        <w:tc>
          <w:tcPr>
            <w:tcW w:w="992" w:type="dxa"/>
            <w:tcBorders>
              <w:left w:val="single" w:sz="4" w:space="0" w:color="808080" w:themeColor="background1" w:themeShade="80"/>
            </w:tcBorders>
            <w:shd w:val="clear" w:color="auto" w:fill="auto"/>
            <w:vAlign w:val="bottom"/>
          </w:tcPr>
          <w:p w14:paraId="70E48379" w14:textId="77777777" w:rsidR="00EE4EF2" w:rsidRPr="001E7A27" w:rsidRDefault="00EE4EF2" w:rsidP="005C7F25">
            <w:pPr>
              <w:pStyle w:val="AR6Table"/>
              <w:rPr>
                <w:lang w:val="en-GB" w:eastAsia="en-US"/>
              </w:rPr>
            </w:pPr>
            <w:r w:rsidRPr="001E7A27">
              <w:rPr>
                <w:lang w:val="en-GB"/>
              </w:rPr>
              <w:t>(500–798)</w:t>
            </w:r>
          </w:p>
        </w:tc>
        <w:tc>
          <w:tcPr>
            <w:tcW w:w="567" w:type="dxa"/>
            <w:tcBorders>
              <w:right w:val="single" w:sz="4" w:space="0" w:color="808080" w:themeColor="background1" w:themeShade="80"/>
            </w:tcBorders>
            <w:shd w:val="clear" w:color="auto" w:fill="auto"/>
            <w:vAlign w:val="bottom"/>
          </w:tcPr>
          <w:p w14:paraId="0994A947" w14:textId="77777777" w:rsidR="00EE4EF2" w:rsidRPr="001E7A27" w:rsidRDefault="00EE4EF2" w:rsidP="005C7F25">
            <w:pPr>
              <w:pStyle w:val="AR6Table"/>
              <w:jc w:val="right"/>
              <w:rPr>
                <w:lang w:val="en-GB" w:eastAsia="en-US"/>
              </w:rPr>
            </w:pPr>
            <w:r w:rsidRPr="001E7A27">
              <w:rPr>
                <w:lang w:val="en-GB"/>
              </w:rPr>
              <w:t>551</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272EC70F" w14:textId="77777777" w:rsidR="00EE4EF2" w:rsidRPr="001E7A27" w:rsidRDefault="00EE4EF2" w:rsidP="005C7F25">
            <w:pPr>
              <w:pStyle w:val="AR6Table"/>
              <w:rPr>
                <w:lang w:val="en-GB" w:eastAsia="en-US"/>
              </w:rPr>
            </w:pPr>
            <w:r w:rsidRPr="001E7A27">
              <w:rPr>
                <w:lang w:val="en-GB"/>
              </w:rPr>
              <w:t>(501–572)</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897621D" w14:textId="77777777" w:rsidR="00EE4EF2" w:rsidRPr="001E7A27" w:rsidRDefault="00EE4EF2" w:rsidP="005C7F25">
            <w:pPr>
              <w:pStyle w:val="AR6Table"/>
              <w:jc w:val="right"/>
              <w:rPr>
                <w:lang w:val="en-GB" w:eastAsia="en-US"/>
              </w:rPr>
            </w:pPr>
            <w:r w:rsidRPr="001E7A27">
              <w:rPr>
                <w:lang w:val="en-GB"/>
              </w:rPr>
              <w:t>632</w:t>
            </w:r>
          </w:p>
        </w:tc>
        <w:tc>
          <w:tcPr>
            <w:tcW w:w="992" w:type="dxa"/>
            <w:tcBorders>
              <w:left w:val="single" w:sz="4" w:space="0" w:color="808080" w:themeColor="background1" w:themeShade="80"/>
            </w:tcBorders>
            <w:shd w:val="clear" w:color="auto" w:fill="auto"/>
            <w:vAlign w:val="bottom"/>
          </w:tcPr>
          <w:p w14:paraId="729BE04D" w14:textId="77777777" w:rsidR="00EE4EF2" w:rsidRPr="001E7A27" w:rsidRDefault="00EE4EF2" w:rsidP="005C7F25">
            <w:pPr>
              <w:pStyle w:val="AR6Table"/>
              <w:rPr>
                <w:lang w:val="en-GB" w:eastAsia="en-US"/>
              </w:rPr>
            </w:pPr>
            <w:r w:rsidRPr="001E7A27">
              <w:rPr>
                <w:lang w:val="en-GB"/>
              </w:rPr>
              <w:t>(507–803)</w:t>
            </w:r>
          </w:p>
        </w:tc>
      </w:tr>
      <w:tr w:rsidR="00EE4EF2" w:rsidRPr="001E7A27" w14:paraId="3C5D7B9F" w14:textId="77777777" w:rsidTr="00967A55">
        <w:tc>
          <w:tcPr>
            <w:tcW w:w="3397" w:type="dxa"/>
            <w:shd w:val="clear" w:color="auto" w:fill="auto"/>
            <w:vAlign w:val="bottom"/>
          </w:tcPr>
          <w:p w14:paraId="48D4EB2A" w14:textId="77777777" w:rsidR="00EE4EF2" w:rsidRPr="001E7A27" w:rsidRDefault="00EE4EF2" w:rsidP="005C7F25">
            <w:pPr>
              <w:pStyle w:val="AR6Table"/>
              <w:rPr>
                <w:lang w:val="en-GB" w:eastAsia="en-US"/>
              </w:rPr>
            </w:pPr>
            <w:r w:rsidRPr="001E7A27">
              <w:rPr>
                <w:lang w:val="en-GB"/>
              </w:rPr>
              <w:t> </w:t>
            </w:r>
          </w:p>
        </w:tc>
        <w:tc>
          <w:tcPr>
            <w:tcW w:w="567" w:type="dxa"/>
            <w:tcBorders>
              <w:right w:val="single" w:sz="4" w:space="0" w:color="808080" w:themeColor="background1" w:themeShade="80"/>
            </w:tcBorders>
            <w:shd w:val="clear" w:color="auto" w:fill="auto"/>
            <w:vAlign w:val="bottom"/>
          </w:tcPr>
          <w:p w14:paraId="2B4E8F6A" w14:textId="77777777" w:rsidR="00EE4EF2" w:rsidRPr="001E7A27" w:rsidRDefault="00EE4EF2" w:rsidP="005C7F25">
            <w:pPr>
              <w:pStyle w:val="AR6Table"/>
              <w:jc w:val="right"/>
              <w:rPr>
                <w:lang w:val="en-GB" w:eastAsia="en-US"/>
              </w:rPr>
            </w:pPr>
            <w:r w:rsidRPr="001E7A27">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FE09139"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5302EFE" w14:textId="77777777" w:rsidR="00EE4EF2" w:rsidRPr="001E7A27" w:rsidRDefault="00EE4EF2" w:rsidP="005C7F25">
            <w:pPr>
              <w:pStyle w:val="AR6Table"/>
              <w:jc w:val="right"/>
              <w:rPr>
                <w:lang w:val="en-GB" w:eastAsia="en-US"/>
              </w:rPr>
            </w:pPr>
          </w:p>
        </w:tc>
        <w:tc>
          <w:tcPr>
            <w:tcW w:w="992" w:type="dxa"/>
            <w:tcBorders>
              <w:left w:val="single" w:sz="4" w:space="0" w:color="808080" w:themeColor="background1" w:themeShade="80"/>
            </w:tcBorders>
            <w:shd w:val="clear" w:color="auto" w:fill="auto"/>
            <w:vAlign w:val="bottom"/>
          </w:tcPr>
          <w:p w14:paraId="0487A6B6" w14:textId="77777777" w:rsidR="00EE4EF2" w:rsidRPr="001E7A27" w:rsidRDefault="00EE4EF2" w:rsidP="005C7F25">
            <w:pPr>
              <w:pStyle w:val="AR6Table"/>
              <w:rPr>
                <w:lang w:val="en-GB" w:eastAsia="en-US"/>
              </w:rPr>
            </w:pPr>
            <w:r w:rsidRPr="001E7A27">
              <w:rPr>
                <w:lang w:val="en-GB"/>
              </w:rPr>
              <w:t> </w:t>
            </w:r>
          </w:p>
        </w:tc>
        <w:tc>
          <w:tcPr>
            <w:tcW w:w="567" w:type="dxa"/>
            <w:tcBorders>
              <w:right w:val="single" w:sz="4" w:space="0" w:color="808080" w:themeColor="background1" w:themeShade="80"/>
            </w:tcBorders>
            <w:shd w:val="clear" w:color="auto" w:fill="auto"/>
            <w:vAlign w:val="bottom"/>
          </w:tcPr>
          <w:p w14:paraId="63133ED3" w14:textId="77777777" w:rsidR="00EE4EF2" w:rsidRPr="001E7A27"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45E1305" w14:textId="77777777" w:rsidR="00EE4EF2" w:rsidRPr="001E7A27"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80C9602" w14:textId="77777777" w:rsidR="00EE4EF2" w:rsidRPr="001E7A27" w:rsidRDefault="00EE4EF2" w:rsidP="005C7F25">
            <w:pPr>
              <w:pStyle w:val="AR6Table"/>
              <w:rPr>
                <w:lang w:val="en-GB" w:eastAsia="en-US"/>
              </w:rPr>
            </w:pPr>
          </w:p>
        </w:tc>
        <w:tc>
          <w:tcPr>
            <w:tcW w:w="992" w:type="dxa"/>
            <w:tcBorders>
              <w:left w:val="single" w:sz="4" w:space="0" w:color="808080" w:themeColor="background1" w:themeShade="80"/>
            </w:tcBorders>
            <w:shd w:val="clear" w:color="auto" w:fill="auto"/>
            <w:vAlign w:val="bottom"/>
          </w:tcPr>
          <w:p w14:paraId="75E3B9D8" w14:textId="77777777" w:rsidR="00EE4EF2" w:rsidRPr="001E7A27" w:rsidRDefault="00EE4EF2" w:rsidP="005C7F25">
            <w:pPr>
              <w:pStyle w:val="AR6Table"/>
              <w:rPr>
                <w:lang w:val="en-GB" w:eastAsia="en-US"/>
              </w:rPr>
            </w:pPr>
            <w:r w:rsidRPr="001E7A27">
              <w:rPr>
                <w:lang w:val="en-GB"/>
              </w:rPr>
              <w:t> </w:t>
            </w:r>
          </w:p>
        </w:tc>
      </w:tr>
      <w:tr w:rsidR="00EE4EF2" w:rsidRPr="001E7A27" w14:paraId="34A61E5D" w14:textId="77777777" w:rsidTr="00967A55">
        <w:tc>
          <w:tcPr>
            <w:tcW w:w="3397" w:type="dxa"/>
            <w:shd w:val="clear" w:color="auto" w:fill="auto"/>
            <w:vAlign w:val="bottom"/>
          </w:tcPr>
          <w:p w14:paraId="695C48D1" w14:textId="77777777" w:rsidR="00EE4EF2" w:rsidRPr="001E7A27" w:rsidRDefault="00EE4EF2" w:rsidP="005C7F25">
            <w:pPr>
              <w:pStyle w:val="AR6Table"/>
              <w:rPr>
                <w:lang w:val="en-GB" w:eastAsia="en-US"/>
              </w:rPr>
            </w:pPr>
            <w:r w:rsidRPr="001E7A27">
              <w:rPr>
                <w:lang w:val="en-GB"/>
              </w:rPr>
              <w:t>Imbalance</w:t>
            </w:r>
          </w:p>
        </w:tc>
        <w:tc>
          <w:tcPr>
            <w:tcW w:w="567" w:type="dxa"/>
            <w:tcBorders>
              <w:right w:val="single" w:sz="4" w:space="0" w:color="808080" w:themeColor="background1" w:themeShade="80"/>
            </w:tcBorders>
            <w:shd w:val="clear" w:color="auto" w:fill="auto"/>
            <w:vAlign w:val="bottom"/>
          </w:tcPr>
          <w:p w14:paraId="146273C3" w14:textId="77777777" w:rsidR="00EE4EF2" w:rsidRPr="001E7A27" w:rsidRDefault="00EE4EF2" w:rsidP="005C7F25">
            <w:pPr>
              <w:pStyle w:val="AR6Table"/>
              <w:jc w:val="right"/>
              <w:rPr>
                <w:lang w:val="en-GB" w:eastAsia="en-US"/>
              </w:rPr>
            </w:pPr>
            <w:r w:rsidRPr="001E7A27">
              <w:rPr>
                <w:lang w:val="en-GB"/>
              </w:rPr>
              <w:t>7</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FFFC0A8" w14:textId="77777777" w:rsidR="00EE4EF2" w:rsidRPr="001E7A27" w:rsidRDefault="00EE4EF2" w:rsidP="005C7F25">
            <w:pPr>
              <w:pStyle w:val="AR6Table"/>
              <w:rPr>
                <w:lang w:val="en-GB" w:eastAsia="en-US"/>
              </w:rPr>
            </w:pPr>
            <w:r w:rsidRPr="001E7A27">
              <w:rPr>
                <w:lang w:val="en-GB"/>
              </w:rPr>
              <w:t>(4–11)</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18EA514" w14:textId="77777777" w:rsidR="00EE4EF2" w:rsidRPr="001E7A27" w:rsidRDefault="00EE4EF2" w:rsidP="005C7F25">
            <w:pPr>
              <w:pStyle w:val="AR6Table"/>
              <w:jc w:val="right"/>
              <w:rPr>
                <w:lang w:val="en-GB" w:eastAsia="en-US"/>
              </w:rPr>
            </w:pPr>
            <w:r w:rsidRPr="001E7A27">
              <w:rPr>
                <w:lang w:val="en-GB" w:eastAsia="en-US"/>
              </w:rPr>
              <w:t>74</w:t>
            </w:r>
          </w:p>
        </w:tc>
        <w:tc>
          <w:tcPr>
            <w:tcW w:w="992" w:type="dxa"/>
            <w:tcBorders>
              <w:left w:val="single" w:sz="4" w:space="0" w:color="808080" w:themeColor="background1" w:themeShade="80"/>
            </w:tcBorders>
            <w:shd w:val="clear" w:color="auto" w:fill="auto"/>
            <w:vAlign w:val="bottom"/>
          </w:tcPr>
          <w:p w14:paraId="485FC502" w14:textId="77777777" w:rsidR="00EE4EF2" w:rsidRPr="001E7A27" w:rsidRDefault="00EE4EF2" w:rsidP="005C7F25">
            <w:pPr>
              <w:pStyle w:val="AR6Table"/>
              <w:rPr>
                <w:lang w:val="en-GB" w:eastAsia="en-US"/>
              </w:rPr>
            </w:pPr>
            <w:r w:rsidRPr="001E7A27">
              <w:rPr>
                <w:lang w:val="en-GB"/>
              </w:rPr>
              <w:t> </w:t>
            </w:r>
          </w:p>
        </w:tc>
        <w:tc>
          <w:tcPr>
            <w:tcW w:w="567" w:type="dxa"/>
            <w:tcBorders>
              <w:right w:val="single" w:sz="4" w:space="0" w:color="808080" w:themeColor="background1" w:themeShade="80"/>
            </w:tcBorders>
            <w:shd w:val="clear" w:color="auto" w:fill="auto"/>
            <w:vAlign w:val="bottom"/>
          </w:tcPr>
          <w:p w14:paraId="1D15C847" w14:textId="77777777" w:rsidR="00EE4EF2" w:rsidRPr="001E7A27" w:rsidRDefault="00EE4EF2" w:rsidP="005C7F25">
            <w:pPr>
              <w:pStyle w:val="AR6Table"/>
              <w:jc w:val="right"/>
              <w:rPr>
                <w:lang w:val="en-GB" w:eastAsia="en-US"/>
              </w:rPr>
            </w:pPr>
            <w:r w:rsidRPr="001E7A27">
              <w:rPr>
                <w:lang w:val="en-GB"/>
              </w:rPr>
              <w:t>21</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7B10A81" w14:textId="77777777" w:rsidR="00EE4EF2" w:rsidRPr="001E7A27" w:rsidRDefault="00EE4EF2" w:rsidP="005C7F25">
            <w:pPr>
              <w:pStyle w:val="AR6Table"/>
              <w:rPr>
                <w:lang w:val="en-GB" w:eastAsia="en-US"/>
              </w:rPr>
            </w:pPr>
            <w:r w:rsidRPr="001E7A27">
              <w:rPr>
                <w:lang w:val="en-GB" w:eastAsia="en-US"/>
              </w:rPr>
              <w:t>(18-26)</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DECF858" w14:textId="77777777" w:rsidR="00EE4EF2" w:rsidRPr="001E7A27" w:rsidRDefault="00EE4EF2" w:rsidP="005C7F25">
            <w:pPr>
              <w:pStyle w:val="AR6Table"/>
              <w:jc w:val="right"/>
              <w:rPr>
                <w:lang w:val="en-GB" w:eastAsia="en-US"/>
              </w:rPr>
            </w:pPr>
            <w:r w:rsidRPr="001E7A27">
              <w:rPr>
                <w:lang w:val="en-GB" w:eastAsia="en-US"/>
              </w:rPr>
              <w:t>95</w:t>
            </w:r>
          </w:p>
        </w:tc>
        <w:tc>
          <w:tcPr>
            <w:tcW w:w="992" w:type="dxa"/>
            <w:tcBorders>
              <w:left w:val="single" w:sz="4" w:space="0" w:color="808080" w:themeColor="background1" w:themeShade="80"/>
            </w:tcBorders>
            <w:shd w:val="clear" w:color="auto" w:fill="auto"/>
            <w:vAlign w:val="bottom"/>
          </w:tcPr>
          <w:p w14:paraId="56FFF6A6" w14:textId="77777777" w:rsidR="00EE4EF2" w:rsidRPr="001E7A27" w:rsidRDefault="00EE4EF2" w:rsidP="005C7F25">
            <w:pPr>
              <w:pStyle w:val="AR6Table"/>
              <w:rPr>
                <w:lang w:val="en-GB" w:eastAsia="en-US"/>
              </w:rPr>
            </w:pPr>
            <w:r w:rsidRPr="001E7A27">
              <w:rPr>
                <w:lang w:val="en-GB"/>
              </w:rPr>
              <w:t> </w:t>
            </w:r>
          </w:p>
        </w:tc>
      </w:tr>
      <w:tr w:rsidR="00EE4EF2" w:rsidRPr="001E7A27" w14:paraId="24EABB89" w14:textId="77777777" w:rsidTr="00967A55">
        <w:tc>
          <w:tcPr>
            <w:tcW w:w="3397" w:type="dxa"/>
            <w:tcBorders>
              <w:bottom w:val="single" w:sz="4" w:space="0" w:color="808080" w:themeColor="background1" w:themeShade="80"/>
            </w:tcBorders>
            <w:shd w:val="clear" w:color="auto" w:fill="auto"/>
            <w:vAlign w:val="bottom"/>
          </w:tcPr>
          <w:p w14:paraId="63E7AA61" w14:textId="0B0AE1C5" w:rsidR="00EE4EF2" w:rsidRPr="001E7A27" w:rsidRDefault="00EE4EF2" w:rsidP="005C7F25">
            <w:pPr>
              <w:pStyle w:val="AR6Table"/>
              <w:rPr>
                <w:lang w:val="en-GB" w:eastAsia="en-US"/>
              </w:rPr>
            </w:pPr>
            <w:r w:rsidRPr="001E7A27">
              <w:rPr>
                <w:lang w:val="en-GB"/>
              </w:rPr>
              <w:t>Atmospheric growth rate (ppb yr</w:t>
            </w:r>
            <w:del w:id="2093" w:author="Ian Blenkinsop" w:date="2021-07-28T16:15:00Z">
              <w:r w:rsidRPr="001E7A27" w:rsidDel="00E4692D">
                <w:rPr>
                  <w:vertAlign w:val="superscript"/>
                  <w:lang w:val="en-GB"/>
                </w:rPr>
                <w:delText>-</w:delText>
              </w:r>
            </w:del>
            <w:ins w:id="2094" w:author="Ian Blenkinsop" w:date="2021-07-28T16:15:00Z">
              <w:r w:rsidR="00E4692D" w:rsidRPr="001E7A27">
                <w:rPr>
                  <w:vertAlign w:val="superscript"/>
                  <w:lang w:val="en-GB"/>
                </w:rPr>
                <w:t>–</w:t>
              </w:r>
            </w:ins>
            <w:r w:rsidRPr="001E7A27">
              <w:rPr>
                <w:vertAlign w:val="superscript"/>
                <w:lang w:val="en-GB"/>
              </w:rPr>
              <w:t>1</w:t>
            </w:r>
            <w:r w:rsidRPr="001E7A27">
              <w:rPr>
                <w:lang w:val="en-GB"/>
              </w:rPr>
              <w:t>)</w:t>
            </w:r>
          </w:p>
        </w:tc>
        <w:tc>
          <w:tcPr>
            <w:tcW w:w="3119" w:type="dxa"/>
            <w:gridSpan w:val="4"/>
            <w:tcBorders>
              <w:bottom w:val="single" w:sz="4" w:space="0" w:color="808080" w:themeColor="background1" w:themeShade="80"/>
            </w:tcBorders>
            <w:shd w:val="clear" w:color="auto" w:fill="auto"/>
            <w:vAlign w:val="bottom"/>
          </w:tcPr>
          <w:p w14:paraId="498027D9" w14:textId="77777777" w:rsidR="00EE4EF2" w:rsidRPr="001E7A27" w:rsidRDefault="00EE4EF2" w:rsidP="005C7F25">
            <w:pPr>
              <w:pStyle w:val="AR6Table"/>
              <w:jc w:val="center"/>
              <w:rPr>
                <w:lang w:val="en-GB" w:eastAsia="en-US"/>
              </w:rPr>
            </w:pPr>
            <w:r w:rsidRPr="001E7A27">
              <w:rPr>
                <w:lang w:val="en-GB"/>
              </w:rPr>
              <w:t>2 ± 4</w:t>
            </w:r>
          </w:p>
        </w:tc>
        <w:tc>
          <w:tcPr>
            <w:tcW w:w="3118" w:type="dxa"/>
            <w:gridSpan w:val="4"/>
            <w:tcBorders>
              <w:bottom w:val="single" w:sz="4" w:space="0" w:color="808080" w:themeColor="background1" w:themeShade="80"/>
            </w:tcBorders>
            <w:shd w:val="clear" w:color="auto" w:fill="auto"/>
            <w:vAlign w:val="bottom"/>
          </w:tcPr>
          <w:p w14:paraId="54859D27" w14:textId="77777777" w:rsidR="00EE4EF2" w:rsidRPr="001E7A27" w:rsidRDefault="00EE4EF2" w:rsidP="005C7F25">
            <w:pPr>
              <w:pStyle w:val="AR6Table"/>
              <w:jc w:val="center"/>
              <w:rPr>
                <w:lang w:val="en-GB" w:eastAsia="en-US"/>
              </w:rPr>
            </w:pPr>
            <w:r w:rsidRPr="001E7A27">
              <w:rPr>
                <w:lang w:val="en-GB"/>
              </w:rPr>
              <w:t>7 ± 3</w:t>
            </w:r>
          </w:p>
        </w:tc>
      </w:tr>
    </w:tbl>
    <w:p w14:paraId="5C292C7E" w14:textId="77777777" w:rsidR="00B11689" w:rsidRPr="001E7A27" w:rsidRDefault="00B11689" w:rsidP="005C7F25">
      <w:pPr>
        <w:pStyle w:val="AR6BodyText"/>
        <w:rPr>
          <w:lang w:val="en-GB" w:eastAsia="en-US"/>
        </w:rPr>
      </w:pPr>
    </w:p>
    <w:p w14:paraId="329CC0AE" w14:textId="77777777" w:rsidR="00B11689" w:rsidRPr="001E7A27" w:rsidRDefault="00B11689" w:rsidP="005C7F25">
      <w:pPr>
        <w:pStyle w:val="AR6BodyText"/>
        <w:rPr>
          <w:b/>
          <w:lang w:val="en-GB"/>
        </w:rPr>
      </w:pPr>
      <w:r w:rsidRPr="001E7A27">
        <w:rPr>
          <w:b/>
          <w:lang w:val="en-GB"/>
        </w:rPr>
        <w:t xml:space="preserve">[END TABLE 5.2 HERE] </w:t>
      </w:r>
    </w:p>
    <w:p w14:paraId="4298A40F" w14:textId="77777777" w:rsidR="00B11689" w:rsidRPr="001E7A27" w:rsidRDefault="00B11689" w:rsidP="005C7F25">
      <w:pPr>
        <w:pStyle w:val="AR6BodyText"/>
        <w:rPr>
          <w:b/>
          <w:lang w:val="en-GB"/>
        </w:rPr>
      </w:pPr>
    </w:p>
    <w:p w14:paraId="561DB183" w14:textId="77777777" w:rsidR="002F5491" w:rsidRPr="001E7A27" w:rsidRDefault="002F5491" w:rsidP="005C7F25">
      <w:pPr>
        <w:pStyle w:val="AR6BodyText"/>
        <w:rPr>
          <w:b/>
          <w:lang w:val="en-GB"/>
        </w:rPr>
      </w:pPr>
    </w:p>
    <w:p w14:paraId="74DAACE9" w14:textId="2EE27D25" w:rsidR="00B11689" w:rsidRPr="001E7A27" w:rsidRDefault="00B11689" w:rsidP="0098460A">
      <w:pPr>
        <w:pStyle w:val="AR6Chap5Level35111"/>
        <w:rPr>
          <w:lang w:val="en-GB"/>
        </w:rPr>
      </w:pPr>
      <w:bookmarkStart w:id="2095" w:name="_Toc5716914"/>
      <w:bookmarkStart w:id="2096" w:name="_Toc33564251"/>
      <w:bookmarkStart w:id="2097" w:name="_Toc70535663"/>
      <w:r w:rsidRPr="001E7A27">
        <w:rPr>
          <w:lang w:val="en-GB"/>
        </w:rPr>
        <w:t xml:space="preserve">Land </w:t>
      </w:r>
      <w:r w:rsidR="003760AB" w:rsidRPr="001E7A27">
        <w:rPr>
          <w:lang w:val="en-GB"/>
        </w:rPr>
        <w:t>B</w:t>
      </w:r>
      <w:r w:rsidRPr="001E7A27">
        <w:rPr>
          <w:lang w:val="en-GB"/>
        </w:rPr>
        <w:t xml:space="preserve">iospheric </w:t>
      </w:r>
      <w:r w:rsidR="003760AB" w:rsidRPr="001E7A27">
        <w:rPr>
          <w:lang w:val="en-GB"/>
        </w:rPr>
        <w:t>E</w:t>
      </w:r>
      <w:r w:rsidRPr="001E7A27">
        <w:rPr>
          <w:lang w:val="en-GB"/>
        </w:rPr>
        <w:t xml:space="preserve">missions and </w:t>
      </w:r>
      <w:r w:rsidR="003760AB" w:rsidRPr="001E7A27">
        <w:rPr>
          <w:lang w:val="en-GB"/>
        </w:rPr>
        <w:t>S</w:t>
      </w:r>
      <w:r w:rsidRPr="001E7A27">
        <w:rPr>
          <w:lang w:val="en-GB"/>
        </w:rPr>
        <w:t>inks</w:t>
      </w:r>
      <w:bookmarkEnd w:id="2095"/>
      <w:bookmarkEnd w:id="2096"/>
      <w:bookmarkEnd w:id="2097"/>
    </w:p>
    <w:p w14:paraId="04286235" w14:textId="77777777" w:rsidR="00B11689" w:rsidRPr="001E7A27" w:rsidRDefault="00B11689" w:rsidP="005C7F25">
      <w:pPr>
        <w:pStyle w:val="AR6Chap5Level35111"/>
        <w:numPr>
          <w:ilvl w:val="0"/>
          <w:numId w:val="0"/>
        </w:numPr>
        <w:ind w:left="864"/>
        <w:rPr>
          <w:noProof/>
          <w:lang w:val="en-GB"/>
        </w:rPr>
      </w:pPr>
    </w:p>
    <w:p w14:paraId="1C4C2C99" w14:textId="1A6F1FAA" w:rsidR="00B11689" w:rsidRPr="001E7A27" w:rsidRDefault="00B11689" w:rsidP="005C7F25">
      <w:pPr>
        <w:pStyle w:val="AR6BodyText"/>
        <w:rPr>
          <w:lang w:val="en-GB"/>
        </w:rPr>
      </w:pPr>
      <w:r w:rsidRPr="001E7A27">
        <w:rPr>
          <w:lang w:val="en-GB"/>
        </w:rPr>
        <w:t>Freshwater wetlands are the single largest global natural source of CH</w:t>
      </w:r>
      <w:r w:rsidRPr="001E7A27">
        <w:rPr>
          <w:vertAlign w:val="subscript"/>
          <w:lang w:val="en-GB"/>
        </w:rPr>
        <w:t>4</w:t>
      </w:r>
      <w:r w:rsidRPr="001E7A27">
        <w:rPr>
          <w:lang w:val="en-GB"/>
        </w:rPr>
        <w:t xml:space="preserve"> in</w:t>
      </w:r>
      <w:del w:id="2098" w:author="Soapbox" w:date="2021-07-17T07:15:00Z">
        <w:r w:rsidRPr="001E7A27" w:rsidDel="008F1199">
          <w:rPr>
            <w:lang w:val="en-GB"/>
          </w:rPr>
          <w:delText>to</w:delText>
        </w:r>
      </w:del>
      <w:r w:rsidRPr="001E7A27">
        <w:rPr>
          <w:lang w:val="en-GB"/>
        </w:rPr>
        <w:t xml:space="preserve"> the atmosphere, accounting for about </w:t>
      </w:r>
      <w:r w:rsidR="00B65814" w:rsidRPr="001E7A27">
        <w:rPr>
          <w:lang w:val="en-GB"/>
        </w:rPr>
        <w:t>26</w:t>
      </w:r>
      <w:r w:rsidRPr="001E7A27">
        <w:rPr>
          <w:lang w:val="en-GB"/>
        </w:rPr>
        <w:t>% of the total CH</w:t>
      </w:r>
      <w:r w:rsidRPr="001E7A27">
        <w:rPr>
          <w:vertAlign w:val="subscript"/>
          <w:lang w:val="en-GB"/>
        </w:rPr>
        <w:t>4</w:t>
      </w:r>
      <w:r w:rsidRPr="001E7A27">
        <w:rPr>
          <w:lang w:val="en-GB"/>
        </w:rPr>
        <w:t xml:space="preserve"> source (</w:t>
      </w:r>
      <w:r w:rsidRPr="001E7A27">
        <w:rPr>
          <w:i/>
          <w:lang w:val="en-GB"/>
        </w:rPr>
        <w:t>robust evidence, medium agreement</w:t>
      </w:r>
      <w:r w:rsidRPr="001E7A27">
        <w:rPr>
          <w:lang w:val="en-GB"/>
        </w:rPr>
        <w:t xml:space="preserve">). Progress has been made since AR5 </w:t>
      </w:r>
      <w:r w:rsidR="009E4E45" w:rsidRPr="001E7A27">
        <w:rPr>
          <w:lang w:val="en-GB"/>
        </w:rPr>
        <w:fldChar w:fldCharType="begin" w:fldLock="1"/>
      </w:r>
      <w:r w:rsidR="00747167" w:rsidRPr="001E7A2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9E4E45" w:rsidRPr="001E7A27">
        <w:rPr>
          <w:lang w:val="en-GB"/>
        </w:rPr>
        <w:fldChar w:fldCharType="separate"/>
      </w:r>
      <w:r w:rsidR="00025FA2" w:rsidRPr="001E7A27">
        <w:rPr>
          <w:noProof/>
          <w:lang w:val="en-GB"/>
        </w:rPr>
        <w:t>(Ciais et al., 2013)</w:t>
      </w:r>
      <w:r w:rsidR="009E4E45" w:rsidRPr="001E7A27">
        <w:rPr>
          <w:lang w:val="en-GB"/>
        </w:rPr>
        <w:fldChar w:fldCharType="end"/>
      </w:r>
      <w:r w:rsidR="009E4E45" w:rsidRPr="001E7A27">
        <w:rPr>
          <w:lang w:val="en-GB"/>
        </w:rPr>
        <w:t xml:space="preserve"> </w:t>
      </w:r>
      <w:r w:rsidRPr="001E7A27">
        <w:rPr>
          <w:lang w:val="en-GB"/>
        </w:rPr>
        <w:t>in better constraining freshwater</w:t>
      </w:r>
      <w:r w:rsidR="00B65814" w:rsidRPr="001E7A27">
        <w:rPr>
          <w:lang w:val="en-GB"/>
        </w:rPr>
        <w:t xml:space="preserve"> lake and river</w:t>
      </w:r>
      <w:r w:rsidRPr="001E7A27">
        <w:rPr>
          <w:lang w:val="en-GB"/>
        </w:rPr>
        <w:t xml:space="preserve"> emissions and reducing double counting with wetland emissions. Bottom-up and top-down estimates for 2008–2017 are 149 and 1</w:t>
      </w:r>
      <w:r w:rsidR="00B65814" w:rsidRPr="001E7A27">
        <w:rPr>
          <w:lang w:val="en-GB"/>
        </w:rPr>
        <w:t>80</w:t>
      </w:r>
      <w:r w:rsidRPr="001E7A27">
        <w:rPr>
          <w:lang w:val="en-GB"/>
        </w:rPr>
        <w:t xml:space="preserve"> Tg yr</w:t>
      </w:r>
      <w:del w:id="2099" w:author="Ian Blenkinsop" w:date="2021-07-28T16:15:00Z">
        <w:r w:rsidRPr="001E7A27" w:rsidDel="00E4692D">
          <w:rPr>
            <w:vertAlign w:val="superscript"/>
            <w:lang w:val="en-GB"/>
          </w:rPr>
          <w:delText>-</w:delText>
        </w:r>
      </w:del>
      <w:ins w:id="2100" w:author="Ian Blenkinsop" w:date="2021-07-28T16:15:00Z">
        <w:r w:rsidR="00E4692D" w:rsidRPr="001E7A27">
          <w:rPr>
            <w:vertAlign w:val="superscript"/>
            <w:lang w:val="en-GB"/>
          </w:rPr>
          <w:t>–</w:t>
        </w:r>
      </w:ins>
      <w:r w:rsidRPr="001E7A27">
        <w:rPr>
          <w:vertAlign w:val="superscript"/>
          <w:lang w:val="en-GB"/>
        </w:rPr>
        <w:t>1</w:t>
      </w:r>
      <w:r w:rsidRPr="001E7A27">
        <w:rPr>
          <w:lang w:val="en-GB"/>
        </w:rPr>
        <w:t>, respectively, with a top-down uncertainty range of 15</w:t>
      </w:r>
      <w:r w:rsidR="00B65814" w:rsidRPr="001E7A27">
        <w:rPr>
          <w:lang w:val="en-GB"/>
        </w:rPr>
        <w:t>9</w:t>
      </w:r>
      <w:r w:rsidRPr="001E7A27">
        <w:rPr>
          <w:lang w:val="en-GB"/>
        </w:rPr>
        <w:t>–</w:t>
      </w:r>
      <w:r w:rsidR="00B65814" w:rsidRPr="001E7A27">
        <w:rPr>
          <w:lang w:val="en-GB"/>
        </w:rPr>
        <w:t>199</w:t>
      </w:r>
      <w:r w:rsidRPr="001E7A27">
        <w:rPr>
          <w:lang w:val="en-GB"/>
        </w:rPr>
        <w:t xml:space="preserve"> Tg yr</w:t>
      </w:r>
      <w:del w:id="2101" w:author="Ian Blenkinsop" w:date="2021-07-28T16:15:00Z">
        <w:r w:rsidR="00B65814" w:rsidRPr="001E7A27" w:rsidDel="00E4692D">
          <w:rPr>
            <w:vertAlign w:val="superscript"/>
            <w:lang w:val="en-GB"/>
          </w:rPr>
          <w:delText>-</w:delText>
        </w:r>
      </w:del>
      <w:ins w:id="2102" w:author="Ian Blenkinsop" w:date="2021-07-28T16:15:00Z">
        <w:r w:rsidR="00E4692D" w:rsidRPr="001E7A27">
          <w:rPr>
            <w:vertAlign w:val="superscript"/>
            <w:lang w:val="en-GB"/>
          </w:rPr>
          <w:t>–</w:t>
        </w:r>
      </w:ins>
      <w:r w:rsidR="00B65814" w:rsidRPr="001E7A27">
        <w:rPr>
          <w:vertAlign w:val="superscript"/>
          <w:lang w:val="en-GB"/>
        </w:rPr>
        <w:t>1</w:t>
      </w:r>
      <w:r w:rsidR="00B65814" w:rsidRPr="001E7A27">
        <w:rPr>
          <w:lang w:val="en-GB"/>
        </w:rPr>
        <w:t xml:space="preserve"> (Table 5.2).</w:t>
      </w:r>
      <w:r w:rsidRPr="001E7A27">
        <w:rPr>
          <w:lang w:val="en-GB"/>
        </w:rPr>
        <w:t xml:space="preserve"> </w:t>
      </w:r>
      <w:commentRangeStart w:id="2103"/>
      <w:commentRangeStart w:id="2104"/>
      <w:r w:rsidRPr="001E7A27">
        <w:rPr>
          <w:lang w:val="en-GB"/>
        </w:rPr>
        <w:t>The large uncertainties stem from challenges in mapping wetland area and temporal dynamics</w:t>
      </w:r>
      <w:ins w:id="2105" w:author="Soapbox" w:date="2021-07-27T13:54:00Z">
        <w:r w:rsidR="00813AE7" w:rsidRPr="001E7A27">
          <w:rPr>
            <w:lang w:val="en-GB"/>
          </w:rPr>
          <w:t xml:space="preserve"> to landscape estimates</w:t>
        </w:r>
      </w:ins>
      <w:r w:rsidRPr="001E7A27">
        <w:rPr>
          <w:lang w:val="en-GB"/>
        </w:rPr>
        <w:t>, and in scaling methane production, transport and consumption processes, that are measured with small chambers or flux towers</w:t>
      </w:r>
      <w:ins w:id="2106" w:author="Soapbox" w:date="2021-07-27T13:55:00Z">
        <w:r w:rsidR="00873B93" w:rsidRPr="001E7A27">
          <w:rPr>
            <w:lang w:val="en-GB"/>
          </w:rPr>
          <w:t xml:space="preserve"> </w:t>
        </w:r>
      </w:ins>
      <w:del w:id="2107" w:author="Soapbox" w:date="2021-07-27T13:54:00Z">
        <w:r w:rsidRPr="001E7A27" w:rsidDel="00813AE7">
          <w:rPr>
            <w:lang w:val="en-GB"/>
          </w:rPr>
          <w:delText xml:space="preserve">, to landscape estimates </w:delText>
        </w:r>
        <w:commentRangeEnd w:id="2103"/>
        <w:r w:rsidR="008F1199" w:rsidRPr="001E7A27" w:rsidDel="00813AE7">
          <w:rPr>
            <w:rStyle w:val="CommentReference"/>
            <w:lang w:val="en-GB"/>
          </w:rPr>
          <w:commentReference w:id="2103"/>
        </w:r>
      </w:del>
      <w:commentRangeEnd w:id="2104"/>
      <w:r w:rsidR="00586EBA">
        <w:rPr>
          <w:rStyle w:val="CommentReference"/>
          <w:lang w:val="en-GB"/>
        </w:rPr>
        <w:commentReference w:id="2104"/>
      </w:r>
      <w:r w:rsidRPr="001E7A27">
        <w:rPr>
          <w:lang w:val="en-GB"/>
        </w:rPr>
        <w:fldChar w:fldCharType="begin" w:fldLock="1"/>
      </w:r>
      <w:r w:rsidR="00747167" w:rsidRPr="001E7A27">
        <w:rPr>
          <w:lang w:val="en-GB"/>
        </w:rPr>
        <w:instrText>ADDIN CSL_CITATION { "citationItems" : [ { "id" : "ITEM-1", "itemData" : { "DOI" : "10.1175/JHM-D-16-0206.1", "ISSN" : "1525-755X", "abstract" : "AbstractContinental surface water extents and dynamics are key information to model Earth\u2019s hydrological and biochemical cycles. This study presents global and regional comparisons between two multisatellite surface water extent datasets, the Global Inundation Extent from Multi-Satellites (GIEMS) and the Surface Water Microwave Product Series (SWAMPS), for the 1993\u20132007 period, along with two widely used static inundation datasets, the Global Lakes and Wetlands Database (GLWD) and the Matthews and Fung wetland estimates. Maximum surface water extents derived from these datasets are largely different: ~13 \u00d7 106 km2 from GLWD, ~5.3 \u00d7 106 km2 from Matthews and Fung, ~6.2 \u00d7 106 km2 from GIEMS, and ~10.3 \u00d7 106 km2 from SWAMPS. SWAMPS global maximum surface extent reduces by nearly 51% (to ~5 \u00d7 106 km2) when applying a coastal filter, showing a strong contamination in this retrieval over the coastal regions. Anomalous surface waters are also detected with SWAMPS over desert areas. The seasonal amplitude of the ...", "author" : [ { "dropping-particle" : "", "family" : "Pham-Duc", "given" : "Binh", "non-dropping-particle" : "", "parse-names" : false, "suffix" : "" }, { "dropping-particle" : "", "family" : "Prigent", "given" : "Catherine", "non-dropping-particle" : "", "parse-names" : false, "suffix" : "" }, { "dropping-particle" : "", "family" : "Aires", "given" : "Filipe", "non-dropping-particle" : "", "parse-names" : false, "suffix" : "" }, { "dropping-particle" : "", "family" : "Papa", "given" : "Fabrice", "non-dropping-particle" : "", "parse-names" : false, "suffix" : "" } ], "container-title" : "Journal of Hydrometeorology", "id" : "ITEM-1", "issue" : "4", "issued" : { "date-parts" : [ [ "2017", "4" ] ] }, "page" : "993-1007", "title" : "Comparisons of global terrestrial surface water datasets over 15 years", "translator" : [ { "dropping-particle" : "", "family" : "L5219", "given" : "", "non-dropping-particle" : "", "parse-names" : false, "suffix" : "" } ], "type" : "article-journal", "volume" : "18" }, "uris" : [ "http://www.mendeley.com/documents/?uuid=92861e92-2b57-43b6-beea-5f240b9aecf8" ] } ], "mendeley" : { "formattedCitation" : "(Pham-Duc et al., 2017)", "manualFormatting" : "(Pham-Duc et al., 2017)", "plainTextFormattedCitation" : "(Pham-Duc et al., 2017)", "previouslyFormattedCitation" : "(Pham-Duc et al., 2017)" }, "properties" : { "noteIndex" : 0 }, "schema" : "https://github.com/citation-style-language/schema/raw/master/csl-citation.json" }</w:instrText>
      </w:r>
      <w:r w:rsidRPr="001E7A27">
        <w:rPr>
          <w:lang w:val="en-GB"/>
        </w:rPr>
        <w:fldChar w:fldCharType="separate"/>
      </w:r>
      <w:r w:rsidR="00025FA2" w:rsidRPr="001E7A27">
        <w:rPr>
          <w:noProof/>
          <w:lang w:val="en-GB"/>
        </w:rPr>
        <w:t>(Pham-Duc et al., 2017)</w:t>
      </w:r>
      <w:r w:rsidRPr="001E7A27">
        <w:rPr>
          <w:lang w:val="en-GB"/>
        </w:rPr>
        <w:fldChar w:fldCharType="end"/>
      </w:r>
      <w:r w:rsidRPr="001E7A27">
        <w:rPr>
          <w:lang w:val="en-GB"/>
        </w:rPr>
        <w:t>. Both the top-down and bottom-up estimates presented in Table 5.2 indicate little increase in wetland CH</w:t>
      </w:r>
      <w:r w:rsidRPr="001E7A27">
        <w:rPr>
          <w:vertAlign w:val="subscript"/>
          <w:lang w:val="en-GB"/>
        </w:rPr>
        <w:t>4</w:t>
      </w:r>
      <w:r w:rsidRPr="001E7A27">
        <w:rPr>
          <w:lang w:val="en-GB"/>
        </w:rPr>
        <w:t xml:space="preserve"> emissions during the last three decades, with the new estimates </w:t>
      </w:r>
      <w:r w:rsidR="00B65814" w:rsidRPr="001E7A27">
        <w:rPr>
          <w:lang w:val="en-GB"/>
        </w:rPr>
        <w:t xml:space="preserve">being </w:t>
      </w:r>
      <w:r w:rsidRPr="001E7A27">
        <w:rPr>
          <w:lang w:val="en-GB"/>
        </w:rPr>
        <w:t xml:space="preserve">slightly smaller than in AR5 due to updated wetland maps and ecosystem model simulations </w:t>
      </w:r>
      <w:r w:rsidRPr="001E7A27">
        <w:rPr>
          <w:lang w:val="en-GB"/>
        </w:rPr>
        <w:fldChar w:fldCharType="begin" w:fldLock="1"/>
      </w:r>
      <w:r w:rsidR="00747167" w:rsidRPr="001E7A27">
        <w:rPr>
          <w:lang w:val="en-GB"/>
        </w:rPr>
        <w:instrText>ADDIN CSL_CITATION { "citationItems" : [ { "id" : "ITEM-1", "itemData" : { "DOI" : "10.5194/bg-10-753-2013", "ISSN" : "1726-4189", "abstract" : "Abstract. Global wetlands are believed to be climate sensitive, and are the largest natural emitters of methane (CH4). Increased wetland CH4 emissions could act as a positive feedback to future warming. The Wetland and Wetland CH4 Inter-comparison of Models Project (WETCHIMP) investigated our present ability to simulate large-scale wetland characteristics and corresponding CH4 emissions. To ensure inter-comparability, we used a common experimental protocol driving all models with the same climate and carbon dioxide (CO2) forcing datasets. The WETCHIMP experiments were conducted for model equilibrium states as well as transient simulations covering the last century. Sensitivity experiments investigated model response to changes in selected forcing inputs (precipitation, temperature, and atmospheric CO2 concentration). Ten models participated, covering the spectrum from simple to relatively complex, including models tailored either for regional or global simulations. The models also varied in methods to calculate wetland size and location, with some models simulating wetland area prognostically, while other models relied on remotely sensed inundation datasets, or an approach intermediate between the two. Four major conclusions emerged from the project. First, the suite of models demonstrate extensive disagreement in their simulations of wetland areal extent and CH4 emissions, in both space and time. Simple metrics of wetland area, such as the latitudinal gradient, show large variability, principally between models that use inundation dataset information and those that independently determine wetland area. Agreement between the models improves for zonally summed CH4 emissions, but large variation between the models remains. For annual global CH4 emissions, the models vary by \u00b140% of the all-model mean (190 Tg CH4 yr\u22121). Second, all models show a strong positive response to increased atmospheric CO2 concentrations (857 ppm) in both CH4 emissions and wetland area. In response to increasing global temperatures (+3.4 \u00b0C globally spatially uniform), on average, the models decreased wetland area and CH4 fluxes, primarily in the tropics, but the magnitude and sign of the response varied greatly. Models were least sensitive to increased global precipitation (+3.9 % globally spatially uniform) with a consistent small positive response in CH4 fluxes and wetland area. Results from the 20th century transient simulation show that interactions between climate forcings c\u2026", "author" : [ { "dropping-particle" : "", "family" : "Melton", "given" : "J R", "non-dropping-particle" : "", "parse-names" : false, "suffix" : "" }, { "dropping-particle" : "", "family" : "Wania", "given" : "R", "non-dropping-particle" : "", "parse-names" : false, "suffix" : "" }, { "dropping-particle" : "", "family" : "Hodson", "given" : "E L", "non-dropping-particle" : "", "parse-names" : false, "suffix" : "" }, { "dropping-particle" : "", "family" : "Poulter", "given" : "B", "non-dropping-particle" : "", "parse-names" : false, "suffix" : "" }, { "dropping-particle" : "", "family" : "Ringeval", "given" : "B", "non-dropping-particle" : "", "parse-names" : false, "suffix" : "" }, { "dropping-particle" : "", "family" : "Spahni", "given" : "R", "non-dropping-particle" : "", "parse-names" : false, "suffix" : "" }, { "dropping-particle" : "", "family" : "Bohn", "given" : "T", "non-dropping-particle" : "", "parse-names" : false, "suffix" : "" }, { "dropping-particle" : "", "family" : "Avis", "given" : "C A", "non-dropping-particle" : "", "parse-names" : false, "suffix" : "" }, { "dropping-particle" : "", "family" : "Beerling", "given" : "D J", "non-dropping-particle" : "", "parse-names" : false, "suffix" : "" }, { "dropping-particle" : "", "family" : "Chen", "given" : "G", "non-dropping-particle" : "", "parse-names" : false, "suffix" : "" }, { "dropping-particle" : "V", "family" : "Eliseev", "given" : "A", "non-dropping-particle" : "", "parse-names" : false, "suffix" : "" }, { "dropping-particle" : "", "family" : "Denisov", "given" : "S N", "non-dropping-particle" : "", "parse-names" : false, "suffix" : "" }, { "dropping-particle" : "", "family" : "Hopcroft", "given" : "P O", "non-dropping-particle" : "", "parse-names" : false, "suffix" : "" }, { "dropping-particle" : "", "family" : "Lettenmaier", "given" : "D P", "non-dropping-particle" : "", "parse-names" : false, "suffix" : "" }, { "dropping-particle" : "", "family" : "Riley", "given" : "W J", "non-dropping-particle" : "", "parse-names" : false, "suffix" : "" }, { "dropping-particle" : "", "family" : "Singarayer", "given" : "J S", "non-dropping-particle" : "", "parse-names" : false, "suffix" : "" }, { "dropping-particle" : "", "family" : "Subin", "given" : "Z M", "non-dropping-particle" : "", "parse-names" : false, "suffix" : "" }, { "dropping-particle" : "", "family" : "Tian", "given" : "H", "non-dropping-particle" : "", "parse-names" : false, "suffix" : "" }, { "dropping-particle" : "", "family" : "Z\u00fcrcher", "given" : "S", "non-dropping-particle" : "", "parse-names" : false, "suffix" : "" }, { "dropping-particle" : "", "family" : "Brovkin", "given" : "V", "non-dropping-particle" : "", "parse-names" : false, "suffix" : "" }, { "dropping-particle" : "", "family" : "Bodegom", "given" : "P M", "non-dropping-particle" : "van", "parse-names" : false, "suffix" : "" }, { "dropping-particle" : "", "family" : "Kleinen", "given" : "T", "non-dropping-particle" : "", "parse-names" : false, "suffix" : "" }, { "dropping-particle" : "", "family" : "Yu", "given" : "Z C", "non-dropping-particle" : "", "parse-names" : false, "suffix" : "" }, { "dropping-particle" : "", "family" : "Kaplan", "given" : "J O", "non-dropping-particle" : "", "parse-names" : false, "suffix" : "" } ], "container-title" : "Biogeosciences", "id" : "ITEM-1", "issue" : "2", "issued" : { "date-parts" : [ [ "2013", "2", "4" ] ] }, "page" : "753-788", "title" : "Present state of global wetland extent and wetland methane modelling: conclusions from a model inter-comparison project (WETCHIMP)", "translator" : [ { "dropping-particle" : "", "family" : "L4157", "given" : "", "non-dropping-particle" : "", "parse-names" : false, "suffix" : "" } ], "type" : "article-journal", "volume" : "10" }, "uris" : [ "http://www.mendeley.com/documents/?uuid=12bc7d49-80c7-4315-8167-488bff0ebec1" ] }, { "id" : "ITEM-2", "itemData" : { "DOI" : "10.1088/1748-9326/aa8391", "abstract" : "Increasing atmospheric methane (CH 4 ) concentrations have contributed to approximately 20% of anthropogenic climate change. Despite the importance of CH 4 as a greenhouse gas, its atmospheric growth rate and dynamics over the past two decades, which include a stabilization period (1999\u20132006), followed by renewed growth starting in 2007, remain poorly understood. We provide an updated estimate of CH4 emissions from wetlands, the largest natural global CH4 source, for 2000\u20132012 using an ensemble of biogeochemical models constrained with remote sensing surface inundation and inventory-based wetland area data. Between 2000\u20132012, boreal wetland CH 4 emissions increased by 1.2 Tg yr \u22121 (\u22120.2\u20133.5 Tg yr \u22121 ), tropical emissions decreased by 0.9 Tg yr \u22121 (\u22123.2\u22121.1 Tg yr \u22121 ), yet globally, emissions remained unchanged at 184 \u00b1 22 Tg yr \u22121 . Changing air temperature was responsible for increasing high-latitude emissions whereas declines in low-latitude wetland area decreased tropical emissions; both dynamics are consistent with features of predicted centennial-scale climate change impacts on wetland CH 4 emissions. Despite uncertainties in wetland area mapping, our study shows that global wetland CH 4 emissions have not contributed significantly to the period of renewed atmospheric CH 4 growth, and is consistent with findings from studies that indicate some combination of increasing fossil fuel and agriculture-related CH 4 emissions, and a decrease in the atmospheric oxidative sink.", "author" : [ { "dropping-particle" : "", "family" : "Poulter", "given" : "Benjamin", "non-dropping-particle" : "", "parse-names" : false, "suffix" : "" }, { "dropping-particle" : "", "family" : "Bousquet", "given" : "Philippe",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"Peregon", "given" : "Anna", "non-dropping-particle" : "", "parse-names" : false, "suffix" : "" }, { "dropping-particle" : "", "family" : "Saunois", "given" : "Marielle", "non-dropping-particle" : "", "parse-names" : false, "suffix" : "" }, { "dropping-particle" : "", "family" : "Arora", "given" : "Vivek K", "non-dropping-particle" : "", "parse-names" : false, "suffix" : "" }, { "dropping-particle" : "", "family" : "Beerling", "given" : "David J", "non-dropping-particle" : "", "parse-names" : false, "suffix" : "" }, { "dropping-particle" : "", "family" : "Brovkin", "given" : "Victor", "non-dropping-particle" : "", "parse-names" : false, "suffix" : "" }, { "dropping-particle" : "", "family" : "Jones", "given" : "Chris D", "non-dropping-particle" : "", "parse-names" : false, "suffix" : "" }, { "dropping-particle" : "", "family" : "Joos", "given" : "Fortunat", "non-dropping-particle" : "", "parse-names" : false, "suffix" : "" }, { "dropping-particle" : "", "family" : "Gedney", "given" : "Nicola", "non-dropping-particle" : "", "parse-names" : false, "suffix" : "" }, { "dropping-particle" : "", "family" : "Ito", "given" : "Akihito", "non-dropping-particle" : "", "parse-names" : false, "suffix" : "" }, { "dropping-particle" : "", "family" : "Kleinen", "given" : "Thomas", "non-dropping-particle" : "", "parse-names" : false, "suffix" : "" }, { "dropping-particle" : "", "family" : "Koven", "given" : "Charles D", "non-dropping-particle" : "", "parse-names" : false, "suffix" : "" }, { "dropping-particle" : "", "family" : "McDonald", "given" : "Kyle", "non-dropping-particle" : "", "parse-names" : false, "suffix" : "" }, { "dropping-particle" : "", "family" : "Melton", "given" : "Joe R", "non-dropping-particle" : "", "parse-names" : false, "suffix" : "" }, { "dropping-particle" : "", "family" : "Peng", "given" : "Changhui", "non-dropping-particle" : "", "parse-names" : false, "suffix" : "" }, { "dropping-particle" : "", "family" : "Peng", "given" : "Shushi", "non-dropping-particle" : "", "parse-names" : false, "suffix" : "" }, { "dropping-particle" : "", "family" : "Prigent", "given" : "Catherine", "non-dropping-particle" : "", "parse-names" : false, "suffix" : "" }, { "dropping-particle" : "", "family" : "Schroeder", "given" : "Ronny", "non-dropping-particle" : "", "parse-names" : false, "suffix" : "" }, { "dropping-particle" : "", "family" : "Riley", "given" : "William J", "non-dropping-particle" : "", "parse-names" : false, "suffix" : "" }, { "dropping-particle" : "", "family" : "Saito", "given" : "Makoto", "non-dropping-particle" : "", "parse-names" : false, "suffix" : "" }, { "dropping-particle" : "", "family" : "Spahni", "given" : "Renato", "non-dropping-particle" : "", "parse-names" : false, "suffix" : "" }, { "dropping-particle" : "", "family" : "Tian", "given" : "Hanqin", "non-dropping-particle" : "", "parse-names" : false, "suffix" : "" }, { "dropping-particle" : "", "family" : "Taylor", "given" : "Lyla", "non-dropping-particle" : "", "parse-names" : false, "suffix" : "" }, { "dropping-particle" : "", "family" : "Viovy", "given" : "Nicolas", "non-dropping-particle" : "", "parse-names" : false, "suffix" : "" }, { "dropping-particle" : "", "family" : "Wilton", "given" : "David", "non-dropping-particle" : "", "parse-names" : false, "suffix" : "" }, { "dropping-particle" : "", "family" : "Wiltshire", "given" : "Andy", "non-dropping-particle" : "", "parse-names" : false, "suffix" : "" }, { "dropping-particle" : "", "family" : "Xu", "given" : "Xiyan", "non-dropping-particle" : "", "parse-names" : false, "suffix" : "" }, { "dropping-particle" : "", "family" : "Zhang", "given" : "Bowen", "non-dropping-particle" : "", "parse-names" : false, "suffix" : "" }, { "dropping-particle" : "", "family" : "Zhang", "given" : "Zhen", "non-dropping-particle" : "", "parse-names" : false, "suffix" : "" }, { "dropping-particle" : "", "family" : "Zhu", "given" : "Qiuan", "non-dropping-particle" : "", "parse-names" : false, "suffix" : "" } ], "container-title" : "Environmental Research Letters", "id" : "ITEM-2", "issue" : "9", "issued" : { "date-parts" : [ [ "2017" ] ] }, "page" : "094013", "title" : "Global wetland contribution to 2000\u20132012 atmospheric methane growth rate dynamics", "translator" : [ { "dropping-particle" : "", "family" : "L4020", "given" : "", "non-dropping-particle" : "", "parse-names" : false, "suffix" : "" } ], "type" : "article-journal", "volume" : "12" }, "uris" : [ "http://www.mendeley.com/documents/?uuid=a1cc3296-ba4b-464c-9a9f-fc3cd3b87a61" ] } ], "mendeley" : { "formattedCitation" : "(Melton et al., 2013; Poulter et al., 2017)", "plainTextFormattedCitation" : "(Melton et al., 2013; Poulter et al., 2017)", "previouslyFormattedCitation" : "(Melton et al., 2013; Poulter et al., 2017)" }, "properties" : { "noteIndex" : 0 }, "schema" : "https://github.com/citation-style-language/schema/raw/master/csl-citation.json" }</w:instrText>
      </w:r>
      <w:r w:rsidRPr="001E7A27">
        <w:rPr>
          <w:lang w:val="en-GB"/>
        </w:rPr>
        <w:fldChar w:fldCharType="separate"/>
      </w:r>
      <w:r w:rsidR="00025FA2" w:rsidRPr="001E7A27">
        <w:rPr>
          <w:noProof/>
          <w:lang w:val="en-GB"/>
        </w:rPr>
        <w:t>(Melton et al., 2013; Poulter et al., 2017)</w:t>
      </w:r>
      <w:r w:rsidRPr="001E7A27">
        <w:rPr>
          <w:lang w:val="en-GB"/>
        </w:rPr>
        <w:fldChar w:fldCharType="end"/>
      </w:r>
      <w:r w:rsidRPr="001E7A27">
        <w:rPr>
          <w:lang w:val="en-GB"/>
        </w:rPr>
        <w:t xml:space="preserve">. The wetland emissions show strong interannual variability due to the changes in inundated land area, air temperature and microbial activity </w:t>
      </w:r>
      <w:r w:rsidRPr="001E7A27">
        <w:rPr>
          <w:lang w:val="en-GB"/>
        </w:rPr>
        <w:fldChar w:fldCharType="begin" w:fldLock="1"/>
      </w:r>
      <w:r w:rsidR="00747167" w:rsidRPr="001E7A27">
        <w:rPr>
          <w:lang w:val="en-GB"/>
        </w:rPr>
        <w:instrText>ADDIN CSL_CITATION { "citationItems" : [ { "id" : "ITEM-1", "itemData" : { "DOI" : "10.1111/gcb.12131", "ISSN" : "13541013", "author" : [ { "dropping-particle" : "", "family" : "Bridgham", "given" : "Scott D.", "non-dropping-particle" : "", "parse-names" : false, "suffix" : "" }, { "dropping-particle" : "", "family" : "Cadillo-Quiroz", "given" : "Hinsby", "non-dropping-particle" : "", "parse-names" : false, "suffix" : "" }, { "dropping-particle" : "", "family" : "Keller", "given" : "Jason K.", "non-dropping-particle" : "", "parse-names" : false, "suffix" : "" }, { "dropping-particle" : "", "family" : "Zhuang", "given" : "Qianlai", "non-dropping-particle" : "", "parse-names" : false, "suffix" : "" } ], "container-title" : "Global Change Biology", "id" : "ITEM-1", "issue" : "5", "issued" : { "date-parts" : [ [ "2013", "5" ] ] }, "page" : "1325-1346", "title" : "Methane emissions from wetlands: biogeochemical, microbial, and modeling perspectives from local to global scales", "translator" : [ { "dropping-particle" : "", "family" : "L6898", "given" : "", "non-dropping-particle" : "", "parse-names" : false, "suffix" : "" } ], "type" : "article-journal", "volume" : "19" }, "uris" : [ "http://www.mendeley.com/documents/?uuid=02c4b0b5-8845-4747-90b2-b98e20641f57" ] } ], "mendeley" : { "formattedCitation" : "(Bridgham et al., 2013)", "plainTextFormattedCitation" : "(Bridgham et al., 2013)", "previouslyFormattedCitation" : "(Bridgham et al., 2013)" }, "properties" : { "noteIndex" : 0 }, "schema" : "https://github.com/citation-style-language/schema/raw/master/csl-citation.json" }</w:instrText>
      </w:r>
      <w:r w:rsidRPr="001E7A27">
        <w:rPr>
          <w:lang w:val="en-GB"/>
        </w:rPr>
        <w:fldChar w:fldCharType="separate"/>
      </w:r>
      <w:r w:rsidR="00025FA2" w:rsidRPr="001E7A27">
        <w:rPr>
          <w:noProof/>
          <w:lang w:val="en-GB"/>
        </w:rPr>
        <w:t>(Bridgham et al., 2013)</w:t>
      </w:r>
      <w:r w:rsidRPr="001E7A27">
        <w:rPr>
          <w:lang w:val="en-GB"/>
        </w:rPr>
        <w:fldChar w:fldCharType="end"/>
      </w:r>
      <w:r w:rsidRPr="001E7A27">
        <w:rPr>
          <w:lang w:val="en-GB"/>
        </w:rPr>
        <w:t>. Present terrestrial ecosystem model simulated CH</w:t>
      </w:r>
      <w:r w:rsidRPr="001E7A27">
        <w:rPr>
          <w:vertAlign w:val="subscript"/>
          <w:lang w:val="en-GB"/>
        </w:rPr>
        <w:t>4</w:t>
      </w:r>
      <w:r w:rsidRPr="001E7A27">
        <w:rPr>
          <w:lang w:val="en-GB"/>
        </w:rPr>
        <w:t xml:space="preserve"> emission</w:t>
      </w:r>
      <w:ins w:id="2108" w:author="Tom Maycock" w:date="2021-09-08T15:23:00Z">
        <w:r w:rsidR="0082184F" w:rsidRPr="001E7A27">
          <w:rPr>
            <w:lang w:val="en-GB"/>
          </w:rPr>
          <w:t>s</w:t>
        </w:r>
      </w:ins>
      <w:r w:rsidRPr="001E7A27">
        <w:rPr>
          <w:lang w:val="en-GB"/>
        </w:rPr>
        <w:t xml:space="preserve"> variability does not produce strong correlation with the </w:t>
      </w:r>
      <w:ins w:id="2109" w:author="Soapbox" w:date="2021-07-20T05:58:00Z">
        <w:r w:rsidR="00F513FE" w:rsidRPr="001E7A27">
          <w:rPr>
            <w:lang w:val="en-GB"/>
          </w:rPr>
          <w:t>El Niño</w:t>
        </w:r>
        <w:del w:id="2110" w:author="Ian Blenkinsop" w:date="2021-07-28T13:30:00Z">
          <w:r w:rsidR="00F513FE" w:rsidRPr="001E7A27" w:rsidDel="002419D2">
            <w:rPr>
              <w:lang w:val="en-GB"/>
            </w:rPr>
            <w:delText xml:space="preserve"> </w:delText>
          </w:r>
        </w:del>
      </w:ins>
      <w:ins w:id="2111" w:author="Ian Blenkinsop" w:date="2021-07-28T13:30:00Z">
        <w:r w:rsidR="002419D2" w:rsidRPr="001E7A27">
          <w:rPr>
            <w:lang w:val="en-GB"/>
          </w:rPr>
          <w:t>–</w:t>
        </w:r>
      </w:ins>
      <w:ins w:id="2112" w:author="Soapbox" w:date="2021-07-20T05:58:00Z">
        <w:del w:id="2113" w:author="Ian Blenkinsop" w:date="2021-07-28T13:30:00Z">
          <w:r w:rsidR="00F513FE" w:rsidRPr="001E7A27" w:rsidDel="002419D2">
            <w:rPr>
              <w:lang w:val="en-GB"/>
            </w:rPr>
            <w:delText>s</w:delText>
          </w:r>
        </w:del>
      </w:ins>
      <w:ins w:id="2114" w:author="Ian Blenkinsop" w:date="2021-07-28T13:30:00Z">
        <w:r w:rsidR="002419D2" w:rsidRPr="001E7A27">
          <w:rPr>
            <w:lang w:val="en-GB"/>
          </w:rPr>
          <w:t>S</w:t>
        </w:r>
      </w:ins>
      <w:ins w:id="2115" w:author="Soapbox" w:date="2021-07-20T05:58:00Z">
        <w:r w:rsidR="00F513FE" w:rsidRPr="001E7A27">
          <w:rPr>
            <w:lang w:val="en-GB"/>
          </w:rPr>
          <w:t xml:space="preserve">outhern </w:t>
        </w:r>
        <w:del w:id="2116" w:author="Ian Blenkinsop" w:date="2021-07-28T13:30:00Z">
          <w:r w:rsidR="00F513FE" w:rsidRPr="001E7A27" w:rsidDel="002419D2">
            <w:rPr>
              <w:lang w:val="en-GB"/>
            </w:rPr>
            <w:delText>o</w:delText>
          </w:r>
        </w:del>
      </w:ins>
      <w:ins w:id="2117" w:author="Ian Blenkinsop" w:date="2021-07-28T13:30:00Z">
        <w:r w:rsidR="002419D2" w:rsidRPr="001E7A27">
          <w:rPr>
            <w:lang w:val="en-GB"/>
          </w:rPr>
          <w:t>O</w:t>
        </w:r>
      </w:ins>
      <w:ins w:id="2118" w:author="Soapbox" w:date="2021-07-20T05:58:00Z">
        <w:r w:rsidR="00F513FE" w:rsidRPr="001E7A27">
          <w:rPr>
            <w:lang w:val="en-GB"/>
          </w:rPr>
          <w:t>scillation (</w:t>
        </w:r>
      </w:ins>
      <w:r w:rsidRPr="001E7A27">
        <w:rPr>
          <w:lang w:val="en-GB"/>
        </w:rPr>
        <w:t>ENSO</w:t>
      </w:r>
      <w:ins w:id="2119" w:author="Soapbox" w:date="2021-07-20T05:58:00Z">
        <w:r w:rsidR="00F513FE" w:rsidRPr="001E7A27">
          <w:rPr>
            <w:lang w:val="en-GB"/>
          </w:rPr>
          <w:t>)</w:t>
        </w:r>
      </w:ins>
      <w:r w:rsidRPr="001E7A27">
        <w:rPr>
          <w:lang w:val="en-GB"/>
        </w:rPr>
        <w:t xml:space="preserve"> cycle (Cross-Chapter Box 5.2, Figure 2), although observation evidence is emerging for lower CH</w:t>
      </w:r>
      <w:r w:rsidRPr="001E7A27">
        <w:rPr>
          <w:vertAlign w:val="subscript"/>
          <w:lang w:val="en-GB"/>
        </w:rPr>
        <w:t>4</w:t>
      </w:r>
      <w:r w:rsidRPr="001E7A27">
        <w:rPr>
          <w:lang w:val="en-GB"/>
        </w:rPr>
        <w:t xml:space="preserve"> emissions during El Niños and greater emissions during the La Niña </w:t>
      </w:r>
      <w:r w:rsidRPr="001E7A27">
        <w:rPr>
          <w:lang w:val="en-GB"/>
        </w:rPr>
        <w:fldChar w:fldCharType="begin" w:fldLock="1"/>
      </w:r>
      <w:r w:rsidR="00747167" w:rsidRPr="001E7A27">
        <w:rPr>
          <w:lang w:val="en-GB"/>
        </w:rPr>
        <w:instrText>ADDIN CSL_CITATION { "citationItems" : [ { "id" : "ITEM-1", "itemData" : { "DOI" : "10.1038/srep45759", "ISSN" : "2045-2322", "abstract" : "Year-to-year variations in the atmospheric methane (CH4) growth rate show significant correlation with climatic drivers. The second half of 2010 and the first half of 2011 experienced the strongest La Ni\u00f1a since the early 1980s, when global surface networks started monitoring atmospheric CH4 mole fractions. We use these surface measurements, retrievals of column-averaged CH4 mole fractions from GOSAT, new wetland inundation estimates, and atmospheric \u03b413C-CH4 measurements to estimate the impact of this strong La Ni\u00f1a on the global atmospheric CH4 budget. By performing atmospheric inversions, we find evidence of an increase in tropical CH4 emissions of \u223c6\u20139 TgCH4 yr\u22121 during this event. Stable isotope data suggest that biogenic sources are the cause of this emission increase. We find a simultaneous expansion of wetland area, driven by the excess precipitation over the Tropical continents during the La Ni\u00f1a. Two process-based wetland models predict increases in wetland area consistent with observationally-constrained values, but substantially smaller per-area CH4 emissions, highlighting the need for improvements in such models. Overall, tropical wetland emissions during the strong La Ni\u00f1a were at least by 5% larger than the long-term mean.", "author" : [ { "dropping-particle" : "", "family" : "Pandey", "given" : "Sudhanshu", "non-dropping-particle" : "", "parse-names" : false, "suffix" : "" }, { "dropping-particle" : "", "family" : "Houweling", "given" : "Sander", "non-dropping-particle" : "", "parse-names" : false, "suffix" : "" }, { "dropping-particle" : "", "family" : "Krol", "given" : "Maarten", "non-dropping-particle" : "", "parse-names" : false, "suffix" : "" }, { "dropping-particle" : "", "family" : "Aben", "given" : "Ilse", "non-dropping-particle" : "", "parse-names" : false, "suffix" : "" }, { "dropping-particle" : "", "family" : "Monteil", "given" : "Guillaume", "non-dropping-particle" : "", "parse-names" : false, "suffix" : "" }, { "dropping-particle" : "", "family" : "Nechita-Banda", "given" : "Narcisa", "non-dropping-particle" : "", "parse-names" : false, "suffix" : "" }, { "dropping-particle" : "", "family" : "Dlugokencky", "given" : "Edward J", "non-dropping-particle" : "", "parse-names" : false, "suffix" : "" }, { "dropping-particle" : "", "family" : "Detmers", "given" : "Rob", "non-dropping-particle" : "", "parse-names" : false, "suffix" : "" }, { "dropping-particle" : "", "family" : "Hasekamp", "given" : "Otto", "non-dropping-particle" : "", "parse-names" : false, "suffix" : "" }, { "dropping-particle" : "", "family" : "Xu", "given" : "Xiyan", "non-dropping-particle" : "", "parse-names" : false, "suffix" : "" }, { "dropping-particle" : "", "family" : "Riley", "given" : "William J", "non-dropping-particle" : "", "parse-names" : false, "suffix" : "" }, { "dropping-particle" : "", "family" : "Poulter", "given" : "Benjamin", "non-dropping-particle" : "", "parse-names" : false, "suffix" : "" }, { "dropping-particle" : "", "family" : "Zhang", "given" : "Zhen", "non-dropping-particle" : "", "parse-names" : false, "suffix" : "" }, { "dropping-particle" : "", "family" : "McDonald", "given" : "Kyle C", "non-dropping-particle" : "", "parse-names" : false, "suffix" : "" }, { "dropping-particle" : "", "family" : "White", "given" : "James W C", "non-dropping-particle" : "", "parse-names" : false, "suffix" : "" }, { "dropping-particle" : "", "family" : "Bousquet", "given" : "Philippe", "non-dropping-particle" : "", "parse-names" : false, "suffix" : "" }, { "dropping-particle" : "", "family" : "R\u00f6ckmann", "given" : "Thomas", "non-dropping-particle" : "", "parse-names" : false, "suffix" : "" } ], "container-title" : "Scientific Reports", "id" : "ITEM-1", "issue" : "1", "issued" : { "date-parts" : [ [ "2017", "12", "10" ] ] }, "page" : "45759", "publisher" : "The Author(s)", "title" : "Enhanced methane emissions from tropical wetlands during the 2011 La Ni\u00f1a", "translator" : [ { "dropping-particle" : "", "family" : "L4187", "given" : "", "non-dropping-particle" : "", "parse-names" : false, "suffix" : "" } ], "type" : "article-journal", "volume" : "7" }, "uris" : [ "http://www.mendeley.com/documents/?uuid=ecfdfa59-b74b-432e-aa93-05e115488db5" ] } ], "mendeley" : { "formattedCitation" : "(Pandey et al., 2017)", "plainTextFormattedCitation" : "(Pandey et al., 2017)", "previouslyFormattedCitation" : "(Pandey et al., 2017)" }, "properties" : { "noteIndex" : 0 }, "schema" : "https://github.com/citation-style-language/schema/raw/master/csl-citation.json" }</w:instrText>
      </w:r>
      <w:r w:rsidRPr="001E7A27">
        <w:rPr>
          <w:lang w:val="en-GB"/>
        </w:rPr>
        <w:fldChar w:fldCharType="separate"/>
      </w:r>
      <w:r w:rsidR="00025FA2" w:rsidRPr="001E7A27">
        <w:rPr>
          <w:noProof/>
          <w:lang w:val="en-GB"/>
        </w:rPr>
        <w:t>(Pandey et al., 2017)</w:t>
      </w:r>
      <w:r w:rsidRPr="001E7A27">
        <w:rPr>
          <w:lang w:val="en-GB"/>
        </w:rPr>
        <w:fldChar w:fldCharType="end"/>
      </w:r>
      <w:r w:rsidRPr="001E7A27">
        <w:rPr>
          <w:lang w:val="en-GB"/>
        </w:rPr>
        <w:t xml:space="preserve">.   </w:t>
      </w:r>
    </w:p>
    <w:p w14:paraId="3157BCE7" w14:textId="77777777" w:rsidR="00B11689" w:rsidRPr="001E7A27" w:rsidRDefault="00B11689" w:rsidP="005C7F25">
      <w:pPr>
        <w:pStyle w:val="AR6BodyText"/>
        <w:rPr>
          <w:lang w:val="en-GB"/>
        </w:rPr>
      </w:pPr>
    </w:p>
    <w:p w14:paraId="0DF6C329" w14:textId="2F3CA308" w:rsidR="00B11689" w:rsidRPr="001E7A27" w:rsidRDefault="00B11689" w:rsidP="005C7F25">
      <w:pPr>
        <w:pStyle w:val="AR6BodyText"/>
        <w:rPr>
          <w:lang w:val="en-GB"/>
        </w:rPr>
      </w:pPr>
      <w:r w:rsidRPr="001E7A27">
        <w:rPr>
          <w:lang w:val="en-GB"/>
        </w:rPr>
        <w:t>Trees in upland and wetland forests contribute to CH</w:t>
      </w:r>
      <w:r w:rsidRPr="001E7A27">
        <w:rPr>
          <w:vertAlign w:val="subscript"/>
          <w:lang w:val="en-GB"/>
        </w:rPr>
        <w:t>4</w:t>
      </w:r>
      <w:r w:rsidRPr="001E7A27">
        <w:rPr>
          <w:lang w:val="en-GB"/>
        </w:rPr>
        <w:t xml:space="preserve"> emissions by abiotic production in the canopy, by the methanogenesis taking place in the stem, and by conducting CH</w:t>
      </w:r>
      <w:r w:rsidRPr="001E7A27">
        <w:rPr>
          <w:vertAlign w:val="subscript"/>
          <w:lang w:val="en-GB"/>
        </w:rPr>
        <w:t>4</w:t>
      </w:r>
      <w:r w:rsidRPr="001E7A27">
        <w:rPr>
          <w:lang w:val="en-GB"/>
        </w:rPr>
        <w:t xml:space="preserve"> from soil into the atmosphere </w:t>
      </w:r>
      <w:r w:rsidRPr="001E7A27">
        <w:rPr>
          <w:lang w:val="en-GB"/>
        </w:rPr>
        <w:fldChar w:fldCharType="begin" w:fldLock="1"/>
      </w:r>
      <w:r w:rsidR="00747167" w:rsidRPr="001E7A27">
        <w:rPr>
          <w:lang w:val="en-GB"/>
        </w:rPr>
        <w:instrText>ADDIN CSL_CITATION { "citationItems" : [ { "id" : "ITEM-1", "itemData" : { "DOI" : "10.1111/nph.15624", "ISSN" : "0028-646X", "author" : [ { "dropping-particle" : "", "family" : "Covey", "given" : "Kristofer R.", "non-dropping-particle" : "", "parse-names" : false, "suffix" : "" }, { "dropping-particle" : "", "family" : "Megonigal", "given" : "J. Patrick", "non-dropping-particle" : "", "parse-names" : false, "suffix" : "" } ], "container-title" : "New Phytologist", "id" : "ITEM-1", "issue" : "1", "issued" : { "date-parts" : [ [ "2019", "4", "11" ] ] }, "page" : "35-51", "title" : "Methane production and emissions in trees and forests", "translator" : [ { "dropping-particle" : "", "family" : "L6107", "given" : "", "non-dropping-particle" : "", "parse-names" : false, "suffix" : "" } ], "type" : "article-journal", "volume" : "222" }, "uris" : [ "http://www.mendeley.com/documents/?uuid=0d20840a-df33-4390-8e07-7ee72fda8437", "http://www.mendeley.com/documents/?uuid=010f47f5-02e8-4741-bb3a-fbd64be67c9e" ] } ], "mendeley" : { "formattedCitation" : "(Covey and Megonigal, 2019)", "plainTextFormattedCitation" : "(Covey and Megonigal, 2019)", "previouslyFormattedCitation" : "(Covey and Megonigal, 2019)" }, "properties" : { "noteIndex" : 0 }, "schema" : "https://github.com/citation-style-language/schema/raw/master/csl-citation.json" }</w:instrText>
      </w:r>
      <w:r w:rsidRPr="001E7A27">
        <w:rPr>
          <w:lang w:val="en-GB"/>
        </w:rPr>
        <w:fldChar w:fldCharType="separate"/>
      </w:r>
      <w:r w:rsidR="00025FA2" w:rsidRPr="001E7A27">
        <w:rPr>
          <w:noProof/>
          <w:lang w:val="en-GB"/>
        </w:rPr>
        <w:t>(Covey and Megonigal, 2019)</w:t>
      </w:r>
      <w:r w:rsidRPr="001E7A27">
        <w:rPr>
          <w:lang w:val="en-GB"/>
        </w:rPr>
        <w:fldChar w:fldCharType="end"/>
      </w:r>
      <w:r w:rsidRPr="001E7A27">
        <w:rPr>
          <w:lang w:val="en-GB"/>
        </w:rPr>
        <w:t>. There is emerging evidence of the important role of trees in transporting and conducting CH</w:t>
      </w:r>
      <w:r w:rsidRPr="001E7A27">
        <w:rPr>
          <w:vertAlign w:val="subscript"/>
          <w:lang w:val="en-GB"/>
        </w:rPr>
        <w:t>4</w:t>
      </w:r>
      <w:r w:rsidRPr="001E7A27">
        <w:rPr>
          <w:lang w:val="en-GB"/>
        </w:rPr>
        <w:t xml:space="preserve"> from soils into the atmosphere</w:t>
      </w:r>
      <w:ins w:id="2120" w:author="Soapbox" w:date="2021-07-17T07:18:00Z">
        <w:r w:rsidR="00664DA9" w:rsidRPr="001E7A27">
          <w:rPr>
            <w:lang w:val="en-GB"/>
          </w:rPr>
          <w:t>,</w:t>
        </w:r>
      </w:ins>
      <w:r w:rsidR="00B65814" w:rsidRPr="001E7A27">
        <w:rPr>
          <w:lang w:val="en-GB"/>
        </w:rPr>
        <w:t xml:space="preserve"> especially in tropics</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"10.1038/nature24639", "ISSN" : "0028-0836", "author" : [ { "dropping-particle" : "", "family" : "Pangala", "given" : "Sunitha R", "non-dropping-particle" : "", "parse-names" : false, "suffix" : "" }, { "dropping-particle" : "", "family" : "Enrich-Prast", "given" : "Alex", "non-dropping-particle" : "", "parse-names" : false, "suffix" : "" }, { "dropping-particle" : "", "family" : "Basso", "given" : "Luana S", "non-dropping-particle" : "", "parse-names" : false, "suffix" : "" }, { "dropping-particle" : "", "family" : "Peixoto", "given" : "Roberta Bittencourt", "non-dropping-particle" : "", "parse-names" : false, "suffix" : "" }, { "dropping-particle" : "", "family" : "Bastviken", "given" : "David", "non-dropping-particle" : "", "parse-names" : false, "suffix" : "" }, { "dropping-particle" : "", "family" : "Hornibrook", "given" : "Edward R C", "non-dropping-particle" : "", "parse-names" : false, "suffix" : "" }, { "dropping-particle" : "V", "family" : "Gatti", "given" : "Luciana", "non-dropping-particle" : "", "parse-names" : false, "suffix" : "" }, { "dropping-particle" : "", "family" : "Marotta", "given" : "Humberto", "non-dropping-particle" : "", "parse-names" : false, "suffix" : "" }, { "dropping-particle" : "", "family" : "Calazans", "given" : "Luana Silva Braucks", "non-dropping-particle" : "", "parse-names" : false, "suffix" : "" }, { "dropping-particle" : "", "family" : "Sakuragui", "given" : "Cassia M\u00f4nica", "non-dropping-particle" : "", "parse-names" : false, "suffix" : "" }, { "dropping-particle" : "", "family" : "Bastos", "given" : "Wanderley Rodrigues", "non-dropping-particle" : "", "parse-names" : false, "suffix" : "" }, { "dropping-particle" : "", "family" : "Malm", "given" : "Olaf", "non-dropping-particle" : "", "parse-names" : false, "suffix" : "" }, { "dropping-particle" : "", "family" : "Gloor", "given" : "Emanuel", "non-dropping-particle" : "", "parse-names" : false, "suffix" : "" }, { "dropping-particle" : "", "family" : "Miller", "given" : "John Bharat", "non-dropping-particle" : "", "parse-names" : false, "suffix" : "" }, { "dropping-particle" : "", "family" : "Gauci", "given" : "Vincent", "non-dropping-particle" : "", "parse-names" : false, "suffix" : "" } ], "container-title" : "Nature", "id" : "ITEM-1", "issue" : "7684", "issued" : { "date-parts" : [ [ "2017", "12", "4" ] ] }, "page" : "230-234", "publisher" : "Macmillan Publishers Limited, part of Springer Nature. All rights reserved.", "title" : "Large emissions from floodplain trees close the Amazon methane budget", "translator" : [ { "dropping-particle" : "", "family" : "L4156", "given" : "", "non-dropping-particle" : "", "parse-names" : false, "suffix" : "" } ], "type" : "article-journal", "volume" : "552" }, "uris" : [ "http://www.mendeley.com/documents/?uuid=70a14986-0faa-48fe-8ef0-e21ce2f1325c" ] } ], "mendeley" : { "formattedCitation" : "(Pangala et al., 2017)", "plainTextFormattedCitation" : "(Pangala et al., 2017)", "previouslyFormattedCitation" : "(Pangala et al., 2017)" }, "properties" : { "noteIndex" : 0 }, "schema" : "https://github.com/citation-style-language/schema/raw/master/csl-citation.json" }</w:instrText>
      </w:r>
      <w:r w:rsidRPr="001E7A27">
        <w:rPr>
          <w:lang w:val="en-GB"/>
        </w:rPr>
        <w:fldChar w:fldCharType="separate"/>
      </w:r>
      <w:r w:rsidR="00025FA2" w:rsidRPr="001E7A27">
        <w:rPr>
          <w:noProof/>
          <w:lang w:val="en-GB"/>
        </w:rPr>
        <w:t>(Pangala et al., 2017)</w:t>
      </w:r>
      <w:r w:rsidRPr="001E7A27">
        <w:rPr>
          <w:lang w:val="en-GB"/>
        </w:rPr>
        <w:fldChar w:fldCharType="end"/>
      </w:r>
      <w:r w:rsidRPr="001E7A27">
        <w:rPr>
          <w:lang w:val="en-GB"/>
        </w:rPr>
        <w:t>, whereas direct production of CH</w:t>
      </w:r>
      <w:r w:rsidRPr="001E7A27">
        <w:rPr>
          <w:vertAlign w:val="subscript"/>
          <w:lang w:val="en-GB"/>
        </w:rPr>
        <w:t>4</w:t>
      </w:r>
      <w:r w:rsidRPr="001E7A27">
        <w:rPr>
          <w:lang w:val="en-GB"/>
        </w:rPr>
        <w:t xml:space="preserve"> by vegetation only has a minor contribution (</w:t>
      </w:r>
      <w:r w:rsidRPr="001E7A27">
        <w:rPr>
          <w:i/>
          <w:iCs/>
          <w:lang w:val="en-GB"/>
        </w:rPr>
        <w:t>limited evidence, high agreement</w:t>
      </w:r>
      <w:r w:rsidRPr="001E7A27">
        <w:rPr>
          <w:lang w:val="en-GB"/>
        </w:rPr>
        <w:t xml:space="preserve">) </w:t>
      </w:r>
      <w:r w:rsidRPr="001E7A27">
        <w:rPr>
          <w:iCs/>
          <w:lang w:val="en-GB"/>
        </w:rPr>
        <w:fldChar w:fldCharType="begin" w:fldLock="1"/>
      </w:r>
      <w:r w:rsidR="00747167" w:rsidRPr="001E7A27">
        <w:rPr>
          <w:iCs/>
          <w:lang w:val="en-GB"/>
        </w:rPr>
        <w:instrText>ADDIN CSL_CITATION { "citationItems" : [ { "id" : "ITEM-1", "itemData" : { "DOI" : "10.1111/j.1399-3054.2011.01551.x", "ISSN" : "00319317", "author" : [ { "dropping-particle" : "", "family" : "Bruhn", "given" : "Dan", "non-dropping-particle" : "", "parse-names" : false, "suffix" : "" }, { "dropping-particle" : "", "family" : "M\u00f8ller", "given" : "Ian M.", "non-dropping-particle" : "", "parse-names" : false, "suffix" : "" }, { "dropping-particle" : "", "family" : "Mikkelsen", "given" : "Teis N.", "non-dropping-particle" : "", "parse-names" : false, "suffix" : "" }, { "dropping-particle" : "", "family" : "Ambus", "given" : "Per", "non-dropping-particle" : "", "parse-names" : false, "suffix" : "" } ], "container-title" : "Physiologia Plantarum", "id" : "ITEM-1", "issue" : "3", "issued" : { "date-parts" : [ [ "2012", "3" ] ] }, "page" : "201-209", "title" : "Terrestrial plant methane production and emission", "translator" : [ { "dropping-particle" : "", "family" : "L6908", "given" : "", "non-dropping-particle" : "", "parse-names" : false, "suffix" : "" } ], "type" : "article-journal", "volume" : "144" }, "uris" : [ "http://www.mendeley.com/documents/?uuid=7c5a7d77-ae84-4f5a-8282-49bfb6c43eda" ] }, { "id" : "ITEM-2", "itemData" : { "DOI" : "10.1111/nph.15624", "ISSN" : "0028-646X", "author" : [ { "dropping-particle" : "", "family" : "Covey", "given" : "Kristofer R.", "non-dropping-particle" : "", "parse-names" : false, "suffix" : "" }, { "dropping-particle" : "", "family" : "Megonigal", "given" : "J. Patrick", "non-dropping-particle" : "", "parse-names" : false, "suffix" : "" } ], "container-title" : "New Phytologist", "id" : "ITEM-2", "issue" : "1", "issued" : { "date-parts" : [ [ "2019", "4", "11" ] ] }, "page" : "35-51", "title" : "Methane production and emissions in trees and forests", "translator" : [ { "dropping-particle" : "", "family" : "L6107", "given" : "", "non-dropping-particle" : "", "parse-names" : false, "suffix" : "" } ], "type" : "article-journal", "volume" : "222" }, "uris" : [ "http://www.mendeley.com/documents/?uuid=0d20840a-df33-4390-8e07-7ee72fda8437" ] } ], "mendeley" : { "formattedCitation" : "(Bruhn et al., 2012; Covey and Megonigal, 2019)", "plainTextFormattedCitation" : "(Bruhn et al., 2012; Covey and Megonigal, 2019)", "previouslyFormattedCitation" : "(Bruhn et al., 2012; Covey and Megonigal, 2019)" }, "properties" : { "noteIndex" : 0 }, "schema" : "https://github.com/citation-style-language/schema/raw/master/csl-citation.json" }</w:instrText>
      </w:r>
      <w:r w:rsidRPr="001E7A27">
        <w:rPr>
          <w:iCs/>
          <w:lang w:val="en-GB"/>
        </w:rPr>
        <w:fldChar w:fldCharType="separate"/>
      </w:r>
      <w:r w:rsidR="00025FA2" w:rsidRPr="001E7A27">
        <w:rPr>
          <w:iCs/>
          <w:noProof/>
          <w:lang w:val="en-GB"/>
        </w:rPr>
        <w:t>(Bruhn et al., 2012; Covey and Megonigal, 2019)</w:t>
      </w:r>
      <w:r w:rsidRPr="001E7A27">
        <w:rPr>
          <w:iCs/>
          <w:lang w:val="en-GB"/>
        </w:rPr>
        <w:fldChar w:fldCharType="end"/>
      </w:r>
      <w:r w:rsidRPr="001E7A27">
        <w:rPr>
          <w:lang w:val="en-GB"/>
        </w:rPr>
        <w:t>. The contribution of trees in transporting CH</w:t>
      </w:r>
      <w:r w:rsidRPr="001E7A27">
        <w:rPr>
          <w:vertAlign w:val="subscript"/>
          <w:lang w:val="en-GB"/>
        </w:rPr>
        <w:t>4</w:t>
      </w:r>
      <w:r w:rsidRPr="001E7A27">
        <w:rPr>
          <w:lang w:val="en-GB"/>
        </w:rPr>
        <w:t xml:space="preserve"> may further widen the gap between the bottom-up and top-down estimates in the global budget, particularly needing a re</w:t>
      </w:r>
      <w:ins w:id="2121" w:author="Soapbox" w:date="2021-07-27T15:30:00Z">
        <w:r w:rsidR="006574AA" w:rsidRPr="001E7A27">
          <w:rPr>
            <w:lang w:val="en-GB"/>
          </w:rPr>
          <w:t>-</w:t>
        </w:r>
      </w:ins>
      <w:r w:rsidRPr="001E7A27">
        <w:rPr>
          <w:lang w:val="en-GB"/>
        </w:rPr>
        <w:t xml:space="preserve">assessment of emissions in the tropics and in forested wetlands of temperate and boreal regions </w:t>
      </w:r>
      <w:r w:rsidRPr="001E7A27">
        <w:rPr>
          <w:lang w:val="en-GB"/>
        </w:rPr>
        <w:fldChar w:fldCharType="begin" w:fldLock="1"/>
      </w:r>
      <w:r w:rsidR="00747167" w:rsidRPr="001E7A27">
        <w:rPr>
          <w:lang w:val="en-GB"/>
        </w:rPr>
        <w:instrText>ADDIN CSL_CITATION { "citationItems" : [ { "id" : "ITEM-1", "itemData" : { "DOI" : "10.1038/nature24639", "ISSN" : "0028-0836", "author" : [ { "dropping-particle" : "", "family" : "Pangala", "given" : "Sunitha R", "non-dropping-particle" : "", "parse-names" : false, "suffix" : "" }, { "dropping-particle" : "", "family" : "Enrich-Prast", "given" : "Alex", "non-dropping-particle" : "", "parse-names" : false, "suffix" : "" }, { "dropping-particle" : "", "family" : "Basso", "given" : "Luana S", "non-dropping-particle" : "", "parse-names" : false, "suffix" : "" }, { "dropping-particle" : "", "family" : "Peixoto", "given" : "Roberta Bittencourt", "non-dropping-particle" : "", "parse-names" : false, "suffix" : "" }, { "dropping-particle" : "", "family" : "Bastviken", "given" : "David", "non-dropping-particle" : "", "parse-names" : false, "suffix" : "" }, { "dropping-particle" : "", "family" : "Hornibrook", "given" : "Edward R C", "non-dropping-particle" : "", "parse-names" : false, "suffix" : "" }, { "dropping-particle" : "V", "family" : "Gatti", "given" : "Luciana", "non-dropping-particle" : "", "parse-names" : false, "suffix" : "" }, { "dropping-particle" : "", "family" : "Marotta", "given" : "Humberto", "non-dropping-particle" : "", "parse-names" : false, "suffix" : "" }, { "dropping-particle" : "", "family" : "Calazans", "given" : "Luana Silva Braucks", "non-dropping-particle" : "", "parse-names" : false, "suffix" : "" }, { "dropping-particle" : "", "family" : "Sakuragui", "given" : "Cassia M\u00f4nica", "non-dropping-particle" : "", "parse-names" : false, "suffix" : "" }, { "dropping-particle" : "", "family" : "Bastos", "given" : "Wanderley Rodrigues", "non-dropping-particle" : "", "parse-names" : false, "suffix" : "" }, { "dropping-particle" : "", "family" : "Malm", "given" : "Olaf", "non-dropping-particle" : "", "parse-names" : false, "suffix" : "" }, { "dropping-particle" : "", "family" : "Gloor", "given" : "Emanuel", "non-dropping-particle" : "", "parse-names" : false, "suffix" : "" }, { "dropping-particle" : "", "family" : "Miller", "given" : "John Bharat", "non-dropping-particle" : "", "parse-names" : false, "suffix" : "" }, { "dropping-particle" : "", "family" : "Gauci", "given" : "Vincent", "non-dropping-particle" : "", "parse-names" : false, "suffix" : "" } ], "container-title" : "Nature", "id" : "ITEM-1", "issue" : "7684", "issued" : { "date-parts" : [ [ "2017", "12", "4" ] ] }, "page" : "230-234", "publisher" : "Macmillan Publishers Limited, part of Springer Nature. All rights reserved.", "title" : "Large emissions from floodplain trees close the Amazon methane budget", "translator" : [ { "dropping-particle" : "", "family" : "L4156", "given" : "", "non-dropping-particle" : "", "parse-names" : false, "suffix" : "" } ], "type" : "article-journal", "volume" : "552" }, "uris" : [ "http://www.mendeley.com/documents/?uuid=70a14986-0faa-48fe-8ef0-e21ce2f1325c" ] }, { "id" : "ITEM-2", "itemData" : { "DOI" : "10.1111/nph.15995", "ISSN" : "0028-646X", "author" : [ { "dropping-particle" : "", "family" : "Jeffrey", "given" : "Luke C.", "non-dropping-particle" : "", "parse-names" : false, "suffix" : "" }, { "dropping-particle" : "", "family" : "Reithmaier", "given" : "Gloria", "non-dropping-particle" : "", "parse-names" : false, "suffix" : "" }, { "dropping-particle" : "", "family" : "Sippo", "given" : "James Z.", "non-dropping-particle" : "", "parse-names" : false, "suffix" : "" }, { "dropping-particle" : "", "family" : "Johnston", "given" : "Scott G.", "non-dropping-particle" : "", "parse-names" : false, "suffix" : "" }, { "dropping-particle" : "", "family" : "Tait", "given" : "Douglas R.", "non-dropping-particle" : "", "parse-names" : false, "suffix" : "" }, { "dropping-particle" : "", "family" : "Harada", "given" : "Yota", "non-dropping-particle" : "", "parse-names" : false, "suffix" : "" }, { "dropping-particle" : "", "family" : "Maher", "given" : "Damien T.", "non-dropping-particle" : "", "parse-names" : false, "suffix" : "" } ], "container-title" : "New Phytologist", "id" : "ITEM-2", "issue" : "1", "issued" : { "date-parts" : [ [ "2019", "10", "20" ] ] }, "page" : "146-154", "title" : "Are methane emissions from mangrove stems a cryptic carbon loss pathway? Insights from a catastrophic forest mortality", "translator" : [ { "dropping-particle" : "", "family" : "L6101", "given" : "", "non-dropping-particle" : "", "parse-names" : false, "suffix" : "" } ], "type" : "article-journal", "volume" : "224" }, "uris" : [ "http://www.mendeley.com/documents/?uuid=75b8fb16-1c32-4940-9afe-58e0dbf8e0a3", "http://www.mendeley.com/documents/?uuid=48744c75-1fbe-4901-8f2c-21c3921d98df" ] }, { "id" : "ITEM-3", "itemData" : { "DOI" : "10.1111/gcb.14498", "ISSN" : "13652486", "abstract" : "Abstract Tropical forests on upland soils are assumed to be a methane (CH4) sink and a weak source of nitrous oxide (N2O), but studies of wetland forests have demonstrated that tree stems can be a substantial source of CH4, and recent evidence from temperate woodlands suggests that tree stems can also emit N2O. Here, we measured CH4 and N2O fluxes from the soil and from tree stems in a semi-evergreen tropical forest on upland soil. To examine the influence of seasonality, soil abiotic conditions and substrate availability (litter inputs) on trace greenhouse gas (GHG) fluxes, we conducted our study during the transition from the dry to the wet season in a long-term litter manipulation experiment in Panama, Central America. Trace GHG fluxes were measured from individual stem bases of two common tree species and from soils beneath the same trees. Soil CH4 fluxes varied from uptake in the dry season to minor emissions in the wet season. Soil N2O fluxes were negligible during the dry season but increased markedly after the start of the wet season. By contrast, tree stem bases emitted CH4 and N2O throughout the study. Although we observed no clear effect of litter manipulation on trace GHG fluxes, tree species and litter treatments interacted to influence CH4 fluxes from stems and N2O fluxes from stems and soil, indicating complex relationships between tree species traits and decomposition processes that can influence trace GHG dynamics. Collectively, our results show that tropical trees can act as conduits for trace GHGs that most likely originate from deeper soil horizons, even when they are growing on upland soils. Coupled with the finding that the soils may be a weaker sink for CH4 than previously thought, our research highlights the need to reappraise trace gas budgets in tropical forests.", "author" : [ { "dropping-particle" : "", "family" : "Welch", "given" : "Bertie", "non-dropping-particle" : "", "parse-names" : false, "suffix" : "" }, { "dropping-particle" : "", "family" : "Gauci", "given" : "Vincent", "non-dropping-particle" : "", "parse-names" : false, "suffix" : "" }, { "dropping-particle" : "", "family" : "Sayer", "given" : "Emma J.", "non-dropping-particle" : "", "parse-names" : false, "suffix" : "" } ], "container-title" : "Global Change Biology", "id" : "ITEM-3", "issue" : "1", "issued" : { "date-parts" : [ [ "2019" ] ] }, "page" : "361-372", "title" : "Tree stem bases are sources of CH4 and N2O in a tropical forest on upland soil during the dry to wet season transition", "translator" : [ { "dropping-particle" : "", "family" : "L6106", "given" : "", "non-dropping-particle" : "", "parse-names" : false, "suffix" : "" } ], "type" : "article-journal", "volume" : "25" }, "uris" : [ "http://www.mendeley.com/documents/?uuid=b2e83b69-2ef3-437a-90b6-d66e832095a7", "http://www.mendeley.com/documents/?uuid=3f861546-4b9f-4211-af70-b96e810d0c62" ] }, { "id" : "ITEM-4", "itemData" : { "DOI" : "10.1111/nph.16178", "ISSN" : "0028-646X", "author" : [ { "dropping-particle" : "", "family" : "Sj\u00f6gersten", "given" : "Sofie", "non-dropping-particle" : "", "parse-names" : false, "suffix" : "" }, { "dropping-particle" : "", "family" : "Siegenthaler", "given" : "Andy", "non-dropping-particle" : "", "parse-names" : false, "suffix" : "" }, { "dropping-particle" : "", "family" : "Lopez", "given" : "Omar R.", "non-dropping-particle" : "", "parse-names" : false, "suffix" : "" }, { "dropping-particle" : "", "family" : "Aplin", "given" : "Paul", "non-dropping-particle" : "", "parse-names" : false, "suffix" : "" }, { "dropping-particle" : "", "family" : "Turner", "given" : "Benjamin", "non-dropping-particle" : "", "parse-names" : false, "suffix" : "" }, { "dropping-particle" : "", "family" : "Gauci", "given" : "Vincent", "non-dropping-particle" : "", "parse-names" : false, "suffix" : "" } ], "container-title" : "New Phytologist", "id" : "ITEM-4", "issue" : "2", "issued" : { "date-parts" : [ [ "2020", "1", "25" ] ] }, "page" : "769-781", "title" : "Methane emissions from tree stems in neotropical peatlands", "translator" : [ { "dropping-particle" : "", "family" : "L6909", "given" : "", "non-dropping-particle" : "", "parse-names" : false, "suffix" : "" } ], "type" : "article-journal", "volume" : "225" }, "uris" : [ "http://www.mendeley.com/documents/?uuid=87566469-af67-4c61-9dea-ca8be7d55650" ] } ], "mendeley" : { "formattedCitation" : "(Pangala et al., 2017; Jeffrey et al., 2019; Welch et al., 2019; Sj\u00f6gersten et al., 2020)", "plainTextFormattedCitation" : "(Pangala et al., 2017; Jeffrey et al., 2019; Welch et al., 2019; Sj\u00f6gersten et al., 2020)", "previouslyFormattedCitation" : "(Pangala et al., 2017; Jeffrey et al., 2019; Welch et al., 2019; Sj\u00f6gersten et al., 2020)" }, "properties" : { "noteIndex" : 0 }, "schema" : "https://github.com/citation-style-language/schema/raw/master/csl-citation.json" }</w:instrText>
      </w:r>
      <w:r w:rsidRPr="001E7A27">
        <w:rPr>
          <w:lang w:val="en-GB"/>
        </w:rPr>
        <w:fldChar w:fldCharType="separate"/>
      </w:r>
      <w:r w:rsidR="00025FA2" w:rsidRPr="001E7A27">
        <w:rPr>
          <w:noProof/>
          <w:lang w:val="en-GB"/>
        </w:rPr>
        <w:t>(Pangala et al., 2017; Jeffrey et al., 2019; Welch et al., 2019; Sjögersten et al., 2020)</w:t>
      </w:r>
      <w:r w:rsidRPr="001E7A27">
        <w:rPr>
          <w:lang w:val="en-GB"/>
        </w:rPr>
        <w:fldChar w:fldCharType="end"/>
      </w:r>
      <w:r w:rsidRPr="001E7A27">
        <w:rPr>
          <w:lang w:val="en-GB"/>
        </w:rPr>
        <w:t xml:space="preserve">. </w:t>
      </w:r>
    </w:p>
    <w:p w14:paraId="4EA9BC2F" w14:textId="77777777" w:rsidR="00B11689" w:rsidRPr="001E7A27" w:rsidRDefault="00B11689" w:rsidP="005C7F25">
      <w:pPr>
        <w:pStyle w:val="AR6BodyText"/>
        <w:rPr>
          <w:lang w:val="en-GB"/>
        </w:rPr>
      </w:pPr>
    </w:p>
    <w:p w14:paraId="60A52B11" w14:textId="33FD14BB" w:rsidR="00B11689" w:rsidRPr="001E7A27" w:rsidRDefault="00B11689" w:rsidP="005C7F25">
      <w:pPr>
        <w:pStyle w:val="AR6BodyText"/>
        <w:rPr>
          <w:lang w:val="en-GB"/>
        </w:rPr>
      </w:pPr>
      <w:r w:rsidRPr="001E7A27">
        <w:rPr>
          <w:lang w:val="en-GB"/>
        </w:rPr>
        <w:t>Microbial methane uptake by soil comprises up to 5% (30 Tg yr</w:t>
      </w:r>
      <w:del w:id="2122" w:author="Ian Blenkinsop" w:date="2021-07-28T16:15:00Z">
        <w:r w:rsidRPr="001E7A27" w:rsidDel="00E4692D">
          <w:rPr>
            <w:vertAlign w:val="superscript"/>
            <w:lang w:val="en-GB"/>
          </w:rPr>
          <w:delText>-</w:delText>
        </w:r>
      </w:del>
      <w:ins w:id="2123" w:author="Ian Blenkinsop" w:date="2021-07-28T16:15:00Z">
        <w:r w:rsidR="00E4692D" w:rsidRPr="001E7A27">
          <w:rPr>
            <w:vertAlign w:val="superscript"/>
            <w:lang w:val="en-GB"/>
          </w:rPr>
          <w:t>–</w:t>
        </w:r>
      </w:ins>
      <w:r w:rsidRPr="001E7A27">
        <w:rPr>
          <w:vertAlign w:val="superscript"/>
          <w:lang w:val="en-GB"/>
        </w:rPr>
        <w:t>1</w:t>
      </w:r>
      <w:r w:rsidRPr="001E7A27">
        <w:rPr>
          <w:lang w:val="en-GB"/>
        </w:rPr>
        <w:t>) of the total CH</w:t>
      </w:r>
      <w:r w:rsidRPr="001E7A27">
        <w:rPr>
          <w:vertAlign w:val="subscript"/>
          <w:lang w:val="en-GB"/>
        </w:rPr>
        <w:t>4</w:t>
      </w:r>
      <w:r w:rsidRPr="001E7A27">
        <w:rPr>
          <w:lang w:val="en-GB"/>
        </w:rPr>
        <w:t xml:space="preserve"> sink in 2008–2017</w:t>
      </w:r>
      <w:r w:rsidR="00B65814" w:rsidRPr="001E7A27">
        <w:rPr>
          <w:lang w:val="en-GB"/>
        </w:rPr>
        <w:t xml:space="preserve"> </w:t>
      </w:r>
      <w:r w:rsidRPr="001E7A27">
        <w:rPr>
          <w:lang w:val="en-GB"/>
        </w:rPr>
        <w:t xml:space="preserve">(Table 5.2). There is evidence from experimental and modelling studies of increasing soil microbial uptake due to increasing temperature </w:t>
      </w:r>
      <w:r w:rsidRPr="001E7A27">
        <w:rPr>
          <w:lang w:val="en-GB"/>
        </w:rPr>
        <w:fldChar w:fldCharType="begin" w:fldLock="1"/>
      </w:r>
      <w:r w:rsidR="00747167" w:rsidRPr="001E7A27">
        <w:rPr>
          <w:lang w:val="en-GB"/>
        </w:rPr>
        <w:instrText>ADDIN CSL_CITATION { "citationItems" : [ { "id" : "ITEM-1", "itemData" : { "DOI" : "10.1016/j.scitotenv.2017.07.082", "ISSN" : "00489697", "author" : [ { "dropping-particle" : "", "family" : "Yu", "given" : "Lijun", "non-dropping-particle" : "", "parse-names" : false, "suffix" : "" }, { "dropping-particle" : "", "family" : "Huang", "given" : "Yao", "non-dropping-particle" : "", "parse-names" : false, "suffix" : "" }, { "dropping-particle" : "", "family" : "Zhang", "given" : "Wen", "non-dropping-particle" : "", "parse-names" : false, "suffix" : "" }, { "dropping-particle" : "", "family" : "Li", "given" : "Tingting", "non-dropping-particle" : "", "parse-names" : false, "suffix" : "" }, { "dropping-particle" : "", "family" : "Sun", "given" : "Wenjuan", "non-dropping-particle" : "", "parse-names" : false, "suffix" : "" } ], "container-title" : "Science of The Total Environment", "id" : "ITEM-1", "issued" : { "date-parts" : [ [ "2017", "12" ] ] }, "page" : "1163-1172", "title" : "Methane uptake in global forest and grassland soils from 1981 to 2010", "translator" : [ { "dropping-particle" : "", "family" : "L6889", "given" : "", "non-dropping-particle" : "", "parse-names" : false, "suffix" : "" } ], "type" : "article-journal", "volume" : "607-608" }, "uris" : [ "http://www.mendeley.com/documents/?uuid=5362e760-66ee-4bb8-85f1-ee444bccce24" ] } ], "mendeley" : { "formattedCitation" : "(Yu et al., 2017)", "plainTextFormattedCitation" : "(Yu et al., 2017)", "previouslyFormattedCitation" : "(Yu et al., 2017)" }, "properties" : { "noteIndex" : 0 }, "schema" : "https://github.com/citation-style-language/schema/raw/master/csl-citation.json" }</w:instrText>
      </w:r>
      <w:r w:rsidRPr="001E7A27">
        <w:rPr>
          <w:lang w:val="en-GB"/>
        </w:rPr>
        <w:fldChar w:fldCharType="separate"/>
      </w:r>
      <w:r w:rsidR="00025FA2" w:rsidRPr="001E7A27">
        <w:rPr>
          <w:noProof/>
          <w:lang w:val="en-GB"/>
        </w:rPr>
        <w:t>(Yu et al., 2017)</w:t>
      </w:r>
      <w:r w:rsidRPr="001E7A27">
        <w:rPr>
          <w:lang w:val="en-GB"/>
        </w:rPr>
        <w:fldChar w:fldCharType="end"/>
      </w:r>
      <w:r w:rsidR="00832FA0" w:rsidRPr="001E7A27">
        <w:rPr>
          <w:lang w:val="en-GB"/>
        </w:rPr>
        <w:t xml:space="preserve">, </w:t>
      </w:r>
      <w:r w:rsidRPr="001E7A27">
        <w:rPr>
          <w:lang w:val="en-GB"/>
        </w:rPr>
        <w:t xml:space="preserve">although </w:t>
      </w:r>
      <w:r w:rsidR="00832FA0" w:rsidRPr="001E7A27">
        <w:rPr>
          <w:lang w:val="en-GB"/>
        </w:rPr>
        <w:t>evidence</w:t>
      </w:r>
      <w:ins w:id="2124" w:author="Soapbox" w:date="2021-07-17T07:18:00Z">
        <w:r w:rsidR="00664DA9" w:rsidRPr="001E7A27">
          <w:rPr>
            <w:lang w:val="en-GB"/>
          </w:rPr>
          <w:t xml:space="preserve"> also ex</w:t>
        </w:r>
      </w:ins>
      <w:ins w:id="2125" w:author="Soapbox" w:date="2021-07-17T07:19:00Z">
        <w:r w:rsidR="00664DA9" w:rsidRPr="001E7A27">
          <w:rPr>
            <w:lang w:val="en-GB"/>
          </w:rPr>
          <w:t>ists</w:t>
        </w:r>
      </w:ins>
      <w:r w:rsidR="00832FA0" w:rsidRPr="001E7A27">
        <w:rPr>
          <w:lang w:val="en-GB"/>
        </w:rPr>
        <w:t xml:space="preserve"> for</w:t>
      </w:r>
      <w:r w:rsidRPr="001E7A27">
        <w:rPr>
          <w:lang w:val="en-GB"/>
        </w:rPr>
        <w:t xml:space="preserve"> decreasing CH</w:t>
      </w:r>
      <w:r w:rsidRPr="001E7A27">
        <w:rPr>
          <w:vertAlign w:val="subscript"/>
          <w:lang w:val="en-GB"/>
        </w:rPr>
        <w:t>4</w:t>
      </w:r>
      <w:r w:rsidRPr="001E7A27">
        <w:rPr>
          <w:lang w:val="en-GB"/>
        </w:rPr>
        <w:t xml:space="preserve"> consumption, possibly linked to precipitation changes</w:t>
      </w:r>
      <w:ins w:id="2126" w:author="Soapbox" w:date="2021-07-17T07:19:00Z">
        <w:r w:rsidR="00664DA9" w:rsidRPr="001E7A27">
          <w:rPr>
            <w:lang w:val="en-GB"/>
          </w:rPr>
          <w:t xml:space="preserve"> </w:t>
        </w:r>
      </w:ins>
      <w:del w:id="2127" w:author="Soapbox" w:date="2021-07-17T07:19:00Z">
        <w:r w:rsidRPr="001E7A27" w:rsidDel="00664DA9">
          <w:rPr>
            <w:lang w:val="en-GB"/>
          </w:rPr>
          <w:delText xml:space="preserve">, also </w:delText>
        </w:r>
        <w:r w:rsidR="00832FA0" w:rsidRPr="001E7A27" w:rsidDel="00664DA9">
          <w:rPr>
            <w:lang w:val="en-GB"/>
          </w:rPr>
          <w:delText>exist</w:delText>
        </w:r>
        <w:r w:rsidRPr="001E7A27" w:rsidDel="00664DA9">
          <w:rPr>
            <w:lang w:val="en-GB"/>
          </w:rPr>
          <w:delText xml:space="preserve"> </w:delText>
        </w:r>
      </w:del>
      <w:r w:rsidRPr="001E7A27">
        <w:rPr>
          <w:lang w:val="en-GB"/>
        </w:rPr>
        <w:fldChar w:fldCharType="begin" w:fldLock="1"/>
      </w:r>
      <w:r w:rsidR="00747167" w:rsidRPr="001E7A27">
        <w:rPr>
          <w:lang w:val="en-GB"/>
        </w:rPr>
        <w:instrText>ADDIN CSL_CITATION { "citationItems" : [ { "id" : "ITEM-1", "itemData" : { "DOI" : "10.1073/pnas.1807377115", "ISSN" : "0027-8424", "abstract" : "Atmospheric methane (CH4) concentration has been increasing rapidly over recent decades. Forest soils are a major sink for atmospheric CH4, but evidence from long-term in situ observation is limited, so little is known about how the soil CH4 sink responds to changing environmental conditions. We measured soil to atmosphere net CH4 fluxes at long-term ecological research sites in Baltimore, Maryland (1998{\\textendash}2016) and Hubbard Brook, New Hampshire (2002{\\textendash}2015) and found significant decreases in CH4 uptake at both sites. Moreover, a literature review showed that CH4 uptake in forest soils around the world is also declining, especially forests from 0{\\textendash}60 {\\textdegree}N latitude, where precipitation has been increasing. We conclude that the current soil CH4 sink may be overestimated over large regional areas.Forest soils are a sink for atmospheric methane (CH4) and play an important role in modulating the global CH4 budget. However, whether CH4 uptake by forest soils is affected by global environmental change is unknown. We measured soil to atmosphere net CH4 fluxes in temperate forests at two long-term ecological research sites in the northeastern United States from the late 1990s to the mid-2010s. We found that annual soil CH4 uptake decreased by 62% and 53% in urban and rural forests in Baltimore, Maryland and by 74% and 89% in calcium-fertilized and reference forests at Hubbard Brook, New Hampshire over this period. This decrease occurred despite marked declines in nitrogen deposition and increases in atmospheric CH4 concentration and temperature, which should lead to increases in CH4 uptake. This decrease in soil CH4 uptake appears to be driven by increases in precipitation and soil hydrological flux. Furthermore, an analysis of CH4 uptake around the globe showed that CH4 uptake in forest soils has decreased by an average of 77% from 1988 to 2015, particularly in forests located from 0 to 60 {\\textdegree}N latitude where precipitation has been increasing. We conclude that the soil CH4 sink may be declining and overestimated in several regions across the globe.", "author" : [ { "dropping-particle" : "", "family" : "Ni", "given" : "Xiangyin", "non-dropping-particle" : "", "parse-names" : false, "suffix" : "" }, { "dropping-particle" : "", "family" : "Groffman", "given" : "Peter M", "non-dropping-particle" : "", "parse-names" : false, "suffix" : "" } ], "container-title" : "Proceedings of the National Academy of Sciences", "id" : "ITEM-1", "issue" : "34", "issued" : { "date-parts" : [ [ "2018", "8", "21" ] ] }, "page" : "8587-8590", "publisher" : "National Academy of Sciences", "title" : "Declines in methane uptake in forest soils", "translator" : [ { "dropping-particle" : "", "family" : "L4007", "given" : "", "non-dropping-particle" : "", "parse-names" : false, "suffix" : "" } ], "type" : "article-journal", "volume" : "115" }, "uris" : [ "http://www.mendeley.com/documents/?uuid=627fd0b6-8afa-4df0-8f0f-58f18083d1ae" ] } ], "mendeley" : { "formattedCitation" : "(Ni and Groffman, 2018)", "plainTextFormattedCitation" : "(Ni and Groffman, 2018)", "previouslyFormattedCitation" : "(Ni and Groffman, 2018)" }, "properties" : { "noteIndex" : 0 }, "schema" : "https://github.com/citation-style-language/schema/raw/master/csl-citation.json" }</w:instrText>
      </w:r>
      <w:r w:rsidRPr="001E7A27">
        <w:rPr>
          <w:lang w:val="en-GB"/>
        </w:rPr>
        <w:fldChar w:fldCharType="separate"/>
      </w:r>
      <w:r w:rsidR="00025FA2" w:rsidRPr="001E7A27">
        <w:rPr>
          <w:noProof/>
          <w:lang w:val="en-GB"/>
        </w:rPr>
        <w:t>(Ni and Groffman, 2018)</w:t>
      </w:r>
      <w:r w:rsidRPr="001E7A27">
        <w:rPr>
          <w:lang w:val="en-GB"/>
        </w:rPr>
        <w:fldChar w:fldCharType="end"/>
      </w:r>
      <w:r w:rsidRPr="001E7A27">
        <w:rPr>
          <w:lang w:val="en-GB"/>
        </w:rPr>
        <w:t>. The estimate of global methane loss by microbial oxidation in upland soils has been lowered marginally by 4 Tg yr</w:t>
      </w:r>
      <w:del w:id="2128" w:author="Ian Blenkinsop" w:date="2021-07-28T16:15:00Z">
        <w:r w:rsidRPr="001E7A27" w:rsidDel="00E4692D">
          <w:rPr>
            <w:vertAlign w:val="superscript"/>
            <w:lang w:val="en-GB"/>
          </w:rPr>
          <w:delText>-</w:delText>
        </w:r>
      </w:del>
      <w:ins w:id="2129" w:author="Ian Blenkinsop" w:date="2021-07-28T16:15:00Z">
        <w:r w:rsidR="00E4692D" w:rsidRPr="001E7A27">
          <w:rPr>
            <w:vertAlign w:val="superscript"/>
            <w:lang w:val="en-GB"/>
          </w:rPr>
          <w:t>–</w:t>
        </w:r>
      </w:ins>
      <w:r w:rsidRPr="001E7A27">
        <w:rPr>
          <w:vertAlign w:val="superscript"/>
          <w:lang w:val="en-GB"/>
        </w:rPr>
        <w:t>1</w:t>
      </w:r>
      <w:r w:rsidRPr="001E7A27">
        <w:rPr>
          <w:lang w:val="en-GB"/>
        </w:rPr>
        <w:t>, compared to 34 Tg yr</w:t>
      </w:r>
      <w:del w:id="2130" w:author="Ian Blenkinsop" w:date="2021-07-28T16:15:00Z">
        <w:r w:rsidRPr="001E7A27" w:rsidDel="00E4692D">
          <w:rPr>
            <w:vertAlign w:val="superscript"/>
            <w:lang w:val="en-GB"/>
          </w:rPr>
          <w:delText>-</w:delText>
        </w:r>
      </w:del>
      <w:ins w:id="2131"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in AR5, for the period 2000–2009. Termites, an infraorder of insects (Isoptera) found in almost all land</w:t>
      </w:r>
      <w:ins w:id="2132" w:author="Soapbox" w:date="2021-07-17T07:20:00Z">
        <w:r w:rsidR="0005634D" w:rsidRPr="001E7A27">
          <w:rPr>
            <w:lang w:val="en-GB"/>
          </w:rPr>
          <w:t xml:space="preserve"> </w:t>
        </w:r>
      </w:ins>
      <w:r w:rsidRPr="001E7A27">
        <w:rPr>
          <w:lang w:val="en-GB"/>
        </w:rPr>
        <w:t>masses, emitted about 9 Tg yr</w:t>
      </w:r>
      <w:del w:id="2133" w:author="Ian Blenkinsop" w:date="2021-07-28T16:15:00Z">
        <w:r w:rsidRPr="001E7A27" w:rsidDel="00E4692D">
          <w:rPr>
            <w:vertAlign w:val="superscript"/>
            <w:lang w:val="en-GB"/>
          </w:rPr>
          <w:delText>-</w:delText>
        </w:r>
      </w:del>
      <w:ins w:id="2134"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of CH</w:t>
      </w:r>
      <w:r w:rsidRPr="001E7A27">
        <w:rPr>
          <w:vertAlign w:val="subscript"/>
          <w:lang w:val="en-GB"/>
        </w:rPr>
        <w:t>4</w:t>
      </w:r>
      <w:r w:rsidRPr="001E7A27">
        <w:rPr>
          <w:lang w:val="en-GB"/>
        </w:rPr>
        <w:t xml:space="preserve"> in 2000–2009</w:t>
      </w:r>
      <w:ins w:id="2135" w:author="Soapbox" w:date="2021-07-17T07:20:00Z">
        <w:r w:rsidR="0005634D" w:rsidRPr="001E7A27">
          <w:rPr>
            <w:lang w:val="en-GB"/>
          </w:rPr>
          <w:t>. I</w:t>
        </w:r>
      </w:ins>
      <w:del w:id="2136" w:author="Soapbox" w:date="2021-07-17T07:20:00Z">
        <w:r w:rsidRPr="001E7A27" w:rsidDel="0005634D">
          <w:rPr>
            <w:lang w:val="en-GB"/>
          </w:rPr>
          <w:delText>, and i</w:delText>
        </w:r>
      </w:del>
      <w:r w:rsidRPr="001E7A27">
        <w:rPr>
          <w:lang w:val="en-GB"/>
        </w:rPr>
        <w:t xml:space="preserve">ncreased emissions from </w:t>
      </w:r>
      <w:del w:id="2137" w:author="Soapbox" w:date="2021-07-17T07:20:00Z">
        <w:r w:rsidRPr="001E7A27" w:rsidDel="0005634D">
          <w:rPr>
            <w:lang w:val="en-GB"/>
          </w:rPr>
          <w:delText xml:space="preserve">the </w:delText>
        </w:r>
      </w:del>
      <w:r w:rsidRPr="001E7A27">
        <w:rPr>
          <w:lang w:val="en-GB"/>
        </w:rPr>
        <w:t xml:space="preserve">insects and other anthropods are projected </w:t>
      </w:r>
      <w:r w:rsidRPr="001E7A27">
        <w:rPr>
          <w:lang w:val="en-GB"/>
        </w:rPr>
        <w:fldChar w:fldCharType="begin" w:fldLock="1"/>
      </w:r>
      <w:r w:rsidR="00747167" w:rsidRPr="001E7A27">
        <w:rPr>
          <w:lang w:val="en-GB"/>
        </w:rPr>
        <w:instrText>ADDIN CSL_CITATION { "citationItems" : [ { "id" : "ITEM-1", "itemData" : { "DOI" : "10.1007/978-3-319-53114-4_13-1", "author" : [ { "dropping-particle" : "", "family" : "Brune", "given" : "Andreas", "non-dropping-particle" : "", "parse-names" : false, "suffix" : "" } ], "container-title" : "Biogenesis of Hydrocarbons", "editor" : [ { "dropping-particle" : "", "family" : "Stams", "given" : "A.", "non-dropping-particle" : "", "parse-names" : false, "suffix" : "" }, { "dropping-particle" : "", "family" : "Sousa", "given" : "D.", "non-dropping-particle" : "", "parse-names" : false, "suffix" : "" } ], "id" : "ITEM-1", "issued" : { "date-parts" : [ [ "2018" ] ] }, "page" : "1-32", "publisher" : "Springer", "publisher-place" : "Cham, Switzerland", "title" : "Methanogenesis in the Digestive Tracts of Insects and Other Arthropods", "translator" : [ { "dropping-particle" : "", "family" : "L6896", "given" : "Rt6", "non-dropping-particle" : "", "parse-names" : false, "suffix" : "" } ], "type" : "chapter" }, "uris" : [ "http://www.mendeley.com/documents/?uuid=b51b643a-d60d-422d-9fc1-d41e555fb5a5" ] } ], "mendeley" : { "formattedCitation" : "(Brune, 2018)", "plainTextFormattedCitation" : "(Brune, 2018)", "previouslyFormattedCitation" : "(Brune, 2018)" }, "properties" : { "noteIndex" : 0 }, "schema" : "https://github.com/citation-style-language/schema/raw/master/csl-citation.json" }</w:instrText>
      </w:r>
      <w:r w:rsidRPr="001E7A27">
        <w:rPr>
          <w:lang w:val="en-GB"/>
        </w:rPr>
        <w:fldChar w:fldCharType="separate"/>
      </w:r>
      <w:r w:rsidR="00025FA2" w:rsidRPr="001E7A27">
        <w:rPr>
          <w:noProof/>
          <w:lang w:val="en-GB"/>
        </w:rPr>
        <w:t>(Brune, 2018)</w:t>
      </w:r>
      <w:r w:rsidRPr="001E7A27">
        <w:rPr>
          <w:lang w:val="en-GB"/>
        </w:rPr>
        <w:fldChar w:fldCharType="end"/>
      </w:r>
      <w:r w:rsidRPr="001E7A27">
        <w:rPr>
          <w:lang w:val="en-GB"/>
        </w:rPr>
        <w:t xml:space="preserve">. </w:t>
      </w:r>
    </w:p>
    <w:p w14:paraId="23C67321" w14:textId="77777777" w:rsidR="00B11689" w:rsidRPr="001E7A27" w:rsidRDefault="00B11689" w:rsidP="005C7F25">
      <w:pPr>
        <w:pStyle w:val="AR6BodyText"/>
        <w:rPr>
          <w:rFonts w:eastAsiaTheme="majorEastAsia"/>
          <w:lang w:val="en-GB"/>
        </w:rPr>
      </w:pPr>
    </w:p>
    <w:p w14:paraId="5906A3C1" w14:textId="77777777" w:rsidR="002F5491" w:rsidRPr="001E7A27" w:rsidRDefault="002F5491" w:rsidP="005C7F25">
      <w:pPr>
        <w:pStyle w:val="AR6BodyText"/>
        <w:rPr>
          <w:rFonts w:eastAsiaTheme="majorEastAsia"/>
          <w:lang w:val="en-GB"/>
        </w:rPr>
      </w:pPr>
    </w:p>
    <w:p w14:paraId="0F3B905C" w14:textId="3E900B27" w:rsidR="00B11689" w:rsidRPr="001E7A27" w:rsidRDefault="00B11689" w:rsidP="0098460A">
      <w:pPr>
        <w:pStyle w:val="AR6Chap5Level35111"/>
        <w:rPr>
          <w:lang w:val="en-GB"/>
        </w:rPr>
      </w:pPr>
      <w:bookmarkStart w:id="2138" w:name="_Toc5716915"/>
      <w:bookmarkStart w:id="2139" w:name="_Toc33564252"/>
      <w:bookmarkStart w:id="2140" w:name="_Toc70535664"/>
      <w:r w:rsidRPr="001E7A27">
        <w:rPr>
          <w:lang w:val="en-GB"/>
        </w:rPr>
        <w:t xml:space="preserve">Ocean and </w:t>
      </w:r>
      <w:r w:rsidR="003760AB" w:rsidRPr="001E7A27">
        <w:rPr>
          <w:lang w:val="en-GB"/>
        </w:rPr>
        <w:t>I</w:t>
      </w:r>
      <w:r w:rsidRPr="001E7A27">
        <w:rPr>
          <w:lang w:val="en-GB"/>
        </w:rPr>
        <w:t xml:space="preserve">nland </w:t>
      </w:r>
      <w:r w:rsidR="003760AB" w:rsidRPr="001E7A27">
        <w:rPr>
          <w:lang w:val="en-GB"/>
        </w:rPr>
        <w:t>W</w:t>
      </w:r>
      <w:r w:rsidRPr="001E7A27">
        <w:rPr>
          <w:lang w:val="en-GB"/>
        </w:rPr>
        <w:t xml:space="preserve">ater </w:t>
      </w:r>
      <w:r w:rsidR="003760AB" w:rsidRPr="001E7A27">
        <w:rPr>
          <w:lang w:val="en-GB"/>
        </w:rPr>
        <w:t>E</w:t>
      </w:r>
      <w:r w:rsidRPr="001E7A27">
        <w:rPr>
          <w:lang w:val="en-GB"/>
        </w:rPr>
        <w:t xml:space="preserve">missions and </w:t>
      </w:r>
      <w:r w:rsidR="003760AB" w:rsidRPr="001E7A27">
        <w:rPr>
          <w:lang w:val="en-GB"/>
        </w:rPr>
        <w:t>S</w:t>
      </w:r>
      <w:r w:rsidRPr="001E7A27">
        <w:rPr>
          <w:lang w:val="en-GB"/>
        </w:rPr>
        <w:t>inks</w:t>
      </w:r>
      <w:bookmarkEnd w:id="2138"/>
      <w:bookmarkEnd w:id="2139"/>
      <w:bookmarkEnd w:id="2140"/>
    </w:p>
    <w:p w14:paraId="7B1DC4F4" w14:textId="77777777" w:rsidR="00B11689" w:rsidRPr="001E7A27" w:rsidRDefault="00B11689" w:rsidP="005C7F25">
      <w:pPr>
        <w:pStyle w:val="AR6BodyText"/>
        <w:rPr>
          <w:rFonts w:eastAsiaTheme="majorEastAsia"/>
          <w:lang w:val="en-GB"/>
        </w:rPr>
      </w:pPr>
    </w:p>
    <w:p w14:paraId="4019B2EF" w14:textId="5FFC01CA" w:rsidR="00B11689" w:rsidRPr="001E7A27" w:rsidRDefault="00B11689" w:rsidP="005C7F25">
      <w:pPr>
        <w:pStyle w:val="AR6BodyText"/>
        <w:rPr>
          <w:lang w:val="en-GB"/>
        </w:rPr>
      </w:pPr>
      <w:r w:rsidRPr="001E7A27">
        <w:rPr>
          <w:lang w:val="en-GB"/>
        </w:rPr>
        <w:t>In AR5, the ocean CH</w:t>
      </w:r>
      <w:r w:rsidRPr="001E7A27">
        <w:rPr>
          <w:vertAlign w:val="subscript"/>
          <w:lang w:val="en-GB"/>
        </w:rPr>
        <w:t>4</w:t>
      </w:r>
      <w:r w:rsidRPr="001E7A27">
        <w:rPr>
          <w:lang w:val="en-GB"/>
        </w:rPr>
        <w:t xml:space="preserve"> emissions were reported together with geological emissions</w:t>
      </w:r>
      <w:ins w:id="2141" w:author="Soapbox" w:date="2021-07-17T07:20:00Z">
        <w:r w:rsidR="0005634D" w:rsidRPr="001E7A27">
          <w:rPr>
            <w:lang w:val="en-GB"/>
          </w:rPr>
          <w:t>,</w:t>
        </w:r>
      </w:ins>
      <w:r w:rsidRPr="001E7A27">
        <w:rPr>
          <w:lang w:val="en-GB"/>
        </w:rPr>
        <w:t xml:space="preserve"> </w:t>
      </w:r>
      <w:commentRangeStart w:id="2142"/>
      <w:r w:rsidRPr="001E7A27">
        <w:rPr>
          <w:lang w:val="en-GB"/>
        </w:rPr>
        <w:t xml:space="preserve">summing up </w:t>
      </w:r>
      <w:commentRangeEnd w:id="2142"/>
      <w:r w:rsidR="0005634D" w:rsidRPr="001E7A27">
        <w:rPr>
          <w:rStyle w:val="CommentReference"/>
          <w:lang w:val="en-GB"/>
        </w:rPr>
        <w:commentReference w:id="2142"/>
      </w:r>
      <w:r w:rsidRPr="001E7A27">
        <w:rPr>
          <w:lang w:val="en-GB"/>
        </w:rPr>
        <w:t xml:space="preserve">to 54 </w:t>
      </w:r>
      <w:commentRangeStart w:id="2143"/>
      <w:r w:rsidRPr="00586EBA">
        <w:rPr>
          <w:highlight w:val="yellow"/>
          <w:lang w:val="en-GB"/>
          <w:rPrChange w:id="2144" w:author="Tom Maycock" w:date="2021-09-08T16:35:00Z">
            <w:rPr>
              <w:lang w:val="en-GB"/>
            </w:rPr>
          </w:rPrChange>
        </w:rPr>
        <w:t>(33–</w:t>
      </w:r>
      <w:r w:rsidRPr="00586EBA">
        <w:rPr>
          <w:highlight w:val="yellow"/>
          <w:lang w:val="en-GB"/>
          <w:rPrChange w:id="2145" w:author="Tom Maycock" w:date="2021-09-08T16:35:00Z">
            <w:rPr>
              <w:lang w:val="en-GB"/>
            </w:rPr>
          </w:rPrChange>
        </w:rPr>
        <w:lastRenderedPageBreak/>
        <w:t>75)</w:t>
      </w:r>
      <w:commentRangeEnd w:id="2143"/>
      <w:r w:rsidR="00586EBA">
        <w:rPr>
          <w:rStyle w:val="CommentReference"/>
          <w:lang w:val="en-GB"/>
        </w:rPr>
        <w:commentReference w:id="2143"/>
      </w:r>
      <w:r w:rsidRPr="001E7A27">
        <w:rPr>
          <w:lang w:val="en-GB"/>
        </w:rPr>
        <w:t xml:space="preserve"> Tg yr</w:t>
      </w:r>
      <w:del w:id="2146" w:author="Ian Blenkinsop" w:date="2021-07-28T16:15:00Z">
        <w:r w:rsidRPr="001E7A27" w:rsidDel="00E4692D">
          <w:rPr>
            <w:vertAlign w:val="superscript"/>
            <w:lang w:val="en-GB"/>
          </w:rPr>
          <w:delText>-</w:delText>
        </w:r>
      </w:del>
      <w:ins w:id="2147" w:author="Ian Blenkinsop" w:date="2021-07-28T16:15:00Z">
        <w:r w:rsidR="00E4692D" w:rsidRPr="001E7A27">
          <w:rPr>
            <w:vertAlign w:val="superscript"/>
            <w:lang w:val="en-GB"/>
          </w:rPr>
          <w:t>–</w:t>
        </w:r>
      </w:ins>
      <w:r w:rsidRPr="001E7A27">
        <w:rPr>
          <w:vertAlign w:val="superscript"/>
          <w:lang w:val="en-GB"/>
        </w:rPr>
        <w:t>1</w:t>
      </w:r>
      <w:r w:rsidRPr="001E7A27">
        <w:rPr>
          <w:lang w:val="en-GB"/>
        </w:rPr>
        <w:t>. Coastal oceans, fjords and mud volcanos are major source</w:t>
      </w:r>
      <w:ins w:id="2148" w:author="Soapbox" w:date="2021-07-17T07:21:00Z">
        <w:r w:rsidR="00CF2B10" w:rsidRPr="001E7A27">
          <w:rPr>
            <w:lang w:val="en-GB"/>
          </w:rPr>
          <w:t>s</w:t>
        </w:r>
      </w:ins>
      <w:r w:rsidRPr="001E7A27">
        <w:rPr>
          <w:lang w:val="en-GB"/>
        </w:rPr>
        <w:t xml:space="preserve"> of CH</w:t>
      </w:r>
      <w:r w:rsidRPr="001E7A27">
        <w:rPr>
          <w:vertAlign w:val="subscript"/>
          <w:lang w:val="en-GB"/>
        </w:rPr>
        <w:t>4</w:t>
      </w:r>
      <w:r w:rsidRPr="001E7A27">
        <w:rPr>
          <w:lang w:val="en-GB"/>
        </w:rPr>
        <w:t xml:space="preserve"> in the marine environment, but CH</w:t>
      </w:r>
      <w:r w:rsidRPr="001E7A27">
        <w:rPr>
          <w:vertAlign w:val="subscript"/>
          <w:lang w:val="en-GB"/>
        </w:rPr>
        <w:t>4</w:t>
      </w:r>
      <w:r w:rsidRPr="001E7A27">
        <w:rPr>
          <w:lang w:val="en-GB"/>
        </w:rPr>
        <w:t xml:space="preserve"> flux measurements are sparse. </w:t>
      </w:r>
      <w:r w:rsidR="00EE4EF2" w:rsidRPr="001E7A27">
        <w:rPr>
          <w:lang w:val="en-GB"/>
        </w:rPr>
        <w:fldChar w:fldCharType="begin" w:fldLock="1"/>
      </w:r>
      <w:r w:rsidR="00747167" w:rsidRPr="001E7A27">
        <w:rPr>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"mendeley" : { "formattedCitation" : "(Saunois et al., 2020)", "manualFormatting" : "Saunois et al. (2020)", "plainTextFormattedCitation" : "(Saunois et al., 2020)", "previouslyFormattedCitation" : "(Saunois et al., 2020)" }, "properties" : { "noteIndex" : 0 }, "schema" : "https://github.com/citation-style-language/schema/raw/master/csl-citation.json" }</w:instrText>
      </w:r>
      <w:r w:rsidR="00EE4EF2" w:rsidRPr="001E7A27">
        <w:rPr>
          <w:lang w:val="en-GB"/>
        </w:rPr>
        <w:fldChar w:fldCharType="separate"/>
      </w:r>
      <w:r w:rsidR="00025FA2" w:rsidRPr="001E7A27">
        <w:rPr>
          <w:noProof/>
          <w:lang w:val="en-GB"/>
        </w:rPr>
        <w:t>Saunois et al. (2020)</w:t>
      </w:r>
      <w:r w:rsidR="00EE4EF2" w:rsidRPr="001E7A27">
        <w:rPr>
          <w:lang w:val="en-GB"/>
        </w:rPr>
        <w:fldChar w:fldCharType="end"/>
      </w:r>
      <w:r w:rsidR="00EE4EF2" w:rsidRPr="001E7A27">
        <w:rPr>
          <w:lang w:val="en-GB"/>
        </w:rPr>
        <w:t xml:space="preserve"> </w:t>
      </w:r>
      <w:r w:rsidRPr="001E7A27">
        <w:rPr>
          <w:lang w:val="en-GB"/>
        </w:rPr>
        <w:t>estimate that the oceanic budget, including biogenic, geological and hydrate emissions from coastal and open ocean, is 6 (range 4–10) Tg yr</w:t>
      </w:r>
      <w:del w:id="2149" w:author="Ian Blenkinsop" w:date="2021-07-28T16:15:00Z">
        <w:r w:rsidRPr="001E7A27" w:rsidDel="00E4692D">
          <w:rPr>
            <w:vertAlign w:val="superscript"/>
            <w:lang w:val="en-GB"/>
          </w:rPr>
          <w:delText>-</w:delText>
        </w:r>
      </w:del>
      <w:ins w:id="2150"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for the 2000s, which is in good agreement with an air-sea flux measurement-based estimat</w:t>
      </w:r>
      <w:r w:rsidR="00832FA0" w:rsidRPr="001E7A27">
        <w:rPr>
          <w:lang w:val="en-GB"/>
        </w:rPr>
        <w:t>e</w:t>
      </w:r>
      <w:r w:rsidRPr="001E7A27">
        <w:rPr>
          <w:lang w:val="en-GB"/>
        </w:rPr>
        <w:t xml:space="preserve"> of 6–12 Tg yr</w:t>
      </w:r>
      <w:del w:id="2151" w:author="Ian Blenkinsop" w:date="2021-07-28T16:15:00Z">
        <w:r w:rsidRPr="001E7A27" w:rsidDel="00E4692D">
          <w:rPr>
            <w:vertAlign w:val="superscript"/>
            <w:lang w:val="en-GB"/>
          </w:rPr>
          <w:delText>-</w:delText>
        </w:r>
      </w:del>
      <w:ins w:id="2152"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"10.1038/s41467-019-12541-7", "ISSN" : "2041-1723", "abstract" : "Oceanic emissions represent a highly uncertain term in the natural atmospheric methane (CH 4 ) budget, due to the sparse sampling of dissolved CH 4 in the marine environment. Here we overcome this limitation by training machine-learning models to map the surface distribution of methane disequilibrium (\u2206CH 4 ). Our approach yields a global diffusive CH 4 flux of 2\u20136TgCH 4 yr \u22121 from the ocean to the atmosphere, after propagating uncertainties in \u2206CH 4 and gas transfer velocity. Combined with constraints on bubble-driven ebullitive fluxes, we place total oceanic CH 4 emissions between 6\u201312TgCH 4 yr \u22121 , narrowing the range adopted by recent atmospheric budgets (5\u201325TgCH 4 yr \u22121 ) by a factor of three. The global flux is dominated by shallow near-shore environments, where CH 4 released from the seafloor can escape to the atmosphere before oxidation. In the open ocean, our models reveal a significant relationship between \u2206CH 4 and primary production that is consistent with hypothesized pathways of in situ methane production during organic matter cycling.", "author" : [ { "dropping-particle" : "", "family" : "Weber", "given" : "Thomas", "non-dropping-particle" : "", "parse-names" : false, "suffix" : "" }, { "dropping-particle" : "", "family" : "Wiseman", "given" : "Nicola A.", "non-dropping-particle" : "", "parse-names" : false, "suffix" : "" }, { "dropping-particle" : "", "family" : "Kock", "given" : "Annette", "non-dropping-particle" : "", "parse-names" : false, "suffix" : "" } ], "container-title" : "Nature Communications", "id" : "ITEM-1", "issue" : "1", "issued" : { "date-parts" : [ [ "2019", "12", "8" ] ] }, "page" : "4584", "title" : "Global ocean methane emissions dominated by shallow coastal waters", "translator" : [ { "dropping-particle" : "", "family" : "L6318", "given" : "", "non-dropping-particle" : "", "parse-names" : false, "suffix" : "" } ], "type" : "article-journal", "volume" : "10" }, "uris" : [ "http://www.mendeley.com/documents/?uuid=4fb87b7c-6c8a-4cab-98b7-04cf509e7e0c" ] } ], "mendeley" : { "formattedCitation" : "(Weber et al., 2019)", "plainTextFormattedCitation" : "(Weber et al., 2019)", "previouslyFormattedCitation" : "(Weber et al., 2019)" }, "properties" : { "noteIndex" : 0 }, "schema" : "https://github.com/citation-style-language/schema/raw/master/csl-citation.json" }</w:instrText>
      </w:r>
      <w:r w:rsidRPr="001E7A27">
        <w:rPr>
          <w:lang w:val="en-GB"/>
        </w:rPr>
        <w:fldChar w:fldCharType="separate"/>
      </w:r>
      <w:r w:rsidR="00025FA2" w:rsidRPr="001E7A27">
        <w:rPr>
          <w:noProof/>
          <w:lang w:val="en-GB"/>
        </w:rPr>
        <w:t>(Weber et al., 2019)</w:t>
      </w:r>
      <w:r w:rsidRPr="001E7A27">
        <w:rPr>
          <w:lang w:val="en-GB"/>
        </w:rPr>
        <w:fldChar w:fldCharType="end"/>
      </w:r>
      <w:r w:rsidRPr="001E7A27">
        <w:rPr>
          <w:lang w:val="en-GB"/>
        </w:rPr>
        <w:t>. When estuaries are included, the total oceanic budget is 9–22 Tg yr</w:t>
      </w:r>
      <w:del w:id="2153" w:author="Ian Blenkinsop" w:date="2021-07-28T16:15:00Z">
        <w:r w:rsidRPr="001E7A27" w:rsidDel="00E4692D">
          <w:rPr>
            <w:vertAlign w:val="superscript"/>
            <w:lang w:val="en-GB"/>
          </w:rPr>
          <w:delText>-</w:delText>
        </w:r>
      </w:del>
      <w:ins w:id="2154" w:author="Ian Blenkinsop" w:date="2021-07-28T16:15:00Z">
        <w:r w:rsidR="00E4692D" w:rsidRPr="001E7A27">
          <w:rPr>
            <w:vertAlign w:val="superscript"/>
            <w:lang w:val="en-GB"/>
          </w:rPr>
          <w:t>–</w:t>
        </w:r>
      </w:ins>
      <w:r w:rsidRPr="001E7A27">
        <w:rPr>
          <w:vertAlign w:val="superscript"/>
          <w:lang w:val="en-GB"/>
        </w:rPr>
        <w:t>1</w:t>
      </w:r>
      <w:r w:rsidRPr="001E7A27">
        <w:rPr>
          <w:lang w:val="en-GB"/>
        </w:rPr>
        <w:t>, with a mean value of 13 Tg yr</w:t>
      </w:r>
      <w:del w:id="2155" w:author="Ian Blenkinsop" w:date="2021-07-28T16:15:00Z">
        <w:r w:rsidRPr="001E7A27" w:rsidDel="00E4692D">
          <w:rPr>
            <w:vertAlign w:val="superscript"/>
            <w:lang w:val="en-GB"/>
          </w:rPr>
          <w:delText>-</w:delText>
        </w:r>
      </w:del>
      <w:ins w:id="2156" w:author="Ian Blenkinsop" w:date="2021-07-28T16:15:00Z">
        <w:r w:rsidR="00E4692D" w:rsidRPr="001E7A27">
          <w:rPr>
            <w:vertAlign w:val="superscript"/>
            <w:lang w:val="en-GB"/>
          </w:rPr>
          <w:t>–</w:t>
        </w:r>
      </w:ins>
      <w:r w:rsidRPr="001E7A27">
        <w:rPr>
          <w:vertAlign w:val="superscript"/>
          <w:lang w:val="en-GB"/>
        </w:rPr>
        <w:t>1</w:t>
      </w:r>
      <w:r w:rsidRPr="001E7A27">
        <w:rPr>
          <w:lang w:val="en-GB"/>
        </w:rPr>
        <w:t>. A recent synthesis suggests that CH</w:t>
      </w:r>
      <w:r w:rsidRPr="001E7A27">
        <w:rPr>
          <w:vertAlign w:val="subscript"/>
          <w:lang w:val="en-GB"/>
        </w:rPr>
        <w:t>4</w:t>
      </w:r>
      <w:r w:rsidRPr="001E7A27">
        <w:rPr>
          <w:lang w:val="en-GB"/>
        </w:rPr>
        <w:t xml:space="preserve"> emissions from shallow coastal ecosystems, particularly from mangroves, can be as high as 5–6 Tg yr</w:t>
      </w:r>
      <w:del w:id="2157" w:author="Ian Blenkinsop" w:date="2021-07-28T16:15:00Z">
        <w:r w:rsidRPr="001E7A27" w:rsidDel="00E4692D">
          <w:rPr>
            <w:vertAlign w:val="superscript"/>
            <w:lang w:val="en-GB"/>
          </w:rPr>
          <w:delText>-</w:delText>
        </w:r>
      </w:del>
      <w:ins w:id="2158"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w:t>
      </w:r>
      <w:r w:rsidRPr="001E7A27">
        <w:rPr>
          <w:lang w:val="en-GB"/>
        </w:rPr>
        <w:fldChar w:fldCharType="begin" w:fldLock="1"/>
      </w:r>
      <w:r w:rsidR="007B506D" w:rsidRPr="001E7A27">
        <w:rPr>
          <w:lang w:val="en-GB"/>
        </w:rPr>
        <w:instrText>ADDIN CSL_CITATION { "citationItems" : [ { "id" : "ITEM-1", "itemData" : { "DOI" : "10.1111/gcb.15046", "ISSN" : "1354-1013", "author" : [ { "dropping-particle" : "", "family" : "Al\u2010Haj", "given" : "Alia N.", "non-dropping-particle" : "", "parse-names" : false, "suffix" : "" }, { "dropping-particle" : "", "family" : "Fulweiler", "given" : "Robinson W.", "non-dropping-particle" : "", "parse-names" : false, "suffix" : "" } ], "container-title" : "Global Change Biology", "id" : "ITEM-1", "issue" : "5", "issued" : { "date-parts" : [ [ "2020", "5", "16" ] ] }, "page" : "2988-3005", "title" : "A synthesis of methane emissions from shallow vegetated coastal ecosystems", "translator" : [ { "dropping-particle" : "", "family" : "L6695", "given" : "", "non-dropping-particle" : "", "parse-names" : false, "suffix" : "" } ], "type" : "article-journal", "volume" : "26" }, "uris" : [ "http://www.mendeley.com/documents/?uuid=6b6dba10-2a70-48eb-91d0-a8e201c131e7" ] } ], "mendeley" : { "formattedCitation" : "(Al\u2010Haj and Fulweiler, 2020)", "manualFormatting" : "(Al-Haj and Fulweiler, 2020)", "plainTextFormattedCitation" : "(Al\u2010Haj and Fulweiler, 2020)", "previouslyFormattedCitation" : "(Al\u2010Haj and Fulweiler, 2020)" }, "properties" : { "noteIndex" : 0 }, "schema" : "https://github.com/citation-style-language/schema/raw/master/csl-citation.json" }</w:instrText>
      </w:r>
      <w:r w:rsidRPr="001E7A27">
        <w:rPr>
          <w:lang w:val="en-GB"/>
        </w:rPr>
        <w:fldChar w:fldCharType="separate"/>
      </w:r>
      <w:r w:rsidR="00025FA2" w:rsidRPr="001E7A27">
        <w:rPr>
          <w:noProof/>
          <w:lang w:val="en-GB"/>
        </w:rPr>
        <w:t>(Al-Haj and Fulweiler, 2020)</w:t>
      </w:r>
      <w:r w:rsidRPr="001E7A27">
        <w:rPr>
          <w:lang w:val="en-GB"/>
        </w:rPr>
        <w:fldChar w:fldCharType="end"/>
      </w:r>
      <w:r w:rsidRPr="001E7A27">
        <w:rPr>
          <w:lang w:val="en-GB"/>
        </w:rPr>
        <w:t>. The reservoir emissions, including coastal wetlands and tidal flats, contribute up to 13 Tg yr</w:t>
      </w:r>
      <w:del w:id="2159" w:author="Ian Blenkinsop" w:date="2021-07-28T16:15:00Z">
        <w:r w:rsidRPr="001E7A27" w:rsidDel="00E4692D">
          <w:rPr>
            <w:vertAlign w:val="superscript"/>
            <w:lang w:val="en-GB"/>
          </w:rPr>
          <w:delText>-</w:delText>
        </w:r>
      </w:del>
      <w:ins w:id="2160"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"10.1093/biosci/biw117", "ISSN" : "0006-3568", "author" : [ { "dropping-particle" : "", "family" : "Deemer", "given" : "Bridget R.", "non-dropping-particle" : "", "parse-names" : false, "suffix" : "" }, { "dropping-particle" : "", "family" : "Harrison", "given" : "John A.", "non-dropping-particle" : "", "parse-names" : false, "suffix" : "" }, { "dropping-particle" : "", "family" : "Li", "given" : "Siyue", "non-dropping-particle" : "", "parse-names" : false, "suffix" : "" }, { "dropping-particle" : "", "family" : "Beaulieu", "given" : "Jake J.", "non-dropping-particle" : "", "parse-names" : false, "suffix" : "" }, { "dropping-particle" : "", "family" : "DelSontro", "given" : "Tonya", "non-dropping-particle" : "", "parse-names" : false, "suffix" : "" }, { "dropping-particle" : "", "family" : "Barros", "given" : "Nathan", "non-dropping-particle" : "", "parse-names" : false, "suffix" : "" }, { "dropping-particle" : "", "family" : "Bezerra-Neto", "given" : "Jos\u00e9 F.", "non-dropping-particle" : "", "parse-names" : false, "suffix" : "" }, { "dropping-particle" : "", "family" : "Powers", "given" : "Stephen M.", "non-dropping-particle" : "", "parse-names" : false, "suffix" : "" }, { "dropping-particle" : "", "family" : "Santos", "given" : "Marco A.", "non-dropping-particle" : "dos", "parse-names" : false, "suffix" : "" }, { "dropping-particle" : "", "family" : "Vonk", "given" : "J. Arie", "non-dropping-particle" : "", "parse-names" : false, "suffix" : "" } ], "container-title" : "BioScience", "id" : "ITEM-1", "issue" : "11", "issued" : { "date-parts" : [ [ "2016", "11", "1" ] ] }, "page" : "949-964", "title" : "Greenhouse Gas Emissions from Reservoir Water Surfaces: A New Global Synthesis", "translator" : [ { "dropping-particle" : "", "family" : "L6097", "given" : "", "non-dropping-particle" : "", "parse-names" : false, "suffix" : "" } ], "type" : "article-journal", "volume" : "66" }, "uris" : [ "http://www.mendeley.com/documents/?uuid=f670d00e-b92b-4d7f-bd3d-4d73f7979462" ] }, { "id" : "ITEM-2", "itemData" : { "DOI" : "10.1016/B978-0-12-374711-2.00504-0", "author" : [ { "dropping-particle" : "", "family" : "Borges", "given" : "A.V.", "non-dropping-particle" : "", "parse-names" : false, "suffix" : "" }, { "dropping-particle" : "", "family" : "Abril", "given" : "G.", "non-dropping-particle" : "", "parse-names" : false, "suffix" : "" } ], "container-title" : "Treatise on Estuarine and Coastal Science", "editor" : [ { "dropping-particle" : "", "family" : "Wolanski", "given" : "Eric", "non-dropping-particle" : "", "parse-names" : false, "suffix" : "" }, { "dropping-particle" : "", "family" : "McLusky", "given" : "Donald", "non-dropping-particle" : "", "parse-names" : false, "suffix" : "" } ], "id" : "ITEM-2", "issued" : { "date-parts" : [ [ "2011" ] ] }, "page" : "119-161", "publisher" : "Academic Press", "publisher-place" : "Waltham, MA, USA", "title" : "Carbon Dioxide and Methane Dynamics in Estuaries", "translator" : [ { "dropping-particle" : "", "family" : "L6098", "given" : "Rt6", "non-dropping-particle" : "", "parse-names" : false, "suffix" : "" } ], "type" : "chapter" }, "uris" : [ "http://www.mendeley.com/documents/?uuid=99111ff3-5fb4-4459-b215-acf2f531792e", "http://www.mendeley.com/documents/?uuid=6399c68f-f5e9-414b-ac2c-268475d98841" ] } ], "mendeley" : { "formattedCitation" : "(Borges and Abril, 2011; Deemer et al., 2016)", "plainTextFormattedCitation" : "(Borges and Abril, 2011; Deemer et al., 2016)", "previouslyFormattedCitation" : "(Borges and Abril, 2011; Deemer et al., 2016)" }, "properties" : { "noteIndex" : 0 }, "schema" : "https://github.com/citation-style-language/schema/raw/master/csl-citation.json" }</w:instrText>
      </w:r>
      <w:r w:rsidRPr="001E7A27">
        <w:rPr>
          <w:lang w:val="en-GB"/>
        </w:rPr>
        <w:fldChar w:fldCharType="separate"/>
      </w:r>
      <w:r w:rsidR="00025FA2" w:rsidRPr="001E7A27">
        <w:rPr>
          <w:noProof/>
          <w:lang w:val="en-GB"/>
        </w:rPr>
        <w:t>(Borges and Abril, 2011; Deemer et al., 2016)</w:t>
      </w:r>
      <w:r w:rsidRPr="001E7A27">
        <w:rPr>
          <w:lang w:val="en-GB"/>
        </w:rPr>
        <w:fldChar w:fldCharType="end"/>
      </w:r>
      <w:r w:rsidRPr="001E7A27">
        <w:rPr>
          <w:lang w:val="en-GB"/>
        </w:rPr>
        <w:t xml:space="preserve">. Methane seepage from the Arctic shelf, possibly triggered by the loss of geological storage due to warming and thawing of permafrost and hydrate decomposition, has a wide </w:t>
      </w:r>
      <w:r w:rsidR="00703F77" w:rsidRPr="001E7A27">
        <w:rPr>
          <w:lang w:val="en-GB"/>
        </w:rPr>
        <w:t xml:space="preserve">estimated </w:t>
      </w:r>
      <w:r w:rsidRPr="001E7A27">
        <w:rPr>
          <w:lang w:val="en-GB"/>
        </w:rPr>
        <w:t>range of 0.0–17 Tg yr</w:t>
      </w:r>
      <w:del w:id="2161" w:author="Ian Blenkinsop" w:date="2021-07-28T16:15:00Z">
        <w:r w:rsidRPr="001E7A27" w:rsidDel="00E4692D">
          <w:rPr>
            <w:vertAlign w:val="superscript"/>
            <w:lang w:val="en-GB"/>
          </w:rPr>
          <w:delText>-</w:delText>
        </w:r>
      </w:del>
      <w:ins w:id="2162"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"10.1126/science.1182221", "ISSN" : "0036-8075", "PMID" : "20203047", "abstract" : "Remobilization to the atmosphere of only a small fraction of the methane held in East Siberian Arctic Shelf (ESAS) sediments could trigger abrupt climate warming, yet it is believed that sub-sea permafrost acts as a lid to keep this shallow methane reservoir in place. Here, we show that more than 5000 at-sea observations of dissolved methane demonstrates that greater than 80% of ESAS bottom waters and greater than 50% of surface waters are supersaturated with methane regarding to the atmosphere. The current atmospheric venting flux, which is composed of a diffusive component and a gradual ebullition component, is on par with previous estimates of methane venting from the entire World Ocean. Leakage of methane through shallow ESAS waters needs to be considered in interactions between the biogeosphere and a warming Arctic climate.", "author" : [ { "dropping-particle" : "", "family" : "Shakhova", "given" : "Natalia", "non-dropping-particle" : "", "parse-names" : false, "suffix" : "" }, { "dropping-particle" : "", "family" : "Semiletov", "given" : "Igor", "non-dropping-particle" : "", "parse-names" : false, "suffix" : "" }, { "dropping-particle" : "", "family" : "Salyuk", "given" : "Anatoly", "non-dropping-particle" : "", "parse-names" : false, "suffix" : "" }, { "dropping-particle" : "", "family" : "Yusupov", "given" : "Vladimir", "non-dropping-particle" : "", "parse-names" : false, "suffix" : "" }, { "dropping-particle" : "", "family" : "Kosmach", "given" : "Denis", "non-dropping-particle" : "", "parse-names" : false, "suffix" : "" }, { "dropping-particle" : "", "family" : "Gustafsson", "given" : "Orjan", "non-dropping-particle" : "", "parse-names" : false, "suffix" : "" } ], "container-title" : "Science", "id" : "ITEM-1", "issue" : "5970", "issued" : { "date-parts" : [ [ "2010", "3", "5" ] ] }, "page" : "1246-1250", "title" : "Extensive methane venting to the atmosphere from sediments of the East Siberian Arctic shelf", "translator" : [ { "dropping-particle" : "", "family" : "L6726", "given" : "", "non-dropping-particle" : "", "parse-names" : false, "suffix" : "" } ], "type" : "article-journal", "volume" : "327" }, "uris" : [ "http://www.mendeley.com/documents/?uuid=da5882a3-b765-49c9-88a4-4eaaa8ca3cb3" ] }, { "id" : "ITEM-2", "itemData" : { "DOI" : "10.1038/ncomms15872", "ISSN" : "2041-1723", "author" : [ { "dropping-particle" : "", "family" : "Shakhova", "given" : "Natalia", "non-dropping-particle" : "", "parse-names" : false, "suffix" : "" }, { "dropping-particle" : "", "family" : "Semiletov", "given" : "Igor", "non-dropping-particle" : "", "parse-names" : false, "suffix" : "" }, { "dropping-particle" : "", "family" : "Gustafsson", "given" : "Orjan", "non-dropping-particle" : "", "parse-names" : false, "suffix" : "" }, { "dropping-particle" : "", "family" : "Sergienko", "given" : "Valentin", "non-dropping-particle" : "", "parse-names" : false, "suffix" : "" }, { "dropping-particle" : "", "family" : "Lobkovsky", "given" : "Leopold", "non-dropping-particle" : "", "parse-names" : false, "suffix" : "" }, { "dropping-particle" : "", "family" : "Dudarev", "given" : "Oleg", "non-dropping-particle" : "", "parse-names" : false, "suffix" : "" }, { "dropping-particle" : "", "family" : "Tumskoy", "given" : "Vladimir", "non-dropping-particle" : "", "parse-names" : false, "suffix" : "" }, { "dropping-particle" : "", "family" : "Grigoriev", "given" : "Michael", "non-dropping-particle" : "", "parse-names" : false, "suffix" : "" }, { "dropping-particle" : "", "family" : "Mazurov", "given" : "Alexey", "non-dropping-particle" : "", "parse-names" : false, "suffix" : "" }, { "dropping-particle" : "", "family" : "Salyuk", "given" : "Anatoly", "non-dropping-particle" : "", "parse-names" : false, "suffix" : "" }, { "dropping-particle" : "", "family" : "Ananiev", "given" : "Roman", "non-dropping-particle" : "", "parse-names" : false, "suffix" : "" }, { "dropping-particle" : "", "family" : "Koshurnikov", "given" : "Andrey", "non-dropping-particle" : "", "parse-names" : false, "suffix" : "" }, { "dropping-particle" : "", "family" : "Kosmach", "given" : "Denis", "non-dropping-particle" : "", "parse-names" : false, "suffix" : "" }, { "dropping-particle" : "", "family" : "Charkin", "given" : "Alexander", "non-dropping-particle" : "", "parse-names" : false, "suffix" : "" }, { "dropping-particle" : "", "family" : "Dmitrevsky", "given" : "Nicolay", "non-dropping-particle" : "", "parse-names" : false, "suffix" : "" }, { "dropping-particle" : "", "family" : "Karnaukh", "given" : "Victor", "non-dropping-particle" : "", "parse-names" : false, "suffix" : "" }, { "dropping-particle" : "", "family" : "Gunar", "given" : "Alexey", "non-dropping-particle" : "", "parse-names" : false, "suffix" : "" }, { "dropping-particle" : "", "family" : "Meluzov", "given" : "Alexander", "non-dropping-particle" : "", "parse-names" : false, "suffix" : "" }, { "dropping-particle" : "", "family" : "Chernykh", "given" : "Denis", "non-dropping-particle" : "", "parse-names" : false, "suffix" : "" } ], "container-title" : "Nature Communications", "id" : "ITEM-2", "issue" : "May", "issued" : { "date-parts" : [ [ "2017", "6", "22" ] ] }, "page" : "15872", "publisher" : "Nature Publishing Group", "title" : "Current rates and mechanisms of subsea permafrost degradation in the East Siberian Arctic Shelf", "translator" : [ { "dropping-particle" : "", "family" : "L5218", "given" : "", "non-dropping-particle" : "", "parse-names" : false, "suffix" : "" } ], "type" : "article-journal", "volume" : "8" }, "uris" : [ "http://www.mendeley.com/documents/?uuid=11ec8f55-d4ed-4a22-8567-5cf56a417c76" ] }, { "id" : "ITEM-3", "itemData" : { "DOI" : "10.1038/ngeo2007", "ISSN" : "1752-0894", "author" : [ { "dropping-particle" : "", "family" : "Shakhova", "given" : "Natalia", "non-dropping-particle" : "", "parse-names" : false, "suffix" : "" }, { "dropping-particle" : "", "family" : "Semiletov", "given" : "Igor", "non-dropping-particle" : "", "parse-names" : false, "suffix" : "" }, { "dropping-particle" : "", "family" : "Leifer", "given" : "Ira", "non-dropping-particle" : "", "parse-names" : false, "suffix" : "" }, { "dropping-particle" : "", "family" : "Sergienko", "given" : "Valentin", "non-dropping-particle" : "", "parse-names" : false, "suffix" : "" }, { "dropping-particle" : "", "family" : "Salyuk", "given" : "Anatoly", "non-dropping-particle" : "", "parse-names" : false, "suffix" : "" }, { "dropping-particle" : "", "family" : "Kosmach", "given" : "Denis", "non-dropping-particle" : "", "parse-names" : false, "suffix" : "" }, { "dropping-particle" : "", "family" : "Chernykh", "given" : "Denis", "non-dropping-particle" : "", "parse-names" : false, "suffix" : "" }, { "dropping-particle" : "", "family" : "Stubbs", "given" : "Chris", "non-dropping-particle" : "", "parse-names" : false, "suffix" : "" }, { "dropping-particle" : "", "family" : "Nicolsky", "given" : "Dmitry", "non-dropping-particle" : "", "parse-names" : false, "suffix" : "" }, { "dropping-particle" : "", "family" : "Tumskoy", "given" : "Vladimir", "non-dropping-particle" : "", "parse-names" : false, "suffix" : "" }, { "dropping-particle" : "", "family" : "Gustafsson", "given" : "\u00d6rjan", "non-dropping-particle" : "", "parse-names" : false, "suffix" : "" } ], "container-title" : "Nature Geoscience", "id" : "ITEM-3", "issue" : "1", "issued" : { "date-parts" : [ [ "2014", "1", "24" ] ] }, "page" : "64-70", "title" : "Ebullition and storm-induced methane release from the East Siberian Arctic Shelf", "translator" : [ { "dropping-particle" : "", "family" : "L6890", "given" : "", "non-dropping-particle" : "", "parse-names" : false, "suffix" : "" } ], "type" : "article-journal", "volume" : "7" }, "uris" : [ "http://www.mendeley.com/documents/?uuid=4a2d6b9e-4de4-457e-a720-bba738b71562" ] }, { "id" : "ITEM-4", "itemData" : { "DOI" : "10.5194/acp-16-4147-2016", "ISSN" : "1680-7324", "abstract" : "Abstract. Subsea permafrost and hydrates in the East Siberian Arctic Shelf (ESAS) constitute a substantial carbon pool, and a potentially large source of methane to the atmosphere. Previous studies based on interpolated oceanographic campaigns estimated atmospheric emissions from this area at 8\u201317 TgCH4 yr\u22121. Here, we propose insights based on atmospheric observations to evaluate these estimates. The comparison of high-resolution simulations of atmospheric methane mole fractions to continuous methane observations during the whole year 2012 confirms the high variability and heterogeneity of the methane releases from ESAS. A reference scenario with ESAS emissions of 8 TgCH4 yr\u22121, in the lower part of previously estimated emissions, is found to largely overestimate atmospheric observations in winter, likely related to overestimated methane leakage through sea ice. In contrast, in summer, simulations are more consistent with observations. Based on a comprehensive statistical analysis of the observations and of the simulations, annual methane emissions from ESAS are estimated to range from 0.0 to 4.5 TgCH4 yr\u22121. Isotopic observations suggest a biogenic origin (either terrestrial or marine) of the methane in air masses originating from ESAS during late summer 2008 and 2009.", "author" : [ { "dropping-particle" : "", "family" : "Berchet", "given" : "Antoine", "non-dropping-particle" : "", "parse-names" : false, "suffix" : "" }, { "dropping-particle" : "", "family" : "Bousquet", "given" : "Philippe", "non-dropping-particle" : "", "parse-names" : false, "suffix" : "" }, { "dropping-particle" : "", "family" : "Pison", "given" : "Isabelle", "non-dropping-particle" : "", "parse-names" : false, "suffix" : "" }, { "dropping-particle" : "", "family" : "Locatelli", "given" : "Robin", "non-dropping-particle" : "", "parse-names" : false, "suffix" : "" }, { "dropping-particle" : "", "family" : "Chevallier", "given" : "Fr\u00e9d\u00e9ric", "non-dropping-particle" : "", "parse-names" : false, "suffix" : "" }, { "dropping-particle" : "", "family" : "Paris", "given" : "Jean-Daniel", "non-dropping-particle" : "", "parse-names" : false, "suffix" : "" }, { "dropping-particle" : "", "family" : "Dlugokencky", "given" : "Ed J.", "non-dropping-particle" : "", "parse-names" : false, "suffix" : "" }, { "dropping-particle" : "", "family" : "Laurila", "given" : "Tuomas", "non-dropping-particle" : "", "parse-names" : false, "suffix" : "" }, { "dropping-particle" : "", "family" : "Hatakka", "given" : "Juha", "non-dropping-particle" : "", "parse-names" : false, "suffix" : "" }, { "dropping-particle" : "", "family" : "Viisanen", "given" : "Yrjo", "non-dropping-particle" : "", "parse-names" : false, "suffix" : "" }, { "dropping-particle" : "", "family" : "Worthy", "given" : "Doug E. J.", "non-dropping-particle" : "", "parse-names" : false, "suffix" : "" }, { "dropping-particle" : "", "family" : "Nisbet", "given" : "Euan", "non-dropping-particle" : "", "parse-names" : false, "suffix" : "" }, { "dropping-particle" : "", "family" : "Fisher", "given" : "Rebecca", "non-dropping-particle" : "", "parse-names" : false, "suffix" : "" }, { "dropping-particle" : "", "family" : "France", "given" : "James", "non-dropping-particle" : "", "parse-names" : false, "suffix" : "" }, { "dropping-particle" : "", "family" : "Lowry", "given" : "David", "non-dropping-particle" : "", "parse-names" : false, "suffix" : "" }, { "dropping-particle" : "", "family" : "Ivakhov", "given" : "Viktor", "non-dropping-particle" : "", "parse-names" : false, "suffix" : "" }, { "dropping-particle" : "", "family" : "Hermansen", "given" : "Ove", "non-dropping-particle" : "", "parse-names" : false, "suffix" : "" } ], "container-title" : "Atmospheric Chemistry and Physics", "id" : "ITEM-4", "issue" : "6", "issued" : { "date-parts" : [ [ "2016", "3", "30" ] ] }, "page" : "4147-4157", "title" : "Atmospheric constraints on the methane emissions from the East Siberian Shelf", "translator" : [ { "dropping-particle" : "", "family" : "L6891", "given" : "", "non-dropping-particle" : "", "parse-names" : false, "suffix" : "" } ], "type" : "article-journal", "volume" : "16" }, "uris" : [ "http://www.mendeley.com/documents/?uuid=381c32a6-8d92-410e-8c17-bfd9fcb8c1c0" ] } ], "mendeley" : { "formattedCitation" : "(Shakhova et al., 2010, 2014, 2017; Berchet et al., 2016)", "plainTextFormattedCitation" : "(Shakhova et al., 2010, 2014, 2017; Berchet et al., 2016)", "previouslyFormattedCitation" : "(Shakhova et al., 2010, 2014, 2017; Berchet et al., 2016)" }, "properties" : { "noteIndex" : 0 }, "schema" : "https://github.com/citation-style-language/schema/raw/master/csl-citation.json" }</w:instrText>
      </w:r>
      <w:r w:rsidRPr="001E7A27">
        <w:rPr>
          <w:lang w:val="en-GB"/>
        </w:rPr>
        <w:fldChar w:fldCharType="separate"/>
      </w:r>
      <w:r w:rsidR="00025FA2" w:rsidRPr="001E7A27">
        <w:rPr>
          <w:noProof/>
          <w:lang w:val="en-GB"/>
        </w:rPr>
        <w:t>(Shakhova et al., 2010, 2014, 2017; Berchet et al., 2016)</w:t>
      </w:r>
      <w:r w:rsidRPr="001E7A27">
        <w:rPr>
          <w:lang w:val="en-GB"/>
        </w:rPr>
        <w:fldChar w:fldCharType="end"/>
      </w:r>
      <w:r w:rsidR="00703F77" w:rsidRPr="001E7A27">
        <w:rPr>
          <w:lang w:val="en-GB"/>
        </w:rPr>
        <w:t>;</w:t>
      </w:r>
      <w:r w:rsidRPr="001E7A27">
        <w:rPr>
          <w:lang w:val="en-GB"/>
        </w:rPr>
        <w:t xml:space="preserve"> advanced eddy covariance measurements put the best estimate at </w:t>
      </w:r>
      <w:del w:id="2163" w:author="Soapbox" w:date="2021-07-17T07:22:00Z">
        <w:r w:rsidRPr="001E7A27" w:rsidDel="00CF2B10">
          <w:rPr>
            <w:lang w:val="en-GB"/>
          </w:rPr>
          <w:delText xml:space="preserve">just </w:delText>
        </w:r>
      </w:del>
      <w:r w:rsidRPr="001E7A27">
        <w:rPr>
          <w:lang w:val="en-GB"/>
        </w:rPr>
        <w:t>about 3 Tg yr</w:t>
      </w:r>
      <w:del w:id="2164" w:author="Ian Blenkinsop" w:date="2021-07-28T16:15:00Z">
        <w:r w:rsidRPr="001E7A27" w:rsidDel="00E4692D">
          <w:rPr>
            <w:vertAlign w:val="superscript"/>
            <w:lang w:val="en-GB"/>
          </w:rPr>
          <w:delText>-</w:delText>
        </w:r>
      </w:del>
      <w:ins w:id="2165"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from the East Siberian Arctic shelf </w:t>
      </w:r>
      <w:r w:rsidRPr="001E7A27">
        <w:rPr>
          <w:lang w:val="en-GB"/>
        </w:rPr>
        <w:fldChar w:fldCharType="begin" w:fldLock="1"/>
      </w:r>
      <w:r w:rsidR="00747167" w:rsidRPr="001E7A27">
        <w:rPr>
          <w:lang w:val="en-GB"/>
        </w:rPr>
        <w:instrText>ADDIN CSL_CITATION { "citationItems" : [ { "id" : "ITEM-1", "itemData" : { "DOI" : "10.1126/sciadv.aay7934", "ISSN" : "2375-2548", "abstract" : "We demonstrate direct eddy covariance (EC) observations of methane (CH 4 ) fluxes between the sea and atmosphere from an icebreaker in the eastern Arctic Ocean. EC-derived CH 4 emissions averaged 4.58, 1.74, and 0.14 mg m \u22122 day \u22121 in the Laptev, East Siberian, and Chukchi seas, respectively, corresponding to annual sea-wide fluxes of 0.83, 0.62, and 0.03 Tg year \u22121 . These EC results answer concerns that previous diffusive emission estimates, which excluded bubbling, may underestimate total emissions. We assert that bubbling dominates sea-air CH 4 fluxes in only small constrained areas: A ~100-m 2 area of the East Siberian Sea showed sea-air CH 4 fluxes exceeding 600 mg m \u22122 day \u22121 ; in a similarly sized area of the Laptev Sea, peak CH 4 fluxes were ~170 mg m \u22122 day \u22121 . Calculating additional emissions below the noise level of our EC system suggests total ESAS CH 4 emissions of 3.02 Tg year \u22121 , closely matching an earlier diffusive emission estimate of 2.9 Tg year \u22121 .", "author" : [ { "dropping-particle" : "", "family" : "Thornton", "given" : "Brett F.", "non-dropping-particle" : "", "parse-names" : false, "suffix" : "" }, { "dropping-particle" : "", "family" : "Prytherch", "given" : "John", "non-dropping-particle" : "", "parse-names" : false, "suffix" : "" }, { "dropping-particle" : "", "family" : "Andersson", "given" : "Kristian", "non-dropping-particle" : "", "parse-names" : false, "suffix" : "" }, { "dropping-particle" : "", "family" : "Brooks", "given" : "Ian M.", "non-dropping-particle" : "", "parse-names" : false, "suffix" : "" }, { "dropping-particle" : "", "family" : "Salisbury", "given" : "Dominic", "non-dropping-particle" : "", "parse-names" : false, "suffix" : "" }, { "dropping-particle" : "", "family" : "Tjernstr\u00f6m", "given" : "Michael", "non-dropping-particle" : "", "parse-names" : false, "suffix" : "" }, { "dropping-particle" : "", "family" : "Crill", "given" : "Patrick M.", "non-dropping-particle" : "", "parse-names" : false, "suffix" : "" } ], "container-title" : "Science Advances", "id" : "ITEM-1", "issue" : "5", "issued" : { "date-parts" : [ [ "2020", "1", "29" ] ] }, "page" : "eaay7934", "title" : "Shipborne eddy covariance observations of methane fluxes constrain Arctic sea emissions", "translator" : [ { "dropping-particle" : "", "family" : "L6888", "given" : "", "non-dropping-particle" : "", "parse-names" : false, "suffix" : "" } ], "type" : "article-journal", "volume" : "6" }, "uris" : [ "http://www.mendeley.com/documents/?uuid=fde70bed-3bfe-4b69-a4af-59eb28b69dac" ] } ], "mendeley" : { "formattedCitation" : "(Thornton et al., 2020)", "plainTextFormattedCitation" : "(Thornton et al., 2020)", "previouslyFormattedCitation" : "(Thornton et al., 2020)" }, "properties" : { "noteIndex" : 0 }, "schema" : "https://github.com/citation-style-language/schema/raw/master/csl-citation.json" }</w:instrText>
      </w:r>
      <w:r w:rsidRPr="001E7A27">
        <w:rPr>
          <w:lang w:val="en-GB"/>
        </w:rPr>
        <w:fldChar w:fldCharType="separate"/>
      </w:r>
      <w:r w:rsidR="00025FA2" w:rsidRPr="001E7A27">
        <w:rPr>
          <w:noProof/>
          <w:lang w:val="en-GB"/>
        </w:rPr>
        <w:t>(Thornton et al., 2020)</w:t>
      </w:r>
      <w:r w:rsidRPr="001E7A27">
        <w:rPr>
          <w:lang w:val="en-GB"/>
        </w:rPr>
        <w:fldChar w:fldCharType="end"/>
      </w:r>
      <w:r w:rsidRPr="001E7A27">
        <w:rPr>
          <w:lang w:val="en-GB"/>
        </w:rPr>
        <w:t>. The current flux is expected</w:t>
      </w:r>
      <w:r w:rsidRPr="001E7A27">
        <w:rPr>
          <w:i/>
          <w:lang w:val="en-GB"/>
        </w:rPr>
        <w:t xml:space="preserve"> </w:t>
      </w:r>
      <w:r w:rsidRPr="001E7A27">
        <w:rPr>
          <w:lang w:val="en-GB"/>
        </w:rPr>
        <w:t>to be a mix of pre-industrial and climate</w:t>
      </w:r>
      <w:ins w:id="2166" w:author="Soapbox" w:date="2021-07-20T04:35:00Z">
        <w:r w:rsidR="00B7063D" w:rsidRPr="001E7A27">
          <w:rPr>
            <w:lang w:val="en-GB"/>
          </w:rPr>
          <w:t xml:space="preserve"> </w:t>
        </w:r>
      </w:ins>
      <w:del w:id="2167" w:author="Soapbox" w:date="2021-07-17T07:22:00Z">
        <w:r w:rsidRPr="001E7A27" w:rsidDel="00CF2B10">
          <w:rPr>
            <w:lang w:val="en-GB"/>
          </w:rPr>
          <w:delText xml:space="preserve"> </w:delText>
        </w:r>
      </w:del>
      <w:r w:rsidRPr="001E7A27">
        <w:rPr>
          <w:lang w:val="en-GB"/>
        </w:rPr>
        <w:t>change-driven fluxes, CH</w:t>
      </w:r>
      <w:r w:rsidRPr="001E7A27">
        <w:rPr>
          <w:vertAlign w:val="subscript"/>
          <w:lang w:val="en-GB"/>
        </w:rPr>
        <w:t>4</w:t>
      </w:r>
      <w:r w:rsidRPr="001E7A27">
        <w:rPr>
          <w:lang w:val="en-GB"/>
        </w:rPr>
        <w:t xml:space="preserve"> seepage is anticipated to increase in a warmer world </w:t>
      </w:r>
      <w:r w:rsidRPr="001E7A27">
        <w:rPr>
          <w:lang w:val="en-GB"/>
        </w:rPr>
        <w:fldChar w:fldCharType="begin" w:fldLock="1"/>
      </w:r>
      <w:r w:rsidR="00747167" w:rsidRPr="001E7A27">
        <w:rPr>
          <w:lang w:val="en-GB"/>
        </w:rPr>
        <w:instrText>ADDIN CSL_CITATION { "citationItems" : [ { "id" : "ITEM-1", "itemData" : { "DOI" : "10.1002/2017RG000559", "ISBN" : "8755-1209", "ISSN" : "87551209", "PMID" : "3196358", "abstract" : "Methane (CH4) is produced in many natural systems that are vulnerable to change under a warming climate, yet current CH4 budgets, as well as future shifts in CH4 emissions, have high uncertainties. Climate change has the potential to increase CH4 emissions from critical systems such as wetlands, marine and freshwater systems, permafrost, and methane hydrates, through shifts in temperature, hydrology, vegetation, landscape disturbance and sea level rise. Increased CH4 emissions from these systems would in turn induce further climate change, resulting in a positive climate feedback. Here we synthesize biological, geochemical and physically focused CH4 climate feedback literature, bringing together the key findings of these disciplines. We discuss environment-specific feedback processes, including the microbial, physical and geochemical inter-linkages and the timescales on which they operate, and present the current state of knowledge of CH4 climate feedbacks in the immediate and distant future. The important linkages between microbial activity and climate warming are discussed with the aim to better constrain the sensitivity of the CH4 cycle to future climate predictions. We determine that wetlands will form the majority of the CH4 climate feedback up to 2100. Beyond this timescale, CH4 emissions from marine and freshwater systems and permafrost environments could become more important. Significant CH4 emissions to the atmosphere from the dissociation of methane hydrates are not expected in the near future. Our key findings highlight the importance of quantifying whether CH4 consumption can counter balance CH4 production under future climate scenarios.", "author" : [ { "dropping-particle" : "", "family" : "Dean", "given" : "Joshua F.", "non-dropping-particle" : "", "parse-names" : false, "suffix" : "" }, { "dropping-particle" : "", "family" : "Middelburg", "given" : "Jack J.", "non-dropping-particle" : "", "parse-names" : false, "suffix" : "" }, { "dropping-particle" : "", "family" : "R\u00f6ckmann", "given" : "Thomas", "non-dropping-particle" : "", "parse-names" : false, "suffix" : "" }, { "dropping-particle" : "", "family" : "Aerts", "given" : "Rien", "non-dropping-particle" : "", "parse-names" : false, "suffix" : "" }, { "dropping-particle" : "", "family" : "Blauw", "given" : "Luke G.", "non-dropping-particle" : "", "parse-names" : false, "suffix" : "" }, { "dropping-particle" : "", "family" : "Egger", "given" : "Matthias", "non-dropping-particle" : "", "parse-names" : false, "suffix" : "" }, { "dropping-particle" : "", "family" : "Jetten", "given" : "Mike S. M.", "non-dropping-particle" : "", "parse-names" : false, "suffix" : "" }, { "dropping-particle" : "", "family" : "Jong", "given" : "Anniek E. E.", "non-dropping-particle" : "de", "parse-names" : false, "suffix" : "" }, { "dropping-particle" : "", "family" : "Meisel", "given" : "Ove H.", "non-dropping-particle" : "", "parse-names" : false, "suffix" : "" }, { "dropping-particle" : "", "family" : "Rasigraf", "given" : "Olivia", "non-dropping-particle" : "", "parse-names" : false, "suffix" : "" }, { "dropping-particle" : "", "family" : "Slomp", "given" : "Caroline P.", "non-dropping-particle" : "", "parse-names" : false, "suffix" : "" }, { "dropping-particle" : "", "family" : "in't Zandt", "given" : "Michiel H.", "non-dropping-particle" : "", "parse-names" : false, "suffix" : "" }, { "dropping-particle" : "", "family" : "Dolman", "given" : "A. J.", "non-dropping-particle" : "", "parse-names" : false, "suffix" : "" } ], "container-title" : "Reviews of Geophysics", "id" : "ITEM-1", "issue" : "1", "issued" : { "date-parts" : [ [ "2018", "3" ] ] }, "page" : "207-250", "title" : "Methane feedbacks to the global climate system in a warmer world", "translator" : [ { "dropping-particle" : "", "family" : "L4968", "given" : "", "non-dropping-particle" : "", "parse-names" : false, "suffix" : "" } ], "type" : "article-journal", "volume" : "56" }, "uris" : [ "http://www.mendeley.com/documents/?uuid=a946bb7d-a441-4462-b5b5-e38e31507f96" ] } ], "mendeley" : { "formattedCitation" : "(Dean et al., 2018)", "plainTextFormattedCitation" : "(Dean et al., 2018)", "previouslyFormattedCitation" : "(Dean et al., 2018)" }, "properties" : { "noteIndex" : 0 }, "schema" : "https://github.com/citation-style-language/schema/raw/master/csl-citation.json" }</w:instrText>
      </w:r>
      <w:r w:rsidRPr="001E7A27">
        <w:rPr>
          <w:lang w:val="en-GB"/>
        </w:rPr>
        <w:fldChar w:fldCharType="separate"/>
      </w:r>
      <w:r w:rsidR="00025FA2" w:rsidRPr="001E7A27">
        <w:rPr>
          <w:noProof/>
          <w:lang w:val="en-GB"/>
        </w:rPr>
        <w:t>(Dean et al., 2018)</w:t>
      </w:r>
      <w:r w:rsidRPr="001E7A27">
        <w:rPr>
          <w:lang w:val="en-GB"/>
        </w:rPr>
        <w:fldChar w:fldCharType="end"/>
      </w:r>
      <w:r w:rsidRPr="001E7A27">
        <w:rPr>
          <w:lang w:val="en-GB"/>
        </w:rPr>
        <w:t>.</w:t>
      </w:r>
    </w:p>
    <w:p w14:paraId="34F2630D" w14:textId="77777777" w:rsidR="00B11689" w:rsidRPr="001E7A27" w:rsidRDefault="00B11689" w:rsidP="005C7F25">
      <w:pPr>
        <w:pStyle w:val="AR6BodyText"/>
        <w:rPr>
          <w:lang w:val="en-GB"/>
        </w:rPr>
      </w:pPr>
    </w:p>
    <w:p w14:paraId="51CEB699" w14:textId="781B0BA9" w:rsidR="00B11689" w:rsidRPr="001E7A27" w:rsidRDefault="00B11689" w:rsidP="005C7F25">
      <w:pPr>
        <w:pStyle w:val="AR6BodyText"/>
        <w:rPr>
          <w:lang w:val="en-GB"/>
        </w:rPr>
      </w:pPr>
      <w:r w:rsidRPr="001E7A27">
        <w:rPr>
          <w:lang w:val="en-GB"/>
        </w:rPr>
        <w:t>All geological sources around the world, including the coastal oceans and fjords, are estimated to emit CH</w:t>
      </w:r>
      <w:r w:rsidRPr="001E7A27">
        <w:rPr>
          <w:vertAlign w:val="subscript"/>
          <w:lang w:val="en-GB"/>
        </w:rPr>
        <w:t>4</w:t>
      </w:r>
      <w:r w:rsidRPr="001E7A27">
        <w:rPr>
          <w:lang w:val="en-GB"/>
        </w:rPr>
        <w:t xml:space="preserve"> in the range of 35–76 Tg yr</w:t>
      </w:r>
      <w:del w:id="2168" w:author="Ian Blenkinsop" w:date="2021-07-28T16:15:00Z">
        <w:r w:rsidRPr="001E7A27" w:rsidDel="00E4692D">
          <w:rPr>
            <w:vertAlign w:val="superscript"/>
            <w:lang w:val="en-GB"/>
          </w:rPr>
          <w:delText>-</w:delText>
        </w:r>
      </w:del>
      <w:ins w:id="2169"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"10.5194/essd-11-1-2019", "ISSN" : "1866-3516", "abstract" : "Abstract. Methane (CH4) is a powerful greenhouse gas, whose natural and anthropogenic emissions contribute ~20% to global radiative forcing. Its atmospheric budget (sources and sinks), however, has large uncertainties. Inverse modelling, using atmospheric CH4 trends, spatial gradients and isotopic source signatures, has recently improved the major source estimates and their spatial-temporal variation. Nevertheless, isotopic data lack CH4 source representativeness for many sources, and CH4 source attribution is affected by incomplete knowledge of the spatial distribution of some sources, especially those related to fossil (radiocarbon-free) and microbial gas. This gap is particularly wide for geological CH4 seepage, i.e., the natural degassing of hydrocarbons from the Earth\u2019s crust. While geological seepage is widely considered the second most important natural CH4 source after wetlands, it has been mostly neglected in top-down CH4 budget studies, partly given the lack of detailed a priori gridded emission maps. Here, we report for the first time global gridded maps of geological CH4 sources, including emission and isotopic data. The 1\u00b0x1\u00b0 maps include the four main categories of natural geo-CH4 emission: (a) onshore hydrocarbon macro-seeps, including mud volcanoes, (b) submarine (offshore) seepage, (c) diffuse microseepage and (d) geothermal manifestations. An inventory of point sources and area sources was developed for each category, defining areal distribution (activity), CH4 fluxes (emission factors) and its stable C isotope composition (\u03b413C-CH4). These parameters were determined considering geological factors that control methane origin and seepage (e.g., petroleum fields, sedimentary basins, high heat flow regions, faults, seismicity). The global geo-source map reveals that the regions with the highest CH4 emissions are all located in the northern hemisphere, in North America, the Caspian region, Europe, and in the East Siberian Arctic Shelf. The globally gridded CH4 emission estimate (37Tgyear&amp;minus;1 exclusively based on data and modeling specifically targeted for gridding, and 43&amp;ndash;50Tgyear&amp;minus;1 when extrapolated to also account for onshore and submarine seeps with no location specific measurements available) is compatible with published ranges derived by top-down and bottom-up procedures. Improved activity and emission factor data allowed to refine previously published mud volcanoes and microseepage emission estimates. The emission-wei\u2026", "author" : [ { "dropping-particle" : "", "family" : "Etiope", "given" : "Giuseppe", "non-dropping-particle" : "", "parse-names" : false, "suffix" : "" }, { "dropping-particle" : "", "family" : "Ciotoli", "given" : "Giancarlo", "non-dropping-particle" : "", "parse-names" : false, "suffix" : "" }, { "dropping-particle" : "", "family" : "Schwietzke", "given" : "Stefan", "non-dropping-particle" : "", "parse-names" : false, "suffix" : "" }, { "dropping-particle" : "", "family" : "Schoell", "given" : "Martin", "non-dropping-particle" : "", "parse-names" : false, "suffix" : "" } ], "container-title" : "Earth System Science Data", "id" : "ITEM-1", "issue" : "1", "issued" : { "date-parts" : [ [ "2019", "1", "7" ] ] }, "page" : "1-22", "title" : "Gridded maps of geological methane emissions and their isotopic signature", "translator" : [ { "dropping-particle" : "", "family" : "L6575", "given" : "", "non-dropping-particle" : "", "parse-names" : false, "suffix" : "" } ], "type" : "article-journal", "volume" : "11" }, "uris" : [ "http://www.mendeley.com/documents/?uuid=dc21a58c-3296-4abb-afe6-9deffec4af00" ] } ], "mendeley" : { "formattedCitation" : "(Etiope et al., 2019)", "manualFormatting" : "(Etiope et al., 2019)", "plainTextFormattedCitation" : "(Etiope et al., 2019)", "previouslyFormattedCitation" : "(Etiope et al., 2019)" }, "properties" : { "noteIndex" : 0 }, "schema" : "https://github.com/citation-style-language/schema/raw/master/csl-citation.json" }</w:instrText>
      </w:r>
      <w:r w:rsidRPr="001E7A27">
        <w:rPr>
          <w:lang w:val="en-GB"/>
        </w:rPr>
        <w:fldChar w:fldCharType="separate"/>
      </w:r>
      <w:r w:rsidR="00025FA2" w:rsidRPr="001E7A27">
        <w:rPr>
          <w:noProof/>
          <w:lang w:val="en-GB"/>
        </w:rPr>
        <w:t>(Etiope et al., 2019)</w:t>
      </w:r>
      <w:r w:rsidRPr="001E7A27">
        <w:rPr>
          <w:lang w:val="en-GB"/>
        </w:rPr>
        <w:fldChar w:fldCharType="end"/>
      </w:r>
      <w:r w:rsidRPr="001E7A27">
        <w:rPr>
          <w:lang w:val="en-GB"/>
        </w:rPr>
        <w:t>. There is evidence that the ventilation of geological CH</w:t>
      </w:r>
      <w:r w:rsidRPr="001E7A27">
        <w:rPr>
          <w:vertAlign w:val="subscript"/>
          <w:lang w:val="en-GB"/>
        </w:rPr>
        <w:t>4</w:t>
      </w:r>
      <w:r w:rsidRPr="001E7A27">
        <w:rPr>
          <w:lang w:val="en-GB"/>
        </w:rPr>
        <w:t xml:space="preserve"> is </w:t>
      </w:r>
      <w:r w:rsidRPr="001E7A27">
        <w:rPr>
          <w:i/>
          <w:lang w:val="en-GB"/>
        </w:rPr>
        <w:t>likely</w:t>
      </w:r>
      <w:r w:rsidRPr="001E7A27">
        <w:rPr>
          <w:lang w:val="en-GB"/>
        </w:rPr>
        <w:t xml:space="preserve"> to be smaller than 15 Tg yr</w:t>
      </w:r>
      <w:del w:id="2170" w:author="Ian Blenkinsop" w:date="2021-07-28T16:15:00Z">
        <w:r w:rsidRPr="001E7A27" w:rsidDel="00E4692D">
          <w:rPr>
            <w:vertAlign w:val="superscript"/>
            <w:lang w:val="en-GB"/>
          </w:rPr>
          <w:delText>-</w:delText>
        </w:r>
      </w:del>
      <w:ins w:id="2171"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"10.1038/nature23316", "ISSN" : "0028-0836", "author" : [ { "dropping-particle" : "V", "family" : "Petrenko", "given" : "Vasilii", "non-dropping-particle" : "", "parse-names" : false, "suffix" : "" }, { "dropping-particle" : "", "family" : "Smith", "given" : "Andrew M", "non-dropping-particle" : "", "parse-names" : false, "suffix" : "" }, { "dropping-particle" : "", "family" : "Schaefer", "given" : "Hinrich", "non-dropping-particle" : "", "parse-names" : false, "suffix" : "" }, { "dropping-particle" : "", "family" : "Riedel", "given" : "Katja", "non-dropping-particle" : "", "parse-names" : false, "suffix" : "" }, { "dropping-particle" : "", "family" : "Brook", "given" : "Edward", "non-dropping-particle" : "", "parse-names" : false, "suffix" : "" }, { "dropping-particle" : "", "family" : "Baggenstos", "given" : "Daniel", "non-dropping-particle" : "", "parse-names" : false, "suffix" : "" }, { "dropping-particle" : "", "family" : "Harth", "given" : "Christina", "non-dropping-particle" : "", "parse-names" : false, "suffix" : "" }, { "dropping-particle" : "", "family" : "Hua", "given" : "Quan", "non-dropping-particle" : "", "parse-names" : false, "suffix" : "" }, { "dropping-particle" : "", "family" : "Buizert", "given" : "Christo", "non-dropping-particle" : "", "parse-names" : false, "suffix" : "" }, { "dropping-particle" : "", "family" : "Schilt", "given" : "Adrian", "non-dropping-particle" : "", "parse-names" : false, "suffix" : "" }, { "dropping-particle" : "", "family" : "Fain", "given" : "Xavier", "non-dropping-particle" : "", "parse-names" : false, "suffix" : "" }, { "dropping-particle" : "", "family" : "Mitchell", "given" : "Logan", "non-dropping-particle" : "", "parse-names" : false, "suffix" : "" }, { "dropping-particle" : "", "family" : "Bauska", "given" : "Thomas", "non-dropping-particle" : "", "parse-names" : false, "suffix" : "" }, { "dropping-particle" : "", "family" : "Orsi", "given" : "Anais", "non-dropping-particle" : "", "parse-names" : false, "suffix" : "" }, { "dropping-particle" : "", "family" : "Weiss", "given" : "Ray F", "non-dropping-particle" : "", "parse-names" : false, "suffix" : "" }, { "dropping-particle" : "", "family" : "Severinghaus", "given" : "Jeffrey P", "non-dropping-particle" : "", "parse-names" : false, "suffix" : "" } ], "container-title" : "Nature", "id" : "ITEM-1", "issue" : "7668", "issued" : { "date-parts" : [ [ "2017", "8", "24" ] ] }, "page" : "443-446", "publisher" : "Macmillan Publishers Limited, part of Springer Nature. All rights reserved.", "title" : "Minimal geological methane emissions during the Younger Dryas\u2013Preboreal abrupt warming event", "translator" : [ { "dropping-particle" : "", "family" : "L4248", "given" : "", "non-dropping-particle" : "", "parse-names" : false, "suffix" : "" } ], "type" : "article-journal", "volume" : "548" }, "uris" : [ "http://www.mendeley.com/documents/?uuid=69df31fd-64f8-4e11-840a-c5d073cb7b18" ] }, { "id" : "ITEM-2", "itemData" : { "DOI" : "10.1038/s41586-020-1991-8", "ISSN" : "0028-0836", "abstract" : "Atmospheric methane (CH4) is a potent greenhouse gas, and its mole fraction has more than doubled since the preindustrial era1. Fossil fuel extraction and use are among the largest anthropogenic sources of CH4 emissions, but the precise magnitude of these contributions is a subject of debate2,3. Carbon-14 in CH4 (14CH4) can be used to distinguish between fossil (14C-free) CH4 emissions and contemporaneous biogenic sources; however, poorly constrained direct 14CH4 emissions from nuclear reactors have complicated this approach since the middle of the 20th century4,5. Moreover, the partitioning of total fossil CH4 emissions (presently 172 to 195 teragrams CH4 per year)2,3 between anthropogenic and natural geological sources (such as seeps and mud volcanoes) is under debate; emission inventories suggest that the latter account for about 40 to 60 teragrams CH4 per year6,7. Geological emissions were less than 15.4 teragrams CH4 per year at the end of the Pleistocene, about 11,600 years ago8, but that period is an imperfect analogue for present-day emissions owing to the large terrestrial ice sheet cover, lower sea level and extensive permafrost. Here we use preindustrial-era ice core 14CH4 measurements to show that natural geological CH4 emissions to the atmosphere were about 1.6 teragrams CH4 per year, with a maximum of 5.4 teragrams CH4 per year (95 per cent confidence limit)\u2014an order of magnitude lower than the currently used estimates. This result indicates that anthropogenic fossil CH4 emissions are underestimated by about 38 to 58 teragrams CH4 per year, or about 25 to 40 per cent of recent estimates. Our record highlights the human impact on the atmosphere and climate, provides a firm target for inventories of the global CH4 budget, and will help to inform strategies for targeted emission reductions", "author" : [ { "dropping-particle" : "", "family" : "Hmiel", "given" : "Benjamin", "non-dropping-particle" : "", "parse-names" : false, "suffix" : "" }, { "dropping-particle" : "V.", "family" : "Petrenko", "given" : "V.", "non-dropping-particle" : "", "parse-names" : false, "suffix" : "" }, { "dropping-particle" : "", "family" : "Dyonisius", "given" : "M. N.", "non-dropping-particle" : "", "parse-names" : false, "suffix" : "" }, { "dropping-particle" : "", "family" : "Buizert", "given" : "C.", "non-dropping-particle" : "", "parse-names" : false, "suffix" : "" }, { "dropping-particle" : "", "family" : "Smith", "given" : "A. M.", "non-dropping-particle" : "", "parse-names" : false, "suffix" : "" }, { "dropping-particle" : "", "family" : "Place", "given" : "P. F.", "non-dropping-particle" : "", "parse-names" : false, "suffix" : "" }, { "dropping-particle" : "", "family" : "Harth", "given" : "C.", "non-dropping-particle" : "", "parse-names" : false, "suffix" : "" }, { "dropping-particle" : "", "family" : "Beaudette", "given" : "R.", "non-dropping-particle" : "", "parse-names" : false, "suffix" : "" }, { "dropping-particle" : "", "family" : "Hua", "given" : "Q.", "non-dropping-particle" : "", "parse-names" : false, "suffix" : "" }, { "dropping-particle" : "", "family" : "Yang", "given" : "B.", "non-dropping-particle" : "", "parse-names" : false, "suffix" : "" }, { "dropping-particle" : "", "family" : "Vimont", "given" : "I.", "non-dropping-particle" : "", "parse-names" : false, "suffix" : "" }, { "dropping-particle" : "", "family" : "Michel", "given" : "S. E.", "non-dropping-particle" : "", "parse-names" : false, "suffix" : "" }, { "dropping-particle" : "", "family" : "Severinghaus", "given" : "J. P.", "non-dropping-particle" : "", "parse-names" : false, "suffix" : "" }, { "dropping-particle" : "", "family" : "Etheridge", "given" : "D.", "non-dropping-particle" : "", "parse-names" : false, "suffix" : "" }, { "dropping-particle" : "", "family" : "Bromley", "given" : "T.", "non-dropping-particle" : "", "parse-names" : false, "suffix" : "" }, { "dropping-particle" : "", "family" : "Schmitt", "given" : "J.", "non-dropping-particle" : "", "parse-names" : false, "suffix" : "" }, { "dropping-particle" : "", "family" : "Fa\u00efn", "given" : "X.", "non-dropping-particle" : "", "parse-names" : false, "suffix" : "" }, { "dropping-particle" : "", "family" : "Weiss", "given" : "R. F.", "non-dropping-particle" : "", "parse-names" : false, "suffix" : "" }, { "dropping-particle" : "", "family" : "Dlugokencky", "given" : "E.", "non-dropping-particle" : "", "parse-names" : false, "suffix" : "" } ], "container-title" : "Nature", "id" : "ITEM-2", "issue" : "7795", "issued" : { "date-parts" : [ [ "2020", "2", "19" ] ] }, "page" : "409-412", "title" : "Preindustrial 14CH4 indicates greater anthropogenic fossil CH4 emissions", "translator" : [ { "dropping-particle" : "", "family" : "L6745", "given" : "", "non-dropping-particle" : "", "parse-names" : false, "suffix" : "" } ], "type" : "article-journal", "volume" : "578" }, "uris" : [ "http://www.mendeley.com/documents/?uuid=0cc08fef-55a9-49af-aed1-7819adc1f662" ] } ], "mendeley" : { "formattedCitation" : "(Petrenko et al., 2017; Hmiel et al., 2020)", "plainTextFormattedCitation" : "(Petrenko et al., 2017; Hmiel et al., 2020)", "previouslyFormattedCitation" : "(Petrenko et al., 2017; Hmiel et al., 2020)" }, "properties" : { "noteIndex" : 0 }, "schema" : "https://github.com/citation-style-language/schema/raw/master/csl-citation.json" }</w:instrText>
      </w:r>
      <w:r w:rsidRPr="001E7A27">
        <w:rPr>
          <w:lang w:val="en-GB"/>
        </w:rPr>
        <w:fldChar w:fldCharType="separate"/>
      </w:r>
      <w:r w:rsidR="00025FA2" w:rsidRPr="001E7A27">
        <w:rPr>
          <w:noProof/>
          <w:lang w:val="en-GB"/>
        </w:rPr>
        <w:t>(Petrenko et al., 2017; Hmiel et al., 2020)</w:t>
      </w:r>
      <w:r w:rsidRPr="001E7A27">
        <w:rPr>
          <w:lang w:val="en-GB"/>
        </w:rPr>
        <w:fldChar w:fldCharType="end"/>
      </w:r>
      <w:r w:rsidRPr="001E7A27">
        <w:rPr>
          <w:lang w:val="en-GB"/>
        </w:rPr>
        <w:t>. A lower geological CH</w:t>
      </w:r>
      <w:r w:rsidRPr="001E7A27">
        <w:rPr>
          <w:vertAlign w:val="subscript"/>
          <w:lang w:val="en-GB"/>
        </w:rPr>
        <w:t>4</w:t>
      </w:r>
      <w:r w:rsidRPr="001E7A27">
        <w:rPr>
          <w:lang w:val="en-GB"/>
        </w:rPr>
        <w:t xml:space="preserve"> ventilation will reduce the gap between bottom-up estimations and </w:t>
      </w:r>
      <w:ins w:id="2172" w:author="Soapbox" w:date="2021-07-17T07:23:00Z">
        <w:r w:rsidR="00CF2B10" w:rsidRPr="001E7A27">
          <w:rPr>
            <w:lang w:val="en-GB"/>
          </w:rPr>
          <w:t xml:space="preserve">those </w:t>
        </w:r>
      </w:ins>
      <w:del w:id="2173" w:author="Soapbox" w:date="2021-07-17T07:23:00Z">
        <w:r w:rsidRPr="001E7A27" w:rsidDel="00CF2B10">
          <w:rPr>
            <w:lang w:val="en-GB"/>
          </w:rPr>
          <w:delText xml:space="preserve">that are </w:delText>
        </w:r>
      </w:del>
      <w:r w:rsidRPr="001E7A27">
        <w:rPr>
          <w:lang w:val="en-GB"/>
        </w:rPr>
        <w:t>used in top-down models (Table 5.2), but widen the gap in the ratio of fossil</w:t>
      </w:r>
      <w:ins w:id="2174" w:author="Soapbox" w:date="2021-07-20T04:36:00Z">
        <w:r w:rsidR="00B7063D" w:rsidRPr="001E7A27">
          <w:rPr>
            <w:lang w:val="en-GB"/>
          </w:rPr>
          <w:t xml:space="preserve"> </w:t>
        </w:r>
      </w:ins>
      <w:del w:id="2175" w:author="Soapbox" w:date="2021-07-20T04:36:00Z">
        <w:r w:rsidRPr="001E7A27" w:rsidDel="00B7063D">
          <w:rPr>
            <w:lang w:val="en-GB"/>
          </w:rPr>
          <w:delText>-</w:delText>
        </w:r>
      </w:del>
      <w:r w:rsidRPr="001E7A27">
        <w:rPr>
          <w:lang w:val="en-GB"/>
        </w:rPr>
        <w:t>fuel</w:t>
      </w:r>
      <w:ins w:id="2176" w:author="Soapbox" w:date="2021-07-17T07:23:00Z">
        <w:r w:rsidR="00CF2B10" w:rsidRPr="001E7A27">
          <w:rPr>
            <w:lang w:val="en-GB"/>
          </w:rPr>
          <w:t>-</w:t>
        </w:r>
      </w:ins>
      <w:del w:id="2177" w:author="Soapbox" w:date="2021-07-17T07:23:00Z">
        <w:r w:rsidRPr="001E7A27" w:rsidDel="00CF2B10">
          <w:rPr>
            <w:lang w:val="en-GB"/>
          </w:rPr>
          <w:delText xml:space="preserve"> </w:delText>
        </w:r>
      </w:del>
      <w:r w:rsidRPr="001E7A27">
        <w:rPr>
          <w:lang w:val="en-GB"/>
        </w:rPr>
        <w:t xml:space="preserve">derived sources to the biogenic sources for matching the </w:t>
      </w:r>
      <w:r w:rsidRPr="001E7A27">
        <w:rPr>
          <w:lang w:val="en-GB"/>
        </w:rPr>
        <w:sym w:font="Symbol" w:char="F044"/>
      </w:r>
      <w:r w:rsidRPr="001E7A27">
        <w:rPr>
          <w:vertAlign w:val="superscript"/>
          <w:lang w:val="en-GB"/>
        </w:rPr>
        <w:t>14</w:t>
      </w:r>
      <w:r w:rsidRPr="001E7A27">
        <w:rPr>
          <w:lang w:val="en-GB"/>
        </w:rPr>
        <w:t>C-CH</w:t>
      </w:r>
      <w:r w:rsidRPr="001E7A27">
        <w:rPr>
          <w:vertAlign w:val="subscript"/>
          <w:lang w:val="en-GB"/>
        </w:rPr>
        <w:t>4</w:t>
      </w:r>
      <w:r w:rsidRPr="001E7A27">
        <w:rPr>
          <w:lang w:val="en-GB"/>
        </w:rPr>
        <w:t xml:space="preserve"> observations.  </w:t>
      </w:r>
    </w:p>
    <w:p w14:paraId="023FF35D" w14:textId="77777777" w:rsidR="00B11689" w:rsidRPr="001E7A27" w:rsidRDefault="00B11689" w:rsidP="005C7F25">
      <w:pPr>
        <w:pStyle w:val="AR6BodyText"/>
        <w:rPr>
          <w:lang w:val="en-GB"/>
        </w:rPr>
      </w:pPr>
    </w:p>
    <w:p w14:paraId="6A67D9D9" w14:textId="774CDE95" w:rsidR="00B11689" w:rsidRPr="001E7A27" w:rsidRDefault="00B11689" w:rsidP="005C7F25">
      <w:pPr>
        <w:pStyle w:val="AR6BodyText"/>
        <w:rPr>
          <w:lang w:val="en-GB"/>
        </w:rPr>
      </w:pPr>
      <w:r w:rsidRPr="001E7A27">
        <w:rPr>
          <w:lang w:val="en-GB"/>
        </w:rPr>
        <w:t>Inland water (lakes, rivers, streams, ponds, estuaries) emissions are proportionally the largest source of uncertainty in the CH</w:t>
      </w:r>
      <w:r w:rsidRPr="001E7A27">
        <w:rPr>
          <w:vertAlign w:val="subscript"/>
          <w:lang w:val="en-GB"/>
        </w:rPr>
        <w:t>4</w:t>
      </w:r>
      <w:r w:rsidRPr="001E7A27">
        <w:rPr>
          <w:lang w:val="en-GB"/>
        </w:rPr>
        <w:t xml:space="preserve"> budget. Since AR5</w:t>
      </w:r>
      <w:r w:rsidR="00C9634E" w:rsidRPr="001E7A27">
        <w:rPr>
          <w:lang w:val="en-GB"/>
        </w:rPr>
        <w:t xml:space="preserve"> </w:t>
      </w:r>
      <w:r w:rsidR="00C9634E" w:rsidRPr="001E7A27">
        <w:rPr>
          <w:color w:val="000000" w:themeColor="text1"/>
          <w:lang w:val="en-GB" w:eastAsia="zh-CN"/>
        </w:rPr>
        <w:fldChar w:fldCharType="begin" w:fldLock="1"/>
      </w:r>
      <w:r w:rsidR="00747167" w:rsidRPr="001E7A27">
        <w:rPr>
          <w:color w:val="000000" w:themeColor="text1"/>
          <w:lang w:val="en-GB" w:eastAsia="zh-CN"/>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C9634E" w:rsidRPr="001E7A27">
        <w:rPr>
          <w:color w:val="000000" w:themeColor="text1"/>
          <w:lang w:val="en-GB" w:eastAsia="zh-CN"/>
        </w:rPr>
        <w:fldChar w:fldCharType="separate"/>
      </w:r>
      <w:r w:rsidR="00025FA2" w:rsidRPr="001E7A27">
        <w:rPr>
          <w:noProof/>
          <w:color w:val="000000" w:themeColor="text1"/>
          <w:lang w:val="en-GB" w:eastAsia="zh-CN"/>
        </w:rPr>
        <w:t>(Ciais et al., 2013)</w:t>
      </w:r>
      <w:r w:rsidR="00C9634E" w:rsidRPr="001E7A27">
        <w:rPr>
          <w:color w:val="000000" w:themeColor="text1"/>
          <w:lang w:val="en-GB" w:eastAsia="zh-CN"/>
        </w:rPr>
        <w:fldChar w:fldCharType="end"/>
      </w:r>
      <w:r w:rsidRPr="001E7A27">
        <w:rPr>
          <w:lang w:val="en-GB"/>
        </w:rPr>
        <w:t>, the inland water CH</w:t>
      </w:r>
      <w:r w:rsidRPr="001E7A27">
        <w:rPr>
          <w:vertAlign w:val="subscript"/>
          <w:lang w:val="en-GB"/>
        </w:rPr>
        <w:t>4</w:t>
      </w:r>
      <w:r w:rsidRPr="001E7A27">
        <w:rPr>
          <w:lang w:val="en-GB"/>
        </w:rPr>
        <w:t xml:space="preserve"> source has been revised from 8–73 Tg yr</w:t>
      </w:r>
      <w:del w:id="2178" w:author="Ian Blenkinsop" w:date="2021-07-28T16:15:00Z">
        <w:r w:rsidRPr="001E7A27" w:rsidDel="00E4692D">
          <w:rPr>
            <w:vertAlign w:val="superscript"/>
            <w:lang w:val="en-GB"/>
          </w:rPr>
          <w:delText>-</w:delText>
        </w:r>
      </w:del>
      <w:ins w:id="2179"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(1980s) to 117–212 Tg yr</w:t>
      </w:r>
      <w:del w:id="2180" w:author="Ian Blenkinsop" w:date="2021-07-28T16:15:00Z">
        <w:r w:rsidRPr="001E7A27" w:rsidDel="00E4692D">
          <w:rPr>
            <w:vertAlign w:val="superscript"/>
            <w:lang w:val="en-GB"/>
          </w:rPr>
          <w:delText>-</w:delText>
        </w:r>
      </w:del>
      <w:ins w:id="2181"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(2000s) with the availability of more observational data and improved areal estimates </w:t>
      </w:r>
      <w:r w:rsidRPr="001E7A27">
        <w:rPr>
          <w:lang w:val="en-GB"/>
        </w:rPr>
        <w:fldChar w:fldCharType="begin" w:fldLock="1"/>
      </w:r>
      <w:r w:rsidR="00747167" w:rsidRPr="001E7A27">
        <w:rPr>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"10.1126/science.1196808", "ISSN" : "0036-8075", "abstract" : "Inland waters (lakes, reservoirs, streams, and rivers) are often substantial methane (CH4) sources in the terrestrial landscape. They are, however, not yet well integrated in global greenhouse gas (GHG) budgets. Data from 474 freshwater ecosystems and the most recent global water area estimates indicate that freshwaters emit at least 103 teragrams of CH4 year-1, corresponding to 0.65 petagrams of C as carbon dioxide (CO2) equivalents year-1, offsetting 25% of the estimated land carbon sink. Thus, the continental GHG sink may be considerably overestimated, and freshwaters need to be recognized as important in the global carbon cycle.", "author" : [ { "dropping-particle" : "", "family" : "Bastviken", "given" : "David", "non-dropping-particle" : "", "parse-names" : false, "suffix" : "" }, { "dropping-particle" : "", "family" : "Tranvik", "given" : "Lars J", "non-dropping-particle" : "", "parse-names" : false, "suffix" : "" }, { "dropping-particle" : "", "family" : "Downing", "given" : "John A", "non-dropping-particle" : "", "parse-names" : false, "suffix" : "" }, { "dropping-particle" : "", "family" : "Crill", "given" : "Patrick M", "non-dropping-particle" : "", "parse-names" : false, "suffix" : "" }, { "dropping-particle" : "", "family" : "Enrich-Prast", "given" : "Alex", "non-dropping-particle" : "", "parse-names" : false, "suffix" : "" } ], "container-title" : "Science", "id" : "ITEM-2", "issue" : "6013", "issued" : { "date-parts" : [ [ "2011", "1", "7" ] ] }, "page" : "50-50", "publisher" : "American Association for the Advancement of Science", "title" : "Freshwater Methane Emissions Offset the Continental Carbon Sink", "translator" : [ { "dropping-particle" : "", "family" : "L4182", "given" : "", "non-dropping-particle" : "", "parse-names" : false, "suffix" : "" } ], "type" : "article-journal", "volume" : "331" }, "uris" : [ "http://www.mendeley.com/documents/?uuid=ea8c9145-4203-41d3-81ef-068b224a40f4" ] }, { "id" : "ITEM-3", "itemData" : { "DOI" : "10.1093/biosci/biw117", "ISSN" : "0006-3568", "author" : [ { "dropping-particle" : "", "family" : "Deemer", "given" : "Bridget R.", "non-dropping-particle" : "", "parse-names" : false, "suffix" : "" }, { "dropping-particle" : "", "family" : "Harrison", "given" : "John A.", "non-dropping-particle" : "", "parse-names" : false, "suffix" : "" }, { "dropping-particle" : "", "family" : "Li", "given" : "Siyue", "non-dropping-particle" : "", "parse-names" : false, "suffix" : "" }, { "dropping-particle" : "", "family" : "Beaulieu", "given" : "Jake J.", "non-dropping-particle" : "", "parse-names" : false, "suffix" : "" }, { "dropping-particle" : "", "family" : "DelSontro", "given" : "Tonya", "non-dropping-particle" : "", "parse-names" : false, "suffix" : "" }, { "dropping-particle" : "", "family" : "Barros", "given" : "Nathan", "non-dropping-particle" : "", "parse-names" : false, "suffix" : "" }, { "dropping-particle" : "", "family" : "Bezerra-Neto", "given" : "Jos\u00e9 F.", "non-dropping-particle" : "", "parse-names" : false, "suffix" : "" }, { "dropping-particle" : "", "family" : "Powers", "given" : "Stephen M.", "non-dropping-particle" : "", "parse-names" : false, "suffix" : "" }, { "dropping-particle" : "", "family" : "Santos", "given" : "Marco A.", "non-dropping-particle" : "dos", "parse-names" : false, "suffix" : "" }, { "dropping-particle" : "", "family" : "Vonk", "given" : "J. Arie", "non-dropping-particle" : "", "parse-names" : false, "suffix" : "" } ], "container-title" : "BioScience", "id" : "ITEM-3", "issue" : "11", "issued" : { "date-parts" : [ [ "2016", "11", "1" ] ] }, "page" : "949-964", "title" : "Greenhouse Gas Emissions from Reservoir Water Surfaces: A New Global Synthesis", "translator" : [ { "dropping-particle" : "", "family" : "L6097", "given" : "", "non-dropping-particle" : "", "parse-names" : false, "suffix" : "" } ], "type" : "article-journal", "volume" : "66" }, "uris" : [ "http://www.mendeley.com/documents/?uuid=f670d00e-b92b-4d7f-bd3d-4d73f7979462" ] }, { "id" : "ITEM-4", "itemData" : { "DOI" : "10.1002/lol2.10073", "ISSN" : "23782242", "author" : [ { "dropping-particle" : "", "family" : "DelSontro", "given" : "Tonya", "non-dropping-particle" : "", "parse-names" : false, "suffix" : "" }, { "dropping-particle" : "", "family" : "Beaulieu", "given" : "Jake J.", "non-dropping-particle" : "", "parse-names" : false, "suffix" : "" }, { "dropping-particle" : "", "family" : "Downing", "given" : "John A.", "non-dropping-particle" : "", "parse-names" : false, "suffix" : "" } ], "container-title" : "Limnology and Oceanography Letters", "id" : "ITEM-4", "issue" : "3", "issued" : { "date-parts" : [ [ "2018", "6" ] ] }, "page" : "64-75", "title" : "Greenhouse gas emissions from lakes and impoundments: Upscaling in the face of global change", "translator" : [ { "dropping-particle" : "", "family" : "L6900", "given" : "", "non-dropping-particle" : "", "parse-names" : false, "suffix" : "" } ], "type" : "article-journal", "volume" : "3" }, "uris" : [ "http://www.mendeley.com/documents/?uuid=576bfa22-5e61-4f43-ba08-3ab963733859" ] }, { "id" : "ITEM-5", "itemData" : { "DOI" : "10.1890/15-1027", "ISSN" : "00129615", "author" : [ { "dropping-particle" : "", "family" : "Stanley", "given" : "Emily H.", "non-dropping-particle" : "", "parse-names" : false, "suffix" : "" }, { "dropping-particle" : "", "family" : "Casson", "given" : "Nora J.", "non-dropping-particle" : "", "parse-names" : false, "suffix" : "" }, { "dropping-particle" : "", "family" : "Christel", "given" : "Samuel T.", "non-dropping-particle" : "", "parse-names" : false, "suffix" : "" }, { "dropping-particle" : "", "family" : "Crawford", "given" : "John T.", "non-dropping-particle" : "", "parse-names" : false, "suffix" : "" }, { "dropping-particle" : "", "family" : "Loken", "given" : "Luke C.", "non-dropping-particle" : "", "parse-names" : false, "suffix" : "" }, { "dropping-particle" : "", "family" : "Oliver", "given" : "Samantha K.", "non-dropping-particle" : "", "parse-names" : false, "suffix" : "" } ], "container-title" : "Ecological Monographs", "id" : "ITEM-5", "issue" : "2", "issued" : { "date-parts" : [ [ "2016", "5" ] ] }, "page" : "146-171", "title" : "The ecology of methane in streams and rivers: patterns, controls, and global significance", "translator" : [ { "dropping-particle" : "", "family" : "L6899", "given" : "", "non-dropping-particle" : "", "parse-names" : false, "suffix" : "" } ], "type" : "article-journal", "volume" : "86" }, "uris" : [ "http://www.mendeley.com/documents/?uuid=baa7e491-c4d7-4bc6-add2-e6e83f235f56" ] } ], "mendeley" : { "formattedCitation" : "(Bastviken et al., 2011; Deemer et al., 2016; Stanley et al., 2016; DelSontro et al., 2018; Saunois et al., 2020)", "plainTextFormattedCitation" : "(Bastviken et al., 2011; Deemer et al., 2016; Stanley et al., 2016; DelSontro et al., 2018; Saunois et al., 2020)", "previouslyFormattedCitation" : "(Bastviken et al., 2011; Deemer et al., 2016; Stanley et al., 2016; DelSontro et al., 2018; Saunois et al., 2020)" }, "properties" : { "noteIndex" : 0 }, "schema" : "https://github.com/citation-style-language/schema/raw/master/csl-citation.json" }</w:instrText>
      </w:r>
      <w:r w:rsidRPr="001E7A27">
        <w:rPr>
          <w:lang w:val="en-GB"/>
        </w:rPr>
        <w:fldChar w:fldCharType="separate"/>
      </w:r>
      <w:r w:rsidR="00025FA2" w:rsidRPr="001E7A27">
        <w:rPr>
          <w:noProof/>
          <w:lang w:val="en-GB"/>
        </w:rPr>
        <w:t>(Bastviken et al., 2011; Deemer et al., 2016; Stanley et al., 2016; DelSontro et al., 2018; Saunois et al., 2020)</w:t>
      </w:r>
      <w:r w:rsidRPr="001E7A27">
        <w:rPr>
          <w:lang w:val="en-GB"/>
        </w:rPr>
        <w:fldChar w:fldCharType="end"/>
      </w:r>
      <w:r w:rsidRPr="001E7A27">
        <w:rPr>
          <w:lang w:val="en-GB"/>
        </w:rPr>
        <w:t xml:space="preserve">. </w:t>
      </w:r>
      <w:commentRangeStart w:id="2182"/>
      <w:commentRangeStart w:id="2183"/>
      <w:del w:id="2184" w:author="Soapbox" w:date="2021-07-17T07:26:00Z">
        <w:r w:rsidRPr="001E7A27" w:rsidDel="000813E7">
          <w:rPr>
            <w:lang w:val="en-GB"/>
          </w:rPr>
          <w:delText xml:space="preserve">A </w:delText>
        </w:r>
      </w:del>
      <w:ins w:id="2185" w:author="Soapbox" w:date="2021-07-17T07:27:00Z">
        <w:r w:rsidR="000813E7" w:rsidRPr="001E7A27">
          <w:rPr>
            <w:lang w:val="en-GB"/>
          </w:rPr>
          <w:t xml:space="preserve">However, </w:t>
        </w:r>
      </w:ins>
      <w:ins w:id="2186" w:author="Soapbox" w:date="2021-07-17T07:28:00Z">
        <w:r w:rsidR="000813E7" w:rsidRPr="001E7A27">
          <w:rPr>
            <w:lang w:val="en-GB"/>
          </w:rPr>
          <w:t xml:space="preserve">it is difficult to estimate </w:t>
        </w:r>
      </w:ins>
      <w:ins w:id="2187" w:author="Soapbox" w:date="2021-07-17T07:27:00Z">
        <w:r w:rsidR="000813E7" w:rsidRPr="001E7A27">
          <w:rPr>
            <w:lang w:val="en-GB"/>
          </w:rPr>
          <w:t>bottom-up</w:t>
        </w:r>
      </w:ins>
      <w:ins w:id="2188" w:author="Soapbox" w:date="2021-07-17T07:28:00Z">
        <w:r w:rsidR="000813E7" w:rsidRPr="001E7A27">
          <w:rPr>
            <w:lang w:val="en-GB"/>
          </w:rPr>
          <w:t xml:space="preserve"> CH</w:t>
        </w:r>
        <w:r w:rsidR="000813E7" w:rsidRPr="001E7A27">
          <w:rPr>
            <w:vertAlign w:val="subscript"/>
            <w:lang w:val="en-GB"/>
          </w:rPr>
          <w:t>4</w:t>
        </w:r>
        <w:r w:rsidR="000813E7" w:rsidRPr="001E7A27">
          <w:rPr>
            <w:lang w:val="en-GB"/>
          </w:rPr>
          <w:t xml:space="preserve"> emissions, due to the</w:t>
        </w:r>
      </w:ins>
      <w:ins w:id="2189" w:author="Soapbox" w:date="2021-07-17T07:26:00Z">
        <w:r w:rsidR="000813E7" w:rsidRPr="001E7A27">
          <w:rPr>
            <w:lang w:val="en-GB"/>
          </w:rPr>
          <w:t xml:space="preserve"> </w:t>
        </w:r>
      </w:ins>
      <w:r w:rsidRPr="001E7A27">
        <w:rPr>
          <w:lang w:val="en-GB"/>
        </w:rPr>
        <w:t>large spatial and temporal variation in lake and river CH</w:t>
      </w:r>
      <w:r w:rsidRPr="001E7A27">
        <w:rPr>
          <w:vertAlign w:val="subscript"/>
          <w:lang w:val="en-GB"/>
        </w:rPr>
        <w:t>4</w:t>
      </w:r>
      <w:r w:rsidRPr="001E7A27">
        <w:rPr>
          <w:lang w:val="en-GB"/>
        </w:rPr>
        <w:t xml:space="preserve"> fluxes </w:t>
      </w:r>
      <w:r w:rsidRPr="001E7A27">
        <w:rPr>
          <w:lang w:val="en-GB"/>
        </w:rPr>
        <w:fldChar w:fldCharType="begin" w:fldLock="1"/>
      </w:r>
      <w:r w:rsidR="00747167" w:rsidRPr="001E7A27">
        <w:rPr>
          <w:lang w:val="en-GB"/>
        </w:rPr>
        <w:instrText>ADDIN CSL_CITATION { "citationItems" : [ { "id" : "ITEM-1", "itemData" : { "DOI" : "10.1038/srep39729", "ISSN" : "2045-2322", "author" : [ { "dropping-particle" : "", "family" : "Natchimuthu", "given" : "Sivakiruthika", "non-dropping-particle" : "", "parse-names" : false, "suffix" : "" }, { "dropping-particle" : "", "family" : "Wallin", "given" : "Marcus B", "non-dropping-particle" : "", "parse-names" : false, "suffix" : "" }, { "dropping-particle" : "", "family" : "Klemedtsson", "given" : "Leif", "non-dropping-particle" : "", "parse-names" : false, "suffix" : "" }, { "dropping-particle" : "", "family" : "Bastviken", "given" : "David", "non-dropping-particle" : "", "parse-names" : false, "suffix" : "" } ], "container-title" : "Scientific Reports", "id" : "ITEM-1", "issue" : "1", "issued" : { "date-parts" : [ [ "2017", "12", "3" ] ] }, "page" : "39729", "publisher" : "The Author(s)", "title" : "Spatio-temporal patterns of stream methane and carbon dioxide emissions in a hemiboreal catchment in Southwest Sweden", "translator" : [ { "dropping-particle" : "", "family" : "L4013", "given" : "", "non-dropping-particle" : "", "parse-names" : false, "suffix" : "" } ], "type" : "article-journal", "volume" : "7" }, "uris" : [ "http://www.mendeley.com/documents/?uuid=3078d77d-259e-4481-8570-b83bf9e3ab97" ] }, { "id" : "ITEM-2", "itemData" : { "DOI" : "10.1038/ngeo2578", "ISSN" : "1752-0894", "abstract" : "Review Article | Published: 04 January 2016 Climate-sensitive northern lakes and ponds are critical components of methane release Martin Wik, Ruth K. Varner, Katey Walter Anthony, Sally MacIntyre &amp; David Bastviken Nature Geoscience volume 9, pages 99\u2013105 (2016) | Download Citation Abstract Lakes and ponds represent one of the largest natural sources of the greenhouse gas methane. By surface area, almost half of these waters are located in the boreal region and northwards. A synthesis of measurements of methane emissions from 733 lakes and ponds north of \u223c50\u00b0 N, combined with new inventories of inland waters, reveals that emissions from these high latitudes amount to around 16.5 Tg CH4 yr\u22121 (12.4 Tg CH4-C yr\u22121). This estimate \u2014 from lakes and ponds alone \u2014 is equivalent to roughly two-thirds of the inverse model calculation of all natural methane sources in the region. Thermokarst water bodies have received attention for their high emission rates, but we find that post-glacial lakes are a larger regional source due to their larger areal extent. Water body depth, sediment type and ecoclimatic region are also important in explaining variation in methane fluxes. Depending on whether warming and permafrost thaw cause expansion or contraction of lake and pond areal coverage, we estimate that annual water body emissions will increase by 20\u201354% before the end of the century if ice-free seasons are extended by 20 days. We conclude that lakes and ponds are a dominant methane source at high northern latitudes.", "author" : [ { "dropping-particle" : "", "family" : "Wik", "given" : "Martin", "non-dropping-particle" : "", "parse-names" : false, "suffix" : "" }, { "dropping-particle" : "", "family" : "Varner", "given" : "Ruth K", "non-dropping-particle" : "", "parse-names" : false, "suffix" : "" }, { "dropping-particle" : "", "family" : "Anthony", "given" : "Katey Walter", "non-dropping-particle" : "", "parse-names" : false, "suffix" : "" }, { "dropping-particle" : "", "family" : "MacIntyre", "given" : "Sally", "non-dropping-particle" : "", "parse-names" : false, "suffix" : "" }, { "dropping-particle" : "", "family" : "Bastviken", "given" : "David", "non-dropping-particle" : "", "parse-names" : false, "suffix" : "" } ], "container-title" : "Nature Geoscience", "id" : "ITEM-2", "issue" : "2", "issued" : { "date-parts" : [ [ "2016", "2", "4" ] ] }, "page" : "99-105", "publisher" : "Nature Publishing Group, a division of Macmillan Publishers Limited. All Rights Reserved.", "title" : "Climate-sensitive northern lakes and ponds are critical components of methane release", "translator" : [ { "dropping-particle" : "", "family" : "L4011", "given" : "", "non-dropping-particle" : "", "parse-names" : false, "suffix" : "" } ], "type" : "article-journal", "volume" : "9" }, "uris" : [ "http://www.mendeley.com/documents/?uuid=02e9423f-b45a-4900-af9c-0c0cb36d68fe" ] }, { "id" : "ITEM-3", "itemData" : { "DOI" : "10.1002/2016JG003698", "ISSN" : "21698953", "author" : [ { "dropping-particle" : "", "family" : "Crawford", "given" : "John T.", "non-dropping-particle" : "", "parse-names" : false, "suffix" : "" }, { "dropping-particle" : "", "family" : "Loken", "given" : "Luke C.", "non-dropping-particle" : "", "parse-names" : false, "suffix" : "" }, { "dropping-particle" : "", "family" : "West", "given" : "William E.", "non-dropping-particle" : "", "parse-names" : false, "suffix" : "" }, { "dropping-particle" : "", "family" : "Crary", "given" : "Benjamin", "non-dropping-particle" : "", "parse-names" : false, "suffix" : "" }, { "dropping-particle" : "", "family" : "Spawn", "given" : "Seth A.", "non-dropping-particle" : "", "parse-names" : false, "suffix" : "" }, { "dropping-particle" : "", "family" : "Gubbins", "given" : "Nicholas", "non-dropping-particle" : "", "parse-names" : false, "suffix" : "" }, { "dropping-particle" : "", "family" : "Jones", "given" : "Stuart E.", "non-dropping-particle" : "", "parse-names" : false, "suffix" : "" }, { "dropping-particle" : "", "family" : "Striegl", "given" : "Robert G.", "non-dropping-particle" : "", "parse-names" : false, "suffix" : "" }, { "dropping-particle" : "", "family" : "Stanley", "given" : "Emily H.", "non-dropping-particle" : "", "parse-names" : false, "suffix" : "" } ], "container-title" : "Journal of Geophysical Research: Biogeosciences", "id" : "ITEM-3", "issue" : "5", "issued" : { "date-parts" : [ [ "2017", "5" ] ] }, "page" : "1036-1048", "title" : "Spatial heterogeneity of within-stream methane concentrations", "translator" : [ { "dropping-particle" : "", "family" : "L6104", "given" : "", "non-dropping-particle" : "", "parse-names" : false, "suffix" : "" } ], "type" : "article-journal", "volume" : "122" }, "uris" : [ "http://www.mendeley.com/documents/?uuid=f0b24ddd-870f-4219-b624-382c5eac669e" ] } ], "mendeley" : { "formattedCitation" : "(Wik et al., 2016; Crawford et al., 2017; Natchimuthu et al., 2017)", "plainTextFormattedCitation" : "(Wik et al., 2016; Crawford et al., 2017; Natchimuthu et al., 2017)", "previouslyFormattedCitation" : "(Wik et al., 2016; Crawford et al., 2017; Natchimuthu et al., 2017)" }, "properties" : { "noteIndex" : 0 }, "schema" : "https://github.com/citation-style-language/schema/raw/master/csl-citation.json" }</w:instrText>
      </w:r>
      <w:r w:rsidRPr="001E7A27">
        <w:rPr>
          <w:lang w:val="en-GB"/>
        </w:rPr>
        <w:fldChar w:fldCharType="separate"/>
      </w:r>
      <w:r w:rsidR="00025FA2" w:rsidRPr="001E7A27">
        <w:rPr>
          <w:noProof/>
          <w:lang w:val="en-GB"/>
        </w:rPr>
        <w:t>(Wik et al., 2016; Crawford et al., 2017; Natchimuthu et al., 2017)</w:t>
      </w:r>
      <w:r w:rsidRPr="001E7A27">
        <w:rPr>
          <w:lang w:val="en-GB"/>
        </w:rPr>
        <w:fldChar w:fldCharType="end"/>
      </w:r>
      <w:ins w:id="2190" w:author="Soapbox" w:date="2021-07-17T07:30:00Z">
        <w:r w:rsidR="000813E7" w:rsidRPr="001E7A27">
          <w:rPr>
            <w:lang w:val="en-GB"/>
          </w:rPr>
          <w:t>,</w:t>
        </w:r>
      </w:ins>
      <w:r w:rsidRPr="001E7A27">
        <w:rPr>
          <w:lang w:val="en-GB"/>
        </w:rPr>
        <w:t xml:space="preserve"> </w:t>
      </w:r>
      <w:del w:id="2191" w:author="Soapbox" w:date="2021-07-17T07:28:00Z">
        <w:r w:rsidRPr="001E7A27" w:rsidDel="000813E7">
          <w:rPr>
            <w:lang w:val="en-GB"/>
          </w:rPr>
          <w:delText xml:space="preserve">and </w:delText>
        </w:r>
      </w:del>
      <w:r w:rsidRPr="001E7A27">
        <w:rPr>
          <w:lang w:val="en-GB"/>
        </w:rPr>
        <w:t>uncertainties in the</w:t>
      </w:r>
      <w:ins w:id="2192" w:author="Tom Maycock" w:date="2021-09-08T16:37:00Z">
        <w:r w:rsidR="00586EBA">
          <w:rPr>
            <w:lang w:val="en-GB"/>
          </w:rPr>
          <w:t>ir</w:t>
        </w:r>
      </w:ins>
      <w:r w:rsidRPr="001E7A27">
        <w:rPr>
          <w:lang w:val="en-GB"/>
        </w:rPr>
        <w:t xml:space="preserve"> global area </w:t>
      </w:r>
      <w:del w:id="2193" w:author="Tom Maycock" w:date="2021-09-08T16:37:00Z">
        <w:r w:rsidRPr="001E7A27" w:rsidDel="00586EBA">
          <w:rPr>
            <w:lang w:val="en-GB"/>
          </w:rPr>
          <w:delText xml:space="preserve">of them </w:delText>
        </w:r>
      </w:del>
      <w:r w:rsidRPr="001E7A27">
        <w:rPr>
          <w:lang w:val="en-GB"/>
        </w:rPr>
        <w:fldChar w:fldCharType="begin" w:fldLock="1"/>
      </w:r>
      <w:r w:rsidR="00747167" w:rsidRPr="001E7A27">
        <w:rPr>
          <w:lang w:val="en-GB"/>
        </w:rPr>
        <w:instrText>ADDIN CSL_CITATION { "citationItems" : [ { "id" : "ITEM-1", "itemData" : { "DOI" : "10.1126/science.aat0636", "ISSN" : "0036-8075", "abstract" : "The turbulent surfaces of rivers and streams are natural hotspots of biogeochemical exchange with the atmosphere. At the global scale, the total river-atmosphere flux of trace gasses such as CO2 depends on the proportion of Earth{\\textquoteright}s surface that is covered by the fluvial network, yet the total surface area of rivers and streams is poorly constrained. We used a global database of planform river hydromorphology and a statistical approach to show that global river and stream surface area at mean annual discharge is 773,000 {\\textpm} 79,000 km2 (0.58 {\\textpm} 0.06%) of Earth{\\textquoteright}s non-glaciated land surface, an area 44 {\\textpm} 15% larger than previous spatial estimates. We found that rivers and streams likely play a greater role in controlling land-atmosphere fluxes than currently represented in global carbon budgets.", "author" : [ { "dropping-particle" : "", "family" : "Allen", "given" : "George H", "non-dropping-particle" : "", "parse-names" : false, "suffix" : "" }, { "dropping-particle" : "", "family" : "Pavelsky", "given" : "Tamlin M", "non-dropping-particle" : "", "parse-names" : false, "suffix" : "" } ], "container-title" : "Science", "id" : "ITEM-1", "issue" : "6402", "issued" : { "date-parts" : [ [ "2018", "8", "10" ] ] }, "page" : "585-588", "publisher" : "American Association for the Advancement of Science", "title" : "Global extent of rivers and streams", "translator" : [ { "dropping-particle" : "", "family" : "L4012", "given" : "", "non-dropping-particle" : "", "parse-names" : false, "suffix" : "" } ], "type" : "article-journal", "volume" : "361" }, "uris" : [ "http://www.mendeley.com/documents/?uuid=93926930-1164-44b5-9814-057961854fa6" ] } ], "mendeley" : { "formattedCitation" : "(Allen and Pavelsky, 2018)", "plainTextFormattedCitation" : "(Allen and Pavelsky, 2018)", "previouslyFormattedCitation" : "(Allen and Pavelsky, 2018)" }, "properties" : { "noteIndex" : 0 }, "schema" : "https://github.com/citation-style-language/schema/raw/master/csl-citation.json" }</w:instrText>
      </w:r>
      <w:r w:rsidRPr="001E7A27">
        <w:rPr>
          <w:lang w:val="en-GB"/>
        </w:rPr>
        <w:fldChar w:fldCharType="separate"/>
      </w:r>
      <w:r w:rsidR="00025FA2" w:rsidRPr="001E7A27">
        <w:rPr>
          <w:noProof/>
          <w:lang w:val="en-GB"/>
        </w:rPr>
        <w:t>(Allen and Pavelsky, 2018)</w:t>
      </w:r>
      <w:r w:rsidRPr="001E7A27">
        <w:rPr>
          <w:lang w:val="en-GB"/>
        </w:rPr>
        <w:fldChar w:fldCharType="end"/>
      </w:r>
      <w:r w:rsidRPr="001E7A27">
        <w:rPr>
          <w:lang w:val="en-GB"/>
        </w:rPr>
        <w:t xml:space="preserve">, </w:t>
      </w:r>
      <w:del w:id="2194" w:author="Soapbox" w:date="2021-07-17T07:29:00Z">
        <w:r w:rsidRPr="001E7A27" w:rsidDel="000813E7">
          <w:rPr>
            <w:lang w:val="en-GB"/>
          </w:rPr>
          <w:delText>together with</w:delText>
        </w:r>
      </w:del>
      <w:del w:id="2195" w:author="Soapbox" w:date="2021-07-17T07:30:00Z">
        <w:r w:rsidRPr="001E7A27" w:rsidDel="000813E7">
          <w:rPr>
            <w:lang w:val="en-GB"/>
          </w:rPr>
          <w:delText xml:space="preserve"> </w:delText>
        </w:r>
      </w:del>
      <w:r w:rsidRPr="001E7A27">
        <w:rPr>
          <w:lang w:val="en-GB"/>
        </w:rPr>
        <w:t xml:space="preserve">a relatively small number of observations, </w:t>
      </w:r>
      <w:ins w:id="2196" w:author="Soapbox" w:date="2021-07-17T07:30:00Z">
        <w:r w:rsidR="000813E7" w:rsidRPr="001E7A27">
          <w:rPr>
            <w:lang w:val="en-GB"/>
          </w:rPr>
          <w:t>and</w:t>
        </w:r>
      </w:ins>
      <w:ins w:id="2197" w:author="Soapbox" w:date="2021-07-17T07:29:00Z">
        <w:r w:rsidR="000813E7" w:rsidRPr="001E7A27">
          <w:rPr>
            <w:lang w:val="en-GB"/>
          </w:rPr>
          <w:t xml:space="preserve"> </w:t>
        </w:r>
      </w:ins>
      <w:r w:rsidRPr="001E7A27">
        <w:rPr>
          <w:lang w:val="en-GB"/>
        </w:rPr>
        <w:t>varying measurement methods</w:t>
      </w:r>
      <w:ins w:id="2198" w:author="Soapbox" w:date="2021-07-17T07:30:00Z">
        <w:r w:rsidR="000813E7" w:rsidRPr="001E7A27">
          <w:rPr>
            <w:lang w:val="en-GB"/>
          </w:rPr>
          <w:t xml:space="preserve"> </w:t>
        </w:r>
        <w:r w:rsidR="000813E7" w:rsidRPr="001E7A27">
          <w:rPr>
            <w:rFonts w:cs="Times New Roman"/>
            <w:lang w:val="en-GB"/>
          </w:rPr>
          <w:t>–</w:t>
        </w:r>
      </w:ins>
      <w:del w:id="2199" w:author="Soapbox" w:date="2021-07-17T07:30:00Z">
        <w:r w:rsidRPr="001E7A27" w:rsidDel="000813E7">
          <w:rPr>
            <w:lang w:val="en-GB"/>
          </w:rPr>
          <w:delText>,</w:delText>
        </w:r>
      </w:del>
      <w:r w:rsidRPr="001E7A27">
        <w:rPr>
          <w:lang w:val="en-GB"/>
        </w:rPr>
        <w:t xml:space="preserve"> for example</w:t>
      </w:r>
      <w:ins w:id="2200" w:author="Soapbox" w:date="2021-07-17T07:29:00Z">
        <w:r w:rsidR="000813E7" w:rsidRPr="001E7A27">
          <w:rPr>
            <w:lang w:val="en-GB"/>
          </w:rPr>
          <w:t>,</w:t>
        </w:r>
      </w:ins>
      <w:r w:rsidRPr="001E7A27">
        <w:rPr>
          <w:lang w:val="en-GB"/>
        </w:rPr>
        <w:t xml:space="preserve"> those neglecting ebullition, varying upscaling methods</w:t>
      </w:r>
      <w:ins w:id="2201" w:author="Soapbox" w:date="2021-07-17T07:30:00Z">
        <w:r w:rsidR="000813E7" w:rsidRPr="001E7A27">
          <w:rPr>
            <w:lang w:val="en-GB"/>
          </w:rPr>
          <w:t>,</w:t>
        </w:r>
      </w:ins>
      <w:r w:rsidRPr="001E7A27">
        <w:rPr>
          <w:lang w:val="en-GB"/>
        </w:rPr>
        <w:t xml:space="preserve"> and lack of appropriate process</w:t>
      </w:r>
      <w:ins w:id="2202" w:author="Soapbox" w:date="2021-07-17T07:31:00Z">
        <w:r w:rsidR="000813E7" w:rsidRPr="001E7A27">
          <w:rPr>
            <w:lang w:val="en-GB"/>
          </w:rPr>
          <w:t>es</w:t>
        </w:r>
      </w:ins>
      <w:ins w:id="2203" w:author="Soapbox" w:date="2021-07-17T07:29:00Z">
        <w:r w:rsidR="000813E7" w:rsidRPr="001E7A27">
          <w:rPr>
            <w:lang w:val="en-GB"/>
          </w:rPr>
          <w:t xml:space="preserve"> </w:t>
        </w:r>
      </w:ins>
      <w:commentRangeEnd w:id="2182"/>
      <w:ins w:id="2204" w:author="Soapbox" w:date="2021-07-17T07:31:00Z">
        <w:r w:rsidR="000813E7" w:rsidRPr="001E7A27">
          <w:rPr>
            <w:rStyle w:val="CommentReference"/>
            <w:lang w:val="en-GB"/>
          </w:rPr>
          <w:commentReference w:id="2182"/>
        </w:r>
      </w:ins>
      <w:commentRangeEnd w:id="2183"/>
      <w:r w:rsidR="00586EBA">
        <w:rPr>
          <w:rStyle w:val="CommentReference"/>
          <w:lang w:val="en-GB"/>
        </w:rPr>
        <w:commentReference w:id="2183"/>
      </w:r>
      <w:del w:id="2205" w:author="Soapbox" w:date="2021-07-17T07:29:00Z">
        <w:r w:rsidRPr="001E7A27" w:rsidDel="000813E7">
          <w:rPr>
            <w:lang w:val="en-GB"/>
          </w:rPr>
          <w:delText xml:space="preserve"> make the bottom-up CH</w:delText>
        </w:r>
        <w:r w:rsidRPr="001E7A27" w:rsidDel="000813E7">
          <w:rPr>
            <w:vertAlign w:val="subscript"/>
            <w:lang w:val="en-GB"/>
          </w:rPr>
          <w:delText>4</w:delText>
        </w:r>
        <w:r w:rsidRPr="001E7A27" w:rsidDel="000813E7">
          <w:rPr>
            <w:lang w:val="en-GB"/>
          </w:rPr>
          <w:delText xml:space="preserve"> emission estimate uncertain </w:delText>
        </w:r>
      </w:del>
      <w:commentRangeStart w:id="2206"/>
      <w:r w:rsidRPr="001E7A27">
        <w:rPr>
          <w:lang w:val="en-GB"/>
        </w:rPr>
        <w:fldChar w:fldCharType="begin" w:fldLock="1"/>
      </w:r>
      <w:ins w:id="2207" w:author="Robin Matthews" w:date="2021-06-17T16:44:00Z">
        <w:r w:rsidR="008858CF" w:rsidRPr="001E7A27">
          <w:rPr>
            <w:lang w:val="en-GB"/>
          </w:rPr>
          <w:instrText>ADDIN CSL_CITATION { "citationItems" : [ { "id" : "ITEM-1", "itemData" : { "DOI" : "10.1038/s41598-018-36519-5", "ISSN" : "2045-2322", "author" : [ { "dropping-particle" : "", "family" : "Sanches", "given" : "L\u00facia Fernandes", "non-dropping-particle" : "", "parse-names" : false, "suffix" : "" }, { "dropping-particle" : "", "family" : "Guenet", "given" : "Bertrand", "non-dropping-particle" : "", "parse-names" : false, "suffix" : "" }, { "dropping-particle" : "", "family" : "Marinho", "given" : "Claudio Cardoso", "non-dropping-particle" : "", "parse-names" : false, "suffix" : "" }, { "dropping-particle" : "", "family" : "Barros", "given" : "Nathan", "non-dropping-particle" : "", "parse-names" : false, "suffix" : "" }, { "dropping-particle" : "", "family" : "Assis Esteves", "given" : "Francisco", "non-dropping-particle" : "de", "parse-names" : false, "suffix" : "" } ], "container-title" : "Scientific Reports", "id" : "ITEM-1", "issue" : "1", "issued" : { "date-parts" : [ [ "2019", "12", "22" ] ] }, "page" : "255", "title" : "Global regulation of methane emission from natural lakes", "translator" : [ { "dropping-particle" : "", "family" : "L6892", "given" : "", "non-dropping-particle" : "", "parse-names" : false, "suffix" : "" } ], "type" : "article-journal", "volume" : "9" }, "uris" : [ "http://www.mendeley.com/documents/?uuid=afaa042d-0afc-47cf-9ebc-3c5b1629f624" ] }, { "id" : "ITEM-2", "itemData" : { "DOI" : "10.1038/s41558-020-0762-8", "ISSN" : "1758-678X", "author" : [ { "dropping-particle" : "", "family" : "Engram", "given" : "M.", "non-dropping-particle" : "", "parse-names" : false, "suffix" : "" }, { "dropping-particle" : "", "family" : "Walter Anthony", "given" : "K. M.", "non-dropping-particle" : "", "parse-names" : false, "suffix" : "" }, { "dropping-particle" : "", "family" : "Sachs", "given" : "T.", "non-dropping-particle" : "", "parse-names" : false, "suffix" : "" }, { "dropping-particle" : "", "family" : "Kohnert", "given" : "K.", "non-dropping-particle" : "", "parse-names" : false, "suffix" : "" }, { "dropping-particle" : "", "family" : "Serafimovich", "given" : "A.", "non-dropping-particle" : "", "parse-names" : false, "suffix" : "" }, { "dropping-particle" : "", "family" : "Grosse", "given" : "G.", "non-dropping-particle" : "", "parse-names" : false, "suffix" : "" }, { "dropping-particle" : "", "family" : "Meyer", "given" : "F. J.", "non-dropping-particle" : "", "parse-names" : false, "suffix" : "" } ], "container-title" : "Nature Climate Change", "id" : "ITEM-2", "issue" : "6", "issued" : { "date-parts" : [ [ "2020", "6", "11" ] ] }, "page" : "511-517", "title" : "Remote sensing northern lake methane ebullition", "translator" : [ { "dropping-particle" : "", "family" : "L6893", "given" : "", "non-dropping-particle" : "", "parse-names" : false, "suffix" : "" } ], "type" : "article-journal", "volume" : "10" }, "uris" : [ "http://www.mendeley.com/documents/?uuid=83e84768-f312-4211-9990-45eecfc01c08" ] }, { "id" : "ITEM-3", "itemData" : { "DOI" : "10.1038/s41561-020-0571-8", "ISSN" : "1752-0894", "author" : [ { "dropping-particle" : "", "family" : "Zhang", "given" : "Liwei", "non-dropping-particle" : "", "parse-names" : false, "suffix" : "" }, { "dropping-particle" : "", "family" : "Xia", "given" : "Xinghui", "non-dropping-particle" : "", "parse-names" : false, "suffix" : "" }, { "dropping-particle" : "", "family" : "Liu", "given" : "Shaoda", "non-dropping-particle" : "", "parse-names" : false, "suffix" : "" }, { "dropping-particle" : "", "family" : "Zhang", "given" : "Sibo", "non-dropping-particle" : "", "parse-names" : false, "suffix" : "" }, { "dropping-particle" : "", "family" : "Li", "given" : "Siling", "non-dropping-particle" : "", "parse-names" : false, "suffix" : "" }, { "dropping-particle" : "", "family" : "Wang", "given" : "Junfeng", "non-dropping-particle" : "", "parse-names" : false, "suffix" : "" }, { "dropping-particle" : "", "family" : "Wang", "given" : "Gongqin", "non-dropping-particle" : "", "parse-names" : false, "suffix" : "" }, { "dropping-particle" : "", "family" : "Gao", "given" : "Hui", "non-dropping-particle" : "", "parse-names" : false, "suffix" : "" }, { "dropping-particle" : "", "family" : "Zhang", "given" : "Zhenrui", "non-dropping-particle" : "", "parse-names" : false, "suffix" : "" }, { "dropping-particle" : "", "family" : "Wang", "given" : "Qingrui", "non-dropping-particle" : "", "parse-names" : false, "suffix" : "" }, { "dropping-particle" : "", "family" : "Wen", "given" : "Wu", "non-dropping-particle" : "", "parse-names" : false, "suffix" : "" }, { "dropping-particle" : "", "family" : "Liu", "given" : "Ran", "non-dropping-particle" : "", "parse-names" : false, "suffix" : "" }, { "dropping-particle" : "", "family" : "Yang", "given" : "Zhifeng", "non-dropping-particle" : "", "parse-names" : false, "suffix" : "" }, { "dropping-particle" : "", "family" : "Stanley", "given" : "Emily H.", "non-dropping-particle" : "", "parse-names" : false, "suffix" : "" }, { "dropping-particle" : "", "family" : "Raymond", "given" : "Peter A.", "non-dropping-particle" : "", "parse-names" : false, "suffix" : "" } ], "container-title" : "Nature Geoscience", "id" : "ITEM-3", "issue" : "5", "issued" : { "date-parts" : [ [ "2020", "5", "5" ] ] }, "page" : "349-354", "title" : "Significant methane ebullition from alpine permafrost rivers on the East Qinghai\u2013Tibet Plateau", "translator" : [ { "dropping-particle" : "", "family" : "L6895", "given" : "", "non-dropping-particle" : "", "parse-names" : false, "suffix" : "" } ], "type" : "article-journal", "volume" : "13" }, "uris" : [ "http://www.mendeley.com/documents/?uuid=a8165975-82cb-46e0-9a0c-e95c10608a50" ] } ], "mendeley" : { "formattedCitation" : "(Sanches et al., 2019; Engram et al., 2020; Zhang et al., 2020a)", "manualFormatting" : "(Sanches et al., 2019; Engram et al., 2020; L. Zhang et al., 2020)", "plainTextFormattedCitation" : "(Sanches et al., 2019; Engram et al., 2020; Zhang et al., 2020a)", "previouslyFormattedCitation" : "(Sanches et al., 2019; Engram et al., 2020; Zhang et al., 2020a)" }, "properties" : { "noteIndex" : 0 }, "schema" : "https://github.com/citation-style-language/schema/raw/master/csl-citation.json" }</w:instrText>
        </w:r>
      </w:ins>
      <w:del w:id="2208" w:author="Robin Matthews" w:date="2021-06-17T16:44:00Z">
        <w:r w:rsidR="00747167" w:rsidRPr="001E7A27" w:rsidDel="008858CF">
          <w:rPr>
            <w:lang w:val="en-GB"/>
          </w:rPr>
          <w:delInstrText>ADDIN CSL_CITATION { "citationItems" : [ { "id" : "ITEM-1", "itemData" : { "DOI" : "10.1038/s41598-018-36519-5", "ISSN" : "2045-2322", "author" : [ { "dropping-particle" : "", "family" : "Sanches", "given" : "L\u00facia Fernandes", "non-dropping-particle" : "", "parse-names" : false, "suffix" : "" }, { "dropping-particle" : "", "family" : "Guenet", "given" : "Bertrand", "non-dropping-particle" : "", "parse-names" : false, "suffix" : "" }, { "dropping-particle" : "", "family" : "Marinho", "given" : "Claudio Cardoso", "non-dropping-particle" : "", "parse-names" : false, "suffix" : "" }, { "dropping-particle" : "", "family" : "Barros", "given" : "Nathan", "non-dropping-particle" : "", "parse-names" : false, "suffix" : "" }, { "dropping-particle" : "", "family" : "Assis Esteves", "given" : "Francisco", "non-dropping-particle" : "de", "parse-names" : false, "suffix" : "" } ], "container-title" : "Scientific Reports", "id" : "ITEM-1", "issue" : "1", "issued" : { "date-parts" : [ [ "2019", "12", "22" ] ] }, "page" : "255", "title" : "Global regulation of methane emission from natural lakes", "translator" : [ { "dropping-particle" : "", "family" : "L6892", "given" : "", "non-dropping-particle" : "", "parse-names" : false, "suffix" : "" } ], "type" : "article-journal", "volume" : "9" }, "uris" : [ "http://www.mendeley.com/documents/?uuid=afaa042d-0afc-47cf-9ebc-3c5b1629f624" ] }, { "id" : "ITEM-2", "itemData" : { "DOI" : "10.1038/s41558-020-0762-8", "ISSN" : "1758-678X", "author" : [ { "dropping-particle" : "", "family" : "Engram", "given" : "M.", "non-dropping-particle" : "", "parse-names" : false, "suffix" : "" }, { "dropping-particle" : "", "family" : "Walter Anthony", "given" : "K. M.", "non-dropping-particle" : "", "parse-names" : false, "suffix" : "" }, { "dropping-particle" : "", "family" : "Sachs", "given" : "T.", "non-dropping-particle" : "", "parse-names" : false, "suffix" : "" }, { "dropping-particle" : "", "family" : "Kohnert", "given" : "K.", "non-dropping-particle" : "", "parse-names" : false, "suffix" : "" }, { "dropping-particle" : "", "family" : "Serafimovich", "given" : "A.", "non-dropping-particle" : "", "parse-names" : false, "suffix" : "" }, { "dropping-particle" : "", "family" : "Grosse", "given" : "G.", "non-dropping-particle" : "", "parse-names" : false, "suffix" : "" }, { "dropping-particle" : "", "family" : "Meyer", "given" : "F. J.", "non-dropping-particle" : "", "parse-names" : false, "suffix" : "" } ], "container-title" : "Nature Climate Change", "id" : "ITEM-2", "issue" : "6", "issued" : { "date-parts" : [ [ "2020", "6", "11" ] ] }, "page" : "511-517", "title" : "Remote sensing northern lake methane ebullition", "translator" : [ { "dropping-particle" : "", "family" : "L6893", "given" : "", "non-dropping-particle" : "", "parse-names" : false, "suffix" : "" } ], "type" : "article-journal", "volume" : "10" }, "uris" : [ "http://www.mendeley.com/documents/?uuid=83e84768-f312-4211-9990-45eecfc01c08" ] }, { "id" : "ITEM-3", "itemData" : { "DOI" : "10.1038/s41561-020-0571-8", "ISSN" : "1752-0894", "author" : [ { "dropping-particle" : "", "family" : "Zhang", "given" : "Liwei", "non-dropping-particle" : "", "parse-names" : false, "suffix" : "" }, { "dropping-particle" : "", "family" : "Xia", "given" : "Xinghui", "non-dropping-particle" : "", "parse-names" : false, "suffix" : "" }, { "dropping-particle" : "", "family" : "Liu", "given" : "Shaoda", "non-dropping-particle" : "", "parse-names" : false, "suffix" : "" }, { "dropping-particle" : "", "family" : "Zhang", "given" : "Sibo", "non-dropping-particle" : "", "parse-names" : false, "suffix" : "" }, { "dropping-particle" : "", "family" : "Li", "given" : "Siling", "non-dropping-particle" : "", "parse-names" : false, "suffix" : "" }, { "dropping-particle" : "", "family" : "Wang", "given" : "Junfeng", "non-dropping-particle" : "", "parse-names" : false, "suffix" : "" }, { "dropping-particle" : "", "family" : "Wang", "given" : "Gongqin", "non-dropping-particle" : "", "parse-names" : false, "suffix" : "" }, { "dropping-particle" : "", "family" : "Gao", "given" : "Hui", "non-dropping-particle" : "", "parse-names" : false, "suffix" : "" }, { "dropping-particle" : "", "family" : "Zhang", "given" : "Zhenrui", "non-dropping-particle" : "", "parse-names" : false, "suffix" : "" }, { "dropping-particle" : "", "family" : "Wang", "given" : "Qingrui", "non-dropping-particle" : "", "parse-names" : false, "suffix" : "" }, { "dropping-particle" : "", "family" : "Wen", "given" : "Wu", "non-dropping-particle" : "", "parse-names" : false, "suffix" : "" }, { "dropping-particle" : "", "family" : "Liu", "given" : "Ran", "non-dropping-particle" : "", "parse-names" : false, "suffix" : "" }, { "dropping-particle" : "", "family" : "Yang", "given" : "Zhifeng", "non-dropping-particle" : "", "parse-names" : false, "suffix" : "" }, { "dropping-particle" : "", "family" : "Stanley", "given" : "Emily H.", "non-dropping-particle" : "", "parse-names" : false, "suffix" : "" }, { "dropping-particle" : "", "family" : "Raymond", "given" : "Peter A.", "non-dropping-particle" : "", "parse-names" : false, "suffix" : "" } ], "container-title" : "Nature Geoscience", "id" : "ITEM-3", "issue" : "5", "issued" : { "date-parts" : [ [ "2020", "5", "5" ] ] }, "page" : "349-354", "title" : "Significant methane ebullition from alpine permafrost rivers on the East Qinghai\u2013Tibet Plateau", "translator" : [ { "dropping-particle" : "", "family" : "L6895", "given" : "", "non-dropping-particle" : "", "parse-names" : false, "suffix" : "" } ], "type" : "article-journal", "volume" : "13" }, "uris" : [ "http://www.mendeley.com/documents/?uuid=a8165975-82cb-46e0-9a0c-e95c10608a50" ] } ], "mendeley" : { "formattedCitation" : "(Sanches et al., 2019; Engram et al., 2020; Zhang et al., 2020a)", "plainTextFormattedCitation" : "(Sanches et al., 2019; Engram et al., 2020; Zhang et al., 2020a)", "previouslyFormattedCitation" : "(Sanches et al., 2019; Engram et al., 2020; Zhang et al., 2020a)" }, "properties" : { "noteIndex" : 0 }, "schema" : "https://github.com/citation-style-language/schema/raw/master/csl-citation.json" }</w:delInstrText>
        </w:r>
      </w:del>
      <w:r w:rsidRPr="001E7A27">
        <w:rPr>
          <w:lang w:val="en-GB"/>
        </w:rPr>
        <w:fldChar w:fldCharType="separate"/>
      </w:r>
      <w:r w:rsidR="00025FA2" w:rsidRPr="001E7A27">
        <w:rPr>
          <w:noProof/>
          <w:lang w:val="en-GB"/>
        </w:rPr>
        <w:t xml:space="preserve">(Sanches et al., 2019; Engram et al., 2020; </w:t>
      </w:r>
      <w:ins w:id="2209" w:author="Robin Matthews" w:date="2021-06-17T16:44:00Z">
        <w:r w:rsidR="008858CF" w:rsidRPr="001E7A27">
          <w:rPr>
            <w:noProof/>
            <w:lang w:val="en-GB"/>
          </w:rPr>
          <w:t xml:space="preserve">L. </w:t>
        </w:r>
      </w:ins>
      <w:r w:rsidR="00025FA2" w:rsidRPr="001E7A27">
        <w:rPr>
          <w:noProof/>
          <w:lang w:val="en-GB"/>
        </w:rPr>
        <w:t>Zhang et al., 2020</w:t>
      </w:r>
      <w:del w:id="2210" w:author="Robin Matthews" w:date="2021-06-17T16:44:00Z">
        <w:r w:rsidR="00025FA2" w:rsidRPr="001E7A27" w:rsidDel="008858CF">
          <w:rPr>
            <w:noProof/>
            <w:lang w:val="en-GB"/>
          </w:rPr>
          <w:delText>a</w:delText>
        </w:r>
      </w:del>
      <w:r w:rsidR="00025FA2" w:rsidRPr="001E7A27">
        <w:rPr>
          <w:noProof/>
          <w:lang w:val="en-GB"/>
        </w:rPr>
        <w:t>)</w:t>
      </w:r>
      <w:r w:rsidRPr="001E7A27">
        <w:rPr>
          <w:lang w:val="en-GB"/>
        </w:rPr>
        <w:fldChar w:fldCharType="end"/>
      </w:r>
      <w:commentRangeEnd w:id="2206"/>
      <w:r w:rsidR="00025FA2" w:rsidRPr="001E7A27">
        <w:rPr>
          <w:rStyle w:val="CommentReference"/>
          <w:lang w:val="en-GB"/>
        </w:rPr>
        <w:commentReference w:id="2206"/>
      </w:r>
      <w:r w:rsidRPr="001E7A27">
        <w:rPr>
          <w:lang w:val="en-GB"/>
        </w:rPr>
        <w:t xml:space="preserve">. Accordingly, there is no clear accounting of inland waters in top-down budgets, which is the main reason for the large gap in bottom-up and top-down estimates of </w:t>
      </w:r>
      <w:ins w:id="2211" w:author="Ian Blenkinsop" w:date="2021-07-28T13:31:00Z">
        <w:r w:rsidR="002419D2" w:rsidRPr="001E7A27">
          <w:rPr>
            <w:lang w:val="en-GB"/>
          </w:rPr>
          <w:t>‘</w:t>
        </w:r>
      </w:ins>
      <w:del w:id="2212" w:author="Soapbox" w:date="2021-07-17T07:31:00Z">
        <w:r w:rsidRPr="001E7A27" w:rsidDel="00F90284">
          <w:rPr>
            <w:lang w:val="en-GB"/>
          </w:rPr>
          <w:delText>“</w:delText>
        </w:r>
      </w:del>
      <w:r w:rsidRPr="001E7A27">
        <w:rPr>
          <w:lang w:val="en-GB"/>
        </w:rPr>
        <w:t>other sources</w:t>
      </w:r>
      <w:ins w:id="2213" w:author="Ian Blenkinsop" w:date="2021-07-28T13:31:00Z">
        <w:r w:rsidR="002419D2" w:rsidRPr="001E7A27">
          <w:rPr>
            <w:lang w:val="en-GB"/>
          </w:rPr>
          <w:t>’</w:t>
        </w:r>
      </w:ins>
      <w:del w:id="2214" w:author="Soapbox" w:date="2021-07-17T07:31:00Z">
        <w:r w:rsidRPr="001E7A27" w:rsidDel="00F90284">
          <w:rPr>
            <w:lang w:val="en-GB"/>
          </w:rPr>
          <w:delText>”</w:delText>
        </w:r>
      </w:del>
      <w:r w:rsidRPr="001E7A27">
        <w:rPr>
          <w:lang w:val="en-GB"/>
        </w:rPr>
        <w:t xml:space="preserve"> in the CH</w:t>
      </w:r>
      <w:r w:rsidRPr="001E7A27">
        <w:rPr>
          <w:vertAlign w:val="subscript"/>
          <w:lang w:val="en-GB"/>
        </w:rPr>
        <w:t>4</w:t>
      </w:r>
      <w:r w:rsidRPr="001E7A27">
        <w:rPr>
          <w:lang w:val="en-GB"/>
        </w:rPr>
        <w:t xml:space="preserve"> budget (Table 5.2). Despite recent progress in separating wetlands from inland waters, there is double-counting in the bottom-up estimates of their emissions </w:t>
      </w:r>
      <w:commentRangeStart w:id="2215"/>
      <w:r w:rsidRPr="001E7A27">
        <w:rPr>
          <w:lang w:val="en-GB"/>
        </w:rPr>
        <w:fldChar w:fldCharType="begin" w:fldLock="1"/>
      </w:r>
      <w:ins w:id="2216" w:author="Robin Matthews" w:date="2021-06-17T16:45:00Z">
        <w:r w:rsidR="008858CF" w:rsidRPr="001E7A27">
          <w:rPr>
            <w:lang w:val="en-GB"/>
          </w:rPr>
          <w:instrText>ADDIN CSL_CITATION { "citationItems" : [ { "id" : "ITEM-1", "itemData" : { "DOI" : "10.1002/2016GL071772", "ISBN" : "0094-8276", "ISSN" : "00948276", "abstract" : "Abstract Quantification of the present and future contribution to atmospheric methane (CH4) from lakes, wetlands, fluvial systems, and, potentially, coastal waters remains an important unfinished task for balancing the global CH4 budget. Discriminating between these sources is crucial, especially across climate-sensitive Arctic and subarctic landscapes and waters. Yet basic underlying uncertainties remain, in such areas as total wetland area and definitions of wetlands, which can lead to conflation of wetlands and small ponds in regional studies. We discuss how in situ sampling choices, remote sensing limitations, and isotopic signature overlaps can lead to unintentional double-counting of CH4 emissions and propose that this double-counting can explain a pan-Arctic bottom-up estimate from published sources, 59.7 Tg yr\u22121 (range 36.9\u201389.4 Tg yr\u22121) greatly exceeding the most recent top-down inverse modeled estimate of the pan-Arctic CH4 budget (23 \u00b1 5 Tg yr\u22121).", "author" : [ { "dropping-particle" : "", "family" : "Thornton", "given" : "Brett F.", "non-dropping-particle" : "", "parse-names" : false, "suffix" : "" }, { "dropping-particle" : "", "family" : "Wik", "given" : "Martin", "non-dropping-particle" : "", "parse-names" : false, "suffix" : "" }, { "dropping-particle" : "", "family" : "Crill", "given" : "Patrick M.", "non-dropping-particle" : "", "parse-names" : false, "suffix" : "" } ], "container-title" : "Geophysical Research Letters", "id" : "ITEM-1", "issue" : "24", "issued" : { "date-parts" : [ [ "2016", "12", "28" ] ] }, "page" : "12,569-12,577", "title" : "Double-counting challenges the accuracy of high-latitude methane inventories", "translator" : [ { "dropping-particle" : "", "family" : "L7214", "given" : "", "non-dropping-particle" : "", "parse-names" : false, "suffix" : "" } ], "type" : "article-journal", "volume" : "43" }, "uris" : [ "http://www.mendeley.com/documents/?uuid=8bee95a4-de33-4d2b-ab9c-1c5e673914cc" ] } ], "mendeley" : { "formattedCitation" : "(Thornton et al., 2016b)", "manualFormatting" : "(Thornton et al., 2016a)", "plainTextFormattedCitation" : "(Thornton et al., 2016b)", "previouslyFormattedCitation" : "(Thornton et al., 2016b)" }, "properties" : { "noteIndex" : 0 }, "schema" : "https://github.com/citation-style-language/schema/raw/master/csl-citation.json" }</w:instrText>
        </w:r>
      </w:ins>
      <w:del w:id="2217" w:author="Robin Matthews" w:date="2021-06-17T16:45:00Z">
        <w:r w:rsidR="00747167" w:rsidRPr="001E7A27" w:rsidDel="008858CF">
          <w:rPr>
            <w:lang w:val="en-GB"/>
          </w:rPr>
          <w:delInstrText>ADDIN CSL_CITATION { "citationItems" : [ { "id" : "ITEM-1", "itemData" : { "DOI" : "10.1002/2016GL071772", "ISBN" : "0094-8276", "ISSN" : "00948276", "abstract" : "Abstract Quantification of the present and future contribution to atmospheric methane (CH4) from lakes, wetlands, fluvial systems, and, potentially, coastal waters remains an important unfinished task for balancing the global CH4 budget. Discriminating between these sources is crucial, especially across climate-sensitive Arctic and subarctic landscapes and waters. Yet basic underlying uncertainties remain, in such areas as total wetland area and definitions of wetlands, which can lead to conflation of wetlands and small ponds in regional studies. We discuss how in situ sampling choices, remote sensing limitations, and isotopic signature overlaps can lead to unintentional double-counting of CH4 emissions and propose that this double-counting can explain a pan-Arctic bottom-up estimate from published sources, 59.7 Tg yr\u22121 (range 36.9\u201389.4 Tg yr\u22121) greatly exceeding the most recent top-down inverse modeled estimate of the pan-Arctic CH4 budget (23 \u00b1 5 Tg yr\u22121).", "author" : [ { "dropping-particle" : "", "family" : "Thornton", "given" : "Brett F.", "non-dropping-particle" : "", "parse-names" : false, "suffix" : "" }, { "dropping-particle" : "", "family" : "Wik", "given" : "Martin", "non-dropping-particle" : "", "parse-names" : false, "suffix" : "" }, { "dropping-particle" : "", "family" : "Crill", "given" : "Patrick M.", "non-dropping-particle" : "", "parse-names" : false, "suffix" : "" } ], "container-title" : "Geophysical Research Letters", "id" : "ITEM-1", "issue" : "24", "issued" : { "date-parts" : [ [ "2016", "12", "28" ] ] }, "page" : "12,569-12,577", "title" : "Double-counting challenges the accuracy of high-latitude methane inventories", "translator" : [ { "dropping-particle" : "", "family" : "L7214", "given" : "", "non-dropping-particle" : "", "parse-names" : false, "suffix" : "" } ], "type" : "article-journal", "volume" : "43" }, "uris" : [ "http://www.mendeley.com/documents/?uuid=8bee95a4-de33-4d2b-ab9c-1c5e673914cc" ] } ], "mendeley" : { "formattedCitation" : "(Thornton et al., 2016b)", "manualFormatting" : "(Thornton et al., 2016)", "plainTextFormattedCitation" : "(Thornton et al., 2016b)", "previouslyFormattedCitation" : "(Thornton et al., 2016b)" }, "properties" : { "noteIndex" : 0 }, "schema" : "https://github.com/citation-style-language/schema/raw/master/csl-citation.json" }</w:delInstrText>
        </w:r>
      </w:del>
      <w:r w:rsidRPr="001E7A27">
        <w:rPr>
          <w:lang w:val="en-GB"/>
        </w:rPr>
        <w:fldChar w:fldCharType="separate"/>
      </w:r>
      <w:r w:rsidR="00025FA2" w:rsidRPr="001E7A27">
        <w:rPr>
          <w:noProof/>
          <w:lang w:val="en-GB"/>
        </w:rPr>
        <w:t>(Thornton et al., 2016</w:t>
      </w:r>
      <w:ins w:id="2218" w:author="Robin Matthews" w:date="2021-06-17T16:45:00Z">
        <w:r w:rsidR="008858CF" w:rsidRPr="001E7A27">
          <w:rPr>
            <w:noProof/>
            <w:lang w:val="en-GB"/>
          </w:rPr>
          <w:t>a</w:t>
        </w:r>
      </w:ins>
      <w:r w:rsidR="00025FA2" w:rsidRPr="001E7A27">
        <w:rPr>
          <w:noProof/>
          <w:lang w:val="en-GB"/>
        </w:rPr>
        <w:t>)</w:t>
      </w:r>
      <w:r w:rsidRPr="001E7A27">
        <w:rPr>
          <w:lang w:val="en-GB"/>
        </w:rPr>
        <w:fldChar w:fldCharType="end"/>
      </w:r>
      <w:commentRangeEnd w:id="2215"/>
      <w:r w:rsidR="00025FA2" w:rsidRPr="001E7A27">
        <w:rPr>
          <w:rStyle w:val="CommentReference"/>
          <w:lang w:val="en-GB"/>
        </w:rPr>
        <w:commentReference w:id="2215"/>
      </w:r>
      <w:r w:rsidRPr="001E7A27">
        <w:rPr>
          <w:lang w:val="en-GB"/>
        </w:rPr>
        <w:t xml:space="preserve">. Although there is evidence that </w:t>
      </w:r>
      <w:r w:rsidR="009706D7" w:rsidRPr="001E7A27">
        <w:rPr>
          <w:lang w:val="en-GB"/>
        </w:rPr>
        <w:t>regional</w:t>
      </w:r>
      <w:r w:rsidR="00E274BE" w:rsidRPr="001E7A27">
        <w:rPr>
          <w:lang w:val="en-GB"/>
        </w:rPr>
        <w:t xml:space="preserve"> </w:t>
      </w:r>
      <w:r w:rsidRPr="001E7A27">
        <w:rPr>
          <w:lang w:val="en-GB"/>
        </w:rPr>
        <w:t xml:space="preserve">human </w:t>
      </w:r>
      <w:r w:rsidR="004275BC" w:rsidRPr="001E7A27">
        <w:rPr>
          <w:lang w:val="en-GB"/>
        </w:rPr>
        <w:t xml:space="preserve">activities </w:t>
      </w:r>
      <w:r w:rsidRPr="001E7A27">
        <w:rPr>
          <w:lang w:val="en-GB"/>
        </w:rPr>
        <w:t xml:space="preserve">and </w:t>
      </w:r>
      <w:commentRangeStart w:id="2219"/>
      <w:r w:rsidRPr="001E7A27">
        <w:rPr>
          <w:lang w:val="en-GB"/>
        </w:rPr>
        <w:t xml:space="preserve">warming </w:t>
      </w:r>
      <w:commentRangeEnd w:id="2219"/>
      <w:r w:rsidR="00F90284" w:rsidRPr="001E7A27">
        <w:rPr>
          <w:rStyle w:val="CommentReference"/>
          <w:lang w:val="en-GB"/>
        </w:rPr>
        <w:commentReference w:id="2219"/>
      </w:r>
      <w:del w:id="2220" w:author="Soapbox" w:date="2021-07-17T07:32:00Z">
        <w:r w:rsidRPr="001E7A27" w:rsidDel="00F90284">
          <w:rPr>
            <w:lang w:val="en-GB"/>
          </w:rPr>
          <w:delText xml:space="preserve">both </w:delText>
        </w:r>
      </w:del>
      <w:r w:rsidRPr="001E7A27">
        <w:rPr>
          <w:lang w:val="en-GB"/>
        </w:rPr>
        <w:t>increase inland water CH</w:t>
      </w:r>
      <w:r w:rsidRPr="001E7A27">
        <w:rPr>
          <w:vertAlign w:val="subscript"/>
          <w:lang w:val="en-GB"/>
        </w:rPr>
        <w:t>4</w:t>
      </w:r>
      <w:r w:rsidRPr="001E7A27">
        <w:rPr>
          <w:lang w:val="en-GB"/>
        </w:rPr>
        <w:t xml:space="preserve"> emissions </w:t>
      </w:r>
      <w:r w:rsidRPr="001E7A27">
        <w:rPr>
          <w:lang w:val="en-GB"/>
        </w:rPr>
        <w:fldChar w:fldCharType="begin" w:fldLock="1"/>
      </w:r>
      <w:r w:rsidR="00747167" w:rsidRPr="001E7A27">
        <w:rPr>
          <w:lang w:val="en-GB"/>
        </w:rPr>
        <w:instrText>ADDIN CSL_CITATION { "citationItems" : [ { "id" : "ITEM-1", "itemData" : { "DOI" : "10.1038/s41467-019-09100-5", "ISSN" : "2041-1723", "author" : [ { "dropping-particle" : "", "family" : "Beaulieu", "given" : "Jake J.", "non-dropping-particle" : "", "parse-names" : false, "suffix" : "" }, { "dropping-particle" : "", "family" : "DelSontro", "given" : "Tonya", "non-dropping-particle" : "", "parse-names" : false, "suffix" : "" }, { "dropping-particle" : "", "family" : "Downing", "given" : "John A.", "non-dropping-particle" : "", "parse-names" : false, "suffix" : "" } ], "container-title" : "Nature Communications", "id" : "ITEM-1", "issue" : "1", "issued" : { "date-parts" : [ [ "2019", "12", "26" ] ] }, "page" : "1375", "title" : "Eutrophication will increase methane emissions from lakes and impoundments during the 21st century", "translator" : [ { "dropping-particle" : "", "family" : "L6105", "given" : "", "non-dropping-particle" : "", "parse-names" : false, "suffix" : "" } ], "type" : "article-journal", "volume" : "10" }, "uris" : [ "http://www.mendeley.com/documents/?uuid=11cd9555-a875-4a1e-bc9d-00a9d08c190d", "http://www.mendeley.com/documents/?uuid=9d3a6ccd-2a77-411b-a55f-a266dbcddb5c" ] } ], "mendeley" : { "formattedCitation" : "(Beaulieu et al., 2019)", "plainTextFormattedCitation" : "(Beaulieu et al., 2019)", "previouslyFormattedCitation" : "(Beaulieu et al., 2019)" }, "properties" : { "noteIndex" : 0 }, "schema" : "https://github.com/citation-style-language/schema/raw/master/csl-citation.json" }</w:instrText>
      </w:r>
      <w:r w:rsidRPr="001E7A27">
        <w:rPr>
          <w:lang w:val="en-GB"/>
        </w:rPr>
        <w:fldChar w:fldCharType="separate"/>
      </w:r>
      <w:r w:rsidR="00025FA2" w:rsidRPr="001E7A27">
        <w:rPr>
          <w:noProof/>
          <w:lang w:val="en-GB"/>
        </w:rPr>
        <w:t>(Beaulieu et al., 2019)</w:t>
      </w:r>
      <w:r w:rsidRPr="001E7A27">
        <w:rPr>
          <w:lang w:val="en-GB"/>
        </w:rPr>
        <w:fldChar w:fldCharType="end"/>
      </w:r>
      <w:r w:rsidRPr="001E7A27">
        <w:rPr>
          <w:lang w:val="en-GB"/>
        </w:rPr>
        <w:t>, the increase in the decadal emissions since AR5</w:t>
      </w:r>
      <w:r w:rsidR="00C9634E" w:rsidRPr="001E7A27">
        <w:rPr>
          <w:lang w:val="en-GB"/>
        </w:rPr>
        <w:t xml:space="preserve"> </w:t>
      </w:r>
      <w:r w:rsidR="00C9634E" w:rsidRPr="001E7A27">
        <w:rPr>
          <w:color w:val="000000" w:themeColor="text1"/>
          <w:lang w:val="en-GB" w:eastAsia="zh-CN"/>
        </w:rPr>
        <w:fldChar w:fldCharType="begin" w:fldLock="1"/>
      </w:r>
      <w:r w:rsidR="00747167" w:rsidRPr="001E7A27">
        <w:rPr>
          <w:color w:val="000000" w:themeColor="text1"/>
          <w:lang w:val="en-GB" w:eastAsia="zh-CN"/>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C9634E" w:rsidRPr="001E7A27">
        <w:rPr>
          <w:color w:val="000000" w:themeColor="text1"/>
          <w:lang w:val="en-GB" w:eastAsia="zh-CN"/>
        </w:rPr>
        <w:fldChar w:fldCharType="separate"/>
      </w:r>
      <w:r w:rsidR="00025FA2" w:rsidRPr="001E7A27">
        <w:rPr>
          <w:noProof/>
          <w:color w:val="000000" w:themeColor="text1"/>
          <w:lang w:val="en-GB" w:eastAsia="zh-CN"/>
        </w:rPr>
        <w:t>(Ciais et al., 2013)</w:t>
      </w:r>
      <w:r w:rsidR="00C9634E" w:rsidRPr="001E7A27">
        <w:rPr>
          <w:color w:val="000000" w:themeColor="text1"/>
          <w:lang w:val="en-GB" w:eastAsia="zh-CN"/>
        </w:rPr>
        <w:fldChar w:fldCharType="end"/>
      </w:r>
      <w:r w:rsidRPr="001E7A27">
        <w:rPr>
          <w:lang w:val="en-GB"/>
        </w:rPr>
        <w:t xml:space="preserve"> rather reflect improvements in the estimate (</w:t>
      </w:r>
      <w:r w:rsidRPr="001E7A27">
        <w:rPr>
          <w:i/>
          <w:lang w:val="en-GB"/>
        </w:rPr>
        <w:t>medium confidence)</w:t>
      </w:r>
      <w:r w:rsidRPr="001E7A27">
        <w:rPr>
          <w:lang w:val="en-GB"/>
        </w:rPr>
        <w:t xml:space="preserve">, due to updates in the datasets and new upscaling approaches </w:t>
      </w:r>
      <w:r w:rsidRPr="001E7A27">
        <w:rPr>
          <w:lang w:val="en-GB"/>
        </w:rPr>
        <w:fldChar w:fldCharType="begin" w:fldLock="1"/>
      </w:r>
      <w:r w:rsidR="00747167" w:rsidRPr="001E7A27">
        <w:rPr>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"mendeley" : { "formattedCitation" : "(Saunois et al., 2020)", "plainTextFormattedCitation" : "(Saunois et al., 2020)", "previouslyFormattedCitation" : "(Saunois et al., 2020)" }, "properties" : { "noteIndex" : 0 }, "schema" : "https://github.com/citation-style-language/schema/raw/master/csl-citation.json" }</w:instrText>
      </w:r>
      <w:r w:rsidRPr="001E7A27">
        <w:rPr>
          <w:lang w:val="en-GB"/>
        </w:rPr>
        <w:fldChar w:fldCharType="separate"/>
      </w:r>
      <w:r w:rsidR="00025FA2" w:rsidRPr="001E7A27">
        <w:rPr>
          <w:noProof/>
          <w:lang w:val="en-GB"/>
        </w:rPr>
        <w:t>(Saunois et al., 2020)</w:t>
      </w:r>
      <w:r w:rsidRPr="001E7A27">
        <w:rPr>
          <w:lang w:val="en-GB"/>
        </w:rPr>
        <w:fldChar w:fldCharType="end"/>
      </w:r>
      <w:r w:rsidRPr="001E7A27">
        <w:rPr>
          <w:lang w:val="en-GB"/>
        </w:rPr>
        <w:t xml:space="preserve">. </w:t>
      </w:r>
    </w:p>
    <w:p w14:paraId="5A1F736D" w14:textId="77777777" w:rsidR="00B11689" w:rsidRPr="001E7A27" w:rsidRDefault="00B11689" w:rsidP="005C7F25">
      <w:pPr>
        <w:pStyle w:val="AR6BodyText"/>
        <w:rPr>
          <w:rFonts w:eastAsiaTheme="majorEastAsia"/>
          <w:lang w:val="en-GB"/>
        </w:rPr>
      </w:pPr>
    </w:p>
    <w:p w14:paraId="45EA687D" w14:textId="77777777" w:rsidR="002F5491" w:rsidRPr="001E7A27" w:rsidRDefault="002F5491" w:rsidP="005C7F25">
      <w:pPr>
        <w:pStyle w:val="AR6BodyText"/>
        <w:rPr>
          <w:rFonts w:eastAsiaTheme="majorEastAsia"/>
          <w:lang w:val="en-GB"/>
        </w:rPr>
      </w:pPr>
    </w:p>
    <w:p w14:paraId="039C02CE" w14:textId="02088069" w:rsidR="00B11689" w:rsidRPr="001E7A27" w:rsidRDefault="002419D2" w:rsidP="0098460A">
      <w:pPr>
        <w:pStyle w:val="AR6Chap5Level35111"/>
        <w:rPr>
          <w:lang w:val="en-GB"/>
        </w:rPr>
      </w:pPr>
      <w:bookmarkStart w:id="2221" w:name="_Toc5716916"/>
      <w:bookmarkStart w:id="2222" w:name="_Toc33564253"/>
      <w:bookmarkStart w:id="2223" w:name="_Toc70535665"/>
      <w:ins w:id="2224" w:author="Ian Blenkinsop" w:date="2021-07-28T13:32:00Z">
        <w:r w:rsidRPr="001E7A27">
          <w:rPr>
            <w:lang w:val="en-GB"/>
          </w:rPr>
          <w:t>Methane (</w:t>
        </w:r>
      </w:ins>
      <w:r w:rsidR="00B11689" w:rsidRPr="001E7A27">
        <w:rPr>
          <w:lang w:val="en-GB"/>
        </w:rPr>
        <w:t>CH</w:t>
      </w:r>
      <w:r w:rsidR="00B11689" w:rsidRPr="001E7A27">
        <w:rPr>
          <w:vertAlign w:val="subscript"/>
          <w:lang w:val="en-GB"/>
        </w:rPr>
        <w:t>4</w:t>
      </w:r>
      <w:del w:id="2225" w:author="Ian Blenkinsop" w:date="2021-07-28T13:32:00Z">
        <w:r w:rsidR="00B11689" w:rsidRPr="001E7A27" w:rsidDel="002419D2">
          <w:rPr>
            <w:lang w:val="en-GB"/>
          </w:rPr>
          <w:delText xml:space="preserve"> </w:delText>
        </w:r>
      </w:del>
      <w:ins w:id="2226" w:author="Ian Blenkinsop" w:date="2021-07-28T13:32:00Z">
        <w:r w:rsidRPr="001E7A27">
          <w:rPr>
            <w:lang w:val="en-GB"/>
          </w:rPr>
          <w:t xml:space="preserve">) </w:t>
        </w:r>
      </w:ins>
      <w:r w:rsidR="003760AB" w:rsidRPr="001E7A27">
        <w:rPr>
          <w:lang w:val="en-GB"/>
        </w:rPr>
        <w:t>B</w:t>
      </w:r>
      <w:r w:rsidR="00B11689" w:rsidRPr="001E7A27">
        <w:rPr>
          <w:lang w:val="en-GB"/>
        </w:rPr>
        <w:t>udget</w:t>
      </w:r>
      <w:bookmarkEnd w:id="2221"/>
      <w:bookmarkEnd w:id="2222"/>
      <w:bookmarkEnd w:id="2223"/>
    </w:p>
    <w:p w14:paraId="13244306" w14:textId="77777777" w:rsidR="00B11689" w:rsidRPr="001E7A27" w:rsidRDefault="00B11689" w:rsidP="005C7F25">
      <w:pPr>
        <w:pStyle w:val="AR6BodyText"/>
        <w:rPr>
          <w:noProof/>
          <w:color w:val="000000" w:themeColor="text1"/>
          <w:lang w:val="en-GB"/>
        </w:rPr>
      </w:pPr>
    </w:p>
    <w:p w14:paraId="712BFAC5" w14:textId="3A2BBDC0" w:rsidR="00B11689" w:rsidRPr="001E7A27" w:rsidRDefault="00B11689" w:rsidP="005C7F25">
      <w:pPr>
        <w:pStyle w:val="AR6BodyText"/>
        <w:rPr>
          <w:lang w:val="en-GB"/>
        </w:rPr>
      </w:pPr>
      <w:r w:rsidRPr="001E7A27">
        <w:rPr>
          <w:lang w:val="en-GB"/>
        </w:rPr>
        <w:t xml:space="preserve">A summary of top-down and bottom-up </w:t>
      </w:r>
      <w:del w:id="2227" w:author="Soapbox" w:date="2021-07-17T07:33:00Z">
        <w:r w:rsidRPr="001E7A27" w:rsidDel="004857FC">
          <w:rPr>
            <w:lang w:val="en-GB"/>
          </w:rPr>
          <w:delText xml:space="preserve">estimations </w:delText>
        </w:r>
      </w:del>
      <w:ins w:id="2228" w:author="Soapbox" w:date="2021-07-17T07:33:00Z">
        <w:r w:rsidR="004857FC" w:rsidRPr="001E7A27">
          <w:rPr>
            <w:lang w:val="en-GB"/>
          </w:rPr>
          <w:t xml:space="preserve">estimates </w:t>
        </w:r>
      </w:ins>
      <w:r w:rsidRPr="001E7A27">
        <w:rPr>
          <w:lang w:val="en-GB"/>
        </w:rPr>
        <w:t>of CH</w:t>
      </w:r>
      <w:r w:rsidRPr="001E7A27">
        <w:rPr>
          <w:vertAlign w:val="subscript"/>
          <w:lang w:val="en-GB"/>
        </w:rPr>
        <w:t>4</w:t>
      </w:r>
      <w:r w:rsidRPr="001E7A27">
        <w:rPr>
          <w:lang w:val="en-GB"/>
        </w:rPr>
        <w:t xml:space="preserve"> emissions and sinks for the period 2008–2017 is presented in Figure 5.1</w:t>
      </w:r>
      <w:r w:rsidR="007C6078" w:rsidRPr="001E7A27">
        <w:rPr>
          <w:lang w:val="en-GB"/>
        </w:rPr>
        <w:t>4</w:t>
      </w:r>
      <w:r w:rsidRPr="001E7A27">
        <w:rPr>
          <w:lang w:val="en-GB"/>
        </w:rPr>
        <w:t xml:space="preserve"> (details in Table 5.2 and the associated text for the emissions). In addition to 483-682 Tg yr</w:t>
      </w:r>
      <w:del w:id="2229" w:author="Ian Blenkinsop" w:date="2021-07-28T16:15:00Z">
        <w:r w:rsidRPr="001E7A27" w:rsidDel="00E4692D">
          <w:rPr>
            <w:vertAlign w:val="superscript"/>
            <w:lang w:val="en-GB"/>
          </w:rPr>
          <w:delText>-</w:delText>
        </w:r>
      </w:del>
      <w:ins w:id="2230"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loss of CH</w:t>
      </w:r>
      <w:r w:rsidRPr="001E7A27">
        <w:rPr>
          <w:vertAlign w:val="subscript"/>
          <w:lang w:val="en-GB"/>
        </w:rPr>
        <w:t>4</w:t>
      </w:r>
      <w:r w:rsidRPr="001E7A27">
        <w:rPr>
          <w:lang w:val="en-GB"/>
        </w:rPr>
        <w:t xml:space="preserve"> in the troposphere by reaction with OH, </w:t>
      </w:r>
      <w:r w:rsidR="00B65814" w:rsidRPr="001E7A27">
        <w:rPr>
          <w:lang w:val="en-GB"/>
        </w:rPr>
        <w:t>1</w:t>
      </w:r>
      <w:r w:rsidRPr="001E7A27">
        <w:rPr>
          <w:lang w:val="en-GB"/>
        </w:rPr>
        <w:t>–</w:t>
      </w:r>
      <w:r w:rsidR="00B65814" w:rsidRPr="001E7A27">
        <w:rPr>
          <w:lang w:val="en-GB"/>
        </w:rPr>
        <w:t>35</w:t>
      </w:r>
      <w:r w:rsidRPr="001E7A27">
        <w:rPr>
          <w:lang w:val="en-GB"/>
        </w:rPr>
        <w:t xml:space="preserve"> Tg yr</w:t>
      </w:r>
      <w:del w:id="2231" w:author="Ian Blenkinsop" w:date="2021-07-28T16:15:00Z">
        <w:r w:rsidRPr="001E7A27" w:rsidDel="00E4692D">
          <w:rPr>
            <w:vertAlign w:val="superscript"/>
            <w:lang w:val="en-GB"/>
          </w:rPr>
          <w:delText>-</w:delText>
        </w:r>
      </w:del>
      <w:ins w:id="2232"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of CH</w:t>
      </w:r>
      <w:r w:rsidRPr="001E7A27">
        <w:rPr>
          <w:vertAlign w:val="subscript"/>
          <w:lang w:val="en-GB"/>
        </w:rPr>
        <w:t>4</w:t>
      </w:r>
      <w:r w:rsidRPr="001E7A27">
        <w:rPr>
          <w:lang w:val="en-GB"/>
        </w:rPr>
        <w:t xml:space="preserve"> loss is estimated to occur in the lower troposphere due to Cl but are not included in the top-down models as shown in Table 5.2 </w:t>
      </w:r>
      <w:commentRangeStart w:id="2233"/>
      <w:r w:rsidRPr="001E7A27">
        <w:rPr>
          <w:lang w:val="en-GB"/>
        </w:rPr>
        <w:fldChar w:fldCharType="begin" w:fldLock="1"/>
      </w:r>
      <w:ins w:id="2234" w:author="Robin Matthews" w:date="2021-06-17T16:45:00Z">
        <w:r w:rsidR="008858CF" w:rsidRPr="001E7A27">
          <w:rPr>
            <w:lang w:val="en-GB"/>
          </w:rPr>
          <w:instrText>ADDIN CSL_CITATION { "citationItems" : [ { "id" : "ITEM-1", "itemData" : { "DOI" : "10.1002/2016JD025756", "ISSN" : "2169897X", "author" : [ { "dropping-particle" : "", "family" : "Hossaini", "given" : "Ryan", "non-dropping-particle" : "", "parse-names" : false, "suffix" : "" }, { "dropping-particle" : "", "family" : "Chipperfield", "given" : "Martyn P.", "non-dropping-particle" : "", "parse-names" : false, "suffix" : "" }, { "dropping-particle" : "", "family" : "Saiz-Lopez", "given" : "Alfonso", "non-dropping-particle" : "", "parse-names" : false, "suffix" : "" }, { "dropping-particle" : "", "family" : "Fernandez", "given" : "Rafael", "non-dropping-particle" : "", "parse-names" : false, "suffix" : "" }, { "dropping-particle" : "", "family" : "Monks", "given" : "Sarah", "non-dropping-particle" : "", "parse-names" : false, "suffix" : "" }, { "dropping-particle" : "", "family" : "Feng", "given" : "Wuhu", "non-dropping-particle" : "", "parse-names" : false, "suffix" : "" }, { "dropping-particle" : "", "family" : "Brauer", "given" : "Peter", "non-dropping-particle" : "", "parse-names" : false, "suffix" : "" }, { "dropping-particle" : "", "family" : "Glasow", "given" : "Roland", "non-dropping-particle" : "von", "parse-names" : false, "suffix" : "" } ], "container-title" : "Journal of Geophysical Research: Atmospheres", "id" : "ITEM-1", "issue" : "23", "issued" : { "date-parts" : [ [ "2016", "12", "16" ] ] }, "page" : "14,271-14,297", "title" : "A global model of tropospheric chlorine chemistry: Organic versus inorganic sources and impact on methane oxidation", "translator" : [ { "dropping-particle" : "", "family" : "L6748", "given" : "", "non-dropping-particle" : "", "parse-names" : false, "suffix" : "" } ], "type" : "article-journal", "volume" : "121" }, "uris" : [ "http://www.mendeley.com/documents/?uuid=a65a834c-6f8d-4864-a5cd-538ad566a4ef" ] }, { "id" : "ITEM-2", "itemData" : { "DOI" : "10.5194/acp-18-9831-2018", "ISSN" : "1680-7324", "author" : [ { "dropping-particle" : "", "family" : "Gromov", "given" : "Sergey", "non-dropping-particle" : "", "parse-names" : false, "suffix" : "" }, { "dropping-particle" : "", "family" : "Brenninkmeijer", "given" : "Carl A. M.", "non-dropping-particle" : "", "parse-names" : false, "suffix" : "" }, { "dropping-particle" : "", "family" : "J\u00f6ckel", "given" : "Patrick", "non-dropping-particle" : "", "parse-names" : false, "suffix" : "" } ], "container-title" : "Atmospheric Chemistry and Physics", "id" : "ITEM-2", "issue" : "13", "issued" : { "date-parts" : [ [ "2018", "7", "12" ] ] }, "page" : "9831-9843", "title" : "A very limited role of tropospheric chlorine as a sink of the greenhouse gas methane", "translator" : [ { "dropping-particle" : "", "family" : "L6747", "given" : "", "non-dropping-particle" : "", "parse-names" : false, "suffix" : "" } ], "type" : "article-journal", "volume" : "18" }, "uris" : [ "http://www.mendeley.com/documents/?uuid=96e45ff2-cede-4413-a360-a9e4879695cd" ] }, { "id" : "ITEM-3", "itemData" : { "DOI" : "10.5194/acp-19-3981-2019", "ISSN" : "1680-7324", "author" : [ { "dropping-particle" : "", "family" : "Wang", "given" : "Xuan", "non-dropping-particle" : "", "parse-names" : false, "suffix" : "" }, { "dropping-particle" : "", "family" : "Jacob", "given" : "Daniel J.", "non-dropping-particle" : "", "parse-names" : false, "suffix" : "" }, { "dropping-particle" : "", "family" : "Eastham", "given" : "Sebastian D.", "non-dropping-particle" : "", "parse-names" : false, "suffix" : "" }, { "dropping-particle" : "", "family" : "Sulprizio", "given" : "Melissa P.", "non-dropping-particle" : "", "parse-names" : false, "suffix" : "" }, { "dropping-particle" : "", "family" : "Zhu", "given" : "Lei", "non-dropping-particle" : "", "parse-names" : false, "suffix" : "" }, { "dropping-particle" : "", "family" : "Chen", "given" : "Qianjie", "non-dropping-particle" : "", "parse-names" : false, "suffix" : "" }, { "dropping-particle" : "", "family" : "Alexander", "given" : "Becky", "non-dropping-particle" : "", "parse-names" : false, "suffix" : "" }, { "dropping-particle" : "", "family" : "Sherwen", "given" : "Tom\u00e1s", "non-dropping-particle" : "", "parse-names" : false, "suffix" : "" }, { "dropping-particle" : "", "family" : "Evans", "given" : "Mathew J.", "non-dropping-particle" : "", "parse-names" : false, "suffix" : "" }, { "dropping-particle" : "", "family" : "Lee", "given" : "Ben H.", "non-dropping-particle" : "", "parse-names" : false, "suffix" : "" }, { "dropping-particle" : "", "family" : "Haskins", "given" : "Jessica D.", "non-dropping-particle" : "", "parse-names" : false, "suffix" : "" }, { "dropping-particle" : "", "family" : "Lopez-Hilfiker", "given" : "Felipe D.", "non-dropping-particle" : "", "parse-names" : false, "suffix" : "" }, { "dropping-particle" : "", "family" : "Thornton", "given" : "Joel A.", "non-dropping-particle" : "", "parse-names" : false, "suffix" : "" }, { "dropping-particle" : "", "family" : "Huey", "given" : "Gregory L.", "non-dropping-particle" : "", "parse-names" : false, "suffix" : "" }, { "dropping-particle" : "", "family" : "Liao", "given" : "Hong", "non-dropping-particle" : "", "parse-names" : false, "suffix" : "" } ], "container-title" : "Atmospheric Chemistry and Physics", "id" : "ITEM-3", "issue" : "6", "issued" : { "date-parts" : [ [ "2019", "3", "29" ] ] }, "page" : "3981-4003", "title" : "The role of chlorine in global tropospheric chemistry", "translator" : [ { "dropping-particle" : "", "family" : "L6746", "given" : "", "non-dropping-particle" : "", "parse-names" : false, "suffix" : "" } ], "type" : "article-journal", "volume" : "19" }, "uris" : [ "http://www.mendeley.com/documents/?uuid=058fdc23-a33d-4c20-94d8-22250027c05b" ] } ], "mendeley" : { "formattedCitation" : "(Hossaini et al., 2016; Gromov et al., 2018; Wang et al., 2019b)", "manualFormatting" : "(Hossaini et al., 2016; Gromov et al., 2018; X. Wang et al., 2019)", "plainTextFormattedCitation" : "(Hossaini et al., 2016; Gromov et al., 2018; Wang et al., 2019b)", "previouslyFormattedCitation" : "(Hossaini et al., 2016; Gromov et al., 2018; Wang et al., 2019b)" }, "properties" : { "noteIndex" : 0 }, "schema" : "https://github.com/citation-style-language/schema/raw/master/csl-citation.json" }</w:instrText>
        </w:r>
      </w:ins>
      <w:del w:id="2235" w:author="Robin Matthews" w:date="2021-06-17T16:45:00Z">
        <w:r w:rsidR="00747167" w:rsidRPr="001E7A27" w:rsidDel="008858CF">
          <w:rPr>
            <w:lang w:val="en-GB"/>
          </w:rPr>
          <w:delInstrText>ADDIN CSL_CITATION { "citationItems" : [ { "id" : "ITEM-1", "itemData" : { "DOI" : "10.1002/2016JD025756", "ISSN" : "2169897X", "author" : [ { "dropping-particle" : "", "family" : "Hossaini", "given" : "Ryan", "non-dropping-particle" : "", "parse-names" : false, "suffix" : "" }, { "dropping-particle" : "", "family" : "Chipperfield", "given" : "Martyn P.", "non-dropping-particle" : "", "parse-names" : false, "suffix" : "" }, { "dropping-particle" : "", "family" : "Saiz-Lopez", "given" : "Alfonso", "non-dropping-particle" : "", "parse-names" : false, "suffix" : "" }, { "dropping-particle" : "", "family" : "Fernandez", "given" : "Rafael", "non-dropping-particle" : "", "parse-names" : false, "suffix" : "" }, { "dropping-particle" : "", "family" : "Monks", "given" : "Sarah", "non-dropping-particle" : "", "parse-names" : false, "suffix" : "" }, { "dropping-particle" : "", "family" : "Feng", "given" : "Wuhu", "non-dropping-particle" : "", "parse-names" : false, "suffix" : "" }, { "dropping-particle" : "", "family" : "Brauer", "given" : "Peter", "non-dropping-particle" : "", "parse-names" : false, "suffix" : "" }, { "dropping-particle" : "", "family" : "Glasow", "given" : "Roland", "non-dropping-particle" : "von", "parse-names" : false, "suffix" : "" } ], "container-title" : "Journal of Geophysical Research: Atmospheres", "id" : "ITEM-1", "issue" : "23", "issued" : { "date-parts" : [ [ "2016", "12", "16" ] ] }, "page" : "14,271-14,297", "title" : "A global model of tropospheric chlorine chemistry: Organic versus inorganic sources and impact on methane oxidation", "translator" : [ { "dropping-particle" : "", "family" : "L6748", "given" : "", "non-dropping-particle" : "", "parse-names" : false, "suffix" : "" } ], "type" : "article-journal", "volume" : "121" }, "uris" : [ "http://www.mendeley.com/documents/?uuid=a65a834c-6f8d-4864-a5cd-538ad566a4ef" ] }, { "id" : "ITEM-2", "itemData" : { "DOI" : "10.5194/acp-18-9831-2018", "ISSN" : "1680-7324", "author" : [ { "dropping-particle" : "", "family" : "Gromov", "given" : "Sergey", "non-dropping-particle" : "", "parse-names" : false, "suffix" : "" }, { "dropping-particle" : "", "family" : "Brenninkmeijer", "given" : "Carl A. M.", "non-dropping-particle" : "", "parse-names" : false, "suffix" : "" }, { "dropping-particle" : "", "family" : "J\u00f6ckel", "given" : "Patrick", "non-dropping-particle" : "", "parse-names" : false, "suffix" : "" } ], "container-title" : "Atmospheric Chemistry and Physics", "id" : "ITEM-2", "issue" : "13", "issued" : { "date-parts" : [ [ "2018", "7", "12" ] ] }, "page" : "9831-9843", "title" : "A very limited role of tropospheric chlorine as a sink of the greenhouse gas methane", "translator" : [ { "dropping-particle" : "", "family" : "L6747", "given" : "", "non-dropping-particle" : "", "parse-names" : false, "suffix" : "" } ], "type" : "article-journal", "volume" : "18" }, "uris" : [ "http://www.mendeley.com/documents/?uuid=96e45ff2-cede-4413-a360-a9e4879695cd" ] }, { "id" : "ITEM-3", "itemData" : { "DOI" : "10.5194/acp-19-3981-2019", "ISSN" : "1680-7324", "author" : [ { "dropping-particle" : "", "family" : "Wang", "given" : "Xuan", "non-dropping-particle" : "", "parse-names" : false, "suffix" : "" }, { "dropping-particle" : "", "family" : "Jacob", "given" : "Daniel J.", "non-dropping-particle" : "", "parse-names" : false, "suffix" : "" }, { "dropping-particle" : "", "family" : "Eastham", "given" : "Sebastian D.", "non-dropping-particle" : "", "parse-names" : false, "suffix" : "" }, { "dropping-particle" : "", "family" : "Sulprizio", "given" : "Melissa P.", "non-dropping-particle" : "", "parse-names" : false, "suffix" : "" }, { "dropping-particle" : "", "family" : "Zhu", "given" : "Lei", "non-dropping-particle" : "", "parse-names" : false, "suffix" : "" }, { "dropping-particle" : "", "family" : "Chen", "given" : "Qianjie", "non-dropping-particle" : "", "parse-names" : false, "suffix" : "" }, { "dropping-particle" : "", "family" : "Alexander", "given" : "Becky", "non-dropping-particle" : "", "parse-names" : false, "suffix" : "" }, { "dropping-particle" : "", "family" : "Sherwen", "given" : "Tom\u00e1s", "non-dropping-particle" : "", "parse-names" : false, "suffix" : "" }, { "dropping-particle" : "", "family" : "Evans", "given" : "Mathew J.", "non-dropping-particle" : "", "parse-names" : false, "suffix" : "" }, { "dropping-particle" : "", "family" : "Lee", "given" : "Ben H.", "non-dropping-particle" : "", "parse-names" : false, "suffix" : "" }, { "dropping-particle" : "", "family" : "Haskins", "given" : "Jessica D.", "non-dropping-particle" : "", "parse-names" : false, "suffix" : "" }, { "dropping-particle" : "", "family" : "Lopez-Hilfiker", "given" : "Felipe D.", "non-dropping-particle" : "", "parse-names" : false, "suffix" : "" }, { "dropping-particle" : "", "family" : "Thornton", "given" : "Joel A.", "non-dropping-particle" : "", "parse-names" : false, "suffix" : "" }, { "dropping-particle" : "", "family" : "Huey", "given" : "Gregory L.", "non-dropping-particle" : "", "parse-names" : false, "suffix" : "" }, { "dropping-particle" : "", "family" : "Liao", "given" : "Hong", "non-dropping-particle" : "", "parse-names" : false, "suffix" : "" } ], "container-title" : "Atmospheric Chemistry and Physics", "id" : "ITEM-3", "issue" : "6", "issued" : { "date-parts" : [ [ "2019", "3", "29" ] ] }, "page" : "3981-4003", "title" : "The role of chlorine in global tropospheric chemistry", "translator" : [ { "dropping-particle" : "", "family" : "L6746", "given" : "", "non-dropping-particle" : "", "parse-names" : false, "suffix" : "" } ], "type" : "article-journal", "volume" : "19" }, "uris" : [ "http://www.mendeley.com/documents/?uuid=058fdc23-a33d-4c20-94d8-22250027c05b" ] } ], "mendeley" : { "formattedCitation" : "(Hossaini et al., 2016; Gromov et al., 2018; Wang et al., 2019b)", "plainTextFormattedCitation" : "(Hossaini et al., 2016; Gromov et al., 2018; Wang et al., 2019b)", "previouslyFormattedCitation" : "(Hossaini et al., 2016; Gromov et al., 2018; Wang et al., 2019b)" }, "properties" : { "noteIndex" : 0 }, "schema" : "https://github.com/citation-style-language/schema/raw/master/csl-citation.json" }</w:delInstrText>
        </w:r>
      </w:del>
      <w:r w:rsidRPr="001E7A27">
        <w:rPr>
          <w:lang w:val="en-GB"/>
        </w:rPr>
        <w:fldChar w:fldCharType="separate"/>
      </w:r>
      <w:r w:rsidR="00025FA2" w:rsidRPr="001E7A27">
        <w:rPr>
          <w:noProof/>
          <w:lang w:val="en-GB"/>
        </w:rPr>
        <w:t xml:space="preserve">(Hossaini et al., 2016; Gromov et al., 2018; </w:t>
      </w:r>
      <w:ins w:id="2236" w:author="Robin Matthews" w:date="2021-06-17T16:45:00Z">
        <w:r w:rsidR="008858CF" w:rsidRPr="001E7A27">
          <w:rPr>
            <w:noProof/>
            <w:lang w:val="en-GB"/>
          </w:rPr>
          <w:t xml:space="preserve">X. </w:t>
        </w:r>
      </w:ins>
      <w:r w:rsidR="00025FA2" w:rsidRPr="001E7A27">
        <w:rPr>
          <w:noProof/>
          <w:lang w:val="en-GB"/>
        </w:rPr>
        <w:t>Wang et al., 2019</w:t>
      </w:r>
      <w:del w:id="2237" w:author="Robin Matthews" w:date="2021-06-17T16:45:00Z">
        <w:r w:rsidR="00025FA2" w:rsidRPr="001E7A27" w:rsidDel="008858CF">
          <w:rPr>
            <w:noProof/>
            <w:lang w:val="en-GB"/>
          </w:rPr>
          <w:delText>b</w:delText>
        </w:r>
      </w:del>
      <w:r w:rsidR="00025FA2" w:rsidRPr="001E7A27">
        <w:rPr>
          <w:noProof/>
          <w:lang w:val="en-GB"/>
        </w:rPr>
        <w:t>)</w:t>
      </w:r>
      <w:r w:rsidRPr="001E7A27">
        <w:rPr>
          <w:lang w:val="en-GB"/>
        </w:rPr>
        <w:fldChar w:fldCharType="end"/>
      </w:r>
      <w:commentRangeEnd w:id="2233"/>
      <w:r w:rsidR="00025FA2" w:rsidRPr="001E7A27">
        <w:rPr>
          <w:rStyle w:val="CommentReference"/>
          <w:lang w:val="en-GB"/>
        </w:rPr>
        <w:commentReference w:id="2233"/>
      </w:r>
      <w:r w:rsidRPr="001E7A27">
        <w:rPr>
          <w:lang w:val="en-GB"/>
        </w:rPr>
        <w:t>. The decadal mean CH</w:t>
      </w:r>
      <w:r w:rsidRPr="001E7A27">
        <w:rPr>
          <w:vertAlign w:val="subscript"/>
          <w:lang w:val="en-GB"/>
        </w:rPr>
        <w:t>4</w:t>
      </w:r>
      <w:r w:rsidRPr="001E7A27">
        <w:rPr>
          <w:lang w:val="en-GB"/>
        </w:rPr>
        <w:t xml:space="preserve"> burden/imbalance </w:t>
      </w:r>
      <w:del w:id="2238" w:author="Soapbox" w:date="2021-07-17T07:34:00Z">
        <w:r w:rsidRPr="001E7A27" w:rsidDel="004857FC">
          <w:rPr>
            <w:lang w:val="en-GB"/>
          </w:rPr>
          <w:delText xml:space="preserve">have </w:delText>
        </w:r>
      </w:del>
      <w:r w:rsidRPr="001E7A27">
        <w:rPr>
          <w:lang w:val="en-GB"/>
        </w:rPr>
        <w:t xml:space="preserve">increased at the rate of 30, 12, </w:t>
      </w:r>
      <w:r w:rsidR="00B65814" w:rsidRPr="001E7A27">
        <w:rPr>
          <w:lang w:val="en-GB"/>
        </w:rPr>
        <w:t>7</w:t>
      </w:r>
      <w:r w:rsidRPr="001E7A27">
        <w:rPr>
          <w:lang w:val="en-GB"/>
        </w:rPr>
        <w:t xml:space="preserve"> and </w:t>
      </w:r>
      <w:r w:rsidR="00B65814" w:rsidRPr="001E7A27">
        <w:rPr>
          <w:lang w:val="en-GB"/>
        </w:rPr>
        <w:t>21</w:t>
      </w:r>
      <w:r w:rsidRPr="001E7A27">
        <w:rPr>
          <w:lang w:val="en-GB"/>
        </w:rPr>
        <w:t xml:space="preserve"> Tg yr</w:t>
      </w:r>
      <w:del w:id="2239" w:author="Ian Blenkinsop" w:date="2021-07-28T16:15:00Z">
        <w:r w:rsidRPr="001E7A27" w:rsidDel="00E4692D">
          <w:rPr>
            <w:vertAlign w:val="superscript"/>
            <w:lang w:val="en-GB"/>
          </w:rPr>
          <w:delText>-</w:delText>
        </w:r>
      </w:del>
      <w:ins w:id="2240" w:author="Ian Blenkinsop" w:date="2021-07-28T16:15:00Z">
        <w:r w:rsidR="00E4692D" w:rsidRPr="001E7A27">
          <w:rPr>
            <w:vertAlign w:val="superscript"/>
            <w:lang w:val="en-GB"/>
          </w:rPr>
          <w:t>–</w:t>
        </w:r>
      </w:ins>
      <w:r w:rsidRPr="001E7A27">
        <w:rPr>
          <w:vertAlign w:val="superscript"/>
          <w:lang w:val="en-GB"/>
        </w:rPr>
        <w:t>1</w:t>
      </w:r>
      <w:r w:rsidRPr="001E7A27">
        <w:rPr>
          <w:lang w:val="en-GB"/>
        </w:rPr>
        <w:t xml:space="preserve"> in the 1980s (1980–1989), 1990s (1990–1999), 2000s (2000–2009) and the most recent decade (2008–2017), respectively (</w:t>
      </w:r>
      <w:r w:rsidRPr="001E7A27">
        <w:rPr>
          <w:i/>
          <w:lang w:val="en-GB"/>
        </w:rPr>
        <w:t>virtually certain</w:t>
      </w:r>
      <w:r w:rsidRPr="001E7A27">
        <w:rPr>
          <w:lang w:val="en-GB"/>
        </w:rPr>
        <w:t>), as can be estimated from observed atmospheric growth rate (Cross-Chapter Box 5.2</w:t>
      </w:r>
      <w:r w:rsidR="007C6078" w:rsidRPr="001E7A27">
        <w:rPr>
          <w:lang w:val="en-GB"/>
        </w:rPr>
        <w:t>,</w:t>
      </w:r>
      <w:r w:rsidRPr="001E7A27">
        <w:rPr>
          <w:lang w:val="en-GB"/>
        </w:rPr>
        <w:t xml:space="preserve"> Figure 1). </w:t>
      </w:r>
    </w:p>
    <w:p w14:paraId="3F403D3F" w14:textId="77777777" w:rsidR="00B11689" w:rsidRPr="001E7A27" w:rsidRDefault="00B11689" w:rsidP="005C7F25">
      <w:pPr>
        <w:pStyle w:val="AR6BodyText"/>
        <w:rPr>
          <w:lang w:val="en-GB"/>
        </w:rPr>
      </w:pPr>
    </w:p>
    <w:p w14:paraId="1E7A6019" w14:textId="37069E94" w:rsidR="00B11689" w:rsidRPr="001E7A27" w:rsidRDefault="00B11689" w:rsidP="005C7F25">
      <w:pPr>
        <w:pStyle w:val="AR6BodyText"/>
        <w:rPr>
          <w:lang w:val="en-GB"/>
        </w:rPr>
      </w:pPr>
      <w:r w:rsidRPr="001E7A27">
        <w:rPr>
          <w:lang w:val="en-GB"/>
        </w:rPr>
        <w:t xml:space="preserve">Recent analysis using </w:t>
      </w:r>
      <w:r w:rsidRPr="001E7A27">
        <w:rPr>
          <w:lang w:val="en-GB"/>
        </w:rPr>
        <w:sym w:font="Symbol" w:char="F044"/>
      </w:r>
      <w:r w:rsidRPr="001E7A27">
        <w:rPr>
          <w:vertAlign w:val="superscript"/>
          <w:lang w:val="en-GB"/>
        </w:rPr>
        <w:t>14</w:t>
      </w:r>
      <w:r w:rsidRPr="001E7A27">
        <w:rPr>
          <w:lang w:val="en-GB"/>
        </w:rPr>
        <w:t>C</w:t>
      </w:r>
      <w:r w:rsidR="004B2A94" w:rsidRPr="001E7A27">
        <w:rPr>
          <w:lang w:val="en-GB"/>
        </w:rPr>
        <w:t>-</w:t>
      </w:r>
      <w:r w:rsidRPr="001E7A27">
        <w:rPr>
          <w:lang w:val="en-GB"/>
        </w:rPr>
        <w:t>CH</w:t>
      </w:r>
      <w:r w:rsidRPr="001E7A27">
        <w:rPr>
          <w:vertAlign w:val="subscript"/>
          <w:lang w:val="en-GB"/>
        </w:rPr>
        <w:t>4</w:t>
      </w:r>
      <w:r w:rsidRPr="001E7A27">
        <w:rPr>
          <w:lang w:val="en-GB"/>
        </w:rPr>
        <w:t xml:space="preserve"> in ice samples suggest that CH</w:t>
      </w:r>
      <w:r w:rsidRPr="001E7A27">
        <w:rPr>
          <w:vertAlign w:val="subscript"/>
          <w:lang w:val="en-GB"/>
        </w:rPr>
        <w:t>4</w:t>
      </w:r>
      <w:r w:rsidRPr="001E7A27">
        <w:rPr>
          <w:lang w:val="en-GB"/>
        </w:rPr>
        <w:t xml:space="preserve"> emissions from fossil</w:t>
      </w:r>
      <w:ins w:id="2241" w:author="Soapbox" w:date="2021-07-20T04:36:00Z">
        <w:r w:rsidR="00B7063D" w:rsidRPr="001E7A27">
          <w:rPr>
            <w:lang w:val="en-GB"/>
          </w:rPr>
          <w:t xml:space="preserve"> </w:t>
        </w:r>
      </w:ins>
      <w:del w:id="2242" w:author="Soapbox" w:date="2021-07-17T07:34:00Z">
        <w:r w:rsidRPr="001E7A27" w:rsidDel="004857FC">
          <w:rPr>
            <w:lang w:val="en-GB"/>
          </w:rPr>
          <w:delText xml:space="preserve"> </w:delText>
        </w:r>
      </w:del>
      <w:r w:rsidRPr="001E7A27">
        <w:rPr>
          <w:lang w:val="en-GB"/>
        </w:rPr>
        <w:t>fuel</w:t>
      </w:r>
      <w:del w:id="2243" w:author="Soapbox" w:date="2021-07-17T07:34:00Z">
        <w:r w:rsidRPr="001E7A27" w:rsidDel="004857FC">
          <w:rPr>
            <w:lang w:val="en-GB"/>
          </w:rPr>
          <w:delText>s</w:delText>
        </w:r>
      </w:del>
      <w:r w:rsidRPr="001E7A27">
        <w:rPr>
          <w:lang w:val="en-GB"/>
        </w:rPr>
        <w:t xml:space="preserve"> exploitation are responsible for 30% of total CH</w:t>
      </w:r>
      <w:r w:rsidRPr="001E7A27">
        <w:rPr>
          <w:vertAlign w:val="subscript"/>
          <w:lang w:val="en-GB"/>
        </w:rPr>
        <w:t>4</w:t>
      </w:r>
      <w:r w:rsidRPr="001E7A27">
        <w:rPr>
          <w:lang w:val="en-GB"/>
        </w:rPr>
        <w:t xml:space="preserve"> emissions </w:t>
      </w:r>
      <w:r w:rsidRPr="001E7A27">
        <w:rPr>
          <w:lang w:val="en-GB"/>
        </w:rPr>
        <w:fldChar w:fldCharType="begin" w:fldLock="1"/>
      </w:r>
      <w:r w:rsidR="00747167" w:rsidRPr="001E7A27">
        <w:rPr>
          <w:lang w:val="en-GB"/>
        </w:rPr>
        <w:instrText>ADDIN CSL_CITATION { "citationItems" : [ { "id" : "ITEM-1", "itemData" : { "DOI" : "10.1038/s41586-020-1991-8", "ISSN" : "0028-0836", "abstract" : "Atmospheric methane (CH4) is a potent greenhouse gas, and its mole fraction has more than doubled since the preindustrial era1. Fossil fuel extraction and use are among the largest anthropogenic sources of CH4 emissions, but the precise magnitude of these contributions is a subject of debate2,3. Carbon-14 in CH4 (14CH4) can be used to distinguish between fossil (14C-free) CH4 emissions and contemporaneous biogenic sources; however, poorly constrained direct 14CH4 emissions from nuclear reactors have complicated this approach since the middle of the 20th century4,5. Moreover, the partitioning of total fossil CH4 emissions (presently 172 to 195 teragrams CH4 per year)2,3 between anthropogenic and natural geological sources (such as seeps and mud volcanoes) is under debate; emission inventories suggest that the latter account for about 40 to 60 teragrams CH4 per year6,7. Geological emissions were less than 15.4 teragrams CH4 per year at the end of the Pleistocene, about 11,600 years ago8, but that period is an imperfect analogue for present-day emissions owing to the large terrestrial ice sheet cover, lower sea level and extensive permafrost. Here we use preindustrial-era ice core 14CH4 measurements to show that natural geological CH4 emissions to the atmosphere were about 1.6 teragrams CH4 per year, with a maximum of 5.4 teragrams CH4 per year (95 per cent confidence limit)\u2014an order of magnitude lower than the currently used estimates. This result indicates that anthropogenic fossil CH4 emissions are underestimated by about 38 to 58 teragrams CH4 per year, or about 25 to 40 per cent of recent estimates. Our record highlights the human impact on the atmosphere and climate, provides a firm target for inventories of the global CH4 budget, and will help to inform strategies for targeted emission reductions", "author" : [ { "dropping-particle" : "", "family" : "Hmiel", "given" : "Benjamin", "non-dropping-particle" : "", "parse-names" : false, "suffix" : "" }, { "dropping-particle" : "V.", "family" : "Petrenko", "given" : "V.", "non-dropping-particle" : "", "parse-names" : false, "suffix" : "" }, { "dropping-particle" : "", "family" : "Dyonisius", "given" : "M. N.", "non-dropping-particle" : "", "parse-names" : false, "suffix" : "" }, { "dropping-particle" : "", "family" : "Buizert", "given" : "C.", "non-dropping-particle" : "", "parse-names" : false, "suffix" : "" }, { "dropping-particle" : "", "family" : "Smith", "given" : "A. M.", "non-dropping-particle" : "", "parse-names" : false, "suffix" : "" }, { "dropping-particle" : "", "family" : "Place", "given" : "P. F.", "non-dropping-particle" : "", "parse-names" : false, "suffix" : "" }, { "dropping-particle" : "", "family" : "Harth", "given" : "C.", "non-dropping-particle" : "", "parse-names" : false, "suffix" : "" }, { "dropping-particle" : "", "family" : "Beaudette", "given" : "R.", "non-dropping-particle" : "", "parse-names" : false, "suffix" : "" }, { "dropping-particle" : "", "family" : "Hua", "given" : "Q.", "non-dropping-particle" : "", "parse-names" : false, "suffix" : "" }, { "dropping-particle" : "", "family" : "Yang", "given" : "B.", "non-dropping-particle" : "", "parse-names" : false, "suffix" : "" }, { "dropping-particle" : "", "family" : "Vimont", "given" : "I.", "non-dropping-particle" : "", "parse-names" : false, "suffix" : "" }, { "dropping-particle" : "", "family" : "Michel", "given" : "S. E.", "non-dropping-particle" : "", "parse-names" : false, "suffix" : "" }, { "dropping-particle" : "", "family" : "Severinghaus", "given" : "J. P.", "non-dropping-particle" : "", "parse-names" : false, "suffix" : "" }, { "dropping-particle" : "", "family" : "Etheridge", "given" : "D.", "non-dropping-particle" : "", "parse-names" : false, "suffix" : "" }, { "dropping-particle" : "", "family" : "Bromley", "given" : "T.", "non-dropping-particle" : "", "parse-names" : false, "suffix" : "" }, { "dropping-particle" : "", "family" : "Schmitt", "given" : "J.", "non-dropping-particle" : "", "parse-names" : false, "suffix" : "" }, { "dropping-particle" : "", "family" : "Fa\u00efn", "given" : "X.", "non-dropping-particle" : "", "parse-names" : false, "suffix" : "" }, { "dropping-particle" : "", "family" : "Weiss", "given" : "R. F.", "non-dropping-particle" : "", "parse-names" : false, "suffix" : "" }, { "dropping-particle" : "", "family" : "Dlugokencky", "given" : "E.", "non-dropping-particle" : "", "parse-names" : false, "suffix" : "" } ], "container-title" : "Nature", "id" : "ITEM-1", "issue" : "7795", "issued" : { "date-parts" : [ [ "2020", "2", "19" ] ] }, "page" : "409-412", "title" : "Preindustrial 14CH4 indicates greater anthropogenic fossil CH4 emissions", "translator" : [ { "dropping-particle" : "", "family" : "L6745", "given" : "", "non-dropping-particle" : "", "parse-names" : false, "suffix" : "" } ], "type" : "article-journal", "volume" : "578" }, "uris" : [ "http://www.mendeley.com/documents/?uuid=0cc08fef-55a9-49af-aed1-7819adc1f662" ] }, { "id" : "ITEM-2", "itemData" : { "DOI" : "10.5194/acp-7-2119-2007", "ISSN" : "1680-7324", "abstract" : "Little is known about how the methane source inventory and sinks have evolved over recent centuries. New and detailed records of methane mixing ratio and isotopic composition (12CH4, 13CH4 and 14CH4) from analyses of air trapped in polar ice and firn can enhance this knowledge. We use existing bottom-up constructions of the source history, including \"EDGAR\"-based constructions, as inputs to a model of the evolving global budget for methane and for its carbon isotope composition through the 20th century. By matching such budgets to atmospheric data, we examine the constraints imposed by isotope information on those budget evolutions. Reconciling both 12CH4 and 13CH4 budgets with EDGAR-based source histories requires a combination of: a greater proportion of emissions from biomass burning and/or of fossil methane than EDGAR constructions suggest; a greater contribution from natural such emissions than is commonly supposed; and/or a significant role for active chlorine or other highly-fractionating tropospheric sink as has been independently proposed. Examining a companion budget evolution for 14CH4 exposes uncertainties in inferring the fossil-methane source from atmospheric 14CH4 data. Specifically, methane evolution during the nuclear era is sensitive to the cycling dynamics of \"bomb 14C\" (originating from atmospheric weapons tests) through the biosphere. In addition, since ca. 1970, direct production and release of 14CH4 from nuclear-power facilities is influential but poorly quantified. Atmospheric 14CH4 determinations in the nuclear era have the potential to better characterize both biospheric carbon cycling, from photosynthesis to methane synthesis, and the nuclear-power source.", "author" : [ { "dropping-particle" : "", "family" : "Lassey", "given" : "K. R.", "non-dropping-particle" : "", "parse-names" : false, "suffix" : "" }, { "dropping-particle" : "", "family" : "Etheridge", "given" : "D. M.", "non-dropping-particle" : "", "parse-names" : false, "suffix" : "" }, { "dropping-particle" : "", "family" : "Lowe", "given" : "D. C.", "non-dropping-particle" : "", "parse-names" : false, "suffix" : "" }, { "dropping-particle" : "", "family" : "Smith", "given" : "A. M.", "non-dropping-particle" : "", "parse-names" : false, "suffix" : "" }, { "dropping-particle" : "", "family" : "Ferretti", "given" : "D. F.", "non-dropping-particle" : "", "parse-names" : false, "suffix" : "" } ], "container-title" : "Atmospheric Chemistry and Physics", "id" : "ITEM-2", "issue" : "8", "issued" : { "date-parts" : [ [ "2007", "5", "2" ] ] }, "page" : "2119-2139", "title" : "Centennial evolution of the atmospheric methane budget: what do the carbon isotopes tell us?", "translator" : [ { "dropping-particle" : "", "family" : "L4566", "given" : "", "non-dropping-particle" : "", "parse-names" : false, "suffix" : "" } ], "type" : "article-journal", "volume" : "7" }, "uris" : [ "http://www.mendeley.com/documents/?uuid=956f8028-67fd-3d02-8cd9-3269b311aa2c" ] } ], "mendeley" : { "formattedCitation" : "(Lassey et al., 2007; Hmiel et al., 2020)", "plainTextFormattedCitation" : "(Lassey et al., 2007; Hmiel et al., 2020)", "previouslyFormattedCitation" : "(Lassey et al., 2007; Hmiel et al., 2020)" }, "properties" : { "noteIndex" : 0 }, "schema" : "https://github.com/citation-style-language/schema/raw/master/csl-citation.json" }</w:instrText>
      </w:r>
      <w:r w:rsidRPr="001E7A27">
        <w:rPr>
          <w:lang w:val="en-GB"/>
        </w:rPr>
        <w:fldChar w:fldCharType="separate"/>
      </w:r>
      <w:r w:rsidR="00025FA2" w:rsidRPr="001E7A27">
        <w:rPr>
          <w:noProof/>
          <w:lang w:val="en-GB"/>
        </w:rPr>
        <w:t>(Lassey et al., 2007; Hmiel et al., 2020)</w:t>
      </w:r>
      <w:r w:rsidRPr="001E7A27">
        <w:rPr>
          <w:lang w:val="en-GB"/>
        </w:rPr>
        <w:fldChar w:fldCharType="end"/>
      </w:r>
      <w:r w:rsidRPr="001E7A27">
        <w:rPr>
          <w:lang w:val="en-GB"/>
        </w:rPr>
        <w:t>, which is largely inconsistent with sectorial budgets where fossil</w:t>
      </w:r>
      <w:ins w:id="2244" w:author="Soapbox" w:date="2021-07-20T04:36:00Z">
        <w:r w:rsidR="00B7063D" w:rsidRPr="001E7A27">
          <w:rPr>
            <w:lang w:val="en-GB"/>
          </w:rPr>
          <w:t xml:space="preserve"> </w:t>
        </w:r>
      </w:ins>
      <w:del w:id="2245" w:author="Soapbox" w:date="2021-07-17T07:34:00Z">
        <w:r w:rsidRPr="001E7A27" w:rsidDel="004857FC">
          <w:rPr>
            <w:lang w:val="en-GB"/>
          </w:rPr>
          <w:delText xml:space="preserve"> </w:delText>
        </w:r>
      </w:del>
      <w:r w:rsidRPr="001E7A27">
        <w:rPr>
          <w:lang w:val="en-GB"/>
        </w:rPr>
        <w:t xml:space="preserve">fuel emissions add up to 20% only </w:t>
      </w:r>
      <w:r w:rsidR="00C9634E" w:rsidRPr="001E7A27">
        <w:rPr>
          <w:color w:val="000000" w:themeColor="text1"/>
          <w:lang w:val="en-GB" w:eastAsia="zh-CN"/>
        </w:rPr>
        <w:fldChar w:fldCharType="begin" w:fldLock="1"/>
      </w:r>
      <w:r w:rsidR="00747167" w:rsidRPr="001E7A27">
        <w:rPr>
          <w:color w:val="000000" w:themeColor="text1"/>
          <w:lang w:val="en-GB" w:eastAsia="zh-CN"/>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C9634E" w:rsidRPr="001E7A27">
        <w:rPr>
          <w:color w:val="000000" w:themeColor="text1"/>
          <w:lang w:val="en-GB" w:eastAsia="zh-CN"/>
        </w:rPr>
        <w:fldChar w:fldCharType="separate"/>
      </w:r>
      <w:r w:rsidR="00025FA2" w:rsidRPr="001E7A27">
        <w:rPr>
          <w:noProof/>
          <w:color w:val="000000" w:themeColor="text1"/>
          <w:lang w:val="en-GB" w:eastAsia="zh-CN"/>
        </w:rPr>
        <w:t>(Ciais et al., 2013)</w:t>
      </w:r>
      <w:r w:rsidR="00C9634E" w:rsidRPr="001E7A27">
        <w:rPr>
          <w:color w:val="000000" w:themeColor="text1"/>
          <w:lang w:val="en-GB" w:eastAsia="zh-CN"/>
        </w:rPr>
        <w:fldChar w:fldCharType="end"/>
      </w:r>
      <w:r w:rsidRPr="001E7A27">
        <w:rPr>
          <w:lang w:val="en-GB"/>
        </w:rPr>
        <w:t xml:space="preserve">. </w:t>
      </w:r>
      <w:r w:rsidRPr="001E7A27">
        <w:rPr>
          <w:lang w:val="en-GB"/>
        </w:rPr>
        <w:lastRenderedPageBreak/>
        <w:t xml:space="preserve">However, recent model simulations produce fairly consistent </w:t>
      </w:r>
      <w:r w:rsidRPr="001E7A27">
        <w:rPr>
          <w:lang w:val="en-GB"/>
        </w:rPr>
        <w:sym w:font="Symbol" w:char="F064"/>
      </w:r>
      <w:r w:rsidRPr="001E7A27">
        <w:rPr>
          <w:vertAlign w:val="superscript"/>
          <w:lang w:val="en-GB"/>
        </w:rPr>
        <w:t>13</w:t>
      </w:r>
      <w:r w:rsidRPr="001E7A27">
        <w:rPr>
          <w:lang w:val="en-GB"/>
        </w:rPr>
        <w:t>C-CH</w:t>
      </w:r>
      <w:r w:rsidRPr="001E7A27">
        <w:rPr>
          <w:vertAlign w:val="subscript"/>
          <w:lang w:val="en-GB"/>
        </w:rPr>
        <w:t>4</w:t>
      </w:r>
      <w:r w:rsidRPr="001E7A27">
        <w:rPr>
          <w:lang w:val="en-GB"/>
        </w:rPr>
        <w:t xml:space="preserve"> values and trends</w:t>
      </w:r>
      <w:ins w:id="2246" w:author="Soapbox" w:date="2021-07-17T07:34:00Z">
        <w:r w:rsidR="004857FC" w:rsidRPr="001E7A27">
          <w:rPr>
            <w:lang w:val="en-GB"/>
          </w:rPr>
          <w:t>,</w:t>
        </w:r>
      </w:ins>
      <w:r w:rsidRPr="001E7A27">
        <w:rPr>
          <w:lang w:val="en-GB"/>
        </w:rPr>
        <w:t xml:space="preserve"> as observed in the atmospheric samples using 20% fossil</w:t>
      </w:r>
      <w:ins w:id="2247" w:author="Soapbox" w:date="2021-07-20T04:36:00Z">
        <w:r w:rsidR="00B7063D" w:rsidRPr="001E7A27">
          <w:rPr>
            <w:lang w:val="en-GB"/>
          </w:rPr>
          <w:t xml:space="preserve"> </w:t>
        </w:r>
      </w:ins>
      <w:del w:id="2248" w:author="Soapbox" w:date="2021-07-17T07:35:00Z">
        <w:r w:rsidRPr="001E7A27" w:rsidDel="004857FC">
          <w:rPr>
            <w:lang w:val="en-GB"/>
          </w:rPr>
          <w:delText xml:space="preserve"> </w:delText>
        </w:r>
      </w:del>
      <w:r w:rsidRPr="001E7A27">
        <w:rPr>
          <w:lang w:val="en-GB"/>
        </w:rPr>
        <w:t>fuel emission</w:t>
      </w:r>
      <w:ins w:id="2249" w:author="Tom Maycock" w:date="2021-09-08T15:23:00Z">
        <w:r w:rsidR="0082184F" w:rsidRPr="001E7A27">
          <w:rPr>
            <w:lang w:val="en-GB"/>
          </w:rPr>
          <w:t>s</w:t>
        </w:r>
      </w:ins>
      <w:r w:rsidRPr="001E7A27">
        <w:rPr>
          <w:lang w:val="en-GB"/>
        </w:rPr>
        <w:t xml:space="preserve"> fraction </w:t>
      </w:r>
      <w:r w:rsidRPr="001E7A27">
        <w:rPr>
          <w:lang w:val="en-GB"/>
        </w:rPr>
        <w:fldChar w:fldCharType="begin" w:fldLock="1"/>
      </w:r>
      <w:r w:rsidR="00747167" w:rsidRPr="001E7A27">
        <w:rPr>
          <w:lang w:val="en-GB"/>
        </w:rPr>
        <w:instrText>ADDIN CSL_CITATION { "citationItems" : [ { "id" : "ITEM-1", "itemData" : { "DOI" : "10.5194/acp-15-2595-2015", "abstract" : "Atmospheric methane (CH4) increased from ~900 ppb (parts per billion, or nanomoles per mole of dry air) in 1900 to ~1800 ppb in 2010 at a rate unprecedented in any observational records. However, the contributions of the various methane sources and sinks to the CH4 increase are poorly understood. Here we use initial emissions from bottom-up inventories for anthropogenic sources, emissions from wetlands and rice paddies simulated by a~terrestrial biogeochemical model, and an atmospheric general circulation model (AGCM)-based chemistry-transport model (i.e. ACTM) to simulate atmospheric CH4 concentrations for 1910\u20132010. The ACTM simulations are compared with the CH4 concentration records reconstructed from Antarctic and Arctic ice cores and firn air samples, and from direct measurements since the 1980s at multiple sites around the globe. The differences between ACTM simulations and observed CH4 concentrations are minimized to optimize the global total emissions using a mass balance calculation. During 1910\u20132010, the global total CH4 emission doubled from ~290 to ~580 Tg yr\u22121. Compared to optimized emission, the bottom-up emission data set underestimates the rate of change of global total CH4 emissions by ~30% during the high growth period of 1940\u20131990, while it overestimates by ~380% during the low growth period of 1990\u20132010. Further, using the CH4 stable carbon isotopic data (\u03b413C), we attribute the emission increase during 1940\u20131990 primarily to enhancement of biomass burning. The total lifetime of CH4 shortened from 9.4 yr during 1910\u20131919 to 9 yr during 2000\u20132009 by the combined effect of the increasing abundance of atomic chlorine radicals (Cl) and increases in average air temperature. We show that changes of CH4 loss rate due to increased tropospheric air temperature and CH4 loss due to Cl in the stratosphere are important sources of uncertainty to more accurately estimate the global CH4 budget from \u03b413C observations.", "author" : [ { "dropping-particle" : "", "family" : "Ghosh", "given" : "A", "non-dropping-particle" : "", "parse-names" : false, "suffix" : "" }, { "dropping-particle" : "", "family" : "Patra", "given" : "P K",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"Etheridge", "given" : "D M", "non-dropping-particle" : "", "parse-names" : false, "suffix" : "" }, { "dropping-particle" : "", "family" : "Sugawara", "given" : "S", "non-dropping-particle" : "", "parse-names" : false, "suffix" : "" }, { "dropping-particle" : "", "family" : "Kawamura", "given" : "K", "non-dropping-particle" : "", "parse-names" : false, "suffix" : "" }, { "dropping-particle" : "", "family" : "Miller", "given" : "J B", "non-dropping-particle" : "", "parse-names" : false, "suffix" : "" }, { "dropping-particle" : "", "family" : "Dlugokencky", "given" : "E J", "non-dropping-particle" : "", "parse-names" : false, "suffix" : "" }, { "dropping-particle" : "", "family" : "Krummel", "given" : "P B", "non-dropping-particle" : "", "parse-names" : false, "suffix" : "" }, { "dropping-particle" : "", "family" : "Fraser", "given" : "P J", "non-dropping-particle" : "", "parse-names" : false, "suffix" : "" }, { "dropping-particle" : "", "family" : "Steele", "given" : "L P", "non-dropping-particle" : "", "parse-names" : false, "suffix" : "" }, { "dropping-particle" : "", "family" : "Langenfelds", "given" : "R L", "non-dropping-particle" : "", "parse-names" : false, "suffix" : "" }, { "dropping-particle" : "", "family" : "Trudinger", "given" : "C M", "non-dropping-particle" : "", "parse-names" : false, "suffix" : "" }, { "dropping-particle" : "", "family" : "White", "given" : "J W C", "non-dropping-particle" : "", "parse-names" : false, "suffix" : "" }, { "dropping-particle" : "", "family" : "Vaughn", "given" : "B", "non-dropping-particle" : "", "parse-names" : false, "suffix" : "" }, { "dropping-particle" : "", "family" : "Saeki", "given" : "T", "non-dropping-particle" : "", "parse-names" : false, "suffix" : "" }, { "dropping-particle" : "", "family" : "Aoki", "given" : "S", "non-dropping-particle" : "", "parse-names" : false, "suffix" : "" }, { "dropping-particle" : "", "family" : "Nakazawa", "given" : "T", "non-dropping-particle" : "", "parse-names" : false, "suffix" : "" } ], "container-title" : "Atmospheric Chemistry and Physics", "id" : "ITEM-1", "issue" : "5", "issued" : { "date-parts" : [ [ "2015" ] ] }, "page" : "2595-2612", "title" : "Variations in global methane sources and sinks during 1910\u20132010", "translator" : [ { "dropping-particle" : "", "family" : "L4241", "given" : "", "non-dropping-particle" : "", "parse-names" : false, "suffix" : "" } ], "type" : "article-journal", "volume" : "15" }, "uris" : [ "http://www.mendeley.com/documents/?uuid=3b76a402-4a68-4863-a292-c4613b77638c" ] }, { "id" : "ITEM-2", "itemData" : { "DOI" : "10.5194/acp-20-8405-2020", "ISSN" : "1680-7324", "author" : [ { "dropping-particle" : "", "family" : "Strode", "given" : "Sarah A.", "non-dropping-particle" : "", "parse-names" : false, "suffix" : "" }, { "dropping-particle" : "", "family" : "Wang", "given" : "James S.", "non-dropping-particle" : "", "parse-names" : false, "suffix" : "" }, { "dropping-particle" : "", "family" : "Manyin", "given" : "Michael", "non-dropping-particle" : "", "parse-names" : false, "suffix" : "" }, { "dropping-particle" : "", "family" : "Duncan", "given" : "Bryan", "non-dropping-particle" : "", "parse-names" : false, "suffix" : "" }, { "dropping-particle" : "", "family" : "Hossaini", "given" : "Ryan", "non-dropping-particle" : "", "parse-names" : false, "suffix" : "" }, { "dropping-particle" : "", "family" : "Keller", "given" : "Christoph A.", "non-dropping-particle" : "", "parse-names" : false, "suffix" : "" }, { "dropping-particle" : "", "family" : "Michel", "given" : "Sylvia E.", "non-dropping-particle" : "", "parse-names" : false, "suffix" : "" }, { "dropping-particle" : "", "family" : "White", "given" : "James W. C.", "non-dropping-particle" : "", "parse-names" : false, "suffix" : "" } ], "container-title" : "Atmospheric Chemistry and Physics", "id" : "ITEM-2", "issue" : "14", "issued" : { "date-parts" : [ [ "2020", "7", "17" ] ] }, "page" : "8405-8419", "title" : "Strong sensitivity of the isotopic composition of methane to the plausible range of tropospheric chlorine", "translator" : [ { "dropping-particle" : "", "family" : "L6919", "given" : "", "non-dropping-particle" : "", "parse-names" : false, "suffix" : "" } ], "type" : "article-journal", "volume" : "20" }, "uris" : [ "http://www.mendeley.com/documents/?uuid=5813929c-e732-4904-b515-dac5b647bf8c" ] }, { "id" : "ITEM-3", "itemData" : { "DOI" : "10.1029/2020JD032903", "ISSN" : "2169-897X", "author" : [ { "dropping-particle" : "", "family" : "Fujita", "given" : "Ryo", "non-dropping-particle" : "", "parse-names" : false, "suffix" : "" }, { "dropping-particle" : "", "family" : "Morimoto", "given" : "Shinji", "non-dropping-particle" : "", "parse-names" : false, "suffix" : "" }, { "dropping-particle" : "", "family" : "Maksyutov", "given" : "Shamil", "non-dropping-particle" : "", "parse-names" : false, "suffix" : "" }, { "dropping-particle" : "", "family" : "Kim", "given" : "Heon\u2010Sook", "non-dropping-particle" : "", "parse-names" : false, "suffix" : "" }, { "dropping-particle" : "", "family" : "Arshinov", "given" : "Mikhail", "non-dropping-particle" : "", "parse-names" : false, "suffix" : "" }, { "dropping-particle" : "", "family" : "Brailsford", "given" : "Gordon", "non-dropping-particle" : "", "parse-names" : false, "suffix" : "" }, { "dropping-particle" : "", "family" : "Aoki", "given" : "Shuji", "non-dropping-particle" : "", "parse-names" : false, "suffix" : "" }, { "dropping-particle" : "", "family" : "Nakazawa", "given" : "Takakiyo", "non-dropping-particle" : "", "parse-names" : false, "suffix" : "" } ], "container-title" : "Journal of Geophysical Research: Atmospheres", "id" : "ITEM-3", "issue" : "14", "issued" : { "date-parts" : [ [ "2020", "7", "27" ] ] }, "title" : "Global and Regional CH4 Emissions for 1995\u20132013 Derived From Atmospheric CH4, \u03b413C\u2010CH4 , and \u03b4D\u2010CH4 Observations and a Chemical Transport Model", "translator" : [ { "dropping-particle" : "", "family" : "L3116", "given" : "", "non-dropping-particle" : "", "parse-names" : false, "suffix" : "" } ], "type" : "article-journal", "volume" : "125" }, "uris" : [ "http://www.mendeley.com/documents/?uuid=ceac0512-8c4e-45d1-a909-3b93bc60df8e" ] }, { "id" : "ITEM-4", "itemData" : { "DOI" : "10.5194/acp-16-14891-2016", "ISSN" : "1680-7324", "abstract" : "Abstract. We present a global methane modelling study assessing the sensitivity of Arctic atmospheric CH4 mole fractions, \u03b413C-CH4 and \u03b4D-CH4 to uncertainties in Arctic methane sources. Model simulations include methane tracers tagged by source and isotopic composition and are compared with atmospheric data at four northern high-latitude measurement sites. We find the model's ability to capture the magnitude and phase of observed seasonal cycles of CH4 mixing ratios, \u03b413C-CH4 and \u03b4D-CH4 at northern high latitudes is much improved using a later spring kick-off and autumn decline in northern high-latitude wetland emissions than predicted by most process models. Results from our model simulations indicate that recent predictions of large methane emissions from thawing submarine permafrost in the East Siberian Arctic Shelf region could only be reconciled with global-scale atmospheric observations by making large adjustments to high-latitude anthropogenic or wetland emission inventories.", "author" : [ { "dropping-particle" : "", "family" : "Warwick", "given" : "Nicola J.", "non-dropping-particle" : "", "parse-names" : false, "suffix" : "" }, { "dropping-particle" : "", "family" : "Cain", "given" : "Michelle L.", "non-dropping-particle" : "", "parse-names" : false, "suffix" : "" }, { "dropping-particle" : "", "family" : "Fisher", "given" : "Rebecca", "non-dropping-particle" : "", "parse-names" : false, "suffix" : "" }, { "dropping-particle" : "", "family" : "France", "given" : "James L.", "non-dropping-particle" : "", "parse-names" : false, "suffix" : "" }, { "dropping-particle" : "", "family" : "Lowry", "given" : "David", "non-dropping-particle" : "", "parse-names" : false, "suffix" : "" }, { "dropping-particle" : "", "family" : "Michel", "given" : "Sylvia E.", "non-dropping-particle" : "", "parse-names" : false, "suffix" : "" }, { "dropping-particle" : "", "family" : "Nisbet", "given" : "Euan G.", "non-dropping-particle" : "", "parse-names" : false, "suffix" : "" }, { "dropping-particle" : "", "family" : "Vaughn", "given" : "Bruce H.", "non-dropping-particle" : "", "parse-names" : false, "suffix" : "" }, { "dropping-particle" : "", "family" : "White", "given" : "James W. C.", "non-dropping-particle" : "", "parse-names" : false, "suffix" : "" }, { "dropping-particle" : "", "family" : "Pyle", "given" : "John A.", "non-dropping-particle" : "", "parse-names" : false, "suffix" : "" } ], "container-title" : "Atmospheric Chemistry and Physics", "id" : "ITEM-4", "issue" : "23", "issued" : { "date-parts" : [ [ "2016", "12", "1" ] ] }, "page" : "14891-14908", "title" : "Using \u03b413C-CH4 and \u03b4D-CH4 to constrain Arctic methane emissions", "translator" : [ { "dropping-particle" : "", "family" : "L6938", "given" : "", "non-dropping-particle" : "", "parse-names" : false, "suffix" : "" } ], "type" : "article-journal", "volume" : "16" }, "uris" : [ "http://www.mendeley.com/documents/?uuid=08d0f2ef-b6bb-4ded-a626-ef0739e510ce" ] } ], "mendeley" : { "formattedCitation" : "(Ghosh et al., 2015; Warwick et al., 2016; Fujita et al., 2020; Strode et al., 2020)", "plainTextFormattedCitation" : "(Ghosh et al., 2015; Warwick et al., 2016; Fujita et al., 2020; Strode et al., 2020)", "previouslyFormattedCitation" : "(Ghosh et al., 2015; Warwick et al., 2016; Fujita et al., 2020; Strode et al., 2020)" }, "properties" : { "noteIndex" : 0 }, "schema" : "https://github.com/citation-style-language/schema/raw/master/csl-citation.json" }</w:instrText>
      </w:r>
      <w:r w:rsidRPr="001E7A27">
        <w:rPr>
          <w:lang w:val="en-GB"/>
        </w:rPr>
        <w:fldChar w:fldCharType="separate"/>
      </w:r>
      <w:r w:rsidR="00025FA2" w:rsidRPr="001E7A27">
        <w:rPr>
          <w:noProof/>
          <w:lang w:val="en-GB"/>
        </w:rPr>
        <w:t>(Ghosh et al., 2015; Warwick et al., 2016; Fujita et al., 2020; Strode et al., 2020)</w:t>
      </w:r>
      <w:r w:rsidRPr="001E7A27">
        <w:rPr>
          <w:lang w:val="en-GB"/>
        </w:rPr>
        <w:fldChar w:fldCharType="end"/>
      </w:r>
      <w:r w:rsidRPr="001E7A27">
        <w:rPr>
          <w:lang w:val="en-GB"/>
        </w:rPr>
        <w:t xml:space="preserve">. Further research is needed </w:t>
      </w:r>
      <w:del w:id="2250" w:author="Soapbox" w:date="2021-07-17T07:35:00Z">
        <w:r w:rsidRPr="001E7A27" w:rsidDel="004857FC">
          <w:rPr>
            <w:lang w:val="en-GB"/>
          </w:rPr>
          <w:delText xml:space="preserve">in order </w:delText>
        </w:r>
      </w:del>
      <w:r w:rsidRPr="001E7A27">
        <w:rPr>
          <w:lang w:val="en-GB"/>
        </w:rPr>
        <w:t xml:space="preserve">to clarify </w:t>
      </w:r>
      <w:ins w:id="2251" w:author="Soapbox" w:date="2021-07-17T07:35:00Z">
        <w:r w:rsidR="004857FC" w:rsidRPr="001E7A27">
          <w:rPr>
            <w:lang w:val="en-GB"/>
          </w:rPr>
          <w:t xml:space="preserve">the </w:t>
        </w:r>
      </w:ins>
      <w:r w:rsidRPr="001E7A27">
        <w:rPr>
          <w:lang w:val="en-GB"/>
        </w:rPr>
        <w:t>relative roles of CH</w:t>
      </w:r>
      <w:r w:rsidRPr="001E7A27">
        <w:rPr>
          <w:vertAlign w:val="subscript"/>
          <w:lang w:val="en-GB"/>
        </w:rPr>
        <w:t>4</w:t>
      </w:r>
      <w:r w:rsidRPr="001E7A27">
        <w:rPr>
          <w:lang w:val="en-GB"/>
        </w:rPr>
        <w:t xml:space="preserve"> emissions from fossil</w:t>
      </w:r>
      <w:ins w:id="2252" w:author="Soapbox" w:date="2021-07-20T04:36:00Z">
        <w:r w:rsidR="00B7063D" w:rsidRPr="001E7A27">
          <w:rPr>
            <w:lang w:val="en-GB"/>
          </w:rPr>
          <w:t xml:space="preserve"> </w:t>
        </w:r>
      </w:ins>
      <w:del w:id="2253" w:author="Soapbox" w:date="2021-07-17T07:35:00Z">
        <w:r w:rsidRPr="001E7A27" w:rsidDel="004857FC">
          <w:rPr>
            <w:lang w:val="en-GB"/>
          </w:rPr>
          <w:delText xml:space="preserve"> </w:delText>
        </w:r>
      </w:del>
      <w:r w:rsidRPr="001E7A27">
        <w:rPr>
          <w:lang w:val="en-GB"/>
        </w:rPr>
        <w:t xml:space="preserve">fuel exploitation and freshwater </w:t>
      </w:r>
      <w:r w:rsidR="00832FA0" w:rsidRPr="001E7A27">
        <w:rPr>
          <w:lang w:val="en-GB"/>
        </w:rPr>
        <w:t>components</w:t>
      </w:r>
      <w:r w:rsidRPr="001E7A27">
        <w:rPr>
          <w:lang w:val="en-GB"/>
        </w:rPr>
        <w:t>.</w:t>
      </w:r>
      <w:commentRangeStart w:id="2254"/>
      <w:r w:rsidRPr="001E7A27">
        <w:rPr>
          <w:lang w:val="en-GB"/>
        </w:rPr>
        <w:t xml:space="preserve"> A key challenge is to accommodate higher estimated emissions from these two </w:t>
      </w:r>
      <w:r w:rsidR="00832FA0" w:rsidRPr="001E7A27">
        <w:rPr>
          <w:lang w:val="en-GB"/>
        </w:rPr>
        <w:t>components</w:t>
      </w:r>
      <w:r w:rsidRPr="001E7A27">
        <w:rPr>
          <w:lang w:val="en-GB"/>
        </w:rPr>
        <w:t xml:space="preserve"> without a major increase in the sinks for </w:t>
      </w:r>
      <w:r w:rsidR="0099441C" w:rsidRPr="001E7A27">
        <w:rPr>
          <w:lang w:val="en-GB"/>
        </w:rPr>
        <w:t>explaining</w:t>
      </w:r>
      <w:r w:rsidR="007F4B47" w:rsidRPr="001E7A27">
        <w:rPr>
          <w:lang w:val="en-GB"/>
        </w:rPr>
        <w:t xml:space="preserve"> </w:t>
      </w:r>
      <w:r w:rsidRPr="001E7A27">
        <w:rPr>
          <w:lang w:val="en-GB"/>
        </w:rPr>
        <w:t>the carbon and hydrogen isotopes</w:t>
      </w:r>
      <w:r w:rsidR="007F4B47" w:rsidRPr="001E7A27">
        <w:rPr>
          <w:lang w:val="en-GB"/>
        </w:rPr>
        <w:t xml:space="preserve"> variabilities at the same time</w:t>
      </w:r>
      <w:r w:rsidRPr="001E7A27">
        <w:rPr>
          <w:lang w:val="en-GB"/>
        </w:rPr>
        <w:t xml:space="preserve">.            </w:t>
      </w:r>
      <w:commentRangeEnd w:id="2254"/>
      <w:r w:rsidR="004857FC" w:rsidRPr="001E7A27">
        <w:rPr>
          <w:rStyle w:val="CommentReference"/>
          <w:lang w:val="en-GB"/>
        </w:rPr>
        <w:commentReference w:id="2254"/>
      </w:r>
    </w:p>
    <w:p w14:paraId="57C55A20" w14:textId="77777777" w:rsidR="00B11689" w:rsidRPr="001E7A27" w:rsidRDefault="00B11689" w:rsidP="005C7F25">
      <w:pPr>
        <w:pStyle w:val="AR6BodyText"/>
        <w:rPr>
          <w:lang w:val="en-GB"/>
        </w:rPr>
      </w:pPr>
    </w:p>
    <w:p w14:paraId="3476B89A" w14:textId="77777777" w:rsidR="002F5491" w:rsidRPr="001E7A27" w:rsidRDefault="002F5491" w:rsidP="005C7F25">
      <w:pPr>
        <w:pStyle w:val="AR6BodyText"/>
        <w:rPr>
          <w:lang w:val="en-GB"/>
        </w:rPr>
      </w:pPr>
    </w:p>
    <w:p w14:paraId="428034DF" w14:textId="57153892" w:rsidR="009657EB" w:rsidRPr="001E7A27" w:rsidRDefault="00B11689" w:rsidP="005C7F25">
      <w:pPr>
        <w:pStyle w:val="AR6BodyText"/>
        <w:rPr>
          <w:rFonts w:eastAsia="Bliss"/>
          <w:b/>
          <w:lang w:val="en-GB"/>
        </w:rPr>
      </w:pPr>
      <w:r w:rsidRPr="001E7A27">
        <w:rPr>
          <w:rFonts w:eastAsia="Bliss"/>
          <w:b/>
          <w:lang w:val="en-GB"/>
        </w:rPr>
        <w:t>[START FIGURE 5.1</w:t>
      </w:r>
      <w:r w:rsidR="007C6078" w:rsidRPr="001E7A27">
        <w:rPr>
          <w:rFonts w:eastAsia="Bliss"/>
          <w:b/>
          <w:lang w:val="en-GB"/>
        </w:rPr>
        <w:t>4</w:t>
      </w:r>
      <w:r w:rsidRPr="001E7A27">
        <w:rPr>
          <w:rFonts w:eastAsia="Bliss"/>
          <w:b/>
          <w:lang w:val="en-GB"/>
        </w:rPr>
        <w:t xml:space="preserve"> HERE]</w:t>
      </w:r>
    </w:p>
    <w:p w14:paraId="4B7936B6" w14:textId="77777777" w:rsidR="00B11689" w:rsidRPr="001E7A27" w:rsidRDefault="00B11689" w:rsidP="005C7F25">
      <w:pPr>
        <w:pStyle w:val="AR6BodyText"/>
        <w:rPr>
          <w:lang w:val="en-GB"/>
        </w:rPr>
      </w:pPr>
    </w:p>
    <w:p w14:paraId="5223370C" w14:textId="7060DDF9" w:rsidR="00684C4B" w:rsidRPr="001E7A27" w:rsidRDefault="00C81F4B" w:rsidP="005C7F25">
      <w:pPr>
        <w:pStyle w:val="AR6Chap5Figure"/>
        <w:rPr>
          <w:lang w:val="en-GB"/>
        </w:rPr>
      </w:pPr>
      <w:r w:rsidRPr="001E7A27">
        <w:rPr>
          <w:b/>
          <w:bCs/>
          <w:lang w:val="en-GB"/>
        </w:rPr>
        <w:t>Global methane (CH</w:t>
      </w:r>
      <w:r w:rsidRPr="001E7A27">
        <w:rPr>
          <w:b/>
          <w:bCs/>
          <w:vertAlign w:val="subscript"/>
          <w:lang w:val="en-GB"/>
        </w:rPr>
        <w:t>4</w:t>
      </w:r>
      <w:r w:rsidRPr="001E7A27">
        <w:rPr>
          <w:b/>
          <w:bCs/>
          <w:lang w:val="en-GB"/>
        </w:rPr>
        <w:t>) budget</w:t>
      </w:r>
      <w:r w:rsidR="00B11689" w:rsidRPr="001E7A27">
        <w:rPr>
          <w:b/>
          <w:bCs/>
          <w:lang w:val="en-GB"/>
        </w:rPr>
        <w:t xml:space="preserve"> </w:t>
      </w:r>
      <w:r w:rsidRPr="001E7A27">
        <w:rPr>
          <w:b/>
          <w:bCs/>
          <w:lang w:val="en-GB"/>
        </w:rPr>
        <w:t>(</w:t>
      </w:r>
      <w:r w:rsidR="00B11689" w:rsidRPr="001E7A27">
        <w:rPr>
          <w:b/>
          <w:bCs/>
          <w:lang w:val="en-GB"/>
        </w:rPr>
        <w:t>2008–2017</w:t>
      </w:r>
      <w:r w:rsidRPr="001E7A27">
        <w:rPr>
          <w:b/>
          <w:bCs/>
          <w:lang w:val="en-GB"/>
        </w:rPr>
        <w:t>).</w:t>
      </w:r>
      <w:r w:rsidR="00B11689" w:rsidRPr="001E7A27">
        <w:rPr>
          <w:b/>
          <w:bCs/>
          <w:lang w:val="en-GB"/>
        </w:rPr>
        <w:t xml:space="preserve"> </w:t>
      </w:r>
      <w:r w:rsidR="00B11689" w:rsidRPr="001E7A27">
        <w:rPr>
          <w:lang w:val="en-GB"/>
        </w:rPr>
        <w:t>Values and data sources as in Table 5.2</w:t>
      </w:r>
      <w:r w:rsidRPr="001E7A27">
        <w:rPr>
          <w:lang w:val="en-GB"/>
        </w:rPr>
        <w:t xml:space="preserve"> (in TgCH</w:t>
      </w:r>
      <w:r w:rsidRPr="001E7A27">
        <w:rPr>
          <w:vertAlign w:val="subscript"/>
          <w:lang w:val="en-GB"/>
        </w:rPr>
        <w:t>4</w:t>
      </w:r>
      <w:r w:rsidRPr="001E7A27">
        <w:rPr>
          <w:lang w:val="en-GB"/>
        </w:rPr>
        <w:t>).</w:t>
      </w:r>
      <w:r w:rsidR="00B11689" w:rsidRPr="001E7A27">
        <w:rPr>
          <w:lang w:val="en-GB"/>
        </w:rPr>
        <w:t xml:space="preserve"> The atmospheric stock is calculated from mean CH</w:t>
      </w:r>
      <w:r w:rsidR="00B11689" w:rsidRPr="001E7A27">
        <w:rPr>
          <w:vertAlign w:val="subscript"/>
          <w:lang w:val="en-GB"/>
        </w:rPr>
        <w:t>4</w:t>
      </w:r>
      <w:r w:rsidR="00B11689" w:rsidRPr="001E7A27">
        <w:rPr>
          <w:lang w:val="en-GB"/>
        </w:rPr>
        <w:t xml:space="preserve"> concentration, multiplying a factor of 2.75 ± 0.015 Tg ppb</w:t>
      </w:r>
      <w:r w:rsidR="00B11689" w:rsidRPr="001E7A27">
        <w:rPr>
          <w:vertAlign w:val="superscript"/>
          <w:lang w:val="en-GB"/>
        </w:rPr>
        <w:t>-1</w:t>
      </w:r>
      <w:r w:rsidR="00B11689" w:rsidRPr="001E7A27">
        <w:rPr>
          <w:lang w:val="en-GB"/>
        </w:rPr>
        <w:t>, which accounts for the uncertainties in global mean CH</w:t>
      </w:r>
      <w:r w:rsidR="00B11689" w:rsidRPr="001E7A27">
        <w:rPr>
          <w:vertAlign w:val="subscript"/>
          <w:lang w:val="en-GB"/>
        </w:rPr>
        <w:t>4</w:t>
      </w:r>
      <w:r w:rsidR="00B11689" w:rsidRPr="001E7A27">
        <w:rPr>
          <w:lang w:val="en-GB"/>
        </w:rPr>
        <w:t xml:space="preserve"> </w:t>
      </w:r>
      <w:r w:rsidR="00B11689" w:rsidRPr="001E7A27">
        <w:rPr>
          <w:lang w:val="en-GB"/>
        </w:rPr>
        <w:fldChar w:fldCharType="begin" w:fldLock="1"/>
      </w:r>
      <w:r w:rsidR="00BC2C5E" w:rsidRPr="001E7A27">
        <w:rPr>
          <w:lang w:val="en-GB"/>
        </w:rPr>
        <w:instrText>ADDIN CSL_CITATION { "citationItems" : [ { "id" : "ITEM-1",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"ITEM-1",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 } ], "mendeley" : { "formattedCitation" : "(Chandra et al., 2021)", "plainTextFormattedCitation" : "(Chandra et al., 2021)", "previouslyFormattedCitation" : "(Chandra et al., 2021)" }, "properties" : { "noteIndex" : 0 }, "schema" : "https://github.com/citation-style-language/schema/raw/master/csl-citation.json" }</w:instrText>
      </w:r>
      <w:r w:rsidR="00B11689" w:rsidRPr="001E7A27">
        <w:rPr>
          <w:lang w:val="en-GB"/>
        </w:rPr>
        <w:fldChar w:fldCharType="separate"/>
      </w:r>
      <w:r w:rsidR="00025FA2" w:rsidRPr="001E7A27">
        <w:rPr>
          <w:noProof/>
          <w:lang w:val="en-GB"/>
        </w:rPr>
        <w:t>(Chandra et al., 2021)</w:t>
      </w:r>
      <w:r w:rsidR="00B11689" w:rsidRPr="001E7A27">
        <w:rPr>
          <w:lang w:val="en-GB"/>
        </w:rPr>
        <w:fldChar w:fldCharType="end"/>
      </w:r>
      <w:r w:rsidRPr="001E7A27">
        <w:rPr>
          <w:lang w:val="en-GB"/>
        </w:rPr>
        <w:t>.</w:t>
      </w:r>
      <w:r w:rsidR="00684C4B" w:rsidRPr="001E7A27">
        <w:rPr>
          <w:lang w:val="en-GB"/>
        </w:rPr>
        <w:t xml:space="preserve"> </w:t>
      </w:r>
      <w:r w:rsidR="00050D1A" w:rsidRPr="001E7A27">
        <w:rPr>
          <w:rFonts w:cs="Times New Roman"/>
          <w:szCs w:val="20"/>
          <w:lang w:val="en-GB"/>
        </w:rPr>
        <w:t>Further details on data sources and processing are available in the chapter data table (Table 5.SM.6).</w:t>
      </w:r>
    </w:p>
    <w:p w14:paraId="4F51BCD1" w14:textId="77777777" w:rsidR="00C81F4B" w:rsidRPr="001E7A27" w:rsidRDefault="00C81F4B" w:rsidP="005C7F25">
      <w:pPr>
        <w:pStyle w:val="AR6BodyText"/>
        <w:rPr>
          <w:b/>
          <w:lang w:val="en-GB"/>
        </w:rPr>
      </w:pPr>
    </w:p>
    <w:p w14:paraId="3D494D5F" w14:textId="1A0BBCAB" w:rsidR="00B11689" w:rsidRPr="001E7A27" w:rsidRDefault="00B11689" w:rsidP="005C7F25">
      <w:pPr>
        <w:pStyle w:val="AR6BodyText"/>
        <w:rPr>
          <w:b/>
          <w:lang w:val="en-GB"/>
        </w:rPr>
      </w:pPr>
      <w:r w:rsidRPr="001E7A27">
        <w:rPr>
          <w:b/>
          <w:lang w:val="en-GB"/>
        </w:rPr>
        <w:t>[END FIGURE 5.1</w:t>
      </w:r>
      <w:r w:rsidR="007C6078" w:rsidRPr="001E7A27">
        <w:rPr>
          <w:b/>
          <w:lang w:val="en-GB"/>
        </w:rPr>
        <w:t>4</w:t>
      </w:r>
      <w:r w:rsidRPr="001E7A27">
        <w:rPr>
          <w:b/>
          <w:lang w:val="en-GB"/>
        </w:rPr>
        <w:t xml:space="preserve"> HERE] </w:t>
      </w:r>
    </w:p>
    <w:p w14:paraId="1E4868E3" w14:textId="7A2C80EB" w:rsidR="00CB6964" w:rsidRPr="001E7A27" w:rsidRDefault="00CB6964" w:rsidP="005C7F25">
      <w:pPr>
        <w:pStyle w:val="AR6BodyText"/>
        <w:rPr>
          <w:b/>
          <w:lang w:val="en-GB"/>
        </w:rPr>
      </w:pPr>
    </w:p>
    <w:p w14:paraId="69C76780" w14:textId="77777777" w:rsidR="002F5491" w:rsidRPr="001E7A27" w:rsidRDefault="002F5491" w:rsidP="005C7F25">
      <w:pPr>
        <w:pStyle w:val="AR6BodyText"/>
        <w:rPr>
          <w:b/>
          <w:lang w:val="en-GB"/>
        </w:rPr>
      </w:pPr>
    </w:p>
    <w:p w14:paraId="402A0204" w14:textId="5AC2C249" w:rsidR="002C7231" w:rsidRPr="001E7A27" w:rsidRDefault="00CB6964" w:rsidP="005C7F25">
      <w:pPr>
        <w:pStyle w:val="AR6BodyText"/>
        <w:rPr>
          <w:b/>
          <w:bCs/>
          <w:lang w:val="en-GB"/>
        </w:rPr>
      </w:pPr>
      <w:r w:rsidRPr="001E7A27">
        <w:rPr>
          <w:b/>
          <w:bCs/>
          <w:lang w:val="en-GB"/>
        </w:rPr>
        <w:t>[START CROSS-CHAPTER BOX 5.2]</w:t>
      </w:r>
    </w:p>
    <w:p w14:paraId="4D606C00" w14:textId="77777777" w:rsidR="002C7231" w:rsidRPr="001E7A27" w:rsidRDefault="002C7231" w:rsidP="00D0356A">
      <w:pPr>
        <w:pStyle w:val="AR6BodyText"/>
        <w:shd w:val="clear" w:color="auto" w:fill="DEEAF6" w:themeFill="accent1" w:themeFillTint="33"/>
        <w:rPr>
          <w:lang w:val="en-GB"/>
        </w:rPr>
      </w:pPr>
    </w:p>
    <w:p w14:paraId="071C1445" w14:textId="5FE96374" w:rsidR="009A0D6D" w:rsidRPr="001E7A27" w:rsidRDefault="009A0D6D" w:rsidP="00D0356A">
      <w:pPr>
        <w:pStyle w:val="AR6Chap5Cross-ChapterBox"/>
        <w:shd w:val="clear" w:color="auto" w:fill="DEEAF6" w:themeFill="accent1" w:themeFillTint="33"/>
        <w:rPr>
          <w:lang w:val="en-GB"/>
        </w:rPr>
      </w:pPr>
      <w:bookmarkStart w:id="2255" w:name="_Toc70535666"/>
      <w:r w:rsidRPr="001E7A27">
        <w:rPr>
          <w:lang w:val="en-GB"/>
        </w:rPr>
        <w:t>Drivers of atmospheric methane changes during 1980–2019</w:t>
      </w:r>
      <w:bookmarkEnd w:id="2255"/>
    </w:p>
    <w:p w14:paraId="1B88BFDC" w14:textId="77777777" w:rsidR="00CB6964" w:rsidRPr="001E7A27" w:rsidRDefault="00CB6964" w:rsidP="005C7F25">
      <w:pPr>
        <w:pStyle w:val="AR6BodyText"/>
        <w:shd w:val="clear" w:color="auto" w:fill="DEEAF6" w:themeFill="accent1" w:themeFillTint="33"/>
        <w:rPr>
          <w:b/>
          <w:bCs/>
          <w:lang w:val="en-GB"/>
        </w:rPr>
      </w:pPr>
    </w:p>
    <w:p w14:paraId="06508425" w14:textId="7E7E58B9" w:rsidR="00E810EF" w:rsidRPr="001E7A27" w:rsidRDefault="00E810EF" w:rsidP="005C7F25">
      <w:pPr>
        <w:pStyle w:val="AR6BodyText"/>
        <w:shd w:val="clear" w:color="auto" w:fill="DEEAF6" w:themeFill="accent1" w:themeFillTint="33"/>
        <w:rPr>
          <w:lang w:val="en-GB"/>
        </w:rPr>
      </w:pPr>
      <w:r w:rsidRPr="001E7A27">
        <w:rPr>
          <w:b/>
          <w:bCs/>
          <w:lang w:val="en-GB"/>
        </w:rPr>
        <w:t xml:space="preserve">Contributors: </w:t>
      </w:r>
      <w:bookmarkStart w:id="2256" w:name="_Hlk31368161"/>
      <w:r w:rsidRPr="001E7A27">
        <w:rPr>
          <w:bCs/>
          <w:lang w:val="en-GB"/>
        </w:rPr>
        <w:t xml:space="preserve">Prabir K. Patra (Japan/India), Josep G. Canadell (Australia), Frank </w:t>
      </w:r>
      <w:r w:rsidR="008102D9" w:rsidRPr="001E7A27">
        <w:rPr>
          <w:bCs/>
          <w:lang w:val="en-GB"/>
        </w:rPr>
        <w:t xml:space="preserve">J. </w:t>
      </w:r>
      <w:r w:rsidRPr="001E7A27">
        <w:rPr>
          <w:bCs/>
          <w:lang w:val="en-GB"/>
        </w:rPr>
        <w:t>Dentener (</w:t>
      </w:r>
      <w:commentRangeStart w:id="2257"/>
      <w:commentRangeStart w:id="2258"/>
      <w:r w:rsidRPr="001E7A27">
        <w:rPr>
          <w:bCs/>
          <w:lang w:val="en-GB"/>
        </w:rPr>
        <w:t>E</w:t>
      </w:r>
      <w:ins w:id="2259" w:author="Tom Maycock" w:date="2021-09-08T16:38:00Z">
        <w:r w:rsidR="00586EBA">
          <w:rPr>
            <w:bCs/>
            <w:lang w:val="en-GB"/>
          </w:rPr>
          <w:t xml:space="preserve">uropean </w:t>
        </w:r>
      </w:ins>
      <w:r w:rsidRPr="001E7A27">
        <w:rPr>
          <w:bCs/>
          <w:lang w:val="en-GB"/>
        </w:rPr>
        <w:t>U</w:t>
      </w:r>
      <w:commentRangeEnd w:id="2257"/>
      <w:commentRangeEnd w:id="2258"/>
      <w:ins w:id="2260" w:author="Tom Maycock" w:date="2021-09-08T16:38:00Z">
        <w:r w:rsidR="00586EBA">
          <w:rPr>
            <w:bCs/>
            <w:lang w:val="en-GB"/>
          </w:rPr>
          <w:t>nion</w:t>
        </w:r>
      </w:ins>
      <w:r w:rsidR="002419D2" w:rsidRPr="001E7A27">
        <w:rPr>
          <w:rStyle w:val="CommentReference"/>
          <w:lang w:val="en-GB"/>
        </w:rPr>
        <w:commentReference w:id="2257"/>
      </w:r>
      <w:r w:rsidR="00586EBA">
        <w:rPr>
          <w:rStyle w:val="CommentReference"/>
          <w:lang w:val="en-GB"/>
        </w:rPr>
        <w:commentReference w:id="2258"/>
      </w:r>
      <w:r w:rsidRPr="001E7A27">
        <w:rPr>
          <w:bCs/>
          <w:lang w:val="en-GB"/>
        </w:rPr>
        <w:t xml:space="preserve">, </w:t>
      </w:r>
      <w:r w:rsidR="008102D9" w:rsidRPr="001E7A27">
        <w:rPr>
          <w:bCs/>
          <w:lang w:val="en-GB"/>
        </w:rPr>
        <w:t xml:space="preserve">The </w:t>
      </w:r>
      <w:r w:rsidRPr="001E7A27">
        <w:rPr>
          <w:bCs/>
          <w:lang w:val="en-GB"/>
        </w:rPr>
        <w:t>Netherlands), Xin Lan (</w:t>
      </w:r>
      <w:r w:rsidR="008102D9" w:rsidRPr="001E7A27">
        <w:rPr>
          <w:lang w:val="en-GB"/>
        </w:rPr>
        <w:t>United States of America</w:t>
      </w:r>
      <w:r w:rsidR="008102D9" w:rsidRPr="001E7A27">
        <w:rPr>
          <w:bCs/>
          <w:lang w:val="en-GB"/>
        </w:rPr>
        <w:t>/China</w:t>
      </w:r>
      <w:r w:rsidRPr="001E7A27">
        <w:rPr>
          <w:bCs/>
          <w:lang w:val="en-GB"/>
        </w:rPr>
        <w:t>), Vaishali Naik (</w:t>
      </w:r>
      <w:r w:rsidR="008102D9" w:rsidRPr="001E7A27">
        <w:rPr>
          <w:lang w:val="en-GB"/>
        </w:rPr>
        <w:t>United States of America</w:t>
      </w:r>
      <w:r w:rsidRPr="001E7A27">
        <w:rPr>
          <w:bCs/>
          <w:lang w:val="en-GB"/>
        </w:rPr>
        <w:t>)</w:t>
      </w:r>
      <w:r w:rsidRPr="001E7A27">
        <w:rPr>
          <w:lang w:val="en-GB"/>
        </w:rPr>
        <w:t xml:space="preserve"> </w:t>
      </w:r>
    </w:p>
    <w:bookmarkEnd w:id="2256"/>
    <w:p w14:paraId="0B4DF4EA" w14:textId="77777777" w:rsidR="00E810EF" w:rsidRPr="001E7A27" w:rsidRDefault="00E810EF" w:rsidP="005C7F25">
      <w:pPr>
        <w:pStyle w:val="AR6BodyText"/>
        <w:shd w:val="clear" w:color="auto" w:fill="DEEAF6" w:themeFill="accent1" w:themeFillTint="33"/>
        <w:rPr>
          <w:lang w:val="en-GB"/>
        </w:rPr>
      </w:pPr>
    </w:p>
    <w:p w14:paraId="48B966E9" w14:textId="759F84B4" w:rsidR="00E810EF" w:rsidRPr="001E7A27" w:rsidRDefault="00E810EF" w:rsidP="005C7F25">
      <w:pPr>
        <w:pStyle w:val="AR6BodyText"/>
        <w:shd w:val="clear" w:color="auto" w:fill="DEEAF6" w:themeFill="accent1" w:themeFillTint="33"/>
        <w:rPr>
          <w:rFonts w:cs="Times New Roman"/>
          <w:lang w:val="en-GB"/>
        </w:rPr>
      </w:pPr>
      <w:r w:rsidRPr="001E7A27">
        <w:rPr>
          <w:rFonts w:cs="Times New Roman"/>
          <w:lang w:val="en-GB"/>
        </w:rPr>
        <w:t>The atmospheric methane (CH</w:t>
      </w:r>
      <w:r w:rsidRPr="001E7A27">
        <w:rPr>
          <w:rFonts w:cs="Times New Roman"/>
          <w:vertAlign w:val="subscript"/>
          <w:lang w:val="en-GB"/>
        </w:rPr>
        <w:t>4</w:t>
      </w:r>
      <w:r w:rsidRPr="001E7A27">
        <w:rPr>
          <w:rFonts w:cs="Times New Roman"/>
          <w:lang w:val="en-GB"/>
        </w:rPr>
        <w:t xml:space="preserve">) growth rate has varied widely over the past three decades, and the causes </w:t>
      </w:r>
      <w:del w:id="2261" w:author="Soapbox" w:date="2021-07-17T07:36:00Z">
        <w:r w:rsidRPr="001E7A27" w:rsidDel="002F75ED">
          <w:rPr>
            <w:rFonts w:cs="Times New Roman"/>
            <w:lang w:val="en-GB"/>
          </w:rPr>
          <w:delText xml:space="preserve">of which </w:delText>
        </w:r>
      </w:del>
      <w:r w:rsidRPr="001E7A27">
        <w:rPr>
          <w:rFonts w:cs="Times New Roman"/>
          <w:lang w:val="en-GB"/>
        </w:rPr>
        <w:t xml:space="preserve">have been extensively studied since AR5. The mean growth rate decreased from 15 </w:t>
      </w:r>
      <w:r w:rsidRPr="001E7A27">
        <w:rPr>
          <w:rFonts w:cs="Times New Roman"/>
          <w:lang w:val="en-GB"/>
        </w:rPr>
        <w:sym w:font="Symbol" w:char="F0B1"/>
      </w:r>
      <w:r w:rsidRPr="001E7A27">
        <w:rPr>
          <w:rFonts w:cs="Times New Roman"/>
          <w:lang w:val="en-GB"/>
        </w:rPr>
        <w:t xml:space="preserve"> 5 ppb yr</w:t>
      </w:r>
      <w:del w:id="2262" w:author="Ian Blenkinsop" w:date="2021-07-28T16:22:00Z">
        <w:r w:rsidRPr="001E7A27" w:rsidDel="006C2F7B">
          <w:rPr>
            <w:rFonts w:cs="Times New Roman"/>
            <w:vertAlign w:val="superscript"/>
            <w:lang w:val="en-GB"/>
          </w:rPr>
          <w:delText>-</w:delText>
        </w:r>
      </w:del>
      <w:ins w:id="2263" w:author="Ian Blenkinsop" w:date="2021-07-28T16:22:00Z">
        <w:r w:rsidR="006C2F7B"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in the 1980s to 0.48 </w:t>
      </w:r>
      <w:r w:rsidRPr="001E7A27">
        <w:rPr>
          <w:rFonts w:cs="Times New Roman"/>
          <w:lang w:val="en-GB"/>
        </w:rPr>
        <w:sym w:font="Symbol" w:char="F0B1"/>
      </w:r>
      <w:r w:rsidRPr="001E7A27">
        <w:rPr>
          <w:rFonts w:cs="Times New Roman"/>
          <w:lang w:val="en-GB"/>
        </w:rPr>
        <w:t xml:space="preserve"> 3.2 ppb yr</w:t>
      </w:r>
      <w:del w:id="2264" w:author="Ian Blenkinsop" w:date="2021-07-28T16:16:00Z">
        <w:r w:rsidRPr="001E7A27" w:rsidDel="00E4692D">
          <w:rPr>
            <w:rFonts w:cs="Times New Roman"/>
            <w:vertAlign w:val="superscript"/>
            <w:lang w:val="en-GB"/>
          </w:rPr>
          <w:delText>-</w:delText>
        </w:r>
      </w:del>
      <w:ins w:id="2265" w:author="Ian Blenkinsop" w:date="2021-07-28T16:16: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during 2000</w:t>
      </w:r>
      <w:r w:rsidRPr="001E7A27">
        <w:rPr>
          <w:lang w:val="en-GB"/>
        </w:rPr>
        <w:t>–</w:t>
      </w:r>
      <w:r w:rsidRPr="001E7A27">
        <w:rPr>
          <w:rFonts w:cs="Times New Roman"/>
          <w:lang w:val="en-GB"/>
        </w:rPr>
        <w:t xml:space="preserve">2006 (the so-called quasi-equilibrium phase) and returned to an average rate of 7.6 </w:t>
      </w:r>
      <w:r w:rsidRPr="001E7A27">
        <w:rPr>
          <w:rFonts w:cs="Times New Roman"/>
          <w:lang w:val="en-GB"/>
        </w:rPr>
        <w:sym w:font="Symbol" w:char="F0B1"/>
      </w:r>
      <w:r w:rsidRPr="001E7A27">
        <w:rPr>
          <w:rFonts w:cs="Times New Roman"/>
          <w:lang w:val="en-GB"/>
        </w:rPr>
        <w:t xml:space="preserve"> 2.7 ppb yr</w:t>
      </w:r>
      <w:del w:id="2266" w:author="Ian Blenkinsop" w:date="2021-07-28T16:16:00Z">
        <w:r w:rsidRPr="001E7A27" w:rsidDel="00E4692D">
          <w:rPr>
            <w:rFonts w:cs="Times New Roman"/>
            <w:vertAlign w:val="superscript"/>
            <w:lang w:val="en-GB"/>
          </w:rPr>
          <w:delText>-</w:delText>
        </w:r>
      </w:del>
      <w:ins w:id="2267" w:author="Ian Blenkinsop" w:date="2021-07-28T16:16: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in the past decade (2010</w:t>
      </w:r>
      <w:r w:rsidRPr="001E7A27">
        <w:rPr>
          <w:lang w:val="en-GB"/>
        </w:rPr>
        <w:t>–</w:t>
      </w:r>
      <w:r w:rsidRPr="001E7A27">
        <w:rPr>
          <w:rFonts w:cs="Times New Roman"/>
          <w:lang w:val="en-GB"/>
        </w:rPr>
        <w:t>2019) (based on data in Figure 5.14). Atmospheric CH</w:t>
      </w:r>
      <w:r w:rsidRPr="001E7A27">
        <w:rPr>
          <w:rFonts w:cs="Times New Roman"/>
          <w:vertAlign w:val="subscript"/>
          <w:lang w:val="en-GB"/>
        </w:rPr>
        <w:t>4</w:t>
      </w:r>
      <w:r w:rsidRPr="001E7A27">
        <w:rPr>
          <w:rFonts w:cs="Times New Roman"/>
          <w:lang w:val="en-GB"/>
        </w:rPr>
        <w:t xml:space="preserve"> grew faster (9.3 </w:t>
      </w:r>
      <w:r w:rsidRPr="001E7A27">
        <w:rPr>
          <w:rFonts w:cs="Times New Roman"/>
          <w:lang w:val="en-GB"/>
        </w:rPr>
        <w:sym w:font="Symbol" w:char="F0B1"/>
      </w:r>
      <w:r w:rsidRPr="001E7A27">
        <w:rPr>
          <w:rFonts w:cs="Times New Roman"/>
          <w:lang w:val="en-GB"/>
        </w:rPr>
        <w:t xml:space="preserve"> 2.4 ppb yr</w:t>
      </w:r>
      <w:del w:id="2268" w:author="Ian Blenkinsop" w:date="2021-07-28T16:16:00Z">
        <w:r w:rsidRPr="001E7A27" w:rsidDel="00E4692D">
          <w:rPr>
            <w:rFonts w:cs="Times New Roman"/>
            <w:vertAlign w:val="superscript"/>
            <w:lang w:val="en-GB"/>
          </w:rPr>
          <w:delText>-</w:delText>
        </w:r>
      </w:del>
      <w:ins w:id="2269" w:author="Ian Blenkinsop" w:date="2021-07-28T16:16: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over the last six years (2014</w:t>
      </w:r>
      <w:r w:rsidRPr="001E7A27">
        <w:rPr>
          <w:lang w:val="en-GB"/>
        </w:rPr>
        <w:t>–</w:t>
      </w:r>
      <w:r w:rsidRPr="001E7A27">
        <w:rPr>
          <w:rFonts w:cs="Times New Roman"/>
          <w:lang w:val="en-GB"/>
        </w:rPr>
        <w:t>2019) – a period with prolonged El Niño conditions, which contributed to high CH</w:t>
      </w:r>
      <w:r w:rsidRPr="001E7A27">
        <w:rPr>
          <w:rFonts w:cs="Times New Roman"/>
          <w:vertAlign w:val="subscript"/>
          <w:lang w:val="en-GB"/>
        </w:rPr>
        <w:t>4</w:t>
      </w:r>
      <w:r w:rsidRPr="001E7A27">
        <w:rPr>
          <w:rFonts w:cs="Times New Roman"/>
          <w:lang w:val="en-GB"/>
        </w:rPr>
        <w:t xml:space="preserve"> growth rates consistent with behaviour during previous El Niño events (Figure 5.14b). Because of large uncertainties in both the emissions and sinks of CH</w:t>
      </w:r>
      <w:r w:rsidRPr="001E7A27">
        <w:rPr>
          <w:rFonts w:cs="Times New Roman"/>
          <w:vertAlign w:val="subscript"/>
          <w:lang w:val="en-GB"/>
        </w:rPr>
        <w:t>4</w:t>
      </w:r>
      <w:r w:rsidRPr="001E7A27">
        <w:rPr>
          <w:rFonts w:cs="Times New Roman"/>
          <w:lang w:val="en-GB"/>
        </w:rPr>
        <w:t>, it has been challenging to quantify accurately the methane budget and ascribe reasons for the growth over 1980</w:t>
      </w:r>
      <w:ins w:id="2270" w:author="Soapbox" w:date="2021-07-17T07:37:00Z">
        <w:r w:rsidR="002F75ED" w:rsidRPr="001E7A27">
          <w:rPr>
            <w:lang w:val="en-GB"/>
          </w:rPr>
          <w:t>–</w:t>
        </w:r>
      </w:ins>
      <w:del w:id="2271" w:author="Soapbox" w:date="2021-07-17T07:37:00Z">
        <w:r w:rsidRPr="001E7A27" w:rsidDel="002F75ED">
          <w:rPr>
            <w:rFonts w:cs="Times New Roman"/>
            <w:lang w:val="en-GB"/>
          </w:rPr>
          <w:delText>-</w:delText>
        </w:r>
      </w:del>
      <w:r w:rsidRPr="001E7A27">
        <w:rPr>
          <w:rFonts w:cs="Times New Roman"/>
          <w:lang w:val="en-GB"/>
        </w:rPr>
        <w:t xml:space="preserve">2019. </w:t>
      </w:r>
      <w:r w:rsidR="00E274BE" w:rsidRPr="001E7A27">
        <w:rPr>
          <w:rFonts w:cs="Times New Roman"/>
          <w:lang w:val="en-GB"/>
        </w:rPr>
        <w:t xml:space="preserve">In the context of </w:t>
      </w:r>
      <w:r w:rsidRPr="001E7A27">
        <w:rPr>
          <w:rFonts w:cs="Times New Roman"/>
          <w:color w:val="000000"/>
          <w:lang w:val="en-GB"/>
        </w:rPr>
        <w:t>CH</w:t>
      </w:r>
      <w:r w:rsidRPr="001E7A27">
        <w:rPr>
          <w:rFonts w:cs="Times New Roman"/>
          <w:color w:val="000000"/>
          <w:vertAlign w:val="subscript"/>
          <w:lang w:val="en-GB"/>
        </w:rPr>
        <w:t>4</w:t>
      </w:r>
      <w:r w:rsidRPr="001E7A27">
        <w:rPr>
          <w:rFonts w:cs="Times New Roman"/>
          <w:color w:val="000000"/>
          <w:lang w:val="en-GB"/>
        </w:rPr>
        <w:t xml:space="preserve"> emissions</w:t>
      </w:r>
      <w:r w:rsidR="00E274BE" w:rsidRPr="001E7A27">
        <w:rPr>
          <w:rFonts w:cs="Times New Roman"/>
          <w:color w:val="000000"/>
          <w:lang w:val="en-GB"/>
        </w:rPr>
        <w:t xml:space="preserve"> mitigation</w:t>
      </w:r>
      <w:r w:rsidRPr="001E7A27">
        <w:rPr>
          <w:rFonts w:cs="Times New Roman"/>
          <w:color w:val="000000"/>
          <w:lang w:val="en-GB"/>
        </w:rPr>
        <w:t xml:space="preserve">, it is critical to understand if the changes in growth rates are caused by emissions from human activities or by natural processes responding to changing climate. </w:t>
      </w:r>
      <w:r w:rsidRPr="001E7A27">
        <w:rPr>
          <w:rFonts w:cs="Times New Roman"/>
          <w:lang w:val="en-GB"/>
        </w:rPr>
        <w:t>If CH</w:t>
      </w:r>
      <w:r w:rsidRPr="001E7A27">
        <w:rPr>
          <w:rFonts w:cs="Times New Roman"/>
          <w:vertAlign w:val="subscript"/>
          <w:lang w:val="en-GB"/>
        </w:rPr>
        <w:t>4</w:t>
      </w:r>
      <w:r w:rsidRPr="001E7A27">
        <w:rPr>
          <w:rFonts w:cs="Times New Roman"/>
          <w:lang w:val="en-GB"/>
        </w:rPr>
        <w:t xml:space="preserve"> continues to grow at rates similar to those observed over the past decade, it will </w:t>
      </w:r>
      <w:r w:rsidRPr="001E7A27">
        <w:rPr>
          <w:lang w:val="en-GB"/>
        </w:rPr>
        <w:t>contribute to decadal scale climate change and hinder the achievement of the long-term temperature goals of the</w:t>
      </w:r>
      <w:r w:rsidRPr="001E7A27" w:rsidDel="00394431">
        <w:rPr>
          <w:rFonts w:cs="Times New Roman"/>
          <w:lang w:val="en-GB"/>
        </w:rPr>
        <w:t xml:space="preserve"> </w:t>
      </w:r>
      <w:r w:rsidRPr="001E7A27">
        <w:rPr>
          <w:rFonts w:cs="Times New Roman"/>
          <w:lang w:val="en-GB"/>
        </w:rPr>
        <w:t xml:space="preserve">Paris Agreement </w:t>
      </w:r>
      <w:ins w:id="2272" w:author="Ian Blenkinsop" w:date="2021-07-28T13:33:00Z">
        <w:r w:rsidR="00CA0FD0" w:rsidRPr="001E7A27">
          <w:rPr>
            <w:rFonts w:cs="Times New Roman"/>
            <w:lang w:val="en-GB"/>
          </w:rPr>
          <w:t xml:space="preserve">(Section 7.3.2.2; </w:t>
        </w:r>
      </w:ins>
      <w:r w:rsidRPr="001E7A27">
        <w:rPr>
          <w:rFonts w:cs="Times New Roman"/>
          <w:lang w:val="en-GB"/>
        </w:rPr>
        <w:fldChar w:fldCharType="begin" w:fldLock="1"/>
      </w:r>
      <w:r w:rsidR="00747167" w:rsidRPr="001E7A27">
        <w:rPr>
          <w:rFonts w:cs="Times New Roman"/>
          <w:lang w:val="en-GB"/>
        </w:rPr>
        <w:instrText>ADDIN CSL_CITATION { "citationItems" : [ { "id" : "ITEM-1", "itemData" : { "DOI" : "10.1029/2018GB006009", "ISSN" : "0886-6236", "author" : [ { "dropping-particle" : "", "family" : "Nisbet", "given" : "E. G.", "non-dropping-particle" : "", "parse-names" : false, "suffix" : "" }, { "dropping-particle" : "", "family" : "Manning", "given" : "M. R.", "non-dropping-particle" : "", "parse-names" : false, "suffix" : "" }, { "dropping-particle" : "", "family" : "Dlugokencky", "given" : "E. J.", "non-dropping-particle" : "", "parse-names" : false, "suffix" : "" }, { "dropping-particle" : "", "family" : "Fisher", "given" : "R. E.", "non-dropping-particle" : "", "parse-names" : false, "suffix" : "" }, { "dropping-particle" : "", "family" : "Lowry", "given" : "D.", "non-dropping-particle" : "", "parse-names" : false, "suffix" : "" }, { "dropping-particle" : "", "family" : "Michel", "given" : "S. E.", "non-dropping-particle" : "", "parse-names" : false, "suffix" : "" }, { "dropping-particle" : "", "family" : "Myhre", "given" : "C. Lund", "non-dropping-particle" : "", "parse-names" : false, "suffix" : "" }, { "dropping-particle" : "", "family" : "Platt", "given" : "S. M.", "non-dropping-particle" : "", "parse-names" : false, "suffix" : "" }, { "dropping-particle" : "", "family" : "Allen", "given" : "G.", "non-dropping-particle" : "", "parse-names" : false, "suffix" : "" }, { "dropping-particle" : "", "family" : "Bousquet", "given" : "P.", "non-dropping-particle" : "", "parse-names" : false, "suffix" : "" }, { "dropping-particle" : "", "family" : "Brownlow", "given" : "R.", "non-dropping-particle" : "", "parse-names" : false, "suffix" : "" }, { "dropping-particle" : "", "family" : "Cain", "given" : "M.", "non-dropping-particle" : "", "parse-names" : false, "suffix" : "" }, { "dropping-particle" : "", "family" : "France", "given" : "J. L.", "non-dropping-particle" : "", "parse-names" : false, "suffix" : "" }, { "dropping-particle" : "", "family" : "Hermansen", "given" : "O.", "non-dropping-particle" : "", "parse-names" : false, "suffix" : "" }, { "dropping-particle" : "", "family" : "Hossaini", "given" : "R.", "non-dropping-particle" : "", "parse-names" : false, "suffix" : "" }, { "dropping-particle" : "", "family" : "Jones", "given" : "A. E.", "non-dropping-particle" : "", "parse-names" : false, "suffix" : "" }, { "dropping-particle" : "", "family" : "Levin", "given" : "I.", "non-dropping-particle" : "", "parse-names" : false, "suffix" : "" }, { "dropping-particle" : "", "family" : "Manning", "given" : "A. C.", "non-dropping-particle" : "", "parse-names" : false, "suffix" : "" }, { "dropping-particle" : "", "family" : "Myhre", "given" : "G.", "non-dropping-particle" : "", "parse-names" : false, "suffix" : "" }, { "dropping-particle" : "", "family" : "Pyle", "given" : "J. A.", "non-dropping-particle" : "", "parse-names" : false, "suffix" : "" }, { "dropping-particle" : "", "family" : "Vaughn", "given" : "B. H.", "non-dropping-particle" : "", "parse-names" : false, "suffix" : "" }, { "dropping-particle" : "", "family" : "Warwick", "given" : "N. J.", "non-dropping-particle" : "", "parse-names" : false, "suffix" : "" }, { "dropping-particle" : "", "family" : "White", "given" : "J. W. C.", "non-dropping-particle" : "", "parse-names" : false, "suffix" : "" } ], "container-title" : "Global Biogeochemical Cycles", "id" : "ITEM-1", "issued" : { "date-parts" : [ [ "2019", "3", "18" ] ] }, "page" : "2018GB006009", "title" : "Very strong atmospheric methane growth in the 4 years 2014\u20132017: implications for the Paris Agreement", "translator" : [ { "dropping-particle" : "", "family" : "L5222", "given" : "", "non-dropping-particle" : "", "parse-names" : false, "suffix" : "" } ], "type" : "article-journal", "volume" : "33" }, "uris" : [ "http://www.mendeley.com/documents/?uuid=57daa1d2-4fa4-4a90-8401-ec3621db95c8" ] } ], "mendeley" : { "formattedCitation" : "(Nisbet et al., 2019)", "plainTextFormattedCitation" : "(Nisbet et al., 2019)", "previouslyFormattedCitation" : "(Nisbet et al., 2019)" }, "properties" : { "noteIndex" : 0 }, "schema" : "https://github.com/citation-style-language/schema/raw/master/csl-citation.json" }</w:instrText>
      </w:r>
      <w:r w:rsidRPr="001E7A27">
        <w:rPr>
          <w:rFonts w:cs="Times New Roman"/>
          <w:lang w:val="en-GB"/>
        </w:rPr>
        <w:fldChar w:fldCharType="separate"/>
      </w:r>
      <w:del w:id="2273" w:author="Ian Blenkinsop" w:date="2021-07-28T13:33:00Z">
        <w:r w:rsidR="00025FA2" w:rsidRPr="001E7A27" w:rsidDel="00CA0FD0">
          <w:rPr>
            <w:rFonts w:cs="Times New Roman"/>
            <w:noProof/>
            <w:lang w:val="en-GB"/>
          </w:rPr>
          <w:delText>(</w:delText>
        </w:r>
      </w:del>
      <w:r w:rsidR="00025FA2" w:rsidRPr="001E7A27">
        <w:rPr>
          <w:rFonts w:cs="Times New Roman"/>
          <w:noProof/>
          <w:lang w:val="en-GB"/>
        </w:rPr>
        <w:t>Nisbet et al., 2019)</w:t>
      </w:r>
      <w:r w:rsidRPr="001E7A27">
        <w:rPr>
          <w:rFonts w:cs="Times New Roman"/>
          <w:lang w:val="en-GB"/>
        </w:rPr>
        <w:fldChar w:fldCharType="end"/>
      </w:r>
      <w:del w:id="2274" w:author="Ian Blenkinsop" w:date="2021-07-28T13:33:00Z">
        <w:r w:rsidR="00E274BE" w:rsidRPr="001E7A27" w:rsidDel="00CA0FD0">
          <w:rPr>
            <w:rFonts w:cs="Times New Roman"/>
            <w:lang w:val="en-GB"/>
          </w:rPr>
          <w:delText>(7.3.2.2)</w:delText>
        </w:r>
      </w:del>
      <w:r w:rsidRPr="001E7A27">
        <w:rPr>
          <w:rFonts w:cs="Times New Roman"/>
          <w:lang w:val="en-GB"/>
        </w:rPr>
        <w:t xml:space="preserve">. </w:t>
      </w:r>
    </w:p>
    <w:p w14:paraId="0BADD170" w14:textId="77777777" w:rsidR="00E810EF" w:rsidRPr="001E7A27" w:rsidRDefault="00E810EF" w:rsidP="005C7F25">
      <w:pPr>
        <w:pStyle w:val="AR6BodyText"/>
        <w:shd w:val="clear" w:color="auto" w:fill="DEEAF6" w:themeFill="accent1" w:themeFillTint="33"/>
        <w:rPr>
          <w:rFonts w:cs="Times New Roman"/>
          <w:lang w:val="en-GB"/>
        </w:rPr>
      </w:pPr>
    </w:p>
    <w:p w14:paraId="445E91C4" w14:textId="602AA1CC" w:rsidR="00E810EF" w:rsidRPr="001E7A27" w:rsidRDefault="00E810EF" w:rsidP="005C7F25">
      <w:pPr>
        <w:pStyle w:val="AR6BodyText"/>
        <w:shd w:val="clear" w:color="auto" w:fill="DEEAF6" w:themeFill="accent1" w:themeFillTint="33"/>
        <w:rPr>
          <w:rFonts w:cs="Times New Roman"/>
          <w:lang w:val="en-GB"/>
        </w:rPr>
      </w:pPr>
      <w:r w:rsidRPr="001E7A27">
        <w:rPr>
          <w:rFonts w:cs="Times New Roman"/>
          <w:lang w:val="en-GB"/>
        </w:rPr>
        <w:t>Cross-Chapter Box 5.2</w:t>
      </w:r>
      <w:ins w:id="2275" w:author="Ian Blenkinsop" w:date="2021-07-28T13:33:00Z">
        <w:r w:rsidR="00CA0FD0" w:rsidRPr="001E7A27">
          <w:rPr>
            <w:rFonts w:cs="Times New Roman"/>
            <w:lang w:val="en-GB"/>
          </w:rPr>
          <w:t>,</w:t>
        </w:r>
      </w:ins>
      <w:r w:rsidRPr="001E7A27">
        <w:rPr>
          <w:rFonts w:cs="Times New Roman"/>
          <w:lang w:val="en-GB"/>
        </w:rPr>
        <w:t xml:space="preserve"> Figure 1 shows the decadal CH</w:t>
      </w:r>
      <w:r w:rsidRPr="001E7A27">
        <w:rPr>
          <w:rFonts w:cs="Times New Roman"/>
          <w:vertAlign w:val="subscript"/>
          <w:lang w:val="en-GB"/>
        </w:rPr>
        <w:t>4</w:t>
      </w:r>
      <w:r w:rsidRPr="001E7A27">
        <w:rPr>
          <w:rFonts w:cs="Times New Roman"/>
          <w:lang w:val="en-GB"/>
        </w:rPr>
        <w:t xml:space="preserve"> budget derived from the Global Carbon Project (GCP)-CH</w:t>
      </w:r>
      <w:r w:rsidRPr="001E7A27">
        <w:rPr>
          <w:rFonts w:cs="Times New Roman"/>
          <w:vertAlign w:val="subscript"/>
          <w:lang w:val="en-GB"/>
        </w:rPr>
        <w:t>4</w:t>
      </w:r>
      <w:r w:rsidRPr="001E7A27">
        <w:rPr>
          <w:rFonts w:cs="Times New Roman"/>
          <w:lang w:val="en-GB"/>
        </w:rPr>
        <w:t xml:space="preserve"> synthesis for 1980s, 1990s and 2000s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"10.1038/ngeo1955", "ISSN" : "1752-0894", "abstract" : "Methane is an important greenhouse gas, responsible for about 20% of the warming induced by long-lived greenhouse gases since pre-industrial times. By reacting with hydroxyl radicals, methane reduces the oxidizing capacity of the atmosphere and generates ozone in the troposphere. Although most sources and sinks of methane have been identified, their relative contributions to atmospheric methane levels are highly uncertain. As such, the factors responsible for the observed stabilization of atmospheric methane levels in the early 2000s, and the renewed rise after 2006, remain unclear. Here, we construct decadal budgets for methane sources and sinks between 1980 and 2010, using a combination of atmospheric measurements and results from chemical transport models, ecosystem models, climate chemistry models and inventories of anthropogenic emissions. The resultant budgets suggest that data-driven approaches and ecosystem models overestimate total natural emissions. We build three contrasting emission scenarios \u2014 which differ in fossil fuel and microbial emissions \u2014 to explain the decadal variability in atmospheric methane levels detected, here and in previous studies, since 1985. Although uncertainties in emission trends do not allow definitive conclusions to be drawn, we show that the observed stabilization of methane levels between 1999 and 2006 can potentially be explained by decreasing-to-stable fossil fuel emissions, combined with stable-to-increasing microbial emissions. We show that a rise in natural wetland emissions and fossil fuel emissions probably accounts for the renewed increase in global methane levels after 2006, although the relative contribution of these two sources remains uncertain.", "author" : [ { "dropping-particle" : "", "family" : "Kirschke", "given" : "Stefanie", "non-dropping-particle" : "", "parse-names" : false, "suffix" : "" }, { "dropping-particle" : "", "family" : "Bousquet", "given" : "Philippe", "non-dropping-particle" : "", "parse-names" : false, "suffix" : "" }, { "dropping-particle" : "", "family" : "Ciais", "given" : "Philippe", "non-dropping-particle" : "", "parse-names" : false, "suffix" : "" }, { "dropping-particle" : "", "family" : "Saunois", "given" : "Marielle", "non-dropping-particle" : "", "parse-names" : false, "suffix" : "" }, { "dropping-particle" : "", "family" : "Canadell", "given" : "Josep G", "non-dropping-particle" : "", "parse-names" : false, "suffix" : "" }, { "dropping-particle" : "", "family" : "Dlugokencky", "given" : "Edward J", "non-dropping-particle" : "", "parse-names" : false, "suffix" : "" }, { "dropping-particle" : "", "family" : "Bergamaschi", "given" : "Peter", "non-dropping-particle" : "", "parse-names" : false, "suffix" : "" }, { "dropping-particle" : "", "family" : "Bergmann", "given" : "Daniel", "non-dropping-particle" : "", "parse-names" : false, "suffix" : "" }, { "dropping-particle" : "", "family" : "Blake", "given" : "Donald R", "non-dropping-particle" : "", "parse-names" : false, "suffix" : "" }, { "dropping-particle" : "", "family" : "Bruhwiler", "given" : "Lori", "non-dropping-particle" : "", "parse-names" : false, "suffix" : "" }, { "dropping-particle" : "", "family" : "Cameron-Smith", "given" : "Philip", "non-dropping-particle" : "", "parse-names" : false, "suffix" : "" }, { "dropping-particle" : "", "family" : "Castaldi", "given" : "Simona", "non-dropping-particle" : "", "parse-names" : false, "suffix" : "" }, { "dropping-particle" : "", "family" : "Chevallier", "given" : "Fr\u00e9d\u00e9ric", "non-dropping-particle" : "", "parse-names" : false, "suffix" : "" }, { "dropping-particle" : "", "family" : "Feng", "given" : "Liang", "non-dropping-particle" : "", "parse-names" : false, "suffix" : "" }, { "dropping-particle" : "", "family" : "Fraser", "given" : "Annemarie", "non-dropping-particle" : "", "parse-names" : false, "suffix" : "" }, { "dropping-particle" : "", "family" : "Heimann", "given" : "Martin", "non-dropping-particle" : "", "parse-names" : false, "suffix" : "" }, { "dropping-particle" : "", "family" : "Hodson", "given" : "Elke L", "non-dropping-particle" : "", "parse-names" : false, "suffix" : "" }, { "dropping-particle" : "", "family" : "Houweling", "given" : "Sander", "non-dropping-particle" : "", "parse-names" : false, "suffix" : "" }, { "dropping-particle" : "", "family" : "Josse", "given" : "B\u00e9atrice", "non-dropping-particle" : "", "parse-names" : false, "suffix" : "" }, { "dropping-particle" : "", "family" : "Fraser", "given" : "Paul J", "non-dropping-particle" : "", "parse-names" : false, "suffix" : "" }, { "dropping-particle" : "", "family" : "Krummel", "given" : "Paul B", "non-dropping-particle" : "", "parse-names" : false, "suffix" : "" }, { "dropping-particle" : "", "family" : "Lamarque", "given" : "Jean-Fran\u00e7ois", "non-dropping-particle" : "", "parse-names" : false, "suffix" : "" }, { "dropping-particle" : "", "family" : "Langenfelds", "given" : "Ray L", "non-dropping-particle" : "", "parse-names" : false, "suffix" : "" }, { "dropping-particle" : "", "family" : "Qu\u00e9r\u00e9", "given" : "Corinne", "non-dropping-particle" : "Le", "parse-names" : false, "suffix" : "" }, { "dropping-particle" : "", "family" : "Naik", "given" : "Vaishali", "non-dropping-particle" : "", "parse-names" : false, "suffix" : "" }, { "dropping-particle" : "", "family" : "O'Doherty", "given" : "Simon", "non-dropping-particle" : "", "parse-names" : false, "suffix" : "" }, { "dropping-particle" : "", "family" : "Palmer", "given" : "Paul I", "non-dropping-particle" : "", "parse-names" : false, "suffix" : "" }, { "dropping-particle" : "", "family" : "Pison", "given" : "Isabelle", "non-dropping-particle" : "", "parse-names" : false, "suffix" : "" }, { "dropping-particle" : "", "family" : "Plummer", "given" : "David", "non-dropping-particle" : "", "parse-names" : false, "suffix" : "" }, { "dropping-particle" : "", "family" : "Poulter", "given" : "Benjamin", "non-dropping-particle" : "", "parse-names" : false, "suffix" : "" }, { "dropping-particle" : "", "family" : "Prinn", "given" : "Ronald G", "non-dropping-particle" : "", "parse-names" : false, "suffix" : "" }, { "dropping-particle" : "", "family" : "Rigby", "given" : "Matt", "non-dropping-particle" : "", "parse-names" : false, "suffix" : "" }, { "dropping-particle" : "", "family" : "Ringeval", "given" : "Bruno", "non-dropping-particle" : "", "parse-names" : false, "suffix" : "" }, { "dropping-particle" : "", "family" : "Santini", "given" : "Monia", "non-dropping-particle" : "", "parse-names" : false, "suffix" : "" }, { "dropping-particle" : "", "family" : "Schmidt", "given" : "Martina", "non-dropping-particle" : "", "parse-names" : false, "suffix" : "" }, { "dropping-particle" : "", "family" : "Shindell", "given" : "Drew T", "non-dropping-particle" : "", "parse-names" : false, "suffix" : "" }, { "dropping-particle" : "", "family" : "Simpson", "given" : "Isobel J", "non-dropping-particle" : "", "parse-names" : false, "suffix" : "" }, { "dropping-particle" : "", "family" : "Spahni", "given" : "Renato", "non-dropping-particle" : "", "parse-names" : false, "suffix" : "" }, { "dropping-particle" : "", "family" : "Steele", "given" : "L Paul", "non-dropping-particle" : "", "parse-names" : false, "suffix" : "" }, { "dropping-particle" : "", "family" : "Strode", "given" : "Sarah A", "non-dropping-particle" : "", "parse-names" : false, "suffix" : "" }, { "dropping-particle" : "", "family" : "Sudo", "given" : "Kengo", "non-dropping-particle" : "", "parse-names" : false, "suffix" : "" }, { "dropping-particle" : "", "family" : "Szopa", "given" : "Sophie", "non-dropping-particle" : "", "parse-names" : false, "suffix" : "" }, { "dropping-particle" : "", "family" : "Werf", "given" : "Guido R", "non-dropping-particle" : "van der", "parse-names" : false, "suffix" : "" }, { "dropping-particle" : "", "family" : "Voulgarakis", "given" : "Apostolos", "non-dropping-particle" : "", "parse-names" : false, "suffix" : "" }, { "dropping-particle" : "", "family" : "Weele", "given" : "Michiel", "non-dropping-particle" : "van", "parse-names" : false, "suffix" : "" }, { "dropping-particle" : "", "family" : "Weiss", "given" : "Ray F", "non-dropping-particle" : "", "parse-names" : false, "suffix" : "" }, { "dropping-particle" : "", "family" : "Williams", "given" : "Jason E", "non-dropping-particle" : "", "parse-names" : false, "suffix" : "" }, { "dropping-particle" : "", "family" : "Zeng", "given" : "Guang", "non-dropping-particle" : "", "parse-names" : false, "suffix" : "" } ], "container-title" : "Nature Geoscience", "id" : "ITEM-1", "issue" : "10", "issued" : { "date-parts" : [ [ "2013", "10", "22" ] ] }, "page" : "813-823", "publisher" : "Nature Publishing Group, a division of Macmillan Publishers Limited. All Rights Reserved.", "title" : "Three decades of global methane sources and sinks", "translator" : [ { "dropping-particle" : "", "family" : "L4019", "given" : "", "non-dropping-particle" : "", "parse-names" : false, "suffix" : "" } ], "type" : "article-journal", "volume" : "6" }, "uris" : [ "http://www.mendeley.com/documents/?uuid=0db1e7df-5abc-4d8d-8591-f57b7c8f121b" ] } ], "mendeley" : { "formattedCitation" : "(Kirschke et al., 2013)", "plainTextFormattedCitation" : "(Kirschke et al., 2013)", "previouslyFormattedCitation" : "(Kirschke et al., 2013)"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(Kirschke et al., 2013)</w:t>
      </w:r>
      <w:r w:rsidRPr="001E7A27">
        <w:rPr>
          <w:rFonts w:cs="Times New Roman"/>
          <w:lang w:val="en-GB"/>
        </w:rPr>
        <w:fldChar w:fldCharType="end"/>
      </w:r>
      <w:r w:rsidRPr="001E7A27">
        <w:rPr>
          <w:rFonts w:cs="Times New Roman"/>
          <w:lang w:val="en-GB"/>
        </w:rPr>
        <w:t>, and for 2010</w:t>
      </w:r>
      <w:r w:rsidRPr="001E7A27">
        <w:rPr>
          <w:lang w:val="en-GB"/>
        </w:rPr>
        <w:t>–</w:t>
      </w:r>
      <w:r w:rsidRPr="001E7A27">
        <w:rPr>
          <w:rFonts w:cs="Times New Roman"/>
          <w:lang w:val="en-GB"/>
        </w:rPr>
        <w:t xml:space="preserve">2017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"http://www.mendeley.com/documents/?uuid=c9152f9c-aa7a-49ac-99b5-88345a018225" ] } ], "mendeley" : { "formattedCitation" : "(Saunois et al., 2020)", "plainTextFormattedCitation" : "(Saunois et al., 2020)", "previouslyFormattedCitation" : "(Saunois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(Saunois et al., 2020)</w:t>
      </w:r>
      <w:r w:rsidRPr="001E7A27">
        <w:rPr>
          <w:rFonts w:cs="Times New Roman"/>
          <w:lang w:val="en-GB"/>
        </w:rPr>
        <w:fldChar w:fldCharType="end"/>
      </w:r>
      <w:r w:rsidRPr="001E7A27">
        <w:rPr>
          <w:rFonts w:cs="Times New Roman"/>
          <w:lang w:val="en-GB"/>
        </w:rPr>
        <w:t>. The imbalance of the sources and sinks estimated by atmospheric inversions (red bars) can be used to explain the changes in CH</w:t>
      </w:r>
      <w:r w:rsidRPr="001E7A27">
        <w:rPr>
          <w:rFonts w:cs="Times New Roman"/>
          <w:vertAlign w:val="subscript"/>
          <w:lang w:val="en-GB"/>
        </w:rPr>
        <w:t>4</w:t>
      </w:r>
      <w:r w:rsidRPr="001E7A27">
        <w:rPr>
          <w:rFonts w:cs="Times New Roman"/>
          <w:lang w:val="en-GB"/>
        </w:rPr>
        <w:t xml:space="preserve"> concentration increase rates between the decades (Table 5.2). </w:t>
      </w:r>
    </w:p>
    <w:p w14:paraId="7B0AD52E" w14:textId="77777777" w:rsidR="00E810EF" w:rsidRPr="001E7A27" w:rsidRDefault="00E810EF" w:rsidP="005C7F25">
      <w:pPr>
        <w:pStyle w:val="AR6BodyText"/>
        <w:shd w:val="clear" w:color="auto" w:fill="DEEAF6" w:themeFill="accent1" w:themeFillTint="33"/>
        <w:rPr>
          <w:rFonts w:cs="Times New Roman"/>
          <w:lang w:val="en-GB"/>
        </w:rPr>
      </w:pPr>
    </w:p>
    <w:p w14:paraId="02D1942B" w14:textId="77777777" w:rsidR="002F5491" w:rsidRPr="001E7A27" w:rsidRDefault="002F5491" w:rsidP="005C7F25">
      <w:pPr>
        <w:pStyle w:val="AR6BodyText"/>
        <w:shd w:val="clear" w:color="auto" w:fill="DEEAF6" w:themeFill="accent1" w:themeFillTint="33"/>
        <w:rPr>
          <w:rFonts w:cs="Times New Roman"/>
          <w:lang w:val="en-GB"/>
        </w:rPr>
      </w:pPr>
    </w:p>
    <w:p w14:paraId="69A142C4" w14:textId="77777777" w:rsidR="00E810EF" w:rsidRPr="001E7A27" w:rsidRDefault="00E810EF" w:rsidP="005C7F25">
      <w:pPr>
        <w:pStyle w:val="AR6BodyText"/>
        <w:shd w:val="clear" w:color="auto" w:fill="DEEAF6" w:themeFill="accent1" w:themeFillTint="33"/>
        <w:rPr>
          <w:rFonts w:cs="Times New Roman"/>
          <w:b/>
          <w:lang w:val="en-GB"/>
        </w:rPr>
      </w:pPr>
      <w:r w:rsidRPr="001E7A27">
        <w:rPr>
          <w:rFonts w:cs="Times New Roman"/>
          <w:b/>
          <w:lang w:val="en-GB"/>
        </w:rPr>
        <w:t xml:space="preserve">[START </w:t>
      </w:r>
      <w:r w:rsidRPr="001E7A27">
        <w:rPr>
          <w:rFonts w:cs="Times New Roman"/>
          <w:b/>
          <w:caps/>
          <w:lang w:val="en-GB"/>
        </w:rPr>
        <w:t>Cross-Chapter Box 5.2, Figure</w:t>
      </w:r>
      <w:r w:rsidRPr="001E7A27">
        <w:rPr>
          <w:rFonts w:cs="Times New Roman"/>
          <w:b/>
          <w:lang w:val="en-GB"/>
        </w:rPr>
        <w:t xml:space="preserve"> 1 HERE]</w:t>
      </w:r>
    </w:p>
    <w:p w14:paraId="7061D51E" w14:textId="0AA36C6D" w:rsidR="00CB6964" w:rsidRPr="001E7A27" w:rsidRDefault="00E810EF" w:rsidP="005C7F25">
      <w:pPr>
        <w:pStyle w:val="AR6BodyText"/>
        <w:shd w:val="clear" w:color="auto" w:fill="DEEAF6" w:themeFill="accent1" w:themeFillTint="33"/>
        <w:rPr>
          <w:noProof/>
          <w:lang w:val="en-GB"/>
        </w:rPr>
      </w:pPr>
      <w:r w:rsidRPr="001E7A27">
        <w:rPr>
          <w:noProof/>
          <w:lang w:val="en-GB"/>
        </w:rPr>
        <w:t xml:space="preserve"> </w:t>
      </w:r>
    </w:p>
    <w:p w14:paraId="6091AA8B" w14:textId="6CDC357A" w:rsidR="00E810EF" w:rsidRPr="001E7A27" w:rsidRDefault="00E810EF" w:rsidP="001D2E30">
      <w:pPr>
        <w:pStyle w:val="AR6BodyText"/>
        <w:shd w:val="clear" w:color="auto" w:fill="DEEAF6" w:themeFill="accent1" w:themeFillTint="33"/>
        <w:ind w:left="2835" w:hanging="2835"/>
        <w:rPr>
          <w:rFonts w:cs="Times New Roman"/>
          <w:lang w:val="en-GB"/>
        </w:rPr>
      </w:pPr>
      <w:r w:rsidRPr="001E7A27">
        <w:rPr>
          <w:rFonts w:cs="Times New Roman"/>
          <w:b/>
          <w:sz w:val="20"/>
          <w:szCs w:val="20"/>
          <w:lang w:val="en-GB"/>
        </w:rPr>
        <w:t>Cross-Chapter Box 5.2, Figure 1</w:t>
      </w:r>
      <w:r w:rsidRPr="001E7A27">
        <w:rPr>
          <w:rFonts w:cs="Times New Roman"/>
          <w:sz w:val="20"/>
          <w:szCs w:val="20"/>
          <w:lang w:val="en-GB"/>
        </w:rPr>
        <w:t xml:space="preserve">: </w:t>
      </w:r>
      <w:r w:rsidRPr="001E7A27">
        <w:rPr>
          <w:rFonts w:cs="Times New Roman"/>
          <w:b/>
          <w:bCs/>
          <w:sz w:val="20"/>
          <w:szCs w:val="20"/>
          <w:lang w:val="en-GB"/>
        </w:rPr>
        <w:t>Methane source</w:t>
      </w:r>
      <w:r w:rsidR="00446061" w:rsidRPr="001E7A27">
        <w:rPr>
          <w:rFonts w:cs="Times New Roman"/>
          <w:b/>
          <w:bCs/>
          <w:sz w:val="20"/>
          <w:szCs w:val="20"/>
          <w:lang w:val="en-GB"/>
        </w:rPr>
        <w:t>s</w:t>
      </w:r>
      <w:r w:rsidRPr="001E7A27">
        <w:rPr>
          <w:rFonts w:cs="Times New Roman"/>
          <w:b/>
          <w:bCs/>
          <w:sz w:val="20"/>
          <w:szCs w:val="20"/>
          <w:lang w:val="en-GB"/>
        </w:rPr>
        <w:t xml:space="preserve"> and sink</w:t>
      </w:r>
      <w:r w:rsidR="00446061" w:rsidRPr="001E7A27">
        <w:rPr>
          <w:rFonts w:cs="Times New Roman"/>
          <w:b/>
          <w:bCs/>
          <w:sz w:val="20"/>
          <w:szCs w:val="20"/>
          <w:lang w:val="en-GB"/>
        </w:rPr>
        <w:t>s</w:t>
      </w:r>
      <w:r w:rsidRPr="001E7A27">
        <w:rPr>
          <w:rFonts w:cs="Times New Roman"/>
          <w:b/>
          <w:bCs/>
          <w:sz w:val="20"/>
          <w:szCs w:val="20"/>
          <w:lang w:val="en-GB"/>
        </w:rPr>
        <w:t xml:space="preserve"> for four decades from </w:t>
      </w:r>
      <w:r w:rsidR="00C1177A" w:rsidRPr="001E7A27">
        <w:rPr>
          <w:rFonts w:cs="Times New Roman"/>
          <w:b/>
          <w:bCs/>
          <w:sz w:val="20"/>
          <w:szCs w:val="20"/>
          <w:lang w:val="en-GB"/>
        </w:rPr>
        <w:t xml:space="preserve">atmospheric inversions </w:t>
      </w:r>
      <w:r w:rsidRPr="001E7A27">
        <w:rPr>
          <w:rFonts w:cs="Times New Roman"/>
          <w:b/>
          <w:bCs/>
          <w:sz w:val="20"/>
          <w:szCs w:val="20"/>
          <w:lang w:val="en-GB"/>
        </w:rPr>
        <w:t>with the budget imbalance</w:t>
      </w:r>
      <w:r w:rsidRPr="001E7A27">
        <w:rPr>
          <w:rFonts w:cs="Times New Roman"/>
          <w:sz w:val="20"/>
          <w:szCs w:val="20"/>
          <w:lang w:val="en-GB"/>
        </w:rPr>
        <w:t xml:space="preserve"> (source-sink; red bars) (plotted on the left y-axis). </w:t>
      </w:r>
      <w:r w:rsidR="001D6327" w:rsidRPr="001E7A27">
        <w:rPr>
          <w:rFonts w:cs="Times New Roman"/>
          <w:sz w:val="20"/>
          <w:szCs w:val="20"/>
          <w:lang w:val="en-GB"/>
        </w:rPr>
        <w:t xml:space="preserve">Top-down analysis from </w:t>
      </w:r>
      <w:r w:rsidR="001D6327" w:rsidRPr="001E7A27">
        <w:rPr>
          <w:rFonts w:cs="Times New Roman"/>
          <w:sz w:val="20"/>
          <w:szCs w:val="20"/>
          <w:lang w:val="en-GB"/>
        </w:rPr>
        <w:fldChar w:fldCharType="begin" w:fldLock="1"/>
      </w:r>
      <w:ins w:id="2276" w:author="Robin Matthews" w:date="2021-06-18T10:27:00Z">
        <w:r w:rsidR="00E572F8" w:rsidRPr="001E7A27">
          <w:rPr>
            <w:rFonts w:cs="Times New Roman"/>
            <w:sz w:val="20"/>
            <w:szCs w:val="20"/>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"http://www.mendeley.com/documents/?uuid=c9152f9c-aa7a-49ac-99b5-88345a018225", "http://www.mendeley.com/documents/?uuid=8d97813e-4179-4bab-9d35-398715aad33a", "http://www.mendeley.com/documents/?uuid=6a04e48f-edd1-4a02-8b39-b2fd578ccf84" ] }, { "id" : "ITEM-2", "itemData" : { "DOI" : "10.1038/ngeo1955", "ISSN" : "1752-0894", "abstract" : "Methane is an important greenhouse gas, responsible for about 20% of the warming induced by long-lived greenhouse gases since pre-industrial times. By reacting with hydroxyl radicals, methane reduces the oxidizing capacity of the atmosphere and generates ozone in the troposphere. Although most sources and sinks of methane have been identified, their relative contributions to atmospheric methane levels are highly uncertain. As such, the factors responsible for the observed stabilization of atmospheric methane levels in the early 2000s, and the renewed rise after 2006, remain unclear. Here, we construct decadal budgets for methane sources and sinks between 1980 and 2010, using a combination of atmospheric measurements and results from chemical transport models, ecosystem models, climate chemistry models and inventories of anthropogenic emissions. The resultant budgets suggest that data-driven approaches and ecosystem models overestimate total natural emissions. We build three contrasting emission scenarios \u2014 which differ in fossil fuel and microbial emissions \u2014 to explain the decadal variability in atmospheric methane levels detected, here and in previous studies, since 1985. Although uncertainties in emission trends do not allow definitive conclusions to be drawn, we show that the observed stabilization of methane levels between 1999 and 2006 can potentially be explained by decreasing-to-stable fossil fuel emissions, combined with stable-to-increasing microbial emissions. We show that a rise in natural wetland emissions and fossil fuel emissions probably accounts for the renewed increase in global methane levels after 2006, although the relative contribution of these two sources remains uncertain.", "author" : [ { "dropping-particle" : "", "family" : "Kirschke", "given" : "Stefanie", "non-dropping-particle" : "", "parse-names" : false, "suffix" : "" }, { "dropping-particle" : "", "family" : "Bousquet", "given" : "Philippe", "non-dropping-particle" : "", "parse-names" : false, "suffix" : "" }, { "dropping-particle" : "", "family" : "Ciais", "given" : "Philippe", "non-dropping-particle" : "", "parse-names" : false, "suffix" : "" }, { "dropping-particle" : "", "family" : "Saunois", "given" : "Marielle", "non-dropping-particle" : "", "parse-names" : false, "suffix" : "" }, { "dropping-particle" : "", "family" : "Canadell", "given" : "Josep G", "non-dropping-particle" : "", "parse-names" : false, "suffix" : "" }, { "dropping-particle" : "", "family" : "Dlugokencky", "given" : "Edward J", "non-dropping-particle" : "", "parse-names" : false, "suffix" : "" }, { "dropping-particle" : "", "family" : "Bergamaschi", "given" : "Peter", "non-dropping-particle" : "", "parse-names" : false, "suffix" : "" }, { "dropping-particle" : "", "family" : "Bergmann", "given" : "Daniel", "non-dropping-particle" : "", "parse-names" : false, "suffix" : "" }, { "dropping-particle" : "", "family" : "Blake", "given" : "Donald R", "non-dropping-particle" : "", "parse-names" : false, "suffix" : "" }, { "dropping-particle" : "", "family" : "Bruhwiler", "given" : "Lori", "non-dropping-particle" : "", "parse-names" : false, "suffix" : "" }, { "dropping-particle" : "", "family" : "Cameron-Smith", "given" : "Philip", "non-dropping-particle" : "", "parse-names" : false, "suffix" : "" }, { "dropping-particle" : "", "family" : "Castaldi", "given" : "Simona", "non-dropping-particle" : "", "parse-names" : false, "suffix" : "" }, { "dropping-particle" : "", "family" : "Chevallier", "given" : "Fr\u00e9d\u00e9ric", "non-dropping-particle" : "", "parse-names" : false, "suffix" : "" }, { "dropping-particle" : "", "family" : "Feng", "given" : "Liang", "non-dropping-particle" : "", "parse-names" : false, "suffix" : "" }, { "dropping-particle" : "", "family" : "Fraser", "given" : "Annemarie", "non-dropping-particle" : "", "parse-names" : false, "suffix" : "" }, { "dropping-particle" : "", "family" : "Heimann", "given" : "Martin", "non-dropping-particle" : "", "parse-names" : false, "suffix" : "" }, { "dropping-particle" : "", "family" : "Hodson", "given" : "Elke L", "non-dropping-particle" : "", "parse-names" : false, "suffix" : "" }, { "dropping-particle" : "", "family" : "Houweling", "given" : "Sander", "non-dropping-particle" : "", "parse-names" : false, "suffix" : "" }, { "dropping-particle" : "", "family" : "Josse", "given" : "B\u00e9atrice", "non-dropping-particle" : "", "parse-names" : false, "suffix" : "" }, { "dropping-particle" : "", "family" : "Fraser", "given" : "Paul J", "non-dropping-particle" : "", "parse-names" : false, "suffix" : "" }, { "dropping-particle" : "", "family" : "Krummel", "given" : "Paul B", "non-dropping-particle" : "", "parse-names" : false, "suffix" : "" }, { "dropping-particle" : "", "family" : "Lamarque", "given" : "Jean-Fran\u00e7ois", "non-dropping-particle" : "", "parse-names" : false, "suffix" : "" }, { "dropping-particle" : "", "family" : "Langenfelds", "given" : "Ray L", "non-dropping-particle" : "", "parse-names" : false, "suffix" : "" }, { "dropping-particle" : "", "family" : "Qu\u00e9r\u00e9", "given" : "Corinne", "non-dropping-particle" : "Le", "parse-names" : false, "suffix" : "" }, { "dropping-particle" : "", "family" : "Naik", "given" : "Vaishali", "non-dropping-particle" : "", "parse-names" : false, "suffix" : "" }, { "dropping-particle" : "", "family" : "O'Doherty", "given" : "Simon", "non-dropping-particle" : "", "parse-names" : false, "suffix" : "" }, { "dropping-particle" : "", "family" : "Palmer", "given" : "Paul I", "non-dropping-particle" : "", "parse-names" : false, "suffix" : "" }, { "dropping-particle" : "", "family" : "Pison", "given" : "Isabelle", "non-dropping-particle" : "", "parse-names" : false, "suffix" : "" }, { "dropping-particle" : "", "family" : "Plummer", "given" : "David", "non-dropping-particle" : "", "parse-names" : false, "suffix" : "" }, { "dropping-particle" : "", "family" : "Poulter", "given" : "Benjamin", "non-dropping-particle" : "", "parse-names" : false, "suffix" : "" }, { "dropping-particle" : "", "family" : "Prinn", "given" : "Ronald G", "non-dropping-particle" : "", "parse-names" : false, "suffix" : "" }, { "dropping-particle" : "", "family" : "Rigby", "given" : "Matt", "non-dropping-particle" : "", "parse-names" : false, "suffix" : "" }, { "dropping-particle" : "", "family" : "Ringeval", "given" : "Bruno", "non-dropping-particle" : "", "parse-names" : false, "suffix" : "" }, { "dropping-particle" : "", "family" : "Santini", "given" : "Monia", "non-dropping-particle" : "", "parse-names" : false, "suffix" : "" }, { "dropping-particle" : "", "family" : "Schmidt", "given" : "Martina", "non-dropping-particle" : "", "parse-names" : false, "suffix" : "" }, { "dropping-particle" : "", "family" : "Shindell", "given" : "Drew T", "non-dropping-particle" : "", "parse-names" : false, "suffix" : "" }, { "dropping-particle" : "", "family" : "Simpson", "given" : "Isobel J", "non-dropping-particle" : "", "parse-names" : false, "suffix" : "" }, { "dropping-particle" : "", "family" : "Spahni", "given" : "Renato", "non-dropping-particle" : "", "parse-names" : false, "suffix" : "" }, { "dropping-particle" : "", "family" : "Steele", "given" : "L Paul", "non-dropping-particle" : "", "parse-names" : false, "suffix" : "" }, { "dropping-particle" : "", "family" : "Strode", "given" : "Sarah A", "non-dropping-particle" : "", "parse-names" : false, "suffix" : "" }, { "dropping-particle" : "", "family" : "Sudo", "given" : "Kengo", "non-dropping-particle" : "", "parse-names" : false, "suffix" : "" }, { "dropping-particle" : "", "family" : "Szopa", "given" : "Sophie", "non-dropping-particle" : "", "parse-names" : false, "suffix" : "" }, { "dropping-particle" : "", "family" : "Werf", "given" : "Guido R", "non-dropping-particle" : "van der", "parse-names" : false, "suffix" : "" }, { "dropping-particle" : "", "family" : "Voulgarakis", "given" : "Apostolos", "non-dropping-particle" : "", "parse-names" : false, "suffix" : "" }, { "dropping-particle" : "", "family" : "Weele", "given" : "Michiel", "non-dropping-particle" : "van", "parse-names" : false, "suffix" : "" }, { "dropping-particle" : "", "family" : "Weiss", "given" : "Ray F", "non-dropping-particle" : "", "parse-names" : false, "suffix" : "" }, { "dropping-particle" : "", "family" : "Williams", "given" : "Jason E", "non-dropping-particle" : "", "parse-names" : false, "suffix" : "" }, { "dropping-particle" : "", "family" : "Zeng", "given" : "Guang", "non-dropping-particle" : "", "parse-names" : false, "suffix" : "" } ], "container-title" : "Nature Geoscience", "id" : "ITEM-2", "issue" : "10", "issued" : { "date-parts" : [ [ "2013", "10", "22" ] ] }, "page" : "813-823", "publisher" : "Nature Publishing Group, a division of Macmillan Publishers Limited. All Rights Reserved.", "title" : "Three decades of global methane sources and sinks", "translator" : [ { "dropping-particle" : "", "family" : "L4019", "given" : "", "non-dropping-particle" : "", "parse-names" : false, "suffix" : "" } ], "type" : "article-journal", "volume" : "6" }, "uris" : [ "http://www.mendeley.com/documents/?uuid=0db1e7df-5abc-4d8d-8591-f57b7c8f121b" ] } ], "mendeley" : { "formattedCitation" : "(Kirschke et al., 2013; Saunois et al., 2020)", "manualFormatting" : "Kirschke et al. (2013); Saunois et al. (2020)", "plainTextFormattedCitation" : "(Kirschke et al., 2013; Saunois et al., 2020)", "previouslyFormattedCitation" : "(Kirschke et al., 2013; Saunois et al., 2020)" }, "properties" : { "noteIndex" : 0 }, "schema" : "https://github.com/citation-style-language/schema/raw/master/csl-citation.json" }</w:instrText>
        </w:r>
      </w:ins>
      <w:del w:id="2277" w:author="Robin Matthews" w:date="2021-06-18T10:27:00Z">
        <w:r w:rsidR="00747167" w:rsidRPr="001E7A27" w:rsidDel="00E572F8">
          <w:rPr>
            <w:rFonts w:cs="Times New Roman"/>
            <w:sz w:val="20"/>
            <w:szCs w:val="20"/>
            <w:lang w:val="en-GB"/>
          </w:rPr>
          <w:del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"http://www.mendeley.com/documents/?uuid=c9152f9c-aa7a-49ac-99b5-88345a018225", "http://www.mendeley.com/documents/?uuid=8d97813e-4179-4bab-9d35-398715aad33a", "http://www.mendeley.com/documents/?uuid=6a04e48f-edd1-4a02-8b39-b2fd578ccf84" ] }, { "id" : "ITEM-2", "itemData" : { "DOI" : "10.1038/ngeo1955", "ISSN" : "1752-0894", "abstract" : "Methane is an important greenhouse gas, responsible for about 20% of the warming induced by long-lived greenhouse gases since pre-industrial times. By reacting with hydroxyl radicals, methane reduces the oxidizing capacity of the atmosphere and generates ozone in the troposphere. Although most sources and sinks of methane have been identified, their relative contributions to atmospheric methane levels are highly uncertain. As such, the factors responsible for the observed stabilization of atmospheric methane levels in the early 2000s, and the renewed rise after 2006, remain unclear. Here, we construct decadal budgets for methane sources and sinks between 1980 and 2010, using a combination of atmospheric measurements and results from chemical transport models, ecosystem models, climate chemistry models and inventories of anthropogenic emissions. The resultant budgets suggest that data-driven approaches and ecosystem models overestimate total natural emissions. We build three contrasting emission scenarios \u2014 which differ in fossil fuel and microbial emissions \u2014 to explain the decadal variability in atmospheric methane levels detected, here and in previous studies, since 1985. Although uncertainties in emission trends do not allow definitive conclusions to be drawn, we show that the observed stabilization of methane levels between 1999 and 2006 can potentially be explained by decreasing-to-stable fossil fuel emissions, combined with stable-to-increasing microbial emissions. We show that a rise in natural wetland emissions and fossil fuel emissions probably accounts for the renewed increase in global methane levels after 2006, although the relative contribution of these two sources remains uncertain.", "author" : [ { "dropping-particle" : "", "family" : "Kirschke", "given" : "Stefanie", "non-dropping-particle" : "", "parse-names" : false, "suffix" : "" }, { "dropping-particle" : "", "family" : "Bousquet", "given" : "Philippe", "non-dropping-particle" : "", "parse-names" : false, "suffix" : "" }, { "dropping-particle" : "", "family" : "Ciais", "given" : "Philippe", "non-dropping-particle" : "", "parse-names" : false, "suffix" : "" }, { "dropping-particle" : "", "family" : "Saunois", "given" : "Marielle", "non-dropping-particle" : "", "parse-names" : false, "suffix" : "" }, { "dropping-particle" : "", "family" : "Canadell", "given" : "Josep G", "non-dropping-particle" : "", "parse-names" : false, "suffix" : "" }, { "dropping-particle" : "", "family" : "Dlugokencky", "given" : "Edward J", "non-dropping-particle" : "", "parse-names" : false, "suffix" : "" }, { "dropping-particle" : "", "family" : "Bergamaschi", "given" : "Peter", "non-dropping-particle" : "", "parse-names" : false, "suffix" : "" }, { "dropping-particle" : "", "family" : "Bergmann", "given" : "Daniel", "non-dropping-particle" : "", "parse-names" : false, "suffix" : "" }, { "dropping-particle" : "", "family" : "Blake", "given" : "Donald R", "non-dropping-particle" : "", "parse-names" : false, "suffix" : "" }, { "dropping-particle" : "", "family" : "Bruhwiler", "given" : "Lori", "non-dropping-particle" : "", "parse-names" : false, "suffix" : "" }, { "dropping-particle" : "", "family" : "Cameron-Smith", "given" : "Philip", "non-dropping-particle" : "", "parse-names" : false, "suffix" : "" }, { "dropping-particle" : "", "family" : "Castaldi", "given" : "Simona", "non-dropping-particle" : "", "parse-names" : false, "suffix" : "" }, { "dropping-particle" : "", "family" : "Chevallier", "given" : "Fr\u00e9d\u00e9ric", "non-dropping-particle" : "", "parse-names" : false, "suffix" : "" }, { "dropping-particle" : "", "family" : "Feng", "given" : "Liang", "non-dropping-particle" : "", "parse-names" : false, "suffix" : "" }, { "dropping-particle" : "", "family" : "Fraser", "given" : "Annemarie", "non-dropping-particle" : "", "parse-names" : false, "suffix" : "" }, { "dropping-particle" : "", "family" : "Heimann", "given" : "Martin", "non-dropping-particle" : "", "parse-names" : false, "suffix" : "" }, { "dropping-particle" : "", "family" : "Hodson", "given" : "Elke L", "non-dropping-particle" : "", "parse-names" : false, "suffix" : "" }, { "dropping-particle" : "", "family" : "Houweling", "given" : "Sander", "non-dropping-particle" : "", "parse-names" : false, "suffix" : "" }, { "dropping-particle" : "", "family" : "Josse", "given" : "B\u00e9atrice", "non-dropping-particle" : "", "parse-names" : false, "suffix" : "" }, { "dropping-particle" : "", "family" : "Fraser", "given" : "Paul J", "non-dropping-particle" : "", "parse-names" : false, "suffix" : "" }, { "dropping-particle" : "", "family" : "Krummel", "given" : "Paul B", "non-dropping-particle" : "", "parse-names" : false, "suffix" : "" }, { "dropping-particle" : "", "family" : "Lamarque", "given" : "Jean-Fran\u00e7ois", "non-dropping-particle" : "", "parse-names" : false, "suffix" : "" }, { "dropping-particle" : "", "family" : "Langenfelds", "given" : "Ray L", "non-dropping-particle" : "", "parse-names" : false, "suffix" : "" }, { "dropping-particle" : "", "family" : "Qu\u00e9r\u00e9", "given" : "Corinne", "non-dropping-particle" : "Le", "parse-names" : false, "suffix" : "" }, { "dropping-particle" : "", "family" : "Naik", "given" : "Vaishali", "non-dropping-particle" : "", "parse-names" : false, "suffix" : "" }, { "dropping-particle" : "", "family" : "O'Doherty", "given" : "Simon", "non-dropping-particle" : "", "parse-names" : false, "suffix" : "" }, { "dropping-particle" : "", "family" : "Palmer", "given" : "Paul I", "non-dropping-particle" : "", "parse-names" : false, "suffix" : "" }, { "dropping-particle" : "", "family" : "Pison", "given" : "Isabelle", "non-dropping-particle" : "", "parse-names" : false, "suffix" : "" }, { "dropping-particle" : "", "family" : "Plummer", "given" : "David", "non-dropping-particle" : "", "parse-names" : false, "suffix" : "" }, { "dropping-particle" : "", "family" : "Poulter", "given" : "Benjamin", "non-dropping-particle" : "", "parse-names" : false, "suffix" : "" }, { "dropping-particle" : "", "family" : "Prinn", "given" : "Ronald G", "non-dropping-particle" : "", "parse-names" : false, "suffix" : "" }, { "dropping-particle" : "", "family" : "Rigby", "given" : "Matt", "non-dropping-particle" : "", "parse-names" : false, "suffix" : "" }, { "dropping-particle" : "", "family" : "Ringeval", "given" : "Bruno", "non-dropping-particle" : "", "parse-names" : false, "suffix" : "" }, { "dropping-particle" : "", "family" : "Santini", "given" : "Monia", "non-dropping-particle" : "", "parse-names" : false, "suffix" : "" }, { "dropping-particle" : "", "family" : "Schmidt", "given" : "Martina", "non-dropping-particle" : "", "parse-names" : false, "suffix" : "" }, { "dropping-particle" : "", "family" : "Shindell", "given" : "Drew T", "non-dropping-particle" : "", "parse-names" : false, "suffix" : "" }, { "dropping-particle" : "", "family" : "Simpson", "given" : "Isobel J", "non-dropping-particle" : "", "parse-names" : false, "suffix" : "" }, { "dropping-particle" : "", "family" : "Spahni", "given" : "Renato", "non-dropping-particle" : "", "parse-names" : false, "suffix" : "" }, { "dropping-particle" : "", "family" : "Steele", "given" : "L Paul", "non-dropping-particle" : "", "parse-names" : false, "suffix" : "" }, { "dropping-particle" : "", "family" : "Strode", "given" : "Sarah A", "non-dropping-particle" : "", "parse-names" : false, "suffix" : "" }, { "dropping-particle" : "", "family" : "Sudo", "given" : "Kengo", "non-dropping-particle" : "", "parse-names" : false, "suffix" : "" }, { "dropping-particle" : "", "family" : "Szopa", "given" : "Sophie", "non-dropping-particle" : "", "parse-names" : false, "suffix" : "" }, { "dropping-particle" : "", "family" : "Werf", "given" : "Guido R", "non-dropping-particle" : "van der", "parse-names" : false, "suffix" : "" }, { "dropping-particle" : "", "family" : "Voulgarakis", "given" : "Apostolos", "non-dropping-particle" : "", "parse-names" : false, "suffix" : "" }, { "dropping-particle" : "", "family" : "Weele", "given" : "Michiel", "non-dropping-particle" : "van", "parse-names" : false, "suffix" : "" }, { "dropping-particle" : "", "family" : "Weiss", "given" : "Ray F", "non-dropping-particle" : "", "parse-names" : false, "suffix" : "" }, { "dropping-particle" : "", "family" : "Williams", "given" : "Jason E", "non-dropping-particle" : "", "parse-names" : false, "suffix" : "" }, { "dropping-particle" : "", "family" : "Zeng", "given" : "Guang", "non-dropping-particle" : "", "parse-names" : false, "suffix" : "" } ], "container-title" : "Nature Geoscience", "id" : "ITEM-2", "issue" : "10", "issued" : { "date-parts" : [ [ "2013", "10", "22" ] ] }, "page" : "813-823", "publisher" : "Nature Publishing Group, a division of Macmillan Publishers Limited. All Rights Reserved.", "title" : "Three decades of global methane sources and sinks", "translator" : [ { "dropping-particle" : "", "family" : "L4019", "given" : "", "non-dropping-particle" : "", "parse-names" : false, "suffix" : "" } ], "type" : "article-journal", "volume" : "6" }, "uris" : [ "http://www.mendeley.com/documents/?uuid=0db1e7df-5abc-4d8d-8591-f57b7c8f121b" ] } ], "mendeley" : { "formattedCitation" : "(Kirschke et al., 2013; Saunois et al., 2020)", "plainTextFormattedCitation" : "(Kirschke et al., 2013; Saunois et al., 2020)", "previouslyFormattedCitation" : "(Kirschke et al., 2013; Saunois et al., 2020)" }, "properties" : { "noteIndex" : 0 }, "schema" : "https://github.com/citation-style-language/schema/raw/master/csl-citation.json" }</w:delInstrText>
        </w:r>
      </w:del>
      <w:r w:rsidR="001D6327" w:rsidRPr="001E7A27">
        <w:rPr>
          <w:rFonts w:cs="Times New Roman"/>
          <w:sz w:val="20"/>
          <w:szCs w:val="20"/>
          <w:lang w:val="en-GB"/>
        </w:rPr>
        <w:fldChar w:fldCharType="separate"/>
      </w:r>
      <w:del w:id="2278" w:author="Robin Matthews" w:date="2021-06-18T10:27:00Z">
        <w:r w:rsidR="00025FA2" w:rsidRPr="001E7A27" w:rsidDel="00E572F8">
          <w:rPr>
            <w:rFonts w:cs="Times New Roman"/>
            <w:noProof/>
            <w:sz w:val="20"/>
            <w:szCs w:val="20"/>
            <w:lang w:val="en-GB"/>
          </w:rPr>
          <w:delText>(</w:delText>
        </w:r>
      </w:del>
      <w:r w:rsidR="00025FA2" w:rsidRPr="001E7A27">
        <w:rPr>
          <w:rFonts w:cs="Times New Roman"/>
          <w:noProof/>
          <w:sz w:val="20"/>
          <w:szCs w:val="20"/>
          <w:lang w:val="en-GB"/>
        </w:rPr>
        <w:t>Kirschke et al.</w:t>
      </w:r>
      <w:del w:id="2279" w:author="Robin Matthews" w:date="2021-06-18T10:27:00Z">
        <w:r w:rsidR="00025FA2" w:rsidRPr="001E7A27" w:rsidDel="00E572F8">
          <w:rPr>
            <w:rFonts w:cs="Times New Roman"/>
            <w:noProof/>
            <w:sz w:val="20"/>
            <w:szCs w:val="20"/>
            <w:lang w:val="en-GB"/>
          </w:rPr>
          <w:delText>,</w:delText>
        </w:r>
      </w:del>
      <w:r w:rsidR="00025FA2" w:rsidRPr="001E7A27">
        <w:rPr>
          <w:rFonts w:cs="Times New Roman"/>
          <w:noProof/>
          <w:sz w:val="20"/>
          <w:szCs w:val="20"/>
          <w:lang w:val="en-GB"/>
        </w:rPr>
        <w:t xml:space="preserve"> </w:t>
      </w:r>
      <w:ins w:id="2280" w:author="Robin Matthews" w:date="2021-06-18T10:27:00Z">
        <w:r w:rsidR="00E572F8" w:rsidRPr="001E7A27">
          <w:rPr>
            <w:rFonts w:cs="Times New Roman"/>
            <w:noProof/>
            <w:sz w:val="20"/>
            <w:szCs w:val="20"/>
            <w:lang w:val="en-GB"/>
          </w:rPr>
          <w:t>(</w:t>
        </w:r>
      </w:ins>
      <w:r w:rsidR="00025FA2" w:rsidRPr="001E7A27">
        <w:rPr>
          <w:rFonts w:cs="Times New Roman"/>
          <w:noProof/>
          <w:sz w:val="20"/>
          <w:szCs w:val="20"/>
          <w:lang w:val="en-GB"/>
        </w:rPr>
        <w:t>2013</w:t>
      </w:r>
      <w:ins w:id="2281" w:author="Robin Matthews" w:date="2021-06-18T10:27:00Z">
        <w:r w:rsidR="00E572F8" w:rsidRPr="001E7A27">
          <w:rPr>
            <w:rFonts w:cs="Times New Roman"/>
            <w:noProof/>
            <w:sz w:val="20"/>
            <w:szCs w:val="20"/>
            <w:lang w:val="en-GB"/>
          </w:rPr>
          <w:t>)</w:t>
        </w:r>
      </w:ins>
      <w:r w:rsidR="00025FA2" w:rsidRPr="001E7A27">
        <w:rPr>
          <w:rFonts w:cs="Times New Roman"/>
          <w:noProof/>
          <w:sz w:val="20"/>
          <w:szCs w:val="20"/>
          <w:lang w:val="en-GB"/>
        </w:rPr>
        <w:t>; Saunois et al.</w:t>
      </w:r>
      <w:ins w:id="2282" w:author="Robin Matthews" w:date="2021-06-18T10:27:00Z">
        <w:r w:rsidR="00E572F8" w:rsidRPr="001E7A27">
          <w:rPr>
            <w:rFonts w:cs="Times New Roman"/>
            <w:noProof/>
            <w:sz w:val="20"/>
            <w:szCs w:val="20"/>
            <w:lang w:val="en-GB"/>
          </w:rPr>
          <w:t xml:space="preserve"> (</w:t>
        </w:r>
      </w:ins>
      <w:del w:id="2283" w:author="Robin Matthews" w:date="2021-06-18T10:27:00Z">
        <w:r w:rsidR="00025FA2" w:rsidRPr="001E7A27" w:rsidDel="00E572F8">
          <w:rPr>
            <w:rFonts w:cs="Times New Roman"/>
            <w:noProof/>
            <w:sz w:val="20"/>
            <w:szCs w:val="20"/>
            <w:lang w:val="en-GB"/>
          </w:rPr>
          <w:delText xml:space="preserve">, </w:delText>
        </w:r>
      </w:del>
      <w:r w:rsidR="00025FA2" w:rsidRPr="001E7A27">
        <w:rPr>
          <w:rFonts w:cs="Times New Roman"/>
          <w:noProof/>
          <w:sz w:val="20"/>
          <w:szCs w:val="20"/>
          <w:lang w:val="en-GB"/>
        </w:rPr>
        <w:t>2020)</w:t>
      </w:r>
      <w:r w:rsidR="001D6327" w:rsidRPr="001E7A27">
        <w:rPr>
          <w:rFonts w:cs="Times New Roman"/>
          <w:sz w:val="20"/>
          <w:szCs w:val="20"/>
          <w:lang w:val="en-GB"/>
        </w:rPr>
        <w:fldChar w:fldCharType="end"/>
      </w:r>
      <w:r w:rsidR="001D6327" w:rsidRPr="001E7A27">
        <w:rPr>
          <w:rFonts w:cs="Times New Roman"/>
          <w:sz w:val="20"/>
          <w:szCs w:val="20"/>
          <w:lang w:val="en-GB"/>
        </w:rPr>
        <w:t>,</w:t>
      </w:r>
      <w:r w:rsidR="00C1177A" w:rsidRPr="001E7A27">
        <w:rPr>
          <w:rFonts w:cs="Times New Roman"/>
          <w:sz w:val="20"/>
          <w:szCs w:val="20"/>
          <w:lang w:val="en-GB"/>
        </w:rPr>
        <w:t xml:space="preserve"> </w:t>
      </w:r>
      <w:r w:rsidRPr="001E7A27">
        <w:rPr>
          <w:rFonts w:cs="Times New Roman"/>
          <w:sz w:val="20"/>
          <w:szCs w:val="20"/>
          <w:lang w:val="en-GB"/>
        </w:rPr>
        <w:t>The global CH</w:t>
      </w:r>
      <w:r w:rsidRPr="001E7A27">
        <w:rPr>
          <w:rFonts w:cs="Times New Roman"/>
          <w:sz w:val="20"/>
          <w:szCs w:val="20"/>
          <w:vertAlign w:val="subscript"/>
          <w:lang w:val="en-GB"/>
        </w:rPr>
        <w:t>4</w:t>
      </w:r>
      <w:r w:rsidRPr="001E7A27">
        <w:rPr>
          <w:rFonts w:cs="Times New Roman"/>
          <w:sz w:val="20"/>
          <w:szCs w:val="20"/>
          <w:lang w:val="en-GB"/>
        </w:rPr>
        <w:t xml:space="preserve"> concentration seen in the black line (plotted on the right y-axis), representing NOAA observed global monthly mean atmospheric CH</w:t>
      </w:r>
      <w:r w:rsidRPr="001E7A27">
        <w:rPr>
          <w:rFonts w:cs="Times New Roman"/>
          <w:sz w:val="20"/>
          <w:szCs w:val="20"/>
          <w:vertAlign w:val="subscript"/>
          <w:lang w:val="en-GB"/>
        </w:rPr>
        <w:t>4</w:t>
      </w:r>
      <w:r w:rsidRPr="001E7A27">
        <w:rPr>
          <w:rFonts w:cs="Times New Roman"/>
          <w:sz w:val="20"/>
          <w:szCs w:val="20"/>
          <w:lang w:val="en-GB"/>
        </w:rPr>
        <w:t xml:space="preserve"> in dry-air mole fractions for 1983–2019 (Chapter 2, Annex </w:t>
      </w:r>
      <w:r w:rsidR="00177FA1" w:rsidRPr="001E7A27">
        <w:rPr>
          <w:rFonts w:cs="Times New Roman"/>
          <w:sz w:val="20"/>
          <w:szCs w:val="20"/>
          <w:lang w:val="en-GB"/>
        </w:rPr>
        <w:t>III</w:t>
      </w:r>
      <w:r w:rsidRPr="001E7A27">
        <w:rPr>
          <w:rFonts w:cs="Times New Roman"/>
          <w:sz w:val="20"/>
          <w:szCs w:val="20"/>
          <w:lang w:val="en-GB"/>
        </w:rPr>
        <w:t xml:space="preserve">. Natural sources include emissions from natural wetlands, lakes and rivers, geological sources, wild animals, termites, wildfires, permafrost soils, and oceans. Anthropogenic sources include emissions from enteric </w:t>
      </w:r>
      <w:r w:rsidRPr="001E7A27">
        <w:rPr>
          <w:rFonts w:cs="Times New Roman"/>
          <w:sz w:val="20"/>
          <w:szCs w:val="20"/>
          <w:lang w:val="en-GB"/>
        </w:rPr>
        <w:lastRenderedPageBreak/>
        <w:t>fermentation and manure, landfills, waste and wastewater, rice cultivation, coal mining, oil and gas industry, biomass and biofuel burning. The top-down total sink is determined from global mass balance includes chemical losses due to reactions with hydroxyl (OH), atomic chlorine (Cl), and excited atomic oxygen (O</w:t>
      </w:r>
      <w:r w:rsidRPr="001E7A27">
        <w:rPr>
          <w:rFonts w:cs="Times New Roman"/>
          <w:sz w:val="20"/>
          <w:szCs w:val="20"/>
          <w:vertAlign w:val="superscript"/>
          <w:lang w:val="en-GB"/>
        </w:rPr>
        <w:t>1</w:t>
      </w:r>
      <w:r w:rsidRPr="001E7A27">
        <w:rPr>
          <w:rFonts w:cs="Times New Roman"/>
          <w:sz w:val="20"/>
          <w:szCs w:val="20"/>
          <w:lang w:val="en-GB"/>
        </w:rPr>
        <w:t>D), and oxidation by bacteria in aerobic soils (Table 5.2</w:t>
      </w:r>
      <w:r w:rsidRPr="001E7A27">
        <w:rPr>
          <w:rStyle w:val="AR6Chap5FigureCar"/>
          <w:lang w:val="en-GB"/>
        </w:rPr>
        <w:t>).</w:t>
      </w:r>
      <w:r w:rsidR="00684C4B" w:rsidRPr="001E7A27">
        <w:rPr>
          <w:rStyle w:val="AR6Chap5FigureCar"/>
          <w:lang w:val="en-GB"/>
        </w:rPr>
        <w:t xml:space="preserve"> </w:t>
      </w:r>
      <w:r w:rsidR="001D2E30" w:rsidRPr="001E7A27">
        <w:rPr>
          <w:rFonts w:cs="Times New Roman"/>
          <w:sz w:val="20"/>
          <w:szCs w:val="20"/>
          <w:lang w:val="en-GB"/>
        </w:rPr>
        <w:t>Further details on data sources and processing are available in the chapter data table (Table 5.SM.6).</w:t>
      </w:r>
    </w:p>
    <w:p w14:paraId="5A257579" w14:textId="77777777" w:rsidR="005E1AB7" w:rsidRPr="001E7A27" w:rsidRDefault="005E1AB7" w:rsidP="005C7F25">
      <w:pPr>
        <w:pStyle w:val="AR6BodyText"/>
        <w:shd w:val="clear" w:color="auto" w:fill="DEEAF6" w:themeFill="accent1" w:themeFillTint="33"/>
        <w:rPr>
          <w:b/>
          <w:lang w:val="en-GB"/>
        </w:rPr>
      </w:pPr>
    </w:p>
    <w:p w14:paraId="4F488384" w14:textId="77777777" w:rsidR="00E810EF" w:rsidRPr="001E7A27" w:rsidRDefault="00E810EF" w:rsidP="005C7F25">
      <w:pPr>
        <w:pStyle w:val="AR6BodyText"/>
        <w:shd w:val="clear" w:color="auto" w:fill="DEEAF6" w:themeFill="accent1" w:themeFillTint="33"/>
        <w:rPr>
          <w:b/>
          <w:lang w:val="en-GB"/>
        </w:rPr>
      </w:pPr>
      <w:r w:rsidRPr="001E7A27">
        <w:rPr>
          <w:b/>
          <w:lang w:val="en-GB"/>
        </w:rPr>
        <w:t xml:space="preserve">[END CROSS-CHAPTER BOX 5.2, FIGURE 1 HERE] </w:t>
      </w:r>
    </w:p>
    <w:p w14:paraId="55382268" w14:textId="77777777" w:rsidR="00E810EF" w:rsidRPr="001E7A27" w:rsidRDefault="00E810EF" w:rsidP="005C7F25">
      <w:pPr>
        <w:pStyle w:val="AR6BodyText"/>
        <w:shd w:val="clear" w:color="auto" w:fill="DEEAF6" w:themeFill="accent1" w:themeFillTint="33"/>
        <w:rPr>
          <w:rFonts w:cs="Times New Roman"/>
          <w:lang w:val="en-GB"/>
        </w:rPr>
      </w:pPr>
    </w:p>
    <w:p w14:paraId="34590484" w14:textId="77777777" w:rsidR="002F5491" w:rsidRPr="001E7A27" w:rsidRDefault="002F5491" w:rsidP="005C7F25">
      <w:pPr>
        <w:pStyle w:val="AR6BodyText"/>
        <w:shd w:val="clear" w:color="auto" w:fill="DEEAF6" w:themeFill="accent1" w:themeFillTint="33"/>
        <w:rPr>
          <w:rFonts w:cs="Times New Roman"/>
          <w:lang w:val="en-GB"/>
        </w:rPr>
      </w:pPr>
    </w:p>
    <w:p w14:paraId="658CD130" w14:textId="445C37F0" w:rsidR="00E810EF" w:rsidRPr="001E7A27" w:rsidRDefault="00E810EF" w:rsidP="005C7F25">
      <w:pPr>
        <w:pStyle w:val="AR6BodyText"/>
        <w:shd w:val="clear" w:color="auto" w:fill="DEEAF6" w:themeFill="accent1" w:themeFillTint="33"/>
        <w:rPr>
          <w:rFonts w:cs="Times New Roman"/>
          <w:lang w:val="en-GB"/>
        </w:rPr>
      </w:pPr>
      <w:r w:rsidRPr="001E7A27">
        <w:rPr>
          <w:rFonts w:cs="Times New Roman"/>
          <w:lang w:val="en-GB"/>
        </w:rPr>
        <w:t>Since AR5, many studies have discussed the role of different source categories in explaining the increase in CH</w:t>
      </w:r>
      <w:r w:rsidRPr="001E7A27">
        <w:rPr>
          <w:rFonts w:cs="Times New Roman"/>
          <w:vertAlign w:val="subscript"/>
          <w:lang w:val="en-GB"/>
        </w:rPr>
        <w:t>4</w:t>
      </w:r>
      <w:r w:rsidRPr="001E7A27">
        <w:rPr>
          <w:rFonts w:cs="Times New Roman"/>
          <w:lang w:val="en-GB"/>
        </w:rPr>
        <w:t xml:space="preserve"> growth rate since 2007 and a coincident decrease of </w:t>
      </w:r>
      <w:r w:rsidRPr="001E7A27">
        <w:rPr>
          <w:rFonts w:cs="Times New Roman"/>
          <w:lang w:val="en-GB"/>
        </w:rPr>
        <w:sym w:font="Symbol" w:char="F064"/>
      </w:r>
      <w:r w:rsidRPr="001E7A27">
        <w:rPr>
          <w:rFonts w:cs="Times New Roman"/>
          <w:vertAlign w:val="superscript"/>
          <w:lang w:val="en-GB"/>
        </w:rPr>
        <w:t>13</w:t>
      </w:r>
      <w:r w:rsidRPr="001E7A27">
        <w:rPr>
          <w:rFonts w:cs="Times New Roman"/>
          <w:lang w:val="en-GB"/>
        </w:rPr>
        <w:t>C</w:t>
      </w:r>
      <w:r w:rsidRPr="001E7A27">
        <w:rPr>
          <w:lang w:val="en-GB"/>
        </w:rPr>
        <w:t>–</w:t>
      </w:r>
      <w:r w:rsidRPr="001E7A27">
        <w:rPr>
          <w:rFonts w:cs="Times New Roman"/>
          <w:lang w:val="en-GB"/>
        </w:rPr>
        <w:t>CH</w:t>
      </w:r>
      <w:r w:rsidRPr="001E7A27">
        <w:rPr>
          <w:rFonts w:cs="Times New Roman"/>
          <w:vertAlign w:val="subscript"/>
          <w:lang w:val="en-GB"/>
        </w:rPr>
        <w:t>4</w:t>
      </w:r>
      <w:r w:rsidRPr="001E7A27">
        <w:rPr>
          <w:rFonts w:cs="Times New Roman"/>
          <w:lang w:val="en-GB"/>
        </w:rPr>
        <w:t xml:space="preserve"> and </w:t>
      </w:r>
      <w:r w:rsidRPr="001E7A27">
        <w:rPr>
          <w:rFonts w:cs="Times New Roman"/>
          <w:lang w:val="en-GB"/>
        </w:rPr>
        <w:sym w:font="Symbol" w:char="F064"/>
      </w:r>
      <w:r w:rsidRPr="001E7A27">
        <w:rPr>
          <w:rFonts w:cs="Times New Roman"/>
          <w:lang w:val="en-GB"/>
        </w:rPr>
        <w:t>D</w:t>
      </w:r>
      <w:r w:rsidRPr="001E7A27">
        <w:rPr>
          <w:lang w:val="en-GB"/>
        </w:rPr>
        <w:t>–</w:t>
      </w:r>
      <w:r w:rsidRPr="001E7A27">
        <w:rPr>
          <w:rFonts w:cs="Times New Roman"/>
          <w:lang w:val="en-GB"/>
        </w:rPr>
        <w:t>CH</w:t>
      </w:r>
      <w:r w:rsidRPr="001E7A27">
        <w:rPr>
          <w:rFonts w:cs="Times New Roman"/>
          <w:vertAlign w:val="subscript"/>
          <w:lang w:val="en-GB"/>
        </w:rPr>
        <w:t>4</w:t>
      </w:r>
      <w:r w:rsidRPr="001E7A27">
        <w:rPr>
          <w:rFonts w:cs="Times New Roman"/>
          <w:lang w:val="en-GB"/>
        </w:rPr>
        <w:t xml:space="preserve"> isotopes (</w:t>
      </w:r>
      <w:del w:id="2284" w:author="Soapbox" w:date="2021-07-17T07:39:00Z">
        <w:r w:rsidRPr="001E7A27" w:rsidDel="002D03B4">
          <w:rPr>
            <w:rFonts w:cs="Times New Roman"/>
            <w:lang w:val="en-GB"/>
          </w:rPr>
          <w:delText xml:space="preserve">ref. </w:delText>
        </w:r>
      </w:del>
      <w:r w:rsidRPr="001E7A27">
        <w:rPr>
          <w:rFonts w:cs="Times New Roman"/>
          <w:lang w:val="en-GB"/>
          <w:rPrChange w:id="2285" w:author="Clotilde Pean" w:date="2021-09-06T10:08:00Z">
            <w:rPr>
              <w:rFonts w:cs="Times New Roman"/>
            </w:rPr>
          </w:rPrChange>
        </w:rPr>
        <w:t xml:space="preserve">Figure 5.13; </w:t>
      </w:r>
      <w:commentRangeStart w:id="2286"/>
      <w:r w:rsidRPr="001E7A27">
        <w:rPr>
          <w:rFonts w:cs="Times New Roman"/>
          <w:lang w:val="en-GB"/>
        </w:rPr>
        <w:fldChar w:fldCharType="begin" w:fldLock="1"/>
      </w:r>
      <w:r w:rsidR="00747167" w:rsidRPr="001E7A27">
        <w:rPr>
          <w:rFonts w:cs="Times New Roman"/>
          <w:lang w:val="en-GB"/>
          <w:rPrChange w:id="2287" w:author="Clotilde Pean" w:date="2021-09-06T10:08:00Z">
            <w:rPr>
              <w:rFonts w:cs="Times New Roman"/>
            </w:rPr>
          </w:rPrChange>
        </w:rPr>
        <w:instrText>ADDIN CSL_CITATION { "citationItems" : [ { "id" : "ITEM-1", "itemData" : { "DOI" : "10.1073/pnas.1522923113", "ISSN" : "0027-8424", "abstract" : "There is no scientific consensus on the drivers of the atmospheric methane growth rate over the past three decades. Here, we report carbon and hydrogen isotopic measurements of atmospheric methane in archived air samples collected 1977{\\textendash}1998, and modeling of these with more contemporary data to infer changes in methane sources over the period 1984{\\textendash}2009. We present strong evidence that methane emissions from fossil fuel sectors were approximately constant in the 1980s and 1990s but increased significantly between 2000 and 2009. This finding challenges recent conclusions based on atmospheric ethane that fugitive fossil fuel emissions fell during much of this period. Emissions from other anthropogenic sources also increased, but were partially offset by reductions in wetland and fire emissions.Observations of atmospheric methane (CH4) since the late 1970s and measurements of CH4 trapped in ice and snow reveal a meteoric rise in concentration during much of the twentieth century. Since 1750, levels of atmospheric CH4 have more than doubled to current globally averaged concentration near 1,800 ppb. During the late 1980s and 1990s, the CH4 growth rate slowed substantially and was near or at zero between 1999 and 2006. There is no scientific consensus on the drivers of this slowdown. Here, we report measurements of the stable isotopic composition of atmospheric CH4 (13C/12C and D/H) from a rare air archive dating from 1977 to 1998. Together with more modern records of isotopic atmospheric CH4, we performed a time-dependent retrieval of methane fluxes spanning 25 y (1984{\\textendash}2009) using a 3D chemical transport model. This inversion results in a 24 [18, 27] Tg y-1 CH4 increase in fugitive fossil fuel emissions since 1984 with most of this growth occurring after year 2000. This result is consistent with some bottom-up emissions inventories but not with recent estimates based on atmospheric ethane. In fact, when forced with decreasing emissions from fossil fuel sources our inversion estimates unreasonably high emissions in other sources. Further, the inversion estimates a decrease in biomass-burning emissions that could explain falling ethane abundance. A range of sensitivity tests suggests that these results are robust.", "author" : [ { "dropping-particle" : "", "family" : "Rice", "given" : "Andrew L", "non-dropping-particle" : "", "parse-names" : false, "suffix" : "" }, { "dropping-particle" : "", "family" : "Butenhoff", "given" : "Christopher L", "non-dropping-particle" : "", "parse-names" : false, "suffix" : "" }, { "dropping-particle" : "", "family" : "Teama", "give</w:instrText>
      </w:r>
      <w:r w:rsidR="00747167" w:rsidRPr="001E7A27">
        <w:rPr>
          <w:rFonts w:cs="Times New Roman"/>
          <w:lang w:val="en-GB"/>
        </w:rPr>
        <w:instrText>n" : "Doaa G", "non-dropping-particle" : "", "parse-names" : false, "suffix" : "" }, { "dropping-particle" : "", "family" : "R\u00f6ger", "given" : "Florian H", "non-dropping-particle" : "", "parse-names" : false, "suffix" : "" }, { "dropping-particle" : "", "family" : "Khalil", "given" : "M Aslam K", "non-dropping-particle" : "", "parse-names" : false, "suffix" : "" }, { "dropping-particle" : "", "family" : "Rasmussen", "given" : "Reinhold A", "non-dropping-particle" : "", "parse-names" : false, "suffix" : "" } ], "container-title" : "Proceedings of the National Academy of Sciences", "id" : "ITEM-1", "issue" : "39", "issued" : { "date-parts" : [ [ "2016", "9", "27" ] ] }, "page" : "10791-10796", "publisher" : "National Academy of Sciences", "title" : "Atmospheric methane isotopic record favors fossil sources flat in 1980s and 1990s with recent increase", "translator" : [ { "dropping-particle" : "", "family" : "L4527", "given" : "", "non-dropping-particle" : "", "parse-names" : false, "suffix" : "" } ], "type" : "article-journal", "volume" : "113" }, "uris" : [ "http://www.mendeley.com/documents/?uuid=08bfb8a2-da4f-463b-a5f5-a2b0b78ded3d", "http://www.mendeley.com/documents/?uuid=1debbfcb-807b-4a63-abc4-7f6d8bf90f07" ] } ], "mendeley" : { "formattedCitation" : "(Rice et al., 2016)", "manualFormatting" : "Rice et al., 2016)", "plainTextFormattedCitation" : "(Rice et al., 2016)", "previouslyFormattedCitation" : "(Rice et al., 2016)"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Rice et al., 2016)</w:t>
      </w:r>
      <w:r w:rsidRPr="001E7A27">
        <w:rPr>
          <w:rFonts w:cs="Times New Roman"/>
          <w:lang w:val="en-GB"/>
        </w:rPr>
        <w:fldChar w:fldCharType="end"/>
      </w:r>
      <w:commentRangeEnd w:id="2286"/>
      <w:r w:rsidR="00025FA2" w:rsidRPr="001E7A27">
        <w:rPr>
          <w:rStyle w:val="CommentReference"/>
          <w:lang w:val="en-GB"/>
        </w:rPr>
        <w:commentReference w:id="2286"/>
      </w:r>
      <w:r w:rsidRPr="001E7A27">
        <w:rPr>
          <w:rFonts w:cs="Times New Roman"/>
          <w:lang w:val="en-GB"/>
        </w:rPr>
        <w:t xml:space="preserve">. Both </w:t>
      </w:r>
      <w:r w:rsidRPr="001E7A27">
        <w:rPr>
          <w:rFonts w:cs="Times New Roman"/>
          <w:vertAlign w:val="superscript"/>
          <w:lang w:val="en-GB"/>
        </w:rPr>
        <w:t>13</w:t>
      </w:r>
      <w:r w:rsidRPr="001E7A27">
        <w:rPr>
          <w:rFonts w:cs="Times New Roman"/>
          <w:lang w:val="en-GB"/>
        </w:rPr>
        <w:t>C and D are enriched in mass-weighted average source signatures for CH</w:t>
      </w:r>
      <w:r w:rsidRPr="001E7A27">
        <w:rPr>
          <w:rFonts w:cs="Times New Roman"/>
          <w:vertAlign w:val="subscript"/>
          <w:lang w:val="en-GB"/>
        </w:rPr>
        <w:t>4</w:t>
      </w:r>
      <w:r w:rsidRPr="001E7A27">
        <w:rPr>
          <w:rFonts w:cs="Times New Roman"/>
          <w:lang w:val="en-GB"/>
        </w:rPr>
        <w:t xml:space="preserve"> emissions from thermogenic sources (e.g.</w:t>
      </w:r>
      <w:ins w:id="2288" w:author="Tom Maycock" w:date="2021-09-09T16:48:00Z">
        <w:r w:rsidR="00334BDE">
          <w:rPr>
            <w:rFonts w:cs="Times New Roman"/>
            <w:lang w:val="en-GB"/>
          </w:rPr>
          <w:t>,</w:t>
        </w:r>
      </w:ins>
      <w:r w:rsidRPr="001E7A27">
        <w:rPr>
          <w:rFonts w:cs="Times New Roman"/>
          <w:lang w:val="en-GB"/>
        </w:rPr>
        <w:t xml:space="preserve"> coal mining, oil and gas industry) and pyrogenic (biomass burning) sources, and depleted in biogenic (e.g.</w:t>
      </w:r>
      <w:ins w:id="2289" w:author="Tom Maycock" w:date="2021-09-09T16:48:00Z">
        <w:r w:rsidR="00334BDE">
          <w:rPr>
            <w:rFonts w:cs="Times New Roman"/>
            <w:lang w:val="en-GB"/>
          </w:rPr>
          <w:t>,</w:t>
        </w:r>
      </w:ins>
      <w:r w:rsidRPr="001E7A27">
        <w:rPr>
          <w:rFonts w:cs="Times New Roman"/>
          <w:lang w:val="en-GB"/>
        </w:rPr>
        <w:t xml:space="preserve"> wetlands, rice paddies, enteric fermentation, landfill and waste) sources. Proposed hypotheses for CH</w:t>
      </w:r>
      <w:r w:rsidRPr="001E7A27">
        <w:rPr>
          <w:rFonts w:cs="Times New Roman"/>
          <w:vertAlign w:val="subscript"/>
          <w:lang w:val="en-GB"/>
        </w:rPr>
        <w:t>4</w:t>
      </w:r>
      <w:r w:rsidRPr="001E7A27">
        <w:rPr>
          <w:rFonts w:cs="Times New Roman"/>
          <w:lang w:val="en-GB"/>
        </w:rPr>
        <w:t xml:space="preserve"> growth (2007</w:t>
      </w:r>
      <w:r w:rsidRPr="001E7A27">
        <w:rPr>
          <w:lang w:val="en-GB"/>
        </w:rPr>
        <w:t>–</w:t>
      </w:r>
      <w:r w:rsidRPr="001E7A27">
        <w:rPr>
          <w:rFonts w:cs="Times New Roman"/>
          <w:lang w:val="en-GB"/>
        </w:rPr>
        <w:t xml:space="preserve">2017) are inconclusive and vary from a concurrent decrease in thermogenic and increase in wetland and other biogenic emissions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"10.1002/2016GB005406", "ISSN" : "08866236", "abstract" : "Abstract From 2007 to 2013, the globally averaged mole fraction of methane in the atmosphere increased by 5.7 \u00b1 1.2 ppb yr\u22121. Simultaneously, \u03b413CCH4 (a measure of the 13C/12C isotope ratio in methane) has shifted to significantly more negative values since 2007. Growth was extreme in 2014, at 12.5 \u00b1 0.4 ppb, with a further shift to more negative values being observed at most latitudes. The isotopic evidence presented here suggests that the methane rise was dominated by significant increases in biogenic methane emissions, particularly in the tropics, for example, from expansion of tropical wetlands in years with strongly positive rainfall anomalies or emissions from increased agricultural sources such as ruminants and rice paddies. Changes in the removal rate of methane by the OH radical have not been seen in other tracers of atmospheric chemistry and do not appear to explain short-term variations in methane. Fossil fuel emissions may also have grown, but the sustained shift to more 13C-depleted values and its significant interannual variability, and the tropical and Southern Hemisphere loci of post-2007 growth, both indicate that fossil fuel emissions have not been the dominant factor driving the increase. A major cause of increased tropical wetland and tropical agricultural methane emissions, the likely major contributors to growth, may be their responses to meteorological change.", "author" : [ { "dropping-particle" : "", "family" : "Nisbet", "given" : "E G", "non-dropping-particle" : "", "parse-names" : false, "suffix" : "" }, { "dropping-particle" : "", "family" : "Dlugokencky", "given" : "E J", "non-dropping-particle" : "", "parse-names" : false, "suffix" : "" }, { "dropping-particle" : "", "family" : "Manning", "given" : "M. R.", "non-dropping-particle" : "", "parse-names" : false, "suffix" : "" }, { "dropping-particle" : "", "family" : "Lowry", "given" : "D", "non-dropping-particle" : "", "parse-names" : false, "suffix" : "" }, { "dropping-particle" : "", "family" : "Fisher", "given" : "R E", "non-dropping-particle" : "", "parse-names" : false, "suffix" : "" }, { "dropping-particle" : "", "family" : "France", "given" : "J L", "non-dropping-particle" : "", "parse-names" : false, "suffix" : "" }, { "dropping-particle" : "", "family" : "Michel", "given" : "S E", "non-dropping-particle" : "", "parse-names" : false, "suffix" : "" }, { "dropping-particle" : "", "family" : "Miller", "given" : "J B", "non-dropping-particle" : "", "parse-names" : false, "suffix" : "" }, { "dropping-particle" : "", "family" : "White", "given" : "J W C", "non-dropping-particle" : "", "parse-names" : false, "suffix" : "" }, { "dropping-particle" : "", "family" : "Vaughn", "given" : "B", "non-dropping-particle" : "", "parse-names" : false, "suffix" : "" }, { "dropping-particle" : "", "family" : "Bousquet", "given" : "P", "non-dropping-particle" : "", "parse-names" : false, "suffix" : "" }, { "dropping-particle" : "", "family" : "Pyle", "given" : "J A", "non-dropping-particle" : "", "parse-names" : false, "suffix" : "" }, { "dropping-particle" : "", "family" : "Warwick", "given" : "N J", "non-dropping-particle" : "", "parse-names" : false, "suffix" : "" }, { "dropping-particle" : "", "family" : "Cain", "given" : "M", "non-dropping-particle" : "", "parse-names" : false, "suffix" : "" }, { "dropping-particle" : "", "family" : "Brownlow", "given" : "R", "non-dropping-particle" : "", "parse-names" : false, "suffix" : "" }, { "dropping-particle" : "", "family" : "Zazzeri", "given" : "G", "non-dropping-particle" : "", "parse-names" : false, "suffix" : "" }, { "dropping-particle" : "", "family" : "Lanoisell\u00e9", "given" : "M", "non-dropping-particle" : "", "parse-names" : false, "suffix" : "" }, { "dropping-particle" : "", "family" : "Manning", "given" : "A C", "non-dropping-particle" : "", "parse-names" : false, "suffix" : "" }, { "dropping-particle" : "", "family" : "Gloor", "given" : "E", "non-dropping-particle" : "", "parse-names" : false, "suffix" : "" }, { "dropping-particle" : "", "family" : "Worthy", "given" : "D E J", "non-dropping-particle" : "", "parse-names" : false, "suffix" : "" }, { "dropping-particle" : "", "family" : "Brunke", "given" : "E.-G.", "non-dropping-particle" : "", "parse-names" : false, "suffix" : "" }, { "dropping-particle" : "", "family" : "Labuschagne", "given" : "C", "non-dropping-particle" : "", "parse-names" : false, "suffix" : "" }, { "dropping-particle" : "", "family" : "Wolff", "given" : "E W", "non-dropping-particle" : "", "parse-names" : false, "suffix" : "" }, { "dropping-particle" : "", "family" : "Ganesan", "given" : "A L", "non-dropping-particle" : "", "parse-names" : false, "suffix" : "" } ], "container-title" : "Global Biogeochemical Cycles", "id" : "ITEM-1", "issue" : "9", "issued" : { "date-parts" : [ [ "2016", "9" ] ] }, "page" : "1356-1370", "title" : "Rising atmospheric methane: 2007-2014 growth and isotopic shift", "translator" : [ { "dropping-particle" : "", "family" : "L4023", "given" : "", "non-dropping-particle" : "", "parse-names" : false, "suffix" : "" } ], "type" : "article-journal", "volume" : "30" }, "uris" : [ "http://www.mendeley.com/documents/?uuid=3214f465-0a63-456c-8c77-1b7a74916b95" ] }, { "id" : "ITEM-2", "itemData" : { "DOI" : "10.1038/nature19797", "ISSN" : "0028-0836", "abstract" : "Methane has the second-largest global radiative forcing impact of anthropogenic greenhouse gases after carbon dioxide, but our understanding of the global atmospheric methane budget is incomplete. The global fossil fuel industry (production and usage of natural gas, oil and coal) is thought to contribute 15 to 22 per cent of methane emissions1,2,3,4,5,6,7,8,9,10 to the total atmospheric methane budget11. However, questions remain regarding methane emission trends as a result of fossil fuel industrial activity and the contribution to total methane emissions of sources from the fossil fuel industry and from natural geological seepage12,13, which are often co-located. Here we re-evaluate the global methane budget and the contribution of the fossil fuel industry to methane emissions based on long-term global methane and methane carbon isotope records. We compile the largest isotopic methane source signature database so far, including fossil fuel, microbial and biomass-burning methane emission sources. We find that total fossil fuel methane emissions (fossil fuel industry plus natural geological seepage) are not increasing over time, but are 60 to 110 per cent greater than current estimates1,2,3,4,5,6,7,8,9,10 owing to large revisions in isotope source signatures. We show that this is consistent with the observed global latitudinal methane gradient. After accounting for natural geological methane seepage12,13, we find that methane emissions from natural gas, oil and coal production and their usage are 20 to 60 per cent greater than inventories1,2. Our findings imply a greater potential for the fossil fuel industry to mitigate anthropogenic climate forcing, but we also find that methane emissions from natural gas as a fraction of production have declined from approximately 8 per cent to approximately 2 per cent over the past three decades.", "author" : [ { "dropping-particle" : "", "family" : "Schwietzke", "given" : "Stefan", "non-dropping-particle" : "", "parse-names" : false, "suffix" : "" }, { "dropping-particle" : "", "family" : "Sherwood", "given" : "Owen A", "non-dropping-particle" : "", "parse-names" : false, "suffix" : "" }, { "dropping-particle" : "", "family" : "Bruhwiler", "given" : "Lori M P", "non-dropping-particle" : "", "parse-names" : false, "suffix" : "" }, { "dropping-particle" : "", "family" : "Miller", "given" : "John B", "non-dropping-particle" : "", "parse-names" : false, "suffix" : "" }, { "dropping-particle" : "", "family" : "Etiope", "given" : "Giuseppe", "non-dropping-particle" : "", "parse-names" : false, "suffix" : "" }, { "dropping-particle" : "", "family" : "Dlugokencky", "given" : "Edward J", "non-dropping-particle" : "", "parse-names" : false, "suffix" : "" }, { "dropping-particle" : "", "family" : "Michel", "given" : "Sylvia Englund", "non-dropping-particle" : "", "parse-names" : false, "suffix" : "" }, { "dropping-particle" : "", "family" : "Arling", "given" : "Victoria A", "non-dropping-particle" : "", "parse-names" : false, "suffix" : "" }, { "dropping-particle" : "", "family" : "Vaughn", "given" : "Bruce H", "non-dropping-particle" : "", "parse-names" : false, "suffix" : "" }, { "dropping-particle" : "", "family" : "White", "given" : "James W C", "non-dropping-particle" : "", "parse-names" : false, "suffix" : "" }, { "dropping-particle" : "", "family" : "Tans", "given" : "Pieter P", "non-dropping-particle" : "", "parse-names" : false, "suffix" : "" } ], "container-title" : "Nature", "id" : "ITEM-2", "issue" : "7623", "issued" : { "date-parts" : [ [ "2016", "10", "5" ] ] }, "page" : "88-91", "publisher" : "Macmillan Publishers Limited, part of Springer Nature. All rights reserved.", "title" : "Upward revision of global fossil fuel methane emissions based on isotope database", "translator" : [ { "dropping-particle" : "", "family" : "L4243", "given" : "", "non-dropping-particle" : "", "parse-names" : false, "suffix" : "" } ], "type" : "article-journal", "volume" : "538" }, "uris" : [ "http://www.mendeley.com/documents/?uuid=14875f08-d1b9-4482-83fe-d76e55aa9801" ] } ], "mendeley" : { "formattedCitation" : "(Nisbet et al., 2016; Schwietzke et al., 2016)", "plainTextFormattedCitation" : "(Nisbet et al., 2016; Schwietzke et al., 2016)", "previouslyFormattedCitation" : "(Nisbet et al., 2016; Schwietzke et al., 2016)"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(Nisbet et al., 2016; Schwietzke et al., 2016)</w:t>
      </w:r>
      <w:r w:rsidRPr="001E7A27">
        <w:rPr>
          <w:rFonts w:cs="Times New Roman"/>
          <w:lang w:val="en-GB"/>
        </w:rPr>
        <w:fldChar w:fldCharType="end"/>
      </w:r>
      <w:r w:rsidRPr="001E7A27">
        <w:rPr>
          <w:rFonts w:cs="Times New Roman"/>
          <w:lang w:val="en-GB"/>
        </w:rPr>
        <w:t xml:space="preserve">, increase in </w:t>
      </w:r>
      <w:del w:id="2290" w:author="Tom Maycock" w:date="2021-07-13T14:37:00Z">
        <w:r w:rsidRPr="001E7A27" w:rsidDel="00552EEF">
          <w:rPr>
            <w:rFonts w:cs="Times New Roman"/>
            <w:lang w:val="en-GB"/>
          </w:rPr>
          <w:delText xml:space="preserve">from </w:delText>
        </w:r>
      </w:del>
      <w:r w:rsidRPr="001E7A27">
        <w:rPr>
          <w:rFonts w:cs="Times New Roman"/>
          <w:lang w:val="en-GB"/>
        </w:rPr>
        <w:t xml:space="preserve">emissions </w:t>
      </w:r>
      <w:commentRangeStart w:id="2291"/>
      <w:ins w:id="2292" w:author="Tom Maycock" w:date="2021-07-13T14:37:00Z">
        <w:r w:rsidR="00552EEF" w:rsidRPr="001E7A27">
          <w:rPr>
            <w:rFonts w:cs="Times New Roman"/>
            <w:lang w:val="en-GB"/>
          </w:rPr>
          <w:t xml:space="preserve">from </w:t>
        </w:r>
        <w:commentRangeEnd w:id="2291"/>
        <w:r w:rsidR="00552EEF" w:rsidRPr="001E7A27">
          <w:rPr>
            <w:rStyle w:val="CommentReference"/>
            <w:lang w:val="en-GB"/>
          </w:rPr>
          <w:commentReference w:id="2291"/>
        </w:r>
      </w:ins>
      <w:r w:rsidRPr="001E7A27">
        <w:rPr>
          <w:rFonts w:cs="Times New Roman"/>
          <w:lang w:val="en-GB"/>
        </w:rPr>
        <w:t xml:space="preserve">agriculture in the tropics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"10.1126/science.aad2705", "ISSN" : "0036-8075", "abstract" : "Methane, a powerful and important greenhouse gas, has been accumulating nearly uninterruptedly in the atmosphere for the past 200 years, with the exception of a mysterious plateau between 1999 and 2006. Schaefer et al. measured methane{\\textquoteright}s carbon isotopic composition in samples collected over the past 35 years in order to constrain the cause of the pause. Lower thermogenic emissions or variations in the hydroxyldriven methane sink caused the plateau. Thermogenic emissions didn{\\textquoteright}t resume to cause the subsequent rise. Instead, the ongoing rise is most likely due to biogenic sources, most notably agriculture.Science, this issue p. 80Between 1999 and 2006, a plateau interrupted the otherwise continuous increase of atmospheric methane concentration [CH4] since preindustrial times. Causes could be sink variability or a temporary reduction in industrial or climate-sensitive sources. We reconstructed the global history of [CH4] and its stable carbon isotopes from ice cores, archived air, and a global network of monitoring stations. A box-model analysis suggests that diminishing thermogenic emissions, probably from the fossil-fuel industry, and/or variations in the hydroxyl CH4 sink caused the [CH4] plateau. Thermogenic emissions did not resume to cause the renewed [CH4] rise after 2006, which contradicts emission inventories. Post-2006 source increases are predominantly biogenic, outside the Arctic, and arguably more consistent with agriculture than wetlands. If so, mitigating CH4 emissions must be balanced with the need for food production.", "author" : [ { "dropping-particle" : "", "family" : "Schaefer", "given" : "Hinrich", "non-dropping-particle" : "", "parse-names" : false, "suffix" : "" }, { "dropping-particle" : "", "family" : "Fletcher", "given" : "Sara E Mikaloff", "non-dropping-particle" : "", "parse-names" : false, "suffix" : "" }, { "dropping-particle" : "", "family" : "Veidt", "given" : "Cordelia", "non-dropping-particle" : "", "parse-names" : false, "suffix" : "" }, { "dropping-particle" : "", "family" : "Lassey", "given" : "Keith R", "non-dropping-particle" : "", "parse-names" : false, "suffix" : "" }, { "dropping-particle" : "", "family" : "Brailsford", "given" : "Gordon W", "non-dropping-particle" : "", "parse-names" : false, "suffix" : "" }, { "dropping-particle" : "", "family" : "Bromley", "given" : "Tony M", "non-dropping-particle" : "", "parse-names" : false, "suffix" : "" }, { "dropping-particle" : "", "family" : "Dlugokencky", "given" : "Edward J", "non-dropping-particle" : "", "parse-names" : false, "suffix" : "" }, { "dropping-particle" : "", "family" : "Michel", "given" : "Sylvia E", "non-dropping-particle" : "", "parse-names" : false, "suffix" : "" }, { "dropping-particle" : "", "family" : "Miller", "given" : "John B", "non-dropping-particle" : "", "parse-names" : false, "suffix" : "" }, { "dropping-particle" : "", "family" : "Levin", "given" : "Ingeborg", "non-dropping-particle" : "", "parse-names" : false, "suffix" : "" }, { "dropping-particle" : "", "family" : "Lowe", "given" : "Dave C", "non-dropping-particle" : "", "parse-names" : false, "suffix" : "" }, { "dropping-particle" : "", "family" : "Martin", "given" : "Ross J", "non-dropping-particle" : "", "parse-names" : false, "suffix" : "" }, { "dropping-particle" : "", "family" : "Vaughn", "given" : "Bruce H", "non-dropping-particle" : "", "parse-names" : false, "suffix" : "" }, { "dropping-particle" : "", "family" : "White", "given" : "James W C", "non-dropping-particle" : "", "parse-names" : false, "suffix" : "" } ], "container-title" : "Science", "id" : "ITEM-1", "issue" : "6281", "issued" : { "date-parts" : [ [ "2016", "4", "1" ] ] }, "page" : "80-84", "publisher" : "American Association for the Advancement of Science", "title" : "A 21st-century shift from fossil-fuel to biogenic methane emissions indicated by 13CH4", "translator" : [ { "dropping-particle" : "", "family" : "L4155", "given" : "", "non-dropping-particle" : "", "parse-names" : false, "suffix" : "" } ], "type" : "article-journal", "volume" : "352" }, "uris" : [ "http://www.mendeley.com/documents/?uuid=68067464-d443-422c-917d-c43707bb2d9e" ] } ], "mendeley" : { "formattedCitation" : "(Schaefer et al., 2016)", "plainTextFormattedCitation" : "(Schaefer et al., 2016)", "previouslyFormattedCitation" : "(Schaefer et al., 2016)"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(Schaefer et al., 2016)</w:t>
      </w:r>
      <w:r w:rsidRPr="001E7A27">
        <w:rPr>
          <w:rFonts w:cs="Times New Roman"/>
          <w:lang w:val="en-GB"/>
        </w:rPr>
        <w:fldChar w:fldCharType="end"/>
      </w:r>
      <w:r w:rsidRPr="001E7A27">
        <w:rPr>
          <w:rFonts w:cs="Times New Roman"/>
          <w:lang w:val="en-GB"/>
        </w:rPr>
        <w:t xml:space="preserve">, a concurrent reduction in pyrogenic and increase in thermogenic emissions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"10.1038/s41467-017-02246-0", "ISSN" : "2041-1723", "abstract" : "Several viable but conflicting explanations have been proposed to explain the recent ~8 p.p.b. per year increase in atmospheric methane after 2006, equivalent to net emissions increase of ~25 Tg CH4 per year. A concurrent increase in atmospheric ethane implicates a fossil source; a concurrent decrease in the heavy isotope content of methane points toward a biogenic source, while other studies propose a decrease in the chemical sink (OH). Here we show that biomass burning emissions of methane decreased by 3.7 (\u00b11.4) Tg CH4 per year from the 2001\u20132007 to the 2008\u20132014 time periods using satellite measurements of CO and CH4, nearly twice the decrease expected from prior estimates. After updating both the total and isotopic budgets for atmospheric methane with these revised biomass burning emissions (and assuming no change to the chemical sink), we find that fossil fuels contribute between 12\u201319 Tg CH4 per year to the recent atmospheric methane increase, thus reconciling the isotopic- and ethane-based results.", "author" : [ { "dropping-particle" : "", "family" : "Worden", "given" : "John R.", "non-dropping-particle" : "", "parse-names" : false, "suffix" : "" }, { "dropping-particle" : "", "family" : "Bloom", "given" : "A Anthony", "non-dropping-particle" : "", "parse-names" : false, "suffix" : "" }, { "dropping-particle" : "", "family" : "Pandey", "given" : "Sudhanshu", "non-dropping-particle" : "", "parse-names" : false, "suffix" : "" }, { "dropping-particle" : "", "family" : "Jiang", "given" : "Zhe", "non-dropping-particle" : "", "parse-names" : false, "suffix" : "" }, { "dropping-particle" : "", "family" : "Worden", "given" : "Helen M", "non-dropping-particle" : "", "parse-names" : false, "suffix" : "" }, { "dropping-particle" : "", "family" : "Walker", "given" : "Thomas W", "non-dropping-particle" : "", "parse-names" : false, "suffix" : "" }, { "dropping-particle" : "", "family" : "Houweling", "given" : "Sander", "non-dropping-particle" : "", "parse-names" : false, "suffix" : "" }, { "dropping-particle" : "", "family" : "R\u00f6ckmann", "given" : "Thomas", "non-dropping-particle" : "", "parse-names" : false, "suffix" : "" } ], "container-title" : "Nature Communications", "id" : "ITEM-1", "issue" : "1", "issued" : { "date-parts" : [ [ "2017", "12", "20" ] ] }, "page" : "2227", "title" : "Reduced biomass burning emissions reconcile conflicting estimates of the post-2006 atmospheric methane budget", "translator" : [ { "dropping-particle" : "", "family" : "L4249", "given" : "", "non-dropping-particle" : "", "parse-names" : false, "suffix" : "" } ], "type" : "article-journal", "volume" : "8" }, "uris" : [ "http://www.mendeley.com/documents/?uuid=d5db61c5-09d9-4985-8bc9-9a851923df3e", "http://www.mendeley.com/documents/?uuid=543a2005-b465-4f94-aca6-c9c573b848b9" ] } ], "mendeley" : { "formattedCitation" : "(Worden et al., 2017)", "plainTextFormattedCitation" : "(Worden et al., 2017)", "previouslyFormattedCitation" : "(Worden et al., 2017)"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(Worden et al., 2017)</w:t>
      </w:r>
      <w:r w:rsidRPr="001E7A27">
        <w:rPr>
          <w:rFonts w:cs="Times New Roman"/>
          <w:lang w:val="en-GB"/>
        </w:rPr>
        <w:fldChar w:fldCharType="end"/>
      </w:r>
      <w:r w:rsidRPr="001E7A27">
        <w:rPr>
          <w:rFonts w:cs="Times New Roman"/>
          <w:lang w:val="en-GB"/>
        </w:rPr>
        <w:t>, or emission</w:t>
      </w:r>
      <w:ins w:id="2293" w:author="Tom Maycock" w:date="2021-09-08T15:23:00Z">
        <w:r w:rsidR="0082184F" w:rsidRPr="001E7A27">
          <w:rPr>
            <w:rFonts w:cs="Times New Roman"/>
            <w:lang w:val="en-GB"/>
          </w:rPr>
          <w:t>s</w:t>
        </w:r>
      </w:ins>
      <w:r w:rsidRPr="001E7A27">
        <w:rPr>
          <w:rFonts w:cs="Times New Roman"/>
          <w:lang w:val="en-GB"/>
        </w:rPr>
        <w:t xml:space="preserve"> increase from biogenic sources and a slower increase in emissions from thermogenic sources compared to inventory emissions </w:t>
      </w:r>
      <w:r w:rsidRPr="001E7A27">
        <w:rPr>
          <w:rFonts w:cs="Times New Roman"/>
          <w:lang w:val="en-GB"/>
        </w:rPr>
        <w:fldChar w:fldCharType="begin" w:fldLock="1"/>
      </w:r>
      <w:r w:rsidR="00BC2C5E" w:rsidRPr="001E7A27">
        <w:rPr>
          <w:rFonts w:cs="Times New Roman"/>
          <w:lang w:val="en-GB"/>
        </w:rPr>
        <w:instrText>ADDIN CSL_CITATION { "citationItems" : [ { "id" : "ITEM-1",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"ITEM-1",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"http://www.mendeley.com/documents/?uuid=04f929d6-e7f1-4747-9a80-c923ee075d08" ] }, { "id" : "ITEM-2", "itemData" : { "DOI" : "10.2151/jmsj.2016-006", "ISSN" : "00261165", "author" : [ { "dropping-particle" : "", "family" : "Patra", "given" : "P.K.", "non-dropping-particle" : "", "parse-names" : false, "suffix" : "" }, { "dropping-particle" : "", "family" : "Saeki", "given" : "T.", "non-dropping-particle" : "", "parse-names" : false, "suffix" : "" }, { "dropping-particle" : "", "family" : "Dlugokencky", "given" : "E.J.",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"Aoki", "given" : "S.", "non-dropping-particle" : "", "parse-names" : false, "suffix" : "" }, { "dropping-particle" : "", "family" : "Morimoto", "given" : "S.", "non-dropping-particle" : "", "parse-names" : false, "suffix" : "" }, { "dropping-particle" : "", "family" : "Kort", "given" : "E.A.", "non-dropping-particle" : "", "parse-names" : false, "suffix" : "" }, { "dropping-particle" : "", "family" : "Crotwell", "given" : "A.", "non-dropping-particle" : "", "parse-names" : false, "suffix" : "" }, { "dropping-particle" : "", "family" : "Ravi Kumar", "given" : "K.", "non-dropping-particle" : "", "parse-names" : false, "suffix" : "" }, { "dropping-particle" : "", "family" : "Nakazawa", "given" : "T.", "non-dropping-particle" : "", "parse-names" : false, "suffix" : "" } ], "container-title" : "Journal of the Meteorological Society of Japan. Series II", "id" : "ITEM-2", "issue" : "1", "issued" : { "date-parts" : [ [ "2016" ] ] }, "page" : "91-113", "publisher" : "Meteorological Society of Japan", "title" : "Regional methane emission estimation based on observed atmospheric concentrations (2002-2012)", "translator" : [ { "dropping-particle" : "", "family" : "L6560", "given" : "", "non-dropping-particle" : "", "parse-names" : false, "suffix" : "" } ], "type" : "article-journal", "volume" : "94" }, "uris" : [ "http://www.mendeley.com/documents/?uuid=68c59242-0c62-43cd-aceb-ac3d0cdc836a", "http://www.mendeley.com/documents/?uuid=82116ae4-84aa-46b2-b045-11afc087e94e" ] }, { "id" : "ITEM-3", "itemData" : { "DOI" : "10.1029/2018GL078127", "ISSN" : "0094-8276", "abstract" : "Abstract Atmospheric measurements show an increase in CH4 from the 1980s to 1998 followed by a period of near-zero growth until 2007. However, from 2007, CH4 has increased again. Understanding the variability in CH4 is critical for climate prediction and climate change mitigation. We examine the role of CH4 sources and the dominant CH4 sink, oxidation by the hydroxyl radical (OH), in atmospheric CH4 variability over the past three decades using observations of CH4, C2H6, and \u03b413CCH4 in an inversion. From 2006 to 2014, microbial and fossil fuel emissions increased by 36 \u00b1 12 and 15 \u00b1 8 Tg y?1, respectively. Emission increases were partially offset by a decrease in biomass burning of 3 \u00b1 2 Tg y?1 and increase in soil oxidation of 5 \u00b1 6 Tg y?1. A change in the atmospheric sink did not appear to be a significant factor in the recent growth of CH4.", "author" : [ { "dropping-particle" : "", "family" : "Thompson", "given" : "R L", "non-dropping-particle" : "", "parse-names" : false, "suffix" : "" }, { "dropping-particle" : "", "family" : "Nisbet", "given" : "E G", "non-dropping-particle" : "", "parse-names" : false, "suffix" : "" }, { "dropping-particle" : "", "family" : "Pisso", "given" : "I", "non-dropping-particle" : "", "parse-names" : false, "suffix" : "" }, { "dropping-particle" : "", "family" : "Stohl", "given" : "A", "non-dropping-particle" : "", "parse-names" : false, "suffix" : "" }, { "dropping-particle" : "", "family" : "Blake", "given" : "D", "non-dropping-particle" : "", "parse-names" : false, "suffix" : "" }, { "dropping-particle" : "", "family" : "Dlugokencky", "given" : "E J", "non-dropping-particle" : "", "parse-names" : false, "suffix" : "" }, { "dropping-particle" : "", "family" : "Helmig", "given" : "D", "non-dropping-particle" : "", "parse-names" : false, "suffix" : "" }, { "dropping-particle" : "", "family" : "White", "given" : "J W C", "non-dropping-particle" : "", "parse-names" : false, "suffix" : "" } ], "container-title" : "Geophysical Research Letters", "id" : "ITEM-3", "issue" : "20", "issued" : { "date-parts" : [ [ "2018", "10", "28" ] ] }, "page" : "11,499\u201311,508", "title" : "Variability in Atmospheric Methane From Fossil Fuel and Microbial Sources Over the Last Three Decades", "translator" : [ { "dropping-particle" : "", "family" : "L6717", "given" : "", "non-dropping-particle" : "", "parse-names" : false, "suffix" : "" } ], "type" : "article-journal", "volume" : "45" }, "uris" : [ "http://www.mendeley.com/documents/?uuid=a8ec73f6-97b6-493d-aec0-6e4fbaa55d67" ] }, { "id" : "ITEM-4", "itemData" : { "DOI" : "10.1088/1748-9326/ab9ed2", "ISSN" : "1748-9326", "author" : [ { "dropping-particle" : "", "family" : "Jackson", "given" : "R B", "non-dropping-particle" : "", "parse-names" : false, "suffix" : "" }, { "dropping-particle" : "", "family" : "Saunois", "given" : "M", "non-dropping-particle" : "", "parse-names" : false, "suffix" : "" }, { "dropping-particle" : "", "family" : "Bousquet", "given" : "P", "non-dropping-particle" : "", "parse-names" : false, "suffix" : "" }, { "dropping-particle" : "", "family" : "Canadell", "given" : "J G", "non-dropping-particle" : "", "parse-names" : false, "suffix" : "" }, { "dropping-particle" : "", "family" : "Poulter", "given" : "B", "non-dropping-particle" : "", "parse-names" : false, "suffix" : "" }, { "dropping-particle" : "", "family" : "Stavert", "given" : "A R", "non-dropping-particle" : "", "parse-names" : false, "suffix" : "" }, { "dropping-particle" : "", "family" : "Bergamaschi", "given" : "P", "non-dropping-particle" : "", "parse-names" : false, "suffix" : "" }, { "dropping-particle" : "", "family" : "Niwa", "given" : "Y", "non-dropping-particle" : "", "parse-names" : false, "suffix" : "" }, { "dropping-particle" : "", "family" : "Segers", "given" : "A", "non-dropping-particle" : "", "parse-names" : false, "suffix" : "" }, { "dropping-particle" : "", "family" : "Tsuruta", "given" : "A", "non-dropping-particle" : "", "parse-names" : false, "suffix" : "" } ], "container-title" : "Environmental Research Letters", "id" : "ITEM-4", "issue" : "7", "issued" : { "date-parts" : [ [ "2020", "7", "14" ] ] }, "page" : "071002", "title" : "Increasing anthropogenic methane emissions arise equally from agricultural and fossil fuel sources", "translator" : [ { "dropping-particle" : "", "family" : "L6814", "given" : "", "non-dropping-particle" : "", "parse-names" : false, "suffix" : "" } ], "type" : "article-journal", "volume" : "15" }, "uris" : [ "http://www.mendeley.com/documents/?uuid=8bcbbbb6-a59d-42a9-989b-7d0200d7738d", "http://www.mendeley.com/documents/?uuid=a29eeacb-fd3e-4675-9477-e953fa7cce53" ] } ], "mendeley" : { "formattedCitation" : "(Patra et al., 2016; Thompson et al., 2018; Jackson et al., 2020; Chandra et al., 2021)", "plainTextFormattedCitation" : "(Patra et al., 2016; Thompson et al., 2018; Jackson et al., 2020; Chandra et al., 2021)", "previouslyFormattedCitation" : "(Patra et al., 2016; Thompson et al., 2018; Jackson et al., 2020; Chandra et al., 2021)"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(Patra et al., 2016; Thompson et al., 2018; Jackson et al., 2020; Chandra et al., 2021)</w:t>
      </w:r>
      <w:r w:rsidRPr="001E7A27">
        <w:rPr>
          <w:rFonts w:cs="Times New Roman"/>
          <w:lang w:val="en-GB"/>
        </w:rPr>
        <w:fldChar w:fldCharType="end"/>
      </w:r>
      <w:r w:rsidRPr="001E7A27">
        <w:rPr>
          <w:rFonts w:cs="Times New Roman"/>
          <w:lang w:val="en-GB"/>
        </w:rPr>
        <w:t xml:space="preserve">. </w:t>
      </w:r>
    </w:p>
    <w:p w14:paraId="6641FD5F" w14:textId="77777777" w:rsidR="00E810EF" w:rsidRPr="001E7A27" w:rsidRDefault="00E810EF" w:rsidP="005C7F25">
      <w:pPr>
        <w:pStyle w:val="AR6BodyText"/>
        <w:shd w:val="clear" w:color="auto" w:fill="DEEAF6" w:themeFill="accent1" w:themeFillTint="33"/>
        <w:rPr>
          <w:rFonts w:cs="Times New Roman"/>
          <w:highlight w:val="yellow"/>
          <w:lang w:val="en-GB"/>
        </w:rPr>
      </w:pPr>
    </w:p>
    <w:p w14:paraId="0CA204AD" w14:textId="52D8264D" w:rsidR="00E810EF" w:rsidRPr="001E7A27" w:rsidRDefault="00E810EF" w:rsidP="005C7F25">
      <w:pPr>
        <w:pStyle w:val="AR6BodyText"/>
        <w:shd w:val="clear" w:color="auto" w:fill="DEEAF6" w:themeFill="accent1" w:themeFillTint="33"/>
        <w:rPr>
          <w:rFonts w:cs="Times New Roman"/>
          <w:highlight w:val="yellow"/>
          <w:lang w:val="en-GB"/>
        </w:rPr>
      </w:pPr>
      <w:r w:rsidRPr="001E7A27">
        <w:rPr>
          <w:rFonts w:cs="Times New Roman"/>
          <w:lang w:val="en-GB"/>
        </w:rPr>
        <w:t xml:space="preserve">A few studies </w:t>
      </w:r>
      <w:del w:id="2294" w:author="Soapbox" w:date="2021-07-17T07:42:00Z">
        <w:r w:rsidRPr="001E7A27" w:rsidDel="000F01C4">
          <w:rPr>
            <w:rFonts w:cs="Times New Roman"/>
            <w:lang w:val="en-GB"/>
          </w:rPr>
          <w:delText xml:space="preserve">have </w:delText>
        </w:r>
      </w:del>
      <w:r w:rsidRPr="001E7A27">
        <w:rPr>
          <w:rFonts w:cs="Times New Roman"/>
          <w:lang w:val="en-GB"/>
        </w:rPr>
        <w:t>emphasi</w:t>
      </w:r>
      <w:ins w:id="2295" w:author="Soapbox" w:date="2021-07-17T07:40:00Z">
        <w:r w:rsidR="002D03B4" w:rsidRPr="001E7A27">
          <w:rPr>
            <w:rFonts w:cs="Times New Roman"/>
            <w:lang w:val="en-GB"/>
          </w:rPr>
          <w:t>z</w:t>
        </w:r>
      </w:ins>
      <w:del w:id="2296" w:author="Soapbox" w:date="2021-07-17T07:40:00Z">
        <w:r w:rsidRPr="001E7A27" w:rsidDel="002D03B4">
          <w:rPr>
            <w:rFonts w:cs="Times New Roman"/>
            <w:lang w:val="en-GB"/>
          </w:rPr>
          <w:delText>s</w:delText>
        </w:r>
      </w:del>
      <w:r w:rsidRPr="001E7A27">
        <w:rPr>
          <w:rFonts w:cs="Times New Roman"/>
          <w:lang w:val="en-GB"/>
        </w:rPr>
        <w:t>e</w:t>
      </w:r>
      <w:del w:id="2297" w:author="Soapbox" w:date="2021-07-17T07:43:00Z">
        <w:r w:rsidRPr="001E7A27" w:rsidDel="000F01C4">
          <w:rPr>
            <w:rFonts w:cs="Times New Roman"/>
            <w:lang w:val="en-GB"/>
          </w:rPr>
          <w:delText>d</w:delText>
        </w:r>
      </w:del>
      <w:r w:rsidRPr="001E7A27">
        <w:rPr>
          <w:rFonts w:cs="Times New Roman"/>
          <w:lang w:val="en-GB"/>
        </w:rPr>
        <w:t xml:space="preserve"> the role of chemical destruction by </w:t>
      </w:r>
      <w:ins w:id="2298" w:author="Soapbox" w:date="2021-07-17T07:49:00Z">
        <w:r w:rsidR="00F83379" w:rsidRPr="001E7A27">
          <w:rPr>
            <w:rFonts w:cs="Times New Roman"/>
            <w:lang w:val="en-GB"/>
          </w:rPr>
          <w:t>hydroxyl (</w:t>
        </w:r>
      </w:ins>
      <w:r w:rsidRPr="001E7A27">
        <w:rPr>
          <w:rFonts w:cs="Times New Roman"/>
          <w:lang w:val="en-GB"/>
        </w:rPr>
        <w:t>OH</w:t>
      </w:r>
      <w:ins w:id="2299" w:author="Soapbox" w:date="2021-07-17T07:49:00Z">
        <w:del w:id="2300" w:author="Ian Blenkinsop" w:date="2021-07-28T13:33:00Z">
          <w:r w:rsidR="00F83379" w:rsidRPr="001E7A27" w:rsidDel="00CA0FD0">
            <w:rPr>
              <w:rFonts w:cs="Times New Roman"/>
              <w:lang w:val="en-GB"/>
            </w:rPr>
            <w:delText>)</w:delText>
          </w:r>
        </w:del>
      </w:ins>
      <w:del w:id="2301" w:author="Ian Blenkinsop" w:date="2021-07-28T13:33:00Z">
        <w:r w:rsidRPr="001E7A27" w:rsidDel="00CA0FD0">
          <w:rPr>
            <w:rFonts w:cs="Times New Roman"/>
            <w:lang w:val="en-GB"/>
          </w:rPr>
          <w:delText xml:space="preserve">, </w:delText>
        </w:r>
      </w:del>
      <w:ins w:id="2302" w:author="Soapbox" w:date="2021-07-17T07:43:00Z">
        <w:del w:id="2303" w:author="Ian Blenkinsop" w:date="2021-07-28T13:33:00Z">
          <w:r w:rsidR="000F01C4" w:rsidRPr="001E7A27" w:rsidDel="00CA0FD0">
            <w:rPr>
              <w:rFonts w:cs="Times New Roman"/>
              <w:lang w:val="en-GB"/>
            </w:rPr>
            <w:delText>(</w:delText>
          </w:r>
        </w:del>
      </w:ins>
      <w:ins w:id="2304" w:author="Ian Blenkinsop" w:date="2021-07-28T13:33:00Z">
        <w:r w:rsidR="00CA0FD0" w:rsidRPr="001E7A27">
          <w:rPr>
            <w:rFonts w:cs="Times New Roman"/>
            <w:lang w:val="en-GB"/>
          </w:rPr>
          <w:t xml:space="preserve">; </w:t>
        </w:r>
      </w:ins>
      <w:r w:rsidRPr="001E7A27">
        <w:rPr>
          <w:rFonts w:cs="Times New Roman"/>
          <w:lang w:val="en-GB"/>
        </w:rPr>
        <w:t>the primary sink of methane</w:t>
      </w:r>
      <w:ins w:id="2305" w:author="Soapbox" w:date="2021-07-17T07:43:00Z">
        <w:r w:rsidR="000F01C4" w:rsidRPr="001E7A27">
          <w:rPr>
            <w:rFonts w:cs="Times New Roman"/>
            <w:lang w:val="en-GB"/>
          </w:rPr>
          <w:t>)</w:t>
        </w:r>
      </w:ins>
      <w:r w:rsidRPr="001E7A27">
        <w:rPr>
          <w:rFonts w:cs="Times New Roman"/>
          <w:lang w:val="en-GB"/>
        </w:rPr>
        <w:t xml:space="preserve">, in driving changes in the growth of atmospheric methane abundance, in particular after 2006 </w:t>
      </w:r>
      <w:r w:rsidRPr="001E7A27">
        <w:rPr>
          <w:rFonts w:cs="Times New Roman"/>
          <w:lang w:val="en-GB"/>
        </w:rPr>
        <w:fldChar w:fldCharType="begin" w:fldLock="1"/>
      </w:r>
      <w:r w:rsidR="00BC2C5E" w:rsidRPr="001E7A27">
        <w:rPr>
          <w:rFonts w:cs="Times New Roman"/>
          <w:lang w:val="en-GB"/>
        </w:rPr>
        <w:instrText>ADDIN CSL_CITATION { "citationItems" : [ { "id" : "ITEM-1", "itemData" : { "DOI" : "10.1073/pnas.1616020114", "ISSN" : "0027-8424", "abstract" : "Methane is the second strongest anthropogenic greenhouse gas and its atmospheric burden has more than doubled since 1850. Methane concentrations stabilized in the early 2000s and began increasing again in 2007. Neither the stabilization nor the recent growth are well understood, as evidenced by multiple competing hypotheses in recent literature. Here we use a multispecies two-box model inversion to jointly constrain 36 y of methane sources and sinks, using ground-based measurements of methane, methyl chloroform, and the C 13 /C 12 ratio in atmospheric methane (\u03b4 13 CH 4 ) from 1983 through 2015. We find that the problem, as currently formulated, is underdetermined and solutions obtained in previous work are strongly dependent on prior assumptions. Based on our analysis, the mathematically most likely explanation for the renewed growth in atmospheric methane, counterintuitively, involves a 25-Tg/y decrease in methane emissions from 2003 to 2016 that is offset by a 7% decrease in global mean hydroxyl (OH) concentrations, the primary sink for atmospheric methane, over the same period. However, we are still able to fit the observations if we assume that OH concentrations are time invariant (as much of the previous work has assumed) and we then find solutions that are largely consistent with other proposed hypotheses for the renewed growth of atmospheric methane since 2007. We conclude that the current surface observing system does not allow unambiguous attribution of the decadal trends in methane without robust constraints on OH variability, which currently rely purely on methyl chloroform data and its uncertain emissions estimates.", "author" : [ { "dropping-particle" : "", "family" : "Turner", "given" : "Alexander J", "non-dropping-particle" : "", "parse-names" : false, "suffix" : "" }, { "dropping-particle" : "", "family" : "Frankenberg", "given" : "Christian", "non-dropping-particle" : "", "parse-names" : false, "suffix" : "" }, { "dropping-particle" : "", "family" : "Wennberg", "given" : "Paul O", "non-dropping-particle" : "", "parse-names" : false, "suffix" : "" }, { "dropping-particle" : "", "family" : "Jacob", "given" : "Daniel J", "non-dropping-particle" : "", "parse-names" : false, "suffix" : "" } ], "container-title" : "Proceedings of the National Academy of Sciences", "id" : "ITEM-1", "issue" : "21", "issued" : { "date-parts" : [ [ "2017", "5", "23" ] ] }, "page" : "5367-5372", "title" : "Ambiguity in the causes for decadal trends in atmospheric methane and hydroxyl", "translator" : [ { "dropping-particle" : "", "family" : "L5281", "given" : "", "non-dropping-particle" : "", "parse-names" : false, "suffix" : "" } ], "type" : "article-journal", "volume" : "114" }, "uris" : [ "http://www.mendeley.com/documents/?uuid=c4c17151-8173-464f-bfe6-743e6c8a8b60" ] }, { "id" : "ITEM-2", "itemData" : { "DOI" : "10.1073/pnas.1616426114", "ISBN" : "0027-8424", "abstract" : "The growth in global methane (CH4) concentration, which had been ongoing since the industrial revolution, stalled around the year 2000 before resuming globally in 2007. We evaluate the role of the hydroxyl radical (OH), the major CH4 sink, in the recent CH4 growth. We also examine the influence of systematic uncertainties in OH concentrations on CH4 emissions inferred from atmospheric observations. We use observations of 1,1,1trichloroethane (CH3CCl3), which is lost primarily through reaction with OH, to estimate OH levels as well as CH3CCl3 emissions, which have uncertainty that previously limited the accuracy of OH estimates. We find a 64-70% probability that a decline in OH has contributed to the post-2007 methane rise. Our median solution suggests that CH4 emissions increased relatively steadily during the late 1990s and early 2000s, after which growth was more modest. This solution obviates the need for a sudden statistically significant change in total CH4 emissions around the year 2007 to explain the atmospheric observations and can explain some of the decline in the atmospheric 13CH(4)/(CH4)-C-12 ratio and the recent growth in C2H6. Our approach indicates that significant OH- related uncertainties in the CH4 budget remain, and we find that it is not possible to implicate, with a high degree of confidence, rapid global CH4 emissions changes as the primary driver of recent trends when our inferred OH trends and these uncertainties are considered.", "author" : [ { "dropping-particle" : "", "family" : "Rigby", "given" : "Matthew", "non-dropping-particle" : "", "parse-names" : false, "suffix" : "" }, { "dropping-particle" : "", "family" : "Montzka", "given" : "Stephen A", "non-dropping-particle" : "", "parse-names" : false, "suffix" : "" }, { "dropping-particle" : "", "family" : "Prinn", "given" : "Ronald G", "non-dropping-particle" : "", "parse-names" : false, "suffix" : "" }, { "dropping-particle" : "", "family" : "White", "given" : "James W C", "non-dropping-particle" : "", "parse-names" : false, "suffix" : "" }, { "dropping-particle" : "", "family" : "Young", "given" : "Dickon", "non-dropping-particle" : "", "parse-names" : false, "suffix" : "" }, { "dropping-particle" : "", "family" : "O'Doherty", "given" : "Simon", "non-dropping-particle" : "", "parse-names" : false, "suffix" : "" }, { "dropping-particle" : "", "family" : "Lunt", "given" : "Mark F", "non-dropping-particle" : "", "parse-names" : false, "suffix" : "" }, { "dropping-particle" : "", "family" : "Ganesan", "given" : "Anita L", "non-dropping-particle" : "", "parse-names" : false, "suffix" : "" }, { "dropping-particle" : "", "family" : "Manning", "given" : "Alistair J", "non-dropping-particle" : "", "parse-names" : false, "suffix" : "" }, { "dropping-particle" : "", "family" : "Simmonds", "given" : "Peter G",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"Muehle", "given" : "Jens", "non-dropping-particle" : "", "parse-names" : false, "suffix" : "" }, { "dropping-particle" : "", "family" : "Weiss", "given" : "Ray F", "non-dropping-particle" : "", "parse-names" : false, "suffix" : "" }, { "dropping-particle" : "", "family" : "Fraser", "given" : "Paul J", "non-dropping-particle" : "", "parse-names" : false, "suffix" : "" }, { "dropping-particle" : "", "family" : "Steele", "given" : "L Paul", "non-dropping-particle" : "", "parse-names" : false, "suffix" : "" }, { "dropping-particle" : "", "family" : "Krummel", "given" : "Paul B", "non-dropping-particle" : "", "parse-names" : false, "suffix" : "" }, { "dropping-particle" : "", "family" : "McCulloch", "given" : "Archie", "non-dropping-particle" : "", "parse-names" : false, "suffix" : "" }, { "dropping-particle" : "", "family" : "Park", "given" : "Sunyoung", "non-dropping-particle" : "", "parse-names" : false, "suffix" : "" } ], "container-title" : "Proceedings of the National Academy of Sciences", "id" : "ITEM-2", "issue" : "21", "issued" : { "date-parts" : [ [ "2017" ] ] }, "page" : "5373-5377", "title" : "Role of atmospheric oxidation in recent methane growth", "translator" : [ { "dropping-particle" : "", "family" : "L5282", "given" : "", "non-dropping-particle" : "", "parse-names" : false, "suffix" : "" } ], "type" : "article-journal", "volume" : "114" }, "uris" : [ "http://www.mendeley.com/documents/?uuid=f7885de6-c76a-4d6f-960d-ea015f20c680" ] } ], "mendeley" : { "formattedCitation" : "(Rigby et al., 2017; Turner et al., 2017)", "plainTextFormattedCitation" : "(Rigby et al., 2017; Turner et al., 2017)", "previouslyFormattedCitation" : "(Rigby et al., 2017; Turner et al., 2017)"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(Rigby et al., 2017; Turner et al., 2017)</w:t>
      </w:r>
      <w:r w:rsidRPr="001E7A27">
        <w:rPr>
          <w:rFonts w:cs="Times New Roman"/>
          <w:lang w:val="en-GB"/>
        </w:rPr>
        <w:fldChar w:fldCharType="end"/>
      </w:r>
      <w:r w:rsidRPr="001E7A27">
        <w:rPr>
          <w:rFonts w:cs="Times New Roman"/>
          <w:lang w:val="en-GB"/>
        </w:rPr>
        <w:t xml:space="preserve">. </w:t>
      </w:r>
      <w:r w:rsidRPr="001E7A27">
        <w:rPr>
          <w:lang w:val="en-GB"/>
        </w:rPr>
        <w:t>Studies applying three-dimensional atmospheric inversion</w:t>
      </w:r>
      <w:r w:rsidRPr="001E7A27" w:rsidDel="007B27D0">
        <w:rPr>
          <w:rFonts w:cs="Times New Roman"/>
          <w:lang w:val="en-GB"/>
        </w:rPr>
        <w:t xml:space="preserve"> </w:t>
      </w:r>
      <w:r w:rsidRPr="001E7A27">
        <w:rPr>
          <w:rFonts w:cs="Times New Roman"/>
          <w:lang w:val="en-GB"/>
        </w:rPr>
        <w:fldChar w:fldCharType="begin" w:fldLock="1"/>
      </w:r>
      <w:r w:rsidR="00BC2C5E" w:rsidRPr="001E7A27">
        <w:rPr>
          <w:rFonts w:cs="Times New Roman"/>
          <w:lang w:val="en-GB"/>
        </w:rPr>
        <w:instrText>ADDIN CSL_CITATION { "citationItems" : [ { "id" : "ITEM-1", "itemData" : { "DOI" : "10.5194/acp-18-18149-2018", "ISSN" : "1680-7324", "author" : [ { "dropping-particle" : "", "family" : "McNorton", "given" : "Joe", "non-dropping-particle" : "", "parse-names" : false, "suffix" : "" }, { "dropping-particle" : "", "family" : "Wilson", "given" : "Chris", "non-dropping-particle" : "", "parse-names" : false, "suffix" : "" }, { "dropping-particle" : "", "family" : "Gloor", "given" : "Manuel", "non-dropping-particle" : "", "parse-names" : false, "suffix" : "" }, { "dropping-particle" : "", "family" : "Parker", "given" : "Rob J", "non-dropping-particle" : "", "parse-names" : false, "suffix" : "" }, { "dropping-particle" : "", "family" : "Boesch", "given" : "Hartmut", "non-dropping-particle" : "", "parse-names" : false, "suffix" : "" }, { "dropping-particle" : "", "family" : "Feng", "given" : "Wuhu", "non-dropping-particle" : "", "parse-names" : false, "suffix" : "" }, { "dropping-particle" : "", "family" : "Hossaini", "given" : "Ryan", "non-dropping-particle" : "", "parse-names" : false, "suffix" : "" }, { "dropping-particle" : "", "family" : "Chipperfield", "given" : "Martyn P", "non-dropping-particle" : "", "parse-names" : false, "suffix" : "" } ], "container-title" : "Atmospheric Chemistry and Physics", "id" : "ITEM-1", "issue" : "24", "issued" : { "date-parts" : [ [ "2018", "12", "21" ] ] }, "page" : "18149-18168", "publisher" : "Copernicus Publications", "title" : "Attribution of recent increases in atmospheric methane through 3-D inverse modelling", "translator" : [ { "dropping-particle" : "", "family" : "L5473", "given" : "", "non-dropping-particle" : "", "parse-names" : false, "suffix" : "" } ], "type" : "article-journal", "volume" : "18" }, "uris" : [ "http://www.mendeley.com/documents/?uuid=a50c7470-15d9-4b5f-9e20-20ad359f5ab9" ] } ], "mendeley" : { "formattedCitation" : "(McNorton et al., 2018)", "plainTextFormattedCitation" : "(McNorton et al., 2018)", "previouslyFormattedCitation" : "(McNorton et al.,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(McNorton et al., 2018)</w:t>
      </w:r>
      <w:r w:rsidRPr="001E7A27">
        <w:rPr>
          <w:rFonts w:cs="Times New Roman"/>
          <w:lang w:val="en-GB"/>
        </w:rPr>
        <w:fldChar w:fldCharType="end"/>
      </w:r>
      <w:r w:rsidRPr="001E7A27">
        <w:rPr>
          <w:rFonts w:cs="Times New Roman"/>
          <w:lang w:val="en-GB"/>
        </w:rPr>
        <w:t xml:space="preserve">, simple multi-species inversion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"10.1029/2018GL078127", "ISSN" : "0094-8276", "abstract" : "Abstract Atmospheric measurements show an increase in CH4 from the 1980s to 1998 followed by a period of near-zero growth until 2007. However, from 2007, CH4 has increased again. Understanding the variability in CH4 is critical for climate prediction and climate change mitigation. We examine the role of CH4 sources and the dominant CH4 sink, oxidation by the hydroxyl radical (OH), in atmospheric CH4 variability over the past three decades using observations of CH4, C2H6, and \u03b413CCH4 in an inversion. From 2006 to 2014, microbial and fossil fuel emissions increased by 36 \u00b1 12 and 15 \u00b1 8 Tg y?1, respectively. Emission increases were partially offset by a decrease in biomass burning of 3 \u00b1 2 Tg y?1 and increase in soil oxidation of 5 \u00b1 6 Tg y?1. A change in the atmospheric sink did not appear to be a significant factor in the recent growth of CH4.", "author" : [ { "dropping-particle" : "", "family" : "Thompson", "given" : "R L", "non-dropping-particle" : "", "parse-names" : false, "suffix" : "" }, { "dropping-particle" : "", "family" : "Nisbet", "given" : "E G", "non-dropping-particle" : "", "parse-names" : false, "suffix" : "" }, { "dropping-particle" : "", "family" : "Pisso", "given" : "I", "non-dropping-particle" : "", "parse-names" : false, "suffix" : "" }, { "dropping-particle" : "", "family" : "Stohl", "given" : "A", "non-dropping-particle" : "", "parse-names" : false, "suffix" : "" }, { "dropping-particle" : "", "family" : "Blake", "given" : "D", "non-dropping-particle" : "", "parse-names" : false, "suffix" : "" }, { "dropping-particle" : "", "family" : "Dlugokencky", "given" : "E J", "non-dropping-particle" : "", "parse-names" : false, "suffix" : "" }, { "dropping-particle" : "", "family" : "Helmig", "given" : "D", "non-dropping-particle" : "", "parse-names" : false, "suffix" : "" }, { "dropping-particle" : "", "family" : "White", "given" : "J W C", "non-dropping-particle" : "", "parse-names" : false, "suffix" : "" } ], "container-title" : "Geophysical Research Letters", "id" : "ITEM-1", "issue" : "20", "issued" : { "date-parts" : [ [ "2018", "10", "28" ] ] }, "page" : "11,499\u201311,508", "title" : "Variability in Atmospheric Methane From Fossil Fuel and Microbial Sources Over the Last Three Decades", "translator" : [ { "dropping-particle" : "", "family" : "L6717", "given" : "", "non-dropping-particle" : "", "parse-names" : false, "suffix" : "" } ], "type" : "article-journal", "volume" : "45" }, "uris" : [ "http://www.mendeley.com/documents/?uuid=a8ec73f6-97b6-493d-aec0-6e4fbaa55d67" ] } ], "mendeley" : { "formattedCitation" : "(Thompson et al., 2018)", "plainTextFormattedCitation" : "(Thompson et al., 2018)", "previouslyFormattedCitation" : "(Thompson et al.,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(Thompson et al., 2018)</w:t>
      </w:r>
      <w:r w:rsidRPr="001E7A27">
        <w:rPr>
          <w:rFonts w:cs="Times New Roman"/>
          <w:lang w:val="en-GB"/>
        </w:rPr>
        <w:fldChar w:fldCharType="end"/>
      </w:r>
      <w:r w:rsidRPr="001E7A27">
        <w:rPr>
          <w:rFonts w:cs="Times New Roman"/>
          <w:lang w:val="en-GB"/>
        </w:rPr>
        <w:t>, as well as empirical method</w:t>
      </w:r>
      <w:ins w:id="2306" w:author="Soapbox" w:date="2021-07-17T07:43:00Z">
        <w:r w:rsidR="000F01C4" w:rsidRPr="001E7A27">
          <w:rPr>
            <w:rFonts w:cs="Times New Roman"/>
            <w:lang w:val="en-GB"/>
          </w:rPr>
          <w:t>s</w:t>
        </w:r>
      </w:ins>
      <w:r w:rsidRPr="001E7A27">
        <w:rPr>
          <w:rFonts w:cs="Times New Roman"/>
          <w:lang w:val="en-GB"/>
        </w:rPr>
        <w:t xml:space="preserve"> using a variety of observational constraints based on OH chemistry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"10.1029/2018JD028388", "ISSN" : "2169897X", "abstract" : "Abstract The oxidizing capacity of the troposphere is controlled primarily by the abundance of hydroxyl radical (OH). The global mean concentration of tropospheric OH, [OH]TROP (the burden of OH in the global troposphere appropriate for calculating the lifetime of methane) inferred from measurements of methyl chloroform has remained relatively constant during the past several decades despite rising levels of methane that should have led to a decline. Here we examine other factors that may have affected [OH]TROP such as the changing values of stratospheric ozone, rising tropospheric H2O, varying burden of NOx (=NO+NO2), rising temperatures, and widening of the climatological tropics due to expansion of the Hadley cell. Our analysis suggests the positive trends in [OH]TROP due to H2O, NOx, and overhead O3, and tropical expansion are large enough (? [OH]TROP = +0.95 \u00b1 0.18%/decade) to counter almost all of the expected decrease in [OH]TROP due to rising methane (? [OH]TROP = ?1.01 \u00b1 0.05%/decade) over the period 1980 to 2015, while variations in temperature contribute almost no trend (? [OH]TROP = ?0.02 \u00b1 0.02%/decade) in [OH]TROP. The approximated impact of Hadley cell expansion on [OH]TROP is also a small but not insignificant factor partially responsible for the steadiness of tropospheric oxidizing capacity over the past several decades, which free-running models likely do not capture.", "author" : [ { "dropping-particle" : "", "family" : "Nicely", "given" : "Julie M", "non-dropping-particle" : "", "parse-names" : false, "suffix" : "" }, { "dropping-particle" : "", "family" : "Canty", "given" : "Timothy P", "non-dropping-particle" : "", "parse-names" : false, "suffix" : "" }, { "dropping-particle" : "", "family" : "Manyin", "given" : "Michael", "non-dropping-particle" : "", "parse-names" : false, "suffix" : "" }, { "dropping-particle" : "", "family" : "Oman", "given" : "Luke D", "non-dropping-particle" : "", "parse-names" : false, "suffix" : "" }, { "dropping-particle" : "", "family" : "Salawitch", "given" : "Ross J", "non-dropping-particle" : "", "parse-names" : false, "suffix" : "" }, { "dropping-particle" : "", "family" : "Steenrod", "given" : "Stephen D", "non-dropping-particle" : "", "parse-names" : false, "suffix" : "" }, { "dropping-particle" : "", "family" : "Strahan", "given" : "Susan E", "non-dropping-particle" : "", "parse-names" : false, "suffix" : "" }, { "dropping-particle" : "", "family" : "Strode", "given" : "Sarah A", "non-dropping-particle" : "", "parse-names" : false, "suffix" : "" } ], "container-title" : "Journal of Geophysical Research: Atmospheres", "id" : "ITEM-1", "issue" : "18", "issued" : { "date-parts" : [ [ "2018", "9", "27" ] ] }, "page" : "10,774-10,795", "title" : "Changes in global tropospheric OH expected as a result of climate change over the last several decades", "translator" : [ { "dropping-particle" : "", "family" : "L5474", "given" : "", "non-dropping-particle" : "", "parse-names" : false, "suffix" : "" } ], "type" : "article-journal", "volume" : "123" }, "uris" : [ "http://www.mendeley.com/documents/?uuid=a18a6e40-9fbc-4d51-a38d-3026e9a04dfd" ] }, { "id" : "ITEM-2", "itemData" : { "DOI" : "10.1029/2020JD033862", "ISSN" : "2169-897X", "abstract" : "Trends and variability in tropospheric hydroxyl (OH) radicals influence budgets of many greenhouse gases, air pollutant species, and ozone depleting substances. Estimations of tropospheric OH trends and variability based on budget analysis of methyl chloroform (CH3CCl3) and process\u2010based chemistry transport models often produce conflicting results. Here we use a previously tested transport model to simulate atmospheric CH3CCl3 for the period 1985\u20132018. Based on mismatches between model output and observations, we derive consistent anomalies in the inverse lifetime of CH3CCl3 (KG) using measurements from two independent observational networks (National Oceanic and Atmospheric Administration and Advanced Global Atmospheric Gases Experiment). Our method allows a separation between \u201cphysical\u201d (transport, temperature) and \u201cchemical\u201d (i.e., abundance) influences on OH + CH3CCl3 reaction rate in the atmosphere. Small increases in KG due to \u201cphysical\u201d influences are mostly driven by increases in the temperature\u2010dependent reaction between OH and CH3CCl3 and resulted in a smoothly varying increase of 0.80% decade\u22121. Chemical effects on KG, linked to global changes in OH sources and sinks, show larger year\u2010to\u2010year variations (\u223c2%\u20133%), and have a negative correlation with the El Ni\u00f1o Southern Oscillation. A significant positive trend in KG can be derived after 2001, but it persists only through 2015 and only if we assume that CH3CCl3 emissions decayed more slowly over time than our best estimate suggests. If global CH3CCl3 emissions dropped below 3 Gg year\u22121 after 2015, recent CH3CCl3 measurements indicate that the 2015\u20132018 loss rate of CH3CCl3 due to reaction with OH is comparable to its value 2 decades ago.", "author" : [ { "dropping-particle" : "", "family" : "Patra", "given" : "P. K.", "non-dropping-particle" : "", "parse-names" : false, "suffix" : "" }, { "dropping-particle" : "", "family" : "Krol", "given" : "M. C.", "non-dropping-particle" : "", "parse-names" : false, "suffix" : "" }, { "dropping-particle" : "", "family" : "Prinn", "given" : "R. G.", "non-dropping-particle" : "", "parse-names" : false, "suffix" : "" }, { "dropping-particle" : "", "family" : "Takigawa", "given" : "M.", "non-dropping-particle" : "", "parse-names" : false, "suffix" : "" }, { "dropping-particle" : "", "family" : "M\u00fchle", "given" : "J.", "non-dropping-particle" : "", "parse-names" : false, "suffix" : "" }, { "dropping-particle" : "", "family" : "Montzka", "given" : "S. A.", "non-dropping-particle" : "", "parse-names" : false, "suffix" : "" }, { "dropping-particle" : "", "family" : "Lal", "given" : "S.", "non-dropping-particle" : "", "parse-names" : false, "suffix" : "" }, { "dropping-particle" : "", "family" : "Yamashita", "given" : "Y.", "non-dropping-particle" : "", "parse-names" : false, "suffix" : "" }, { "dropping-particle" : "", "family" : "Naus", "given" : "Stijn", "non-dropping-particle" : "", "parse-names" : false, "suffix" : "" }, { "dropping-particle" : "", "family" : "Chandra", "given" : "Naveen", "non-dropping-particle" : "", "parse-names" : false, "suffix" : "" }, { "dropping-particle" : "", "family" : "Weiss", "given" : "R. F.", "non-dropping-particle" : "", "parse-names" : false, "suffix" : "" }, { "dropping-particle" : "", "family" : "Krummel", "given" : "P. B.", "non-dropping-particle" : "", "parse-names" : false, "suffix" : "" }, { "dropping-particle" : "", "family" : "Fraser", "given" : "P. J.", "non-dropping-particle" : "", "parse-names" : false, "suffix" : "" }, { "dropping-particle" : "", "family" : "O'Doherty", "given" : "S.", "non-dropping-particle" : "", "parse-names" : false, "suffix" : "" }, { "dropping-particle" : "", "family" : "Elkins", "given" : "J. W.", "non-dropping-particle" : "", "parse-names" : false, "suffix" : "" } ], "container-title" : "Journal of Geophysical Research: Atmospheres", "id" : "ITEM-2", "issue" : "4", "issued" : { "date-parts" : [ [ "2021", "12", "28" ] ] }, "page" : "e2020JD033862.", "title" : "Methyl Chloroform continues to constrain the hydroxyl (OH) variability in the troposphere", "translator" : [ { "dropping-particle" : "", "family" : "L7353", "given" : "", "non-dropping-particle" : "", "parse-names" : false, "suffix" : "" } ], "type" : "article-journal", "volume" : "126" }, "uris" : [ "http://www.mendeley.com/documents/?uuid=700fe468-902c-4e36-82f2-04412ebf72ac" ] } ], "mendeley" : { "formattedCitation" : "(Nicely et al., 2018; Patra et al., 2021)", "plainTextFormattedCitation" : "(Nicely et al., 2018; Patra et al., 2021)", "previouslyFormattedCitation" : "(Nicely et al., 2018; Patra et al., 2021)"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(Nicely et al., 2018; Patra et al., 2021)</w:t>
      </w:r>
      <w:r w:rsidRPr="001E7A27">
        <w:rPr>
          <w:rFonts w:cs="Times New Roman"/>
          <w:lang w:val="en-GB"/>
        </w:rPr>
        <w:fldChar w:fldCharType="end"/>
      </w:r>
      <w:r w:rsidRPr="001E7A27">
        <w:rPr>
          <w:rFonts w:cs="Times New Roman"/>
          <w:lang w:val="en-GB"/>
        </w:rPr>
        <w:t xml:space="preserve">, do not find trends in OH large enough to explain the methane changes post-2006. On the contrary, global </w:t>
      </w:r>
      <w:commentRangeStart w:id="2307"/>
      <w:commentRangeStart w:id="2308"/>
      <w:r w:rsidRPr="001E7A27">
        <w:rPr>
          <w:rFonts w:cs="Times New Roman"/>
          <w:lang w:val="en-GB"/>
        </w:rPr>
        <w:t>chemistry</w:t>
      </w:r>
      <w:ins w:id="2309" w:author="Tom Maycock" w:date="2021-09-08T16:41:00Z">
        <w:r w:rsidR="00586EBA">
          <w:rPr>
            <w:rFonts w:cs="Times New Roman"/>
            <w:lang w:val="en-GB"/>
          </w:rPr>
          <w:t>–</w:t>
        </w:r>
      </w:ins>
      <w:del w:id="2310" w:author="Tom Maycock" w:date="2021-09-08T16:41:00Z">
        <w:r w:rsidRPr="001E7A27" w:rsidDel="00586EBA">
          <w:rPr>
            <w:rFonts w:cs="Times New Roman"/>
            <w:lang w:val="en-GB"/>
          </w:rPr>
          <w:delText>-</w:delText>
        </w:r>
      </w:del>
      <w:r w:rsidRPr="001E7A27">
        <w:rPr>
          <w:rFonts w:cs="Times New Roman"/>
          <w:lang w:val="en-GB"/>
        </w:rPr>
        <w:t xml:space="preserve">climate </w:t>
      </w:r>
      <w:commentRangeEnd w:id="2307"/>
      <w:r w:rsidR="0027175C" w:rsidRPr="001E7A27">
        <w:rPr>
          <w:rStyle w:val="CommentReference"/>
          <w:lang w:val="en-GB"/>
        </w:rPr>
        <w:commentReference w:id="2307"/>
      </w:r>
      <w:commentRangeEnd w:id="2308"/>
      <w:r w:rsidR="00586EBA">
        <w:rPr>
          <w:rStyle w:val="CommentReference"/>
          <w:lang w:val="en-GB"/>
        </w:rPr>
        <w:commentReference w:id="2308"/>
      </w:r>
      <w:r w:rsidRPr="001E7A27">
        <w:rPr>
          <w:rFonts w:cs="Times New Roman"/>
          <w:lang w:val="en-GB"/>
        </w:rPr>
        <w:t xml:space="preserve">models based on fundamental principles of atmospheric chemistry </w:t>
      </w:r>
      <w:r w:rsidRPr="001E7A27">
        <w:rPr>
          <w:lang w:val="en-GB"/>
        </w:rPr>
        <w:t>and known emission</w:t>
      </w:r>
      <w:ins w:id="2311" w:author="Tom Maycock" w:date="2021-09-08T15:23:00Z">
        <w:r w:rsidR="0082184F" w:rsidRPr="001E7A27">
          <w:rPr>
            <w:lang w:val="en-GB"/>
          </w:rPr>
          <w:t>s</w:t>
        </w:r>
      </w:ins>
      <w:r w:rsidRPr="001E7A27">
        <w:rPr>
          <w:lang w:val="en-GB"/>
        </w:rPr>
        <w:t xml:space="preserve"> trends of anthropogenic non-methane </w:t>
      </w:r>
      <w:del w:id="2312" w:author="Soapbox" w:date="2021-07-17T07:46:00Z">
        <w:r w:rsidRPr="001E7A27" w:rsidDel="00B6425B">
          <w:rPr>
            <w:lang w:val="en-GB"/>
          </w:rPr>
          <w:delText xml:space="preserve">SLCFs </w:delText>
        </w:r>
      </w:del>
      <w:ins w:id="2313" w:author="Soapbox" w:date="2021-07-17T07:46:00Z">
        <w:r w:rsidR="00B6425B" w:rsidRPr="001E7A27">
          <w:rPr>
            <w:lang w:val="en-GB"/>
          </w:rPr>
          <w:t>shor</w:t>
        </w:r>
      </w:ins>
      <w:ins w:id="2314" w:author="Soapbox" w:date="2021-07-17T07:47:00Z">
        <w:r w:rsidR="00B6425B" w:rsidRPr="001E7A27">
          <w:rPr>
            <w:lang w:val="en-GB"/>
          </w:rPr>
          <w:t>t</w:t>
        </w:r>
      </w:ins>
      <w:ins w:id="2315" w:author="Soapbox" w:date="2021-07-17T07:46:00Z">
        <w:r w:rsidR="00B6425B" w:rsidRPr="001E7A27">
          <w:rPr>
            <w:lang w:val="en-GB"/>
          </w:rPr>
          <w:t xml:space="preserve">-lived climate forcers </w:t>
        </w:r>
      </w:ins>
      <w:r w:rsidRPr="001E7A27">
        <w:rPr>
          <w:lang w:val="en-GB"/>
        </w:rPr>
        <w:t xml:space="preserve">simulate an increase in OH over this period </w:t>
      </w:r>
      <w:r w:rsidRPr="001E7A27">
        <w:rPr>
          <w:rFonts w:cs="Times New Roman"/>
          <w:lang w:val="en-GB"/>
        </w:rPr>
        <w:fldChar w:fldCharType="begin" w:fldLock="1"/>
      </w:r>
      <w:r w:rsidR="00BC2C5E" w:rsidRPr="001E7A27">
        <w:rPr>
          <w:rFonts w:cs="Times New Roman"/>
          <w:lang w:val="en-GB"/>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"publisher" : "Copernicus Publications", "title" : "Trends in global tropospheric hydroxyl radical and methane lifetime since 1850 from AerChemMIP", "translator" : [ { "dropping-particle" : "", "family" : "L7059", "given" : "", "non-dropping-particle" : "", "parse-names" : false, "suffix" : "" } ], "type" : "article-journal", "volume" : "20" }, "uris" : [ "http://www.mendeley.com/documents/?uuid=b2e786f8-06c1-4d34-aba0-d362cb003a3b" ] }, { "id" : "ITEM-2", "itemData" : { "DOI" : "10.5194/acp-19-13701-2019", "ISSN" : "1680-7324", "abstract" : "\u00b130 ppbv. Over the full 2000\u20132016 time period, using a common state-of-the-art but nonoptimized emission scenario, the impact of [OH] changes tested here can explain up to 54 % of the gap between model simulations and observations. This result emphasizes the importance of better representing OH abundance and variations in CH4 forward simulations and emission optimizations performed by atmospheric inversions.]]&gt;", "author" : [ { "dropping-particle" : "", "family" : "Zhao", "given" : "Yuanhong", "non-dropping-particle" : "", "parse-names" : false, "suffix" : "" }, { "dropping-particle" : "", "family" : "Saunois", "given" : "Marielle", "non-dropping-particle" : "", "parse-names" : false, "suffix" : "" }, { "dropping-particle" : "", "family" : "Bousquet", "given" : "Philippe", "non-dropping-particle" : "", "parse-names" : false, "suffix" : "" }, { "dropping-particle" : "", "family" : "Lin", "given" : "Xin", "non-dropping-particle" : "", "parse-names" : false, "suffix" : "" }, { "dropping-particle" : "", "family" : "Berchet", "given" : "Antoine", "non-dropping-particle" : "", "parse-names" : false, "suffix" : "" }, { "dropping-particle" : "", "family" : "Hegglin", "given" : "Michaela I.",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"Hauglustaine", "given" : "Didier A.", "non-dropping-particle" : "", "parse-names" : false, "suffix" : "" }, { "dropping-particle" : "", "family" : "Szopa", "given" : "Sophie", "non-dropping-particle" : "", "parse-names" : false, "suffix" : "" }, { "dropping-particle" : "", "family" : "Stavert", "given" : "Ann R.", "non-dropping-particle" : "", "parse-names" : false, "suffix" : "" }, { "dropping-particle" : "", "family" : "Abraham", "given" : "Nathan Luke", "non-dropping-particle" : "", "parse-names" : false, "suffix" : "" }, { "dropping-particle" : "", "family" : "Archibald", "given" : "Alex T.", "non-dropping-particle" : "", "parse-names" : false, "suffix" : "" }, { "dropping-particle" : "", "family" : "Bekki", "given" : "Slimane", "non-dropping-particle" : "", "parse-names" : false, "suffix" : "" }, { "dropping-particle" : "", "family" : "Deushi", "given" : "Makoto", "non-dropping-particle" : "", "parse-names" : false, "suffix" : "" }, { "dropping-particle" : "", "family" : "J\u00f6ckel", "given" : "Patrick", "non-dropping-particle" : "", "parse-names" : false, "suffix" : "" }, { "dropping-particle" : "", "family" : "Josse", "given" : "B\u00e9atrice", "non-dropping-particle" : "", "parse-names" : false, "suffix" : "" }, { "dropping-particle" : "", "family" : "Kinnison", "given" : "Douglas", "non-dropping-particle" : "", "parse-names" : false, "suffix" : "" }, { "dropping-particle" : "", "family" : "Kirner", "given" : "Ole", "non-dropping-particle" : "", "parse-names" : false, "suffix" : "" }, { "dropping-particle" : "", "family" : "Mar\u00e9cal", "given" : "Virginie", "non-dropping-particle" : "", "parse-names" : false, "suffix" : "" }, { "dropping-particle" : "", "family" : "O'Connor", "given" : "Fiona M.",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"Strode", "given" : "Sarah", "non-dropping-particle" : "", "parse-names" : false, "suffix" : "" }, { "dropping-particle" : "", "family" : "Tilmes", "given" : "Simone", "non-dropping-particle" : "", "parse-names" : false, "suffix" : "" }, { "dropping-particle" : "", "family" : "Dlugokencky", "given" : "Edward J.", "non-dropping-particle" : "", "parse-names" : false, "suffix" : "" }, { "dropping-particle" : "", "family" : "Zheng", "given" : "Bo", "non-dropping-particle" : "", "parse-names" : false, "suffix" : "" } ], "container-title" : "Atmospheric Chemistry and Physics", "id" : "ITEM-2", "issue" : "21", "issued" : { "date-parts" : [ [ "2019", "11", "13" ] ] }, "page" : "13701-13723", "publisher" : "Copernicus Publications", "title" : "Inter-model comparison of global hydroxyl radical (OH) distributions and their impact on atmospheric methane over the 2000\u20132016 period", "translator" : [ { "dropping-particle" : "", "family" : "L7159", "given" : "", "non-dropping-particle" : "", "parse-names" : false, "suffix" : "" } ], "type" : "article-journal", "volume" : "19" }, "uris" : [ "http://www.mendeley.com/documents/?uuid=bef0891d-2b03-4368-9773-451c808eb0f5" ] } ], "mendeley" : { "formattedCitation" : "(Zhao et al., 2019; Stevenson et al., 2020)", "plainTextFormattedCitation" : "(Zhao et al., 2019; Stevenson et al., 2020)", "previouslyFormattedCitation" : "(Zhao et al., 2019; Stevenson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(Zhao et al., 2019; Stevenson et al., 2020</w:t>
      </w:r>
      <w:del w:id="2316" w:author="Ian Blenkinsop" w:date="2021-07-28T13:34:00Z">
        <w:r w:rsidR="00025FA2" w:rsidRPr="001E7A27" w:rsidDel="00CA0FD0">
          <w:rPr>
            <w:rFonts w:cs="Times New Roman"/>
            <w:noProof/>
            <w:lang w:val="en-GB"/>
          </w:rPr>
          <w:delText>)</w:delText>
        </w:r>
      </w:del>
      <w:r w:rsidRPr="001E7A27">
        <w:rPr>
          <w:rFonts w:cs="Times New Roman"/>
          <w:lang w:val="en-GB"/>
        </w:rPr>
        <w:fldChar w:fldCharType="end"/>
      </w:r>
      <w:del w:id="2317" w:author="Ian Blenkinsop" w:date="2021-07-28T13:34:00Z">
        <w:r w:rsidRPr="001E7A27" w:rsidDel="00CA0FD0">
          <w:rPr>
            <w:rFonts w:cs="Times New Roman"/>
            <w:lang w:val="en-GB"/>
          </w:rPr>
          <w:delText xml:space="preserve"> (</w:delText>
        </w:r>
      </w:del>
      <w:ins w:id="2318" w:author="Ian Blenkinsop" w:date="2021-07-28T13:34:00Z">
        <w:r w:rsidR="00CA0FD0" w:rsidRPr="001E7A27">
          <w:rPr>
            <w:rFonts w:cs="Times New Roman"/>
            <w:lang w:val="en-GB"/>
          </w:rPr>
          <w:t xml:space="preserve">; </w:t>
        </w:r>
      </w:ins>
      <w:r w:rsidRPr="001E7A27">
        <w:rPr>
          <w:rFonts w:cs="Times New Roman"/>
          <w:lang w:val="en-GB"/>
        </w:rPr>
        <w:t xml:space="preserve">see Section 6.2.3). These contrasting lines of evidence suggest that OH changes </w:t>
      </w:r>
      <w:r w:rsidRPr="001E7A27">
        <w:rPr>
          <w:lang w:val="en-GB"/>
        </w:rPr>
        <w:t>may have had a small moderating influence on methane growth since 2007 (</w:t>
      </w:r>
      <w:r w:rsidRPr="001E7A27">
        <w:rPr>
          <w:i/>
          <w:lang w:val="en-GB"/>
        </w:rPr>
        <w:t>low confidence</w:t>
      </w:r>
      <w:r w:rsidRPr="001E7A27">
        <w:rPr>
          <w:lang w:val="en-GB"/>
        </w:rPr>
        <w:t>)</w:t>
      </w:r>
      <w:r w:rsidRPr="001E7A27">
        <w:rPr>
          <w:rFonts w:cs="Times New Roman"/>
          <w:lang w:val="en-GB"/>
        </w:rPr>
        <w:t xml:space="preserve">.    </w:t>
      </w:r>
      <w:r w:rsidRPr="001E7A27">
        <w:rPr>
          <w:rFonts w:cs="Times New Roman"/>
          <w:highlight w:val="yellow"/>
          <w:lang w:val="en-GB"/>
        </w:rPr>
        <w:t xml:space="preserve">  </w:t>
      </w:r>
    </w:p>
    <w:p w14:paraId="3E9A082F" w14:textId="77777777" w:rsidR="00E810EF" w:rsidRPr="001E7A27" w:rsidRDefault="00E810EF" w:rsidP="005C7F25">
      <w:pPr>
        <w:pStyle w:val="AR6BodyText"/>
        <w:shd w:val="clear" w:color="auto" w:fill="DEEAF6" w:themeFill="accent1" w:themeFillTint="33"/>
        <w:rPr>
          <w:highlight w:val="yellow"/>
          <w:lang w:val="en-GB"/>
        </w:rPr>
      </w:pPr>
    </w:p>
    <w:p w14:paraId="3638DAC7" w14:textId="5CE274A5" w:rsidR="00E810EF" w:rsidRPr="001E7A27" w:rsidRDefault="00E810EF" w:rsidP="005C7F25">
      <w:pPr>
        <w:pStyle w:val="AR6BodyText"/>
        <w:shd w:val="clear" w:color="auto" w:fill="DEEAF6" w:themeFill="accent1" w:themeFillTint="33"/>
        <w:rPr>
          <w:lang w:val="en-GB"/>
        </w:rPr>
      </w:pPr>
      <w:r w:rsidRPr="001E7A27">
        <w:rPr>
          <w:lang w:val="en-GB"/>
        </w:rPr>
        <w:t>Cross-Chapter Box 5.2 Figure 2 shows that mode</w:t>
      </w:r>
      <w:r w:rsidR="00CB6964" w:rsidRPr="001E7A27">
        <w:rPr>
          <w:lang w:val="en-GB"/>
        </w:rPr>
        <w:t>l</w:t>
      </w:r>
      <w:r w:rsidRPr="001E7A27">
        <w:rPr>
          <w:lang w:val="en-GB"/>
        </w:rPr>
        <w:t>led wetland emission</w:t>
      </w:r>
      <w:ins w:id="2319" w:author="Ian Blenkinsop" w:date="2021-07-28T13:34:00Z">
        <w:r w:rsidR="00CA0FD0" w:rsidRPr="001E7A27">
          <w:rPr>
            <w:lang w:val="en-GB"/>
          </w:rPr>
          <w:t>s</w:t>
        </w:r>
      </w:ins>
      <w:r w:rsidRPr="001E7A27">
        <w:rPr>
          <w:lang w:val="en-GB"/>
        </w:rPr>
        <w:t xml:space="preserve"> anomalies for all regions did not exhibit statistically significant trends (</w:t>
      </w:r>
      <w:r w:rsidRPr="001E7A27">
        <w:rPr>
          <w:i/>
          <w:iCs/>
          <w:lang w:val="en-GB"/>
        </w:rPr>
        <w:t>high agreement between models, medium evidence</w:t>
      </w:r>
      <w:r w:rsidRPr="001E7A27">
        <w:rPr>
          <w:lang w:val="en-GB"/>
        </w:rPr>
        <w:t>). Thus, the inter-decadal difference of total CH</w:t>
      </w:r>
      <w:r w:rsidRPr="001E7A27">
        <w:rPr>
          <w:vertAlign w:val="subscript"/>
          <w:lang w:val="en-GB"/>
        </w:rPr>
        <w:t>4</w:t>
      </w:r>
      <w:r w:rsidRPr="001E7A27">
        <w:rPr>
          <w:lang w:val="en-GB"/>
        </w:rPr>
        <w:t xml:space="preserve"> emissions derived from inversion models and wetland emissions, arises mainly from anthropogenic activities. The time</w:t>
      </w:r>
      <w:ins w:id="2320" w:author="Soapbox" w:date="2021-07-17T07:51:00Z">
        <w:r w:rsidR="00B71422" w:rsidRPr="001E7A27">
          <w:rPr>
            <w:lang w:val="en-GB"/>
          </w:rPr>
          <w:t xml:space="preserve"> </w:t>
        </w:r>
      </w:ins>
      <w:r w:rsidRPr="001E7A27">
        <w:rPr>
          <w:lang w:val="en-GB"/>
        </w:rPr>
        <w:t>series of regional emissions suggest that progress towards atmospheric CH</w:t>
      </w:r>
      <w:r w:rsidRPr="001E7A27">
        <w:rPr>
          <w:vertAlign w:val="subscript"/>
          <w:lang w:val="en-GB"/>
        </w:rPr>
        <w:t>4</w:t>
      </w:r>
      <w:r w:rsidRPr="001E7A27">
        <w:rPr>
          <w:lang w:val="en-GB"/>
        </w:rPr>
        <w:t xml:space="preserve"> quasi-equilibrium was primarily driven by reductions in anthropogenic (fossil fuel exploitation) emissions in Europe, Russia and temperate North America over 1988–2000. In the global totals, emissions equalled loss in the early 2000s. The growth since 2007 is driven by increasing agricultural emissions from East Asia (1997–2017), West Asia (2005–2017), Brazil (1988–2017) and Northern Africa (2005–2017), and fossil</w:t>
      </w:r>
      <w:ins w:id="2321" w:author="Soapbox" w:date="2021-07-20T04:36:00Z">
        <w:r w:rsidR="00B7063D" w:rsidRPr="001E7A27">
          <w:rPr>
            <w:lang w:val="en-GB"/>
          </w:rPr>
          <w:t xml:space="preserve"> </w:t>
        </w:r>
      </w:ins>
      <w:del w:id="2322" w:author="Soapbox" w:date="2021-07-17T07:52:00Z">
        <w:r w:rsidRPr="001E7A27" w:rsidDel="00B71422">
          <w:rPr>
            <w:lang w:val="en-GB"/>
          </w:rPr>
          <w:delText xml:space="preserve"> </w:delText>
        </w:r>
      </w:del>
      <w:r w:rsidRPr="001E7A27">
        <w:rPr>
          <w:lang w:val="en-GB"/>
        </w:rPr>
        <w:t xml:space="preserve">fuel </w:t>
      </w:r>
      <w:r w:rsidR="00CB6964" w:rsidRPr="001E7A27">
        <w:rPr>
          <w:lang w:val="en-GB"/>
        </w:rPr>
        <w:t>exploitations</w:t>
      </w:r>
      <w:r w:rsidRPr="001E7A27">
        <w:rPr>
          <w:lang w:val="en-GB"/>
        </w:rPr>
        <w:t xml:space="preserve"> in temperate North America (2010–2017</w:t>
      </w:r>
      <w:del w:id="2323" w:author="Ian Blenkinsop" w:date="2021-07-28T13:34:00Z">
        <w:r w:rsidRPr="001E7A27" w:rsidDel="00CA0FD0">
          <w:rPr>
            <w:lang w:val="en-GB"/>
          </w:rPr>
          <w:delText xml:space="preserve">) </w:delText>
        </w:r>
      </w:del>
      <w:ins w:id="2324" w:author="Ian Blenkinsop" w:date="2021-07-28T13:34:00Z">
        <w:r w:rsidR="00CA0FD0" w:rsidRPr="001E7A27">
          <w:rPr>
            <w:lang w:val="en-GB"/>
          </w:rPr>
          <w:t xml:space="preserve">; </w:t>
        </w:r>
      </w:ins>
      <w:r w:rsidRPr="001E7A27">
        <w:rPr>
          <w:lang w:val="en-GB"/>
        </w:rPr>
        <w:fldChar w:fldCharType="begin" w:fldLock="1"/>
      </w:r>
      <w:r w:rsidR="00BC2C5E" w:rsidRPr="001E7A27">
        <w:rPr>
          <w:lang w:val="en-GB"/>
        </w:rPr>
        <w:instrText>ADDIN CSL_CITATION { "citationItems" : [ { "id" : "ITEM-1",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"ITEM-1",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"id" : "ITEM-2", "itemData" : { "DOI" : "10.1029/2018GL081731", "ISSN" : "0094-8276", "author" : [ { "dropping-particle" : "", "family" : "Lan", "given" : "Xin", "non-dropping-particle" : "", "parse-names" : false, "suffix" : "" }, { "dropping-particle" : "", "family" : "Tans", "given" : "Pieter", "non-dropping-particle" : "", "parse-names" : false, "suffix" : "" }, { "dropping-particle" : "", "family" : "Sweeney", "given" : "Colm", "non-dropping-particle" : "", "parse-names" : false, "suffix" : "" }, { "dropping-particle" : "", "family" : "Andrews", "given" : "Arlyn", "non-dropping-particle" : "", "parse-names" : false, "suffix" : "" }, { "dropping-particle" : "", "family" : "Dlugokencky", "given" : "Edward", "non-dropping-particle" : "", "parse-names" : false, "suffix" : "" }, { "dropping-particle" : "", "family" : "Schwietzke", "given" : "Stefan", "non-dropping-particle" : "", "parse-names" : false, "suffix" : "" }, { "dropping-particle" : "", "family" : "Kofler", "given" : "Jonathan", "non-dropping-particle" : "", "parse-names" : false, "suffix" : "" }, { "dropping-particle" : "", "family" : "McKain", "given" : "Kathryn", "non-dropping-particle" : "", "parse-names" : false, "suffix" : "" }, { "dropping-particle" : "", "family" : "Thoning", "given" : "Kirk", "non-dropping-particle" : "", "parse-names" : false, "suffix" : "" }, { "dropping-particle" : "", "family" : "Crotwell", "given" : "Molly", "non-dropping-particle" : "", "parse-names" : false, "suffix" : "" }, { "dropping-particle" : "", "family" : "Montzka", "given" : "Stephen", "non-dropping-particle" : "", "parse-names" : false, "suffix" : "" }, { "dropping-particle" : "", "family" : "Miller", "given" : "Benjamin R.", "non-dropping-particle" : "", "parse-names" : false, "suffix" : "" }, { "dropping-particle" : "", "family" : "Biraud", "given" : "S\u00e9bastien C.", "non-dropping-particle" : "", "parse-names" : false, "suffix" : "" } ], "container-title" : "Geophysical Research Letters", "id" : "ITEM-2", "issue" : "9", "issued" : { "date-parts" : [ [ "2019", "5", "16" ] ] }, "page" : "4991-4999", "title" : "Long\u2010Term Measurements Show Little Evidence for Large Increases in Total U.S. Methane Emissions Over the Past Decade", "translator" : [ { "dropping-particle" : "", "family" : "L6813", "given" : "", "non-dropping-particle" : "", "parse-names" : false, "suffix" : "" } ], "type" : "article-journal", "volume" : "46" }, "uris" : [ "http://www.mendeley.com/documents/?uuid=aea6c2cd-0e1c-47eb-a8c1-7a88092e46dc", "http://www.mendeley.com/documents/?uuid=491cd21b-12e0-42cf-9b50-cce6b0e77080" ] }, { "id" : "ITEM-3", "itemData" : { "DOI" : "10.1088/2515-7620/ab7457", "ISSN" : "2515-7620", "author" : [ { "dropping-particle" : "", "family" : "H\u00f6glund-Isaksson", "given" : "Lena", "non-dropping-particle" : "", "parse-names" : false, "suffix" : "" }, { "dropping-particle" : "", "family" : "G\u00f3mez-Sanabria",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Research Communications", "id" : "ITEM-3", "issue" : "2", "issued" : { "date-parts" : [ [ "2020", "2", "27" ] ] }, "page" : "025004", "title" : "Technical potentials and costs for reducing global anthropogenic methane emissions in the 2050 timeframe \u2013 results from the GAINS model", "translator" : [ { "dropping-particle" : "", "family" : "L3115", "given" : "", "non-dropping-particle" : "", "parse-names" : false, "suffix" : "" } ], "type" : "article-journal", "volume" : "2" }, "uris" : [ "http://www.mendeley.com/documents/?uuid=4cbf9a81-d0a3-498b-a3b3-9906783f954d", "http://www.mendeley.com/documents/?uuid=08797e54-5eeb-4c92-a57d-56a270055efb" ] }, { "id" : "ITEM-4",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"ITEM-4",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"http://www.mendeley.com/documents/?uuid=04f929d6-e7f1-4747-9a80-c923ee075d08", "http://www.mendeley.com/documents/?uuid=89ded429-c512-4ae4-891b-7d3c648c17ea" ] }, { "id" : "ITEM-5", "itemData" : { "DOI" : "10.1088/1748-9326/ab9ed2", "ISSN" : "1748-9326", "author" : [ { "dropping-particle" : "", "family" : "Jackson", "given" : "R B", "non-dropping-particle" : "", "parse-names" : false, "suffix" : "" }, { "dropping-particle" : "", "family" : "Saunois", "given" : "M", "non-dropping-particle" : "", "parse-names" : false, "suffix" : "" }, { "dropping-particle" : "", "family" : "Bousquet", "given" : "P", "non-dropping-particle" : "", "parse-names" : false, "suffix" : "" }, { "dropping-particle" : "", "family" : "Canadell", "given" : "J G", "non-dropping-particle" : "", "parse-names" : false, "suffix" : "" }, { "dropping-particle" : "", "family" : "Poulter", "given" : "B", "non-dropping-particle" : "", "parse-names" : false, "suffix" : "" }, { "dropping-particle" : "", "family" : "Stavert", "given" : "A R", "non-dropping-particle" : "", "parse-names" : false, "suffix" : "" }, { "dropping-particle" : "", "family" : "Bergamaschi", "given" : "P", "non-dropping-particle" : "", "parse-names" : false, "suffix" : "" }, { "dropping-particle" : "", "family" : "Niwa", "given" : "Y", "non-dropping-particle" : "", "parse-names" : false, "suffix" : "" }, { "dropping-particle" : "", "family" : "Segers", "given" : "A", "non-dropping-particle" : "", "parse-names" : false, "suffix" : "" }, { "dropping-particle" : "", "family" : "Tsuruta", "given" : "A", "non-dropping-particle" : "", "parse-names" : false, "suffix" : "" } ], "container-title" : "Environmental Research Letters", "id" : "ITEM-5", "issue" : "7", "issued" : { "date-parts" : [ [ "2020", "7", "14" ] ] }, "page" : "071002", "title" : "Increasing anthropogenic methane emissions arise equally from agricultural and fossil fuel sources", "translator" : [ { "dropping-particle" : "", "family" : "L6814", "given" : "", "non-dropping-particle" : "", "parse-names" : false, "suffix" : "" } ], "type" : "article-journal", "volume" : "15" }, "uris" : [ "http://www.mendeley.com/documents/?uuid=a29eeacb-fd3e-4675-9477-e953fa7cce53", "http://www.mendeley.com/documents/?uuid=8bcbbbb6-a59d-42a9-989b-7d0200d7738d", "http://www.mendeley.com/documents/?uuid=7ac1bacc-c505-4862-b28c-4760c8ccbf53" ] } ], "mendeley" : { "formattedCitation" : "(Lan et al., 2019; Crippa et al., 2020; H\u00f6glund-Isaksson et al., 2020; Jackson et al., 2020; Chandra et al., 2021)", "plainTextFormattedCitation" : "(Lan et al., 2019; Crippa et al., 2020; H\u00f6glund-Isaksson et al., 2020; Jackson et al., 2020; Chandra et al., 2021)", "previouslyFormattedCitation" : "(Lan et al., 2019; Crippa et al., 2020; H\u00f6glund-Isaksson et al., 2020; Jackson et al., 2020; Chandra et al., 2021)" }, "properties" : { "noteIndex" : 0 }, "schema" : "https://github.com/citation-style-language/schema/raw/master/csl-citation.json" }</w:instrText>
      </w:r>
      <w:r w:rsidRPr="001E7A27">
        <w:rPr>
          <w:lang w:val="en-GB"/>
        </w:rPr>
        <w:fldChar w:fldCharType="separate"/>
      </w:r>
      <w:del w:id="2325" w:author="Ian Blenkinsop" w:date="2021-07-28T13:34:00Z">
        <w:r w:rsidR="00025FA2" w:rsidRPr="001E7A27" w:rsidDel="00CA0FD0">
          <w:rPr>
            <w:noProof/>
            <w:lang w:val="en-GB"/>
          </w:rPr>
          <w:delText>(</w:delText>
        </w:r>
      </w:del>
      <w:r w:rsidR="00025FA2" w:rsidRPr="001E7A27">
        <w:rPr>
          <w:noProof/>
          <w:lang w:val="en-GB"/>
        </w:rPr>
        <w:t>Lan et al., 2019; Crippa et al., 2020; Höglund-Isaksson et al., 2020; Jackson et al., 2020; Chandra et al., 2021)</w:t>
      </w:r>
      <w:r w:rsidRPr="001E7A27">
        <w:rPr>
          <w:lang w:val="en-GB"/>
        </w:rPr>
        <w:fldChar w:fldCharType="end"/>
      </w:r>
      <w:r w:rsidRPr="001E7A27">
        <w:rPr>
          <w:lang w:val="en-GB"/>
        </w:rPr>
        <w:t xml:space="preserve">. </w:t>
      </w:r>
    </w:p>
    <w:p w14:paraId="7D2EB85F" w14:textId="77777777" w:rsidR="00E810EF" w:rsidRPr="001E7A27" w:rsidRDefault="00E810EF" w:rsidP="005C7F25">
      <w:pPr>
        <w:shd w:val="clear" w:color="auto" w:fill="DEEAF6" w:themeFill="accent1" w:themeFillTint="33"/>
        <w:rPr>
          <w:lang w:val="en-GB"/>
        </w:rPr>
      </w:pPr>
    </w:p>
    <w:p w14:paraId="587201A0" w14:textId="77777777" w:rsidR="002F5491" w:rsidRPr="001E7A27" w:rsidRDefault="002F5491" w:rsidP="005C7F25">
      <w:pPr>
        <w:shd w:val="clear" w:color="auto" w:fill="DEEAF6" w:themeFill="accent1" w:themeFillTint="33"/>
        <w:rPr>
          <w:lang w:val="en-GB"/>
        </w:rPr>
      </w:pPr>
    </w:p>
    <w:p w14:paraId="046401B0" w14:textId="0CFF0CB8" w:rsidR="00E810EF" w:rsidRPr="001E7A27" w:rsidRDefault="00E810EF" w:rsidP="005C7F25">
      <w:pPr>
        <w:pStyle w:val="AR6BodyText"/>
        <w:shd w:val="clear" w:color="auto" w:fill="DEEAF6" w:themeFill="accent1" w:themeFillTint="33"/>
        <w:rPr>
          <w:rFonts w:cs="Times New Roman"/>
          <w:b/>
          <w:lang w:val="en-GB"/>
        </w:rPr>
      </w:pPr>
      <w:r w:rsidRPr="001E7A27">
        <w:rPr>
          <w:rFonts w:cs="Times New Roman"/>
          <w:b/>
          <w:lang w:val="en-GB"/>
        </w:rPr>
        <w:t xml:space="preserve">[START </w:t>
      </w:r>
      <w:r w:rsidRPr="001E7A27">
        <w:rPr>
          <w:rFonts w:cs="Times New Roman"/>
          <w:b/>
          <w:caps/>
          <w:lang w:val="en-GB"/>
        </w:rPr>
        <w:t>Cross-Chapter Box 5.2, Figure</w:t>
      </w:r>
      <w:r w:rsidRPr="001E7A27">
        <w:rPr>
          <w:rFonts w:cs="Times New Roman"/>
          <w:b/>
          <w:lang w:val="en-GB"/>
        </w:rPr>
        <w:t xml:space="preserve"> 2 HERE]</w:t>
      </w:r>
    </w:p>
    <w:p w14:paraId="0BA16314" w14:textId="77777777" w:rsidR="00E810EF" w:rsidRPr="001E7A27" w:rsidRDefault="00E810EF" w:rsidP="005C7F25">
      <w:pPr>
        <w:shd w:val="clear" w:color="auto" w:fill="DEEAF6" w:themeFill="accent1" w:themeFillTint="33"/>
        <w:rPr>
          <w:highlight w:val="yellow"/>
          <w:lang w:val="en-GB"/>
        </w:rPr>
      </w:pPr>
    </w:p>
    <w:p w14:paraId="22CC49F5" w14:textId="3138A12A" w:rsidR="00684C4B" w:rsidRPr="001E7A27" w:rsidRDefault="00E810EF" w:rsidP="005C7F25">
      <w:pPr>
        <w:pStyle w:val="AR6BodyText"/>
        <w:shd w:val="clear" w:color="auto" w:fill="DEEAF6" w:themeFill="accent1" w:themeFillTint="33"/>
        <w:ind w:left="2835" w:hanging="2835"/>
        <w:rPr>
          <w:rStyle w:val="AR6Chap5FigureCar"/>
          <w:lang w:val="en-GB"/>
        </w:rPr>
      </w:pPr>
      <w:r w:rsidRPr="001E7A27">
        <w:rPr>
          <w:b/>
          <w:sz w:val="20"/>
          <w:szCs w:val="20"/>
          <w:lang w:val="en-GB"/>
        </w:rPr>
        <w:t>Cross-Chapter Box 5.2, Figure 2:</w:t>
      </w:r>
      <w:r w:rsidRPr="001E7A27">
        <w:rPr>
          <w:sz w:val="20"/>
          <w:szCs w:val="20"/>
          <w:lang w:val="en-GB"/>
        </w:rPr>
        <w:t xml:space="preserve"> </w:t>
      </w:r>
      <w:r w:rsidRPr="001E7A27">
        <w:rPr>
          <w:b/>
          <w:bCs/>
          <w:sz w:val="20"/>
          <w:szCs w:val="20"/>
          <w:lang w:val="en-GB"/>
        </w:rPr>
        <w:t xml:space="preserve">Anomalies in global </w:t>
      </w:r>
      <w:r w:rsidR="00F95D69" w:rsidRPr="001E7A27">
        <w:rPr>
          <w:b/>
          <w:bCs/>
          <w:sz w:val="20"/>
          <w:szCs w:val="20"/>
          <w:lang w:val="en-GB"/>
        </w:rPr>
        <w:t>and</w:t>
      </w:r>
      <w:r w:rsidRPr="001E7A27">
        <w:rPr>
          <w:b/>
          <w:bCs/>
          <w:sz w:val="20"/>
          <w:szCs w:val="20"/>
          <w:lang w:val="en-GB"/>
        </w:rPr>
        <w:t xml:space="preserve"> regional </w:t>
      </w:r>
      <w:r w:rsidR="00416745" w:rsidRPr="001E7A27">
        <w:rPr>
          <w:b/>
          <w:bCs/>
          <w:sz w:val="20"/>
          <w:szCs w:val="20"/>
          <w:lang w:val="en-GB"/>
        </w:rPr>
        <w:t>methane (</w:t>
      </w:r>
      <w:r w:rsidRPr="001E7A27">
        <w:rPr>
          <w:b/>
          <w:bCs/>
          <w:sz w:val="20"/>
          <w:szCs w:val="20"/>
          <w:lang w:val="en-GB"/>
        </w:rPr>
        <w:t>CH</w:t>
      </w:r>
      <w:r w:rsidRPr="001E7A27">
        <w:rPr>
          <w:b/>
          <w:bCs/>
          <w:sz w:val="20"/>
          <w:szCs w:val="20"/>
          <w:vertAlign w:val="subscript"/>
          <w:lang w:val="en-GB"/>
        </w:rPr>
        <w:t>4</w:t>
      </w:r>
      <w:r w:rsidR="00416745" w:rsidRPr="001E7A27">
        <w:rPr>
          <w:b/>
          <w:bCs/>
          <w:sz w:val="20"/>
          <w:szCs w:val="20"/>
          <w:lang w:val="en-GB"/>
        </w:rPr>
        <w:t xml:space="preserve">) </w:t>
      </w:r>
      <w:r w:rsidRPr="001E7A27">
        <w:rPr>
          <w:b/>
          <w:bCs/>
          <w:sz w:val="20"/>
          <w:szCs w:val="20"/>
          <w:lang w:val="en-GB"/>
        </w:rPr>
        <w:t xml:space="preserve">emissions </w:t>
      </w:r>
      <w:r w:rsidR="00FC45ED" w:rsidRPr="001E7A27">
        <w:rPr>
          <w:b/>
          <w:bCs/>
          <w:sz w:val="20"/>
          <w:szCs w:val="20"/>
          <w:lang w:val="en-GB"/>
        </w:rPr>
        <w:t xml:space="preserve">for </w:t>
      </w:r>
      <w:r w:rsidRPr="001E7A27">
        <w:rPr>
          <w:b/>
          <w:bCs/>
          <w:sz w:val="20"/>
          <w:szCs w:val="20"/>
          <w:lang w:val="en-GB"/>
        </w:rPr>
        <w:t>1988</w:t>
      </w:r>
      <w:r w:rsidRPr="001E7A27">
        <w:rPr>
          <w:b/>
          <w:bCs/>
          <w:lang w:val="en-GB"/>
        </w:rPr>
        <w:t>–</w:t>
      </w:r>
      <w:r w:rsidRPr="001E7A27">
        <w:rPr>
          <w:b/>
          <w:bCs/>
          <w:sz w:val="20"/>
          <w:szCs w:val="20"/>
          <w:lang w:val="en-GB"/>
        </w:rPr>
        <w:t>2017</w:t>
      </w:r>
      <w:r w:rsidR="00FC45ED" w:rsidRPr="001E7A27">
        <w:rPr>
          <w:sz w:val="20"/>
          <w:szCs w:val="20"/>
          <w:lang w:val="en-GB"/>
        </w:rPr>
        <w:t xml:space="preserve">. Map in the centre shows </w:t>
      </w:r>
      <w:r w:rsidRPr="001E7A27">
        <w:rPr>
          <w:sz w:val="20"/>
          <w:szCs w:val="20"/>
          <w:lang w:val="en-GB"/>
        </w:rPr>
        <w:t>mean CH</w:t>
      </w:r>
      <w:r w:rsidRPr="001E7A27">
        <w:rPr>
          <w:sz w:val="20"/>
          <w:szCs w:val="20"/>
          <w:vertAlign w:val="subscript"/>
          <w:lang w:val="en-GB"/>
        </w:rPr>
        <w:t>4</w:t>
      </w:r>
      <w:r w:rsidRPr="001E7A27">
        <w:rPr>
          <w:sz w:val="20"/>
          <w:szCs w:val="20"/>
          <w:lang w:val="en-GB"/>
        </w:rPr>
        <w:t xml:space="preserve"> emission</w:t>
      </w:r>
      <w:r w:rsidR="00FB0B53" w:rsidRPr="001E7A27">
        <w:rPr>
          <w:sz w:val="20"/>
          <w:szCs w:val="20"/>
          <w:lang w:val="en-GB"/>
        </w:rPr>
        <w:t xml:space="preserve"> for 2010</w:t>
      </w:r>
      <w:r w:rsidR="00FB0B53" w:rsidRPr="001E7A27">
        <w:rPr>
          <w:lang w:val="en-GB"/>
        </w:rPr>
        <w:t>–</w:t>
      </w:r>
      <w:r w:rsidR="00FB0B53" w:rsidRPr="001E7A27">
        <w:rPr>
          <w:sz w:val="20"/>
          <w:szCs w:val="20"/>
          <w:lang w:val="en-GB"/>
        </w:rPr>
        <w:t>2016</w:t>
      </w:r>
      <w:r w:rsidRPr="001E7A27">
        <w:rPr>
          <w:sz w:val="20"/>
          <w:szCs w:val="20"/>
          <w:lang w:val="en-GB"/>
        </w:rPr>
        <w:t>. Multi-model mean (line) and 1-</w:t>
      </w:r>
      <w:r w:rsidRPr="001E7A27">
        <w:rPr>
          <w:sz w:val="20"/>
          <w:szCs w:val="20"/>
          <w:lang w:val="en-GB"/>
        </w:rPr>
        <w:sym w:font="Symbol" w:char="F073"/>
      </w:r>
      <w:r w:rsidRPr="001E7A27">
        <w:rPr>
          <w:sz w:val="20"/>
          <w:szCs w:val="20"/>
          <w:lang w:val="en-GB"/>
        </w:rPr>
        <w:t xml:space="preserve"> standard deviations (shaded) for 2000</w:t>
      </w:r>
      <w:r w:rsidRPr="001E7A27">
        <w:rPr>
          <w:lang w:val="en-GB"/>
        </w:rPr>
        <w:t>–</w:t>
      </w:r>
      <w:r w:rsidRPr="001E7A27">
        <w:rPr>
          <w:sz w:val="20"/>
          <w:szCs w:val="20"/>
          <w:lang w:val="en-GB"/>
        </w:rPr>
        <w:t>2017 are shown for 9 surface CH</w:t>
      </w:r>
      <w:r w:rsidRPr="001E7A27">
        <w:rPr>
          <w:sz w:val="20"/>
          <w:szCs w:val="20"/>
          <w:vertAlign w:val="subscript"/>
          <w:lang w:val="en-GB"/>
        </w:rPr>
        <w:t>4</w:t>
      </w:r>
      <w:r w:rsidRPr="001E7A27">
        <w:rPr>
          <w:sz w:val="20"/>
          <w:szCs w:val="20"/>
          <w:lang w:val="en-GB"/>
        </w:rPr>
        <w:t xml:space="preserve"> and 10 satellite XCH</w:t>
      </w:r>
      <w:r w:rsidRPr="001E7A27">
        <w:rPr>
          <w:sz w:val="20"/>
          <w:szCs w:val="20"/>
          <w:vertAlign w:val="subscript"/>
          <w:lang w:val="en-GB"/>
        </w:rPr>
        <w:t>4</w:t>
      </w:r>
      <w:r w:rsidRPr="001E7A27">
        <w:rPr>
          <w:sz w:val="20"/>
          <w:szCs w:val="20"/>
          <w:lang w:val="en-GB"/>
        </w:rPr>
        <w:t xml:space="preserve"> inversions, and 22 wetland models or model variants that participated in GCP-CH</w:t>
      </w:r>
      <w:r w:rsidRPr="001E7A27">
        <w:rPr>
          <w:sz w:val="20"/>
          <w:szCs w:val="20"/>
          <w:vertAlign w:val="subscript"/>
          <w:lang w:val="en-GB"/>
        </w:rPr>
        <w:t>4</w:t>
      </w:r>
      <w:r w:rsidRPr="001E7A27">
        <w:rPr>
          <w:sz w:val="20"/>
          <w:szCs w:val="20"/>
          <w:lang w:val="en-GB"/>
        </w:rPr>
        <w:t xml:space="preserve"> budget assessment </w:t>
      </w:r>
      <w:r w:rsidRPr="001E7A27">
        <w:rPr>
          <w:sz w:val="20"/>
          <w:szCs w:val="20"/>
          <w:lang w:val="en-GB"/>
        </w:rPr>
        <w:fldChar w:fldCharType="begin" w:fldLock="1"/>
      </w:r>
      <w:r w:rsidR="00747167" w:rsidRPr="001E7A27">
        <w:rPr>
          <w:sz w:val="20"/>
          <w:szCs w:val="20"/>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"http://www.mendeley.com/documents/?uuid=c9152f9c-aa7a-49ac-99b5-88345a018225", "http://www.mendeley.com/documents/?uuid=8d97813e-4179-4bab-9d35-398715aad33a" ] } ], "mendeley" : { "formattedCitation" : "(Saunois et al., 2020)", "plainTextFormattedCitation" : "(Saunois et al., 2020)", "previouslyFormattedCitation" : "(Saunois et al., 2020)" }, "properties" : { "noteIndex" : 0 }, "schema" : "https://github.com/citation-style-language/schema/raw/master/csl-citation.json" }</w:instrText>
      </w:r>
      <w:r w:rsidRPr="001E7A27">
        <w:rPr>
          <w:sz w:val="20"/>
          <w:szCs w:val="20"/>
          <w:lang w:val="en-GB"/>
        </w:rPr>
        <w:fldChar w:fldCharType="separate"/>
      </w:r>
      <w:r w:rsidR="00025FA2" w:rsidRPr="001E7A27">
        <w:rPr>
          <w:noProof/>
          <w:sz w:val="20"/>
          <w:szCs w:val="20"/>
          <w:lang w:val="en-GB"/>
        </w:rPr>
        <w:t>(Saunois et al., 2020)</w:t>
      </w:r>
      <w:r w:rsidRPr="001E7A27">
        <w:rPr>
          <w:sz w:val="20"/>
          <w:szCs w:val="20"/>
          <w:lang w:val="en-GB"/>
        </w:rPr>
        <w:fldChar w:fldCharType="end"/>
      </w:r>
      <w:r w:rsidRPr="001E7A27">
        <w:rPr>
          <w:sz w:val="20"/>
          <w:szCs w:val="20"/>
          <w:lang w:val="en-GB"/>
        </w:rPr>
        <w:t xml:space="preserve">. The results for the period before 2000 are available from two inversions, 1) using 19 sites </w:t>
      </w:r>
      <w:commentRangeStart w:id="2326"/>
      <w:r w:rsidRPr="001E7A27">
        <w:rPr>
          <w:sz w:val="20"/>
          <w:szCs w:val="20"/>
          <w:lang w:val="en-GB"/>
        </w:rPr>
        <w:fldChar w:fldCharType="begin" w:fldLock="1"/>
      </w:r>
      <w:ins w:id="2327" w:author="Robin Matthews" w:date="2021-06-17T16:46:00Z">
        <w:r w:rsidR="008858CF" w:rsidRPr="001E7A27">
          <w:rPr>
            <w:sz w:val="20"/>
            <w:szCs w:val="20"/>
            <w:lang w:val="en-GB"/>
          </w:rPr>
          <w:instrText>ADDIN CSL_CITATION { "citationItems" : [ { "id" : "ITEM-1",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"ITEM-1",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"http://www.mendeley.com/documents/?uuid=04f929d6-e7f1-4747-9a80-c923ee075d08", "http://www.mendeley.com/documents/?uuid=89ded429-c512-4ae4-891b-7d3c648c17ea" ] } ], "mendeley" : { "formattedCitation" : "(Chandra et al., 2021)", "manualFormatting" : "(Chandra et al., 2021", "plainTextFormattedCitation" : "(Chandra et al., 2021)", "previouslyFormattedCitation" : "(Chandra et al., 2021)" }, "properties" : { "noteIndex" : 0 }, "schema" : "https://github.com/citation-style-language/schema/raw/master/csl-citation.json" }</w:instrText>
        </w:r>
      </w:ins>
      <w:del w:id="2328" w:author="Robin Matthews" w:date="2021-06-17T16:46:00Z">
        <w:r w:rsidR="00BC2C5E" w:rsidRPr="001E7A27" w:rsidDel="008858CF">
          <w:rPr>
            <w:sz w:val="20"/>
            <w:szCs w:val="20"/>
            <w:lang w:val="en-GB"/>
          </w:rPr>
          <w:delInstrText>ADDIN CSL_CITATION { "citationItems" : [ { "id" : "ITEM-1",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"ITEM-1",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"http://www.mendeley.com/documents/?uuid=04f929d6-e7f1-4747-9a80-c923ee075d08", "http://www.mendeley.com/documents/?uuid=89ded429-c512-4ae4-891b-7d3c648c17ea" ] } ], "mendeley" : { "formattedCitation" : "(Chandra et al., 2021)", "manualFormatting" : "(Chandra et al., 2021; also used for the 2010-2016 mean emission map)", "plainTextFormattedCitation" : "(Chandra et al., 2021)", "previouslyFormattedCitation" : "(Chandra et al., 2021)" }, "properties" : { "noteIndex" : 0 }, "schema" : "https://github.com/citation-style-language/schema/raw/master/csl-citation.json" }</w:delInstrText>
        </w:r>
      </w:del>
      <w:r w:rsidRPr="001E7A27">
        <w:rPr>
          <w:sz w:val="20"/>
          <w:szCs w:val="20"/>
          <w:lang w:val="en-GB"/>
        </w:rPr>
        <w:fldChar w:fldCharType="separate"/>
      </w:r>
      <w:r w:rsidR="00025FA2" w:rsidRPr="001E7A27">
        <w:rPr>
          <w:noProof/>
          <w:sz w:val="20"/>
          <w:szCs w:val="20"/>
          <w:lang w:val="en-GB"/>
        </w:rPr>
        <w:t>(Chandra et al., 2021</w:t>
      </w:r>
      <w:del w:id="2329" w:author="Robin Matthews" w:date="2021-06-17T16:46:00Z">
        <w:r w:rsidR="00025FA2" w:rsidRPr="001E7A27" w:rsidDel="008858CF">
          <w:rPr>
            <w:noProof/>
            <w:sz w:val="20"/>
            <w:szCs w:val="20"/>
            <w:lang w:val="en-GB"/>
          </w:rPr>
          <w:delText>; also used for the 2010-2016 mean emission map)</w:delText>
        </w:r>
      </w:del>
      <w:r w:rsidRPr="001E7A27">
        <w:rPr>
          <w:sz w:val="20"/>
          <w:szCs w:val="20"/>
          <w:lang w:val="en-GB"/>
        </w:rPr>
        <w:fldChar w:fldCharType="end"/>
      </w:r>
      <w:commentRangeEnd w:id="2326"/>
      <w:r w:rsidR="00025FA2" w:rsidRPr="001E7A27">
        <w:rPr>
          <w:rStyle w:val="CommentReference"/>
          <w:lang w:val="en-GB"/>
        </w:rPr>
        <w:commentReference w:id="2326"/>
      </w:r>
      <w:ins w:id="2330" w:author="Robin Matthews" w:date="2021-06-17T16:46:00Z">
        <w:r w:rsidR="008858CF" w:rsidRPr="001E7A27">
          <w:rPr>
            <w:noProof/>
            <w:sz w:val="20"/>
            <w:szCs w:val="20"/>
            <w:lang w:val="en-GB"/>
          </w:rPr>
          <w:t xml:space="preserve">; also used for the </w:t>
        </w:r>
        <w:r w:rsidR="008858CF" w:rsidRPr="001E7A27">
          <w:rPr>
            <w:noProof/>
            <w:sz w:val="20"/>
            <w:szCs w:val="20"/>
            <w:lang w:val="en-GB"/>
          </w:rPr>
          <w:lastRenderedPageBreak/>
          <w:t>2010-2016 mean emission map)</w:t>
        </w:r>
      </w:ins>
      <w:r w:rsidRPr="001E7A27">
        <w:rPr>
          <w:sz w:val="20"/>
          <w:szCs w:val="20"/>
          <w:lang w:val="en-GB"/>
        </w:rPr>
        <w:t xml:space="preserve"> and for global totals </w:t>
      </w:r>
      <w:r w:rsidRPr="001E7A27">
        <w:rPr>
          <w:sz w:val="20"/>
          <w:szCs w:val="20"/>
          <w:lang w:val="en-GB"/>
        </w:rPr>
        <w:fldChar w:fldCharType="begin" w:fldLock="1"/>
      </w:r>
      <w:r w:rsidR="00747167" w:rsidRPr="001E7A27">
        <w:rPr>
          <w:sz w:val="20"/>
          <w:szCs w:val="20"/>
          <w:lang w:val="en-GB"/>
        </w:rPr>
        <w:instrText>ADDIN CSL_CITATION { "citationItems" : [ { "id" : "ITEM-1", "itemData" : { "DOI" : "10.1038/nature05132", "ISSN" : "0028-0836", "author" : [ { "dropping-particle" : "", "family" : "Bousquet", "given" : "P.", "non-dropping-particle" : "", "parse-names" : false, "suffix" : "" }, { "dropping-particle" : "", "family" : "Ciais", "given" : "P.", "non-dropping-particle" : "", "parse-names" : false, "suffix" : "" }, { "dropping-particle" : "", "family" : "Miller", "given" : "J. B.", "non-dropping-particle" : "", "parse-names" : false, "suffix" : "" }, { "dropping-particle" : "", "family" : "Dlugokencky", "given" : "E. J.", "non-dropping-particle" : "", "parse-names" : false, "suffix" : "" }, { "dropping-particle" : "", "family" : "Hauglustaine", "given" : "D. A.", "non-dropping-particle" : "", "parse-names" : false, "suffix" : "" }, { "dropping-particle" : "", "family" : "Prigent", "given" : "C.", "non-dropping-particle" : "", "parse-names" : false, "suffix" : "" }, { "dropping-particle" : "", "family" : "Werf", "given" : "G. R.", "non-dropping-particle" : "Van der", "parse-names" : false, "suffix" : "" }, { "dropping-particle" : "", "family" : "Peylin", "given" : "P.", "non-dropping-particle" : "", "parse-names" : false, "suffix" : "" }, { "dropping-particle" : "", "family" : "Brunke", "given" : "E.-G.", "non-dropping-particle" : "", "parse-names" : false, "suffix" : "" }, { "dropping-particle" : "", "family" : "Carouge", "given" : "C.", "non-dropping-particle" : "", "parse-names" : false, "suffix" : "" }, { "dropping-particle" : "", "family" : "Langenfelds", "given" : "R. L.", "non-dropping-particle" : "", "parse-names" : false, "suffix" : "" }, { "dropping-particle" : "", "family" : "Lathi\u00e8re", "given" : "J.", "non-dropping-particle" : "", "parse-names" : false, "suffix" : "" }, { "dropping-particle" : "", "family" : "Papa", "given" : "F.", "non-dropping-particle" : "", "parse-names" : false, "suffix" : "" }, { "dropping-particle" : "", "family" : "Ramonet", "given" : "M.", "non-dropping-particle" : "", "parse-names" : false, "suffix" : "" }, { "dropping-particle" : "", "family" : "Schmidt", "given" : "M.", "non-dropping-particle" : "", "parse-names" : false, "suffix" : "" }, { "dropping-particle" : "", "family" : "Steele", "given" : "L. P.", "non-dropping-particle" : "", "parse-names" : false, "suffix" : "" }, { "dropping-particle" : "", "family" : "Tyler", "given" : "S. C.", "non-dropping-particle" : "", "parse-names" : false, "suffix" : "" }, { "dropping-particle" : "", "family" : "White", "given" : "J.", "non-dropping-particle" : "", "parse-names" : false, "suffix" : "" } ], "container-title" : "Nature", "id" : "ITEM-1", "issue" : "7110", "issued" : { "date-parts" : [ [ "2006", "9" ] ] }, "page" : "439-443", "title" : "Contribution of anthropogenic and natural sources to atmospheric methane variability", "translator" : [ { "dropping-particle" : "", "family" : "L6846", "given" : "", "non-dropping-particle" : "", "parse-names" : false, "suffix" : "" } ], "type" : "article-journal", "volume" : "443" }, "uris" : [ "http://www.mendeley.com/documents/?uuid=604814cd-f81a-4b80-b8ef-3beb559e67f3", "http://www.mendeley.com/documents/?uuid=a74f0f5b-29ea-464b-bbb6-9cd877c14eaf" ] } ], "mendeley" : { "formattedCitation" : "(Bousquet et al., 2006)", "plainTextFormattedCitation" : "(Bousquet et al., 2006)", "previouslyFormattedCitation" : "(Bousquet et al., 2006)" }, "properties" : { "noteIndex" : 0 }, "schema" : "https://github.com/citation-style-language/schema/raw/master/csl-citation.json" }</w:instrText>
      </w:r>
      <w:r w:rsidRPr="001E7A27">
        <w:rPr>
          <w:sz w:val="20"/>
          <w:szCs w:val="20"/>
          <w:lang w:val="en-GB"/>
        </w:rPr>
        <w:fldChar w:fldCharType="separate"/>
      </w:r>
      <w:r w:rsidR="00025FA2" w:rsidRPr="001E7A27">
        <w:rPr>
          <w:noProof/>
          <w:sz w:val="20"/>
          <w:szCs w:val="20"/>
          <w:lang w:val="en-GB"/>
        </w:rPr>
        <w:t>(Bousquet et al., 2006)</w:t>
      </w:r>
      <w:r w:rsidRPr="001E7A27">
        <w:rPr>
          <w:sz w:val="20"/>
          <w:szCs w:val="20"/>
          <w:lang w:val="en-GB"/>
        </w:rPr>
        <w:fldChar w:fldCharType="end"/>
      </w:r>
      <w:r w:rsidRPr="001E7A27">
        <w:rPr>
          <w:sz w:val="20"/>
          <w:szCs w:val="20"/>
          <w:lang w:val="en-GB"/>
        </w:rPr>
        <w:t>. The long-term mean values for 2010-2016 (common for all GCP</w:t>
      </w:r>
      <w:r w:rsidRPr="001E7A27">
        <w:rPr>
          <w:lang w:val="en-GB"/>
        </w:rPr>
        <w:t>–</w:t>
      </w:r>
      <w:r w:rsidRPr="001E7A27">
        <w:rPr>
          <w:sz w:val="20"/>
          <w:szCs w:val="20"/>
          <w:lang w:val="en-GB"/>
        </w:rPr>
        <w:t>CH</w:t>
      </w:r>
      <w:r w:rsidRPr="001E7A27">
        <w:rPr>
          <w:sz w:val="20"/>
          <w:szCs w:val="20"/>
          <w:vertAlign w:val="subscript"/>
          <w:lang w:val="en-GB"/>
        </w:rPr>
        <w:t>4</w:t>
      </w:r>
      <w:r w:rsidRPr="001E7A27">
        <w:rPr>
          <w:sz w:val="20"/>
          <w:szCs w:val="20"/>
          <w:lang w:val="en-GB"/>
        </w:rPr>
        <w:t xml:space="preserve"> inversions), as indicated within each panel separately, is subtracted from the annual-mean time series for the calculation of anomalies for each region. </w:t>
      </w:r>
      <w:r w:rsidR="00950F00" w:rsidRPr="001E7A27">
        <w:rPr>
          <w:rFonts w:cs="Times New Roman"/>
          <w:sz w:val="20"/>
          <w:szCs w:val="20"/>
          <w:lang w:val="en-GB"/>
        </w:rPr>
        <w:t>Further details on data sources and processing are available in the chapter data table (Table 5.SM.6).</w:t>
      </w:r>
    </w:p>
    <w:p w14:paraId="6BB4718F" w14:textId="77777777" w:rsidR="00E810EF" w:rsidRPr="001E7A27" w:rsidRDefault="00E810EF" w:rsidP="005C7F25">
      <w:pPr>
        <w:pStyle w:val="AR6BodyText"/>
        <w:shd w:val="clear" w:color="auto" w:fill="DEEAF6" w:themeFill="accent1" w:themeFillTint="33"/>
        <w:rPr>
          <w:lang w:val="en-GB"/>
        </w:rPr>
      </w:pPr>
    </w:p>
    <w:p w14:paraId="04757995" w14:textId="77777777" w:rsidR="00E810EF" w:rsidRPr="001E7A27" w:rsidRDefault="00E810EF" w:rsidP="005C7F25">
      <w:pPr>
        <w:pStyle w:val="AR6BodyText"/>
        <w:shd w:val="clear" w:color="auto" w:fill="DEEAF6" w:themeFill="accent1" w:themeFillTint="33"/>
        <w:rPr>
          <w:b/>
          <w:lang w:val="en-GB"/>
        </w:rPr>
      </w:pPr>
      <w:r w:rsidRPr="001E7A27">
        <w:rPr>
          <w:b/>
          <w:lang w:val="en-GB"/>
        </w:rPr>
        <w:t xml:space="preserve">[END CROSS-CHAPTER BOX 5.2, FIGURE 2 HERE] </w:t>
      </w:r>
    </w:p>
    <w:p w14:paraId="2B561989" w14:textId="77777777" w:rsidR="00E810EF" w:rsidRPr="001E7A27" w:rsidRDefault="00E810EF" w:rsidP="005C7F25">
      <w:pPr>
        <w:pStyle w:val="AR6BodyText"/>
        <w:shd w:val="clear" w:color="auto" w:fill="DEEAF6" w:themeFill="accent1" w:themeFillTint="33"/>
        <w:rPr>
          <w:lang w:val="en-GB"/>
        </w:rPr>
      </w:pPr>
    </w:p>
    <w:p w14:paraId="7E64C9EF" w14:textId="77777777" w:rsidR="002F5491" w:rsidRPr="001E7A27" w:rsidRDefault="002F5491" w:rsidP="005C7F25">
      <w:pPr>
        <w:pStyle w:val="AR6BodyText"/>
        <w:shd w:val="clear" w:color="auto" w:fill="DEEAF6" w:themeFill="accent1" w:themeFillTint="33"/>
        <w:rPr>
          <w:lang w:val="en-GB"/>
        </w:rPr>
      </w:pPr>
    </w:p>
    <w:p w14:paraId="211E5AE3" w14:textId="428A620C" w:rsidR="00E810EF" w:rsidRPr="001E7A27" w:rsidRDefault="00B71422" w:rsidP="005C7F25">
      <w:pPr>
        <w:pStyle w:val="AR6BodyText"/>
        <w:shd w:val="clear" w:color="auto" w:fill="DEEAF6" w:themeFill="accent1" w:themeFillTint="33"/>
        <w:rPr>
          <w:lang w:val="en-GB"/>
        </w:rPr>
      </w:pPr>
      <w:ins w:id="2331" w:author="Soapbox" w:date="2021-07-17T07:53:00Z">
        <w:r w:rsidRPr="001E7A27">
          <w:rPr>
            <w:lang w:val="en-GB"/>
          </w:rPr>
          <w:t>There is e</w:t>
        </w:r>
      </w:ins>
      <w:del w:id="2332" w:author="Soapbox" w:date="2021-07-17T07:53:00Z">
        <w:r w:rsidR="00E810EF" w:rsidRPr="001E7A27" w:rsidDel="00B71422">
          <w:rPr>
            <w:lang w:val="en-GB"/>
          </w:rPr>
          <w:delText>E</w:delText>
        </w:r>
      </w:del>
      <w:r w:rsidR="00E810EF" w:rsidRPr="001E7A27">
        <w:rPr>
          <w:lang w:val="en-GB"/>
        </w:rPr>
        <w:t>vidence from emission</w:t>
      </w:r>
      <w:ins w:id="2333" w:author="Ian Blenkinsop" w:date="2021-07-28T13:34:00Z">
        <w:r w:rsidR="00CA0FD0" w:rsidRPr="001E7A27">
          <w:rPr>
            <w:lang w:val="en-GB"/>
          </w:rPr>
          <w:t>s</w:t>
        </w:r>
      </w:ins>
      <w:r w:rsidR="00E810EF" w:rsidRPr="001E7A27">
        <w:rPr>
          <w:lang w:val="en-GB"/>
        </w:rPr>
        <w:t xml:space="preserve"> inventories at country level and regional scale inverse modelling that CH</w:t>
      </w:r>
      <w:r w:rsidR="00E810EF" w:rsidRPr="001E7A27">
        <w:rPr>
          <w:vertAlign w:val="subscript"/>
          <w:lang w:val="en-GB"/>
        </w:rPr>
        <w:t>4</w:t>
      </w:r>
      <w:r w:rsidR="00E810EF" w:rsidRPr="001E7A27">
        <w:rPr>
          <w:lang w:val="en-GB"/>
        </w:rPr>
        <w:t xml:space="preserve"> growth rate variability </w:t>
      </w:r>
      <w:del w:id="2334" w:author="Ian Blenkinsop" w:date="2021-07-28T13:35:00Z">
        <w:r w:rsidR="00E810EF" w:rsidRPr="001E7A27" w:rsidDel="00CA0FD0">
          <w:rPr>
            <w:lang w:val="en-GB"/>
          </w:rPr>
          <w:delText>during the</w:delText>
        </w:r>
      </w:del>
      <w:ins w:id="2335" w:author="Ian Blenkinsop" w:date="2021-07-28T13:35:00Z">
        <w:r w:rsidR="00CA0FD0" w:rsidRPr="001E7A27">
          <w:rPr>
            <w:lang w:val="en-GB"/>
          </w:rPr>
          <w:t>between</w:t>
        </w:r>
      </w:ins>
      <w:r w:rsidR="00E810EF" w:rsidRPr="001E7A27">
        <w:rPr>
          <w:lang w:val="en-GB"/>
        </w:rPr>
        <w:t xml:space="preserve"> 1988 </w:t>
      </w:r>
      <w:del w:id="2336" w:author="Ian Blenkinsop" w:date="2021-07-28T13:35:00Z">
        <w:r w:rsidR="00E810EF" w:rsidRPr="001E7A27" w:rsidDel="00CA0FD0">
          <w:rPr>
            <w:lang w:val="en-GB"/>
          </w:rPr>
          <w:delText>through</w:delText>
        </w:r>
      </w:del>
      <w:ins w:id="2337" w:author="Soapbox" w:date="2021-07-17T07:53:00Z">
        <w:del w:id="2338" w:author="Ian Blenkinsop" w:date="2021-07-28T13:35:00Z">
          <w:r w:rsidRPr="001E7A27" w:rsidDel="00CA0FD0">
            <w:rPr>
              <w:lang w:val="en-GB"/>
            </w:rPr>
            <w:delText xml:space="preserve"> to</w:delText>
          </w:r>
        </w:del>
      </w:ins>
      <w:ins w:id="2339" w:author="Ian Blenkinsop" w:date="2021-07-28T13:35:00Z">
        <w:r w:rsidR="00CA0FD0" w:rsidRPr="001E7A27">
          <w:rPr>
            <w:lang w:val="en-GB"/>
          </w:rPr>
          <w:t>and</w:t>
        </w:r>
      </w:ins>
      <w:r w:rsidR="00E810EF" w:rsidRPr="001E7A27">
        <w:rPr>
          <w:lang w:val="en-GB"/>
        </w:rPr>
        <w:t xml:space="preserve"> 2017 is closely linked to anthropogenic activities (</w:t>
      </w:r>
      <w:r w:rsidR="00E810EF" w:rsidRPr="001E7A27">
        <w:rPr>
          <w:i/>
          <w:lang w:val="en-GB"/>
        </w:rPr>
        <w:t>medium agreement</w:t>
      </w:r>
      <w:r w:rsidR="00E810EF" w:rsidRPr="001E7A27">
        <w:rPr>
          <w:lang w:val="en-GB"/>
        </w:rPr>
        <w:t>). Isotopic composition observations and inventory data suggest that concurrent emission</w:t>
      </w:r>
      <w:ins w:id="2340" w:author="Tom Maycock" w:date="2021-09-08T15:24:00Z">
        <w:r w:rsidR="0082184F" w:rsidRPr="001E7A27">
          <w:rPr>
            <w:lang w:val="en-GB"/>
          </w:rPr>
          <w:t>s</w:t>
        </w:r>
      </w:ins>
      <w:r w:rsidR="00E810EF" w:rsidRPr="001E7A27">
        <w:rPr>
          <w:lang w:val="en-GB"/>
        </w:rPr>
        <w:t xml:space="preserve"> changes from both fossil fuels and agriculture are playing roles in the resumed CH</w:t>
      </w:r>
      <w:r w:rsidR="00E810EF" w:rsidRPr="001E7A27">
        <w:rPr>
          <w:vertAlign w:val="subscript"/>
          <w:lang w:val="en-GB"/>
        </w:rPr>
        <w:t>4</w:t>
      </w:r>
      <w:r w:rsidR="00E810EF" w:rsidRPr="001E7A27">
        <w:rPr>
          <w:lang w:val="en-GB"/>
        </w:rPr>
        <w:t xml:space="preserve"> growth since 2007 (</w:t>
      </w:r>
      <w:r w:rsidR="00E810EF" w:rsidRPr="001E7A27">
        <w:rPr>
          <w:i/>
          <w:iCs/>
          <w:lang w:val="en-GB"/>
        </w:rPr>
        <w:t>high confidence</w:t>
      </w:r>
      <w:r w:rsidR="00E810EF" w:rsidRPr="001E7A27">
        <w:rPr>
          <w:lang w:val="en-GB"/>
        </w:rPr>
        <w:t xml:space="preserve">). Shorter-term decadal variability is predominantly driven by the influence of El </w:t>
      </w:r>
      <w:del w:id="2341" w:author="Ian Blenkinsop" w:date="2021-07-28T13:35:00Z">
        <w:r w:rsidR="00E810EF" w:rsidRPr="001E7A27" w:rsidDel="00CA0FD0">
          <w:rPr>
            <w:lang w:val="en-GB"/>
          </w:rPr>
          <w:delText xml:space="preserve">Niño </w:delText>
        </w:r>
      </w:del>
      <w:ins w:id="2342" w:author="Ian Blenkinsop" w:date="2021-07-28T13:35:00Z">
        <w:r w:rsidR="00CA0FD0" w:rsidRPr="001E7A27">
          <w:rPr>
            <w:lang w:val="en-GB"/>
          </w:rPr>
          <w:t>Niño–</w:t>
        </w:r>
      </w:ins>
      <w:r w:rsidR="00E810EF" w:rsidRPr="001E7A27">
        <w:rPr>
          <w:lang w:val="en-GB"/>
        </w:rPr>
        <w:t>Southern Oscillation on emissions from wetlands and biomass burning (Cross-Chapter Box 5.2</w:t>
      </w:r>
      <w:ins w:id="2343" w:author="Ian Blenkinsop" w:date="2021-07-28T13:35:00Z">
        <w:r w:rsidR="00CA0FD0" w:rsidRPr="001E7A27">
          <w:rPr>
            <w:lang w:val="en-GB"/>
          </w:rPr>
          <w:t>,</w:t>
        </w:r>
      </w:ins>
      <w:r w:rsidR="00E810EF" w:rsidRPr="001E7A27">
        <w:rPr>
          <w:lang w:val="en-GB"/>
        </w:rPr>
        <w:t xml:space="preserve"> Figure 2), and loss due to OH variations (</w:t>
      </w:r>
      <w:r w:rsidR="00E810EF" w:rsidRPr="001E7A27">
        <w:rPr>
          <w:i/>
          <w:iCs/>
          <w:lang w:val="en-GB"/>
        </w:rPr>
        <w:t>medium confidence</w:t>
      </w:r>
      <w:r w:rsidR="00E810EF" w:rsidRPr="001E7A27">
        <w:rPr>
          <w:lang w:val="en-GB"/>
        </w:rPr>
        <w:t>), but lacking quantitative contribution from each of the sectors. By synthesi</w:t>
      </w:r>
      <w:ins w:id="2344" w:author="Soapbox" w:date="2021-07-22T09:23:00Z">
        <w:r w:rsidR="00B10F16" w:rsidRPr="001E7A27">
          <w:rPr>
            <w:lang w:val="en-GB"/>
          </w:rPr>
          <w:t>z</w:t>
        </w:r>
      </w:ins>
      <w:del w:id="2345" w:author="Soapbox" w:date="2021-07-22T09:23:00Z">
        <w:r w:rsidR="00E810EF" w:rsidRPr="001E7A27" w:rsidDel="00B10F16">
          <w:rPr>
            <w:lang w:val="en-GB"/>
          </w:rPr>
          <w:delText>s</w:delText>
        </w:r>
      </w:del>
      <w:r w:rsidR="00E810EF" w:rsidRPr="001E7A27">
        <w:rPr>
          <w:lang w:val="en-GB"/>
        </w:rPr>
        <w:t>ing all available information regionally from a</w:t>
      </w:r>
      <w:ins w:id="2346" w:author="Tom Maycock" w:date="2021-09-08T16:42:00Z">
        <w:r w:rsidR="00586EBA">
          <w:rPr>
            <w:lang w:val="en-GB"/>
          </w:rPr>
          <w:t xml:space="preserve"> </w:t>
        </w:r>
      </w:ins>
      <w:del w:id="2347" w:author="Tom Maycock" w:date="2021-09-08T16:42:00Z">
        <w:r w:rsidR="00E810EF" w:rsidRPr="001E7A27" w:rsidDel="00586EBA">
          <w:rPr>
            <w:lang w:val="en-GB"/>
          </w:rPr>
          <w:delText>-</w:delText>
        </w:r>
      </w:del>
      <w:r w:rsidR="00E810EF" w:rsidRPr="001E7A27">
        <w:rPr>
          <w:lang w:val="en-GB"/>
        </w:rPr>
        <w:t>priori (bottom-up) emissions, satellite and surface observations, including isotopic information, and inverse modelling (top-down), the capacity to track and explain changes in</w:t>
      </w:r>
      <w:ins w:id="2348" w:author="Soapbox" w:date="2021-07-17T07:54:00Z">
        <w:r w:rsidRPr="001E7A27">
          <w:rPr>
            <w:lang w:val="en-GB"/>
          </w:rPr>
          <w:t>,</w:t>
        </w:r>
      </w:ins>
      <w:r w:rsidR="00E810EF" w:rsidRPr="001E7A27">
        <w:rPr>
          <w:lang w:val="en-GB"/>
        </w:rPr>
        <w:t xml:space="preserve"> and drivers of</w:t>
      </w:r>
      <w:ins w:id="2349" w:author="Soapbox" w:date="2021-07-17T07:54:00Z">
        <w:r w:rsidRPr="001E7A27">
          <w:rPr>
            <w:lang w:val="en-GB"/>
          </w:rPr>
          <w:t>,</w:t>
        </w:r>
      </w:ins>
      <w:r w:rsidR="00E810EF" w:rsidRPr="001E7A27">
        <w:rPr>
          <w:lang w:val="en-GB"/>
        </w:rPr>
        <w:t xml:space="preserve"> natural and anthropogenic CH</w:t>
      </w:r>
      <w:r w:rsidR="00E810EF" w:rsidRPr="001E7A27">
        <w:rPr>
          <w:vertAlign w:val="subscript"/>
          <w:lang w:val="en-GB"/>
        </w:rPr>
        <w:t>4</w:t>
      </w:r>
      <w:r w:rsidR="00E810EF" w:rsidRPr="001E7A27">
        <w:rPr>
          <w:lang w:val="en-GB"/>
        </w:rPr>
        <w:t xml:space="preserve"> regional and global emissions has been improved since </w:t>
      </w:r>
      <w:del w:id="2350" w:author="Soapbox" w:date="2021-07-20T04:47:00Z">
        <w:r w:rsidR="00E810EF" w:rsidRPr="001E7A27" w:rsidDel="00C22705">
          <w:rPr>
            <w:lang w:val="en-GB"/>
          </w:rPr>
          <w:delText xml:space="preserve">the </w:delText>
        </w:r>
      </w:del>
      <w:r w:rsidR="00E810EF" w:rsidRPr="001E7A27">
        <w:rPr>
          <w:lang w:val="en-GB"/>
        </w:rPr>
        <w:t>AR5, but fundamental uncertainties related to OH variations remain unchanged.</w:t>
      </w:r>
    </w:p>
    <w:p w14:paraId="2103364C" w14:textId="77777777" w:rsidR="00E810EF" w:rsidRPr="001E7A27" w:rsidRDefault="00E810EF" w:rsidP="005C7F25">
      <w:pPr>
        <w:pStyle w:val="AR6BodyText"/>
        <w:rPr>
          <w:lang w:val="en-GB" w:eastAsia="en-US"/>
        </w:rPr>
      </w:pPr>
    </w:p>
    <w:p w14:paraId="7E39F979" w14:textId="49911C3A" w:rsidR="002C7231" w:rsidRPr="001E7A27" w:rsidRDefault="00CB6964" w:rsidP="005C7F25">
      <w:pPr>
        <w:pStyle w:val="AR6BodyText"/>
        <w:rPr>
          <w:b/>
          <w:bCs/>
          <w:lang w:val="en-GB"/>
        </w:rPr>
      </w:pPr>
      <w:r w:rsidRPr="001E7A27">
        <w:rPr>
          <w:b/>
          <w:bCs/>
          <w:lang w:val="en-GB"/>
        </w:rPr>
        <w:t>[END CROSS-CHAPTER BOX 5.2]</w:t>
      </w:r>
    </w:p>
    <w:p w14:paraId="5FF7AC44" w14:textId="77777777" w:rsidR="002F5491" w:rsidRPr="001E7A27" w:rsidRDefault="002F5491" w:rsidP="005C7F25">
      <w:pPr>
        <w:pStyle w:val="AR6BodyText"/>
        <w:rPr>
          <w:b/>
          <w:bCs/>
          <w:lang w:val="en-GB"/>
        </w:rPr>
      </w:pPr>
    </w:p>
    <w:p w14:paraId="14757F80" w14:textId="77777777" w:rsidR="002F5491" w:rsidRPr="001E7A27" w:rsidRDefault="002F5491" w:rsidP="005C7F25">
      <w:pPr>
        <w:pStyle w:val="AR6BodyText"/>
        <w:rPr>
          <w:b/>
          <w:bCs/>
          <w:lang w:val="en-GB"/>
        </w:rPr>
      </w:pPr>
    </w:p>
    <w:p w14:paraId="11249404" w14:textId="0150E695" w:rsidR="00967A55" w:rsidRPr="001E7A27" w:rsidRDefault="00967A55" w:rsidP="0098460A">
      <w:pPr>
        <w:pStyle w:val="AR6Chap5Level2511"/>
        <w:rPr>
          <w:lang w:val="en-GB"/>
        </w:rPr>
      </w:pPr>
      <w:bookmarkStart w:id="2351" w:name="_Toc33564255"/>
      <w:bookmarkStart w:id="2352" w:name="_Toc70535667"/>
      <w:r w:rsidRPr="001E7A27">
        <w:rPr>
          <w:lang w:val="en-GB"/>
        </w:rPr>
        <w:t>N</w:t>
      </w:r>
      <w:r w:rsidRPr="001E7A27">
        <w:rPr>
          <w:vertAlign w:val="subscript"/>
          <w:lang w:val="en-GB"/>
        </w:rPr>
        <w:t>2</w:t>
      </w:r>
      <w:r w:rsidRPr="001E7A27">
        <w:rPr>
          <w:lang w:val="en-GB"/>
        </w:rPr>
        <w:t>O: Trends, Variability and Budget</w:t>
      </w:r>
      <w:bookmarkEnd w:id="2351"/>
      <w:bookmarkEnd w:id="2352"/>
    </w:p>
    <w:p w14:paraId="434F1713" w14:textId="77777777" w:rsidR="00967A55" w:rsidRPr="001E7A27" w:rsidRDefault="00967A55" w:rsidP="005C7F25">
      <w:pPr>
        <w:pStyle w:val="AR6BodyText"/>
        <w:rPr>
          <w:noProof/>
          <w:lang w:val="en-GB"/>
        </w:rPr>
      </w:pPr>
    </w:p>
    <w:p w14:paraId="4C350187" w14:textId="2AD98C23" w:rsidR="00967A55" w:rsidRPr="001E7A27" w:rsidRDefault="00967A55" w:rsidP="005C7F25">
      <w:pPr>
        <w:pStyle w:val="AR6BodyText"/>
        <w:rPr>
          <w:noProof/>
          <w:lang w:val="en-GB"/>
        </w:rPr>
      </w:pPr>
      <w:r w:rsidRPr="001E7A27">
        <w:rPr>
          <w:lang w:val="en-GB"/>
        </w:rPr>
        <w:t xml:space="preserve">In natural ecosystems, </w:t>
      </w:r>
      <w:r w:rsidRPr="001E7A27">
        <w:rPr>
          <w:noProof/>
          <w:lang w:val="en-GB"/>
        </w:rPr>
        <w:t>nitrous oxide (N</w:t>
      </w:r>
      <w:r w:rsidRPr="001E7A27">
        <w:rPr>
          <w:noProof/>
          <w:vertAlign w:val="subscript"/>
          <w:lang w:val="en-GB"/>
        </w:rPr>
        <w:t>2</w:t>
      </w:r>
      <w:r w:rsidRPr="001E7A27">
        <w:rPr>
          <w:noProof/>
          <w:lang w:val="en-GB"/>
        </w:rPr>
        <w:t>O) is primarily produced as a by-product during the reminerali</w:t>
      </w:r>
      <w:ins w:id="2353" w:author="Soapbox" w:date="2021-07-16T11:07:00Z">
        <w:r w:rsidR="00507331" w:rsidRPr="001E7A27">
          <w:rPr>
            <w:noProof/>
            <w:lang w:val="en-GB"/>
          </w:rPr>
          <w:t>z</w:t>
        </w:r>
      </w:ins>
      <w:del w:id="2354" w:author="Soapbox" w:date="2021-07-16T11:07:00Z">
        <w:r w:rsidRPr="001E7A27" w:rsidDel="00507331">
          <w:rPr>
            <w:noProof/>
            <w:lang w:val="en-GB"/>
          </w:rPr>
          <w:delText>s</w:delText>
        </w:r>
      </w:del>
      <w:r w:rsidRPr="001E7A27">
        <w:rPr>
          <w:noProof/>
          <w:lang w:val="en-GB"/>
        </w:rPr>
        <w:t xml:space="preserve">ation of organic matter via the primary processes of nitrification and denitrification </w:t>
      </w:r>
      <w:r w:rsidRPr="001E7A27">
        <w:rPr>
          <w:lang w:val="en-GB" w:eastAsia="en-US"/>
        </w:rPr>
        <w:fldChar w:fldCharType="begin" w:fldLock="1"/>
      </w:r>
      <w:r w:rsidR="00747167" w:rsidRPr="001E7A27">
        <w:rPr>
          <w:lang w:val="en-GB" w:eastAsia="en-US"/>
        </w:rPr>
        <w:instrText>ADDIN CSL_CITATION { "citationItems" : [ { "id" : "ITEM-1", "itemData" : { "DOI" : "10.1098/rstb.2013.0122", "ISSN" : "0962-8436", "abstract" : "Although it is well established that soils are the dominating source for atmospheric nitrous oxide (N(2)O), we are still struggling to fully understand the complexity of the underlying microbial production and consumption processes and the links to biotic (e.g. inter- and intraspecies competition, food webs, plant\u2013microbe interaction) and abiotic (e.g. soil climate, physics and chemistry) factors. Recent work shows that a better understanding of the composition and diversity of the microbial community across a variety of soils in different climates and under different land use, as well as plant\u2013microbe interactions in the rhizosphere, may provide a key to better understand the variability of N(2)O fluxes at the soil\u2013atmosphere interface. Moreover, recent insights into the regulation of the reduction of N(2)O to dinitrogen (N(2)) have increased our understanding of N(2)O exchange. This improved process understanding, building on the increased use of isotope tracing techniques and metagenomics, needs to go along with improvements in measurement techniques for N(2)O (and N(2)) emission in order to obtain robust field and laboratory datasets for different ecosystem types. Advances in both fields are currently used to improve process descriptions in biogeochemical models, which may eventually be used not only to test our current process understanding from the microsite to the field level, but also used as tools for up-scaling emissions to landscapes and regions and to explore feedbacks of soil N(2)O emissions to changes in environmental conditions, land management and land use.", "author" : [ { "dropping-particle" : "", "family" : "Butterbach-Bahl", "given" : "Klaus", "non-dropping-particle" : "", "parse-names" : false, "suffix" : "" }, { "dropping-particle" : "", "family" : "Baggs", "given" : "Elizabeth M", "non-dropping-particle" : "", "parse-names" : false, "suffix" : "" }, { "dropping-particle" : "", "family" : "Dannenmann", "given" : "Michael", "non-dropping-particle" : "", "parse-names" : false, "suffix" : "" }, { "dropping-particle" : "", "family" : "Kiese", "given" : "Ralf", "non-dropping-particle" : "", "parse-names" : false, "suffix" : "" }, { "dropping-particle" : "", "family" : "Zechmeister-Boltenstern", "given" : "Sophie", "non-dropping-particle" : "", "parse-names" : false, "suffix" : "" } ], "container-title" : "Philosophical Transactions of the Royal Society B: Biological Sciences", "id" : "ITEM-1", "issue" : "1621", "issued" : { "date-parts" : [ [ "2013", "5", "27" ] ] }, "page" : "20130122-20130122", "publisher" : "The Royal Society", "title" : "Nitrous oxide emissions from soils: how well do we understand the processes and their controls?", "translator" : [ { "dropping-particle" : "", "family" : "L4058", "given" : "", "non-dropping-particle" : "", "parse-names" : false, "suffix" : "" } ], "type" : "article-journal", "volume" : "368" }, "uris" : [ "http://www.mendeley.com/documents/?uuid=723a0aea-cecf-47c3-864b-0e2a892e7947" ] }, { "id" : "ITEM-2", "itemData" : { "DOI" : "10.1098/rstb.2013.0121", "ISSN" : "0962-8436", "author" : [ { "dropping-particle" : "", "family" : "Voss", "given" : "Maren", "non-dropping-particle" : "", "parse-names" : false, "suffix" : "" }, { "dropping-particle" : "", "family" : "Bange", "given" : "Hermann W.", "non-dropping-particle" : "", "parse-names" : false, "suffix" : "" }, { "dropping-particle" : "", "family" : "Dippner", "given" : "Joachim W.", "non-dropping-particle" : "", "parse-names" : false, "suffix" : "" }, { "dropping-particle" : "", "family" : "Middelburg", "given" : "Jack J.", "non-dropping-particle" : "", "parse-names" : false, "suffix" : "" }, { "dropping-particle" : "", "family" : "Montoya", "given" : "Joseph P.", "non-dropping-particle" : "", "parse-names" : false, "suffix" : "" }, { "dropping-particle" : "", "family" : "Ward", "given" : "Bess", "non-dropping-particle" : "", "parse-names" : false, "suffix" : "" } ], "container-title" : "Philosophical Transactions of the Royal Society B: Biological Sciences", "id" : "ITEM-2", "issue" : "1621", "issued" : { "date-parts" : [ [ "2013", "7", "5" ] ] }, "page" : "20130121", "title" : "The marine nitrogen cycle: recent discoveries, uncertainties and the potential relevance of climate change", "translator" : [ { "dropping-particle" : "", "family" : "L6566", "given" : "", "non-dropping-particle" : "", "parse-names" : false, "suffix" : "" } ], "type" : "article-journal", "volume" : "368" }, "uris" : [ "http://www.mendeley.com/documents/?uuid=bd104d63-f83c-4ac1-b6a2-59cbf1fad1bb" ] } ], "mendeley" : { "formattedCitation" : "(Butterbach-Bahl et al., 2013; Voss et al., 2013)", "plainTextFormattedCitation" : "(Butterbach-Bahl et al., 2013; Voss et al., 2013)", "previouslyFormattedCitation" : "(Butterbach-Bahl et al., 2013; Voss et al., 2013)"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(Butterbach-Bahl et al., 2013; Voss et al., 2013)</w:t>
      </w:r>
      <w:r w:rsidRPr="001E7A27">
        <w:rPr>
          <w:lang w:val="en-GB" w:eastAsia="en-US"/>
        </w:rPr>
        <w:fldChar w:fldCharType="end"/>
      </w:r>
      <w:r w:rsidRPr="001E7A27">
        <w:rPr>
          <w:noProof/>
          <w:lang w:val="en-GB"/>
        </w:rPr>
        <w:t>. The net N</w:t>
      </w:r>
      <w:r w:rsidRPr="001E7A27">
        <w:rPr>
          <w:noProof/>
          <w:vertAlign w:val="subscript"/>
          <w:lang w:val="en-GB"/>
        </w:rPr>
        <w:t>2</w:t>
      </w:r>
      <w:r w:rsidRPr="001E7A27">
        <w:rPr>
          <w:noProof/>
          <w:lang w:val="en-GB"/>
        </w:rPr>
        <w:t>O production is highly sensitive to local environmental conditions such as temperature, oxygen concentrations, pH and the concentrations of ammonium and nitrate, among</w:t>
      </w:r>
      <w:del w:id="2355" w:author="Soapbox" w:date="2021-07-17T08:42:00Z">
        <w:r w:rsidRPr="001E7A27" w:rsidDel="0028224F">
          <w:rPr>
            <w:noProof/>
            <w:lang w:val="en-GB"/>
          </w:rPr>
          <w:delText>st</w:delText>
        </w:r>
      </w:del>
      <w:r w:rsidRPr="001E7A27">
        <w:rPr>
          <w:noProof/>
          <w:lang w:val="en-GB"/>
        </w:rPr>
        <w:t xml:space="preserve"> others, causing strong variability of N</w:t>
      </w:r>
      <w:r w:rsidRPr="001E7A27">
        <w:rPr>
          <w:noProof/>
          <w:vertAlign w:val="subscript"/>
          <w:lang w:val="en-GB"/>
        </w:rPr>
        <w:t>2</w:t>
      </w:r>
      <w:r w:rsidRPr="001E7A27">
        <w:rPr>
          <w:noProof/>
          <w:lang w:val="en-GB"/>
        </w:rPr>
        <w:t>O emissions in time and space</w:t>
      </w:r>
      <w:ins w:id="2356" w:author="Soapbox" w:date="2021-07-17T08:42:00Z">
        <w:r w:rsidR="0028224F" w:rsidRPr="001E7A27">
          <w:rPr>
            <w:noProof/>
            <w:lang w:val="en-GB"/>
          </w:rPr>
          <w:t>,</w:t>
        </w:r>
      </w:ins>
      <w:r w:rsidRPr="001E7A27">
        <w:rPr>
          <w:noProof/>
          <w:lang w:val="en-GB"/>
        </w:rPr>
        <w:t xml:space="preserve"> even at small scales. Changes in the atmospheric abundance of N</w:t>
      </w:r>
      <w:r w:rsidRPr="001E7A27">
        <w:rPr>
          <w:noProof/>
          <w:vertAlign w:val="subscript"/>
          <w:lang w:val="en-GB"/>
        </w:rPr>
        <w:t>2</w:t>
      </w:r>
      <w:r w:rsidRPr="001E7A27">
        <w:rPr>
          <w:noProof/>
          <w:lang w:val="en-GB"/>
        </w:rPr>
        <w:t>O result largely from the balance of the net N</w:t>
      </w:r>
      <w:r w:rsidRPr="001E7A27">
        <w:rPr>
          <w:noProof/>
          <w:vertAlign w:val="subscript"/>
          <w:lang w:val="en-GB"/>
        </w:rPr>
        <w:t>2</w:t>
      </w:r>
      <w:r w:rsidRPr="001E7A27">
        <w:rPr>
          <w:noProof/>
          <w:lang w:val="en-GB"/>
        </w:rPr>
        <w:t>O sources on land and ocean, and the photochemical destruction of N</w:t>
      </w:r>
      <w:r w:rsidRPr="001E7A27">
        <w:rPr>
          <w:noProof/>
          <w:vertAlign w:val="subscript"/>
          <w:lang w:val="en-GB"/>
        </w:rPr>
        <w:t>2</w:t>
      </w:r>
      <w:r w:rsidRPr="001E7A27">
        <w:rPr>
          <w:noProof/>
          <w:lang w:val="en-GB"/>
        </w:rPr>
        <w:t xml:space="preserve">O in the stratosphere. </w:t>
      </w:r>
    </w:p>
    <w:p w14:paraId="288878C7" w14:textId="77777777" w:rsidR="00967A55" w:rsidRPr="001E7A27" w:rsidRDefault="00967A55" w:rsidP="005C7F25">
      <w:pPr>
        <w:pStyle w:val="AR6BodyText"/>
        <w:rPr>
          <w:noProof/>
          <w:lang w:val="en-GB"/>
        </w:rPr>
      </w:pPr>
    </w:p>
    <w:p w14:paraId="168E30E1" w14:textId="3612B2C4" w:rsidR="00967A55" w:rsidRPr="001E7A27" w:rsidRDefault="00967A55" w:rsidP="005C7F25">
      <w:pPr>
        <w:pStyle w:val="AR6BodyText"/>
        <w:rPr>
          <w:noProof/>
          <w:lang w:val="en-GB"/>
        </w:rPr>
      </w:pPr>
      <w:r w:rsidRPr="001E7A27">
        <w:rPr>
          <w:noProof/>
          <w:lang w:val="en-GB"/>
        </w:rPr>
        <w:t>Since AR5</w:t>
      </w:r>
      <w:r w:rsidR="00F006DE" w:rsidRPr="001E7A27">
        <w:rPr>
          <w:noProof/>
          <w:lang w:val="en-GB"/>
        </w:rPr>
        <w:t xml:space="preserve"> (WGI, </w:t>
      </w:r>
      <w:ins w:id="2357" w:author="Ian Blenkinsop" w:date="2021-07-28T13:35:00Z">
        <w:r w:rsidR="00CA0FD0" w:rsidRPr="001E7A27">
          <w:rPr>
            <w:noProof/>
            <w:lang w:val="en-GB"/>
          </w:rPr>
          <w:t xml:space="preserve">Section </w:t>
        </w:r>
      </w:ins>
      <w:r w:rsidR="00F006DE" w:rsidRPr="001E7A27">
        <w:rPr>
          <w:noProof/>
          <w:lang w:val="en-GB"/>
        </w:rPr>
        <w:t>6.4.3)</w:t>
      </w:r>
      <w:r w:rsidRPr="001E7A27">
        <w:rPr>
          <w:noProof/>
          <w:lang w:val="en-GB"/>
        </w:rPr>
        <w:t>, improved understanding of N</w:t>
      </w:r>
      <w:r w:rsidRPr="001E7A27">
        <w:rPr>
          <w:noProof/>
          <w:vertAlign w:val="subscript"/>
          <w:lang w:val="en-GB"/>
        </w:rPr>
        <w:t>2</w:t>
      </w:r>
      <w:r w:rsidRPr="001E7A27">
        <w:rPr>
          <w:noProof/>
          <w:lang w:val="en-GB"/>
        </w:rPr>
        <w:t>O sources allows for a more comprehensive assessement of the global N</w:t>
      </w:r>
      <w:r w:rsidRPr="001E7A27">
        <w:rPr>
          <w:noProof/>
          <w:vertAlign w:val="subscript"/>
          <w:lang w:val="en-GB"/>
        </w:rPr>
        <w:t>2</w:t>
      </w:r>
      <w:r w:rsidRPr="001E7A27">
        <w:rPr>
          <w:noProof/>
          <w:lang w:val="en-GB"/>
        </w:rPr>
        <w:t xml:space="preserve">O budget (Table 5.3). This progress is based on extended atmospheric observations </w:t>
      </w:r>
      <w:r w:rsidRPr="001E7A27">
        <w:rPr>
          <w:lang w:val="en-GB"/>
        </w:rPr>
        <w:fldChar w:fldCharType="begin" w:fldLock="1"/>
      </w:r>
      <w:r w:rsidR="00747167" w:rsidRPr="001E7A27">
        <w:rPr>
          <w:lang w:val="en-GB"/>
        </w:rPr>
        <w:instrText>ADDIN CSL_CITATION { "citationItems" : [ { "id" : "ITEM-1", "itemData" : { "URL" : "https://www.esrl.noaa.gov/gmd/hats/combined/N2O.html", "accessed" : { "date-parts" : [ [ "2019", "1", "24" ] ] }, "author" : [ { "dropping-particle" : "", "family" : "Elkins", "given" : "James.W.", "non-dropping-particle" : "", "parse-names" : false, "suffix" : "" }, { "dropping-particle" : "", "family" : "Dlugokencky", "given" : "Ed", "non-dropping-particle" : "", "parse-names" : false, "suffix" : "" }, { "dropping-particle" : "", "family" : "Hall", "given" : "Bradley", "non-dropping-particle" : "", "parse-names" : false, "suffix" : "" }, { "dropping-particle" : "", "family" : "Dutton", "given" : "Geoff", "non-dropping-particle" : "", "parse-names" : false, "suffix" : "" }, { "dropping-particle" : "", "family" : "Nance", "given" : "David", "non-dropping-particle" : "", "parse-names" : false, "suffix" : "" }, { "dropping-particle" : "", "family" : "Mondeel", "given" : "Debra.J.", "non-dropping-particle" : "", "parse-names" : false, "suffix" : "" } ], "id" : "ITEM-1", "issued" : { "date-parts" : [ [ "2018" ] ] }, "publisher" : "National Oceanic and Atmospheric Administration, Earth System Research Laboratory (NOAA/ESRL)", "title" : "Combined Nitrous Oxide data from the NOAA/ESRL Global Monitoring Division", "translator" : [ { "dropping-particle" : "", "family" : "L4839", "given" : "Rt17", "non-dropping-particle" : "", "parse-names" : false, "suffix" : "" } ], "type" : "webpage" }, "uris" : [ "http://www.mendeley.com/documents/?uuid=d5318cba-32b5-4200-809a-02bf83c6f6cf" ] }, { "id" : "ITEM-2", "itemData" : { "DOI" : "10.5194/essd-10-985-2018", "ISSN" : "1866-3516",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"Zo\u00eb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"M\u00fchle",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"ITEM-2", "issue" : "2", "issued" : { "date-parts" : [ [ "2018", "6", "6" ] ] }, "page" : "985-1018", "title" : "History of chemically and radiatively important atmospheric gases from the Advanced Global Atmospheric Gases Experiment (AGAGE)", "translator" : [ { "dropping-particle" : "", "family" : "L5278", "given" : "", "non-dropping-particle" : "", "parse-names" : false, "suffix" : "" } ], "type" : "article-journal", "volume" : "10" }, "uris" : [ "http://www.mendeley.com/documents/?uuid=a5d156e9-f0a9-4bf9-b5f1-ddd848573dc0" ] }, { "id" : "ITEM-3", "itemData" : { "author" : [ { "dropping-particle" : "", "family" : "Francey", "given" : "R. J.", "non-dropping-particle" : "", "parse-names" : false, "suffix" : "" }, { "dropping-particle" : "", "family" : "Steele", "given" : "L. P.", "non-dropping-particle" : "", "parse-names" : false, "suffix" : "" }, { "dropping-particle" : "", "family" : "Spencer", "given" : "D. A.", "non-dropping-particle" : "", "parse-names" : false, "suffix" : "" }, { "dropping-particle" : "", "family" : "Langenfelds", "given" : "R. L.", "non-dropping-particle" : "", "parse-names" : false, "suffix" : "" }, { "dropping-particle" : "", "family" : "Law", "given" : "R. M.", "non-dropping-particle" : "", "parse-names" : false, "suffix" : "" }, { "dropping-particle" : "", "family" : "Krummel", "given" : "P. B.", "non-dropping-particle" : "", "parse-names" : false, "suffix" : "" }, { "dropping-particle" : "", "family" : "Fraser", "given" : "P. J.", "non-dropping-particle" : "", "parse-names" : false, "suffix" : "" }, { "dropping-particle" : "", "family" : "Etheridge", "given" : "D. M.", "non-dropping-particle" : "", "parse-names" : false, "suffix" : "" }, { "dropping-particle" : "", "family" : "Derek", "given" : "N.", "non-dropping-particle" : "", "parse-names" : false, "suffix" : "" }, { "dropping-particle" : "", "family" : "Coram", "given" : "S. A.", "non-dropping-particle" : "", "parse-names" : false, "suffix" : "" }, { "dropping-particle" : "", "family" : "Cooper", "given" : "L. N.", "non-dropping-particle" : "", "parse-names" : false, "suffix" : "" }, { "dropping-particle" : "", "family" : "Allison", "given" : "C. E.", "non-dropping-particle" : "", "parse-names" : false, "suffix" : "" }, { "dropping-particle" : "", "family" : "Porter", "given" : "L.", "non-dropping-particle" : "", "parse-names" : false, "suffix" : "" }, { "dropping-particle" : "", "family" : "Baly", "given" : "S.", "non-dropping-particle" : "", "parse-names" : false, "suffix" : "" } ], "collection-title" : "WMO TD No. 1138", "editor" : [ { "dropping-particle" : "", "family" : "Toru", "given" : "Sasaki", "non-dropping-particle" : "", "parse-names" : false, "suffix" : "" }, { "dropping-particle" : "", "family" : "Kazuto", "given" : "Suda", "non-dropping-particle" : "", "parse-names" : false, "suffix" : "" } ], "id" : "ITEM-3", "issued" : { "date-parts" : [ [ "2003" ] ] }, "page" : "97-111", "publisher" : "World Meteorological Organization (WMO)", "publisher-place" : "Geneva, Switzerland", "title" : "The CSIRO (Australia) measurement of greenhouse gases in the global atmosphere", "translator" : [ { "dropping-particle" : "", "family" : "L6916", "given" : "Rt6", "non-dropping-particle" : "", "parse-names" : false, "suffix" : "" } ], "type" : "chapter" }, "uris" : [ "http://www.mendeley.com/documents/?uuid=7677facd-14a7-4f39-9709-df652148737e" ] } ], "mendeley" : { "formattedCitation" : "(Francey et al., 2003; Elkins et al., 2018; Prinn et al., 2018)", "plainTextFormattedCitation" : "(Francey et al., 2003; Elkins et al., 2018; Prinn et al., 2018)", "previouslyFormattedCitation" : "(Francey et al., 2003; Elkins et al., 2018; Prinn et al., 2018)" }, "properties" : { "noteIndex" : 0 }, "schema" : "https://github.com/citation-style-language/schema/raw/master/csl-citation.json" }</w:instrText>
      </w:r>
      <w:r w:rsidRPr="001E7A27">
        <w:rPr>
          <w:lang w:val="en-GB"/>
        </w:rPr>
        <w:fldChar w:fldCharType="separate"/>
      </w:r>
      <w:r w:rsidR="00025FA2" w:rsidRPr="001E7A27">
        <w:rPr>
          <w:noProof/>
          <w:lang w:val="en-GB"/>
        </w:rPr>
        <w:t>(Francey et al., 2003; Elkins et al., 2018; Prinn et al., 2018)</w:t>
      </w:r>
      <w:r w:rsidRPr="001E7A27">
        <w:rPr>
          <w:lang w:val="en-GB"/>
        </w:rPr>
        <w:fldChar w:fldCharType="end"/>
      </w:r>
      <w:r w:rsidRPr="001E7A27">
        <w:rPr>
          <w:noProof/>
          <w:lang w:val="en-GB"/>
        </w:rPr>
        <w:t>, improved atmospheric N</w:t>
      </w:r>
      <w:r w:rsidRPr="001E7A27">
        <w:rPr>
          <w:noProof/>
          <w:vertAlign w:val="subscript"/>
          <w:lang w:val="en-GB"/>
        </w:rPr>
        <w:t>2</w:t>
      </w:r>
      <w:r w:rsidRPr="001E7A27">
        <w:rPr>
          <w:noProof/>
          <w:lang w:val="en-GB"/>
        </w:rPr>
        <w:t xml:space="preserve">O inversions </w:t>
      </w:r>
      <w:r w:rsidRPr="001E7A27">
        <w:rPr>
          <w:lang w:val="en-GB" w:eastAsia="en-US"/>
        </w:rPr>
        <w:fldChar w:fldCharType="begin" w:fldLock="1"/>
      </w:r>
      <w:r w:rsidR="00747167" w:rsidRPr="001E7A27">
        <w:rPr>
          <w:lang w:val="en-GB" w:eastAsia="en-US"/>
        </w:rPr>
        <w:instrText>ADDIN CSL_CITATION { "citationItems" : [ { "id" : "ITEM-1",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"ITEM-1",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"id" : "ITEM-2", "itemData" : { "DOI" : "10.5194/acp-14-4617-2014", "ISBN" : "1680-7316", "ISSN" : "16807324", "abstract" : "We present a comprehensive estimate of nitrous oxide (N2O) emissions using observations and models from 1995 to 2008. High-frequency records of tropospheric N2O are available from measurements at Cape Grim, Tasmania; Cape Matatula, American Samoa; Ragged Point, Barbados; Mace Head, Ireland; and at Trinidad Head, California using the Advanced Global Atmospheric Gases Experiment (AGAGE) instrumentation and calibrations. The Global Monitoring Division of the National Oceanic and Atmospheric Administration/Earth System Research Laboratory (NOAA/ESRL) has also collected discrete air samples in flasks and in situ measurements from remote sites across the globe and analyzed them for a suite of species including N2O. In addition to these major networks, we include in situ and aircraft measurements from the National Institute of Environmental Studies (NIES) and flask measurements from the Tohoku University and Commonwealth Scientific and Industrial Research Organization (CSIRO) networks. All measurements show increasing atmospheric mole fractions of N2O, with a varying growth rate of 0.1-0.7% per year, resulting in a 7.4% increase in the background atmospheric mole fraction between 1979 and 2011. Using existing emission inventories as well as bottom-up process modeling results, we first create globally gridded a priori N2O emissions over the 37 years since 1975. We then use the three-dimensional chemical transport model, Model for Ozone and Related Chemical Tracers version 4 (MOZART v4), and a Bayesian inverse method to estimate global as well as regional annual emissions for five source sectors from 13 regions in the world. This is the first time that all of these measurements from multiple networks have been combined to determine emissions. Our inversion indicates that global and regional N2O emissions have an increasing trend between 1995 and 2008. Despite large uncertainties, a significant increase is seen from the Asian agricultural sector in recent years, most likely due to an increase in the use of nitrogenous fertilizers, as has been suggested by previous studies. Copyright \u00a9 2014 by ASME.", "author" : [ { "dropping-particle" : "", "family" : "Saikawa", "given" : "E.", "non-dropping-particle" : "", "parse-names" : false, "suffix" : "" }, { "dropping-particle" : "", "family" : "Prinn", "given" : "R. G.", "non-dropping-particle" : "", "parse-names" : false, "suffix" : "" }, { "dropping-particle" : "", "family" : "Dlugokencky", "given" : "E.", "non-dropping-particle" : "", "parse-names" : false, "suffix" : "" }, { "dropping-particle" : "", "family" : "Ishijima", "given" : "K.", "non-dropping-particle" : "", "parse-names" : false, "suffix" : "" }, { "dropping-particle" : "", "family" : "Dutton", "given" : "G. S.", "non-dropping-particle" : "", "parse-names" : false, "suffix" : "" }, { "dropping-particle" : "", "family" : "Hall", "given" : "B. D.", "non-dropping-particle" : "", "parse-names" : false, "suffix" : "" }, { "dropping-particle" : "", "family" : "Langenfelds", "given" : "R.", "non-dropping-particle" : "", "parse-names" : false, "suffix" : "" }, { "dropping-particle" : "", "family" : "Tohjima", "given" : "Y.", "non-dropping-particle" : "", "parse-names" : false, "suffix" : "" }, { "dropping-particle" : "", "family" : "Machida", "given" : "T.", "non-dropping-particle" : "", "parse-names" : false, "suffix" : "" }, { "dropping-particle" : "", "family" : "Manizza", "given" : "M.", "non-dropping-particle" : "", "parse-names" : false, "suffix" : "" }, { "dropping-particle" : "", "family" : "Rigby", "given" : "M.", "non-dropping-particle" : "", "parse-names" : false, "suffix" : "" }, { "dropping-particle" : "", "family" : "O'Doherty", "given" : "S.", "non-dropping-particle" : "", "parse-names" : false, "suffix" : "" }, { "dropping-particle" : "", "family" : "Patra", "given" : "P. K.", "non-dropping-particle" : "", "parse-names" : false, "suffix" : "" }, { "dropping-particle" : "", "family" : "Harth", "given" : "C. M.", "non-dropping-particle" : "", "parse-names" : false, "suffix" : "" }, { "dropping-particle" : "", "family" : "Weiss", "given" : "R. F.", "non-dropping-particle" : "", "parse-names" : false, "suffix" : "" }, { "dropping-particle" : "", "family" : "Krummel", "given" : "P. B.", "non-dropping-particle" : "", "parse-names" : false, "suffix" : "" }, { "dropping-particle" : "", "family" : "Schoot", "given" : "M.", "non-dropping-particle" : "Van Der", "parse-names" : false, "suffix" : "" }, { "dropping-particle" : "", "family" : "Fraser", "given" : "P. J.", "non-dropping-particle" : "", "parse-names" : false, "suffix" : "" }, { "dropping-particle" : "", "family" : "Steele", "given" : "L. P.", "non-dropping-particle" : "", "parse-names" : false, "suffix" : "" }, { "dropping-particle" : "", "family" : "Aoki", "given" : "S.", "non-dropping-particle" : "", "parse-names" : false, "suffix" : "" }, { "dropping-particle" : "", "family" : "Nakazawa", "given" : "T.", "non-dropping-particle" : "", "parse-names" : false, "suffix" : "" }, { "dropping-particle" : "", "family" : "Elkins", "given" : "J. W.", "non-dropping-particle" : "", "parse-names" : false, "suffix" : "" } ], "container-title" : "Atmospheric Chemistry and Physics", "id" : "ITEM-2", "issue" : "9", "issued" : { "date-parts" : [ [ "2014" ] ] }, "page" : "4617-4641", "title" : "Global and regional emissions estimates for N2O", "translator" : [ { "dropping-particle" : "", "family" : "L5271", "given" : "", "non-dropping-particle" : "", "parse-names" : false, "suffix" : "" } ], "type" : "article-journal", "volume" : "14" }, "uris" : [ "http://www.mendeley.com/documents/?uuid=d17aea50-3d40-47f6-a251-1c9d4bc0a910" ] } ], "mendeley" : { "formattedCitation" : "(Saikawa et al., 2014; Thompson et al., 2019)", "plainTextFormattedCitation" : "(Saikawa et al., 2014; Thompson et al., 2019)", "previouslyFormattedCitation" : "(Saikawa et al., 2014; Thompson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(Saikawa et al., 2014; Thompson et al., 2019)</w:t>
      </w:r>
      <w:r w:rsidRPr="001E7A27">
        <w:rPr>
          <w:lang w:val="en-GB" w:eastAsia="en-US"/>
        </w:rPr>
        <w:fldChar w:fldCharType="end"/>
      </w:r>
      <w:r w:rsidRPr="001E7A27">
        <w:rPr>
          <w:noProof/>
          <w:lang w:val="en-GB"/>
        </w:rPr>
        <w:t>, updated and expanded inventories of N</w:t>
      </w:r>
      <w:r w:rsidRPr="001E7A27">
        <w:rPr>
          <w:noProof/>
          <w:vertAlign w:val="subscript"/>
          <w:lang w:val="en-GB"/>
        </w:rPr>
        <w:t>2</w:t>
      </w:r>
      <w:r w:rsidRPr="001E7A27">
        <w:rPr>
          <w:noProof/>
          <w:lang w:val="en-GB"/>
        </w:rPr>
        <w:t xml:space="preserve">O sources </w:t>
      </w:r>
      <w:r w:rsidRPr="001E7A27">
        <w:rPr>
          <w:noProof/>
          <w:lang w:val="en-GB"/>
        </w:rPr>
        <w:fldChar w:fldCharType="begin" w:fldLock="1"/>
      </w:r>
      <w:r w:rsidR="00176897" w:rsidRPr="001E7A27">
        <w:rPr>
          <w:noProof/>
          <w:lang w:val="en-GB"/>
        </w:rPr>
        <w:instrText>ADDIN CSL_CITATION { "citationItems" : [ { "id" : "ITEM-1", "itemData" : { "DOI" : "10.5194/essd-11-959-2019", "ISBN" : "8484421589", "ISSN" : "1866-3516", "author" : [ { "dropping-particle" : "", "family" : "Janssens-Maenhout", "given" : "Greet", "non-dropping-particle" : "", "parse-names" : false, "suffix" : "" }, { "dropping-particle" : "", "family" : "Crippa", "given" : "Monica", "non-dropping-particle" : "", "parse-names" : false, "suffix" : "" }, { "dropping-particle" : "", "family" : "Guizzardi", "given" : "Diego", "non-dropping-particle" : "", "parse-names" : false, "suffix" : "" }, { "dropping-particle" : "", "family" : "Muntean", "given" : "Marilena", "non-dropping-particle" : "", "parse-names" : false, "suffix" : "" }, { "dropping-particle" : "", "family" : "Schaaf", "given" : "Edwin", "non-dropping-particle" : "", "parse-names" : false, "suffix" : "" }, { "dropping-particle" : "", "family" : "Dentener", "given" : "Frank", "non-dropping-particle" : "", "parse-names" : false, "suffix" : "" }, { "dropping-particle" : "", "family" : "Bergamaschi", "given" : "Peter", "non-dropping-particle" : "", "parse-names" : false, "suffix" : "" }, { "dropping-particle" : "", "family" : "Pagliari", "given" : "Valerio", "non-dropping-particle" : "", "parse-names" : false, "suffix" : "" }, { "dropping-particle" : "", "family" : "Olivier", "given" : "Jos G. J.", "non-dropping-particle" : "", "parse-names" : false, "suffix" : "" }, { "dropping-particle" : "", "family" : "Peters", "given" : "Jeroen A. H. W.", "non-dropping-particle" : "", "parse-names" : false, "suffix" : "" }, { "dropping-particle" : "", "family" : "Aardenne", "given" : "John A.", "non-dropping-particle" : "van", "parse-names" : false, "suffix" : "" }, { "dropping-particle" : "", "family" : "Monni", "given" : "Suvi", "non-dropping-particle" : "", "parse-names" : false, "suffix" : "" }, { "dropping-particle" : "", "family" : "Doering", "given" : "Ulrike", "non-dropping-particle" : "", "parse-names" : false, "suffix" : "" }, { "dropping-particle" : "", "family" : "Petrescu", "given" : "A. M. Roxana", "non-dropping-particle" : "", "parse-names" : false, "suffix" : "" }, { "dropping-particle" : "", "family" : "Solazzo", "given" : "Efisio", "non-dropping-particle" : "", "parse-names" : false, "suffix" : "" }, { "dropping-particle" : "", "family" : "Oreggioni", "given" : "Gabriel D.", "non-dropping-particle" : "", "parse-names" : false, "suffix" : "" } ], "container-title" : "Earth System Science Data", "id" : "ITEM-1", "issue" : "3", "issued" : { "date-parts" : [ [ "2019", "7", "8" ] ] }, "page" : "959-1002", "title" : "EDGAR v4.3.2 Global Atlas of the three major greenhouse gas emissions for the period 1970\u20132012", "translator" : [ { "dropping-particle" : "", "family" : "L5223", "given" : "", "non-dropping-particle" : "", "parse-names" : false, "suffix" : "" } ], "type" : "article-journal", "volume" : "11" }, "uris" : [ "http://www.mendeley.com/documents/?uuid=dad3d4d3-0d5b-4b37-9b9b-0c24a3bf64d4" ] }, { "id" : "ITEM-2", "itemData" : { "DOI" : "10.1088/1748-9326/aa9ec9", "ISSN" : "1748-9326", "abstract" : "We describe a consistent framework developed to quantify current and future anthropogenic emissions of nitrous oxide and the available technical abatement options by source sector for 172 regions globally. About 65% of the current emissions derive from agricultural soils, 8% from waste, and 4% from the chemical industry. Low-cost abatement options are available in industry, wastewater, and agriculture, where they are limited to large industrial farms. We estimate that by 2030, emissions can be reduced by about 6% \u00b12% applying abatement options at a cost lower than 10 \u20ac/t CO2-eq. The largest abatement potential at higher marginal costs is available from agricultural soils, employing precision fertilizer application technology as well as chemical treatment of fertilizers to suppress conversion processes in soil (nitrification inhibitors). At marginal costs of up to 100 \u20ac/t CO2-eq, about 18% \u00b16% of baseline emissions can be removed and when considering all available options, the global abatement potential increases to about 26% \u00b19%. Due to expected future increase in activities driving nitrous oxide emissions, the limited technical abatement potential available means that even at full implementation of reduction measures by 2030, global emissions can be at most stabilized at the pre-2010 level. In order to achieve deeper reductions in emissions, considerable technological development will be required as well as non-technical options like adjusting human diets towards moderate animal protein consumption.", "author" : [ { "dropping-particle" : "", "family" : "Winiwarter", "given" : "Wilfried", "non-dropping-particle" : "", "parse-names" : false, "suffix" : "" }, { "dropping-particle" : "", "family" : "H\u00f6glund-Isaksson", "given" : "Lena", "non-dropping-particle" : "", "parse-names" : false, "suffix" : "" }, { "dropping-particle" : "", "family" : "Klimont", "given" : "Zbigniew", "non-dropping-particle" : "", "parse-names" : false, "suffix" : "" }, { "dropping-particle" : "", "family" : "Sch\u00f6pp", "given" : "Wolfgang", "non-dropping-particle" : "", "parse-names" : false, "suffix" : "" }, { "dropping-particle" : "", "family" : "Amann", "given" : "Markus", "non-dropping-particle" : "", "parse-names" : false, "suffix" : "" } ], "container-title" : "Environmental Research Letters", "id" : "ITEM-2", "issue" : "1", "issued" : { "date-parts" : [ [ "2018", "1", "1" ] ] }, "page" : "014011", "publisher" : "IOP Publishing", "title" : "Technical opportunities to reduce global anthropogenic emissions of nitrous oxide", "translator" : [ { "dropping-particle" : "", "family" : "L4676", "given" : "", "non-dropping-particle" : "", "parse-names" : false, "suffix" : "" } ], "type" : "article-journal", "volume" : "13" }, "uris" : [ "http://www.mendeley.com/documents/?uuid=bf4aa519-c963-3359-a906-972b25026bb6" ] } ], "mendeley" : { "formattedCitation" : "(Winiwarter et al., 2018; Janssens-Maenhout et al., 2019)", "plainTextFormattedCitation" : "(Winiwarter et al., 2018; Janssens-Maenhout et al., 2019)", "previouslyFormattedCitation" : "(Winiwarter et al., 2018; Janssens-Maenhout et al., 2019)" }, "properties" : { "noteIndex" : 0 }, "schema" : "https://github.com/citation-style-language/schema/raw/master/csl-citation.json" }</w:instrText>
      </w:r>
      <w:r w:rsidRPr="001E7A27">
        <w:rPr>
          <w:noProof/>
          <w:lang w:val="en-GB"/>
        </w:rPr>
        <w:fldChar w:fldCharType="separate"/>
      </w:r>
      <w:r w:rsidR="00025FA2" w:rsidRPr="001E7A27">
        <w:rPr>
          <w:noProof/>
          <w:lang w:val="en-GB"/>
        </w:rPr>
        <w:t>(Winiwarter et al., 2018; Janssens-Maenhout et al., 2019)</w:t>
      </w:r>
      <w:r w:rsidRPr="001E7A27">
        <w:rPr>
          <w:noProof/>
          <w:lang w:val="en-GB"/>
        </w:rPr>
        <w:fldChar w:fldCharType="end"/>
      </w:r>
      <w:r w:rsidRPr="001E7A27">
        <w:rPr>
          <w:noProof/>
          <w:lang w:val="en-GB"/>
        </w:rPr>
        <w:t xml:space="preserve">, as well as improved bottom-up estimate of freshwater, ocean and terrestrial sources </w:t>
      </w:r>
      <w:r w:rsidRPr="001E7A27">
        <w:rPr>
          <w:lang w:val="en-GB" w:eastAsia="en-US"/>
        </w:rPr>
        <w:fldChar w:fldCharType="begin" w:fldLock="1"/>
      </w:r>
      <w:r w:rsidR="001B061E" w:rsidRPr="001E7A27">
        <w:rPr>
          <w:lang w:val="en-GB" w:eastAsia="en-US"/>
        </w:rPr>
        <w:instrText>ADDIN CSL_CITATION { "citationItems" : [ { "id" : "ITEM-1", "itemData" : { "DOI" : "10.5194/bg-15-2161-2018", "ISSN" : "1726-4189", "abstract" : "Abstract. We estimate the global ocean N2O flux to the atmosphere and its confidence interval using a statistical method based on model perturbation simulations and their fit to a database of \u0394pN2O (n = 6136). We evaluate two submodels of N2O production. The first submodel splits N2O production into oxic and hypoxic pathways following previous publications. The second submodel explicitly represents the redox transformations of N that lead to N2O production (nitrification and hypoxic denitrification) and N2O consumption (suboxic denitrification), and is presented here for the first time. We perturb both submodels by modifying the key parameters of the N2O cycling pathways (nitrification rates; NH4+ uptake; N2O yields under oxic, hypoxic and suboxic conditions) and determine a set of optimal model parameters by minimisation of a cost function against four databases of N cycle observations. Our estimate of the global oceanic N2O flux resulting from this cost function minimisation derived from observed and model \u0394pN2O concentrations is 2.4\u00b10.8 and 2.5\u00b10.8TgNyr\u22121 for the two N2O submodels. These estimates suggest that the currently available observational data of surface \u0394pN2O constrain the global N2O flux to a narrower range relative to the large range of results presented in the latest IPCC report.", "author" : [ { "dropping-particle" : "", "family" : "Buitenhuis", "given" : "Erik T", "non-dropping-particle" : "", "parse-names" : false, "suffix" : "" }, { "dropping-particle" : "", "family" : "Suntharalingam", "given" : "Parvadha", "non-dropping-particle" : "", "parse-names" : false, "suffix" : "" }, { "dropping-particle" : "", "family" : "Qu\u00e9r\u00e9", "given" : "Corinne", "non-dropping-particle" : "Le", "parse-names" : false, "suffix" : "" } ], "container-title" : "Biogeosciences", "id" : "ITEM-1", "issue" : "7", "issued" : { "date-parts" : [ [ "2018", "4", "13" ] ] }, "page" : "2161-2175", "title" : "Constraints on global oceanic emissions of N2O from observations and models", "translator" : [ { "dropping-particle" : "", "family" : "L4107", "given" : "", "non-dropping-particle" : "", "parse-names" : false, "suffix" : "" } ], "type" : "article-journal", "volume" : "15" }, "uris" : [ "http://www.mendeley.com/documents/?uuid=07fc72a9-8ee4-42bf-a2f3-efb13deb639b" ] }, { "id" : "ITEM-2",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"ITEM-2",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"ITEM-3",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"ITEM-3",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"id" : "ITEM-4",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"ITEM-4",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"id" : "ITEM-5", "itemData" : { "DOI" : "10.1029/2019GB006261", "ISSN" : "0886-6236", "author" : [ { "dropping-particle" : "", "family" : "Lauerwald", "given" : "R.", "non-dropping-particle" : "", "parse-names" : false, "suffix" : "" }, { "dropping-particle" : "", "family" : "Regnier", "given" : "P.", "non-dropping-particle" : "", "parse-names" : false, "suffix" : "" }, { "dropping-particle" : "", "family" : "Figueiredo", "given" : "V.", "non-dropping-particle" : "", "parse-names" : false, "suffix" : "" }, { "dropping-particle" : "", "family" : "Enrich\u2010Prast", "given" : "A.", "non-dropping-particle" : "", "parse-names" : false, "suffix" : "" }, { "dropping-particle" : "", "family" : "Bastviken", "given" : "D.", "non-dropping-particle" : "", "parse-names" : false, "suffix" : "" }, { "dropping-particle" : "", "family" : "Lehner", "given" : "B.", "non-dropping-particle" : "", "parse-names" : false, "suffix" : "" }, { "dropping-particle" : "", "family" : "Maavara", "given" : "T.", "non-dropping-particle" : "", "parse-names" : false, "suffix" : "" }, { "dropping-particle" : "", "family" : "Raymond", "given" : "P.", "non-dropping-particle" : "", "parse-names" : false, "suffix" : "" } ], "container-title" : "Global Biogeochemical Cycles", "id" : "ITEM-5", "issue" : "12", "issued" : { "date-parts" : [ [ "2019", "12", "6" ] ] }, "page" : "1564-1581", "title" : "Natural Lakes Are a Minor Global Source of N2O to the Atmosphere", "translator" : [ { "dropping-particle" : "", "family" : "L3144", "given" : "", "non-dropping-particle" : "", "parse-names" : false, "suffix" : "" } ], "type" : "article-journal", "volume" : "33" }, "uris" : [ "http://www.mendeley.com/documents/?uuid=886031c7-ce64-4251-ae25-94a7778bf143" ] }, { "id" : "ITEM-6", "itemData" : { "DOI" : "10.1111/gcb.14504", "ISSN" : "13541013", "author" : [ { "dropping-particle" : "", "family" : "Maavara", "given" : "Taylor", "non-dropping-particle" : "", "parse-names" : false, "suffix" : "" }, { "dropping-particle" : "", "family" : "Lauerwald", "given" : "Ronny", "non-dropping-particle" : "", "parse-names" : false, "suffix" : "" }, { "dropping-particle" : "", "family" : "Laruelle", "given" : "Goulven G.", "non-dropping-particle" : "", "parse-names" : false, "suffix" : "" }, { "dropping-particle" : "", "family" : "Akbarzadeh", "given" : "Zahra", "non-dropping-particle" : "", "parse-names" : false, "suffix" : "" }, { "dropping-particle" : "", "family" : "Bouskill", "given" : "Nicholas J.", "non-dropping-particle" : "", "parse-names" : false, "suffix" : "" }, { "dropping-particle" : "", "family" : "Cappellen", "given" : "Philippe", "non-dropping-particle" : "Van", "parse-names" : false, "suffix" : "" }, { "dropping-particle" : "", "family" : "Regnier", "given" : "Pierre", "non-dropping-particle" : "", "parse-names" : false, "suffix" : "" } ], "container-title" : "Global Change Biology", "id" : "ITEM-6", "issue" : "2", "issued" : { "date-parts" : [ [ "2019", "2" ] ] }, "page" : "473-488", "title" : "Nitrous oxide emissions from inland waters: Are IPCC estimates too high?", "translator" : [ { "dropping-particle" : "", "family" : "L4755", "given" : "", "non-dropping-particle" : "", "parse-names" : false, "suffix" : "" } ], "type" : "article-journal", "volume" : "25" }, "uris" : [ "http://www.mendeley.com/documents/?uuid=36706b24-bc41-4d42-89c8-1a04e6cf1c09" ] } ], "mendeley" : { "formattedCitation" : "(Martinez-Rey et al., 2015; Landolfi et al., 2017; Buitenhuis et al., 2018; Lauerwald et al., 2019; Maavara et al., 2019; Tian et al., 2019)", "plainTextFormattedCitation" : "(Martinez-Rey et al., 2015; Landolfi et al., 2017; Buitenhuis et al., 2018; Lauerwald et al., 2019; Maavara et al., 2019; Tian et al., 2019)", "previouslyFormattedCitation" : "(Martinez-Rey et al., 2015; Landolfi et al., 2017; Buitenhuis et al., 2018; Lauerwald et al., 2019; Maavara et al., 2019; Tian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(Martinez-Rey et al., 2015; Landolfi et al., 2017; Buitenhuis et al., 2018; Lauerwald et al., 2019; Maavara et al., 2019; Tian et al., 2019)</w:t>
      </w:r>
      <w:r w:rsidRPr="001E7A27">
        <w:rPr>
          <w:lang w:val="en-GB" w:eastAsia="en-US"/>
        </w:rPr>
        <w:fldChar w:fldCharType="end"/>
      </w:r>
      <w:r w:rsidRPr="001E7A27">
        <w:rPr>
          <w:noProof/>
          <w:lang w:val="en-GB"/>
        </w:rPr>
        <w:t>.</w:t>
      </w:r>
    </w:p>
    <w:p w14:paraId="67F5DF42" w14:textId="77777777" w:rsidR="00967A55" w:rsidRPr="001E7A27" w:rsidRDefault="00967A55" w:rsidP="005C7F25">
      <w:pPr>
        <w:pStyle w:val="AR6BodyText"/>
        <w:rPr>
          <w:noProof/>
          <w:lang w:val="en-GB"/>
        </w:rPr>
      </w:pPr>
    </w:p>
    <w:p w14:paraId="5E82D7AB" w14:textId="70C0AF6C" w:rsidR="00967A55" w:rsidRPr="001E7A27" w:rsidRDefault="00967A55" w:rsidP="005C7F25">
      <w:pPr>
        <w:pStyle w:val="AR6BodyText"/>
        <w:rPr>
          <w:lang w:val="en-GB"/>
        </w:rPr>
      </w:pPr>
      <w:r w:rsidRPr="001E7A27">
        <w:rPr>
          <w:noProof/>
          <w:lang w:val="en-GB"/>
        </w:rPr>
        <w:t>The human perturbation of the natural nitrogen cycle through the use of synthetic fertili</w:t>
      </w:r>
      <w:ins w:id="2358" w:author="Soapbox" w:date="2021-07-16T10:11:00Z">
        <w:r w:rsidR="00953844" w:rsidRPr="001E7A27">
          <w:rPr>
            <w:noProof/>
            <w:lang w:val="en-GB"/>
          </w:rPr>
          <w:t>z</w:t>
        </w:r>
      </w:ins>
      <w:del w:id="2359" w:author="Soapbox" w:date="2021-07-16T10:11:00Z">
        <w:r w:rsidRPr="001E7A27" w:rsidDel="00953844">
          <w:rPr>
            <w:noProof/>
            <w:lang w:val="en-GB"/>
          </w:rPr>
          <w:delText>s</w:delText>
        </w:r>
      </w:del>
      <w:r w:rsidRPr="001E7A27">
        <w:rPr>
          <w:noProof/>
          <w:lang w:val="en-GB"/>
        </w:rPr>
        <w:t xml:space="preserve">ers and manure, as well as </w:t>
      </w:r>
      <w:r w:rsidR="004B2A94" w:rsidRPr="001E7A27">
        <w:rPr>
          <w:noProof/>
          <w:lang w:val="en-GB"/>
        </w:rPr>
        <w:t>nitrogen</w:t>
      </w:r>
      <w:r w:rsidRPr="001E7A27">
        <w:rPr>
          <w:noProof/>
          <w:lang w:val="en-GB"/>
        </w:rPr>
        <w:t xml:space="preserve"> deposition resulting from land-based agriculture and fossil</w:t>
      </w:r>
      <w:ins w:id="2360" w:author="Soapbox" w:date="2021-07-20T04:36:00Z">
        <w:r w:rsidR="00B7063D" w:rsidRPr="001E7A27">
          <w:rPr>
            <w:noProof/>
            <w:lang w:val="en-GB"/>
          </w:rPr>
          <w:t xml:space="preserve"> </w:t>
        </w:r>
      </w:ins>
      <w:del w:id="2361" w:author="Soapbox" w:date="2021-07-17T08:43:00Z">
        <w:r w:rsidRPr="001E7A27" w:rsidDel="0028224F">
          <w:rPr>
            <w:noProof/>
            <w:lang w:val="en-GB"/>
          </w:rPr>
          <w:delText xml:space="preserve"> </w:delText>
        </w:r>
      </w:del>
      <w:r w:rsidRPr="001E7A27">
        <w:rPr>
          <w:noProof/>
          <w:lang w:val="en-GB"/>
        </w:rPr>
        <w:t>fuel burning has been the largest driver of the increase in atmospheric N</w:t>
      </w:r>
      <w:r w:rsidRPr="001E7A27">
        <w:rPr>
          <w:noProof/>
          <w:vertAlign w:val="subscript"/>
          <w:lang w:val="en-GB"/>
        </w:rPr>
        <w:t>2</w:t>
      </w:r>
      <w:r w:rsidRPr="001E7A27">
        <w:rPr>
          <w:noProof/>
          <w:lang w:val="en-GB"/>
        </w:rPr>
        <w:t xml:space="preserve">O of 31.0 ± 0.5 </w:t>
      </w:r>
      <w:del w:id="2362" w:author="Ian Blenkinsop" w:date="2021-07-28T13:36:00Z">
        <w:r w:rsidRPr="001E7A27" w:rsidDel="00CA0FD0">
          <w:rPr>
            <w:lang w:val="en-GB"/>
          </w:rPr>
          <w:delText>parts per billion</w:delText>
        </w:r>
        <w:r w:rsidRPr="001E7A27" w:rsidDel="00CA0FD0">
          <w:rPr>
            <w:noProof/>
            <w:lang w:val="en-GB"/>
          </w:rPr>
          <w:delText xml:space="preserve"> (</w:delText>
        </w:r>
      </w:del>
      <w:r w:rsidRPr="001E7A27">
        <w:rPr>
          <w:noProof/>
          <w:lang w:val="en-GB"/>
        </w:rPr>
        <w:t>ppb</w:t>
      </w:r>
      <w:del w:id="2363" w:author="Ian Blenkinsop" w:date="2021-07-28T13:36:00Z">
        <w:r w:rsidRPr="001E7A27" w:rsidDel="00CA0FD0">
          <w:rPr>
            <w:noProof/>
            <w:lang w:val="en-GB"/>
          </w:rPr>
          <w:delText>)</w:delText>
        </w:r>
      </w:del>
      <w:r w:rsidRPr="001E7A27">
        <w:rPr>
          <w:noProof/>
          <w:lang w:val="en-GB"/>
        </w:rPr>
        <w:t xml:space="preserve"> (10%) between 1980 and 2019 (</w:t>
      </w:r>
      <w:r w:rsidRPr="001E7A27">
        <w:rPr>
          <w:i/>
          <w:noProof/>
          <w:lang w:val="en-GB"/>
        </w:rPr>
        <w:t>robust evidence</w:t>
      </w:r>
      <w:r w:rsidRPr="001E7A27">
        <w:rPr>
          <w:iCs/>
          <w:noProof/>
          <w:lang w:val="en-GB"/>
          <w:rPrChange w:id="2364" w:author="Ian Blenkinsop" w:date="2021-07-28T13:36:00Z">
            <w:rPr>
              <w:i/>
              <w:noProof/>
              <w:lang w:val="en-GB"/>
            </w:rPr>
          </w:rPrChange>
        </w:rPr>
        <w:t>,</w:t>
      </w:r>
      <w:r w:rsidRPr="001E7A27">
        <w:rPr>
          <w:i/>
          <w:noProof/>
          <w:lang w:val="en-GB"/>
        </w:rPr>
        <w:t xml:space="preserve"> high agreement</w:t>
      </w:r>
      <w:r w:rsidRPr="001E7A27">
        <w:rPr>
          <w:noProof/>
          <w:lang w:val="en-GB"/>
        </w:rPr>
        <w:t xml:space="preserve">) </w:t>
      </w:r>
      <w:r w:rsidRPr="001E7A27">
        <w:rPr>
          <w:noProof/>
          <w:lang w:val="en-GB"/>
        </w:rPr>
        <w:fldChar w:fldCharType="begin" w:fldLock="1"/>
      </w:r>
      <w:r w:rsidR="00747167" w:rsidRPr="001E7A27">
        <w:rPr>
          <w:noProof/>
          <w:lang w:val="en-GB"/>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instrText>
      </w:r>
      <w:r w:rsidRPr="001E7A27">
        <w:rPr>
          <w:noProof/>
          <w:lang w:val="en-GB"/>
        </w:rPr>
        <w:fldChar w:fldCharType="separate"/>
      </w:r>
      <w:r w:rsidR="00025FA2" w:rsidRPr="001E7A27">
        <w:rPr>
          <w:noProof/>
          <w:lang w:val="en-GB"/>
        </w:rPr>
        <w:t>(Tian et al., 2020)</w:t>
      </w:r>
      <w:r w:rsidRPr="001E7A27">
        <w:rPr>
          <w:noProof/>
          <w:lang w:val="en-GB"/>
        </w:rPr>
        <w:fldChar w:fldCharType="end"/>
      </w:r>
      <w:r w:rsidRPr="001E7A27">
        <w:rPr>
          <w:noProof/>
          <w:lang w:val="en-GB"/>
        </w:rPr>
        <w:t xml:space="preserve">. </w:t>
      </w:r>
      <w:r w:rsidRPr="001E7A27">
        <w:rPr>
          <w:lang w:val="en-GB"/>
        </w:rPr>
        <w:t>The long atmospheric lifetime of N</w:t>
      </w:r>
      <w:r w:rsidRPr="001E7A27">
        <w:rPr>
          <w:vertAlign w:val="subscript"/>
          <w:lang w:val="en-GB"/>
        </w:rPr>
        <w:t>2</w:t>
      </w:r>
      <w:r w:rsidRPr="001E7A27">
        <w:rPr>
          <w:lang w:val="en-GB"/>
        </w:rPr>
        <w:t>O implies that it will take more than a century before atmospheric abundances stabili</w:t>
      </w:r>
      <w:ins w:id="2365" w:author="Soapbox" w:date="2021-07-17T06:27:00Z">
        <w:r w:rsidR="0089224C" w:rsidRPr="001E7A27">
          <w:rPr>
            <w:lang w:val="en-GB"/>
          </w:rPr>
          <w:t>z</w:t>
        </w:r>
      </w:ins>
      <w:del w:id="2366" w:author="Soapbox" w:date="2021-07-17T06:27:00Z">
        <w:r w:rsidRPr="001E7A27" w:rsidDel="0089224C">
          <w:rPr>
            <w:lang w:val="en-GB"/>
          </w:rPr>
          <w:delText>s</w:delText>
        </w:r>
      </w:del>
      <w:r w:rsidRPr="001E7A27">
        <w:rPr>
          <w:lang w:val="en-GB"/>
        </w:rPr>
        <w:t>e after the stabili</w:t>
      </w:r>
      <w:ins w:id="2367" w:author="Soapbox" w:date="2021-07-17T06:27:00Z">
        <w:r w:rsidR="0089224C" w:rsidRPr="001E7A27">
          <w:rPr>
            <w:lang w:val="en-GB"/>
          </w:rPr>
          <w:t>z</w:t>
        </w:r>
      </w:ins>
      <w:del w:id="2368" w:author="Soapbox" w:date="2021-07-17T06:27:00Z">
        <w:r w:rsidRPr="001E7A27" w:rsidDel="0089224C">
          <w:rPr>
            <w:lang w:val="en-GB"/>
          </w:rPr>
          <w:delText>s</w:delText>
        </w:r>
      </w:del>
      <w:r w:rsidRPr="001E7A27">
        <w:rPr>
          <w:lang w:val="en-GB"/>
        </w:rPr>
        <w:t xml:space="preserve">ation of global emissions. </w:t>
      </w:r>
      <w:r w:rsidRPr="001E7A27">
        <w:rPr>
          <w:noProof/>
          <w:lang w:val="en-GB"/>
        </w:rPr>
        <w:t>The rise of atmospheric N</w:t>
      </w:r>
      <w:r w:rsidRPr="001E7A27">
        <w:rPr>
          <w:noProof/>
          <w:vertAlign w:val="subscript"/>
          <w:lang w:val="en-GB"/>
        </w:rPr>
        <w:t>2</w:t>
      </w:r>
      <w:r w:rsidRPr="001E7A27">
        <w:rPr>
          <w:noProof/>
          <w:lang w:val="en-GB"/>
        </w:rPr>
        <w:t xml:space="preserve">O </w:t>
      </w:r>
      <w:r w:rsidRPr="001E7A27">
        <w:rPr>
          <w:lang w:val="en-GB"/>
        </w:rPr>
        <w:t>is of concern, not only because of its contribution to the anthropogenic radiative forcing (</w:t>
      </w:r>
      <w:del w:id="2369" w:author="Ian Blenkinsop" w:date="2021-07-28T13:36:00Z">
        <w:r w:rsidRPr="001E7A27" w:rsidDel="00CA0FD0">
          <w:rPr>
            <w:lang w:val="en-GB"/>
          </w:rPr>
          <w:delText xml:space="preserve">see </w:delText>
        </w:r>
      </w:del>
      <w:r w:rsidRPr="001E7A27">
        <w:rPr>
          <w:lang w:val="en-GB"/>
        </w:rPr>
        <w:t>Chapter 7)</w:t>
      </w:r>
      <w:del w:id="2370" w:author="Tom Maycock" w:date="2021-09-08T16:43:00Z">
        <w:r w:rsidRPr="001E7A27" w:rsidDel="00586EBA">
          <w:rPr>
            <w:lang w:val="en-GB"/>
          </w:rPr>
          <w:delText>,</w:delText>
        </w:r>
      </w:del>
      <w:r w:rsidRPr="001E7A27">
        <w:rPr>
          <w:lang w:val="en-GB"/>
        </w:rPr>
        <w:t xml:space="preserve"> but also because of the importance of N</w:t>
      </w:r>
      <w:r w:rsidRPr="001E7A27">
        <w:rPr>
          <w:vertAlign w:val="subscript"/>
          <w:lang w:val="en-GB"/>
        </w:rPr>
        <w:t>2</w:t>
      </w:r>
      <w:r w:rsidRPr="001E7A27">
        <w:rPr>
          <w:lang w:val="en-GB"/>
        </w:rPr>
        <w:t xml:space="preserve">O in stratospheric ozone loss </w:t>
      </w:r>
      <w:commentRangeStart w:id="2371"/>
      <w:r w:rsidRPr="001E7A27">
        <w:rPr>
          <w:lang w:val="en-GB"/>
        </w:rPr>
        <w:fldChar w:fldCharType="begin" w:fldLock="1"/>
      </w:r>
      <w:ins w:id="2372" w:author="Robin Matthews" w:date="2021-06-17T16:46:00Z">
        <w:r w:rsidR="008858CF" w:rsidRPr="001E7A27">
          <w:rPr>
            <w:lang w:val="en-GB"/>
          </w:rPr>
          <w:instrText>ADDIN CSL_CITATION { "citationItems" : [ { "id" : "ITEM-1", "itemData" : { "DOI" : "10.1126/science.1176985", "ISSN" : "0036-8075", "author" : [ { "dropping-particle" : "", "family" : "Ravishankara", "given" : "A. R.", "non-dropping-particle" : "", "parse-names" : false, "suffix" : "" }, { "dropping-particle" : "", "family" : "Daniel", "given" : "J. S.", "non-dropping-particle" : "", "parse-names" : false, "suffix" : "" }, { "dropping-particle" : "", "family" : "Portmann", "given" : "R. W.", "non-dropping-particle" : "", "parse-names" : false, "suffix" : "" } ], "container-title" : "Science", "id" : "ITEM-1", "issue" : "5949", "issued" : { "date-parts" : [ [ "2009", "10", "2" ] ] }, "page" : "123-125", "title" : "Nitrous Oxide (N2O): The Dominant Ozone-Depleting Substance Emitted in the 21st Century", "translator" : [ { "dropping-particle" : "", "family" : "L4710", "given" : "", "non-dropping-particle" : "", "parse-names" : false, "suffix" : "" } ], "type" : "article-journal", "volume" : "326" }, "uris" : [ "http://www.mendeley.com/documents/?uuid=1974f0d9-cb2d-4477-b770-18fd9438ab65" ] }, { "id" : "ITEM-2", "itemData" : { "DOI" : "10.5194/acp-11-8515-2011", "ISBN" : "1680-7316", "ISSN" : "1680-7324", "PMID" : "11166646", "abstract" : "Abstract. The long-term stratospheric impacts due to emissions of CO2, CH4, N2O, and ozone depleting substances (ODSs) are investigated using an updated version of the Goddard two-dimensional (2-D) model. Perturbation simulations with the ODSs, CO2, CH4, and N2O varied individually are performed to isolate the relative roles of these gases in driving stratospheric changes over the 1850\u20132100 time period. We also show comparisons with observations and the Goddard Earth Observing System chemistry-climate model simulations for the time period 1960\u20132100 to illustrate that the 2-D model captures the basic processes responsible for long-term stratospheric change. The ODSs, CO2, CH4, and N2O impact ozone via several mechanisms. ODS and N2O loading decrease stratospheric ozone via the increases in atmospheric halogen and odd nitrogen species, respectively. CO2 loading impacts ozone by: (1) cooling the stratosphere which increases ozone via the reduction in the ozone chemical loss rates, and (2) accelerating the Brewer-Dobson circulation (BDC) which redistributes ozone in the lower stratosphere. The net result of CO2 loading is an increase in global ozone in the total column and upper stratosphere. CH4 loading impacts ozone by: (1) increasing atmospheric H2O and the odd hydrogen species which decreases ozone via the enhanced HOx-ozone loss rates; (2) increasing the H2O cooling of the middle atmosphere which reduces the ozone chemical loss rates, partially offsetting the enhanced HOx-ozone loss; (3) converting active to reservoir chlorine via the reaction CH4+Cl\u2192HCl+CH3 which leads to more ozone; and (4) increasing the NOx-ozone production in the troposphere. The net result of CH4 loading is an ozone decrease above 40\u201345 km, and an increase below 40\u201345 km and in the total column. The 2-D simulations indicate that prior to 1940, the ozone increases due to CO2 and CH4 loading outpace the ozone losses due to increasing N2O and carbon tetrachloride (CCl4) emissions, so that total column and upper stratospheric global ozone reach broad maxima during the 1920s\u20131930s. This precedes the significant ozone depletion during ~1960\u20132050 driven by the ODS loading. During the latter half of the 21st century as ODS emissions diminish, CO2, N2O, and CH4 loading will all have significant impacts on global total ozone based on the Intergovernmental Panel on Climate Change (IPCC) A1B (medium) scenario, with CO2 having the largest individual effect. Sensitivity tests illustrate that d\u2026", "author" : [ { "dropping-particle" : "", "family" : "Fleming", "given" : "E. L.", "non-dropping-particle" : "", "parse-names" : false, "suffix" : "" }, { "dropping-particle" : "", "family" : "Jackman", "given" : "C. H.", "non-dropping-particle" : "", "parse-names" : false, "suffix" : "" }, { "dropping-particle" : "", "family" : "Stolarski", "given" : "R. S.", "non-dropping-particle" : "", "parse-names" : false, "suffix" : "" }, { "dropping-particle" : "", "family" : "Douglass", "given" : "A. R.", "non-dropping-particle" : "", "parse-names" : false, "suffix" : "" } ], "container-title" : "Atmospheric Chemistry and Physics", "id" : "ITEM-2", "issue" : "16", "issued" : { "date-parts" : [ [ "2011", "8", "22" ] ] }, "page" : "8515-8541", "title" : "A model study of the impact of source gas changes on the stratosphere for 1850\u20132100", "translator" : [ { "dropping-particle" : "", "family" : "L4711", "given" : "", "non-dropping-particle" : "", "parse-names" : false, "suffix" : "" } ], "type" : "article-journal", "volume" : "11" }, "uris" : [ "http://www.mendeley.com/documents/?uuid=f8a95704-0c37-4b12-a8b1-0c5887077ec9" ] }, { "id" : "ITEM-3", "itemData" : { "DOI" : "10.5194/acp-14-12967-2014", "ISSN" : "1680-7324", "abstract" : "Abstract. We have investigated the impact of the assumed nitrous oxide (N2O) increases on stratospheric chemistry and dynamics using a series of idealized simulations with a coupled chemistry-climate model (CCM). In a future cooler stratosphere the net yield of NOy from N2O is shown to decrease in a reference run following the IPCC A1B scenario, but NOy can still be significantly increased by extra increases of N2O over 2001\u20132050. Over the last decade of simulations, 50% increases in N2O result in a maximal 6% reduction in ozone mixing ratios in the middle stratosphere at around 10 hPa and an average 2% decrease in the total ozone column (TCO) compared with the control run. This enhanced destruction could cause an ozone decline in the first half of this century in the middle stratosphere around 10 hPa, while global TCO still shows an increase at the same time. The results from a multiple linear regression analysis and sensitivity simulations with different forcings show that the chemical effect of N2O increases dominates the N2O-induced ozone depletion in the stratosphere, while the dynamical and radiative effects of N2O increases are overall insignificant. The analysis of the results reveals that the ozone depleting potential of N2O varies with the time period and is influenced by the environmental conditions. For example, carbon dioxide (CO2) increases can strongly offset the ozone depletion effect of N2O.", "author" : [ { "dropping-particle" : "", "family" : "Wang", "given" : "W.", "non-dropping-particle" : "", "parse-names" : false, "suffix" : "" }, { "dropping-particle" : "", "family" : "Tian", "given" : "W.", "non-dropping-particle" : "", "parse-names" : false, "suffix" : "" }, { "dropping-particle" : "", "family" : "Dhomse", "given" : "S.", "non-dropping-particle" : "", "parse-names" : false, "suffix" : "" }, { "dropping-particle" : "", "family" : "Xie", "given" : "F.", "non-dropping-particle" : "", "parse-names" : false, "suffix" : "" }, { "dropping-particle" : "", "family" : "Shu", "given" : "J.", "non-dropping-particle" : "", "parse-names" : false, "suffix" : "" }, { "dropping-particle" : "", "family" : "Austin", "given" : "J.", "non-dropping-particle" : "", "parse-names" : false, "suffix" : "" } ], "container-title" : "Atmospheric Chemistry and Physics", "id" : "ITEM-3", "issue" : "23", "issued" : { "date-parts" : [ [ "2014", "12", "8" ] ] }, "page" : "12967-12982", "title" : "Stratospheric ozone depletion from future nitrous oxide increases", "translator" : [ { "dropping-particle" : "", "family" : "L6917", "given" : "", "non-dropping-particle" : "", "parse-names" : false, "suffix" : "" } ], "type" : "article-journal", "volume" : "14" }, "uris" : [ "http://www.mendeley.com/documents/?uuid=e27e9cc3-f699-41a2-9b63-7b3c6efea79e" ] } ], "mendeley" : { "formattedCitation" : "(Ravishankara et al., 2009; Fleming et al., 2011; Wang et al., 2014a)", "manualFormatting" : "(Ravishankara et al., 2009; Fleming et al., 2011; W. Wang et al., 2014)", "plainTextFormattedCitation" : "(Ravishankara et al., 2009; Fleming et al., 2011; Wang et al., 2014a)", "previouslyFormattedCitation" : "(Ravishankara et al., 2009; Fleming et al., 2011; Wang et al., 2014a)" }, "properties" : { "noteIndex" : 0 }, "schema" : "https://github.com/citation-style-language/schema/raw/master/csl-citation.json" }</w:instrText>
        </w:r>
      </w:ins>
      <w:del w:id="2373" w:author="Robin Matthews" w:date="2021-06-17T16:46:00Z">
        <w:r w:rsidR="00747167" w:rsidRPr="001E7A27" w:rsidDel="008858CF">
          <w:rPr>
            <w:lang w:val="en-GB"/>
          </w:rPr>
          <w:delInstrText>ADDIN CSL_CITATION { "citationItems" : [ { "id" : "ITEM-1", "itemData" : { "DOI" : "10.1126/science.1176985", "ISSN" : "0036-8075", "author" : [ { "dropping-particle" : "", "family" : "Ravishankara", "given" : "A. R.", "non-dropping-particle" : "", "parse-names" : false, "suffix" : "" }, { "dropping-particle" : "", "family" : "Daniel", "given" : "J. S.", "non-dropping-particle" : "", "parse-names" : false, "suffix" : "" }, { "dropping-particle" : "", "family" : "Portmann", "given" : "R. W.", "non-dropping-particle" : "", "parse-names" : false, "suffix" : "" } ], "container-title" : "Science", "id" : "ITEM-1", "issue" : "5949", "issued" : { "date-parts" : [ [ "2009", "10", "2" ] ] }, "page" : "123-125", "title" : "Nitrous Oxide (N2O): The Dominant Ozone-Depleting Substance Emitted in the 21st Century", "translator" : [ { "dropping-particle" : "", "family" : "L4710", "given" : "", "non-dropping-particle" : "", "parse-names" : false, "suffix" : "" } ], "type" : "article-journal", "volume" : "326" }, "uris" : [ "http://www.mendeley.com/documents/?uuid=1974f0d9-cb2d-4477-b770-18fd9438ab65" ] }, { "id" : "ITEM-2", "itemData" : { "DOI" : "10.5194/acp-11-8515-2011", "ISBN" : "1680-7316", "ISSN" : "1680-7324", "PMID" : "11166646", "abstract" : "Abstract. The long-term stratospheric impacts due to emissions of CO2, CH4, N2O, and ozone depleting substances (ODSs) are investigated using an updated version of the Goddard two-dimensional (2-D) model. Perturbation simulations with the ODSs, CO2, CH4, and N2O varied individually are performed to isolate the relative roles of these gases in driving stratospheric changes over the 1850\u20132100 time period. We also show comparisons with observations and the Goddard Earth Observing System chemistry-climate model simulations for the time period 1960\u20132100 to illustrate that the 2-D model captures the basic processes responsible for long-term stratospheric change. The ODSs, CO2, CH4, and N2O impact ozone via several mechanisms. ODS and N2O loading decrease stratospheric ozone via the increases in atmospheric halogen and odd nitrogen species, respectively. CO2 loading impacts ozone by: (1) cooling the stratosphere which increases ozone via the reduction in the ozone chemical loss rates, and (2) accelerating the Brewer-Dobson circulation (BDC) which redistributes ozone in the lower stratosphere. The net result of CO2 loading is an increase in global ozone in the total column and upper stratosphere. CH4 loading impacts ozone by: (1) increasing atmospheric H2O and the odd hydrogen species which decreases ozone via the enhanced HOx-ozone loss rates; (2) increasing the H2O cooling of the middle atmosphere which reduces the ozone chemical loss rates, partially offsetting the enhanced HOx-ozone loss; (3) converting active to reservoir chlorine via the reaction CH4+Cl\u2192HCl+CH3 which leads to more ozone; and (4) increasing the NOx-ozone production in the troposphere. The net result of CH4 loading is an ozone decrease above 40\u201345 km, and an increase below 40\u201345 km and in the total column. The 2-D simulations indicate that prior to 1940, the ozone increases due to CO2 and CH4 loading outpace the ozone losses due to increasing N2O and carbon tetrachloride (CCl4) emissions, so that total column and upper stratospheric global ozone reach broad maxima during the 1920s\u20131930s. This precedes the significant ozone depletion during ~1960\u20132050 driven by the ODS loading. During the latter half of the 21st century as ODS emissions diminish, CO2, N2O, and CH4 loading will all have significant impacts on global total ozone based on the Intergovernmental Panel on Climate Change (IPCC) A1B (medium) scenario, with CO2 having the largest individual effect. Sensitivity tests illustrate that d\u2026", "author" : [ { "dropping-particle" : "", "family" : "Fleming", "given" : "E. L.", "non-dropping-particle" : "", "parse-names" : false, "suffix" : "" }, { "dropping-particle" : "", "family" : "Jackman", "given" : "C. H.", "non-dropping-particle" : "", "parse-names" : false, "suffix" : "" }, { "dropping-particle" : "", "family" : "Stolarski", "given" : "R. S.", "non-dropping-particle" : "", "parse-names" : false, "suffix" : "" }, { "dropping-particle" : "", "family" : "Douglass", "given" : "A. R.", "non-dropping-particle" : "", "parse-names" : false, "suffix" : "" } ], "container-title" : "Atmospheric Chemistry and Physics", "id" : "ITEM-2", "issue" : "16", "issued" : { "date-parts" : [ [ "2011", "8", "22" ] ] }, "page" : "8515-8541", "title" : "A model study of the impact of source gas changes on the stratosphere for 1850\u20132100", "translator" : [ { "dropping-particle" : "", "family" : "L4711", "given" : "", "non-dropping-particle" : "", "parse-names" : false, "suffix" : "" } ], "type" : "article-journal", "volume" : "11" }, "uris" : [ "http://www.mendeley.com/documents/?uuid=f8a95704-0c37-4b12-a8b1-0c5887077ec9" ] }, { "id" : "ITEM-3", "itemData" : { "DOI" : "10.5194/acp-14-12967-2014", "ISSN" : "1680-7324", "abstract" : "Abstract. We have investigated the impact of the assumed nitrous oxide (N2O) increases on stratospheric chemistry and dynamics using a series of idealized simulations with a coupled chemistry-climate model (CCM). In a future cooler stratosphere the net yield of NOy from N2O is shown to decrease in a reference run following the IPCC A1B scenario, but NOy can still be significantly increased by extra increases of N2O over 2001\u20132050. Over the last decade of simulations, 50% increases in N2O result in a maximal 6% reduction in ozone mixing ratios in the middle stratosphere at around 10 hPa and an average 2% decrease in the total ozone column (TCO) compared with the control run. This enhanced destruction could cause an ozone decline in the first half of this century in the middle stratosphere around 10 hPa, while global TCO still shows an increase at the same time. The results from a multiple linear regression analysis and sensitivity simulations with different forcings show that the chemical effect of N2O increases dominates the N2O-induced ozone depletion in the stratosphere, while the dynamical and radiative effects of N2O increases are overall insignificant. The analysis of the results reveals that the ozone depleting potential of N2O varies with the time period and is influenced by the environmental conditions. For example, carbon dioxide (CO2) increases can strongly offset the ozone depletion effect of N2O.", "author" : [ { "dropping-particle" : "", "family" : "Wang", "given" : "W.", "non-dropping-particle" : "", "parse-names" : false, "suffix" : "" }, { "dropping-particle" : "", "family" : "Tian", "given" : "W.", "non-dropping-particle" : "", "parse-names" : false, "suffix" : "" }, { "dropping-particle" : "", "family" : "Dhomse", "given" : "S.", "non-dropping-particle" : "", "parse-names" : false, "suffix" : "" }, { "dropping-particle" : "", "family" : "Xie", "given" : "F.", "non-dropping-particle" : "", "parse-names" : false, "suffix" : "" }, { "dropping-particle" : "", "family" : "Shu", "given" : "J.", "non-dropping-particle" : "", "parse-names" : false, "suffix" : "" }, { "dropping-particle" : "", "family" : "Austin", "given" : "J.", "non-dropping-particle" : "", "parse-names" : false, "suffix" : "" } ], "container-title" : "Atmospheric Chemistry and Physics", "id" : "ITEM-3", "issue" : "23", "issued" : { "date-parts" : [ [ "2014", "12", "8" ] ] }, "page" : "12967-12982", "title" : "Stratospheric ozone depletion from future nitrous oxide increases", "translator" : [ { "dropping-particle" : "", "family" : "L6917", "given" : "", "non-dropping-particle" : "", "parse-names" : false, "suffix" : "" } ], "type" : "article-journal", "volume" : "14" }, "uris" : [ "http://www.mendeley.com/documents/?uuid=e27e9cc3-f699-41a2-9b63-7b3c6efea79e" ] } ], "mendeley" : { "formattedCitation" : "(Ravishankara et al., 2009; Fleming et al., 2011; Wang et al., 2014a)", "plainTextFormattedCitation" : "(Ravishankara et al., 2009; Fleming et al., 2011; Wang et al., 2014a)", "previouslyFormattedCitation" : "(Ravishankara et al., 2009; Fleming et al., 2011; Wang et al., 2014a)" }, "properties" : { "noteIndex" : 0 }, "schema" : "https://github.com/citation-style-language/schema/raw/master/csl-citation.json" }</w:delInstrText>
        </w:r>
      </w:del>
      <w:r w:rsidRPr="001E7A27">
        <w:rPr>
          <w:lang w:val="en-GB"/>
        </w:rPr>
        <w:fldChar w:fldCharType="separate"/>
      </w:r>
      <w:r w:rsidR="00025FA2" w:rsidRPr="001E7A27">
        <w:rPr>
          <w:noProof/>
          <w:lang w:val="en-GB"/>
        </w:rPr>
        <w:t xml:space="preserve">(Ravishankara et al., 2009; Fleming et al., 2011; </w:t>
      </w:r>
      <w:ins w:id="2374" w:author="Robin Matthews" w:date="2021-06-17T16:46:00Z">
        <w:r w:rsidR="008858CF" w:rsidRPr="001E7A27">
          <w:rPr>
            <w:noProof/>
            <w:lang w:val="en-GB"/>
          </w:rPr>
          <w:t xml:space="preserve">W. </w:t>
        </w:r>
      </w:ins>
      <w:r w:rsidR="00025FA2" w:rsidRPr="001E7A27">
        <w:rPr>
          <w:noProof/>
          <w:lang w:val="en-GB"/>
        </w:rPr>
        <w:t>Wang et al., 2014</w:t>
      </w:r>
      <w:del w:id="2375" w:author="Robin Matthews" w:date="2021-06-17T16:46:00Z">
        <w:r w:rsidR="00025FA2" w:rsidRPr="001E7A27" w:rsidDel="008858CF">
          <w:rPr>
            <w:noProof/>
            <w:lang w:val="en-GB"/>
          </w:rPr>
          <w:delText>a</w:delText>
        </w:r>
      </w:del>
      <w:r w:rsidR="00025FA2" w:rsidRPr="001E7A27">
        <w:rPr>
          <w:noProof/>
          <w:lang w:val="en-GB"/>
        </w:rPr>
        <w:t>)</w:t>
      </w:r>
      <w:r w:rsidRPr="001E7A27">
        <w:rPr>
          <w:lang w:val="en-GB"/>
        </w:rPr>
        <w:fldChar w:fldCharType="end"/>
      </w:r>
      <w:commentRangeEnd w:id="2371"/>
      <w:r w:rsidR="00025FA2" w:rsidRPr="001E7A27">
        <w:rPr>
          <w:rStyle w:val="CommentReference"/>
          <w:lang w:val="en-GB"/>
        </w:rPr>
        <w:commentReference w:id="2371"/>
      </w:r>
      <w:r w:rsidRPr="001E7A27">
        <w:rPr>
          <w:lang w:val="en-GB"/>
        </w:rPr>
        <w:t>.</w:t>
      </w:r>
    </w:p>
    <w:p w14:paraId="65AB669F" w14:textId="77777777" w:rsidR="00967A55" w:rsidRPr="001E7A27" w:rsidRDefault="00967A55" w:rsidP="005C7F25">
      <w:pPr>
        <w:pStyle w:val="AR6BodyText"/>
        <w:rPr>
          <w:lang w:val="en-GB" w:eastAsia="en-US"/>
        </w:rPr>
      </w:pPr>
    </w:p>
    <w:p w14:paraId="5D1150DC" w14:textId="77777777" w:rsidR="002F5491" w:rsidRPr="001E7A27" w:rsidRDefault="002F5491" w:rsidP="005C7F25">
      <w:pPr>
        <w:pStyle w:val="AR6BodyText"/>
        <w:rPr>
          <w:lang w:val="en-GB" w:eastAsia="en-US"/>
        </w:rPr>
      </w:pPr>
    </w:p>
    <w:p w14:paraId="7B8CD586" w14:textId="77777777" w:rsidR="00967A55" w:rsidRPr="001E7A27" w:rsidRDefault="00967A55" w:rsidP="0098460A">
      <w:pPr>
        <w:pStyle w:val="AR6Chap5Level35111"/>
        <w:rPr>
          <w:lang w:val="en-GB"/>
        </w:rPr>
      </w:pPr>
      <w:bookmarkStart w:id="2376" w:name="_Toc33564256"/>
      <w:bookmarkStart w:id="2377" w:name="_Toc70535668"/>
      <w:r w:rsidRPr="001E7A27">
        <w:rPr>
          <w:lang w:val="en-GB"/>
        </w:rPr>
        <w:t>Atmosphere</w:t>
      </w:r>
      <w:bookmarkEnd w:id="2376"/>
      <w:bookmarkEnd w:id="2377"/>
    </w:p>
    <w:p w14:paraId="64E867DE" w14:textId="77777777" w:rsidR="00967A55" w:rsidRPr="001E7A27" w:rsidRDefault="00967A55" w:rsidP="005C7F25">
      <w:pPr>
        <w:pStyle w:val="AR6BodyText"/>
        <w:rPr>
          <w:lang w:val="en-GB"/>
        </w:rPr>
      </w:pPr>
    </w:p>
    <w:p w14:paraId="42E5A8F5" w14:textId="5C367194" w:rsidR="00967A55" w:rsidRPr="001E7A27" w:rsidRDefault="00967A55" w:rsidP="005C7F25">
      <w:pPr>
        <w:pStyle w:val="AR6BodyText"/>
        <w:rPr>
          <w:lang w:val="en-GB"/>
        </w:rPr>
      </w:pPr>
      <w:r w:rsidRPr="001E7A27">
        <w:rPr>
          <w:lang w:val="en-GB"/>
        </w:rPr>
        <w:t>The tropospheric abundance of N</w:t>
      </w:r>
      <w:r w:rsidRPr="001E7A27">
        <w:rPr>
          <w:vertAlign w:val="subscript"/>
          <w:lang w:val="en-GB"/>
        </w:rPr>
        <w:t>2</w:t>
      </w:r>
      <w:r w:rsidRPr="001E7A27">
        <w:rPr>
          <w:lang w:val="en-GB"/>
        </w:rPr>
        <w:t>O was 332.1 ± 0.4 ppb in 2019 (Figure 5.1</w:t>
      </w:r>
      <w:r w:rsidR="007C6078" w:rsidRPr="001E7A27">
        <w:rPr>
          <w:lang w:val="en-GB"/>
        </w:rPr>
        <w:t>5</w:t>
      </w:r>
      <w:r w:rsidRPr="001E7A27">
        <w:rPr>
          <w:lang w:val="en-GB"/>
        </w:rPr>
        <w:t xml:space="preserve">), which is 23% higher than </w:t>
      </w:r>
      <w:r w:rsidRPr="001E7A27">
        <w:rPr>
          <w:lang w:val="en-GB"/>
        </w:rPr>
        <w:lastRenderedPageBreak/>
        <w:t>pre-industrial levels of 270.1 ± 6.0 ppb (</w:t>
      </w:r>
      <w:r w:rsidRPr="001E7A27">
        <w:rPr>
          <w:i/>
          <w:lang w:val="en-GB"/>
        </w:rPr>
        <w:t>robust evidence, high agreement</w:t>
      </w:r>
      <w:r w:rsidRPr="001E7A27">
        <w:rPr>
          <w:lang w:val="en-GB"/>
        </w:rPr>
        <w:t xml:space="preserve">). Current estimates are based on atmospheric measurements with high accuracy and density </w:t>
      </w:r>
      <w:r w:rsidRPr="001E7A27">
        <w:rPr>
          <w:lang w:val="en-GB"/>
        </w:rPr>
        <w:fldChar w:fldCharType="begin" w:fldLock="1"/>
      </w:r>
      <w:r w:rsidR="00747167" w:rsidRPr="001E7A27">
        <w:rPr>
          <w:lang w:val="en-GB"/>
        </w:rPr>
        <w:instrText>ADDIN CSL_CITATION { "citationItems" : [ { "id" : "ITEM-1", "itemData" : { "URL" : "https://www.esrl.noaa.gov/gmd/hats/combined/N2O.html", "accessed" : { "date-parts" : [ [ "2019", "1", "24" ] ] }, "author" : [ { "dropping-particle" : "", "family" : "Elkins", "given" : "James.W.", "non-dropping-particle" : "", "parse-names" : false, "suffix" : "" }, { "dropping-particle" : "", "family" : "Dlugokencky", "given" : "Ed", "non-dropping-particle" : "", "parse-names" : false, "suffix" : "" }, { "dropping-particle" : "", "family" : "Hall", "given" : "Bradley", "non-dropping-particle" : "", "parse-names" : false, "suffix" : "" }, { "dropping-particle" : "", "family" : "Dutton", "given" : "Geoff", "non-dropping-particle" : "", "parse-names" : false, "suffix" : "" }, { "dropping-particle" : "", "family" : "Nance", "given" : "David", "non-dropping-particle" : "", "parse-names" : false, "suffix" : "" }, { "dropping-particle" : "", "family" : "Mondeel", "given" : "Debra.J.", "non-dropping-particle" : "", "parse-names" : false, "suffix" : "" } ], "id" : "ITEM-1", "issued" : { "date-parts" : [ [ "2018" ] ] }, "publisher" : "National Oceanic and Atmospheric Administration, Earth System Research Laboratory (NOAA/ESRL)", "title" : "Combined Nitrous Oxide data from the NOAA/ESRL Global Monitoring Division", "translator" : [ { "dropping-particle" : "", "family" : "L4839", "given" : "Rt17", "non-dropping-particle" : "", "parse-names" : false, "suffix" : "" } ], "type" : "webpage" }, "uris" : [ "http://www.mendeley.com/documents/?uuid=d5318cba-32b5-4200-809a-02bf83c6f6cf" ] }, { "id" : "ITEM-2", "itemData" : { "DOI" : "10.5194/essd-10-985-2018", "ISSN" : "1866-3516",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"Zo\u00eb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"M\u00fchle",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"ITEM-2", "issue" : "2", "issued" : { "date-parts" : [ [ "2018", "6", "6" ] ] }, "page" : "985-1018", "title" : "History of chemically and radiatively important atmospheric gases from the Advanced Global Atmospheric Gases Experiment (AGAGE)", "translator" : [ { "dropping-particle" : "", "family" : "L5278", "given" : "", "non-dropping-particle" : "", "parse-names" : false, "suffix" : "" } ], "type" : "article-journal", "volume" : "10" }, "uris" : [ "http://www.mendeley.com/documents/?uuid=a5d156e9-f0a9-4bf9-b5f1-ddd848573dc0" ] }, { "id" : "ITEM-3", "itemData" : { "author" : [ { "dropping-particle" : "", "family" : "Francey", "given" : "R. J.", "non-dropping-particle" : "", "parse-names" : false, "suffix" : "" }, { "dropping-particle" : "", "family" : "Steele", "given" : "L. P.", "non-dropping-particle" : "", "parse-names" : false, "suffix" : "" }, { "dropping-particle" : "", "family" : "Spencer", "given" : "D. A.", "non-dropping-particle" : "", "parse-names" : false, "suffix" : "" }, { "dropping-particle" : "", "family" : "Langenfelds", "given" : "R. L.", "non-dropping-particle" : "", "parse-names" : false, "suffix" : "" }, { "dropping-particle" : "", "family" : "Law", "given" : "R. M.", "non-dropping-particle" : "", "parse-names" : false, "suffix" : "" }, { "dropping-particle" : "", "family" : "Krummel", "given" : "P. B.", "non-dropping-particle" : "", "parse-names" : false, "suffix" : "" }, { "dropping-particle" : "", "family" : "Fraser", "given" : "P. J.", "non-dropping-particle" : "", "parse-names" : false, "suffix" : "" }, { "dropping-particle" : "", "family" : "Etheridge", "given" : "D. M.", "non-dropping-particle" : "", "parse-names" : false, "suffix" : "" }, { "dropping-particle" : "", "family" : "Derek", "given" : "N.", "non-dropping-particle" : "", "parse-names" : false, "suffix" : "" }, { "dropping-particle" : "", "family" : "Coram", "given" : "S. A.", "non-dropping-particle" : "", "parse-names" : false, "suffix" : "" }, { "dropping-particle" : "", "family" : "Cooper", "given" : "L. N.", "non-dropping-particle" : "", "parse-names" : false, "suffix" : "" }, { "dropping-particle" : "", "family" : "Allison", "given" : "C. E.", "non-dropping-particle" : "", "parse-names" : false, "suffix" : "" }, { "dropping-particle" : "", "family" : "Porter", "given" : "L.", "non-dropping-particle" : "", "parse-names" : false, "suffix" : "" }, { "dropping-particle" : "", "family" : "Baly", "given" : "S.", "non-dropping-particle" : "", "parse-names" : false, "suffix" : "" } ], "collection-title" : "WMO TD No. 1138", "editor" : [ { "dropping-particle" : "", "family" : "Toru", "given" : "Sasaki", "non-dropping-particle" : "", "parse-names" : false, "suffix" : "" }, { "dropping-particle" : "", "family" : "Kazuto", "given" : "Suda", "non-dropping-particle" : "", "parse-names" : false, "suffix" : "" } ], "id" : "ITEM-3", "issued" : { "date-parts" : [ [ "2003" ] ] }, "page" : "97-111", "publisher" : "World Meteorological Organization (WMO)", "publisher-place" : "Geneva, Switzerland", "title" : "The CSIRO (Australia) measurement of greenhouse gases in the global atmosphere", "translator" : [ { "dropping-particle" : "", "family" : "L6916", "given" : "Rt6", "non-dropping-particle" : "", "parse-names" : false, "suffix" : "" } ], "type" : "chapter" }, "uris" : [ "http://www.mendeley.com/documents/?uuid=7677facd-14a7-4f39-9709-df652148737e" ] } ], "mendeley" : { "formattedCitation" : "(Francey et al., 2003; Elkins et al., 2018; Prinn et al., 2018)", "plainTextFormattedCitation" : "(Francey et al., 2003; Elkins et al., 2018; Prinn et al., 2018)", "previouslyFormattedCitation" : "(Francey et al., 2003; Elkins et al., 2018; Prinn et al., 2018)" }, "properties" : { "noteIndex" : 0 }, "schema" : "https://github.com/citation-style-language/schema/raw/master/csl-citation.json" }</w:instrText>
      </w:r>
      <w:r w:rsidRPr="001E7A27">
        <w:rPr>
          <w:lang w:val="en-GB"/>
        </w:rPr>
        <w:fldChar w:fldCharType="separate"/>
      </w:r>
      <w:r w:rsidR="00025FA2" w:rsidRPr="001E7A27">
        <w:rPr>
          <w:noProof/>
          <w:lang w:val="en-GB"/>
        </w:rPr>
        <w:t>(Francey et al., 2003; Elkins et al., 2018; Prinn et al., 2018)</w:t>
      </w:r>
      <w:r w:rsidRPr="001E7A27">
        <w:rPr>
          <w:lang w:val="en-GB"/>
        </w:rPr>
        <w:fldChar w:fldCharType="end"/>
      </w:r>
      <w:r w:rsidRPr="001E7A27">
        <w:rPr>
          <w:lang w:val="en-GB"/>
        </w:rPr>
        <w:t>, and pre-industrial estimates are based on multiple ice-core records</w:t>
      </w:r>
      <w:r w:rsidRPr="001E7A27">
        <w:rPr>
          <w:i/>
          <w:lang w:val="en-GB"/>
        </w:rPr>
        <w:t xml:space="preserve"> </w:t>
      </w:r>
      <w:r w:rsidRPr="001E7A27">
        <w:rPr>
          <w:iCs/>
          <w:lang w:val="en-GB"/>
        </w:rPr>
        <w:t>(</w:t>
      </w:r>
      <w:del w:id="2378" w:author="Ian Blenkinsop" w:date="2021-07-28T13:36:00Z">
        <w:r w:rsidRPr="001E7A27" w:rsidDel="00CA0FD0">
          <w:rPr>
            <w:lang w:val="en-GB"/>
          </w:rPr>
          <w:delText xml:space="preserve">see </w:delText>
        </w:r>
      </w:del>
      <w:r w:rsidRPr="001E7A27">
        <w:rPr>
          <w:lang w:val="en-GB"/>
        </w:rPr>
        <w:t>Section 2.2.3.2.3). The average annual tropospheric growth rate was 0.85 ± 0.03 ppb yr</w:t>
      </w:r>
      <w:del w:id="2379" w:author="Ian Blenkinsop" w:date="2021-07-28T16:16:00Z">
        <w:r w:rsidRPr="001E7A27" w:rsidDel="00E4692D">
          <w:rPr>
            <w:vertAlign w:val="superscript"/>
            <w:lang w:val="en-GB"/>
          </w:rPr>
          <w:delText>-</w:delText>
        </w:r>
      </w:del>
      <w:ins w:id="2380" w:author="Ian Blenkinsop" w:date="2021-07-28T16:16:00Z">
        <w:r w:rsidR="00E4692D" w:rsidRPr="001E7A27">
          <w:rPr>
            <w:vertAlign w:val="superscript"/>
            <w:lang w:val="en-GB"/>
          </w:rPr>
          <w:t>–</w:t>
        </w:r>
      </w:ins>
      <w:r w:rsidRPr="001E7A27">
        <w:rPr>
          <w:vertAlign w:val="superscript"/>
          <w:lang w:val="en-GB"/>
        </w:rPr>
        <w:t>1</w:t>
      </w:r>
      <w:r w:rsidRPr="001E7A27">
        <w:rPr>
          <w:vertAlign w:val="subscript"/>
          <w:lang w:val="en-GB"/>
        </w:rPr>
        <w:t xml:space="preserve"> </w:t>
      </w:r>
      <w:r w:rsidRPr="001E7A27">
        <w:rPr>
          <w:lang w:val="en-GB"/>
        </w:rPr>
        <w:t>during the period 1995 to 2019</w:t>
      </w:r>
      <w:r w:rsidRPr="001E7A27" w:rsidDel="007C15E5">
        <w:rPr>
          <w:lang w:val="en-GB"/>
        </w:rPr>
        <w:t xml:space="preserve"> </w:t>
      </w:r>
      <w:r w:rsidRPr="001E7A27">
        <w:rPr>
          <w:lang w:val="en-GB"/>
        </w:rPr>
        <w:t>(Figure 5.1</w:t>
      </w:r>
      <w:r w:rsidR="007C6078" w:rsidRPr="001E7A27">
        <w:rPr>
          <w:lang w:val="en-GB"/>
        </w:rPr>
        <w:t>5</w:t>
      </w:r>
      <w:r w:rsidRPr="001E7A27">
        <w:rPr>
          <w:lang w:val="en-GB"/>
        </w:rPr>
        <w:t xml:space="preserve">a). The atmospheric growth rate increased by about 20% between the decade </w:t>
      </w:r>
      <w:del w:id="2381" w:author="Soapbox" w:date="2021-07-17T08:45:00Z">
        <w:r w:rsidRPr="001E7A27" w:rsidDel="00E2711A">
          <w:rPr>
            <w:lang w:val="en-GB"/>
          </w:rPr>
          <w:delText xml:space="preserve">of </w:delText>
        </w:r>
      </w:del>
      <w:r w:rsidRPr="001E7A27">
        <w:rPr>
          <w:lang w:val="en-GB"/>
        </w:rPr>
        <w:t>2000</w:t>
      </w:r>
      <w:del w:id="2382" w:author="Soapbox" w:date="2021-07-17T08:46:00Z">
        <w:r w:rsidRPr="001E7A27" w:rsidDel="00E2711A">
          <w:rPr>
            <w:lang w:val="en-GB"/>
          </w:rPr>
          <w:delText xml:space="preserve"> </w:delText>
        </w:r>
      </w:del>
      <w:ins w:id="2383" w:author="Soapbox" w:date="2021-07-17T08:46:00Z">
        <w:r w:rsidR="00E2711A" w:rsidRPr="001E7A27">
          <w:rPr>
            <w:rFonts w:cs="Times New Roman"/>
            <w:lang w:val="en-GB"/>
          </w:rPr>
          <w:t>–</w:t>
        </w:r>
      </w:ins>
      <w:del w:id="2384" w:author="Soapbox" w:date="2021-07-17T08:46:00Z">
        <w:r w:rsidRPr="001E7A27" w:rsidDel="00E2711A">
          <w:rPr>
            <w:lang w:val="en-GB"/>
          </w:rPr>
          <w:delText xml:space="preserve">to </w:delText>
        </w:r>
      </w:del>
      <w:r w:rsidRPr="001E7A27">
        <w:rPr>
          <w:lang w:val="en-GB"/>
        </w:rPr>
        <w:t>2009 and the most recent decade of 2010</w:t>
      </w:r>
      <w:ins w:id="2385" w:author="Soapbox" w:date="2021-07-17T08:46:00Z">
        <w:r w:rsidR="00E2711A" w:rsidRPr="001E7A27">
          <w:rPr>
            <w:rFonts w:cs="Times New Roman"/>
            <w:lang w:val="en-GB"/>
          </w:rPr>
          <w:t>–</w:t>
        </w:r>
      </w:ins>
      <w:del w:id="2386" w:author="Soapbox" w:date="2021-07-17T08:46:00Z">
        <w:r w:rsidRPr="001E7A27" w:rsidDel="00E2711A">
          <w:rPr>
            <w:lang w:val="en-GB"/>
          </w:rPr>
          <w:delText xml:space="preserve"> to </w:delText>
        </w:r>
      </w:del>
      <w:r w:rsidRPr="001E7A27">
        <w:rPr>
          <w:lang w:val="en-GB"/>
        </w:rPr>
        <w:t>2019</w:t>
      </w:r>
      <w:r w:rsidRPr="001E7A27" w:rsidDel="007C15E5">
        <w:rPr>
          <w:lang w:val="en-GB"/>
        </w:rPr>
        <w:t xml:space="preserve"> </w:t>
      </w:r>
      <w:r w:rsidRPr="001E7A27">
        <w:rPr>
          <w:lang w:val="en-GB"/>
        </w:rPr>
        <w:t>(0.95 ± 0.04 ppb yr</w:t>
      </w:r>
      <w:del w:id="2387" w:author="Ian Blenkinsop" w:date="2021-07-28T16:16:00Z">
        <w:r w:rsidRPr="001E7A27" w:rsidDel="00E4692D">
          <w:rPr>
            <w:vertAlign w:val="superscript"/>
            <w:lang w:val="en-GB"/>
          </w:rPr>
          <w:delText>-</w:delText>
        </w:r>
      </w:del>
      <w:ins w:id="2388" w:author="Ian Blenkinsop" w:date="2021-07-28T16:16:00Z">
        <w:r w:rsidR="00E4692D" w:rsidRPr="001E7A27">
          <w:rPr>
            <w:vertAlign w:val="superscript"/>
            <w:lang w:val="en-GB"/>
          </w:rPr>
          <w:t>–</w:t>
        </w:r>
      </w:ins>
      <w:r w:rsidRPr="001E7A27">
        <w:rPr>
          <w:vertAlign w:val="superscript"/>
          <w:lang w:val="en-GB"/>
        </w:rPr>
        <w:t>1</w:t>
      </w:r>
      <w:r w:rsidRPr="001E7A27">
        <w:rPr>
          <w:lang w:val="en-GB"/>
        </w:rPr>
        <w:t>) (</w:t>
      </w:r>
      <w:r w:rsidRPr="001E7A27">
        <w:rPr>
          <w:i/>
          <w:lang w:val="en-GB"/>
        </w:rPr>
        <w:t>robust evidence, high agreement</w:t>
      </w:r>
      <w:r w:rsidRPr="001E7A27">
        <w:rPr>
          <w:lang w:val="en-GB"/>
        </w:rPr>
        <w:t>). The growth rate in 2010–2019 wa</w:t>
      </w:r>
      <w:r w:rsidRPr="001E7A27">
        <w:rPr>
          <w:rFonts w:cs="Times New Roman"/>
          <w:lang w:val="en-GB"/>
        </w:rPr>
        <w:t>s also higher than during 1970–2000 (0.6–0.8 ppb yr</w:t>
      </w:r>
      <w:del w:id="2389" w:author="Ian Blenkinsop" w:date="2021-07-28T16:16:00Z">
        <w:r w:rsidRPr="001E7A27" w:rsidDel="00E4692D">
          <w:rPr>
            <w:vertAlign w:val="superscript"/>
            <w:lang w:val="en-GB"/>
          </w:rPr>
          <w:delText>-</w:delText>
        </w:r>
      </w:del>
      <w:ins w:id="2390" w:author="Ian Blenkinsop" w:date="2021-07-28T16:16:00Z">
        <w:r w:rsidR="00E4692D" w:rsidRPr="001E7A27">
          <w:rPr>
            <w:vertAlign w:val="superscript"/>
            <w:lang w:val="en-GB"/>
          </w:rPr>
          <w:t>–</w:t>
        </w:r>
      </w:ins>
      <w:r w:rsidRPr="001E7A27">
        <w:rPr>
          <w:vertAlign w:val="superscript"/>
          <w:lang w:val="en-GB"/>
        </w:rPr>
        <w:t>1</w:t>
      </w:r>
      <w:del w:id="2391" w:author="Ian Blenkinsop" w:date="2021-07-28T13:36:00Z">
        <w:r w:rsidRPr="001E7A27" w:rsidDel="00CA0FD0">
          <w:rPr>
            <w:rFonts w:cs="Times New Roman"/>
            <w:lang w:val="en-GB"/>
          </w:rPr>
          <w:delText xml:space="preserve"> </w:delText>
        </w:r>
        <w:r w:rsidRPr="001E7A27" w:rsidDel="00CA0FD0">
          <w:rPr>
            <w:rFonts w:cs="Times New Roman"/>
            <w:lang w:val="en-GB"/>
          </w:rPr>
          <w:fldChar w:fldCharType="begin" w:fldLock="1"/>
        </w:r>
        <w:r w:rsidR="00BC2C5E" w:rsidRPr="001E7A27" w:rsidDel="00CA0FD0">
          <w:rPr>
            <w:rFonts w:cs="Times New Roman"/>
            <w:lang w:val="en-GB"/>
          </w:rPr>
          <w:delInstrText>ADDIN CSL_CITATION { "citationItems" : [ { "id" : "ITEM-1", "itemData" : { "DOI" : "10.1029/2006JD007208", "ISSN" : "0148-0227", "abstract" : "Histories of atmospheric N2O concentration and its \u03b415N and \u03b418O were reconstructed for the period 1952\u20132001 on the basis of the analyses of firn air collected at the North Greenland Ice Core Project (NGRIP), Greenland, and Dome Fuji and H72, Antarctica. The N2O concentration increased from 290 ppbv in 1952 to 316 ppbv in 2001, which agrees well with the results from atmospheric observations and polar ice core analyses. The \u03b415N and \u03b418O showed a secular decrease, the respective values being 8.9 and 21.5\u2030 in 1952 and 7.0 and 20.5\u2030 in 2001. Their rates of change also varied, from about \u22120.02\u2030 yr\u22121 in the 1950s to about \u22120.04\u2030 yr\u22121 in 1960\u20132001 for \u03b415N, and from about 0\u2030 yr\u22121 to \u22120.02\u2030 yr\u22121 for \u03b418O. The isotopic budgetary calculations using a two\u2010box model indicated that anthropogenic N2O emission from soils played a main role in the atmospheric N2O increase after industrialization, as well as that the average isotopic ratio of anthropogenic N2O has potentially been changed temporally.", "author" : [ { "dropping-particle" : "", "family" : "Ishijima", "given" : "Kentaro", "non-dropping-particle" : "", "parse-names" : false, "suffix" : "" }, { "dropping-particle" : "", "family" : "Sugawara", "given" : "Satoshi", "non-dropping-particle" : "", "parse-names" : false, "suffix" : "" }, { "dropping-particle" : "", "family" : "Kawamura", "given" : "Kenji", "non-dropping-particle" : "", "parse-names" : false, "suffix" : "" }, { "dropping-particle" : "", "family" : "Hashida", "given" : "Gen", "non-dropping-particle" : "", "parse-names" : false, "suffix" : "" }, { "dropping-particle" : "", "family" : "Morimoto", "given" : "Shinji", "non-dropping-particle" : "", "parse-names" : false, "suffix" : "" }, { "dropping-particle" : "", "family" : "Murayama", "given" : "Shohei", "non-dropping-particle" : "", "parse-names" : false, "suffix" : "" }, { "dropping-particle" : "", "family" : "Aoki", "given" : "Shuji", "non-dropping-particle" : "", "parse-names" : false, "suffix" : "" }, { "dropping-particle" : "", "family" : "Nakazawa", "given" : "Takakiyo", "non-dropping-particle" : "", "parse-names" : false, "suffix" : "" } ], "container-title" : "Journal of Geophysical Research: Atmospheres", "id" : "ITEM-1", "issue" : "D3", "issued" : { "date-parts" : [ [ "2007", "2", "10" ] ] }, "page" : "D03305", "publisher" : "Wiley-Blackwell", "title" : "Temporal variations of the atmospheric nitrous oxide concentration and its \u03b415N and \u03b418O for the latter half of the 20th century reconstructed from firn air analyses", "translator" : [ { "dropping-particle" : "", "family" : "L4541", "given" : "", "non-dropping-particle" : "", "parse-names" : false, "suffix" : "" } ], "type" : "article-journal", "volume" : "112" }, "uris" : [ "http://www.mendeley.com/documents/?uuid=1be9c9a9-a6fa-36ae-a4c9-3362cd8bb88a" ] } ], "mendeley" : { "formattedCitation" : "(Ishijima et al., 2007)", "plainTextFormattedCitation" : "(Ishijima et al., 2007)", "previouslyFormattedCitation" : "(Ishijima et al., 2007)" }, "properties" : { "noteIndex" : 0 }, "schema" : "https://github.com/citation-style-language/schema/raw/master/csl-citation.json" }</w:delInstrText>
        </w:r>
        <w:r w:rsidRPr="001E7A27" w:rsidDel="00CA0FD0">
          <w:rPr>
            <w:rFonts w:cs="Times New Roman"/>
            <w:lang w:val="en-GB"/>
          </w:rPr>
          <w:fldChar w:fldCharType="separate"/>
        </w:r>
        <w:r w:rsidR="00025FA2" w:rsidRPr="001E7A27" w:rsidDel="00CA0FD0">
          <w:rPr>
            <w:rFonts w:cs="Times New Roman"/>
            <w:noProof/>
            <w:lang w:val="en-GB"/>
          </w:rPr>
          <w:delText>(Ishijima et al., 2007)</w:delText>
        </w:r>
        <w:r w:rsidRPr="001E7A27" w:rsidDel="00CA0FD0">
          <w:rPr>
            <w:rFonts w:cs="Times New Roman"/>
            <w:lang w:val="en-GB"/>
          </w:rPr>
          <w:fldChar w:fldCharType="end"/>
        </w:r>
      </w:del>
      <w:ins w:id="2392" w:author="Ian Blenkinsop" w:date="2021-07-28T13:36:00Z">
        <w:r w:rsidR="00CA0FD0" w:rsidRPr="001E7A27">
          <w:rPr>
            <w:rFonts w:cs="Times New Roman"/>
            <w:lang w:val="en-GB"/>
          </w:rPr>
          <w:fldChar w:fldCharType="begin" w:fldLock="1"/>
        </w:r>
        <w:r w:rsidR="00CA0FD0" w:rsidRPr="001E7A27">
          <w:rPr>
            <w:rFonts w:cs="Times New Roman"/>
            <w:lang w:val="en-GB"/>
          </w:rPr>
          <w:instrText>ADDIN CSL_CITATION { "citationItems" : [ { "id" : "ITEM-1", "itemData" : { "DOI" : "10.1029/2006JD007208", "ISSN" : "0148-0227", "abstract" : "Histories of atmospheric N2O concentration and its \u03b415N and \u03b418O were reconstructed for the period 1952\u20132001 on the basis of the analyses of firn air collected at the North Greenland Ice Core Project (NGRIP), Greenland, and Dome Fuji and H72, Antarctica. The N2O concentration increased from 290 ppbv in 1952 to 316 ppbv in 2001, which agrees well with the results from atmospheric observations and polar ice core analyses. The \u03b415N and \u03b418O showed a secular decrease, the respective values being 8.9 and 21.5\u2030 in 1952 and 7.0 and 20.5\u2030 in 2001. Their rates of change also varied, from about \u22120.02\u2030 yr\u22121 in the 1950s to about \u22120.04\u2030 yr\u22121 in 1960\u20132001 for \u03b415N, and from about 0\u2030 yr\u22121 to \u22120.02\u2030 yr\u22121 for \u03b418O. The isotopic budgetary calculations using a two\u2010box model indicated that anthropogenic N2O emission from soils played a main role in the atmospheric N2O increase after industrialization, as well as that the average isotopic ratio of anthropogenic N2O has potentially been changed temporally.", "author" : [ { "dropping-particle" : "", "family" : "Ishijima", "given" : "Kentaro", "non-dropping-particle" : "", "parse-names" : false, "suffix" : "" }, { "dropping-particle" : "", "family" : "Sugawara", "given" : "Satoshi", "non-dropping-particle" : "", "parse-names" : false, "suffix" : "" }, { "dropping-particle" : "", "family" : "Kawamura", "given" : "Kenji", "non-dropping-particle" : "", "parse-names" : false, "suffix" : "" }, { "dropping-particle" : "", "family" : "Hashida", "given" : "Gen", "non-dropping-particle" : "", "parse-names" : false, "suffix" : "" }, { "dropping-particle" : "", "family" : "Morimoto", "given" : "Shinji", "non-dropping-particle" : "", "parse-names" : false, "suffix" : "" }, { "dropping-particle" : "", "family" : "Murayama", "given" : "Shohei", "non-dropping-particle" : "", "parse-names" : false, "suffix" : "" }, { "dropping-particle" : "", "family" : "Aoki", "given" : "Shuji", "non-dropping-particle" : "", "parse-names" : false, "suffix" : "" }, { "dropping-particle" : "", "family" : "Nakazawa", "given" : "Takakiyo", "non-dropping-particle" : "", "parse-names" : false, "suffix" : "" } ], "container-title" : "Journal of Geophysical Research: Atmospheres", "id" : "ITEM-1", "issue" : "D3", "issued" : { "date-parts" : [ [ "2007", "2", "10" ] ] }, "page" : "D03305", "publisher" : "Wiley-Blackwell", "title" : "Temporal variations of the atmospheric nitrous oxide concentration and its \u03b415N and \u03b418O for the latter half of the 20th century reconstructed from firn air analyses", "translator" : [ { "dropping-particle" : "", "family" : "L4541", "given" : "", "non-dropping-particle" : "", "parse-names" : false, "suffix" : "" } ], "type" : "article-journal", "volume" : "112" }, "uris" : [ "http://www.mendeley.com/documents/?uuid=1be9c9a9-a6fa-36ae-a4c9-3362cd8bb88a" ] } ], "mendeley" : { "formattedCitation" : "(Ishijima et al., 2007)", "plainTextFormattedCitation" : "(Ishijima et al., 2007)", "previouslyFormattedCitation" : "(Ishijima et al., 2007)" }, "properties" : { "noteIndex" : 0 }, "schema" : "https://github.com/citation-style-language/schema/raw/master/csl-citation.json" }</w:instrText>
        </w:r>
        <w:r w:rsidR="00CA0FD0" w:rsidRPr="001E7A27">
          <w:rPr>
            <w:rFonts w:cs="Times New Roman"/>
            <w:lang w:val="en-GB"/>
          </w:rPr>
          <w:fldChar w:fldCharType="separate"/>
        </w:r>
        <w:r w:rsidR="00CA0FD0" w:rsidRPr="001E7A27">
          <w:rPr>
            <w:rFonts w:cs="Times New Roman"/>
            <w:noProof/>
            <w:lang w:val="en-GB"/>
          </w:rPr>
          <w:t>; Ishijima et al., 2007)</w:t>
        </w:r>
        <w:r w:rsidR="00CA0FD0" w:rsidRPr="001E7A27">
          <w:rPr>
            <w:rFonts w:cs="Times New Roman"/>
            <w:lang w:val="en-GB"/>
          </w:rPr>
          <w:fldChar w:fldCharType="end"/>
        </w:r>
      </w:ins>
      <w:del w:id="2393" w:author="Ian Blenkinsop" w:date="2021-07-28T13:36:00Z">
        <w:r w:rsidRPr="001E7A27" w:rsidDel="00CA0FD0">
          <w:rPr>
            <w:rFonts w:cs="Times New Roman"/>
            <w:lang w:val="en-GB"/>
          </w:rPr>
          <w:delText>)</w:delText>
        </w:r>
      </w:del>
      <w:r w:rsidRPr="001E7A27">
        <w:rPr>
          <w:rFonts w:cs="Times New Roman"/>
          <w:lang w:val="en-GB"/>
        </w:rPr>
        <w:t xml:space="preserve"> and the </w:t>
      </w:r>
      <w:del w:id="2394" w:author="Soapbox" w:date="2021-07-17T08:46:00Z">
        <w:r w:rsidRPr="001E7A27" w:rsidDel="00E2711A">
          <w:rPr>
            <w:rFonts w:cs="Times New Roman"/>
            <w:lang w:val="en-GB"/>
          </w:rPr>
          <w:delText>thirty</w:delText>
        </w:r>
      </w:del>
      <w:ins w:id="2395" w:author="Soapbox" w:date="2021-07-17T08:46:00Z">
        <w:r w:rsidR="00E2711A" w:rsidRPr="001E7A27">
          <w:rPr>
            <w:rFonts w:cs="Times New Roman"/>
            <w:lang w:val="en-GB"/>
          </w:rPr>
          <w:t>30</w:t>
        </w:r>
      </w:ins>
      <w:r w:rsidRPr="001E7A27">
        <w:rPr>
          <w:rFonts w:cs="Times New Roman"/>
          <w:lang w:val="en-GB"/>
        </w:rPr>
        <w:t>-year period prior to 2011 (0.73 ± 0.03 ppb yr</w:t>
      </w:r>
      <w:del w:id="2396" w:author="Ian Blenkinsop" w:date="2021-07-28T16:16:00Z">
        <w:r w:rsidRPr="001E7A27" w:rsidDel="00E4692D">
          <w:rPr>
            <w:vertAlign w:val="superscript"/>
            <w:lang w:val="en-GB"/>
          </w:rPr>
          <w:delText>-</w:delText>
        </w:r>
      </w:del>
      <w:ins w:id="2397" w:author="Ian Blenkinsop" w:date="2021-07-28T16:16:00Z">
        <w:r w:rsidR="00E4692D" w:rsidRPr="001E7A27">
          <w:rPr>
            <w:vertAlign w:val="superscript"/>
            <w:lang w:val="en-GB"/>
          </w:rPr>
          <w:t>–</w:t>
        </w:r>
      </w:ins>
      <w:r w:rsidRPr="001E7A27">
        <w:rPr>
          <w:vertAlign w:val="superscript"/>
          <w:lang w:val="en-GB"/>
        </w:rPr>
        <w:t>1</w:t>
      </w:r>
      <w:r w:rsidRPr="001E7A27">
        <w:rPr>
          <w:rFonts w:cs="Times New Roman"/>
          <w:lang w:val="en-GB"/>
        </w:rPr>
        <w:t xml:space="preserve">), as reported by AR5. </w:t>
      </w:r>
      <w:r w:rsidRPr="001E7A27">
        <w:rPr>
          <w:lang w:val="en-GB"/>
        </w:rPr>
        <w:t xml:space="preserve">New evidence since AR5 </w:t>
      </w:r>
      <w:r w:rsidR="00F006DE" w:rsidRPr="001E7A27">
        <w:rPr>
          <w:lang w:val="en-GB"/>
        </w:rPr>
        <w:t xml:space="preserve">(WGI, </w:t>
      </w:r>
      <w:ins w:id="2398" w:author="Ian Blenkinsop" w:date="2021-07-28T13:36:00Z">
        <w:r w:rsidR="00CA0FD0" w:rsidRPr="001E7A27">
          <w:rPr>
            <w:lang w:val="en-GB"/>
          </w:rPr>
          <w:t xml:space="preserve">Section </w:t>
        </w:r>
      </w:ins>
      <w:r w:rsidR="00F006DE" w:rsidRPr="001E7A27">
        <w:rPr>
          <w:lang w:val="en-GB"/>
        </w:rPr>
        <w:t xml:space="preserve">6.4.3) </w:t>
      </w:r>
      <w:r w:rsidRPr="001E7A27">
        <w:rPr>
          <w:lang w:val="en-GB"/>
        </w:rPr>
        <w:t>confirms that</w:t>
      </w:r>
      <w:ins w:id="2399" w:author="Soapbox" w:date="2021-07-17T08:46:00Z">
        <w:r w:rsidR="00E2711A" w:rsidRPr="001E7A27">
          <w:rPr>
            <w:lang w:val="en-GB"/>
          </w:rPr>
          <w:t>,</w:t>
        </w:r>
      </w:ins>
      <w:r w:rsidRPr="001E7A27">
        <w:rPr>
          <w:lang w:val="en-GB"/>
        </w:rPr>
        <w:t xml:space="preserve"> in the tropics and sub</w:t>
      </w:r>
      <w:del w:id="2400" w:author="Soapbox" w:date="2021-07-20T04:34:00Z">
        <w:r w:rsidRPr="001E7A27" w:rsidDel="001A31B2">
          <w:rPr>
            <w:lang w:val="en-GB"/>
          </w:rPr>
          <w:delText>-</w:delText>
        </w:r>
      </w:del>
      <w:r w:rsidRPr="001E7A27">
        <w:rPr>
          <w:lang w:val="en-GB"/>
        </w:rPr>
        <w:t>tropics, large inter</w:t>
      </w:r>
      <w:del w:id="2401" w:author="Soapbox" w:date="2021-07-17T08:52:00Z">
        <w:r w:rsidRPr="001E7A27" w:rsidDel="003E23BA">
          <w:rPr>
            <w:lang w:val="en-GB"/>
          </w:rPr>
          <w:delText>-</w:delText>
        </w:r>
      </w:del>
      <w:r w:rsidRPr="001E7A27">
        <w:rPr>
          <w:lang w:val="en-GB"/>
        </w:rPr>
        <w:t xml:space="preserve">annual variations in the atmospheric growth rate are negatively correlated with the multivariate ENSO index (MEI) and associated anomalies in land and ocean fluxes </w:t>
      </w:r>
      <w:commentRangeStart w:id="2402"/>
      <w:r w:rsidRPr="001E7A27">
        <w:rPr>
          <w:lang w:val="en-GB"/>
        </w:rPr>
        <w:fldChar w:fldCharType="begin" w:fldLock="1"/>
      </w:r>
      <w:ins w:id="2403" w:author="Robin Matthews" w:date="2021-06-17T16:46:00Z">
        <w:r w:rsidR="008858CF" w:rsidRPr="001E7A27">
          <w:rPr>
            <w:lang w:val="en-GB"/>
          </w:rPr>
          <w:instrText>ADDIN CSL_CITATION { "citationItems" : [ { "id" : "ITEM-1", "itemData" : { "DOI" : "10.5194/bg-16-2079-2019", "ISSN" : "1726-4189", "author" : [ { "dropping-particle" : "", "family" : "Ji", "given" : "Qixing", "non-dropping-particle" : "", "parse-names" : false, "suffix" : "" }, { "dropping-particle" : "", "family" : "Altabet", "given" : "Mark A.", "non-dropping-particle" : "", "parse-names" : false, "suffix" : "" }, { "dropping-particle" : "", "family" : "Bange", "given" : "Hermann W.", "non-dropping-particle" : "", "parse-names" : false, "suffix" : "" }, { "dropping-particle" : "", "family" : "Graco", "given" : "Michelle I.", "non-dropping-particle" : "", "parse-names" : false, "suffix" : "" }, { "dropping-particle" : "", "family" : "Ma", "given" : "Xiao", "non-dropping-particle" : "", "parse-names" : false, "suffix" : "" }, { "dropping-particle" : "", "family" : "Ar\u00e9valo-Mart\u00ednez", "given" : "Damian L.", "non-dropping-particle" : "", "parse-names" : false, "suffix" : "" }, { "dropping-particle" : "", "family" : "Grundle", "given" : "Damian S.", "non-dropping-particle" : "", "parse-names" : false, "suffix" : "" } ], "container-title" : "Biogeosciences", "id" : "ITEM-1", "issue" : "9", "issued" : { "date-parts" : [ [ "2019", "5", "17" ] ] }, "page" : "2079-2093", "title" : "Investigating the effect of El Ni\u00f1o on nitrous oxide distribution in the eastern tropical South Pacific", "translator" : [ { "dropping-particle" : "", "family" : "L6238", "given" : "", "non-dropping-particle" : "", "parse-names" : false, "suffix" : "" } ], "type" : "article-journal", "volume" : "16" }, "uris" : [ "http://www.mendeley.com/documents/?uuid=f020debf-a635-48b2-9d5a-a64c4bb15d2e" ] }, { "id" : "ITEM-2", "itemData" : { "DOI" : "10.1073/pnas.1921914117", "ISSN" : "0027-8424", "abstract" : "Assessment of the global budget of the greenhouse gas nitrous oxide ( N 2 O) is limited by poor knowledge of the oceanic N 2 O flux to the atmosphere, of which the magnitude, spatial distribution, and temporal variability remain highly uncertain. Here, we reconstruct climatological N 2 O emissions from the ocean by training a supervised learning algorithm with over 158,000 N 2 O measurements from the surface ocean\u2014the largest synthesis to date. The reconstruction captures observed latitudinal gradients and coastal hot spots of N 2 O flux and reveals a vigorous global seasonal cycle. We estimate an annual mean N 2 O flux of 4.2 \u00b1 1.0 Tg N \u22c5 y \u2212 1 , 64% of which occurs in the tropics, and 20% in coastal upwelling systems that occupy less than 3% of the ocean area. This N 2 O flux ranges from a low of 3.3 \u00b1 1.3 Tg N \u22c5 y \u2212 1 in the boreal spring to a high of 5.5 \u00b1 2.0 Tg N \u22c5 y \u2212 1 in the boreal summer. Much of the seasonal variations in global N 2 O emissions can be traced to seasonal upwelling in the tropical ocean and winter mixing in the Southern Ocean. The dominant contribution to seasonality by productive, low-oxygen tropical upwelling systems (&gt;75%) suggests a sensitivity of the global N 2 O flux to El Ni\u00f1o\u2013Southern Oscillation and anthropogenic stratification of the low latitude ocean. This ocean flux estimate is consistent with the range adopted by the Intergovernmental Panel on Climate Change, but reduces its uncertainty by more than fivefold, enabling more precise determination of other terms in the atmospheric N 2 O budget.", "author" : [ { "dropping-particle" : "", "family" : "Yang", "given" : "Simon", "non-dropping-particle" : "", "parse-names" : false, "suffix" : "" }, { "dropping-particle" : "", "family" : "Chang", "given" : "Bonnie X.", "non-dropping-particle" : "", "parse-names" : false, "suffix" : "" }, { "dropping-particle" : "", "family" : "Warner", "given" : "Mark J.", "non-dropping-particle" : "", "parse-names" : false, "suffix" : "" }, { "dropping-particle" : "", "family" : "Weber", "given" : "Thomas S.", "non-dropping-particle" : "", "parse-names" : false, "suffix" : "" }, { "dropping-particle" : "", "family" : "Bourbonnais", "given" : "Annie M.", "non-dropping-particle" : "", "parse-names" : false, "suffix" : "" }, { "dropping-particle" : "", "family" : "Santoro", "given" : "Alyson E.", "non-dropping-particle" : "", "parse-names" : false, "suffix" : "" }, { "dropping-particle" : "", "family" : "Kock", "given" : "Annette", "non-dropping-particle" : "", "parse-names" : false, "suffix" : "" }, { "dropping-particle" : "", "family" : "Sonnerup", "given" : "Rolf E.", "non-dropping-particle" : "", "parse-names" : false, "suffix" : "" }, { "dropping-particle" : "", "family" : "Bullister", "given" : "John L.", "non-dropping-particle" : "", "parse-names" : false, "suffix" : "" }, { "dropping-particle" : "", "family" : "Wilson", "given" : "Samuel T.", "non-dropping-particle" : "", "parse-names" : false, "suffix" : "" }, { "dropping-particle" : "", "family" : "Bianchi", "given" : "Daniele", "non-dropping-particle" : "", "parse-names" : false, "suffix" : "" } ], "container-title" : "Proceedings of the National Academy of Sciences", "id" : "ITEM-2", "issue" : "22", "issued" : { "date-parts" : [ [ "2020", "6", "2" ] ] }, "page" : "11954-11960", "title" : "Global reconstruction reduces the uncertainty of oceanic nitrous oxide emissions and reveals a vigorous seasonal cycle", "translator" : [ { "dropping-particle" : "", "family" : "L6755", "given" : "", "non-dropping-particle" : "", "parse-names" : false, "suffix" : "" } ], "type" : "article-journal", "volume" : "117" }, "uris" : [ "http://www.mendeley.com/documents/?uuid=aeb9f260-b903-410c-ae96-d2a063f0f9f3" ] }, { "id" : "ITEM-3",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"ITEM-3",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"mendeley" : { "formattedCitation" : "(Ji et al., 2019; Thompson et al., 2019; Yang et al., 2020b)", "manualFormatting" : "(Ji et al., 2019; Thompson et al., 2019; S. Yang et al., 2020)", "plainTextFormattedCitation" : "(Ji et al., 2019; Thompson et al., 2019; Yang et al., 2020b)", "previouslyFormattedCitation" : "(Ji et al., 2019; Thompson et al., 2019; Yang et al., 2020b)" }, "properties" : { "noteIndex" : 0 }, "schema" : "https://github.com/citation-style-language/schema/raw/master/csl-citation.json" }</w:instrText>
        </w:r>
      </w:ins>
      <w:del w:id="2404" w:author="Robin Matthews" w:date="2021-06-17T16:46:00Z">
        <w:r w:rsidR="007B506D" w:rsidRPr="001E7A27" w:rsidDel="008858CF">
          <w:rPr>
            <w:lang w:val="en-GB"/>
          </w:rPr>
          <w:delInstrText>ADDIN CSL_CITATION { "citationItems" : [ { "id" : "ITEM-1", "itemData" : { "DOI" : "10.5194/bg-16-2079-2019", "ISSN" : "1726-4189", "author" : [ { "dropping-particle" : "", "family" : "Ji", "given" : "Qixing", "non-dropping-particle" : "", "parse-names" : false, "suffix" : "" }, { "dropping-particle" : "", "family" : "Altabet", "given" : "Mark A.", "non-dropping-particle" : "", "parse-names" : false, "suffix" : "" }, { "dropping-particle" : "", "family" : "Bange", "given" : "Hermann W.", "non-dropping-particle" : "", "parse-names" : false, "suffix" : "" }, { "dropping-particle" : "", "family" : "Graco", "given" : "Michelle I.", "non-dropping-particle" : "", "parse-names" : false, "suffix" : "" }, { "dropping-particle" : "", "family" : "Ma", "given" : "Xiao", "non-dropping-particle" : "", "parse-names" : false, "suffix" : "" }, { "dropping-particle" : "", "family" : "Ar\u00e9valo-Mart\u00ednez", "given" : "Damian L.", "non-dropping-particle" : "", "parse-names" : false, "suffix" : "" }, { "dropping-particle" : "", "family" : "Grundle", "given" : "Damian S.", "non-dropping-particle" : "", "parse-names" : false, "suffix" : "" } ], "container-title" : "Biogeosciences", "id" : "ITEM-1", "issue" : "9", "issued" : { "date-parts" : [ [ "2019", "5", "17" ] ] }, "page" : "2079-2093", "title" : "Investigating the effect of El Ni\u00f1o on nitrous oxide distribution in the eastern tropical South Pacific", "translator" : [ { "dropping-particle" : "", "family" : "L6238", "given" : "", "non-dropping-particle" : "", "parse-names" : false, "suffix" : "" } ], "type" : "article-journal", "volume" : "16" }, "uris" : [ "http://www.mendeley.com/documents/?uuid=f020debf-a635-48b2-9d5a-a64c4bb15d2e" ] }, { "id" : "ITEM-2", "itemData" : { "DOI" : "10.1073/pnas.1921914117", "ISSN" : "0027-8424", "abstract" : "Assessment of the global budget of the greenhouse gas nitrous oxide ( N 2 O) is limited by poor knowledge of the oceanic N 2 O flux to the atmosphere, of which the magnitude, spatial distribution, and temporal variability remain highly uncertain. Here, we reconstruct climatological N 2 O emissions from the ocean by training a supervised learning algorithm with over 158,000 N 2 O measurements from the surface ocean\u2014the largest synthesis to date. The reconstruction captures observed latitudinal gradients and coastal hot spots of N 2 O flux and reveals a vigorous global seasonal cycle. We estimate an annual mean N 2 O flux of 4.2 \u00b1 1.0 Tg N \u22c5 y \u2212 1 , 64% of which occurs in the tropics, and 20% in coastal upwelling systems that occupy less than 3% of the ocean area. This N 2 O flux ranges from a low of 3.3 \u00b1 1.3 Tg N \u22c5 y \u2212 1 in the boreal spring to a high of 5.5 \u00b1 2.0 Tg N \u22c5 y \u2212 1 in the boreal summer. Much of the seasonal variations in global N 2 O emissions can be traced to seasonal upwelling in the tropical ocean and winter mixing in the Southern Ocean. The dominant contribution to seasonality by productive, low-oxygen tropical upwelling systems (&gt;75%) suggests a sensitivity of the global N 2 O flux to El Ni\u00f1o\u2013Southern Oscillation and anthropogenic stratification of the low latitude ocean. This ocean flux estimate is consistent with the range adopted by the Intergovernmental Panel on Climate Change, but reduces its uncertainty by more than fivefold, enabling more precise determination of other terms in the atmospheric N 2 O budget.", "author" : [ { "dropping-particle" : "", "family" : "Yang", "given" : "Simon", "non-dropping-particle" : "", "parse-names" : false, "suffix" : "" }, { "dropping-particle" : "", "family" : "Chang", "given" : "Bonnie X.", "non-dropping-particle" : "", "parse-names" : false, "suffix" : "" }, { "dropping-particle" : "", "family" : "Warner", "given" : "Mark J.", "non-dropping-particle" : "", "parse-names" : false, "suffix" : "" }, { "dropping-particle" : "", "family" : "Weber", "given" : "Thomas S.", "non-dropping-particle" : "", "parse-names" : false, "suffix" : "" }, { "dropping-particle" : "", "family" : "Bourbonnais", "given" : "Annie M.", "non-dropping-particle" : "", "parse-names" : false, "suffix" : "" }, { "dropping-particle" : "", "family" : "Santoro", "given" : "Alyson E.", "non-dropping-particle" : "", "parse-names" : false, "suffix" : "" }, { "dropping-particle" : "", "family" : "Kock", "given" : "Annette", "non-dropping-particle" : "", "parse-names" : false, "suffix" : "" }, { "dropping-particle" : "", "family" : "Sonnerup", "given" : "Rolf E.", "non-dropping-particle" : "", "parse-names" : false, "suffix" : "" }, { "dropping-particle" : "", "family" : "Bullister", "given" : "John L.", "non-dropping-particle" : "", "parse-names" : false, "suffix" : "" }, { "dropping-particle" : "", "family" : "Wilson", "given" : "Samuel T.", "non-dropping-particle" : "", "parse-names" : false, "suffix" : "" }, { "dropping-particle" : "", "family" : "Bianchi", "given" : "Daniele", "non-dropping-particle" : "", "parse-names" : false, "suffix" : "" } ], "container-title" : "Proceedings of the National Academy of Sciences", "id" : "ITEM-2", "issue" : "22", "issued" : { "date-parts" : [ [ "2020", "6", "2" ] ] }, "page" : "11954-11960", "title" : "Global reconstruction reduces the uncertainty of oceanic nitrous oxide emissions and reveals a vigorous seasonal cycle", "translator" : [ { "dropping-particle" : "", "family" : "L6755", "given" : "", "non-dropping-particle" : "", "parse-names" : false, "suffix" : "" } ], "type" : "article-journal", "volume" : "117" }, "uris" : [ "http://www.mendeley.com/documents/?uuid=aeb9f260-b903-410c-ae96-d2a063f0f9f3" ] }, { "id" : "ITEM-3",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"ITEM-3",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"mendeley" : { "formattedCitation" : "(Ji et al., 2019; Thompson et al., 2019; Yang et al., 2020b)", "plainTextFormattedCitation" : "(Ji et al., 2019; Thompson et al., 2019; Yang et al., 2020b)", "previouslyFormattedCitation" : "(Ji et al., 2019; Thompson et al., 2019; Yang et al., 2020b)" }, "properties" : { "noteIndex" : 0 }, "schema" : "https://github.com/citation-style-language/schema/raw/master/csl-citation.json" }</w:delInstrText>
        </w:r>
      </w:del>
      <w:r w:rsidRPr="001E7A27">
        <w:rPr>
          <w:lang w:val="en-GB"/>
        </w:rPr>
        <w:fldChar w:fldCharType="separate"/>
      </w:r>
      <w:r w:rsidR="00025FA2" w:rsidRPr="001E7A27">
        <w:rPr>
          <w:noProof/>
          <w:lang w:val="en-GB"/>
        </w:rPr>
        <w:t xml:space="preserve">(Ji et al., 2019; Thompson et al., 2019; </w:t>
      </w:r>
      <w:ins w:id="2405" w:author="Robin Matthews" w:date="2021-06-17T16:46:00Z">
        <w:r w:rsidR="008858CF" w:rsidRPr="001E7A27">
          <w:rPr>
            <w:noProof/>
            <w:lang w:val="en-GB"/>
          </w:rPr>
          <w:t xml:space="preserve">S. </w:t>
        </w:r>
      </w:ins>
      <w:r w:rsidR="00025FA2" w:rsidRPr="001E7A27">
        <w:rPr>
          <w:noProof/>
          <w:lang w:val="en-GB"/>
        </w:rPr>
        <w:t>Yang et al., 2020</w:t>
      </w:r>
      <w:del w:id="2406" w:author="Robin Matthews" w:date="2021-06-17T16:46:00Z">
        <w:r w:rsidR="00025FA2" w:rsidRPr="001E7A27" w:rsidDel="008858CF">
          <w:rPr>
            <w:noProof/>
            <w:lang w:val="en-GB"/>
          </w:rPr>
          <w:delText>b</w:delText>
        </w:r>
      </w:del>
      <w:r w:rsidR="00025FA2" w:rsidRPr="001E7A27">
        <w:rPr>
          <w:noProof/>
          <w:lang w:val="en-GB"/>
        </w:rPr>
        <w:t>)</w:t>
      </w:r>
      <w:r w:rsidRPr="001E7A27">
        <w:rPr>
          <w:lang w:val="en-GB"/>
        </w:rPr>
        <w:fldChar w:fldCharType="end"/>
      </w:r>
      <w:commentRangeEnd w:id="2402"/>
      <w:r w:rsidR="00025FA2" w:rsidRPr="001E7A27">
        <w:rPr>
          <w:rStyle w:val="CommentReference"/>
          <w:lang w:val="en-GB"/>
        </w:rPr>
        <w:commentReference w:id="2402"/>
      </w:r>
      <w:r w:rsidRPr="001E7A27">
        <w:rPr>
          <w:lang w:val="en-GB"/>
        </w:rPr>
        <w:t xml:space="preserve"> (Figure 5.1</w:t>
      </w:r>
      <w:r w:rsidR="007C6078" w:rsidRPr="001E7A27">
        <w:rPr>
          <w:lang w:val="en-GB"/>
        </w:rPr>
        <w:t>5</w:t>
      </w:r>
      <w:r w:rsidRPr="001E7A27">
        <w:rPr>
          <w:lang w:val="en-GB"/>
        </w:rPr>
        <w:t>a).</w:t>
      </w:r>
    </w:p>
    <w:p w14:paraId="7F8F9BC3" w14:textId="77777777" w:rsidR="00967A55" w:rsidRPr="001E7A27" w:rsidRDefault="00967A55" w:rsidP="005C7F25">
      <w:pPr>
        <w:pStyle w:val="AR6BodyText"/>
        <w:rPr>
          <w:rFonts w:cs="Times New Roman"/>
          <w:lang w:val="en-GB"/>
        </w:rPr>
      </w:pPr>
    </w:p>
    <w:p w14:paraId="43578319" w14:textId="67964A7F" w:rsidR="00967A55" w:rsidRPr="001E7A27" w:rsidRDefault="00967A55" w:rsidP="005C7F25">
      <w:pPr>
        <w:pStyle w:val="AR6BodyText"/>
        <w:rPr>
          <w:lang w:val="en-GB"/>
        </w:rPr>
      </w:pPr>
      <w:r w:rsidRPr="001E7A27">
        <w:rPr>
          <w:lang w:val="en-GB"/>
        </w:rPr>
        <w:t xml:space="preserve">As assessed by SRCCL </w:t>
      </w:r>
      <w:r w:rsidRPr="001E7A27">
        <w:rPr>
          <w:lang w:val="en-GB"/>
        </w:rPr>
        <w:fldChar w:fldCharType="begin" w:fldLock="1"/>
      </w:r>
      <w:r w:rsidR="00747167" w:rsidRPr="001E7A27">
        <w:rPr>
          <w:lang w:val="en-GB"/>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"plainTextFormattedCitation" : "(IPCC, 2019a)", "previouslyFormattedCitation" : "(IPCC, 2019a)" }, "properties" : { "noteIndex" : 0 }, "schema" : "https://github.com/citation-style-language/schema/raw/master/csl-citation.json" }</w:instrText>
      </w:r>
      <w:r w:rsidRPr="001E7A27">
        <w:rPr>
          <w:lang w:val="en-GB"/>
        </w:rPr>
        <w:fldChar w:fldCharType="separate"/>
      </w:r>
      <w:r w:rsidR="00025FA2" w:rsidRPr="001E7A27">
        <w:rPr>
          <w:noProof/>
          <w:lang w:val="en-GB"/>
        </w:rPr>
        <w:t>(IPCC, 2019a)</w:t>
      </w:r>
      <w:r w:rsidRPr="001E7A27">
        <w:rPr>
          <w:lang w:val="en-GB"/>
        </w:rPr>
        <w:fldChar w:fldCharType="end"/>
      </w:r>
      <w:r w:rsidRPr="001E7A27">
        <w:rPr>
          <w:lang w:val="en-GB"/>
        </w:rPr>
        <w:t xml:space="preserve">, combined firn, ice, air and atmospheric measurements show that the </w:t>
      </w:r>
      <w:r w:rsidRPr="001E7A27">
        <w:rPr>
          <w:vertAlign w:val="superscript"/>
          <w:lang w:val="en-GB"/>
        </w:rPr>
        <w:t>15</w:t>
      </w:r>
      <w:r w:rsidRPr="001E7A27">
        <w:rPr>
          <w:lang w:val="en-GB"/>
        </w:rPr>
        <w:t>N/</w:t>
      </w:r>
      <w:r w:rsidRPr="001E7A27">
        <w:rPr>
          <w:vertAlign w:val="superscript"/>
          <w:lang w:val="en-GB"/>
        </w:rPr>
        <w:t>14</w:t>
      </w:r>
      <w:r w:rsidRPr="001E7A27">
        <w:rPr>
          <w:lang w:val="en-GB"/>
        </w:rPr>
        <w:t>N isotope ratio (</w:t>
      </w:r>
      <w:r w:rsidRPr="001E7A27">
        <w:rPr>
          <w:i/>
          <w:lang w:val="en-GB"/>
        </w:rPr>
        <w:t>robust evidence</w:t>
      </w:r>
      <w:r w:rsidRPr="001E7A27">
        <w:rPr>
          <w:iCs/>
          <w:lang w:val="en-GB"/>
          <w:rPrChange w:id="2407" w:author="Ian Blenkinsop" w:date="2021-07-28T13:37:00Z">
            <w:rPr>
              <w:i/>
              <w:lang w:val="en-GB"/>
            </w:rPr>
          </w:rPrChange>
        </w:rPr>
        <w:t>,</w:t>
      </w:r>
      <w:r w:rsidRPr="001E7A27">
        <w:rPr>
          <w:i/>
          <w:lang w:val="en-GB"/>
        </w:rPr>
        <w:t xml:space="preserve"> high agreement</w:t>
      </w:r>
      <w:r w:rsidRPr="001E7A27">
        <w:rPr>
          <w:lang w:val="en-GB"/>
        </w:rPr>
        <w:t xml:space="preserve">) </w:t>
      </w:r>
      <w:del w:id="2408" w:author="Soapbox" w:date="2021-07-17T09:05:00Z">
        <w:r w:rsidRPr="001E7A27" w:rsidDel="006D077A">
          <w:rPr>
            <w:lang w:val="en-GB"/>
          </w:rPr>
          <w:delText>as well as</w:delText>
        </w:r>
      </w:del>
      <w:ins w:id="2409" w:author="Soapbox" w:date="2021-07-17T09:05:00Z">
        <w:r w:rsidR="006D077A" w:rsidRPr="001E7A27">
          <w:rPr>
            <w:lang w:val="en-GB"/>
          </w:rPr>
          <w:t>and</w:t>
        </w:r>
      </w:ins>
      <w:r w:rsidRPr="001E7A27">
        <w:rPr>
          <w:lang w:val="en-GB"/>
        </w:rPr>
        <w:t xml:space="preserve"> the predominant position of the </w:t>
      </w:r>
      <w:r w:rsidRPr="001E7A27">
        <w:rPr>
          <w:vertAlign w:val="superscript"/>
          <w:lang w:val="en-GB"/>
        </w:rPr>
        <w:t>15</w:t>
      </w:r>
      <w:r w:rsidRPr="001E7A27">
        <w:rPr>
          <w:lang w:val="en-GB"/>
        </w:rPr>
        <w:t>N atom in atmospheric N</w:t>
      </w:r>
      <w:r w:rsidRPr="001E7A27">
        <w:rPr>
          <w:vertAlign w:val="subscript"/>
          <w:lang w:val="en-GB"/>
        </w:rPr>
        <w:t>2</w:t>
      </w:r>
      <w:r w:rsidRPr="001E7A27">
        <w:rPr>
          <w:lang w:val="en-GB"/>
        </w:rPr>
        <w:t>O (</w:t>
      </w:r>
      <w:r w:rsidRPr="001E7A27">
        <w:rPr>
          <w:i/>
          <w:lang w:val="en-GB"/>
        </w:rPr>
        <w:t>limited evidence</w:t>
      </w:r>
      <w:r w:rsidRPr="001E7A27">
        <w:rPr>
          <w:iCs/>
          <w:lang w:val="en-GB"/>
          <w:rPrChange w:id="2410" w:author="Ian Blenkinsop" w:date="2021-07-28T13:37:00Z">
            <w:rPr>
              <w:i/>
              <w:lang w:val="en-GB"/>
            </w:rPr>
          </w:rPrChange>
        </w:rPr>
        <w:t>,</w:t>
      </w:r>
      <w:r w:rsidRPr="001E7A27">
        <w:rPr>
          <w:i/>
          <w:lang w:val="en-GB"/>
        </w:rPr>
        <w:t xml:space="preserve"> low agreement</w:t>
      </w:r>
      <w:r w:rsidRPr="001E7A27">
        <w:rPr>
          <w:lang w:val="en-GB"/>
        </w:rPr>
        <w:t>) in N</w:t>
      </w:r>
      <w:r w:rsidRPr="001E7A27">
        <w:rPr>
          <w:vertAlign w:val="subscript"/>
          <w:lang w:val="en-GB"/>
        </w:rPr>
        <w:t>2</w:t>
      </w:r>
      <w:r w:rsidRPr="001E7A27">
        <w:rPr>
          <w:lang w:val="en-GB"/>
        </w:rPr>
        <w:t>O has changed since 1940 (Figure 5.1</w:t>
      </w:r>
      <w:r w:rsidR="007C6078" w:rsidRPr="001E7A27">
        <w:rPr>
          <w:lang w:val="en-GB"/>
        </w:rPr>
        <w:t>5</w:t>
      </w:r>
      <w:r w:rsidRPr="001E7A27">
        <w:rPr>
          <w:lang w:val="en-GB"/>
        </w:rPr>
        <w:t xml:space="preserve">b, c) whereas they were relatively constant in the pre-industrial period </w:t>
      </w:r>
      <w:r w:rsidRPr="001E7A27">
        <w:rPr>
          <w:lang w:val="en-GB"/>
        </w:rPr>
        <w:fldChar w:fldCharType="begin" w:fldLock="1"/>
      </w:r>
      <w:r w:rsidR="00BC2C5E" w:rsidRPr="001E7A27">
        <w:rPr>
          <w:lang w:val="en-GB"/>
        </w:rPr>
        <w:instrText>ADDIN CSL_CITATION { "citationItems" : [ { "id" : "ITEM-1", "itemData" : { "DOI" : "10.1029/2006JD007208", "ISSN" : "0148-0227", "abstract" : "Histories of atmospheric N2O concentration and its \u03b415N and \u03b418O were reconstructed for the period 1952\u20132001 on the basis of the analyses of firn air collected at the North Greenland Ice Core Project (NGRIP), Greenland, and Dome Fuji and H72, Antarctica. The N2O concentration increased from 290 ppbv in 1952 to 316 ppbv in 2001, which agrees well with the results from atmospheric observations and polar ice core analyses. The \u03b415N and \u03b418O showed a secular decrease, the respective values being 8.9 and 21.5\u2030 in 1952 and 7.0 and 20.5\u2030 in 2001. Their rates of change also varied, from about \u22120.02\u2030 yr\u22121 in the 1950s to about \u22120.04\u2030 yr\u22121 in 1960\u20132001 for \u03b415N, and from about 0\u2030 yr\u22121 to \u22120.02\u2030 yr\u22121 for \u03b418O. The isotopic budgetary calculations using a two\u2010box model indicated that anthropogenic N2O emission from soils played a main role in the atmospheric N2O increase after industrialization, as well as that the average isotopic ratio of anthropogenic N2O has potentially been changed temporally.", "author" : [ { "dropping-particle" : "", "family" : "Ishijima", "given" : "Kentaro", "non-dropping-particle" : "", "parse-names" : false, "suffix" : "" }, { "dropping-particle" : "", "family" : "Sugawara", "given" : "Satoshi", "non-dropping-particle" : "", "parse-names" : false, "suffix" : "" }, { "dropping-particle" : "", "family" : "Kawamura", "given" : "Kenji", "non-dropping-particle" : "", "parse-names" : false, "suffix" : "" }, { "dropping-particle" : "", "family" : "Hashida", "given" : "Gen", "non-dropping-particle" : "", "parse-names" : false, "suffix" : "" }, { "dropping-particle" : "", "family" : "Morimoto", "given" : "Shinji", "non-dropping-particle" : "", "parse-names" : false, "suffix" : "" }, { "dropping-particle" : "", "family" : "Murayama", "given" : "Shohei", "non-dropping-particle" : "", "parse-names" : false, "suffix" : "" }, { "dropping-particle" : "", "family" : "Aoki", "given" : "Shuji", "non-dropping-particle" : "", "parse-names" : false, "suffix" : "" }, { "dropping-particle" : "", "family" : "Nakazawa", "given" : "Takakiyo", "non-dropping-particle" : "", "parse-names" : false, "suffix" : "" } ], "container-title" : "Journal of Geophysical Research: Atmospheres", "id" : "ITEM-1", "issue" : "D3", "issued" : { "date-parts" : [ [ "2007", "2", "10" ] ] }, "page" : "D03305", "publisher" : "Wiley-Blackwell", "title" : "Temporal variations of the atmospheric nitrous oxide concentration and its \u03b415N and \u03b418O for the latter half of the 20th century reconstructed from firn air analyses", "translator" : [ { "dropping-particle" : "", "family" : "L4541", "given" : "", "non-dropping-particle" : "", "parse-names" : false, "suffix" : "" } ], "type" : "article-journal", "volume" : "112" }, "uris" : [ "http://www.mendeley.com/documents/?uuid=1be9c9a9-a6fa-36ae-a4c9-3362cd8bb88a" ] }, { "id" : "ITEM-2", "itemData" : { "DOI" : "10.1038/ngeo1421", "ISSN" : "1752-0894", "abstract" : "The atmospheric nitrous oxide concentration has increased by 20% since 1750. Analyses of Antarctic firn and archived air samples reveal seasonal cycles in the isotopic signature of nitrous oxide, which can help to disentangle the contribution of surface sources.", "author" : [ { "dropping-particle" : "", "family" : "Park", "given" : "S.", "non-dropping-particle" : "", "parse-names" : false, "suffix" : "" }, { "dropping-particle" : "", "family" : "Croteau", "given" : "P.", "non-dropping-particle" : "", "parse-names" : false, "suffix" : "" }, { "dropping-particle" : "", "family" : "Boering", "given" : "K. A.", "non-dropping-particle" : "", "parse-names" : false, "suffix" : "" }, { "dropping-particle" : "", "family" : "Etheridge", "given" : "D. M.", "non-dropping-particle" : "", "parse-names" : false, "suffix" : "" }, { "dropping-particle" : "", "family" : "Ferretti", "given" : "D.", "non-dropping-particle" : "", "parse-names" : false, "suffix" : "" }, { "dropping-particle" : "", "family" : "Fraser", "given" : "P. J.", "non-dropping-particle" : "", "parse-names" : false, "suffix" : "" }, { "dropping-particle" : "", "family" : "Kim", "given" : "K-R.", "non-dropping-particle" : "", "parse-names" : false, "suffix" : "" }, { "dropping-particle" : "", "family" : "Krummel", "given" : "P. B.", "non-dropping-particle" : "", "parse-names" : false, "suffix" : "" }, { "dropping-particle" : "", "family" : "Langenfelds", "given" : "R. L.", "non-dropping-particle" : "", "parse-names" : false, "suffix" : "" }, { "dropping-particle" : "", "family" : "Ommen", "given" : "T. D.", "non-dropping-particle" : "van", "parse-names" : false, "suffix" : "" }, { "dropping-particle" : "", "family" : "Steele", "given" : "L. P.", "non-dropping-particle" : "", "parse-names" : false, "suffix" : "" }, { "dropping-particle" : "", "family" : "Trudinger", "given" : "C. M.", "non-dropping-particle" : "", "parse-names" : false, "suffix" : "" } ], "container-title" : "Nature Geoscience", "id" : "ITEM-2", "issue" : "4", "issued" : { "date-parts" : [ [ "2012", "4", "11" ] ] }, "page" : "261-265", "publisher" : "Nature Publishing Group", "title" : "Trends and seasonal cycles in the isotopic composition of nitrous oxide since 1940", "translator" : [ { "dropping-particle" : "", "family" : "L4511", "given" : "", "non-dropping-particle" : "", "parse-names" : false, "suffix" : "" } ], "type" : "article-journal", "volume" : "5" }, "uris" : [ "http://www.mendeley.com/documents/?uuid=18a2cc2b-fb5e-361b-8a31-9a980d7730ad" ] }, { "id" : "ITEM-3", "itemData" : { "DOI" : "10.5194/acp-17-4539-2017", "ISSN" : "1680-7324", "abstract" : "Abstract. N2O is currently the third most important anthropogenic greenhouse gas in terms of radiative forcing and its atmospheric mole fraction is rising steadily. To quantify the growth rate and its causes over the past decades, we performed a multi-site reconstruction of the atmospheric N2O mole fraction and isotopic composition using new and previously published firn air data collected from Greenland and Antarctica in combination with a firn diffusion and densification model. The multi-site reconstruction showed that while the global mean N2O mole fraction increased from (290\u00b11)nmolmol\u22121 in 1940 to (322\u00b11)nmolmol\u22121 in 2008, the isotopic composition of atmospheric N2O decreased by (\u22122.2\u00b10.2)\u2030 for \u03b415Nav, (\u22121.0\u00b10.3)\u2030 for \u03b418O, (\u22121.3\u00b10.6)\u2030 for \u03b415N\u03b1, and (\u22122.8\u00b10.6)\u2030 for \u03b415N\u03b2 over the same period. The detailed temporal evolution of the mole fraction and isotopic composition derived from the firn air model was then used in a two-box atmospheric model (comprising a stratospheric box and a tropospheric box) to infer changes in the isotopic source signature over time. The precise value of the source strength depends on the choice of the N2O lifetime, which we choose to fix at 123 years. The average isotopic composition over the investigated period is \u03b415Nav = (\u22127.6\u00b10.8)\u2030 (vs. air-N2), \u03b418O = (32.2\u00b10.2)\u2030 (vs. Vienna Standard Mean Ocean Water \u2013 VSMOW) for \u03b418O, \u03b415N\u03b1 = (\u22123.0\u00b11.9)\u2030 and \u03b415N\u03b2 = (\u221211.7\u00b12.3)\u2030. \u03b415Nav, and \u03b415N\u03b2 show some temporal variability, while for the other signatures the error bars of the reconstruction are too large to retrieve reliable temporal changes. Possible processes that may explain trends in 15N are discussed. The 15N site preference ( = \u03b415N\u03b1 \u2212 \u03b415N\u03b2) provides evidence of a shift in emissions from denitrification to nitrification, although the uncertainty envelopes are large.", "author" : [ { "dropping-particle" : "", "family" : "Prokopiou", "given" : "Markella", "non-dropping-particle" : "", "parse-names" : false, "suffix" : "" }, { "dropping-particle" : "", "family" : "Martinerie", "given" : "Patricia", "non-dropping-particle" : "", "parse-names" : false, "suffix" : "" }, { "dropping-particle" : "", "family" : "Sapart", "given" : "C\u00e9lia J.", "non-dropping-particle" : "", "parse-names" : false, "suffix" : "" }, { "dropping-particle" : "", "family" : "Witrant", "given" : "Emmanuel", "non-dropping-particle" : "", "parse-names" : false, "suffix" : "" }, { "dropping-particle" : "", "family" : "Monteil", "given" : "Guillaume", "non-dropping-particle" : "", "parse-names" : false, "suffix" : "" }, { "dropping-particle" : "", "family" : "Ishijima", "given" : "Kentaro", "non-dropping-particle" : "", "parse-names" : false, "suffix" : "" }, { "dropping-particle" : "", "family" : "Bernard", "given" : "Sophie", "non-dropping-particle" : "", "parse-names" : false, "suffix" : "" }, { "dropping-particle" : "", "family" : "Kaiser", "given" : "Jan", "non-dropping-particle" : "", "parse-names" : false, "suffix" : "" }, { "dropping-particle" : "", "family" : "Levin", "given" : "Ingeborg", "non-dropping-particle" : "", "parse-names" : false, "suffix" : "" }, { "dropping-particle" : "", "family" : "Blunier", "given" : "Thomas", "non-dropping-particle" : "", "parse-names" : false, "suffix" : "" }, { "dropping-particle" : "", "family" : "Etheridge", "given" : "David", "non-dropping-particle" : "", "parse-names" : false, "suffix" : "" }, { "dropping-particle" : "", "family" : "Dlugokencky", "given" : "Ed", "non-dropping-particle" : "", "parse-names" : false, "suffix" : "" }, { "dropping-particle" : "", "family" : "Wal", "given" : "Roderik S. W.", "non-dropping-particle" : "van de", "parse-names" : false, "suffix" : "" }, { "dropping-particle" : "", "family" : "R\u00f6ckmann", "given" : "Thomas", "non-dropping-particle" : "", "parse-names" : false, "suffix" : "" } ], "container-title" : "Atmospheric Chemistry and Physics", "id" : "ITEM-3", "issue" : "7", "issued" : { "date-parts" : [ [ "2017", "4", "5" ] ] }, "page" : "4539-4564", "title" : "Constraining N2O emissions since 1940 using firn air isotope measurements in both hemispheres", "translator" : [ { "dropping-particle" : "", "family" : "L4763", "given" : "", "non-dropping-particle" : "", "parse-names" : false, "suffix" : "" } ], "type" : "article-journal", "volume" : "17" }, "uris" : [ "http://www.mendeley.com/documents/?uuid=d5ab397d-a0da-39d3-9394-8cd00d5d57e4" ] }, { "id" : "ITEM-4", "itemData" : { "DOI" : "10.1029/2018JD029008", "ISSN" : "2169897X", "author" : [ { "dropping-particle" : "", "family" : "Prokopiou", "given" : "M.", "non-dropping-particle" : "", "parse-names" : false, "suffix" : "" }, { "dropping-particle" : "", "family" : "Sapart", "given" : "C. J.", "non-dropping-particle" : "", "parse-names" : false, "suffix" : "" }, { "dropping-particle" : "", "family" : "Rosen", "given" : "J.", "non-dropping-particle" : "", "parse-names" : false, "suffix" : "" }, { "dropping-particle" : "", "family" : "Sperlich", "given" : "P.", "non-dropping-particle" : "", "parse-names" : false, "suffix" : "" }, { "dropping-particle" : "", "family" : "Blunier", "given" : "T.", "non-dropping-particle" : "", "parse-names" : false, "suffix" : "" }, { "dropping-particle" : "", "family" : "Brook", "given" : "E.", "non-dropping-particle" : "", "parse-names" : false, "suffix" : "" }, { "dropping-particle" : "", "family" : "Wal", "given" : "R. S. W.", "non-dropping-particle" : "van de", "parse-names" : false, "suffix" : "" }, { "dropping-particle" : "", "family" : "R\u00f6ckmann", "given" : "T.", "non-dropping-particle" : "", "parse-names" : false, "suffix" : "" } ], "container-title" : "Journal of Geophysical Research: Atmospheres", "id" : "ITEM-4", "issue" : "18", "issued" : { "date-parts" : [ [ "2018", "9", "27" ] ] }, "page" : "10,757-10,773", "title" : "Changes in the Isotopic Signature of Atmospheric Nitrous Oxide and Its Global Average Source During the Last Three Millennia", "translator" : [ { "dropping-particle" : "", "family" : "L6918", "given" : "", "non-dropping-particle" : "", "parse-names" : false, "suffix" : "" } ], "type" : "article-journal", "volume" : "123" }, "uris" : [ "http://www.mendeley.com/documents/?uuid=7dabc571-281d-4576-b54e-fc3940fe58fc" ] } ], "mendeley" : { "formattedCitation" : "(Ishijima et al., 2007; Park et al., 2012; Prokopiou et al., 2017, 2018)", "plainTextFormattedCitation" : "(Ishijima et al., 2007; Park et al., 2012; Prokopiou et al., 2017, 2018)", "previouslyFormattedCitation" : "(Ishijima et al., 2007; Park et al., 2012; Prokopiou et al., 2017, 2018)" }, "properties" : { "noteIndex" : 0 }, "schema" : "https://github.com/citation-style-language/schema/raw/master/csl-citation.json" }</w:instrText>
      </w:r>
      <w:r w:rsidRPr="001E7A27">
        <w:rPr>
          <w:lang w:val="en-GB"/>
        </w:rPr>
        <w:fldChar w:fldCharType="separate"/>
      </w:r>
      <w:r w:rsidR="00025FA2" w:rsidRPr="001E7A27">
        <w:rPr>
          <w:noProof/>
          <w:lang w:val="en-GB"/>
        </w:rPr>
        <w:t>(Ishijima et al., 2007; Park et al., 2012; Prokopiou et al., 2017, 2018)</w:t>
      </w:r>
      <w:r w:rsidRPr="001E7A27">
        <w:rPr>
          <w:lang w:val="en-GB"/>
        </w:rPr>
        <w:fldChar w:fldCharType="end"/>
      </w:r>
      <w:r w:rsidRPr="001E7A27">
        <w:rPr>
          <w:lang w:val="en-GB"/>
        </w:rPr>
        <w:t xml:space="preserve">. SRCCL concluded that this change indicates a shift in the </w:t>
      </w:r>
      <w:r w:rsidR="00527001" w:rsidRPr="001E7A27">
        <w:rPr>
          <w:lang w:val="en-GB"/>
        </w:rPr>
        <w:t>nitrogen</w:t>
      </w:r>
      <w:r w:rsidRPr="001E7A27">
        <w:rPr>
          <w:lang w:val="en-GB"/>
        </w:rPr>
        <w:t>-substrate available for de</w:t>
      </w:r>
      <w:del w:id="2411" w:author="Soapbox" w:date="2021-07-17T09:18:00Z">
        <w:r w:rsidRPr="001E7A27" w:rsidDel="00363FC4">
          <w:rPr>
            <w:lang w:val="en-GB"/>
          </w:rPr>
          <w:delText>-</w:delText>
        </w:r>
      </w:del>
      <w:r w:rsidRPr="001E7A27">
        <w:rPr>
          <w:lang w:val="en-GB"/>
        </w:rPr>
        <w:t>nitrification, and the relative contribution of nitrification to the global N</w:t>
      </w:r>
      <w:r w:rsidRPr="001E7A27">
        <w:rPr>
          <w:vertAlign w:val="subscript"/>
          <w:lang w:val="en-GB"/>
        </w:rPr>
        <w:t>2</w:t>
      </w:r>
      <w:r w:rsidRPr="001E7A27">
        <w:rPr>
          <w:lang w:val="en-GB"/>
        </w:rPr>
        <w:t>O source (</w:t>
      </w:r>
      <w:r w:rsidRPr="001E7A27">
        <w:rPr>
          <w:i/>
          <w:lang w:val="en-GB"/>
        </w:rPr>
        <w:t>robust evidence</w:t>
      </w:r>
      <w:r w:rsidRPr="001E7A27">
        <w:rPr>
          <w:iCs/>
          <w:lang w:val="en-GB"/>
          <w:rPrChange w:id="2412" w:author="Ian Blenkinsop" w:date="2021-07-28T13:37:00Z">
            <w:rPr>
              <w:i/>
              <w:lang w:val="en-GB"/>
            </w:rPr>
          </w:rPrChange>
        </w:rPr>
        <w:t>,</w:t>
      </w:r>
      <w:r w:rsidRPr="001E7A27">
        <w:rPr>
          <w:i/>
          <w:lang w:val="en-GB"/>
        </w:rPr>
        <w:t xml:space="preserve"> high agreement</w:t>
      </w:r>
      <w:r w:rsidRPr="001E7A27">
        <w:rPr>
          <w:lang w:val="en-GB"/>
        </w:rPr>
        <w:t>), which are associated with increased fertili</w:t>
      </w:r>
      <w:ins w:id="2413" w:author="Soapbox" w:date="2021-07-16T10:12:00Z">
        <w:r w:rsidR="00953844" w:rsidRPr="001E7A27">
          <w:rPr>
            <w:lang w:val="en-GB"/>
          </w:rPr>
          <w:t>z</w:t>
        </w:r>
      </w:ins>
      <w:del w:id="2414" w:author="Soapbox" w:date="2021-07-16T10:12:00Z">
        <w:r w:rsidRPr="001E7A27" w:rsidDel="00953844">
          <w:rPr>
            <w:lang w:val="en-GB"/>
          </w:rPr>
          <w:delText>s</w:delText>
        </w:r>
      </w:del>
      <w:r w:rsidRPr="001E7A27">
        <w:rPr>
          <w:lang w:val="en-GB"/>
        </w:rPr>
        <w:t xml:space="preserve">er use in agriculture </w:t>
      </w:r>
      <w:r w:rsidRPr="001E7A27">
        <w:rPr>
          <w:lang w:val="en-GB"/>
        </w:rPr>
        <w:fldChar w:fldCharType="begin" w:fldLock="1"/>
      </w:r>
      <w:r w:rsidR="00747167" w:rsidRPr="001E7A27">
        <w:rPr>
          <w:lang w:val="en-GB"/>
        </w:rPr>
        <w:instrText>ADDIN CSL_CITATION { "citationItems" : [ { "id" : "ITEM-1", "itemData" : { "DOI" : "10.1038/ngeo1421", "ISSN" : "1752-0894", "abstract" : "The atmospheric nitrous oxide concentration has increased by 20% since 1750. Analyses of Antarctic firn and archived air samples reveal seasonal cycles in the isotopic signature of nitrous oxide, which can help to disentangle the contribution of surface sources.", "author" : [ { "dropping-particle" : "", "family" : "Park", "given" : "S.", "non-dropping-particle" : "", "parse-names" : false, "suffix" : "" }, { "dropping-particle" : "", "family" : "Croteau", "given" : "P.", "non-dropping-particle" : "", "parse-names" : false, "suffix" : "" }, { "dropping-particle" : "", "family" : "Boering", "given" : "K. A.", "non-dropping-particle" : "", "parse-names" : false, "suffix" : "" }, { "dropping-particle" : "", "family" : "Etheridge", "given" : "D. M.", "non-dropping-particle" : "", "parse-names" : false, "suffix" : "" }, { "dropping-particle" : "", "family" : "Ferretti", "given" : "D.", "non-dropping-particle" : "", "parse-names" : false, "suffix" : "" }, { "dropping-particle" : "", "family" : "Fraser", "given" : "P. J.", "non-dropping-particle" : "", "parse-names" : false, "suffix" : "" }, { "dropping-particle" : "", "family" : "Kim", "given" : "K-R.", "non-dropping-particle" : "", "parse-names" : false, "suffix" : "" }, { "dropping-particle" : "", "family" : "Krummel", "given" : "P. B.", "non-dropping-particle" : "", "parse-names" : false, "suffix" : "" }, { "dropping-particle" : "", "family" : "Langenfelds", "given" : "R. L.", "non-dropping-particle" : "", "parse-names" : false, "suffix" : "" }, { "dropping-particle" : "", "family" : "Ommen", "given" : "T. D.", "non-dropping-particle" : "van", "parse-names" : false, "suffix" : "" }, { "dropping-particle" : "", "family" : "Steele", "given" : "L. P.", "non-dropping-particle" : "", "parse-names" : false, "suffix" : "" }, { "dropping-particle" : "", "family" : "Trudinger", "given" : "C. M.", "non-dropping-particle" : "", "parse-names" : false, "suffix" : "" } ], "container-title" : "Nature Geoscience", "id" : "ITEM-1", "issue" : "4", "issued" : { "date-parts" : [ [ "2012", "4", "11" ] ] }, "page" : "261-265", "publisher" : "Nature Publishing Group", "title" : "Trends and seasonal cycles in the isotopic composition of nitrous oxide since 1940", "translator" : [ { "dropping-particle" : "", "family" : "L4511", "given" : "", "non-dropping-particle" : "", "parse-names" : false, "suffix" : "" } ], "type" : "article-journal", "volume" : "5" }, "uris" : [ "http://www.mendeley.com/documents/?uuid=18a2cc2b-fb5e-361b-8a31-9a980d7730ad" ] }, { "id" : "ITEM-2", "itemData" : { "DOI" : "10.1029/2018JD029008", "ISSN" : "2169897X", "author" : [ { "dropping-particle" : "", "family" : "Prokopiou", "given" : "M.", "non-dropping-particle" : "", "parse-names" : false, "suffix" : "" }, { "dropping-particle" : "", "family" : "Sapart", "given" : "C. J.", "non-dropping-particle" : "", "parse-names" : false, "suffix" : "" }, { "dropping-particle" : "", "family" : "Rosen", "given" : "J.", "non-dropping-particle" : "", "parse-names" : false, "suffix" : "" }, { "dropping-particle" : "", "family" : "Sperlich", "given" : "P.", "non-dropping-particle" : "", "parse-names" : false, "suffix" : "" }, { "dropping-particle" : "", "family" : "Blunier", "given" : "T.", "non-dropping-particle" : "", "parse-names" : false, "suffix" : "" }, { "dropping-particle" : "", "family" : "Brook", "given" : "E.", "non-dropping-particle" : "", "parse-names" : false, "suffix" : "" }, { "dropping-particle" : "", "family" : "Wal", "given" : "R. S. W.", "non-dropping-particle" : "van de", "parse-names" : false, "suffix" : "" }, { "dropping-particle" : "", "family" : "R\u00f6ckmann", "given" : "T.", "non-dropping-particle" : "", "parse-names" : false, "suffix" : "" } ], "container-title" : "Journal of Geophysical Research: Atmospheres", "id" : "ITEM-2", "issue" : "18", "issued" : { "date-parts" : [ [ "2018", "9", "27" ] ] }, "page" : "10,757-10,773", "title" : "Changes in the Isotopic Signature of Atmospheric Nitrous Oxide and Its Global Average Source During the Last Three Millennia", "translator" : [ { "dropping-particle" : "", "family" : "L6918", "given" : "", "non-dropping-particle" : "", "parse-names" : false, "suffix" : "" } ], "type" : "article-journal", "volume" : "123" }, "uris" : [ "http://www.mendeley.com/documents/?uuid=7dabc571-281d-4576-b54e-fc3940fe58fc" ] }, { "id" : "ITEM-3", "itemData" : { "DOI" : "10.1371/journal.pone.0118954", "ISSN" : "1932-6203", "author" : [ { "dropping-particle" : "", "family" : "Snider", "given" : "David M.", "non-dropping-particle" : "", "parse-names" : false, "suffix" : "" }, { "dropping-particle" : "", "family" : "Venkiteswaran", "given" : "Jason J.", "non-dropping-particle" : "", "parse-names" : false, "suffix" : "" }, { "dropping-particle" : "", "family" : "Schiff", "given" : "Sherry L.", "non-dropping-particle" : "", "parse-names" : false, "suffix" : "" }, { "dropping-particle" : "", "family" : "Spoelstra", "given" : "John", "non-dropping-particle" : "", "parse-names" : false, "suffix" : "" } ], "container-title" : "PLOS ONE", "editor" : [ { "dropping-particle" : "", "family" : "Hu", "given" : "Shuijin", "non-dropping-particle" : "", "parse-names" : false, "suffix" : "" } ], "id" : "ITEM-3", "issue" : "3", "issued" : { "date-parts" : [ [ "2015", "3", "26" ] ] }, "page" : "e0118954", "title" : "From the Ground Up: Global Nitrous Oxide Sources are Constrained by Stable Isotope Values", "translator" : [ { "dropping-particle" : "", "family" : "L6915", "given" : "", "non-dropping-particle" : "", "parse-names" : false, "suffix" : "" } ], "type" : "article-journal", "volume" : "10" }, "uris" : [ "http://www.mendeley.com/documents/?uuid=be1d05cf-4e5f-4927-bb27-1c399b4cf5eb" ] } ], "mendeley" : { "formattedCitation" : "(Park et al., 2012; Snider et al., 2015; Prokopiou et al., 2018)", "plainTextFormattedCitation" : "(Park et al., 2012; Snider et al., 2015; Prokopiou et al., 2018)", "previouslyFormattedCitation" : "(Park et al., 2012; Snider et al., 2015; Prokopiou et al., 2018)" }, "properties" : { "noteIndex" : 0 }, "schema" : "https://github.com/citation-style-language/schema/raw/master/csl-citation.json" }</w:instrText>
      </w:r>
      <w:r w:rsidRPr="001E7A27">
        <w:rPr>
          <w:lang w:val="en-GB"/>
        </w:rPr>
        <w:fldChar w:fldCharType="separate"/>
      </w:r>
      <w:r w:rsidR="00025FA2" w:rsidRPr="001E7A27">
        <w:rPr>
          <w:noProof/>
          <w:lang w:val="en-GB"/>
        </w:rPr>
        <w:t>(Park et al., 2012; Snider et al., 2015; Prokopiou et al., 2018)</w:t>
      </w:r>
      <w:r w:rsidRPr="001E7A27">
        <w:rPr>
          <w:lang w:val="en-GB"/>
        </w:rPr>
        <w:fldChar w:fldCharType="end"/>
      </w:r>
      <w:r w:rsidRPr="001E7A27">
        <w:rPr>
          <w:lang w:val="en-GB"/>
        </w:rPr>
        <w:t>.</w:t>
      </w:r>
      <w:r w:rsidRPr="001E7A27" w:rsidDel="00C75E5F">
        <w:rPr>
          <w:lang w:val="en-GB"/>
        </w:rPr>
        <w:t xml:space="preserve"> </w:t>
      </w:r>
    </w:p>
    <w:p w14:paraId="0F4D2848" w14:textId="77777777" w:rsidR="00967A55" w:rsidRPr="001E7A27" w:rsidRDefault="00967A55" w:rsidP="005C7F25">
      <w:pPr>
        <w:pStyle w:val="AR6BodyText"/>
        <w:rPr>
          <w:lang w:val="en-GB"/>
        </w:rPr>
      </w:pPr>
    </w:p>
    <w:p w14:paraId="1E0F0F9A" w14:textId="2E303AE2" w:rsidR="00967A55" w:rsidRPr="001E7A27" w:rsidRDefault="00967A55" w:rsidP="005C7F25">
      <w:pPr>
        <w:pStyle w:val="AR6BodyText"/>
        <w:rPr>
          <w:lang w:val="en-GB"/>
        </w:rPr>
      </w:pPr>
      <w:r w:rsidRPr="001E7A27">
        <w:rPr>
          <w:lang w:val="en-GB" w:eastAsia="en-US"/>
        </w:rPr>
        <w:t>Since AR5</w:t>
      </w:r>
      <w:r w:rsidR="00F006DE" w:rsidRPr="001E7A27">
        <w:rPr>
          <w:lang w:val="en-GB" w:eastAsia="en-US"/>
        </w:rPr>
        <w:t xml:space="preserve"> </w:t>
      </w:r>
      <w:r w:rsidR="00F006DE" w:rsidRPr="001E7A27">
        <w:rPr>
          <w:lang w:val="en-GB"/>
        </w:rPr>
        <w:t xml:space="preserve">(WGI, </w:t>
      </w:r>
      <w:ins w:id="2415" w:author="Ian Blenkinsop" w:date="2021-07-28T13:37:00Z">
        <w:r w:rsidR="00CA0FD0" w:rsidRPr="001E7A27">
          <w:rPr>
            <w:lang w:val="en-GB"/>
          </w:rPr>
          <w:t xml:space="preserve">Section </w:t>
        </w:r>
      </w:ins>
      <w:r w:rsidR="00F006DE" w:rsidRPr="001E7A27">
        <w:rPr>
          <w:lang w:val="en-GB"/>
        </w:rPr>
        <w:t>6.4.3)</w:t>
      </w:r>
      <w:r w:rsidRPr="001E7A27">
        <w:rPr>
          <w:lang w:val="en-GB" w:eastAsia="en-US"/>
        </w:rPr>
        <w:t>, the mean atmospheric lifetime of N</w:t>
      </w:r>
      <w:r w:rsidRPr="001E7A27">
        <w:rPr>
          <w:vertAlign w:val="subscript"/>
          <w:lang w:val="en-GB" w:eastAsia="en-US"/>
        </w:rPr>
        <w:t>2</w:t>
      </w:r>
      <w:r w:rsidRPr="001E7A27">
        <w:rPr>
          <w:lang w:val="en-GB" w:eastAsia="en-US"/>
        </w:rPr>
        <w:t xml:space="preserve">O has been revised to 116 ± 9 years </w:t>
      </w:r>
      <w:r w:rsidRPr="001E7A27">
        <w:rPr>
          <w:lang w:val="en-GB" w:eastAsia="en-US"/>
        </w:rPr>
        <w:fldChar w:fldCharType="begin" w:fldLock="1"/>
      </w:r>
      <w:r w:rsidR="00747167" w:rsidRPr="001E7A27">
        <w:rPr>
          <w:lang w:val="en-GB" w:eastAsia="en-US"/>
        </w:rPr>
        <w:instrText>ADDIN CSL_CITATION { "citationItems" : [ { "id" : "ITEM-1", "itemData" : { "DOI" : "10.1002/2015JD023267", "ISSN" : "2169897X", "abstract" : "The lifetime of nitrous oxide, the third\u2010most\u2010important human\u2010emitted greenhouse gas, is based to date primarily on model studies or scaling to other gases. This work calculates a semiempirical lifetime based on Microwave Limb Sounder satellite measurements of stratospheric profiles of nitrous oxide, ozone, and temperature; laboratory cross\u2010section data for ozone and molecular oxygen plus kinetics for O(1D); the observed solar spectrum; and a simple radiative transfer model. The result is 116 \u00b1 9 years. The observed monthly\u2010to\u2010biennial variations in lifetime and tropical abundance are well matched by four independent chemistry\u2010transport models driven by reanalysis meteorological fields for the period of observation (2005\u20132010), but all these models overestimate the lifetime due to lower abundances in the critical loss region near 32 km in the tropics. These models plus a chemistry\u2010climate model agree on the nitrous oxide feedback factor on its own lifetime of 0.94 \u00b1 0.01, giving N2O perturbations an effective residence time of 109 years. Combining this new empirical lifetime with model estimates of residence time and preindustrial lifetime (123 years) adjusts our best estimates of the human\u2010natural balance of emissions today and improves the accuracy of projected nitrous oxide increases over this century.", "author" : [ { "dropping-particle" : "", "family" : "Prather", "given" : "Michael J.", "non-dropping-particle" : "", "parse-names" : false, "suffix" : "" }, { "dropping-particle" : "", "family" : "Hsu", "given" : "Juno", "non-dropping-particle" : "", "parse-names" : false, "suffix" : "" }, { "dropping-particle" : "", "family" : "DeLuca", "given" : "Nicole M.", "non-dropping-particle" : "", "parse-names" : false, "suffix" : "" }, { "dropping-particle" : "", "family" : "Jackman", "given" : "Charles H.", "non-dropping-particle" : "", "parse-names" : false, "suffix" : "" }, { "dropping-particle" : "", "family" : "Oman", "given" : "Luke D.", "non-dropping-particle" : "", "parse-names" : false, "suffix" : "" }, { "dropping-particle" : "", "family" : "Douglass", "given" : "Anne R.", "non-dropping-particle" : "", "parse-names" : false, "suffix" : "" }, { "dropping-particle" : "", "family" : "Fleming", "given" : "Eric L.", "non-dropping-particle" : "", "parse-names" : false, "suffix" : "" }, { "dropping-particle" : "", "family" : "Strahan", "given" : "Susan E.", "non-dropping-particle" : "", "parse-names" : false, "suffix" : "" }, { "dropping-particle" : "", "family" : "Steenrod", "given" : "Stephen D.", "non-dropping-particle" : "", "parse-names" : false, "suffix" : "" }, { "dropping-particle" : "", "family" : "S\u00f8vde", "given" : "O. Amund", "non-dropping-particle" : "", "parse-names" : false, "suffix" : "" }, { "dropping-particle" : "", "family" : "Isaksen", "given" : "Ivar S. A.", "non-dropping-particle" : "", "parse-names" : false, "suffix" : "" }, { "dropping-particle" : "", "family" : "Froidevaux", "given" : "Lucien", "non-dropping-particle" : "", "parse-names" : false, "suffix" : "" }, { "dropping-particle" : "", "family" : "Funke", "given" : "Bernd", "non-dropping-particle" : "", "parse-names" : false, "suffix" : "" } ], "container-title" : "Journal of Geophysical Research: Atmospheres", "id" : "ITEM-1", "issue" : "11", "issued" : { "date-parts" : [ [ "2015", "6", "16" ] ] }, "page" : "5693-5705", "publisher" : "Wiley-Blackwell", "title" : "Measuring and modeling the lifetime of nitrous oxide including its variability", "translator" : [ { "dropping-particle" : "", "family" : "L4497", "given" : "", "non-dropping-particle" : "", "parse-names" : false, "suffix" : "" } ], "type" : "article-journal", "volume" : "120" }, "uris" : [ "http://www.mendeley.com/documents/?uuid=0cfbbe22-27ac-3e11-bb1f-578df5a9e07b" ] } ], "mendeley" : { "formattedCitation" : "(Prather et al., 2015)", "plainTextFormattedCitation" : "(Prather et al., 2015)", "previouslyFormattedCitation" : "(Prather et al., 2015)"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(Prather et al., 2015)</w:t>
      </w:r>
      <w:r w:rsidRPr="001E7A27">
        <w:rPr>
          <w:lang w:val="en-GB" w:eastAsia="en-US"/>
        </w:rPr>
        <w:fldChar w:fldCharType="end"/>
      </w:r>
      <w:r w:rsidRPr="001E7A27">
        <w:rPr>
          <w:lang w:val="en-GB" w:eastAsia="en-US"/>
        </w:rPr>
        <w:t>. The small negative feedback of the N</w:t>
      </w:r>
      <w:r w:rsidRPr="001E7A27">
        <w:rPr>
          <w:vertAlign w:val="subscript"/>
          <w:lang w:val="en-GB" w:eastAsia="en-US"/>
        </w:rPr>
        <w:t>2</w:t>
      </w:r>
      <w:r w:rsidRPr="001E7A27">
        <w:rPr>
          <w:lang w:val="en-GB" w:eastAsia="en-US"/>
        </w:rPr>
        <w:t>O lifetime to increasing atmospheric N</w:t>
      </w:r>
      <w:r w:rsidRPr="001E7A27">
        <w:rPr>
          <w:vertAlign w:val="subscript"/>
          <w:lang w:val="en-GB" w:eastAsia="en-US"/>
        </w:rPr>
        <w:t>2</w:t>
      </w:r>
      <w:r w:rsidRPr="001E7A27">
        <w:rPr>
          <w:lang w:val="en-GB" w:eastAsia="en-US"/>
        </w:rPr>
        <w:t>O results in a slightly lower residence time (109 ± 10 years) of N</w:t>
      </w:r>
      <w:r w:rsidRPr="001E7A27">
        <w:rPr>
          <w:vertAlign w:val="subscript"/>
          <w:lang w:val="en-GB" w:eastAsia="en-US"/>
        </w:rPr>
        <w:t>2</w:t>
      </w:r>
      <w:r w:rsidRPr="001E7A27">
        <w:rPr>
          <w:lang w:val="en-GB" w:eastAsia="en-US"/>
        </w:rPr>
        <w:t xml:space="preserve">O perturbations compared with that assessed by AR5 (118–131 years) </w:t>
      </w:r>
      <w:r w:rsidRPr="001E7A27">
        <w:rPr>
          <w:lang w:val="en-GB" w:eastAsia="en-US"/>
        </w:rPr>
        <w:fldChar w:fldCharType="begin" w:fldLock="1"/>
      </w:r>
      <w:r w:rsidR="00747167" w:rsidRPr="001E7A27">
        <w:rPr>
          <w:lang w:val="en-GB" w:eastAsia="en-US"/>
        </w:rPr>
        <w:instrText>ADDIN CSL_CITATION { "citationItems" : [ { "id" : "ITEM-1", "itemData" : { "DOI" : "10.1002/2015JD023267", "ISSN" : "2169897X", "abstract" : "The lifetime of nitrous oxide, the third\u2010most\u2010important human\u2010emitted greenhouse gas, is based to date primarily on model studies or scaling to other gases. This work calculates a semiempirical lifetime based on Microwave Limb Sounder satellite measurements of stratospheric profiles of nitrous oxide, ozone, and temperature; laboratory cross\u2010section data for ozone and molecular oxygen plus kinetics for O(1D); the observed solar spectrum; and a simple radiative transfer model. The result is 116 \u00b1 9 years. The observed monthly\u2010to\u2010biennial variations in lifetime and tropical abundance are well matched by four independent chemistry\u2010transport models driven by reanalysis meteorological fields for the period of observation (2005\u20132010), but all these models overestimate the lifetime due to lower abundances in the critical loss region near 32 km in the tropics. These models plus a chemistry\u2010climate model agree on the nitrous oxide feedback factor on its own lifetime of 0.94 \u00b1 0.01, giving N2O perturbations an effective residence time of 109 years. Combining this new empirical lifetime with model estimates of residence time and preindustrial lifetime (123 years) adjusts our best estimates of the human\u2010natural balance of emissions today and improves the accuracy of projected nitrous oxide increases over this century.", "author" : [ { "dropping-particle" : "", "family" : "Prather", "given" : "Michael J.", "non-dropping-particle" : "", "parse-names" : false, "suffix" : "" }, { "dropping-particle" : "", "family" : "Hsu", "given" : "Juno", "non-dropping-particle" : "", "parse-names" : false, "suffix" : "" }, { "dropping-particle" : "", "family" : "DeLuca", "given" : "Nicole M.", "non-dropping-particle" : "", "parse-names" : false, "suffix" : "" }, { "dropping-particle" : "", "family" : "Jackman", "given" : "Charles H.", "non-dropping-particle" : "", "parse-names" : false, "suffix" : "" }, { "dropping-particle" : "", "family" : "Oman", "given" : "Luke D.", "non-dropping-particle" : "", "parse-names" : false, "suffix" : "" }, { "dropping-particle" : "", "family" : "Douglass", "given" : "Anne R.", "non-dropping-particle" : "", "parse-names" : false, "suffix" : "" }, { "dropping-particle" : "", "family" : "Fleming", "given" : "Eric L.", "non-dropping-particle" : "", "parse-names" : false, "suffix" : "" }, { "dropping-particle" : "", "family" : "Strahan", "given" : "Susan E.", "non-dropping-particle" : "", "parse-names" : false, "suffix" : "" }, { "dropping-particle" : "", "family" : "Steenrod", "given" : "Stephen D.", "non-dropping-particle" : "", "parse-names" : false, "suffix" : "" }, { "dropping-particle" : "", "family" : "S\u00f8vde", "given" : "O. Amund", "non-dropping-particle" : "", "parse-names" : false, "suffix" : "" }, { "dropping-particle" : "", "family" : "Isaksen", "given" : "Ivar S. A.", "non-dropping-particle" : "", "parse-names" : false, "suffix" : "" }, { "dropping-particle" : "", "family" : "Froidevaux", "given" : "Lucien", "non-dropping-particle" : "", "parse-names" : false, "suffix" : "" }, { "dropping-particle" : "", "family" : "Funke", "given" : "Bernd", "non-dropping-particle" : "", "parse-names" : false, "suffix" : "" } ], "container-title" : "Journal of Geophysical Research: Atmospheres", "id" : "ITEM-1", "issue" : "11", "issued" : { "date-parts" : [ [ "2015", "6", "16" ] ] }, "page" : "5693-5705", "publisher" : "Wiley-Blackwell", "title" : "Measuring and modeling the lifetime of nitrous oxide including its variability", "translator" : [ { "dropping-particle" : "", "family" : "L4497", "given" : "", "non-dropping-particle" : "", "parse-names" : false, "suffix" : "" } ], "type" : "article-journal", "volume" : "120" }, "uris" : [ "http://www.mendeley.com/documents/?uuid=0cfbbe22-27ac-3e11-bb1f-578df5a9e07b" ] } ], "mendeley" : { "formattedCitation" : "(Prather et al., 2015)", "plainTextFormattedCitation" : "(Prather et al., 2015)", "previouslyFormattedCitation" : "(Prather et al., 2015)"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(Prather et al., 2015)</w:t>
      </w:r>
      <w:r w:rsidRPr="001E7A27">
        <w:rPr>
          <w:lang w:val="en-GB" w:eastAsia="en-US"/>
        </w:rPr>
        <w:fldChar w:fldCharType="end"/>
      </w:r>
      <w:r w:rsidRPr="001E7A27">
        <w:rPr>
          <w:lang w:val="en-GB" w:eastAsia="en-US"/>
        </w:rPr>
        <w:t xml:space="preserve">. The dominant </w:t>
      </w:r>
      <w:r w:rsidRPr="001E7A27">
        <w:rPr>
          <w:lang w:val="en-GB"/>
        </w:rPr>
        <w:t>N</w:t>
      </w:r>
      <w:r w:rsidRPr="001E7A27">
        <w:rPr>
          <w:vertAlign w:val="subscript"/>
          <w:lang w:val="en-GB"/>
        </w:rPr>
        <w:t>2</w:t>
      </w:r>
      <w:r w:rsidRPr="001E7A27">
        <w:rPr>
          <w:lang w:val="en-GB"/>
        </w:rPr>
        <w:t>O</w:t>
      </w:r>
      <w:r w:rsidRPr="001E7A27">
        <w:rPr>
          <w:lang w:val="en-GB" w:eastAsia="en-US"/>
        </w:rPr>
        <w:t xml:space="preserve"> loss occurs through photolysis and oxidation by O(1D) radicals in the </w:t>
      </w:r>
      <w:ins w:id="2416" w:author="Soapbox" w:date="2021-07-17T09:08:00Z">
        <w:r w:rsidR="005A2E79" w:rsidRPr="001E7A27">
          <w:rPr>
            <w:lang w:val="en-GB" w:eastAsia="en-US"/>
          </w:rPr>
          <w:t>s</w:t>
        </w:r>
      </w:ins>
      <w:del w:id="2417" w:author="Soapbox" w:date="2021-07-17T09:08:00Z">
        <w:r w:rsidRPr="001E7A27" w:rsidDel="005A2E79">
          <w:rPr>
            <w:lang w:val="en-GB" w:eastAsia="en-US"/>
          </w:rPr>
          <w:delText>S</w:delText>
        </w:r>
      </w:del>
      <w:r w:rsidRPr="001E7A27">
        <w:rPr>
          <w:lang w:val="en-GB" w:eastAsia="en-US"/>
        </w:rPr>
        <w:t>tratosphere and amounts to approximately 13.1 (12.4–13.6) TgN yr</w:t>
      </w:r>
      <w:del w:id="2418" w:author="Ian Blenkinsop" w:date="2021-07-28T16:16:00Z">
        <w:r w:rsidRPr="001E7A27" w:rsidDel="00E4692D">
          <w:rPr>
            <w:vertAlign w:val="superscript"/>
            <w:lang w:val="en-GB"/>
          </w:rPr>
          <w:delText>-</w:delText>
        </w:r>
      </w:del>
      <w:ins w:id="2419" w:author="Ian Blenkinsop" w:date="2021-07-28T16:16:00Z">
        <w:r w:rsidR="00E4692D" w:rsidRPr="001E7A27">
          <w:rPr>
            <w:vertAlign w:val="superscript"/>
            <w:lang w:val="en-GB"/>
          </w:rPr>
          <w:t>–</w:t>
        </w:r>
      </w:ins>
      <w:r w:rsidRPr="001E7A27">
        <w:rPr>
          <w:vertAlign w:val="superscript"/>
          <w:lang w:val="en-GB"/>
        </w:rPr>
        <w:t>1</w:t>
      </w:r>
      <w:r w:rsidRPr="001E7A27">
        <w:rPr>
          <w:lang w:val="en-GB" w:eastAsia="en-US"/>
        </w:rPr>
        <w:t xml:space="preserve"> </w:t>
      </w:r>
      <w:r w:rsidRPr="001E7A27">
        <w:rPr>
          <w:lang w:val="en-GB" w:eastAsia="en-US"/>
        </w:rPr>
        <w:fldChar w:fldCharType="begin" w:fldLock="1"/>
      </w:r>
      <w:r w:rsidR="00BC2C5E" w:rsidRPr="001E7A27">
        <w:rPr>
          <w:lang w:val="en-GB" w:eastAsia="en-US"/>
        </w:rPr>
        <w:instrText>ADDIN CSL_CITATION { "citationItems" : [ { "id" : "ITEM-1", "itemData" : { "DOI" : "10.1029/93JD00223", "ISSN" : "0148-0227", "abstract" : "An accurate line\u2010by\u2010line model is used to evaluate effects of absorption in the Schumann\u2010Runge bands of O2 on transmission of ultraviolet radiation. Allowing also for absorption in the Herzberg continuum, the model is shown to provide a reliable simulation of observed transmission in the spectral interval 192 to 200 nm. The model is used to evaluate rates for photolysis of N2O, CFCl3, and CF2Cl2, and to infer global loss rates (1.22\u00d7l010 kg N yr\u22121, 7.21\u00d7107 and 3.04\u00d7l07 kg Cl yr\u22121, respectively) and instantaneous lifetimes (123, 44, and 116 years, respectively) appropriate for 1980. A parameterized version of the line\u2010by\u2010line model enabling rapid evaluation of transmission in the Schumann\u2010Runge region is described. Photochemical calculations employing the parameterization and constrained by data from the Atmospheric Trace Molecule Spectroscopy experiment are used to examine the budget of odd oxygen. Consistent with previous studies, it is shown that photochemical loss of odd oxygen exceeds production by photolysis of O2 for altitudes above 40 km. The imbalance between production and loss is shown to be consistent with a source of odd oxygen proportional to the product of the mixing ratio and photolysis rate of ozone, which suggests that processes involving vibrationally excited O2 may play an important role in production of odd oxygen.", "author" : [ { "dropping-particle" : "", "family" : "Minschwaner", "given" : "K.", "non-dropping-particle" : "", "parse-names" : false, "suffix" : "" }, { "dropping-particle" : "", "family" : "Salawitch", "given" : "R. J.", "non-dropping-particle" : "", "parse-names" : false, "suffix" : "" }, { "dropping-particle" : "", "family" : "McElroy", "given" : "M. B.", "non-dropping-particle" : "", "parse-names" : false, "suffix" : "" } ], "container-title" : "Journal of Geophysical Research: Atmospheres", "id" : "ITEM-1", "issue" : "D6", "issued" : { "date-parts" : [ [ "1993", "6", "20" ] ] }, "page" : "10543", "publisher" : "Wiley-Blackwell", "title" : "Absorption of solar radiation by O2: Implications for O3 and lifetimes of N2O, CFCl3, and CF2Cl2", "translator" : [ { "dropping-particle" : "", "family" : "L822", "given" : "", "non-dropping-particle" : "", "parse-names" : false, "suffix" : "" } ], "type" : "article-journal", "volume" : "98" }, "uris" : [ "http://www.mendeley.com/documents/?uuid=c1404f10-7fb7-33d5-a1b2-5d337c102998" ] }, { "id" : "ITEM-2", "itemData" : { "DOI" : "10.1002/2015JD023267", "ISSN" : "2169897X", "abstract" : "The lifetime of nitrous oxide, the third\u2010most\u2010important human\u2010emitted greenhouse gas, is based to date primarily on model studies or scaling to other gases. This work calculates a semiempirical lifetime based on Microwave Limb Sounder satellite measurements of stratospheric profiles of nitrous oxide, ozone, and temperature; laboratory cross\u2010section data for ozone and molecular oxygen plus kinetics for O(1D); the observed solar spectrum; and a simple radiative transfer model. The result is 116 \u00b1 9 years. The observed monthly\u2010to\u2010biennial variations in lifetime and tropical abundance are well matched by four independent chemistry\u2010transport models driven by reanalysis meteorological fields for the period of observation (2005\u20132010), but all these models overestimate the lifetime due to lower abundances in the critical loss region near 32 km in the tropics. These models plus a chemistry\u2010climate model agree on the nitrous oxide feedback factor on its own lifetime of 0.94 \u00b1 0.01, giving N2O perturbations an effective residence time of 109 years. Combining this new empirical lifetime with model estimates of residence time and preindustrial lifetime (123 years) adjusts our best estimates of the human\u2010natural balance of emissions today and improves the accuracy of projected nitrous oxide increases over this century.", "author" : [ { "dropping-particle" : "", "family" : "Prather", "given" : "Michael J.", "non-dropping-particle" : "", "parse-names" : false, "suffix" : "" }, { "dropping-particle" : "", "family" : "Hsu", "given" : "Juno", "non-dropping-particle" : "", "parse-names" : false, "suffix" : "" }, { "dropping-particle" : "", "family" : "DeLuca", "given" : "Nicole M.", "non-dropping-particle" : "", "parse-names" : false, "suffix" : "" }, { "dropping-particle" : "", "family" : "Jackman", "given" : "Charles H.", "non-dropping-particle" : "", "parse-names" : false, "suffix" : "" }, { "dropping-particle" : "", "family" : "Oman", "given" : "Luke D.", "non-dropping-particle" : "", "parse-names" : false, "suffix" : "" }, { "dropping-particle" : "", "family" : "Douglass", "given" : "Anne R.", "non-dropping-particle" : "", "parse-names" : false, "suffix" : "" }, { "dropping-particle" : "", "family" : "Fleming", "given" : "Eric L.", "non-dropping-particle" : "", "parse-names" : false, "suffix" : "" }, { "dropping-particle" : "", "family" : "Strahan", "given" : "Susan E.", "non-dropping-particle" : "", "parse-names" : false, "suffix" : "" }, { "dropping-particle" : "", "family" : "Steenrod", "given" : "Stephen D.", "non-dropping-particle" : "", "parse-names" : false, "suffix" : "" }, { "dropping-particle" : "", "family" : "S\u00f8vde", "given" : "O. Amund", "non-dropping-particle" : "", "parse-names" : false, "suffix" : "" }, { "dropping-particle" : "", "family" : "Isaksen", "given" : "Ivar S. A.", "non-dropping-particle" : "", "parse-names" : false, "suffix" : "" }, { "dropping-particle" : "", "family" : "Froidevaux", "given" : "Lucien", "non-dropping-particle" : "", "parse-names" : false, "suffix" : "" }, { "dropping-particle" : "", "family" : "Funke", "given" : "Bernd", "non-dropping-particle" : "", "parse-names" : false, "suffix" : "" } ], "container-title" : "Journal of Geophysical Research: Atmospheres", "id" : "ITEM-2", "issue" : "11", "issued" : { "date-parts" : [ [ "2015", "6", "16" ] ] }, "page" : "5693-5705", "publisher" : "Wiley-Blackwell", "title" : "Measuring and modeling the lifetime of nitrous oxide including its variability", "translator" : [ { "dropping-particle" : "", "family" : "L4497", "given" : "", "non-dropping-particle" : "", "parse-names" : false, "suffix" : "" } ], "type" : "article-journal", "volume" : "120" }, "uris" : [ "http://www.mendeley.com/documents/?uuid=0cfbbe22-27ac-3e11-bb1f-578df5a9e07b" ] }, { "id" : "ITEM-3",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"ITEM-3",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"(Minschwaner et al., 1993; Prather et al., 2015; Tian et al., 2020)", "plainTextFormattedCitation" : "(Minschwaner et al., 1993; Prather et al., 2015; Tian et al., 2020)", "previouslyFormattedCitation" : "(Minschwaner et al., 1993; Prather et al., 2015; Tian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(Minschwaner et al., 1993; Prather et al., 2015; Tian et al., 2020)</w:t>
      </w:r>
      <w:r w:rsidRPr="001E7A27">
        <w:rPr>
          <w:lang w:val="en-GB" w:eastAsia="en-US"/>
        </w:rPr>
        <w:fldChar w:fldCharType="end"/>
      </w:r>
      <w:r w:rsidRPr="001E7A27">
        <w:rPr>
          <w:lang w:val="en-GB" w:eastAsia="en-US"/>
        </w:rPr>
        <w:t xml:space="preserve">. </w:t>
      </w:r>
    </w:p>
    <w:p w14:paraId="42D63853" w14:textId="77777777" w:rsidR="00967A55" w:rsidRPr="001E7A27" w:rsidRDefault="00967A55" w:rsidP="005C7F25">
      <w:pPr>
        <w:pStyle w:val="AR6BodyText"/>
        <w:rPr>
          <w:lang w:val="en-GB"/>
        </w:rPr>
      </w:pPr>
    </w:p>
    <w:p w14:paraId="371C02B2" w14:textId="77777777" w:rsidR="002F5491" w:rsidRPr="001E7A27" w:rsidRDefault="002F5491" w:rsidP="005C7F25">
      <w:pPr>
        <w:pStyle w:val="AR6BodyText"/>
        <w:rPr>
          <w:lang w:val="en-GB"/>
        </w:rPr>
      </w:pPr>
    </w:p>
    <w:p w14:paraId="2F3B9687" w14:textId="77777777" w:rsidR="00967A55" w:rsidRPr="001E7A27" w:rsidRDefault="00967A55" w:rsidP="005C7F25">
      <w:pPr>
        <w:pStyle w:val="AR6BodyText"/>
        <w:rPr>
          <w:rFonts w:eastAsia="Bliss"/>
          <w:b/>
          <w:lang w:val="en-GB"/>
        </w:rPr>
      </w:pPr>
      <w:r w:rsidRPr="001E7A27">
        <w:rPr>
          <w:rFonts w:eastAsia="Bliss"/>
          <w:b/>
          <w:lang w:val="en-GB"/>
        </w:rPr>
        <w:t>[START FIGURE 5.1</w:t>
      </w:r>
      <w:r w:rsidR="007C6078" w:rsidRPr="001E7A27">
        <w:rPr>
          <w:rFonts w:eastAsia="Bliss"/>
          <w:b/>
          <w:lang w:val="en-GB"/>
        </w:rPr>
        <w:t>5</w:t>
      </w:r>
      <w:r w:rsidRPr="001E7A27">
        <w:rPr>
          <w:rFonts w:eastAsia="Bliss"/>
          <w:b/>
          <w:lang w:val="en-GB"/>
        </w:rPr>
        <w:t xml:space="preserve"> HERE]</w:t>
      </w:r>
    </w:p>
    <w:p w14:paraId="4CA3E68A" w14:textId="77777777" w:rsidR="00967A55" w:rsidRPr="001E7A27" w:rsidRDefault="00967A55" w:rsidP="005C7F25">
      <w:pPr>
        <w:pStyle w:val="AR6BodyText"/>
        <w:rPr>
          <w:lang w:val="en-GB"/>
        </w:rPr>
      </w:pPr>
    </w:p>
    <w:p w14:paraId="46D0099C" w14:textId="41525286" w:rsidR="00967A55" w:rsidRPr="001E7A27" w:rsidRDefault="00967A55" w:rsidP="005C7F25">
      <w:pPr>
        <w:pStyle w:val="AR6Chap5Figure"/>
        <w:rPr>
          <w:lang w:val="en-GB" w:eastAsia="en-US"/>
        </w:rPr>
      </w:pPr>
      <w:r w:rsidRPr="001E7A27">
        <w:rPr>
          <w:b/>
          <w:bCs/>
          <w:lang w:val="en-GB"/>
        </w:rPr>
        <w:t xml:space="preserve">Changes in atmospheric </w:t>
      </w:r>
      <w:r w:rsidR="0006753C" w:rsidRPr="001E7A27">
        <w:rPr>
          <w:b/>
          <w:bCs/>
          <w:lang w:val="en-GB"/>
        </w:rPr>
        <w:t>n</w:t>
      </w:r>
      <w:r w:rsidR="00416745" w:rsidRPr="001E7A27">
        <w:rPr>
          <w:b/>
          <w:bCs/>
          <w:lang w:val="en-GB"/>
        </w:rPr>
        <w:t xml:space="preserve">itrous </w:t>
      </w:r>
      <w:r w:rsidR="0006753C" w:rsidRPr="001E7A27">
        <w:rPr>
          <w:b/>
          <w:bCs/>
          <w:lang w:val="en-GB"/>
        </w:rPr>
        <w:t>o</w:t>
      </w:r>
      <w:r w:rsidR="00416745" w:rsidRPr="001E7A27">
        <w:rPr>
          <w:b/>
          <w:bCs/>
          <w:lang w:val="en-GB"/>
        </w:rPr>
        <w:t>xide (</w:t>
      </w:r>
      <w:r w:rsidRPr="001E7A27">
        <w:rPr>
          <w:b/>
          <w:bCs/>
          <w:lang w:val="en-GB"/>
        </w:rPr>
        <w:t>N</w:t>
      </w:r>
      <w:r w:rsidRPr="001E7A27">
        <w:rPr>
          <w:b/>
          <w:bCs/>
          <w:vertAlign w:val="subscript"/>
          <w:lang w:val="en-GB"/>
        </w:rPr>
        <w:t>2</w:t>
      </w:r>
      <w:r w:rsidRPr="001E7A27">
        <w:rPr>
          <w:b/>
          <w:bCs/>
          <w:lang w:val="en-GB"/>
        </w:rPr>
        <w:t>O</w:t>
      </w:r>
      <w:r w:rsidR="00416745" w:rsidRPr="001E7A27">
        <w:rPr>
          <w:b/>
          <w:bCs/>
          <w:lang w:val="en-GB"/>
        </w:rPr>
        <w:t>)</w:t>
      </w:r>
      <w:r w:rsidRPr="001E7A27">
        <w:rPr>
          <w:b/>
          <w:bCs/>
          <w:lang w:val="en-GB"/>
        </w:rPr>
        <w:t xml:space="preserve"> and its isotopic composition since 1940</w:t>
      </w:r>
      <w:r w:rsidRPr="001E7A27">
        <w:rPr>
          <w:lang w:val="en-GB"/>
        </w:rPr>
        <w:t>. (a) Atmospheric N</w:t>
      </w:r>
      <w:r w:rsidRPr="001E7A27">
        <w:rPr>
          <w:vertAlign w:val="subscript"/>
          <w:lang w:val="en-GB"/>
        </w:rPr>
        <w:t>2</w:t>
      </w:r>
      <w:r w:rsidRPr="001E7A27">
        <w:rPr>
          <w:lang w:val="en-GB"/>
        </w:rPr>
        <w:t>O abundance (parts per billion, ppb) and growth rate (ppb yr</w:t>
      </w:r>
      <w:del w:id="2420" w:author="Ian Blenkinsop" w:date="2021-07-28T16:16:00Z">
        <w:r w:rsidRPr="001E7A27" w:rsidDel="00E4692D">
          <w:rPr>
            <w:vertAlign w:val="superscript"/>
            <w:lang w:val="en-GB"/>
          </w:rPr>
          <w:delText>-</w:delText>
        </w:r>
      </w:del>
      <w:ins w:id="2421" w:author="Ian Blenkinsop" w:date="2021-07-28T16:16:00Z">
        <w:r w:rsidR="00E4692D" w:rsidRPr="001E7A27">
          <w:rPr>
            <w:vertAlign w:val="superscript"/>
            <w:lang w:val="en-GB"/>
          </w:rPr>
          <w:t>–</w:t>
        </w:r>
      </w:ins>
      <w:r w:rsidRPr="001E7A27">
        <w:rPr>
          <w:vertAlign w:val="superscript"/>
          <w:lang w:val="en-GB"/>
        </w:rPr>
        <w:t>1</w:t>
      </w:r>
      <w:r w:rsidRPr="001E7A27">
        <w:rPr>
          <w:lang w:val="en-GB"/>
        </w:rPr>
        <w:t>), (b) δ</w:t>
      </w:r>
      <w:r w:rsidRPr="001E7A27">
        <w:rPr>
          <w:vertAlign w:val="superscript"/>
          <w:lang w:val="en-GB"/>
        </w:rPr>
        <w:t>15</w:t>
      </w:r>
      <w:r w:rsidRPr="001E7A27">
        <w:rPr>
          <w:lang w:val="en-GB"/>
        </w:rPr>
        <w:t>N of atmospheric N</w:t>
      </w:r>
      <w:r w:rsidRPr="001E7A27">
        <w:rPr>
          <w:vertAlign w:val="subscript"/>
          <w:lang w:val="en-GB"/>
        </w:rPr>
        <w:t>2</w:t>
      </w:r>
      <w:r w:rsidRPr="001E7A27">
        <w:rPr>
          <w:lang w:val="en-GB"/>
        </w:rPr>
        <w:t xml:space="preserve">O, and (c) alpha-site </w:t>
      </w:r>
      <w:r w:rsidRPr="001E7A27">
        <w:rPr>
          <w:vertAlign w:val="superscript"/>
          <w:lang w:val="en-GB"/>
        </w:rPr>
        <w:t>15</w:t>
      </w:r>
      <w:r w:rsidRPr="001E7A27">
        <w:rPr>
          <w:lang w:val="en-GB"/>
        </w:rPr>
        <w:t>N–N</w:t>
      </w:r>
      <w:r w:rsidRPr="001E7A27">
        <w:rPr>
          <w:vertAlign w:val="subscript"/>
          <w:lang w:val="en-GB"/>
        </w:rPr>
        <w:t>2</w:t>
      </w:r>
      <w:r w:rsidRPr="001E7A27">
        <w:rPr>
          <w:lang w:val="en-GB"/>
        </w:rPr>
        <w:t>O. Estimate are based on direct atmospheric measurements in the AGAGE</w:t>
      </w:r>
      <w:del w:id="2422" w:author="Robin Matthews" w:date="2021-06-18T10:28:00Z">
        <w:r w:rsidRPr="001E7A27" w:rsidDel="00E572F8">
          <w:rPr>
            <w:lang w:val="en-GB"/>
          </w:rPr>
          <w:delText xml:space="preserve"> </w:delText>
        </w:r>
      </w:del>
      <w:r w:rsidRPr="001E7A27">
        <w:rPr>
          <w:lang w:val="en-GB"/>
        </w:rPr>
        <w:t xml:space="preserve">, CSIRO, and NOAA networks </w:t>
      </w:r>
      <w:r w:rsidRPr="001E7A27">
        <w:rPr>
          <w:lang w:val="en-GB"/>
        </w:rPr>
        <w:fldChar w:fldCharType="begin" w:fldLock="1"/>
      </w:r>
      <w:r w:rsidR="00BC2C5E" w:rsidRPr="001E7A27">
        <w:rPr>
          <w:lang w:val="en-GB"/>
        </w:rPr>
        <w:instrText>ADDIN CSL_CITATION { "citationItems" : [ { "id" : "ITEM-1", "itemData" : { "URL" : "https://www.esrl.noaa.gov/gmd/hats/combined/N2O.html", "accessed" : { "date-parts" : [ [ "2019", "1", "24" ] ] }, "author" : [ { "dropping-particle" : "", "family" : "Elkins", "given" : "James.W.", "non-dropping-particle" : "", "parse-names" : false, "suffix" : "" }, { "dropping-particle" : "", "family" : "Dlugokencky", "given" : "Ed", "non-dropping-particle" : "", "parse-names" : false, "suffix" : "" }, { "dropping-particle" : "", "family" : "Hall", "given" : "Bradley", "non-dropping-particle" : "", "parse-names" : false, "suffix" : "" }, { "dropping-particle" : "", "family" : "Dutton", "given" : "Geoff", "non-dropping-particle" : "", "parse-names" : false, "suffix" : "" }, { "dropping-particle" : "", "family" : "Nance", "given" : "David", "non-dropping-particle" : "", "parse-names" : false, "suffix" : "" }, { "dropping-particle" : "", "family" : "Mondeel", "given" : "Debra.J.", "non-dropping-particle" : "", "parse-names" : false, "suffix" : "" } ], "id" : "ITEM-1", "issued" : { "date-parts" : [ [ "2018" ] ] }, "publisher" : "National Oceanic and Atmospheric Administration, Earth System Research Laboratory (NOAA/ESRL)", "title" : "Combined Nitrous Oxide data from the NOAA/ESRL Global Monitoring Division", "translator" : [ { "dropping-particle" : "", "family" : "L4839", "given" : "Rt17", "non-dropping-particle" : "", "parse-names" : false, "suffix" : "" } ], "type" : "webpage" }, "uris" : [ "http://www.mendeley.com/documents/?uuid=d5318cba-32b5-4200-809a-02bf83c6f6cf" ] }, { "id" : "ITEM-2", "itemData" : { "DOI" : "10.1029/2006JD007954", "ISSN" : "0148-0227", "author" : [ { "dropping-particle" : "", "family" : "Hall", "given" : "B. D.", "non-dropping-particle" : "", "parse-names" : false, "suffix" : "" }, { "dropping-particle" : "", "family" : "Dutton", "given" : "G. S.", "non-dropping-particle" : "", "parse-names" : false, "suffix" : "" }, { "dropping-particle" : "", "family" : "Elkins", "given" : "J. W.", "non-dropping-particle" : "", "parse-names" : false, "suffix" : "" } ], "container-title" : "Journal of Geophysical Research: Atmospheres", "id" : "ITEM-2", "issue" : "D9", "issued" : { "date-parts" : [ [ "2007", "5", "5" ] ] }, "page" : "D09305", "title" : "The NOAA nitrous oxide standard scale for atmospheric observations", "translator" : [ { "dropping-particle" : "", "family" : "L5276", "given" : "", "non-dropping-particle" : "", "parse-names" : false, "suffix" : "" } ], "type" : "article-journal", "volume" : "112" }, "uris" : [ "http://www.mendeley.com/documents/?uuid=0cc5c08c-6c41-47cc-bf06-18db07f43b09" ] }, { "id" : "ITEM-3", "itemData" : { "DOI" : "10.1029/2000JD900141", "ISSN" : "01480227", "author" : [ { "dropping-particle" : "", "family" : "Prinn", "given" : "R. G.", "non-dropping-particle" : "", "parse-names" : false, "suffix" : "" }, { "dropping-particle" : "", "family" : "Weiss", "given" : "R. F.", "non-dropping-particle" : "", "parse-names" : false, "suffix" : "" }, { "dropping-particle" : "", "family" : "Fraser", "given" : "P. J.", "non-dropping-particle" : "", "parse-names" : false, "suffix" : "" }, { "dropping-particle" : "", "family" : "Simmonds", "given" : "P. G.", "non-dropping-particle" : "", "parse-names" : false, "suffix" : "" }, { "dropping-particle" : "", "family" : "Cunnold", "given" : "D. M.", "non-dropping-particle" : "", "parse-names" : false, "suffix" : "" }, { "dropping-particle" : "", "family" : "Alyea", "given" : "F. N.", "non-dropping-particle" : "", "parse-names" : false, "suffix" : "" }, { "dropping-particle" : "", "family" : "O'Doherty", "given" : "S.", "non-dropping-particle" : "", "parse-names" : false, "suffix" : "" }, { "dropping-particle" : "", "family" : "Salameh", "given" : "P.", "non-dropping-particle" : "", "parse-names" : false, "suffix" : "" }, { "dropping-particle" : "", "family" : "Miller", "given" : "B. R.", "non-dropping-particle" : "", "parse-names" : false, "suffix" : "" }, { "dropping-particle" : "", "family" : "Huang", "given" : "J.", "non-dropping-particle" : "", "parse-names" : false, "suffix" : "" }, { "dropping-particle" : "", "family" : "Wang", "given" : "R. H. J.", "non-dropping-particle" : "", "parse-names" : false, "suffix" : "" }, { "dropping-particle" : "", "family" : "Hartley", "given" : "D. E.", "non-dropping-particle" : "", "parse-names" : false, "suffix" : "" }, { "dropping-particle" : "", "family" : "Harth", "given" : "C.", "non-dropping-particle" : "", "parse-names" : false, "suffix" : "" }, { "dropping-particle" : "", "family" : "Steele", "given" : "L. P.", "non-dropping-particle" : "", "parse-names" : false, "suffix" : "" }, { "dropping-particle" : "", "family" : "Sturrock", "given" : "G.", "non-dropping-particle" : "", "parse-names" : false, "suffix" : "" }, { "dropping-particle" : "", "family" : "Midgley", "given" : "P. M.", "non-dropping-particle" : "", "parse-names" : false, "suffix" : "" }, { "dropping-particle" : "", "family" : "McCulloch", "given" : "A.", "non-dropping-particle" : "", "parse-names" : false, "suffix" : "" } ], "container-title" : "Journal of Geophysical Research: Atmospheres", "id" : "ITEM-3", "issue" : "D14", "issued" : { "date-parts" : [ [ "2000", "7", "27" ] ] }, "page" : "17751-17792", "title" : "A history of chemically and radiatively important gases in air deduced from ALE/GAGE/AGAGE", "translator" : [ { "dropping-particle" : "", "family" : "L5277", "given" : "", "non-dropping-particle" : "", "parse-names" : false, "suffix" : "" } ], "type" : "article-journal", "volume" : "105" }, "uris" : [ "http://www.mendeley.com/documents/?uuid=5f350f44-3961-47f0-b26e-fd8f62cf43a5" ] }, { "id" : "ITEM-4", "itemData" : { "DOI" : "10.5194/essd-10-985-2018", "ISSN" : "1866-3516",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"Zo\u00eb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"M\u00fchle",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"ITEM-4", "issue" : "2", "issued" : { "date-parts" : [ [ "2018", "6", "6" ] ] }, "page" : "985-1018", "title" : "History of chemically and radiatively important atmospheric gases from the Advanced Global Atmospheric Gases Experiment (AGAGE)", "translator" : [ { "dropping-particle" : "", "family" : "L5278", "given" : "", "non-dropping-particle" : "", "parse-names" : false, "suffix" : "" } ], "type" : "article-journal", "volume" : "10" }, "uris" : [ "http://www.mendeley.com/documents/?uuid=a5d156e9-f0a9-4bf9-b5f1-ddd848573dc0" ] }, { "id" : "ITEM-5", "itemData" : { "author" : [ { "dropping-particle" : "", "family" : "Francey", "given" : "R. J.", "non-dropping-particle" : "", "parse-names" : false, "suffix" : "" }, { "dropping-particle" : "", "family" : "Steele", "given" : "L. P.", "non-dropping-particle" : "", "parse-names" : false, "suffix" : "" }, { "dropping-particle" : "", "family" : "Spencer", "given" : "D. A.", "non-dropping-particle" : "", "parse-names" : false, "suffix" : "" }, { "dropping-particle" : "", "family" : "Langenfelds", "given" : "R. L.", "non-dropping-particle" : "", "parse-names" : false, "suffix" : "" }, { "dropping-particle" : "", "family" : "Law", "given" : "R. M.", "non-dropping-particle" : "", "parse-names" : false, "suffix" : "" }, { "dropping-particle" : "", "family" : "Krummel", "given" : "P. B.", "non-dropping-particle" : "", "parse-names" : false, "suffix" : "" }, { "dropping-particle" : "", "family" : "Fraser", "given" : "P. J.", "non-dropping-particle" : "", "parse-names" : false, "suffix" : "" }, { "dropping-particle" : "", "family" : "Etheridge", "given" : "D. M.", "non-dropping-particle" : "", "parse-names" : false, "suffix" : "" }, { "dropping-particle" : "", "family" : "Derek", "given" : "N.", "non-dropping-particle" : "", "parse-names" : false, "suffix" : "" }, { "dropping-particle" : "", "family" : "Coram", "given" : "S. A.", "non-dropping-particle" : "", "parse-names" : false, "suffix" : "" }, { "dropping-particle" : "", "family" : "Cooper", "given" : "L. N.", "non-dropping-particle" : "", "parse-names" : false, "suffix" : "" }, { "dropping-particle" : "", "family" : "Allison", "given" : "C. E.", "non-dropping-particle" : "", "parse-names" : false, "suffix" : "" }, { "dropping-particle" : "", "family" : "Porter", "given" : "L.", "non-dropping-particle" : "", "parse-names" : false, "suffix" : "" }, { "dropping-particle" : "", "family" : "Baly", "given" : "S.", "non-dropping-particle" : "", "parse-names" : false, "suffix" : "" } ], "collection-title" : "WMO TD No. 1138", "editor" : [ { "dropping-particle" : "", "family" : "Toru", "given" : "Sasaki", "non-dropping-particle" : "", "parse-names" : false, "suffix" : "" }, { "dropping-particle" : "", "family" : "Kazuto", "given" : "Suda", "non-dropping-particle" : "", "parse-names" : false, "suffix" : "" } ], "id" : "ITEM-5", "issued" : { "date-parts" : [ [ "2003" ] ] }, "page" : "97-111", "publisher" : "World Meteorological Organization (WMO)", "publisher-place" : "Geneva, Switzerland", "title" : "The CSIRO (Australia) measurement of greenhouse gases in the global atmosphere", "translator" : [ { "dropping-particle" : "", "family" : "L6916", "given" : "Rt6", "non-dropping-particle" : "", "parse-names" : false, "suffix" : "" } ], "type" : "chapter" }, "uris" : [ "http://www.mendeley.com/documents/?uuid=7677facd-14a7-4f39-9709-df652148737e" ] } ], "mendeley" : { "formattedCitation" : "(Prinn et al., 2000, 2018; Francey et al., 2003; Hall et al., 2007; Elkins et al., 2018)", "plainTextFormattedCitation" : "(Prinn et al., 2000, 2018; Francey et al., 2003; Hall et al., 2007; Elkins et al., 2018)", "previouslyFormattedCitation" : "(Prinn et al., 2000, 2018; Francey et al., 2003; Hall et al., 2007; Elkins et al., 2018)" }, "properties" : { "noteIndex" : 0 }, "schema" : "https://github.com/citation-style-language/schema/raw/master/csl-citation.json" }</w:instrText>
      </w:r>
      <w:r w:rsidRPr="001E7A27">
        <w:rPr>
          <w:lang w:val="en-GB"/>
        </w:rPr>
        <w:fldChar w:fldCharType="separate"/>
      </w:r>
      <w:r w:rsidR="00025FA2" w:rsidRPr="001E7A27">
        <w:rPr>
          <w:noProof/>
          <w:lang w:val="en-GB"/>
        </w:rPr>
        <w:t>(Prinn et al., 2000, 2018; Francey et al., 2003; Hall et al., 2007; Elkins et al., 2018)</w:t>
      </w:r>
      <w:r w:rsidRPr="001E7A27">
        <w:rPr>
          <w:lang w:val="en-GB"/>
        </w:rPr>
        <w:fldChar w:fldCharType="end"/>
      </w:r>
      <w:r w:rsidRPr="001E7A27">
        <w:rPr>
          <w:lang w:val="en-GB"/>
        </w:rPr>
        <w:t xml:space="preserve">, archived air samples from Cape Grim, Australia </w:t>
      </w:r>
      <w:r w:rsidRPr="001E7A27">
        <w:rPr>
          <w:lang w:val="en-GB"/>
        </w:rPr>
        <w:fldChar w:fldCharType="begin" w:fldLock="1"/>
      </w:r>
      <w:r w:rsidR="00747167" w:rsidRPr="001E7A27">
        <w:rPr>
          <w:lang w:val="en-GB"/>
        </w:rPr>
        <w:instrText>ADDIN CSL_CITATION { "citationItems" : [ { "id" : "ITEM-1", "itemData" : { "DOI" : "10.1038/ngeo1421", "ISSN" : "1752-0894", "abstract" : "The atmospheric nitrous oxide concentration has increased by 20% since 1750. Analyses of Antarctic firn and archived air samples reveal seasonal cycles in the isotopic signature of nitrous oxide, which can help to disentangle the contribution of surface sources.", "author" : [ { "dropping-particle" : "", "family" : "Park", "given" : "S.", "non-dropping-particle" : "", "parse-names" : false, "suffix" : "" }, { "dropping-particle" : "", "family" : "Croteau", "given" : "P.", "non-dropping-particle" : "", "parse-names" : false, "suffix" : "" }, { "dropping-particle" : "", "family" : "Boering", "given" : "K. A.", "non-dropping-particle" : "", "parse-names" : false, "suffix" : "" }, { "dropping-particle" : "", "family" : "Etheridge", "given" : "D. M.", "non-dropping-particle" : "", "parse-names" : false, "suffix" : "" }, { "dropping-particle" : "", "family" : "Ferretti", "given" : "D.", "non-dropping-particle" : "", "parse-names" : false, "suffix" : "" }, { "dropping-particle" : "", "family" : "Fraser", "given" : "P. J.", "non-dropping-particle" : "", "parse-names" : false, "suffix" : "" }, { "dropping-particle" : "", "family" : "Kim", "given" : "K-R.", "non-dropping-particle" : "", "parse-names" : false, "suffix" : "" }, { "dropping-particle" : "", "family" : "Krummel", "given" : "P. B.", "non-dropping-particle" : "", "parse-names" : false, "suffix" : "" }, { "dropping-particle" : "", "family" : "Langenfelds", "given" : "R. L.", "non-dropping-particle" : "", "parse-names" : false, "suffix" : "" }, { "dropping-particle" : "", "family" : "Ommen", "given" : "T. D.", "non-dropping-particle" : "van", "parse-names" : false, "suffix" : "" }, { "dropping-particle" : "", "family" : "Steele", "given" : "L. P.", "non-dropping-particle" : "", "parse-names" : false, "suffix" : "" }, { "dropping-particle" : "", "family" : "Trudinger", "given" : "C. M.", "non-dropping-particle" : "", "parse-names" : false, "suffix" : "" } ], "container-title" : "Nature Geoscience", "id" : "ITEM-1", "issue" : "4", "issued" : { "date-parts" : [ [ "2012", "4", "11" ] ] }, "page" : "261-265", "publisher" : "Nature Publishing Group", "title" : "Trends and seasonal cycles in the isotopic composition of nitrous oxide since 1940", "translator" : [ { "dropping-particle" : "", "family" : "L4511", "given" : "", "non-dropping-particle" : "", "parse-names" : false, "suffix" : "" } ], "type" : "article-journal", "volume" : "5" }, "uris" : [ "http://www.mendeley.com/documents/?uuid=18a2cc2b-fb5e-361b-8a31-9a980d7730ad" ] } ], "mendeley" : { "formattedCitation" : "(Park et al., 2012)", "plainTextFormattedCitation" : "(Park et al., 2012)", "previouslyFormattedCitation" : "(Park et al., 2012)" }, "properties" : { "noteIndex" : 0 }, "schema" : "https://github.com/citation-style-language/schema/raw/master/csl-citation.json" }</w:instrText>
      </w:r>
      <w:r w:rsidRPr="001E7A27">
        <w:rPr>
          <w:lang w:val="en-GB"/>
        </w:rPr>
        <w:fldChar w:fldCharType="separate"/>
      </w:r>
      <w:r w:rsidR="00025FA2" w:rsidRPr="001E7A27">
        <w:rPr>
          <w:noProof/>
          <w:lang w:val="en-GB"/>
        </w:rPr>
        <w:t>(Park et al., 2012)</w:t>
      </w:r>
      <w:r w:rsidRPr="001E7A27">
        <w:rPr>
          <w:lang w:val="en-GB"/>
        </w:rPr>
        <w:fldChar w:fldCharType="end"/>
      </w:r>
      <w:r w:rsidRPr="001E7A27">
        <w:rPr>
          <w:lang w:val="en-GB"/>
        </w:rPr>
        <w:t xml:space="preserve">, and firn air from NGRIP Greenland and H72 Antarctica </w:t>
      </w:r>
      <w:r w:rsidRPr="001E7A27">
        <w:rPr>
          <w:lang w:val="en-GB"/>
        </w:rPr>
        <w:fldChar w:fldCharType="begin" w:fldLock="1"/>
      </w:r>
      <w:r w:rsidR="00BC2C5E" w:rsidRPr="001E7A27">
        <w:rPr>
          <w:lang w:val="en-GB"/>
        </w:rPr>
        <w:instrText>ADDIN CSL_CITATION { "citationItems" : [ { "id" : "ITEM-1", "itemData" : { "DOI" : "10.1029/2006JD007208", "ISSN" : "0148-0227", "abstract" : "Histories of atmospheric N2O concentration and its \u03b415N and \u03b418O were reconstructed for the period 1952\u20132001 on the basis of the analyses of firn air collected at the North Greenland Ice Core Project (NGRIP), Greenland, and Dome Fuji and H72, Antarctica. The N2O concentration increased from 290 ppbv in 1952 to 316 ppbv in 2001, which agrees well with the results from atmospheric observations and polar ice core analyses. The \u03b415N and \u03b418O showed a secular decrease, the respective values being 8.9 and 21.5\u2030 in 1952 and 7.0 and 20.5\u2030 in 2001. Their rates of change also varied, from about \u22120.02\u2030 yr\u22121 in the 1950s to about \u22120.04\u2030 yr\u22121 in 1960\u20132001 for \u03b415N, and from about 0\u2030 yr\u22121 to \u22120.02\u2030 yr\u22121 for \u03b418O. The isotopic budgetary calculations using a two\u2010box model indicated that anthropogenic N2O emission from soils played a main role in the atmospheric N2O increase after industrialization, as well as that the average isotopic ratio of anthropogenic N2O has potentially been changed temporally.", "author" : [ { "dropping-particle" : "", "family" : "Ishijima", "given" : "Kentaro", "non-dropping-particle" : "", "parse-names" : false, "suffix" : "" }, { "dropping-particle" : "", "family" : "Sugawara", "given" : "Satoshi", "non-dropping-particle" : "", "parse-names" : false, "suffix" : "" }, { "dropping-particle" : "", "family" : "Kawamura", "given" : "Kenji", "non-dropping-particle" : "", "parse-names" : false, "suffix" : "" }, { "dropping-particle" : "", "family" : "Hashida", "given" : "Gen", "non-dropping-particle" : "", "parse-names" : false, "suffix" : "" }, { "dropping-particle" : "", "family" : "Morimoto", "given" : "Shinji", "non-dropping-particle" : "", "parse-names" : false, "suffix" : "" }, { "dropping-particle" : "", "family" : "Murayama", "given" : "Shohei", "non-dropping-particle" : "", "parse-names" : false, "suffix" : "" }, { "dropping-particle" : "", "family" : "Aoki", "given" : "Shuji", "non-dropping-particle" : "", "parse-names" : false, "suffix" : "" }, { "dropping-particle" : "", "family" : "Nakazawa", "given" : "Takakiyo", "non-dropping-particle" : "", "parse-names" : false, "suffix" : "" } ], "container-title" : "Journal of Geophysical Research: Atmospheres", "id" : "ITEM-1", "issue" : "D3", "issued" : { "date-parts" : [ [ "2007", "2", "10" ] ] }, "page" : "D03305", "publisher" : "Wiley-Blackwell", "title" : "Temporal variations of the atmospheric nitrous oxide concentration and its \u03b415N and \u03b418O for the latter half of the 20th century reconstructed from firn air analyses", "translator" : [ { "dropping-particle" : "", "family" : "L4541", "given" : "", "non-dropping-particle" : "", "parse-names" : false, "suffix" : "" } ], "type" : "article-journal", "volume" : "112" }, "uris" : [ "http://www.mendeley.com/documents/?uuid=1be9c9a9-a6fa-36ae-a4c9-3362cd8bb88a" ] } ], "mendeley" : { "formattedCitation" : "(Ishijima et al., 2007)", "plainTextFormattedCitation" : "(Ishijima et al., 2007)", "previouslyFormattedCitation" : "(Ishijima et al., 2007)" }, "properties" : { "noteIndex" : 0 }, "schema" : "https://github.com/citation-style-language/schema/raw/master/csl-citation.json" }</w:instrText>
      </w:r>
      <w:r w:rsidRPr="001E7A27">
        <w:rPr>
          <w:lang w:val="en-GB"/>
        </w:rPr>
        <w:fldChar w:fldCharType="separate"/>
      </w:r>
      <w:r w:rsidR="00025FA2" w:rsidRPr="001E7A27">
        <w:rPr>
          <w:noProof/>
          <w:lang w:val="en-GB"/>
        </w:rPr>
        <w:t>(Ishijima et al., 2007)</w:t>
      </w:r>
      <w:r w:rsidRPr="001E7A27">
        <w:rPr>
          <w:lang w:val="en-GB"/>
        </w:rPr>
        <w:fldChar w:fldCharType="end"/>
      </w:r>
      <w:r w:rsidRPr="001E7A27">
        <w:rPr>
          <w:lang w:val="en-GB"/>
        </w:rPr>
        <w:t xml:space="preserve">, Law Dome Antarctica </w:t>
      </w:r>
      <w:r w:rsidRPr="001E7A27">
        <w:rPr>
          <w:lang w:val="en-GB"/>
        </w:rPr>
        <w:fldChar w:fldCharType="begin" w:fldLock="1"/>
      </w:r>
      <w:r w:rsidR="00747167" w:rsidRPr="001E7A27">
        <w:rPr>
          <w:lang w:val="en-GB"/>
        </w:rPr>
        <w:instrText>ADDIN CSL_CITATION { "citationItems" : [ { "id" : "ITEM-1", "itemData" : { "DOI" : "10.1038/ngeo1421", "ISSN" : "1752-0894", "abstract" : "The atmospheric nitrous oxide concentration has increased by 20% since 1750. Analyses of Antarctic firn and archived air samples reveal seasonal cycles in the isotopic signature of nitrous oxide, which can help to disentangle the contribution of surface sources.", "author" : [ { "dropping-particle" : "", "family" : "Park", "given" : "S.", "non-dropping-particle" : "", "parse-names" : false, "suffix" : "" }, { "dropping-particle" : "", "family" : "Croteau", "given" : "P.", "non-dropping-particle" : "", "parse-names" : false, "suffix" : "" }, { "dropping-particle" : "", "family" : "Boering", "given" : "K. A.", "non-dropping-particle" : "", "parse-names" : false, "suffix" : "" }, { "dropping-particle" : "", "family" : "Etheridge", "given" : "D. M.", "non-dropping-particle" : "", "parse-names" : false, "suffix" : "" }, { "dropping-particle" : "", "family" : "Ferretti", "given" : "D.", "non-dropping-particle" : "", "parse-names" : false, "suffix" : "" }, { "dropping-particle" : "", "family" : "Fraser", "given" : "P. J.", "non-dropping-particle" : "", "parse-names" : false, "suffix" : "" }, { "dropping-particle" : "", "family" : "Kim", "given" : "K-R.", "non-dropping-particle" : "", "parse-names" : false, "suffix" : "" }, { "dropping-particle" : "", "family" : "Krummel", "given" : "P. B.", "non-dropping-particle" : "", "parse-names" : false, "suffix" : "" }, { "dropping-particle" : "", "family" : "Langenfelds", "given" : "R. L.", "non-dropping-particle" : "", "parse-names" : false, "suffix" : "" }, { "dropping-particle" : "", "family" : "Ommen", "given" : "T. D.", "non-dropping-particle" : "van", "parse-names" : false, "suffix" : "" }, { "dropping-particle" : "", "family" : "Steele", "given" : "L. P.", "non-dropping-particle" : "", "parse-names" : false, "suffix" : "" }, { "dropping-particle" : "", "family" : "Trudinger", "given" : "C. M.", "non-dropping-particle" : "", "parse-names" : false, "suffix" : "" } ], "container-title" : "Nature Geoscience", "id" : "ITEM-1", "issue" : "4", "issued" : { "date-parts" : [ [ "2012", "4", "11" ] ] }, "page" : "261-265", "publisher" : "Nature Publishing Group", "title" : "Trends and seasonal cycles in the isotopic composition of nitrous oxide since 1940", "translator" : [ { "dropping-particle" : "", "family" : "L4511", "given" : "", "non-dropping-particle" : "", "parse-names" : false, "suffix" : "" } ], "type" : "article-journal", "volume" : "5" }, "uris" : [ "http://www.mendeley.com/documents/?uuid=18a2cc2b-fb5e-361b-8a31-9a980d7730ad" ] } ], "mendeley" : { "formattedCitation" : "(Park et al., 2012)", "plainTextFormattedCitation" : "(Park et al., 2012)", "previouslyFormattedCitation" : "(Park et al., 2012)" }, "properties" : { "noteIndex" : 0 }, "schema" : "https://github.com/citation-style-language/schema/raw/master/csl-citation.json" }</w:instrText>
      </w:r>
      <w:r w:rsidRPr="001E7A27">
        <w:rPr>
          <w:lang w:val="en-GB"/>
        </w:rPr>
        <w:fldChar w:fldCharType="separate"/>
      </w:r>
      <w:r w:rsidR="00025FA2" w:rsidRPr="001E7A27">
        <w:rPr>
          <w:noProof/>
          <w:lang w:val="en-GB"/>
        </w:rPr>
        <w:t>(Park et al., 2012)</w:t>
      </w:r>
      <w:r w:rsidRPr="001E7A27">
        <w:rPr>
          <w:lang w:val="en-GB"/>
        </w:rPr>
        <w:fldChar w:fldCharType="end"/>
      </w:r>
      <w:r w:rsidRPr="001E7A27">
        <w:rPr>
          <w:lang w:val="en-GB"/>
        </w:rPr>
        <w:t xml:space="preserve">, as well as a collection of firn ice samples from Greenland </w:t>
      </w:r>
      <w:r w:rsidRPr="001E7A27">
        <w:rPr>
          <w:lang w:val="en-GB"/>
        </w:rPr>
        <w:fldChar w:fldCharType="begin" w:fldLock="1"/>
      </w:r>
      <w:r w:rsidR="00747167" w:rsidRPr="001E7A27">
        <w:rPr>
          <w:lang w:val="en-GB"/>
        </w:rPr>
        <w:instrText>ADDIN CSL_CITATION { "citationItems" : [ { "id" : "ITEM-1", "itemData" : { "DOI" : "10.5194/acp-17-4539-2017", "ISSN" : "1680-7324", "abstract" : "Abstract. N2O is currently the third most important anthropogenic greenhouse gas in terms of radiative forcing and its atmospheric mole fraction is rising steadily. To quantify the growth rate and its causes over the past decades, we performed a multi-site reconstruction of the atmospheric N2O mole fraction and isotopic composition using new and previously published firn air data collected from Greenland and Antarctica in combination with a firn diffusion and densification model. The multi-site reconstruction showed that while the global mean N2O mole fraction increased from (290\u00b11)nmolmol\u22121 in 1940 to (322\u00b11)nmolmol\u22121 in 2008, the isotopic composition of atmospheric N2O decreased by (\u22122.2\u00b10.2)\u2030 for \u03b415Nav, (\u22121.0\u00b10.3)\u2030 for \u03b418O, (\u22121.3\u00b10.6)\u2030 for \u03b415N\u03b1, and (\u22122.8\u00b10.6)\u2030 for \u03b415N\u03b2 over the same period. The detailed temporal evolution of the mole fraction and isotopic composition derived from the firn air model was then used in a two-box atmospheric model (comprising a stratospheric box and a tropospheric box) to infer changes in the isotopic source signature over time. The precise value of the source strength depends on the choice of the N2O lifetime, which we choose to fix at 123 years. The average isotopic composition over the investigated period is \u03b415Nav = (\u22127.6\u00b10.8)\u2030 (vs. air-N2), \u03b418O = (32.2\u00b10.2)\u2030 (vs. Vienna Standard Mean Ocean Water \u2013 VSMOW) for \u03b418O, \u03b415N\u03b1 = (\u22123.0\u00b11.9)\u2030 and \u03b415N\u03b2 = (\u221211.7\u00b12.3)\u2030. \u03b415Nav, and \u03b415N\u03b2 show some temporal variability, while for the other signatures the error bars of the reconstruction are too large to retrieve reliable temporal changes. Possible processes that may explain trends in 15N are discussed. The 15N site preference ( = \u03b415N\u03b1 \u2212 \u03b415N\u03b2) provides evidence of a shift in emissions from denitrification to nitrification, although the uncertainty envelopes are large.", "author" : [ { "dropping-particle" : "", "family" : "Prokopiou", "given" : "Markella", "non-dropping-particle" : "", "parse-names" : false, "suffix" : "" }, { "dropping-particle" : "", "family" : "Martinerie", "given" : "Patricia", "non-dropping-particle" : "", "parse-names" : false, "suffix" : "" }, { "dropping-particle" : "", "family" : "Sapart", "given" : "C\u00e9lia J.", "non-dropping-particle" : "", "parse-names" : false, "suffix" : "" }, { "dropping-particle" : "", "family" : "Witrant", "given" : "Emmanuel", "non-dropping-particle" : "", "parse-names" : false, "suffix" : "" }, { "dropping-particle" : "", "family" : "Monteil", "given" : "Guillaume", "non-dropping-particle" : "", "parse-names" : false, "suffix" : "" }, { "dropping-particle" : "", "family" : "Ishijima", "given" : "Kentaro", "non-dropping-particle" : "", "parse-names" : false, "suffix" : "" }, { "dropping-particle" : "", "family" : "Bernard", "given" : "Sophie", "non-dropping-particle" : "", "parse-names" : false, "suffix" : "" }, { "dropping-particle" : "", "family" : "Kaiser", "given" : "Jan", "non-dropping-particle" : "", "parse-names" : false, "suffix" : "" }, { "dropping-particle" : "", "family" : "Levin", "given" : "Ingeborg", "non-dropping-particle" : "", "parse-names" : false, "suffix" : "" }, { "dropping-particle" : "", "family" : "Blunier", "given" : "Thomas", "non-dropping-particle" : "", "parse-names" : false, "suffix" : "" }, { "dropping-particle" : "", "family" : "Etheridge", "given" : "David", "non-dropping-particle" : "", "parse-names" : false, "suffix" : "" }, { "dropping-particle" : "", "family" : "Dlugokencky", "given" : "Ed", "non-dropping-particle" : "", "parse-names" : false, "suffix" : "" }, { "dropping-particle" : "", "family" : "Wal", "given" : "Roderik S. W.", "non-dropping-particle" : "van de", "parse-names" : false, "suffix" : "" }, { "dropping-particle" : "", "family" : "R\u00f6ckmann", "given" : "Thomas", "non-dropping-particle" : "", "parse-names" : false, "suffix" : "" } ], "container-title" : "Atmospheric Chemistry and Physics", "id" : "ITEM-1", "issue" : "7", "issued" : { "date-parts" : [ [ "2017", "4", "5" ] ] }, "page" : "4539-4564", "title" : "Constraining N2O emissions since 1940 using firn air isotope measurements in both hemispheres", "translator" : [ { "dropping-particle" : "", "family" : "L4763", "given" : "", "non-dropping-particle" : "", "parse-names" : false, "suffix" : "" } ], "type" : "article-journal", "volume" : "17" }, "uris" : [ "http://www.mendeley.com/documents/?uuid=d5ab397d-a0da-39d3-9394-8cd00d5d57e4" ] }, { "id" : "ITEM-2", "itemData" : { "DOI" : "10.1029/2018JD029008", "ISSN" : "2169897X", "author" : [ { "dropping-particle" : "", "family" : "Prokopiou", "given" : "M.", "non-dropping-particle" : "", "parse-names" : false, "suffix" : "" }, { "dropping-particle" : "", "family" : "Sapart", "given" : "C. J.", "non-dropping-particle" : "", "parse-names" : false, "suffix" : "" }, { "dropping-particle" : "", "family" : "Rosen", "given" : "J.", "non-dropping-particle" : "", "parse-names" : false, "suffix" : "" }, { "dropping-particle" : "", "family" : "Sperlich", "given" : "P.", "non-dropping-particle" : "", "parse-names" : false, "suffix" : "" }, { "dropping-particle" : "", "family" : "Blunier", "given" : "T.", "non-dropping-particle" : "", "parse-names" : false, "suffix" : "" }, { "dropping-particle" : "", "family" : "Brook", "given" : "E.", "non-dropping-particle" : "", "parse-names" : false, "suffix" : "" }, { "dropping-particle" : "", "family" : "Wal", "given" : "R. S. W.", "non-dropping-particle" : "van de", "parse-names" : false, "suffix" : "" }, { "dropping-particle" : "", "family" : "R\u00f6ckmann", "given" : "T.", "non-dropping-particle" : "", "parse-names" : false, "suffix" : "" } ], "container-title" : "Journal of Geophysical Research: Atmospheres", "id" : "ITEM-2", "issue" : "18", "issued" : { "date-parts" : [ [ "2018", "9", "27" ] ] }, "page" : "10,757-10,773", "title" : "Changes in the Isotopic Signature of Atmospheric Nitrous Oxide and Its Global Average Source During the Last Three Millennia", "translator" : [ { "dropping-particle" : "", "family" : "L6918", "given" : "", "non-dropping-particle" : "", "parse-names" : false, "suffix" : "" } ], "type" : "article-journal", "volume" : "123" }, "uris" : [ "http://www.mendeley.com/documents/?uuid=7dabc571-281d-4576-b54e-fc3940fe58fc" ] } ], "mendeley" : { "formattedCitation" : "(Prokopiou et al., 2017, 2018)", "plainTextFormattedCitation" : "(Prokopiou et al., 2017, 2018)", "previouslyFormattedCitation" : "(Prokopiou et al., 2017, 2018)" }, "properties" : { "noteIndex" : 0 }, "schema" : "https://github.com/citation-style-language/schema/raw/master/csl-citation.json" }</w:instrText>
      </w:r>
      <w:r w:rsidRPr="001E7A27">
        <w:rPr>
          <w:lang w:val="en-GB"/>
        </w:rPr>
        <w:fldChar w:fldCharType="separate"/>
      </w:r>
      <w:r w:rsidR="00025FA2" w:rsidRPr="001E7A27">
        <w:rPr>
          <w:noProof/>
          <w:lang w:val="en-GB"/>
        </w:rPr>
        <w:t>(Prokopiou et al., 2017, 2018)</w:t>
      </w:r>
      <w:r w:rsidRPr="001E7A27">
        <w:rPr>
          <w:lang w:val="en-GB"/>
        </w:rPr>
        <w:fldChar w:fldCharType="end"/>
      </w:r>
      <w:r w:rsidRPr="001E7A27">
        <w:rPr>
          <w:lang w:val="en-GB"/>
        </w:rPr>
        <w:t xml:space="preserve">. Shading in (a) is based on the multivariate ENSO index, with red indicating El Niño conditions </w:t>
      </w:r>
      <w:r w:rsidRPr="001E7A27">
        <w:rPr>
          <w:lang w:val="en-GB"/>
        </w:rPr>
        <w:fldChar w:fldCharType="begin" w:fldLock="1"/>
      </w:r>
      <w:r w:rsidR="00747167" w:rsidRPr="001E7A27">
        <w:rPr>
          <w:lang w:val="en-GB"/>
        </w:rPr>
        <w:instrText>ADDIN CSL_CITATION { "citationItems" : [ { "id" : "ITEM-1", "itemData" : { "DOI" : "10.1002/j.1477-8696.1998.tb06408.x", "ISSN" : "00431656", "author" : [ { "dropping-particle" : "", "family" : "Wolter", "given" : "Klaus", "non-dropping-particle" : "", "parse-names" : false, "suffix" : "" }, { "dropping-particle" : "", "family" : "Timlin", "given" : "Michael S.", "non-dropping-particle" : "", "parse-names" : false, "suffix" : "" } ], "container-title" : "Weather", "id" : "ITEM-1", "issue" : "9", "issued" : { "date-parts" : [ [ "1998", "9" ] ] }, "page" : "315-324", "title" : "Measuring the strength of ENSO events: How does 1997/98 rank?", "translator" : [ { "dropping-particle" : "", "family" : "L5091", "given" : "", "non-dropping-particle" : "", "parse-names" : false, "suffix" : "" } ], "type" : "article-journal", "volume" : "53" }, "uris" : [ "http://www.mendeley.com/documents/?uuid=7a7eb30d-9d76-4a04-80e1-59b40a29b0e4" ] } ], "mendeley" : { "formattedCitation" : "(Wolter and Timlin, 1998)", "plainTextFormattedCitation" : "(Wolter and Timlin, 1998)", "previouslyFormattedCitation" : "(Wolter and Timlin, 1998)" }, "properties" : { "noteIndex" : 0 }, "schema" : "https://github.com/citation-style-language/schema/raw/master/csl-citation.json" }</w:instrText>
      </w:r>
      <w:r w:rsidRPr="001E7A27">
        <w:rPr>
          <w:lang w:val="en-GB"/>
        </w:rPr>
        <w:fldChar w:fldCharType="separate"/>
      </w:r>
      <w:r w:rsidR="00025FA2" w:rsidRPr="001E7A27">
        <w:rPr>
          <w:noProof/>
          <w:lang w:val="en-GB"/>
        </w:rPr>
        <w:t>(Wolter and Timlin, 1998)</w:t>
      </w:r>
      <w:r w:rsidRPr="001E7A27">
        <w:rPr>
          <w:lang w:val="en-GB"/>
        </w:rPr>
        <w:fldChar w:fldCharType="end"/>
      </w:r>
      <w:r w:rsidRPr="001E7A27">
        <w:rPr>
          <w:lang w:val="en-GB"/>
        </w:rPr>
        <w:t>.</w:t>
      </w:r>
      <w:r w:rsidR="008B54B9" w:rsidRPr="001E7A27">
        <w:rPr>
          <w:lang w:val="en-GB"/>
        </w:rPr>
        <w:t xml:space="preserve"> </w:t>
      </w:r>
      <w:r w:rsidR="008B54B9" w:rsidRPr="001E7A27">
        <w:rPr>
          <w:rFonts w:cs="Times New Roman"/>
          <w:szCs w:val="20"/>
          <w:lang w:val="en-GB"/>
        </w:rPr>
        <w:t>Further details on data sources and processing are available in the chapter data table (Table 5.SM.6).</w:t>
      </w:r>
    </w:p>
    <w:p w14:paraId="360D7878" w14:textId="77777777" w:rsidR="00967A55" w:rsidRPr="001E7A27" w:rsidRDefault="00967A55" w:rsidP="005C7F25">
      <w:pPr>
        <w:pStyle w:val="AR6BodyText"/>
        <w:rPr>
          <w:lang w:val="en-GB" w:eastAsia="en-US"/>
        </w:rPr>
      </w:pPr>
    </w:p>
    <w:p w14:paraId="3DD3626B" w14:textId="77777777" w:rsidR="00967A55" w:rsidRPr="001E7A27" w:rsidRDefault="00967A55" w:rsidP="005C7F25">
      <w:pPr>
        <w:pStyle w:val="AR6BodyText"/>
        <w:rPr>
          <w:b/>
          <w:lang w:val="en-GB"/>
        </w:rPr>
      </w:pPr>
      <w:r w:rsidRPr="001E7A27">
        <w:rPr>
          <w:b/>
          <w:lang w:val="en-GB"/>
        </w:rPr>
        <w:t>[END FIGURE 5.1</w:t>
      </w:r>
      <w:r w:rsidR="007C6078" w:rsidRPr="001E7A27">
        <w:rPr>
          <w:b/>
          <w:lang w:val="en-GB"/>
        </w:rPr>
        <w:t>5</w:t>
      </w:r>
      <w:r w:rsidRPr="001E7A27">
        <w:rPr>
          <w:b/>
          <w:lang w:val="en-GB"/>
        </w:rPr>
        <w:t xml:space="preserve"> HERE] </w:t>
      </w:r>
    </w:p>
    <w:p w14:paraId="71738001" w14:textId="77777777" w:rsidR="00967A55" w:rsidRPr="001E7A27" w:rsidRDefault="00967A55" w:rsidP="005C7F25">
      <w:pPr>
        <w:pStyle w:val="AR6BodyText"/>
        <w:rPr>
          <w:lang w:val="en-GB"/>
        </w:rPr>
      </w:pPr>
    </w:p>
    <w:p w14:paraId="4CDB02AC" w14:textId="77777777" w:rsidR="002F5491" w:rsidRPr="001E7A27" w:rsidRDefault="002F5491" w:rsidP="005C7F25">
      <w:pPr>
        <w:pStyle w:val="AR6BodyText"/>
        <w:rPr>
          <w:lang w:val="en-GB"/>
        </w:rPr>
      </w:pPr>
    </w:p>
    <w:p w14:paraId="77029E18" w14:textId="4BF50FAB" w:rsidR="00967A55" w:rsidRPr="001E7A27" w:rsidRDefault="00967A55" w:rsidP="0098460A">
      <w:pPr>
        <w:pStyle w:val="AR6Chap5Level35111"/>
        <w:rPr>
          <w:lang w:val="en-GB"/>
        </w:rPr>
      </w:pPr>
      <w:bookmarkStart w:id="2423" w:name="_Toc5716920"/>
      <w:bookmarkStart w:id="2424" w:name="_Toc33564257"/>
      <w:bookmarkStart w:id="2425" w:name="_Toc70535669"/>
      <w:r w:rsidRPr="001E7A27">
        <w:rPr>
          <w:lang w:val="en-GB"/>
        </w:rPr>
        <w:t>Anthropogenic N</w:t>
      </w:r>
      <w:r w:rsidRPr="001E7A27">
        <w:rPr>
          <w:vertAlign w:val="subscript"/>
          <w:lang w:val="en-GB"/>
        </w:rPr>
        <w:t>2</w:t>
      </w:r>
      <w:r w:rsidRPr="001E7A27">
        <w:rPr>
          <w:lang w:val="en-GB"/>
        </w:rPr>
        <w:t xml:space="preserve">O </w:t>
      </w:r>
      <w:r w:rsidR="003760AB" w:rsidRPr="001E7A27">
        <w:rPr>
          <w:lang w:val="en-GB"/>
        </w:rPr>
        <w:t>E</w:t>
      </w:r>
      <w:r w:rsidRPr="001E7A27">
        <w:rPr>
          <w:lang w:val="en-GB"/>
        </w:rPr>
        <w:t>missions</w:t>
      </w:r>
      <w:bookmarkEnd w:id="2423"/>
      <w:bookmarkEnd w:id="2424"/>
      <w:bookmarkEnd w:id="2425"/>
    </w:p>
    <w:p w14:paraId="3A78091D" w14:textId="77777777" w:rsidR="00967A55" w:rsidRPr="001E7A27" w:rsidRDefault="00967A55" w:rsidP="005C7F25">
      <w:pPr>
        <w:pStyle w:val="AR6Chap5Level35111"/>
        <w:numPr>
          <w:ilvl w:val="0"/>
          <w:numId w:val="0"/>
        </w:numPr>
        <w:rPr>
          <w:lang w:val="en-GB"/>
        </w:rPr>
      </w:pPr>
    </w:p>
    <w:p w14:paraId="2A0263E5" w14:textId="1032D424" w:rsidR="00967A55" w:rsidRPr="001E7A27" w:rsidRDefault="00CA0FD0" w:rsidP="005C7F25">
      <w:pPr>
        <w:pStyle w:val="AR6BodyText"/>
        <w:rPr>
          <w:lang w:val="en-GB" w:eastAsia="en-US"/>
        </w:rPr>
      </w:pPr>
      <w:ins w:id="2426" w:author="Ian Blenkinsop" w:date="2021-07-28T13:37:00Z">
        <w:r w:rsidRPr="001E7A27">
          <w:rPr>
            <w:lang w:val="en-GB" w:eastAsia="en-US"/>
          </w:rPr>
          <w:t xml:space="preserve">The </w:t>
        </w:r>
      </w:ins>
      <w:r w:rsidR="00967A55" w:rsidRPr="001E7A27">
        <w:rPr>
          <w:lang w:val="en-GB" w:eastAsia="en-US"/>
        </w:rPr>
        <w:t>AR5</w:t>
      </w:r>
      <w:r w:rsidR="00F006DE" w:rsidRPr="001E7A27">
        <w:rPr>
          <w:lang w:val="en-GB"/>
        </w:rPr>
        <w:t xml:space="preserve"> (WGI, </w:t>
      </w:r>
      <w:ins w:id="2427" w:author="Ian Blenkinsop" w:date="2021-07-28T13:37:00Z">
        <w:r w:rsidRPr="001E7A27">
          <w:rPr>
            <w:lang w:val="en-GB"/>
          </w:rPr>
          <w:t xml:space="preserve">Section </w:t>
        </w:r>
      </w:ins>
      <w:r w:rsidR="00F006DE" w:rsidRPr="001E7A27">
        <w:rPr>
          <w:lang w:val="en-GB"/>
        </w:rPr>
        <w:t xml:space="preserve">6.4.3) </w:t>
      </w:r>
      <w:r w:rsidR="00967A55" w:rsidRPr="001E7A27">
        <w:rPr>
          <w:lang w:val="en-GB" w:eastAsia="en-US"/>
        </w:rPr>
        <w:t xml:space="preserve">and SRCCL </w:t>
      </w:r>
      <w:r w:rsidR="00F006DE" w:rsidRPr="001E7A27">
        <w:rPr>
          <w:lang w:val="en-GB" w:eastAsia="en-US"/>
        </w:rPr>
        <w:t>(</w:t>
      </w:r>
      <w:ins w:id="2428" w:author="Ian Blenkinsop" w:date="2021-07-28T13:37:00Z">
        <w:r w:rsidRPr="001E7A27">
          <w:rPr>
            <w:lang w:val="en-GB" w:eastAsia="en-US"/>
          </w:rPr>
          <w:t xml:space="preserve">Section </w:t>
        </w:r>
      </w:ins>
      <w:r w:rsidR="00F006DE" w:rsidRPr="001E7A27">
        <w:rPr>
          <w:lang w:val="en-GB" w:eastAsia="en-US"/>
        </w:rPr>
        <w:t xml:space="preserve">2.3.3) </w:t>
      </w:r>
      <w:r w:rsidR="00967A55" w:rsidRPr="001E7A27">
        <w:rPr>
          <w:lang w:val="en-GB" w:eastAsia="en-US"/>
        </w:rPr>
        <w:t xml:space="preserve">concluded that agriculture is the largest anthropogenic source of </w:t>
      </w:r>
      <w:r w:rsidR="00967A55" w:rsidRPr="001E7A27">
        <w:rPr>
          <w:lang w:val="en-GB"/>
        </w:rPr>
        <w:t>N</w:t>
      </w:r>
      <w:r w:rsidR="00967A55" w:rsidRPr="001E7A27">
        <w:rPr>
          <w:vertAlign w:val="subscript"/>
          <w:lang w:val="en-GB"/>
        </w:rPr>
        <w:t>2</w:t>
      </w:r>
      <w:r w:rsidR="00967A55" w:rsidRPr="001E7A27">
        <w:rPr>
          <w:lang w:val="en-GB"/>
        </w:rPr>
        <w:t>O</w:t>
      </w:r>
      <w:r w:rsidR="00967A55" w:rsidRPr="001E7A27">
        <w:rPr>
          <w:lang w:val="en-GB" w:eastAsia="en-US"/>
        </w:rPr>
        <w:t xml:space="preserve"> emissions. Since SRCCL</w:t>
      </w:r>
      <w:r w:rsidR="00F006DE" w:rsidRPr="001E7A27">
        <w:rPr>
          <w:lang w:val="en-GB" w:eastAsia="en-US"/>
        </w:rPr>
        <w:t xml:space="preserve"> (2.3.3)</w:t>
      </w:r>
      <w:r w:rsidR="00967A55" w:rsidRPr="001E7A27">
        <w:rPr>
          <w:lang w:val="en-GB" w:eastAsia="en-US"/>
        </w:rPr>
        <w:t>, a new synthesis of inventory-based and modelling studies shows that the widespread use of synthetic fertili</w:t>
      </w:r>
      <w:ins w:id="2429" w:author="Soapbox" w:date="2021-07-16T10:12:00Z">
        <w:r w:rsidR="00953844" w:rsidRPr="001E7A27">
          <w:rPr>
            <w:lang w:val="en-GB" w:eastAsia="en-US"/>
          </w:rPr>
          <w:t>z</w:t>
        </w:r>
      </w:ins>
      <w:del w:id="2430" w:author="Soapbox" w:date="2021-07-16T10:12:00Z">
        <w:r w:rsidR="00967A55" w:rsidRPr="001E7A27" w:rsidDel="00953844">
          <w:rPr>
            <w:lang w:val="en-GB" w:eastAsia="en-US"/>
          </w:rPr>
          <w:delText>s</w:delText>
        </w:r>
      </w:del>
      <w:r w:rsidR="00967A55" w:rsidRPr="001E7A27">
        <w:rPr>
          <w:lang w:val="en-GB" w:eastAsia="en-US"/>
        </w:rPr>
        <w:t xml:space="preserve">ers and manure on cropland and pasture, manure management and aquaculture resulted in </w:t>
      </w:r>
      <w:commentRangeStart w:id="2431"/>
      <w:commentRangeStart w:id="2432"/>
      <w:r w:rsidR="00967A55" w:rsidRPr="001E7A27">
        <w:rPr>
          <w:lang w:val="en-GB" w:eastAsia="en-US"/>
        </w:rPr>
        <w:t>3.8 (2.5–5.8) TgN yr</w:t>
      </w:r>
      <w:del w:id="2433" w:author="Ian Blenkinsop" w:date="2021-07-28T16:16:00Z">
        <w:r w:rsidR="00967A55" w:rsidRPr="001E7A27" w:rsidDel="00E4692D">
          <w:rPr>
            <w:vertAlign w:val="superscript"/>
            <w:lang w:val="en-GB"/>
          </w:rPr>
          <w:delText>-</w:delText>
        </w:r>
      </w:del>
      <w:ins w:id="2434" w:author="Ian Blenkinsop" w:date="2021-07-28T16:16:00Z">
        <w:r w:rsidR="00E4692D" w:rsidRPr="001E7A27">
          <w:rPr>
            <w:vertAlign w:val="superscript"/>
            <w:lang w:val="en-GB"/>
          </w:rPr>
          <w:t>–</w:t>
        </w:r>
      </w:ins>
      <w:r w:rsidR="00967A55" w:rsidRPr="001E7A27">
        <w:rPr>
          <w:vertAlign w:val="superscript"/>
          <w:lang w:val="en-GB"/>
        </w:rPr>
        <w:t>1</w:t>
      </w:r>
      <w:commentRangeEnd w:id="2431"/>
      <w:r w:rsidRPr="001E7A27">
        <w:rPr>
          <w:rStyle w:val="CommentReference"/>
          <w:lang w:val="en-GB"/>
        </w:rPr>
        <w:commentReference w:id="2431"/>
      </w:r>
      <w:commentRangeEnd w:id="2432"/>
      <w:r w:rsidR="00586EBA">
        <w:rPr>
          <w:rStyle w:val="CommentReference"/>
          <w:lang w:val="en-GB"/>
        </w:rPr>
        <w:commentReference w:id="2432"/>
      </w:r>
      <w:r w:rsidR="00967A55" w:rsidRPr="001E7A27">
        <w:rPr>
          <w:lang w:val="en-GB" w:eastAsia="en-US"/>
        </w:rPr>
        <w:t xml:space="preserve"> (average 2007–2016) (</w:t>
      </w:r>
      <w:r w:rsidR="00967A55" w:rsidRPr="001E7A27">
        <w:rPr>
          <w:i/>
          <w:lang w:val="en-GB" w:eastAsia="en-US"/>
        </w:rPr>
        <w:t>robust evidence, high agreement</w:t>
      </w:r>
      <w:r w:rsidR="00967A55" w:rsidRPr="001E7A27">
        <w:rPr>
          <w:lang w:val="en-GB" w:eastAsia="en-US"/>
        </w:rPr>
        <w:t>) (Table 5.3</w:t>
      </w:r>
      <w:ins w:id="2435" w:author="Ian Blenkinsop" w:date="2021-07-28T13:38:00Z">
        <w:r w:rsidRPr="001E7A27">
          <w:rPr>
            <w:lang w:val="en-GB" w:eastAsia="en-US"/>
          </w:rPr>
          <w:t>;</w:t>
        </w:r>
      </w:ins>
      <w:del w:id="2436" w:author="Ian Blenkinsop" w:date="2021-07-28T13:38:00Z">
        <w:r w:rsidR="00967A55" w:rsidRPr="001E7A27" w:rsidDel="00CA0FD0">
          <w:rPr>
            <w:lang w:val="en-GB" w:eastAsia="en-US"/>
          </w:rPr>
          <w:delText xml:space="preserve">) </w:delText>
        </w:r>
      </w:del>
      <w:r w:rsidR="00967A55" w:rsidRPr="001E7A27">
        <w:rPr>
          <w:lang w:val="en-GB" w:eastAsia="en-US"/>
        </w:rPr>
        <w:fldChar w:fldCharType="begin" w:fldLock="1"/>
      </w:r>
      <w:r w:rsidR="00176897" w:rsidRPr="001E7A2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"ITEM-2", "itemData" : { "DOI" : "10.1088/1748-9326/aa9ec9", "ISSN" : "1748-9326", "abstract" : "We describe a consistent framework developed to quantify current and future anthropogenic emissions of nitrous oxide and the available technical abatement options by source sector for 172 regions globally. About 65% of the current emissions derive from agricultural soils, 8% from waste, and 4% from the chemical industry. Low-cost abatement options are available in industry, wastewater, and agriculture, where they are limited to large industrial farms. We estimate that by 2030, emissions can be reduced by about 6% \u00b12% applying abatement options at a cost lower than 10 \u20ac/t CO2-eq. The largest abatement potential at higher marginal costs is available from agricultural soils, employing precision fertilizer application technology as well as chemical treatment of fertilizers to suppress conversion processes in soil (nitrification inhibitors). At marginal costs of up to 100 \u20ac/t CO2-eq, about 18% \u00b16% of baseline emissions can be removed and when considering all available options, the global abatement potential increases to about 26% \u00b19%. Due to expected future increase in activities driving nitrous oxide emissions, the limited technical abatement potential available means that even at full implementation of reduction measures by 2030, global emissions can be at most stabilized at the pre-2010 level. In order to achieve deeper reductions in emissions, considerable technological development will be required as well as non-technical options like adjusting human diets towards moderate animal protein consumption.", "author" : [ { "dropping-particle" : "", "family" : "Winiwarter", "given" : "Wilfried", "non-dropping-particle" : "", "parse-names" : false, "suffix" : "" }, { "dropping-particle" : "", "family" : "H\u00f6glund-Isaksson", "given" : "Lena", "non-dropping-particle" : "", "parse-names" : false, "suffix" : "" }, { "dropping-particle" : "", "family" : "Klimont", "given" : "Zbigniew", "non-dropping-particle" : "", "parse-names" : false, "suffix" : "" }, { "dropping-particle" : "", "family" : "Sch\u00f6pp", "given" : "Wolfgang", "non-dropping-particle" : "", "parse-names" : false, "suffix" : "" }, { "dropping-particle" : "", "family" : "Amann", "given" : "Markus", "non-dropping-particle" : "", "parse-names" : false, "suffix" : "" } ], "container-title" : "Environmental Research Letters", "id" : "ITEM-2", "issue" : "1", "issued" : { "date-parts" : [ [ "2018", "1", "1" ] ] }, "page" : "014011", "publisher" : "IOP Publishing", "title" : "Technical opportunities to reduce global anthropogenic emissions of nitrous oxide", "translator" : [ { "dropping-particle" : "", "family" : "L4676", "given" : "", "non-dropping-particle" : "", "parse-names" : false, "suffix" : "" } ], "type" : "article-journal", "volume" : "13" }, "uris" : [ "http://www.mendeley.com/documents/?uuid=bf4aa519-c963-3359-a906-972b25026bb6" ] }, { "id" : "ITEM-3", "itemData" : { "URL" : "http://www.fao.org/faostat/en/#data", "author" : [ { "dropping-particle" : "", "family" : "FAO", "given" : "", "non-dropping-particle" : "", "parse-names" : false, "suffix" : "" } ], "id" : "ITEM-3", "issued" : { "date-parts" : [ [ "2019" ] ] }, "publisher" : "The Food and Agriculture Organization of the United Nations (FAO)", "publisher-place" : "Rome, Italy", "title" : "FAOSTAT: Emissions \u2013 Agriculture, Emissions \u2013 Land Use, Trade (Crops and livestock products), Population, Agri-Environmental Indicators (Livestock Manure)", "translator" : [ { "dropping-particle" : "", "family" : "L6960", "given" : "Rt17", "non-dropping-particle" : "", "parse-names" : false, "suffix" : "" } ], "type" : "webpage" }, "uris" : [ "http://www.mendeley.com/documents/?uuid=d8c36d2b-a4ea-4971-8418-c9fb96524802" ] }, { "id" : "ITEM-4", "itemData" : { "DOI" : "10.5194/essd-11-959-2019", "ISBN" : "8484421589", "ISSN" : "1866-3516", "author" : [ { "dropping-particle" : "", "family" : "Janssens-Maenhout", "given" : "Greet", "non-dropping-particle" : "", "parse-names" : false, "suffix" : "" }, { "dropping-particle" : "", "family" : "Crippa", "given" : "Monica", "non-dropping-particle" : "", "parse-names" : false, "suffix" : "" }, { "dropping-particle" : "", "family" : "Guizzardi", "given" : "Diego", "non-dropping-particle" : "", "parse-names" : false, "suffix" : "" }, { "dropping-particle" : "", "family" : "Muntean", "given" : "Marilena", "non-dropping-particle" : "", "parse-names" : false, "suffix" : "" }, { "dropping-particle" : "", "family" : "Schaaf", "given" : "Edwin", "non-dropping-particle" : "", "parse-names" : false, "suffix" : "" }, { "dropping-particle" : "", "family" : "Dentener", "given" : "Frank", "non-dropping-particle" : "", "parse-names" : false, "suffix" : "" }, { "dropping-particle" : "", "family" : "Bergamaschi", "given" : "Peter", "non-dropping-particle" : "", "parse-names" : false, "suffix" : "" }, { "dropping-particle" : "", "family" : "Pagliari", "given" : "Valerio", "non-dropping-particle" : "", "parse-names" : false, "suffix" : "" }, { "dropping-particle" : "", "family" : "Olivier", "given" : "Jos G. J.", "non-dropping-particle" : "", "parse-names" : false, "suffix" : "" }, { "dropping-particle" : "", "family" : "Peters", "given" : "Jeroen A. H. W.", "non-dropping-particle" : "", "parse-names" : false, "suffix" : "" }, { "dropping-particle" : "", "family" : "Aardenne", "given" : "John A.", "non-dropping-particle" : "van", "parse-names" : false, "suffix" : "" }, { "dropping-particle" : "", "family" : "Monni", "given" : "Suvi", "non-dropping-particle" : "", "parse-names" : false, "suffix" : "" }, { "dropping-particle" : "", "family" : "Doering", "given" : "Ulrike", "non-dropping-particle" : "", "parse-names" : false, "suffix" : "" }, { "dro</w:instrText>
      </w:r>
      <w:r w:rsidR="00176897" w:rsidRPr="001E7A27">
        <w:rPr>
          <w:lang w:val="en-GB" w:eastAsia="en-US"/>
          <w:rPrChange w:id="2437" w:author="Clotilde Pean" w:date="2021-09-06T10:08:00Z">
            <w:rPr>
              <w:lang w:eastAsia="en-US"/>
            </w:rPr>
          </w:rPrChange>
        </w:rPr>
        <w:instrText>pp</w:instrText>
      </w:r>
      <w:r w:rsidR="00176897" w:rsidRPr="001E7A27">
        <w:rPr>
          <w:lang w:val="en-GB" w:eastAsia="en-US"/>
        </w:rPr>
        <w:instrText>ing-particle" : "", "family" : "Petrescu", "given" : "A. M. Roxana", "non-dropping-particle" : "", "parse-names" : false, "suffix" : "" }, { "dropping-particle" : "", "family" : "Solazzo", "given" : "Efisio", "non-dropping-particle" : "", "parse-names" : false, "suffix" : "" }, { "dropping-particle" : "", "family" : "Oreggioni", "given" : "Gabriel D.", "non-dropping-particle" : "", "parse-names" : false, "suffix" : "" } ], "container-title" : "Earth System Science Data", "id" : "ITEM-4", "issue" : "3", "issued" : { "date-parts" : [ [ "2019", "7", "8" ] ] }, "page" : "959-1002", "title" : "EDGAR v4.3.2 Global Atlas of the three major greenhouse gas emissions for the period 1970\u20132012", "translator" : [ { "dropping-particle" : "", "family" : "L5223", "given" : "", "non-dropping-particle" : "", "parse-names" : false, "suffix" : "" } ], "type" : "article-journal", "volume" : "11" }, "uris" : [ "http://www.mendeley.com/documents/?uuid=dad3d4d3-0d5b-4b37-9b9b-0c24a3bf64d4" ] } ], "mendeley" : { "formattedCitation" : "(Winiwarter et al., 2018; FAO, 2019; Janssens-Maenhout et al., 2019; Tian et al., 2020)", "plainTextFormattedCitation" : "(Winiwarter et al., 2018; FAO, 2019; Janssens-Maenhout et al., 2019; Tian et al., 2020)", "previouslyFormattedCitation" : "(Winiwarter et al., 2018; FAO, 2019; Janssens-Maenhout et al., 2019; Tian et al., 2020)" }, "properties" : { "noteIndex" : 0 }, "schema" : "https://github.com/citation-style-language/schema/raw/master/csl-citation.json" }</w:instrText>
      </w:r>
      <w:r w:rsidR="00967A55" w:rsidRPr="001E7A27">
        <w:rPr>
          <w:lang w:val="en-GB" w:eastAsia="en-US"/>
        </w:rPr>
        <w:fldChar w:fldCharType="separate"/>
      </w:r>
      <w:ins w:id="2438" w:author="Ian Blenkinsop" w:date="2021-07-28T13:38:00Z">
        <w:r w:rsidRPr="001E7A27">
          <w:rPr>
            <w:noProof/>
            <w:lang w:val="en-GB" w:eastAsia="en-US"/>
          </w:rPr>
          <w:t xml:space="preserve"> </w:t>
        </w:r>
      </w:ins>
      <w:del w:id="2439" w:author="Ian Blenkinsop" w:date="2021-07-28T13:38:00Z">
        <w:r w:rsidR="00025FA2" w:rsidRPr="001E7A27" w:rsidDel="00CA0FD0">
          <w:rPr>
            <w:noProof/>
            <w:lang w:val="en-GB" w:eastAsia="en-US"/>
          </w:rPr>
          <w:delText>(</w:delText>
        </w:r>
      </w:del>
      <w:r w:rsidR="00025FA2" w:rsidRPr="001E7A27">
        <w:rPr>
          <w:noProof/>
          <w:lang w:val="en-GB" w:eastAsia="en-US"/>
        </w:rPr>
        <w:t>Winiwarter et al., 2018; FAO, 2019; Janssens-Maenhout et al., 2019; Tian et al., 2020)</w:t>
      </w:r>
      <w:r w:rsidR="00967A55" w:rsidRPr="001E7A27">
        <w:rPr>
          <w:lang w:val="en-GB" w:eastAsia="en-US"/>
        </w:rPr>
        <w:fldChar w:fldCharType="end"/>
      </w:r>
      <w:r w:rsidR="00967A55" w:rsidRPr="001E7A27">
        <w:rPr>
          <w:lang w:val="en-GB" w:eastAsia="en-US"/>
        </w:rPr>
        <w:t xml:space="preserve">. Observations from field-measurements </w:t>
      </w:r>
      <w:r w:rsidR="00967A55" w:rsidRPr="001E7A27">
        <w:rPr>
          <w:lang w:val="en-GB" w:eastAsia="en-US"/>
        </w:rPr>
        <w:fldChar w:fldCharType="begin" w:fldLock="1"/>
      </w:r>
      <w:r w:rsidR="00747167" w:rsidRPr="001E7A27">
        <w:rPr>
          <w:lang w:val="en-GB" w:eastAsia="en-US"/>
        </w:rPr>
        <w:instrText>ADDIN CSL_CITATION { "citationItems" : [ { "id" : "ITEM-1", "itemData" : { "DOI" : "10.1021/acs.est.8b03931", "ISSN" : "0013-936X", "author" : [ { "dropping-particle" : "", "family" : "Song", "given" : "Xiaotong", "non-dropping-particle" : "", "parse-names" : false, "suffix" : "" }, { "dropping-particle" : "", "family" : "Liu", "given" : "Min", "non-dropping-particle" : "", "parse-names" : false, "suffix" : "" }, { "dropping-particle" : "", "family" : "Ju", "given" : "Xiaotang", "non-dropping-particle" : "", "parse-names" : false, "suffix" : "" }, { "dropping-particle" : "", "family" : "Gao", "given" : "Bing", "non-dropping-particle" : "", "parse-names" : false, "suffix" : "" }, { "dropping-particle" : "", "family" : "Su", "given" : "Fang", "non-dropping-particle" : "", "parse-names" : false, "suffix" : "" }, { "dropping-particle" : "", "family" : "Chen", "given" : "Xinping", "non-dropping-particle" : "", "parse-names" : false, "suffix" : "" }, { "dropping-particle" : "", "family" : "Rees", "given" : "Robert M", "non-dropping-particle" : "", "parse-names" : false, "suffix" : "" } ], "container-title" : "Environmental Science &amp; Technology", "id" : "ITEM-1", "issue" : "21", "issued" : { "date-parts" : [ [ "2018", "11", "6" ] ] }, "page" : "12504-12513", "title" : "Nitrous Oxide Emissions Increase Exponentially When Optimum Nitrogen Fertilizer Rates Are Exceeded in the North China Plain", "translator" : [ { "dropping-particle" : "", "family" : "L6756", "given" : "", "non-dropping-particle" : "", "parse-names" : false, "suffix" : "" } ], "type" : "article-journal", "volume" : "52" }, "uris" : [ "http://www.mendeley.com/documents/?uuid=26d392ad-aae2-4fb6-9b7f-8bc3a42dda86" ] } ], "mendeley" : { "formattedCitation" : "(Song et al., 2018)", "plainTextFormattedCitation" : "(Song et al., 2018)", "previouslyFormattedCitation" : "(Song et al., 2018)" }, "properties" : { "noteIndex" : 0 }, "schema" : "https://github.com/citation-style-language/schema/raw/master/csl-citation.json" }</w:instrText>
      </w:r>
      <w:r w:rsidR="00967A55" w:rsidRPr="001E7A27">
        <w:rPr>
          <w:lang w:val="en-GB" w:eastAsia="en-US"/>
        </w:rPr>
        <w:fldChar w:fldCharType="separate"/>
      </w:r>
      <w:r w:rsidR="00025FA2" w:rsidRPr="001E7A27">
        <w:rPr>
          <w:noProof/>
          <w:lang w:val="en-GB" w:eastAsia="en-US"/>
        </w:rPr>
        <w:t>(Song et al., 2018)</w:t>
      </w:r>
      <w:r w:rsidR="00967A55" w:rsidRPr="001E7A27">
        <w:rPr>
          <w:lang w:val="en-GB" w:eastAsia="en-US"/>
        </w:rPr>
        <w:fldChar w:fldCharType="end"/>
      </w:r>
      <w:r w:rsidR="00967A55" w:rsidRPr="001E7A27">
        <w:rPr>
          <w:lang w:val="en-GB" w:eastAsia="en-US"/>
        </w:rPr>
        <w:t xml:space="preserve">, inventories </w:t>
      </w:r>
      <w:r w:rsidR="00967A55" w:rsidRPr="001E7A27">
        <w:rPr>
          <w:lang w:val="en-GB" w:eastAsia="en-US"/>
        </w:rPr>
        <w:fldChar w:fldCharType="begin" w:fldLock="1"/>
      </w:r>
      <w:r w:rsidR="00747167" w:rsidRPr="001E7A27">
        <w:rPr>
          <w:lang w:val="en-GB" w:eastAsia="en-US"/>
        </w:rPr>
        <w:instrText>ADDIN CSL_CITATION { "citationItems" : [ { "id" : "ITEM-1", "itemData" : { "DOI" : "10.1093/nsr/nwz087", "ISSN" : "2095-5138", "abstract" : "Croplands are the single largest anthropogenic source of nitrous oxide (N2O) globally, yet their estimates remain difficult to verify when using Tier 1 and 3 methods of the Intergovernmental Panel on Climate Change (IPCC). Here, we re-evaluate global cropland-N2O emissions in 1961\u20132014, using N-rate-dependent emission factors (EFs) upscaled from 1206 field observations in 180 global distributed sites and high-resolution N inputs disaggregated from sub-national surveys covering 15593 administrative units. Our results confirm IPCC Tier 1 default EFs for upland crops in 1990\u20132014, but give a \u223c15% lower EF in 1961\u20131989 and a \u223c67% larger EF for paddy rice over the full period. Associated emissions (0.82 \u00b1 0.34 Tg N yr\u20131) are probably one-quarter lower than IPCC Tier 1 global inventories but close to Tier 3 estimates. The use of survey-based gridded N-input data contributes 58% of this emission reduction, the rest being explained by the use of observation-based non-linear EFs. We conclude that upscaling N2O emissions from site-level observations to global croplands provides a new benchmark for constraining IPCC Tier 1 and 3 methods. The detailed spatial distribution of emission data is expected to inform advancement towards more realistic and effective mitigation pathways.", "author" : [ { "dropping-particle" : "", "family" : "Wang", "given" : "Qihui", "non-dropping-particle" : "", "parse-names" : false, "suffix" : "" }, { "dropping-particle" : "", "family" : "Zhou", "given" : "Feng", "non-dropping-particle" : "", "parse-names" : false, "suffix" : "" }, { "dropping-particle" : "", "family" : "Shang", "given" : "Ziyin", "non-dropping-particle" : "", "parse-names" : false, "suffix" : "" }, { "dropping-particle" : "", "family" : "Ciais", "given" : "Philippe", "non-dropping-particle" : "", "parse-names" : false, "suffix" : "" }, { "dropping-particle" : "", "family" : "Winiwarter", "given" : "Wilfried", "non-dropping-particle" : "", "parse-names" : false, "suffix" : "" }, { "dropping-particle" : "", "family" : "Jackson", "given" : "Robert B", "non-dropping-particle" : "", "parse-names" : false, "suffix" : "" }, { "dropping-particle" : "", "family" : "Tubiello", "given" : "Francesco N", "non-dropping-particle" : "", "parse-names" : false, "suffix" : "" }, { "dropping-particle" : "", "family" : "Janssens-Maenhout", "given" : "Greet", "non-dropping-particle" : "", "parse-names" : false, "suffix" : "" }, { "dropping-particle" : "", "family" : "Tian", "given" : "Hanqin", "non-dropping-particle" : "", "parse-names" : false, "suffix" : "" }, { "dropping-particle" : "", "family" : "Cui", "given" : "Xiaoqing", "non-dropping-particle" : "", "parse-names" : false, "suffix" : "" }, { "dropping-particle" : "", "family" : "Canadell", "given" : "Josep G", "non-dropping-particle" : "", "parse-names" : false, "suffix" : "" }, { "dropping-particle" : "", "family" : "Piao", "given" : "Shilong", "non-dropping-particle" : "", "parse-names" : false, "suffix" : "" }, { "dropping-particle" : "", "family" : "Tao", "given" : "Shu", "non-dropping-particle" : "", "parse-names" : false, "suffix" : "" } ], "container-title" : "National Science Review", "id" : "ITEM-1", "issue" : "2", "issued" : { "date-parts" : [ [ "2020", "2", "1" ] ] }, "page" : "441-452", "title" : "Data-driven estimates of global nitrous oxide emissions from croplands", "translator" : [ { "dropping-particle" : "", "family" : "L6757", "given" : "", "non-dropping-particle" : "", "parse-names" : false, "suffix" : "" } ], "type" : "article-journal", "volume" : "7" }, "uris" : [ "http://www.mendeley.com/documents/?uuid=c29513f3-592e-4821-89f1-727183438afc" ] } ], "mendeley" : { "formattedCitation" : "(Wang et al., 2020)", "plainTextFormattedCitation" : "(Wang et al., 2020)", "previouslyFormattedCitation" : "(Wang et al., 2020)" }, "properties" : { "noteIndex" : 0 }, "schema" : "https://github.com/citation-style-language/schema/raw/master/csl-citation.json" }</w:instrText>
      </w:r>
      <w:r w:rsidR="00967A55" w:rsidRPr="001E7A27">
        <w:rPr>
          <w:lang w:val="en-GB" w:eastAsia="en-US"/>
        </w:rPr>
        <w:fldChar w:fldCharType="separate"/>
      </w:r>
      <w:r w:rsidR="00025FA2" w:rsidRPr="001E7A27">
        <w:rPr>
          <w:noProof/>
          <w:lang w:val="en-GB" w:eastAsia="en-US"/>
        </w:rPr>
        <w:t>(Wang et al., 2020)</w:t>
      </w:r>
      <w:r w:rsidR="00967A55" w:rsidRPr="001E7A27">
        <w:rPr>
          <w:lang w:val="en-GB" w:eastAsia="en-US"/>
        </w:rPr>
        <w:fldChar w:fldCharType="end"/>
      </w:r>
      <w:r w:rsidR="00967A55" w:rsidRPr="001E7A27">
        <w:rPr>
          <w:lang w:val="en-GB" w:eastAsia="en-US"/>
        </w:rPr>
        <w:t xml:space="preserve"> and atmospheric inversions </w:t>
      </w:r>
      <w:r w:rsidR="00967A55" w:rsidRPr="001E7A27">
        <w:rPr>
          <w:lang w:val="en-GB" w:eastAsia="en-US"/>
        </w:rPr>
        <w:fldChar w:fldCharType="begin" w:fldLock="1"/>
      </w:r>
      <w:r w:rsidR="00747167" w:rsidRPr="001E7A27">
        <w:rPr>
          <w:lang w:val="en-GB" w:eastAsia="en-US"/>
        </w:rPr>
        <w:instrText>ADDIN CSL_CITATION { "citationItems" : [ { "id" : "ITEM-1",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"ITEM-1",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"mendeley" : { "formattedCitation" : "(Thompson et al., 2019)", "plainTextFormattedCitation" : "(Thompson et al., 2019)", "previouslyFormattedCitation" : "(Thompson et al., 2019)" }, "properties" : { "noteIndex" : 0 }, "schema" : "https://github.com/citation-style-language/schema/raw/master/csl-citation.json" }</w:instrText>
      </w:r>
      <w:r w:rsidR="00967A55" w:rsidRPr="001E7A27">
        <w:rPr>
          <w:lang w:val="en-GB" w:eastAsia="en-US"/>
        </w:rPr>
        <w:fldChar w:fldCharType="separate"/>
      </w:r>
      <w:r w:rsidR="00025FA2" w:rsidRPr="001E7A27">
        <w:rPr>
          <w:noProof/>
          <w:lang w:val="en-GB" w:eastAsia="en-US"/>
        </w:rPr>
        <w:t>(Thompson et al., 2019)</w:t>
      </w:r>
      <w:r w:rsidR="00967A55" w:rsidRPr="001E7A27">
        <w:rPr>
          <w:lang w:val="en-GB" w:eastAsia="en-US"/>
        </w:rPr>
        <w:fldChar w:fldCharType="end"/>
      </w:r>
      <w:r w:rsidR="00967A55" w:rsidRPr="001E7A27">
        <w:rPr>
          <w:lang w:val="en-GB" w:eastAsia="en-US"/>
        </w:rPr>
        <w:t xml:space="preserve"> further corroborate the assessment of the SRCCL that there is a non</w:t>
      </w:r>
      <w:ins w:id="2440" w:author="Soapbox" w:date="2021-07-17T06:21:00Z">
        <w:r w:rsidR="0068242A" w:rsidRPr="001E7A27">
          <w:rPr>
            <w:lang w:val="en-GB" w:eastAsia="en-US"/>
          </w:rPr>
          <w:t>-</w:t>
        </w:r>
      </w:ins>
      <w:del w:id="2441" w:author="Soapbox" w:date="2021-07-15T13:02:00Z">
        <w:r w:rsidR="00967A55" w:rsidRPr="001E7A27" w:rsidDel="00BA591F">
          <w:rPr>
            <w:lang w:val="en-GB" w:eastAsia="en-US"/>
          </w:rPr>
          <w:delText>-</w:delText>
        </w:r>
      </w:del>
      <w:r w:rsidR="00967A55" w:rsidRPr="001E7A27">
        <w:rPr>
          <w:lang w:val="en-GB" w:eastAsia="en-US"/>
        </w:rPr>
        <w:t>linear relationship between N</w:t>
      </w:r>
      <w:r w:rsidR="00967A55" w:rsidRPr="001E7A27">
        <w:rPr>
          <w:vertAlign w:val="subscript"/>
          <w:lang w:val="en-GB" w:eastAsia="en-US"/>
        </w:rPr>
        <w:t>2</w:t>
      </w:r>
      <w:r w:rsidR="00967A55" w:rsidRPr="001E7A27">
        <w:rPr>
          <w:lang w:val="en-GB" w:eastAsia="en-US"/>
        </w:rPr>
        <w:t xml:space="preserve">O emissions and </w:t>
      </w:r>
      <w:r w:rsidR="006172C1" w:rsidRPr="001E7A27">
        <w:rPr>
          <w:lang w:val="en-GB" w:eastAsia="en-US"/>
        </w:rPr>
        <w:t>nitrogen</w:t>
      </w:r>
      <w:r w:rsidR="00967A55" w:rsidRPr="001E7A27">
        <w:rPr>
          <w:lang w:val="en-GB" w:eastAsia="en-US"/>
        </w:rPr>
        <w:t xml:space="preserve"> input, implying an increasing fraction of fertili</w:t>
      </w:r>
      <w:ins w:id="2442" w:author="Soapbox" w:date="2021-07-16T10:12:00Z">
        <w:r w:rsidR="00953844" w:rsidRPr="001E7A27">
          <w:rPr>
            <w:lang w:val="en-GB" w:eastAsia="en-US"/>
          </w:rPr>
          <w:t>z</w:t>
        </w:r>
      </w:ins>
      <w:del w:id="2443" w:author="Soapbox" w:date="2021-07-16T10:12:00Z">
        <w:r w:rsidR="00967A55" w:rsidRPr="001E7A27" w:rsidDel="00953844">
          <w:rPr>
            <w:lang w:val="en-GB" w:eastAsia="en-US"/>
          </w:rPr>
          <w:delText>s</w:delText>
        </w:r>
      </w:del>
      <w:r w:rsidR="00967A55" w:rsidRPr="001E7A27">
        <w:rPr>
          <w:lang w:val="en-GB" w:eastAsia="en-US"/>
        </w:rPr>
        <w:t>er lost as N</w:t>
      </w:r>
      <w:r w:rsidR="00967A55" w:rsidRPr="001E7A27">
        <w:rPr>
          <w:vertAlign w:val="subscript"/>
          <w:lang w:val="en-GB" w:eastAsia="en-US"/>
        </w:rPr>
        <w:t>2</w:t>
      </w:r>
      <w:r w:rsidR="00967A55" w:rsidRPr="001E7A27">
        <w:rPr>
          <w:lang w:val="en-GB" w:eastAsia="en-US"/>
        </w:rPr>
        <w:t>O with larger fertili</w:t>
      </w:r>
      <w:ins w:id="2444" w:author="Soapbox" w:date="2021-07-16T10:12:00Z">
        <w:r w:rsidR="00953844" w:rsidRPr="001E7A27">
          <w:rPr>
            <w:lang w:val="en-GB" w:eastAsia="en-US"/>
          </w:rPr>
          <w:t>z</w:t>
        </w:r>
      </w:ins>
      <w:del w:id="2445" w:author="Soapbox" w:date="2021-07-16T10:12:00Z">
        <w:r w:rsidR="00967A55" w:rsidRPr="001E7A27" w:rsidDel="00953844">
          <w:rPr>
            <w:lang w:val="en-GB" w:eastAsia="en-US"/>
          </w:rPr>
          <w:delText>s</w:delText>
        </w:r>
      </w:del>
      <w:r w:rsidR="00967A55" w:rsidRPr="001E7A27">
        <w:rPr>
          <w:lang w:val="en-GB" w:eastAsia="en-US"/>
        </w:rPr>
        <w:t>er excess (</w:t>
      </w:r>
      <w:r w:rsidR="00967A55" w:rsidRPr="001E7A27">
        <w:rPr>
          <w:i/>
          <w:lang w:val="en-GB" w:eastAsia="en-US"/>
        </w:rPr>
        <w:t>medium evidence</w:t>
      </w:r>
      <w:r w:rsidR="00967A55" w:rsidRPr="001E7A27">
        <w:rPr>
          <w:iCs/>
          <w:lang w:val="en-GB" w:eastAsia="en-US"/>
          <w:rPrChange w:id="2446" w:author="Ian Blenkinsop" w:date="2021-07-28T13:38:00Z">
            <w:rPr>
              <w:i/>
              <w:lang w:val="en-GB" w:eastAsia="en-US"/>
            </w:rPr>
          </w:rPrChange>
        </w:rPr>
        <w:t>,</w:t>
      </w:r>
      <w:r w:rsidR="00967A55" w:rsidRPr="001E7A27">
        <w:rPr>
          <w:i/>
          <w:lang w:val="en-GB" w:eastAsia="en-US"/>
        </w:rPr>
        <w:t xml:space="preserve"> high </w:t>
      </w:r>
      <w:r w:rsidR="00967A55" w:rsidRPr="001E7A27">
        <w:rPr>
          <w:i/>
          <w:lang w:val="en-GB" w:eastAsia="en-US"/>
        </w:rPr>
        <w:lastRenderedPageBreak/>
        <w:t>agreement</w:t>
      </w:r>
      <w:r w:rsidR="00967A55" w:rsidRPr="001E7A27">
        <w:rPr>
          <w:lang w:val="en-GB" w:eastAsia="en-US"/>
        </w:rPr>
        <w:t xml:space="preserve">). Several studies using complementary methods indicate that agricultural </w:t>
      </w:r>
      <w:r w:rsidR="00967A55" w:rsidRPr="001E7A27">
        <w:rPr>
          <w:lang w:val="en-GB"/>
        </w:rPr>
        <w:t>N</w:t>
      </w:r>
      <w:r w:rsidR="00967A55" w:rsidRPr="001E7A27">
        <w:rPr>
          <w:vertAlign w:val="subscript"/>
          <w:lang w:val="en-GB"/>
        </w:rPr>
        <w:t>2</w:t>
      </w:r>
      <w:r w:rsidR="00967A55" w:rsidRPr="001E7A27">
        <w:rPr>
          <w:lang w:val="en-GB"/>
        </w:rPr>
        <w:t>O</w:t>
      </w:r>
      <w:r w:rsidR="00967A55" w:rsidRPr="001E7A27">
        <w:rPr>
          <w:lang w:val="en-GB" w:eastAsia="en-US"/>
        </w:rPr>
        <w:t xml:space="preserve"> emissions have increased by more than 45% since the 1980s (</w:t>
      </w:r>
      <w:r w:rsidR="00967A55" w:rsidRPr="001E7A27">
        <w:rPr>
          <w:i/>
          <w:lang w:val="en-GB" w:eastAsia="en-US"/>
        </w:rPr>
        <w:t>high confidence</w:t>
      </w:r>
      <w:r w:rsidR="00967A55" w:rsidRPr="001E7A27">
        <w:rPr>
          <w:lang w:val="en-GB" w:eastAsia="en-US"/>
        </w:rPr>
        <w:t xml:space="preserve">) </w:t>
      </w:r>
      <w:r w:rsidR="00967A55" w:rsidRPr="001E7A27">
        <w:rPr>
          <w:lang w:val="en-GB" w:eastAsia="en-US"/>
        </w:rPr>
        <w:fldChar w:fldCharType="begin" w:fldLock="1"/>
      </w:r>
      <w:r w:rsidR="00176897" w:rsidRPr="001E7A2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"ITEM-2", "itemData" : { "DOI" : "10.1088/1748-9326/aa9ec9", "ISSN" : "1748-9326", "abstract" : "We describe a consistent framework developed to quantify current and future anthropogenic emissions of nitrous oxide and the available technical abatement options by source sector for 172 regions globally. About 65% of the current emissions derive from agricultural soils, 8% from waste, and 4% from the chemical industry. Low-cost abatement options are available in industry, wastewater, and agriculture, where they are limited to large industrial farms. We estimate that by 2030, emissions can be reduced by about 6% \u00b12% applying abatement options at a cost lower than 10 \u20ac/t CO2-eq. The largest abatement potential at higher marginal costs is available from agricultural soils, employing precision fertilizer application technology as well as chemical treatment of fertilizers to suppress conversion processes in soil (nitrification inhibitors). At marginal costs of up to 100 \u20ac/t CO2-eq, about 18% \u00b16% of baseline emissions can be removed and when considering all available options, the global abatement potential increases to about 26% \u00b19%. Due to expected future increase in activities driving nitrous oxide emissions, the limited technical abatement potential available means that even at full implementation of reduction measures by 2030, global emissions can be at most stabilized at the pre-2010 level. In order to achieve deeper reductions in emissions, considerable technological development will be required as well as non-technical options like adjusting human diets towards moderate animal protein consumption.", "author" : [ { "dropping-particle" : "", "family" : "Winiwarter", "given" : "Wilfried", "non-dropping-particle" : "", "parse-names" : false, "suffix" : "" }, { "dropping-particle" : "", "family" : "H\u00f6glund-Isaksson", "given" : "Lena", "non-dropping-particle" : "", "parse-names" : false, "suffix" : "" }, { "dropping-particle" : "", "family" : "Klimont", "given" : "Zbigniew", "non-dropping-particle" : "", "parse-names" : false, "suffix" : "" }, { "dropping-particle" : "", "family" : "Sch\u00f6pp", "given" : "Wolfgang", "non-dropping-particle" : "", "parse-names" : false, "suffix" : "" }, { "dropping-particle" : "", "family" : "Amann", "given" : "Markus", "non-dropping-particle" : "", "parse-names" : false, "suffix" : "" } ], "container-title" : "Environmental Research Letters", "id" : "ITEM-2", "issue" : "1", "issued" : { "date-parts" : [ [ "2018", "1", "1" ] ] }, "page" : "014011", "publisher" : "IOP Publishing", "title" : "Technical opportunities to reduce global anthropogenic emissions of nitrous oxide", "translator" : [ { "dropping-particle" : "", "family" : "L4676", "given" : "", "non-dropping-particle" : "", "parse-names" : false, "suffix" : "" } ], "type" : "article-journal", "volume" : "13" }, "uris" : [ "http://www.mendeley.com/documents/?uuid=bf4aa519-c963-3359-a906-972b25026bb6" ] }, { "id" : "ITEM-3", "itemData" : { "DOI" : "10.1038/ngeo608", "ISSN" : "1752-0894", "abstract" : "Atmospheric concentrations of nitrous oxide, a greenhouse gas, have increased since 1860. A regression model indicates that conversion of 2% of manure nitrogen and 2.5% of fertilizer nitrogen could explain the pattern of increasing nitrous oxide concentrations between 1860 and 2005, including a rise in the rate of increase around 1960.", "author" : [ { "dropping-particle" : "", "family" : "Davidson", "given" : "Eric A.", "non-dropping-particle" : "", "parse-names" : false, "suffix" : "" } ], "container-title" : "Nature Geoscience", "id" : "ITEM-3", "issue" : "9", "issued" : { "date-parts" : [ [ "2009", "9", "30" ] ] }, "page" : "659-662", "publisher" : "Nature Publishing Group", "title" : "The contribution of manure and fertilizer nitrogen to atmospheric nitrous oxide since 1860", "translator" : [ { "dropping-particle" : "", "family" : "L4593", "given" : "", "non-dropping-particle" : "", "parse-names" : false, "suffix" : "" } ], "type" : "article-journal", "volume" : "2" }, "uris" : [ "http://www.mendeley.com/documents/?uuid=bf085fa5-3298-3d69-8faa-40cbd23b8e70" ] }, { "id" : "ITEM-4", "itemData" : { "DOI" : "10.5194/essd-11-959-2019", "ISBN" : "8484421589", "ISSN" : "1866-3516", "author" : [ { "dropping-particle" : "", "family" : "Janssens-Maenhout", "given" : "Greet", "non-dropping-particle" : "", "parse-names" : false, "suffix" : "" }, { "dropping-particle" : "", "family" : "Crippa", "given" : "Monica", "non-dropping-particle" : "", "parse-names" : false, "suffix" : "" }, { "dropping-particle" : "", "family" : "Guizzardi", "given" : "Diego", "non-dropping-particle" : "", "parse-names" : false, "suffix" : "" }, { "dropping-particle" : "", "family" : "Muntean", "given" : "Marilena", "non-dropping-particle" : "", "parse-names" : false, "suffix" : "" }, { "dropping-particle" : "", "family" : "Schaaf", "given" : "Edwin", "non-dropping-particle" : "", "parse-names" : false, "suffix" : "" }, { "dropping-particle" : "", "family" : "Dentener", "given" : "Frank", "non-dropping-particle" : "", "parse-names" : false, "suffix" : "" }, { "dropping-particle" : "", "family" : "Bergamaschi", "given" : "Peter", "non-dropping-particle" : "", "parse-names" : false, "suffix" : "" }, { "dropping-particle" : "", "family" : "Pagliari", "given" : "Valerio", "non-dropping-particle" : "", "parse-names" : false, "suffix" : "" }, { "dropping-particle" : "", "family" : "Olivier", "given" : "Jos G. J.", "non-dropping-particle" : "", "parse-names" : false, "suffix" : "" }, { "dropping-particle" : "", "family" : "Peters", "given" : "Jeroen A. H. W.", "non-dropping-particle" : "", "parse-names" : false, "suffix" : "" }, { "dropping-particle" : "", "family" : "Aardenne", "given" : "John A.", "non-dropping-particle" : "van", "parse-names" : false, "suffix" : "" }, { "dropping-particle" : "", "family" : "Monni", "given" : "Suvi", "non-dropping-particle" : "", "parse-names" : false, "suffix" : "" }, { "dropping-particle" : "", "family" : "Doering", "given" : "Ulrike", "non-dropping-particle" : "", "parse-names" : false, "suffix" : "" }, { "dropping-particle" : "", "family" : "Petrescu", "given" : "A. M. Roxana", "non-dropping-particle" : "", "parse-names" : false, "suffix" : "" }, { "dropping-particle" : "", "family" : "Solazzo", "given" : "Efisio", "non-dropping-particle" : "", "parse-names" : false, "suffix" : "" }, { "dropping-particle" : "", "family" : "Oreggioni", "given" : "Gabriel D.", "non-dropping-particle" : "", "parse-names" : false, "suffix" : "" } ], "container-title" : "Earth System Science Data", "id" : "ITEM-4", "issue" : "3", "issued" : { "date-parts" : [ [ "2019", "7", "8" ] ] }, "page" : "959-1002", "title" : "EDGAR v4.3.2 Global Atlas of the three major greenhouse gas emissions for the period 1970\u20132012", "translator" : [ { "dropping-particle" : "", "family" : "L5223", "given" : "", "non-dropping-particle" : "", "parse-names" : false, "suffix" : "" } ], "type" : "article-journal", "volume" : "11" }, "uris" : [ "http://www.mendeley.com/documents/?uuid=dad3d4d3-0d5b-4b37-9b9b-0c24a3bf64d4" ] } ], "mendeley" : { "formattedCitation" : "(Davidson, 2009; Winiwarter et al., 2018; Janssens-Maenhout et al., 2019; Tian et al., 2020)", "plainTextFormattedCitation" : "(Davidson, 2009; Winiwarter et al., 2018; Janssens-Maenhout et al., 2019; Tian et al., 2020)", "previouslyFormattedCitation" : "(Davidson, 2009; Winiwarter et al., 2018; Janssens-Maenhout et al., 2019; Tian et al., 2020)" }, "properties" : { "noteIndex" : 0 }, "schema" : "https://github.com/citation-style-language/schema/raw/master/csl-citation.json" }</w:instrText>
      </w:r>
      <w:r w:rsidR="00967A55" w:rsidRPr="001E7A27">
        <w:rPr>
          <w:lang w:val="en-GB" w:eastAsia="en-US"/>
        </w:rPr>
        <w:fldChar w:fldCharType="separate"/>
      </w:r>
      <w:r w:rsidR="00025FA2" w:rsidRPr="001E7A27">
        <w:rPr>
          <w:noProof/>
          <w:lang w:val="en-GB" w:eastAsia="en-US"/>
        </w:rPr>
        <w:t>(</w:t>
      </w:r>
      <w:ins w:id="2447" w:author="Soapbox" w:date="2021-07-17T09:10:00Z">
        <w:r w:rsidR="005A2E79" w:rsidRPr="001E7A27">
          <w:rPr>
            <w:lang w:val="en-GB" w:eastAsia="en-US"/>
          </w:rPr>
          <w:t>Figure 5.16</w:t>
        </w:r>
        <w:del w:id="2448" w:author="Ian Blenkinsop" w:date="2021-07-28T13:38:00Z">
          <w:r w:rsidR="005A2E79" w:rsidRPr="001E7A27" w:rsidDel="00CA0FD0">
            <w:rPr>
              <w:lang w:val="en-GB" w:eastAsia="en-US"/>
            </w:rPr>
            <w:delText>,</w:delText>
          </w:r>
        </w:del>
      </w:ins>
      <w:ins w:id="2449" w:author="Ian Blenkinsop" w:date="2021-07-28T13:38:00Z">
        <w:r w:rsidRPr="001E7A27">
          <w:rPr>
            <w:lang w:val="en-GB" w:eastAsia="en-US"/>
          </w:rPr>
          <w:t xml:space="preserve"> and</w:t>
        </w:r>
      </w:ins>
      <w:ins w:id="2450" w:author="Soapbox" w:date="2021-07-17T09:10:00Z">
        <w:r w:rsidR="005A2E79" w:rsidRPr="001E7A27">
          <w:rPr>
            <w:lang w:val="en-GB" w:eastAsia="en-US"/>
          </w:rPr>
          <w:t xml:space="preserve"> Table 5.3; </w:t>
        </w:r>
      </w:ins>
      <w:r w:rsidR="00025FA2" w:rsidRPr="001E7A27">
        <w:rPr>
          <w:noProof/>
          <w:lang w:val="en-GB" w:eastAsia="en-US"/>
        </w:rPr>
        <w:t>Davidson, 2009; Winiwarter et al., 2018; Janssens-Maenhout et al., 2019; Tian et al., 2020)</w:t>
      </w:r>
      <w:r w:rsidR="00967A55" w:rsidRPr="001E7A27">
        <w:rPr>
          <w:lang w:val="en-GB" w:eastAsia="en-US"/>
        </w:rPr>
        <w:fldChar w:fldCharType="end"/>
      </w:r>
      <w:del w:id="2451" w:author="Soapbox" w:date="2021-07-17T09:10:00Z">
        <w:r w:rsidR="00967A55" w:rsidRPr="001E7A27" w:rsidDel="005A2E79">
          <w:rPr>
            <w:lang w:val="en-GB" w:eastAsia="en-US"/>
          </w:rPr>
          <w:delText xml:space="preserve"> (Figure 5.1</w:delText>
        </w:r>
        <w:r w:rsidR="007C6078" w:rsidRPr="001E7A27" w:rsidDel="005A2E79">
          <w:rPr>
            <w:lang w:val="en-GB" w:eastAsia="en-US"/>
          </w:rPr>
          <w:delText>6</w:delText>
        </w:r>
        <w:r w:rsidR="00967A55" w:rsidRPr="001E7A27" w:rsidDel="005A2E79">
          <w:rPr>
            <w:lang w:val="en-GB" w:eastAsia="en-US"/>
          </w:rPr>
          <w:delText>, Table 5.3)</w:delText>
        </w:r>
      </w:del>
      <w:r w:rsidR="00967A55" w:rsidRPr="001E7A27">
        <w:rPr>
          <w:lang w:val="en-GB" w:eastAsia="en-US"/>
        </w:rPr>
        <w:t>, mainly due to the increased use of nitrogen fertili</w:t>
      </w:r>
      <w:ins w:id="2452" w:author="Soapbox" w:date="2021-07-16T10:13:00Z">
        <w:r w:rsidR="00953844" w:rsidRPr="001E7A27">
          <w:rPr>
            <w:lang w:val="en-GB" w:eastAsia="en-US"/>
          </w:rPr>
          <w:t>z</w:t>
        </w:r>
      </w:ins>
      <w:del w:id="2453" w:author="Soapbox" w:date="2021-07-16T10:13:00Z">
        <w:r w:rsidR="00967A55" w:rsidRPr="001E7A27" w:rsidDel="00953844">
          <w:rPr>
            <w:lang w:val="en-GB" w:eastAsia="en-US"/>
          </w:rPr>
          <w:delText>s</w:delText>
        </w:r>
      </w:del>
      <w:r w:rsidR="00967A55" w:rsidRPr="001E7A27">
        <w:rPr>
          <w:lang w:val="en-GB" w:eastAsia="en-US"/>
        </w:rPr>
        <w:t>er and manure. N</w:t>
      </w:r>
      <w:r w:rsidR="00967A55" w:rsidRPr="001E7A27">
        <w:rPr>
          <w:vertAlign w:val="subscript"/>
          <w:lang w:val="en-GB" w:eastAsia="en-US"/>
        </w:rPr>
        <w:t>2</w:t>
      </w:r>
      <w:r w:rsidR="00967A55" w:rsidRPr="001E7A27">
        <w:rPr>
          <w:lang w:val="en-GB" w:eastAsia="en-US"/>
        </w:rPr>
        <w:t>O emissions from aquaculture are among</w:t>
      </w:r>
      <w:del w:id="2454" w:author="Soapbox" w:date="2021-07-17T09:10:00Z">
        <w:r w:rsidR="00967A55" w:rsidRPr="001E7A27" w:rsidDel="005A2E79">
          <w:rPr>
            <w:lang w:val="en-GB" w:eastAsia="en-US"/>
          </w:rPr>
          <w:delText>st</w:delText>
        </w:r>
      </w:del>
      <w:r w:rsidR="00967A55" w:rsidRPr="001E7A27">
        <w:rPr>
          <w:lang w:val="en-GB" w:eastAsia="en-US"/>
        </w:rPr>
        <w:t xml:space="preserve"> the fastest rising contributors of N</w:t>
      </w:r>
      <w:r w:rsidR="00967A55" w:rsidRPr="001E7A27">
        <w:rPr>
          <w:vertAlign w:val="subscript"/>
          <w:lang w:val="en-GB" w:eastAsia="en-US"/>
        </w:rPr>
        <w:t>2</w:t>
      </w:r>
      <w:r w:rsidR="00967A55" w:rsidRPr="001E7A27">
        <w:rPr>
          <w:lang w:val="en-GB" w:eastAsia="en-US"/>
        </w:rPr>
        <w:t>O emissions, but their overall magnitude is still small in the overall N</w:t>
      </w:r>
      <w:r w:rsidR="00967A55" w:rsidRPr="001E7A27">
        <w:rPr>
          <w:vertAlign w:val="subscript"/>
          <w:lang w:val="en-GB" w:eastAsia="en-US"/>
        </w:rPr>
        <w:t>2</w:t>
      </w:r>
      <w:r w:rsidR="00967A55" w:rsidRPr="001E7A27">
        <w:rPr>
          <w:lang w:val="en-GB" w:eastAsia="en-US"/>
        </w:rPr>
        <w:t xml:space="preserve">O budget </w:t>
      </w:r>
      <w:r w:rsidR="00967A55" w:rsidRPr="001E7A27">
        <w:rPr>
          <w:lang w:val="en-GB" w:eastAsia="en-US"/>
        </w:rPr>
        <w:fldChar w:fldCharType="begin" w:fldLock="1"/>
      </w:r>
      <w:r w:rsidR="00747167" w:rsidRPr="001E7A2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instrText>
      </w:r>
      <w:r w:rsidR="00967A55" w:rsidRPr="001E7A27">
        <w:rPr>
          <w:lang w:val="en-GB" w:eastAsia="en-US"/>
        </w:rPr>
        <w:fldChar w:fldCharType="separate"/>
      </w:r>
      <w:r w:rsidR="00025FA2" w:rsidRPr="001E7A27">
        <w:rPr>
          <w:noProof/>
          <w:lang w:val="en-GB" w:eastAsia="en-US"/>
        </w:rPr>
        <w:t>(Tian et al., 2020)</w:t>
      </w:r>
      <w:r w:rsidR="00967A55" w:rsidRPr="001E7A27">
        <w:rPr>
          <w:lang w:val="en-GB" w:eastAsia="en-US"/>
        </w:rPr>
        <w:fldChar w:fldCharType="end"/>
      </w:r>
      <w:r w:rsidR="00967A55" w:rsidRPr="001E7A27">
        <w:rPr>
          <w:lang w:val="en-GB" w:eastAsia="en-US"/>
        </w:rPr>
        <w:t xml:space="preserve">. </w:t>
      </w:r>
    </w:p>
    <w:p w14:paraId="38BF112C" w14:textId="77777777" w:rsidR="00967A55" w:rsidRPr="001E7A27" w:rsidRDefault="00967A55" w:rsidP="005C7F25">
      <w:pPr>
        <w:pStyle w:val="AR6BodyText"/>
        <w:rPr>
          <w:lang w:val="en-GB" w:eastAsia="en-US"/>
        </w:rPr>
      </w:pPr>
    </w:p>
    <w:p w14:paraId="27F659B1" w14:textId="77777777" w:rsidR="002F5491" w:rsidRPr="001E7A27" w:rsidRDefault="002F5491" w:rsidP="005C7F25">
      <w:pPr>
        <w:pStyle w:val="AR6BodyText"/>
        <w:rPr>
          <w:lang w:val="en-GB" w:eastAsia="en-US"/>
        </w:rPr>
      </w:pPr>
    </w:p>
    <w:p w14:paraId="15029BAE" w14:textId="77777777" w:rsidR="00967A55" w:rsidRPr="001E7A27" w:rsidRDefault="00967A55" w:rsidP="005C7F25">
      <w:pPr>
        <w:pStyle w:val="AR6BodyText"/>
        <w:rPr>
          <w:rFonts w:eastAsia="Bliss"/>
          <w:b/>
          <w:lang w:val="en-GB"/>
        </w:rPr>
      </w:pPr>
      <w:r w:rsidRPr="001E7A27">
        <w:rPr>
          <w:rFonts w:eastAsia="Bliss"/>
          <w:b/>
          <w:lang w:val="en-GB"/>
        </w:rPr>
        <w:t>[START FIGURE 5.1</w:t>
      </w:r>
      <w:r w:rsidR="007C6078" w:rsidRPr="001E7A27">
        <w:rPr>
          <w:rFonts w:eastAsia="Bliss"/>
          <w:b/>
          <w:lang w:val="en-GB"/>
        </w:rPr>
        <w:t>6</w:t>
      </w:r>
      <w:r w:rsidRPr="001E7A27">
        <w:rPr>
          <w:rFonts w:eastAsia="Bliss"/>
          <w:b/>
          <w:lang w:val="en-GB"/>
        </w:rPr>
        <w:t xml:space="preserve"> HERE]</w:t>
      </w:r>
    </w:p>
    <w:p w14:paraId="0CB30535" w14:textId="77777777" w:rsidR="00967A55" w:rsidRPr="001E7A27" w:rsidRDefault="00967A55" w:rsidP="005C7F25">
      <w:pPr>
        <w:pStyle w:val="AR6BodyText"/>
        <w:rPr>
          <w:lang w:val="en-GB" w:eastAsia="en-US"/>
        </w:rPr>
      </w:pPr>
    </w:p>
    <w:p w14:paraId="4ADB8876" w14:textId="48AE9C08" w:rsidR="00967A55" w:rsidRPr="001E7A27" w:rsidRDefault="00967A55" w:rsidP="005C7F25">
      <w:pPr>
        <w:pStyle w:val="AR6Chap5Figure"/>
        <w:ind w:left="1080" w:hanging="1080"/>
        <w:rPr>
          <w:lang w:val="en-GB" w:eastAsia="en-US"/>
        </w:rPr>
      </w:pPr>
      <w:r w:rsidRPr="001E7A27">
        <w:rPr>
          <w:b/>
          <w:bCs/>
          <w:lang w:val="en-GB"/>
        </w:rPr>
        <w:t>Decadal mean</w:t>
      </w:r>
      <w:r w:rsidR="00416745" w:rsidRPr="001E7A27">
        <w:rPr>
          <w:b/>
          <w:bCs/>
          <w:lang w:val="en-GB"/>
        </w:rPr>
        <w:t xml:space="preserve"> nitrous oxide</w:t>
      </w:r>
      <w:r w:rsidRPr="001E7A27">
        <w:rPr>
          <w:b/>
          <w:bCs/>
          <w:lang w:val="en-GB"/>
        </w:rPr>
        <w:t xml:space="preserve"> </w:t>
      </w:r>
      <w:r w:rsidR="00416745" w:rsidRPr="001E7A27">
        <w:rPr>
          <w:b/>
          <w:bCs/>
          <w:lang w:val="en-GB"/>
        </w:rPr>
        <w:t>(</w:t>
      </w:r>
      <w:r w:rsidRPr="001E7A27">
        <w:rPr>
          <w:b/>
          <w:bCs/>
          <w:lang w:val="en-GB"/>
        </w:rPr>
        <w:t>N</w:t>
      </w:r>
      <w:r w:rsidRPr="001E7A27">
        <w:rPr>
          <w:b/>
          <w:bCs/>
          <w:vertAlign w:val="subscript"/>
          <w:lang w:val="en-GB"/>
        </w:rPr>
        <w:t>2</w:t>
      </w:r>
      <w:r w:rsidRPr="001E7A27">
        <w:rPr>
          <w:b/>
          <w:bCs/>
          <w:lang w:val="en-GB"/>
        </w:rPr>
        <w:t>O</w:t>
      </w:r>
      <w:r w:rsidR="00416745" w:rsidRPr="001E7A27">
        <w:rPr>
          <w:b/>
          <w:bCs/>
          <w:lang w:val="en-GB"/>
        </w:rPr>
        <w:t>)</w:t>
      </w:r>
      <w:r w:rsidRPr="001E7A27">
        <w:rPr>
          <w:b/>
          <w:bCs/>
          <w:lang w:val="en-GB"/>
        </w:rPr>
        <w:t xml:space="preserve"> emissions for 2007–2016 and its change since 1850 based on process-model projections</w:t>
      </w:r>
      <w:r w:rsidRPr="001E7A27">
        <w:rPr>
          <w:lang w:val="en-GB"/>
        </w:rPr>
        <w:t>. The total effect including that from anthropogenic nitrogen additions (atmospheric deposition, manure addition, fertili</w:t>
      </w:r>
      <w:ins w:id="2455" w:author="Soapbox" w:date="2021-07-16T10:13:00Z">
        <w:r w:rsidR="00953844" w:rsidRPr="001E7A27">
          <w:rPr>
            <w:lang w:val="en-GB"/>
          </w:rPr>
          <w:t>z</w:t>
        </w:r>
      </w:ins>
      <w:del w:id="2456" w:author="Soapbox" w:date="2021-07-16T10:13:00Z">
        <w:r w:rsidRPr="001E7A27" w:rsidDel="00953844">
          <w:rPr>
            <w:lang w:val="en-GB"/>
          </w:rPr>
          <w:delText>s</w:delText>
        </w:r>
      </w:del>
      <w:r w:rsidRPr="001E7A27">
        <w:rPr>
          <w:lang w:val="en-GB"/>
        </w:rPr>
        <w:t>er use and land-use) is evaluated against the background flux driven by changes in atmospheric CO</w:t>
      </w:r>
      <w:r w:rsidRPr="001E7A27">
        <w:rPr>
          <w:vertAlign w:val="subscript"/>
          <w:lang w:val="en-GB"/>
        </w:rPr>
        <w:t>2</w:t>
      </w:r>
      <w:r w:rsidRPr="001E7A27">
        <w:rPr>
          <w:lang w:val="en-GB"/>
        </w:rPr>
        <w:t xml:space="preserve"> concentration, and climate change. Fluxes are derived from the N</w:t>
      </w:r>
      <w:r w:rsidRPr="001E7A27">
        <w:rPr>
          <w:vertAlign w:val="subscript"/>
          <w:lang w:val="en-GB"/>
        </w:rPr>
        <w:t>2</w:t>
      </w:r>
      <w:r w:rsidRPr="001E7A27">
        <w:rPr>
          <w:lang w:val="en-GB"/>
        </w:rPr>
        <w:t xml:space="preserve">O Model Intercomparison Project ensemble of terrestrial biosphere models </w:t>
      </w:r>
      <w:r w:rsidRPr="001E7A27">
        <w:rPr>
          <w:lang w:val="en-GB"/>
        </w:rPr>
        <w:fldChar w:fldCharType="begin" w:fldLock="1"/>
      </w:r>
      <w:r w:rsidR="00747167" w:rsidRPr="001E7A27">
        <w:rPr>
          <w:lang w:val="en-GB"/>
        </w:rPr>
        <w:instrText>ADDIN CSL_CITATION { "citationItems" : [ { "id" : "ITEM-1",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"ITEM-1",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"mendeley" : { "formattedCitation" : "(Tian et al., 2019)", "plainTextFormattedCitation" : "(Tian et al., 2019)", "previouslyFormattedCitation" : "(Tian et al., 2019)" }, "properties" : { "noteIndex" : 0 }, "schema" : "https://github.com/citation-style-language/schema/raw/master/csl-citation.json" }</w:instrText>
      </w:r>
      <w:r w:rsidRPr="001E7A27">
        <w:rPr>
          <w:lang w:val="en-GB"/>
        </w:rPr>
        <w:fldChar w:fldCharType="separate"/>
      </w:r>
      <w:r w:rsidR="00025FA2" w:rsidRPr="001E7A27">
        <w:rPr>
          <w:noProof/>
          <w:lang w:val="en-GB"/>
        </w:rPr>
        <w:t>(Tian et al., 2019)</w:t>
      </w:r>
      <w:r w:rsidRPr="001E7A27">
        <w:rPr>
          <w:lang w:val="en-GB"/>
        </w:rPr>
        <w:fldChar w:fldCharType="end"/>
      </w:r>
      <w:r w:rsidRPr="001E7A27">
        <w:rPr>
          <w:lang w:val="en-GB"/>
        </w:rPr>
        <w:t xml:space="preserve"> and three ocean biogeochemical models </w:t>
      </w:r>
      <w:r w:rsidRPr="001E7A27">
        <w:rPr>
          <w:lang w:val="en-GB"/>
        </w:rPr>
        <w:fldChar w:fldCharType="begin" w:fldLock="1"/>
      </w:r>
      <w:r w:rsidR="001B061E" w:rsidRPr="001E7A27">
        <w:rPr>
          <w:lang w:val="en-GB"/>
        </w:rPr>
        <w:instrText>ADDIN CSL_CITATION { "citationItems" : [ { "id" : "ITEM-1", "itemData" : { "DOI" : "10.5194/esd-9-797-2018", "ISSN" : "2190-4987", "author" : [ { "dropping-particle" : "", "family" : "Battaglia", "given" : "Gianna", "non-dropping-particle" : "", "parse-names" : false, "suffix" : "" }, { "dropping-particle" : "", "family" : "Joos", "given" : "Fortunat", "non-dropping-particle" : "", "parse-names" : false, "suffix" : "" } ], "container-title" : "Earth System Dynamics", "id" : "ITEM-1", "issue" : "2", "issued" : { "date-parts" : [ [ "2018", "6", "13" ] ] }, "page" : "797-816", "publisher" : "Copernicus Publications", "title" : "Hazards of decreasing marine oxygen: the near-term and millennial-scale benefits of meeting the Paris climate targets", "translator" : [ { "dropping-particle" : "", "family" : "L6182", "given" : "", "non-dropping-particle" : "", "parse-names" : false, "suffix" : "" } ], "type" : "article-journal", "volume" : "9" }, "uris" : [ "http://www.mendeley.com/documents/?uuid=1fbb82a0-dbb6-4f75-8d0f-9e273f3c3b27" ] }, { "id" : "ITEM-2",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"ITEM-2",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"ITEM-3", "itemData" : { "DOI" : "10.5194/bg-15-2161-2018", "ISSN" : "1726-4189", "abstract" : "Abstract. We estimate the global ocean N2O flux to the atmosphere and its confidence interval using a statistical method based on model perturbation simulations and their fit to a database of \u0394pN2O (n = 6136). We evaluate two submodels of N2O production. The first submodel splits N2O production into oxic and hypoxic pathways following previous publications. The second submodel explicitly represents the redox transformations of N that lead to N2O production (nitrification and hypoxic denitrification) and N2O consumption (suboxic denitrification), and is presented here for the first time. We perturb both submodels by modifying the key parameters of the N2O cycling pathways (nitrification rates; NH4+ uptake; N2O yields under oxic, hypoxic and suboxic conditions) and determine a set of optimal model parameters by minimisation of a cost function against four databases of N cycle observations. Our estimate of the global oceanic N2O flux resulting from this cost function minimisation derived from observed and model \u0394pN2O concentrations is 2.4\u00b10.8 and 2.5\u00b10.8TgNyr\u22121 for the two N2O submodels. These estimates suggest that the currently available observational data of surface \u0394pN2O constrain the global N2O flux to a narrower range relative to the large range of results presented in the latest IPCC report.", "author" : [ { "dropping-particle" : "", "family" : "Buitenhuis", "given" : "Erik T", "non-dropping-particle" : "", "parse-names" : false, "suffix" : "" }, { "dropping-particle" : "", "family" : "Suntharalingam", "given" : "Parvadha", "non-dropping-particle" : "", "parse-names" : false, "suffix" : "" }, { "dropping-particle" : "", "family" : "Qu\u00e9r\u00e9", "given" : "Corinne", "non-dropping-particle" : "Le", "parse-names" : false, "suffix" : "" } ], "container-title" : "Biogeosciences", "id" : "ITEM-3", "issue" : "7", "issued" : { "date-parts" : [ [ "2018", "4", "13" ] ] }, "page" : "2161-2175", "title" : "Constraints on global oceanic emissions of N2O from observations and models", "translator" : [ { "dropping-particle" : "", "family" : "L4107", "given" : "", "non-dropping-particle" : "", "parse-names" : false, "suffix" : "" } ], "type" : "article-journal", "volume" : "15" }, "uris" : [ "http://www.mendeley.com/documents/?uuid=07fc72a9-8ee4-42bf-a2f3-efb13deb639b" ] } ], "mendeley" : { "formattedCitation" : "(Landolfi et al., 2017; Battaglia and Joos, 2018a; Buitenhuis et al., 2018)", "plainTextFormattedCitation" : "(Landolfi et al., 2017; Battaglia and Joos, 2018a; Buitenhuis et al., 2018)", "previouslyFormattedCitation" : "(Landolfi et al., 2017; Battaglia and Joos, 2018a; Buitenhuis et al., 2018)" }, "properties" : { "noteIndex" : 0 }, "schema" : "https://github.com/citation-style-language/schema/raw/master/csl-citation.json" }</w:instrText>
      </w:r>
      <w:r w:rsidRPr="001E7A27">
        <w:rPr>
          <w:lang w:val="en-GB"/>
        </w:rPr>
        <w:fldChar w:fldCharType="separate"/>
      </w:r>
      <w:r w:rsidR="00025FA2" w:rsidRPr="001E7A27">
        <w:rPr>
          <w:noProof/>
          <w:lang w:val="en-GB"/>
        </w:rPr>
        <w:t>(Landolfi et al., 2017; Battaglia and Joos, 2018a; Buitenhuis et al., 2018)</w:t>
      </w:r>
      <w:r w:rsidRPr="001E7A27">
        <w:rPr>
          <w:lang w:val="en-GB"/>
        </w:rPr>
        <w:fldChar w:fldCharType="end"/>
      </w:r>
      <w:r w:rsidR="0006753C" w:rsidRPr="001E7A27">
        <w:rPr>
          <w:lang w:val="en-GB"/>
        </w:rPr>
        <w:t xml:space="preserve">. </w:t>
      </w:r>
      <w:r w:rsidR="0006753C" w:rsidRPr="001E7A27">
        <w:rPr>
          <w:rFonts w:cs="Times New Roman"/>
          <w:szCs w:val="20"/>
          <w:lang w:val="en-GB"/>
        </w:rPr>
        <w:t>Further details on data sources and processing are available in the chapter data table (Table 5.SM.6).</w:t>
      </w:r>
      <w:r w:rsidRPr="001E7A27">
        <w:rPr>
          <w:lang w:val="en-GB"/>
        </w:rPr>
        <w:t xml:space="preserve"> </w:t>
      </w:r>
    </w:p>
    <w:p w14:paraId="630EF846" w14:textId="77777777" w:rsidR="00967A55" w:rsidRPr="001E7A27" w:rsidRDefault="00967A55" w:rsidP="005C7F25">
      <w:pPr>
        <w:pStyle w:val="AR6BodyText"/>
        <w:rPr>
          <w:lang w:val="en-GB" w:eastAsia="en-US"/>
        </w:rPr>
      </w:pPr>
    </w:p>
    <w:p w14:paraId="5057745D" w14:textId="77777777" w:rsidR="00967A55" w:rsidRPr="001E7A27" w:rsidRDefault="00967A55" w:rsidP="005C7F25">
      <w:pPr>
        <w:pStyle w:val="AR6BodyText"/>
        <w:rPr>
          <w:b/>
          <w:lang w:val="en-GB"/>
        </w:rPr>
      </w:pPr>
      <w:r w:rsidRPr="001E7A27">
        <w:rPr>
          <w:b/>
          <w:lang w:val="en-GB"/>
        </w:rPr>
        <w:t>[END FIGURE 5.1</w:t>
      </w:r>
      <w:r w:rsidR="007C6078" w:rsidRPr="001E7A27">
        <w:rPr>
          <w:b/>
          <w:lang w:val="en-GB"/>
        </w:rPr>
        <w:t>6</w:t>
      </w:r>
      <w:r w:rsidRPr="001E7A27">
        <w:rPr>
          <w:b/>
          <w:lang w:val="en-GB"/>
        </w:rPr>
        <w:t xml:space="preserve"> HERE] </w:t>
      </w:r>
    </w:p>
    <w:p w14:paraId="4617F2F2" w14:textId="77777777" w:rsidR="00967A55" w:rsidRPr="001E7A27" w:rsidRDefault="00967A55" w:rsidP="005C7F25">
      <w:pPr>
        <w:pStyle w:val="AR6BodyText"/>
        <w:rPr>
          <w:lang w:val="en-GB" w:eastAsia="en-US"/>
        </w:rPr>
      </w:pPr>
    </w:p>
    <w:p w14:paraId="6912FA96" w14:textId="77777777" w:rsidR="002F5491" w:rsidRPr="001E7A27" w:rsidRDefault="002F5491" w:rsidP="005C7F25">
      <w:pPr>
        <w:pStyle w:val="AR6BodyText"/>
        <w:rPr>
          <w:lang w:val="en-GB" w:eastAsia="en-US"/>
        </w:rPr>
      </w:pPr>
    </w:p>
    <w:p w14:paraId="1FCFFB9E" w14:textId="3C272E2B" w:rsidR="00967A55" w:rsidRPr="001E7A27" w:rsidRDefault="00967A55" w:rsidP="005C7F25">
      <w:pPr>
        <w:pStyle w:val="AR6BodyText"/>
        <w:rPr>
          <w:lang w:val="en-GB"/>
        </w:rPr>
      </w:pPr>
      <w:r w:rsidRPr="001E7A27">
        <w:rPr>
          <w:lang w:val="en-GB" w:eastAsia="en-US"/>
        </w:rPr>
        <w:t xml:space="preserve">The principal non-agricultural anthropogenic sources of </w:t>
      </w:r>
      <w:r w:rsidRPr="001E7A27">
        <w:rPr>
          <w:lang w:val="en-GB"/>
        </w:rPr>
        <w:t>N</w:t>
      </w:r>
      <w:r w:rsidRPr="001E7A27">
        <w:rPr>
          <w:vertAlign w:val="subscript"/>
          <w:lang w:val="en-GB"/>
        </w:rPr>
        <w:t>2</w:t>
      </w:r>
      <w:r w:rsidRPr="001E7A27">
        <w:rPr>
          <w:lang w:val="en-GB"/>
        </w:rPr>
        <w:t>O</w:t>
      </w:r>
      <w:r w:rsidRPr="001E7A27">
        <w:rPr>
          <w:lang w:val="en-GB" w:eastAsia="en-US"/>
        </w:rPr>
        <w:t xml:space="preserve"> are industry, specifically chemical processing, wastewater, and the combustion of fossil fuels (Table 5.3). </w:t>
      </w:r>
      <w:r w:rsidRPr="001E7A27">
        <w:rPr>
          <w:lang w:val="en-GB"/>
        </w:rPr>
        <w:t>Industrial emissions of N</w:t>
      </w:r>
      <w:r w:rsidRPr="001E7A27">
        <w:rPr>
          <w:vertAlign w:val="subscript"/>
          <w:lang w:val="en-GB"/>
        </w:rPr>
        <w:t>2</w:t>
      </w:r>
      <w:r w:rsidRPr="001E7A27">
        <w:rPr>
          <w:lang w:val="en-GB"/>
        </w:rPr>
        <w:t>O mainly due to nitric and adipic acid production have decreased in North America and Europe since the wide</w:t>
      </w:r>
      <w:del w:id="2457" w:author="Soapbox" w:date="2021-07-17T09:12:00Z">
        <w:r w:rsidRPr="001E7A27" w:rsidDel="00455364">
          <w:rPr>
            <w:lang w:val="en-GB"/>
          </w:rPr>
          <w:delText>-</w:delText>
        </w:r>
      </w:del>
      <w:r w:rsidRPr="001E7A27">
        <w:rPr>
          <w:lang w:val="en-GB"/>
        </w:rPr>
        <w:t xml:space="preserve">spread installation of abatement technologies in the 1990s </w:t>
      </w:r>
      <w:r w:rsidRPr="001E7A27">
        <w:rPr>
          <w:rFonts w:cs="Times New Roman"/>
          <w:lang w:val="en-GB"/>
        </w:rPr>
        <w:fldChar w:fldCharType="begin" w:fldLock="1"/>
      </w:r>
      <w:r w:rsidR="00176897" w:rsidRPr="001E7A27">
        <w:rPr>
          <w:rFonts w:cs="Times New Roman"/>
          <w:lang w:val="en-GB"/>
        </w:rPr>
        <w:instrText>ADDIN CSL_CITATION { "citationItems" : [ { "id" : "ITEM-1", "itemData" : { "DOI" : "10.1016/j.ijggc.2010.07.001", "ISSN" : "17505836", "abstract" : "The number of clean development mechanism (CDM) projects aimed at reducing N2O emissions has increased in recent years. While N2O reduction projects account for only 2.6% of all CDM projects, these N2O reduction projects account for 13% of the total reduction of all greenhouse gases measured on a CO2 equivalent basis under the CDM. China is the host nation for half of all N2O CDM reduction projects while approximately 78% of the N2O reduction technologies for these CDM projects come from Japan, the UK, and Switzerland. This paper consists of an investigation of the present status of and prospects for CDM projects to reduce N2O emissions based on the data of the United Nations Framework Convention on Climate Change (UNFCCC). N2O reduction in CDM projects has been applied to production plants for such chemicals as nitric acid, adipic acid, and caprolactam. The technologies for N2O reduction used in these CDM projects were thermal or catalytic decomposition and selective catalytic reduction with the selection of a specific reduction strategy dependent upon the underlying production process. This paper presents case studies which examine the application of specific N2O reduction technologies that have been implemented under the CDM. The CDM market for N2O reductions from the industrial sector is nearing saturation and therefore further growth will likely be dependent upon technological progress and the ability to deploy N2O reduction technologies with combustion based stationary sources and mobile sources. A particular focus of technological development efforts should be cost effectiveness and development of technologies that can simultaneously reduce N2O and NOx emissions.", "author" : [ { "dropping-particle" : "", "family" : "Lee", "given" : "Seung-Jae", "non-dropping-particle" : "", "parse-names" : false, "suffix" : "" }, { "dropping-particle" : "", "family" : "Ryu", "given" : "In-Soo", "non-dropping-particle" : "", "parse-names" : false, "suffix" : "" }, { "dropping-particle" : "", "family" : "Kim", "given" : "Byung-Moon", "non-dropping-particle" : "", "parse-names" : false, "suffix" : "" }, { "dropping-particle" : "", "family" : "Moon", "given" : "Seung-Hyun", "non-dropping-particle" : "", "parse-names" : false, "suffix" : "" } ], "container-title" : "International Journal of Greenhouse Gas Control", "id" : "ITEM-1", "issue" : "1", "issued" : { "date-parts" : [ [ "2011", "1", "1" ] ] }, "page" : "167-176", "publisher" : "Elsevier", "title" : "A review of the current application of N2O emission reduction in CDM projects", "translator" : [ { "dropping-particle" : "", "family" : "L4533", "given" : "", "non-dropping-particle" : "", "parse-names" : false, "suffix" : "" } ], "type" : "article-journal", "volume" : "5" }, "uris" : [ "http://www.mendeley.com/documents/?uuid=a6177e13-29f4-37d4-bf7c-590317d18b99" ] }, { "id" : "ITEM-2", "itemData" : { "DOI" : "10.1016/S0926-3373(03)00026-2", "ISSN" : "09263373", "abstract" : "Nitric acid production represents the largest source of N2O in the chemical industry, with a global annual emission of 400kt N2O. The high impact of N2O on the environment as greenhouse gas and stratospheric ozone depletor, and the ongoing agreements and prospective regulations calls for the development of efficient and economical systems for N2O mitigation, but no mature commercial technology is yet available. In this review, the current state-of-the-art for N2O control in the nitric acid manufacture is presented. The formation of N2O and the process are analyzed and several options for reducing its emissions are discussed, depending on the position in the process. Primary abatement options deals with modifications in the ammonia oxidation catalyst, secondary abatement with options between the ammonia converter and the absorber, tertiary abatement with options in the tail-gas upstream of the expander, and quaternary abatement with options in the tail-gas downstream of the expander. The abatement technologies are evaluated based on the technical advantages and disadvantages, and cost efficiency.", "author" : [ { "dropping-particle" : "", "family" : "P\u00e9rez-Ram\u0131\u0301rez", "given" : "J", "non-dropping-particle" : "", "parse-names" : false, "suffix" : "" }, { "dropping-particle" : "", "family" : "Kapteijn", "given" : "F", "non-dropping-particle" : "", "parse-names" : false, "suffix" : "" }, { "dropping-particle" : "", "family" : "Sch\u00f6ffel", "given" : "K", "non-dropping-particle" : "", "parse-names" : false, "suffix" : "" }, { "dropping-particle" : "", "family" : "Moulijn", "given" : "J.A", "non-dropping-particle" : "", "parse-names" : false, "suffix" : "" } ], "container-title" : "Applied Catalysis B: Environmental", "id" : "ITEM-2", "issue" : "2", "issued" : { "date-parts" : [ [ "2003", "8", "20" ] ] }, "page" : "117-151", "publisher" : "Elsevier", "title" : "Formation and control of N2O in nitric acid production", "translator" : [ { "dropping-particle" : "", "family" : "L4498", "given" : "", "non-dropping-particle" : "", "parse-names" : false, "suffix" : "" } ], "type" : "article-journal", "volume" : "44" }, "uris" : [ "http://www.mendeley.com/documents/?uuid=8d15af7a-6306-3730-a07b-e92f6071cd93" ] }, { "id" : "ITEM-3", "itemData" : { "DOI" : "10.5194/essd-11-959-2019", "ISBN" : "8484421589", "ISSN" : "1866-3516", "author" : [ { "dropping-particle" : "", "family" : "Janssens-Maenhout", "given" : "Greet", "non-dropping-particle" : "", "parse-names" : false, "suffix" : "" }, { "dropping-particle" : "", "family" : "Crippa", "given" : "Monica", "non-dropping-particle" : "", "parse-names" : false, "suffix" : "" }, { "dropping-particle" : "", "family" : "Guizzardi", "given" : "Diego", "non-dropping-particle" : "", "parse-names" : false, "suffix" : "" }, { "dropping-particle" : "", "family" : "Muntean", "given" : "Marilena", "non-dropping-particle" : "", "parse-names" : false, "suffix" : "" }, { "dropping-particle" : "", "family" : "Schaaf", "given" : "Edwin", "non-dropping-particle" : "", "parse-names" : false, "suffix" : "" }, { "dropping-particle" : "", "family" : "Dentener", "given" : "Frank", "non-dropping-particle" : "", "parse-names" : false, "suffix" : "" }, { "dropping-particle" : "", "family" : "Bergamaschi", "given" : "Peter", "non-dropping-particle" : "", "parse-names" : false, "suffix" : "" }, { "dropping-particle" : "", "family" : "Pagliari", "given" : "Valerio", "non-dropping-particle" : "", "parse-names" : false, "suffix" : "" }, { "dropping-particle" : "", "family" : "Olivier", "given" : "Jos G. J.", "non-dropping-particle" : "", "parse-names" : false, "suffix" : "" }, { "dropping-particle" : "", "family" : "Peters", "given" : "Jeroen A. H. W.", "non-dropping-particle" : "", "parse-names" : false, "suffix" : "" }, { "dropping-particle" : "", "family" : "Aardenne", "given" : "John A.", "non-dropping-particle" : "van", "parse-names" : false, "suffix" : "" }, { "dropping-particle" : "", "family" : "Monni", "given" : "Suvi", "non-dropping-particle" : "", "parse-names" : false, "suffix" : "" }, { "dropping-particle" : "", "family" : "Doering", "given" : "Ulrike", "non-dropping-particle" : "", "parse-names" : false, "suffix" : "" }, { "dropping-particle" : "", "family" : "Petrescu", "given" : "A. M. Roxana", "non-dropping-particle" : "", "parse-names" : false, "suffix" : "" }, { "dropping-particle" : "", "family" : "Solazzo", "given" : "Efisio", "non-dropping-particle" : "", "parse-names" : false, "suffix" : "" }, { "dropping-particle" : "", "family" : "Oreggioni", "given" : "Gabriel D.", "non-dropping-particle" : "", "parse-names" : false, "suffix" : "" } ], "container-title" : "Earth System Science Data", "id" : "ITEM-3", "issue" : "3", "issued" : { "date-parts" : [ [ "2019", "7", "8" ] ] }, "page" : "959-1002", "title" : "EDGAR v4.3.2 Global Atlas of the three major greenhouse gas emissions for the period 1970\u20132012", "translator" : [ { "dropping-particle" : "", "family" : "L5223", "given" : "", "non-dropping-particle" : "", "parse-names" : false, "suffix" : "" } ], "type" : "article-journal", "volume" : "11" }, "uris" : [ "http://www.mendeley.com/documents/?uuid=dad3d4d3-0d5b-4b37-9b9b-0c24a3bf64d4" ] } ], "mendeley" : { "formattedCitation" : "(P\u00e9rez-Ram\u0131\u0301rez et al., 2003; Lee et al., 2011; Janssens-Maenhout et al., 2019)", "plainTextFormattedCitation" : "(P\u00e9rez-Ram\u0131\u0301rez et al., 2003; Lee et al., 2011; Janssens-Maenhout et al., 2019)", "previouslyFormattedCitation" : "(P\u00e9rez-Ram\u0131\u0301rez et al., 2003; Lee et al., 2011; Janssens-Maenhout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(Pérez-Ramı́rez et al., 2003; Lee et al., 2011; Janssens-Maenhout et al., 2019)</w:t>
      </w:r>
      <w:r w:rsidRPr="001E7A27">
        <w:rPr>
          <w:rFonts w:cs="Times New Roman"/>
          <w:lang w:val="en-GB"/>
        </w:rPr>
        <w:fldChar w:fldCharType="end"/>
      </w:r>
      <w:r w:rsidRPr="001E7A27">
        <w:rPr>
          <w:rFonts w:cs="Times New Roman"/>
          <w:lang w:val="en-GB"/>
        </w:rPr>
        <w:t xml:space="preserve">. There is still considerable uncertainty in industrial emissions from other regions of the world with contrasting trends between inventories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"ITEM-1",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"mendeley" : { "formattedCitation" : "(Thompson et al., 2019)", "plainTextFormattedCitation" : "(Thompson et al., 2019)", "previouslyFormattedCitation" : "(Thompson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(Thompson et al., 2019)</w:t>
      </w:r>
      <w:r w:rsidRPr="001E7A27">
        <w:rPr>
          <w:rFonts w:cs="Times New Roman"/>
          <w:lang w:val="en-GB"/>
        </w:rPr>
        <w:fldChar w:fldCharType="end"/>
      </w:r>
      <w:r w:rsidRPr="001E7A27">
        <w:rPr>
          <w:rFonts w:cs="Times New Roman"/>
          <w:lang w:val="en-GB"/>
        </w:rPr>
        <w:t>. Globally, industrial emissions and emissions from fossil fuel combustion by stationary sources, such as power plants, as well as smaller emissions from mobile sources (e.g.</w:t>
      </w:r>
      <w:ins w:id="2458" w:author="Ian Blenkinsop" w:date="2021-07-28T13:39:00Z">
        <w:r w:rsidR="00CA0FD0" w:rsidRPr="001E7A27">
          <w:rPr>
            <w:rFonts w:cs="Times New Roman"/>
            <w:lang w:val="en-GB"/>
          </w:rPr>
          <w:t>,</w:t>
        </w:r>
      </w:ins>
      <w:r w:rsidRPr="001E7A27">
        <w:rPr>
          <w:rFonts w:cs="Times New Roman"/>
          <w:lang w:val="en-GB"/>
        </w:rPr>
        <w:t xml:space="preserve"> road transport and aviation) have remained nearly constant between</w:t>
      </w:r>
      <w:ins w:id="2459" w:author="Soapbox" w:date="2021-07-17T09:13:00Z">
        <w:r w:rsidR="00455364" w:rsidRPr="001E7A27">
          <w:rPr>
            <w:rFonts w:cs="Times New Roman"/>
            <w:lang w:val="en-GB"/>
          </w:rPr>
          <w:t xml:space="preserve"> the </w:t>
        </w:r>
      </w:ins>
      <w:r w:rsidRPr="001E7A27">
        <w:rPr>
          <w:rFonts w:cs="Times New Roman"/>
          <w:lang w:val="en-GB"/>
        </w:rPr>
        <w:t>1980s and 2007</w:t>
      </w:r>
      <w:ins w:id="2460" w:author="Soapbox" w:date="2021-07-17T09:13:00Z">
        <w:r w:rsidR="00455364" w:rsidRPr="001E7A27">
          <w:rPr>
            <w:rFonts w:cs="Times New Roman"/>
            <w:lang w:val="en-GB"/>
          </w:rPr>
          <w:t>–</w:t>
        </w:r>
      </w:ins>
      <w:del w:id="2461" w:author="Soapbox" w:date="2021-07-17T09:13:00Z">
        <w:r w:rsidRPr="001E7A27" w:rsidDel="00455364">
          <w:rPr>
            <w:rFonts w:cs="Times New Roman"/>
            <w:lang w:val="en-GB"/>
          </w:rPr>
          <w:delText>-</w:delText>
        </w:r>
      </w:del>
      <w:r w:rsidRPr="001E7A27">
        <w:rPr>
          <w:rFonts w:cs="Times New Roman"/>
          <w:lang w:val="en-GB"/>
        </w:rPr>
        <w:t xml:space="preserve">2016 </w:t>
      </w:r>
      <w:r w:rsidRPr="001E7A27">
        <w:rPr>
          <w:lang w:val="en-GB"/>
        </w:rPr>
        <w:t>(</w:t>
      </w:r>
      <w:r w:rsidRPr="001E7A27">
        <w:rPr>
          <w:i/>
          <w:lang w:val="en-GB"/>
        </w:rPr>
        <w:t>moderate evidence</w:t>
      </w:r>
      <w:r w:rsidRPr="001E7A27">
        <w:rPr>
          <w:iCs/>
          <w:lang w:val="en-GB"/>
          <w:rPrChange w:id="2462" w:author="Ian Blenkinsop" w:date="2021-07-28T13:39:00Z">
            <w:rPr>
              <w:i/>
              <w:lang w:val="en-GB"/>
            </w:rPr>
          </w:rPrChange>
        </w:rPr>
        <w:t>,</w:t>
      </w:r>
      <w:r w:rsidRPr="001E7A27">
        <w:rPr>
          <w:i/>
          <w:lang w:val="en-GB"/>
        </w:rPr>
        <w:t xml:space="preserve"> medium agreement</w:t>
      </w:r>
      <w:r w:rsidRPr="001E7A27">
        <w:rPr>
          <w:lang w:val="en-GB"/>
        </w:rPr>
        <w:t xml:space="preserve">) </w:t>
      </w:r>
      <w:r w:rsidRPr="001E7A27">
        <w:rPr>
          <w:lang w:val="en-GB"/>
        </w:rPr>
        <w:fldChar w:fldCharType="begin" w:fldLock="1"/>
      </w:r>
      <w:r w:rsidR="00176897" w:rsidRPr="001E7A27">
        <w:rPr>
          <w:lang w:val="en-GB"/>
        </w:rPr>
        <w:instrText>ADDIN CSL_CITATION { "citationItems" : [ { "id" : "ITEM-1", "itemData" : { "DOI" : "10.1088/1748-9326/aa9ec9", "ISSN" : "1748-9326", "abstract" : "We describe a consistent framework developed to quantify current and future anthropogenic emissions of nitrous oxide and the available technical abatement options by source sector for 172 regions globally. About 65% of the current emissions derive from agricultural soils, 8% from waste, and 4% from the chemical industry. Low-cost abatement options are available in industry, wastewater, and agriculture, where they are limited to large industrial farms. We estimate that by 2030, emissions can be reduced by about 6% \u00b12% applying abatement options at a cost lower than 10 \u20ac/t CO2-eq. The largest abatement potential at higher marginal costs is available from agricultural soils, employing precision fertilizer application technology as well as chemical treatment of fertilizers to suppress conversion processes in soil (nitrification inhibitors). At marginal costs of up to 100 \u20ac/t CO2-eq, about 18% \u00b16% of baseline emissions can be removed and when considering all available options, the global abatement potential increases to about 26% \u00b19%. Due to expected future increase in activities driving nitrous oxide emissions, the limited technical abatement potential available means that even at full implementation of reduction measures by 2030, global emissions can be at most stabilized at the pre-2010 level. In order to achieve deeper reductions in emissions, considerable technological development will be required as well as non-technical options like adjusting human diets towards moderate animal protein consumption.", "author" : [ { "dropping-particle" : "", "family" : "Winiwarter", "given" : "Wilfried", "non-dropping-particle" : "", "parse-names" : false, "suffix" : "" }, { "dropping-particle" : "", "family" : "H\u00f6glund-Isaksson", "given" : "Lena", "non-dropping-particle" : "", "parse-names" : false, "suffix" : "" }, { "dropping-particle" : "", "family" : "Klimont", "given" : "Zbigniew", "non-dropping-particle" : "", "parse-names" : false, "suffix" : "" }, { "dropping-particle" : "", "family" : "Sch\u00f6pp", "given" : "Wolfgang", "non-dropping-particle" : "", "parse-names" : false, "suffix" : "" }, { "dropping-particle" : "", "family" : "Amann", "given" : "Markus", "non-dropping-particle" : "", "parse-names" : false, "suffix" : "" } ], "container-title" : "Environmental Research Letters", "id" : "ITEM-1", "issue" : "1", "issued" : { "date-parts" : [ [ "2018", "1", "1" ] ] }, "page" : "014011", "publisher" : "IOP Publishing", "title" : "Technical opportunities to reduce global anthropogenic emissions of nitrous oxide", "translator" : [ { "dropping-particle" : "", "family" : "L4676", "given" : "", "non-dropping-particle" : "", "parse-names" : false, "suffix" : "" } ], "type" : "article-journal", "volume" : "13" }, "uris" : [ "http://www.mendeley.com/documents/?uuid=bf4aa519-c963-3359-a906-972b25026bb6" ] }, { "id" : "ITEM-2",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"ITEM-2",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"ITEM-3", "itemData" : { "DOI" : "10.5194/essd-11-959-2019", "ISBN" : "8484421589", "ISSN" : "1866-3516", "author" : [ { "dropping-particle" : "", "family" : "Janssens-Maenhout", "given" : "Greet", "non-dropping-particle" : "", "parse-names" : false, "suffix" : "" }, { "dropping-particle" : "", "family" : "Crippa", "given" : "Monica", "non-dropping-particle" : "", "parse-names" : false, "suffix" : "" }, { "dropping-particle" : "", "family" : "Guizzardi", "given" : "Diego", "non-dropping-particle" : "", "parse-names" : false, "suffix" : "" }, { "dropping-particle" : "", "family" : "Muntean", "given" : "Marilena", "non-dropping-particle" : "", "parse-names" : false, "suffix" : "" }, { "dropping-particle" : "", "family" : "Schaaf", "given" : "Edwin", "non-dropping-particle" : "", "parse-names" : false, "suffix" : "" }, { "dropping-particle" : "", "family" : "Dentener", "given" : "Frank", "non-dropping-particle" : "", "parse-names" : false, "suffix" : "" }, { "dropping-particle" : "", "family" : "Bergamaschi", "given" : "Peter", "non-dropping-particle" : "", "parse-names" : false, "suffix" : "" }, { "dropping-particle" : "", "family" : "Pagliari", "given" : "Valerio", "non-dropping-particle" : "", "parse-names" : false, "suffix" : "" }, { "dropping-particle" : "", "family" : "Olivier", "given" : "Jos G. J.", "non-dropping-particle" : "", "parse-names" : false, "suffix" : "" }, { "dropping-particle" : "", "family" : "Peters", "given" : "Jeroen A. H. W.", "non-dropping-particle" : "", "parse-names" : false, "suffix" : "" }, { "dropping-particle" : "", "family" : "Aardenne", "given" : "John A.", "non-dropping-particle" : "van", "parse-names" : false, "suffix" : "" }, { "dropping-particle" : "", "family" : "Monni", "given" : "Suvi", "non-dropping-particle" : "", "parse-names" : false, "suffix" : "" }, { "dropping-particle" : "", "family" : "Doering", "given" : "Ulrike", "non-dropping-particle" : "", "parse-names" : false, "suffix" : "" }, { "dropping-particle" : "", "family" : "Petrescu", "given" : "A. M. Roxana", "non-dropping-particle" : "", "parse-names" : false, "suffix" : "" }, { "dropping-particle" : "", "family" : "Solazzo", "given" : "Efisio", "non-dropping-particle" : "", "parse-names" : false, "suffix" : "" }, { "dropping-particle" : "", "family" : "Oreggioni", "given" : "Gabriel D.", "non-dropping-particle" : "", "parse-names" : false, "suffix" : "" } ], "container-title" : "Earth System Science Data", "id" : "ITEM-3", "issue" : "3", "issued" : { "date-parts" : [ [ "2019", "7", "8" ] ] }, "page" : "959-1002", "title" : "EDGAR v4.3.2 Global Atlas of the three major greenhouse gas emissions for the period 1970\u20132012", "translator" : [ { "dropping-particle" : "", "family" : "L5223", "given" : "", "non-dropping-particle" : "", "parse-names" : false, "suffix" : "" } ], "type" : "article-journal", "volume" : "11" }, "uris" : [ "http://www.mendeley.com/documents/?uuid=dad3d4d3-0d5b-4b37-9b9b-0c24a3bf64d4" ] } ], "mendeley" : { "formattedCitation" : "(Winiwarter et al., 2018; Janssens-Maenhout et al., 2019; Tian et al., 2020)", "plainTextFormattedCitation" : "(Winiwarter et al., 2018; Janssens-Maenhout et al., 2019; Tian et al., 2020)", "previouslyFormattedCitation" : "(Winiwarter et al., 2018; Janssens-Maenhout et al., 2019; Tian et al., 2020)" }, "properties" : { "noteIndex" : 0 }, "schema" : "https://github.com/citation-style-language/schema/raw/master/csl-citation.json" }</w:instrText>
      </w:r>
      <w:r w:rsidRPr="001E7A27">
        <w:rPr>
          <w:lang w:val="en-GB"/>
        </w:rPr>
        <w:fldChar w:fldCharType="separate"/>
      </w:r>
      <w:r w:rsidR="00025FA2" w:rsidRPr="001E7A27">
        <w:rPr>
          <w:noProof/>
          <w:lang w:val="en-GB"/>
        </w:rPr>
        <w:t>(Winiwarter et al., 2018; Janssens-Maenhout et al., 2019; Tian et al., 2020)</w:t>
      </w:r>
      <w:r w:rsidRPr="001E7A27">
        <w:rPr>
          <w:lang w:val="en-GB"/>
        </w:rPr>
        <w:fldChar w:fldCharType="end"/>
      </w:r>
      <w:r w:rsidRPr="001E7A27">
        <w:rPr>
          <w:lang w:val="en-GB"/>
        </w:rPr>
        <w:t>. Wastewater N</w:t>
      </w:r>
      <w:r w:rsidRPr="001E7A27">
        <w:rPr>
          <w:vertAlign w:val="subscript"/>
          <w:lang w:val="en-GB"/>
        </w:rPr>
        <w:t>2</w:t>
      </w:r>
      <w:r w:rsidRPr="001E7A27">
        <w:rPr>
          <w:lang w:val="en-GB"/>
        </w:rPr>
        <w:t>O emissions, including those from domestic and industrial sources</w:t>
      </w:r>
      <w:ins w:id="2463" w:author="Soapbox" w:date="2021-07-17T09:13:00Z">
        <w:r w:rsidR="00455364" w:rsidRPr="001E7A27">
          <w:rPr>
            <w:lang w:val="en-GB"/>
          </w:rPr>
          <w:t>,</w:t>
        </w:r>
      </w:ins>
      <w:r w:rsidRPr="001E7A27">
        <w:rPr>
          <w:lang w:val="en-GB"/>
        </w:rPr>
        <w:t xml:space="preserve"> have increased from </w:t>
      </w:r>
      <w:commentRangeStart w:id="2464"/>
      <w:r w:rsidRPr="001E7A27">
        <w:rPr>
          <w:lang w:val="en-GB"/>
        </w:rPr>
        <w:t>0.2 (0.1</w:t>
      </w:r>
      <w:r w:rsidRPr="001E7A27">
        <w:rPr>
          <w:lang w:val="en-GB" w:eastAsia="en-US"/>
        </w:rPr>
        <w:t>–</w:t>
      </w:r>
      <w:r w:rsidRPr="001E7A27">
        <w:rPr>
          <w:lang w:val="en-GB"/>
        </w:rPr>
        <w:t>0.3) TgN yr</w:t>
      </w:r>
      <w:del w:id="2465" w:author="Ian Blenkinsop" w:date="2021-07-28T16:16:00Z">
        <w:r w:rsidRPr="001E7A27" w:rsidDel="00E4692D">
          <w:rPr>
            <w:vertAlign w:val="superscript"/>
            <w:lang w:val="en-GB"/>
          </w:rPr>
          <w:delText>-</w:delText>
        </w:r>
      </w:del>
      <w:ins w:id="2466" w:author="Ian Blenkinsop" w:date="2021-07-28T16:16:00Z">
        <w:r w:rsidR="00E4692D" w:rsidRPr="001E7A27">
          <w:rPr>
            <w:vertAlign w:val="superscript"/>
            <w:lang w:val="en-GB"/>
          </w:rPr>
          <w:t>–</w:t>
        </w:r>
      </w:ins>
      <w:r w:rsidRPr="001E7A27">
        <w:rPr>
          <w:vertAlign w:val="superscript"/>
          <w:lang w:val="en-GB"/>
        </w:rPr>
        <w:t>1</w:t>
      </w:r>
      <w:r w:rsidRPr="001E7A27">
        <w:rPr>
          <w:lang w:val="en-GB"/>
        </w:rPr>
        <w:t xml:space="preserve"> </w:t>
      </w:r>
      <w:commentRangeEnd w:id="2464"/>
      <w:r w:rsidR="00CA0FD0" w:rsidRPr="001E7A27">
        <w:rPr>
          <w:rStyle w:val="CommentReference"/>
          <w:lang w:val="en-GB"/>
        </w:rPr>
        <w:commentReference w:id="2464"/>
      </w:r>
      <w:r w:rsidRPr="001E7A27">
        <w:rPr>
          <w:lang w:val="en-GB"/>
        </w:rPr>
        <w:t>to 0.35 (0.2</w:t>
      </w:r>
      <w:r w:rsidRPr="001E7A27">
        <w:rPr>
          <w:lang w:val="en-GB" w:eastAsia="en-US"/>
        </w:rPr>
        <w:t>–</w:t>
      </w:r>
      <w:r w:rsidRPr="001E7A27">
        <w:rPr>
          <w:lang w:val="en-GB"/>
        </w:rPr>
        <w:t>0.5) TgN yr</w:t>
      </w:r>
      <w:del w:id="2467" w:author="Ian Blenkinsop" w:date="2021-07-28T16:16:00Z">
        <w:r w:rsidRPr="001E7A27" w:rsidDel="00E4692D">
          <w:rPr>
            <w:vertAlign w:val="superscript"/>
            <w:lang w:val="en-GB"/>
          </w:rPr>
          <w:delText>-</w:delText>
        </w:r>
      </w:del>
      <w:ins w:id="2468" w:author="Ian Blenkinsop" w:date="2021-07-28T16:16:00Z">
        <w:r w:rsidR="00E4692D" w:rsidRPr="001E7A27">
          <w:rPr>
            <w:vertAlign w:val="superscript"/>
            <w:lang w:val="en-GB"/>
          </w:rPr>
          <w:t>–</w:t>
        </w:r>
      </w:ins>
      <w:r w:rsidRPr="001E7A27">
        <w:rPr>
          <w:vertAlign w:val="superscript"/>
          <w:lang w:val="en-GB"/>
        </w:rPr>
        <w:t>1</w:t>
      </w:r>
      <w:r w:rsidRPr="001E7A27">
        <w:rPr>
          <w:lang w:val="en-GB"/>
        </w:rPr>
        <w:t xml:space="preserve"> between the 1980s and 2007</w:t>
      </w:r>
      <w:r w:rsidRPr="001E7A27">
        <w:rPr>
          <w:lang w:val="en-GB" w:eastAsia="en-US"/>
        </w:rPr>
        <w:t>–</w:t>
      </w:r>
      <w:r w:rsidRPr="001E7A27">
        <w:rPr>
          <w:lang w:val="en-GB"/>
        </w:rPr>
        <w:t xml:space="preserve">2016 </w:t>
      </w:r>
      <w:r w:rsidRPr="001E7A27">
        <w:rPr>
          <w:lang w:val="en-GB" w:eastAsia="en-US"/>
        </w:rPr>
        <w:fldChar w:fldCharType="begin" w:fldLock="1"/>
      </w:r>
      <w:r w:rsidR="00747167" w:rsidRPr="001E7A2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(Tian et al., 2020)</w:t>
      </w:r>
      <w:r w:rsidRPr="001E7A27">
        <w:rPr>
          <w:lang w:val="en-GB" w:eastAsia="en-US"/>
        </w:rPr>
        <w:fldChar w:fldCharType="end"/>
      </w:r>
      <w:r w:rsidRPr="001E7A27">
        <w:rPr>
          <w:lang w:val="en-GB" w:eastAsia="en-US"/>
        </w:rPr>
        <w:t>.</w:t>
      </w:r>
      <w:r w:rsidRPr="001E7A27">
        <w:rPr>
          <w:lang w:val="en-GB"/>
        </w:rPr>
        <w:t xml:space="preserve"> </w:t>
      </w:r>
    </w:p>
    <w:p w14:paraId="08F49DBD" w14:textId="77777777" w:rsidR="00967A55" w:rsidRPr="001E7A27" w:rsidRDefault="00967A55" w:rsidP="005C7F25">
      <w:pPr>
        <w:pStyle w:val="AR6BodyText"/>
        <w:rPr>
          <w:lang w:val="en-GB"/>
        </w:rPr>
      </w:pPr>
    </w:p>
    <w:p w14:paraId="2B541E20" w14:textId="4A782F13" w:rsidR="00967A55" w:rsidRPr="001E7A27" w:rsidRDefault="00967A55" w:rsidP="005C7F25">
      <w:pPr>
        <w:pStyle w:val="AR6BodyText"/>
        <w:rPr>
          <w:lang w:val="en-GB" w:eastAsia="en-US"/>
        </w:rPr>
      </w:pPr>
      <w:r w:rsidRPr="001E7A27">
        <w:rPr>
          <w:lang w:val="en-GB"/>
        </w:rPr>
        <w:t>Biomass burning from crop residue burning, grassland, savannah and forest fires, as well as biomass burnt in household stoves, releases N</w:t>
      </w:r>
      <w:r w:rsidRPr="001E7A27">
        <w:rPr>
          <w:vertAlign w:val="subscript"/>
          <w:lang w:val="en-GB"/>
        </w:rPr>
        <w:t>2</w:t>
      </w:r>
      <w:r w:rsidRPr="001E7A27">
        <w:rPr>
          <w:lang w:val="en-GB"/>
        </w:rPr>
        <w:t xml:space="preserve">O during the combustion of organic matter. Updated inventories since AR5 </w:t>
      </w:r>
      <w:r w:rsidR="00F006DE" w:rsidRPr="001E7A27">
        <w:rPr>
          <w:lang w:val="en-GB"/>
        </w:rPr>
        <w:t xml:space="preserve">(WGI, </w:t>
      </w:r>
      <w:ins w:id="2469" w:author="Ian Blenkinsop" w:date="2021-07-28T13:40:00Z">
        <w:r w:rsidR="00CA0FD0" w:rsidRPr="001E7A27">
          <w:rPr>
            <w:lang w:val="en-GB"/>
          </w:rPr>
          <w:t xml:space="preserve">Section </w:t>
        </w:r>
      </w:ins>
      <w:r w:rsidR="00F006DE" w:rsidRPr="001E7A27">
        <w:rPr>
          <w:lang w:val="en-GB"/>
        </w:rPr>
        <w:t xml:space="preserve">6.4.3) </w:t>
      </w:r>
      <w:r w:rsidRPr="001E7A27">
        <w:rPr>
          <w:lang w:val="en-GB"/>
        </w:rPr>
        <w:t xml:space="preserve">result in a lower range of the decadal mean emissions of </w:t>
      </w:r>
      <w:r w:rsidRPr="001E7A27">
        <w:rPr>
          <w:rFonts w:cs="Times New Roman"/>
          <w:lang w:val="en-GB"/>
        </w:rPr>
        <w:t xml:space="preserve">0.6 </w:t>
      </w:r>
      <w:commentRangeStart w:id="2470"/>
      <w:r w:rsidRPr="001E7A27">
        <w:rPr>
          <w:rFonts w:cs="Times New Roman"/>
          <w:lang w:val="en-GB"/>
        </w:rPr>
        <w:t xml:space="preserve">(0.5–0.8) </w:t>
      </w:r>
      <w:commentRangeEnd w:id="2470"/>
      <w:r w:rsidR="00CA0FD0" w:rsidRPr="001E7A27">
        <w:rPr>
          <w:rStyle w:val="CommentReference"/>
          <w:lang w:val="en-GB"/>
        </w:rPr>
        <w:commentReference w:id="2470"/>
      </w:r>
      <w:r w:rsidRPr="001E7A27">
        <w:rPr>
          <w:rFonts w:cs="Times New Roman"/>
          <w:lang w:val="en-GB"/>
        </w:rPr>
        <w:t>TgN yr</w:t>
      </w:r>
      <w:del w:id="2471" w:author="Ian Blenkinsop" w:date="2021-07-28T16:16:00Z">
        <w:r w:rsidRPr="001E7A27" w:rsidDel="00E4692D">
          <w:rPr>
            <w:vertAlign w:val="superscript"/>
            <w:lang w:val="en-GB"/>
          </w:rPr>
          <w:delText>-</w:delText>
        </w:r>
      </w:del>
      <w:ins w:id="2472" w:author="Ian Blenkinsop" w:date="2021-07-28T16:16:00Z">
        <w:r w:rsidR="00E4692D" w:rsidRPr="001E7A27">
          <w:rPr>
            <w:vertAlign w:val="superscript"/>
            <w:lang w:val="en-GB"/>
          </w:rPr>
          <w:t>–</w:t>
        </w:r>
      </w:ins>
      <w:r w:rsidRPr="001E7A27">
        <w:rPr>
          <w:vertAlign w:val="superscript"/>
          <w:lang w:val="en-GB"/>
        </w:rPr>
        <w:t xml:space="preserve">1 </w:t>
      </w:r>
      <w:r w:rsidRPr="001E7A27">
        <w:rPr>
          <w:lang w:val="en-GB"/>
        </w:rPr>
        <w:fldChar w:fldCharType="begin" w:fldLock="1"/>
      </w:r>
      <w:r w:rsidR="00747167" w:rsidRPr="001E7A27">
        <w:rPr>
          <w:lang w:val="en-GB"/>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"ITEM-2", "itemData" : { "DOI" : "10.5194/essd-9-697-2017", "ISBN" : "1866-3516", "ISSN" : "1866-3516", "abstract" : "Abstract. Climate, land use, and other anthropogenic and natural drivers have the potential to influence fire dynamics in many regions. To develop a mechanistic understanding of the changing role of these drivers and their impact on atmospheric composition, long-term fire records are needed that fuse information from different satellite and in situ data streams. Here we describe the fourth version of the Global Fire Emissions Database (GFED) and quantify global fire emissions patterns during 1997\u20132016. The modeling system, based on the Carnegie\u2013Ames\u2013Stanford Approach (CASA) biogeochemical model, has several modifications from the previous version and uses higher quality input datasets. Significant upgrades include (1) new burned area estimates with contributions from small fires, (2) a revised fuel consumption parameterization optimized using field observations, (3) modifications that improve the representation of fuel consumption in frequently burning landscapes, and (4) fire severity estimates that better represent continental differences in burning processes across boreal regions of North America and Eurasia. The new version has a higher spatial resolution (0.25\u00b0) and uses a different set of emission factors that separately resolves trace gas and aerosol emissions from temperate and boreal forest ecosystems. Global mean carbon emissions using the burned area dataset with small fires (GFED4s) were 2.2 \u00d7 1015 grams of carbon per year (Pg C yr\u22121) during 1997\u20132016, with a maximum in 1997 (3.0 Pg C yr\u22121) and minimum in 2013 (1.8 Pg C yr\u22121). These estimates were 11 % higher than our previous estimates (GFED3) during 1997\u20132011, when the two datasets overlapped. This net increase was the result of a substantial increase in burned area (37 %), mostly due to the inclusion of small fires, and a modest decrease in mean fuel consumption (\u221219 %) to better match estimates from field studies, primarily in savannas and grasslands. For trace gas and aerosol emissions, differences between GFED4s and GFED3 were often larger due to the use of revised emission factors. If small fire burned area was excluded (GFED4 without the s for small fires), average emissions were 1.5 Pg C yr\u22121. The addition of small fires had the largest impact on emissions in temperate North America, Central America, Europe, and temperate Asia. This small fire layer carries substantial uncertainties; improving these estimates will require use of new burned area products derived from high-resolution \u2026", "author" : [ { "dropping-particle" : "", "family" : "Werf", "given" : "Guido R.", "non-dropping-particle" : "van der", "parse-names" : false, "suffix" : "" }, { "dropping-particle" : "", "family" : "Randerson", "given" : "James T.", "non-dropping-particle" : "", "parse-names" : false, "suffix" : "" }, { "dropping-particle" : "", "family" : "Giglio", "given" : "Louis", "non-dropping-particle" : "", "parse-names" : false, "suffix" : "" }, { "dropping-particle" : "", "family" : "Leeuwen", "given" : "Thijs T.", "non-dropping-particle" : "van", "parse-names" : false, "suffix" : "" }, { "dropping-particle" : "", "family" : "Chen", "given" : "Yang", "non-dropping-particle" : "", "parse-names" : false, "suffix" : "" }, { "dropping-particle" : "", "family" : "Rogers", "given" : "Brendan M.", "non-dropping-particle" : "", "parse-names" : false, "suffix" : "" }, { "dropping-particle" : "", "family" : "Mu", "given" : "Mingquan", "non-dropping-particle" : "", "parse-names" : false, "suffix" : "" }, { "dropping-particle" : "", "family" : "Marle", "given" : "Margreet J. E.", "non-dropping-particle" : "van", "parse-names" : false, "suffix" : "" }, { "dropping-particle" : "", "family" : "Morton", "given" : "Douglas C.", "non-dropping-particle" : "", "parse-names" : false, "suffix" : "" }, { "dropping-particle" : "", "family" : "Collatz", "given" : "G. James", "non-dropping-particle" : "", "parse-names" : false, "suffix" : "" }, { "dropping-particle" : "", "family" : "Yokelson", "given" : "Robert J.", "non-dropping-particle" : "", "parse-names" : false, "suffix" : "" }, { "dropping-particle" : "", "family" : "Kasibhatla", "given" : "Prasad S.", "non-dropping-particle" : "", "parse-names" : false, "suffix" : "" } ], "container-title" : "Earth System Science Data", "id" : "ITEM-2", "issue" : "2", "issued" : { "date-parts" : [ [ "2017", "9", "12" ] ] }, "page" : "697-720", "title" : "Global fire emissions estimates during 1997\u20132016", "translator" : [ { "dropping-particle" : "", "family" : "L7212", "given" : "", "non-dropping-particle" : "", "parse-names" : false, "suffix" : "" } ], "type" : "article-journal", "volume" : "9" }, "uris" : [ "http://www.mendeley.com/documents/?uuid=ebc17b27-4936-46fb-bf3f-fcfad0a2abc0" ] } ], "mendeley" : { "formattedCitation" : "(van der Werf et al., 2017; Tian et al., 2020)", "plainTextFormattedCitation" : "(van der Werf et al., 2017; Tian et al., 2020)", "previouslyFormattedCitation" : "(van der Werf et al., 2017; Tian et al., 2020)" }, "properties" : { "noteIndex" : 0 }, "schema" : "https://github.com/citation-style-language/schema/raw/master/csl-citation.json" }</w:instrText>
      </w:r>
      <w:r w:rsidRPr="001E7A27">
        <w:rPr>
          <w:lang w:val="en-GB"/>
        </w:rPr>
        <w:fldChar w:fldCharType="separate"/>
      </w:r>
      <w:r w:rsidR="00025FA2" w:rsidRPr="001E7A27">
        <w:rPr>
          <w:noProof/>
          <w:lang w:val="en-GB"/>
        </w:rPr>
        <w:t>(van der Werf et al., 2017; Tian et al., 2020)</w:t>
      </w:r>
      <w:r w:rsidRPr="001E7A27">
        <w:rPr>
          <w:lang w:val="en-GB"/>
        </w:rPr>
        <w:fldChar w:fldCharType="end"/>
      </w:r>
      <w:r w:rsidRPr="001E7A27">
        <w:rPr>
          <w:rFonts w:cs="Times New Roman"/>
          <w:lang w:val="en-GB"/>
        </w:rPr>
        <w:t xml:space="preserve">. </w:t>
      </w:r>
      <w:r w:rsidRPr="001E7A27">
        <w:rPr>
          <w:lang w:val="en-GB"/>
        </w:rPr>
        <w:t xml:space="preserve">The attribution of grassland, savannah or forest fires to natural or anthropogenic origins is uncertain, preventing a separation of the biomass burning source into natural and anthropogenic. </w:t>
      </w:r>
    </w:p>
    <w:p w14:paraId="55146985" w14:textId="77777777" w:rsidR="00967A55" w:rsidRPr="001E7A27" w:rsidRDefault="00967A55" w:rsidP="005C7F25">
      <w:pPr>
        <w:pStyle w:val="AR6BodyText"/>
        <w:rPr>
          <w:lang w:val="en-GB" w:eastAsia="en-US"/>
        </w:rPr>
      </w:pPr>
    </w:p>
    <w:p w14:paraId="095271C3" w14:textId="77777777" w:rsidR="002F5491" w:rsidRPr="001E7A27" w:rsidRDefault="002F5491" w:rsidP="005C7F25">
      <w:pPr>
        <w:pStyle w:val="AR6BodyText"/>
        <w:rPr>
          <w:lang w:val="en-GB" w:eastAsia="en-US"/>
        </w:rPr>
      </w:pPr>
    </w:p>
    <w:p w14:paraId="0B21007E" w14:textId="0B44AF3A" w:rsidR="00967A55" w:rsidRPr="001E7A27" w:rsidRDefault="00967A55" w:rsidP="0098460A">
      <w:pPr>
        <w:pStyle w:val="AR6Chap5Level35111"/>
        <w:rPr>
          <w:lang w:val="en-GB"/>
        </w:rPr>
      </w:pPr>
      <w:bookmarkStart w:id="2473" w:name="_Toc33564258"/>
      <w:bookmarkStart w:id="2474" w:name="_Toc70535670"/>
      <w:r w:rsidRPr="001E7A27">
        <w:rPr>
          <w:lang w:val="en-GB"/>
        </w:rPr>
        <w:t xml:space="preserve">Emissions from Ocean, Inland </w:t>
      </w:r>
      <w:r w:rsidR="003760AB" w:rsidRPr="001E7A27">
        <w:rPr>
          <w:lang w:val="en-GB"/>
        </w:rPr>
        <w:t>W</w:t>
      </w:r>
      <w:r w:rsidRPr="001E7A27">
        <w:rPr>
          <w:lang w:val="en-GB"/>
        </w:rPr>
        <w:t xml:space="preserve">ater </w:t>
      </w:r>
      <w:r w:rsidR="003760AB" w:rsidRPr="001E7A27">
        <w:rPr>
          <w:lang w:val="en-GB"/>
        </w:rPr>
        <w:t>B</w:t>
      </w:r>
      <w:r w:rsidRPr="001E7A27">
        <w:rPr>
          <w:lang w:val="en-GB"/>
        </w:rPr>
        <w:t>odies and Estuaries</w:t>
      </w:r>
      <w:bookmarkEnd w:id="2473"/>
      <w:bookmarkEnd w:id="2474"/>
      <w:r w:rsidRPr="001E7A27">
        <w:rPr>
          <w:lang w:val="en-GB"/>
        </w:rPr>
        <w:t xml:space="preserve"> </w:t>
      </w:r>
    </w:p>
    <w:p w14:paraId="0C1C87D7" w14:textId="77777777" w:rsidR="00967A55" w:rsidRPr="001E7A27" w:rsidRDefault="00967A55" w:rsidP="005C7F25">
      <w:pPr>
        <w:pStyle w:val="AR6Chap5Level35111"/>
        <w:numPr>
          <w:ilvl w:val="0"/>
          <w:numId w:val="0"/>
        </w:numPr>
        <w:rPr>
          <w:lang w:val="en-GB"/>
        </w:rPr>
      </w:pPr>
    </w:p>
    <w:p w14:paraId="3D940112" w14:textId="614093A6" w:rsidR="00967A55" w:rsidRPr="001E7A27" w:rsidRDefault="00967A55" w:rsidP="005C7F25">
      <w:pPr>
        <w:pStyle w:val="AR6BodyText"/>
        <w:rPr>
          <w:lang w:val="en-GB" w:eastAsia="en-US"/>
        </w:rPr>
      </w:pPr>
      <w:r w:rsidRPr="001E7A27">
        <w:rPr>
          <w:lang w:val="en-GB"/>
        </w:rPr>
        <w:t>Since AR5</w:t>
      </w:r>
      <w:r w:rsidR="00F006DE" w:rsidRPr="001E7A27">
        <w:rPr>
          <w:lang w:val="en-GB"/>
        </w:rPr>
        <w:t xml:space="preserve"> (WGI, </w:t>
      </w:r>
      <w:ins w:id="2475" w:author="Ian Blenkinsop" w:date="2021-07-28T13:40:00Z">
        <w:r w:rsidR="00CA0FD0" w:rsidRPr="001E7A27">
          <w:rPr>
            <w:lang w:val="en-GB"/>
          </w:rPr>
          <w:t xml:space="preserve">Section </w:t>
        </w:r>
      </w:ins>
      <w:r w:rsidR="00F006DE" w:rsidRPr="001E7A27">
        <w:rPr>
          <w:lang w:val="en-GB"/>
        </w:rPr>
        <w:t>6.4.3)</w:t>
      </w:r>
      <w:r w:rsidRPr="001E7A27">
        <w:rPr>
          <w:lang w:val="en-GB"/>
        </w:rPr>
        <w:t xml:space="preserve">, new </w:t>
      </w:r>
      <w:r w:rsidRPr="001E7A27">
        <w:rPr>
          <w:lang w:val="en-GB" w:eastAsia="en-US"/>
        </w:rPr>
        <w:t xml:space="preserve">estimates of the global ocean </w:t>
      </w:r>
      <w:r w:rsidRPr="001E7A27">
        <w:rPr>
          <w:lang w:val="en-GB"/>
        </w:rPr>
        <w:t>N</w:t>
      </w:r>
      <w:r w:rsidRPr="001E7A27">
        <w:rPr>
          <w:vertAlign w:val="subscript"/>
          <w:lang w:val="en-GB"/>
        </w:rPr>
        <w:t>2</w:t>
      </w:r>
      <w:r w:rsidRPr="001E7A27">
        <w:rPr>
          <w:lang w:val="en-GB"/>
        </w:rPr>
        <w:t>O</w:t>
      </w:r>
      <w:r w:rsidRPr="001E7A27">
        <w:rPr>
          <w:lang w:val="en-GB" w:eastAsia="en-US"/>
        </w:rPr>
        <w:t xml:space="preserve"> source derived from ocean biogeochemistry models are </w:t>
      </w:r>
      <w:r w:rsidRPr="001E7A27">
        <w:rPr>
          <w:lang w:val="en-GB"/>
        </w:rPr>
        <w:t xml:space="preserve">3.4 </w:t>
      </w:r>
      <w:commentRangeStart w:id="2476"/>
      <w:r w:rsidRPr="001E7A27">
        <w:rPr>
          <w:lang w:val="en-GB"/>
        </w:rPr>
        <w:t>(2.5–4.3)</w:t>
      </w:r>
      <w:r w:rsidRPr="001E7A27">
        <w:rPr>
          <w:lang w:val="en-GB" w:eastAsia="en-US"/>
        </w:rPr>
        <w:t xml:space="preserve"> </w:t>
      </w:r>
      <w:commentRangeEnd w:id="2476"/>
      <w:r w:rsidR="00CA0FD0" w:rsidRPr="001E7A27">
        <w:rPr>
          <w:rStyle w:val="CommentReference"/>
          <w:lang w:val="en-GB"/>
        </w:rPr>
        <w:commentReference w:id="2476"/>
      </w:r>
      <w:r w:rsidRPr="001E7A27">
        <w:rPr>
          <w:lang w:val="en-GB" w:eastAsia="en-US"/>
        </w:rPr>
        <w:t>TgN yr</w:t>
      </w:r>
      <w:del w:id="2477" w:author="Ian Blenkinsop" w:date="2021-07-28T13:40:00Z">
        <w:r w:rsidRPr="001E7A27" w:rsidDel="00CA0FD0">
          <w:rPr>
            <w:vertAlign w:val="superscript"/>
            <w:lang w:val="en-GB"/>
          </w:rPr>
          <w:delText>-</w:delText>
        </w:r>
      </w:del>
      <w:ins w:id="2478" w:author="Ian Blenkinsop" w:date="2021-07-28T13:40:00Z">
        <w:r w:rsidR="00CA0FD0" w:rsidRPr="001E7A27">
          <w:rPr>
            <w:vertAlign w:val="superscript"/>
            <w:lang w:val="en-GB"/>
          </w:rPr>
          <w:t>–</w:t>
        </w:r>
      </w:ins>
      <w:r w:rsidRPr="001E7A27">
        <w:rPr>
          <w:vertAlign w:val="superscript"/>
          <w:lang w:val="en-GB"/>
        </w:rPr>
        <w:t>1</w:t>
      </w:r>
      <w:r w:rsidRPr="001E7A27">
        <w:rPr>
          <w:lang w:val="en-GB" w:eastAsia="en-US"/>
        </w:rPr>
        <w:t xml:space="preserve"> for the period 2007</w:t>
      </w:r>
      <w:ins w:id="2479" w:author="Soapbox" w:date="2021-07-17T09:14:00Z">
        <w:r w:rsidR="00363FC4" w:rsidRPr="001E7A27">
          <w:rPr>
            <w:rFonts w:cs="Times New Roman"/>
            <w:lang w:val="en-GB" w:eastAsia="en-US"/>
          </w:rPr>
          <w:t>–</w:t>
        </w:r>
      </w:ins>
      <w:del w:id="2480" w:author="Soapbox" w:date="2021-07-17T09:14:00Z">
        <w:r w:rsidRPr="001E7A27" w:rsidDel="00363FC4">
          <w:rPr>
            <w:lang w:val="en-GB" w:eastAsia="en-US"/>
          </w:rPr>
          <w:delText>-</w:delText>
        </w:r>
      </w:del>
      <w:r w:rsidRPr="001E7A27">
        <w:rPr>
          <w:lang w:val="en-GB" w:eastAsia="en-US"/>
        </w:rPr>
        <w:t xml:space="preserve">2016 </w:t>
      </w:r>
      <w:r w:rsidRPr="001E7A27">
        <w:rPr>
          <w:lang w:val="en-GB" w:eastAsia="en-US"/>
        </w:rPr>
        <w:fldChar w:fldCharType="begin" w:fldLock="1"/>
      </w:r>
      <w:r w:rsidR="001B061E" w:rsidRPr="001E7A27">
        <w:rPr>
          <w:lang w:val="en-GB" w:eastAsia="en-US"/>
        </w:rPr>
        <w:instrText>ADDIN CSL_CITATION { "citationItems" : [ { "id" : "ITEM-1",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"ITEM-1",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"ITEM-2",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"ITEM-2",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"id" : "ITEM-3", "itemData" : { "DOI" : "10.3402/tellusb.v64i0.18429", "ISSN" : "1600-0889", "abstract" : "ABSTRACTThe seasonal dynamics of the air\u2013sea gas flux of oxygen (O2) are controlled by multiple processes occurring simultaneously. Previous studies showed how to separate the thermal component from the total O2 flux to quantify the residual oxygen flux due to biological processes. However, this biological signal includes the effect of both net euphotic zone production (NEZP) and subsurface water ventilation. To help understand and separate these two components, we use a large-scale ocean general circulation model (OGCM), globally configured, and coupled to a biogeochemical model. The combined model implements not only the oceanic cycle of O2 but also the cycles of nitrous oxide (N2O), argon (Ar) and nitrogen (N2). For this study, we apply a technique to distinguish the fluxes of O2 driven separately by thermal forcing, NEZP, and address the role of ocean ventilation by carrying separate O2 components in the model driven by solubility, NEZP and ventilation. Model results show that the ventilation componen...", "author" : [ { "dropping-particle" : "", "family" : "Manizza", "given" : "Manfredi", "non-dropping-particle" : "", "parse-names" : false, "suffix" : "" }, { "dropping-particle" : "", "family" : "Keeling", "given" : "Ralph F.", "non-dropping-particle" : "", "parse-names" : false, "suffix" : "" }, { "dropping-particle" : "", "family" : "Nevison", "given" : "Cynthia D.", "non-dropping-particle" : "", "parse-names" : false, "suffix" : "" } ], "container-title" : "Tellus B: Chemical and Physical Meteorology", "id" : "ITEM-3", "issue" : "1", "issued" : { "date-parts" : [ [ "2012", "1", "19" ] ] }, "page" : "18429", "publisher" : "Taylor &amp; Francis", "title" : "On the processes controlling the seasonal cycles of the air\u2013sea fluxes of O2 and N2O: A modelling study", "translator" : [ { "dropping-particle" : "", "family" : "L4531", "given" : "", "non-dropping-particle" : "", "parse-names" : false, "suffix" : "" } ], "type" : "article-journal", "volume" : "64" }, "uris" : [ "http://www.mendeley.com/documents/?uuid=e872086a-2680-3f29-9d72-c44649de311b" ] }, { "id" : "ITEM-4", "itemData" : { "DOI" : "10.1029/2011GL050778", "abstract" : "Anthropogenically induced increases in nitrogen deposition to the ocean can stimulate marine productivity and oceanic emission of nitrous oxide. We present the first global ocean model assessment of the impact on marine N2O of increases in nitrogen deposition from the pre\u2010industrial era to the present. We find significant regional increases in marine N2O production downwind of continental outflow, in coastal and inland seas (15\u201330%), and nitrogen limited regions of the North Atlantic and North Pacific (5\u201320%). The largest changes occur in the northern Indian Ocean (up to 50%) resulting from a combination of high deposition fluxes and enhanced N2O production pathways in local hypoxic zones. Oceanic regions relatively unaffected by anthropogenic nitrogen deposition indicate much smaller changes (&lt;2%). The estimated change in oceanic N2O source on a global scale is modest (0.08\u20130.34 Tg N yr\u22121, \u223c3\u20134% of the total ocean source), and consistent with the estimated impact on global export production (\u223c4%).\r\n\r\n", "author" : [ { "dropping-particle" : "", "family" : "Suntharalingam", "given" : "Parvadha", "non-dropping-particle" : "", "parse-names" : false, "suffix" : "" }, { "dropping-particle" : "", "family" : "Buitenhuis", "given" : "Erik", "non-dropping-particle" : "", "parse-names" : false, "suffix" : "" }, { "dropping-particle" : "", "family" : "Qu\u00e9r\u00e9", "given" : "Corinne", "non-dropping-particle" : "Le", "parse-names" : false, "suffix" : "" }, { "dropping-particle" : "", "family" : "Dentener", "given" : "Frank", "non-dropping-particle" : "", "parse-names" : false, "suffix" : "" }, { "dropping-particle" : "", "family" : "Nevison", "given" : "Cynthia", "non-dropping-particle" : "", "parse-names" : false, "suffix" : "" }, { "dropping-particle" : "", "family" : "Butler", "given" : "James H.", "non-dropping-particle" : "", "parse-names" : false, "suffix" : "" }, { "dropping-particle" : "", "family" : "Bange", "given" : "Hermann W.", "non-dropping-particle" : "", "parse-names" : false, "suffix" : "" }, { "dropping-particle" : "", "family" : "Forster", "given" : "Grant", "non-dropping-particle" : "", "parse-names" : false, "suffix" : "" } ], "container-title" : "Geophysical Research Letters", "id" : "ITEM-4", "issue" : "7", "issued" : { "date-parts" : [ [ "2012", "4", "1" ] ] }, "page" : "L07605", "publisher" : "Wiley-Blackwell", "title" : "Quantifying the impact of anthropogenic nitrogen deposition on oceanic nitrous oxide", "translator" : [ { "dropping-particle" : "", "family" : "L4687", "given" : "", "non-dropping-particle" : "", "parse-names" : false, "suffix" : "" } ], "type" : "article-journal", "volume" : "39" }, "uris" : [ "http://www.mendeley.com/documents/?uuid=b008b9fa-5fc0-3ad8-a520-41a94af3861e" ] }, { "id" : "ITEM-5",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"ITEM-5",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"ITEM-6", "itemData" : { "DOI" : "10.5194/bg-15-2161-2018", "ISSN" : "1726-4189", "abstract" : "Abstract. We estimate the global ocean N2O flux to the atmosphere and its confidence interval using a statistical method based on model perturbation simulations and their fit to a database of \u0394pN2O (n = 6136). We evaluate two submodels of N2O production. The first submodel splits N2O production into oxic and hypoxic pathways following previous publications. The second submodel explicitly represents the redox transformations of N that lead to N2O production (nitrification and hypoxic denitrification) and N2O consumption (suboxic denitrification), and is presented here for the first time. We perturb both submodels by modifying the key parameters of the N2O cycling pathways (nitrification rates; NH4+ uptake; N2O yields under oxic, hypoxic and suboxic conditions) and determine a set of optimal model parameters by minimisation of a cost function against four databases of N cycle observations. Our estimate of the global oceanic N2O flux resulting from this cost function minimisation derived from observed and model \u0394pN2O concentrations is 2.4\u00b10.8 and 2.5\u00b10.8TgNyr\u22121 for the two N2O submodels. These estimates suggest that the currently available observational data of surface \u0394pN2O constrain the global N2O flux to a narrower range relative to the large range of results presented in the latest IPCC report.", "author" : [ { "dropping-particle" : "", "family" : "Buitenhuis", "given" : "Erik T", "non-dropping-particle" : "", "parse-names" : false, "suffix" : "" }, { "dropping-particle" : "", "family" : "Suntharalingam", "given" : "Parvadha", "non-dropping-particle" : "", "parse-names" : false, "suffix" : "" }, { "dropping-particle" : "", "family" : "Qu\u00e9r\u00e9", "given" : "Corinne", "non-dropping-particle" : "Le", "parse-names" : false, "suffix" : "" } ], "container-title" : "Biogeosciences", "id" : "ITEM-6", "issue" : "7", "issued" : { "date-parts" : [ [ "2018", "4", "13" ] ] }, "page" : "2161-2175", "title" : "Constraints on global oceanic emissions of N2O from observations and models", "translator" : [ { "dropping-particle" : "", "family" : "L4107", "given" : "", "non-dropping-particle" : "", "parse-names" : false, "suffix" : "" } ], "type" : "article-journal", "volume" : "15" }, "uris" : [ "http://www.mendeley.com/documents/?uuid=07fc72a9-8ee4-42bf-a2f3-efb13deb639b" ] } ], "mendeley" : { "formattedCitation" : "(Manizza et al., 2012; Suntharalingam et al., 2012; Martinez-Rey et al., 2015; Landolfi et al., 2017; Buitenhuis et al., 2018; Tian et al., 2020)", "plainTextFormattedCitation" : "(Manizza et al., 2012; Suntharalingam et al., 2012; Martinez-Rey et al., 2015; Landolfi et al., 2017; Buitenhuis et al., 2018; Tian et al., 2020)", "previouslyFormattedCitation" : "(Manizza et al., 2012; Suntharalingam et al., 2012; Martinez-Rey et al., 2015; Landolfi et al., 2017; Buitenhuis et al., 2018; Tian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w:t>
      </w:r>
      <w:ins w:id="2481" w:author="Soapbox" w:date="2021-07-17T09:14:00Z">
        <w:r w:rsidR="00363FC4" w:rsidRPr="001E7A27">
          <w:rPr>
            <w:lang w:val="en-GB" w:eastAsia="en-US"/>
          </w:rPr>
          <w:t xml:space="preserve">Figure 5.16; </w:t>
        </w:r>
      </w:ins>
      <w:r w:rsidR="00025FA2" w:rsidRPr="001E7A27">
        <w:rPr>
          <w:noProof/>
          <w:lang w:val="en-GB" w:eastAsia="en-US"/>
        </w:rPr>
        <w:t>Manizza et al., 2012; Suntharalingam et al., 2012; Martinez-Rey et al., 2015; Landolfi et al., 2017; Buitenhuis et al., 2018; Tian et al., 2020)</w:t>
      </w:r>
      <w:r w:rsidRPr="001E7A27">
        <w:rPr>
          <w:lang w:val="en-GB" w:eastAsia="en-US"/>
        </w:rPr>
        <w:fldChar w:fldCharType="end"/>
      </w:r>
      <w:ins w:id="2482" w:author="Soapbox" w:date="2021-07-17T09:15:00Z">
        <w:r w:rsidR="00363FC4" w:rsidRPr="001E7A27">
          <w:rPr>
            <w:lang w:val="en-GB" w:eastAsia="en-US"/>
          </w:rPr>
          <w:t>.</w:t>
        </w:r>
      </w:ins>
      <w:del w:id="2483" w:author="Soapbox" w:date="2021-07-17T09:15:00Z">
        <w:r w:rsidRPr="001E7A27" w:rsidDel="00363FC4">
          <w:rPr>
            <w:lang w:val="en-GB" w:eastAsia="en-US"/>
          </w:rPr>
          <w:delText xml:space="preserve"> (</w:delText>
        </w:r>
      </w:del>
      <w:del w:id="2484" w:author="Soapbox" w:date="2021-07-17T09:14:00Z">
        <w:r w:rsidRPr="001E7A27" w:rsidDel="00363FC4">
          <w:rPr>
            <w:lang w:val="en-GB" w:eastAsia="en-US"/>
          </w:rPr>
          <w:delText>Figure 5.1</w:delText>
        </w:r>
        <w:r w:rsidR="007C6078" w:rsidRPr="001E7A27" w:rsidDel="00363FC4">
          <w:rPr>
            <w:lang w:val="en-GB" w:eastAsia="en-US"/>
          </w:rPr>
          <w:delText>6</w:delText>
        </w:r>
      </w:del>
      <w:del w:id="2485" w:author="Soapbox" w:date="2021-07-17T09:15:00Z">
        <w:r w:rsidRPr="001E7A27" w:rsidDel="00363FC4">
          <w:rPr>
            <w:lang w:val="en-GB" w:eastAsia="en-US"/>
          </w:rPr>
          <w:delText>).</w:delText>
        </w:r>
      </w:del>
      <w:r w:rsidRPr="001E7A27">
        <w:rPr>
          <w:lang w:val="en-GB" w:eastAsia="en-US"/>
        </w:rPr>
        <w:t xml:space="preserve"> This is slightly lower than climatological estimates from empirically based</w:t>
      </w:r>
      <w:ins w:id="2486" w:author="Soapbox" w:date="2021-07-17T09:15:00Z">
        <w:r w:rsidR="00363FC4" w:rsidRPr="001E7A27">
          <w:rPr>
            <w:lang w:val="en-GB" w:eastAsia="en-US"/>
          </w:rPr>
          <w:t xml:space="preserve"> </w:t>
        </w:r>
      </w:ins>
      <w:del w:id="2487" w:author="Soapbox" w:date="2021-07-17T09:15:00Z">
        <w:r w:rsidRPr="001E7A27" w:rsidDel="00363FC4">
          <w:rPr>
            <w:lang w:val="en-GB" w:eastAsia="en-US"/>
          </w:rPr>
          <w:delText>-</w:delText>
        </w:r>
      </w:del>
      <w:r w:rsidRPr="001E7A27">
        <w:rPr>
          <w:lang w:val="en-GB" w:eastAsia="en-US"/>
        </w:rPr>
        <w:t xml:space="preserve">methods and surface ocean data syntheses </w:t>
      </w:r>
      <w:commentRangeStart w:id="2488"/>
      <w:r w:rsidRPr="001E7A27">
        <w:rPr>
          <w:lang w:val="en-GB" w:eastAsia="en-US"/>
        </w:rPr>
        <w:fldChar w:fldCharType="begin" w:fldLock="1"/>
      </w:r>
      <w:ins w:id="2489" w:author="Robin Matthews" w:date="2021-06-17T16:46:00Z">
        <w:r w:rsidR="008858CF" w:rsidRPr="001E7A27">
          <w:rPr>
            <w:lang w:val="en-GB" w:eastAsia="en-US"/>
          </w:rPr>
          <w:instrText>ADDIN CSL_CITATION { "citationItems" : [ { "id" : "ITEM-1", "itemData" : { "DOI" : "10.1029/2011GB004209", "ISSN" : "08866236", "abstract" : "Oxygen minimum zones (OMZs) are major sites of fixed nitrogen removal from the open ocean. However, commonly used gridded data sets such as the World Ocean Atlas (WOA) tend to overestimate the concentration of O2 compared to measurements in grids where O2 falls in the suboxic range (O2 &lt; 2?10 mmol m?3), thereby underestimating the extent of O2 depletion in OMZs. We evaluate the distribution of the OMZs by (1) mapping high-quality oxygen measurements from the WOCE program, and (2) by applying an empirical correction to the gridded WOA based on in situ observations. The resulting suboxic volumes are a factor 3 larger than in the uncorrected gridded WOA. We combine the new oxygen data sets with estimates of global export and simple models of remineralization to estimate global denitrification and N2O production. We obtain a removal of fixed nitrogen of 70 \u00b1 50 Tg year?1 in the open ocean and 198 \u00b1 64 Tg year?1 in the sediments, and a global N2O production of 6.2 \u00b1 3.2 Tg year?1. Our results (1) reconcile water column denitrification rates based on global oxygen distributions with previous estimates based on nitrogen isotopes, (2) revise existing estimates of sediment denitrification down by 1/3d through the use of spatially explicit fluxes, and (3) provide independent evidence supporting the idea of a historically balanced oceanic nitrogen cycle. These estimates are most sensitive to uncertainties in the global export production, the oxygen threshold for suboxic processes, and the efficiency of particle respiration under suboxic conditions. Ocean deoxygenation, an expected response to anthropogenic climate change, could increase denitrification by 14 Tg year?1 of nitrogen per 1 mmol m?3 of oxygen reduction if uniformly distributed, while leaving N2O production relatively unchanged.", "author" : [ { "dropping-particle" : "", "family" : "Bianchi", "given" : "Daniele", "non-dropping-particle" : "", "parse-names" : false, "suffix" : "" }, { "dropping-particle" : "", "family" : "Dunne", "given" : "John P", "non-dropping-particle" : "", "parse-names" : false, "suffix" : "" }, { "dropping-particle" : "", "family" : "Sarmiento", "given" : "Jorge L", "non-dropping-particle" : "", "parse-names" : false, "suffix" : "" }, { "dropping-particle" : "", "family" : "Galbraith", "given" : "Eric D", "non-dropping-particle" : "", "parse-names" : false, "suffix" : "" } ], "container-title" : "Global Biogeochemical Cycles", "id" : "ITEM-1", "issue" : "2", "issued" : { "date-parts" : [ [ "2012", "6", "2" ] ] }, "note" : "doi: 10.1029/2011GB004209", "page" : "GB2009", "publisher" : "Wiley-Blackwell", "title" : "Data-based estimates of suboxia, denitrification, and N2O production in the ocean and their sensitivities to dissolved O2", "translator" : [ { "dropping-particle" : "", "family" : "L458", "given" : "", "non-dropping-particle" : "", "parse-names" : false, "suffix" : "" } ], "type" : "article-journal", "volume" : "26" }, "uris" : [ "http://www.mendeley.com/documents/?uuid=797f2bba-e86d-30d0-b5af-ec65eeb59ee2" ] }, { "id" : "ITEM-2", "itemData" : { "DOI" : "10.1073/pnas.1921914117", "ISSN" : "0027-8424", "abstract" : "Assessment of the global budget of the greenhouse gas nitrous oxide ( N 2 O) is limited by poor knowledge of the oceanic N 2 O flux to the atmosphere, of which the magnitude, spatial distribution, and temporal variability remain highly uncertain. Here, we reconstruct climatological N 2 O emissions from the ocean by training a supervised learning algorithm with over 158,000 N 2 O measurements from the surface ocean\u2014the largest synthesis to date. The reconstruction captures observed latitudinal gradients and coastal hot spots of N 2 O flux and reveals a vigorous global seasonal cycle. We estimate an annual mean N 2 O flux of 4.2 \u00b1 1.0 Tg N \u22c5 y \u2212 1 , 64% of which occurs in the tropics, and 20% in coastal upwelling systems that occupy less than 3% of the ocean area. This N 2 O flux ranges from a low of 3.3 \u00b1 1.3 Tg N \u22c5 y \u2212 1 in the boreal spring to a high of 5.5 \u00b1 2.0 Tg N \u22c5 y \u2212 1 in the boreal summer. Much of the seasonal variations in global N 2 O emissions can be traced to seasonal upwelling in the tropical ocean and winter mixing in the Southern Ocean. The dominant contribution to seasonality by productive, low-oxygen tropical upwelling systems (&gt;75%) suggests a sensitivity of the global N 2 O flux to El Ni\u00f1o\u2013Southern Oscillation and anthropogenic stratification of the low latitude ocean. This ocean flux estimate is consistent with the range adopted by the Intergovernmental Panel on Climate Change, but reduces its uncertainty by more than fivefold, enabling more precise determination of other terms in the atmospheric N 2 O budget.", "author" : [ { "dropping-particle" : "", "family" : "Yang", "given" : "Simon", "non-dropping-particle" : "", "parse-names" : false, "suffix" : "" }, { "dropping-particle" : "", "family" : "Chang", "given" : "Bonnie X.", "non-dropping-particle" : "", "parse-names" : false, "suffix" : "" }, { "dropping-particle" : "", "family" : "Warner", "given" : "Mark J.", "non-dropping-particle" : "", "parse-names" : false, "suffix" : "" }, { "dropping-particle" : "", "family" : "Weber", "given" : "Thomas S.", "non-dropping-particle" : "", "parse-names" : false, "suffix" : "" }, { "dropping-particle" : "", "family" : "Bourbonnais", "given" : "Annie M.", "non-dropping-particle" : "", "parse-names" : false, "suffix" : "" }, { "dropping-particle" : "", "family" : "Santoro", "given" : "Alyson E.", "non-dropping-particle" : "", "parse-names" : false, "suffix" : "" }, { "dropping-particle" : "", "family" : "Kock", "given" : "Annette", "non-dropping-particle" : "", "parse-names" : false, "suffix" : "" }, { "dropping-particle" : "", "family" : "Sonnerup", "given" : "Rolf E.", "non-dropping-particle" : "", "parse-names" : false, "suffix" : "" }, { "dropping-particle" : "", "family" : "Bullister", "given" : "John L.", "non-dropping-particle" : "", "parse-names" : false, "suffix" : "" }, { "dropping-particle" : "", "family" : "Wilson", "given" : "Samuel T.", "non-dropping-particle" : "", "parse-names" : false, "suffix" : "" }, { "dropping-particle" : "", "family" : "Bianchi", "given" : "Daniele", "non-dropping-particle" : "", "parse-names" : false, "suffix" : "" } ], "container-title" : "Proceedings of the National Academy of Sciences", "id" : "ITEM-2", "issue" : "22", "issued" : { "date-parts" : [ [ "2020", "6", "2" ] ] }, "page" : "11954-11960", "title" : "Global reconstruction reduces the uncertainty of oceanic nitrous oxide emissions and reveals a vigorous seasonal cycle", "translator" : [ { "dropping-particle" : "", "family" : "L6755", "given" : "", "non-dropping-particle" : "", "parse-names" : false, "suffix" : "" } ], "type" : "article-journal", "volume" : "117" }, "uris" : [ "http://www.mendeley.com/documents/?uuid=aeb9f260-b903-410c-ae96-d2a063f0f9f3" ] } ], "mendeley" : { "formattedCitation" : "(Bianchi et al., 2012; Yang et al., 2020b)", "manualFormatting" : "(Bianchi et al., 2012; S. Yang et al., 2020)", "plainTextFormattedCitation" : "(Bianchi et al., 2012; Yang et al., 2020b)", "previouslyFormattedCitation" : "(Bianchi et al., 2012; Yang et al., 2020b)" }, "properties" : { "noteIndex" : 0 }, "schema" : "https://github.com/citation-style-language/schema/raw/master/csl-citation.json" }</w:instrText>
        </w:r>
      </w:ins>
      <w:del w:id="2490" w:author="Robin Matthews" w:date="2021-06-17T16:46:00Z">
        <w:r w:rsidR="007B506D" w:rsidRPr="001E7A27" w:rsidDel="008858CF">
          <w:rPr>
            <w:lang w:val="en-GB" w:eastAsia="en-US"/>
          </w:rPr>
          <w:delInstrText>ADDIN CSL_CITATION { "citationItems" : [ { "id" : "ITEM-1", "itemData" : { "DOI" : "10.1029/2011GB004209", "ISSN" : "08866236", "abstract" : "Oxygen minimum zones (OMZs) are major sites of fixed nitrogen removal from the open ocean. However, commonly used gridded data sets such as the World Ocean Atlas (WOA) tend to overestimate the concentration of O2 compared to measurements in grids where O2 falls in the suboxic range (O2 &lt; 2?10 mmol m?3), thereby underestimating the extent of O2 depletion in OMZs. We evaluate the distribution of the OMZs by (1) mapping high-quality oxygen measurements from the WOCE program, and (2) by applying an empirical correction to the gridded WOA based on in situ observations. The resulting suboxic volumes are a factor 3 larger than in the uncorrected gridded WOA. We combine the new oxygen data sets with estimates of global export and simple models of remineralization to estimate global denitrification and N2O production. We obtain a removal of fixed nitrogen of 70 \u00b1 50 Tg year?1 in the open ocean and 198 \u00b1 64 Tg year?1 in the sediments, and a global N2O production of 6.2 \u00b1 3.2 Tg year?1. Our results (1) reconcile water column denitrification rates based on global oxygen distributions with previous estimates based on nitrogen isotopes, (2) revise existing estimates of sediment denitrification down by 1/3d through the use of spatially explicit fluxes, and (3) provide independent evidence supporting the idea of a historically balanced oceanic nitrogen cycle. These estimates are most sensitive to uncertainties in the global export production, the oxygen threshold for suboxic processes, and the efficiency of particle respiration under suboxic conditions. Ocean deoxygenation, an expected response to anthropogenic climate change, could increase denitrification by 14 Tg year?1 of nitrogen per 1 mmol m?3 of oxygen reduction if uniformly distributed, while leaving N2O production relatively unchanged.", "author" : [ { "dropping-particle" : "", "family" : "Bianchi", "given" : "Daniele", "non-dropping-particle" : "", "parse-names" : false, "suffix" : "" }, { "dropping-particle" : "", "family" : "Dunne", "given" : "John P", "non-dropping-particle" : "", "parse-names" : false, "suffix" : "" }, { "dropping-particle" : "", "family" : "Sarmiento", "given" : "Jorge L", "non-dropping-particle" : "", "parse-names" : false, "suffix" : "" }, { "dropping-particle" : "", "family" : "Galbraith", "given" : "Eric D", "non-dropping-particle" : "", "parse-names" : false, "suffix" : "" } ], "container-title" : "Global Biogeochemical Cycles", "id" : "ITEM-1", "issue" : "2", "issued" : { "date-parts" : [ [ "2012", "6", "2" ] ] }, "note" : "doi: 10.1029/2011GB004209", "page" : "GB2009", "publisher" : "Wiley-Blackwell", "title" : "Data-based estimates of suboxia, denitrification, and N2O production in the ocean and their sensitivities to dissolved O2", "translator" : [ { "dropping-particle" : "", "family" : "L458", "given" : "", "non-dropping-particle" : "", "parse-names" : false, "suffix" : "" } ], "type" : "article-journal", "volume" : "26" }, "uris" : [ "http://www.mendeley.com/documents/?uuid=797f2bba-e86d-30d0-b5af-ec65eeb59ee2" ] }, { "id" : "ITEM-2", "itemData" : { "DOI" : "10.1073/pnas.1921914117", "ISSN" : "0027-8424", "abstract" : "Assessment of the global budget of the greenhouse gas nitrous oxide ( N 2 O) is limited by poor knowledge of the oceanic N 2 O flux to the atmosphere, of which the magnitude, spatial distribution, and temporal variability remain highly uncertain. Here, we reconstruct climatological N 2 O emissions from the ocean by training a supervised learning algorithm with over 158,000 N 2 O measurements from the surface ocean\u2014the largest synthesis to date. The reconstruction captures observed latitudinal gradients and coastal hot spots of N 2 O flux and reveals a vigorous global seasonal cycle. We estimate an annual mean N 2 O flux of 4.2 \u00b1 1.0 Tg N \u22c5 y \u2212 1 , 64% of which occurs in the tropics, and 20% in coastal upwelling systems that occupy less than 3% of the ocean area. This N 2 O flux ranges from a low of 3.3 \u00b1 1.3 Tg N \u22c5 y \u2212 1 in the boreal spring to a high of 5.5 \u00b1 2.0 Tg N \u22c5 y \u2212 1 in the boreal summer. Much of the seasonal variations in global N 2 O emissions can be traced to seasonal upwelling in the tropical ocean and winter mixing in the Southern Ocean. The dominant contribution to seasonality by productive, low-oxygen tropical upwelling systems (&gt;75%) suggests a sensitivity of the global N 2 O flux to El Ni\u00f1o\u2013Southern Oscillation and anthropogenic stratification of the low latitude ocean. This ocean flux estimate is consistent with the range adopted by the Intergovernmental Panel on Climate Change, but reduces its uncertainty by more than fivefold, enabling more precise determination of other terms in the atmospheric N 2 O budget.", "author" : [ { "dropping-particle" : "", "family" : "Yang", "given" : "Simon", "non-dropping-particle" : "", "parse-names" : false, "suffix" : "" }, { "dropping-particle" : "", "family" : "Chang", "given" : "Bonnie X.", "non-dropping-particle" : "", "parse-names" : false, "suffix" : "" }, { "dropping-particle" : "", "family" : "Warner", "given" : "Mark J.", "non-dropping-particle" : "", "parse-names" : false, "suffix" : "" }, { "dropping-particle" : "", "family" : "Weber", "given" : "Thomas S.", "non-dropping-particle" : "", "parse-names" : false, "suffix" : "" }, { "dropping-particle" : "", "family" : "Bourbonnais", "given" : "Annie M.", "non-dropping-particle" : "", "parse-names" : false, "suffix" : "" }, { "dropping-particle" : "", "family" : "Santoro", "given" : "Alyson E.", "non-dropping-particle" : "", "parse-names" : false, "suffix" : "" }, { "dropping-particle" : "", "family" : "Kock", "given" : "Annette", "non-dropping-particle" : "", "parse-names" : false, "suffix" : "" }, { "dropping-particle" : "", "family" : "Sonnerup", "given" : "Rolf E.", "non-dropping-particle" : "", "parse-names" : false, "suffix" : "" }, { "dropping-particle" : "", "family" : "Bullister", "given" : "John L.", "non-dropping-particle" : "", "parse-names" : false, "suffix" : "" }, { "dropping-particle" : "", "family" : "Wilson", "given" : "Samuel T.", "non-dropping-particle" : "", "parse-names" : false, "suffix" : "" }, { "dropping-particle" : "", "family" : "Bianchi", "given" : "Daniele", "non-dropping-particle" : "", "parse-names" : false, "suffix" : "" } ], "container-title" : "Proceedings of the National Academy of Sciences", "id" : "ITEM-2", "issue" : "22", "issued" : { "date-parts" : [ [ "2020", "6", "2" ] ] }, "page" : "11954-11960", "title" : "Global reconstruction reduces the uncertainty of oceanic nitrous oxide emissions and reveals a vigorous seasonal cycle", "translator" : [ { "dropping-particle" : "", "family" : "L6755", "given" : "", "non-dropping-particle" : "", "parse-names" : false, "suffix" : "" } ], "type" : "article-journal", "volume" : "117" }, "uris" : [ "http://www.mendeley.com/documents/?uuid=aeb9f260-b903-410c-ae96-d2a063f0f9f3" ] } ], "mendeley" : { "formattedCitation" : "(Bianchi et al., 2012; Yang et al., 2020b)", "plainTextFormattedCitation" : "(Bianchi et al., 2012; Yang et al., 2020b)", "previouslyFormattedCitation" : "(Bianchi et al., 2012; Yang et al., 2020b)"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 xml:space="preserve">(Bianchi et al., 2012; </w:t>
      </w:r>
      <w:ins w:id="2491" w:author="Robin Matthews" w:date="2021-06-17T16:46:00Z">
        <w:r w:rsidR="008858CF" w:rsidRPr="001E7A27">
          <w:rPr>
            <w:noProof/>
            <w:lang w:val="en-GB" w:eastAsia="en-US"/>
          </w:rPr>
          <w:t xml:space="preserve">S. </w:t>
        </w:r>
      </w:ins>
      <w:r w:rsidR="00025FA2" w:rsidRPr="001E7A27">
        <w:rPr>
          <w:noProof/>
          <w:lang w:val="en-GB" w:eastAsia="en-US"/>
        </w:rPr>
        <w:t>Yang et al., 2020</w:t>
      </w:r>
      <w:del w:id="2492" w:author="Robin Matthews" w:date="2021-06-17T16:46:00Z">
        <w:r w:rsidR="00025FA2" w:rsidRPr="001E7A27" w:rsidDel="008858CF">
          <w:rPr>
            <w:noProof/>
            <w:lang w:val="en-GB" w:eastAsia="en-US"/>
          </w:rPr>
          <w:delText>b</w:delText>
        </w:r>
      </w:del>
      <w:r w:rsidR="00025FA2" w:rsidRPr="001E7A27">
        <w:rPr>
          <w:noProof/>
          <w:lang w:val="en-GB" w:eastAsia="en-US"/>
        </w:rPr>
        <w:t>)</w:t>
      </w:r>
      <w:r w:rsidRPr="001E7A27">
        <w:rPr>
          <w:lang w:val="en-GB" w:eastAsia="en-US"/>
        </w:rPr>
        <w:fldChar w:fldCharType="end"/>
      </w:r>
      <w:commentRangeEnd w:id="2488"/>
      <w:r w:rsidR="00025FA2" w:rsidRPr="001E7A27">
        <w:rPr>
          <w:rStyle w:val="CommentReference"/>
          <w:lang w:val="en-GB"/>
        </w:rPr>
        <w:commentReference w:id="2488"/>
      </w:r>
      <w:r w:rsidRPr="001E7A27">
        <w:rPr>
          <w:lang w:val="en-GB" w:eastAsia="en-US"/>
        </w:rPr>
        <w:t>.</w:t>
      </w:r>
      <w:r w:rsidRPr="001E7A27">
        <w:rPr>
          <w:lang w:val="en-GB"/>
        </w:rPr>
        <w:t xml:space="preserve"> Nitrous oxide</w:t>
      </w:r>
      <w:r w:rsidRPr="001E7A27">
        <w:rPr>
          <w:lang w:val="en-GB" w:eastAsia="en-US"/>
        </w:rPr>
        <w:t xml:space="preserve"> processes in coastal upwelling zones continue to be poorly represented in global estimates of marine N</w:t>
      </w:r>
      <w:r w:rsidRPr="001E7A27">
        <w:rPr>
          <w:vertAlign w:val="subscript"/>
          <w:lang w:val="en-GB" w:eastAsia="en-US"/>
        </w:rPr>
        <w:t>2</w:t>
      </w:r>
      <w:r w:rsidRPr="001E7A27">
        <w:rPr>
          <w:lang w:val="en-GB" w:eastAsia="en-US"/>
        </w:rPr>
        <w:t xml:space="preserve">O emissions </w:t>
      </w:r>
      <w:r w:rsidRPr="001E7A27">
        <w:rPr>
          <w:lang w:val="en-GB" w:eastAsia="en-US"/>
        </w:rPr>
        <w:fldChar w:fldCharType="begin" w:fldLock="1"/>
      </w:r>
      <w:r w:rsidR="00747167" w:rsidRPr="001E7A27">
        <w:rPr>
          <w:lang w:val="en-GB" w:eastAsia="en-US"/>
        </w:rPr>
        <w:instrText>ADDIN CSL_CITATION { "citationItems" : [ { "id" : "ITEM-1", "itemData" : { "DOI" : "10.5194/bg-13-827-2016", "ISSN" : "1726-4189", "abstract" : "Abstract. Depth profiles of nitrous oxide (N2O) were measured during six cruises to the upwelling area and oxygen minimum zone (OMZ) off Peru in 2009 and 2012/2013, covering both the coastal shelf region and the adjacent open ocean. N2O profiles displayed a strong sensitivity towards oxygen concentrations. Open ocean profiles with distances to the shelf break larger than the first baroclinic Rossby radius of deformation showed a transition from a broad maximum close to the Equator to a double-peak structure south of 5\u00b0S where the oxygen minimum was more pronounced. Maximum N2O concentrations in the open ocean were about 80nM. A linear relationship between \u0394N2O and apparent oxygen utilization (AOU) could be found for measurements within the upper oxycline, with a slope similar to studies in other oceanic regions. In contrast, N2O profiles close to the shelf revealed a much higher variability, and N2O concentrations higher than 100nM were often observed. The highest N2O concentration measured at the shelf was \u223c 850nM. Due to the extremely sharp oxygen gradients at the shelf, N2O maxima occurred in very shallow water depths of less than 50m. In the coastal area, a linear relationship between \u0394N2O and AOU could not be observed as extremely high \u0394N2O values were scattered over the full range of oxygen concentrations. The data points that showed the strongest deviation from a linear \u0394N2O\u2215AOU relationship also showed signals of intense nitrogen loss. These results indicate that the coastal upwelling at the Peruvian coast and the subsequent strong remineralization in the water column causes conditions that lead to extreme N2O accumulation, most likely due to the interplay of intense mixing and high rates of remineralization which lead to a rapid switching of the OMZ waters between anoxic and oxic conditions. This, in turn, could trigger incomplete denitrification or pulses of increased nitrification with extreme N2O production.", "author" : [ { "dropping-particle" : "", "family" : "Kock", "given" : "A", "non-dropping-particle" : "", "parse-names" : false, "suffix" : "" }, { "dropping-particle" : "", "family" : "Ar\u00e9valo-Mart\u00ednez", "given" : "D. L.", "non-dropping-particle" : "", "parse-names" : false, "suffix" : "" }, { "dropping-particle" : "", "family" : "L\u00f6scher", "given" : "C R", "non-dropping-particle" : "", "parse-names" : false, "suffix" : "" }, { "dropping-particle" : "", "family" : "Bange", "given" : "H W", "non-dropping-particle" : "", "parse-names" : false, "suffix" : "" } ], "container-title" : "Biogeosciences", "id" : "ITEM-1", "issue" : "3", "issued" : { "date-parts" : [ [ "2016", "2", "12" ] ] }, "page" : "827-840", "publisher" : "Copernicus Publications", "title" : "Extreme N2O accumulation in the coastal oxygen minimum zone off Peru", "translator" : [ { "dropping-particle" : "", "family" : "L4674", "given" : "", "non-dropping-particle" : "", "parse-names" : false, "suffix" : "" } ], "type" : "article-journal", "volume" : "13" }, "uris" : [ "http://www.mendeley.com/documents/?uuid=23f9a89d-28b4-34c8-a373-dd89cd2054ef" ] } ], "mendeley" : { "formattedCitation" : "(Kock et al., 2016)", "plainTextFormattedCitation" : "(Kock et al., 2016)", "previouslyFormattedCitation" : "(Kock et al., 2016)"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(Kock et al., 2016)</w:t>
      </w:r>
      <w:r w:rsidRPr="001E7A27">
        <w:rPr>
          <w:lang w:val="en-GB" w:eastAsia="en-US"/>
        </w:rPr>
        <w:fldChar w:fldCharType="end"/>
      </w:r>
      <w:r w:rsidRPr="001E7A27">
        <w:rPr>
          <w:lang w:val="en-GB" w:eastAsia="en-US"/>
        </w:rPr>
        <w:t>, but may account for an additional 0.2</w:t>
      </w:r>
      <w:del w:id="2493" w:author="Ian Blenkinsop" w:date="2021-07-28T13:40:00Z">
        <w:r w:rsidRPr="001E7A27" w:rsidDel="00CA0FD0">
          <w:rPr>
            <w:lang w:val="en-GB" w:eastAsia="en-US"/>
          </w:rPr>
          <w:delText xml:space="preserve"> to </w:delText>
        </w:r>
      </w:del>
      <w:ins w:id="2494" w:author="Ian Blenkinsop" w:date="2021-07-28T13:40:00Z">
        <w:r w:rsidR="00CA0FD0" w:rsidRPr="001E7A27">
          <w:rPr>
            <w:lang w:val="en-GB" w:eastAsia="en-US"/>
          </w:rPr>
          <w:t>–</w:t>
        </w:r>
      </w:ins>
      <w:r w:rsidRPr="001E7A27">
        <w:rPr>
          <w:lang w:val="en-GB" w:eastAsia="en-US"/>
        </w:rPr>
        <w:t>0.6 TgN yr</w:t>
      </w:r>
      <w:del w:id="2495" w:author="Ian Blenkinsop" w:date="2021-07-28T16:16:00Z">
        <w:r w:rsidRPr="001E7A27" w:rsidDel="00E4692D">
          <w:rPr>
            <w:vertAlign w:val="superscript"/>
            <w:lang w:val="en-GB"/>
          </w:rPr>
          <w:delText>-</w:delText>
        </w:r>
      </w:del>
      <w:ins w:id="2496" w:author="Ian Blenkinsop" w:date="2021-07-28T16:16:00Z">
        <w:r w:rsidR="00E4692D" w:rsidRPr="001E7A27">
          <w:rPr>
            <w:vertAlign w:val="superscript"/>
            <w:lang w:val="en-GB"/>
          </w:rPr>
          <w:t>–</w:t>
        </w:r>
      </w:ins>
      <w:r w:rsidRPr="001E7A27">
        <w:rPr>
          <w:vertAlign w:val="superscript"/>
          <w:lang w:val="en-GB"/>
        </w:rPr>
        <w:t>1</w:t>
      </w:r>
      <w:r w:rsidRPr="001E7A27">
        <w:rPr>
          <w:lang w:val="en-GB" w:eastAsia="en-US"/>
        </w:rPr>
        <w:t xml:space="preserve"> of the global ocean source </w:t>
      </w:r>
      <w:r w:rsidRPr="001E7A27">
        <w:rPr>
          <w:lang w:val="en-GB" w:eastAsia="en-US"/>
        </w:rPr>
        <w:fldChar w:fldCharType="begin" w:fldLock="1"/>
      </w:r>
      <w:r w:rsidR="00747167" w:rsidRPr="001E7A27">
        <w:rPr>
          <w:lang w:val="en-GB" w:eastAsia="en-US"/>
        </w:rPr>
        <w:instrText>ADDIN CSL_CITATION { "citationItems" : [ { "id" : "ITEM-1", "itemData" : { "DOI" : "10.1029/2003GB002110", "ISSN" : "08866236", "abstract" : "A continuous record of atmospheric N2O measured from a tower in northern California captures strong pulses of N2O released by coastal upwelling events. The atmospheric record offers a unique, observation\u2010based method for quantifying the coastal N2O source. A coastal upwelling model is developed and compared to the constraints imposed by the atmospheric record in the Pacific Northwest coastal region. The upwelling model is based on Ekman theory and driven by high\u2010resolution wind and SST data and by relationships between subsurface N2O and temperature. A simplified version of the upwelling model is extended to the world's major eastern boundary regions to estimate a total coastal upwelling source of \u223c0.2 \u00b1 &gt;70% Tg N2O\u2010N/yr. This flux represents \u223c5% of the total ocean source, estimated here at \u223c4 Tg N2O\u2010N/yr using traditional gas\u2010transfer methods, and is probably largely neglected in current N2O budgets.", "author" : [ { "dropping-particle" : "", "family" : "Nevison", "given" : "Cynthia D", "non-dropping-particle" : "", "parse-names" : false, "suffix" : "" }, { "dropping-particle" : "", "family" : "Lueker", "given" : "Timothy J.", "non-dropping-particle" : "", "parse-names" : false, "suffix" : "" }, { "dropping-particle" : "", "family" : "Weiss", "given" : "Ray F", "non-dropping-particle" : "", "parse-names" : false, "suffix" : "" } ], "container-title" : "Global Biogeochemical Cycles", "id" : "ITEM-1", "issue" : "1", "issued" : { "date-parts" : [ [ "2004", "3" ] ] }, "page" : "GB1018", "title" : "Quantifying the nitrous oxide source from coastal upwelling", "translator" : [ { "dropping-particle" : "", "family" : "L4109", "given" : "", "non-dropping-particle" : "", "parse-names" : false, "suffix" : "" } ], "type" : "article-journal", "volume" : "18" }, "uris" : [ "http://www.mendeley.com/documents/?uuid=c2d19147-e409-4e7d-bb6b-7412d72b61e6" ] }, { "id" : "ITEM-2", "itemData" : { "DOI" : "10.1016/S1465-9972(00)00015-5", "ISSN" : "14659972", "abstract" : "Context Abstract: Atmospheric concentrations of nitrous oxide, a greenhouse gas, are increasing due to human activities. Our analysis suggests that a third of global anthropogenic N 2 O emission is from aquatic sources (rivers, estuaries, continental shelves) and the terrestrial sources comprise the remainder. Over 80% of aquatic anthropogenic N 2 O emissions are from the Northern Hemisphere mid-latitudes consistent with the geographic distribution of N fertilizer use, human population and atmospheric N deposition. These N inputs to land have increased aquatic as well as terrestrial anthropogenic N 2 O emissions because a substantial portion enters aquatic systems and results in increased N 2 O production. Thus, wise management of N in the terrestrial environment could help reduce/control both aquatic and terrestrial N 2 O emissions. Main Abstract: The global distribution of N 2 O emissions from rivers, estuaries, continental shelves, and oceans are compared to each other, and to terrestrial emissions, using existing gridded inventories. Rivers, estuaries and continental shelves (1.9 Tg N y \u00c01) account for about 35% of total aquatic N 2 O emissions; oceanic emissions comprise the remainder. Oceanic N 2 O emissions are approximately equally distributed between the Northern and Southern Hemispheres ; however, over 90% of emissions from estuaries and rivers are in the Northern Hemisphere. N 2 O emissions from rivers, estuaries, and continental shelves combined equal oceanic emissions in both the 20\u00b0\u00b145\u00b0N and 45\u00b0\u00b166\u00b0N lati-tudinal zones. Over 90% of river and estuary emissions are considered anthropogenic (1.2 Tg N y \u00c01); only 25% of continental shelf emissions are considered anthropogenic (0.1 Tg N y \u00c01); oceanic emissions are considered natural. Overall, approximately one third of both aquatic and of terrestrial emissions are anthropogenic. Natural terrestrial emissions are highest in tropical latitudes while natural aquatic emissions are relatively evenly distributed among latitudinal zones. Over half of both the anthropogenic terrestrial and aquatic emissions occur between 20\u00b0 and 66\u00b0N. Anthropogenic N inputs to the terrestrial environment drive anthropogenic N 2 O emissions from both land and aquatic ecosystems, because a substantial portion of the anthropogenic N applied to watersheds enters rivers, estuaries and continental shelves. \u00d3", "author" : [ { "dropping-particle" : "", "family" : "Seitzinger", "given" : "Sybil P", "non-dropping-particle" : "", "parse-names" : false, "suffix" : "" }, { "dropping-particle" : "", "family" : "Kroeze", "given" : "Carolien", "non-dropping-particle" : "", "parse-names" : false, "suffix" : "" }, { "dropping-particle" : "V", "family" : "Styles", "given" : "Ren\u00e9e", "non-dropping-particle" : "", "parse-names" : false, "suffix" : "" } ], "container-title" : "Chemosphere - Global Change Science", "id" : "ITEM-2", "issue" : "3-4", "issued" : { "date-parts" : [ [ "2000", "7" ] ] }, "page" : "267-279", "title" : "Global distribution of N2O emissions from aquatic systems: natural emissions and anthropogenic effects", "translator" : [ { "dropping-particle" : "", "family" : "L4761", "given" : "", "non-dropping-particle" : "", "parse-names" : false, "suffix" : "" } ], "type" : "article-journal", "volume" : "2" }, "uris" : [ "http://www.mendeley.com/documents/?uuid=0ed4c623-3a8b-3d29-a52f-73a4d7566702" ] } ], "mendeley" : { "formattedCitation" : "(Seitzinger et al., 2000; Nevison et al., 2004)", "plainTextFormattedCitation" : "(Seitzinger et al., 2000; Nevison et al., 2004)", "previouslyFormattedCitation" : "(Seitzinger et al., 2000; Nevison et al., 2004)"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(Seitzinger et al., 2000; Nevison et al., 2004)</w:t>
      </w:r>
      <w:r w:rsidRPr="001E7A27">
        <w:rPr>
          <w:lang w:val="en-GB" w:eastAsia="en-US"/>
        </w:rPr>
        <w:fldChar w:fldCharType="end"/>
      </w:r>
      <w:r w:rsidRPr="001E7A27">
        <w:rPr>
          <w:lang w:val="en-GB" w:eastAsia="en-US"/>
        </w:rPr>
        <w:t xml:space="preserve">. </w:t>
      </w:r>
    </w:p>
    <w:p w14:paraId="71F9F1B1" w14:textId="77777777" w:rsidR="00967A55" w:rsidRPr="001E7A27" w:rsidRDefault="00967A55" w:rsidP="005C7F25">
      <w:pPr>
        <w:pStyle w:val="AR6BodyText"/>
        <w:rPr>
          <w:lang w:val="en-GB" w:eastAsia="en-US"/>
        </w:rPr>
      </w:pPr>
    </w:p>
    <w:p w14:paraId="1CBA118F" w14:textId="1376EE7C" w:rsidR="00967A55" w:rsidRPr="001E7A27" w:rsidRDefault="00967A55" w:rsidP="005C7F25">
      <w:pPr>
        <w:pStyle w:val="AR6BodyText"/>
        <w:rPr>
          <w:lang w:val="en-GB" w:eastAsia="en-US"/>
        </w:rPr>
      </w:pPr>
      <w:r w:rsidRPr="001E7A27">
        <w:rPr>
          <w:color w:val="000000" w:themeColor="text1"/>
          <w:lang w:val="en-GB" w:eastAsia="en-US"/>
        </w:rPr>
        <w:t xml:space="preserve">In </w:t>
      </w:r>
      <w:r w:rsidRPr="001E7A27">
        <w:rPr>
          <w:lang w:val="en-GB" w:eastAsia="en-US"/>
        </w:rPr>
        <w:t xml:space="preserve">the oxic ocean (&gt; 97% of ocean volume), nitrification is believed to be the primary </w:t>
      </w:r>
      <w:r w:rsidRPr="001E7A27">
        <w:rPr>
          <w:lang w:val="en-GB"/>
        </w:rPr>
        <w:t>N</w:t>
      </w:r>
      <w:r w:rsidRPr="001E7A27">
        <w:rPr>
          <w:vertAlign w:val="subscript"/>
          <w:lang w:val="en-GB"/>
        </w:rPr>
        <w:t>2</w:t>
      </w:r>
      <w:r w:rsidRPr="001E7A27">
        <w:rPr>
          <w:lang w:val="en-GB"/>
        </w:rPr>
        <w:t>O</w:t>
      </w:r>
      <w:r w:rsidRPr="001E7A27">
        <w:rPr>
          <w:lang w:val="en-GB" w:eastAsia="en-US"/>
        </w:rPr>
        <w:t xml:space="preserve"> source </w:t>
      </w:r>
      <w:r w:rsidRPr="001E7A27">
        <w:rPr>
          <w:lang w:val="en-GB" w:eastAsia="en-US"/>
        </w:rPr>
        <w:fldChar w:fldCharType="begin" w:fldLock="1"/>
      </w:r>
      <w:r w:rsidR="00747167" w:rsidRPr="001E7A27">
        <w:rPr>
          <w:lang w:val="en-GB" w:eastAsia="en-US"/>
        </w:rPr>
        <w:instrText>ADDIN CSL_CITATION { "citationItems" : [ { "id" : "ITEM-1", "itemData" : { "DOI" : "10.1098/rstb.2011.0360", "ISSN" : "0962-8436", "PMID" : "22451110", "abstract" : "We use transient time distributions calculated from tracer data together with in situ measurements of nitrous oxide (N(2)O) to estimate the concentration of biologically produced N(2)O and N(2)O production rates in the ocean on a global scale. Our approach to estimate the N(2)O production rates integrates the effects of potentially varying production and decomposition mechanisms along the transport path of a water mass. We estimate that the oceanic N(2)O production is dominated by nitrification with a contribution of only approximately 7 per cent by denitrification. This indicates that previously used approaches have overestimated the contribution by denitrification. Shelf areas may account for only a negligible fraction of the global production; however, estuarine sources and coastal upwelling of N(2)O are not taken into account in our study. The largest amount of subsurface N(2)O is produced in the upper 500 m of the water column. The estimated global annual subsurface N(2)O production ranges from 3.1 \u00b1 0.9 to 3.4 \u00b1 0.9 Tg N yr(-1). This is in agreement with estimates of the global N(2)O emissions to the atmosphere and indicates that a N(2)O source in the mixed layer is unlikely. The potential future development of the oceanic N(2)O source in view of the ongoing changes of the ocean environment (deoxygenation, warming, eutrophication and acidification) is discussed.", "author" : [ { "dropping-particle" : "", "family" : "Freing", "given" : "Alina", "non-dropping-particle" : "", "parse-names" : false, "suffix" : "" }, { "dropping-particle" : "", "family" : "Wallace", "given" : "Douglas W R", "non-dropping-particle" : "", "parse-names" : false, "suffix" : "" }, { "dropping-particle" : "", "family" : "Bange", "given" : "Hermann W", "non-dropping-particle" : "", "parse-names" : false, "suffix" : "" } ], "container-title" : "Philosophical Transactions of the Royal Society B: Biological Sciences", "id" : "ITEM-1", "issue" : "1593", "issued" : { "date-parts" : [ [ "2012", "5", "5" ] ] }, "page" : "1245-1255", "publisher" : "The Royal Society", "title" : "Global oceanic production of nitrous oxide", "translator" : [ { "dropping-particle" : "", "family" : "L4550", "given" : "", "non-dropping-particle" : "", "parse-names" : false, "suffix" : "" } ], "type" : "article-journal", "volume" : "367" }, "uris" : [ "http://www.mendeley.com/documents/?uuid=b2e77a0a-073f-3072-94cb-6dfd2a3843ea" ] } ], "mendeley" : { "formattedCitation" : "(Freing et al., 2012)", "plainTextFormattedCitation" : "(Freing et al., 2012)", "previouslyFormattedCitation" : "(Freing et al., 2012)"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(Freing et al., 2012)</w:t>
      </w:r>
      <w:r w:rsidRPr="001E7A27">
        <w:rPr>
          <w:lang w:val="en-GB" w:eastAsia="en-US"/>
        </w:rPr>
        <w:fldChar w:fldCharType="end"/>
      </w:r>
      <w:r w:rsidRPr="001E7A27">
        <w:rPr>
          <w:lang w:val="en-GB" w:eastAsia="en-US"/>
        </w:rPr>
        <w:t>. In sub-oxic ocean zones (</w:t>
      </w:r>
      <w:del w:id="2497" w:author="Ian Blenkinsop" w:date="2021-07-28T13:40:00Z">
        <w:r w:rsidRPr="001E7A27" w:rsidDel="00CA0FD0">
          <w:rPr>
            <w:lang w:val="en-GB" w:eastAsia="en-US"/>
          </w:rPr>
          <w:delText xml:space="preserve">see </w:delText>
        </w:r>
      </w:del>
      <w:r w:rsidRPr="001E7A27">
        <w:rPr>
          <w:lang w:val="en-GB" w:eastAsia="en-US"/>
        </w:rPr>
        <w:t xml:space="preserve">Section 5.3), where denitrification prevails, higher </w:t>
      </w:r>
      <w:r w:rsidRPr="001E7A27">
        <w:rPr>
          <w:lang w:val="en-GB"/>
        </w:rPr>
        <w:t>N</w:t>
      </w:r>
      <w:r w:rsidRPr="001E7A27">
        <w:rPr>
          <w:vertAlign w:val="subscript"/>
          <w:lang w:val="en-GB"/>
        </w:rPr>
        <w:t>2</w:t>
      </w:r>
      <w:r w:rsidRPr="001E7A27">
        <w:rPr>
          <w:lang w:val="en-GB"/>
        </w:rPr>
        <w:t>O</w:t>
      </w:r>
      <w:r w:rsidRPr="001E7A27">
        <w:rPr>
          <w:lang w:val="en-GB" w:eastAsia="en-US"/>
        </w:rPr>
        <w:t xml:space="preserve"> yields and </w:t>
      </w:r>
      <w:r w:rsidRPr="001E7A27">
        <w:rPr>
          <w:lang w:val="en-GB" w:eastAsia="en-US"/>
        </w:rPr>
        <w:lastRenderedPageBreak/>
        <w:t xml:space="preserve">turnover rates make these regions potentially significant sources of </w:t>
      </w:r>
      <w:r w:rsidRPr="001E7A27">
        <w:rPr>
          <w:lang w:val="en-GB"/>
        </w:rPr>
        <w:t>N</w:t>
      </w:r>
      <w:r w:rsidRPr="001E7A27">
        <w:rPr>
          <w:vertAlign w:val="subscript"/>
          <w:lang w:val="en-GB"/>
        </w:rPr>
        <w:t>2</w:t>
      </w:r>
      <w:r w:rsidRPr="001E7A27">
        <w:rPr>
          <w:lang w:val="en-GB"/>
        </w:rPr>
        <w:t>O</w:t>
      </w:r>
      <w:r w:rsidRPr="001E7A27">
        <w:rPr>
          <w:lang w:val="en-GB" w:eastAsia="en-US"/>
        </w:rPr>
        <w:t xml:space="preserve"> </w:t>
      </w:r>
      <w:r w:rsidRPr="001E7A27">
        <w:rPr>
          <w:lang w:val="en-GB" w:eastAsia="en-US"/>
        </w:rPr>
        <w:fldChar w:fldCharType="begin" w:fldLock="1"/>
      </w:r>
      <w:r w:rsidR="00747167" w:rsidRPr="001E7A27">
        <w:rPr>
          <w:lang w:val="en-GB" w:eastAsia="en-US"/>
        </w:rPr>
        <w:instrText>ADDIN CSL_CITATION { "citationItems" : [ { "id" : "ITEM-1", "itemData" : { "DOI" : "10.1126/science.aaa8380", "abstract" : "Because N2O is a potent greenhouse gas, tracking its sources and sinks - including those from natural processes - is imperative. Babbin et al. developed an isotopic tracer method to measure biological N2O reduction rates directly in the Eastern Tropical North Pacific Ocean. Incomplete denitrification results in the rapid cycling and net accumulation of N2O. As oxygen minimum zones expand in the global ocean, more N2O may enter the atmosphere than previously expected.Science, this issue p. 1127Nitrous oxide (N2O) is a powerful greenhouse gas and a major cause of stratospheric ozone depletion, yet its sources and sinks remain poorly quantified in the oceans. We used isotope tracers to directly measure N2O reduction rates in the eastern tropical North Pacific. Because of incomplete denitrification, N2O cycling rates are an order of magnitude higher than predicted by current models in suboxic regions, and the spatial distribution suggests strong dependence on both organic carbon and dissolved oxygen concentrations. Furthermore, N2O turnover is 20 times higher than the net atmospheric efflux. The rapid rate of this cycling coupled to an expected expansion of suboxic ocean waters implies future increases in N2O emissions.", "author" : [ { "dropping-particle" : "", "family" : "Babbin", "given" : "Andrew R", "non-dropping-particle" : "", "parse-names" : false, "suffix" : "" }, { "dropping-particle" : "", "family" : "Bianchi", "given" : "Daniele", "non-dropping-particle" : "", "parse-names" : false, "suffix" : "" }, { "dropping-particle" : "", "family" : "Jayakumar", "given" : "Amal", "non-dropping-particle" : "", "parse-names" : false, "suffix" : "" }, { "dropping-particle" : "", "family" : "Ward", "given" : "Bess B", "non-dropping-particle" : "", "parse-names" : false, "suffix" : "" } ], "container-title" : "Science", "id" : "ITEM-1", "issue" : "6239", "issued" : { "date-parts" : [ [ "2015", "6", "5" ] ] }, "page" : "1127-1129", "publisher" : "American Association for the Advancement of Science", "title" : "Rapid nitrous oxide cycling in the suboxic ocean", "translator" : [ { "dropping-particle" : "", "family" : "L5127", "given" : "", "non-dropping-particle" : "", "parse-names" : false, "suffix" : "" } ], "type" : "article-journal", "volume" : "348" }, "uris" : [ "http://www.mendeley.com/documents/?uuid=cf5c42ad-0e8b-3a87-9032-c0f2a63c2790" ] }, { "id" : "ITEM-2", "itemData" : { "DOI" : "10.1002/2015GL066853", "ISSN" : "00948276", "author" : [ { "dropping-particle" : "", "family" : "Ji", "given" : "Qixing", "non-dropping-particle" : "", "parse-names" : false, "suffix" : "" }, { "dropping-particle" : "", "family" : "Babbin", "given" : "Andrew R.", "non-dropping-particle" : "", "parse-names" : false, "suffix" : "" }, { "dropping-particle" : "", "family" : "Jayakumar", "given" : "Amal", "non-dropping-particle" : "", "parse-names" : false, "suffix" : "" }, { "dropping-particle" : "", "family" : "Oleynik", "given" : "Sergey", "non-dropping-particle" : "", "parse-names" : false, "suffix" : "" }, { "dropping-particle" : "", "family" : "Ward", "given" : "Bess B.", "non-dropping-particle" : "", "parse-names" : false, "suffix" : "" } ], "container-title" : "Geophysical Research Letters", "id" : "ITEM-2", "issue" : "24", "issued" : { "date-parts" : [ [ "2015", "12", "28" ] ] }, "page" : "10,755-10,764", "title" : "Nitrous oxide production by nitrification and denitrification in the Eastern Tropical South Pacific oxygen minimum zone", "translator" : [ { "dropping-particle" : "", "family" : "L4802", "given" : "", "non-dropping-particle" : "", "parse-names" : false, "suffix" : "" } ], "type" : "article-journal", "volume" : "42" }, "uris" : [ "http://www.mendeley.com/documents/?uuid=ec525502-2350-4c53-994f-f54a8d5ee4e4" ] }, { "id" : "ITEM-3", "itemData" : { "DOI" : "10.1038/ngeo2469", "ISSN" : "1752-0894", "author" : [ { "dropping-particle" : "", "family" : "Ar\u00e9valo-Mart\u00ednez", "given" : "D. L.", "non-dropping-particle" : "", "parse-names" : false, "suffix" : "" }, { "dropping-particle" : "", "family" : "Kock", "given" : "A.", "non-dropping-particle" : "", "parse-names" : false, "suffix" : "" }, { "dropping-particle" : "", "family" : "L\u00f6scher", "given" : "C. R.", "non-dropping-particle" : "", "parse-names" : false, "suffix" : "" }, { "dropping-particle" : "", "family" : "Schmitz", "given" : "R. A.", "non-dropping-particle" : "", "parse-names" : false, "suffix" : "" }, { "dropping-particle" : "", "family" : "Bange", "given" : "H. W.", "non-dropping-particle" : "", "parse-names" : false, "suffix" : "" } ], "container-title" : "Nature Geoscience", "id" : "ITEM-3", "issue" : "7", "issued" : { "date-parts" : [ [ "2015", "7", "22" ] ] }, "page" : "530-533", "title" : "Massive nitrous oxide emissions from the tropical South Pacific Ocean", "translator" : [ { "dropping-particle" : "", "family" : "L4801", "given" : "", "non-dropping-particle" : "", "parse-names" : false, "suffix" : "" } ], "type" : "article-journal", "volume" : "8" }, "uris" : [ "http://www.mendeley.com/documents/?uuid=62ceaa5d-8e4f-4e3e-b626-864518779370" ] } ], "mendeley" : { "formattedCitation" : "(Ar\u00e9valo-Mart\u00ednez et al., 2015; Babbin et al., 2015; Ji et al., 2015)", "plainTextFormattedCitation" : "(Ar\u00e9valo-Mart\u00ednez et al., 2015; Babbin et al., 2015; Ji et al., 2015)", "previouslyFormattedCitation" : "(Ar\u00e9valo-Mart\u00ednez et al., 2015; Babbin et al., 2015; Ji et al., 2015)"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(Arévalo-Martínez et al., 2015; Babbin et al., 2015; Ji et al., 2015)</w:t>
      </w:r>
      <w:r w:rsidRPr="001E7A27">
        <w:rPr>
          <w:lang w:val="en-GB" w:eastAsia="en-US"/>
        </w:rPr>
        <w:fldChar w:fldCharType="end"/>
      </w:r>
      <w:r w:rsidRPr="001E7A27">
        <w:rPr>
          <w:lang w:val="en-GB" w:eastAsia="en-US"/>
        </w:rPr>
        <w:t xml:space="preserve">. The relative proportion of ocean </w:t>
      </w:r>
      <w:r w:rsidRPr="001E7A27">
        <w:rPr>
          <w:lang w:val="en-GB"/>
        </w:rPr>
        <w:t>N</w:t>
      </w:r>
      <w:r w:rsidRPr="001E7A27">
        <w:rPr>
          <w:vertAlign w:val="subscript"/>
          <w:lang w:val="en-GB"/>
        </w:rPr>
        <w:t>2</w:t>
      </w:r>
      <w:r w:rsidRPr="001E7A27">
        <w:rPr>
          <w:lang w:val="en-GB"/>
        </w:rPr>
        <w:t>O</w:t>
      </w:r>
      <w:r w:rsidRPr="001E7A27">
        <w:rPr>
          <w:lang w:val="en-GB" w:eastAsia="en-US"/>
        </w:rPr>
        <w:t xml:space="preserve"> from oxygen-minimum zones is highly uncertain </w:t>
      </w:r>
      <w:r w:rsidRPr="001E7A27">
        <w:rPr>
          <w:lang w:val="en-GB" w:eastAsia="en-US"/>
        </w:rPr>
        <w:fldChar w:fldCharType="begin" w:fldLock="1"/>
      </w:r>
      <w:r w:rsidR="00747167" w:rsidRPr="001E7A27">
        <w:rPr>
          <w:lang w:val="en-GB" w:eastAsia="en-US"/>
        </w:rPr>
        <w:instrText>ADDIN CSL_CITATION { "citationItems" : [ { "id" : "ITEM-1", "itemData" : { "DOI" : "10.5194/bg-9-5007-2012", "ISSN" : "1726-4189", "abstract" : "Abstract. The eastern tropical Pacific (ETP) is believed to be one of the largest marine sources of the greenhouse gas nitrous oxide (N2O). Future N2O emissions from the ETP are highly uncertain because oxygen minimum zones are expected to expand, affecting both regional production and consumption of N2O. Here we assess three primary uncertainties in how N2O may respond to changing O2 levels: (1) the relationship between N2O production and O2 (is it linear or exponential at low O2 concentrations?), (2) the cutoff point at which net N2O production switches to net N2O consumption (uncertainties in this parameterisation can lead to differences in model ETP N2O concentrations of more than 20%), and (3) the rate of net N2O consumption at low O2. Based on the MEMENTO database, which is the largest N2O dataset currently available, we find that N2O production in the ETP increases linearly rather than exponentially with decreasing O2. Additionally, net N2O consumption switches to net N2O production at ~ 10 \u03bcM O2, a value in line with recent studies that suggest consumption occurs on a larger scale than previously thought. N2O consumption is on the order of 0.01\u20131 mmol N2O m\u22123 yr\u22121 in the Peru-Chile Undercurrent. Based on these findings, it appears that recent studies substantially overestimated N2O production in the ETP. In light of expected deoxygenation and the higher than previously expected point at which net N2O production switches to consumption, there is enough uncertainty in future N2O production that even the sign of future changes is still unclear.", "author" : [ { "dropping-particle" : "", "family" : "Zamora", "given" : "L M", "non-dropping-particle" : "", "parse-names" : false, "suffix" : "" }, { "dropping-particle" : "", "family" : "Oschlies", "given" : "A", "non-dropping-particle" : "", "parse-names" : false, "suffix" : "" }, { "dropping-particle" : "", "family" : "Bange", "given" : "H W", "non-dropping-particle" : "", "parse-names" : false, "suffix" : "" }, { "dropping-particle" : "", "family" : "Huebert", "given" : "K B", "non-dropping-particle" : "", "parse-names" : false, "suffix" : "" }, { "dropping-particle" : "", "family" : "Craig", "given" : "J D", "non-dropping-particle" : "", "parse-names" : false, "suffix" : "" }, { "dropping-particle" : "", "family" : "Kock", "given" : "A", "non-dropping-particle" : "", "parse-names" : false, "suffix" : "" }, { "dropping-particle" : "", "family" : "L\u00f6scher", "given" : "C R", "non-dropping-particle" : "", "parse-names" : false, "suffix" : "" } ], "container-title" : "Biogeosciences", "id" : "ITEM-1", "issue" : "12", "issued" : { "date-parts" : [ [ "2012", "12", "6" ] ] }, "page" : "5007-5022", "title" : "Nitrous oxide dynamics in low oxygen regions of the Pacific: insights from the MEMENTO database", "translator" : [ { "dropping-particle" : "", "family" : "L4108", "given" : "", "non-dropping-particle" : "", "parse-names" : false, "suffix" : "" } ], "type" : "article-journal", "volume" : "9" }, "uris" : [ "http://www.mendeley.com/documents/?uuid=a4bbe3f9-3d1e-4e73-8300-187a928e093c" ] } ], "mendeley" : { "formattedCitation" : "(Zamora et al., 2012)", "plainTextFormattedCitation" : "(Zamora et al., 2012)", "previouslyFormattedCitation" : "(Zamora et al., 2012)"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(Zamora et al., 2012)</w:t>
      </w:r>
      <w:r w:rsidRPr="001E7A27">
        <w:rPr>
          <w:lang w:val="en-GB" w:eastAsia="en-US"/>
        </w:rPr>
        <w:fldChar w:fldCharType="end"/>
      </w:r>
      <w:r w:rsidRPr="001E7A27">
        <w:rPr>
          <w:lang w:val="en-GB" w:eastAsia="en-US"/>
        </w:rPr>
        <w:t>. Estimates derived from in situ sampling, particularly in the eastern tropical Pacific, suggest significant fluxes from these regions, and potentially account</w:t>
      </w:r>
      <w:del w:id="2498" w:author="Soapbox" w:date="2021-07-17T09:18:00Z">
        <w:r w:rsidRPr="001E7A27" w:rsidDel="00363FC4">
          <w:rPr>
            <w:lang w:val="en-GB" w:eastAsia="en-US"/>
          </w:rPr>
          <w:delText>ing</w:delText>
        </w:r>
      </w:del>
      <w:r w:rsidRPr="001E7A27">
        <w:rPr>
          <w:lang w:val="en-GB" w:eastAsia="en-US"/>
        </w:rPr>
        <w:t xml:space="preserve"> for up to 50% of the global ocean source </w:t>
      </w:r>
      <w:r w:rsidRPr="001E7A27">
        <w:rPr>
          <w:lang w:val="en-GB" w:eastAsia="en-US"/>
        </w:rPr>
        <w:fldChar w:fldCharType="begin" w:fldLock="1"/>
      </w:r>
      <w:r w:rsidR="00747167" w:rsidRPr="001E7A27">
        <w:rPr>
          <w:lang w:val="en-GB" w:eastAsia="en-US"/>
        </w:rPr>
        <w:instrText>ADDIN CSL_CITATION { "citationItems" : [ { "id" : "ITEM-1", "itemData" : { "DOI" : "10.1038/ngeo2469", "ISSN" : "1752-0894", "author" : [ { "dropping-particle" : "", "family" : "Ar\u00e9valo-Mart\u00ednez", "given" : "D. L.", "non-dropping-particle" : "", "parse-names" : false, "suffix" : "" }, { "dropping-particle" : "", "family" : "Kock", "given" : "A.", "non-dropping-particle" : "", "parse-names" : false, "suffix" : "" }, { "dropping-particle" : "", "family" : "L\u00f6scher", "given" : "C. R.", "non-dropping-particle" : "", "parse-names" : false, "suffix" : "" }, { "dropping-particle" : "", "family" : "Schmitz", "given" : "R. A.", "non-dropping-particle" : "", "parse-names" : false, "suffix" : "" }, { "dropping-particle" : "", "family" : "Bange", "given" : "H. W.", "non-dropping-particle" : "", "parse-names" : false, "suffix" : "" } ], "container-title" : "Nature Geoscience", "id" : "ITEM-1", "issue" : "7", "issued" : { "date-parts" : [ [ "2015", "7", "22" ] ] }, "page" : "530-533", "title" : "Massive nitrous oxide emissions from the tropical South Pacific Ocean", "translator" : [ { "dropping-particle" : "", "family" : "L4801", "given" : "", "non-dropping-particle" : "", "parse-names" : false, "suffix" : "" } ], "type" : "article-journal", "volume" : "8" }, "uris" : [ "http://www.mendeley.com/documents/?uuid=62ceaa5d-8e4f-4e3e-b626-864518779370" ] }, { "id" : "ITEM-2", "itemData" : { "DOI" : "10.1126/science.1184945", "ISSN" : "0036-8075", "author" : [ { "dropping-particle" : "", "family" : "Codispoti", "given" : "L. A.", "non-dropping-particle" : "", "parse-names" : false, "suffix" : "" } ], "container-title" : "Science", "id" : "ITEM-2", "issue" : "5971", "issued" : { "date-parts" : [ [ "2010", "3", "12" ] ] }, "page" : "1339-1340", "title" : "Interesting Times for Marine N2O", "translator" : [ { "dropping-particle" : "", "family" : "L4799", "given" : "", "non-dropping-particle" : "", "parse-names" : false, "suffix" : "" } ], "type" : "article-journal", "volume" : "327" }, "uris" : [ "http://www.mendeley.com/documents/?uuid=ff642b06-4122-46f8-928c-2352e7a32a9e" ] }, { "id" : "ITEM-3", "itemData" : { "DOI" : "10.1126/science.aaa8380", "abstract" : "Because N2O is a potent greenhouse gas, tracking its sources and sinks - including those from natural processes - is imperative. Babbin et al. developed an isotopic tracer method to measure biological N2O reduction rates directly in the Eastern Tropical North Pacific Ocean. Incomplete denitrification results in the rapid cycling and net accumulation of N2O. As oxygen minimum zones expand in the global ocean, more N2O may enter the atmosphere than previously expected.Science, this issue p. 1127Nitrous oxide (N2O) is a powerful greenhouse gas and a major cause of stratospheric ozone depletion, yet its sources and sinks remain poorly quantified in the oceans. We used isotope tracers to directly measure N2O reduction rates in the eastern tropical North Pacific. Because of incomplete denitrification, N2O cycling rates are an order of magnitude higher than predicted by current models in suboxic regions, and the spatial distribution suggests strong dependence on both organic carbon and dissolved oxygen concentrations. Furthermore, N2O turnover is 20 times higher than the net atmospheric efflux. The rapid rate of this cycling coupled to an expected expansion of suboxic ocean waters implies future increases in N2O emissions.", "author" : [ { "dropping-particle" : "", "family" : "Babbin", "given" : "Andrew R", "non-dropping-particle" : "", "parse-names" : false, "suffix" : "" }, { "dropping-particle" : "", "family" : "Bianchi", "given" : "Daniele", "non-dropping-particle" : "", "parse-names" : false, "suffix" : "" }, { "dropping-particle" : "", "family" : "Jayakumar", "given" : "Amal", "non-dropping-particle" : "", "parse-names" : false, "suffix" : "" }, { "dropping-particle" : "", "family" : "Ward", "given" : "Bess B", "non-dropping-particle" : "", "parse-names" : false, "suffix" : "" } ], "container-title" : "Science", "id" : "ITEM-3", "issue" : "6239", "issued" : { "date-parts" : [ [ "2015", "6", "5" ] ] }, "page" : "1127-1129", "publisher" : "American Association for the Advancement of Science", "title" : "Rapid nitrous oxide cycling in the suboxic ocean", "translator" : [ { "dropping-particle" : "", "family" : "L5127", "given" : "", "non-dropping-particle" : "", "parse-names" : false, "suffix" : "" } ], "type" : "article-journal", "volume" : "348" }, "uris" : [ "http://www.mendeley.com/documents/?uuid=cf5c42ad-0e8b-3a87-9032-c0f2a63c2790" ] } ], "mendeley" : { "formattedCitation" : "(Codispoti, 2010; Ar\u00e9valo-Mart\u00ednez et al., 2015; Babbin et al., 2015)", "plainTextFormattedCitation" : "(Codispoti, 2010; Ar\u00e9valo-Mart\u00ednez et al., 2015; Babbin et al., 2015)", "previouslyFormattedCitation" : "(Codispoti, 2010; Ar\u00e9valo-Mart\u00ednez et al., 2015; Babbin et al., 2015)"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(Codispoti, 2010; Arévalo-Martínez et al., 2015; Babbin et al., 2015)</w:t>
      </w:r>
      <w:r w:rsidRPr="001E7A27">
        <w:rPr>
          <w:lang w:val="en-GB" w:eastAsia="en-US"/>
        </w:rPr>
        <w:fldChar w:fldCharType="end"/>
      </w:r>
      <w:r w:rsidRPr="001E7A27">
        <w:rPr>
          <w:lang w:val="en-GB" w:eastAsia="en-US"/>
        </w:rPr>
        <w:t xml:space="preserve">. However, recent global-scale analyses estimate lower contributions </w:t>
      </w:r>
      <w:commentRangeStart w:id="2499"/>
      <w:r w:rsidRPr="001E7A27">
        <w:rPr>
          <w:lang w:val="en-GB" w:eastAsia="en-US"/>
        </w:rPr>
        <w:fldChar w:fldCharType="begin" w:fldLock="1"/>
      </w:r>
      <w:ins w:id="2500" w:author="Robin Matthews" w:date="2021-06-17T16:47:00Z">
        <w:r w:rsidR="008858CF" w:rsidRPr="001E7A27">
          <w:rPr>
            <w:lang w:val="en-GB" w:eastAsia="en-US"/>
          </w:rPr>
          <w:instrText>ADDIN CSL_CITATION { "citationItems" : [ { "id" : "ITEM-1", "itemData" : { "DOI" : "10.1002/2017GB005671", "ISSN" : "08866236", "author" : [ { "dropping-particle" : "", "family" : "Battaglia", "given" : "G.", "non-dropping-particle" : "", "parse-names" : false, "suffix" : "" }, { "dropping-particle" : "", "family" : "Joos", "given" : "F.", "non-dropping-particle" : "", "parse-names" : false, "suffix" : "" } ], "container-title" : "Global Biogeochemical Cycles", "id" : "ITEM-1", "issue" : "1", "issued" : { "date-parts" : [ [ "2018", "1", "1" ] ] }, "page" : "92-121", "publisher" : "Wiley-Blackwell", "title" : "Marine N2O emissions from nitrification and denitrification constrained by modern observations and projected in multimillennial global warming simulations", "translator" : [ { "dropping-particle" : "", "family" : "L6597", "given" : "", "non-dropping-particle" : "", "parse-names" : false, "suffix" : "" } ], "type" : "article-journal", "volume" : "32" }, "uris" : [ "http://www.mendeley.com/documents/?uuid=85bcf89d-406b-4181-adac-7bcb478a279b" ] }, { "id" : "ITEM-2", "itemData" : { "DOI" : "10.5194/bg-15-2161-2018", "ISSN" : "1726-4189", "abstract" : "Abstract. We estimate the global ocean N2O flux to the atmosphere and its confidence interval using a statistical method based on model perturbation simulations and their fit to a database of \u0394pN2O (n = 6136). We evaluate two submodels of N2O production. The first submodel splits N2O production into oxic and hypoxic pathways following previous publications. The second submodel explicitly represents the redox transformations of N that lead to N2O production (nitrification and hypoxic denitrification) and N2O consumption (suboxic denitrification), and is presented here for the first time. We perturb both submodels by modifying the key parameters of the N2O cycling pathways (nitrification rates; NH4+ uptake; N2O yields under oxic, hypoxic and suboxic conditions) and determine a set of optimal model parameters by minimisation of a cost function against four databases of N cycle observations. Our estimate of the global oceanic N2O flux resulting from this cost function minimisation derived from observed and model \u0394pN2O concentrations is 2.4\u00b10.8 and 2.5\u00b10.8TgNyr\u22121 for the two N2O submodels. These estimates suggest that the currently available observational data of surface \u0394pN2O constrain the global N2O flux to a narrower range relative to the large range of results presented in the latest IPCC report.", "author" : [ { "dropping-particle" : "", "family" : "Buitenhuis", "given" : "Erik T", "non-dropping-particle" : "", "parse-names" : false, "suffix" : "" }, { "dropping-particle" : "", "family" : "Suntharalingam", "given" : "Parvadha", "non-dropping-particle" : "", "parse-names" : false, "suffix" : "" }, { "dropping-particle" : "", "family" : "Qu\u00e9r\u00e9", "given" : "Corinne", "non-dropping-particle" : "Le", "parse-names" : false, "suffix" : "" } ], "container-title" : "Biogeosciences", "id" : "ITEM-2", "issue" : "7", "issued" : { "date-parts" : [ [ "2018", "4", "13" ] ] }, "page" : "2161-2175", "title" : "Constraints on global oceanic emissions of N2O from observations and models", "translator" : [ { "dropping-particle" : "", "family" : "L4107", "given" : "", "non-dropping-particle" : "", "parse-names" : false, "suffix" : "" } ], "type" : "article-journal", "volume" : "15" }, "uris" : [ "http://www.mendeley.com/documents/?uuid=07fc72a9-8ee4-42bf-a2f3-efb13deb639b" ] } ], "mendeley" : { "formattedCitation" : "(Battaglia and Joos, 2018b; Buitenhuis et al., 2018)", "manualFormatting" : "(4 to 7%, Battaglia and Joos, 2018b; Buitenhuis et al., 2018)", "plainTextFormattedCitation" : "(Battaglia and Joos, 2018b; Buitenhuis et al., 2018)", "previouslyFormattedCitation" : "(Battaglia and Joos, 2018b; Buitenhuis et al., 2018)" }, "properties" : { "noteIndex" : 0 }, "schema" : "https://github.com/citation-style-language/schema/raw/master/csl-citation.json" }</w:instrText>
        </w:r>
      </w:ins>
      <w:del w:id="2501" w:author="Robin Matthews" w:date="2021-06-17T16:47:00Z">
        <w:r w:rsidR="001B061E" w:rsidRPr="001E7A27" w:rsidDel="008858CF">
          <w:rPr>
            <w:lang w:val="en-GB" w:eastAsia="en-US"/>
          </w:rPr>
          <w:delInstrText>ADDIN CSL_CITATION { "citationItems" : [ { "id" : "ITEM-1", "itemData" : { "DOI" : "10.1002/2017GB005671", "ISSN" : "08866236", "author" : [ { "dropping-particle" : "", "family" : "Battaglia", "given" : "G.", "non-dropping-particle" : "", "parse-names" : false, "suffix" : "" }, { "dropping-particle" : "", "family" : "Joos", "given" : "F.", "non-dropping-particle" : "", "parse-names" : false, "suffix" : "" } ], "container-title" : "Global Biogeochemical Cycles", "id" : "ITEM-1", "issue" : "1", "issued" : { "date-parts" : [ [ "2018", "1", "1" ] ] }, "page" : "92-121", "publisher" : "Wiley-Blackwell", "title" : "Marine N2O emissions from nitrification and denitrification constrained by modern observations and projected in multimillennial global warming simulations", "translator" : [ { "dropping-particle" : "", "family" : "L6597", "given" : "", "non-dropping-particle" : "", "parse-names" : false, "suffix" : "" } ], "type" : "article-journal", "volume" : "32" }, "uris" : [ "http://www.mendeley.com/documents/?uuid=85bcf89d-406b-4181-adac-7bcb478a279b" ] }, { "id" : "ITEM-2", "itemData" : { "DOI" : "10.5194/bg-15-2161-2018", "ISSN" : "1726-4189", "abstract" : "Abstract. We estimate the global ocean N2O flux to the atmosphere and its confidence interval using a statistical method based on model perturbation simulations and their fit to a database of \u0394pN2O (n = 6136). We evaluate two submodels of N2O production. The first submodel splits N2O production into oxic and hypoxic pathways following previous publications. The second submodel explicitly represents the redox transformations of N that lead to N2O production (nitrification and hypoxic denitrification) and N2O consumption (suboxic denitrification), and is presented here for the first time. We perturb both submodels by modifying the key parameters of the N2O cycling pathways (nitrification rates; NH4+ uptake; N2O yields under oxic, hypoxic and suboxic conditions) and determine a set of optimal model parameters by minimisation of a cost function against four databases of N cycle observations. Our estimate of the global oceanic N2O flux resulting from this cost function minimisation derived from observed and model \u0394pN2O concentrations is 2.4\u00b10.8 and 2.5\u00b10.8TgNyr\u22121 for the two N2O submodels. These estimates suggest that the currently available observational data of surface \u0394pN2O constrain the global N2O flux to a narrower range relative to the large range of results presented in the latest IPCC report.", "author" : [ { "dropping-particle" : "", "family" : "Buitenhuis", "given" : "Erik T", "non-dropping-particle" : "", "parse-names" : false, "suffix" : "" }, { "dropping-particle" : "", "family" : "Suntharalingam", "given" : "Parvadha", "non-dropping-particle" : "", "parse-names" : false, "suffix" : "" }, { "dropping-particle" : "", "family" : "Qu\u00e9r\u00e9", "given" : "Corinne", "non-dropping-particle" : "Le", "parse-names" : false, "suffix" : "" } ], "container-title" : "Biogeosciences", "id" : "ITEM-2", "issue" : "7", "issued" : { "date-parts" : [ [ "2018", "4", "13" ] ] }, "page" : "2161-2175", "title" : "Constraints on global oceanic emissions of N2O from observations and models", "translator" : [ { "dropping-particle" : "", "family" : "L4107", "given" : "", "non-dropping-particle" : "", "parse-names" : false, "suffix" : "" } ], "type" : "article-journal", "volume" : "15" }, "uris" : [ "http://www.mendeley.com/documents/?uuid=07fc72a9-8ee4-42bf-a2f3-efb13deb639b" ] } ], "mendeley" : { "formattedCitation" : "(Battaglia and Joos, 2018b; Buitenhuis et al., 2018)", "manualFormatting" : "(4 to 7%, Battaglia and Joos, 2018; Buitenhuis et al., 2018)", "plainTextFormattedCitation" : "(Battaglia and Joos, 2018b; Buitenhuis et al., 2018)", "previouslyFormattedCitation" : "(Battaglia and Joos, 2018b; Buitenhuis et al., 2018)"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(4</w:t>
      </w:r>
      <w:del w:id="2502" w:author="Ian Blenkinsop" w:date="2021-07-28T13:41:00Z">
        <w:r w:rsidR="00025FA2" w:rsidRPr="001E7A27" w:rsidDel="00CA0FD0">
          <w:rPr>
            <w:noProof/>
            <w:lang w:val="en-GB" w:eastAsia="en-US"/>
          </w:rPr>
          <w:delText xml:space="preserve"> to </w:delText>
        </w:r>
      </w:del>
      <w:ins w:id="2503" w:author="Ian Blenkinsop" w:date="2021-07-28T13:41:00Z">
        <w:r w:rsidR="00CA0FD0" w:rsidRPr="001E7A27">
          <w:rPr>
            <w:noProof/>
            <w:lang w:val="en-GB" w:eastAsia="en-US"/>
          </w:rPr>
          <w:t>–</w:t>
        </w:r>
      </w:ins>
      <w:r w:rsidR="00025FA2" w:rsidRPr="001E7A27">
        <w:rPr>
          <w:noProof/>
          <w:lang w:val="en-GB" w:eastAsia="en-US"/>
        </w:rPr>
        <w:t>7%, Battaglia and Joos, 2018</w:t>
      </w:r>
      <w:ins w:id="2504" w:author="Robin Matthews" w:date="2021-06-17T16:47:00Z">
        <w:r w:rsidR="008858CF" w:rsidRPr="001E7A27">
          <w:rPr>
            <w:noProof/>
            <w:lang w:val="en-GB" w:eastAsia="en-US"/>
          </w:rPr>
          <w:t>b</w:t>
        </w:r>
      </w:ins>
      <w:r w:rsidR="00025FA2" w:rsidRPr="001E7A27">
        <w:rPr>
          <w:noProof/>
          <w:lang w:val="en-GB" w:eastAsia="en-US"/>
        </w:rPr>
        <w:t>; Buitenhuis et al., 2018)</w:t>
      </w:r>
      <w:r w:rsidRPr="001E7A27">
        <w:rPr>
          <w:lang w:val="en-GB" w:eastAsia="en-US"/>
        </w:rPr>
        <w:fldChar w:fldCharType="end"/>
      </w:r>
      <w:commentRangeEnd w:id="2499"/>
      <w:r w:rsidR="00025FA2" w:rsidRPr="001E7A27">
        <w:rPr>
          <w:rStyle w:val="CommentReference"/>
          <w:lang w:val="en-GB"/>
        </w:rPr>
        <w:commentReference w:id="2499"/>
      </w:r>
      <w:r w:rsidRPr="001E7A27">
        <w:rPr>
          <w:lang w:val="en-GB" w:eastAsia="en-US"/>
        </w:rPr>
        <w:t xml:space="preserve">. Further investigation is required to reconcile these estimates and provide improved constraints on the </w:t>
      </w:r>
      <w:r w:rsidRPr="001E7A27">
        <w:rPr>
          <w:lang w:val="en-GB"/>
        </w:rPr>
        <w:t>N</w:t>
      </w:r>
      <w:r w:rsidRPr="001E7A27">
        <w:rPr>
          <w:vertAlign w:val="subscript"/>
          <w:lang w:val="en-GB"/>
        </w:rPr>
        <w:t>2</w:t>
      </w:r>
      <w:r w:rsidRPr="001E7A27">
        <w:rPr>
          <w:lang w:val="en-GB"/>
        </w:rPr>
        <w:t>O</w:t>
      </w:r>
      <w:r w:rsidRPr="001E7A27">
        <w:rPr>
          <w:lang w:val="en-GB" w:eastAsia="en-US"/>
        </w:rPr>
        <w:t xml:space="preserve"> source from low-oxygen zones. </w:t>
      </w:r>
    </w:p>
    <w:p w14:paraId="294050F9" w14:textId="77777777" w:rsidR="00967A55" w:rsidRPr="001E7A27" w:rsidRDefault="00967A55" w:rsidP="005C7F25">
      <w:pPr>
        <w:pStyle w:val="AR6BodyText"/>
        <w:rPr>
          <w:lang w:val="en-GB" w:eastAsia="en-US"/>
        </w:rPr>
      </w:pPr>
    </w:p>
    <w:p w14:paraId="236F38E0" w14:textId="7B4E1A5D" w:rsidR="00967A55" w:rsidRPr="001E7A27" w:rsidRDefault="00967A55" w:rsidP="005C7F25">
      <w:pPr>
        <w:pStyle w:val="AR6BodyText"/>
        <w:rPr>
          <w:lang w:val="en-GB" w:eastAsia="en-US"/>
        </w:rPr>
      </w:pPr>
      <w:r w:rsidRPr="001E7A27">
        <w:rPr>
          <w:lang w:val="en-GB" w:eastAsia="en-US"/>
        </w:rPr>
        <w:t xml:space="preserve">Atmospheric deposition of anthropogenic N on oceans can stimulate marine productivity and influence ocean emissions of </w:t>
      </w:r>
      <w:r w:rsidRPr="001E7A27">
        <w:rPr>
          <w:lang w:val="en-GB"/>
        </w:rPr>
        <w:t>N</w:t>
      </w:r>
      <w:r w:rsidRPr="001E7A27">
        <w:rPr>
          <w:vertAlign w:val="subscript"/>
          <w:lang w:val="en-GB"/>
        </w:rPr>
        <w:t>2</w:t>
      </w:r>
      <w:r w:rsidRPr="001E7A27">
        <w:rPr>
          <w:lang w:val="en-GB"/>
        </w:rPr>
        <w:t>O</w:t>
      </w:r>
      <w:r w:rsidRPr="001E7A27">
        <w:rPr>
          <w:lang w:val="en-GB" w:eastAsia="en-US"/>
        </w:rPr>
        <w:t xml:space="preserve">. New ocean model analyses since AR5 </w:t>
      </w:r>
      <w:r w:rsidR="00F006DE" w:rsidRPr="001E7A27">
        <w:rPr>
          <w:lang w:val="en-GB"/>
        </w:rPr>
        <w:t xml:space="preserve">(WGI, 6.4.3), </w:t>
      </w:r>
      <w:r w:rsidRPr="001E7A27">
        <w:rPr>
          <w:lang w:val="en-GB" w:eastAsia="en-US"/>
        </w:rPr>
        <w:t>suggest a relatively modest global potential impact of 0.01–0.32 TgN yr</w:t>
      </w:r>
      <w:del w:id="2505" w:author="Ian Blenkinsop" w:date="2021-07-28T13:41:00Z">
        <w:r w:rsidRPr="001E7A27" w:rsidDel="00CA0FD0">
          <w:rPr>
            <w:vertAlign w:val="superscript"/>
            <w:lang w:val="en-GB"/>
          </w:rPr>
          <w:delText>-</w:delText>
        </w:r>
      </w:del>
      <w:ins w:id="2506" w:author="Ian Blenkinsop" w:date="2021-07-28T13:41:00Z">
        <w:r w:rsidR="00CA0FD0" w:rsidRPr="001E7A27">
          <w:rPr>
            <w:vertAlign w:val="superscript"/>
            <w:lang w:val="en-GB"/>
          </w:rPr>
          <w:t>–</w:t>
        </w:r>
      </w:ins>
      <w:r w:rsidRPr="001E7A27">
        <w:rPr>
          <w:vertAlign w:val="superscript"/>
          <w:lang w:val="en-GB"/>
        </w:rPr>
        <w:t>1</w:t>
      </w:r>
      <w:r w:rsidRPr="001E7A27">
        <w:rPr>
          <w:lang w:val="en-GB" w:eastAsia="en-US"/>
        </w:rPr>
        <w:t xml:space="preserve"> (pre-industrial to present-day) equivalent to 0.5–3.3% of the global ocean </w:t>
      </w:r>
      <w:r w:rsidRPr="001E7A27">
        <w:rPr>
          <w:lang w:val="en-GB"/>
        </w:rPr>
        <w:t>N</w:t>
      </w:r>
      <w:r w:rsidRPr="001E7A27">
        <w:rPr>
          <w:vertAlign w:val="subscript"/>
          <w:lang w:val="en-GB"/>
        </w:rPr>
        <w:t>2</w:t>
      </w:r>
      <w:r w:rsidRPr="001E7A27">
        <w:rPr>
          <w:lang w:val="en-GB"/>
        </w:rPr>
        <w:t>O</w:t>
      </w:r>
      <w:r w:rsidRPr="001E7A27">
        <w:rPr>
          <w:lang w:val="en-GB" w:eastAsia="en-US"/>
        </w:rPr>
        <w:t xml:space="preserve"> source </w:t>
      </w:r>
      <w:r w:rsidRPr="001E7A27">
        <w:rPr>
          <w:lang w:val="en-GB" w:eastAsia="en-US"/>
        </w:rPr>
        <w:fldChar w:fldCharType="begin" w:fldLock="1"/>
      </w:r>
      <w:r w:rsidR="00747167" w:rsidRPr="001E7A27">
        <w:rPr>
          <w:lang w:val="en-GB" w:eastAsia="en-US"/>
        </w:rPr>
        <w:instrText>ADDIN CSL_CITATION { "citationItems" : [ { "id" : "ITEM-1", "itemData" : { "DOI" : "10.1002/2016GB005586", "ISSN" : "08866236", "abstract" : "We report a new synthesis of best estimates of the inputs of fixed nitrogen to the world ocean via atmospheric deposition and compare this to fluvial inputs and dinitrogen fixation. We evaluate the scale of human perturbation of these fluxes. Fluvial inputs dominate inputs to the continental shelf, and we estimate that about 75% of this fluvial nitrogen escapes from the shelf to the open ocean. Biological dinitrogen fixation is the main external source of nitrogen to the open ocean, i.e., beyond the continental shelf. Atmospheric deposition is the primary mechanism by which land-based nitrogen inputs, and hence human perturbations of the nitrogen cycle, reach the open ocean. We estimate that anthropogenic inputs are currently leading to an increase in overall ocean carbon sequestration of ~0.4% (equivalent to an uptake of 0.15 Pg C yr\u22121 and less than the Duce et al. (2008) estimate). The resulting reduction in climate change forcing from this ocean CO2 uptake is offset to a small extent by an increase in ocean N2O emissions. We identify four important feedbacks in the ocean atmosphere nitrogen system that need to be better quantified to improve our understanding of the perturbation of ocean biogeochemistry by atmospheric nitrogen inputs. These feedbacks are recycling of (1) ammonia and (2) organic nitrogen from the ocean to the atmosphere and back, (3) the suppression of nitrogen fixation by increased nitrogen concentrations in surface waters from atmospheric deposition, and (4) increased loss of nitrogen from the ocean by denitrification due to increased productivity stimulated by atmospheric inputs.", "author" : [ { "dropping-particle" : "", "family" : "Jickells", "given" : "T D", "non-dropping-particle" : "", "parse-names" : false, "suffix" : "" }, { "dropping-particle" : "", "family" : "Buitenhuis", "given" : "E", "non-dropping-particle" : "", "parse-names" : false, "suffix" : "" }, { "dropping-particle" : "", "family" : "Altieri", "given" : "K", "non-dropping-particle" : "", "parse-names" : false, "suffix" : "" }, { "dropping-particle" : "", "family" : "Baker", "given" : "A R", "non-dropping-particle" : "", "parse-names" : false, "suffix" : "" }, { "dropping-particle" : "", "family" : "Capone", "given" : "D", "non-dropping-particle" : "", "parse-names" : false, "suffix" : "" }, { "dropping-particle" : "", "family" : "Duce", "given" : "R A", "non-dropping-particle" : "", "parse-names" : false, "suffix" : "" }, { "dropping-particle" : "", "family" : "Dentener", "given" : "F", "non-dropping-particle" : "", "parse-names" : false, "suffix" : "" }, { "dropping-particle" : "", "family" : "Fennel", "given" : "K", "non-dropping-particle" : "", "parse-names" : false, "suffix" : "" }, { "dropping-particle" : "", "family" : "Kanakidou", "given" : "M", "non-dropping-particle" : "", "parse-names" : false, "suffix" : "" }, { "dropping-particle" : "", "family" : "LaRoche", "given" : "J", "non-dropping-particle" : "", "parse-names" : false, "suffix" : "" }, { "dropping-particle" : "", "family" : "Lee", "given" : "K", "non-dropping-particle" : "", "parse-names" : false, "suffix" : "" }, { "dropping-particle" : "", "family" : "Liss", "given" : "P", "non-dropping-particle" : "", "parse-names" : false, "suffix" : "" }, { "dropping-particle" : "", "family" : "Middelburg", "given" : "J J", "non-dropping-particle" : "", "parse-names" : false, "suffix" : "" }, { "dropping-particle" : "", "family" : "Moore", "given" : "J K", "non-dropping-particle" : "", "parse-names" : false, "suffix" : "" }, { "dropping-particle" : "", "family" : "Okin", "given" : "G", "non-dropping-particle" : "", "parse-names" : false, "suffix" : "" }, { "dropping-particle" : "", "family" : "Oschlies", "given" : "A", "non-dropping-particle" : "", "parse-names" : false, "suffix" : "" }, { "dropping-particle" : "", "family" : "Sarin", "given" : "M", "non-dropping-particle" : "", "parse-names" : false, "suffix" : "" }, { "dropping-particle" : "", "family" : "Seitzinger", "given" : "S", "non-dropping-particle" : "", "parse-names" : false, "suffix" : "" }, { "dropping-particle" : "", "family" : "Sharples", "given" : "J", "non-dropping-particle" : "", "parse-names" : false, "suffix" : "" }, { "dropping-particle" : "", "family" : "Singh", "given" : "A", "non-dropping-particle" : "", "parse-names" : false, "suffix" : "" }, { "dropping-particle" : "", "family" : "Suntharalingam", "given" : "P", "non-dropping-particle" : "", "parse-names" : false, "suffix" : "" }, { "dropping-particle" : "", "family" : "Uematsu", "given" : "M", "non-dropping-particle" : "", "parse-names" : false, "suffix" : "" }, { "dropping-particle" : "", "family" : "Zamora", "given" : "L M", "non-dropping-particle" : "", "parse-names" : false, "suffix" : "" } ], "container-title" : "Global Biogeochemical Cycles", "id" : "ITEM-1", "issue" : "2", "issued" : { "date-parts" : [ [ "2017", "1", "1" ] ] }, "page" : "289-305", "title" : "A reevaluation of the magnitude and impacts of anthropogenic atmospheric nitrogen inputs on the ocean", "translator" : [ { "dropping-particle" : "", "family" : "L4317", "given" : "", "non-dropping-particle" : "", "parse-names" : false, "suffix" : "" } ], "type" : "article-journal", "volume" : "31" }, "uris" : [ "http://www.mendeley.com/documents/?uuid=b207d039-68f7-48a5-9bef-ff0b05b06c95" ] }, { "id" : "ITEM-2",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"ITEM-2",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"ITEM-3", "itemData" : { "DOI" : "10.1029/2011GL050778", "abstract" : "Anthropogenically induced increases in nitrogen deposition to the ocean can stimulate marine productivity and oceanic emission of nitrous oxide. We present the first global ocean model assessment of the impact on marine N2O of increases in nitrogen deposition from the pre\u2010industrial era to the present. We find significant regional increases in marine N2O production downwind of continental outflow, in coastal and inland seas (15\u201330%), and nitrogen limited regions of the North Atlantic and North Pacific (5\u201320%). The largest changes occur in the northern Indian Ocean (up to 50%) resulting from a combination of high deposition fluxes and enhanced N2O production pathways in local hypoxic zones. Oceanic regions relatively unaffected by anthropogenic nitrogen deposition indicate much smaller changes (&lt;2%). The estimated change in oceanic N2O source on a global scale is modest (0.08\u20130.34 Tg N yr\u22121, \u223c3\u20134% of the total ocean source), and consistent with the estimated impact on global export production (\u223c4%).\r\n\r\n", "author" : [ { "dropping-particle" : "", "family" : "Suntharalingam", "given" : "Parvadha", "non-dropping-particle" : "", "parse-names" : false, "suffix" : "" }, { "dropping-particle" : "", "family" : "Buitenhuis", "given" : "Erik", "non-dropping-particle" : "", "parse-names" : false, "suffix" : "" }, { "dropping-particle" : "", "family" : "Qu\u00e9r\u00e9", "given" : "Corinne", "non-dropping-particle" : "Le", "parse-names" : false, "suffix" : "" }, { "dropping-particle" : "", "family" : "Dentener", "given" : "Frank", "non-dropping-particle" : "", "parse-names" : false, "suffix" : "" }, { "dropping-particle" : "", "family" : "Nevison", "given" : "Cynthia", "non-dropping-particle" : "", "parse-names" : false, "suffix" : "" }, { "dropping-particle" : "", "family" : "Butler", "given" : "James H.", "non-dropping-particle" : "", "parse-names" : false, "suffix" : "" }, { "dropping-particle" : "", "family" : "Bange", "given" : "Hermann W.", "non-dropping-particle" : "", "parse-names" : false, "suffix" : "" }, { "dropping-particle" : "", "family" : "Forster", "given" : "Grant", "non-dropping-particle" : "", "parse-names" : false, "suffix" : "" } ], "container-title" : "Geophysical Research Letters", "id" : "ITEM-3", "issue" : "7", "issued" : { "date-parts" : [ [ "2012", "4", "1" ] ] }, "page" : "L07605", "publisher" : "Wiley-Blackwell", "title" : "Quantifying the impact of anthropogenic nitrogen deposition on oceanic nitrous oxide", "translator" : [ { "dropping-particle" : "", "family" : "L4687", "given" : "", "non-dropping-particle" : "", "parse-names" : false, "suffix" : "" } ], "type" : "article-journal", "volume" : "39" }, "uris" : [ "http://www.mendeley.com/documents/?uuid=b008b9fa-5fc0-3ad8-a520-41a94af3861e" ] } ], "mendeley" : { "formattedCitation" : "(Suntharalingam et al., 2012; Jickells et al., 2017; Landolfi et al., 2017)", "plainTextFormattedCitation" : "(Suntharalingam et al., 2012; Jickells et al., 2017; Landolfi et al., 2017)", "previouslyFormattedCitation" : "(Suntharalingam et al., 2012; Jickells et al., 2017; Landolfi et al., 2017)"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(Suntharalingam et al., 2012; Jickells et al., 2017; Landolfi et al., 2017)</w:t>
      </w:r>
      <w:r w:rsidRPr="001E7A27">
        <w:rPr>
          <w:lang w:val="en-GB" w:eastAsia="en-US"/>
        </w:rPr>
        <w:fldChar w:fldCharType="end"/>
      </w:r>
      <w:r w:rsidRPr="001E7A27">
        <w:rPr>
          <w:lang w:val="en-GB" w:eastAsia="en-US"/>
        </w:rPr>
        <w:t>. However, larger proportionate impacts are predicted in nitrogen-limited coastal and inland waters down</w:t>
      </w:r>
      <w:del w:id="2507" w:author="Soapbox" w:date="2021-07-17T09:20:00Z">
        <w:r w:rsidRPr="001E7A27" w:rsidDel="008569E9">
          <w:rPr>
            <w:lang w:val="en-GB" w:eastAsia="en-US"/>
          </w:rPr>
          <w:delText>-</w:delText>
        </w:r>
      </w:del>
      <w:r w:rsidRPr="001E7A27">
        <w:rPr>
          <w:lang w:val="en-GB" w:eastAsia="en-US"/>
        </w:rPr>
        <w:t xml:space="preserve">wind of continental pollution outflow, such as the Northern Indian Ocean </w:t>
      </w:r>
      <w:r w:rsidRPr="001E7A27">
        <w:rPr>
          <w:lang w:val="en-GB" w:eastAsia="en-US"/>
        </w:rPr>
        <w:fldChar w:fldCharType="begin" w:fldLock="1"/>
      </w:r>
      <w:r w:rsidR="00747167" w:rsidRPr="001E7A27">
        <w:rPr>
          <w:lang w:val="en-GB" w:eastAsia="en-US"/>
        </w:rPr>
        <w:instrText>ADDIN CSL_CITATION { "citationItems" : [ { "id" : "ITEM-1", "itemData" : { "DOI" : "10.1002/2016GB005586", "ISSN" : "08866236", "abstract" : "We report a new synthesis of best estimates of the inputs of fixed nitrogen to the world ocean via atmospheric deposition and compare this to fluvial inputs and dinitrogen fixation. We evaluate the scale of human perturbation of these fluxes. Fluvial inputs dominate inputs to the continental shelf, and we estimate that about 75% of this fluvial nitrogen escapes from the shelf to the open ocean. Biological dinitrogen fixation is the main external source of nitrogen to the open ocean, i.e., beyond the continental shelf. Atmospheric deposition is the primary mechanism by which land-based nitrogen inputs, and hence human perturbations of the nitrogen cycle, reach the open ocean. We estimate that anthropogenic inputs are currently leading to an increase in overall ocean carbon sequestration of ~0.4% (equivalent to an uptake of 0.15 Pg C yr\u22121 and less than the Duce et al. (2008) estimate). The resulting reduction in climate change forcing from this ocean CO2 uptake is offset to a small extent by an increase in ocean N2O emissions. We identify four important feedbacks in the ocean atmosphere nitrogen system that need to be better quantified to improve our understanding of the perturbation of ocean biogeochemistry by atmospheric nitrogen inputs. These feedbacks are recycling of (1) ammonia and (2) organic nitrogen from the ocean to the atmosphere and back, (3) the suppression of nitrogen fixation by increased nitrogen concentrations in surface waters from atmospheric deposition, and (4) increased loss of nitrogen from the ocean by denitrification due to increased productivity stimulated by atmospheric inputs.", "author" : [ { "dropping-particle" : "", "family" : "Jickells", "given" : "T D", "non-dropping-particle" : "", "parse-names" : false, "suffix" : "" }, { "dropping-particle" : "", "family" : "Buitenhuis", "given" : "E", "non-dropping-particle" : "", "parse-names" : false, "suffix" : "" }, { "dropping-particle" : "", "family" : "Altieri", "given" : "K", "non-dropping-particle" : "", "parse-names" : false, "suffix" : "" }, { "dropping-particle" : "", "family" : "Baker", "given" : "A R", "non-dropping-particle" : "", "parse-names" : false, "suffix" : "" }, { "dropping-particle" : "", "family" : "Capone", "given" : "D", "non-dropping-particle" : "", "parse-names" : false, "suffix" : "" }, { "dropping-particle" : "", "family" : "Duce", "given" : "R A", "non-dropping-particle" : "", "parse-names" : false, "suffix" : "" }, { "dropping-particle" : "", "family" : "Dentener", "given" : "F", "non-dropping-particle" : "", "parse-names" : false, "suffix" : "" }, { "dropping-particle" : "", "family" : "Fennel", "given" : "K", "non-dropping-particle" : "", "parse-names" : false, "suffix" : "" }, { "dropping-particle" : "", "family" : "Kanakidou", "given" : "M", "non-dropping-particle" : "", "parse-names" : false, "suffix" : "" }, { "dropping-particle" : "", "family" : "LaRoche", "given" : "J", "non-dropping-particle" : "", "parse-names" : false, "suffix" : "" }, { "dropping-particle" : "", "family" : "Lee", "given" : "K", "non-dropping-particle" : "", "parse-names" : false, "suffix" : "" }, { "dropping-particle" : "", "family" : "Liss", "given" : "P", "non-dropping-particle" : "", "parse-names" : false, "suffix" : "" }, { "dropping-particle" : "", "family" : "Middelburg", "given" : "J J", "non-dropping-particle" : "", "parse-names" : false, "suffix" : "" }, { "dropping-particle" : "", "family" : "Moore", "given" : "J K", "non-dropping-particle" : "", "parse-names" : false, "suffix" : "" }, { "dropping-particle" : "", "family" : "Okin", "given" : "G", "non-dropping-particle" : "", "parse-names" : false, "suffix" : "" }, { "dropping-particle" : "", "family" : "Oschlies", "given" : "A", "non-dropping-particle" : "", "parse-names" : false, "suffix" : "" }, { "dropping-particle" : "", "family" : "Sarin", "given" : "M", "non-dropping-particle" : "", "parse-names" : false, "suffix" : "" }, { "dropping-particle" : "", "family" : "Seitzinger", "given" : "S", "non-dropping-particle" : "", "parse-names" : false, "suffix" : "" }, { "dropping-particle" : "", "family" : "Sharples", "given" : "J", "non-dropping-particle" : "", "parse-names" : false, "suffix" : "" }, { "dropping-particle" : "", "family" : "Singh", "given" : "A", "non-dropping-particle" : "", "parse-names" : false, "suffix" : "" }, { "dropping-particle" : "", "family" : "Suntharalingam", "given" : "P", "non-dropping-particle" : "", "parse-names" : false, "suffix" : "" }, { "dropping-particle" : "", "family" : "Uematsu", "given" : "M", "non-dropping-particle" : "", "parse-names" : false, "suffix" : "" }, { "dropping-particle" : "", "family" : "Zamora", "given" : "L M", "non-dropping-particle" : "", "parse-names" : false, "suffix" : "" } ], "container-title" : "Global Biogeochemical Cycles", "id" : "ITEM-1", "issue" : "2", "issued" : { "date-parts" : [ [ "2017", "1", "1" ] ] }, "page" : "289-305", "title" : "A reevaluation of the magnitude and impacts of anthropogenic atmospheric nitrogen inputs on the ocean", "translator" : [ { "dropping-particle" : "", "family" : "L4317", "given" : "", "non-dropping-particle" : "", "parse-names" : false, "suffix" : "" } ], "type" : "article-journal", "volume" : "31" }, "uris" : [ "http://www.mendeley.com/documents/?uuid=b207d039-68f7-48a5-9bef-ff0b05b06c95" ] }, { "id" : "ITEM-2", "itemData" : { "DOI" : "10.1016/j.dsr2.2019.03.007", "ISSN" : "09670645", "author" : [ { "dropping-particle" : "", "family" : "Suntharalingam", "given" : "Parvadha", "non-dropping-particle" : "", "parse-names" : false, "suffix" : "" }, { "dropping-particle" : "", "family" : "Zamora", "given" : "Lauren M.", "non-dropping-particle" : "", "parse-names" : false, "suffix" : "" }, { "dropping-particle" : "", "family" : "Bange", "given" : "Hermann W.", "non-dropping-particle" : "", "parse-names" : false, "suffix" : "" }, { "dropping-particle" : "", "family" : "Bikkina", "given" : "Srinivas", "non-dropping-particle" : "", "parse-names" : false, "suffix" : "" }, { "dropping-particle" : "", "family" : "Buitenhuis", "given" : "Erik", "non-dropping-particle" : "", "parse-names" : false, "suffix" : "" }, { "dropping-particle" : "", "family" : "Kanakidou", "given" : "Maria", "non-dropping-particle" : "", "parse-names" : false, "suffix" : "" }, { "dropping-particle" : "", "family" : "Lamarque", "given" : "Jean-Francois", "non-dropping-particle" : "", "parse-names" : false, "suffix" : "" }, { "dropping-particle" : "", "family" : "Landolfi", "given" : "Angela", "non-dropping-particle" : "", "parse-names" : false, "suffix" : "" }, { "dropping-particle" : "", "family" : "Resplandy", "given" : "Laure", "non-dropping-particle" : "", "parse-names" : false, "suffix" : "" }, { "dropping-particle" : "", "family" : "Sarin", "given" : "Manmohan M.", "non-dropping-particle" : "", "parse-names" : false, "suffix" : "" }, { "dropping-particle" : "", "family" : "Seitzinger", "given" : "Sybil", "non-dropping-particle" : "", "parse-names" : false, "suffix" : "" }, { "dropping-particle" : "", "family" : "Singh", "given" : "Arvind", "non-dropping-particle" : "", "parse-names" : false, "suffix" : "" } ], "container-title" : "Deep Sea Research Part II: Topical Studies in Oceanography", "id" : "ITEM-2", "issued" : { "date-parts" : [ [ "2019", "8" ] ] }, "page" : "104-113", "title" : "Anthropogenic nitrogen inputs and impacts on oceanic N2O fluxes in the northern Indian Ocean: The need for an integrated observation and modelling approach", "translator" : [ { "dropping-particle" : "", "family" : "L6245", "given" : "", "non-dropping-particle" : "", "parse-names" : false, "suffix" : "" } ], "type" : "article-journal", "volume" : "166" }, "uris" : [ "http://www.mendeley.com/documents/?uuid=be510191-c773-44c4-a04b-499c6bdb1879", "http://www.mendeley.com/documents/?uuid=c0f83567-49d4-430e-9a59-f21402468b08" ] } ], "mendeley" : { "formattedCitation" : "(Jickells et al., 2017; Suntharalingam et al., 2019)", "plainTextFormattedCitation" : "(Jickells et al., 2017; Suntharalingam et al., 2019)", "previouslyFormattedCitation" : "(Jickells et al., 2017; Suntharalingam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(Jickells et al., 2017; Suntharalingam et al., 2019)</w:t>
      </w:r>
      <w:r w:rsidRPr="001E7A27">
        <w:rPr>
          <w:lang w:val="en-GB" w:eastAsia="en-US"/>
        </w:rPr>
        <w:fldChar w:fldCharType="end"/>
      </w:r>
      <w:r w:rsidRPr="001E7A27">
        <w:rPr>
          <w:lang w:val="en-GB" w:eastAsia="en-US"/>
        </w:rPr>
        <w:t>.</w:t>
      </w:r>
    </w:p>
    <w:p w14:paraId="7CE5A9BC" w14:textId="77777777" w:rsidR="00967A55" w:rsidRPr="001E7A27" w:rsidRDefault="00967A55" w:rsidP="00E274BE">
      <w:pPr>
        <w:pStyle w:val="AR6BodyText"/>
        <w:rPr>
          <w:lang w:val="en-GB"/>
        </w:rPr>
      </w:pPr>
    </w:p>
    <w:p w14:paraId="11AD92A0" w14:textId="772F4EAC" w:rsidR="00967A55" w:rsidRPr="001E7A27" w:rsidRDefault="00967A55" w:rsidP="005C7F25">
      <w:pPr>
        <w:pStyle w:val="AR6BodyText"/>
        <w:rPr>
          <w:lang w:val="en-GB" w:eastAsia="en-US"/>
        </w:rPr>
      </w:pPr>
      <w:r w:rsidRPr="001E7A27">
        <w:rPr>
          <w:lang w:val="en-GB" w:eastAsia="en-US"/>
        </w:rPr>
        <w:t xml:space="preserve">Inland waters and estuaries are generally sources of </w:t>
      </w:r>
      <w:r w:rsidRPr="001E7A27">
        <w:rPr>
          <w:lang w:val="en-GB"/>
        </w:rPr>
        <w:t>N</w:t>
      </w:r>
      <w:r w:rsidRPr="001E7A27">
        <w:rPr>
          <w:vertAlign w:val="subscript"/>
          <w:lang w:val="en-GB"/>
        </w:rPr>
        <w:t>2</w:t>
      </w:r>
      <w:r w:rsidRPr="001E7A27">
        <w:rPr>
          <w:lang w:val="en-GB"/>
        </w:rPr>
        <w:t>O</w:t>
      </w:r>
      <w:r w:rsidRPr="001E7A27">
        <w:rPr>
          <w:lang w:val="en-GB" w:eastAsia="en-US"/>
        </w:rPr>
        <w:t xml:space="preserve"> as a result of nitrification and denitrification of dissolved inorganic nitrogen, however, they can serve as N</w:t>
      </w:r>
      <w:r w:rsidRPr="001E7A27">
        <w:rPr>
          <w:vertAlign w:val="subscript"/>
          <w:lang w:val="en-GB" w:eastAsia="en-US"/>
        </w:rPr>
        <w:t>2</w:t>
      </w:r>
      <w:r w:rsidRPr="001E7A27">
        <w:rPr>
          <w:lang w:val="en-GB" w:eastAsia="en-US"/>
        </w:rPr>
        <w:t xml:space="preserve">O sinks in specific conditions </w:t>
      </w:r>
      <w:r w:rsidRPr="001E7A27">
        <w:rPr>
          <w:lang w:val="en-GB" w:eastAsia="en-US"/>
        </w:rPr>
        <w:fldChar w:fldCharType="begin" w:fldLock="1"/>
      </w:r>
      <w:r w:rsidR="00747167" w:rsidRPr="001E7A27">
        <w:rPr>
          <w:lang w:val="en-GB" w:eastAsia="en-US"/>
        </w:rPr>
        <w:instrText>ADDIN CSL_CITATION { "citationItems" : [ { "id" : "ITEM-1", "itemData" : { "DOI" : "10.1073/pnas.1820389116", "ISSN" : "0027-8424", "abstract" : "Nitrogen pollution and global eutrophication are predicted to increase nitrous oxide (N 2 O) emissions from freshwater ecosystems. Surface waters within agricultural landscapes experience the full impact of these pressures and can contribute substantially to total landscape N 2 O emissions. However, N 2 O measurements to date have focused on flowing waters. Small artificial waterbodies remain greatly understudied in the context of agricultural N 2 O emissions. This study provides a regional analysis of N 2 O measurements in small (&lt;0.01 km 2 ) artificial reservoirs, of which an estimated 16 million exist globally. We show that 67% of reservoirs were N 2 O sinks (\u221212 to \u22122 \u03bcmol N 2 O\u22c5m \u22122 \u22c5d \u22121 ) in Canada\u2019s largest agricultural area, despite their highly eutrophic status [99 \u00b1 289 \u00b5g\u22c5L \u22121 chlorophyll-a (Chl- a )]. Generalized additive models indicated that in situ N 2 O concentrations were strongly and nonlinearly related to stratification strength and dissolved inorganic nitrogen content, with the lowest N 2 O levels under conditions of strong water column stability and high algal biomass. Predicted fluxes from previously published models based on lakes, reservoirs, and agricultural waters overestimated measured fluxes on average by 7- to 33-fold, challenging the widely held view that eutrophic N-enriched waters are sources of N 2 O.", "author" : [ { "dropping-particle" : "", "family" : "Webb", "given" : "Jackie R.", "non-dropping-particle" : "", "parse-names" : false, "suffix" : "" }, { "dropping-particle" : "", "family" : "Hayes", "given" : "Nicole M.", "non-dropping-particle" : "", "parse-names" : false, "suffix" : "" }, { "dropping-particle" : "", "family" : "Simpson", "given" : "Gavin L.", "non-dropping-particle" : "", "parse-names" : false, "suffix" : "" }, { "dropping-particle" : "", "family" : "Leavitt", "given" : "Peter R.", "non-dropping-particle" : "", "parse-names" : false, "suffix" : "" }, { "dropping-particle" : "", "family" : "Baulch", "given" : "Helen M.", "non-dropping-particle" : "", "parse-names" : false, "suffix" : "" }, { "dropping-particle" : "", "family" : "Finlay", "given" : "Kerri", "non-dropping-particle" : "", "parse-names" : false, "suffix" : "" } ], "container-title" : "Proceedings of the National Academy of Sciences", "id" : "ITEM-1", "issued" : { "date-parts" : [ [ "2019", "4", "29" ] ] }, "page" : "201820389", "title" : "Widespread nitrous oxide undersaturation in farm waterbodies creates an unexpected greenhouse gas sink", "translator" : [ { "dropping-particle" : "", "family" : "L6319", "given" : "", "non-dropping-particle" : "", "parse-names" : false, "suffix" : "" } ], "type" : "article-journal" }, "uris" : [ "http://www.mendeley.com/documents/?uuid=6233ded0-5380-465a-ac15-007f9e95b517" ] } ], "mendeley" : { "formattedCitation" : "(Webb et al., 2019)", "plainTextFormattedCitation" : "(Webb et al., 2019)", "previouslyFormattedCitation" : "(Webb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(Webb et al., 2019)</w:t>
      </w:r>
      <w:r w:rsidRPr="001E7A27">
        <w:rPr>
          <w:lang w:val="en-GB" w:eastAsia="en-US"/>
        </w:rPr>
        <w:fldChar w:fldCharType="end"/>
      </w:r>
      <w:r w:rsidRPr="001E7A27">
        <w:rPr>
          <w:lang w:val="en-GB" w:eastAsia="en-US"/>
        </w:rPr>
        <w:t>. Since AR5</w:t>
      </w:r>
      <w:r w:rsidR="00F006DE" w:rsidRPr="001E7A27">
        <w:rPr>
          <w:lang w:val="en-GB" w:eastAsia="en-US"/>
        </w:rPr>
        <w:t xml:space="preserve"> </w:t>
      </w:r>
      <w:r w:rsidR="00F006DE" w:rsidRPr="001E7A27">
        <w:rPr>
          <w:lang w:val="en-GB"/>
        </w:rPr>
        <w:t>(WGI, 6.4.3)</w:t>
      </w:r>
      <w:r w:rsidRPr="001E7A27">
        <w:rPr>
          <w:lang w:val="en-GB" w:eastAsia="en-US"/>
        </w:rPr>
        <w:t>, improved emission</w:t>
      </w:r>
      <w:ins w:id="2508" w:author="Tom Maycock" w:date="2021-09-08T15:24:00Z">
        <w:r w:rsidR="0082184F" w:rsidRPr="001E7A27">
          <w:rPr>
            <w:lang w:val="en-GB" w:eastAsia="en-US"/>
          </w:rPr>
          <w:t>s</w:t>
        </w:r>
      </w:ins>
      <w:r w:rsidRPr="001E7A27">
        <w:rPr>
          <w:lang w:val="en-GB" w:eastAsia="en-US"/>
        </w:rPr>
        <w:t xml:space="preserve"> factors</w:t>
      </w:r>
      <w:ins w:id="2509" w:author="Soapbox" w:date="2021-07-17T09:21:00Z">
        <w:r w:rsidR="008569E9" w:rsidRPr="001E7A27">
          <w:rPr>
            <w:lang w:val="en-GB" w:eastAsia="en-US"/>
          </w:rPr>
          <w:t>,</w:t>
        </w:r>
      </w:ins>
      <w:r w:rsidRPr="001E7A27">
        <w:rPr>
          <w:lang w:val="en-GB" w:eastAsia="en-US"/>
        </w:rPr>
        <w:t xml:space="preserve"> including their spatio-temporal scaling, and consideration of transport within the aquatic system allow</w:t>
      </w:r>
      <w:ins w:id="2510" w:author="Soapbox" w:date="2021-07-17T09:21:00Z">
        <w:r w:rsidR="008569E9" w:rsidRPr="001E7A27">
          <w:rPr>
            <w:lang w:val="en-GB" w:eastAsia="en-US"/>
          </w:rPr>
          <w:t>s</w:t>
        </w:r>
      </w:ins>
      <w:r w:rsidRPr="001E7A27">
        <w:rPr>
          <w:lang w:val="en-GB" w:eastAsia="en-US"/>
        </w:rPr>
        <w:t xml:space="preserve"> </w:t>
      </w:r>
      <w:ins w:id="2511" w:author="Soapbox" w:date="2021-07-17T09:22:00Z">
        <w:r w:rsidR="008569E9" w:rsidRPr="001E7A27">
          <w:rPr>
            <w:lang w:val="en-GB" w:eastAsia="en-US"/>
          </w:rPr>
          <w:t xml:space="preserve">for </w:t>
        </w:r>
      </w:ins>
      <w:del w:id="2512" w:author="Soapbox" w:date="2021-07-17T09:21:00Z">
        <w:r w:rsidRPr="001E7A27" w:rsidDel="008569E9">
          <w:rPr>
            <w:lang w:val="en-GB" w:eastAsia="en-US"/>
          </w:rPr>
          <w:delText xml:space="preserve">to </w:delText>
        </w:r>
      </w:del>
      <w:r w:rsidRPr="001E7A27">
        <w:rPr>
          <w:lang w:val="en-GB" w:eastAsia="en-US"/>
        </w:rPr>
        <w:t>better constrain</w:t>
      </w:r>
      <w:ins w:id="2513" w:author="Soapbox" w:date="2021-07-17T09:21:00Z">
        <w:r w:rsidR="008569E9" w:rsidRPr="001E7A27">
          <w:rPr>
            <w:lang w:val="en-GB" w:eastAsia="en-US"/>
          </w:rPr>
          <w:t>t of</w:t>
        </w:r>
      </w:ins>
      <w:r w:rsidRPr="001E7A27">
        <w:rPr>
          <w:lang w:val="en-GB" w:eastAsia="en-US"/>
        </w:rPr>
        <w:t xml:space="preserve"> these emissions </w:t>
      </w:r>
      <w:r w:rsidRPr="001E7A27">
        <w:rPr>
          <w:lang w:val="en-GB" w:eastAsia="en-US"/>
        </w:rPr>
        <w:fldChar w:fldCharType="begin" w:fldLock="1"/>
      </w:r>
      <w:r w:rsidR="00747167" w:rsidRPr="001E7A27">
        <w:rPr>
          <w:lang w:val="en-GB" w:eastAsia="en-US"/>
        </w:rPr>
        <w:instrText>ADDIN CSL_CITATION { "citationItems" : [ { "id" : "ITEM-1", "itemData" : { "DOI" : "10.1111/gcb.13351", "ISSN" : "13541013", "abstract" : "Estimates of global riverine nitrous oxide (N2O) emissions contain great uncertainty. We conducted a meta\u2010analysis incorporating 169 observations from published literature to estimate global riverine N2O emission rates and emission factors. Riverine N2O flux was significantly correlated with NH4, NO3 and DIN (NH4 + NO3) concentrations, loads and yields. The emission factors EF(a) (i.e., the ratio of N2O emission rate and DIN load) and EF(b) (i.e., the ratio of N2O and DIN concentrations) values were comparable and showed negative correlations with nitrogen concentration, load and yield and water discharge, but positive correlations with the dissolved organic carbon : DIN ratio. After individually evaluating 82 potential regression models based on EF(a) or EF(b) for global, temperate zone and subtropical zone datasets, a power function of DIN yield multiplied by watershed area was determined to provide the best fit between modeled and observed riverine N2O emission rates (EF(a): R2 = 0.92 for both global and climatic zone models, n = 70; EF(b): R2 = 0.91 for global model and R2 = 0.90 for climatic zone models, n = 70). Using recent estimates of DIN loads for 6400 rivers, models estimated global riverine N2O emission rates of 29.6\u201335.3 (mean = 32.2) Gg N2O\u2013N yr\u22121 and emission factors of 0.16\u20130.19% (mean = 0.17%). Global riverine N2O emission rates are forecasted to increase by 35%, 25%, 18% and 3% in 2050 compared to the 2000s under the Millennium Ecosystem Assessment's Global Orchestration, Order from Strength, Technogarden, and Adapting Mosaic scenarios, respectively. Previous studies may overestimate global riverine N2O emission rates (300\u20132100 Gg N2O\u2013N yr\u22121) because they ignore declining emission factor values with increasing nitrogen levels and channel size, as well as neglect differences in emission factors corresponding to different nitrogen forms. Riverine N2O emission estimates will be further enhanced through refining emission factor estimates, extending measurements longitudinally along entire river networks and improving estimates of global riverine nitrogen loads.", "author" : [ { "dropping-particle" : "", "family" : "Hu", "given" : "Minpeng", "non-dropping-particle" : "", "parse-names" : false, "suffix" : "" }, { "dropping-particle" : "", "family" : "Chen", "given" : "Dingjiang", "non-dropping-particle" : "", "parse-names" : false, "suffix" : "" }, { "dropping-particle" : "", "family" : "Dahlgren", "given" : "Randy A.", "non-dropping-particle" : "", "parse-names" : false, "suffix" : "" } ], "container-title" : "Global Change Biology", "id" : "ITEM-1", "issue" : "11", "issued" : { "date-parts" : [ [ "2016", "11", "1" ] ] }, "page" : "3566-3582", "publisher" : "Wiley/Blackwell (10.1111)", "title" : "Modeling nitrous oxide emission from rivers: a global assessment", "translator" : [ { "dropping-particle" : "", "family" : "L4545", "given" : "", "non-dropping-particle" : "", "parse-names" : false, "suffix" : "" } ], "type" : "article-journal", "volume" : "22" }, "uris" : [ "http://www.mendeley.com/documents/?uuid=5a31a264-f057-350c-a86f-46690e263a1e" ] }, { "id" : "ITEM-2", "itemData" : { "DOI" : "10.1111/gcb.14504", "ISSN" : "13541013", "author" : [ { "dropping-particle" : "", "family" : "Maavara", "given" : "Taylor", "non-dropping-particle" : "", "parse-names" : false, "suffix" : "" }, { "dropping-particle" : "", "family" : "Lauerwald", "given" : "Ronny", "non-dropping-particle" : "", "parse-names" : false, "suffix" : "" }, { "dropping-particle" : "", "family" : "Laruelle", "given" : "Goulven G.", "non-dropping-particle" : "", "parse-names" : false, "suffix" : "" }, { "dropping-particle" : "", "family" : "Akbarzadeh", "given" : "Zahra", "non-dropping-particle" : "", "parse-names" : false, "suffix" : "" }, { "dropping-particle" : "", "family" : "Bouskill", "given" : "Nicholas J.", "non-dropping-particle" : "", "parse-names" : false, "suffix" : "" }, { "dropping-particle" : "", "family" : "Cappellen", "given" : "Philippe", "non-dropping-particle" : "Van", "parse-names" : false, "suffix" : "" }, { "dropping-particle" : "", "family" : "Regnier", "given" : "Pierre", "non-dropping-particle" : "", "parse-names" : false, "suffix" : "" } ], "container-title" : "Global Change Biology", "id" : "ITEM-2", "issue" : "2", "issued" : { "date-parts" : [ [ "2019", "2" ] ] }, "page" : "473-488", "title" : "Nitrous oxide emissions from inland waters: Are IPCC estimates too high?", "translator" : [ { "dropping-particle" : "", "family" : "L4755", "given" : "", "non-dropping-particle" : "", "parse-names" : false, "suffix" : "" } ], "type" : "article-journal", "volume" : "25" }, "uris" : [ "http://www.mendeley.com/documents/?uuid=36706b24-bc41-4d42-89c8-1a04e6cf1c09" ] }, { "id" : "ITEM-3", "itemData" : { "DOI" : "10.1111/gcb.12923", "ISSN" : "13541013", "abstract" : "Abstract Nitrous oxide is a powerful, long-lived greenhouse gas, but we know little about the role of estuarine areas in the global N2O budget. This review summarizes 56 studies of N2O fluxes and associated biogeochemical controlling factors in estuarine open waters, salt marshes, mangroves, and intertidal sediments. The majority of in situ N2O production occurs as a result of sediment denitrification, although the water column contributes N2O through nitrification in suspended particles. The most important factors controlling N2O fluxes seem to be dissolved inorganic nitrogen (DIN) and oxygen availability, which in turn are affected by tidal cycles, groundwater inputs, and macrophyte density. The heterogeneity of coastal environments leads to a high variability in observations, but on average estuarine open water, intertidal and vegetated environments are sites of a small positive N2O flux to the atmosphere (range 0.15?0.91; median 0.31; Tg N2O-N yr?1). Global changes in macrophyte distribution and anthropogenic nitrogen loading are expected to increase N2O emissions from estuaries. We estimate that a doubling of current median NO3? concentrations would increase the global estuary water?air N2O flux by about 0.45 Tg N2O-N yr?1 or about 190%. A loss of 50% of mangrove habitat, being converted to unvegetated intertidal area, would result in a net decrease in N2O emissions of 0.002 Tg N2O-N yr?1. In contrast, conversion of 50% of salt marsh to unvegetated area would result in a net increase of 0.001 Tg N2O-N yr?1. Decreased oxygen concentrations may inhibit production of N2O by nitrification; however, sediment denitrification and the associated ratio of N2O:N2 is expected to increase.", "author" : [ { "dropping-particle" : "", "family" : "Murray", "given" : "Rachel H", "non-dropping-particle" : "", "parse-names" : false, "suffix" : "" }, { "dropping-particle" : "V", "family" : "Erler", "given" : "Dirk", "non-dropping-particle" : "", "parse-names" : false, "suffix" : "" }, { "dropping-particle" : "", "family" : "Eyre", "given" : "Bradley D", "non-dropping-particle" : "", "parse-names" : false, "suffix" : "" } ], "container-title" : "Global Change Biology", "id" : "ITEM-3", "issue" : "9", "issued" : { "date-parts" : [ [ "2015", "9", "1" ] ] }, "note" : "doi: 10.1111/gcb.12923", "page" : "3219-3245", "publisher" : "John Wiley &amp; Sons, Ltd (10.1111)", "title" : "Nitrous oxide fluxes in estuarine environments: response to global change", "translator" : [ { "dropping-particle" : "", "family" : "L4708", "given" : "", "non-dropping-particle" : "", "parse-names" : false, "suffix" : "" } ], "type" : "article-journal", "volume" : "21" }, "uris" : [ "http://www.mendeley.com/documents/?uuid=72389bc3-b66a-403b-b532-b9e4533ef020" ] }, { "id" : "ITEM-4", "itemData" : { "DOI" : "10.1029/2019GB006261", "ISSN" : "0886-6236", "author" : [ { "dropping-particle" : "", "family" : "Lauerwald", "given" : "R.", "non-dropping-particle" : "", "parse-names" : false, "suffix" : "" }, { "dropping-particle" : "", "family" : "Regnier", "given" : "P.", "non-dropping-particle" : "", "parse-names" : false, "suffix" : "" }, { "dropping-particle" : "", "family" : "Figueiredo", "given" : "V.", "non-dropping-particle" : "", "parse-names" : false, "suffix" : "" }, { "dropping-particle" : "", "family" : "Enrich\u2010Prast", "given" : "A.", "non-dropping-particle" : "", "parse-names" : false, "suffix" : "" }, { "dropping-particle" : "", "family" : "Bastviken", "given" : "D.", "non-dropping-particle" : "", "parse-names" : false, "suffix" : "" }, { "dropping-particle" : "", "family" : "Lehner", "given" : "B.", "non-dropping-particle" : "", "parse-names" : false, "suffix" : "" }, { "dropping-particle" : "", "family" : "Maavara", "given" : "T.", "non-dropping-particle" : "", "parse-names" : false, "suffix" : "" }, { "dropping-particle" : "", "family" : "Raymond", "given" : "P.", "non-dropping-particle" : "", "parse-names" : false, "suffix" : "" } ], "container-title" : "Global Biogeochemical Cycles", "id" : "ITEM-4", "issue" : "12", "issued" : { "date-parts" : [ [ "2019", "12", "6" ] ] }, "page" : "1564-1581", "title" : "Natural Lakes Are a Minor Global Source of N2O to the Atmosphere", "translator" : [ { "dropping-particle" : "", "family" : "L3144", "given" : "", "non-dropping-particle" : "", "parse-names" : false, "suffix" : "" } ], "type" : "article-journal", "volume" : "33" }, "uris" : [ "http://www.mendeley.com/documents/?uuid=886031c7-ce64-4251-ae25-94a7778bf143" ] }, { "id" : "ITEM-5", "itemData" : { "DOI" : "10.1038/s41558-019-0665-8", "ISSN" : "1758-678X", "author" : [ { "dropping-particle" : "", "family" : "Yao", "given" : "Yuanzhi", "non-dropping-particle" : "", "parse-names" : false, "suffix" : "" }, { "dropping-particle" : "", "family" : "Tian", "given" : "Hanqin", "non-dropping-particle" : "", "parse-names" : false, "suffix" : "" }, { "dropping-particle" : "", "family" : "Shi", "given" : "Hao", "non-dropping-particle" : "", "parse-names" : false, "suffix" : "" }, { "dropping-particle" : "", "family" : "Pan", "given" : "Shufen", "non-dropping-particle" : "", "parse-names" : false, "suffix" : "" }, { "dropping-particle" : "", "family" : "Xu", "given" : "Rongting", "non-dropping-particle" : "", "parse-names" : false, "suffix" : "" }, { "dropping-particle" : "", "family" : "Pan", "given" : "Naiqing", "non-dropping-particle" : "", "parse-names" : false, "suffix" : "" }, { "dropping-particle" : "", "family" : "Canadell", "given" : "Josep G.", "non-dropping-particle" : "", "parse-names" : false, "suffix" : "" } ], "container-title" : "Nature Climate Change", "id" : "ITEM-5", "issue" : "2", "issued" : { "date-parts" : [ [ "2020", "2", "23" ] ] }, "page" : "138-142", "title" : "Increased global nitrous oxide emissions from streams and rivers in the Anthropocene", "translator" : [ { "dropping-particle" : "", "family" : "L6758", "given" : "", "non-dropping-particle" : "", "parse-names" : false, "suffix" : "" } ], "type" : "article-journal", "volume" : "10" }, "uris" : [ "http://www.mendeley.com/documents/?uuid=9cf8bcb1-4f0c-4302-8a35-6f5ae8bad324" ] }, { "id" : "ITEM-6", "itemData" : { "DOI" : "10.1111/gcb.14928", "ISSN" : "1354-1013", "author" : [ { "dropping-particle" : "", "family" : "Kortelainen", "given" : "Pirkko", "non-dropping-particle" : "", "parse-names" : false, "suffix" : "" }, { "dropping-particle" : "", "family" : "Larmola", "given" : "Tuula", "non-dropping-particle" : "", "parse-names" : false, "suffix" : "" }, { "dropping-particle" : "", "family" : "Rantakari", "given" : "Miitta", "non-dropping-particle" : "", "parse-names" : false, "suffix" : "" }, { "dropping-particle" : "", "family" : "Juutinen", "given" : "Sari", "non-dropping-particle" : "", "parse-names" : false, "suffix" : "" }, { "dropping-particle" : "", "family" : "Alm", "given" : "Jukka", "non-dropping-particle" : "", "parse-names" : false, "suffix" : "" }, { "dropping-particle" : "", "family" : "Martikainen", "given" : "Pertti J.", "non-dropping-particle" : "", "parse-names" : false, "suffix" : "" } ], "container-title" : "Global Change Biology", "id" : "ITEM-6", "issue" : "3", "issued" : { "date-parts" : [ [ "2020", "3", "8" ] ] }, "page" : "1432-1445", "title" : "Lakes as nitrous oxide sources in the boreal landscape", "translator" : [ { "dropping-particle" : "", "family" : "L6753", "given" : "", "non-dropping-particle" : "", "parse-names" : false, "suffix" : "" } ], "type" : "article-journal", "volume" : "26" }, "uris" : [ "http://www.mendeley.com/documents/?uuid=3c9c9d0c-198b-40d9-9bb2-1825c48d9d7c" ] } ], "mendeley" : { "formattedCitation" : "(Murray et al., 2015; Hu et al., 2016; Lauerwald et al., 2019; Maavara et al., 2019; Kortelainen et al., 2020; Yao et al., 2020)", "plainTextFormattedCitation" : "(Murray et al., 2015; Hu et al., 2016; Lauerwald et al., 2019; Maavara et al., 2019; Kortelainen et al., 2020; Yao et al., 2020)", "previouslyFormattedCitation" : "(Murray et al., 2015; Hu et al., 2016; Lauerwald et al., 2019; Maavara et al., 2019; Kortelainen et al., 2020; Yao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(Murray et al., 2015; Hu et al., 2016; Lauerwald et al., 2019; Maavara et al., 2019; Kortelainen et al., 2020; Yao et al., 2020)</w:t>
      </w:r>
      <w:r w:rsidRPr="001E7A27">
        <w:rPr>
          <w:lang w:val="en-GB" w:eastAsia="en-US"/>
        </w:rPr>
        <w:fldChar w:fldCharType="end"/>
      </w:r>
      <w:r w:rsidRPr="001E7A27">
        <w:rPr>
          <w:lang w:val="en-GB" w:eastAsia="en-US"/>
        </w:rPr>
        <w:t>. Despite uncertainties because of the side</w:t>
      </w:r>
      <w:ins w:id="2514" w:author="Soapbox" w:date="2021-07-17T09:22:00Z">
        <w:r w:rsidR="008569E9" w:rsidRPr="001E7A27">
          <w:rPr>
            <w:lang w:val="en-GB" w:eastAsia="en-US"/>
          </w:rPr>
          <w:t xml:space="preserve"> </w:t>
        </w:r>
      </w:ins>
      <w:del w:id="2515" w:author="Soapbox" w:date="2021-07-17T09:22:00Z">
        <w:r w:rsidRPr="001E7A27" w:rsidDel="008569E9">
          <w:rPr>
            <w:lang w:val="en-GB" w:eastAsia="en-US"/>
          </w:rPr>
          <w:delText>-</w:delText>
        </w:r>
      </w:del>
      <w:r w:rsidRPr="001E7A27">
        <w:rPr>
          <w:lang w:val="en-GB" w:eastAsia="en-US"/>
        </w:rPr>
        <w:t xml:space="preserve">effects of canals and reservoirs on nutrient cycling, these advances permit </w:t>
      </w:r>
      <w:del w:id="2516" w:author="Soapbox" w:date="2021-07-17T09:24:00Z">
        <w:r w:rsidRPr="001E7A27" w:rsidDel="001A6CF7">
          <w:rPr>
            <w:lang w:val="en-GB" w:eastAsia="en-US"/>
          </w:rPr>
          <w:delText xml:space="preserve">to </w:delText>
        </w:r>
      </w:del>
      <w:r w:rsidRPr="001E7A27">
        <w:rPr>
          <w:lang w:val="en-GB" w:eastAsia="en-US"/>
        </w:rPr>
        <w:t>attribut</w:t>
      </w:r>
      <w:ins w:id="2517" w:author="Soapbox" w:date="2021-07-17T09:24:00Z">
        <w:r w:rsidR="001A6CF7" w:rsidRPr="001E7A27">
          <w:rPr>
            <w:lang w:val="en-GB" w:eastAsia="en-US"/>
          </w:rPr>
          <w:t>ion of</w:t>
        </w:r>
      </w:ins>
      <w:del w:id="2518" w:author="Soapbox" w:date="2021-07-17T09:24:00Z">
        <w:r w:rsidRPr="001E7A27" w:rsidDel="001A6CF7">
          <w:rPr>
            <w:lang w:val="en-GB" w:eastAsia="en-US"/>
          </w:rPr>
          <w:delText>e</w:delText>
        </w:r>
      </w:del>
      <w:r w:rsidRPr="001E7A27">
        <w:rPr>
          <w:lang w:val="en-GB" w:eastAsia="en-US"/>
        </w:rPr>
        <w:t xml:space="preserve"> a fraction of inland water N</w:t>
      </w:r>
      <w:r w:rsidRPr="001E7A27">
        <w:rPr>
          <w:vertAlign w:val="subscript"/>
          <w:lang w:val="en-GB" w:eastAsia="en-US"/>
        </w:rPr>
        <w:t>2</w:t>
      </w:r>
      <w:r w:rsidRPr="001E7A27">
        <w:rPr>
          <w:lang w:val="en-GB" w:eastAsia="en-US"/>
        </w:rPr>
        <w:t xml:space="preserve">O emissions to anthropogenic sources </w:t>
      </w:r>
      <w:r w:rsidRPr="001E7A27">
        <w:rPr>
          <w:lang w:val="en-GB" w:eastAsia="en-US"/>
        </w:rPr>
        <w:fldChar w:fldCharType="begin" w:fldLock="1"/>
      </w:r>
      <w:r w:rsidR="00747167" w:rsidRPr="001E7A2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(Tian et al., 2020)</w:t>
      </w:r>
      <w:r w:rsidRPr="001E7A27">
        <w:rPr>
          <w:lang w:val="en-GB" w:eastAsia="en-US"/>
        </w:rPr>
        <w:fldChar w:fldCharType="end"/>
      </w:r>
      <w:r w:rsidRPr="001E7A27">
        <w:rPr>
          <w:lang w:val="en-GB" w:eastAsia="en-US"/>
        </w:rPr>
        <w:t>, which contributes to the increased anthropogenic share of the global N</w:t>
      </w:r>
      <w:r w:rsidRPr="001E7A27">
        <w:rPr>
          <w:vertAlign w:val="subscript"/>
          <w:lang w:val="en-GB" w:eastAsia="en-US"/>
        </w:rPr>
        <w:t>2</w:t>
      </w:r>
      <w:r w:rsidRPr="001E7A27">
        <w:rPr>
          <w:lang w:val="en-GB" w:eastAsia="en-US"/>
        </w:rPr>
        <w:t>O source in this report compared to</w:t>
      </w:r>
      <w:r w:rsidR="008906D6" w:rsidRPr="001E7A27">
        <w:rPr>
          <w:lang w:val="en-GB" w:eastAsia="en-US"/>
        </w:rPr>
        <w:t xml:space="preserve"> AR5 </w:t>
      </w:r>
      <w:r w:rsidR="008906D6" w:rsidRPr="001E7A27">
        <w:rPr>
          <w:lang w:val="en-GB" w:eastAsia="en-US"/>
        </w:rPr>
        <w:fldChar w:fldCharType="begin" w:fldLock="1"/>
      </w:r>
      <w:r w:rsidR="00747167" w:rsidRPr="001E7A27">
        <w:rPr>
          <w:lang w:val="en-GB" w:eastAsia="en-US"/>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8906D6" w:rsidRPr="001E7A27">
        <w:rPr>
          <w:lang w:val="en-GB" w:eastAsia="en-US"/>
        </w:rPr>
        <w:fldChar w:fldCharType="separate"/>
      </w:r>
      <w:r w:rsidR="00025FA2" w:rsidRPr="001E7A27">
        <w:rPr>
          <w:noProof/>
          <w:lang w:val="en-GB" w:eastAsia="en-US"/>
        </w:rPr>
        <w:t>(Ciais et al., 2013)</w:t>
      </w:r>
      <w:r w:rsidR="008906D6" w:rsidRPr="001E7A27">
        <w:rPr>
          <w:lang w:val="en-GB" w:eastAsia="en-US"/>
        </w:rPr>
        <w:fldChar w:fldCharType="end"/>
      </w:r>
      <w:r w:rsidRPr="001E7A27">
        <w:rPr>
          <w:lang w:val="en-GB" w:eastAsia="en-US"/>
        </w:rPr>
        <w:t>. As</w:t>
      </w:r>
      <w:ins w:id="2519" w:author="Soapbox" w:date="2021-07-17T09:24:00Z">
        <w:r w:rsidR="001A6CF7" w:rsidRPr="001E7A27">
          <w:rPr>
            <w:lang w:val="en-GB" w:eastAsia="en-US"/>
          </w:rPr>
          <w:t xml:space="preserve"> an</w:t>
        </w:r>
      </w:ins>
      <w:r w:rsidRPr="001E7A27">
        <w:rPr>
          <w:lang w:val="en-GB" w:eastAsia="en-US"/>
        </w:rPr>
        <w:t xml:space="preserve"> indirect consequence of agricultural nitrogen</w:t>
      </w:r>
      <w:ins w:id="2520" w:author="Soapbox" w:date="2021-07-17T09:24:00Z">
        <w:r w:rsidR="001A6CF7" w:rsidRPr="001E7A27">
          <w:rPr>
            <w:lang w:val="en-GB" w:eastAsia="en-US"/>
          </w:rPr>
          <w:t xml:space="preserve"> </w:t>
        </w:r>
      </w:ins>
      <w:del w:id="2521" w:author="Soapbox" w:date="2021-07-17T09:24:00Z">
        <w:r w:rsidRPr="001E7A27" w:rsidDel="001A6CF7">
          <w:rPr>
            <w:lang w:val="en-GB" w:eastAsia="en-US"/>
          </w:rPr>
          <w:delText>-</w:delText>
        </w:r>
      </w:del>
      <w:r w:rsidRPr="001E7A27">
        <w:rPr>
          <w:lang w:val="en-GB" w:eastAsia="en-US"/>
        </w:rPr>
        <w:t>use and waste-water treatment, the anthropogenic emissions from inland waters have increased by about a quarter (0.1 TgN yr</w:t>
      </w:r>
      <w:del w:id="2522" w:author="Ian Blenkinsop" w:date="2021-07-28T13:41:00Z">
        <w:r w:rsidRPr="001E7A27" w:rsidDel="00CA0FD0">
          <w:rPr>
            <w:vertAlign w:val="superscript"/>
            <w:lang w:val="en-GB" w:eastAsia="en-US"/>
          </w:rPr>
          <w:delText>-</w:delText>
        </w:r>
      </w:del>
      <w:ins w:id="2523" w:author="Ian Blenkinsop" w:date="2021-07-28T13:41:00Z">
        <w:r w:rsidR="00CA0FD0" w:rsidRPr="001E7A27">
          <w:rPr>
            <w:vertAlign w:val="superscript"/>
            <w:lang w:val="en-GB" w:eastAsia="en-US"/>
          </w:rPr>
          <w:t>–</w:t>
        </w:r>
      </w:ins>
      <w:r w:rsidRPr="001E7A27">
        <w:rPr>
          <w:vertAlign w:val="superscript"/>
          <w:lang w:val="en-GB" w:eastAsia="en-US"/>
        </w:rPr>
        <w:t>1</w:t>
      </w:r>
      <w:r w:rsidRPr="001E7A27">
        <w:rPr>
          <w:lang w:val="en-GB" w:eastAsia="en-US"/>
        </w:rPr>
        <w:t xml:space="preserve">) between the 1980s and 2007–2016 </w:t>
      </w:r>
      <w:r w:rsidRPr="001E7A27">
        <w:rPr>
          <w:lang w:val="en-GB" w:eastAsia="en-US"/>
        </w:rPr>
        <w:fldChar w:fldCharType="begin" w:fldLock="1"/>
      </w:r>
      <w:r w:rsidR="00747167" w:rsidRPr="001E7A2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(Tian et al., 2020)</w:t>
      </w:r>
      <w:r w:rsidRPr="001E7A27">
        <w:rPr>
          <w:lang w:val="en-GB" w:eastAsia="en-US"/>
        </w:rPr>
        <w:fldChar w:fldCharType="end"/>
      </w:r>
      <w:r w:rsidRPr="001E7A27">
        <w:rPr>
          <w:lang w:val="en-GB" w:eastAsia="en-US"/>
        </w:rPr>
        <w:t xml:space="preserve">. </w:t>
      </w:r>
    </w:p>
    <w:p w14:paraId="602D3E79" w14:textId="77777777" w:rsidR="00967A55" w:rsidRPr="001E7A27" w:rsidRDefault="00967A55" w:rsidP="005C7F25">
      <w:pPr>
        <w:pStyle w:val="AR6BodyText"/>
        <w:rPr>
          <w:lang w:val="en-GB" w:eastAsia="en-US"/>
        </w:rPr>
      </w:pPr>
    </w:p>
    <w:p w14:paraId="0ADCC3AD" w14:textId="77777777" w:rsidR="002F5491" w:rsidRPr="001E7A27" w:rsidRDefault="002F5491" w:rsidP="005C7F25">
      <w:pPr>
        <w:pStyle w:val="AR6BodyText"/>
        <w:rPr>
          <w:lang w:val="en-GB" w:eastAsia="en-US"/>
        </w:rPr>
      </w:pPr>
    </w:p>
    <w:p w14:paraId="42C299EC" w14:textId="05EBD96A" w:rsidR="00967A55" w:rsidRPr="001E7A27" w:rsidRDefault="00967A55" w:rsidP="0098460A">
      <w:pPr>
        <w:pStyle w:val="AR6Chap5Level35111"/>
        <w:rPr>
          <w:lang w:val="en-GB"/>
        </w:rPr>
      </w:pPr>
      <w:bookmarkStart w:id="2524" w:name="_Toc5716924"/>
      <w:bookmarkStart w:id="2525" w:name="_Toc33564259"/>
      <w:bookmarkStart w:id="2526" w:name="_Toc70535671"/>
      <w:r w:rsidRPr="001E7A27">
        <w:rPr>
          <w:lang w:val="en-GB"/>
        </w:rPr>
        <w:t xml:space="preserve">Emissions and </w:t>
      </w:r>
      <w:r w:rsidR="003760AB" w:rsidRPr="001E7A27">
        <w:rPr>
          <w:lang w:val="en-GB"/>
        </w:rPr>
        <w:t>S</w:t>
      </w:r>
      <w:r w:rsidRPr="001E7A27">
        <w:rPr>
          <w:lang w:val="en-GB"/>
        </w:rPr>
        <w:t>inks</w:t>
      </w:r>
      <w:bookmarkEnd w:id="2524"/>
      <w:r w:rsidRPr="001E7A27">
        <w:rPr>
          <w:lang w:val="en-GB"/>
        </w:rPr>
        <w:t xml:space="preserve"> in </w:t>
      </w:r>
      <w:r w:rsidR="003760AB" w:rsidRPr="001E7A27">
        <w:rPr>
          <w:lang w:val="en-GB"/>
        </w:rPr>
        <w:t>N</w:t>
      </w:r>
      <w:r w:rsidRPr="001E7A27">
        <w:rPr>
          <w:lang w:val="en-GB"/>
        </w:rPr>
        <w:t>on-</w:t>
      </w:r>
      <w:ins w:id="2527" w:author="Soapbox" w:date="2021-07-17T09:25:00Z">
        <w:r w:rsidR="001A6CF7" w:rsidRPr="001E7A27">
          <w:rPr>
            <w:lang w:val="en-GB"/>
          </w:rPr>
          <w:t>a</w:t>
        </w:r>
      </w:ins>
      <w:del w:id="2528" w:author="Soapbox" w:date="2021-07-17T09:25:00Z">
        <w:r w:rsidR="003760AB" w:rsidRPr="001E7A27" w:rsidDel="001A6CF7">
          <w:rPr>
            <w:lang w:val="en-GB"/>
          </w:rPr>
          <w:delText>A</w:delText>
        </w:r>
      </w:del>
      <w:r w:rsidRPr="001E7A27">
        <w:rPr>
          <w:lang w:val="en-GB"/>
        </w:rPr>
        <w:t xml:space="preserve">gricultural </w:t>
      </w:r>
      <w:r w:rsidR="003760AB" w:rsidRPr="001E7A27">
        <w:rPr>
          <w:lang w:val="en-GB"/>
        </w:rPr>
        <w:t>L</w:t>
      </w:r>
      <w:r w:rsidRPr="001E7A27">
        <w:rPr>
          <w:lang w:val="en-GB"/>
        </w:rPr>
        <w:t>and</w:t>
      </w:r>
      <w:bookmarkEnd w:id="2525"/>
      <w:bookmarkEnd w:id="2526"/>
    </w:p>
    <w:p w14:paraId="3E97D724" w14:textId="77777777" w:rsidR="00967A55" w:rsidRPr="001E7A27" w:rsidRDefault="00967A55" w:rsidP="005C7F25">
      <w:pPr>
        <w:pStyle w:val="AR6BodyText"/>
        <w:rPr>
          <w:lang w:val="en-GB"/>
        </w:rPr>
      </w:pPr>
    </w:p>
    <w:p w14:paraId="622542D6" w14:textId="0799C92F" w:rsidR="00967A55" w:rsidRPr="001E7A27" w:rsidRDefault="00967A55" w:rsidP="005C7F25">
      <w:pPr>
        <w:pStyle w:val="AR6BodyText"/>
        <w:rPr>
          <w:lang w:val="en-GB" w:eastAsia="en-US"/>
        </w:rPr>
      </w:pPr>
      <w:r w:rsidRPr="001E7A27">
        <w:rPr>
          <w:lang w:val="en-GB" w:eastAsia="en-US"/>
        </w:rPr>
        <w:t xml:space="preserve">Soils are the largest natural source of </w:t>
      </w:r>
      <w:r w:rsidRPr="001E7A27">
        <w:rPr>
          <w:lang w:val="en-GB"/>
        </w:rPr>
        <w:t>N</w:t>
      </w:r>
      <w:r w:rsidRPr="001E7A27">
        <w:rPr>
          <w:vertAlign w:val="subscript"/>
          <w:lang w:val="en-GB"/>
        </w:rPr>
        <w:t>2</w:t>
      </w:r>
      <w:r w:rsidRPr="001E7A27">
        <w:rPr>
          <w:lang w:val="en-GB"/>
        </w:rPr>
        <w:t>O</w:t>
      </w:r>
      <w:r w:rsidRPr="001E7A27">
        <w:rPr>
          <w:lang w:val="en-GB" w:eastAsia="en-US"/>
        </w:rPr>
        <w:t>, arising primarily from nitrogen processing associated with microbial nitrification and denitrification</w:t>
      </w:r>
      <w:ins w:id="2529" w:author="Ian Blenkinsop" w:date="2021-07-28T13:41:00Z">
        <w:r w:rsidR="00CA0FD0" w:rsidRPr="001E7A27">
          <w:rPr>
            <w:lang w:val="en-GB" w:eastAsia="en-US"/>
          </w:rPr>
          <w:t xml:space="preserve"> (Table 5.3;</w:t>
        </w:r>
      </w:ins>
      <w:r w:rsidRPr="001E7A27">
        <w:rPr>
          <w:lang w:val="en-GB" w:eastAsia="en-US"/>
        </w:rPr>
        <w:t xml:space="preserve"> </w:t>
      </w:r>
      <w:r w:rsidRPr="001E7A27">
        <w:rPr>
          <w:lang w:val="en-GB" w:eastAsia="en-US"/>
        </w:rPr>
        <w:fldChar w:fldCharType="begin" w:fldLock="1"/>
      </w:r>
      <w:r w:rsidR="00747167" w:rsidRPr="001E7A27">
        <w:rPr>
          <w:lang w:val="en-GB" w:eastAsia="en-US"/>
        </w:rPr>
        <w:instrText>ADDIN CSL_CITATION { "citationItems" : [ { "id" : "ITEM-1", "itemData" : { "DOI" : "10.1098/rstb.2013.0122", "ISSN" : "0962-8436", "abstract" : "Although it is well established that soils are the dominating source for atmospheric nitrous oxide (N(2)O), we are still struggling to fully understand the complexity of the underlying microbial production and consumption processes and the links to biotic (e.g. inter- and intraspecies competition, food webs, plant\u2013microbe interaction) and abiotic (e.g. soil climate, physics and chemistry) factors. Recent work shows that a better understanding of the composition and diversity of the microbial community across a variety of soils in different climates and under different land use, as well as plant\u2013microbe interactions in the rhizosphere, may provide a key to better understand the variability of N(2)O fluxes at the soil\u2013atmosphere interface. Moreover, recent insights into the regulation of the reduction of N(2)O to dinitrogen (N(2)) have increased our understanding of N(2)O exchange. This improved process understanding, building on the increased use of isotope tracing techniques and metagenomics, needs to go along with improvements in measurement techniques for N(2)O (and N(2)) emission in order to obtain robust field and laboratory datasets for different ecosystem types. Advances in both fields are currently used to improve process descriptions in biogeochemical models, which may eventually be used not only to test our current process understanding from the microsite to the field level, but also used as tools for up-scaling emissions to landscapes and regions and to explore feedbacks of soil N(2)O emissions to changes in environmental conditions, land management and land use.", "author" : [ { "dropping-particle" : "", "family" : "Butterbach-Bahl", "given" : "Klaus", "non-dropping-particle" : "", "parse-names" : false, "suffix" : "" }, { "dropping-particle" : "", "family" : "Baggs", "given" : "Elizabeth M", "non-dropping-particle" : "", "parse-names" : false, "suffix" : "" }, { "dropping-particle" : "", "family" : "Dannenmann", "given" : "Michael", "non-dropping-particle" : "", "parse-names" : false, "suffix" : "" }, { "dropping-particle" : "", "family" : "Kiese", "given" : "Ralf", "non-dropping-particle" : "", "parse-names" : false, "suffix" : "" }, { "dropping-particle" : "", "family" : "Zechmeister-Boltenstern", "given" : "Sophie", "non-dropping-particle" : "", "parse-names" : false, "suffix" : "" } ], "container-title" : "Philosophical Transactions of the Royal Society B: Biological Sciences", "id" : "ITEM-1", "issue" : "1621", "issued" : { "date-parts" : [ [ "2013", "5", "27" ] ] }, "page" : "20130122-20130122", "publisher" : "The Royal Society", "title" : "Nitrous oxide emissions from soils: how well do we understand the processes and their controls?", "translator" : [ { "dropping-particle" : "", "family" : "L4058", "given" : "", "non-dropping-particle" : "", "parse-names" : false, "suffix" : "" } ], "type" : "article-journal", "volume" : "368" }, "uris" : [ "http://www.mendeley.com/documents/?uuid=723a0aea-cecf-47c3-864b-0e2a892e7947" ] }, { "id" : "ITEM-2", "itemData" : { "DOI" : "10.1371/journal.pone.0118954", "ISSN" : "1932-6203", "author" : [ { "dropping-particle" : "", "family" : "Snider", "given" : "David M.", "non-dropping-particle" : "", "parse-names" : false, "suffix" : "" }, { "dropping-particle" : "", "family" : "Venkiteswaran", "given" : "Jason J.", "non-dropping-particle" : "", "parse-names" : false, "suffix" : "" }, { "dropping-particle" : "", "family" : "Schiff", "given" : "Sherry L.", "non-dropping-particle" : "", "parse-names" : false, "suffix" : "" }, { "dropping-particle" : "", "family" : "Spoelstra", "given" : "John", "non-dropping-particle" : "", "parse-names" : false, "suffix" : "" } ], "container-title" : "PLOS ONE", "editor" : [ { "dropping-particle" : "", "family" : "Hu", "given" : "Shuijin", "non-dropping-particle" : "", "parse-names" : false, "suffix" : "" } ], "id" : "ITEM-2", "issue" : "3", "issued" : { "date-parts" : [ [ "2015", "3", "26" ] ] }, "page" : "e0118954", "title" : "From the Ground Up: Global Nitrous Oxide Sources are Constrained by Stable Isotope Values", "translator" : [ { "dropping-particle" : "", "family" : "L6915", "given" : "", "non-dropping-particle" : "", "parse-names" : false, "suffix" : "" } ], "type" : "article-journal", "volume" : "10" }, "uris" : [ "http://www.mendeley.com/documents/?uuid=be1d05cf-4e5f-4927-bb27-1c399b4cf5eb" ] } ], "mendeley" : { "formattedCitation" : "(Butterbach-Bahl et al., 2013; Snider et al., 2015)", "plainTextFormattedCitation" : "(Butterbach-Bahl et al., 2013; Snider et al., 2015)", "previouslyFormattedCitation" : "(Butterbach-Bahl et al., 2013; Snider et al., 2015)"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Butterbach-Bahl et al., 2013; Snider et al., 2015)</w:t>
      </w:r>
      <w:r w:rsidRPr="001E7A27">
        <w:rPr>
          <w:lang w:val="en-GB" w:eastAsia="en-US"/>
        </w:rPr>
        <w:fldChar w:fldCharType="end"/>
      </w:r>
      <w:ins w:id="2530" w:author="Soapbox" w:date="2021-07-17T09:25:00Z">
        <w:r w:rsidR="001A6CF7" w:rsidRPr="001E7A27">
          <w:rPr>
            <w:lang w:val="en-GB" w:eastAsia="en-US"/>
          </w:rPr>
          <w:t>.</w:t>
        </w:r>
      </w:ins>
      <w:del w:id="2531" w:author="Soapbox" w:date="2021-07-17T09:25:00Z">
        <w:r w:rsidRPr="001E7A27" w:rsidDel="001A6CF7">
          <w:rPr>
            <w:lang w:val="en-GB" w:eastAsia="en-US"/>
          </w:rPr>
          <w:delText xml:space="preserve"> (Table 5.3).</w:delText>
        </w:r>
      </w:del>
      <w:r w:rsidRPr="001E7A27">
        <w:rPr>
          <w:lang w:val="en-GB" w:eastAsia="en-US"/>
        </w:rPr>
        <w:t xml:space="preserve"> Under some conditions, soils can also act as a net sink of </w:t>
      </w:r>
      <w:r w:rsidRPr="001E7A27">
        <w:rPr>
          <w:lang w:val="en-GB"/>
        </w:rPr>
        <w:t>N</w:t>
      </w:r>
      <w:r w:rsidRPr="001E7A27">
        <w:rPr>
          <w:vertAlign w:val="subscript"/>
          <w:lang w:val="en-GB"/>
        </w:rPr>
        <w:t>2</w:t>
      </w:r>
      <w:r w:rsidRPr="001E7A27">
        <w:rPr>
          <w:lang w:val="en-GB"/>
        </w:rPr>
        <w:t>O, but this effect is small compared to the overall source</w:t>
      </w:r>
      <w:r w:rsidRPr="001E7A27">
        <w:rPr>
          <w:lang w:val="en-GB" w:eastAsia="en-US"/>
        </w:rPr>
        <w:t xml:space="preserve"> </w:t>
      </w:r>
      <w:r w:rsidRPr="001E7A27">
        <w:rPr>
          <w:lang w:val="en-GB" w:eastAsia="en-US"/>
        </w:rPr>
        <w:fldChar w:fldCharType="begin" w:fldLock="1"/>
      </w:r>
      <w:r w:rsidR="00747167" w:rsidRPr="001E7A27">
        <w:rPr>
          <w:lang w:val="en-GB" w:eastAsia="en-US"/>
        </w:rPr>
        <w:instrText>ADDIN CSL_CITATION { "citationItems" : [ { "id" : "ITEM-1", "itemData" : { "DOI" : "10.1111/gcb.12239", "abstract" : "A literature survey of studies reporting nitrous oxide uptake in the soils of natural ecosystems is used to suggest that the median uptake potential is 4 \u03bcg m\u22122 h\u22121. The highest values are nearly all associated with soils of wetland and peatland ecosystems. Globally, the consumption of nitrous oxide in soils is not likely to exceed 0.3 TgN yr\u22121, indicating that the projected sink is not more than 2% of current estimated sources of N2O in the atmosphere.", "author" : [ { "dropping-particle" : "", "family" : "Schlesinger", "given" : "William H.", "non-dropping-particle" : "", "parse-names" : false, "suffix" : "" } ], "container-title" : "Global Change Biology", "id" : "ITEM-1", "issue" : "10", "issued" : { "date-parts" : [ [ "2013", "10", "1" ] ] }, "page" : "2929-2931", "publisher" : "Wiley/Blackwell (10.1111)", "title" : "An estimate of the global sink for nitrous oxide in soils", "translator" : [ { "dropping-particle" : "", "family" : "L4683", "given" : "", "non-dropping-particle" : "", "parse-names" : false, "suffix" : "" } ], "type" : "article-journal", "volume" : "19" }, "uris" : [ "http://www.mendeley.com/documents/?uuid=eb2e1086-8bcf-3a91-b5fe-9211b432555d" ] } ], "mendeley" : { "formattedCitation" : "(Schlesinger, 2013)", "plainTextFormattedCitation" : "(Schlesinger, 2013)", "previouslyFormattedCitation" : "(Schlesinger, 2013)"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(Schlesinger, 2013)</w:t>
      </w:r>
      <w:r w:rsidRPr="001E7A27">
        <w:rPr>
          <w:lang w:val="en-GB" w:eastAsia="en-US"/>
        </w:rPr>
        <w:fldChar w:fldCharType="end"/>
      </w:r>
      <w:r w:rsidRPr="001E7A27">
        <w:rPr>
          <w:lang w:val="en-GB" w:eastAsia="en-US"/>
        </w:rPr>
        <w:t>.</w:t>
      </w:r>
      <w:r w:rsidRPr="001E7A27" w:rsidDel="00CE6B20">
        <w:rPr>
          <w:lang w:val="en-GB" w:eastAsia="en-US"/>
        </w:rPr>
        <w:t xml:space="preserve"> </w:t>
      </w:r>
      <w:r w:rsidRPr="001E7A27">
        <w:rPr>
          <w:lang w:val="en-GB" w:eastAsia="en-US"/>
        </w:rPr>
        <w:t>Since AR5</w:t>
      </w:r>
      <w:r w:rsidR="00F006DE" w:rsidRPr="001E7A27">
        <w:rPr>
          <w:lang w:val="en-GB" w:eastAsia="en-US"/>
        </w:rPr>
        <w:t xml:space="preserve"> </w:t>
      </w:r>
      <w:r w:rsidR="00F006DE" w:rsidRPr="001E7A27">
        <w:rPr>
          <w:lang w:val="en-GB"/>
        </w:rPr>
        <w:t xml:space="preserve">(WGI, </w:t>
      </w:r>
      <w:ins w:id="2532" w:author="Ian Blenkinsop" w:date="2021-07-28T13:41:00Z">
        <w:r w:rsidR="00CA0FD0" w:rsidRPr="001E7A27">
          <w:rPr>
            <w:lang w:val="en-GB"/>
          </w:rPr>
          <w:t xml:space="preserve">Section </w:t>
        </w:r>
      </w:ins>
      <w:r w:rsidR="00F006DE" w:rsidRPr="001E7A27">
        <w:rPr>
          <w:lang w:val="en-GB"/>
        </w:rPr>
        <w:t>6.4.3)</w:t>
      </w:r>
      <w:r w:rsidRPr="001E7A27">
        <w:rPr>
          <w:lang w:val="en-GB" w:eastAsia="en-US"/>
        </w:rPr>
        <w:t xml:space="preserve">, improved global process-based models </w:t>
      </w:r>
      <w:r w:rsidRPr="001E7A27">
        <w:rPr>
          <w:lang w:val="en-GB" w:eastAsia="en-US"/>
        </w:rPr>
        <w:fldChar w:fldCharType="begin" w:fldLock="1"/>
      </w:r>
      <w:r w:rsidR="00747167" w:rsidRPr="001E7A27">
        <w:rPr>
          <w:lang w:val="en-GB" w:eastAsia="en-US"/>
        </w:rPr>
        <w:instrText>ADDIN CSL_CITATION { "citationItems" : [ { "id" : "ITEM-1",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"ITEM-1",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"mendeley" : { "formattedCitation" : "(Tian et al., 2019)", "plainTextFormattedCitation" : "(Tian et al., 2019)", "previouslyFormattedCitation" : "(Tian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(Tian et al., 2019)</w:t>
      </w:r>
      <w:r w:rsidRPr="001E7A27">
        <w:rPr>
          <w:lang w:val="en-GB" w:eastAsia="en-US"/>
        </w:rPr>
        <w:fldChar w:fldCharType="end"/>
      </w:r>
      <w:r w:rsidRPr="001E7A27">
        <w:rPr>
          <w:lang w:val="en-GB" w:eastAsia="en-US"/>
        </w:rPr>
        <w:t xml:space="preserve"> suggest a present-day source of 6.</w:t>
      </w:r>
      <w:commentRangeStart w:id="2533"/>
      <w:r w:rsidRPr="001E7A27">
        <w:rPr>
          <w:lang w:val="en-GB" w:eastAsia="en-US"/>
        </w:rPr>
        <w:t xml:space="preserve">7 (5.3–8.1) </w:t>
      </w:r>
      <w:commentRangeEnd w:id="2533"/>
      <w:r w:rsidR="00CA0FD0" w:rsidRPr="001E7A27">
        <w:rPr>
          <w:rStyle w:val="CommentReference"/>
          <w:lang w:val="en-GB"/>
        </w:rPr>
        <w:commentReference w:id="2533"/>
      </w:r>
      <w:r w:rsidRPr="001E7A27">
        <w:rPr>
          <w:lang w:val="en-GB" w:eastAsia="en-US"/>
        </w:rPr>
        <w:t>TgN yr</w:t>
      </w:r>
      <w:del w:id="2534" w:author="Ian Blenkinsop" w:date="2021-07-28T16:16:00Z">
        <w:r w:rsidRPr="001E7A27" w:rsidDel="00E4692D">
          <w:rPr>
            <w:vertAlign w:val="superscript"/>
            <w:lang w:val="en-GB"/>
          </w:rPr>
          <w:delText>-</w:delText>
        </w:r>
      </w:del>
      <w:ins w:id="2535" w:author="Ian Blenkinsop" w:date="2021-07-28T16:16:00Z">
        <w:r w:rsidR="00E4692D" w:rsidRPr="001E7A27">
          <w:rPr>
            <w:vertAlign w:val="superscript"/>
            <w:lang w:val="en-GB"/>
          </w:rPr>
          <w:t>–</w:t>
        </w:r>
      </w:ins>
      <w:r w:rsidRPr="001E7A27">
        <w:rPr>
          <w:vertAlign w:val="superscript"/>
          <w:lang w:val="en-GB"/>
        </w:rPr>
        <w:t>1</w:t>
      </w:r>
      <w:r w:rsidRPr="001E7A27">
        <w:rPr>
          <w:lang w:val="en-GB" w:eastAsia="en-US"/>
        </w:rPr>
        <w:t xml:space="preserve"> (2007–2016 average), which is consistent with the estimate in AR5. Process-based models and inventory-based methods show that increased N deposition has enhanced terrestrial N</w:t>
      </w:r>
      <w:r w:rsidRPr="001E7A27">
        <w:rPr>
          <w:vertAlign w:val="subscript"/>
          <w:lang w:val="en-GB" w:eastAsia="en-US"/>
        </w:rPr>
        <w:t>2</w:t>
      </w:r>
      <w:r w:rsidRPr="001E7A27">
        <w:rPr>
          <w:lang w:val="en-GB" w:eastAsia="en-US"/>
        </w:rPr>
        <w:t>O emissions by 0.8 (0.4–1.4 TgN yr</w:t>
      </w:r>
      <w:del w:id="2536" w:author="Ian Blenkinsop" w:date="2021-07-28T16:16:00Z">
        <w:r w:rsidRPr="001E7A27" w:rsidDel="00E4692D">
          <w:rPr>
            <w:vertAlign w:val="superscript"/>
            <w:lang w:val="en-GB" w:eastAsia="en-US"/>
          </w:rPr>
          <w:delText>-</w:delText>
        </w:r>
      </w:del>
      <w:ins w:id="2537" w:author="Ian Blenkinsop" w:date="2021-07-28T16:16:00Z">
        <w:r w:rsidR="00E4692D" w:rsidRPr="001E7A27">
          <w:rPr>
            <w:vertAlign w:val="superscript"/>
            <w:lang w:val="en-GB" w:eastAsia="en-US"/>
          </w:rPr>
          <w:t>–</w:t>
        </w:r>
      </w:ins>
      <w:r w:rsidRPr="001E7A27">
        <w:rPr>
          <w:vertAlign w:val="superscript"/>
          <w:lang w:val="en-GB" w:eastAsia="en-US"/>
        </w:rPr>
        <w:t>1</w:t>
      </w:r>
      <w:r w:rsidRPr="001E7A27">
        <w:rPr>
          <w:lang w:val="en-GB" w:eastAsia="en-US"/>
        </w:rPr>
        <w:t>) relative to approximately pre-industrial times, and by 0.2 (0.1–0.2) TgN yr</w:t>
      </w:r>
      <w:del w:id="2538" w:author="Ian Blenkinsop" w:date="2021-07-28T16:16:00Z">
        <w:r w:rsidRPr="001E7A27" w:rsidDel="00E4692D">
          <w:rPr>
            <w:vertAlign w:val="superscript"/>
            <w:lang w:val="en-GB" w:eastAsia="en-US"/>
          </w:rPr>
          <w:delText>-</w:delText>
        </w:r>
      </w:del>
      <w:ins w:id="2539" w:author="Ian Blenkinsop" w:date="2021-07-28T16:16:00Z">
        <w:r w:rsidR="00E4692D" w:rsidRPr="001E7A27">
          <w:rPr>
            <w:vertAlign w:val="superscript"/>
            <w:lang w:val="en-GB" w:eastAsia="en-US"/>
          </w:rPr>
          <w:t>–</w:t>
        </w:r>
      </w:ins>
      <w:r w:rsidRPr="001E7A27">
        <w:rPr>
          <w:vertAlign w:val="superscript"/>
          <w:lang w:val="en-GB" w:eastAsia="en-US"/>
        </w:rPr>
        <w:t>1</w:t>
      </w:r>
      <w:r w:rsidRPr="001E7A27">
        <w:rPr>
          <w:lang w:val="en-GB" w:eastAsia="en-US"/>
        </w:rPr>
        <w:t xml:space="preserve"> between the 1980s and 2007–2016 (</w:t>
      </w:r>
      <w:r w:rsidRPr="001E7A27">
        <w:rPr>
          <w:i/>
          <w:lang w:val="en-GB" w:eastAsia="en-US"/>
        </w:rPr>
        <w:t>limited evidence</w:t>
      </w:r>
      <w:r w:rsidRPr="001E7A27">
        <w:rPr>
          <w:iCs/>
          <w:lang w:val="en-GB" w:eastAsia="en-US"/>
          <w:rPrChange w:id="2540" w:author="Ian Blenkinsop" w:date="2021-07-28T13:42:00Z">
            <w:rPr>
              <w:i/>
              <w:lang w:val="en-GB" w:eastAsia="en-US"/>
            </w:rPr>
          </w:rPrChange>
        </w:rPr>
        <w:t>,</w:t>
      </w:r>
      <w:r w:rsidRPr="001E7A27">
        <w:rPr>
          <w:i/>
          <w:lang w:val="en-GB" w:eastAsia="en-US"/>
        </w:rPr>
        <w:t xml:space="preserve"> medium agreement</w:t>
      </w:r>
      <w:r w:rsidRPr="001E7A27">
        <w:rPr>
          <w:lang w:val="en-GB" w:eastAsia="en-US"/>
        </w:rPr>
        <w:t>) (Figure 5.1</w:t>
      </w:r>
      <w:r w:rsidR="007C6078" w:rsidRPr="001E7A27">
        <w:rPr>
          <w:lang w:val="en-GB" w:eastAsia="en-US"/>
        </w:rPr>
        <w:t>6</w:t>
      </w:r>
      <w:ins w:id="2541" w:author="Soapbox" w:date="2021-07-17T09:26:00Z">
        <w:r w:rsidR="008D41FA" w:rsidRPr="001E7A27">
          <w:rPr>
            <w:lang w:val="en-GB" w:eastAsia="en-US"/>
          </w:rPr>
          <w:t>;</w:t>
        </w:r>
      </w:ins>
      <w:del w:id="2542" w:author="Soapbox" w:date="2021-07-17T09:26:00Z">
        <w:r w:rsidRPr="001E7A27" w:rsidDel="008D41FA">
          <w:rPr>
            <w:lang w:val="en-GB" w:eastAsia="en-US"/>
          </w:rPr>
          <w:delText xml:space="preserve">) </w:delText>
        </w:r>
      </w:del>
      <w:r w:rsidRPr="001E7A27">
        <w:rPr>
          <w:lang w:val="en-GB" w:eastAsia="en-US"/>
        </w:rPr>
        <w:fldChar w:fldCharType="begin" w:fldLock="1"/>
      </w:r>
      <w:r w:rsidR="00747167" w:rsidRPr="001E7A27">
        <w:rPr>
          <w:lang w:val="en-GB" w:eastAsia="en-US"/>
        </w:rPr>
        <w:instrText>ADDIN CSL_CITATION { "citationItems" : [ { "id" : "ITEM-1",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"ITEM-1",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"mendeley" : { "formattedCitation" : "(Tian et al., 2019)", "plainTextFormattedCitation" : "(Tian et al., 2019)", "previouslyFormattedCitation" : "(Tian et al., 2019)" }, "properties" : { "noteIndex" : 0 }, "schema" : "https://github.com/citation-style-language/schema/raw/master/csl-citation.json" }</w:instrText>
      </w:r>
      <w:r w:rsidRPr="001E7A27">
        <w:rPr>
          <w:lang w:val="en-GB" w:eastAsia="en-US"/>
        </w:rPr>
        <w:fldChar w:fldCharType="separate"/>
      </w:r>
      <w:ins w:id="2543" w:author="Soapbox" w:date="2021-07-17T09:26:00Z">
        <w:r w:rsidR="008D41FA" w:rsidRPr="001E7A27">
          <w:rPr>
            <w:noProof/>
            <w:lang w:val="en-GB" w:eastAsia="en-US"/>
          </w:rPr>
          <w:t xml:space="preserve"> </w:t>
        </w:r>
      </w:ins>
      <w:del w:id="2544" w:author="Soapbox" w:date="2021-07-17T09:26:00Z">
        <w:r w:rsidR="00025FA2" w:rsidRPr="001E7A27" w:rsidDel="008D41FA">
          <w:rPr>
            <w:noProof/>
            <w:lang w:val="en-GB" w:eastAsia="en-US"/>
          </w:rPr>
          <w:delText>(</w:delText>
        </w:r>
      </w:del>
      <w:r w:rsidR="00025FA2" w:rsidRPr="001E7A27">
        <w:rPr>
          <w:noProof/>
          <w:lang w:val="en-GB" w:eastAsia="en-US"/>
        </w:rPr>
        <w:t>Tian et al., 2019)</w:t>
      </w:r>
      <w:r w:rsidRPr="001E7A27">
        <w:rPr>
          <w:lang w:val="en-GB" w:eastAsia="en-US"/>
        </w:rPr>
        <w:fldChar w:fldCharType="end"/>
      </w:r>
      <w:r w:rsidRPr="001E7A27">
        <w:rPr>
          <w:lang w:val="en-GB" w:eastAsia="en-US"/>
        </w:rPr>
        <w:t>. This estimate is at the high end of the range reported in AR5</w:t>
      </w:r>
      <w:r w:rsidR="00F006DE" w:rsidRPr="001E7A27">
        <w:rPr>
          <w:lang w:val="en-GB" w:eastAsia="en-US"/>
        </w:rPr>
        <w:t xml:space="preserve"> </w:t>
      </w:r>
      <w:r w:rsidR="00F006DE" w:rsidRPr="001E7A27">
        <w:rPr>
          <w:lang w:val="en-GB"/>
        </w:rPr>
        <w:t>(WGI,</w:t>
      </w:r>
      <w:ins w:id="2545" w:author="Ian Blenkinsop" w:date="2021-07-28T13:42:00Z">
        <w:r w:rsidR="00BA1AC1" w:rsidRPr="001E7A27">
          <w:rPr>
            <w:lang w:val="en-GB"/>
          </w:rPr>
          <w:t xml:space="preserve"> Section</w:t>
        </w:r>
      </w:ins>
      <w:r w:rsidR="00F006DE" w:rsidRPr="001E7A27">
        <w:rPr>
          <w:lang w:val="en-GB"/>
        </w:rPr>
        <w:t xml:space="preserve"> 6.4.3)</w:t>
      </w:r>
      <w:r w:rsidRPr="001E7A27">
        <w:rPr>
          <w:lang w:val="en-GB" w:eastAsia="en-US"/>
        </w:rPr>
        <w:t>. Model projections further show that global warming has led to increased soil N</w:t>
      </w:r>
      <w:r w:rsidRPr="001E7A27">
        <w:rPr>
          <w:vertAlign w:val="subscript"/>
          <w:lang w:val="en-GB" w:eastAsia="en-US"/>
        </w:rPr>
        <w:t>2</w:t>
      </w:r>
      <w:r w:rsidRPr="001E7A27">
        <w:rPr>
          <w:lang w:val="en-GB" w:eastAsia="en-US"/>
        </w:rPr>
        <w:t>O emissions of 0.8 (0.3–1.3) TgN yr</w:t>
      </w:r>
      <w:del w:id="2546" w:author="Ian Blenkinsop" w:date="2021-07-28T16:16:00Z">
        <w:r w:rsidRPr="001E7A27" w:rsidDel="00E4692D">
          <w:rPr>
            <w:vertAlign w:val="superscript"/>
            <w:lang w:val="en-GB" w:eastAsia="en-US"/>
          </w:rPr>
          <w:delText>-</w:delText>
        </w:r>
      </w:del>
      <w:ins w:id="2547" w:author="Ian Blenkinsop" w:date="2021-07-28T16:16:00Z">
        <w:r w:rsidR="00E4692D" w:rsidRPr="001E7A27">
          <w:rPr>
            <w:vertAlign w:val="superscript"/>
            <w:lang w:val="en-GB" w:eastAsia="en-US"/>
          </w:rPr>
          <w:t>–</w:t>
        </w:r>
      </w:ins>
      <w:r w:rsidRPr="001E7A27">
        <w:rPr>
          <w:vertAlign w:val="superscript"/>
          <w:lang w:val="en-GB" w:eastAsia="en-US"/>
        </w:rPr>
        <w:t>1</w:t>
      </w:r>
      <w:r w:rsidRPr="001E7A27">
        <w:rPr>
          <w:lang w:val="en-GB" w:eastAsia="en-US"/>
        </w:rPr>
        <w:t xml:space="preserve"> since approximately pre-industrial times, of which about half occurred since the 1980s (</w:t>
      </w:r>
      <w:r w:rsidRPr="001E7A27">
        <w:rPr>
          <w:i/>
          <w:lang w:val="en-GB" w:eastAsia="en-US"/>
        </w:rPr>
        <w:t>limited evidence</w:t>
      </w:r>
      <w:r w:rsidRPr="001E7A27">
        <w:rPr>
          <w:iCs/>
          <w:lang w:val="en-GB" w:eastAsia="en-US"/>
          <w:rPrChange w:id="2548" w:author="Ian Blenkinsop" w:date="2021-07-28T13:42:00Z">
            <w:rPr>
              <w:i/>
              <w:lang w:val="en-GB" w:eastAsia="en-US"/>
            </w:rPr>
          </w:rPrChange>
        </w:rPr>
        <w:t>,</w:t>
      </w:r>
      <w:r w:rsidRPr="001E7A27">
        <w:rPr>
          <w:i/>
          <w:lang w:val="en-GB" w:eastAsia="en-US"/>
        </w:rPr>
        <w:t xml:space="preserve"> high agreement</w:t>
      </w:r>
      <w:r w:rsidRPr="001E7A27">
        <w:rPr>
          <w:iCs/>
          <w:lang w:val="en-GB" w:eastAsia="en-US"/>
          <w:rPrChange w:id="2549" w:author="Ian Blenkinsop" w:date="2021-07-28T13:42:00Z">
            <w:rPr>
              <w:i/>
              <w:lang w:val="en-GB" w:eastAsia="en-US"/>
            </w:rPr>
          </w:rPrChange>
        </w:rPr>
        <w:t>)</w:t>
      </w:r>
      <w:r w:rsidRPr="001E7A27">
        <w:rPr>
          <w:lang w:val="en-GB" w:eastAsia="en-US"/>
        </w:rPr>
        <w:t xml:space="preserve"> </w:t>
      </w:r>
      <w:r w:rsidRPr="001E7A27">
        <w:rPr>
          <w:lang w:val="en-GB" w:eastAsia="en-US"/>
        </w:rPr>
        <w:fldChar w:fldCharType="begin" w:fldLock="1"/>
      </w:r>
      <w:r w:rsidR="00747167" w:rsidRPr="001E7A2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"ITEM-2",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"ITEM-2",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"mendeley" : { "formattedCitation" : "(Tian et al., 2019, 2020)", "plainTextFormattedCitation" : "(Tian et al., 2019, 2020)", "previouslyFormattedCitation" : "(Tian et al., 2019,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(Tian et al., 2019, 2020)</w:t>
      </w:r>
      <w:r w:rsidRPr="001E7A27">
        <w:rPr>
          <w:lang w:val="en-GB" w:eastAsia="en-US"/>
        </w:rPr>
        <w:fldChar w:fldCharType="end"/>
      </w:r>
      <w:r w:rsidRPr="001E7A27">
        <w:rPr>
          <w:lang w:val="en-GB" w:eastAsia="en-US"/>
        </w:rPr>
        <w:t xml:space="preserve">. </w:t>
      </w:r>
    </w:p>
    <w:p w14:paraId="4A8205E0" w14:textId="77777777" w:rsidR="00967A55" w:rsidRPr="001E7A27" w:rsidRDefault="00967A55" w:rsidP="005C7F25">
      <w:pPr>
        <w:pStyle w:val="AR6BodyText"/>
        <w:rPr>
          <w:lang w:val="en-GB" w:eastAsia="en-US"/>
        </w:rPr>
      </w:pPr>
    </w:p>
    <w:p w14:paraId="79283F0F" w14:textId="09D25A2B" w:rsidR="00967A55" w:rsidRPr="001E7A27" w:rsidRDefault="004D7781" w:rsidP="005C7F25">
      <w:pPr>
        <w:pStyle w:val="AR6BodyText"/>
        <w:rPr>
          <w:lang w:val="en-GB" w:eastAsia="en-US"/>
        </w:rPr>
      </w:pPr>
      <w:ins w:id="2550" w:author="Ian Blenkinsop" w:date="2021-07-28T18:26:00Z">
        <w:r w:rsidRPr="001E7A27">
          <w:rPr>
            <w:lang w:val="en-GB" w:eastAsia="en-US"/>
          </w:rPr>
          <w:t xml:space="preserve">The </w:t>
        </w:r>
      </w:ins>
      <w:r w:rsidR="00967A55" w:rsidRPr="001E7A27">
        <w:rPr>
          <w:lang w:val="en-GB" w:eastAsia="en-US"/>
        </w:rPr>
        <w:t>SRCCL assessed that deforestation and other forms of land-use change significantly alter terrestrial N</w:t>
      </w:r>
      <w:r w:rsidR="00967A55" w:rsidRPr="001E7A27">
        <w:rPr>
          <w:vertAlign w:val="subscript"/>
          <w:lang w:val="en-GB" w:eastAsia="en-US"/>
        </w:rPr>
        <w:t>2</w:t>
      </w:r>
      <w:r w:rsidR="00967A55" w:rsidRPr="001E7A27">
        <w:rPr>
          <w:lang w:val="en-GB" w:eastAsia="en-US"/>
        </w:rPr>
        <w:t xml:space="preserve">O emissions through emission pulses following conversions, </w:t>
      </w:r>
      <w:ins w:id="2551" w:author="Soapbox" w:date="2021-07-17T09:27:00Z">
        <w:r w:rsidR="008D41FA" w:rsidRPr="001E7A27">
          <w:rPr>
            <w:lang w:val="en-GB" w:eastAsia="en-US"/>
          </w:rPr>
          <w:t xml:space="preserve">generally </w:t>
        </w:r>
      </w:ins>
      <w:r w:rsidR="00967A55" w:rsidRPr="001E7A27">
        <w:rPr>
          <w:lang w:val="en-GB" w:eastAsia="en-US"/>
        </w:rPr>
        <w:t xml:space="preserve">resulting </w:t>
      </w:r>
      <w:del w:id="2552" w:author="Soapbox" w:date="2021-07-17T09:27:00Z">
        <w:r w:rsidR="00967A55" w:rsidRPr="001E7A27" w:rsidDel="008D41FA">
          <w:rPr>
            <w:lang w:val="en-GB" w:eastAsia="en-US"/>
          </w:rPr>
          <w:delText xml:space="preserve">generally </w:delText>
        </w:r>
      </w:del>
      <w:r w:rsidR="00967A55" w:rsidRPr="001E7A27">
        <w:rPr>
          <w:lang w:val="en-GB" w:eastAsia="en-US"/>
        </w:rPr>
        <w:t>in long-term reduced emissions in unfertili</w:t>
      </w:r>
      <w:del w:id="2553" w:author="Soapbox" w:date="2021-07-16T10:13:00Z">
        <w:r w:rsidR="00967A55" w:rsidRPr="001E7A27" w:rsidDel="00953844">
          <w:rPr>
            <w:lang w:val="en-GB" w:eastAsia="en-US"/>
          </w:rPr>
          <w:delText>s</w:delText>
        </w:r>
      </w:del>
      <w:ins w:id="2554" w:author="Soapbox" w:date="2021-07-16T10:13:00Z">
        <w:r w:rsidR="00953844" w:rsidRPr="001E7A27">
          <w:rPr>
            <w:lang w:val="en-GB" w:eastAsia="en-US"/>
          </w:rPr>
          <w:t>z</w:t>
        </w:r>
      </w:ins>
      <w:r w:rsidR="00967A55" w:rsidRPr="001E7A27">
        <w:rPr>
          <w:lang w:val="en-GB" w:eastAsia="en-US"/>
        </w:rPr>
        <w:t>ed ecosystems (</w:t>
      </w:r>
      <w:r w:rsidR="00967A55" w:rsidRPr="001E7A27">
        <w:rPr>
          <w:i/>
          <w:lang w:val="en-GB" w:eastAsia="en-US"/>
        </w:rPr>
        <w:t>medium evidence, high agreement</w:t>
      </w:r>
      <w:r w:rsidR="00967A55" w:rsidRPr="001E7A27">
        <w:rPr>
          <w:lang w:val="en-GB" w:eastAsia="en-US"/>
        </w:rPr>
        <w:t xml:space="preserve">). This conclusion is supported by a recent study demonstrating that the </w:t>
      </w:r>
      <w:commentRangeStart w:id="2555"/>
      <w:r w:rsidR="00967A55" w:rsidRPr="001E7A27">
        <w:rPr>
          <w:lang w:val="en-GB" w:eastAsia="en-US"/>
        </w:rPr>
        <w:t xml:space="preserve">deforestation-pulse </w:t>
      </w:r>
      <w:commentRangeEnd w:id="2555"/>
      <w:r w:rsidR="008D41FA" w:rsidRPr="001E7A27">
        <w:rPr>
          <w:rStyle w:val="CommentReference"/>
          <w:lang w:val="en-GB"/>
        </w:rPr>
        <w:commentReference w:id="2555"/>
      </w:r>
      <w:r w:rsidR="00967A55" w:rsidRPr="001E7A27">
        <w:rPr>
          <w:lang w:val="en-GB" w:eastAsia="en-US"/>
        </w:rPr>
        <w:t xml:space="preserve">effect is offset by the effect of reduced area of mature tropical forests </w:t>
      </w:r>
      <w:r w:rsidR="00967A55" w:rsidRPr="001E7A27">
        <w:rPr>
          <w:lang w:val="en-GB" w:eastAsia="en-US"/>
        </w:rPr>
        <w:fldChar w:fldCharType="begin" w:fldLock="1"/>
      </w:r>
      <w:r w:rsidR="00747167" w:rsidRPr="001E7A2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instrText>
      </w:r>
      <w:r w:rsidR="00967A55" w:rsidRPr="001E7A27">
        <w:rPr>
          <w:lang w:val="en-GB" w:eastAsia="en-US"/>
        </w:rPr>
        <w:fldChar w:fldCharType="separate"/>
      </w:r>
      <w:r w:rsidR="00025FA2" w:rsidRPr="001E7A27">
        <w:rPr>
          <w:noProof/>
          <w:lang w:val="en-GB" w:eastAsia="en-US"/>
        </w:rPr>
        <w:t>(Tian et al., 2020)</w:t>
      </w:r>
      <w:r w:rsidR="00967A55" w:rsidRPr="001E7A27">
        <w:rPr>
          <w:lang w:val="en-GB" w:eastAsia="en-US"/>
        </w:rPr>
        <w:fldChar w:fldCharType="end"/>
      </w:r>
      <w:r w:rsidR="00967A55" w:rsidRPr="001E7A27">
        <w:rPr>
          <w:lang w:val="en-GB" w:eastAsia="en-US"/>
        </w:rPr>
        <w:t>.</w:t>
      </w:r>
    </w:p>
    <w:p w14:paraId="180816BE" w14:textId="77777777" w:rsidR="00967A55" w:rsidRPr="001E7A27" w:rsidRDefault="00967A55" w:rsidP="005C7F25">
      <w:pPr>
        <w:pStyle w:val="AR6BodyText"/>
        <w:rPr>
          <w:lang w:val="en-GB" w:eastAsia="en-US"/>
        </w:rPr>
      </w:pPr>
    </w:p>
    <w:p w14:paraId="095D26E8" w14:textId="09D7E6D0" w:rsidR="00967A55" w:rsidRPr="001E7A27" w:rsidRDefault="00967A55" w:rsidP="005C7F25">
      <w:pPr>
        <w:pStyle w:val="AR6BodyText"/>
        <w:rPr>
          <w:lang w:val="en-GB" w:eastAsia="en-US"/>
        </w:rPr>
      </w:pPr>
      <w:r w:rsidRPr="001E7A27">
        <w:rPr>
          <w:lang w:val="en-GB" w:eastAsia="en-US"/>
        </w:rPr>
        <w:t>Uncertainties remain in process-based models with respect to their ability to capture the complicated responses of terrestrial N</w:t>
      </w:r>
      <w:r w:rsidRPr="001E7A27">
        <w:rPr>
          <w:vertAlign w:val="subscript"/>
          <w:lang w:val="en-GB" w:eastAsia="en-US"/>
        </w:rPr>
        <w:t>2</w:t>
      </w:r>
      <w:r w:rsidRPr="001E7A27">
        <w:rPr>
          <w:lang w:val="en-GB" w:eastAsia="en-US"/>
        </w:rPr>
        <w:t>O emissions to rain pulses, freeze</w:t>
      </w:r>
      <w:del w:id="2556" w:author="Ian Blenkinsop" w:date="2021-07-28T13:42:00Z">
        <w:r w:rsidRPr="001E7A27" w:rsidDel="00BA1AC1">
          <w:rPr>
            <w:lang w:val="en-GB" w:eastAsia="en-US"/>
          </w:rPr>
          <w:delText>-</w:delText>
        </w:r>
      </w:del>
      <w:ins w:id="2557" w:author="Ian Blenkinsop" w:date="2021-07-28T13:42:00Z">
        <w:r w:rsidR="00BA1AC1" w:rsidRPr="001E7A27">
          <w:rPr>
            <w:lang w:val="en-GB" w:eastAsia="en-US"/>
          </w:rPr>
          <w:t>–</w:t>
        </w:r>
      </w:ins>
      <w:r w:rsidRPr="001E7A27">
        <w:rPr>
          <w:lang w:val="en-GB" w:eastAsia="en-US"/>
        </w:rPr>
        <w:t>thaw cycles and the net consequences of elevated levels of CO</w:t>
      </w:r>
      <w:r w:rsidRPr="001E7A27">
        <w:rPr>
          <w:vertAlign w:val="subscript"/>
          <w:lang w:val="en-GB" w:eastAsia="en-US"/>
        </w:rPr>
        <w:t>2</w:t>
      </w:r>
      <w:r w:rsidRPr="001E7A27">
        <w:rPr>
          <w:lang w:val="en-GB" w:eastAsia="en-US"/>
        </w:rPr>
        <w:t xml:space="preserve"> accurately </w:t>
      </w:r>
      <w:r w:rsidRPr="001E7A27">
        <w:rPr>
          <w:lang w:val="en-GB" w:eastAsia="en-US"/>
        </w:rPr>
        <w:fldChar w:fldCharType="begin" w:fldLock="1"/>
      </w:r>
      <w:r w:rsidR="00747167" w:rsidRPr="001E7A27">
        <w:rPr>
          <w:lang w:val="en-GB" w:eastAsia="en-US"/>
        </w:rPr>
        <w:instrText>ADDIN CSL_CITATION { "citationItems" : [ { "id" : "ITEM-1",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"ITEM-1",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"mendeley" : { "formattedCitation" : "(Tian et al., 2019)", "plainTextFormattedCitation" : "(Tian et al., 2019)", "previouslyFormattedCitation" : "(Tian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(Tian et al., 2019)</w:t>
      </w:r>
      <w:r w:rsidRPr="001E7A27">
        <w:rPr>
          <w:lang w:val="en-GB" w:eastAsia="en-US"/>
        </w:rPr>
        <w:fldChar w:fldCharType="end"/>
      </w:r>
      <w:r w:rsidRPr="001E7A27">
        <w:rPr>
          <w:lang w:val="en-GB" w:eastAsia="en-US"/>
        </w:rPr>
        <w:t>. Emerging literature suggests that permafrost thaw may contribute significantly to arctic N</w:t>
      </w:r>
      <w:r w:rsidRPr="001E7A27">
        <w:rPr>
          <w:vertAlign w:val="subscript"/>
          <w:lang w:val="en-GB" w:eastAsia="en-US"/>
        </w:rPr>
        <w:t>2</w:t>
      </w:r>
      <w:r w:rsidRPr="001E7A27">
        <w:rPr>
          <w:lang w:val="en-GB" w:eastAsia="en-US"/>
        </w:rPr>
        <w:t xml:space="preserve">O emissions </w:t>
      </w:r>
      <w:r w:rsidRPr="001E7A27">
        <w:rPr>
          <w:lang w:val="en-GB" w:eastAsia="en-US"/>
        </w:rPr>
        <w:fldChar w:fldCharType="begin" w:fldLock="1"/>
      </w:r>
      <w:r w:rsidR="00747167" w:rsidRPr="001E7A27">
        <w:rPr>
          <w:lang w:val="en-GB" w:eastAsia="en-US"/>
        </w:rPr>
        <w:instrText>ADDIN CSL_CITATION { "citationItems" : [ { "id" : "ITEM-1", "itemData" : { "DOI" : "10.1038/s43017-020-0063-9", "ISSN" : "2662-138X", "author" : [ { "dropping-particle" : "", "family" : "Voigt", "given" : "Carolina", "non-dropping-particle" : "", "parse-names" : false, "suffix" : "" }, { "dropping-particle" : "", "family" : "Marushchak", "given" : "Maija E.", "non-dropping-particle" : "", "parse-names" : false, "suffix" : "" }, { "dropping-particle" : "", "family" : "Abbott", "given" : "Benjamin W.", "non-dropping-particle" : "", "parse-names" : false, "suffix" : "" }, { "dropping-particle" : "", "family" : "Biasi", "given" : "Christina", "non-dropping-particle" : "", "parse-names" : false, "suffix" : "" }, { "dropping-particle" : "", "family" : "Elberling", "given" : "Bo", "non-dropping-particle" : "", "parse-names" : false, "suffix" : "" }, { "dropping-particle" : "", "family" : "Siciliano", "given" : "Steven D.", "non-dropping-particle" : "", "parse-names" : false, "suffix" : "" }, { "dropping-particle" : "", "family" : "Sonnentag", "given" : "Oliver", "non-dropping-particle" : "", "parse-names" : false, "suffix" : "" }, { "dropping-particle" : "", "family" : "Stewart", "given" : "Katherine J.", "non-dropping-particle" : "", "parse-names" : false, "suffix" : "" }, { "dropping-particle" : "", "family" : "Yang", "given" : "Yuanhe", "non-dropping-particle" : "", "parse-names" : false, "suffix" : "" }, { "dropping-particle" : "", "family" : "Martikainen", "given" : "Pertti J.", "non-dropping-particle" : "", "parse-names" : false, "suffix" : "" } ], "container-title" : "Nature Reviews Earth &amp; Environment", "id" : "ITEM-1", "issue" : "8", "issued" : { "date-parts" : [ [ "2020", "8", "7" ] ] }, "page" : "420-434", "title" : "Nitrous oxide emissions from permafrost-affected soils", "translator" : [ { "dropping-particle" : "", "family" : "L6740", "given" : "", "non-dropping-particle" : "", "parse-names" : false, "suffix" : "" } ], "type" : "article-journal", "volume" : "1" }, "uris" : [ "http://www.mendeley.com/documents/?uuid=d6dc16a9-e366-4bf3-b894-2464c8501ec1" ] } ], "mendeley" : { "formattedCitation" : "(Voigt et al., 2020)", "plainTextFormattedCitation" : "(Voigt et al., 2020)", "previouslyFormattedCitation" : "(Voigt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(Voigt et al., 2020)</w:t>
      </w:r>
      <w:r w:rsidRPr="001E7A27">
        <w:rPr>
          <w:lang w:val="en-GB" w:eastAsia="en-US"/>
        </w:rPr>
        <w:fldChar w:fldCharType="end"/>
      </w:r>
      <w:r w:rsidRPr="001E7A27">
        <w:rPr>
          <w:lang w:val="en-GB" w:eastAsia="en-US"/>
        </w:rPr>
        <w:t xml:space="preserve">, but these processes are not yet </w:t>
      </w:r>
      <w:r w:rsidRPr="001E7A27">
        <w:rPr>
          <w:lang w:val="en-GB" w:eastAsia="en-US"/>
        </w:rPr>
        <w:lastRenderedPageBreak/>
        <w:t xml:space="preserve">adequately represented in models and upscaling to large-scale remains a significant challenge. </w:t>
      </w:r>
    </w:p>
    <w:p w14:paraId="00A790A0" w14:textId="77777777" w:rsidR="00967A55" w:rsidRPr="001E7A27" w:rsidRDefault="00967A55" w:rsidP="005C7F25">
      <w:pPr>
        <w:pStyle w:val="AR6BodyText"/>
        <w:rPr>
          <w:lang w:val="en-GB"/>
        </w:rPr>
      </w:pPr>
    </w:p>
    <w:p w14:paraId="6C2FB399" w14:textId="77777777" w:rsidR="002F5491" w:rsidRPr="001E7A27" w:rsidRDefault="002F5491" w:rsidP="005C7F25">
      <w:pPr>
        <w:pStyle w:val="AR6BodyText"/>
        <w:rPr>
          <w:lang w:val="en-GB"/>
        </w:rPr>
      </w:pPr>
    </w:p>
    <w:p w14:paraId="3764065E" w14:textId="2EBB8822" w:rsidR="00967A55" w:rsidRPr="001E7A27" w:rsidRDefault="00967A55" w:rsidP="0098460A">
      <w:pPr>
        <w:pStyle w:val="AR6Chap5Level35111"/>
        <w:rPr>
          <w:lang w:val="en-GB"/>
        </w:rPr>
      </w:pPr>
      <w:bookmarkStart w:id="2558" w:name="_Toc5716927"/>
      <w:bookmarkStart w:id="2559" w:name="_Toc33564260"/>
      <w:bookmarkStart w:id="2560" w:name="_Toc70535672"/>
      <w:r w:rsidRPr="001E7A27">
        <w:rPr>
          <w:lang w:val="en-GB"/>
        </w:rPr>
        <w:t>N</w:t>
      </w:r>
      <w:r w:rsidRPr="001E7A27">
        <w:rPr>
          <w:vertAlign w:val="subscript"/>
          <w:lang w:val="en-GB"/>
        </w:rPr>
        <w:t>2</w:t>
      </w:r>
      <w:r w:rsidRPr="001E7A27">
        <w:rPr>
          <w:lang w:val="en-GB"/>
        </w:rPr>
        <w:t xml:space="preserve">O </w:t>
      </w:r>
      <w:ins w:id="2561" w:author="Soapbox" w:date="2021-07-15T08:31:00Z">
        <w:r w:rsidR="007E1A34" w:rsidRPr="001E7A27">
          <w:rPr>
            <w:lang w:val="en-GB"/>
          </w:rPr>
          <w:t>B</w:t>
        </w:r>
      </w:ins>
      <w:del w:id="2562" w:author="Soapbox" w:date="2021-07-15T08:31:00Z">
        <w:r w:rsidRPr="001E7A27" w:rsidDel="007E1A34">
          <w:rPr>
            <w:lang w:val="en-GB"/>
          </w:rPr>
          <w:delText>b</w:delText>
        </w:r>
      </w:del>
      <w:r w:rsidRPr="001E7A27">
        <w:rPr>
          <w:lang w:val="en-GB"/>
        </w:rPr>
        <w:t>udget</w:t>
      </w:r>
      <w:bookmarkEnd w:id="2558"/>
      <w:bookmarkEnd w:id="2559"/>
      <w:bookmarkEnd w:id="2560"/>
    </w:p>
    <w:p w14:paraId="13551F7E" w14:textId="77777777" w:rsidR="00967A55" w:rsidRPr="001E7A27" w:rsidRDefault="00967A55" w:rsidP="005C7F25">
      <w:pPr>
        <w:pStyle w:val="AR6BodyText"/>
        <w:rPr>
          <w:lang w:val="en-GB" w:eastAsia="en-US"/>
        </w:rPr>
      </w:pPr>
    </w:p>
    <w:p w14:paraId="317807B3" w14:textId="77777777" w:rsidR="002F5491" w:rsidRPr="001E7A27" w:rsidRDefault="002F5491" w:rsidP="005C7F25">
      <w:pPr>
        <w:pStyle w:val="AR6BodyText"/>
        <w:rPr>
          <w:lang w:val="en-GB" w:eastAsia="en-US"/>
        </w:rPr>
      </w:pPr>
    </w:p>
    <w:p w14:paraId="43A5CD76" w14:textId="77777777" w:rsidR="00967A55" w:rsidRPr="001E7A27" w:rsidRDefault="00967A55" w:rsidP="005C7F25">
      <w:pPr>
        <w:pStyle w:val="AR6BodyText"/>
        <w:rPr>
          <w:rFonts w:eastAsia="Bliss"/>
          <w:b/>
          <w:lang w:val="en-GB"/>
        </w:rPr>
      </w:pPr>
      <w:r w:rsidRPr="001E7A27">
        <w:rPr>
          <w:rFonts w:eastAsia="Bliss"/>
          <w:b/>
          <w:lang w:val="en-GB"/>
        </w:rPr>
        <w:t>[START FIGURE 5.1</w:t>
      </w:r>
      <w:r w:rsidR="007C6078" w:rsidRPr="001E7A27">
        <w:rPr>
          <w:rFonts w:eastAsia="Bliss"/>
          <w:b/>
          <w:lang w:val="en-GB"/>
        </w:rPr>
        <w:t>7</w:t>
      </w:r>
      <w:r w:rsidRPr="001E7A27">
        <w:rPr>
          <w:rFonts w:eastAsia="Bliss"/>
          <w:b/>
          <w:lang w:val="en-GB"/>
        </w:rPr>
        <w:t xml:space="preserve"> HERE]</w:t>
      </w:r>
    </w:p>
    <w:p w14:paraId="1B2F57A8" w14:textId="77777777" w:rsidR="00967A55" w:rsidRPr="001E7A27" w:rsidRDefault="00967A55" w:rsidP="005C7F25">
      <w:pPr>
        <w:pStyle w:val="AR6BodyText"/>
        <w:rPr>
          <w:noProof/>
          <w:color w:val="000000" w:themeColor="text1"/>
          <w:lang w:val="en-GB" w:eastAsia="en-US"/>
        </w:rPr>
      </w:pPr>
    </w:p>
    <w:p w14:paraId="0B26B7C7" w14:textId="3DB5C92C" w:rsidR="004E0A36" w:rsidRPr="001E7A27" w:rsidRDefault="00A93501" w:rsidP="005C7F25">
      <w:pPr>
        <w:pStyle w:val="AR6Chap5Figure"/>
        <w:rPr>
          <w:sz w:val="22"/>
          <w:lang w:val="en-GB"/>
        </w:rPr>
      </w:pPr>
      <w:r w:rsidRPr="001E7A27">
        <w:rPr>
          <w:b/>
          <w:bCs/>
          <w:lang w:val="en-GB" w:eastAsia="en-GB"/>
        </w:rPr>
        <w:t xml:space="preserve">Global </w:t>
      </w:r>
      <w:r w:rsidR="004E0A36" w:rsidRPr="001E7A27">
        <w:rPr>
          <w:b/>
          <w:bCs/>
          <w:lang w:val="en-GB" w:eastAsia="en-GB"/>
        </w:rPr>
        <w:t>nitrous oxide (N</w:t>
      </w:r>
      <w:r w:rsidR="004E0A36" w:rsidRPr="001E7A27">
        <w:rPr>
          <w:b/>
          <w:bCs/>
          <w:vertAlign w:val="subscript"/>
          <w:lang w:val="en-GB" w:eastAsia="en-GB"/>
        </w:rPr>
        <w:t>2</w:t>
      </w:r>
      <w:r w:rsidR="004E0A36" w:rsidRPr="001E7A27">
        <w:rPr>
          <w:b/>
          <w:bCs/>
          <w:lang w:val="en-GB" w:eastAsia="en-GB"/>
        </w:rPr>
        <w:t xml:space="preserve">O) </w:t>
      </w:r>
      <w:r w:rsidRPr="001E7A27">
        <w:rPr>
          <w:b/>
          <w:bCs/>
          <w:lang w:val="en-GB" w:eastAsia="en-GB"/>
        </w:rPr>
        <w:t>budget (</w:t>
      </w:r>
      <w:r w:rsidR="004E0A36" w:rsidRPr="001E7A27">
        <w:rPr>
          <w:b/>
          <w:bCs/>
          <w:lang w:val="en-GB" w:eastAsia="en-GB"/>
        </w:rPr>
        <w:t>2007–2016</w:t>
      </w:r>
      <w:r w:rsidRPr="001E7A27">
        <w:rPr>
          <w:b/>
          <w:bCs/>
          <w:lang w:val="en-GB" w:eastAsia="en-GB"/>
        </w:rPr>
        <w:t xml:space="preserve">). </w:t>
      </w:r>
      <w:r w:rsidR="004E0A36" w:rsidRPr="001E7A27">
        <w:rPr>
          <w:lang w:val="en-GB" w:eastAsia="en-GB"/>
        </w:rPr>
        <w:t>Values and data sources as in Table 5.3. The atmospheric stock is calculated from mean N</w:t>
      </w:r>
      <w:r w:rsidR="004E0A36" w:rsidRPr="001E7A27">
        <w:rPr>
          <w:vertAlign w:val="subscript"/>
          <w:lang w:val="en-GB" w:eastAsia="en-GB"/>
        </w:rPr>
        <w:t>2</w:t>
      </w:r>
      <w:r w:rsidR="004E0A36" w:rsidRPr="001E7A27">
        <w:rPr>
          <w:lang w:val="en-GB" w:eastAsia="en-GB"/>
        </w:rPr>
        <w:t>O concentration, multiplying a factor of 4.79 ± 0.05 Tg ppb</w:t>
      </w:r>
      <w:del w:id="2563" w:author="Ian Blenkinsop" w:date="2021-07-28T16:16:00Z">
        <w:r w:rsidR="004E0A36" w:rsidRPr="001E7A27" w:rsidDel="00E4692D">
          <w:rPr>
            <w:vertAlign w:val="superscript"/>
            <w:lang w:val="en-GB" w:eastAsia="en-GB"/>
          </w:rPr>
          <w:delText>-</w:delText>
        </w:r>
      </w:del>
      <w:ins w:id="2564" w:author="Ian Blenkinsop" w:date="2021-07-28T16:16:00Z">
        <w:r w:rsidR="00E4692D" w:rsidRPr="001E7A27">
          <w:rPr>
            <w:vertAlign w:val="superscript"/>
            <w:lang w:val="en-GB" w:eastAsia="en-GB"/>
          </w:rPr>
          <w:t>–</w:t>
        </w:r>
      </w:ins>
      <w:r w:rsidR="004E0A36" w:rsidRPr="001E7A27">
        <w:rPr>
          <w:vertAlign w:val="superscript"/>
          <w:lang w:val="en-GB" w:eastAsia="en-GB"/>
        </w:rPr>
        <w:t>1</w:t>
      </w:r>
      <w:r w:rsidR="004E0A36" w:rsidRPr="001E7A27">
        <w:rPr>
          <w:lang w:val="en-GB" w:eastAsia="en-GB"/>
        </w:rPr>
        <w:t xml:space="preserve"> </w:t>
      </w:r>
      <w:r w:rsidR="004E0A36" w:rsidRPr="001E7A27">
        <w:rPr>
          <w:lang w:val="en-GB"/>
        </w:rPr>
        <w:fldChar w:fldCharType="begin" w:fldLock="1"/>
      </w:r>
      <w:r w:rsidR="00747167" w:rsidRPr="001E7A27">
        <w:rPr>
          <w:lang w:val="en-GB"/>
        </w:rPr>
        <w:instrText>ADDIN CSL_CITATION { "citationItems" : [ { "id" : "ITEM-1", "itemData" : { "DOI" : "10.1029/2012GL051440", "ISSN" : "00948276", "author" : [ { "dropping-particle" : "", "family" : "Prather", "given" : "Michael J.", "non-dropping-particle" : "", "parse-names" : false, "suffix" : "" }, { "dropping-particle" : "", "family" : "Holmes", "given" : "Christopher D.", "non-dropping-particle" : "", "parse-names" : false, "suffix" : "" }, { "dropping-particle" : "", "family" : "Hsu", "given" : "Juno", "non-dropping-particle" : "", "parse-names" : false, "suffix" : "" } ], "container-title" : "Geophysical Research Letters", "id" : "ITEM-1", "issue" : "9", "issued" : { "date-parts" : [ [ "2012", "5" ] ] }, "page" : "L09803", "title" : "Reactive greenhouse gas scenarios: Systematic exploration of uncertainties and the role of atmospheric chemistry", "translator" : [ { "dropping-particle" : "", "family" : "L7470", "given" : "", "non-dropping-particle" : "", "parse-names" : false, "suffix" : "" } ], "type" : "article-journal", "volume" : "39" }, "uris" : [ "http://www.mendeley.com/documents/?uuid=ce676454-29bf-44a6-97e5-07f9a6c3b841", "http://www.mendeley.com/documents/?uuid=d9cd533e-9ae5-4e01-9747-d3d9efc8c31e" ] } ], "mendeley" : { "formattedCitation" : "(Prather et al., 2012)", "plainTextFormattedCitation" : "(Prather et al., 2012)", "previouslyFormattedCitation" : "(Prather et al., 2012)" }, "properties" : { "noteIndex" : 0 }, "schema" : "https://github.com/citation-style-language/schema/raw/master/csl-citation.json" }</w:instrText>
      </w:r>
      <w:r w:rsidR="004E0A36" w:rsidRPr="001E7A27">
        <w:rPr>
          <w:lang w:val="en-GB"/>
        </w:rPr>
        <w:fldChar w:fldCharType="separate"/>
      </w:r>
      <w:r w:rsidR="00025FA2" w:rsidRPr="001E7A27">
        <w:rPr>
          <w:noProof/>
          <w:lang w:val="en-GB"/>
        </w:rPr>
        <w:t>(Prather et al., 2012)</w:t>
      </w:r>
      <w:r w:rsidR="004E0A36" w:rsidRPr="001E7A27">
        <w:rPr>
          <w:lang w:val="en-GB"/>
        </w:rPr>
        <w:fldChar w:fldCharType="end"/>
      </w:r>
      <w:r w:rsidR="004E0A36" w:rsidRPr="001E7A27">
        <w:rPr>
          <w:lang w:val="en-GB" w:eastAsia="en-GB"/>
        </w:rPr>
        <w:t>. Pool sizes for the other reservoirs are largely unknown. </w:t>
      </w:r>
      <w:r w:rsidR="0006753C" w:rsidRPr="001E7A27">
        <w:rPr>
          <w:rFonts w:cs="Times New Roman"/>
          <w:szCs w:val="20"/>
          <w:lang w:val="en-GB"/>
        </w:rPr>
        <w:t>Further details on data sources and processing are available in the chapter data table (Table 5.SM.6).</w:t>
      </w:r>
    </w:p>
    <w:p w14:paraId="4AAE85BA" w14:textId="77777777" w:rsidR="00967A55" w:rsidRPr="001E7A27" w:rsidRDefault="00967A55" w:rsidP="005C7F25">
      <w:pPr>
        <w:pStyle w:val="AR6BodyText"/>
        <w:rPr>
          <w:lang w:val="en-GB" w:eastAsia="en-US"/>
        </w:rPr>
      </w:pPr>
    </w:p>
    <w:p w14:paraId="244D1042" w14:textId="77777777" w:rsidR="00967A55" w:rsidRPr="001E7A27" w:rsidRDefault="00967A55" w:rsidP="005C7F25">
      <w:pPr>
        <w:pStyle w:val="AR6BodyText"/>
        <w:rPr>
          <w:b/>
          <w:lang w:val="en-GB"/>
        </w:rPr>
      </w:pPr>
      <w:r w:rsidRPr="001E7A27">
        <w:rPr>
          <w:b/>
          <w:lang w:val="en-GB"/>
        </w:rPr>
        <w:t>[END FIGURE 5.1</w:t>
      </w:r>
      <w:r w:rsidR="007C6078" w:rsidRPr="001E7A27">
        <w:rPr>
          <w:b/>
          <w:lang w:val="en-GB"/>
        </w:rPr>
        <w:t>7</w:t>
      </w:r>
      <w:r w:rsidRPr="001E7A27">
        <w:rPr>
          <w:b/>
          <w:lang w:val="en-GB"/>
        </w:rPr>
        <w:t xml:space="preserve"> HERE] </w:t>
      </w:r>
    </w:p>
    <w:p w14:paraId="3B757CBC" w14:textId="77777777" w:rsidR="00967A55" w:rsidRPr="001E7A27" w:rsidRDefault="00967A55" w:rsidP="005C7F25">
      <w:pPr>
        <w:pStyle w:val="AR6BodyText"/>
        <w:rPr>
          <w:b/>
          <w:lang w:val="en-GB"/>
        </w:rPr>
      </w:pPr>
    </w:p>
    <w:p w14:paraId="0B46F4AD" w14:textId="77777777" w:rsidR="002F5491" w:rsidRPr="001E7A27" w:rsidRDefault="002F5491" w:rsidP="005C7F25">
      <w:pPr>
        <w:pStyle w:val="AR6BodyText"/>
        <w:rPr>
          <w:b/>
          <w:lang w:val="en-GB"/>
        </w:rPr>
      </w:pPr>
    </w:p>
    <w:p w14:paraId="253EFA16" w14:textId="5B26F6B7" w:rsidR="00967A55" w:rsidRPr="001E7A27" w:rsidRDefault="00967A55" w:rsidP="005C7F25">
      <w:pPr>
        <w:pStyle w:val="AR6BodyText"/>
        <w:rPr>
          <w:lang w:val="en-GB"/>
        </w:rPr>
      </w:pPr>
      <w:r w:rsidRPr="001E7A27">
        <w:rPr>
          <w:rFonts w:cs="Times New Roman"/>
          <w:lang w:val="en-GB"/>
        </w:rPr>
        <w:t>The synthesis of bottom-up estimates of N</w:t>
      </w:r>
      <w:r w:rsidRPr="001E7A27">
        <w:rPr>
          <w:rFonts w:cs="Times New Roman"/>
          <w:vertAlign w:val="subscript"/>
          <w:lang w:val="en-GB"/>
        </w:rPr>
        <w:t>2</w:t>
      </w:r>
      <w:r w:rsidRPr="001E7A27">
        <w:rPr>
          <w:rFonts w:cs="Times New Roman"/>
          <w:lang w:val="en-GB"/>
        </w:rPr>
        <w:t>O sources (Sections 5.2.3.2–</w:t>
      </w:r>
      <w:r w:rsidRPr="001E7A27">
        <w:rPr>
          <w:lang w:val="en-GB" w:eastAsia="en-US"/>
        </w:rPr>
        <w:t>5.2.3.</w:t>
      </w:r>
      <w:r w:rsidRPr="001E7A27">
        <w:rPr>
          <w:rFonts w:cs="Times New Roman"/>
          <w:lang w:val="en-GB"/>
        </w:rPr>
        <w:t>4</w:t>
      </w:r>
      <w:del w:id="2565" w:author="Ian Blenkinsop" w:date="2021-07-28T13:42:00Z">
        <w:r w:rsidRPr="001E7A27" w:rsidDel="003F4824">
          <w:rPr>
            <w:rFonts w:cs="Times New Roman"/>
            <w:lang w:val="en-GB"/>
          </w:rPr>
          <w:delText xml:space="preserve">; </w:delText>
        </w:r>
      </w:del>
      <w:ins w:id="2566" w:author="Ian Blenkinsop" w:date="2021-07-28T13:42:00Z">
        <w:r w:rsidR="003F4824" w:rsidRPr="001E7A27">
          <w:rPr>
            <w:rFonts w:cs="Times New Roman"/>
            <w:lang w:val="en-GB"/>
          </w:rPr>
          <w:t xml:space="preserve"> and </w:t>
        </w:r>
      </w:ins>
      <w:r w:rsidRPr="001E7A27">
        <w:rPr>
          <w:rFonts w:cs="Times New Roman"/>
          <w:lang w:val="en-GB"/>
        </w:rPr>
        <w:t>Figure 5.1</w:t>
      </w:r>
      <w:r w:rsidR="007C6078" w:rsidRPr="001E7A27">
        <w:rPr>
          <w:rFonts w:cs="Times New Roman"/>
          <w:lang w:val="en-GB"/>
        </w:rPr>
        <w:t>7</w:t>
      </w:r>
      <w:r w:rsidRPr="001E7A27">
        <w:rPr>
          <w:rFonts w:cs="Times New Roman"/>
          <w:lang w:val="en-GB"/>
        </w:rPr>
        <w:t xml:space="preserve">) yields a global source of 17.0 </w:t>
      </w:r>
      <w:commentRangeStart w:id="2567"/>
      <w:r w:rsidRPr="001E7A27">
        <w:rPr>
          <w:rFonts w:cs="Times New Roman"/>
          <w:lang w:val="en-GB"/>
        </w:rPr>
        <w:t>(12.2</w:t>
      </w:r>
      <w:del w:id="2568" w:author="Ian Blenkinsop" w:date="2021-07-28T13:44:00Z">
        <w:r w:rsidRPr="001E7A27" w:rsidDel="003F4824">
          <w:rPr>
            <w:rFonts w:cs="Times New Roman"/>
            <w:lang w:val="en-GB"/>
          </w:rPr>
          <w:delText>–</w:delText>
        </w:r>
      </w:del>
      <w:ins w:id="2569" w:author="Ian Blenkinsop" w:date="2021-07-28T13:44:00Z">
        <w:r w:rsidR="003F4824" w:rsidRPr="001E7A27">
          <w:rPr>
            <w:rFonts w:cs="Times New Roman"/>
            <w:lang w:val="en-GB"/>
          </w:rPr>
          <w:t xml:space="preserve"> to </w:t>
        </w:r>
      </w:ins>
      <w:r w:rsidRPr="001E7A27">
        <w:rPr>
          <w:rFonts w:cs="Times New Roman"/>
          <w:lang w:val="en-GB"/>
        </w:rPr>
        <w:t>23.5)</w:t>
      </w:r>
      <w:commentRangeEnd w:id="2567"/>
      <w:r w:rsidR="003F4824" w:rsidRPr="001E7A27">
        <w:rPr>
          <w:rStyle w:val="CommentReference"/>
          <w:lang w:val="en-GB"/>
        </w:rPr>
        <w:commentReference w:id="2567"/>
      </w:r>
      <w:r w:rsidRPr="001E7A27">
        <w:rPr>
          <w:rFonts w:cs="Times New Roman"/>
          <w:lang w:val="en-GB"/>
        </w:rPr>
        <w:t xml:space="preserve"> TgN yr</w:t>
      </w:r>
      <w:del w:id="2570" w:author="Ian Blenkinsop" w:date="2021-07-28T16:16:00Z">
        <w:r w:rsidRPr="001E7A27" w:rsidDel="00E4692D">
          <w:rPr>
            <w:vertAlign w:val="superscript"/>
            <w:lang w:val="en-GB"/>
          </w:rPr>
          <w:delText>-</w:delText>
        </w:r>
      </w:del>
      <w:ins w:id="2571" w:author="Ian Blenkinsop" w:date="2021-07-28T16:16:00Z">
        <w:r w:rsidR="00E4692D" w:rsidRPr="001E7A27">
          <w:rPr>
            <w:vertAlign w:val="superscript"/>
            <w:lang w:val="en-GB"/>
          </w:rPr>
          <w:t>–</w:t>
        </w:r>
      </w:ins>
      <w:r w:rsidRPr="001E7A27">
        <w:rPr>
          <w:vertAlign w:val="superscript"/>
          <w:lang w:val="en-GB"/>
        </w:rPr>
        <w:t>1</w:t>
      </w:r>
      <w:r w:rsidRPr="001E7A27">
        <w:rPr>
          <w:rFonts w:cs="Times New Roman"/>
          <w:lang w:val="en-GB"/>
        </w:rPr>
        <w:t xml:space="preserve"> for the years 2007–2016 (Table 5.3). This estimate is comparable to AR5, but the uncertainty range has been reduced primarily due to improved estimates of ocean and anthropogenic </w:t>
      </w:r>
      <w:r w:rsidRPr="001E7A27">
        <w:rPr>
          <w:lang w:val="en-GB"/>
        </w:rPr>
        <w:t>N</w:t>
      </w:r>
      <w:r w:rsidRPr="001E7A27">
        <w:rPr>
          <w:vertAlign w:val="subscript"/>
          <w:lang w:val="en-GB"/>
        </w:rPr>
        <w:t>2</w:t>
      </w:r>
      <w:r w:rsidRPr="001E7A27">
        <w:rPr>
          <w:lang w:val="en-GB"/>
        </w:rPr>
        <w:t>O</w:t>
      </w:r>
      <w:r w:rsidRPr="001E7A27">
        <w:rPr>
          <w:rFonts w:cs="Times New Roman"/>
          <w:lang w:val="en-GB"/>
        </w:rPr>
        <w:t xml:space="preserve"> sources. Since AR5</w:t>
      </w:r>
      <w:r w:rsidR="00F006DE" w:rsidRPr="001E7A27">
        <w:rPr>
          <w:rFonts w:cs="Times New Roman"/>
          <w:lang w:val="en-GB"/>
        </w:rPr>
        <w:t xml:space="preserve"> </w:t>
      </w:r>
      <w:r w:rsidR="00F006DE" w:rsidRPr="001E7A27">
        <w:rPr>
          <w:lang w:val="en-GB"/>
        </w:rPr>
        <w:t xml:space="preserve">(WGI, </w:t>
      </w:r>
      <w:ins w:id="2572" w:author="Ian Blenkinsop" w:date="2021-07-28T13:44:00Z">
        <w:r w:rsidR="003F4824" w:rsidRPr="001E7A27">
          <w:rPr>
            <w:lang w:val="en-GB"/>
          </w:rPr>
          <w:t xml:space="preserve">Section </w:t>
        </w:r>
      </w:ins>
      <w:r w:rsidR="00F006DE" w:rsidRPr="001E7A27">
        <w:rPr>
          <w:lang w:val="en-GB"/>
        </w:rPr>
        <w:t>6.4.3)</w:t>
      </w:r>
      <w:r w:rsidRPr="001E7A27">
        <w:rPr>
          <w:rFonts w:cs="Times New Roman"/>
          <w:lang w:val="en-GB"/>
        </w:rPr>
        <w:t xml:space="preserve">, improved capacity to </w:t>
      </w:r>
      <w:r w:rsidRPr="001E7A27">
        <w:rPr>
          <w:lang w:val="en-GB" w:eastAsia="en-US"/>
        </w:rPr>
        <w:t>estimate N</w:t>
      </w:r>
      <w:r w:rsidRPr="001E7A27">
        <w:rPr>
          <w:vertAlign w:val="subscript"/>
          <w:lang w:val="en-GB" w:eastAsia="en-US"/>
        </w:rPr>
        <w:t>2</w:t>
      </w:r>
      <w:r w:rsidRPr="001E7A27">
        <w:rPr>
          <w:lang w:val="en-GB" w:eastAsia="en-US"/>
        </w:rPr>
        <w:t xml:space="preserve">O sources from atmospheric </w:t>
      </w:r>
      <w:r w:rsidRPr="001E7A27">
        <w:rPr>
          <w:lang w:val="en-GB"/>
        </w:rPr>
        <w:t>N</w:t>
      </w:r>
      <w:r w:rsidRPr="001E7A27">
        <w:rPr>
          <w:vertAlign w:val="subscript"/>
          <w:lang w:val="en-GB"/>
        </w:rPr>
        <w:t>2</w:t>
      </w:r>
      <w:r w:rsidRPr="001E7A27">
        <w:rPr>
          <w:lang w:val="en-GB"/>
        </w:rPr>
        <w:t>O</w:t>
      </w:r>
      <w:r w:rsidRPr="001E7A27">
        <w:rPr>
          <w:lang w:val="en-GB" w:eastAsia="en-US"/>
        </w:rPr>
        <w:t xml:space="preserve"> measurements by inverting models of atmospheric transport provides a </w:t>
      </w:r>
      <w:r w:rsidRPr="001E7A27">
        <w:rPr>
          <w:rFonts w:cs="Times New Roman"/>
          <w:lang w:val="en-GB"/>
        </w:rPr>
        <w:t>new and independent constraint for the global N</w:t>
      </w:r>
      <w:r w:rsidRPr="001E7A27">
        <w:rPr>
          <w:rFonts w:cs="Times New Roman"/>
          <w:vertAlign w:val="subscript"/>
          <w:lang w:val="en-GB"/>
        </w:rPr>
        <w:t>2</w:t>
      </w:r>
      <w:r w:rsidRPr="001E7A27">
        <w:rPr>
          <w:rFonts w:cs="Times New Roman"/>
          <w:lang w:val="en-GB"/>
        </w:rPr>
        <w:t xml:space="preserve">O budget </w:t>
      </w:r>
      <w:r w:rsidRPr="001E7A27">
        <w:rPr>
          <w:lang w:val="en-GB" w:eastAsia="en-US"/>
        </w:rPr>
        <w:fldChar w:fldCharType="begin" w:fldLock="1"/>
      </w:r>
      <w:r w:rsidR="00747167" w:rsidRPr="001E7A2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"ITEM-2", "itemData" : { "DOI" : "10.5194/acp-14-4617-2014", "ISBN" : "1680-7316", "ISSN" : "16807324", "abstract" : "We present a comprehensive estimate of nitrous oxide (N2O) emissions using observations and models from 1995 to 2008. High-frequency records of tropospheric N2O are available from measurements at Cape Grim, Tasmania; Cape Matatula, American Samoa; Ragged Point, Barbados; Mace Head, Ireland; and at Trinidad Head, California using the Advanced Global Atmospheric Gases Experiment (AGAGE) instrumentation and calibrations. The Global Monitoring Division of the National Oceanic and Atmospheric Administration/Earth System Research Laboratory (NOAA/ESRL) has also collected discrete air samples in flasks and in situ measurements from remote sites across the globe and analyzed them for a suite of species including N2O. In addition to these major networks, we include in situ and aircraft measurements from the National Institute of Environmental Studies (NIES) and flask measurements from the Tohoku University and Commonwealth Scientific and Industrial Research Organization (CSIRO) networks. All measurements show increasing atmospheric mole fractions of N2O, with a varying growth rate of 0.1-0.7% per year, resulting in a 7.4% increase in the background atmospheric mole fraction between 1979 and 2011. Using existing emission inventories as well as bottom-up process modeling results, we first create globally gridded a priori N2O emissions over the 37 years since 1975. We then use the three-dimensional chemical transport model, Model for Ozone and Related Chemical Tracers version 4 (MOZART v4), and a Bayesian inverse method to estimate global as well as regional annual emissions for five source sectors from 13 regions in the world. This is the first time that all of these measurements from multiple networks have been combined to determine emissions. Our inversion indicates that global and regional N2O emissions have an increasing trend between 1995 and 2008. Despite large uncertainties, a significant increase is seen from the Asian agricultural sector in recent years, most likely due to an increase in the use of nitrogenous fertilizers, as has been suggested by previous studies. Copyright \u00a9 2014 by ASME.", "author" : [ { "dropping-particle" : "", "family" : "Saikawa", "given" : "E.", "non-dropping-particle" : "", "parse-names" : false, "suffix" : "" }, { "dropping-particle" : "", "family" : "Prinn", "given" : "R. G.", "non-dropping-particle" : "", "parse-names" : false, "suffix" : "" }, { "dropping-particle" : "", "family" : "Dlugokencky", "given" : "E.", "non-dropping-particle" : "", "parse-names" : false, "suffix" : "" }, { "dropping-particle" : "", "family" : "Ishijima", "given" : "K.", "non-dropping-particle" : "", "parse-names" : false, "suffix" : "" }, { "dropping-particle" : "", "family" : "Dutton", "given" : "G. S.", "non-dropping-particle" : "", "parse-names" : false, "suffix" : "" }, { "dropping-particle" : "", "family" : "Hall", "given" : "B. D.", "non-dropping-particle" : "", "parse-names" : false, "suffix" : "" }, { "dropping-particle" : "", "family" : "Langenfelds", "given" : "R.", "non-dropping-particle" : "", "parse-names" : false, "suffix" : "" }, { "dropping-particle" : "", "family" : "Tohjima", "given" : "Y.", "non-dropping-particle" : "", "parse-names" : false, "suffix" : "" }, { "dropping-particle" : "", "family" : "Machida", "given" : "T.", "non-dropping-particle" : "", "parse-names" : false, "suffix" : "" }, { "dropping-particle" : "", "family" : "Manizza", "given" : "M.", "non-dropping-particle" : "", "parse-names" : false, "suffix" : "" }, { "dropping-particle" : "", "family" : "Rigby", "given" : "M.", "non-dropping-particle" : "", "parse-names" : false, "suffix" : "" }, { "dropping-particle" : "", "family" : "O'Doherty", "given" : "S.", "non-dropping-particle" : "", "parse-names" : false, "suffix" : "" }, { "dropping-particle" : "", "family" : "Patra", "given" : "P. K.", "non-dropping-particle" : "", "parse-names" : false, "suffix" : "" }, { "dropping-particle" : "", "family" : "Harth", "given" : "C. M.", "non-dropping-particle" : "", "parse-names" : false, "suffix" : "" }, { "dropping-particle" : "", "family" : "Weiss", "given" : "R. F.", "non-dropping-particle" : "", "parse-names" : false, "suffix" : "" }, { "dropping-particle" : "", "family" : "Krummel", "given" : "P. B.", "non-dropping-particle" : "", "parse-names" : false, "suffix" : "" }, { "dropping-particle" : "", "family" : "Schoot", "given" : "M.", "non-dropping-particle" : "Van Der", "parse-names" : false, "suffix" : "" }, { "dropping-particle" : "", "family" : "Fraser", "given" : "P. J.", "non-dropping-particle" : "", "parse-names" : false, "suffix" : "" }, { "dropping-particle" : "", "family" : "Steele", "given" : "L. P.", "non-dropping-particle" : "", "parse-names" : false, "suffix" : "" }, { "dropping-particle" : "", "family" : "Aoki", "given" : "S.", "non-dropping-particle" : "", "parse-names" : false, "suffix" : "" }, { "dropping-particle" : "", "family" : "Nakazawa", "given" : "T.", "non-dropping-particle" : "", "parse-names" : false, "suffix" : "" }, { "dropping-particle" : "", "family" : "Elkins", "given" : "J. W.", "non-dropping-particle" : "", "parse-names" : false, "suffix" : "" } ], "container-title" : "Atmospheric Chemistry and Physics", "id" : "ITEM-2", "issue" : "9", "issued" : { "date-parts" : [ [ "2014" ] ] }, "page" : "4617-4641", "title" : "Global and regional emissions estimates for N2O", "translator" : [ { "dropping-particle" : "", "family" : "L5271", "given" : "", "non-dropping-particle" : "", "parse-names" : false, "suffix" : "" } ], "type" : "article-journal", "volume" : "14" }, "uris" : [ "http://www.mendeley.com/documents/?uuid=d17aea50-3d40-47f6-a251-1c9d4bc0a910" ] }, { "id" : "ITEM-3",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"ITEM-3",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"mendeley" : { "formattedCitation" : "(Saikawa et al., 2014; Thompson et al., 2019; Tian et al., 2020)", "plainTextFormattedCitation" : "(Saikawa et al., 2014; Thompson et al., 2019; Tian et al., 2020)", "previouslyFormattedCitation" : "(Saikawa et al., 2014; Thompson et al., 2019; Tian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(Saikawa et al., 2014; Thompson et al., 2019; Tian et al., 2020)</w:t>
      </w:r>
      <w:r w:rsidRPr="001E7A27">
        <w:rPr>
          <w:lang w:val="en-GB" w:eastAsia="en-US"/>
        </w:rPr>
        <w:fldChar w:fldCharType="end"/>
      </w:r>
      <w:r w:rsidRPr="001E7A27">
        <w:rPr>
          <w:lang w:val="en-GB" w:eastAsia="en-US"/>
        </w:rPr>
        <w:t>.</w:t>
      </w:r>
      <w:r w:rsidRPr="001E7A27">
        <w:rPr>
          <w:rFonts w:cs="Times New Roman"/>
          <w:lang w:val="en-GB"/>
        </w:rPr>
        <w:t xml:space="preserve"> The decadal mean source derived from these inversions is remarkably consistent with the bottom-up </w:t>
      </w:r>
      <w:r w:rsidRPr="001E7A27">
        <w:rPr>
          <w:lang w:val="en-GB" w:eastAsia="en-US"/>
        </w:rPr>
        <w:t xml:space="preserve">global </w:t>
      </w:r>
      <w:r w:rsidRPr="001E7A27">
        <w:rPr>
          <w:lang w:val="en-GB"/>
        </w:rPr>
        <w:t>N</w:t>
      </w:r>
      <w:r w:rsidRPr="001E7A27">
        <w:rPr>
          <w:vertAlign w:val="subscript"/>
          <w:lang w:val="en-GB"/>
        </w:rPr>
        <w:t>2</w:t>
      </w:r>
      <w:r w:rsidRPr="001E7A27">
        <w:rPr>
          <w:lang w:val="en-GB"/>
        </w:rPr>
        <w:t>O</w:t>
      </w:r>
      <w:r w:rsidRPr="001E7A27">
        <w:rPr>
          <w:lang w:val="en-GB" w:eastAsia="en-US"/>
        </w:rPr>
        <w:t xml:space="preserve"> budget for the same period, however, the split between land and ocean sources based on atmospheric inversions is less </w:t>
      </w:r>
      <w:del w:id="2573" w:author="Soapbox" w:date="2021-07-17T09:29:00Z">
        <w:r w:rsidRPr="001E7A27" w:rsidDel="008D41FA">
          <w:rPr>
            <w:lang w:val="en-GB" w:eastAsia="en-US"/>
          </w:rPr>
          <w:delText xml:space="preserve">well </w:delText>
        </w:r>
      </w:del>
      <w:r w:rsidRPr="001E7A27">
        <w:rPr>
          <w:lang w:val="en-GB" w:eastAsia="en-US"/>
        </w:rPr>
        <w:t>constrained, yielding a smaller land source of 11.3 (10.2</w:t>
      </w:r>
      <w:del w:id="2574" w:author="Ian Blenkinsop" w:date="2021-07-28T13:44:00Z">
        <w:r w:rsidRPr="001E7A27" w:rsidDel="003F4824">
          <w:rPr>
            <w:lang w:val="en-GB" w:eastAsia="en-US"/>
          </w:rPr>
          <w:delText>–</w:delText>
        </w:r>
      </w:del>
      <w:ins w:id="2575" w:author="Ian Blenkinsop" w:date="2021-07-28T13:44:00Z">
        <w:r w:rsidR="003F4824" w:rsidRPr="001E7A27">
          <w:rPr>
            <w:lang w:val="en-GB" w:eastAsia="en-US"/>
          </w:rPr>
          <w:t xml:space="preserve"> to </w:t>
        </w:r>
      </w:ins>
      <w:r w:rsidRPr="001E7A27">
        <w:rPr>
          <w:lang w:val="en-GB" w:eastAsia="en-US"/>
        </w:rPr>
        <w:t>13.2) TgN yr</w:t>
      </w:r>
      <w:del w:id="2576" w:author="Ian Blenkinsop" w:date="2021-07-28T16:16:00Z">
        <w:r w:rsidRPr="001E7A27" w:rsidDel="00E4692D">
          <w:rPr>
            <w:vertAlign w:val="superscript"/>
            <w:lang w:val="en-GB"/>
          </w:rPr>
          <w:delText>-</w:delText>
        </w:r>
      </w:del>
      <w:ins w:id="2577" w:author="Ian Blenkinsop" w:date="2021-07-28T16:16:00Z">
        <w:r w:rsidR="00E4692D" w:rsidRPr="001E7A27">
          <w:rPr>
            <w:vertAlign w:val="superscript"/>
            <w:lang w:val="en-GB"/>
          </w:rPr>
          <w:t>–</w:t>
        </w:r>
      </w:ins>
      <w:r w:rsidRPr="001E7A27">
        <w:rPr>
          <w:vertAlign w:val="superscript"/>
          <w:lang w:val="en-GB"/>
        </w:rPr>
        <w:t>1</w:t>
      </w:r>
      <w:r w:rsidRPr="001E7A27">
        <w:rPr>
          <w:lang w:val="en-GB" w:eastAsia="en-US"/>
        </w:rPr>
        <w:t xml:space="preserve"> and a larger ocean source of 5.7 (3.4</w:t>
      </w:r>
      <w:del w:id="2578" w:author="Ian Blenkinsop" w:date="2021-07-28T13:44:00Z">
        <w:r w:rsidRPr="001E7A27" w:rsidDel="003F4824">
          <w:rPr>
            <w:lang w:val="en-GB" w:eastAsia="en-US"/>
          </w:rPr>
          <w:delText>–</w:delText>
        </w:r>
      </w:del>
      <w:ins w:id="2579" w:author="Ian Blenkinsop" w:date="2021-07-28T13:44:00Z">
        <w:r w:rsidR="003F4824" w:rsidRPr="001E7A27">
          <w:rPr>
            <w:lang w:val="en-GB" w:eastAsia="en-US"/>
          </w:rPr>
          <w:t xml:space="preserve"> to </w:t>
        </w:r>
      </w:ins>
      <w:r w:rsidRPr="001E7A27">
        <w:rPr>
          <w:lang w:val="en-GB" w:eastAsia="en-US"/>
        </w:rPr>
        <w:t>7.2) TgN yr</w:t>
      </w:r>
      <w:del w:id="2580" w:author="Ian Blenkinsop" w:date="2021-07-28T16:16:00Z">
        <w:r w:rsidRPr="001E7A27" w:rsidDel="00E4692D">
          <w:rPr>
            <w:vertAlign w:val="superscript"/>
            <w:lang w:val="en-GB"/>
          </w:rPr>
          <w:delText>-</w:delText>
        </w:r>
      </w:del>
      <w:ins w:id="2581" w:author="Ian Blenkinsop" w:date="2021-07-28T16:16:00Z">
        <w:r w:rsidR="00E4692D" w:rsidRPr="001E7A27">
          <w:rPr>
            <w:vertAlign w:val="superscript"/>
            <w:lang w:val="en-GB"/>
          </w:rPr>
          <w:t>–</w:t>
        </w:r>
      </w:ins>
      <w:r w:rsidRPr="001E7A27">
        <w:rPr>
          <w:vertAlign w:val="superscript"/>
          <w:lang w:val="en-GB"/>
        </w:rPr>
        <w:t>1</w:t>
      </w:r>
      <w:r w:rsidRPr="001E7A27">
        <w:rPr>
          <w:lang w:val="en-GB" w:eastAsia="en-US"/>
        </w:rPr>
        <w:t>, respectively, compared to bottom-up estimates.</w:t>
      </w:r>
      <w:r w:rsidRPr="001E7A27">
        <w:rPr>
          <w:lang w:val="en-GB"/>
        </w:rPr>
        <w:t xml:space="preserve"> </w:t>
      </w:r>
    </w:p>
    <w:p w14:paraId="7C0CE3E6" w14:textId="77777777" w:rsidR="00967A55" w:rsidRPr="001E7A27" w:rsidRDefault="00967A55" w:rsidP="005C7F25">
      <w:pPr>
        <w:pStyle w:val="AR6BodyText"/>
        <w:rPr>
          <w:lang w:val="en-GB"/>
        </w:rPr>
      </w:pPr>
    </w:p>
    <w:p w14:paraId="158FDA74" w14:textId="53916E37" w:rsidR="00967A55" w:rsidRPr="001E7A27" w:rsidRDefault="00967A55" w:rsidP="005C7F25">
      <w:pPr>
        <w:pStyle w:val="AR6BodyText"/>
        <w:rPr>
          <w:rFonts w:cs="Times New Roman"/>
          <w:lang w:val="en-GB"/>
        </w:rPr>
      </w:pPr>
      <w:r w:rsidRPr="001E7A27">
        <w:rPr>
          <w:lang w:val="en-GB"/>
        </w:rPr>
        <w:t xml:space="preserve">Supported by multiple studies and extensive observational evidence </w:t>
      </w:r>
      <w:r w:rsidRPr="001E7A27">
        <w:rPr>
          <w:rFonts w:cs="Times New Roman"/>
          <w:lang w:val="en-GB"/>
        </w:rPr>
        <w:t>(Sections 5.2.3.2–</w:t>
      </w:r>
      <w:r w:rsidRPr="001E7A27">
        <w:rPr>
          <w:lang w:val="en-GB" w:eastAsia="en-US"/>
        </w:rPr>
        <w:t>5.2.3.</w:t>
      </w:r>
      <w:r w:rsidRPr="001E7A27">
        <w:rPr>
          <w:rFonts w:cs="Times New Roman"/>
          <w:lang w:val="en-GB"/>
        </w:rPr>
        <w:t>4</w:t>
      </w:r>
      <w:del w:id="2582" w:author="Ian Blenkinsop" w:date="2021-07-28T13:43:00Z">
        <w:r w:rsidRPr="001E7A27" w:rsidDel="003F4824">
          <w:rPr>
            <w:rFonts w:cs="Times New Roman"/>
            <w:lang w:val="en-GB"/>
          </w:rPr>
          <w:delText xml:space="preserve">; </w:delText>
        </w:r>
      </w:del>
      <w:ins w:id="2583" w:author="Ian Blenkinsop" w:date="2021-07-28T13:43:00Z">
        <w:r w:rsidR="003F4824" w:rsidRPr="001E7A27">
          <w:rPr>
            <w:rFonts w:cs="Times New Roman"/>
            <w:lang w:val="en-GB"/>
          </w:rPr>
          <w:t xml:space="preserve"> and </w:t>
        </w:r>
      </w:ins>
      <w:r w:rsidRPr="001E7A27">
        <w:rPr>
          <w:rFonts w:cs="Times New Roman"/>
          <w:lang w:val="en-GB"/>
        </w:rPr>
        <w:t>Figure 5.1</w:t>
      </w:r>
      <w:r w:rsidR="007C6078" w:rsidRPr="001E7A27">
        <w:rPr>
          <w:rFonts w:cs="Times New Roman"/>
          <w:lang w:val="en-GB"/>
        </w:rPr>
        <w:t>7</w:t>
      </w:r>
      <w:r w:rsidRPr="001E7A27">
        <w:rPr>
          <w:rFonts w:cs="Times New Roman"/>
          <w:lang w:val="en-GB"/>
        </w:rPr>
        <w:t>),</w:t>
      </w:r>
      <w:r w:rsidRPr="001E7A27">
        <w:rPr>
          <w:lang w:val="en-GB"/>
        </w:rPr>
        <w:t xml:space="preserve"> </w:t>
      </w:r>
      <w:r w:rsidRPr="001E7A27">
        <w:rPr>
          <w:rFonts w:cs="Times New Roman"/>
          <w:lang w:val="en-GB"/>
        </w:rPr>
        <w:t>anthropogenic emissions contributed about 40% (</w:t>
      </w:r>
      <w:commentRangeStart w:id="2584"/>
      <w:r w:rsidRPr="001E7A27">
        <w:rPr>
          <w:rFonts w:cs="Times New Roman"/>
          <w:lang w:val="en-GB"/>
        </w:rPr>
        <w:t>7.3; uncertainty range: 4.2</w:t>
      </w:r>
      <w:ins w:id="2585" w:author="Soapbox" w:date="2021-07-17T09:30:00Z">
        <w:r w:rsidR="005F09CA" w:rsidRPr="001E7A27">
          <w:rPr>
            <w:lang w:val="en-GB" w:eastAsia="en-US"/>
          </w:rPr>
          <w:t xml:space="preserve"> to </w:t>
        </w:r>
      </w:ins>
      <w:del w:id="2586" w:author="Soapbox" w:date="2021-07-17T09:30:00Z">
        <w:r w:rsidRPr="001E7A27" w:rsidDel="005F09CA">
          <w:rPr>
            <w:lang w:val="en-GB" w:eastAsia="en-US"/>
          </w:rPr>
          <w:delText>–</w:delText>
        </w:r>
      </w:del>
      <w:r w:rsidRPr="001E7A27">
        <w:rPr>
          <w:rFonts w:cs="Times New Roman"/>
          <w:lang w:val="en-GB"/>
        </w:rPr>
        <w:t>11.4 TgN yr</w:t>
      </w:r>
      <w:del w:id="2587" w:author="Ian Blenkinsop" w:date="2021-07-28T16:16:00Z">
        <w:r w:rsidRPr="001E7A27" w:rsidDel="00E4692D">
          <w:rPr>
            <w:rFonts w:cs="Times New Roman"/>
            <w:vertAlign w:val="superscript"/>
            <w:lang w:val="en-GB"/>
          </w:rPr>
          <w:delText>-</w:delText>
        </w:r>
      </w:del>
      <w:ins w:id="2588" w:author="Ian Blenkinsop" w:date="2021-07-28T16:16:00Z">
        <w:r w:rsidR="00E4692D" w:rsidRPr="001E7A27">
          <w:rPr>
            <w:rFonts w:cs="Times New Roman"/>
            <w:vertAlign w:val="superscript"/>
            <w:lang w:val="en-GB"/>
          </w:rPr>
          <w:t>–</w:t>
        </w:r>
      </w:ins>
      <w:r w:rsidRPr="001E7A27">
        <w:rPr>
          <w:rFonts w:cs="Times New Roman"/>
          <w:vertAlign w:val="superscript"/>
          <w:lang w:val="en-GB"/>
        </w:rPr>
        <w:t>1</w:t>
      </w:r>
      <w:commentRangeEnd w:id="2584"/>
      <w:r w:rsidR="003F4824" w:rsidRPr="001E7A27">
        <w:rPr>
          <w:rStyle w:val="CommentReference"/>
          <w:lang w:val="en-GB"/>
        </w:rPr>
        <w:commentReference w:id="2584"/>
      </w:r>
      <w:r w:rsidRPr="001E7A27">
        <w:rPr>
          <w:rFonts w:cs="Times New Roman"/>
          <w:lang w:val="en-GB"/>
        </w:rPr>
        <w:t>) to the total N</w:t>
      </w:r>
      <w:r w:rsidRPr="001E7A27">
        <w:rPr>
          <w:rFonts w:cs="Times New Roman"/>
          <w:vertAlign w:val="subscript"/>
          <w:lang w:val="en-GB"/>
        </w:rPr>
        <w:t>2</w:t>
      </w:r>
      <w:r w:rsidRPr="001E7A27">
        <w:rPr>
          <w:rFonts w:cs="Times New Roman"/>
          <w:lang w:val="en-GB"/>
        </w:rPr>
        <w:t>O source in 2007</w:t>
      </w:r>
      <w:r w:rsidRPr="001E7A27">
        <w:rPr>
          <w:lang w:val="en-GB" w:eastAsia="en-US"/>
        </w:rPr>
        <w:t>–</w:t>
      </w:r>
      <w:r w:rsidRPr="001E7A27">
        <w:rPr>
          <w:rFonts w:cs="Times New Roman"/>
          <w:lang w:val="en-GB"/>
        </w:rPr>
        <w:t>2016 (</w:t>
      </w:r>
      <w:r w:rsidRPr="001E7A27">
        <w:rPr>
          <w:rFonts w:cs="Times New Roman"/>
          <w:i/>
          <w:lang w:val="en-GB"/>
        </w:rPr>
        <w:t>high confidence</w:t>
      </w:r>
      <w:r w:rsidRPr="001E7A27">
        <w:rPr>
          <w:rFonts w:cs="Times New Roman"/>
          <w:iCs/>
          <w:lang w:val="en-GB"/>
          <w:rPrChange w:id="2589" w:author="Ian Blenkinsop" w:date="2021-07-28T13:44:00Z">
            <w:rPr>
              <w:rFonts w:cs="Times New Roman"/>
              <w:i/>
              <w:lang w:val="en-GB"/>
            </w:rPr>
          </w:rPrChange>
        </w:rPr>
        <w:t>)</w:t>
      </w:r>
      <w:r w:rsidRPr="001E7A27">
        <w:rPr>
          <w:rFonts w:cs="Times New Roman"/>
          <w:lang w:val="en-GB"/>
        </w:rPr>
        <w:t xml:space="preserve">. This estimate is larger than in AR5 </w:t>
      </w:r>
      <w:r w:rsidR="00F006DE" w:rsidRPr="001E7A27">
        <w:rPr>
          <w:lang w:val="en-GB"/>
        </w:rPr>
        <w:t xml:space="preserve">(WGI, 6.4.3) </w:t>
      </w:r>
      <w:r w:rsidRPr="001E7A27">
        <w:rPr>
          <w:rFonts w:cs="Times New Roman"/>
          <w:lang w:val="en-GB"/>
        </w:rPr>
        <w:t xml:space="preserve">due to a larger estimated effect of </w:t>
      </w:r>
      <w:r w:rsidR="004F118D" w:rsidRPr="001E7A27">
        <w:rPr>
          <w:rFonts w:cs="Times New Roman"/>
          <w:lang w:val="en-GB"/>
        </w:rPr>
        <w:t>nitrogen</w:t>
      </w:r>
      <w:r w:rsidRPr="001E7A27">
        <w:rPr>
          <w:rFonts w:cs="Times New Roman"/>
          <w:lang w:val="en-GB"/>
        </w:rPr>
        <w:t xml:space="preserve"> deposition on soil N</w:t>
      </w:r>
      <w:r w:rsidRPr="001E7A27">
        <w:rPr>
          <w:rFonts w:cs="Times New Roman"/>
          <w:vertAlign w:val="subscript"/>
          <w:lang w:val="en-GB"/>
        </w:rPr>
        <w:t>2</w:t>
      </w:r>
      <w:r w:rsidRPr="001E7A27">
        <w:rPr>
          <w:rFonts w:cs="Times New Roman"/>
          <w:lang w:val="en-GB"/>
        </w:rPr>
        <w:t>O emission</w:t>
      </w:r>
      <w:ins w:id="2590" w:author="Tom Maycock" w:date="2021-09-08T15:24:00Z">
        <w:r w:rsidR="0082184F" w:rsidRPr="001E7A27">
          <w:rPr>
            <w:rFonts w:cs="Times New Roman"/>
            <w:lang w:val="en-GB"/>
          </w:rPr>
          <w:t>s</w:t>
        </w:r>
      </w:ins>
      <w:r w:rsidRPr="001E7A27">
        <w:rPr>
          <w:rFonts w:cs="Times New Roman"/>
          <w:lang w:val="en-GB"/>
        </w:rPr>
        <w:t xml:space="preserve"> and the explicit consideration of the role of anthropogenic </w:t>
      </w:r>
      <w:r w:rsidR="004F118D" w:rsidRPr="001E7A27">
        <w:rPr>
          <w:rFonts w:cs="Times New Roman"/>
          <w:lang w:val="en-GB"/>
        </w:rPr>
        <w:t>nitrogen</w:t>
      </w:r>
      <w:r w:rsidRPr="001E7A27">
        <w:rPr>
          <w:rFonts w:cs="Times New Roman"/>
          <w:lang w:val="en-GB"/>
        </w:rPr>
        <w:t xml:space="preserve"> in determining inland water and estuary emissions. </w:t>
      </w:r>
    </w:p>
    <w:p w14:paraId="4ABC5D32" w14:textId="77777777" w:rsidR="00967A55" w:rsidRPr="001E7A27" w:rsidRDefault="00967A55" w:rsidP="005C7F25">
      <w:pPr>
        <w:pStyle w:val="AR6BodyText"/>
        <w:rPr>
          <w:rFonts w:cs="Times New Roman"/>
          <w:lang w:val="en-GB"/>
        </w:rPr>
      </w:pPr>
    </w:p>
    <w:p w14:paraId="375024D3" w14:textId="43183B9B" w:rsidR="00967A55" w:rsidRPr="001E7A27" w:rsidRDefault="00967A55" w:rsidP="005C7F25">
      <w:pPr>
        <w:pStyle w:val="AR6BodyText"/>
        <w:rPr>
          <w:lang w:val="en-GB"/>
        </w:rPr>
      </w:pPr>
      <w:r w:rsidRPr="001E7A27">
        <w:rPr>
          <w:rFonts w:cs="Times New Roman"/>
          <w:lang w:val="en-GB"/>
        </w:rPr>
        <w:t xml:space="preserve">Based on bottom-up estimates, anthropogenic emissions from agricultural nitrogen use, industry and other indirect effects have increased by 1.7 </w:t>
      </w:r>
      <w:commentRangeStart w:id="2591"/>
      <w:r w:rsidRPr="001E7A27">
        <w:rPr>
          <w:rFonts w:cs="Times New Roman"/>
          <w:lang w:val="en-GB"/>
        </w:rPr>
        <w:t>(1.0</w:t>
      </w:r>
      <w:ins w:id="2592" w:author="Tom Maycock" w:date="2021-09-08T16:46:00Z">
        <w:r w:rsidR="00461984">
          <w:rPr>
            <w:rFonts w:cs="Times New Roman"/>
            <w:lang w:val="en-GB"/>
          </w:rPr>
          <w:t xml:space="preserve"> to </w:t>
        </w:r>
      </w:ins>
      <w:del w:id="2593" w:author="Tom Maycock" w:date="2021-09-08T16:46:00Z">
        <w:r w:rsidRPr="001E7A27" w:rsidDel="00461984">
          <w:rPr>
            <w:lang w:val="en-GB" w:eastAsia="en-US"/>
          </w:rPr>
          <w:delText>–</w:delText>
        </w:r>
      </w:del>
      <w:r w:rsidRPr="001E7A27">
        <w:rPr>
          <w:rFonts w:cs="Times New Roman"/>
          <w:lang w:val="en-GB"/>
        </w:rPr>
        <w:t xml:space="preserve">2.7) </w:t>
      </w:r>
      <w:commentRangeEnd w:id="2591"/>
      <w:r w:rsidR="00461984">
        <w:rPr>
          <w:rStyle w:val="CommentReference"/>
          <w:lang w:val="en-GB"/>
        </w:rPr>
        <w:commentReference w:id="2591"/>
      </w:r>
      <w:r w:rsidRPr="001E7A27">
        <w:rPr>
          <w:rFonts w:cs="Times New Roman"/>
          <w:lang w:val="en-GB"/>
        </w:rPr>
        <w:t>TgN yr</w:t>
      </w:r>
      <w:del w:id="2594" w:author="Ian Blenkinsop" w:date="2021-07-28T16:16:00Z">
        <w:r w:rsidRPr="001E7A27" w:rsidDel="00E4692D">
          <w:rPr>
            <w:rFonts w:cs="Times New Roman"/>
            <w:vertAlign w:val="superscript"/>
            <w:lang w:val="en-GB"/>
          </w:rPr>
          <w:delText>-</w:delText>
        </w:r>
      </w:del>
      <w:ins w:id="2595" w:author="Ian Blenkinsop" w:date="2021-07-28T16:16:00Z">
        <w:r w:rsidR="00E4692D"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between the decades 1980</w:t>
      </w:r>
      <w:r w:rsidRPr="001E7A27">
        <w:rPr>
          <w:lang w:val="en-GB" w:eastAsia="en-US"/>
        </w:rPr>
        <w:t>–</w:t>
      </w:r>
      <w:r w:rsidRPr="001E7A27">
        <w:rPr>
          <w:rFonts w:cs="Times New Roman"/>
          <w:lang w:val="en-GB"/>
        </w:rPr>
        <w:t>1989 and 2007</w:t>
      </w:r>
      <w:r w:rsidRPr="001E7A27">
        <w:rPr>
          <w:lang w:val="en-GB" w:eastAsia="en-US"/>
        </w:rPr>
        <w:t>–</w:t>
      </w:r>
      <w:r w:rsidRPr="001E7A27">
        <w:rPr>
          <w:rFonts w:cs="Times New Roman"/>
          <w:lang w:val="en-GB"/>
        </w:rPr>
        <w:t>2016, and are the primary cause of the increase in the total N</w:t>
      </w:r>
      <w:r w:rsidRPr="001E7A27">
        <w:rPr>
          <w:rFonts w:cs="Times New Roman"/>
          <w:vertAlign w:val="subscript"/>
          <w:lang w:val="en-GB"/>
        </w:rPr>
        <w:t>2</w:t>
      </w:r>
      <w:r w:rsidRPr="001E7A27">
        <w:rPr>
          <w:rFonts w:cs="Times New Roman"/>
          <w:lang w:val="en-GB"/>
        </w:rPr>
        <w:t>O source (</w:t>
      </w:r>
      <w:r w:rsidRPr="001E7A27">
        <w:rPr>
          <w:rFonts w:cs="Times New Roman"/>
          <w:i/>
          <w:lang w:val="en-GB"/>
        </w:rPr>
        <w:t>high confidence</w:t>
      </w:r>
      <w:r w:rsidRPr="001E7A27">
        <w:rPr>
          <w:rFonts w:cs="Times New Roman"/>
          <w:iCs/>
          <w:lang w:val="en-GB"/>
          <w:rPrChange w:id="2596" w:author="Ian Blenkinsop" w:date="2021-07-28T13:44:00Z">
            <w:rPr>
              <w:rFonts w:cs="Times New Roman"/>
              <w:i/>
              <w:lang w:val="en-GB"/>
            </w:rPr>
          </w:rPrChange>
        </w:rPr>
        <w:t>)</w:t>
      </w:r>
      <w:r w:rsidRPr="001E7A27">
        <w:rPr>
          <w:rFonts w:cs="Times New Roman"/>
          <w:lang w:val="en-GB"/>
        </w:rPr>
        <w:t xml:space="preserve">. </w:t>
      </w:r>
      <w:r w:rsidRPr="001E7A27">
        <w:rPr>
          <w:lang w:val="en-GB" w:eastAsia="en-US"/>
        </w:rPr>
        <w:t xml:space="preserve">Atmospheric inversions indicate that changes </w:t>
      </w:r>
      <w:r w:rsidRPr="001E7A27">
        <w:rPr>
          <w:rFonts w:cs="Times New Roman"/>
          <w:lang w:val="en-GB"/>
        </w:rPr>
        <w:t>in surface emissions</w:t>
      </w:r>
      <w:ins w:id="2597" w:author="Soapbox" w:date="2021-07-17T09:32:00Z">
        <w:r w:rsidR="00C41840" w:rsidRPr="001E7A27">
          <w:rPr>
            <w:rFonts w:cs="Times New Roman"/>
            <w:lang w:val="en-GB"/>
          </w:rPr>
          <w:t>,</w:t>
        </w:r>
      </w:ins>
      <w:r w:rsidRPr="001E7A27">
        <w:rPr>
          <w:rFonts w:cs="Times New Roman"/>
          <w:lang w:val="en-GB"/>
        </w:rPr>
        <w:t xml:space="preserve"> rather than in the atmospheric transport or sink of N</w:t>
      </w:r>
      <w:r w:rsidRPr="001E7A27">
        <w:rPr>
          <w:rFonts w:cs="Times New Roman"/>
          <w:vertAlign w:val="subscript"/>
          <w:lang w:val="en-GB"/>
        </w:rPr>
        <w:t>2</w:t>
      </w:r>
      <w:r w:rsidRPr="001E7A27">
        <w:rPr>
          <w:rFonts w:cs="Times New Roman"/>
          <w:lang w:val="en-GB"/>
        </w:rPr>
        <w:t>O</w:t>
      </w:r>
      <w:ins w:id="2598" w:author="Soapbox" w:date="2021-07-17T09:32:00Z">
        <w:r w:rsidR="00C41840" w:rsidRPr="001E7A27">
          <w:rPr>
            <w:rFonts w:cs="Times New Roman"/>
            <w:lang w:val="en-GB"/>
          </w:rPr>
          <w:t>,</w:t>
        </w:r>
      </w:ins>
      <w:r w:rsidRPr="001E7A27">
        <w:rPr>
          <w:rFonts w:cs="Times New Roman"/>
          <w:lang w:val="en-GB"/>
        </w:rPr>
        <w:t xml:space="preserve"> are the cause for the increased atmospheric growth rate of N</w:t>
      </w:r>
      <w:r w:rsidRPr="001E7A27">
        <w:rPr>
          <w:rFonts w:cs="Times New Roman"/>
          <w:vertAlign w:val="subscript"/>
          <w:lang w:val="en-GB"/>
        </w:rPr>
        <w:t>2</w:t>
      </w:r>
      <w:r w:rsidRPr="001E7A27">
        <w:rPr>
          <w:rFonts w:cs="Times New Roman"/>
          <w:lang w:val="en-GB"/>
        </w:rPr>
        <w:t>O (</w:t>
      </w:r>
      <w:r w:rsidRPr="001E7A27">
        <w:rPr>
          <w:i/>
          <w:lang w:val="en-GB"/>
        </w:rPr>
        <w:t>robust evidence, high agreement</w:t>
      </w:r>
      <w:r w:rsidRPr="001E7A27">
        <w:rPr>
          <w:lang w:val="en-GB"/>
        </w:rPr>
        <w:t>)</w:t>
      </w:r>
      <w:r w:rsidRPr="001E7A27">
        <w:rPr>
          <w:rFonts w:cs="Times New Roman"/>
          <w:lang w:val="en-GB"/>
        </w:rPr>
        <w:t xml:space="preserv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"ITEM-1",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"mendeley" : { "formattedCitation" : "(Thompson et al., 2019)", "plainTextFormattedCitation" : "(Thompson et al., 2019)", "previouslyFormattedCitation" : "(Thompson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(Thompson et al., 2019)</w:t>
      </w:r>
      <w:r w:rsidRPr="001E7A27">
        <w:rPr>
          <w:rFonts w:cs="Times New Roman"/>
          <w:lang w:val="en-GB"/>
        </w:rPr>
        <w:fldChar w:fldCharType="end"/>
      </w:r>
      <w:r w:rsidRPr="001E7A27">
        <w:rPr>
          <w:lang w:val="en-GB"/>
        </w:rPr>
        <w:t>.</w:t>
      </w:r>
      <w:r w:rsidRPr="001E7A27">
        <w:rPr>
          <w:rFonts w:cs="Times New Roman"/>
          <w:lang w:val="en-GB"/>
        </w:rPr>
        <w:t xml:space="preserve"> However, the</w:t>
      </w:r>
      <w:r w:rsidRPr="001E7A27">
        <w:rPr>
          <w:lang w:val="en-GB" w:eastAsia="en-US"/>
        </w:rPr>
        <w:t xml:space="preserve"> increase of 1.6 (</w:t>
      </w:r>
      <w:commentRangeStart w:id="2599"/>
      <w:r w:rsidRPr="001E7A27">
        <w:rPr>
          <w:lang w:val="en-GB" w:eastAsia="en-US"/>
        </w:rPr>
        <w:t>1.4</w:t>
      </w:r>
      <w:ins w:id="2600" w:author="Tom Maycock" w:date="2021-09-08T16:46:00Z">
        <w:r w:rsidR="00461984">
          <w:rPr>
            <w:lang w:val="en-GB" w:eastAsia="en-US"/>
          </w:rPr>
          <w:t xml:space="preserve"> </w:t>
        </w:r>
      </w:ins>
      <w:del w:id="2601" w:author="Tom Maycock" w:date="2021-09-08T16:46:00Z">
        <w:r w:rsidRPr="001E7A27" w:rsidDel="00461984">
          <w:rPr>
            <w:lang w:val="en-GB" w:eastAsia="en-US"/>
          </w:rPr>
          <w:delText>–</w:delText>
        </w:r>
      </w:del>
      <w:ins w:id="2602" w:author="Tom Maycock" w:date="2021-09-08T16:46:00Z">
        <w:r w:rsidR="00461984">
          <w:rPr>
            <w:lang w:val="en-GB" w:eastAsia="en-US"/>
          </w:rPr>
          <w:t xml:space="preserve">to </w:t>
        </w:r>
      </w:ins>
      <w:r w:rsidRPr="001E7A27">
        <w:rPr>
          <w:lang w:val="en-GB" w:eastAsia="en-US"/>
        </w:rPr>
        <w:t>1.7</w:t>
      </w:r>
      <w:commentRangeEnd w:id="2599"/>
      <w:r w:rsidR="005F09CA" w:rsidRPr="001E7A27">
        <w:rPr>
          <w:rStyle w:val="CommentReference"/>
          <w:lang w:val="en-GB"/>
        </w:rPr>
        <w:commentReference w:id="2599"/>
      </w:r>
      <w:r w:rsidRPr="001E7A27">
        <w:rPr>
          <w:lang w:val="en-GB" w:eastAsia="en-US"/>
        </w:rPr>
        <w:t>) TgN yr</w:t>
      </w:r>
      <w:del w:id="2603" w:author="Ian Blenkinsop" w:date="2021-07-28T16:16:00Z">
        <w:r w:rsidRPr="001E7A27" w:rsidDel="00E4692D">
          <w:rPr>
            <w:vertAlign w:val="superscript"/>
            <w:lang w:val="en-GB"/>
          </w:rPr>
          <w:delText>-</w:delText>
        </w:r>
      </w:del>
      <w:ins w:id="2604" w:author="Ian Blenkinsop" w:date="2021-07-28T16:16:00Z">
        <w:r w:rsidR="00E4692D" w:rsidRPr="001E7A27">
          <w:rPr>
            <w:vertAlign w:val="superscript"/>
            <w:lang w:val="en-GB"/>
          </w:rPr>
          <w:t>–</w:t>
        </w:r>
      </w:ins>
      <w:r w:rsidRPr="001E7A27">
        <w:rPr>
          <w:vertAlign w:val="superscript"/>
          <w:lang w:val="en-GB"/>
        </w:rPr>
        <w:t>1</w:t>
      </w:r>
      <w:r w:rsidRPr="001E7A27">
        <w:rPr>
          <w:lang w:val="en-GB"/>
        </w:rPr>
        <w:t xml:space="preserve"> </w:t>
      </w:r>
      <w:r w:rsidRPr="001E7A27">
        <w:rPr>
          <w:lang w:val="en-GB" w:eastAsia="en-US"/>
        </w:rPr>
        <w:t>in global emissions between 2000–2005 and 2010–2015</w:t>
      </w:r>
      <w:r w:rsidRPr="001E7A27">
        <w:rPr>
          <w:lang w:val="en-GB"/>
        </w:rPr>
        <w:t xml:space="preserve"> based on atmospheric inversions is somewhat larger than </w:t>
      </w:r>
      <w:r w:rsidRPr="001E7A27">
        <w:rPr>
          <w:lang w:val="en-GB" w:eastAsia="en-US"/>
        </w:rPr>
        <w:t>bottom-up estimates over the same period, primarily because of differences in the estimates of land-based emissions.</w:t>
      </w:r>
      <w:r w:rsidRPr="001E7A27">
        <w:rPr>
          <w:lang w:val="en-GB"/>
        </w:rPr>
        <w:t xml:space="preserve"> </w:t>
      </w:r>
    </w:p>
    <w:p w14:paraId="18A18E71" w14:textId="77777777" w:rsidR="00967A55" w:rsidRPr="001E7A27" w:rsidRDefault="00967A55" w:rsidP="005C7F25">
      <w:pPr>
        <w:pStyle w:val="AR6BodyText"/>
        <w:rPr>
          <w:lang w:val="en-GB"/>
        </w:rPr>
      </w:pPr>
    </w:p>
    <w:p w14:paraId="66F05D9D" w14:textId="77777777" w:rsidR="002F5491" w:rsidRPr="001E7A27" w:rsidRDefault="002F5491" w:rsidP="005C7F25">
      <w:pPr>
        <w:pStyle w:val="AR6BodyText"/>
        <w:rPr>
          <w:lang w:val="en-GB"/>
        </w:rPr>
      </w:pPr>
    </w:p>
    <w:p w14:paraId="08E24C16" w14:textId="77777777" w:rsidR="00967A55" w:rsidRPr="001E7A27" w:rsidRDefault="00967A55" w:rsidP="005C7F25">
      <w:pPr>
        <w:pStyle w:val="AR6BodyText"/>
        <w:rPr>
          <w:b/>
          <w:lang w:val="en-GB"/>
        </w:rPr>
      </w:pPr>
      <w:r w:rsidRPr="001E7A27">
        <w:rPr>
          <w:b/>
          <w:lang w:val="en-GB"/>
        </w:rPr>
        <w:t xml:space="preserve">[START TABLE 5.3 HERE] </w:t>
      </w:r>
    </w:p>
    <w:p w14:paraId="6C8DA2F5" w14:textId="77777777" w:rsidR="00967A55" w:rsidRPr="001E7A27" w:rsidRDefault="00967A55" w:rsidP="005C7F25">
      <w:pPr>
        <w:pStyle w:val="AR6BodyText"/>
        <w:rPr>
          <w:lang w:val="en-GB"/>
        </w:rPr>
      </w:pPr>
    </w:p>
    <w:p w14:paraId="10B18F56" w14:textId="6AFBD7B1" w:rsidR="00967A55" w:rsidRPr="001E7A27" w:rsidRDefault="00967A55" w:rsidP="006D63B3">
      <w:pPr>
        <w:pStyle w:val="AR6Chap5Table"/>
        <w:rPr>
          <w:lang w:val="en-GB" w:eastAsia="en-US"/>
        </w:rPr>
      </w:pPr>
      <w:r w:rsidRPr="001E7A27">
        <w:rPr>
          <w:b/>
          <w:bCs/>
          <w:lang w:val="en-GB"/>
        </w:rPr>
        <w:t>Global N</w:t>
      </w:r>
      <w:r w:rsidRPr="001E7A27">
        <w:rPr>
          <w:b/>
          <w:bCs/>
          <w:vertAlign w:val="subscript"/>
          <w:lang w:val="en-GB"/>
        </w:rPr>
        <w:t>2</w:t>
      </w:r>
      <w:r w:rsidRPr="001E7A27">
        <w:rPr>
          <w:b/>
          <w:bCs/>
          <w:lang w:val="en-GB"/>
        </w:rPr>
        <w:t>O budget (units TgN yr</w:t>
      </w:r>
      <w:del w:id="2605" w:author="Ian Blenkinsop" w:date="2021-07-28T13:45:00Z">
        <w:r w:rsidRPr="001E7A27" w:rsidDel="003F4824">
          <w:rPr>
            <w:b/>
            <w:bCs/>
            <w:vertAlign w:val="superscript"/>
            <w:lang w:val="en-GB"/>
          </w:rPr>
          <w:delText>-</w:delText>
        </w:r>
      </w:del>
      <w:ins w:id="2606" w:author="Ian Blenkinsop" w:date="2021-07-28T13:45:00Z">
        <w:r w:rsidR="003F4824" w:rsidRPr="001E7A27">
          <w:rPr>
            <w:b/>
            <w:bCs/>
            <w:vertAlign w:val="superscript"/>
            <w:lang w:val="en-GB"/>
          </w:rPr>
          <w:t>–</w:t>
        </w:r>
      </w:ins>
      <w:r w:rsidRPr="001E7A27">
        <w:rPr>
          <w:b/>
          <w:bCs/>
          <w:vertAlign w:val="superscript"/>
          <w:lang w:val="en-GB"/>
        </w:rPr>
        <w:t>1</w:t>
      </w:r>
      <w:r w:rsidRPr="001E7A27">
        <w:rPr>
          <w:b/>
          <w:bCs/>
          <w:lang w:val="en-GB"/>
        </w:rPr>
        <w:t>) averaged over the 1980s, 1990s, 2000s as well as the recent decade starting in 2007</w:t>
      </w:r>
      <w:r w:rsidRPr="001E7A27">
        <w:rPr>
          <w:lang w:val="en-GB"/>
        </w:rPr>
        <w:t>.</w:t>
      </w:r>
      <w:del w:id="2607" w:author="Tom Maycock" w:date="2021-09-08T16:08:00Z">
        <w:r w:rsidRPr="001E7A27" w:rsidDel="001E7A27">
          <w:rPr>
            <w:lang w:val="en-GB"/>
          </w:rPr>
          <w:delText xml:space="preserve"> </w:delText>
        </w:r>
      </w:del>
      <w:r w:rsidRPr="001E7A27">
        <w:rPr>
          <w:lang w:val="en-GB"/>
        </w:rPr>
        <w:t xml:space="preserve"> Uncertainties represent the assessed range of source/sink estimates. All numbers are reproduced from </w:t>
      </w:r>
      <w:r w:rsidRPr="001E7A27">
        <w:rPr>
          <w:lang w:val="en-GB" w:eastAsia="en-US"/>
        </w:rPr>
        <w:fldChar w:fldCharType="begin" w:fldLock="1"/>
      </w:r>
      <w:ins w:id="2608" w:author="Robin Matthews" w:date="2021-06-18T10:29:00Z">
        <w:r w:rsidR="00E572F8" w:rsidRPr="001E7A2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"manualFormatting" : "Tian et al., (2020)", "plainTextFormattedCitation" : "(Tian et al., 2020)", "previouslyFormattedCitation" : "(Tian et al., 2020)" }, "properties" : { "noteIndex" : 0 }, "schema" : "https://github.com/citation-style-language/schema/raw/master/csl-citation.json" }</w:instrText>
        </w:r>
      </w:ins>
      <w:del w:id="2609" w:author="Robin Matthews" w:date="2021-06-18T10:29:00Z">
        <w:r w:rsidR="00747167" w:rsidRPr="001E7A27" w:rsidDel="00E572F8">
          <w:rPr>
            <w:lang w:val="en-GB" w:eastAsia="en-US"/>
          </w:rPr>
          <w:del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delInstrText>
        </w:r>
      </w:del>
      <w:r w:rsidRPr="001E7A27">
        <w:rPr>
          <w:lang w:val="en-GB" w:eastAsia="en-US"/>
        </w:rPr>
        <w:fldChar w:fldCharType="separate"/>
      </w:r>
      <w:del w:id="2610" w:author="Robin Matthews" w:date="2021-06-18T10:29:00Z">
        <w:r w:rsidR="00025FA2" w:rsidRPr="001E7A27" w:rsidDel="00E572F8">
          <w:rPr>
            <w:noProof/>
            <w:lang w:val="en-GB" w:eastAsia="en-US"/>
          </w:rPr>
          <w:delText>(</w:delText>
        </w:r>
      </w:del>
      <w:r w:rsidR="00025FA2" w:rsidRPr="001E7A27">
        <w:rPr>
          <w:noProof/>
          <w:lang w:val="en-GB" w:eastAsia="en-US"/>
        </w:rPr>
        <w:t>Tian et al.</w:t>
      </w:r>
      <w:del w:id="2611" w:author="Robin Matthews" w:date="2021-06-18T10:29:00Z">
        <w:r w:rsidR="00025FA2" w:rsidRPr="001E7A27" w:rsidDel="00E572F8">
          <w:rPr>
            <w:noProof/>
            <w:lang w:val="en-GB" w:eastAsia="en-US"/>
          </w:rPr>
          <w:delText>,</w:delText>
        </w:r>
      </w:del>
      <w:r w:rsidR="00025FA2" w:rsidRPr="001E7A27">
        <w:rPr>
          <w:noProof/>
          <w:lang w:val="en-GB" w:eastAsia="en-US"/>
        </w:rPr>
        <w:t xml:space="preserve"> </w:t>
      </w:r>
      <w:ins w:id="2612" w:author="Robin Matthews" w:date="2021-06-18T10:29:00Z">
        <w:r w:rsidR="00E572F8" w:rsidRPr="001E7A27">
          <w:rPr>
            <w:noProof/>
            <w:lang w:val="en-GB" w:eastAsia="en-US"/>
          </w:rPr>
          <w:t>(</w:t>
        </w:r>
      </w:ins>
      <w:r w:rsidR="00025FA2" w:rsidRPr="001E7A27">
        <w:rPr>
          <w:noProof/>
          <w:lang w:val="en-GB" w:eastAsia="en-US"/>
        </w:rPr>
        <w:t>2020)</w:t>
      </w:r>
      <w:r w:rsidRPr="001E7A27">
        <w:rPr>
          <w:lang w:val="en-GB" w:eastAsia="en-US"/>
        </w:rPr>
        <w:fldChar w:fldCharType="end"/>
      </w:r>
      <w:r w:rsidRPr="001E7A27">
        <w:rPr>
          <w:lang w:val="en-GB"/>
        </w:rPr>
        <w:t xml:space="preserve"> based on a compilation of inventories, bottom-up models, as well as atmospheric inversions.</w:t>
      </w:r>
      <w:r w:rsidR="00684C4B" w:rsidRPr="001E7A27">
        <w:rPr>
          <w:lang w:val="en-GB"/>
        </w:rPr>
        <w:t xml:space="preserve"> For detailed informat</w:t>
      </w:r>
      <w:r w:rsidR="006D63B3" w:rsidRPr="001E7A27">
        <w:rPr>
          <w:lang w:val="en-GB"/>
        </w:rPr>
        <w:t>ion on datasets, see Data Table</w:t>
      </w:r>
      <w:r w:rsidR="006D63B3" w:rsidRPr="001E7A27">
        <w:rPr>
          <w:rFonts w:cs="Times New Roman"/>
          <w:szCs w:val="20"/>
          <w:lang w:val="en-GB"/>
        </w:rPr>
        <w:t xml:space="preserve"> 5.SM.6</w:t>
      </w:r>
      <w:r w:rsidR="00684C4B" w:rsidRPr="001E7A27">
        <w:rPr>
          <w:lang w:val="en-GB"/>
        </w:rPr>
        <w:t>.</w:t>
      </w:r>
    </w:p>
    <w:p w14:paraId="06D49350" w14:textId="77777777" w:rsidR="00967A55" w:rsidRPr="001E7A27" w:rsidRDefault="00967A55" w:rsidP="005C7F25">
      <w:pPr>
        <w:pStyle w:val="AR6BodyText"/>
        <w:rPr>
          <w:lang w:val="en-GB" w:eastAsia="en-US"/>
        </w:rPr>
      </w:pPr>
    </w:p>
    <w:tbl>
      <w:tblPr>
        <w:tblStyle w:val="TableGrid"/>
        <w:tblpPr w:leftFromText="141" w:rightFromText="141" w:vertAnchor="text" w:horzAnchor="page" w:tblpX="461" w:tblpY="131"/>
        <w:tblW w:w="10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815"/>
        <w:gridCol w:w="1890"/>
        <w:gridCol w:w="1287"/>
        <w:gridCol w:w="1310"/>
        <w:gridCol w:w="1408"/>
        <w:gridCol w:w="1293"/>
        <w:gridCol w:w="1242"/>
      </w:tblGrid>
      <w:tr w:rsidR="00967A55" w:rsidRPr="001E7A27" w14:paraId="5079105F" w14:textId="77777777" w:rsidTr="00967A55">
        <w:trPr>
          <w:trHeight w:val="440"/>
        </w:trPr>
        <w:tc>
          <w:tcPr>
            <w:tcW w:w="2272" w:type="dxa"/>
            <w:gridSpan w:val="2"/>
            <w:tcBorders>
              <w:bottom w:val="single" w:sz="4" w:space="0" w:color="auto"/>
            </w:tcBorders>
          </w:tcPr>
          <w:p w14:paraId="242418F7" w14:textId="77777777" w:rsidR="00967A55" w:rsidRPr="001E7A27" w:rsidRDefault="00967A55" w:rsidP="005C7F25">
            <w:pPr>
              <w:pStyle w:val="AR6Table"/>
              <w:rPr>
                <w:lang w:val="en-GB"/>
              </w:rPr>
            </w:pPr>
          </w:p>
        </w:tc>
        <w:tc>
          <w:tcPr>
            <w:tcW w:w="1890" w:type="dxa"/>
            <w:tcBorders>
              <w:bottom w:val="single" w:sz="4" w:space="0" w:color="auto"/>
              <w:right w:val="single" w:sz="4" w:space="0" w:color="auto"/>
            </w:tcBorders>
          </w:tcPr>
          <w:p w14:paraId="17DE785A" w14:textId="77777777" w:rsidR="00967A55" w:rsidRPr="001E7A27" w:rsidRDefault="00967A55" w:rsidP="005C7F25">
            <w:pPr>
              <w:pStyle w:val="AR6Table"/>
              <w:rPr>
                <w:lang w:val="en-GB"/>
              </w:rPr>
            </w:pPr>
          </w:p>
        </w:tc>
        <w:tc>
          <w:tcPr>
            <w:tcW w:w="1287" w:type="dxa"/>
            <w:tcBorders>
              <w:bottom w:val="single" w:sz="4" w:space="0" w:color="auto"/>
              <w:right w:val="single" w:sz="4" w:space="0" w:color="auto"/>
            </w:tcBorders>
          </w:tcPr>
          <w:p w14:paraId="7AC59F7E" w14:textId="77777777" w:rsidR="00B17F52" w:rsidRPr="001E7A27" w:rsidRDefault="00967A55" w:rsidP="005C7F25">
            <w:pPr>
              <w:pStyle w:val="AR6Table"/>
              <w:rPr>
                <w:ins w:id="2613" w:author="Ian Blenkinsop" w:date="2021-07-28T13:45:00Z"/>
                <w:lang w:val="en-GB"/>
              </w:rPr>
            </w:pPr>
            <w:r w:rsidRPr="001E7A27">
              <w:rPr>
                <w:lang w:val="en-GB"/>
              </w:rPr>
              <w:t>AR6</w:t>
            </w:r>
            <w:r w:rsidRPr="001E7A27">
              <w:rPr>
                <w:lang w:val="en-GB"/>
              </w:rPr>
              <w:br/>
              <w:t>1980–1989</w:t>
            </w:r>
            <w:commentRangeStart w:id="2614"/>
            <w:commentRangeStart w:id="2615"/>
            <w:commentRangeEnd w:id="2614"/>
            <w:r w:rsidR="00C62BFD" w:rsidRPr="001E7A27">
              <w:rPr>
                <w:rStyle w:val="CommentReference"/>
                <w:lang w:val="en-GB"/>
              </w:rPr>
              <w:commentReference w:id="2614"/>
            </w:r>
            <w:commentRangeEnd w:id="2615"/>
            <w:r w:rsidR="00461984">
              <w:rPr>
                <w:rStyle w:val="CommentReference"/>
                <w:lang w:val="en-GB"/>
              </w:rPr>
              <w:commentReference w:id="2615"/>
            </w:r>
          </w:p>
          <w:p w14:paraId="4CBBC626" w14:textId="43A3B78E" w:rsidR="00967A55" w:rsidRPr="001E7A27" w:rsidRDefault="00B17F52" w:rsidP="005C7F25">
            <w:pPr>
              <w:pStyle w:val="AR6Table"/>
              <w:rPr>
                <w:lang w:val="en-GB"/>
              </w:rPr>
            </w:pPr>
            <w:ins w:id="2616" w:author="Ian Blenkinsop" w:date="2021-07-28T13:45:00Z">
              <w:r w:rsidRPr="001E7A27">
                <w:rPr>
                  <w:lang w:val="en-GB"/>
                </w:rPr>
                <w:t>(</w:t>
              </w:r>
              <w:r w:rsidRPr="001E7A27">
                <w:rPr>
                  <w:lang w:val="en-GB"/>
                  <w:rPrChange w:id="2617" w:author="Ian Blenkinsop" w:date="2021-07-28T13:45:00Z">
                    <w:rPr>
                      <w:b/>
                      <w:bCs/>
                      <w:lang w:val="en-GB"/>
                    </w:rPr>
                  </w:rPrChange>
                </w:rPr>
                <w:t>TgN yr</w:t>
              </w:r>
              <w:r w:rsidRPr="001E7A27">
                <w:rPr>
                  <w:vertAlign w:val="superscript"/>
                  <w:lang w:val="en-GB"/>
                  <w:rPrChange w:id="2618" w:author="Ian Blenkinsop" w:date="2021-07-28T13:45:00Z">
                    <w:rPr>
                      <w:b/>
                      <w:bCs/>
                      <w:vertAlign w:val="superscript"/>
                      <w:lang w:val="en-GB"/>
                    </w:rPr>
                  </w:rPrChange>
                </w:rPr>
                <w:t>–1</w:t>
              </w:r>
              <w:r w:rsidRPr="001E7A27">
                <w:rPr>
                  <w:lang w:val="en-GB"/>
                </w:rPr>
                <w:t>)</w:t>
              </w:r>
            </w:ins>
          </w:p>
        </w:tc>
        <w:tc>
          <w:tcPr>
            <w:tcW w:w="1310" w:type="dxa"/>
            <w:tcBorders>
              <w:left w:val="single" w:sz="4" w:space="0" w:color="auto"/>
              <w:bottom w:val="single" w:sz="4" w:space="0" w:color="auto"/>
              <w:right w:val="single" w:sz="4" w:space="0" w:color="auto"/>
            </w:tcBorders>
          </w:tcPr>
          <w:p w14:paraId="48462B6E" w14:textId="77777777" w:rsidR="00B17F52" w:rsidRPr="001E7A27" w:rsidRDefault="00967A55" w:rsidP="005C7F25">
            <w:pPr>
              <w:pStyle w:val="AR6Table"/>
              <w:jc w:val="both"/>
              <w:rPr>
                <w:ins w:id="2619" w:author="Ian Blenkinsop" w:date="2021-07-28T13:45:00Z"/>
                <w:lang w:val="en-GB"/>
              </w:rPr>
            </w:pPr>
            <w:r w:rsidRPr="001E7A27">
              <w:rPr>
                <w:lang w:val="en-GB"/>
              </w:rPr>
              <w:t>AR6</w:t>
            </w:r>
            <w:r w:rsidRPr="001E7A27">
              <w:rPr>
                <w:lang w:val="en-GB"/>
              </w:rPr>
              <w:br/>
              <w:t>1990–1999</w:t>
            </w:r>
          </w:p>
          <w:p w14:paraId="5AAD7526" w14:textId="16AEBAEF" w:rsidR="00967A55" w:rsidRPr="001E7A27" w:rsidRDefault="00B17F52" w:rsidP="005C7F25">
            <w:pPr>
              <w:pStyle w:val="AR6Table"/>
              <w:jc w:val="both"/>
              <w:rPr>
                <w:lang w:val="en-GB"/>
              </w:rPr>
            </w:pPr>
            <w:ins w:id="2620" w:author="Ian Blenkinsop" w:date="2021-07-28T13:45:00Z">
              <w:r w:rsidRPr="001E7A27">
                <w:rPr>
                  <w:lang w:val="en-GB"/>
                </w:rPr>
                <w:t>(TgN yr</w:t>
              </w:r>
              <w:r w:rsidRPr="001E7A27">
                <w:rPr>
                  <w:vertAlign w:val="superscript"/>
                  <w:lang w:val="en-GB"/>
                </w:rPr>
                <w:t>–1</w:t>
              </w:r>
              <w:r w:rsidRPr="001E7A27">
                <w:rPr>
                  <w:lang w:val="en-GB"/>
                </w:rPr>
                <w:t>)</w:t>
              </w:r>
            </w:ins>
          </w:p>
        </w:tc>
        <w:tc>
          <w:tcPr>
            <w:tcW w:w="1408" w:type="dxa"/>
            <w:tcBorders>
              <w:left w:val="single" w:sz="4" w:space="0" w:color="auto"/>
              <w:bottom w:val="single" w:sz="4" w:space="0" w:color="auto"/>
              <w:right w:val="single" w:sz="4" w:space="0" w:color="auto"/>
            </w:tcBorders>
          </w:tcPr>
          <w:p w14:paraId="3EE1FDE8" w14:textId="77777777" w:rsidR="00967A55" w:rsidRPr="001E7A27" w:rsidRDefault="00967A55" w:rsidP="005C7F25">
            <w:pPr>
              <w:pStyle w:val="AR6Table"/>
              <w:rPr>
                <w:ins w:id="2621" w:author="Ian Blenkinsop" w:date="2021-07-28T13:45:00Z"/>
                <w:lang w:val="en-GB"/>
              </w:rPr>
            </w:pPr>
            <w:r w:rsidRPr="001E7A27">
              <w:rPr>
                <w:lang w:val="en-GB"/>
              </w:rPr>
              <w:t>AR6</w:t>
            </w:r>
            <w:r w:rsidRPr="001E7A27">
              <w:rPr>
                <w:lang w:val="en-GB"/>
              </w:rPr>
              <w:br/>
              <w:t>2000–2009</w:t>
            </w:r>
          </w:p>
          <w:p w14:paraId="4B74085F" w14:textId="7ED68552" w:rsidR="00B17F52" w:rsidRPr="001E7A27" w:rsidRDefault="00B17F52" w:rsidP="005C7F25">
            <w:pPr>
              <w:pStyle w:val="AR6Table"/>
              <w:rPr>
                <w:lang w:val="en-GB"/>
              </w:rPr>
            </w:pPr>
            <w:ins w:id="2622" w:author="Ian Blenkinsop" w:date="2021-07-28T13:45:00Z">
              <w:r w:rsidRPr="001E7A27">
                <w:rPr>
                  <w:lang w:val="en-GB"/>
                </w:rPr>
                <w:t>(TgN yr</w:t>
              </w:r>
              <w:r w:rsidRPr="001E7A27">
                <w:rPr>
                  <w:vertAlign w:val="superscript"/>
                  <w:lang w:val="en-GB"/>
                </w:rPr>
                <w:t>–1</w:t>
              </w:r>
              <w:r w:rsidRPr="001E7A27">
                <w:rPr>
                  <w:lang w:val="en-GB"/>
                </w:rPr>
                <w:t>)</w:t>
              </w:r>
            </w:ins>
          </w:p>
        </w:tc>
        <w:tc>
          <w:tcPr>
            <w:tcW w:w="1293" w:type="dxa"/>
            <w:tcBorders>
              <w:left w:val="single" w:sz="4" w:space="0" w:color="auto"/>
              <w:bottom w:val="single" w:sz="4" w:space="0" w:color="auto"/>
              <w:right w:val="single" w:sz="4" w:space="0" w:color="auto"/>
            </w:tcBorders>
          </w:tcPr>
          <w:p w14:paraId="33D0C86A" w14:textId="77777777" w:rsidR="00967A55" w:rsidRPr="001E7A27" w:rsidRDefault="00967A55" w:rsidP="005C7F25">
            <w:pPr>
              <w:pStyle w:val="AR6Table"/>
              <w:rPr>
                <w:ins w:id="2623" w:author="Ian Blenkinsop" w:date="2021-07-28T13:45:00Z"/>
                <w:lang w:val="en-GB"/>
              </w:rPr>
            </w:pPr>
            <w:r w:rsidRPr="001E7A27">
              <w:rPr>
                <w:lang w:val="en-GB"/>
              </w:rPr>
              <w:t xml:space="preserve">AR6 </w:t>
            </w:r>
            <w:r w:rsidRPr="001E7A27">
              <w:rPr>
                <w:lang w:val="en-GB"/>
              </w:rPr>
              <w:br/>
              <w:t>(2007–2016)</w:t>
            </w:r>
          </w:p>
          <w:p w14:paraId="3D720EFC" w14:textId="6BA55775" w:rsidR="00B17F52" w:rsidRPr="001E7A27" w:rsidRDefault="00B17F52" w:rsidP="005C7F25">
            <w:pPr>
              <w:pStyle w:val="AR6Table"/>
              <w:rPr>
                <w:lang w:val="en-GB"/>
              </w:rPr>
            </w:pPr>
            <w:ins w:id="2624" w:author="Ian Blenkinsop" w:date="2021-07-28T13:45:00Z">
              <w:r w:rsidRPr="001E7A27">
                <w:rPr>
                  <w:lang w:val="en-GB"/>
                </w:rPr>
                <w:t>(TgN yr</w:t>
              </w:r>
              <w:r w:rsidRPr="001E7A27">
                <w:rPr>
                  <w:vertAlign w:val="superscript"/>
                  <w:lang w:val="en-GB"/>
                </w:rPr>
                <w:t>–1</w:t>
              </w:r>
              <w:r w:rsidRPr="001E7A27">
                <w:rPr>
                  <w:lang w:val="en-GB"/>
                </w:rPr>
                <w:t>)</w:t>
              </w:r>
            </w:ins>
          </w:p>
        </w:tc>
        <w:tc>
          <w:tcPr>
            <w:tcW w:w="1242" w:type="dxa"/>
            <w:tcBorders>
              <w:left w:val="single" w:sz="4" w:space="0" w:color="auto"/>
              <w:bottom w:val="single" w:sz="4" w:space="0" w:color="auto"/>
            </w:tcBorders>
          </w:tcPr>
          <w:p w14:paraId="5BB5B7A8" w14:textId="77777777" w:rsidR="00967A55" w:rsidRPr="001E7A27" w:rsidRDefault="00967A55" w:rsidP="005C7F25">
            <w:pPr>
              <w:pStyle w:val="AR6Table"/>
              <w:rPr>
                <w:lang w:val="en-GB"/>
              </w:rPr>
            </w:pPr>
            <w:r w:rsidRPr="001E7A27">
              <w:rPr>
                <w:lang w:val="en-GB"/>
              </w:rPr>
              <w:t xml:space="preserve">AR5 </w:t>
            </w:r>
          </w:p>
          <w:p w14:paraId="50E89634" w14:textId="77777777" w:rsidR="00967A55" w:rsidRPr="001E7A27" w:rsidRDefault="00967A55" w:rsidP="005C7F25">
            <w:pPr>
              <w:pStyle w:val="AR6Table"/>
              <w:rPr>
                <w:ins w:id="2625" w:author="Ian Blenkinsop" w:date="2021-07-28T13:45:00Z"/>
                <w:lang w:val="en-GB"/>
              </w:rPr>
            </w:pPr>
            <w:r w:rsidRPr="001E7A27">
              <w:rPr>
                <w:lang w:val="en-GB"/>
              </w:rPr>
              <w:t>(2006</w:t>
            </w:r>
            <w:ins w:id="2626" w:author="Soapbox" w:date="2021-07-17T09:33:00Z">
              <w:r w:rsidR="00C41840" w:rsidRPr="001E7A27">
                <w:rPr>
                  <w:lang w:val="en-GB"/>
                </w:rPr>
                <w:t>–</w:t>
              </w:r>
            </w:ins>
            <w:del w:id="2627" w:author="Soapbox" w:date="2021-07-17T09:33:00Z">
              <w:r w:rsidRPr="001E7A27" w:rsidDel="00C41840">
                <w:rPr>
                  <w:lang w:val="en-GB"/>
                </w:rPr>
                <w:delText>/</w:delText>
              </w:r>
            </w:del>
            <w:r w:rsidRPr="001E7A27">
              <w:rPr>
                <w:lang w:val="en-GB"/>
              </w:rPr>
              <w:t>2011)</w:t>
            </w:r>
          </w:p>
          <w:p w14:paraId="65538743" w14:textId="2A92A3A4" w:rsidR="00B17F52" w:rsidRPr="001E7A27" w:rsidRDefault="00B17F52" w:rsidP="005C7F25">
            <w:pPr>
              <w:pStyle w:val="AR6Table"/>
              <w:rPr>
                <w:lang w:val="en-GB"/>
              </w:rPr>
            </w:pPr>
            <w:ins w:id="2628" w:author="Ian Blenkinsop" w:date="2021-07-28T13:45:00Z">
              <w:r w:rsidRPr="001E7A27">
                <w:rPr>
                  <w:lang w:val="en-GB"/>
                </w:rPr>
                <w:t>(TgN yr</w:t>
              </w:r>
              <w:r w:rsidRPr="001E7A27">
                <w:rPr>
                  <w:vertAlign w:val="superscript"/>
                  <w:lang w:val="en-GB"/>
                </w:rPr>
                <w:t>–1</w:t>
              </w:r>
              <w:r w:rsidRPr="001E7A27">
                <w:rPr>
                  <w:lang w:val="en-GB"/>
                </w:rPr>
                <w:t>)</w:t>
              </w:r>
            </w:ins>
          </w:p>
        </w:tc>
      </w:tr>
      <w:tr w:rsidR="00967A55" w:rsidRPr="001E7A27" w14:paraId="22178B52" w14:textId="77777777" w:rsidTr="00967A55">
        <w:trPr>
          <w:trHeight w:val="234"/>
        </w:trPr>
        <w:tc>
          <w:tcPr>
            <w:tcW w:w="4162" w:type="dxa"/>
            <w:gridSpan w:val="3"/>
            <w:tcBorders>
              <w:top w:val="single" w:sz="4" w:space="0" w:color="auto"/>
              <w:bottom w:val="single" w:sz="4" w:space="0" w:color="auto"/>
              <w:right w:val="single" w:sz="4" w:space="0" w:color="auto"/>
            </w:tcBorders>
          </w:tcPr>
          <w:p w14:paraId="4F75F017" w14:textId="77777777" w:rsidR="00967A55" w:rsidRPr="001E7A27" w:rsidRDefault="00967A55" w:rsidP="005C7F25">
            <w:pPr>
              <w:pStyle w:val="AR6Table"/>
              <w:rPr>
                <w:lang w:val="en-GB"/>
              </w:rPr>
            </w:pPr>
            <w:r w:rsidRPr="001E7A27">
              <w:rPr>
                <w:b/>
                <w:lang w:val="en-GB"/>
              </w:rPr>
              <w:t>Bottom-up budget</w:t>
            </w:r>
          </w:p>
        </w:tc>
        <w:tc>
          <w:tcPr>
            <w:tcW w:w="1287" w:type="dxa"/>
            <w:tcBorders>
              <w:top w:val="single" w:sz="4" w:space="0" w:color="auto"/>
              <w:bottom w:val="single" w:sz="4" w:space="0" w:color="auto"/>
              <w:right w:val="single" w:sz="4" w:space="0" w:color="auto"/>
            </w:tcBorders>
          </w:tcPr>
          <w:p w14:paraId="7A888B8D" w14:textId="77777777" w:rsidR="00967A55" w:rsidRPr="001E7A27" w:rsidRDefault="00967A55" w:rsidP="005C7F25">
            <w:pPr>
              <w:pStyle w:val="AR6Table"/>
              <w:rPr>
                <w:lang w:val="en-GB"/>
              </w:rPr>
            </w:pPr>
          </w:p>
        </w:tc>
        <w:tc>
          <w:tcPr>
            <w:tcW w:w="1310" w:type="dxa"/>
            <w:tcBorders>
              <w:top w:val="single" w:sz="4" w:space="0" w:color="auto"/>
              <w:left w:val="single" w:sz="4" w:space="0" w:color="auto"/>
              <w:bottom w:val="single" w:sz="4" w:space="0" w:color="auto"/>
              <w:right w:val="single" w:sz="4" w:space="0" w:color="auto"/>
            </w:tcBorders>
          </w:tcPr>
          <w:p w14:paraId="635EA153" w14:textId="77777777" w:rsidR="00967A55" w:rsidRPr="001E7A27" w:rsidRDefault="00967A55" w:rsidP="005C7F25">
            <w:pPr>
              <w:pStyle w:val="AR6Table"/>
              <w:jc w:val="both"/>
              <w:rPr>
                <w:rFonts w:asciiTheme="minorHAnsi" w:hAnsiTheme="minorHAnsi"/>
                <w:lang w:val="en-GB" w:eastAsia="de-DE"/>
              </w:rPr>
            </w:pPr>
          </w:p>
        </w:tc>
        <w:tc>
          <w:tcPr>
            <w:tcW w:w="1408" w:type="dxa"/>
            <w:tcBorders>
              <w:top w:val="single" w:sz="4" w:space="0" w:color="auto"/>
              <w:left w:val="single" w:sz="4" w:space="0" w:color="auto"/>
              <w:bottom w:val="single" w:sz="4" w:space="0" w:color="auto"/>
              <w:right w:val="single" w:sz="4" w:space="0" w:color="auto"/>
            </w:tcBorders>
          </w:tcPr>
          <w:p w14:paraId="405FC5CB" w14:textId="77777777" w:rsidR="00967A55" w:rsidRPr="001E7A27" w:rsidRDefault="00967A55" w:rsidP="005C7F25">
            <w:pPr>
              <w:pStyle w:val="AR6Table"/>
              <w:rPr>
                <w:lang w:val="en-GB"/>
              </w:rPr>
            </w:pPr>
          </w:p>
        </w:tc>
        <w:tc>
          <w:tcPr>
            <w:tcW w:w="1293" w:type="dxa"/>
            <w:tcBorders>
              <w:top w:val="single" w:sz="4" w:space="0" w:color="auto"/>
              <w:left w:val="single" w:sz="4" w:space="0" w:color="auto"/>
              <w:bottom w:val="single" w:sz="4" w:space="0" w:color="auto"/>
              <w:right w:val="single" w:sz="4" w:space="0" w:color="auto"/>
            </w:tcBorders>
          </w:tcPr>
          <w:p w14:paraId="3533D204" w14:textId="77777777" w:rsidR="00967A55" w:rsidRPr="001E7A27" w:rsidRDefault="00967A55" w:rsidP="005C7F25">
            <w:pPr>
              <w:pStyle w:val="AR6Table"/>
              <w:rPr>
                <w:lang w:val="en-GB"/>
              </w:rPr>
            </w:pPr>
          </w:p>
        </w:tc>
        <w:tc>
          <w:tcPr>
            <w:tcW w:w="1242" w:type="dxa"/>
            <w:tcBorders>
              <w:top w:val="single" w:sz="4" w:space="0" w:color="auto"/>
              <w:left w:val="single" w:sz="4" w:space="0" w:color="auto"/>
              <w:bottom w:val="single" w:sz="4" w:space="0" w:color="auto"/>
            </w:tcBorders>
          </w:tcPr>
          <w:p w14:paraId="200CB20E" w14:textId="77777777" w:rsidR="00967A55" w:rsidRPr="001E7A27" w:rsidRDefault="00967A55" w:rsidP="005C7F25">
            <w:pPr>
              <w:pStyle w:val="AR6Table"/>
              <w:rPr>
                <w:lang w:val="en-GB"/>
              </w:rPr>
            </w:pPr>
          </w:p>
        </w:tc>
      </w:tr>
      <w:tr w:rsidR="00967A55" w:rsidRPr="001E7A27" w14:paraId="00AB21A9" w14:textId="77777777" w:rsidTr="00967A55">
        <w:trPr>
          <w:trHeight w:val="220"/>
        </w:trPr>
        <w:tc>
          <w:tcPr>
            <w:tcW w:w="4162" w:type="dxa"/>
            <w:gridSpan w:val="3"/>
            <w:tcBorders>
              <w:top w:val="single" w:sz="4" w:space="0" w:color="auto"/>
              <w:right w:val="single" w:sz="4" w:space="0" w:color="auto"/>
            </w:tcBorders>
          </w:tcPr>
          <w:p w14:paraId="7C488028" w14:textId="1A2BD2A4" w:rsidR="00967A55" w:rsidRPr="001E7A27" w:rsidRDefault="00967A55" w:rsidP="005C7F25">
            <w:pPr>
              <w:pStyle w:val="AR6Table"/>
              <w:rPr>
                <w:lang w:val="en-GB"/>
              </w:rPr>
            </w:pPr>
            <w:r w:rsidRPr="001E7A27">
              <w:rPr>
                <w:b/>
                <w:lang w:val="en-GB"/>
              </w:rPr>
              <w:lastRenderedPageBreak/>
              <w:t xml:space="preserve">Anthropogenic </w:t>
            </w:r>
            <w:ins w:id="2629" w:author="Soapbox" w:date="2021-07-17T09:33:00Z">
              <w:r w:rsidR="00C41840" w:rsidRPr="001E7A27">
                <w:rPr>
                  <w:b/>
                  <w:lang w:val="en-GB"/>
                </w:rPr>
                <w:t>s</w:t>
              </w:r>
            </w:ins>
            <w:del w:id="2630" w:author="Soapbox" w:date="2021-07-17T09:33:00Z">
              <w:r w:rsidRPr="001E7A27" w:rsidDel="00C41840">
                <w:rPr>
                  <w:b/>
                  <w:lang w:val="en-GB"/>
                </w:rPr>
                <w:delText>S</w:delText>
              </w:r>
            </w:del>
            <w:r w:rsidRPr="001E7A27">
              <w:rPr>
                <w:b/>
                <w:lang w:val="en-GB"/>
              </w:rPr>
              <w:t>ources</w:t>
            </w:r>
          </w:p>
        </w:tc>
        <w:tc>
          <w:tcPr>
            <w:tcW w:w="1287" w:type="dxa"/>
            <w:tcBorders>
              <w:top w:val="single" w:sz="4" w:space="0" w:color="auto"/>
              <w:right w:val="single" w:sz="4" w:space="0" w:color="auto"/>
            </w:tcBorders>
          </w:tcPr>
          <w:p w14:paraId="046987A7" w14:textId="77777777" w:rsidR="00967A55" w:rsidRPr="001E7A27" w:rsidRDefault="00967A55" w:rsidP="005C7F25">
            <w:pPr>
              <w:pStyle w:val="AR6Table"/>
              <w:rPr>
                <w:lang w:val="en-GB"/>
              </w:rPr>
            </w:pPr>
          </w:p>
        </w:tc>
        <w:tc>
          <w:tcPr>
            <w:tcW w:w="1310" w:type="dxa"/>
            <w:tcBorders>
              <w:top w:val="single" w:sz="4" w:space="0" w:color="auto"/>
              <w:left w:val="single" w:sz="4" w:space="0" w:color="auto"/>
              <w:right w:val="single" w:sz="4" w:space="0" w:color="auto"/>
            </w:tcBorders>
          </w:tcPr>
          <w:p w14:paraId="5F85D4BA" w14:textId="77777777" w:rsidR="00967A55" w:rsidRPr="001E7A27" w:rsidRDefault="00967A55" w:rsidP="005C7F25">
            <w:pPr>
              <w:pStyle w:val="AR6Table"/>
              <w:jc w:val="both"/>
              <w:rPr>
                <w:rFonts w:asciiTheme="minorHAnsi" w:hAnsiTheme="minorHAnsi"/>
                <w:lang w:val="en-GB" w:eastAsia="de-DE"/>
              </w:rPr>
            </w:pPr>
          </w:p>
        </w:tc>
        <w:tc>
          <w:tcPr>
            <w:tcW w:w="1408" w:type="dxa"/>
            <w:tcBorders>
              <w:top w:val="single" w:sz="4" w:space="0" w:color="auto"/>
              <w:left w:val="single" w:sz="4" w:space="0" w:color="auto"/>
              <w:right w:val="single" w:sz="4" w:space="0" w:color="auto"/>
            </w:tcBorders>
          </w:tcPr>
          <w:p w14:paraId="2C3ED337" w14:textId="77777777" w:rsidR="00967A55" w:rsidRPr="001E7A27" w:rsidRDefault="00967A55" w:rsidP="005C7F25">
            <w:pPr>
              <w:pStyle w:val="AR6Table"/>
              <w:rPr>
                <w:lang w:val="en-GB"/>
              </w:rPr>
            </w:pPr>
          </w:p>
        </w:tc>
        <w:tc>
          <w:tcPr>
            <w:tcW w:w="1293" w:type="dxa"/>
            <w:tcBorders>
              <w:top w:val="single" w:sz="4" w:space="0" w:color="auto"/>
              <w:left w:val="single" w:sz="4" w:space="0" w:color="auto"/>
              <w:right w:val="single" w:sz="4" w:space="0" w:color="auto"/>
            </w:tcBorders>
          </w:tcPr>
          <w:p w14:paraId="0139B130" w14:textId="77777777" w:rsidR="00967A55" w:rsidRPr="001E7A27" w:rsidRDefault="00967A55" w:rsidP="005C7F25">
            <w:pPr>
              <w:pStyle w:val="AR6Table"/>
              <w:rPr>
                <w:lang w:val="en-GB"/>
              </w:rPr>
            </w:pPr>
          </w:p>
        </w:tc>
        <w:tc>
          <w:tcPr>
            <w:tcW w:w="1242" w:type="dxa"/>
            <w:tcBorders>
              <w:top w:val="single" w:sz="4" w:space="0" w:color="auto"/>
              <w:left w:val="single" w:sz="4" w:space="0" w:color="auto"/>
            </w:tcBorders>
          </w:tcPr>
          <w:p w14:paraId="1D4F2780" w14:textId="77777777" w:rsidR="00967A55" w:rsidRPr="001E7A27" w:rsidRDefault="00967A55" w:rsidP="005C7F25">
            <w:pPr>
              <w:pStyle w:val="AR6Table"/>
              <w:rPr>
                <w:lang w:val="en-GB"/>
              </w:rPr>
            </w:pPr>
          </w:p>
        </w:tc>
      </w:tr>
      <w:tr w:rsidR="00967A55" w:rsidRPr="001E7A27" w14:paraId="53205594" w14:textId="77777777" w:rsidTr="00967A55">
        <w:trPr>
          <w:trHeight w:val="440"/>
        </w:trPr>
        <w:tc>
          <w:tcPr>
            <w:tcW w:w="1457" w:type="dxa"/>
          </w:tcPr>
          <w:p w14:paraId="40370C4D" w14:textId="77777777" w:rsidR="00967A55" w:rsidRPr="001E7A27" w:rsidRDefault="00967A55" w:rsidP="005C7F25">
            <w:pPr>
              <w:pStyle w:val="AR6Table"/>
              <w:rPr>
                <w:lang w:val="en-GB"/>
              </w:rPr>
            </w:pPr>
          </w:p>
        </w:tc>
        <w:tc>
          <w:tcPr>
            <w:tcW w:w="2705" w:type="dxa"/>
            <w:gridSpan w:val="2"/>
            <w:tcBorders>
              <w:right w:val="single" w:sz="4" w:space="0" w:color="auto"/>
            </w:tcBorders>
          </w:tcPr>
          <w:p w14:paraId="1ADFB523" w14:textId="6A0E154F" w:rsidR="00967A55" w:rsidRPr="001E7A27" w:rsidRDefault="00967A55" w:rsidP="005C7F25">
            <w:pPr>
              <w:pStyle w:val="AR6Table"/>
              <w:rPr>
                <w:lang w:val="en-GB"/>
              </w:rPr>
            </w:pPr>
            <w:r w:rsidRPr="001E7A27">
              <w:rPr>
                <w:lang w:val="en-GB"/>
              </w:rPr>
              <w:t xml:space="preserve">Fossil </w:t>
            </w:r>
            <w:ins w:id="2631" w:author="Soapbox" w:date="2021-07-17T09:33:00Z">
              <w:r w:rsidR="00C41840" w:rsidRPr="001E7A27">
                <w:rPr>
                  <w:lang w:val="en-GB"/>
                </w:rPr>
                <w:t>f</w:t>
              </w:r>
            </w:ins>
            <w:del w:id="2632" w:author="Soapbox" w:date="2021-07-17T09:33:00Z">
              <w:r w:rsidRPr="001E7A27" w:rsidDel="00C41840">
                <w:rPr>
                  <w:lang w:val="en-GB"/>
                </w:rPr>
                <w:delText>F</w:delText>
              </w:r>
            </w:del>
            <w:r w:rsidRPr="001E7A27">
              <w:rPr>
                <w:lang w:val="en-GB"/>
              </w:rPr>
              <w:t>uel combustion and Industry</w:t>
            </w:r>
          </w:p>
        </w:tc>
        <w:tc>
          <w:tcPr>
            <w:tcW w:w="1287" w:type="dxa"/>
            <w:tcBorders>
              <w:right w:val="single" w:sz="4" w:space="0" w:color="auto"/>
            </w:tcBorders>
          </w:tcPr>
          <w:p w14:paraId="1334CE2B" w14:textId="77777777" w:rsidR="00967A55" w:rsidRPr="001E7A27" w:rsidRDefault="00967A55" w:rsidP="005C7F25">
            <w:pPr>
              <w:pStyle w:val="AR6Table"/>
              <w:rPr>
                <w:lang w:val="en-GB"/>
              </w:rPr>
            </w:pPr>
            <w:r w:rsidRPr="001E7A27">
              <w:rPr>
                <w:lang w:val="en-GB"/>
              </w:rPr>
              <w:t xml:space="preserve">0.9 </w:t>
            </w:r>
            <w:commentRangeStart w:id="2633"/>
            <w:r w:rsidRPr="001E7A27">
              <w:rPr>
                <w:lang w:val="en-GB"/>
              </w:rPr>
              <w:t>(</w:t>
            </w:r>
            <w:commentRangeEnd w:id="2633"/>
            <w:r w:rsidR="00B17F52" w:rsidRPr="001E7A27">
              <w:rPr>
                <w:rStyle w:val="CommentReference"/>
                <w:lang w:val="en-GB"/>
              </w:rPr>
              <w:commentReference w:id="2633"/>
            </w:r>
            <w:r w:rsidRPr="001E7A27">
              <w:rPr>
                <w:lang w:val="en-GB"/>
              </w:rPr>
              <w:t>0.8–1.1)</w:t>
            </w:r>
          </w:p>
        </w:tc>
        <w:tc>
          <w:tcPr>
            <w:tcW w:w="1310" w:type="dxa"/>
            <w:tcBorders>
              <w:left w:val="single" w:sz="4" w:space="0" w:color="auto"/>
              <w:right w:val="single" w:sz="4" w:space="0" w:color="auto"/>
            </w:tcBorders>
          </w:tcPr>
          <w:p w14:paraId="6BD601EA" w14:textId="77777777" w:rsidR="00967A55" w:rsidRPr="001E7A27" w:rsidRDefault="00967A55" w:rsidP="005C7F25">
            <w:pPr>
              <w:pStyle w:val="AR6Table"/>
              <w:jc w:val="both"/>
              <w:rPr>
                <w:lang w:val="en-GB"/>
              </w:rPr>
            </w:pPr>
            <w:r w:rsidRPr="001E7A27">
              <w:rPr>
                <w:lang w:val="en-GB"/>
              </w:rPr>
              <w:t>0.9 (0.9–1.0)</w:t>
            </w:r>
          </w:p>
        </w:tc>
        <w:tc>
          <w:tcPr>
            <w:tcW w:w="1408" w:type="dxa"/>
            <w:tcBorders>
              <w:left w:val="single" w:sz="4" w:space="0" w:color="auto"/>
              <w:right w:val="single" w:sz="4" w:space="0" w:color="auto"/>
            </w:tcBorders>
          </w:tcPr>
          <w:p w14:paraId="0C1453FD" w14:textId="2B84CE5E" w:rsidR="00967A55" w:rsidRPr="001E7A27" w:rsidRDefault="00967A55" w:rsidP="005C7F25">
            <w:pPr>
              <w:pStyle w:val="AR6Table"/>
              <w:rPr>
                <w:lang w:val="en-GB"/>
              </w:rPr>
            </w:pPr>
            <w:r w:rsidRPr="001E7A27">
              <w:rPr>
                <w:lang w:val="en-GB"/>
              </w:rPr>
              <w:t>1</w:t>
            </w:r>
            <w:ins w:id="2634" w:author="Tom Maycock" w:date="2021-09-08T15:30:00Z">
              <w:r w:rsidR="00FC0403" w:rsidRPr="001E7A27">
                <w:rPr>
                  <w:lang w:val="en-GB"/>
                </w:rPr>
                <w:t>.</w:t>
              </w:r>
            </w:ins>
            <w:del w:id="2635" w:author="Tom Maycock" w:date="2021-09-08T15:30:00Z">
              <w:r w:rsidRPr="001E7A27" w:rsidDel="00FC0403">
                <w:rPr>
                  <w:lang w:val="en-GB"/>
                </w:rPr>
                <w:delText>,</w:delText>
              </w:r>
            </w:del>
            <w:r w:rsidRPr="001E7A27">
              <w:rPr>
                <w:lang w:val="en-GB"/>
              </w:rPr>
              <w:t>0 (0.8–1.0)</w:t>
            </w:r>
          </w:p>
        </w:tc>
        <w:tc>
          <w:tcPr>
            <w:tcW w:w="1293" w:type="dxa"/>
            <w:tcBorders>
              <w:left w:val="single" w:sz="4" w:space="0" w:color="auto"/>
              <w:right w:val="single" w:sz="4" w:space="0" w:color="auto"/>
            </w:tcBorders>
          </w:tcPr>
          <w:p w14:paraId="02E6CCA2" w14:textId="77777777" w:rsidR="00967A55" w:rsidRPr="001E7A27" w:rsidRDefault="00967A55" w:rsidP="005C7F25">
            <w:pPr>
              <w:pStyle w:val="AR6Table"/>
              <w:rPr>
                <w:lang w:val="en-GB"/>
              </w:rPr>
            </w:pPr>
            <w:r w:rsidRPr="001E7A27">
              <w:rPr>
                <w:lang w:val="en-GB"/>
              </w:rPr>
              <w:t>1.0 (0.8–1.1)</w:t>
            </w:r>
          </w:p>
        </w:tc>
        <w:tc>
          <w:tcPr>
            <w:tcW w:w="1242" w:type="dxa"/>
            <w:tcBorders>
              <w:left w:val="single" w:sz="4" w:space="0" w:color="auto"/>
            </w:tcBorders>
          </w:tcPr>
          <w:p w14:paraId="6B450D69" w14:textId="77777777" w:rsidR="00967A55" w:rsidRPr="001E7A27" w:rsidRDefault="00967A55" w:rsidP="005C7F25">
            <w:pPr>
              <w:pStyle w:val="AR6Table"/>
              <w:rPr>
                <w:lang w:val="en-GB"/>
              </w:rPr>
            </w:pPr>
            <w:r w:rsidRPr="001E7A27">
              <w:rPr>
                <w:lang w:val="en-GB"/>
              </w:rPr>
              <w:t>0.7 (0.2–1.8)</w:t>
            </w:r>
          </w:p>
        </w:tc>
      </w:tr>
      <w:tr w:rsidR="00967A55" w:rsidRPr="001E7A27" w14:paraId="5BF10EEA" w14:textId="77777777" w:rsidTr="00967A55">
        <w:trPr>
          <w:trHeight w:val="220"/>
        </w:trPr>
        <w:tc>
          <w:tcPr>
            <w:tcW w:w="1457" w:type="dxa"/>
          </w:tcPr>
          <w:p w14:paraId="1A7FF6D8" w14:textId="77777777" w:rsidR="00967A55" w:rsidRPr="001E7A27" w:rsidRDefault="00967A55" w:rsidP="005C7F25">
            <w:pPr>
              <w:pStyle w:val="AR6Table"/>
              <w:rPr>
                <w:lang w:val="en-GB"/>
              </w:rPr>
            </w:pPr>
          </w:p>
        </w:tc>
        <w:tc>
          <w:tcPr>
            <w:tcW w:w="2705" w:type="dxa"/>
            <w:gridSpan w:val="2"/>
            <w:tcBorders>
              <w:right w:val="single" w:sz="4" w:space="0" w:color="auto"/>
            </w:tcBorders>
          </w:tcPr>
          <w:p w14:paraId="3A2D7B69" w14:textId="0A7B1E6F" w:rsidR="00967A55" w:rsidRPr="001E7A27" w:rsidRDefault="00967A55" w:rsidP="005C7F25">
            <w:pPr>
              <w:pStyle w:val="AR6Table"/>
              <w:rPr>
                <w:lang w:val="en-GB"/>
              </w:rPr>
            </w:pPr>
            <w:r w:rsidRPr="001E7A27">
              <w:rPr>
                <w:lang w:val="en-GB"/>
              </w:rPr>
              <w:t xml:space="preserve">Agriculture (incl. </w:t>
            </w:r>
            <w:ins w:id="2636" w:author="Soapbox" w:date="2021-07-17T09:33:00Z">
              <w:r w:rsidR="00C41840" w:rsidRPr="001E7A27">
                <w:rPr>
                  <w:lang w:val="en-GB"/>
                </w:rPr>
                <w:t>a</w:t>
              </w:r>
            </w:ins>
            <w:del w:id="2637" w:author="Soapbox" w:date="2021-07-17T09:33:00Z">
              <w:r w:rsidRPr="001E7A27" w:rsidDel="00C41840">
                <w:rPr>
                  <w:lang w:val="en-GB"/>
                </w:rPr>
                <w:delText>A</w:delText>
              </w:r>
            </w:del>
            <w:r w:rsidRPr="001E7A27">
              <w:rPr>
                <w:lang w:val="en-GB"/>
              </w:rPr>
              <w:t>quaculture)</w:t>
            </w:r>
          </w:p>
        </w:tc>
        <w:tc>
          <w:tcPr>
            <w:tcW w:w="1287" w:type="dxa"/>
            <w:tcBorders>
              <w:right w:val="single" w:sz="4" w:space="0" w:color="auto"/>
            </w:tcBorders>
          </w:tcPr>
          <w:p w14:paraId="7DE434CC" w14:textId="77777777" w:rsidR="00967A55" w:rsidRPr="001E7A27" w:rsidRDefault="00967A55" w:rsidP="005C7F25">
            <w:pPr>
              <w:pStyle w:val="AR6Table"/>
              <w:rPr>
                <w:lang w:val="en-GB"/>
              </w:rPr>
            </w:pPr>
            <w:r w:rsidRPr="001E7A27">
              <w:rPr>
                <w:lang w:val="en-GB"/>
              </w:rPr>
              <w:t>2.6 (1.8–4.1)</w:t>
            </w:r>
          </w:p>
        </w:tc>
        <w:tc>
          <w:tcPr>
            <w:tcW w:w="1310" w:type="dxa"/>
            <w:tcBorders>
              <w:left w:val="single" w:sz="4" w:space="0" w:color="auto"/>
              <w:right w:val="single" w:sz="4" w:space="0" w:color="auto"/>
            </w:tcBorders>
          </w:tcPr>
          <w:p w14:paraId="36CA6527" w14:textId="77777777" w:rsidR="00967A55" w:rsidRPr="001E7A27" w:rsidRDefault="00967A55" w:rsidP="005C7F25">
            <w:pPr>
              <w:pStyle w:val="AR6Table"/>
              <w:jc w:val="both"/>
              <w:rPr>
                <w:lang w:val="en-GB"/>
              </w:rPr>
            </w:pPr>
            <w:r w:rsidRPr="001E7A27">
              <w:rPr>
                <w:lang w:val="en-GB"/>
              </w:rPr>
              <w:t>3.0 (2.1–4.8)</w:t>
            </w:r>
          </w:p>
        </w:tc>
        <w:tc>
          <w:tcPr>
            <w:tcW w:w="1408" w:type="dxa"/>
            <w:tcBorders>
              <w:left w:val="single" w:sz="4" w:space="0" w:color="auto"/>
              <w:right w:val="single" w:sz="4" w:space="0" w:color="auto"/>
            </w:tcBorders>
          </w:tcPr>
          <w:p w14:paraId="0D976A81" w14:textId="77777777" w:rsidR="00967A55" w:rsidRPr="001E7A27" w:rsidRDefault="00967A55" w:rsidP="005C7F25">
            <w:pPr>
              <w:pStyle w:val="AR6Table"/>
              <w:rPr>
                <w:lang w:val="en-GB"/>
              </w:rPr>
            </w:pPr>
            <w:r w:rsidRPr="001E7A27">
              <w:rPr>
                <w:lang w:val="en-GB"/>
              </w:rPr>
              <w:t>3.4 (2.3–5.2)</w:t>
            </w:r>
          </w:p>
        </w:tc>
        <w:tc>
          <w:tcPr>
            <w:tcW w:w="1293" w:type="dxa"/>
            <w:tcBorders>
              <w:left w:val="single" w:sz="4" w:space="0" w:color="auto"/>
              <w:right w:val="single" w:sz="4" w:space="0" w:color="auto"/>
            </w:tcBorders>
          </w:tcPr>
          <w:p w14:paraId="04DD8878" w14:textId="77777777" w:rsidR="00967A55" w:rsidRPr="001E7A27" w:rsidRDefault="00967A55" w:rsidP="005C7F25">
            <w:pPr>
              <w:pStyle w:val="AR6Table"/>
              <w:rPr>
                <w:rFonts w:asciiTheme="majorHAnsi" w:eastAsiaTheme="majorEastAsia" w:hAnsiTheme="majorHAnsi" w:cstheme="majorBidi"/>
                <w:i/>
                <w:iCs/>
                <w:color w:val="1F4D78" w:themeColor="accent1" w:themeShade="7F"/>
                <w:lang w:val="en-GB" w:eastAsia="de-DE"/>
              </w:rPr>
            </w:pPr>
            <w:r w:rsidRPr="001E7A27">
              <w:rPr>
                <w:lang w:val="en-GB"/>
              </w:rPr>
              <w:t>3.8 (2.5–5.8)</w:t>
            </w:r>
          </w:p>
        </w:tc>
        <w:tc>
          <w:tcPr>
            <w:tcW w:w="1242" w:type="dxa"/>
            <w:tcBorders>
              <w:left w:val="single" w:sz="4" w:space="0" w:color="auto"/>
            </w:tcBorders>
          </w:tcPr>
          <w:p w14:paraId="41C92083" w14:textId="77777777" w:rsidR="00967A55" w:rsidRPr="001E7A27" w:rsidRDefault="00967A55" w:rsidP="005C7F25">
            <w:pPr>
              <w:pStyle w:val="AR6Table"/>
              <w:rPr>
                <w:lang w:val="en-GB"/>
              </w:rPr>
            </w:pPr>
            <w:r w:rsidRPr="001E7A27">
              <w:rPr>
                <w:lang w:val="en-GB"/>
              </w:rPr>
              <w:t>4.1 (1.7–4.8)</w:t>
            </w:r>
          </w:p>
        </w:tc>
      </w:tr>
      <w:tr w:rsidR="00967A55" w:rsidRPr="001E7A27" w14:paraId="2675EC5E" w14:textId="77777777" w:rsidTr="00967A55">
        <w:trPr>
          <w:trHeight w:val="220"/>
        </w:trPr>
        <w:tc>
          <w:tcPr>
            <w:tcW w:w="1457" w:type="dxa"/>
          </w:tcPr>
          <w:p w14:paraId="49D6123B" w14:textId="77777777" w:rsidR="00967A55" w:rsidRPr="001E7A27" w:rsidRDefault="00967A55" w:rsidP="005C7F25">
            <w:pPr>
              <w:pStyle w:val="AR6Table"/>
              <w:rPr>
                <w:lang w:val="en-GB"/>
              </w:rPr>
            </w:pPr>
          </w:p>
        </w:tc>
        <w:tc>
          <w:tcPr>
            <w:tcW w:w="2705" w:type="dxa"/>
            <w:gridSpan w:val="2"/>
            <w:tcBorders>
              <w:right w:val="single" w:sz="4" w:space="0" w:color="auto"/>
            </w:tcBorders>
          </w:tcPr>
          <w:p w14:paraId="34863880" w14:textId="77777777" w:rsidR="00967A55" w:rsidRPr="001E7A27" w:rsidRDefault="00967A55" w:rsidP="005C7F25">
            <w:pPr>
              <w:pStyle w:val="AR6Table"/>
              <w:rPr>
                <w:lang w:val="en-GB"/>
              </w:rPr>
            </w:pPr>
            <w:r w:rsidRPr="001E7A27">
              <w:rPr>
                <w:lang w:val="en-GB"/>
              </w:rPr>
              <w:t>Biomass and biofuel burning</w:t>
            </w:r>
          </w:p>
        </w:tc>
        <w:tc>
          <w:tcPr>
            <w:tcW w:w="1287" w:type="dxa"/>
            <w:tcBorders>
              <w:right w:val="single" w:sz="4" w:space="0" w:color="auto"/>
            </w:tcBorders>
          </w:tcPr>
          <w:p w14:paraId="1C3262E4" w14:textId="77777777" w:rsidR="00967A55" w:rsidRPr="001E7A27" w:rsidRDefault="00967A55" w:rsidP="005C7F25">
            <w:pPr>
              <w:pStyle w:val="AR6Table"/>
              <w:rPr>
                <w:lang w:val="en-GB"/>
              </w:rPr>
            </w:pPr>
            <w:r w:rsidRPr="001E7A27">
              <w:rPr>
                <w:lang w:val="en-GB"/>
              </w:rPr>
              <w:t>0.7 (0.7–0.7)</w:t>
            </w:r>
          </w:p>
        </w:tc>
        <w:tc>
          <w:tcPr>
            <w:tcW w:w="1310" w:type="dxa"/>
            <w:tcBorders>
              <w:left w:val="single" w:sz="4" w:space="0" w:color="auto"/>
              <w:right w:val="single" w:sz="4" w:space="0" w:color="auto"/>
            </w:tcBorders>
          </w:tcPr>
          <w:p w14:paraId="540876E1" w14:textId="77777777" w:rsidR="00967A55" w:rsidRPr="001E7A27" w:rsidRDefault="00967A55" w:rsidP="005C7F25">
            <w:pPr>
              <w:pStyle w:val="AR6Table"/>
              <w:jc w:val="both"/>
              <w:rPr>
                <w:rFonts w:asciiTheme="minorHAnsi" w:hAnsiTheme="minorHAnsi"/>
                <w:lang w:val="en-GB" w:eastAsia="de-DE"/>
              </w:rPr>
            </w:pPr>
            <w:r w:rsidRPr="001E7A27">
              <w:rPr>
                <w:lang w:val="en-GB"/>
              </w:rPr>
              <w:t>0.7 (0.6–0.8)</w:t>
            </w:r>
          </w:p>
        </w:tc>
        <w:tc>
          <w:tcPr>
            <w:tcW w:w="1408" w:type="dxa"/>
            <w:tcBorders>
              <w:left w:val="single" w:sz="4" w:space="0" w:color="auto"/>
              <w:right w:val="single" w:sz="4" w:space="0" w:color="auto"/>
            </w:tcBorders>
          </w:tcPr>
          <w:p w14:paraId="63C57C77" w14:textId="77777777" w:rsidR="00967A55" w:rsidRPr="001E7A27" w:rsidRDefault="00967A55" w:rsidP="005C7F25">
            <w:pPr>
              <w:pStyle w:val="AR6Table"/>
              <w:rPr>
                <w:lang w:val="en-GB"/>
              </w:rPr>
            </w:pPr>
            <w:r w:rsidRPr="001E7A27">
              <w:rPr>
                <w:lang w:val="en-GB"/>
              </w:rPr>
              <w:t>0.6 (0.6–0.6)</w:t>
            </w:r>
          </w:p>
        </w:tc>
        <w:tc>
          <w:tcPr>
            <w:tcW w:w="1293" w:type="dxa"/>
            <w:tcBorders>
              <w:left w:val="single" w:sz="4" w:space="0" w:color="auto"/>
              <w:right w:val="single" w:sz="4" w:space="0" w:color="auto"/>
            </w:tcBorders>
          </w:tcPr>
          <w:p w14:paraId="2A44BC32" w14:textId="77777777" w:rsidR="00967A55" w:rsidRPr="001E7A27" w:rsidRDefault="00967A55" w:rsidP="005C7F25">
            <w:pPr>
              <w:pStyle w:val="AR6Table"/>
              <w:rPr>
                <w:lang w:val="en-GB"/>
              </w:rPr>
            </w:pPr>
            <w:r w:rsidRPr="001E7A27">
              <w:rPr>
                <w:lang w:val="en-GB"/>
              </w:rPr>
              <w:t>0.6 (0.5–0.8)</w:t>
            </w:r>
          </w:p>
        </w:tc>
        <w:tc>
          <w:tcPr>
            <w:tcW w:w="1242" w:type="dxa"/>
            <w:tcBorders>
              <w:left w:val="single" w:sz="4" w:space="0" w:color="auto"/>
            </w:tcBorders>
          </w:tcPr>
          <w:p w14:paraId="29F49146" w14:textId="77777777" w:rsidR="00967A55" w:rsidRPr="001E7A27" w:rsidRDefault="00967A55" w:rsidP="005C7F25">
            <w:pPr>
              <w:pStyle w:val="AR6Table"/>
              <w:rPr>
                <w:lang w:val="en-GB"/>
              </w:rPr>
            </w:pPr>
            <w:r w:rsidRPr="001E7A27">
              <w:rPr>
                <w:lang w:val="en-GB"/>
              </w:rPr>
              <w:t>0.7 (0.2–1.0)</w:t>
            </w:r>
          </w:p>
        </w:tc>
      </w:tr>
      <w:tr w:rsidR="00967A55" w:rsidRPr="001E7A27" w14:paraId="2D185250" w14:textId="77777777" w:rsidTr="00967A55">
        <w:trPr>
          <w:trHeight w:val="220"/>
        </w:trPr>
        <w:tc>
          <w:tcPr>
            <w:tcW w:w="1457" w:type="dxa"/>
          </w:tcPr>
          <w:p w14:paraId="14F9A5FF" w14:textId="77777777" w:rsidR="00967A55" w:rsidRPr="001E7A27" w:rsidRDefault="00967A55" w:rsidP="005C7F25">
            <w:pPr>
              <w:pStyle w:val="AR6Table"/>
              <w:rPr>
                <w:lang w:val="en-GB"/>
              </w:rPr>
            </w:pPr>
          </w:p>
        </w:tc>
        <w:tc>
          <w:tcPr>
            <w:tcW w:w="2705" w:type="dxa"/>
            <w:gridSpan w:val="2"/>
            <w:tcBorders>
              <w:right w:val="single" w:sz="4" w:space="0" w:color="auto"/>
            </w:tcBorders>
          </w:tcPr>
          <w:p w14:paraId="4861E4EE" w14:textId="77777777" w:rsidR="00967A55" w:rsidRPr="001E7A27" w:rsidRDefault="00967A55" w:rsidP="005C7F25">
            <w:pPr>
              <w:pStyle w:val="AR6Table"/>
              <w:rPr>
                <w:lang w:val="en-GB"/>
              </w:rPr>
            </w:pPr>
            <w:r w:rsidRPr="001E7A27">
              <w:rPr>
                <w:lang w:val="en-GB"/>
              </w:rPr>
              <w:t>Wastewater</w:t>
            </w:r>
          </w:p>
        </w:tc>
        <w:tc>
          <w:tcPr>
            <w:tcW w:w="1287" w:type="dxa"/>
            <w:tcBorders>
              <w:right w:val="single" w:sz="4" w:space="0" w:color="auto"/>
            </w:tcBorders>
          </w:tcPr>
          <w:p w14:paraId="6E984843" w14:textId="77777777" w:rsidR="00967A55" w:rsidRPr="001E7A27" w:rsidRDefault="00967A55" w:rsidP="005C7F25">
            <w:pPr>
              <w:pStyle w:val="AR6Table"/>
              <w:rPr>
                <w:lang w:val="en-GB"/>
              </w:rPr>
            </w:pPr>
            <w:r w:rsidRPr="001E7A27">
              <w:rPr>
                <w:lang w:val="en-GB"/>
              </w:rPr>
              <w:t>0.2 (0.1–0.3)</w:t>
            </w:r>
          </w:p>
        </w:tc>
        <w:tc>
          <w:tcPr>
            <w:tcW w:w="1310" w:type="dxa"/>
            <w:tcBorders>
              <w:left w:val="single" w:sz="4" w:space="0" w:color="auto"/>
              <w:right w:val="single" w:sz="4" w:space="0" w:color="auto"/>
            </w:tcBorders>
          </w:tcPr>
          <w:p w14:paraId="63192F52" w14:textId="77777777" w:rsidR="00967A55" w:rsidRPr="001E7A27" w:rsidRDefault="00967A55" w:rsidP="005C7F25">
            <w:pPr>
              <w:pStyle w:val="AR6Table"/>
              <w:jc w:val="both"/>
              <w:rPr>
                <w:lang w:val="en-GB"/>
              </w:rPr>
            </w:pPr>
            <w:r w:rsidRPr="001E7A27">
              <w:rPr>
                <w:lang w:val="en-GB"/>
              </w:rPr>
              <w:t>0.3 (0.2–0.4)</w:t>
            </w:r>
          </w:p>
        </w:tc>
        <w:tc>
          <w:tcPr>
            <w:tcW w:w="1408" w:type="dxa"/>
            <w:tcBorders>
              <w:left w:val="single" w:sz="4" w:space="0" w:color="auto"/>
              <w:right w:val="single" w:sz="4" w:space="0" w:color="auto"/>
            </w:tcBorders>
          </w:tcPr>
          <w:p w14:paraId="583935BA" w14:textId="77777777" w:rsidR="00967A55" w:rsidRPr="001E7A27" w:rsidRDefault="00967A55" w:rsidP="005C7F25">
            <w:pPr>
              <w:pStyle w:val="AR6Table"/>
              <w:rPr>
                <w:lang w:val="en-GB"/>
              </w:rPr>
            </w:pPr>
            <w:r w:rsidRPr="001E7A27">
              <w:rPr>
                <w:lang w:val="en-GB"/>
              </w:rPr>
              <w:t>0.3 (0.2–0.4)</w:t>
            </w:r>
          </w:p>
        </w:tc>
        <w:tc>
          <w:tcPr>
            <w:tcW w:w="1293" w:type="dxa"/>
            <w:tcBorders>
              <w:left w:val="single" w:sz="4" w:space="0" w:color="auto"/>
              <w:right w:val="single" w:sz="4" w:space="0" w:color="auto"/>
            </w:tcBorders>
          </w:tcPr>
          <w:p w14:paraId="25CF11B7" w14:textId="77777777" w:rsidR="00967A55" w:rsidRPr="001E7A27" w:rsidRDefault="00967A55" w:rsidP="005C7F25">
            <w:pPr>
              <w:pStyle w:val="AR6Table"/>
              <w:rPr>
                <w:rFonts w:asciiTheme="majorHAnsi" w:eastAsiaTheme="majorEastAsia" w:hAnsiTheme="majorHAnsi" w:cstheme="majorBidi"/>
                <w:i/>
                <w:iCs/>
                <w:color w:val="1F4D78" w:themeColor="accent1" w:themeShade="7F"/>
                <w:lang w:val="en-GB" w:eastAsia="de-DE"/>
              </w:rPr>
            </w:pPr>
            <w:r w:rsidRPr="001E7A27">
              <w:rPr>
                <w:lang w:val="en-GB"/>
              </w:rPr>
              <w:t>0.4 (0.2–0.5)</w:t>
            </w:r>
          </w:p>
        </w:tc>
        <w:tc>
          <w:tcPr>
            <w:tcW w:w="1242" w:type="dxa"/>
            <w:tcBorders>
              <w:left w:val="single" w:sz="4" w:space="0" w:color="auto"/>
            </w:tcBorders>
          </w:tcPr>
          <w:p w14:paraId="13E75799" w14:textId="77777777" w:rsidR="00967A55" w:rsidRPr="001E7A27" w:rsidRDefault="00967A55" w:rsidP="005C7F25">
            <w:pPr>
              <w:pStyle w:val="AR6Table"/>
              <w:rPr>
                <w:lang w:val="en-GB"/>
              </w:rPr>
            </w:pPr>
            <w:r w:rsidRPr="001E7A27">
              <w:rPr>
                <w:lang w:val="en-GB"/>
              </w:rPr>
              <w:t>0.2 (0.1–0.3)</w:t>
            </w:r>
          </w:p>
        </w:tc>
      </w:tr>
      <w:tr w:rsidR="00967A55" w:rsidRPr="001E7A27" w14:paraId="32F2CBD0" w14:textId="77777777" w:rsidTr="00967A55">
        <w:trPr>
          <w:trHeight w:val="440"/>
        </w:trPr>
        <w:tc>
          <w:tcPr>
            <w:tcW w:w="1457" w:type="dxa"/>
          </w:tcPr>
          <w:p w14:paraId="191A96B7" w14:textId="77777777" w:rsidR="00967A55" w:rsidRPr="001E7A27" w:rsidRDefault="00967A55" w:rsidP="005C7F25">
            <w:pPr>
              <w:pStyle w:val="AR6Table"/>
              <w:rPr>
                <w:lang w:val="en-GB"/>
              </w:rPr>
            </w:pPr>
          </w:p>
        </w:tc>
        <w:tc>
          <w:tcPr>
            <w:tcW w:w="2705" w:type="dxa"/>
            <w:gridSpan w:val="2"/>
            <w:tcBorders>
              <w:right w:val="single" w:sz="4" w:space="0" w:color="auto"/>
            </w:tcBorders>
          </w:tcPr>
          <w:p w14:paraId="2C14A12E" w14:textId="77777777" w:rsidR="00967A55" w:rsidRPr="001E7A27" w:rsidRDefault="00967A55" w:rsidP="005C7F25">
            <w:pPr>
              <w:pStyle w:val="AR6Table"/>
              <w:rPr>
                <w:lang w:val="en-GB"/>
              </w:rPr>
            </w:pPr>
            <w:r w:rsidRPr="001E7A27">
              <w:rPr>
                <w:lang w:val="en-GB"/>
              </w:rPr>
              <w:t>Inland water, estuaries, coastal zones</w:t>
            </w:r>
          </w:p>
        </w:tc>
        <w:tc>
          <w:tcPr>
            <w:tcW w:w="1287" w:type="dxa"/>
            <w:tcBorders>
              <w:right w:val="single" w:sz="4" w:space="0" w:color="auto"/>
            </w:tcBorders>
          </w:tcPr>
          <w:p w14:paraId="2E782C1E" w14:textId="77777777" w:rsidR="00967A55" w:rsidRPr="001E7A27" w:rsidRDefault="00967A55" w:rsidP="005C7F25">
            <w:pPr>
              <w:pStyle w:val="AR6Table"/>
              <w:rPr>
                <w:lang w:val="en-GB"/>
              </w:rPr>
            </w:pPr>
            <w:r w:rsidRPr="001E7A27">
              <w:rPr>
                <w:lang w:val="en-GB"/>
              </w:rPr>
              <w:t>0.4 (0.2–0.5)</w:t>
            </w:r>
          </w:p>
        </w:tc>
        <w:tc>
          <w:tcPr>
            <w:tcW w:w="1310" w:type="dxa"/>
            <w:tcBorders>
              <w:left w:val="single" w:sz="4" w:space="0" w:color="auto"/>
              <w:right w:val="single" w:sz="4" w:space="0" w:color="auto"/>
            </w:tcBorders>
          </w:tcPr>
          <w:p w14:paraId="53413C89" w14:textId="77777777" w:rsidR="00967A55" w:rsidRPr="001E7A27" w:rsidRDefault="00967A55" w:rsidP="005C7F25">
            <w:pPr>
              <w:pStyle w:val="AR6Table"/>
              <w:jc w:val="both"/>
              <w:rPr>
                <w:lang w:val="en-GB"/>
              </w:rPr>
            </w:pPr>
            <w:r w:rsidRPr="001E7A27">
              <w:rPr>
                <w:lang w:val="en-GB"/>
              </w:rPr>
              <w:t>0.4 (0.2–0.5)</w:t>
            </w:r>
          </w:p>
        </w:tc>
        <w:tc>
          <w:tcPr>
            <w:tcW w:w="1408" w:type="dxa"/>
            <w:tcBorders>
              <w:left w:val="single" w:sz="4" w:space="0" w:color="auto"/>
              <w:right w:val="single" w:sz="4" w:space="0" w:color="auto"/>
            </w:tcBorders>
          </w:tcPr>
          <w:p w14:paraId="08BC321C" w14:textId="77777777" w:rsidR="00967A55" w:rsidRPr="001E7A27" w:rsidRDefault="00967A55" w:rsidP="005C7F25">
            <w:pPr>
              <w:pStyle w:val="AR6Table"/>
              <w:rPr>
                <w:lang w:val="en-GB"/>
              </w:rPr>
            </w:pPr>
            <w:r w:rsidRPr="001E7A27">
              <w:rPr>
                <w:lang w:val="en-GB"/>
              </w:rPr>
              <w:t>0.4 (0.2–0.6)</w:t>
            </w:r>
          </w:p>
        </w:tc>
        <w:tc>
          <w:tcPr>
            <w:tcW w:w="1293" w:type="dxa"/>
            <w:tcBorders>
              <w:left w:val="single" w:sz="4" w:space="0" w:color="auto"/>
              <w:right w:val="single" w:sz="4" w:space="0" w:color="auto"/>
            </w:tcBorders>
          </w:tcPr>
          <w:p w14:paraId="36DB0396" w14:textId="77777777" w:rsidR="00967A55" w:rsidRPr="001E7A27" w:rsidRDefault="00967A55" w:rsidP="005C7F25">
            <w:pPr>
              <w:pStyle w:val="AR6Table"/>
              <w:rPr>
                <w:lang w:val="en-GB"/>
              </w:rPr>
            </w:pPr>
            <w:r w:rsidRPr="001E7A27">
              <w:rPr>
                <w:lang w:val="en-GB"/>
              </w:rPr>
              <w:t>0.5 (0.2–0.7)</w:t>
            </w:r>
          </w:p>
        </w:tc>
        <w:tc>
          <w:tcPr>
            <w:tcW w:w="1242" w:type="dxa"/>
            <w:tcBorders>
              <w:left w:val="single" w:sz="4" w:space="0" w:color="auto"/>
            </w:tcBorders>
          </w:tcPr>
          <w:p w14:paraId="0B2559CD" w14:textId="77777777" w:rsidR="00967A55" w:rsidRPr="001E7A27" w:rsidRDefault="00967A55" w:rsidP="005C7F25">
            <w:pPr>
              <w:pStyle w:val="AR6Table"/>
              <w:rPr>
                <w:lang w:val="en-GB"/>
              </w:rPr>
            </w:pPr>
          </w:p>
        </w:tc>
      </w:tr>
      <w:tr w:rsidR="00967A55" w:rsidRPr="001E7A27" w14:paraId="199C4E03" w14:textId="77777777" w:rsidTr="00967A55">
        <w:trPr>
          <w:trHeight w:val="440"/>
        </w:trPr>
        <w:tc>
          <w:tcPr>
            <w:tcW w:w="1457" w:type="dxa"/>
          </w:tcPr>
          <w:p w14:paraId="2781C933" w14:textId="77777777" w:rsidR="00967A55" w:rsidRPr="001E7A27" w:rsidRDefault="00967A55" w:rsidP="005C7F25">
            <w:pPr>
              <w:pStyle w:val="AR6Table"/>
              <w:rPr>
                <w:lang w:val="en-GB"/>
              </w:rPr>
            </w:pPr>
          </w:p>
        </w:tc>
        <w:tc>
          <w:tcPr>
            <w:tcW w:w="2705" w:type="dxa"/>
            <w:gridSpan w:val="2"/>
            <w:tcBorders>
              <w:right w:val="single" w:sz="4" w:space="0" w:color="auto"/>
            </w:tcBorders>
          </w:tcPr>
          <w:p w14:paraId="39106CD0" w14:textId="3F3CFC9C" w:rsidR="00967A55" w:rsidRPr="001E7A27" w:rsidRDefault="00967A55" w:rsidP="005C7F25">
            <w:pPr>
              <w:pStyle w:val="AR6Table"/>
              <w:rPr>
                <w:lang w:val="en-GB"/>
              </w:rPr>
            </w:pPr>
            <w:r w:rsidRPr="001E7A27">
              <w:rPr>
                <w:lang w:val="en-GB"/>
              </w:rPr>
              <w:t xml:space="preserve">Atmospheric </w:t>
            </w:r>
            <w:del w:id="2638" w:author="Ian Blenkinsop" w:date="2021-07-28T13:46:00Z">
              <w:r w:rsidR="004F118D" w:rsidRPr="001E7A27" w:rsidDel="00B17F52">
                <w:rPr>
                  <w:lang w:val="en-GB"/>
                </w:rPr>
                <w:delText xml:space="preserve"> </w:delText>
              </w:r>
            </w:del>
            <w:r w:rsidR="004F118D" w:rsidRPr="001E7A27">
              <w:rPr>
                <w:lang w:val="en-GB"/>
              </w:rPr>
              <w:t>nitrogen</w:t>
            </w:r>
            <w:r w:rsidR="004F118D" w:rsidRPr="001E7A27" w:rsidDel="004F118D">
              <w:rPr>
                <w:lang w:val="en-GB"/>
              </w:rPr>
              <w:t xml:space="preserve"> </w:t>
            </w:r>
            <w:r w:rsidRPr="001E7A27">
              <w:rPr>
                <w:lang w:val="en-GB"/>
              </w:rPr>
              <w:t xml:space="preserve"> deposition on ocean</w:t>
            </w:r>
          </w:p>
        </w:tc>
        <w:tc>
          <w:tcPr>
            <w:tcW w:w="1287" w:type="dxa"/>
            <w:tcBorders>
              <w:right w:val="single" w:sz="4" w:space="0" w:color="auto"/>
            </w:tcBorders>
          </w:tcPr>
          <w:p w14:paraId="462B45BF" w14:textId="77777777" w:rsidR="00967A55" w:rsidRPr="001E7A27" w:rsidRDefault="00967A55" w:rsidP="005C7F25">
            <w:pPr>
              <w:pStyle w:val="AR6Table"/>
              <w:rPr>
                <w:lang w:val="en-GB"/>
              </w:rPr>
            </w:pPr>
            <w:r w:rsidRPr="001E7A27">
              <w:rPr>
                <w:lang w:val="en-GB"/>
              </w:rPr>
              <w:t>0.1 (0.1–0.2)</w:t>
            </w:r>
          </w:p>
        </w:tc>
        <w:tc>
          <w:tcPr>
            <w:tcW w:w="1310" w:type="dxa"/>
            <w:tcBorders>
              <w:left w:val="single" w:sz="4" w:space="0" w:color="auto"/>
              <w:right w:val="single" w:sz="4" w:space="0" w:color="auto"/>
            </w:tcBorders>
          </w:tcPr>
          <w:p w14:paraId="051F9698" w14:textId="77777777" w:rsidR="00967A55" w:rsidRPr="001E7A27" w:rsidRDefault="00967A55" w:rsidP="005C7F25">
            <w:pPr>
              <w:pStyle w:val="AR6Table"/>
              <w:jc w:val="both"/>
              <w:rPr>
                <w:lang w:val="en-GB"/>
              </w:rPr>
            </w:pPr>
            <w:r w:rsidRPr="001E7A27">
              <w:rPr>
                <w:lang w:val="en-GB"/>
              </w:rPr>
              <w:t>0.1 (0.1–0.2)</w:t>
            </w:r>
          </w:p>
        </w:tc>
        <w:tc>
          <w:tcPr>
            <w:tcW w:w="1408" w:type="dxa"/>
            <w:tcBorders>
              <w:left w:val="single" w:sz="4" w:space="0" w:color="auto"/>
              <w:right w:val="single" w:sz="4" w:space="0" w:color="auto"/>
            </w:tcBorders>
          </w:tcPr>
          <w:p w14:paraId="27E0EF68" w14:textId="77777777" w:rsidR="00967A55" w:rsidRPr="001E7A27" w:rsidRDefault="00967A55" w:rsidP="005C7F25">
            <w:pPr>
              <w:pStyle w:val="AR6Table"/>
              <w:rPr>
                <w:lang w:val="en-GB"/>
              </w:rPr>
            </w:pPr>
            <w:r w:rsidRPr="001E7A27">
              <w:rPr>
                <w:lang w:val="en-GB"/>
              </w:rPr>
              <w:t>0.1 (0.1–0.2)</w:t>
            </w:r>
          </w:p>
        </w:tc>
        <w:tc>
          <w:tcPr>
            <w:tcW w:w="1293" w:type="dxa"/>
            <w:tcBorders>
              <w:left w:val="single" w:sz="4" w:space="0" w:color="auto"/>
              <w:right w:val="single" w:sz="4" w:space="0" w:color="auto"/>
            </w:tcBorders>
          </w:tcPr>
          <w:p w14:paraId="7B4D265E" w14:textId="77777777" w:rsidR="00967A55" w:rsidRPr="001E7A27" w:rsidRDefault="00967A55" w:rsidP="005C7F25">
            <w:pPr>
              <w:pStyle w:val="AR6Table"/>
              <w:rPr>
                <w:lang w:val="en-GB"/>
              </w:rPr>
            </w:pPr>
            <w:r w:rsidRPr="001E7A27">
              <w:rPr>
                <w:lang w:val="en-GB"/>
              </w:rPr>
              <w:t>0.1 (0.1–0.2)</w:t>
            </w:r>
          </w:p>
        </w:tc>
        <w:tc>
          <w:tcPr>
            <w:tcW w:w="1242" w:type="dxa"/>
            <w:tcBorders>
              <w:left w:val="single" w:sz="4" w:space="0" w:color="auto"/>
            </w:tcBorders>
          </w:tcPr>
          <w:p w14:paraId="59C5F030" w14:textId="77777777" w:rsidR="00967A55" w:rsidRPr="001E7A27" w:rsidRDefault="00967A55" w:rsidP="005C7F25">
            <w:pPr>
              <w:pStyle w:val="AR6Table"/>
              <w:rPr>
                <w:lang w:val="en-GB"/>
              </w:rPr>
            </w:pPr>
            <w:r w:rsidRPr="001E7A27">
              <w:rPr>
                <w:lang w:val="en-GB"/>
              </w:rPr>
              <w:t>0.2 (0.1–0.4)</w:t>
            </w:r>
          </w:p>
        </w:tc>
      </w:tr>
      <w:tr w:rsidR="00967A55" w:rsidRPr="001E7A27" w14:paraId="5AB75D88" w14:textId="77777777" w:rsidTr="00967A55">
        <w:trPr>
          <w:trHeight w:val="440"/>
        </w:trPr>
        <w:tc>
          <w:tcPr>
            <w:tcW w:w="1457" w:type="dxa"/>
          </w:tcPr>
          <w:p w14:paraId="1C698423" w14:textId="77777777" w:rsidR="00967A55" w:rsidRPr="001E7A27" w:rsidRDefault="00967A55" w:rsidP="005C7F25">
            <w:pPr>
              <w:pStyle w:val="AR6Table"/>
              <w:rPr>
                <w:lang w:val="en-GB"/>
              </w:rPr>
            </w:pPr>
          </w:p>
        </w:tc>
        <w:tc>
          <w:tcPr>
            <w:tcW w:w="2705" w:type="dxa"/>
            <w:gridSpan w:val="2"/>
            <w:tcBorders>
              <w:right w:val="single" w:sz="4" w:space="0" w:color="auto"/>
            </w:tcBorders>
          </w:tcPr>
          <w:p w14:paraId="16FEEB4A" w14:textId="21B3D499" w:rsidR="00967A55" w:rsidRPr="001E7A27" w:rsidRDefault="00967A55" w:rsidP="005C7F25">
            <w:pPr>
              <w:pStyle w:val="AR6Table"/>
              <w:rPr>
                <w:lang w:val="en-GB"/>
              </w:rPr>
            </w:pPr>
            <w:r w:rsidRPr="001E7A27">
              <w:rPr>
                <w:lang w:val="en-GB"/>
              </w:rPr>
              <w:t xml:space="preserve">Atmospheric </w:t>
            </w:r>
            <w:r w:rsidR="004F118D" w:rsidRPr="001E7A27">
              <w:rPr>
                <w:lang w:val="en-GB"/>
              </w:rPr>
              <w:t xml:space="preserve"> nitrogen</w:t>
            </w:r>
            <w:r w:rsidR="004F118D" w:rsidRPr="001E7A27" w:rsidDel="004F118D">
              <w:rPr>
                <w:lang w:val="en-GB"/>
              </w:rPr>
              <w:t xml:space="preserve"> </w:t>
            </w:r>
            <w:r w:rsidRPr="001E7A27">
              <w:rPr>
                <w:lang w:val="en-GB"/>
              </w:rPr>
              <w:t xml:space="preserve"> deposition on land</w:t>
            </w:r>
          </w:p>
        </w:tc>
        <w:tc>
          <w:tcPr>
            <w:tcW w:w="1287" w:type="dxa"/>
            <w:tcBorders>
              <w:right w:val="single" w:sz="4" w:space="0" w:color="auto"/>
            </w:tcBorders>
          </w:tcPr>
          <w:p w14:paraId="4C952EAE" w14:textId="77777777" w:rsidR="00967A55" w:rsidRPr="001E7A27" w:rsidRDefault="00967A55" w:rsidP="005C7F25">
            <w:pPr>
              <w:pStyle w:val="AR6Table"/>
              <w:rPr>
                <w:lang w:val="en-GB"/>
              </w:rPr>
            </w:pPr>
            <w:r w:rsidRPr="001E7A27">
              <w:rPr>
                <w:lang w:val="en-GB"/>
              </w:rPr>
              <w:t>0.6 (0.3–1.2)</w:t>
            </w:r>
          </w:p>
        </w:tc>
        <w:tc>
          <w:tcPr>
            <w:tcW w:w="1310" w:type="dxa"/>
            <w:tcBorders>
              <w:left w:val="single" w:sz="4" w:space="0" w:color="auto"/>
              <w:right w:val="single" w:sz="4" w:space="0" w:color="auto"/>
            </w:tcBorders>
          </w:tcPr>
          <w:p w14:paraId="122C96EA" w14:textId="77777777" w:rsidR="00967A55" w:rsidRPr="001E7A27" w:rsidRDefault="00967A55" w:rsidP="005C7F25">
            <w:pPr>
              <w:pStyle w:val="AR6Table"/>
              <w:jc w:val="both"/>
              <w:rPr>
                <w:lang w:val="en-GB"/>
              </w:rPr>
            </w:pPr>
            <w:r w:rsidRPr="001E7A27">
              <w:rPr>
                <w:lang w:val="en-GB"/>
              </w:rPr>
              <w:t>0.7 (0.4–1.4)</w:t>
            </w:r>
          </w:p>
        </w:tc>
        <w:tc>
          <w:tcPr>
            <w:tcW w:w="1408" w:type="dxa"/>
            <w:tcBorders>
              <w:left w:val="single" w:sz="4" w:space="0" w:color="auto"/>
              <w:right w:val="single" w:sz="4" w:space="0" w:color="auto"/>
            </w:tcBorders>
          </w:tcPr>
          <w:p w14:paraId="53A65058" w14:textId="77777777" w:rsidR="00967A55" w:rsidRPr="001E7A27" w:rsidRDefault="00967A55" w:rsidP="005C7F25">
            <w:pPr>
              <w:pStyle w:val="AR6Table"/>
              <w:rPr>
                <w:lang w:val="en-GB"/>
              </w:rPr>
            </w:pPr>
            <w:r w:rsidRPr="001E7A27">
              <w:rPr>
                <w:lang w:val="en-GB"/>
              </w:rPr>
              <w:t>0.7 (0.4–1.3)</w:t>
            </w:r>
          </w:p>
        </w:tc>
        <w:tc>
          <w:tcPr>
            <w:tcW w:w="1293" w:type="dxa"/>
            <w:tcBorders>
              <w:left w:val="single" w:sz="4" w:space="0" w:color="auto"/>
              <w:right w:val="single" w:sz="4" w:space="0" w:color="auto"/>
            </w:tcBorders>
          </w:tcPr>
          <w:p w14:paraId="2E6528CB" w14:textId="77777777" w:rsidR="00967A55" w:rsidRPr="001E7A27" w:rsidRDefault="00967A55" w:rsidP="005C7F25">
            <w:pPr>
              <w:pStyle w:val="AR6Table"/>
              <w:rPr>
                <w:rFonts w:asciiTheme="majorHAnsi" w:eastAsiaTheme="majorEastAsia" w:hAnsiTheme="majorHAnsi" w:cstheme="majorBidi"/>
                <w:i/>
                <w:iCs/>
                <w:color w:val="1F4D78" w:themeColor="accent1" w:themeShade="7F"/>
                <w:lang w:val="en-GB" w:eastAsia="de-DE"/>
              </w:rPr>
            </w:pPr>
            <w:r w:rsidRPr="001E7A27">
              <w:rPr>
                <w:lang w:val="en-GB"/>
              </w:rPr>
              <w:t>0.8 (0.4–1.4)</w:t>
            </w:r>
          </w:p>
        </w:tc>
        <w:tc>
          <w:tcPr>
            <w:tcW w:w="1242" w:type="dxa"/>
            <w:tcBorders>
              <w:left w:val="single" w:sz="4" w:space="0" w:color="auto"/>
            </w:tcBorders>
          </w:tcPr>
          <w:p w14:paraId="79DAD201" w14:textId="77777777" w:rsidR="00967A55" w:rsidRPr="001E7A27" w:rsidRDefault="00967A55" w:rsidP="005C7F25">
            <w:pPr>
              <w:pStyle w:val="AR6Table"/>
              <w:rPr>
                <w:lang w:val="en-GB"/>
              </w:rPr>
            </w:pPr>
            <w:r w:rsidRPr="001E7A27">
              <w:rPr>
                <w:lang w:val="en-GB"/>
              </w:rPr>
              <w:t>0.4 (0.3–0.9)</w:t>
            </w:r>
          </w:p>
        </w:tc>
      </w:tr>
      <w:tr w:rsidR="00967A55" w:rsidRPr="001E7A27" w14:paraId="12AF93E5" w14:textId="77777777" w:rsidTr="00967A55">
        <w:trPr>
          <w:trHeight w:val="440"/>
        </w:trPr>
        <w:tc>
          <w:tcPr>
            <w:tcW w:w="1457" w:type="dxa"/>
            <w:tcBorders>
              <w:bottom w:val="single" w:sz="4" w:space="0" w:color="auto"/>
            </w:tcBorders>
          </w:tcPr>
          <w:p w14:paraId="478C1D45" w14:textId="77777777" w:rsidR="00967A55" w:rsidRPr="001E7A27" w:rsidRDefault="00967A55" w:rsidP="005C7F25">
            <w:pPr>
              <w:pStyle w:val="AR6Table"/>
              <w:widowControl/>
              <w:rPr>
                <w:lang w:val="en-GB"/>
              </w:rPr>
            </w:pPr>
          </w:p>
        </w:tc>
        <w:tc>
          <w:tcPr>
            <w:tcW w:w="2705" w:type="dxa"/>
            <w:gridSpan w:val="2"/>
            <w:tcBorders>
              <w:bottom w:val="single" w:sz="4" w:space="0" w:color="auto"/>
              <w:right w:val="single" w:sz="4" w:space="0" w:color="auto"/>
            </w:tcBorders>
          </w:tcPr>
          <w:p w14:paraId="654BCB5D" w14:textId="77777777" w:rsidR="00967A55" w:rsidRPr="001E7A27" w:rsidRDefault="00967A55" w:rsidP="005C7F25">
            <w:pPr>
              <w:pStyle w:val="AR6Table"/>
              <w:rPr>
                <w:lang w:val="en-GB"/>
              </w:rPr>
            </w:pPr>
            <w:r w:rsidRPr="001E7A27">
              <w:rPr>
                <w:lang w:val="en-GB"/>
              </w:rPr>
              <w:t>Other indirect effects from CO</w:t>
            </w:r>
            <w:r w:rsidRPr="001E7A27">
              <w:rPr>
                <w:vertAlign w:val="subscript"/>
                <w:lang w:val="en-GB"/>
              </w:rPr>
              <w:t>2</w:t>
            </w:r>
            <w:r w:rsidRPr="001E7A27">
              <w:rPr>
                <w:lang w:val="en-GB"/>
              </w:rPr>
              <w:t>, climate and land-use change</w:t>
            </w:r>
          </w:p>
        </w:tc>
        <w:tc>
          <w:tcPr>
            <w:tcW w:w="1287" w:type="dxa"/>
            <w:tcBorders>
              <w:bottom w:val="single" w:sz="4" w:space="0" w:color="auto"/>
              <w:right w:val="single" w:sz="4" w:space="0" w:color="auto"/>
            </w:tcBorders>
          </w:tcPr>
          <w:p w14:paraId="27C58CD2" w14:textId="77777777" w:rsidR="00967A55" w:rsidRPr="001E7A27" w:rsidRDefault="00967A55" w:rsidP="005C7F25">
            <w:pPr>
              <w:pStyle w:val="AR6Table"/>
              <w:keepNext/>
              <w:keepLines/>
              <w:widowControl/>
              <w:outlineLvl w:val="6"/>
              <w:rPr>
                <w:lang w:val="en-GB"/>
              </w:rPr>
            </w:pPr>
            <w:r w:rsidRPr="001E7A27">
              <w:rPr>
                <w:lang w:val="en-GB"/>
              </w:rPr>
              <w:t>0.1 (-0.4–0.7)</w:t>
            </w:r>
          </w:p>
        </w:tc>
        <w:tc>
          <w:tcPr>
            <w:tcW w:w="1310" w:type="dxa"/>
            <w:tcBorders>
              <w:left w:val="single" w:sz="4" w:space="0" w:color="auto"/>
              <w:bottom w:val="single" w:sz="4" w:space="0" w:color="auto"/>
              <w:right w:val="single" w:sz="4" w:space="0" w:color="auto"/>
            </w:tcBorders>
          </w:tcPr>
          <w:p w14:paraId="60B82C8E" w14:textId="77777777" w:rsidR="00967A55" w:rsidRPr="001E7A27" w:rsidRDefault="00967A55" w:rsidP="005C7F25">
            <w:pPr>
              <w:pStyle w:val="AR6Table"/>
              <w:jc w:val="both"/>
              <w:rPr>
                <w:lang w:val="en-GB"/>
              </w:rPr>
            </w:pPr>
            <w:r w:rsidRPr="001E7A27">
              <w:rPr>
                <w:lang w:val="en-GB"/>
              </w:rPr>
              <w:t>0.1 (-0.5–0.7)</w:t>
            </w:r>
          </w:p>
        </w:tc>
        <w:tc>
          <w:tcPr>
            <w:tcW w:w="1408" w:type="dxa"/>
            <w:tcBorders>
              <w:left w:val="single" w:sz="4" w:space="0" w:color="auto"/>
              <w:bottom w:val="single" w:sz="4" w:space="0" w:color="auto"/>
              <w:right w:val="single" w:sz="4" w:space="0" w:color="auto"/>
            </w:tcBorders>
          </w:tcPr>
          <w:p w14:paraId="14921C61" w14:textId="77777777" w:rsidR="00967A55" w:rsidRPr="001E7A27" w:rsidRDefault="00967A55" w:rsidP="005C7F25">
            <w:pPr>
              <w:pStyle w:val="AR6Table"/>
              <w:rPr>
                <w:lang w:val="en-GB"/>
              </w:rPr>
            </w:pPr>
            <w:r w:rsidRPr="001E7A27">
              <w:rPr>
                <w:lang w:val="en-GB"/>
              </w:rPr>
              <w:t>0.2 (-0.4–0.9)</w:t>
            </w:r>
          </w:p>
        </w:tc>
        <w:tc>
          <w:tcPr>
            <w:tcW w:w="1293" w:type="dxa"/>
            <w:tcBorders>
              <w:left w:val="single" w:sz="4" w:space="0" w:color="auto"/>
              <w:bottom w:val="single" w:sz="4" w:space="0" w:color="auto"/>
              <w:right w:val="single" w:sz="4" w:space="0" w:color="auto"/>
            </w:tcBorders>
          </w:tcPr>
          <w:p w14:paraId="44577215" w14:textId="77777777" w:rsidR="00967A55" w:rsidRPr="001E7A27" w:rsidRDefault="00967A55" w:rsidP="005C7F25">
            <w:pPr>
              <w:pStyle w:val="AR6Table"/>
              <w:rPr>
                <w:lang w:val="en-GB"/>
              </w:rPr>
            </w:pPr>
            <w:r w:rsidRPr="001E7A27">
              <w:rPr>
                <w:lang w:val="en-GB"/>
              </w:rPr>
              <w:t>0.2 (-0.6–1.1)</w:t>
            </w:r>
          </w:p>
        </w:tc>
        <w:tc>
          <w:tcPr>
            <w:tcW w:w="1242" w:type="dxa"/>
            <w:tcBorders>
              <w:left w:val="single" w:sz="4" w:space="0" w:color="auto"/>
              <w:bottom w:val="single" w:sz="4" w:space="0" w:color="auto"/>
            </w:tcBorders>
          </w:tcPr>
          <w:p w14:paraId="69C055FC" w14:textId="77777777" w:rsidR="00967A55" w:rsidRPr="001E7A27" w:rsidRDefault="00967A55" w:rsidP="005C7F25">
            <w:pPr>
              <w:pStyle w:val="AR6Table"/>
              <w:widowControl/>
              <w:rPr>
                <w:lang w:val="en-GB"/>
              </w:rPr>
            </w:pPr>
          </w:p>
        </w:tc>
      </w:tr>
      <w:tr w:rsidR="00967A55" w:rsidRPr="001E7A27" w14:paraId="053E4009" w14:textId="77777777" w:rsidTr="00967A55">
        <w:trPr>
          <w:trHeight w:val="220"/>
        </w:trPr>
        <w:tc>
          <w:tcPr>
            <w:tcW w:w="1457" w:type="dxa"/>
            <w:tcBorders>
              <w:bottom w:val="single" w:sz="4" w:space="0" w:color="auto"/>
            </w:tcBorders>
          </w:tcPr>
          <w:p w14:paraId="74C96884" w14:textId="77777777" w:rsidR="00967A55" w:rsidRPr="001E7A27" w:rsidRDefault="00967A55" w:rsidP="005C7F25">
            <w:pPr>
              <w:pStyle w:val="AR6Table"/>
              <w:rPr>
                <w:lang w:val="en-GB"/>
              </w:rPr>
            </w:pPr>
          </w:p>
        </w:tc>
        <w:tc>
          <w:tcPr>
            <w:tcW w:w="2705" w:type="dxa"/>
            <w:gridSpan w:val="2"/>
            <w:tcBorders>
              <w:bottom w:val="single" w:sz="4" w:space="0" w:color="auto"/>
              <w:right w:val="single" w:sz="4" w:space="0" w:color="auto"/>
            </w:tcBorders>
          </w:tcPr>
          <w:p w14:paraId="6DBB9639" w14:textId="74732CD6" w:rsidR="00967A55" w:rsidRPr="001E7A27" w:rsidRDefault="00967A55" w:rsidP="005C7F25">
            <w:pPr>
              <w:pStyle w:val="AR6Table"/>
              <w:rPr>
                <w:b/>
                <w:lang w:val="en-GB"/>
              </w:rPr>
            </w:pPr>
            <w:r w:rsidRPr="001E7A27">
              <w:rPr>
                <w:b/>
                <w:lang w:val="en-GB"/>
              </w:rPr>
              <w:t xml:space="preserve">Total </w:t>
            </w:r>
            <w:ins w:id="2639" w:author="Soapbox" w:date="2021-07-17T09:33:00Z">
              <w:r w:rsidR="00C41840" w:rsidRPr="001E7A27">
                <w:rPr>
                  <w:b/>
                  <w:lang w:val="en-GB"/>
                </w:rPr>
                <w:t>a</w:t>
              </w:r>
            </w:ins>
            <w:del w:id="2640" w:author="Soapbox" w:date="2021-07-17T09:33:00Z">
              <w:r w:rsidRPr="001E7A27" w:rsidDel="00C41840">
                <w:rPr>
                  <w:b/>
                  <w:lang w:val="en-GB"/>
                </w:rPr>
                <w:delText>A</w:delText>
              </w:r>
            </w:del>
            <w:r w:rsidRPr="001E7A27">
              <w:rPr>
                <w:b/>
                <w:lang w:val="en-GB"/>
              </w:rPr>
              <w:t>nthropogenic</w:t>
            </w:r>
          </w:p>
        </w:tc>
        <w:tc>
          <w:tcPr>
            <w:tcW w:w="1287" w:type="dxa"/>
            <w:tcBorders>
              <w:bottom w:val="single" w:sz="4" w:space="0" w:color="auto"/>
              <w:right w:val="single" w:sz="4" w:space="0" w:color="auto"/>
            </w:tcBorders>
          </w:tcPr>
          <w:p w14:paraId="507EF5BA" w14:textId="77777777" w:rsidR="00967A55" w:rsidRPr="001E7A27" w:rsidRDefault="00967A55" w:rsidP="005C7F25">
            <w:pPr>
              <w:pStyle w:val="AR6Table"/>
              <w:rPr>
                <w:b/>
                <w:lang w:val="en-GB"/>
              </w:rPr>
            </w:pPr>
            <w:r w:rsidRPr="001E7A27">
              <w:rPr>
                <w:b/>
                <w:lang w:val="en-GB"/>
              </w:rPr>
              <w:t>5.6 (3.6</w:t>
            </w:r>
            <w:r w:rsidRPr="001E7A27">
              <w:rPr>
                <w:lang w:val="en-GB"/>
              </w:rPr>
              <w:t>–</w:t>
            </w:r>
            <w:r w:rsidRPr="001E7A27">
              <w:rPr>
                <w:b/>
                <w:lang w:val="en-GB"/>
              </w:rPr>
              <w:t>8.7)</w:t>
            </w:r>
          </w:p>
        </w:tc>
        <w:tc>
          <w:tcPr>
            <w:tcW w:w="1310" w:type="dxa"/>
            <w:tcBorders>
              <w:left w:val="single" w:sz="4" w:space="0" w:color="auto"/>
              <w:bottom w:val="single" w:sz="4" w:space="0" w:color="auto"/>
              <w:right w:val="single" w:sz="4" w:space="0" w:color="auto"/>
            </w:tcBorders>
          </w:tcPr>
          <w:p w14:paraId="31A5C580" w14:textId="77777777" w:rsidR="00967A55" w:rsidRPr="001E7A27" w:rsidRDefault="00967A55" w:rsidP="005C7F25">
            <w:pPr>
              <w:pStyle w:val="AR6BodyText"/>
              <w:rPr>
                <w:b/>
                <w:bCs/>
                <w:lang w:val="en-GB"/>
              </w:rPr>
            </w:pPr>
            <w:bookmarkStart w:id="2641" w:name="_Toc30002682"/>
            <w:r w:rsidRPr="001E7A27">
              <w:rPr>
                <w:b/>
                <w:bCs/>
                <w:lang w:val="en-GB"/>
              </w:rPr>
              <w:t>6.2</w:t>
            </w:r>
            <w:r w:rsidRPr="001E7A27">
              <w:rPr>
                <w:b/>
                <w:bCs/>
                <w:sz w:val="20"/>
                <w:szCs w:val="20"/>
                <w:lang w:val="en-GB"/>
              </w:rPr>
              <w:t xml:space="preserve"> </w:t>
            </w:r>
            <w:r w:rsidRPr="001E7A27">
              <w:rPr>
                <w:b/>
                <w:bCs/>
                <w:lang w:val="en-GB"/>
              </w:rPr>
              <w:t>(3.9–9.6)</w:t>
            </w:r>
            <w:bookmarkEnd w:id="2641"/>
          </w:p>
        </w:tc>
        <w:tc>
          <w:tcPr>
            <w:tcW w:w="1408" w:type="dxa"/>
            <w:tcBorders>
              <w:left w:val="single" w:sz="4" w:space="0" w:color="auto"/>
              <w:bottom w:val="single" w:sz="4" w:space="0" w:color="auto"/>
              <w:right w:val="single" w:sz="4" w:space="0" w:color="auto"/>
            </w:tcBorders>
          </w:tcPr>
          <w:p w14:paraId="3F968CAD" w14:textId="77777777" w:rsidR="00967A55" w:rsidRPr="001E7A27" w:rsidRDefault="00967A55" w:rsidP="005C7F25">
            <w:pPr>
              <w:pStyle w:val="AR6Table"/>
              <w:rPr>
                <w:b/>
                <w:lang w:val="en-GB"/>
              </w:rPr>
            </w:pPr>
            <w:r w:rsidRPr="001E7A27">
              <w:rPr>
                <w:b/>
                <w:lang w:val="en-GB"/>
              </w:rPr>
              <w:t>6.7 (4.1</w:t>
            </w:r>
            <w:r w:rsidRPr="001E7A27">
              <w:rPr>
                <w:lang w:val="en-GB"/>
              </w:rPr>
              <w:t>–</w:t>
            </w:r>
            <w:r w:rsidRPr="001E7A27">
              <w:rPr>
                <w:b/>
                <w:lang w:val="en-GB"/>
              </w:rPr>
              <w:t>10.3)</w:t>
            </w:r>
          </w:p>
        </w:tc>
        <w:tc>
          <w:tcPr>
            <w:tcW w:w="1293" w:type="dxa"/>
            <w:tcBorders>
              <w:left w:val="single" w:sz="4" w:space="0" w:color="auto"/>
              <w:bottom w:val="single" w:sz="4" w:space="0" w:color="auto"/>
              <w:right w:val="single" w:sz="4" w:space="0" w:color="auto"/>
            </w:tcBorders>
          </w:tcPr>
          <w:p w14:paraId="0D9FA623" w14:textId="77777777" w:rsidR="00967A55" w:rsidRPr="001E7A27" w:rsidRDefault="00967A55" w:rsidP="005C7F25">
            <w:pPr>
              <w:pStyle w:val="AR6Table"/>
              <w:rPr>
                <w:b/>
                <w:lang w:val="en-GB"/>
              </w:rPr>
            </w:pPr>
            <w:r w:rsidRPr="001E7A27">
              <w:rPr>
                <w:b/>
                <w:lang w:val="en-GB"/>
              </w:rPr>
              <w:t>7.3 (4.2–11.4)</w:t>
            </w:r>
          </w:p>
        </w:tc>
        <w:tc>
          <w:tcPr>
            <w:tcW w:w="1242" w:type="dxa"/>
            <w:tcBorders>
              <w:left w:val="single" w:sz="4" w:space="0" w:color="auto"/>
              <w:bottom w:val="single" w:sz="4" w:space="0" w:color="auto"/>
            </w:tcBorders>
          </w:tcPr>
          <w:p w14:paraId="40B545A9" w14:textId="77777777" w:rsidR="00967A55" w:rsidRPr="001E7A27" w:rsidRDefault="00967A55" w:rsidP="005C7F25">
            <w:pPr>
              <w:pStyle w:val="AR6Table"/>
              <w:rPr>
                <w:b/>
                <w:lang w:val="en-GB"/>
              </w:rPr>
            </w:pPr>
            <w:r w:rsidRPr="001E7A27">
              <w:rPr>
                <w:b/>
                <w:lang w:val="en-GB"/>
              </w:rPr>
              <w:t>6.3 (2.6–9.2)</w:t>
            </w:r>
          </w:p>
        </w:tc>
      </w:tr>
      <w:tr w:rsidR="00967A55" w:rsidRPr="001E7A27" w14:paraId="2EFE6C60" w14:textId="77777777" w:rsidTr="00967A55">
        <w:trPr>
          <w:trHeight w:val="234"/>
        </w:trPr>
        <w:tc>
          <w:tcPr>
            <w:tcW w:w="4162" w:type="dxa"/>
            <w:gridSpan w:val="3"/>
            <w:tcBorders>
              <w:top w:val="single" w:sz="4" w:space="0" w:color="auto"/>
              <w:right w:val="single" w:sz="4" w:space="0" w:color="auto"/>
            </w:tcBorders>
          </w:tcPr>
          <w:p w14:paraId="402B525D" w14:textId="59CE66AC" w:rsidR="00967A55" w:rsidRPr="001E7A27" w:rsidRDefault="00967A55" w:rsidP="005C7F25">
            <w:pPr>
              <w:pStyle w:val="AR6Table"/>
              <w:rPr>
                <w:lang w:val="en-GB"/>
              </w:rPr>
            </w:pPr>
            <w:r w:rsidRPr="001E7A27">
              <w:rPr>
                <w:b/>
                <w:lang w:val="en-GB"/>
              </w:rPr>
              <w:t xml:space="preserve">Natural </w:t>
            </w:r>
            <w:ins w:id="2642" w:author="Soapbox" w:date="2021-07-17T09:33:00Z">
              <w:r w:rsidR="00C41840" w:rsidRPr="001E7A27">
                <w:rPr>
                  <w:b/>
                  <w:lang w:val="en-GB"/>
                </w:rPr>
                <w:t>s</w:t>
              </w:r>
            </w:ins>
            <w:del w:id="2643" w:author="Soapbox" w:date="2021-07-17T09:33:00Z">
              <w:r w:rsidRPr="001E7A27" w:rsidDel="00C41840">
                <w:rPr>
                  <w:b/>
                  <w:lang w:val="en-GB"/>
                </w:rPr>
                <w:delText>S</w:delText>
              </w:r>
            </w:del>
            <w:r w:rsidRPr="001E7A27">
              <w:rPr>
                <w:b/>
                <w:lang w:val="en-GB"/>
              </w:rPr>
              <w:t xml:space="preserve">ources and </w:t>
            </w:r>
            <w:ins w:id="2644" w:author="Soapbox" w:date="2021-07-17T09:33:00Z">
              <w:r w:rsidR="00C41840" w:rsidRPr="001E7A27">
                <w:rPr>
                  <w:b/>
                  <w:lang w:val="en-GB"/>
                </w:rPr>
                <w:t>s</w:t>
              </w:r>
            </w:ins>
            <w:del w:id="2645" w:author="Soapbox" w:date="2021-07-17T09:33:00Z">
              <w:r w:rsidRPr="001E7A27" w:rsidDel="00C41840">
                <w:rPr>
                  <w:b/>
                  <w:lang w:val="en-GB"/>
                </w:rPr>
                <w:delText>S</w:delText>
              </w:r>
            </w:del>
            <w:r w:rsidRPr="001E7A27">
              <w:rPr>
                <w:b/>
                <w:lang w:val="en-GB"/>
              </w:rPr>
              <w:t>inks</w:t>
            </w:r>
          </w:p>
        </w:tc>
        <w:tc>
          <w:tcPr>
            <w:tcW w:w="1287" w:type="dxa"/>
            <w:tcBorders>
              <w:top w:val="single" w:sz="4" w:space="0" w:color="auto"/>
              <w:right w:val="single" w:sz="4" w:space="0" w:color="auto"/>
            </w:tcBorders>
          </w:tcPr>
          <w:p w14:paraId="5903A35C" w14:textId="77777777" w:rsidR="00967A55" w:rsidRPr="001E7A27" w:rsidRDefault="00967A55" w:rsidP="005C7F25">
            <w:pPr>
              <w:pStyle w:val="AR6Table"/>
              <w:rPr>
                <w:lang w:val="en-GB"/>
              </w:rPr>
            </w:pPr>
          </w:p>
        </w:tc>
        <w:tc>
          <w:tcPr>
            <w:tcW w:w="1310" w:type="dxa"/>
            <w:tcBorders>
              <w:top w:val="single" w:sz="4" w:space="0" w:color="auto"/>
              <w:left w:val="single" w:sz="4" w:space="0" w:color="auto"/>
              <w:right w:val="single" w:sz="4" w:space="0" w:color="auto"/>
            </w:tcBorders>
          </w:tcPr>
          <w:p w14:paraId="7B9ED7A3" w14:textId="77777777" w:rsidR="00967A55" w:rsidRPr="001E7A27" w:rsidRDefault="00967A55" w:rsidP="005C7F25">
            <w:pPr>
              <w:pStyle w:val="AR6Table"/>
              <w:jc w:val="both"/>
              <w:rPr>
                <w:rFonts w:asciiTheme="minorHAnsi" w:hAnsiTheme="minorHAnsi"/>
                <w:lang w:val="en-GB" w:eastAsia="de-DE"/>
              </w:rPr>
            </w:pPr>
          </w:p>
        </w:tc>
        <w:tc>
          <w:tcPr>
            <w:tcW w:w="1408" w:type="dxa"/>
            <w:tcBorders>
              <w:top w:val="single" w:sz="4" w:space="0" w:color="auto"/>
              <w:left w:val="single" w:sz="4" w:space="0" w:color="auto"/>
              <w:right w:val="single" w:sz="4" w:space="0" w:color="auto"/>
            </w:tcBorders>
          </w:tcPr>
          <w:p w14:paraId="17C3728A" w14:textId="77777777" w:rsidR="00967A55" w:rsidRPr="001E7A27" w:rsidRDefault="00967A55" w:rsidP="005C7F25">
            <w:pPr>
              <w:pStyle w:val="AR6Table"/>
              <w:rPr>
                <w:lang w:val="en-GB"/>
              </w:rPr>
            </w:pPr>
          </w:p>
        </w:tc>
        <w:tc>
          <w:tcPr>
            <w:tcW w:w="1293" w:type="dxa"/>
            <w:tcBorders>
              <w:top w:val="single" w:sz="4" w:space="0" w:color="auto"/>
              <w:left w:val="single" w:sz="4" w:space="0" w:color="auto"/>
              <w:right w:val="single" w:sz="4" w:space="0" w:color="auto"/>
            </w:tcBorders>
          </w:tcPr>
          <w:p w14:paraId="400DE862" w14:textId="77777777" w:rsidR="00967A55" w:rsidRPr="001E7A27" w:rsidRDefault="00967A55" w:rsidP="005C7F25">
            <w:pPr>
              <w:pStyle w:val="AR6Table"/>
              <w:rPr>
                <w:lang w:val="en-GB"/>
              </w:rPr>
            </w:pPr>
          </w:p>
        </w:tc>
        <w:tc>
          <w:tcPr>
            <w:tcW w:w="1242" w:type="dxa"/>
            <w:tcBorders>
              <w:top w:val="single" w:sz="4" w:space="0" w:color="auto"/>
              <w:left w:val="single" w:sz="4" w:space="0" w:color="auto"/>
            </w:tcBorders>
          </w:tcPr>
          <w:p w14:paraId="7098BFAE" w14:textId="77777777" w:rsidR="00967A55" w:rsidRPr="001E7A27" w:rsidRDefault="00967A55" w:rsidP="005C7F25">
            <w:pPr>
              <w:pStyle w:val="AR6Table"/>
              <w:rPr>
                <w:lang w:val="en-GB"/>
              </w:rPr>
            </w:pPr>
          </w:p>
        </w:tc>
      </w:tr>
      <w:tr w:rsidR="00967A55" w:rsidRPr="001E7A27" w14:paraId="3B46111A" w14:textId="77777777" w:rsidTr="00967A55">
        <w:trPr>
          <w:trHeight w:val="440"/>
        </w:trPr>
        <w:tc>
          <w:tcPr>
            <w:tcW w:w="1457" w:type="dxa"/>
          </w:tcPr>
          <w:p w14:paraId="71906395" w14:textId="77777777" w:rsidR="00967A55" w:rsidRPr="001E7A27" w:rsidRDefault="00967A55" w:rsidP="005C7F25">
            <w:pPr>
              <w:pStyle w:val="AR6Table"/>
              <w:rPr>
                <w:lang w:val="en-GB"/>
              </w:rPr>
            </w:pPr>
          </w:p>
        </w:tc>
        <w:tc>
          <w:tcPr>
            <w:tcW w:w="2705" w:type="dxa"/>
            <w:gridSpan w:val="2"/>
            <w:tcBorders>
              <w:right w:val="single" w:sz="4" w:space="0" w:color="auto"/>
            </w:tcBorders>
          </w:tcPr>
          <w:p w14:paraId="4B493A9F" w14:textId="77777777" w:rsidR="00967A55" w:rsidRPr="001E7A27" w:rsidRDefault="00967A55" w:rsidP="005C7F25">
            <w:pPr>
              <w:pStyle w:val="AR6Table"/>
              <w:rPr>
                <w:lang w:val="en-GB"/>
              </w:rPr>
            </w:pPr>
            <w:r w:rsidRPr="001E7A27">
              <w:rPr>
                <w:lang w:val="en-GB"/>
              </w:rPr>
              <w:t>Rivers, estuaries, and coastal zones</w:t>
            </w:r>
          </w:p>
        </w:tc>
        <w:tc>
          <w:tcPr>
            <w:tcW w:w="1287" w:type="dxa"/>
            <w:tcBorders>
              <w:right w:val="single" w:sz="4" w:space="0" w:color="auto"/>
            </w:tcBorders>
          </w:tcPr>
          <w:p w14:paraId="535ACA64" w14:textId="77777777" w:rsidR="00967A55" w:rsidRPr="001E7A27" w:rsidRDefault="00967A55" w:rsidP="005C7F25">
            <w:pPr>
              <w:pStyle w:val="AR6Table"/>
              <w:rPr>
                <w:lang w:val="en-GB"/>
              </w:rPr>
            </w:pPr>
            <w:r w:rsidRPr="001E7A27">
              <w:rPr>
                <w:lang w:val="en-GB"/>
              </w:rPr>
              <w:t>0.3 (0.3–0.4)</w:t>
            </w:r>
          </w:p>
        </w:tc>
        <w:tc>
          <w:tcPr>
            <w:tcW w:w="1310" w:type="dxa"/>
            <w:tcBorders>
              <w:left w:val="single" w:sz="4" w:space="0" w:color="auto"/>
              <w:right w:val="single" w:sz="4" w:space="0" w:color="auto"/>
            </w:tcBorders>
          </w:tcPr>
          <w:p w14:paraId="5D1335FE" w14:textId="77777777" w:rsidR="00967A55" w:rsidRPr="001E7A27" w:rsidRDefault="00967A55" w:rsidP="005C7F25">
            <w:pPr>
              <w:pStyle w:val="AR6Table"/>
              <w:jc w:val="both"/>
              <w:rPr>
                <w:lang w:val="en-GB"/>
              </w:rPr>
            </w:pPr>
            <w:r w:rsidRPr="001E7A27">
              <w:rPr>
                <w:lang w:val="en-GB"/>
              </w:rPr>
              <w:t>0.3 (0.3–0.4)</w:t>
            </w:r>
          </w:p>
        </w:tc>
        <w:tc>
          <w:tcPr>
            <w:tcW w:w="1408" w:type="dxa"/>
            <w:tcBorders>
              <w:left w:val="single" w:sz="4" w:space="0" w:color="auto"/>
              <w:right w:val="single" w:sz="4" w:space="0" w:color="auto"/>
            </w:tcBorders>
          </w:tcPr>
          <w:p w14:paraId="450B3F0B" w14:textId="77777777" w:rsidR="00967A55" w:rsidRPr="001E7A27" w:rsidRDefault="00967A55" w:rsidP="005C7F25">
            <w:pPr>
              <w:pStyle w:val="AR6Table"/>
              <w:rPr>
                <w:lang w:val="en-GB"/>
              </w:rPr>
            </w:pPr>
            <w:r w:rsidRPr="001E7A27">
              <w:rPr>
                <w:lang w:val="en-GB"/>
              </w:rPr>
              <w:t>0.3 (0.3–0.4)</w:t>
            </w:r>
          </w:p>
        </w:tc>
        <w:tc>
          <w:tcPr>
            <w:tcW w:w="1293" w:type="dxa"/>
            <w:tcBorders>
              <w:left w:val="single" w:sz="4" w:space="0" w:color="auto"/>
              <w:right w:val="single" w:sz="4" w:space="0" w:color="auto"/>
            </w:tcBorders>
          </w:tcPr>
          <w:p w14:paraId="5B7E66CE" w14:textId="77777777" w:rsidR="00967A55" w:rsidRPr="001E7A27" w:rsidRDefault="00967A55" w:rsidP="005C7F25">
            <w:pPr>
              <w:pStyle w:val="AR6Table"/>
              <w:rPr>
                <w:lang w:val="en-GB"/>
              </w:rPr>
            </w:pPr>
            <w:r w:rsidRPr="001E7A27">
              <w:rPr>
                <w:lang w:val="en-GB"/>
              </w:rPr>
              <w:t>0.3 (0.3–0.4)</w:t>
            </w:r>
          </w:p>
        </w:tc>
        <w:tc>
          <w:tcPr>
            <w:tcW w:w="1242" w:type="dxa"/>
            <w:tcBorders>
              <w:left w:val="single" w:sz="4" w:space="0" w:color="auto"/>
            </w:tcBorders>
          </w:tcPr>
          <w:p w14:paraId="1B3AD690" w14:textId="77777777" w:rsidR="00967A55" w:rsidRPr="001E7A27" w:rsidRDefault="00967A55" w:rsidP="005C7F25">
            <w:pPr>
              <w:pStyle w:val="AR6Table"/>
              <w:rPr>
                <w:lang w:val="en-GB"/>
              </w:rPr>
            </w:pPr>
            <w:r w:rsidRPr="001E7A27">
              <w:rPr>
                <w:lang w:val="en-GB"/>
              </w:rPr>
              <w:t>0.6 (0.1–2.9)</w:t>
            </w:r>
          </w:p>
        </w:tc>
      </w:tr>
      <w:tr w:rsidR="00967A55" w:rsidRPr="001E7A27" w14:paraId="21FC6403" w14:textId="77777777" w:rsidTr="00967A55">
        <w:trPr>
          <w:trHeight w:val="220"/>
        </w:trPr>
        <w:tc>
          <w:tcPr>
            <w:tcW w:w="1457" w:type="dxa"/>
          </w:tcPr>
          <w:p w14:paraId="0A0AF488" w14:textId="77777777" w:rsidR="00967A55" w:rsidRPr="001E7A27" w:rsidRDefault="00967A55" w:rsidP="005C7F25">
            <w:pPr>
              <w:pStyle w:val="AR6Table"/>
              <w:rPr>
                <w:lang w:val="en-GB"/>
              </w:rPr>
            </w:pPr>
          </w:p>
        </w:tc>
        <w:tc>
          <w:tcPr>
            <w:tcW w:w="2705" w:type="dxa"/>
            <w:gridSpan w:val="2"/>
            <w:tcBorders>
              <w:right w:val="single" w:sz="4" w:space="0" w:color="auto"/>
            </w:tcBorders>
          </w:tcPr>
          <w:p w14:paraId="6153AFF7" w14:textId="77777777" w:rsidR="00967A55" w:rsidRPr="001E7A27" w:rsidRDefault="00967A55" w:rsidP="005C7F25">
            <w:pPr>
              <w:pStyle w:val="AR6Table"/>
              <w:rPr>
                <w:lang w:val="en-GB"/>
              </w:rPr>
            </w:pPr>
            <w:r w:rsidRPr="001E7A27">
              <w:rPr>
                <w:lang w:val="en-GB"/>
              </w:rPr>
              <w:t>Open oceans</w:t>
            </w:r>
          </w:p>
        </w:tc>
        <w:tc>
          <w:tcPr>
            <w:tcW w:w="1287" w:type="dxa"/>
            <w:tcBorders>
              <w:right w:val="single" w:sz="4" w:space="0" w:color="auto"/>
            </w:tcBorders>
          </w:tcPr>
          <w:p w14:paraId="62927729" w14:textId="77777777" w:rsidR="00967A55" w:rsidRPr="001E7A27" w:rsidRDefault="00967A55" w:rsidP="005C7F25">
            <w:pPr>
              <w:pStyle w:val="AR6Table"/>
              <w:rPr>
                <w:lang w:val="en-GB"/>
              </w:rPr>
            </w:pPr>
            <w:r w:rsidRPr="001E7A27">
              <w:rPr>
                <w:lang w:val="en-GB"/>
              </w:rPr>
              <w:t>3.6 (3.0–4.4)</w:t>
            </w:r>
          </w:p>
        </w:tc>
        <w:tc>
          <w:tcPr>
            <w:tcW w:w="1310" w:type="dxa"/>
            <w:tcBorders>
              <w:left w:val="single" w:sz="4" w:space="0" w:color="auto"/>
              <w:right w:val="single" w:sz="4" w:space="0" w:color="auto"/>
            </w:tcBorders>
          </w:tcPr>
          <w:p w14:paraId="27F25755" w14:textId="77777777" w:rsidR="00967A55" w:rsidRPr="001E7A27" w:rsidRDefault="00967A55" w:rsidP="005C7F25">
            <w:pPr>
              <w:pStyle w:val="AR6Table"/>
              <w:jc w:val="both"/>
              <w:rPr>
                <w:lang w:val="en-GB"/>
              </w:rPr>
            </w:pPr>
            <w:r w:rsidRPr="001E7A27">
              <w:rPr>
                <w:lang w:val="en-GB"/>
              </w:rPr>
              <w:t>3.5 (2.8–4.4)</w:t>
            </w:r>
          </w:p>
        </w:tc>
        <w:tc>
          <w:tcPr>
            <w:tcW w:w="1408" w:type="dxa"/>
            <w:tcBorders>
              <w:left w:val="single" w:sz="4" w:space="0" w:color="auto"/>
              <w:right w:val="single" w:sz="4" w:space="0" w:color="auto"/>
            </w:tcBorders>
          </w:tcPr>
          <w:p w14:paraId="170D1FE3" w14:textId="77777777" w:rsidR="00967A55" w:rsidRPr="001E7A27" w:rsidRDefault="00967A55" w:rsidP="005C7F25">
            <w:pPr>
              <w:pStyle w:val="AR6Table"/>
              <w:rPr>
                <w:lang w:val="en-GB"/>
              </w:rPr>
            </w:pPr>
            <w:r w:rsidRPr="001E7A27">
              <w:rPr>
                <w:lang w:val="en-GB"/>
              </w:rPr>
              <w:t>3.5 (2.7–4.3)</w:t>
            </w:r>
          </w:p>
        </w:tc>
        <w:tc>
          <w:tcPr>
            <w:tcW w:w="1293" w:type="dxa"/>
            <w:tcBorders>
              <w:left w:val="single" w:sz="4" w:space="0" w:color="auto"/>
              <w:right w:val="single" w:sz="4" w:space="0" w:color="auto"/>
            </w:tcBorders>
          </w:tcPr>
          <w:p w14:paraId="6D8D104B" w14:textId="77777777" w:rsidR="00967A55" w:rsidRPr="001E7A27" w:rsidRDefault="00967A55" w:rsidP="005C7F25">
            <w:pPr>
              <w:pStyle w:val="AR6Table"/>
              <w:rPr>
                <w:rFonts w:asciiTheme="majorHAnsi" w:eastAsiaTheme="majorEastAsia" w:hAnsiTheme="majorHAnsi" w:cstheme="majorBidi"/>
                <w:i/>
                <w:iCs/>
                <w:color w:val="1F4D78" w:themeColor="accent1" w:themeShade="7F"/>
                <w:lang w:val="en-GB" w:eastAsia="de-DE"/>
              </w:rPr>
            </w:pPr>
            <w:r w:rsidRPr="001E7A27">
              <w:rPr>
                <w:lang w:val="en-GB"/>
              </w:rPr>
              <w:t>3.4 (2.5–4.3)</w:t>
            </w:r>
          </w:p>
        </w:tc>
        <w:tc>
          <w:tcPr>
            <w:tcW w:w="1242" w:type="dxa"/>
            <w:tcBorders>
              <w:left w:val="single" w:sz="4" w:space="0" w:color="auto"/>
            </w:tcBorders>
          </w:tcPr>
          <w:p w14:paraId="57B6FC5D" w14:textId="77777777" w:rsidR="00967A55" w:rsidRPr="001E7A27" w:rsidRDefault="00967A55" w:rsidP="005C7F25">
            <w:pPr>
              <w:pStyle w:val="AR6Table"/>
              <w:rPr>
                <w:lang w:val="en-GB"/>
              </w:rPr>
            </w:pPr>
            <w:r w:rsidRPr="001E7A27">
              <w:rPr>
                <w:lang w:val="en-GB"/>
              </w:rPr>
              <w:t>3.8 (1.8–9.4)</w:t>
            </w:r>
          </w:p>
        </w:tc>
      </w:tr>
      <w:tr w:rsidR="00967A55" w:rsidRPr="001E7A27" w14:paraId="2047F73C" w14:textId="77777777" w:rsidTr="00967A55">
        <w:trPr>
          <w:trHeight w:val="220"/>
        </w:trPr>
        <w:tc>
          <w:tcPr>
            <w:tcW w:w="1457" w:type="dxa"/>
          </w:tcPr>
          <w:p w14:paraId="6A9593F7" w14:textId="77777777" w:rsidR="00967A55" w:rsidRPr="001E7A27" w:rsidRDefault="00967A55" w:rsidP="005C7F25">
            <w:pPr>
              <w:pStyle w:val="AR6Table"/>
              <w:rPr>
                <w:lang w:val="en-GB"/>
              </w:rPr>
            </w:pPr>
          </w:p>
        </w:tc>
        <w:tc>
          <w:tcPr>
            <w:tcW w:w="2705" w:type="dxa"/>
            <w:gridSpan w:val="2"/>
            <w:tcBorders>
              <w:right w:val="single" w:sz="4" w:space="0" w:color="auto"/>
            </w:tcBorders>
          </w:tcPr>
          <w:p w14:paraId="075A5283" w14:textId="77777777" w:rsidR="00967A55" w:rsidRPr="001E7A27" w:rsidRDefault="00967A55" w:rsidP="005C7F25">
            <w:pPr>
              <w:pStyle w:val="AR6Table"/>
              <w:rPr>
                <w:lang w:val="en-GB"/>
              </w:rPr>
            </w:pPr>
            <w:r w:rsidRPr="001E7A27">
              <w:rPr>
                <w:lang w:val="en-GB"/>
              </w:rPr>
              <w:t>Soils under natural vegetation</w:t>
            </w:r>
          </w:p>
        </w:tc>
        <w:tc>
          <w:tcPr>
            <w:tcW w:w="1287" w:type="dxa"/>
            <w:tcBorders>
              <w:right w:val="single" w:sz="4" w:space="0" w:color="auto"/>
            </w:tcBorders>
          </w:tcPr>
          <w:p w14:paraId="2F1C0EA8" w14:textId="77777777" w:rsidR="00967A55" w:rsidRPr="001E7A27" w:rsidRDefault="00967A55" w:rsidP="005C7F25">
            <w:pPr>
              <w:pStyle w:val="AR6Table"/>
              <w:rPr>
                <w:lang w:val="en-GB"/>
              </w:rPr>
            </w:pPr>
            <w:r w:rsidRPr="001E7A27">
              <w:rPr>
                <w:lang w:val="en-GB"/>
              </w:rPr>
              <w:t>5.6 (4.9–6.6)</w:t>
            </w:r>
          </w:p>
        </w:tc>
        <w:tc>
          <w:tcPr>
            <w:tcW w:w="1310" w:type="dxa"/>
            <w:tcBorders>
              <w:left w:val="single" w:sz="4" w:space="0" w:color="auto"/>
              <w:right w:val="single" w:sz="4" w:space="0" w:color="auto"/>
            </w:tcBorders>
          </w:tcPr>
          <w:p w14:paraId="626B1D2B" w14:textId="77777777" w:rsidR="00967A55" w:rsidRPr="001E7A27" w:rsidRDefault="00967A55" w:rsidP="005C7F25">
            <w:pPr>
              <w:pStyle w:val="AR6Table"/>
              <w:jc w:val="both"/>
              <w:rPr>
                <w:lang w:val="en-GB"/>
              </w:rPr>
            </w:pPr>
            <w:r w:rsidRPr="001E7A27">
              <w:rPr>
                <w:lang w:val="en-GB"/>
              </w:rPr>
              <w:t>5.6 (4.9–6.5)</w:t>
            </w:r>
          </w:p>
        </w:tc>
        <w:tc>
          <w:tcPr>
            <w:tcW w:w="1408" w:type="dxa"/>
            <w:tcBorders>
              <w:left w:val="single" w:sz="4" w:space="0" w:color="auto"/>
              <w:right w:val="single" w:sz="4" w:space="0" w:color="auto"/>
            </w:tcBorders>
          </w:tcPr>
          <w:p w14:paraId="424AE82B" w14:textId="77777777" w:rsidR="00967A55" w:rsidRPr="001E7A27" w:rsidRDefault="00967A55" w:rsidP="005C7F25">
            <w:pPr>
              <w:pStyle w:val="AR6Table"/>
              <w:rPr>
                <w:lang w:val="en-GB"/>
              </w:rPr>
            </w:pPr>
            <w:r w:rsidRPr="001E7A27">
              <w:rPr>
                <w:lang w:val="en-GB"/>
              </w:rPr>
              <w:t>5.6 (5.0–6.5)</w:t>
            </w:r>
          </w:p>
        </w:tc>
        <w:tc>
          <w:tcPr>
            <w:tcW w:w="1293" w:type="dxa"/>
            <w:tcBorders>
              <w:left w:val="single" w:sz="4" w:space="0" w:color="auto"/>
              <w:right w:val="single" w:sz="4" w:space="0" w:color="auto"/>
            </w:tcBorders>
          </w:tcPr>
          <w:p w14:paraId="4EB98287" w14:textId="77777777" w:rsidR="00967A55" w:rsidRPr="001E7A27" w:rsidRDefault="00967A55" w:rsidP="005C7F25">
            <w:pPr>
              <w:pStyle w:val="AR6Table"/>
              <w:rPr>
                <w:lang w:val="en-GB"/>
              </w:rPr>
            </w:pPr>
            <w:r w:rsidRPr="001E7A27">
              <w:rPr>
                <w:lang w:val="en-GB"/>
              </w:rPr>
              <w:t>5.6 (4.9–6.5)</w:t>
            </w:r>
          </w:p>
        </w:tc>
        <w:tc>
          <w:tcPr>
            <w:tcW w:w="1242" w:type="dxa"/>
            <w:tcBorders>
              <w:left w:val="single" w:sz="4" w:space="0" w:color="auto"/>
            </w:tcBorders>
          </w:tcPr>
          <w:p w14:paraId="3DD144C4" w14:textId="77777777" w:rsidR="00967A55" w:rsidRPr="001E7A27" w:rsidRDefault="00967A55" w:rsidP="005C7F25">
            <w:pPr>
              <w:pStyle w:val="AR6Table"/>
              <w:rPr>
                <w:lang w:val="en-GB"/>
              </w:rPr>
            </w:pPr>
            <w:r w:rsidRPr="001E7A27">
              <w:rPr>
                <w:lang w:val="en-GB"/>
              </w:rPr>
              <w:t>6.6 (3.3–9.0)</w:t>
            </w:r>
          </w:p>
        </w:tc>
      </w:tr>
      <w:tr w:rsidR="00967A55" w:rsidRPr="001E7A27" w14:paraId="1A7814B8" w14:textId="77777777" w:rsidTr="00967A55">
        <w:trPr>
          <w:trHeight w:val="220"/>
        </w:trPr>
        <w:tc>
          <w:tcPr>
            <w:tcW w:w="1457" w:type="dxa"/>
          </w:tcPr>
          <w:p w14:paraId="03E47F15" w14:textId="77777777" w:rsidR="00967A55" w:rsidRPr="001E7A27" w:rsidRDefault="00967A55" w:rsidP="005C7F25">
            <w:pPr>
              <w:pStyle w:val="AR6Table"/>
              <w:rPr>
                <w:lang w:val="en-GB"/>
              </w:rPr>
            </w:pPr>
          </w:p>
        </w:tc>
        <w:tc>
          <w:tcPr>
            <w:tcW w:w="2705" w:type="dxa"/>
            <w:gridSpan w:val="2"/>
            <w:tcBorders>
              <w:right w:val="single" w:sz="4" w:space="0" w:color="auto"/>
            </w:tcBorders>
          </w:tcPr>
          <w:p w14:paraId="6FEC0AA3" w14:textId="77777777" w:rsidR="00967A55" w:rsidRPr="001E7A27" w:rsidRDefault="00967A55" w:rsidP="005C7F25">
            <w:pPr>
              <w:pStyle w:val="AR6Table"/>
              <w:rPr>
                <w:lang w:val="en-GB"/>
              </w:rPr>
            </w:pPr>
            <w:r w:rsidRPr="001E7A27">
              <w:rPr>
                <w:lang w:val="en-GB"/>
              </w:rPr>
              <w:t>Atmospheric chemistry</w:t>
            </w:r>
          </w:p>
        </w:tc>
        <w:tc>
          <w:tcPr>
            <w:tcW w:w="1287" w:type="dxa"/>
            <w:tcBorders>
              <w:right w:val="single" w:sz="4" w:space="0" w:color="auto"/>
            </w:tcBorders>
          </w:tcPr>
          <w:p w14:paraId="4D611064" w14:textId="77777777" w:rsidR="00967A55" w:rsidRPr="001E7A27" w:rsidRDefault="00967A55" w:rsidP="005C7F25">
            <w:pPr>
              <w:pStyle w:val="AR6Table"/>
              <w:rPr>
                <w:lang w:val="en-GB"/>
              </w:rPr>
            </w:pPr>
            <w:r w:rsidRPr="001E7A27">
              <w:rPr>
                <w:lang w:val="en-GB"/>
              </w:rPr>
              <w:t>0.4 (0.2–1.2)</w:t>
            </w:r>
          </w:p>
        </w:tc>
        <w:tc>
          <w:tcPr>
            <w:tcW w:w="1310" w:type="dxa"/>
            <w:tcBorders>
              <w:left w:val="single" w:sz="4" w:space="0" w:color="auto"/>
              <w:right w:val="single" w:sz="4" w:space="0" w:color="auto"/>
            </w:tcBorders>
          </w:tcPr>
          <w:p w14:paraId="1FBEABDD" w14:textId="77777777" w:rsidR="00967A55" w:rsidRPr="001E7A27" w:rsidRDefault="00967A55" w:rsidP="005C7F25">
            <w:pPr>
              <w:pStyle w:val="AR6Table"/>
              <w:jc w:val="both"/>
              <w:rPr>
                <w:lang w:val="en-GB"/>
              </w:rPr>
            </w:pPr>
            <w:r w:rsidRPr="001E7A27">
              <w:rPr>
                <w:lang w:val="en-GB"/>
              </w:rPr>
              <w:t>0.4 (0.2–1.2)</w:t>
            </w:r>
          </w:p>
        </w:tc>
        <w:tc>
          <w:tcPr>
            <w:tcW w:w="1408" w:type="dxa"/>
            <w:tcBorders>
              <w:left w:val="single" w:sz="4" w:space="0" w:color="auto"/>
              <w:right w:val="single" w:sz="4" w:space="0" w:color="auto"/>
            </w:tcBorders>
          </w:tcPr>
          <w:p w14:paraId="70D40776" w14:textId="77777777" w:rsidR="00967A55" w:rsidRPr="001E7A27" w:rsidRDefault="00967A55" w:rsidP="005C7F25">
            <w:pPr>
              <w:pStyle w:val="AR6Table"/>
              <w:rPr>
                <w:lang w:val="en-GB"/>
              </w:rPr>
            </w:pPr>
            <w:r w:rsidRPr="001E7A27">
              <w:rPr>
                <w:lang w:val="en-GB"/>
              </w:rPr>
              <w:t>0.4 (0.2–1.2)</w:t>
            </w:r>
          </w:p>
        </w:tc>
        <w:tc>
          <w:tcPr>
            <w:tcW w:w="1293" w:type="dxa"/>
            <w:tcBorders>
              <w:left w:val="single" w:sz="4" w:space="0" w:color="auto"/>
              <w:right w:val="single" w:sz="4" w:space="0" w:color="auto"/>
            </w:tcBorders>
          </w:tcPr>
          <w:p w14:paraId="112F3354" w14:textId="77777777" w:rsidR="00967A55" w:rsidRPr="001E7A27" w:rsidRDefault="00967A55" w:rsidP="005C7F25">
            <w:pPr>
              <w:pStyle w:val="AR6Table"/>
              <w:rPr>
                <w:lang w:val="en-GB"/>
              </w:rPr>
            </w:pPr>
            <w:r w:rsidRPr="001E7A27">
              <w:rPr>
                <w:lang w:val="en-GB"/>
              </w:rPr>
              <w:t>0.4 (0.2–1.2)</w:t>
            </w:r>
          </w:p>
        </w:tc>
        <w:tc>
          <w:tcPr>
            <w:tcW w:w="1242" w:type="dxa"/>
            <w:tcBorders>
              <w:left w:val="single" w:sz="4" w:space="0" w:color="auto"/>
            </w:tcBorders>
          </w:tcPr>
          <w:p w14:paraId="5AD0E1ED" w14:textId="77777777" w:rsidR="00967A55" w:rsidRPr="001E7A27" w:rsidRDefault="00967A55" w:rsidP="005C7F25">
            <w:pPr>
              <w:pStyle w:val="AR6Table"/>
              <w:rPr>
                <w:lang w:val="en-GB"/>
              </w:rPr>
            </w:pPr>
            <w:r w:rsidRPr="001E7A27">
              <w:rPr>
                <w:lang w:val="en-GB"/>
              </w:rPr>
              <w:t>0.6 (0.3–1.2)</w:t>
            </w:r>
          </w:p>
        </w:tc>
      </w:tr>
      <w:tr w:rsidR="00967A55" w:rsidRPr="001E7A27" w14:paraId="719FB424" w14:textId="77777777" w:rsidTr="00967A55">
        <w:trPr>
          <w:trHeight w:val="220"/>
        </w:trPr>
        <w:tc>
          <w:tcPr>
            <w:tcW w:w="1457" w:type="dxa"/>
            <w:tcBorders>
              <w:bottom w:val="single" w:sz="4" w:space="0" w:color="auto"/>
            </w:tcBorders>
          </w:tcPr>
          <w:p w14:paraId="0BBFA599" w14:textId="77777777" w:rsidR="00967A55" w:rsidRPr="001E7A27" w:rsidRDefault="00967A55" w:rsidP="005C7F25">
            <w:pPr>
              <w:pStyle w:val="AR6Table"/>
              <w:rPr>
                <w:lang w:val="en-GB"/>
              </w:rPr>
            </w:pPr>
          </w:p>
        </w:tc>
        <w:tc>
          <w:tcPr>
            <w:tcW w:w="2705" w:type="dxa"/>
            <w:gridSpan w:val="2"/>
            <w:tcBorders>
              <w:bottom w:val="single" w:sz="4" w:space="0" w:color="auto"/>
              <w:right w:val="single" w:sz="4" w:space="0" w:color="auto"/>
            </w:tcBorders>
          </w:tcPr>
          <w:p w14:paraId="52408E63" w14:textId="77777777" w:rsidR="00967A55" w:rsidRPr="001E7A27" w:rsidRDefault="00967A55" w:rsidP="005C7F25">
            <w:pPr>
              <w:pStyle w:val="AR6Table"/>
              <w:rPr>
                <w:lang w:val="en-GB"/>
              </w:rPr>
            </w:pPr>
            <w:r w:rsidRPr="001E7A27">
              <w:rPr>
                <w:lang w:val="en-GB"/>
              </w:rPr>
              <w:t>Surface sink</w:t>
            </w:r>
          </w:p>
        </w:tc>
        <w:tc>
          <w:tcPr>
            <w:tcW w:w="1287" w:type="dxa"/>
            <w:tcBorders>
              <w:bottom w:val="single" w:sz="4" w:space="0" w:color="auto"/>
              <w:right w:val="single" w:sz="4" w:space="0" w:color="auto"/>
            </w:tcBorders>
          </w:tcPr>
          <w:p w14:paraId="11A34176" w14:textId="77777777" w:rsidR="00967A55" w:rsidRPr="001E7A27" w:rsidRDefault="00967A55" w:rsidP="005C7F25">
            <w:pPr>
              <w:pStyle w:val="AR6Table"/>
              <w:rPr>
                <w:lang w:val="en-GB"/>
              </w:rPr>
            </w:pPr>
            <w:r w:rsidRPr="001E7A27">
              <w:rPr>
                <w:lang w:val="en-GB"/>
              </w:rPr>
              <w:t>-0.01 (-0.3–0)</w:t>
            </w:r>
          </w:p>
        </w:tc>
        <w:tc>
          <w:tcPr>
            <w:tcW w:w="1310" w:type="dxa"/>
            <w:tcBorders>
              <w:left w:val="single" w:sz="4" w:space="0" w:color="auto"/>
              <w:bottom w:val="single" w:sz="4" w:space="0" w:color="auto"/>
              <w:right w:val="single" w:sz="4" w:space="0" w:color="auto"/>
            </w:tcBorders>
          </w:tcPr>
          <w:p w14:paraId="3F130902" w14:textId="77777777" w:rsidR="00967A55" w:rsidRPr="001E7A27" w:rsidRDefault="00967A55" w:rsidP="005C7F25">
            <w:pPr>
              <w:pStyle w:val="AR6Table"/>
              <w:jc w:val="both"/>
              <w:rPr>
                <w:rFonts w:asciiTheme="minorHAnsi" w:hAnsiTheme="minorHAnsi"/>
                <w:lang w:val="en-GB" w:eastAsia="de-DE"/>
              </w:rPr>
            </w:pPr>
            <w:r w:rsidRPr="001E7A27">
              <w:rPr>
                <w:lang w:val="en-GB"/>
              </w:rPr>
              <w:t>-0.01 (-0.3–0)</w:t>
            </w:r>
          </w:p>
        </w:tc>
        <w:tc>
          <w:tcPr>
            <w:tcW w:w="1408" w:type="dxa"/>
            <w:tcBorders>
              <w:left w:val="single" w:sz="4" w:space="0" w:color="auto"/>
              <w:bottom w:val="single" w:sz="4" w:space="0" w:color="auto"/>
              <w:right w:val="single" w:sz="4" w:space="0" w:color="auto"/>
            </w:tcBorders>
          </w:tcPr>
          <w:p w14:paraId="584D73F5" w14:textId="77777777" w:rsidR="00967A55" w:rsidRPr="001E7A27" w:rsidRDefault="00967A55" w:rsidP="005C7F25">
            <w:pPr>
              <w:pStyle w:val="AR6Table"/>
              <w:rPr>
                <w:lang w:val="en-GB"/>
              </w:rPr>
            </w:pPr>
            <w:r w:rsidRPr="001E7A27">
              <w:rPr>
                <w:lang w:val="en-GB"/>
              </w:rPr>
              <w:t>-0.01 (-0.3–0)</w:t>
            </w:r>
          </w:p>
        </w:tc>
        <w:tc>
          <w:tcPr>
            <w:tcW w:w="1293" w:type="dxa"/>
            <w:tcBorders>
              <w:left w:val="single" w:sz="4" w:space="0" w:color="auto"/>
              <w:bottom w:val="single" w:sz="4" w:space="0" w:color="auto"/>
              <w:right w:val="single" w:sz="4" w:space="0" w:color="auto"/>
            </w:tcBorders>
          </w:tcPr>
          <w:p w14:paraId="2E665CDD" w14:textId="77777777" w:rsidR="00967A55" w:rsidRPr="001E7A27" w:rsidRDefault="00967A55" w:rsidP="005C7F25">
            <w:pPr>
              <w:pStyle w:val="AR6Table"/>
              <w:rPr>
                <w:lang w:val="en-GB"/>
              </w:rPr>
            </w:pPr>
            <w:r w:rsidRPr="001E7A27">
              <w:rPr>
                <w:lang w:val="en-GB"/>
              </w:rPr>
              <w:t>-0.01 (-0.3–0)</w:t>
            </w:r>
          </w:p>
        </w:tc>
        <w:tc>
          <w:tcPr>
            <w:tcW w:w="1242" w:type="dxa"/>
            <w:tcBorders>
              <w:left w:val="single" w:sz="4" w:space="0" w:color="auto"/>
              <w:bottom w:val="single" w:sz="4" w:space="0" w:color="auto"/>
            </w:tcBorders>
          </w:tcPr>
          <w:p w14:paraId="2805627A" w14:textId="77777777" w:rsidR="00967A55" w:rsidRPr="001E7A27" w:rsidRDefault="00967A55" w:rsidP="005C7F25">
            <w:pPr>
              <w:pStyle w:val="AR6Table"/>
              <w:rPr>
                <w:lang w:val="en-GB"/>
              </w:rPr>
            </w:pPr>
            <w:r w:rsidRPr="001E7A27">
              <w:rPr>
                <w:lang w:val="en-GB"/>
              </w:rPr>
              <w:t>-0.01 (-1–0)</w:t>
            </w:r>
          </w:p>
        </w:tc>
      </w:tr>
      <w:tr w:rsidR="00967A55" w:rsidRPr="001E7A27" w14:paraId="5B10B633" w14:textId="77777777" w:rsidTr="00967A55">
        <w:trPr>
          <w:trHeight w:val="424"/>
        </w:trPr>
        <w:tc>
          <w:tcPr>
            <w:tcW w:w="1457" w:type="dxa"/>
            <w:tcBorders>
              <w:top w:val="single" w:sz="4" w:space="0" w:color="auto"/>
              <w:bottom w:val="single" w:sz="4" w:space="0" w:color="auto"/>
            </w:tcBorders>
          </w:tcPr>
          <w:p w14:paraId="16CEB068" w14:textId="77777777" w:rsidR="00967A55" w:rsidRPr="001E7A27" w:rsidRDefault="00967A55" w:rsidP="005C7F25">
            <w:pPr>
              <w:pStyle w:val="AR6Table"/>
              <w:rPr>
                <w:lang w:val="en-GB"/>
              </w:rPr>
            </w:pPr>
          </w:p>
        </w:tc>
        <w:tc>
          <w:tcPr>
            <w:tcW w:w="2705" w:type="dxa"/>
            <w:gridSpan w:val="2"/>
            <w:tcBorders>
              <w:top w:val="single" w:sz="4" w:space="0" w:color="auto"/>
              <w:bottom w:val="single" w:sz="4" w:space="0" w:color="auto"/>
              <w:right w:val="single" w:sz="4" w:space="0" w:color="auto"/>
            </w:tcBorders>
          </w:tcPr>
          <w:p w14:paraId="12524BD8" w14:textId="77777777" w:rsidR="00967A55" w:rsidRPr="001E7A27" w:rsidRDefault="00967A55" w:rsidP="005C7F25">
            <w:pPr>
              <w:pStyle w:val="AR6Table"/>
              <w:rPr>
                <w:lang w:val="en-GB"/>
              </w:rPr>
            </w:pPr>
            <w:r w:rsidRPr="001E7A27">
              <w:rPr>
                <w:b/>
                <w:lang w:val="en-GB"/>
              </w:rPr>
              <w:t>Total natural</w:t>
            </w:r>
          </w:p>
        </w:tc>
        <w:tc>
          <w:tcPr>
            <w:tcW w:w="1287" w:type="dxa"/>
            <w:tcBorders>
              <w:top w:val="single" w:sz="4" w:space="0" w:color="auto"/>
              <w:bottom w:val="single" w:sz="4" w:space="0" w:color="auto"/>
              <w:right w:val="single" w:sz="4" w:space="0" w:color="auto"/>
            </w:tcBorders>
          </w:tcPr>
          <w:p w14:paraId="7A344A93" w14:textId="77777777" w:rsidR="00967A55" w:rsidRPr="001E7A27" w:rsidRDefault="00967A55" w:rsidP="005C7F25">
            <w:pPr>
              <w:pStyle w:val="AR6Table"/>
              <w:rPr>
                <w:b/>
                <w:lang w:val="en-GB"/>
              </w:rPr>
            </w:pPr>
            <w:r w:rsidRPr="001E7A27">
              <w:rPr>
                <w:b/>
                <w:lang w:val="en-GB"/>
              </w:rPr>
              <w:t>9.9 (8.5</w:t>
            </w:r>
            <w:r w:rsidRPr="001E7A27">
              <w:rPr>
                <w:lang w:val="en-GB"/>
              </w:rPr>
              <w:t>–</w:t>
            </w:r>
            <w:r w:rsidRPr="001E7A27">
              <w:rPr>
                <w:b/>
                <w:lang w:val="en-GB"/>
              </w:rPr>
              <w:t>12.2)</w:t>
            </w:r>
          </w:p>
        </w:tc>
        <w:tc>
          <w:tcPr>
            <w:tcW w:w="1310" w:type="dxa"/>
            <w:tcBorders>
              <w:top w:val="single" w:sz="4" w:space="0" w:color="auto"/>
              <w:left w:val="single" w:sz="4" w:space="0" w:color="auto"/>
              <w:bottom w:val="single" w:sz="4" w:space="0" w:color="auto"/>
              <w:right w:val="single" w:sz="4" w:space="0" w:color="auto"/>
            </w:tcBorders>
          </w:tcPr>
          <w:p w14:paraId="431DD094" w14:textId="77777777" w:rsidR="00967A55" w:rsidRPr="001E7A27" w:rsidRDefault="00967A55" w:rsidP="005C7F25">
            <w:pPr>
              <w:pStyle w:val="AR6BodyText"/>
              <w:rPr>
                <w:rFonts w:eastAsiaTheme="majorEastAsia" w:cstheme="majorBidi"/>
                <w:b/>
                <w:bCs/>
                <w:i/>
                <w:iCs/>
                <w:color w:val="1F4D78" w:themeColor="accent1" w:themeShade="7F"/>
                <w:sz w:val="20"/>
                <w:szCs w:val="20"/>
                <w:lang w:val="en-GB"/>
              </w:rPr>
            </w:pPr>
            <w:bookmarkStart w:id="2646" w:name="_Toc30002683"/>
            <w:r w:rsidRPr="001E7A27">
              <w:rPr>
                <w:b/>
                <w:bCs/>
                <w:sz w:val="20"/>
                <w:szCs w:val="20"/>
                <w:lang w:val="en-GB"/>
              </w:rPr>
              <w:t>9.8 (8.3–12.1)</w:t>
            </w:r>
            <w:bookmarkEnd w:id="2646"/>
          </w:p>
        </w:tc>
        <w:tc>
          <w:tcPr>
            <w:tcW w:w="1408" w:type="dxa"/>
            <w:tcBorders>
              <w:top w:val="single" w:sz="4" w:space="0" w:color="auto"/>
              <w:left w:val="single" w:sz="4" w:space="0" w:color="auto"/>
              <w:bottom w:val="single" w:sz="4" w:space="0" w:color="auto"/>
              <w:right w:val="single" w:sz="4" w:space="0" w:color="auto"/>
            </w:tcBorders>
          </w:tcPr>
          <w:p w14:paraId="69D79C3F" w14:textId="77777777" w:rsidR="00967A55" w:rsidRPr="001E7A27" w:rsidRDefault="00967A55" w:rsidP="005C7F25">
            <w:pPr>
              <w:pStyle w:val="AR6Table"/>
              <w:rPr>
                <w:b/>
                <w:lang w:val="en-GB"/>
              </w:rPr>
            </w:pPr>
            <w:r w:rsidRPr="001E7A27">
              <w:rPr>
                <w:b/>
                <w:lang w:val="en-GB"/>
              </w:rPr>
              <w:t>9.8 (8.2</w:t>
            </w:r>
            <w:r w:rsidRPr="001E7A27">
              <w:rPr>
                <w:lang w:val="en-GB"/>
              </w:rPr>
              <w:t>–</w:t>
            </w:r>
            <w:r w:rsidRPr="001E7A27">
              <w:rPr>
                <w:b/>
                <w:lang w:val="en-GB"/>
              </w:rPr>
              <w:t>12.0)</w:t>
            </w:r>
          </w:p>
        </w:tc>
        <w:tc>
          <w:tcPr>
            <w:tcW w:w="1293" w:type="dxa"/>
            <w:tcBorders>
              <w:top w:val="single" w:sz="4" w:space="0" w:color="auto"/>
              <w:left w:val="single" w:sz="4" w:space="0" w:color="auto"/>
              <w:bottom w:val="single" w:sz="4" w:space="0" w:color="auto"/>
              <w:right w:val="single" w:sz="4" w:space="0" w:color="auto"/>
            </w:tcBorders>
          </w:tcPr>
          <w:p w14:paraId="0F921EF7" w14:textId="77777777" w:rsidR="00967A55" w:rsidRPr="001E7A27" w:rsidRDefault="00967A55" w:rsidP="005C7F25">
            <w:pPr>
              <w:pStyle w:val="AR6Table"/>
              <w:rPr>
                <w:b/>
                <w:lang w:val="en-GB"/>
              </w:rPr>
            </w:pPr>
            <w:r w:rsidRPr="001E7A27">
              <w:rPr>
                <w:b/>
                <w:lang w:val="en-GB"/>
              </w:rPr>
              <w:t>9.7 (8.0</w:t>
            </w:r>
            <w:r w:rsidRPr="001E7A27">
              <w:rPr>
                <w:lang w:val="en-GB"/>
              </w:rPr>
              <w:t>–</w:t>
            </w:r>
            <w:r w:rsidRPr="001E7A27">
              <w:rPr>
                <w:b/>
                <w:lang w:val="en-GB"/>
              </w:rPr>
              <w:t>12.0)</w:t>
            </w:r>
          </w:p>
        </w:tc>
        <w:tc>
          <w:tcPr>
            <w:tcW w:w="1242" w:type="dxa"/>
            <w:tcBorders>
              <w:top w:val="single" w:sz="4" w:space="0" w:color="auto"/>
              <w:left w:val="single" w:sz="4" w:space="0" w:color="auto"/>
              <w:bottom w:val="single" w:sz="4" w:space="0" w:color="auto"/>
            </w:tcBorders>
          </w:tcPr>
          <w:p w14:paraId="73BAA9CB" w14:textId="77777777" w:rsidR="00967A55" w:rsidRPr="001E7A27" w:rsidRDefault="00967A55" w:rsidP="005C7F25">
            <w:pPr>
              <w:pStyle w:val="AR6Table"/>
              <w:rPr>
                <w:b/>
                <w:lang w:val="en-GB"/>
              </w:rPr>
            </w:pPr>
            <w:r w:rsidRPr="001E7A27">
              <w:rPr>
                <w:b/>
                <w:lang w:val="en-GB"/>
              </w:rPr>
              <w:t>11.6 (5.5–23.5)</w:t>
            </w:r>
          </w:p>
        </w:tc>
      </w:tr>
      <w:tr w:rsidR="00967A55" w:rsidRPr="001E7A27" w14:paraId="3099A91A" w14:textId="77777777" w:rsidTr="00967A55">
        <w:trPr>
          <w:trHeight w:val="468"/>
        </w:trPr>
        <w:tc>
          <w:tcPr>
            <w:tcW w:w="4162" w:type="dxa"/>
            <w:gridSpan w:val="3"/>
            <w:tcBorders>
              <w:top w:val="single" w:sz="4" w:space="0" w:color="auto"/>
              <w:right w:val="single" w:sz="4" w:space="0" w:color="auto"/>
            </w:tcBorders>
          </w:tcPr>
          <w:p w14:paraId="2B2A9A45" w14:textId="77777777" w:rsidR="00967A55" w:rsidRPr="001E7A27" w:rsidRDefault="00967A55" w:rsidP="005C7F25">
            <w:pPr>
              <w:pStyle w:val="AR6Table"/>
              <w:rPr>
                <w:b/>
                <w:lang w:val="en-GB"/>
              </w:rPr>
            </w:pPr>
            <w:r w:rsidRPr="001E7A27">
              <w:rPr>
                <w:b/>
                <w:lang w:val="en-GB"/>
              </w:rPr>
              <w:t>Total bottom-up source</w:t>
            </w:r>
          </w:p>
        </w:tc>
        <w:tc>
          <w:tcPr>
            <w:tcW w:w="1287" w:type="dxa"/>
            <w:tcBorders>
              <w:top w:val="single" w:sz="4" w:space="0" w:color="auto"/>
              <w:right w:val="single" w:sz="4" w:space="0" w:color="auto"/>
            </w:tcBorders>
          </w:tcPr>
          <w:p w14:paraId="1C6D1772" w14:textId="77777777" w:rsidR="00967A55" w:rsidRPr="001E7A27" w:rsidRDefault="00967A55" w:rsidP="005C7F25">
            <w:pPr>
              <w:pStyle w:val="AR6Table"/>
              <w:rPr>
                <w:b/>
                <w:lang w:val="en-GB"/>
              </w:rPr>
            </w:pPr>
            <w:r w:rsidRPr="001E7A27">
              <w:rPr>
                <w:b/>
                <w:lang w:val="en-GB"/>
              </w:rPr>
              <w:t>15.5 (12.1</w:t>
            </w:r>
            <w:r w:rsidRPr="001E7A27">
              <w:rPr>
                <w:lang w:val="en-GB"/>
              </w:rPr>
              <w:t>–</w:t>
            </w:r>
            <w:r w:rsidRPr="001E7A27">
              <w:rPr>
                <w:b/>
                <w:lang w:val="en-GB"/>
              </w:rPr>
              <w:t>20.9)</w:t>
            </w:r>
          </w:p>
        </w:tc>
        <w:tc>
          <w:tcPr>
            <w:tcW w:w="1310" w:type="dxa"/>
            <w:tcBorders>
              <w:top w:val="single" w:sz="4" w:space="0" w:color="auto"/>
              <w:left w:val="single" w:sz="4" w:space="0" w:color="auto"/>
              <w:right w:val="single" w:sz="4" w:space="0" w:color="auto"/>
            </w:tcBorders>
          </w:tcPr>
          <w:p w14:paraId="202923BE" w14:textId="77777777" w:rsidR="00967A55" w:rsidRPr="001E7A27" w:rsidRDefault="00967A55" w:rsidP="005C7F25">
            <w:pPr>
              <w:pStyle w:val="AR6BodyText"/>
              <w:rPr>
                <w:rFonts w:eastAsiaTheme="majorEastAsia" w:cstheme="majorBidi"/>
                <w:b/>
                <w:bCs/>
                <w:i/>
                <w:iCs/>
                <w:color w:val="1F4D78" w:themeColor="accent1" w:themeShade="7F"/>
                <w:sz w:val="20"/>
                <w:szCs w:val="20"/>
                <w:lang w:val="en-GB"/>
              </w:rPr>
            </w:pPr>
            <w:bookmarkStart w:id="2647" w:name="_Toc30002684"/>
            <w:r w:rsidRPr="001E7A27">
              <w:rPr>
                <w:b/>
                <w:bCs/>
                <w:sz w:val="20"/>
                <w:szCs w:val="20"/>
                <w:lang w:val="en-GB"/>
              </w:rPr>
              <w:t>15.9 (12.2–21.7)</w:t>
            </w:r>
            <w:bookmarkEnd w:id="2647"/>
          </w:p>
        </w:tc>
        <w:tc>
          <w:tcPr>
            <w:tcW w:w="1408" w:type="dxa"/>
            <w:tcBorders>
              <w:top w:val="single" w:sz="4" w:space="0" w:color="auto"/>
              <w:left w:val="single" w:sz="4" w:space="0" w:color="auto"/>
              <w:right w:val="single" w:sz="4" w:space="0" w:color="auto"/>
            </w:tcBorders>
          </w:tcPr>
          <w:p w14:paraId="654CF3C2" w14:textId="77777777" w:rsidR="00967A55" w:rsidRPr="001E7A27" w:rsidRDefault="00967A55" w:rsidP="005C7F25">
            <w:pPr>
              <w:pStyle w:val="AR6Table"/>
              <w:rPr>
                <w:b/>
                <w:lang w:val="en-GB"/>
              </w:rPr>
            </w:pPr>
            <w:r w:rsidRPr="001E7A27">
              <w:rPr>
                <w:b/>
                <w:lang w:val="en-GB"/>
              </w:rPr>
              <w:t>16.4 (12.3</w:t>
            </w:r>
            <w:r w:rsidRPr="001E7A27">
              <w:rPr>
                <w:lang w:val="en-GB"/>
              </w:rPr>
              <w:t>–</w:t>
            </w:r>
            <w:r w:rsidRPr="001E7A27">
              <w:rPr>
                <w:b/>
                <w:lang w:val="en-GB"/>
              </w:rPr>
              <w:t>22.4)</w:t>
            </w:r>
          </w:p>
        </w:tc>
        <w:tc>
          <w:tcPr>
            <w:tcW w:w="1293" w:type="dxa"/>
            <w:tcBorders>
              <w:top w:val="single" w:sz="4" w:space="0" w:color="auto"/>
              <w:left w:val="single" w:sz="4" w:space="0" w:color="auto"/>
              <w:right w:val="single" w:sz="4" w:space="0" w:color="auto"/>
            </w:tcBorders>
          </w:tcPr>
          <w:p w14:paraId="54303B1B" w14:textId="77777777" w:rsidR="00967A55" w:rsidRPr="001E7A27" w:rsidRDefault="00967A55" w:rsidP="005C7F25">
            <w:pPr>
              <w:pStyle w:val="AR6Table"/>
              <w:rPr>
                <w:b/>
                <w:lang w:val="en-GB"/>
              </w:rPr>
            </w:pPr>
            <w:r w:rsidRPr="001E7A27">
              <w:rPr>
                <w:b/>
                <w:lang w:val="en-GB"/>
              </w:rPr>
              <w:t>17.0 (12.2–23.5)</w:t>
            </w:r>
          </w:p>
        </w:tc>
        <w:tc>
          <w:tcPr>
            <w:tcW w:w="1242" w:type="dxa"/>
            <w:tcBorders>
              <w:top w:val="single" w:sz="4" w:space="0" w:color="auto"/>
              <w:left w:val="single" w:sz="4" w:space="0" w:color="auto"/>
            </w:tcBorders>
          </w:tcPr>
          <w:p w14:paraId="59586EA6" w14:textId="77777777" w:rsidR="00967A55" w:rsidRPr="001E7A27" w:rsidRDefault="00967A55" w:rsidP="005C7F25">
            <w:pPr>
              <w:pStyle w:val="AR6Table"/>
              <w:rPr>
                <w:b/>
                <w:lang w:val="en-GB"/>
              </w:rPr>
            </w:pPr>
            <w:r w:rsidRPr="001E7A27">
              <w:rPr>
                <w:b/>
                <w:lang w:val="en-GB"/>
              </w:rPr>
              <w:t>17.9 (8.1–30.7)</w:t>
            </w:r>
          </w:p>
        </w:tc>
      </w:tr>
      <w:tr w:rsidR="00967A55" w:rsidRPr="001E7A27" w14:paraId="33A58CAC" w14:textId="77777777" w:rsidTr="00967A55">
        <w:trPr>
          <w:trHeight w:val="234"/>
        </w:trPr>
        <w:tc>
          <w:tcPr>
            <w:tcW w:w="4162" w:type="dxa"/>
            <w:gridSpan w:val="3"/>
            <w:tcBorders>
              <w:right w:val="single" w:sz="4" w:space="0" w:color="auto"/>
            </w:tcBorders>
          </w:tcPr>
          <w:p w14:paraId="11F91946" w14:textId="77777777" w:rsidR="00967A55" w:rsidRPr="001E7A27" w:rsidRDefault="00967A55" w:rsidP="005C7F25">
            <w:pPr>
              <w:pStyle w:val="AR6Table"/>
              <w:rPr>
                <w:b/>
                <w:lang w:val="en-GB"/>
              </w:rPr>
            </w:pPr>
            <w:r w:rsidRPr="001E7A27">
              <w:rPr>
                <w:b/>
                <w:lang w:val="en-GB"/>
              </w:rPr>
              <w:t>Observed growth rate</w:t>
            </w:r>
          </w:p>
        </w:tc>
        <w:tc>
          <w:tcPr>
            <w:tcW w:w="1287" w:type="dxa"/>
            <w:tcBorders>
              <w:right w:val="single" w:sz="4" w:space="0" w:color="auto"/>
            </w:tcBorders>
          </w:tcPr>
          <w:p w14:paraId="1C4B4934" w14:textId="77777777" w:rsidR="00967A55" w:rsidRPr="001E7A27" w:rsidRDefault="00967A55" w:rsidP="005C7F25">
            <w:pPr>
              <w:pStyle w:val="AR6Table"/>
              <w:rPr>
                <w:b/>
                <w:lang w:val="en-GB"/>
              </w:rPr>
            </w:pPr>
          </w:p>
        </w:tc>
        <w:tc>
          <w:tcPr>
            <w:tcW w:w="1310" w:type="dxa"/>
            <w:tcBorders>
              <w:left w:val="single" w:sz="4" w:space="0" w:color="auto"/>
              <w:right w:val="single" w:sz="4" w:space="0" w:color="auto"/>
            </w:tcBorders>
          </w:tcPr>
          <w:p w14:paraId="0F442144" w14:textId="77777777" w:rsidR="00967A55" w:rsidRPr="001E7A27" w:rsidRDefault="00967A55" w:rsidP="005C7F25">
            <w:pPr>
              <w:pStyle w:val="AR6BodyTextBold"/>
              <w:rPr>
                <w:lang w:val="en-GB"/>
              </w:rPr>
            </w:pPr>
          </w:p>
        </w:tc>
        <w:tc>
          <w:tcPr>
            <w:tcW w:w="1408" w:type="dxa"/>
            <w:tcBorders>
              <w:left w:val="single" w:sz="4" w:space="0" w:color="auto"/>
              <w:right w:val="single" w:sz="4" w:space="0" w:color="auto"/>
            </w:tcBorders>
          </w:tcPr>
          <w:p w14:paraId="43BCEB38" w14:textId="77777777" w:rsidR="00967A55" w:rsidRPr="001E7A27" w:rsidRDefault="00967A55" w:rsidP="005C7F25">
            <w:pPr>
              <w:pStyle w:val="AR6Table"/>
              <w:rPr>
                <w:b/>
                <w:lang w:val="en-GB"/>
              </w:rPr>
            </w:pPr>
            <w:r w:rsidRPr="001E7A27">
              <w:rPr>
                <w:b/>
                <w:lang w:val="en-GB"/>
              </w:rPr>
              <w:t>3.7 (3.7</w:t>
            </w:r>
            <w:r w:rsidRPr="001E7A27">
              <w:rPr>
                <w:lang w:val="en-GB"/>
              </w:rPr>
              <w:t>–</w:t>
            </w:r>
            <w:r w:rsidRPr="001E7A27">
              <w:rPr>
                <w:b/>
                <w:lang w:val="en-GB"/>
              </w:rPr>
              <w:t>3.7)</w:t>
            </w:r>
          </w:p>
        </w:tc>
        <w:tc>
          <w:tcPr>
            <w:tcW w:w="1293" w:type="dxa"/>
            <w:tcBorders>
              <w:left w:val="single" w:sz="4" w:space="0" w:color="auto"/>
              <w:right w:val="single" w:sz="4" w:space="0" w:color="auto"/>
            </w:tcBorders>
          </w:tcPr>
          <w:p w14:paraId="4198A20E" w14:textId="77777777" w:rsidR="00967A55" w:rsidRPr="001E7A27" w:rsidRDefault="00967A55" w:rsidP="005C7F25">
            <w:pPr>
              <w:pStyle w:val="AR6Table"/>
              <w:rPr>
                <w:b/>
                <w:lang w:val="en-GB"/>
              </w:rPr>
            </w:pPr>
            <w:r w:rsidRPr="001E7A27">
              <w:rPr>
                <w:b/>
                <w:lang w:val="en-GB"/>
              </w:rPr>
              <w:t>4.5 (4.3–4.6)</w:t>
            </w:r>
          </w:p>
        </w:tc>
        <w:tc>
          <w:tcPr>
            <w:tcW w:w="1242" w:type="dxa"/>
            <w:tcBorders>
              <w:left w:val="single" w:sz="4" w:space="0" w:color="auto"/>
            </w:tcBorders>
          </w:tcPr>
          <w:p w14:paraId="178DBD58" w14:textId="77777777" w:rsidR="00967A55" w:rsidRPr="001E7A27" w:rsidRDefault="00967A55" w:rsidP="005C7F25">
            <w:pPr>
              <w:pStyle w:val="AR6Table"/>
              <w:rPr>
                <w:b/>
                <w:lang w:val="en-GB"/>
              </w:rPr>
            </w:pPr>
            <w:r w:rsidRPr="001E7A27">
              <w:rPr>
                <w:b/>
                <w:lang w:val="en-GB"/>
              </w:rPr>
              <w:t>3.6 (3.5–3.8)</w:t>
            </w:r>
          </w:p>
        </w:tc>
      </w:tr>
      <w:tr w:rsidR="00967A55" w:rsidRPr="001E7A27" w14:paraId="090DC767" w14:textId="77777777" w:rsidTr="00967A55">
        <w:trPr>
          <w:trHeight w:val="440"/>
        </w:trPr>
        <w:tc>
          <w:tcPr>
            <w:tcW w:w="4162" w:type="dxa"/>
            <w:gridSpan w:val="3"/>
            <w:tcBorders>
              <w:bottom w:val="single" w:sz="4" w:space="0" w:color="auto"/>
              <w:right w:val="single" w:sz="4" w:space="0" w:color="auto"/>
            </w:tcBorders>
          </w:tcPr>
          <w:p w14:paraId="711262B2" w14:textId="77777777" w:rsidR="00967A55" w:rsidRPr="001E7A27" w:rsidRDefault="00967A55" w:rsidP="005C7F25">
            <w:pPr>
              <w:pStyle w:val="AR6Table"/>
              <w:rPr>
                <w:b/>
                <w:lang w:val="en-GB"/>
              </w:rPr>
            </w:pPr>
            <w:r w:rsidRPr="001E7A27">
              <w:rPr>
                <w:b/>
                <w:lang w:val="en-GB"/>
              </w:rPr>
              <w:t>Inferred stratospheric sink</w:t>
            </w:r>
          </w:p>
        </w:tc>
        <w:tc>
          <w:tcPr>
            <w:tcW w:w="1287" w:type="dxa"/>
            <w:tcBorders>
              <w:bottom w:val="single" w:sz="4" w:space="0" w:color="auto"/>
              <w:right w:val="single" w:sz="4" w:space="0" w:color="auto"/>
            </w:tcBorders>
          </w:tcPr>
          <w:p w14:paraId="69613A0D" w14:textId="77777777" w:rsidR="00967A55" w:rsidRPr="001E7A27" w:rsidRDefault="00967A55" w:rsidP="005C7F25">
            <w:pPr>
              <w:pStyle w:val="AR6Table"/>
              <w:rPr>
                <w:lang w:val="en-GB"/>
              </w:rPr>
            </w:pPr>
          </w:p>
        </w:tc>
        <w:tc>
          <w:tcPr>
            <w:tcW w:w="1310" w:type="dxa"/>
            <w:tcBorders>
              <w:left w:val="single" w:sz="4" w:space="0" w:color="auto"/>
              <w:bottom w:val="single" w:sz="4" w:space="0" w:color="auto"/>
              <w:right w:val="single" w:sz="4" w:space="0" w:color="auto"/>
            </w:tcBorders>
          </w:tcPr>
          <w:p w14:paraId="51FCFA6F" w14:textId="77777777" w:rsidR="00967A55" w:rsidRPr="001E7A27" w:rsidRDefault="00967A55" w:rsidP="005C7F25">
            <w:pPr>
              <w:pStyle w:val="AR6Table"/>
              <w:jc w:val="both"/>
              <w:rPr>
                <w:rFonts w:asciiTheme="minorHAnsi" w:hAnsiTheme="minorHAnsi"/>
                <w:lang w:val="en-GB" w:eastAsia="de-DE"/>
              </w:rPr>
            </w:pPr>
          </w:p>
        </w:tc>
        <w:tc>
          <w:tcPr>
            <w:tcW w:w="1408" w:type="dxa"/>
            <w:tcBorders>
              <w:left w:val="single" w:sz="4" w:space="0" w:color="auto"/>
              <w:bottom w:val="single" w:sz="4" w:space="0" w:color="auto"/>
              <w:right w:val="single" w:sz="4" w:space="0" w:color="auto"/>
            </w:tcBorders>
          </w:tcPr>
          <w:p w14:paraId="71205BDF" w14:textId="77777777" w:rsidR="00967A55" w:rsidRPr="001E7A27" w:rsidRDefault="00967A55" w:rsidP="005C7F25">
            <w:pPr>
              <w:pStyle w:val="AR6Table"/>
              <w:rPr>
                <w:b/>
                <w:lang w:val="en-GB"/>
              </w:rPr>
            </w:pPr>
            <w:r w:rsidRPr="001E7A27">
              <w:rPr>
                <w:b/>
                <w:lang w:val="en-GB"/>
              </w:rPr>
              <w:t>12.9 (12.2-13.5)</w:t>
            </w:r>
          </w:p>
        </w:tc>
        <w:tc>
          <w:tcPr>
            <w:tcW w:w="1293" w:type="dxa"/>
            <w:tcBorders>
              <w:left w:val="single" w:sz="4" w:space="0" w:color="auto"/>
              <w:bottom w:val="single" w:sz="4" w:space="0" w:color="auto"/>
              <w:right w:val="single" w:sz="4" w:space="0" w:color="auto"/>
            </w:tcBorders>
          </w:tcPr>
          <w:p w14:paraId="01717B44" w14:textId="77777777" w:rsidR="00967A55" w:rsidRPr="001E7A27" w:rsidRDefault="00967A55" w:rsidP="005C7F25">
            <w:pPr>
              <w:pStyle w:val="AR6Table"/>
              <w:rPr>
                <w:b/>
                <w:lang w:val="en-GB"/>
              </w:rPr>
            </w:pPr>
            <w:r w:rsidRPr="001E7A27">
              <w:rPr>
                <w:b/>
                <w:lang w:val="en-GB"/>
              </w:rPr>
              <w:t>13.1 (12.4–13.6)</w:t>
            </w:r>
          </w:p>
        </w:tc>
        <w:tc>
          <w:tcPr>
            <w:tcW w:w="1242" w:type="dxa"/>
            <w:tcBorders>
              <w:left w:val="single" w:sz="4" w:space="0" w:color="auto"/>
              <w:bottom w:val="single" w:sz="4" w:space="0" w:color="auto"/>
            </w:tcBorders>
          </w:tcPr>
          <w:p w14:paraId="79929FEA" w14:textId="77777777" w:rsidR="00967A55" w:rsidRPr="001E7A27" w:rsidRDefault="00967A55" w:rsidP="005C7F25">
            <w:pPr>
              <w:pStyle w:val="AR6Table"/>
              <w:rPr>
                <w:lang w:val="en-GB"/>
              </w:rPr>
            </w:pPr>
            <w:r w:rsidRPr="001E7A27">
              <w:rPr>
                <w:lang w:val="en-GB"/>
              </w:rPr>
              <w:t>14.3 (4.3–28.7)</w:t>
            </w:r>
          </w:p>
        </w:tc>
      </w:tr>
      <w:tr w:rsidR="00967A55" w:rsidRPr="001E7A27" w14:paraId="049255C6" w14:textId="77777777" w:rsidTr="00967A55">
        <w:trPr>
          <w:trHeight w:val="234"/>
        </w:trPr>
        <w:tc>
          <w:tcPr>
            <w:tcW w:w="4162" w:type="dxa"/>
            <w:gridSpan w:val="3"/>
            <w:tcBorders>
              <w:top w:val="single" w:sz="4" w:space="0" w:color="auto"/>
              <w:right w:val="single" w:sz="4" w:space="0" w:color="auto"/>
            </w:tcBorders>
          </w:tcPr>
          <w:p w14:paraId="70A76EF1" w14:textId="77777777" w:rsidR="00967A55" w:rsidRPr="001E7A27" w:rsidRDefault="00967A55" w:rsidP="005C7F25">
            <w:pPr>
              <w:pStyle w:val="AR6Table"/>
              <w:rPr>
                <w:b/>
                <w:lang w:val="en-GB"/>
              </w:rPr>
            </w:pPr>
            <w:r w:rsidRPr="001E7A27">
              <w:rPr>
                <w:b/>
                <w:lang w:val="en-GB"/>
              </w:rPr>
              <w:t>Atmospheric inversion</w:t>
            </w:r>
          </w:p>
        </w:tc>
        <w:tc>
          <w:tcPr>
            <w:tcW w:w="1287" w:type="dxa"/>
            <w:tcBorders>
              <w:top w:val="single" w:sz="4" w:space="0" w:color="auto"/>
              <w:right w:val="single" w:sz="4" w:space="0" w:color="auto"/>
            </w:tcBorders>
          </w:tcPr>
          <w:p w14:paraId="6257FA0D" w14:textId="77777777" w:rsidR="00967A55" w:rsidRPr="001E7A27" w:rsidRDefault="00967A55" w:rsidP="005C7F25">
            <w:pPr>
              <w:pStyle w:val="AR6Table"/>
              <w:rPr>
                <w:b/>
                <w:lang w:val="en-GB"/>
              </w:rPr>
            </w:pPr>
          </w:p>
        </w:tc>
        <w:tc>
          <w:tcPr>
            <w:tcW w:w="1310" w:type="dxa"/>
            <w:tcBorders>
              <w:top w:val="single" w:sz="4" w:space="0" w:color="auto"/>
              <w:left w:val="single" w:sz="4" w:space="0" w:color="auto"/>
              <w:right w:val="single" w:sz="4" w:space="0" w:color="auto"/>
            </w:tcBorders>
          </w:tcPr>
          <w:p w14:paraId="6420B124" w14:textId="77777777" w:rsidR="00967A55" w:rsidRPr="001E7A27" w:rsidRDefault="00967A55" w:rsidP="005C7F25">
            <w:pPr>
              <w:pStyle w:val="AR6Table"/>
              <w:jc w:val="both"/>
              <w:rPr>
                <w:rFonts w:asciiTheme="minorHAnsi" w:hAnsiTheme="minorHAnsi"/>
                <w:b/>
                <w:lang w:val="en-GB" w:eastAsia="de-DE"/>
              </w:rPr>
            </w:pPr>
          </w:p>
        </w:tc>
        <w:tc>
          <w:tcPr>
            <w:tcW w:w="1408" w:type="dxa"/>
            <w:tcBorders>
              <w:top w:val="single" w:sz="4" w:space="0" w:color="auto"/>
              <w:left w:val="single" w:sz="4" w:space="0" w:color="auto"/>
              <w:right w:val="single" w:sz="4" w:space="0" w:color="auto"/>
            </w:tcBorders>
          </w:tcPr>
          <w:p w14:paraId="5538ABE9" w14:textId="77777777" w:rsidR="00967A55" w:rsidRPr="001E7A27" w:rsidRDefault="00967A55" w:rsidP="005C7F25">
            <w:pPr>
              <w:pStyle w:val="AR6Table"/>
              <w:rPr>
                <w:b/>
                <w:lang w:val="en-GB"/>
              </w:rPr>
            </w:pPr>
          </w:p>
        </w:tc>
        <w:tc>
          <w:tcPr>
            <w:tcW w:w="1293" w:type="dxa"/>
            <w:tcBorders>
              <w:top w:val="single" w:sz="4" w:space="0" w:color="auto"/>
              <w:left w:val="single" w:sz="4" w:space="0" w:color="auto"/>
              <w:right w:val="single" w:sz="4" w:space="0" w:color="auto"/>
            </w:tcBorders>
          </w:tcPr>
          <w:p w14:paraId="7A27F0D1" w14:textId="77777777" w:rsidR="00967A55" w:rsidRPr="001E7A27" w:rsidRDefault="00967A55" w:rsidP="005C7F25">
            <w:pPr>
              <w:pStyle w:val="AR6Table"/>
              <w:rPr>
                <w:b/>
                <w:lang w:val="en-GB"/>
              </w:rPr>
            </w:pPr>
          </w:p>
        </w:tc>
        <w:tc>
          <w:tcPr>
            <w:tcW w:w="1242" w:type="dxa"/>
            <w:tcBorders>
              <w:top w:val="single" w:sz="4" w:space="0" w:color="auto"/>
              <w:left w:val="single" w:sz="4" w:space="0" w:color="auto"/>
            </w:tcBorders>
          </w:tcPr>
          <w:p w14:paraId="694E86B2" w14:textId="77777777" w:rsidR="00967A55" w:rsidRPr="001E7A27" w:rsidRDefault="00967A55" w:rsidP="005C7F25">
            <w:pPr>
              <w:pStyle w:val="AR6Table"/>
              <w:rPr>
                <w:lang w:val="en-GB"/>
              </w:rPr>
            </w:pPr>
          </w:p>
        </w:tc>
      </w:tr>
      <w:tr w:rsidR="00967A55" w:rsidRPr="001E7A27" w14:paraId="13A872C6" w14:textId="77777777" w:rsidTr="00967A55">
        <w:trPr>
          <w:trHeight w:val="440"/>
        </w:trPr>
        <w:tc>
          <w:tcPr>
            <w:tcW w:w="1457" w:type="dxa"/>
          </w:tcPr>
          <w:p w14:paraId="7CF1511C" w14:textId="77777777" w:rsidR="00967A55" w:rsidRPr="001E7A27" w:rsidRDefault="00967A55" w:rsidP="005C7F25">
            <w:pPr>
              <w:pStyle w:val="AR6Table"/>
              <w:rPr>
                <w:b/>
                <w:lang w:val="en-GB"/>
              </w:rPr>
            </w:pPr>
          </w:p>
        </w:tc>
        <w:tc>
          <w:tcPr>
            <w:tcW w:w="2705" w:type="dxa"/>
            <w:gridSpan w:val="2"/>
            <w:tcBorders>
              <w:right w:val="single" w:sz="4" w:space="0" w:color="auto"/>
            </w:tcBorders>
          </w:tcPr>
          <w:p w14:paraId="50C1AA9D" w14:textId="77777777" w:rsidR="00967A55" w:rsidRPr="001E7A27" w:rsidRDefault="00967A55" w:rsidP="005C7F25">
            <w:pPr>
              <w:pStyle w:val="AR6Table"/>
              <w:rPr>
                <w:b/>
                <w:lang w:val="en-GB"/>
              </w:rPr>
            </w:pPr>
            <w:r w:rsidRPr="001E7A27">
              <w:rPr>
                <w:lang w:val="en-GB"/>
              </w:rPr>
              <w:t>Atmospheric loss</w:t>
            </w:r>
          </w:p>
        </w:tc>
        <w:tc>
          <w:tcPr>
            <w:tcW w:w="1287" w:type="dxa"/>
            <w:tcBorders>
              <w:right w:val="single" w:sz="4" w:space="0" w:color="auto"/>
            </w:tcBorders>
          </w:tcPr>
          <w:p w14:paraId="30BB2439" w14:textId="77777777" w:rsidR="00967A55" w:rsidRPr="001E7A27" w:rsidRDefault="00967A55" w:rsidP="005C7F25">
            <w:pPr>
              <w:pStyle w:val="AR6Table"/>
              <w:rPr>
                <w:lang w:val="en-GB"/>
              </w:rPr>
            </w:pPr>
          </w:p>
        </w:tc>
        <w:tc>
          <w:tcPr>
            <w:tcW w:w="1310" w:type="dxa"/>
            <w:tcBorders>
              <w:left w:val="single" w:sz="4" w:space="0" w:color="auto"/>
              <w:right w:val="single" w:sz="4" w:space="0" w:color="auto"/>
            </w:tcBorders>
          </w:tcPr>
          <w:p w14:paraId="16697AB9" w14:textId="77777777" w:rsidR="00967A55" w:rsidRPr="001E7A27" w:rsidRDefault="00967A55" w:rsidP="005C7F25">
            <w:pPr>
              <w:pStyle w:val="AR6Table"/>
              <w:jc w:val="both"/>
              <w:rPr>
                <w:rFonts w:asciiTheme="minorHAnsi" w:hAnsiTheme="minorHAnsi"/>
                <w:lang w:val="en-GB" w:eastAsia="de-DE"/>
              </w:rPr>
            </w:pPr>
          </w:p>
        </w:tc>
        <w:tc>
          <w:tcPr>
            <w:tcW w:w="1408" w:type="dxa"/>
            <w:tcBorders>
              <w:left w:val="single" w:sz="4" w:space="0" w:color="auto"/>
              <w:right w:val="single" w:sz="4" w:space="0" w:color="auto"/>
            </w:tcBorders>
          </w:tcPr>
          <w:p w14:paraId="6795C0C7" w14:textId="77777777" w:rsidR="00967A55" w:rsidRPr="001E7A27" w:rsidRDefault="00967A55" w:rsidP="005C7F25">
            <w:pPr>
              <w:pStyle w:val="AR6Table"/>
              <w:rPr>
                <w:lang w:val="en-GB"/>
              </w:rPr>
            </w:pPr>
            <w:r w:rsidRPr="001E7A27">
              <w:rPr>
                <w:lang w:val="en-GB"/>
              </w:rPr>
              <w:t>12.1 (11.4–13.3)</w:t>
            </w:r>
          </w:p>
        </w:tc>
        <w:tc>
          <w:tcPr>
            <w:tcW w:w="1293" w:type="dxa"/>
            <w:tcBorders>
              <w:left w:val="single" w:sz="4" w:space="0" w:color="auto"/>
              <w:right w:val="single" w:sz="4" w:space="0" w:color="auto"/>
            </w:tcBorders>
          </w:tcPr>
          <w:p w14:paraId="77118D9F" w14:textId="77777777" w:rsidR="00967A55" w:rsidRPr="001E7A27" w:rsidRDefault="00967A55" w:rsidP="005C7F25">
            <w:pPr>
              <w:pStyle w:val="AR6Table"/>
              <w:rPr>
                <w:lang w:val="en-GB"/>
              </w:rPr>
            </w:pPr>
            <w:r w:rsidRPr="001E7A27">
              <w:rPr>
                <w:lang w:val="en-GB"/>
              </w:rPr>
              <w:t>12.4 (11.7–13.3)</w:t>
            </w:r>
          </w:p>
        </w:tc>
        <w:tc>
          <w:tcPr>
            <w:tcW w:w="1242" w:type="dxa"/>
            <w:tcBorders>
              <w:left w:val="single" w:sz="4" w:space="0" w:color="auto"/>
            </w:tcBorders>
          </w:tcPr>
          <w:p w14:paraId="77730C36" w14:textId="77777777" w:rsidR="00967A55" w:rsidRPr="001E7A27" w:rsidRDefault="00967A55" w:rsidP="005C7F25">
            <w:pPr>
              <w:pStyle w:val="AR6Table"/>
              <w:rPr>
                <w:lang w:val="en-GB"/>
              </w:rPr>
            </w:pPr>
          </w:p>
        </w:tc>
      </w:tr>
      <w:tr w:rsidR="00967A55" w:rsidRPr="001E7A27" w14:paraId="14B1E740" w14:textId="77777777" w:rsidTr="00967A55">
        <w:trPr>
          <w:trHeight w:val="440"/>
        </w:trPr>
        <w:tc>
          <w:tcPr>
            <w:tcW w:w="1457" w:type="dxa"/>
          </w:tcPr>
          <w:p w14:paraId="4047D2D9" w14:textId="77777777" w:rsidR="00967A55" w:rsidRPr="001E7A27" w:rsidRDefault="00967A55" w:rsidP="005C7F25">
            <w:pPr>
              <w:pStyle w:val="AR6Table"/>
              <w:rPr>
                <w:b/>
                <w:lang w:val="en-GB"/>
              </w:rPr>
            </w:pPr>
          </w:p>
        </w:tc>
        <w:tc>
          <w:tcPr>
            <w:tcW w:w="2705" w:type="dxa"/>
            <w:gridSpan w:val="2"/>
            <w:tcBorders>
              <w:right w:val="single" w:sz="4" w:space="0" w:color="auto"/>
            </w:tcBorders>
          </w:tcPr>
          <w:p w14:paraId="1E709C29" w14:textId="77777777" w:rsidR="00967A55" w:rsidRPr="001E7A27" w:rsidRDefault="00967A55" w:rsidP="005C7F25">
            <w:pPr>
              <w:pStyle w:val="AR6Table"/>
              <w:rPr>
                <w:b/>
                <w:lang w:val="en-GB"/>
              </w:rPr>
            </w:pPr>
            <w:r w:rsidRPr="001E7A27">
              <w:rPr>
                <w:lang w:val="en-GB"/>
              </w:rPr>
              <w:t>Total source</w:t>
            </w:r>
          </w:p>
        </w:tc>
        <w:tc>
          <w:tcPr>
            <w:tcW w:w="1287" w:type="dxa"/>
            <w:tcBorders>
              <w:right w:val="single" w:sz="4" w:space="0" w:color="auto"/>
            </w:tcBorders>
          </w:tcPr>
          <w:p w14:paraId="612395C0" w14:textId="77777777" w:rsidR="00967A55" w:rsidRPr="001E7A27" w:rsidRDefault="00967A55" w:rsidP="005C7F25">
            <w:pPr>
              <w:pStyle w:val="AR6Table"/>
              <w:rPr>
                <w:lang w:val="en-GB"/>
              </w:rPr>
            </w:pPr>
          </w:p>
        </w:tc>
        <w:tc>
          <w:tcPr>
            <w:tcW w:w="1310" w:type="dxa"/>
            <w:tcBorders>
              <w:left w:val="single" w:sz="4" w:space="0" w:color="auto"/>
              <w:right w:val="single" w:sz="4" w:space="0" w:color="auto"/>
            </w:tcBorders>
          </w:tcPr>
          <w:p w14:paraId="2D34E42E" w14:textId="77777777" w:rsidR="00967A55" w:rsidRPr="001E7A27" w:rsidRDefault="00967A55" w:rsidP="005C7F25">
            <w:pPr>
              <w:pStyle w:val="AR6Table"/>
              <w:jc w:val="both"/>
              <w:rPr>
                <w:rFonts w:asciiTheme="minorHAnsi" w:hAnsiTheme="minorHAnsi"/>
                <w:lang w:val="en-GB" w:eastAsia="de-DE"/>
              </w:rPr>
            </w:pPr>
          </w:p>
        </w:tc>
        <w:tc>
          <w:tcPr>
            <w:tcW w:w="1408" w:type="dxa"/>
            <w:tcBorders>
              <w:left w:val="single" w:sz="4" w:space="0" w:color="auto"/>
              <w:right w:val="single" w:sz="4" w:space="0" w:color="auto"/>
            </w:tcBorders>
          </w:tcPr>
          <w:p w14:paraId="61229519" w14:textId="77777777" w:rsidR="00967A55" w:rsidRPr="001E7A27" w:rsidRDefault="00967A55" w:rsidP="005C7F25">
            <w:pPr>
              <w:pStyle w:val="AR6Table"/>
              <w:rPr>
                <w:lang w:val="en-GB"/>
              </w:rPr>
            </w:pPr>
            <w:r w:rsidRPr="001E7A27">
              <w:rPr>
                <w:lang w:val="en-GB"/>
              </w:rPr>
              <w:t>15.9 (15.1–16.9)</w:t>
            </w:r>
          </w:p>
        </w:tc>
        <w:tc>
          <w:tcPr>
            <w:tcW w:w="1293" w:type="dxa"/>
            <w:tcBorders>
              <w:left w:val="single" w:sz="4" w:space="0" w:color="auto"/>
              <w:right w:val="single" w:sz="4" w:space="0" w:color="auto"/>
            </w:tcBorders>
          </w:tcPr>
          <w:p w14:paraId="06BEB880" w14:textId="77777777" w:rsidR="00967A55" w:rsidRPr="001E7A27" w:rsidRDefault="00967A55" w:rsidP="005C7F25">
            <w:pPr>
              <w:pStyle w:val="AR6Table"/>
              <w:rPr>
                <w:lang w:val="en-GB"/>
              </w:rPr>
            </w:pPr>
            <w:r w:rsidRPr="001E7A27">
              <w:rPr>
                <w:lang w:val="en-GB"/>
              </w:rPr>
              <w:t>16.9 (15.9–17.7)</w:t>
            </w:r>
          </w:p>
        </w:tc>
        <w:tc>
          <w:tcPr>
            <w:tcW w:w="1242" w:type="dxa"/>
            <w:tcBorders>
              <w:left w:val="single" w:sz="4" w:space="0" w:color="auto"/>
            </w:tcBorders>
          </w:tcPr>
          <w:p w14:paraId="5DB8C6DD" w14:textId="77777777" w:rsidR="00967A55" w:rsidRPr="001E7A27" w:rsidRDefault="00967A55" w:rsidP="005C7F25">
            <w:pPr>
              <w:pStyle w:val="AR6Table"/>
              <w:rPr>
                <w:lang w:val="en-GB"/>
              </w:rPr>
            </w:pPr>
          </w:p>
        </w:tc>
      </w:tr>
      <w:tr w:rsidR="00967A55" w:rsidRPr="001E7A27" w14:paraId="5AA8F584" w14:textId="77777777" w:rsidTr="00967A55">
        <w:trPr>
          <w:trHeight w:val="220"/>
        </w:trPr>
        <w:tc>
          <w:tcPr>
            <w:tcW w:w="1457" w:type="dxa"/>
            <w:tcBorders>
              <w:bottom w:val="single" w:sz="4" w:space="0" w:color="auto"/>
            </w:tcBorders>
          </w:tcPr>
          <w:p w14:paraId="0801495C" w14:textId="77777777" w:rsidR="00967A55" w:rsidRPr="001E7A27" w:rsidRDefault="00967A55" w:rsidP="005C7F25">
            <w:pPr>
              <w:pStyle w:val="AR6Table"/>
              <w:rPr>
                <w:b/>
                <w:lang w:val="en-GB"/>
              </w:rPr>
            </w:pPr>
          </w:p>
        </w:tc>
        <w:tc>
          <w:tcPr>
            <w:tcW w:w="2705" w:type="dxa"/>
            <w:gridSpan w:val="2"/>
            <w:tcBorders>
              <w:bottom w:val="single" w:sz="4" w:space="0" w:color="auto"/>
              <w:right w:val="single" w:sz="4" w:space="0" w:color="auto"/>
            </w:tcBorders>
          </w:tcPr>
          <w:p w14:paraId="3468105C" w14:textId="77777777" w:rsidR="00967A55" w:rsidRPr="001E7A27" w:rsidRDefault="00967A55" w:rsidP="005C7F25">
            <w:pPr>
              <w:pStyle w:val="AR6Table"/>
              <w:rPr>
                <w:b/>
                <w:lang w:val="en-GB"/>
              </w:rPr>
            </w:pPr>
            <w:r w:rsidRPr="001E7A27">
              <w:rPr>
                <w:lang w:val="en-GB"/>
              </w:rPr>
              <w:t>Imbalance</w:t>
            </w:r>
          </w:p>
        </w:tc>
        <w:tc>
          <w:tcPr>
            <w:tcW w:w="1287" w:type="dxa"/>
            <w:tcBorders>
              <w:bottom w:val="single" w:sz="4" w:space="0" w:color="auto"/>
              <w:right w:val="single" w:sz="4" w:space="0" w:color="auto"/>
            </w:tcBorders>
          </w:tcPr>
          <w:p w14:paraId="17486D45" w14:textId="77777777" w:rsidR="00967A55" w:rsidRPr="001E7A27" w:rsidRDefault="00967A55" w:rsidP="005C7F25">
            <w:pPr>
              <w:pStyle w:val="AR6Table"/>
              <w:rPr>
                <w:lang w:val="en-GB"/>
              </w:rPr>
            </w:pPr>
          </w:p>
        </w:tc>
        <w:tc>
          <w:tcPr>
            <w:tcW w:w="1310" w:type="dxa"/>
            <w:tcBorders>
              <w:left w:val="single" w:sz="4" w:space="0" w:color="auto"/>
              <w:bottom w:val="single" w:sz="4" w:space="0" w:color="auto"/>
              <w:right w:val="single" w:sz="4" w:space="0" w:color="auto"/>
            </w:tcBorders>
          </w:tcPr>
          <w:p w14:paraId="5094AD5B" w14:textId="77777777" w:rsidR="00967A55" w:rsidRPr="001E7A27" w:rsidRDefault="00967A55" w:rsidP="005C7F25">
            <w:pPr>
              <w:pStyle w:val="AR6Table"/>
              <w:jc w:val="both"/>
              <w:rPr>
                <w:rFonts w:asciiTheme="minorHAnsi" w:hAnsiTheme="minorHAnsi"/>
                <w:lang w:val="en-GB" w:eastAsia="de-DE"/>
              </w:rPr>
            </w:pPr>
          </w:p>
        </w:tc>
        <w:tc>
          <w:tcPr>
            <w:tcW w:w="1408" w:type="dxa"/>
            <w:tcBorders>
              <w:left w:val="single" w:sz="4" w:space="0" w:color="auto"/>
              <w:bottom w:val="single" w:sz="4" w:space="0" w:color="auto"/>
              <w:right w:val="single" w:sz="4" w:space="0" w:color="auto"/>
            </w:tcBorders>
          </w:tcPr>
          <w:p w14:paraId="72CB6C39" w14:textId="77777777" w:rsidR="00967A55" w:rsidRPr="001E7A27" w:rsidRDefault="00967A55" w:rsidP="005C7F25">
            <w:pPr>
              <w:pStyle w:val="AR6Table"/>
              <w:rPr>
                <w:lang w:val="en-GB"/>
              </w:rPr>
            </w:pPr>
            <w:r w:rsidRPr="001E7A27">
              <w:rPr>
                <w:lang w:val="en-GB"/>
              </w:rPr>
              <w:t>3.6 (2.2–5.7)</w:t>
            </w:r>
          </w:p>
        </w:tc>
        <w:tc>
          <w:tcPr>
            <w:tcW w:w="1293" w:type="dxa"/>
            <w:tcBorders>
              <w:left w:val="single" w:sz="4" w:space="0" w:color="auto"/>
              <w:bottom w:val="single" w:sz="4" w:space="0" w:color="auto"/>
              <w:right w:val="single" w:sz="4" w:space="0" w:color="auto"/>
            </w:tcBorders>
          </w:tcPr>
          <w:p w14:paraId="0103C3B1" w14:textId="77777777" w:rsidR="00967A55" w:rsidRPr="001E7A27" w:rsidRDefault="00967A55" w:rsidP="005C7F25">
            <w:pPr>
              <w:pStyle w:val="AR6Table"/>
              <w:rPr>
                <w:lang w:val="en-GB"/>
              </w:rPr>
            </w:pPr>
            <w:r w:rsidRPr="001E7A27">
              <w:rPr>
                <w:lang w:val="en-GB"/>
              </w:rPr>
              <w:t>4.2 (2.4–6.4)</w:t>
            </w:r>
          </w:p>
        </w:tc>
        <w:tc>
          <w:tcPr>
            <w:tcW w:w="1242" w:type="dxa"/>
            <w:tcBorders>
              <w:left w:val="single" w:sz="4" w:space="0" w:color="auto"/>
              <w:bottom w:val="single" w:sz="4" w:space="0" w:color="auto"/>
            </w:tcBorders>
          </w:tcPr>
          <w:p w14:paraId="08770FE2" w14:textId="77777777" w:rsidR="00967A55" w:rsidRPr="001E7A27" w:rsidRDefault="00967A55" w:rsidP="005C7F25">
            <w:pPr>
              <w:pStyle w:val="AR6Table"/>
              <w:rPr>
                <w:lang w:val="en-GB"/>
              </w:rPr>
            </w:pPr>
          </w:p>
        </w:tc>
      </w:tr>
    </w:tbl>
    <w:p w14:paraId="1EDFB8F0" w14:textId="77777777" w:rsidR="00967A55" w:rsidRPr="001E7A27" w:rsidRDefault="00967A55" w:rsidP="005C7F25">
      <w:pPr>
        <w:pStyle w:val="AR6BodyText"/>
        <w:rPr>
          <w:lang w:val="en-GB" w:eastAsia="en-US"/>
        </w:rPr>
      </w:pPr>
    </w:p>
    <w:p w14:paraId="07C6813E" w14:textId="77777777" w:rsidR="00967A55" w:rsidRPr="001E7A27" w:rsidRDefault="00967A55" w:rsidP="005C7F25">
      <w:pPr>
        <w:pStyle w:val="AR6BodyText"/>
        <w:rPr>
          <w:b/>
          <w:lang w:val="en-GB"/>
        </w:rPr>
      </w:pPr>
      <w:r w:rsidRPr="001E7A27">
        <w:rPr>
          <w:b/>
          <w:lang w:val="en-GB"/>
        </w:rPr>
        <w:t xml:space="preserve">[END TABLE 5.3 HERE] </w:t>
      </w:r>
    </w:p>
    <w:p w14:paraId="6558E7E3" w14:textId="77777777" w:rsidR="00967A55" w:rsidRPr="001E7A27" w:rsidRDefault="00967A55" w:rsidP="005C7F25">
      <w:pPr>
        <w:pStyle w:val="AR6BodyText"/>
        <w:rPr>
          <w:rFonts w:cs="Times New Roman"/>
          <w:b/>
          <w:lang w:val="en-GB"/>
        </w:rPr>
      </w:pPr>
    </w:p>
    <w:p w14:paraId="1EC4CA6E" w14:textId="77777777" w:rsidR="00DA318E" w:rsidRPr="001E7A27" w:rsidRDefault="00DA318E" w:rsidP="005C7F25">
      <w:pPr>
        <w:pStyle w:val="AR6BodyText"/>
        <w:rPr>
          <w:b/>
          <w:lang w:val="en-GB"/>
        </w:rPr>
      </w:pPr>
    </w:p>
    <w:p w14:paraId="7E96A510" w14:textId="3A369E9F" w:rsidR="00DA318E" w:rsidRPr="001E7A27" w:rsidRDefault="00DA318E" w:rsidP="0098460A">
      <w:pPr>
        <w:pStyle w:val="AR6Chap5Level2511"/>
        <w:rPr>
          <w:lang w:val="en-GB"/>
        </w:rPr>
      </w:pPr>
      <w:bookmarkStart w:id="2648" w:name="_Toc33564261"/>
      <w:bookmarkStart w:id="2649" w:name="_Toc70535673"/>
      <w:r w:rsidRPr="001E7A27">
        <w:rPr>
          <w:lang w:val="en-GB"/>
        </w:rPr>
        <w:t xml:space="preserve">The </w:t>
      </w:r>
      <w:r w:rsidR="003760AB" w:rsidRPr="001E7A27">
        <w:rPr>
          <w:lang w:val="en-GB"/>
        </w:rPr>
        <w:t>R</w:t>
      </w:r>
      <w:r w:rsidRPr="001E7A27">
        <w:rPr>
          <w:lang w:val="en-GB"/>
        </w:rPr>
        <w:t xml:space="preserve">elative </w:t>
      </w:r>
      <w:r w:rsidR="003760AB" w:rsidRPr="001E7A27">
        <w:rPr>
          <w:lang w:val="en-GB"/>
        </w:rPr>
        <w:t>I</w:t>
      </w:r>
      <w:r w:rsidRPr="001E7A27">
        <w:rPr>
          <w:lang w:val="en-GB"/>
        </w:rPr>
        <w:t>mportance of CO</w:t>
      </w:r>
      <w:r w:rsidRPr="001E7A27">
        <w:rPr>
          <w:vertAlign w:val="subscript"/>
          <w:lang w:val="en-GB"/>
          <w:rPrChange w:id="2650" w:author="Soapbox" w:date="2021-07-15T08:31:00Z">
            <w:rPr/>
          </w:rPrChange>
        </w:rPr>
        <w:t>2</w:t>
      </w:r>
      <w:r w:rsidRPr="001E7A27">
        <w:rPr>
          <w:lang w:val="en-GB"/>
        </w:rPr>
        <w:t>, CH</w:t>
      </w:r>
      <w:r w:rsidRPr="001E7A27">
        <w:rPr>
          <w:vertAlign w:val="subscript"/>
          <w:lang w:val="en-GB"/>
          <w:rPrChange w:id="2651" w:author="Soapbox" w:date="2021-07-15T08:31:00Z">
            <w:rPr/>
          </w:rPrChange>
        </w:rPr>
        <w:t>4</w:t>
      </w:r>
      <w:r w:rsidRPr="001E7A27">
        <w:rPr>
          <w:lang w:val="en-GB"/>
        </w:rPr>
        <w:t>, and N</w:t>
      </w:r>
      <w:r w:rsidRPr="001E7A27">
        <w:rPr>
          <w:vertAlign w:val="subscript"/>
          <w:lang w:val="en-GB"/>
          <w:rPrChange w:id="2652" w:author="Soapbox" w:date="2021-07-15T08:31:00Z">
            <w:rPr/>
          </w:rPrChange>
        </w:rPr>
        <w:t>2</w:t>
      </w:r>
      <w:r w:rsidRPr="001E7A27">
        <w:rPr>
          <w:lang w:val="en-GB"/>
        </w:rPr>
        <w:t>O</w:t>
      </w:r>
      <w:bookmarkEnd w:id="2648"/>
      <w:bookmarkEnd w:id="2649"/>
    </w:p>
    <w:p w14:paraId="74476579" w14:textId="77777777" w:rsidR="00DA318E" w:rsidRPr="001E7A27" w:rsidRDefault="00DA318E" w:rsidP="005C7F25">
      <w:pPr>
        <w:pStyle w:val="AR6BodyText"/>
        <w:rPr>
          <w:lang w:val="en-GB"/>
        </w:rPr>
      </w:pPr>
    </w:p>
    <w:p w14:paraId="720CCD2A" w14:textId="4B14B9E6" w:rsidR="00DA318E" w:rsidRPr="001E7A27" w:rsidRDefault="00DA318E" w:rsidP="005C7F25">
      <w:pPr>
        <w:pStyle w:val="AR6BodyText"/>
        <w:rPr>
          <w:lang w:val="en-GB" w:eastAsia="en-US"/>
        </w:rPr>
      </w:pPr>
      <w:r w:rsidRPr="001E7A27">
        <w:rPr>
          <w:lang w:val="en-GB" w:eastAsia="en-US"/>
        </w:rPr>
        <w:t xml:space="preserve">The total influence of anthropogenic greenhouse gases (GHGs) on the Earth’s radiative balance is driven by the combined effect of those gases, and the three most important </w:t>
      </w:r>
      <w:ins w:id="2653" w:author="Soapbox" w:date="2021-07-17T10:03:00Z">
        <w:r w:rsidR="0074330C" w:rsidRPr="001E7A27">
          <w:rPr>
            <w:rFonts w:cs="Times New Roman"/>
            <w:lang w:val="en-GB" w:eastAsia="en-US"/>
          </w:rPr>
          <w:t xml:space="preserve">– </w:t>
        </w:r>
        <w:r w:rsidR="0074330C" w:rsidRPr="001E7A27">
          <w:rPr>
            <w:lang w:val="en-GB" w:eastAsia="en-US"/>
          </w:rPr>
          <w:t>carbon dioxide (CO</w:t>
        </w:r>
        <w:r w:rsidR="0074330C" w:rsidRPr="001E7A27">
          <w:rPr>
            <w:vertAlign w:val="subscript"/>
            <w:lang w:val="en-GB" w:eastAsia="en-US"/>
          </w:rPr>
          <w:t>2</w:t>
        </w:r>
        <w:r w:rsidR="0074330C" w:rsidRPr="001E7A27">
          <w:rPr>
            <w:lang w:val="en-GB" w:eastAsia="en-US"/>
          </w:rPr>
          <w:t>), methane (CH</w:t>
        </w:r>
        <w:r w:rsidR="0074330C" w:rsidRPr="001E7A27">
          <w:rPr>
            <w:vertAlign w:val="subscript"/>
            <w:lang w:val="en-GB" w:eastAsia="en-US"/>
          </w:rPr>
          <w:t>4</w:t>
        </w:r>
        <w:r w:rsidR="0074330C" w:rsidRPr="001E7A27">
          <w:rPr>
            <w:lang w:val="en-GB" w:eastAsia="en-US"/>
          </w:rPr>
          <w:t>), nitrous oxide (N</w:t>
        </w:r>
        <w:r w:rsidR="0074330C" w:rsidRPr="001E7A27">
          <w:rPr>
            <w:vertAlign w:val="subscript"/>
            <w:lang w:val="en-GB" w:eastAsia="en-US"/>
          </w:rPr>
          <w:t>2</w:t>
        </w:r>
        <w:r w:rsidR="0074330C" w:rsidRPr="001E7A27">
          <w:rPr>
            <w:lang w:val="en-GB" w:eastAsia="en-US"/>
          </w:rPr>
          <w:t xml:space="preserve">O) </w:t>
        </w:r>
        <w:r w:rsidR="0074330C" w:rsidRPr="001E7A27">
          <w:rPr>
            <w:rFonts w:cs="Times New Roman"/>
            <w:lang w:val="en-GB" w:eastAsia="en-US"/>
          </w:rPr>
          <w:t>–</w:t>
        </w:r>
        <w:r w:rsidR="0074330C" w:rsidRPr="001E7A27">
          <w:rPr>
            <w:lang w:val="en-GB" w:eastAsia="en-US"/>
          </w:rPr>
          <w:t xml:space="preserve"> </w:t>
        </w:r>
      </w:ins>
      <w:r w:rsidRPr="001E7A27">
        <w:rPr>
          <w:lang w:val="en-GB" w:eastAsia="en-US"/>
        </w:rPr>
        <w:t xml:space="preserve">were discussed </w:t>
      </w:r>
      <w:del w:id="2654" w:author="Soapbox" w:date="2021-07-17T10:04:00Z">
        <w:r w:rsidRPr="001E7A27" w:rsidDel="00BE03AD">
          <w:rPr>
            <w:lang w:val="en-GB" w:eastAsia="en-US"/>
          </w:rPr>
          <w:delText xml:space="preserve">separately </w:delText>
        </w:r>
      </w:del>
      <w:r w:rsidRPr="001E7A27">
        <w:rPr>
          <w:lang w:val="en-GB" w:eastAsia="en-US"/>
        </w:rPr>
        <w:t>in the previous sections. This section compares the balance of the sources and sinks of these three gases and their regional net flux contributions to the radiative forcing. CO</w:t>
      </w:r>
      <w:r w:rsidRPr="001E7A27">
        <w:rPr>
          <w:vertAlign w:val="subscript"/>
          <w:lang w:val="en-GB" w:eastAsia="en-US"/>
        </w:rPr>
        <w:t>2</w:t>
      </w:r>
      <w:r w:rsidRPr="001E7A27">
        <w:rPr>
          <w:lang w:val="en-GB" w:eastAsia="en-US"/>
        </w:rPr>
        <w:t xml:space="preserve"> has multiple residence times in the atmosphere</w:t>
      </w:r>
      <w:ins w:id="2655" w:author="Soapbox" w:date="2021-07-17T10:04:00Z">
        <w:r w:rsidR="00BE03AD" w:rsidRPr="001E7A27">
          <w:rPr>
            <w:lang w:val="en-GB" w:eastAsia="en-US"/>
          </w:rPr>
          <w:t xml:space="preserve"> </w:t>
        </w:r>
        <w:r w:rsidR="00BE03AD" w:rsidRPr="001E7A27">
          <w:rPr>
            <w:rFonts w:cs="Times New Roman"/>
            <w:lang w:val="en-GB" w:eastAsia="en-US"/>
          </w:rPr>
          <w:t>–</w:t>
        </w:r>
      </w:ins>
      <w:r w:rsidRPr="001E7A27">
        <w:rPr>
          <w:lang w:val="en-GB" w:eastAsia="en-US"/>
        </w:rPr>
        <w:t xml:space="preserve"> from one year to many thousands of years (Box 6.1 in </w:t>
      </w:r>
      <w:r w:rsidRPr="001E7A27">
        <w:rPr>
          <w:lang w:val="en-GB" w:eastAsia="en-US"/>
        </w:rPr>
        <w:fldChar w:fldCharType="begin" w:fldLock="1"/>
      </w:r>
      <w:ins w:id="2656" w:author="Robin Matthews" w:date="2021-06-18T10:29:00Z">
        <w:r w:rsidR="00E572F8" w:rsidRPr="001E7A27">
          <w:rPr>
            <w:lang w:val="en-GB" w:eastAsia="en-US"/>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"manualFormatting" : "Ciais et al., 2013)", "plainTextFormattedCitation" : "(Ciais et al., 2013)", "previouslyFormattedCitation" : "(Ciais et al., 2013)" }, "properties" : { "noteIndex" : 0 }, "schema" : "https://github.com/citation-style-language/schema/raw/master/csl-citation.json" }</w:instrText>
        </w:r>
      </w:ins>
      <w:del w:id="2657" w:author="Robin Matthews" w:date="2021-06-18T10:29:00Z">
        <w:r w:rsidR="00747167" w:rsidRPr="001E7A27" w:rsidDel="00E572F8">
          <w:rPr>
            <w:lang w:val="en-GB" w:eastAsia="en-US"/>
          </w:rPr>
          <w:del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"manualFormatting" : "Ciais et al. (2013)", "plainTextFormattedCitation" : "(Ciais et al., 2013)", "previouslyFormattedCitation" : "(Ciais et al., 2013)"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Ciais et al.</w:t>
      </w:r>
      <w:ins w:id="2658" w:author="Robin Matthews" w:date="2021-06-18T10:29:00Z">
        <w:r w:rsidR="00E572F8" w:rsidRPr="001E7A27">
          <w:rPr>
            <w:noProof/>
            <w:lang w:val="en-GB" w:eastAsia="en-US"/>
          </w:rPr>
          <w:t xml:space="preserve">, </w:t>
        </w:r>
      </w:ins>
      <w:del w:id="2659" w:author="Robin Matthews" w:date="2021-06-18T10:29:00Z">
        <w:r w:rsidR="00025FA2" w:rsidRPr="001E7A27" w:rsidDel="00E572F8">
          <w:rPr>
            <w:noProof/>
            <w:lang w:val="en-GB" w:eastAsia="en-US"/>
          </w:rPr>
          <w:delText xml:space="preserve"> (</w:delText>
        </w:r>
      </w:del>
      <w:r w:rsidR="00025FA2" w:rsidRPr="001E7A27">
        <w:rPr>
          <w:noProof/>
          <w:lang w:val="en-GB" w:eastAsia="en-US"/>
        </w:rPr>
        <w:t>2013)</w:t>
      </w:r>
      <w:r w:rsidRPr="001E7A27">
        <w:rPr>
          <w:lang w:val="en-GB" w:eastAsia="en-US"/>
        </w:rPr>
        <w:fldChar w:fldCharType="end"/>
      </w:r>
      <w:del w:id="2660" w:author="Robin Matthews" w:date="2021-06-18T10:29:00Z">
        <w:r w:rsidRPr="001E7A27" w:rsidDel="00E572F8">
          <w:rPr>
            <w:lang w:val="en-GB" w:eastAsia="en-US"/>
          </w:rPr>
          <w:delText>)</w:delText>
        </w:r>
      </w:del>
      <w:ins w:id="2661" w:author="Soapbox" w:date="2021-07-17T10:04:00Z">
        <w:r w:rsidR="00BE03AD" w:rsidRPr="001E7A27">
          <w:rPr>
            <w:lang w:val="en-GB" w:eastAsia="en-US"/>
          </w:rPr>
          <w:t xml:space="preserve"> </w:t>
        </w:r>
        <w:r w:rsidR="00BE03AD" w:rsidRPr="001E7A27">
          <w:rPr>
            <w:rFonts w:cs="Times New Roman"/>
            <w:lang w:val="en-GB" w:eastAsia="en-US"/>
          </w:rPr>
          <w:t>–</w:t>
        </w:r>
      </w:ins>
      <w:del w:id="2662" w:author="Soapbox" w:date="2021-07-17T10:04:00Z">
        <w:r w:rsidRPr="001E7A27" w:rsidDel="00BE03AD">
          <w:rPr>
            <w:lang w:val="en-GB" w:eastAsia="en-US"/>
          </w:rPr>
          <w:delText>,</w:delText>
        </w:r>
      </w:del>
      <w:r w:rsidRPr="001E7A27">
        <w:rPr>
          <w:lang w:val="en-GB" w:eastAsia="en-US"/>
        </w:rPr>
        <w:t xml:space="preserve"> and N</w:t>
      </w:r>
      <w:r w:rsidRPr="001E7A27">
        <w:rPr>
          <w:vertAlign w:val="subscript"/>
          <w:lang w:val="en-GB" w:eastAsia="en-US"/>
        </w:rPr>
        <w:t>2</w:t>
      </w:r>
      <w:r w:rsidRPr="001E7A27">
        <w:rPr>
          <w:lang w:val="en-GB" w:eastAsia="en-US"/>
        </w:rPr>
        <w:t xml:space="preserve">O has a mean lifetime of 116 years. They are both long-lived GHGs, while </w:t>
      </w:r>
      <w:r w:rsidRPr="001E7A27">
        <w:rPr>
          <w:lang w:val="en-GB" w:eastAsia="en-US"/>
        </w:rPr>
        <w:lastRenderedPageBreak/>
        <w:t>CH</w:t>
      </w:r>
      <w:r w:rsidRPr="001E7A27">
        <w:rPr>
          <w:vertAlign w:val="subscript"/>
          <w:lang w:val="en-GB" w:eastAsia="en-US"/>
        </w:rPr>
        <w:t>4</w:t>
      </w:r>
      <w:r w:rsidRPr="001E7A27">
        <w:rPr>
          <w:lang w:val="en-GB" w:eastAsia="en-US"/>
        </w:rPr>
        <w:t xml:space="preserve"> has a lifetime of </w:t>
      </w:r>
      <w:commentRangeStart w:id="2663"/>
      <w:r w:rsidRPr="001E7A27">
        <w:rPr>
          <w:lang w:val="en-GB" w:eastAsia="en-US"/>
        </w:rPr>
        <w:t xml:space="preserve">9.0 years </w:t>
      </w:r>
      <w:commentRangeEnd w:id="2663"/>
      <w:r w:rsidR="00BE03AD" w:rsidRPr="001E7A27">
        <w:rPr>
          <w:rStyle w:val="CommentReference"/>
          <w:lang w:val="en-GB"/>
        </w:rPr>
        <w:commentReference w:id="2663"/>
      </w:r>
      <w:r w:rsidRPr="001E7A27">
        <w:rPr>
          <w:lang w:val="en-GB" w:eastAsia="en-US"/>
        </w:rPr>
        <w:t>and is considered a short-lived GHG</w:t>
      </w:r>
      <w:del w:id="2664" w:author="Soapbox" w:date="2021-07-17T10:05:00Z">
        <w:r w:rsidRPr="001E7A27" w:rsidDel="004E3012">
          <w:rPr>
            <w:lang w:val="en-GB" w:eastAsia="en-US"/>
          </w:rPr>
          <w:delText>s</w:delText>
        </w:r>
      </w:del>
      <w:r w:rsidRPr="001E7A27">
        <w:rPr>
          <w:lang w:val="en-GB" w:eastAsia="en-US"/>
        </w:rPr>
        <w:t xml:space="preserve"> (see Chapter 2 for lifetime of GHGs, Chapter 6 for CH</w:t>
      </w:r>
      <w:r w:rsidRPr="001E7A27">
        <w:rPr>
          <w:vertAlign w:val="subscript"/>
          <w:lang w:val="en-GB" w:eastAsia="en-US"/>
        </w:rPr>
        <w:t>4</w:t>
      </w:r>
      <w:r w:rsidRPr="001E7A27">
        <w:rPr>
          <w:lang w:val="en-GB" w:eastAsia="en-US"/>
        </w:rPr>
        <w:t xml:space="preserve"> chemical lifetime, and Chapter 7 for effective radiative forcing of all GHGs).</w:t>
      </w:r>
    </w:p>
    <w:p w14:paraId="7027A7FC" w14:textId="77777777" w:rsidR="00DA318E" w:rsidRPr="001E7A27" w:rsidRDefault="00DA318E" w:rsidP="005C7F25">
      <w:pPr>
        <w:pStyle w:val="AR6BodyText"/>
        <w:rPr>
          <w:lang w:val="en-GB" w:eastAsia="en-US"/>
        </w:rPr>
      </w:pPr>
    </w:p>
    <w:p w14:paraId="3C6465C2" w14:textId="083D5D93" w:rsidR="00DA318E" w:rsidRPr="001E7A27" w:rsidRDefault="00DA318E" w:rsidP="005C7F25">
      <w:pPr>
        <w:pStyle w:val="AR6BodyText"/>
        <w:rPr>
          <w:lang w:val="en-GB" w:eastAsia="en-US"/>
        </w:rPr>
      </w:pPr>
      <w:r w:rsidRPr="001E7A27">
        <w:rPr>
          <w:lang w:val="en-GB" w:eastAsia="en-US"/>
        </w:rPr>
        <w:t>Figure 5.</w:t>
      </w:r>
      <w:r w:rsidR="00160564" w:rsidRPr="001E7A27">
        <w:rPr>
          <w:lang w:val="en-GB" w:eastAsia="en-US"/>
        </w:rPr>
        <w:t xml:space="preserve">18 </w:t>
      </w:r>
      <w:r w:rsidRPr="001E7A27">
        <w:rPr>
          <w:lang w:val="en-GB" w:eastAsia="en-US"/>
        </w:rPr>
        <w:t>shows the contribution to radiative forcing of CO</w:t>
      </w:r>
      <w:r w:rsidRPr="001E7A27">
        <w:rPr>
          <w:vertAlign w:val="subscript"/>
          <w:lang w:val="en-GB"/>
        </w:rPr>
        <w:t>2</w:t>
      </w:r>
      <w:r w:rsidRPr="001E7A27">
        <w:rPr>
          <w:lang w:val="en-GB" w:eastAsia="en-US"/>
        </w:rPr>
        <w:t>, CH</w:t>
      </w:r>
      <w:r w:rsidRPr="001E7A27">
        <w:rPr>
          <w:vertAlign w:val="subscript"/>
          <w:lang w:val="en-GB" w:eastAsia="en-US"/>
        </w:rPr>
        <w:t>4</w:t>
      </w:r>
      <w:r w:rsidRPr="001E7A27">
        <w:rPr>
          <w:lang w:val="en-GB" w:eastAsia="en-US"/>
        </w:rPr>
        <w:t>, N</w:t>
      </w:r>
      <w:r w:rsidRPr="001E7A27">
        <w:rPr>
          <w:vertAlign w:val="subscript"/>
          <w:lang w:val="en-GB" w:eastAsia="en-US"/>
        </w:rPr>
        <w:t>2</w:t>
      </w:r>
      <w:r w:rsidRPr="001E7A27">
        <w:rPr>
          <w:lang w:val="en-GB" w:eastAsia="en-US"/>
        </w:rPr>
        <w:t xml:space="preserve">O, and the halogenated species since the 1900s </w:t>
      </w:r>
      <w:del w:id="2665" w:author="Soapbox" w:date="2021-07-17T10:06:00Z">
        <w:r w:rsidRPr="001E7A27" w:rsidDel="00EE2DF6">
          <w:rPr>
            <w:lang w:val="en-GB" w:eastAsia="en-US"/>
          </w:rPr>
          <w:delText>and the</w:delText>
        </w:r>
      </w:del>
      <w:ins w:id="2666" w:author="Soapbox" w:date="2021-07-17T10:06:00Z">
        <w:r w:rsidR="00EE2DF6" w:rsidRPr="001E7A27">
          <w:rPr>
            <w:lang w:val="en-GB" w:eastAsia="en-US"/>
          </w:rPr>
          <w:t>to</w:t>
        </w:r>
      </w:ins>
      <w:r w:rsidRPr="001E7A27">
        <w:rPr>
          <w:lang w:val="en-GB" w:eastAsia="en-US"/>
        </w:rPr>
        <w:t xml:space="preserve"> more recent decades. For the period 1960–2019, the relative contribution to the total effective radiative forcing (ERF) was 63% for CO</w:t>
      </w:r>
      <w:r w:rsidRPr="001E7A27">
        <w:rPr>
          <w:vertAlign w:val="subscript"/>
          <w:lang w:val="en-GB"/>
        </w:rPr>
        <w:t>2</w:t>
      </w:r>
      <w:r w:rsidRPr="001E7A27">
        <w:rPr>
          <w:lang w:val="en-GB" w:eastAsia="en-US"/>
        </w:rPr>
        <w:t>, 11% for CH</w:t>
      </w:r>
      <w:r w:rsidRPr="001E7A27">
        <w:rPr>
          <w:vertAlign w:val="subscript"/>
          <w:lang w:val="en-GB" w:eastAsia="en-US"/>
        </w:rPr>
        <w:t>4</w:t>
      </w:r>
      <w:r w:rsidRPr="001E7A27">
        <w:rPr>
          <w:lang w:val="en-GB" w:eastAsia="en-US"/>
        </w:rPr>
        <w:t xml:space="preserve">, 6% for </w:t>
      </w:r>
      <w:r w:rsidRPr="001E7A27">
        <w:rPr>
          <w:lang w:val="en-GB"/>
        </w:rPr>
        <w:t>N</w:t>
      </w:r>
      <w:r w:rsidRPr="001E7A27">
        <w:rPr>
          <w:vertAlign w:val="subscript"/>
          <w:lang w:val="en-GB"/>
        </w:rPr>
        <w:t>2</w:t>
      </w:r>
      <w:r w:rsidRPr="001E7A27">
        <w:rPr>
          <w:lang w:val="en-GB"/>
        </w:rPr>
        <w:t>O</w:t>
      </w:r>
      <w:r w:rsidRPr="001E7A27">
        <w:rPr>
          <w:lang w:val="en-GB" w:eastAsia="en-US"/>
        </w:rPr>
        <w:t>, and 17% for the halogenated species (Chapter 7; Figure 5.1</w:t>
      </w:r>
      <w:r w:rsidR="007C6078" w:rsidRPr="001E7A27">
        <w:rPr>
          <w:lang w:val="en-GB" w:eastAsia="en-US"/>
        </w:rPr>
        <w:t>8</w:t>
      </w:r>
      <w:r w:rsidRPr="001E7A27">
        <w:rPr>
          <w:lang w:val="en-GB" w:eastAsia="en-US"/>
        </w:rPr>
        <w:t>). The systematic decline in the relative contribution to ERF for CH</w:t>
      </w:r>
      <w:r w:rsidRPr="001E7A27">
        <w:rPr>
          <w:vertAlign w:val="subscript"/>
          <w:lang w:val="en-GB" w:eastAsia="en-US"/>
        </w:rPr>
        <w:t>4</w:t>
      </w:r>
      <w:r w:rsidRPr="001E7A27">
        <w:rPr>
          <w:lang w:val="en-GB" w:eastAsia="en-US"/>
        </w:rPr>
        <w:t xml:space="preserve"> since 1850 is caused by </w:t>
      </w:r>
      <w:ins w:id="2667" w:author="Soapbox" w:date="2021-07-17T10:06:00Z">
        <w:r w:rsidR="00EE2DF6" w:rsidRPr="001E7A27">
          <w:rPr>
            <w:lang w:val="en-GB" w:eastAsia="en-US"/>
          </w:rPr>
          <w:t xml:space="preserve">a </w:t>
        </w:r>
      </w:ins>
      <w:r w:rsidRPr="001E7A27">
        <w:rPr>
          <w:lang w:val="en-GB" w:eastAsia="en-US"/>
        </w:rPr>
        <w:t>slower increase rate of CH</w:t>
      </w:r>
      <w:r w:rsidRPr="001E7A27">
        <w:rPr>
          <w:vertAlign w:val="subscript"/>
          <w:lang w:val="en-GB" w:eastAsia="en-US"/>
        </w:rPr>
        <w:t>4</w:t>
      </w:r>
      <w:r w:rsidRPr="001E7A27">
        <w:rPr>
          <w:lang w:val="en-GB" w:eastAsia="en-US"/>
        </w:rPr>
        <w:t xml:space="preserve"> in the recent decades, at 6, 10 and 5 ppb yr</w:t>
      </w:r>
      <w:del w:id="2668" w:author="Ian Blenkinsop" w:date="2021-07-28T16:16:00Z">
        <w:r w:rsidRPr="001E7A27" w:rsidDel="00E4692D">
          <w:rPr>
            <w:vertAlign w:val="superscript"/>
            <w:lang w:val="en-GB" w:eastAsia="en-US"/>
          </w:rPr>
          <w:delText>-</w:delText>
        </w:r>
      </w:del>
      <w:ins w:id="2669" w:author="Ian Blenkinsop" w:date="2021-07-28T16:16:00Z">
        <w:r w:rsidR="00E4692D" w:rsidRPr="001E7A27">
          <w:rPr>
            <w:vertAlign w:val="superscript"/>
            <w:lang w:val="en-GB" w:eastAsia="en-US"/>
          </w:rPr>
          <w:t>–</w:t>
        </w:r>
      </w:ins>
      <w:r w:rsidRPr="001E7A27">
        <w:rPr>
          <w:vertAlign w:val="superscript"/>
          <w:lang w:val="en-GB" w:eastAsia="en-US"/>
        </w:rPr>
        <w:t>1</w:t>
      </w:r>
      <w:r w:rsidRPr="001E7A27">
        <w:rPr>
          <w:lang w:val="en-GB" w:eastAsia="en-US"/>
        </w:rPr>
        <w:t xml:space="preserve"> during 1850</w:t>
      </w:r>
      <w:ins w:id="2670" w:author="Soapbox" w:date="2021-07-17T10:07:00Z">
        <w:r w:rsidR="00EE2DF6" w:rsidRPr="001E7A27">
          <w:rPr>
            <w:lang w:val="en-GB" w:eastAsia="en-US"/>
          </w:rPr>
          <w:t>–</w:t>
        </w:r>
      </w:ins>
      <w:del w:id="2671" w:author="Soapbox" w:date="2021-07-17T10:07:00Z">
        <w:r w:rsidRPr="001E7A27" w:rsidDel="00EE2DF6">
          <w:rPr>
            <w:lang w:val="en-GB" w:eastAsia="en-US"/>
          </w:rPr>
          <w:delText>-</w:delText>
        </w:r>
      </w:del>
      <w:r w:rsidRPr="001E7A27">
        <w:rPr>
          <w:lang w:val="en-GB" w:eastAsia="en-US"/>
        </w:rPr>
        <w:t>2019, 1960–2019 and 2000–2019, respectively, in comparison with the increas</w:t>
      </w:r>
      <w:r w:rsidR="00E93BA2" w:rsidRPr="001E7A27">
        <w:rPr>
          <w:lang w:val="en-GB" w:eastAsia="en-US"/>
        </w:rPr>
        <w:t>ing</w:t>
      </w:r>
      <w:r w:rsidRPr="001E7A27">
        <w:rPr>
          <w:lang w:val="en-GB" w:eastAsia="en-US"/>
        </w:rPr>
        <w:t xml:space="preserve"> rate of CO</w:t>
      </w:r>
      <w:r w:rsidRPr="001E7A27">
        <w:rPr>
          <w:vertAlign w:val="subscript"/>
          <w:lang w:val="en-GB" w:eastAsia="en-US"/>
        </w:rPr>
        <w:t>2</w:t>
      </w:r>
      <w:r w:rsidRPr="001E7A27">
        <w:rPr>
          <w:lang w:val="en-GB" w:eastAsia="en-US"/>
        </w:rPr>
        <w:t xml:space="preserve"> (at 0.7, 1.6 and 2.2 ppm yr</w:t>
      </w:r>
      <w:del w:id="2672" w:author="Ian Blenkinsop" w:date="2021-07-28T16:16:00Z">
        <w:r w:rsidRPr="001E7A27" w:rsidDel="00E4692D">
          <w:rPr>
            <w:vertAlign w:val="superscript"/>
            <w:lang w:val="en-GB" w:eastAsia="en-US"/>
          </w:rPr>
          <w:delText>-</w:delText>
        </w:r>
      </w:del>
      <w:ins w:id="2673" w:author="Ian Blenkinsop" w:date="2021-07-28T16:16:00Z">
        <w:r w:rsidR="00E4692D" w:rsidRPr="001E7A27">
          <w:rPr>
            <w:vertAlign w:val="superscript"/>
            <w:lang w:val="en-GB" w:eastAsia="en-US"/>
          </w:rPr>
          <w:t>–</w:t>
        </w:r>
      </w:ins>
      <w:r w:rsidRPr="001E7A27">
        <w:rPr>
          <w:vertAlign w:val="superscript"/>
          <w:lang w:val="en-GB" w:eastAsia="en-US"/>
        </w:rPr>
        <w:t>1</w:t>
      </w:r>
      <w:r w:rsidRPr="001E7A27">
        <w:rPr>
          <w:lang w:val="en-GB" w:eastAsia="en-US"/>
        </w:rPr>
        <w:t>, respectively) and N</w:t>
      </w:r>
      <w:r w:rsidRPr="001E7A27">
        <w:rPr>
          <w:vertAlign w:val="subscript"/>
          <w:lang w:val="en-GB" w:eastAsia="en-US"/>
        </w:rPr>
        <w:t>2</w:t>
      </w:r>
      <w:r w:rsidRPr="001E7A27">
        <w:rPr>
          <w:lang w:val="en-GB" w:eastAsia="en-US"/>
        </w:rPr>
        <w:t>O (at 0.4, 0.7 and 0.9 ppb yr</w:t>
      </w:r>
      <w:del w:id="2674" w:author="Ian Blenkinsop" w:date="2021-07-28T16:16:00Z">
        <w:r w:rsidRPr="001E7A27" w:rsidDel="00E4692D">
          <w:rPr>
            <w:vertAlign w:val="superscript"/>
            <w:lang w:val="en-GB" w:eastAsia="en-US"/>
          </w:rPr>
          <w:delText>-</w:delText>
        </w:r>
      </w:del>
      <w:ins w:id="2675" w:author="Ian Blenkinsop" w:date="2021-07-28T16:16:00Z">
        <w:r w:rsidR="00E4692D" w:rsidRPr="001E7A27">
          <w:rPr>
            <w:vertAlign w:val="superscript"/>
            <w:lang w:val="en-GB" w:eastAsia="en-US"/>
          </w:rPr>
          <w:t>–</w:t>
        </w:r>
      </w:ins>
      <w:r w:rsidRPr="001E7A27">
        <w:rPr>
          <w:vertAlign w:val="superscript"/>
          <w:lang w:val="en-GB" w:eastAsia="en-US"/>
        </w:rPr>
        <w:t>1</w:t>
      </w:r>
      <w:r w:rsidRPr="001E7A27">
        <w:rPr>
          <w:lang w:val="en-GB" w:eastAsia="en-US"/>
        </w:rPr>
        <w:t>, respectively</w:t>
      </w:r>
      <w:del w:id="2676" w:author="Ian Blenkinsop" w:date="2021-07-28T13:48:00Z">
        <w:r w:rsidRPr="001E7A27" w:rsidDel="00F34121">
          <w:rPr>
            <w:lang w:val="en-GB" w:eastAsia="en-US"/>
          </w:rPr>
          <w:delText>) (</w:delText>
        </w:r>
      </w:del>
      <w:ins w:id="2677" w:author="Ian Blenkinsop" w:date="2021-07-28T13:48:00Z">
        <w:r w:rsidR="00F34121" w:rsidRPr="001E7A27">
          <w:rPr>
            <w:lang w:val="en-GB" w:eastAsia="en-US"/>
          </w:rPr>
          <w:t xml:space="preserve">; </w:t>
        </w:r>
      </w:ins>
      <w:r w:rsidRPr="001E7A27">
        <w:rPr>
          <w:lang w:val="en-GB" w:eastAsia="en-US"/>
        </w:rPr>
        <w:t>Fig</w:t>
      </w:r>
      <w:r w:rsidR="000141B4" w:rsidRPr="001E7A27">
        <w:rPr>
          <w:lang w:val="en-GB" w:eastAsia="en-US"/>
        </w:rPr>
        <w:t xml:space="preserve">ure </w:t>
      </w:r>
      <w:r w:rsidRPr="001E7A27">
        <w:rPr>
          <w:lang w:val="en-GB" w:eastAsia="en-US"/>
        </w:rPr>
        <w:t>5.</w:t>
      </w:r>
      <w:r w:rsidR="007C6078" w:rsidRPr="001E7A27">
        <w:rPr>
          <w:lang w:val="en-GB" w:eastAsia="en-US"/>
        </w:rPr>
        <w:t>4</w:t>
      </w:r>
      <w:r w:rsidRPr="001E7A27">
        <w:rPr>
          <w:lang w:val="en-GB" w:eastAsia="en-US"/>
        </w:rPr>
        <w:t>). Owing to the shorter lifetime of CH</w:t>
      </w:r>
      <w:r w:rsidRPr="001E7A27">
        <w:rPr>
          <w:vertAlign w:val="subscript"/>
          <w:lang w:val="en-GB" w:eastAsia="en-US"/>
        </w:rPr>
        <w:t>4</w:t>
      </w:r>
      <w:r w:rsidRPr="001E7A27">
        <w:rPr>
          <w:lang w:val="en-GB" w:eastAsia="en-US"/>
        </w:rPr>
        <w:t xml:space="preserve">, the effect of </w:t>
      </w:r>
      <w:ins w:id="2678" w:author="Tom Maycock" w:date="2021-09-08T16:48:00Z">
        <w:r w:rsidR="001F76C1">
          <w:rPr>
            <w:lang w:val="en-GB" w:eastAsia="en-US"/>
          </w:rPr>
          <w:t xml:space="preserve">a </w:t>
        </w:r>
      </w:ins>
      <w:r w:rsidRPr="001E7A27">
        <w:rPr>
          <w:lang w:val="en-GB" w:eastAsia="en-US"/>
        </w:rPr>
        <w:t xml:space="preserve">reduction in </w:t>
      </w:r>
      <w:ins w:id="2679" w:author="Tom Maycock" w:date="2021-09-08T16:48:00Z">
        <w:r w:rsidR="001F76C1">
          <w:rPr>
            <w:lang w:val="en-GB" w:eastAsia="en-US"/>
          </w:rPr>
          <w:t xml:space="preserve">the </w:t>
        </w:r>
      </w:ins>
      <w:r w:rsidRPr="001E7A27">
        <w:rPr>
          <w:lang w:val="en-GB" w:eastAsia="en-US"/>
        </w:rPr>
        <w:t>emission</w:t>
      </w:r>
      <w:ins w:id="2680" w:author="Tom Maycock" w:date="2021-09-08T16:48:00Z">
        <w:r w:rsidR="001F76C1">
          <w:rPr>
            <w:lang w:val="en-GB" w:eastAsia="en-US"/>
          </w:rPr>
          <w:t>s</w:t>
        </w:r>
      </w:ins>
      <w:r w:rsidRPr="001E7A27">
        <w:rPr>
          <w:lang w:val="en-GB" w:eastAsia="en-US"/>
        </w:rPr>
        <w:t xml:space="preserve"> increase rate on the ERF increase is evident at inter-decadal time</w:t>
      </w:r>
      <w:ins w:id="2681" w:author="Soapbox" w:date="2021-07-15T12:51:00Z">
        <w:r w:rsidR="006C248B" w:rsidRPr="001E7A27">
          <w:rPr>
            <w:lang w:val="en-GB" w:eastAsia="en-US"/>
          </w:rPr>
          <w:t xml:space="preserve"> </w:t>
        </w:r>
      </w:ins>
      <w:r w:rsidRPr="001E7A27">
        <w:rPr>
          <w:lang w:val="en-GB" w:eastAsia="en-US"/>
        </w:rPr>
        <w:t xml:space="preserve">scales.  </w:t>
      </w:r>
    </w:p>
    <w:p w14:paraId="72A09D03" w14:textId="77777777" w:rsidR="00DA318E" w:rsidRPr="001E7A27" w:rsidRDefault="00DA318E" w:rsidP="005C7F25">
      <w:pPr>
        <w:pStyle w:val="AR6BodyText"/>
        <w:rPr>
          <w:lang w:val="en-GB" w:eastAsia="en-US"/>
        </w:rPr>
      </w:pPr>
    </w:p>
    <w:p w14:paraId="17A9892E" w14:textId="77777777" w:rsidR="002F5491" w:rsidRPr="001E7A27" w:rsidRDefault="002F5491" w:rsidP="005C7F25">
      <w:pPr>
        <w:pStyle w:val="AR6BodyText"/>
        <w:rPr>
          <w:lang w:val="en-GB" w:eastAsia="en-US"/>
        </w:rPr>
      </w:pPr>
    </w:p>
    <w:p w14:paraId="16B47E9E" w14:textId="77777777" w:rsidR="00DA318E" w:rsidRPr="001E7A27" w:rsidRDefault="00DA318E" w:rsidP="005C7F25">
      <w:pPr>
        <w:pStyle w:val="AR6BodyText"/>
        <w:rPr>
          <w:lang w:val="en-GB" w:eastAsia="en-US"/>
        </w:rPr>
      </w:pPr>
      <w:r w:rsidRPr="001E7A27">
        <w:rPr>
          <w:rFonts w:eastAsia="Bliss"/>
          <w:b/>
          <w:lang w:val="en-GB"/>
        </w:rPr>
        <w:t>[START FIGURE 5.1</w:t>
      </w:r>
      <w:r w:rsidR="007C6078" w:rsidRPr="001E7A27">
        <w:rPr>
          <w:rFonts w:eastAsia="Bliss"/>
          <w:b/>
          <w:lang w:val="en-GB"/>
        </w:rPr>
        <w:t>8</w:t>
      </w:r>
      <w:r w:rsidRPr="001E7A27">
        <w:rPr>
          <w:rFonts w:eastAsia="Bliss"/>
          <w:b/>
          <w:lang w:val="en-GB"/>
        </w:rPr>
        <w:t xml:space="preserve"> HERE]</w:t>
      </w:r>
    </w:p>
    <w:p w14:paraId="0169CB23" w14:textId="02947ABA" w:rsidR="005A2651" w:rsidRPr="001E7A27" w:rsidRDefault="005A2651" w:rsidP="005C7F25">
      <w:pPr>
        <w:pStyle w:val="AR6BodyText"/>
        <w:rPr>
          <w:lang w:val="en-GB" w:eastAsia="en-US"/>
        </w:rPr>
      </w:pPr>
    </w:p>
    <w:p w14:paraId="52A2A9D9" w14:textId="370AD480" w:rsidR="00DA318E" w:rsidRPr="001E7A27" w:rsidRDefault="00DA318E" w:rsidP="005C7F25">
      <w:pPr>
        <w:pStyle w:val="AR6Chap5Figure"/>
        <w:rPr>
          <w:lang w:val="en-GB"/>
        </w:rPr>
      </w:pPr>
      <w:r w:rsidRPr="001E7A27">
        <w:rPr>
          <w:b/>
          <w:bCs/>
          <w:lang w:val="en-GB"/>
        </w:rPr>
        <w:t xml:space="preserve">Contributions of </w:t>
      </w:r>
      <w:r w:rsidR="009F798D" w:rsidRPr="001E7A27">
        <w:rPr>
          <w:b/>
          <w:bCs/>
          <w:lang w:val="en-GB"/>
        </w:rPr>
        <w:t>carbon dioxide (CO</w:t>
      </w:r>
      <w:r w:rsidR="009F798D" w:rsidRPr="001E7A27">
        <w:rPr>
          <w:b/>
          <w:bCs/>
          <w:vertAlign w:val="subscript"/>
          <w:lang w:val="en-GB"/>
        </w:rPr>
        <w:t>2</w:t>
      </w:r>
      <w:r w:rsidR="009F798D" w:rsidRPr="001E7A27">
        <w:rPr>
          <w:b/>
          <w:bCs/>
          <w:lang w:val="en-GB"/>
        </w:rPr>
        <w:t>), methane (CH</w:t>
      </w:r>
      <w:r w:rsidR="009F798D" w:rsidRPr="001E7A27">
        <w:rPr>
          <w:b/>
          <w:bCs/>
          <w:vertAlign w:val="subscript"/>
          <w:lang w:val="en-GB"/>
        </w:rPr>
        <w:t>4</w:t>
      </w:r>
      <w:r w:rsidR="009F798D" w:rsidRPr="001E7A27">
        <w:rPr>
          <w:b/>
          <w:bCs/>
          <w:lang w:val="en-GB"/>
        </w:rPr>
        <w:t>), nitrous oxide (N</w:t>
      </w:r>
      <w:r w:rsidR="009F798D" w:rsidRPr="001E7A27">
        <w:rPr>
          <w:b/>
          <w:bCs/>
          <w:vertAlign w:val="subscript"/>
          <w:lang w:val="en-GB"/>
        </w:rPr>
        <w:t>2</w:t>
      </w:r>
      <w:r w:rsidR="009F798D" w:rsidRPr="001E7A27">
        <w:rPr>
          <w:b/>
          <w:bCs/>
          <w:lang w:val="en-GB"/>
        </w:rPr>
        <w:t xml:space="preserve">O) </w:t>
      </w:r>
      <w:r w:rsidRPr="001E7A27">
        <w:rPr>
          <w:b/>
          <w:bCs/>
          <w:lang w:val="en-GB"/>
        </w:rPr>
        <w:t xml:space="preserve">and halogenated species to the total effective radiative forcing </w:t>
      </w:r>
      <w:r w:rsidR="005A2651" w:rsidRPr="001E7A27">
        <w:rPr>
          <w:b/>
          <w:bCs/>
          <w:lang w:val="en-GB"/>
        </w:rPr>
        <w:t xml:space="preserve">(ERF) </w:t>
      </w:r>
      <w:r w:rsidRPr="001E7A27">
        <w:rPr>
          <w:b/>
          <w:bCs/>
          <w:lang w:val="en-GB"/>
        </w:rPr>
        <w:t>increase since 1850</w:t>
      </w:r>
      <w:r w:rsidR="00D704B9" w:rsidRPr="001E7A27">
        <w:rPr>
          <w:b/>
          <w:bCs/>
          <w:lang w:val="en-GB"/>
        </w:rPr>
        <w:t xml:space="preserve"> and</w:t>
      </w:r>
      <w:r w:rsidRPr="001E7A27">
        <w:rPr>
          <w:b/>
          <w:bCs/>
          <w:lang w:val="en-GB"/>
        </w:rPr>
        <w:t xml:space="preserve"> 1960</w:t>
      </w:r>
      <w:r w:rsidR="00D704B9" w:rsidRPr="001E7A27">
        <w:rPr>
          <w:b/>
          <w:bCs/>
          <w:lang w:val="en-GB"/>
        </w:rPr>
        <w:t>,</w:t>
      </w:r>
      <w:r w:rsidRPr="001E7A27">
        <w:rPr>
          <w:b/>
          <w:bCs/>
          <w:lang w:val="en-GB"/>
        </w:rPr>
        <w:t xml:space="preserve"> and </w:t>
      </w:r>
      <w:r w:rsidR="00D704B9" w:rsidRPr="001E7A27">
        <w:rPr>
          <w:b/>
          <w:bCs/>
          <w:lang w:val="en-GB"/>
        </w:rPr>
        <w:t xml:space="preserve">for </w:t>
      </w:r>
      <w:r w:rsidRPr="001E7A27">
        <w:rPr>
          <w:b/>
          <w:bCs/>
          <w:lang w:val="en-GB"/>
        </w:rPr>
        <w:t>2000</w:t>
      </w:r>
      <w:r w:rsidR="000D2150" w:rsidRPr="001E7A27">
        <w:rPr>
          <w:b/>
          <w:bCs/>
          <w:lang w:val="en-GB"/>
        </w:rPr>
        <w:t xml:space="preserve"> to </w:t>
      </w:r>
      <w:r w:rsidRPr="001E7A27">
        <w:rPr>
          <w:b/>
          <w:bCs/>
          <w:lang w:val="en-GB"/>
        </w:rPr>
        <w:t>2009</w:t>
      </w:r>
      <w:r w:rsidRPr="001E7A27">
        <w:rPr>
          <w:lang w:val="en-GB"/>
        </w:rPr>
        <w:t xml:space="preserve">. ERF data are taken from </w:t>
      </w:r>
      <w:r w:rsidR="00177FA1" w:rsidRPr="001E7A27">
        <w:rPr>
          <w:lang w:val="en-GB"/>
        </w:rPr>
        <w:t>Annex III</w:t>
      </w:r>
      <w:r w:rsidRPr="001E7A27">
        <w:rPr>
          <w:lang w:val="en-GB"/>
        </w:rPr>
        <w:t xml:space="preserve"> (based on calculations from Chapter 7). Note that the sum of the ERFs exceeds 100% because there are negative ERFs due to aerosols and clouds. </w:t>
      </w:r>
      <w:r w:rsidR="0006753C" w:rsidRPr="001E7A27">
        <w:rPr>
          <w:rFonts w:cs="Times New Roman"/>
          <w:szCs w:val="20"/>
          <w:lang w:val="en-GB"/>
        </w:rPr>
        <w:t>Further details on data sources and processing are available in the chapter data table (Table 5.SM.6).</w:t>
      </w:r>
    </w:p>
    <w:p w14:paraId="455AC326" w14:textId="77777777" w:rsidR="00DA318E" w:rsidRPr="001E7A27" w:rsidRDefault="00DA318E" w:rsidP="005C7F25">
      <w:pPr>
        <w:pStyle w:val="AR6BodyText"/>
        <w:rPr>
          <w:lang w:val="en-GB"/>
        </w:rPr>
      </w:pPr>
    </w:p>
    <w:p w14:paraId="45FD5B87" w14:textId="77777777" w:rsidR="00DA318E" w:rsidRPr="001E7A27" w:rsidRDefault="00DA318E" w:rsidP="005C7F25">
      <w:pPr>
        <w:pStyle w:val="AR6BodyText"/>
        <w:rPr>
          <w:b/>
          <w:lang w:val="en-GB"/>
        </w:rPr>
      </w:pPr>
      <w:r w:rsidRPr="001E7A27">
        <w:rPr>
          <w:b/>
          <w:lang w:val="en-GB"/>
        </w:rPr>
        <w:t>[END FIGURE 5.1</w:t>
      </w:r>
      <w:r w:rsidR="007C6078" w:rsidRPr="001E7A27">
        <w:rPr>
          <w:b/>
          <w:lang w:val="en-GB"/>
        </w:rPr>
        <w:t>8</w:t>
      </w:r>
      <w:r w:rsidRPr="001E7A27">
        <w:rPr>
          <w:b/>
          <w:lang w:val="en-GB"/>
        </w:rPr>
        <w:t xml:space="preserve"> HERE] </w:t>
      </w:r>
    </w:p>
    <w:p w14:paraId="23AD11E7" w14:textId="77777777" w:rsidR="00DA318E" w:rsidRPr="001E7A27" w:rsidRDefault="00DA318E" w:rsidP="005C7F25">
      <w:pPr>
        <w:pStyle w:val="AR6BodyText"/>
        <w:rPr>
          <w:b/>
          <w:lang w:val="en-GB"/>
        </w:rPr>
      </w:pPr>
    </w:p>
    <w:p w14:paraId="172F0E57" w14:textId="77777777" w:rsidR="002F5491" w:rsidRPr="001E7A27" w:rsidRDefault="002F5491" w:rsidP="005C7F25">
      <w:pPr>
        <w:pStyle w:val="AR6BodyText"/>
        <w:rPr>
          <w:b/>
          <w:lang w:val="en-GB"/>
        </w:rPr>
      </w:pPr>
    </w:p>
    <w:p w14:paraId="419485D0" w14:textId="2E794B70" w:rsidR="00DA318E" w:rsidRPr="001E7A27" w:rsidRDefault="00DA318E" w:rsidP="005C7F25">
      <w:pPr>
        <w:pStyle w:val="AR6BodyText"/>
        <w:rPr>
          <w:lang w:val="en-GB"/>
        </w:rPr>
      </w:pPr>
      <w:r w:rsidRPr="001E7A27">
        <w:rPr>
          <w:lang w:val="en-GB"/>
        </w:rPr>
        <w:t>Atmospheric abundance of GHGs is proportional to their emissions-loss budgets in the Earth’s environment. There are multiple metrics to evaluate the relative importance of different GHGs for the global atmospheric radiation budget and the socio</w:t>
      </w:r>
      <w:ins w:id="2682" w:author="Soapbox" w:date="2021-07-16T08:16:00Z">
        <w:r w:rsidR="00092291" w:rsidRPr="001E7A27">
          <w:rPr>
            <w:lang w:val="en-GB"/>
          </w:rPr>
          <w:t>-</w:t>
        </w:r>
      </w:ins>
      <w:r w:rsidRPr="001E7A27">
        <w:rPr>
          <w:lang w:val="en-GB"/>
        </w:rPr>
        <w:t xml:space="preserve">economic impacts (Section 7.6). Metrics for weighting emissions are further developed in </w:t>
      </w:r>
      <w:del w:id="2683" w:author="Ian Blenkinsop" w:date="2021-07-28T13:48:00Z">
        <w:r w:rsidRPr="001E7A27" w:rsidDel="00F34121">
          <w:rPr>
            <w:lang w:val="en-GB"/>
          </w:rPr>
          <w:delText xml:space="preserve">the </w:delText>
        </w:r>
      </w:del>
      <w:r w:rsidRPr="001E7A27">
        <w:rPr>
          <w:lang w:val="en-GB"/>
        </w:rPr>
        <w:t xml:space="preserve">AR6 </w:t>
      </w:r>
      <w:ins w:id="2684" w:author="Ian Blenkinsop" w:date="2021-07-28T13:48:00Z">
        <w:r w:rsidR="00F34121" w:rsidRPr="001E7A27">
          <w:rPr>
            <w:lang w:val="en-GB"/>
          </w:rPr>
          <w:t>WGI</w:t>
        </w:r>
      </w:ins>
      <w:ins w:id="2685" w:author="Ian Blenkinsop" w:date="2021-07-28T13:49:00Z">
        <w:r w:rsidR="00F34121" w:rsidRPr="001E7A27">
          <w:rPr>
            <w:lang w:val="en-GB"/>
          </w:rPr>
          <w:t>II</w:t>
        </w:r>
      </w:ins>
      <w:del w:id="2686" w:author="Ian Blenkinsop" w:date="2021-07-28T13:49:00Z">
        <w:r w:rsidRPr="001E7A27" w:rsidDel="00F34121">
          <w:rPr>
            <w:lang w:val="en-GB"/>
          </w:rPr>
          <w:delText>of IPCC WGIII</w:delText>
        </w:r>
      </w:del>
      <w:r w:rsidRPr="001E7A27">
        <w:rPr>
          <w:lang w:val="en-GB"/>
        </w:rPr>
        <w:t>. Figure 5.</w:t>
      </w:r>
      <w:r w:rsidR="007C6078" w:rsidRPr="001E7A27">
        <w:rPr>
          <w:lang w:val="en-GB"/>
        </w:rPr>
        <w:t>19</w:t>
      </w:r>
      <w:r w:rsidRPr="001E7A27">
        <w:rPr>
          <w:lang w:val="en-GB"/>
        </w:rPr>
        <w:t xml:space="preserve"> shows the regional emissions of the three main GHGs. </w:t>
      </w:r>
      <w:r w:rsidR="0025632F" w:rsidRPr="001E7A27">
        <w:rPr>
          <w:lang w:val="en-GB"/>
        </w:rPr>
        <w:t>For</w:t>
      </w:r>
      <w:r w:rsidRPr="001E7A27">
        <w:rPr>
          <w:lang w:val="en-GB"/>
        </w:rPr>
        <w:t xml:space="preserve"> East Asia, Europe, Temperate North America and West Asia</w:t>
      </w:r>
      <w:r w:rsidR="0025632F" w:rsidRPr="001E7A27">
        <w:rPr>
          <w:lang w:val="en-GB"/>
        </w:rPr>
        <w:t>, the most dominant GHG source is CO</w:t>
      </w:r>
      <w:r w:rsidR="0025632F" w:rsidRPr="001E7A27">
        <w:rPr>
          <w:vertAlign w:val="subscript"/>
          <w:lang w:val="en-GB"/>
        </w:rPr>
        <w:t>2</w:t>
      </w:r>
      <w:r w:rsidR="00E93BA2" w:rsidRPr="001E7A27">
        <w:rPr>
          <w:lang w:val="en-GB"/>
        </w:rPr>
        <w:t xml:space="preserve"> </w:t>
      </w:r>
      <w:r w:rsidRPr="001E7A27">
        <w:rPr>
          <w:lang w:val="en-GB"/>
        </w:rPr>
        <w:t>(</w:t>
      </w:r>
      <w:r w:rsidRPr="001E7A27">
        <w:rPr>
          <w:i/>
          <w:iCs/>
          <w:lang w:val="en-GB"/>
        </w:rPr>
        <w:t>high confidence</w:t>
      </w:r>
      <w:r w:rsidRPr="001E7A27">
        <w:rPr>
          <w:lang w:val="en-GB"/>
        </w:rPr>
        <w:t>) (Figure 5.</w:t>
      </w:r>
      <w:r w:rsidR="007C6078" w:rsidRPr="001E7A27">
        <w:rPr>
          <w:lang w:val="en-GB"/>
        </w:rPr>
        <w:t>19</w:t>
      </w:r>
      <w:r w:rsidRPr="001E7A27">
        <w:rPr>
          <w:lang w:val="en-GB"/>
        </w:rPr>
        <w:t>)</w:t>
      </w:r>
      <w:del w:id="2687" w:author="Soapbox" w:date="2021-07-17T10:12:00Z">
        <w:r w:rsidR="0025632F" w:rsidRPr="001E7A27" w:rsidDel="00B24242">
          <w:rPr>
            <w:lang w:val="en-GB"/>
          </w:rPr>
          <w:delText>,</w:delText>
        </w:r>
      </w:del>
      <w:r w:rsidR="0025632F" w:rsidRPr="001E7A27">
        <w:rPr>
          <w:lang w:val="en-GB"/>
        </w:rPr>
        <w:t xml:space="preserve"> while</w:t>
      </w:r>
      <w:ins w:id="2688" w:author="Soapbox" w:date="2021-07-17T10:12:00Z">
        <w:r w:rsidR="00B24242" w:rsidRPr="001E7A27">
          <w:rPr>
            <w:lang w:val="en-GB"/>
          </w:rPr>
          <w:t>,</w:t>
        </w:r>
      </w:ins>
      <w:r w:rsidR="0025632F" w:rsidRPr="001E7A27">
        <w:rPr>
          <w:lang w:val="en-GB"/>
        </w:rPr>
        <w:t xml:space="preserve"> for </w:t>
      </w:r>
      <w:r w:rsidRPr="001E7A27">
        <w:rPr>
          <w:lang w:val="en-GB"/>
        </w:rPr>
        <w:t>East Asia, South Asia, Southeast Asia, Tropical South America, Temperate North America and Central Africa</w:t>
      </w:r>
      <w:ins w:id="2689" w:author="Soapbox" w:date="2021-07-17T10:12:00Z">
        <w:r w:rsidR="00B24242" w:rsidRPr="001E7A27">
          <w:rPr>
            <w:lang w:val="en-GB"/>
          </w:rPr>
          <w:t>, the source</w:t>
        </w:r>
      </w:ins>
      <w:r w:rsidRPr="001E7A27">
        <w:rPr>
          <w:lang w:val="en-GB"/>
        </w:rPr>
        <w:t xml:space="preserve"> </w:t>
      </w:r>
      <w:r w:rsidR="0025632F" w:rsidRPr="001E7A27">
        <w:rPr>
          <w:lang w:val="en-GB"/>
        </w:rPr>
        <w:t xml:space="preserve">is </w:t>
      </w:r>
      <w:r w:rsidRPr="001E7A27">
        <w:rPr>
          <w:lang w:val="en-GB"/>
        </w:rPr>
        <w:t>CH</w:t>
      </w:r>
      <w:r w:rsidRPr="001E7A27">
        <w:rPr>
          <w:vertAlign w:val="subscript"/>
          <w:lang w:val="en-GB"/>
        </w:rPr>
        <w:t>4</w:t>
      </w:r>
      <w:r w:rsidRPr="001E7A27">
        <w:rPr>
          <w:lang w:val="en-GB"/>
        </w:rPr>
        <w:t xml:space="preserve"> (Figure 5.</w:t>
      </w:r>
      <w:r w:rsidR="007C6078" w:rsidRPr="001E7A27">
        <w:rPr>
          <w:lang w:val="en-GB"/>
        </w:rPr>
        <w:t>19</w:t>
      </w:r>
      <w:r w:rsidRPr="001E7A27">
        <w:rPr>
          <w:lang w:val="en-GB"/>
        </w:rPr>
        <w:t>). The N</w:t>
      </w:r>
      <w:r w:rsidRPr="001E7A27">
        <w:rPr>
          <w:vertAlign w:val="subscript"/>
          <w:lang w:val="en-GB"/>
        </w:rPr>
        <w:t>2</w:t>
      </w:r>
      <w:r w:rsidRPr="001E7A27">
        <w:rPr>
          <w:lang w:val="en-GB"/>
        </w:rPr>
        <w:t xml:space="preserve">O emissions are </w:t>
      </w:r>
      <w:r w:rsidR="0025632F" w:rsidRPr="001E7A27">
        <w:rPr>
          <w:lang w:val="en-GB"/>
        </w:rPr>
        <w:t>dominant in</w:t>
      </w:r>
      <w:r w:rsidRPr="001E7A27">
        <w:rPr>
          <w:lang w:val="en-GB"/>
        </w:rPr>
        <w:t xml:space="preserve"> regions </w:t>
      </w:r>
      <w:r w:rsidR="0025632F" w:rsidRPr="001E7A27">
        <w:rPr>
          <w:lang w:val="en-GB"/>
        </w:rPr>
        <w:t xml:space="preserve">with </w:t>
      </w:r>
      <w:r w:rsidRPr="001E7A27">
        <w:rPr>
          <w:lang w:val="en-GB"/>
        </w:rPr>
        <w:t xml:space="preserve">intense </w:t>
      </w:r>
      <w:r w:rsidR="0025632F" w:rsidRPr="001E7A27">
        <w:rPr>
          <w:lang w:val="en-GB"/>
        </w:rPr>
        <w:t xml:space="preserve">use of </w:t>
      </w:r>
      <w:r w:rsidRPr="001E7A27">
        <w:rPr>
          <w:lang w:val="en-GB"/>
        </w:rPr>
        <w:t>nitrogen fertili</w:t>
      </w:r>
      <w:ins w:id="2690" w:author="Soapbox" w:date="2021-07-16T10:13:00Z">
        <w:r w:rsidR="00953844" w:rsidRPr="001E7A27">
          <w:rPr>
            <w:lang w:val="en-GB"/>
          </w:rPr>
          <w:t>z</w:t>
        </w:r>
      </w:ins>
      <w:del w:id="2691" w:author="Soapbox" w:date="2021-07-16T10:13:00Z">
        <w:r w:rsidRPr="001E7A27" w:rsidDel="00953844">
          <w:rPr>
            <w:lang w:val="en-GB"/>
          </w:rPr>
          <w:delText>s</w:delText>
        </w:r>
      </w:del>
      <w:r w:rsidRPr="001E7A27">
        <w:rPr>
          <w:lang w:val="en-GB"/>
        </w:rPr>
        <w:t>ers</w:t>
      </w:r>
      <w:r w:rsidR="0025632F" w:rsidRPr="001E7A27">
        <w:rPr>
          <w:lang w:val="en-GB"/>
        </w:rPr>
        <w:t xml:space="preserve"> in agriculture</w:t>
      </w:r>
      <w:r w:rsidRPr="001E7A27">
        <w:rPr>
          <w:lang w:val="en-GB"/>
        </w:rPr>
        <w:t>. Only boreal North America showed net sinks of CO</w:t>
      </w:r>
      <w:r w:rsidRPr="001E7A27">
        <w:rPr>
          <w:vertAlign w:val="subscript"/>
          <w:lang w:val="en-GB"/>
        </w:rPr>
        <w:t>2</w:t>
      </w:r>
      <w:r w:rsidRPr="001E7A27">
        <w:rPr>
          <w:lang w:val="en-GB"/>
        </w:rPr>
        <w:t>, while close to flux neutrality is observed for North Asia, Southern Africa, and Australasia. Persistent emission</w:t>
      </w:r>
      <w:ins w:id="2692" w:author="Tom Maycock" w:date="2021-09-08T15:24:00Z">
        <w:r w:rsidR="00FC0403" w:rsidRPr="001E7A27">
          <w:rPr>
            <w:lang w:val="en-GB"/>
          </w:rPr>
          <w:t>s</w:t>
        </w:r>
      </w:ins>
      <w:r w:rsidRPr="001E7A27">
        <w:rPr>
          <w:lang w:val="en-GB"/>
        </w:rPr>
        <w:t xml:space="preserve"> of CO</w:t>
      </w:r>
      <w:r w:rsidRPr="001E7A27">
        <w:rPr>
          <w:vertAlign w:val="subscript"/>
          <w:lang w:val="en-GB"/>
        </w:rPr>
        <w:t>2</w:t>
      </w:r>
      <w:r w:rsidRPr="001E7A27">
        <w:rPr>
          <w:lang w:val="en-GB"/>
        </w:rPr>
        <w:t xml:space="preserve"> </w:t>
      </w:r>
      <w:del w:id="2693" w:author="Tom Maycock" w:date="2021-09-08T15:25:00Z">
        <w:r w:rsidRPr="001E7A27" w:rsidDel="00FC0403">
          <w:rPr>
            <w:lang w:val="en-GB"/>
          </w:rPr>
          <w:delText xml:space="preserve">is </w:delText>
        </w:r>
      </w:del>
      <w:ins w:id="2694" w:author="Tom Maycock" w:date="2021-09-08T15:25:00Z">
        <w:r w:rsidR="00FC0403" w:rsidRPr="001E7A27">
          <w:rPr>
            <w:lang w:val="en-GB"/>
          </w:rPr>
          <w:t xml:space="preserve">are </w:t>
        </w:r>
      </w:ins>
      <w:r w:rsidRPr="001E7A27">
        <w:rPr>
          <w:lang w:val="en-GB"/>
        </w:rPr>
        <w:t>observed for Tropical and South America, northern Africa, and southeast Asia (</w:t>
      </w:r>
      <w:r w:rsidRPr="001E7A27">
        <w:rPr>
          <w:i/>
          <w:iCs/>
          <w:lang w:val="en-GB"/>
        </w:rPr>
        <w:t>medium confidence</w:t>
      </w:r>
      <w:r w:rsidRPr="001E7A27">
        <w:rPr>
          <w:lang w:val="en-GB"/>
        </w:rPr>
        <w:t xml:space="preserve">). The </w:t>
      </w:r>
      <w:r w:rsidRPr="001E7A27">
        <w:rPr>
          <w:i/>
          <w:iCs/>
          <w:lang w:val="en-GB"/>
        </w:rPr>
        <w:t>medium confidence</w:t>
      </w:r>
      <w:r w:rsidRPr="001E7A27">
        <w:rPr>
          <w:lang w:val="en-GB"/>
        </w:rPr>
        <w:t xml:space="preserve"> arises from large uncertainties in the estimated non-fossil</w:t>
      </w:r>
      <w:ins w:id="2695" w:author="Soapbox" w:date="2021-07-20T04:36:00Z">
        <w:r w:rsidR="00B7063D" w:rsidRPr="001E7A27">
          <w:rPr>
            <w:lang w:val="en-GB"/>
          </w:rPr>
          <w:t xml:space="preserve"> </w:t>
        </w:r>
      </w:ins>
      <w:del w:id="2696" w:author="Soapbox" w:date="2021-07-17T10:13:00Z">
        <w:r w:rsidRPr="001E7A27" w:rsidDel="00B24242">
          <w:rPr>
            <w:lang w:val="en-GB"/>
          </w:rPr>
          <w:delText xml:space="preserve"> </w:delText>
        </w:r>
      </w:del>
      <w:r w:rsidRPr="001E7A27">
        <w:rPr>
          <w:lang w:val="en-GB"/>
        </w:rPr>
        <w:t>fuel CO</w:t>
      </w:r>
      <w:r w:rsidRPr="001E7A27">
        <w:rPr>
          <w:vertAlign w:val="subscript"/>
          <w:lang w:val="en-GB"/>
        </w:rPr>
        <w:t>2</w:t>
      </w:r>
      <w:r w:rsidRPr="001E7A27">
        <w:rPr>
          <w:lang w:val="en-GB"/>
        </w:rPr>
        <w:t xml:space="preserve"> fluxes over these regions due to the lack of high-quality atmospheric measurements. </w:t>
      </w:r>
    </w:p>
    <w:p w14:paraId="79DE4D8F" w14:textId="77777777" w:rsidR="00DA318E" w:rsidRPr="001E7A27" w:rsidRDefault="00DA318E" w:rsidP="005C7F25">
      <w:pPr>
        <w:pStyle w:val="AR6BodyText"/>
        <w:rPr>
          <w:lang w:val="en-GB"/>
        </w:rPr>
      </w:pPr>
    </w:p>
    <w:p w14:paraId="6E9D2C20" w14:textId="77777777" w:rsidR="000A507E" w:rsidRPr="001E7A27" w:rsidRDefault="000A507E" w:rsidP="005C7F25">
      <w:pPr>
        <w:pStyle w:val="AR6BodyText"/>
        <w:rPr>
          <w:lang w:val="en-GB"/>
        </w:rPr>
      </w:pPr>
    </w:p>
    <w:p w14:paraId="60524E59" w14:textId="77777777" w:rsidR="00DA318E" w:rsidRPr="001E7A27" w:rsidRDefault="00DA318E" w:rsidP="005C7F25">
      <w:pPr>
        <w:pStyle w:val="AR6BodyText"/>
        <w:rPr>
          <w:rFonts w:eastAsia="Bliss"/>
          <w:b/>
          <w:lang w:val="en-GB"/>
        </w:rPr>
      </w:pPr>
      <w:r w:rsidRPr="001E7A27">
        <w:rPr>
          <w:rFonts w:eastAsia="Bliss"/>
          <w:b/>
          <w:lang w:val="en-GB"/>
        </w:rPr>
        <w:t>[START FIGURE 5.</w:t>
      </w:r>
      <w:r w:rsidR="007C6078" w:rsidRPr="001E7A27">
        <w:rPr>
          <w:rFonts w:eastAsia="Bliss"/>
          <w:b/>
          <w:lang w:val="en-GB"/>
        </w:rPr>
        <w:t>19</w:t>
      </w:r>
      <w:r w:rsidRPr="001E7A27">
        <w:rPr>
          <w:rFonts w:eastAsia="Bliss"/>
          <w:b/>
          <w:lang w:val="en-GB"/>
        </w:rPr>
        <w:t xml:space="preserve"> HERE]</w:t>
      </w:r>
    </w:p>
    <w:p w14:paraId="2DD9043F" w14:textId="77777777" w:rsidR="00DA318E" w:rsidRPr="001E7A27" w:rsidRDefault="00DA318E" w:rsidP="005C7F25">
      <w:pPr>
        <w:pStyle w:val="AR6BodyText"/>
        <w:rPr>
          <w:rFonts w:eastAsia="Bliss"/>
          <w:b/>
          <w:lang w:val="en-GB"/>
        </w:rPr>
      </w:pPr>
    </w:p>
    <w:p w14:paraId="7984BF79" w14:textId="3ED9CA6F" w:rsidR="00DA318E" w:rsidRPr="001E7A27" w:rsidRDefault="00DA318E" w:rsidP="005C7F25">
      <w:pPr>
        <w:pStyle w:val="AR6Chap5Figure"/>
        <w:ind w:left="1080" w:hanging="1080"/>
        <w:rPr>
          <w:lang w:val="en-GB" w:eastAsia="en-US"/>
        </w:rPr>
      </w:pPr>
      <w:r w:rsidRPr="001E7A27">
        <w:rPr>
          <w:b/>
          <w:bCs/>
          <w:lang w:val="en-GB" w:eastAsia="en-US"/>
        </w:rPr>
        <w:t xml:space="preserve">Regional distributions of net fluxes of </w:t>
      </w:r>
      <w:r w:rsidR="009F798D" w:rsidRPr="001E7A27">
        <w:rPr>
          <w:b/>
          <w:bCs/>
          <w:lang w:val="en-GB"/>
        </w:rPr>
        <w:t>carbon dioxide (CO</w:t>
      </w:r>
      <w:r w:rsidR="009F798D" w:rsidRPr="001E7A27">
        <w:rPr>
          <w:b/>
          <w:bCs/>
          <w:vertAlign w:val="subscript"/>
          <w:lang w:val="en-GB"/>
        </w:rPr>
        <w:t>2</w:t>
      </w:r>
      <w:r w:rsidR="009F798D" w:rsidRPr="001E7A27">
        <w:rPr>
          <w:b/>
          <w:bCs/>
          <w:lang w:val="en-GB"/>
        </w:rPr>
        <w:t>), methane (CH</w:t>
      </w:r>
      <w:r w:rsidR="009F798D" w:rsidRPr="001E7A27">
        <w:rPr>
          <w:b/>
          <w:bCs/>
          <w:vertAlign w:val="subscript"/>
          <w:lang w:val="en-GB"/>
        </w:rPr>
        <w:t>4</w:t>
      </w:r>
      <w:r w:rsidR="009F798D" w:rsidRPr="001E7A27">
        <w:rPr>
          <w:b/>
          <w:bCs/>
          <w:lang w:val="en-GB"/>
        </w:rPr>
        <w:t>), nitrous oxide (N</w:t>
      </w:r>
      <w:r w:rsidR="009F798D" w:rsidRPr="001E7A27">
        <w:rPr>
          <w:b/>
          <w:bCs/>
          <w:vertAlign w:val="subscript"/>
          <w:lang w:val="en-GB"/>
        </w:rPr>
        <w:t>2</w:t>
      </w:r>
      <w:r w:rsidR="009F798D" w:rsidRPr="001E7A27">
        <w:rPr>
          <w:b/>
          <w:bCs/>
          <w:lang w:val="en-GB"/>
        </w:rPr>
        <w:t xml:space="preserve">O) </w:t>
      </w:r>
      <w:r w:rsidRPr="001E7A27">
        <w:rPr>
          <w:b/>
          <w:bCs/>
          <w:lang w:val="en-GB"/>
        </w:rPr>
        <w:t>on the Earth’s surface</w:t>
      </w:r>
      <w:r w:rsidR="000D2150" w:rsidRPr="001E7A27">
        <w:rPr>
          <w:b/>
          <w:bCs/>
          <w:lang w:val="en-GB"/>
        </w:rPr>
        <w:t>.</w:t>
      </w:r>
      <w:r w:rsidRPr="001E7A27">
        <w:rPr>
          <w:b/>
          <w:bCs/>
          <w:lang w:val="en-GB"/>
        </w:rPr>
        <w:t xml:space="preserve"> </w:t>
      </w:r>
      <w:r w:rsidRPr="001E7A27">
        <w:rPr>
          <w:szCs w:val="20"/>
          <w:lang w:val="en-GB"/>
        </w:rPr>
        <w:t xml:space="preserve">The region divisions, shown as the shaded map, are made based on ecoclimatic characteristics of the land. </w:t>
      </w:r>
      <w:r w:rsidRPr="001E7A27">
        <w:rPr>
          <w:lang w:val="en-GB"/>
        </w:rPr>
        <w:t xml:space="preserve">The fluxes include those from anthropogenic activities and natural causes that result from responses to anthropogenic </w:t>
      </w:r>
      <w:r w:rsidR="009F798D" w:rsidRPr="001E7A27">
        <w:rPr>
          <w:lang w:val="en-GB"/>
        </w:rPr>
        <w:t>greenhouse gases</w:t>
      </w:r>
      <w:r w:rsidRPr="001E7A27">
        <w:rPr>
          <w:lang w:val="en-GB"/>
        </w:rPr>
        <w:t xml:space="preserve"> and climate </w:t>
      </w:r>
      <w:r w:rsidR="003F0A88" w:rsidRPr="001E7A27">
        <w:rPr>
          <w:lang w:val="en-GB"/>
        </w:rPr>
        <w:t xml:space="preserve">change </w:t>
      </w:r>
      <w:r w:rsidRPr="001E7A27">
        <w:rPr>
          <w:lang w:val="en-GB"/>
        </w:rPr>
        <w:t>(feedbacks) as in the three budgets shown in Sections 5.2.1.5, 5.2.2.5, and 5.2.3.5.</w:t>
      </w:r>
      <w:r w:rsidRPr="001E7A27">
        <w:rPr>
          <w:lang w:val="en-GB" w:eastAsia="en-US"/>
        </w:rPr>
        <w:t xml:space="preserve"> The CH</w:t>
      </w:r>
      <w:r w:rsidRPr="001E7A27">
        <w:rPr>
          <w:vertAlign w:val="subscript"/>
          <w:lang w:val="en-GB" w:eastAsia="en-US"/>
        </w:rPr>
        <w:t>4</w:t>
      </w:r>
      <w:r w:rsidRPr="001E7A27">
        <w:rPr>
          <w:lang w:val="en-GB" w:eastAsia="en-US"/>
        </w:rPr>
        <w:t xml:space="preserve"> and </w:t>
      </w:r>
      <w:r w:rsidRPr="001E7A27">
        <w:rPr>
          <w:lang w:val="en-GB"/>
        </w:rPr>
        <w:t>N</w:t>
      </w:r>
      <w:r w:rsidRPr="001E7A27">
        <w:rPr>
          <w:vertAlign w:val="subscript"/>
          <w:lang w:val="en-GB"/>
        </w:rPr>
        <w:t>2</w:t>
      </w:r>
      <w:r w:rsidRPr="001E7A27">
        <w:rPr>
          <w:lang w:val="en-GB"/>
        </w:rPr>
        <w:t>O</w:t>
      </w:r>
      <w:r w:rsidRPr="001E7A27">
        <w:rPr>
          <w:lang w:val="en-GB" w:eastAsia="en-US"/>
        </w:rPr>
        <w:t xml:space="preserve"> emissions are weighted by arbitrary factors of 50 and 500, respectively, for depiction by common y-axes. Fluxes are shown as the mean of the inverse models as available from </w:t>
      </w:r>
      <w:r w:rsidRPr="001E7A27">
        <w:rPr>
          <w:lang w:val="en-GB" w:eastAsia="en-US"/>
        </w:rPr>
        <w:fldChar w:fldCharType="begin" w:fldLock="1"/>
      </w:r>
      <w:ins w:id="2697" w:author="Robin Matthews" w:date="2021-06-18T10:29:00Z">
        <w:r w:rsidR="00E572F8" w:rsidRPr="001E7A27">
          <w:rPr>
            <w:lang w:val="en-GB" w:eastAsia="en-US"/>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"ITEM-2",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"id" : "ITEM-3",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"ITEM-3",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"(Thompson et al., 2019; Friedlingstein et al., 2020; Saunois et al., 2020)", "manualFormatting" : "Thompson et al. (2019); Friedlingstein et al. (2020); Saunois et al. (2020)", "plainTextFormattedCitation" : "(Thompson et al., 2019; Friedlingstein et al., 2020; Saunois et al., 2020)", "previouslyFormattedCitation" : "(Thompson et al., 2019; Friedlingstein et al., 2020; Saunois et al., 2020)" }, "properties" : { "noteIndex" : 0 }, "schema" : "https://github.com/citation-style-language/schema/raw/master/csl-citation.json" }</w:instrText>
        </w:r>
      </w:ins>
      <w:del w:id="2698" w:author="Robin Matthews" w:date="2021-06-18T10:29:00Z">
        <w:r w:rsidR="00747167" w:rsidRPr="001E7A27" w:rsidDel="00E572F8">
          <w:rPr>
            <w:lang w:val="en-GB" w:eastAsia="en-US"/>
          </w:rPr>
          <w:del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"ITEM-2",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"id" : "ITEM-3",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"ITEM-3",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"(Thompson et al., 2019; Friedlingstein et al., 2020; Saunois et al., 2020)", "plainTextFormattedCitation" : "(Thompson et al., 2019; Friedlingstein et al., 2020; Saunois et al., 2020)", "previouslyFormattedCitation" : "(Thompson et al., 2019; Friedlingstein et al., 2020; Saunois et al., 2020)" }, "properties" : { "noteIndex" : 0 }, "schema" : "https://github.com/citation-style-language/schema/raw/master/csl-citation.json" }</w:delInstrText>
        </w:r>
      </w:del>
      <w:r w:rsidRPr="001E7A27">
        <w:rPr>
          <w:lang w:val="en-GB" w:eastAsia="en-US"/>
        </w:rPr>
        <w:fldChar w:fldCharType="separate"/>
      </w:r>
      <w:del w:id="2699" w:author="Robin Matthews" w:date="2021-06-18T10:29:00Z">
        <w:r w:rsidR="00025FA2" w:rsidRPr="001E7A27" w:rsidDel="00E572F8">
          <w:rPr>
            <w:noProof/>
            <w:lang w:val="en-GB" w:eastAsia="en-US"/>
          </w:rPr>
          <w:delText>(</w:delText>
        </w:r>
      </w:del>
      <w:r w:rsidR="00025FA2" w:rsidRPr="001E7A27">
        <w:rPr>
          <w:noProof/>
          <w:lang w:val="en-GB" w:eastAsia="en-US"/>
        </w:rPr>
        <w:t>Thompson et al.</w:t>
      </w:r>
      <w:ins w:id="2700" w:author="Robin Matthews" w:date="2021-06-18T10:29:00Z">
        <w:r w:rsidR="00E572F8" w:rsidRPr="001E7A27">
          <w:rPr>
            <w:noProof/>
            <w:lang w:val="en-GB" w:eastAsia="en-US"/>
          </w:rPr>
          <w:t xml:space="preserve"> (</w:t>
        </w:r>
      </w:ins>
      <w:del w:id="2701" w:author="Robin Matthews" w:date="2021-06-18T10:29:00Z">
        <w:r w:rsidR="00025FA2" w:rsidRPr="001E7A27" w:rsidDel="00E572F8">
          <w:rPr>
            <w:noProof/>
            <w:lang w:val="en-GB" w:eastAsia="en-US"/>
          </w:rPr>
          <w:delText xml:space="preserve">, </w:delText>
        </w:r>
      </w:del>
      <w:r w:rsidR="00025FA2" w:rsidRPr="001E7A27">
        <w:rPr>
          <w:noProof/>
          <w:lang w:val="en-GB" w:eastAsia="en-US"/>
        </w:rPr>
        <w:t>2019</w:t>
      </w:r>
      <w:ins w:id="2702" w:author="Robin Matthews" w:date="2021-06-18T10:29:00Z">
        <w:r w:rsidR="00E572F8" w:rsidRPr="001E7A27">
          <w:rPr>
            <w:noProof/>
            <w:lang w:val="en-GB" w:eastAsia="en-US"/>
          </w:rPr>
          <w:t>)</w:t>
        </w:r>
      </w:ins>
      <w:r w:rsidR="00025FA2" w:rsidRPr="001E7A27">
        <w:rPr>
          <w:noProof/>
          <w:lang w:val="en-GB" w:eastAsia="en-US"/>
        </w:rPr>
        <w:t>; Friedlingstein et al.</w:t>
      </w:r>
      <w:ins w:id="2703" w:author="Robin Matthews" w:date="2021-06-18T10:29:00Z">
        <w:r w:rsidR="00E572F8" w:rsidRPr="001E7A27">
          <w:rPr>
            <w:noProof/>
            <w:lang w:val="en-GB" w:eastAsia="en-US"/>
          </w:rPr>
          <w:t xml:space="preserve"> (</w:t>
        </w:r>
      </w:ins>
      <w:del w:id="2704" w:author="Robin Matthews" w:date="2021-06-18T10:29:00Z">
        <w:r w:rsidR="00025FA2" w:rsidRPr="001E7A27" w:rsidDel="00E572F8">
          <w:rPr>
            <w:noProof/>
            <w:lang w:val="en-GB" w:eastAsia="en-US"/>
          </w:rPr>
          <w:delText xml:space="preserve">, </w:delText>
        </w:r>
      </w:del>
      <w:r w:rsidR="00025FA2" w:rsidRPr="001E7A27">
        <w:rPr>
          <w:noProof/>
          <w:lang w:val="en-GB" w:eastAsia="en-US"/>
        </w:rPr>
        <w:t>2020</w:t>
      </w:r>
      <w:ins w:id="2705" w:author="Robin Matthews" w:date="2021-06-18T10:29:00Z">
        <w:r w:rsidR="00E572F8" w:rsidRPr="001E7A27">
          <w:rPr>
            <w:noProof/>
            <w:lang w:val="en-GB" w:eastAsia="en-US"/>
          </w:rPr>
          <w:t>)</w:t>
        </w:r>
      </w:ins>
      <w:r w:rsidR="00025FA2" w:rsidRPr="001E7A27">
        <w:rPr>
          <w:noProof/>
          <w:lang w:val="en-GB" w:eastAsia="en-US"/>
        </w:rPr>
        <w:t>; Saunois et al.</w:t>
      </w:r>
      <w:ins w:id="2706" w:author="Robin Matthews" w:date="2021-06-18T10:29:00Z">
        <w:r w:rsidR="00E572F8" w:rsidRPr="001E7A27">
          <w:rPr>
            <w:noProof/>
            <w:lang w:val="en-GB" w:eastAsia="en-US"/>
          </w:rPr>
          <w:t xml:space="preserve"> (</w:t>
        </w:r>
      </w:ins>
      <w:del w:id="2707" w:author="Robin Matthews" w:date="2021-06-18T10:29:00Z">
        <w:r w:rsidR="00025FA2" w:rsidRPr="001E7A27" w:rsidDel="00E572F8">
          <w:rPr>
            <w:noProof/>
            <w:lang w:val="en-GB" w:eastAsia="en-US"/>
          </w:rPr>
          <w:delText xml:space="preserve">, </w:delText>
        </w:r>
      </w:del>
      <w:r w:rsidR="00025FA2" w:rsidRPr="001E7A27">
        <w:rPr>
          <w:noProof/>
          <w:lang w:val="en-GB" w:eastAsia="en-US"/>
        </w:rPr>
        <w:t>2020)</w:t>
      </w:r>
      <w:r w:rsidRPr="001E7A27">
        <w:rPr>
          <w:lang w:val="en-GB" w:eastAsia="en-US"/>
        </w:rPr>
        <w:fldChar w:fldCharType="end"/>
      </w:r>
      <w:r w:rsidRPr="001E7A27">
        <w:rPr>
          <w:lang w:val="en-GB" w:eastAsia="en-US"/>
        </w:rPr>
        <w:t>.</w:t>
      </w:r>
      <w:r w:rsidR="00684C4B" w:rsidRPr="001E7A27">
        <w:rPr>
          <w:lang w:val="en-GB" w:eastAsia="en-US"/>
        </w:rPr>
        <w:t xml:space="preserve"> </w:t>
      </w:r>
      <w:r w:rsidR="0006753C" w:rsidRPr="001E7A27">
        <w:rPr>
          <w:rFonts w:cs="Times New Roman"/>
          <w:szCs w:val="20"/>
          <w:lang w:val="en-GB"/>
        </w:rPr>
        <w:t>Further details on data sources and processing are available in the chapter data table (Table 5.SM.6).</w:t>
      </w:r>
    </w:p>
    <w:p w14:paraId="74B275F2" w14:textId="77777777" w:rsidR="00DA318E" w:rsidRPr="001E7A27" w:rsidRDefault="00DA318E" w:rsidP="005C7F25">
      <w:pPr>
        <w:pStyle w:val="AR6BodyText"/>
        <w:rPr>
          <w:color w:val="000000" w:themeColor="text1"/>
          <w:lang w:val="en-GB" w:eastAsia="en-US"/>
        </w:rPr>
      </w:pPr>
    </w:p>
    <w:p w14:paraId="7D63C1D1" w14:textId="77777777" w:rsidR="00DA318E" w:rsidRPr="001E7A27" w:rsidRDefault="00DA318E" w:rsidP="005C7F25">
      <w:pPr>
        <w:pStyle w:val="AR6BodyText"/>
        <w:rPr>
          <w:b/>
          <w:lang w:val="en-GB"/>
        </w:rPr>
      </w:pPr>
      <w:r w:rsidRPr="001E7A27">
        <w:rPr>
          <w:b/>
          <w:lang w:val="en-GB"/>
        </w:rPr>
        <w:t>[END FIGURE 5.</w:t>
      </w:r>
      <w:r w:rsidR="007C6078" w:rsidRPr="001E7A27">
        <w:rPr>
          <w:b/>
          <w:lang w:val="en-GB"/>
        </w:rPr>
        <w:t>19</w:t>
      </w:r>
      <w:r w:rsidRPr="001E7A27">
        <w:rPr>
          <w:b/>
          <w:lang w:val="en-GB"/>
        </w:rPr>
        <w:t xml:space="preserve"> HERE] </w:t>
      </w:r>
    </w:p>
    <w:p w14:paraId="770F6755" w14:textId="77777777" w:rsidR="00DA318E" w:rsidRPr="001E7A27" w:rsidRDefault="00DA318E" w:rsidP="005C7F25">
      <w:pPr>
        <w:pStyle w:val="AR6BodyText"/>
        <w:rPr>
          <w:rFonts w:cs="Times New Roman"/>
          <w:lang w:val="en-GB" w:eastAsia="en-US"/>
        </w:rPr>
      </w:pPr>
    </w:p>
    <w:p w14:paraId="24FC2430" w14:textId="77777777" w:rsidR="004E6A80" w:rsidRPr="001E7A27" w:rsidRDefault="004E6A80" w:rsidP="005C7F25">
      <w:pPr>
        <w:pStyle w:val="AR6BodyText"/>
        <w:rPr>
          <w:rFonts w:cs="Times New Roman"/>
          <w:lang w:val="en-GB" w:eastAsia="en-US"/>
        </w:rPr>
      </w:pPr>
    </w:p>
    <w:p w14:paraId="78050619" w14:textId="079D7414" w:rsidR="00DA318E" w:rsidRPr="001E7A27" w:rsidRDefault="00DA318E" w:rsidP="0098460A">
      <w:pPr>
        <w:pStyle w:val="AR6Chap5Level151"/>
        <w:rPr>
          <w:lang w:val="en-GB"/>
        </w:rPr>
      </w:pPr>
      <w:bookmarkStart w:id="2708" w:name="_Toc5716929"/>
      <w:bookmarkStart w:id="2709" w:name="_Toc70535674"/>
      <w:r w:rsidRPr="001E7A27">
        <w:rPr>
          <w:lang w:val="en-GB"/>
        </w:rPr>
        <w:lastRenderedPageBreak/>
        <w:t xml:space="preserve">Ocean </w:t>
      </w:r>
      <w:r w:rsidR="003760AB" w:rsidRPr="001E7A27">
        <w:rPr>
          <w:lang w:val="en-GB"/>
        </w:rPr>
        <w:t>A</w:t>
      </w:r>
      <w:r w:rsidRPr="001E7A27">
        <w:rPr>
          <w:lang w:val="en-GB"/>
        </w:rPr>
        <w:t xml:space="preserve">cidification and </w:t>
      </w:r>
      <w:r w:rsidR="003760AB" w:rsidRPr="001E7A27">
        <w:rPr>
          <w:lang w:val="en-GB"/>
        </w:rPr>
        <w:t>D</w:t>
      </w:r>
      <w:r w:rsidRPr="001E7A27">
        <w:rPr>
          <w:lang w:val="en-GB"/>
        </w:rPr>
        <w:t>e</w:t>
      </w:r>
      <w:r w:rsidR="00E112C2" w:rsidRPr="001E7A27">
        <w:rPr>
          <w:lang w:val="en-GB"/>
        </w:rPr>
        <w:t>o</w:t>
      </w:r>
      <w:r w:rsidRPr="001E7A27">
        <w:rPr>
          <w:lang w:val="en-GB"/>
        </w:rPr>
        <w:t>xygenation</w:t>
      </w:r>
      <w:bookmarkEnd w:id="2708"/>
      <w:bookmarkEnd w:id="2709"/>
    </w:p>
    <w:p w14:paraId="73C7E3EA" w14:textId="77777777" w:rsidR="00DA318E" w:rsidRPr="001E7A27" w:rsidRDefault="00DA318E" w:rsidP="005C7F25">
      <w:pPr>
        <w:pStyle w:val="AR6BodyText"/>
        <w:rPr>
          <w:rFonts w:cs="Times New Roman"/>
          <w:lang w:val="en-GB" w:eastAsia="en-US"/>
        </w:rPr>
      </w:pPr>
    </w:p>
    <w:p w14:paraId="567F8B82" w14:textId="2C35934B" w:rsidR="00DA318E" w:rsidRPr="001E7A27" w:rsidRDefault="00DA318E" w:rsidP="005C7F25">
      <w:pPr>
        <w:rPr>
          <w:rFonts w:cs="Times New Roman"/>
          <w:lang w:val="en-GB"/>
        </w:rPr>
      </w:pPr>
      <w:r w:rsidRPr="001E7A27">
        <w:rPr>
          <w:rFonts w:cs="Times New Roman"/>
          <w:lang w:val="en-GB"/>
        </w:rPr>
        <w:t>The surface ocean has absorbed a quarter of all anthropogenic CO</w:t>
      </w:r>
      <w:r w:rsidRPr="001E7A27">
        <w:rPr>
          <w:rFonts w:cs="Times New Roman"/>
          <w:vertAlign w:val="subscript"/>
          <w:lang w:val="en-GB"/>
        </w:rPr>
        <w:t>2</w:t>
      </w:r>
      <w:r w:rsidRPr="001E7A27">
        <w:rPr>
          <w:rFonts w:cs="Times New Roman"/>
          <w:lang w:val="en-GB"/>
        </w:rPr>
        <w:t xml:space="preserve"> emissions</w:t>
      </w:r>
      <w:ins w:id="2710" w:author="Soapbox" w:date="2021-07-20T04:40:00Z">
        <w:r w:rsidR="00A67795" w:rsidRPr="001E7A27">
          <w:rPr>
            <w:rFonts w:cs="Times New Roman"/>
            <w:lang w:val="en-GB"/>
          </w:rPr>
          <w:t>,</w:t>
        </w:r>
      </w:ins>
      <w:r w:rsidRPr="001E7A27">
        <w:rPr>
          <w:rFonts w:cs="Times New Roman"/>
          <w:lang w:val="en-GB"/>
        </w:rPr>
        <w:t xml:space="preserve"> mainly through physical</w:t>
      </w:r>
      <w:ins w:id="2711" w:author="Tom Maycock" w:date="2021-09-08T16:51:00Z">
        <w:r w:rsidR="00906F72">
          <w:rPr>
            <w:rFonts w:cs="Times New Roman"/>
            <w:lang w:val="en-GB"/>
          </w:rPr>
          <w:t>–</w:t>
        </w:r>
      </w:ins>
      <w:del w:id="2712" w:author="Tom Maycock" w:date="2021-09-08T16:51:00Z">
        <w:r w:rsidRPr="001E7A27" w:rsidDel="00906F72">
          <w:rPr>
            <w:rFonts w:cs="Times New Roman"/>
            <w:lang w:val="en-GB"/>
          </w:rPr>
          <w:delText>-</w:delText>
        </w:r>
      </w:del>
      <w:r w:rsidRPr="001E7A27">
        <w:rPr>
          <w:rFonts w:cs="Times New Roman"/>
          <w:lang w:val="en-GB"/>
        </w:rPr>
        <w:t>chemical processes</w:t>
      </w:r>
      <w:r w:rsidR="00915947" w:rsidRPr="001E7A27">
        <w:rPr>
          <w:rFonts w:cs="Times New Roman"/>
          <w:lang w:val="en-GB"/>
        </w:rPr>
        <w:t xml:space="preserve"> </w:t>
      </w:r>
      <w:commentRangeStart w:id="2713"/>
      <w:r w:rsidR="00915947" w:rsidRPr="001E7A27">
        <w:rPr>
          <w:rFonts w:cs="Times New Roman"/>
          <w:lang w:val="en-GB"/>
        </w:rPr>
        <w:fldChar w:fldCharType="begin" w:fldLock="1"/>
      </w:r>
      <w:r w:rsidR="001B061E" w:rsidRPr="001E7A27">
        <w:rPr>
          <w:rFonts w:cs="Times New Roman"/>
          <w:lang w:val="en-GB"/>
        </w:rPr>
        <w:instrText>ADDIN CSL_CITATION { "citationItems" : [ { "id" : "ITEM-1", "itemData" : { "DOI" : "10.1038/nature16958", "ISSN" : "0028-0836", "abstract" : "A climate modelling experiment is used to identify where ocean carbon uptake should change as a result of anthropogenic climate change and to distinguish these changes from internal climate variability; we may be able to detect changing uptake in some oceanic regions between 2020 and 2050, but until then, internal climate variability will preclude such detection.", "author" : [ { "dropping-particle" : "", "family" : "McKinley", "given" : "Galen A.", "non-dropping-particle" : "", "parse-names" : false, "suffix" : "" }, { "dropping-particle" : "", "family" : "Pilcher", "given" : "Darren J.", "non-dropping-particle" : "", "parse-names" : false, "suffix" : "" }, { "dropping-particle" : "", "family" : "Fay", "given" : "Amanda R.", "non-dropping-particle" : "", "parse-names" : false, "suffix" : "" }, { "dropping-particle" : "", "family" : "Lindsay", "given" : "Keith", "non-dropping-particle" : "", "parse-names" : false, "suffix" : "" }, { "dropping-particle" : "", "family" : "Long", "given" : "Matthew C.", "non-dropping-particle" : "", "parse-names" : false, "suffix" : "" }, { "dropping-particle" : "", "family" : "Lovenduski", "given" : "Nicole S.", "non-dropping-particle" : "", "parse-names" : false, "suffix" : "" } ], "container-title" : "Nature", "id" : "ITEM-1", "issue" : "7591", "issued" : { "date-parts" : [ [ "2016", "2", "25" ] ] }, "page" : "469-472", "publisher" : "Nature Publishing Group", "title" : "Timescales for detection of trends in the ocean carbon sink", "translator" : [ { "dropping-particle" : "", "family" : "L4502", "given" : "", "non-dropping-particle" : "", "parse-names" : false, "suffix" : "" } ], "type" : "article-journal", "volume" : "530" }, "uris" : [ "http://www.mendeley.com/documents/?uuid=dba56228-758e-36af-9ecc-b9da3c890840" ] }, { "id" : "ITEM-2",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"id" : "ITEM-3",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"(McKinley et al., 2016; Gruber et al., 2019a; Friedlingstein et al., 2020)", "plainTextFormattedCitation" : "(McKinley et al., 2016; Gruber et al., 2019a; Friedlingstein et al., 2020)", "previouslyFormattedCitation" : "(McKinley et al., 2016; Gruber et al., 2019a; Friedlingstein et al., 2020)" }, "properties" : { "noteIndex" : 0 }, "schema" : "https://github.com/citation-style-language/schema/raw/master/csl-citation.json" }</w:instrText>
      </w:r>
      <w:r w:rsidR="00915947" w:rsidRPr="001E7A27">
        <w:rPr>
          <w:rFonts w:cs="Times New Roman"/>
          <w:lang w:val="en-GB"/>
        </w:rPr>
        <w:fldChar w:fldCharType="separate"/>
      </w:r>
      <w:r w:rsidR="00025FA2" w:rsidRPr="001E7A27">
        <w:rPr>
          <w:rFonts w:cs="Times New Roman"/>
          <w:noProof/>
          <w:lang w:val="en-GB"/>
        </w:rPr>
        <w:t>(McKinley et al., 2016; Gruber et al., 2019</w:t>
      </w:r>
      <w:ins w:id="2714" w:author="Robin Matthews" w:date="2021-06-17T16:48:00Z">
        <w:r w:rsidR="008858CF" w:rsidRPr="001E7A27">
          <w:rPr>
            <w:rFonts w:cs="Times New Roman"/>
            <w:noProof/>
            <w:lang w:val="en-GB"/>
          </w:rPr>
          <w:t>b</w:t>
        </w:r>
      </w:ins>
      <w:del w:id="2715" w:author="Robin Matthews" w:date="2021-06-17T16:48:00Z">
        <w:r w:rsidR="00025FA2" w:rsidRPr="001E7A27" w:rsidDel="008858CF">
          <w:rPr>
            <w:rFonts w:cs="Times New Roman"/>
            <w:noProof/>
            <w:lang w:val="en-GB"/>
          </w:rPr>
          <w:delText>a</w:delText>
        </w:r>
      </w:del>
      <w:r w:rsidR="00025FA2" w:rsidRPr="001E7A27">
        <w:rPr>
          <w:rFonts w:cs="Times New Roman"/>
          <w:noProof/>
          <w:lang w:val="en-GB"/>
        </w:rPr>
        <w:t>; Friedlingstein et al., 2020)</w:t>
      </w:r>
      <w:r w:rsidR="00915947" w:rsidRPr="001E7A27">
        <w:rPr>
          <w:rFonts w:cs="Times New Roman"/>
          <w:lang w:val="en-GB"/>
        </w:rPr>
        <w:fldChar w:fldCharType="end"/>
      </w:r>
      <w:commentRangeEnd w:id="2713"/>
      <w:r w:rsidR="00025FA2" w:rsidRPr="001E7A27">
        <w:rPr>
          <w:rStyle w:val="CommentReference"/>
          <w:lang w:val="en-GB"/>
        </w:rPr>
        <w:commentReference w:id="2713"/>
      </w:r>
      <w:r w:rsidRPr="001E7A27">
        <w:rPr>
          <w:rFonts w:cs="Times New Roman"/>
          <w:lang w:val="en-GB"/>
        </w:rPr>
        <w:t>. Once dissolved in seawater, CO</w:t>
      </w:r>
      <w:r w:rsidRPr="001E7A27">
        <w:rPr>
          <w:rFonts w:cs="Times New Roman"/>
          <w:vertAlign w:val="subscript"/>
          <w:lang w:val="en-GB"/>
        </w:rPr>
        <w:t>2</w:t>
      </w:r>
      <w:r w:rsidRPr="001E7A27">
        <w:rPr>
          <w:rFonts w:cs="Times New Roman"/>
          <w:lang w:val="en-GB"/>
        </w:rPr>
        <w:t xml:space="preserve"> reacts with water and forms carbonic acid</w:t>
      </w:r>
      <w:ins w:id="2716" w:author="Soapbox" w:date="2021-07-20T04:41:00Z">
        <w:r w:rsidR="00147CA2" w:rsidRPr="001E7A27">
          <w:rPr>
            <w:rFonts w:cs="Times New Roman"/>
            <w:lang w:val="en-GB"/>
          </w:rPr>
          <w:t>, which</w:t>
        </w:r>
      </w:ins>
      <w:ins w:id="2717" w:author="Tom Maycock" w:date="2021-09-08T16:51:00Z">
        <w:r w:rsidR="00906F72">
          <w:rPr>
            <w:rFonts w:cs="Times New Roman"/>
            <w:lang w:val="en-GB"/>
          </w:rPr>
          <w:t xml:space="preserve"> in turn</w:t>
        </w:r>
      </w:ins>
      <w:ins w:id="2718" w:author="Soapbox" w:date="2021-07-20T04:41:00Z">
        <w:r w:rsidR="00147CA2" w:rsidRPr="001E7A27">
          <w:rPr>
            <w:rFonts w:cs="Times New Roman"/>
            <w:lang w:val="en-GB"/>
          </w:rPr>
          <w:t xml:space="preserve"> </w:t>
        </w:r>
      </w:ins>
      <w:del w:id="2719" w:author="Soapbox" w:date="2021-07-20T04:41:00Z">
        <w:r w:rsidRPr="001E7A27" w:rsidDel="00147CA2">
          <w:rPr>
            <w:rFonts w:cs="Times New Roman"/>
            <w:lang w:val="en-GB"/>
          </w:rPr>
          <w:delText xml:space="preserve">. In turn carbonic acid </w:delText>
        </w:r>
      </w:del>
      <w:r w:rsidRPr="001E7A27">
        <w:rPr>
          <w:rFonts w:cs="Times New Roman"/>
          <w:lang w:val="en-GB"/>
        </w:rPr>
        <w:t>dissociates, leading to a decrease in the concentration of carbonate (CO</w:t>
      </w:r>
      <w:r w:rsidRPr="001E7A27">
        <w:rPr>
          <w:rFonts w:cs="Times New Roman"/>
          <w:vertAlign w:val="subscript"/>
          <w:lang w:val="en-GB"/>
        </w:rPr>
        <w:t>3</w:t>
      </w:r>
      <w:commentRangeStart w:id="2720"/>
      <w:r w:rsidRPr="001E7A27">
        <w:rPr>
          <w:rFonts w:cs="Times New Roman"/>
          <w:vertAlign w:val="superscript"/>
          <w:lang w:val="en-GB"/>
        </w:rPr>
        <w:t>-</w:t>
      </w:r>
      <w:commentRangeEnd w:id="2720"/>
      <w:r w:rsidR="00E4692D" w:rsidRPr="001E7A27">
        <w:rPr>
          <w:rStyle w:val="CommentReference"/>
          <w:lang w:val="en-GB"/>
        </w:rPr>
        <w:commentReference w:id="2720"/>
      </w:r>
      <w:r w:rsidRPr="001E7A27">
        <w:rPr>
          <w:rFonts w:cs="Times New Roman"/>
          <w:vertAlign w:val="superscript"/>
          <w:lang w:val="en-GB"/>
        </w:rPr>
        <w:t>2</w:t>
      </w:r>
      <w:r w:rsidRPr="001E7A27">
        <w:rPr>
          <w:rFonts w:cs="Times New Roman"/>
          <w:lang w:val="en-GB"/>
        </w:rPr>
        <w:t>) ions, and increasing both bicarbonate (HCO</w:t>
      </w:r>
      <w:r w:rsidRPr="001E7A27">
        <w:rPr>
          <w:rFonts w:cs="Times New Roman"/>
          <w:vertAlign w:val="subscript"/>
          <w:lang w:val="en-GB"/>
        </w:rPr>
        <w:t>3</w:t>
      </w:r>
      <w:r w:rsidRPr="001E7A27">
        <w:rPr>
          <w:rFonts w:cs="Times New Roman"/>
          <w:vertAlign w:val="superscript"/>
          <w:lang w:val="en-GB"/>
        </w:rPr>
        <w:t>-</w:t>
      </w:r>
      <w:r w:rsidRPr="001E7A27">
        <w:rPr>
          <w:rFonts w:cs="Times New Roman"/>
          <w:lang w:val="en-GB"/>
        </w:rPr>
        <w:t>) and hydrogen (H</w:t>
      </w:r>
      <w:r w:rsidRPr="001E7A27">
        <w:rPr>
          <w:rFonts w:cs="Times New Roman"/>
          <w:vertAlign w:val="superscript"/>
          <w:lang w:val="en-GB"/>
        </w:rPr>
        <w:t>+</w:t>
      </w:r>
      <w:r w:rsidRPr="001E7A27">
        <w:rPr>
          <w:rFonts w:cs="Times New Roman"/>
          <w:lang w:val="en-GB"/>
        </w:rPr>
        <w:t>) ion concentration</w:t>
      </w:r>
      <w:ins w:id="2721" w:author="Soapbox" w:date="2021-07-20T04:42:00Z">
        <w:r w:rsidR="00C22705" w:rsidRPr="001E7A27">
          <w:rPr>
            <w:rFonts w:cs="Times New Roman"/>
            <w:lang w:val="en-GB"/>
          </w:rPr>
          <w:t xml:space="preserve">. This process </w:t>
        </w:r>
      </w:ins>
      <w:del w:id="2722" w:author="Soapbox" w:date="2021-07-20T04:42:00Z">
        <w:r w:rsidRPr="001E7A27" w:rsidDel="00C22705">
          <w:rPr>
            <w:rFonts w:cs="Times New Roman"/>
            <w:lang w:val="en-GB"/>
          </w:rPr>
          <w:delText xml:space="preserve">, which </w:delText>
        </w:r>
      </w:del>
      <w:r w:rsidRPr="001E7A27">
        <w:rPr>
          <w:rFonts w:cs="Times New Roman"/>
          <w:lang w:val="en-GB"/>
        </w:rPr>
        <w:t xml:space="preserve">has caused a shift in the carbonate chemistry towards a less basic state, </w:t>
      </w:r>
      <w:r w:rsidR="00325D72" w:rsidRPr="001E7A27">
        <w:rPr>
          <w:rFonts w:cs="Times New Roman"/>
          <w:lang w:val="en-GB"/>
        </w:rPr>
        <w:t>commonly referred to as</w:t>
      </w:r>
      <w:r w:rsidR="00F34121" w:rsidRPr="001E7A27">
        <w:rPr>
          <w:rFonts w:cs="Times New Roman"/>
          <w:lang w:val="en-GB"/>
        </w:rPr>
        <w:t xml:space="preserve"> </w:t>
      </w:r>
      <w:ins w:id="2723" w:author="Ian Blenkinsop" w:date="2021-07-28T13:49:00Z">
        <w:r w:rsidR="00F34121" w:rsidRPr="001E7A27">
          <w:rPr>
            <w:rFonts w:cs="Times New Roman"/>
            <w:lang w:val="en-GB"/>
          </w:rPr>
          <w:t>‘</w:t>
        </w:r>
      </w:ins>
      <w:r w:rsidR="00F34121" w:rsidRPr="001E7A27">
        <w:rPr>
          <w:rFonts w:cs="Times New Roman"/>
          <w:lang w:val="en-GB"/>
        </w:rPr>
        <w:t>o</w:t>
      </w:r>
      <w:r w:rsidRPr="001E7A27">
        <w:rPr>
          <w:rFonts w:cs="Times New Roman"/>
          <w:lang w:val="en-GB"/>
        </w:rPr>
        <w:t>cean acidificatio</w:t>
      </w:r>
      <w:r w:rsidR="00F34121" w:rsidRPr="001E7A27">
        <w:rPr>
          <w:rFonts w:cs="Times New Roman"/>
          <w:lang w:val="en-GB"/>
        </w:rPr>
        <w:t>n</w:t>
      </w:r>
      <w:ins w:id="2724" w:author="Ian Blenkinsop" w:date="2021-07-28T13:49:00Z">
        <w:r w:rsidR="00F34121" w:rsidRPr="001E7A27">
          <w:rPr>
            <w:rFonts w:cs="Times New Roman"/>
            <w:lang w:val="en-GB"/>
          </w:rPr>
          <w:t>’</w:t>
        </w:r>
      </w:ins>
      <w:r w:rsidR="00F34121" w:rsidRPr="001E7A27">
        <w:rPr>
          <w:rFonts w:cs="Times New Roman"/>
          <w:lang w:val="en-GB"/>
        </w:rPr>
        <w:t xml:space="preserve"> </w:t>
      </w:r>
      <w:r w:rsidR="00694B19" w:rsidRPr="001E7A27">
        <w:rPr>
          <w:rFonts w:cs="Times New Roman"/>
          <w:lang w:val="en-GB"/>
        </w:rPr>
        <w:fldChar w:fldCharType="begin" w:fldLock="1"/>
      </w:r>
      <w:r w:rsidR="00747167" w:rsidRPr="001E7A27">
        <w:rPr>
          <w:rFonts w:cs="Times New Roman"/>
          <w:lang w:val="en-GB"/>
        </w:rPr>
        <w:instrText>ADDIN CSL_CITATION { "citationItems" : [ { "id" : "ITEM-1", "itemData" : { "DOI" : "10.1038/425365a", "ISSN" : "0028-0836", "author" : [ { "dropping-particle" : "", "family" : "Caldeira", "given" : "Ken", "non-dropping-particle" : "", "parse-names" : false, "suffix" : "" }, { "dropping-particle" : "", "family" : "Wickett", "given" : "Michael E.", "non-dropping-particle" : "", "parse-names" : false, "suffix" : "" } ], "container-title" : "Nature", "id" : "ITEM-1", "issue" : "6956", "issued" : { "date-parts" : [ [ "2003", "9" ] ] }, "page" : "365-365", "title" : "Anthropogenic carbon and ocean pH", "translator" : [ { "dropping-particle" : "", "family" : "L7471", "given" : "", "non-dropping-particle" : "", "parse-names" : false, "suffix" : "" } ], "type" : "article-journal", "volume" : "425" }, "uris" : [ "http://www.mendeley.com/documents/?uuid=aea32f39-2f74-4bbe-9393-885e457d8414", "http://www.mendeley.com/documents/?uuid=f18f8282-cac9-4ecd-a639-a144a5c0c64a" ] }, { "id" : "ITEM-2", "itemData" : { "DOI" : "10.1016/j.dsr2.2008.12.006", "ISSN" : "09670645", "abstract" : "We quantify the mechanisms governing interannual variability in the global, upper-ocean inorganic carbon system using a hindcast simulation (1979\u20132004) of an ecosystem-biogeochemistry model forced with time-evolving atmospheric physics and dust deposition. We analyze the variability of three key, interrelated metrics\u2014air\u2013sea CO2 flux, surface-water carbon dioxide partial pressure pCO2, and upper-ocean dissolved inorganic carbon (DIC) inventory\u2014presenting for each metric global spatial maps of the root mean square (rms) of anomalies from a model monthly climatology. The contribution of specific driving factors is diagnosed using Taylor expansions and linear regression analysis. The major regions of variability occur in the Southern Ocean, tropical Indo-Pacific, and Northern Hemisphere temperate and subpolar latitudes. Ocean circulation is the dominant factor driving variability over most of the ocean, modulating surface dissolved inorganic carbon that in turn alters surface-water pCO2 and air\u2013sea CO2 flux variability (global integrated anomaly rms of 0.34PgCyr\u22121). Biological export and thermal solubility effects partially damp circulation-driven pCO2 variability in the tropics, while in the subtropics, thermal solubility contributes positively to surface-water pCO2 and air\u2013sea CO2 flux variability. Gas transfer and net freshwater inputs induce variability in the air\u2013sea CO2 flux in some specific regions. A component of air\u2013sea CO2 flux variability (global integrated anomaly rms of 0.14PgCyr\u22121) arises from variations in biological export production induced by variations in atmospheric iron deposition downwind of dust source regions. Beginning in the mid-1990s, reduced global dust deposition generates increased air\u2013sea CO2 outgassing in the Southern Ocean, consistent with trends derived from atmospheric CO2 inversions.", "author" : [ { "dropping-particle" : "", "family" : "Doney", "given" : "Scott C.", "non-dropping-particle" : "", "parse-names" : false, "suffix" : "" }, { "dropping-particle" : "", "family" : "Lima", "given" : "Ivan", "non-dropping-particle" : "", "parse-names" : false, "suffix" : "" }, { "dropping-particle" : "", "family" : "Feely", "given" : "Richard A.", "non-dropping-particle" : "", "parse-names" : false, "suffix" : "" }, { "dropping-particle" : "", "family" : "Glover", "given" : "David M.", "non-dropping-particle" : "", "parse-names" : false, "suffix" : "" }, { "dropping-particle" : "", "family" : "Lindsay", "given" : "Keith", "non-dropping-particle" : "", "parse-names" : false, "suffix" : "" }, { "dropping-particle" : "", "family" : "Mahowald", "given" : "Natalie", "non-dropping-particle" : "", "parse-names" : false, "suffix" : "" }, { "dropping-particle" : "", "family" : "Moore", "given" : "J. Keith", "non-dropping-particle" : "", "parse-names" : false, "suffix" : "" }, { "dropping-particle" : "", "family" : "Wanninkhof", "given" : "Rik", "non-dropping-particle" : "", "parse-names" : false, "suffix" : "" } ], "container-title" : "Deep Sea Research Part II: Topical Studies in Oceanography", "id" : "ITEM-2", "issue" : "8-10", "issued" : { "date-parts" : [ [ "2009", "4", "1" ] ] }, "page" : "640-655", "publisher" : "Pergamon", "title" : "Mechanisms governing interannual variability in upper-ocean inorganic carbon system and air\u2013sea CO2 fluxes: Physical climate and atmospheric dust", "translator" : [ { "dropping-particle" : "", "family" : "L4240", "given" : "", "non-dropping-particle" : "", "parse-names" : false, "suffix" : "" } ], "type" : "article-journal", "volume" : "56" }, "uris" : [ "http://www.mendeley.com/documents/?uuid=ff31ca19-4dfe-39c3-8eba-7892bdb39db0" ] }, { "id" : "ITEM-3", "itemData" : { "DOI" : "10.1038/nature04095", "ISSN" : "00280836", "PMID" : "16193043", "abstract" : "Today's surface ocean is saturated with respect to calcium carbonate, but increasing atmospheric carbon dioxide concentrations are reducing ocean pH and carbonate ion concentrations, and thus the level of calcium carbonate saturation. Experimental evidence suggests that if these trends continue, key marine organisms - such as corals and some plankton - will have difficulty maintaining their external calcium carbonate skeletons. Here we use 13 models of the ocean-carbon cycle to assess calcium carbonate saturation under the IS92a 'business-as-usual' scenario for future emissions of anthropogenic carbon dioxide. In our projections, Southern Ocean surface waters will begin to become undersaturated with respect to aragonite, a metastable form of calcium carbonate, by the year 2050. By 2100, this undersaturation could extend throughout the entire Southern Ocean and into the subarctic Pacific Ocean. When live pteropods were exposed to our predicted level of undersaturation during a two-day shipboard experiment, their aragonite shells showed notable dissolution. Our findings indicate that conditions detrimental to high-latitude ecosystems could develop within decades, not centuries as suggested previously. \u00a9 2005 Nature Publishing Group.", "author" : [ { "dropping-particle" : "", "family" : "Orr", "given" : "James C.", "non-dropping-particle" : "", "parse-names" : false, "suffix" : "" }, { "dropping-particle" : "", "family" : "Fabry", "given" : "Victoria J.", "non-dropping-particle" : "", "parse-names" : false, "suffix" : "" }, { "dropping-particle" : "", "family" : "Aumont", "given" : "Olivier", "non-dropping-particle" : "", "parse-names" : false, "suffix" : "" }, { "dropping-particle" : "", "family" : "Bopp", "given" : "Laurent", "non-dropping-particle" : "", "parse-names" : false, "suffix" : "" }, { "dropping-particle" : "", "family" : "Doney", "given" : "Scott C.", "non-dropping-particle" : "", "parse-names" : false, "suffix" : "" }, { "dropping-particle" : "", "family" : "Feely", "given" : "Richard A.", "non-dropping-particle" : "", "parse-names" : false, "suffix" : "" }, { "dropping-particle" : "", "family" : "Gnanadesikan", "given" : "Anand", "non-dropping-particle" : "", "parse-names" : false, "suffix" : "" }, { "dropping-particle" : "", "family" : "Gruber", "given" : "Nicolas", "non-dropping-particle" : "", "parse-names" : false, "suffix" : "" }, { "dropping-particle" : "", "family" : "Ishida", "given" : "Akio", "non-dropping-particle" : "", "parse-names" : false, "suffix" : "" }, { "dropping-particle" : "", "family" : "Joos", "given" : "Fortunat", "non-dropping-particle" : "", "parse-names" : false, "suffix" : "" }, { "dropping-particle" : "", "family" : "Key", "given" : "Robert M.", "non-dropping-particle" : "", "parse-names" : false, "suffix" : "" }, { "dropping-particle" : "", "family" : "Lindsay", "given" : "Keith", "non-dropping-particle" : "", "parse-names" : false, "suffix" : "" }, { "dropping-particle" : "", "family" : "Maier-Reimer", "given" : "Ernst", "non-dropping-particle" : "", "parse-names" : false, "suffix" : "" }, { "dropping-particle" : "", "family" : "Matear", "given" : "Richard", "non-dropping-particle" : "", "parse-names" : false, "suffix" : "" }, { "dropping-particle" : "", "family" : "Monfray", "given" : "Patrick", "non-dropping-particle" : "", "parse-names" : false, "suffix" : "" }, { "dropping-particle" : "", "family" : "Mouchet", "given" : "Anne", "non-dropping-particle" : "", "parse-names" : false, "suffix" : "" }, { "dropping-particle" : "", "family" : "Najjar", "given" : "Raymond G.", "non-dropping-particle" : "", "parse-names" : false, "suffix" : "" }, { "dropping-particle" : "", "family" : "Plattner", "given" : "Gian Kasper", "non-dropping-particle" : "", "parse-names" : false, "suffix" : "" }, { "dropping-particle" : "", "family" : "Rodgers", "given" : "Keith B.", "non-dropping-particle" : "", "parse-names" : false, "suffix" : "" }, { "dropping-particle" : "", "family" : "Sabine", "given" : "Christopher L.", "non-dropping-particle" : "", "parse-names" : false, "suffix" : "" }, { "dropping-particle" : "", "family" : "Sarmiento", "given" : "Jorge L.", "non-dropping-particle" : "", "parse-names" : false, "suffix" : "" }, { "dropping-particle" : "", "family" : "Schlitzer", "given" : "Reiner", "non-dropping-particle" : "", "parse-names" : false, "suffix" : "" }, { "dropping-particle" : "", "family" : "Slater", "given" : "Richard D.", "non-dropping-particle" : "", "parse-names" : false, "suffix" : "" }, { "dropping-particle" : "", "family" : "Totterdell", "given" : "Ian J.", "non-dropping-particle" : "", "parse-names" : false, "suffix" : "" }, { "dropping-particle" : "", "family" : "Weirig", "given" : "Marie France", "non-dropping-particle" : "", "parse-names" : false, "suffix" : "" }, { "dropping-particle" : "", "family" : "Yamanaka", "given" : "Yasuhiro", "non-dropping-particle" : "", "parse-names" : false, "suffix" : "" }, { "dropping-particle" : "", "family" : "Yool", "given" : "Andrew", "non-dropping-particle" : "", "parse-names" : false, "suffix" : "" } ], "container-title" : "Nature", "id" : "ITEM-3", "issue" : "7059", "issued" : { "date-parts" : [ [ "2005" ] ] }, "page" : "681-686", "title" : "Anthropogenic ocean acidification over the twenty-first century and its impact on calcifying organisms", "translator" : [ { "dropping-particle" : "", "family" : "L6862", "given" : "", "non-dropping-particle" : "", "parse-names" : false, "suffix" : "" } ], "type" : "article-journal", "volume" : "437" }, "uris" : [ "http://www.mendeley.com/documents/?uuid=0e893dab-fc97-4b92-bf1e-244554de916a" ] } ], "mendeley" : { "formattedCitation" : "(Caldeira and Wickett, 2003; Orr et al., 2005; Doney et al., 2009)", "plainTextFormattedCitation" : "(Caldeira and Wickett, 2003; Orr et al., 2005; Doney et al., 2009)", "previouslyFormattedCitation" : "(Caldeira and Wickett, 2003; Orr et al., 2005; Doney et al., 2009)" }, "properties" : { "noteIndex" : 0 }, "schema" : "https://github.com/citation-style-language/schema/raw/master/csl-citation.json" }</w:instrText>
      </w:r>
      <w:r w:rsidR="00694B19" w:rsidRPr="001E7A27">
        <w:rPr>
          <w:rFonts w:cs="Times New Roman"/>
          <w:lang w:val="en-GB"/>
        </w:rPr>
        <w:fldChar w:fldCharType="separate"/>
      </w:r>
      <w:r w:rsidR="00025FA2" w:rsidRPr="001E7A27">
        <w:rPr>
          <w:rFonts w:cs="Times New Roman"/>
          <w:noProof/>
          <w:lang w:val="en-GB"/>
        </w:rPr>
        <w:t>(Caldeira and Wickett, 2003; Orr et al., 2005; Doney et al., 2009)</w:t>
      </w:r>
      <w:r w:rsidR="00694B19" w:rsidRPr="001E7A27">
        <w:rPr>
          <w:rFonts w:cs="Times New Roman"/>
          <w:lang w:val="en-GB"/>
        </w:rPr>
        <w:fldChar w:fldCharType="end"/>
      </w:r>
      <w:r w:rsidRPr="001E7A27">
        <w:rPr>
          <w:rFonts w:cs="Times New Roman"/>
          <w:lang w:val="en-GB"/>
        </w:rPr>
        <w:t>. Although the societal concern for this problem</w:t>
      </w:r>
      <w:commentRangeStart w:id="2725"/>
      <w:r w:rsidRPr="001E7A27">
        <w:rPr>
          <w:rFonts w:cs="Times New Roman"/>
          <w:lang w:val="en-GB"/>
        </w:rPr>
        <w:softHyphen/>
      </w:r>
      <w:r w:rsidRPr="001E7A27">
        <w:rPr>
          <w:rFonts w:cs="Times New Roman"/>
          <w:lang w:val="en-GB"/>
        </w:rPr>
        <w:softHyphen/>
      </w:r>
      <w:r w:rsidRPr="001E7A27">
        <w:rPr>
          <w:rFonts w:cs="Times New Roman"/>
          <w:lang w:val="en-GB"/>
        </w:rPr>
        <w:softHyphen/>
      </w:r>
      <w:commentRangeEnd w:id="2725"/>
      <w:r w:rsidR="00F34121" w:rsidRPr="001E7A27">
        <w:rPr>
          <w:rStyle w:val="CommentReference"/>
          <w:lang w:val="en-GB"/>
        </w:rPr>
        <w:commentReference w:id="2725"/>
      </w:r>
      <w:r w:rsidRPr="001E7A27">
        <w:rPr>
          <w:rFonts w:cs="Times New Roman"/>
          <w:lang w:val="en-GB"/>
        </w:rPr>
        <w:t xml:space="preserve"> is relatively recent (about the last 20 years), the physical</w:t>
      </w:r>
      <w:ins w:id="2726" w:author="Tom Maycock" w:date="2021-09-08T16:52:00Z">
        <w:r w:rsidR="00906F72">
          <w:rPr>
            <w:rFonts w:cs="Times New Roman"/>
            <w:lang w:val="en-GB"/>
          </w:rPr>
          <w:t>–</w:t>
        </w:r>
      </w:ins>
      <w:del w:id="2727" w:author="Tom Maycock" w:date="2021-09-08T16:52:00Z">
        <w:r w:rsidRPr="001E7A27" w:rsidDel="00906F72">
          <w:rPr>
            <w:rFonts w:cs="Times New Roman"/>
            <w:lang w:val="en-GB"/>
          </w:rPr>
          <w:delText>-</w:delText>
        </w:r>
      </w:del>
      <w:r w:rsidRPr="001E7A27">
        <w:rPr>
          <w:rFonts w:cs="Times New Roman"/>
          <w:lang w:val="en-GB"/>
        </w:rPr>
        <w:t>chemical basis for the ocean absorption (sink) of atmospheric CO</w:t>
      </w:r>
      <w:r w:rsidRPr="001E7A27">
        <w:rPr>
          <w:rFonts w:cs="Times New Roman"/>
          <w:vertAlign w:val="subscript"/>
          <w:lang w:val="en-GB"/>
        </w:rPr>
        <w:t>2</w:t>
      </w:r>
      <w:r w:rsidRPr="001E7A27">
        <w:rPr>
          <w:rFonts w:cs="Times New Roman"/>
          <w:lang w:val="en-GB"/>
        </w:rPr>
        <w:t xml:space="preserve"> has been discussed much earlier by </w:t>
      </w:r>
      <w:r w:rsidRPr="001E7A27">
        <w:rPr>
          <w:rFonts w:cs="Times New Roman"/>
          <w:lang w:val="en-GB"/>
        </w:rPr>
        <w:fldChar w:fldCharType="begin" w:fldLock="1"/>
      </w:r>
      <w:r w:rsidR="001B061E" w:rsidRPr="001E7A27">
        <w:rPr>
          <w:rFonts w:cs="Times New Roman"/>
          <w:lang w:val="en-GB"/>
        </w:rPr>
        <w:instrText>ADDIN CSL_CITATION { "citationItems" : [ { "id" : "ITEM-1", "itemData" : { "DOI" : "10.1111/j.2153-3490.1957.tb01849.x", "ISSN" : "00402826", "abstract" : "From a comparison of C14/C12 and C13/C12 ratios in wood and in marine material and from a slight decrease of the C14 concentration in terrestrial plants over the past 50 years it can be concluded that the average lifetime of a CO2 molecule in the atmosphere before it is dissolved into the sea is of the order of 10 years. This means that most of the CO2 released by artificial fuel combustion since the beginning of the industrial revolution must have been absorbed by the oceans. The increase of atmospheric CO2 from this cause is at present small but may become significant during future decades if industrial fuel combustion continues to rise exponentially. Present data on the total amount of CO2 in the atmosphere, on the rates and mechanisms of exchange, and on possible fluctuations in terrestrial and marine organic carbon, are inadequate for accurate measurement of future changes in atmospheric CO2. An opportunity exists during the International Geophysical Year to obtain much of the necessary information.", "author" : [ { "dropping-particle" : "", "family" : "Revelle", "given" : "Roger", "non-dropping-particle" : "", "parse-names" : false, "suffix" : "" }, { "dropping-particle" : "", "family" : "Suess", "given" : "Hans E.", "non-dropping-particle" : "", "parse-names" : false, "suffix" : "" } ], "container-title" : "Tellus", "id" : "ITEM-1", "issue" : "1", "issued" : { "date-parts" : [ [ "1957", "2", "15" ] ] }, "page" : "18-27", "publisher" : "Taylor &amp; Francis", "title" : "Carbon Dioxide Exchange Between Atmosphere and Ocean and the Question of an Increase of Atmospheric CO2 during the Past Decades", "translator" : [ { "dropping-particle" : "", "family" : "L7218", "given" : "", "non-dropping-particle" : "", "parse-names" : false, "suffix" : "" } ], "type" : "article-journal", "volume" : "9" }, "uris" : [ "http://www.mendeley.com/documents/?uuid=c14c10b8-5a3b-4043-9d6a-f13b691fd3b5" ] } ], "mendeley" : { "formattedCitation" : "(Revelle and Suess, 1957)", "manualFormatting" : "Revelle and Suess (1957)", "plainTextFormattedCitation" : "(Revelle and Suess, 1957)", "previouslyFormattedCitation" : "(Revelle and Suess, 1957)"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Revelle and Suess (1957)</w:t>
      </w:r>
      <w:r w:rsidRPr="001E7A27">
        <w:rPr>
          <w:rFonts w:cs="Times New Roman"/>
          <w:lang w:val="en-GB"/>
        </w:rPr>
        <w:fldChar w:fldCharType="end"/>
      </w:r>
      <w:r w:rsidRPr="001E7A27">
        <w:rPr>
          <w:rFonts w:cs="Times New Roman"/>
          <w:lang w:val="en-GB"/>
        </w:rPr>
        <w:t xml:space="preserve">. The </w:t>
      </w:r>
      <w:ins w:id="2728" w:author="Soapbox" w:date="2021-07-20T04:47:00Z">
        <w:del w:id="2729" w:author="Ian Blenkinsop" w:date="2021-07-28T13:49:00Z">
          <w:r w:rsidR="00C22705" w:rsidRPr="001E7A27" w:rsidDel="00A54D9E">
            <w:rPr>
              <w:rFonts w:cs="Times New Roman"/>
              <w:lang w:val="en-GB"/>
            </w:rPr>
            <w:delText>IPCC fifth assessment report (</w:delText>
          </w:r>
        </w:del>
      </w:ins>
      <w:r w:rsidR="008A39C0" w:rsidRPr="001E7A27">
        <w:rPr>
          <w:rFonts w:cs="Times New Roman"/>
          <w:lang w:val="en-GB"/>
        </w:rPr>
        <w:t>AR5</w:t>
      </w:r>
      <w:ins w:id="2730" w:author="Soapbox" w:date="2021-07-20T04:47:00Z">
        <w:del w:id="2731" w:author="Ian Blenkinsop" w:date="2021-07-28T13:50:00Z">
          <w:r w:rsidR="00C22705" w:rsidRPr="001E7A27" w:rsidDel="00A54D9E">
            <w:rPr>
              <w:rFonts w:cs="Times New Roman"/>
              <w:lang w:val="en-GB"/>
            </w:rPr>
            <w:delText>)</w:delText>
          </w:r>
        </w:del>
      </w:ins>
      <w:r w:rsidRPr="001E7A27">
        <w:rPr>
          <w:rFonts w:cs="Times New Roman"/>
          <w:lang w:val="en-GB"/>
        </w:rPr>
        <w:t xml:space="preserve"> </w:t>
      </w:r>
      <w:r w:rsidR="008A39C0" w:rsidRPr="001E7A27">
        <w:rPr>
          <w:rFonts w:cs="Times New Roman"/>
          <w:lang w:val="en-GB"/>
        </w:rPr>
        <w:t xml:space="preserve">and </w:t>
      </w:r>
      <w:ins w:id="2732" w:author="Soapbox" w:date="2021-07-20T04:43:00Z">
        <w:del w:id="2733" w:author="Ian Blenkinsop" w:date="2021-07-28T13:50:00Z">
          <w:r w:rsidR="00C22705" w:rsidRPr="001E7A27" w:rsidDel="00A54D9E">
            <w:rPr>
              <w:rFonts w:cs="Times New Roman"/>
              <w:lang w:val="en-GB"/>
            </w:rPr>
            <w:delText>Special Report on Ocean and the Cryosphere (</w:delText>
          </w:r>
        </w:del>
      </w:ins>
      <w:r w:rsidR="008A39C0" w:rsidRPr="001E7A27">
        <w:rPr>
          <w:rFonts w:cs="Times New Roman"/>
          <w:lang w:val="en-GB"/>
        </w:rPr>
        <w:t>SROCC</w:t>
      </w:r>
      <w:ins w:id="2734" w:author="Soapbox" w:date="2021-07-20T04:43:00Z">
        <w:del w:id="2735" w:author="Ian Blenkinsop" w:date="2021-07-28T13:50:00Z">
          <w:r w:rsidR="00C22705" w:rsidRPr="001E7A27" w:rsidDel="00A54D9E">
            <w:rPr>
              <w:rFonts w:cs="Times New Roman"/>
              <w:lang w:val="en-GB"/>
            </w:rPr>
            <w:delText>)</w:delText>
          </w:r>
        </w:del>
      </w:ins>
      <w:r w:rsidR="008A39C0" w:rsidRPr="001E7A27">
        <w:rPr>
          <w:rFonts w:cs="Times New Roman"/>
          <w:lang w:val="en-GB"/>
        </w:rPr>
        <w:t xml:space="preserve"> assessments were </w:t>
      </w:r>
      <w:r w:rsidRPr="001E7A27">
        <w:rPr>
          <w:rFonts w:cs="Times New Roman"/>
          <w:lang w:val="en-GB"/>
        </w:rPr>
        <w:t xml:space="preserve">of </w:t>
      </w:r>
      <w:r w:rsidRPr="001E7A27">
        <w:rPr>
          <w:rFonts w:cs="Times New Roman"/>
          <w:i/>
          <w:iCs/>
          <w:lang w:val="en-GB"/>
        </w:rPr>
        <w:t>robust evidence</w:t>
      </w:r>
      <w:r w:rsidRPr="001E7A27">
        <w:rPr>
          <w:rFonts w:cs="Times New Roman"/>
          <w:lang w:val="en-GB"/>
        </w:rPr>
        <w:t xml:space="preserve"> that the H</w:t>
      </w:r>
      <w:r w:rsidRPr="001E7A27">
        <w:rPr>
          <w:rFonts w:cs="Times New Roman"/>
          <w:vertAlign w:val="superscript"/>
          <w:lang w:val="en-GB"/>
        </w:rPr>
        <w:t>+</w:t>
      </w:r>
      <w:r w:rsidRPr="001E7A27">
        <w:rPr>
          <w:rFonts w:cs="Times New Roman"/>
          <w:lang w:val="en-GB"/>
        </w:rPr>
        <w:t xml:space="preserve"> ion concentration is increasing in the surface ocean, thereby reducing seawater pH (= - log[H</w:t>
      </w:r>
      <w:r w:rsidRPr="001E7A27">
        <w:rPr>
          <w:rFonts w:cs="Times New Roman"/>
          <w:vertAlign w:val="superscript"/>
          <w:lang w:val="en-GB"/>
        </w:rPr>
        <w:t>+</w:t>
      </w:r>
      <w:r w:rsidRPr="001E7A27">
        <w:rPr>
          <w:rFonts w:cs="Times New Roman"/>
          <w:lang w:val="en-GB"/>
        </w:rPr>
        <w:t xml:space="preserve">]) </w:t>
      </w:r>
      <w:ins w:id="2736" w:author="Ian Blenkinsop" w:date="2021-07-28T13:50:00Z">
        <w:r w:rsidR="00A54D9E" w:rsidRPr="001E7A27">
          <w:rPr>
            <w:rFonts w:cs="Times New Roman"/>
            <w:lang w:val="en-GB"/>
          </w:rPr>
          <w:t xml:space="preserve">(Section 2.3.4.1; </w:t>
        </w:r>
      </w:ins>
      <w:commentRangeStart w:id="2737"/>
      <w:r w:rsidR="008947A6" w:rsidRPr="001E7A27">
        <w:rPr>
          <w:rFonts w:cs="Times New Roman"/>
          <w:lang w:val="en-GB"/>
        </w:rPr>
        <w:fldChar w:fldCharType="begin" w:fldLock="1"/>
      </w:r>
      <w:r w:rsidR="001B061E" w:rsidRPr="001E7A27">
        <w:rPr>
          <w:rFonts w:cs="Times New Roman"/>
          <w:lang w:val="en-GB"/>
        </w:rPr>
        <w:instrText>ADDIN CSL_CITATION { "citationItems" : [ { "id" : "ITEM-1", "itemData" : { "DOI" : "10.1038/nature04095", "ISSN" : "00280836", "PMID" : "16193043", "abstract" : "Today's surface ocean is saturated with respect to calcium carbonate, but increasing atmospheric carbon dioxide concentrations are reducing ocean pH and carbonate ion concentrations, and thus the level of calcium carbonate saturation. Experimental evidence suggests that if these trends continue, key marine organisms - such as corals and some plankton - will have difficulty maintaining their external calcium carbonate skeletons. Here we use 13 models of the ocean-carbon cycle to assess calcium carbonate saturation under the IS92a 'business-as-usual' scenario for future emissions of anthropogenic carbon dioxide. In our projections, Southern Ocean surface waters will begin to become undersaturated with respect to aragonite, a metastable form of calcium carbonate, by the year 2050. By 2100, this undersaturation could extend throughout the entire Southern Ocean and into the subarctic Pacific Ocean. When live pteropods were exposed to our predicted level of undersaturation during a two-day shipboard experiment, their aragonite shells showed notable dissolution. Our findings indicate that conditions detrimental to high-latitude ecosystems could develop within decades, not centuries as suggested previously. \u00a9 2005 Nature Publishing Group.", "author" : [ { "dropping-particle" : "", "family" : "Orr", "given" : "James C.", "non-dropping-particle" : "", "parse-names" : false, "suffix" : "" }, { "dropping-particle" : "", "family" : "Fabry", "given" : "Victoria J.", "non-dropping-particle" : "", "parse-names" : false, "suffix" : "" }, { "dropping-particle" : "", "family" : "Aumont", "given" : "Olivier", "non-dropping-particle" : "", "parse-names" : false, "suffix" : "" }, { "dropping-particle" : "", "family" : "Bopp", "given" : "Laurent", "non-dropping-particle" : "", "parse-names" : false, "suffix" : "" }, { "dropping-particle" : "", "family" : "Doney", "given" : "Scott C.", "non-dropping-particle" : "", "parse-names" : false, "suffix" : "" }, { "dropping-particle" : "", "family" : "Feely", "given" : "Richard A.", "non-dropping-particle" : "", "parse-names" : false, "suffix" : "" }, { "dropping-particle" : "", "family" : "Gnanadesikan", "given" : "Anand", "non-dropping-particle" : "", "parse-names" : false, "suffix" : "" }, { "dropping-particle" : "", "family" : "Gruber", "given" : "Nicolas", "non-dropping-particle" : "", "parse-names" : false, "suffix" : "" }, { "dropping-particle" : "", "family" : "Ishida", "given" : "Akio", "non-dropping-particle" : "", "parse-names" : false, "suffix" : "" }, { "dropping-particle" : "", "family" : "Joos", "given" : "Fortunat", "non-dropping-particle" : "", "parse-names" : false, "suffix" : "" }, { "dropping-particle" : "", "family" : "Key", "given" : "Robert M.", "non-dropping-particle" : "", "parse-names" : false, "suffix" : "" }, { "dropping-particle" : "", "family" : "Lindsay", "given" : "Keith", "non-dropping-particle" : "", "parse-names" : false, "suffix" : "" }, { "dropping-particle" : "", "family" : "Maier-Reimer", "given" : "Ernst", "non-dropping-particle" : "", "parse-names" : false, "suffix" : "" }, { "dropping-particle" : "", "family" : "Matear", "given" : "Richard", "non-dropping-particle" : "", "parse-names" : false, "suffix" : "" }, { "dropping-particle" : "", "family" : "Monfray", "given" : "Patrick", "non-dropping-particle" : "", "parse-names" : false, "suffix" : "" }, { "dropping-particle" : "", "family" : "Mouchet", "given" : "Anne", "non-dropping-particle" : "", "parse-names" : false, "suffix" : "" }, { "dropping-particle" : "", "family" : "Najjar", "given" : "Raymond G.", "non-dropping-particle" : "", "parse-names" : false, "suffix" : "" }, { "dropping-particle" : "", "family" : "Plattner", "given" : "Gian Kasper", "non-dropping-particle" : "", "parse-names" : false, "suffix" : "" }, { "dropping-particle" : "", "family" : "Rodgers", "given" : "Keith B.", "non-dropping-particle" : "", "parse-names" : false, "suffix" : "" }, { "dropping-particle" : "", "family" : "Sabine", "given" : "Christopher L.", "non-dropping-particle" : "", "parse-names" : false, "suffix" : "" }, { "dropping-particle" : "", "family" : "Sarmiento", "given" : "Jorge L.", "non-dropping-particle" : "", "parse-names" : false, "suffix" : "" }, { "dropping-particle" : "", "family" : "Schlitzer", "given" : "Reiner", "non-dropping-particle" : "", "parse-names" : false, "suffix" : "" }, { "dropping-particle" : "", "family" : "Slater", "given" : "Richard D.", "non-dropping-particle" : "", "parse-names" : false, "suffix" : "" }, { "dropping-particle" : "", "family" : "Totterdell", "given" : "Ian J.", "non-dropping-particle" : "", "parse-names" : false, "suffix" : "" }, { "dropping-particle" : "", "family" : "Weirig", "given" : "Marie France", "non-dropping-particle" : "", "parse-names" : false, "suffix" : "" }, { "dropping-particle" : "", "family" : "Yamanaka", "given" : "Yasuhiro", "non-dropping-particle" : "", "parse-names" : false, "suffix" : "" }, { "dropping-particle" : "", "family" : "Yool", "given" : "Andrew", "non-dropping-particle" : "", "parse-names" : false, "suffix" : "" } ], "container-title" : "Nature", "id" : "ITEM-1", "issue" : "7059", "issued" : { "date-parts" : [ [ "2005" ] ] }, "page" : "681-686", "title" : "Anthropogenic ocean acidification over the twenty-first century and its impact on calcifying organisms", "translator" : [ { "dropping-particle" : "", "family" : "L6862", "given" : "", "non-dropping-particle" : "", "parse-names" : false, "suffix" : "" } ], "type" : "article-journal", "volume" : "437" }, "uris" : [ "http://www.mendeley.com/documents/?uuid=0e893dab-fc97-4b92-bf1e-244554de916a" ] }, { "id" : "ITEM-2", "itemData" : { "DOI" : "10.5670/oceanog.2009.95", "ISSN" : "10428275", "author" : [ { "dropping-particle" : "", "family" : "Feely", "given" : "Richard A", "non-dropping-particle" : "", "parse-names" : false, "suffix" : "" }, { "dropping-particle" : "", "family" : "Doney", "given" : "Scott", "non-dropping-particle" : "", "parse-names" : false, "suffix" : "" }, { "dropping-particle" : "", "family" : "Cooley", "given" : "Sarah", "non-dropping-particle" : "", "parse-names" : false, "suffix" : "" } ], "container-title" : "Oceanography", "id" : "ITEM-2", "issue" : "4", "issued" : { "date-parts" : [ [ "2009", "12", "1" ] ] }, "page" : "36-47", "title" : "Ocean Acidification: Present Conditions and Future Changes in a High-CO2 World", "translator" : [ { "dropping-particle" : "", "family" : "L7472", "given" : "", "non-dropping-particle" : "", "parse-names" : false, "suffix" : "" } ], "type" : "article-journal", "volume" : "22" }, "uris" : [ "http://www.mendeley.com/documents/?uuid=68f5f4c4-fc7f-40f3-ad68-3357e2758231", "http://www.mendeley.com/documents/?uuid=7a9551ad-8b85-4eba-b9a7-e88857521a80" ] }, { "id" : "ITEM-3",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"ITEM-3",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"ITEM-4",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"ITEM-4",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"(Orr et al., 2005; Feely et al., 2009; Ciais et al., 2013; Bindoff et al., 2019)", "manualFormatting" : "(Orr et al., 2005; Feely et al., 2009; Ciais et al., 2013; Bindoff et al., 2019", "plainTextFormattedCitation" : "(Orr et al., 2005; Feely et al., 2009; Ciais et al., 2013; Bindoff et al., 2019)", "previouslyFormattedCitation" : "(Orr et al., 2005; Feely et al., 2009; Ciais et al., 2013; Bindoff et al., 2019)" }, "properties" : { "noteIndex" : 0 }, "schema" : "https://github.com/citation-style-language/schema/raw/master/csl-citation.json" }</w:instrText>
      </w:r>
      <w:r w:rsidR="008947A6" w:rsidRPr="001E7A27">
        <w:rPr>
          <w:rFonts w:cs="Times New Roman"/>
          <w:lang w:val="en-GB"/>
        </w:rPr>
        <w:fldChar w:fldCharType="separate"/>
      </w:r>
      <w:del w:id="2738" w:author="Ian Blenkinsop" w:date="2021-07-28T13:50:00Z">
        <w:r w:rsidR="00025FA2" w:rsidRPr="001E7A27" w:rsidDel="00A54D9E">
          <w:rPr>
            <w:rFonts w:cs="Times New Roman"/>
            <w:noProof/>
            <w:lang w:val="en-GB"/>
          </w:rPr>
          <w:delText>(</w:delText>
        </w:r>
      </w:del>
      <w:r w:rsidR="00025FA2" w:rsidRPr="001E7A27">
        <w:rPr>
          <w:rFonts w:cs="Times New Roman"/>
          <w:noProof/>
          <w:lang w:val="en-GB"/>
        </w:rPr>
        <w:t>Orr et al., 2005; Feely et al., 2009; Ciais et al., 2013; Bindoff et al., 2019</w:t>
      </w:r>
      <w:r w:rsidR="008947A6" w:rsidRPr="001E7A27">
        <w:rPr>
          <w:rFonts w:cs="Times New Roman"/>
          <w:lang w:val="en-GB"/>
        </w:rPr>
        <w:fldChar w:fldCharType="end"/>
      </w:r>
      <w:commentRangeEnd w:id="2737"/>
      <w:r w:rsidR="00025FA2" w:rsidRPr="001E7A27">
        <w:rPr>
          <w:rStyle w:val="CommentReference"/>
          <w:lang w:val="en-GB"/>
        </w:rPr>
        <w:commentReference w:id="2737"/>
      </w:r>
      <w:del w:id="2739" w:author="Ian Blenkinsop" w:date="2021-07-28T13:50:00Z">
        <w:r w:rsidR="008947A6" w:rsidRPr="001E7A27" w:rsidDel="00A54D9E">
          <w:rPr>
            <w:rFonts w:cs="Times New Roman"/>
            <w:lang w:val="en-GB"/>
          </w:rPr>
          <w:delText xml:space="preserve">; </w:delText>
        </w:r>
      </w:del>
      <w:del w:id="2740" w:author="Soapbox" w:date="2021-07-27T15:15:00Z">
        <w:r w:rsidRPr="001E7A27" w:rsidDel="006A6C53">
          <w:rPr>
            <w:rFonts w:cs="Times New Roman"/>
            <w:lang w:val="en-GB"/>
          </w:rPr>
          <w:delText>Chapter 2,</w:delText>
        </w:r>
      </w:del>
      <w:del w:id="2741" w:author="Ian Blenkinsop" w:date="2021-07-28T13:50:00Z">
        <w:r w:rsidRPr="001E7A27" w:rsidDel="00A54D9E">
          <w:rPr>
            <w:rFonts w:cs="Times New Roman"/>
            <w:lang w:val="en-GB"/>
          </w:rPr>
          <w:delText xml:space="preserve"> Section 2.3.4.1</w:delText>
        </w:r>
      </w:del>
      <w:r w:rsidRPr="001E7A27">
        <w:rPr>
          <w:rFonts w:cs="Times New Roman"/>
          <w:lang w:val="en-GB"/>
        </w:rPr>
        <w:t xml:space="preserve">), and there is </w:t>
      </w:r>
      <w:r w:rsidRPr="001E7A27">
        <w:rPr>
          <w:rFonts w:cs="Times New Roman"/>
          <w:i/>
          <w:lang w:val="en-GB"/>
        </w:rPr>
        <w:t>high confidence</w:t>
      </w:r>
      <w:r w:rsidRPr="001E7A27">
        <w:rPr>
          <w:rFonts w:cs="Times New Roman"/>
          <w:lang w:val="en-GB"/>
        </w:rPr>
        <w:t xml:space="preserve"> that ocean acidification is impacting marine organisms </w:t>
      </w:r>
      <w:r w:rsidRPr="001E7A27">
        <w:rPr>
          <w:rFonts w:cs="Times New Roman"/>
          <w:lang w:val="en-GB"/>
        </w:rPr>
        <w:fldChar w:fldCharType="begin" w:fldLock="1"/>
      </w:r>
      <w:r w:rsidR="00747167" w:rsidRPr="001E7A27">
        <w:rPr>
          <w:rFonts w:cs="Times New Roman"/>
          <w:lang w:val="en-GB"/>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"plainTextFormattedCitation" : "(Bindoff et al., 2019)", "previouslyFormattedCitation" : "(Bindoff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(Bindoff et al., 2019)</w:t>
      </w:r>
      <w:r w:rsidRPr="001E7A27">
        <w:rPr>
          <w:rFonts w:cs="Times New Roman"/>
          <w:lang w:val="en-GB"/>
        </w:rPr>
        <w:fldChar w:fldCharType="end"/>
      </w:r>
      <w:r w:rsidRPr="001E7A27">
        <w:rPr>
          <w:rFonts w:cs="Times New Roman"/>
          <w:lang w:val="en-GB"/>
        </w:rPr>
        <w:t xml:space="preserve">. </w:t>
      </w:r>
    </w:p>
    <w:p w14:paraId="7617CBAC" w14:textId="77777777" w:rsidR="00DA318E" w:rsidRPr="001E7A27" w:rsidRDefault="00DA318E" w:rsidP="005C7F25">
      <w:pPr>
        <w:pStyle w:val="AR6BodyText"/>
        <w:rPr>
          <w:rFonts w:cs="Times New Roman"/>
          <w:lang w:val="en-GB"/>
        </w:rPr>
      </w:pPr>
    </w:p>
    <w:p w14:paraId="09ED7056" w14:textId="1EDE362E" w:rsidR="00DA318E" w:rsidRPr="001E7A27" w:rsidRDefault="00DA318E" w:rsidP="005C7F25">
      <w:pPr>
        <w:pStyle w:val="AR6BodyText"/>
        <w:rPr>
          <w:lang w:val="en-GB"/>
        </w:rPr>
      </w:pPr>
      <w:r w:rsidRPr="001E7A27">
        <w:rPr>
          <w:rFonts w:cs="Times New Roman"/>
          <w:lang w:val="en-GB"/>
        </w:rPr>
        <w:t xml:space="preserve">Ocean oxygen decline, or </w:t>
      </w:r>
      <w:r w:rsidR="00E112C2" w:rsidRPr="001E7A27">
        <w:rPr>
          <w:rFonts w:cs="Times New Roman"/>
          <w:lang w:val="en-GB"/>
        </w:rPr>
        <w:t>deoxygenation</w:t>
      </w:r>
      <w:r w:rsidRPr="001E7A27">
        <w:rPr>
          <w:rFonts w:cs="Times New Roman"/>
          <w:lang w:val="en-GB"/>
        </w:rPr>
        <w:t>, is driven by</w:t>
      </w:r>
      <w:r w:rsidRPr="001E7A27">
        <w:rPr>
          <w:lang w:val="en-GB"/>
        </w:rPr>
        <w:t xml:space="preserve"> changes in ocean ventilation and solubility</w:t>
      </w:r>
      <w:r w:rsidR="008A39C0" w:rsidRPr="001E7A27">
        <w:rPr>
          <w:lang w:val="en-GB"/>
        </w:rPr>
        <w:t xml:space="preserve"> </w:t>
      </w:r>
      <w:r w:rsidR="008A39C0" w:rsidRPr="001E7A27">
        <w:rPr>
          <w:lang w:val="en-GB"/>
        </w:rPr>
        <w:fldChar w:fldCharType="begin" w:fldLock="1"/>
      </w:r>
      <w:r w:rsidR="00747167" w:rsidRPr="001E7A27">
        <w:rPr>
          <w:lang w:val="en-GB"/>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"plainTextFormattedCitation" : "(Bindoff et al., 2019)", "previouslyFormattedCitation" : "(Bindoff et al., 2019)" }, "properties" : { "noteIndex" : 0 }, "schema" : "https://github.com/citation-style-language/schema/raw/master/csl-citation.json" }</w:instrText>
      </w:r>
      <w:r w:rsidR="008A39C0" w:rsidRPr="001E7A27">
        <w:rPr>
          <w:lang w:val="en-GB"/>
        </w:rPr>
        <w:fldChar w:fldCharType="separate"/>
      </w:r>
      <w:r w:rsidR="00025FA2" w:rsidRPr="001E7A27">
        <w:rPr>
          <w:noProof/>
          <w:lang w:val="en-GB"/>
        </w:rPr>
        <w:t>(Bindoff et al., 2019)</w:t>
      </w:r>
      <w:r w:rsidR="008A39C0" w:rsidRPr="001E7A27">
        <w:rPr>
          <w:lang w:val="en-GB"/>
        </w:rPr>
        <w:fldChar w:fldCharType="end"/>
      </w:r>
      <w:r w:rsidRPr="001E7A27">
        <w:rPr>
          <w:lang w:val="en-GB"/>
        </w:rPr>
        <w:t xml:space="preserve">. It is </w:t>
      </w:r>
      <w:r w:rsidR="00E274BE" w:rsidRPr="001E7A27">
        <w:rPr>
          <w:i/>
          <w:iCs/>
          <w:lang w:val="en-GB"/>
        </w:rPr>
        <w:t>virtually certain</w:t>
      </w:r>
      <w:r w:rsidR="00E274BE" w:rsidRPr="001E7A27">
        <w:rPr>
          <w:lang w:val="en-GB"/>
        </w:rPr>
        <w:t xml:space="preserve"> </w:t>
      </w:r>
      <w:r w:rsidRPr="001E7A27">
        <w:rPr>
          <w:lang w:val="en-GB"/>
        </w:rPr>
        <w:t xml:space="preserve">that anthropogenic forcing has made a substantial contribution to the ocean heat content increase over the historical period </w:t>
      </w:r>
      <w:r w:rsidRPr="001E7A27">
        <w:rPr>
          <w:lang w:val="en-GB"/>
        </w:rPr>
        <w:fldChar w:fldCharType="begin" w:fldLock="1"/>
      </w:r>
      <w:r w:rsidR="00747167" w:rsidRPr="001E7A27">
        <w:rPr>
          <w:lang w:val="en-GB"/>
        </w:rPr>
        <w:instrText>ADDIN CSL_CITATION { "citationItems" : [ { "id" : "ITEM-1", "itemData" : { "author" : [ { "dropping-particle" : "", "family" : "IPCC", "given" : "", "non-dropping-particle" : "", "parse-names" : false, "suffix" : "" } ], "container-title" : "IPCC Special Report on the Ocean and Cryosphere in a Changing Climate",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 "non-dropping-particle" : "", "parse-names" : false, "suffix" : "" } ], "id" : "ITEM-1", "issued" : { "date-parts" : [ [ "2019" ] ] }, "page" : "3-35", "publisher" : "In Press", "title" : "Summary for Policymakers", "translator" : [ { "dropping-particle" : "", "family" : "L7504", "given" : "Rt13", "non-dropping-particle" : "", "parse-names" : false, "suffix" : "" } ], "type" : "chapter" }, "uris" : [ "http://www.mendeley.com/documents/?uuid=c549f26c-f966-4ecd-afc9-138d60b7b195" ] }, { "id" : "ITEM-2",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IPCC, 2019c)", "plainTextFormattedCitation" : "(Bindoff et al., 2019; IPCC, 2019c)", "previouslyFormattedCitation" : "(Bindoff et al., 2019; IPCC, 2019c)" }, "properties" : { "noteIndex" : 0 }, "schema" : "https://github.com/citation-style-language/schema/raw/master/csl-citation.json" }</w:instrText>
      </w:r>
      <w:r w:rsidRPr="001E7A27">
        <w:rPr>
          <w:lang w:val="en-GB"/>
        </w:rPr>
        <w:fldChar w:fldCharType="separate"/>
      </w:r>
      <w:r w:rsidR="00025FA2" w:rsidRPr="001E7A27">
        <w:rPr>
          <w:noProof/>
          <w:lang w:val="en-GB"/>
        </w:rPr>
        <w:t>(Bindoff et al., 2019; IPCC, 2019c</w:t>
      </w:r>
      <w:ins w:id="2742" w:author="Soapbox" w:date="2021-07-27T14:39:00Z">
        <w:r w:rsidR="008040CD" w:rsidRPr="001E7A27">
          <w:rPr>
            <w:noProof/>
            <w:lang w:val="en-GB"/>
          </w:rPr>
          <w:t>;</w:t>
        </w:r>
      </w:ins>
      <w:del w:id="2743" w:author="Soapbox" w:date="2021-07-27T14:39:00Z">
        <w:r w:rsidR="00025FA2" w:rsidRPr="001E7A27" w:rsidDel="008040CD">
          <w:rPr>
            <w:noProof/>
            <w:lang w:val="en-GB"/>
          </w:rPr>
          <w:delText>)</w:delText>
        </w:r>
      </w:del>
      <w:r w:rsidRPr="001E7A27">
        <w:rPr>
          <w:lang w:val="en-GB"/>
        </w:rPr>
        <w:fldChar w:fldCharType="end"/>
      </w:r>
      <w:ins w:id="2744" w:author="Soapbox" w:date="2021-07-27T14:39:00Z">
        <w:r w:rsidR="008040CD" w:rsidRPr="001E7A27">
          <w:rPr>
            <w:lang w:val="en-GB"/>
          </w:rPr>
          <w:t xml:space="preserve"> </w:t>
        </w:r>
      </w:ins>
      <w:del w:id="2745" w:author="Soapbox" w:date="2021-07-27T14:39:00Z">
        <w:r w:rsidRPr="001E7A27" w:rsidDel="008040CD">
          <w:rPr>
            <w:lang w:val="en-GB"/>
          </w:rPr>
          <w:delText xml:space="preserve"> (</w:delText>
        </w:r>
      </w:del>
      <w:r w:rsidRPr="001E7A27">
        <w:rPr>
          <w:lang w:val="en-GB"/>
        </w:rPr>
        <w:t>Chapter 9, Section 2.3.3.1), strengthening upper water column stratification. Ocean warming decreases the solubility of dissolved oxygen in seawater, and it contributes to about 15% of the dissolved oxygen decrease in the oceans according to estimates based on solubility and the recent SROCC assessment (</w:t>
      </w:r>
      <w:r w:rsidRPr="001E7A27">
        <w:rPr>
          <w:i/>
          <w:iCs/>
          <w:lang w:val="en-GB"/>
        </w:rPr>
        <w:t>medium confidence</w:t>
      </w:r>
      <w:r w:rsidRPr="001E7A27">
        <w:rPr>
          <w:lang w:val="en-GB"/>
        </w:rPr>
        <w:t xml:space="preserve">), especially in sub-surface waters, between 100–600 m depth </w:t>
      </w:r>
      <w:r w:rsidRPr="001E7A27">
        <w:rPr>
          <w:lang w:val="en-GB"/>
        </w:rPr>
        <w:fldChar w:fldCharType="begin" w:fldLock="1"/>
      </w:r>
      <w:r w:rsidR="00747167" w:rsidRPr="001E7A27">
        <w:rPr>
          <w:lang w:val="en-GB"/>
        </w:rPr>
        <w:instrText>ADDIN CSL_CITATION { "citationItems" : [ { "id" : "ITEM-1",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"ITEM-1",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"id" : "ITEM-2", "itemData" : { "DOI" : "10.1038/nature21399", "ISSN" : "0028-0836", "abstract" : "Ocean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economies3,4,5,6. Regional observational data indicate a continuous decrease in oceanic dissolved oxygen concentrations in most regions of the global ocean1,7,8,9,10, with an increase reported in a few limited areas, varying by study1,10. Prior work attempting to resolve variations in dissolved oxygen concentrations at the global scale reported a global oxygen loss of 550 \u00b1 130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\u00b1 1.1 petamoles (1015 mol) has decreased by more than two per cent (4.8 \u00b1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"ITEM-2", "issue" : "7641", "issued" : { "date-parts" : [ [ "2017", "2", "16" ] ] }, "page" : "335-339", "publisher" : "Macmillan Publishers Limited, part of Springer Nature. All rights reserved.", "title" : "Decline in global oceanic oxygen content during the past five decades", "translator" : [ { "dropping-particle" : "", "family" : "L4106", "given" : "", "non-dropping-particle" : "", "parse-names" : false, "suffix" : "" } ], "type" : "article-journal", "volume" : "542" }, "uris" : [ "http://www.mendeley.com/documents/?uuid=6b121e40-1e1a-3278-9ce6-cc917d2822af" ] }, { "id" : "ITEM-3", "itemData" : { "DOI" : "10.1029/2011GL049513", "ISSN" : "00948276", "abstract" : "Comparing the high-quality oxygen climatology from the World Ocean Circulation Experiment to earlier data we reveal near-global decreases in oxygen levels in the upper ocean between the 1970s and the 1990s. This globally averaged oxygen decrease is ?0.93 \u00b1 0.23?mol l?1, which is equivalent to annual oxygen losses of ?0.55 \u00b1 0.13 ? 1014 mol yr?1(100?1000 m). The strongest decreases in oxygen occur in the mid-latitudes of both hemispheres, near regions where there is strong water renewal and exchange between the ocean interior and surface waters. Approximately 15% of global oxygen decrease can be explained by a warmer mixed-layer reducing the capacity of water to store oxygen, while the remainder is consistent with an overall decrease in the exchange between surface waters and the ocean interior. Here we suggest that this reduction in water mass renewal rates on a global scale is a consequence of increased stratification caused by warmer surface waters. These observations support climate model simulations of oxygen change under global warming scenarios.", "author" : [ { "dropping-particle" : "", "family" : "Helm", "given" : "Kieran P", "non-dropping-particle" : "", "parse-names" : false, "suffix" : "" }, { "dropping-particle" : "", "family" : "Bindoff", "given" : "Nathaniel L", "non-dropping-particle" : "", "parse-names" : false, "suffix" : "" }, { "dropping-particle" : "", "family" : "Church", "given" : "John A", "non-dropping-particle" : "", "parse-names" : false, "suffix" : "" } ], "container-title" : "Geophysical Research Letters", "id" : "ITEM-3", "issue" : "23", "issued" : { "date-parts" : [ [ "2011", "12", "2" ] ] }, "note" : "doi: 10.1029/2011GL049513", "page" : "L23602", "publisher" : "Wiley-Blackwell", "title" : "Observed decreases in oxygen content of the global ocean", "translator" : [ { "dropping-particle" : "", "family" : "L4122", "given" : "", "non-dropping-particle" : "", "parse-names" : false, "suffix" : "" } ], "type" : "article-journal", "volume" : "38" }, "uris" : [ "http://www.mendeley.com/documents/?uuid=c34349f9-e356-3ac8-a63b-e0fad39b32b9" ] }, { "id" : "ITEM-4", "itemData" : { "DOI" : "10.1038/s41561-018-0152-2", "ISSN" : "1752-0894", "abstract" : "Direct observations indicate that the global ocean oxygen inventory is decreasing. Climate models consistently confirm this decline and predict continuing and accelerating ocean deoxygenation. However, current models (1) do not reproduce observed patterns for oxygen changes in the ocean\u2019s thermocline; (2) underestimate the temporal variability of oxygen concentrations and air\u2013sea fluxes inferred from time-series observations; and (3) generally simulate only about half the oceanic oxygen loss inferred from observations. We here review current knowledge about the mechanisms and drivers of oxygen changes and their variation with region and depth over the world\u2019s oceans. Warming is considered a major driver: in part directly, via solubility effects, and in part indirectly, via changes in circulation, mixing and oxygen respiration. While solubility effects have been quantified and found to dominate deoxygenation near the surface, a quantitative understanding of contributions from other mechanisms is still lacking. Current models may underestimate deoxygenation because of unresolved transport processes, unaccounted for variations in respiratory oxygen demand, or missing biogeochemical feedbacks. Dedicated observational programmes are required to better constrain biological and physical processes and their representation in models to improve our understanding and predictions of patterns and intensity of future oxygen change.", "author" : [ { "dropping-particle" : "", "family" : "Oschlies", "given" : "Andreas", "non-dropping-particle" : "", "parse-names" : false, "suffix" : "" }, { "dropping-particle" : "", "family" : "Brandt", "given" : "Peter", "non-dropping-particle" : "", "parse-names" : false, "suffix" : "" }, { "dropping-particle" : "", "family" : "Stramma", "given" : "Lothar", "non-dropping-particle" : "", "parse-names" : false, "suffix" : "" }, { "dropping-particle" : "", "family" : "Schmidtko", "given" : "Sunke", "non-dropping-particle" : "", "parse-names" : false, "suffix" : "" } ], "container-title" : "Nature Geoscience", "id" : "ITEM-4", "issue" : "7", "issued" : { "date-parts" : [ [ "2018", "7", "11" ] ] }, "page" : "467-473", "title" : "Drivers and mechanisms of ocean deoxygenation", "translator" : [ { "dropping-particle" : "", "family" : "L5140", "given" : "", "non-dropping-particle" : "", "parse-names" : false, "suffix" : "" } ], "type" : "article-journal", "volume" : "11" }, "uris" : [ "http://www.mendeley.com/documents/?uuid=f5cdc4c2-6bc3-3c84-b51e-4999117c3f36" ] } ], "mendeley" : { "formattedCitation" : "(Helm et al., 2011; Schmidtko et al., 2017; Breitburg et al., 2018; Oschlies et al., 2018)", "manualFormatting" : "(Helm et al., 2011; Schmidtko et al., 2017; Breitburg et al., 2018; Oschlies et al., 2018)", "plainTextFormattedCitation" : "(Helm et al., 2011; Schmidtko et al., 2017; Breitburg et al., 2018; Oschlies et al., 2018)", "previouslyFormattedCitation" : "(Helm et al., 2011; Schmidtko et al., 2017; Breitburg et al., 2018; Oschlies et al., 2018)" }, "properties" : { "noteIndex" : 0 }, "schema" : "https://github.com/citation-style-language/schema/raw/master/csl-citation.json" }</w:instrText>
      </w:r>
      <w:r w:rsidRPr="001E7A27">
        <w:rPr>
          <w:lang w:val="en-GB"/>
        </w:rPr>
        <w:fldChar w:fldCharType="separate"/>
      </w:r>
      <w:r w:rsidR="00025FA2" w:rsidRPr="001E7A27">
        <w:rPr>
          <w:noProof/>
          <w:lang w:val="en-GB"/>
        </w:rPr>
        <w:t>(Helm et al., 2011; Schmidtko et al., 2017; Breitburg et al., 2018; Oschlies et al., 2018</w:t>
      </w:r>
      <w:ins w:id="2746" w:author="Soapbox" w:date="2021-07-20T04:53:00Z">
        <w:r w:rsidR="00A66214" w:rsidRPr="001E7A27">
          <w:rPr>
            <w:noProof/>
            <w:lang w:val="en-GB"/>
          </w:rPr>
          <w:t>;</w:t>
        </w:r>
      </w:ins>
      <w:del w:id="2747" w:author="Soapbox" w:date="2021-07-20T04:53:00Z">
        <w:r w:rsidR="00025FA2" w:rsidRPr="001E7A27" w:rsidDel="00A66214">
          <w:rPr>
            <w:noProof/>
            <w:lang w:val="en-GB"/>
          </w:rPr>
          <w:delText>)</w:delText>
        </w:r>
      </w:del>
      <w:r w:rsidRPr="001E7A27">
        <w:rPr>
          <w:lang w:val="en-GB"/>
        </w:rPr>
        <w:fldChar w:fldCharType="end"/>
      </w:r>
      <w:ins w:id="2748" w:author="Soapbox" w:date="2021-07-20T04:54:00Z">
        <w:r w:rsidR="00A66214" w:rsidRPr="001E7A27">
          <w:rPr>
            <w:lang w:val="en-GB"/>
          </w:rPr>
          <w:t xml:space="preserve"> </w:t>
        </w:r>
      </w:ins>
      <w:del w:id="2749" w:author="Soapbox" w:date="2021-07-20T04:53:00Z">
        <w:r w:rsidRPr="001E7A27" w:rsidDel="00A66214">
          <w:rPr>
            <w:lang w:val="en-GB"/>
          </w:rPr>
          <w:delText xml:space="preserve"> (</w:delText>
        </w:r>
      </w:del>
      <w:r w:rsidRPr="001E7A27">
        <w:rPr>
          <w:lang w:val="en-GB"/>
        </w:rPr>
        <w:t xml:space="preserve">SROCC, Section 5.3.1). Stratification reduces the ventilation flux into the ocean interior, contributing to most of the remaining ocean </w:t>
      </w:r>
      <w:r w:rsidR="00E112C2" w:rsidRPr="001E7A27">
        <w:rPr>
          <w:lang w:val="en-GB"/>
        </w:rPr>
        <w:t>deoxygenation</w:t>
      </w:r>
      <w:r w:rsidRPr="001E7A27">
        <w:rPr>
          <w:lang w:val="en-GB"/>
        </w:rPr>
        <w:t xml:space="preserve"> </w:t>
      </w:r>
      <w:ins w:id="2750" w:author="Ian Blenkinsop" w:date="2021-07-28T13:50:00Z">
        <w:r w:rsidR="00A54D9E" w:rsidRPr="001E7A27">
          <w:rPr>
            <w:lang w:val="en-GB"/>
          </w:rPr>
          <w:t>(</w:t>
        </w:r>
      </w:ins>
      <w:r w:rsidRPr="001E7A27">
        <w:rPr>
          <w:lang w:val="en-GB"/>
        </w:rPr>
        <w:fldChar w:fldCharType="begin" w:fldLock="1"/>
      </w:r>
      <w:r w:rsidR="00747167" w:rsidRPr="001E7A27">
        <w:rPr>
          <w:lang w:val="en-GB"/>
        </w:rPr>
        <w:instrText>ADDIN CSL_CITATION { "citationItems" : [ { "id" : "ITEM-1", "itemData" : { "DOI" : "10.1038/nature21399", "ISSN" : "0028-0836", "abstract" : "Ocean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economies3,4,5,6. Regional observational data indicate a continuous decrease in oceanic dissolved oxygen concentrations in most regions of the global ocean1,7,8,9,10, with an increase reported in a few limited areas, varying by study1,10. Prior work attempting to resolve variations in dissolved oxygen concentrations at the global scale reported a global oxygen loss of 550 \u00b1 130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\u00b1 1.1 petamoles (1015 mol) has decreased by more than two per cent (4.8 \u00b1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"ITEM-1", "issue" : "7641", "issued" : { "date-parts" : [ [ "2017", "2", "16" ] ] }, "page" : "335-339", "publisher" : "Macmillan Publishers Limited, part of Springer Nature. All rights reserved.", "title" : "Decline in global oceanic oxygen content during the past five decades", "translator" : [ { "dropping-particle" : "", "family" : "L4106", "given" : "", "non-dropping-particle" : "", "parse-names" : false, "suffix" : "" } ], "type" : "article-journal", "volume" : "542" }, "uris" : [ "http://www.mendeley.com/documents/?uuid=6b121e40-1e1a-3278-9ce6-cc917d2822af" ] }, { "id" : "ITEM-2",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"ITEM-2",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"mendeley" : { "formattedCitation" : "(Schmidtko et al., 2017; Breitburg et al., 2018)", "manualFormatting" : "(Schmidtko et al., 2017; Breitburg et al., 2018)", "plainTextFormattedCitation" : "(Schmidtko et al., 2017; Breitburg et al., 2018)", "previouslyFormattedCitation" : "(Schmidtko et al., 2017; Breitburg et al., 2018)" }, "properties" : { "noteIndex" : 0 }, "schema" : "https://github.com/citation-style-language/schema/raw/master/csl-citation.json" }</w:instrText>
      </w:r>
      <w:r w:rsidRPr="001E7A27">
        <w:rPr>
          <w:lang w:val="en-GB"/>
        </w:rPr>
        <w:fldChar w:fldCharType="separate"/>
      </w:r>
      <w:del w:id="2751" w:author="Ian Blenkinsop" w:date="2021-07-28T13:51:00Z">
        <w:r w:rsidR="00025FA2" w:rsidRPr="001E7A27" w:rsidDel="00A54D9E">
          <w:rPr>
            <w:noProof/>
            <w:lang w:val="en-GB"/>
          </w:rPr>
          <w:delText>(</w:delText>
        </w:r>
      </w:del>
      <w:r w:rsidR="00025FA2" w:rsidRPr="001E7A27">
        <w:rPr>
          <w:noProof/>
          <w:lang w:val="en-GB"/>
        </w:rPr>
        <w:t>Schmidtko et al., 2017; Breitburg et al., 2018</w:t>
      </w:r>
      <w:ins w:id="2752" w:author="Soapbox" w:date="2021-07-27T14:39:00Z">
        <w:del w:id="2753" w:author="Ian Blenkinsop" w:date="2021-07-28T13:50:00Z">
          <w:r w:rsidR="008040CD" w:rsidRPr="001E7A27" w:rsidDel="00A54D9E">
            <w:rPr>
              <w:noProof/>
              <w:lang w:val="en-GB"/>
            </w:rPr>
            <w:delText>;</w:delText>
          </w:r>
        </w:del>
      </w:ins>
      <w:del w:id="2754" w:author="Soapbox" w:date="2021-07-27T14:39:00Z">
        <w:r w:rsidR="00025FA2" w:rsidRPr="001E7A27" w:rsidDel="008040CD">
          <w:rPr>
            <w:noProof/>
            <w:lang w:val="en-GB"/>
          </w:rPr>
          <w:delText>)</w:delText>
        </w:r>
      </w:del>
      <w:r w:rsidRPr="001E7A27">
        <w:rPr>
          <w:lang w:val="en-GB"/>
        </w:rPr>
        <w:fldChar w:fldCharType="end"/>
      </w:r>
      <w:ins w:id="2755" w:author="Ian Blenkinsop" w:date="2021-07-28T13:51:00Z">
        <w:r w:rsidR="00A54D9E" w:rsidRPr="001E7A27">
          <w:rPr>
            <w:lang w:val="en-GB"/>
          </w:rPr>
          <w:t>; Section 3.6.2</w:t>
        </w:r>
      </w:ins>
      <w:ins w:id="2756" w:author="Soapbox" w:date="2021-07-27T14:39:00Z">
        <w:del w:id="2757" w:author="Ian Blenkinsop" w:date="2021-07-28T13:50:00Z">
          <w:r w:rsidR="008040CD" w:rsidRPr="001E7A27" w:rsidDel="00A54D9E">
            <w:rPr>
              <w:lang w:val="en-GB"/>
            </w:rPr>
            <w:delText xml:space="preserve"> </w:delText>
          </w:r>
        </w:del>
      </w:ins>
      <w:del w:id="2758" w:author="Soapbox" w:date="2021-07-27T14:39:00Z">
        <w:r w:rsidRPr="001E7A27" w:rsidDel="008040CD">
          <w:rPr>
            <w:lang w:val="en-GB"/>
          </w:rPr>
          <w:delText xml:space="preserve"> (</w:delText>
        </w:r>
      </w:del>
      <w:del w:id="2759" w:author="Ian Blenkinsop" w:date="2021-07-28T13:50:00Z">
        <w:r w:rsidRPr="001E7A27" w:rsidDel="00A54D9E">
          <w:rPr>
            <w:lang w:val="en-GB"/>
          </w:rPr>
          <w:delText>Section 3.6.2</w:delText>
        </w:r>
      </w:del>
      <w:r w:rsidRPr="001E7A27">
        <w:rPr>
          <w:lang w:val="en-GB"/>
        </w:rPr>
        <w:t xml:space="preserve">). </w:t>
      </w:r>
      <w:r w:rsidR="00E112C2" w:rsidRPr="001E7A27">
        <w:rPr>
          <w:lang w:val="en-GB"/>
        </w:rPr>
        <w:t>Deoxygenation</w:t>
      </w:r>
      <w:r w:rsidRPr="001E7A27">
        <w:rPr>
          <w:lang w:val="en-GB"/>
        </w:rPr>
        <w:t xml:space="preserve"> may enhance the emissions of nitrous oxide, especially from </w:t>
      </w:r>
      <w:r w:rsidR="001132BE" w:rsidRPr="001E7A27">
        <w:rPr>
          <w:lang w:val="en-GB"/>
        </w:rPr>
        <w:t>o</w:t>
      </w:r>
      <w:r w:rsidRPr="001E7A27">
        <w:rPr>
          <w:lang w:val="en-GB"/>
        </w:rPr>
        <w:t xml:space="preserve">xygen </w:t>
      </w:r>
      <w:r w:rsidR="001132BE" w:rsidRPr="001E7A27">
        <w:rPr>
          <w:lang w:val="en-GB"/>
        </w:rPr>
        <w:t>m</w:t>
      </w:r>
      <w:r w:rsidRPr="001E7A27">
        <w:rPr>
          <w:lang w:val="en-GB"/>
        </w:rPr>
        <w:t xml:space="preserve">inimum </w:t>
      </w:r>
      <w:r w:rsidR="001132BE" w:rsidRPr="001E7A27">
        <w:rPr>
          <w:lang w:val="en-GB"/>
        </w:rPr>
        <w:t>z</w:t>
      </w:r>
      <w:r w:rsidRPr="001E7A27">
        <w:rPr>
          <w:lang w:val="en-GB"/>
        </w:rPr>
        <w:t xml:space="preserve">ones (OMZs) or hypoxic coastal areas </w:t>
      </w:r>
      <w:r w:rsidRPr="001E7A27">
        <w:rPr>
          <w:lang w:val="en-GB"/>
        </w:rPr>
        <w:fldChar w:fldCharType="begin" w:fldLock="1"/>
      </w:r>
      <w:r w:rsidR="00747167" w:rsidRPr="001E7A27">
        <w:rPr>
          <w:lang w:val="en-GB"/>
        </w:rPr>
        <w:instrText>ADDIN CSL_CITATION { "citationItems" : [ { "id" : "ITEM-1", "itemData" : { "DOI" : "10.1038/s41561-018-0152-2", "ISSN" : "1752-0894", "abstract" : "Direct observations indicate that the global ocean oxygen inventory is decreasing. Climate models consistently confirm this decline and predict continuing and accelerating ocean deoxygenation. However, current models (1) do not reproduce observed patterns for oxygen changes in the ocean\u2019s thermocline; (2) underestimate the temporal variability of oxygen concentrations and air\u2013sea fluxes inferred from time-series observations; and (3) generally simulate only about half the oceanic oxygen loss inferred from observations. We here review current knowledge about the mechanisms and drivers of oxygen changes and their variation with region and depth over the world\u2019s oceans. Warming is considered a major driver: in part directly, via solubility effects, and in part indirectly, via changes in circulation, mixing and oxygen respiration. While solubility effects have been quantified and found to dominate deoxygenation near the surface, a quantitative understanding of contributions from other mechanisms is still lacking. Current models may underestimate deoxygenation because of unresolved transport processes, unaccounted for variations in respiratory oxygen demand, or missing biogeochemical feedbacks. Dedicated observational programmes are required to better constrain biological and physical processes and their representation in models to improve our understanding and predictions of patterns and intensity of future oxygen change.", "author" : [ { "dropping-particle" : "", "family" : "Oschlies", "given" : "Andreas", "non-dropping-particle" : "", "parse-names" : false, "suffix" : "" }, { "dropping-particle" : "", "family" : "Brandt", "given" : "Peter", "non-dropping-particle" : "", "parse-names" : false, "suffix" : "" }, { "dropping-particle" : "", "family" : "Stramma", "given" : "Lothar", "non-dropping-particle" : "", "parse-names" : false, "suffix" : "" }, { "dropping-particle" : "", "family" : "Schmidtko", "given" : "Sunke", "non-dropping-particle" : "", "parse-names" : false, "suffix" : "" } ], "container-title" : "Nature Geoscience", "id" : "ITEM-1", "issue" : "7", "issued" : { "date-parts" : [ [ "2018", "7", "11" ] ] }, "page" : "467-473", "title" : "Drivers and mechanisms of ocean deoxygenation", "translator" : [ { "dropping-particle" : "", "family" : "L5140", "given" : "", "non-dropping-particle" : "", "parse-names" : false, "suffix" : "" } ], "type" : "article-journal", "volume" : "11" }, "uris" : [ "http://www.mendeley.com/documents/?uuid=f5cdc4c2-6bc3-3c84-b51e-4999117c3f36" ] }, { "id" : "ITEM-2",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"ITEM-2",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"mendeley" : { "formattedCitation" : "(Breitburg et al., 2018; Oschlies et al., 2018)", "plainTextFormattedCitation" : "(Breitburg et al., 2018; Oschlies et al., 2018)", "previouslyFormattedCitation" : "(Breitburg et al., 2018; Oschlies et al., 2018)" }, "properties" : { "noteIndex" : 0 }, "schema" : "https://github.com/citation-style-language/schema/raw/master/csl-citation.json" }</w:instrText>
      </w:r>
      <w:r w:rsidRPr="001E7A27">
        <w:rPr>
          <w:lang w:val="en-GB"/>
        </w:rPr>
        <w:fldChar w:fldCharType="separate"/>
      </w:r>
      <w:r w:rsidR="00025FA2" w:rsidRPr="001E7A27">
        <w:rPr>
          <w:noProof/>
          <w:lang w:val="en-GB"/>
        </w:rPr>
        <w:t>(Breitburg et al., 2018; Oschlies et al., 2018)</w:t>
      </w:r>
      <w:r w:rsidRPr="001E7A27">
        <w:rPr>
          <w:lang w:val="en-GB"/>
        </w:rPr>
        <w:fldChar w:fldCharType="end"/>
      </w:r>
      <w:r w:rsidRPr="001E7A27">
        <w:rPr>
          <w:lang w:val="en-GB"/>
        </w:rPr>
        <w:t xml:space="preserve">. Since SROCC </w:t>
      </w:r>
      <w:commentRangeStart w:id="2760"/>
      <w:r w:rsidRPr="001E7A27">
        <w:rPr>
          <w:lang w:val="en-GB"/>
        </w:rPr>
        <w:fldChar w:fldCharType="begin" w:fldLock="1"/>
      </w:r>
      <w:ins w:id="2761" w:author="Robin Matthews" w:date="2021-06-17T16:49:00Z">
        <w:r w:rsidR="008858CF" w:rsidRPr="001E7A27">
          <w:rPr>
            <w:lang w:val="en-GB"/>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"manualFormatting" : "(Bindoff et al., 2019)", "plainTextFormattedCitation" : "(Bindoff et al., 2019)", "previouslyFormattedCitation" : "(Bindoff et al., 2019)" }, "properties" : { "noteIndex" : 0 }, "schema" : "https://github.com/citation-style-language/schema/raw/master/csl-citation.json" }</w:instrText>
        </w:r>
      </w:ins>
      <w:del w:id="2762" w:author="Robin Matthews" w:date="2021-06-17T16:49:00Z">
        <w:r w:rsidR="00747167" w:rsidRPr="001E7A27" w:rsidDel="008858CF">
          <w:rPr>
            <w:lang w:val="en-GB"/>
          </w:rPr>
          <w:del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"manualFormatting" : "(Bindoff et al.,  2019)", "plainTextFormattedCitation" : "(Bindoff et al., 2019)", "previouslyFormattedCitation" : "(Bindoff et al., 2019)" }, "properties" : { "noteIndex" : 0 }, "schema" : "https://github.com/citation-style-language/schema/raw/master/csl-citation.json" }</w:delInstrText>
        </w:r>
      </w:del>
      <w:r w:rsidRPr="001E7A27">
        <w:rPr>
          <w:lang w:val="en-GB"/>
        </w:rPr>
        <w:fldChar w:fldCharType="separate"/>
      </w:r>
      <w:r w:rsidR="00025FA2" w:rsidRPr="001E7A27">
        <w:rPr>
          <w:noProof/>
          <w:lang w:val="en-GB"/>
        </w:rPr>
        <w:t xml:space="preserve">(Bindoff et al., </w:t>
      </w:r>
      <w:del w:id="2763" w:author="Robin Matthews" w:date="2021-06-17T16:49:00Z">
        <w:r w:rsidR="00025FA2" w:rsidRPr="001E7A27" w:rsidDel="008858CF">
          <w:rPr>
            <w:noProof/>
            <w:lang w:val="en-GB"/>
          </w:rPr>
          <w:delText xml:space="preserve"> </w:delText>
        </w:r>
      </w:del>
      <w:r w:rsidR="00025FA2" w:rsidRPr="001E7A27">
        <w:rPr>
          <w:noProof/>
          <w:lang w:val="en-GB"/>
        </w:rPr>
        <w:t>2019)</w:t>
      </w:r>
      <w:r w:rsidRPr="001E7A27">
        <w:rPr>
          <w:lang w:val="en-GB"/>
        </w:rPr>
        <w:fldChar w:fldCharType="end"/>
      </w:r>
      <w:commentRangeEnd w:id="2760"/>
      <w:r w:rsidR="00025FA2" w:rsidRPr="001E7A27">
        <w:rPr>
          <w:rStyle w:val="CommentReference"/>
          <w:lang w:val="en-GB"/>
        </w:rPr>
        <w:commentReference w:id="2760"/>
      </w:r>
      <w:r w:rsidRPr="001E7A27">
        <w:rPr>
          <w:lang w:val="en-GB"/>
        </w:rPr>
        <w:t>,</w:t>
      </w:r>
      <w:ins w:id="2764" w:author="Ian Blenkinsop" w:date="2021-07-28T13:50:00Z">
        <w:r w:rsidR="00A54D9E" w:rsidRPr="001E7A27" w:rsidDel="00A54D9E">
          <w:rPr>
            <w:lang w:val="en-GB"/>
          </w:rPr>
          <w:t xml:space="preserve"> </w:t>
        </w:r>
      </w:ins>
      <w:ins w:id="2765" w:author="Soapbox" w:date="2021-07-20T05:14:00Z">
        <w:del w:id="2766" w:author="Ian Blenkinsop" w:date="2021-07-28T13:50:00Z">
          <w:r w:rsidR="00095BA6" w:rsidRPr="001E7A27" w:rsidDel="00A54D9E">
            <w:rPr>
              <w:lang w:val="en-GB"/>
            </w:rPr>
            <w:delText xml:space="preserve"> the</w:delText>
          </w:r>
        </w:del>
      </w:ins>
      <w:del w:id="2767" w:author="Ian Blenkinsop" w:date="2021-07-28T13:50:00Z">
        <w:r w:rsidRPr="001E7A27" w:rsidDel="00A54D9E">
          <w:rPr>
            <w:lang w:val="en-GB"/>
          </w:rPr>
          <w:delText xml:space="preserve"> </w:delText>
        </w:r>
      </w:del>
      <w:ins w:id="2768" w:author="Soapbox" w:date="2021-07-20T05:08:00Z">
        <w:del w:id="2769" w:author="Ian Blenkinsop" w:date="2021-07-28T13:50:00Z">
          <w:r w:rsidR="00095BA6" w:rsidRPr="001E7A27" w:rsidDel="00A54D9E">
            <w:rPr>
              <w:rFonts w:cs="Times New Roman"/>
              <w:lang w:val="en-GB"/>
            </w:rPr>
            <w:delText>Coupled Model Intercomparison Project Phase 6 (</w:delText>
          </w:r>
        </w:del>
      </w:ins>
      <w:r w:rsidRPr="001E7A27">
        <w:rPr>
          <w:lang w:val="en-GB"/>
        </w:rPr>
        <w:t>CMIP6</w:t>
      </w:r>
      <w:ins w:id="2770" w:author="Soapbox" w:date="2021-07-20T05:08:00Z">
        <w:del w:id="2771" w:author="Ian Blenkinsop" w:date="2021-07-28T13:50:00Z">
          <w:r w:rsidR="00095BA6" w:rsidRPr="001E7A27" w:rsidDel="00A54D9E">
            <w:rPr>
              <w:lang w:val="en-GB"/>
            </w:rPr>
            <w:delText>)</w:delText>
          </w:r>
        </w:del>
      </w:ins>
      <w:r w:rsidRPr="001E7A27">
        <w:rPr>
          <w:lang w:val="en-GB"/>
        </w:rPr>
        <w:t xml:space="preserve"> model simulation results agree with the reported 2% loss (4.8 </w:t>
      </w:r>
      <w:r w:rsidRPr="001E7A27">
        <w:rPr>
          <w:rFonts w:cs="Times New Roman"/>
          <w:lang w:val="en-GB"/>
        </w:rPr>
        <w:t>±</w:t>
      </w:r>
      <w:r w:rsidRPr="001E7A27">
        <w:rPr>
          <w:lang w:val="en-GB"/>
        </w:rPr>
        <w:t xml:space="preserve"> 2.1 Pmoles O</w:t>
      </w:r>
      <w:r w:rsidRPr="001E7A27">
        <w:rPr>
          <w:vertAlign w:val="subscript"/>
          <w:lang w:val="en-GB"/>
        </w:rPr>
        <w:t>2</w:t>
      </w:r>
      <w:r w:rsidRPr="001E7A27">
        <w:rPr>
          <w:lang w:val="en-GB"/>
        </w:rPr>
        <w:t xml:space="preserve">) in total dissolved oxygen in the upper ocean layer (100–600 m) for the 1970–2010 period </w:t>
      </w:r>
      <w:r w:rsidRPr="001E7A27">
        <w:rPr>
          <w:lang w:val="en-GB"/>
        </w:rPr>
        <w:fldChar w:fldCharType="begin" w:fldLock="1"/>
      </w:r>
      <w:r w:rsidR="00747167" w:rsidRPr="001E7A27">
        <w:rPr>
          <w:lang w:val="en-GB"/>
        </w:rPr>
        <w:instrText>ADDIN CSL_CITATION { "citationItems" : [ { "id" : "ITEM-1",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"ITEM-1",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"id" : "ITEM-2", "itemData" : { "DOI" : "10.1038/nature21399", "ISSN" : "0028-0836", "abstract" : "Ocean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economies3,4,5,6. Regional observational data indicate a continuous decrease in oceanic dissolved oxygen concentrations in most regions of the global ocean1,7,8,9,10, with an increase reported in a few limited areas, varying by study1,10. Prior work attempting to resolve variations in dissolved oxygen concentrations at the global scale reported a global oxygen loss of 550 \u00b1 130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\u00b1 1.1 petamoles (1015 mol) has decreased by more than two per cent (4.8 \u00b1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"ITEM-2", "issue" : "7641", "issued" : { "date-parts" : [ [ "2017", "2", "16" ] ] }, "page" : "335-339", "publisher" : "Macmillan Publishers Limited, part of Springer Nature. All rights reserved.", "title" : "Decline in global oceanic oxygen content during the past five decades", "translator" : [ { "dropping-particle" : "", "family" : "L4106", "given" : "", "non-dropping-particle" : "", "parse-names" : false, "suffix" : "" } ], "type" : "article-journal", "volume" : "542" }, "uris" : [ "http://www.mendeley.com/documents/?uuid=6b121e40-1e1a-3278-9ce6-cc917d2822af" ] }, { "id" : "ITEM-3", "itemData" : { "DOI" : "10.1002/2017GL073613", "ISSN" : "00948276", "abstract" : "Abstract Historic observations of dissolved oxygen (O2) in the ocean are analyzed to quantify multidecadal trends and variability from 1958 to 2015. Additional quality control is applied, and the resultant oxygen anomaly field is used to quantify upper ocean O2 trends at global and hemispheric scales. A widespread negative O2 trend is beginning to emerge from the envelope of interannual variability. Ocean reanalysis data are used to evaluate relationships with changes in ocean heat content (OHC) and oxygen solubility (O2,sat). Global O2 decline is evident after the 1980s, accompanied by an increase in global OHC. The global upper ocean O2 inventory (0?1000 m) changed at the rate of ?243 \u00b1 124 T mol O2 per decade. Further, the O2 inventory is negatively correlated with the OHC (r = ?0.86; 0?1000 m) and the regression coefficient of O2 to OHC is approximately ?8.2 \u00b1 0.66 nmol O2 J?1, on the same order of magnitude as the simulated O2-heat relationship typically found in ocean climate models. Variability and trends in the observed upper ocean O2 concentration are dominated by the apparent oxygen utilization component with relatively small contributions from O2,sat. This indicates that changing ocean circulation, mixing, and/or biochemical processes, rather than the direct thermally induced solubility effects, are the primary drivers for the observed O2 changes. The spatial patterns of the multidecadal trend include regions of enhanced ocean deoxygenation including the subpolar North Pacific, eastern boundary upwelling systems, and tropical oxygen minimum zones. Further studies are warranted to understand and attribute the global O2 trends and their regional expressions.", "author" : [ { "dropping-particle" : "", "family" : "Ito", "given" : "Takamitsu", "non-dropping-particle" : "", "parse-names" : false, "suffix" : "" }, { "dropping-particle" : "", "family" : "Minobe", "given" : "Shoshiro", "non-dropping-particle" : "", "parse-names" : false, "suffix" : "" }, { "dropping-particle" : "", "family" : "Long", "given" : "Matthew C", "non-dropping-particle" : "", "parse-names" : false, "suffix" : "" }, { "dropping-particle" : "", "family" : "Deutsch", "given" : "Curtis", "non-dropping-particle" : "", "parse-names" : false, "suffix" : "" } ], "container-title" : "Geophysical Research Letters", "id" : "ITEM-3", "issue" : "9", "issued" : { "date-parts" : [ [ "2017", "5", "16" ] ] }, "note" : "doi: 10.1002/2017GL073613", "page" : "4214-4223", "publisher" : "Wiley-Blackwell", "title" : "Upper ocean O2 trends: 1958-2015", "translator" : [ { "dropping-particle" : "", "family" : "L4121", "given" : "", "non-dropping-particle" : "", "parse-names" : false, "suffix" : "" } ], "type" : "article-journal", "volume" : "44" }, "uris" : [ "http://www.mendeley.com/documents/?uuid=89c90dcb-5aab-30b6-9b33-4c45cebda375" ] }, { "id" : "ITEM-4", "itemData" : { "DOI" : "10.1029/2011GL049513", "ISSN" : "00948276", "abstract" : "Comparing the high-quality oxygen climatology from the World Ocean Circulation Experiment to earlier data we reveal near-global decreases in oxygen levels in the upper ocean between the 1970s and the 1990s. This globally averaged oxygen decrease is ?0.93 \u00b1 0.23?mol l?1, which is equivalent to annual oxygen losses of ?0.55 \u00b1 0.13 ? 1014 mol yr?1(100?1000 m). The strongest decreases in oxygen occur in the mid-latitudes of both hemispheres, near regions where there is strong water renewal and exchange between the ocean interior and surface waters. Approximately 15% of global oxygen decrease can be explained by a warmer mixed-layer reducing the capacity of water to store oxygen, while the remainder is consistent with an overall decrease in the exchange between surface waters and the ocean interior. Here we suggest that this reduction in water mass renewal rates on a global scale is a consequence of increased stratification caused by warmer surface waters. These observations support climate model simulations of oxygen change under global warming scenarios.", "author" : [ { "dropping-particle" : "", "family" : "Helm", "given" : "Kieran P", "non-dropping-particle" : "", "parse-names" : false, "suffix" : "" }, { "dropping-particle" : "", "family" : "Bindoff", "given" : "Nathaniel L", "non-dropping-particle" : "", "parse-names" : false, "suffix" : "" }, { "dropping-particle" : "", "family" : "Church", "given" : "John A", "non-dropping-particle" : "", "parse-names" : false, "suffix" : "" } ], "container-title" : "Geophysical Research Letters", "id" : "ITEM-4", "issue" : "23", "issued" : { "date-parts" : [ [ "2011", "12", "2" ] ] }, "note" : "doi: 10.1029/2011GL049513", "page" : "L23602", "publisher" : "Wiley-Blackwell", "title" : "Observed decreases in oxygen content of the global ocean", "translator" : [ { "dropping-particle" : "", "family" : "L4122", "given" : "", "non-dropping-particle" : "", "parse-names" : false, "suffix" : "" } ], "type" : "article-journal", "volume" : "38" }, "uris" : [ "http://www.mendeley.com/documents/?uuid=c34349f9-e356-3ac8-a63b-e0fad39b32b9" ] } ], "mendeley" : { "formattedCitation" : "(Helm et al., 2011; Ito et al., 2017; Schmidtko et al., 2017; Kwiatkowski et al., 2020)", "plainTextFormattedCitation" : "(Helm et al., 2011; Ito et al., 2017; Schmidtko et al., 2017; Kwiatkowski et al., 2020)", "previouslyFormattedCitation" : "(Helm et al., 2011; Ito et al., 2017; Schmidtko et al., 2017; Kwiatkowski et al., 2020)" }, "properties" : { "noteIndex" : 0 }, "schema" : "https://github.com/citation-style-language/schema/raw/master/csl-citation.json" }</w:instrText>
      </w:r>
      <w:r w:rsidRPr="001E7A27">
        <w:rPr>
          <w:lang w:val="en-GB"/>
        </w:rPr>
        <w:fldChar w:fldCharType="separate"/>
      </w:r>
      <w:r w:rsidR="00025FA2" w:rsidRPr="001E7A27">
        <w:rPr>
          <w:noProof/>
          <w:lang w:val="en-GB"/>
        </w:rPr>
        <w:t>(Helm et al., 2011; Ito et al., 2017; Schmidtko et al., 2017; Kwiatkowski et al., 2020</w:t>
      </w:r>
      <w:ins w:id="2772" w:author="Soapbox" w:date="2021-07-27T14:40:00Z">
        <w:r w:rsidR="008040CD" w:rsidRPr="001E7A27">
          <w:rPr>
            <w:noProof/>
            <w:lang w:val="en-GB"/>
          </w:rPr>
          <w:t>;</w:t>
        </w:r>
      </w:ins>
      <w:del w:id="2773" w:author="Soapbox" w:date="2021-07-27T14:40:00Z">
        <w:r w:rsidR="00025FA2" w:rsidRPr="001E7A27" w:rsidDel="008040CD">
          <w:rPr>
            <w:noProof/>
            <w:lang w:val="en-GB"/>
          </w:rPr>
          <w:delText>)</w:delText>
        </w:r>
      </w:del>
      <w:r w:rsidRPr="001E7A27">
        <w:rPr>
          <w:lang w:val="en-GB"/>
        </w:rPr>
        <w:fldChar w:fldCharType="end"/>
      </w:r>
      <w:ins w:id="2774" w:author="Soapbox" w:date="2021-07-27T14:40:00Z">
        <w:r w:rsidR="008040CD" w:rsidRPr="001E7A27">
          <w:rPr>
            <w:lang w:val="en-GB"/>
          </w:rPr>
          <w:t xml:space="preserve"> </w:t>
        </w:r>
      </w:ins>
      <w:del w:id="2775" w:author="Soapbox" w:date="2021-07-27T14:40:00Z">
        <w:r w:rsidRPr="001E7A27" w:rsidDel="008040CD">
          <w:rPr>
            <w:lang w:val="en-GB"/>
          </w:rPr>
          <w:delText xml:space="preserve"> (</w:delText>
        </w:r>
      </w:del>
      <w:r w:rsidRPr="001E7A27">
        <w:rPr>
          <w:lang w:val="en-GB"/>
        </w:rPr>
        <w:t xml:space="preserve">Section 2.3.4.2). The response of marine organisms to the coupled effects of ocean warming, acidification and </w:t>
      </w:r>
      <w:r w:rsidR="00E112C2" w:rsidRPr="001E7A27">
        <w:rPr>
          <w:lang w:val="en-GB"/>
        </w:rPr>
        <w:t>deoxygenation</w:t>
      </w:r>
      <w:r w:rsidRPr="001E7A27">
        <w:rPr>
          <w:lang w:val="en-GB"/>
        </w:rPr>
        <w:t xml:space="preserve"> occur at different metabolic levels on different groups, and include respiratory stress and reduction of thermal tolerance </w:t>
      </w:r>
      <w:del w:id="2776" w:author="Soapbox" w:date="2021-07-20T05:15:00Z">
        <w:r w:rsidRPr="001E7A27" w:rsidDel="00B54B0B">
          <w:rPr>
            <w:lang w:val="en-GB"/>
          </w:rPr>
          <w:delText xml:space="preserve">by organisms </w:delText>
        </w:r>
      </w:del>
      <w:r w:rsidRPr="001E7A27">
        <w:rPr>
          <w:lang w:val="en-GB"/>
        </w:rPr>
        <w:fldChar w:fldCharType="begin" w:fldLock="1"/>
      </w:r>
      <w:r w:rsidR="00747167" w:rsidRPr="001E7A27">
        <w:rPr>
          <w:lang w:val="en-GB"/>
        </w:rPr>
        <w:instrText>ADDIN CSL_CITATION { "citationItems" : [ { "id" : "ITEM-1", "itemData" : { "DOI" : "10.1098/rsta.2011.0003", "ISSN" : "1364-503X", "abstract" : "In the coming decades and centuries, the ocean\u2019s biogeochemical cycles and ecosystems will become increasingly stressed by at least three independent factors. Rising temperatures, ocean acidification and ocean deoxygenation will cause substantial changes in the physical, chemical and biological environment, which will then affect the ocean\u2019s biogeochemical cycles and ecosystems in ways that we are only beginning to fathom. Ocean warming will not only affect organisms and biogeochemical cycles directly, but will also increase upper ocean stratification. The changes in the ocean\u2019s carbonate chemistry induced by the uptake of anthropogenic carbon dioxide (CO2) (i.e. ocean acidification) will probably affect many organisms and processes, although in ways that are currently not well understood. Ocean deoxygenation, i.e. the loss of dissolved oxygen (O2) from the ocean, is bound to occur in a warming and more stratified ocean, causing stress to macro-organisms that critically depend on sufficient levels of oxygen. These three stressors\u2014warming, acidification and deoxygenation\u2014will tend to operate globally, although with distinct regional differences. The impacts of ocean acidification tend to be strongest in the high latitudes, whereas the low-oxygen regions of the low latitudes are most vulnerable to ocean deoxygenation. Specific regions, such as the eastern boundary upwelling systems, will be strongly affected by all three stressors, making them potential hotspots for change. Of additional concern are synergistic effects, such as ocean acidification-induced changes in the type and magnitude of the organic matter exported to the ocean\u2019s interior, which then might cause substantial changes in the oxygen concentration there. Ocean warming, acidification and deoxygenation are essentially irreversible on centennial time scales, i.e. once these changes have occurred, it will take centuries for the ocean to recover. With the emission of CO2 being the primary driver behind all three stressors, the primary mitigation strategy is to reduce these emissions.", "author" : [ { "dropping-particle" : "", "family" : "Gruber", "given" : "Nicolas", "non-dropping-particle" : "", "parse-names" : false, "suffix" : "" } ], "container-title" : "Philosophical Transactions of the Royal Society A: Mathematical, Physical and Engineering Sciences", "id" : "ITEM-1", "issue" : "1943", "issued" : { "date-parts" : [ [ "2011", "5", "28" ] ] }, "page" : "1980-1996", "title" : "Warming up, turning sour, losing breath: ocean biogeochemistry under global change", "translator" : [ { "dropping-particle" : "", "family" : "L4123", "given" : "", "non-dropping-particle" : "", "parse-names" : false, "suffix" : "" } ], "type" : "article-journal", "volume" : "369" }, "uris" : [ "http://www.mendeley.com/documents/?uuid=3a092939-83d3-3c26-8380-44724cb56859" ] }, { "id" : "ITEM-2", "itemData" : { "DOI" : "10.1186/s40645-018-0239-9", "ISSN" : "2197-4284", "author" : [ { "dropping-particle" : "", "family" : "Kawahata", "given" : "Hodaka", "non-dropping-particle" : "", "parse-names" : false, "suffix" : "" }, { "dropping-particle" : "", "family" : "Fujita", "given" : "Kazuhiko", "non-dropping-particle" : "", "parse-names" : false, "suffix" : "" }, { "dropping-particle" : "", "family" : "Iguchi", "given" : "Akira", "non-dropping-particle" : "", "parse-names" : false, "suffix" : "" }, { "dropping-particle" : "", "family" : "Inoue", "given" : "Mayuri", "non-dropping-particle" : "", "parse-names" : false, "suffix" : "" }, { "dropping-particle" : "", "family" : "Iwasaki", "given" : "Shinya", "non-dropping-particle" : "", "parse-names" : false, "suffix" : "" }, { "dropping-particle" : "", "family" : "Kuroyanagi", "given" : "Azumi", "non-dropping-particle" : "", "parse-names" : false, "suffix" : "" }, { "dropping-particle" : "", "family" : "Maeda", "given" : "Ayumi", "non-dropping-particle" : "", "parse-names" : false, "suffix" : "" }, { "dropping-particle" : "", "family" : "Manaka", "given" : "Takuya", "non-dropping-particle" : "", "parse-names" : false, "suffix" : "" }, { "dropping-particle" : "", "family" : "Moriya", "given" : "Kazuyoshi", "non-dropping-particle" : "", "parse-names" : false, "suffix" : "" }, { "dropping-particle" : "", "family" : "Takagi", "given" : "Haruka", "non-dropping-particle" : "", "parse-names" : false, "suffix" : "" }, { "dropping-particle" : "", "family" : "Toyofuku", "given" : "Takashi", "non-dropping-particle" : "", "parse-names" : false, "suffix" : "" }, { "dropping-particle" : "", "family" : "Yoshimura", "given" : "Toshihiro", "non-dropping-particle" : "", "parse-names" : false, "suffix" : "" }, { "dropping-particle" : "", "family" : "Suzuki", "given" : "Atsushi", "non-dropping-particle" : "", "parse-names" : false, "suffix" : "" } ], "container-title" : "Progress in Earth and Planetary Science", "id" : "ITEM-2", "issue" : "1", "issued" : { "date-parts" : [ [ "2019", "12", "17" ] ] }, "page" : "5", "title" : "Perspective on the response of marine calcifiers to global warming and ocean acidification \u2013 Behavior of corals and foraminifera in a high CO2 world \u201chot house\u201d", "translator" : [ { "dropping-particle" : "", "family" : "L2450", "given" : "", "non-dropping-particle" : "", "parse-names" : false, "suffix" : "" } ], "type" : "article-journal", "volume" : "6" }, "uris" : [ "http://www.mendeley.com/documents/?uuid=e5bfd7e1-01f1-487d-a817-2eacda1d4b10", "http://www.mendeley.com/documents/?uuid=e9849c57-c306-45e8-918e-a7279e569ea7" ] }, { "id" : "ITEM-3",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"id" : "ITEM-4", "itemData" : { "author" : [ { "dropping-particle" : "", "family" : "IPCC", "given" : "", "non-dropping-particle" : "", "parse-names" : false, "suffix" : "" } ], "container-title" : "IPCC Special Report on the Ocean and Cryosphere in a Changing Climate",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 "non-dropping-particle" : "", "parse-names" : false, "suffix" : "" } ], "id" : "ITEM-4", "issued" : { "date-parts" : [ [ "2019" ] ] }, "page" : "3-35", "publisher" : "In Press", "title" : "Summary for Policymakers", "translator" : [ { "dropping-particle" : "", "family" : "L7504", "given" : "Rt13", "non-dropping-particle" : "", "parse-names" : false, "suffix" : "" } ], "type" : "chapter" }, "uris" : [ "http://www.mendeley.com/documents/?uuid=c549f26c-f966-4ecd-afc9-138d60b7b195" ] } ], "mendeley" : { "formattedCitation" : "(Gruber, 2011; Bindoff et al., 2019; IPCC, 2019c; Kawahata et al., 2019)", "plainTextFormattedCitation" : "(Gruber, 2011; Bindoff et al., 2019; IPCC, 2019c; Kawahata et al., 2019)", "previouslyFormattedCitation" : "(Gruber, 2011; Bindoff et al., 2019; IPCC, 2019c; Kawahata et al., 2019)" }, "properties" : { "noteIndex" : 0 }, "schema" : "https://github.com/citation-style-language/schema/raw/master/csl-citation.json" }</w:instrText>
      </w:r>
      <w:r w:rsidRPr="001E7A27">
        <w:rPr>
          <w:lang w:val="en-GB"/>
        </w:rPr>
        <w:fldChar w:fldCharType="separate"/>
      </w:r>
      <w:r w:rsidR="00025FA2" w:rsidRPr="001E7A27">
        <w:rPr>
          <w:noProof/>
          <w:lang w:val="en-GB"/>
        </w:rPr>
        <w:t>(Gruber, 2011; Bindoff et al., 2019; IPCC, 2019c; Kawahata et al., 2019)</w:t>
      </w:r>
      <w:r w:rsidRPr="001E7A27">
        <w:rPr>
          <w:lang w:val="en-GB"/>
        </w:rPr>
        <w:fldChar w:fldCharType="end"/>
      </w:r>
      <w:r w:rsidRPr="001E7A27">
        <w:rPr>
          <w:lang w:val="en-GB"/>
        </w:rPr>
        <w:t xml:space="preserve">. An assessment of these effects on marine biota is found in </w:t>
      </w:r>
      <w:r w:rsidR="002C7617" w:rsidRPr="001E7A27">
        <w:rPr>
          <w:lang w:val="en-GB"/>
        </w:rPr>
        <w:t xml:space="preserve">WGII </w:t>
      </w:r>
      <w:r w:rsidR="008A39C0" w:rsidRPr="001E7A27">
        <w:rPr>
          <w:lang w:val="en-GB"/>
        </w:rPr>
        <w:t>AR6</w:t>
      </w:r>
      <w:r w:rsidRPr="001E7A27">
        <w:rPr>
          <w:lang w:val="en-GB"/>
        </w:rPr>
        <w:t xml:space="preserve"> Chapter 2</w:t>
      </w:r>
      <w:r w:rsidRPr="001E7A27">
        <w:rPr>
          <w:rFonts w:ascii="Segoe UI Symbol" w:hAnsi="Segoe UI Symbol" w:cs="Segoe UI Symbol"/>
          <w:lang w:val="en-GB"/>
        </w:rPr>
        <w:t>⁠</w:t>
      </w:r>
      <w:r w:rsidRPr="001E7A27">
        <w:rPr>
          <w:lang w:val="en-GB"/>
        </w:rPr>
        <w:t>.</w:t>
      </w:r>
    </w:p>
    <w:p w14:paraId="74FB479D" w14:textId="77777777" w:rsidR="00DA318E" w:rsidRPr="001E7A27" w:rsidRDefault="00DA318E" w:rsidP="005C7F25">
      <w:pPr>
        <w:pStyle w:val="AR6BodyText"/>
        <w:rPr>
          <w:lang w:val="en-GB"/>
        </w:rPr>
      </w:pPr>
    </w:p>
    <w:p w14:paraId="66F750F6" w14:textId="063D1138" w:rsidR="00DA318E" w:rsidRPr="001E7A27" w:rsidRDefault="00DA318E" w:rsidP="005C7F25">
      <w:pPr>
        <w:pStyle w:val="AR6BodyText"/>
        <w:rPr>
          <w:lang w:val="en-GB"/>
        </w:rPr>
      </w:pPr>
      <w:r w:rsidRPr="001E7A27">
        <w:rPr>
          <w:lang w:val="en-GB"/>
        </w:rPr>
        <w:t xml:space="preserve">This section assesses past events of ocean acidification and </w:t>
      </w:r>
      <w:r w:rsidR="00E112C2" w:rsidRPr="001E7A27">
        <w:rPr>
          <w:lang w:val="en-GB"/>
        </w:rPr>
        <w:t>deoxygenation</w:t>
      </w:r>
      <w:r w:rsidRPr="001E7A27">
        <w:rPr>
          <w:lang w:val="en-GB"/>
        </w:rPr>
        <w:t xml:space="preserve"> (Section 5.3.1), the historical trends and spatial variability for the upper ocean (Section 5.3.2) and the ocean interior (Section 5.3.3). Future projections for ocean acidification and the drivers in the coastal ocean are assessed in Sections 5.3.4 and 5.3.5, respectively.</w:t>
      </w:r>
    </w:p>
    <w:p w14:paraId="38E9E22E" w14:textId="77777777" w:rsidR="00DA318E" w:rsidRPr="001E7A27" w:rsidRDefault="00DA318E" w:rsidP="005C7F25">
      <w:pPr>
        <w:pStyle w:val="AR6BodyText"/>
        <w:rPr>
          <w:lang w:val="en-GB"/>
        </w:rPr>
      </w:pPr>
    </w:p>
    <w:p w14:paraId="7F96DF5D" w14:textId="77777777" w:rsidR="007C6078" w:rsidRPr="001E7A27" w:rsidRDefault="007C6078" w:rsidP="005C7F25">
      <w:pPr>
        <w:pStyle w:val="AR6BodyText"/>
        <w:rPr>
          <w:lang w:val="en-GB"/>
        </w:rPr>
      </w:pPr>
    </w:p>
    <w:p w14:paraId="5A03FF20" w14:textId="1385DA31" w:rsidR="00DA318E" w:rsidRPr="001E7A27" w:rsidRDefault="00DA318E" w:rsidP="0098460A">
      <w:pPr>
        <w:pStyle w:val="AR6Chap5Level2511"/>
        <w:rPr>
          <w:lang w:val="en-GB"/>
        </w:rPr>
      </w:pPr>
      <w:bookmarkStart w:id="2777" w:name="_Toc5716930"/>
      <w:bookmarkStart w:id="2778" w:name="_Toc70535675"/>
      <w:r w:rsidRPr="001E7A27">
        <w:rPr>
          <w:lang w:val="en-GB"/>
        </w:rPr>
        <w:t>Paleo</w:t>
      </w:r>
      <w:r w:rsidR="00E274BE" w:rsidRPr="001E7A27">
        <w:rPr>
          <w:lang w:val="en-GB"/>
        </w:rPr>
        <w:t>climate</w:t>
      </w:r>
      <w:r w:rsidRPr="001E7A27">
        <w:rPr>
          <w:lang w:val="en-GB"/>
        </w:rPr>
        <w:t xml:space="preserve"> </w:t>
      </w:r>
      <w:r w:rsidR="003760AB" w:rsidRPr="001E7A27">
        <w:rPr>
          <w:lang w:val="en-GB"/>
        </w:rPr>
        <w:t>C</w:t>
      </w:r>
      <w:r w:rsidRPr="001E7A27">
        <w:rPr>
          <w:lang w:val="en-GB"/>
        </w:rPr>
        <w:t>ontext</w:t>
      </w:r>
      <w:bookmarkStart w:id="2779" w:name="_Toc5716931"/>
      <w:bookmarkEnd w:id="2777"/>
      <w:bookmarkEnd w:id="2778"/>
    </w:p>
    <w:p w14:paraId="665F50B4" w14:textId="77777777" w:rsidR="00DA318E" w:rsidRPr="001E7A27" w:rsidRDefault="00DA318E" w:rsidP="001B1771">
      <w:pPr>
        <w:pStyle w:val="AR6BodyText"/>
        <w:rPr>
          <w:lang w:val="en-GB"/>
        </w:rPr>
      </w:pPr>
    </w:p>
    <w:p w14:paraId="71A800AC" w14:textId="7661F5B9" w:rsidR="00DA318E" w:rsidRPr="001E7A27" w:rsidRDefault="00DA318E" w:rsidP="0098460A">
      <w:pPr>
        <w:pStyle w:val="AR6Chap5Level35111"/>
        <w:rPr>
          <w:lang w:val="en-GB"/>
        </w:rPr>
      </w:pPr>
      <w:bookmarkStart w:id="2780" w:name="_Toc70535676"/>
      <w:r w:rsidRPr="001E7A27">
        <w:rPr>
          <w:lang w:val="en-GB"/>
        </w:rPr>
        <w:t xml:space="preserve">Paleocene-Eocene </w:t>
      </w:r>
      <w:r w:rsidR="003760AB" w:rsidRPr="001E7A27">
        <w:rPr>
          <w:lang w:val="en-GB"/>
        </w:rPr>
        <w:t>T</w:t>
      </w:r>
      <w:r w:rsidRPr="001E7A27">
        <w:rPr>
          <w:lang w:val="en-GB"/>
        </w:rPr>
        <w:t xml:space="preserve">hermal </w:t>
      </w:r>
      <w:r w:rsidR="003760AB" w:rsidRPr="001E7A27">
        <w:rPr>
          <w:lang w:val="en-GB"/>
        </w:rPr>
        <w:t>M</w:t>
      </w:r>
      <w:r w:rsidRPr="001E7A27">
        <w:rPr>
          <w:lang w:val="en-GB"/>
        </w:rPr>
        <w:t>aximum</w:t>
      </w:r>
      <w:bookmarkEnd w:id="2779"/>
      <w:bookmarkEnd w:id="2780"/>
    </w:p>
    <w:p w14:paraId="552ECD48" w14:textId="77777777" w:rsidR="00DA318E" w:rsidRPr="001E7A27" w:rsidRDefault="00DA318E" w:rsidP="005C7F25">
      <w:pPr>
        <w:pStyle w:val="AR6BodyText"/>
        <w:rPr>
          <w:lang w:val="en-GB"/>
        </w:rPr>
      </w:pPr>
    </w:p>
    <w:p w14:paraId="7F86144D" w14:textId="5AD9CD7E" w:rsidR="00DA318E" w:rsidRPr="001E7A27" w:rsidRDefault="00DA318E" w:rsidP="005C7F25">
      <w:pPr>
        <w:pStyle w:val="AR6BodyText"/>
        <w:rPr>
          <w:rFonts w:cs="Times New Roman"/>
          <w:color w:val="000000" w:themeColor="text1"/>
          <w:lang w:val="en-GB"/>
        </w:rPr>
      </w:pPr>
      <w:r w:rsidRPr="001E7A27">
        <w:rPr>
          <w:rFonts w:cs="Times New Roman"/>
          <w:color w:val="000000" w:themeColor="text1"/>
          <w:lang w:val="en-GB"/>
        </w:rPr>
        <w:t>The Paleocene-Eocene thermal maximum (PETM) was an episode of global warming exceeding pre-industrial temperatures by 4°C</w:t>
      </w:r>
      <w:r w:rsidRPr="001E7A27">
        <w:rPr>
          <w:lang w:val="en-GB" w:eastAsia="en-US"/>
        </w:rPr>
        <w:t>–</w:t>
      </w:r>
      <w:r w:rsidRPr="001E7A27">
        <w:rPr>
          <w:rFonts w:cs="Times New Roman"/>
          <w:color w:val="000000" w:themeColor="text1"/>
          <w:lang w:val="en-GB"/>
        </w:rPr>
        <w:t xml:space="preserve">8°C </w:t>
      </w:r>
      <w:commentRangeStart w:id="2781"/>
      <w:commentRangeStart w:id="2782"/>
      <w:r w:rsidRPr="001E7A27">
        <w:rPr>
          <w:lang w:val="en-GB"/>
        </w:rPr>
        <w:fldChar w:fldCharType="begin" w:fldLock="1"/>
      </w:r>
      <w:r w:rsidR="00747167" w:rsidRPr="001E7A27">
        <w:rPr>
          <w:lang w:val="en-GB"/>
        </w:rPr>
        <w:instrText>ADDIN CSL_CITATION { "citationItems" : [ { "id" : "ITEM-1", "itemData" : { "DOI" : "10.1016/j.earscirev.2013.07.004", "ISBN" : "0012-8252", "ISSN" : "00128252", "abstract" : "Constraining the greenhouse gas forcing, climatic warming and estimates of climate sensitivity across ancient large transient warming events is a major challenge to the palaeoclimate research community. Here we provide a new compilation and synthesis of the available marine proxy temperature data across the largest of these hyperthermals, the Paleocene-Eocene Thermal Maximum (PETM). This includes the application of consistent temperature calibrations to all data, including the most recent set of calibrations for archaeal lipid-derived palaeothermometry. This compilation provides the basis for an informed discussion of the likely range of PETM warming, the biases present in the existing record and an initial assessment of the geographical pattern of PETM ocean warming. To aid interpretation of the geographic variability of the proxy-derived estimates of PETM warming, we present a comparison of this data with the patterns of warming produced by high pCO2simulations of Eocene climates using the Hadley Centre atmosphere-ocean general circulation model (AOGCM) HadCM3L. On the basis of this comparison and taking into account the patterns of intermediate-water warming we estimate that the global mean surface temperature anomaly for the PETM is within the range of 4 to 5\u00b0C. \u00a9 2013 Elsevier B.V.", "author" : [ { "dropping-particle" : "", "family" : "Dunkley Jones", "given" : "Tom", "non-dropping-particle" : "", "parse-names" : false, "suffix" : "" }, { "dropping-particle" : "", "family" : "Lunt", "given" : "Daniel J.", "non-dropping-particle" : "", "parse-names" : false, "suffix" : "" }, { "dropping-particle" : "", "family" : "Schmidt", "given" : "Daniela N.", "non-dropping-particle" : "", "parse-names" : false, "suffix" : "" }, { "dropping-particle" : "", "family" : "Ridgwell", "given" : "Andy", "non-dropping-particle" : "", "parse-names" : false, "suffix" : "" }, { "dropping-particle" : "", "family" : "Sluijs", "given" : "Appy", "non-dropping-particle" : "", "parse-names" : false, "suffix" : "" }, { "dropping-particle" : "", "family" : "Valdes", "given" : "Paul J.", "non-dropping-particle" : "", "parse-names" : false, "suffix" : "" }, { "dropping-particle" : "", "family" : "Maslin", "given" : "Mark", "non-dropping-particle" : "", "parse-names" : false, "suffix" : "" } ], "container-title" : "Earth-Science Reviews", "id" : "ITEM-1", "issued" : { "date-parts" : [ [ "2013", "10" ] ] }, "page" : "123-145", "title" : "Climate model and proxy data constraints on ocean warming across the Paleocene\u2013Eocene Thermal Maximum", "translator" : [ { "dropping-particle" : "", "family" : "L4375", "given" : "", "non-dropping-particle" : "", "parse-names" : false, "suffix" : "" } ], "type" : "article-journal", "volume" : "125" }, "uris" : [ "http://www.mendeley.com/documents/?uuid=b306cf0e-e753-38fd-9953-e1753c67b3d4" ] } ], "mendeley" : { "formattedCitation" : "(Dunkley Jones et al., 2013)", "manualFormatting" : "(McInerney and Wing, 2011; Dunkley Jones et al., 2013)", "plainTextFormattedCitation" : "(Dunkley Jones et al., 2013)", "previouslyFormattedCitation" : "(Dunkley Jones et al., 2013)"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(McInerney and Wing, 2011; Dunkley Jones et al., 2013)</w:t>
      </w:r>
      <w:r w:rsidRPr="001E7A27">
        <w:rPr>
          <w:lang w:val="en-GB"/>
        </w:rPr>
        <w:fldChar w:fldCharType="end"/>
      </w:r>
      <w:commentRangeEnd w:id="2781"/>
      <w:commentRangeEnd w:id="2782"/>
      <w:r w:rsidR="008858CF" w:rsidRPr="001E7A27">
        <w:rPr>
          <w:rStyle w:val="CommentReference"/>
          <w:lang w:val="en-GB"/>
        </w:rPr>
        <w:commentReference w:id="2781"/>
      </w:r>
      <w:r w:rsidR="00025FA2" w:rsidRPr="001E7A27">
        <w:rPr>
          <w:rStyle w:val="CommentReference"/>
          <w:lang w:val="en-GB"/>
        </w:rPr>
        <w:commentReference w:id="2782"/>
      </w:r>
      <w:r w:rsidRPr="001E7A27">
        <w:rPr>
          <w:lang w:val="en-GB"/>
        </w:rPr>
        <w:t xml:space="preserve"> </w:t>
      </w:r>
      <w:r w:rsidRPr="001E7A27">
        <w:rPr>
          <w:rFonts w:cs="Times New Roman"/>
          <w:color w:val="000000" w:themeColor="text1"/>
          <w:lang w:val="en-GB"/>
        </w:rPr>
        <w:t>that occurred 55.9</w:t>
      </w:r>
      <w:r w:rsidRPr="001E7A27">
        <w:rPr>
          <w:lang w:val="en-GB" w:eastAsia="en-US"/>
        </w:rPr>
        <w:t>–</w:t>
      </w:r>
      <w:r w:rsidRPr="001E7A27">
        <w:rPr>
          <w:rFonts w:cs="Times New Roman"/>
          <w:color w:val="000000" w:themeColor="text1"/>
          <w:lang w:val="en-GB"/>
        </w:rPr>
        <w:t>55.7 Ma. The PETM involved a large pulse of  geologic CO</w:t>
      </w:r>
      <w:r w:rsidRPr="001E7A27">
        <w:rPr>
          <w:rFonts w:cs="Times New Roman"/>
          <w:color w:val="000000" w:themeColor="text1"/>
          <w:vertAlign w:val="subscript"/>
          <w:lang w:val="en-GB"/>
        </w:rPr>
        <w:t>2</w:t>
      </w:r>
      <w:r w:rsidRPr="001E7A27">
        <w:rPr>
          <w:rFonts w:cs="Times New Roman"/>
          <w:color w:val="000000" w:themeColor="text1"/>
          <w:lang w:val="en-GB"/>
        </w:rPr>
        <w:t xml:space="preserve"> released into the ocean</w:t>
      </w:r>
      <w:ins w:id="2783" w:author="Soapbox" w:date="2021-07-16T09:19:00Z">
        <w:r w:rsidR="00C71035" w:rsidRPr="001E7A27">
          <w:rPr>
            <w:rFonts w:cs="Times New Roman"/>
            <w:lang w:val="en-GB"/>
          </w:rPr>
          <w:t>–</w:t>
        </w:r>
      </w:ins>
      <w:del w:id="2784" w:author="Soapbox" w:date="2021-07-16T09:19:00Z">
        <w:r w:rsidRPr="001E7A27" w:rsidDel="00C71035">
          <w:rPr>
            <w:rFonts w:cs="Times New Roman"/>
            <w:color w:val="000000" w:themeColor="text1"/>
            <w:lang w:val="en-GB"/>
          </w:rPr>
          <w:delText>-</w:delText>
        </w:r>
      </w:del>
      <w:r w:rsidRPr="001E7A27">
        <w:rPr>
          <w:rFonts w:cs="Times New Roman"/>
          <w:color w:val="000000" w:themeColor="text1"/>
          <w:lang w:val="en-GB"/>
        </w:rPr>
        <w:t>atmosphere system in 3</w:t>
      </w:r>
      <w:r w:rsidRPr="001E7A27">
        <w:rPr>
          <w:lang w:val="en-GB" w:eastAsia="en-US"/>
        </w:rPr>
        <w:t>–</w:t>
      </w:r>
      <w:r w:rsidRPr="001E7A27">
        <w:rPr>
          <w:rFonts w:cs="Times New Roman"/>
          <w:color w:val="000000" w:themeColor="text1"/>
          <w:lang w:val="en-GB"/>
        </w:rPr>
        <w:t xml:space="preserve">20 kyr </w:t>
      </w:r>
      <w:commentRangeStart w:id="2785"/>
      <w:commentRangeStart w:id="2786"/>
      <w:r w:rsidRPr="001E7A27">
        <w:rPr>
          <w:lang w:val="en-GB"/>
        </w:rPr>
        <w:fldChar w:fldCharType="begin" w:fldLock="1"/>
      </w:r>
      <w:r w:rsidR="007B506D" w:rsidRPr="001E7A27">
        <w:rPr>
          <w:lang w:val="en-GB"/>
        </w:rPr>
        <w:instrText>ADDIN CSL_CITATION { "citationItems" : [ { "id" : "ITEM-1", "itemData" : { "DOI" : "10.1098/rsta.2017.0082", "ISSN" : "1364-503X", "abstract" : "One contribution of 11 to a discussion meeting issue 'Hyperthermals: rapid and extreme global warming in our geological past'. The Paleocene-Eocene Thermal Maximum (PETM, approx. 56 Ma) provides a test case for investigating how the Earth system responds to rapid greenhouse gas-driven warming. However, current rates of carbon emissions are approximately 10 Pg C yr \u22121 , whereas those proposed for the PETM span orders of magnitude-from 1 Pg C yr \u22121 to greater than the anthropogenic rate. Emissions rate estimates for the PETM are hampered by uncertainty over the total mass of PETM carbon released as well as the PETM onset duration. Here, I review constraints on the onset duration of the carbon isotope excursion (CIE) that is characteristic of the event with a focus on carbon cycle model-based attempts that forgo the need for a traditional sedimentary age model. I also review and compare existing PETM carbon input scenarios employing the Earth system model cGENIE and suggest another possibility-that abrupt input of an isotopically depleted carbon source combined with elevated volcanic outgassing over a longer interval can together account for key features of the PETM CIE. This article is part of a discussion meeting issue 'Hyperthermals: rapid and extreme global warming in our geological past'.", "author" : [ { "dropping-particle" : "", "family" : "Kirtland Turner", "given" : "Sandra", "non-dropping-particle" : "", "parse-names" : false, "suffix" : "" } ], "container-title" : "Philosophical Transactions of the Royal Society A: Mathematical, Physical and Engineering Sciences", "id" : "ITEM-1", "issue" : "2130", "issued" : { "date-parts" : [ [ "2018", "10", "13" ] ] }, "page" : "20170082", "title" : "Constraints on the onset duration of the Paleocene\u2013Eocene Thermal Maximum", "translator" : [ { "dropping-particle" : "", "family" : "L4374", "given" : "", "non-dropping-particle" : "", "parse-names" : false, "suffix" : "" } ], "type" : "article-journal", "volume" : "376" }, "uris" : [ "http://www.mendeley.com/documents/?uuid=a5c00240-2896-3124-ada3-2a5c1e30d67e" ] } ], "mendeley" : { "formattedCitation" : "(Kirtland Turner, 2018)", "manualFormatting" : "(Zeebe et al., 2016; Gutjahr et al., 2017; Kirtland Turner et al., 2017; Kirtland Turner, 2018; Gingerich, 2019)", "plainTextFormattedCitation" : "(Kirtland Turner, 2018)", "previouslyFormattedCitation" : "(Turner, 2018)"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(Zeebe et al., 2016; Gutjahr et al., 2017; Kirtland Turner et al., 2017; Kirtland Turner, 2018; Gingerich, 2019</w:t>
      </w:r>
      <w:ins w:id="2787" w:author="Soapbox" w:date="2021-07-27T14:41:00Z">
        <w:r w:rsidR="008040CD" w:rsidRPr="001E7A27">
          <w:rPr>
            <w:rFonts w:cs="Times New Roman"/>
            <w:noProof/>
            <w:color w:val="000000" w:themeColor="text1"/>
            <w:lang w:val="en-GB"/>
          </w:rPr>
          <w:t>;</w:t>
        </w:r>
      </w:ins>
      <w:del w:id="2788" w:author="Soapbox" w:date="2021-07-27T14:41:00Z">
        <w:r w:rsidR="00025FA2" w:rsidRPr="001E7A27" w:rsidDel="008040CD">
          <w:rPr>
            <w:rFonts w:cs="Times New Roman"/>
            <w:noProof/>
            <w:color w:val="000000" w:themeColor="text1"/>
            <w:lang w:val="en-GB"/>
          </w:rPr>
          <w:delText>)</w:delText>
        </w:r>
      </w:del>
      <w:r w:rsidRPr="001E7A27">
        <w:rPr>
          <w:lang w:val="en-GB"/>
        </w:rPr>
        <w:fldChar w:fldCharType="end"/>
      </w:r>
      <w:commentRangeEnd w:id="2785"/>
      <w:r w:rsidR="00025FA2" w:rsidRPr="001E7A27">
        <w:rPr>
          <w:rStyle w:val="CommentReference"/>
          <w:lang w:val="en-GB"/>
        </w:rPr>
        <w:commentReference w:id="2785"/>
      </w:r>
      <w:commentRangeEnd w:id="2786"/>
      <w:r w:rsidR="008858CF" w:rsidRPr="001E7A27">
        <w:rPr>
          <w:rStyle w:val="CommentReference"/>
          <w:lang w:val="en-GB"/>
        </w:rPr>
        <w:commentReference w:id="2786"/>
      </w:r>
      <w:del w:id="2789" w:author="Soapbox" w:date="2021-07-27T14:41:00Z">
        <w:r w:rsidRPr="001E7A27" w:rsidDel="008040CD">
          <w:rPr>
            <w:rFonts w:cs="Times New Roman"/>
            <w:color w:val="000000" w:themeColor="text1"/>
            <w:lang w:val="en-GB"/>
          </w:rPr>
          <w:delText xml:space="preserve"> </w:delText>
        </w:r>
      </w:del>
      <w:ins w:id="2790" w:author="Soapbox" w:date="2021-07-27T14:41:00Z">
        <w:r w:rsidR="008040CD" w:rsidRPr="001E7A27">
          <w:rPr>
            <w:rFonts w:cs="Times New Roman"/>
            <w:color w:val="000000" w:themeColor="text1"/>
            <w:lang w:val="en-GB"/>
          </w:rPr>
          <w:t xml:space="preserve"> Section</w:t>
        </w:r>
      </w:ins>
      <w:del w:id="2791" w:author="Soapbox" w:date="2021-07-27T14:41:00Z">
        <w:r w:rsidRPr="001E7A27" w:rsidDel="008040CD">
          <w:rPr>
            <w:rFonts w:cs="Times New Roman"/>
            <w:color w:val="000000" w:themeColor="text1"/>
            <w:lang w:val="en-GB"/>
          </w:rPr>
          <w:delText>(</w:delText>
        </w:r>
      </w:del>
      <w:ins w:id="2792" w:author="Soapbox" w:date="2021-07-27T14:41:00Z">
        <w:r w:rsidR="008040CD" w:rsidRPr="001E7A27">
          <w:rPr>
            <w:rFonts w:cs="Times New Roman"/>
            <w:color w:val="000000" w:themeColor="text1"/>
            <w:lang w:val="en-GB"/>
          </w:rPr>
          <w:t xml:space="preserve"> </w:t>
        </w:r>
      </w:ins>
      <w:r w:rsidRPr="001E7A27">
        <w:rPr>
          <w:rFonts w:cs="Times New Roman"/>
          <w:color w:val="000000" w:themeColor="text1"/>
          <w:lang w:val="en-GB"/>
        </w:rPr>
        <w:t>5.2.1.1). In response</w:t>
      </w:r>
      <w:ins w:id="2793" w:author="Soapbox" w:date="2021-07-27T14:42:00Z">
        <w:r w:rsidR="008040CD" w:rsidRPr="001E7A27">
          <w:rPr>
            <w:rFonts w:cs="Times New Roman"/>
            <w:color w:val="000000" w:themeColor="text1"/>
            <w:lang w:val="en-GB"/>
          </w:rPr>
          <w:t xml:space="preserve">, </w:t>
        </w:r>
      </w:ins>
      <w:del w:id="2794" w:author="Soapbox" w:date="2021-07-27T14:42:00Z">
        <w:r w:rsidRPr="001E7A27" w:rsidDel="008040CD">
          <w:rPr>
            <w:rFonts w:cs="Times New Roman"/>
            <w:color w:val="000000" w:themeColor="text1"/>
            <w:lang w:val="en-GB"/>
          </w:rPr>
          <w:delText xml:space="preserve"> to carbon emissions during the PETM, </w:delText>
        </w:r>
      </w:del>
      <w:r w:rsidRPr="001E7A27">
        <w:rPr>
          <w:rFonts w:cs="Times New Roman"/>
          <w:color w:val="000000" w:themeColor="text1"/>
          <w:lang w:val="en-GB"/>
        </w:rPr>
        <w:t>observationally</w:t>
      </w:r>
      <w:ins w:id="2795" w:author="Soapbox" w:date="2021-07-27T14:42:00Z">
        <w:r w:rsidR="008040CD" w:rsidRPr="001E7A27">
          <w:rPr>
            <w:rFonts w:cs="Times New Roman"/>
            <w:color w:val="000000" w:themeColor="text1"/>
            <w:lang w:val="en-GB"/>
          </w:rPr>
          <w:t xml:space="preserve"> </w:t>
        </w:r>
      </w:ins>
      <w:del w:id="2796" w:author="Soapbox" w:date="2021-07-27T14:42:00Z">
        <w:r w:rsidRPr="001E7A27" w:rsidDel="008040CD">
          <w:rPr>
            <w:rFonts w:cs="Times New Roman"/>
            <w:color w:val="000000" w:themeColor="text1"/>
            <w:lang w:val="en-GB"/>
          </w:rPr>
          <w:delText>-</w:delText>
        </w:r>
      </w:del>
      <w:r w:rsidRPr="001E7A27">
        <w:rPr>
          <w:rFonts w:cs="Times New Roman"/>
          <w:color w:val="000000" w:themeColor="text1"/>
          <w:lang w:val="en-GB"/>
        </w:rPr>
        <w:t>constrained model simulations report an increase in atmospheric CO</w:t>
      </w:r>
      <w:r w:rsidRPr="001E7A27">
        <w:rPr>
          <w:rFonts w:cs="Times New Roman"/>
          <w:color w:val="000000" w:themeColor="text1"/>
          <w:vertAlign w:val="subscript"/>
          <w:lang w:val="en-GB"/>
        </w:rPr>
        <w:t>2</w:t>
      </w:r>
      <w:r w:rsidRPr="001E7A27">
        <w:rPr>
          <w:rFonts w:cs="Times New Roman"/>
          <w:color w:val="000000" w:themeColor="text1"/>
          <w:lang w:val="en-GB"/>
        </w:rPr>
        <w:t xml:space="preserve"> concentrations ranging from about 900 ppm to &gt;2000 </w:t>
      </w:r>
      <w:commentRangeStart w:id="2797"/>
      <w:r w:rsidRPr="001E7A27">
        <w:rPr>
          <w:rFonts w:cs="Times New Roman"/>
          <w:color w:val="000000" w:themeColor="text1"/>
          <w:lang w:val="en-GB"/>
        </w:rPr>
        <w:t xml:space="preserve">ppm </w:t>
      </w:r>
      <w:commentRangeStart w:id="2798"/>
      <w:r w:rsidRPr="001E7A27">
        <w:rPr>
          <w:lang w:val="en-GB"/>
        </w:rPr>
        <w:fldChar w:fldCharType="begin" w:fldLock="1"/>
      </w:r>
      <w:r w:rsidR="00747167" w:rsidRPr="001E7A27">
        <w:rPr>
          <w:lang w:val="en-GB"/>
        </w:rPr>
        <w:instrText>ADDIN CSL_CITATION { "citationItems" : [ { "id" : "ITEM-1",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"ITEM-1",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"mendeley" : { "formattedCitation" : "(Gutjahr et al., 2017)", "manualFormatting" : "(Gutjahr et al., 2017; Cui &amp; Schubert, 2018; Anagnostou et al., 2020)", "plainTextFormattedCitation" : "(Gutjahr et al., 2017)", "previouslyFormattedCitation" : "(Gutjahr et al., 2017)"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w:t>
      </w:r>
      <w:ins w:id="2799" w:author="Soapbox" w:date="2021-07-20T05:24:00Z">
        <w:r w:rsidR="00594B9F" w:rsidRPr="001E7A27">
          <w:rPr>
            <w:lang w:val="en-GB"/>
          </w:rPr>
          <w:t xml:space="preserve">Chapter 2; </w:t>
        </w:r>
      </w:ins>
      <w:r w:rsidR="00025FA2" w:rsidRPr="001E7A27">
        <w:rPr>
          <w:rFonts w:cs="Times New Roman"/>
          <w:noProof/>
          <w:color w:val="000000" w:themeColor="text1"/>
          <w:lang w:val="en-GB"/>
        </w:rPr>
        <w:t xml:space="preserve">Gutjahr et al., 2017; Cui </w:t>
      </w:r>
      <w:ins w:id="2800" w:author="Soapbox" w:date="2021-07-27T14:32:00Z">
        <w:r w:rsidR="008B15E7" w:rsidRPr="001E7A27">
          <w:rPr>
            <w:rFonts w:cs="Times New Roman"/>
            <w:noProof/>
            <w:color w:val="000000" w:themeColor="text1"/>
            <w:lang w:val="en-GB"/>
          </w:rPr>
          <w:t>and</w:t>
        </w:r>
      </w:ins>
      <w:del w:id="2801" w:author="Soapbox" w:date="2021-07-27T14:32:00Z">
        <w:r w:rsidR="00025FA2" w:rsidRPr="001E7A27" w:rsidDel="008B15E7">
          <w:rPr>
            <w:rFonts w:cs="Times New Roman"/>
            <w:noProof/>
            <w:color w:val="000000" w:themeColor="text1"/>
            <w:lang w:val="en-GB"/>
          </w:rPr>
          <w:delText>&amp;</w:delText>
        </w:r>
      </w:del>
      <w:r w:rsidR="00025FA2" w:rsidRPr="001E7A27">
        <w:rPr>
          <w:rFonts w:cs="Times New Roman"/>
          <w:noProof/>
          <w:color w:val="000000" w:themeColor="text1"/>
          <w:lang w:val="en-GB"/>
        </w:rPr>
        <w:t xml:space="preserve"> Schubert, 2018; Anagnostou et al., 2020)</w:t>
      </w:r>
      <w:r w:rsidRPr="001E7A27">
        <w:rPr>
          <w:lang w:val="en-GB"/>
        </w:rPr>
        <w:fldChar w:fldCharType="end"/>
      </w:r>
      <w:commentRangeEnd w:id="2798"/>
      <w:r w:rsidR="00025FA2" w:rsidRPr="001E7A27">
        <w:rPr>
          <w:rStyle w:val="CommentReference"/>
          <w:lang w:val="en-GB"/>
        </w:rPr>
        <w:commentReference w:id="2798"/>
      </w:r>
      <w:del w:id="2802" w:author="Soapbox" w:date="2021-07-20T05:24:00Z">
        <w:r w:rsidRPr="001E7A27" w:rsidDel="00594B9F">
          <w:rPr>
            <w:lang w:val="en-GB"/>
          </w:rPr>
          <w:delText xml:space="preserve"> </w:delText>
        </w:r>
      </w:del>
      <w:commentRangeEnd w:id="2797"/>
      <w:r w:rsidR="008858CF" w:rsidRPr="001E7A27">
        <w:rPr>
          <w:rStyle w:val="CommentReference"/>
          <w:lang w:val="en-GB"/>
        </w:rPr>
        <w:commentReference w:id="2797"/>
      </w:r>
      <w:del w:id="2803" w:author="Soapbox" w:date="2021-07-20T05:24:00Z">
        <w:r w:rsidRPr="001E7A27" w:rsidDel="00594B9F">
          <w:rPr>
            <w:lang w:val="en-GB"/>
          </w:rPr>
          <w:delText>(Chapter 2)</w:delText>
        </w:r>
      </w:del>
      <w:r w:rsidRPr="001E7A27">
        <w:rPr>
          <w:rFonts w:cs="Times New Roman"/>
          <w:color w:val="000000" w:themeColor="text1"/>
          <w:lang w:val="en-GB"/>
        </w:rPr>
        <w:t>. The PETM thus provides a test for our understanding of the ocean’s response to the increase in carbon (and heat) emissions over geologically short time</w:t>
      </w:r>
      <w:ins w:id="2804" w:author="Soapbox" w:date="2021-07-15T12:51:00Z">
        <w:r w:rsidR="006C248B" w:rsidRPr="001E7A27">
          <w:rPr>
            <w:rFonts w:cs="Times New Roman"/>
            <w:color w:val="000000" w:themeColor="text1"/>
            <w:lang w:val="en-GB"/>
          </w:rPr>
          <w:t xml:space="preserve"> </w:t>
        </w:r>
      </w:ins>
      <w:r w:rsidRPr="001E7A27">
        <w:rPr>
          <w:rFonts w:cs="Times New Roman"/>
          <w:color w:val="000000" w:themeColor="text1"/>
          <w:lang w:val="en-GB"/>
        </w:rPr>
        <w:t>scales.</w:t>
      </w:r>
    </w:p>
    <w:p w14:paraId="55C5C34F" w14:textId="77777777" w:rsidR="00DA318E" w:rsidRPr="001E7A27" w:rsidRDefault="00DA318E" w:rsidP="005C7F25">
      <w:pPr>
        <w:pStyle w:val="AR6BodyText"/>
        <w:rPr>
          <w:rFonts w:cs="Times New Roman"/>
          <w:color w:val="000000" w:themeColor="text1"/>
          <w:lang w:val="en-GB"/>
        </w:rPr>
      </w:pPr>
    </w:p>
    <w:p w14:paraId="1EE298ED" w14:textId="1F01CE47" w:rsidR="00DA318E" w:rsidRPr="001E7A27" w:rsidRDefault="00DA318E" w:rsidP="005C7F25">
      <w:pPr>
        <w:pStyle w:val="AR6BodyText"/>
        <w:rPr>
          <w:rFonts w:cs="Times New Roman"/>
          <w:color w:val="000000" w:themeColor="text1"/>
          <w:lang w:val="en-GB"/>
        </w:rPr>
      </w:pPr>
      <w:r w:rsidRPr="001E7A27">
        <w:rPr>
          <w:rFonts w:cs="Times New Roman"/>
          <w:color w:val="000000" w:themeColor="text1"/>
          <w:lang w:val="en-GB"/>
        </w:rPr>
        <w:t xml:space="preserve">A limited number of independent proxy records indicate that the PETM was associated with a surface ocean pH decline ranging from 0.15 to 0.30 units </w:t>
      </w:r>
      <w:commentRangeStart w:id="2805"/>
      <w:r w:rsidRPr="001E7A27">
        <w:rPr>
          <w:lang w:val="en-GB"/>
        </w:rPr>
        <w:fldChar w:fldCharType="begin" w:fldLock="1"/>
      </w:r>
      <w:ins w:id="2806" w:author="Robin Matthews" w:date="2021-06-17T16:52:00Z">
        <w:r w:rsidR="008858CF" w:rsidRPr="001E7A27">
          <w:rPr>
            <w:lang w:val="en-GB"/>
          </w:rPr>
          <w:instrText>ADDIN CSL_CITATION { "citationItems" : [ { "id" : "ITEM-1", "itemData" : { "DOI" : "10.1002/2014PA002621", "ISSN" : "08838305", "abstract" : "The Paleocene-Eocene Thermal Maximum (PETM) has been associated with the release of several thousands of petagrams of carbon (Pg C) as methane and/or carbon dioxide into the ocean-atmosphere system within ~10 kyr, on the basis of the co-occurrence of a carbon isotope excursion (CIE), widespread dissolution of deep sea carbonates, and global warming. In theory, this rapid carbon release should have severely acidified the surface ocean, though no geochemical evidence has yet been presented. Using boron-based proxies for surface ocean carbonate chemistry, we present the first observational evidence for a drop in the pH of surface and thermocline seawater during the PETM. Planktic foraminifers from a drill site in the North Pacific (Ocean Drilling Program Site 1209) show a ~0.8\u2030 decrease in boron isotopic composition (\u03b4 11 B) at the onset of the event, along with a 30-40% reduction in shell B/Ca. Similar trends in \u03b4 11 B are present in two lower-resolution records from the South Atlantic and Equatorial Pacific. These observations are consistent with significant, global acidification of the surface ocean lasting at least 70 kyr and requiring sustained carbon release. The anomalies in the B records are consistent with an initial surface pH drop of ~0.3 units, at the upper range of model-based estimates of acidification.", "author" : [ { "dropping-particle" : "", "family" : "Penman", "given" : "Donald E", "non-dropping-particle" : "", "parse-names" : false, "suffix" : "" }, { "dropping-particle" : "", "family" : "H\u00f6nisch", "given" : "B\u00e4rbel", "non-dropping-particle" : "", "parse-names" : false, "suffix" : "" }, { "dropping-particle" : "", "family" : "Zeebe", "given" : "Richard E", "non-dropping-particle" : "", "parse-names" : false, "suffix" : "" }, { "dropping-particle" : "", "family" : "Thomas", "given" : "Ellen", "non-dropping-particle" : "", "parse-names" : false, "suffix" : "" }, { "dropping-particle" : "", "family" : "Zachos", "given" : "James C", "non-dropping-particle" : "", "parse-names" : false, "suffix" : "" } ], "container-title" : "Paleoceanography", "id" : "ITEM-1", "issue" : "5", "issued" : { "date-parts" : [ [ "2014", "5" ] ] }, "page" : "357-369", "title" : "Rapid and sustained surface ocean acidification during the Paleocene-Eocene Thermal Maximum", "translator" : [ { "dropping-particle" : "", "family" : "L4376", "given" : "", "non-dropping-particle" : "", "parse-names" : false, "suffix" : "" } ], "type" : "article-journal", "volume" : "29" }, "uris" : [ "http://www.mendeley.com/documents/?uuid=1bc6daca-709e-3268-be30-df3c12df909c" ] }, { "id" : "ITEM-2",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"id" : "ITEM-3", "itemData" : { "DOI" : "10.1098/rsta.2017.0072", "ISSN" : "1364-503X", "author" : [ { "dropping-particle" : "", "family" : "Babila", "given" : "Tali L.", "non-dropping-particle" : "", "parse-names" : false, "suffix" : "" }, { "dropping-particle" : "", "family" : "Penman", "given" : "Donald E.", "non-dropping-particle" : "", "parse-names" : false, "suffix" : "" }, { "dropping-particle" : "", "family" : "H\u00f6nisch", "given" : "B\u00e4rbel", "non-dropping-particle" : "", "parse-names" : false, "suffix" : "" }, { "dropping-particle" : "", "family" : "Kelly", "given" : "D. Clay", "non-dropping-particle" : "", "parse-names" : false, "suffix" : "" }, { "dropping-particle" : "", "family" : "Bralower", "given" : "Timothy J.", "non-dropping-particle" : "", "parse-names" : false, "suffix" : "" }, { "dropping-particle" : "", "family" : "Rosenthal", "given" : "Yair", "non-dropping-particle" : "", "parse-names" : false, "suffix" : "" }, { "dropping-particle" : "", "family" : "Zachos", "given" : "James C.", "non-dropping-particle" : "", "parse-names" : false, "suffix" : "" } ], "container-title" : "Philosophical Transactions of the Royal Society A: Mathematical, Physical and Engineering Sciences", "id" : "ITEM-3", "issue" : "2130", "issued" : { "date-parts" : [ [ "2018", "10", "13" ] ] }, "page" : "20170072", "title" : "Capturing the global signature of surface ocean acidification during the Palaeocene\u2013Eocene Thermal Maximum", "translator" : [ { "dropping-particle" : "", "family" : "L5270", "given" : "", "non-dropping-particle" : "", "parse-names" : false, "suffix" : "" } ], "type" : "article-journal", "volume" : "376" }, "uris" : [ "http://www.mendeley.com/documents/?uuid=92d21d30-ccbc-3e4b-ba57-27121ac02939" ] } ], "mendeley" : { "formattedCitation" : "(Penman et al., 2014; Gutjahr et al., 2017; Babila et al., 2018)", "manualFormatting" : "(Penman et al., 2014; Gutjahr et al., 2017; Babila et al., 2018)", "plainTextFormattedCitation" : "(Penman et al., 2014; Gutjahr et al., 2017; Babila et al., 2018)", "previouslyFormattedCitation" : "(Penman et al., 2014; Gutjahr et al., 2017; Babila et al., 2018)" }, "properties" : { "noteIndex" : 0 }, "schema" : "https://github.com/citation-style-language/schema/raw/master/csl-citation.json" }</w:instrText>
        </w:r>
      </w:ins>
      <w:del w:id="2807" w:author="Robin Matthews" w:date="2021-06-17T16:52:00Z">
        <w:r w:rsidR="00747167" w:rsidRPr="001E7A27" w:rsidDel="008858CF">
          <w:rPr>
            <w:lang w:val="en-GB"/>
          </w:rPr>
          <w:delInstrText>ADDIN CSL_CITATION { "citationItems" : [ { "id" : "ITEM-1", "itemData" : { "DOI" : "10.1002/2014PA002621", "ISSN" : "08838305", "abstract" : "The Paleocene-Eocene Thermal Maximum (PETM) has been associated with the release of several thousands of petagrams of carbon (Pg C) as methane and/or carbon dioxide into the ocean-atmosphere system within ~10 kyr, on the basis of the co-occurrence of a carbon isotope excursion (CIE), widespread dissolution of deep sea carbonates, and global warming. In theory, this rapid carbon release should have severely acidified the surface ocean, though no geochemical evidence has yet been presented. Using boron-based proxies for surface ocean carbonate chemistry, we present the first observational evidence for a drop in the pH of surface and thermocline seawater during the PETM. Planktic foraminifers from a drill site in the North Pacific (Ocean Drilling Program Site 1209) show a ~0.8\u2030 decrease in boron isotopic composition (\u03b4 11 B) at the onset of the event, along with a 30-40% reduction in shell B/Ca. Similar trends in \u03b4 11 B are present in two lower-resolution records from the South Atlantic and Equatorial Pacific. These observations are consistent with significant, global acidification of the surface ocean lasting at least 70 kyr and requiring sustained carbon release. The anomalies in the B records are consistent with an initial surface pH drop of ~0.3 units, at the upper range of model-based estimates of acidification.", "author" : [ { "dropping-particle" : "", "family" : "Penman", "given" : "Donald E", "non-dropping-particle" : "", "parse-names" : false, "suffix" : "" }, { "dropping-particle" : "", "family" : "H\u00f6nisch", "given" : "B\u00e4rbel", "non-dropping-particle" : "", "parse-names" : false, "suffix" : "" }, { "dropping-particle" : "", "family" : "Zeebe", "given" : "Richard E", "non-dropping-particle" : "", "parse-names" : false, "suffix" : "" }, { "dropping-particle" : "", "family" : "Thomas", "given" : "Ellen", "non-dropping-particle" : "", "parse-names" : false, "suffix" : "" }, { "dropping-particle" : "", "family" : "Zachos", "given" : "James C", "non-dropping-particle" : "", "parse-names" : false, "suffix" : "" } ], "container-title" : "Paleoceanography", "id" : "ITEM-1", "issue" : "5", "issued" : { "date-parts" : [ [ "2014", "5" ] ] }, "page" : "357-369", "title" : "Rapid and sustained surface ocean acidification during the Paleocene-Eocene Thermal Maximum", "translator" : [ { "dropping-particle" : "", "family" : "L4376", "given" : "", "non-dropping-particle" : "", "parse-names" : false, "suffix" : "" } ], "type" : "article-journal", "volume" : "29" }, "uris" : [ "http://www.mendeley.com/documents/?uuid=1bc6daca-709e-3268-be30-df3c12df909c" ] }, { "id" : "ITEM-2",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"id" : "ITEM-3", "itemData" : { "DOI" : "10.1098/rsta.2017.0072", "ISSN" : "1364-503X", "author" : [ { "dropping-particle" : "", "family" : "Babila", "given" : "Tali L.", "non-dropping-particle" : "", "parse-names" : false, "suffix" : "" }, { "dropping-particle" : "", "family" : "Penman", "given" : "Donald E.", "non-dropping-particle" : "", "parse-names" : false, "suffix" : "" }, { "dropping-particle" : "", "family" : "H\u00f6nisch", "given" : "B\u00e4rbel", "non-dropping-particle" : "", "parse-names" : false, "suffix" : "" }, { "dropping-particle" : "", "family" : "Kelly", "given" : "D. Clay", "non-dropping-particle" : "", "parse-names" : false, "suffix" : "" }, { "dropping-particle" : "", "family" : "Bralower", "given" : "Timothy J.", "non-dropping-particle" : "", "parse-names" : false, "suffix" : "" }, { "dropping-particle" : "", "family" : "Rosenthal", "given" : "Yair", "non-dropping-particle" : "", "parse-names" : false, "suffix" : "" }, { "dropping-particle" : "", "family" : "Zachos", "given" : "James C.", "non-dropping-particle" : "", "parse-names" : false, "suffix" : "" } ], "container-title" : "Philosophical Transactions of the Royal Society A: Mathematical, Physical and Engineering Sciences", "id" : "ITEM-3", "issue" : "2130", "issued" : { "date-parts" : [ [ "2018", "10", "13" ] ] }, "page" : "20170072", "title" : "Capturing the global signature of surface ocean acidification during the Palaeocene\u2013Eocene Thermal Maximum", "translator" : [ { "dropping-particle" : "", "family" : "L5270", "given" : "", "non-dropping-particle" : "", "parse-names" : false, "suffix" : "" } ], "type" : "article-journal", "volume" : "376" }, "uris" : [ "http://www.mendeley.com/documents/?uuid=92d21d30-ccbc-3e4b-ba57-27121ac02939" ] } ], "mendeley" : { "formattedCitation" : "(Penman et al., 2014; Gutjahr et al., 2017; Babila et al., 2018)", "manualFormatting" : "(Gutjahr et al., 2017; Penman et al., 2014; Babila et al., 2018)", "plainTextFormattedCitation" : "(Penman et al., 2014; Gutjahr et al., 2017; Babila et al., 2018)", "previouslyFormattedCitation" : "(Penman et al., 2014; Gutjahr et al., 2017; Babila et al., 2018)" }, "properties" : { "noteIndex" : 0 }, "schema" : "https://github.com/citation-style-language/schema/raw/master/csl-citation.json" }</w:delInstrText>
        </w:r>
      </w:del>
      <w:r w:rsidRPr="001E7A27">
        <w:rPr>
          <w:lang w:val="en-GB"/>
        </w:rPr>
        <w:fldChar w:fldCharType="separate"/>
      </w:r>
      <w:r w:rsidR="00025FA2" w:rsidRPr="001E7A27">
        <w:rPr>
          <w:rFonts w:cs="Times New Roman"/>
          <w:noProof/>
          <w:color w:val="000000" w:themeColor="text1"/>
          <w:lang w:val="en-GB"/>
        </w:rPr>
        <w:t>(</w:t>
      </w:r>
      <w:ins w:id="2808" w:author="Robin Matthews" w:date="2021-06-17T16:52:00Z">
        <w:r w:rsidR="008858CF" w:rsidRPr="001E7A27">
          <w:rPr>
            <w:lang w:val="en-GB"/>
          </w:rPr>
          <w:t>Penman et al., 2014; Gutjahr et al., 2017; Babila et al., 2018</w:t>
        </w:r>
      </w:ins>
      <w:del w:id="2809" w:author="Robin Matthews" w:date="2021-06-17T16:52:00Z">
        <w:r w:rsidR="00025FA2" w:rsidRPr="001E7A27" w:rsidDel="008858CF">
          <w:rPr>
            <w:rFonts w:cs="Times New Roman"/>
            <w:noProof/>
            <w:color w:val="000000" w:themeColor="text1"/>
            <w:lang w:val="en-GB"/>
          </w:rPr>
          <w:delText>Gutjahr et al., 2017; Penman et al., 2014; Babila et al., 2018</w:delText>
        </w:r>
      </w:del>
      <w:r w:rsidR="00025FA2" w:rsidRPr="001E7A27">
        <w:rPr>
          <w:rFonts w:cs="Times New Roman"/>
          <w:noProof/>
          <w:color w:val="000000" w:themeColor="text1"/>
          <w:lang w:val="en-GB"/>
        </w:rPr>
        <w:t>)</w:t>
      </w:r>
      <w:r w:rsidRPr="001E7A27">
        <w:rPr>
          <w:lang w:val="en-GB"/>
        </w:rPr>
        <w:fldChar w:fldCharType="end"/>
      </w:r>
      <w:commentRangeEnd w:id="2805"/>
      <w:r w:rsidR="00025FA2" w:rsidRPr="001E7A27">
        <w:rPr>
          <w:rStyle w:val="CommentReference"/>
          <w:lang w:val="en-GB"/>
        </w:rPr>
        <w:commentReference w:id="2805"/>
      </w:r>
      <w:r w:rsidRPr="001E7A27">
        <w:rPr>
          <w:rFonts w:cs="Times New Roman"/>
          <w:i/>
          <w:color w:val="000000" w:themeColor="text1"/>
          <w:lang w:val="en-GB"/>
        </w:rPr>
        <w:t>.</w:t>
      </w:r>
      <w:r w:rsidRPr="001E7A27">
        <w:rPr>
          <w:rFonts w:cs="Times New Roman"/>
          <w:color w:val="000000" w:themeColor="text1"/>
          <w:lang w:val="en-GB"/>
        </w:rPr>
        <w:t xml:space="preserve"> It was also accompanied by a rapid (&lt;10 ka) shallowing of the carbonate saturation horizon, resulting in the widespread dissolution of sedimentary carbonate, followed by a gradual (100 kyr) recovery </w:t>
      </w:r>
      <w:commentRangeStart w:id="2810"/>
      <w:r w:rsidRPr="001E7A27">
        <w:rPr>
          <w:lang w:val="en-GB"/>
        </w:rPr>
        <w:fldChar w:fldCharType="begin" w:fldLock="1"/>
      </w:r>
      <w:r w:rsidR="00747167" w:rsidRPr="001E7A27">
        <w:rPr>
          <w:lang w:val="en-GB"/>
        </w:rPr>
        <w:instrText>ADDIN CSL_CITATION { "citationItems" : [ { "id" : "ITEM-1", "itemData" : { "DOI" : "10.1126/science.1109004", "ISSN" : "0036-8075", "PMID" : "15947184", "abstract" : "The Paleocene-Eocene thermal maximum (PETM) has been attributed to the rapid release of approximately 2000 x 10(9) metric tons of carbon in the form of methane. In theory, oxidation and ocean absorption of this carbon should have lowered deep-sea pH, thereby triggering a rapid (&lt;10,000-year) shoaling of the calcite compensation depth (CCD), followed by gradual recovery. Here we present geochemical data from five new South Atlantic deep-sea sections that constrain the timing and extent of massive sea-floor carbonate dissolution coincident with the PETM. The sections, from between 2.7 and 4.8 kilometers water depth, are marked by a prominent clay layer, the character of which indicates that the CCD shoaled rapidly (&lt;10,000 years) by more than 2 kilometers and recovered gradually (&gt;100,000 years). These findings indicate that a large mass of carbon (&gt;2000 x 10(9) metric tons of carbon) dissolved in the ocean at the Paleocene-Eocene boundary and that permanent sequestration of this carbon occurred through silicate weathering feedback.", "author" : [ { "dropping-particle" : "", "family" : "Zachos", "given" : "James C", "non-dropping-particle" : "", "parse-names" : false, "suffix" : "" } ], "container-title" : "Science", "id" : "ITEM-1", "issue" : "5728", "issued" : { "date-parts" : [ [ "2005", "6", "10" ] ] }, "note" : "10.1126/science.1109004", "page" : "1611-1615", "title" : "Rapid acidification of the ocean during the Paleocene-Eocene Thermal Maximum", "translator" : [ { "dropping-particle" : "", "family" : "L4326", "given" : "", "non-dropping-particle" : "", "parse-names" : false, "suffix" : "" } ], "type" : "article-journal", "volume" : "308" }, "uris" : [ "http://www.mendeley.com/documents/?uuid=15c161e0-76b2-4fba-8988-28c75bc36782" ] }, { "id" : "ITEM-2", "itemData" : { "DOI" : "10.1029/2018PA003382", "ISSN" : "25724517", "abstract" : "A transect of paleoshelf cores from Maryland and New Jersey contains an ~0.19- to 1.61-m-thick interval with reduced percentages of carbonate during the onset of the Paleocene-Eocene Thermal Maximum (PETM). Outer paleoshelf cores are barren of nannofossils and correspond to two minor disconformities. Middle paleoshelf cores contain a mixture of samples devoid of nannofossils and those with rare specimens characterized by significant dissolution (i.e., etching). The magnitude of the decrease in carbonate cannot be explained by dilution by clastic material or dissolution resulting from the oxidation of organic matter during early diagenesis. The observed preservation pattern implies a shoaling of the calcite compensation depth and lysocline to the middle shelf. This reduced carbonate interval is observed during the onset of the PETM on other continental margins raising the possibility that extreme shoaling of the calcite compensation depth and lysocline was a global signal, which is more significant than in previous estimates for the PETM. An alternative scenario is that shoaling was restricted to the northwest Atlantic, enhanced by regional and local factors (eutrophication from rivers and microbial activity associated with warming) that exacerbated the impact of acidification on the shelf.", "author" : [ { "dropping-particle" : "", "family" : "Bralower", "given" : "Timothy J.", "non-dropping-particle" : "", "parse-names" : false, "suffix" : "" }, { "dropping-particle" : "", "family" : "Kump", "given" : "Lee R.", "non-dropping-particle" : "", "parse-names" : false, "suffix" : "" }, { "dropping-particle" : "", "family" : "Self-Trail", "given" : "Jean M.", "non-dropping-particle" : "", "parse-names" : false, "suffix" : "" }, { "dropping-particle" : "", "family" : "Robinson", "given" : "Marci M.", "non-dropping-particle" : "", "parse-names" : false, "suffix" : "" }, { "dropping-particle" : "", "family" : "Lyons", "given" : "Shelby", "non-dropping-particle" : "", "parse-names" : false, "suffix" : "" }, { "dropping-particle" : "", "family" : "Babila", "given" : "Tali", "non-dropping-particle" : "", "parse-names" : false, "suffix" : "" }, { "dropping-particle" : "", "family" : "Ballaron", "given" : "Edward", "non-dropping-particle" : "", "parse-names" : false, "suffix" : "" }, { "dropping-particle" : "", "family" : "Freeman", "given" : "Katherine H.", "non-dropping-particle" : "", "parse-names" : false, "suffix" : "" }, { "dropping-particle" : "", "family" : "Hajek", "given" : "Elizabeth", "non-dropping-particle" : "", "parse-names" : false, "suffix" : "" }, { "dropping-particle" : "", "family" : "Rush", "given" : "William", "non-dropping-particle" : "", "parse-names" : false, "suffix" : "" }, { "dropping-particle" : "", "family" : "Zachos", "given" : "James C.", "non-dropping-particle" : "", "parse-names" : false, "suffix" : "" } ], "container-title" : "Paleoceanography and Paleoclimatology", "id" : "ITEM-2", "issue" : "12", "issued" : { "date-parts" : [ [ "2018", "12" ] ] }, "page" : "1408-1426", "title" : "Evidence for shelf acidification during the onset of the Paleocene-Eocene thermal maximum", "translator" : [ { "dropping-particle" : "", "family" : "L5260", "given" : "", "non-dropping-particle" : "", "parse-names" : false, "suffix" : "" } ], "type" : "article-journal", "volume" : "33" }, "uris" : [ "http://www.mendeley.com/documents/?uuid=5cb98759-9e39-32ae-beea-4613a2b02b39" ] } ], "mendeley" : { "formattedCitation" : "(Zachos, 2005; Bralower et al., 2018)", "manualFormatting" : "(Zachos et al., 2005; Bralower et al., 2018)", "plainTextFormattedCitation" : "(Zachos, 2005; Bralower et al., 2018)", "previouslyFormattedCitation" : "(Zachos, 2005; Bralower et al., 2018)"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(Zachos et al., 2005; Bralower et al., 2018)</w:t>
      </w:r>
      <w:r w:rsidRPr="001E7A27">
        <w:rPr>
          <w:lang w:val="en-GB"/>
        </w:rPr>
        <w:fldChar w:fldCharType="end"/>
      </w:r>
      <w:commentRangeEnd w:id="2810"/>
      <w:r w:rsidR="00025FA2" w:rsidRPr="001E7A27">
        <w:rPr>
          <w:rStyle w:val="CommentReference"/>
          <w:lang w:val="en-GB"/>
        </w:rPr>
        <w:commentReference w:id="2810"/>
      </w:r>
      <w:r w:rsidRPr="001E7A27">
        <w:rPr>
          <w:rFonts w:cs="Times New Roman"/>
          <w:color w:val="000000" w:themeColor="text1"/>
          <w:lang w:val="en-GB"/>
        </w:rPr>
        <w:t xml:space="preserve">. The remarkable similarity among sedimentary records spanning a wide range of ecosystems suggests with </w:t>
      </w:r>
      <w:r w:rsidRPr="001E7A27">
        <w:rPr>
          <w:rFonts w:cs="Times New Roman"/>
          <w:i/>
          <w:color w:val="000000" w:themeColor="text1"/>
          <w:lang w:val="en-GB"/>
        </w:rPr>
        <w:t>medium confidence</w:t>
      </w:r>
      <w:r w:rsidRPr="001E7A27">
        <w:rPr>
          <w:rFonts w:cs="Times New Roman"/>
          <w:color w:val="000000" w:themeColor="text1"/>
          <w:lang w:val="en-GB"/>
        </w:rPr>
        <w:t xml:space="preserve"> that the perturbation in the ocean carbonate saturation was global </w:t>
      </w:r>
      <w:r w:rsidRPr="001E7A27">
        <w:rPr>
          <w:lang w:val="en-GB"/>
        </w:rPr>
        <w:fldChar w:fldCharType="begin" w:fldLock="1"/>
      </w:r>
      <w:r w:rsidR="00747167" w:rsidRPr="001E7A27">
        <w:rPr>
          <w:lang w:val="en-GB"/>
        </w:rPr>
        <w:instrText>ADDIN CSL_CITATION { "citationItems" : [ { "id" : "ITEM-1", "itemData" : { "DOI" : "10.1098/rsta.2017.0072", "ISSN" : "1364-503X", "author" : [ { "dropping-particle" : "", "family" : "Babila", "given" : "Tali L.", "non-dropping-particle" : "", "parse-names" : false, "suffix" : "" }, { "dropping-particle" : "", "family" : "Penman", "given" : "Donald E.", "non-dropping-particle" : "", "parse-names" : false, "suffix" : "" }, { "dropping-particle" : "", "family" : "H\u00f6nisch", "given" : "B\u00e4rbel", "non-dropping-particle" : "", "parse-names" : false, "suffix" : "" }, { "dropping-particle" : "", "family" : "Kelly", "given" : "D. Clay", "non-dropping-particle" : "", "parse-names" : false, "suffix" : "" }, { "dropping-particle" : "", "family" : "Bralower", "given" : "Timothy J.", "non-dropping-particle" : "", "parse-names" : false, "suffix" : "" }, { "dropping-particle" : "", "family" : "Rosenthal", "given" : "Yair", "non-dropping-particle" : "", "parse-names" : false, "suffix" : "" }, { "dropping-particle" : "", "family" : "Zachos", "given" : "James C.", "non-dropping-particle" : "", "parse-names" : false, "suffix" : "" } ], "container-title" : "Philosophical Transactions of the Royal Society A: Mathematical, Physical and Engineering Sciences", "id" : "ITEM-1", "issue" : "2130", "issued" : { "date-parts" : [ [ "2018", "10", "13" ] ] }, "page" : "20170072", "title" : "Capturing the global signature of surface ocean acidification during the Palaeocene\u2013Eocene Thermal Maximum", "translator" : [ { "dropping-particle" : "", "family" : "L5270", "given" : "", "non-dropping-particle" : "", "parse-names" : false, "suffix" : "" } ], "type" : "article-journal", "volume" : "376" }, "uris" : [ "http://www.mendeley.com/documents/?uuid=92d21d30-ccbc-3e4b-ba57-27121ac02939" ] } ], "mendeley" : { "formattedCitation" : "(Babila et al., 2018)", "plainTextFormattedCitation" : "(Babila et al., 2018)", "previouslyFormattedCitation" : "(Babila et al., 2018)"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(Babila et al., 2018)</w:t>
      </w:r>
      <w:r w:rsidRPr="001E7A27">
        <w:rPr>
          <w:lang w:val="en-GB"/>
        </w:rPr>
        <w:fldChar w:fldCharType="end"/>
      </w:r>
      <w:r w:rsidRPr="001E7A27">
        <w:rPr>
          <w:rFonts w:cs="Times New Roman"/>
          <w:color w:val="000000" w:themeColor="text1"/>
          <w:lang w:val="en-GB"/>
        </w:rPr>
        <w:t xml:space="preserve"> and directly resulted from elevated atmospheric CO</w:t>
      </w:r>
      <w:r w:rsidRPr="001E7A27">
        <w:rPr>
          <w:rFonts w:cs="Times New Roman"/>
          <w:color w:val="000000" w:themeColor="text1"/>
          <w:vertAlign w:val="subscript"/>
          <w:lang w:val="en-GB"/>
        </w:rPr>
        <w:t>2</w:t>
      </w:r>
      <w:r w:rsidRPr="001E7A27">
        <w:rPr>
          <w:rFonts w:cs="Times New Roman"/>
          <w:color w:val="000000" w:themeColor="text1"/>
          <w:lang w:val="en-GB"/>
        </w:rPr>
        <w:t xml:space="preserve"> levels. The degree of acidification is similar to the 0.4 pH unit decrease projected for the end of the 21st century under RCP8.5 </w:t>
      </w:r>
      <w:r w:rsidRPr="001E7A27">
        <w:rPr>
          <w:lang w:val="en-GB"/>
        </w:rPr>
        <w:fldChar w:fldCharType="begin" w:fldLock="1"/>
      </w:r>
      <w:r w:rsidR="00747167" w:rsidRPr="001E7A27">
        <w:rPr>
          <w:lang w:val="en-GB"/>
        </w:rPr>
        <w:instrText>ADDIN CSL_CITATION { "citationItems" : [ { "id" : "ITEM-1",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"J.-P.", "non-dropping-particle" : "", "parse-names" : false, "suffix" : "" }, { "dropping-particle" : "", "family" : "Magnan", "given" : "A.", "non-dropping-particle" : "", "parse-names" : false, "suffix" : "" }, { "dropping-particle" : "", "family" : "Bill\u00e9",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"P\u00f6rtner", "given" : "H.-O.",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"ITEM-1", "issue" : "6243", "issued" : { "date-parts" : [ [ "2015", "7", "3" ] ] }, "page" : "aac4722-1, aac47722-10", "publisher" : "American Association for the Advancement of Science", "title" : "Contrasting futures for ocean and society from different anthropogenic CO2 emissions scenarios", "translator" : [ { "dropping-particle" : "", "family" : "L7247", "given" : "", "non-dropping-particle" : "", "parse-names" : false, "suffix" : "" } ], "type" : "article-journal", "volume" : "349" }, "uris" : [ "http://www.mendeley.com/documents/?uuid=cf555aae-245c-4760-ac39-346c43f4ed19" ] } ], "mendeley" : { "formattedCitation" : "(Gattuso et al., 2015)", "plainTextFormattedCitation" : "(Gattuso et al., 2015)", "previouslyFormattedCitation" : "(Gattuso et al., 2015)"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(Gattuso et al., 2015)</w:t>
      </w:r>
      <w:r w:rsidRPr="001E7A27">
        <w:rPr>
          <w:lang w:val="en-GB"/>
        </w:rPr>
        <w:fldChar w:fldCharType="end"/>
      </w:r>
      <w:r w:rsidRPr="001E7A27">
        <w:rPr>
          <w:rFonts w:cs="Times New Roman"/>
          <w:color w:val="000000" w:themeColor="text1"/>
          <w:lang w:val="en-GB"/>
        </w:rPr>
        <w:t xml:space="preserve"> and is estimated to have occurred at a rate about one order of magnitude slower than the current rate of ocean acidification </w:t>
      </w:r>
      <w:r w:rsidRPr="001E7A27">
        <w:rPr>
          <w:lang w:val="en-GB"/>
        </w:rPr>
        <w:fldChar w:fldCharType="begin" w:fldLock="1"/>
      </w:r>
      <w:r w:rsidR="00747167" w:rsidRPr="001E7A27">
        <w:rPr>
          <w:lang w:val="en-GB"/>
        </w:rPr>
        <w:instrText>ADDIN CSL_CITATION { "citationItems" : [ { "id" : "ITEM-1", "itemData" : { "DOI" : "10.1038/ngeo2681", "ISBN" : "1752-0894", "ISSN" : "1752-0894",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"ITEM-1", "issue" : "4", "issued" : { "date-parts" : [ [ "2016", "4", "21" ] ] }, "page" : "325-329", "title" : "Anthropogenic carbon release rate unprecedented during the past 66 million years", "translator" : [ { "dropping-particle" : "", "family" : "L4204", "given" : "", "non-dropping-particle" : "", "parse-names" : false, "suffix" : "" } ], "type" : "article-journal", "volume" : "9" }, "uris" : [ "http://www.mendeley.com/documents/?uuid=40601b37-dee0-3e08-8e66-232d937257c8" ] } ], "mendeley" : { "formattedCitation" : "(Zeebe et al., 2016)", "plainTextFormattedCitation" : "(Zeebe et al., 2016)", "previouslyFormattedCitation" : "(Zeebe et al., 2016)"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(Zeebe et al., 2016)</w:t>
      </w:r>
      <w:r w:rsidRPr="001E7A27">
        <w:rPr>
          <w:lang w:val="en-GB"/>
        </w:rPr>
        <w:fldChar w:fldCharType="end"/>
      </w:r>
      <w:r w:rsidRPr="001E7A27">
        <w:rPr>
          <w:rFonts w:cs="Times New Roman"/>
          <w:color w:val="000000" w:themeColor="text1"/>
          <w:lang w:val="en-GB"/>
        </w:rPr>
        <w:t xml:space="preserve">. There is </w:t>
      </w:r>
      <w:r w:rsidRPr="001E7A27">
        <w:rPr>
          <w:rFonts w:cs="Times New Roman"/>
          <w:i/>
          <w:color w:val="000000" w:themeColor="text1"/>
          <w:lang w:val="en-GB"/>
        </w:rPr>
        <w:t>low confidence</w:t>
      </w:r>
      <w:r w:rsidRPr="001E7A27">
        <w:rPr>
          <w:rFonts w:cs="Times New Roman"/>
          <w:color w:val="000000" w:themeColor="text1"/>
          <w:lang w:val="en-GB"/>
        </w:rPr>
        <w:t xml:space="preserve"> in the inferred rates of ocean acidification inherent to the range of uncertainties affecting rates estimates based on marine sediments (Section 5.1.2.1). </w:t>
      </w:r>
    </w:p>
    <w:p w14:paraId="76116CCC" w14:textId="77777777" w:rsidR="00DA318E" w:rsidRPr="001E7A27" w:rsidRDefault="00DA318E" w:rsidP="005C7F25">
      <w:pPr>
        <w:pStyle w:val="AR6BodyText"/>
        <w:rPr>
          <w:rFonts w:cs="Times New Roman"/>
          <w:color w:val="000000" w:themeColor="text1"/>
          <w:lang w:val="en-GB"/>
        </w:rPr>
      </w:pPr>
    </w:p>
    <w:p w14:paraId="1587D0DD" w14:textId="137F55FA" w:rsidR="00DA318E" w:rsidRPr="001E7A27" w:rsidRDefault="00DA318E" w:rsidP="005C7F25">
      <w:pPr>
        <w:pStyle w:val="AR6BodyText"/>
        <w:rPr>
          <w:rFonts w:cs="Times New Roman"/>
          <w:color w:val="000000" w:themeColor="text1"/>
          <w:lang w:val="en-GB"/>
        </w:rPr>
      </w:pPr>
      <w:r w:rsidRPr="001E7A27">
        <w:rPr>
          <w:rFonts w:cs="Times New Roman"/>
          <w:color w:val="000000" w:themeColor="text1"/>
          <w:lang w:val="en-GB"/>
        </w:rPr>
        <w:t xml:space="preserve">Recent model outputs </w:t>
      </w:r>
      <w:del w:id="2811" w:author="Soapbox" w:date="2021-07-20T05:25:00Z">
        <w:r w:rsidRPr="001E7A27" w:rsidDel="00594B9F">
          <w:rPr>
            <w:rFonts w:cs="Times New Roman"/>
            <w:color w:val="000000" w:themeColor="text1"/>
            <w:lang w:val="en-GB"/>
          </w:rPr>
          <w:delText>as well as</w:delText>
        </w:r>
      </w:del>
      <w:ins w:id="2812" w:author="Soapbox" w:date="2021-07-20T05:25:00Z">
        <w:r w:rsidR="00594B9F" w:rsidRPr="001E7A27">
          <w:rPr>
            <w:rFonts w:cs="Times New Roman"/>
            <w:color w:val="000000" w:themeColor="text1"/>
            <w:lang w:val="en-GB"/>
          </w:rPr>
          <w:t>and</w:t>
        </w:r>
      </w:ins>
      <w:r w:rsidRPr="001E7A27">
        <w:rPr>
          <w:rFonts w:cs="Times New Roman"/>
          <w:color w:val="000000" w:themeColor="text1"/>
          <w:lang w:val="en-GB"/>
        </w:rPr>
        <w:t xml:space="preserve"> globally distributed geochemical data reveal with </w:t>
      </w:r>
      <w:r w:rsidRPr="001E7A27">
        <w:rPr>
          <w:rFonts w:cs="Times New Roman"/>
          <w:i/>
          <w:color w:val="000000" w:themeColor="text1"/>
          <w:lang w:val="en-GB"/>
        </w:rPr>
        <w:t>medium confidence</w:t>
      </w:r>
      <w:r w:rsidRPr="001E7A27">
        <w:rPr>
          <w:rFonts w:cs="Times New Roman"/>
          <w:color w:val="000000" w:themeColor="text1"/>
          <w:lang w:val="en-GB"/>
        </w:rPr>
        <w:t xml:space="preserve"> widespread ocean deoxygenation during the PETM </w:t>
      </w:r>
      <w:commentRangeStart w:id="2813"/>
      <w:commentRangeStart w:id="2814"/>
      <w:r w:rsidRPr="001E7A27">
        <w:rPr>
          <w:lang w:val="en-GB"/>
        </w:rPr>
        <w:fldChar w:fldCharType="begin" w:fldLock="1"/>
      </w:r>
      <w:r w:rsidR="00747167" w:rsidRPr="001E7A27">
        <w:rPr>
          <w:lang w:val="en-GB"/>
        </w:rPr>
        <w:instrText>ADDIN CSL_CITATION { "citationItems" : [ { "id" : "ITEM-1", "itemData" : { "DOI" : "10.1130/G32977.1", "ISBN" : "0091-7613", "ISSN" : "0091-7613", "abstract" : "Uncertainty over the trajectory of seawater oxygenation in the coming decades is of particular concern in the light of geological episodes of abrupt global warming that were frequently accompanied by lowered seawater oxygen concentrations. Here we present an assessment of global seawater oxygenation from an interval of one of these warming episodes, the Paleocene-Eocene Thermal Maximum (PETM, 55.9 m.y. ago). Our results, obtained from Integrated Ocean Drilling Program Expedition 302 Site M0004 in the Arctic Ocean, are based on molybdenum isotope determinations and molybdenum, rhenium, and uranium abundances. These data indicate a small global expansion of low-oxygen marine environments in the upper part of the PETM interval compared with the present day. More extensive seawater deoxygenation may have occurred for as long as \u223c100 k.y., associated with a high rate of global warming and carbon oxidation at the start of the PETM. Our data also reveal molybdenum isotope compositions in Arctic Ocean deposits that are outside the range currently documented in marine environments. These exceptional compositions could reflect either the influence of hydrothermal inputs or equilibrium isotope fractionations associated with molybdenum sulfide speciation.", "author" : [ { "dropping-particle" : "", "family" : "Dickson", "given" : "Alexander J.", "non-dropping-particle" : "", "parse-names" : false, "suffix" : "" }, { "dropping-particle" : "", "family" : "Cohen", "given" : "Anthony S.", "non-dropping-particle" : "", "parse-names" : false, "suffix" : "" }, { "dropping-particle" : "", "family" : "Coe", "given" : "Angela L.", "non-dropping-particle" : "", "parse-names" : false, "suffix" : "" } ], "container-title" : "Geology", "id" : "ITEM-1", "issue" : "7", "issued" : { "date-parts" : [ [ "2012", "7", "1" ] ] }, "page" : "639-642", "title" : "Seawater oxygenation during the Paleocene-Eocene Thermal Maximum", "translator" : [ { "dropping-particle" : "", "family" : "L4364", "given" : "", "non-dropping-particle" : "", "parse-names" : false, "suffix" : "" } ], "type" : "article-journal", "volume" : "40" }, "uris" : [ "http://www.mendeley.com/documents/?uuid=9805aa25-ea22-3d72-9f99-fe6074dc43e5" ] }, { "id" : "ITEM-2", "itemData" : { "DOI" : "10.1130/G32529.1", "ISBN" : "0091-7613", "ISSN" : "0091-7613", "abstract" : "The prominent global warming event at the Paleocene-Eocene boundary (55 Ma), referred to as the Paleocene-Eocene Thermal Maximum (PETM), was characterized by rapid temperature increase and changes in the global carbon cycle in &lt;10,000 yr, and a major extinction of benthic foraminifera. We explore potential causes of this extinction in response to environmental changes linked to a mas- sive carbon injection by comparing sedimentary records with results from a comprehensive climate\u2013carbon cycle model, and infer that an increase in oceanic vertical temperature gradients and stratifi ca- tion led to decreased productivity and oxygen depletion in the deep sea. Globally, productivity diminished particularly in the equatorial zone by weakening of the trades and hence upwelling, leading to a decline in food supply for benthic organisms. In contrast, near the Ross Sea, export of organic matter into the deep sea was enhanced due to increased near-surface mixing related to a positive salinity anomaly caused by a rise in wind-driven vertical mixing, contribut- ing to the depletion of the deep-sea oxygen concentration, combined with a sluggish deep-sea circulation. The extinction of deep-sea ben- thic foraminifera at the PETM thus was probably caused by multiple environmental changes, including decreased carbonate saturation and ocean acidifi cation, lowered oxygen levels, and a globally reduced food supply, all related to a massive carbon injection.", "author" : [ { "dropping-particle" : "", "family" : "Winguth", "given" : "A. M. E.", "non-dropping-particle" : "", "parse-names" : false, "suffix" : "" }, { "dropping-particle" : "", "family" : "Thomas", "given" : "Ellen", "non-dropping-particle" : "", "parse-names" : false, "suffix" : "" }, { "dropping-particle" : "", "family" : "Winguth", "given" : "Cornelia", "non-dropping-particle" : "", "parse-names" : false, "suffix" : "" } ], "container-title" : "Geology", "id" : "ITEM-2", "issue" : "3", "issued" : { "date-parts" : [ [ "2012", "3", "1" ] ] }, "page" : "263-266", "title" : "Global decline in ocean ventilation, oxygenation, and productivity during the Paleocene-Eocene Thermal Maximum: Implications for the benthic extinction", "translator" : [ { "dropping-particle" : "", "family" : "L4359", "given" : "", "non-dropping-particle" : "", "parse-names" : false, "suffix" : "" } ], "type" : "article-journal", "volume" : "40" }, "uris" : [ "http://www.mendeley.com/documents/?uuid=b9303685-e81b-3d94-b1fc-bd5784f4f7a3" ] } ], "mendeley" : { "formattedCitation" : "(Dickson et al., 2012; Winguth et al., 2012)", "manualFormatting" : "(Dickson et al., 2012; Winguth et al., 2012; Dickson et al., 2014; Chang et al., 2018; Remmelzwaal et al., 2019)", "plainTextFormattedCitation" : "(Dickson et al., 2012; Winguth et al., 2012)", "previouslyFormattedCitation" : "(Dickson et al., 2012; Winguth et al., 2012)"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(Dickson et al., 2012</w:t>
      </w:r>
      <w:ins w:id="2815" w:author="Robin Matthews" w:date="2021-06-17T17:14:00Z">
        <w:r w:rsidR="00B67008" w:rsidRPr="001E7A27">
          <w:rPr>
            <w:rFonts w:cs="Times New Roman"/>
            <w:noProof/>
            <w:color w:val="000000" w:themeColor="text1"/>
            <w:lang w:val="en-GB"/>
          </w:rPr>
          <w:t>, 2014</w:t>
        </w:r>
      </w:ins>
      <w:r w:rsidR="00025FA2" w:rsidRPr="001E7A27">
        <w:rPr>
          <w:rFonts w:cs="Times New Roman"/>
          <w:noProof/>
          <w:color w:val="000000" w:themeColor="text1"/>
          <w:lang w:val="en-GB"/>
        </w:rPr>
        <w:t>; Winguth et al., 2012;</w:t>
      </w:r>
      <w:ins w:id="2816" w:author="Robin Matthews" w:date="2021-06-17T17:14:00Z">
        <w:r w:rsidR="00B67008" w:rsidRPr="001E7A27">
          <w:rPr>
            <w:rFonts w:cs="Times New Roman"/>
            <w:noProof/>
            <w:color w:val="000000" w:themeColor="text1"/>
            <w:lang w:val="en-GB"/>
          </w:rPr>
          <w:t xml:space="preserve"> </w:t>
        </w:r>
      </w:ins>
      <w:del w:id="2817" w:author="Robin Matthews" w:date="2021-06-17T17:14:00Z">
        <w:r w:rsidR="00025FA2" w:rsidRPr="001E7A27" w:rsidDel="00B67008">
          <w:rPr>
            <w:rFonts w:cs="Times New Roman"/>
            <w:noProof/>
            <w:color w:val="000000" w:themeColor="text1"/>
            <w:lang w:val="en-GB"/>
          </w:rPr>
          <w:delText xml:space="preserve"> Dickson et al., 2014; </w:delText>
        </w:r>
      </w:del>
      <w:r w:rsidR="00025FA2" w:rsidRPr="001E7A27">
        <w:rPr>
          <w:rFonts w:cs="Times New Roman"/>
          <w:noProof/>
          <w:color w:val="000000" w:themeColor="text1"/>
          <w:lang w:val="en-GB"/>
        </w:rPr>
        <w:t>Chang et al., 2018; Remmelzwaal et al., 2019)</w:t>
      </w:r>
      <w:r w:rsidRPr="001E7A27">
        <w:rPr>
          <w:lang w:val="en-GB"/>
        </w:rPr>
        <w:fldChar w:fldCharType="end"/>
      </w:r>
      <w:commentRangeEnd w:id="2813"/>
      <w:r w:rsidR="00025FA2" w:rsidRPr="001E7A27">
        <w:rPr>
          <w:rStyle w:val="CommentReference"/>
          <w:lang w:val="en-GB"/>
        </w:rPr>
        <w:commentReference w:id="2813"/>
      </w:r>
      <w:r w:rsidRPr="001E7A27">
        <w:rPr>
          <w:rFonts w:cs="Times New Roman"/>
          <w:color w:val="000000" w:themeColor="text1"/>
          <w:lang w:val="en-GB"/>
        </w:rPr>
        <w:t xml:space="preserve">, </w:t>
      </w:r>
      <w:commentRangeEnd w:id="2814"/>
      <w:r w:rsidR="00B67008" w:rsidRPr="001E7A27">
        <w:rPr>
          <w:rStyle w:val="CommentReference"/>
          <w:lang w:val="en-GB"/>
        </w:rPr>
        <w:commentReference w:id="2814"/>
      </w:r>
      <w:r w:rsidRPr="001E7A27">
        <w:rPr>
          <w:rFonts w:cs="Times New Roman"/>
          <w:color w:val="000000" w:themeColor="text1"/>
          <w:lang w:val="en-GB"/>
        </w:rPr>
        <w:t>with parts of the ocean potentially becoming drastically oxygen-depleted (anoxic</w:t>
      </w:r>
      <w:del w:id="2818" w:author="Ian Blenkinsop" w:date="2021-07-28T13:52:00Z">
        <w:r w:rsidRPr="001E7A27" w:rsidDel="00A54D9E">
          <w:rPr>
            <w:rFonts w:cs="Times New Roman"/>
            <w:color w:val="000000" w:themeColor="text1"/>
            <w:lang w:val="en-GB"/>
          </w:rPr>
          <w:delText xml:space="preserve">) </w:delText>
        </w:r>
      </w:del>
      <w:ins w:id="2819" w:author="Ian Blenkinsop" w:date="2021-07-28T13:52:00Z">
        <w:r w:rsidR="00A54D9E" w:rsidRPr="001E7A27">
          <w:rPr>
            <w:rFonts w:cs="Times New Roman"/>
            <w:color w:val="000000" w:themeColor="text1"/>
            <w:lang w:val="en-GB"/>
          </w:rPr>
          <w:t xml:space="preserve">; </w:t>
        </w:r>
      </w:ins>
      <w:r w:rsidRPr="001E7A27">
        <w:rPr>
          <w:lang w:val="en-GB"/>
        </w:rPr>
        <w:fldChar w:fldCharType="begin" w:fldLock="1"/>
      </w:r>
      <w:r w:rsidR="00747167" w:rsidRPr="001E7A27">
        <w:rPr>
          <w:lang w:val="en-GB"/>
        </w:rPr>
        <w:instrText>ADDIN CSL_CITATION { "citationItems" : [ { "id" : "ITEM-1", "itemData" : { "DOI" : "10.1126/science.aar8658", "ISSN" : "0036-8075", "PMID" : "30026315", "abstract" : "The consequences of global warming for fisheries are not well understood, but the geological record demonstrates that carbon cycle perturbations are frequently associated with ocean deoxygenation. Of particular interest is the Paleocene-Eocene Thermal Maximum (PETM), where the carbon dioxide input into the atmosphere was similar to the IPCC RCP8.5 emission scenario. Here we present sulfur-isotope data that record a positive 1 per mil excursion during the PETM. Modeling suggests that large parts of the ocean must have become sulfidic. The toxicity of hydrogen sulfide will render two of the largest and least explored ecosystems on Earth, the mesopelagic and bathypelagic zones, uninhabitable by multicellular organisms. This will affect many marine species whose ecozones stretch into the deep ocean.", "author" : [ { "dropping-particle" : "", "family" : "Yao", "given" : "Weiqi", "non-dropping-particle" : "", "parse-names" : false, "suffix" : "" }, { "dropping-particle" : "", "family" : "Paytan", "given" : "Adina", "non-dropping-particle" : "", "parse-names" : false, "suffix" : "" }, { "dropping-particle" : "", "family" : "Wortmann", "given" : "Ulrich G.", "non-dropping-particle" : "", "parse-names" : false, "suffix" : "" } ], "container-title" : "Science", "id" : "ITEM-1", "issue" : "6404", "issued" : { "date-parts" : [ [ "2018", "8", "24" ] ] }, "page" : "804-806", "title" : "Large-scale ocean deoxygenation during the Paleocene-Eocene Thermal Maximum", "translator" : [ { "dropping-particle" : "", "family" : "L4395", "given" : "", "non-dropping-particle" : "", "parse-names" : false, "suffix" : "" } ], "type" : "article-journal", "volume" : "361" }, "uris" : [ "http://www.mendeley.com/documents/?uuid=8b3090d5-c4b1-3398-a0a5-4efd404a0676" ] }, { "id" : "ITEM-2", "itemData" : { "DOI" : "10.1038/s41467-020-20486-5", "ISSN" : "2041-1723", "abstract" : "The Paleocene Eocene Thermal Maximum (PETM) represents a major carbon cycle and climate perturbation that was associated with ocean de-oxygenation, in a qualitatively similar manner to the more extensive Mesozoic Oceanic Anoxic Events. Although indicators of ocean de-oxygenation are common for the PETM, and linked to biotic turnover, the global extent and temporal progression of de-oxygenation is poorly constrained. Here we present carbonate associated uranium isotope data for the PETM. A lack of resolvable perturbation to the U-cycle during the event suggests a limited expansion of seafloor anoxia on a global scale. We use this result, in conjunction with a biogeochemical model, to set an upper limit on the extent of global seafloor de-oxygenation. The model suggests that the new U isotope data, whilst also being consistent with plausible carbon emission scenarios and observations of carbon cycle recovery, permit a maximum ~10-fold expansion of anoxia, covering &lt;2% of seafloor area.", "author" : [ { "dropping-particle" : "", "family" : "Clarkson", "given" : "Matthew O", "non-dropping-particle" : "", "parse-names" : false, "suffix" : "" }, { "dropping-particle" : "", "family" : "Lenton", "given" : "Timothy M", "non-dropping-particle" : "", "parse-names" : false, "suffix" : "" }, { "dropping-particle" : "", "family" : "Andersen", "given" : "Morten B", "non-dropping-particle" : "", "parse-names" : false, "suffix" : "" }, { "dropping-particle" : "", "family" : "Bagard", "given" : "Marie-laure", "non-dropping-particle" : "", "parse-names" : false, "suffix" : "" }, { "dropping-particle" : "", "family" : "Dickson", "given" : "Alexander J", "non-dropping-particle" : "", "parse-names" : false, "suffix" : "" }, { "dropping-particle" : "", "family" : "Vance", "given" : "Derek", "non-dropping-particle" : "", "parse-names" : false, "suffix" : "" } ], "container-title" : "Nature Communications", "id" : "ITEM-2", "issue" : "1", "issued" : { "date-parts" : [ [ "2021", "12", "15" ] ] }, "page" : "399", "title" : "Upper limits on the extent of seafloor anoxia during the PETM from uranium isotopes", "translator" : [ { "dropping-particle" : "", "family" : "L3655", "given" : "", "non-dropping-particle" : "", "parse-names" : false, "suffix" : "" } ], "type" : "article-journal", "volume" : "12" }, "uris" : [ "http://www.mendeley.com/documents/?uuid=186d1342-1184-4236-9f76-6be70846b44c" ] } ], "mendeley" : { "formattedCitation" : "(Yao et al., 2018; Clarkson et al., 2021)", "plainTextFormattedCitation" : "(Yao et al., 2018; Clarkson et al., 2021)", "previouslyFormattedCitation" : "(Yao et al., 2018; Clarkson et al., 2021)" }, "properties" : { "noteIndex" : 0 }, "schema" : "https://github.com/citation-style-language/schema/raw/master/csl-citation.json" }</w:instrText>
      </w:r>
      <w:r w:rsidRPr="001E7A27">
        <w:rPr>
          <w:lang w:val="en-GB"/>
        </w:rPr>
        <w:fldChar w:fldCharType="separate"/>
      </w:r>
      <w:del w:id="2820" w:author="Ian Blenkinsop" w:date="2021-07-28T13:52:00Z">
        <w:r w:rsidR="00025FA2" w:rsidRPr="001E7A27" w:rsidDel="00A54D9E">
          <w:rPr>
            <w:noProof/>
            <w:lang w:val="en-GB"/>
          </w:rPr>
          <w:delText>(</w:delText>
        </w:r>
      </w:del>
      <w:r w:rsidR="00025FA2" w:rsidRPr="001E7A27">
        <w:rPr>
          <w:noProof/>
          <w:lang w:val="en-GB"/>
        </w:rPr>
        <w:t>Yao et al., 2018; Clarkson et al., 2021)</w:t>
      </w:r>
      <w:r w:rsidRPr="001E7A27">
        <w:rPr>
          <w:lang w:val="en-GB"/>
        </w:rPr>
        <w:fldChar w:fldCharType="end"/>
      </w:r>
      <w:r w:rsidRPr="001E7A27">
        <w:rPr>
          <w:lang w:val="en-GB"/>
        </w:rPr>
        <w:t xml:space="preserve">. </w:t>
      </w:r>
      <w:r w:rsidRPr="001E7A27">
        <w:rPr>
          <w:rFonts w:cs="Times New Roman"/>
          <w:color w:val="000000" w:themeColor="text1"/>
          <w:lang w:val="en-GB"/>
        </w:rPr>
        <w:t>Deoxygenation affected the surface ocean globally (including the Arctic Ocean</w:t>
      </w:r>
      <w:del w:id="2821" w:author="Ian Blenkinsop" w:date="2021-07-28T13:52:00Z">
        <w:r w:rsidRPr="001E7A27" w:rsidDel="00A54D9E">
          <w:rPr>
            <w:rFonts w:cs="Times New Roman"/>
            <w:color w:val="000000" w:themeColor="text1"/>
            <w:lang w:val="en-GB"/>
          </w:rPr>
          <w:delText xml:space="preserve">) </w:delText>
        </w:r>
      </w:del>
      <w:ins w:id="2822" w:author="Ian Blenkinsop" w:date="2021-07-28T13:52:00Z">
        <w:r w:rsidR="00A54D9E" w:rsidRPr="001E7A27">
          <w:rPr>
            <w:rFonts w:cs="Times New Roman"/>
            <w:color w:val="000000" w:themeColor="text1"/>
            <w:lang w:val="en-GB"/>
          </w:rPr>
          <w:t xml:space="preserve">; </w:t>
        </w:r>
      </w:ins>
      <w:r w:rsidRPr="001E7A27">
        <w:rPr>
          <w:lang w:val="en-GB"/>
        </w:rPr>
        <w:fldChar w:fldCharType="begin" w:fldLock="1"/>
      </w:r>
      <w:r w:rsidR="00747167" w:rsidRPr="001E7A27">
        <w:rPr>
          <w:lang w:val="en-GB"/>
        </w:rPr>
        <w:instrText>ADDIN CSL_CITATION { "citationItems" : [ { "id" : "ITEM-1", "itemData" : { "DOI" : "10.1038/nature04668", "ISBN" : "0028-0836", "ISSN" : "0028-0836", "PMID" : "16752441", "abstract" : "The Palaeocene/Eocene thermal maximum, approx55 million years ago, was a brief period of widespread, extreme climatic warming1, 2, 3, that was associated with massive atmospheric greenhouse gas input4. Although aspects of the resulting environmental changes are well documented at low latitudes, no data were available to quantify simultaneous changes in the Arctic region. Here we identify the Palaeocene/Eocene thermal maximum in a marine sedimentary sequence obtained during the Arctic Coring Expedition5. We show that sea surface temperatures near the North Pole increased from approx18 \u00b0C to over 23 \u00b0C during this event. Such warm values imply the absence of ice and thus exclude the influence of ice-albedo feedbacks on this Arctic warming. At the same time, sea level rose while anoxic and euxinic conditions developed in the ocean's bottom waters and photic zone, respectively. Increasing temperature and sea level match expectations based on palaeoclimate model simulations6, but the absolute polar temperatures that we derive before, during and after the event are more than 10 \u00b0C warmer than those model-predicted. This suggests that higher-than-modern greenhouse gas concentrations must have operated in conjunction with other feedback mechanisms\u2014perhaps polar stratospheric clouds7 or hurricane-induced ocean mixing8\u2014to amplify early Palaeogene polar temperatures.", "author" : [ { "dropping-particle" : "", "family" : "Sluijs", "given" : "Appy", "non-dropping-particle" : "", "parse-names" : false, "suffix" : "" }, { "dropping-particle" : "", "family" : "Schouten", "given" : "Stefan", "non-dropping-particle" : "", "parse-names" : false, "suffix" : "" }, { "dropping-particle" : "", "family" : "Pagani", "given" : "Mark", "non-dropping-particle" : "", "parse-names" : false, "suffix" : "" }, { "dropping-particle" : "", "family" : "Woltering", "given" : "Martijn", "non-dropping-particle" : "", "parse-names" : false, "suffix" : "" }, { "dropping-particle" : "", "family" : "Brinkhuis", "given" : "Henk", "non-dropping-particle" : "", "parse-names" : false, "suffix" : "" }, { "dropping-particle" : "", "family" : "Damst\u00e9", "given" : "Jaap S. Sinninghe", "non-dropping-particle" : "", "parse-names" : false, "suffix" : "" }, { "dropping-particle" : "", "family" : "Dickens", "given" : "Gerald R.", "non-dropping-particle" : "", "parse-names" : false, "suffix" : "" }, { "dropping-particle" : "", "family" : "Huber", "given" : "Matthew", "non-dropping-particle" : "", "parse-names" : false, "suffix" : "" }, { "dropping-particle" : "", "family" : "Reichart", "given" : "Gert-Jan", "non-dropping-particle" : "", "parse-names" : false, "suffix" : "" }, { "dropping-particle" : "", "family" : "Stein", "given" : "Ruediger", "non-dropping-particle" : "", "parse-names" : false, "suffix" : "" }, { "dropping-particle" : "", "family" : "Matthiessen", "given" : "Jens", "non-dropping-particle" : "", "parse-names" : false, "suffix" : "" }, { "dropping-particle" : "", "family" : "Lourens", "given" : "Lucas J.", "non-dropping-particle" : "", "parse-names" : false, "suffix" : "" }, { "dropping-particle" : "", "family" : "Pedentchouk", "given" : "Nikolai", "non-dropping-particle" : "", "parse-names" : false, "suffix" : "" }, { "dropping-particle" : "", "family" : "Backman", "given" : "Jan", "non-dropping-particle" : "", "parse-names" : false, "suffix" : "" }, { "dropping-particle" : "", "family" : "Moran", "given" : "Kathryn", "non-dropping-particle" : "", "parse-names" : false, "suffix" : "" } ], "container-title" : "Nature", "id" : "ITEM-1", "issue" : "7093", "issued" : { "date-parts" : [ [ "2006", "6" ] ] }, "page" : "610-613", "title" : "Subtropical Arctic Ocean temperatures during the Palaeocene/Eocene thermal maximum", "translator" : [ { "dropping-particle" : "", "family" : "L4361", "given" : "", "non-dropping-particle" : "", "parse-names" : false, "suffix" : "" } ], "type" : "article-journal", "volume" : "441" }, "uris" : [ "http://www.mendeley.com/documents/?uuid=28c65df5-581f-3b13-a013-6b4adcd90c34" ] } ], "mendeley" : { "formattedCitation" : "(Sluijs et al., 2006)", "plainTextFormattedCitation" : "(Sluijs et al., 2006)", "previouslyFormattedCitation" : "(Sluijs et al., 2006)" }, "properties" : { "noteIndex" : 0 }, "schema" : "https://github.com/citation-style-language/schema/raw/master/csl-citation.json" }</w:instrText>
      </w:r>
      <w:r w:rsidRPr="001E7A27">
        <w:rPr>
          <w:lang w:val="en-GB"/>
        </w:rPr>
        <w:fldChar w:fldCharType="separate"/>
      </w:r>
      <w:del w:id="2823" w:author="Ian Blenkinsop" w:date="2021-07-28T13:52:00Z">
        <w:r w:rsidR="00025FA2" w:rsidRPr="001E7A27" w:rsidDel="00A54D9E">
          <w:rPr>
            <w:rFonts w:cs="Times New Roman"/>
            <w:noProof/>
            <w:color w:val="000000" w:themeColor="text1"/>
            <w:lang w:val="en-GB"/>
          </w:rPr>
          <w:delText>(</w:delText>
        </w:r>
      </w:del>
      <w:r w:rsidR="00025FA2" w:rsidRPr="001E7A27">
        <w:rPr>
          <w:rFonts w:cs="Times New Roman"/>
          <w:noProof/>
          <w:color w:val="000000" w:themeColor="text1"/>
          <w:lang w:val="en-GB"/>
        </w:rPr>
        <w:t>Sluijs et al., 2006)</w:t>
      </w:r>
      <w:r w:rsidRPr="001E7A27">
        <w:rPr>
          <w:lang w:val="en-GB"/>
        </w:rPr>
        <w:fldChar w:fldCharType="end"/>
      </w:r>
      <w:r w:rsidRPr="001E7A27">
        <w:rPr>
          <w:rFonts w:cs="Times New Roman"/>
          <w:color w:val="000000" w:themeColor="text1"/>
          <w:lang w:val="en-GB"/>
        </w:rPr>
        <w:t xml:space="preserve">, due to vertical and lateral expansion of </w:t>
      </w:r>
      <w:del w:id="2824" w:author="Soapbox" w:date="2021-07-20T04:55:00Z">
        <w:r w:rsidRPr="001E7A27" w:rsidDel="00694AF2">
          <w:rPr>
            <w:rFonts w:cs="Times New Roman"/>
            <w:color w:val="000000" w:themeColor="text1"/>
            <w:lang w:val="en-GB"/>
          </w:rPr>
          <w:delText>Oxygen Minimum Zones (</w:delText>
        </w:r>
      </w:del>
      <w:r w:rsidRPr="001E7A27">
        <w:rPr>
          <w:rFonts w:cs="Times New Roman"/>
          <w:color w:val="000000" w:themeColor="text1"/>
          <w:lang w:val="en-GB"/>
        </w:rPr>
        <w:t>OMZs</w:t>
      </w:r>
      <w:del w:id="2825" w:author="Soapbox" w:date="2021-07-20T04:55:00Z">
        <w:r w:rsidRPr="001E7A27" w:rsidDel="00694AF2">
          <w:rPr>
            <w:rFonts w:cs="Times New Roman"/>
            <w:color w:val="000000" w:themeColor="text1"/>
            <w:lang w:val="en-GB"/>
          </w:rPr>
          <w:delText>)</w:delText>
        </w:r>
      </w:del>
      <w:r w:rsidRPr="001E7A27">
        <w:rPr>
          <w:rFonts w:cs="Times New Roman"/>
          <w:color w:val="000000" w:themeColor="text1"/>
          <w:lang w:val="en-GB"/>
        </w:rPr>
        <w:t xml:space="preserve"> </w:t>
      </w:r>
      <w:r w:rsidRPr="001E7A27">
        <w:rPr>
          <w:lang w:val="en-GB"/>
        </w:rPr>
        <w:fldChar w:fldCharType="begin" w:fldLock="1"/>
      </w:r>
      <w:r w:rsidR="00747167" w:rsidRPr="001E7A27">
        <w:rPr>
          <w:lang w:val="en-GB"/>
        </w:rPr>
        <w:instrText>ADDIN CSL_CITATION { "citationItems" : [ { "id" : "ITEM-1", "itemData" : { "DOI" : "10.1002/2014PA002702", "ISBN" : "1944-9186", "ISSN" : "08838305", "abstract" : "Anthropogenic global warming affects marine ecosystems in complex ways, and declining ocean oxygenation is a growing concern. Forecasting the geographical and bathymetric extent, rate, and intensity of future deoxygenation and its effects on oceanic biota, however, remains highly challenging because of the complex feedbacks in the Earth-ocean biota system. Information on past global warming events such as the Paleocene-Eocene Thermal Maximum (PETM, ~55.5 Ma), a potential analog for present and future global warming, may help in such forecasting. Documenting past ocean deoxygenation, however, is hampered by the lack of sensitive proxies for past oceanic oxygen levels throughout the water column. As yet no evidence has been presented for pervasive deoxygenation in the upper water column through expansion of oxygen minimum zones (OMZs). We apply a novel proxy for paleoredox conditions, the iodine to calcium ratio (I/Ca) in bulk coarse fraction sediment and planktonic foraminiferal tests from pelagic sites in different oceans, and compared our reconstruction with modeled oxygen levels. The reconstructed iodate gradients indicate that deoxygenation occurred in the upper water column in the Atlantic, Indian Oceans, and possibly the Pacific Ocean, as well during the PETM, due to vertical and potentially lateral expansion of OMZs.", "author" : [ { "dropping-particle" : "", "family" : "Zhou", "given" : "Xiaoli", "non-dropping-particle" : "", "parse-names" : false, "suffix" : "" }, { "dropping-particle" : "", "family" : "Thomas", "given" : "Ellen", "non-dropping-particle" : "", "parse-names" : false, "suffix" : "" }, { "dropping-particle" : "", "family" : "Rickaby", "given" : "Rosalind E M", "non-dropping-particle" : "", "parse-names" : false, "suffix" : "" }, { "dropping-particle" : "", "family" : "Winguth", "given" : "Arne M E", "non-dropping-particle" : "", "parse-names" : false, "suffix" : "" }, { "dropping-particle" : "", "family" : "Lu", "given" : "Zunli", "non-dropping-particle" : "", "parse-names" : false, "suffix" : "" } ], "container-title" : "Paleoceanography", "id" : "ITEM-1", "issue" : "10", "issued" : { "date-parts" : [ [ "2014", "10" ] ] }, "page" : "964-975", "title" : "I/Ca evidence for upper ocean deoxygenation during the PETM", "translator" : [ { "dropping-particle" : "", "family" : "L4394", "given" : "", "non-dropping-particle" : "", "parse-names" : false, "suffix" : "" } ], "type" : "article-journal", "volume" : "29" }, "uris" : [ "http://www.mendeley.com/documents/?uuid=c81112ad-09af-3949-b46b-57e8aad498dc" ] } ], "mendeley" : { "formattedCitation" : "(Zhou et al., 2014)", "plainTextFormattedCitation" : "(Zhou et al., 2014)", "previouslyFormattedCitation" : "(Zhou et al., 2014)"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(Zhou et al., 2014)</w:t>
      </w:r>
      <w:r w:rsidRPr="001E7A27">
        <w:rPr>
          <w:lang w:val="en-GB"/>
        </w:rPr>
        <w:fldChar w:fldCharType="end"/>
      </w:r>
      <w:r w:rsidRPr="001E7A27">
        <w:rPr>
          <w:rFonts w:cs="Times New Roman"/>
          <w:color w:val="000000" w:themeColor="text1"/>
          <w:lang w:val="en-GB"/>
        </w:rPr>
        <w:t xml:space="preserve"> that resulted from warming and related changes in ocean stratification</w:t>
      </w:r>
      <w:r w:rsidRPr="001E7A27">
        <w:rPr>
          <w:rFonts w:cs="Times New Roman"/>
          <w:i/>
          <w:color w:val="000000" w:themeColor="text1"/>
          <w:lang w:val="en-GB"/>
        </w:rPr>
        <w:t>.</w:t>
      </w:r>
      <w:r w:rsidRPr="001E7A27">
        <w:rPr>
          <w:rFonts w:cs="Times New Roman"/>
          <w:color w:val="000000" w:themeColor="text1"/>
          <w:lang w:val="en-GB"/>
        </w:rPr>
        <w:t xml:space="preserve"> Expansion of OMZs may have stimulated N</w:t>
      </w:r>
      <w:r w:rsidRPr="001E7A27">
        <w:rPr>
          <w:rFonts w:cs="Times New Roman"/>
          <w:color w:val="000000" w:themeColor="text1"/>
          <w:vertAlign w:val="subscript"/>
          <w:lang w:val="en-GB"/>
        </w:rPr>
        <w:t>2</w:t>
      </w:r>
      <w:r w:rsidRPr="001E7A27">
        <w:rPr>
          <w:rFonts w:cs="Times New Roman"/>
          <w:color w:val="000000" w:themeColor="text1"/>
          <w:lang w:val="en-GB"/>
        </w:rPr>
        <w:t xml:space="preserve">O production through water-column (de)nitrification </w:t>
      </w:r>
      <w:r w:rsidRPr="001E7A27">
        <w:rPr>
          <w:lang w:val="en-GB"/>
        </w:rPr>
        <w:fldChar w:fldCharType="begin" w:fldLock="1"/>
      </w:r>
      <w:r w:rsidR="00747167" w:rsidRPr="001E7A27">
        <w:rPr>
          <w:lang w:val="en-GB"/>
        </w:rPr>
        <w:instrText>ADDIN CSL_CITATION { "citationItems" : [ { "id" : "ITEM-1", "itemData" : { "DOI" : "10.1038/s41467-018-05486-w", "ISBN" : "4146701805486", "ISSN" : "2041-1723", "abstract" : "The degree to which ocean deoxygenation will alter the function of marine communities remains unclear but may be best constrained by detailed study of intervals of rapid warming in the geologic past. The Paleocene\u2013Eocene Thermal Maximum (PETM) was an interval of rapid warming that was the result of increasing contents of greenhouse gases in the atmosphere that had wide ranging effects on ecosystems globally. Here, we present stable nitrogen isotope data from the Eastern Peri-Tethys Ocean that record a significant transition in the nitrogen cycle. At the initiation of the PETM, the nitrogen isotopic composition of sediments decreased by ~6\u2030 to as low as \u22123.4\u2030, signaling reorganization of the marine nitrogen cycle. Warming, changes in ocean circulation, and deoxygenation caused a transition to nitrogen cycle to conditions that were most similar to those experienced during Oceanic Anoxic Events of the Mesozoic.", "author" : [ { "dropping-particle" : "", "family" : "Junium", "given" : "Christopher K.", "non-dropping-particle" : "", "parse-names" : false, "suffix" : "" }, { "dropping-particle" : "", "family" : "Dickson", "given" : "Alexander J.", "non-dropping-particle" : "", "parse-names" : false, "suffix" : "" }, { "dropping-particle" : "", "family" : "Uveges", "given" : "Benjamin T.", "non-dropping-particle" : "", "parse-names" : false, "suffix" : "" } ], "container-title" : "Nature Communications", "id" : "ITEM-1", "issue" : "1", "issued" : { "date-parts" : [ [ "2018", "12", "9" ] ] }, "page" : "3186", "title" : "Perturbation to the nitrogen cycle during rapid Early Eocene global warming", "translator" : [ { "dropping-particle" : "", "family" : "L4371", "given" : "", "non-dropping-particle" : "", "parse-names" : false, "suffix" : "" } ], "type" : "article-journal", "volume" : "9" }, "uris" : [ "http://www.mendeley.com/documents/?uuid=9176e058-a4b7-3775-80ff-761119693c12" ] } ], "mendeley" : { "formattedCitation" : "(Junium et al., 2018)", "plainTextFormattedCitation" : "(Junium et al., 2018)", "previouslyFormattedCitation" : "(Junium et al., 2018)"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(Junium et al., 2018)</w:t>
      </w:r>
      <w:r w:rsidRPr="001E7A27">
        <w:rPr>
          <w:lang w:val="en-GB"/>
        </w:rPr>
        <w:fldChar w:fldCharType="end"/>
      </w:r>
      <w:r w:rsidRPr="001E7A27">
        <w:rPr>
          <w:rFonts w:cs="Times New Roman"/>
          <w:color w:val="000000" w:themeColor="text1"/>
          <w:lang w:val="en-GB"/>
        </w:rPr>
        <w:t>. The degree to which N</w:t>
      </w:r>
      <w:r w:rsidRPr="001E7A27">
        <w:rPr>
          <w:rFonts w:cs="Times New Roman"/>
          <w:color w:val="000000" w:themeColor="text1"/>
          <w:vertAlign w:val="subscript"/>
          <w:lang w:val="en-GB"/>
        </w:rPr>
        <w:t>2</w:t>
      </w:r>
      <w:r w:rsidRPr="001E7A27">
        <w:rPr>
          <w:rFonts w:cs="Times New Roman"/>
          <w:color w:val="000000" w:themeColor="text1"/>
          <w:lang w:val="en-GB"/>
        </w:rPr>
        <w:t xml:space="preserve">O production impacted PETM warming, however, has not yet been established. </w:t>
      </w:r>
    </w:p>
    <w:p w14:paraId="1664606A" w14:textId="77777777" w:rsidR="00DA318E" w:rsidRPr="001E7A27" w:rsidRDefault="00DA318E" w:rsidP="005C7F25">
      <w:pPr>
        <w:pStyle w:val="AR6BodyText"/>
        <w:rPr>
          <w:lang w:val="en-GB"/>
        </w:rPr>
      </w:pPr>
    </w:p>
    <w:p w14:paraId="23D389D7" w14:textId="0E3DC595" w:rsidR="00DA318E" w:rsidRPr="001E7A27" w:rsidRDefault="00DA318E" w:rsidP="005C7F25">
      <w:pPr>
        <w:pStyle w:val="AR6BodyText"/>
        <w:rPr>
          <w:lang w:val="en-GB"/>
        </w:rPr>
      </w:pPr>
      <w:r w:rsidRPr="001E7A27">
        <w:rPr>
          <w:rFonts w:cs="Times New Roman"/>
          <w:color w:val="000000" w:themeColor="text1"/>
          <w:lang w:val="en-GB"/>
        </w:rPr>
        <w:t xml:space="preserve">The feedbacks associated with recovery from the PETM are uncertain, yet could include drawdown associated with silicate weathering </w:t>
      </w:r>
      <w:commentRangeStart w:id="2826"/>
      <w:r w:rsidRPr="001E7A27">
        <w:rPr>
          <w:lang w:val="en-GB"/>
        </w:rPr>
        <w:fldChar w:fldCharType="begin" w:fldLock="1"/>
      </w:r>
      <w:r w:rsidR="00747167" w:rsidRPr="001E7A27">
        <w:rPr>
          <w:lang w:val="en-GB"/>
        </w:rPr>
        <w:instrText>ADDIN CSL_CITATION { "citationItems" : [ { "id" : "ITEM-1", "itemData" : { "DOI" : "10.1126/science.1109004", "ISSN" : "0036-8075", "PMID" : "15947184", "abstract" : "The Paleocene-Eocene thermal maximum (PETM) has been attributed to the rapid release of approximately 2000 x 10(9) metric tons of carbon in the form of methane. In theory, oxidation and ocean absorption of this carbon should have lowered deep-sea pH, thereby triggering a rapid (&lt;10,000-year) shoaling of the calcite compensation depth (CCD), followed by gradual recovery. Here we present geochemical data from five new South Atlantic deep-sea sections that constrain the timing and extent of massive sea-floor carbonate dissolution coincident with the PETM. The sections, from between 2.7 and 4.8 kilometers water depth, are marked by a prominent clay layer, the character of which indicates that the CCD shoaled rapidly (&lt;10,000 years) by more than 2 kilometers and recovered gradually (&gt;100,000 years). These findings indicate that a large mass of carbon (&gt;2000 x 10(9) metric tons of carbon) dissolved in the ocean at the Paleocene-Eocene boundary and that permanent sequestration of this carbon occurred through silicate weathering feedback.", "author" : [ { "dropping-particle" : "", "family" : "Zachos", "given" : "James C", "non-dropping-particle" : "", "parse-names" : false, "suffix" : "" } ], "container-title" : "Science", "id" : "ITEM-1", "issue" : "5728", "issued" : { "date-parts" : [ [ "2005", "6", "10" ] ] }, "note" : "10.1126/science.1109004", "page" : "1611-1615", "title" : "Rapid acidification of the ocean during the Paleocene-Eocene Thermal Maximum", "translator" : [ { "dropping-particle" : "", "family" : "L4326", "given" : "", "non-dropping-particle" : "", "parse-names" : false, "suffix" : "" } ], "type" : "article-journal", "volume" : "308" }, "uris" : [ "http://www.mendeley.com/documents/?uuid=15c161e0-76b2-4fba-8988-28c75bc36782" ] } ], "mendeley" : { "formattedCitation" : "(Zachos, 2005)", "manualFormatting" : "(Zachos et al., 2005)", "plainTextFormattedCitation" : "(Zachos, 2005)", "previouslyFormattedCitation" : "(Zachos, 2005)"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(Zachos et al., 2005)</w:t>
      </w:r>
      <w:r w:rsidRPr="001E7A27">
        <w:rPr>
          <w:lang w:val="en-GB"/>
        </w:rPr>
        <w:fldChar w:fldCharType="end"/>
      </w:r>
      <w:commentRangeEnd w:id="2826"/>
      <w:r w:rsidR="00025FA2" w:rsidRPr="001E7A27">
        <w:rPr>
          <w:rStyle w:val="CommentReference"/>
          <w:lang w:val="en-GB"/>
        </w:rPr>
        <w:commentReference w:id="2826"/>
      </w:r>
      <w:r w:rsidRPr="001E7A27">
        <w:rPr>
          <w:rFonts w:cs="Times New Roman"/>
          <w:color w:val="000000" w:themeColor="text1"/>
          <w:lang w:val="en-GB"/>
        </w:rPr>
        <w:t xml:space="preserve"> and regrowth of terrestrial and marine organic carbon stocks </w:t>
      </w:r>
      <w:r w:rsidRPr="001E7A27">
        <w:rPr>
          <w:lang w:val="en-GB"/>
        </w:rPr>
        <w:fldChar w:fldCharType="begin" w:fldLock="1"/>
      </w:r>
      <w:r w:rsidR="00747167" w:rsidRPr="001E7A27">
        <w:rPr>
          <w:lang w:val="en-GB"/>
        </w:rPr>
        <w:instrText>ADDIN CSL_CITATION { "citationItems" : [ { "id" : "ITEM-1", "itemData" : { "DOI" : "10.1038/ngeo1014", "ISBN" : "1752-0894", "ISSN" : "1752-0894", "abstract" : "The Paleocene-Eocene Thermal Maximum (PETM), an approximately 170,000 year long period of global warming about 56 million years ago, has been attributed to the release of thousands of petagrams of reduced carbon into the ocean, atmosphere and biosphere. However, the fate of this excess carbon at the end of the event is poorly constrained:drawdown of atmospheric carbon dioxide has been attributed to an increase in the weathering of silicates or to increased rates of organic carbon burial. Here we develop constraints on the rate of carbon drawdown baesd on rates of carbon isotope change in well-dated marine and terrestrial sediments spanning the event. We find that the rate of recovery is an order of magnitude more rapid than the expected for carbon drawdown by silicate weathering alone. Unless existing estimates of carbon stocks and cycling during this time are widely inaccurate, our results imply that more than 2,000 Pg of carbon were sequestered as organic carbon over 30,000-40,000 years at the end of the PETM. We suggest that the accelerated sequestration of organic carbon could reflect the regrowth of carbon stocks in the biosphere or shallow lithosphere that were released at the onset of the event.", "author" : [ { "dropping-particle" : "", "family" : "Bowen", "given" : "Gabriel J.", "non-dropping-particle" : "", "parse-names" : false, "suffix" : "" }, { "dropping-particle" : "", "family" : "Zachos", "given" : "James C.", "non-dropping-particle" : "", "parse-names" : false, "suffix" : "" } ], "container-title" : "Nature Geoscience", "id" : "ITEM-1", "issue" : "12", "issued" : { "date-parts" : [ [ "2010", "12", "21" ] ] }, "page" : "866-869", "title" : "Rapid carbon sequestration at the termination of the Palaeocene\u2013Eocene Thermal Maximum", "translator" : [ { "dropping-particle" : "", "family" : "L4370", "given" : "", "non-dropping-particle" : "", "parse-names" : false, "suffix" : "" } ], "type" : "article-journal", "volume" : "3" }, "uris" : [ "http://www.mendeley.com/documents/?uuid=7a25dcb9-4ef9-33dd-970b-be8286a86b19" ] }, { "id" : "ITEM-2",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"mendeley" : { "formattedCitation" : "(Bowen and Zachos, 2010; Gutjahr et al., 2017)", "plainTextFormattedCitation" : "(Bowen and Zachos, 2010; Gutjahr et al., 2017)", "previouslyFormattedCitation" : "(Bowen and Zachos, 2010; Gutjahr et al., 2017)"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(Bowen and Zachos, 2010; Gutjahr et al., 2017)</w:t>
      </w:r>
      <w:r w:rsidRPr="001E7A27">
        <w:rPr>
          <w:lang w:val="en-GB"/>
        </w:rPr>
        <w:fldChar w:fldCharType="end"/>
      </w:r>
      <w:r w:rsidRPr="001E7A27">
        <w:rPr>
          <w:lang w:val="en-GB"/>
        </w:rPr>
        <w:t>.</w:t>
      </w:r>
    </w:p>
    <w:p w14:paraId="055BD3F4" w14:textId="77777777" w:rsidR="00DA318E" w:rsidRPr="001E7A27" w:rsidRDefault="00DA318E" w:rsidP="005C7F25">
      <w:pPr>
        <w:pStyle w:val="AR6BodyText"/>
        <w:rPr>
          <w:lang w:val="en-GB"/>
        </w:rPr>
      </w:pPr>
    </w:p>
    <w:p w14:paraId="1F99503C" w14:textId="77777777" w:rsidR="002F5491" w:rsidRPr="001E7A27" w:rsidRDefault="002F5491" w:rsidP="005C7F25">
      <w:pPr>
        <w:pStyle w:val="AR6BodyText"/>
        <w:rPr>
          <w:lang w:val="en-GB"/>
        </w:rPr>
      </w:pPr>
    </w:p>
    <w:p w14:paraId="2EDED8C3" w14:textId="1DA30284" w:rsidR="00DA318E" w:rsidRPr="001E7A27" w:rsidRDefault="00DA318E" w:rsidP="0098460A">
      <w:pPr>
        <w:pStyle w:val="AR6Chap5Level35111"/>
        <w:rPr>
          <w:lang w:val="en-GB"/>
        </w:rPr>
      </w:pPr>
      <w:bookmarkStart w:id="2827" w:name="_Toc5716932"/>
      <w:bookmarkStart w:id="2828" w:name="_Toc70535677"/>
      <w:r w:rsidRPr="001E7A27">
        <w:rPr>
          <w:lang w:val="en-GB"/>
        </w:rPr>
        <w:t xml:space="preserve">Last </w:t>
      </w:r>
      <w:r w:rsidR="003760AB" w:rsidRPr="001E7A27">
        <w:rPr>
          <w:lang w:val="en-GB"/>
        </w:rPr>
        <w:t>D</w:t>
      </w:r>
      <w:r w:rsidRPr="001E7A27">
        <w:rPr>
          <w:lang w:val="en-GB"/>
        </w:rPr>
        <w:t xml:space="preserve">eglacial </w:t>
      </w:r>
      <w:r w:rsidR="003760AB" w:rsidRPr="001E7A27">
        <w:rPr>
          <w:lang w:val="en-GB"/>
        </w:rPr>
        <w:t>T</w:t>
      </w:r>
      <w:r w:rsidRPr="001E7A27">
        <w:rPr>
          <w:lang w:val="en-GB"/>
        </w:rPr>
        <w:t>ransition</w:t>
      </w:r>
      <w:bookmarkEnd w:id="2827"/>
      <w:bookmarkEnd w:id="2828"/>
    </w:p>
    <w:p w14:paraId="362E6F42" w14:textId="77777777" w:rsidR="00DA318E" w:rsidRPr="001E7A27" w:rsidRDefault="00DA318E" w:rsidP="005C7F25">
      <w:pPr>
        <w:pStyle w:val="AR6BodyText"/>
        <w:rPr>
          <w:lang w:val="en-GB" w:eastAsia="en-US"/>
        </w:rPr>
      </w:pPr>
    </w:p>
    <w:p w14:paraId="2E6EF638" w14:textId="454B9280" w:rsidR="00DA318E" w:rsidRPr="001E7A27" w:rsidRDefault="00DA318E" w:rsidP="005C7F25">
      <w:pPr>
        <w:pStyle w:val="AR6BodyText"/>
        <w:rPr>
          <w:rFonts w:cs="Times New Roman"/>
          <w:color w:val="000000" w:themeColor="text1"/>
          <w:lang w:val="en-GB"/>
        </w:rPr>
      </w:pPr>
      <w:r w:rsidRPr="001E7A27">
        <w:rPr>
          <w:rFonts w:cs="Times New Roman"/>
          <w:color w:val="000000" w:themeColor="text1"/>
          <w:lang w:val="en-GB"/>
        </w:rPr>
        <w:t xml:space="preserve">The Last </w:t>
      </w:r>
      <w:ins w:id="2829" w:author="Soapbox" w:date="2021-07-20T05:32:00Z">
        <w:r w:rsidR="00937E2B" w:rsidRPr="001E7A27">
          <w:rPr>
            <w:rFonts w:cs="Times New Roman"/>
            <w:color w:val="000000" w:themeColor="text1"/>
            <w:lang w:val="en-GB"/>
          </w:rPr>
          <w:t>D</w:t>
        </w:r>
      </w:ins>
      <w:del w:id="2830" w:author="Soapbox" w:date="2021-07-20T05:32:00Z">
        <w:r w:rsidR="003760AB" w:rsidRPr="001E7A27" w:rsidDel="00937E2B">
          <w:rPr>
            <w:rFonts w:cs="Times New Roman"/>
            <w:color w:val="000000" w:themeColor="text1"/>
            <w:lang w:val="en-GB"/>
          </w:rPr>
          <w:delText>d</w:delText>
        </w:r>
      </w:del>
      <w:r w:rsidRPr="001E7A27">
        <w:rPr>
          <w:rFonts w:cs="Times New Roman"/>
          <w:color w:val="000000" w:themeColor="text1"/>
          <w:lang w:val="en-GB"/>
        </w:rPr>
        <w:t xml:space="preserve">eglacial </w:t>
      </w:r>
      <w:ins w:id="2831" w:author="Soapbox" w:date="2021-07-20T05:32:00Z">
        <w:r w:rsidR="00937E2B" w:rsidRPr="001E7A27">
          <w:rPr>
            <w:rFonts w:cs="Times New Roman"/>
            <w:color w:val="000000" w:themeColor="text1"/>
            <w:lang w:val="en-GB"/>
          </w:rPr>
          <w:t>T</w:t>
        </w:r>
      </w:ins>
      <w:del w:id="2832" w:author="Soapbox" w:date="2021-07-20T05:32:00Z">
        <w:r w:rsidRPr="001E7A27" w:rsidDel="00937E2B">
          <w:rPr>
            <w:rFonts w:cs="Times New Roman"/>
            <w:color w:val="000000" w:themeColor="text1"/>
            <w:lang w:val="en-GB"/>
          </w:rPr>
          <w:delText>t</w:delText>
        </w:r>
      </w:del>
      <w:r w:rsidRPr="001E7A27">
        <w:rPr>
          <w:rFonts w:cs="Times New Roman"/>
          <w:color w:val="000000" w:themeColor="text1"/>
          <w:lang w:val="en-GB"/>
        </w:rPr>
        <w:t>ransition (LDT) is the best documented climatic transition in the past associated with a substantial atmospheric CO</w:t>
      </w:r>
      <w:r w:rsidRPr="001E7A27">
        <w:rPr>
          <w:rFonts w:cs="Times New Roman"/>
          <w:color w:val="000000" w:themeColor="text1"/>
          <w:vertAlign w:val="subscript"/>
          <w:lang w:val="en-GB"/>
        </w:rPr>
        <w:t>2</w:t>
      </w:r>
      <w:r w:rsidRPr="001E7A27">
        <w:rPr>
          <w:rFonts w:cs="Times New Roman"/>
          <w:color w:val="000000" w:themeColor="text1"/>
          <w:lang w:val="en-GB"/>
        </w:rPr>
        <w:t xml:space="preserve"> rise ranging from 190 to 265 ppm between 18</w:t>
      </w:r>
      <w:r w:rsidRPr="001E7A27">
        <w:rPr>
          <w:lang w:val="en-GB" w:eastAsia="en-US"/>
        </w:rPr>
        <w:t>–</w:t>
      </w:r>
      <w:r w:rsidRPr="001E7A27">
        <w:rPr>
          <w:rFonts w:cs="Times New Roman"/>
          <w:color w:val="000000" w:themeColor="text1"/>
          <w:lang w:val="en-GB"/>
        </w:rPr>
        <w:t xml:space="preserve">11 ka </w:t>
      </w:r>
      <w:r w:rsidRPr="001E7A27">
        <w:rPr>
          <w:lang w:val="en-GB"/>
        </w:rPr>
        <w:fldChar w:fldCharType="begin" w:fldLock="1"/>
      </w:r>
      <w:r w:rsidR="00747167" w:rsidRPr="001E7A27">
        <w:rPr>
          <w:lang w:val="en-GB"/>
        </w:rPr>
        <w:instrText>ADDIN CSL_CITATION { "citationItems" : [ { "id" : "ITEM-1", "itemData" : { "DOI" : "10.1038/nature13799", "ISBN" : "0028-0836", "ISSN" : "0028-0836", "PMID" : "25355363", "abstract" : "Global climate and the concentration of atmospheric carbon dioxide (CO2) are correlated over recent glacial cycles. The combination of processes responsible for a rise in atmospheric CO2 at the last glacial termination (23,000 to 9,000 years ago), however, remains uncertain. Establishing the timing and rate of CO2 changes in the past provides critical insight into the mechanisms that influence the carbon cycle and helps put present and future anthropogenic emissions in context. Here we present CO2 and methane (CH4) records of the last deglaciation from a new high-accumulation West Antarctic ice core with unprecedented temporal resolution and precise chronology. We show that although low-frequency CO2 variations parallel changes in Antarctic temperature, abrupt CO2 changes occur that have a clear relationship with abrupt climate changes in the Northern Hemisphere. A significant proportion of the direct radiative forcing associated with the rise in atmospheric CO2 occurred in three sudden steps, each of 10 to 15 parts per million. Every step took place in less than two centuries and was followed by no notable change in atmospheric CO2 for about 1,000 to 1,500 years. Slow, millennial-scale ventilation of Southern Ocean CO2-rich, deep-ocean water masses is thought to have been fundamental to the rise in atmospheric CO2 associated with the glacial termination, given the strong covariance of CO2 levels and Antarctic temperatures. Our data establish a contribution from an abrupt, centennial-scale mode of CO2 variability that is not directly related to Antarctic temperature. We suggest that processes operating on centennial timescales, probably involving the Atlantic meridional overturning circulation, seem to be influencing global carbon-cycle dynamics and are at present not widely considered in Earth system models.",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 C.", "non-dropping-particle" : "", "parse-names" : false, "suffix" : "" }, { "dropping-particle" : "", "family" : "Brook", "given" : "Edward J.", "non-dropping-particle" : "", "parse-names" : false, "suffix" : "" } ], "container-title" : "Nature", "id" : "ITEM-1", "issue" : "7524", "issued" : { "date-parts" : [ [ "2014", "10", "30" ] ] }, "page" : "616-619", "title" : "Centennial-scale changes in the global carbon cycle during the last deglaciation", "translator" : [ { "dropping-particle" : "", "family" : "L4393", "given" : "", "non-dropping-particle" : "", "parse-names" : false, "suffix" : "" } ], "type" : "article-journal", "volume" : "514" }, "uris" : [ "http://www.mendeley.com/documents/?uuid=407c6807-3780-3544-a42c-0cc59556154e" ] } ], "mendeley" : { "formattedCitation" : "(Marcott et al., 2014)", "plainTextFormattedCitation" : "(Marcott et al., 2014)", "previouslyFormattedCitation" : "(Marcott et al., 2014)"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(Marcott et al., 2014)</w:t>
      </w:r>
      <w:r w:rsidRPr="001E7A27">
        <w:rPr>
          <w:lang w:val="en-GB"/>
        </w:rPr>
        <w:fldChar w:fldCharType="end"/>
      </w:r>
      <w:r w:rsidRPr="001E7A27">
        <w:rPr>
          <w:rFonts w:cs="Times New Roman"/>
          <w:color w:val="000000" w:themeColor="text1"/>
          <w:lang w:val="en-GB"/>
        </w:rPr>
        <w:t>. The amplitude of the deglacial CO</w:t>
      </w:r>
      <w:r w:rsidRPr="001E7A27">
        <w:rPr>
          <w:rFonts w:cs="Times New Roman"/>
          <w:color w:val="000000" w:themeColor="text1"/>
          <w:vertAlign w:val="subscript"/>
          <w:lang w:val="en-GB"/>
        </w:rPr>
        <w:t>2</w:t>
      </w:r>
      <w:r w:rsidRPr="001E7A27">
        <w:rPr>
          <w:rFonts w:cs="Times New Roman"/>
          <w:color w:val="000000" w:themeColor="text1"/>
          <w:lang w:val="en-GB"/>
        </w:rPr>
        <w:t xml:space="preserve"> rise is thus on </w:t>
      </w:r>
      <w:ins w:id="2833" w:author="Soapbox" w:date="2021-07-20T05:29:00Z">
        <w:r w:rsidR="00594B9F" w:rsidRPr="001E7A27">
          <w:rPr>
            <w:rFonts w:cs="Times New Roman"/>
            <w:color w:val="000000" w:themeColor="text1"/>
            <w:lang w:val="en-GB"/>
          </w:rPr>
          <w:t>the same</w:t>
        </w:r>
      </w:ins>
      <w:del w:id="2834" w:author="Soapbox" w:date="2021-07-20T05:29:00Z">
        <w:r w:rsidRPr="001E7A27" w:rsidDel="00594B9F">
          <w:rPr>
            <w:rFonts w:cs="Times New Roman"/>
            <w:color w:val="000000" w:themeColor="text1"/>
            <w:lang w:val="en-GB"/>
          </w:rPr>
          <w:delText>the</w:delText>
        </w:r>
      </w:del>
      <w:r w:rsidRPr="001E7A27">
        <w:rPr>
          <w:rFonts w:cs="Times New Roman"/>
          <w:color w:val="000000" w:themeColor="text1"/>
          <w:lang w:val="en-GB"/>
        </w:rPr>
        <w:t xml:space="preserve"> order of magnitude </w:t>
      </w:r>
      <w:del w:id="2835" w:author="Soapbox" w:date="2021-07-20T05:29:00Z">
        <w:r w:rsidRPr="001E7A27" w:rsidDel="00594B9F">
          <w:rPr>
            <w:rFonts w:cs="Times New Roman"/>
            <w:color w:val="000000" w:themeColor="text1"/>
            <w:lang w:val="en-GB"/>
          </w:rPr>
          <w:delText xml:space="preserve">of </w:delText>
        </w:r>
      </w:del>
      <w:ins w:id="2836" w:author="Soapbox" w:date="2021-07-20T05:29:00Z">
        <w:r w:rsidR="00594B9F" w:rsidRPr="001E7A27">
          <w:rPr>
            <w:rFonts w:cs="Times New Roman"/>
            <w:color w:val="000000" w:themeColor="text1"/>
            <w:lang w:val="en-GB"/>
          </w:rPr>
          <w:t xml:space="preserve">as </w:t>
        </w:r>
      </w:ins>
      <w:r w:rsidRPr="001E7A27">
        <w:rPr>
          <w:rFonts w:cs="Times New Roman"/>
          <w:color w:val="000000" w:themeColor="text1"/>
          <w:lang w:val="en-GB"/>
        </w:rPr>
        <w:t xml:space="preserve">the increase </w:t>
      </w:r>
      <w:del w:id="2837" w:author="Soapbox" w:date="2021-07-20T05:29:00Z">
        <w:r w:rsidRPr="001E7A27" w:rsidDel="00594B9F">
          <w:rPr>
            <w:rFonts w:cs="Times New Roman"/>
            <w:color w:val="000000" w:themeColor="text1"/>
            <w:lang w:val="en-GB"/>
          </w:rPr>
          <w:delText xml:space="preserve">undergone </w:delText>
        </w:r>
      </w:del>
      <w:r w:rsidRPr="001E7A27">
        <w:rPr>
          <w:rFonts w:cs="Times New Roman"/>
          <w:color w:val="000000" w:themeColor="text1"/>
          <w:lang w:val="en-GB"/>
        </w:rPr>
        <w:t xml:space="preserve">since the </w:t>
      </w:r>
      <w:ins w:id="2838" w:author="Soapbox" w:date="2021-07-20T04:37:00Z">
        <w:r w:rsidR="00B7063D" w:rsidRPr="001E7A27">
          <w:rPr>
            <w:rFonts w:cs="Times New Roman"/>
            <w:color w:val="000000" w:themeColor="text1"/>
            <w:lang w:val="en-GB"/>
          </w:rPr>
          <w:t>I</w:t>
        </w:r>
      </w:ins>
      <w:del w:id="2839" w:author="Soapbox" w:date="2021-07-20T04:37:00Z">
        <w:r w:rsidR="008E33EB" w:rsidRPr="001E7A27" w:rsidDel="00B7063D">
          <w:rPr>
            <w:rFonts w:cs="Times New Roman"/>
            <w:color w:val="000000" w:themeColor="text1"/>
            <w:lang w:val="en-GB"/>
          </w:rPr>
          <w:delText>i</w:delText>
        </w:r>
      </w:del>
      <w:r w:rsidRPr="001E7A27">
        <w:rPr>
          <w:rFonts w:cs="Times New Roman"/>
          <w:color w:val="000000" w:themeColor="text1"/>
          <w:lang w:val="en-GB"/>
        </w:rPr>
        <w:t xml:space="preserve">ndustrial </w:t>
      </w:r>
      <w:ins w:id="2840" w:author="Soapbox" w:date="2021-07-20T04:37:00Z">
        <w:r w:rsidR="00B7063D" w:rsidRPr="001E7A27">
          <w:rPr>
            <w:rFonts w:cs="Times New Roman"/>
            <w:color w:val="000000" w:themeColor="text1"/>
            <w:lang w:val="en-GB"/>
          </w:rPr>
          <w:t>R</w:t>
        </w:r>
      </w:ins>
      <w:del w:id="2841" w:author="Soapbox" w:date="2021-07-20T04:37:00Z">
        <w:r w:rsidR="008E33EB" w:rsidRPr="001E7A27" w:rsidDel="00B7063D">
          <w:rPr>
            <w:rFonts w:cs="Times New Roman"/>
            <w:color w:val="000000" w:themeColor="text1"/>
            <w:lang w:val="en-GB"/>
          </w:rPr>
          <w:delText>r</w:delText>
        </w:r>
      </w:del>
      <w:r w:rsidRPr="001E7A27">
        <w:rPr>
          <w:rFonts w:cs="Times New Roman"/>
          <w:color w:val="000000" w:themeColor="text1"/>
          <w:lang w:val="en-GB"/>
        </w:rPr>
        <w:t xml:space="preserve">evolution. </w:t>
      </w:r>
    </w:p>
    <w:p w14:paraId="71E88181" w14:textId="77777777" w:rsidR="00DA318E" w:rsidRPr="001E7A27" w:rsidRDefault="00DA318E" w:rsidP="005C7F25">
      <w:pPr>
        <w:pStyle w:val="AR6BodyText"/>
        <w:rPr>
          <w:lang w:val="en-GB"/>
        </w:rPr>
      </w:pPr>
    </w:p>
    <w:p w14:paraId="7FBD36C8" w14:textId="5F930D03" w:rsidR="00DA318E" w:rsidRPr="001E7A27" w:rsidRDefault="00DA318E" w:rsidP="005C7F25">
      <w:pPr>
        <w:pStyle w:val="AR6BodyText"/>
        <w:rPr>
          <w:lang w:val="en-GB"/>
        </w:rPr>
      </w:pPr>
      <w:r w:rsidRPr="001E7A27">
        <w:rPr>
          <w:rFonts w:cs="Times New Roman"/>
          <w:color w:val="000000" w:themeColor="text1"/>
          <w:lang w:val="en-GB"/>
        </w:rPr>
        <w:t>Boron isotope (</w:t>
      </w:r>
      <w:r w:rsidRPr="001E7A27">
        <w:rPr>
          <w:rFonts w:ascii="Symbol" w:hAnsi="Symbol" w:cs="Times New Roman"/>
          <w:color w:val="000000" w:themeColor="text1"/>
          <w:lang w:val="en-GB"/>
        </w:rPr>
        <w:t></w:t>
      </w:r>
      <w:r w:rsidRPr="001E7A27">
        <w:rPr>
          <w:rFonts w:cs="Times New Roman"/>
          <w:color w:val="000000" w:themeColor="text1"/>
          <w:vertAlign w:val="superscript"/>
          <w:lang w:val="en-GB"/>
        </w:rPr>
        <w:t>11</w:t>
      </w:r>
      <w:r w:rsidRPr="001E7A27">
        <w:rPr>
          <w:rFonts w:cs="Times New Roman"/>
          <w:color w:val="000000" w:themeColor="text1"/>
          <w:lang w:val="en-GB"/>
        </w:rPr>
        <w:t>B) data suggest a 0.15</w:t>
      </w:r>
      <w:r w:rsidRPr="001E7A27">
        <w:rPr>
          <w:lang w:val="en-GB" w:eastAsia="en-US"/>
        </w:rPr>
        <w:t>–</w:t>
      </w:r>
      <w:r w:rsidRPr="001E7A27">
        <w:rPr>
          <w:rFonts w:cs="Times New Roman"/>
          <w:color w:val="000000" w:themeColor="text1"/>
          <w:lang w:val="en-GB"/>
        </w:rPr>
        <w:t>0.05 unit decrease in sea</w:t>
      </w:r>
      <w:del w:id="2842" w:author="Ian Blenkinsop" w:date="2021-07-28T13:54:00Z">
        <w:r w:rsidRPr="001E7A27" w:rsidDel="00A54D9E">
          <w:rPr>
            <w:rFonts w:cs="Times New Roman"/>
            <w:color w:val="000000" w:themeColor="text1"/>
            <w:lang w:val="en-GB"/>
          </w:rPr>
          <w:delText>-</w:delText>
        </w:r>
      </w:del>
      <w:ins w:id="2843" w:author="Ian Blenkinsop" w:date="2021-07-28T13:54:00Z">
        <w:r w:rsidR="00A54D9E" w:rsidRPr="001E7A27">
          <w:rPr>
            <w:rFonts w:cs="Times New Roman"/>
            <w:color w:val="000000" w:themeColor="text1"/>
            <w:lang w:val="en-GB"/>
          </w:rPr>
          <w:t xml:space="preserve"> </w:t>
        </w:r>
      </w:ins>
      <w:r w:rsidRPr="001E7A27">
        <w:rPr>
          <w:rFonts w:cs="Times New Roman"/>
          <w:color w:val="000000" w:themeColor="text1"/>
          <w:lang w:val="en-GB"/>
        </w:rPr>
        <w:t>surface pH</w:t>
      </w:r>
      <w:bookmarkStart w:id="2844" w:name="_Hlk74842705"/>
      <w:r w:rsidRPr="001E7A27">
        <w:rPr>
          <w:rFonts w:cs="Times New Roman"/>
          <w:color w:val="000000" w:themeColor="text1"/>
          <w:lang w:val="en-GB"/>
        </w:rPr>
        <w:t xml:space="preserve"> </w:t>
      </w:r>
      <w:commentRangeStart w:id="2845"/>
      <w:commentRangeStart w:id="2846"/>
      <w:r w:rsidRPr="001E7A27">
        <w:rPr>
          <w:lang w:val="en-GB"/>
        </w:rPr>
        <w:fldChar w:fldCharType="begin" w:fldLock="1"/>
      </w:r>
      <w:r w:rsidR="00747167" w:rsidRPr="001E7A27">
        <w:rPr>
          <w:lang w:val="en-GB"/>
        </w:rPr>
        <w:instrText>ADDIN CSL_CITATION { "citationItems" : [ { "id" : "ITEM-1", "itemData" : { "DOI" : "10.1016/j.epsl.2005.04.027", "ISSN" : "0012821X", "abstract" : "Knowledge of past atmospheric pCO 2 is important for evaluating the role of greenhouse gases in climate forcing. Ice core records show the tight correlation between climate change and pCO 2 , but records are limited to the past ~900 kyr. We present surface ocean pH and PCO 2 data, reconstructed from boron isotopes in planktonic foraminifera over two full glacial cycles (0-140 and 300-420 kyr). The data co-vary strongly with the Vostok pCO 2-record and demonstrate that the coupling between surface ocean chemistry and the atmosphere is recorded in marine archives, allowing for quantitative estimation of atmospheric pCO 2 beyond the reach of ice cores.", "author" : [ { "dropping-particle" : "", "family" : "H\u00f6nisch", "given" : "B\u00e4rbel", "non-dropping-particle" : "", "parse-names" : false, "suffix" : "" }, { "dropping-particle" : "", "family" : "Hemming", "given" : "N. Gary", "non-dropping-particle" : "", "parse-names" : false, "suffix" : "" } ], "container-title" : "Earth and Planetary Science Letters", "id" : "ITEM-1", "issue" : "1-2", "issued" : { "date-parts" : [ [ "2005", "7" ] ] }, "page" : "305-314", "title" : "Surface ocean pH response to variations in pCO2 through two full glacial cycles", "translator" : [ { "dropping-particle" : "", "family" : "L4368", "given" : "", "non-dropping-particle" : "", "parse-names" : false, "suffix" : "" } ], "type" : "article-journal", "volume" : "236" }, "uris" : [ "http://www.mendeley.com/documents/?uuid=95f8dfca-16ab-3e4e-be4e-d9e289807d86" ] }, { "id" : "ITEM-2", "itemData" : { "DOI" : "10.1038/nature14155", "ISSN" : "0028-0836", "abstract" : "Atmospheric CO2 fluctuations over glacial\u2013interglacial cycles remain a major challenge to our understanding of the carbon cycle and the climate system. Leading hypotheses put forward to explain glacial\u2013 interglacial atmospheric CO2 variations invoke changes in deep-ocean carbon storage, probably modulated by processes in the Southern Ocean, where much of the deep ocean is ventilated. A central aspect of such models is that, during deglaciations, an isolated glacial deep ocean carbon reservoir is reconnected with the atmosphere, driving the atmospheric CO2 rise observed in ice-core records. However, direct documentation of changes in surface ocean carbon contentand the associated transfer of carbon to the atmosphere during deglaciations has been hindered by the lack of proxy reconstructions that unambiguously reflect the oceanic carbonate system. Radiocarbon activity tracks changes in ocean ventilation, but not in ocean carbon content, whereas proxies that record increased deglacial upwelling do not constrain the proportion of upwelled carbon that is degassed relative to that which is taken up by the biological pump. Here we apply the boron isotope pH proxy in planktic foraminifera to two sediment cores from the sub-Antarctic, Atlantic and the eastern equatorial Pacific as a more direct tracer of oceanic CO2 outgassing. We show that surface waters at both locations, which partly derive from deep water upwelled in the Southern Ocean, became a significant source of carbon to the atmosphere during the last deglaciation, when the concentration of atmospheric CO2 was increasing. This oceanic CO2 outgassing supports the view that the ventilation of a deep-ocean carbon reservoir in the Southern Ocean had a key role in the deglacial CO2 rise, although our results allow for the possibility that processes operating in other regions may also have been important for the glacial\u2013interglacial ocean\u2013atmosphere exchange of carbon.", "author" : [ { "dropping-particle" : "", "family" : "Mart\u00ednez-Bot\u00ed", "given" : "M. A.", "non-dropping-particle" : "", "parse-names" : false, "suffix" : "" }, { "dropping-particle" : "", "family" : "Marino", "given" : "G.", "non-dropping-particle" : "", "parse-names" : false, "suffix" : "" }, { "dropping-particle" : "", "family" : "Foster", "given" : "G. L.", "non-dropping-particle" : "", "parse-names" : false, "suffix" : "" }, { "dropping-particle" : "", "family" : "Ziveri", "given" : "P.", "non-dropping-particle" : "", "parse-names" : false, "suffix" : "" }, { "dropping-particle" : "", "family" : "Henehan", "given" : "M. J.", "non-dropping-particle" : "", "parse-names" : false, "suffix" : "" }, { "dropping-particle" : "", "family" : "Rae", "given" : "J. W. B.", "non-dropping-particle" : "", "parse-names" : false, "suffix" : "" }, { "dropping-particle" : "", "family" : "Mortyn", "given" : "P. G.", "non-dropping-particle" : "", "parse-names" : false, "suffix" : "" }, { "dropping-particle" : "", "family" : "Vance", "given" : "D.", "non-dropping-particle" : "", "parse-names" : false, "suffix" : "" } ], "container-title" : "Nature", "id" : "ITEM-2", "issue" : "7538", "issued" : { "date-parts" : [ [ "2015", "2", "11" ] ] }, "page" : "219-222", "title" : "Boron isotope evidence for oceanic carbon dioxide leakage during the last deglaciation", "translator" : [ { "dropping-particle" : "", "family" : "L7223", "given" : "", "non-dropping-particle" : "", "parse-names" : false, "suffix" : "" } ], "type" : "article-journal", "volume" : "518" }, "uris" : [ "http://www.mendeley.com/documents/?uuid=c6427728-9a63-4dff-91fe-5cdfdee0d76f" ] } ], "mendeley" : { "formattedCitation" : "(H\u00f6nisch and Hemming, 2005; Mart\u00ednez-Bot\u00ed et al., 2015b)", "manualFormatting" : "(H\u00f6nisch and Hemming, 2005; Henehan et al., 2013)", "plainTextFormattedCitation" : "(H\u00f6nisch and Hemming, 2005; Mart\u00ednez-Bot\u00ed et al., 2015b)", "previouslyFormattedCitation" : "(H\u00f6nisch and Hemming, 2005; Mart\u00ednez-Bot\u00ed et al., 2015b)"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(Hönisch and Hemming, 2005; Henehan et al., 2013)</w:t>
      </w:r>
      <w:r w:rsidRPr="001E7A27">
        <w:rPr>
          <w:lang w:val="en-GB"/>
        </w:rPr>
        <w:fldChar w:fldCharType="end"/>
      </w:r>
      <w:commentRangeEnd w:id="2845"/>
      <w:r w:rsidR="00025FA2" w:rsidRPr="001E7A27">
        <w:rPr>
          <w:rStyle w:val="CommentReference"/>
          <w:lang w:val="en-GB"/>
        </w:rPr>
        <w:commentReference w:id="2845"/>
      </w:r>
      <w:r w:rsidRPr="001E7A27">
        <w:rPr>
          <w:rFonts w:cs="Times New Roman"/>
          <w:color w:val="000000" w:themeColor="text1"/>
          <w:lang w:val="en-GB"/>
        </w:rPr>
        <w:t xml:space="preserve"> </w:t>
      </w:r>
      <w:commentRangeEnd w:id="2846"/>
      <w:r w:rsidR="00B67008" w:rsidRPr="001E7A27">
        <w:rPr>
          <w:rStyle w:val="CommentReference"/>
          <w:lang w:val="en-GB"/>
        </w:rPr>
        <w:commentReference w:id="2846"/>
      </w:r>
      <w:bookmarkEnd w:id="2844"/>
      <w:r w:rsidRPr="001E7A27">
        <w:rPr>
          <w:rFonts w:cs="Times New Roman"/>
          <w:color w:val="000000" w:themeColor="text1"/>
          <w:lang w:val="en-GB"/>
        </w:rPr>
        <w:t xml:space="preserve">across the LDT, an average rate of decline of about 0.002 units per century compared with the current rate of more than 0.1 units per century </w:t>
      </w:r>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"10.5194/bg-10-6225-2013", "ISSN" : "1726-4189", "abstract" : "Abstract. Ocean ecosystems are increasingly stressed by human-induced changes of their physical, chemical and biological environment. Among these changes, warming, acidification, deoxygenation and changes in primary productivity by marine phytoplankton can be considered as four of the major stressors of open ocean ecosystems. Due to rising atmospheric CO2 in the coming decades, these changes will be amplified. Here, we use the most recent simulations performed in the framework of the Coupled Model Intercomparison Project 5 to assess how these stressors may evolve over the course of the 21st century. The 10 Earth system models used here project similar trends in ocean warming, acidification, deoxygenation and reduced primary productivity for each of the IPCC's representative concentration pathways (RCPs) over the 21st century. For the \"business-as-usual\" scenario RCP8.5, the model-mean changes in the 2090s (compared to the 1990s) for sea surface temperature, sea surface pH, global O2 content and integrated primary productivity amount to &amp;plus;2.73 (\u00b10.72) \u00b0C, \u22120.33 (\u00b10.003) pH unit, \u22123.45 (\u00b10.44)% and \u22128.6 (\u00b17.9)%, respectively. For the high mitigation scenario RCP2.6, corresponding changes are +0.71 (\u00b10.45) \u00b0C, \u22120.07 (\u00b10.001) pH unit, \u22121.81 (\u00b10.31)% and \u22122.0 (\u00b14.1)%, respectively, illustrating the effectiveness of extreme mitigation strategies. Although these stressors operate globally, they display distinct regional patterns and thus do not change coincidentally. Large decreases in O2 and in pH are simulated in global ocean intermediate and mode waters, whereas large reductions in primary production are simulated in the tropics and in the North Atlantic. Although temperature and pH projections are robust across models, the same does not hold for projections of subsurface O2 concentrations in the tropics and global and regional changes in net primary productivity. These high uncertainties in projections of primary productivity and subsurface oxygen prompt us to continue inter-model comparisons to understand these model differences, while calling for caution when using the CMIP5 models to force regional impact models.", "author" : [ { "dropping-particle" : "", "family" : "Bopp", "given" : "L.", "non-dropping-particle" : "", "parse-names" : false, "suffix" : "" }, { "dropping-particle" : "", "family" : "Resplandy", "given" : "L.", "non-dropping-particle" : "", "parse-names" : false, "suffix" : "" }, { "dropping-particle" : "", "family" : "Orr", "given" : "J. C.", "non-dropping-particle" : "", "parse-names" : false, "suffix" : "" }, { "dropping-particle" : "", "family" : "Doney", "given" : "S. C.", "non-dropping-particle" : "", "parse-names" : false, "suffix" : "" }, { "dropping-particle" : "", "family" : "Dunne", "given" : "J. P.", "non-dropping-particle" : "", "parse-names" : false, "suffix" : "" }, { "dropping-particle" : "", "family" : "Gehlen", "given" : "M.", "non-dropping-particle" : "", "parse-names" : false, "suffix" : "" }, { "dropping-particle" : "", "family" : "Halloran", "given" : "P.", "non-dropping-particle" : "", "parse-names" : false, "suffix" : "" }, { "dropping-particle" : "", "family" : "Heinze", "given" : "C.", "non-dropping-particle" : "", "parse-names" : false, "suffix" : "" }, { "dropping-particle" : "", "family" : "Ilyina", "given" : "T.", "non-dropping-particle" : "", "parse-names" : false, "suffix" : "" }, { "dropping-particle" : "", "family" : "S\u00e9f\u00e9rian", "given" : "R.", "non-dropping-particle" : "", "parse-names" : false, "suffix" : "" }, { "dropping-particle" : "", "family" : "Tjiputra", "given" : "J.", "non-dropping-particle" : "", "parse-names" : false, "suffix" : "" }, { "dropping-particle" : "", "family" : "Vichi", "given" : "M.", "non-dropping-particle" : "", "parse-names" : false, "suffix" : "" } ], "container-title" : "Biogeosciences", "id" : "ITEM-1", "issue" : "10", "issued" : { "date-parts" : [ [ "2013", "10", "2" ] ] }, "page" : "6225-6245", "title" : "Multiple stressors of ocean ecosystems in the 21st century: projections with CMIP5 models", "translator" : [ { "dropping-particle" : "", "family" : "L7263", "given" : "", "non-dropping-particle" : "", "parse-names" : false, "suffix" : "" } ], "type" : "article-journal", "volume" : "10" }, "uris" : [ "http://www.mendeley.com/documents/?uuid=dc89fd9c-f156-4b6d-a29c-85f10a5a5e4f" ] }, { "id" : "ITEM-2",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"J.-P.", "non-dropping-particle" : "", "parse-names" : false, "suffix" : "" }, { "dropping-particle" : "", "family" : "Magnan", "given" : "A.", "non-dropping-particle" : "", "parse-names" : false, "suffix" : "" }, { "dropping-particle" : "", "family" : "Bill\u00e9",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"P\u00f6rtner", "given" : "H.-O.",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"ITEM-2", "issue" : "6243", "issued" : { "date-parts" : [ [ "2015", "7", "3" ] ] }, "page" : "aac4722-1, aac47722-10", "publisher" : "American Association for the Advancement of Science", "title" : "Contrasting futures for ocean and society from different anthropogenic CO2 emissions scenarios", "translator" : [ { "dropping-particle" : "", "family" : "L7247", "given" : "", "non-dropping-particle" : "", "parse-names" : false, "suffix" : "" } ], "type" : "article-journal", "volume" : "349" }, "uris" : [ "http://www.mendeley.com/documents/?uuid=cf555aae-245c-4760-ac39-346c43f4ed19" ] } ], "mendeley" : { "formattedCitation" : "(Bopp et al., 2013; Gattuso et al., 2015)", "plainTextFormattedCitation" : "(Bopp et al., 2013; Gattuso et al., 2015)", "previouslyFormattedCitation" : "(Bopp et al., 2013; Gattuso et al., 2015)" }, "properties" : { "noteIndex" : 0 }, "schema" : "https://github.com/citation-style-language/schema/raw/master/csl-citation.json" }</w:instrText>
      </w:r>
      <w:r w:rsidRPr="001E7A27">
        <w:rPr>
          <w:rFonts w:cs="Times New Roman"/>
          <w:color w:val="000000" w:themeColor="text1"/>
          <w:lang w:val="en-GB"/>
        </w:rPr>
        <w:fldChar w:fldCharType="separate"/>
      </w:r>
      <w:r w:rsidR="00025FA2" w:rsidRPr="001E7A27">
        <w:rPr>
          <w:rFonts w:cs="Times New Roman"/>
          <w:noProof/>
          <w:color w:val="000000" w:themeColor="text1"/>
          <w:lang w:val="en-GB"/>
        </w:rPr>
        <w:t>(Bopp et al., 2013; Gattuso et al., 2015)</w:t>
      </w:r>
      <w:r w:rsidRPr="001E7A27">
        <w:rPr>
          <w:rFonts w:cs="Times New Roman"/>
          <w:color w:val="000000" w:themeColor="text1"/>
          <w:lang w:val="en-GB"/>
        </w:rPr>
        <w:fldChar w:fldCharType="end"/>
      </w:r>
      <w:r w:rsidRPr="001E7A27">
        <w:rPr>
          <w:rFonts w:cs="Times New Roman"/>
          <w:color w:val="000000" w:themeColor="text1"/>
          <w:lang w:val="en-GB"/>
        </w:rPr>
        <w:t xml:space="preserve">. Planktonic foraminiferal shell weights decreased by 40% to 50% </w:t>
      </w:r>
      <w:commentRangeStart w:id="2847"/>
      <w:r w:rsidRPr="001E7A27">
        <w:rPr>
          <w:lang w:val="en-GB"/>
        </w:rPr>
        <w:fldChar w:fldCharType="begin" w:fldLock="1"/>
      </w:r>
      <w:r w:rsidR="00747167" w:rsidRPr="001E7A27">
        <w:rPr>
          <w:lang w:val="en-GB"/>
        </w:rPr>
        <w:instrText>ADDIN CSL_CITATION { "citationItems" : [ { "id" : "ITEM-1", "itemData" : { "DOI" : "10.1126/science.1072815", "ISSN" : "00368075", "author" : [ { "dropping-particle" : "", "family" : "Barker", "given" : "Stephen", "non-dropping-particle" : "", "parse-names" : false, "suffix" : "" }, { "dropping-particle" : "", "family" : "Elderfield", "given" : "Henry", "non-dropping-particle" : "", "parse-names" : false, "suffix" : "" } ], "container-title" : "Science", "id" : "ITEM-1", "issue" : "5582", "issued" : { "date-parts" : [ [ "2002", "8", "2" ] ] }, "page" : "833-836", "title" : "Foraminiferal Calcification Response to Glacial-Interglacial Changes in Atmospheric CO2", "translator" : [ { "dropping-particle" : "", "family" : "L4614", "given" : "", "non-dropping-particle" : "", "parse-names" : false, "suffix" : "" } ], "type" : "article-journal", "volume" : "297" }, "uris" : [ "http://www.mendeley.com/documents/?uuid=0dd8577e-b09f-4746-8522-08fef8ea2ba5" ] } ], "mendeley" : { "formattedCitation" : "(Barker and Elderfield, 2002)", "manualFormatting" : "(Barker &amp; Elderfield, 2002)", "plainTextFormattedCitation" : "(Barker and Elderfield, 2002)", "previouslyFormattedCitation" : "(Barker and Elderfield, 2002)"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 xml:space="preserve">(Barker </w:t>
      </w:r>
      <w:ins w:id="2848" w:author="Robin Matthews" w:date="2021-06-17T17:17:00Z">
        <w:r w:rsidR="00091757" w:rsidRPr="001E7A27">
          <w:rPr>
            <w:rFonts w:cs="Times New Roman"/>
            <w:noProof/>
            <w:color w:val="000000" w:themeColor="text1"/>
            <w:lang w:val="en-GB"/>
          </w:rPr>
          <w:t>and</w:t>
        </w:r>
      </w:ins>
      <w:del w:id="2849" w:author="Robin Matthews" w:date="2021-06-17T17:17:00Z">
        <w:r w:rsidR="00025FA2" w:rsidRPr="001E7A27" w:rsidDel="00091757">
          <w:rPr>
            <w:rFonts w:cs="Times New Roman"/>
            <w:noProof/>
            <w:color w:val="000000" w:themeColor="text1"/>
            <w:lang w:val="en-GB"/>
          </w:rPr>
          <w:delText>&amp;</w:delText>
        </w:r>
      </w:del>
      <w:r w:rsidR="00025FA2" w:rsidRPr="001E7A27">
        <w:rPr>
          <w:rFonts w:cs="Times New Roman"/>
          <w:noProof/>
          <w:color w:val="000000" w:themeColor="text1"/>
          <w:lang w:val="en-GB"/>
        </w:rPr>
        <w:t xml:space="preserve"> Elderfield, 2002)</w:t>
      </w:r>
      <w:r w:rsidRPr="001E7A27">
        <w:rPr>
          <w:lang w:val="en-GB"/>
        </w:rPr>
        <w:fldChar w:fldCharType="end"/>
      </w:r>
      <w:commentRangeEnd w:id="2847"/>
      <w:r w:rsidR="00025FA2" w:rsidRPr="001E7A27">
        <w:rPr>
          <w:rStyle w:val="CommentReference"/>
          <w:lang w:val="en-GB"/>
        </w:rPr>
        <w:commentReference w:id="2847"/>
      </w:r>
      <w:r w:rsidRPr="001E7A27">
        <w:rPr>
          <w:rFonts w:cs="Times New Roman"/>
          <w:color w:val="000000" w:themeColor="text1"/>
          <w:lang w:val="en-GB"/>
        </w:rPr>
        <w:t xml:space="preserve">, and coccolith mass decreased by about 25% </w:t>
      </w:r>
      <w:r w:rsidRPr="001E7A27">
        <w:rPr>
          <w:lang w:val="en-GB"/>
        </w:rPr>
        <w:fldChar w:fldCharType="begin" w:fldLock="1"/>
      </w:r>
      <w:r w:rsidR="00747167" w:rsidRPr="001E7A27">
        <w:rPr>
          <w:lang w:val="en-GB"/>
        </w:rPr>
        <w:instrText>ADDIN CSL_CITATION { "citationItems" : [ { "id" : "ITEM-1", "itemData" : { "DOI" : "10.1038/nature10295", "ISBN" : "0028-0836", "ISSN" : "0028-0836", "PMID" : "21814280", "abstract" : "About one-third of the carbon dioxide (CO(2)) released into the atmosphere as a result of human activity has been absorbed by the oceans, where it partitions into the constituent ions of carbonic acid. This leads to ocean acidification, one of the major threats to marine ecosystems and particularly to calcifying organisms such as corals, foraminifera and coccolithophores. Coccolithophores are abundant phytoplankton that are responsible for a large part of modern oceanic carbonate production. Culture experiments investigating the physiological response of coccolithophore calcification to increased CO(2) have yielded contradictory results between and even within species. Here we quantified the calcite mass of dominant coccolithophores in the present ocean and over the past forty thousand years, and found a marked pattern of decreasing calcification with increasing partial pressure of CO(2) and concomitant decreasing concentrations of CO(3)(2-). Our analyses revealed that differentially calcified species and morphotypes are distributed in the ocean according to carbonate chemistry. A substantial impact on the marine carbon cycle might be expected upon extrapolation of this correlation to predicted ocean acidification in the future. However, our discovery of a heavily calcified Emiliania huxleyi morphotype in modern waters with low pH highlights the complexity of assemblage-level responses to environmental forcing factors.", "author" : [ { "dropping-particle" : "", "family" : "Beaufort", "given" : "L.", "non-dropping-particle" : "", "parse-names" : false, "suffix" : "" }, { "dropping-particle" : "", "family" : "Probert", "given" : "I.", "non-dropping-particle" : "", "parse-names" : false, "suffix" : "" }, { "dropping-particle" : "", "family" : "Garidel-Thoron", "given" : "T.", "non-dropping-particle" : "de", "parse-names" : false, "suffix" : "" }, { "dropping-particle" : "", "family" : "Bendif", "given" : "E. M.", "non-dropping-particle" : "", "parse-names" : false, "suffix" : "" }, { "dropping-particle" : "", "family" : "Ruiz-Pino", "given" : "D.", "non-dropping-particle" : "", "parse-names" : false, "suffix" : "" }, { "dropping-particle" : "", "family" : "Metzl", "given" : "N.", "non-dropping-particle" : "", "parse-names" : false, "suffix" : "" }, { "dropping-particle" : "", "family" : "Goyet", "given" : "C.", "non-dropping-particle" : "", "parse-names" : false, "suffix" : "" }, { "dropping-particle" : "", "family" : "Buchet", "given" : "N.", "non-dropping-particle" : "", "parse-names" : false, "suffix" : "" }, { "dropping-particle" : "", "family" : "Coupel", "given" : "P.", "non-dropping-particle" : "", "parse-names" : false, "suffix" : "" }, { "dropping-particle" : "", "family" : "Grelaud", "given" : "M.", "non-dropping-particle" : "", "parse-names" : false, "suffix" : "" }, { "dropping-particle" : "", "family" : "Rost", "given" : "B.", "non-dropping-particle" : "", "parse-names" : false, "suffix" : "" }, { "dropping-particle" : "", "family" : "Rickaby", "given" : "R. E. M.", "non-dropping-particle" : "", "parse-names" : false, "suffix" : "" }, { "dropping-particle" : "", "family" : "Vargas", "given" : "C.", "non-dropping-particle" : "de", "parse-names" : false, "suffix" : "" } ], "container-title" : "Nature", "id" : "ITEM-1", "issue" : "7358", "issued" : { "date-parts" : [ [ "2011", "8", "4" ] ] }, "page" : "80-83", "title" : "Sensitivity of coccolithophores to carbonate chemistry and ocean acidification", "translator" : [ { "dropping-particle" : "", "family" : "L4367", "given" : "", "non-dropping-particle" : "", "parse-names" : false, "suffix" : "" } ], "type" : "article-journal", "volume" : "476" }, "uris" : [ "http://www.mendeley.com/documents/?uuid=19833d27-bbd7-3e6e-aa67-3db6ce17b50c" ] } ], "mendeley" : { "formattedCitation" : "(Beaufort et al., 2011)", "plainTextFormattedCitation" : "(Beaufort et al., 2011)", "previouslyFormattedCitation" : "(Beaufort et al., 2011)"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(Beaufort et al., 2011)</w:t>
      </w:r>
      <w:r w:rsidRPr="001E7A27">
        <w:rPr>
          <w:lang w:val="en-GB"/>
        </w:rPr>
        <w:fldChar w:fldCharType="end"/>
      </w:r>
      <w:r w:rsidRPr="001E7A27">
        <w:rPr>
          <w:rFonts w:cs="Times New Roman"/>
          <w:color w:val="000000" w:themeColor="text1"/>
          <w:lang w:val="en-GB"/>
        </w:rPr>
        <w:t xml:space="preserve"> across the LDT. Independent proxy reconstructions thus highlight with </w:t>
      </w:r>
      <w:r w:rsidRPr="001E7A27">
        <w:rPr>
          <w:rFonts w:cs="Times New Roman"/>
          <w:i/>
          <w:color w:val="000000" w:themeColor="text1"/>
          <w:lang w:val="en-GB"/>
        </w:rPr>
        <w:t>high confidence</w:t>
      </w:r>
      <w:r w:rsidRPr="001E7A27">
        <w:rPr>
          <w:rFonts w:cs="Times New Roman"/>
          <w:color w:val="000000" w:themeColor="text1"/>
          <w:lang w:val="en-GB"/>
        </w:rPr>
        <w:t xml:space="preserve"> that pH values decreased as atmospheric CO</w:t>
      </w:r>
      <w:r w:rsidRPr="001E7A27">
        <w:rPr>
          <w:rFonts w:cs="Times New Roman"/>
          <w:color w:val="000000" w:themeColor="text1"/>
          <w:vertAlign w:val="subscript"/>
          <w:lang w:val="en-GB"/>
        </w:rPr>
        <w:t>2</w:t>
      </w:r>
      <w:r w:rsidRPr="001E7A27">
        <w:rPr>
          <w:rFonts w:cs="Times New Roman"/>
          <w:color w:val="000000" w:themeColor="text1"/>
          <w:lang w:val="en-GB"/>
        </w:rPr>
        <w:t xml:space="preserve"> concentrations increased across the LDT. There is</w:t>
      </w:r>
      <w:ins w:id="2850" w:author="Soapbox" w:date="2021-07-20T05:30:00Z">
        <w:r w:rsidR="00937E2B" w:rsidRPr="001E7A27">
          <w:rPr>
            <w:rFonts w:cs="Times New Roman"/>
            <w:color w:val="000000" w:themeColor="text1"/>
            <w:lang w:val="en-GB"/>
          </w:rPr>
          <w:t>,</w:t>
        </w:r>
      </w:ins>
      <w:r w:rsidRPr="001E7A27">
        <w:rPr>
          <w:rFonts w:cs="Times New Roman"/>
          <w:color w:val="000000" w:themeColor="text1"/>
          <w:lang w:val="en-GB"/>
        </w:rPr>
        <w:t xml:space="preserve"> however</w:t>
      </w:r>
      <w:ins w:id="2851" w:author="Soapbox" w:date="2021-07-20T05:30:00Z">
        <w:r w:rsidR="00937E2B" w:rsidRPr="001E7A27">
          <w:rPr>
            <w:rFonts w:cs="Times New Roman"/>
            <w:color w:val="000000" w:themeColor="text1"/>
            <w:lang w:val="en-GB"/>
          </w:rPr>
          <w:t>,</w:t>
        </w:r>
      </w:ins>
      <w:r w:rsidRPr="001E7A27">
        <w:rPr>
          <w:rFonts w:cs="Times New Roman"/>
          <w:color w:val="000000" w:themeColor="text1"/>
          <w:lang w:val="en-GB"/>
        </w:rPr>
        <w:t xml:space="preserve"> </w:t>
      </w:r>
      <w:r w:rsidRPr="001E7A27">
        <w:rPr>
          <w:rFonts w:cs="Times New Roman"/>
          <w:i/>
          <w:color w:val="000000" w:themeColor="text1"/>
          <w:lang w:val="en-GB"/>
        </w:rPr>
        <w:t>low confidence</w:t>
      </w:r>
      <w:r w:rsidRPr="001E7A27">
        <w:rPr>
          <w:rFonts w:cs="Times New Roman"/>
          <w:color w:val="000000" w:themeColor="text1"/>
          <w:lang w:val="en-GB"/>
        </w:rPr>
        <w:t xml:space="preserve"> in the inferred rate of ocean acidification owing to multiple sources of uncertainties affecting rates estimates based on marine sediments (Section 5.1.2.1). </w:t>
      </w:r>
    </w:p>
    <w:p w14:paraId="6AF25D93" w14:textId="77777777" w:rsidR="00937E2B" w:rsidRPr="001E7A27" w:rsidRDefault="00937E2B" w:rsidP="005C7F25">
      <w:pPr>
        <w:pStyle w:val="AR6BodyText"/>
        <w:rPr>
          <w:ins w:id="2852" w:author="Soapbox" w:date="2021-07-20T05:30:00Z"/>
          <w:rFonts w:cs="Times New Roman"/>
          <w:color w:val="000000" w:themeColor="text1"/>
          <w:lang w:val="en-GB"/>
        </w:rPr>
      </w:pPr>
    </w:p>
    <w:p w14:paraId="18EB9FDA" w14:textId="36721800" w:rsidR="00DA318E" w:rsidRPr="001E7A27" w:rsidRDefault="00DA318E" w:rsidP="005C7F25">
      <w:pPr>
        <w:pStyle w:val="AR6BodyText"/>
        <w:rPr>
          <w:rFonts w:cs="Times New Roman"/>
          <w:color w:val="000000" w:themeColor="text1"/>
          <w:lang w:val="en-GB"/>
        </w:rPr>
      </w:pPr>
      <w:r w:rsidRPr="001E7A27">
        <w:rPr>
          <w:rFonts w:cs="Times New Roman"/>
          <w:color w:val="000000" w:themeColor="text1"/>
          <w:lang w:val="en-GB"/>
        </w:rPr>
        <w:t xml:space="preserve">Geochemical and micropaleontological evidence suggest that intermediate-depth OMZs almost vanished during the </w:t>
      </w:r>
      <w:ins w:id="2853" w:author="Soapbox" w:date="2021-07-20T05:32:00Z">
        <w:r w:rsidR="00937E2B" w:rsidRPr="001E7A27">
          <w:rPr>
            <w:lang w:val="en-GB"/>
          </w:rPr>
          <w:t>Last Glacial Maximum (</w:t>
        </w:r>
      </w:ins>
      <w:r w:rsidRPr="001E7A27">
        <w:rPr>
          <w:rFonts w:cs="Times New Roman"/>
          <w:color w:val="000000" w:themeColor="text1"/>
          <w:lang w:val="en-GB"/>
        </w:rPr>
        <w:t>LGM</w:t>
      </w:r>
      <w:ins w:id="2854" w:author="Soapbox" w:date="2021-07-20T05:32:00Z">
        <w:r w:rsidR="00937E2B" w:rsidRPr="001E7A27">
          <w:rPr>
            <w:rFonts w:cs="Times New Roman"/>
            <w:color w:val="000000" w:themeColor="text1"/>
            <w:lang w:val="en-GB"/>
          </w:rPr>
          <w:t>)</w:t>
        </w:r>
      </w:ins>
      <w:r w:rsidRPr="001E7A27">
        <w:rPr>
          <w:rFonts w:cs="Times New Roman"/>
          <w:color w:val="000000" w:themeColor="text1"/>
          <w:lang w:val="en-GB"/>
        </w:rPr>
        <w:t xml:space="preserve"> </w:t>
      </w:r>
      <w:r w:rsidRPr="001E7A27">
        <w:rPr>
          <w:lang w:val="en-GB"/>
        </w:rPr>
        <w:fldChar w:fldCharType="begin" w:fldLock="1"/>
      </w:r>
      <w:r w:rsidR="00747167" w:rsidRPr="001E7A27">
        <w:rPr>
          <w:lang w:val="en-GB"/>
        </w:rPr>
        <w:instrText>ADDIN CSL_CITATION { "citationItems" : [ { "id" : "ITEM-1", "itemData" : { "DOI" : "10.5670/oceanog.2014.05", "ISSN" : "10428275", "author" : [ { "dropping-particle" : "", "family" : "Jaccard", "given" : "Samuel", "non-dropping-particle" : "", "parse-names" : false, "suffix" : "" }, { "dropping-particle" : "", "family" : "Galbraith", "given" : "Eric", "non-dropping-particle" : "", "parse-names" : false, "suffix" : "" }, { "dropping-particle" : "", "family" : "Fr\u00f6licher", "given" : "Thomas", "non-dropping-particle" : "", "parse-names" : false, "suffix" : "" }, { "dropping-particle" : "", "family" : "Gruber", "given" : "Nicolas", "non-dropping-particle" : "", "parse-names" : false, "suffix" : "" } ], "container-title" : "Oceanography", "id" : "ITEM-1", "issue" : "1", "issued" : { "date-parts" : [ [ "2014", "3", "1" ] ] }, "page" : "26-35", "title" : "Ocean (de)oxygenation across the last deglaciation: insights for the future", "translator" : [ { "dropping-particle" : "", "family" : "L4312", "given" : "", "non-dropping-particle" : "", "parse-names" : false, "suffix" : "" } ], "type" : "article-journal", "volume" : "27" }, "uris" : [ "http://www.mendeley.com/documents/?uuid=3d18699c-1bdc-41c1-be24-e1afefe51285" ] } ], "mendeley" : { "formattedCitation" : "(Jaccard et al., 2014)", "plainTextFormattedCitation" : "(Jaccard et al., 2014)", "previouslyFormattedCitation" : "(Jaccard et al., 2014)"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(Jaccard et al., 2014)</w:t>
      </w:r>
      <w:r w:rsidRPr="001E7A27">
        <w:rPr>
          <w:lang w:val="en-GB"/>
        </w:rPr>
        <w:fldChar w:fldCharType="end"/>
      </w:r>
      <w:r w:rsidRPr="001E7A27">
        <w:rPr>
          <w:rFonts w:cs="Times New Roman"/>
          <w:color w:val="000000" w:themeColor="text1"/>
          <w:lang w:val="en-GB"/>
        </w:rPr>
        <w:t xml:space="preserve">. However, multiple lines of evidence suggest with </w:t>
      </w:r>
      <w:r w:rsidRPr="001E7A27">
        <w:rPr>
          <w:rFonts w:cs="Times New Roman"/>
          <w:i/>
          <w:color w:val="000000" w:themeColor="text1"/>
          <w:lang w:val="en-GB"/>
        </w:rPr>
        <w:t>medium confidence</w:t>
      </w:r>
      <w:r w:rsidRPr="001E7A27">
        <w:rPr>
          <w:rFonts w:cs="Times New Roman"/>
          <w:color w:val="000000" w:themeColor="text1"/>
          <w:lang w:val="en-GB"/>
        </w:rPr>
        <w:t xml:space="preserve"> that the deep (&gt;1500 m) ocean became depleted in O</w:t>
      </w:r>
      <w:r w:rsidRPr="001E7A27">
        <w:rPr>
          <w:rFonts w:cs="Times New Roman"/>
          <w:color w:val="000000" w:themeColor="text1"/>
          <w:vertAlign w:val="subscript"/>
          <w:lang w:val="en-GB"/>
        </w:rPr>
        <w:t>2</w:t>
      </w:r>
      <w:r w:rsidRPr="001E7A27">
        <w:rPr>
          <w:rFonts w:cs="Times New Roman"/>
          <w:color w:val="000000" w:themeColor="text1"/>
          <w:lang w:val="en-GB"/>
        </w:rPr>
        <w:t xml:space="preserve"> (concentrations were possibly lower than 50 μmol kg</w:t>
      </w:r>
      <w:del w:id="2855" w:author="Ian Blenkinsop" w:date="2021-07-28T13:54:00Z">
        <w:r w:rsidRPr="001E7A27" w:rsidDel="00A54D9E">
          <w:rPr>
            <w:rFonts w:cs="Times New Roman"/>
            <w:color w:val="000000" w:themeColor="text1"/>
            <w:vertAlign w:val="superscript"/>
            <w:lang w:val="en-GB"/>
          </w:rPr>
          <w:delText>-</w:delText>
        </w:r>
      </w:del>
      <w:ins w:id="2856" w:author="Ian Blenkinsop" w:date="2021-07-28T13:54:00Z">
        <w:r w:rsidR="00A54D9E" w:rsidRPr="001E7A27">
          <w:rPr>
            <w:rFonts w:cs="Times New Roman"/>
            <w:color w:val="000000" w:themeColor="text1"/>
            <w:vertAlign w:val="superscript"/>
            <w:lang w:val="en-GB"/>
          </w:rPr>
          <w:t>–</w:t>
        </w:r>
      </w:ins>
      <w:r w:rsidRPr="001E7A27">
        <w:rPr>
          <w:rFonts w:cs="Times New Roman"/>
          <w:color w:val="000000" w:themeColor="text1"/>
          <w:vertAlign w:val="superscript"/>
          <w:lang w:val="en-GB"/>
        </w:rPr>
        <w:t>1</w:t>
      </w:r>
      <w:r w:rsidRPr="001E7A27">
        <w:rPr>
          <w:rFonts w:cs="Times New Roman"/>
          <w:color w:val="000000" w:themeColor="text1"/>
          <w:lang w:val="en-GB"/>
        </w:rPr>
        <w:t xml:space="preserve">) globally </w:t>
      </w:r>
      <w:bookmarkStart w:id="2857" w:name="_Hlk70175445"/>
      <w:commentRangeStart w:id="2858"/>
      <w:r w:rsidR="0017721F" w:rsidRPr="001E7A27">
        <w:rPr>
          <w:lang w:val="en-GB"/>
        </w:rPr>
        <w:fldChar w:fldCharType="begin" w:fldLock="1"/>
      </w:r>
      <w:r w:rsidR="00747167" w:rsidRPr="001E7A27">
        <w:rPr>
          <w:lang w:val="en-GB"/>
        </w:rPr>
        <w:instrText>ADDIN CSL_CITATION { "citationItems" : [ { "id" : "ITEM-1", "itemData" : { "DOI" : "10.1038/ngeo1352", "ISBN" : "1752-0894", "ISSN" : "1752-0894", "abstract" : "During the last glacial termination, the solubility of gases in the ocean decreased as ocean temperatures rose. However, marine sediments have not unanimously recorded ocean deoxygenation throughout this time. Some records show increasing oxygenation since the Last Glacial Maximum, particularly in the deep sea, while many document abrupt oxygenation changes, often associated with apparent changes in the formation rate of North Atlantic Deep Water. Here we present a global compilation of marine sediment proxy records that reveals remarkable coherency between regional oxygenation changes throughout deglaciation. The upper ocean generally became less oxygenated, but this general trend included pauses and even reversals, reflecting changes in nutrient supply, respiration rates and ventilation. The most pronounced deoxygenation episode in the upper ocean occurred midway through the deglaciation, associated with a reinvigoration of North Atlantic Deep Water formation. At this time, the upper Indo-Pacific Ocean was less oxygenated than today. Meanwhile, the bulk of the deep ocean became more oxygenated over the deglaciation, reflecting a transfer of respired carbon to the atmosphere. The observed divergence from a simple solubility control emphasizes the degree to which oxygen consumption patterns can be altered by changes in ocean circulation and marine ecosystems.", "author" : [ { "dropping-particle" : "", "family" : "Jaccard", "given" : "Samuel L.", "non-dropping-particle" : "", "parse-names" : false, "suffix" : "" }, { "dropping-particle" : "", "family" : "Galbraith", "given" : "Eric D.", "non-dropping-particle" : "", "parse-names" : false, "suffix" : "" } ], "container-title" : "Nature Geoscience", "id" : "ITEM-1", "issue" : "2", "issued" : { "date-parts" : [ [ "2012", "2", "18" ] ] }, "page" : "151-156", "title" : "Large climate-driven changes of oceanic oxygen concentrations during the last deglaciation", "translator" : [ { "dropping-particle" : "", "family" : "L4389", "given" : "", "non-dropping-particle" : "", "parse-names" : false, "suffix" : "" } ], "type" : "article-journal", "volume" : "5" }, "uris" : [ "http://www.mendeley.com/documents/?uuid=7435aa12-93d1-3167-af16-f25be3b12d4d" ] }, { "id" : "ITEM-2", "itemData" : { "DOI" : "10.1038/ngeo2317", "ISBN" : "1752-0894", "ISSN" : "1752-0894",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 A.", "non-dropping-particle" : "", "parse-names" : false, "suffix" : "" }, { "dropping-particle" : "", "family" : "Elderfield", "given" : "Henry", "non-dropping-particle" : "", "parse-names" : false, "suffix" : "" }, { "dropping-particle" : "", "family" : "Schmiedl", "given" : "Gerhard", "non-dropping-particle" : "", "parse-names" : false, "suffix" : "" }, { "dropping-particle" : "", "family" : "McCave", "given" : "I. Nick", "non-dropping-particle" : "", "parse-names" : false, "suffix" : "" }, { "dropping-particle" : "", "family" : "Rickaby", "given" : "Rosalind E. M.", "non-dropping-particle" : "", "parse-names" : false, "suffix" : "" } ], "container-title" : "Nature Geoscience", "id" : "ITEM-2", "issue" : "1", "issued" : { "date-parts" : [ [ "2015", "1", "15" ] ] }, "page" : "40-43", "title" : "Glacial\u2013interglacial changes in bottom-water oxygen content on the Portuguese margin", "translator" : [ { "dropping-particle" : "", "family" : "L4388", "given" : "", "non-dropping-particle" : "", "parse-names" : false, "suffix" : "" } ], "type" : "article-journal", "volume" : "8" }, "uris" : [ "http://www.mendeley.com/documents/?uuid=b536a614-b49a-34d2-8bcb-3eed9d520c9d" ] }, { "id" : "ITEM-3", "itemData" : { "DOI" : "10.1038/ncomms11539", "ISBN" : "2041-1723 (Electronic)\\r2041-1723 (Linking)", "ISSN" : "2041-1723", "PMID" : "27187527",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"ITEM-3", "issue" : "1", "issued" : { "date-parts" : [ [ "2016", "12", "17" ] ] }, "page" : "11539", "title" : "Biological and physical controls in the Southern Ocean on past millennial-scale atmospheric CO2 changes", "translator" : [ { "dropping-particle" : "", "family" : "L4387", "given" : "", "non-dropping-particle" : "", "parse-names" : false, "suffix" : "" } ], "type" : "article-journal", "volume" : "7" }, "uris" : [ "http://www.mendeley.com/documents/?uuid=990aabc4-0bbd-32d0-ab7c-6a18d919ede6" ] }, { "id" : "ITEM-4", "itemData" : { "DOI" : "10.1029/2018GB006049", "ISSN" : "0886-6236", "abstract" : "Abstract Enhanced ocean carbon storage during the Pleistocene ice ages lowered atmospheric CO2 concentrations by 80 to 100 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 \u2013 28,000 years BP) to have been within the range of 20-50 \u03bcmol/kg, much less than modern value of ca. 168 \u03bcmol/kg. We further demonstrate that reduced oxygen levels characterized the water column below a depth of ~1000 m. Converting the ice-age oxygen level to an equivalent concentration of respiratory CO2, and extrapolating globally, we estimate that deep-sea CO2 storage during the last ice age exceeded modern values by as much as 850 PgC, sufficient to balance the loss of carbon from the atmosphere (ca. 200 PgC) and from the terrestrial biosphere (ca. 300-600 PgC). In addition, recognizing the enhanced preservation of organic matter in ice-age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"ITEM-4", "issue" : "3", "issued" : { "date-parts" : [ [ "2019", "3", "13" ] ] }, "page" : "301-317", "title" : "Deep\u2010Sea Oxygen Depletion and Ocean Carbon Sequestration During the Last Ice Age", "translator" : [ { "dropping-particle" : "", "family" : "L5267", "given" : "", "non-dropping-particle" : "", "parse-names" : false, "suffix" : "" } ], "type" : "article-journal", "volume" : "33" }, "uris" : [ "http://www.mendeley.com/documents/?uuid=2f1fe38c-2669-33b3-93eb-e3ec5fa63093" ] }, { "id" : "ITEM-5", "itemData" : { "DOI" : "10.1038/s41467-020-20034-1", "ISSN" : "2041-1723", "author" : [ { "dropping-particle" : "", "family" : "Gottschalk", "given" : "Julia", "non-dropping-particle" : "", "parse-names" : false, "suffix" : "" }, { "dropping-particle" : "", "family" : "Michel", "given" : "Elisabeth", "non-dropping-particle" : "", "parse-names" : false, "suffix" : "" }, { "dropping-particle" : "", "family" : "Th\u00f6le", "given" : "Lena M", "non-dropping-particle" : "", "parse-names" : false, "suffix" : "" }, { "dropping-particle" : "", "family" : "Studer", "given" : "Anja S", "non-dropping-particle" : "", "parse-names" : false, "suffix" : "" }, { "dropping-particle" : "", "family" : "Hasenfratz", "given" : "Adam P", "non-dropping-particle" : "", "parse-names" : false, "suffix" : "" }, { "dropping-particle" : "", "family" : "Schmid", "given" : "Nicole", "non-dropping-particle" : "", "parse-names" : false, "suffix" : "" }, { "dropping-particle" : "", "family" : "Butzin", "given" : "Martin", "non-dropping-particle" : "", "parse-names" : false, "suffix" : "" }, { "dropping-particle" : "", "family" : "Mazaud", "given" : "Alain", "non-dropping-particle" : "", "parse-names" : false, "suffix" : "" }, { "dropping-particle" : "", "family" : "Mart\u00ednez-Garc\u00eda", "given" : "Alfredo", "non-dropping-particle" : "", "parse-names" : false, "suffix" : "" }, { "dropping-particle" : "", "family" : "Szidat", "given" : "S\u00f6nke", "non-dropping-particle" : "", "parse-names" : false, "suffix" : "" }, { "dropping-particle" : "", "family" : "Jaccard", "given" : "Samuel L", "non-dropping-particle" : "", "parse-names" : false, "suffix" : "" } ], "container-title" : "Nature Communications", "id" : "ITEM-5", "issue" : "1", "issued" : { "date-parts" : [ [ "2020" ] ] }, "page" : "6192", "title" : "Glacial heterogeneity in Southern Ocean carbon storage abated by fast South Indian deglacial carbon release", "translator" : [ { "dropping-particle" : "", "family" : "L7351", "given" : "", "non-dropping-particle" : "", "parse-names" : false, "suffix" : "" } ], "type" : "article-journal", "volume" : "11" }, "uris" : [ "http://www.mendeley.com/documents/?uuid=2f348241-66d5-49c0-8f1f-b61dd06f88fa" ] }, { "id" : "ITEM-6", "itemData" : { "DOI" : "10.1038/s41586-018-0589-x", "ISSN" : "0028-0836", "author" : [ { "dropping-particle" : "", "family" : "Hoogakker", "given" : "Babette A. A.", "non-dropping-particle" : "", "parse-names" : false, "suffix" : "" }, { "dropping-particle" : "", "family" : "Lu", "given" : "Zunli", "non-dropping-particle" : "", "parse-names" : false, "suffix" : "" }, { "dropping-particle" : "", "family" : "Umling", "given" : "Natalie", "non-dropping-particle" : "", "parse-names" : false, "suffix" : "" }, { "dropping-particle" : "", "family" : "Jones", "given" : "Luke", "non-dropping-particle" : "", "parse-names" : false, "suffix" : "" }, { "dropping-particle" : "", "family" : "Zhou", "given" : "Xiaoli", "non-dropping-particle" : "", "parse-names" : false, "suffix" : "" }, { "dropping-particle" : "", "family" : "Rickaby", "given" : "Rosalind E. M.", "non-dropping-particle" : "", "parse-names" : false, "suffix" : "" }, { "dropping-particle" : "", "family" : "Thunell", "given" : "Robert", "non-dropping-particle" : "", "parse-names" : false, "suffix" : "" }, { "dropping-particle" : "", "family" : "Cartapanis", "given" : "Olivier", "non-dropping-particle" : "", "parse-names" : false, "suffix" : "" }, { "dropping-particle" : "", "family" : "Galbraith", "given" : "Eric", "non-dropping-particle" : "", "parse-names" : false, "suffix" : "" } ], "container-title" : "Nature", "id" : "ITEM-6", "issue" : "7727", "issued" : { "date-parts" : [ [ "2018", "10", "17" ] ] }, "page" : "410-413", "title" : "Glacial expansion of oxygen-depleted seawater in the eastern tropical Pacific", "translator" : [ { "dropping-particle" : "", "family" : "L5266", "given" : "", "non-dropping-particle" : "", "parse-names" : false, "suffix" : "" } ], "type" : "article-journal", "volume" : "562" }, "uris" : [ "http://www.mendeley.com/documents/?uuid=f1bc04c1-71ec-3183-a463-d6fc3d3bd550" ] } ], "mendeley" : { "formattedCitation" : "(Jaccard and Galbraith, 2012; Hoogakker et al., 2015, 2018, Gottschalk et al., 2016, 2020; Anderson et al., 2019)", "plainTextFormattedCitation" : "(Jaccard and Galbraith, 2012; Hoogakker et al., 2015, 2018, Gottschalk et al., 2016, 2020; Anderson et al., 2019)", "previouslyFormattedCitation" : "(Jaccard and Galbraith, 2012; Hoogakker et al., 2015, 2018, Gottschalk et al., 2016, 2020; Anderson et al., 2019)" }, "properties" : { "noteIndex" : 0 }, "schema" : "https://github.com/citation-style-language/schema/raw/master/csl-citation.json" }</w:instrText>
      </w:r>
      <w:r w:rsidR="0017721F" w:rsidRPr="001E7A27">
        <w:rPr>
          <w:lang w:val="en-GB"/>
        </w:rPr>
        <w:fldChar w:fldCharType="separate"/>
      </w:r>
      <w:r w:rsidR="00025FA2" w:rsidRPr="001E7A27">
        <w:rPr>
          <w:noProof/>
          <w:lang w:val="en-GB"/>
        </w:rPr>
        <w:t>(Jaccard and Galbraith, 2012; Hoogakker et al., 2015, 2018</w:t>
      </w:r>
      <w:ins w:id="2859" w:author="Robin Matthews" w:date="2021-06-17T17:18:00Z">
        <w:r w:rsidR="00091757" w:rsidRPr="001E7A27">
          <w:rPr>
            <w:noProof/>
            <w:lang w:val="en-GB"/>
          </w:rPr>
          <w:t>;</w:t>
        </w:r>
      </w:ins>
      <w:del w:id="2860" w:author="Robin Matthews" w:date="2021-06-17T17:18:00Z">
        <w:r w:rsidR="00025FA2" w:rsidRPr="001E7A27" w:rsidDel="00091757">
          <w:rPr>
            <w:noProof/>
            <w:lang w:val="en-GB"/>
          </w:rPr>
          <w:delText>,</w:delText>
        </w:r>
      </w:del>
      <w:r w:rsidR="00025FA2" w:rsidRPr="001E7A27">
        <w:rPr>
          <w:noProof/>
          <w:lang w:val="en-GB"/>
        </w:rPr>
        <w:t xml:space="preserve"> Gottschalk et al., 2016, 2020; Anderson et al., 2019)</w:t>
      </w:r>
      <w:r w:rsidR="0017721F" w:rsidRPr="001E7A27">
        <w:rPr>
          <w:lang w:val="en-GB"/>
        </w:rPr>
        <w:fldChar w:fldCharType="end"/>
      </w:r>
      <w:bookmarkEnd w:id="2857"/>
      <w:commentRangeEnd w:id="2858"/>
      <w:r w:rsidR="00025FA2" w:rsidRPr="001E7A27">
        <w:rPr>
          <w:rStyle w:val="CommentReference"/>
          <w:lang w:val="en-GB"/>
        </w:rPr>
        <w:commentReference w:id="2858"/>
      </w:r>
      <w:r w:rsidRPr="001E7A27">
        <w:rPr>
          <w:rFonts w:cs="Times New Roman"/>
          <w:color w:val="000000" w:themeColor="text1"/>
          <w:lang w:val="en-GB"/>
        </w:rPr>
        <w:t xml:space="preserve"> as a combined result of sluggish ventilation of the ocean subsurface </w:t>
      </w:r>
      <w:r w:rsidRPr="001E7A27">
        <w:rPr>
          <w:lang w:val="en-GB"/>
        </w:rPr>
        <w:fldChar w:fldCharType="begin" w:fldLock="1"/>
      </w:r>
      <w:r w:rsidR="00747167" w:rsidRPr="001E7A27">
        <w:rPr>
          <w:lang w:val="en-GB"/>
        </w:rPr>
        <w:instrText>ADDIN CSL_CITATION { "citationItems" : [ { "id" : "ITEM-1", "itemData" : { "DOI" : "10.1038/ncomms11539", "ISBN" : "2041-1723 (Electronic)\\r2041-1723 (Linking)", "ISSN" : "2041-1723", "PMID" : "27187527",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"ITEM-1", "issue" : "1", "issued" : { "date-parts" : [ [ "2016", "12", "17" ] ] }, "page" : "11539", "title" : "Biological and physical controls in the Southern Ocean on past millennial-scale atmospheric CO2 changes", "translator" : [ { "dropping-particle" : "", "family" : "L4387", "given" : "", "non-dropping-particle" : "", "parse-names" : false, "suffix" : "" } ], "type" : "article-journal", "volume" : "7" }, "uris" : [ "http://www.mendeley.com/documents/?uuid=990aabc4-0bbd-32d0-ab7c-6a18d919ede6" ] }, { "id" : "ITEM-2", "itemData" : { "DOI" : "10.1038/ncomms16010", "ISSN" : "2041-1723", "abstract" : "While the ocean\u2019s large-scale overturning circulation is thought to have been significantly different under the climatic conditions of the Last Glacial Maximum (LGM), the exact nature of the glacial circulation and its implications for global carbon cycling continue to be debated. Here we use a global array of ocean\u2013atmosphere radiocarbon disequilibrium estimates to demonstrate a B689\u00b153 14C-yr increase in the average residence time of carbon in the deep ocean at the LGM. A predominantly southern-sourced abyssal overturning limb that was more isolated from its shallower northern counterparts is interpreted to have extended from the Southern Ocean, producing a widespread radiocarbon age maximum at mid-depths and depriving the deep ocean of a fast escape route for accumulating respired carbon. While the exact magnitude of the resulting carbon cycle impacts remains to be confirmed, the radio- carbon data suggest an increase in the efficiency of the biological carbon pump that could have accounted for as much as half of the glacial\u2013interglacial CO2 change.", "author" : [ { "dropping-particle" : "", "family" : "Skinner", "given" : "L. C.", "non-dropping-particle" : "", "parse-names" : false, "suffix" : "" }, { "dropping-particle" : "", "family" : "Primeau", "given" : "F.", "non-dropping-particle" : "", "parse-names" : false, "suffix" : "" }, { "dropping-particle" : "", "family" : "Freeman", "given" : "E.", "non-dropping-particle" : "", "parse-names" : false, "suffix" : "" }, { "dropping-particle" : "", "family" : "la Fuente", "given" : "M.", "non-dropping-particle" : "de", "parse-names" : false, "suffix" : "" }, { "dropping-particle" : "", "family" : "Goodwin", "given" : "P. A.", "non-dropping-particle" : "", "parse-names" : false, "suffix" : "" }, { "dropping-particle" : "", "family" : "Gottschalk", "given" : "J.", "non-dropping-particle" : "", "parse-names" : false, "suffix" : "" }, { "dropping-particle" : "", "family" : "Huang", "given" : "E.", "non-dropping-particle" : "", "parse-names" : false, "suffix" : "" }, { "dropping-particle" : "", "family" : "McCave", "given" : "I. N.", "non-dropping-particle" : "", "parse-names" : false, "suffix" : "" }, { "dropping-particle" : "", "family" : "Noble", "given" : "T. L.", "non-dropping-particle" : "", "parse-names" : false, "suffix" : "" }, { "dropping-particle" : "", "family" : "Scrivner", "given" : "A. E.", "non-dropping-particle" : "", "parse-names" : false, "suffix" : "" } ], "container-title" : "Nature Communications", "id" : "ITEM-2", "issued" : { "date-parts" : [ [ "2017", "7", "13" ] ] }, "page" : "16010", "title" : "Radiocarbon constraints on the glacial ocean circulation and its impact on atmospheric CO2", "translator" : [ { "dropping-particle" : "", "family" : "L5265", "given" : "", "non-dropping-particle" : "", "parse-names" : false, "suffix" : "" } ], "type" : "article-journal", "volume" : "8" }, "uris" : [ "http://www.mendeley.com/documents/?uuid=04f0c787-f114-3f1d-8e95-543c78a7c201" ] }, { "id" : "ITEM-3", "itemData" : { "DOI" : "10.1038/s41467-020-20034-1", "ISSN" : "2041-1723", "author" : [ { "dropping-particle" : "", "family" : "Gottschalk", "given" : "Julia", "non-dropping-particle" : "", "parse-names" : false, "suffix" : "" }, { "dropping-particle" : "", "family" : "Michel", "given" : "Elisabeth", "non-dropping-particle" : "", "parse-names" : false, "suffix" : "" }, { "dropping-particle" : "", "family" : "Th\u00f6le", "given" : "Lena M", "non-dropping-particle" : "", "parse-names" : false, "suffix" : "" }, { "dropping-particle" : "", "family" : "Studer", "given" : "Anja S", "non-dropping-particle" : "", "parse-names" : false, "suffix" : "" }, { "dropping-particle" : "", "family" : "Hasenfratz", "given" : "Adam P", "non-dropping-particle" : "", "parse-names" : false, "suffix" : "" }, { "dropping-particle" : "", "family" : "Schmid", "given" : "Nicole", "non-dropping-particle" : "", "parse-names" : false, "suffix" : "" }, { "dropping-particle" : "", "family" : "Butzin", "given" : "Martin", "non-dropping-particle" : "", "parse-names" : false, "suffix" : "" }, { "dropping-particle" : "", "family" : "Mazaud", "given" : "Alain", "non-dropping-particle" : "", "parse-names" : false, "suffix" : "" }, { "dropping-particle" : "", "family" : "Mart\u00ednez-Garc\u00eda", "given" : "Alfredo", "non-dropping-particle" : "", "parse-names" : false, "suffix" : "" }, { "dropping-particle" : "", "family" : "Szidat", "given" : "S\u00f6nke", "non-dropping-particle" : "", "parse-names" : false, "suffix" : "" }, { "dropping-particle" : "", "family" : "Jaccard", "given" : "Samuel L", "non-dropping-particle" : "", "parse-names" : false, "suffix" : "" } ], "container-title" : "Nature Communications", "id" : "ITEM-3", "issue" : "1", "issued" : { "date-parts" : [ [ "2020" ] ] }, "page" : "6192", "title" : "Glacial heterogeneity in Southern Ocean carbon storage abated by fast South Indian deglacial carbon release", "translator" : [ { "dropping-particle" : "", "family" : "L7351", "given" : "", "non-dropping-particle" : "", "parse-names" : false, "suffix" : "" } ], "type" : "article-journal", "volume" : "11" }, "uris" : [ "http://www.mendeley.com/documents/?uuid=2f348241-66d5-49c0-8f1f-b61dd06f88fa" ] } ], "mendeley" : { "formattedCitation" : "(Gottschalk et al., 2016, 2020; Skinner et al., 2017)", "plainTextFormattedCitation" : "(Gottschalk et al., 2016, 2020; Skinner et al., 2017)", "previouslyFormattedCitation" : "(Gottschalk et al., 2016, 2020; Skinner et al., 2017)" }, "properties" : { "noteIndex" : 0 }, "schema" : "https://github.com/citation-style-language/schema/raw/master/csl-citation.json" }</w:instrText>
      </w:r>
      <w:r w:rsidRPr="001E7A27">
        <w:rPr>
          <w:lang w:val="en-GB"/>
        </w:rPr>
        <w:fldChar w:fldCharType="separate"/>
      </w:r>
      <w:r w:rsidR="00025FA2" w:rsidRPr="001E7A27">
        <w:rPr>
          <w:noProof/>
          <w:lang w:val="en-GB"/>
        </w:rPr>
        <w:t>(Gottschalk et al., 2016, 2020; Skinner et al., 2017)</w:t>
      </w:r>
      <w:r w:rsidRPr="001E7A27">
        <w:rPr>
          <w:lang w:val="en-GB"/>
        </w:rPr>
        <w:fldChar w:fldCharType="end"/>
      </w:r>
      <w:r w:rsidRPr="001E7A27">
        <w:rPr>
          <w:rFonts w:cs="Times New Roman"/>
          <w:color w:val="000000" w:themeColor="text1"/>
          <w:lang w:val="en-GB"/>
        </w:rPr>
        <w:t xml:space="preserve"> and a generally more efficient marine biological carbon pump </w:t>
      </w:r>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"10.5194/cp-12-2271-2016", "ISSN" : "1814-9332", "abstract" : "Abstract. The ocean's ability to store large quantities of carbon, combined with the millennial longevity over which this reservoir is overturned, has implicated the ocean as a key driver of glacial\u2013interglacial climates. However, the combination of processes that cause an accumulation of carbon within the ocean during glacial periods is still under debate. Here we present simulations of the Last Glacial Maximum (LGM) using the CSIRO Mk3L-COAL (Carbon\u2013Ocean\u2013Atmosphere\u2013Land) earth system model to test the contribution of physical and biogeochemical processes to ocean carbon storage. For the LGM simulation, we find a significant global cooling of the surface ocean (3.2 \u00b0C) and the expansion of both minimum and maximum sea ice cover broadly consistent with proxy reconstructions. The glacial ocean stores an additional 267 Pg C in the deep ocean relative to the pre-industrial (PI) simulation due to stronger Antarctic Bottom Water formation. However, 889 Pg C is lost from the upper ocean via equilibration with a lower atmospheric CO2 concentration and a global decrease in export production, causing a net loss of carbon relative to the PI ocean. The LGM deep ocean also experiences an oxygenation ( &gt; 100 mmol O2 m\u22123) and deepening of the calcite saturation horizon (exceeds the ocean bottom) at odds with proxy reconstructions. With modifications to key biogeochemical processes, which include an increased export of organic matter due to a simulated release from iron limitation, a deepening of remineralisation and decreased inorganic carbon export driven by cooler temperatures, we find that the carbon content of the glacial ocean can be sufficiently increased (317 Pg C) to explain the reduction in atmospheric and terrestrial carbon at the LGM (194 \u00b1 2 and 330 \u00b1 400 Pg C, respectively). Assuming an LGM\u2013PI difference of 95 ppm pCO2, we find that 55 ppm can be attributed to the biological pump, 28 ppm to circulation changes and the remaining 12 ppm to solubility. The biogeochemical modifications also improve model\u2013proxy agreement in export production, carbonate chemistry and dissolved oxygen fields. Thus, we find strong evidence that variations in the oceanic biological pump exert a primary control on the climate.", "author" : [ { "dropping-particle" : "", "family" : "Buchanan", "given" : "Pearse J.", "non-dropping-particle" : "", "parse-names" : false, "suffix" : "" }, { "dropping-particle" : "", "family" : "Matear", "given" : "Richard J.", "non-dropping-particle" : "", "parse-names" : false, "suffix" : "" }, { "dropping-particle" : "", "family" : "Lenton", "given" : "Andrew", "non-dropping-particle" : "", "parse-names" : false, "suffix" : "" }, { "dropping-particle" : "", "family" : "Phipps", "given" : "Steven J.", "non-dropping-particle" : "", "parse-names" : false, "suffix" : "" }, { "dropping-particle" : "", "family" : "Chase", "given" : "Zanna", "non-dropping-particle" : "", "parse-names" : false, "suffix" : "" }, { "dropping-particle" : "", "family" : "Etheridge", "given" : "David M.", "non-dropping-particle" : "", "parse-names" : false, "suffix" : "" } ], "container-title" : "Climate of the Past", "id" : "ITEM-1", "issue" : "12", "issued" : { "date-parts" : [ [ "2016", "12", "22" ] ] }, "page" : "2271-2295", "title" : "The simulated climate of the Last Glacial Maximum and insights into the global marine carbon cycle", "translator" : [ { "dropping-particle" : "", "family" : "L6636", "given" : "", "non-dropping-particle" : "", "parse-names" : false, "suffix" : "" } ], "type" : "article-journal", "volume" : "12" }, "uris" : [ "http://www.mendeley.com/documents/?uuid=c3189a33-187c-4ad4-abc0-53798e7bc832" ] }, { "id" : "ITEM-2", "itemData" : { "DOI" : "10.5194/cp-15-981-2019", "ISSN" : "1814-9332", "abstract" : "Abstract. Increased accumulation of respired carbon in the deep ocean associated with enhanced efficiency of the biological carbon pump is thought to be a key mechanism of glacial CO2 drawdown. Despite greater oxygen solubility due to seawater cooling, recent quantitative and qualitative proxy data show glacial deep-water deoxygenation, reflecting increased respired carbon accumulation. However, the mechanisms of deep-water deoxygenation and contribution from the biological pump to glacial CO2 drawdown have remained unclear. In this study, we report the significance of iron fertilization from glaciogenic dust in glacial CO2 decrease and deep-water deoxygenation using our numerical simulation, which successfully reproduces the magnitude and large-scale pattern of the observed oxygen changes from the present to the Last Glacial Maximum. Sensitivity experiments show that physical changes contribute to only one-half of all glacial deep deoxygenation, whereas the other one-half is driven by iron fertilization and an increase in the whole ocean nutrient inventory. We find that iron input from glaciogenic dust with higher iron solubility is the most significant factor in enhancing the biological pump and deep-water deoxygenation. Glacial deep-water deoxygenation expands the hypoxic waters in the deep Pacific and Indian oceans. The simulated global volume of hypoxic waters is nearly double the present value, suggesting that glacial deep water was a more severe environment for benthic animals than that of the modern oceans. Our model underestimates the deoxygenation in the deep Southern Ocean because of enhanced ventilation. The model\u2013proxy comparison of oxygen change suggests that a stratified Southern Ocean is required for reproducing the oxygen decrease in the deep Southern Ocean. Iron fertilization and a global nutrient increase contribute to a decrease in glacial CO2 of more than 30 ppm, which is supported by the model\u2013proxy agreement of oxygen change. Our findings confirm the significance of the biological pump in glacial CO2 drawdown and deoxygenation.", "author" : [ { "dropping-particle" : "", "family" : "Yamamoto", "given" : "Akitomo", "non-dropping-particle" : "", "parse-names" : false, "suffix" : "" }, { "dropping-particle" : "", "family" : "Abe-Ouchi", "given" : "Ayako", "non-dropping-particle" : "", "parse-names" : false, "suffix" : "" }, { "dropping-particle" : "", "family" : "Ohgaito", "given" : "Rumi", "non-dropping-particle" : "", "parse-names" : false, "suffix" : "" }, { "dropping-particle" : "", "family" : "Ito", "given" : "Akinori", "non-dropping-particle" : "", "parse-names" : false, "suffix" : "" }, { "dropping-particle" : "", "family" : "Oka", "given" : "Akira", "non-dropping-particle" : "", "parse-names" : false, "suffix" : "" } ], "container-title" : "Climate of the Past", "id" : "ITEM-2", "issue" : "3", "issued" : { "date-parts" : [ [ "2019", "6", "4" ] ] }, "page" : "981-996", "title" : "Glacial CO2 decrease and deep-water deoxygenation by iron fertilization from glaciogenic dust", "translator" : [ { "dropping-particle" : "", "family" : "L6620", "given" : "", "non-dropping-particle" : "", "parse-names" : false, "suffix" : "" } ], "type" : "article-journal", "volume" : "15" }, "uris" : [ "http://www.mendeley.com/documents/?uuid=e9f68e3f-a406-41eb-87ef-a76afd236866" ] }, { "id" : "ITEM-3", "itemData" : { "DOI" : "10.1146/annurev-marine-010419-010906", "ISSN" : "1941-1405", "abstract" : "Much of the global cooling during ice ages arose from changes in ocean carbon storage that lowered atmospheric CO 2 . A slew of mechanisms, both physical and biological, have been proposed as key drivers of these changes. Here we discuss the current understanding of these mechanisms with a focus on how they altered the theoretically defined soft-tissue and biological disequilibrium carbon storage at the peak of the last ice age. Observations and models indicate a role for Antarctic sea ice through its influence on ocean circulation patterns, but other mechanisms, including changes in biological processes, must have been important as well, and may have been coordinated through links with global air temperature. Further research is required to better quantify the contributions of the various mechanisms, and there remains great potential to use the Last Glacial Maximum and the ensuing global warming as natural experiments from which to learn about climate-driven changes in the marine ecosystem.", "author" : [ { "dropping-particle" : "", "family" : "Galbraith", "given" : "Eric D.", "non-dropping-particle" : "", "parse-names" : false, "suffix" : "" }, { "dropping-particle" : "", "family" : "Skinner", "given" : "Luke C.", "non-dropping-particle" : "", "parse-names" : false, "suffix" : "" } ], "container-title" : "Annual Review of Marine Science", "id" : "ITEM-3", "issue" : "1", "issued" : { "date-parts" : [ [ "2020", "1", "3" ] ] }, "page" : "559-586", "title" : "The biological pump during the Last Glacial Maximum", "translator" : [ { "dropping-particle" : "", "family" : "L6622", "given" : "", "non-dropping-particle" : "", "parse-names" : false, "suffix" : "" } ], "type" : "article-journal", "volume" : "12" }, "uris" : [ "http://www.mendeley.com/documents/?uuid=d7fafcba-a2bc-4384-bfc4-70969879e670" ] } ], "mendeley" : { "formattedCitation" : "(Buchanan et al., 2016; Yamamoto et al., 2019; Galbraith and Skinner, 2020)", "plainTextFormattedCitation" : "(Buchanan et al., 2016; Yamamoto et al., 2019; Galbraith and Skinner, 2020)", "previouslyFormattedCitation" : "(Buchanan et al., 2016; Yamamoto et al., 2019; Galbraith and Skinner, 2020)" }, "properties" : { "noteIndex" : 0 }, "schema" : "https://github.com/citation-style-language/schema/raw/master/csl-citation.json" }</w:instrText>
      </w:r>
      <w:r w:rsidRPr="001E7A27">
        <w:rPr>
          <w:rFonts w:cs="Times New Roman"/>
          <w:color w:val="000000" w:themeColor="text1"/>
          <w:lang w:val="en-GB"/>
        </w:rPr>
        <w:fldChar w:fldCharType="separate"/>
      </w:r>
      <w:r w:rsidR="00025FA2" w:rsidRPr="001E7A27">
        <w:rPr>
          <w:rFonts w:cs="Times New Roman"/>
          <w:noProof/>
          <w:color w:val="000000" w:themeColor="text1"/>
          <w:lang w:val="en-GB"/>
        </w:rPr>
        <w:t>(Buchanan et al., 2016; Yamamoto et al., 2019; Galbraith and Skinner, 2020)</w:t>
      </w:r>
      <w:r w:rsidRPr="001E7A27">
        <w:rPr>
          <w:rFonts w:cs="Times New Roman"/>
          <w:color w:val="000000" w:themeColor="text1"/>
          <w:lang w:val="en-GB"/>
        </w:rPr>
        <w:fldChar w:fldCharType="end"/>
      </w:r>
      <w:r w:rsidRPr="001E7A27">
        <w:rPr>
          <w:rFonts w:cs="Times New Roman"/>
          <w:color w:val="000000" w:themeColor="text1"/>
          <w:lang w:val="en-GB"/>
        </w:rPr>
        <w:t xml:space="preserve">. </w:t>
      </w:r>
    </w:p>
    <w:p w14:paraId="22603827" w14:textId="77777777" w:rsidR="00DA318E" w:rsidRPr="001E7A27" w:rsidRDefault="00DA318E" w:rsidP="005C7F25">
      <w:pPr>
        <w:pStyle w:val="AR6BodyText"/>
        <w:rPr>
          <w:rFonts w:cs="Times New Roman"/>
          <w:color w:val="000000" w:themeColor="text1"/>
          <w:lang w:val="en-GB"/>
        </w:rPr>
      </w:pPr>
    </w:p>
    <w:p w14:paraId="6056EE5B" w14:textId="721A78B0" w:rsidR="00DA318E" w:rsidRPr="001E7A27" w:rsidRDefault="00DA318E" w:rsidP="005C7F25">
      <w:pPr>
        <w:pStyle w:val="AR6BodyText"/>
        <w:rPr>
          <w:rFonts w:cs="Times New Roman"/>
          <w:color w:val="000000" w:themeColor="text1"/>
          <w:lang w:val="en-GB"/>
        </w:rPr>
      </w:pPr>
      <w:r w:rsidRPr="001E7A27">
        <w:rPr>
          <w:rFonts w:cs="Times New Roman"/>
          <w:color w:val="000000" w:themeColor="text1"/>
          <w:lang w:val="en-GB"/>
        </w:rPr>
        <w:t xml:space="preserve">During the LDT, deep ocean ventilation increased as Antarctic </w:t>
      </w:r>
      <w:ins w:id="2861" w:author="Soapbox" w:date="2021-07-20T05:34:00Z">
        <w:r w:rsidR="00937E2B" w:rsidRPr="001E7A27">
          <w:rPr>
            <w:rFonts w:cs="Times New Roman"/>
            <w:color w:val="000000" w:themeColor="text1"/>
            <w:lang w:val="en-GB"/>
          </w:rPr>
          <w:t>B</w:t>
        </w:r>
      </w:ins>
      <w:del w:id="2862" w:author="Soapbox" w:date="2021-07-20T05:34:00Z">
        <w:r w:rsidRPr="001E7A27" w:rsidDel="00937E2B">
          <w:rPr>
            <w:rFonts w:cs="Times New Roman"/>
            <w:color w:val="000000" w:themeColor="text1"/>
            <w:lang w:val="en-GB"/>
          </w:rPr>
          <w:delText>b</w:delText>
        </w:r>
      </w:del>
      <w:r w:rsidRPr="001E7A27">
        <w:rPr>
          <w:rFonts w:cs="Times New Roman"/>
          <w:color w:val="000000" w:themeColor="text1"/>
          <w:lang w:val="en-GB"/>
        </w:rPr>
        <w:t xml:space="preserve">ottom </w:t>
      </w:r>
      <w:ins w:id="2863" w:author="Soapbox" w:date="2021-07-20T05:34:00Z">
        <w:r w:rsidR="00937E2B" w:rsidRPr="001E7A27">
          <w:rPr>
            <w:rFonts w:cs="Times New Roman"/>
            <w:color w:val="000000" w:themeColor="text1"/>
            <w:lang w:val="en-GB"/>
          </w:rPr>
          <w:t>W</w:t>
        </w:r>
      </w:ins>
      <w:del w:id="2864" w:author="Soapbox" w:date="2021-07-20T05:34:00Z">
        <w:r w:rsidRPr="001E7A27" w:rsidDel="00937E2B">
          <w:rPr>
            <w:rFonts w:cs="Times New Roman"/>
            <w:color w:val="000000" w:themeColor="text1"/>
            <w:lang w:val="en-GB"/>
          </w:rPr>
          <w:delText>w</w:delText>
        </w:r>
      </w:del>
      <w:r w:rsidRPr="001E7A27">
        <w:rPr>
          <w:rFonts w:cs="Times New Roman"/>
          <w:color w:val="000000" w:themeColor="text1"/>
          <w:lang w:val="en-GB"/>
        </w:rPr>
        <w:t xml:space="preserve">ater (AABW) </w:t>
      </w:r>
      <w:r w:rsidRPr="001E7A27">
        <w:rPr>
          <w:lang w:val="en-GB"/>
        </w:rPr>
        <w:fldChar w:fldCharType="begin" w:fldLock="1"/>
      </w:r>
      <w:r w:rsidR="00747167" w:rsidRPr="001E7A27">
        <w:rPr>
          <w:lang w:val="en-GB"/>
        </w:rPr>
        <w:instrText>ADDIN CSL_CITATION { "citationItems" : [ { "id" : "ITEM-1", "itemData" : { "DOI" : "10.1126/science.1183627", "ISSN" : "0036-8075", "PMID" : "20508128", "abstract" : "Past glacial-interglacial increases in the concentration of atmospheric carbon dioxide (CO2) are thought to arise from the rapid release of CO2 sequestered in the deep sea, primarily via the Southern Ocean. Here, we present radiocarbon evidence from the Atlantic sector of the Southern Ocean that strongly supports this hypothesis. We show that during the last glacial period, deep water circulating around Antarctica was more than two times older than today relative to the atmosphere. During deglaciation, the dissipation of this old and presumably CO2-enriched deep water played an important role in the pulsed rise of atmospheric CO2 through its variable influence on the upwelling branch of the Antarctic overturning circulation.", "author" : [ { "dropping-particle" : "", "family" : "Skinner", "given" : "L C", "non-dropping-particle" : "", "parse-names" : false, "suffix" : "" }, { "dropping-particle" : "", "family" : "Fallon", "given" : "S", "non-dropping-particle" : "", "parse-names" : false, "suffix" : "" }, { "dropping-particle" : "", "family" : "Waelbroeck", "given" : "C", "non-dropping-particle" : "", "parse-names" : false, "suffix" : "" }, { "dropping-particle" : "", "family" : "Michel", "given" : "E", "non-dropping-particle" : "", "parse-names" : false, "suffix" : "" }, { "dropping-particle" : "", "family" : "Barker", "given" : "S", "non-dropping-particle" : "", "parse-names" : false, "suffix" : "" } ], "container-title" : "Science", "id" : "ITEM-1", "issue" : "5982", "issued" : { "date-parts" : [ [ "2010", "5", "28" ] ] }, "page" : "1147-1151", "publisher" : "American Association for the Advancement of Science", "title" : "Ventilation of the Deep Southern Ocean and Deglacial CO2 Rise", "translator" : [ { "dropping-particle" : "", "family" : "L4615", "given" : "", "non-dropping-particle" : "", "parse-names" : false, "suffix" : "" } ], "type" : "article-journal", "volume" : "328" }, "uris" : [ "http://www.mendeley.com/documents/?uuid=cc54ac31-59f5-39ca-b992-9341f5f5c752" ] }, { "id" : "ITEM-2", "itemData" : { "DOI" : "10.1038/nature16514", "ISSN" : "0028-0836", "abstract" : "No single mechanism can account for the full amplitude of past atmospheric carbon dioxide (CO2) concentration variability over glacial\u2013interglacial cycles1. A build-up of carbon in the deep ocean has been shown to have occurred during the Last Glacial Maximum2,3. However, the mechanisms responsible for the release of the deeply sequestered carbon to the atmosphere at deglaciation, and the relative importance of deep ocean sequestration in regulating millennial-timescale variations in atmospheric CO2 concentration before the Last Glacial Maximum, have remained unclear. Here we present sedimentary redox-sensitive trace-metal records from the Antarctic Zone of the Southern Ocean that provide a reconstruction of transient changes in deep ocean oxygenation and, by inference, respired carbon storage throughout the last glacial cycle. Our data suggest that respired carbon was removed from the abyssal Southern Ocean during the Northern Hemisphere cold phases of the deglaciation, when atmospheric CO2 concentration increased rapidly, reflecting\u2014at least in part\u2014a combination of dwindling iron fertilization by dust and enhanced deep ocean ventilation. Furthermore, our records show that the observed covariation between atmospheric CO2 concentration and abyssal Southern Ocean oxygenation was maintained throughout most of the past 80,000 years. This suggests that on millennial timescales deep ocean circulation and iron fertilization in the Southern Ocean played a consistent role in modifying atmospheric CO2 concentration.", "author" : [ { "dropping-particle" : "", "family" : "Jaccard", "given" : "Samuel L", "non-dropping-particle" : "", "parse-names" : false, "suffix" : "" }, { "dropping-particle" : "", "family" : "Galbraith", "given" : "Eric D", "non-dropping-particle" : "", "parse-names" : false, "suffix" : "" }, { "dropping-particle" : "", "family" : "Mart\u00ednez-Garc\u00eda", "given" : "Alfredo", "non-dropping-particle" : "", "parse-names" : false, "suffix" : "" }, { "dropping-particle" : "", "family" : "Anderson", "given" : "Robert F", "non-dropping-particle" : "", "parse-names" : false, "suffix" : "" } ], "container-title" : "Nature", "id" : "ITEM-2", "issue" : "7589", "issued" : { "date-parts" : [ [ "2016", "2", "3" ] ] }, "page" : "207-210", "publisher" : "Nature Publishing Group, a division of Macmillan Publishers Limited. All Rights Reserved.", "title" : "Covariation of deep Southern Ocean oxygenation and atmospheric CO2 through the last ice age", "translator" : [ { "dropping-particle" : "", "family" : "L4311", "given" : "", "non-dropping-particle" : "", "parse-names" : false, "suffix" : "" } ], "type" : "article-journal", "volume" : "530" }, "uris" : [ "http://www.mendeley.com/documents/?uuid=d0cc897c-9d5d-4c44-a350-b82fa62a3673" ] }, { "id" : "ITEM-3", "itemData" : { "DOI" : "10.1038/ncomms11539", "ISBN" : "2041-1723 (Electronic)\\r2041-1723 (Linking)", "ISSN" : "2041-1723", "PMID" : "27187527",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"ITEM-3", "issue" : "1", "issued" : { "date-parts" : [ [ "2016", "12", "17" ] ] }, "page" : "11539", "title" : "Biological and physical controls in the Southern Ocean on past millennial-scale atmospheric CO2 changes", "translator" : [ { "dropping-particle" : "", "family" : "L4387", "given" : "", "non-dropping-particle" : "", "parse-names" : false, "suffix" : "" } ], "type" : "article-journal", "volume" : "7" }, "uris" : [ "http://www.mendeley.com/documents/?uuid=990aabc4-0bbd-32d0-ab7c-6a18d919ede6" ] } ], "mendeley" : { "formattedCitation" : "(Skinner et al., 2010; Gottschalk et al., 2016; Jaccard et al., 2016)", "manualFormatting" : "(Skinner et al., 2010; Gottschalk et al., 2016; Jaccard et al., 2016)", "plainTextFormattedCitation" : "(Skinner et al., 2010; Gottschalk et al., 2016; Jaccard et al., 2016)", "previouslyFormattedCitation" : "(Skinner et al., 2010; Gottschalk et al., 2016; Jaccard et al., 2016)"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 xml:space="preserve">(Skinner et al., </w:t>
      </w:r>
      <w:r w:rsidR="00025FA2" w:rsidRPr="001E7A27">
        <w:rPr>
          <w:rFonts w:cs="Times New Roman"/>
          <w:noProof/>
          <w:color w:val="000000" w:themeColor="text1"/>
          <w:lang w:val="en-GB"/>
        </w:rPr>
        <w:lastRenderedPageBreak/>
        <w:t>2010; Gottschalk et al., 2016; Jaccard et al., 2016)</w:t>
      </w:r>
      <w:r w:rsidRPr="001E7A27">
        <w:rPr>
          <w:lang w:val="en-GB"/>
        </w:rPr>
        <w:fldChar w:fldCharType="end"/>
      </w:r>
      <w:r w:rsidRPr="001E7A27">
        <w:rPr>
          <w:rFonts w:cs="Times New Roman"/>
          <w:color w:val="000000" w:themeColor="text1"/>
          <w:lang w:val="en-GB"/>
        </w:rPr>
        <w:t xml:space="preserve"> and subsequently the Atlantic meridional overturning circulation </w:t>
      </w:r>
      <w:r w:rsidRPr="001E7A27">
        <w:rPr>
          <w:lang w:val="en-GB"/>
        </w:rPr>
        <w:fldChar w:fldCharType="begin" w:fldLock="1"/>
      </w:r>
      <w:r w:rsidR="00747167" w:rsidRPr="001E7A27">
        <w:rPr>
          <w:lang w:val="en-GB"/>
        </w:rPr>
        <w:instrText>ADDIN CSL_CITATION { "citationItems" : [ { "id" : "ITEM-1", "itemData" : { "DOI" : "10.1038/nature02494", "ISBN" : "1476-4687 (Electronic)\\r0028-0836 (Linking)", "ISSN" : "0028-0836", "PMID" : "15103371", "abstract" : "The Atlantic meridional overturning circulation is widely believed to affect climate. Changes in ocean circulation have been inferred from records of the deep water chemical composition derived from sedimentary nutrient proxies, but their impact on climate is difficult to assess because such reconstructions provide insufficient constraints on the rate of overturning. Here we report measurements of 231Pa/230Th, a kinematic proxy for the meridional overturning circulation, in a sediment core from the subtropical North Atlantic Ocean. We find that the meridional overturning was nearly, or completely, eliminated during the coldest deglacial interval in the North Atlantic region, beginning with the catastrophic iceberg discharge Heinrich event H1, 17,500 yr ago, and declined sharply but briefly into the Younger Dryas cold event, about 12,700 yr ago. Following these cold events, the 231Pa/230Th record indicates that rapid accelerations of the meridional overturning circulation were concurrent with the two strongest regional warming events during deglaciation. These results confirm the significance of variations in the rate of the Atlantic meridional overturning circulation for abrupt climate changes.", "author" : [ { "dropping-particle" : "", "family" : "McManus", "given" : "J. F.", "non-dropping-particle" : "", "parse-names" : false, "suffix" : "" }, { "dropping-particle" : "", "family" : "Francois", "given" : "R.", "non-dropping-particle" : "", "parse-names" : false, "suffix" : "" }, { "dropping-particle" : "", "family" : "Gherardi", "given" : "J.-M.", "non-dropping-particle" : "", "parse-names" : false, "suffix" : "" }, { "dropping-particle" : "", "family" : "Keigwin", "given" : "L. D.", "non-dropping-particle" : "", "parse-names" : false, "suffix" : "" }, { "dropping-particle" : "", "family" : "Brown-Leger", "given" : "S.", "non-dropping-particle" : "", "parse-names" : false, "suffix" : "" } ], "container-title" : "Nature", "id" : "ITEM-1", "issue" : "6985", "issued" : { "date-parts" : [ [ "2004", "4" ] ] }, "page" : "834-837", "title" : "Collapse and rapid resumption of Atlantic meridional circulation linked to deglacial climate changes", "translator" : [ { "dropping-particle" : "", "family" : "L4366", "given" : "", "non-dropping-particle" : "", "parse-names" : false, "suffix" : "" } ], "type" : "article-journal", "volume" : "428" }, "uris" : [ "http://www.mendeley.com/documents/?uuid=163c7a88-5f76-3f0c-ba43-c46c38e864d9" ] }, { "id" : "ITEM-2", "itemData" : { "DOI" : "10.1016/j.epsl.2016.04.013", "ISSN" : "0012821X", "abstract" : "Reconstructing past modes of ocean circulation is an essential task in paleoclimatology and paleoceanography. To this end, we combine two sedimentary proxies, Nd isotopes (\u03b5Nd) and the 231Pa/230Th ratio, both of which are not directly involved in the global carbon cycle, but allow the reconstruction of water mass provenance and provide information about the past strength of overturning circulation, respectively. In this study, combined 231Pa/230Th and \u03b5Nd down-core profiles from six Atlantic Ocean sediment cores are presented. The data set is complemented by the two available combined data sets from the literature. From this we derive a comprehensive picture of spatial and temporal patterns and the dynamic changes of the Atlantic Meridional Overturning Circulation over the past ~25 ka. Our results provide evidence for a consistent pattern of glacial/stadial advances of Southern Sourced Water along with a northward circulation mode for all cores in the deeper (&gt;3000 m) Atlantic. Results from shallower core sites support an active overturning cell of shoaled Northern Sourced Water during the LGM and the subsequent deglaciation. Furthermore, we report evidence for a short-lived period of intensified AMOC in the early Holocene.", "author" : [ { "dropping-particle" : "", "family" : "Lippold", "given" : "J\u00f6rg", "non-dropping-particle" : "", "parse-names" : false, "suffix" : "" }, { "dropping-particle" : "", "family" : "Gutjahr", "given" : "Marcus", "non-dropping-particle" : "", "parse-names" : false, "suffix" : "" }, { "dropping-particle" : "", "family" : "Blaser", "given" : "Patrick", "non-dropping-particle" : "", "parse-names" : false, "suffix" : "" }, { "dropping-particle" : "", "family" : "Christner", "given" : "Emanuel", "non-dropping-particle" : "", "parse-names" : false, "suffix" : "" }, { "dropping-particle" : "", "family" : "Carvalho Ferreira", "given" : "Maria Luiza", "non-dropping-particle" : "de", "parse-names" : false, "suffix" : "" }, { "dropping-particle" : "", "family" : "Mulitza", "given" : "Stefan", "non-dropping-particle" : "", "parse-names" : false, "suffix" : "" }, { "dropping-particle" : "", "family" : "Christl", "given" : "Marcus", "non-dropping-particle" : "", "parse-names" : false, "suffix" : "" }, { "dropping-particle" : "", "family" : "Wombacher", "given" : "Frank", "non-dropping-particle" : "", "parse-names" : false, "suffix" : "" }, { "dropping-particle" : "", "family" : "B\u00f6hm", "given" : "Evelyn", "non-dropping-particle" : "", "parse-names" : false, "suffix" : "" }, { "dropping-particle" : "", "family" : "Antz", "given" : "Benny", "non-dropping-particle" : "", "parse-names" : false, "suffix" : "" }, { "dropping-particle" : "", "family" : "Cartapanis", "given" : "Olivier", "non-dropping-particle" : "", "parse-names" : false, "suffix" : "" }, { "dropping-particle" : "", "family" : "Vogel", "given" : "Hendrik", "non-dropping-particle" : "", "parse-names" : false, "suffix" : "" }, { "dropping-particle" : "", "family" : "Jaccard", "given" : "Samuel L.", "non-dropping-particle" : "", "parse-names" : false, "suffix" : "" } ], "container-title" : "Earth and Planetary Science Letters", "id" : "ITEM-2", "issued" : { "date-parts" : [ [ "2016", "7" ] ] }, "page" : "68-78", "title" : "Deep water provenance and dynamics of the (de)glacial Atlantic meridional overturning circulation", "translator" : [ { "dropping-particle" : "", "family" : "L5263", "given" : "", "non-dropping-particle" : "", "parse-names" : false, "suffix" : "" } ], "type" : "article-journal", "volume" : "445" }, "uris" : [ "http://www.mendeley.com/documents/?uuid=117e4b07-6a2a-3d88-9e0a-4fa0f550732a" ] } ], "mendeley" : { "formattedCitation" : "(McManus et al., 2004; Lippold et al., 2016)", "manualFormatting" : "(McManus et al., 2004; Lippold et al., 2016)", "plainTextFormattedCitation" : "(McManus et al., 2004; Lippold et al., 2016)", "previouslyFormattedCitation" : "(McManus et al., 2004; Lippold et al., 2016)"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(McManus et al., 2004; Lippold et al., 2016)</w:t>
      </w:r>
      <w:r w:rsidRPr="001E7A27">
        <w:rPr>
          <w:lang w:val="en-GB"/>
        </w:rPr>
        <w:fldChar w:fldCharType="end"/>
      </w:r>
      <w:r w:rsidRPr="001E7A27">
        <w:rPr>
          <w:rFonts w:cs="Times New Roman"/>
          <w:color w:val="000000" w:themeColor="text1"/>
          <w:lang w:val="en-GB"/>
        </w:rPr>
        <w:t xml:space="preserve"> resumed, transferring previously sequestered reminerali</w:t>
      </w:r>
      <w:ins w:id="2865" w:author="Soapbox" w:date="2021-07-16T11:07:00Z">
        <w:r w:rsidR="00507331" w:rsidRPr="001E7A27">
          <w:rPr>
            <w:rFonts w:cs="Times New Roman"/>
            <w:color w:val="000000" w:themeColor="text1"/>
            <w:lang w:val="en-GB"/>
          </w:rPr>
          <w:t>z</w:t>
        </w:r>
      </w:ins>
      <w:del w:id="2866" w:author="Soapbox" w:date="2021-07-16T11:07:00Z">
        <w:r w:rsidRPr="001E7A27" w:rsidDel="00507331">
          <w:rPr>
            <w:rFonts w:cs="Times New Roman"/>
            <w:color w:val="000000" w:themeColor="text1"/>
            <w:lang w:val="en-GB"/>
          </w:rPr>
          <w:delText>s</w:delText>
        </w:r>
      </w:del>
      <w:r w:rsidRPr="001E7A27">
        <w:rPr>
          <w:rFonts w:cs="Times New Roman"/>
          <w:color w:val="000000" w:themeColor="text1"/>
          <w:lang w:val="en-GB"/>
        </w:rPr>
        <w:t>ed carbon from the ocean interior to the upper ocean</w:t>
      </w:r>
      <w:ins w:id="2867" w:author="Soapbox" w:date="2021-07-20T05:35:00Z">
        <w:r w:rsidR="00466EA0" w:rsidRPr="001E7A27">
          <w:rPr>
            <w:rFonts w:cs="Times New Roman"/>
            <w:color w:val="000000" w:themeColor="text1"/>
            <w:lang w:val="en-GB"/>
          </w:rPr>
          <w:t>,</w:t>
        </w:r>
      </w:ins>
      <w:r w:rsidRPr="001E7A27">
        <w:rPr>
          <w:rFonts w:cs="Times New Roman"/>
          <w:color w:val="000000" w:themeColor="text1"/>
          <w:lang w:val="en-GB"/>
        </w:rPr>
        <w:t xml:space="preserve"> and eventually the atmosphere </w:t>
      </w:r>
      <w:commentRangeStart w:id="2868"/>
      <w:commentRangeStart w:id="2869"/>
      <w:r w:rsidRPr="001E7A27">
        <w:rPr>
          <w:lang w:val="en-GB"/>
        </w:rPr>
        <w:fldChar w:fldCharType="begin" w:fldLock="1"/>
      </w:r>
      <w:r w:rsidR="00747167" w:rsidRPr="001E7A27">
        <w:rPr>
          <w:lang w:val="en-GB"/>
        </w:rPr>
        <w:instrText>ADDIN CSL_CITATION { "citationItems" : [ { "id" : "ITEM-1", "itemData" : { "DOI" : "10.1016/j.quascirev.2014.11.012", "ISSN" : "02773791", "abstract" : "Among the many potential explanations for the 80ppm rise of atmospheric CO2concentrations at the end of the last ice age, most involve a weakening of the oceanic soft tissue pump. Here we use global data compilations of sedimentary nitrogen isotopes and benthic oxygenation proxies to provide a synoptic global perspective on the deglacial soft tissue pump weakening. The net change between the Last Glacial Maximum and Holocene shows a removal of respired carbon everywhere that proxy data is available, with the exception of the upper 1.5km of the North Pacific, while excess nitrate accumulated in polar oceans. These observations could be explained by intensifying iron limitation, a shoaling of organic matter remineralization, and/or a change in ocean circulation, but are inconsistent with a change in the magnitude or position of the Southern mid-latitude westerlies. The net soft tissue pump weakening was front-loaded in the early deglaciation (~17.5-~14ka), when atmospheric \u03b413C and \u03b414C were changing rapidly, and appears to have contributed little net change thereafter. Superimposed on the overall deglacial trend were pronounced transient changes that coincided with variability in the Atlantic Meridional Overturning Circulation (AMOC) and bipolar seesaw. The seesaw variability is most clearly expressed as anti-phased oxygenation changes between the upper 1.5km of the North Pacific and the deep North Atlantic, consistent with an Atlantic-Pacific ventilation seesaw, but it dominated transient variability in records throughout the world. Although the soft tissue pump seesaw made little contribution to the contrast between the glacial and interglacial states, it could have contributed to deglacial variability in atmospheric CO2and might have catalyzed the deglaciation.", "author" : [ { "dropping-particle" : "", "family" : "Galbraith", "given" : "Eric D.", "non-dropping-particle" : "", "parse-names" : false, "suffix" : "" }, { "dropping-particle" : "", "family" : "Jaccard", "given" : "Samuel L.", "non-dropping-particle" : "", "parse-names" : false, "suffix" : "" } ], "container-title" : "Quaternary Science Reviews", "id" : "ITEM-1", "issued" : { "date-parts" : [ [ "2015", "2" ] ] }, "page" : "38-48", "title" : "Deglacial weakening of the oceanic soft tissue pump: global constraints from sedimentary nitrogen isotopes and oxygenation proxies", "translator" : [ { "dropping-particle" : "", "family" : "L4380", "given" : "", "non-dropping-particle" : "", "parse-names" : false, "suffix" : "" } ], "type" : "article-journal", "volume" : "109" }, "uris" : [ "http://www.mendeley.com/documents/?uuid=fa95279f-3079-3a9f-bd6f-2b74fa7276c3" ] } ], "mendeley" : { "formattedCitation" : "(Galbraith and Jaccard, 2015)", "manualFormatting" : "(Skinner et al., 2010; Galbraith and Jaccard, 2015; Gottschalk et al., 2016; Ronge et al., 2016; Sikes et al., 2016; Rae et al., 2018; Ronge et al., 2020)", "plainTextFormattedCitation" : "(Galbraith and Jaccard, 2015)", "previouslyFormattedCitation" : "(Galbraith and Jaccard, 2015)"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(Skinner et al., 2010; Galbraith and Jaccard, 2015; Gottschalk et al., 2016; Ronge et al., 2016; Sikes et al., 2016; Rae et al., 2018; Ronge et al., 2020)</w:t>
      </w:r>
      <w:r w:rsidRPr="001E7A27">
        <w:rPr>
          <w:lang w:val="en-GB"/>
        </w:rPr>
        <w:fldChar w:fldCharType="end"/>
      </w:r>
      <w:commentRangeEnd w:id="2868"/>
      <w:r w:rsidR="00025FA2" w:rsidRPr="001E7A27">
        <w:rPr>
          <w:rStyle w:val="CommentReference"/>
          <w:lang w:val="en-GB"/>
        </w:rPr>
        <w:commentReference w:id="2868"/>
      </w:r>
      <w:r w:rsidRPr="001E7A27">
        <w:rPr>
          <w:rFonts w:cs="Times New Roman"/>
          <w:color w:val="000000" w:themeColor="text1"/>
          <w:lang w:val="en-GB"/>
        </w:rPr>
        <w:t xml:space="preserve">, </w:t>
      </w:r>
      <w:commentRangeEnd w:id="2869"/>
      <w:r w:rsidR="00091757" w:rsidRPr="001E7A27">
        <w:rPr>
          <w:rStyle w:val="CommentReference"/>
          <w:lang w:val="en-GB"/>
        </w:rPr>
        <w:commentReference w:id="2869"/>
      </w:r>
      <w:r w:rsidRPr="001E7A27">
        <w:rPr>
          <w:rFonts w:cs="Times New Roman"/>
          <w:color w:val="000000" w:themeColor="text1"/>
          <w:lang w:val="en-GB"/>
        </w:rPr>
        <w:t>contributing to the deglacial CO</w:t>
      </w:r>
      <w:r w:rsidRPr="001E7A27">
        <w:rPr>
          <w:rFonts w:cs="Times New Roman"/>
          <w:color w:val="000000" w:themeColor="text1"/>
          <w:vertAlign w:val="subscript"/>
          <w:lang w:val="en-GB"/>
        </w:rPr>
        <w:t>2</w:t>
      </w:r>
      <w:r w:rsidRPr="001E7A27">
        <w:rPr>
          <w:rFonts w:cs="Times New Roman"/>
          <w:color w:val="000000" w:themeColor="text1"/>
          <w:lang w:val="en-GB"/>
        </w:rPr>
        <w:t xml:space="preserve"> rise</w:t>
      </w:r>
      <w:r w:rsidRPr="001E7A27">
        <w:rPr>
          <w:lang w:val="en-GB"/>
        </w:rPr>
        <w:t xml:space="preserve">. </w:t>
      </w:r>
      <w:r w:rsidRPr="001E7A27">
        <w:rPr>
          <w:rFonts w:cs="Times New Roman"/>
          <w:color w:val="000000" w:themeColor="text1"/>
          <w:lang w:val="en-GB"/>
        </w:rPr>
        <w:t>Intermediate depths lost oxygen as a result of sluggish ventilation and increasing temperatures (decreasing saturation)</w:t>
      </w:r>
      <w:ins w:id="2870" w:author="Soapbox" w:date="2021-07-20T05:35:00Z">
        <w:r w:rsidR="00466EA0" w:rsidRPr="001E7A27">
          <w:rPr>
            <w:rFonts w:cs="Times New Roman"/>
            <w:color w:val="000000" w:themeColor="text1"/>
            <w:lang w:val="en-GB"/>
          </w:rPr>
          <w:t>.</w:t>
        </w:r>
      </w:ins>
      <w:r w:rsidRPr="001E7A27">
        <w:rPr>
          <w:rFonts w:cs="Times New Roman"/>
          <w:color w:val="000000" w:themeColor="text1"/>
          <w:lang w:val="en-GB"/>
        </w:rPr>
        <w:t xml:space="preserve"> </w:t>
      </w:r>
      <w:ins w:id="2871" w:author="Soapbox" w:date="2021-07-20T05:35:00Z">
        <w:r w:rsidR="00466EA0" w:rsidRPr="001E7A27">
          <w:rPr>
            <w:rFonts w:cs="Times New Roman"/>
            <w:color w:val="000000" w:themeColor="text1"/>
            <w:lang w:val="en-GB"/>
          </w:rPr>
          <w:t>A</w:t>
        </w:r>
      </w:ins>
      <w:del w:id="2872" w:author="Soapbox" w:date="2021-07-20T05:35:00Z">
        <w:r w:rsidRPr="001E7A27" w:rsidDel="00466EA0">
          <w:rPr>
            <w:rFonts w:cs="Times New Roman"/>
            <w:color w:val="000000" w:themeColor="text1"/>
            <w:lang w:val="en-GB"/>
          </w:rPr>
          <w:delText>a</w:delText>
        </w:r>
      </w:del>
      <w:r w:rsidRPr="001E7A27">
        <w:rPr>
          <w:rFonts w:cs="Times New Roman"/>
          <w:color w:val="000000" w:themeColor="text1"/>
          <w:lang w:val="en-GB"/>
        </w:rPr>
        <w:t xml:space="preserve">s the world emerged from the last  </w:t>
      </w:r>
      <w:r w:rsidR="00E274BE" w:rsidRPr="001E7A27">
        <w:rPr>
          <w:rFonts w:cs="Times New Roman"/>
          <w:color w:val="000000" w:themeColor="text1"/>
          <w:lang w:val="en-GB"/>
        </w:rPr>
        <w:t xml:space="preserve"> Glacial period</w:t>
      </w:r>
      <w:ins w:id="2873" w:author="Soapbox" w:date="2021-07-20T05:35:00Z">
        <w:r w:rsidR="00466EA0" w:rsidRPr="001E7A27">
          <w:rPr>
            <w:rFonts w:cs="Times New Roman"/>
            <w:color w:val="000000" w:themeColor="text1"/>
            <w:lang w:val="en-GB"/>
          </w:rPr>
          <w:t>,</w:t>
        </w:r>
      </w:ins>
      <w:r w:rsidR="00E274BE" w:rsidRPr="001E7A27">
        <w:rPr>
          <w:rFonts w:cs="Times New Roman"/>
          <w:color w:val="000000" w:themeColor="text1"/>
          <w:lang w:val="en-GB"/>
        </w:rPr>
        <w:t xml:space="preserve"> </w:t>
      </w:r>
      <w:r w:rsidRPr="001E7A27">
        <w:rPr>
          <w:rFonts w:cs="Times New Roman"/>
          <w:color w:val="000000" w:themeColor="text1"/>
          <w:lang w:val="en-GB"/>
        </w:rPr>
        <w:t xml:space="preserve">OMZs underwent a large volumetric increase at the beginning of the Bølling-Allerød (B/A), a northern-hemisphere wide warming event, 14.7 ka </w:t>
      </w:r>
      <w:r w:rsidRPr="001E7A27">
        <w:rPr>
          <w:lang w:val="en-GB"/>
        </w:rPr>
        <w:fldChar w:fldCharType="begin" w:fldLock="1"/>
      </w:r>
      <w:r w:rsidR="00747167" w:rsidRPr="001E7A27">
        <w:rPr>
          <w:lang w:val="en-GB"/>
        </w:rPr>
        <w:instrText>ADDIN CSL_CITATION { "citationItems" : [ { "id" : "ITEM-1", "itemData" : { "DOI" : "10.1038/ngeo1352", "ISBN" : "1752-0894", "ISSN" : "1752-0894", "abstract" : "During the last glacial termination, the solubility of gases in the ocean decreased as ocean temperatures rose. However, marine sediments have not unanimously recorded ocean deoxygenation throughout this time. Some records show increasing oxygenation since the Last Glacial Maximum, particularly in the deep sea, while many document abrupt oxygenation changes, often associated with apparent changes in the formation rate of North Atlantic Deep Water. Here we present a global compilation of marine sediment proxy records that reveals remarkable coherency between regional oxygenation changes throughout deglaciation. The upper ocean generally became less oxygenated, but this general trend included pauses and even reversals, reflecting changes in nutrient supply, respiration rates and ventilation. The most pronounced deoxygenation episode in the upper ocean occurred midway through the deglaciation, associated with a reinvigoration of North Atlantic Deep Water formation. At this time, the upper Indo-Pacific Ocean was less oxygenated than today. Meanwhile, the bulk of the deep ocean became more oxygenated over the deglaciation, reflecting a transfer of respired carbon to the atmosphere. The observed divergence from a simple solubility control emphasizes the degree to which oxygen consumption patterns can be altered by changes in ocean circulation and marine ecosystems.", "author" : [ { "dropping-particle" : "", "family" : "Jaccard", "given" : "Samuel L.", "non-dropping-particle" : "", "parse-names" : false, "suffix" : "" }, { "dropping-particle" : "", "family" : "Galbraith", "given" : "Eric D.", "non-dropping-particle" : "", "parse-names" : false, "suffix" : "" } ], "container-title" : "Nature Geoscience", "id" : "ITEM-1", "issue" : "2", "issued" : { "date-parts" : [ [ "2012", "2", "18" ] ] }, "page" : "151-156", "title" : "Large climate-driven changes of oceanic oxygen concentrations during the last deglaciation", "translator" : [ { "dropping-particle" : "", "family" : "L4389", "given" : "", "non-dropping-particle" : "", "parse-names" : false, "suffix" : "" } ], "type" : "article-journal", "volume" : "5" }, "uris" : [ "http://www.mendeley.com/documents/?uuid=7435aa12-93d1-3167-af16-f25be3b12d4d" ] }, { "id" : "ITEM-2", "itemData" : { "DOI" : "10.1038/nature15753", "ISBN" : "0028-0836", "ISSN" : "0028-0836", "PMID" : "26581293", "abstract" : "Marine sediments from the North Pacific document two episodes of expansion and strengthening of the subsurface oxygen minimum zone (OMZ) accompanied by seafloor hypoxia during the last deglacial transition1\u20134. The mechanisms driving this hypoxia remain under debate1\u201311. We present a new high-resolution alkenone palaeotemperature reconstruction from the Gulf of Alaska that reveals two abrupt warming events of 4\u20135 degrees Celsius at the onset of the B\u00f8lling and Holocene intervals that coincide with sudden shifts to hypoxia at intermediate depths. The presence of diatomaceous laminations and hypoxia-tolerant benthic foraminiferal species, peaks in redox-sensitive trace metals12,13, and enhanced 15N/14N ratio of organic matter13, collectively suggest association with high export production. A decrease in 18O/16O values of benthic foraminifera accompanying the most severe deoxygenation event indicates subsurface warming of up to about 2 degrees Celsius. We infer that abrupt warming triggered expansion of the North Pacific OMZ through reduced oxygen solubility and increased marine productivity via physiological effects; following initiation of hypoxia, remobilization of iron from hypoxic sediments could have provided a positive feedback on ocean deoxygenation through increased nutrient utilization and carbon export. Such a biogeochemical amplification process implies high sensitivity of OMZ expansion to warming.", "author" : [ { "dropping-particle" : "", "family" : "Praetorius", "given" : "S. K.", "non-dropping-particle" : "", "parse-names" : false, "suffix" : "" }, { "dropping-particle" : "", "family" : "Mix", "given" : "A. C.", "non-dropping-particle" : "", "parse-names" : false, "suffix" : "" }, { "dropping-particle" : "", "family" : "Walczak", "given" : "M. H.", "non-dropping-particle" : "", "parse-names" : false, "suffix" : "" }, { "dropping-particle" : "", "family" : "Wolhowe", "given" : "M. D.", "non-dropping-particle" : "", "parse-names" : false, "suffix" : "" }, { "dropping-particle" : "", "family" : "Addison", "given" : "J. A.", "non-dropping-particle" : "", "parse-names" : false, "suffix" : "" }, { "dropping-particle" : "", "family" : "Prahl", "given" : "F. G.", "non-dropping-particle" : "", "parse-names" : false, "suffix" : "" } ], "container-title" : "Nature", "id" : "ITEM-2", "issue" : "7578", "issued" : { "date-parts" : [ [ "2015", "11" ] ] }, "page" : "362-366", "title" : "North Pacific deglacial hypoxic events linked to abrupt ocean warming", "translator" : [ { "dropping-particle" : "", "family" : "L5262", "given" : "", "non-dropping-particle" : "", "parse-names" : false, "suffix" : "" } ], "type" : "article-journal", "volume" : "527" }, "uris" : [ "http://www.mendeley.com/documents/?uuid=2678ad92-11c5-3385-a29d-c2461be33a5a" ] } ], "mendeley" : { "formattedCitation" : "(Jaccard and Galbraith, 2012; Praetorius et al., 2015)", "plainTextFormattedCitation" : "(Jaccard and Galbraith, 2012; Praetorius et al., 2015)", "previouslyFormattedCitation" : "(Jaccard and Galbraith, 2012; Praetorius et al., 2015)" }, "properties" : { "noteIndex" : 0 }, "schema" : "https://github.com/citation-style-language/schema/raw/master/csl-citation.json" }</w:instrText>
      </w:r>
      <w:r w:rsidRPr="001E7A27">
        <w:rPr>
          <w:lang w:val="en-GB"/>
        </w:rPr>
        <w:fldChar w:fldCharType="separate"/>
      </w:r>
      <w:r w:rsidR="00025FA2" w:rsidRPr="001E7A27">
        <w:rPr>
          <w:rFonts w:cs="Times New Roman"/>
          <w:noProof/>
          <w:color w:val="000000" w:themeColor="text1"/>
          <w:lang w:val="en-GB"/>
        </w:rPr>
        <w:t>(Jaccard and Galbraith, 2012; Praetorius et al., 2015)</w:t>
      </w:r>
      <w:r w:rsidRPr="001E7A27">
        <w:rPr>
          <w:lang w:val="en-GB"/>
        </w:rPr>
        <w:fldChar w:fldCharType="end"/>
      </w:r>
      <w:r w:rsidRPr="001E7A27">
        <w:rPr>
          <w:rFonts w:cs="Times New Roman"/>
          <w:color w:val="000000" w:themeColor="text1"/>
          <w:lang w:val="en-GB"/>
        </w:rPr>
        <w:t xml:space="preserve"> with deleterious consequences for benthic ecosystems (e.g.</w:t>
      </w:r>
      <w:ins w:id="2874" w:author="Robin Matthews" w:date="2021-06-17T17:19:00Z">
        <w:r w:rsidR="00091757" w:rsidRPr="001E7A27">
          <w:rPr>
            <w:rFonts w:cs="Times New Roman"/>
            <w:color w:val="000000" w:themeColor="text1"/>
            <w:lang w:val="en-GB"/>
          </w:rPr>
          <w:t>,</w:t>
        </w:r>
      </w:ins>
      <w:r w:rsidRPr="001E7A27">
        <w:rPr>
          <w:rFonts w:cs="Times New Roman"/>
          <w:color w:val="000000" w:themeColor="text1"/>
          <w:lang w:val="en-GB"/>
        </w:rPr>
        <w:t xml:space="preserve"> </w:t>
      </w:r>
      <w:commentRangeStart w:id="2875"/>
      <w:r w:rsidRPr="001E7A27">
        <w:rPr>
          <w:lang w:val="en-GB"/>
        </w:rPr>
        <w:fldChar w:fldCharType="begin" w:fldLock="1"/>
      </w:r>
      <w:ins w:id="2876" w:author="Robin Matthews" w:date="2021-06-17T17:19:00Z">
        <w:r w:rsidR="00091757" w:rsidRPr="001E7A27">
          <w:rPr>
            <w:lang w:val="en-GB"/>
          </w:rPr>
          <w:instrText>ADDIN CSL_CITATION { "citationItems" : [ { "id" : "ITEM-1", "itemData" : { "DOI" : "10.1073/pnas.1417130112", "ISBN" : "1091-6490 (Electronic) 0027-8424 (Linking)", "ISSN" : "0027-8424", "PMID" : "25825727", "abstract" : "Anthropogenic climate change is predicted to decrease oceanic oxygen (O2) concentrations, with potentially significant effects on marine ecosystems. Geologically recent episodes of abrupt climatic warming provide opportunities to assess the effects of changing oxygenation on marine communities. Thus far, this knowledge has been largely restricted to investigations using Foraminifera, with little being known about ecosystem-scale responses to abrupt, climate-forced deoxygenation. We here present high-resolution records based on the first comprehensive quantitative analysis, to our knowledge, of changes in marine metazoans (Mollusca, Echinodermata, Arthropoda, and Annelida; &gt;5,400 fossils and trace fossils) in response to the global warming associated with the last glacial to interglacial episode. The molluscan archive is dominated by extremophile taxa, including those containing endosymbiotic sulfur-oxidizing bacteria (Lucinoma aequizonatum) and those that graze on filamentous sulfur-oxidizing benthic bacterial mats (Alia permodesta). This record, from 16,100 to 3,400 y ago, demonstrates that seafloor invertebrate communities are subject to major turnover in response to relatively minor inferred changes in oxygenation (&gt;1.5 to &lt;0.5 mL\u22c5L(-1) [O2]) associated with abrupt (&lt;100 y) warming of the eastern Pacific. The biotic turnover and recovery events within the record expand known rates of marine biological recovery by an order of magnitude, from &lt;100 to &gt;1,000 y, and illustrate the crucial role of climate and oceanographic change in driving long-term successional changes in ocean ecosystems.", "author" : [ { "dropping-particle" : "", "family" : "Moffitt", "given" : "Sarah E.", "non-dropping-particle" : "", "parse-names" : false, "suffix" : "" }, { "dropping-particle" : "", "family" : "Hill", "given" : "Tessa M.", "non-dropping-particle" : "", "parse-names" : false, "suffix" : "" }, { "dropping-particle" : "", "family" : "Roopnarine", "given" : "Peter D.", "non-dropping-particle" : "", "parse-names" : false, "suffix" : "" }, { "dropping-particle" : "", "family" : "Kennett", "given" : "James P.", "non-dropping-particle" : "", "parse-names" : false, "suffix" : "" } ], "container-title" : "Proceedings of the National Academy of Sciences", "id" : "ITEM-1", "issue" : "15", "issued" : { "date-parts" : [ [ "2015", "4", "14" ] ] }, "page" : "4684-4689", "title" : "Response of seafloor ecosystems to abrupt global climate change", "translator" : [ { "dropping-particle" : "", "family" : "L5261", "given" : "", "non-dropping-particle" : "", "parse-names" : false, "suffix" : "" } ], "type" : "article-journal", "volume" : "112" }, "uris" : [ "http://www.mendeley.com/documents/?uuid=d3fe0443-2f6a-3caa-a6f4-fdf70c3844ad" ] } ], "mendeley" : { "formattedCitation" : "(Moffitt et al., 2015)", "manualFormatting" : "Moffitt et al., 2015)", "plainTextFormattedCitation" : "(Moffitt et al., 2015)", "previouslyFormattedCitation" : "(Moffitt et al., 2015)" }, "properties" : { "noteIndex" : 0 }, "schema" : "https://github.com/citation-style-language/schema/raw/master/csl-citation.json" }</w:instrText>
        </w:r>
      </w:ins>
      <w:del w:id="2877" w:author="Robin Matthews" w:date="2021-06-17T17:19:00Z">
        <w:r w:rsidR="00747167" w:rsidRPr="001E7A27" w:rsidDel="00091757">
          <w:rPr>
            <w:lang w:val="en-GB"/>
          </w:rPr>
          <w:delInstrText>ADDIN CSL_CITATION { "citationItems" : [ { "id" : "ITEM-1", "itemData" : { "DOI" : "10.1073/pnas.1417130112", "ISBN" : "1091-6490 (Electronic) 0027-8424 (Linking)", "ISSN" : "0027-8424", "PMID" : "25825727", "abstract" : "Anthropogenic climate change is predicted to decrease oceanic oxygen (O2) concentrations, with potentially significant effects on marine ecosystems. Geologically recent episodes of abrupt climatic warming provide opportunities to assess the effects of changing oxygenation on marine communities. Thus far, this knowledge has been largely restricted to investigations using Foraminifera, with little being known about ecosystem-scale responses to abrupt, climate-forced deoxygenation. We here present high-resolution records based on the first comprehensive quantitative analysis, to our knowledge, of changes in marine metazoans (Mollusca, Echinodermata, Arthropoda, and Annelida; &gt;5,400 fossils and trace fossils) in response to the global warming associated with the last glacial to interglacial episode. The molluscan archive is dominated by extremophile taxa, including those containing endosymbiotic sulfur-oxidizing bacteria (Lucinoma aequizonatum) and those that graze on filamentous sulfur-oxidizing benthic bacterial mats (Alia permodesta). This record, from 16,100 to 3,400 y ago, demonstrates that seafloor invertebrate communities are subject to major turnover in response to relatively minor inferred changes in oxygenation (&gt;1.5 to &lt;0.5 mL\u22c5L(-1) [O2]) associated with abrupt (&lt;100 y) warming of the eastern Pacific. The biotic turnover and recovery events within the record expand known rates of marine biological recovery by an order of magnitude, from &lt;100 to &gt;1,000 y, and illustrate the crucial role of climate and oceanographic change in driving long-term successional changes in ocean ecosystems.", "author" : [ { "dropping-particle" : "", "family" : "Moffitt", "given" : "Sarah E.", "non-dropping-particle" : "", "parse-names" : false, "suffix" : "" }, { "dropping-particle" : "", "family" : "Hill", "given" : "Tessa M.", "non-dropping-particle" : "", "parse-names" : false, "suffix" : "" }, { "dropping-particle" : "", "family" : "Roopnarine", "given" : "Peter D.", "non-dropping-particle" : "", "parse-names" : false, "suffix" : "" }, { "dropping-particle" : "", "family" : "Kennett", "given" : "James P.", "non-dropping-particle" : "", "parse-names" : false, "suffix" : "" } ], "container-title" : "Proceedings of the National Academy of Sciences", "id" : "ITEM-1", "issue" : "15", "issued" : { "date-parts" : [ [ "2015", "4", "14" ] ] }, "page" : "4684-4689", "title" : "Response of seafloor ecosystems to abrupt global climate change", "translator" : [ { "dropping-particle" : "", "family" : "L5261", "given" : "", "non-dropping-particle" : "", "parse-names" : false, "suffix" : "" } ], "type" : "article-journal", "volume" : "112" }, "uris" : [ "http://www.mendeley.com/documents/?uuid=d3fe0443-2f6a-3caa-a6f4-fdf70c3844ad" ] } ], "mendeley" : { "formattedCitation" : "(Moffitt et al., 2015)", "manualFormatting" : "Moffitt et al., 2015", "plainTextFormattedCitation" : "(Moffitt et al., 2015)", "previouslyFormattedCitation" : "(Moffitt et al., 2015)" }, "properties" : { "noteIndex" : 0 }, "schema" : "https://github.com/citation-style-language/schema/raw/master/csl-citation.json" }</w:delInstrText>
        </w:r>
      </w:del>
      <w:r w:rsidRPr="001E7A27">
        <w:rPr>
          <w:lang w:val="en-GB"/>
        </w:rPr>
        <w:fldChar w:fldCharType="separate"/>
      </w:r>
      <w:r w:rsidR="00025FA2" w:rsidRPr="001E7A27">
        <w:rPr>
          <w:rFonts w:cs="Times New Roman"/>
          <w:noProof/>
          <w:color w:val="000000" w:themeColor="text1"/>
          <w:lang w:val="en-GB"/>
        </w:rPr>
        <w:t>Moffitt et al., 201</w:t>
      </w:r>
      <w:ins w:id="2878" w:author="Robin Matthews" w:date="2021-06-17T17:19:00Z">
        <w:r w:rsidR="00091757" w:rsidRPr="001E7A27">
          <w:rPr>
            <w:rFonts w:cs="Times New Roman"/>
            <w:noProof/>
            <w:color w:val="000000" w:themeColor="text1"/>
            <w:lang w:val="en-GB"/>
          </w:rPr>
          <w:t>5)</w:t>
        </w:r>
      </w:ins>
      <w:del w:id="2879" w:author="Robin Matthews" w:date="2021-06-17T17:19:00Z">
        <w:r w:rsidR="00025FA2" w:rsidRPr="001E7A27" w:rsidDel="00091757">
          <w:rPr>
            <w:rFonts w:cs="Times New Roman"/>
            <w:noProof/>
            <w:color w:val="000000" w:themeColor="text1"/>
            <w:lang w:val="en-GB"/>
          </w:rPr>
          <w:delText>5</w:delText>
        </w:r>
      </w:del>
      <w:r w:rsidRPr="001E7A27">
        <w:rPr>
          <w:lang w:val="en-GB"/>
        </w:rPr>
        <w:fldChar w:fldCharType="end"/>
      </w:r>
      <w:commentRangeEnd w:id="2875"/>
      <w:r w:rsidR="00025FA2" w:rsidRPr="001E7A27">
        <w:rPr>
          <w:rStyle w:val="CommentReference"/>
          <w:lang w:val="en-GB"/>
        </w:rPr>
        <w:commentReference w:id="2875"/>
      </w:r>
      <w:del w:id="2880" w:author="Robin Matthews" w:date="2021-06-17T17:19:00Z">
        <w:r w:rsidRPr="001E7A27" w:rsidDel="00091757">
          <w:rPr>
            <w:rFonts w:cs="Times New Roman"/>
            <w:color w:val="000000" w:themeColor="text1"/>
            <w:lang w:val="en-GB"/>
          </w:rPr>
          <w:delText>)</w:delText>
        </w:r>
      </w:del>
      <w:r w:rsidRPr="001E7A27">
        <w:rPr>
          <w:rFonts w:cs="Times New Roman"/>
          <w:color w:val="000000" w:themeColor="text1"/>
          <w:lang w:val="en-GB"/>
        </w:rPr>
        <w:t xml:space="preserve">. These observations indicate with </w:t>
      </w:r>
      <w:r w:rsidRPr="001E7A27">
        <w:rPr>
          <w:rFonts w:cs="Times New Roman"/>
          <w:i/>
          <w:color w:val="000000" w:themeColor="text1"/>
          <w:lang w:val="en-GB"/>
        </w:rPr>
        <w:t>high confidence</w:t>
      </w:r>
      <w:r w:rsidRPr="001E7A27">
        <w:rPr>
          <w:rFonts w:cs="Times New Roman"/>
          <w:color w:val="000000" w:themeColor="text1"/>
          <w:lang w:val="en-GB"/>
        </w:rPr>
        <w:t xml:space="preserve"> that the rate of warming, affecting the solubility of oxygen and upper water column stratification, coupled with changes in subsurface ocean ventilation</w:t>
      </w:r>
      <w:ins w:id="2881" w:author="Soapbox" w:date="2021-07-20T05:36:00Z">
        <w:r w:rsidR="00466EA0" w:rsidRPr="001E7A27">
          <w:rPr>
            <w:rFonts w:cs="Times New Roman"/>
            <w:color w:val="000000" w:themeColor="text1"/>
            <w:lang w:val="en-GB"/>
          </w:rPr>
          <w:t>,</w:t>
        </w:r>
      </w:ins>
      <w:r w:rsidRPr="001E7A27">
        <w:rPr>
          <w:rFonts w:cs="Times New Roman"/>
          <w:color w:val="000000" w:themeColor="text1"/>
          <w:lang w:val="en-GB"/>
        </w:rPr>
        <w:t xml:space="preserve"> impose a direct control on the degree of ocean deoxygenation, implying a high sensitivity of ocean oxygen loss to warming. </w:t>
      </w:r>
      <w:r w:rsidRPr="001E7A27">
        <w:rPr>
          <w:lang w:val="en-GB"/>
        </w:rPr>
        <w:t xml:space="preserve">The expansion of OMZs contributed to a widespread increase in water column (de)nitrification </w:t>
      </w:r>
      <w:bookmarkStart w:id="2882" w:name="_Hlk74842929"/>
      <w:commentRangeStart w:id="2883"/>
      <w:commentRangeStart w:id="2884"/>
      <w:r w:rsidRPr="001E7A27">
        <w:rPr>
          <w:lang w:val="en-GB"/>
        </w:rPr>
        <w:fldChar w:fldCharType="begin" w:fldLock="1"/>
      </w:r>
      <w:r w:rsidR="00747167" w:rsidRPr="001E7A27">
        <w:rPr>
          <w:lang w:val="en-GB"/>
        </w:rPr>
        <w:instrText>ADDIN CSL_CITATION { "citationItems" : [ { "id" : "ITEM-1", "itemData" : { "DOI" : "10.1038/ngeo1832", "ISBN" : "1752-0894", "ISSN" : "1752-0894", "abstract" : "Over much of the ocean\u2019s surface, productivity and growth are limited by a scarcity of bioavailable nitrogen. Sedimentary \u03b415N records spanning the last deglaciation suggest marked shifts in the nitrogen cycle during this time, but the quantification of these changes has been hindered by the complexity of nitrogen isotope cycling. Here we present a database of \u03b415N in sediments throughout the world\u2019s oceans, including 2,329 modern seafloor samples, and 76 timeseries spanning the past 30,000 years. We show that the \u03b415N values of modern seafloor sediments are consistent with values predicted by our knowledge of nitrogen cycling in the water column. Despite many local deglacial changes, the globally averaged \u03b415N values of sinking organic matter were similar during the Last Glacial Maximum and Early Holocene. Considering the global isotopic mass balance, we explain these observations with the following deglacial history of nitrogen inventory processes. During the Last Glacial Maximum, the nitrogen cycle was near steady state. During the deglaciation, denitrification in the pelagic water column accelerated. The flooding of continental shelves subsequently increased denitrification at the seafloor, and denitrification reached near steady-state conditions again in the Early Holocene. We use a recent parameterization of seafloor denitrification to estimate a 30\u2013120% increase in benthic denitrification between 15,000 and 8,000 years ago. Based on the similarity of globally averaged \u03b415N values during the Last Glacial Maximum and Early Holocene, we infer that pelagic denitrification must have increased by a similar amount between the two steady states.", "author" : [ { "dropping-particle" : "", "family" : "Galbraith", "given" : "Eric D", "non-dropping-particle" : "", "parse-names" : false, "suffix" : "" }, { "dropping-particle" : "", "family" : "Kienast", "given" : "Markus", "non-dropping-particle" : "", "parse-names" : false, "suffix" : "" } ], "container-title" : "Nature Geoscience", "id" : "ITEM-1", "issue" : "7", "issued" : { "date-parts" : [ [ "2013", "7", "2" ] ] }, "note" : "10.1038/ngeo1832", "page" : "579-584", "publisher-place" : "Department of Earth and Planetary Science, McGill University, 3450 University Street, Montreal, Quebec H3A 2A7, Canada", "title" : "The acceleration of oceanic denitrification during deglacial warming", "translator" : [ { "dropping-particle" : "", "family" : "L4314", "given" : "", "non-dropping-particle" : "", "parse-names" : false, "suffix" : "" } ], "type" : "article-journal", "volume" : "6" }, "uris" : [ "http://www.mendeley.com/documents/?uuid=e400d2b5-c1e4-4390-ac9d-6616d212f45e" ] } ], "mendeley" : { "formattedCitation" : "(Galbraith and Kienast, 2013)", "manualFormatting" : "(Galbraith et al., 2013)", "plainTextFormattedCitation" : "(Galbraith and Kienast, 2013)", "previouslyFormattedCitation" : "(Galbraith and Kienast, 2013)" }, "properties" : { "noteIndex" : 0 }, "schema" : "https://github.com/citation-style-language/schema/raw/master/csl-citation.json" }</w:instrText>
      </w:r>
      <w:r w:rsidRPr="001E7A27">
        <w:rPr>
          <w:lang w:val="en-GB"/>
        </w:rPr>
        <w:fldChar w:fldCharType="separate"/>
      </w:r>
      <w:r w:rsidR="00025FA2" w:rsidRPr="001E7A27">
        <w:rPr>
          <w:noProof/>
          <w:lang w:val="en-GB"/>
        </w:rPr>
        <w:t>(Galbraith et al., 2013)</w:t>
      </w:r>
      <w:r w:rsidRPr="001E7A27">
        <w:rPr>
          <w:lang w:val="en-GB"/>
        </w:rPr>
        <w:fldChar w:fldCharType="end"/>
      </w:r>
      <w:commentRangeEnd w:id="2883"/>
      <w:r w:rsidR="00025FA2" w:rsidRPr="001E7A27">
        <w:rPr>
          <w:rStyle w:val="CommentReference"/>
          <w:lang w:val="en-GB"/>
        </w:rPr>
        <w:commentReference w:id="2883"/>
      </w:r>
      <w:bookmarkEnd w:id="2882"/>
      <w:r w:rsidRPr="001E7A27">
        <w:rPr>
          <w:lang w:val="en-GB"/>
        </w:rPr>
        <w:t>,</w:t>
      </w:r>
      <w:commentRangeEnd w:id="2884"/>
      <w:r w:rsidR="00091757" w:rsidRPr="001E7A27">
        <w:rPr>
          <w:rStyle w:val="CommentReference"/>
          <w:lang w:val="en-GB"/>
        </w:rPr>
        <w:commentReference w:id="2884"/>
      </w:r>
      <w:r w:rsidRPr="001E7A27">
        <w:rPr>
          <w:lang w:val="en-GB"/>
        </w:rPr>
        <w:t xml:space="preserve"> which contributed substantially to enhanced marine N</w:t>
      </w:r>
      <w:r w:rsidRPr="001E7A27">
        <w:rPr>
          <w:vertAlign w:val="subscript"/>
          <w:lang w:val="en-GB"/>
        </w:rPr>
        <w:t>2</w:t>
      </w:r>
      <w:r w:rsidRPr="001E7A27">
        <w:rPr>
          <w:lang w:val="en-GB"/>
        </w:rPr>
        <w:t xml:space="preserve">O emissions </w:t>
      </w:r>
      <w:commentRangeStart w:id="2885"/>
      <w:commentRangeStart w:id="2886"/>
      <w:r w:rsidRPr="001E7A27">
        <w:rPr>
          <w:lang w:val="en-GB"/>
        </w:rPr>
        <w:fldChar w:fldCharType="begin" w:fldLock="1"/>
      </w:r>
      <w:r w:rsidR="00747167" w:rsidRPr="001E7A27">
        <w:rPr>
          <w:lang w:val="en-GB"/>
        </w:rPr>
        <w:instrText>ADDIN CSL_CITATION { "citationItems" : [ { "id" : "ITEM-1", "itemData" : { "DOI" : "10.1029/2000GB001337", "ISSN" : "08866236", "abstract" : "The intensity of denitrification in the Arabian Sea during the last 65 kyr is reconstructed using high\u2010resolution \u03b415N records of three sediment cores in conjunction with other geochemical tracers for water column oxygenation and productivity. The results reveal a close link to the Greenland ice core record with low or absent water column denitrification during the Last Glacial Maximum, the stadials, and at the time of the Heinrich Events including the Younger Dryas. In contrast, denitrification was high during the Holocene and the interstadials. The intensification of denitrification is related to stronger SW monsoonal upwelling, which enhances organic matter flux and degradation, resulting in a strengthening of the midwater oxygen deficiency. Such a combination of enhanced upwelling and denitrification has also been implied for the Eastern Tropical North Pacific (ETNP), where these events occur during the Holocene and to some extent during the interstadials, too. Today, the Arabian Sea and the ETNP together contribute substantially to the global marine water column denitrification, and a significant fraction of the ocean\u2010atmosphere N2O flux originates from these areas. Changes in N2O emissions from these areas could thus have effected the recently described stadial/interstadial variations in the atmospheric concentration of this greenhouse gas as deduced from ice cores. Moreover, denitrification is the major sink for oceanic nitrate and provides a primary control for the oceanic nutrient inventory, which in turn influences global primary productivity and CO2 sequestration by the biological pump. Short\u2010term switches between a nondenitrification mode and a denitrification mode in these marine regions therefore have an impact on global climate.", "author" : [ { "dropping-particle" : "", "family" : "Suthhof", "given" : "Andreas", "non-dropping-particle" : "", "parse-names" : false, "suffix" : "" }, { "dropping-particle" : "", "family" : "Ittekkot", "given" : "Venugopalan", "non-dropping-particle" : "", "parse-names" : false, "suffix" : "" }, { "dropping-particle" : "", "family" : "Gaye-Haake", "given" : "Birgit", "non-dropping-particle" : "", "parse-names" : false, "suffix" : "" } ], "container-title" : "Global Biogeochemical Cycles", "id" : "ITEM-1", "issue" : "3", "issued" : { "date-parts" : [ [ "2001", "9", "1" ] ] }, "page" : "637-649", "publisher" : "Wiley-Blackwell", "title" : "Millennial-scale oscillation of denitrification intensity in the Arabian Sea during the Late Quaternary and its potential influence on atmospheric N2O and global climate", "translator" : [ { "dropping-particle" : "", "family" : "L898", "given" : "", "non-dropping-particle" : "", "parse-names" : false, "suffix" : "" } ], "type" : "article-journal", "volume" : "15" }, "uris" : [ "http://www.mendeley.com/documents/?uuid=7ff56a10-d6e3-36a7-8bc0-f02998a841ff" ] }, { "id" : "ITEM-2",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"ITEM-2",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"mendeley" : { "formattedCitation" : "(Suthhof et al., 2001; Schilt et al., 2014)", "manualFormatting" : "(Schilt et al., 2014; Fischer et al., 2019)", "plainTextFormattedCitation" : "(Suthhof et al., 2001; Schilt et al., 2014)", "previouslyFormattedCitation" : "(Suthhof et al., 2001; Schilt et al., 2014)" }, "properties" : { "noteIndex" : 0 }, "schema" : "https://github.com/citation-style-language/schema/raw/master/csl-citation.json" }</w:instrText>
      </w:r>
      <w:r w:rsidRPr="001E7A27">
        <w:rPr>
          <w:lang w:val="en-GB"/>
        </w:rPr>
        <w:fldChar w:fldCharType="separate"/>
      </w:r>
      <w:r w:rsidR="00025FA2" w:rsidRPr="001E7A27">
        <w:rPr>
          <w:noProof/>
          <w:lang w:val="en-GB"/>
        </w:rPr>
        <w:t>(Schilt et al., 2014; Fischer et al., 2019)</w:t>
      </w:r>
      <w:r w:rsidRPr="001E7A27">
        <w:rPr>
          <w:lang w:val="en-GB"/>
        </w:rPr>
        <w:fldChar w:fldCharType="end"/>
      </w:r>
      <w:commentRangeEnd w:id="2885"/>
      <w:r w:rsidR="00025FA2" w:rsidRPr="001E7A27">
        <w:rPr>
          <w:rStyle w:val="CommentReference"/>
          <w:lang w:val="en-GB"/>
        </w:rPr>
        <w:commentReference w:id="2885"/>
      </w:r>
      <w:r w:rsidRPr="001E7A27">
        <w:rPr>
          <w:lang w:val="en-GB"/>
        </w:rPr>
        <w:t>.</w:t>
      </w:r>
      <w:commentRangeEnd w:id="2886"/>
      <w:r w:rsidR="00091757" w:rsidRPr="001E7A27">
        <w:rPr>
          <w:rStyle w:val="CommentReference"/>
          <w:lang w:val="en-GB"/>
        </w:rPr>
        <w:commentReference w:id="2886"/>
      </w:r>
      <w:r w:rsidRPr="001E7A27">
        <w:rPr>
          <w:lang w:val="en-GB"/>
        </w:rPr>
        <w:t xml:space="preserve"> Nitrogen stable isotope measurements on N</w:t>
      </w:r>
      <w:r w:rsidRPr="001E7A27">
        <w:rPr>
          <w:vertAlign w:val="subscript"/>
          <w:lang w:val="en-GB"/>
        </w:rPr>
        <w:t>2</w:t>
      </w:r>
      <w:r w:rsidRPr="001E7A27">
        <w:rPr>
          <w:lang w:val="en-GB"/>
        </w:rPr>
        <w:t>O extracted from ice cores suggest that approximately one</w:t>
      </w:r>
      <w:ins w:id="2887" w:author="Soapbox" w:date="2021-07-20T05:55:00Z">
        <w:r w:rsidR="0051433E" w:rsidRPr="001E7A27">
          <w:rPr>
            <w:lang w:val="en-GB"/>
          </w:rPr>
          <w:t>-</w:t>
        </w:r>
      </w:ins>
      <w:del w:id="2888" w:author="Soapbox" w:date="2021-07-20T05:55:00Z">
        <w:r w:rsidRPr="001E7A27" w:rsidDel="0051433E">
          <w:rPr>
            <w:lang w:val="en-GB"/>
          </w:rPr>
          <w:delText xml:space="preserve"> </w:delText>
        </w:r>
      </w:del>
      <w:r w:rsidRPr="001E7A27">
        <w:rPr>
          <w:lang w:val="en-GB"/>
        </w:rPr>
        <w:t>third (</w:t>
      </w:r>
      <w:del w:id="2889" w:author="Ian Blenkinsop" w:date="2021-07-28T13:58:00Z">
        <w:r w:rsidRPr="001E7A27" w:rsidDel="00DB6D02">
          <w:rPr>
            <w:lang w:val="en-GB"/>
          </w:rPr>
          <w:delText xml:space="preserve">on </w:delText>
        </w:r>
      </w:del>
      <w:ins w:id="2890" w:author="Ian Blenkinsop" w:date="2021-07-28T13:58:00Z">
        <w:r w:rsidR="00DB6D02" w:rsidRPr="001E7A27">
          <w:rPr>
            <w:lang w:val="en-GB"/>
          </w:rPr>
          <w:t xml:space="preserve">of </w:t>
        </w:r>
      </w:ins>
      <w:r w:rsidRPr="001E7A27">
        <w:rPr>
          <w:lang w:val="en-GB"/>
        </w:rPr>
        <w:t>the order of 0.7 ± 0.3 TgN yr</w:t>
      </w:r>
      <w:del w:id="2891" w:author="Ian Blenkinsop" w:date="2021-07-28T13:58:00Z">
        <w:r w:rsidRPr="001E7A27" w:rsidDel="00DB6D02">
          <w:rPr>
            <w:vertAlign w:val="superscript"/>
            <w:lang w:val="en-GB"/>
          </w:rPr>
          <w:delText>-</w:delText>
        </w:r>
      </w:del>
      <w:ins w:id="2892" w:author="Ian Blenkinsop" w:date="2021-07-28T13:58:00Z">
        <w:r w:rsidR="00DB6D02" w:rsidRPr="001E7A27">
          <w:rPr>
            <w:vertAlign w:val="superscript"/>
            <w:lang w:val="en-GB"/>
          </w:rPr>
          <w:t>–</w:t>
        </w:r>
      </w:ins>
      <w:r w:rsidRPr="001E7A27">
        <w:rPr>
          <w:vertAlign w:val="superscript"/>
          <w:lang w:val="en-GB"/>
        </w:rPr>
        <w:t>1</w:t>
      </w:r>
      <w:r w:rsidRPr="001E7A27">
        <w:rPr>
          <w:lang w:val="en-GB"/>
        </w:rPr>
        <w:t>) of the deglacial increase in N</w:t>
      </w:r>
      <w:r w:rsidRPr="001E7A27">
        <w:rPr>
          <w:vertAlign w:val="subscript"/>
          <w:lang w:val="en-GB"/>
        </w:rPr>
        <w:t>2</w:t>
      </w:r>
      <w:r w:rsidRPr="001E7A27">
        <w:rPr>
          <w:lang w:val="en-GB"/>
        </w:rPr>
        <w:t xml:space="preserve">O emissions relates to oceanic sources </w:t>
      </w:r>
      <w:commentRangeStart w:id="2893"/>
      <w:commentRangeStart w:id="2894"/>
      <w:r w:rsidRPr="001E7A27">
        <w:rPr>
          <w:lang w:val="en-GB"/>
        </w:rPr>
        <w:fldChar w:fldCharType="begin" w:fldLock="1"/>
      </w:r>
      <w:r w:rsidR="00747167" w:rsidRPr="001E7A27">
        <w:rPr>
          <w:lang w:val="en-GB"/>
        </w:rPr>
        <w:instrText>ADDIN CSL_CITATION { "citationItems" : [ { "id" : "ITEM-1",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"ITEM-1",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"mendeley" : { "formattedCitation" : "(Schilt et al., 2014)", "manualFormatting" : "(Schilt et al., 2014; Fischer et al., 2019)", "plainTextFormattedCitation" : "(Schilt et al., 2014)", "previouslyFormattedCitation" : "(Schilt et al., 2014)" }, "properties" : { "noteIndex" : 0 }, "schema" : "https://github.com/citation-style-language/schema/raw/master/csl-citation.json" }</w:instrText>
      </w:r>
      <w:r w:rsidRPr="001E7A27">
        <w:rPr>
          <w:lang w:val="en-GB"/>
        </w:rPr>
        <w:fldChar w:fldCharType="separate"/>
      </w:r>
      <w:r w:rsidR="00025FA2" w:rsidRPr="001E7A27">
        <w:rPr>
          <w:noProof/>
          <w:lang w:val="en-GB"/>
        </w:rPr>
        <w:t>(Schilt et al., 2014; Fischer et al., 2019)</w:t>
      </w:r>
      <w:r w:rsidRPr="001E7A27">
        <w:rPr>
          <w:lang w:val="en-GB"/>
        </w:rPr>
        <w:fldChar w:fldCharType="end"/>
      </w:r>
      <w:commentRangeEnd w:id="2893"/>
      <w:commentRangeEnd w:id="2894"/>
      <w:r w:rsidR="00091757" w:rsidRPr="001E7A27">
        <w:rPr>
          <w:rStyle w:val="CommentReference"/>
          <w:lang w:val="en-GB"/>
        </w:rPr>
        <w:commentReference w:id="2893"/>
      </w:r>
      <w:r w:rsidR="00025FA2" w:rsidRPr="001E7A27">
        <w:rPr>
          <w:rStyle w:val="CommentReference"/>
          <w:lang w:val="en-GB"/>
        </w:rPr>
        <w:commentReference w:id="2894"/>
      </w:r>
      <w:r w:rsidRPr="001E7A27">
        <w:rPr>
          <w:lang w:val="en-GB"/>
        </w:rPr>
        <w:t>.</w:t>
      </w:r>
    </w:p>
    <w:p w14:paraId="02031020" w14:textId="77777777" w:rsidR="00DA318E" w:rsidRPr="001E7A27" w:rsidRDefault="00DA318E" w:rsidP="005C7F25">
      <w:pPr>
        <w:autoSpaceDE w:val="0"/>
        <w:autoSpaceDN w:val="0"/>
        <w:adjustRightInd w:val="0"/>
        <w:ind w:left="480" w:hanging="480"/>
        <w:rPr>
          <w:lang w:val="en-GB"/>
        </w:rPr>
      </w:pPr>
    </w:p>
    <w:p w14:paraId="4A8E40CA" w14:textId="77777777" w:rsidR="00DA318E" w:rsidRPr="001E7A27" w:rsidRDefault="00DA318E" w:rsidP="005C7F25">
      <w:pPr>
        <w:autoSpaceDE w:val="0"/>
        <w:autoSpaceDN w:val="0"/>
        <w:adjustRightInd w:val="0"/>
        <w:ind w:left="480" w:hanging="480"/>
        <w:rPr>
          <w:lang w:val="en-GB"/>
        </w:rPr>
      </w:pPr>
    </w:p>
    <w:p w14:paraId="4E5862D2" w14:textId="3CE8F463" w:rsidR="00DA318E" w:rsidRPr="001E7A27" w:rsidRDefault="00DA318E" w:rsidP="0098460A">
      <w:pPr>
        <w:pStyle w:val="AR6Chap5Level2511"/>
        <w:rPr>
          <w:lang w:val="en-GB"/>
        </w:rPr>
      </w:pPr>
      <w:bookmarkStart w:id="2895" w:name="_Toc33564266"/>
      <w:bookmarkStart w:id="2896" w:name="_Toc70535678"/>
      <w:r w:rsidRPr="001E7A27">
        <w:rPr>
          <w:lang w:val="en-GB"/>
        </w:rPr>
        <w:t xml:space="preserve">Historical </w:t>
      </w:r>
      <w:r w:rsidR="003760AB" w:rsidRPr="001E7A27">
        <w:rPr>
          <w:lang w:val="en-GB"/>
        </w:rPr>
        <w:t>T</w:t>
      </w:r>
      <w:r w:rsidRPr="001E7A27">
        <w:rPr>
          <w:lang w:val="en-GB"/>
        </w:rPr>
        <w:t xml:space="preserve">rends and </w:t>
      </w:r>
      <w:r w:rsidR="003760AB" w:rsidRPr="001E7A27">
        <w:rPr>
          <w:lang w:val="en-GB"/>
        </w:rPr>
        <w:t>S</w:t>
      </w:r>
      <w:r w:rsidRPr="001E7A27">
        <w:rPr>
          <w:lang w:val="en-GB"/>
        </w:rPr>
        <w:t xml:space="preserve">patial </w:t>
      </w:r>
      <w:r w:rsidR="003760AB" w:rsidRPr="001E7A27">
        <w:rPr>
          <w:lang w:val="en-GB"/>
        </w:rPr>
        <w:t>C</w:t>
      </w:r>
      <w:r w:rsidRPr="001E7A27">
        <w:rPr>
          <w:lang w:val="en-GB"/>
        </w:rPr>
        <w:t xml:space="preserve">haracteristics in the </w:t>
      </w:r>
      <w:r w:rsidR="003760AB" w:rsidRPr="001E7A27">
        <w:rPr>
          <w:lang w:val="en-GB"/>
        </w:rPr>
        <w:t>U</w:t>
      </w:r>
      <w:r w:rsidRPr="001E7A27">
        <w:rPr>
          <w:lang w:val="en-GB"/>
        </w:rPr>
        <w:t xml:space="preserve">pper </w:t>
      </w:r>
      <w:r w:rsidR="003760AB" w:rsidRPr="001E7A27">
        <w:rPr>
          <w:lang w:val="en-GB"/>
        </w:rPr>
        <w:t>O</w:t>
      </w:r>
      <w:r w:rsidRPr="001E7A27">
        <w:rPr>
          <w:lang w:val="en-GB"/>
        </w:rPr>
        <w:t>cean</w:t>
      </w:r>
      <w:bookmarkEnd w:id="2895"/>
      <w:bookmarkEnd w:id="2896"/>
    </w:p>
    <w:p w14:paraId="2FD3F02D" w14:textId="77777777" w:rsidR="00DA318E" w:rsidRPr="001E7A27" w:rsidRDefault="00DA318E" w:rsidP="005C7F25">
      <w:pPr>
        <w:pStyle w:val="AR6BodyText"/>
        <w:rPr>
          <w:lang w:val="en-GB"/>
        </w:rPr>
      </w:pPr>
    </w:p>
    <w:p w14:paraId="70B1B8AD" w14:textId="32E436D9" w:rsidR="00DA318E" w:rsidRPr="001E7A27" w:rsidRDefault="00DA318E" w:rsidP="0098460A">
      <w:pPr>
        <w:pStyle w:val="AR6Chap5Level35111"/>
        <w:rPr>
          <w:lang w:val="en-GB"/>
        </w:rPr>
      </w:pPr>
      <w:bookmarkStart w:id="2897" w:name="_Toc70535679"/>
      <w:r w:rsidRPr="001E7A27">
        <w:rPr>
          <w:lang w:val="en-GB"/>
        </w:rPr>
        <w:t xml:space="preserve">Reconstructed </w:t>
      </w:r>
      <w:r w:rsidR="003760AB" w:rsidRPr="001E7A27">
        <w:rPr>
          <w:lang w:val="en-GB"/>
        </w:rPr>
        <w:t>C</w:t>
      </w:r>
      <w:r w:rsidRPr="001E7A27">
        <w:rPr>
          <w:lang w:val="en-GB"/>
        </w:rPr>
        <w:t xml:space="preserve">entennial </w:t>
      </w:r>
      <w:r w:rsidR="003760AB" w:rsidRPr="001E7A27">
        <w:rPr>
          <w:lang w:val="en-GB"/>
        </w:rPr>
        <w:t>O</w:t>
      </w:r>
      <w:r w:rsidRPr="001E7A27">
        <w:rPr>
          <w:lang w:val="en-GB"/>
        </w:rPr>
        <w:t xml:space="preserve">cean </w:t>
      </w:r>
      <w:r w:rsidR="003760AB" w:rsidRPr="001E7A27">
        <w:rPr>
          <w:lang w:val="en-GB"/>
        </w:rPr>
        <w:t>A</w:t>
      </w:r>
      <w:r w:rsidRPr="001E7A27">
        <w:rPr>
          <w:lang w:val="en-GB"/>
        </w:rPr>
        <w:t xml:space="preserve">cidification </w:t>
      </w:r>
      <w:r w:rsidR="003760AB" w:rsidRPr="001E7A27">
        <w:rPr>
          <w:lang w:val="en-GB"/>
        </w:rPr>
        <w:t>T</w:t>
      </w:r>
      <w:r w:rsidRPr="001E7A27">
        <w:rPr>
          <w:lang w:val="en-GB"/>
        </w:rPr>
        <w:t>rends</w:t>
      </w:r>
      <w:bookmarkEnd w:id="2897"/>
    </w:p>
    <w:p w14:paraId="6D06A5E1" w14:textId="77777777" w:rsidR="00DA318E" w:rsidRPr="001E7A27" w:rsidRDefault="00DA318E" w:rsidP="005C7F25">
      <w:pPr>
        <w:pStyle w:val="AR6BodyText"/>
        <w:rPr>
          <w:rFonts w:cs="Times New Roman"/>
          <w:lang w:val="en-GB" w:eastAsia="en-US"/>
        </w:rPr>
      </w:pPr>
    </w:p>
    <w:p w14:paraId="593F3243" w14:textId="31DA53E3" w:rsidR="00DA318E" w:rsidRPr="001E7A27" w:rsidRDefault="00323265" w:rsidP="005C7F25">
      <w:pPr>
        <w:pStyle w:val="AR6BodyText"/>
        <w:rPr>
          <w:rFonts w:cs="Times New Roman"/>
          <w:lang w:val="en-GB"/>
        </w:rPr>
      </w:pPr>
      <w:r w:rsidRPr="001E7A27">
        <w:rPr>
          <w:rFonts w:cs="Times New Roman"/>
          <w:lang w:val="en-GB"/>
        </w:rPr>
        <w:t>Ocean pH time</w:t>
      </w:r>
      <w:ins w:id="2898" w:author="Soapbox" w:date="2021-07-17T07:51:00Z">
        <w:r w:rsidR="00B71422" w:rsidRPr="001E7A27">
          <w:rPr>
            <w:rFonts w:cs="Times New Roman"/>
            <w:lang w:val="en-GB"/>
          </w:rPr>
          <w:t xml:space="preserve"> </w:t>
        </w:r>
      </w:ins>
      <w:r w:rsidRPr="001E7A27">
        <w:rPr>
          <w:rFonts w:cs="Times New Roman"/>
          <w:lang w:val="en-GB"/>
        </w:rPr>
        <w:t xml:space="preserve">series are </w:t>
      </w:r>
      <w:del w:id="2899" w:author="Soapbox" w:date="2021-07-20T05:53:00Z">
        <w:r w:rsidRPr="001E7A27" w:rsidDel="0051433E">
          <w:rPr>
            <w:rFonts w:cs="Times New Roman"/>
            <w:lang w:val="en-GB"/>
          </w:rPr>
          <w:delText xml:space="preserve">are </w:delText>
        </w:r>
      </w:del>
      <w:r w:rsidRPr="001E7A27">
        <w:rPr>
          <w:rFonts w:cs="Times New Roman"/>
          <w:lang w:val="en-GB"/>
        </w:rPr>
        <w:t>based on the reconstruction of coral boron isotope ratios (</w:t>
      </w:r>
      <w:r w:rsidRPr="001E7A27">
        <w:rPr>
          <w:rFonts w:eastAsia="EuclidSymbol-Bold" w:cs="Times New Roman"/>
          <w:bCs/>
          <w:lang w:val="en-GB"/>
        </w:rPr>
        <w:t>δ</w:t>
      </w:r>
      <w:r w:rsidRPr="001E7A27">
        <w:rPr>
          <w:rFonts w:eastAsia="Corbel-Bold" w:cs="Times New Roman"/>
          <w:bCs/>
          <w:vertAlign w:val="superscript"/>
          <w:lang w:val="en-GB"/>
        </w:rPr>
        <w:t>11</w:t>
      </w:r>
      <w:r w:rsidRPr="001E7A27">
        <w:rPr>
          <w:rFonts w:eastAsia="Corbel-Bold" w:cs="Times New Roman"/>
          <w:bCs/>
          <w:lang w:val="en-GB"/>
        </w:rPr>
        <w:t xml:space="preserve">B). </w:t>
      </w:r>
      <w:r w:rsidR="00DA318E" w:rsidRPr="001E7A27">
        <w:rPr>
          <w:rFonts w:cs="Times New Roman"/>
          <w:lang w:val="en-GB"/>
        </w:rPr>
        <w:t xml:space="preserve">A majority of coral </w:t>
      </w:r>
      <w:r w:rsidR="00DA318E" w:rsidRPr="001E7A27">
        <w:rPr>
          <w:rFonts w:eastAsia="EuclidSymbol-Bold" w:cs="Times New Roman"/>
          <w:bCs/>
          <w:lang w:val="en-GB"/>
        </w:rPr>
        <w:t>δ</w:t>
      </w:r>
      <w:r w:rsidR="00DA318E" w:rsidRPr="001E7A27">
        <w:rPr>
          <w:rFonts w:eastAsia="Corbel-Bold" w:cs="Times New Roman"/>
          <w:bCs/>
          <w:vertAlign w:val="superscript"/>
          <w:lang w:val="en-GB"/>
        </w:rPr>
        <w:t>11</w:t>
      </w:r>
      <w:r w:rsidR="00DA318E" w:rsidRPr="001E7A27">
        <w:rPr>
          <w:rFonts w:eastAsia="Corbel-Bold" w:cs="Times New Roman"/>
          <w:bCs/>
          <w:lang w:val="en-GB"/>
        </w:rPr>
        <w:t xml:space="preserve">B data have been generated from the western Pacific region with a few records from the Atlantic Ocean. </w:t>
      </w:r>
      <w:r w:rsidR="00DA318E" w:rsidRPr="001E7A27">
        <w:rPr>
          <w:rFonts w:cs="Times New Roman"/>
          <w:lang w:val="en-GB"/>
        </w:rPr>
        <w:t xml:space="preserve">Biweekly resolution paleo-pH </w:t>
      </w:r>
      <w:r w:rsidR="00DA318E" w:rsidRPr="001E7A27">
        <w:rPr>
          <w:rFonts w:eastAsia="Corbel-Bold" w:cs="Times New Roman"/>
          <w:bCs/>
          <w:lang w:val="en-GB"/>
        </w:rPr>
        <w:t>records show m</w:t>
      </w:r>
      <w:r w:rsidR="00DA318E" w:rsidRPr="001E7A27">
        <w:rPr>
          <w:rFonts w:cs="Times New Roman"/>
          <w:lang w:val="en-GB"/>
        </w:rPr>
        <w:t>onsoonal variation of</w:t>
      </w:r>
      <w:r w:rsidR="00DA318E" w:rsidRPr="001E7A27">
        <w:rPr>
          <w:rFonts w:eastAsia="Corbel-Bold" w:cs="Times New Roman"/>
          <w:bCs/>
          <w:lang w:val="en-GB"/>
        </w:rPr>
        <w:t xml:space="preserve"> about </w:t>
      </w:r>
      <w:r w:rsidR="00DA318E" w:rsidRPr="001E7A27">
        <w:rPr>
          <w:rFonts w:cs="Times New Roman"/>
          <w:lang w:val="en-GB"/>
        </w:rPr>
        <w:t xml:space="preserve">0.5 pH unit in the South China Sea </w:t>
      </w:r>
      <w:r w:rsidR="00DA318E" w:rsidRPr="001E7A27">
        <w:rPr>
          <w:rFonts w:cs="Times New Roman"/>
          <w:lang w:val="en-GB"/>
        </w:rPr>
        <w:fldChar w:fldCharType="begin" w:fldLock="1"/>
      </w:r>
      <w:r w:rsidR="00747167" w:rsidRPr="001E7A27">
        <w:rPr>
          <w:rFonts w:cs="Times New Roman"/>
          <w:lang w:val="en-GB"/>
        </w:rPr>
        <w:instrText>ADDIN CSL_CITATION { "citationItems" : [ { "id" : "ITEM-1", "itemData" : { "DOI" : "10.1038/srep05148", "ISSN" : "2045-2322", "abstract" : "Acceleration of modern acidification in the South China Sea driven by anthropogenic CO2", "author" : [ { "dropping-particle" : "", "family" : "Liu", "given" : "Yi", "non-dropping-particle" : "", "parse-names" : false, "suffix" : "" }, { "dropping-particle" : "", "family" : "Peng", "given" : "Zicheng", "non-dropping-particle" : "", "parse-names" : false, "suffix" : "" }, { "dropping-particle" : "", "family" : "Zhou", "given" : "Renjun", "non-dropping-particle" : "", "parse-names" : false, "suffix" : "" }, { "dropping-particle" : "", "family" : "Song", "given" : "Shaohua", "non-dropping-particle" : "", "parse-names" : false, "suffix" : "" }, { "dropping-particle" : "", "family" : "Liu", "given" : "Weiguo", "non-dropping-particle" : "", "parse-names" : false, "suffix" : "" }, { "dropping-particle" : "", "family" : "You", "given" : "Chen-Feng", "non-dropping-particle" : "", "parse-names" : false, "suffix" : "" }, { "dropping-particle" : "", "family" : "Lin", "given" : "Yen-Po", "non-dropping-particle" : "", "parse-names" : false, "suffix" : "" }, { "dropping-particle" : "", "family" : "Yu", "given" : "Kefu", "non-dropping-particle" : "", "parse-names" : false, "suffix" : "" }, { "dropping-particle" : "", "family" : "Wu", "given" : "Chung-Che", "non-dropping-particle" : "", "parse-names" : false, "suffix" : "" }, { "dropping-particle" : "", "family" : "Wei", "given" : "Gangjian", "non-dropping-particle" : "", "parse-names" : false, "suffix" : "" }, { "dropping-particle" : "", "family" : "Xie", "given" : "Luhua", "non-dropping-particle" : "", "parse-names" : false, "suffix" : "" }, { "dropping-particle" : "", "family" : "Burr", "given" : "George S.", "non-dropping-particle" : "", "parse-names" : false, "suffix" : "" }, { "dropping-particle" : "", "family" : "Shen", "given" : "Chuan-Chou", "non-dropping-particle" : "", "parse-names" : false, "suffix" : "" } ], "container-title" : "Scientific Reports", "id" : "ITEM-1", "issue" : "1", "issued" : { "date-parts" : [ [ "2014", "5", "3" ] ] }, "page" : "5148", "publisher" : "Nature Publishing Group", "title" : "Acceleration of modern acidification in the South China Sea driven by anthropogenic CO2", "translator" : [ { "dropping-particle" : "", "family" : "L5119", "given" : "", "non-dropping-particle" : "", "parse-names" : false, "suffix" : "" } ], "type" : "article-journal", "volume" : "4" }, "uris" : [ "http://www.mendeley.com/documents/?uuid=b8acaede-500a-3804-9b5e-f58dd19f32ad" ] } ], "mendeley" : { "formattedCitation" : "(Liu et al., 2014)", "manualFormatting" : "(Liu et al., 2014)", "plainTextFormattedCitation" : "(Liu et al., 2014)", "previouslyFormattedCitation" : "(Liu et al., 2014)" }, "properties" : { "noteIndex" : 0 }, "schema" : "https://github.com/citation-style-language/schema/raw/master/csl-citation.json" }</w:instrText>
      </w:r>
      <w:r w:rsidR="00DA318E" w:rsidRPr="001E7A27">
        <w:rPr>
          <w:rFonts w:cs="Times New Roman"/>
          <w:lang w:val="en-GB"/>
        </w:rPr>
        <w:fldChar w:fldCharType="separate"/>
      </w:r>
      <w:r w:rsidR="00025FA2" w:rsidRPr="001E7A27">
        <w:rPr>
          <w:rFonts w:cs="Times New Roman"/>
          <w:noProof/>
          <w:lang w:val="en-GB"/>
        </w:rPr>
        <w:t>(Liu et al., 2014)</w:t>
      </w:r>
      <w:r w:rsidR="00DA318E" w:rsidRPr="001E7A27">
        <w:rPr>
          <w:rFonts w:cs="Times New Roman"/>
          <w:lang w:val="en-GB"/>
        </w:rPr>
        <w:fldChar w:fldCharType="end"/>
      </w:r>
      <w:r w:rsidR="00DA318E" w:rsidRPr="001E7A27">
        <w:rPr>
          <w:rFonts w:cs="Times New Roman"/>
          <w:lang w:val="en-GB"/>
        </w:rPr>
        <w:t>. Interannual ocean pH variability in the range of 0.07–0.16 pH unit characteri</w:t>
      </w:r>
      <w:ins w:id="2900" w:author="Soapbox" w:date="2021-07-20T05:55:00Z">
        <w:r w:rsidR="0051433E" w:rsidRPr="001E7A27">
          <w:rPr>
            <w:rFonts w:cs="Times New Roman"/>
            <w:lang w:val="en-GB"/>
          </w:rPr>
          <w:t>z</w:t>
        </w:r>
      </w:ins>
      <w:del w:id="2901" w:author="Soapbox" w:date="2021-07-20T05:55:00Z">
        <w:r w:rsidR="00DA318E" w:rsidRPr="001E7A27" w:rsidDel="0051433E">
          <w:rPr>
            <w:rFonts w:cs="Times New Roman"/>
            <w:lang w:val="en-GB"/>
          </w:rPr>
          <w:delText>s</w:delText>
        </w:r>
      </w:del>
      <w:r w:rsidR="00DA318E" w:rsidRPr="001E7A27">
        <w:rPr>
          <w:rFonts w:cs="Times New Roman"/>
          <w:lang w:val="en-GB"/>
        </w:rPr>
        <w:t xml:space="preserve">es southwest Pacific corals that are attributed to </w:t>
      </w:r>
      <w:ins w:id="2902" w:author="Soapbox" w:date="2021-07-20T05:58:00Z">
        <w:r w:rsidR="00F513FE" w:rsidRPr="001E7A27">
          <w:rPr>
            <w:rFonts w:cs="Times New Roman"/>
            <w:lang w:val="en-GB"/>
          </w:rPr>
          <w:t>El Niño</w:t>
        </w:r>
      </w:ins>
      <w:ins w:id="2903" w:author="Tom Maycock" w:date="2021-09-08T16:54:00Z">
        <w:r w:rsidR="00A23567">
          <w:rPr>
            <w:rFonts w:cs="Times New Roman"/>
            <w:lang w:val="en-GB"/>
          </w:rPr>
          <w:t>–</w:t>
        </w:r>
      </w:ins>
      <w:ins w:id="2904" w:author="Soapbox" w:date="2021-07-20T05:58:00Z">
        <w:del w:id="2905" w:author="Tom Maycock" w:date="2021-09-08T16:54:00Z">
          <w:r w:rsidR="00F513FE" w:rsidRPr="001E7A27" w:rsidDel="00A23567">
            <w:rPr>
              <w:rFonts w:cs="Times New Roman"/>
              <w:lang w:val="en-GB"/>
            </w:rPr>
            <w:delText xml:space="preserve"> s</w:delText>
          </w:r>
        </w:del>
      </w:ins>
      <w:ins w:id="2906" w:author="Tom Maycock" w:date="2021-09-08T16:54:00Z">
        <w:r w:rsidR="00A23567">
          <w:rPr>
            <w:rFonts w:cs="Times New Roman"/>
            <w:lang w:val="en-GB"/>
          </w:rPr>
          <w:t>S</w:t>
        </w:r>
      </w:ins>
      <w:ins w:id="2907" w:author="Soapbox" w:date="2021-07-20T05:58:00Z">
        <w:r w:rsidR="00F513FE" w:rsidRPr="001E7A27">
          <w:rPr>
            <w:rFonts w:cs="Times New Roman"/>
            <w:lang w:val="en-GB"/>
          </w:rPr>
          <w:t xml:space="preserve">outhern </w:t>
        </w:r>
      </w:ins>
      <w:ins w:id="2908" w:author="Tom Maycock" w:date="2021-09-08T16:54:00Z">
        <w:r w:rsidR="00A23567">
          <w:rPr>
            <w:rFonts w:cs="Times New Roman"/>
            <w:lang w:val="en-GB"/>
          </w:rPr>
          <w:t>O</w:t>
        </w:r>
      </w:ins>
      <w:ins w:id="2909" w:author="Soapbox" w:date="2021-07-20T05:58:00Z">
        <w:del w:id="2910" w:author="Tom Maycock" w:date="2021-09-08T16:54:00Z">
          <w:r w:rsidR="00F513FE" w:rsidRPr="001E7A27" w:rsidDel="00A23567">
            <w:rPr>
              <w:rFonts w:cs="Times New Roman"/>
              <w:lang w:val="en-GB"/>
            </w:rPr>
            <w:delText>o</w:delText>
          </w:r>
        </w:del>
        <w:r w:rsidR="00F513FE" w:rsidRPr="001E7A27">
          <w:rPr>
            <w:rFonts w:cs="Times New Roman"/>
            <w:lang w:val="en-GB"/>
          </w:rPr>
          <w:t>scillation (</w:t>
        </w:r>
      </w:ins>
      <w:r w:rsidR="00DA318E" w:rsidRPr="001E7A27">
        <w:rPr>
          <w:rFonts w:cs="Times New Roman"/>
          <w:lang w:val="en-GB"/>
        </w:rPr>
        <w:t>ENSO</w:t>
      </w:r>
      <w:ins w:id="2911" w:author="Soapbox" w:date="2021-07-20T05:59:00Z">
        <w:r w:rsidR="00F513FE" w:rsidRPr="001E7A27">
          <w:rPr>
            <w:rFonts w:cs="Times New Roman"/>
            <w:lang w:val="en-GB"/>
          </w:rPr>
          <w:t>)</w:t>
        </w:r>
      </w:ins>
      <w:r w:rsidR="00DA318E" w:rsidRPr="001E7A27">
        <w:rPr>
          <w:rFonts w:cs="Times New Roman"/>
          <w:lang w:val="en-GB"/>
        </w:rPr>
        <w:t xml:space="preserve"> </w:t>
      </w:r>
      <w:commentRangeStart w:id="2912"/>
      <w:r w:rsidR="00DA318E" w:rsidRPr="001E7A27">
        <w:rPr>
          <w:rFonts w:cs="Times New Roman"/>
          <w:lang w:val="en-GB"/>
        </w:rPr>
        <w:fldChar w:fldCharType="begin" w:fldLock="1"/>
      </w:r>
      <w:ins w:id="2913" w:author="Robin Matthews" w:date="2021-06-17T17:24:00Z">
        <w:r w:rsidR="00091757" w:rsidRPr="001E7A27">
          <w:rPr>
            <w:rFonts w:cs="Times New Roman"/>
            <w:lang w:val="en-GB"/>
          </w:rPr>
          <w:instrText>ADDIN CSL_CITATION { "citationItems" : [ { "id" : "ITEM-1",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"suffix" : "" }, { "dropping-particle" : "", "family" : "Lazareth", "given" : "Claire E.", "non-dropping-particle" : "", "parse-names" : false, "suffix" : "" } ], "container-title" : "Nature Communications", "id" : "ITEM-1", "issue" : "1", "issued" : { "date-parts" : [ [ "2018", "12", "29" ] ] }, "page" : "2543", "publisher" : "Nature Publishing Group", "title" : "Surface ocean pH variations since 1689 CE and recent ocean acidification in the tropical South Pacific", "translator" : [ { "dropping-particle" : "", "family" : "L5029", "given" : "", "non-dropping-particle" : "", "parse-names" : false, "suffix" : "" } ], "type" : "article-journal", "volume" : "9" }, "uris" : [ "http://www.mendeley.com/documents/?uuid=e9205098-8eef-43e0-b4c5-584f15a5ebac" ] } ], "mendeley" : { "formattedCitation" : "(Wu et al., 2018a)", "manualFormatting" : "(H.C. Wu et al., 2018)", "plainTextFormattedCitation" : "(Wu et al., 2018a)", "previouslyFormattedCitation" : "(Wu et al., 2018a)" }, "properties" : { "noteIndex" : 0 }, "schema" : "https://github.com/citation-style-language/schema/raw/master/csl-citation.json" }</w:instrText>
        </w:r>
      </w:ins>
      <w:del w:id="2914" w:author="Robin Matthews" w:date="2021-06-17T17:24:00Z">
        <w:r w:rsidR="00747167" w:rsidRPr="001E7A27" w:rsidDel="00091757">
          <w:rPr>
            <w:rFonts w:cs="Times New Roman"/>
            <w:lang w:val="en-GB"/>
          </w:rPr>
          <w:delInstrText>ADDIN CSL_CITATION { "citationItems" : [ { "id" : "ITEM-1",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"suffix" : "" }, { "dropping-particle" : "", "family" : "Lazareth", "given" : "Claire E.", "non-dropping-particle" : "", "parse-names" : false, "suffix" : "" } ], "container-title" : "Nature Communications", "id" : "ITEM-1", "issue" : "1", "issued" : { "date-parts" : [ [ "2018", "12", "29" ] ] }, "page" : "2543", "publisher" : "Nature Publishing Group", "title" : "Surface ocean pH variations since 1689 CE and recent ocean acidification in the tropical South Pacific", "translator" : [ { "dropping-particle" : "", "family" : "L5029", "given" : "", "non-dropping-particle" : "", "parse-names" : false, "suffix" : "" } ], "type" : "article-journal", "volume" : "9" }, "uris" : [ "http://www.mendeley.com/documents/?uuid=e9205098-8eef-43e0-b4c5-584f15a5ebac" ] } ], "mendeley" : { "formattedCitation" : "(Wu et al., 2018a)", "plainTextFormattedCitation" : "(Wu et al., 2018a)", "previouslyFormattedCitation" : "(Wu et al., 2018a)" }, "properties" : { "noteIndex" : 0 }, "schema" : "https://github.com/citation-style-language/schema/raw/master/csl-citation.json" }</w:delInstrText>
        </w:r>
      </w:del>
      <w:r w:rsidR="00DA318E" w:rsidRPr="001E7A27">
        <w:rPr>
          <w:rFonts w:cs="Times New Roman"/>
          <w:lang w:val="en-GB"/>
        </w:rPr>
        <w:fldChar w:fldCharType="separate"/>
      </w:r>
      <w:r w:rsidR="00025FA2" w:rsidRPr="001E7A27">
        <w:rPr>
          <w:rFonts w:cs="Times New Roman"/>
          <w:noProof/>
          <w:lang w:val="en-GB"/>
        </w:rPr>
        <w:t>(</w:t>
      </w:r>
      <w:ins w:id="2915" w:author="Robin Matthews" w:date="2021-06-17T17:24:00Z">
        <w:r w:rsidR="00091757" w:rsidRPr="001E7A27">
          <w:rPr>
            <w:rFonts w:cs="Times New Roman"/>
            <w:noProof/>
            <w:lang w:val="en-GB"/>
          </w:rPr>
          <w:t xml:space="preserve">H.C. </w:t>
        </w:r>
      </w:ins>
      <w:r w:rsidR="00025FA2" w:rsidRPr="001E7A27">
        <w:rPr>
          <w:rFonts w:cs="Times New Roman"/>
          <w:noProof/>
          <w:lang w:val="en-GB"/>
        </w:rPr>
        <w:t>Wu et al., 2018</w:t>
      </w:r>
      <w:del w:id="2916" w:author="Robin Matthews" w:date="2021-06-17T17:24:00Z">
        <w:r w:rsidR="00025FA2" w:rsidRPr="001E7A27" w:rsidDel="00091757">
          <w:rPr>
            <w:rFonts w:cs="Times New Roman"/>
            <w:noProof/>
            <w:lang w:val="en-GB"/>
          </w:rPr>
          <w:delText>a</w:delText>
        </w:r>
      </w:del>
      <w:r w:rsidR="00025FA2" w:rsidRPr="001E7A27">
        <w:rPr>
          <w:rFonts w:cs="Times New Roman"/>
          <w:noProof/>
          <w:lang w:val="en-GB"/>
        </w:rPr>
        <w:t>)</w:t>
      </w:r>
      <w:r w:rsidR="00DA318E" w:rsidRPr="001E7A27">
        <w:rPr>
          <w:rFonts w:cs="Times New Roman"/>
          <w:lang w:val="en-GB"/>
        </w:rPr>
        <w:fldChar w:fldCharType="end"/>
      </w:r>
      <w:commentRangeEnd w:id="2912"/>
      <w:r w:rsidR="00025FA2" w:rsidRPr="001E7A27">
        <w:rPr>
          <w:rStyle w:val="CommentReference"/>
          <w:lang w:val="en-GB"/>
        </w:rPr>
        <w:commentReference w:id="2912"/>
      </w:r>
      <w:r w:rsidR="00DA318E" w:rsidRPr="001E7A27">
        <w:rPr>
          <w:rFonts w:cs="Times New Roman"/>
          <w:lang w:val="en-GB"/>
        </w:rPr>
        <w:t xml:space="preserve"> and river runoff </w:t>
      </w:r>
      <w:r w:rsidR="00DA318E" w:rsidRPr="001E7A27">
        <w:rPr>
          <w:rFonts w:cs="Times New Roman"/>
          <w:lang w:val="en-GB"/>
        </w:rPr>
        <w:fldChar w:fldCharType="begin" w:fldLock="1"/>
      </w:r>
      <w:r w:rsidR="00747167" w:rsidRPr="001E7A27">
        <w:rPr>
          <w:rFonts w:cs="Times New Roman"/>
          <w:lang w:val="en-GB"/>
        </w:rPr>
        <w:instrText>ADDIN CSL_CITATION { "citationItems" : [ { "id" : "ITEM-1", "itemData" : { "DOI" : "10.5194/bg-12-1223-2015", "ISSN" : "1726-4189", "abstract" : "Abstract. The boron isotopic (&amp;delta;11Bcarb) compositions of long-lived Porites coral are used to reconstruct reef-water pH across the central Great Barrier Reef (GBR) and assess the impact of river runoff on inshore reefs. For the period from 1940 to 2009, corals from both inner- and mid-shelf sites exhibit the same overall decrease in &amp;delta;11Bcarb of 0.086 \u00b1 0.033&amp;permil; per decade, equivalent to a decline in seawater pH (pHsw) of ~0.017 \u00b1 0.007 pH units per decade. This decline is consistent with the long-term effects of ocean acidification based on estimates of CO2 uptake by surface waters due to rising atmospheric levels. We also find that, compared to the mid-shelf corals, the &amp;delta;11Bcarb compositions of inner-shelf corals subject to river discharge events have higher and more variable values, and hence higher inferred pHsw values. These higher &amp;delta;11Bcarb values of inner-shelf corals are particularly evident during wet years, despite river waters having lower pH. The main effect of river discharge on reef-water carbonate chemistry thus appears to be from reduced aragonite saturation state and higher nutrients driving increased phytoplankton productivity, resulting in the drawdown of pCO2 and increase in pHsw. Increased primary production therefore has the potential to counter the more transient effects of low-pH river water (pHrw) discharged into near-shore environments. Importantly, however, inshore reefs also show a consistent pattern of sharply declining coral growth that coincides with periods of high river discharge. This occurs despite these reefs having higher pHsw, demonstrating the overriding importance of local reef-water quality and reduced aragonite saturation state on coral reef health.", "author" : [ { "dropping-particle" : "", "family" : "D'Olivo", "given" : "J. P.", "non-dropping-particle" : "", "parse-names" : false, "suffix" : "" }, { "dropping-particle" : "", "family" : "McCulloch", "given" : "M. T.", "non-dropping-particle" : "", "parse-names" : false, "suffix" : "" }, { "dropping-particle" : "", "family" : "Eggins", "given" : "S. M.", "non-dropping-particle" : "", "parse-names" : false, "suffix" : "" }, { "dropping-particle" : "", "family" : "Trotter", "given" : "J.", "non-dropping-particle" : "", "parse-names" : false, "suffix" : "" } ], "container-title" : "Biogeosciences", "id" : "ITEM-1", "issue" : "4", "issued" : { "date-parts" : [ [ "2015", "2", "25" ] ] }, "page" : "1223-1236", "title" : "Coral records of reef-water pH across the central Great Barrier Reef, Australia: assessing the influence of river runoff on inshore reefs", "translator" : [ { "dropping-particle" : "", "family" : "L5114", "given" : "", "non-dropping-particle" : "", "parse-names" : false, "suffix" : "" } ], "type" : "article-journal", "volume" : "12" }, "uris" : [ "http://www.mendeley.com/documents/?uuid=34e0d797-6ddd-30ba-b8d7-a4dba51ceb4a" ] } ], "mendeley" : { "formattedCitation" : "(D\u2019Olivo et al., 2015)", "plainTextFormattedCitation" : "(D\u2019Olivo et al., 2015)", "previouslyFormattedCitation" : "(D\u2019Olivo et al., 2015)" }, "properties" : { "noteIndex" : 0 }, "schema" : "https://github.com/citation-style-language/schema/raw/master/csl-citation.json" }</w:instrText>
      </w:r>
      <w:r w:rsidR="00DA318E" w:rsidRPr="001E7A27">
        <w:rPr>
          <w:rFonts w:cs="Times New Roman"/>
          <w:lang w:val="en-GB"/>
        </w:rPr>
        <w:fldChar w:fldCharType="separate"/>
      </w:r>
      <w:r w:rsidR="00025FA2" w:rsidRPr="001E7A27">
        <w:rPr>
          <w:rFonts w:cs="Times New Roman"/>
          <w:noProof/>
          <w:lang w:val="en-GB"/>
        </w:rPr>
        <w:t>(D’Olivo et al., 2015)</w:t>
      </w:r>
      <w:r w:rsidR="00DA318E" w:rsidRPr="001E7A27">
        <w:rPr>
          <w:rFonts w:cs="Times New Roman"/>
          <w:lang w:val="en-GB"/>
        </w:rPr>
        <w:fldChar w:fldCharType="end"/>
      </w:r>
      <w:r w:rsidR="00DA318E" w:rsidRPr="001E7A27">
        <w:rPr>
          <w:rFonts w:cs="Times New Roman"/>
          <w:lang w:val="en-GB"/>
        </w:rPr>
        <w:t>. Decadal (10</w:t>
      </w:r>
      <w:ins w:id="2917" w:author="Soapbox" w:date="2021-07-20T05:59:00Z">
        <w:r w:rsidR="008C2EF5" w:rsidRPr="001E7A27">
          <w:rPr>
            <w:rFonts w:cs="Times New Roman"/>
            <w:lang w:val="en-GB"/>
          </w:rPr>
          <w:t>-</w:t>
        </w:r>
      </w:ins>
      <w:r w:rsidR="00DA318E" w:rsidRPr="001E7A27">
        <w:rPr>
          <w:rFonts w:cs="Times New Roman"/>
          <w:lang w:val="en-GB"/>
        </w:rPr>
        <w:t>, 22</w:t>
      </w:r>
      <w:ins w:id="2918" w:author="Soapbox" w:date="2021-07-20T05:59:00Z">
        <w:r w:rsidR="008C2EF5" w:rsidRPr="001E7A27">
          <w:rPr>
            <w:rFonts w:cs="Times New Roman"/>
            <w:lang w:val="en-GB"/>
          </w:rPr>
          <w:t>-</w:t>
        </w:r>
      </w:ins>
      <w:r w:rsidR="00DA318E" w:rsidRPr="001E7A27">
        <w:rPr>
          <w:rFonts w:cs="Times New Roman"/>
          <w:lang w:val="en-GB"/>
        </w:rPr>
        <w:t xml:space="preserve"> and 48-year) ocean pH variations in the southwest Pacific have been linked to the </w:t>
      </w:r>
      <w:commentRangeStart w:id="2919"/>
      <w:commentRangeStart w:id="2920"/>
      <w:r w:rsidR="00DA318E" w:rsidRPr="001E7A27">
        <w:rPr>
          <w:rFonts w:cs="Times New Roman"/>
          <w:lang w:val="en-GB"/>
        </w:rPr>
        <w:t>Inter</w:t>
      </w:r>
      <w:ins w:id="2921" w:author="Tom Maycock" w:date="2021-09-08T17:42:00Z">
        <w:r w:rsidR="00F2503D">
          <w:rPr>
            <w:rFonts w:cs="Times New Roman"/>
            <w:lang w:val="en-GB"/>
          </w:rPr>
          <w:t>-</w:t>
        </w:r>
      </w:ins>
      <w:r w:rsidR="00DA318E" w:rsidRPr="001E7A27">
        <w:rPr>
          <w:rFonts w:cs="Times New Roman"/>
          <w:lang w:val="en-GB"/>
        </w:rPr>
        <w:t xml:space="preserve">decadal </w:t>
      </w:r>
      <w:commentRangeEnd w:id="2919"/>
      <w:r w:rsidR="003E23BA" w:rsidRPr="001E7A27">
        <w:rPr>
          <w:rStyle w:val="CommentReference"/>
          <w:lang w:val="en-GB"/>
        </w:rPr>
        <w:commentReference w:id="2919"/>
      </w:r>
      <w:commentRangeEnd w:id="2920"/>
      <w:r w:rsidR="00F2503D">
        <w:rPr>
          <w:rStyle w:val="CommentReference"/>
          <w:lang w:val="en-GB"/>
        </w:rPr>
        <w:commentReference w:id="2920"/>
      </w:r>
      <w:r w:rsidR="00DA318E" w:rsidRPr="001E7A27">
        <w:rPr>
          <w:rFonts w:cs="Times New Roman"/>
          <w:lang w:val="en-GB"/>
        </w:rPr>
        <w:t>Pacific Oscillation, causing variations of up to 0.30 pH unit</w:t>
      </w:r>
      <w:r w:rsidR="00DA318E" w:rsidRPr="001E7A27">
        <w:rPr>
          <w:rFonts w:eastAsia="Corbel-Bold" w:cs="Times New Roman"/>
          <w:bCs/>
          <w:lang w:val="en-GB"/>
        </w:rPr>
        <w:t xml:space="preserve"> in the Great Barrier Reef </w:t>
      </w:r>
      <w:r w:rsidR="00DA318E" w:rsidRPr="001E7A27">
        <w:rPr>
          <w:rFonts w:eastAsia="Corbel-Bold" w:cs="Times New Roman"/>
          <w:bCs/>
          <w:lang w:val="en-GB"/>
        </w:rPr>
        <w:fldChar w:fldCharType="begin" w:fldLock="1"/>
      </w:r>
      <w:r w:rsidR="00747167" w:rsidRPr="001E7A27">
        <w:rPr>
          <w:rFonts w:eastAsia="Corbel-Bold" w:cs="Times New Roman"/>
          <w:bCs/>
          <w:lang w:val="en-GB"/>
        </w:rPr>
        <w:instrText>ADDIN CSL_CITATION { "citationItems" : [ { "id" : "ITEM-1", "itemData" : { "DOI" : "10.1126/science.1113692", "ISSN" : "0036-8075", "abstract" : "The oceans are becoming more acidic due to absorption of anthropogenic carbon dioxide from the atmosphere. The impact of ocean acidification on marine ecosystems is unclear, but it will likely depend on species adaptability and the rate of change of seawater pH relative to its natural variability. To constrain the natural variability in reef-water pH, we measured boron isotopic compositions in a \u223c300-year-old massive Porites coral from the southwestern Pacific. Large variations in pH are found over \u223c50-year cycles that covary with the Interdecadal Pacific Oscillation of ocean-atmosphere anomalies, suggesting that natural pH cycles can modulate the impact of ocean acidification on coral reef ecosystems.", "author" : [ { "dropping-particle" : "", "family" : "Pelejero", "given" : "Carles", "non-dropping-particle" : "", "parse-names" : false, "suffix" : "" }, { "dropping-particle" : "", "family" : "Calvo", "given" : "E", "non-dropping-particle" : "", "parse-names" : false, "suffix" : "" }, { "dropping-particle" : "", "family" : "McCulloch", "given" : "M. T.", "non-dropping-particle" : "", "parse-names" : false, "suffix" : "" }, { "dropping-particle" : "", "family" : "Marshall", "given" : "J. F.", "non-dropping-particle" : "", "parse-names" : false, "suffix" : "" }, { "dropping-particle" : "", "family" : "Gagan", "given" : "M. K.", "non-dropping-particle" : "", "parse-names" : false, "suffix" : "" }, { "dropping-particle" : "", "family" : "Lough", "given" : "J. M.", "non-dropping-particle" : "", "parse-names" : false, "suffix" : "" }, { "dropping-particle" : "", "family" : "Opdyke", "given" : "B. N.", "non-dropping-particle" : "", "parse-names" : false, "suffix" : "" } ], "container-title" : "Science", "id" : "ITEM-1", "issue" : "5744", "issued" : { "date-parts" : [ [ "2005", "9", "30" ] ] }, "page" : "2204-2207", "title" : "Preindustrial to Modern Interdecadal Variability in Coral Reef pH", "translator" : [ { "dropping-particle" : "", "family" : "L5105", "given" : "", "non-dropping-particle" : "", "parse-names" : false, "suffix" : "" } ], "type" : "article-journal", "volume" : "309" }, "uris" : [ "http://www.mendeley.com/documents/?uuid=5c01a74b-092e-3525-ad2e-98fc7ff59dc4" ] }, { "id" : "ITEM-2", "itemData" : { "DOI" : "10.1016/j.gca.2009.02.009", "ISSN" : "00167037", "abstract" : "Geochemical records preserved in the long-lived carbonate skeleton of corals provide one of the few means to reconstruct changes in seawater pH since the commencement of the industrial era. This information is important in not only determining the response of the surface oceans to ocean acidification from enhanced uptake of CO2, but also to better understand the effects of ocean acidification on carbonate secreting organisms such as corals, whose ability to calcify is highly pH dependent. Here we report an \u223c200year \u03b411B isotopic record, extracted from a long-lived Porites coral from the central Great Barrier Reef of Australia. This record covering the period from 1800 to 2004 was sampled at yearly increments from 1940 to the present and 5-year increments prior to 1940. The \u03b411B isotopic compositions reflect variations in seawater pH, and the \u03b413C changes in the carbon composition of surface water due to fossil fuel burning over this period. In addition complementary Ba/Ca, \u03b418O and Mg/Ca data was obtained providing proxies for terrestrial runoff, salinity and temperature changes over the past 200years in this region. Positive thermal ionization mass spectrometry (PTIMS) method was utilized in order to enable the highest precision and most accurate measurements of \u03b411B values. The internal precision and reproducibility for \u03b411B of our measurements are better than \u00b10.2\u2030 (2\u03c3), which translates to a precision of better than \u00b10.02 pH units. Our results indicate that the long-term pre-industrial variation of seawater pH in this region is partially related to the decadal\u2013interdecadal variability of atmospheric and oceanic anomalies in the Pacific. In the periods around 1940 and 1998 there are also rapid oscillations in \u03b411B compositions equivalent changes in pH of almost 0.5U. The 1998 oscillation is co-incident with a major coral bleaching event indicating the sensitivity of skeletal \u03b411B compositions to loss of zooxanthellate symbionts. Importantly, from the 1940s to the present-day, there is a general overall trend of ocean acidification with pH decreasing by about 0.2\u20130.3U, the range being dependent on the value assumed for the fractionation factor \u03b1(B3\u2013B4) of the boric acid and borate species in seawater. Correlations of \u03b411B with \u03b413C during this interval indicate that the increasing trend towards ocean acidification over the past 60years in this region is the result of enhanced dissolution of CO2 in surface waters from the rapidly increasing levels of a\u2026", "author" : [ { "dropping-particle" : "", "family" : "Wei", "given" : "Gangjian", "non-dropping-particle" : "", "parse-names" : false, "suffix" : "" }, { "dropping-particle" : "", "family" : "McCulloch", "given" : "Malcolm T", "non-dropping-particle" : "", "parse-names" : false, "suffix" : "" }, { "dropping-particle" : "", "family" : "Mortimer", "given" : "Graham", "non-dropping-particle" : "", "parse-names" : false, "suffix" : "" }, { "dropping-particle" : "", "family" : "Deng", "given" : "Wengfeng", "non-dropping-particle" : "", "parse-names" : false, "suffix" : "" }, { "dropping-particle" : "", "family" : "Xie", "given" : "Luhua", "non-dropping-particle" : "", "parse-names" : false, "suffix" : "" } ], "container-title" : "Geochimica et Cosmochimica Acta", "id" : "ITEM-2", "issue" : "8", "issued" : { "date-parts" : [ [ "2009", "4" ] ] }, "page" : "2332-2346", "title" : "Evidence for ocean acidification in the Great Barrier Reef of Australia", "translator" : [ { "dropping-particle" : "", "family" : "L5112", "given" : "", "non-dropping-particle" : "", "parse-names" : false, "suffix" : "" } ], "type" : "article-journal", "volume" : "73" }, "uris" : [ "http://www.mendeley.com/documents/?uuid=7427f6f0-8cdb-339d-b20a-41d15d5578f5" ] } ], "mendeley" : { "formattedCitation" : "(Pelejero et al., 2005; Wei et al., 2009)", "plainTextFormattedCitation" : "(Pelejero et al., 2005; Wei et al., 2009)", "previouslyFormattedCitation" : "(Pelejero et al., 2005; Wei et al., 2009)" }, "properties" : { "noteIndex" : 0 }, "schema" : "https://github.com/citation-style-language/schema/raw/master/csl-citation.json" }</w:instrText>
      </w:r>
      <w:r w:rsidR="00DA318E" w:rsidRPr="001E7A27">
        <w:rPr>
          <w:rFonts w:eastAsia="Corbel-Bold" w:cs="Times New Roman"/>
          <w:bCs/>
          <w:lang w:val="en-GB"/>
        </w:rPr>
        <w:fldChar w:fldCharType="separate"/>
      </w:r>
      <w:r w:rsidR="00025FA2" w:rsidRPr="001E7A27">
        <w:rPr>
          <w:rFonts w:eastAsia="Corbel-Bold" w:cs="Times New Roman"/>
          <w:bCs/>
          <w:noProof/>
          <w:lang w:val="en-GB"/>
        </w:rPr>
        <w:t>(Pelejero et al., 2005; Wei et al., 2009)</w:t>
      </w:r>
      <w:r w:rsidR="00DA318E" w:rsidRPr="001E7A27">
        <w:rPr>
          <w:rFonts w:eastAsia="Corbel-Bold" w:cs="Times New Roman"/>
          <w:bCs/>
          <w:lang w:val="en-GB"/>
        </w:rPr>
        <w:fldChar w:fldCharType="end"/>
      </w:r>
      <w:r w:rsidR="00DA318E" w:rsidRPr="001E7A27">
        <w:rPr>
          <w:rFonts w:eastAsia="Corbel-Bold" w:cs="Times New Roman"/>
          <w:bCs/>
          <w:lang w:val="en-GB"/>
        </w:rPr>
        <w:t xml:space="preserve"> but weaker (about </w:t>
      </w:r>
      <w:r w:rsidR="00DA318E" w:rsidRPr="001E7A27">
        <w:rPr>
          <w:rFonts w:cs="Times New Roman"/>
          <w:lang w:val="en-GB"/>
        </w:rPr>
        <w:t xml:space="preserve">0.08 pH unit) in the open </w:t>
      </w:r>
      <w:r w:rsidR="00DA318E" w:rsidRPr="001E7A27">
        <w:rPr>
          <w:rFonts w:eastAsia="Corbel-Bold" w:cs="Times New Roman"/>
          <w:bCs/>
          <w:lang w:val="en-GB"/>
        </w:rPr>
        <w:t>ocean</w:t>
      </w:r>
      <w:r w:rsidR="00DA318E" w:rsidRPr="001E7A27">
        <w:rPr>
          <w:rFonts w:cs="Times New Roman"/>
          <w:lang w:val="en-GB"/>
        </w:rPr>
        <w:t xml:space="preserve"> </w:t>
      </w:r>
      <w:commentRangeStart w:id="2922"/>
      <w:r w:rsidR="00DA318E" w:rsidRPr="001E7A27">
        <w:rPr>
          <w:rFonts w:cs="Times New Roman"/>
          <w:lang w:val="en-GB"/>
        </w:rPr>
        <w:fldChar w:fldCharType="begin" w:fldLock="1"/>
      </w:r>
      <w:r w:rsidR="00747167" w:rsidRPr="001E7A27">
        <w:rPr>
          <w:rFonts w:cs="Times New Roman"/>
          <w:lang w:val="en-GB"/>
        </w:rPr>
        <w:instrText>ADDIN CSL_CITATION { "citationItems" : [ { "id" : "ITEM-1",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"suffix" : "" }, { "dropping-particle" : "", "family" : "Lazareth", "given" : "Claire E.", "non-dropping-particle" : "", "parse-names" : false, "suffix" : "" } ], "container-title" : "Nature Communications", "id" : "ITEM-1", "issue" : "1", "issued" : { "date-parts" : [ [ "2018", "12", "29" ] ] }, "page" : "2543", "publisher" : "Nature Publishing Group", "title" : "Surface ocean pH variations since 1689 CE and recent ocean acidification in the tropical South Pacific", "translator" : [ { "dropping-particle" : "", "family" : "L5029", "given" : "", "non-dropping-particle" : "", "parse-names" : false, "suffix" : "" } ], "type" : "article-journal", "volume" : "9" }, "uris" : [ "http://www.mendeley.com/documents/?uuid=e9205098-8eef-43e0-b4c5-584f15a5ebac" ] } ], "mendeley" : { "formattedCitation" : "(Wu et al., 2018a)", "plainTextFormattedCitation" : "(Wu et al., 2018a)", "previouslyFormattedCitation" : "(Wu et al., 2018a)" }, "properties" : { "noteIndex" : 0 }, "schema" : "https://github.com/citation-style-language/schema/raw/master/csl-citation.json" }</w:instrText>
      </w:r>
      <w:r w:rsidR="00DA318E" w:rsidRPr="001E7A27">
        <w:rPr>
          <w:rFonts w:cs="Times New Roman"/>
          <w:lang w:val="en-GB"/>
        </w:rPr>
        <w:fldChar w:fldCharType="separate"/>
      </w:r>
      <w:r w:rsidR="00025FA2" w:rsidRPr="001E7A27">
        <w:rPr>
          <w:rFonts w:cs="Times New Roman"/>
          <w:noProof/>
          <w:lang w:val="en-GB"/>
        </w:rPr>
        <w:t>(</w:t>
      </w:r>
      <w:ins w:id="2923" w:author="Robin Matthews" w:date="2021-06-17T17:24:00Z">
        <w:r w:rsidR="00091757" w:rsidRPr="001E7A27">
          <w:rPr>
            <w:rFonts w:cs="Times New Roman"/>
            <w:noProof/>
            <w:lang w:val="en-GB"/>
          </w:rPr>
          <w:t xml:space="preserve">H.C. </w:t>
        </w:r>
      </w:ins>
      <w:r w:rsidR="00025FA2" w:rsidRPr="001E7A27">
        <w:rPr>
          <w:rFonts w:cs="Times New Roman"/>
          <w:noProof/>
          <w:lang w:val="en-GB"/>
        </w:rPr>
        <w:t>Wu et al., 2018</w:t>
      </w:r>
      <w:del w:id="2924" w:author="Robin Matthews" w:date="2021-06-17T17:24:00Z">
        <w:r w:rsidR="00025FA2" w:rsidRPr="001E7A27" w:rsidDel="00091757">
          <w:rPr>
            <w:rFonts w:cs="Times New Roman"/>
            <w:noProof/>
            <w:lang w:val="en-GB"/>
          </w:rPr>
          <w:delText>a</w:delText>
        </w:r>
      </w:del>
      <w:r w:rsidR="00025FA2" w:rsidRPr="001E7A27">
        <w:rPr>
          <w:rFonts w:cs="Times New Roman"/>
          <w:noProof/>
          <w:lang w:val="en-GB"/>
        </w:rPr>
        <w:t>)</w:t>
      </w:r>
      <w:r w:rsidR="00DA318E" w:rsidRPr="001E7A27">
        <w:rPr>
          <w:rFonts w:cs="Times New Roman"/>
          <w:lang w:val="en-GB"/>
        </w:rPr>
        <w:fldChar w:fldCharType="end"/>
      </w:r>
      <w:commentRangeEnd w:id="2922"/>
      <w:r w:rsidR="00025FA2" w:rsidRPr="001E7A27">
        <w:rPr>
          <w:rStyle w:val="CommentReference"/>
          <w:lang w:val="en-GB"/>
        </w:rPr>
        <w:commentReference w:id="2922"/>
      </w:r>
      <w:r w:rsidR="00DA318E" w:rsidRPr="001E7A27">
        <w:rPr>
          <w:rFonts w:cs="Times New Roman"/>
          <w:lang w:val="en-GB"/>
        </w:rPr>
        <w:t xml:space="preserve">. </w:t>
      </w:r>
      <w:r w:rsidR="00DA318E" w:rsidRPr="001E7A27">
        <w:rPr>
          <w:rFonts w:eastAsia="Corbel-Bold" w:cs="Times New Roman"/>
          <w:bCs/>
          <w:lang w:val="en-GB"/>
        </w:rPr>
        <w:t>Decadal variation</w:t>
      </w:r>
      <w:r w:rsidR="00DA318E" w:rsidRPr="001E7A27">
        <w:rPr>
          <w:rFonts w:eastAsia="Corbel-Bold" w:cs="Times New Roman"/>
          <w:bCs/>
          <w:lang w:val="en-GB" w:eastAsia="ja-JP"/>
        </w:rPr>
        <w:t>s</w:t>
      </w:r>
      <w:r w:rsidR="00DA318E" w:rsidRPr="001E7A27">
        <w:rPr>
          <w:rFonts w:eastAsia="Corbel-Bold" w:cs="Times New Roman"/>
          <w:bCs/>
          <w:lang w:val="en-GB"/>
        </w:rPr>
        <w:t xml:space="preserve"> in the South China Sea </w:t>
      </w:r>
      <w:del w:id="2925" w:author="Soapbox" w:date="2021-07-20T05:59:00Z">
        <w:r w:rsidR="00DA318E" w:rsidRPr="001E7A27" w:rsidDel="008C2EF5">
          <w:rPr>
            <w:rFonts w:eastAsia="Corbel-Bold" w:cs="Times New Roman"/>
            <w:bCs/>
            <w:lang w:val="en-GB"/>
          </w:rPr>
          <w:delText xml:space="preserve">ocean </w:delText>
        </w:r>
      </w:del>
      <w:r w:rsidR="00DA318E" w:rsidRPr="001E7A27">
        <w:rPr>
          <w:rFonts w:eastAsia="Corbel-Bold" w:cs="Times New Roman"/>
          <w:bCs/>
          <w:lang w:val="en-GB"/>
        </w:rPr>
        <w:t>pH changes of 0.10</w:t>
      </w:r>
      <w:r w:rsidR="00DA318E" w:rsidRPr="001E7A27">
        <w:rPr>
          <w:rFonts w:cs="Times New Roman"/>
          <w:lang w:val="en-GB"/>
        </w:rPr>
        <w:t>–</w:t>
      </w:r>
      <w:r w:rsidR="00DA318E" w:rsidRPr="001E7A27">
        <w:rPr>
          <w:rFonts w:eastAsia="Corbel-Bold" w:cs="Times New Roman"/>
          <w:bCs/>
          <w:lang w:val="en-GB"/>
        </w:rPr>
        <w:t xml:space="preserve">0.20 </w:t>
      </w:r>
      <w:ins w:id="2926" w:author="Soapbox" w:date="2021-07-20T05:59:00Z">
        <w:r w:rsidR="008C2EF5" w:rsidRPr="001E7A27">
          <w:rPr>
            <w:rFonts w:eastAsia="Corbel-Bold" w:cs="Times New Roman"/>
            <w:bCs/>
            <w:lang w:val="en-GB"/>
          </w:rPr>
          <w:t xml:space="preserve">have </w:t>
        </w:r>
      </w:ins>
      <w:r w:rsidR="00DA318E" w:rsidRPr="001E7A27">
        <w:rPr>
          <w:rFonts w:eastAsia="Corbel-Bold" w:cs="Times New Roman"/>
          <w:bCs/>
          <w:lang w:val="en-GB"/>
        </w:rPr>
        <w:t xml:space="preserve">also </w:t>
      </w:r>
      <w:del w:id="2927" w:author="Soapbox" w:date="2021-07-20T05:59:00Z">
        <w:r w:rsidR="00DA318E" w:rsidRPr="001E7A27" w:rsidDel="008C2EF5">
          <w:rPr>
            <w:rFonts w:eastAsia="Corbel-Bold" w:cs="Times New Roman"/>
            <w:bCs/>
            <w:lang w:val="en-GB"/>
          </w:rPr>
          <w:delText xml:space="preserve">have </w:delText>
        </w:r>
      </w:del>
      <w:r w:rsidR="00DA318E" w:rsidRPr="001E7A27">
        <w:rPr>
          <w:rFonts w:eastAsia="Corbel-Bold" w:cs="Times New Roman"/>
          <w:bCs/>
          <w:lang w:val="en-GB"/>
        </w:rPr>
        <w:t xml:space="preserve">been </w:t>
      </w:r>
      <w:r w:rsidR="00DA318E" w:rsidRPr="001E7A27">
        <w:rPr>
          <w:rFonts w:cs="Times New Roman"/>
          <w:lang w:val="en-GB"/>
        </w:rPr>
        <w:t xml:space="preserve">associated with the variation in the East Asian monsoon </w:t>
      </w:r>
      <w:r w:rsidR="00DA318E" w:rsidRPr="001E7A27">
        <w:rPr>
          <w:rFonts w:cs="Times New Roman"/>
          <w:lang w:val="en-GB"/>
        </w:rPr>
        <w:fldChar w:fldCharType="begin" w:fldLock="1"/>
      </w:r>
      <w:r w:rsidR="00747167" w:rsidRPr="001E7A27">
        <w:rPr>
          <w:rFonts w:cs="Times New Roman"/>
          <w:lang w:val="en-GB"/>
        </w:rPr>
        <w:instrText>ADDIN CSL_CITATION { "citationItems" : [ { "id" : "ITEM-1", "itemData" : { "DOI" : "10.1002/2015JC011066", "ISSN" : "21699275", "abstract" : "Abstract Long-term seawater pH records are essential for evaluating the rates of ocean acidification (OA) driven by anthropogenic emissions. Widespread, natural decadal variability in seawater pH superimposes on the long-term anthropogenic variations, likely influencing the OA rates estimated from the pH records. Here, we report a record of annual seawater pH estimated using the \u03b411B proxy over the past 159 years reconstructed from a Porites coral collected to the east of Hainan Island in the northern South China Sea (SCS). By coupling this time series with previously reported long-term seawater pH records in the West Pacific, the decadal variability in seawater pH records and its possible driving mechanisms were investigated. The results indicate that large decadal variability in seawater pH has occurred off eastern Hainan Island over the past 159 years, in agreement with previous records. The Qiongdong upwelling system, which controls nutrient supplies, regulates surface water productivity, and is driven by the East Asian summer monsoon, is the primary control of this decadal variability, while terrestrial inputs appear not influence significantly. Meanwhile the impacts of the Pacific Decadal Oscillation (PDO) and the El Nino and Southern Oscillation (ENSO) systems on seawater pH off eastern Hainan Island is likely limited. In contrast, the PDO is the main factor to influence the decadal seawater pH variability offshore the East Australia, while the mechanism controlling the decadal seawater pH variability in Guam is not clear yet. Meanwhile, The rate of decrease in seawater pH estimated from coral records are significantly different in different regions and over different time spans, which may reflect a combination of natural decadal variability in seawater pH and long-term variations. Therefore, understanding the mechanisms driving natural variability in seawater pH is important for improving estimates of ocean acidification rates driven by anthropogenic emissions.", "author" : [ { "dropping-particle" : "", "family" : "Wei", "given" : "Gangjian", "non-dropping-particle" : "", "parse-names" : false, "suffix" : "" }, { "dropping-particle" : "", "family" : "Wang", "given" : "Zhibing", "non-dropping-particle" : "", "parse-names" : false, "suffix" : "" }, { "dropping-particle" : "", "family" : "Ke", "given" : "Ting", "non-dropping-particle" : "", "parse-names" : false, "suffix" : "" }, { "dropping-particle" : "", "family" : "Liu", "given" : "Ying", "non-dropping-particle" : "", "parse-names" : false, "suffix" : "" }, { "dropping-particle" : "", "family" : "Deng", "given" : "Wenfeng", "non-dropping-particle" : "", "parse-names" : false, "suffix" : "" }, { "dropping-particle" : "", "family" : "Chen", "given" : "Xuefei", "non-dropping-particle" : "", "parse-names" : false, "suffix" : "" }, { "dropping-particle" : "", "family" : "Xu", "given" : "Jifeng", "non-dropping-particle" : "", "parse-names" : false, "suffix" : "" }, { "dropping-particle" : "", "family" : "Zeng", "given" : "Ti", "non-dropping-particle" : "", "parse-names" : false, "suffix" : "" }, { "dropping-particle" : "", "family" : "Xie", "given" : "Luhua", "non-dropping-particle" : "", "parse-names" : false, "suffix" : "" } ], "container-title" : "Journal of Geophysical Research: Oceans", "id" : "ITEM-1", "issue" : "11", "issued" : { "date-parts" : [ [ "2015", "11", "1" ] ] }, "note" : "doi: 10.1002/2015JC011066", "page" : "7166-7181", "publisher" : "John Wiley &amp; Sons, Ltd", "title" : "Decadal variability in seawater pH in the West Pacific: Evidence from coral \u03b41 B records", "translator" : [ { "dropping-particle" : "", "family" : "L5113", "given" : "", "non-dropping-particle" : "", "parse-names" : false, "suffix" : "" } ], "type" : "article-journal", "volume" : "120" }, "uris" : [ "http://www.mendeley.com/documents/?uuid=9d65ea81-0dc4-30ef-b27f-55c1ca1573a4" ] }, { "id" : "ITEM-2", "itemData" : { "DOI" : "10.1038/srep05148", "ISSN" : "2045-2322", "abstract" : "Acceleration of modern acidification in the South China Sea driven by anthropogenic CO2", "author" : [ { "dropping-particle" : "", "family" : "Liu", "given" : "Yi", "non-dropping-particle" : "", "parse-names" : false, "suffix" : "" }, { "dropping-particle" : "", "family" : "Peng", "given" : "Zicheng", "non-dropping-particle" : "", "parse-names" : false, "suffix" : "" }, { "dropping-particle" : "", "family" : "Zhou", "given" : "Renjun", "non-dropping-particle" : "", "parse-names" : false, "suffix" : "" }, { "dropping-particle" : "", "family" : "Song", "given" : "Shaohua", "non-dropping-particle" : "", "parse-names" : false, "suffix" : "" }, { "dropping-particle" : "", "family" : "Liu", "given" : "Weiguo", "non-dropping-particle" : "", "parse-names" : false, "suffix" : "" }, { "dropping-particle" : "", "family" : "You", "given" : "Chen-Feng", "non-dropping-particle" : "", "parse-names" : false, "suffix" : "" }, { "dropping-particle" : "", "family" : "Lin", "given" : "Yen-Po", "non-dropping-particle" : "", "parse-names" : false, "suffix" : "" }, { "dropping-particle" : "", "family" : "Yu", "given" : "Kefu", "non-dropping-particle" : "", "parse-names" : false, "suffix" : "" }, { "dropping-particle" : "", "family" : "Wu", "given" : "Chung-Che", "non-dropping-particle" : "", "parse-names" : false, "suffix" : "" }, { "dropping-particle" : "", "family" : "Wei", "given" : "Gangjian", "non-dropping-particle" : "", "parse-names" : false, "suffix" : "" }, { "dropping-particle" : "", "family" : "Xie", "given" : "Luhua", "non-dropping-particle" : "", "parse-names" : false, "suffix" : "" }, { "dropping-particle" : "", "family" : "Burr", "given" : "George S.", "non-dropping-particle" : "", "parse-names" : false, "suffix" : "" }, { "dropping-particle" : "", "family" : "Shen", "given" : "Chuan-Chou", "non-dropping-particle" : "", "parse-names" : false, "suffix" : "" } ], "container-title" : "Scientific Reports", "id" : "ITEM-2", "issue" : "1", "issued" : { "date-parts" : [ [ "2014", "5", "3" ] ] }, "page" : "5148", "publisher" : "Nature Publishing Group", "title" : "Acceleration of modern acidification in the South China Sea driven by anthropogenic CO2", "translator" : [ { "dropping-particle" : "", "family" : "L5119", "given" : "", "non-dropping-particle" : "", "parse-names" : false, "suffix" : "" } ], "type" : "article-journal", "volume" : "4" }, "uris" : [ "http://www.mendeley.com/documents/?uuid=b8acaede-500a-3804-9b5e-f58dd19f32ad" ] } ], "mendeley" : { "formattedCitation" : "(Liu et al., 2014; Wei et al., 2015)", "manualFormatting" : "(Liu et al., 2014; Wei et al., 2015)", "plainTextFormattedCitation" : "(Liu et al., 2014; Wei et al., 2015)", "previouslyFormattedCitation" : "(Liu et al., 2014; Wei et al., 2015)" }, "properties" : { "noteIndex" : 0 }, "schema" : "https://github.com/citation-style-language/schema/raw/master/csl-citation.json" }</w:instrText>
      </w:r>
      <w:r w:rsidR="00DA318E" w:rsidRPr="001E7A27">
        <w:rPr>
          <w:rFonts w:cs="Times New Roman"/>
          <w:lang w:val="en-GB"/>
        </w:rPr>
        <w:fldChar w:fldCharType="separate"/>
      </w:r>
      <w:r w:rsidR="00025FA2" w:rsidRPr="001E7A27">
        <w:rPr>
          <w:rFonts w:cs="Times New Roman"/>
          <w:noProof/>
          <w:lang w:val="en-GB"/>
        </w:rPr>
        <w:t>(Liu et al., 2014; Wei et al., 2015)</w:t>
      </w:r>
      <w:r w:rsidR="00DA318E" w:rsidRPr="001E7A27">
        <w:rPr>
          <w:rFonts w:cs="Times New Roman"/>
          <w:lang w:val="en-GB"/>
        </w:rPr>
        <w:fldChar w:fldCharType="end"/>
      </w:r>
      <w:r w:rsidR="00DA318E" w:rsidRPr="001E7A27">
        <w:rPr>
          <w:rFonts w:cs="Times New Roman"/>
          <w:lang w:val="en-GB"/>
        </w:rPr>
        <w:t>, as a weakening of the Asian winter monsoon leads to sluggish water circulation within the reefs, building up localised CO</w:t>
      </w:r>
      <w:r w:rsidR="00DA318E" w:rsidRPr="001E7A27">
        <w:rPr>
          <w:rFonts w:cs="Times New Roman"/>
          <w:vertAlign w:val="subscript"/>
          <w:lang w:val="en-GB"/>
        </w:rPr>
        <w:t>2</w:t>
      </w:r>
      <w:r w:rsidR="00DA318E" w:rsidRPr="001E7A27">
        <w:rPr>
          <w:rFonts w:cs="Times New Roman"/>
          <w:lang w:val="en-GB"/>
        </w:rPr>
        <w:t xml:space="preserve"> concentration in the water due to calcification and respiration. </w:t>
      </w:r>
    </w:p>
    <w:p w14:paraId="687829E7" w14:textId="77777777" w:rsidR="00DA318E" w:rsidRPr="001E7A27" w:rsidRDefault="00DA318E" w:rsidP="005C7F25">
      <w:pPr>
        <w:pStyle w:val="AR6BodyText"/>
        <w:rPr>
          <w:rFonts w:cs="Times New Roman"/>
          <w:lang w:val="en-GB"/>
        </w:rPr>
      </w:pPr>
    </w:p>
    <w:p w14:paraId="64EC7389" w14:textId="00447F13" w:rsidR="00DA318E" w:rsidRPr="001E7A27" w:rsidRDefault="00DA318E" w:rsidP="005C7F25">
      <w:pPr>
        <w:pStyle w:val="AR6BodyText"/>
        <w:rPr>
          <w:rFonts w:eastAsia="Corbel-Bold" w:cs="Times New Roman"/>
          <w:bCs/>
          <w:lang w:val="en-GB"/>
        </w:rPr>
      </w:pPr>
      <w:r w:rsidRPr="001E7A27">
        <w:rPr>
          <w:rFonts w:cs="Times New Roman"/>
          <w:lang w:val="en-GB"/>
        </w:rPr>
        <w:t xml:space="preserve">Since the beginning of the industrial period in the mid-19th century, coral </w:t>
      </w:r>
      <w:r w:rsidRPr="001E7A27">
        <w:rPr>
          <w:rFonts w:eastAsia="EuclidSymbol-Bold" w:cs="Times New Roman"/>
          <w:bCs/>
          <w:lang w:val="en-GB"/>
        </w:rPr>
        <w:t>δ</w:t>
      </w:r>
      <w:r w:rsidRPr="001E7A27">
        <w:rPr>
          <w:rFonts w:eastAsia="Corbel-Bold" w:cs="Times New Roman"/>
          <w:bCs/>
          <w:vertAlign w:val="superscript"/>
          <w:lang w:val="en-GB"/>
        </w:rPr>
        <w:t>11</w:t>
      </w:r>
      <w:r w:rsidRPr="001E7A27">
        <w:rPr>
          <w:rFonts w:eastAsia="Corbel-Bold" w:cs="Times New Roman"/>
          <w:bCs/>
          <w:lang w:val="en-GB"/>
        </w:rPr>
        <w:t>B-derived</w:t>
      </w:r>
      <w:r w:rsidRPr="001E7A27">
        <w:rPr>
          <w:rFonts w:cs="Times New Roman"/>
          <w:lang w:val="en-GB"/>
        </w:rPr>
        <w:t xml:space="preserve"> ocean pH has decreased by 0.06–0.24 pH unit in the South China Sea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"10.1038/srep05148", "ISSN" : "2045-2322", "abstract" : "Acceleration of modern acidification in the South China Sea driven by anthropogenic CO2", "author" : [ { "dropping-particle" : "", "family" : "Liu", "given" : "Yi", "non-dropping-particle" : "", "parse-names" : false, "suffix" : "" }, { "dropping-particle" : "", "family" : "Peng", "given" : "Zicheng", "non-dropping-particle" : "", "parse-names" : false, "suffix" : "" }, { "dropping-particle" : "", "family" : "Zhou", "given" : "Renjun", "non-dropping-particle" : "", "parse-names" : false, "suffix" : "" }, { "dropping-particle" : "", "family" : "Song", "given" : "Shaohua", "non-dropping-particle" : "", "parse-names" : false, "suffix" : "" }, { "dropping-particle" : "", "family" : "Liu", "given" : "Weiguo", "non-dropping-particle" : "", "parse-names" : false, "suffix" : "" }, { "dropping-particle" : "", "family" : "You", "given" : "Chen-Feng", "non-dropping-particle" : "", "parse-names" : false, "suffix" : "" }, { "dropping-particle" : "", "family" : "Lin", "given" : "Yen-Po", "non-dropping-particle" : "", "parse-names" : false, "suffix" : "" }, { "dropping-particle" : "", "family" : "Yu", "given" : "Kefu", "non-dropping-particle" : "", "parse-names" : false, "suffix" : "" }, { "dropping-particle" : "", "family" : "Wu", "given" : "Chung-Che", "non-dropping-particle" : "", "parse-names" : false, "suffix" : "" }, { "dropping-particle" : "", "family" : "Wei", "given" : "Gangjian", "non-dropping-particle" : "", "parse-names" : false, "suffix" : "" }, { "dropping-particle" : "", "family" : "Xie", "given" : "Luhua", "non-dropping-particle" : "", "parse-names" : false, "suffix" : "" }, { "dropping-particle" : "", "family" : "Burr", "given" : "George S.", "non-dropping-particle" : "", "parse-names" : false, "suffix" : "" }, { "dropping-particle" : "", "family" : "Shen", "given" : "Chuan-Chou", "non-dropping-particle" : "", "parse-names" : false, "suffix" : "" } ], "container-title" : "Scientific Reports", "id" : "ITEM-1", "issue" : "1", "issued" : { "date-parts" : [ [ "2014", "5", "3" ] ] }, "page" : "5148", "publisher" : "Nature Publishing Group", "title" : "Acceleration of modern acidification in the South China Sea driven by anthropogenic CO2", "translator" : [ { "dropping-particle" : "", "family" : "L5119", "given" : "", "non-dropping-particle" : "", "parse-names" : false, "suffix" : "" } ], "type" : "article-journal", "volume" : "4" }, "uris" : [ "http://www.mendeley.com/documents/?uuid=b8acaede-500a-3804-9b5e-f58dd19f32ad" ] }, { "id" : "ITEM-2", "itemData" : { "DOI" : "10.1002/2015JC011066", "ISSN" : "21699275", "abstract" : "Abstract Long-term seawater pH records are essential for evaluating the rates of ocean acidification (OA) driven by anthropogenic emissions. Widespread, natural decadal variability in seawater pH superimposes on the long-term anthropogenic variations, likely influencing the OA rates estimated from the pH records. Here, we report a record of annual seawater pH estimated using the \u03b411B proxy over the past 159 years reconstructed from a Porites coral collected to the east of Hainan Island in the northern South China Sea (SCS). By coupling this time series with previously reported long-term seawater pH records in the West Pacific, the decadal variability in seawater pH records and its possible driving mechanisms were investigated. The results indicate that large decadal variability in seawater pH has occurred off eastern Hainan Island over the past 159 years, in agreement with previous records. The Qiongdong upwelling system, which controls nutrient supplies, regulates surface water productivity, and is driven by the East Asian summer monsoon, is the primary control of this decadal variability, while terrestrial inputs appear not influence significantly. Meanwhile the impacts of the Pacific Decadal Oscillation (PDO) and the El Nino and Southern Oscillation (ENSO) systems on seawater pH off eastern Hainan Island is likely limited. In contrast, the PDO is the main factor to influence the decadal seawater pH variability offshore the East Australia, while the mechanism controlling the decadal seawater pH variability in Guam is not clear yet. Meanwhile, The rate of decrease in seawater pH estimated from coral records are significantly different in different regions and over different time spans, which may reflect a combination of natural decadal variability in seawater pH and long-term variations. Therefore, understanding the mechanisms driving natural variability in seawater pH is important for improving estimates of ocean acidification rates driven by anthropogenic emissions.", "author" : [ { "dropping-particle" : "", "family" : "Wei", "given" : "Gangjian", "non-dropping-particle" : "", "parse-names" : false, "suffix" : "" }, { "dropping-particle" : "", "family" : "Wang", "given" : "Zhibing", "non-dropping-particle" : "", "parse-names" : false, "suffix" : "" }, { "dropping-particle" : "", "family" : "Ke", "given" : "Ting", "non-dropping-particle" : "", "parse-names" : false, "suffix" : "" }, { "dropping-particle" : "", "family" : "Liu", "given" : "Ying", "non-dropping-particle" : "", "parse-names" : false, "suffix" : "" }, { "dropping-particle" : "", "family" : "Deng", "given" : "Wenfeng", "non-dropping-particle" : "", "parse-names" : false, "suffix" : "" }, { "dropping-particle" : "", "family" : "Chen", "given" : "Xuefei", "non-dropping-particle" : "", "parse-names" : false, "suffix" : "" }, { "dropping-particle" : "", "family" : "Xu", "given" : "Jifeng", "non-dropping-particle" : "", "parse-names" : false, "suffix" : "" }, { "dropping-particle" : "", "family" : "Zeng", "given" : "Ti", "non-dropping-particle" : "", "parse-names" : false, "suffix" : "" }, { "dropping-particle" : "", "family" : "Xie", "given" : "Luhua", "non-dropping-particle" : "", "parse-names" : false, "suffix" : "" } ], "container-title" : "Journal of Geophysical Research: Oceans", "id" : "ITEM-2", "issue" : "11", "issued" : { "date-parts" : [ [ "2015", "11", "1" ] ] }, "note" : "doi: 10.1002/2015JC011066", "page" : "7166-7181", "publisher" : "John Wiley &amp; Sons, Ltd", "title" : "Decadal variability in seawater pH in the West Pacific: Evidence from coral \u03b41 B records", "translator" : [ { "dropping-particle" : "", "family" : "L5113", "given" : "", "non-dropping-particle" : "", "parse-names" : false, "suffix" : "" } ], "type" : "article-journal", "volume" : "120" }, "uris" : [ "http://www.mendeley.com/documents/?uuid=9d65ea81-0dc4-30ef-b27f-55c1ca1573a4" ] } ], "mendeley" : { "formattedCitation" : "(Liu et al., 2014; Wei et al., 2015)", "manualFormatting" : "(Liu et al., 2014; Wei et al., 2015)", "plainTextFormattedCitation" : "(Liu et al., 2014; Wei et al., 2015)", "previouslyFormattedCitation" : "(Liu et al., 2014; Wei et al., 2015)"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(Liu et al., 2014; Wei et al., 2015)</w:t>
      </w:r>
      <w:r w:rsidRPr="001E7A27">
        <w:rPr>
          <w:rFonts w:cs="Times New Roman"/>
          <w:lang w:val="en-GB"/>
        </w:rPr>
        <w:fldChar w:fldCharType="end"/>
      </w:r>
      <w:r w:rsidRPr="001E7A27">
        <w:rPr>
          <w:rFonts w:cs="Times New Roman"/>
          <w:lang w:val="en-GB"/>
        </w:rPr>
        <w:t xml:space="preserve"> and 0.12 pH unit in the southwest Pacific </w:t>
      </w:r>
      <w:commentRangeStart w:id="2928"/>
      <w:r w:rsidRPr="001E7A27">
        <w:rPr>
          <w:rFonts w:cs="Times New Roman"/>
          <w:lang w:val="en-GB"/>
        </w:rPr>
        <w:fldChar w:fldCharType="begin" w:fldLock="1"/>
      </w:r>
      <w:ins w:id="2929" w:author="Robin Matthews" w:date="2021-06-17T17:25:00Z">
        <w:r w:rsidR="00091757" w:rsidRPr="001E7A27">
          <w:rPr>
            <w:rFonts w:cs="Times New Roman"/>
            <w:lang w:val="en-GB"/>
          </w:rPr>
          <w:instrText>ADDIN CSL_CITATION { "citationItems" : [ { "id" : "ITEM-1",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"suffix" : "" }, { "dropping-particle" : "", "family" : "Lazareth", "given" : "Claire E.", "non-dropping-particle" : "", "parse-names" : false, "suffix" : "" } ], "container-title" : "Nature Communications", "id" : "ITEM-1", "issue" : "1", "issued" : { "date-parts" : [ [ "2018", "12", "29" ] ] }, "page" : "2543", "publisher" : "Nature Publishing Group", "title" : "Surface ocean pH variations since 1689 CE and recent ocean acidification in the tropical South Pacific", "translator" : [ { "dropping-particle" : "", "family" : "L5029", "given" : "", "non-dropping-particle" : "", "parse-names" : false, "suffix" : "" } ], "type" : "article-journal", "volume" : "9" }, "uris" : [ "http://www.mendeley.com/documents/?uuid=e9205098-8eef-43e0-b4c5-584f15a5ebac" ] } ], "mendeley" : { "formattedCitation" : "(Wu et al., 2018a)", "manualFormatting" : "(H.C. Wu et al., 2018)", "plainTextFormattedCitation" : "(Wu et al., 2018a)", "previouslyFormattedCitation" : "(Wu et al., 2018a)" }, "properties" : { "noteIndex" : 0 }, "schema" : "https://github.com/citation-style-language/schema/raw/master/csl-citation.json" }</w:instrText>
        </w:r>
      </w:ins>
      <w:del w:id="2930" w:author="Robin Matthews" w:date="2021-06-17T17:25:00Z">
        <w:r w:rsidR="00747167" w:rsidRPr="001E7A27" w:rsidDel="00091757">
          <w:rPr>
            <w:rFonts w:cs="Times New Roman"/>
            <w:lang w:val="en-GB"/>
          </w:rPr>
          <w:delInstrText>ADDIN CSL_CITATION { "citationItems" : [ { "id" : "ITEM-1",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"suffix" : "" }, { "dropping-particle" : "", "family" : "Lazareth", "given" : "Claire E.", "non-dropping-particle" : "", "parse-names" : false, "suffix" : "" } ], "container-title" : "Nature Communications", "id" : "ITEM-1", "issue" : "1", "issued" : { "date-parts" : [ [ "2018", "12", "29" ] ] }, "page" : "2543", "publisher" : "Nature Publishing Group", "title" : "Surface ocean pH variations since 1689 CE and recent ocean acidification in the tropical South Pacific", "translator" : [ { "dropping-particle" : "", "family" : "L5029", "given" : "", "non-dropping-particle" : "", "parse-names" : false, "suffix" : "" } ], "type" : "article-journal", "volume" : "9" }, "uris" : [ "http://www.mendeley.com/documents/?uuid=e9205098-8eef-43e0-b4c5-584f15a5ebac" ] } ], "mendeley" : { "formattedCitation" : "(Wu et al., 2018a)", "plainTextFormattedCitation" : "(Wu et al., 2018a)", "previouslyFormattedCitation" : "(Wu et al., 2018a)" }, "properties" : { "noteIndex" : 0 }, "schema" : "https://github.com/citation-style-language/schema/raw/master/csl-citation.json" }</w:delInstrText>
        </w:r>
      </w:del>
      <w:r w:rsidRPr="001E7A27">
        <w:rPr>
          <w:rFonts w:cs="Times New Roman"/>
          <w:lang w:val="en-GB"/>
        </w:rPr>
        <w:fldChar w:fldCharType="separate"/>
      </w:r>
      <w:r w:rsidR="00025FA2" w:rsidRPr="001E7A27">
        <w:rPr>
          <w:rFonts w:cs="Times New Roman"/>
          <w:noProof/>
          <w:lang w:val="en-GB"/>
        </w:rPr>
        <w:t>(</w:t>
      </w:r>
      <w:ins w:id="2931" w:author="Robin Matthews" w:date="2021-06-17T17:25:00Z">
        <w:r w:rsidR="00091757" w:rsidRPr="001E7A27">
          <w:rPr>
            <w:rFonts w:cs="Times New Roman"/>
            <w:noProof/>
            <w:lang w:val="en-GB"/>
          </w:rPr>
          <w:t xml:space="preserve">H.C. </w:t>
        </w:r>
      </w:ins>
      <w:r w:rsidR="00025FA2" w:rsidRPr="001E7A27">
        <w:rPr>
          <w:rFonts w:cs="Times New Roman"/>
          <w:noProof/>
          <w:lang w:val="en-GB"/>
        </w:rPr>
        <w:t>Wu et al., 2018</w:t>
      </w:r>
      <w:del w:id="2932" w:author="Robin Matthews" w:date="2021-06-17T17:25:00Z">
        <w:r w:rsidR="00025FA2" w:rsidRPr="001E7A27" w:rsidDel="00091757">
          <w:rPr>
            <w:rFonts w:cs="Times New Roman"/>
            <w:noProof/>
            <w:lang w:val="en-GB"/>
          </w:rPr>
          <w:delText>a</w:delText>
        </w:r>
      </w:del>
      <w:r w:rsidR="00025FA2" w:rsidRPr="001E7A27">
        <w:rPr>
          <w:rFonts w:cs="Times New Roman"/>
          <w:noProof/>
          <w:lang w:val="en-GB"/>
        </w:rPr>
        <w:t>)</w:t>
      </w:r>
      <w:r w:rsidRPr="001E7A27">
        <w:rPr>
          <w:rFonts w:cs="Times New Roman"/>
          <w:lang w:val="en-GB"/>
        </w:rPr>
        <w:fldChar w:fldCharType="end"/>
      </w:r>
      <w:commentRangeEnd w:id="2928"/>
      <w:r w:rsidR="00025FA2" w:rsidRPr="001E7A27">
        <w:rPr>
          <w:rStyle w:val="CommentReference"/>
          <w:lang w:val="en-GB"/>
        </w:rPr>
        <w:commentReference w:id="2928"/>
      </w:r>
      <w:r w:rsidRPr="001E7A27">
        <w:rPr>
          <w:rFonts w:cs="Times New Roman"/>
          <w:lang w:val="en-GB"/>
        </w:rPr>
        <w:t xml:space="preserve">. </w:t>
      </w:r>
      <w:r w:rsidRPr="001E7A27">
        <w:rPr>
          <w:rFonts w:eastAsia="Corbel-Bold" w:cs="Times New Roman"/>
          <w:bCs/>
          <w:lang w:val="en-GB"/>
        </w:rPr>
        <w:t>Since the mid-20th century,</w:t>
      </w:r>
      <w:r w:rsidRPr="001E7A27">
        <w:rPr>
          <w:rFonts w:cs="Times New Roman"/>
          <w:lang w:val="en-GB"/>
        </w:rPr>
        <w:t xml:space="preserve"> a distinct feature of coral </w:t>
      </w:r>
      <w:r w:rsidRPr="001E7A27">
        <w:rPr>
          <w:rFonts w:eastAsia="EuclidSymbol-Bold" w:cs="Times New Roman"/>
          <w:bCs/>
          <w:lang w:val="en-GB"/>
        </w:rPr>
        <w:t>δ</w:t>
      </w:r>
      <w:r w:rsidRPr="001E7A27">
        <w:rPr>
          <w:rFonts w:eastAsia="Corbel-Bold" w:cs="Times New Roman"/>
          <w:bCs/>
          <w:vertAlign w:val="superscript"/>
          <w:lang w:val="en-GB"/>
        </w:rPr>
        <w:t>11</w:t>
      </w:r>
      <w:r w:rsidRPr="001E7A27">
        <w:rPr>
          <w:rFonts w:eastAsia="Corbel-Bold" w:cs="Times New Roman"/>
          <w:bCs/>
          <w:lang w:val="en-GB"/>
        </w:rPr>
        <w:t>B records relates to ocean acidification trends, albeit having a wide</w:t>
      </w:r>
      <w:ins w:id="2933" w:author="Soapbox" w:date="2021-07-20T05:48:00Z">
        <w:r w:rsidR="008850F2" w:rsidRPr="001E7A27">
          <w:rPr>
            <w:rFonts w:eastAsia="Corbel-Bold" w:cs="Times New Roman"/>
            <w:bCs/>
            <w:lang w:val="en-GB"/>
          </w:rPr>
          <w:t xml:space="preserve"> </w:t>
        </w:r>
      </w:ins>
      <w:del w:id="2934" w:author="Soapbox" w:date="2021-07-20T05:48:00Z">
        <w:r w:rsidRPr="001E7A27" w:rsidDel="008850F2">
          <w:rPr>
            <w:rFonts w:eastAsia="Corbel-Bold" w:cs="Times New Roman"/>
            <w:bCs/>
            <w:lang w:val="en-GB"/>
          </w:rPr>
          <w:delText>-</w:delText>
        </w:r>
      </w:del>
      <w:r w:rsidRPr="001E7A27">
        <w:rPr>
          <w:rFonts w:eastAsia="Corbel-Bold" w:cs="Times New Roman"/>
          <w:bCs/>
          <w:lang w:val="en-GB"/>
        </w:rPr>
        <w:t>range of values: 0.12</w:t>
      </w:r>
      <w:r w:rsidRPr="001E7A27">
        <w:rPr>
          <w:rFonts w:cs="Times New Roman"/>
          <w:lang w:val="en-GB"/>
        </w:rPr>
        <w:t>–</w:t>
      </w:r>
      <w:r w:rsidRPr="001E7A27">
        <w:rPr>
          <w:rFonts w:eastAsia="Corbel-Bold" w:cs="Times New Roman"/>
          <w:bCs/>
          <w:lang w:val="en-GB"/>
        </w:rPr>
        <w:t xml:space="preserve">0.40 </w:t>
      </w:r>
      <w:r w:rsidRPr="001E7A27">
        <w:rPr>
          <w:rFonts w:cs="Times New Roman"/>
          <w:lang w:val="en-GB"/>
        </w:rPr>
        <w:t xml:space="preserve">pH unit </w:t>
      </w:r>
      <w:r w:rsidRPr="001E7A27">
        <w:rPr>
          <w:rFonts w:eastAsia="Corbel-Bold" w:cs="Times New Roman"/>
          <w:bCs/>
          <w:lang w:val="en-GB"/>
        </w:rPr>
        <w:t xml:space="preserve">in the </w:t>
      </w:r>
      <w:ins w:id="2935" w:author="Soapbox" w:date="2021-07-20T06:00:00Z">
        <w:r w:rsidR="008C2EF5" w:rsidRPr="001E7A27">
          <w:rPr>
            <w:rFonts w:eastAsia="Corbel-Bold" w:cs="Times New Roman"/>
            <w:bCs/>
            <w:lang w:val="en-GB"/>
          </w:rPr>
          <w:t>G</w:t>
        </w:r>
      </w:ins>
      <w:del w:id="2936" w:author="Soapbox" w:date="2021-07-20T06:00:00Z">
        <w:r w:rsidRPr="001E7A27" w:rsidDel="008C2EF5">
          <w:rPr>
            <w:rFonts w:eastAsia="Corbel-Bold" w:cs="Times New Roman"/>
            <w:bCs/>
            <w:lang w:val="en-GB"/>
          </w:rPr>
          <w:delText>g</w:delText>
        </w:r>
      </w:del>
      <w:r w:rsidRPr="001E7A27">
        <w:rPr>
          <w:rFonts w:eastAsia="Corbel-Bold" w:cs="Times New Roman"/>
          <w:bCs/>
          <w:lang w:val="en-GB"/>
        </w:rPr>
        <w:t xml:space="preserve">reat </w:t>
      </w:r>
      <w:ins w:id="2937" w:author="Soapbox" w:date="2021-07-20T06:00:00Z">
        <w:r w:rsidR="008C2EF5" w:rsidRPr="001E7A27">
          <w:rPr>
            <w:rFonts w:eastAsia="Corbel-Bold" w:cs="Times New Roman"/>
            <w:bCs/>
            <w:lang w:val="en-GB"/>
          </w:rPr>
          <w:t>B</w:t>
        </w:r>
      </w:ins>
      <w:del w:id="2938" w:author="Soapbox" w:date="2021-07-20T06:00:00Z">
        <w:r w:rsidRPr="001E7A27" w:rsidDel="008C2EF5">
          <w:rPr>
            <w:rFonts w:eastAsia="Corbel-Bold" w:cs="Times New Roman"/>
            <w:bCs/>
            <w:lang w:val="en-GB"/>
          </w:rPr>
          <w:delText>b</w:delText>
        </w:r>
      </w:del>
      <w:r w:rsidRPr="001E7A27">
        <w:rPr>
          <w:rFonts w:eastAsia="Corbel-Bold" w:cs="Times New Roman"/>
          <w:bCs/>
          <w:lang w:val="en-GB"/>
        </w:rPr>
        <w:t xml:space="preserve">arrier </w:t>
      </w:r>
      <w:ins w:id="2939" w:author="Soapbox" w:date="2021-07-20T06:00:00Z">
        <w:r w:rsidR="008C2EF5" w:rsidRPr="001E7A27">
          <w:rPr>
            <w:rFonts w:eastAsia="Corbel-Bold" w:cs="Times New Roman"/>
            <w:bCs/>
            <w:lang w:val="en-GB"/>
          </w:rPr>
          <w:t>R</w:t>
        </w:r>
      </w:ins>
      <w:del w:id="2940" w:author="Soapbox" w:date="2021-07-20T06:00:00Z">
        <w:r w:rsidRPr="001E7A27" w:rsidDel="008C2EF5">
          <w:rPr>
            <w:rFonts w:eastAsia="Corbel-Bold" w:cs="Times New Roman"/>
            <w:bCs/>
            <w:lang w:val="en-GB"/>
          </w:rPr>
          <w:delText>r</w:delText>
        </w:r>
      </w:del>
      <w:r w:rsidRPr="001E7A27">
        <w:rPr>
          <w:rFonts w:eastAsia="Corbel-Bold" w:cs="Times New Roman"/>
          <w:bCs/>
          <w:lang w:val="en-GB"/>
        </w:rPr>
        <w:t xml:space="preserve">eef </w:t>
      </w:r>
      <w:r w:rsidRPr="001E7A27">
        <w:rPr>
          <w:rFonts w:eastAsia="Corbel-Bold" w:cs="Times New Roman"/>
          <w:bCs/>
          <w:lang w:val="en-GB"/>
        </w:rPr>
        <w:fldChar w:fldCharType="begin" w:fldLock="1"/>
      </w:r>
      <w:r w:rsidR="00747167" w:rsidRPr="001E7A27">
        <w:rPr>
          <w:rFonts w:eastAsia="Corbel-Bold" w:cs="Times New Roman"/>
          <w:bCs/>
          <w:lang w:val="en-GB"/>
        </w:rPr>
        <w:instrText>ADDIN CSL_CITATION { "citationItems" : [ { "id" : "ITEM-1", "itemData" : { "DOI" : "10.1016/j.gca.2009.02.009", "ISSN" : "00167037", "abstract" : "Geochemical records preserved in the long-lived carbonate skeleton of corals provide one of the few means to reconstruct changes in seawater pH since the commencement of the industrial era. This information is important in not only determining the response of the surface oceans to ocean acidification from enhanced uptake of CO2, but also to better understand the effects of ocean acidification on carbonate secreting organisms such as corals, whose ability to calcify is highly pH dependent. Here we report an \u223c200year \u03b411B isotopic record, extracted from a long-lived Porites coral from the central Great Barrier Reef of Australia. This record covering the period from 1800 to 2004 was sampled at yearly increments from 1940 to the present and 5-year increments prior to 1940. The \u03b411B isotopic compositions reflect variations in seawater pH, and the \u03b413C changes in the carbon composition of surface water due to fossil fuel burning over this period. In addition complementary Ba/Ca, \u03b418O and Mg/Ca data was obtained providing proxies for terrestrial runoff, salinity and temperature changes over the past 200years in this region. Positive thermal ionization mass spectrometry (PTIMS) method was utilized in order to enable the highest precision and most accurate measurements of \u03b411B values. The internal precision and reproducibility for \u03b411B of our measurements are better than \u00b10.2\u2030 (2\u03c3), which translates to a precision of better than \u00b10.02 pH units. Our results indicate that the long-term pre-industrial variation of seawater pH in this region is partially related to the decadal\u2013interdecadal variability of atmospheric and oceanic anomalies in the Pacific. In the periods around 1940 and 1998 there are also rapid oscillations in \u03b411B compositions equivalent changes in pH of almost 0.5U. The 1998 oscillation is co-incident with a major coral bleaching event indicating the sensitivity of skeletal \u03b411B compositions to loss of zooxanthellate symbionts. Importantly, from the 1940s to the present-day, there is a general overall trend of ocean acidification with pH decreasing by about 0.2\u20130.3U, the range being dependent on the value assumed for the fractionation factor \u03b1(B3\u2013B4) of the boric acid and borate species in seawater. Correlations of \u03b411B with \u03b413C during this interval indicate that the increasing trend towards ocean acidification over the past 60years in this region is the result of enhanced dissolution of CO2 in surface waters from the rapidly increasing levels of a\u2026", "author" : [ { "dropping-particle" : "", "family" : "Wei", "given" : "Gangjian", "non-dropping-particle" : "", "parse-names" : false, "suffix" : "" }, { "dropping-particle" : "", "family" : "McCulloch", "given" : "Malcolm T", "non-dropping-particle" : "", "parse-names" : false, "suffix" : "" }, { "dropping-particle" : "", "family" : "Mortimer", "given" : "Graham", "non-dropping-particle" : "", "parse-names" : false, "suffix" : "" }, { "dropping-particle" : "", "family" : "Deng", "given" : "Wengfeng", "non-dropping-particle" : "", "parse-names" : false, "suffix" : "" }, { "dropping-particle" : "", "family" : "Xie", "given" : "Luhua", "non-dropping-particle" : "", "parse-names" : false, "suffix" : "" } ], "container-title" : "Geochimica et Cosmochimica Acta", "id" : "ITEM-1", "issue" : "8", "issued" : { "date-parts" : [ [ "2009", "4" ] ] }, "page" : "2332-2346", "title" : "Evidence for ocean acidification in the Great Barrier Reef of Australia", "translator" : [ { "dropping-particle" : "", "family" : "L5112", "given" : "", "non-dropping-particle" : "", "parse-names" : false, "suffix" : "" } ], "type" : "article-journal", "volume" : "73" }, "uris" : [ "http://www.mendeley.com/documents/?uuid=7427f6f0-8cdb-339d-b20a-41d15d5578f5" ] }, { "id" : "ITEM-2", "itemData" : { "DOI" : "10.5194/bg-12-1223-2015", "ISSN" : "1726-4189", "abstract" : "Abstract. The boron isotopic (&amp;delta;11Bcarb) compositions of long-lived Porites coral are used to reconstruct reef-water pH across the central Great Barrier Reef (GBR) and assess the impact of river runoff on inshore reefs. For the period from 1940 to 2009, corals from both inner- and mid-shelf sites exhibit the same overall decrease in &amp;delta;11Bcarb of 0.086 \u00b1 0.033&amp;permil; per decade, equivalent to a decline in seawater pH (pHsw) of ~0.017 \u00b1 0.007 pH units per decade. This decline is consistent with the long-term effects of ocean acidification based on estimates of CO2 uptake by surface waters due to rising atmospheric levels. We also find that, compared to the mid-shelf corals, the &amp;delta;11Bcarb compositions of inner-shelf corals subject to river discharge events have higher and more variable values, and hence higher inferred pHsw values. These higher &amp;delta;11Bcarb values of inner-shelf corals are particularly evident during wet years, despite river waters having lower pH. The main effect of river discharge on reef-water carbonate chemistry thus appears to be from reduced aragonite saturation state and higher nutrients driving increased phytoplankton productivity, resulting in the drawdown of pCO2 and increase in pHsw. Increased primary production therefore has the potential to counter the more transient effects of low-pH river water (pHrw) discharged into near-shore environments. Importantly, however, inshore reefs also show a consistent pattern of sharply declining coral growth that coincides with periods of high river discharge. This occurs despite these reefs having higher pHsw, demonstrating the overriding importance of local reef-water quality and reduced aragonite saturation state on coral reef health.", "author" : [ { "dropping-particle" : "", "family" : "D'Olivo", "given" : "J. P.", "non-dropping-particle" : "", "parse-names" : false, "suffix" : "" }, { "dropping-particle" : "", "family" : "McCulloch", "given" : "M. T.", "non-dropping-particle" : "", "parse-names" : false, "suffix" : "" }, { "dropping-particle" : "", "family" : "Eggins", "given" : "S. M.", "non-dropping-particle" : "", "parse-names" : false, "suffix" : "" }, { "dropping-particle" : "", "family" : "Trotter", "given" : "J.", "non-dropping-particle" : "", "parse-names" : false, "suffix" : "" } ], "container-title" : "Biogeosciences", "id" : "ITEM-2", "issue" : "4", "issued" : { "date-parts" : [ [ "2015", "2", "25" ] ] }, "page" : "1223-1236", "title" : "Coral records of reef-water pH across the central Great Barrier Reef, Australia: assessing the influence of river runoff on inshore reefs", "translator" : [ { "dropping-particle" : "", "family" : "L5114", "given" : "", "non-dropping-particle" : "", "parse-names" : false, "suffix" : "" } ], "type" : "article-journal", "volume" : "12" }, "uris" : [ "http://www.mendeley.com/documents/?uuid=34e0d797-6ddd-30ba-b8d7-a4dba51ceb4a" ] } ], "mendeley" : { "formattedCitation" : "(Wei et al., 2009; D\u2019Olivo et al., 2015)", "manualFormatting" : "(Wei et al., 2009; D\u2019Olivo et al., 2015)", "plainTextFormattedCitation" : "(Wei et al., 2009; D\u2019Olivo et al., 2015)", "previouslyFormattedCitation" : "(Wei et al., 2009; D\u2019Olivo et al., 2015)" }, "properties" : { "noteIndex" : 0 }, "schema" : "https://github.com/citation-style-language/schema/raw/master/csl-citation.json" }</w:instrText>
      </w:r>
      <w:r w:rsidRPr="001E7A27">
        <w:rPr>
          <w:rFonts w:eastAsia="Corbel-Bold" w:cs="Times New Roman"/>
          <w:bCs/>
          <w:lang w:val="en-GB"/>
        </w:rPr>
        <w:fldChar w:fldCharType="separate"/>
      </w:r>
      <w:r w:rsidR="00025FA2" w:rsidRPr="001E7A27">
        <w:rPr>
          <w:rFonts w:eastAsia="Corbel-Bold" w:cs="Times New Roman"/>
          <w:bCs/>
          <w:noProof/>
          <w:lang w:val="en-GB"/>
        </w:rPr>
        <w:t>(Wei et al., 2009; D’Olivo et al., 2015)</w:t>
      </w:r>
      <w:r w:rsidRPr="001E7A27">
        <w:rPr>
          <w:rFonts w:eastAsia="Corbel-Bold" w:cs="Times New Roman"/>
          <w:bCs/>
          <w:lang w:val="en-GB"/>
        </w:rPr>
        <w:fldChar w:fldCharType="end"/>
      </w:r>
      <w:r w:rsidRPr="001E7A27">
        <w:rPr>
          <w:rFonts w:eastAsia="Corbel-Bold" w:cs="Times New Roman"/>
          <w:bCs/>
          <w:lang w:val="en-GB"/>
        </w:rPr>
        <w:t>, 0.05</w:t>
      </w:r>
      <w:r w:rsidRPr="001E7A27">
        <w:rPr>
          <w:rFonts w:cs="Times New Roman"/>
          <w:lang w:val="en-GB"/>
        </w:rPr>
        <w:t>–</w:t>
      </w:r>
      <w:r w:rsidRPr="001E7A27">
        <w:rPr>
          <w:rFonts w:eastAsia="Corbel-Bold" w:cs="Times New Roman"/>
          <w:bCs/>
          <w:lang w:val="en-GB"/>
        </w:rPr>
        <w:t xml:space="preserve">0.08 </w:t>
      </w:r>
      <w:r w:rsidRPr="001E7A27">
        <w:rPr>
          <w:rFonts w:cs="Times New Roman"/>
          <w:lang w:val="en-GB"/>
        </w:rPr>
        <w:t xml:space="preserve">pH unit </w:t>
      </w:r>
      <w:r w:rsidRPr="001E7A27">
        <w:rPr>
          <w:rFonts w:eastAsia="Corbel-Bold" w:cs="Times New Roman"/>
          <w:bCs/>
          <w:lang w:val="en-GB"/>
        </w:rPr>
        <w:t xml:space="preserve">in the northwest Pacific </w:t>
      </w:r>
      <w:r w:rsidRPr="001E7A27">
        <w:rPr>
          <w:rFonts w:eastAsia="Corbel-Bold" w:cs="Times New Roman"/>
          <w:bCs/>
          <w:lang w:val="en-GB"/>
        </w:rPr>
        <w:fldChar w:fldCharType="begin" w:fldLock="1"/>
      </w:r>
      <w:r w:rsidR="00747167" w:rsidRPr="001E7A27">
        <w:rPr>
          <w:rFonts w:eastAsia="Corbel-Bold" w:cs="Times New Roman"/>
          <w:bCs/>
          <w:lang w:val="en-GB"/>
        </w:rPr>
        <w:instrText>ADDIN CSL_CITATION { "citationItems" : [ { "id" : "ITEM-1", "itemData" : { "DOI" : "10.1016/j.margeo.2013.06.002", "ISSN" : "00253227", "abstract" : "Ocean acidification caused by anthropogenically elevated CO2 concentration in the atmosphere can pose a critical threat to calcifying marine organisms and coral reef ecosystems. However, because of temporally and spatially limited instrumental pH records, little is known about the actual long-term trend and natural variability of seawater pH during the past century. We present an annually resolved time series of a pH proxy record for 1940\u20131999 using boron-isotope composition (\u03b411B) in a modern massive Porites coral from Guam Island (NW Pacific). When superimposed onto interannual variability, the data show a slightly decreasing trend of ~0.39\u2030 (equivalent to ~0.05\u20130.08pH units for surface water pH) in the northwestern tropical Pacific since the mid-20th century. This first reported, coral-based reconstruction of long-term open ocean pH is a unique archive for ocean acidification trend in the North Pacific Ocean for the past, which, along with \u03b411B records from South Pacific corals, can be an important key to ascertaining the extent and rapidity of actual acidification in the Pacific Ocean in the future.", "author" : [ { "dropping-particle" : "", "family" : "Shinjo", "given" : "Ryuichi", "non-dropping-particle" : "", "parse-names" : false, "suffix" : "" }, { "dropping-particle" : "", "family" : "Asami", "given" : "Ryuji", "non-dropping-particle" : "", "parse-names" : false, "suffix" : "" }, { "dropping-particle" : "", "family" : "Huang", "given" : "Kuo-Fang", "non-dropping-particle" : "", "parse-names" : false, "suffix" : "" }, { "dropping-particle" : "", "family" : "You", "given" : "Chen-Feng", "non-dropping-particle" : "", "parse-names" : false, "suffix" : "" }, { "dropping-particle" : "", "family" : "Iryu", "given" : "Yasufumi", "non-dropping-particle" : "", "parse-names" : false, "suffix" : "" } ], "container-title" : "Marine Geology", "id" : "ITEM-1", "issued" : { "date-parts" : [ [ "2013", "8" ] ] }, "page" : "58-64", "title" : "Ocean acidification trend in the tropical North Pacific since the mid-20th century reconstructed from a coral archive", "translator" : [ { "dropping-particle" : "", "family" : "L5107", "given" : "", "non-dropping-particle" : "", "parse-names" : false, "suffix" : "" } ], "type" : "article-journal", "volume" : "342" }, "uris" : [ "http://www.mendeley.com/documents/?uuid=196391dc-6013-3a3c-9c87-fcfc67cf77ef" ] } ], "mendeley" : { "formattedCitation" : "(Shinjo et al., 2013)", "plainTextFormattedCitation" : "(Shinjo et al., 2013)", "previouslyFormattedCitation" : "(Shinjo et al., 2013)" }, "properties" : { "noteIndex" : 0 }, "schema" : "https://github.com/citation-style-language/schema/raw/master/csl-citation.json" }</w:instrText>
      </w:r>
      <w:r w:rsidRPr="001E7A27">
        <w:rPr>
          <w:rFonts w:eastAsia="Corbel-Bold" w:cs="Times New Roman"/>
          <w:bCs/>
          <w:lang w:val="en-GB"/>
        </w:rPr>
        <w:fldChar w:fldCharType="separate"/>
      </w:r>
      <w:r w:rsidR="00025FA2" w:rsidRPr="001E7A27">
        <w:rPr>
          <w:rFonts w:eastAsia="Corbel-Bold" w:cs="Times New Roman"/>
          <w:bCs/>
          <w:noProof/>
          <w:lang w:val="en-GB"/>
        </w:rPr>
        <w:t>(Shinjo et al., 2013)</w:t>
      </w:r>
      <w:r w:rsidRPr="001E7A27">
        <w:rPr>
          <w:rFonts w:eastAsia="Corbel-Bold" w:cs="Times New Roman"/>
          <w:bCs/>
          <w:lang w:val="en-GB"/>
        </w:rPr>
        <w:fldChar w:fldCharType="end"/>
      </w:r>
      <w:r w:rsidRPr="001E7A27">
        <w:rPr>
          <w:rFonts w:cs="Times New Roman"/>
          <w:lang w:val="en-GB"/>
        </w:rPr>
        <w:t xml:space="preserve"> and 0.04–0.09 pH unit in the Atlantic Ocean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"10.1002/2015GL064431", "ISSN" : "00948276", "abstract" : "Abstract The oceans absorb anthropogenic CO2 from the atmosphere, lowering surface ocean pH, a concern for calcifying marine organisms. The impact of ocean acidification is challenging to predict as each species appears to respond differently and because our knowledge of natural changes to ocean pH is limited in both time and space. Here we reconstruct 222?years of biennial seawater pH variability in the Sargasso Sea from a brain coral, Diploria labyrinthiformis. Using hydrographic data from the Bermuda Atlantic Time-series Study and the coral-derived pH record, we are able to differentiate pH changes due to surface temperature versus those from ocean circulation and biogeochemical changes. We find that ocean pH does not simply reflect atmospheric CO2 trends but rather that circulation/biogeochemical changes account for &gt;90% of pH variability in the Sargasso Sea and more variability in the last century than would be predicted from anthropogenic uptake of CO2 alone.", "author" : [ { "dropping-particle" : "", "family" : "Goodkin", "given" : "Nathalie F", "non-dropping-particle" : "", "parse-names" : false, "suffix" : "" }, { "dropping-particle" : "", "family" : "Wang", "given" : "Bo-Shian", "non-dropping-particle" : "", "parse-names" : false, "suffix" : "" }, { "dropping-particle" : "", "family" : "You", "given" : "Chen-Feng", "non-dropping-particle" : "", "parse-names" : false, "suffix" : "" }, { "dropping-particle" : "", "family" : "Hughen", "given" : "Konrad A", "non-dropping-particle" : "", "parse-names" : false, "suffix" : "" }, { "dropping-particle" : "", "family" : "Grumet-Prouty", "given" : "Nancy", "non-dropping-particle" : "", "parse-names" : false, "suffix" : "" }, { "dropping-particle" : "", "family" : "Bates", "given" : "Nicholas R", "non-dropping-particle" : "", "parse-names" : false, "suffix" : "" }, { "dropping-particle" : "", "family" : "Doney", "given" : "Scott C", "non-dropping-particle" : "", "parse-names" : false, "suffix" : "" } ], "container-title" : "Geophysical Research Letters", "id" : "ITEM-1", "issue" : "12", "issued" : { "date-parts" : [ [ "2015", "6", "28" ] ] }, "note" : "doi: 10.1002/2015GL064431", "page" : "4931-4939", "publisher" : "John Wiley &amp; Sons, Ltd", "title" : "Ocean circulation and biogeochemistry moderate interannual and decadal surface water pH changes in the Sargasso Sea", "translator" : [ { "dropping-particle" : "", "family" : "L5106", "given" : "", "non-dropping-particle" : "", "parse-names" : false, "suffix" : "" } ], "type" : "article-journal", "volume" : "42" }, "uris" : [ "http://www.mendeley.com/documents/?uuid=28b3b6a7-f86c-38b0-8a31-d97d2c7a880a" ] }, { "id" : "ITEM-2", "itemData" : { "DOI" : "10.1002/2017GL076496", "ISSN" : "00948276", "abstract" : "Abstract Coral reefs are important ecosystems that are increasingly negatively impacted by human activities. Understanding which anthropogenic stressors play the most significant role in their decline is vital for the accurate prediction of future trends in coral reef health and for effective mitigation of these threats. Here we present annually resolved boron and carbon isotope measurements of two cores capturing the past 90 years of growth of the tropical reef-building coral Siderastrea siderea from the Belize Mesoamerican Barrier Reef System. The pairing of these two isotope systems allows us to parse the reconstructed pH change into relative changes in net ecosystem productivity and net ecosystem calcification between the two locations. This approach reveals that the relationship between seawater pH and coral calcification, at both a colony and ecosystem level, is complex and cannot simply be modeled as linear or even positive. This study also underscores both the utility of coupled \u03b411B-\u03b413C measurements in tracing past biogeochemical cycling in coral reefs and the complexity of this cycling relative to the open ocean.", "author" : [ { "dropping-particle" : "", "family" : "Fowell", "given" : "S E", "non-dropping-particle" : "", "parse-names" : false, "suffix" : "" }, { "dropping-particle" : "", "family" : "Foster", "given" : "G L", "non-dropping-particle" : "", "parse-names" : false, "suffix" : "" }, { "dropping-particle" : "", "family" : "Ries", "given" : "J B", "non-dropping-particle" : "", "parse-names" : false, "suffix" : "" }, { "dropping-particle" : "", "family" : "Castillo", "given" : "K D", "non-dropping-particle" : "", "parse-names" : false, "suffix" : "" }, { "dropping-particle" : "", "family" : "la Vega", "given" : "E", "non-dropping-particle" : "de", "parse-names" : false, "suffix" : "" }, { "dropping-particle" : "", "family" : "Tyrrell", "given" : "T", "non-dropping-particle" : "", "parse-names" : false, "suffix" : "" }, { "dropping-particle" : "", "family" : "Donald", "given" : "H K", "non-dropping-particle" : "", "parse-names" : false, "suffix" : "" }, { "dropping-particle" : "", "family" : "Chalk", "given" : "T B", "non-dropping-particle" : "", "parse-names" : false, "suffix" : "" } ], "container-title" : "Geophysical Research Letters", "id" : "ITEM-2", "issue" : "7", "issued" : { "date-parts" : [ [ "2018", "4", "16" ] ] }, "note" : "doi: 10.1002/2017GL076496", "page" : "3228-3237", "publisher" : "John Wiley &amp; Sons, Ltd", "title" : "Historical trends in pH and carbonate biogeochemistry on the belize mesoamerican barrier reef system", "translator" : [ { "dropping-particle" : "", "family" : "L5111", "given" : "", "non-dropping-particle" : "", "parse-names" : false, "suffix" : "" } ], "type" : "article-journal", "volume" : "45" }, "uris" : [ "http://www.mendeley.com/documents/?uuid=4436c1d6-fffe-3077-8bd5-21a944c09afe" ] } ], "mendeley" : { "formattedCitation" : "(Goodkin et al., 2015; Fowell et al., 2018)", "manualFormatting" : "(Goodkin et al., 2015; Fowell et al., 2018)", "plainTextFormattedCitation" : "(Goodkin et al., 2015; Fowell et al., 2018)", "previouslyFormattedCitation" : "(Goodkin et al., 2015; Fowell et al.,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(Goodkin et al., 2015; Fowell et al., 2018)</w:t>
      </w:r>
      <w:r w:rsidRPr="001E7A27">
        <w:rPr>
          <w:rFonts w:cs="Times New Roman"/>
          <w:lang w:val="en-GB"/>
        </w:rPr>
        <w:fldChar w:fldCharType="end"/>
      </w:r>
      <w:r w:rsidRPr="001E7A27">
        <w:rPr>
          <w:rFonts w:cs="Times New Roman"/>
          <w:lang w:val="en-GB"/>
        </w:rPr>
        <w:t xml:space="preserve">. </w:t>
      </w:r>
      <w:r w:rsidRPr="001E7A27">
        <w:rPr>
          <w:rFonts w:eastAsia="Corbel-Bold" w:cs="Times New Roman"/>
          <w:bCs/>
          <w:lang w:val="en-GB"/>
        </w:rPr>
        <w:t>Concurrent coral carbon isotopic (</w:t>
      </w:r>
      <w:r w:rsidRPr="001E7A27">
        <w:rPr>
          <w:rFonts w:eastAsia="EuclidSymbol-Bold" w:cs="Times New Roman"/>
          <w:bCs/>
          <w:lang w:val="en-GB"/>
        </w:rPr>
        <w:t>δ</w:t>
      </w:r>
      <w:r w:rsidRPr="001E7A27">
        <w:rPr>
          <w:rFonts w:eastAsia="Corbel-Bold" w:cs="Times New Roman"/>
          <w:bCs/>
          <w:vertAlign w:val="superscript"/>
          <w:lang w:val="en-GB"/>
        </w:rPr>
        <w:t>13</w:t>
      </w:r>
      <w:r w:rsidRPr="001E7A27">
        <w:rPr>
          <w:rFonts w:eastAsia="Corbel-Bold" w:cs="Times New Roman"/>
          <w:bCs/>
          <w:lang w:val="en-GB"/>
        </w:rPr>
        <w:t>C) measurements infer ocean uptake of anthropogenic CO</w:t>
      </w:r>
      <w:r w:rsidRPr="001E7A27">
        <w:rPr>
          <w:rFonts w:eastAsia="Corbel-Bold" w:cs="Times New Roman"/>
          <w:bCs/>
          <w:vertAlign w:val="subscript"/>
          <w:lang w:val="en-GB"/>
        </w:rPr>
        <w:t>2</w:t>
      </w:r>
      <w:r w:rsidRPr="001E7A27">
        <w:rPr>
          <w:rFonts w:eastAsia="Corbel-Bold" w:cs="Times New Roman"/>
          <w:bCs/>
          <w:lang w:val="en-GB"/>
        </w:rPr>
        <w:t xml:space="preserve"> from the combustion of fossil fuel, based on the lower abundance of </w:t>
      </w:r>
      <w:r w:rsidRPr="001E7A27">
        <w:rPr>
          <w:rFonts w:eastAsia="Corbel-Bold" w:cs="Times New Roman"/>
          <w:bCs/>
          <w:vertAlign w:val="superscript"/>
          <w:lang w:val="en-GB"/>
        </w:rPr>
        <w:t>13</w:t>
      </w:r>
      <w:r w:rsidRPr="001E7A27">
        <w:rPr>
          <w:rFonts w:eastAsia="Corbel-Bold" w:cs="Times New Roman"/>
          <w:bCs/>
          <w:lang w:val="en-GB"/>
        </w:rPr>
        <w:t xml:space="preserve">C in fossil fuel carbon. Western Pacific coral records show depleted </w:t>
      </w:r>
      <w:r w:rsidRPr="001E7A27">
        <w:rPr>
          <w:rFonts w:eastAsia="EuclidSymbol-Bold" w:cs="Times New Roman"/>
          <w:bCs/>
          <w:lang w:val="en-GB"/>
        </w:rPr>
        <w:t>δ</w:t>
      </w:r>
      <w:r w:rsidRPr="001E7A27">
        <w:rPr>
          <w:rFonts w:eastAsia="Corbel-Bold" w:cs="Times New Roman"/>
          <w:bCs/>
          <w:vertAlign w:val="superscript"/>
          <w:lang w:val="en-GB"/>
        </w:rPr>
        <w:t>13</w:t>
      </w:r>
      <w:r w:rsidRPr="001E7A27">
        <w:rPr>
          <w:rFonts w:eastAsia="Corbel-Bold" w:cs="Times New Roman"/>
          <w:bCs/>
          <w:lang w:val="en-GB"/>
        </w:rPr>
        <w:t>C trends since the late 19th century that are more prominent since the mid-20th century (</w:t>
      </w:r>
      <w:r w:rsidRPr="001E7A27">
        <w:rPr>
          <w:rFonts w:cs="Times New Roman"/>
          <w:i/>
          <w:lang w:val="en-GB"/>
        </w:rPr>
        <w:t>high confidence</w:t>
      </w:r>
      <w:r w:rsidRPr="001E7A27">
        <w:rPr>
          <w:rFonts w:eastAsia="Corbel-Bold" w:cs="Times New Roman"/>
          <w:bCs/>
          <w:lang w:val="en-GB"/>
        </w:rPr>
        <w:t xml:space="preserve">) </w:t>
      </w:r>
      <w:bookmarkStart w:id="2941" w:name="_Hlk74843175"/>
      <w:commentRangeStart w:id="2942"/>
      <w:r w:rsidRPr="001E7A27">
        <w:rPr>
          <w:rFonts w:eastAsia="Corbel-Bold" w:cs="Times New Roman"/>
          <w:bCs/>
          <w:lang w:val="en-GB"/>
        </w:rPr>
        <w:fldChar w:fldCharType="begin" w:fldLock="1"/>
      </w:r>
      <w:r w:rsidR="00747167" w:rsidRPr="001E7A27">
        <w:rPr>
          <w:rFonts w:eastAsia="Corbel-Bold" w:cs="Times New Roman"/>
          <w:bCs/>
          <w:lang w:val="en-GB"/>
        </w:rPr>
        <w:instrText>ADDIN CSL_CITATION { "citationItems" : [ { "id" : "ITEM-1", "itemData" : { "DOI" : "10.1038/s41598-017-07680-0", "ISSN" : "2045-2322", "abstract" : "Marine calcifying organisms, such as stony corals, are under threat by rapid ocean acidification (OA) arising from the oceanic uptake of anthropogenic CO2. To better understand how organisms and ecosystems will adapt to or be damaged by the resulting environmental changes, field observations are crucial. Here, we show clear evidence, based on boron isotopic ratio (\u03b411B) measurements, that OA is affecting the pH of the calcification fluid (pHCF) in Porites corals within the western North Pacific Subtropical Gyre at two separate locations, Chichijima Island (Ogasawara Archipelago) and Kikaijima Island. Corals from each location have displayed a rapid decline in \u03b411B since 1960. A comparison with the pH of the ambient seawater (pHSW) near these islands, estimated from a large number of shipboard measurements of seawater CO2 chemistry and atmospheric CO2, indicates that pHCF is sensitive to changes in pHSW. This suggests that the calcification fluid of corals will become less supersaturated with respect to aragonite by the middle of this century (pHCF = ~8.3 when pHSW = ~8.0 in 2050), earlier than previously expected, despite the pHCF-upregulating mechanism of corals.", "author" : [ { "dropping-particle" : "", "family" : "Kubota", "given" : "Kaoru", "non-dropping-particle" : "", "parse-names" : false, "suffix" : "" }, { "dropping-particle" : "", "family" : "Yokoyama", "given" : "Yusuke", "non-dropping-particle" : "", "parse-names" : false, "suffix" : "" }, { "dropping-particle" : "", "family" : "Ishikawa", "given" : "Tsuyoshi", "non-dropping-particle" : "", "parse-names" : false, "suffix" : "" }, { "dropping-particle" : "", "family" : "Suzuki", "given" : "Atsushi", "non-dropping-particle" : "", "parse-names" : false, "suffix" : "" }, { "dropping-particle" : "", "family" : "Ishii", "given" : "Masao", "non-dropping-particle" : "", "parse-names" : false, "suffix" : "" } ], "container-title" : "Scientific Reports", "id" : "ITEM-1", "issue" : "1", "issued" : { "date-parts" : [ [ "2017", "12", "9" ] ] }, "page" : "7694", "title" : "Rapid decline in pH of coral calcification fluid due to incorporation of anthropogenic CO2", "translator" : [ { "dropping-particle" : "", "family" : "L4358", "given" : "", "non-dropping-particle" : "", "parse-names" : false, "suffix" : "" } ], "type" : "article-journal", "volume" : "7" }, "uris" : [ "http://www.mendeley.com/documents/?uuid=7e87d7f3-5b53-3bc3-aa80-5052927f6457" ] }, { "id" : "ITEM-2", "itemData" : { "DOI" : "10.1038/srep05148", "ISSN" : "2045-2322", "abstract" : "Acceleration of modern acidification in the South China Sea driven by anthropogenic CO2", "author" : [ { "dropping-particle" : "", "family" : "Liu", "given" : "Yi", "non-dropping-particle" : "", "parse-names" : false, "suffix" : "" }, { "dropping-particle" : "", "family" : "Peng", "given" : "Zicheng", "non-dropping-particle" : "", "parse-names" : false, "suffix" : "" }, { "dropping-particle" : "", "family" : "Zhou", "given" : "Renjun", "non-dropping-particle" : "", "parse-names" : false, "suffix" : "" }, { "dropping-particle" : "", "family" : "Song", "given" : "Shaohua", "non-dropping-particle" : "", "parse-names" : false, "suffix" : "" }, { "dropping-particle" : "", "family" : "Liu", "given" : "Weiguo", "non-dropping-particle" : "", "parse-names" : false, "suffix" : "" }, { "dropping-particle" : "", "family" : "You", "given" : "Chen-Feng", "non-dropping-particle" : "", "parse-names" : false, "suffix" : "" }, { "dropping-particle" : "", "family" : "Lin", "given" : "Yen-Po", "non-dropping-particle" : "", "parse-names" : false, "suffix" : "" }, { "dropping-particle" : "", "family" : "Yu", "given" : "Kefu", "non-dropping-particle" : "", "parse-names" : false, "suffix" : "" }, { "dropping-particle" : "", "family" : "Wu", "given" : "Chung-Che", "non-dropping-particle" : "", "parse-names" : false, "suffix" : "" }, { "dropping-particle" : "", "family" : "Wei", "given" : "Gangjian", "non-dropping-particle" : "", "parse-names" : false, "suffix" : "" }, { "dropping-particle" : "", "family" : "Xie", "given" : "Luhua", "non-dropping-particle" : "", "parse-names" : false, "suffix" : "" }, { "dropping-particle" : "", "family" : "Burr", "given" : "George S.", "non-dropping-particle" : "", "parse-names" : false, "suffix" : "" }, { "dropping-particle" : "", "family" : "Shen", "given" : "Chuan-Chou", "non-dropping-particle" : "", "parse-names" : false, "suffix" : "" } ], "container-title" : "Scientific Reports", "id" : "ITEM-2", "issue" : "1", "issued" : { "date-parts" : [ [ "2014", "5", "3" ] ] }, "page" : "5148", "publisher" : "Nature Publishing Group", "title" : "Acceleration of modern acidification in the South China Sea driven by anthropogenic CO2", "translator" : [ { "dropping-particle" : "", "family" : "L5119", "given" : "", "non-dropping-particle" : "", "parse-names" : false, "suffix" : "" } ], "type" : "article-journal", "volume" : "4" }, "uris" : [ "http://www.mendeley.com/documents/?uuid=b8acaede-500a-3804-9b5e-f58dd19f32ad" ] }, { "id" : "ITEM-3", "itemData" : { "DOI" : "10.1126/science.1113692", "ISSN" : "0036-8075", "abstract" : "The oceans are becoming more acidic due to absorption of anthropogenic carbon dioxide from the atmosphere. The impact of ocean acidification on marine ecosystems is unclear, but it will likely depend on species adaptability and the rate of change of seawater pH relative to its natural variability. To constrain the natural variability in reef-water pH, we measured boron isotopic compositions in a \u223c300-year-old massive Porites coral from the southwestern Pacific. Large variations in pH are found over \u223c50-year cycles that covary with the Interdecadal Pacific Oscillation of ocean-atmosphere anomalies, suggesting that natural pH cycles can modulate the impact of ocean acidification on coral reef ecosystems.", "author" : [ { "dropping-particle" : "", "family" : "Pelejero", "given" : "Carles", "non-dropping-particle" : "", "parse-names" : false, "suffix" : "" }, { "dropping-particle" : "", "family" : "Calvo", "given" : "E", "non-dropping-particle" : "", "parse-names" : false, "suffix" : "" }, { "dropping-particle" : "", "family" : "McCulloch", "given" : "M. T.", "non-dropping-particle" : "", "parse-names" : false, "suffix" : "" }, { "dropping-particle" : "", "family" : "Marshall", "given" : "J. F.", "non-dropping-particle" : "", "parse-names" : false, "suffix" : "" }, { "dropping-particle" : "", "family" : "Gagan", "given" : "M. K.", "non-dropping-particle" : "", "parse-names" : false, "suffix" : "" }, { "dropping-particle" : "", "family" : "Lough", "given" : "J. M.", "non-dropping-particle" : "", "parse-names" : false, "suffix" : "" }, { "dropping-particle" : "", "family" : "Opdyke", "given" : "B. N.", "non-dropping-particle" : "", "parse-names" : false, "suffix" : "" } ], "container-title" : "Science", "id" : "ITEM-3", "issue" : "5744", "issued" : { "date-parts" : [ [ "2005", "9", "30" ] ] }, "page" : "2204-2207", "title" : "Preindustrial to Modern Interdecadal Variability in Coral Reef pH", "translator" : [ { "dropping-particle" : "", "family" : "L5105", "given" : "", "non-dropping-particle" : "", "parse-names" : false, "suffix" : "" } ], "type" : "article-journal", "volume" : "309" }, "uris" : [ "http://www.mendeley.com/documents/?uuid=5c01a74b-092e-3525-ad2e-98fc7ff59dc4" ] }, { "id" : "ITEM-4", "itemData" : { "DOI" : "10.1016/j.margeo.2013.06.002", "ISSN" : "00253227", "abstract" : "Ocean acidification caused by anthropogenically elevated CO2 concentration in the atmosphere can pose a critical threat to calcifying marine organisms and coral reef ecosystems. However, because of temporally and spatially limited instrumental pH records, little is known about the actual long-term trend and natural variability of seawater pH during the past century. We present an annually resolved time series of a pH proxy record for 1940\u20131999 using boron-isotope composition (\u03b411B) in a modern massive Porites coral from Guam Island (NW Pacific). When superimposed onto interannual variability, the data show a slightly decreasing trend of ~0.39\u2030 (equivalent to ~0.05\u20130.08pH units for surface water pH) in the northwestern tropical Pacific since the mid-20th century. This first reported, coral-based reconstruction of long-term open ocean pH is a unique archive for ocean acidification trend in the North Pacific Ocean for the past, which, along with \u03b411B records from South Pacific corals, can be an important key to ascertaining the extent and rapidity of actual acidification in the Pacific Ocean in the future.", "author" : [ { "dropping-particle" : "", "family" : "Shinjo", "given" : "Ryuichi", "non-dropping-particle" : "", "parse-names" : false, "suffix" : "" }, { "dropping-particle" : "", "family" : "Asami", "given" : "Ryuji", "non-dropping-particle" : "", "parse-names" : false, "suffix" : "" }, { "dropping-particle" : "", "family" : "Huang", "given" : "Kuo-Fang", "non-dropping-particle" : "", "parse-names" : false, "suffix" : "" }, { "dropping-particle" : "", "family" : "You", "given" : "Chen-Feng", "non-dropping-particle" : "", "parse-names" : false, "suffix" : "" }, { "dropping-particle" : "", "family" : "Iryu", "given" : "Yasufumi", "non-dropping-particle" : "", "parse-names" : false, "suffix" : "" } ], "container-title" : "Marine Geology", "id" : "ITEM-4", "issued" : { "date-parts" : [ [ "2013", "8" ] ] }, "page" : "58-64", "title" : "Ocean acidification trend in the tropical North Pacific since the mid-20th century reconstructed from a coral archive", "translator" : [ { "dropping-particle" : "", "family" : "L5107", "given" : "", "non-dropping-particle" : "", "parse-names" : false, "suffix" : "" } ], "type" : "article-journal", "volume" : "342" }, "uris" : [ "http://www.mendeley.com/documents/?uuid=196391dc-6013-3a3c-9c87-fcfc67cf77ef" ] }, { "id" : "ITEM-5", "itemData" : { "DOI" : "10.1016/j.gca.2009.02.009", "ISSN" : "00167037", "abstract" : "Geochemical records preserved in the long-lived carbonate skeleton of corals provide one of the few means to reconstruct changes in seawater pH since the commencement of the industrial era. This information is important in not only determining the response of the surface oceans to ocean acidification from enhanced uptake of CO2, but also to better understand the effects of ocean acidification on carbonate secreting organisms such as corals, whose ability to calcify is highly pH dependent. Here we report an \u223c200year \u03b411B isotopic record, extracted from a long-lived Porites coral from the central Great Barrier Reef of Australia. This record covering the period from 1800 to 2004 was sampled at yearly increments from 1940 to the present and 5-year increments prior to 1940. The \u03b411B isotopic compositions reflect variations in seawater pH, and the \u03b413C changes in the carbon composition of surface water due to fossil fuel burning over this period. In addition complementary Ba/Ca, \u03b418O and Mg/Ca data was obtained providing proxies for terrestrial runoff, salinity and temperature changes over the past 200years in this region. Positive thermal ionization mass spectrometry (PTIMS) method was utilized in order to enable the highest precision and most accurate measurements of \u03b411B values. The internal precision and reproducibility for \u03b411B of our measurements are better than \u00b10.2\u2030 (2\u03c3), which translates to a precision of better than \u00b10.02 pH units. Our results indicate that the long-term pre-industrial variation of seawater pH in this region is partially related to the decadal\u2013interdecadal variability of atmospheric and oceanic anomalies in the Pacific. In the periods around 1940 and 1998 there are also rapid oscillations in \u03b411B compositions equivalent changes in pH of almost 0.5U. The 1998 oscillation is co-incident with a major coral bleaching event indicating the sensitivity of skeletal \u03b411B compositions to loss of zooxanthellate symbionts. Importantly, from the 1940s to the present-day, there is a general overall trend of ocean acidification with pH decreasing by about 0.2\u20130.3U, the range being dependent on the value assumed for the fractionation factor \u03b1(B3\u2013B4) of the boric acid and borate species in seawater. Correlations of \u03b411B with \u03b413C during this interval indicate that the increasing trend towards ocean acidification over the past 60years in this region is the result of enhanced dissolution of CO2 in surface waters from the rapidly increasing levels of a\u2026", "author" : [ { "dropping-particle" : "", "family" : "Wei", "given" : "Gangjian", "non-dropping-particle" : "", "parse-names" : false, "suffix" : "" }, { "dropping-particle" : "", "family" : "McCulloch", "given" : "Malcolm T", "non-dropping-particle" : "", "parse-names" : false, "suffix" : "" }, { "dropping-particle" : "", "family" : "Mortimer", "given" : "Graham", "non-dropping-particle" : "", "parse-names" : false, "suffix" : "" }, { "dropping-particle" : "", "family" : "Deng", "given" : "Wengfeng", "non-dropping-particle" : "", "parse-names" : false, "suffix" : "" }, { "dropping-particle" : "", "family" : "Xie", "given" : "Luhua", "non-dropping-particle" : "", "parse-names" : false, "suffix" : "" } ], "container-title" : "Geochimica et Cosmochimica Acta", "id" : "ITEM-5", "issue" : "8", "issued" : { "date-parts" : [ [ "2009", "4" ] ] }, "page" : "2332-2346", "title" : "Evidence for ocean acidification in the Great Barrier Reef of Australia", "translator" : [ { "dropping-particle" : "", "family" : "L5112", "given" : "", "non-dropping-particle" : "", "parse-names" : false, "suffix" : "" } ], "type" : "article-journal", "volume" : "73" }, "uris" : [ "http://www.mendeley.com/documents/?uuid=7427f6f0-8cdb-339d-b20a-41d15d5578f5" ] }, { "id" : "ITEM-6",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"suffix" : "" }, { "dropping-particle" : "", "family" : "Lazareth", "given" : "Claire E.", "non-dropping-particle" : "", "parse-names" : false, "suffix" : "" } ], "container-title" : "Nature Communications", "id" : "ITEM-6", "issue" : "1", "issued" : { "date-parts" : [ [ "2018", "12", "29" ] ] }, "page" : "2543", "publisher" : "Nature Publishing Group", "title" : "Surface ocean pH variations since 1689 CE and recent ocean acidification in the tropical South Pacific", "translator" : [ { "dropping-particle" : "", "family" : "L5029", "given" : "", "non-dropping-particle" : "", "parse-names" : false, "suffix" : "" } ], "type" : "article-journal", "volume" : "9" }, "uris" : [ "http://www.mendeley.com/documents/?uuid=e9205098-8eef-43e0-b4c5-584f15a5ebac" ] } ], "mendeley" : { "formattedCitation" : "(Pelejero et al., 2005; Wei et al., 2009; Shinjo et al., 2013; Liu et al., 2014; Kubota et al., 2017; Wu et al., 2018a)", "manualFormatting" : "(Pelejero, 2005; Wei et al., 2009; Shinjo et al., 2013; Liu et al., 2014; Kubota et al., 2017; Wu et al., 2018)", "plainTextFormattedCitation" : "(Pelejero et al., 2005; Wei et al., 2009; Shinjo et al., 2013; Liu et al., 2014; Kubota et al., 2017; Wu et al., 2018a)", "previouslyFormattedCitation" : "(Pelejero et al., 2005; Wei et al., 2009; Shinjo et al., 2013; Liu et al., 2014; Kubota et al., 2017; Wu et al., 2018a)" }, "properties" : { "noteIndex" : 0 }, "schema" : "https://github.com/citation-style-language/schema/raw/master/csl-citation.json" }</w:instrText>
      </w:r>
      <w:r w:rsidRPr="001E7A27">
        <w:rPr>
          <w:rFonts w:eastAsia="Corbel-Bold" w:cs="Times New Roman"/>
          <w:bCs/>
          <w:lang w:val="en-GB"/>
        </w:rPr>
        <w:fldChar w:fldCharType="separate"/>
      </w:r>
      <w:r w:rsidR="00025FA2" w:rsidRPr="001E7A27">
        <w:rPr>
          <w:rFonts w:eastAsia="Corbel-Bold" w:cs="Times New Roman"/>
          <w:bCs/>
          <w:noProof/>
          <w:lang w:val="en-GB"/>
        </w:rPr>
        <w:t>(Pelejero</w:t>
      </w:r>
      <w:ins w:id="2943" w:author="Robin Matthews" w:date="2021-06-17T17:25:00Z">
        <w:r w:rsidR="00091757" w:rsidRPr="001E7A27">
          <w:rPr>
            <w:rFonts w:eastAsia="Corbel-Bold" w:cs="Times New Roman"/>
            <w:bCs/>
            <w:noProof/>
            <w:lang w:val="en-GB"/>
          </w:rPr>
          <w:t xml:space="preserve"> et al.</w:t>
        </w:r>
      </w:ins>
      <w:r w:rsidR="00025FA2" w:rsidRPr="001E7A27">
        <w:rPr>
          <w:rFonts w:eastAsia="Corbel-Bold" w:cs="Times New Roman"/>
          <w:bCs/>
          <w:noProof/>
          <w:lang w:val="en-GB"/>
        </w:rPr>
        <w:t xml:space="preserve">, 2005; Wei et al., 2009; Shinjo et al., 2013; Liu et al., 2014; Kubota et al., 2017; </w:t>
      </w:r>
      <w:ins w:id="2944" w:author="Robin Matthews" w:date="2021-06-17T17:25:00Z">
        <w:r w:rsidR="00091757" w:rsidRPr="001E7A27">
          <w:rPr>
            <w:rFonts w:eastAsia="Corbel-Bold" w:cs="Times New Roman"/>
            <w:bCs/>
            <w:noProof/>
            <w:lang w:val="en-GB"/>
          </w:rPr>
          <w:t xml:space="preserve">H.C. </w:t>
        </w:r>
      </w:ins>
      <w:r w:rsidR="00025FA2" w:rsidRPr="001E7A27">
        <w:rPr>
          <w:rFonts w:eastAsia="Corbel-Bold" w:cs="Times New Roman"/>
          <w:bCs/>
          <w:noProof/>
          <w:lang w:val="en-GB"/>
        </w:rPr>
        <w:t>Wu et al., 2018)</w:t>
      </w:r>
      <w:r w:rsidRPr="001E7A27">
        <w:rPr>
          <w:rFonts w:eastAsia="Corbel-Bold" w:cs="Times New Roman"/>
          <w:bCs/>
          <w:lang w:val="en-GB"/>
        </w:rPr>
        <w:fldChar w:fldCharType="end"/>
      </w:r>
      <w:commentRangeEnd w:id="2942"/>
      <w:r w:rsidR="00025FA2" w:rsidRPr="001E7A27">
        <w:rPr>
          <w:rStyle w:val="CommentReference"/>
          <w:lang w:val="en-GB"/>
        </w:rPr>
        <w:commentReference w:id="2942"/>
      </w:r>
      <w:r w:rsidRPr="001E7A27">
        <w:rPr>
          <w:rFonts w:eastAsia="Corbel-Bold" w:cs="Times New Roman"/>
          <w:bCs/>
          <w:lang w:val="en-GB"/>
        </w:rPr>
        <w:t xml:space="preserve">. </w:t>
      </w:r>
      <w:bookmarkEnd w:id="2941"/>
    </w:p>
    <w:p w14:paraId="42C527AD" w14:textId="77777777" w:rsidR="00323265" w:rsidRPr="001E7A27" w:rsidRDefault="00323265" w:rsidP="005C7F25">
      <w:pPr>
        <w:pStyle w:val="AR6BodyText"/>
        <w:rPr>
          <w:rFonts w:eastAsia="Corbel-Bold" w:cs="Times New Roman"/>
          <w:bCs/>
          <w:lang w:val="en-GB"/>
        </w:rPr>
      </w:pPr>
    </w:p>
    <w:p w14:paraId="02DED79E" w14:textId="7191728D" w:rsidR="00C92F58" w:rsidRPr="001E7A27" w:rsidRDefault="00DA318E" w:rsidP="005C7F25">
      <w:pPr>
        <w:pStyle w:val="AR6BodyText"/>
        <w:rPr>
          <w:lang w:val="en-GB"/>
        </w:rPr>
      </w:pPr>
      <w:r w:rsidRPr="001E7A27">
        <w:rPr>
          <w:rFonts w:cs="Times New Roman"/>
          <w:lang w:val="en-GB"/>
        </w:rPr>
        <w:t>Overall, many of the records show a highly variable seawater pH</w:t>
      </w:r>
      <w:r w:rsidR="00C92F58" w:rsidRPr="001E7A27">
        <w:rPr>
          <w:rFonts w:cs="Times New Roman"/>
          <w:lang w:val="en-GB"/>
        </w:rPr>
        <w:t xml:space="preserve"> underlaying strong imprints of internal climate variability (</w:t>
      </w:r>
      <w:r w:rsidR="00C92F58" w:rsidRPr="001E7A27">
        <w:rPr>
          <w:rFonts w:cs="Times New Roman"/>
          <w:i/>
          <w:iCs/>
          <w:lang w:val="en-GB"/>
        </w:rPr>
        <w:t>high confidence</w:t>
      </w:r>
      <w:r w:rsidR="00C92F58" w:rsidRPr="001E7A27">
        <w:rPr>
          <w:rFonts w:cs="Times New Roman"/>
          <w:lang w:val="en-GB"/>
        </w:rPr>
        <w:t>)</w:t>
      </w:r>
      <w:del w:id="2945" w:author="Soapbox" w:date="2021-07-20T06:01:00Z">
        <w:r w:rsidRPr="001E7A27" w:rsidDel="008C2EF5">
          <w:rPr>
            <w:rFonts w:cs="Times New Roman"/>
            <w:lang w:val="en-GB"/>
          </w:rPr>
          <w:delText>,</w:delText>
        </w:r>
      </w:del>
      <w:r w:rsidRPr="001E7A27">
        <w:rPr>
          <w:rFonts w:cs="Times New Roman"/>
          <w:lang w:val="en-GB"/>
        </w:rPr>
        <w:t xml:space="preserve"> and</w:t>
      </w:r>
      <w:ins w:id="2946" w:author="Soapbox" w:date="2021-07-20T06:01:00Z">
        <w:r w:rsidR="008C2EF5" w:rsidRPr="001E7A27">
          <w:rPr>
            <w:rFonts w:cs="Times New Roman"/>
            <w:lang w:val="en-GB"/>
          </w:rPr>
          <w:t>,</w:t>
        </w:r>
      </w:ins>
      <w:r w:rsidRPr="001E7A27">
        <w:rPr>
          <w:rFonts w:cs="Times New Roman"/>
          <w:lang w:val="en-GB"/>
        </w:rPr>
        <w:t xml:space="preserve"> in most instances</w:t>
      </w:r>
      <w:ins w:id="2947" w:author="Soapbox" w:date="2021-07-20T06:01:00Z">
        <w:r w:rsidR="008C2EF5" w:rsidRPr="001E7A27">
          <w:rPr>
            <w:rFonts w:cs="Times New Roman"/>
            <w:lang w:val="en-GB"/>
          </w:rPr>
          <w:t>,</w:t>
        </w:r>
      </w:ins>
      <w:r w:rsidRPr="001E7A27">
        <w:rPr>
          <w:rFonts w:cs="Times New Roman"/>
          <w:lang w:val="en-GB"/>
        </w:rPr>
        <w:t xml:space="preserve"> superimposed on a decreasing </w:t>
      </w:r>
      <w:r w:rsidRPr="001E7A27">
        <w:rPr>
          <w:rFonts w:eastAsia="EuclidSymbol-Bold" w:cs="Times New Roman"/>
          <w:bCs/>
          <w:lang w:val="en-GB"/>
        </w:rPr>
        <w:t>δ</w:t>
      </w:r>
      <w:r w:rsidRPr="001E7A27">
        <w:rPr>
          <w:rFonts w:eastAsia="Corbel-Bold" w:cs="Times New Roman"/>
          <w:bCs/>
          <w:vertAlign w:val="superscript"/>
          <w:lang w:val="en-GB"/>
        </w:rPr>
        <w:t>11</w:t>
      </w:r>
      <w:r w:rsidRPr="001E7A27">
        <w:rPr>
          <w:rFonts w:eastAsia="Corbel-Bold" w:cs="Times New Roman"/>
          <w:bCs/>
          <w:lang w:val="en-GB"/>
        </w:rPr>
        <w:t>B</w:t>
      </w:r>
      <w:r w:rsidRPr="001E7A27">
        <w:rPr>
          <w:rFonts w:cs="Times New Roman"/>
          <w:lang w:val="en-GB"/>
        </w:rPr>
        <w:t xml:space="preserve"> trend that is indicative of anthropogenic ocean acidification </w:t>
      </w:r>
      <w:r w:rsidRPr="001E7A27">
        <w:rPr>
          <w:rFonts w:eastAsia="Corbel-Bold" w:cs="Times New Roman"/>
          <w:bCs/>
          <w:lang w:val="en-GB"/>
        </w:rPr>
        <w:t>in recent decades</w:t>
      </w:r>
      <w:r w:rsidRPr="001E7A27">
        <w:rPr>
          <w:rFonts w:cs="Times New Roman"/>
          <w:lang w:val="en-GB"/>
        </w:rPr>
        <w:t xml:space="preserve"> </w:t>
      </w:r>
      <w:r w:rsidRPr="001E7A27">
        <w:rPr>
          <w:rFonts w:eastAsia="Corbel-Bold" w:cs="Times New Roman"/>
          <w:bCs/>
          <w:lang w:val="en-GB"/>
        </w:rPr>
        <w:t>(</w:t>
      </w:r>
      <w:r w:rsidRPr="001E7A27">
        <w:rPr>
          <w:rFonts w:eastAsia="Corbel-Bold" w:cs="Times New Roman"/>
          <w:bCs/>
          <w:i/>
          <w:lang w:val="en-GB"/>
        </w:rPr>
        <w:t>medium</w:t>
      </w:r>
      <w:r w:rsidRPr="001E7A27">
        <w:rPr>
          <w:rFonts w:cs="Times New Roman"/>
          <w:i/>
          <w:lang w:val="en-GB"/>
        </w:rPr>
        <w:t xml:space="preserve"> confidence</w:t>
      </w:r>
      <w:r w:rsidRPr="001E7A27">
        <w:rPr>
          <w:rFonts w:eastAsia="Corbel-Bold" w:cs="Times New Roman"/>
          <w:bCs/>
          <w:lang w:val="en-GB"/>
        </w:rPr>
        <w:t>)</w:t>
      </w:r>
      <w:r w:rsidRPr="001E7A27">
        <w:rPr>
          <w:rFonts w:cs="Times New Roman"/>
          <w:lang w:val="en-GB"/>
        </w:rPr>
        <w:t xml:space="preserve">. </w:t>
      </w:r>
      <w:r w:rsidR="009228B2" w:rsidRPr="001E7A27">
        <w:rPr>
          <w:lang w:val="en-GB"/>
        </w:rPr>
        <w:t xml:space="preserve">The robustness of seawater pH reconstructions is currently limited by the uncertainty on the calibration of  the </w:t>
      </w:r>
      <w:r w:rsidR="008039DB" w:rsidRPr="001E7A27">
        <w:rPr>
          <w:rFonts w:eastAsia="EuclidSymbol-Bold" w:cs="Times New Roman"/>
          <w:bCs/>
          <w:lang w:val="en-GB"/>
        </w:rPr>
        <w:t>δ</w:t>
      </w:r>
      <w:r w:rsidR="008039DB" w:rsidRPr="001E7A27">
        <w:rPr>
          <w:rFonts w:eastAsia="Corbel-Bold" w:cs="Times New Roman"/>
          <w:bCs/>
          <w:vertAlign w:val="superscript"/>
          <w:lang w:val="en-GB"/>
        </w:rPr>
        <w:t>11</w:t>
      </w:r>
      <w:r w:rsidR="008039DB" w:rsidRPr="001E7A27">
        <w:rPr>
          <w:rFonts w:eastAsia="Corbel-Bold" w:cs="Times New Roman"/>
          <w:bCs/>
          <w:lang w:val="en-GB"/>
        </w:rPr>
        <w:t>B</w:t>
      </w:r>
      <w:r w:rsidR="009228B2" w:rsidRPr="001E7A27">
        <w:rPr>
          <w:lang w:val="en-GB"/>
        </w:rPr>
        <w:t xml:space="preserve"> proxy in different tropical coral species.</w:t>
      </w:r>
    </w:p>
    <w:p w14:paraId="6DC7D907" w14:textId="77777777" w:rsidR="00DA318E" w:rsidRPr="001E7A27" w:rsidRDefault="00DA318E" w:rsidP="005C7F25">
      <w:pPr>
        <w:pStyle w:val="AR6BodyText"/>
        <w:rPr>
          <w:rFonts w:cs="Times New Roman"/>
          <w:lang w:val="en-GB" w:eastAsia="en-US"/>
        </w:rPr>
      </w:pPr>
    </w:p>
    <w:p w14:paraId="26DDD742" w14:textId="77777777" w:rsidR="00DA318E" w:rsidRPr="001E7A27" w:rsidRDefault="00DA318E" w:rsidP="005C7F25">
      <w:pPr>
        <w:pStyle w:val="AR6BodyText"/>
        <w:rPr>
          <w:rFonts w:cs="Times New Roman"/>
          <w:lang w:val="en-GB" w:eastAsia="en-US"/>
        </w:rPr>
      </w:pPr>
    </w:p>
    <w:p w14:paraId="2797C03E" w14:textId="4744485E" w:rsidR="00DA318E" w:rsidRPr="001E7A27" w:rsidRDefault="00DA318E" w:rsidP="0098460A">
      <w:pPr>
        <w:pStyle w:val="AR6Chap5Level35111"/>
        <w:rPr>
          <w:lang w:val="en-GB"/>
        </w:rPr>
      </w:pPr>
      <w:bookmarkStart w:id="2948" w:name="_Toc33564267"/>
      <w:bookmarkStart w:id="2949" w:name="_Toc70535680"/>
      <w:r w:rsidRPr="001E7A27">
        <w:rPr>
          <w:lang w:val="en-GB"/>
        </w:rPr>
        <w:lastRenderedPageBreak/>
        <w:t xml:space="preserve">Observations of </w:t>
      </w:r>
      <w:r w:rsidR="003760AB" w:rsidRPr="001E7A27">
        <w:rPr>
          <w:lang w:val="en-GB"/>
        </w:rPr>
        <w:t>O</w:t>
      </w:r>
      <w:r w:rsidRPr="001E7A27">
        <w:rPr>
          <w:lang w:val="en-GB"/>
        </w:rPr>
        <w:t>cean</w:t>
      </w:r>
      <w:r w:rsidR="003760AB" w:rsidRPr="001E7A27">
        <w:rPr>
          <w:lang w:val="en-GB"/>
        </w:rPr>
        <w:t xml:space="preserve"> A</w:t>
      </w:r>
      <w:r w:rsidRPr="001E7A27">
        <w:rPr>
          <w:lang w:val="en-GB"/>
        </w:rPr>
        <w:t xml:space="preserve">cidification </w:t>
      </w:r>
      <w:r w:rsidR="003760AB" w:rsidRPr="001E7A27">
        <w:rPr>
          <w:lang w:val="en-GB"/>
        </w:rPr>
        <w:t>o</w:t>
      </w:r>
      <w:r w:rsidRPr="001E7A27">
        <w:rPr>
          <w:lang w:val="en-GB"/>
        </w:rPr>
        <w:t xml:space="preserve">ver </w:t>
      </w:r>
      <w:del w:id="2950" w:author="Soapbox" w:date="2021-07-20T06:01:00Z">
        <w:r w:rsidRPr="001E7A27" w:rsidDel="008C2EF5">
          <w:rPr>
            <w:lang w:val="en-GB"/>
          </w:rPr>
          <w:delText xml:space="preserve">the </w:delText>
        </w:r>
      </w:del>
      <w:r w:rsidR="00B15839" w:rsidRPr="001E7A27">
        <w:rPr>
          <w:lang w:val="en-GB"/>
        </w:rPr>
        <w:t xml:space="preserve">Recent </w:t>
      </w:r>
      <w:r w:rsidR="003760AB" w:rsidRPr="001E7A27">
        <w:rPr>
          <w:lang w:val="en-GB"/>
        </w:rPr>
        <w:t>D</w:t>
      </w:r>
      <w:r w:rsidRPr="001E7A27">
        <w:rPr>
          <w:lang w:val="en-GB"/>
        </w:rPr>
        <w:t>ecades</w:t>
      </w:r>
      <w:bookmarkEnd w:id="2948"/>
      <w:bookmarkEnd w:id="2949"/>
    </w:p>
    <w:p w14:paraId="03B6C605" w14:textId="77777777" w:rsidR="00DA318E" w:rsidRPr="001E7A27" w:rsidRDefault="00DA318E" w:rsidP="005C7F25">
      <w:pPr>
        <w:pStyle w:val="AR6BodyText"/>
        <w:rPr>
          <w:rFonts w:cs="Times New Roman"/>
          <w:lang w:val="en-GB" w:eastAsia="en-US"/>
        </w:rPr>
      </w:pPr>
    </w:p>
    <w:p w14:paraId="15D769D6" w14:textId="1E88CE72" w:rsidR="00DA318E" w:rsidRPr="001E7A27" w:rsidRDefault="00BF3E38" w:rsidP="005C7F25">
      <w:pPr>
        <w:pStyle w:val="AR6BodyText"/>
        <w:rPr>
          <w:rFonts w:cs="Times New Roman"/>
          <w:lang w:val="en-GB" w:eastAsia="en-US"/>
        </w:rPr>
      </w:pPr>
      <w:ins w:id="2951" w:author="Ian Blenkinsop" w:date="2021-07-28T18:32:00Z">
        <w:r w:rsidRPr="001E7A27">
          <w:rPr>
            <w:rFonts w:cs="Times New Roman"/>
            <w:lang w:val="en-GB" w:eastAsia="ja-JP"/>
          </w:rPr>
          <w:t xml:space="preserve">The </w:t>
        </w:r>
      </w:ins>
      <w:r w:rsidR="00DA318E" w:rsidRPr="001E7A27">
        <w:rPr>
          <w:rFonts w:cs="Times New Roman"/>
          <w:lang w:val="en-GB" w:eastAsia="ja-JP"/>
        </w:rPr>
        <w:t>SROCC (Section 5.2.2.3) indicated</w:t>
      </w:r>
      <w:ins w:id="2952" w:author="Soapbox" w:date="2021-07-20T06:01:00Z">
        <w:r w:rsidR="008C2EF5" w:rsidRPr="001E7A27">
          <w:rPr>
            <w:rFonts w:cs="Times New Roman"/>
            <w:lang w:val="en-GB" w:eastAsia="ja-JP"/>
          </w:rPr>
          <w:t xml:space="preserve"> that</w:t>
        </w:r>
      </w:ins>
      <w:r w:rsidR="00DA318E" w:rsidRPr="001E7A27">
        <w:rPr>
          <w:rFonts w:cs="Times New Roman"/>
          <w:lang w:val="en-GB" w:eastAsia="ja-JP"/>
        </w:rPr>
        <w:t xml:space="preserve"> it is </w:t>
      </w:r>
      <w:r w:rsidR="00DA318E" w:rsidRPr="001E7A27">
        <w:rPr>
          <w:rFonts w:cs="Times New Roman"/>
          <w:i/>
          <w:lang w:val="en-GB" w:eastAsia="ja-JP"/>
        </w:rPr>
        <w:t>virtually certain</w:t>
      </w:r>
      <w:r w:rsidR="00DA318E" w:rsidRPr="001E7A27">
        <w:rPr>
          <w:rFonts w:cs="Times New Roman"/>
          <w:lang w:val="en-GB" w:eastAsia="ja-JP"/>
        </w:rPr>
        <w:t xml:space="preserve"> that t</w:t>
      </w:r>
      <w:r w:rsidR="00DA318E" w:rsidRPr="001E7A27">
        <w:rPr>
          <w:rFonts w:cs="Times New Roman"/>
          <w:lang w:val="en-GB" w:eastAsia="en-US"/>
        </w:rPr>
        <w:t xml:space="preserve">he ocean has undergone acidification globally </w:t>
      </w:r>
      <w:r w:rsidR="00DA318E" w:rsidRPr="001E7A27">
        <w:rPr>
          <w:rFonts w:cs="Times New Roman"/>
          <w:lang w:val="en-GB" w:eastAsia="ja-JP"/>
        </w:rPr>
        <w:t>in response to ocean CO</w:t>
      </w:r>
      <w:r w:rsidR="00DA318E" w:rsidRPr="001E7A27">
        <w:rPr>
          <w:rFonts w:cs="Times New Roman"/>
          <w:vertAlign w:val="subscript"/>
          <w:lang w:val="en-GB" w:eastAsia="ja-JP"/>
        </w:rPr>
        <w:t>2</w:t>
      </w:r>
      <w:r w:rsidR="00DA318E" w:rsidRPr="001E7A27">
        <w:rPr>
          <w:rFonts w:cs="Times New Roman"/>
          <w:lang w:val="en-GB" w:eastAsia="ja-JP"/>
        </w:rPr>
        <w:t xml:space="preserve"> uptake</w:t>
      </w:r>
      <w:ins w:id="2953" w:author="Soapbox" w:date="2021-07-20T06:02:00Z">
        <w:r w:rsidR="008C2EF5" w:rsidRPr="001E7A27">
          <w:rPr>
            <w:rFonts w:cs="Times New Roman"/>
            <w:lang w:val="en-GB" w:eastAsia="ja-JP"/>
          </w:rPr>
          <w:t>,</w:t>
        </w:r>
      </w:ins>
      <w:r w:rsidR="00DA318E" w:rsidRPr="001E7A27">
        <w:rPr>
          <w:rFonts w:cs="Times New Roman"/>
          <w:lang w:val="en-GB" w:eastAsia="ja-JP"/>
        </w:rPr>
        <w:t xml:space="preserve"> and concluded that pH in open ocean surface water has changed by a </w:t>
      </w:r>
      <w:r w:rsidR="00DA318E" w:rsidRPr="001E7A27">
        <w:rPr>
          <w:rFonts w:cs="Times New Roman"/>
          <w:i/>
          <w:lang w:val="en-GB" w:eastAsia="ja-JP"/>
        </w:rPr>
        <w:t xml:space="preserve">virtually </w:t>
      </w:r>
      <w:r w:rsidR="005C535F" w:rsidRPr="001E7A27">
        <w:rPr>
          <w:rFonts w:cs="Times New Roman"/>
          <w:i/>
          <w:lang w:val="en-GB" w:eastAsia="ja-JP"/>
        </w:rPr>
        <w:t>certain</w:t>
      </w:r>
      <w:r w:rsidR="00DA318E" w:rsidRPr="001E7A27">
        <w:rPr>
          <w:rFonts w:cs="Times New Roman"/>
          <w:lang w:val="en-GB" w:eastAsia="ja-JP"/>
        </w:rPr>
        <w:t xml:space="preserve"> range of </w:t>
      </w:r>
      <w:r w:rsidR="00DA318E" w:rsidRPr="001E7A27">
        <w:rPr>
          <w:rFonts w:cs="Times New Roman"/>
          <w:lang w:val="en-GB"/>
        </w:rPr>
        <w:t>–</w:t>
      </w:r>
      <w:r w:rsidR="00DA318E" w:rsidRPr="001E7A27">
        <w:rPr>
          <w:rFonts w:cs="Times New Roman"/>
          <w:lang w:val="en-GB" w:eastAsia="ja-JP"/>
        </w:rPr>
        <w:t xml:space="preserve">0.017 to </w:t>
      </w:r>
      <w:r w:rsidR="00DA318E" w:rsidRPr="001E7A27">
        <w:rPr>
          <w:rFonts w:cs="Times New Roman"/>
          <w:lang w:val="en-GB"/>
        </w:rPr>
        <w:t>–</w:t>
      </w:r>
      <w:r w:rsidR="00DA318E" w:rsidRPr="001E7A27">
        <w:rPr>
          <w:rFonts w:cs="Times New Roman"/>
          <w:lang w:val="en-GB" w:eastAsia="ja-JP"/>
        </w:rPr>
        <w:t xml:space="preserve">0.027 pH units per decade since the late 1980s. Since SROCC, </w:t>
      </w:r>
      <w:ins w:id="2954" w:author="Soapbox" w:date="2021-07-20T06:03:00Z">
        <w:r w:rsidR="008C2EF5" w:rsidRPr="001E7A27">
          <w:rPr>
            <w:rFonts w:cs="Times New Roman"/>
            <w:lang w:val="en-GB" w:eastAsia="en-US"/>
          </w:rPr>
          <w:t xml:space="preserve">evidence of the progress of acidification across all regions of the oceans has been </w:t>
        </w:r>
      </w:ins>
      <w:ins w:id="2955" w:author="Soapbox" w:date="2021-07-20T06:04:00Z">
        <w:r w:rsidR="008C2EF5" w:rsidRPr="001E7A27">
          <w:rPr>
            <w:rFonts w:cs="Times New Roman"/>
            <w:lang w:val="en-GB" w:eastAsia="en-US"/>
          </w:rPr>
          <w:t xml:space="preserve">further </w:t>
        </w:r>
      </w:ins>
      <w:ins w:id="2956" w:author="Soapbox" w:date="2021-07-20T06:03:00Z">
        <w:r w:rsidR="008C2EF5" w:rsidRPr="001E7A27">
          <w:rPr>
            <w:rFonts w:cs="Times New Roman"/>
            <w:lang w:val="en-GB" w:eastAsia="en-US"/>
          </w:rPr>
          <w:t xml:space="preserve">strengthened by </w:t>
        </w:r>
      </w:ins>
      <w:r w:rsidR="00DA318E" w:rsidRPr="001E7A27">
        <w:rPr>
          <w:rFonts w:cs="Times New Roman"/>
          <w:lang w:val="en-GB" w:eastAsia="ja-JP"/>
        </w:rPr>
        <w:t xml:space="preserve">continued observations of seawater carbonate chemistry at </w:t>
      </w:r>
      <w:r w:rsidR="00DA318E" w:rsidRPr="001E7A27">
        <w:rPr>
          <w:rFonts w:cs="Times New Roman"/>
          <w:lang w:val="en-GB" w:eastAsia="en-US"/>
        </w:rPr>
        <w:t>ocean time series stations</w:t>
      </w:r>
      <w:ins w:id="2957" w:author="Soapbox" w:date="2021-07-20T06:03:00Z">
        <w:r w:rsidR="008C2EF5" w:rsidRPr="001E7A27">
          <w:rPr>
            <w:rFonts w:cs="Times New Roman"/>
            <w:lang w:val="en-GB" w:eastAsia="en-US"/>
          </w:rPr>
          <w:t>,</w:t>
        </w:r>
      </w:ins>
      <w:r w:rsidR="00DA318E" w:rsidRPr="001E7A27">
        <w:rPr>
          <w:rFonts w:cs="Times New Roman"/>
          <w:lang w:val="en-GB" w:eastAsia="en-US"/>
        </w:rPr>
        <w:t xml:space="preserve"> and </w:t>
      </w:r>
      <w:r w:rsidR="00DA318E" w:rsidRPr="001E7A27">
        <w:rPr>
          <w:rFonts w:cs="Times New Roman"/>
          <w:lang w:val="en-GB" w:eastAsia="ja-JP"/>
        </w:rPr>
        <w:t xml:space="preserve">compiled shipboard studies </w:t>
      </w:r>
      <w:r w:rsidR="00DA318E" w:rsidRPr="001E7A27">
        <w:rPr>
          <w:rFonts w:cs="Times New Roman"/>
          <w:lang w:val="en-GB" w:eastAsia="en-US"/>
        </w:rPr>
        <w:t xml:space="preserve">providing temporally resolved </w:t>
      </w:r>
      <w:r w:rsidR="00CF1473" w:rsidRPr="001E7A27">
        <w:rPr>
          <w:rFonts w:cs="Times New Roman"/>
          <w:lang w:val="en-GB" w:eastAsia="en-US"/>
        </w:rPr>
        <w:t xml:space="preserve">and methodologically consistent </w:t>
      </w:r>
      <w:r w:rsidR="00DA318E" w:rsidRPr="001E7A27">
        <w:rPr>
          <w:rFonts w:cs="Times New Roman"/>
          <w:lang w:val="en-GB" w:eastAsia="en-US"/>
        </w:rPr>
        <w:t xml:space="preserve">datasets </w:t>
      </w:r>
      <w:del w:id="2958" w:author="Soapbox" w:date="2021-07-20T06:04:00Z">
        <w:r w:rsidR="00DA318E" w:rsidRPr="001E7A27" w:rsidDel="008C2EF5">
          <w:rPr>
            <w:rFonts w:cs="Times New Roman"/>
            <w:lang w:val="en-GB" w:eastAsia="en-US"/>
          </w:rPr>
          <w:delText xml:space="preserve">have further strengthened the </w:delText>
        </w:r>
      </w:del>
      <w:del w:id="2959" w:author="Soapbox" w:date="2021-07-20T06:03:00Z">
        <w:r w:rsidR="00DA318E" w:rsidRPr="001E7A27" w:rsidDel="008C2EF5">
          <w:rPr>
            <w:rFonts w:cs="Times New Roman"/>
            <w:lang w:val="en-GB" w:eastAsia="en-US"/>
          </w:rPr>
          <w:delText xml:space="preserve">evidence of the progress of acidification </w:delText>
        </w:r>
        <w:r w:rsidR="00B673BE" w:rsidRPr="001E7A27" w:rsidDel="008C2EF5">
          <w:rPr>
            <w:rFonts w:cs="Times New Roman"/>
            <w:lang w:val="en-GB" w:eastAsia="en-US"/>
          </w:rPr>
          <w:delText>across all</w:delText>
        </w:r>
        <w:r w:rsidR="00DA318E" w:rsidRPr="001E7A27" w:rsidDel="008C2EF5">
          <w:rPr>
            <w:rFonts w:cs="Times New Roman"/>
            <w:lang w:val="en-GB" w:eastAsia="en-US"/>
          </w:rPr>
          <w:delText xml:space="preserve"> regions of the oceans </w:delText>
        </w:r>
      </w:del>
      <w:r w:rsidR="003D32FB" w:rsidRPr="001E7A27">
        <w:rPr>
          <w:rFonts w:cs="Times New Roman"/>
          <w:lang w:val="en-GB" w:eastAsia="en-US"/>
        </w:rPr>
        <w:fldChar w:fldCharType="begin" w:fldLock="1"/>
      </w:r>
      <w:r w:rsidR="00747167" w:rsidRPr="001E7A27">
        <w:rPr>
          <w:rFonts w:cs="Times New Roman"/>
          <w:lang w:val="en-GB" w:eastAsia="en-US"/>
        </w:rPr>
        <w:instrText>ADDIN CSL_CITATION { "citationItems" : [ { "id" : "ITEM-1",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"ITEM-1",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"mendeley" : { "formattedCitation" : "(Jiang et al., 2019)", "plainTextFormattedCitation" : "(Jiang et al., 2019)", "previouslyFormattedCitation" : "(Jiang et al., 2019)" }, "properties" : { "noteIndex" : 0 }, "schema" : "https://github.com/citation-style-language/schema/raw/master/csl-citation.json" }</w:instrText>
      </w:r>
      <w:r w:rsidR="003D32FB" w:rsidRPr="001E7A27">
        <w:rPr>
          <w:rFonts w:cs="Times New Roman"/>
          <w:lang w:val="en-GB" w:eastAsia="en-US"/>
        </w:rPr>
        <w:fldChar w:fldCharType="separate"/>
      </w:r>
      <w:r w:rsidR="00025FA2" w:rsidRPr="001E7A27">
        <w:rPr>
          <w:rFonts w:cs="Times New Roman"/>
          <w:noProof/>
          <w:lang w:val="en-GB" w:eastAsia="en-US"/>
        </w:rPr>
        <w:t>(Jiang et al., 2019)</w:t>
      </w:r>
      <w:r w:rsidR="003D32FB" w:rsidRPr="001E7A27">
        <w:rPr>
          <w:rFonts w:cs="Times New Roman"/>
          <w:lang w:val="en-GB" w:eastAsia="en-US"/>
        </w:rPr>
        <w:fldChar w:fldCharType="end"/>
      </w:r>
      <w:r w:rsidR="00EB3589" w:rsidRPr="001E7A27">
        <w:rPr>
          <w:rFonts w:cs="Times New Roman"/>
          <w:lang w:val="en-GB" w:eastAsia="en-US"/>
        </w:rPr>
        <w:t xml:space="preserve"> </w:t>
      </w:r>
      <w:r w:rsidR="00DA318E" w:rsidRPr="001E7A27">
        <w:rPr>
          <w:rFonts w:cs="Times New Roman"/>
          <w:lang w:val="en-GB" w:eastAsia="en-US"/>
        </w:rPr>
        <w:t>(Figure 5.2</w:t>
      </w:r>
      <w:r w:rsidR="007C6078" w:rsidRPr="001E7A27">
        <w:rPr>
          <w:rFonts w:cs="Times New Roman"/>
          <w:lang w:val="en-GB" w:eastAsia="en-US"/>
        </w:rPr>
        <w:t>0</w:t>
      </w:r>
      <w:r w:rsidR="00DA318E" w:rsidRPr="001E7A27">
        <w:rPr>
          <w:rFonts w:cs="Times New Roman"/>
          <w:lang w:val="en-GB" w:eastAsia="en-US"/>
        </w:rPr>
        <w:t xml:space="preserve">; </w:t>
      </w:r>
      <w:r w:rsidR="007C6078" w:rsidRPr="001E7A27">
        <w:rPr>
          <w:rFonts w:cs="Times New Roman"/>
          <w:lang w:val="en-GB" w:eastAsia="en-US"/>
        </w:rPr>
        <w:t xml:space="preserve">Supplementary Material </w:t>
      </w:r>
      <w:r w:rsidR="00DA318E" w:rsidRPr="001E7A27">
        <w:rPr>
          <w:rFonts w:cs="Times New Roman"/>
          <w:lang w:val="en-GB" w:eastAsia="en-US"/>
        </w:rPr>
        <w:t xml:space="preserve">Table </w:t>
      </w:r>
      <w:r w:rsidR="007C6078" w:rsidRPr="001E7A27">
        <w:rPr>
          <w:rFonts w:cs="Times New Roman"/>
          <w:lang w:val="en-GB" w:eastAsia="en-US"/>
        </w:rPr>
        <w:t>5.</w:t>
      </w:r>
      <w:r w:rsidR="00DA318E" w:rsidRPr="001E7A27">
        <w:rPr>
          <w:rFonts w:cs="Times New Roman"/>
          <w:lang w:val="en-GB" w:eastAsia="en-US"/>
        </w:rPr>
        <w:t>SM</w:t>
      </w:r>
      <w:r w:rsidR="00325D72" w:rsidRPr="001E7A27">
        <w:rPr>
          <w:rFonts w:cs="Times New Roman"/>
          <w:lang w:val="en-GB" w:eastAsia="en-US"/>
        </w:rPr>
        <w:t>.3</w:t>
      </w:r>
      <w:ins w:id="2960" w:author="Soapbox" w:date="2021-07-27T14:44:00Z">
        <w:r w:rsidR="008040CD" w:rsidRPr="001E7A27">
          <w:rPr>
            <w:rFonts w:cs="Times New Roman"/>
            <w:lang w:val="en-GB" w:eastAsia="en-US"/>
          </w:rPr>
          <w:t>;</w:t>
        </w:r>
      </w:ins>
      <w:del w:id="2961" w:author="Soapbox" w:date="2021-07-27T14:44:00Z">
        <w:r w:rsidR="00DA318E" w:rsidRPr="001E7A27" w:rsidDel="008040CD">
          <w:rPr>
            <w:rFonts w:cs="Times New Roman"/>
            <w:lang w:val="en-GB" w:eastAsia="en-US"/>
          </w:rPr>
          <w:delText xml:space="preserve">) </w:delText>
        </w:r>
      </w:del>
      <w:del w:id="2962" w:author="Soapbox" w:date="2021-07-27T14:45:00Z">
        <w:r w:rsidR="00DA318E" w:rsidRPr="001E7A27" w:rsidDel="008040CD">
          <w:rPr>
            <w:rFonts w:cs="Times New Roman"/>
            <w:lang w:val="en-GB" w:eastAsia="en-US"/>
          </w:rPr>
          <w:delText>(</w:delText>
        </w:r>
      </w:del>
      <w:ins w:id="2963" w:author="Soapbox" w:date="2021-07-27T14:45:00Z">
        <w:r w:rsidR="008040CD" w:rsidRPr="001E7A27">
          <w:rPr>
            <w:rFonts w:cs="Times New Roman"/>
            <w:lang w:val="en-GB" w:eastAsia="en-US"/>
          </w:rPr>
          <w:t xml:space="preserve"> </w:t>
        </w:r>
      </w:ins>
      <w:r w:rsidR="00DA318E" w:rsidRPr="001E7A27">
        <w:rPr>
          <w:rFonts w:cs="Times New Roman"/>
          <w:lang w:val="en-GB" w:eastAsia="en-US"/>
        </w:rPr>
        <w:t>Section 2.3.3.5).</w:t>
      </w:r>
    </w:p>
    <w:p w14:paraId="0403FD2E" w14:textId="77777777" w:rsidR="00DA318E" w:rsidRPr="001E7A27" w:rsidRDefault="00DA318E" w:rsidP="005C7F25">
      <w:pPr>
        <w:pStyle w:val="AR6BodyText"/>
        <w:rPr>
          <w:rFonts w:cs="Times New Roman"/>
          <w:lang w:val="en-GB" w:eastAsia="en-US"/>
        </w:rPr>
      </w:pPr>
    </w:p>
    <w:p w14:paraId="2814774C" w14:textId="19E87278" w:rsidR="00DA318E" w:rsidRPr="001E7A27" w:rsidRDefault="00DA318E" w:rsidP="005C7F25">
      <w:pPr>
        <w:pStyle w:val="AR6BodyText"/>
        <w:rPr>
          <w:lang w:val="en-GB" w:eastAsia="en-US"/>
        </w:rPr>
      </w:pPr>
      <w:r w:rsidRPr="001E7A27">
        <w:rPr>
          <w:rFonts w:cs="Times New Roman"/>
          <w:lang w:val="en-GB" w:eastAsia="en-US"/>
        </w:rPr>
        <w:t xml:space="preserve">In the subtropical open oceans, decreases in pH </w:t>
      </w:r>
      <w:r w:rsidRPr="001E7A27">
        <w:rPr>
          <w:rFonts w:eastAsia="MS Mincho" w:cs="Times New Roman"/>
          <w:lang w:val="en-GB" w:eastAsia="ja-JP"/>
        </w:rPr>
        <w:t>have been</w:t>
      </w:r>
      <w:r w:rsidRPr="001E7A27">
        <w:rPr>
          <w:rFonts w:cs="Times New Roman"/>
          <w:lang w:val="en-GB" w:eastAsia="en-US"/>
        </w:rPr>
        <w:t xml:space="preserve"> reported with a </w:t>
      </w:r>
      <w:r w:rsidRPr="001E7A27">
        <w:rPr>
          <w:rFonts w:cs="Times New Roman"/>
          <w:i/>
          <w:iCs/>
          <w:lang w:val="en-GB" w:eastAsia="en-US"/>
        </w:rPr>
        <w:t>very</w:t>
      </w:r>
      <w:r w:rsidRPr="001E7A27">
        <w:rPr>
          <w:rFonts w:cs="Times New Roman"/>
          <w:lang w:val="en-GB" w:eastAsia="en-US"/>
        </w:rPr>
        <w:t xml:space="preserve"> </w:t>
      </w:r>
      <w:r w:rsidRPr="001E7A27">
        <w:rPr>
          <w:rFonts w:cs="Times New Roman"/>
          <w:i/>
          <w:iCs/>
          <w:lang w:val="en-GB" w:eastAsia="en-US"/>
        </w:rPr>
        <w:t>likely</w:t>
      </w:r>
      <w:r w:rsidRPr="001E7A27">
        <w:rPr>
          <w:rFonts w:cs="Times New Roman"/>
          <w:lang w:val="en-GB" w:eastAsia="en-US"/>
        </w:rPr>
        <w:t xml:space="preserve"> </w:t>
      </w:r>
      <w:ins w:id="2964" w:author="Soapbox" w:date="2021-07-20T06:05:00Z">
        <w:r w:rsidR="009417F6" w:rsidRPr="001E7A27">
          <w:rPr>
            <w:rFonts w:cs="Times New Roman"/>
            <w:lang w:val="en-GB" w:eastAsia="en-US"/>
          </w:rPr>
          <w:t xml:space="preserve">rate </w:t>
        </w:r>
      </w:ins>
      <w:r w:rsidRPr="001E7A27">
        <w:rPr>
          <w:rFonts w:cs="Times New Roman"/>
          <w:lang w:val="en-GB" w:eastAsia="en-US"/>
        </w:rPr>
        <w:t>range</w:t>
      </w:r>
      <w:ins w:id="2965" w:author="Soapbox" w:date="2021-07-20T06:05:00Z">
        <w:r w:rsidR="009417F6" w:rsidRPr="001E7A27">
          <w:rPr>
            <w:rFonts w:cs="Times New Roman"/>
            <w:lang w:val="en-GB" w:eastAsia="en-US"/>
          </w:rPr>
          <w:t xml:space="preserve">, </w:t>
        </w:r>
      </w:ins>
      <w:del w:id="2966" w:author="Soapbox" w:date="2021-07-20T06:05:00Z">
        <w:r w:rsidRPr="001E7A27" w:rsidDel="009417F6">
          <w:rPr>
            <w:rFonts w:cs="Times New Roman"/>
            <w:lang w:val="en-GB" w:eastAsia="en-US"/>
          </w:rPr>
          <w:delText xml:space="preserve"> of rate </w:delText>
        </w:r>
      </w:del>
      <w:r w:rsidRPr="001E7A27">
        <w:rPr>
          <w:rFonts w:cs="Times New Roman"/>
          <w:lang w:val="en-GB" w:eastAsia="en-US"/>
        </w:rPr>
        <w:t xml:space="preserve">from </w:t>
      </w:r>
      <w:r w:rsidRPr="001E7A27">
        <w:rPr>
          <w:rFonts w:cs="Times New Roman"/>
          <w:lang w:val="en-GB"/>
        </w:rPr>
        <w:t>–</w:t>
      </w:r>
      <w:r w:rsidRPr="001E7A27">
        <w:rPr>
          <w:rFonts w:cs="Times New Roman"/>
          <w:lang w:val="en-GB" w:eastAsia="en-US"/>
        </w:rPr>
        <w:t xml:space="preserve">0.016 to </w:t>
      </w:r>
      <w:r w:rsidRPr="001E7A27">
        <w:rPr>
          <w:rFonts w:cs="Times New Roman"/>
          <w:lang w:val="en-GB"/>
        </w:rPr>
        <w:t>–</w:t>
      </w:r>
      <w:r w:rsidRPr="001E7A27">
        <w:rPr>
          <w:rFonts w:cs="Times New Roman"/>
          <w:lang w:val="en-GB" w:eastAsia="en-US"/>
        </w:rPr>
        <w:t>0.019 pH units per decade since 1980s, which equate</w:t>
      </w:r>
      <w:ins w:id="2967" w:author="Soapbox" w:date="2021-07-20T06:06:00Z">
        <w:r w:rsidR="009417F6" w:rsidRPr="001E7A27">
          <w:rPr>
            <w:rFonts w:cs="Times New Roman"/>
            <w:lang w:val="en-GB" w:eastAsia="en-US"/>
          </w:rPr>
          <w:t>s</w:t>
        </w:r>
      </w:ins>
      <w:r w:rsidRPr="001E7A27">
        <w:rPr>
          <w:rFonts w:cs="Times New Roman"/>
          <w:lang w:val="en-GB" w:eastAsia="en-US"/>
        </w:rPr>
        <w:t xml:space="preserve"> to approximately 4 % increase in hydrogen ion concentration </w:t>
      </w:r>
      <w:r w:rsidRPr="001E7A27">
        <w:rPr>
          <w:rFonts w:cs="Times New Roman"/>
          <w:noProof/>
          <w:lang w:val="en-GB" w:eastAsia="en-US"/>
        </w:rPr>
        <w:t>(</w:t>
      </w:r>
      <w:r w:rsidRPr="001E7A27">
        <w:rPr>
          <w:rFonts w:cs="Times New Roman"/>
          <w:lang w:val="en-GB" w:eastAsia="en-US"/>
        </w:rPr>
        <w:t>[H</w:t>
      </w:r>
      <w:r w:rsidRPr="001E7A27">
        <w:rPr>
          <w:rFonts w:cs="Times New Roman"/>
          <w:vertAlign w:val="superscript"/>
          <w:lang w:val="en-GB" w:eastAsia="en-US"/>
        </w:rPr>
        <w:t>+</w:t>
      </w:r>
      <w:r w:rsidRPr="001E7A27">
        <w:rPr>
          <w:rFonts w:cs="Times New Roman"/>
          <w:lang w:val="en-GB" w:eastAsia="en-US"/>
        </w:rPr>
        <w:t>]</w:t>
      </w:r>
      <w:r w:rsidRPr="001E7A27">
        <w:rPr>
          <w:rFonts w:cs="Times New Roman"/>
          <w:noProof/>
          <w:lang w:val="en-GB" w:eastAsia="en-US"/>
        </w:rPr>
        <w:t xml:space="preserve">) </w:t>
      </w:r>
      <w:r w:rsidRPr="001E7A27">
        <w:rPr>
          <w:rFonts w:cs="Times New Roman"/>
          <w:lang w:val="en-GB" w:eastAsia="en-US"/>
        </w:rPr>
        <w:t xml:space="preserve">per decade. Accordingly, the saturation state </w:t>
      </w:r>
      <w:commentRangeStart w:id="2968"/>
      <w:r w:rsidRPr="001E7A27">
        <w:rPr>
          <w:rFonts w:cs="Times New Roman"/>
          <w:lang w:val="en-GB" w:eastAsia="en-US"/>
        </w:rPr>
        <w:t>Ω</w:t>
      </w:r>
      <w:commentRangeEnd w:id="2968"/>
      <w:r w:rsidR="00DB6D02" w:rsidRPr="001E7A27">
        <w:rPr>
          <w:rStyle w:val="CommentReference"/>
          <w:lang w:val="en-GB"/>
        </w:rPr>
        <w:commentReference w:id="2968"/>
      </w:r>
      <w:r w:rsidRPr="001E7A27">
        <w:rPr>
          <w:rFonts w:cs="Times New Roman"/>
          <w:lang w:val="en-GB" w:eastAsia="en-US"/>
        </w:rPr>
        <w:t xml:space="preserve"> (=[Ca</w:t>
      </w:r>
      <w:r w:rsidRPr="001E7A27">
        <w:rPr>
          <w:rFonts w:cs="Times New Roman"/>
          <w:vertAlign w:val="superscript"/>
          <w:lang w:val="en-GB" w:eastAsia="en-US"/>
        </w:rPr>
        <w:t>2+</w:t>
      </w:r>
      <w:r w:rsidRPr="001E7A27">
        <w:rPr>
          <w:rFonts w:cs="Times New Roman"/>
          <w:lang w:val="en-GB" w:eastAsia="en-US"/>
        </w:rPr>
        <w:t>][CO</w:t>
      </w:r>
      <w:r w:rsidRPr="001E7A27">
        <w:rPr>
          <w:rFonts w:cs="Times New Roman"/>
          <w:vertAlign w:val="subscript"/>
          <w:lang w:val="en-GB" w:eastAsia="en-US"/>
        </w:rPr>
        <w:t>3</w:t>
      </w:r>
      <w:r w:rsidRPr="001E7A27">
        <w:rPr>
          <w:rFonts w:cs="Times New Roman"/>
          <w:vertAlign w:val="superscript"/>
          <w:lang w:val="en-GB" w:eastAsia="en-US"/>
        </w:rPr>
        <w:t>2-</w:t>
      </w:r>
      <w:r w:rsidRPr="001E7A27">
        <w:rPr>
          <w:rFonts w:cs="Times New Roman"/>
          <w:lang w:val="en-GB" w:eastAsia="en-US"/>
        </w:rPr>
        <w:t>]/</w:t>
      </w:r>
      <w:r w:rsidRPr="001E7A27">
        <w:rPr>
          <w:rFonts w:cs="Times New Roman"/>
          <w:i/>
          <w:iCs/>
          <w:lang w:val="en-GB" w:eastAsia="en-US"/>
        </w:rPr>
        <w:t>K</w:t>
      </w:r>
      <w:r w:rsidRPr="001E7A27">
        <w:rPr>
          <w:rFonts w:cs="Times New Roman"/>
          <w:vertAlign w:val="subscript"/>
          <w:lang w:val="en-GB" w:eastAsia="en-US"/>
        </w:rPr>
        <w:t>sp</w:t>
      </w:r>
      <w:r w:rsidRPr="001E7A27">
        <w:rPr>
          <w:rFonts w:cs="Times New Roman"/>
          <w:lang w:val="en-GB" w:eastAsia="en-US"/>
        </w:rPr>
        <w:t xml:space="preserve">) of seawater with respect to calcium carbonate mineral aragonite has been declining at rates ranging from </w:t>
      </w:r>
      <w:r w:rsidRPr="001E7A27">
        <w:rPr>
          <w:rFonts w:cs="Times New Roman"/>
          <w:lang w:val="en-GB"/>
        </w:rPr>
        <w:t>–</w:t>
      </w:r>
      <w:r w:rsidRPr="001E7A27">
        <w:rPr>
          <w:rFonts w:cs="Times New Roman"/>
          <w:lang w:val="en-GB" w:eastAsia="en-US"/>
        </w:rPr>
        <w:t>0.0</w:t>
      </w:r>
      <w:r w:rsidR="00325D72" w:rsidRPr="001E7A27">
        <w:rPr>
          <w:rFonts w:cs="Times New Roman"/>
          <w:lang w:val="en-GB" w:eastAsia="en-US"/>
        </w:rPr>
        <w:t>7</w:t>
      </w:r>
      <w:r w:rsidRPr="001E7A27">
        <w:rPr>
          <w:rFonts w:cs="Times New Roman"/>
          <w:lang w:val="en-GB" w:eastAsia="en-US"/>
        </w:rPr>
        <w:t xml:space="preserve"> to </w:t>
      </w:r>
      <w:r w:rsidRPr="001E7A27">
        <w:rPr>
          <w:rFonts w:cs="Times New Roman"/>
          <w:lang w:val="en-GB"/>
        </w:rPr>
        <w:t>–</w:t>
      </w:r>
      <w:r w:rsidRPr="001E7A27">
        <w:rPr>
          <w:rFonts w:cs="Times New Roman"/>
          <w:lang w:val="en-GB" w:eastAsia="en-US"/>
        </w:rPr>
        <w:t>0.12 per decade</w:t>
      </w:r>
      <w:r w:rsidR="00325D72" w:rsidRPr="001E7A27">
        <w:rPr>
          <w:rFonts w:cs="Times New Roman"/>
          <w:lang w:val="en-GB" w:eastAsia="en-US"/>
        </w:rPr>
        <w:t xml:space="preserve"> </w:t>
      </w:r>
      <w:r w:rsidR="00055BDB" w:rsidRPr="001E7A27">
        <w:rPr>
          <w:lang w:val="en-GB" w:eastAsia="en-US"/>
        </w:rPr>
        <w:fldChar w:fldCharType="begin" w:fldLock="1"/>
      </w:r>
      <w:r w:rsidR="00747167" w:rsidRPr="001E7A27">
        <w:rPr>
          <w:lang w:val="en-GB" w:eastAsia="en-US"/>
        </w:rPr>
        <w:instrText>ADDIN CSL_CITATION { "citationItems" : [ { "id" : "ITEM-1", "itemData" : { "DOI" : "10.1029/2019GL085121", "ISSN" : "0094-8276", "abstract" : "Abstract Because annual anthropogenic CO2 emissions have grown rapidly over the past decades, there is a concern that anthropogenic CO2 invasion into the ocean may also have caused the rate of ocean acidification to increase. Here, we report the decadal and longer-term variability in the rates of change of inorganic carbon variables since the early 1980s in surface seawaters of various oceanic regions along the 137\u00b0E repeat line in the western North Pacific. In the subtropical frontal zone, we found that the mean rate of acidification tracked the acceleration of the atmospheric CO2 increase; during 2008?2017, the rate of acidification was 30% faster than during 1983?2017. In the Kuroshio Recirculation and tropical zone, acidification trends were clear, but the trends were modulated by decadal variability associated with temporal variability in regional ocean circulation.", "author" : [ { "dropping-particle" : "", "family" : "Ono", "given" : "Hisashi", "non-dropping-particle" : "", "parse-names" : false, "suffix" : "" }, { "dropping-particle" : "", "family" : "Kosugi", "given" : "Naohiro",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"Kojima", "given" : "Atsushi", "non-dropping-particle" : "", "parse-names" : false, "suffix" : "" }, { "dropping-particle" : "", "family" : "Enyo", "given" : "Kazutaka", "non-dropping-particle" : "", "parse-names" : false, "suffix" : "" }, { "dropping-particle" : "", "family" : "Iida", "given" : "Yosuke", "non-dropping-particle" : "", "parse-names" : false, "suffix" : "" }, { "dropping-particle" : "", "family" : "Nakano", "given" : "Toshiya", "non-dropping-particle" : "", "parse-names" : false, "suffix" : "" }, { "dropping-particle" : "", "family" : "Ishii", "given" : "Masao", "non-dropping-particle" : "", "parse-names" : false, "suffix" : "" } ], "container-title" : "Geophysical Research Letters", "id" : "ITEM-1", "issue" : "n/a", "issued" : { "date-parts" : [ [ "2019", "11", "6" ] ] }, "note" : "doi: 10.1029/2019GL085121", "page" : "13161-13169", "publisher" : "John Wiley &amp; Sons, Ltd", "title" : "Acceleration of ocean acidification in the Western North Pacific", "translator" : [ { "dropping-particle" : "", "family" : "L6309", "given" : "", "non-dropping-particle" : "", "parse-names" : false, "suffix" : "" } ], "type" : "article-journal", "volume" : "46" }, "uris" : [ "http://www.mendeley.com/documents/?uuid=2c51f75b-304b-314a-8f6e-c2ee71611515" ] }, { "id" : "ITEM-2", "itemData" : { "DOI" : "10.1016/j.marchem.2014.06.004", "ISSN" : "03044203", "author" : [ { "dropping-particle" : "", "family" : "Takahashi", "given" : "Taro", "non-dropping-particle" : "", "parse-names" : false, "suffix" : "" }, { "dropping-particle" : "", "family" : "Sutherland", "given" : "S.C.", "non-dropping-particle" : "", "parse-names" : false, "suffix" : "" }, { "dropping-particle" : "", "family" : "Chipman", "given" : "D.W.", "non-dropping-particle" : "", "parse-names" : false, "suffix" : "" }, { "dropping-particle" : "", "family" : "Goddard", "given" : "J.G.", "non-dropping-particle" : "", "parse-names" : false, "suffix" : "" }, { "dropping-particle" : "", "family" : "Ho", "given" : "Cheng", "non-dropping-particle" : "", "parse-names" : false, "suffix" : "" }, { "dropping-particle" : "", "family" : "Newberger", "given" : "Timothy", "non-dropping-particle" : "", "parse-names" : false, "suffix" : "" }, { "dropping-particle" : "", "family" : "Sweeney", "given" : "Colm", "non-dropping-particle" : "", "parse-names" : false, "suffix" : "" }, { "dropping-particle" : "", "family" : "Munro", "given" : "D.R.", "non-dropping-particle" : "", "parse-names" : false, "suffix" : "" } ], "container-title" : "Marine Chemistry", "id" : "ITEM-2", "issued" : { "date-parts" : [ [ "2014", "8" ] ] }, "page" : "95-125", "title" : "Climatological distributions of pH, pCO2, total CO2, alkalinity, and CaCO3 saturation in the global surface ocean, and temporal changes at selected locations", "translator" : [ { "dropping-particle" : "", "family" : "L4133", "given" : "", "non-dropping-particle" : "", "parse-names" : false, "suffix" : "" } ], "type" : "article-journal", "volume" : "164" }, "uris" : [ "http://www.mendeley.com/documents/?uuid=ec04b2a1-ee0a-37af-b5ce-2208fb50b68d" ] }, { "id" : "ITEM-3", "itemData" : { "DOI" : "10.1038/s43247-020-00030-5", "ISSN" : "2662-4435", "abstract" : "Ocean chemical and physical conditions are changing. Here we show decadal variability and recent acceleration of surface warming, salinification, deoxygenation, carbon dioxide (CO2) and acidification in the subtropical North Atlantic Ocean (Bermuda Atlantic Time-series Study site; 1980s to present). Surface temperatures and salinity exhibited interdecadal variability, increased by ~0.85\u2009\u00b0C (with recent warming of 1.2\u2009\u00b0C) and 0.12, respectively, while dissolved oxygen levels decreased by ~8% (~2% per decade). Concurrently, seawater DIC, fCO2 (fugacity of CO2) and anthropogenic CO2 increased by ~8%, 22%, and 72% respectively. The winter versus summer fCO2 difference increased by 4 to 8 \u00b5atm decade\u22121 due to seasonally divergent thermal and alkalinity changes. Ocean pH declined by 0.07 (~17% increase in acidity) and other acidification indicators by ~10%. Over the past nearly forty years, the highest increase in ocean CO2 and ocean acidification occurred during decades of weakest atmospheric CO2 growth and vice versa.", "author" : [ { "dropping-particle" : "", "family" : "Bates", "given" : "Nicholas Robert", "non-dropping-particle" : "", "parse-names" : false, "suffix" : "" }, { "dropping-particle" : "", "family" : "Johnson", "given" : "Rodney J", "non-dropping-particle" : "", "parse-names" : false, "suffix" : "" } ], "container-title" : "Communications Earth &amp; Environment", "id" : "ITEM-3", "issue" : "1", "issued" : { "date-parts" : [ [ "2020" ] ] }, "page" : "33", "title" : "Acceleration of ocean warming, salinification, deoxygenation and acidification in the surface subtropical North Atlantic Ocean", "translator" : [ { "dropping-particle" : "", "family" : "L7013", "given" : "", "non-dropping-particle" : "", "parse-names" : false, "suffix" : "" } ], "type" : "article-journal", "volume" : "1" }, "uris" : [ "http://www.mendeley.com/documents/?uuid=e1478b99-0c05-3e68-bd23-f58dfb1e63a2" ] }, { "id" : "ITEM-4", "itemData" : { "DOI" : "10.5194/bg-7-3067-2010", "ISSN" : "1726-4189", "author" : [ { "dropping-particle" : "", "family" : "Gonz\u00e1lez-D\u00e1vila", "given" : "M.", "non-dropping-particle" : "", "parse-names" : false, "suffix" : "" }, { "dropping-particle" : "", "family" : "Santana-Casiano", "given" : "J. M.", "non-dropping-particle" : "", "parse-names" : false, "suffix" : "" }, { "dropping-particle" : "", "family" : "Rueda", "given" : "M. J.", "non-dropping-particle" : "", "parse-names" : false, "suffix" : "" }, { "dropping-particle" : "", "family" : "Llin\u00e1s", "given" : "O.", "non-dropping-particle" : "", "parse-names" : false, "suffix" : "" } ], "container-title" : "Biogeosciences", "id" : "ITEM-4", "issue" : "10", "issued" : { "date-parts" : [ [ "2010", "10", "11" ] ] }, "page" : "3067-3081", "title" : "The water column distribution of carbonate system variables at the ESTOC site from 1995 to 2004", "translator" : [ { "dropping-particle" : "", "family" : "L5090", "given" : "", "non-dropping-particle" : "", "parse-names" : false, "suffix" : "" } ], "type" : "article-journal", "volume" : "7" }, "uris" : [ "http://www.mendeley.com/documents/?uuid=20230721-6c9f-3d64-b1e8-9daf0ad6c1d0" ] }, { "id" : "ITEM-5", "itemData" : { "DOI" : "10.1029/2011GB004157", "ISSN" : "0886-6236", "abstract" : "Based on measurements from the WOCE/JGOFS global CO2 survey, the CLIVAR/CO2 Repeat Hydrography Program and the Canadian Line P survey, we have observed an average decrease of 0.34% yr?1 in the saturation state of surface seawater in the Pacific Ocean with respect to aragonite and calcite. The upward migrations of the aragonite and calcite saturation horizons, averaging about 1 to 2 m yr?1, are the direct result of the uptake of anthropogenic CO2 by the oceans and regional changes in circulation and biogeochemical processes. The shoaling of the saturation horizon is regionally variable, with more rapid shoaling in the South Pacific where there is a larger uptake of anthropogenic CO2. In some locations, particularly in the North Pacific Subtropical Gyre and in the California Current, the decadal changes in circulation can be the dominant factor in controlling the migration of the saturation horizon. If CO2 emissions continue as projected over the rest of this century, the resulting changes in the marine carbonate system would mean that many coral reef systems in the Pacific would no longer be able to sustain a sufficiently high rate of calcification to maintain the viability of these ecosystems as a whole, and these changes perhaps could seriously impact the thousands of marine species that depend on them for survival.", "author" : [ { "dropping-particle" : "", "family" : "Feely", "given" : "Richard A", "non-dropping-particle" : "", "parse-names" : false, "suffix" : "" }, { "dropping-particle" : "", "family" : "Sabine", "given" : "Christopher L", "non-dropping-particle" : "", "parse-names" : false, "suffix" : "" }, { "dropping-particle" : "", "family" : "Byrne", "given" : "Robert H", "non-dropping-particle" : "", "parse-names" : false, "suffix" : "" }, { "dropping-particle" : "", "family" : "Millero", "given" : "Frank J", "non-dropping-particle" : "", "parse-names" : false, "suffix" : "" }, { "dropping-particle" : "", "family" : "Dickson", "given" : "Andrew G", "non-dropping-particle" : "", "parse-names" : false, "suffix" : "" }, { "dropping-particle" : "", "family" : "Wanninkhof", "given" : "Rik", "non-dropping-particle" : "", "parse-names" : false, "suffix" : "" }, { "dropping-particle" : "", "family" : "Murata", "given" : "Akihiko", "non-dropping-particle" : "", "parse-names" : false, "suffix" : "" }, { "dropping-particle" : "", "family" : "Miller", "given" : "Lisa A", "non-dropping-particle" : "", "parse-names" : false, "suffix" : "" }, { "dropping-particle" : "", "family" : "Greeley", "given" : "Dana", "non-dropping-particle" : "", "parse-names" : false, "suffix" : "" } ], "container-title" : "Global Biogeochemical Cycles", "id" : "ITEM-5", "issue" : "3", "issued" : { "date-parts" : [ [ "2012", "9", "4" ] ] }, "note" : "From Duplicate 2 (Decadal changes in the aragonite and calcite saturation state of the Pacific Ocean - Feely, Richard A; Sabine, Christopher L; Byrne, Robert H; Millero, Frank J; Dickson, Andrew G; Wanninkhof, Rik; Murata, Akihiko; Miller, Lisa A; Greeley, Dana)\n\nhttps://doi.org/10.1029/2011GB004157", "page" : "2011GB004157", "publisher" : "John Wiley &amp; Sons, Ltd", "title" : "Decadal changes in the aragonite and calcite saturation state of the Pacific Ocean", "translator" : [ { "dropping-particle" : "", "family" : "L7390", "given" : "", "non-dropping-particle" : "", "parse-names" : false, "suffix" : "" } ], "type" : "article-journal", "volume" : "26" }, "uris" : [ "http://www.mendeley.com/documents/?uuid=bb1a270c-51b7-4eb6-b068-31835a1529a1" ] }, { "id" : "ITEM-6", "itemData" : { "DOI" : "10.5670/oceanog.2014.16", "ISSN" : "10428275", "author" : [ { "dropping-particle" : "", "family" : "Bates", "given" : "Nicholas", "non-dropping-particle" : "", "parse-names" : false, "suffix" : "" }, { "dropping-particle" : "", "family" : "Astor", "given" : "Yrene", "non-dropping-particle" : "", "parse-names" : false, "suffix" : "" }, { "dropping-particle" : "", "family" : "Church", "given" : "Matthew", "non-dropping-particle" : "", "parse-names" : false, "suffix" : "" }, { "dropping-particle" : "", "family" : "Currie", "given" : "Kim", "non-dropping-particle" : "", "parse-names" : false, "suffix" : "" }, { "dropping-particle" : "", "family" : "Dore", "given" : "John", "non-dropping-particle" : "", "parse-names" : false, "suffix" : "" }, { "dropping-particle" : "", "family" : "Gona\u00e1lez-D\u00e1vila", "given" : "Melchor", "non-dropping-particle" : "", "parse-names" : false, "suffix" : "" }, { "dropping-particle" : "", "family" : "Lorenzoni", "given" : "Laura", "non-dropping-particle" : "", "parse-names" : false, "suffix" : "" }, { "dropping-particle" : "", "family" : "Muller-Karger", "given" : "Frank", "non-dropping-particle" : "", "parse-names" : false, "suffix" : "" }, { "dropping-particle" : "", "family" : "Olafsson", "given" : "Jon", "non-dropping-particle" : "", "parse-names" : false, "suffix" : "" }, { "dropping-particle" : "", "family" : "Santa-Casiano", "given" : "Magdalena", "non-dropping-particle" : "", "parse-names" : false, "suffix" : "" } ], "container-title" : "Oceanography", "id" : "ITEM-6", "issue" : "1", "issued" : { "date-parts" : [ [ "2014", "3", "1" ] ] }, "note" : "From Duplicate 1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Gona\u00e1lez-D\u00e1vila, Melchor; Lorenzoni, Laura; Muller-Karger, Frank; Olafsson, Jon; Santa-Casiano, Magdalena; Gonz\u00e1lez-D\u00e1vila,, Melchor; Laura, Lorenzoni; Muller-Karger, Frank; Olafsson, Jon; Santana-Casiano, J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3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 "page" : "126-141", "title" : "A Time-Series View of Changing Ocean Chemistry Due to Ocean Uptake of Anthropogenic CO2 and Ocean Acidification", "translator" : [ { "dropping-particle" : "", "family" : "L7251", "given" : "", "non-dropping-particle" : "", "parse-names" : false, "suffix" : "" } ], "type" : "article-journal", "volume" : "27" }, "uris" : [ "http://www.mendeley.com/documents/?uuid=046dedd8-cf1f-4be6-b8fc-9859e0068e9d" ] } ], "mendeley" : { "formattedCitation" : "(Gonz\u00e1lez-D\u00e1vila et al., 2010; Feely et al., 2012; Bates et al., 2014; Takahashi et al., 2014; Ono et al., 2019; Bates and Johnson, 2020)", "plainTextFormattedCitation" : "(Gonz\u00e1lez-D\u00e1vila et al., 2010; Feely et al., 2012; Bates et al., 2014; Takahashi et al., 2014; Ono et al., 2019; Bates and Johnson, 2020)", "previouslyFormattedCitation" : "(Gonz\u00e1lez-D\u00e1vila et al., 2010; Feely et al., 2012; Bates et al., 2014; Takahashi et al., 2014; Ono et al., 2019; Bates and Johnson, 2020)" }, "properties" : { "noteIndex" : 0 }, "schema" : "https://github.com/citation-style-language/schema/raw/master/csl-citation.json" }</w:instrText>
      </w:r>
      <w:r w:rsidR="00055BDB" w:rsidRPr="001E7A27">
        <w:rPr>
          <w:lang w:val="en-GB" w:eastAsia="en-US"/>
        </w:rPr>
        <w:fldChar w:fldCharType="separate"/>
      </w:r>
      <w:r w:rsidR="00025FA2" w:rsidRPr="001E7A27">
        <w:rPr>
          <w:noProof/>
          <w:lang w:val="en-GB" w:eastAsia="en-US"/>
        </w:rPr>
        <w:t>(González-Dávila et al., 2010; Feely et al., 2012; Bates et al., 2014; Takahashi et al., 2014; Ono et al., 2019; Bates and Johnson, 2020</w:t>
      </w:r>
      <w:ins w:id="2969" w:author="Soapbox" w:date="2021-07-27T14:45:00Z">
        <w:r w:rsidR="008040CD" w:rsidRPr="001E7A27">
          <w:rPr>
            <w:noProof/>
            <w:lang w:val="en-GB" w:eastAsia="en-US"/>
          </w:rPr>
          <w:t>;</w:t>
        </w:r>
      </w:ins>
      <w:del w:id="2970" w:author="Soapbox" w:date="2021-07-27T14:45:00Z">
        <w:r w:rsidR="00025FA2" w:rsidRPr="001E7A27" w:rsidDel="008040CD">
          <w:rPr>
            <w:noProof/>
            <w:lang w:val="en-GB" w:eastAsia="en-US"/>
          </w:rPr>
          <w:delText>)</w:delText>
        </w:r>
      </w:del>
      <w:r w:rsidR="00055BDB" w:rsidRPr="001E7A27">
        <w:rPr>
          <w:lang w:val="en-GB" w:eastAsia="en-US"/>
        </w:rPr>
        <w:fldChar w:fldCharType="end"/>
      </w:r>
      <w:del w:id="2971" w:author="Soapbox" w:date="2021-07-27T14:45:00Z">
        <w:r w:rsidR="001E3B79" w:rsidRPr="001E7A27" w:rsidDel="008040CD">
          <w:rPr>
            <w:rFonts w:cs="Times New Roman"/>
            <w:lang w:val="en-GB" w:eastAsia="en-US"/>
          </w:rPr>
          <w:delText xml:space="preserve"> </w:delText>
        </w:r>
        <w:r w:rsidR="00C07858" w:rsidRPr="001E7A27" w:rsidDel="008040CD">
          <w:rPr>
            <w:rFonts w:cs="Times New Roman"/>
            <w:lang w:val="en-GB" w:eastAsia="en-US"/>
          </w:rPr>
          <w:delText>(</w:delText>
        </w:r>
      </w:del>
      <w:ins w:id="2972" w:author="Soapbox" w:date="2021-07-27T14:45:00Z">
        <w:r w:rsidR="008040CD" w:rsidRPr="001E7A27">
          <w:rPr>
            <w:rFonts w:cs="Times New Roman"/>
            <w:lang w:val="en-GB" w:eastAsia="en-US"/>
          </w:rPr>
          <w:t xml:space="preserve"> </w:t>
        </w:r>
      </w:ins>
      <w:r w:rsidR="001E3B79" w:rsidRPr="001E7A27">
        <w:rPr>
          <w:rFonts w:cs="Times New Roman"/>
          <w:lang w:val="en-GB" w:eastAsia="en-US"/>
        </w:rPr>
        <w:t xml:space="preserve">Supplementary Material </w:t>
      </w:r>
      <w:r w:rsidR="00C07858" w:rsidRPr="001E7A27">
        <w:rPr>
          <w:rFonts w:cs="Times New Roman"/>
          <w:lang w:val="en-GB" w:eastAsia="en-US"/>
        </w:rPr>
        <w:t>Table 5.SM.3)</w:t>
      </w:r>
      <w:r w:rsidRPr="001E7A27">
        <w:rPr>
          <w:rFonts w:cs="Times New Roman"/>
          <w:lang w:val="en-GB" w:eastAsia="en-US"/>
        </w:rPr>
        <w:t>. These rates are consistent with the</w:t>
      </w:r>
      <w:del w:id="2973" w:author="Soapbox" w:date="2021-07-20T06:07:00Z">
        <w:r w:rsidRPr="001E7A27" w:rsidDel="005E5457">
          <w:rPr>
            <w:rFonts w:cs="Times New Roman"/>
            <w:lang w:val="en-GB" w:eastAsia="en-US"/>
          </w:rPr>
          <w:delText xml:space="preserve"> </w:delText>
        </w:r>
      </w:del>
      <w:r w:rsidRPr="001E7A27">
        <w:rPr>
          <w:rFonts w:cs="Times New Roman"/>
          <w:lang w:val="en-GB" w:eastAsia="en-US"/>
        </w:rPr>
        <w:t xml:space="preserve"> rates expected from the transient equilibration with increasing atmospheric CO</w:t>
      </w:r>
      <w:r w:rsidRPr="001E7A27">
        <w:rPr>
          <w:rFonts w:cs="Times New Roman"/>
          <w:vertAlign w:val="subscript"/>
          <w:lang w:val="en-GB" w:eastAsia="en-US"/>
        </w:rPr>
        <w:t>2</w:t>
      </w:r>
      <w:r w:rsidRPr="001E7A27">
        <w:rPr>
          <w:rFonts w:cs="Times New Roman"/>
          <w:lang w:val="en-GB" w:eastAsia="en-US"/>
        </w:rPr>
        <w:t xml:space="preserve"> concentrations,</w:t>
      </w:r>
      <w:r w:rsidRPr="001E7A27">
        <w:rPr>
          <w:rFonts w:ascii="MS Mincho" w:eastAsia="MS Mincho" w:hAnsi="MS Mincho" w:cs="Times New Roman"/>
          <w:lang w:val="en-GB" w:eastAsia="ja-JP"/>
        </w:rPr>
        <w:t xml:space="preserve"> </w:t>
      </w:r>
      <w:r w:rsidRPr="001E7A27">
        <w:rPr>
          <w:rFonts w:eastAsia="MS Mincho" w:cs="Times New Roman"/>
          <w:lang w:val="en-GB" w:eastAsia="ja-JP"/>
        </w:rPr>
        <w:t>but the variability of rate in decadal time</w:t>
      </w:r>
      <w:ins w:id="2974" w:author="Soapbox" w:date="2021-07-20T06:51:00Z">
        <w:r w:rsidR="009162A8" w:rsidRPr="001E7A27">
          <w:rPr>
            <w:rFonts w:eastAsia="MS Mincho" w:cs="Times New Roman"/>
            <w:lang w:val="en-GB" w:eastAsia="ja-JP"/>
          </w:rPr>
          <w:t xml:space="preserve"> </w:t>
        </w:r>
      </w:ins>
      <w:del w:id="2975" w:author="Soapbox" w:date="2021-07-20T06:51:00Z">
        <w:r w:rsidRPr="001E7A27" w:rsidDel="009162A8">
          <w:rPr>
            <w:rFonts w:eastAsia="MS Mincho" w:cs="Times New Roman"/>
            <w:lang w:val="en-GB" w:eastAsia="ja-JP"/>
          </w:rPr>
          <w:delText>-</w:delText>
        </w:r>
      </w:del>
      <w:r w:rsidRPr="001E7A27">
        <w:rPr>
          <w:rFonts w:eastAsia="MS Mincho" w:cs="Times New Roman"/>
          <w:lang w:val="en-GB" w:eastAsia="ja-JP"/>
        </w:rPr>
        <w:t xml:space="preserve">scale has also been detected with </w:t>
      </w:r>
      <w:r w:rsidRPr="001E7A27">
        <w:rPr>
          <w:rFonts w:eastAsia="MS Mincho" w:cs="Times New Roman"/>
          <w:i/>
          <w:iCs/>
          <w:lang w:val="en-GB" w:eastAsia="ja-JP"/>
        </w:rPr>
        <w:t>robust evidence</w:t>
      </w:r>
      <w:r w:rsidRPr="001E7A27">
        <w:rPr>
          <w:rFonts w:cs="Times New Roman"/>
          <w:lang w:val="en-GB" w:eastAsia="en-US"/>
        </w:rPr>
        <w:t xml:space="preserve"> </w:t>
      </w:r>
      <w:commentRangeStart w:id="2976"/>
      <w:commentRangeStart w:id="2977"/>
      <w:r w:rsidRPr="001E7A27">
        <w:rPr>
          <w:rFonts w:cs="Times New Roman"/>
          <w:lang w:val="en-GB" w:eastAsia="en-US"/>
        </w:rPr>
        <w:fldChar w:fldCharType="begin" w:fldLock="1"/>
      </w:r>
      <w:r w:rsidR="00747167" w:rsidRPr="001E7A27">
        <w:rPr>
          <w:rFonts w:cs="Times New Roman"/>
          <w:lang w:val="en-GB" w:eastAsia="en-US"/>
        </w:rPr>
        <w:instrText>ADDIN CSL_CITATION { "citationItems" : [ { "id" : "ITEM-1", "itemData" : { "DOI" : "10.5670/oceanog.2014.16", "ISSN" : "10428275", "author" : [ { "dropping-particle" : "", "family" : "Bates", "given" : "Nicholas", "non-dropping-particle" : "", "parse-names" : false, "suffix" : "" }, { "dropping-particle" : "", "family" : "Astor", "given" : "Yrene", "non-dropping-particle" : "", "parse-names" : false, "suffix" : "" }, { "dropping-particle" : "", "family" : "Church", "given" : "Matthew", "non-dropping-particle" : "", "parse-names" : false, "suffix" : "" }, { "dropping-particle" : "", "family" : "Currie", "given" : "Kim", "non-dropping-particle" : "", "parse-names" : false, "suffix" : "" }, { "dropping-particle" : "", "family" : "Dore", "given" : "John", "non-dropping-particle" : "", "parse-names" : false, "suffix" : "" }, { "dropping-particle" : "", "family" : "Gona\u00e1lez-D\u00e1vila", "given" : "Melchor", "non-dropping-particle" : "", "parse-names" : false, "suffix" : "" }, { "dropping-particle" : "", "family" : "Lorenzoni", "given" : "Laura", "non-dropping-particle" : "", "parse-names" : false, "suffix" : "" }, { "dropping-particle" : "", "family" : "Muller-Karger", "given" : "Frank", "non-dropping-particle" : "", "parse-names" : false, "suffix" : "" }, { "dropping-particle" : "", "family" : "Olafsson", "given" : "Jon", "non-dropping-particle" : "", "parse-names" : false, "suffix" : "" }, { "dropping-particle" : "", "family" : "Santa-Casiano", "given" : "Magdalena", "non-dropping-particle" : "", "parse-names" : false, "suffix" : "" } ], "container-title" : "Oceanography", "id" : "ITEM-1", "issue" : "1", "issued" : { "date-parts" : [ [ "2014", "3", "1" ] ] }, "note" : "From Duplicate 1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Gona\u00e1lez-D\u00e1vila, Melchor; Lorenzoni, Laura; Muller-Karger, Frank; Olafsson, Jon; Santa-Casiano, Magdalena; Gonz\u00e1lez-D\u00e1vila,, Melchor; Laura, Lorenzoni; Muller-Karger, Frank; Olafsson, Jon; Santana-Casiano, J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3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 "page" : "126-141", "title" : "A Time-Series View of Changing Ocean Chemistry Due to Ocean Uptake of Anthropogenic CO2 and Ocean Acidification", "translator" : [ { "dropping-particle" : "", "family" : "L7251", "given" : "", "non-dropping-particle" : "", "parse-names" : false, "suffix" : "" } ], "type" : "article-journal", "volume" : "27" }, "uris" : [ "http://www.mendeley.com/documents/?uuid=046dedd8-cf1f-4be6-b8fc-9859e0068e9d" ] } ], "mendeley" : { "formattedCitation" : "(Bates et al., 2014)", "manualFormatting" : "(Ono et al., 2019; Bates and Johnson, 2020)", "plainTextFormattedCitation" : "(Bates et al., 2014)", "previouslyFormattedCitation" : "(Bates et al., 2014)" }, "properties" : { "noteIndex" : 0 }, "schema" : "https://github.com/citation-style-language/schema/raw/master/csl-citation.json" }</w:instrText>
      </w:r>
      <w:r w:rsidRPr="001E7A27">
        <w:rPr>
          <w:rFonts w:cs="Times New Roman"/>
          <w:lang w:val="en-GB" w:eastAsia="en-US"/>
        </w:rPr>
        <w:fldChar w:fldCharType="separate"/>
      </w:r>
      <w:r w:rsidR="00025FA2" w:rsidRPr="001E7A27">
        <w:rPr>
          <w:rFonts w:cs="Times New Roman"/>
          <w:noProof/>
          <w:lang w:val="en-GB" w:eastAsia="en-US"/>
        </w:rPr>
        <w:t>(Ono et al., 2019; Bates and Johnson, 2020)</w:t>
      </w:r>
      <w:r w:rsidRPr="001E7A27">
        <w:rPr>
          <w:rFonts w:cs="Times New Roman"/>
          <w:lang w:val="en-GB" w:eastAsia="en-US"/>
        </w:rPr>
        <w:fldChar w:fldCharType="end"/>
      </w:r>
      <w:commentRangeEnd w:id="2976"/>
      <w:r w:rsidR="00025FA2" w:rsidRPr="001E7A27">
        <w:rPr>
          <w:rStyle w:val="CommentReference"/>
          <w:lang w:val="en-GB"/>
        </w:rPr>
        <w:commentReference w:id="2976"/>
      </w:r>
      <w:r w:rsidRPr="001E7A27">
        <w:rPr>
          <w:rFonts w:cs="Times New Roman"/>
          <w:lang w:val="en-GB" w:eastAsia="en-US"/>
        </w:rPr>
        <w:t xml:space="preserve">. </w:t>
      </w:r>
      <w:commentRangeEnd w:id="2977"/>
      <w:r w:rsidR="00091757" w:rsidRPr="001E7A27">
        <w:rPr>
          <w:rStyle w:val="CommentReference"/>
          <w:lang w:val="en-GB"/>
        </w:rPr>
        <w:commentReference w:id="2977"/>
      </w:r>
      <w:r w:rsidRPr="001E7A27">
        <w:rPr>
          <w:rFonts w:cs="Times New Roman"/>
          <w:lang w:val="en-GB" w:eastAsia="en-US"/>
        </w:rPr>
        <w:t xml:space="preserve">In the tropical Pacific, its central and eastern upwelling zones exhibited a faster pH decline of </w:t>
      </w:r>
      <w:r w:rsidRPr="001E7A27">
        <w:rPr>
          <w:rFonts w:cs="Times New Roman"/>
          <w:lang w:val="en-GB"/>
        </w:rPr>
        <w:t>–</w:t>
      </w:r>
      <w:r w:rsidRPr="001E7A27">
        <w:rPr>
          <w:rFonts w:cs="Times New Roman"/>
          <w:lang w:val="en-GB" w:eastAsia="en-US"/>
        </w:rPr>
        <w:t xml:space="preserve">0.022 to </w:t>
      </w:r>
      <w:r w:rsidRPr="001E7A27">
        <w:rPr>
          <w:rFonts w:cs="Times New Roman"/>
          <w:lang w:val="en-GB"/>
        </w:rPr>
        <w:t>–</w:t>
      </w:r>
      <w:r w:rsidRPr="001E7A27">
        <w:rPr>
          <w:rFonts w:cs="Times New Roman"/>
          <w:lang w:val="en-GB" w:eastAsia="en-US"/>
        </w:rPr>
        <w:t>0.026 pH unit per decade due to increased upwelling of CO</w:t>
      </w:r>
      <w:r w:rsidRPr="001E7A27">
        <w:rPr>
          <w:rFonts w:cs="Times New Roman"/>
          <w:vertAlign w:val="subscript"/>
          <w:lang w:val="en-GB" w:eastAsia="en-US"/>
        </w:rPr>
        <w:t>2</w:t>
      </w:r>
      <w:r w:rsidRPr="001E7A27">
        <w:rPr>
          <w:rFonts w:cs="Times New Roman"/>
          <w:lang w:val="en-GB" w:eastAsia="en-US"/>
        </w:rPr>
        <w:t>-rich sub-surface waters in addition to anthropogenic CO</w:t>
      </w:r>
      <w:r w:rsidRPr="001E7A27">
        <w:rPr>
          <w:rFonts w:cs="Times New Roman"/>
          <w:vertAlign w:val="subscript"/>
          <w:lang w:val="en-GB" w:eastAsia="en-US"/>
        </w:rPr>
        <w:t>2</w:t>
      </w:r>
      <w:r w:rsidRPr="001E7A27">
        <w:rPr>
          <w:rFonts w:cs="Times New Roman"/>
          <w:lang w:val="en-GB" w:eastAsia="en-US"/>
        </w:rPr>
        <w:t xml:space="preserve"> uptake </w:t>
      </w:r>
      <w:commentRangeStart w:id="2978"/>
      <w:commentRangeStart w:id="2979"/>
      <w:r w:rsidRPr="001E7A27">
        <w:rPr>
          <w:rFonts w:cs="Times New Roman"/>
          <w:lang w:val="en-GB" w:eastAsia="en-US"/>
        </w:rPr>
        <w:fldChar w:fldCharType="begin" w:fldLock="1"/>
      </w:r>
      <w:r w:rsidR="00747167" w:rsidRPr="001E7A27">
        <w:rPr>
          <w:rFonts w:cs="Times New Roman"/>
          <w:lang w:val="en-GB" w:eastAsia="en-US"/>
        </w:rPr>
        <w:instrText>ADDIN CSL_CITATION { "citationItems" : [ { "id" : "ITEM-1", "itemData" : { "DOI" : "10.1002/2013GB004679", "ISSN" : "0886-6236", "abstract" : "Abstract The equatorial Pacific is a dynamic region that plays an important role in the global carbon cycle. This region is the largest oceanic source of carbon dioxide (CO2) to the atmosphere, which varies interannually dependent on the El Ni\u00f1o-Southern Oscillation (ENSO) and other climatic and oceanic drivers. We present high-resolution observations of surface ocean CO2 partial pressure (pCO2) at four fixed locations in the Ni\u00f1o 3.4 area with data sets encompassing 10 ENSO warm and cold events from 1997 to 2011. The mooring observations confirm that ENSO controls much of the interannual variability in surface seawater pCO2 with values ranging from 315 to 578 \u00b5atm. The mooring time series also capture the temporal variability necessary to make the first estimates of long-term pH trends in the equatorial Pacific, which suggests that the combination of ocean acidification and decadal variability creates conditions for high rates of pH change since the beginning of the mooring record. Anthropogenic CO2 increases play a dominant role in significant observed seawater pCO2 trends of +2.3 to +3.3 \u00b5atm yr?1 and pH trends of ?0.0018 to ?0.0026 yr?1 across the full time series in this region. However, increased upwelling driven by increased trade winds, a shallower thermocline, and increased frequency of La Ni\u00f1a events also contribute an average of 40% of the observed trends since 1998. These trends are higher than previous estimates based on underway observations and suggest that the equatorial Pacific is contributing a greater amount of CO2 to the atmospheric CO2 inventory over the last decade.", "author" : [ { "dropping-particle" : "", "family" : "Sutton", "given" : "Adrienne J", "non-dropping-particle" : "", "parse-names" : false, "suffix" : "" }, { "dropping-particle" : "", "family" : "Feely", "given" : "Richard A", "non-dropping-particle" : "", "parse-names" : false, "suffix" : "" }, { "dropping-particle" : "", "family" : "Sabine", "given" : "Christopher L", "non-dropping-particle" : "", "parse-names" : false, "suffix" : "" }, { "dropping-particle" : "", "family" : "McPhaden", "given" : "Michael J", "non-dropping-particle" : "", "parse-names" : false, "suffix" : "" }, { "dropping-particle" : "", "family" : "Takahashi", "given" : "Taro", "non-dropping-particle" : "", "parse-names" : false, "suffix" : "" }, { "dropping-particle" : "", "family" : "Chavez", "given" : "Francisco P", "non-dropping-particle" : "", "parse-names" : false, "suffix" : "" }, { "dropping-particle" : "", "family" : "Friederich", "given" : "Gernot E", "non-dropping-particle" : "", "parse-names" : false, "suffix" : "" }, { "dropping-particle" : "", "family" : "Mathis", "given" : "Jeremy T", "non-dropping-particle" : "", "parse-names" : false, "suffix" : "" } ], "container-title" : "Global Biogeochemical Cycles", "id" : "ITEM-1", "issue" : "2", "issued" : { "date-parts" : [ [ "2014", "2", "1" ] ] }, "note" : "doi: 10.1002/2013GB004679", "page" : "131-145", "publisher" : "John Wiley &amp; Sons, Ltd", "title" : "Natural variability and anthropogenic change in equatorial Pacific surface ocean pCO2 and pH", "translator" : [ { "dropping-particle" : "", "family" : "L6308", "given" : "", "non-dropping-particle" : "", "parse-names" : false, "suffix" : "" } ], "type" : "article-journal", "volume" : "28" }, "uris" : [ "http://www.mendeley.com/documents/?uuid=1f7a5524-cbf9-3ce3-bba3-34b9ab9ea1cb" ] } ], "mendeley" : { "formattedCitation" : "(Sutton et al., 2014)", "manualFormatting" : "(Sutton et al., 2014; Lauvset et al., 2015)", "plainTextFormattedCitation" : "(Sutton et al., 2014)", "previouslyFormattedCitation" : "(Sutton et al., 2014)" }, "properties" : { "noteIndex" : 0 }, "schema" : "https://github.com/citation-style-language/schema/raw/master/csl-citation.json" }</w:instrText>
      </w:r>
      <w:r w:rsidRPr="001E7A27">
        <w:rPr>
          <w:rFonts w:cs="Times New Roman"/>
          <w:lang w:val="en-GB" w:eastAsia="en-US"/>
        </w:rPr>
        <w:fldChar w:fldCharType="separate"/>
      </w:r>
      <w:r w:rsidR="00025FA2" w:rsidRPr="001E7A27">
        <w:rPr>
          <w:rFonts w:cs="Times New Roman"/>
          <w:noProof/>
          <w:lang w:val="en-GB" w:eastAsia="en-US"/>
        </w:rPr>
        <w:t>(Sutton et al., 2014; Lauvset et al., 2015)</w:t>
      </w:r>
      <w:r w:rsidRPr="001E7A27">
        <w:rPr>
          <w:rFonts w:cs="Times New Roman"/>
          <w:lang w:val="en-GB" w:eastAsia="en-US"/>
        </w:rPr>
        <w:fldChar w:fldCharType="end"/>
      </w:r>
      <w:commentRangeEnd w:id="2978"/>
      <w:commentRangeEnd w:id="2979"/>
      <w:r w:rsidR="00091757" w:rsidRPr="001E7A27">
        <w:rPr>
          <w:rStyle w:val="CommentReference"/>
          <w:lang w:val="en-GB"/>
        </w:rPr>
        <w:commentReference w:id="2978"/>
      </w:r>
      <w:r w:rsidR="00025FA2" w:rsidRPr="001E7A27">
        <w:rPr>
          <w:rStyle w:val="CommentReference"/>
          <w:lang w:val="en-GB"/>
        </w:rPr>
        <w:commentReference w:id="2979"/>
      </w:r>
      <w:r w:rsidRPr="001E7A27">
        <w:rPr>
          <w:rFonts w:cs="Times New Roman"/>
          <w:lang w:val="en-GB" w:eastAsia="en-US"/>
        </w:rPr>
        <w:t>. By contrast, warm pool</w:t>
      </w:r>
      <w:ins w:id="2980" w:author="Soapbox" w:date="2021-07-20T06:08:00Z">
        <w:r w:rsidR="005E5457" w:rsidRPr="001E7A27">
          <w:rPr>
            <w:rFonts w:cs="Times New Roman"/>
            <w:lang w:val="en-GB" w:eastAsia="en-US"/>
          </w:rPr>
          <w:t>s</w:t>
        </w:r>
      </w:ins>
      <w:r w:rsidRPr="001E7A27">
        <w:rPr>
          <w:rFonts w:cs="Times New Roman"/>
          <w:lang w:val="en-GB" w:eastAsia="en-US"/>
        </w:rPr>
        <w:t xml:space="preserve"> in the western tropical Pacific exhibited slower pH decline </w:t>
      </w:r>
      <w:r w:rsidRPr="001E7A27">
        <w:rPr>
          <w:rFonts w:cs="Times New Roman"/>
          <w:lang w:val="en-GB" w:eastAsia="ja-JP"/>
        </w:rPr>
        <w:t xml:space="preserve">of </w:t>
      </w:r>
      <w:r w:rsidRPr="001E7A27">
        <w:rPr>
          <w:rFonts w:cs="Times New Roman"/>
          <w:lang w:val="en-GB"/>
        </w:rPr>
        <w:t xml:space="preserve">–0.010 to –0.013 </w:t>
      </w:r>
      <w:r w:rsidRPr="001E7A27">
        <w:rPr>
          <w:rFonts w:cs="Times New Roman"/>
          <w:lang w:val="en-GB" w:eastAsia="en-US"/>
        </w:rPr>
        <w:t>pH unit</w:t>
      </w:r>
      <w:r w:rsidRPr="001E7A27">
        <w:rPr>
          <w:rFonts w:cs="Times New Roman"/>
          <w:lang w:val="en-GB"/>
        </w:rPr>
        <w:t xml:space="preserve"> per decade</w:t>
      </w:r>
      <w:r w:rsidR="00C07858" w:rsidRPr="001E7A27">
        <w:rPr>
          <w:rFonts w:cs="Times New Roman"/>
          <w:lang w:val="en-GB"/>
        </w:rPr>
        <w:t xml:space="preserve"> (</w:t>
      </w:r>
      <w:r w:rsidR="001E3B79" w:rsidRPr="001E7A27">
        <w:rPr>
          <w:rFonts w:cs="Times New Roman"/>
          <w:lang w:val="en-GB" w:eastAsia="en-US"/>
        </w:rPr>
        <w:t>Supplementary Material</w:t>
      </w:r>
      <w:r w:rsidR="001E3B79" w:rsidRPr="001E7A27">
        <w:rPr>
          <w:rFonts w:cs="Times New Roman"/>
          <w:lang w:val="en-GB"/>
        </w:rPr>
        <w:t xml:space="preserve"> </w:t>
      </w:r>
      <w:r w:rsidR="00C07858" w:rsidRPr="001E7A27">
        <w:rPr>
          <w:rFonts w:cs="Times New Roman"/>
          <w:lang w:val="en-GB"/>
        </w:rPr>
        <w:t>Table 5.SM.3</w:t>
      </w:r>
      <w:ins w:id="2981" w:author="Soapbox" w:date="2021-07-20T06:08:00Z">
        <w:r w:rsidR="005E5457" w:rsidRPr="001E7A27">
          <w:rPr>
            <w:rFonts w:cs="Times New Roman"/>
            <w:lang w:val="en-GB"/>
          </w:rPr>
          <w:t>;</w:t>
        </w:r>
      </w:ins>
      <w:del w:id="2982" w:author="Soapbox" w:date="2021-07-20T06:08:00Z">
        <w:r w:rsidR="00C07858" w:rsidRPr="001E7A27" w:rsidDel="005E5457">
          <w:rPr>
            <w:rFonts w:cs="Times New Roman"/>
            <w:lang w:val="en-GB"/>
          </w:rPr>
          <w:delText>)</w:delText>
        </w:r>
        <w:r w:rsidRPr="001E7A27" w:rsidDel="005E5457">
          <w:rPr>
            <w:rFonts w:cs="Times New Roman"/>
            <w:lang w:val="en-GB"/>
          </w:rPr>
          <w:delText xml:space="preserve"> </w:delText>
        </w:r>
      </w:del>
      <w:commentRangeStart w:id="2983"/>
      <w:commentRangeStart w:id="2984"/>
      <w:r w:rsidRPr="001E7A27">
        <w:rPr>
          <w:rFonts w:cs="Times New Roman"/>
          <w:lang w:val="en-GB"/>
        </w:rPr>
        <w:fldChar w:fldCharType="begin" w:fldLock="1"/>
      </w:r>
      <w:r w:rsidR="00747167" w:rsidRPr="001E7A27">
        <w:rPr>
          <w:rFonts w:cs="Times New Roman"/>
          <w:lang w:val="en-GB"/>
        </w:rPr>
        <w:instrText>ADDIN CSL_CITATION { "citationItems" : [ { "id" : "ITEM-1", "itemData" : { "DOI" : "10.1029/2019GB006368", "ISSN" : "0886-6236", "abstract" : "Identifying ocean acidification and its controlling mechanisms is an important priority within the broader question of understanding how sustained anthropogenic CO2 emissions are harming the health of ocean. Through extensive analysis of observational data products for ocean inorganic carbon, here we quantify the rate at which acidification is occurring in the western tropical Pacific Warm Pool, revealing -0.0013 \u00b10.0001 yr-1 for pH and -0.0083\u00b10.0007 yr-1 for the saturation index of aragonite for the years 1985-2016. However, the mean rate of total dissolved inorganic carbon increase (+0.81 \u00b10.06 \u00b5mol kg-1 yr-1) sustaining acidification was ~20% slower than what would be expected if it were simply controlled by the rate of atmospheric CO2 increase and transmitted through local air-sea CO2 equilibration. Joint Lagrangian and Eulerian model diagnostics indicate that the acidification of the Warm Pool occurs primarily through the anthropogenic CO2 that invades the ocean in the extra-tropics, is transported to the tropics through the thermocline shallow overturning circulation, and then re-emerges into surface waters within the tropics through the Equatorial Undercurrent from below. An interior residence time of several years to decades, acting in conjunction with the accelerating CO2 growth in the atmosphere, can be expected to contribute to modulating the rate of Warm Pool acidification.", "author" : [ { "dropping-particle" : "", "family" : "Ishii", "given" : "Masao", "non-dropping-particle" : "", "parse-names" : false, "suffix" : "" }, { "dropping-particle" : "", "family" : "Rodgers", "given" : "Keith B.", "non-dropping-particle" : "", "parse-names" : false, "suffix" : "" }, { "dropping-particle" : "", "family" : "Inoue", "given" : "Hisayuki Y.", "non-dropping-particle" : "", "parse-names" : false, "suffix" : "" }, { "dropping-particle" : "", "family" : "Toyama", "given" : "Katsuya", "non-dropping-particle" : "", "parse-names" : false, "suffix" : "" }, { "dropping-particle" : "", "family" : "Sasano", "given" : "Daisuke", "non-dropping-particle" : "", "parse-names" : false, "suffix" : "" }, { "dropping-particle" : "", "family" : "Kosugi", "given" : "Naohiro", "non-dropping-particle" : "", "parse-names" : false, "suffix" : "" }, { "dropping-particle" : "", "family" : "Ono", "given" : "Hisashi", "non-dropping-particle" : "", "parse-names" : false, "suffix" : "" }, { "dropping-particle" : "", "family" : "Enyo", "given" : "Kazutaka", "non-dropping-particle" : "", "parse-names" : false, "suffix" : "" }, { "dropping-particle" : "", "family" : "Nakano", "given" : "Toshiya", "non-dropping-particle" : "", "parse-names" : false, "suffix" : "" }, { "dropping-particle" : "", "family" : "Iudicone", "given" : "Daniele", "non-dropping-particle" : "", "parse-names" : false, "suffix" : "" }, { "dropping-particle" : "", "family" : "Blanke", "given" : "Bruno", "non-dropping-particle" : "", "parse-names" : false, "suffix" : "" }, { "dropping-particle" : "", "family" : "Aumont", "given" : "Olivier", "non-dropping-particle" : "", "parse-names" : false, "suffix" : "" }, { "dropping-particle" : "", "family" : "Feely", "given" : "Richard A.", "non-dropping-particle" : "", "parse-names" : false, "suffix" : "" } ], "container-title" : "Global Biogeochemical Cycles", "id" : "ITEM-1", "issue" : "8", "issued" : { "date-parts" : [ [ "2020", "8", "20" ] ] }, "page" : "e2019GB006368", "publisher" : "John Wiley &amp; Sons, Ltd", "title" : "Ocean Acidification From Below in the Tropical Pacific", "translator" : [ { "dropping-particle" : "", "family" : "L7237", "given" : "", "non-dropping-particle" : "", "parse-names" : false, "suffix" : "" } ], "type" : "article-journal", "volume" : "34" }, "uris" : [ "http://www.mendeley.com/documents/?uuid=702ea0f2-4d70-4372-b29e-5e1f5aad2af2" ] }, { "id" : "ITEM-2", "itemData" : { "DOI" : "10.1029/2019GL085121", "ISSN" : "0094-8276", "abstract" : "Abstract Because annual anthropogenic CO2 emissions have grown rapidly over the past decades, there is a concern that anthropogenic CO2 invasion into the ocean may also have caused the rate of ocean acidification to increase. Here, we report the decadal and longer-term variability in the rates of change of inorganic carbon variables since the early 1980s in surface seawaters of various oceanic regions along the 137\u00b0E repeat line in the western North Pacific. In the subtropical frontal zone, we found that the mean rate of acidification tracked the acceleration of the atmospheric CO2 increase; during 2008?2017, the rate of acidification was 30% faster than during 1983?2017. In the Kuroshio Recirculation and tropical zone, acidification trends were clear, but the trends were modulated by decadal variability associated with temporal variability in regional ocean circulation.", "author" : [ { "dropping-particle" : "", "family" : "Ono", "given" : "Hisashi", "non-dropping-particle" : "", "parse-names" : false, "suffix" : "" }, { "dropping-particle" : "", "family" : "Kosugi", "given" : "Naohiro",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"Kojima", "given" : "Atsushi", "non-dropping-particle" : "", "parse-names" : false, "suffix" : "" }, { "dropping-particle" : "", "family" : "Enyo", "given" : "Kazutaka", "non-dropping-particle" : "", "parse-names" : false, "suffix" : "" }, { "dropping-particle" : "", "family" : "Iida", "given" : "Yosuke", "non-dropping-particle" : "", "parse-names" : false, "suffix" : "" }, { "dropping-particle" : "", "family" : "Nakano", "given" : "Toshiya", "non-dropping-particle" : "", "parse-names" : false, "suffix" : "" }, { "dropping-particle" : "", "family" : "Ishii", "given" : "Masao", "non-dropping-particle" : "", "parse-names" : false, "suffix" : "" } ], "container-title" : "Geophysical Research Letters", "id" : "ITEM-2", "issue" : "n/a", "issued" : { "date-parts" : [ [ "2019", "11", "6" ] ] }, "note" : "doi: 10.1029/2019GL085121", "page" : "13161-13169", "publisher" : "John Wiley &amp; Sons, Ltd", "title" : "Acceleration of ocean acidification in the Western North Pacific", "translator" : [ { "dropping-particle" : "", "family" : "L6309", "given" : "", "non-dropping-particle" : "", "parse-names" : false, "suffix" : "" } ], "type" : "article-journal", "volume" : "46" }, "uris" : [ "http://www.mendeley.com/documents/?uuid=2c51f75b-304b-314a-8f6e-c2ee71611515" ] } ], "mendeley" : { "formattedCitation" : "(Ono et al., 2019; Ishii et al., 2020)", "manualFormatting" : "(Lauvset et al., 2015; Ishii et al., 2020)", "plainTextFormattedCitation" : "(Ono et al., 2019; Ishii et al., 2020)", "previouslyFormattedCitation" : "(Ono et al., 2019; Ishii et al., 2020)" }, "properties" : { "noteIndex" : 0 }, "schema" : "https://github.com/citation-style-language/schema/raw/master/csl-citation.json" }</w:instrText>
      </w:r>
      <w:r w:rsidRPr="001E7A27">
        <w:rPr>
          <w:rFonts w:cs="Times New Roman"/>
          <w:lang w:val="en-GB"/>
        </w:rPr>
        <w:fldChar w:fldCharType="separate"/>
      </w:r>
      <w:ins w:id="2985" w:author="Soapbox" w:date="2021-07-20T06:08:00Z">
        <w:r w:rsidR="005E5457" w:rsidRPr="001E7A27">
          <w:rPr>
            <w:rFonts w:cs="Times New Roman"/>
            <w:noProof/>
            <w:lang w:val="en-GB"/>
          </w:rPr>
          <w:t xml:space="preserve"> </w:t>
        </w:r>
      </w:ins>
      <w:del w:id="2986" w:author="Soapbox" w:date="2021-07-20T06:08:00Z">
        <w:r w:rsidR="00025FA2" w:rsidRPr="001E7A27" w:rsidDel="005E5457">
          <w:rPr>
            <w:rFonts w:cs="Times New Roman"/>
            <w:noProof/>
            <w:lang w:val="en-GB"/>
          </w:rPr>
          <w:delText>(</w:delText>
        </w:r>
      </w:del>
      <w:r w:rsidR="00025FA2" w:rsidRPr="001E7A27">
        <w:rPr>
          <w:rFonts w:cs="Times New Roman"/>
          <w:noProof/>
          <w:lang w:val="en-GB"/>
        </w:rPr>
        <w:t>Lauvset et al., 2015; Ishii et al., 2020)</w:t>
      </w:r>
      <w:r w:rsidRPr="001E7A27">
        <w:rPr>
          <w:rFonts w:cs="Times New Roman"/>
          <w:lang w:val="en-GB"/>
        </w:rPr>
        <w:fldChar w:fldCharType="end"/>
      </w:r>
      <w:commentRangeEnd w:id="2983"/>
      <w:commentRangeEnd w:id="2984"/>
      <w:r w:rsidR="00DC5407" w:rsidRPr="001E7A27">
        <w:rPr>
          <w:rStyle w:val="CommentReference"/>
          <w:lang w:val="en-GB"/>
        </w:rPr>
        <w:commentReference w:id="2983"/>
      </w:r>
      <w:r w:rsidR="00025FA2" w:rsidRPr="001E7A27">
        <w:rPr>
          <w:rStyle w:val="CommentReference"/>
          <w:lang w:val="en-GB"/>
        </w:rPr>
        <w:commentReference w:id="2984"/>
      </w:r>
      <w:r w:rsidRPr="001E7A27">
        <w:rPr>
          <w:rFonts w:cs="Times New Roman"/>
          <w:noProof/>
          <w:lang w:val="en-GB" w:eastAsia="ja-JP"/>
        </w:rPr>
        <w:t>. Observational and mode</w:t>
      </w:r>
      <w:ins w:id="2987" w:author="Soapbox" w:date="2021-07-16T09:39:00Z">
        <w:r w:rsidR="008C30FA" w:rsidRPr="001E7A27">
          <w:rPr>
            <w:rFonts w:cs="Times New Roman"/>
            <w:noProof/>
            <w:lang w:val="en-GB" w:eastAsia="ja-JP"/>
          </w:rPr>
          <w:t>l</w:t>
        </w:r>
      </w:ins>
      <w:r w:rsidRPr="001E7A27">
        <w:rPr>
          <w:rFonts w:cs="Times New Roman"/>
          <w:noProof/>
          <w:lang w:val="en-GB" w:eastAsia="ja-JP"/>
        </w:rPr>
        <w:t xml:space="preserve">ling studies </w:t>
      </w:r>
      <w:commentRangeStart w:id="2988"/>
      <w:commentRangeStart w:id="2989"/>
      <w:r w:rsidRPr="001E7A27">
        <w:rPr>
          <w:rFonts w:cs="Times New Roman"/>
          <w:noProof/>
          <w:lang w:val="en-GB" w:eastAsia="ja-JP"/>
        </w:rPr>
        <w:fldChar w:fldCharType="begin" w:fldLock="1"/>
      </w:r>
      <w:r w:rsidR="001B061E" w:rsidRPr="001E7A27">
        <w:rPr>
          <w:rFonts w:cs="Times New Roman"/>
          <w:noProof/>
          <w:lang w:val="en-GB" w:eastAsia="ja-JP"/>
        </w:rPr>
        <w:instrText>ADDIN CSL_CITATION { "citationItems" : [ { "id" : "ITEM-1", "itemData" : { "DOI" : "10.1007/s002270100539", "ISSN" : "0025-3162", "abstract" : "The scleractinian coral Oculina patagonica De Angelis is a new immigrant from the Southwest Atlantic to the Mediterranean Sea, having established itself only recently along the Israeli coast. This species is the only scleractinian coral reported to have invaded a new region. In order to understand the swift establishment of this species along the Israeli coast, from 1994 to 1999 we studied its distribution, abundance, reproduction, recruitment, survival, and the effect of bleaching events on its population abundance. In addition, population studies of O. patagonica were performed at several localities along the eastern and western Mediterranean coasts. Highest abundance was recorded along the Spanish coast, reaching 30\u00b17 colonies per 10 m line transect in shallow water. Second in abundance was the Israeli coast, with a maximum of 10\u00b12 colonies per transect. O. patagonica was rare along the coast of Italy, and absent along the Mediterranean coast of France. During the study, both mortality and recruitment along the Israeli coast were very low. In contrast, recruitment along the Spanish coast was very high. Reproduction of the species was studied using gonadal histology. O. patagonica is gonochoric. Female gonads were first observed in May and male gonads in July, both reaching maturity in late August and early September. Naturally occurring azooxanthellate colonies of O. patagonica inhabiting small dark caves developed gonads and spawned in parallel to zooxanthellate colonies exposed to light. No gonads were found in zooxanthellate colonies that underwent bleaching during the reproduction season. The high incidence of bleaching events along the Israeli coast observed throughout the years of this study may explain the low recruitment of new colonies during the same period. In view of its current recruitment patterns, we expect further expansion of O. patagonica in range and abundance in the western Mediterranean, but very small expansion of the population in the eastern Mediterranean, due to repetitive annual bleaching events.", "author" : [ { "dropping-particle" : "", "family" : "Fine", "given" : "M.", "non-dropping-particle" : "", "parse-names" : false, "suffix" : "" }, { "dropping-particle" : "", "family" : "Zibrowius", "given" : "H.", "non-dropping-particle" : "", "parse-names" : false, "suffix" : "" }, { "dropping-particle" : "", "family" : "Loya", "given" : "Y.", "non-dropping-particle" : "", "parse-names" : false, "suffix" : "" } ], "container-title" : "Marine Biology", "id" : "ITEM-1", "issue" : "6", "issued" : { "date-parts" : [ [ "2001", "6", "1" ] ] }, "page" : "1195-1203", "title" : "Oculina patagonica: a non-lessepsian scleractinian coral invading the Mediterranean Sea", "translator" : [ { "dropping-particle" : "", "family" : "L7276", "given" : "", "non-dropping-particle" : "", "parse-names" : false, "suffix" : "" } ], "type" : "article-journal", "volume" : "138" }, "uris" : [ "http://www.mendeley.com/documents/?uuid=6f3e0e32-7958-40c5-8a05-604a14f6b42d", "http://www.mendeley.com/documents/?uuid=cbfff7be-cb06-4514-aac6-f45a20514e11" ] }, { "id" : "ITEM-2", "itemData" : { "DOI" : "10.1002/2015GB005128", "ISSN" : "08866236", "abstract" : "Abstract Using an ocean carbon cycle model embedded in an ocean general circulation model, we examine how the budget of anthropogenic CO2 (Cant) is controlled by ocean dynamics. To complement recent studies showing only vertically integrated budgets, we provide a step-by-step description by making use of three different coarse grainings of the full vertical resolution of the ocean model in our budget analysis. For the 11 subdomains of the global ocean, these coarse grainings are (1) a one-layer (vertically integrated) budget, (2) a three-layer budget, and (3) an 11-layer budget. We largely focus on the Pacific circulation. We identify and quantify substantial carbon transport associated with the subtropical cells (STCs), which are dominant contributors to the meridional overturning circulation in the upper ocean in the tropics and subtropics, as playing a fundamental role in governing the ocean interior distribution of Cant. The upper branch of the STCs transports Cant-rich water from the tropics to the subtropics, contributing to the precondition for the high Cant inventory in mode waters. The lower branch of the STCs carries about two thirds of the transported Cant back to the tropics, while it largely excludes Subtropical Mode Waters. This work implies that the reemergence of Cant through recirculation within the STCs may lead to a reduced capacity for further Cant uptake via gas exchange into the surface ocean, potentially contributing to a positive carbon-climate feedback.", "author" : [ { "dropping-particle" : "", "family" : "Nakano", "given" : "H", "non-dropping-particle" : "", "parse-names" : false, "suffix" : "" }, { "dropping-particle" : "", "family" : "Ishii", "given" : "M", "non-dropping-particle" : "", "parse-names" : false, "suffix" : "" }, { "dropping-particle" : "", "family" : "Rodgers", "given" : "K B", "non-dropping-particle" : "", "parse-names" : false, "suffix" : "" }, { "dropping-particle" : "", "family" : "Tsujino", "given" : "H", "non-dropping-particle" : "", "parse-names" : false, "suffix" : "" }, { "dropping-particle" : "", "family" : "Yamanaka", "given" : "G", "non-dropping-particle" : "", "parse-names" : false, "suffix" : "" } ], "container-title" : "Global Biogeochemical Cycles", "id" : "ITEM-2", "issue" : "10", "issued" : { "date-parts" : [ [ "2015", "10", "1" ] ] }, "note" : "doi: 10.1002/2015GB005128", "page" : "1706-1724", "publisher" : "John Wiley &amp; Sons, Ltd", "title" : "Anthropogenic CO2 uptake, transport, storage, and dynamical controls in the ocean imposed by the meridional overturning circulation: A modeling study", "translator" : [ { "dropping-particle" : "", "family" : "L5151", "given" : "", "non-dropping-particle" : "", "parse-names" : false, "suffix" : "" } ], "type" : "article-journal", "volume" : "29" }, "uris" : [ "http://www.mendeley.com/documents/?uuid=547df0a4-5271-3ce5-be7e-a6cccf33c533" ] }, { "id" : "ITEM-3", "itemData" : { "DOI" : "10.1029/2019GB006368", "ISSN" : "0886-6236", "abstract" : "Identifying ocean acidification and its controlling mechanisms is an important priority within the broader question of understanding how sustained anthropogenic CO2 emissions are harming the health of ocean. Through extensive analysis of observational data products for ocean inorganic carbon, here we quantify the rate at which acidification is occurring in the western tropical Pacific Warm Pool, revealing -0.0013 \u00b10.0001 yr-1 for pH and -0.0083\u00b10.0007 yr-1 for the saturation index of aragonite for the years 1985-2016. However, the mean rate of total dissolved inorganic carbon increase (+0.81 \u00b10.06 \u00b5mol kg-1 yr-1) sustaining acidification was ~20% slower than what would be expected if it were simply controlled by the rate of atmospheric CO2 increase and transmitted through local air-sea CO2 equilibration. Joint Lagrangian and Eulerian model diagnostics indicate that the acidification of the Warm Pool occurs primarily through the anthropogenic CO2 that invades the ocean in the extra-tropics, is transported to the tropics through the thermocline shallow overturning circulation, and then re-emerges into surface waters within the tropics through the Equatorial Undercurrent from below. An interior residence time of several years to decades, acting in conjunction with the accelerating CO2 growth in the atmosphere, can be expected to contribute to modulating the rate of Warm Pool acidification.", "author" : [ { "dropping-particle" : "", "family" : "Ishii", "given" : "Masao", "non-dropping-particle" : "", "parse-names" : false, "suffix" : "" }, { "dropping-particle" : "", "family" : "Rodgers", "given" : "Keith B.", "non-dropping-particle" : "", "parse-names" : false, "suffix" : "" }, { "dropping-particle" : "", "family" : "Inoue", "given" : "Hisayuki Y.", "non-dropping-particle" : "", "parse-names" : false, "suffix" : "" }, { "dropping-particle" : "", "family" : "Toyama", "given" : "Katsuya", "non-dropping-particle" : "", "parse-names" : false, "suffix" : "" }, { "dropping-particle" : "", "family" : "Sasano", "given" : "Daisuke", "non-dropping-particle" : "", "parse-names" : false, "suffix" : "" }, { "dropping-particle" : "", "family" : "Kosugi", "given" : "Naohiro", "non-dropping-particle" : "", "parse-names" : false, "suffix" : "" }, { "dropping-particle" : "", "family" : "Ono", "given" : "Hisashi", "non-dropping-particle" : "", "parse-names" : false, "suffix" : "" }, { "dropping-particle" : "", "family" : "Enyo", "given" : "Kazutaka", "non-dropping-particle" : "", "parse-names" : false, "suffix" : "" }, { "dropping-particle" : "", "family" : "Nakano", "given" : "Toshiya", "non-dropping-particle" : "", "parse-names" : false, "suffix" : "" }, { "dropping-particle" : "", "family" : "Iudicone", "given" : "Daniele", "non-dropping-particle" : "", "parse-names" : false, "suffix" : "" }, { "dropping-particle" : "", "family" : "Blanke", "given" : "Bruno", "non-dropping-particle" : "", "parse-names" : false, "suffix" : "" }, { "dropping-particle" : "", "family" : "Aumont", "given" : "Olivier", "non-dropping-particle" : "", "parse-names" : false, "suffix" : "" }, { "dropping-particle" : "", "family" : "Feely", "given" : "Richard A.", "non-dropping-particle" : "", "parse-names" : false, "suffix" : "" } ], "container-title" : "Global Biogeochemical Cycles", "id" : "ITEM-3", "issue" : "8", "issued" : { "date-parts" : [ [ "2020", "8", "20" ] ] }, "page" : "e2019GB006368", "publisher" : "John Wiley &amp; Sons, Ltd", "title" : "Ocean Acidification From Below in the Tropical Pacific", "translator" : [ { "dropping-particle" : "", "family" : "L7237", "given" : "", "non-dropping-particle" : "", "parse-names" : false, "suffix" : "" } ], "type" : "article-journal", "volume" : "34" }, "uris" : [ "http://www.mendeley.com/documents/?uuid=702ea0f2-4d70-4372-b29e-5e1f5aad2af2" ] } ], "mendeley" : { "formattedCitation" : "(Fine et al., 2001; Nakano et al., 2015; Ishii et al., 2020)", "manualFormatting" : "(Nakano et al., 2015; Ishii et al., 2020)", "plainTextFormattedCitation" : "(Fine et al., 2001; Nakano et al., 2015; Ishii et al., 2020)", "previouslyFormattedCitation" : "(Fine et al., 2001; Nakano et al., 2015; Ishii et al., 2020)" }, "properties" : { "noteIndex" : 0 }, "schema" : "https://github.com/citation-style-language/schema/raw/master/csl-citation.json" }</w:instrText>
      </w:r>
      <w:r w:rsidRPr="001E7A27">
        <w:rPr>
          <w:rFonts w:cs="Times New Roman"/>
          <w:noProof/>
          <w:lang w:val="en-GB" w:eastAsia="ja-JP"/>
        </w:rPr>
        <w:fldChar w:fldCharType="separate"/>
      </w:r>
      <w:r w:rsidR="00025FA2" w:rsidRPr="001E7A27">
        <w:rPr>
          <w:rFonts w:cs="Times New Roman"/>
          <w:noProof/>
          <w:lang w:val="en-GB" w:eastAsia="ja-JP"/>
        </w:rPr>
        <w:t>(Nakano et al., 2015; Ishii et al., 2020)</w:t>
      </w:r>
      <w:r w:rsidRPr="001E7A27">
        <w:rPr>
          <w:rFonts w:cs="Times New Roman"/>
          <w:noProof/>
          <w:lang w:val="en-GB" w:eastAsia="ja-JP"/>
        </w:rPr>
        <w:fldChar w:fldCharType="end"/>
      </w:r>
      <w:commentRangeEnd w:id="2988"/>
      <w:r w:rsidR="00025FA2" w:rsidRPr="001E7A27">
        <w:rPr>
          <w:rStyle w:val="CommentReference"/>
          <w:lang w:val="en-GB"/>
        </w:rPr>
        <w:commentReference w:id="2988"/>
      </w:r>
      <w:commentRangeEnd w:id="2989"/>
      <w:r w:rsidR="00DC5407" w:rsidRPr="001E7A27">
        <w:rPr>
          <w:rStyle w:val="CommentReference"/>
          <w:lang w:val="en-GB"/>
        </w:rPr>
        <w:commentReference w:id="2989"/>
      </w:r>
      <w:r w:rsidRPr="001E7A27">
        <w:rPr>
          <w:rFonts w:cs="Times New Roman"/>
          <w:noProof/>
          <w:lang w:val="en-GB" w:eastAsia="ja-JP"/>
        </w:rPr>
        <w:t xml:space="preserve"> </w:t>
      </w:r>
      <w:r w:rsidRPr="001E7A27">
        <w:rPr>
          <w:rFonts w:cs="Times New Roman"/>
          <w:lang w:val="en-GB"/>
        </w:rPr>
        <w:t>consistently suggest that</w:t>
      </w:r>
      <w:r w:rsidRPr="001E7A27">
        <w:rPr>
          <w:rFonts w:cs="Times New Roman"/>
          <w:noProof/>
          <w:lang w:val="en-GB" w:eastAsia="ja-JP"/>
        </w:rPr>
        <w:t xml:space="preserve"> slower acidification </w:t>
      </w:r>
      <w:r w:rsidRPr="001E7A27">
        <w:rPr>
          <w:rFonts w:cs="Times New Roman"/>
          <w:lang w:val="en-GB" w:eastAsia="en-US"/>
        </w:rPr>
        <w:t>in this region is attributable to the anthropogenic CO</w:t>
      </w:r>
      <w:r w:rsidRPr="001E7A27">
        <w:rPr>
          <w:rFonts w:cs="Times New Roman"/>
          <w:vertAlign w:val="subscript"/>
          <w:lang w:val="en-GB" w:eastAsia="en-US"/>
        </w:rPr>
        <w:t>2</w:t>
      </w:r>
      <w:r w:rsidRPr="001E7A27">
        <w:rPr>
          <w:rFonts w:cs="Times New Roman"/>
          <w:lang w:val="en-GB" w:eastAsia="en-US"/>
        </w:rPr>
        <w:t xml:space="preserve"> taken up in the extra</w:t>
      </w:r>
      <w:del w:id="2990" w:author="Soapbox" w:date="2021-07-20T06:24:00Z">
        <w:r w:rsidRPr="001E7A27" w:rsidDel="00A75152">
          <w:rPr>
            <w:rFonts w:cs="Times New Roman"/>
            <w:lang w:val="en-GB" w:eastAsia="en-US"/>
          </w:rPr>
          <w:delText>-</w:delText>
        </w:r>
      </w:del>
      <w:r w:rsidRPr="001E7A27">
        <w:rPr>
          <w:rFonts w:cs="Times New Roman"/>
          <w:lang w:val="en-GB" w:eastAsia="en-US"/>
        </w:rPr>
        <w:t>tropics around a decade ago and transported to the tropics via shallow meridional overturning circulations.</w:t>
      </w:r>
    </w:p>
    <w:p w14:paraId="3431712E" w14:textId="77777777" w:rsidR="00DA318E" w:rsidRPr="001E7A27" w:rsidRDefault="00DA318E" w:rsidP="005C7F25">
      <w:pPr>
        <w:pStyle w:val="AR6BodyText"/>
        <w:ind w:leftChars="172" w:left="378"/>
        <w:rPr>
          <w:rFonts w:cs="Times New Roman"/>
          <w:lang w:val="en-GB" w:eastAsia="en-US"/>
        </w:rPr>
      </w:pPr>
    </w:p>
    <w:p w14:paraId="67CFD1FE" w14:textId="714CF186" w:rsidR="00080CE0" w:rsidRPr="001E7A27" w:rsidRDefault="00DA318E" w:rsidP="005C7F25">
      <w:pPr>
        <w:pStyle w:val="AR6BodyText"/>
        <w:rPr>
          <w:lang w:val="en-GB"/>
        </w:rPr>
      </w:pPr>
      <w:r w:rsidRPr="001E7A27">
        <w:rPr>
          <w:lang w:val="en-GB"/>
        </w:rPr>
        <w:t xml:space="preserve">In open subpolar and polar zones, the </w:t>
      </w:r>
      <w:r w:rsidRPr="001E7A27">
        <w:rPr>
          <w:i/>
          <w:iCs/>
          <w:lang w:val="en-GB"/>
        </w:rPr>
        <w:t>very likely</w:t>
      </w:r>
      <w:r w:rsidRPr="001E7A27">
        <w:rPr>
          <w:lang w:val="en-GB"/>
        </w:rPr>
        <w:t xml:space="preserve"> range (–0.003 to –0.026 pH unit per decade) and uncertainty (up to 0.010) observed in pH decline are larger than in the subtropics, reflecting the complex interplay between physical and biological forcing mechanisms </w:t>
      </w:r>
      <w:commentRangeStart w:id="2991"/>
      <w:commentRangeStart w:id="2992"/>
      <w:r w:rsidRPr="001E7A27">
        <w:rPr>
          <w:lang w:val="en-GB"/>
        </w:rPr>
        <w:fldChar w:fldCharType="begin" w:fldLock="1"/>
      </w:r>
      <w:r w:rsidR="00747167" w:rsidRPr="001E7A27">
        <w:rPr>
          <w:lang w:val="en-GB"/>
        </w:rPr>
        <w:instrText>ADDIN CSL_CITATION { "citationItems" : [ { "id" : "ITEM-1", "itemData" : { "DOI" : "10.1002/2017JC013002", "ISSN" : "21699275", "abstract" : "Abstract We used carbon dioxide (CO2) system data collected during 1999?2015 to investigate ocean acidification at time series sites in the western subarctic region of the North Pacific Ocean. The annual mean pH at station K2 decreased at a rate of 0.0025?\u00b1?0.0010 year?1 mostly in response to oceanic uptake of anthropogenic CO2. The Revelle factor increased rapidly (0.046?\u00b1?0.022 year?1), an indication that the buffering capacity of this region of the ocean has declined faster than at other time series sites. In the western subarctic region, the pH during the winter decline at a slower rate of 0.0008?\u00b1?0.0004 year?1. This was attributed to a reduced rate of increase of dissolved inorganic carbon (DIC) and an increase of total alkalinity (TA). The reduction of DIC increase was caused by the decline of surface water density associated with the pycnocline depression and the reduction of vertical diffusion flux from the upper pycnocline. These physical changes were probably caused by northward shrinkage of the western subarctic gyre and global warming. Meanwhile, the contribution of the density decline to the TA increase is canceled out by that of the reduced vertical diffusive flux. We speculated that the winter TA increase is caused mainly by the accumulation of TA due to the weakened calcification by organisms during the winter.", "author" : [ { "dropping-particle" : "", "family" : "Wakita", "given" : "Masahide", "non-dropping-particle" : "", "parse-names" : false, "suffix" : "" }, { "dropping-particle" : "", "family" : "Nagano", "given" : "Akira", "non-dropping-particle" : "", "parse-names" : false, "suffix" : "" }, { "dropping-particle" : "", "family" : "Fujiki", "given" : "Tetsuichi", "non-dropping-particle" : "", "parse-names" : false, "suffix" : "" }, { "dropping-particle" : "", "family" : "Watanabe", "given" : "Shuichi", "non-dropping-particle" : "", "parse-names" : false, "suffix" : "" } ], "container-title" : "Journal of Geophysical Research: Oceans", "id" : "ITEM-1", "issue" : "8", "issued" : { "date-parts" : [ [ "2017", "8", "1" ] ] }, "note" : "doi: 10.1002/2017JC013002", "page" : "6923-6935", "publisher" : "John Wiley &amp; Sons, Ltd", "title" : "Slow acidification of the winter mixed layer in the subarctic western North Pacific", "translator" : [ { "dropping-particle" : "", "family" : "L5088", "given" : "", "non-dropping-particle" : "", "parse-names" : false, "suffix" : "" } ], "type" : "article-journal", "volume" : "122" }, "uris" : [ "http://www.mendeley.com/documents/?uuid=b7464289-b0e4-30a4-aa83-596930267786" ] }, { "id" : "ITEM-2", "itemData" : { "DOI" : "10.5194/bg-15-5653-2018", "ISSN" : "1726-4189", "abstract" : "Abstract. Two 3-year time series of hourly measurements of the fugacity of CO2 (fCO2) in the upper 10m of the surface layer of the northwestern Mediterranean Sea have been recorded by CARIOCA sensors almost two decades apart, in 1995\u20131997 and 2013\u20132015. By combining them with the alkalinity derived from measured temperature and salinity, we calculate changes in pH and dissolved inorganic carbon (DIC). DIC increased in surface seawater by \u223c25\u00b5molkg\u22121 and fCO2 by 40\u00b5atm, whereas seawater pH decreased by \u223c0.04 (0.0022yr\u22121). The DIC increase is about 15% larger than expected from the equilibrium with atmospheric CO2. This could result from natural variability, e.g. the increase between the two periods in the frequency and intensity of winter convection events. Likewise, it could be the signature of the contribution of the Atlantic Ocean as a source of anthropogenic carbon to the Mediterranean Sea through the Strait of Gibraltar. We then estimate that the part of DIC accumulated over the last 18 years represents \u223c30% of the total inventory of anthropogenic carbon in the Mediterranean Sea. ]]&gt;", "author" : [ { "dropping-particle" : "", "family" : "Merlivat", "given" : "Liliane", "non-dropping-particle" : "", "parse-names" : false, "suffix" : "" }, { "dropping-particle" : "", "family" : "Boutin", "given" : "Jacqueline", "non-dropping-particle" : "", "parse-names" : false, "suffix" : "" }, { "dropping-particle" : "", "family" : "Antoine", "given" : "David", "non-dropping-particle" : "", "parse-names" : false, "suffix" : "" }, { "dropping-particle" : "", "family" : "Beaumont", "given" : "Laurence", "non-dropping-particle" : "", "parse-names" : false, "suffix" : "" }, { "dropping-particle" : "", "family" : "Golbol", "given" : "Melek", "non-dropping-particle" : "", "parse-names" : false, "suffix" : "" }, { "dropping-particle" : "", "family" : "Vellucci", "given" : "Vincenzo", "non-dropping-particle" : "", "parse-names" : false, "suffix" : "" } ], "container-title" : "Biogeosciences", "id" : "ITEM-2", "issue" : "18", "issued" : { "date-parts" : [ [ "2018", "9", "21" ] ] }, "page" : "5653-5662", "title" : "Increase of dissolved inorganic carbon and decrease in pH in near-surface waters in the Mediterranean Sea during the past two decades", "translator" : [ { "dropping-particle" : "", "family" : "L5087", "given" : "", "non-dropping-particle" : "", "parse-names" : false, "suffix" : "" } ], "type" : "article-journal", "volume" : "15" }, "uris" : [ "http://www.mendeley.com/documents/?uuid=e145d430-ceee-3cc0-b75a-123ab68215c9" ] }, { "id" : "ITEM-3", "itemData" : { "DOI" : "10.5670/oceanog.2014.16", "ISSN" : "10428275", "author" : [ { "dropping-particle" : "", "family" : "Bates", "given" : "Nicholas", "non-dropping-particle" : "", "parse-names" : false, "suffix" : "" }, { "dropping-particle" : "", "family" : "Astor", "given" : "Yrene", "non-dropping-particle" : "", "parse-names" : false, "suffix" : "" }, { "dropping-particle" : "", "family" : "Church", "given" : "Matthew", "non-dropping-particle" : "", "parse-names" : false, "suffix" : "" }, { "dropping-particle" : "", "family" : "Currie", "given" : "Kim", "non-dropping-particle" : "", "parse-names" : false, "suffix" : "" }, { "dropping-particle" : "", "family" : "Dore", "given" : "John", "non-dropping-particle" : "", "parse-names" : false, "suffix" : "" }, { "dropping-particle" : "", "family" : "Gona\u00e1lez-D\u00e1vila", "given" : "Melchor", "non-dropping-particle" : "", "parse-names" : false, "suffix" : "" }, { "dropping-particle" : "", "family" : "Lorenzoni", "given" : "Laura", "non-dropping-particle" : "", "parse-names" : false, "suffix" : "" }, { "dropping-particle" : "", "family" : "Muller-Karger", "given" : "Frank", "non-dropping-particle" : "", "parse-names" : false, "suffix" : "" }, { "dropping-particle" : "", "family" : "Olafsson", "given" : "Jon", "non-dropping-particle" : "", "parse-names" : false, "suffix" : "" }, { "dropping-particle" : "", "family" : "Santa-Casiano", "given" : "Magdalena", "non-dropping-particle" : "", "parse-names" : false, "suffix" : "" } ], "container-title" : "Oceanography", "id" : "ITEM-3", "issue" : "1", "issued" : { "date-parts" : [ [ "2014", "3", "1" ] ] }, "note" : "From Duplicate 1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Gona\u00e1lez-D\u00e1vila, Melchor; Lorenzoni, Laura; Muller-Karger, Frank; Olafsson, Jon; Santa-Casiano, Magdalena; Gonz\u00e1lez-D\u00e1vila,, Melchor; Laura, Lorenzoni; Muller-Karger, Frank; Olafsson, Jon; Santana-Casiano, J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3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 "page" : "126-141", "title" : "A Time-Series View of Changing Ocean Chemistry Due to Ocean Uptake of Anthropogenic CO2 and Ocean Acidification", "translator" : [ { "dropping-particle" : "", "family" : "L7251", "given" : "", "non-dropping-particle" : "", "parse-names" : false, "suffix" : "" } ], "type" : "article-journal", "volume" : "27" }, "uris" : [ "http://www.mendeley.com/documents/?uuid=046dedd8-cf1f-4be6-b8fc-9859e0068e9d" ] } ], "mendeley" : { "formattedCitation" : "(Bates et al., 2014; Wakita et al., 2017; Merlivat et al., 2018)", "manualFormatting" : "(Olafsson et al., 2009; Midorikawa et al., 2012; Bates et al., 2014; Takahashi et al., 2014; Lauvset et al., 2015; Wakita et al., 2017)", "plainTextFormattedCitation" : "(Bates et al., 2014; Wakita et al., 2017; Merlivat et al., 2018)", "previouslyFormattedCitation" : "(Bates et al., 2014; Wakita et al., 2017; Merlivat et al., 2018)" }, "properties" : { "noteIndex" : 0 }, "schema" : "https://github.com/citation-style-language/schema/raw/master/csl-citation.json" }</w:instrText>
      </w:r>
      <w:r w:rsidRPr="001E7A27">
        <w:rPr>
          <w:lang w:val="en-GB"/>
        </w:rPr>
        <w:fldChar w:fldCharType="separate"/>
      </w:r>
      <w:r w:rsidR="00025FA2" w:rsidRPr="001E7A27">
        <w:rPr>
          <w:noProof/>
          <w:lang w:val="en-GB"/>
        </w:rPr>
        <w:t>(Olafsson et al., 2009; Midorikawa et al., 2012; Bates et al., 2014; Takahashi et al., 2014; Lauvset et al., 2015; Wakita et al., 2017)</w:t>
      </w:r>
      <w:r w:rsidRPr="001E7A27">
        <w:rPr>
          <w:lang w:val="en-GB"/>
        </w:rPr>
        <w:fldChar w:fldCharType="end"/>
      </w:r>
      <w:commentRangeEnd w:id="2991"/>
      <w:r w:rsidR="00025FA2" w:rsidRPr="001E7A27">
        <w:rPr>
          <w:rStyle w:val="CommentReference"/>
          <w:lang w:val="en-GB"/>
        </w:rPr>
        <w:commentReference w:id="2991"/>
      </w:r>
      <w:r w:rsidRPr="001E7A27">
        <w:rPr>
          <w:lang w:val="en-GB"/>
        </w:rPr>
        <w:t xml:space="preserve">. </w:t>
      </w:r>
      <w:commentRangeEnd w:id="2992"/>
      <w:r w:rsidR="008F5814" w:rsidRPr="001E7A27">
        <w:rPr>
          <w:rStyle w:val="CommentReference"/>
          <w:lang w:val="en-GB"/>
        </w:rPr>
        <w:commentReference w:id="2992"/>
      </w:r>
      <w:r w:rsidRPr="001E7A27">
        <w:rPr>
          <w:lang w:val="en-GB"/>
        </w:rPr>
        <w:t xml:space="preserve">Nevertheless, the </w:t>
      </w:r>
      <w:r w:rsidRPr="001E7A27">
        <w:rPr>
          <w:i/>
          <w:iCs/>
          <w:lang w:val="en-GB"/>
        </w:rPr>
        <w:t>high agreement</w:t>
      </w:r>
      <w:r w:rsidRPr="001E7A27">
        <w:rPr>
          <w:lang w:val="en-GB"/>
        </w:rPr>
        <w:t xml:space="preserve"> of pH decline among these available time-series studies leads to </w:t>
      </w:r>
      <w:r w:rsidRPr="001E7A27">
        <w:rPr>
          <w:i/>
          <w:iCs/>
          <w:lang w:val="en-GB"/>
        </w:rPr>
        <w:t xml:space="preserve">high confidence </w:t>
      </w:r>
      <w:r w:rsidRPr="001E7A27">
        <w:rPr>
          <w:lang w:val="en-GB"/>
        </w:rPr>
        <w:t xml:space="preserve">in the trend of acidification </w:t>
      </w:r>
      <w:r w:rsidRPr="001E7A27">
        <w:rPr>
          <w:rFonts w:eastAsia="MS Mincho"/>
          <w:lang w:val="en-GB" w:eastAsia="ja-JP"/>
        </w:rPr>
        <w:t>in these zones</w:t>
      </w:r>
      <w:r w:rsidRPr="001E7A27">
        <w:rPr>
          <w:lang w:val="en-GB"/>
        </w:rPr>
        <w:t xml:space="preserve">. In the Arctic Ocean, </w:t>
      </w:r>
      <w:r w:rsidRPr="001E7A27">
        <w:rPr>
          <w:rFonts w:eastAsia="MS Mincho"/>
          <w:lang w:val="en-GB" w:eastAsia="ja-JP"/>
        </w:rPr>
        <w:t>a temporally limited</w:t>
      </w:r>
      <w:r w:rsidRPr="001E7A27">
        <w:rPr>
          <w:lang w:val="en-GB"/>
        </w:rPr>
        <w:t xml:space="preserve"> time series of carbonate chemistry measurements prevents drawing robust conclusions on ocean acidification trends. However, the carbonate saturation state </w:t>
      </w:r>
      <w:ins w:id="2993" w:author="Ian Blenkinsop" w:date="2021-07-28T14:00:00Z">
        <w:r w:rsidR="00FE6836" w:rsidRPr="001E7A27">
          <w:rPr>
            <w:lang w:val="en-GB"/>
          </w:rPr>
          <w:t>(</w:t>
        </w:r>
      </w:ins>
      <w:r w:rsidRPr="001E7A27">
        <w:rPr>
          <w:lang w:val="en-GB"/>
        </w:rPr>
        <w:t>Ω</w:t>
      </w:r>
      <w:ins w:id="2994" w:author="Ian Blenkinsop" w:date="2021-07-28T14:00:00Z">
        <w:r w:rsidR="00FE6836" w:rsidRPr="001E7A27">
          <w:rPr>
            <w:lang w:val="en-GB"/>
          </w:rPr>
          <w:t>)</w:t>
        </w:r>
      </w:ins>
      <w:r w:rsidRPr="001E7A27">
        <w:rPr>
          <w:lang w:val="en-GB"/>
        </w:rPr>
        <w:t xml:space="preserve"> is generally low, and observational studies show with </w:t>
      </w:r>
      <w:r w:rsidRPr="001E7A27">
        <w:rPr>
          <w:i/>
          <w:iCs/>
          <w:lang w:val="en-GB"/>
        </w:rPr>
        <w:t>robust evidence</w:t>
      </w:r>
      <w:r w:rsidRPr="001E7A27">
        <w:rPr>
          <w:lang w:val="en-GB"/>
        </w:rPr>
        <w:t xml:space="preserve"> that the recent extensive melting of sea ice leading to enha</w:t>
      </w:r>
      <w:r w:rsidR="00DD3E64" w:rsidRPr="001E7A27">
        <w:rPr>
          <w:lang w:val="en-GB"/>
        </w:rPr>
        <w:t>n</w:t>
      </w:r>
      <w:r w:rsidRPr="001E7A27">
        <w:rPr>
          <w:lang w:val="en-GB"/>
        </w:rPr>
        <w:t>ced air</w:t>
      </w:r>
      <w:r w:rsidR="00FE6836" w:rsidRPr="001E7A27">
        <w:rPr>
          <w:rFonts w:cs="Times New Roman"/>
          <w:lang w:val="en-GB"/>
        </w:rPr>
        <w:t>-s</w:t>
      </w:r>
      <w:r w:rsidRPr="001E7A27">
        <w:rPr>
          <w:lang w:val="en-GB"/>
        </w:rPr>
        <w:t>ea CO</w:t>
      </w:r>
      <w:r w:rsidRPr="001E7A27">
        <w:rPr>
          <w:vertAlign w:val="subscript"/>
          <w:lang w:val="en-GB"/>
        </w:rPr>
        <w:t>2</w:t>
      </w:r>
      <w:r w:rsidRPr="001E7A27">
        <w:rPr>
          <w:lang w:val="en-GB"/>
        </w:rPr>
        <w:t xml:space="preserve"> exchange, large freshwater inputs, together with river discharge and glacial drainage, </w:t>
      </w:r>
      <w:r w:rsidRPr="001E7A27">
        <w:rPr>
          <w:lang w:val="en-GB" w:eastAsia="ja-JP"/>
        </w:rPr>
        <w:t>as well as the degradation of te</w:t>
      </w:r>
      <w:r w:rsidRPr="001E7A27">
        <w:rPr>
          <w:lang w:val="en-GB"/>
        </w:rPr>
        <w:t>rr</w:t>
      </w:r>
      <w:r w:rsidRPr="001E7A27">
        <w:rPr>
          <w:lang w:val="en-GB" w:eastAsia="ja-JP"/>
        </w:rPr>
        <w:t>est</w:t>
      </w:r>
      <w:r w:rsidRPr="001E7A27">
        <w:rPr>
          <w:lang w:val="en-GB"/>
        </w:rPr>
        <w:t>r</w:t>
      </w:r>
      <w:r w:rsidRPr="001E7A27">
        <w:rPr>
          <w:lang w:val="en-GB" w:eastAsia="ja-JP"/>
        </w:rPr>
        <w:t>ial organic matter in seawater,</w:t>
      </w:r>
      <w:r w:rsidRPr="001E7A27">
        <w:rPr>
          <w:lang w:val="en-GB"/>
        </w:rPr>
        <w:t xml:space="preserve"> result in the decline of Ω of aragonite to undersaturation</w:t>
      </w:r>
      <w:r w:rsidRPr="001E7A27">
        <w:rPr>
          <w:noProof/>
          <w:lang w:val="en-GB"/>
        </w:rPr>
        <w:t xml:space="preserve"> </w:t>
      </w:r>
      <w:commentRangeStart w:id="2995"/>
      <w:commentRangeStart w:id="2996"/>
      <w:r w:rsidRPr="001E7A27">
        <w:rPr>
          <w:lang w:val="en-GB"/>
        </w:rPr>
        <w:fldChar w:fldCharType="begin" w:fldLock="1"/>
      </w:r>
      <w:r w:rsidR="00BC2C5E" w:rsidRPr="001E7A27">
        <w:rPr>
          <w:lang w:val="en-GB"/>
        </w:rPr>
        <w:instrText>ADDIN CSL_CITATION { "citationItems" : [ { "id" : "ITEM-1", "itemData" : { "DOI" : "10.1029/2009JC005917", "ISSN" : "0148-0227", "abstract" : "Ocean acidification is predicted to occur first in polar oceans. We investigated the saturation state of waters with respect to calcite (\u03a9cal) and aragonite (\u03a9arg) in six sections along an Arctic outflow pathway through the Canadian Arctic Archipelago (CAA) and into the northwestern Atlantic using dissolved inorganic carbon and total alkalinity measurements from 2003 to 2005. The study area, a key region connecting the Arctic and the North Atlantic, includes Smith Sound, Barrow Strait, Baffin Bay, Davis Strait, Hudson Strait, and the Labrador Sea. The average \u03a9arg in the Arctic outflow was 1.18 \u00b1 0.17 in Barrow Strait and 1.31 \u00b1 0.14 in Smith Sound, with areas where \u03a9arg &lt; 1. The Arctic outflow through the CAA has a high content of Pacific waters, which have a low saturation state. These waters can be traced along the western Baffin Bay to Davis Strait. South of Davis Strait, this outflow is modified by mixing with slope and offshore waters of Atlantic origin and with the outflow from Hudson Strait. Despite the mixing, low saturation state water can still be identified on the southern Labrador Shelf. The aragonite saturation horizon is found at \u223c150 m in Barrow Strait; at 200 m in Baffin Bay, Davis Strait, and Hudson Strait; and at 2300 m in the Labrador Sea. This study provides baseline data of the saturation states for the waters of the CAA and the northwest Atlantic. It also illustrates the downstream evolution of low saturation state Arctic outflow in the northwest Atlantic.", "author" : [ { "dropping-particle" : "", "family" : "Azetsu-Scott", "given" : "Kumiko", "non-dropping-particle" : "", "parse-names" : false, "suffix" : "" }, { "dropping-particle" : "", "family" : "Clarke", "given" : "Allyn", "non-dropping-particle" : "", "parse-names" : false, "suffix" : "" }, { "dropping-particle" : "", "family" : "Falkner", "given" : "Kelly", "non-dropping-particle" : "", "parse-names" : false, "suffix" : "" }, { "dropping-particle" : "", "family" : "Hamilton", "given" : "James", "non-dropping-particle" : "", "parse-names" : false, "suffix" : "" }, { "dropping-particle" : "", "family" : "Jones", "given" : "E Peter", "non-dropping-particle" : "", "parse-names" : false, "suffix" : "" }, { "dropping-particle" : "", "family" : "Lee", "given" : "Craig", "non-dropping-particle" : "", "parse-names" : false, "suffix" : "" }, { "dropping-particle" : "", "family" : "Petrie", "given" : "Brian", "non-dropping-particle" : "", "parse-names" : false, "suffix" : "" }, { "dropping-particle" : "", "family" : "Prinsenberg", "given" : "Simon", "non-dropping-particle" : "", "parse-names" : false, "suffix" : "" }, { "dropping-particle" : "", "family" : "Starr", "given" : "Michel", "non-dropping-particle" : "", "parse-names" : false, "suffix" : "" }, { "dropping-particle" : "", "family" : "Yeats", "given" : "Philip", "non-dropping-particle" : "", "parse-names" : false, "suffix" : "" } ], "container-title" : "Journal of Geophysical Research: Oceans", "id" : "ITEM-1", "issue" : "C11", "issued" : { "date-parts" : [ [ "2010", "11", "23" ] ] }, "page" : "C11021", "title" : "Calcium carbonate saturation states in the waters of the Canadian Arctic Archipelago and the Labrador Sea", "translator" : [ { "dropping-particle" : "", "family" : "L3972", "given" : "", "non-dropping-particle" : "", "parse-names" : false, "suffix" : "" } ], "type" : "article-journal", "volume" : "115" }, "uris" : [ "http://www.mendeley.com/documents/?uuid=220214e2-a263-478f-b602-dfd1750a82fd" ] }, { "id" : "ITEM-2", "itemData" : { "DOI" : "10.5194/bg-6-2421-2009", "ISSN" : "1726-4189", "author" : [ { "dropping-particle" : "", "family" : "Chierici", "given" : "M", "non-dropping-particle" : "", "parse-names" : false, "suffix" : "" }, { "dropping-particle" : "", "family" : "Fransson", "given" : "A", "non-dropping-particle" : "", "parse-names" : false, "suffix" : "" } ], "container-title" : "Biogeosciences", "id" : "ITEM-2", "issue" : "11", "issued" : { "date-parts" : [ [ "2009", "11", "4" ] ] }, "page" : "2421-2431", "title" : "Calcium carbonate saturation in the surface water of the Arctic Ocean: undersaturation in freshwater influenced shelves", "translator" : [ { "dropping-particle" : "", "family" : "L4138", "given" : "", "non-dropping-particle" : "", "parse-names" : false, "suffix" : "" } ], "type" : "article-journal", "volume" : "6" }, "uris" : [ "http://www.mendeley.com/documents/?uuid=edb46c77-0b95-3ea4-bde7-4ba5adf56ac2" ] }, { "id" : "ITEM-3", "itemData" : { "DOI" : "10.1126/science.1174190", "ISSN" : "0036-8075", "abstract" : "The increase in anthropogenic carbon dioxide emissions and attendant increase in ocean acidification and sea ice melt act together to decrease the saturation state of calcium carbonate in the Canada Basin of the Arctic Ocean. In 2008, surface waters were undersaturated with respect to aragonite, a relatively soluble form of calcium carbonate found in plankton and invertebrates. Undersaturation was found to be a direct consequence of the recent extensive melting of sea ice in the Canada Basin. In addition, the retreat of the ice edge well past the shelf-break has produced conditions favorable to enhanced upwelling of subsurface, aragonite-undersaturated water onto the Arctic continental shelf. Undersaturation will affect both planktonic and benthic calcifying biota and therefore the composition of the Arctic ecosystem.", "author" : [ { "dropping-particle" : "", "family" : "Yamamoto-Kawai", "given" : "Michiyo", "non-dropping-particle" : "", "parse-names" : false, "suffix" : "" }, { "dropping-particle" : "", "family" : "McLaughlin", "given" : "Fiona A", "non-dropping-particle" : "", "parse-names" : false, "suffix" : "" }, { "dropping-particle" : "", "family" : "Carmack", "given" : "Eddy C", "non-dropping-particle" : "", "parse-names" : false, "suffix" : "" }, { "dropping-particle" : "", "family" : "Nishino", "given" : "Shigeto", "non-dropping-particle" : "", "parse-names" : false, "suffix" : "" }, { "dropping-particle" : "", "family" : "Shimada", "given" : "Koji", "non-dropping-particle" : "", "parse-names" : false, "suffix" : "" } ], "container-title" : "Science", "id" : "ITEM-3", "issue" : "5956", "issued" : { "date-parts" : [ [ "2009", "11", "20" ] ] }, "page" : "1098-1100", "title" : "Aragonite undersaturation in the Arctic ocean: effects of ocean acidification and sea ice melt", "translator" : [ { "dropping-particle" : "", "family" : "L4134", "given" : "", "non-dropping-particle" : "", "parse-names" : false, "suffix" : "" } ], "type" : "article-journal", "volume" : "326" }, "uris" : [ "http://www.mendeley.com/documents/?uuid=e480d8e7-a3cc-393a-8dfa-ceb3689e7a56" ] }, { "id" : "ITEM-4", "itemData" : { "DOI" : "10.1029/2008JC004862", "ISSN" : "0148-0227", "abstract" : "Calcium carbonate (CaCO3) mineral saturation states for aragonite (\u03a9aragonite) and calcite (\u03a9calcite) are calculated for waters of the Chukchi Sea shelf and Canada Basin of the western Arctic Ocean during the Shelf-Basin Interactions project from 2002 to 2004. On the Chukchi Sea shelf, a strong seasonality and vertical differentiation of aragonite and calcite saturation states was observed. During the summertime sea ice retreat period, high rates of phytoplankton primary production and net community production act to increase the \u03a9aragonite and \u03a9calcite of surface waters, while subsurface waters become undersaturated with respect to aragonite due primarily to remineralization of organic matter to CO2. This seasonal ?phytoplankton-carbonate saturation state? interaction induces strong undersaturation of aragonite (\u03a9aragonite = &lt;0.7?1) at ?40?150 m depth in the northern Chukchi Sea and in the Canada Basin within upper halocline waters at ?100?200 m depth. Patches of aragonite undersaturated surface water were also found in the Canada Basin resulting from significant sea ice melt contributions (&gt;10%). The seasonal aragonite undersaturation of waters observed on the Chukchi Sea shelf is likely a recent phenomenon that results from the uptake of anthropogenic CO2 and subsequent ocean acidification, with seasonality of saturation states superimposed by biological processes. These undersaturated waters are potentially highly corrosive to calcifying benthic fauna (e.g., bivalves and echinoderms) found on the shelf, with implications for the food sources of large benthic feeding mammals (e.g., walrus, gray whales, and bearded seals). The benthic ecosystem of the Chukchi Sea (and other Arctic Ocean shelves) is thus potentially vulnerable to future ocean acidification and suppression of CaCO3 saturation states.", "author" : [ { "dropping-particle" : "", "family" : "Bates", "given" : "Nicholas R", "non-dropping-particle" : "", "parse-names" : false, "suffix" : "" }, { "dropping-particle" : "", "family" : "Mathis", "given" : "Jeremy T", "non-dropping-particle" : "", "parse-names" : false, "suffix" : "" }, { "dropping-particle" : "", "family" : "Cooper", "given" : "Lee W", "non-dropping-particle" : "", "parse-names" : false, "suffix" : "" } ], "container-title" : "Journal of Geophysical Research: Oceans", "id" : "ITEM-4", "issue" : "C11", "issued" : { "date-parts" : [ [ "2009", "11", "5" ] ] }, "note" : "doi: 10.1029/2008JC004862", "page" : "C11007", "publisher" : "Wiley-Blackwell", "title" : "Ocean acidification and biologically induced seasonality of carbonate mineral saturation states in the western Arctic Ocean", "translator" : [ { "dropping-particle" : "", "family" : "L4139", "given" : "", "non-dropping-particle" : "", "parse-names" : false, "suffix" : "" } ], "type" : "article-journal", "volume" : "114" }, "uris" : [ "http://www.mendeley.com/documents/?uuid=bf132e91-474d-3c0f-a996-cc00aa9c8615" ] } ], "mendeley" : { "formattedCitation" : "(Bates et al., 2009; Chierici and Fransson, 2009; Yamamoto-Kawai et al., 2009; Azetsu-Scott et al., 2010)", "manualFormatting" : "(Bates et al., 2009; Chierici and Fransson, 2009; Yamamoto-Kawai et al., 2009; Azetsu-Scott et al., 2010; Robbins et al., 2013; Fransson et al., 2015; Semiletov et al., 2016; Anderson et al., 2017; Qi et al., 2017; Zhang et al., 2020; Beaupr\u00e9-Laperri\u00e8re et al., 2020)", "plainTextFormattedCitation" : "(Bates et al., 2009; Chierici and Fransson, 2009; Yamamoto-Kawai et al., 2009; Azetsu-Scott et al., 2010)", "previouslyFormattedCitation" : "(Bates et al., 2009; Chierici and Fransson, 2009; Yamamoto-Kawai et al., 2009; Azetsu-Scott et al., 2010)" }, "properties" : { "noteIndex" : 0 }, "schema" : "https://github.com/citation-style-language/schema/raw/master/csl-citation.json" }</w:instrText>
      </w:r>
      <w:r w:rsidRPr="001E7A27">
        <w:rPr>
          <w:lang w:val="en-GB"/>
        </w:rPr>
        <w:fldChar w:fldCharType="separate"/>
      </w:r>
      <w:r w:rsidR="00025FA2" w:rsidRPr="001E7A27">
        <w:rPr>
          <w:noProof/>
          <w:lang w:val="en-GB"/>
        </w:rPr>
        <w:t>(</w:t>
      </w:r>
      <w:commentRangeStart w:id="2997"/>
      <w:commentRangeEnd w:id="2997"/>
      <w:r w:rsidR="00A75152" w:rsidRPr="001E7A27">
        <w:rPr>
          <w:rStyle w:val="CommentReference"/>
          <w:lang w:val="en-GB"/>
        </w:rPr>
        <w:commentReference w:id="2997"/>
      </w:r>
      <w:r w:rsidR="00025FA2" w:rsidRPr="001E7A27">
        <w:rPr>
          <w:noProof/>
          <w:lang w:val="en-GB"/>
        </w:rPr>
        <w:t>Bates et al., 2009; Chierici and Fransson, 2009; Yamamoto-Kawai et al., 2009; Azetsu-Scott et al., 2010; Robbins et al., 2013; Fransson et al., 2015; Semiletov et al., 2016; Anderson et al., 2017; Qi et al., 2017; Zhang et al., 2020; Beaupré-Laperrière et al., 2020</w:t>
      </w:r>
      <w:ins w:id="2998" w:author="Soapbox" w:date="2021-07-20T06:32:00Z">
        <w:r w:rsidR="00A75152" w:rsidRPr="001E7A27">
          <w:rPr>
            <w:noProof/>
            <w:lang w:val="en-GB"/>
          </w:rPr>
          <w:t>;</w:t>
        </w:r>
      </w:ins>
      <w:del w:id="2999" w:author="Soapbox" w:date="2021-07-20T06:32:00Z">
        <w:r w:rsidR="00025FA2" w:rsidRPr="001E7A27" w:rsidDel="00A75152">
          <w:rPr>
            <w:noProof/>
            <w:lang w:val="en-GB"/>
          </w:rPr>
          <w:delText>)</w:delText>
        </w:r>
      </w:del>
      <w:r w:rsidRPr="001E7A27">
        <w:rPr>
          <w:lang w:val="en-GB"/>
        </w:rPr>
        <w:fldChar w:fldCharType="end"/>
      </w:r>
      <w:commentRangeEnd w:id="2995"/>
      <w:commentRangeEnd w:id="2996"/>
      <w:r w:rsidR="008F5814" w:rsidRPr="001E7A27">
        <w:rPr>
          <w:rStyle w:val="CommentReference"/>
          <w:lang w:val="en-GB"/>
        </w:rPr>
        <w:commentReference w:id="2995"/>
      </w:r>
      <w:r w:rsidR="00025FA2" w:rsidRPr="001E7A27">
        <w:rPr>
          <w:rStyle w:val="CommentReference"/>
          <w:lang w:val="en-GB"/>
        </w:rPr>
        <w:commentReference w:id="2996"/>
      </w:r>
      <w:del w:id="3000" w:author="Soapbox" w:date="2021-07-20T06:32:00Z">
        <w:r w:rsidRPr="001E7A27" w:rsidDel="00A75152">
          <w:rPr>
            <w:noProof/>
            <w:lang w:val="en-GB"/>
          </w:rPr>
          <w:delText xml:space="preserve"> (</w:delText>
        </w:r>
      </w:del>
      <w:ins w:id="3001" w:author="Soapbox" w:date="2021-07-20T06:32:00Z">
        <w:r w:rsidR="00A75152" w:rsidRPr="001E7A27">
          <w:rPr>
            <w:noProof/>
            <w:lang w:val="en-GB"/>
          </w:rPr>
          <w:t xml:space="preserve"> </w:t>
        </w:r>
      </w:ins>
      <w:r w:rsidRPr="001E7A27">
        <w:rPr>
          <w:noProof/>
          <w:lang w:val="en-GB"/>
        </w:rPr>
        <w:t>S</w:t>
      </w:r>
      <w:r w:rsidRPr="001E7A27">
        <w:rPr>
          <w:rFonts w:eastAsia="MS Mincho"/>
          <w:noProof/>
          <w:lang w:val="en-GB" w:eastAsia="ja-JP"/>
        </w:rPr>
        <w:t xml:space="preserve">ROCC Section </w:t>
      </w:r>
      <w:r w:rsidRPr="001E7A27">
        <w:rPr>
          <w:rFonts w:eastAsia="TimesNewRomanPS-ItalicMT"/>
          <w:iCs/>
          <w:lang w:val="en-GB"/>
        </w:rPr>
        <w:t>3.2.1.2.4</w:t>
      </w:r>
      <w:ins w:id="3002" w:author="Soapbox" w:date="2021-07-27T14:45:00Z">
        <w:del w:id="3003" w:author="Ian Blenkinsop" w:date="2021-07-28T14:01:00Z">
          <w:r w:rsidR="008040CD" w:rsidRPr="001E7A27" w:rsidDel="00C51578">
            <w:rPr>
              <w:rFonts w:eastAsia="TimesNewRomanPS-ItalicMT"/>
              <w:iCs/>
              <w:lang w:val="en-GB"/>
            </w:rPr>
            <w:delText>;</w:delText>
          </w:r>
        </w:del>
      </w:ins>
      <w:ins w:id="3004" w:author="Ian Blenkinsop" w:date="2021-07-28T14:01:00Z">
        <w:r w:rsidR="00C51578" w:rsidRPr="001E7A27">
          <w:rPr>
            <w:rFonts w:eastAsia="TimesNewRomanPS-ItalicMT"/>
            <w:iCs/>
            <w:lang w:val="en-GB"/>
          </w:rPr>
          <w:t>,</w:t>
        </w:r>
      </w:ins>
      <w:del w:id="3005" w:author="Soapbox" w:date="2021-07-27T14:46:00Z">
        <w:r w:rsidRPr="001E7A27" w:rsidDel="008040CD">
          <w:rPr>
            <w:rFonts w:eastAsia="TimesNewRomanPS-ItalicMT"/>
            <w:iCs/>
            <w:lang w:val="en-GB"/>
          </w:rPr>
          <w:delText>,</w:delText>
        </w:r>
      </w:del>
      <w:r w:rsidRPr="001E7A27">
        <w:rPr>
          <w:lang w:val="en-GB"/>
        </w:rPr>
        <w:t xml:space="preserve"> </w:t>
      </w:r>
      <w:commentRangeStart w:id="3006"/>
      <w:r w:rsidRPr="001E7A27">
        <w:rPr>
          <w:lang w:val="en-GB"/>
        </w:rPr>
        <w:fldChar w:fldCharType="begin" w:fldLock="1"/>
      </w:r>
      <w:r w:rsidR="00747167" w:rsidRPr="001E7A27">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"manualFormatting" : "IPCC, (2019b)", "plainTextFormattedCitation" : "(IPCC, 2019b)", "previouslyFormattedCitation" : "(IPCC, 2019b)" }, "properties" : { "noteIndex" : 0 }, "schema" : "https://github.com/citation-style-language/schema/raw/master/csl-citation.json" }</w:instrText>
      </w:r>
      <w:r w:rsidRPr="001E7A27">
        <w:rPr>
          <w:lang w:val="en-GB"/>
        </w:rPr>
        <w:fldChar w:fldCharType="separate"/>
      </w:r>
      <w:r w:rsidR="00025FA2" w:rsidRPr="001E7A27">
        <w:rPr>
          <w:noProof/>
          <w:lang w:val="en-GB"/>
        </w:rPr>
        <w:t xml:space="preserve">IPCC, </w:t>
      </w:r>
      <w:del w:id="3007" w:author="Soapbox" w:date="2021-07-27T14:46:00Z">
        <w:r w:rsidR="00025FA2" w:rsidRPr="001E7A27" w:rsidDel="008040CD">
          <w:rPr>
            <w:noProof/>
            <w:lang w:val="en-GB"/>
          </w:rPr>
          <w:delText>(</w:delText>
        </w:r>
      </w:del>
      <w:r w:rsidR="00025FA2" w:rsidRPr="001E7A27">
        <w:rPr>
          <w:noProof/>
          <w:lang w:val="en-GB"/>
        </w:rPr>
        <w:t>2019b</w:t>
      </w:r>
      <w:del w:id="3008" w:author="Soapbox" w:date="2021-07-27T14:46:00Z">
        <w:r w:rsidR="00025FA2" w:rsidRPr="001E7A27" w:rsidDel="008040CD">
          <w:rPr>
            <w:noProof/>
            <w:lang w:val="en-GB"/>
          </w:rPr>
          <w:delText>)</w:delText>
        </w:r>
      </w:del>
      <w:r w:rsidRPr="001E7A27">
        <w:rPr>
          <w:lang w:val="en-GB"/>
        </w:rPr>
        <w:fldChar w:fldCharType="end"/>
      </w:r>
      <w:commentRangeEnd w:id="3006"/>
      <w:r w:rsidR="00025FA2" w:rsidRPr="001E7A27">
        <w:rPr>
          <w:rStyle w:val="CommentReference"/>
          <w:lang w:val="en-GB"/>
        </w:rPr>
        <w:commentReference w:id="3006"/>
      </w:r>
      <w:r w:rsidR="00915947" w:rsidRPr="001E7A27">
        <w:rPr>
          <w:lang w:val="en-GB"/>
        </w:rPr>
        <w:t>)</w:t>
      </w:r>
      <w:r w:rsidRPr="001E7A27">
        <w:rPr>
          <w:lang w:val="en-GB"/>
        </w:rPr>
        <w:t>.</w:t>
      </w:r>
      <w:r w:rsidRPr="001E7A27">
        <w:rPr>
          <w:rFonts w:eastAsia="MS Mincho"/>
          <w:lang w:val="en-GB" w:eastAsia="ja-JP"/>
        </w:rPr>
        <w:t xml:space="preserve"> The low saturation state of aragonite (</w:t>
      </w:r>
      <w:r w:rsidRPr="001E7A27">
        <w:rPr>
          <w:lang w:val="en-GB"/>
        </w:rPr>
        <w:t>Ω</w:t>
      </w:r>
      <w:del w:id="3009" w:author="Ian Blenkinsop" w:date="2021-07-28T14:01:00Z">
        <w:r w:rsidRPr="001E7A27" w:rsidDel="00C51578">
          <w:rPr>
            <w:lang w:val="en-GB"/>
          </w:rPr>
          <w:delText>~</w:delText>
        </w:r>
      </w:del>
      <w:ins w:id="3010" w:author="Ian Blenkinsop" w:date="2021-07-28T14:01:00Z">
        <w:r w:rsidR="00C51578" w:rsidRPr="001E7A27">
          <w:rPr>
            <w:lang w:val="en-GB"/>
          </w:rPr>
          <w:t xml:space="preserve"> about </w:t>
        </w:r>
      </w:ins>
      <w:r w:rsidRPr="001E7A27">
        <w:rPr>
          <w:lang w:val="en-GB"/>
        </w:rPr>
        <w:t>1) has also been observed in surface waters of the Antarctic coastal zone associated with freshwater input from glacier</w:t>
      </w:r>
      <w:ins w:id="3011" w:author="Soapbox" w:date="2021-07-20T06:33:00Z">
        <w:r w:rsidR="00A75152" w:rsidRPr="001E7A27">
          <w:rPr>
            <w:lang w:val="en-GB"/>
          </w:rPr>
          <w:t>s</w:t>
        </w:r>
      </w:ins>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"10.5194/bg-11-57-2014", "author" : [ { "dropping-particle" : "", "family" : "Mattsdotter Bj\u00f6rk", "given" : "M", "non-dropping-particle" : "", "parse-names" : false, "suffix" : "" }, { "dropping-particle" : "", "family" : "Fransson", "given" : "A", "non-dropping-particle" : "", "parse-names" : false, "suffix" : "" }, { "dropping-particle" : "", "family" : "Torstensson", "given" : "A", "non-dropping-particle" : "", "parse-names" : false, "suffix" : "" }, { "dropping-particle" : "", "family" : "Chierici", "given" : "M", "non-dropping-particle" : "", "parse-names" : false, "suffix" : "" } ], "container-title" : "Biogeosciences", "id" : "ITEM-1", "issue" : "1", "issued" : { "date-parts" : [ [ "2014" ] ] }, "page" : "57-73", "title" : "Ocean acidification state in western Antarctic surface waters: controls and interannual variability", "translator" : [ { "dropping-particle" : "", "family" : "L7008", "given" : "", "non-dropping-particle" : "", "parse-names" : false, "suffix" : "" } ], "type" : "article-journal", "volume" : "11" }, "uris" : [ "http://www.mendeley.com/documents/?uuid=2e45ec4c-8c8a-3ab1-b98b-e3a2d50701d9" ] } ], "mendeley" : { "formattedCitation" : "(Mattsdotter Bj\u00f6rk et al., 2014)", "plainTextFormattedCitation" : "(Mattsdotter Bj\u00f6rk et al., 2014)", "previouslyFormattedCitation" : "(Mattsdotter Bj\u00f6rk et al., 2014)" }, "properties" : { "noteIndex" : 0 }, "schema" : "https://github.com/citation-style-language/schema/raw/master/csl-citation.json" }</w:instrText>
      </w:r>
      <w:r w:rsidRPr="001E7A27">
        <w:rPr>
          <w:lang w:val="en-GB"/>
        </w:rPr>
        <w:fldChar w:fldCharType="separate"/>
      </w:r>
      <w:r w:rsidR="00025FA2" w:rsidRPr="001E7A27">
        <w:rPr>
          <w:noProof/>
          <w:lang w:val="en-GB"/>
        </w:rPr>
        <w:t>(Mattsdotter Björk et al., 2014)</w:t>
      </w:r>
      <w:r w:rsidRPr="001E7A27">
        <w:rPr>
          <w:lang w:val="en-GB"/>
        </w:rPr>
        <w:fldChar w:fldCharType="end"/>
      </w:r>
      <w:r w:rsidRPr="001E7A27">
        <w:rPr>
          <w:lang w:val="en-GB"/>
        </w:rPr>
        <w:t xml:space="preserve"> and </w:t>
      </w:r>
      <w:del w:id="3012" w:author="Soapbox" w:date="2021-07-20T06:33:00Z">
        <w:r w:rsidRPr="001E7A27" w:rsidDel="00A75152">
          <w:rPr>
            <w:lang w:val="en-GB"/>
          </w:rPr>
          <w:delText xml:space="preserve">with </w:delText>
        </w:r>
      </w:del>
      <w:r w:rsidRPr="001E7A27">
        <w:rPr>
          <w:lang w:val="en-GB"/>
        </w:rPr>
        <w:t xml:space="preserve">upwelling of deep water </w:t>
      </w:r>
      <w:r w:rsidR="00080CE0" w:rsidRPr="001E7A27">
        <w:rPr>
          <w:lang w:val="en-GB"/>
        </w:rPr>
        <w:fldChar w:fldCharType="begin" w:fldLock="1"/>
      </w:r>
      <w:r w:rsidR="00747167" w:rsidRPr="001E7A27">
        <w:rPr>
          <w:lang w:val="en-GB"/>
        </w:rPr>
        <w:instrText>ADDIN CSL_CITATION { "citationItems" : [ { "id" : "ITEM-1", "itemData" : { "DOI" : "10.5194/bg-12-6761-2015", "ISSN" : "1726-4189", "abstract" : "Abstract. We present 20 years of seawater inorganic carbon measurements collected along the western shelf and slope of the Antarctic Peninsula. Water column observations from summertime cruises and seasonal surface underway pCO2 measurements provide unique insights into the spatial, seasonal, and interannual variability in this dynamic system. Discrete measurements from depths &gt; 2000 m align well with World Ocean Circulation Experiment observations across the time series and underline the consistency of the data set. Surface total alkalinity and dissolved inorganic carbon data showed large spatial gradients, with a concomitant wide range of &amp;Omega;arag (arag despite glacial and sea-ice meltwater input. In support of previous studies, we observed Redfield behavior of regional C / N nutrient utilization, while the C / P (80.5 \u00b1 2.5) and N / P (11.7 \u00b1 0.3) molar ratios were significantly lower than the Redfield elemental stoichiometric values. Seasonal salinity-based predictions of &amp;Omega;arag suggest that surface waters remained mostly supersaturated with regard to aragonite throughout the study. However, more than 20 % of the predictions for winters and springs between 1999 and 2013 resulted in &amp;Omega;arag arag may have implications for important organisms such as pteropods. Even though we did not detect any statistically significant long-term trends, the combination of on\\\\-going ocean acidification and freshwater input may soon induce more unfavorable conditions than the ecosystem experiences today.", "author" : [ { "dropping-particle" : "", "family" : "Hauri", "given" : "C", "non-dropping-particle" : "", "parse-names" : false, "suffix" : "" }, { "dropping-particle" : "", "family" : "Doney", "given" : "S C", "non-dropping-particle" : "", "parse-names" : false, "suffix" : "" }, { "dropping-particle" : "", "family" : "Takahashi", "given" : "T", "non-dropping-particle" : "", "parse-names" : false, "suffix" : "" }, { "dropping-particle" : "", "family" : "Erickson", "given" : "M", "non-dropping-particle" : "", "parse-names" : false, "suffix" : "" }, { "dropping-particle" : "", "family" : "Jiang", "given" : "G", "non-dropping-particle" : "", "parse-names" : false, "suffix" : "" }, { "dropping-particle" : "", "family" : "Ducklow", "given" : "H W", "non-dropping-particle" : "", "parse-names" : false, "suffix" : "" } ], "container-title" : "Biogeosciences", "id" : "ITEM-1", "issue" : "22", "issued" : { "date-parts" : [ [ "2015", "11", "26" ] ] }, "page" : "6761-6779", "publisher" : "Copernicus Publications", "title" : "Two decades of inorganic carbon dynamics along the West Antarctic Peninsula", "translator" : [ { "dropping-particle" : "", "family" : "L5183", "given" : "", "non-dropping-particle" : "", "parse-names" : false, "suffix" : "" } ], "type" : "article-journal", "volume" : "12" }, "uris" : [ "http://www.mendeley.com/documents/?uuid=4b9e41d5-5626-46f0-933f-bd6241271674" ] } ], "mendeley" : { "formattedCitation" : "(Hauri et al., 2015)", "plainTextFormattedCitation" : "(Hauri et al., 2015)", "previouslyFormattedCitation" : "(Hauri et al., 2015)" }, "properties" : { "noteIndex" : 0 }, "schema" : "https://github.com/citation-style-language/schema/raw/master/csl-citation.json" }</w:instrText>
      </w:r>
      <w:r w:rsidR="00080CE0" w:rsidRPr="001E7A27">
        <w:rPr>
          <w:lang w:val="en-GB"/>
        </w:rPr>
        <w:fldChar w:fldCharType="separate"/>
      </w:r>
      <w:r w:rsidR="00025FA2" w:rsidRPr="001E7A27">
        <w:rPr>
          <w:noProof/>
          <w:lang w:val="en-GB"/>
        </w:rPr>
        <w:t>(Hauri et al., 2015)</w:t>
      </w:r>
      <w:r w:rsidR="00080CE0" w:rsidRPr="001E7A27">
        <w:rPr>
          <w:lang w:val="en-GB"/>
        </w:rPr>
        <w:fldChar w:fldCharType="end"/>
      </w:r>
      <w:r w:rsidR="00C07858" w:rsidRPr="001E7A27">
        <w:rPr>
          <w:lang w:val="en-GB"/>
        </w:rPr>
        <w:t xml:space="preserve"> as well as along eastern boundary upwelling systems </w:t>
      </w:r>
      <w:r w:rsidR="0024091B" w:rsidRPr="001E7A27">
        <w:rPr>
          <w:lang w:val="en-GB"/>
        </w:rPr>
        <w:fldChar w:fldCharType="begin" w:fldLock="1"/>
      </w:r>
      <w:r w:rsidR="001B061E" w:rsidRPr="001E7A27">
        <w:rPr>
          <w:lang w:val="en-GB"/>
        </w:rPr>
        <w:instrText>ADDIN CSL_CITATION { "citationItems" : [ { "id" : "ITEM-1", "itemData" : { "DOI" : "10.1016/j.ecss.2016.08.043", "ISSN" : "02727714", "abstract" : "Abstract The continental shelf region off the west coast of North America is seasonally exposed to water with a low aragonite saturation state by coastal upwelling of CO2-rich waters. To date, the spatial and temporal distribution of anthropogenic CO2 (Canth) within the CO2-rich waters is largely unknown. Here we adapt the multiple linear regression approach to utilize the GO-SHIP Repeat Hydrography data from the northeast Pacific to establish an annually updated relationship between Canth and potential density. This relationship was then used with the NOAA Ocean Acidification Program West Coast Ocean Acidification (WCOA) cruise data sets from 2007, 2011, 2012, and 2013 to determine the spatial variations of Canth in the upwelled water. Our results show large spatial differences in Canth in surface waters along the coast, with the lowest values (37\u201355 \u03bcmol kg\u22121) in strong upwelling regions off southern Oregon and northern California and higher values (51\u201363 \u03bcmol kg\u22121) to the north and south of this region. Coastal dissolved inorganic carbon concentrations are also elevated due to a natural remineralized component (Cbio), which represents carbon accumulated through net respiration in the seawater that has not yet degassed to the atmosphere. Average surface Canth is almost twice the surface remineralized component. In contrast, Canth is only about one third and one fifth of the remineralized component at 50 m and 100 m depth, respectively. Uptake of Canth has caused the aragonite saturation horizon to shoal by approximately 30\u201350 m since the preindustrial period so that undersaturated waters are well within the regions of the continental shelf that affect the shell dissolution of living pteropods. Our data show that the most severe biological impacts occur in the nearshore waters, where corrosive waters are closest to the surface. Since the pre-industrial times, pteropod shell dissolution has, on average, increased approximately 19\u201326% in both nearshore and offshore waters.", "author" : [ { "dropping-particle" : "", "family" : "Feely", "given" : "Richard A", "non-dropping-particle" : "", "parse-names" : false, "suffix" : "" }, { "dropping-particle" : "", "family" : "Alin", "given" : "Simone R", "non-dropping-particle" : "", "parse-names" : false, "suffix" : "" }, { "dropping-particle" : "", "family" : "Carter", "given" : "Brendan", "non-dropping-particle" : "", "parse-names" : false, "suffix" : "" }, { "dropping-particle" : "", "family" : "Bednar\u0161ek", "given" : "Nina", "non-dropping-particle" : "", "parse-names" : false, "suffix" : "" }, { "dropping-particle" : "", "family" : "Hales", "given" : "Burke", "non-dropping-particle" : "", "parse-names" : false, "suffix" : "" }, { "dropping-particle" : "", "family" : "Chan", "given" : "Francis", "non-dropping-particle" : "", "parse-names" : false, "suffix" : "" }, { "dropping-particle" : "", "family" : "Hill", "given" : "Tessa M", "non-dropping-particle" : "", "parse-names" : false, "suffix" : "" }, { "dropping-particle" : "", "family" : "Gaylord", "given" : "Brian", "non-dropping-particle" : "", "parse-names" : false, "suffix" : "" }, { "dropping-particle" : "", "family" : "Sanford", "given" : "Eric", "non-dropping-particle" : "", "parse-names" : false, "suffix" : "" }, { "dropping-particle" : "", "family" : "Byrne", "given" : "Robert H", "non-dropping-particle" : "", "parse-names" : false, "suffix" : "" }, { "dropping-particle" : "", "family" : "Sabine", "given" : "Christopher L", "non-dropping-particle" : "", "parse-names" : false, "suffix" : "" }, { "dropping-particle" : "", "family" : "Greeley", "given" : "Dana", "non-dropping-particle" : "", "parse-names" : false, "suffix" : "" }, { "dropping-particle" : "", "family" : "Juranek", "given" : "Lauren", "non-dropping-particle" : "", "parse-names" : false, "suffix" : "" } ], "container-title" : "Estuarine, Coastal and Shelf Science", "id" : "ITEM-1", "issued" : { "date-parts" : [ [ "2016", "12", "20" ] ] }, "page" : "260-270", "title" : "Chemical and biological impacts of ocean acidification along the west coast of North America", "translator" : [ { "dropping-particle" : "", "family" : "L6192", "given" : "", "non-dropping-particle" : "", "parse-names" : false, "suffix" : "" } ], "type" : "article-journal", "volume" : "183" }, "uris" : [ "http://www.mendeley.com/documents/?uuid=fd01457d-0a1a-408c-9c6d-2278aaa63cf9" ] } ], "mendeley" : { "formattedCitation" : "(Feely et al., 2016)", "plainTextFormattedCitation" : "(Feely et al., 2016)", "previouslyFormattedCitation" : "(Feely et al., 2016)" }, "properties" : { "noteIndex" : 0 }, "schema" : "https://github.com/citation-style-language/schema/raw/master/csl-citation.json" }</w:instrText>
      </w:r>
      <w:r w:rsidR="0024091B" w:rsidRPr="001E7A27">
        <w:rPr>
          <w:lang w:val="en-GB"/>
        </w:rPr>
        <w:fldChar w:fldCharType="separate"/>
      </w:r>
      <w:r w:rsidR="00025FA2" w:rsidRPr="001E7A27">
        <w:rPr>
          <w:noProof/>
          <w:lang w:val="en-GB"/>
        </w:rPr>
        <w:t>(Feely et al., 2016)</w:t>
      </w:r>
      <w:r w:rsidR="0024091B" w:rsidRPr="001E7A27">
        <w:rPr>
          <w:lang w:val="en-GB"/>
        </w:rPr>
        <w:fldChar w:fldCharType="end"/>
      </w:r>
      <w:r w:rsidR="00080CE0" w:rsidRPr="001E7A27">
        <w:rPr>
          <w:lang w:val="en-GB"/>
        </w:rPr>
        <w:t>.</w:t>
      </w:r>
    </w:p>
    <w:p w14:paraId="2AB7E6C6" w14:textId="77777777" w:rsidR="00DA318E" w:rsidRPr="001E7A27" w:rsidRDefault="00DA318E" w:rsidP="005C7F25">
      <w:pPr>
        <w:pStyle w:val="AR6BodyText"/>
        <w:rPr>
          <w:rFonts w:cs="Times New Roman"/>
          <w:lang w:val="en-GB" w:eastAsia="en-US"/>
        </w:rPr>
      </w:pPr>
    </w:p>
    <w:p w14:paraId="6C1D0A2D" w14:textId="6103FA9C" w:rsidR="00DA318E" w:rsidRPr="001E7A27" w:rsidRDefault="00DA318E" w:rsidP="005C7F25">
      <w:pPr>
        <w:pStyle w:val="AR6BodyText"/>
        <w:rPr>
          <w:rFonts w:eastAsia="MS Mincho" w:cs="Times New Roman"/>
          <w:lang w:val="en-GB" w:eastAsia="ja-JP"/>
        </w:rPr>
      </w:pPr>
      <w:r w:rsidRPr="001E7A27">
        <w:rPr>
          <w:rFonts w:eastAsia="MS Mincho" w:cs="Times New Roman"/>
          <w:lang w:val="en-GB" w:eastAsia="ja-JP"/>
        </w:rPr>
        <w:t xml:space="preserve">Overall, in agreement with SROCC, it is </w:t>
      </w:r>
      <w:r w:rsidRPr="001E7A27">
        <w:rPr>
          <w:rFonts w:eastAsia="MS Mincho" w:cs="Times New Roman"/>
          <w:i/>
          <w:iCs/>
          <w:lang w:val="en-GB" w:eastAsia="ja-JP"/>
        </w:rPr>
        <w:t>virtually certain</w:t>
      </w:r>
      <w:r w:rsidRPr="001E7A27">
        <w:rPr>
          <w:rFonts w:eastAsia="MS Mincho" w:cs="Times New Roman"/>
          <w:lang w:val="en-GB" w:eastAsia="ja-JP"/>
        </w:rPr>
        <w:t xml:space="preserve"> from these observational studies that ocean surface waters undergo acidification globally with the CO</w:t>
      </w:r>
      <w:r w:rsidRPr="001E7A27">
        <w:rPr>
          <w:rFonts w:eastAsia="MS Mincho" w:cs="Times New Roman"/>
          <w:vertAlign w:val="subscript"/>
          <w:lang w:val="en-GB" w:eastAsia="ja-JP"/>
        </w:rPr>
        <w:t xml:space="preserve">2 </w:t>
      </w:r>
      <w:r w:rsidRPr="001E7A27">
        <w:rPr>
          <w:rFonts w:eastAsia="MS Mincho" w:cs="Times New Roman"/>
          <w:lang w:val="en-GB" w:eastAsia="ja-JP"/>
        </w:rPr>
        <w:t>increase in the atmosphere. These sustained measurements over the past decades</w:t>
      </w:r>
      <w:ins w:id="3013" w:author="Soapbox" w:date="2021-07-20T06:33:00Z">
        <w:r w:rsidR="00A75152" w:rsidRPr="001E7A27">
          <w:rPr>
            <w:rFonts w:eastAsia="MS Mincho" w:cs="Times New Roman"/>
            <w:lang w:val="en-GB" w:eastAsia="ja-JP"/>
          </w:rPr>
          <w:t>,</w:t>
        </w:r>
      </w:ins>
      <w:r w:rsidRPr="001E7A27">
        <w:rPr>
          <w:rFonts w:eastAsia="MS Mincho" w:cs="Times New Roman"/>
          <w:lang w:val="en-GB" w:eastAsia="ja-JP"/>
        </w:rPr>
        <w:t xml:space="preserve"> and campaign studies of ocean carbonate chemistry</w:t>
      </w:r>
      <w:ins w:id="3014" w:author="Soapbox" w:date="2021-07-20T06:33:00Z">
        <w:r w:rsidR="00A75152" w:rsidRPr="001E7A27">
          <w:rPr>
            <w:rFonts w:eastAsia="MS Mincho" w:cs="Times New Roman"/>
            <w:lang w:val="en-GB" w:eastAsia="ja-JP"/>
          </w:rPr>
          <w:t>,</w:t>
        </w:r>
      </w:ins>
      <w:r w:rsidRPr="001E7A27">
        <w:rPr>
          <w:rFonts w:eastAsia="MS Mincho" w:cs="Times New Roman"/>
          <w:lang w:val="en-GB" w:eastAsia="ja-JP"/>
        </w:rPr>
        <w:t xml:space="preserve"> also highlight with </w:t>
      </w:r>
      <w:r w:rsidRPr="001E7A27">
        <w:rPr>
          <w:rFonts w:eastAsia="MS Mincho" w:cs="Times New Roman"/>
          <w:i/>
          <w:iCs/>
          <w:lang w:val="en-GB" w:eastAsia="ja-JP"/>
        </w:rPr>
        <w:t>robust evidence</w:t>
      </w:r>
      <w:r w:rsidRPr="001E7A27">
        <w:rPr>
          <w:rFonts w:eastAsia="MS Mincho" w:cs="Times New Roman"/>
          <w:lang w:val="en-GB" w:eastAsia="ja-JP"/>
        </w:rPr>
        <w:t xml:space="preserve"> that trends of acidification have been modulated by the variability and changes in physical and chemical states of ocean</w:t>
      </w:r>
      <w:ins w:id="3015" w:author="Soapbox" w:date="2021-07-20T06:33:00Z">
        <w:r w:rsidR="00A75152" w:rsidRPr="001E7A27">
          <w:rPr>
            <w:rFonts w:eastAsia="MS Mincho" w:cs="Times New Roman"/>
            <w:lang w:val="en-GB" w:eastAsia="ja-JP"/>
          </w:rPr>
          <w:t>,</w:t>
        </w:r>
      </w:ins>
      <w:r w:rsidRPr="001E7A27">
        <w:rPr>
          <w:rFonts w:eastAsia="MS Mincho" w:cs="Times New Roman"/>
          <w:lang w:val="en-GB" w:eastAsia="ja-JP"/>
        </w:rPr>
        <w:t xml:space="preserve"> including those affected by the warming of the cryosphere</w:t>
      </w:r>
      <w:ins w:id="3016" w:author="Soapbox" w:date="2021-07-20T06:36:00Z">
        <w:r w:rsidR="005A6477" w:rsidRPr="001E7A27">
          <w:rPr>
            <w:rFonts w:eastAsia="MS Mincho" w:cs="Times New Roman"/>
            <w:lang w:val="en-GB" w:eastAsia="ja-JP"/>
          </w:rPr>
          <w:t>, and need to be better understood.</w:t>
        </w:r>
      </w:ins>
      <w:del w:id="3017" w:author="Soapbox" w:date="2021-07-20T06:35:00Z">
        <w:r w:rsidRPr="001E7A27" w:rsidDel="005A6477">
          <w:rPr>
            <w:rFonts w:eastAsia="MS Mincho" w:cs="Times New Roman"/>
            <w:lang w:val="en-GB" w:eastAsia="ja-JP"/>
          </w:rPr>
          <w:delText>,</w:delText>
        </w:r>
      </w:del>
      <w:r w:rsidRPr="001E7A27">
        <w:rPr>
          <w:rFonts w:eastAsia="MS Mincho" w:cs="Times New Roman"/>
          <w:lang w:val="en-GB" w:eastAsia="ja-JP"/>
        </w:rPr>
        <w:t xml:space="preserve"> </w:t>
      </w:r>
      <w:del w:id="3018" w:author="Soapbox" w:date="2021-07-20T06:34:00Z">
        <w:r w:rsidRPr="001E7A27" w:rsidDel="00A75152">
          <w:rPr>
            <w:rFonts w:eastAsia="MS Mincho" w:cs="Times New Roman"/>
            <w:lang w:val="en-GB" w:eastAsia="ja-JP"/>
          </w:rPr>
          <w:delText xml:space="preserve">requiring their </w:delText>
        </w:r>
      </w:del>
      <w:del w:id="3019" w:author="Soapbox" w:date="2021-07-20T06:35:00Z">
        <w:r w:rsidRPr="001E7A27" w:rsidDel="005A6477">
          <w:rPr>
            <w:rFonts w:eastAsia="MS Mincho" w:cs="Times New Roman"/>
            <w:lang w:val="en-GB" w:eastAsia="ja-JP"/>
          </w:rPr>
          <w:delText>improved understanding</w:delText>
        </w:r>
      </w:del>
      <w:del w:id="3020" w:author="Soapbox" w:date="2021-07-20T06:34:00Z">
        <w:r w:rsidRPr="001E7A27" w:rsidDel="00A75152">
          <w:rPr>
            <w:rFonts w:eastAsia="MS Mincho" w:cs="Times New Roman"/>
            <w:lang w:val="en-GB" w:eastAsia="ja-JP"/>
          </w:rPr>
          <w:delText>s</w:delText>
        </w:r>
      </w:del>
      <w:del w:id="3021" w:author="Soapbox" w:date="2021-07-20T06:35:00Z">
        <w:r w:rsidRPr="001E7A27" w:rsidDel="005A6477">
          <w:rPr>
            <w:rFonts w:eastAsia="MS Mincho" w:cs="Times New Roman"/>
            <w:lang w:val="en-GB" w:eastAsia="ja-JP"/>
          </w:rPr>
          <w:delText>.</w:delText>
        </w:r>
      </w:del>
    </w:p>
    <w:p w14:paraId="311C4ECB" w14:textId="77777777" w:rsidR="00DA318E" w:rsidRPr="001E7A27" w:rsidRDefault="00DA318E" w:rsidP="005C7F25">
      <w:pPr>
        <w:pStyle w:val="AR6BodyText"/>
        <w:rPr>
          <w:rFonts w:cs="Times New Roman"/>
          <w:lang w:val="en-GB" w:eastAsia="en-US"/>
        </w:rPr>
      </w:pPr>
    </w:p>
    <w:p w14:paraId="2F66F9C1" w14:textId="77777777" w:rsidR="002F5491" w:rsidRPr="001E7A27" w:rsidRDefault="002F5491" w:rsidP="005C7F25">
      <w:pPr>
        <w:pStyle w:val="AR6BodyText"/>
        <w:rPr>
          <w:rFonts w:cs="Times New Roman"/>
          <w:lang w:val="en-GB" w:eastAsia="en-US"/>
        </w:rPr>
      </w:pPr>
    </w:p>
    <w:p w14:paraId="260791B2" w14:textId="77777777" w:rsidR="00DA318E" w:rsidRPr="001E7A27" w:rsidRDefault="00DA318E" w:rsidP="005C7F25">
      <w:pPr>
        <w:pStyle w:val="AR6BodyText"/>
        <w:rPr>
          <w:rFonts w:eastAsia="Bliss" w:cs="Times New Roman"/>
          <w:b/>
          <w:lang w:val="en-GB"/>
        </w:rPr>
      </w:pPr>
      <w:r w:rsidRPr="001E7A27">
        <w:rPr>
          <w:rFonts w:eastAsia="Bliss" w:cs="Times New Roman"/>
          <w:b/>
          <w:lang w:val="en-GB"/>
        </w:rPr>
        <w:t>[START FIGURE 5.2</w:t>
      </w:r>
      <w:r w:rsidR="007C6078" w:rsidRPr="001E7A27">
        <w:rPr>
          <w:rFonts w:eastAsia="Bliss" w:cs="Times New Roman"/>
          <w:b/>
          <w:lang w:val="en-GB"/>
        </w:rPr>
        <w:t>0</w:t>
      </w:r>
      <w:r w:rsidRPr="001E7A27">
        <w:rPr>
          <w:rFonts w:eastAsia="Bliss" w:cs="Times New Roman"/>
          <w:b/>
          <w:lang w:val="en-GB"/>
        </w:rPr>
        <w:t xml:space="preserve"> HERE]</w:t>
      </w:r>
    </w:p>
    <w:p w14:paraId="17291AC4" w14:textId="77777777" w:rsidR="00DA318E" w:rsidRPr="001E7A27" w:rsidRDefault="00DA318E" w:rsidP="005C7F25">
      <w:pPr>
        <w:pStyle w:val="AR6BodyText"/>
        <w:rPr>
          <w:rFonts w:cs="Times New Roman"/>
          <w:lang w:val="en-GB" w:eastAsia="en-US"/>
        </w:rPr>
      </w:pPr>
    </w:p>
    <w:p w14:paraId="0DBE4E28" w14:textId="57D94ACD" w:rsidR="0004481B" w:rsidRPr="001E7A27" w:rsidRDefault="00DA318E" w:rsidP="0004481B">
      <w:pPr>
        <w:pStyle w:val="AR6Chap5Figure"/>
        <w:rPr>
          <w:rFonts w:ascii="Times" w:hAnsi="Times" w:cs="Times New Roman"/>
          <w:szCs w:val="20"/>
          <w:lang w:val="en-GB"/>
        </w:rPr>
      </w:pPr>
      <w:r w:rsidRPr="001E7A27">
        <w:rPr>
          <w:rFonts w:ascii="Times" w:hAnsi="Times"/>
          <w:b/>
          <w:bCs/>
          <w:szCs w:val="20"/>
          <w:lang w:val="en-GB"/>
        </w:rPr>
        <w:t>Multi-decadal trends of pH</w:t>
      </w:r>
      <w:r w:rsidR="00E810EF" w:rsidRPr="001E7A27">
        <w:rPr>
          <w:rFonts w:ascii="Times" w:hAnsi="Times"/>
          <w:b/>
          <w:bCs/>
          <w:szCs w:val="20"/>
          <w:lang w:val="en-GB"/>
        </w:rPr>
        <w:t xml:space="preserve"> </w:t>
      </w:r>
      <w:r w:rsidR="00C36206" w:rsidRPr="001E7A27">
        <w:rPr>
          <w:rFonts w:ascii="Times" w:hAnsi="Times"/>
          <w:b/>
          <w:bCs/>
          <w:szCs w:val="20"/>
          <w:lang w:val="en-GB"/>
        </w:rPr>
        <w:t>(Total Scale)</w:t>
      </w:r>
      <w:r w:rsidRPr="001E7A27">
        <w:rPr>
          <w:rFonts w:ascii="Times" w:hAnsi="Times"/>
          <w:b/>
          <w:bCs/>
          <w:szCs w:val="20"/>
          <w:lang w:val="en-GB"/>
        </w:rPr>
        <w:t xml:space="preserve"> in surface layer at various sites of the oceans and a global distribution of annual mean pH adjusted to the year 2000</w:t>
      </w:r>
      <w:r w:rsidRPr="001E7A27">
        <w:rPr>
          <w:rFonts w:ascii="Times" w:hAnsi="Times"/>
          <w:szCs w:val="20"/>
          <w:lang w:val="en-GB"/>
        </w:rPr>
        <w:t>.</w:t>
      </w:r>
      <w:r w:rsidR="005A2651" w:rsidRPr="001E7A27">
        <w:rPr>
          <w:rFonts w:ascii="Times" w:eastAsia="MS Mincho" w:hAnsi="Times"/>
          <w:szCs w:val="20"/>
          <w:lang w:val="en-GB" w:eastAsia="ja-JP"/>
        </w:rPr>
        <w:t xml:space="preserve"> </w:t>
      </w:r>
      <w:r w:rsidRPr="001E7A27">
        <w:rPr>
          <w:rFonts w:ascii="Times" w:hAnsi="Times"/>
          <w:szCs w:val="20"/>
          <w:lang w:val="en-GB"/>
        </w:rPr>
        <w:t xml:space="preserve">Time-series data of pH are from </w:t>
      </w:r>
      <w:commentRangeStart w:id="3022"/>
      <w:commentRangeStart w:id="3023"/>
      <w:r w:rsidRPr="001E7A27">
        <w:rPr>
          <w:rFonts w:ascii="Times" w:hAnsi="Times" w:cs="Times New Roman"/>
          <w:szCs w:val="20"/>
          <w:lang w:val="en-GB"/>
        </w:rPr>
        <w:fldChar w:fldCharType="begin" w:fldLock="1"/>
      </w:r>
      <w:ins w:id="3024" w:author="Robin Matthews" w:date="2021-06-18T11:23:00Z">
        <w:r w:rsidR="003F3FFF" w:rsidRPr="001E7A27">
          <w:rPr>
            <w:rFonts w:ascii="Times" w:hAnsi="Times" w:cs="Times New Roman"/>
            <w:szCs w:val="20"/>
            <w:lang w:val="en-GB"/>
          </w:rPr>
          <w:instrText>ADDIN CSL_CITATION { "citationItems" : [ { "id" : "ITEM-1", "itemData" : { "DOI" : "10.1073/pnas.0906044106", "ISSN" : "0027-8424", "PMID" : "19666624", "abstract" : "Atmospheric carbon dioxide (CO2) is increasing at an accelerating rate, primarily due to fossil fuel combustion and land use change. A substantial fraction of anthropogenic CO2 emissions is absorbed by the oceans, resulting in a reduction of seawater pH. Continued acidification may over time have profound effects on marine biota and biogeochemical cycles. Although the physical and chemical basis for ocean acidification is well understood, there exist few field data of sufficient duration, resolution, and accuracy to document the acidification rate and to elucidate the factors governing its variability. Here we report the results of nearly 20 years of time-series measurements of seawater pH and associated parameters at Station ALOHA in the central North Pacific Ocean near Hawaii. We document a significant long-term decreasing trend of \u22120.0019 \u00b1 0.0002 y\u22121 in surface pH, which is indistinguishable from the rate of acidification expected from equilibration with the atmosphere. Superimposed upon this trend is a strong seasonal pH cycle driven by temperature, mixing, and net photosynthetic CO2 assimilation. We also observe substantial interannual variability in surface pH, influenced by climate-induced fluctuations in upper ocean stability. Below the mixed layer, we find that the change in acidification is enhanced within distinct subsurface strata. These zones are influenced by remote water mass formation and intrusion, biological carbon remineralization, or both. We suggest that physical and biogeochemical processes alter the acidification rate with depth and time and must therefore be given due consideration when designing and interpreting ocean pH monitoring efforts and predictive models.", "author" : [ { "dropping-particle" : "", "family" : "Dore", "given" : "John E.", "non-dropping-particle" : "", "parse-names" : false, "suffix" : "" }, { "dropping-particle" : "", "family" : "Lukas", "given" : "Roger", "non-dropping-particle" : "", "parse-names" : false, "suffix" : "" }, { "dropping-particle" : "", "family" : "Sadler", "given" : "Daniel W.", "non-dropping-particle" : "", "parse-names" : false, "suffix" : "" }, { "dropping-particle" : "", "family" : "Church", "given" : "Matthew J.", "non-dropping-particle" : "", "parse-names" : false, "suffix" : "" }, { "dropping-particle" : "", "family" : "Karl", "given" : "David M.", "non-dropping-particle" : "", "parse-names" : false, "suffix" : "" } ], "container-title" : "Proceedings of the National Academy of Sciences", "id" : "ITEM-1", "issue" : "30", "issued" : { "date-parts" : [ [ "2009", "7", "28" ] ] }, "page" : "12235-12240", "publisher" : "National Academy of Sciences", "title" : "Physical and biogeochemical modulation of ocean acidification in the central North Pacific", "translator" : [ { "dropping-particle" : "", "family" : "L6601", "given" : "", "non-dropping-particle" : "", "parse-names" : false, "suffix" : "" } ], "type" : "article-journal", "volume" : "106" }, "uris" : [ "http://www.mendeley.com/documents/?uuid=9a92cbbc-deeb-4619-85a1-84270e8e107f" ] }, { "id" : "ITEM-2", "itemData" : { "DOI" : "10.1111/j.1600-0889.2010.00474.x", "ISSN" : "1600-0889", "abstract" : "ABSTRACT We estimated long-term trends of ocean acidification in surface waters in latitudinal zones from 3\u00b0N to 33\u00b0N along the repeat hydrographic line at 137\u00b0E in the western North Pacific Ocean. Estimates were based on the observational records of oceanic CO2 partial pressure and related surface properties over the last two decades. The computed pH time series both for 25 yr in winter (late January?early February) and for 21 yr in summer (June?July) exhibited significant decreasing trends in the extensive subtropical to equatorial zones, with interannual variations that were larger in summer. The calculated rates of pH decrease ranged from 0.0015 to 0.0021 yr?1 (average, 0.0018 \u00b1 0.0002 yr?1) in winter and from 0.0008 to 0.0019 yr?1 (average, 0.0013 \u00b1 0.0005 yr?1) in summer. The thermodynamic effects of rising sea surface temperature (SST) accounted for up to 44% (average, 15%) of the trend of pH decrease in the subtropical region in winter, whereas a trend of decreasing SST slowed the pH decrease in the northern subtropical region (around 25\u00b0N) in summer. We used the results from recent trends to evaluate future possible thermodynamic changes in the upper ocean carbonate system.", "author" : [ { "dropping-particle" : "", "family" : "Midorikawa", "given" : "Takashi", "non-dropping-particle" : "", "parse-names" : false, "suffix" : "" }, { "dropping-particle" : "", "family" : "Ishii", "given" : "Masao", "non-dropping-particle" : "", "parse-names" : false, "suffix" : "" }, { "dropping-particle" : "", "family" : "Saito", "given" : "Shu", "non-dropping-particle" : "", "parse-names" : false, "suffix" : "" }, { "dropping-particle" : "", "family" : "Sasano", "given" : "Daisuke", "non-dropping-particle" : "", "parse-names" : false, "suffix" : "" }, { "dropping-particle" : "", "family" : "Kosugi", "given" : "Naohiro", "non-dropping-particle" : "", "parse-names" : false, "suffix" : "" }, { "dropping-particle" : "", "family" : "Motoi", "given" : "Tatsuo", "non-dropping-particle" : "", "parse-names" : false, "suffix" : "" }, { "dropping-particle" : "", "family" : "Kamiya", "given" : "Hitomi", "non-dropping-particle" : "", "parse-names" : false, "suffix" : "" }, { "dropping-particle" : "", "family" : "Nakadate", "given" : "Akira", "non-dropping-particle" : "", "parse-names" : false, "suffix" : "" }, { "dropping-particle" : "", "family" : "Nemoto", "given" : "Kazuhiro", "non-dropping-particle" : "", "parse-names" : false, "suffix" : "" }, { "dropping-particle" : "", "family" : "Inoue", "given" : "Hisayuki", "non-dropping-particle" : "", "parse-names" : false, "suffix" : "" } ], "container-title" : "Tellus B: Chemical and Physical Meteorology", "id" : "ITEM-2", "issue" : "5", "issued" : { "date-parts" : [ [ "2010", "1", "18" ] ] }, "note" : "doi: 10.1111/j.1600-0889.2010.00474.x", "page" : "649-659", "publisher" : "Wiley/Blackwell (10.1111)", "title" : "Decreasing pH trend estimated from 25-yr time series of carbonate parameters in the western North Pacific", "translator" : [ { "dropping-particle" : "", "family" : "L4135", "given" : "", "non-dropping-particle" : "", "parse-names" : false, "suffix" : "" } ], "type" : "article-journal", "volume" : "62" }, "uris" : [ "http://www.mendeley.com/documents/?uuid=e75bd09a-9891-3789-90fe-be3e7a2ce476" ] }, { "id" : "ITEM-3", "itemData" : { "DOI" : "10.5194/bg-7-3067-2010", "ISSN" : "1726-4189", "author" : [ { "dropping-particle" : "", "family" : "Gonz\u00e1lez-D\u00e1vila", "given" : "M.", "non-dropping-particle" : "", "parse-names" : false, "suffix" : "" }, { "dropping-particle" : "", "family" : "Santana-Casiano", "given" : "J. M.", "non-dropping-particle" : "", "parse-names" : false, "suffix" : "" }, { "dropping-particle" : "", "family" : "Rueda", "given" : "M. J.", "non-dropping-particle" : "", "parse-names" : false, "suffix" : "" }, { "dropping-particle" : "", "family" : "Llin\u00e1s", "given" : "O.", "non-dropping-particle" : "", "parse-names" : false, "suffix" : "" } ], "container-title" : "Biogeosciences", "id" : "ITEM-3", "issue" : "10", "issued" : { "date-parts" : [ [ "2010", "10", "11" ] ] }, "page" : "3067-3081", "title" : "The water column distribution of carbonate system variables at the ESTOC site from 1995 to 2004", "translator" : [ { "dropping-particle" : "", "family" : "L5090", "given" : "", "non-dropping-particle" : "", "parse-names" : false, "suffix" : "" } ], "type" : "article-journal", "volume" : "7" }, "uris" : [ "http://www.mendeley.com/documents/?uuid=20230721-6c9f-3d64-b1e8-9daf0ad6c1d0" ] }, { "id" : "ITEM-4", "itemData" : { "DOI" : "10.1029/2010JC006831", "ISSN" : "0148-0227", "abstract" : "Ocean acidification resulting from increases in present and future atmospheric CO2 levels could seriously affect diverse coastal and oceanic ecosystems. In this work, we determine that a significant trend in ocean acidification is superposed on the large seasonal and interannual variabilities of acidity in surface waters off the south coast of Honshu, Japan, based on our repeated observations of partial pressure of CO2 (pCO2), total inorganic carbon (TCO2), and pH. Multiple regression analysis of TCO2 as a function of temperature, salinity, and timing of observations shows that TCO2 increased at a rate of +1.23 \u00b1 0.40 ?mol kg?1 yr?1 for the period 1994?2008, while no long-term change has been determined for total alkalinity calculated from TCO2 and pCO2 in seawater. These results indicate that pH and the aragonite saturation state (\u03a9arag) are decreasing at a rate of ?0.020 \u00b1 0.007 decade?1 and ?0.12 \u00b1 0.05 decade?1, respectively. If future atmospheric CO2 levels keep increasing as predicted by the Intergovernmental Panel on Climate Change emission scenario A1FI, which postulates intensive fossil fuel use associated with very rapid economic growth, a further reduction of ?0.8 to ?1.0 in \u03a9arag is likely in the next 50 years. Such a rapid reduction of \u03a9arag could have negative impacts on a variety of calcareous organisms.", "author" : [ { "dropping-particle" : "", "family" : "Ishii", "given" : "Masao", "non-dropping-particle" : "", "parse-names" : false, "suffix" : "" }, { "dropping-particle" : "", "family" : "Kosugi", "given" : "Naohiro", "non-dropping-particle" : "", "parse-names" : false, "suffix" : "" }, { "dropping-particle" : "", "family" : "Sasano", "given" : "Daisuke", "non-dropping-particle" : "", "parse-names" : false, "suffix" : "" }, { "dropping-particle" : "", "family" : "Saito", "given" : "Shu", "non-dropping-particle" : "", "parse-names" : false, "suffix" : "" }, { "dropping-particle" : "", "family" : "Midorikawa", "given" : "Takashi", "non-dropping-particle" : "", "parse-names" : false, "suffix" : "" }, { "dropping-particle" : "", "family" : "Inoue", "given" : "Hisayuki Y", "non-dropping-particle" : "", "parse-names" : false, "suffix" : "" } ], "container-title" : "Journal of Geophysical Research: Oceans", "id" : "ITEM-4", "issue" : "C6", "issued" : { "date-parts" : [ [ "2011", "6", "28" ] ] }, "note" : "doi: 10.1029/2010JC006831", "page" : "C06022", "publisher" : "John Wiley &amp; Sons, Ltd", "title" : "Ocean acidification off the south coast of Japan: A result from time series observations of CO2 parameters from 1994 to 2008", "translator" : [ { "dropping-particle" : "", "family" : "L5089", "given" : "", "non-dropping-particle" : "", "parse-names" : false, "suffix" : "" } ], "type" : "article-journal", "volume" : "116" }, "uris" : [ "http://www.mendeley.com/documents/?uuid=db05f5da-6104-3dae-9b34-7ac462028401" ] }, { "id" : "ITEM-5", "itemData" : { "DOI" : "10.5670/oceanog.2014.16", "ISSN" : "10428275", "author" : [ { "dropping-particle" : "", "family" : "Bates", "given" : "Nicholas", "non-dropping-particle" : "", "parse-names" : false, "suffix" : "" }, { "dropping-particle" : "", "family" : "Astor", "given" : "Yrene", "non-dropping-particle" : "", "parse-names" : false, "suffix" : "" }, { "dropping-particle" : "", "family" : "Church", "given" : "Matthew", "non-dropping-particle" : "", "parse-names" : false, "suffix" : "" }, { "dropping-particle" : "", "family" : "Currie", "given" : "Kim", "non-dropping-particle" : "", "parse-names" : false, "suffix" : "" }, { "dropping-particle" : "", "family" : "Dore", "given" : "John", "non-dropping-particle" : "", "parse-names" : false, "suffix" : "" }, { "dropping-particle" : "", "family" : "Gona\u00e1lez-D\u00e1vila", "given" : "Melchor", "non-dropping-particle" : "", "parse-names" : false, "suffix" : "" }, { "dropping-particle" : "", "family" : "Lorenzoni", "given" : "Laura", "non-dropping-particle" : "", "parse-names" : false, "suffix" : "" }, { "dropping-particle" : "", "family" : "Muller-Karger", "given" : "Frank", "non-dropping-particle" : "", "parse-names" : false, "suffix" : "" }, { "dropping-particle" : "", "family" : "Olafsson", "given" : "Jon", "non-dropping-particle" : "", "parse-names" : false, "suffix" : "" }, { "dropping-particle" : "", "family" : "Santa-Casiano", "given" : "Magdalena", "non-dropping-particle" : "", "parse-names" : false, "suffix" : "" } ], "container-title" : "Oceanography", "id" : "ITEM-5", "issue" : "1", "issued" : { "date-parts" : [ [ "2014", "3", "1" ] ] }, "note" : "From Duplicate 1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Gona\u00e1lez-D\u00e1vila, Melchor; Lorenzoni, Laura; Muller-Karger, Frank; Olafsson, Jon; Santa-Casiano, Magdalena; Gonz\u00e1lez-D\u00e1vila,, Melchor; Laura, Lorenzoni; Muller-Karger, Frank; Olafsson, Jon; Santana-Casiano, J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3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 "page" : "126-141", "title" : "A Time-Series View of Changing Ocean Chemistry Due to Ocean Uptake of Anthropogenic CO2 and Ocean Acidification", "translator" : [ { "dropping-particle" : "", "family" : "L7251", "given" : "", "non-dropping-particle" : "", "parse-names" : false, "suffix" : "" } ], "type" : "article-journal", "volume" : "27" }, "uris" : [ "http://www.mendeley.com/documents/?uuid=046dedd8-cf1f-4be6-b8fc-9859e0068e9d" ] } ], "mendeley" : { "formattedCitation" : "(Dore et al., 2009; Gonz\u00e1lez-D\u00e1vila et al., 2010; Midorikawa et al., 2010; Ishii et al., 2011; Bates et al., 2014)", "manualFormatting" : "Dore et al. (2009); Olafsson et al. (2009); Gonz\u00e1lez-D\u00e1vila et al. (2010); Bates et al. (2014); Takahashi et al. (2014); Wakita et al. (2017); Merlivat et al. (2018); Ono et al. (2019) and Bates and Johnson (2020)", "plainTextFormattedCitation" : "(Dore et al., 2009; Gonz\u00e1lez-D\u00e1vila et al., 2010; Midorikawa et al., 2010; Ishii et al., 2011; Bates et al., 2014)", "previouslyFormattedCitation" : "(Dore et al., 2009; Gonz\u00e1lez-D\u00e1vila et al., 2010; Midorikawa et al., 2010; Ishii et al., 2011; Bates et al., 2014)" }, "properties" : { "noteIndex" : 0 }, "schema" : "https://github.com/citation-style-language/schema/raw/master/csl-citation.json" }</w:instrText>
        </w:r>
      </w:ins>
      <w:del w:id="3025" w:author="Robin Matthews" w:date="2021-06-18T11:23:00Z">
        <w:r w:rsidR="00BC2C5E" w:rsidRPr="001E7A27" w:rsidDel="003F3FFF">
          <w:rPr>
            <w:rFonts w:ascii="Times" w:hAnsi="Times" w:cs="Times New Roman"/>
            <w:szCs w:val="20"/>
            <w:lang w:val="en-GB"/>
          </w:rPr>
          <w:delInstrText>ADDIN CSL_CITATION { "citationItems" : [ { "id" : "ITEM-1", "itemData" : { "DOI" : "10.1073/pnas.0906044106", "ISSN" : "0027-8424", "PMID" : "19666624", "abstract" : "Atmospheric carbon dioxide (CO2) is increasing at an accelerating rate, primarily due to fossil fuel combustion and land use change. A substantial fraction of anthropogenic CO2 emissions is absorbed by the oceans, resulting in a reduction of seawater pH. Continued acidification may over time have profound effects on marine biota and biogeochemical cycles. Although the physical and chemical basis for ocean acidification is well understood, there exist few field data of sufficient duration, resolution, and accuracy to document the acidification rate and to elucidate the factors governing its variability. Here we report the results of nearly 20 years of time-series measurements of seawater pH and associated parameters at Station ALOHA in the central North Pacific Ocean near Hawaii. We document a significant long-term decreasing trend of \u22120.0019 \u00b1 0.0002 y\u22121 in surface pH, which is indistinguishable from the rate of acidification expected from equilibration with the atmosphere. Superimposed upon this trend is a strong seasonal pH cycle driven by temperature, mixing, and net photosynthetic CO2 assimilation. We also observe substantial interannual variability in surface pH, influenced by climate-induced fluctuations in upper ocean stability. Below the mixed layer, we find that the change in acidification is enhanced within distinct subsurface strata. These zones are influenced by remote water mass formation and intrusion, biological carbon remineralization, or both. We suggest that physical and biogeochemical processes alter the acidification rate with depth and time and must therefore be given due consideration when designing and interpreting ocean pH monitoring efforts and predictive models.", "author" : [ { "dropping-particle" : "", "family" : "Dore", "given" : "John E.", "non-dropping-particle" : "", "parse-names" : false, "suffix" : "" }, { "dropping-particle" : "", "family" : "Lukas", "given" : "Roger", "non-dropping-particle" : "", "parse-names" : false, "suffix" : "" }, { "dropping-particle" : "", "family" : "Sadler", "given" : "Daniel W.", "non-dropping-particle" : "", "parse-names" : false, "suffix" : "" }, { "dropping-particle" : "", "family" : "Church", "given" : "Matthew J.", "non-dropping-particle" : "", "parse-names" : false, "suffix" : "" }, { "dropping-particle" : "", "family" : "Karl", "given" : "David M.", "non-dropping-particle" : "", "parse-names" : false, "suffix" : "" } ], "container-title" : "Proceedings of the National Academy of Sciences", "id" : "ITEM-1", "issue" : "30", "issued" : { "date-parts" : [ [ "2009", "7", "28" ] ] }, "page" : "12235-12240", "publisher" : "National Academy of Sciences", "title" : "Physical and biogeochemical modulation of ocean acidification in the central North Pacific", "translator" : [ { "dropping-particle" : "", "family" : "L6601", "given" : "", "non-dropping-particle" : "", "parse-names" : false, "suffix" : "" } ], "type" : "article-journal", "volume" : "106" }, "uris" : [ "http://www.mendeley.com/documents/?uuid=9a92cbbc-deeb-4619-85a1-84270e8e107f" ] }, { "id" : "ITEM-2", "itemData" : { "DOI" : "10.1111/j.1600-0889.2010.00474.x", "ISSN" : "1600-0889", "abstract" : "ABSTRACT We estimated long-term trends of ocean acidification in surface waters in latitudinal zones from 3\u00b0N to 33\u00b0N along the repeat hydrographic line at 137\u00b0E in the western North Pacific Ocean. Estimates were based on the observational records of oceanic CO2 partial pressure and related surface properties over the last two decades. The computed pH time series both for 25 yr in winter (late January?early February) and for 21 yr in summer (June?July) exhibited significant decreasing trends in the extensive subtropical to equatorial zones, with interannual variations that were larger in summer. The calculated rates of pH decrease ranged from 0.0015 to 0.0021 yr?1 (average, 0.0018 \u00b1 0.0002 yr?1) in winter and from 0.0008 to 0.0019 yr?1 (average, 0.0013 \u00b1 0.0005 yr?1) in summer. The thermodynamic effects of rising sea surface temperature (SST) accounted for up to 44% (average, 15%) of the trend of pH decrease in the subtropical region in winter, whereas a trend of decreasing SST slowed the pH decrease in the northern subtropical region (around 25\u00b0N) in summer. We used the results from recent trends to evaluate future possible thermodynamic changes in the upper ocean carbonate system.", "author" : [ { "dropping-particle" : "", "family" : "Midorikawa", "given" : "Takashi", "non-dropping-particle" : "", "parse-names" : false, "suffix" : "" }, { "dropping-particle" : "", "family" : "Ishii", "given" : "Masao", "non-dropping-particle" : "", "parse-names" : false, "suffix" : "" }, { "dropping-particle" : "", "family" : "Saito", "given" : "Shu", "non-dropping-particle" : "", "parse-names" : false, "suffix" : "" }, { "dropping-particle" : "", "family" : "Sasano", "given" : "Daisuke", "non-dropping-particle" : "", "parse-names" : false, "suffix" : "" }, { "dropping-particle" : "", "family" : "Kosugi", "given" : "Naohiro", "non-dropping-particle" : "", "parse-names" : false, "suffix" : "" }, { "dropping-particle" : "", "family" : "Motoi", "given" : "Tatsuo", "non-dropping-particle" : "", "parse-names" : false, "suffix" : "" }, { "dropping-particle" : "", "family" : "Kamiya", "given" : "Hitomi", "non-dropping-particle" : "", "parse-names" : false, "suffix" : "" }, { "dropping-particle" : "", "family" : "Nakadate", "given" : "Akira", "non-dropping-particle" : "", "parse-names" : false, "suffix" : "" }, { "dropping-particle" : "", "family" : "Nemoto", "given" : "Kazuhiro", "non-dropping-particle" : "", "parse-names" : false, "suffix" : "" }, { "dropping-particle" : "", "family" : "Inoue", "given" : "Hisayuki", "non-dropping-particle" : "", "parse-names" : false, "suffix" : "" } ], "container-title" : "Tellus B: Chemical and Physical Meteorology", "id" : "ITEM-2", "issue" : "5", "issued" : { "date-parts" : [ [ "2010", "1", "18" ] ] }, "note" : "doi: 10.1111/j.1600-0889.2010.00474.x", "page" : "649-659", "publisher" : "Wiley/Blackwell (10.1111)", "title" : "Decreasing pH trend estimated from 25-yr time series of carbonate parameters in the western North Pacific", "translator" : [ { "dropping-particle" : "", "family" : "L4135", "given" : "", "non-dropping-particle" : "", "parse-names" : false, "suffix" : "" } ], "type" : "article-journal", "volume" : "62" }, "uris" : [ "http://www.mendeley.com/documents/?uuid=e75bd09a-9891-3789-90fe-be3e7a2ce476" ] }, { "id" : "ITEM-3", "itemData" : { "DOI" : "10.5194/bg-7-3067-2010", "ISSN" : "1726-4189", "author" : [ { "dropping-particle" : "", "family" : "Gonz\u00e1lez-D\u00e1vila", "given" : "M.", "non-dropping-particle" : "", "parse-names" : false, "suffix" : "" }, { "dropping-particle" : "", "family" : "Santana-Casiano", "given" : "J. M.", "non-dropping-particle" : "", "parse-names" : false, "suffix" : "" }, { "dropping-particle" : "", "family" : "Rueda", "given" : "M. J.", "non-dropping-particle" : "", "parse-names" : false, "suffix" : "" }, { "dropping-particle" : "", "family" : "Llin\u00e1s", "given" : "O.", "non-dropping-particle" : "", "parse-names" : false, "suffix" : "" } ], "container-title" : "Biogeosciences", "id" : "ITEM-3", "issue" : "10", "issued" : { "date-parts" : [ [ "2010", "10", "11" ] ] }, "page" : "3067-3081", "title" : "The water column distribution of carbonate system variables at the ESTOC site from 1995 to 2004", "translator" : [ { "dropping-particle" : "", "family" : "L5090", "given" : "", "non-dropping-particle" : "", "parse-names" : false, "suffix" : "" } ], "type" : "article-journal", "volume" : "7" }, "uris" : [ "http://www.mendeley.com/documents/?uuid=20230721-6c9f-3d64-b1e8-9daf0ad6c1d0" ] }, { "id" : "ITEM-4", "itemData" : { "DOI" : "10.1029/2010JC006831", "ISSN" : "0148-0227", "abstract" : "Ocean acidification resulting from increases in present and future atmospheric CO2 levels could seriously affect diverse coastal and oceanic ecosystems. In this work, we determine that a significant trend in ocean acidification is superposed on the large seasonal and interannual variabilities of acidity in surface waters off the south coast of Honshu, Japan, based on our repeated observations of partial pressure of CO2 (pCO2), total inorganic carbon (TCO2), and pH. Multiple regression analysis of TCO2 as a function of temperature, salinity, and timing of observations shows that TCO2 increased at a rate of +1.23 \u00b1 0.40 ?mol kg?1 yr?1 for the period 1994?2008, while no long-term change has been determined for total alkalinity calculated from TCO2 and pCO2 in seawater. These results indicate that pH and the aragonite saturation state (\u03a9arag) are decreasing at a rate of ?0.020 \u00b1 0.007 decade?1 and ?0.12 \u00b1 0.05 decade?1, respectively. If future atmospheric CO2 levels keep increasing as predicted by the Intergovernmental Panel on Climate Change emission scenario A1FI, which postulates intensive fossil fuel use associated with very rapid economic growth, a further reduction of ?0.8 to ?1.0 in \u03a9arag is likely in the next 50 years. Such a rapid reduction of \u03a9arag could have negative impacts on a variety of calcareous organisms.", "author" : [ { "dropping-particle" : "", "family" : "Ishii", "given" : "Masao", "non-dropping-particle" : "", "parse-names" : false, "suffix" : "" }, { "dropping-particle" : "", "family" : "Kosugi", "given" : "Naohiro", "non-dropping-particle" : "", "parse-names" : false, "suffix" : "" }, { "dropping-particle" : "", "family" : "Sasano", "given" : "Daisuke", "non-dropping-particle" : "", "parse-names" : false, "suffix" : "" }, { "dropping-particle" : "", "family" : "Saito", "given" : "Shu", "non-dropping-particle" : "", "parse-names" : false, "suffix" : "" }, { "dropping-particle" : "", "family" : "Midorikawa", "given" : "Takashi", "non-dropping-particle" : "", "parse-names" : false, "suffix" : "" }, { "dropping-particle" : "", "family" : "Inoue", "given" : "Hisayuki Y", "non-dropping-particle" : "", "parse-names" : false, "suffix" : "" } ], "container-title" : "Journal of Geophysical Research: Oceans", "id" : "ITEM-4", "issue" : "C6", "issued" : { "date-parts" : [ [ "2011", "6", "28" ] ] }, "note" : "doi: 10.1029/2010JC006831", "page" : "C06022", "publisher" : "John Wiley &amp; Sons, Ltd", "title" : "Ocean acidification off the south coast of Japan: A result from time series observations of CO2 parameters from 1994 to 2008", "translator" : [ { "dropping-particle" : "", "family" : "L5089", "given" : "", "non-dropping-particle" : "", "parse-names" : false, "suffix" : "" } ], "type" : "article-journal", "volume" : "116" }, "uris" : [ "http://www.mendeley.com/documents/?uuid=db05f5da-6104-3dae-9b34-7ac462028401" ] }, { "id" : "ITEM-5", "itemData" : { "DOI" : "10.5670/oceanog.2014.16", "ISSN" : "10428275", "author" : [ { "dropping-particle" : "", "family" : "Bates", "given" : "Nicholas", "non-dropping-particle" : "", "parse-names" : false, "suffix" : "" }, { "dropping-particle" : "", "family" : "Astor", "given" : "Yrene", "non-dropping-particle" : "", "parse-names" : false, "suffix" : "" }, { "dropping-particle" : "", "family" : "Church", "given" : "Matthew", "non-dropping-particle" : "", "parse-names" : false, "suffix" : "" }, { "dropping-particle" : "", "family" : "Currie", "given" : "Kim", "non-dropping-particle" : "", "parse-names" : false, "suffix" : "" }, { "dropping-particle" : "", "family" : "Dore", "given" : "John", "non-dropping-particle" : "", "parse-names" : false, "suffix" : "" }, { "dropping-particle" : "", "family" : "Gona\u00e1lez-D\u00e1vila", "given" : "Melchor", "non-dropping-particle" : "", "parse-names" : false, "suffix" : "" }, { "dropping-particle" : "", "family" : "Lorenzoni", "given" : "Laura", "non-dropping-particle" : "", "parse-names" : false, "suffix" : "" }, { "dropping-particle" : "", "family" : "Muller-Karger", "given" : "Frank", "non-dropping-particle" : "", "parse-names" : false, "suffix" : "" }, { "dropping-particle" : "", "family" : "Olafsson", "given" : "Jon", "non-dropping-particle" : "", "parse-names" : false, "suffix" : "" }, { "dropping-particle" : "", "family" : "Santa-Casiano", "given" : "Magdalena", "non-dropping-particle" : "", "parse-names" : false, "suffix" : "" } ], "container-title" : "Oceanography", "id" : "ITEM-5", "issue" : "1", "issued" : { "date-parts" : [ [ "2014", "3", "1" ] ] }, "note" : "From Duplicate 1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Gona\u00e1lez-D\u00e1vila, Melchor; Lorenzoni, Laura; Muller-Karger, Frank; Olafsson, Jon; Santa-Casiano, Magdalena; Gonz\u00e1lez-D\u00e1vila,, Melchor; Laura, Lorenzoni; Muller-Karger, Frank; Olafsson, Jon; Santana-Casiano, J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3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 "page" : "126-141", "title" : "A Time-Series View of Changing Ocean Chemistry Due to Ocean Uptake of Anthropogenic CO2 and Ocean Acidification", "translator" : [ { "dropping-particle" : "", "family" : "L7251", "given" : "", "non-dropping-particle" : "", "parse-names" : false, "suffix" : "" } ], "type" : "article-journal", "volume" : "27" }, "uris" : [ "http://www.mendeley.com/documents/?uuid=046dedd8-cf1f-4be6-b8fc-9859e0068e9d" ] } ], "mendeley" : { "formattedCitation" : "(Dore et al., 2009; Gonz\u00e1lez-D\u00e1vila et al., 2010; Midorikawa et al., 2010; Ishii et al., 2011; Bates et al., 2014)", "manualFormatting" : "Dore et al., 2009; Olafsson et al., 2009; Gonz\u00e1lez-D\u00e1vila et al., 2010; Bates et al., 2014b; Takahashi et al., 2014; Wakita et al., 2017; Merlivat et al., 2018; Ono et al., 2019; and Bates and Johnson, 2020", "plainTextFormattedCitation" : "(Dore et al., 2009; Gonz\u00e1lez-D\u00e1vila et al., 2010; Midorikawa et al., 2010; Ishii et al., 2011; Bates et al., 2014)", "previouslyFormattedCitation" : "(Dore et al., 2009; Gonz\u00e1lez-D\u00e1vila et al., 2010; Midorikawa et al., 2010; Ishii et al., 2011; Bates et al., 2014)" }, "properties" : { "noteIndex" : 0 }, "schema" : "https://github.com/citation-style-language/schema/raw/master/csl-citation.json" }</w:delInstrText>
        </w:r>
      </w:del>
      <w:r w:rsidRPr="001E7A27">
        <w:rPr>
          <w:rFonts w:ascii="Times" w:hAnsi="Times" w:cs="Times New Roman"/>
          <w:szCs w:val="20"/>
          <w:lang w:val="en-GB"/>
        </w:rPr>
        <w:fldChar w:fldCharType="separate"/>
      </w:r>
      <w:r w:rsidR="00025FA2" w:rsidRPr="001E7A27">
        <w:rPr>
          <w:rFonts w:ascii="Times" w:hAnsi="Times" w:cs="Times New Roman"/>
          <w:noProof/>
          <w:szCs w:val="20"/>
          <w:lang w:val="en-GB"/>
        </w:rPr>
        <w:t>Dore et al.</w:t>
      </w:r>
      <w:ins w:id="3026" w:author="Robin Matthews" w:date="2021-06-18T11:22:00Z">
        <w:r w:rsidR="003F3FFF" w:rsidRPr="001E7A27">
          <w:rPr>
            <w:rFonts w:ascii="Times" w:hAnsi="Times" w:cs="Times New Roman"/>
            <w:noProof/>
            <w:szCs w:val="20"/>
            <w:lang w:val="en-GB"/>
          </w:rPr>
          <w:t xml:space="preserve"> (</w:t>
        </w:r>
      </w:ins>
      <w:del w:id="3027" w:author="Robin Matthews" w:date="2021-06-18T11:22:00Z">
        <w:r w:rsidR="00025FA2" w:rsidRPr="001E7A27" w:rsidDel="003F3FFF">
          <w:rPr>
            <w:rFonts w:ascii="Times" w:hAnsi="Times" w:cs="Times New Roman"/>
            <w:noProof/>
            <w:szCs w:val="20"/>
            <w:lang w:val="en-GB"/>
          </w:rPr>
          <w:delText xml:space="preserve">, </w:delText>
        </w:r>
      </w:del>
      <w:r w:rsidR="00025FA2" w:rsidRPr="001E7A27">
        <w:rPr>
          <w:rFonts w:ascii="Times" w:hAnsi="Times" w:cs="Times New Roman"/>
          <w:noProof/>
          <w:szCs w:val="20"/>
          <w:lang w:val="en-GB"/>
        </w:rPr>
        <w:t>2009</w:t>
      </w:r>
      <w:ins w:id="3028" w:author="Robin Matthews" w:date="2021-06-18T11:23:00Z">
        <w:r w:rsidR="003F3FFF" w:rsidRPr="001E7A27">
          <w:rPr>
            <w:rFonts w:ascii="Times" w:hAnsi="Times" w:cs="Times New Roman"/>
            <w:noProof/>
            <w:szCs w:val="20"/>
            <w:lang w:val="en-GB"/>
          </w:rPr>
          <w:t>)</w:t>
        </w:r>
      </w:ins>
      <w:r w:rsidR="00025FA2" w:rsidRPr="001E7A27">
        <w:rPr>
          <w:rFonts w:ascii="Times" w:hAnsi="Times" w:cs="Times New Roman"/>
          <w:noProof/>
          <w:szCs w:val="20"/>
          <w:lang w:val="en-GB"/>
        </w:rPr>
        <w:t>; Olafsson et al.</w:t>
      </w:r>
      <w:ins w:id="3029" w:author="Robin Matthews" w:date="2021-06-18T11:23:00Z">
        <w:r w:rsidR="003F3FFF" w:rsidRPr="001E7A27">
          <w:rPr>
            <w:rFonts w:ascii="Times" w:hAnsi="Times" w:cs="Times New Roman"/>
            <w:noProof/>
            <w:szCs w:val="20"/>
            <w:lang w:val="en-GB"/>
          </w:rPr>
          <w:t xml:space="preserve"> (</w:t>
        </w:r>
      </w:ins>
      <w:del w:id="3030" w:author="Robin Matthews" w:date="2021-06-18T11:23:00Z">
        <w:r w:rsidR="00025FA2" w:rsidRPr="001E7A27" w:rsidDel="003F3FFF">
          <w:rPr>
            <w:rFonts w:ascii="Times" w:hAnsi="Times" w:cs="Times New Roman"/>
            <w:noProof/>
            <w:szCs w:val="20"/>
            <w:lang w:val="en-GB"/>
          </w:rPr>
          <w:delText xml:space="preserve">, </w:delText>
        </w:r>
      </w:del>
      <w:r w:rsidR="00025FA2" w:rsidRPr="001E7A27">
        <w:rPr>
          <w:rFonts w:ascii="Times" w:hAnsi="Times" w:cs="Times New Roman"/>
          <w:noProof/>
          <w:szCs w:val="20"/>
          <w:lang w:val="en-GB"/>
        </w:rPr>
        <w:t>2009</w:t>
      </w:r>
      <w:ins w:id="3031" w:author="Robin Matthews" w:date="2021-06-18T11:23:00Z">
        <w:r w:rsidR="003F3FFF" w:rsidRPr="001E7A27">
          <w:rPr>
            <w:rFonts w:ascii="Times" w:hAnsi="Times" w:cs="Times New Roman"/>
            <w:noProof/>
            <w:szCs w:val="20"/>
            <w:lang w:val="en-GB"/>
          </w:rPr>
          <w:t>)</w:t>
        </w:r>
      </w:ins>
      <w:r w:rsidR="00025FA2" w:rsidRPr="001E7A27">
        <w:rPr>
          <w:rFonts w:ascii="Times" w:hAnsi="Times" w:cs="Times New Roman"/>
          <w:noProof/>
          <w:szCs w:val="20"/>
          <w:lang w:val="en-GB"/>
        </w:rPr>
        <w:t>; González-Dávila et al.</w:t>
      </w:r>
      <w:ins w:id="3032" w:author="Robin Matthews" w:date="2021-06-18T11:23:00Z">
        <w:r w:rsidR="003F3FFF" w:rsidRPr="001E7A27">
          <w:rPr>
            <w:rFonts w:ascii="Times" w:hAnsi="Times" w:cs="Times New Roman"/>
            <w:noProof/>
            <w:szCs w:val="20"/>
            <w:lang w:val="en-GB"/>
          </w:rPr>
          <w:t xml:space="preserve"> (</w:t>
        </w:r>
      </w:ins>
      <w:del w:id="3033" w:author="Robin Matthews" w:date="2021-06-18T11:23:00Z">
        <w:r w:rsidR="00025FA2" w:rsidRPr="001E7A27" w:rsidDel="003F3FFF">
          <w:rPr>
            <w:rFonts w:ascii="Times" w:hAnsi="Times" w:cs="Times New Roman"/>
            <w:noProof/>
            <w:szCs w:val="20"/>
            <w:lang w:val="en-GB"/>
          </w:rPr>
          <w:delText xml:space="preserve">, </w:delText>
        </w:r>
      </w:del>
      <w:r w:rsidR="00025FA2" w:rsidRPr="001E7A27">
        <w:rPr>
          <w:rFonts w:ascii="Times" w:hAnsi="Times" w:cs="Times New Roman"/>
          <w:noProof/>
          <w:szCs w:val="20"/>
          <w:lang w:val="en-GB"/>
        </w:rPr>
        <w:t>2010</w:t>
      </w:r>
      <w:ins w:id="3034" w:author="Robin Matthews" w:date="2021-06-18T11:23:00Z">
        <w:r w:rsidR="003F3FFF" w:rsidRPr="001E7A27">
          <w:rPr>
            <w:rFonts w:ascii="Times" w:hAnsi="Times" w:cs="Times New Roman"/>
            <w:noProof/>
            <w:szCs w:val="20"/>
            <w:lang w:val="en-GB"/>
          </w:rPr>
          <w:t>)</w:t>
        </w:r>
      </w:ins>
      <w:r w:rsidR="00025FA2" w:rsidRPr="001E7A27">
        <w:rPr>
          <w:rFonts w:ascii="Times" w:hAnsi="Times" w:cs="Times New Roman"/>
          <w:noProof/>
          <w:szCs w:val="20"/>
          <w:lang w:val="en-GB"/>
        </w:rPr>
        <w:t>; Bates et al.</w:t>
      </w:r>
      <w:ins w:id="3035" w:author="Robin Matthews" w:date="2021-06-18T11:23:00Z">
        <w:r w:rsidR="003F3FFF" w:rsidRPr="001E7A27">
          <w:rPr>
            <w:rFonts w:ascii="Times" w:hAnsi="Times" w:cs="Times New Roman"/>
            <w:noProof/>
            <w:szCs w:val="20"/>
            <w:lang w:val="en-GB"/>
          </w:rPr>
          <w:t xml:space="preserve"> (</w:t>
        </w:r>
      </w:ins>
      <w:del w:id="3036" w:author="Robin Matthews" w:date="2021-06-18T11:23:00Z">
        <w:r w:rsidR="00025FA2" w:rsidRPr="001E7A27" w:rsidDel="003F3FFF">
          <w:rPr>
            <w:rFonts w:ascii="Times" w:hAnsi="Times" w:cs="Times New Roman"/>
            <w:noProof/>
            <w:szCs w:val="20"/>
            <w:lang w:val="en-GB"/>
          </w:rPr>
          <w:delText xml:space="preserve">, </w:delText>
        </w:r>
      </w:del>
      <w:r w:rsidR="00025FA2" w:rsidRPr="001E7A27">
        <w:rPr>
          <w:rFonts w:ascii="Times" w:hAnsi="Times" w:cs="Times New Roman"/>
          <w:noProof/>
          <w:szCs w:val="20"/>
          <w:lang w:val="en-GB"/>
        </w:rPr>
        <w:t>2014</w:t>
      </w:r>
      <w:ins w:id="3037" w:author="Robin Matthews" w:date="2021-06-18T11:23:00Z">
        <w:r w:rsidR="003F3FFF" w:rsidRPr="001E7A27">
          <w:rPr>
            <w:rFonts w:ascii="Times" w:hAnsi="Times" w:cs="Times New Roman"/>
            <w:noProof/>
            <w:szCs w:val="20"/>
            <w:lang w:val="en-GB"/>
          </w:rPr>
          <w:t>)</w:t>
        </w:r>
      </w:ins>
      <w:del w:id="3038" w:author="Robin Matthews" w:date="2021-06-17T17:46:00Z">
        <w:r w:rsidR="00025FA2" w:rsidRPr="001E7A27" w:rsidDel="003E260D">
          <w:rPr>
            <w:rFonts w:ascii="Times" w:hAnsi="Times" w:cs="Times New Roman"/>
            <w:noProof/>
            <w:szCs w:val="20"/>
            <w:lang w:val="en-GB"/>
          </w:rPr>
          <w:delText>b</w:delText>
        </w:r>
      </w:del>
      <w:r w:rsidR="00025FA2" w:rsidRPr="001E7A27">
        <w:rPr>
          <w:rFonts w:ascii="Times" w:hAnsi="Times" w:cs="Times New Roman"/>
          <w:noProof/>
          <w:szCs w:val="20"/>
          <w:lang w:val="en-GB"/>
        </w:rPr>
        <w:t>; Takahashi et al.</w:t>
      </w:r>
      <w:ins w:id="3039" w:author="Robin Matthews" w:date="2021-06-18T11:23:00Z">
        <w:r w:rsidR="003F3FFF" w:rsidRPr="001E7A27">
          <w:rPr>
            <w:rFonts w:ascii="Times" w:hAnsi="Times" w:cs="Times New Roman"/>
            <w:noProof/>
            <w:szCs w:val="20"/>
            <w:lang w:val="en-GB"/>
          </w:rPr>
          <w:t xml:space="preserve"> (</w:t>
        </w:r>
      </w:ins>
      <w:del w:id="3040" w:author="Robin Matthews" w:date="2021-06-18T11:23:00Z">
        <w:r w:rsidR="00025FA2" w:rsidRPr="001E7A27" w:rsidDel="003F3FFF">
          <w:rPr>
            <w:rFonts w:ascii="Times" w:hAnsi="Times" w:cs="Times New Roman"/>
            <w:noProof/>
            <w:szCs w:val="20"/>
            <w:lang w:val="en-GB"/>
          </w:rPr>
          <w:delText xml:space="preserve">, </w:delText>
        </w:r>
      </w:del>
      <w:r w:rsidR="00025FA2" w:rsidRPr="001E7A27">
        <w:rPr>
          <w:rFonts w:ascii="Times" w:hAnsi="Times" w:cs="Times New Roman"/>
          <w:noProof/>
          <w:szCs w:val="20"/>
          <w:lang w:val="en-GB"/>
        </w:rPr>
        <w:t>2014</w:t>
      </w:r>
      <w:ins w:id="3041" w:author="Robin Matthews" w:date="2021-06-18T11:23:00Z">
        <w:r w:rsidR="003F3FFF" w:rsidRPr="001E7A27">
          <w:rPr>
            <w:rFonts w:ascii="Times" w:hAnsi="Times" w:cs="Times New Roman"/>
            <w:noProof/>
            <w:szCs w:val="20"/>
            <w:lang w:val="en-GB"/>
          </w:rPr>
          <w:t>)</w:t>
        </w:r>
      </w:ins>
      <w:r w:rsidR="00025FA2" w:rsidRPr="001E7A27">
        <w:rPr>
          <w:rFonts w:ascii="Times" w:hAnsi="Times" w:cs="Times New Roman"/>
          <w:noProof/>
          <w:szCs w:val="20"/>
          <w:lang w:val="en-GB"/>
        </w:rPr>
        <w:t>; Wakita et al.</w:t>
      </w:r>
      <w:ins w:id="3042" w:author="Robin Matthews" w:date="2021-06-18T11:23:00Z">
        <w:r w:rsidR="003F3FFF" w:rsidRPr="001E7A27">
          <w:rPr>
            <w:rFonts w:ascii="Times" w:hAnsi="Times" w:cs="Times New Roman"/>
            <w:noProof/>
            <w:szCs w:val="20"/>
            <w:lang w:val="en-GB"/>
          </w:rPr>
          <w:t xml:space="preserve"> (</w:t>
        </w:r>
      </w:ins>
      <w:del w:id="3043" w:author="Robin Matthews" w:date="2021-06-18T11:23:00Z">
        <w:r w:rsidR="00025FA2" w:rsidRPr="001E7A27" w:rsidDel="003F3FFF">
          <w:rPr>
            <w:rFonts w:ascii="Times" w:hAnsi="Times" w:cs="Times New Roman"/>
            <w:noProof/>
            <w:szCs w:val="20"/>
            <w:lang w:val="en-GB"/>
          </w:rPr>
          <w:delText xml:space="preserve">, </w:delText>
        </w:r>
      </w:del>
      <w:r w:rsidR="00025FA2" w:rsidRPr="001E7A27">
        <w:rPr>
          <w:rFonts w:ascii="Times" w:hAnsi="Times" w:cs="Times New Roman"/>
          <w:noProof/>
          <w:szCs w:val="20"/>
          <w:lang w:val="en-GB"/>
        </w:rPr>
        <w:t>2017</w:t>
      </w:r>
      <w:ins w:id="3044" w:author="Robin Matthews" w:date="2021-06-18T11:23:00Z">
        <w:r w:rsidR="003F3FFF" w:rsidRPr="001E7A27">
          <w:rPr>
            <w:rFonts w:ascii="Times" w:hAnsi="Times" w:cs="Times New Roman"/>
            <w:noProof/>
            <w:szCs w:val="20"/>
            <w:lang w:val="en-GB"/>
          </w:rPr>
          <w:t>)</w:t>
        </w:r>
      </w:ins>
      <w:r w:rsidR="00025FA2" w:rsidRPr="001E7A27">
        <w:rPr>
          <w:rFonts w:ascii="Times" w:hAnsi="Times" w:cs="Times New Roman"/>
          <w:noProof/>
          <w:szCs w:val="20"/>
          <w:lang w:val="en-GB"/>
        </w:rPr>
        <w:t>; Merlivat et al.</w:t>
      </w:r>
      <w:ins w:id="3045" w:author="Robin Matthews" w:date="2021-06-18T11:23:00Z">
        <w:r w:rsidR="003F3FFF" w:rsidRPr="001E7A27">
          <w:rPr>
            <w:rFonts w:ascii="Times" w:hAnsi="Times" w:cs="Times New Roman"/>
            <w:noProof/>
            <w:szCs w:val="20"/>
            <w:lang w:val="en-GB"/>
          </w:rPr>
          <w:t xml:space="preserve"> (</w:t>
        </w:r>
      </w:ins>
      <w:del w:id="3046" w:author="Robin Matthews" w:date="2021-06-18T11:23:00Z">
        <w:r w:rsidR="00025FA2" w:rsidRPr="001E7A27" w:rsidDel="003F3FFF">
          <w:rPr>
            <w:rFonts w:ascii="Times" w:hAnsi="Times" w:cs="Times New Roman"/>
            <w:noProof/>
            <w:szCs w:val="20"/>
            <w:lang w:val="en-GB"/>
          </w:rPr>
          <w:delText xml:space="preserve">, </w:delText>
        </w:r>
      </w:del>
      <w:r w:rsidR="00025FA2" w:rsidRPr="001E7A27">
        <w:rPr>
          <w:rFonts w:ascii="Times" w:hAnsi="Times" w:cs="Times New Roman"/>
          <w:noProof/>
          <w:szCs w:val="20"/>
          <w:lang w:val="en-GB"/>
        </w:rPr>
        <w:t>2018</w:t>
      </w:r>
      <w:ins w:id="3047" w:author="Robin Matthews" w:date="2021-06-18T11:23:00Z">
        <w:r w:rsidR="003F3FFF" w:rsidRPr="001E7A27">
          <w:rPr>
            <w:rFonts w:ascii="Times" w:hAnsi="Times" w:cs="Times New Roman"/>
            <w:noProof/>
            <w:szCs w:val="20"/>
            <w:lang w:val="en-GB"/>
          </w:rPr>
          <w:t>)</w:t>
        </w:r>
      </w:ins>
      <w:r w:rsidR="00025FA2" w:rsidRPr="001E7A27">
        <w:rPr>
          <w:rFonts w:ascii="Times" w:hAnsi="Times" w:cs="Times New Roman"/>
          <w:noProof/>
          <w:szCs w:val="20"/>
          <w:lang w:val="en-GB"/>
        </w:rPr>
        <w:t>; Ono et al.</w:t>
      </w:r>
      <w:ins w:id="3048" w:author="Robin Matthews" w:date="2021-06-18T11:23:00Z">
        <w:r w:rsidR="003F3FFF" w:rsidRPr="001E7A27">
          <w:rPr>
            <w:rFonts w:ascii="Times" w:hAnsi="Times" w:cs="Times New Roman"/>
            <w:noProof/>
            <w:szCs w:val="20"/>
            <w:lang w:val="en-GB"/>
          </w:rPr>
          <w:t xml:space="preserve"> (</w:t>
        </w:r>
      </w:ins>
      <w:del w:id="3049" w:author="Robin Matthews" w:date="2021-06-18T11:23:00Z">
        <w:r w:rsidR="00025FA2" w:rsidRPr="001E7A27" w:rsidDel="003F3FFF">
          <w:rPr>
            <w:rFonts w:ascii="Times" w:hAnsi="Times" w:cs="Times New Roman"/>
            <w:noProof/>
            <w:szCs w:val="20"/>
            <w:lang w:val="en-GB"/>
          </w:rPr>
          <w:delText xml:space="preserve">, </w:delText>
        </w:r>
      </w:del>
      <w:r w:rsidR="00025FA2" w:rsidRPr="001E7A27">
        <w:rPr>
          <w:rFonts w:ascii="Times" w:hAnsi="Times" w:cs="Times New Roman"/>
          <w:noProof/>
          <w:szCs w:val="20"/>
          <w:lang w:val="en-GB"/>
        </w:rPr>
        <w:t>2019</w:t>
      </w:r>
      <w:ins w:id="3050" w:author="Robin Matthews" w:date="2021-06-18T11:23:00Z">
        <w:r w:rsidR="003F3FFF" w:rsidRPr="001E7A27">
          <w:rPr>
            <w:rFonts w:ascii="Times" w:hAnsi="Times" w:cs="Times New Roman"/>
            <w:noProof/>
            <w:szCs w:val="20"/>
            <w:lang w:val="en-GB"/>
          </w:rPr>
          <w:t>)</w:t>
        </w:r>
      </w:ins>
      <w:del w:id="3051" w:author="Robin Matthews" w:date="2021-06-18T11:23:00Z">
        <w:r w:rsidR="00025FA2" w:rsidRPr="001E7A27" w:rsidDel="003F3FFF">
          <w:rPr>
            <w:rFonts w:ascii="Times" w:hAnsi="Times" w:cs="Times New Roman"/>
            <w:noProof/>
            <w:szCs w:val="20"/>
            <w:lang w:val="en-GB"/>
          </w:rPr>
          <w:delText>;</w:delText>
        </w:r>
      </w:del>
      <w:r w:rsidR="00025FA2" w:rsidRPr="001E7A27">
        <w:rPr>
          <w:rFonts w:ascii="Times" w:hAnsi="Times" w:cs="Times New Roman"/>
          <w:noProof/>
          <w:szCs w:val="20"/>
          <w:lang w:val="en-GB"/>
        </w:rPr>
        <w:t xml:space="preserve"> and Bates and Johnson</w:t>
      </w:r>
      <w:ins w:id="3052" w:author="Robin Matthews" w:date="2021-06-18T11:23:00Z">
        <w:r w:rsidR="003F3FFF" w:rsidRPr="001E7A27">
          <w:rPr>
            <w:rFonts w:ascii="Times" w:hAnsi="Times" w:cs="Times New Roman"/>
            <w:noProof/>
            <w:szCs w:val="20"/>
            <w:lang w:val="en-GB"/>
          </w:rPr>
          <w:t xml:space="preserve"> (</w:t>
        </w:r>
      </w:ins>
      <w:del w:id="3053" w:author="Robin Matthews" w:date="2021-06-18T11:23:00Z">
        <w:r w:rsidR="00025FA2" w:rsidRPr="001E7A27" w:rsidDel="003F3FFF">
          <w:rPr>
            <w:rFonts w:ascii="Times" w:hAnsi="Times" w:cs="Times New Roman"/>
            <w:noProof/>
            <w:szCs w:val="20"/>
            <w:lang w:val="en-GB"/>
          </w:rPr>
          <w:delText xml:space="preserve">, </w:delText>
        </w:r>
      </w:del>
      <w:r w:rsidR="00025FA2" w:rsidRPr="001E7A27">
        <w:rPr>
          <w:rFonts w:ascii="Times" w:hAnsi="Times" w:cs="Times New Roman"/>
          <w:noProof/>
          <w:szCs w:val="20"/>
          <w:lang w:val="en-GB"/>
        </w:rPr>
        <w:t>202</w:t>
      </w:r>
      <w:ins w:id="3054" w:author="Robin Matthews" w:date="2021-06-18T11:23:00Z">
        <w:r w:rsidR="003F3FFF" w:rsidRPr="001E7A27">
          <w:rPr>
            <w:rFonts w:ascii="Times" w:hAnsi="Times" w:cs="Times New Roman"/>
            <w:noProof/>
            <w:szCs w:val="20"/>
            <w:lang w:val="en-GB"/>
          </w:rPr>
          <w:t>0)</w:t>
        </w:r>
      </w:ins>
      <w:del w:id="3055" w:author="Robin Matthews" w:date="2021-06-18T11:23:00Z">
        <w:r w:rsidR="00025FA2" w:rsidRPr="001E7A27" w:rsidDel="003F3FFF">
          <w:rPr>
            <w:rFonts w:ascii="Times" w:hAnsi="Times" w:cs="Times New Roman"/>
            <w:noProof/>
            <w:szCs w:val="20"/>
            <w:lang w:val="en-GB"/>
          </w:rPr>
          <w:delText>0</w:delText>
        </w:r>
      </w:del>
      <w:r w:rsidRPr="001E7A27">
        <w:rPr>
          <w:rFonts w:ascii="Times" w:hAnsi="Times" w:cs="Times New Roman"/>
          <w:szCs w:val="20"/>
          <w:lang w:val="en-GB"/>
        </w:rPr>
        <w:fldChar w:fldCharType="end"/>
      </w:r>
      <w:commentRangeEnd w:id="3022"/>
      <w:r w:rsidR="00025FA2" w:rsidRPr="001E7A27">
        <w:rPr>
          <w:rStyle w:val="CommentReference"/>
          <w:lang w:val="en-GB"/>
        </w:rPr>
        <w:commentReference w:id="3022"/>
      </w:r>
      <w:r w:rsidRPr="001E7A27">
        <w:rPr>
          <w:rFonts w:ascii="Times" w:hAnsi="Times" w:cs="Times New Roman"/>
          <w:szCs w:val="20"/>
          <w:lang w:val="en-GB"/>
        </w:rPr>
        <w:t>.</w:t>
      </w:r>
      <w:commentRangeEnd w:id="3023"/>
      <w:r w:rsidR="003E260D" w:rsidRPr="001E7A27">
        <w:rPr>
          <w:rStyle w:val="CommentReference"/>
          <w:lang w:val="en-GB"/>
        </w:rPr>
        <w:commentReference w:id="3023"/>
      </w:r>
      <w:r w:rsidRPr="001E7A27">
        <w:rPr>
          <w:rFonts w:ascii="Times" w:hAnsi="Times" w:cs="Times New Roman"/>
          <w:szCs w:val="20"/>
          <w:lang w:val="en-GB"/>
        </w:rPr>
        <w:t xml:space="preserve"> Global distribution of a</w:t>
      </w:r>
      <w:r w:rsidRPr="001E7A27">
        <w:rPr>
          <w:rFonts w:ascii="Times" w:hAnsi="Times"/>
          <w:szCs w:val="20"/>
          <w:lang w:val="en-GB"/>
        </w:rPr>
        <w:t xml:space="preserve">nnual mean pH have been evaluated from data of surface ocean </w:t>
      </w:r>
      <w:r w:rsidRPr="001E7A27">
        <w:rPr>
          <w:rFonts w:ascii="Times" w:hAnsi="Times"/>
          <w:i/>
          <w:szCs w:val="20"/>
          <w:lang w:val="en-GB"/>
        </w:rPr>
        <w:t>p</w:t>
      </w:r>
      <w:r w:rsidRPr="001E7A27">
        <w:rPr>
          <w:rFonts w:ascii="Times" w:hAnsi="Times"/>
          <w:szCs w:val="20"/>
          <w:lang w:val="en-GB"/>
        </w:rPr>
        <w:t>CO</w:t>
      </w:r>
      <w:r w:rsidRPr="001E7A27">
        <w:rPr>
          <w:rFonts w:ascii="Times" w:hAnsi="Times"/>
          <w:szCs w:val="20"/>
          <w:vertAlign w:val="subscript"/>
          <w:lang w:val="en-GB"/>
        </w:rPr>
        <w:t>2</w:t>
      </w:r>
      <w:r w:rsidRPr="001E7A27">
        <w:rPr>
          <w:rFonts w:ascii="Times" w:hAnsi="Times"/>
          <w:szCs w:val="20"/>
          <w:vertAlign w:val="superscript"/>
          <w:lang w:val="en-GB"/>
        </w:rPr>
        <w:t xml:space="preserve"> </w:t>
      </w:r>
      <w:r w:rsidRPr="001E7A27">
        <w:rPr>
          <w:rFonts w:ascii="Times" w:hAnsi="Times"/>
          <w:szCs w:val="20"/>
          <w:lang w:val="en-GB"/>
        </w:rPr>
        <w:t xml:space="preserve">measurements </w:t>
      </w:r>
      <w:r w:rsidR="00A74AF5" w:rsidRPr="001E7A27">
        <w:rPr>
          <w:rFonts w:ascii="Times" w:hAnsi="Times" w:cs="Times New Roman"/>
          <w:szCs w:val="20"/>
          <w:lang w:val="en-GB"/>
        </w:rPr>
        <w:fldChar w:fldCharType="begin" w:fldLock="1"/>
      </w:r>
      <w:r w:rsidR="00747167" w:rsidRPr="001E7A27">
        <w:rPr>
          <w:rFonts w:ascii="Times" w:hAnsi="Times" w:cs="Times New Roman"/>
          <w:szCs w:val="20"/>
          <w:lang w:val="en-GB"/>
        </w:rPr>
        <w:instrText>ADDIN CSL_CITATION { "citationItems" : [ { "id" : "ITEM-1",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"ITEM-1",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"id" : "ITEM-2", "itemData" : { "DOI" : "10.5194/essd-8-383-2016", "ISSN" : "1866-3516", "abstract" : "Abstract. The Surface Ocean CO2 Atlas (SOCAT) is a synthesis of quality-controlled fCO2 (fugacity of carbon dioxide) values for the global surface oceans and coastal seas with regular updates. Version 3 of SOCAT has 14.7 million fCO2 values from 3646 data sets covering the years 1957 to 2014. This latest version has an additional 4.6 million fCO2 values relative to version 2 and extends the record from 2011 to 2014. Version 3 also significantly increases the data availability for 2005 to 2013. SOCAT has an average of approximately 1.2 million surface water fCO2 values per year for the years 2006 to 2012. Quality and documentation of the data has improved. A new feature is the data set quality control (QC) flag of E for data from alternative sensors and platforms. The accuracy of surface water fCO2 has been defined for all data set QC flags. Automated range checking has been carried out for all data sets during their upload into SOCAT. The upgrade of the interactive Data Set Viewer (previously known as the Cruise Data Viewer) allows better interrogation of the SOCAT data collection and rapid creation of high-quality figures for scientific presentations. Automated data upload has been launched for version 4 and will enable more frequent SOCAT releases in the future. High-profile scientific applications of SOCAT include quantification of the ocean sink for atmospheric carbon dioxide and its long-term variation, detection of ocean acidification, as well as evaluation of coupled-climate and ocean-only biogeochemical models. Users of SOCAT data products are urged to acknowledge the contribution of data providers, as stated in the SOCAT Fair Data Use Statement. This ESSD (Earth System Science Data) \"living data\" publication documents the methods and data sets used for the assembly of this new version of the SOCAT data collection and compares these with those used for earlier versions of the data collection (Pfeil et al., 2013; Sabine et al., 2013; Bakker et al., 2014). Individual data set files, included in the synthesis product, can be downloaded here: doi:10.1594/PANGAEA.849770. The gridded products are available here: doi:10.3334/CDIAC/OTG.SOCAT_V3_GRID.", "author" : [ { "dropping-particle" : "", "family" : "Bakker", "given" : "Dorothee C. E.", "non-dropping-particle" : "", "parse-names" : false, "suffix" : "" }, { "dropping-particle" : "", "family" : "Pfeil", "given" : "Benjamin", "non-dropping-particle" : "", "parse-names" : false, "suffix" : "" }, { "dropping-particle" : "", "family" : "Landa", "given" : "Camilla S.", "non-dropping-particle" : "", "parse-names" : false, "suffix" : "" }, { "dropping-particle" : "", "family" : "Metzl", "given" : "Nicolas", "non-dropping-particle" : "", "parse-names" : false, "suffix" : "" }, { "dropping-particle" : "", "family" : "O&amp;amp;apos;Brien", "given" : "Kevin M.", "non-dropping-particle" : "", "parse-names" : false, "suffix" : "" }, { "dropping-particle" : "", "family" : "Olsen", "given" : "Are", "non-dropping-particle" : "", "parse-names" : false, "suffix" : "" }, { "dropping-particle" : "", "family" : "Smith", "given" : "Karl", "non-dropping-particle" : "", "parse-names" : false, "suffix" : "" }, { "dropping-particle" : "", "family" : "Cosca", "given" : "Cathy", "non-dropping-particle" : "", "parse-names" : false, "suffix" : "" }, { "dropping-particle" : "", "family" : "Harasawa", "given" : "Sumiko", "non-dropping-particle" : "", "parse-names" : false, "suffix" : "" }, { "dropping-particle" : "", "family" : "Jones", "given" : "Stephen D.",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"Schuster", "given" : "Ute", "non-dropping-particle" : "", "parse-names" : false, "suffix" : "" }, { "dropping-particle" : "", "family" : "Steinhoff", "given" : "Tobias",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"Wada", "given" : "Chisato", "non-dropping-particle" : "", "parse-names" : false, "suffix" : "" }, { "dropping-particle" : "", "family" : "Wanninkhof", "given" : "Rik", "non-dropping-particle" : "", "parse-names" : false, "suffix" : "" }, { "dropping-particle" : "", "family" : "Alin", "given" : "Simone R.", "non-dropping-particle" : "", "parse-names" : false, "suffix" : "" }, { "dropping-particle" : "", "family" : "Balestrini", "given" : "Carlos F.", "non-dropping-particle" : "", "parse-names" : false, "suffix" : "" }, { "dropping-particle" : "", "family" : "Barbero", "given" : "Leticia", "non-dropping-particle" : "", "parse-names" : false, "suffix" : "" }, { "dropping-particle" : "", "family" : "Bates", "given" : "Nicholas R.", "non-dropping-particle" : "", "parse-names" : false, "suffix" : "" }, { "dropping-particle" : "", "family" : "Bianchi", "given" : "Alejandro A.", "non-dropping-particle" : "", "parse-names" : false, "suffix" : "" }, { "dropping-particle" : "", "family" : "Bonou", "given" : "Fr\u00e9d\u00e9ric", "non-dropping-particle" : "", "parse-names" : false, "suffix" : "" }, { "dropping-particle" : "", "family" : "Boutin", "given" : "Jacqueline", "non-dropping-particle" : "", "parse-names" : false, "suffix" : "" }, { "dropping-particle" : "", "family" : "Bozec", "given" : "Yann", "non-dropping-particle" : "", "parse-names" : false, "suffix" : "" }, { "dropping-particle" : "", "family" : "Burger", "given" : "Eugene F.", "non-dropping-particle" : "", "parse-names" : false, "suffix" : "" }, { "dropping-particle" : "", "family" : "Cai", "given" : "Wei-Jun", "non-dropping-particle" : "", "parse-names" : false, "suffix" : "" }, { "dropping-particle" : "", "family" : "Castle", "given" : "Robert D.", "non-dropping-particle" : "", "parse-names" : false, "suffix" : "" }, { "dropping-particle" : "", "family" : "Chen", "given" : "Liqi", "non-dropping-particle" : "", "parse-names" : false, "suffix" : "" }, { "dropping-particle" : "", "family" : "Chierici", "given" : "Melissa", "non-dropping-particle" : "", "parse-names" : false, "suffix" : "" }, { "dropping-particle" : "", "family" : "Currie", "given" : "Kim", "non-dropping-particle" : "", "parse-names" : false, "suffix" : "" }, { "dropping-particle" : "", "family" : "Evans", "given" : "Wiley", "non-dropping-particle" : "", "parse-names" : false, "suffix" : "" }, { "dropping-particle" : "", "family" : "Featherstone", "given" : "Charles", "non-dropping-particle" : "", "parse-names" : false, "suffix" : "" }, { "dropping-particle" : "", "family" : "Feely", "given" : "Richard A.", "non-dropping-particle" : "", "parse-names" : false, "suffix" : "" }, { "dropping-particle" : "", "family" : "Fransson", "given" : "Agneta", "non-dropping-particle" : "", "parse-names" : false, "suffix" : "" }, { "dropping-particle" : "", "family" : "Goyet", "given" : "Catherine", "non-dropping-particle" : "", "parse-names" : false, "suffix" : "" }, { "dropping-particle" : "", "family" : "Greenwood", "given" : "Naomi", "non-dropping-particle" : "", "parse-names" : false, "suffix" : "" }, { "dropping-particle" : "", "family" : "Gregor", "given" : "Luke", "non-dropping-particle" : "", "parse-names" : false, "suffix" : "" }, { "dropping-particle" : "", "family" : "Hankin", "given" : "Steven", "non-dropping-particle" : "", "parse-names" : false, "suffix" : "" }, { "dropping-particle" : "", "family" : "Hardman-Mountford", "given" : "Nick J.", "non-dropping-particle" : "", "parse-names" : false, "suffix" : "" }, { "dropping-particle" : "", "family" : "Harlay", "given" : "J\u00e9r\u00f4me", "non-dropping-particle" : "", "parse-names" : false, "suffix" : "" }, { "dropping-particle" : "", "family" : "Hauck", "given" : "Judith", "non-dropping-particle" : "", "parse-names" : false, "suffix" : "" }, { "dropping-particle" : "", "family" : "Hoppema", "given" : "Mario", "non-dropping-particle" : "", "parse-names" : false, "suffix" : "" }, { "dropping-particle" : "", "family" : "Humphreys", "given" : "Matthew P.", "non-dropping-particle" : "", "parse-names" : false, "suffix" : "" }, { "dropping-particle" : "", "family" : "Hunt", "given" : "Christopher W.", "non-dropping-particle" : "", "parse-names" : false, "suffix" : "" }, { "dropping-particle" : "", "family" : "Huss", "given" : "Betty", "non-dropping-particle" : "", "parse-names" : false, "suffix" : "" }, { "dropping-particle" : "", "family" : "Ib\u00e1nhez", "given" : "J. Severino P.", "non-dropping-particle" : "", "parse-names" : false, "suffix" : "" }, { "dropping-particle" : "", "family" : "Johannessen", "given" : "Truls", "non-dropping-particle" : "", "parse-names" : false, "suffix" : "" }, { "dropping-particle" : "", "family" : "Keeling", "given" : "Ralph", "non-dropping-particle" : "", "parse-names" : false, "suffix" : "" }, { "dropping-particle" : "", "family" : "Kitidis", "given" : "Vassilis", "non-dropping-particle" : "", "parse-names" : false, "suffix" : "" }, { "dropping-particle" : "", "family" : "K\u00f6rtzinger", "given" : "Arne", "non-dropping-particle" : "", "parse-names" : false, "suffix" : "" }, { "dropping-particle" : "", "family" : "Kozyr", "given" : "Alex", "non-dropping-particle" : "", "parse-names" : false, "suffix" : "" }, { "dropping-particle" : "", "family" : "Krasakopoulou", "given" : "Evangelia", "non-dropping-particle" : "", "parse-names" : false, "suffix" : "" }, { "dropping-particle" : "", "family" : "Kuwata", "given" : "Akira",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"Monaco", "given" : "Claire", "non-dropping-particle" : "Lo", "parse-names" : false, "suffix" : "" }, { "dropping-particle" : "", "family" : "Manke", "given" : "Ansley", "non-dropping-particle" : "", "parse-names" : false, "suffix" : "" }, { "dropping-particle" : "", "family" : "Mathis", "given" : "Jeremy T.", "non-dropping-particle" : "", "parse-names" : false, "suffix" : "" }, { "dropping-particle" : "", "family" : "Merlivat", "given" : "Liliane", "non-dropping-particle" : "", "parse-names" : false, "suffix" : "" }, { "dropping-particle" : "", "family" : "Millero", "given" : "Frank J.",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"Murata", "given" : "Akihiko", "non-dropping-particle" : "", "parse-names" : false, "suffix" : "" }, { "dropping-particle" : "", "family" : "Newberger", "given" : "Timothy", "non-dropping-particle" : "", "parse-names" : false, "suffix" : "" }, { "dropping-particle" : "", "family" : "Omar", "given" : "Abdirahman M.", "non-dropping-particle" : "", "parse-names" : false, "suffix" : "" }, { "dropping-particle" : "", "family" : "Ono", "given" : "Tsuneo", "non-dropping-particle" : "", "parse-names" : false, "suffix" : "" }, { "dropping-particle" : "", "family" : "Paterson", "given" : "Kristina", "non-dropping-particle" : "", "parse-names" : false, "suffix" : "" }, { "dropping-particle" : "", "family" : "Pearce", "given" : "David", "non-dropping-particle" : "", "parse-names" : false, "suffix" : "" }, { "dropping-particle" : "", "family" : "Pierrot", "given" : "Denis", "non-dropping-particle" : "", "parse-names" : false, "suffix" : "" }, { "dropping-particle" : "", "family" : "Robbins", "given" : "Lisa L.", "non-dropping-particle" : "", "parse-names" : false, "suffix" : "" }, { "dropping-particle" : "", "family" : "Saito", "given" : "Shu", "non-dropping-particle" : "", "parse-names" : false, "suffix" : "" }, { "dropping-particle" : "", "family" : "Salisbury", "given" : "Joe", "non-dropping-particle" : "", "parse-names" : false, "suffix" : "" }, { "dropping-particle" : "", "family" : "Schlitzer", "given" : "Reiner", "non-dropping-particle" : "", "parse-names" : false, "suffix" : "" }, { "dropping-particle" : "", "family" : "Schneider", "given" : "Bernd", "non-dropping-particle" : "", "parse-names" : false, "suffix" : "" }, { "dropping-particle" : "", "family" : "Schweitzer", "given" : "Roland", "non-dropping-particle" : "", "parse-names" : false, "suffix" : "" }, { "dropping-particle" : "", "family" : "Sieger", "given" : "Rainer", "non-dropping-particle" : "", "parse-names" : false, "suffix" : "" }, { "dropping-particle" : "", "family" : "Skjelvan", "given" : "Ingunn", "non-dropping-particle" : "", "parse-names" : false, "suffix" : "" }, { "dropping-particle" : "", "family" : "Sullivan", "given" : "Kevin F.", "non-dropping-particle" : "", "parse-names" : false, "suffix" : "" }, { "dropping-particle" : "", "family" : "Sutherland", "given" : "Stewart C.", "non-dropping-particle" : "", "parse-names" : false, "suffix" : "" }, { "dropping-particle" : "", "family" : "Sutton", "given" : "Adrienne J.", "non-dropping-particle" : "", "parse-names" : false, "suffix" : "" }, { "dropping-particle" : "", "family" : "Tadokoro", "given" : "Kazuaki", "non-dropping-particle" : "", "parse-names" : false, "suffix" : "" }, { "dropping-particle" : "", "family" : "Telszewski", "given" : "Maciej", "non-dropping-particle" : "", "parse-names" : false, "suffix" : "" }, { "dropping-particle" : "", "family" : "Tuma", "given" : "Matthias", "non-dropping-particle" : "", "parse-names" : false, "suffix" : "" }, { "dropping-particle" : "", "family" : "Heuven", "given" : "Steven M. A. C.", "non-dropping-particle" : "van", "parse-names" : false, "suffix" : "" }, { "dropping-particle" : "", "family" : "Vandemark", "given" : "Doug", "non-dropping-particle" : "", "parse-names" : false, "suffix" : "" }, { "dropping-particle" : "", "family" : "Ward", "given" : "Brian", "non-dropping-particle" : "", "parse-names" : false, "suffix" : "" }, { "dropping-particle" : "", "family" : "Watson", "given" : "Andrew J.", "non-dropping-particle" : "", "parse-names" : false, "suffix" : "" }, { "dropping-particle" : "", "family" : "Xu", "given" : "Suqing", "non-dropping-particle" : "", "parse-names" : false, "suffix" : "" } ], "container-title" : "Earth System Science Data", "id" : "ITEM-2", "issue" : "2", "issued" : { "date-parts" : [ [ "2016", "9", "15" ] ] }, "page" : "383-413", "title" : "A multi-decade record of high-quality fCO2 data in version 3 of the Surface Ocean CO2 Atlas (SOCAT)", "translator" : [ { "dropping-particle" : "", "family" : "L4582", "given" : "", "non-dropping-particle" : "", "parse-names" : false, "suffix" : "" } ], "type" : "article-journal", "volume" : "8" }, "uris" : [ "http://www.mendeley.com/documents/?uuid=bc649b93-071b-3ac8-a597-6454c1a6398b" ] } ], "mendeley" : { "formattedCitation" : "(Bakker et al., 2016; Jiang et al., 2019)", "plainTextFormattedCitation" : "(Bakker et al., 2016; Jiang et al., 2019)", "previouslyFormattedCitation" : "(Bakker et al., 2016; Jiang et al., 2019)" }, "properties" : { "noteIndex" : 0 }, "schema" : "https://github.com/citation-style-language/schema/raw/master/csl-citation.json" }</w:instrText>
      </w:r>
      <w:r w:rsidR="00A74AF5" w:rsidRPr="001E7A27">
        <w:rPr>
          <w:rFonts w:ascii="Times" w:hAnsi="Times" w:cs="Times New Roman"/>
          <w:szCs w:val="20"/>
          <w:lang w:val="en-GB"/>
        </w:rPr>
        <w:fldChar w:fldCharType="separate"/>
      </w:r>
      <w:r w:rsidR="00025FA2" w:rsidRPr="001E7A27">
        <w:rPr>
          <w:rFonts w:ascii="Times" w:hAnsi="Times" w:cs="Times New Roman"/>
          <w:noProof/>
          <w:szCs w:val="20"/>
          <w:lang w:val="en-GB"/>
        </w:rPr>
        <w:t>(Bakker et al., 2016; Jiang et al., 2019)</w:t>
      </w:r>
      <w:r w:rsidR="00A74AF5" w:rsidRPr="001E7A27">
        <w:rPr>
          <w:rFonts w:ascii="Times" w:hAnsi="Times" w:cs="Times New Roman"/>
          <w:szCs w:val="20"/>
          <w:lang w:val="en-GB"/>
        </w:rPr>
        <w:fldChar w:fldCharType="end"/>
      </w:r>
      <w:r w:rsidR="00A74AF5" w:rsidRPr="001E7A27">
        <w:rPr>
          <w:rFonts w:ascii="Times" w:hAnsi="Times" w:cs="Times New Roman"/>
          <w:szCs w:val="20"/>
          <w:lang w:val="en-GB"/>
        </w:rPr>
        <w:t>.</w:t>
      </w:r>
      <w:r w:rsidR="0004481B" w:rsidRPr="001E7A27">
        <w:rPr>
          <w:rFonts w:ascii="Times" w:hAnsi="Times" w:cs="Times New Roman"/>
          <w:szCs w:val="20"/>
          <w:lang w:val="en-GB"/>
        </w:rPr>
        <w:t xml:space="preserve"> Acronyms in panels: </w:t>
      </w:r>
      <w:r w:rsidR="0004481B" w:rsidRPr="001E7A27">
        <w:rPr>
          <w:rFonts w:ascii="Times" w:hAnsi="Times" w:cs="Times New Roman"/>
          <w:color w:val="000000"/>
          <w:szCs w:val="20"/>
          <w:lang w:val="en-GB" w:eastAsia="en-GB"/>
        </w:rPr>
        <w:t>KNOT and K2 - Western Pacific subarctic gyre time-series; HOT - Hawaii Ocean Time-series; BATS - Bermuda Atlantic Time-series Study; DYFAMED - Dynamics of Atmospheric Fluxes in the Mediterranean Sea; ESTOC - European Station for Time-series in the Ocean Canary Islands; CARIACO - Carbon Retention in a Colored Ocean Time-series.</w:t>
      </w:r>
      <w:r w:rsidR="0006753C" w:rsidRPr="001E7A27">
        <w:rPr>
          <w:rFonts w:ascii="Times" w:hAnsi="Times" w:cs="Times New Roman"/>
          <w:color w:val="000000"/>
          <w:szCs w:val="20"/>
          <w:lang w:val="en-GB" w:eastAsia="en-GB"/>
        </w:rPr>
        <w:t xml:space="preserve"> </w:t>
      </w:r>
      <w:r w:rsidR="0006753C" w:rsidRPr="001E7A27">
        <w:rPr>
          <w:rFonts w:cs="Times New Roman"/>
          <w:szCs w:val="20"/>
          <w:lang w:val="en-GB"/>
        </w:rPr>
        <w:t>Further details on data sources and processing are available in the chapter data table (Table 5.SM.6).</w:t>
      </w:r>
    </w:p>
    <w:p w14:paraId="02B08F95" w14:textId="77777777" w:rsidR="00A74AF5" w:rsidRPr="001E7A27" w:rsidRDefault="00A74AF5" w:rsidP="005C7F25">
      <w:pPr>
        <w:pStyle w:val="AR6BodyText"/>
        <w:rPr>
          <w:rFonts w:cs="Times New Roman"/>
          <w:lang w:val="en-GB" w:eastAsia="en-US"/>
        </w:rPr>
      </w:pPr>
    </w:p>
    <w:p w14:paraId="77360581" w14:textId="77777777" w:rsidR="00DA318E" w:rsidRPr="001E7A27" w:rsidRDefault="00DA318E" w:rsidP="005C7F25">
      <w:pPr>
        <w:pStyle w:val="AR6BodyText"/>
        <w:rPr>
          <w:rFonts w:cs="Times New Roman"/>
          <w:b/>
          <w:lang w:val="en-GB"/>
        </w:rPr>
      </w:pPr>
      <w:r w:rsidRPr="001E7A27">
        <w:rPr>
          <w:rFonts w:cs="Times New Roman"/>
          <w:b/>
          <w:lang w:val="en-GB"/>
        </w:rPr>
        <w:t>[END FIGURE 5.2</w:t>
      </w:r>
      <w:r w:rsidR="007C6078" w:rsidRPr="001E7A27">
        <w:rPr>
          <w:rFonts w:cs="Times New Roman"/>
          <w:b/>
          <w:lang w:val="en-GB"/>
        </w:rPr>
        <w:t>0</w:t>
      </w:r>
      <w:r w:rsidRPr="001E7A27">
        <w:rPr>
          <w:rFonts w:cs="Times New Roman"/>
          <w:b/>
          <w:lang w:val="en-GB"/>
        </w:rPr>
        <w:t xml:space="preserve"> HERE] </w:t>
      </w:r>
    </w:p>
    <w:p w14:paraId="6E7E10DC" w14:textId="77777777" w:rsidR="0067034F" w:rsidRPr="001E7A27" w:rsidRDefault="0067034F" w:rsidP="005C7F25">
      <w:pPr>
        <w:pStyle w:val="AR6BodyText"/>
        <w:rPr>
          <w:rFonts w:cs="Times New Roman"/>
          <w:b/>
          <w:lang w:val="en-GB"/>
        </w:rPr>
      </w:pPr>
    </w:p>
    <w:p w14:paraId="0928CF19" w14:textId="77777777" w:rsidR="002F5491" w:rsidRPr="001E7A27" w:rsidRDefault="002F5491" w:rsidP="005C7F25">
      <w:pPr>
        <w:pStyle w:val="AR6BodyText"/>
        <w:rPr>
          <w:rFonts w:cs="Times New Roman"/>
          <w:b/>
          <w:lang w:val="en-GB"/>
        </w:rPr>
      </w:pPr>
    </w:p>
    <w:p w14:paraId="7559B072" w14:textId="3495681F" w:rsidR="0067034F" w:rsidRPr="001E7A27" w:rsidRDefault="0067034F" w:rsidP="0098460A">
      <w:pPr>
        <w:pStyle w:val="AR6Chap5Level2511"/>
        <w:rPr>
          <w:lang w:val="en-GB"/>
        </w:rPr>
      </w:pPr>
      <w:bookmarkStart w:id="3056" w:name="_Toc33564269"/>
      <w:bookmarkStart w:id="3057" w:name="_Toc70535681"/>
      <w:r w:rsidRPr="001E7A27">
        <w:rPr>
          <w:lang w:val="en-GB"/>
        </w:rPr>
        <w:t xml:space="preserve">Ocean </w:t>
      </w:r>
      <w:r w:rsidR="003760AB" w:rsidRPr="001E7A27">
        <w:rPr>
          <w:lang w:val="en-GB"/>
        </w:rPr>
        <w:t>I</w:t>
      </w:r>
      <w:r w:rsidRPr="001E7A27">
        <w:rPr>
          <w:lang w:val="en-GB"/>
        </w:rPr>
        <w:t xml:space="preserve">nterior </w:t>
      </w:r>
      <w:r w:rsidR="003760AB" w:rsidRPr="001E7A27">
        <w:rPr>
          <w:lang w:val="en-GB"/>
        </w:rPr>
        <w:t>C</w:t>
      </w:r>
      <w:r w:rsidRPr="001E7A27">
        <w:rPr>
          <w:lang w:val="en-GB"/>
        </w:rPr>
        <w:t>hange</w:t>
      </w:r>
      <w:bookmarkEnd w:id="3056"/>
      <w:bookmarkEnd w:id="3057"/>
    </w:p>
    <w:p w14:paraId="0CD2EE3E" w14:textId="77777777" w:rsidR="0067034F" w:rsidRPr="001E7A27" w:rsidRDefault="0067034F" w:rsidP="005C7F25">
      <w:pPr>
        <w:pStyle w:val="AR6BodyText"/>
        <w:rPr>
          <w:lang w:val="en-GB"/>
        </w:rPr>
      </w:pPr>
    </w:p>
    <w:p w14:paraId="130A787F" w14:textId="70D49FB1" w:rsidR="0067034F" w:rsidRPr="001E7A27" w:rsidRDefault="0067034F" w:rsidP="0098460A">
      <w:pPr>
        <w:pStyle w:val="AR6Chap5Level35111"/>
        <w:rPr>
          <w:lang w:val="en-GB"/>
        </w:rPr>
      </w:pPr>
      <w:bookmarkStart w:id="3058" w:name="_Toc5716937"/>
      <w:bookmarkStart w:id="3059" w:name="_Toc33564270"/>
      <w:bookmarkStart w:id="3060" w:name="_Toc70535682"/>
      <w:r w:rsidRPr="001E7A27">
        <w:rPr>
          <w:lang w:val="en-GB"/>
        </w:rPr>
        <w:t xml:space="preserve">Ocean </w:t>
      </w:r>
      <w:r w:rsidR="003760AB" w:rsidRPr="001E7A27">
        <w:rPr>
          <w:lang w:val="en-GB"/>
        </w:rPr>
        <w:t>M</w:t>
      </w:r>
      <w:r w:rsidRPr="001E7A27">
        <w:rPr>
          <w:lang w:val="en-GB"/>
        </w:rPr>
        <w:t>emory</w:t>
      </w:r>
      <w:del w:id="3061" w:author="Ian Blenkinsop" w:date="2021-07-28T14:01:00Z">
        <w:r w:rsidRPr="001E7A27" w:rsidDel="00C51578">
          <w:rPr>
            <w:lang w:val="en-GB"/>
          </w:rPr>
          <w:delText xml:space="preserve"> –</w:delText>
        </w:r>
      </w:del>
      <w:ins w:id="3062" w:author="Ian Blenkinsop" w:date="2021-07-28T14:01:00Z">
        <w:r w:rsidR="00C51578" w:rsidRPr="001E7A27">
          <w:rPr>
            <w:lang w:val="en-GB"/>
          </w:rPr>
          <w:t>:</w:t>
        </w:r>
      </w:ins>
      <w:r w:rsidRPr="001E7A27">
        <w:rPr>
          <w:lang w:val="en-GB"/>
        </w:rPr>
        <w:t xml:space="preserve"> </w:t>
      </w:r>
      <w:r w:rsidR="003760AB" w:rsidRPr="001E7A27">
        <w:rPr>
          <w:lang w:val="en-GB"/>
        </w:rPr>
        <w:t>A</w:t>
      </w:r>
      <w:r w:rsidRPr="001E7A27">
        <w:rPr>
          <w:lang w:val="en-GB"/>
        </w:rPr>
        <w:t xml:space="preserve">cidification in the </w:t>
      </w:r>
      <w:r w:rsidR="003760AB" w:rsidRPr="001E7A27">
        <w:rPr>
          <w:lang w:val="en-GB"/>
        </w:rPr>
        <w:t>O</w:t>
      </w:r>
      <w:r w:rsidRPr="001E7A27">
        <w:rPr>
          <w:lang w:val="en-GB"/>
        </w:rPr>
        <w:t xml:space="preserve">cean </w:t>
      </w:r>
      <w:r w:rsidR="003760AB" w:rsidRPr="001E7A27">
        <w:rPr>
          <w:lang w:val="en-GB"/>
        </w:rPr>
        <w:t>I</w:t>
      </w:r>
      <w:r w:rsidRPr="001E7A27">
        <w:rPr>
          <w:lang w:val="en-GB"/>
        </w:rPr>
        <w:t>nterior</w:t>
      </w:r>
      <w:bookmarkEnd w:id="3058"/>
      <w:bookmarkEnd w:id="3059"/>
      <w:bookmarkEnd w:id="3060"/>
    </w:p>
    <w:p w14:paraId="13BD6DEA" w14:textId="77777777" w:rsidR="0067034F" w:rsidRPr="001E7A27" w:rsidRDefault="0067034F" w:rsidP="005C7F25">
      <w:pPr>
        <w:pStyle w:val="AR6BodyText"/>
        <w:rPr>
          <w:lang w:val="en-GB"/>
        </w:rPr>
      </w:pPr>
    </w:p>
    <w:p w14:paraId="652E7250" w14:textId="03726DAF" w:rsidR="0067034F" w:rsidRPr="001E7A27" w:rsidRDefault="0067034F" w:rsidP="005C7F25">
      <w:pPr>
        <w:pStyle w:val="AR6BodyText"/>
        <w:tabs>
          <w:tab w:val="left" w:pos="3828"/>
        </w:tabs>
        <w:rPr>
          <w:rFonts w:cs="Times New Roman"/>
          <w:lang w:val="en-GB"/>
        </w:rPr>
      </w:pPr>
      <w:r w:rsidRPr="001E7A27">
        <w:rPr>
          <w:rFonts w:eastAsia="MS Mincho" w:cs="Times New Roman"/>
          <w:lang w:val="en-GB" w:eastAsia="ja-JP"/>
        </w:rPr>
        <w:t>A</w:t>
      </w:r>
      <w:r w:rsidRPr="001E7A27">
        <w:rPr>
          <w:rFonts w:eastAsia="Bliss-Medium" w:cs="Times New Roman"/>
          <w:lang w:val="en-GB" w:eastAsia="ja-JP"/>
        </w:rPr>
        <w:t xml:space="preserve">dvances in observations and </w:t>
      </w:r>
      <w:r w:rsidR="00F620F1" w:rsidRPr="001E7A27">
        <w:rPr>
          <w:rFonts w:eastAsia="Bliss-Medium" w:cs="Times New Roman"/>
          <w:lang w:val="en-GB" w:eastAsia="ja-JP"/>
        </w:rPr>
        <w:t>modelling</w:t>
      </w:r>
      <w:r w:rsidRPr="001E7A27">
        <w:rPr>
          <w:rFonts w:eastAsia="Bliss-Medium" w:cs="Times New Roman"/>
          <w:lang w:val="en-GB" w:eastAsia="ja-JP"/>
        </w:rPr>
        <w:t xml:space="preserve"> for ocean physics and biogeochemistry and e</w:t>
      </w:r>
      <w:r w:rsidRPr="001E7A27">
        <w:rPr>
          <w:rFonts w:eastAsia="MS Mincho" w:cs="Times New Roman"/>
          <w:lang w:val="en-GB" w:eastAsia="ja-JP"/>
        </w:rPr>
        <w:t xml:space="preserve">stablished knowledge of ocean carbonate chemistry </w:t>
      </w:r>
      <w:r w:rsidRPr="001E7A27">
        <w:rPr>
          <w:rFonts w:eastAsia="Bliss-Medium" w:cs="Times New Roman"/>
          <w:lang w:val="en-GB" w:eastAsia="ja-JP"/>
        </w:rPr>
        <w:t xml:space="preserve">show with </w:t>
      </w:r>
      <w:r w:rsidRPr="001E7A27">
        <w:rPr>
          <w:rFonts w:eastAsia="Bliss-Medium" w:cs="Times New Roman"/>
          <w:i/>
          <w:iCs/>
          <w:lang w:val="en-GB" w:eastAsia="ja-JP"/>
        </w:rPr>
        <w:t>very high confidence</w:t>
      </w:r>
      <w:r w:rsidRPr="001E7A27">
        <w:rPr>
          <w:rFonts w:eastAsia="Bliss-Medium" w:cs="Times New Roman"/>
          <w:lang w:val="en-GB" w:eastAsia="ja-JP"/>
        </w:rPr>
        <w:t xml:space="preserve"> that a</w:t>
      </w:r>
      <w:r w:rsidRPr="001E7A27">
        <w:rPr>
          <w:rFonts w:eastAsia="Bliss-Medium" w:cs="Times New Roman"/>
          <w:lang w:val="en-GB"/>
        </w:rPr>
        <w:t xml:space="preserve">nthropogenic </w:t>
      </w:r>
      <w:r w:rsidRPr="001E7A27">
        <w:rPr>
          <w:rFonts w:cs="Times New Roman"/>
          <w:lang w:val="en-GB" w:eastAsia="ja-JP"/>
        </w:rPr>
        <w:t>CO</w:t>
      </w:r>
      <w:r w:rsidRPr="001E7A27">
        <w:rPr>
          <w:rFonts w:cs="Times New Roman"/>
          <w:vertAlign w:val="subscript"/>
          <w:lang w:val="en-GB"/>
        </w:rPr>
        <w:t>2</w:t>
      </w:r>
      <w:r w:rsidRPr="001E7A27">
        <w:rPr>
          <w:rFonts w:cs="Times New Roman"/>
          <w:lang w:val="en-GB" w:eastAsia="ja-JP"/>
        </w:rPr>
        <w:t xml:space="preserve"> taken up into the ocean surface layer is further spreading into the ocean interior through ventilation processes</w:t>
      </w:r>
      <w:ins w:id="3063" w:author="Soapbox" w:date="2021-07-20T06:37:00Z">
        <w:r w:rsidR="005A6477" w:rsidRPr="001E7A27">
          <w:rPr>
            <w:rFonts w:cs="Times New Roman"/>
            <w:lang w:val="en-GB" w:eastAsia="ja-JP"/>
          </w:rPr>
          <w:t>,</w:t>
        </w:r>
      </w:ins>
      <w:r w:rsidRPr="001E7A27">
        <w:rPr>
          <w:rFonts w:cs="Times New Roman"/>
          <w:lang w:val="en-GB" w:eastAsia="ja-JP"/>
        </w:rPr>
        <w:t xml:space="preserve"> including vertical mixing, diffusion, subduction and </w:t>
      </w:r>
      <w:r w:rsidRPr="001E7A27">
        <w:rPr>
          <w:rFonts w:eastAsia="MS Mincho" w:cs="Times New Roman"/>
          <w:lang w:val="en-GB" w:eastAsia="ja-JP"/>
        </w:rPr>
        <w:t xml:space="preserve">meridional </w:t>
      </w:r>
      <w:r w:rsidRPr="001E7A27">
        <w:rPr>
          <w:rFonts w:cs="Times New Roman"/>
          <w:lang w:val="en-GB" w:eastAsia="ja-JP"/>
        </w:rPr>
        <w:t>overturning circulations</w:t>
      </w:r>
      <w:ins w:id="3064" w:author="Ian Blenkinsop" w:date="2021-07-28T14:01:00Z">
        <w:r w:rsidR="00C51578" w:rsidRPr="001E7A27">
          <w:rPr>
            <w:rFonts w:cs="Times New Roman"/>
            <w:lang w:val="en-GB" w:eastAsia="ja-JP"/>
          </w:rPr>
          <w:t xml:space="preserve"> (</w:t>
        </w:r>
        <w:r w:rsidR="00C51578" w:rsidRPr="001E7A27">
          <w:rPr>
            <w:rFonts w:cs="Times New Roman"/>
            <w:lang w:val="en-GB"/>
          </w:rPr>
          <w:t>Sections 2.3.3.5, 5.2.1.3 and 9.2.2.3</w:t>
        </w:r>
      </w:ins>
      <w:ins w:id="3065" w:author="Ian Blenkinsop" w:date="2021-07-28T14:02:00Z">
        <w:r w:rsidR="00C51578" w:rsidRPr="001E7A27">
          <w:rPr>
            <w:rFonts w:cs="Times New Roman"/>
            <w:lang w:val="en-GB"/>
          </w:rPr>
          <w:t>;</w:t>
        </w:r>
      </w:ins>
      <w:r w:rsidRPr="001E7A27">
        <w:rPr>
          <w:rFonts w:cs="Times New Roman"/>
          <w:lang w:val="en-GB" w:eastAsia="ja-JP"/>
        </w:rPr>
        <w:t xml:space="preserve"> </w:t>
      </w:r>
      <w:commentRangeStart w:id="3066"/>
      <w:r w:rsidRPr="001E7A27">
        <w:rPr>
          <w:rFonts w:cs="Times New Roman"/>
          <w:lang w:val="en-GB"/>
        </w:rPr>
        <w:fldChar w:fldCharType="begin" w:fldLock="1"/>
      </w:r>
      <w:ins w:id="3067" w:author="Robin Matthews" w:date="2021-06-17T17:44:00Z">
        <w:r w:rsidR="003E260D" w:rsidRPr="001E7A27">
          <w:rPr>
            <w:rFonts w:cs="Times New Roman"/>
            <w:lang w:val="en-GB"/>
          </w:rPr>
          <w:instrText>ADDIN CSL_CITATION { "citationItems" : [ { "id" : "ITEM-1", "itemData" : { "DOI" : "10.1038/nature25493", "ISSN" : "0028-0836", "author" : [ { "dropping-particle" : "", "family" : "Perez", "given" : "Fiz F", "non-dropping-particle" : "", "parse-names" : false, "suffix" : "" }, { "dropping-particle" : "", "family" : "Fontela", "given" : "Marcos", "non-dropping-particle" : "", "parse-names" : false, "suffix" : "" }, { "dropping-particle" : "", "family" : "Garc\u00eda-Ib\u00e1\u00f1ez", "given" : "Maribel I", "non-dropping-particle" : "", "parse-names" : false, "suffix" : "" }, { "dropping-particle" : "", "family" : "Mercier", "given" : "Herl\u00e9", "non-dropping-particle" : "", "parse-names" : false, "suffix" : "" }, { "dropping-particle" : "", "family" : "Velo", "given" : "Anton", "non-dropping-particle" : "", "parse-names" : false, "suffix" : "" }, { "dropping-particle" : "", "family" : "Lherminier", "given" : "Pascale", "non-dropping-particle" : "", "parse-names" : false, "suffix" : "" }, { "dropping-particle" : "", "family" : "Zunino", "given" : "Patricia", "non-dropping-particle" : "", "parse-names" : false, "suffix" : "" }, { "dropping-particle" : "", "family" : "la Paz", "given" : "Mercedes", "non-dropping-particle" : "de", "parse-names" : false, "suffix" : "" }, { "dropping-particle" : "", "family" : "Alonso-P\u00e9rez", "given" : "Fernando", "non-dropping-particle" : "", "parse-names" : false, "suffix" : "" }, { "dropping-particle" : "", "family" : "Guallart", "given" : "Elisa F", "non-dropping-particle" : "", "parse-names" : false, "suffix" : "" }, { "dropping-particle" : "", "family" : "Padin", "given" : "Xose A", "non-dropping-particle" : "", "parse-names" : false, "suffix" : "" } ], "container-title" : "Nature", "id" : "ITEM-1", "issue" : "7693", "issued" : { "date-parts" : [ [ "2018", "2", "12" ] ] }, "page" : "515-518", "publisher" : "Macmillan Publishers Limited, part of Springer Nature. All rights reserved.", "title" : "Meridional overturning circulation conveys fast acidification to the deep Atlantic Ocean", "translator" : [ { "dropping-particle" : "", "family" : "L5144", "given" : "", "non-dropping-particle" : "", "parse-names" : false, "suffix" : "" } ], "type" : "article-journal", "volume" : "554" }, "uris" : [ "http://www.mendeley.com/documents/?uuid=47c64327-aa21-3206-b69d-1f7933760073" ] }, { "id" : "ITEM-2", "itemData" : { "DOI" : "10.1038/ngeo1523", "ISSN" : "1752-0894", "author" : [ { "dropping-particle" : "", "family" : "Sall\u00e9e", "given" : "Jean-Baptiste", "non-dropping-particle" : "", "parse-names" : false, "suffix" : "" }, { "dropping-particle" : "", "family" : "Matear", "given" : "Richard J", "non-dropping-particle" : "", "parse-names" : false, "suffix" : "" }, { "dropping-particle" : "", "family" : "Rintoul", "given" : "Stephen R", "non-dropping-particle" : "", "parse-names" : false, "suffix" : "" }, { "dropping-particle" : "", "family" : "Lenton", "given" : "Andrew", "non-dropping-particle" : "", "parse-names" : false, "suffix" : "" } ], "container-title" : "Nature Geoscience", "id" : "ITEM-2", "issue" : "8", "issued" : { "date-parts" : [ [ "2012", "8", "29" ] ] }, "page" : "579-584", "publisher" : "Nature Publishing Group", "title" : "Localized subduction of anthropogenic carbon dioxide in the Southern Hemisphere oceans", "translator" : [ { "dropping-particle" : "", "family" : "L3964", "given" : "", "non-dropping-particle" : "", "parse-names" : false, "suffix" : "" } ], "type" : "article-journal", "volume" : "5" }, "uris" : [ "http://www.mendeley.com/documents/?uuid=a3b5843c-c012-30d1-a60d-3ee7dbb03298" ] }, { "id" : "ITEM-3", "itemData" : { "DOI" : "10.1002/2015GB005128", "ISSN" : "08866236", "abstract" : "Abstract Using an ocean carbon cycle model embedded in an ocean general circulation model, we examine how the budget of anthropogenic CO2 (Cant) is controlled by ocean dynamics. To complement recent studies showing only vertically integrated budgets, we provide a step-by-step description by making use of three different coarse grainings of the full vertical resolution of the ocean model in our budget analysis. For the 11 subdomains of the global ocean, these coarse grainings are (1) a one-layer (vertically integrated) budget, (2) a three-layer budget, and (3) an 11-layer budget. We largely focus on the Pacific circulation. We identify and quantify substantial carbon transport associated with the subtropical cells (STCs), which are dominant contributors to the meridional overturning circulation in the upper ocean in the tropics and subtropics, as playing a fundamental role in governing the ocean interior distribution of Cant. The upper branch of the STCs transports Cant-rich water from the tropics to the subtropics, contributing to the precondition for the high Cant inventory in mode waters. The lower branch of the STCs carries about two thirds of the transported Cant back to the tropics, while it largely excludes Subtropical Mode Waters. This work implies that the reemergence of Cant through recirculation within the STCs may lead to a reduced capacity for further Cant uptake via gas exchange into the surface ocean, potentially contributing to a positive carbon-climate feedback.", "author" : [ { "dropping-particle" : "", "family" : "Nakano", "given" : "H", "non-dropping-particle" : "", "parse-names" : false, "suffix" : "" }, { "dropping-particle" : "", "family" : "Ishii", "given" : "M", "non-dropping-particle" : "", "parse-names" : false, "suffix" : "" }, { "dropping-particle" : "", "family" : "Rodgers", "given" : "K B", "non-dropping-particle" : "", "parse-names" : false, "suffix" : "" }, { "dropping-particle" : "", "family" : "Tsujino", "given" : "H", "non-dropping-particle" : "", "parse-names" : false, "suffix" : "" }, { "dropping-particle" : "", "family" : "Yamanaka", "given" : "G", "non-dropping-particle" : "", "parse-names" : false, "suffix" : "" } ], "container-title" : "Global Biogeochemical Cycles", "id" : "ITEM-3", "issue" : "10", "issued" : { "date-parts" : [ [ "2015", "10", "1" ] ] }, "note" : "doi: 10.1002/2015GB005128", "page" : "1706-1724", "publisher" : "John Wiley &amp; Sons, Ltd", "title" : "Anthropogenic CO2 uptake, transport, storage, and dynamical controls in the ocean imposed by the meridional overturning circulation: A modeling study", "translator" : [ { "dropping-particle" : "", "family" : "L5151", "given" : "", "non-dropping-particle" : "", "parse-names" : false, "suffix" : "" } ], "type" : "article-journal", "volume" : "29" }, "uris" : [ "http://www.mendeley.com/documents/?uuid=547df0a4-5271-3ce5-be7e-a6cccf33c533" ] }, { "id" : "ITEM-4", "itemData" : { "DOI" : "10.1038/srep35473", "ISSN" : "2045-2322", "abstract" : "The shallow overturning circulation of the oceans transports heat from the tropics to the mid-latitudes. This overturning also influences the uptake and storage of anthropogenic carbon (Cant). We demonstrate this by quantifying the relative importance of ocean thermodynamics, circulation and biogeochemistry in a global biochemistry and circulation model. Almost 2/3 of the Cant ocean uptake enters via gas exchange in waters that are lighter than the base of the ventilated thermocline. However, almost 2/3 of the excess Cant is stored below the thermocline. Our analysis shows that subtropical waters are a dominant component in the formation of subpolar waters and that these water masses essentially form a common Cant reservoir. This new method developed and presented here is intrinsically Lagrangian, as it by construction only considers the velocity or transport of waters across isopycnals. More generally, our approach provides an integral framework for linking ocean thermodynamics with biogeochemistry.", "author" : [ { "dropping-particle" : "", "family" : "Iudicone", "given" : "Daniele", "non-dropping-particle" : "", "parse-names" : false, "suffix" : "" }, { "dropping-particle" : "", "family" : "Rodgers", "given" : "Keith B", "non-dropping-particle" : "", "parse-names" : false, "suffix" : "" }, { "dropping-particle" : "", "family" : "Plancherel", "given" : "Yves", "non-dropping-particle" : "", "parse-names" : false, "suffix" : "" }, { "dropping-particle" : "", "family" : "Aumont", "given" : "Olivier", "non-dropping-particle" : "", "parse-names" : false, "suffix" : "" }, { "dropping-particle" : "", "family" : "Ito", "given" : "Takamitsu", "non-dropping-particle" : "", "parse-names" : false, "suffix" : "" }, { "dropping-particle" : "", "family" : "Key", "given" : "Robert M", "non-dropping-particle" : "", "parse-names" : false, "suffix" : "" }, { "dropping-particle" : "", "family" : "Madec", "given" : "Gurvan", "non-dropping-particle" : "", "parse-names" : false, "suffix" : "" }, { "dropping-particle" : "", "family" : "Ishii", "given" : "Masao", "non-dropping-particle" : "", "parse-names" : false, "suffix" : "" } ], "container-title" : "Scientific Reports", "id" : "ITEM-4", "issue" : "1", "issued" : { "date-parts" : [ [ "2016" ] ] }, "page" : "35473", "title" : "The formation of the ocean\u2019s anthropogenic carbon reservoir", "translator" : [ { "dropping-particle" : "", "family" : "L6312", "given" : "", "non-dropping-particle" : "", "parse-names" : false, "suffix" : "" } ], "type" : "article-journal", "volume" : "6" }, "uris" : [ "http://www.mendeley.com/documents/?uuid=dbeaf498-9d67-3733-b953-59fbfce85242" ] }, { "id" : "ITEM-5", "itemData" : { "DOI" : "10.1175/JCLI-D-16-0725.1", "ISSN" : "0894-8755", "abstract" : "We evaluate the output from a widely used ocean carbon cycle model to identify the subduction and obduction (reemergence) rates of anthropogenic carbon (Cant) for climatological conditions during the World Ocean Circulation Experiment (WOCE) era in 1995 using a new set of Lagrangian diagnostic tools. The principal scientific value of the Lagrangian diagnostics is in providing a new means to connect Cant reemergence pathways to the relatively rapid renewal time scales of mode waters through the overturning circulation. Our main finding is that for this model with 2.04 PgC yr?1 of uptake of Cant via gas exchange, the subduction and obduction rates across the base of the mixed layer (MLbase) are 4.96 and 4.50 PgC yr?1, respectively, which are twice as large as the gas exchange at the surface. Given that there is net accumulation of 0.17 PgC yr?1 in the mixed layer itself, this implies the residual downward Cant transport of 1.40 PgC yr?1 across the MLbase is associated with diffusion. Importantly, the net patterns for subduction and obduction transports of Cant mirror the large-scale patterns for transport of water volume, thereby illustrating the processes controlling Cant uptake. Although the net transfer across the MLbase by compensating subduction and obduction is relatively smaller than the diffusion, the localized pattern of Cant subduction and obduction implies significant regional impacts. The median time scale for reemergence of obducting particles is short (&lt;10 yr), indicating that reemergence should contribute to limiting future carbon uptake through its contribution to perturbing the Revelle factor for surface waters.", "author" : [ { "dropping-particle" : "", "family" : "Toyama", "given" : "Katsuya", "non-dropping-particle" : "", "parse-names" : false, "suffix" : "" }, { "dropping-particle" : "", "family" : "Rodgers", "given" : "Keith B", "non-dropping-particle" : "", "parse-names" : false, "suffix" : "" }, { "dropping-particle" : "", "family" : "Blanke", "given" : "Bruno", "non-dropping-particle" : "", "parse-names" : false, "suffix" : "" }, { "dropping-particle" : "", "family" : "Iudicone", "given" : "Daniele", "non-dropping-particle" : "", "parse-names" : false, "suffix" : "" }, { "dropping-particle" : "", "family" : "Ishii", "given" : "Masao", "non-dropping-particle" : "", "parse-names" : false, "suffix" : "" }, { "dropping-particle" : "", "family" : "Aumont", "given" : "Olivier", "non-dropping-particle" : "", "parse-names" : false, "suffix" : "" }, { "dropping-particle" : "", "family" : "Sarmiento", "given" : "Jorge L", "non-dropping-particle" : "", "parse-names" : false, "suffix" : "" } ], "container-title" : "Journal of Climate", "id" : "ITEM-5", "issue" : "21", "issued" : { "date-parts" : [ [ "2017", "11" ] ] }, "note" : "doi: 10.1175/JCLI-D-16-0725.1", "page" : "8615-8631", "publisher" : "American Meteorological Society", "title" : "Large reemergence of anthropogenic carbon into the ocean\u2019s surface mixed layer sustained by the ocean\u2019s overturning circulation", "translator" : [ { "dropping-particle" : "", "family" : "L4147", "given" : "", "non-dropping-particle" : "", "parse-names" : false, "suffix" : "" } ], "type" : "article-journal", "volume" : "30" }, "uris" : [ "http://www.mendeley.com/documents/?uuid=7f40eb58-3649-31e4-a1de-ff72374b0485" ] }, { "id" : "ITEM-6", "itemData" : { "DOI" : "10.1002/2015GL065073", "ISSN" : "00948276", "author" : [ { "dropping-particle" : "", "family" : "Bopp", "given" : "L.", "non-dropping-particle" : "", "parse-names" : false, "suffix" : "" }, { "dropping-particle" : "", "family" : "L\u00e9vy", "given" : "M.", "non-dropping-particle" : "", "parse-names" : false, "suffix" : "" }, { "dropping-particle" : "", "family" : "Resplandy", "given" : "L.", "non-dropping-particle" : "", "parse-names" : false, "suffix" : "" }, { "dropping-particle" : "", "family" : "Sall\u00e9e", "given" : "J. B.", "non-dropping-particle" : "", "parse-names" : false, "suffix" : "" } ], "container-title" : "Geophysical Research Letters", "id" : "ITEM-6", "issue" : "15", "issued" : { "date-parts" : [ [ "2015", "8", "16" ] ] }, "page" : "6416-6423", "title" : "Pathways of anthropogenic carbon subduction in the global ocean", "translator" : [ { "dropping-particle" : "", "family" : "L5041", "given" : "", "non-dropping-particle" : "", "parse-names" : false, "suffix" : "" } ], "type" : "article-journal", "volume" : "42" }, "uris" : [ "http://www.mendeley.com/documents/?uuid=20b95022-ccf6-45e4-935f-409914af7e6c" ] }, { "id" : "ITEM-7",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"ITEM-7",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"(Sall\u00e9e et al., 2012; Bopp et al., 2015; Nakano et al., 2015; Iudicone et al., 2016; Toyama et al., 2017; Perez et al., 2018; Gruber et al., 2019a)", "manualFormatting" : "(Sall\u00e9e et al., 2012; Bopp et al., 2015; Nakano et al., 2015; Iudicone et al., 2016; Toyama et al., 2017; Perez et al., 2018; Gruber et al., 2019b)", "plainTextFormattedCitation" : "(Sall\u00e9e et al., 2012; Bopp et al., 2015; Nakano et al., 2015; Iudicone et al., 2016; Toyama et al., 2017; Perez et al., 2018; Gruber et al., 2019a)", "previouslyFormattedCitation" : "(Sall\u00e9e et al., 2012; Bopp et al., 2015; Nakano et al., 2015; Iudicone et al., 2016; Toyama et al., 2017; Perez et al., 2018; Gruber et al., 2019a)" }, "properties" : { "noteIndex" : 0 }, "schema" : "https://github.com/citation-style-language/schema/raw/master/csl-citation.json" }</w:instrText>
        </w:r>
      </w:ins>
      <w:del w:id="3068" w:author="Robin Matthews" w:date="2021-06-17T17:44:00Z">
        <w:r w:rsidR="001B061E" w:rsidRPr="001E7A27" w:rsidDel="003E260D">
          <w:rPr>
            <w:rFonts w:cs="Times New Roman"/>
            <w:lang w:val="en-GB"/>
          </w:rPr>
          <w:delInstrText>ADDIN CSL_CITATION { "citationItems" : [ { "id" : "ITEM-1", "itemData" : { "DOI" : "10.1038/nature25493", "ISSN" : "0028-0836", "author" : [ { "dropping-particle" : "", "family" : "Perez", "given" : "Fiz F", "non-dropping-particle" : "", "parse-names" : false, "suffix" : "" }, { "dropping-particle" : "", "family" : "Fontela", "given" : "Marcos", "non-dropping-particle" : "", "parse-names" : false, "suffix" : "" }, { "dropping-particle" : "", "family" : "Garc\u00eda-Ib\u00e1\u00f1ez", "given" : "Maribel I", "non-dropping-particle" : "", "parse-names" : false, "suffix" : "" }, { "dropping-particle" : "", "family" : "Mercier", "given" : "Herl\u00e9", "non-dropping-particle" : "", "parse-names" : false, "suffix" : "" }, { "dropping-particle" : "", "family" : "Velo", "given" : "Anton", "non-dropping-particle" : "", "parse-names" : false, "suffix" : "" }, { "dropping-particle" : "", "family" : "Lherminier", "given" : "Pascale", "non-dropping-particle" : "", "parse-names" : false, "suffix" : "" }, { "dropping-particle" : "", "family" : "Zunino", "given" : "Patricia", "non-dropping-particle" : "", "parse-names" : false, "suffix" : "" }, { "dropping-particle" : "", "family" : "la Paz", "given" : "Mercedes", "non-dropping-particle" : "de", "parse-names" : false, "suffix" : "" }, { "dropping-particle" : "", "family" : "Alonso-P\u00e9rez", "given" : "Fernando", "non-dropping-particle" : "", "parse-names" : false, "suffix" : "" }, { "dropping-particle" : "", "family" : "Guallart", "given" : "Elisa F", "non-dropping-particle" : "", "parse-names" : false, "suffix" : "" }, { "dropping-particle" : "", "family" : "Padin", "given" : "Xose A", "non-dropping-particle" : "", "parse-names" : false, "suffix" : "" } ], "container-title" : "Nature", "id" : "ITEM-1", "issue" : "7693", "issued" : { "date-parts" : [ [ "2018", "2", "12" ] ] }, "page" : "515-518", "publisher" : "Macmillan Publishers Limited, part of Springer Nature. All rights reserved.", "title" : "Meridional overturning circulation conveys fast acidification to the deep Atlantic Ocean", "translator" : [ { "dropping-particle" : "", "family" : "L5144", "given" : "", "non-dropping-particle" : "", "parse-names" : false, "suffix" : "" } ], "type" : "article-journal", "volume" : "554" }, "uris" : [ "http://www.mendeley.com/documents/?uuid=47c64327-aa21-3206-b69d-1f7933760073" ] }, { "id" : "ITEM-2", "itemData" : { "DOI" : "10.1038/ngeo1523", "ISSN" : "1752-0894", "author" : [ { "dropping-particle" : "", "family" : "Sall\u00e9e", "given" : "Jean-Baptiste", "non-dropping-particle" : "", "parse-names" : false, "suffix" : "" }, { "dropping-particle" : "", "family" : "Matear", "given" : "Richard J", "non-dropping-particle" : "", "parse-names" : false, "suffix" : "" }, { "dropping-particle" : "", "family" : "Rintoul", "given" : "Stephen R", "non-dropping-particle" : "", "parse-names" : false, "suffix" : "" }, { "dropping-particle" : "", "family" : "Lenton", "given" : "Andrew", "non-dropping-particle" : "", "parse-names" : false, "suffix" : "" } ], "container-title" : "Nature Geoscience", "id" : "ITEM-2", "issue" : "8", "issued" : { "date-parts" : [ [ "2012", "8", "29" ] ] }, "page" : "579-584", "publisher" : "Nature Publishing Group", "title" : "Localized subduction of anthropogenic carbon dioxide in the Southern Hemisphere oceans", "translator" : [ { "dropping-particle" : "", "family" : "L3964", "given" : "", "non-dropping-particle" : "", "parse-names" : false, "suffix" : "" } ], "type" : "article-journal", "volume" : "5" }, "uris" : [ "http://www.mendeley.com/documents/?uuid=a3b5843c-c012-30d1-a60d-3ee7dbb03298" ] }, { "id" : "ITEM-3", "itemData" : { "DOI" : "10.1002/2015GB005128", "ISSN" : "08866236", "abstract" : "Abstract Using an ocean carbon cycle model embedded in an ocean general circulation model, we examine how the budget of anthropogenic CO2 (Cant) is controlled by ocean dynamics. To complement recent studies showing only vertically integrated budgets, we provide a step-by-step description by making use of three different coarse grainings of the full vertical resolution of the ocean model in our budget analysis. For the 11 subdomains of the global ocean, these coarse grainings are (1) a one-layer (vertically integrated) budget, (2) a three-layer budget, and (3) an 11-layer budget. We largely focus on the Pacific circulation. We identify and quantify substantial carbon transport associated with the subtropical cells (STCs), which are dominant contributors to the meridional overturning circulation in the upper ocean in the tropics and subtropics, as playing a fundamental role in governing the ocean interior distribution of Cant. The upper branch of the STCs transports Cant-rich water from the tropics to the subtropics, contributing to the precondition for the high Cant inventory in mode waters. The lower branch of the STCs carries about two thirds of the transported Cant back to the tropics, while it largely excludes Subtropical Mode Waters. This work implies that the reemergence of Cant through recirculation within the STCs may lead to a reduced capacity for further Cant uptake via gas exchange into the surface ocean, potentially contributing to a positive carbon-climate feedback.", "author" : [ { "dropping-particle" : "", "family" : "Nakano", "given" : "H", "non-dropping-particle" : "", "parse-names" : false, "suffix" : "" }, { "dropping-particle" : "", "family" : "Ishii", "given" : "M", "non-dropping-particle" : "", "parse-names" : false, "suffix" : "" }, { "dropping-particle" : "", "family" : "Rodgers", "given" : "K B", "non-dropping-particle" : "", "parse-names" : false, "suffix" : "" }, { "dropping-particle" : "", "family" : "Tsujino", "given" : "H", "non-dropping-particle" : "", "parse-names" : false, "suffix" : "" }, { "dropping-particle" : "", "family" : "Yamanaka", "given" : "G", "non-dropping-particle" : "", "parse-names" : false, "suffix" : "" } ], "container-title" : "Global Biogeochemical Cycles", "id" : "ITEM-3", "issue" : "10", "issued" : { "date-parts" : [ [ "2015", "10", "1" ] ] }, "note" : "doi: 10.1002/2015GB005128", "page" : "1706-1724", "publisher" : "John Wiley &amp; Sons, Ltd", "title" : "Anthropogenic CO2 uptake, transport, storage, and dynamical controls in the ocean imposed by the meridional overturning circulation: A modeling study", "translator" : [ { "dropping-particle" : "", "family" : "L5151", "given" : "", "non-dropping-particle" : "", "parse-names" : false, "suffix" : "" } ], "type" : "article-journal", "volume" : "29" }, "uris" : [ "http://www.mendeley.com/documents/?uuid=547df0a4-5271-3ce5-be7e-a6cccf33c533" ] }, { "id" : "ITEM-4", "itemData" : { "DOI" : "10.1038/srep35473", "ISSN" : "2045-2322", "abstract" : "The shallow overturning circulation of the oceans transports heat from the tropics to the mid-latitudes. This overturning also influences the uptake and storage of anthropogenic carbon (Cant). We demonstrate this by quantifying the relative importance of ocean thermodynamics, circulation and biogeochemistry in a global biochemistry and circulation model. Almost 2/3 of the Cant ocean uptake enters via gas exchange in waters that are lighter than the base of the ventilated thermocline. However, almost 2/3 of the excess Cant is stored below the thermocline. Our analysis shows that subtropical waters are a dominant component in the formation of subpolar waters and that these water masses essentially form a common Cant reservoir. This new method developed and presented here is intrinsically Lagrangian, as it by construction only considers the velocity or transport of waters across isopycnals. More generally, our approach provides an integral framework for linking ocean thermodynamics with biogeochemistry.", "author" : [ { "dropping-particle" : "", "family" : "Iudicone", "given" : "Daniele", "non-dropping-particle" : "", "parse-names" : false, "suffix" : "" }, { "dropping-particle" : "", "family" : "Rodgers", "given" : "Keith B", "non-dropping-particle" : "", "parse-names" : false, "suffix" : "" }, { "dropping-particle" : "", "family" : "Plancherel", "given" : "Yves", "non-dropping-particle" : "", "parse-names" : false, "suffix" : "" }, { "dropping-particle" : "", "family" : "Aumont", "given" : "Olivier", "non-dropping-particle" : "", "parse-names" : false, "suffix" : "" }, { "dropping-particle" : "", "family" : "Ito", "given" : "Takamitsu", "non-dropping-particle" : "", "parse-names" : false, "suffix" : "" }, { "dropping-particle" : "", "family" : "Key", "given" : "Robert M", "non-dropping-particle" : "", "parse-names" : false, "suffix" : "" }, { "dropping-particle" : "", "family" : "Madec", "given" : "Gurvan", "non-dropping-particle" : "", "parse-names" : false, "suffix" : "" }, { "dropping-particle" : "", "family" : "Ishii", "given" : "Masao", "non-dropping-particle" : "", "parse-names" : false, "suffix" : "" } ], "container-title" : "Scientific Reports", "id" : "ITEM-4", "issue" : "1", "issued" : { "date-parts" : [ [ "2016" ] ] }, "page" : "35473", "title" : "The formation of the ocean\u2019s anthropogenic carbon reservoir", "translator" : [ { "dropping-particle" : "", "family" : "L6312", "given" : "", "non-dropping-particle" : "", "parse-names" : false, "suffix" : "" } ], "type" : "article-journal", "volume" : "6" }, "uris" : [ "http://www.mendeley.com/documents/?uuid=dbeaf498-9d67-3733-b953-59fbfce85242" ] }, { "id" : "ITEM-5", "itemData" : { "DOI" : "10.1175/JCLI-D-16-0725.1", "ISSN" : "0894-8755", "abstract" : "We evaluate the output from a widely used ocean carbon cycle model to identify the subduction and obduction (reemergence) rates of anthropogenic carbon (Cant) for climatological conditions during the World Ocean Circulation Experiment (WOCE) era in 1995 using a new set of Lagrangian diagnostic tools. The principal scientific value of the Lagrangian diagnostics is in providing a new means to connect Cant reemergence pathways to the relatively rapid renewal time scales of mode waters through the overturning circulation. Our main finding is that for this model with 2.04 PgC yr?1 of uptake of Cant via gas exchange, the subduction and obduction rates across the base of the mixed layer (MLbase) are 4.96 and 4.50 PgC yr?1, respectively, which are twice as large as the gas exchange at the surface. Given that there is net accumulation of 0.17 PgC yr?1 in the mixed layer itself, this implies the residual downward Cant transport of 1.40 PgC yr?1 across the MLbase is associated with diffusion. Importantly, the net patterns for subduction and obduction transports of Cant mirror the large-scale patterns for transport of water volume, thereby illustrating the processes controlling Cant uptake. Although the net transfer across the MLbase by compensating subduction and obduction is relatively smaller than the diffusion, the localized pattern of Cant subduction and obduction implies significant regional impacts. The median time scale for reemergence of obducting particles is short (&lt;10 yr), indicating that reemergence should contribute to limiting future carbon uptake through its contribution to perturbing the Revelle factor for surface waters.", "author" : [ { "dropping-particle" : "", "family" : "Toyama", "given" : "Katsuya", "non-dropping-particle" : "", "parse-names" : false, "suffix" : "" }, { "dropping-particle" : "", "family" : "Rodgers", "given" : "Keith B", "non-dropping-particle" : "", "parse-names" : false, "suffix" : "" }, { "dropping-particle" : "", "family" : "Blanke", "given" : "Bruno", "non-dropping-particle" : "", "parse-names" : false, "suffix" : "" }, { "dropping-particle" : "", "family" : "Iudicone", "given" : "Daniele", "non-dropping-particle" : "", "parse-names" : false, "suffix" : "" }, { "dropping-particle" : "", "family" : "Ishii", "given" : "Masao", "non-dropping-particle" : "", "parse-names" : false, "suffix" : "" }, { "dropping-particle" : "", "family" : "Aumont", "given" : "Olivier", "non-dropping-particle" : "", "parse-names" : false, "suffix" : "" }, { "dropping-particle" : "", "family" : "Sarmiento", "given" : "Jorge L", "non-dropping-particle" : "", "parse-names" : false, "suffix" : "" } ], "container-title" : "Journal of Climate", "id" : "ITEM-5", "issue" : "21", "issued" : { "date-parts" : [ [ "2017", "11" ] ] }, "note" : "doi: 10.1175/JCLI-D-16-0725.1", "page" : "8615-8631", "publisher" : "American Meteorological Society", "title" : "Large reemergence of anthropogenic carbon into the ocean\u2019s surface mixed layer sustained by the ocean\u2019s overturning circulation", "translator" : [ { "dropping-particle" : "", "family" : "L4147", "given" : "", "non-dropping-particle" : "", "parse-names" : false, "suffix" : "" } ], "type" : "article-journal", "volume" : "30" }, "uris" : [ "http://www.mendeley.com/documents/?uuid=7f40eb58-3649-31e4-a1de-ff72374b0485" ] }, { "id" : "ITEM-6", "itemData" : { "DOI" : "10.1002/2015GL065073", "ISSN" : "00948276", "author" : [ { "dropping-particle" : "", "family" : "Bopp", "given" : "L.", "non-dropping-particle" : "", "parse-names" : false, "suffix" : "" }, { "dropping-particle" : "", "family" : "L\u00e9vy", "given" : "M.", "non-dropping-particle" : "", "parse-names" : false, "suffix" : "" }, { "dropping-particle" : "", "family" : "Resplandy", "given" : "L.", "non-dropping-particle" : "", "parse-names" : false, "suffix" : "" }, { "dropping-particle" : "", "family" : "Sall\u00e9e", "given" : "J. B.", "non-dropping-particle" : "", "parse-names" : false, "suffix" : "" } ], "container-title" : "Geophysical Research Letters", "id" : "ITEM-6", "issue" : "15", "issued" : { "date-parts" : [ [ "2015", "8", "16" ] ] }, "page" : "6416-6423", "title" : "Pathways of anthropogenic carbon subduction in the global ocean", "translator" : [ { "dropping-particle" : "", "family" : "L5041", "given" : "", "non-dropping-particle" : "", "parse-names" : false, "suffix" : "" } ], "type" : "article-journal", "volume" : "42" }, "uris" : [ "http://www.mendeley.com/documents/?uuid=20b95022-ccf6-45e4-935f-409914af7e6c" ] }, { "id" : "ITEM-7",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"ITEM-7",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"(Sall\u00e9e et al., 2012; Bopp et al., 2015; Nakano et al., 2015; Iudicone et al., 2016; Toyama et al., 2017; Perez et al., 2018; Gruber et al., 2019a)", "plainTextFormattedCitation" : "(Sall\u00e9e et al., 2012; Bopp et al., 2015; Nakano et al., 2015; Iudicone et al., 2016; Toyama et al., 2017; Perez et al., 2018; Gruber et al., 2019a)", "previouslyFormattedCitation" : "(Sall\u00e9e et al., 2012; Bopp et al., 2015; Nakano et al., 2015; Iudicone et al., 2016; Toyama et al., 2017; Perez et al., 2018; Gruber et al., 2019a)" }, "properties" : { "noteIndex" : 0 }, "schema" : "https://github.com/citation-style-language/schema/raw/master/csl-citation.json" }</w:delInstrText>
        </w:r>
      </w:del>
      <w:r w:rsidRPr="001E7A27">
        <w:rPr>
          <w:rFonts w:cs="Times New Roman"/>
          <w:lang w:val="en-GB"/>
        </w:rPr>
        <w:fldChar w:fldCharType="separate"/>
      </w:r>
      <w:del w:id="3069" w:author="Ian Blenkinsop" w:date="2021-07-28T14:02:00Z">
        <w:r w:rsidR="00025FA2" w:rsidRPr="001E7A27" w:rsidDel="00C51578">
          <w:rPr>
            <w:rFonts w:cs="Times New Roman"/>
            <w:noProof/>
            <w:lang w:val="en-GB"/>
          </w:rPr>
          <w:delText>(</w:delText>
        </w:r>
      </w:del>
      <w:r w:rsidR="00025FA2" w:rsidRPr="001E7A27">
        <w:rPr>
          <w:rFonts w:cs="Times New Roman"/>
          <w:noProof/>
          <w:lang w:val="en-GB"/>
        </w:rPr>
        <w:t>Sallée et al., 2012; Bopp et al., 2015; Nakano et al., 2015; Iudicone et al., 2016; Toyama et al., 2017; Perez et al., 2018; Gruber et al., 2019</w:t>
      </w:r>
      <w:ins w:id="3070" w:author="Robin Matthews" w:date="2021-06-17T17:44:00Z">
        <w:r w:rsidR="003E260D" w:rsidRPr="001E7A27">
          <w:rPr>
            <w:rFonts w:cs="Times New Roman"/>
            <w:noProof/>
            <w:lang w:val="en-GB"/>
          </w:rPr>
          <w:t>b</w:t>
        </w:r>
      </w:ins>
      <w:ins w:id="3071" w:author="Soapbox" w:date="2021-07-27T14:47:00Z">
        <w:del w:id="3072" w:author="Ian Blenkinsop" w:date="2021-07-28T14:01:00Z">
          <w:r w:rsidR="008040CD" w:rsidRPr="001E7A27" w:rsidDel="00C51578">
            <w:rPr>
              <w:rFonts w:cs="Times New Roman"/>
              <w:noProof/>
              <w:lang w:val="en-GB"/>
            </w:rPr>
            <w:delText>;</w:delText>
          </w:r>
        </w:del>
      </w:ins>
      <w:del w:id="3073" w:author="Robin Matthews" w:date="2021-06-17T17:44:00Z">
        <w:r w:rsidR="00025FA2" w:rsidRPr="001E7A27" w:rsidDel="003E260D">
          <w:rPr>
            <w:rFonts w:cs="Times New Roman"/>
            <w:noProof/>
            <w:lang w:val="en-GB"/>
          </w:rPr>
          <w:delText>a</w:delText>
        </w:r>
      </w:del>
      <w:del w:id="3074" w:author="Soapbox" w:date="2021-07-27T14:47:00Z">
        <w:r w:rsidR="00025FA2" w:rsidRPr="001E7A27" w:rsidDel="008040CD">
          <w:rPr>
            <w:rFonts w:cs="Times New Roman"/>
            <w:noProof/>
            <w:lang w:val="en-GB"/>
          </w:rPr>
          <w:delText>)</w:delText>
        </w:r>
      </w:del>
      <w:r w:rsidRPr="001E7A27">
        <w:rPr>
          <w:rFonts w:cs="Times New Roman"/>
          <w:lang w:val="en-GB"/>
        </w:rPr>
        <w:fldChar w:fldCharType="end"/>
      </w:r>
      <w:commentRangeEnd w:id="3066"/>
      <w:r w:rsidR="00025FA2" w:rsidRPr="001E7A27">
        <w:rPr>
          <w:rStyle w:val="CommentReference"/>
          <w:lang w:val="en-GB"/>
        </w:rPr>
        <w:commentReference w:id="3066"/>
      </w:r>
      <w:del w:id="3075" w:author="Soapbox" w:date="2021-07-27T14:47:00Z">
        <w:r w:rsidRPr="001E7A27" w:rsidDel="008040CD">
          <w:rPr>
            <w:rFonts w:cs="Times New Roman"/>
            <w:lang w:val="en-GB"/>
          </w:rPr>
          <w:delText xml:space="preserve"> (</w:delText>
        </w:r>
      </w:del>
      <w:ins w:id="3076" w:author="Soapbox" w:date="2021-07-27T14:47:00Z">
        <w:del w:id="3077" w:author="Ian Blenkinsop" w:date="2021-07-28T14:01:00Z">
          <w:r w:rsidR="008040CD" w:rsidRPr="001E7A27" w:rsidDel="00C51578">
            <w:rPr>
              <w:rFonts w:cs="Times New Roman"/>
              <w:lang w:val="en-GB"/>
            </w:rPr>
            <w:delText xml:space="preserve"> </w:delText>
          </w:r>
        </w:del>
      </w:ins>
      <w:del w:id="3078" w:author="Ian Blenkinsop" w:date="2021-07-28T14:01:00Z">
        <w:r w:rsidRPr="001E7A27" w:rsidDel="00C51578">
          <w:rPr>
            <w:rFonts w:cs="Times New Roman"/>
            <w:lang w:val="en-GB"/>
          </w:rPr>
          <w:delText>Sections 2.3.3.5, 5.2.1.3 and 9.2.2.3</w:delText>
        </w:r>
      </w:del>
      <w:r w:rsidRPr="001E7A27">
        <w:rPr>
          <w:rFonts w:cs="Times New Roman"/>
          <w:lang w:val="en-GB"/>
        </w:rPr>
        <w:t>)</w:t>
      </w:r>
      <w:r w:rsidRPr="001E7A27">
        <w:rPr>
          <w:rFonts w:eastAsia="MS Mincho" w:cs="Times New Roman"/>
          <w:lang w:val="en-GB" w:eastAsia="ja-JP"/>
        </w:rPr>
        <w:t xml:space="preserve"> and</w:t>
      </w:r>
      <w:r w:rsidRPr="001E7A27">
        <w:rPr>
          <w:rFonts w:cs="Times New Roman"/>
          <w:lang w:val="en-GB"/>
        </w:rPr>
        <w:t xml:space="preserve"> is </w:t>
      </w:r>
      <w:r w:rsidRPr="001E7A27">
        <w:rPr>
          <w:rFonts w:cs="Times New Roman"/>
          <w:lang w:val="en-GB" w:eastAsia="en-US"/>
        </w:rPr>
        <w:t xml:space="preserve">causing acidification in the ocean interior. The net change in </w:t>
      </w:r>
      <w:r w:rsidRPr="001E7A27">
        <w:rPr>
          <w:rFonts w:cs="Times New Roman"/>
          <w:lang w:val="en-GB" w:eastAsia="ja-JP"/>
        </w:rPr>
        <w:t xml:space="preserve">oxygen </w:t>
      </w:r>
      <w:r w:rsidR="00F620F1" w:rsidRPr="001E7A27">
        <w:rPr>
          <w:rFonts w:cs="Times New Roman"/>
          <w:lang w:val="en-GB" w:eastAsia="ja-JP"/>
        </w:rPr>
        <w:t>consumption</w:t>
      </w:r>
      <w:del w:id="3079" w:author="Soapbox" w:date="2021-07-20T06:37:00Z">
        <w:r w:rsidR="00F620F1" w:rsidRPr="001E7A27" w:rsidDel="005A6477">
          <w:rPr>
            <w:rFonts w:cs="Times New Roman"/>
            <w:lang w:val="en-GB" w:eastAsia="ja-JP"/>
          </w:rPr>
          <w:delText>s</w:delText>
        </w:r>
      </w:del>
      <w:r w:rsidRPr="001E7A27">
        <w:rPr>
          <w:rFonts w:cs="Times New Roman"/>
          <w:lang w:val="en-GB" w:eastAsia="ja-JP"/>
        </w:rPr>
        <w:t xml:space="preserve"> </w:t>
      </w:r>
      <w:r w:rsidRPr="001E7A27">
        <w:rPr>
          <w:rFonts w:cs="Times New Roman"/>
          <w:lang w:val="en-GB" w:eastAsia="en-US"/>
        </w:rPr>
        <w:t xml:space="preserve">by aerobic respiration of marine organisms further </w:t>
      </w:r>
      <w:r w:rsidR="006722DF" w:rsidRPr="001E7A27">
        <w:rPr>
          <w:rFonts w:cs="Times New Roman"/>
          <w:lang w:val="en-GB" w:eastAsia="en-US"/>
        </w:rPr>
        <w:t xml:space="preserve">influences </w:t>
      </w:r>
      <w:r w:rsidRPr="001E7A27">
        <w:rPr>
          <w:rFonts w:cs="Times New Roman"/>
          <w:lang w:val="en-GB" w:eastAsia="en-US"/>
        </w:rPr>
        <w:t>acidification by releasing CO</w:t>
      </w:r>
      <w:r w:rsidRPr="001E7A27">
        <w:rPr>
          <w:rFonts w:cs="Times New Roman"/>
          <w:vertAlign w:val="subscript"/>
          <w:lang w:val="en-GB" w:eastAsia="en-US"/>
        </w:rPr>
        <w:t>2</w:t>
      </w:r>
      <w:r w:rsidRPr="001E7A27">
        <w:rPr>
          <w:rFonts w:cs="Times New Roman"/>
          <w:lang w:val="en-GB" w:eastAsia="en-US"/>
        </w:rPr>
        <w:t xml:space="preserve"> </w:t>
      </w:r>
      <w:ins w:id="3080" w:author="Ian Blenkinsop" w:date="2021-07-28T14:02:00Z">
        <w:r w:rsidR="00C51578" w:rsidRPr="001E7A27">
          <w:rPr>
            <w:rFonts w:cs="Times New Roman"/>
            <w:lang w:val="en-GB" w:eastAsia="en-US"/>
          </w:rPr>
          <w:t xml:space="preserve">(Section 5.3.3.2; </w:t>
        </w:r>
      </w:ins>
      <w:commentRangeStart w:id="3081"/>
      <w:commentRangeStart w:id="3082"/>
      <w:r w:rsidRPr="001E7A27">
        <w:rPr>
          <w:rFonts w:cs="Times New Roman"/>
          <w:lang w:val="en-GB" w:eastAsia="en-US"/>
        </w:rPr>
        <w:fldChar w:fldCharType="begin" w:fldLock="1"/>
      </w:r>
      <w:r w:rsidR="00747167" w:rsidRPr="001E7A27">
        <w:rPr>
          <w:rFonts w:cs="Times New Roman"/>
          <w:lang w:val="en-GB" w:eastAsia="en-US"/>
        </w:rPr>
        <w:instrText>ADDIN CSL_CITATION { "citationItems" : [ { "id" : "ITEM-1", "itemData" : { "DOI" : "10.1038/s41558-017-0003-y", "ISSN" : "1758-678X", "abstract" : "Oceans worldwide are undergoing acidification due to the penetration of anthropogenic CO2 from the atmosphere1\u20134. The rate of acidification generally diminishes with increasing depth. Yet, slowing down of the thermohaline circulation due to global warming could reduce the pH in the deep oceans, as more organic material would decompose with a longer residence time. To elucidate this process, a time-series study at a climatically sensitive region with sufficient duration and resolution is needed. Here we show that deep waters in the Sea of Japan are undergoing reduced ventilation, reducing the pH of seawater. As a result, the acidification rate near the bottom of the Sea of Japan is 27% higher than the rate at the surface, which is the same as that predicted assuming an air\u2013sea CO2 equilibrium. This reduced ventilation may be due to global warming and, as an oceanic microcosm with its own deep- and bottom-water formations, the Sea of Japan provides an insight into how future warming might alter the deep-ocean acidification.", "author" : [ { "dropping-particle" : "", "family" : "Chen", "given" : "Chen-Tung Arthur", "non-dropping-particle" : "", "parse-names" : false, "suffix" : "" }, { "dropping-particle" : "", "family" : "Lui", "given" : "Hon-Kit", "non-dropping-particle" : "", "parse-names" : false, "suffix" : "" }, { "dropping-particle" : "", "family" : "Hsieh", "given" : "Chia-Han", "non-dropping-particle" : "", "parse-names" : false, "suffix" : "" }, { "dropping-particle" : "", "family" : "Yanagi", "given" : "Tetsuo", "non-dropping-particle" : "", "parse-names" : false, "suffix" : "" }, { "dropping-particle" : "", "family" : "Kosugi", "given" : "Naohiro", "non-dropping-particle" : "", "parse-names" : false, "suffix" : "" }, { "dropping-particle" : "", "family" : "Ishii", "given" : "Masao", "non-dropping-particle" : "", "parse-names" : false, "suffix" : "" }, { "dropping-particle" : "", "family" : "Gong", "given" : "Gwo-Ching", "non-dropping-particle" : "", "parse-names" : false, "suffix" : "" } ], "container-title" : "Nature Climate Change", "id" : "ITEM-1", "issue" : "12", "issued" : { "date-parts" : [ [ "2017", "12", "27" ] ] }, "page" : "890-894", "title" : "Deep oceans may acidify faster than anticipated due to global warming", "translator" : [ { "dropping-particle" : "", "family" : "L4128", "given" : "", "non-dropping-particle" : "", "parse-names" : false, "suffix" : "" } ], "type" : "article-journal", "volume" : "7" }, "uris" : [ "http://www.mendeley.com/documents/?uuid=7407b162-8da1-372a-8cbd-b2b2fb511e2e" ] }, { "id" : "ITEM-2", "itemData" : { "DOI" : "10.1098/rsta.2011.0003", "ISSN" : "1364-503X", "abstract" : "In the coming decades and centuries, the ocean\u2019s biogeochemical cycles and ecosystems will become increasingly stressed by at least three independent factors. Rising temperatures, ocean acidification and ocean deoxygenation will cause substantial changes in the physical, chemical and biological environment, which will then affect the ocean\u2019s biogeochemical cycles and ecosystems in ways that we are only beginning to fathom. Ocean warming will not only affect organisms and biogeochemical cycles directly, but will also increase upper ocean stratification. The changes in the ocean\u2019s carbonate chemistry induced by the uptake of anthropogenic carbon dioxide (CO2) (i.e. ocean acidification) will probably affect many organisms and processes, although in ways that are currently not well understood. Ocean deoxygenation, i.e. the loss of dissolved oxygen (O2) from the ocean, is bound to occur in a warming and more stratified ocean, causing stress to macro-organisms that critically depend on sufficient levels of oxygen. These three stressors\u2014warming, acidification and deoxygenation\u2014will tend to operate globally, although with distinct regional differences. The impacts of ocean acidification tend to be strongest in the high latitudes, whereas the low-oxygen regions of the low latitudes are most vulnerable to ocean deoxygenation. Specific regions, such as the eastern boundary upwelling systems, will be strongly affected by all three stressors, making them potential hotspots for change. Of additional concern are synergistic effects, such as ocean acidification-induced changes in the type and magnitude of the organic matter exported to the ocean\u2019s interior, which then might cause substantial changes in the oxygen concentration there. Ocean warming, acidification and deoxygenation are essentially irreversible on centennial time scales, i.e. once these changes have occurred, it will take centuries for the ocean to recover. With the emission of CO2 being the primary driver behind all three stressors, the primary mitigation strategy is to reduce these emissions.", "author" : [ { "dropping-particle" : "", "family" : "Gruber", "given" : "Nicolas", "non-dropping-particle" : "", "parse-names" : false, "suffix" : "" } ], "container-title" : "Philosophical Transactions of the Royal Society A: Mathematical, Physical and Engineering Sciences", "id" : "ITEM-2", "issue" : "1943", "issued" : { "date-parts" : [ [ "2011", "5", "28" ] ] }, "page" : "1980-1996", "title" : "Warming up, turning sour, losing breath: ocean biogeochemistry under global change", "translator" : [ { "dropping-particle" : "", "family" : "L4123", "given" : "", "non-dropping-particle" : "", "parse-names" : false, "suffix" : "" } ], "type" : "article-journal", "volume" : "369" }, "uris" : [ "http://www.mendeley.com/documents/?uuid=3a092939-83d3-3c26-8380-44724cb56859" ] }, { "id" : "ITEM-3", "itemData" : { "DOI" : "10.1371/journal.pbio.1001682", "ISSN" : "1545-7885", "abstract" : "Mora and colleagues show that ongoing greenhouse gas emissions are likely to have a considerable effect on several biogeochemical properties of the world's oceans, with potentially serious consequences for biodiversity and human welfare.", "author" : [ { "dropping-particle" : "", "family" : "Mora", "given" : "Camilo", "non-dropping-particle" : "", "parse-names" : false, "suffix" : "" }, { "dropping-particle" : "", "family" : "Wei", "given" : "Chih-Lin", "non-dropping-particle" : "", "parse-names" : false, "suffix" : "" }, { "dropping-particle" : "", "family" : "Rollo", "given" : "Audrey", "non-dropping-particle" : "", "parse-names" : false, "suffix" : "" }, { "dropping-particle" : "", "family" : "Amaro", "given" : "Teresa", "non-dropping-particle" : "", "parse-names" : false, "suffix" : "" }, { "dropping-particle" : "", "family" : "Baco", "given" : "Amy R", "non-dropping-particle" : "", "parse-names" : false, "suffix" : "" }, { "dropping-particle" : "", "family" : "Billett", "given" : "David", "non-dropping-particle" : "", "parse-names" : false, "suffix" : "" }, { "dropping-particle" : "", "family" : "Bopp", "given" : "Laurent", "non-dropping-particle" : "", "parse-names" : false, "suffix" : "" }, { "dropping-particle" : "", "family" : "Chen", "given" : "Qi", "non-dropping-particle" : "", "parse-names" : false, "suffix" : "" }, { "dropping-particle" : "", "family" : "Collier", "given" : "Mark", "non-dropping-particle" : "", "parse-names" : false, "suffix" : "" }, { "dropping-particle" : "", "family" : "Danovaro", "given" : "Roberto", "non-dropping-particle" : "", "parse-names" : false, "suffix" : "" }, { "dropping-particle" : "", "family" : "Gooday", "given" : "Andrew J", "non-dropping-particle" : "", "parse-names" : false, "suffix" : "" }, { "dropping-particle" : "", "family" : "Grupe", "given" : "Benjamin M", "non-dropping-particle" : "", "parse-names" : false, "suffix" : "" }, { "dropping-particle" : "", "family" : "Halloran", "given" : "Paul R", "non-dropping-particle" : "", "parse-names" : false, "suffix" : "" }, { "dropping-particle" : "", "family" : "Ingels", "given" : "Jeroen", "non-dropping-particle" : "", "parse-names" : false, "suffix" : "" }, { "dropping-particle" : "", "family" : "Jones", "given" : "Daniel O B", "non-dropping-particle" : "", "parse-names" : false, "suffix" : "" }, { "dropping-particle" : "", "family" : "Levin", "given" : "Lisa A", "non-dropping-particle" : "", "parse-names" : false, "suffix" : "" }, { "dropping-particle" : "", "family" : "Nakano", "given" : "Hideyuki", "non-dropping-particle" : "", "parse-names" : false, "suffix" : "" }, { "dropping-particle" : "", "family" : "Norling", "given" : "Karl", "non-dropping-particle" : "", "parse-names" : false, "suffix" : "" }, { "dropping-particle" : "", "family" : "Ramirez-Llodra", "given" : "Eva", "non-dropping-particle" : "", "parse-names" : false, "suffix" : "" }, { "dropping-particle" : "", "family" : "Rex", "given" : "Michael", "non-dropping-particle" : "", "parse-names" : false, "suffix" : "" }, { "dropping-particle" : "", "family" : "Ruhl", "given" : "Henry A", "non-dropping-particle" : "", "parse-names" : false, "suffix" : "" }, { "dropping-particle" : "", "family" : "Smith", "given" : "Craig R", "non-dropping-particle" : "", "parse-names" : false, "suffix" : "" }, { "dropping-particle" : "", "family" : "Sweetman", "given" : "Andrew K", "non-dropping-particle" : "", "parse-names" : false, "suffix" : "" }, { "dropping-particle" : "", "family" : "Thurber", "given" : "Andrew R", "non-dropping-particle" : "", "parse-names" : false, "suffix" : "" }, { "dropping-particle" : "", "family" : "Tjiputra", "given" : "Jerry F", "non-dropping-particle" : "", "parse-names" : false, "suffix" : "" }, { "dropping-particle" : "", "family" : "Usseglio", "given" : "Paolo", "non-dropping-particle" : "", "parse-names" : false, "suffix" : "" }, { "dropping-particle" : "", "family" : "Watling", "given" : "Les", "non-dropping-particle" : "", "parse-names" : false, "suffix" : "" }, { "dropping-particle" : "", "family" : "Wu", "given" : "Tongwen", "non-dropping-particle" : "", "parse-names" : false, "suffix" : "" }, { "dropping-particle" : "", "family" : "Yasuhara", "given" : "Moriaki", "non-dropping-particle" : "", "parse-names" : false, "suffix" : "" } ], "container-title" : "PLoS Biology", "editor" : [ { "dropping-particle" : "", "family" : "Mace", "given" : "Georgina M.", "non-dropping-particle" : "", "parse-names" : false, "suffix" : "" } ], "id" : "ITEM-3", "issue" : "10", "issued" : { "date-parts" : [ [ "2013", "10", "15" ] ] }, "page" : "e1001682", "publisher" : "Public Library of Science", "title" : "Biotic and human vulnerability to projected changes in ocean biogeochemistry over the 21st Century", "translator" : [ { "dropping-particle" : "", "family" : "L5137", "given" : "", "non-dropping-particle" : "", "parse-names" : false, "suffix" : "" } ], "type" : "article-journal", "volume" : "11" }, "uris" : [ "http://www.mendeley.com/documents/?uuid=3d922a69-e386-3a75-b7f2-e4acaf58f442" ] }, { "id" : "ITEM-4", "itemData" : { "DOI" : "10.1146/annurev-marine-121916-063359", "ISSN" : "1941-1405", "abstract" : "Oxygen loss in the ocean, termed deoxygenation, is a major consequence of climate change and is exacerbated by other aspects of global change. An average global loss of 2% or more has been recorded in the open ocean over the past 50?100 years, but with greater oxygen declines in intermediate waters (100?600 m) of the North Pacific, the East Pacific, tropical waters, and the Southern Ocean. Although ocean warming contributions to oxygen declines through a reduction in oxygen solubility and stratification effects on ventilation are reasonably well understood, it has been a major challenge to identify drivers and modifying factors that explain different regional patterns, especially in the tropical oceans. Changes in respiration, circulation (including upwelling), nutrient inputs, and possibly methane release contribute to oxygen loss, often indirectly through stimulation of biological production and biological consumption. Microbes mediate many feedbacks in oxygen minimum zones that can either exacerbate or ameliorate deoxygenation via interacting nitrogen, sulfur, and carbon cycles. The paleo-record reflects drivers of and feedbacks to deoxygenation that have played out through the Phanerozoic on centennial, millennial, and hundred-million-year timescales. Natural oxygen variability has made it difficult to detect the emergence of a climate-forced signal of oxygen loss, but new modeling efforts now project emergence to occur in many areas in 15?25 years. Continued global deoxygenation is projected for the next 100 or more years under most emissions scenarios, but with regional heterogeneity. Notably, even small changes in oxygenation can have significant biological effects. New efforts to systematically observe oxygen changes throughout the open ocean are needed to help address gaps in understanding of ocean deoxygenation patterns and drivers.", "author" : [ { "dropping-particle" : "", "family" : "Levin", "given" : "Lisa A", "non-dropping-particle" : "", "parse-names" : false, "suffix" : "" } ], "container-title" : "Annual Review of Marine Science", "id" : "ITEM-4", "issue" : "1", "issued" : { "date-parts" : [ [ "2018", "1", "3" ] ] }, "note" : "doi: 10.1146/annurev-marine-121916-063359", "page" : "229-260", "publisher" : "Annual Reviews", "title" : "Manifestation, drivers, and emergence of open ocean deoxygenation", "translator" : [ { "dropping-particle" : "", "family" : "L5136", "given" : "", "non-dropping-particle" : "", "parse-names" : false, "suffix" : "" } ], "type" : "article-journal", "volume" : "10" }, "uris" : [ "http://www.mendeley.com/documents/?uuid=d65e1cf4-2deb-3358-ba70-ebdd5675c6da" ] }, { "id" : "ITEM-5", "itemData" : { "DOI" : "10.3389/fmars.2018.00533", "ISSN" : "2296-7745", "abstract" : "Microbial plankton respiration is the key determinant in the balance between the storage of organic carbon in the oceans or its conversion to carbon dioxide with accompanying consumption of dissolved oxygen. Over the past fifty years, dissolved oxygen concentrations have decreased in many parts of the world\u2019s oceans, and this trend of ocean deoxygenation is predicted to continue. Yet despite its pivotal role in ocean deoxygenation, microbial respiration remains one of the least constrained microbial metabolic processes. Improved understanding of the magnitude and variability of respiration, including attribution to component plankton groups, and quantification of the respiratory quotient, would enable better predictions and projections of the intensity and extent of ocean deoxygenation and of the integrative impact of ocean deoxygenation, ocean acidification, warming, and changes in nutrient concentration and stoichiometry on marine carbon storage. This study will synthesize current knowledge of respiration in relation to deoxygenation, including the drivers of its variability, identify key unknowns in our ability to project future scenarios and suggest methodological approaches to move the field forward.", "author" : [ { "dropping-particle" : "", "family" : "Robinson", "given" : "Carol", "non-dropping-particle" : "", "parse-names" : false, "suffix" : "" } ], "container-title" : "Frontiers in Marine Science", "id" : "ITEM-5", "issued" : { "date-parts" : [ [ "2019", "1", "17" ] ] }, "page" : "533", "title" : "Microbial respiration, the engine of ocean deoxygenation", "translator" : [ { "dropping-particle" : "", "family" : "L5134", "given" : "", "non-dropping-particle" : "", "parse-names" : false, "suffix" : "" } ], "type" : "article-journal", "volume" : "5" }, "uris" : [ "http://www.mendeley.com/documents/?uuid=9ee6c606-bc07-3539-8eb8-26fd3b310b23" ] }, { "id" : "ITEM-6",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"J.-P.", "non-dropping-particle" : "", "parse-names" : false, "suffix" : "" }, { "dropping-particle" : "", "family" : "Magnan", "given" : "A.", "non-dropping-particle" : "", "parse-names" : false, "suffix" : "" }, { "dropping-particle" : "", "family" : "Bill\u00e9",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"P\u00f6rtner", "given" : "H.-O.",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"ITEM-6", "issue" : "6243", "issued" : { "date-parts" : [ [ "2015", "7", "3" ] ] }, "page" : "aac4722-1, aac47722-10", "publisher" : "American Association for the Advancement of Science", "title" : "Contrasting futures for ocean and society from different anthropogenic CO2 emissions scenarios", "translator" : [ { "dropping-particle" : "", "family" : "L7247", "given" : "", "non-dropping-particle" : "", "parse-names" : false, "suffix" : "" } ], "type" : "article-journal", "volume" : "349" }, "uris" : [ "http://www.mendeley.com/documents/?uuid=cf555aae-245c-4760-ac39-346c43f4ed19" ] }, { "id" : "ITEM-7",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"ITEM-7",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"mendeley" : { "formattedCitation" : "(Gruber, 2011; Mora et al., 2013; Gattuso et al., 2015; Chen et al., 2017; Breitburg et al., 2018; Levin, 2018; Robinson, 2019)", "manualFormatting" : "(Chen et al., 2017; Breitburg et al., 2018; Robinson, 2019)", "plainTextFormattedCitation" : "(Gruber, 2011; Mora et al., 2013; Gattuso et al., 2015; Chen et al., 2017; Breitburg et al., 2018; Levin, 2018; Robinson, 2019)", "previouslyFormattedCitation" : "(Gruber, 2011; Mora et al., 2013; Gattuso et al., 2015; Chen et al., 2017; Breitburg et al., 2018; Levin, 2018; Robinson, 2019)" }, "properties" : { "noteIndex" : 0 }, "schema" : "https://github.com/citation-style-language/schema/raw/master/csl-citation.json" }</w:instrText>
      </w:r>
      <w:r w:rsidRPr="001E7A27">
        <w:rPr>
          <w:rFonts w:cs="Times New Roman"/>
          <w:lang w:val="en-GB" w:eastAsia="en-US"/>
        </w:rPr>
        <w:fldChar w:fldCharType="separate"/>
      </w:r>
      <w:del w:id="3083" w:author="Ian Blenkinsop" w:date="2021-07-28T14:02:00Z">
        <w:r w:rsidR="00025FA2" w:rsidRPr="001E7A27" w:rsidDel="00C51578">
          <w:rPr>
            <w:rFonts w:cs="Times New Roman"/>
            <w:noProof/>
            <w:lang w:val="en-GB" w:eastAsia="en-US"/>
          </w:rPr>
          <w:delText>(</w:delText>
        </w:r>
      </w:del>
      <w:r w:rsidR="00025FA2" w:rsidRPr="001E7A27">
        <w:rPr>
          <w:rFonts w:cs="Times New Roman"/>
          <w:noProof/>
          <w:lang w:val="en-GB" w:eastAsia="en-US"/>
        </w:rPr>
        <w:t>Chen et al., 2017; Breitburg et al., 2018; Robinson, 2019</w:t>
      </w:r>
      <w:ins w:id="3084" w:author="Soapbox" w:date="2021-07-27T14:47:00Z">
        <w:del w:id="3085" w:author="Ian Blenkinsop" w:date="2021-07-28T14:02:00Z">
          <w:r w:rsidR="008040CD" w:rsidRPr="001E7A27" w:rsidDel="00C51578">
            <w:rPr>
              <w:rFonts w:cs="Times New Roman"/>
              <w:noProof/>
              <w:lang w:val="en-GB" w:eastAsia="en-US"/>
            </w:rPr>
            <w:delText>;</w:delText>
          </w:r>
        </w:del>
      </w:ins>
      <w:del w:id="3086" w:author="Soapbox" w:date="2021-07-27T14:47:00Z">
        <w:r w:rsidR="00025FA2" w:rsidRPr="001E7A27" w:rsidDel="008040CD">
          <w:rPr>
            <w:rFonts w:cs="Times New Roman"/>
            <w:noProof/>
            <w:lang w:val="en-GB" w:eastAsia="en-US"/>
          </w:rPr>
          <w:delText>)</w:delText>
        </w:r>
      </w:del>
      <w:r w:rsidRPr="001E7A27">
        <w:rPr>
          <w:rFonts w:cs="Times New Roman"/>
          <w:lang w:val="en-GB" w:eastAsia="en-US"/>
        </w:rPr>
        <w:fldChar w:fldCharType="end"/>
      </w:r>
      <w:commentRangeEnd w:id="3081"/>
      <w:commentRangeEnd w:id="3082"/>
      <w:r w:rsidR="003E260D" w:rsidRPr="001E7A27">
        <w:rPr>
          <w:rStyle w:val="CommentReference"/>
          <w:lang w:val="en-GB"/>
        </w:rPr>
        <w:commentReference w:id="3081"/>
      </w:r>
      <w:r w:rsidR="00025FA2" w:rsidRPr="001E7A27">
        <w:rPr>
          <w:rStyle w:val="CommentReference"/>
          <w:lang w:val="en-GB"/>
        </w:rPr>
        <w:commentReference w:id="3082"/>
      </w:r>
      <w:del w:id="3087" w:author="Soapbox" w:date="2021-07-27T14:47:00Z">
        <w:r w:rsidRPr="001E7A27" w:rsidDel="008040CD">
          <w:rPr>
            <w:rFonts w:cs="Times New Roman"/>
            <w:lang w:val="en-GB" w:eastAsia="en-US"/>
          </w:rPr>
          <w:delText xml:space="preserve"> (</w:delText>
        </w:r>
      </w:del>
      <w:ins w:id="3088" w:author="Soapbox" w:date="2021-07-27T14:48:00Z">
        <w:del w:id="3089" w:author="Ian Blenkinsop" w:date="2021-07-28T14:02:00Z">
          <w:r w:rsidR="008040CD" w:rsidRPr="001E7A27" w:rsidDel="00C51578">
            <w:rPr>
              <w:rFonts w:cs="Times New Roman"/>
              <w:lang w:val="en-GB" w:eastAsia="en-US"/>
            </w:rPr>
            <w:delText xml:space="preserve"> </w:delText>
          </w:r>
        </w:del>
      </w:ins>
      <w:del w:id="3090" w:author="Ian Blenkinsop" w:date="2021-07-28T14:02:00Z">
        <w:r w:rsidRPr="001E7A27" w:rsidDel="00C51578">
          <w:rPr>
            <w:rFonts w:cs="Times New Roman"/>
            <w:lang w:val="en-GB" w:eastAsia="en-US"/>
          </w:rPr>
          <w:delText>Section 5.3.3.2</w:delText>
        </w:r>
      </w:del>
      <w:r w:rsidRPr="001E7A27">
        <w:rPr>
          <w:rFonts w:cs="Times New Roman"/>
          <w:lang w:val="en-GB" w:eastAsia="en-US"/>
        </w:rPr>
        <w:t xml:space="preserve">). </w:t>
      </w:r>
    </w:p>
    <w:p w14:paraId="41E44BC4" w14:textId="77777777" w:rsidR="0067034F" w:rsidRPr="001E7A27" w:rsidRDefault="0067034F" w:rsidP="005C7F25">
      <w:pPr>
        <w:pStyle w:val="AR6BodyText"/>
        <w:rPr>
          <w:rFonts w:cs="Times New Roman"/>
          <w:lang w:val="en-GB" w:eastAsia="en-US"/>
        </w:rPr>
      </w:pPr>
    </w:p>
    <w:p w14:paraId="6E3B7CD6" w14:textId="13E82B21" w:rsidR="0067034F" w:rsidRPr="001E7A27" w:rsidRDefault="0067034F" w:rsidP="005C7F25">
      <w:pPr>
        <w:pStyle w:val="AR6BodyText"/>
        <w:rPr>
          <w:rFonts w:cs="Times New Roman"/>
          <w:lang w:val="en-GB" w:eastAsia="en-US"/>
        </w:rPr>
      </w:pPr>
      <w:del w:id="3091" w:author="Soapbox" w:date="2021-07-20T06:38:00Z">
        <w:r w:rsidRPr="001E7A27" w:rsidDel="005A6477">
          <w:rPr>
            <w:rFonts w:cs="Times New Roman"/>
            <w:lang w:val="en-GB" w:eastAsia="en-US"/>
          </w:rPr>
          <w:delText xml:space="preserve">Basin-wide and global syntheses of ocean interior </w:delText>
        </w:r>
        <w:r w:rsidR="00F620F1" w:rsidRPr="001E7A27" w:rsidDel="005A6477">
          <w:rPr>
            <w:rFonts w:cs="Times New Roman"/>
            <w:lang w:val="en-GB" w:eastAsia="en-US"/>
          </w:rPr>
          <w:delText>carbon</w:delText>
        </w:r>
        <w:r w:rsidRPr="001E7A27" w:rsidDel="005A6477">
          <w:rPr>
            <w:rFonts w:cs="Times New Roman"/>
            <w:lang w:val="en-GB" w:eastAsia="en-US"/>
          </w:rPr>
          <w:delText xml:space="preserve"> o</w:delText>
        </w:r>
      </w:del>
      <w:ins w:id="3092" w:author="Soapbox" w:date="2021-07-20T06:39:00Z">
        <w:r w:rsidR="005A6477" w:rsidRPr="001E7A27">
          <w:rPr>
            <w:rFonts w:cs="Times New Roman"/>
            <w:lang w:val="en-GB" w:eastAsia="en-US"/>
          </w:rPr>
          <w:t>O</w:t>
        </w:r>
      </w:ins>
      <w:r w:rsidRPr="001E7A27">
        <w:rPr>
          <w:rFonts w:cs="Times New Roman"/>
          <w:lang w:val="en-GB" w:eastAsia="en-US"/>
        </w:rPr>
        <w:t xml:space="preserve">bservations </w:t>
      </w:r>
      <w:del w:id="3093" w:author="Soapbox" w:date="2021-07-20T06:39:00Z">
        <w:r w:rsidRPr="001E7A27" w:rsidDel="005A6477">
          <w:rPr>
            <w:rFonts w:cs="Times New Roman"/>
            <w:lang w:val="en-GB" w:eastAsia="en-US"/>
          </w:rPr>
          <w:delText>for</w:delText>
        </w:r>
      </w:del>
      <w:del w:id="3094" w:author="Soapbox" w:date="2021-07-20T06:38:00Z">
        <w:r w:rsidRPr="001E7A27" w:rsidDel="005A6477">
          <w:rPr>
            <w:rFonts w:cs="Times New Roman"/>
            <w:lang w:val="en-GB" w:eastAsia="en-US"/>
          </w:rPr>
          <w:delText xml:space="preserve"> </w:delText>
        </w:r>
      </w:del>
      <w:ins w:id="3095" w:author="Soapbox" w:date="2021-07-20T06:39:00Z">
        <w:r w:rsidR="005A6477" w:rsidRPr="001E7A27">
          <w:rPr>
            <w:rFonts w:cs="Times New Roman"/>
            <w:lang w:val="en-GB" w:eastAsia="en-US"/>
          </w:rPr>
          <w:t>over</w:t>
        </w:r>
      </w:ins>
      <w:r w:rsidRPr="001E7A27">
        <w:rPr>
          <w:rFonts w:cs="Times New Roman"/>
          <w:lang w:val="en-GB" w:eastAsia="en-US"/>
        </w:rPr>
        <w:t xml:space="preserve"> </w:t>
      </w:r>
      <w:del w:id="3096" w:author="Soapbox" w:date="2021-07-20T06:38:00Z">
        <w:r w:rsidRPr="001E7A27" w:rsidDel="005A6477">
          <w:rPr>
            <w:rFonts w:cs="Times New Roman"/>
            <w:lang w:val="en-GB" w:eastAsia="en-US"/>
          </w:rPr>
          <w:delText xml:space="preserve">the </w:delText>
        </w:r>
      </w:del>
      <w:r w:rsidRPr="001E7A27">
        <w:rPr>
          <w:rFonts w:cs="Times New Roman"/>
          <w:lang w:val="en-GB" w:eastAsia="en-US"/>
        </w:rPr>
        <w:t xml:space="preserve">past decades </w:t>
      </w:r>
      <w:ins w:id="3097" w:author="Soapbox" w:date="2021-07-20T06:39:00Z">
        <w:r w:rsidR="005A6477" w:rsidRPr="001E7A27">
          <w:rPr>
            <w:rFonts w:cs="Times New Roman"/>
            <w:lang w:val="en-GB" w:eastAsia="en-US"/>
          </w:rPr>
          <w:t xml:space="preserve">of basin-wide and global syntheses of ocean interior carbon </w:t>
        </w:r>
      </w:ins>
      <w:r w:rsidRPr="001E7A27">
        <w:rPr>
          <w:rFonts w:cs="Times New Roman"/>
          <w:lang w:val="en-GB" w:eastAsia="en-US"/>
        </w:rPr>
        <w:t>show that the extent of acidification due to anthropogenic CO</w:t>
      </w:r>
      <w:r w:rsidRPr="001E7A27">
        <w:rPr>
          <w:rFonts w:cs="Times New Roman"/>
          <w:vertAlign w:val="subscript"/>
          <w:lang w:val="en-GB" w:eastAsia="en-US"/>
        </w:rPr>
        <w:t>2</w:t>
      </w:r>
      <w:r w:rsidRPr="001E7A27">
        <w:rPr>
          <w:rFonts w:cs="Times New Roman"/>
          <w:lang w:val="en-GB" w:eastAsia="en-US"/>
        </w:rPr>
        <w:t xml:space="preserve"> invasion tends to diminish with depth (</w:t>
      </w:r>
      <w:r w:rsidRPr="001E7A27">
        <w:rPr>
          <w:rFonts w:cs="Times New Roman"/>
          <w:i/>
          <w:lang w:val="en-GB" w:eastAsia="en-US"/>
        </w:rPr>
        <w:t>very high confidence</w:t>
      </w:r>
      <w:r w:rsidRPr="001E7A27">
        <w:rPr>
          <w:rFonts w:cs="Times New Roman"/>
          <w:lang w:val="en-GB" w:eastAsia="en-US"/>
        </w:rPr>
        <w:t>)</w:t>
      </w:r>
      <w:ins w:id="3098" w:author="Ian Blenkinsop" w:date="2021-07-28T14:02:00Z">
        <w:r w:rsidR="00C51578" w:rsidRPr="001E7A27">
          <w:rPr>
            <w:rFonts w:cs="Times New Roman"/>
            <w:lang w:val="en-GB" w:eastAsia="en-US"/>
          </w:rPr>
          <w:t xml:space="preserve"> (Section 5.2.1.3.3 and Figure 5.21;</w:t>
        </w:r>
      </w:ins>
      <w:r w:rsidRPr="001E7A27">
        <w:rPr>
          <w:rFonts w:cs="Times New Roman"/>
          <w:lang w:val="en-GB" w:eastAsia="en-US"/>
        </w:rPr>
        <w:t xml:space="preserve"> </w:t>
      </w:r>
      <w:bookmarkStart w:id="3099" w:name="_Hlk74844480"/>
      <w:commentRangeStart w:id="3100"/>
      <w:commentRangeStart w:id="3101"/>
      <w:r w:rsidRPr="001E7A27">
        <w:rPr>
          <w:rFonts w:cs="Times New Roman"/>
          <w:lang w:val="en-GB" w:eastAsia="en-US"/>
        </w:rPr>
        <w:fldChar w:fldCharType="begin" w:fldLock="1"/>
      </w:r>
      <w:r w:rsidR="00747167" w:rsidRPr="001E7A27">
        <w:rPr>
          <w:rFonts w:cs="Times New Roman"/>
          <w:lang w:val="en-GB" w:eastAsia="en-US"/>
        </w:rPr>
        <w:instrText>ADDIN CSL_CITATION { "citationItems" : [ { "id" : "ITEM-1", "itemData" : { "DOI" : "10.1029/2019GB006229", "ISSN" : "0886-6236", "abstract" : "Ocean acidification evolves on the background of a natural ocean pH variability that is the result of the interplay between ocean mixing, biological production and remineralization, calcium carbonate cycling, temperature and pressure changes across the water column. While previous studies have analyzed these processes and their impacts on ocean carbonate chemistry, none have attempted to quantify their impacts on interior ocean pH globally. Here we evaluate how anthropogenic changes and natural processes collectively act on ocean pH, and how these processes set the vulnerability of regions to future changes in ocean acidification. We use the mapped data product from the Global Ocean Data Analysis Project version 2 (GLODAPv2), a novel method to estimate preformed total alkalinity based on a combination of a total matrix intercomparison (TMI) and locally interpolated regressions (LIRs), and a comprehensive uncertainty analysis. We find the most important natural process is organic matter remineralization, with CaCO3 cycling being the second most important process. The estimates of the impact of anthropogenic CO2 changes on pH reaffirm the large and well understood anthropogenic impact on pH in the surface ocean, and put it in the context of natural pH distribution variability in the interior ocean. We also show that in some areas natural processes appear to enhance ocean acidification.", "author" : [ { "dropping-particle" : "", "family" : "Lauvset", "given" : "S.K.", "non-dropping-particle" : "", "parse-names" : false, "suffix" : "" }, { "dropping-particle" : "", "family" : "Carter", "given" : "B.R.", "non-dropping-particle" : "", "parse-names" : false, "suffix" : "" }, { "dropping-particle" : "", "family" : "Perez", "given" : "Fiz F.", "non-dropping-particle" : "", "parse-names" : false, "suffix" : "" }, { "dropping-particle" : "", "family" : "Jiang", "given" : "L.\u2010Q.", "non-dropping-particle" : "", "parse-names" : false, "suffix" : "" }, { "dropping-particle" : "", "family" : "Feely", "given" : "R.A.", "non-dropping-particle" : "", "parse-names" : false, "suffix" : "" }, { "dropping-particle" : "", "family" : "Velo", "given" : "Anton", "non-dropping-particle" : "", "parse-names" : false, "suffix" : "" }, { "dropping-particle" : "", "family" : "Olsen", "given" : "Are", "non-dropping-particle" : "", "parse-names" : false, "suffix" : "" } ], "container-title" : "Global Biogeochemical Cycles", "id" : "ITEM-1", "issued" : { "date-parts" : [ [ "2020", "1", "5" ] ] }, "page" : "2019GB006229", "title" : "Processes driving global interior ocean pH distribution", "translator" : [ { "dropping-particle" : "", "family" : "L6281", "given" : "", "non-dropping-particle" : "", "parse-names" : false, "suffix" : "" } ], "type" : "article-journal" }, "uris" : [ "http://www.mendeley.com/documents/?uuid=0f14ae18-1803-33d2-97ba-584336a3df16" ] } ], "mendeley" : { "formattedCitation" : "(Lauvset et al., 2020)", "manualFormatting" : "(Woosely et al., 2016;; Lauvset et al., 2020)", "plainTextFormattedCitation" : "(Lauvset et al., 2020)", "previouslyFormattedCitation" : "(Lauvset et al., 2020)" }, "properties" : { "noteIndex" : 0 }, "schema" : "https://github.com/citation-style-language/schema/raw/master/csl-citation.json" }</w:instrText>
      </w:r>
      <w:r w:rsidRPr="001E7A27">
        <w:rPr>
          <w:rFonts w:cs="Times New Roman"/>
          <w:lang w:val="en-GB" w:eastAsia="en-US"/>
        </w:rPr>
        <w:fldChar w:fldCharType="separate"/>
      </w:r>
      <w:del w:id="3102" w:author="Ian Blenkinsop" w:date="2021-07-28T14:02:00Z">
        <w:r w:rsidR="00025FA2" w:rsidRPr="001E7A27" w:rsidDel="00C51578">
          <w:rPr>
            <w:rFonts w:cs="Times New Roman"/>
            <w:noProof/>
            <w:lang w:val="en-GB" w:eastAsia="en-US"/>
          </w:rPr>
          <w:delText>(</w:delText>
        </w:r>
      </w:del>
      <w:r w:rsidR="00025FA2" w:rsidRPr="001E7A27">
        <w:rPr>
          <w:rFonts w:cs="Times New Roman"/>
          <w:noProof/>
          <w:lang w:val="en-GB" w:eastAsia="en-US"/>
        </w:rPr>
        <w:t>Woosely et al., 2016</w:t>
      </w:r>
      <w:del w:id="3103" w:author="Robin Matthews" w:date="2021-06-17T17:48:00Z">
        <w:r w:rsidR="00025FA2" w:rsidRPr="001E7A27" w:rsidDel="003E260D">
          <w:rPr>
            <w:rFonts w:cs="Times New Roman"/>
            <w:noProof/>
            <w:lang w:val="en-GB" w:eastAsia="en-US"/>
          </w:rPr>
          <w:delText>;</w:delText>
        </w:r>
      </w:del>
      <w:r w:rsidR="00025FA2" w:rsidRPr="001E7A27">
        <w:rPr>
          <w:rFonts w:cs="Times New Roman"/>
          <w:noProof/>
          <w:lang w:val="en-GB" w:eastAsia="en-US"/>
        </w:rPr>
        <w:t xml:space="preserve">; </w:t>
      </w:r>
      <w:ins w:id="3104" w:author="Soapbox" w:date="2021-07-20T06:41:00Z">
        <w:r w:rsidR="005A6477" w:rsidRPr="001E7A27">
          <w:rPr>
            <w:rFonts w:cs="Times New Roman"/>
            <w:lang w:val="en-GB" w:eastAsia="en-US"/>
          </w:rPr>
          <w:fldChar w:fldCharType="begin" w:fldLock="1"/>
        </w:r>
        <w:r w:rsidR="005A6477" w:rsidRPr="001E7A27">
          <w:rPr>
            <w:rFonts w:cs="Times New Roman"/>
            <w:lang w:val="en-GB" w:eastAsia="en-US"/>
          </w:rPr>
          <w:instrText>ADDIN CSL_CITATION { "citationItems" : [ { "id" : "ITEM-1", "itemData" : { "DOI" : "10.1002/2016GB005485", "ISSN" : "0886-6236", "abstract" : "Abstract A modified version of the extended multiple linear regression (eMLR) method is used to estimate anthropogenic carbon concentration (Canth) changes along the Pacific P02 and P16 hydrographic sections over the past two decades. P02 is a zonal section crossing the North Pacific at 30\u00b0N, and P16 is a meridional section crossing the North and South Pacific at ~150\u00b0W. The eMLR modifications allow the uncertainties associated with choices of regression parameters to be both resolved and reduced. Canth is found to have increased throughout the water column from the surface to ~1000?m depth along both lines in both decades. Mean column Canth inventory increased consistently during the earlier (1990s?2000s) and recent (2000s?2010s) decades along P02, at rates of 0.53?\u00b1?0.11 and 0.46?\u00b1?0.11?mol?C?m?2?a?1, respectively. By contrast, Canth storage accelerated from 0.29?\u00b1?0.10 to 0.45?\u00b1?0.11?mol?C?m?2?a?1 along P16. Shifts in water mass distributions are ruled out as a potential cause of this increase, which is instead attributed to recent increases in the ventilation of the South Pacific Subtropical Cell. Decadal changes along P16 are extrapolated across the gyre to estimate a Pacific Basin average storage between 60\u00b0S and 60\u00b0N of 6.1?\u00b1?1.5?PgC?decade?1 in the earlier decade and 8.8?\u00b1?2.2?PgC?decade?1 in the recent decade. This storage estimate is large despite the shallow Pacific Canth penetration due to the large volume of the Pacific Ocean. By 2014, Canth storage had changed Pacific surface seawater pH by ?0.08 to ?0.14 and aragonite saturation state by ?0.57 to ?0.82.", "author" : [ { "dropping-particle" : "", "family" : "Carter", "given" : "B R", "non-dropping-particle" : "", "parse-names" : false, "suffix" : "" }, { "dropping-particle" : "", "family" : "Feely", "given" : "R A", "non-dropping-particle" : "", "parse-names" : false, "suffix" : "" }, { "dropping-particle" : "", "family" : "Mecking", "given" : "S", "non-dropping-particle" : "", "parse-names" : false, "suffix" : "" }, { "dropping-particle" : "", "family" : "Cross", "given" : "J N", "non-dropping-particle" : "", "parse-names" : false, "suffix" : "" }, { "dropping-particle" : "", "family" : "Macdonald", "given" : "A M", "non-dropping-particle" : "", "parse-names" : false, "suffix" : "" }, { "dropping-particle" : "", "family" : "Siedlecki", "given" : "S A", "non-dropping-particle" : "", "parse-names" : false, "suffix" : "" }, { "dropping-particle" : "", "family" : "Talley", "given" : "L D", "non-dropping-particle" : "", "parse-names" : false, "suffix" : "" }, { "dropping-particle" : "", "family" : "Sabine", "given" : "C L", "non-dropping-particle" : "", "parse-names" : false, "suffix" : "" }, { "dropping-particle" : "", "family" : "Millero", "given" : "F J", "non-dropping-particle" : "", "parse-names" : false, "suffix" : "" }, { "dropping-particle" : "", "family" : "Swift", "given" : "J H", "non-dropping-particle" : "", "parse-names" : false, "suffix" : "" }, { "dropping-particle" : "", "family" : "Dickson", "given" : "A G", "non-dropping-particle" : "", "parse-names" : false, "suffix" : "" }, { "dropping-particle" : "", "family" : "Rodgers", "given" : "K B", "non-dropping-particle" : "", "parse-names" : false, "suffix" : "" } ], "container-title" : "Global Biogeochemical Cycles", "id" : "ITEM-1", "issue" : "2", "issued" : { "date-parts" : [ [ "2017", "2", "1" ] ] }, "note" : "doi: 10.1002/2016GB005485", "page" : "306-327", "publisher" : "John Wiley &amp; Sons, Ltd", "title" : "Two decades of Pacific anthropogenic carbon storage and ocean acidification along Global Ocean Ship-based Hydrographic Investigations Program sections P16 and P02", "translator" : [ { "dropping-particle" : "", "family" : "L5147", "given" : "", "non-dropping-particle" : "", "parse-names" : false, "suffix" : "" } ], "type" : "article-journal", "volume" : "31" }, "uris" : [ "http://www.mendeley.com/documents/?uuid=66463fd7-ab83-3391-bf48-0115c26b1ccc" ] } ], "mendeley" : { "formattedCitation" : "(Carter et al., 2017a)", "plainTextFormattedCitation" : "(Carter et al., 2017a)", "previouslyFormattedCitation" : "(Carter et al., 2017a)" }, "properties" : { "noteIndex" : 0 }, "schema" : "https://github.com/citation-style-language/schema/raw/master/csl-citation.json" }</w:instrText>
        </w:r>
        <w:r w:rsidR="005A6477" w:rsidRPr="001E7A27">
          <w:rPr>
            <w:rFonts w:cs="Times New Roman"/>
            <w:lang w:val="en-GB" w:eastAsia="en-US"/>
          </w:rPr>
          <w:fldChar w:fldCharType="separate"/>
        </w:r>
        <w:r w:rsidR="005A6477" w:rsidRPr="001E7A27">
          <w:rPr>
            <w:rFonts w:cs="Times New Roman"/>
            <w:noProof/>
            <w:lang w:val="en-GB" w:eastAsia="en-US"/>
          </w:rPr>
          <w:t>Carter et al., 2017a;</w:t>
        </w:r>
        <w:r w:rsidR="005A6477" w:rsidRPr="001E7A27">
          <w:rPr>
            <w:rFonts w:cs="Times New Roman"/>
            <w:lang w:val="en-GB" w:eastAsia="en-US"/>
          </w:rPr>
          <w:fldChar w:fldCharType="end"/>
        </w:r>
        <w:r w:rsidR="005A6477" w:rsidRPr="001E7A27">
          <w:rPr>
            <w:rFonts w:cs="Times New Roman"/>
            <w:lang w:val="en-GB" w:eastAsia="en-US"/>
          </w:rPr>
          <w:t xml:space="preserve"> </w:t>
        </w:r>
      </w:ins>
      <w:r w:rsidR="00025FA2" w:rsidRPr="001E7A27">
        <w:rPr>
          <w:rFonts w:cs="Times New Roman"/>
          <w:noProof/>
          <w:lang w:val="en-GB" w:eastAsia="en-US"/>
        </w:rPr>
        <w:t>Lauvset et al., 2020</w:t>
      </w:r>
      <w:ins w:id="3105" w:author="Soapbox" w:date="2021-07-27T14:48:00Z">
        <w:del w:id="3106" w:author="Ian Blenkinsop" w:date="2021-07-28T14:02:00Z">
          <w:r w:rsidR="008040CD" w:rsidRPr="001E7A27" w:rsidDel="00C51578">
            <w:rPr>
              <w:rFonts w:cs="Times New Roman"/>
              <w:noProof/>
              <w:lang w:val="en-GB" w:eastAsia="en-US"/>
            </w:rPr>
            <w:delText>;</w:delText>
          </w:r>
        </w:del>
      </w:ins>
      <w:del w:id="3107" w:author="Soapbox" w:date="2021-07-20T06:40:00Z">
        <w:r w:rsidR="00025FA2" w:rsidRPr="001E7A27" w:rsidDel="005A6477">
          <w:rPr>
            <w:rFonts w:cs="Times New Roman"/>
            <w:noProof/>
            <w:lang w:val="en-GB" w:eastAsia="en-US"/>
          </w:rPr>
          <w:delText>)</w:delText>
        </w:r>
      </w:del>
      <w:r w:rsidRPr="001E7A27">
        <w:rPr>
          <w:rFonts w:cs="Times New Roman"/>
          <w:lang w:val="en-GB" w:eastAsia="en-US"/>
        </w:rPr>
        <w:fldChar w:fldCharType="end"/>
      </w:r>
      <w:commentRangeEnd w:id="3100"/>
      <w:commentRangeEnd w:id="3101"/>
      <w:r w:rsidR="003E260D" w:rsidRPr="001E7A27">
        <w:rPr>
          <w:rStyle w:val="CommentReference"/>
          <w:lang w:val="en-GB"/>
        </w:rPr>
        <w:commentReference w:id="3100"/>
      </w:r>
      <w:r w:rsidR="00025FA2" w:rsidRPr="001E7A27">
        <w:rPr>
          <w:rStyle w:val="CommentReference"/>
          <w:lang w:val="en-GB"/>
        </w:rPr>
        <w:commentReference w:id="3101"/>
      </w:r>
      <w:del w:id="3108" w:author="Soapbox" w:date="2021-07-20T06:41:00Z">
        <w:r w:rsidRPr="001E7A27" w:rsidDel="005A6477">
          <w:rPr>
            <w:rFonts w:cs="Times New Roman"/>
            <w:lang w:val="en-GB" w:eastAsia="en-US"/>
          </w:rPr>
          <w:delText xml:space="preserve"> </w:delText>
        </w:r>
        <w:r w:rsidR="0024091B" w:rsidRPr="001E7A27" w:rsidDel="005A6477">
          <w:rPr>
            <w:rFonts w:cs="Times New Roman"/>
            <w:lang w:val="en-GB" w:eastAsia="en-US"/>
          </w:rPr>
          <w:fldChar w:fldCharType="begin" w:fldLock="1"/>
        </w:r>
        <w:r w:rsidR="00747167" w:rsidRPr="001E7A27" w:rsidDel="005A6477">
          <w:rPr>
            <w:rFonts w:cs="Times New Roman"/>
            <w:lang w:val="en-GB" w:eastAsia="en-US"/>
          </w:rPr>
          <w:delInstrText>ADDIN CSL_CITATION { "citationItems" : [ { "id" : "ITEM-1", "itemData" : { "DOI" : "10.1002/2016GB005485", "ISSN" : "0886-6236", "abstract" : "Abstract A modified version of the extended multiple linear regression (eMLR) method is used to estimate anthropogenic carbon concentration (Canth) changes along the Pacific P02 and P16 hydrographic sections over the past two decades. P02 is a zonal section crossing the North Pacific at 30\u00b0N, and P16 is a meridional section crossing the North and South Pacific at ~150\u00b0W. The eMLR modifications allow the uncertainties associated with choices of regression parameters to be both resolved and reduced. Canth is found to have increased throughout the water column from the surface to ~1000?m depth along both lines in both decades. Mean column Canth inventory increased consistently during the earlier (1990s?2000s) and recent (2000s?2010s) decades along P02, at rates of 0.53?\u00b1?0.11 and 0.46?\u00b1?0.11?mol?C?m?2?a?1, respectively. By contrast, Canth storage accelerated from 0.29?\u00b1?0.10 to 0.45?\u00b1?0.11?mol?C?m?2?a?1 along P16. Shifts in water mass distributions are ruled out as a potential cause of this increase, which is instead attributed to recent increases in the ventilation of the South Pacific Subtropical Cell. Decadal changes along P16 are extrapolated across the gyre to estimate a Pacific Basin average storage between 60\u00b0S and 60\u00b0N of 6.1?\u00b1?1.5?PgC?decade?1 in the earlier decade and 8.8?\u00b1?2.2?PgC?decade?1 in the recent decade. This storage estimate is large despite the shallow Pacific Canth penetration due to the large volume of the Pacific Ocean. By 2014, Canth storage had changed Pacific surface seawater pH by ?0.08 to ?0.14 and aragonite saturation state by ?0.57 to ?0.82.", "author" : [ { "dropping-particle" : "", "family" : "Carter", "given" : "B R", "non-dropping-particle" : "", "parse-names" : false, "suffix" : "" }, { "dropping-particle" : "", "family" : "Feely", "given" : "R A", "non-dropping-particle" : "", "parse-names" : false, "suffix" : "" }, { "dropping-particle" : "", "family" : "Mecking", "given" : "S", "non-dropping-particle" : "", "parse-names" : false, "suffix" : "" }, { "dropping-particle" : "", "family" : "Cross", "given" : "J N", "non-dropping-particle" : "", "parse-names" : false, "suffix" : "" }, { "dropping-particle" : "", "family" : "Macdonald", "given" : "A M", "non-dropping-particle" : "", "parse-names" : false, "suffix" : "" }, { "dropping-particle" : "", "family" : "Siedlecki", "given" : "S A", "non-dropping-particle" : "", "parse-names" : false, "suffix" : "" }, { "dropping-particle" : "", "family" : "Talley", "given" : "L D", "non-dropping-particle" : "", "parse-names" : false, "suffix" : "" }, { "dropping-particle" : "", "family" : "Sabine", "given" : "C L", "non-dropping-particle" : "", "parse-names" : false, "suffix" : "" }, { "dropping-particle" : "", "family" : "Millero", "given" : "F J", "non-dropping-particle" : "", "parse-names" : false, "suffix" : "" }, { "dropping-particle" : "", "family" : "Swift", "given" : "J H", "non-dropping-particle" : "", "parse-names" : false, "suffix" : "" }, { "dropping-particle" : "", "family" : "Dickson", "given" : "A G", "non-dropping-particle" : "", "parse-names" : false, "suffix" : "" }, { "dropping-particle" : "", "family" : "Rodgers", "given" : "K B", "non-dropping-particle" : "", "parse-names" : false, "suffix" : "" } ], "container-title" : "Global Biogeochemical Cycles", "id" : "ITEM-1", "issue" : "2", "issued" : { "date-parts" : [ [ "2017", "2", "1" ] ] }, "note" : "doi: 10.1002/2016GB005485", "page" : "306-327", "publisher" : "John Wiley &amp; Sons, Ltd", "title" : "Two decades of Pacific anthropogenic carbon storage and ocean acidification along Global Ocean Ship-based Hydrographic Investigations Program sections P16 and P02", "translator" : [ { "dropping-particle" : "", "family" : "L5147", "given" : "", "non-dropping-particle" : "", "parse-names" : false, "suffix" : "" } ], "type" : "article-journal", "volume" : "31" }, "uris" : [ "http://www.mendeley.com/documents/?uuid=66463fd7-ab83-3391-bf48-0115c26b1ccc" ] } ], "mendeley" : { "formattedCitation" : "(Carter et al., 2017a)", "plainTextFormattedCitation" : "(Carter et al., 2017a)", "previouslyFormattedCitation" : "(Carter et al., 2017a)" }, "properties" : { "noteIndex" : 0 }, "schema" : "https://github.com/citation-style-language/schema/raw/master/csl-citation.json" }</w:delInstrText>
        </w:r>
        <w:r w:rsidR="0024091B" w:rsidRPr="001E7A27" w:rsidDel="005A6477">
          <w:rPr>
            <w:rFonts w:cs="Times New Roman"/>
            <w:lang w:val="en-GB" w:eastAsia="en-US"/>
          </w:rPr>
          <w:fldChar w:fldCharType="separate"/>
        </w:r>
      </w:del>
      <w:del w:id="3109" w:author="Soapbox" w:date="2021-07-20T06:40:00Z">
        <w:r w:rsidR="00025FA2" w:rsidRPr="001E7A27" w:rsidDel="005A6477">
          <w:rPr>
            <w:rFonts w:cs="Times New Roman"/>
            <w:noProof/>
            <w:lang w:val="en-GB" w:eastAsia="en-US"/>
          </w:rPr>
          <w:delText>(</w:delText>
        </w:r>
      </w:del>
      <w:del w:id="3110" w:author="Soapbox" w:date="2021-07-20T06:41:00Z">
        <w:r w:rsidR="00025FA2" w:rsidRPr="001E7A27" w:rsidDel="005A6477">
          <w:rPr>
            <w:rFonts w:cs="Times New Roman"/>
            <w:noProof/>
            <w:lang w:val="en-GB" w:eastAsia="en-US"/>
          </w:rPr>
          <w:delText>Carter et al., 2017a)</w:delText>
        </w:r>
        <w:r w:rsidR="0024091B" w:rsidRPr="001E7A27" w:rsidDel="005A6477">
          <w:rPr>
            <w:rFonts w:cs="Times New Roman"/>
            <w:lang w:val="en-GB" w:eastAsia="en-US"/>
          </w:rPr>
          <w:fldChar w:fldCharType="end"/>
        </w:r>
      </w:del>
      <w:bookmarkEnd w:id="3099"/>
      <w:del w:id="3111" w:author="Soapbox" w:date="2021-07-20T06:40:00Z">
        <w:r w:rsidR="0024091B" w:rsidRPr="001E7A27" w:rsidDel="005A6477">
          <w:rPr>
            <w:rFonts w:cs="Times New Roman"/>
            <w:lang w:val="en-GB" w:eastAsia="en-US"/>
          </w:rPr>
          <w:delText>(</w:delText>
        </w:r>
      </w:del>
      <w:ins w:id="3112" w:author="Soapbox" w:date="2021-07-20T06:39:00Z">
        <w:del w:id="3113" w:author="Ian Blenkinsop" w:date="2021-07-28T14:02:00Z">
          <w:r w:rsidR="005A6477" w:rsidRPr="001E7A27" w:rsidDel="00C51578">
            <w:rPr>
              <w:rFonts w:cs="Times New Roman"/>
              <w:lang w:val="en-GB" w:eastAsia="en-US"/>
            </w:rPr>
            <w:delText xml:space="preserve"> </w:delText>
          </w:r>
        </w:del>
      </w:ins>
      <w:del w:id="3114" w:author="Ian Blenkinsop" w:date="2021-07-28T14:02:00Z">
        <w:r w:rsidRPr="001E7A27" w:rsidDel="00C51578">
          <w:rPr>
            <w:rFonts w:cs="Times New Roman"/>
            <w:lang w:val="en-GB" w:eastAsia="en-US"/>
          </w:rPr>
          <w:delText>Figure 5.2</w:delText>
        </w:r>
        <w:r w:rsidR="007C6078" w:rsidRPr="001E7A27" w:rsidDel="00C51578">
          <w:rPr>
            <w:rFonts w:cs="Times New Roman"/>
            <w:lang w:val="en-GB" w:eastAsia="en-US"/>
          </w:rPr>
          <w:delText>1</w:delText>
        </w:r>
        <w:r w:rsidRPr="001E7A27" w:rsidDel="00C51578">
          <w:rPr>
            <w:rFonts w:cs="Times New Roman"/>
            <w:lang w:val="en-GB" w:eastAsia="en-US"/>
          </w:rPr>
          <w:delText>; Section 5.2.1.3.3</w:delText>
        </w:r>
      </w:del>
      <w:r w:rsidRPr="001E7A27">
        <w:rPr>
          <w:rFonts w:cs="Times New Roman"/>
          <w:lang w:val="en-GB" w:eastAsia="en-US"/>
        </w:rPr>
        <w:t>). The regions of deep convection such as subpolar North Atlantic and Southern Ocean present the deepest acidification detections below 2000 m (</w:t>
      </w:r>
      <w:r w:rsidRPr="001E7A27">
        <w:rPr>
          <w:rFonts w:cs="Times New Roman"/>
          <w:i/>
          <w:lang w:val="en-GB" w:eastAsia="en-US"/>
        </w:rPr>
        <w:t>medium confidence</w:t>
      </w:r>
      <w:r w:rsidRPr="001E7A27">
        <w:rPr>
          <w:rFonts w:cs="Times New Roman"/>
          <w:lang w:val="en-GB" w:eastAsia="en-US"/>
        </w:rPr>
        <w:t xml:space="preserve">). Mid-latitudinal zones within the subtropical cells and tropical regions present a relatively deep and shallow detection, respectively. A pH decrease has also been observed on the Antarctic continental shelf </w:t>
      </w:r>
      <w:r w:rsidRPr="001E7A27">
        <w:rPr>
          <w:rFonts w:cs="Times New Roman"/>
          <w:lang w:val="en-GB" w:eastAsia="en-US"/>
        </w:rPr>
        <w:fldChar w:fldCharType="begin" w:fldLock="1"/>
      </w:r>
      <w:r w:rsidR="00BC2C5E" w:rsidRPr="001E7A27">
        <w:rPr>
          <w:rFonts w:cs="Times New Roman"/>
          <w:lang w:val="en-GB" w:eastAsia="en-US"/>
        </w:rPr>
        <w:instrText>ADDIN CSL_CITATION { "citationItems" : [ { "id" : "ITEM-1", "itemData" : { "DOI" : "10.1029/2009JC005479", "ISSN" : "0148-0227", "abstract" : "The amount of anthropogenic CO2 (Cant) that entered the Weddell Sea between 1992 and 2008 (Cant1992\u20132008) was assessed using the extended multiple linear regression (eMLR) method. In the Warm Deep Water (WDW) and the Weddell Sea Bottom Water (WSBW), Cant1992\u20132008 values were insignificant, whereas values as high as 8 \u03bcmol kg\u22121 were observed over the shelf. Cant1992\u20132008 concentrations in the surface layer varied with latitude between 2 and 11 \u03bcmol kg\u22121. Weak intrusion of anthropogenic CO2 into Weddell Sea Deep Water (WSDW) was demonstrated (Cant1992\u20132008 yields 1.5\u20132 \u03bcmol kg\u22121). That more Cant1992\u20132008 was found in the WSDW than in the WSBW is surprising, but can be explained by intense ventilation of the WSDW originating from east of the Weddell Gyre. The invasion of Cant1992\u20132008 provokes a shift in the equilibria of the carbonate system, resulting in acidification and reduction of CO32\u2212 concentration. The mean decrease of pH in the upper 200 m layer was 0.016. The largest decrease of calcite and aragonite saturation states was observed at the surface. This implies that surface waters might become undersaturated with respect to aragonite in the future while the underlying WDW is still saturated. Results of this analysis suggest that complete undersaturation of surface waters in the Weddell Sea will be reached after the 21st century.", "author" : [ { "dropping-particle" : "", "family" : "Hauck", "given" : "J", "non-dropping-particle" : "", "parse-names" : false, "suffix" : "" }, { "dropping-particle" : "", "family" : "Hoppema", "given" : "M", "non-dropping-particle" : "", "parse-names" : false, "suffix" : "" }, { "dropping-particle" : "", "family" : "Bellerby", "given" : "R G J", "non-dropping-particle" : "", "parse-names" : false, "suffix" : "" }, { "dropping-particle" : "", "family" : "V\u00f6lker", "given" : "C", "non-dropping-particle" : "", "parse-names" : false, "suffix" : "" }, { "dropping-particle" : "", "family" : "Wolf-Gladrow", "given" : "D", "non-dropping-particle" : "", "parse-names" : false, "suffix" : "" } ], "container-title" : "Journal of Geophysical Research: Oceans", "id" : "ITEM-1", "issue" : "C3", "issued" : { "date-parts" : [ [ "2010", "3", "2" ] ] }, "page" : "C03004", "title" : "Data-based estimation of anthropogenic carbon and acidification in the Weddell Sea on a decadal timescale", "translator" : [ { "dropping-particle" : "", "family" : "L3927", "given" : "", "non-dropping-particle" : "", "parse-names" : false, "suffix" : "" } ], "type" : "article-journal", "volume" : "115" }, "uris" : [ "http://www.mendeley.com/documents/?uuid=74f1bf02-f93d-39d7-82d0-ac4677e741a4" ] }, { "id" : "ITEM-2", "itemData" : { "DOI" : "10.1016/j.marchem.2015.06.015", "ISSN" : "03044203", "abstract" : "The Southern Ocean plays a major role in mediating the uptake, transport, and long-term storage of anthropogenic carbon dioxide (CO2) into the deep ocean. Examining the magnitude and spatial distribution of this oceanic carbon uptake is critical to understanding how the earth's carbon system will react to continued increases in this greenhouse gas. Here, we use the extended multiple linear regression technique to quantify the total and anthropogenic change in dissolved inorganic carbon (DIC) along the S04P and P16S CLIVAR/U.S. Global Ocean Carbon and Repeat Hydrography Program lines south of 67\u00b0S in the Pacific sector of the Southern Ocean between 1992 and 2011 using discrete bottle measurements from repeat occupations. Along the S04P section, which is located in the seasonal sea ice zone south of the Antarctic Circumpolar Current in the Pacific, the anthropogenic component of the DIC increase from 1992 to 2011 is mostly found in the Antarctic Surface Water (AASW, upper 100m), while the increase in DIC below the mixed layer in the Circumpolar Deep Water can be primarily attributed to either a slowdown in circulation or decreased ventilation of deeper, high CO2 waters. In the AASW we calculate an anthropogenic increase in DIC of 12\u201318\u03bcmolkg\u22121 and an average storage rate of anthropogenic CO2 of 0.10\u00b10.02molm\u22122yr\u22121 for this region compared to a global average of 0.5\u00b10.2molm\u22122yr\u22121. In surface waters this anthropogenic CO2 uptake results in an average pH decrease of 0.0022\u00b10.0004pH unitsyr\u22121, a 0.47\u00b10.10%yr\u22121 decrease in the saturation state of aragonite (\u03a9Aragonite) and a 2.0\u00b10.7myr\u22121 shoaling of the aragonite saturation horizons (calculated for the \u03a9Aragonite=1.3 contour).", "author" : [ { "dropping-particle" : "", "family" : "Williams", "given" : "Nancy L", "non-dropping-particle" : "", "parse-names" : false, "suffix" : "" }, { "dropping-particle" : "", "family" : "Feely", "given" : "Richard A", "non-dropping-particle" : "", "parse-names" : false, "suffix" : "" }, { "dropping-particle" : "", "family" : "Sabine", "given" : "Christopher L", "non-dropping-particle" : "", "parse-names" : false, "suffix" : "" }, { "dropping-particle" : "", "family" : "Dickson", "given" : "Andrew G", "non-dropping-particle" : "", "parse-names" : false, "suffix" : "" }, { "dropping-particle" : "", "family" : "Swift", "given" : "James H", "non-dropping-particle" : "", "parse-names" : false, "suffix" : "" }, { "dropping-particle" : "", "family" : "Talley", "given" : "Lynne D", "non-dropping-particle" : "", "parse-names" : false, "suffix" : "" }, { "dropping-particle" : "", "family" : "Russell", "given" : "Joellen L", "non-dropping-particle" : "", "parse-names" : false, "suffix" : "" } ], "container-title" : "Marine Chemistry", "id" : "ITEM-2", "issued" : { "date-parts" : [ [ "2015", "8" ] ] }, "page" : "147-160", "title" : "Quantifying anthropogenic carbon inventory changes in the Pacific sector of the Southern Ocean", "translator" : [ { "dropping-particle" : "", "family" : "L5143", "given" : "", "non-dropping-particle" : "", "parse-names" : false, "suffix" : "" } ], "type" : "article-journal", "volume" : "174" }, "uris" : [ "http://www.mendeley.com/documents/?uuid=dde17b95-2efd-301e-992c-f21028cfd9fa" ] } ], "mendeley" : { "formattedCitation" : "(Hauck et al., 2010; Williams et al., 2015)", "plainTextFormattedCitation" : "(Hauck et al., 2010; Williams et al., 2015)", "previouslyFormattedCitation" : "(Hauck et al., 2010; Williams et al., 2015)" }, "properties" : { "noteIndex" : 0 }, "schema" : "https://github.com/citation-style-language/schema/raw/master/csl-citation.json" }</w:instrText>
      </w:r>
      <w:r w:rsidRPr="001E7A27">
        <w:rPr>
          <w:rFonts w:cs="Times New Roman"/>
          <w:lang w:val="en-GB" w:eastAsia="en-US"/>
        </w:rPr>
        <w:fldChar w:fldCharType="separate"/>
      </w:r>
      <w:r w:rsidR="00025FA2" w:rsidRPr="001E7A27">
        <w:rPr>
          <w:rFonts w:cs="Times New Roman"/>
          <w:noProof/>
          <w:lang w:val="en-GB" w:eastAsia="en-US"/>
        </w:rPr>
        <w:t>(Hauck et al., 2010; Williams et al., 2015)</w:t>
      </w:r>
      <w:r w:rsidRPr="001E7A27">
        <w:rPr>
          <w:rFonts w:cs="Times New Roman"/>
          <w:lang w:val="en-GB" w:eastAsia="en-US"/>
        </w:rPr>
        <w:fldChar w:fldCharType="end"/>
      </w:r>
      <w:r w:rsidRPr="001E7A27">
        <w:rPr>
          <w:rFonts w:cs="Times New Roman"/>
          <w:lang w:val="en-GB" w:eastAsia="en-US"/>
        </w:rPr>
        <w:t xml:space="preserve">. Acidification is also underway in the subsurface to intermediate layers of the Arctic Ocean due to the inflow of ventilated waters from the North Atlantic and the North Pacific </w:t>
      </w:r>
      <w:r w:rsidRPr="001E7A27">
        <w:rPr>
          <w:rFonts w:cs="Times New Roman"/>
          <w:lang w:val="en-GB" w:eastAsia="en-US"/>
        </w:rPr>
        <w:fldChar w:fldCharType="begin" w:fldLock="1"/>
      </w:r>
      <w:r w:rsidR="00747167" w:rsidRPr="001E7A27">
        <w:rPr>
          <w:rFonts w:cs="Times New Roman"/>
          <w:lang w:val="en-GB" w:eastAsia="en-US"/>
        </w:rPr>
        <w:instrText>ADDIN CSL_CITATION { "citationItems" : [ { "id" : "ITEM-1", "itemData" : { "DOI" : "10.1038/nclimate3228", "ISSN" : "1758-678X", "author" : [ { "dropping-particle" : "", "family" : "Qi", "given" : "Di", "non-dropping-particle" : "", "parse-names" : false, "suffix" : "" }, { "dropping-particle" : "", "family" : "Chen", "given" : "Liqi", "non-dropping-particle" : "", "parse-names" : false, "suffix" : "" }, { "dropping-particle" : "", "family" : "Chen", "given" : "Baoshan", "non-dropping-particle" : "", "parse-names" : false, "suffix" : "" }, { "dropping-particle" : "", "family" : "Gao", "given" : "Zhongyong", "non-dropping-particle" : "", "parse-names" : false, "suffix" : "" }, { "dropping-particle" : "", "family" : "Zhong", "given" : "Wenli", "non-dropping-particle" : "", "parse-names" : false, "suffix" : "" }, { "dropping-particle" : "", "family" : "Feely", "given" : "Richard A.", "non-dropping-particle" : "", "parse-names" : false, "suffix" : "" }, { "dropping-particle" : "", "family" : "Anderson", "given" : "Leif G.", "non-dropping-particle" : "", "parse-names" : false, "suffix" : "" }, { "dropping-particle" : "", "family" : "Sun", "given" : "Heng", "non-dropping-particle" : "", "parse-names" : false, "suffix" : "" }, { "dropping-particle" : "", "family" : "Chen", "given" : "Jianfang", "non-dropping-particle" : "", "parse-names" : false, "suffix" : "" }, { "dropping-particle" : "", "family" : "Chen", "given" : "Min", "non-dropping-particle" : "", "parse-names" : false, "suffix" : "" }, { "dropping-particle" : "", "family" : "Zhan", "given" : "Liyang", "non-dropping-particle" : "", "parse-names" : false, "suffix" : "" }, { "dropping-particle" : "", "family" : "Zhang", "given" : "Yuanhui", "non-dropping-particle" : "", "parse-names" : false, "suffix" : "" }, { "dropping-particle" : "", "family" : "Cai", "given" : "Wei-Jun", "non-dropping-particle" : "", "parse-names" : false, "suffix" : "" } ], "container-title" : "Nature Climate Change", "id" : "ITEM-1", "issue" : "3", "issued" : { "date-parts" : [ [ "2017", "3", "27" ] ] }, "page" : "195-199", "publisher" : "Nature Publishing Group", "title" : "Increase in acidifying water in the western Arctic Ocean", "translator" : [ { "dropping-particle" : "", "family" : "L5125", "given" : "", "non-dropping-particle" : "", "parse-names" : false, "suffix" : "" } ], "type" : "article-journal", "volume" : "7" }, "uris" : [ "http://www.mendeley.com/documents/?uuid=65ae1e3c-566a-31b0-8904-6857f6eedc60" ] }, { "id" : "ITEM-2", "itemData" : { "DOI" : "10.1029/2017GB005738", "abstract" : "The extended multiple linear regression technique is used to determine changes in anthropogenic carbon in the intermediate layers of the Eurasian Basin based on occupations from four cruises between 1996 and 2015. The results show a significant increase in basin-wide anthropogenic carbon storage in the Nansen Basin (0.44\u20130.73 \u00b1 0.14 mol C\u00b7m\u22122\u00b7year\u22121) and the Amundsen Basin (0.63\u20131.04 \u00b1 0.09 mol C\u00b7m\u22122\u00b7year\u22121). Over the last two decades, inferred changes in ocean acidification (0.020\u20130.055 pH units) and calcium carbonate desaturation (0.05\u20130.18 units) are pronounced and rapid. These results, together with results from carbonate-dynamic box model simulations and 129I tracer distribution simulations, suggest that the accumulation of anthropogenic carbon in the intermediate layers of the Eurasian Basin are consistent with increasing concentrations of anthropogenic carbon in source waters of Atlantic origin entering the Arctic Ocean followed by interior transport. The dissimilar distributions of anthropogenic carbon in the interior Nansen and Amundsen Basins are likely due to differences in the lateral ventilation of the intermediate layers by the return flows and ramifications of the boundary current along the topographic boundaries in the Eurasian Basin.", "author" : [ { "dropping-particle" : "", "family" : "Ulfsbo", "given" : "Adam", "non-dropping-particle" : "", "parse-names" : false, "suffix" : "" }, { "dropping-particle" : "", "family" : "Jones", "given" : "Elizabeth M", "non-dropping-particle" : "", "parse-names" : false, "suffix" : "" }, { "dropping-particle" : "", "family" : "Casacuberta", "given" : "N\u00faria", "non-dropping-particle" : "", "parse-names" : false, "suffix" : "" }, { "dropping-particle" : "", "family" : "Korhonen", "given" : "Meri", "non-dropping-particle" : "", "parse-names" : false, "suffix" : "" }, { "dropping-particle" : "", "family" : "Rabe", "given" : "Benjamin", "non-dropping-particle" : "", "parse-names" : false, "suffix" : "" }, { "dropping-particle" : "", "family" : "Karcher", "given" : "Michael", "non-dropping-particle" : "", "parse-names" : false, "suffix" : "" }, { "dropping-particle" : "", "family" : "Heuven", "given" : "Steven M A C", "non-dropping-particle" : "van", "parse-names" : false, "suffix" : "" } ], "container-title" : "Global Biogeochemical Cycles", "id" : "ITEM-2", "issue" : "9", "issued" : { "date-parts" : [ [ "2018" ] ] }, "page" : "1254-1275", "title" : "Rapid Changes in Anthropogenic Carbon Storage and Ocean Acidification in the Intermediate Layers of the Eurasian Arctic Ocean: 1996\u20132015", "translator" : [ { "dropping-particle" : "", "family" : "L3228", "given" : "", "non-dropping-particle" : "", "parse-names" : false, "suffix" : "" } ], "type" : "article-journal", "volume" : "32" }, "uris" : [ "http://www.mendeley.com/documents/?uuid=e930e316-6e26-3964-b8a7-79072352d9a3" ] } ], "mendeley" : { "formattedCitation" : "(Qi et al., 2017; Ulfsbo et al., 2018)", "plainTextFormattedCitation" : "(Qi et al., 2017; Ulfsbo et al., 2018)", "previouslyFormattedCitation" : "(Qi et al., 2017; Ulfsbo et al., 2018)" }, "properties" : { "noteIndex" : 0 }, "schema" : "https://github.com/citation-style-language/schema/raw/master/csl-citation.json" }</w:instrText>
      </w:r>
      <w:r w:rsidRPr="001E7A27">
        <w:rPr>
          <w:rFonts w:cs="Times New Roman"/>
          <w:lang w:val="en-GB" w:eastAsia="en-US"/>
        </w:rPr>
        <w:fldChar w:fldCharType="separate"/>
      </w:r>
      <w:r w:rsidR="00025FA2" w:rsidRPr="001E7A27">
        <w:rPr>
          <w:rFonts w:cs="Times New Roman"/>
          <w:noProof/>
          <w:lang w:val="en-GB" w:eastAsia="en-US"/>
        </w:rPr>
        <w:t>(Qi et al., 2017; Ulfsbo et al., 2018)</w:t>
      </w:r>
      <w:r w:rsidRPr="001E7A27">
        <w:rPr>
          <w:rFonts w:cs="Times New Roman"/>
          <w:lang w:val="en-GB" w:eastAsia="en-US"/>
        </w:rPr>
        <w:fldChar w:fldCharType="end"/>
      </w:r>
      <w:r w:rsidRPr="001E7A27">
        <w:rPr>
          <w:rFonts w:cs="Times New Roman"/>
          <w:lang w:val="en-GB" w:eastAsia="en-US"/>
        </w:rPr>
        <w:t xml:space="preserve">. </w:t>
      </w:r>
    </w:p>
    <w:p w14:paraId="7B310763" w14:textId="77777777" w:rsidR="0067034F" w:rsidRPr="001E7A27" w:rsidRDefault="0067034F" w:rsidP="005C7F25">
      <w:pPr>
        <w:pStyle w:val="AR6BodyText"/>
        <w:rPr>
          <w:rFonts w:cs="Times New Roman"/>
          <w:lang w:val="en-GB" w:eastAsia="en-US"/>
        </w:rPr>
      </w:pPr>
    </w:p>
    <w:p w14:paraId="41FD0813" w14:textId="77777777" w:rsidR="002F5491" w:rsidRPr="001E7A27" w:rsidRDefault="002F5491" w:rsidP="005C7F25">
      <w:pPr>
        <w:pStyle w:val="AR6BodyText"/>
        <w:rPr>
          <w:rFonts w:cs="Times New Roman"/>
          <w:lang w:val="en-GB" w:eastAsia="en-US"/>
        </w:rPr>
      </w:pPr>
    </w:p>
    <w:p w14:paraId="22F565AA" w14:textId="77777777" w:rsidR="0067034F" w:rsidRPr="001E7A27" w:rsidRDefault="0067034F" w:rsidP="005C7F25">
      <w:pPr>
        <w:pStyle w:val="AR6BodyText"/>
        <w:rPr>
          <w:rFonts w:eastAsia="Bliss" w:cs="Times New Roman"/>
          <w:b/>
          <w:lang w:val="en-GB"/>
        </w:rPr>
      </w:pPr>
      <w:r w:rsidRPr="001E7A27">
        <w:rPr>
          <w:rFonts w:eastAsia="Bliss" w:cs="Times New Roman"/>
          <w:b/>
          <w:lang w:val="en-GB"/>
        </w:rPr>
        <w:t>[START FIGURE 5.2</w:t>
      </w:r>
      <w:r w:rsidR="007C6078" w:rsidRPr="001E7A27">
        <w:rPr>
          <w:rFonts w:eastAsia="Bliss" w:cs="Times New Roman"/>
          <w:b/>
          <w:lang w:val="en-GB"/>
        </w:rPr>
        <w:t>1</w:t>
      </w:r>
      <w:r w:rsidRPr="001E7A27">
        <w:rPr>
          <w:rFonts w:eastAsia="Bliss" w:cs="Times New Roman"/>
          <w:b/>
          <w:lang w:val="en-GB"/>
        </w:rPr>
        <w:t xml:space="preserve"> HERE]</w:t>
      </w:r>
    </w:p>
    <w:p w14:paraId="077BEF80" w14:textId="4E860BA0" w:rsidR="0067034F" w:rsidRPr="001E7A27" w:rsidRDefault="0067034F" w:rsidP="005C7F25">
      <w:pPr>
        <w:pStyle w:val="AR6BodyText"/>
        <w:rPr>
          <w:rFonts w:cs="Times New Roman"/>
          <w:lang w:val="en-GB" w:eastAsia="en-US"/>
        </w:rPr>
      </w:pPr>
    </w:p>
    <w:p w14:paraId="389FBA26" w14:textId="0EAA2353" w:rsidR="0067034F" w:rsidRPr="001E7A27" w:rsidRDefault="0067034F" w:rsidP="005C7F25">
      <w:pPr>
        <w:pStyle w:val="AR6Chap5Figure"/>
        <w:rPr>
          <w:b/>
          <w:bCs/>
          <w:lang w:val="en-GB"/>
        </w:rPr>
      </w:pPr>
      <w:r w:rsidRPr="001E7A27">
        <w:rPr>
          <w:rFonts w:eastAsia="MS Gothic"/>
          <w:b/>
          <w:bCs/>
          <w:lang w:val="en-GB" w:eastAsia="ja-JP"/>
        </w:rPr>
        <w:t xml:space="preserve">Spread of </w:t>
      </w:r>
      <w:r w:rsidRPr="001E7A27">
        <w:rPr>
          <w:rFonts w:eastAsia="MS Gothic"/>
          <w:b/>
          <w:bCs/>
          <w:lang w:val="en-GB"/>
        </w:rPr>
        <w:t>ocean acidification from the surface into the interior of ocean since pre-industrial times</w:t>
      </w:r>
      <w:r w:rsidR="00CF58F6" w:rsidRPr="001E7A27">
        <w:rPr>
          <w:rFonts w:eastAsia="MS Gothic"/>
          <w:lang w:val="en-GB"/>
        </w:rPr>
        <w:t>.</w:t>
      </w:r>
      <w:r w:rsidRPr="001E7A27">
        <w:rPr>
          <w:rFonts w:eastAsia="MS Mincho"/>
          <w:b/>
          <w:bCs/>
          <w:lang w:val="en-GB" w:eastAsia="ja-JP"/>
        </w:rPr>
        <w:t xml:space="preserve"> </w:t>
      </w:r>
      <w:r w:rsidRPr="001E7A27">
        <w:rPr>
          <w:rFonts w:eastAsia="MS Mincho"/>
          <w:lang w:val="en-GB" w:eastAsia="ja-JP"/>
        </w:rPr>
        <w:t>(</w:t>
      </w:r>
      <w:r w:rsidRPr="001E7A27">
        <w:rPr>
          <w:rFonts w:eastAsia="MS Gothic"/>
          <w:lang w:val="en-GB"/>
        </w:rPr>
        <w:t>a) map showing the three transects used to create the cross sections shown in (b) and (c); vertical sections of the changes in (b) pH and (c) saturation state of aragonite (Ω</w:t>
      </w:r>
      <w:r w:rsidRPr="001E7A27">
        <w:rPr>
          <w:rFonts w:eastAsia="MS Gothic"/>
          <w:vertAlign w:val="subscript"/>
          <w:lang w:val="en-GB"/>
        </w:rPr>
        <w:t>arag</w:t>
      </w:r>
      <w:r w:rsidRPr="001E7A27">
        <w:rPr>
          <w:rFonts w:eastAsia="MS Gothic"/>
          <w:lang w:val="en-GB"/>
        </w:rPr>
        <w:t>) between 1800–2002 due to anthropogenic CO</w:t>
      </w:r>
      <w:r w:rsidRPr="001E7A27">
        <w:rPr>
          <w:rFonts w:eastAsia="MS Gothic"/>
          <w:vertAlign w:val="subscript"/>
          <w:lang w:val="en-GB"/>
        </w:rPr>
        <w:t>2</w:t>
      </w:r>
      <w:r w:rsidRPr="001E7A27">
        <w:rPr>
          <w:rFonts w:eastAsia="MS Gothic"/>
          <w:lang w:val="en-GB"/>
        </w:rPr>
        <w:t xml:space="preserve"> invasion (colour). Co</w:t>
      </w:r>
      <w:r w:rsidR="00F620F1" w:rsidRPr="001E7A27">
        <w:rPr>
          <w:rFonts w:eastAsia="MS Gothic"/>
          <w:lang w:val="en-GB"/>
        </w:rPr>
        <w:t>n</w:t>
      </w:r>
      <w:r w:rsidRPr="001E7A27">
        <w:rPr>
          <w:rFonts w:eastAsia="MS Gothic"/>
          <w:lang w:val="en-GB"/>
        </w:rPr>
        <w:t>tour lines are their contemporary values in 2002. The red transect begins in the Nordic Seas and then follows the GO-SHIP lines A16 southward in the Atlantic Ocean, SR04 and S04P westward in the Southern Ocean, and P16 northward in the Pacific Ocean. The purple line follows the GO-SHIP line I09 southward in the Indian Ocean. The green line on the smaller inset crosses the Arctic Ocean from the Bering Strait to North Pole along 175°W and from the North Pole to the Fram Strait along 5°E</w:t>
      </w:r>
      <w:r w:rsidRPr="001E7A27">
        <w:rPr>
          <w:rFonts w:eastAsia="MS Mincho"/>
          <w:lang w:val="en-GB" w:eastAsia="ja-JP"/>
        </w:rPr>
        <w:t xml:space="preserve"> </w:t>
      </w:r>
      <w:r w:rsidRPr="001E7A27">
        <w:rPr>
          <w:lang w:val="en-GB"/>
        </w:rPr>
        <w:fldChar w:fldCharType="begin" w:fldLock="1"/>
      </w:r>
      <w:r w:rsidR="00747167" w:rsidRPr="001E7A27">
        <w:rPr>
          <w:lang w:val="en-GB"/>
        </w:rPr>
        <w:instrText>ADDIN CSL_CITATION { "citationItems" : [ { "id" : "ITEM-1", "itemData" : { "DOI" : "10.1029/2019GB006229", "ISSN" : "0886-6236", "abstract" : "Ocean acidification evolves on the background of a natural ocean pH variability that is the result of the interplay between ocean mixing, biological production and remineralization, calcium carbonate cycling, temperature and pressure changes across the water column. While previous studies have analyzed these processes and their impacts on ocean carbonate chemistry, none have attempted to quantify their impacts on interior ocean pH globally. Here we evaluate how anthropogenic changes and natural processes collectively act on ocean pH, and how these processes set the vulnerability of regions to future changes in ocean acidification. We use the mapped data product from the Global Ocean Data Analysis Project version 2 (GLODAPv2), a novel method to estimate preformed total alkalinity based on a combination of a total matrix intercomparison (TMI) and locally interpolated regressions (LIRs), and a comprehensive uncertainty analysis. We find the most important natural process is organic matter remineralization, with CaCO3 cycling being the second most important process. The estimates of the impact of anthropogenic CO2 changes on pH reaffirm the large and well understood anthropogenic impact on pH in the surface ocean, and put it in the context of natural pH distribution variability in the interior ocean. We also show that in some areas natural processes appear to enhance ocean acidification.", "author" : [ { "dropping-particle" : "", "family" : "Lauvset", "given" : "S.K.", "non-dropping-particle" : "", "parse-names" : false, "suffix" : "" }, { "dropping-particle" : "", "family" : "Carter", "given" : "B.R.", "non-dropping-particle" : "", "parse-names" : false, "suffix" : "" }, { "dropping-particle" : "", "family" : "Perez", "given" : "Fiz F.", "non-dropping-particle" : "", "parse-names" : false, "suffix" : "" }, { "dropping-particle" : "", "family" : "Jiang", "given" : "L.\u2010Q.", "non-dropping-particle" : "", "parse-names" : false, "suffix" : "" }, { "dropping-particle" : "", "family" : "Feely", "given" : "R.A.", "non-dropping-particle" : "", "parse-names" : false, "suffix" : "" }, { "dropping-particle" : "", "family" : "Velo", "given" : "Anton", "non-dropping-particle" : "", "parse-names" : false, "suffix" : "" }, { "dropping-particle" : "", "family" : "Olsen", "given" : "Are", "non-dropping-particle" : "", "parse-names" : false, "suffix" : "" } ], "container-title" : "Global Biogeochemical Cycles", "id" : "ITEM-1", "issued" : { "date-parts" : [ [ "2020", "1", "5" ] ] }, "page" : "2019GB006229", "title" : "Processes driving global interior ocean pH distribution", "translator" : [ { "dropping-particle" : "", "family" : "L6281", "given" : "", "non-dropping-particle" : "", "parse-names" : false, "suffix" : "" } ], "type" : "article-journal" }, "uris" : [ "http://www.mendeley.com/documents/?uuid=0f14ae18-1803-33d2-97ba-584336a3df16" ] } ], "mendeley" : { "formattedCitation" : "(Lauvset et al., 2020)", "manualFormatting" : "(Lauvset et al., 2020)", "plainTextFormattedCitation" : "(Lauvset et al., 2020)", "previouslyFormattedCitation" : "(Lauvset et al., 2020)" }, "properties" : { "noteIndex" : 0 }, "schema" : "https://github.com/citation-style-language/schema/raw/master/csl-citation.json" }</w:instrText>
      </w:r>
      <w:r w:rsidRPr="001E7A27">
        <w:rPr>
          <w:lang w:val="en-GB"/>
        </w:rPr>
        <w:fldChar w:fldCharType="separate"/>
      </w:r>
      <w:r w:rsidR="00025FA2" w:rsidRPr="001E7A27">
        <w:rPr>
          <w:noProof/>
          <w:lang w:val="en-GB"/>
        </w:rPr>
        <w:t>(Lauvset et al., 2020)</w:t>
      </w:r>
      <w:r w:rsidRPr="001E7A27">
        <w:rPr>
          <w:lang w:val="en-GB"/>
        </w:rPr>
        <w:fldChar w:fldCharType="end"/>
      </w:r>
      <w:r w:rsidRPr="001E7A27">
        <w:rPr>
          <w:lang w:val="en-GB"/>
        </w:rPr>
        <w:t>.</w:t>
      </w:r>
      <w:r w:rsidR="0006753C" w:rsidRPr="001E7A27">
        <w:rPr>
          <w:lang w:val="en-GB"/>
        </w:rPr>
        <w:t xml:space="preserve"> </w:t>
      </w:r>
      <w:r w:rsidR="0006753C" w:rsidRPr="001E7A27">
        <w:rPr>
          <w:rFonts w:cs="Times New Roman"/>
          <w:szCs w:val="20"/>
          <w:lang w:val="en-GB"/>
        </w:rPr>
        <w:t>Further details on data sources and processing are available in the chapter data table (Table 5.SM.6).</w:t>
      </w:r>
    </w:p>
    <w:p w14:paraId="62B50391" w14:textId="77777777" w:rsidR="0067034F" w:rsidRPr="001E7A27" w:rsidRDefault="0067034F" w:rsidP="005C7F25">
      <w:pPr>
        <w:pStyle w:val="AR6BodyText"/>
        <w:rPr>
          <w:lang w:val="en-GB"/>
        </w:rPr>
      </w:pPr>
    </w:p>
    <w:p w14:paraId="5556C19E" w14:textId="77777777" w:rsidR="0067034F" w:rsidRPr="001E7A27" w:rsidRDefault="0067034F" w:rsidP="005C7F25">
      <w:pPr>
        <w:pStyle w:val="AR6BodyText"/>
        <w:rPr>
          <w:rFonts w:cs="Times New Roman"/>
          <w:b/>
          <w:lang w:val="en-GB"/>
        </w:rPr>
      </w:pPr>
      <w:r w:rsidRPr="001E7A27">
        <w:rPr>
          <w:rFonts w:cs="Times New Roman"/>
          <w:b/>
          <w:lang w:val="en-GB"/>
        </w:rPr>
        <w:t>[END FIGURE 5.2</w:t>
      </w:r>
      <w:r w:rsidR="007C6078" w:rsidRPr="001E7A27">
        <w:rPr>
          <w:rFonts w:cs="Times New Roman"/>
          <w:b/>
          <w:lang w:val="en-GB"/>
        </w:rPr>
        <w:t>1</w:t>
      </w:r>
      <w:r w:rsidRPr="001E7A27">
        <w:rPr>
          <w:rFonts w:cs="Times New Roman"/>
          <w:b/>
          <w:lang w:val="en-GB"/>
        </w:rPr>
        <w:t xml:space="preserve"> HERE] </w:t>
      </w:r>
    </w:p>
    <w:p w14:paraId="7C4EB278" w14:textId="77777777" w:rsidR="0067034F" w:rsidRPr="001E7A27" w:rsidRDefault="0067034F" w:rsidP="005C7F25">
      <w:pPr>
        <w:pStyle w:val="AR6BodyText"/>
        <w:rPr>
          <w:rFonts w:cs="Times New Roman"/>
          <w:lang w:val="en-GB" w:eastAsia="en-US"/>
        </w:rPr>
      </w:pPr>
    </w:p>
    <w:p w14:paraId="1939E01A" w14:textId="77777777" w:rsidR="002F5491" w:rsidRPr="001E7A27" w:rsidRDefault="002F5491" w:rsidP="005C7F25">
      <w:pPr>
        <w:pStyle w:val="AR6BodyText"/>
        <w:rPr>
          <w:rFonts w:cs="Times New Roman"/>
          <w:lang w:val="en-GB" w:eastAsia="en-US"/>
        </w:rPr>
      </w:pPr>
    </w:p>
    <w:p w14:paraId="7221B142" w14:textId="463E0EF4" w:rsidR="0067034F" w:rsidRPr="001E7A27" w:rsidRDefault="0067034F" w:rsidP="005C7F25">
      <w:pPr>
        <w:pStyle w:val="AR6BodyText"/>
        <w:rPr>
          <w:rFonts w:cs="Times New Roman"/>
          <w:lang w:val="en-GB" w:eastAsia="en-US"/>
        </w:rPr>
      </w:pPr>
      <w:r w:rsidRPr="001E7A27">
        <w:rPr>
          <w:rFonts w:cs="Times New Roman"/>
          <w:lang w:val="en-GB" w:eastAsia="en-US"/>
        </w:rPr>
        <w:t>A significant increase in acidification result</w:t>
      </w:r>
      <w:r w:rsidRPr="001E7A27">
        <w:rPr>
          <w:rFonts w:eastAsia="MS Mincho" w:cs="Times New Roman"/>
          <w:lang w:val="en-GB" w:eastAsia="ja-JP"/>
        </w:rPr>
        <w:t>ing</w:t>
      </w:r>
      <w:r w:rsidRPr="001E7A27">
        <w:rPr>
          <w:rFonts w:cs="Times New Roman"/>
          <w:lang w:val="en-GB" w:eastAsia="en-US"/>
        </w:rPr>
        <w:t xml:space="preserve"> from net metabolic CO</w:t>
      </w:r>
      <w:r w:rsidRPr="001E7A27">
        <w:rPr>
          <w:rFonts w:cs="Times New Roman"/>
          <w:vertAlign w:val="subscript"/>
          <w:lang w:val="en-GB" w:eastAsia="en-US"/>
        </w:rPr>
        <w:t>2</w:t>
      </w:r>
      <w:r w:rsidRPr="001E7A27">
        <w:rPr>
          <w:rFonts w:cs="Times New Roman"/>
          <w:lang w:val="en-GB" w:eastAsia="en-US"/>
        </w:rPr>
        <w:t xml:space="preserve"> release coupled with ocean circulation changes has been shown with </w:t>
      </w:r>
      <w:r w:rsidRPr="001E7A27">
        <w:rPr>
          <w:rFonts w:cs="Times New Roman"/>
          <w:i/>
          <w:lang w:val="en-GB" w:eastAsia="en-US"/>
        </w:rPr>
        <w:t>high confidence</w:t>
      </w:r>
      <w:r w:rsidRPr="001E7A27">
        <w:rPr>
          <w:rFonts w:cs="Times New Roman"/>
          <w:lang w:val="en-GB" w:eastAsia="en-US"/>
        </w:rPr>
        <w:t xml:space="preserve"> in large swathes of intermediate waters </w:t>
      </w:r>
      <w:del w:id="3115" w:author="Soapbox" w:date="2021-07-20T06:42:00Z">
        <w:r w:rsidRPr="001E7A27" w:rsidDel="00072466">
          <w:rPr>
            <w:rFonts w:cs="Times New Roman"/>
            <w:lang w:val="en-GB" w:eastAsia="en-US"/>
          </w:rPr>
          <w:delText xml:space="preserve">both </w:delText>
        </w:r>
      </w:del>
      <w:r w:rsidRPr="001E7A27">
        <w:rPr>
          <w:rFonts w:cs="Times New Roman"/>
          <w:lang w:val="en-GB" w:eastAsia="en-US"/>
        </w:rPr>
        <w:t xml:space="preserve">in the Pacific and Atlantic oceans </w:t>
      </w:r>
      <w:commentRangeStart w:id="3116"/>
      <w:commentRangeStart w:id="3117"/>
      <w:r w:rsidRPr="001E7A27">
        <w:rPr>
          <w:rFonts w:cs="Times New Roman"/>
          <w:lang w:val="en-GB" w:eastAsia="en-US"/>
        </w:rPr>
        <w:fldChar w:fldCharType="begin" w:fldLock="1"/>
      </w:r>
      <w:ins w:id="3118" w:author="Robin Matthews" w:date="2021-06-17T17:49:00Z">
        <w:r w:rsidR="004E29CC" w:rsidRPr="001E7A27">
          <w:rPr>
            <w:rFonts w:cs="Times New Roman"/>
            <w:lang w:val="en-GB" w:eastAsia="en-US"/>
          </w:rPr>
          <w:instrText>ADDIN CSL_CITATION { "citationItems" : [ { "id" : "ITEM-1", "itemData" : { "DOI" : "10.1029/2009GL040999", "ISSN" : "00948276", "abstract" : "Global ocean acidification is a prominent, inexorable change associated with rising levels of atmospheric CO2. Here we present the first basin-wide direct observations of recently declining pH, along with estimates of anthropogenic and non-anthropogenic contributions to that signal. Along 152\u00b0W in the North Pacific Ocean (22\u201356\u00b0N), pH changes between 1991 and 2006 were essentially zero below about 800 m depth. However, in the upper 500 m, significant pH changes, as large as \u22120.06, were observed. Anthropogenic and non-anthropogenic contributions over the upper 800 m are estimated to be of similar magnitude. In the surface mixed layer (depths to \u223c100 m), the extent of pH change is consistent with that expected under conditions of seawater/atmosphere equilibration, with an average rate of change of \u22120.0017/yr. Future mixed layer changes can be expected to closely mirror changes in atmospheric CO2, with surface seawater pH continuing to fall as atmospheric CO2 rises.", "author" : [ { "dropping-particle" : "", "family" : "Byrne", "given" : "Robert H", "non-dropping-particle" : "", "parse-names" : false, "suffix" : "" }, { "dropping-particle" : "", "family" : "Mecking", "given" : "Sabine", "non-dropping-particle" : "", "parse-names" : false, "suffix" : "" }, { "dropping-particle" : "", "family" : "Feely", "given" : "Richard A", "non-dropping-particle" : "", "parse-names" : false, "suffix" : "" }, { "dropping-particle" : "", "family" : "Liu", "given" : "Xuewu", "non-dropping-particle" : "", "parse-names" : false, "suffix" : "" } ], "container-title" : "Geophysical Research Letters", "id" : "ITEM-1", "issue" : "2", "issued" : { "date-parts" : [ [ "2010", "1" ] ] }, "page" : "L02601", "publisher" : "Wiley Online Library", "title" : "Direct observations of basin-wide acidification of the North Pacific Ocean", "translator" : [ { "dropping-particle" : "", "family" : "L3966", "given" : "", "non-dropping-particle" : "", "parse-names" : false, "suffix" : "" } ], "type" : "article-journal", "volume" : "37" }, "uris" : [ "http://www.mendeley.com/documents/?uuid=4d4f4841-edcd-3af1-8ed4-851deda3138f" ] }, { "id" : "ITEM-2", "itemData" : { "DOI" : "10.1002/2016GB005485", "ISSN" : "08866236", "author" : [ { "dropping-particle" : "", "family" : "Carter", "given" : "B. R.", "non-dropping-particle" : "", "parse-names" : false, "suffix" : "" }, { "dropping-particle" : "", "family" : "Feely", "given" : "R. A.", "non-dropping-particle" : "", "parse-names" : false, "suffix" : "" }, { "dropping-particle" : "", "family" : "Mecking", "given" : "S.", "non-dropping-particle" : "", "parse-names" : false, "suffix" : "" }, { "dropping-particle" : "", "family" : "Cross", "given" : "J. N.", "non-dropping-particle" : "", "parse-names" : false, "suffix" : "" }, { "dropping-particle" : "", "family" : "Macdonald", "given" : "A. M.", "non-dropping-particle" : "", "parse-names" : false, "suffix" : "" }, { "dropping-particle" : "", "family" : "Siedlecki", "given" : "S. A.", "non-dropping-particle" : "", "parse-names" : false, "suffix" : "" }, { "dropping-particle" : "", "family" : "Talley", "given" : "L. D.", "non-dropping-particle" : "", "parse-names" : false, "suffix" : "" }, { "dropping-particle" : "", "family" : "Sabine", "given" : "C. L.", "non-dropping-particle" : "", "parse-names" : false, "suffix" : "" }, { "dropping-particle" : "", "family" : "Millero", "given" : "F. J.", "non-dropping-particle" : "", "parse-names" : false, "suffix" : "" }, { "dropping-particle" : "", "family" : "Swift", "given" : "J. H.", "non-dropping-particle" : "", "parse-names" : false, "suffix" : "" }, { "dropping-particle" : "", "family" : "Dickson", "given" : "A. G.", "non-dropping-particle" : "", "parse-names" : false, "suffix" : "" }, { "dropping-particle" : "", "family" : "Rodgers", "given" : "K. B.", "non-dropping-particle" : "", "parse-names" : false, "suffix" : "" } ], "container-title" : "Global Biogeochemical Cycles", "id" : "ITEM-2", "issue" : "1", "issued" : { "date-parts" : [ [ "2017" ] ] }, "page" : "306-327", "title" : "Two decades of Pacific anthropogenic carbon storage and ocean acidification along Global Ocean Ship-based Hydrographic Investigations Program sections P16 and P02", "translator" : [ { "dropping-particle" : "", "family" : "L5037", "given" : "", "non-dropping-particle" : "", "parse-names" : false, "suffix" : "" } ], "type" : "article-journal", "volume" : "31" }, "uris" : [ "http://www.mendeley.com/documents/?uuid=2e440c14-70c5-42df-9a6f-5b5024a8765e" ] }, { "id" : "ITEM-3", "itemData" : { "DOI" : "10.1073/pnas.0906044106", "ISSN" : "0027-8424", "PMID" : "19666624", "abstract" : "Atmospheric carbon dioxide (CO2) is increasing at an accelerating rate, primarily due to fossil fuel combustion and land use change. A substantial fraction of anthropogenic CO2 emissions is absorbed by the oceans, resulting in a reduction of seawater pH. Continued acidification may over time have profound effects on marine biota and biogeochemical cycles. Although the physical and chemical basis for ocean acidification is well understood, there exist few field data of sufficient duration, resolution, and accuracy to document the acidification rate and to elucidate the factors governing its variability. Here we report the results of nearly 20 years of time-series measurements of seawater pH and associated parameters at Station ALOHA in the central North Pacific Ocean near Hawaii. We document a significant long-term decreasing trend of \u22120.0019 \u00b1 0.0002 y\u22121 in surface pH, which is indistinguishable from the rate of acidification expected from equilibration with the atmosphere. Superimposed upon this trend is a strong seasonal pH cycle driven by temperature, mixing, and net photosynthetic CO2 assimilation. We also observe substantial interannual variability in surface pH, influenced by climate-induced fluctuations in upper ocean stability. Below the mixed layer, we find that the change in acidification is enhanced within distinct subsurface strata. These zones are influenced by remote water mass formation and intrusion, biological carbon remineralization, or both. We suggest that physical and biogeochemical processes alter the acidification rate with depth and time and must therefore be given due consideration when designing and interpreting ocean pH monitoring efforts and predictive models.", "author" : [ { "dropping-particle" : "", "family" : "Dore", "given" : "John E.", "non-dropping-particle" : "", "parse-names" : false, "suffix" : "" }, { "dropping-particle" : "", "family" : "Lukas", "given" : "Roger", "non-dropping-particle" : "", "parse-names" : false, "suffix" : "" }, { "dropping-particle" : "", "family" : "Sadler", "given" : "Daniel W.", "non-dropping-particle" : "", "parse-names" : false, "suffix" : "" }, { "dropping-particle" : "", "family" : "Church", "given" : "Matthew J.", "non-dropping-particle" : "", "parse-names" : false, "suffix" : "" }, { "dropping-particle" : "", "family" : "Karl", "given" : "David M.", "non-dropping-particle" : "", "parse-names" : false, "suffix" : "" } ], "container-title" : "Proceedings of the National Academy of Sciences", "id" : "ITEM-3", "issue" : "30", "issued" : { "date-parts" : [ [ "2009", "7", "28" ] ] }, "page" : "12235-12240", "publisher" : "National Academy of Sciences", "title" : "Physical and biogeochemical modulation of ocean acidification in the central North Pacific", "translator" : [ { "dropping-particle" : "", "family" : "L6601", "given" : "", "non-dropping-particle" : "", "parse-names" : false, "suffix" : "" } ], "type" : "article-journal", "volume" : "106" }, "uris" : [ "http://www.mendeley.com/documents/?uuid=9a92cbbc-deeb-4619-85a1-84270e8e107f" ] }, { "id" : "ITEM-4", "itemData" : { "DOI" : "10.1002/2016JC011775", "ISSN" : "21699275", "abstract" : "Abstract In order to understand the ocean's role as a sink for anthropogenic carbon dioxide (CO2), it is important to quantify changes in the amount of anthropogenic CO2 stored in the ocean interior over time. From August to September 2012, an ocean acidification cruise was conducted along a portion of the P17N transect (50\u00b0N 150\u00b0W to 33.5\u00b0N 135\u00b0W) in the Northeast Pacific. These measurements are compared with data from the previous occupation of this transect in 2001 to estimate the change in the anthropogenic CO2 inventory in the Northeast Pacific using an extended multiple linear regression (eMLR) approach. Maximum increases in the surface waters were 11 \u00b5mol kg?1 over 11 years near 50\u00b0N. Here, the penetration depth of anthropogenic CO2 only reached ?300 m depth, whereas at 33.5\u00b0N, penetration depth reached ?600 m. The average increase of the depth-integrated anthropogenic carbon inventory was 0.41?\u00b1?0.12 mol m?2 yr?1 across the transect. Lower values down to 0.20 mol m?2 yr?1 were observed in the northern part of the transect near 50\u00b0N and increased up to 0.55 mol m?2 yr?1 toward 33.5\u00b0N. This increase in anthropogenic carbon in the upper ocean resulted in an average pH decrease of 0.002?\u00b1?0.0003 pH units yr?1 and a 1.8?\u00b1?0.4 m yr?1 shoaling rate of the aragonite saturation horizon. An average increase in apparent oxygen utilization of 13.4?\u00b1?15.5 \u00b5mol kg?1 centered on isopycnal surface 26.6 kg m?3 from 2001 to 2012 was also observed.", "author" : [ { "dropping-particle" : "", "family" : "Chu", "given" : "Sophie N", "non-dropping-particle" : "", "parse-names" : false, "suffix" : "" }, { "dropping-particle" : "", "family" : "Wang", "given" : "Zhaohui Aleck", "non-dropping-particle" : "", "parse-names" : false, "suffix" : "" }, { "dropping-particle" : "", "family" : "Doney", "given" : "Scott C", "non-dropping-particle" : "", "parse-names" : false, "suffix" : "" }, { "dropping-particle" : "", "family" : "Lawson", "given" : "Gareth L", "non-dropping-particle" : "", "parse-names" : false, "suffix" : "" }, { "dropping-particle" : "", "family" : "Hoering", "given" : "Katherine A", "non-dropping-particle" : "", "parse-names" : false, "suffix" : "" } ], "container-title" : "Journal of Geophysical Research: Oceans", "id" : "ITEM-4", "issue" : "7", "issued" : { "date-parts" : [ [ "2016", "7", "1" ] ] }, "note" : "doi: 10.1002/2016JC011775", "page" : "4618-4632", "publisher" : "John Wiley &amp; Sons, Ltd", "title" : "Changes in anthropogenic carbon storage in the Northeast Pacific in the last decade", "translator" : [ { "dropping-particle" : "", "family" : "L5142", "given" : "", "non-dropping-particle" : "", "parse-names" : false, "suffix" : "" } ], "type" : "article-journal", "volume" : "121" }, "uris" : [ "http://www.mendeley.com/documents/?uuid=d193582f-3cb4-3868-8989-e64a7ed4c02c" ] }, { "id" : "ITEM-5", "itemData" : { "DOI" : "10.1029/2019GB006229", "ISSN" : "0886-6236", "abstract" : "Ocean acidification evolves on the background of a natural ocean pH variability that is the result of the interplay between ocean mixing, biological production and remineralization, calcium carbonate cycling, temperature and pressure changes across the water column. While previous studies have analyzed these processes and their impacts on ocean carbonate chemistry, none have attempted to quantify their impacts on interior ocean pH globally. Here we evaluate how anthropogenic changes and natural processes collectively act on ocean pH, and how these processes set the vulnerability of regions to future changes in ocean acidification. We use the mapped data product from the Global Ocean Data Analysis Project version 2 (GLODAPv2), a novel method to estimate preformed total alkalinity based on a combination of a total matrix intercomparison (TMI) and locally interpolated regressions (LIRs), and a comprehensive uncertainty analysis. We find the most important natural process is organic matter remineralization, with CaCO3 cycling being the second most important process. The estimates of the impact of anthropogenic CO2 changes on pH reaffirm the large and well understood anthropogenic impact on pH in the surface ocean, and put it in the context of natural pH distribution variability in the interior ocean. We also show that in some areas natural processes appear to enhance ocean acidification.", "author" : [ { "dropping-particle" : "", "family" : "Lauvset", "given" : "S.K.", "non-dropping-particle" : "", "parse-names" : false, "suffix" : "" }, { "dropping-particle" : "", "family" : "Carter", "given" : "B.R.", "non-dropping-particle" : "", "parse-names" : false, "suffix" : "" }, { "dropping-particle" : "", "family" : "Perez", "given" : "Fiz F.", "non-dropping-particle" : "", "parse-names" : false, "suffix" : "" }, { "dropping-particle" : "", "family" : "Jiang", "given" : "L.\u2010Q.", "non-dropping-particle" : "", "parse-names" : false, "suffix" : "" }, { "dropping-particle" : "", "family" : "Feely", "given" : "R.A.", "non-dropping-particle" : "", "parse-names" : false, "suffix" : "" }, { "dropping-particle" : "", "family" : "Velo", "given" : "Anton", "non-dropping-particle" : "", "parse-names" : false, "suffix" : "" }, { "dropping-particle" : "", "family" : "Olsen", "given" : "Are", "non-dropping-particle" : "", "parse-names" : false, "suffix" : "" } ], "container-title" : "Global Biogeochemical Cycles", "id" : "ITEM-5", "issued" : { "date-parts" : [ [ "2020", "1", "5" ] ] }, "page" : "2019GB006229", "title" : "Processes driving global interior ocean pH distribution", "translator" : [ { "dropping-particle" : "", "family" : "L6281", "given" : "", "non-dropping-particle" : "", "parse-names" : false, "suffix" : "" } ], "type" : "article-journal" }, "uris" : [ "http://www.mendeley.com/documents/?uuid=0f14ae18-1803-33d2-97ba-584336a3df16" ] } ], "mendeley" : { "formattedCitation" : "(Dore et al., 2009; Byrne et al., 2010; Chu et al., 2016; Carter et al., 2017b; Lauvset et al., 2020)", "manualFormatting" : "(Dore et al., 2009; Byrne et al., 2010; Chu et al., 2016; Carter et al., 2017b; Lauvset et al., 2020)", "plainTextFormattedCitation" : "(Dore et al., 2009; Byrne et al., 2010; Chu et al., 2016; Carter et al., 2017b; Lauvset et al., 2020)", "previouslyFormattedCitation" : "(Dore et al., 2009; Byrne et al., 2010; Chu et al., 2016; Carter et al., 2017b; Lauvset et al., 2020)" }, "properties" : { "noteIndex" : 0 }, "schema" : "https://github.com/citation-style-language/schema/raw/master/csl-citation.json" }</w:instrText>
        </w:r>
      </w:ins>
      <w:del w:id="3119" w:author="Robin Matthews" w:date="2021-06-17T17:49:00Z">
        <w:r w:rsidR="00747167" w:rsidRPr="001E7A27" w:rsidDel="004E29CC">
          <w:rPr>
            <w:rFonts w:cs="Times New Roman"/>
            <w:lang w:val="en-GB" w:eastAsia="en-US"/>
          </w:rPr>
          <w:delInstrText>ADDIN CSL_CITATION { "citationItems" : [ { "id" : "ITEM-1", "itemData" : { "DOI" : "10.1029/2009GL040999", "ISSN" : "00948276", "abstract" : "Global ocean acidification is a prominent, inexorable change associated with rising levels of atmospheric CO2. Here we present the first basin-wide direct observations of recently declining pH, along with estimates of anthropogenic and non-anthropogenic contributions to that signal. Along 152\u00b0W in the North Pacific Ocean (22\u201356\u00b0N), pH changes between 1991 and 2006 were essentially zero below about 800 m depth. However, in the upper 500 m, significant pH changes, as large as \u22120.06, were observed. Anthropogenic and non-anthropogenic contributions over the upper 800 m are estimated to be of similar magnitude. In the surface mixed layer (depths to \u223c100 m), the extent of pH change is consistent with that expected under conditions of seawater/atmosphere equilibration, with an average rate of change of \u22120.0017/yr. Future mixed layer changes can be expected to closely mirror changes in atmospheric CO2, with surface seawater pH continuing to fall as atmospheric CO2 rises.", "author" : [ { "dropping-particle" : "", "family" : "Byrne", "given" : "Robert H", "non-dropping-particle" : "", "parse-names" : false, "suffix" : "" }, { "dropping-particle" : "", "family" : "Mecking", "given" : "Sabine", "non-dropping-particle" : "", "parse-names" : false, "suffix" : "" }, { "dropping-particle" : "", "family" : "Feely", "given" : "Richard A", "non-dropping-particle" : "", "parse-names" : false, "suffix" : "" }, { "dropping-particle" : "", "family" : "Liu", "given" : "Xuewu", "non-dropping-particle" : "", "parse-names" : false, "suffix" : "" } ], "container-title" : "Geophysical Research Letters", "id" : "ITEM-1", "issue" : "2", "issued" : { "date-parts" : [ [ "2010", "1" ] ] }, "page" : "L02601", "publisher" : "Wiley Online Library", "title" : "Direct observations of basin-wide acidification of the North Pacific Ocean", "translator" : [ { "dropping-particle" : "", "family" : "L3966", "given" : "", "non-dropping-particle" : "", "parse-names" : false, "suffix" : "" } ], "type" : "article-journal", "volume" : "37" }, "uris" : [ "http://www.mendeley.com/documents/?uuid=4d4f4841-edcd-3af1-8ed4-851deda3138f" ] }, { "id" : "ITEM-2", "itemData" : { "DOI" : "10.1002/2016GB005485", "ISSN" : "08866236", "author" : [ { "dropping-particle" : "", "family" : "Carter", "given" : "B. R.", "non-dropping-particle" : "", "parse-names" : false, "suffix" : "" }, { "dropping-particle" : "", "family" : "Feely", "given" : "R. A.", "non-dropping-particle" : "", "parse-names" : false, "suffix" : "" }, { "dropping-particle" : "", "family" : "Mecking", "given" : "S.", "non-dropping-particle" : "", "parse-names" : false, "suffix" : "" }, { "dropping-particle" : "", "family" : "Cross", "given" : "J. N.", "non-dropping-particle" : "", "parse-names" : false, "suffix" : "" }, { "dropping-particle" : "", "family" : "Macdonald", "given" : "A. M.", "non-dropping-particle" : "", "parse-names" : false, "suffix" : "" }, { "dropping-particle" : "", "family" : "Siedlecki", "given" : "S. A.", "non-dropping-particle" : "", "parse-names" : false, "suffix" : "" }, { "dropping-particle" : "", "family" : "Talley", "given" : "L. D.", "non-dropping-particle" : "", "parse-names" : false, "suffix" : "" }, { "dropping-particle" : "", "family" : "Sabine", "given" : "C. L.", "non-dropping-particle" : "", "parse-names" : false, "suffix" : "" }, { "dropping-particle" : "", "family" : "Millero", "given" : "F. J.", "non-dropping-particle" : "", "parse-names" : false, "suffix" : "" }, { "dropping-particle" : "", "family" : "Swift", "given" : "J. H.", "non-dropping-particle" : "", "parse-names" : false, "suffix" : "" }, { "dropping-particle" : "", "family" : "Dickson", "given" : "A. G.", "non-dropping-particle" : "", "parse-names" : false, "suffix" : "" }, { "dropping-particle" : "", "family" : "Rodgers", "given" : "K. B.", "non-dropping-particle" : "", "parse-names" : false, "suffix" : "" } ], "container-title" : "Global Biogeochemical Cycles", "id" : "ITEM-2", "issue" : "1", "issued" : { "date-parts" : [ [ "2017" ] ] }, "page" : "306-327", "title" : "Two decades of Pacific anthropogenic carbon storage and ocean acidification along Global Ocean Ship-based Hydrographic Investigations Program sections P16 and P02", "translator" : [ { "dropping-particle" : "", "family" : "L5037", "given" : "", "non-dropping-particle" : "", "parse-names" : false, "suffix" : "" } ], "type" : "article-journal", "volume" : "31" }, "uris" : [ "http://www.mendeley.com/documents/?uuid=2e440c14-70c5-42df-9a6f-5b5024a8765e" ] }, { "id" : "ITEM-3", "itemData" : { "DOI" : "10.1073/pnas.0906044106", "ISSN" : "0027-8424", "PMID" : "19666624", "abstract" : "Atmospheric carbon dioxide (CO2) is increasing at an accelerating rate, primarily due to fossil fuel combustion and land use change. A substantial fraction of anthropogenic CO2 emissions is absorbed by the oceans, resulting in a reduction of seawater pH. Continued acidification may over time have profound effects on marine biota and biogeochemical cycles. Although the physical and chemical basis for ocean acidification is well understood, there exist few field data of sufficient duration, resolution, and accuracy to document the acidification rate and to elucidate the factors governing its variability. Here we report the results of nearly 20 years of time-series measurements of seawater pH and associated parameters at Station ALOHA in the central North Pacific Ocean near Hawaii. We document a significant long-term decreasing trend of \u22120.0019 \u00b1 0.0002 y\u22121 in surface pH, which is indistinguishable from the rate of acidification expected from equilibration with the atmosphere. Superimposed upon this trend is a strong seasonal pH cycle driven by temperature, mixing, and net photosynthetic CO2 assimilation. We also observe substantial interannual variability in surface pH, influenced by climate-induced fluctuations in upper ocean stability. Below the mixed layer, we find that the change in acidification is enhanced within distinct subsurface strata. These zones are influenced by remote water mass formation and intrusion, biological carbon remineralization, or both. We suggest that physical and biogeochemical processes alter the acidification rate with depth and time and must therefore be given due consideration when designing and interpreting ocean pH monitoring efforts and predictive models.", "author" : [ { "dropping-particle" : "", "family" : "Dore", "given" : "John E.", "non-dropping-particle" : "", "parse-names" : false, "suffix" : "" }, { "dropping-particle" : "", "family" : "Lukas", "given" : "Roger", "non-dropping-particle" : "", "parse-names" : false, "suffix" : "" }, { "dropping-particle" : "", "family" : "Sadler", "given" : "Daniel W.", "non-dropping-particle" : "", "parse-names" : false, "suffix" : "" }, { "dropping-particle" : "", "family" : "Church", "given" : "Matthew J.", "non-dropping-particle" : "", "parse-names" : false, "suffix" : "" }, { "dropping-particle" : "", "family" : "Karl", "given" : "David M.", "non-dropping-particle" : "", "parse-names" : false, "suffix" : "" } ], "container-title" : "Proceedings of the National Academy of Sciences", "id" : "ITEM-3", "issue" : "30", "issued" : { "date-parts" : [ [ "2009", "7", "28" ] ] }, "page" : "12235-12240", "publisher" : "National Academy of Sciences", "title" : "Physical and biogeochemical modulation of ocean acidification in the central North Pacific", "translator" : [ { "dropping-particle" : "", "family" : "L6601", "given" : "", "non-dropping-particle" : "", "parse-names" : false, "suffix" : "" } ], "type" : "article-journal", "volume" : "106" }, "uris" : [ "http://www.mendeley.com/documents/?uuid=9a92cbbc-deeb-4619-85a1-84270e8e107f" ] }, { "id" : "ITEM-4", "itemData" : { "DOI" : "10.1002/2016JC011775", "ISSN" : "21699275", "abstract" : "Abstract In order to understand the ocean's role as a sink for anthropogenic carbon dioxide (CO2), it is important to quantify changes in the amount of anthropogenic CO2 stored in the ocean interior over time. From August to September 2012, an ocean acidification cruise was conducted along a portion of the P17N transect (50\u00b0N 150\u00b0W to 33.5\u00b0N 135\u00b0W) in the Northeast Pacific. These measurements are compared with data from the previous occupation of this transect in 2001 to estimate the change in the anthropogenic CO2 inventory in the Northeast Pacific using an extended multiple linear regression (eMLR) approach. Maximum increases in the surface waters were 11 \u00b5mol kg?1 over 11 years near 50\u00b0N. Here, the penetration depth of anthropogenic CO2 only reached ?300 m depth, whereas at 33.5\u00b0N, penetration depth reached ?600 m. The average increase of the depth-integrated anthropogenic carbon inventory was 0.41?\u00b1?0.12 mol m?2 yr?1 across the transect. Lower values down to 0.20 mol m?2 yr?1 were observed in the northern part of the transect near 50\u00b0N and increased up to 0.55 mol m?2 yr?1 toward 33.5\u00b0N. This increase in anthropogenic carbon in the upper ocean resulted in an average pH decrease of 0.002?\u00b1?0.0003 pH units yr?1 and a 1.8?\u00b1?0.4 m yr?1 shoaling rate of the aragonite saturation horizon. An average increase in apparent oxygen utilization of 13.4?\u00b1?15.5 \u00b5mol kg?1 centered on isopycnal surface 26.6 kg m?3 from 2001 to 2012 was also observed.", "author" : [ { "dropping-particle" : "", "family" : "Chu", "given" : "Sophie N", "non-dropping-particle" : "", "parse-names" : false, "suffix" : "" }, { "dropping-particle" : "", "family" : "Wang", "given" : "Zhaohui Aleck", "non-dropping-particle" : "", "parse-names" : false, "suffix" : "" }, { "dropping-particle" : "", "family" : "Doney", "given" : "Scott C", "non-dropping-particle" : "", "parse-names" : false, "suffix" : "" }, { "dropping-particle" : "", "family" : "Lawson", "given" : "Gareth L", "non-dropping-particle" : "", "parse-names" : false, "suffix" : "" }, { "dropping-particle" : "", "family" : "Hoering", "given" : "Katherine A", "non-dropping-particle" : "", "parse-names" : false, "suffix" : "" } ], "container-title" : "Journal of Geophysical Research: Oceans", "id" : "ITEM-4", "issue" : "7", "issued" : { "date-parts" : [ [ "2016", "7", "1" ] ] }, "note" : "doi: 10.1002/2016JC011775", "page" : "4618-4632", "publisher" : "John Wiley &amp; Sons, Ltd", "title" : "Changes in anthropogenic carbon storage in the Northeast Pacific in the last decade", "translator" : [ { "dropping-particle" : "", "family" : "L5142", "given" : "", "non-dropping-particle" : "", "parse-names" : false, "suffix" : "" } ], "type" : "article-journal", "volume" : "121" }, "uris" : [ "http://www.mendeley.com/documents/?uuid=d193582f-3cb4-3868-8989-e64a7ed4c02c" ] }, { "id" : "ITEM-5", "itemData" : { "DOI" : "10.1029/2019GB006229", "ISSN" : "0886-6236", "abstract" : "Ocean acidification evolves on the background of a natural ocean pH variability that is the result of the interplay between ocean mixing, biological production and remineralization, calcium carbonate cycling, temperature and pressure changes across the water column. While previous studies have analyzed these processes and their impacts on ocean carbonate chemistry, none have attempted to quantify their impacts on interior ocean pH globally. Here we evaluate how anthropogenic changes and natural processes collectively act on ocean pH, and how these processes set the vulnerability of regions to future changes in ocean acidification. We use the mapped data product from the Global Ocean Data Analysis Project version 2 (GLODAPv2), a novel method to estimate preformed total alkalinity based on a combination of a total matrix intercomparison (TMI) and locally interpolated regressions (LIRs), and a comprehensive uncertainty analysis. We find the most important natural process is organic matter remineralization, with CaCO3 cycling being the second most important process. The estimates of the impact of anthropogenic CO2 changes on pH reaffirm the large and well understood anthropogenic impact on pH in the surface ocean, and put it in the context of natural pH distribution variability in the interior ocean. We also show that in some areas natural processes appear to enhance ocean acidification.", "author" : [ { "dropping-particle" : "", "family" : "Lauvset", "given" : "S.K.", "non-dropping-particle" : "", "parse-names" : false, "suffix" : "" }, { "dropping-particle" : "", "family" : "Carter", "given" : "B.R.", "non-dropping-particle" : "", "parse-names" : false, "suffix" : "" }, { "dropping-particle" : "", "family" : "Perez", "given" : "Fiz F.", "non-dropping-particle" : "", "parse-names" : false, "suffix" : "" }, { "dropping-particle" : "", "family" : "Jiang", "given" : "L.\u2010Q.", "non-dropping-particle" : "", "parse-names" : false, "suffix" : "" }, { "dropping-particle" : "", "family" : "Feely", "given" : "R.A.", "non-dropping-particle" : "", "parse-names" : false, "suffix" : "" }, { "dropping-particle" : "", "family" : "Velo", "given" : "Anton", "non-dropping-particle" : "", "parse-names" : false, "suffix" : "" }, { "dropping-particle" : "", "family" : "Olsen", "given" : "Are", "non-dropping-particle" : "", "parse-names" : false, "suffix" : "" } ], "container-title" : "Global Biogeochemical Cycles", "id" : "ITEM-5", "issued" : { "date-parts" : [ [ "2020", "1", "5" ] ] }, "page" : "2019GB006229", "title" : "Processes driving global interior ocean pH distribution", "translator" : [ { "dropping-particle" : "", "family" : "L6281", "given" : "", "non-dropping-particle" : "", "parse-names" : false, "suffix" : "" } ], "type" : "article-journal" }, "uris" : [ "http://www.mendeley.com/documents/?uuid=0f14ae18-1803-33d2-97ba-584336a3df16" ] } ], "mendeley" : { "formattedCitation" : "(Dore et al., 2009; Byrne et al., 2010; Chu et al., 2016; Carter et al., 2017b; Lauvset et al., 2020)", "manualFormatting" : "(Byrne et al., 2010; Carter et al., 2017; Chu et al., 2016; Dore et al., 2009; Rios et a., 2015; Lauvset et al., 2020)", "plainTextFormattedCitation" : "(Dore et al., 2009; Byrne et al., 2010; Chu et al., 2016; Carter et al., 2017b; Lauvset et al., 2020)", "previouslyFormattedCitation" : "(Dore et al., 2009; Byrne et al., 2010; Chu et al., 2016; Carter et al., 2017b; Lauvset et al., 2020)" }, "properties" : { "noteIndex" : 0 }, "schema" : "https://github.com/citation-style-language/schema/raw/master/csl-citation.json" }</w:delInstrText>
        </w:r>
      </w:del>
      <w:r w:rsidRPr="001E7A27">
        <w:rPr>
          <w:rFonts w:cs="Times New Roman"/>
          <w:lang w:val="en-GB" w:eastAsia="en-US"/>
        </w:rPr>
        <w:fldChar w:fldCharType="separate"/>
      </w:r>
      <w:r w:rsidR="00025FA2" w:rsidRPr="001E7A27">
        <w:rPr>
          <w:rFonts w:cs="Times New Roman"/>
          <w:noProof/>
          <w:lang w:val="en-GB" w:eastAsia="en-US"/>
        </w:rPr>
        <w:t>(</w:t>
      </w:r>
      <w:ins w:id="3120" w:author="Robin Matthews" w:date="2021-06-17T17:49:00Z">
        <w:r w:rsidR="004E29CC" w:rsidRPr="001E7A27">
          <w:rPr>
            <w:lang w:val="en-GB"/>
          </w:rPr>
          <w:t>Dore et al., 2009; Byrne et al., 2010; Rios et al., 2015; Chu et al., 2016; Carter et al., 2017b; Lauvset et al., 2020</w:t>
        </w:r>
      </w:ins>
      <w:del w:id="3121" w:author="Robin Matthews" w:date="2021-06-17T17:49:00Z">
        <w:r w:rsidR="00025FA2" w:rsidRPr="001E7A27" w:rsidDel="004E29CC">
          <w:rPr>
            <w:rFonts w:cs="Times New Roman"/>
            <w:noProof/>
            <w:lang w:val="en-GB" w:eastAsia="en-US"/>
          </w:rPr>
          <w:delText>Byrne et al., 2010; Carter et al., 2017; Chu et al., 2016; Dore et al., 2009; Rios et a., 2015; Lauvset et al., 2020</w:delText>
        </w:r>
      </w:del>
      <w:r w:rsidR="00025FA2" w:rsidRPr="001E7A27">
        <w:rPr>
          <w:rFonts w:cs="Times New Roman"/>
          <w:noProof/>
          <w:lang w:val="en-GB" w:eastAsia="en-US"/>
        </w:rPr>
        <w:t>)</w:t>
      </w:r>
      <w:r w:rsidRPr="001E7A27">
        <w:rPr>
          <w:rFonts w:cs="Times New Roman"/>
          <w:lang w:val="en-GB" w:eastAsia="en-US"/>
        </w:rPr>
        <w:fldChar w:fldCharType="end"/>
      </w:r>
      <w:commentRangeEnd w:id="3116"/>
      <w:r w:rsidR="00025FA2" w:rsidRPr="001E7A27">
        <w:rPr>
          <w:rStyle w:val="CommentReference"/>
          <w:lang w:val="en-GB"/>
        </w:rPr>
        <w:commentReference w:id="3116"/>
      </w:r>
      <w:r w:rsidRPr="001E7A27">
        <w:rPr>
          <w:rFonts w:cs="Times New Roman"/>
          <w:lang w:val="en-GB" w:eastAsia="en-US"/>
        </w:rPr>
        <w:t xml:space="preserve">. </w:t>
      </w:r>
      <w:del w:id="3122" w:author="Soapbox" w:date="2021-07-20T06:42:00Z">
        <w:r w:rsidRPr="001E7A27" w:rsidDel="00072466">
          <w:rPr>
            <w:rFonts w:cs="Times New Roman"/>
            <w:lang w:val="en-GB" w:eastAsia="en-US"/>
          </w:rPr>
          <w:delText xml:space="preserve"> </w:delText>
        </w:r>
      </w:del>
      <w:commentRangeEnd w:id="3117"/>
      <w:r w:rsidR="004E29CC" w:rsidRPr="001E7A27">
        <w:rPr>
          <w:rStyle w:val="CommentReference"/>
          <w:lang w:val="en-GB"/>
        </w:rPr>
        <w:commentReference w:id="3117"/>
      </w:r>
      <w:r w:rsidRPr="001E7A27">
        <w:rPr>
          <w:rFonts w:cs="Times New Roman"/>
          <w:lang w:val="en-GB" w:eastAsia="en-US"/>
        </w:rPr>
        <w:t>For example, ocean circulation contributes a pH change of –0.013 ± 0.013 to the overall observed change of –0.029 ± 0.014 for 1993–2013 at depths around 1000 m at 30°S</w:t>
      </w:r>
      <w:r w:rsidRPr="001E7A27">
        <w:rPr>
          <w:lang w:val="en-GB" w:eastAsia="en-US"/>
        </w:rPr>
        <w:t>–</w:t>
      </w:r>
      <w:r w:rsidRPr="001E7A27">
        <w:rPr>
          <w:rFonts w:cs="Times New Roman"/>
          <w:lang w:val="en-GB" w:eastAsia="en-US"/>
        </w:rPr>
        <w:t>40°S in the South Atlantic</w:t>
      </w:r>
      <w:r w:rsidR="006722DF" w:rsidRPr="001E7A27">
        <w:rPr>
          <w:rFonts w:cs="Times New Roman"/>
          <w:lang w:val="en-GB" w:eastAsia="en-US"/>
        </w:rPr>
        <w:t xml:space="preserve"> ocean</w:t>
      </w:r>
      <w:r w:rsidR="00C03978" w:rsidRPr="001E7A27">
        <w:rPr>
          <w:rFonts w:cs="Times New Roman"/>
          <w:lang w:val="en-GB" w:eastAsia="en-US"/>
        </w:rPr>
        <w:t xml:space="preserve"> </w:t>
      </w:r>
      <w:r w:rsidR="00C03978" w:rsidRPr="001E7A27">
        <w:rPr>
          <w:rFonts w:cs="Times New Roman"/>
          <w:noProof/>
          <w:lang w:val="en-GB"/>
        </w:rPr>
        <w:fldChar w:fldCharType="begin" w:fldLock="1"/>
      </w:r>
      <w:r w:rsidR="00747167" w:rsidRPr="001E7A27">
        <w:rPr>
          <w:rFonts w:cs="Times New Roman"/>
          <w:noProof/>
          <w:lang w:val="en-GB"/>
        </w:rPr>
        <w:instrText>ADDIN CSL_CITATION { "citationItems" : [ { "id" : "ITEM-1", "itemData" : { "DOI" : "10.1073/pnas.1504613112", "ISSN" : "0027-8424", "PMID" : "26216947", "abstract" : "Global ocean acidification is caused primarily by the ocean\u2019s uptake of CO 2 as a consequence of increasing atmospheric CO 2 levels. We present observations of the oceanic decrease in pH at the basin scale (50\u00b0S\u201336\u00b0N) for the Atlantic Ocean over two decades (1993\u20132013). Changes in pH associated with the uptake of anthropogenic CO 2 (\u0394pHCant) and with variations caused by biological activity and ocean circulation (\u0394pHNat) are evaluated for different water masses. Output from an Institut Pierre Simon Laplace climate model is used to place the results into a longer-term perspective and to elucidate the mechanisms responsible for pH change. The largest decreases in pH (\u2206pH) were observed in central, mode, and intermediate waters, with a maximum \u0394pH value in South Atlantic Central Waters of \u22120.042 \u00b1 0.003. The \u0394pH trended toward zero in deep and bottom waters. Observations and model results show that pH changes generally are dominated by the anthropogenic component, which accounts for rates between \u22120.0015 and \u22120.0020/y in the central waters. The anthropogenic and natural components are of the same order of magnitude and reinforce one another in mode and intermediate waters over the time period. Large negative \u0394pHNat values observed in mode and intermediate waters are driven primarily by changes in CO 2 content and are consistent with ( i ) a poleward shift of the formation region during the positive phase of the Southern Annular Mode in the South Atlantic and ( ii ) an increase in the rate of the water mass formation in the North Atlantic.", "author" : [ { "dropping-particle" : "", "family" : "R\u00edos", "given" : "Aida F", "non-dropping-particle" : "", "parse-names" : false, "suffix" : "" }, { "dropping-particle" : "", "family" : "Resplandy", "given" : "Laure", "non-dropping-particle" : "", "parse-names" : false, "suffix" : "" }, { "dropping-particle" : "", "family" : "Garc\u00eda-Ib\u00e1\u00f1ez", "given" : "Maribel I", "non-dropping-particle" : "", "parse-names" : false, "suffix" : "" }, { "dropping-particle" : "", "family" : "Fajar", "given" : "Noelia M", "non-dropping-particle" : "", "parse-names" : false, "suffix" : "" }, { "dropping-particle" : "", "family" : "Velo", "given" : "Anton", "non-dropping-particle" : "", "parse-names" : false, "suffix" : "" }, { "dropping-particle" : "", "family" : "Padin", "given" : "Xose A", "non-dropping-particle" : "", "parse-names" : false, "suffix" : "" }, { "dropping-particle" : "", "family" : "Wanninkhof", "given" : "Rik", "non-dropping-particle" : "", "parse-names" : false, "suffix" : "" }, { "dropping-particle" : "", "family" : "Steinfeldt", "given" : "Reiner", "non-dropping-particle" : "", "parse-names" : false, "suffix" : "" }, { "dropping-particle" : "", "family" : "Ros\u00f3n", "given" : "Gabriel", "non-dropping-particle" : "", "parse-names" : false, "suffix" : "" }, { "dropping-particle" : "", "family" : "P\u00e9rez", "given" : "Fiz F", "non-dropping-particle" : "", "parse-names" : false, "suffix" : "" } ], "container-title" : "Proceedings of the National Academy of Sciences", "id" : "ITEM-1", "issue" : "32", "issued" : { "date-parts" : [ [ "2015", "8", "11" ] ] }, "page" : "9950-9955", "publisher" : "National Academy of Sciences", "title" : "Decadal acidification in the water masses of the Atlantic Ocean", "translator" : [ { "dropping-particle" : "", "family" : "L6615", "given" : "", "non-dropping-particle" : "", "parse-names" : false, "suffix" : "" } ], "type" : "article-journal", "volume" : "112" }, "uris" : [ "http://www.mendeley.com/documents/?uuid=7cfcf576-9caa-4884-82a9-e2d77736a97f" ] } ], "mendeley" : { "formattedCitation" : "(R\u00edos et al., 2015)", "plainTextFormattedCitation" : "(R\u00edos et al., 2015)", "previouslyFormattedCitation" : "(R\u00edos et al., 2015)" }, "properties" : { "noteIndex" : 0 }, "schema" : "https://github.com/citation-style-language/schema/raw/master/csl-citation.json" }</w:instrText>
      </w:r>
      <w:r w:rsidR="00C03978" w:rsidRPr="001E7A27">
        <w:rPr>
          <w:rFonts w:cs="Times New Roman"/>
          <w:noProof/>
          <w:lang w:val="en-GB"/>
        </w:rPr>
        <w:fldChar w:fldCharType="separate"/>
      </w:r>
      <w:r w:rsidR="00025FA2" w:rsidRPr="001E7A27">
        <w:rPr>
          <w:rFonts w:cs="Times New Roman"/>
          <w:noProof/>
          <w:lang w:val="en-GB"/>
        </w:rPr>
        <w:t>(Ríos et al., 2015)</w:t>
      </w:r>
      <w:r w:rsidR="00C03978" w:rsidRPr="001E7A27">
        <w:rPr>
          <w:rFonts w:cs="Times New Roman"/>
          <w:noProof/>
          <w:lang w:val="en-GB"/>
        </w:rPr>
        <w:fldChar w:fldCharType="end"/>
      </w:r>
      <w:r w:rsidR="00C03978" w:rsidRPr="001E7A27">
        <w:rPr>
          <w:rFonts w:cs="Times New Roman"/>
          <w:noProof/>
          <w:lang w:val="en-GB"/>
        </w:rPr>
        <w:t>.</w:t>
      </w:r>
      <w:r w:rsidR="00C03978" w:rsidRPr="001E7A27">
        <w:rPr>
          <w:rFonts w:cs="Times New Roman"/>
          <w:lang w:val="en-GB" w:eastAsia="en-US"/>
        </w:rPr>
        <w:t xml:space="preserve"> </w:t>
      </w:r>
      <w:r w:rsidRPr="001E7A27">
        <w:rPr>
          <w:rFonts w:cs="Times New Roman"/>
          <w:lang w:val="en-GB" w:eastAsia="en-US"/>
        </w:rPr>
        <w:t>Long-term repeated observations in the North Pacific show a decline in dissolved oxygen (–4.0 μmol kg</w:t>
      </w:r>
      <w:r w:rsidRPr="001E7A27">
        <w:rPr>
          <w:rFonts w:cs="Times New Roman"/>
          <w:vertAlign w:val="superscript"/>
          <w:lang w:val="en-GB" w:eastAsia="en-US"/>
        </w:rPr>
        <w:t>−1</w:t>
      </w:r>
      <w:r w:rsidRPr="001E7A27">
        <w:rPr>
          <w:rFonts w:cs="Times New Roman"/>
          <w:lang w:val="en-GB" w:eastAsia="en-US"/>
        </w:rPr>
        <w:t xml:space="preserve"> per decade at maximum) being sustained in the intermediate water since the 1980s </w:t>
      </w:r>
      <w:commentRangeStart w:id="3123"/>
      <w:commentRangeStart w:id="3124"/>
      <w:r w:rsidRPr="001E7A27">
        <w:rPr>
          <w:rFonts w:cs="Times New Roman"/>
          <w:lang w:val="en-GB" w:eastAsia="en-US"/>
        </w:rPr>
        <w:fldChar w:fldCharType="begin" w:fldLock="1"/>
      </w:r>
      <w:r w:rsidR="00747167" w:rsidRPr="001E7A27">
        <w:rPr>
          <w:rFonts w:cs="Times New Roman"/>
          <w:lang w:val="en-GB" w:eastAsia="en-US"/>
        </w:rPr>
        <w:instrText>ADDIN CSL_CITATION { "citationItems" : [ { "id" : "ITEM-1", "itemData" : { "DOI" : "10.1002/2014GB005065", "ISSN" : "08866236", "abstract" : "Abstract The rate of change of dissolved oxygen (O2) concentrations was analyzed over 1987?2011 for the high-frequency repeat section along 165\u00b0E in the western North Pacific. Significant trends toward decreasing O2 were detected in the northern subtropical to subtropical-subarctic transition zones over a broad range of isopycnal horizons. On 25.3\u03c3? between 25\u00b0N and 30\u00b0N in North Pacific Subtropical Mode Water, the rate of O2 decrease reached ?0.45 \u00b1 0.16 \u00b5mol kg?1 yr?1. It is largely attributed to a deepening of isopycnal horizons and to a reduction in oxygen solubility associated with ocean warming. In North Pacific Intermediate Water, the rate of O2 decrease was elevated (?0.44 \u00b1 0.14 \u00b5mol kg?1 yr?1 on 26.8\u03c3?) and was associated with net increases in apparent oxygen utilization in the source waters. On 27.3\u03c3? in the subtropical Oxygen Minimum Layer (OML) between 32.5\u00b0N and 35\u00b0N, the rate of O2 decrease was significant (?0.22 \u00b1 0.05 \u00b5mol kg?1 yr?1). It was likely due to the increases in westward transport of low-oxygen water. These various drivers controlling changes in O2 along the 165\u00b0E section are the same as those acting along 137\u00b0E (analyzed previously) and also account for the differences in the rate of O2 decrease between these sections. Additionally, in the tropical OML near 26.8\u03c3? between 5\u00b0N and 10\u00b0N, significant trends toward increasing O2 were detected in both sections (+0.36 \u00b1 0.04 \u00b5mol kg?1 yr?1 in the 165\u00b0E section). These results demonstrate that warming and circulation changes are causing multidecadal changes in dissolved O2 over wide expanses of the western North Pacific.", "author" : [ { "dropping-particle" : "", "family" : "Sasano", "given" : "Daisuke", "non-dropping-particle" : "", "parse-names" : false, "suffix" : "" }, { "dropping-particle" : "", "family" : "Takatani", "given" : "Yusuke", "non-dropping-particle" : "", "parse-names" : false, "suffix" : "" }, { "dropping-particle" : "", "family" : "Kosugi", "given" : "Naohiro", "non-dropping-particle" : "", "parse-names" : false, "suffix" : "" }, { "dropping-particle" : "", "family" : "Nakano", "given" : "Toshiya", "non-dropping-particle" : "", "parse-names" : false, "suffix" : "" }, { "dropping-particle" : "", "family" : "Midorikawa", "given" : "Takashi", "non-dropping-particle" : "", "parse-names" : false, "suffix" : "" }, { "dropping-particle" : "", "family" : "Ishii", "given" : "Masao", "non-dropping-particle" : "", "parse-names" : false, "suffix" : "" } ], "container-title" : "Global Biogeochemical Cycles", "id" : "ITEM-1", "issue" : "7", "issued" : { "date-parts" : [ [ "2015", "7", "8" ] ] }, "note" : "doi: 10.1002/2014GB005065", "page" : "935-956", "publisher" : "Wiley-Blackwell", "title" : "Multidecadal trends of oxygen and their controlling factors in the western North Pacific", "translator" : [ { "dropping-particle" : "", "family" : "L4112", "given" : "", "non-dropping-particle" : "", "parse-names" : false, "suffix" : "" } ], "type" : "article-journal", "volume" : "29" }, "uris" : [ "http://www.mendeley.com/documents/?uuid=1d1007b0-4740-32b8-a7a5-dd1b332a044b" ] }, { "id" : "ITEM-2", "itemData" : { "DOI" : "10.1029/2017GB005876", "ISSN" : "08866236", "author" : [ { "dropping-particle" : "", "family" : "Sasano", "given" : "Daisuke", "non-dropping-particle" : "", "parse-names" : false, "suffix" : "" }, { "dropping-particle" : "", "family" : "Takatani", "given" : "Yusuke", "non-dropping-particle" : "", "parse-names" : false, "suffix" : "" }, { "dropping-particle" : "", "family" : "Kosugi", "given" : "Naohiro", "non-dropping-particle" : "", "parse-names" : false, "suffix" : "" }, { "dropping-particle" : "", "family" : "Nakano", "given" : "Toshiya", "non-dropping-particle" : "", "parse-names" : false, "suffix" : "" }, { "dropping-particle" : "", "family" : "Midorikawa", "given" : "Takashi", "non-dropping-particle" : "", "parse-names" : false, "suffix" : "" }, { "dropping-particle" : "", "family" : "Ishii", "given" : "Masao", "non-dropping-particle" : "", "parse-names" : false, "suffix" : "" } ], "container-title" : "Global Biogeochemical Cycles", "id" : "ITEM-2", "issue" : "6", "issued" : { "date-parts" : [ [ "2018", "6", "1" ] ] }, "page" : "909-931", "publisher" : "Wiley-Blackwell", "title" : "Decline and Bidecadal Oscillations of Dissolved Oxygen in the Oyashio Region and Their Propagation to the Western North Pacific", "translator" : [ { "dropping-particle" : "", "family" : "L4768", "given" : "", "non-dropping-particle" : "", "parse-names" : false, "suffix" : "" } ], "type" : "article-journal", "volume" : "32" }, "uris" : [ "http://www.mendeley.com/documents/?uuid=25553087-d265-3729-9431-f573dac342f7" ] }, { "id" : "ITEM-3", "itemData" : { "DOI" : "10.1029/2011GB004227", "ISSN" : "08866236", "abstract" : "The Japan Meteorological Agency has acquired dissolved oxygen (DO) concentration data each year since 1967 along the 137\u00b0E repeat section in the western North Pacific. In this data set we found significant regional temporal trends of decreasing or increasing DO concentrations on various isopycnal surfaces. DO decreases were particularly significant after the mid-1980s in the subtropical gyre; mean rates of DO change at 20?25\u00b0N for 1985?2010 were ?0.28 \u00b1 0.08 ?mol kg?1 yr?1 on 25.5 \u03c3? in North Pacific Subtropical Mode Water (NPSTMW), ?0.36 \u00b1 0.08 ?mol kg?1 yr?1 on 26.8 \u03c3? in North Pacific Intermediate Water (NPIW), and ?0.23 \u00b1 0.04 ?mol kg?1 yr?1 on 27.3 \u03c3? in the O2 minimum Layer (OML). The cause of DO decrease differed among isopycnal surfaces. On density surfaces shallower than 26.0 \u03c3? (less than about 400 m), the deepening of isopycnal surfaces and decline of oxygen solubility due to ocean warming have had the greatest influence. In particular, between 25.2 \u03c3? and 25.8 \u03c3? near the NPSTMW their combined contributions accounted for &gt;50% of the DO decrease. In the NPIW core at roughly 26.8 \u03c3? (?700 m), the decline in DO was attributable to the DO decrease in the formation region. In the OML between 27.0 \u03c3? and 27.3 \u03c3? (?1000 m), the DO decrease likely resulted from an increase in westward transport of low O2 water due to strengthening of the subtropical gyre. The result of this study shows the importance of the long-term and high-frequency along the 137\u00b0E repeat section.", "author" : [ { "dropping-particle" : "", "family" : "Takatani", "given" : "Yusuke", "non-dropping-particle" : "", "parse-names" : false, "suffix" : "" }, { "dropping-particle" : "", "family" : "Sasano", "given" : "Daisuke", "non-dropping-particle" : "", "parse-names" : false, "suffix" : "" }, { "dropping-particle" : "", "family" : "Nakano", "given" : "Toshiya", "non-dropping-particle" : "", "parse-names" : false, "suffix" : "" }, { "dropping-particle" : "", "family" : "Midorikawa", "given" : "Takashi", "non-dropping-particle" : "", "parse-names" : false, "suffix" : "" }, { "dropping-particle" : "", "family" : "Ishii", "given" : "Masao", "non-dropping-particle" : "", "parse-names" : false, "suffix" : "" } ], "container-title" : "Global Biogeochemical Cycles", "id" : "ITEM-3", "issue" : "2", "issued" : { "date-parts" : [ [ "2012", "6", "9" ] ] }, "note" : "doi: 10.1029/2011GB004227", "page" : "GB2013", "publisher" : "Wiley-Blackwell", "title" : "Decrease of dissolved oxygen after the mid-1980s in the western North Pacific subtropical gyre along the 137\u00b0E repeat section", "translator" : [ { "dropping-particle" : "", "family" : "L4111", "given" : "", "non-dropping-particle" : "", "parse-names" : false, "suffix" : "" } ], "type" : "article-journal", "volume" : "26" }, "uris" : [ "http://www.mendeley.com/documents/?uuid=df6672c9-29a7-3c67-9e7a-b9aac351e510" ] } ], "mendeley" : { "formattedCitation" : "(Takatani et al., 2012; Sasano et al., 2015, 2018)", "manualFormatting" : "(Takatani et al., 2012; Sasano et al., 2015)", "plainTextFormattedCitation" : "(Takatani et al., 2012; Sasano et al., 2015, 2018)", "previouslyFormattedCitation" : "(Takatani et al., 2012; Sasano et al., 2015, 2018)" }, "properties" : { "noteIndex" : 0 }, "schema" : "https://github.com/citation-style-language/schema/raw/master/csl-citation.json" }</w:instrText>
      </w:r>
      <w:r w:rsidRPr="001E7A27">
        <w:rPr>
          <w:rFonts w:cs="Times New Roman"/>
          <w:lang w:val="en-GB" w:eastAsia="en-US"/>
        </w:rPr>
        <w:fldChar w:fldCharType="separate"/>
      </w:r>
      <w:r w:rsidR="00025FA2" w:rsidRPr="001E7A27">
        <w:rPr>
          <w:rFonts w:cs="Times New Roman"/>
          <w:noProof/>
          <w:lang w:val="en-GB" w:eastAsia="en-US"/>
        </w:rPr>
        <w:t>(Takatani et al., 2012; Sasano et al., 2015)</w:t>
      </w:r>
      <w:r w:rsidRPr="001E7A27">
        <w:rPr>
          <w:rFonts w:cs="Times New Roman"/>
          <w:lang w:val="en-GB" w:eastAsia="en-US"/>
        </w:rPr>
        <w:fldChar w:fldCharType="end"/>
      </w:r>
      <w:commentRangeEnd w:id="3123"/>
      <w:commentRangeEnd w:id="3124"/>
      <w:r w:rsidR="004E29CC" w:rsidRPr="001E7A27">
        <w:rPr>
          <w:rStyle w:val="CommentReference"/>
          <w:lang w:val="en-GB"/>
        </w:rPr>
        <w:commentReference w:id="3123"/>
      </w:r>
      <w:r w:rsidR="00025FA2" w:rsidRPr="001E7A27">
        <w:rPr>
          <w:rStyle w:val="CommentReference"/>
          <w:lang w:val="en-GB"/>
        </w:rPr>
        <w:commentReference w:id="3124"/>
      </w:r>
      <w:ins w:id="3125" w:author="Soapbox" w:date="2021-07-20T06:43:00Z">
        <w:r w:rsidR="00072466" w:rsidRPr="001E7A27">
          <w:rPr>
            <w:rFonts w:cs="Times New Roman"/>
            <w:lang w:val="en-GB" w:eastAsia="en-US"/>
          </w:rPr>
          <w:t>.</w:t>
        </w:r>
      </w:ins>
      <w:del w:id="3126" w:author="Soapbox" w:date="2021-07-20T06:43:00Z">
        <w:r w:rsidRPr="001E7A27" w:rsidDel="00072466">
          <w:rPr>
            <w:rFonts w:cs="Times New Roman"/>
            <w:lang w:val="en-GB" w:eastAsia="en-US"/>
          </w:rPr>
          <w:delText>,</w:delText>
        </w:r>
      </w:del>
      <w:r w:rsidRPr="001E7A27">
        <w:rPr>
          <w:rFonts w:cs="Times New Roman"/>
          <w:lang w:val="en-GB" w:eastAsia="en-US"/>
        </w:rPr>
        <w:t xml:space="preserve"> </w:t>
      </w:r>
      <w:del w:id="3127" w:author="Soapbox" w:date="2021-07-20T06:43:00Z">
        <w:r w:rsidRPr="001E7A27" w:rsidDel="00072466">
          <w:rPr>
            <w:rFonts w:cs="Times New Roman"/>
            <w:lang w:val="en-GB" w:eastAsia="en-US"/>
          </w:rPr>
          <w:delText xml:space="preserve">and </w:delText>
        </w:r>
      </w:del>
      <w:ins w:id="3128" w:author="Soapbox" w:date="2021-07-20T06:43:00Z">
        <w:r w:rsidR="00072466" w:rsidRPr="001E7A27">
          <w:rPr>
            <w:rFonts w:cs="Times New Roman"/>
            <w:lang w:val="en-GB" w:eastAsia="en-US"/>
          </w:rPr>
          <w:t>T</w:t>
        </w:r>
      </w:ins>
      <w:del w:id="3129" w:author="Soapbox" w:date="2021-07-20T06:43:00Z">
        <w:r w:rsidRPr="001E7A27" w:rsidDel="00072466">
          <w:rPr>
            <w:rFonts w:cs="Times New Roman"/>
            <w:lang w:val="en-GB" w:eastAsia="en-US"/>
          </w:rPr>
          <w:delText>thus t</w:delText>
        </w:r>
      </w:del>
      <w:r w:rsidRPr="001E7A27">
        <w:rPr>
          <w:rFonts w:cs="Times New Roman"/>
          <w:lang w:val="en-GB" w:eastAsia="en-US"/>
        </w:rPr>
        <w:t xml:space="preserve">he amplification of acidification associated with the weakening ventilation is thought to have been occurring persistently. </w:t>
      </w:r>
      <w:r w:rsidR="006722DF" w:rsidRPr="001E7A27">
        <w:rPr>
          <w:rFonts w:cs="Times New Roman"/>
          <w:lang w:val="en-GB" w:eastAsia="en-US"/>
        </w:rPr>
        <w:t xml:space="preserve">In </w:t>
      </w:r>
      <w:r w:rsidRPr="001E7A27">
        <w:rPr>
          <w:rFonts w:cs="Times New Roman"/>
          <w:lang w:val="en-GB" w:eastAsia="en-US"/>
        </w:rPr>
        <w:t xml:space="preserve">contrast, </w:t>
      </w:r>
      <w:r w:rsidR="006722DF" w:rsidRPr="001E7A27">
        <w:rPr>
          <w:rFonts w:cs="Times New Roman"/>
          <w:lang w:val="en-GB" w:eastAsia="en-US"/>
        </w:rPr>
        <w:t xml:space="preserve">for </w:t>
      </w:r>
      <w:r w:rsidRPr="001E7A27">
        <w:rPr>
          <w:rFonts w:cs="Times New Roman"/>
          <w:lang w:val="en-GB" w:eastAsia="en-US"/>
        </w:rPr>
        <w:t>the North Pacific subtropical mode water, large decadal variability in pH and aragonite saturation state with amplitudes of about 0.02 and about 0.1, respectively, are superimposed on secular declining trends due to anthropogenic CO</w:t>
      </w:r>
      <w:r w:rsidRPr="001E7A27">
        <w:rPr>
          <w:rFonts w:cs="Times New Roman"/>
          <w:vertAlign w:val="subscript"/>
          <w:lang w:val="en-GB" w:eastAsia="en-US"/>
        </w:rPr>
        <w:t>2</w:t>
      </w:r>
      <w:r w:rsidRPr="001E7A27">
        <w:rPr>
          <w:rFonts w:cs="Times New Roman"/>
          <w:lang w:val="en-GB" w:eastAsia="en-US"/>
        </w:rPr>
        <w:t xml:space="preserve"> invasion </w:t>
      </w:r>
      <w:r w:rsidRPr="001E7A27">
        <w:rPr>
          <w:rFonts w:cs="Times New Roman"/>
          <w:lang w:val="en-GB" w:eastAsia="en-US"/>
        </w:rPr>
        <w:fldChar w:fldCharType="begin" w:fldLock="1"/>
      </w:r>
      <w:r w:rsidR="00747167" w:rsidRPr="001E7A27">
        <w:rPr>
          <w:rFonts w:cs="Times New Roman"/>
          <w:lang w:val="en-GB" w:eastAsia="en-US"/>
        </w:rPr>
        <w:instrText>ADDIN CSL_CITATION { "citationItems" : [ { "id" : "ITEM-1", "itemData" : { "DOI" : "10.1029/2018GL081330", "ISSN" : "00948276", "abstract" : "Abstract Half-century-long observations at the 137\u00b0E repeat hydrographic section across the western North Pacific have been analyzed to demonstrate remotely forced decadal physical and biogeochemical variability of Subtropical Mode Water (STMW) over the last 40 years. During unstable periods of the Kuroshio Extension (KE) that lagged the warm phase of the Pacific Decadal Oscillation by 3?4 years, high regional eddy activity reduced the formation rate and salinity of STMW in its main formation region south of the KE. At the 137\u00b0E section south of Japan, decreasing southwestward advection of oxygen-rich STMW from the formation region resulted in decreases of its cross-sectional area, dissolved oxygen, pH, and aragonite saturation state and increases of nutrients and dissolved inorganic carbon, among which changes of the carbon system parameters accelerated their long-term trends. Such changes reversed and acidification slowed down during stable-KE periods, especially in the current period since 2010 exhibiting a hiatus of acidification.", "author" : [ { "dropping-particle" : "", "family" : "Oka", "given" : "Eitarou", "non-dropping-particle" : "", "parse-names" : false, "suffix" : "" }, { "dropping-particle" : "", "family" : "Yamada", "given" : "Kodai", "non-dropping-particle" : "", "parse-names" : false, "suffix" : "" }, { "dropping-particle" : "", "family" : "Sasano", "given" : "Daisuke", "non-dropping-particle" : "", "parse-names" : false, "suffix" : "" }, { "dropping-particle" : "", "family" : "Enyo", "given" : "Kazutaka", "non-dropping-particle" : "", "parse-names" : false, "suffix" : "" }, { "dropping-particle" : "", "family" : "Nakano", "given" : "Toshiya", "non-dropping-particle" : "", "parse-names" : false, "suffix" : "" }, { "dropping-particle" : "", "family" : "Ishii", "given" : "Masao", "non-dropping-particle" : "", "parse-names" : false, "suffix" : "" } ], "container-title" : "Geophysical Research Letters", "id" : "ITEM-1", "issue" : "3", "issued" : { "date-parts" : [ [ "2019", "2", "16" ] ] }, "note" : "doi: 10.1029/2018GL081330", "page" : "1555-1561", "publisher" : "John Wiley &amp; Sons, Ltd", "title" : "Remotely forced decadal physical and biogeochemical variability of North Pacific Subtropical Mode Water over the last 40 years", "translator" : [ { "dropping-particle" : "", "family" : "L5141", "given" : "", "non-dropping-particle" : "", "parse-names" : false, "suffix" : "" } ], "type" : "article-journal", "volume" : "46" }, "uris" : [ "http://www.mendeley.com/documents/?uuid=c912b91f-4323-38d3-b24d-177eecf77e61" ] } ], "mendeley" : { "formattedCitation" : "(Oka et al., 2019)", "plainTextFormattedCitation" : "(Oka et al., 2019)", "previouslyFormattedCitation" : "(Oka et al., 2019)" }, "properties" : { "noteIndex" : 0 }, "schema" : "https://github.com/citation-style-language/schema/raw/master/csl-citation.json" }</w:instrText>
      </w:r>
      <w:r w:rsidRPr="001E7A27">
        <w:rPr>
          <w:rFonts w:cs="Times New Roman"/>
          <w:lang w:val="en-GB" w:eastAsia="en-US"/>
        </w:rPr>
        <w:fldChar w:fldCharType="separate"/>
      </w:r>
      <w:r w:rsidR="00025FA2" w:rsidRPr="001E7A27">
        <w:rPr>
          <w:rFonts w:cs="Times New Roman"/>
          <w:noProof/>
          <w:lang w:val="en-GB" w:eastAsia="en-US"/>
        </w:rPr>
        <w:t>(Oka et al., 2019)</w:t>
      </w:r>
      <w:r w:rsidRPr="001E7A27">
        <w:rPr>
          <w:rFonts w:cs="Times New Roman"/>
          <w:lang w:val="en-GB" w:eastAsia="en-US"/>
        </w:rPr>
        <w:fldChar w:fldCharType="end"/>
      </w:r>
      <w:r w:rsidRPr="001E7A27">
        <w:rPr>
          <w:rFonts w:cs="Times New Roman"/>
          <w:lang w:val="en-GB" w:eastAsia="en-US"/>
        </w:rPr>
        <w:t>.</w:t>
      </w:r>
      <w:del w:id="3130" w:author="Soapbox" w:date="2021-07-20T06:44:00Z">
        <w:r w:rsidRPr="001E7A27" w:rsidDel="00072466">
          <w:rPr>
            <w:rFonts w:cs="Times New Roman"/>
            <w:lang w:val="en-GB" w:eastAsia="en-US"/>
          </w:rPr>
          <w:delText xml:space="preserve"> </w:delText>
        </w:r>
      </w:del>
      <w:r w:rsidRPr="001E7A27">
        <w:rPr>
          <w:rFonts w:cs="Times New Roman"/>
          <w:lang w:val="en-GB" w:eastAsia="en-US"/>
        </w:rPr>
        <w:t xml:space="preserve"> This is associated with the variability in ventilation due to the approximately 50% variation in the formation volume of the mode water that is </w:t>
      </w:r>
      <w:commentRangeStart w:id="3131"/>
      <w:r w:rsidRPr="001E7A27">
        <w:rPr>
          <w:rFonts w:cs="Times New Roman"/>
          <w:lang w:val="en-GB" w:eastAsia="en-US"/>
        </w:rPr>
        <w:t xml:space="preserve">forced remotely by the Pacific decadal oscillation </w:t>
      </w:r>
      <w:commentRangeEnd w:id="3131"/>
      <w:r w:rsidR="00072466" w:rsidRPr="001E7A27">
        <w:rPr>
          <w:rStyle w:val="CommentReference"/>
          <w:lang w:val="en-GB"/>
        </w:rPr>
        <w:commentReference w:id="3131"/>
      </w:r>
      <w:commentRangeStart w:id="3132"/>
      <w:commentRangeStart w:id="3133"/>
      <w:r w:rsidRPr="001E7A27">
        <w:rPr>
          <w:rFonts w:cs="Times New Roman"/>
          <w:lang w:val="en-GB" w:eastAsia="en-US"/>
        </w:rPr>
        <w:fldChar w:fldCharType="begin" w:fldLock="1"/>
      </w:r>
      <w:r w:rsidR="00747167" w:rsidRPr="001E7A27">
        <w:rPr>
          <w:rFonts w:cs="Times New Roman"/>
          <w:lang w:val="en-GB" w:eastAsia="en-US"/>
        </w:rPr>
        <w:instrText>ADDIN CSL_CITATION { "citationItems" : [ { "id" : "ITEM-1", "itemData" : { "DOI" : "10.1007/s10872-015-0300-x", "ISSN" : "0916-8370", "abstract" : "Temperature and salinity data from Argo profiling floats during 2005\u20132014 were analyzed to examine the decadal variability of the North Pacific Subtropical Mode Water (STMW) in relation to that of the Kuroshio Extension (KE) system. The formation volume of STMW in the southern recirculation gyre of KE in the cooling season was larger during the stable KE period after 2010 than the unstable KE period of 2006\u20132009 by 50 %. As a result, the volume and spatial extent of STMW increased (decreased) in the formation region during the stable (unstable) KE period, as well as in the southern, downstream region with a time lag of 1\u20132 years. The decadal expansion and contraction of STMW were also detected by shipboard observations conducted routinely in the most downstream region near the western boundary, in terms of not only physical, but also biogeochemical parameters. After 2010, enhanced subduction of STMW consistently increased dissolved oxygen, pH, and aragonite saturation state and decreased potential vorticity, apparent oxygen utilization, nitrate, and dissolved inorganic carbon, among which changes of dissolved inorganic carbon, pH, and aragonite saturation state were against their long-term trends. These results indicate a new mechanism consisting of westward sea surface height anomaly propagation, the KE state transition, and the STMW formation and subduction, by which the climate variability affects physical and biogeochemical structures in the ocean\u2019s interior and potentially impacts the surface ocean acidification trend and biological production.", "author" : [ { "dropping-particle" : "", "family" : "Oka", "given" : "Eitarou", "non-dropping-particle" : "", "parse-names" : false, "suffix" : "" }, { "dropping-particle" : "", "family" : "Qiu", "given" : "Bo", "non-dropping-particle" : "", "parse-names" : false, "suffix" : "" }, { "dropping-particle" : "", "family" : "Takatani", "given" : "Yusuke", "non-dropping-particle" : "", "parse-names" : false, "suffix" : "" }, { "dropping-particle" : "", "family" : "Enyo", "given" : "Kazutaka", "non-dropping-particle" : "", "parse-names" : false, "suffix" : "" }, { "dropping-particle" : "", "family" : "Sasano", "given" : "Daisuke", "non-dropping-particle" : "", "parse-names" : false, "suffix" : "" }, { "dropping-particle" : "", "family" : "Kosugi", "given" : "Naohiro", "non-dropping-particle" : "", "parse-names" : false, "suffix" : "" }, { "dropping-particle" : "", "family" : "Ishii", "given" : "Masao", "non-dropping-particle" : "", "parse-names" : false, "suffix" : "" }, { "dropping-particle" : "", "family" : "Nakano", "given" : "Toshiya", "non-dropping-particle" : "", "parse-names" : false, "suffix" : "" }, { "dropping-particle" : "", "family" : "Suga", "given" : "Toshio", "non-dropping-particle" : "", "parse-names" : false, "suffix" : "" } ], "container-title" : "Journal of Oceanography", "id" : "ITEM-1", "issue" : "4", "issued" : { "date-parts" : [ [ "2015", "8", "4" ] ] }, "page" : "389-400", "title" : "Decadal variability of Subtropical Mode Water subduction and its impact on biogeochemistry", "translator" : [ { "dropping-particle" : "", "family" : "L4151", "given" : "", "non-dropping-particle" : "", "parse-names" : false, "suffix" : "" } ], "type" : "article-journal", "volume" : "71" }, "uris" : [ "http://www.mendeley.com/documents/?uuid=c78251e4-4809-31c6-93a7-7182bfa5283f" ] } ], "mendeley" : { "formattedCitation" : "(Oka et al., 2015)", "manualFormatting" : "(Qiu et al., 2014; Oka et al., 2015)", "plainTextFormattedCitation" : "(Oka et al., 2015)", "previouslyFormattedCitation" : "(Oka et al., 2015)" }, "properties" : { "noteIndex" : 0 }, "schema" : "https://github.com/citation-style-language/schema/raw/master/csl-citation.json" }</w:instrText>
      </w:r>
      <w:r w:rsidRPr="001E7A27">
        <w:rPr>
          <w:rFonts w:cs="Times New Roman"/>
          <w:lang w:val="en-GB" w:eastAsia="en-US"/>
        </w:rPr>
        <w:fldChar w:fldCharType="separate"/>
      </w:r>
      <w:r w:rsidR="00025FA2" w:rsidRPr="001E7A27">
        <w:rPr>
          <w:rFonts w:cs="Times New Roman"/>
          <w:noProof/>
          <w:lang w:val="en-GB" w:eastAsia="en-US"/>
        </w:rPr>
        <w:t>(Qiu et al., 2014; Oka et al., 2015)</w:t>
      </w:r>
      <w:r w:rsidRPr="001E7A27">
        <w:rPr>
          <w:rFonts w:cs="Times New Roman"/>
          <w:lang w:val="en-GB" w:eastAsia="en-US"/>
        </w:rPr>
        <w:fldChar w:fldCharType="end"/>
      </w:r>
      <w:commentRangeEnd w:id="3132"/>
      <w:r w:rsidR="00025FA2" w:rsidRPr="001E7A27">
        <w:rPr>
          <w:rStyle w:val="CommentReference"/>
          <w:lang w:val="en-GB"/>
        </w:rPr>
        <w:commentReference w:id="3132"/>
      </w:r>
      <w:commentRangeEnd w:id="3133"/>
      <w:r w:rsidR="004E29CC" w:rsidRPr="001E7A27">
        <w:rPr>
          <w:rStyle w:val="CommentReference"/>
          <w:lang w:val="en-GB"/>
        </w:rPr>
        <w:commentReference w:id="3133"/>
      </w:r>
      <w:r w:rsidRPr="001E7A27">
        <w:rPr>
          <w:rFonts w:cs="Times New Roman"/>
          <w:lang w:val="en-GB" w:eastAsia="en-US"/>
        </w:rPr>
        <w:t>.</w:t>
      </w:r>
    </w:p>
    <w:p w14:paraId="119A20FF" w14:textId="77777777" w:rsidR="0067034F" w:rsidRPr="001E7A27" w:rsidRDefault="0067034F" w:rsidP="005C7F25">
      <w:pPr>
        <w:pStyle w:val="AR6BodyText"/>
        <w:rPr>
          <w:rFonts w:cs="Times New Roman"/>
          <w:lang w:val="en-GB" w:eastAsia="en-US"/>
        </w:rPr>
      </w:pPr>
    </w:p>
    <w:p w14:paraId="60F09F64" w14:textId="6403DB25" w:rsidR="0067034F" w:rsidRPr="001E7A27" w:rsidRDefault="0067034F" w:rsidP="005C7F25">
      <w:pPr>
        <w:pStyle w:val="AR6BodyText"/>
        <w:rPr>
          <w:rFonts w:cs="Times New Roman"/>
          <w:lang w:val="en-GB" w:eastAsia="en-US"/>
        </w:rPr>
      </w:pPr>
      <w:r w:rsidRPr="001E7A27">
        <w:rPr>
          <w:rFonts w:cs="Times New Roman"/>
          <w:lang w:val="en-GB" w:eastAsia="en-US"/>
        </w:rPr>
        <w:t>These trends of acidification in the ocean interior lead</w:t>
      </w:r>
      <w:del w:id="3134" w:author="Soapbox" w:date="2021-07-20T06:45:00Z">
        <w:r w:rsidRPr="001E7A27" w:rsidDel="00B44803">
          <w:rPr>
            <w:rFonts w:cs="Times New Roman"/>
            <w:lang w:val="en-GB" w:eastAsia="en-US"/>
          </w:rPr>
          <w:delText>s</w:delText>
        </w:r>
      </w:del>
      <w:r w:rsidRPr="001E7A27">
        <w:rPr>
          <w:rFonts w:cs="Times New Roman"/>
          <w:lang w:val="en-GB" w:eastAsia="en-US"/>
        </w:rPr>
        <w:t xml:space="preserve"> to </w:t>
      </w:r>
      <w:r w:rsidRPr="001E7A27">
        <w:rPr>
          <w:rFonts w:cs="Times New Roman"/>
          <w:i/>
          <w:iCs/>
          <w:lang w:val="en-GB" w:eastAsia="en-US"/>
        </w:rPr>
        <w:t>high confidence</w:t>
      </w:r>
      <w:r w:rsidRPr="001E7A27">
        <w:rPr>
          <w:rFonts w:cs="Times New Roman"/>
          <w:lang w:val="en-GB" w:eastAsia="en-US"/>
        </w:rPr>
        <w:t xml:space="preserve"> in shoaling of the saturation horizons of calcium carbonate minerals where </w:t>
      </w:r>
      <w:r w:rsidRPr="001E7A27">
        <w:rPr>
          <w:lang w:val="en-GB"/>
        </w:rPr>
        <w:t>Ω = 1</w:t>
      </w:r>
      <w:r w:rsidRPr="001E7A27">
        <w:rPr>
          <w:rFonts w:cs="Times New Roman"/>
          <w:lang w:val="en-GB" w:eastAsia="en-US"/>
        </w:rPr>
        <w:t xml:space="preserve">. In the Pacific Ocean where the aragonite saturation horizon is shallower (a few hundred </w:t>
      </w:r>
      <w:del w:id="3135" w:author="Ian Blenkinsop" w:date="2021-07-28T14:03:00Z">
        <w:r w:rsidRPr="001E7A27" w:rsidDel="00C51578">
          <w:rPr>
            <w:rFonts w:cs="Times New Roman"/>
            <w:lang w:val="en-GB" w:eastAsia="en-US"/>
          </w:rPr>
          <w:delText xml:space="preserve">meters </w:delText>
        </w:r>
      </w:del>
      <w:ins w:id="3136" w:author="Ian Blenkinsop" w:date="2021-07-28T14:03:00Z">
        <w:r w:rsidR="00C51578" w:rsidRPr="001E7A27">
          <w:rPr>
            <w:rFonts w:cs="Times New Roman"/>
            <w:lang w:val="en-GB" w:eastAsia="en-US"/>
          </w:rPr>
          <w:t xml:space="preserve">metres </w:t>
        </w:r>
      </w:ins>
      <w:r w:rsidRPr="001E7A27">
        <w:rPr>
          <w:rFonts w:cs="Times New Roman"/>
          <w:lang w:val="en-GB" w:eastAsia="en-US"/>
        </w:rPr>
        <w:t>to 1200 m; Figure 5.2</w:t>
      </w:r>
      <w:r w:rsidR="007C6078" w:rsidRPr="001E7A27">
        <w:rPr>
          <w:rFonts w:cs="Times New Roman"/>
          <w:lang w:val="en-GB" w:eastAsia="en-US"/>
        </w:rPr>
        <w:t>1</w:t>
      </w:r>
      <w:r w:rsidRPr="001E7A27">
        <w:rPr>
          <w:rFonts w:cs="Times New Roman"/>
          <w:lang w:val="en-GB" w:eastAsia="en-US"/>
        </w:rPr>
        <w:t xml:space="preserve">c), the rate of its shoaling is </w:t>
      </w:r>
      <w:del w:id="3137" w:author="Soapbox" w:date="2021-07-20T06:46:00Z">
        <w:r w:rsidRPr="001E7A27" w:rsidDel="00194DD3">
          <w:rPr>
            <w:rFonts w:cs="Times New Roman"/>
            <w:lang w:val="en-GB" w:eastAsia="en-US"/>
          </w:rPr>
          <w:delText xml:space="preserve">on </w:delText>
        </w:r>
      </w:del>
      <w:ins w:id="3138" w:author="Soapbox" w:date="2021-07-20T06:46:00Z">
        <w:r w:rsidR="00194DD3" w:rsidRPr="001E7A27">
          <w:rPr>
            <w:rFonts w:cs="Times New Roman"/>
            <w:lang w:val="en-GB" w:eastAsia="en-US"/>
          </w:rPr>
          <w:t xml:space="preserve">in </w:t>
        </w:r>
      </w:ins>
      <w:r w:rsidRPr="001E7A27">
        <w:rPr>
          <w:rFonts w:cs="Times New Roman"/>
          <w:lang w:val="en-GB" w:eastAsia="en-US"/>
        </w:rPr>
        <w:t>the order of 1–2 m yr</w:t>
      </w:r>
      <w:del w:id="3139" w:author="Ian Blenkinsop" w:date="2021-07-28T16:17:00Z">
        <w:r w:rsidRPr="001E7A27" w:rsidDel="00E4692D">
          <w:rPr>
            <w:rFonts w:cs="Times New Roman"/>
            <w:vertAlign w:val="superscript"/>
            <w:lang w:val="en-GB" w:eastAsia="en-US"/>
          </w:rPr>
          <w:delText>-</w:delText>
        </w:r>
      </w:del>
      <w:ins w:id="3140" w:author="Ian Blenkinsop" w:date="2021-07-28T16:17:00Z">
        <w:r w:rsidR="00E4692D" w:rsidRPr="001E7A27">
          <w:rPr>
            <w:rFonts w:cs="Times New Roman"/>
            <w:vertAlign w:val="superscript"/>
            <w:lang w:val="en-GB" w:eastAsia="en-US"/>
          </w:rPr>
          <w:t>–</w:t>
        </w:r>
      </w:ins>
      <w:r w:rsidRPr="001E7A27">
        <w:rPr>
          <w:rFonts w:cs="Times New Roman"/>
          <w:vertAlign w:val="superscript"/>
          <w:lang w:val="en-GB" w:eastAsia="en-US"/>
        </w:rPr>
        <w:t>1</w:t>
      </w:r>
      <w:r w:rsidRPr="001E7A27">
        <w:rPr>
          <w:rFonts w:cs="Times New Roman"/>
          <w:lang w:val="en-GB" w:eastAsia="en-US"/>
        </w:rPr>
        <w:t xml:space="preserve"> </w:t>
      </w:r>
      <w:commentRangeStart w:id="3141"/>
      <w:commentRangeStart w:id="3142"/>
      <w:r w:rsidRPr="001E7A27">
        <w:rPr>
          <w:rFonts w:cs="Times New Roman"/>
          <w:lang w:val="en-GB" w:eastAsia="en-US"/>
        </w:rPr>
        <w:fldChar w:fldCharType="begin" w:fldLock="1"/>
      </w:r>
      <w:r w:rsidR="00747167" w:rsidRPr="001E7A27">
        <w:rPr>
          <w:rFonts w:cs="Times New Roman"/>
          <w:lang w:val="en-GB" w:eastAsia="en-US"/>
        </w:rPr>
        <w:instrText>ADDIN CSL_CITATION { "citationItems" : [ { "id" : "ITEM-1", "itemData" : { "DOI" : "10.1029/2011GB004157", "ISSN" : "0886-6236", "abstract" : "Based on measurements from the WOCE/JGOFS global CO2 survey, the CLIVAR/CO2 Repeat Hydrography Program and the Canadian Line P survey, we have observed an average decrease of 0.34% yr?1 in the saturation state of surface seawater in the Pacific Ocean with respect to aragonite and calcite. The upward migrations of the aragonite and calcite saturation horizons, averaging about 1 to 2 m yr?1, are the direct result of the uptake of anthropogenic CO2 by the oceans and regional changes in circulation and biogeochemical processes. The shoaling of the saturation horizon is regionally variable, with more rapid shoaling in the South Pacific where there is a larger uptake of anthropogenic CO2. In some locations, particularly in the North Pacific Subtropical Gyre and in the California Current, the decadal changes in circulation can be the dominant factor in controlling the migration of the saturation horizon. If CO2 emissions continue as projected over the rest of this century, the resulting changes in the marine carbonate system would mean that many coral reef systems in the Pacific would no longer be able to sustain a sufficiently high rate of calcification to maintain the viability of these ecosystems as a whole, and these changes perhaps could seriously impact the thousands of marine species that depend on them for survival.", "author" : [ { "dropping-particle" : "", "family" : "Feely", "given" : "Richard A", "non-dropping-particle" : "", "parse-names" : false, "suffix" : "" }, { "dropping-particle" : "", "family" : "Sabine", "given" : "Christopher L", "non-dropping-particle" : "", "parse-names" : false, "suffix" : "" }, { "dropping-particle" : "", "family" : "Byrne", "given" : "Robert H", "non-dropping-particle" : "", "parse-names" : false, "suffix" : "" }, { "dropping-particle" : "", "family" : "Millero", "given" : "Frank J", "non-dropping-particle" : "", "parse-names" : false, "suffix" : "" }, { "dropping-particle" : "", "family" : "Dickson", "given" : "Andrew G", "non-dropping-particle" : "", "parse-names" : false, "suffix" : "" }, { "dropping-particle" : "", "family" : "Wanninkhof", "given" : "Rik", "non-dropping-particle" : "", "parse-names" : false, "suffix" : "" }, { "dropping-particle" : "", "family" : "Murata", "given" : "Akihiko", "non-dropping-particle" : "", "parse-names" : false, "suffix" : "" }, { "dropping-particle" : "", "family" : "Miller", "given" : "Lisa A", "non-dropping-particle" : "", "parse-names" : false, "suffix" : "" }, { "dropping-particle" : "", "family" : "Greeley", "given" : "Dana", "non-dropping-particle" : "", "parse-names" : false, "suffix" : "" } ], "container-title" : "Global Biogeochemical Cycles", "id" : "ITEM-1", "issue" : "3", "issued" : { "date-parts" : [ [ "2012", "9", "4" ] ] }, "note" : "From Duplicate 2 (Decadal changes in the aragonite and calcite saturation state of the Pacific Ocean - Feely, Richard A; Sabine, Christopher L; Byrne, Robert H; Millero, Frank J; Dickson, Andrew G; Wanninkhof, Rik; Murata, Akihiko; Miller, Lisa A; Greeley, Dana)\n\nhttps://doi.org/10.1029/2011GB004157", "page" : "2011GB004157", "publisher" : "John Wiley &amp; Sons, Ltd", "title" : "Decadal changes in the aragonite and calcite saturation state of the Pacific Ocean", "translator" : [ { "dropping-particle" : "", "family" : "L7390", "given" : "", "non-dropping-particle" : "", "parse-names" : false, "suffix" : "" } ], "type" : "article-journal", "volume" : "26" }, "uris" : [ "http://www.mendeley.com/documents/?uuid=bb1a270c-51b7-4eb6-b068-31835a1529a1" ] } ], "mendeley" : { "formattedCitation" : "(Feely et al., 2012)", "manualFormatting" : "(Feely et al., 2012; Ross et al., 2020)", "plainTextFormattedCitation" : "(Feely et al., 2012)", "previouslyFormattedCitation" : "(Feely et al., 2012)" }, "properties" : { "noteIndex" : 0 }, "schema" : "https://github.com/citation-style-language/schema/raw/master/csl-citation.json" }</w:instrText>
      </w:r>
      <w:r w:rsidRPr="001E7A27">
        <w:rPr>
          <w:rFonts w:cs="Times New Roman"/>
          <w:lang w:val="en-GB" w:eastAsia="en-US"/>
        </w:rPr>
        <w:fldChar w:fldCharType="separate"/>
      </w:r>
      <w:r w:rsidR="00025FA2" w:rsidRPr="001E7A27">
        <w:rPr>
          <w:rFonts w:cs="Times New Roman"/>
          <w:noProof/>
          <w:lang w:val="en-GB" w:eastAsia="en-US"/>
        </w:rPr>
        <w:t>(Feely et al., 2012; Ross et al., 2020)</w:t>
      </w:r>
      <w:r w:rsidRPr="001E7A27">
        <w:rPr>
          <w:rFonts w:cs="Times New Roman"/>
          <w:lang w:val="en-GB" w:eastAsia="en-US"/>
        </w:rPr>
        <w:fldChar w:fldCharType="end"/>
      </w:r>
      <w:commentRangeEnd w:id="3141"/>
      <w:r w:rsidR="00025FA2" w:rsidRPr="001E7A27">
        <w:rPr>
          <w:rStyle w:val="CommentReference"/>
          <w:lang w:val="en-GB"/>
        </w:rPr>
        <w:commentReference w:id="3141"/>
      </w:r>
      <w:commentRangeEnd w:id="3142"/>
      <w:r w:rsidR="004E29CC" w:rsidRPr="001E7A27">
        <w:rPr>
          <w:rStyle w:val="CommentReference"/>
          <w:lang w:val="en-GB"/>
        </w:rPr>
        <w:commentReference w:id="3142"/>
      </w:r>
      <w:r w:rsidRPr="001E7A27">
        <w:rPr>
          <w:rFonts w:cs="Times New Roman"/>
          <w:lang w:val="en-GB" w:eastAsia="en-US"/>
        </w:rPr>
        <w:t>. In contrast, shoaling rates of 4 m yr</w:t>
      </w:r>
      <w:del w:id="3143" w:author="Ian Blenkinsop" w:date="2021-07-28T14:03:00Z">
        <w:r w:rsidRPr="001E7A27" w:rsidDel="00C51578">
          <w:rPr>
            <w:rFonts w:cs="Times New Roman"/>
            <w:vertAlign w:val="superscript"/>
            <w:lang w:val="en-GB" w:eastAsia="en-US"/>
          </w:rPr>
          <w:delText>-</w:delText>
        </w:r>
      </w:del>
      <w:ins w:id="3144" w:author="Ian Blenkinsop" w:date="2021-07-28T14:03:00Z">
        <w:r w:rsidR="00C51578" w:rsidRPr="001E7A27">
          <w:rPr>
            <w:rFonts w:cs="Times New Roman"/>
            <w:vertAlign w:val="superscript"/>
            <w:lang w:val="en-GB" w:eastAsia="en-US"/>
          </w:rPr>
          <w:t>–</w:t>
        </w:r>
      </w:ins>
      <w:r w:rsidRPr="001E7A27">
        <w:rPr>
          <w:rFonts w:cs="Times New Roman"/>
          <w:vertAlign w:val="superscript"/>
          <w:lang w:val="en-GB" w:eastAsia="en-US"/>
        </w:rPr>
        <w:t>1</w:t>
      </w:r>
      <w:r w:rsidRPr="001E7A27">
        <w:rPr>
          <w:rFonts w:cs="Times New Roman"/>
          <w:lang w:val="en-GB" w:eastAsia="en-US"/>
        </w:rPr>
        <w:t xml:space="preserve"> to 1710 m for 1984–2008 and of 10–15 m yr</w:t>
      </w:r>
      <w:del w:id="3145" w:author="Ian Blenkinsop" w:date="2021-07-28T14:03:00Z">
        <w:r w:rsidRPr="001E7A27" w:rsidDel="00C51578">
          <w:rPr>
            <w:rFonts w:cs="Times New Roman"/>
            <w:vertAlign w:val="superscript"/>
            <w:lang w:val="en-GB" w:eastAsia="en-US"/>
          </w:rPr>
          <w:delText>-</w:delText>
        </w:r>
      </w:del>
      <w:ins w:id="3146" w:author="Ian Blenkinsop" w:date="2021-07-28T14:03:00Z">
        <w:r w:rsidR="00C51578" w:rsidRPr="001E7A27">
          <w:rPr>
            <w:rFonts w:cs="Times New Roman"/>
            <w:vertAlign w:val="superscript"/>
            <w:lang w:val="en-GB" w:eastAsia="en-US"/>
          </w:rPr>
          <w:t>–</w:t>
        </w:r>
      </w:ins>
      <w:r w:rsidRPr="001E7A27">
        <w:rPr>
          <w:rFonts w:cs="Times New Roman"/>
          <w:vertAlign w:val="superscript"/>
          <w:lang w:val="en-GB" w:eastAsia="en-US"/>
        </w:rPr>
        <w:t>1</w:t>
      </w:r>
      <w:r w:rsidRPr="001E7A27">
        <w:rPr>
          <w:rFonts w:cs="Times New Roman"/>
          <w:lang w:val="en-GB" w:eastAsia="en-US"/>
        </w:rPr>
        <w:t xml:space="preserve"> to 2250 m</w:t>
      </w:r>
      <w:r w:rsidRPr="001E7A27">
        <w:rPr>
          <w:rFonts w:eastAsia="MS Mincho" w:cs="Times New Roman"/>
          <w:lang w:val="en-GB" w:eastAsia="ja-JP"/>
        </w:rPr>
        <w:t xml:space="preserve"> for 1991</w:t>
      </w:r>
      <w:r w:rsidRPr="001E7A27">
        <w:rPr>
          <w:rFonts w:cs="Times New Roman"/>
          <w:lang w:val="en-GB" w:eastAsia="en-US"/>
        </w:rPr>
        <w:t>–</w:t>
      </w:r>
      <w:r w:rsidRPr="001E7A27">
        <w:rPr>
          <w:rFonts w:eastAsia="MS Mincho" w:cs="Times New Roman"/>
          <w:lang w:val="en-GB" w:eastAsia="ja-JP"/>
        </w:rPr>
        <w:t xml:space="preserve">2016 have been observed </w:t>
      </w:r>
      <w:r w:rsidRPr="001E7A27">
        <w:rPr>
          <w:rFonts w:cs="Times New Roman"/>
          <w:lang w:val="en-GB" w:eastAsia="en-US"/>
        </w:rPr>
        <w:t xml:space="preserve">in the Iceland sea and the </w:t>
      </w:r>
      <w:r w:rsidRPr="001E7A27">
        <w:rPr>
          <w:rFonts w:eastAsia="MS Mincho" w:cs="Times New Roman"/>
          <w:lang w:val="en-GB" w:eastAsia="ja-JP"/>
        </w:rPr>
        <w:t xml:space="preserve">Irminger sea, respectively </w:t>
      </w:r>
      <w:r w:rsidRPr="001E7A27">
        <w:rPr>
          <w:rFonts w:eastAsia="MS Mincho" w:cs="Times New Roman"/>
          <w:lang w:val="en-GB" w:eastAsia="ja-JP"/>
        </w:rPr>
        <w:fldChar w:fldCharType="begin" w:fldLock="1"/>
      </w:r>
      <w:r w:rsidR="00747167" w:rsidRPr="001E7A27">
        <w:rPr>
          <w:rFonts w:eastAsia="MS Mincho" w:cs="Times New Roman"/>
          <w:lang w:val="en-GB" w:eastAsia="ja-JP"/>
        </w:rPr>
        <w:instrText>ADDIN CSL_CITATION { "citationItems" : [ { "id" : "ITEM-1", "itemData" : { "DOI" : "10.5194/bg-6-2661-2009", "author" : [ { "dropping-particle" : "", "family" : "Olafsson", "given" : "J", "non-dropping-particle" : "", "parse-names" : false, "suffix" : "" }, { "dropping-particle" : "", "family" : "Olafsdottir", "given" : "S R", "non-dropping-particle" : "", "parse-names" : false, "suffix" : "" }, { "dropping-particle" : "", "family" : "Benoit-Cattin", "given" : "A", "non-dropping-particle" : "", "parse-names" : false, "suffix" : "" }, { "dropping-particle" : "", "family" : "Danielsen", "given" : "M", "non-dropping-particle" : "", "parse-names" : false, "suffix" : "" }, { "dropping-particle" : "", "family" : "Arnarson", "given" : "T S", "non-dropping-particle" : "", "parse-names" : false, "suffix" : "" }, { "dropping-particle" : "", "family" : "Takahashi", "given" : "T", "non-dropping-particle" : "", "parse-names" : false, "suffix" : "" } ], "container-title" : "Biogeosciences", "id" : "ITEM-1", "issue" : "11", "issued" : { "date-parts" : [ [ "2009" ] ] }, "page" : "2661-2668", "title" : "Rate of Iceland Sea acidification from time series measurements", "translator" : [ { "dropping-particle" : "", "family" : "L6838", "given" : "", "non-dropping-particle" : "", "parse-names" : false, "suffix" : "" } ], "type" : "article-journal", "volume" : "6" }, "uris" : [ "http://www.mendeley.com/documents/?uuid=b17d76c9-4cfd-3756-9e33-931618190007" ] }, { "id" : "ITEM-2", "itemData" : { "DOI" : "10.1038/nature25493", "ISSN" : "0028-0836", "author" : [ { "dropping-particle" : "", "family" : "Perez", "given" : "Fiz F", "non-dropping-particle" : "", "parse-names" : false, "suffix" : "" }, { "dropping-particle" : "", "family" : "Fontela", "given" : "Marcos", "non-dropping-particle" : "", "parse-names" : false, "suffix" : "" }, { "dropping-particle" : "", "family" : "Garc\u00eda-Ib\u00e1\u00f1ez", "given" : "Maribel I", "non-dropping-particle" : "", "parse-names" : false, "suffix" : "" }, { "dropping-particle" : "", "family" : "Mercier", "given" : "Herl\u00e9", "non-dropping-particle" : "", "parse-names" : false, "suffix" : "" }, { "dropping-particle" : "", "family" : "Velo", "given" : "Anton", "non-dropping-particle" : "", "parse-names" : false, "suffix" : "" }, { "dropping-particle" : "", "family" : "Lherminier", "given" : "Pascale", "non-dropping-particle" : "", "parse-names" : false, "suffix" : "" }, { "dropping-particle" : "", "family" : "Zunino", "given" : "Patricia", "non-dropping-particle" : "", "parse-names" : false, "suffix" : "" }, { "dropping-particle" : "", "family" : "la Paz", "given" : "Mercedes", "non-dropping-particle" : "de", "parse-names" : false, "suffix" : "" }, { "dropping-particle" : "", "family" : "Alonso-P\u00e9rez", "given" : "Fernando", "non-dropping-particle" : "", "parse-names" : false, "suffix" : "" }, { "dropping-particle" : "", "family" : "Guallart", "given" : "Elisa F", "non-dropping-particle" : "", "parse-names" : false, "suffix" : "" }, { "dropping-particle" : "", "family" : "Padin", "given" : "Xose A", "non-dropping-particle" : "", "parse-names" : false, "suffix" : "" } ], "container-title" : "Nature", "id" : "ITEM-2", "issue" : "7693", "issued" : { "date-parts" : [ [ "2018", "2", "12" ] ] }, "page" : "515-518", "publisher" : "Macmillan Publishers Limited, part of Springer Nature. All rights reserved.", "title" : "Meridional overturning circulation conveys fast acidification to the deep Atlantic Ocean", "translator" : [ { "dropping-particle" : "", "family" : "L5144", "given" : "", "non-dropping-particle" : "", "parse-names" : false, "suffix" : "" } ], "type" : "article-journal", "volume" : "554" }, "uris" : [ "http://www.mendeley.com/documents/?uuid=47c64327-aa21-3206-b69d-1f7933760073" ] } ], "mendeley" : { "formattedCitation" : "(Olafsson et al., 2009; Perez et al., 2018)", "plainTextFormattedCitation" : "(Olafsson et al., 2009; Perez et al., 2018)", "previouslyFormattedCitation" : "(Olafsson et al., 2009; Perez et al., 2018)" }, "properties" : { "noteIndex" : 0 }, "schema" : "https://github.com/citation-style-language/schema/raw/master/csl-citation.json" }</w:instrText>
      </w:r>
      <w:r w:rsidRPr="001E7A27">
        <w:rPr>
          <w:rFonts w:eastAsia="MS Mincho" w:cs="Times New Roman"/>
          <w:lang w:val="en-GB" w:eastAsia="ja-JP"/>
        </w:rPr>
        <w:fldChar w:fldCharType="separate"/>
      </w:r>
      <w:r w:rsidR="00025FA2" w:rsidRPr="001E7A27">
        <w:rPr>
          <w:rFonts w:eastAsia="MS Mincho" w:cs="Times New Roman"/>
          <w:noProof/>
          <w:lang w:val="en-GB" w:eastAsia="ja-JP"/>
        </w:rPr>
        <w:t>(Olafsson et al., 2009; Perez et al., 2018)</w:t>
      </w:r>
      <w:r w:rsidRPr="001E7A27">
        <w:rPr>
          <w:rFonts w:eastAsia="MS Mincho" w:cs="Times New Roman"/>
          <w:lang w:val="en-GB" w:eastAsia="ja-JP"/>
        </w:rPr>
        <w:fldChar w:fldCharType="end"/>
      </w:r>
      <w:r w:rsidRPr="001E7A27">
        <w:rPr>
          <w:rFonts w:eastAsia="MS Mincho" w:cs="Times New Roman"/>
          <w:lang w:val="en-GB" w:eastAsia="ja-JP"/>
        </w:rPr>
        <w:t xml:space="preserve">. </w:t>
      </w:r>
    </w:p>
    <w:p w14:paraId="0A1FA77B" w14:textId="77777777" w:rsidR="0067034F" w:rsidRPr="001E7A27" w:rsidRDefault="0067034F" w:rsidP="005C7F25">
      <w:pPr>
        <w:pStyle w:val="AR6BodyText"/>
        <w:rPr>
          <w:rFonts w:eastAsia="MS Mincho" w:cs="Times New Roman"/>
          <w:lang w:val="en-GB" w:eastAsia="ja-JP"/>
        </w:rPr>
      </w:pPr>
    </w:p>
    <w:p w14:paraId="7B68DF97" w14:textId="724775E7" w:rsidR="0067034F" w:rsidRPr="001E7A27" w:rsidRDefault="0067034F" w:rsidP="005C7F25">
      <w:pPr>
        <w:pStyle w:val="AR6BodyText"/>
        <w:rPr>
          <w:rFonts w:cs="Times New Roman"/>
          <w:lang w:val="en-GB" w:eastAsia="en-US"/>
        </w:rPr>
      </w:pPr>
      <w:r w:rsidRPr="001E7A27">
        <w:rPr>
          <w:rFonts w:eastAsia="MS Mincho" w:cs="Times New Roman"/>
          <w:lang w:val="en-GB" w:eastAsia="ja-JP"/>
        </w:rPr>
        <w:t>In</w:t>
      </w:r>
      <w:r w:rsidRPr="001E7A27">
        <w:rPr>
          <w:rFonts w:cs="Times New Roman"/>
          <w:lang w:val="en-GB" w:eastAsia="en-US"/>
        </w:rPr>
        <w:t xml:space="preserve"> summar</w:t>
      </w:r>
      <w:r w:rsidRPr="001E7A27">
        <w:rPr>
          <w:rFonts w:eastAsia="MS Mincho" w:cs="Times New Roman"/>
          <w:lang w:val="en-GB" w:eastAsia="ja-JP"/>
        </w:rPr>
        <w:t>y</w:t>
      </w:r>
      <w:r w:rsidRPr="001E7A27">
        <w:rPr>
          <w:rFonts w:cs="Times New Roman"/>
          <w:lang w:val="en-GB" w:eastAsia="en-US"/>
        </w:rPr>
        <w:t>, ocean acidification is s</w:t>
      </w:r>
      <w:r w:rsidRPr="001E7A27">
        <w:rPr>
          <w:rFonts w:cs="Times New Roman"/>
          <w:lang w:val="en-GB" w:eastAsia="ja-JP"/>
        </w:rPr>
        <w:t>preading into the ocean interior. Its r</w:t>
      </w:r>
      <w:r w:rsidRPr="001E7A27">
        <w:rPr>
          <w:rFonts w:cs="Times New Roman"/>
          <w:lang w:val="en-GB" w:eastAsia="en-US"/>
        </w:rPr>
        <w:t>ates at depths are controlled by the ventilation of the ocean interior as well as anthropogenic CO</w:t>
      </w:r>
      <w:r w:rsidRPr="001E7A27">
        <w:rPr>
          <w:rFonts w:cs="Times New Roman"/>
          <w:vertAlign w:val="subscript"/>
          <w:lang w:val="en-GB" w:eastAsia="en-US"/>
        </w:rPr>
        <w:t>2</w:t>
      </w:r>
      <w:r w:rsidRPr="001E7A27">
        <w:rPr>
          <w:rFonts w:cs="Times New Roman"/>
          <w:lang w:val="en-GB" w:eastAsia="en-US"/>
        </w:rPr>
        <w:t xml:space="preserve"> uptake at the surface, thereby diminishing with depth (</w:t>
      </w:r>
      <w:r w:rsidRPr="001E7A27">
        <w:rPr>
          <w:rFonts w:cs="Times New Roman"/>
          <w:i/>
          <w:lang w:val="en-GB" w:eastAsia="en-US"/>
        </w:rPr>
        <w:t>very high confidence</w:t>
      </w:r>
      <w:r w:rsidRPr="001E7A27">
        <w:rPr>
          <w:rFonts w:cs="Times New Roman"/>
          <w:lang w:val="en-GB" w:eastAsia="en-US"/>
        </w:rPr>
        <w:t>) (</w:t>
      </w:r>
      <w:commentRangeStart w:id="3147"/>
      <w:r w:rsidRPr="001E7A27">
        <w:rPr>
          <w:rFonts w:cs="Times New Roman"/>
          <w:lang w:val="en-GB" w:eastAsia="en-US"/>
        </w:rPr>
        <w:t>Figure 5.2</w:t>
      </w:r>
      <w:r w:rsidR="007C6078" w:rsidRPr="001E7A27">
        <w:rPr>
          <w:rFonts w:cs="Times New Roman"/>
          <w:lang w:val="en-GB" w:eastAsia="en-US"/>
        </w:rPr>
        <w:t>1</w:t>
      </w:r>
      <w:commentRangeEnd w:id="3147"/>
      <w:r w:rsidR="00E82A9C" w:rsidRPr="001E7A27">
        <w:rPr>
          <w:rStyle w:val="CommentReference"/>
          <w:lang w:val="en-GB"/>
        </w:rPr>
        <w:commentReference w:id="3147"/>
      </w:r>
      <w:r w:rsidRPr="001E7A27">
        <w:rPr>
          <w:rFonts w:cs="Times New Roman"/>
          <w:lang w:val="en-GB" w:eastAsia="en-US"/>
        </w:rPr>
        <w:t xml:space="preserve">). </w:t>
      </w:r>
      <w:r w:rsidRPr="001E7A27">
        <w:rPr>
          <w:rFonts w:eastAsia="MS Mincho" w:cs="Times New Roman"/>
          <w:lang w:val="en-GB" w:eastAsia="ja-JP"/>
        </w:rPr>
        <w:t>V</w:t>
      </w:r>
      <w:r w:rsidRPr="001E7A27">
        <w:rPr>
          <w:rFonts w:cs="Times New Roman"/>
          <w:lang w:val="en-GB" w:eastAsia="en-US"/>
        </w:rPr>
        <w:t>ariability in ocean circulation modulates the trend of ocean acidification at depths through the changes in ventilation and their impacts on metabolic CO</w:t>
      </w:r>
      <w:r w:rsidRPr="001E7A27">
        <w:rPr>
          <w:rFonts w:cs="Times New Roman"/>
          <w:vertAlign w:val="subscript"/>
          <w:lang w:val="en-GB" w:eastAsia="en-US"/>
        </w:rPr>
        <w:t>2</w:t>
      </w:r>
      <w:r w:rsidRPr="001E7A27">
        <w:rPr>
          <w:rFonts w:cs="Times New Roman"/>
          <w:lang w:val="en-GB" w:eastAsia="en-US"/>
        </w:rPr>
        <w:t xml:space="preserve"> content</w:t>
      </w:r>
      <w:ins w:id="3148" w:author="Soapbox" w:date="2021-07-20T06:47:00Z">
        <w:r w:rsidR="00E30FF2" w:rsidRPr="001E7A27">
          <w:rPr>
            <w:rFonts w:cs="Times New Roman"/>
            <w:lang w:val="en-GB" w:eastAsia="en-US"/>
          </w:rPr>
          <w:t>.</w:t>
        </w:r>
      </w:ins>
      <w:del w:id="3149" w:author="Soapbox" w:date="2021-07-20T06:47:00Z">
        <w:r w:rsidRPr="001E7A27" w:rsidDel="00E30FF2">
          <w:rPr>
            <w:rFonts w:cs="Times New Roman"/>
            <w:lang w:val="en-GB" w:eastAsia="en-US"/>
          </w:rPr>
          <w:delText>,</w:delText>
        </w:r>
      </w:del>
      <w:r w:rsidRPr="001E7A27">
        <w:rPr>
          <w:rFonts w:cs="Times New Roman"/>
          <w:lang w:val="en-GB" w:eastAsia="en-US"/>
        </w:rPr>
        <w:t xml:space="preserve"> </w:t>
      </w:r>
      <w:del w:id="3150" w:author="Soapbox" w:date="2021-07-20T06:47:00Z">
        <w:r w:rsidRPr="001E7A27" w:rsidDel="00E30FF2">
          <w:rPr>
            <w:rFonts w:cs="Times New Roman"/>
            <w:lang w:val="en-GB" w:eastAsia="en-US"/>
          </w:rPr>
          <w:delText xml:space="preserve">but </w:delText>
        </w:r>
      </w:del>
      <w:ins w:id="3151" w:author="Soapbox" w:date="2021-07-20T06:47:00Z">
        <w:r w:rsidR="00E30FF2" w:rsidRPr="001E7A27">
          <w:rPr>
            <w:rFonts w:cs="Times New Roman"/>
            <w:lang w:val="en-GB" w:eastAsia="en-US"/>
          </w:rPr>
          <w:t xml:space="preserve">However, </w:t>
        </w:r>
      </w:ins>
      <w:del w:id="3152" w:author="Soapbox" w:date="2021-07-20T06:47:00Z">
        <w:r w:rsidRPr="001E7A27" w:rsidDel="00E30FF2">
          <w:rPr>
            <w:rFonts w:cs="Times New Roman"/>
            <w:lang w:val="en-GB" w:eastAsia="en-US"/>
          </w:rPr>
          <w:delText>there are</w:delText>
        </w:r>
      </w:del>
      <w:ins w:id="3153" w:author="Soapbox" w:date="2021-07-20T06:47:00Z">
        <w:r w:rsidR="00E30FF2" w:rsidRPr="001E7A27">
          <w:rPr>
            <w:rFonts w:cs="Times New Roman"/>
            <w:lang w:val="en-GB" w:eastAsia="en-US"/>
          </w:rPr>
          <w:t>the</w:t>
        </w:r>
      </w:ins>
      <w:r w:rsidRPr="001E7A27">
        <w:rPr>
          <w:rFonts w:cs="Times New Roman"/>
          <w:lang w:val="en-GB" w:eastAsia="en-US"/>
        </w:rPr>
        <w:t xml:space="preserve"> large knowledge gap</w:t>
      </w:r>
      <w:del w:id="3154" w:author="Soapbox" w:date="2021-07-20T06:48:00Z">
        <w:r w:rsidRPr="001E7A27" w:rsidDel="00E30FF2">
          <w:rPr>
            <w:rFonts w:cs="Times New Roman"/>
            <w:lang w:val="en-GB" w:eastAsia="en-US"/>
          </w:rPr>
          <w:delText>s</w:delText>
        </w:r>
      </w:del>
      <w:r w:rsidRPr="001E7A27">
        <w:rPr>
          <w:rFonts w:cs="Times New Roman"/>
          <w:lang w:val="en-GB" w:eastAsia="en-US"/>
        </w:rPr>
        <w:t xml:space="preserve"> </w:t>
      </w:r>
      <w:del w:id="3155" w:author="Soapbox" w:date="2021-07-20T06:48:00Z">
        <w:r w:rsidRPr="001E7A27" w:rsidDel="00E30FF2">
          <w:rPr>
            <w:rFonts w:cs="Times New Roman"/>
            <w:lang w:val="en-GB" w:eastAsia="en-US"/>
          </w:rPr>
          <w:delText xml:space="preserve">of </w:delText>
        </w:r>
      </w:del>
      <w:ins w:id="3156" w:author="Soapbox" w:date="2021-07-20T06:48:00Z">
        <w:r w:rsidR="00E30FF2" w:rsidRPr="001E7A27">
          <w:rPr>
            <w:rFonts w:cs="Times New Roman"/>
            <w:lang w:val="en-GB" w:eastAsia="en-US"/>
          </w:rPr>
          <w:t xml:space="preserve">around </w:t>
        </w:r>
      </w:ins>
      <w:r w:rsidRPr="001E7A27">
        <w:rPr>
          <w:rFonts w:cs="Times New Roman"/>
          <w:lang w:val="en-GB" w:eastAsia="en-US"/>
        </w:rPr>
        <w:t>ventilation changes lead</w:t>
      </w:r>
      <w:del w:id="3157" w:author="Soapbox" w:date="2021-07-20T06:47:00Z">
        <w:r w:rsidRPr="001E7A27" w:rsidDel="00E30FF2">
          <w:rPr>
            <w:rFonts w:cs="Times New Roman"/>
            <w:lang w:val="en-GB" w:eastAsia="en-US"/>
          </w:rPr>
          <w:delText>ing</w:delText>
        </w:r>
      </w:del>
      <w:ins w:id="3158" w:author="Soapbox" w:date="2021-07-20T06:47:00Z">
        <w:r w:rsidR="00E30FF2" w:rsidRPr="001E7A27">
          <w:rPr>
            <w:rFonts w:cs="Times New Roman"/>
            <w:lang w:val="en-GB" w:eastAsia="en-US"/>
          </w:rPr>
          <w:t>s</w:t>
        </w:r>
      </w:ins>
      <w:r w:rsidRPr="001E7A27">
        <w:rPr>
          <w:rFonts w:cs="Times New Roman"/>
          <w:lang w:val="en-GB" w:eastAsia="en-US"/>
        </w:rPr>
        <w:t xml:space="preserve"> to </w:t>
      </w:r>
      <w:r w:rsidRPr="001E7A27">
        <w:rPr>
          <w:rFonts w:cs="Times New Roman"/>
          <w:i/>
          <w:iCs/>
          <w:lang w:val="en-GB" w:eastAsia="en-US"/>
        </w:rPr>
        <w:t>low confidence</w:t>
      </w:r>
      <w:r w:rsidRPr="001E7A27">
        <w:rPr>
          <w:rFonts w:cs="Times New Roman"/>
          <w:lang w:val="en-GB" w:eastAsia="en-US"/>
        </w:rPr>
        <w:t xml:space="preserve"> in their impacts in many ocean regions</w:t>
      </w:r>
      <w:r w:rsidR="00FC63CE" w:rsidRPr="001E7A27">
        <w:rPr>
          <w:rFonts w:cs="Times New Roman"/>
          <w:lang w:val="en-GB" w:eastAsia="en-US"/>
        </w:rPr>
        <w:t xml:space="preserve"> (</w:t>
      </w:r>
      <w:ins w:id="3159" w:author="Soapbox" w:date="2021-07-20T06:48:00Z">
        <w:r w:rsidR="00E30FF2" w:rsidRPr="001E7A27">
          <w:rPr>
            <w:rFonts w:eastAsia="MS Mincho" w:cs="Times New Roman"/>
            <w:lang w:val="en-GB" w:eastAsia="ja-JP"/>
          </w:rPr>
          <w:t>Section</w:t>
        </w:r>
      </w:ins>
      <w:ins w:id="3160" w:author="Soapbox" w:date="2021-07-20T08:40:00Z">
        <w:r w:rsidR="00BA71CD" w:rsidRPr="001E7A27">
          <w:rPr>
            <w:rFonts w:eastAsia="MS Mincho" w:cs="Times New Roman"/>
            <w:lang w:val="en-GB" w:eastAsia="ja-JP"/>
          </w:rPr>
          <w:t>s</w:t>
        </w:r>
      </w:ins>
      <w:ins w:id="3161" w:author="Soapbox" w:date="2021-07-20T06:48:00Z">
        <w:r w:rsidR="00E30FF2" w:rsidRPr="001E7A27">
          <w:rPr>
            <w:rFonts w:eastAsia="MS Mincho" w:cs="Times New Roman"/>
            <w:lang w:val="en-GB" w:eastAsia="ja-JP"/>
          </w:rPr>
          <w:t xml:space="preserve"> 5.3.3.2; </w:t>
        </w:r>
      </w:ins>
      <w:del w:id="3162" w:author="Soapbox" w:date="2021-07-20T08:40:00Z">
        <w:r w:rsidR="00FC63CE" w:rsidRPr="001E7A27" w:rsidDel="00BA71CD">
          <w:rPr>
            <w:rFonts w:cs="Times New Roman"/>
            <w:lang w:val="en-GB" w:eastAsia="en-US"/>
          </w:rPr>
          <w:delText xml:space="preserve">Sections </w:delText>
        </w:r>
      </w:del>
      <w:r w:rsidR="00FC63CE" w:rsidRPr="001E7A27">
        <w:rPr>
          <w:rFonts w:cs="Times New Roman"/>
          <w:lang w:val="en-GB" w:eastAsia="en-US"/>
        </w:rPr>
        <w:t>9.2.2.3 and 9.3.2</w:t>
      </w:r>
      <w:del w:id="3163" w:author="Soapbox" w:date="2021-07-20T06:48:00Z">
        <w:r w:rsidR="00FC63CE" w:rsidRPr="001E7A27" w:rsidDel="00E30FF2">
          <w:rPr>
            <w:rFonts w:cs="Times New Roman"/>
            <w:lang w:val="en-GB" w:eastAsia="en-US"/>
          </w:rPr>
          <w:delText>;</w:delText>
        </w:r>
        <w:r w:rsidR="00FC63CE" w:rsidRPr="001E7A27" w:rsidDel="00E30FF2">
          <w:rPr>
            <w:rFonts w:eastAsia="MS Mincho" w:cs="Times New Roman"/>
            <w:lang w:val="en-GB" w:eastAsia="ja-JP"/>
          </w:rPr>
          <w:delText xml:space="preserve"> Section 5.3.3.2</w:delText>
        </w:r>
      </w:del>
      <w:r w:rsidR="00FC63CE" w:rsidRPr="001E7A27">
        <w:rPr>
          <w:rFonts w:cs="Times New Roman"/>
          <w:lang w:val="en-GB" w:eastAsia="en-US"/>
        </w:rPr>
        <w:t>)</w:t>
      </w:r>
      <w:r w:rsidRPr="001E7A27">
        <w:rPr>
          <w:rFonts w:cs="Times New Roman"/>
          <w:lang w:val="en-GB" w:eastAsia="en-US"/>
        </w:rPr>
        <w:t xml:space="preserve">. </w:t>
      </w:r>
    </w:p>
    <w:p w14:paraId="70D5A82A" w14:textId="77777777" w:rsidR="0067034F" w:rsidRPr="001E7A27" w:rsidRDefault="0067034F" w:rsidP="005C7F25">
      <w:pPr>
        <w:pStyle w:val="AR6BodyText"/>
        <w:rPr>
          <w:rFonts w:cs="Times New Roman"/>
          <w:lang w:val="en-GB"/>
        </w:rPr>
      </w:pPr>
    </w:p>
    <w:p w14:paraId="56B85C81" w14:textId="77777777" w:rsidR="00C41C08" w:rsidRPr="001E7A27" w:rsidRDefault="00C41C08" w:rsidP="005C7F25">
      <w:pPr>
        <w:pStyle w:val="AR6BodyText"/>
        <w:rPr>
          <w:rFonts w:cs="Times New Roman"/>
          <w:lang w:val="en-GB"/>
        </w:rPr>
      </w:pPr>
    </w:p>
    <w:p w14:paraId="4FA15748" w14:textId="14BF0C9A" w:rsidR="0067034F" w:rsidRPr="001E7A27" w:rsidRDefault="0067034F" w:rsidP="0098460A">
      <w:pPr>
        <w:pStyle w:val="AR6Chap5Level35111"/>
        <w:rPr>
          <w:lang w:val="en-GB"/>
        </w:rPr>
      </w:pPr>
      <w:bookmarkStart w:id="3164" w:name="_Toc33564271"/>
      <w:bookmarkStart w:id="3165" w:name="_Toc70535683"/>
      <w:r w:rsidRPr="001E7A27">
        <w:rPr>
          <w:lang w:val="en-GB"/>
        </w:rPr>
        <w:t xml:space="preserve">Ocean </w:t>
      </w:r>
      <w:r w:rsidR="003760AB" w:rsidRPr="001E7A27">
        <w:rPr>
          <w:lang w:val="en-GB"/>
        </w:rPr>
        <w:t>D</w:t>
      </w:r>
      <w:r w:rsidRPr="001E7A27">
        <w:rPr>
          <w:lang w:val="en-GB"/>
        </w:rPr>
        <w:t>e</w:t>
      </w:r>
      <w:r w:rsidR="00E112C2" w:rsidRPr="001E7A27">
        <w:rPr>
          <w:lang w:val="en-GB"/>
        </w:rPr>
        <w:t>o</w:t>
      </w:r>
      <w:r w:rsidRPr="001E7A27">
        <w:rPr>
          <w:lang w:val="en-GB"/>
        </w:rPr>
        <w:t xml:space="preserve">xygenation and its </w:t>
      </w:r>
      <w:r w:rsidR="003760AB" w:rsidRPr="001E7A27">
        <w:rPr>
          <w:lang w:val="en-GB"/>
        </w:rPr>
        <w:t>I</w:t>
      </w:r>
      <w:r w:rsidRPr="001E7A27">
        <w:rPr>
          <w:lang w:val="en-GB"/>
        </w:rPr>
        <w:t xml:space="preserve">mplications for </w:t>
      </w:r>
      <w:ins w:id="3166" w:author="Soapbox" w:date="2021-07-20T07:04:00Z">
        <w:del w:id="3167" w:author="Ian Blenkinsop" w:date="2021-07-28T14:03:00Z">
          <w:r w:rsidR="00382526" w:rsidRPr="001E7A27" w:rsidDel="00C51578">
            <w:rPr>
              <w:lang w:val="en-GB"/>
            </w:rPr>
            <w:delText>g</w:delText>
          </w:r>
        </w:del>
      </w:ins>
      <w:ins w:id="3168" w:author="Ian Blenkinsop" w:date="2021-07-28T14:03:00Z">
        <w:r w:rsidR="00C51578" w:rsidRPr="001E7A27">
          <w:rPr>
            <w:lang w:val="en-GB"/>
          </w:rPr>
          <w:t>G</w:t>
        </w:r>
      </w:ins>
      <w:ins w:id="3169" w:author="Soapbox" w:date="2021-07-20T07:04:00Z">
        <w:r w:rsidR="00382526" w:rsidRPr="001E7A27">
          <w:rPr>
            <w:lang w:val="en-GB"/>
          </w:rPr>
          <w:t>reenhous</w:t>
        </w:r>
      </w:ins>
      <w:ins w:id="3170" w:author="Soapbox" w:date="2021-07-20T07:05:00Z">
        <w:r w:rsidR="000B5D6D" w:rsidRPr="001E7A27">
          <w:rPr>
            <w:lang w:val="en-GB"/>
          </w:rPr>
          <w:t>e</w:t>
        </w:r>
      </w:ins>
      <w:ins w:id="3171" w:author="Soapbox" w:date="2021-07-20T07:04:00Z">
        <w:r w:rsidR="00382526" w:rsidRPr="001E7A27">
          <w:rPr>
            <w:lang w:val="en-GB"/>
          </w:rPr>
          <w:t xml:space="preserve"> </w:t>
        </w:r>
        <w:del w:id="3172" w:author="Ian Blenkinsop" w:date="2021-07-28T14:03:00Z">
          <w:r w:rsidR="00382526" w:rsidRPr="001E7A27" w:rsidDel="00C51578">
            <w:rPr>
              <w:lang w:val="en-GB"/>
            </w:rPr>
            <w:delText>g</w:delText>
          </w:r>
        </w:del>
      </w:ins>
      <w:ins w:id="3173" w:author="Ian Blenkinsop" w:date="2021-07-28T14:03:00Z">
        <w:r w:rsidR="00C51578" w:rsidRPr="001E7A27">
          <w:rPr>
            <w:lang w:val="en-GB"/>
          </w:rPr>
          <w:t>G</w:t>
        </w:r>
      </w:ins>
      <w:ins w:id="3174" w:author="Soapbox" w:date="2021-07-20T07:04:00Z">
        <w:r w:rsidR="00382526" w:rsidRPr="001E7A27">
          <w:rPr>
            <w:lang w:val="en-GB"/>
          </w:rPr>
          <w:t>ases</w:t>
        </w:r>
        <w:del w:id="3175" w:author="Ian Blenkinsop" w:date="2021-07-28T14:03:00Z">
          <w:r w:rsidR="00382526" w:rsidRPr="001E7A27" w:rsidDel="00C51578">
            <w:rPr>
              <w:lang w:val="en-GB"/>
            </w:rPr>
            <w:delText xml:space="preserve"> (</w:delText>
          </w:r>
        </w:del>
      </w:ins>
      <w:del w:id="3176" w:author="Ian Blenkinsop" w:date="2021-07-28T14:03:00Z">
        <w:r w:rsidRPr="001E7A27" w:rsidDel="00C51578">
          <w:rPr>
            <w:lang w:val="en-GB"/>
          </w:rPr>
          <w:delText>GHGs</w:delText>
        </w:r>
      </w:del>
      <w:bookmarkEnd w:id="3164"/>
      <w:bookmarkEnd w:id="3165"/>
      <w:ins w:id="3177" w:author="Soapbox" w:date="2021-07-20T07:04:00Z">
        <w:del w:id="3178" w:author="Ian Blenkinsop" w:date="2021-07-28T14:03:00Z">
          <w:r w:rsidR="00382526" w:rsidRPr="001E7A27" w:rsidDel="00C51578">
            <w:rPr>
              <w:lang w:val="en-GB"/>
            </w:rPr>
            <w:delText>)</w:delText>
          </w:r>
        </w:del>
      </w:ins>
    </w:p>
    <w:p w14:paraId="7B9E4C7B" w14:textId="77777777" w:rsidR="0067034F" w:rsidRPr="001E7A27" w:rsidRDefault="0067034F" w:rsidP="005C7F25">
      <w:pPr>
        <w:pStyle w:val="AR6BodyText"/>
        <w:ind w:leftChars="86" w:left="189"/>
        <w:rPr>
          <w:rFonts w:cs="Times New Roman"/>
          <w:lang w:val="en-GB" w:eastAsia="en-US"/>
        </w:rPr>
      </w:pPr>
    </w:p>
    <w:p w14:paraId="24AE64CE" w14:textId="66E1027A" w:rsidR="000F24DD" w:rsidRPr="001E7A27" w:rsidRDefault="0067034F" w:rsidP="005C7F25">
      <w:pPr>
        <w:rPr>
          <w:rFonts w:cs="Times New Roman"/>
          <w:lang w:val="en-GB"/>
        </w:rPr>
      </w:pPr>
      <w:r w:rsidRPr="001E7A27">
        <w:rPr>
          <w:rFonts w:eastAsia="MS Mincho" w:cs="Times New Roman"/>
          <w:lang w:val="en-GB"/>
        </w:rPr>
        <w:t>As summari</w:t>
      </w:r>
      <w:ins w:id="3179" w:author="Soapbox" w:date="2021-07-21T11:47:00Z">
        <w:r w:rsidR="000B1145" w:rsidRPr="001E7A27">
          <w:rPr>
            <w:rFonts w:eastAsia="MS Mincho" w:cs="Times New Roman"/>
            <w:lang w:val="en-GB"/>
          </w:rPr>
          <w:t>z</w:t>
        </w:r>
      </w:ins>
      <w:r w:rsidRPr="001E7A27">
        <w:rPr>
          <w:rFonts w:eastAsia="MS Mincho" w:cs="Times New Roman"/>
          <w:lang w:val="en-GB"/>
        </w:rPr>
        <w:t>sed in SROCC (Section 5.2.2.4), there</w:t>
      </w:r>
      <w:r w:rsidRPr="001E7A27">
        <w:rPr>
          <w:rFonts w:cs="Times New Roman"/>
          <w:bCs/>
          <w:lang w:val="en-GB"/>
        </w:rPr>
        <w:t xml:space="preserve"> is a growing consensus that between 1970</w:t>
      </w:r>
      <w:del w:id="3180" w:author="Ian Blenkinsop" w:date="2021-07-28T14:04:00Z">
        <w:r w:rsidRPr="001E7A27" w:rsidDel="00C51578">
          <w:rPr>
            <w:rFonts w:cs="Times New Roman"/>
            <w:lang w:val="en-GB"/>
          </w:rPr>
          <w:delText>–</w:delText>
        </w:r>
      </w:del>
      <w:ins w:id="3181" w:author="Ian Blenkinsop" w:date="2021-07-28T14:04:00Z">
        <w:r w:rsidR="00C51578" w:rsidRPr="001E7A27">
          <w:rPr>
            <w:rFonts w:cs="Times New Roman"/>
            <w:lang w:val="en-GB"/>
          </w:rPr>
          <w:t xml:space="preserve"> and </w:t>
        </w:r>
      </w:ins>
      <w:r w:rsidRPr="001E7A27">
        <w:rPr>
          <w:rFonts w:cs="Times New Roman"/>
          <w:bCs/>
          <w:lang w:val="en-GB"/>
        </w:rPr>
        <w:t xml:space="preserve">2010 the open ocean has </w:t>
      </w:r>
      <w:r w:rsidRPr="001E7A27">
        <w:rPr>
          <w:rFonts w:eastAsia="MS Mincho" w:cs="Times New Roman"/>
          <w:bCs/>
          <w:i/>
          <w:lang w:val="en-GB"/>
        </w:rPr>
        <w:t>very likely</w:t>
      </w:r>
      <w:r w:rsidRPr="001E7A27">
        <w:rPr>
          <w:rFonts w:cs="Times New Roman"/>
          <w:bCs/>
          <w:lang w:val="en-GB"/>
        </w:rPr>
        <w:t xml:space="preserve"> lost 0.5</w:t>
      </w:r>
      <w:r w:rsidRPr="001E7A27">
        <w:rPr>
          <w:rFonts w:cs="Times New Roman"/>
          <w:lang w:val="en-GB"/>
        </w:rPr>
        <w:t>–</w:t>
      </w:r>
      <w:r w:rsidRPr="001E7A27">
        <w:rPr>
          <w:rFonts w:cs="Times New Roman"/>
          <w:bCs/>
          <w:lang w:val="en-GB"/>
        </w:rPr>
        <w:t xml:space="preserve">3.3% of its dissolved oxygen </w:t>
      </w:r>
      <w:r w:rsidRPr="001E7A27">
        <w:rPr>
          <w:rFonts w:eastAsia="MS Mincho" w:cs="Times New Roman"/>
          <w:bCs/>
          <w:lang w:val="en-GB"/>
        </w:rPr>
        <w:t>in</w:t>
      </w:r>
      <w:r w:rsidRPr="001E7A27">
        <w:rPr>
          <w:rFonts w:cs="Times New Roman"/>
          <w:bCs/>
          <w:lang w:val="en-GB"/>
        </w:rPr>
        <w:t xml:space="preserve"> the upper 1000 m depth</w:t>
      </w:r>
      <w:r w:rsidR="006C2EF4" w:rsidRPr="001E7A27">
        <w:rPr>
          <w:rFonts w:cs="Times New Roman"/>
          <w:bCs/>
          <w:lang w:val="en-GB"/>
        </w:rPr>
        <w:t xml:space="preserve"> </w:t>
      </w:r>
      <w:ins w:id="3182" w:author="Ian Blenkinsop" w:date="2021-07-28T14:04:00Z">
        <w:r w:rsidR="00C51578" w:rsidRPr="001E7A27">
          <w:rPr>
            <w:rFonts w:cs="Times New Roman"/>
            <w:bCs/>
            <w:lang w:val="en-GB"/>
          </w:rPr>
          <w:t>(</w:t>
        </w:r>
        <w:r w:rsidR="00C51578" w:rsidRPr="001E7A27">
          <w:rPr>
            <w:rFonts w:cs="Times New Roman"/>
            <w:lang w:val="en-GB"/>
            <w:rPrChange w:id="3183" w:author="Clotilde Pean" w:date="2021-09-06T10:08:00Z">
              <w:rPr>
                <w:rFonts w:cs="Times New Roman"/>
              </w:rPr>
            </w:rPrChange>
          </w:rPr>
          <w:t xml:space="preserve">Section 2.3.3.6 ; </w:t>
        </w:r>
      </w:ins>
      <w:r w:rsidR="006D281F" w:rsidRPr="001E7A27">
        <w:rPr>
          <w:rFonts w:cs="Times New Roman"/>
          <w:lang w:val="en-GB"/>
        </w:rPr>
        <w:fldChar w:fldCharType="begin" w:fldLock="1"/>
      </w:r>
      <w:r w:rsidR="00747167" w:rsidRPr="001E7A27">
        <w:rPr>
          <w:rFonts w:cs="Times New Roman"/>
          <w:lang w:val="en-GB"/>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"id" : "ITEM-2", "itemData" : { "DOI" : "10.1029/2011GL049513", "ISSN" : "00948276", "abstract" : "Comparing the high-quality oxygen climatology from the World Ocean Circulation Experiment to earlier data we reveal near-global decreases in oxygen levels in the upper ocean between the 1970s and the 1990s. This globally averaged oxygen decrease is ?0.93 \u00b1 0.23?mol l?1, which is equivalent to annual oxygen losses of ?0.55 \u00b1 0.13 ? 1014 mol yr?1(100?1000 m). The strongest decreases in oxygen occur in the mid-latitudes of both hemispheres, near regions where there is strong water renewal and exchange between the ocean interior and surface waters. Approximately 15% of global oxygen decrease can be explained by a warmer mixed-layer reducing the capacity of water to store oxygen, while the remainder is consistent with an overall decrease in the exchange between surface waters and the ocean interior. Here we suggest that this reduction in water mass renewal rates on a global scale is a consequence of increased stratification caused by warmer surface waters. These observations support climate model simulations of oxygen change under global warming scenarios.", "author" : [ { "dropping-particle" : "", "family" : "Helm", "given" : "Kieran P", "non-dropping-particle" : "", "parse-names" : false, "suffix" : "" }, { "dropping-particle" : "", "family" : "Bindoff", "given" : "Nathaniel L", "non-dropping-particle" : "", "parse-names" : false, "suffix" : "" }, { "dropping-particle" : "", "family" : "Church", "given" : "John A", "non-dropping-particle" : "", "parse-names" : false, "suffix" : "" } ], "container-title" : "Geophysical Research Letters", "id" : "ITEM-2", "issue" : "23", "issued" : { "date-parts" : [ [ "2011", "12", "2" ] ] }, "note" : "doi: 10.1029/2011GL049513", "page" : "L23602", "publisher" : "Wiley-Blackwell", "title" : "Observed decreases in oxygen content of the global ocean", "translator" : [ { "dropping-particle" : "", "family" : "L4122", "given" : "", "non-dropping-particle" : "", "parse-names" : false, "suffix" : "" } ], "type" : "article-journal", "volume" : "38" }, "uris" : [ "http://www.mendeley.com/documents/?uuid=c34349f9-e356-3ac8-a63b-e0fad39b32b9" ] }, { "id" : "ITEM-3", "itemData" : { "DOI" : "10.1038/nature21399", "ISSN" : "0028-0836", "abstract" : "Ocean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economies3,4,5,6. Regional observational data indicate a continuous decrease in oceanic dissolved oxygen concentrations in most regions of the global ocean1,7,8,9,10, with an increase reported in a few limited areas, varying by study1,10. Prior work attempting to resolve variations in dissolved oxygen concentrations at the global scale reported a global oxygen loss of 550 \u00b1 130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\u00b1 1.1 petamoles (1015 mol) has decreased by more than two per cent (4.8 \u00b1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"ITEM-3", "issue" : "7641", "issued" : { "date-parts" : [ [ "2017", "2", "16" ] ] }, "page" : "335-339", "publisher" : "Macmillan Publishers Limited, part of Springer Nature. All rights reserved.", "title" : "Decline in global oceanic oxygen content during the past five decades", "translator" : [ { "dropping-particle" : "", "family" : "L4106", "given" : "", "non-dropping-particle" : "", "parse-names" : false, "suffix" : "" } ], "type" : "article-journal", "volume" : "542" }, "uris" : [ "http://www.mendeley.com/documents/?uuid=6b121e40-1e1a-3278-9ce6-cc917d2822af" ] }, { "id" : "ITEM-4", "itemData" : { "DOI" : "10.1002/2017GL073613", "ISSN" : "00948276", "abstract" : "Abstract Historic observations of dissolved oxygen (O2) in the ocean are analyzed to quantify multidecadal trends and variability from 1958 to 2015. Additional quality control is applied, and the resultant oxygen anomaly field is used to quantify upper ocean O2 trends at global and hemispheric scales. A widespread negative O2 trend is beginning to emerge from the envelope of interannual variability. Ocean reanalysis data are used to evaluate relationships with changes in ocean heat content (OHC) and oxygen solubility (O2,sat). Global O2 decline is evident after the 1980s, accompanied by an increase in global OHC. The global upper ocean O2 inventory (0?1000 m) changed at the rate of ?243 \u00b1 124 T mol O2 per decade. Further, the O2 inventory is negatively correlated with the OHC (r = ?0.86; 0?1000 m) and the regression coefficient of O2 to OHC is approximately ?8.2 \u00b1 0.66 nmol O2 J?1, on the same order of magnitude as the simulated O2-heat relationship typically found in ocean climate models. Variability and trends in the observed upper ocean O2 concentration are dominated by the apparent oxygen utilization component with relatively small contributions from O2,sat. This indicates that changing ocean circulation, mixing, and/or biochemical processes, rather than the direct thermally induced solubility effects, are the primary drivers for the observed O2 changes. The spatial patterns of the multidecadal trend include regions of enhanced ocean deoxygenation including the subpolar North Pacific, eastern boundary upwelling systems, and tropical oxygen minimum zones. Further studies are warranted to understand and attribute the global O2 trends and their regional expressions.", "author" : [ { "dropping-particle" : "", "family" : "Ito", "given" : "Takamitsu", "non-dropping-particle" : "", "parse-names" : false, "suffix" : "" }, { "dropping-particle" : "", "family" : "Minobe", "given" : "Shoshiro", "non-dropping-particle" : "", "parse-names" : false, "suffix" : "" }, { "dropping-particle" : "", "family" : "Long", "given" : "Matthew C", "non-dropping-particle" : "", "parse-names" : false, "suffix" : "" }, { "dropping-particle" : "", "family" : "Deutsch", "given" : "Curtis", "non-dropping-particle" : "", "parse-names" : false, "suffix" : "" } ], "container-title" : "Geophysical Research Letters", "id" : "ITEM-4", "issue" : "9", "issued" : { "date-parts" : [ [ "2017", "5", "16" ] ] }, "note" : "doi: 10.1002/2017GL073613", "page" : "4214-4223", "publisher" : "Wiley-Blackwell", "title" : "Upper ocean O2 trends: 1958-2015", "translator" : [ { "dropping-particle" : "", "family" : "L4121", "given" : "", "non-dropping-particle" : "", "parse-names" : false, "suffix" : "" } ], "type" : "article-journal", "volume" : "44" }, "uris" : [ "http://www.mendeley.com/documents/?uuid=89c90dcb-5aab-30b6-9b33-4c45cebda375" ] } ], "mendeley" : { "formattedCitation" : "(Helm et al., 2011; Ito et al., 2017; Schmidtko et al., 2017; Bindoff et al., 2019)", "plainTextFormattedCitation" : "(Helm et al., 2011; Ito et al., 2017; Schmidtko et al., 2017; Bindoff et al., 2019)", "previouslyFormattedCitation" : "(Helm et al., 2011; Ito et al., 2017; Schmidtko et al., 2017; Bindoff et al., 2019)" }, "properties" : { "noteIndex" : 0 }, "schema" : "https://github.com/citation-style-language/schema/raw/master/csl-citation.json" }</w:instrText>
      </w:r>
      <w:r w:rsidR="006D281F" w:rsidRPr="001E7A27">
        <w:rPr>
          <w:rFonts w:cs="Times New Roman"/>
          <w:lang w:val="en-GB"/>
        </w:rPr>
        <w:fldChar w:fldCharType="separate"/>
      </w:r>
      <w:del w:id="3184" w:author="Ian Blenkinsop" w:date="2021-07-28T14:04:00Z">
        <w:r w:rsidR="00025FA2" w:rsidRPr="001E7A27" w:rsidDel="00C51578">
          <w:rPr>
            <w:rFonts w:cs="Times New Roman"/>
            <w:noProof/>
            <w:lang w:val="en-GB"/>
          </w:rPr>
          <w:delText>(</w:delText>
        </w:r>
      </w:del>
      <w:r w:rsidR="00025FA2" w:rsidRPr="001E7A27">
        <w:rPr>
          <w:rFonts w:cs="Times New Roman"/>
          <w:noProof/>
          <w:lang w:val="en-GB"/>
        </w:rPr>
        <w:t>Helm et al., 2011; Ito et al., 2017; Schmidtko et al., 2017; Bindoff et al., 2019</w:t>
      </w:r>
      <w:ins w:id="3185" w:author="Soapbox" w:date="2021-07-27T14:49:00Z">
        <w:del w:id="3186" w:author="Ian Blenkinsop" w:date="2021-07-28T14:04:00Z">
          <w:r w:rsidR="00B73141" w:rsidRPr="001E7A27" w:rsidDel="00C51578">
            <w:rPr>
              <w:rFonts w:cs="Times New Roman"/>
              <w:noProof/>
              <w:lang w:val="en-GB"/>
            </w:rPr>
            <w:delText>;</w:delText>
          </w:r>
        </w:del>
      </w:ins>
      <w:del w:id="3187" w:author="Soapbox" w:date="2021-07-27T14:49:00Z">
        <w:r w:rsidR="00025FA2" w:rsidRPr="001E7A27" w:rsidDel="00B73141">
          <w:rPr>
            <w:rFonts w:cs="Times New Roman"/>
            <w:noProof/>
            <w:lang w:val="en-GB"/>
          </w:rPr>
          <w:delText>)</w:delText>
        </w:r>
      </w:del>
      <w:r w:rsidR="006D281F" w:rsidRPr="001E7A27">
        <w:rPr>
          <w:rFonts w:cs="Times New Roman"/>
          <w:lang w:val="en-GB"/>
        </w:rPr>
        <w:fldChar w:fldCharType="end"/>
      </w:r>
      <w:del w:id="3188" w:author="Soapbox" w:date="2021-07-27T14:49:00Z">
        <w:r w:rsidR="00FC63CE" w:rsidRPr="001E7A27" w:rsidDel="00B73141">
          <w:rPr>
            <w:rFonts w:cs="Times New Roman"/>
            <w:bCs/>
            <w:lang w:val="en-GB"/>
          </w:rPr>
          <w:delText xml:space="preserve"> </w:delText>
        </w:r>
        <w:r w:rsidRPr="001E7A27" w:rsidDel="00B73141">
          <w:rPr>
            <w:rFonts w:cs="Times New Roman"/>
            <w:lang w:val="en-GB"/>
          </w:rPr>
          <w:delText>(</w:delText>
        </w:r>
      </w:del>
      <w:ins w:id="3189" w:author="Soapbox" w:date="2021-07-27T14:49:00Z">
        <w:del w:id="3190" w:author="Ian Blenkinsop" w:date="2021-07-28T14:04:00Z">
          <w:r w:rsidR="00B73141" w:rsidRPr="001E7A27" w:rsidDel="00C51578">
            <w:rPr>
              <w:rFonts w:cs="Times New Roman"/>
              <w:lang w:val="en-GB"/>
            </w:rPr>
            <w:delText xml:space="preserve"> </w:delText>
          </w:r>
        </w:del>
      </w:ins>
      <w:del w:id="3191" w:author="Ian Blenkinsop" w:date="2021-07-28T14:04:00Z">
        <w:r w:rsidRPr="001E7A27" w:rsidDel="00C51578">
          <w:rPr>
            <w:rFonts w:cs="Times New Roman"/>
            <w:lang w:val="en-GB"/>
          </w:rPr>
          <w:delText>Section 2.3.3.6</w:delText>
        </w:r>
      </w:del>
      <w:r w:rsidRPr="001E7A27">
        <w:rPr>
          <w:rFonts w:cs="Times New Roman"/>
          <w:lang w:val="en-GB"/>
        </w:rPr>
        <w:t>).</w:t>
      </w:r>
      <w:del w:id="3192" w:author="Ian Blenkinsop" w:date="2021-07-28T14:04:00Z">
        <w:r w:rsidRPr="001E7A27" w:rsidDel="00C51578">
          <w:rPr>
            <w:rFonts w:cs="Times New Roman"/>
            <w:lang w:val="en-GB"/>
          </w:rPr>
          <w:delText xml:space="preserve"> </w:delText>
        </w:r>
      </w:del>
      <w:r w:rsidRPr="001E7A27">
        <w:rPr>
          <w:rFonts w:cs="Times New Roman"/>
          <w:lang w:val="en-GB"/>
        </w:rPr>
        <w:t xml:space="preserve"> Regionally, the equatorial and North Pacific, the Southern Ocean and the South Atlantic have shown the greatest oxygen loss of up to 30 mol m</w:t>
      </w:r>
      <w:del w:id="3193" w:author="Ian Blenkinsop" w:date="2021-07-28T14:04:00Z">
        <w:r w:rsidRPr="001E7A27" w:rsidDel="00C51578">
          <w:rPr>
            <w:rFonts w:cs="Times New Roman"/>
            <w:vertAlign w:val="superscript"/>
            <w:lang w:val="en-GB"/>
          </w:rPr>
          <w:delText>-</w:delText>
        </w:r>
      </w:del>
      <w:ins w:id="3194" w:author="Ian Blenkinsop" w:date="2021-07-28T14:04:00Z">
        <w:r w:rsidR="00C51578" w:rsidRPr="001E7A27">
          <w:rPr>
            <w:rFonts w:cs="Times New Roman"/>
            <w:vertAlign w:val="superscript"/>
            <w:lang w:val="en-GB"/>
          </w:rPr>
          <w:t>–</w:t>
        </w:r>
      </w:ins>
      <w:r w:rsidRPr="001E7A27">
        <w:rPr>
          <w:rFonts w:cs="Times New Roman"/>
          <w:vertAlign w:val="superscript"/>
          <w:lang w:val="en-GB"/>
        </w:rPr>
        <w:t>2</w:t>
      </w:r>
      <w:r w:rsidRPr="001E7A27">
        <w:rPr>
          <w:rFonts w:cs="Times New Roman"/>
          <w:lang w:val="en-GB"/>
        </w:rPr>
        <w:t xml:space="preserve"> per decade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"10.1038/nature21399", "ISSN" : "0028-0836", "abstract" : "Ocean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economies3,4,5,6. Regional observational data indicate a continuous decrease in oceanic dissolved oxygen concentrations in most regions of the global ocean1,7,8,9,10, with an increase reported in a few limited areas, varying by study1,10. Prior work attempting to resolve variations in dissolved oxygen concentrations at the global scale reported a global oxygen loss of 550 \u00b1 130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\u00b1 1.1 petamoles (1015 mol) has decreased by more than two per cent (4.8 \u00b1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"ITEM-1", "issue" : "7641", "issued" : { "date-parts" : [ [ "2017", "2", "16" ] ] }, "page" : "335-339", "publisher" : "Macmillan Publishers Limited, part of Springer Nature. All rights reserved.", "title" : "Decline in global oceanic oxygen content during the past five decades", "translator" : [ { "dropping-particle" : "", "family" : "L4106", "given" : "", "non-dropping-particle" : "", "parse-names" : false, "suffix" : "" } ], "type" : "article-journal", "volume" : "542" }, "uris" : [ "http://www.mendeley.com/documents/?uuid=6b121e40-1e1a-3278-9ce6-cc917d2822af" ] } ], "mendeley" : { "formattedCitation" : "(Schmidtko et al., 2017)", "plainTextFormattedCitation" : "(Schmidtko et al., 2017)", "previouslyFormattedCitation" : "(Schmidtko et al., 2017)"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(Schmidtko et al., 2017)</w:t>
      </w:r>
      <w:r w:rsidRPr="001E7A27">
        <w:rPr>
          <w:rFonts w:cs="Times New Roman"/>
          <w:lang w:val="en-GB"/>
        </w:rPr>
        <w:fldChar w:fldCharType="end"/>
      </w:r>
      <w:r w:rsidRPr="001E7A27">
        <w:rPr>
          <w:rFonts w:cs="Times New Roman"/>
          <w:lang w:val="en-GB"/>
        </w:rPr>
        <w:t>. Warming – via solubility reduction and circulation changes –</w:t>
      </w:r>
      <w:del w:id="3195" w:author="Ian Blenkinsop" w:date="2021-07-28T14:04:00Z">
        <w:r w:rsidRPr="001E7A27" w:rsidDel="00C51578">
          <w:rPr>
            <w:rFonts w:cs="Times New Roman"/>
            <w:lang w:val="en-GB"/>
          </w:rPr>
          <w:delText>,</w:delText>
        </w:r>
      </w:del>
      <w:r w:rsidRPr="001E7A27">
        <w:rPr>
          <w:rFonts w:cs="Times New Roman"/>
          <w:lang w:val="en-GB"/>
        </w:rPr>
        <w:t xml:space="preserve"> mixing and respiration are considered the major drivers</w:t>
      </w:r>
      <w:ins w:id="3196" w:author="Soapbox" w:date="2021-07-20T06:49:00Z">
        <w:r w:rsidR="00FB2CE8" w:rsidRPr="001E7A27">
          <w:rPr>
            <w:rFonts w:cs="Times New Roman"/>
            <w:lang w:val="en-GB"/>
          </w:rPr>
          <w:t>,</w:t>
        </w:r>
      </w:ins>
      <w:r w:rsidRPr="001E7A27">
        <w:rPr>
          <w:rFonts w:cs="Times New Roman"/>
          <w:lang w:val="en-GB"/>
        </w:rPr>
        <w:t xml:space="preserve"> with 50% of the oxygen loss for the upper 1000 m of the global oceans attributable to the solubility reduction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"10.1038/nature21399", "ISSN" : "0028-0836", "abstract" : "Ocean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economies3,4,5,6. Regional observational data indicate a continuous decrease in oceanic dissolved oxygen concentrations in most regions of the global ocean1,7,8,9,10, with an increase reported in a few limited areas, varying by study1,10. Prior work attempting to resolve variations in dissolved oxygen concentrations at the global scale reported a global oxygen loss of 550 \u00b1 130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\u00b1 1.1 petamoles (1015 mol) has decreased by more than two per cent (4.8 \u00b1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"ITEM-1", "issue" : "7641", "issued" : { "date-parts" : [ [ "2017", "2", "16" ] ] }, "page" : "335-339", "publisher" : "Macmillan Publishers Limited, part of Springer Nature. All rights reserved.", "title" : "Decline in global oceanic oxygen content during the past five decades", "translator" : [ { "dropping-particle" : "", "family" : "L4106", "given" : "", "non-dropping-particle" : "", "parse-names" : false, "suffix" : "" } ], "type" : "article-journal", "volume" : "542" }, "uris" : [ "http://www.mendeley.com/documents/?uuid=6b121e40-1e1a-3278-9ce6-cc917d2822af" ] } ], "mendeley" : { "formattedCitation" : "(Schmidtko et al., 2017)", "plainTextFormattedCitation" : "(Schmidtko et al., 2017)", "previouslyFormattedCitation" : "(Schmidtko et al., 2017)"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(Schmidtko et al., 2017)</w:t>
      </w:r>
      <w:r w:rsidRPr="001E7A27">
        <w:rPr>
          <w:rFonts w:cs="Times New Roman"/>
          <w:lang w:val="en-GB"/>
        </w:rPr>
        <w:fldChar w:fldCharType="end"/>
      </w:r>
      <w:r w:rsidRPr="001E7A27">
        <w:rPr>
          <w:rFonts w:eastAsia="MS Mincho" w:cs="Times New Roman"/>
          <w:lang w:val="en-GB" w:eastAsia="ja-JP"/>
        </w:rPr>
        <w:t>. C</w:t>
      </w:r>
      <w:r w:rsidRPr="001E7A27">
        <w:rPr>
          <w:rFonts w:cs="Times New Roman"/>
          <w:lang w:val="en-GB"/>
        </w:rPr>
        <w:t>limate variability also modifies the oxygen loss on interannual and decadal time</w:t>
      </w:r>
      <w:ins w:id="3197" w:author="Soapbox" w:date="2021-07-15T12:51:00Z">
        <w:r w:rsidR="006C248B" w:rsidRPr="001E7A27">
          <w:rPr>
            <w:rFonts w:cs="Times New Roman"/>
            <w:lang w:val="en-GB"/>
          </w:rPr>
          <w:t xml:space="preserve"> </w:t>
        </w:r>
      </w:ins>
      <w:r w:rsidRPr="001E7A27">
        <w:rPr>
          <w:rFonts w:cs="Times New Roman"/>
          <w:lang w:val="en-GB"/>
        </w:rPr>
        <w:t xml:space="preserve">scales especially for the tropical ocean OMZs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"10.1126/science.1202422", "ISSN" : "0036-8075", "abstract" : "Oxygen (O2) is a critical constraint on marine ecosystems. As oceanic O2 falls to hypoxic concentrations, habitability for aerobic organisms decreases rapidly. We show that the spatial extent of hypoxia is highly sensitive to small changes in the oceans O2 content, with maximum responses at suboxic concentrations where anaerobic metabolisms predominate. In model-based reconstructions of historical oxygen changes, the worlds largest suboxic zone, in the Pacific Ocean, varies in size by a factor of 2. This is attributable to climate-driven changes in the depth of the tropical and subtropical thermocline that have multiplicative effects on respiration rates in low-O2 water. The same mechanism yields even larger fluctuations in the rate of nitrogen removal by denitrification, creating a link between decadal climate oscillations and the nutrient limitation of marine photosynthesis.", "author" : [ { "dropping-particle" : "", "family" : "Deutsch", "given" : "Curtis", "non-dropping-particle" : "", "parse-names" : false, "suffix" : "" }, { "dropping-particle" : "", "family" : "Brix", "given" : "Holger", "non-dropping-particle" : "", "parse-names" : false, "suffix" : "" }, { "dropping-particle" : "", "family" : "Ito", "given" : "Taka", "non-dropping-particle" : "", "parse-names" : false, "suffix" : "" }, { "dropping-particle" : "", "family" : "Frenzel", "given" : "Hartmut", "non-dropping-particle" : "", "parse-names" : false, "suffix" : "" }, { "dropping-particle" : "", "family" : "Thompson", "given" : "LuAnne", "non-dropping-particle" : "", "parse-names" : false, "suffix" : "" } ], "container-title" : "Science", "id" : "ITEM-1", "issue" : "6040", "issued" : { "date-parts" : [ [ "2011" ] ] }, "page" : "336-339", "publisher" : "American Association for the Advancement of Science", "title" : "Climate-Forced Variability of Ocean Hypoxia", "translator" : [ { "dropping-particle" : "", "family" : "L6837", "given" : "", "non-dropping-particle" : "", "parse-names" : false, "suffix" : "" } ], "type" : "article-journal", "volume" : "333" }, "uris" : [ "http://www.mendeley.com/documents/?uuid=849718d7-a583-35ef-b6c1-69c2d2bc098e" ] }, { "id" : "ITEM-2", "itemData" : { "DOI" : "10.1126/science.1252332", "ISSN" : "0036-8075", "abstract" : "Climate warming is expected to reduce oxygen (O2) supply to the ocean and expand its oxygen minimum zones (OMZs). We reconstructed variations in the extent of North Pacific anoxia since 1850 using a geochemical proxy for denitrification (\u03b415N) from multiple sediment cores. Increasing \u03b415N since ~1990 records an expansion of anoxia, consistent with observed O2 trends. However, this was preceded by a longer declining \u03b415N trend that implies that the anoxic zone was shrinking for most of the 20th century. Both periods can be explained by changes in winds over the tropical Pacific that drive upwelling, biological productivity, and O2 demand within the OMZ. If equatorial Pacific winds resume their predicted weakening trend, the oceans largest anoxic zone will contract despite a global O2 decline.", "author" : [ { "dropping-particle" : "", "family" : "Deutsch", "given" : "Curtis", "non-dropping-particle" : "", "parse-names" : false, "suffix" : "" }, { "dropping-particle" : "", "family" : "Berelson", "given" : "William", "non-dropping-particle" : "", "parse-names" : false, "suffix" : "" }, { "dropping-particle" : "", "family" : "Thunell", "given" : "Robert", "non-dropping-particle" : "", "parse-names" : false, "suffix" : "" }, { "dropping-particle" : "", "family" : "Weber", "given" : "Thomas", "non-dropping-particle" : "", "parse-names" : false, "suffix" : "" }, { "dropping-particle" : "", "family" : "Tems", "given" : "Caitlin", "non-dropping-particle" : "", "parse-names" : false, "suffix" : "" }, { "dropping-particle" : "", "family" : "McManus", "given" : "James", "non-dropping-particle" : "", "parse-names" : false, "suffix" : "" }, { "dropping-particle" : "", "family" : "Crusius", "given" : "John", "non-dropping-particle" : "", "parse-names" : false, "suffix" : "" }, { "dropping-particle" : "", "family" : "Ito", "given" : "Taka", "non-dropping-particle" : "", "parse-names" : false, "suffix" : "" }, { "dropping-particle" : "", "family" : "Baumgartner", "given" : "Timothy", "non-dropping-particle" : "", "parse-names" : false, "suffix" : "" }, { "dropping-particle" : "", "family" : "Ferreira", "given" : "Vicente", "non-dropping-particle" : "", "parse-names" : false, "suffix" : "" }, { "dropping-particle" : "", "family" : "Mey", "given" : "Jacob", "non-dropping-particle" : "", "parse-names" : false, "suffix" : "" }, { "dropping-particle" : "", "family" : "Geen", "given" : "Alexander", "non-dropping-particle" : "van", "parse-names" : false, "suffix" : "" } ], "container-title" : "Science", "id" : "ITEM-2", "issue" : "6197", "issued" : { "date-parts" : [ [ "2014" ] ] }, "page" : "665-668", "publisher" : "American Association for the Advancement of Science", "title" : "Centennial changes in North Pacific anoxia linked to tropical trade winds", "translator" : [ { "dropping-particle" : "", "family" : "L5139", "given" : "", "non-dropping-particle" : "", "parse-names" : false, "suffix" : "" } ], "type" : "article-journal", "volume" : "345" }, "uris" : [ "http://www.mendeley.com/documents/?uuid=62c7d9a8-4905-3bd8-9968-3ce3d86b28bc" ] }, { "id" : "ITEM-3", "itemData" : { "DOI" : "10.5194/bg-10-6339-2013", "ISSN" : "1726-4189", "abstract" : "Abstract. Temporal changes in the water mass distribution and biogeochemical signals in the tropical eastern South Pacific are investigated with the help of an extended optimum multi-parameter (OMP) analysis, a technique for inverse modeling of mixing and biogeochemical processes through a multidimensional least-square fit. Two ship occupations of a meridional section along 85\u00b050' W from 14\u00b0 S to 1\u00b0 N are analysed during relatively warm (El Ni\u00f1o/El Viejo, March 1993) and cold (La Ni\u00f1a/La Vieja, February 2009) upper-ocean phases. The largest El Ni\u00f1o\u2013Southern Oscillation (ENSO) impact was found in the water properties and water mass distribution in the upper 200 m north of 10\u00b0 S. ENSO promotes the vertical motion of the oxygen minimum zone (OMZ) associated with the hypoxic equatorial subsurface water (ESSW). During a cold phase the core of the ESSW is found at shallower layers, replacing shallow (top 200 m) subtropical surface water (STW). The heave of isopycnals due to ENSO partially explains the intrusion of oxygen-rich and nutrient-poor antarctic intermediate water (AAIW) into the depth range of 150\u2013500 m. The other cause of the AAIW increase at shallower depths is that this water mass flowed along shallower isopycnals in 2009. The shift in the vertical location of AAIW reaching the OMZ induces changes in the amount of oxygen advected and respired inside the OMZ: the larger the oxygen supply, the greater the respiration and the lower the nitrate loss through denitrification. Variations in the intensity of the zonal currents in the equatorial current system, which ventilates the OMZ from the west, are used to explain the patchy latitudinal changes of seawater properties observed along the repeated section. Significant changes reach down to 800 m, suggesting that decadal variability (Pacific decadal oscillation) is also a potential driver in the observed variability.", "author" : [ { "dropping-particle" : "", "family" : "Llanillo", "given" : "P J", "non-dropping-particle" : "", "parse-names" : false, "suffix" : "" }, { "dropping-particle" : "", "family" : "Karstensen", "given" : "J", "non-dropping-particle" : "", "parse-names" : false, "suffix" : "" }, { "dropping-particle" : "", "family" : "Pelegr\u00ed", "given" : "J. L.", "non-dropping-particle" : "", "parse-names" : false, "suffix" : "" }, { "dropping-particle" : "", "family" : "Stramma", "given" : "L", "non-dropping-particle" : "", "parse-names" : false, "suffix" : "" } ], "container-title" : "Biogeosciences", "id" : "ITEM-3", "issue" : "10", "issued" : { "date-parts" : [ [ "2013", "10", "9" ] ] }, "page" : "6339-6355", "title" : "Physical and biogeochemical forcing of oxygen and nitrate changes during El Ni\u00f1o/El Viejo and La Ni\u00f1a/La Vieja upper-ocean phases in the tropical eastern South Pacific along 86\u00b0 W", "translator" : [ { "dropping-particle" : "", "family" : "L6836", "given" : "", "non-dropping-particle" : "", "parse-names" : false, "suffix" : "" } ], "type" : "article-journal", "volume" : "10" }, "uris" : [ "http://www.mendeley.com/documents/?uuid=6cd6679e-e309-36ce-b83b-016e7a2b63b8" ] } ], "mendeley" : { "formattedCitation" : "(Deutsch et al., 2011, 2014; Llanillo et al., 2013)", "plainTextFormattedCitation" : "(Deutsch et al., 2011, 2014; Llanillo et al., 2013)", "previouslyFormattedCitation" : "(Deutsch et al., 2011, 2014; Llanillo et al., 2013)"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(Deutsch et al., 2011, 2014; Llanillo et al., 2013)</w:t>
      </w:r>
      <w:r w:rsidRPr="001E7A27">
        <w:rPr>
          <w:rFonts w:cs="Times New Roman"/>
          <w:lang w:val="en-GB"/>
        </w:rPr>
        <w:fldChar w:fldCharType="end"/>
      </w:r>
      <w:r w:rsidRPr="001E7A27">
        <w:rPr>
          <w:rFonts w:cs="Times New Roman"/>
          <w:lang w:val="en-GB"/>
        </w:rPr>
        <w:t xml:space="preserve"> and the North Pacific subarctic zone </w:t>
      </w:r>
      <w:commentRangeStart w:id="3198"/>
      <w:commentRangeStart w:id="3199"/>
      <w:r w:rsidRPr="001E7A27">
        <w:rPr>
          <w:rFonts w:cs="Times New Roman"/>
          <w:lang w:val="en-GB"/>
        </w:rPr>
        <w:fldChar w:fldCharType="begin" w:fldLock="1"/>
      </w:r>
      <w:r w:rsidR="00747167" w:rsidRPr="001E7A27">
        <w:rPr>
          <w:rFonts w:cs="Times New Roman"/>
          <w:lang w:val="en-GB"/>
        </w:rPr>
        <w:instrText>ADDIN CSL_CITATION { "citationItems" : [ { "id" : "ITEM-1", "itemData" : { "DOI" : "10.1016/j.pocean.2007.08.007", "ISSN" : "00796611", "author" : [ { "dropping-particle" : "", "family" : "Whitney", "given" : "Frank A", "non-dropping-particle" : "", "parse-names" : false, "suffix" : "" }, { "dropping-particle" : "", "family" : "Freeland", "given" : "Howard J", "non-dropping-particle" : "", "parse-names" : false, "suffix" : "" }, { "dropping-particle" : "", "family" : "Robert", "given" : "Marie", "non-dropping-particle" : "", "parse-names" : false, "suffix" : "" } ], "container-title" : "Progress in Oceanography", "id" : "ITEM-1", "issue" : "2", "issued" : { "date-parts" : [ [ "2007", "10" ] ] }, "page" : "179-199", "title" : "Persistently declining oxygen levels in the interior waters of the eastern subarctic Pacific", "translator" : [ { "dropping-particle" : "", "family" : "L4298", "given" : "", "non-dropping-particle" : "", "parse-names" : false, "suffix" : "" } ], "type" : "article-journal", "volume" : "75" }, "uris" : [ "http://www.mendeley.com/documents/?uuid=1be44311-e317-36c4-828e-5398ddbbc59b" ] }, { "id" : "ITEM-2", "itemData" : { "DOI" : "10.1029/2017GB005876", "ISSN" : "08866236", "author" : [ { "dropping-particle" : "", "family" : "Sasano", "given" : "Daisuke", "non-dropping-particle" : "", "parse-names" : false, "suffix" : "" }, { "dropping-particle" : "", "family" : "Takatani", "given" : "Yusuke", "non-dropping-particle" : "", "parse-names" : false, "suffix" : "" }, { "dropping-particle" : "", "family" : "Kosugi", "given" : "Naohiro", "non-dropping-particle" : "", "parse-names" : false, "suffix" : "" }, { "dropping-particle" : "", "family" : "Nakano", "given" : "Toshiya", "non-dropping-particle" : "", "parse-names" : false, "suffix" : "" }, { "dropping-particle" : "", "family" : "Midorikawa", "given" : "Takashi", "non-dropping-particle" : "", "parse-names" : false, "suffix" : "" }, { "dropping-particle" : "", "family" : "Ishii", "given" : "Masao", "non-dropping-particle" : "", "parse-names" : false, "suffix" : "" } ], "container-title" : "Global Biogeochemical Cycles", "id" : "ITEM-2", "issue" : "6", "issued" : { "date-parts" : [ [ "2018", "6", "1" ] ] }, "page" : "909-931", "publisher" : "Wiley-Blackwell", "title" : "Decline and Bidecadal Oscillations of Dissolved Oxygen in the Oyashio Region and Their Propagation to the Western North Pacific", "translator" : [ { "dropping-particle" : "", "family" : "L4768", "given" : "", "non-dropping-particle" : "", "parse-names" : false, "suffix" : "" } ], "type" : "article-journal", "volume" : "32" }, "uris" : [ "http://www.mendeley.com/documents/?uuid=25553087-d265-3729-9431-f573dac342f7" ] } ], "mendeley" : { "formattedCitation" : "(Whitney et al., 2007; Sasano et al., 2018)", "manualFormatting" : "(Whitney et al., 2007; Sasano et al., 2018; Cummins and Ross, 2020)", "plainTextFormattedCitation" : "(Whitney et al., 2007; Sasano et al., 2018)", "previouslyFormattedCitation" : "(Whitney et al., 2007; Sasano et al.,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(Whitney et al., 2007; Sasano et al., 2018; Cummins and Ross, 2020)</w:t>
      </w:r>
      <w:r w:rsidRPr="001E7A27">
        <w:rPr>
          <w:rFonts w:cs="Times New Roman"/>
          <w:lang w:val="en-GB"/>
        </w:rPr>
        <w:fldChar w:fldCharType="end"/>
      </w:r>
      <w:commentRangeEnd w:id="3198"/>
      <w:r w:rsidR="00025FA2" w:rsidRPr="001E7A27">
        <w:rPr>
          <w:rStyle w:val="CommentReference"/>
          <w:lang w:val="en-GB"/>
        </w:rPr>
        <w:commentReference w:id="3198"/>
      </w:r>
      <w:commentRangeEnd w:id="3199"/>
      <w:r w:rsidR="00D66569" w:rsidRPr="001E7A27">
        <w:rPr>
          <w:rStyle w:val="CommentReference"/>
          <w:lang w:val="en-GB"/>
        </w:rPr>
        <w:commentReference w:id="3199"/>
      </w:r>
      <w:r w:rsidRPr="001E7A27">
        <w:rPr>
          <w:rFonts w:cs="Times New Roman"/>
          <w:lang w:val="en-GB"/>
        </w:rPr>
        <w:t xml:space="preserve">. However, quantifying the oxygen decline and variability and attributing them to processes in different regions remains challenging </w:t>
      </w:r>
      <w:commentRangeStart w:id="3200"/>
      <w:commentRangeStart w:id="3201"/>
      <w:r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"10.1038/s41561-018-0152-2", "ISSN" : "1752-0894", "abstract" : "Direct observations indicate that the global ocean oxygen inventory is decreasing. Climate models consistently confirm this decline and predict continuing and accelerating ocean deoxygenation. However, current models (1) do not reproduce observed patterns for oxygen changes in the ocean\u2019s thermocline; (2) underestimate the temporal variability of oxygen concentrations and air\u2013sea fluxes inferred from time-series observations; and (3) generally simulate only about half the oceanic oxygen loss inferred from observations. We here review current knowledge about the mechanisms and drivers of oxygen changes and their variation with region and depth over the world\u2019s oceans. Warming is considered a major driver: in part directly, via solubility effects, and in part indirectly, via changes in circulation, mixing and oxygen respiration. While solubility effects have been quantified and found to dominate deoxygenation near the surface, a quantitative understanding of contributions from other mechanisms is still lacking. Current models may underestimate deoxygenation because of unresolved transport processes, unaccounted for variations in respiratory oxygen demand, or missing biogeochemical feedbacks. Dedicated observational programmes are required to better constrain biological and physical processes and their representation in models to improve our understanding and predictions of patterns and intensity of future oxygen change.", "author" : [ { "dropping-particle" : "", "family" : "Oschlies", "given" : "Andreas", "non-dropping-particle" : "", "parse-names" : false, "suffix" : "" }, { "dropping-particle" : "", "family" : "Brandt", "given" : "Peter", "non-dropping-particle" : "", "parse-names" : false, "suffix" : "" }, { "dropping-particle" : "", "family" : "Stramma", "given" : "Lothar", "non-dropping-particle" : "", "parse-names" : false, "suffix" : "" }, { "dropping-particle" : "", "family" : "Schmidtko", "given" : "Sunke", "non-dropping-particle" : "", "parse-names" : false, "suffix" : "" } ], "container-title" : "Nature Geoscience", "id" : "ITEM-1", "issue" : "7", "issued" : { "date-parts" : [ [ "2018", "7", "11" ] ] }, "page" : "467-473", "title" : "Drivers and mechanisms of ocean deoxygenation", "translator" : [ { "dropping-particle" : "", "family" : "L5140", "given" : "", "non-dropping-particle" : "", "parse-names" : false, "suffix" : "" } ], "type" : "article-journal", "volume" : "11" }, "uris" : [ "http://www.mendeley.com/documents/?uuid=f5cdc4c2-6bc3-3c84-b51e-4999117c3f36" ] } ], "mendeley" : { "formattedCitation" : "(Oschlies et al., 2018)", "manualFormatting" : "(Oschlies et al., 2018; Levin, 2018)", "plainTextFormattedCitation" : "(Oschlies et al., 2018)", "previouslyFormattedCitation" : "(Oschlies et al.,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(Oschlies et al., 2018; Levin, 2018)</w:t>
      </w:r>
      <w:r w:rsidRPr="001E7A27">
        <w:rPr>
          <w:rFonts w:cs="Times New Roman"/>
          <w:lang w:val="en-GB"/>
        </w:rPr>
        <w:fldChar w:fldCharType="end"/>
      </w:r>
      <w:commentRangeEnd w:id="3200"/>
      <w:commentRangeEnd w:id="3201"/>
      <w:r w:rsidR="00D66569" w:rsidRPr="001E7A27">
        <w:rPr>
          <w:rStyle w:val="CommentReference"/>
          <w:lang w:val="en-GB"/>
        </w:rPr>
        <w:commentReference w:id="3200"/>
      </w:r>
      <w:r w:rsidR="00025FA2" w:rsidRPr="001E7A27">
        <w:rPr>
          <w:rStyle w:val="CommentReference"/>
          <w:lang w:val="en-GB"/>
        </w:rPr>
        <w:commentReference w:id="3201"/>
      </w:r>
      <w:r w:rsidRPr="001E7A27">
        <w:rPr>
          <w:rFonts w:cs="Times New Roman"/>
          <w:lang w:val="en-GB"/>
        </w:rPr>
        <w:t xml:space="preserve">. </w:t>
      </w:r>
      <w:ins w:id="3202" w:author="Soapbox" w:date="2021-07-20T06:57:00Z">
        <w:r w:rsidR="00054C60" w:rsidRPr="001E7A27">
          <w:rPr>
            <w:rFonts w:cs="Times New Roman"/>
            <w:lang w:val="en-GB"/>
          </w:rPr>
          <w:t>Earth system models (</w:t>
        </w:r>
      </w:ins>
      <w:r w:rsidR="00790462" w:rsidRPr="001E7A27">
        <w:rPr>
          <w:rFonts w:cs="Times New Roman"/>
          <w:lang w:val="en-GB"/>
        </w:rPr>
        <w:t>ESMs</w:t>
      </w:r>
      <w:ins w:id="3203" w:author="Soapbox" w:date="2021-07-20T06:57:00Z">
        <w:r w:rsidR="00054C60" w:rsidRPr="001E7A27">
          <w:rPr>
            <w:rFonts w:cs="Times New Roman"/>
            <w:lang w:val="en-GB"/>
          </w:rPr>
          <w:t>)</w:t>
        </w:r>
      </w:ins>
      <w:r w:rsidRPr="001E7A27">
        <w:rPr>
          <w:rFonts w:cs="Times New Roman"/>
          <w:lang w:val="en-GB"/>
        </w:rPr>
        <w:t xml:space="preserve"> in </w:t>
      </w:r>
      <w:del w:id="3204" w:author="Soapbox" w:date="2021-07-20T05:08:00Z">
        <w:r w:rsidR="004D4E77" w:rsidRPr="001E7A27" w:rsidDel="00095BA6">
          <w:rPr>
            <w:rFonts w:cs="Times New Roman"/>
            <w:lang w:val="en-GB"/>
          </w:rPr>
          <w:delText>c</w:delText>
        </w:r>
      </w:del>
      <w:del w:id="3205" w:author="Soapbox" w:date="2021-07-20T06:56:00Z">
        <w:r w:rsidR="004D4E77" w:rsidRPr="001E7A27" w:rsidDel="00C726A4">
          <w:rPr>
            <w:rFonts w:cs="Times New Roman"/>
            <w:lang w:val="en-GB"/>
          </w:rPr>
          <w:delText xml:space="preserve">oupled </w:delText>
        </w:r>
      </w:del>
      <w:del w:id="3206" w:author="Soapbox" w:date="2021-07-20T05:08:00Z">
        <w:r w:rsidR="004D4E77" w:rsidRPr="001E7A27" w:rsidDel="00095BA6">
          <w:rPr>
            <w:rFonts w:cs="Times New Roman"/>
            <w:lang w:val="en-GB"/>
          </w:rPr>
          <w:delText>m</w:delText>
        </w:r>
      </w:del>
      <w:del w:id="3207" w:author="Soapbox" w:date="2021-07-20T06:56:00Z">
        <w:r w:rsidR="004D4E77" w:rsidRPr="001E7A27" w:rsidDel="00C726A4">
          <w:rPr>
            <w:rFonts w:cs="Times New Roman"/>
            <w:lang w:val="en-GB"/>
          </w:rPr>
          <w:delText xml:space="preserve">odel </w:delText>
        </w:r>
      </w:del>
      <w:del w:id="3208" w:author="Soapbox" w:date="2021-07-20T05:08:00Z">
        <w:r w:rsidR="004D4E77" w:rsidRPr="001E7A27" w:rsidDel="00095BA6">
          <w:rPr>
            <w:rFonts w:cs="Times New Roman"/>
            <w:lang w:val="en-GB"/>
          </w:rPr>
          <w:delText>i</w:delText>
        </w:r>
      </w:del>
      <w:del w:id="3209" w:author="Soapbox" w:date="2021-07-20T06:56:00Z">
        <w:r w:rsidR="004D4E77" w:rsidRPr="001E7A27" w:rsidDel="00C726A4">
          <w:rPr>
            <w:rFonts w:cs="Times New Roman"/>
            <w:lang w:val="en-GB"/>
          </w:rPr>
          <w:delText xml:space="preserve">ntercomparison </w:delText>
        </w:r>
      </w:del>
      <w:del w:id="3210" w:author="Soapbox" w:date="2021-07-20T05:08:00Z">
        <w:r w:rsidR="004D4E77" w:rsidRPr="001E7A27" w:rsidDel="00095BA6">
          <w:rPr>
            <w:rFonts w:cs="Times New Roman"/>
            <w:lang w:val="en-GB"/>
          </w:rPr>
          <w:delText>p</w:delText>
        </w:r>
      </w:del>
      <w:del w:id="3211" w:author="Soapbox" w:date="2021-07-20T06:56:00Z">
        <w:r w:rsidR="004D4E77" w:rsidRPr="001E7A27" w:rsidDel="00C726A4">
          <w:rPr>
            <w:rFonts w:cs="Times New Roman"/>
            <w:lang w:val="en-GB"/>
          </w:rPr>
          <w:delText xml:space="preserve">roject </w:delText>
        </w:r>
      </w:del>
      <w:del w:id="3212" w:author="Soapbox" w:date="2021-07-20T05:08:00Z">
        <w:r w:rsidR="004D4E77" w:rsidRPr="001E7A27" w:rsidDel="00095BA6">
          <w:rPr>
            <w:rFonts w:cs="Times New Roman"/>
            <w:lang w:val="en-GB"/>
          </w:rPr>
          <w:delText>p</w:delText>
        </w:r>
      </w:del>
      <w:del w:id="3213" w:author="Soapbox" w:date="2021-07-20T06:56:00Z">
        <w:r w:rsidR="004D4E77" w:rsidRPr="001E7A27" w:rsidDel="00C726A4">
          <w:rPr>
            <w:rFonts w:cs="Times New Roman"/>
            <w:lang w:val="en-GB"/>
          </w:rPr>
          <w:delText>hase 5 (</w:delText>
        </w:r>
      </w:del>
      <w:r w:rsidRPr="001E7A27">
        <w:rPr>
          <w:rFonts w:cs="Times New Roman"/>
          <w:lang w:val="en-GB"/>
        </w:rPr>
        <w:t>CMIP5</w:t>
      </w:r>
      <w:del w:id="3214" w:author="Soapbox" w:date="2021-07-20T06:56:00Z">
        <w:r w:rsidR="004D4E77" w:rsidRPr="001E7A27" w:rsidDel="00C726A4">
          <w:rPr>
            <w:rFonts w:cs="Times New Roman"/>
            <w:lang w:val="en-GB"/>
          </w:rPr>
          <w:delText>)</w:delText>
        </w:r>
      </w:del>
      <w:r w:rsidRPr="001E7A27">
        <w:rPr>
          <w:rFonts w:cs="Times New Roman"/>
          <w:lang w:val="en-GB"/>
        </w:rPr>
        <w:t xml:space="preserve"> and CMIP6 corroborate the decline in ocean oxygen, and project a continuing and accelerating decline with a strong impact of natural climate variability under high</w:t>
      </w:r>
      <w:ins w:id="3215" w:author="Soapbox" w:date="2021-07-20T06:58:00Z">
        <w:r w:rsidR="00055548" w:rsidRPr="001E7A27">
          <w:rPr>
            <w:rFonts w:cs="Times New Roman"/>
            <w:lang w:val="en-GB"/>
          </w:rPr>
          <w:t>-</w:t>
        </w:r>
      </w:ins>
      <w:del w:id="3216" w:author="Soapbox" w:date="2021-07-20T06:58:00Z">
        <w:r w:rsidRPr="001E7A27" w:rsidDel="00055548">
          <w:rPr>
            <w:rFonts w:cs="Times New Roman"/>
            <w:lang w:val="en-GB"/>
          </w:rPr>
          <w:delText xml:space="preserve"> </w:delText>
        </w:r>
      </w:del>
      <w:r w:rsidRPr="001E7A27">
        <w:rPr>
          <w:rFonts w:cs="Times New Roman"/>
          <w:lang w:val="en-GB"/>
        </w:rPr>
        <w:t>emission</w:t>
      </w:r>
      <w:ins w:id="3217" w:author="Tom Maycock" w:date="2021-09-08T15:25:00Z">
        <w:r w:rsidR="00FC0403" w:rsidRPr="001E7A27">
          <w:rPr>
            <w:rFonts w:cs="Times New Roman"/>
            <w:lang w:val="en-GB"/>
          </w:rPr>
          <w:t>s</w:t>
        </w:r>
      </w:ins>
      <w:r w:rsidRPr="001E7A27">
        <w:rPr>
          <w:rFonts w:cs="Times New Roman"/>
          <w:lang w:val="en-GB"/>
        </w:rPr>
        <w:t xml:space="preserve"> scenarios </w:t>
      </w:r>
      <w:bookmarkStart w:id="3218" w:name="_Hlk74844841"/>
      <w:commentRangeStart w:id="3219"/>
      <w:ins w:id="3220" w:author="Robin Matthews" w:date="2021-06-17T17:54:00Z">
        <w:r w:rsidR="00D66569" w:rsidRPr="001E7A27">
          <w:rPr>
            <w:rFonts w:cs="Times New Roman"/>
            <w:lang w:val="en-GB"/>
          </w:rPr>
          <w:fldChar w:fldCharType="begin" w:fldLock="1"/>
        </w:r>
        <w:r w:rsidR="00D66569" w:rsidRPr="001E7A27">
          <w:rPr>
            <w:rFonts w:cs="Times New Roman"/>
            <w:lang w:val="en-GB"/>
          </w:rPr>
          <w:instrText>ADDIN CSL_CITATION { "citationItems" : [ { "id" : "ITEM-1", "itemData" : { "DOI" : "10.5194/bg-10-6225-2013", "ISSN" : "1726-4189", "abstract" : "Abstract. Ocean ecosystems are increasingly stressed by human-induced changes of their physical, chemical and biological environment. Among these changes, warming, acidification, deoxygenation and changes in primary productivity by marine phytoplankton can be considered as four of the major stressors of open ocean ecosystems. Due to rising atmospheric CO2 in the coming decades, these changes will be amplified. Here, we use the most recent simulations performed in the framework of the Coupled Model Intercomparison Project 5 to assess how these stressors may evolve over the course of the 21st century. The 10 Earth system models used here project similar trends in ocean warming, acidification, deoxygenation and reduced primary productivity for each of the IPCC's representative concentration pathways (RCPs) over the 21st century. For the \"business-as-usual\" scenario RCP8.5, the model-mean changes in the 2090s (compared to the 1990s) for sea surface temperature, sea surface pH, global O2 content and integrated primary productivity amount to &amp;plus;2.73 (\u00b10.72) \u00b0C, \u22120.33 (\u00b10.003) pH unit, \u22123.45 (\u00b10.44)% and \u22128.6 (\u00b17.9)%, respectively. For the high mitigation scenario RCP2.6, corresponding changes are +0.71 (\u00b10.45) \u00b0C, \u22120.07 (\u00b10.001) pH unit, \u22121.81 (\u00b10.31)% and \u22122.0 (\u00b14.1)%, respectively, illustrating the effectiveness of extreme mitigation strategies. Although these stressors operate globally, they display distinct regional patterns and thus do not change coincidentally. Large decreases in O2 and in pH are simulated in global ocean intermediate and mode waters, whereas large reductions in primary production are simulated in the tropics and in the North Atlantic. Although temperature and pH projections are robust across models, the same does not hold for projections of subsurface O2 concentrations in the tropics and global and regional changes in net primary productivity. These high uncertainties in projections of primary productivity and subsurface oxygen prompt us to continue inter-model comparisons to understand these model differences, while calling for caution when using the CMIP5 models to force regional impact models.", "author" : [ { "dropping-particle" : "", "family" : "Bopp", "given" : "L.", "non-dropping-particle" : "", "parse-names" : false, "suffix" : "" }, { "dropping-particle" : "", "family" : "Resplandy", "given" : "L.", "non-dropping-particle" : "", "parse-names" : false, "suffix" : "" }, { "dropping-particle" : "", "family" : "Orr", "given" : "J. C.", "non-dropping-particle" : "", "parse-names" : false, "suffix" : "" }, { "dropping-particle" : "", "family" : "Doney", "given" : "S. C.", "non-dropping-particle" : "", "parse-names" : false, "suffix" : "" }, { "dropping-particle" : "", "family" : "Dunne", "given" : "J. P.", "non-dropping-particle" : "", "parse-names" : false, "suffix" : "" }, { "dropping-particle" : "", "family" : "Gehlen", "given" : "M.", "non-dropping-particle" : "", "parse-names" : false, "suffix" : "" }, { "dropping-particle" : "", "family" : "Halloran", "given" : "P.", "non-dropping-particle" : "", "parse-names" : false, "suffix" : "" }, { "dropping-particle" : "", "family" : "Heinze", "given" : "C.", "non-dropping-particle" : "", "parse-names" : false, "suffix" : "" }, { "dropping-particle" : "", "family" : "Ilyina", "given" : "T.", "non-dropping-particle" : "", "parse-names" : false, "suffix" : "" }, { "dropping-particle" : "", "family" : "S\u00e9f\u00e9rian", "given" : "R.", "non-dropping-particle" : "", "parse-names" : false, "suffix" : "" }, { "dropping-particle" : "", "family" : "Tjiputra", "given" : "J.", "non-dropping-particle" : "", "parse-names" : false, "suffix" : "" }, { "dropping-particle" : "", "family" : "Vichi", "given" : "M.", "non-dropping-particle" : "", "parse-names" : false, "suffix" : "" } ], "container-title" : "Biogeosciences", "id" : "ITEM-1", "issue" : "10", "issued" : { "date-parts" : [ [ "2013", "10", "2" ] ] }, "page" : "6225-6245", "title" : "Multiple stressors of ocean ecosystems in the 21st century: projections with CMIP5 models", "translator" : [ { "dropping-particle" : "", "family" : "L7263", "given" : "", "non-dropping-particle" : "", "parse-names" : false, "suffix" : "" } ], "type" : "article-journal", "volume" : "10" }, "uris" : [ "http://www.mendeley.com/documents/?uuid=dc89fd9c-f156-4b6d-a29c-85f10a5a5e4f" ] }, { "id" : "ITEM-2", "itemData" : { "DOI" : "10.1002/2015GB005310", "abstract" : "Abstract Anthropogenically forced trends in oceanic dissolved oxygen are evaluated in Earth system models in the context of natural variability. A large ensemble of a single Earth system model is used to clearly identify the forced component of change in interior oxygen distributions and to evaluate the magnitude of this signal relative to noise generated by internal climate variability. The time of emergence of forced trends is quantified on the basis of anomalies in oxygen concentrations and trends. We find that the forced signal should already be evident in the southern Indian Ocean and parts of the eastern tropical Pacific and Atlantic basins; widespread detection of forced deoxygenation is possible by 2030\u20132040. In addition to considering spatially discrete metrics of detection, we evaluate the similarity of the spatial structures associated with natural variability and the forced trend. Outside of the subtropics, these patterns are not wholly distinct on the isopycnal surfaces considered, and therefore, this approach does not provide significantly advanced detection. Our results clearly demonstrate the strong impact of natural climate variability on interior oxygen distributions, providing an important context for interpreting observations.", "author" : [ { "dropping-particle" : "", "family" : "Long", "given" : "Matthew C", "non-dropping-particle" : "", "parse-names" : false, "suffix" : "" }, { "dropping-particle" : "", "family" : "Deutsch", "given" : "Curtis", "non-dropping-particle" : "", "parse-names" : false, "suffix" : "" }, { "dropping-particle" : "", "family" : "Ito", "given" : "Taka", "non-dropping-particle" : "", "parse-names" : false, "suffix" : "" } ], "container-title" : "Global Biogeochemical Cycles", "id" : "ITEM-2", "issue" : "2", "issued" : { "date-parts" : [ [ "2016" ] ] }, "page" : "381-397", "title" : "Finding forced trends in oceanic oxygen", "translator" : [ { "dropping-particle" : "", "family" : "L5402", "given" : "", "non-dropping-particle" : "", "parse-names" : false, "suffix" : "" } ], "type" : "article-journal", "volume" : "30" }, "uris" : [ "http://www.mendeley.com/documents/?uuid=72deab2f-e7b3-429f-8b17-02226bbbf567" ] } ], "mendeley" : { "formattedCitation" : "(Bopp et al., 2013; Long et al., 2016)", "plainTextFormattedCitation" : "(Bopp et al., 2013; Long et al., 2016)" }, "properties" : { "noteIndex" : 0 }, "schema" : "https://github.com/citation-style-language/schema/raw/master/csl-citation.json" }</w:instrText>
        </w:r>
        <w:r w:rsidR="00D66569" w:rsidRPr="001E7A27">
          <w:rPr>
            <w:rFonts w:cs="Times New Roman"/>
            <w:lang w:val="en-GB"/>
          </w:rPr>
          <w:fldChar w:fldCharType="separate"/>
        </w:r>
        <w:r w:rsidR="00D66569" w:rsidRPr="001E7A27">
          <w:rPr>
            <w:rFonts w:cs="Times New Roman"/>
            <w:noProof/>
            <w:lang w:val="en-GB"/>
          </w:rPr>
          <w:t>(Bopp et al., 2013; Kwiatkowski et al., 2020; Long et al., 2016)</w:t>
        </w:r>
        <w:r w:rsidR="00D66569" w:rsidRPr="001E7A27">
          <w:rPr>
            <w:rFonts w:cs="Times New Roman"/>
            <w:lang w:val="en-GB"/>
          </w:rPr>
          <w:fldChar w:fldCharType="end"/>
        </w:r>
        <w:commentRangeEnd w:id="3219"/>
        <w:r w:rsidR="00D66569" w:rsidRPr="001E7A27">
          <w:rPr>
            <w:rStyle w:val="CommentReference"/>
            <w:lang w:val="en-GB"/>
          </w:rPr>
          <w:commentReference w:id="3219"/>
        </w:r>
      </w:ins>
      <w:commentRangeStart w:id="3221"/>
      <w:del w:id="3222" w:author="Robin Matthews" w:date="2021-06-17T17:54:00Z">
        <w:r w:rsidRPr="001E7A27" w:rsidDel="00D66569">
          <w:rPr>
            <w:rFonts w:cs="Times New Roman"/>
            <w:lang w:val="en-GB"/>
          </w:rPr>
          <w:fldChar w:fldCharType="begin" w:fldLock="1"/>
        </w:r>
        <w:r w:rsidR="00747167" w:rsidRPr="001E7A27" w:rsidDel="00D66569">
          <w:rPr>
            <w:rFonts w:cs="Times New Roman"/>
            <w:lang w:val="en-GB"/>
          </w:rPr>
          <w:delInstrText>ADDIN CSL_CITATION { "citationItems" : [ { "id" : "ITEM-1", "itemData" : { "DOI" : "10.5194/bg-10-6225-2013", "ISSN" : "1726-4189", "abstract" : "Abstract. Ocean ecosystems are increasingly stressed by human-induced changes of their physical, chemical and biological environment. Among these changes, warming, acidification, deoxygenation and changes in primary productivity by marine phytoplankton can be considered as four of the major stressors of open ocean ecosystems. Due to rising atmospheric CO2 in the coming decades, these changes will be amplified. Here, we use the most recent simulations performed in the framework of the Coupled Model Intercomparison Project 5 to assess how these stressors may evolve over the course of the 21st century. The 10 Earth system models used here project similar trends in ocean warming, acidification, deoxygenation and reduced primary productivity for each of the IPCC's representative concentration pathways (RCPs) over the 21st century. For the \"business-as-usual\" scenario RCP8.5, the model-mean changes in the 2090s (compared to the 1990s) for sea surface temperature, sea surface pH, global O2 content and integrated primary productivity amount to &amp;plus;2.73 (\u00b10.72) \u00b0C, \u22120.33 (\u00b10.003) pH unit, \u22123.45 (\u00b10.44)% and \u22128.6 (\u00b17.9)%, respectively. For the high mitigation scenario RCP2.6, corresponding changes are +0.71 (\u00b10.45) \u00b0C, \u22120.07 (\u00b10.001) pH unit, \u22121.81 (\u00b10.31)% and \u22122.0 (\u00b14.1)%, respectively, illustrating the effectiveness of extreme mitigation strategies. Although these stressors operate globally, they display distinct regional patterns and thus do not change coincidentally. Large decreases in O2 and in pH are simulated in global ocean intermediate and mode waters, whereas large reductions in primary production are simulated in the tropics and in the North Atlantic. Although temperature and pH projections are robust across models, the same does not hold for projections of subsurface O2 concentrations in the tropics and global and regional changes in net primary productivity. These high uncertainties in projections of primary productivity and subsurface oxygen prompt us to continue inter-model comparisons to understand these model differences, while calling for caution when using the CMIP5 models to force regional impact models.", "author" : [ { "dropping-particle" : "", "family" : "Bopp", "given" : "L.", "non-dropping-particle" : "", "parse-names" : false, "suffix" : "" }, { "dropping-particle" : "", "family" : "Resplandy", "given" : "L.", "non-dropping-particle" : "", "parse-names" : false, "suffix" : "" }, { "dropping-particle" : "", "family" : "Orr", "given" : "J. C.", "non-dropping-particle" : "", "parse-names" : false, "suffix" : "" }, { "dropping-particle" : "", "family" : "Doney", "given" : "S. C.", "non-dropping-particle" : "", "parse-names" : false, "suffix" : "" }, { "dropping-particle" : "", "family" : "Dunne", "given" : "J. P.", "non-dropping-particle" : "", "parse-names" : false, "suffix" : "" }, { "dropping-particle" : "", "family" : "Gehlen", "given" : "M.", "non-dropping-particle" : "", "parse-names" : false, "suffix" : "" }, { "dropping-particle" : "", "family" : "Halloran", "given" : "P.", "non-dropping-particle" : "", "parse-names" : false, "suffix" : "" }, { "dropping-particle" : "", "family" : "Heinze", "given" : "C.", "non-dropping-particle" : "", "parse-names" : false, "suffix" : "" }, { "dropping-particle" : "", "family" : "Ilyina", "given" : "T.", "non-dropping-particle" : "", "parse-names" : false, "suffix" : "" }, { "dropping-particle" : "", "family" : "S\u00e9f\u00e9rian", "given" : "R.", "non-dropping-particle" : "", "parse-names" : false, "suffix" : "" }, { "dropping-particle" : "", "family" : "Tjiputra", "given" : "J.", "non-dropping-particle" : "", "parse-names" : false, "suffix" : "" }, { "dropping-particle" : "", "family" : "Vichi", "given" : "M.", "non-dropping-particle" : "", "parse-names" : false, "suffix" : "" } ], "container-title" : "Biogeosciences", "id" : "ITEM-1", "issue" : "10", "issued" : { "date-parts" : [ [ "2013", "10", "2" ] ] }, "page" : "6225-6245", "title" : "Multiple stressors of ocean ecosystems in the 21st century: projections with CMIP5 models", "translator" : [ { "dropping-particle" : "", "family" : "L7263", "given" : "", "non-dropping-particle" : "", "parse-names" : false, "suffix" : "" } ], "type" : "article-journal", "volume" : "10" }, "uris" : [ "http://www.mendeley.com/documents/?uuid=dc89fd9c-f156-4b6d-a29c-85f10a5a5e4f" ] } ], "mendeley" : { "formattedCitation" : "(Bopp et al., 2013)", "manualFormatting" : "(Bopp et al., 2013; Kwiatkowski et al., 2020; ", "plainTextFormattedCitation" : "(Bopp et al., 2013)", "previouslyFormattedCitation" : "(Bopp et al., 2013)" }, "properties" : { "noteIndex" : 0 }, "schema" : "https://github.com/citation-style-language/schema/raw/master/csl-citation.json" }</w:delInstrText>
        </w:r>
        <w:r w:rsidRPr="001E7A27" w:rsidDel="00D66569">
          <w:rPr>
            <w:rFonts w:cs="Times New Roman"/>
            <w:lang w:val="en-GB"/>
          </w:rPr>
          <w:fldChar w:fldCharType="separate"/>
        </w:r>
        <w:bookmarkStart w:id="3223" w:name="__Fieldmark__942_1648232024"/>
        <w:r w:rsidR="00025FA2" w:rsidRPr="001E7A27" w:rsidDel="00D66569">
          <w:rPr>
            <w:rFonts w:cs="Times New Roman"/>
            <w:noProof/>
            <w:lang w:val="en-GB"/>
          </w:rPr>
          <w:delText xml:space="preserve">(Bopp et al., 2013; </w:delText>
        </w:r>
        <w:bookmarkStart w:id="3224" w:name="_Hlk74844873"/>
        <w:r w:rsidR="00025FA2" w:rsidRPr="001E7A27" w:rsidDel="00D66569">
          <w:rPr>
            <w:rFonts w:cs="Times New Roman"/>
            <w:noProof/>
            <w:lang w:val="en-GB"/>
          </w:rPr>
          <w:delText>Kwiatkowski et al., 2020</w:delText>
        </w:r>
        <w:bookmarkEnd w:id="3224"/>
        <w:r w:rsidR="00025FA2" w:rsidRPr="001E7A27" w:rsidDel="00D66569">
          <w:rPr>
            <w:rFonts w:cs="Times New Roman"/>
            <w:noProof/>
            <w:lang w:val="en-GB"/>
          </w:rPr>
          <w:delText xml:space="preserve">; </w:delText>
        </w:r>
        <w:r w:rsidRPr="001E7A27" w:rsidDel="00D66569">
          <w:rPr>
            <w:rFonts w:cs="Times New Roman"/>
            <w:lang w:val="en-GB"/>
          </w:rPr>
          <w:fldChar w:fldCharType="end"/>
        </w:r>
        <w:bookmarkEnd w:id="3223"/>
        <w:commentRangeStart w:id="3225"/>
        <w:commentRangeEnd w:id="3221"/>
        <w:r w:rsidR="00025FA2" w:rsidRPr="001E7A27" w:rsidDel="00D66569">
          <w:rPr>
            <w:rStyle w:val="CommentReference"/>
            <w:lang w:val="en-GB"/>
          </w:rPr>
          <w:commentReference w:id="3221"/>
        </w:r>
        <w:r w:rsidRPr="001E7A27" w:rsidDel="00D66569">
          <w:rPr>
            <w:rFonts w:cs="Times New Roman"/>
            <w:lang w:val="en-GB"/>
          </w:rPr>
          <w:fldChar w:fldCharType="begin" w:fldLock="1"/>
        </w:r>
        <w:r w:rsidR="00747167" w:rsidRPr="001E7A27" w:rsidDel="00D66569">
          <w:rPr>
            <w:rFonts w:cs="Times New Roman"/>
            <w:lang w:val="en-GB"/>
          </w:rPr>
          <w:delInstrText>ADDIN CSL_CITATION { "citationItems" : [ { "id" : "ITEM-1", "itemData" : { "DOI" : "10.1002/2015GB005310", "abstract" : "Abstract Anthropogenically forced trends in oceanic dissolved oxygen are evaluated in Earth system models in the context of natural variability. A large ensemble of a single Earth system model is used to clearly identify the forced component of change in interior oxygen distributions and to evaluate the magnitude of this signal relative to noise generated by internal climate variability. The time of emergence of forced trends is quantified on the basis of anomalies in oxygen concentrations and trends. We find that the forced signal should already be evident in the southern Indian Ocean and parts of the eastern tropical Pacific and Atlantic basins; widespread detection of forced deoxygenation is possible by 2030\u20132040. In addition to considering spatially discrete metrics of detection, we evaluate the similarity of the spatial structures associated with natural variability and the forced trend. Outside of the subtropics, these patterns are not wholly distinct on the isopycnal surfaces considered, and therefore, this approach does not provide significantly advanced detection. Our results clearly demonstrate the strong impact of natural climate variability on interior oxygen distributions, providing an important context for interpreting observations.", "author" : [ { "dropping-particle" : "", "family" : "Long", "given" : "Matthew C", "non-dropping-particle" : "", "parse-names" : false, "suffix" : "" }, { "dropping-particle" : "", "family" : "Deutsch", "given" : "Curtis", "non-dropping-particle" : "", "parse-names" : false, "suffix" : "" }, { "dropping-particle" : "", "family" : "Ito", "given" : "Taka", "non-dropping-particle" : "", "parse-names" : false, "suffix" : "" } ], "container-title" : "Global Biogeochemical Cycles", "id" : "ITEM-1", "issue" : "2", "issued" : { "date-parts" : [ [ "2016" ] ] }, "page" : "381-397", "title" : "Finding forced trends in oceanic oxygen", "translator" : [ { "dropping-particle" : "", "family" : "L5402", "given" : "", "non-dropping-particle" : "", "parse-names" : false, "suffix" : "" } ], "type" : "article-journal", "volume" : "30" }, "uris" : [ "http://www.mendeley.com/documents/?uuid=72deab2f-e7b3-429f-8b17-02226bbbf567" ] } ], "mendeley" : { "formattedCitation" : "(Long et al., 2016)", "manualFormatting" : "Long et al., 2016)", "plainTextFormattedCitation" : "(Long et al., 2016)", "previouslyFormattedCitation" : "(Long et al., 2016)" }, "properties" : { "noteIndex" : 0 }, "schema" : "https://github.com/citation-style-language/schema/raw/master/csl-citation.json" }</w:delInstrText>
        </w:r>
        <w:r w:rsidRPr="001E7A27" w:rsidDel="00D66569">
          <w:rPr>
            <w:rFonts w:cs="Times New Roman"/>
            <w:lang w:val="en-GB"/>
          </w:rPr>
          <w:fldChar w:fldCharType="separate"/>
        </w:r>
        <w:r w:rsidR="00025FA2" w:rsidRPr="001E7A27" w:rsidDel="00D66569">
          <w:rPr>
            <w:rFonts w:cs="Times New Roman"/>
            <w:noProof/>
            <w:lang w:val="en-GB"/>
          </w:rPr>
          <w:delText>Long et al., 2016)</w:delText>
        </w:r>
        <w:r w:rsidRPr="001E7A27" w:rsidDel="00D66569">
          <w:rPr>
            <w:rFonts w:cs="Times New Roman"/>
            <w:lang w:val="en-GB"/>
          </w:rPr>
          <w:fldChar w:fldCharType="end"/>
        </w:r>
      </w:del>
      <w:commentRangeEnd w:id="3225"/>
      <w:r w:rsidR="00025FA2" w:rsidRPr="001E7A27">
        <w:rPr>
          <w:rStyle w:val="CommentReference"/>
          <w:lang w:val="en-GB"/>
        </w:rPr>
        <w:commentReference w:id="3225"/>
      </w:r>
      <w:r w:rsidRPr="001E7A27">
        <w:rPr>
          <w:rFonts w:cs="Times New Roman"/>
          <w:lang w:val="en-GB"/>
        </w:rPr>
        <w:t>.</w:t>
      </w:r>
      <w:bookmarkEnd w:id="3218"/>
      <w:r w:rsidRPr="001E7A27">
        <w:rPr>
          <w:rFonts w:cs="Times New Roman"/>
          <w:lang w:val="en-GB"/>
        </w:rPr>
        <w:t xml:space="preserve"> </w:t>
      </w:r>
      <w:r w:rsidR="0061472A" w:rsidRPr="001E7A27">
        <w:rPr>
          <w:rFonts w:cs="Times New Roman"/>
          <w:lang w:val="en-GB"/>
        </w:rPr>
        <w:t>However, CMIP5 models did not reproduce observed patterns for oxygen changes in the tropical thermocline</w:t>
      </w:r>
      <w:ins w:id="3226" w:author="Soapbox" w:date="2021-07-20T06:58:00Z">
        <w:r w:rsidR="00055548" w:rsidRPr="001E7A27">
          <w:rPr>
            <w:rFonts w:cs="Times New Roman"/>
            <w:lang w:val="en-GB"/>
          </w:rPr>
          <w:t>,</w:t>
        </w:r>
      </w:ins>
      <w:r w:rsidR="0061472A" w:rsidRPr="001E7A27">
        <w:rPr>
          <w:rFonts w:cs="Times New Roman"/>
          <w:lang w:val="en-GB"/>
        </w:rPr>
        <w:t xml:space="preserve"> and generally simulated only about half the oxygen loss inferred from observations</w:t>
      </w:r>
      <w:r w:rsidR="006D281F" w:rsidRPr="001E7A27">
        <w:rPr>
          <w:rFonts w:cs="Times New Roman"/>
          <w:lang w:val="en-GB"/>
        </w:rPr>
        <w:t xml:space="preserve"> </w:t>
      </w:r>
      <w:r w:rsidR="006D281F"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"10.1038/s41561-018-0152-2", "ISSN" : "1752-0894", "abstract" : "Direct observations indicate that the global ocean oxygen inventory is decreasing. Climate models consistently confirm this decline and predict continuing and accelerating ocean deoxygenation. However, current models (1) do not reproduce observed patterns for oxygen changes in the ocean\u2019s thermocline; (2) underestimate the temporal variability of oxygen concentrations and air\u2013sea fluxes inferred from time-series observations; and (3) generally simulate only about half the oceanic oxygen loss inferred from observations. We here review current knowledge about the mechanisms and drivers of oxygen changes and their variation with region and depth over the world\u2019s oceans. Warming is considered a major driver: in part directly, via solubility effects, and in part indirectly, via changes in circulation, mixing and oxygen respiration. While solubility effects have been quantified and found to dominate deoxygenation near the surface, a quantitative understanding of contributions from other mechanisms is still lacking. Current models may underestimate deoxygenation because of unresolved transport processes, unaccounted for variations in respiratory oxygen demand, or missing biogeochemical feedbacks. Dedicated observational programmes are required to better constrain biological and physical processes and their representation in models to improve our understanding and predictions of patterns and intensity of future oxygen change.", "author" : [ { "dropping-particle" : "", "family" : "Oschlies", "given" : "Andreas", "non-dropping-particle" : "", "parse-names" : false, "suffix" : "" }, { "dropping-particle" : "", "family" : "Brandt", "given" : "Peter", "non-dropping-particle" : "", "parse-names" : false, "suffix" : "" }, { "dropping-particle" : "", "family" : "Stramma", "given" : "Lothar", "non-dropping-particle" : "", "parse-names" : false, "suffix" : "" }, { "dropping-particle" : "", "family" : "Schmidtko", "given" : "Sunke", "non-dropping-particle" : "", "parse-names" : false, "suffix" : "" } ], "container-title" : "Nature Geoscience", "id" : "ITEM-1", "issue" : "7", "issued" : { "date-parts" : [ [ "2018", "7", "11" ] ] }, "page" : "467-473", "title" : "Drivers and mechanisms of ocean deoxygenation", "translator" : [ { "dropping-particle" : "", "family" : "L5140", "given" : "", "non-dropping-particle" : "", "parse-names" : false, "suffix" : "" } ], "type" : "article-journal", "volume" : "11" }, "uris" : [ "http://www.mendeley.com/documents/?uuid=f5cdc4c2-6bc3-3c84-b51e-4999117c3f36" ] } ], "mendeley" : { "formattedCitation" : "(Oschlies et al., 2018)", "plainTextFormattedCitation" : "(Oschlies et al., 2018)", "previouslyFormattedCitation" : "(Oschlies et al., 2018)" }, "properties" : { "noteIndex" : 0 }, "schema" : "https://github.com/citation-style-language/schema/raw/master/csl-citation.json" }</w:instrText>
      </w:r>
      <w:r w:rsidR="006D281F" w:rsidRPr="001E7A27">
        <w:rPr>
          <w:rFonts w:cs="Times New Roman"/>
          <w:lang w:val="en-GB"/>
        </w:rPr>
        <w:fldChar w:fldCharType="separate"/>
      </w:r>
      <w:r w:rsidR="00025FA2" w:rsidRPr="001E7A27">
        <w:rPr>
          <w:rFonts w:cs="Times New Roman"/>
          <w:noProof/>
          <w:lang w:val="en-GB"/>
        </w:rPr>
        <w:t>(Oschlies et al., 2018)</w:t>
      </w:r>
      <w:r w:rsidR="006D281F" w:rsidRPr="001E7A27">
        <w:rPr>
          <w:rFonts w:cs="Times New Roman"/>
          <w:lang w:val="en-GB"/>
        </w:rPr>
        <w:fldChar w:fldCharType="end"/>
      </w:r>
      <w:r w:rsidR="0061472A" w:rsidRPr="001E7A27">
        <w:rPr>
          <w:rFonts w:cs="Times New Roman"/>
          <w:lang w:val="en-GB"/>
        </w:rPr>
        <w:t xml:space="preserve">. </w:t>
      </w:r>
      <w:r w:rsidR="00693E75" w:rsidRPr="001E7A27">
        <w:rPr>
          <w:rFonts w:cs="Times New Roman"/>
          <w:lang w:val="en-GB"/>
        </w:rPr>
        <w:t>CMIP6 models have</w:t>
      </w:r>
      <w:ins w:id="3227" w:author="Soapbox" w:date="2021-07-20T06:58:00Z">
        <w:r w:rsidR="00055548" w:rsidRPr="001E7A27">
          <w:rPr>
            <w:rFonts w:cs="Times New Roman"/>
            <w:lang w:val="en-GB"/>
          </w:rPr>
          <w:t xml:space="preserve"> a</w:t>
        </w:r>
      </w:ins>
      <w:r w:rsidR="00693E75" w:rsidRPr="001E7A27">
        <w:rPr>
          <w:rFonts w:cs="Times New Roman"/>
          <w:lang w:val="en-GB"/>
        </w:rPr>
        <w:t xml:space="preserve"> more realistic simulated mean state of ocean biogeochemistry than CMIP5 models due to improved ocean physical processes and better representation of biogeochemical processes </w:t>
      </w:r>
      <w:r w:rsidR="00F17290" w:rsidRPr="001E7A27">
        <w:rPr>
          <w:rFonts w:cs="Times New Roman"/>
          <w:lang w:val="en-GB"/>
        </w:rPr>
        <w:fldChar w:fldCharType="begin" w:fldLock="1"/>
      </w:r>
      <w:r w:rsidR="00747167" w:rsidRPr="001E7A27">
        <w:rPr>
          <w:rFonts w:cs="Times New Roman"/>
          <w:lang w:val="en-GB"/>
        </w:rPr>
        <w:instrText>ADDIN CSL_CITATION { "citationItems" : [ { "id" : "ITEM-1", "itemData" : { "DOI" : "10.1007/s40641-020-00160-0", "ISSN" : "2198-6061", "abstract" : "The changes or updates in ocean biogeochemistry component have been mapped between CMIP5 and CMIP6 model versions, and an assessment made of how far these have led to improvements in the simulated mean state of marine biogeochemical models within the current generation of Earth system models (ESMs).", "author" : [ { "dropping-particle" : "", "family" : "S\u00e9f\u00e9rian", "given" : "Roland", "non-dropping-particle" : "", "parse-names" : false, "suffix" : "" }, { "dropping-particle" : "", "family" : "Berthet", "given" : "Sarah", "non-dropping-particle" : "", "parse-names" : false, "suffix" : "" }, { "dropping-particle" : "", "family" : "Yool", "given" : "Andrew", "non-dropping-particle" : "", "parse-names" : false, "suffix" : "" }, { "dropping-particle" : "", "family" : "Palmi\u00e9ri", "given" : "Julien", "non-dropping-particle" : "", "parse-names" : false, "suffix" : "" }, { "dropping-particle" : "", "family" : "Bopp", "given" : "Laurent", "non-dropping-particle" : "", "parse-names" : false, "suffix" : "" }, { "dropping-particle" : "", "family" : "Tagliabue", "given" : "Alessandro", "non-dropping-particle" : "", "parse-names" : false, "suffix" : "" }, { "dropping-particle" : "", "family" : "Kwiatkowski", "given" : "Lester", "non-dropping-particle" : "", "parse-names" : false, "suffix" : "" }, { "dropping-particle" : "", "family" : "Aumont", "given" : "Olivier", "non-dropping-particle" : "", "parse-names" : false, "suffix" : "" }, { "dropping-particle" : "", "family" : "Christian", "given" : "James", "non-dropping-particle" : "", "parse-names" : false, "suffix" : "" }, { "dropping-particle" : "", "family" : "Dunne", "given" : "John",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"Li", "given" : "Hongmei", "non-dropping-particle" : "", "parse-names" : false, "suffix" : "" }, { "dropping-particle" : "", "family" : "Long", "given" : "Matthew C", "non-dropping-particle" : "", "parse-names" : false, "suffix" : "" }, { "dropping-particle" : "", "family" : "Luo", "given" : "Jessica Y", "non-dropping-particle" : "", "parse-names" : false, "suffix" : "" }, { "dropping-particle" : "", "family" : "Nakano", "given" : "Hideyuki", "non-dropping-particle" : "", "parse-names" : false, "suffix" : "" }, { "dropping-particle" : "", "family" : "Romanou", "given" : "Anastasia", "non-dropping-particle" : "", "parse-names" : false, "suffix" : "" }, { "dropping-particle" : "", "family" : "Schwinger", "given" : "J\u00f6rg", "non-dropping-particle" : "", "parse-names" : false, "suffix" : "" }, { "dropping-particle" : "", "family" : "Stock", "given" : "Charles", "non-dropping-particle" : "", "parse-names" : false, "suffix" : "" }, { "dropping-particle" : "", "family" : "Santana-Falc\u00f3n", "given" : "Yeray", "non-dropping-particle" : "", "parse-names" : false, "suffix" : "" }, { "dropping-particle" : "", "family" : "Takano", "given" : "Yohei", "non-dropping-particle" : "", "parse-names" : false, "suffix" : "" }, { "dropping-particle" : "", "family" : "Tjiputra", "given" : "Jerry",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"Wu", "given" : "Tongwen", "non-dropping-particle" : "", "parse-names" : false, "suffix" : "" }, { "dropping-particle" : "", "family" : "Wu", "given" : "Fanghua", "non-dropping-particle" : "", "parse-names" : false, "suffix" : "" }, { "dropping-particle" : "", "family" : "Yamamoto", "given" : "Akitomo", "non-dropping-particle" : "", "parse-names" : false, "suffix" : "" } ], "container-title" : "Current Climate Change Reports", "id" : "ITEM-1", "issue" : "3", "issued" : { "date-parts" : [ [ "2020" ] ] }, "page" : "95-119", "title" : "Tracking Improvement in Simulated Marine Biogeochemistry Between CMIP5 and CMIP6", "translator" : [ { "dropping-particle" : "", "family" : "L6843", "given" : "", "non-dropping-particle" : "", "parse-names" : false, "suffix" : "" } ], "type" : "article-journal", "volume" : "6" }, "uris" : [ "http://www.mendeley.com/documents/?uuid=6ab8efdf-a6b3-3194-8bd5-5e9dc1553689" ] } ], "mendeley" : { "formattedCitation" : "(S\u00e9f\u00e9rian et al., 2020)", "plainTextFormattedCitation" : "(S\u00e9f\u00e9rian et al., 2020)", "previouslyFormattedCitation" : "(S\u00e9f\u00e9rian et al., 2020)" }, "properties" : { "noteIndex" : 0 }, "schema" : "https://github.com/citation-style-language/schema/raw/master/csl-citation.json" }</w:instrText>
      </w:r>
      <w:r w:rsidR="00F17290" w:rsidRPr="001E7A27">
        <w:rPr>
          <w:rFonts w:cs="Times New Roman"/>
          <w:lang w:val="en-GB"/>
        </w:rPr>
        <w:fldChar w:fldCharType="separate"/>
      </w:r>
      <w:r w:rsidR="00025FA2" w:rsidRPr="001E7A27">
        <w:rPr>
          <w:rFonts w:cs="Times New Roman"/>
          <w:noProof/>
          <w:lang w:val="en-GB"/>
        </w:rPr>
        <w:t>(Séférian et al., 2020)</w:t>
      </w:r>
      <w:r w:rsidR="00F17290" w:rsidRPr="001E7A27">
        <w:rPr>
          <w:rFonts w:cs="Times New Roman"/>
          <w:lang w:val="en-GB"/>
        </w:rPr>
        <w:fldChar w:fldCharType="end"/>
      </w:r>
      <w:r w:rsidR="00693E75" w:rsidRPr="001E7A27">
        <w:rPr>
          <w:rFonts w:cs="Times New Roman"/>
          <w:lang w:val="en-GB"/>
        </w:rPr>
        <w:t xml:space="preserve">. They also exhibit enhanced ocean warming as a result of an </w:t>
      </w:r>
      <w:r w:rsidR="00693E75" w:rsidRPr="001E7A27">
        <w:rPr>
          <w:rFonts w:cs="Times New Roman"/>
          <w:lang w:val="en-GB"/>
        </w:rPr>
        <w:lastRenderedPageBreak/>
        <w:t xml:space="preserve">increase in the </w:t>
      </w:r>
      <w:r w:rsidR="009151D9" w:rsidRPr="001E7A27">
        <w:rPr>
          <w:rFonts w:cs="Times New Roman"/>
          <w:lang w:val="en-GB"/>
        </w:rPr>
        <w:t xml:space="preserve">equilibrium </w:t>
      </w:r>
      <w:r w:rsidR="00693E75" w:rsidRPr="001E7A27">
        <w:rPr>
          <w:rFonts w:cs="Times New Roman"/>
          <w:lang w:val="en-GB"/>
        </w:rPr>
        <w:t>climate sensitivity</w:t>
      </w:r>
      <w:r w:rsidR="000F24DD" w:rsidRPr="001E7A27">
        <w:rPr>
          <w:rFonts w:cs="Times New Roman"/>
          <w:lang w:val="en-GB"/>
        </w:rPr>
        <w:t xml:space="preserve"> (ECS)</w:t>
      </w:r>
      <w:r w:rsidR="00693E75" w:rsidRPr="001E7A27">
        <w:rPr>
          <w:rFonts w:cs="Times New Roman"/>
          <w:lang w:val="en-GB"/>
        </w:rPr>
        <w:t xml:space="preserve"> of CMIP6 relative to CMIP5</w:t>
      </w:r>
      <w:r w:rsidR="009151D9" w:rsidRPr="001E7A27">
        <w:rPr>
          <w:rFonts w:cs="Times New Roman"/>
          <w:lang w:val="en-GB"/>
        </w:rPr>
        <w:t xml:space="preserve"> models</w:t>
      </w:r>
      <w:r w:rsidR="00693E75" w:rsidRPr="001E7A27">
        <w:rPr>
          <w:rFonts w:cs="Times New Roman"/>
          <w:lang w:val="en-GB"/>
        </w:rPr>
        <w:t>, which contributes to increased stratification and reduced subsurface ventilation (</w:t>
      </w:r>
      <w:ins w:id="3228" w:author="Ian Blenkinsop" w:date="2021-07-28T14:04:00Z">
        <w:r w:rsidR="00C51578" w:rsidRPr="001E7A27">
          <w:rPr>
            <w:rFonts w:cs="Times New Roman"/>
            <w:lang w:val="en-GB"/>
          </w:rPr>
          <w:t xml:space="preserve">Sections </w:t>
        </w:r>
      </w:ins>
      <w:r w:rsidR="009151D9" w:rsidRPr="001E7A27">
        <w:rPr>
          <w:rFonts w:cs="Times New Roman"/>
          <w:lang w:val="en-GB"/>
        </w:rPr>
        <w:t>4.3.1, 4.3.4, 5.3.3.2, 7.4.2, 7.5.6</w:t>
      </w:r>
      <w:del w:id="3229" w:author="Ian Blenkinsop" w:date="2021-07-28T14:04:00Z">
        <w:r w:rsidR="009151D9" w:rsidRPr="001E7A27" w:rsidDel="00C51578">
          <w:rPr>
            <w:rFonts w:cs="Times New Roman"/>
            <w:lang w:val="en-GB"/>
          </w:rPr>
          <w:delText>,</w:delText>
        </w:r>
      </w:del>
      <w:r w:rsidR="009151D9" w:rsidRPr="001E7A27">
        <w:rPr>
          <w:rFonts w:cs="Times New Roman"/>
          <w:lang w:val="en-GB"/>
        </w:rPr>
        <w:t xml:space="preserve"> </w:t>
      </w:r>
      <w:ins w:id="3230" w:author="Ian Blenkinsop" w:date="2021-07-28T14:04:00Z">
        <w:r w:rsidR="00C51578" w:rsidRPr="001E7A27">
          <w:rPr>
            <w:rFonts w:cs="Times New Roman"/>
            <w:lang w:val="en-GB"/>
          </w:rPr>
          <w:t xml:space="preserve">and </w:t>
        </w:r>
      </w:ins>
      <w:r w:rsidR="000F24DD" w:rsidRPr="001E7A27">
        <w:rPr>
          <w:rFonts w:cs="Times New Roman"/>
          <w:lang w:val="en-GB"/>
        </w:rPr>
        <w:t>9.2.1</w:t>
      </w:r>
      <w:r w:rsidR="009151D9" w:rsidRPr="001E7A27">
        <w:rPr>
          <w:rFonts w:cs="Times New Roman"/>
          <w:lang w:val="en-GB"/>
        </w:rPr>
        <w:t>,</w:t>
      </w:r>
      <w:ins w:id="3231" w:author="Ian Blenkinsop" w:date="2021-07-28T14:04:00Z">
        <w:r w:rsidR="00C51578" w:rsidRPr="001E7A27">
          <w:rPr>
            <w:rFonts w:cs="Times New Roman"/>
            <w:lang w:val="en-GB"/>
          </w:rPr>
          <w:t xml:space="preserve"> and</w:t>
        </w:r>
      </w:ins>
      <w:r w:rsidR="009151D9" w:rsidRPr="001E7A27">
        <w:rPr>
          <w:rFonts w:cs="Times New Roman"/>
          <w:lang w:val="en-GB"/>
        </w:rPr>
        <w:t xml:space="preserve"> TS2.4</w:t>
      </w:r>
      <w:r w:rsidR="00693E75" w:rsidRPr="001E7A27">
        <w:rPr>
          <w:rFonts w:cs="Times New Roman"/>
          <w:lang w:val="en-GB"/>
        </w:rPr>
        <w:t xml:space="preserve">).  Consequently, CMIP6 model ensembles </w:t>
      </w:r>
      <w:del w:id="3232" w:author="Soapbox" w:date="2021-07-20T06:59:00Z">
        <w:r w:rsidR="00693E75" w:rsidRPr="001E7A27" w:rsidDel="00055548">
          <w:rPr>
            <w:rFonts w:cs="Times New Roman"/>
            <w:lang w:val="en-GB"/>
          </w:rPr>
          <w:delText xml:space="preserve">not only </w:delText>
        </w:r>
      </w:del>
      <w:r w:rsidR="00693E75" w:rsidRPr="001E7A27">
        <w:rPr>
          <w:rFonts w:cs="Times New Roman"/>
          <w:lang w:val="en-GB"/>
        </w:rPr>
        <w:t>reproduce the ocean deoxygenatio</w:t>
      </w:r>
      <w:r w:rsidR="000F24DD" w:rsidRPr="001E7A27">
        <w:rPr>
          <w:rFonts w:cs="Times New Roman"/>
          <w:lang w:val="en-GB"/>
        </w:rPr>
        <w:t>n</w:t>
      </w:r>
      <w:r w:rsidR="00693E75" w:rsidRPr="001E7A27">
        <w:rPr>
          <w:rFonts w:cs="Times New Roman"/>
          <w:lang w:val="en-GB"/>
        </w:rPr>
        <w:t xml:space="preserve"> trend of −0.30 to −1.52 mmol m</w:t>
      </w:r>
      <w:r w:rsidR="00693E75" w:rsidRPr="001E7A27">
        <w:rPr>
          <w:rFonts w:cs="Times New Roman"/>
          <w:vertAlign w:val="superscript"/>
          <w:lang w:val="en-GB"/>
        </w:rPr>
        <w:t>−3</w:t>
      </w:r>
      <w:r w:rsidR="00693E75" w:rsidRPr="001E7A27">
        <w:rPr>
          <w:rFonts w:cs="Times New Roman"/>
          <w:lang w:val="en-GB"/>
        </w:rPr>
        <w:t xml:space="preserve"> per decade between 1970</w:t>
      </w:r>
      <w:r w:rsidR="00284671" w:rsidRPr="001E7A27">
        <w:rPr>
          <w:rFonts w:cs="Times New Roman"/>
          <w:lang w:val="en-GB"/>
        </w:rPr>
        <w:t>–</w:t>
      </w:r>
      <w:r w:rsidR="00693E75" w:rsidRPr="001E7A27">
        <w:rPr>
          <w:rFonts w:cs="Times New Roman"/>
          <w:lang w:val="en-GB"/>
        </w:rPr>
        <w:t xml:space="preserve">2010 reported in SROCC (Section 5.2.2.4) </w:t>
      </w:r>
      <w:r w:rsidR="0004481B" w:rsidRPr="001E7A27">
        <w:rPr>
          <w:rFonts w:cs="Times New Roman"/>
          <w:lang w:val="en-GB"/>
        </w:rPr>
        <w:t xml:space="preserve">with a </w:t>
      </w:r>
      <w:r w:rsidR="0004481B" w:rsidRPr="001E7A27">
        <w:rPr>
          <w:rFonts w:cs="Times New Roman"/>
          <w:i/>
          <w:iCs/>
          <w:lang w:val="en-GB"/>
        </w:rPr>
        <w:t>very likely</w:t>
      </w:r>
      <w:r w:rsidR="00693E75" w:rsidRPr="001E7A27">
        <w:rPr>
          <w:rFonts w:cs="Times New Roman"/>
          <w:lang w:val="en-GB"/>
        </w:rPr>
        <w:t xml:space="preserve"> range, </w:t>
      </w:r>
      <w:del w:id="3233" w:author="Soapbox" w:date="2021-07-20T06:59:00Z">
        <w:r w:rsidR="00693E75" w:rsidRPr="001E7A27" w:rsidDel="00055548">
          <w:rPr>
            <w:rFonts w:cs="Times New Roman"/>
            <w:lang w:val="en-GB"/>
          </w:rPr>
          <w:delText xml:space="preserve">but </w:delText>
        </w:r>
      </w:del>
      <w:ins w:id="3234" w:author="Soapbox" w:date="2021-07-20T06:59:00Z">
        <w:r w:rsidR="00055548" w:rsidRPr="001E7A27">
          <w:rPr>
            <w:rFonts w:cs="Times New Roman"/>
            <w:lang w:val="en-GB"/>
          </w:rPr>
          <w:t xml:space="preserve">and </w:t>
        </w:r>
      </w:ins>
      <w:r w:rsidR="00693E75" w:rsidRPr="001E7A27">
        <w:rPr>
          <w:rFonts w:cs="Times New Roman"/>
          <w:lang w:val="en-GB"/>
        </w:rPr>
        <w:t>also project 32–71 % greater subsurface (100–600</w:t>
      </w:r>
      <w:r w:rsidR="00284671" w:rsidRPr="001E7A27">
        <w:rPr>
          <w:rFonts w:cs="Times New Roman"/>
          <w:lang w:val="en-GB"/>
        </w:rPr>
        <w:t xml:space="preserve"> </w:t>
      </w:r>
      <w:r w:rsidR="00693E75" w:rsidRPr="001E7A27">
        <w:rPr>
          <w:rFonts w:cs="Times New Roman"/>
          <w:lang w:val="en-GB"/>
        </w:rPr>
        <w:t xml:space="preserve">m) oxygen decline relative to their </w:t>
      </w:r>
      <w:ins w:id="3235" w:author="Tom Maycock" w:date="2021-09-08T16:58:00Z">
        <w:r w:rsidR="00A23567">
          <w:rPr>
            <w:rFonts w:cs="Times New Roman"/>
            <w:lang w:val="en-GB"/>
          </w:rPr>
          <w:t>Representative Concentration Pathway (</w:t>
        </w:r>
      </w:ins>
      <w:commentRangeStart w:id="3236"/>
      <w:commentRangeStart w:id="3237"/>
      <w:r w:rsidR="00693E75" w:rsidRPr="001E7A27">
        <w:rPr>
          <w:rFonts w:cs="Times New Roman"/>
          <w:lang w:val="en-GB"/>
        </w:rPr>
        <w:t>RCP</w:t>
      </w:r>
      <w:commentRangeEnd w:id="3236"/>
      <w:commentRangeEnd w:id="3237"/>
      <w:ins w:id="3238" w:author="Tom Maycock" w:date="2021-09-08T16:58:00Z">
        <w:r w:rsidR="00A23567">
          <w:rPr>
            <w:rFonts w:cs="Times New Roman"/>
            <w:lang w:val="en-GB"/>
          </w:rPr>
          <w:t>)</w:t>
        </w:r>
      </w:ins>
      <w:r w:rsidR="00095BA6" w:rsidRPr="001E7A27">
        <w:rPr>
          <w:rStyle w:val="CommentReference"/>
          <w:lang w:val="en-GB"/>
        </w:rPr>
        <w:commentReference w:id="3236"/>
      </w:r>
      <w:r w:rsidR="00A23567">
        <w:rPr>
          <w:rStyle w:val="CommentReference"/>
          <w:lang w:val="en-GB"/>
        </w:rPr>
        <w:commentReference w:id="3237"/>
      </w:r>
      <w:r w:rsidR="00693E75" w:rsidRPr="001E7A27">
        <w:rPr>
          <w:rFonts w:cs="Times New Roman"/>
          <w:lang w:val="en-GB"/>
        </w:rPr>
        <w:t xml:space="preserve"> analogues in CMIP5, reaching to the </w:t>
      </w:r>
      <w:r w:rsidR="00693E75" w:rsidRPr="001E7A27">
        <w:rPr>
          <w:rFonts w:cs="Times New Roman"/>
          <w:i/>
          <w:lang w:val="en-GB"/>
        </w:rPr>
        <w:t>likely</w:t>
      </w:r>
      <w:r w:rsidR="00693E75" w:rsidRPr="001E7A27">
        <w:rPr>
          <w:rFonts w:cs="Times New Roman"/>
          <w:lang w:val="en-GB"/>
        </w:rPr>
        <w:t xml:space="preserve"> range of decline of 6</w:t>
      </w:r>
      <w:r w:rsidR="000F24DD" w:rsidRPr="001E7A27">
        <w:rPr>
          <w:rFonts w:cs="Times New Roman"/>
          <w:lang w:val="en-GB"/>
        </w:rPr>
        <w:t>.4</w:t>
      </w:r>
      <w:r w:rsidR="00693E75" w:rsidRPr="001E7A27">
        <w:rPr>
          <w:rFonts w:cs="Times New Roman"/>
          <w:lang w:val="en-GB"/>
        </w:rPr>
        <w:t xml:space="preserve"> ±</w:t>
      </w:r>
      <w:r w:rsidR="00284671" w:rsidRPr="001E7A27">
        <w:rPr>
          <w:rFonts w:cs="Times New Roman"/>
          <w:lang w:val="en-GB"/>
        </w:rPr>
        <w:t xml:space="preserve"> </w:t>
      </w:r>
      <w:r w:rsidR="000F24DD" w:rsidRPr="001E7A27">
        <w:rPr>
          <w:rFonts w:cs="Times New Roman"/>
          <w:lang w:val="en-GB"/>
        </w:rPr>
        <w:t>2.9</w:t>
      </w:r>
      <w:r w:rsidR="00693E75" w:rsidRPr="001E7A27">
        <w:rPr>
          <w:rFonts w:cs="Times New Roman"/>
          <w:lang w:val="en-GB"/>
        </w:rPr>
        <w:t xml:space="preserve"> mmol m</w:t>
      </w:r>
      <w:del w:id="3239" w:author="Ian Blenkinsop" w:date="2021-07-28T16:17:00Z">
        <w:r w:rsidR="00693E75" w:rsidRPr="001E7A27" w:rsidDel="00E4692D">
          <w:rPr>
            <w:rFonts w:cs="Times New Roman"/>
            <w:vertAlign w:val="superscript"/>
            <w:lang w:val="en-GB"/>
          </w:rPr>
          <w:delText>-</w:delText>
        </w:r>
      </w:del>
      <w:ins w:id="3240" w:author="Ian Blenkinsop" w:date="2021-07-28T16:17:00Z">
        <w:r w:rsidR="00E4692D" w:rsidRPr="001E7A27">
          <w:rPr>
            <w:rFonts w:cs="Times New Roman"/>
            <w:vertAlign w:val="superscript"/>
            <w:lang w:val="en-GB"/>
          </w:rPr>
          <w:t>–</w:t>
        </w:r>
      </w:ins>
      <w:r w:rsidR="00693E75" w:rsidRPr="001E7A27">
        <w:rPr>
          <w:rFonts w:cs="Times New Roman"/>
          <w:vertAlign w:val="superscript"/>
          <w:lang w:val="en-GB"/>
        </w:rPr>
        <w:t>3</w:t>
      </w:r>
      <w:r w:rsidR="00693E75" w:rsidRPr="001E7A27">
        <w:rPr>
          <w:rFonts w:cs="Times New Roman"/>
          <w:lang w:val="en-GB"/>
        </w:rPr>
        <w:t xml:space="preserve"> under SSP1</w:t>
      </w:r>
      <w:del w:id="3241" w:author="Tom Maycock" w:date="2021-09-08T17:06:00Z">
        <w:r w:rsidR="00284671" w:rsidRPr="001E7A27" w:rsidDel="00BA5628">
          <w:rPr>
            <w:rFonts w:cs="Times New Roman"/>
            <w:lang w:val="en-GB"/>
          </w:rPr>
          <w:delText>–</w:delText>
        </w:r>
      </w:del>
      <w:ins w:id="3242" w:author="Tom Maycock" w:date="2021-09-08T17:06:00Z">
        <w:r w:rsidR="00BA5628">
          <w:rPr>
            <w:rFonts w:cs="Times New Roman"/>
            <w:lang w:val="en-GB"/>
          </w:rPr>
          <w:t>-</w:t>
        </w:r>
      </w:ins>
      <w:r w:rsidR="00693E75" w:rsidRPr="001E7A27">
        <w:rPr>
          <w:rFonts w:cs="Times New Roman"/>
          <w:lang w:val="en-GB"/>
        </w:rPr>
        <w:t>2.6 and 13</w:t>
      </w:r>
      <w:r w:rsidR="000F24DD" w:rsidRPr="001E7A27">
        <w:rPr>
          <w:rFonts w:cs="Times New Roman"/>
          <w:lang w:val="en-GB"/>
        </w:rPr>
        <w:t>.3</w:t>
      </w:r>
      <w:r w:rsidR="00693E75" w:rsidRPr="001E7A27">
        <w:rPr>
          <w:rFonts w:cs="Times New Roman"/>
          <w:lang w:val="en-GB"/>
        </w:rPr>
        <w:t xml:space="preserve"> ±</w:t>
      </w:r>
      <w:r w:rsidR="00284671" w:rsidRPr="001E7A27">
        <w:rPr>
          <w:rFonts w:cs="Times New Roman"/>
          <w:lang w:val="en-GB"/>
        </w:rPr>
        <w:t xml:space="preserve"> </w:t>
      </w:r>
      <w:r w:rsidR="00693E75" w:rsidRPr="001E7A27">
        <w:rPr>
          <w:rFonts w:cs="Times New Roman"/>
          <w:lang w:val="en-GB"/>
        </w:rPr>
        <w:t>5</w:t>
      </w:r>
      <w:r w:rsidR="000F24DD" w:rsidRPr="001E7A27">
        <w:rPr>
          <w:rFonts w:cs="Times New Roman"/>
          <w:lang w:val="en-GB"/>
        </w:rPr>
        <w:t>.3</w:t>
      </w:r>
      <w:r w:rsidR="00693E75" w:rsidRPr="001E7A27">
        <w:rPr>
          <w:rFonts w:cs="Times New Roman"/>
          <w:lang w:val="en-GB"/>
        </w:rPr>
        <w:t xml:space="preserve"> mmol m</w:t>
      </w:r>
      <w:del w:id="3243" w:author="Ian Blenkinsop" w:date="2021-07-28T14:05:00Z">
        <w:r w:rsidR="00693E75" w:rsidRPr="001E7A27" w:rsidDel="00C51578">
          <w:rPr>
            <w:rFonts w:cs="Times New Roman"/>
            <w:vertAlign w:val="superscript"/>
            <w:lang w:val="en-GB"/>
          </w:rPr>
          <w:delText>-</w:delText>
        </w:r>
      </w:del>
      <w:ins w:id="3244" w:author="Ian Blenkinsop" w:date="2021-07-28T14:05:00Z">
        <w:r w:rsidR="00C51578" w:rsidRPr="001E7A27">
          <w:rPr>
            <w:rFonts w:cs="Times New Roman"/>
            <w:vertAlign w:val="superscript"/>
            <w:lang w:val="en-GB"/>
          </w:rPr>
          <w:t>–</w:t>
        </w:r>
      </w:ins>
      <w:r w:rsidR="00693E75" w:rsidRPr="001E7A27">
        <w:rPr>
          <w:rFonts w:cs="Times New Roman"/>
          <w:vertAlign w:val="superscript"/>
          <w:lang w:val="en-GB"/>
        </w:rPr>
        <w:t>3</w:t>
      </w:r>
      <w:r w:rsidR="00693E75" w:rsidRPr="001E7A27">
        <w:rPr>
          <w:rFonts w:cs="Times New Roman"/>
          <w:lang w:val="en-GB"/>
        </w:rPr>
        <w:t xml:space="preserve"> under SSP5</w:t>
      </w:r>
      <w:del w:id="3245" w:author="Ian Blenkinsop" w:date="2021-07-28T17:54:00Z">
        <w:r w:rsidR="00284671" w:rsidRPr="001E7A27" w:rsidDel="009F3AC2">
          <w:rPr>
            <w:rFonts w:cs="Times New Roman"/>
            <w:lang w:val="en-GB"/>
          </w:rPr>
          <w:delText>–</w:delText>
        </w:r>
      </w:del>
      <w:ins w:id="3246" w:author="Ian Blenkinsop" w:date="2021-07-28T17:54:00Z">
        <w:r w:rsidR="009F3AC2" w:rsidRPr="001E7A27">
          <w:rPr>
            <w:rFonts w:cs="Times New Roman"/>
            <w:lang w:val="en-GB"/>
          </w:rPr>
          <w:t>-</w:t>
        </w:r>
      </w:ins>
      <w:r w:rsidR="00693E75" w:rsidRPr="001E7A27">
        <w:rPr>
          <w:rFonts w:cs="Times New Roman"/>
          <w:lang w:val="en-GB"/>
        </w:rPr>
        <w:t xml:space="preserve">8.5, from 1870–1899 to 2080–2099. </w:t>
      </w:r>
      <w:r w:rsidR="0061472A" w:rsidRPr="001E7A27">
        <w:rPr>
          <w:rFonts w:cs="Times New Roman"/>
          <w:lang w:val="en-GB"/>
        </w:rPr>
        <w:t>However, they also exhibit enhanced surface ocean warming as a result of a</w:t>
      </w:r>
      <w:r w:rsidR="001A3B5A" w:rsidRPr="001E7A27">
        <w:rPr>
          <w:rFonts w:cs="Times New Roman"/>
          <w:lang w:val="en-GB"/>
        </w:rPr>
        <w:t>n</w:t>
      </w:r>
      <w:r w:rsidR="0061472A" w:rsidRPr="001E7A27">
        <w:rPr>
          <w:rFonts w:cs="Times New Roman"/>
          <w:lang w:val="en-GB"/>
        </w:rPr>
        <w:t xml:space="preserve"> increase</w:t>
      </w:r>
      <w:r w:rsidR="002D47ED" w:rsidRPr="001E7A27">
        <w:rPr>
          <w:rFonts w:cs="Times New Roman"/>
          <w:lang w:val="en-GB"/>
        </w:rPr>
        <w:t>d</w:t>
      </w:r>
      <w:r w:rsidR="0061472A" w:rsidRPr="001E7A27">
        <w:rPr>
          <w:rFonts w:cs="Times New Roman"/>
          <w:lang w:val="en-GB"/>
        </w:rPr>
        <w:t xml:space="preserve"> </w:t>
      </w:r>
      <w:del w:id="3247" w:author="Soapbox" w:date="2021-07-20T06:59:00Z">
        <w:r w:rsidR="0061472A" w:rsidRPr="001E7A27" w:rsidDel="00055548">
          <w:rPr>
            <w:rFonts w:cs="Times New Roman"/>
            <w:lang w:val="en-GB"/>
          </w:rPr>
          <w:delText>climate sensitivity (</w:delText>
        </w:r>
      </w:del>
      <w:r w:rsidR="0061472A" w:rsidRPr="001E7A27">
        <w:rPr>
          <w:rFonts w:cs="Times New Roman"/>
          <w:lang w:val="en-GB"/>
        </w:rPr>
        <w:t>ECS</w:t>
      </w:r>
      <w:del w:id="3248" w:author="Soapbox" w:date="2021-07-20T07:00:00Z">
        <w:r w:rsidR="0061472A" w:rsidRPr="001E7A27" w:rsidDel="00055548">
          <w:rPr>
            <w:rFonts w:cs="Times New Roman"/>
            <w:lang w:val="en-GB"/>
          </w:rPr>
          <w:delText>)</w:delText>
        </w:r>
      </w:del>
      <w:r w:rsidR="0061472A" w:rsidRPr="001E7A27">
        <w:rPr>
          <w:rFonts w:cs="Times New Roman"/>
          <w:lang w:val="en-GB"/>
        </w:rPr>
        <w:t>, which contributes to greater reduction in subsurface ventilation. Consequently, CMIP6 model ensembles now reproduce the recent observed historical ocean deoxygenation trend of −0.30 to −1.52 mmol m</w:t>
      </w:r>
      <w:del w:id="3249" w:author="Ian Blenkinsop" w:date="2021-07-28T14:05:00Z">
        <w:r w:rsidR="00424970" w:rsidRPr="001E7A27" w:rsidDel="00C51578">
          <w:rPr>
            <w:rFonts w:cs="Times New Roman"/>
            <w:vertAlign w:val="superscript"/>
            <w:lang w:val="en-GB"/>
          </w:rPr>
          <w:delText>-</w:delText>
        </w:r>
      </w:del>
      <w:ins w:id="3250" w:author="Ian Blenkinsop" w:date="2021-07-28T14:05:00Z">
        <w:r w:rsidR="00C51578" w:rsidRPr="001E7A27">
          <w:rPr>
            <w:rFonts w:cs="Times New Roman"/>
            <w:vertAlign w:val="superscript"/>
            <w:lang w:val="en-GB"/>
          </w:rPr>
          <w:t>–</w:t>
        </w:r>
      </w:ins>
      <w:r w:rsidR="0061472A" w:rsidRPr="001E7A27">
        <w:rPr>
          <w:rFonts w:cs="Times New Roman"/>
          <w:vertAlign w:val="superscript"/>
          <w:lang w:val="en-GB"/>
        </w:rPr>
        <w:t>3</w:t>
      </w:r>
      <w:r w:rsidR="0061472A" w:rsidRPr="001E7A27">
        <w:rPr>
          <w:rFonts w:cs="Times New Roman"/>
          <w:lang w:val="en-GB"/>
        </w:rPr>
        <w:t xml:space="preserve"> per decade between 1970</w:t>
      </w:r>
      <w:r w:rsidR="006A1880" w:rsidRPr="001E7A27">
        <w:rPr>
          <w:rFonts w:cs="Times New Roman"/>
          <w:lang w:val="en-GB"/>
        </w:rPr>
        <w:t>–</w:t>
      </w:r>
      <w:r w:rsidR="0061472A" w:rsidRPr="001E7A27">
        <w:rPr>
          <w:rFonts w:cs="Times New Roman"/>
          <w:lang w:val="en-GB"/>
        </w:rPr>
        <w:t xml:space="preserve">2010 reported in SROCC (Section 5.2.2.4) within </w:t>
      </w:r>
      <w:ins w:id="3251" w:author="Soapbox" w:date="2021-07-20T07:00:00Z">
        <w:r w:rsidR="00055548" w:rsidRPr="001E7A27">
          <w:rPr>
            <w:rFonts w:cs="Times New Roman"/>
            <w:lang w:val="en-GB"/>
          </w:rPr>
          <w:t xml:space="preserve">a </w:t>
        </w:r>
      </w:ins>
      <w:r w:rsidR="0061472A" w:rsidRPr="001E7A27">
        <w:rPr>
          <w:rFonts w:cs="Times New Roman"/>
          <w:lang w:val="en-GB"/>
        </w:rPr>
        <w:t>90% confidence range, but project 32–71 % greater subsurface (100–600</w:t>
      </w:r>
      <w:ins w:id="3252" w:author="Ian Blenkinsop" w:date="2021-07-28T14:05:00Z">
        <w:r w:rsidR="00C51578" w:rsidRPr="001E7A27">
          <w:rPr>
            <w:rFonts w:cs="Times New Roman"/>
            <w:lang w:val="en-GB"/>
          </w:rPr>
          <w:t xml:space="preserve"> </w:t>
        </w:r>
      </w:ins>
      <w:r w:rsidR="0061472A" w:rsidRPr="001E7A27">
        <w:rPr>
          <w:rFonts w:cs="Times New Roman"/>
          <w:lang w:val="en-GB"/>
        </w:rPr>
        <w:t xml:space="preserve">m) oxygen decline relative to their RCP analogues in CMIP5, reaching to the </w:t>
      </w:r>
      <w:r w:rsidR="0061472A" w:rsidRPr="001E7A27">
        <w:rPr>
          <w:rFonts w:cs="Times New Roman"/>
          <w:i/>
          <w:lang w:val="en-GB"/>
        </w:rPr>
        <w:t>likely</w:t>
      </w:r>
      <w:r w:rsidR="0061472A" w:rsidRPr="001E7A27">
        <w:rPr>
          <w:rFonts w:cs="Times New Roman"/>
          <w:lang w:val="en-GB"/>
        </w:rPr>
        <w:t xml:space="preserve"> range of decline of 6.4</w:t>
      </w:r>
      <w:r w:rsidR="00633D0A" w:rsidRPr="001E7A27">
        <w:rPr>
          <w:rFonts w:cs="Times New Roman"/>
          <w:lang w:val="en-GB"/>
        </w:rPr>
        <w:t xml:space="preserve"> </w:t>
      </w:r>
      <w:r w:rsidR="0061472A" w:rsidRPr="001E7A27">
        <w:rPr>
          <w:rFonts w:cs="Times New Roman"/>
          <w:lang w:val="en-GB"/>
        </w:rPr>
        <w:t>±</w:t>
      </w:r>
      <w:r w:rsidR="00633D0A" w:rsidRPr="001E7A27">
        <w:rPr>
          <w:rFonts w:cs="Times New Roman"/>
          <w:lang w:val="en-GB"/>
        </w:rPr>
        <w:t xml:space="preserve"> </w:t>
      </w:r>
      <w:r w:rsidR="0061472A" w:rsidRPr="001E7A27">
        <w:rPr>
          <w:rFonts w:cs="Times New Roman"/>
          <w:lang w:val="en-GB"/>
        </w:rPr>
        <w:t>2.9 mmol m</w:t>
      </w:r>
      <w:del w:id="3253" w:author="Ian Blenkinsop" w:date="2021-07-28T16:17:00Z">
        <w:r w:rsidR="0061472A" w:rsidRPr="001E7A27" w:rsidDel="00E4692D">
          <w:rPr>
            <w:rFonts w:cs="Times New Roman"/>
            <w:vertAlign w:val="superscript"/>
            <w:lang w:val="en-GB"/>
          </w:rPr>
          <w:delText>-</w:delText>
        </w:r>
      </w:del>
      <w:ins w:id="3254" w:author="Ian Blenkinsop" w:date="2021-07-28T16:17:00Z">
        <w:r w:rsidR="00E4692D" w:rsidRPr="001E7A27">
          <w:rPr>
            <w:rFonts w:cs="Times New Roman"/>
            <w:vertAlign w:val="superscript"/>
            <w:lang w:val="en-GB"/>
          </w:rPr>
          <w:t>–</w:t>
        </w:r>
      </w:ins>
      <w:r w:rsidR="0061472A" w:rsidRPr="001E7A27">
        <w:rPr>
          <w:rFonts w:cs="Times New Roman"/>
          <w:vertAlign w:val="superscript"/>
          <w:lang w:val="en-GB"/>
        </w:rPr>
        <w:t>3</w:t>
      </w:r>
      <w:r w:rsidR="0061472A" w:rsidRPr="001E7A27">
        <w:rPr>
          <w:rFonts w:cs="Times New Roman"/>
          <w:lang w:val="en-GB"/>
        </w:rPr>
        <w:t xml:space="preserve"> under SSP1</w:t>
      </w:r>
      <w:del w:id="3255" w:author="Ian Blenkinsop" w:date="2021-07-28T17:55:00Z">
        <w:r w:rsidR="006A1880" w:rsidRPr="001E7A27" w:rsidDel="009F3AC2">
          <w:rPr>
            <w:rFonts w:cs="Times New Roman"/>
            <w:lang w:val="en-GB"/>
          </w:rPr>
          <w:delText>–</w:delText>
        </w:r>
      </w:del>
      <w:ins w:id="3256" w:author="Ian Blenkinsop" w:date="2021-07-28T17:55:00Z">
        <w:r w:rsidR="009F3AC2" w:rsidRPr="001E7A27">
          <w:rPr>
            <w:rFonts w:cs="Times New Roman"/>
            <w:lang w:val="en-GB"/>
          </w:rPr>
          <w:t>-</w:t>
        </w:r>
      </w:ins>
      <w:r w:rsidR="0061472A" w:rsidRPr="001E7A27">
        <w:rPr>
          <w:rFonts w:cs="Times New Roman"/>
          <w:lang w:val="en-GB"/>
        </w:rPr>
        <w:t>2.6 and 13.3</w:t>
      </w:r>
      <w:r w:rsidR="00633D0A" w:rsidRPr="001E7A27">
        <w:rPr>
          <w:rFonts w:cs="Times New Roman"/>
          <w:lang w:val="en-GB"/>
        </w:rPr>
        <w:t xml:space="preserve"> </w:t>
      </w:r>
      <w:r w:rsidR="0061472A" w:rsidRPr="001E7A27">
        <w:rPr>
          <w:rFonts w:cs="Times New Roman"/>
          <w:lang w:val="en-GB"/>
        </w:rPr>
        <w:t>±</w:t>
      </w:r>
      <w:r w:rsidR="00633D0A" w:rsidRPr="001E7A27">
        <w:rPr>
          <w:rFonts w:cs="Times New Roman"/>
          <w:lang w:val="en-GB"/>
        </w:rPr>
        <w:t xml:space="preserve"> </w:t>
      </w:r>
      <w:r w:rsidR="0061472A" w:rsidRPr="001E7A27">
        <w:rPr>
          <w:rFonts w:cs="Times New Roman"/>
          <w:lang w:val="en-GB"/>
        </w:rPr>
        <w:t>5.3 mmol m</w:t>
      </w:r>
      <w:del w:id="3257" w:author="Ian Blenkinsop" w:date="2021-07-28T16:17:00Z">
        <w:r w:rsidR="0061472A" w:rsidRPr="001E7A27" w:rsidDel="00E4692D">
          <w:rPr>
            <w:rFonts w:cs="Times New Roman"/>
            <w:vertAlign w:val="superscript"/>
            <w:lang w:val="en-GB"/>
          </w:rPr>
          <w:delText>-</w:delText>
        </w:r>
      </w:del>
      <w:ins w:id="3258" w:author="Ian Blenkinsop" w:date="2021-07-28T16:17:00Z">
        <w:r w:rsidR="00E4692D" w:rsidRPr="001E7A27">
          <w:rPr>
            <w:rFonts w:cs="Times New Roman"/>
            <w:vertAlign w:val="superscript"/>
            <w:lang w:val="en-GB"/>
          </w:rPr>
          <w:t>–</w:t>
        </w:r>
      </w:ins>
      <w:r w:rsidR="0061472A" w:rsidRPr="001E7A27">
        <w:rPr>
          <w:rFonts w:cs="Times New Roman"/>
          <w:vertAlign w:val="superscript"/>
          <w:lang w:val="en-GB"/>
        </w:rPr>
        <w:t>3</w:t>
      </w:r>
      <w:r w:rsidR="0061472A" w:rsidRPr="001E7A27">
        <w:rPr>
          <w:rFonts w:cs="Times New Roman"/>
          <w:lang w:val="en-GB"/>
        </w:rPr>
        <w:t xml:space="preserve"> under SSP5</w:t>
      </w:r>
      <w:del w:id="3259" w:author="Ian Blenkinsop" w:date="2021-07-28T14:05:00Z">
        <w:r w:rsidR="006A1880" w:rsidRPr="001E7A27" w:rsidDel="00C51578">
          <w:rPr>
            <w:rFonts w:cs="Times New Roman"/>
            <w:lang w:val="en-GB"/>
          </w:rPr>
          <w:delText>–</w:delText>
        </w:r>
      </w:del>
      <w:ins w:id="3260" w:author="Ian Blenkinsop" w:date="2021-07-28T14:05:00Z">
        <w:r w:rsidR="00C51578" w:rsidRPr="001E7A27">
          <w:rPr>
            <w:rFonts w:cs="Times New Roman"/>
            <w:lang w:val="en-GB"/>
          </w:rPr>
          <w:t>-</w:t>
        </w:r>
      </w:ins>
      <w:r w:rsidR="0061472A" w:rsidRPr="001E7A27">
        <w:rPr>
          <w:rFonts w:cs="Times New Roman"/>
          <w:lang w:val="en-GB"/>
        </w:rPr>
        <w:t xml:space="preserve">8.5, from 1870–1899 to 2080–2099 due to </w:t>
      </w:r>
      <w:r w:rsidR="00633D0A" w:rsidRPr="001E7A27">
        <w:rPr>
          <w:rFonts w:cs="Times New Roman"/>
          <w:lang w:val="en-GB"/>
        </w:rPr>
        <w:t>increased</w:t>
      </w:r>
      <w:r w:rsidR="0061472A" w:rsidRPr="001E7A27">
        <w:rPr>
          <w:rFonts w:cs="Times New Roman"/>
          <w:lang w:val="en-GB"/>
        </w:rPr>
        <w:t xml:space="preserve"> warming </w:t>
      </w:r>
      <w:r w:rsidR="006D281F" w:rsidRPr="001E7A27">
        <w:rPr>
          <w:rFonts w:eastAsia="MS Mincho" w:cs="Times New Roman"/>
          <w:lang w:val="en-GB"/>
        </w:rPr>
        <w:fldChar w:fldCharType="begin" w:fldLock="1"/>
      </w:r>
      <w:r w:rsidR="00747167" w:rsidRPr="001E7A27">
        <w:rPr>
          <w:rFonts w:eastAsia="MS Mincho" w:cs="Times New Roman"/>
          <w:lang w:val="en-GB"/>
        </w:rPr>
        <w:instrText>ADDIN CSL_CITATION { "citationItems" : [ { "id" : "ITEM-1",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"ITEM-1",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006D281F" w:rsidRPr="001E7A27">
        <w:rPr>
          <w:rFonts w:eastAsia="MS Mincho" w:cs="Times New Roman"/>
          <w:lang w:val="en-GB"/>
        </w:rPr>
        <w:fldChar w:fldCharType="separate"/>
      </w:r>
      <w:r w:rsidR="00025FA2" w:rsidRPr="001E7A27">
        <w:rPr>
          <w:rFonts w:eastAsia="MS Mincho" w:cs="Times New Roman"/>
          <w:noProof/>
          <w:lang w:val="en-GB"/>
        </w:rPr>
        <w:t>(Kwiatkowski et al., 2020)</w:t>
      </w:r>
      <w:r w:rsidR="006D281F" w:rsidRPr="001E7A27">
        <w:rPr>
          <w:rFonts w:eastAsia="MS Mincho" w:cs="Times New Roman"/>
          <w:lang w:val="en-GB"/>
        </w:rPr>
        <w:fldChar w:fldCharType="end"/>
      </w:r>
      <w:r w:rsidR="006D281F" w:rsidRPr="001E7A27">
        <w:rPr>
          <w:rFonts w:eastAsia="MS Mincho" w:cs="Times New Roman"/>
          <w:lang w:val="en-GB"/>
        </w:rPr>
        <w:t>.</w:t>
      </w:r>
      <w:del w:id="3261" w:author="Soapbox" w:date="2021-07-20T07:00:00Z">
        <w:r w:rsidR="003D32FB" w:rsidRPr="001E7A27" w:rsidDel="00055548">
          <w:rPr>
            <w:rFonts w:eastAsia="MS Mincho" w:cs="Times New Roman"/>
            <w:lang w:val="en-GB"/>
          </w:rPr>
          <w:delText xml:space="preserve"> </w:delText>
        </w:r>
      </w:del>
      <w:r w:rsidR="003D32FB" w:rsidRPr="001E7A27">
        <w:rPr>
          <w:rFonts w:eastAsia="MS Mincho" w:cs="Times New Roman"/>
          <w:lang w:val="en-GB"/>
        </w:rPr>
        <w:t xml:space="preserve"> </w:t>
      </w:r>
      <w:r w:rsidR="000F24DD" w:rsidRPr="001E7A27">
        <w:rPr>
          <w:rFonts w:cs="Times New Roman"/>
          <w:lang w:val="en-GB"/>
        </w:rPr>
        <w:t>It is concluded that the oxygen content of</w:t>
      </w:r>
      <w:r w:rsidR="00915947" w:rsidRPr="001E7A27">
        <w:rPr>
          <w:rFonts w:cs="Times New Roman"/>
          <w:lang w:val="en-GB"/>
        </w:rPr>
        <w:t xml:space="preserve"> </w:t>
      </w:r>
      <w:ins w:id="3262" w:author="Tom Maycock" w:date="2021-09-08T17:07:00Z">
        <w:r w:rsidR="00BA5628">
          <w:rPr>
            <w:rFonts w:cs="Times New Roman"/>
            <w:lang w:val="en-GB"/>
          </w:rPr>
          <w:t xml:space="preserve">the </w:t>
        </w:r>
      </w:ins>
      <w:r w:rsidR="000F24DD" w:rsidRPr="001E7A27">
        <w:rPr>
          <w:rFonts w:cs="Times New Roman"/>
          <w:lang w:val="en-GB"/>
        </w:rPr>
        <w:t>subsurface ocean is projected to transition to historically unprecedented condition</w:t>
      </w:r>
      <w:ins w:id="3263" w:author="Soapbox" w:date="2021-07-20T07:00:00Z">
        <w:r w:rsidR="00055548" w:rsidRPr="001E7A27">
          <w:rPr>
            <w:rFonts w:cs="Times New Roman"/>
            <w:lang w:val="en-GB"/>
          </w:rPr>
          <w:t>s</w:t>
        </w:r>
      </w:ins>
      <w:ins w:id="3264" w:author="Tom Maycock" w:date="2021-09-08T17:07:00Z">
        <w:r w:rsidR="00BA5628">
          <w:rPr>
            <w:rFonts w:cs="Times New Roman"/>
            <w:lang w:val="en-GB"/>
          </w:rPr>
          <w:t>,</w:t>
        </w:r>
      </w:ins>
      <w:r w:rsidR="000F24DD" w:rsidRPr="001E7A27">
        <w:rPr>
          <w:rFonts w:cs="Times New Roman"/>
          <w:lang w:val="en-GB"/>
        </w:rPr>
        <w:t xml:space="preserve"> with decline over the 21</w:t>
      </w:r>
      <w:r w:rsidR="00284671" w:rsidRPr="001E7A27">
        <w:rPr>
          <w:rFonts w:cs="Times New Roman"/>
          <w:lang w:val="en-GB"/>
        </w:rPr>
        <w:t>st</w:t>
      </w:r>
      <w:r w:rsidR="000F24DD" w:rsidRPr="001E7A27">
        <w:rPr>
          <w:rFonts w:cs="Times New Roman"/>
          <w:lang w:val="en-GB"/>
        </w:rPr>
        <w:t xml:space="preserve"> century (</w:t>
      </w:r>
      <w:r w:rsidR="000F24DD" w:rsidRPr="001E7A27">
        <w:rPr>
          <w:rFonts w:cs="Times New Roman"/>
          <w:i/>
          <w:iCs/>
          <w:lang w:val="en-GB"/>
        </w:rPr>
        <w:t>medium confidence</w:t>
      </w:r>
      <w:r w:rsidR="000F24DD" w:rsidRPr="001E7A27">
        <w:rPr>
          <w:rFonts w:cs="Times New Roman"/>
          <w:lang w:val="en-GB"/>
        </w:rPr>
        <w:t>).</w:t>
      </w:r>
      <w:r w:rsidR="000F24DD" w:rsidRPr="001E7A27" w:rsidDel="000F24DD">
        <w:rPr>
          <w:rFonts w:cs="Times New Roman"/>
          <w:lang w:val="en-GB"/>
        </w:rPr>
        <w:t xml:space="preserve"> </w:t>
      </w:r>
    </w:p>
    <w:p w14:paraId="3E59BA8F" w14:textId="77777777" w:rsidR="0067034F" w:rsidRPr="001E7A27" w:rsidRDefault="0067034F" w:rsidP="005C7F25">
      <w:pPr>
        <w:pStyle w:val="AR6BodyText"/>
        <w:rPr>
          <w:rFonts w:cs="Times New Roman"/>
          <w:lang w:val="en-GB"/>
        </w:rPr>
      </w:pPr>
    </w:p>
    <w:p w14:paraId="1356D2D3" w14:textId="03F2B2D8" w:rsidR="0067034F" w:rsidRPr="001E7A27" w:rsidRDefault="0067034F" w:rsidP="005C7F25">
      <w:pPr>
        <w:pStyle w:val="AR6BodyText"/>
        <w:rPr>
          <w:lang w:val="en-GB"/>
        </w:rPr>
      </w:pPr>
      <w:r w:rsidRPr="001E7A27">
        <w:rPr>
          <w:rFonts w:eastAsia="MS Mincho"/>
          <w:lang w:val="en-GB"/>
        </w:rPr>
        <w:t>I</w:t>
      </w:r>
      <w:r w:rsidRPr="001E7A27">
        <w:rPr>
          <w:lang w:val="en-GB"/>
        </w:rPr>
        <w:t xml:space="preserve">n </w:t>
      </w:r>
      <w:r w:rsidRPr="001E7A27">
        <w:rPr>
          <w:rFonts w:eastAsia="MS Mincho"/>
          <w:lang w:val="en-GB"/>
        </w:rPr>
        <w:t>oxygen</w:t>
      </w:r>
      <w:r w:rsidRPr="001E7A27">
        <w:rPr>
          <w:lang w:val="en-GB"/>
        </w:rPr>
        <w:t>-depleted waters</w:t>
      </w:r>
      <w:r w:rsidRPr="001E7A27">
        <w:rPr>
          <w:rFonts w:eastAsia="MS Mincho"/>
          <w:lang w:val="en-GB"/>
        </w:rPr>
        <w:t xml:space="preserve">, </w:t>
      </w:r>
      <w:r w:rsidRPr="001E7A27">
        <w:rPr>
          <w:lang w:val="en-GB"/>
        </w:rPr>
        <w:t>microbial processes</w:t>
      </w:r>
      <w:r w:rsidRPr="001E7A27">
        <w:rPr>
          <w:rFonts w:eastAsia="MS Mincho"/>
          <w:lang w:val="en-GB"/>
        </w:rPr>
        <w:t xml:space="preserve"> (d</w:t>
      </w:r>
      <w:r w:rsidRPr="001E7A27">
        <w:rPr>
          <w:lang w:val="en-GB"/>
        </w:rPr>
        <w:t>enitrification and anammox</w:t>
      </w:r>
      <w:r w:rsidR="00734A40" w:rsidRPr="001E7A27">
        <w:rPr>
          <w:rFonts w:eastAsia="MS Mincho"/>
          <w:lang w:val="en-GB"/>
        </w:rPr>
        <w:t>, i.e.</w:t>
      </w:r>
      <w:ins w:id="3265" w:author="Ian Blenkinsop" w:date="2021-07-28T14:05:00Z">
        <w:r w:rsidR="00C51578" w:rsidRPr="001E7A27">
          <w:rPr>
            <w:rFonts w:eastAsia="MS Mincho"/>
            <w:lang w:val="en-GB"/>
          </w:rPr>
          <w:t>,</w:t>
        </w:r>
      </w:ins>
      <w:r w:rsidR="00734A40" w:rsidRPr="001E7A27">
        <w:rPr>
          <w:rFonts w:eastAsia="MS Mincho"/>
          <w:lang w:val="en-GB"/>
        </w:rPr>
        <w:t xml:space="preserve"> </w:t>
      </w:r>
      <w:r w:rsidRPr="001E7A27">
        <w:rPr>
          <w:rFonts w:eastAsia="MS Mincho"/>
          <w:lang w:val="en-GB"/>
        </w:rPr>
        <w:t>a</w:t>
      </w:r>
      <w:r w:rsidRPr="001E7A27">
        <w:rPr>
          <w:rStyle w:val="st"/>
          <w:rFonts w:cs="Times New Roman"/>
          <w:lang w:val="en-GB"/>
        </w:rPr>
        <w:t xml:space="preserve">naerobic </w:t>
      </w:r>
      <w:r w:rsidRPr="001E7A27">
        <w:rPr>
          <w:rStyle w:val="st"/>
          <w:rFonts w:eastAsia="MS Mincho" w:cs="Times New Roman"/>
          <w:lang w:val="en-GB"/>
        </w:rPr>
        <w:t>a</w:t>
      </w:r>
      <w:r w:rsidRPr="001E7A27">
        <w:rPr>
          <w:rStyle w:val="st"/>
          <w:rFonts w:cs="Times New Roman"/>
          <w:lang w:val="en-GB"/>
        </w:rPr>
        <w:t xml:space="preserve">mmonium </w:t>
      </w:r>
      <w:r w:rsidRPr="001E7A27">
        <w:rPr>
          <w:rStyle w:val="st"/>
          <w:rFonts w:eastAsia="MS Mincho" w:cs="Times New Roman"/>
          <w:lang w:val="en-GB"/>
        </w:rPr>
        <w:t>o</w:t>
      </w:r>
      <w:r w:rsidRPr="001E7A27">
        <w:rPr>
          <w:rStyle w:val="st"/>
          <w:rFonts w:cs="Times New Roman"/>
          <w:lang w:val="en-GB"/>
        </w:rPr>
        <w:t>xidation</w:t>
      </w:r>
      <w:del w:id="3266" w:author="Ian Blenkinsop" w:date="2021-07-28T14:05:00Z">
        <w:r w:rsidRPr="001E7A27" w:rsidDel="00C51578">
          <w:rPr>
            <w:rStyle w:val="st"/>
            <w:rFonts w:eastAsia="MS Mincho" w:cs="Times New Roman"/>
            <w:lang w:val="en-GB"/>
          </w:rPr>
          <w:delText>)</w:delText>
        </w:r>
        <w:r w:rsidRPr="001E7A27" w:rsidDel="00C51578">
          <w:rPr>
            <w:lang w:val="en-GB"/>
          </w:rPr>
          <w:delText xml:space="preserve"> </w:delText>
        </w:r>
        <w:r w:rsidRPr="001E7A27" w:rsidDel="00C51578">
          <w:rPr>
            <w:lang w:val="en-GB"/>
          </w:rPr>
          <w:fldChar w:fldCharType="begin" w:fldLock="1"/>
        </w:r>
        <w:r w:rsidR="00747167" w:rsidRPr="001E7A27" w:rsidDel="00C51578">
          <w:rPr>
            <w:lang w:val="en-GB"/>
          </w:rPr>
          <w:delInstrText>ADDIN CSL_CITATION { "citationItems" : [ { "id" : "ITEM-1", "itemData" : { "DOI" : "10.1073/pnas.0502088102", "ISSN" : "0027-8424", "abstract" : "In many oceanic regions, growth of phytoplankton is nitrogen-limited because fixation of N2 cannot make up for the removal of fixed inorganic nitrogen (NH+ 4, NO- 2, and NO- 3) by anaerobic microbial processes. Globally, 30-50% of the total nitrogen loss occurs in oxygen-minimum zones (OMZs) and is commonly attributed to denitrification (reduction of nitrate to N2 by heterotrophic bacteria). Here, we show that instead, the anammox process (the anaerobic oxidation of ammonium by nitrite to yield N2) is mainly responsible for nitrogen loss in the OMZ waters of one of the most productive regions of the world ocean, the Benguela upwelling system. Our in situ experiments indicate that nitrate is not directly converted to N2 by heterotrophic denitrification in the suboxic zone. In the Benguela system, nutrient profiles, anammox rates, abundances of anammox cells, and specific biomarker lipids indicate that anammox bacteria are responsible for massive losses of fixed nitrogen. We have identified and directly linked anammox bacteria to the removal of fixed inorganic nitrogen in the OMZ waters of an open-ocean setting. We hypothesize that anammox could also be responsible for substantial nitrogen loss from other OMZ waters of the ocean.", "author" : [ { "dropping-particle" : "", "family" : "Kuypers", "given" : "Marcel M M", "non-dropping-particle" : "", "parse-names" : false, "suffix" : "" }, { "dropping-particle" : "", "family" : "Lavik", "given" : "Gaute", "non-dropping-particle" : "", "parse-names" : false, "suffix" : "" }, { "dropping-particle" : "", "family" : "Woebken", "given" : "Dagmar", "non-dropping-particle" : "", "parse-names" : false, "suffix" : "" }, { "dropping-particle" : "", "family" : "Schmid", "given" : "Markus", "non-dropping-particle" : "", "parse-names" : false, "suffix" : "" }, { "dropping-particle" : "", "family" : "Fuchs", "given" : "Bernhard M", "non-dropping-particle" : "", "parse-names" : false, "suffix" : "" }, { "dropping-particle" : "", "family" : "Amann", "given" : "Rudolf", "non-dropping-particle" : "", "parse-names" : false, "suffix" : "" }, { "dropping-particle" : "", "family" : "Jorgensen", "given" : "B. B.", "non-dropping-particle" : "", "parse-names" : false, "suffix" : "" }, { "dropping-particle" : "", "family" : "Jetten", "given" : "Mike S M", "non-dropping-particle" : "", "parse-names" : false, "suffix" : "" } ], "container-title" : "Proceedings of the National Academy of Sciences", "id" : "ITEM-1", "issue" : "18", "issued" : { "date-parts" : [ [ "2005", "5", "3" ] ] }, "page" : "6478-6483", "publisher" : "National Academy of Sciences", "title" : "From The Cover: Massive nitrogen loss from the Benguela upwelling system through anaerobic ammonium oxidation", "translator" : [ { "dropping-particle" : "", "family" : "L6087", "given" : "", "non-dropping-particle" : "", "parse-names" : false, "suffix" : "" } ], "type" : "article-journal", "volume" : "102" }, "uris" : [ "http://www.mendeley.com/documents/?uuid=b2448fec-db82-4b5f-af25-de933d5e789c", "http://www.mendeley.com/documents/?uuid=5f20df64-bec2-4abe-9812-47be5524a896" ] }, { "id" : "ITEM-2", "itemData" : { "DOI" : "10.5194/bg-4-233-2007", "ISSN" : "1726-4189", "author" : [ { "dropping-particle" : "", "family" : "Codispoti", "given" : "L A", "non-dropping-particle" : "", "parse-names" : false, "suffix" : "" } ], "container-title" : "Biogeosciences", "id" : "ITEM-2", "issue" : "2", "issued" : { "date-parts" : [ [ "2007", "5", "7" ] ] }, "page" : "233-253", "title" : "An oceanic fixed nitrogen sink exceeding 400 Tg N a&lt;sup&gt;&amp;minus;1&lt;/sup&gt; vs the concept of homeostasis in the fixed-nitrogen inventory", "translator" : [ { "dropping-particle" : "", "family" : "L6096", "given" : "", "non-dropping-particle" : "", "parse-names" : false, "suffix" : "" } ], "type" : "article-journal", "volume" : "4" }, "uris" : [ "http://www.mendeley.com/documents/?uuid=5a191e0d-4b02-46d0-8df5-d75282340e6e", "http://www.mendeley.com/documents/?uuid=a00cd326-45f6-4ecc-95b1-a6d5c3adb3bb" ] }, { "id" : "ITEM-3", "itemData" : { "DOI" : "10.1038/nature06592", "ISSN" : "0028-0836", "abstract" : "With humans having an increasing impact on the planet, the interactions between the nitrogen cycle, the carbon cycle and climate are expected to become an increasingly important determinant of the Earth system.", "author" : [ { "dropping-particle" : "", "family" : "Gruber", "given" : "Nicolas", "non-dropping-particle" : "", "parse-names" : false, "suffix" : "" }, { "dropping-particle" : "", "family" : "Galloway", "given" : "James N", "non-dropping-particle" : "", "parse-names" : false, "suffix" : "" } ], "container-title" : "Nature", "id" : "ITEM-3", "issue" : "7176", "issued" : { "date-parts" : [ [ "2008", "1", "17" ] ] }, "page" : "293-296", "publisher" : "Nature Publishing Group", "title" : "An Earth-system perspective of the global nitrogen cycle", "translator" : [ { "dropping-particle" : "", "family" : "L4039", "given" : "", "non-dropping-particle" : "", "parse-names" : false, "suffix" : "" } ], "type" : "article-journal", "volume" : "451" }, "uris" : [ "http://www.mendeley.com/documents/?uuid=c6e696ba-7bdf-485c-a30f-fafdb709b801" ] } ], "mendeley" : { "formattedCitation" : "(Kuypers et al., 2005; Codispoti, 2007; Gruber and Galloway, 2008)", "manualFormatting" : "(Kuypers et al., 2005; Codispoti, 2007; Gruber and Galloway, 2008)", "plainTextFormattedCitation" : "(Kuypers et al., 2005; Codispoti, 2007; Gruber and Galloway, 2008)", "previouslyFormattedCitation" : "(Kuypers et al., 2005; Codispoti, 2007; Gruber and Galloway, 2008)" }, "properties" : { "noteIndex" : 0 }, "schema" : "https://github.com/citation-style-language/schema/raw/master/csl-citation.json" }</w:delInstrText>
        </w:r>
        <w:r w:rsidRPr="001E7A27" w:rsidDel="00C51578">
          <w:rPr>
            <w:lang w:val="en-GB"/>
          </w:rPr>
          <w:fldChar w:fldCharType="separate"/>
        </w:r>
        <w:r w:rsidR="00025FA2" w:rsidRPr="001E7A27" w:rsidDel="00C51578">
          <w:rPr>
            <w:noProof/>
            <w:lang w:val="en-GB"/>
          </w:rPr>
          <w:delText>(Kuypers et al., 2005; Codispoti, 2007; Gruber and Galloway, 2008)</w:delText>
        </w:r>
        <w:r w:rsidRPr="001E7A27" w:rsidDel="00C51578">
          <w:rPr>
            <w:lang w:val="en-GB"/>
          </w:rPr>
          <w:fldChar w:fldCharType="end"/>
        </w:r>
      </w:del>
      <w:ins w:id="3267" w:author="Ian Blenkinsop" w:date="2021-07-28T14:05:00Z">
        <w:r w:rsidR="00C51578" w:rsidRPr="001E7A27">
          <w:rPr>
            <w:lang w:val="en-GB"/>
          </w:rPr>
          <w:fldChar w:fldCharType="begin" w:fldLock="1"/>
        </w:r>
        <w:r w:rsidR="00C51578" w:rsidRPr="001E7A27">
          <w:rPr>
            <w:lang w:val="en-GB"/>
          </w:rPr>
          <w:instrText>ADDIN CSL_CITATION { "citationItems" : [ { "id" : "ITEM-1", "itemData" : { "DOI" : "10.1073/pnas.0502088102", "ISSN" : "0027-8424", "abstract" : "In many oceanic regions, growth of phytoplankton is nitrogen-limited because fixation of N2 cannot make up for the removal of fixed inorganic nitrogen (NH+ 4, NO- 2, and NO- 3) by anaerobic microbial processes. Globally, 30-50% of the total nitrogen loss occurs in oxygen-minimum zones (OMZs) and is commonly attributed to denitrification (reduction of nitrate to N2 by heterotrophic bacteria). Here, we show that instead, the anammox process (the anaerobic oxidation of ammonium by nitrite to yield N2) is mainly responsible for nitrogen loss in the OMZ waters of one of the most productive regions of the world ocean, the Benguela upwelling system. Our in situ experiments indicate that nitrate is not directly converted to N2 by heterotrophic denitrification in the suboxic zone. In the Benguela system, nutrient profiles, anammox rates, abundances of anammox cells, and specific biomarker lipids indicate that anammox bacteria are responsible for massive losses of fixed nitrogen. We have identified and directly linked anammox bacteria to the removal of fixed inorganic nitrogen in the OMZ waters of an open-ocean setting. We hypothesize that anammox could also be responsible for substantial nitrogen loss from other OMZ waters of the ocean.", "author" : [ { "dropping-particle" : "", "family" : "Kuypers", "given" : "Marcel M M", "non-dropping-particle" : "", "parse-names" : false, "suffix" : "" }, { "dropping-particle" : "", "family" : "Lavik", "given" : "Gaute", "non-dropping-particle" : "", "parse-names" : false, "suffix" : "" }, { "dropping-particle" : "", "family" : "Woebken", "given" : "Dagmar", "non-dropping-particle" : "", "parse-names" : false, "suffix" : "" }, { "dropping-particle" : "", "family" : "Schmid", "given" : "Markus", "non-dropping-particle" : "", "parse-names" : false, "suffix" : "" }, { "dropping-particle" : "", "family" : "Fuchs", "given" : "Bernhard M", "non-dropping-particle" : "", "parse-names" : false, "suffix" : "" }, { "dropping-particle" : "", "family" : "Amann", "given" : "Rudolf", "non-dropping-particle" : "", "parse-names" : false, "suffix" : "" }, { "dropping-particle" : "", "family" : "Jorgensen", "given" : "B. B.", "non-dropping-particle" : "", "parse-names" : false, "suffix" : "" }, { "dropping-particle" : "", "family" : "Jetten", "given" : "Mike S M", "non-dropping-particle" : "", "parse-names" : false, "suffix" : "" } ], "container-title" : "Proceedings of the National Academy of Sciences", "id" : "ITEM-1", "issue" : "18", "issued" : { "date-parts" : [ [ "2005", "5", "3" ] ] }, "page" : "6478-6483", "publisher" : "National Academy of Sciences", "title" : "From The Cover: Massive nitrogen loss from the Benguela upwelling system through anaerobic ammonium oxidation", "translator" : [ { "dropping-particle" : "", "family" : "L6087", "given" : "", "non-dropping-particle" : "", "parse-names" : false, "suffix" : "" } ], "type" : "article-journal", "volume" : "102" }, "uris" : [ "http://www.mendeley.com/documents/?uuid=b2448fec-db82-4b5f-af25-de933d5e789c", "http://www.mendeley.com/documents/?uuid=5f20df64-bec2-4abe-9812-47be5524a896" ] }, { "id" : "ITEM-2", "itemData" : { "DOI" : "10.5194/bg-4-233-2007", "ISSN" : "1726-4189", "author" : [ { "dropping-particle" : "", "family" : "Codispoti", "given" : "L A", "non-dropping-particle" : "", "parse-names" : false, "suffix" : "" } ], "container-title" : "Biogeosciences", "id" : "ITEM-2", "issue" : "2", "issued" : { "date-parts" : [ [ "2007", "5", "7" ] ] }, "page" : "233-253", "title" : "An oceanic fixed nitrogen sink exceeding 400 Tg N a&lt;sup&gt;&amp;minus;1&lt;/sup&gt; vs the concept of homeostasis in the fixed-nitrogen inventory", "translator" : [ { "dropping-particle" : "", "family" : "L6096", "given" : "", "non-dropping-particle" : "", "parse-names" : false, "suffix" : "" } ], "type" : "article-journal", "volume" : "4" }, "uris" : [ "http://www.mendeley.com/documents/?uuid=5a191e0d-4b02-46d0-8df5-d75282340e6e", "http://www.mendeley.com/documents/?uuid=a00cd326-45f6-4ecc-95b1-a6d5c3adb3bb" ] }, { "id" : "ITEM-3", "itemData" : { "DOI" : "10.1038/nature06592", "ISSN" : "0028-0836", "abstract" : "With humans having an increasing impact on the planet, the interactions between the nitrogen cycle, the carbon cycle and climate are expected to become an increasingly important determinant of the Earth system.", "author" : [ { "dropping-particle" : "", "family" : "Gruber", "given" : "Nicolas", "non-dropping-particle" : "", "parse-names" : false, "suffix" : "" }, { "dropping-particle" : "", "family" : "Galloway", "given" : "James N", "non-dropping-particle" : "", "parse-names" : false, "suffix" : "" } ], "container-title" : "Nature", "id" : "ITEM-3", "issue" : "7176", "issued" : { "date-parts" : [ [ "2008", "1", "17" ] ] }, "page" : "293-296", "publisher" : "Nature Publishing Group", "title" : "An Earth-system perspective of the global nitrogen cycle", "translator" : [ { "dropping-particle" : "", "family" : "L4039", "given" : "", "non-dropping-particle" : "", "parse-names" : false, "suffix" : "" } ], "type" : "article-journal", "volume" : "451" }, "uris" : [ "http://www.mendeley.com/documents/?uuid=c6e696ba-7bdf-485c-a30f-fafdb709b801" ] } ], "mendeley" : { "formattedCitation" : "(Kuypers et al., 2005; Codispoti, 2007; Gruber and Galloway, 2008)", "manualFormatting" : "(Kuypers et al., 2005; Codispoti, 2007; Gruber and Galloway, 2008)", "plainTextFormattedCitation" : "(Kuypers et al., 2005; Codispoti, 2007; Gruber and Galloway, 2008)", "previouslyFormattedCitation" : "(Kuypers et al., 2005; Codispoti, 2007; Gruber and Galloway, 2008)" }, "properties" : { "noteIndex" : 0 }, "schema" : "https://github.com/citation-style-language/schema/raw/master/csl-citation.json" }</w:instrText>
        </w:r>
        <w:r w:rsidR="00C51578" w:rsidRPr="001E7A27">
          <w:rPr>
            <w:lang w:val="en-GB"/>
          </w:rPr>
          <w:fldChar w:fldCharType="separate"/>
        </w:r>
        <w:r w:rsidR="00C51578" w:rsidRPr="001E7A27">
          <w:rPr>
            <w:noProof/>
            <w:lang w:val="en-GB"/>
          </w:rPr>
          <w:t>; Kuypers et al., 2005; Codispoti, 2007; Gruber and Galloway, 2008)</w:t>
        </w:r>
        <w:r w:rsidR="00C51578" w:rsidRPr="001E7A27">
          <w:rPr>
            <w:lang w:val="en-GB"/>
          </w:rPr>
          <w:fldChar w:fldCharType="end"/>
        </w:r>
      </w:ins>
      <w:r w:rsidRPr="001E7A27">
        <w:rPr>
          <w:lang w:val="en-GB"/>
        </w:rPr>
        <w:t xml:space="preserve"> remove fixed nitrogen, and </w:t>
      </w:r>
      <w:del w:id="3268" w:author="Soapbox" w:date="2021-07-20T07:03:00Z">
        <w:r w:rsidRPr="001E7A27" w:rsidDel="00382526">
          <w:rPr>
            <w:lang w:val="en-GB"/>
          </w:rPr>
          <w:delText xml:space="preserve">thus </w:delText>
        </w:r>
      </w:del>
      <w:r w:rsidRPr="001E7A27">
        <w:rPr>
          <w:lang w:val="en-GB"/>
        </w:rPr>
        <w:t xml:space="preserve">when upwelled waters reach the photic zone, primary production becomes </w:t>
      </w:r>
      <w:r w:rsidRPr="001E7A27">
        <w:rPr>
          <w:rFonts w:eastAsia="MS Mincho"/>
          <w:lang w:val="en-GB"/>
        </w:rPr>
        <w:t>nitrogen</w:t>
      </w:r>
      <w:r w:rsidRPr="001E7A27">
        <w:rPr>
          <w:lang w:val="en-GB"/>
        </w:rPr>
        <w:t xml:space="preserve">-limited </w:t>
      </w:r>
      <w:r w:rsidRPr="001E7A27">
        <w:rPr>
          <w:lang w:val="en-GB"/>
        </w:rPr>
        <w:fldChar w:fldCharType="begin" w:fldLock="1"/>
      </w:r>
      <w:r w:rsidR="00747167" w:rsidRPr="001E7A27">
        <w:rPr>
          <w:lang w:val="en-GB"/>
        </w:rPr>
        <w:instrText>ADDIN CSL_CITATION { "citationItems" : [ { "id" : "ITEM-1", "itemData" : { "DOI" : "10.1016/S0278-4343(02)00077-8", "ISSN" : "02784343", "abstract" : "This paper presents analysis of nitrate, phosphate and silicate data from the Benguela upwelling system. Evidence is presented that suggests denitrification occurring close to shore, and also nutrient trapping. Denitrification leaves an imprint on the water properties in terms of a nitrate deficit, that is to say nitrate concentrations that are significantly less than predicted by multiplying the phosphate concentrations by the Redfield ratio. It is probable that denitrification also causes a decoupling of nitrate and carbon compared to Redfield processes, and large-scale losses of nitrate in the Benguela which are not accompanied by losses of carbon. Nitrate-driven CO2 drawdown following upwelling will be less than it might otherwise be, because of denitrification. Nutrient trapping (secondary remineralisation) is apparent as enhanced phosphate concentrations, some of which are several \u03bcmol higher than in the offshore source waters for upwelling. Waters also become enriched in silicate and to a lesser extent nitrate as they advect across the shelf. By implication the same process should also \u201csupercharge\u201d waters in dissolved inorganic carbon, leading to stronger outgassing of CO2 immediately after upwelling. The effect is again to increase the size of the estimated Benguela upwelling system CO2 source.", "author" : [ { "dropping-particle" : "", "family" : "Tyrrell", "given" : "Toby", "non-dropping-particle" : "", "parse-names" : false, "suffix" : "" }, { "dropping-particle" : "", "family" : "Lucas", "given" : "Michael I.", "non-dropping-particle" : "", "parse-names" : false, "suffix" : "" } ], "container-title" : "Continental Shelf Research", "id" : "ITEM-1", "issue" : "17", "issued" : { "date-parts" : [ [ "2002", "11", "1" ] ] }, "page" : "2497-2511", "publisher" : "Pergamon", "title" : "Geochemical evidence of denitrification in the Benguela upwelling system", "translator" : [ { "dropping-particle" : "", "family" : "L5345", "given" : "", "non-dropping-particle" : "", "parse-names" : false, "suffix" : "" } ], "type" : "article-journal", "volume" : "22" }, "uris" : [ "http://www.mendeley.com/documents/?uuid=f7cd1a79-021f-3670-8ddb-965931e5e1fa" ] } ], "mendeley" : { "formattedCitation" : "(Tyrrell and Lucas, 2002)", "plainTextFormattedCitation" : "(Tyrrell and Lucas, 2002)", "previouslyFormattedCitation" : "(Tyrrell and Lucas, 2002)" }, "properties" : { "noteIndex" : 0 }, "schema" : "https://github.com/citation-style-language/schema/raw/master/csl-citation.json" }</w:instrText>
      </w:r>
      <w:r w:rsidRPr="001E7A27">
        <w:rPr>
          <w:lang w:val="en-GB"/>
        </w:rPr>
        <w:fldChar w:fldCharType="separate"/>
      </w:r>
      <w:r w:rsidR="00025FA2" w:rsidRPr="001E7A27">
        <w:rPr>
          <w:noProof/>
          <w:lang w:val="en-GB"/>
        </w:rPr>
        <w:t>(Tyrrell and Lucas, 2002)</w:t>
      </w:r>
      <w:r w:rsidRPr="001E7A27">
        <w:rPr>
          <w:lang w:val="en-GB"/>
        </w:rPr>
        <w:fldChar w:fldCharType="end"/>
      </w:r>
      <w:r w:rsidRPr="001E7A27">
        <w:rPr>
          <w:lang w:val="en-GB"/>
        </w:rPr>
        <w:t>. However, in other oceanic regions, increased water-column stratification due to warming may reduce the amount of N</w:t>
      </w:r>
      <w:r w:rsidRPr="001E7A27">
        <w:rPr>
          <w:vertAlign w:val="subscript"/>
          <w:lang w:val="en-GB"/>
        </w:rPr>
        <w:t>2</w:t>
      </w:r>
      <w:r w:rsidRPr="001E7A27">
        <w:rPr>
          <w:lang w:val="en-GB"/>
        </w:rPr>
        <w:t xml:space="preserve">O reaching the surface </w:t>
      </w:r>
      <w:r w:rsidRPr="001E7A27">
        <w:rPr>
          <w:rFonts w:eastAsia="MS Mincho"/>
          <w:lang w:val="en-GB"/>
        </w:rPr>
        <w:t xml:space="preserve">and thereby </w:t>
      </w:r>
      <w:r w:rsidRPr="001E7A27">
        <w:rPr>
          <w:lang w:val="en-GB"/>
        </w:rPr>
        <w:t>decreas</w:t>
      </w:r>
      <w:r w:rsidRPr="001E7A27">
        <w:rPr>
          <w:rFonts w:eastAsia="MS Mincho"/>
          <w:lang w:val="en-GB"/>
        </w:rPr>
        <w:t>e</w:t>
      </w:r>
      <w:r w:rsidRPr="001E7A27">
        <w:rPr>
          <w:lang w:val="en-GB"/>
        </w:rPr>
        <w:t xml:space="preserve"> N</w:t>
      </w:r>
      <w:r w:rsidRPr="001E7A27">
        <w:rPr>
          <w:vertAlign w:val="subscript"/>
          <w:lang w:val="en-GB"/>
        </w:rPr>
        <w:t>2</w:t>
      </w:r>
      <w:r w:rsidRPr="001E7A27">
        <w:rPr>
          <w:lang w:val="en-GB"/>
        </w:rPr>
        <w:t xml:space="preserve">O flux to the atmosphere. </w:t>
      </w:r>
      <w:r w:rsidRPr="001E7A27">
        <w:rPr>
          <w:lang w:val="en-GB"/>
        </w:rPr>
        <w:fldChar w:fldCharType="begin" w:fldLock="1"/>
      </w:r>
      <w:r w:rsidR="00747167" w:rsidRPr="001E7A27">
        <w:rPr>
          <w:lang w:val="en-GB"/>
        </w:rPr>
        <w:instrText>ADDIN CSL_CITATION { "citationItems" : [ { "id" : "ITEM-1",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"ITEM-1",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"mendeley" : { "formattedCitation" : "(Landolfi et al., 2017)", "manualFormatting" : "Landolfi et al. (2017)", "plainTextFormattedCitation" : "(Landolfi et al., 2017)", "previouslyFormattedCitation" : "(Landolfi et al., 2017)" }, "properties" : { "noteIndex" : 0 }, "schema" : "https://github.com/citation-style-language/schema/raw/master/csl-citation.json" }</w:instrText>
      </w:r>
      <w:r w:rsidRPr="001E7A27">
        <w:rPr>
          <w:lang w:val="en-GB"/>
        </w:rPr>
        <w:fldChar w:fldCharType="separate"/>
      </w:r>
      <w:r w:rsidR="00025FA2" w:rsidRPr="001E7A27">
        <w:rPr>
          <w:noProof/>
          <w:lang w:val="en-GB"/>
        </w:rPr>
        <w:t>Landolfi et al. (2017)</w:t>
      </w:r>
      <w:r w:rsidRPr="001E7A27">
        <w:rPr>
          <w:lang w:val="en-GB"/>
        </w:rPr>
        <w:fldChar w:fldCharType="end"/>
      </w:r>
      <w:r w:rsidRPr="001E7A27">
        <w:rPr>
          <w:lang w:val="en-GB"/>
        </w:rPr>
        <w:t xml:space="preserve"> suggest that</w:t>
      </w:r>
      <w:ins w:id="3269" w:author="Soapbox" w:date="2021-07-20T07:04:00Z">
        <w:r w:rsidR="00382526" w:rsidRPr="001E7A27">
          <w:rPr>
            <w:lang w:val="en-GB"/>
          </w:rPr>
          <w:t>,</w:t>
        </w:r>
      </w:ins>
      <w:r w:rsidRPr="001E7A27">
        <w:rPr>
          <w:lang w:val="en-GB"/>
        </w:rPr>
        <w:t xml:space="preserve"> by 2100, under the RCP8.5 scenario, total N</w:t>
      </w:r>
      <w:r w:rsidRPr="001E7A27">
        <w:rPr>
          <w:vertAlign w:val="subscript"/>
          <w:lang w:val="en-GB"/>
        </w:rPr>
        <w:t>2</w:t>
      </w:r>
      <w:r w:rsidRPr="001E7A27">
        <w:rPr>
          <w:lang w:val="en-GB"/>
        </w:rPr>
        <w:t>O production in the ocean may decline by 5% and N</w:t>
      </w:r>
      <w:r w:rsidRPr="001E7A27">
        <w:rPr>
          <w:vertAlign w:val="subscript"/>
          <w:lang w:val="en-GB"/>
        </w:rPr>
        <w:t>2</w:t>
      </w:r>
      <w:r w:rsidRPr="001E7A27">
        <w:rPr>
          <w:lang w:val="en-GB"/>
        </w:rPr>
        <w:t>O emissions be reduced by 24% relative to the pre-industrial era due to decreased organic matter export and anthropogenic</w:t>
      </w:r>
      <w:ins w:id="3270" w:author="Soapbox" w:date="2021-07-20T07:04:00Z">
        <w:r w:rsidR="00382526" w:rsidRPr="001E7A27">
          <w:rPr>
            <w:lang w:val="en-GB"/>
          </w:rPr>
          <w:t>-</w:t>
        </w:r>
      </w:ins>
      <w:del w:id="3271" w:author="Soapbox" w:date="2021-07-20T07:04:00Z">
        <w:r w:rsidRPr="001E7A27" w:rsidDel="00382526">
          <w:rPr>
            <w:lang w:val="en-GB"/>
          </w:rPr>
          <w:delText xml:space="preserve"> </w:delText>
        </w:r>
      </w:del>
      <w:r w:rsidRPr="001E7A27">
        <w:rPr>
          <w:lang w:val="en-GB"/>
        </w:rPr>
        <w:t>driven changes in ocean circulation and atmospheric N</w:t>
      </w:r>
      <w:r w:rsidRPr="001E7A27">
        <w:rPr>
          <w:vertAlign w:val="subscript"/>
          <w:lang w:val="en-GB"/>
        </w:rPr>
        <w:t>2</w:t>
      </w:r>
      <w:r w:rsidRPr="001E7A27">
        <w:rPr>
          <w:lang w:val="en-GB"/>
        </w:rPr>
        <w:t xml:space="preserve">O concentrations. </w:t>
      </w:r>
      <w:r w:rsidR="00710978" w:rsidRPr="001E7A27">
        <w:rPr>
          <w:lang w:val="en-GB"/>
        </w:rPr>
        <w:t>Projected oxygen loss in the ocean is thought to result in an ocean</w:t>
      </w:r>
      <w:r w:rsidR="00932C2B" w:rsidRPr="001E7A27">
        <w:rPr>
          <w:lang w:val="en-GB"/>
        </w:rPr>
        <w:t>-</w:t>
      </w:r>
      <w:r w:rsidR="00710978" w:rsidRPr="001E7A27">
        <w:rPr>
          <w:lang w:val="en-GB"/>
        </w:rPr>
        <w:t>climate feedback through changes in the natural emission</w:t>
      </w:r>
      <w:ins w:id="3272" w:author="Tom Maycock" w:date="2021-09-08T15:25:00Z">
        <w:r w:rsidR="00FC0403" w:rsidRPr="001E7A27">
          <w:rPr>
            <w:lang w:val="en-GB"/>
          </w:rPr>
          <w:t>s</w:t>
        </w:r>
      </w:ins>
      <w:r w:rsidR="00710978" w:rsidRPr="001E7A27">
        <w:rPr>
          <w:lang w:val="en-GB"/>
        </w:rPr>
        <w:t xml:space="preserve"> of </w:t>
      </w:r>
      <w:del w:id="3273" w:author="Soapbox" w:date="2021-07-20T07:06:00Z">
        <w:r w:rsidR="00710978" w:rsidRPr="001E7A27" w:rsidDel="002A667B">
          <w:rPr>
            <w:lang w:val="en-GB"/>
          </w:rPr>
          <w:delText>greenhouse gases</w:delText>
        </w:r>
      </w:del>
      <w:ins w:id="3274" w:author="Soapbox" w:date="2021-07-20T07:06:00Z">
        <w:r w:rsidR="002A667B" w:rsidRPr="001E7A27">
          <w:rPr>
            <w:lang w:val="en-GB"/>
          </w:rPr>
          <w:t>GHGs</w:t>
        </w:r>
      </w:ins>
      <w:r w:rsidR="00710978" w:rsidRPr="001E7A27">
        <w:rPr>
          <w:lang w:val="en-GB"/>
        </w:rPr>
        <w:t xml:space="preserve"> (</w:t>
      </w:r>
      <w:r w:rsidR="00710978" w:rsidRPr="001E7A27">
        <w:rPr>
          <w:i/>
          <w:iCs/>
          <w:lang w:val="en-GB"/>
        </w:rPr>
        <w:t>low confidence</w:t>
      </w:r>
      <w:r w:rsidR="00710978" w:rsidRPr="001E7A27">
        <w:rPr>
          <w:lang w:val="en-GB"/>
        </w:rPr>
        <w:t>).</w:t>
      </w:r>
    </w:p>
    <w:p w14:paraId="04E2AF17" w14:textId="77777777" w:rsidR="0067034F" w:rsidRPr="001E7A27" w:rsidRDefault="0067034F" w:rsidP="005C7F25">
      <w:pPr>
        <w:pStyle w:val="AR6BodyText"/>
        <w:rPr>
          <w:rFonts w:eastAsia="MS Mincho" w:cs="Times New Roman"/>
          <w:lang w:val="en-GB" w:eastAsia="ja-JP"/>
        </w:rPr>
      </w:pPr>
    </w:p>
    <w:p w14:paraId="0763AEF2" w14:textId="5990C833" w:rsidR="0067034F" w:rsidRPr="001E7A27" w:rsidRDefault="0067034F" w:rsidP="005C7F25">
      <w:pPr>
        <w:pStyle w:val="AR6BodyText"/>
        <w:rPr>
          <w:lang w:val="en-GB"/>
        </w:rPr>
      </w:pPr>
      <w:r w:rsidRPr="001E7A27">
        <w:rPr>
          <w:lang w:val="en-GB"/>
        </w:rPr>
        <w:t>The areas with relatively rapid oxygen decrease include OMZs in</w:t>
      </w:r>
      <w:r w:rsidRPr="001E7A27">
        <w:rPr>
          <w:rFonts w:cs="Times New Roman"/>
          <w:lang w:val="en-GB"/>
        </w:rPr>
        <w:t xml:space="preserve"> the </w:t>
      </w:r>
      <w:r w:rsidRPr="001E7A27">
        <w:rPr>
          <w:lang w:val="en-GB"/>
        </w:rPr>
        <w:t>tropical oceans, where oxygen content has been decreasing at a rate of 0.9</w:t>
      </w:r>
      <w:del w:id="3275" w:author="Ian Blenkinsop" w:date="2021-07-28T14:05:00Z">
        <w:r w:rsidRPr="001E7A27" w:rsidDel="00C51578">
          <w:rPr>
            <w:lang w:val="en-GB"/>
          </w:rPr>
          <w:delText xml:space="preserve"> to </w:delText>
        </w:r>
      </w:del>
      <w:ins w:id="3276" w:author="Ian Blenkinsop" w:date="2021-07-28T14:05:00Z">
        <w:r w:rsidR="00C51578" w:rsidRPr="001E7A27">
          <w:rPr>
            <w:lang w:val="en-GB"/>
          </w:rPr>
          <w:t>–</w:t>
        </w:r>
      </w:ins>
      <w:r w:rsidRPr="001E7A27">
        <w:rPr>
          <w:lang w:val="en-GB"/>
        </w:rPr>
        <w:t>3.4 µmol kg</w:t>
      </w:r>
      <w:del w:id="3277" w:author="Ian Blenkinsop" w:date="2021-07-28T14:05:00Z">
        <w:r w:rsidRPr="001E7A27" w:rsidDel="00C51578">
          <w:rPr>
            <w:vertAlign w:val="superscript"/>
            <w:lang w:val="en-GB"/>
          </w:rPr>
          <w:delText>-</w:delText>
        </w:r>
      </w:del>
      <w:ins w:id="3278" w:author="Ian Blenkinsop" w:date="2021-07-28T14:05:00Z">
        <w:r w:rsidR="00C51578" w:rsidRPr="001E7A27">
          <w:rPr>
            <w:vertAlign w:val="superscript"/>
            <w:lang w:val="en-GB"/>
          </w:rPr>
          <w:t>–</w:t>
        </w:r>
      </w:ins>
      <w:r w:rsidRPr="001E7A27">
        <w:rPr>
          <w:vertAlign w:val="superscript"/>
          <w:lang w:val="en-GB"/>
        </w:rPr>
        <w:t>1</w:t>
      </w:r>
      <w:r w:rsidRPr="001E7A27">
        <w:rPr>
          <w:lang w:val="en-GB"/>
        </w:rPr>
        <w:t xml:space="preserve"> per decade in the thermocline for the past five decades </w:t>
      </w:r>
      <w:r w:rsidRPr="001E7A27">
        <w:rPr>
          <w:lang w:val="en-GB"/>
        </w:rPr>
        <w:fldChar w:fldCharType="begin" w:fldLock="1"/>
      </w:r>
      <w:r w:rsidR="00747167" w:rsidRPr="001E7A27">
        <w:rPr>
          <w:lang w:val="en-GB"/>
        </w:rPr>
        <w:instrText>ADDIN CSL_CITATION { "citationItems" : [ { "id" : "ITEM-1", "itemData" : { "DOI" : "10.1126/science.1153847", "ISSN" : "0036-8075", "abstract" : "Oxygen-poor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 "author" : [ { "dropping-particle" : "", "family" : "Stramma", "given" : "Lothar", "non-dropping-particle" : "", "parse-names" : false, "suffix" : "" }, { "dropping-particle" : "", "family" : "Johnson", "given" : "Gregory C", "non-dropping-particle" : "", "parse-names" : false, "suffix" : "" }, { "dropping-particle" : "", "family" : "Sprintall", "given" : "Janet", "non-dropping-particle" : "", "parse-names" : false, "suffix" : "" }, { "dropping-particle" : "", "family" : "Mohrholz", "given" : "Volker", "non-dropping-particle" : "", "parse-names" : false, "suffix" : "" } ], "container-title" : "Science", "id" : "ITEM-1", "issue" : "5876", "issued" : { "date-parts" : [ [ "2008", "5", "2" ] ] }, "page" : "655-658", "title" : "Expanding oxygen-minimum zones in the tropical oceans", "translator" : [ { "dropping-particle" : "", "family" : "L4104", "given" : "", "non-dropping-particle" : "", "parse-names" : false, "suffix" : "" } ], "type" : "article-journal", "volume" : "320" }, "uris" : [ "http://www.mendeley.com/documents/?uuid=c54b872b-236d-312e-8f83-63592a1bf83b" ] } ], "mendeley" : { "formattedCitation" : "(Stramma et al., 2008)", "plainTextFormattedCitation" : "(Stramma et al., 2008)", "previouslyFormattedCitation" : "(Stramma et al., 2008)" }, "properties" : { "noteIndex" : 0 }, "schema" : "https://github.com/citation-style-language/schema/raw/master/csl-citation.json" }</w:instrText>
      </w:r>
      <w:r w:rsidRPr="001E7A27">
        <w:rPr>
          <w:lang w:val="en-GB"/>
        </w:rPr>
        <w:fldChar w:fldCharType="separate"/>
      </w:r>
      <w:bookmarkStart w:id="3279" w:name="__Fieldmark__1005_1648232024"/>
      <w:r w:rsidR="00025FA2" w:rsidRPr="001E7A27">
        <w:rPr>
          <w:noProof/>
          <w:lang w:val="en-GB"/>
        </w:rPr>
        <w:t>(Stramma et al., 2008)</w:t>
      </w:r>
      <w:r w:rsidRPr="001E7A27">
        <w:rPr>
          <w:lang w:val="en-GB"/>
        </w:rPr>
        <w:fldChar w:fldCharType="end"/>
      </w:r>
      <w:bookmarkEnd w:id="3279"/>
      <w:r w:rsidRPr="001E7A27">
        <w:rPr>
          <w:lang w:val="en-GB"/>
        </w:rPr>
        <w:t xml:space="preserve">. Low oxygen, low pH and shallow aragonite saturation horizons in the OMZs of the eastern boundary upwelling regions co-occur, affecting ecosystem structure </w:t>
      </w:r>
      <w:r w:rsidRPr="001E7A27">
        <w:rPr>
          <w:lang w:val="en-GB"/>
        </w:rPr>
        <w:fldChar w:fldCharType="begin" w:fldLock="1"/>
      </w:r>
      <w:r w:rsidR="00747167" w:rsidRPr="001E7A27">
        <w:rPr>
          <w:lang w:val="en-GB"/>
        </w:rPr>
        <w:instrText>ADDIN CSL_CITATION { "citationItems" : [ { "id" : "ITEM-1", "itemData" : { "DOI" : "10.1016/j.pocean.2008.10.012", "ISSN" : "00796611", "author" : [ { "dropping-particle" : "", "family" : "Chavez", "given" : "Francisco P.", "non-dropping-particle" : "", "parse-names" : false, "suffix" : "" }, { "dropping-particle" : "", "family" : "Bertrand", "given" : "Arnaud", "non-dropping-particle" : "", "parse-names" : false, "suffix" : "" }, { "dropping-particle" : "", "family" : "Guevara-Carrasco", "given" : "Renato", "non-dropping-particle" : "", "parse-names" : false, "suffix" : "" }, { "dropping-particle" : "", "family" : "Soler", "given" : "Pierre", "non-dropping-particle" : "", "parse-names" : false, "suffix" : "" }, { "dropping-particle" : "", "family" : "Csirke", "given" : "Jorge", "non-dropping-particle" : "", "parse-names" : false, "suffix" : "" } ], "container-title" : "Progress in Oceanography", "id" : "ITEM-1", "issue" : "2-4", "issued" : { "date-parts" : [ [ "2008", "10", "1" ] ] }, "page" : "95-105", "publisher" : "Pergamon", "title" : "The northern Humboldt Current System: Brief history, present status and a view towards the future", "translator" : [ { "dropping-particle" : "", "family" : "L5155", "given" : "", "non-dropping-particle" : "", "parse-names" : false, "suffix" : "" } ], "type" : "article-journal", "volume" : "79" }, "uris" : [ "http://www.mendeley.com/documents/?uuid=d704603a-7656-3610-96c9-58edc900626e" ] } ], "mendeley" : { "formattedCitation" : "(Chavez et al., 2008)", "plainTextFormattedCitation" : "(Chavez et al., 2008)", "previouslyFormattedCitation" : "(Chavez et al., 2008)" }, "properties" : { "noteIndex" : 0 }, "schema" : "https://github.com/citation-style-language/schema/raw/master/csl-citation.json" }</w:instrText>
      </w:r>
      <w:r w:rsidRPr="001E7A27">
        <w:rPr>
          <w:lang w:val="en-GB"/>
        </w:rPr>
        <w:fldChar w:fldCharType="separate"/>
      </w:r>
      <w:r w:rsidR="00025FA2" w:rsidRPr="001E7A27">
        <w:rPr>
          <w:noProof/>
          <w:lang w:val="en-GB"/>
        </w:rPr>
        <w:t>(Chavez et al., 2008)</w:t>
      </w:r>
      <w:r w:rsidRPr="001E7A27">
        <w:rPr>
          <w:lang w:val="en-GB"/>
        </w:rPr>
        <w:fldChar w:fldCharType="end"/>
      </w:r>
      <w:r w:rsidRPr="001E7A27">
        <w:rPr>
          <w:lang w:val="en-GB"/>
        </w:rPr>
        <w:t xml:space="preserve"> and function in the water column, including the presently unbalanced nitrogen cycle </w:t>
      </w:r>
      <w:r w:rsidRPr="001E7A27">
        <w:rPr>
          <w:lang w:val="en-GB"/>
        </w:rPr>
        <w:fldChar w:fldCharType="begin" w:fldLock="1"/>
      </w:r>
      <w:r w:rsidR="00747167" w:rsidRPr="001E7A27">
        <w:rPr>
          <w:lang w:val="en-GB"/>
        </w:rPr>
        <w:instrText>ADDIN CSL_CITATION { "citationItems" : [ { "id" : "ITEM-1", "itemData" : { "DOI" : "10.1016/j.pocean.2008.08.001", "ISSN" : "00796611", "abstract" : "In the modern ocean, oxygen minimum zones (OMZs) are potential traces of a primitive ocean in which Archean bacteria lived and reduced chemical anomalies occurred. But OMZs are also keys to understanding the present unbalanced nitrogen cycle and the oceans\u2019 role on atmospheric greenhouse control. OMZs are the main areas of nitrogen loss (as N2, N2O) to the atmosphere through denitrification and anammox, and could even indirectly mitigate the oceanic biological sequestration of CO2. It was recently hypothesized that OMZs are going to spread in the coming decades as a consequence of global climate change. Despite an important OMZ role for the origin of marine life and for the biogeochemical cycles of carbon and nitrogen, there are some key questions on the structure of OMZs at a global scale. There is no agreement concerning the threshold in oxygen that defines an OMZ, and the extent of an OMZ is often evaluated by denitrification criteria which, at the same time, are O2-dependent. Our work deals with the identification of each OMZ, the evaluation of its extent, volume and vertical structure, the determination of its seasonality or permanence and the comparison between OMZs and denitrification zones at a global scale. The co-existence in the OMZ of oxic (in its boundaries) and suboxic (even anoxic, in its core) conditions involves rather complex biogeochemical processes such as strong remineralization of the organic matter, removal of nitrate and release of nitrite. The quantitative OMZ analysis is focused on taking into account the whole water volume under the influence of an OMZ and adapted to the study of the specific low oxygen biogeochemical processes. A characterization of the entire structure for the main and most intense OMZs (O2&lt;20\u03bcM reaching 1\u03bcM in the core) is proposed based on a previously published CRIO criterion from the eastern South Pacific OMZ and including a large range of O2 concentrations. Using the updated global WOA2005 O2 climatology, the four known tropical OMZs in the open ocean have been described: the Eastern South Pacific and Eastern Tropical North Pacific, in the Pacific Ocean; the Arabian Sea and Bay of Bengal, in the Indian Ocean. Moreover, the Eastern Sub-Tropical North Pacific (25\u201352\u00b0N) has been identified as a lesser known permanent deep OMZ. Two additional seasonal OMZs at high latitude have also been identified: the West Bering Sea and the Gulf of Alaska. The total surface of the permanent OMZs is 30.4 millions of km2 (\u2026", "author" : [ { "dropping-particle" : "", "family" : "Paulmier", "given" : "A", "non-dropping-particle" : "", "parse-names" : false, "suffix" : "" }, { "dropping-particle" : "", "family" : "Ruiz-Pino", "given" : "D", "non-dropping-particle" : "", "parse-names" : false, "suffix" : "" } ], "container-title" : "Progress in Oceanography", "id" : "ITEM-1", "issue" : "3-4", "issued" : { "date-parts" : [ [ "2009", "3" ] ] }, "page" : "113-128", "title" : "Oxygen minimum zones (OMZs) in the modern ocean", "translator" : [ { "dropping-particle" : "", "family" : "L5129", "given" : "", "non-dropping-particle" : "", "parse-names" : false, "suffix" : "" } ], "type" : "article-journal", "volume" : "80" }, "uris" : [ "http://www.mendeley.com/documents/?uuid=fd9f7944-b041-3610-bb0b-8878249c6bc3" ] } ], "mendeley" : { "formattedCitation" : "(Paulmier and Ruiz-Pino, 2009)", "plainTextFormattedCitation" : "(Paulmier and Ruiz-Pino, 2009)", "previouslyFormattedCitation" : "(Paulmier and Ruiz-Pino, 2009)" }, "properties" : { "noteIndex" : 0 }, "schema" : "https://github.com/citation-style-language/schema/raw/master/csl-citation.json" }</w:instrText>
      </w:r>
      <w:r w:rsidRPr="001E7A27">
        <w:rPr>
          <w:lang w:val="en-GB"/>
        </w:rPr>
        <w:fldChar w:fldCharType="separate"/>
      </w:r>
      <w:r w:rsidR="00025FA2" w:rsidRPr="001E7A27">
        <w:rPr>
          <w:noProof/>
          <w:lang w:val="en-GB"/>
        </w:rPr>
        <w:t>(Paulmier and Ruiz-Pino, 2009)</w:t>
      </w:r>
      <w:r w:rsidRPr="001E7A27">
        <w:rPr>
          <w:lang w:val="en-GB"/>
        </w:rPr>
        <w:fldChar w:fldCharType="end"/>
      </w:r>
      <w:r w:rsidRPr="001E7A27">
        <w:rPr>
          <w:lang w:val="en-GB"/>
        </w:rPr>
        <w:t xml:space="preserve">. The coupling between upwelling, productivity, and oxygen depletion feeds back to biological productivity and the role of these regions as sinks or sources of climate active gases. When OMZ waters upwell and impinge on the euphotic zone, they release significant quantities of </w:t>
      </w:r>
      <w:del w:id="3280" w:author="Soapbox" w:date="2021-07-20T07:07:00Z">
        <w:r w:rsidRPr="001E7A27" w:rsidDel="00766F77">
          <w:rPr>
            <w:lang w:val="en-GB"/>
          </w:rPr>
          <w:delText>greenhouse gases</w:delText>
        </w:r>
      </w:del>
      <w:ins w:id="3281" w:author="Soapbox" w:date="2021-07-20T07:07:00Z">
        <w:r w:rsidR="00766F77" w:rsidRPr="001E7A27">
          <w:rPr>
            <w:lang w:val="en-GB"/>
          </w:rPr>
          <w:t>GHGs</w:t>
        </w:r>
      </w:ins>
      <w:r w:rsidRPr="001E7A27">
        <w:rPr>
          <w:lang w:val="en-GB"/>
        </w:rPr>
        <w:t>, including N</w:t>
      </w:r>
      <w:r w:rsidRPr="001E7A27">
        <w:rPr>
          <w:vertAlign w:val="subscript"/>
          <w:lang w:val="en-GB"/>
        </w:rPr>
        <w:t>2</w:t>
      </w:r>
      <w:r w:rsidRPr="001E7A27">
        <w:rPr>
          <w:lang w:val="en-GB"/>
        </w:rPr>
        <w:t>O (0.81–1.35 TgN yr</w:t>
      </w:r>
      <w:del w:id="3282" w:author="Ian Blenkinsop" w:date="2021-07-28T16:17:00Z">
        <w:r w:rsidRPr="001E7A27" w:rsidDel="00E4692D">
          <w:rPr>
            <w:vertAlign w:val="superscript"/>
            <w:lang w:val="en-GB"/>
          </w:rPr>
          <w:delText>-</w:delText>
        </w:r>
      </w:del>
      <w:ins w:id="3283" w:author="Ian Blenkinsop" w:date="2021-07-28T16:17:00Z">
        <w:r w:rsidR="00E4692D" w:rsidRPr="001E7A27">
          <w:rPr>
            <w:vertAlign w:val="superscript"/>
            <w:lang w:val="en-GB"/>
          </w:rPr>
          <w:t>–</w:t>
        </w:r>
      </w:ins>
      <w:r w:rsidRPr="001E7A27">
        <w:rPr>
          <w:vertAlign w:val="superscript"/>
          <w:lang w:val="en-GB"/>
        </w:rPr>
        <w:t>1</w:t>
      </w:r>
      <w:r w:rsidRPr="001E7A27">
        <w:rPr>
          <w:lang w:val="en-GB"/>
        </w:rPr>
        <w:t>), CH</w:t>
      </w:r>
      <w:r w:rsidRPr="001E7A27">
        <w:rPr>
          <w:vertAlign w:val="subscript"/>
          <w:lang w:val="en-GB"/>
        </w:rPr>
        <w:t xml:space="preserve">4 </w:t>
      </w:r>
      <w:r w:rsidRPr="001E7A27">
        <w:rPr>
          <w:lang w:val="en-GB"/>
        </w:rPr>
        <w:t>(0.27–0.38 TgCH</w:t>
      </w:r>
      <w:r w:rsidRPr="001E7A27">
        <w:rPr>
          <w:vertAlign w:val="subscript"/>
          <w:lang w:val="en-GB"/>
        </w:rPr>
        <w:t>4</w:t>
      </w:r>
      <w:r w:rsidRPr="001E7A27">
        <w:rPr>
          <w:lang w:val="en-GB"/>
        </w:rPr>
        <w:t xml:space="preserve"> yr</w:t>
      </w:r>
      <w:del w:id="3284" w:author="Ian Blenkinsop" w:date="2021-07-28T14:06:00Z">
        <w:r w:rsidRPr="001E7A27" w:rsidDel="00C51578">
          <w:rPr>
            <w:vertAlign w:val="superscript"/>
            <w:lang w:val="en-GB"/>
          </w:rPr>
          <w:delText>-</w:delText>
        </w:r>
      </w:del>
      <w:ins w:id="3285" w:author="Ian Blenkinsop" w:date="2021-07-28T14:06:00Z">
        <w:r w:rsidR="00C51578" w:rsidRPr="001E7A27">
          <w:rPr>
            <w:vertAlign w:val="superscript"/>
            <w:lang w:val="en-GB"/>
          </w:rPr>
          <w:t>–</w:t>
        </w:r>
      </w:ins>
      <w:r w:rsidRPr="001E7A27">
        <w:rPr>
          <w:vertAlign w:val="superscript"/>
          <w:lang w:val="en-GB"/>
        </w:rPr>
        <w:t>1</w:t>
      </w:r>
      <w:r w:rsidRPr="001E7A27">
        <w:rPr>
          <w:lang w:val="en-GB"/>
        </w:rPr>
        <w:t>), and CO</w:t>
      </w:r>
      <w:r w:rsidRPr="001E7A27">
        <w:rPr>
          <w:vertAlign w:val="subscript"/>
          <w:lang w:val="en-GB"/>
        </w:rPr>
        <w:t>2</w:t>
      </w:r>
      <w:r w:rsidRPr="001E7A27">
        <w:rPr>
          <w:lang w:val="en-GB"/>
        </w:rPr>
        <w:t xml:space="preserve"> (yet to be quantified) to the atmosphere, exacerbating global warming </w:t>
      </w:r>
      <w:del w:id="3286" w:author="Robin Matthews" w:date="2021-06-17T17:55:00Z">
        <w:r w:rsidRPr="001E7A27" w:rsidDel="00D66569">
          <w:rPr>
            <w:lang w:val="en-GB"/>
          </w:rPr>
          <w:delText>(</w:delText>
        </w:r>
      </w:del>
      <w:commentRangeStart w:id="3287"/>
      <w:commentRangeStart w:id="3288"/>
      <w:r w:rsidRPr="001E7A27">
        <w:rPr>
          <w:lang w:val="en-GB"/>
        </w:rPr>
        <w:fldChar w:fldCharType="begin" w:fldLock="1"/>
      </w:r>
      <w:ins w:id="3289" w:author="Robin Matthews" w:date="2021-06-17T17:55:00Z">
        <w:r w:rsidR="00D66569" w:rsidRPr="001E7A27">
          <w:rPr>
            <w:lang w:val="en-GB"/>
          </w:rPr>
          <w:instrText>ADDIN CSL_CITATION { "citationItems" : [ { "id" : "ITEM-1", "itemData" : { "DOI" : "10.5194/bg-7-2159-2010", "ISSN" : "1726-4189", "abstract" : "Abstract. We review here the available information on methane (CH4) and nitrous oxide (N2O) from major marine, mostly coastal, oxygen (O2)-deficient zones formed both naturally and as a result of human activities (mainly eutrophication). Concentrations of both gases in subsurface waters are affected by ambient O2 levels to varying degrees. Organic matter supply to seafloor appears to be the primary factor controlling CH4 production in sediments and its supply to (and concentration in) overlying waters, with bottom-water O2-deficiency exerting only a modulating effect. High (micromolar level) CH4 accumulation occurs in anoxic (sulphidic) waters of silled basins, such as the Black Sea and Cariaco Basin, and over the highly productive Namibian shelf. In other regions experiencing various degrees of O2-deficiency (hypoxia to anoxia), CH4 concentrations vary from a few to hundreds of nanomolar levels. Since coastal O2-deficient zones are generally very productive and are sometimes located close to river mouths and submarine hydrocarbon seeps, it is difficult to differentiate any O2-deficiency-induced enhancement from in situ production of CH4 in the water column and its inputs through freshwater runoff or seepage from sediments. While the role of bottom-water O2-deficiency in CH4 formation appears to be secondary, even when CH4 accumulates in O2-deficient subsurface waters, methanotrophic activity severely restricts its diffusive efflux to the atmosphere. As a result, an intensification or expansion of coastal O2-deficient zones will probably not drastically change the present status where emission from the ocean as a whole forms an insignificant term in the atmospheric CH4 budget. The situation is different for N2O, the production of which is greatly enhanced in low-O2 waters, and although it is lost through denitrification in most suboxic and anoxic environments, the peripheries of such environments offer most suitable conditions for its production, with the exception of enclosed anoxic basins. Most O2-deficient systems serve as strong net sources of N2O to the atmosphere. This is especially true for coastal upwelling regions with shallow O2-deficient zones where a dramatic increase in N2O production often occurs in rapidly denitrifying waters. Nitrous oxide emissions from these zones are globally significant, and so their ongoing intensification and expansion is likely to lead to a significant increase in N2O emission from the ocean. However, a meaningful\u2026", "author" : [ { "dropping-particle" : "", "family" : "Naqvi", "given" : "S. W. A.", "non-dropping-particle" : "", "parse-names" : false, "suffix" : "" }, { "dropping-particle" : "", "family" : "Bange", "given" : "H. W.", "non-dropping-particle" : "", "parse-names" : false, "suffix" : "" }, { "dropping-particle" : "", "family" : "Far\u00edas", "given" : "L.", "non-dropping-particle" : "", "parse-names" : false, "suffix" : "" }, { "dropping-particle" : "", "family" : "Monteiro", "given" : "P. M. S.", "non-dropping-particle" : "", "parse-names" : false, "suffix" : "" }, { "dropping-particle" : "", "family" : "Scranton", "given" : "M. I.", "non-dropping-particle" : "", "parse-names" : false, "suffix" : "" }, { "dropping-particle" : "", "family" : "Zhang", "given" : "J", "non-dropping-particle" : "", "parse-names" : false, "suffix" : "" } ], "container-title" : "Biogeosciences", "id" : "ITEM-1", "issue" : "7", "issued" : { "date-parts" : [ [ "2010", "7", "12" ] ] }, "page" : "2159-2190", "publisher" : "Copernicus Publications (EGU)", "title" : "Marine hypoxia/anoxia as a source of CH4 and N2O", "translator" : [ { "dropping-particle" : "", "family" : "L3742", "given" : "", "non-dropping-particle" : "", "parse-names" : false, "suffix" : "" } ], "type" : "article-journal", "volume" : "7" }, "uris" : [ "http://www.mendeley.com/documents/?uuid=ca5653af-20bb-40b6-8ab7-dfd4b52795c3" ] }, { "id" : "ITEM-2", "itemData" : { "DOI" : "10.5194/bg-9-957-2012", "ISSN" : "1726-4189", "abstract" : "Abstract. Sea-to-air and diapycnal fluxes of nitrous oxide (N2O) into the mixed layer were determined during three cruises to the upwelling region off Mauritania. Sea-to-air fluxes as well as diapycnal fluxes were elevated close to the shelf break, but elevated sea-to-air fluxes reached further offshore as a result of the offshore transport of upwelled water masses. To calculate a mixed layer budget for N2O we compared the regionally averaged sea-to-air and diapycnal fluxes and estimated the potential contribution of other processes, such as vertical advection and biological N2O production in the mixed layer. Using common parameterizations for the gas transfer velocity, the comparison of the average sea-to-air and diapycnal N2O fluxes indicated that the mean sea-to-air flux is about three to four times larger than the diapycnal flux. Neither vertical and horizontal advection nor biological production were found sufficient to close the mixed layer budget. Instead, the sea-to-air flux, calculated using a parameterization that takes into account the attenuating effect of surfactants on gas exchange, is in the same range as the diapycnal flux. From our observations we conclude that common parameterizations for the gas transfer velocity likely overestimate the air-sea gas exchange within highly productive upwelling zones.", "author" : [ { "dropping-particle" : "", "family" : "Kock", "given" : "A.", "non-dropping-particle" : "", "parse-names" : false, "suffix" : "" }, { "dropping-particle" : "", "family" : "Schafstall", "given" : "J.", "non-dropping-particle" : "", "parse-names" : false, "suffix" : "" }, { "dropping-particle" : "", "family" : "Dengler", "given" : "M.", "non-dropping-particle" : "", "parse-names" : false, "suffix" : "" }, { "dropping-particle" : "", "family" : "Brandt", "given" : "P.", "non-dropping-particle" : "", "parse-names" : false, "suffix" : "" }, { "dropping-particle" : "", "family" : "Bange", "given" : "H. W.", "non-dropping-particle" : "", "parse-names" : false, "suffix" : "" } ], "container-title" : "Biogeosciences", "id" : "ITEM-2", "issue" : "3", "issued" : { "date-parts" : [ [ "2012", "3", "7" ] ] }, "page" : "957-964", "title" : "Sea-to-air and diapycnal nitrous oxide fluxes in the eastern tropical North Atlantic Ocean", "translator" : [ { "dropping-particle" : "", "family" : "L5176", "given" : "", "non-dropping-particle" : "", "parse-names" : false, "suffix" : "" } ], "type" : "article-journal", "volume" : "9" }, "uris" : [ "http://www.mendeley.com/documents/?uuid=47dca3e0-c1d3-3808-bdb4-4824da8eda1a" ] }, { "id" : "ITEM-3", "itemData" : { "DOI" : "10.1088/1748-9326/10/4/044017", "ISSN" : "1748-9326", "abstract" : "Seasonal and inter-annual variabilities of biogeochemical variables, including nitrous oxide (N2O), an important climate active gas, were analyzed during monthly observations between 2002 and 2012 at an ocean Time-Series station in the coastal upwelling area off central Chile (36\u00b0 30.8\u2032; 73\u00b0 15\u2032). Oxygen, N2O, nutrients and chlorophyll-a (Chl-a) showed clear seasonal variability associated with upwelling favorable winds (spring\u2013summer) and also inter-annual variability, which in the case of N2O was clearly observed during the occurrence of N2O hotspots with saturation levels of up to 4849%. These hotspots consistently took place during the upwelling-favorable periods in 2004, 2006, 2008, 2010 and 2011, below the mixed layer (15\u201350 m depth) in waters with hypoxia and some accumulation. The N2O hotspots displayed excesses of N2O (\u0394N2O) three times higher than the average monthly anomalies (2002\u20132012). Estimated relationships of \u0394N2O versus apparent oxygen utilization (AOU), and \u0394N2O versus suggest that aerobic ammonium oxidation (AAO) and partial denitrification are the processes responsible for high N2O accumulation in subsurface water. Chl-a levels were reasonably correlated with the presence of the N2O hotspots, suggesting that microbial activities fuelled by high availability of organic matters lead to high N2O production. As a result, this causes a substantial N2O efflux into the atmosphere of up to 260 \u03bcmol m\u22122 d\u22121. The N2O hotspots are transient events or hot moments, which may occur more frequently than they are observed. If so, this upwelling area is producing and emitting greater than expected amounts of N2O and is therefore an important N2O source that should be considered in the global atmospheric N2O balance.", "author" : [ { "dropping-particle" : "", "family" : "Far\u00edas", "given" : "L", "non-dropping-particle" : "", "parse-names" : false, "suffix" : "" }, { "dropping-particle" : "", "family" : "Besoain", "given" : "V", "non-dropping-particle" : "", "parse-names" : false, "suffix" : "" }, { "dropping-particle" : "", "family" : "Garc\u00eda-Loyola", "given" : "Sebasti\u00e1n", "non-dropping-particle" : "", "parse-names" : false, "suffix" : "" } ], "container-title" : "Environmental Research Letters", "id" : "ITEM-3", "issue" : "4", "issued" : { "date-parts" : [ [ "2015", "4", "1" ] ] }, "page" : "044017", "publisher" : "IOP Publishing", "title" : "Presence of nitrous oxide hotspots in the coastal upwelling area off central Chile: an analysis of temporal variability based on ten years of a biogeochemical time series", "translator" : [ { "dropping-particle" : "", "family" : "L7253", "given" : "", "non-dropping-particle" : "", "parse-names" : false, "suffix" : "" } ], "type" : "article-journal", "volume" : "10" }, "uris" : [ "http://www.mendeley.com/documents/?uuid=c5931e25-8383-4ed5-bd2d-31cd78d65e04" ] }, { "id" : "ITEM-4", "itemData" : { "DOI" : "10.1126/science.aaa8380", "abstract" : "Because N2O is a potent greenhouse gas, tracking its sources and sinks - including those from natural processes - is imperative. Babbin et al. developed an isotopic tracer method to measure biological N2O reduction rates directly in the Eastern Tropical North Pacific Ocean. Incomplete denitrification results in the rapid cycling and net accumulation of N2O. As oxygen minimum zones expand in the global ocean, more N2O may enter the atmosphere than previously expected.Science, this issue p. 1127Nitrous oxide (N2O) is a powerful greenhouse gas and a major cause of stratospheric ozone depletion, yet its sources and sinks remain poorly quantified in the oceans. We used isotope tracers to directly measure N2O reduction rates in the eastern tropical North Pacific. Because of incomplete denitrification, N2O cycling rates are an order of magnitude higher than predicted by current models in suboxic regions, and the spatial distribution suggests strong dependence on both organic carbon and dissolved oxygen concentrations. Furthermore, N2O turnover is 20 times higher than the net atmospheric efflux. The rapid rate of this cycling coupled to an expected expansion of suboxic ocean waters implies future increases in N2O emissions.", "author" : [ { "dropping-particle" : "", "family" : "Babbin", "given" : "Andrew R", "non-dropping-particle" : "", "parse-names" : false, "suffix" : "" }, { "dropping-particle" : "", "family" : "Bianchi", "given" : "Daniele", "non-dropping-particle" : "", "parse-names" : false, "suffix" : "" }, { "dropping-particle" : "", "family" : "Jayakumar", "given" : "Amal", "non-dropping-particle" : "", "parse-names" : false, "suffix" : "" }, { "dropping-particle" : "", "family" : "Ward", "given" : "Bess B", "non-dropping-particle" : "", "parse-names" : false, "suffix" : "" } ], "container-title" : "Science", "id" : "ITEM-4", "issue" : "6239", "issued" : { "date-parts" : [ [ "2015", "6", "5" ] ] }, "page" : "1127-1129", "publisher" : "American Association for the Advancement of Science", "title" : "Rapid nitrous oxide cycling in the suboxic ocean", "translator" : [ { "dropping-particle" : "", "family" : "L5127", "given" : "", "non-dropping-particle" : "", "parse-names" : false, "suffix" : "" } ], "type" : "article-journal", "volume" : "348" }, "uris" : [ "http://www.mendeley.com/documents/?uuid=cf5c42ad-0e8b-3a87-9032-c0f2a63c2790" ] }, { "id" : "ITEM-5", "itemData" : { "DOI" : "10.1038/ngeo2469", "ISSN" : "1752-0894", "author" : [ { "dropping-particle" : "", "family" : "Ar\u00e9valo-Mart\u00ednez", "given" : "D. L.", "non-dropping-particle" : "", "parse-names" : false, "suffix" : "" }, { "dropping-particle" : "", "family" : "Kock", "given" : "A.", "non-dropping-particle" : "", "parse-names" : false, "suffix" : "" }, { "dropping-particle" : "", "family" : "L\u00f6scher", "given" : "C. R.", "non-dropping-particle" : "", "parse-names" : false, "suffix" : "" }, { "dropping-particle" : "", "family" : "Schmitz", "given" : "R. A.", "non-dropping-particle" : "", "parse-names" : false, "suffix" : "" }, { "dropping-particle" : "", "family" : "Bange", "given" : "H. W.", "non-dropping-particle" : "", "parse-names" : false, "suffix" : "" } ], "container-title" : "Nature Geoscience", "id" : "ITEM-5", "issue" : "7", "issued" : { "date-parts" : [ [ "2015", "7", "22" ] ] }, "page" : "530-533", "title" : "Massive nitrous oxide emissions from the tropical South Pacific Ocean", "translator" : [ { "dropping-particle" : "", "family" : "L4801", "given" : "", "non-dropping-particle" : "", "parse-names" : false, "suffix" : "" } ], "type" : "article-journal", "volume" : "8" }, "uris" : [ "http://www.mendeley.com/documents/?uuid=62ceaa5d-8e4f-4e3e-b626-864518779370" ] } ], "mendeley" : { "formattedCitation" : "(Naqvi et al., 2010; Kock et al., 2012; Ar\u00e9valo-Mart\u00ednez et al., 2015; Babbin et al., 2015; Far\u00edas et al., 2015)", "manualFormatting" : "(Paulmier et al., 2008; Naqvi et al., 2010; Kock et al., 2012; Ar\u00e9valo-Mart\u00ednez et al., 2015; Babbin et al., 2015; Far\u00edas et al., 2015)", "plainTextFormattedCitation" : "(Naqvi et al., 2010; Kock et al., 2012; Ar\u00e9valo-Mart\u00ednez et al., 2015; Babbin et al., 2015; Far\u00edas et al., 2015)", "previouslyFormattedCitation" : "(Naqvi et al., 2010; Kock et al., 2012; Ar\u00e9valo-Mart\u00ednez et al., 2015; Babbin et al., 2015; Far\u00edas et al., 2015)" }, "properties" : { "noteIndex" : 0 }, "schema" : "https://github.com/citation-style-language/schema/raw/master/csl-citation.json" }</w:instrText>
        </w:r>
      </w:ins>
      <w:del w:id="3290" w:author="Robin Matthews" w:date="2021-06-17T17:55:00Z">
        <w:r w:rsidR="00176897" w:rsidRPr="001E7A27" w:rsidDel="00D66569">
          <w:rPr>
            <w:lang w:val="en-GB"/>
          </w:rPr>
          <w:delInstrText>ADDIN CSL_CITATION { "citationItems" : [ { "id" : "ITEM-1", "itemData" : { "DOI" : "10.5194/bg-7-2159-2010", "ISSN" : "1726-4189", "abstract" : "Abstract. We review here the available information on methane (CH4) and nitrous oxide (N2O) from major marine, mostly coastal, oxygen (O2)-deficient zones formed both naturally and as a result of human activities (mainly eutrophication). Concentrations of both gases in subsurface waters are affected by ambient O2 levels to varying degrees. Organic matter supply to seafloor appears to be the primary factor controlling CH4 production in sediments and its supply to (and concentration in) overlying waters, with bottom-water O2-deficiency exerting only a modulating effect. High (micromolar level) CH4 accumulation occurs in anoxic (sulphidic) waters of silled basins, such as the Black Sea and Cariaco Basin, and over the highly productive Namibian shelf. In other regions experiencing various degrees of O2-deficiency (hypoxia to anoxia), CH4 concentrations vary from a few to hundreds of nanomolar levels. Since coastal O2-deficient zones are generally very productive and are sometimes located close to river mouths and submarine hydrocarbon seeps, it is difficult to differentiate any O2-deficiency-induced enhancement from in situ production of CH4 in the water column and its inputs through freshwater runoff or seepage from sediments. While the role of bottom-water O2-deficiency in CH4 formation appears to be secondary, even when CH4 accumulates in O2-deficient subsurface waters, methanotrophic activity severely restricts its diffusive efflux to the atmosphere. As a result, an intensification or expansion of coastal O2-deficient zones will probably not drastically change the present status where emission from the ocean as a whole forms an insignificant term in the atmospheric CH4 budget. The situation is different for N2O, the production of which is greatly enhanced in low-O2 waters, and although it is lost through denitrification in most suboxic and anoxic environments, the peripheries of such environments offer most suitable conditions for its production, with the exception of enclosed anoxic basins. Most O2-deficient systems serve as strong net sources of N2O to the atmosphere. This is especially true for coastal upwelling regions with shallow O2-deficient zones where a dramatic increase in N2O production often occurs in rapidly denitrifying waters. Nitrous oxide emissions from these zones are globally significant, and so their ongoing intensification and expansion is likely to lead to a significant increase in N2O emission from the ocean. However, a meaningful\u2026", "author" : [ { "dropping-particle" : "", "family" : "Naqvi", "given" : "S. W. A.", "non-dropping-particle" : "", "parse-names" : false, "suffix" : "" }, { "dropping-particle" : "", "family" : "Bange", "given" : "H. W.", "non-dropping-particle" : "", "parse-names" : false, "suffix" : "" }, { "dropping-particle" : "", "family" : "Far\u00edas", "given" : "L.", "non-dropping-particle" : "", "parse-names" : false, "suffix" : "" }, { "dropping-particle" : "", "family" : "Monteiro", "given" : "P. M. S.", "non-dropping-particle" : "", "parse-names" : false, "suffix" : "" }, { "dropping-particle" : "", "family" : "Scranton", "given" : "M. I.", "non-dropping-particle" : "", "parse-names" : false, "suffix" : "" }, { "dropping-particle" : "", "family" : "Zhang", "given" : "J", "non-dropping-particle" : "", "parse-names" : false, "suffix" : "" } ], "container-title" : "Biogeosciences", "id" : "ITEM-1", "issue" : "7", "issued" : { "date-parts" : [ [ "2010", "7", "12" ] ] }, "page" : "2159-2190", "publisher" : "Copernicus Publications (EGU)", "title" : "Marine hypoxia/anoxia as a source of CH4 and N2O", "translator" : [ { "dropping-particle" : "", "family" : "L3742", "given" : "", "non-dropping-particle" : "", "parse-names" : false, "suffix" : "" } ], "type" : "article-journal", "volume" : "7" }, "uris" : [ "http://www.mendeley.com/documents/?uuid=ca5653af-20bb-40b6-8ab7-dfd4b52795c3" ] }, { "id" : "ITEM-2", "itemData" : { "DOI" : "10.5194/bg-9-957-2012", "ISSN" : "1726-4189", "abstract" : "Abstract. Sea-to-air and diapycnal fluxes of nitrous oxide (N2O) into the mixed layer were determined during three cruises to the upwelling region off Mauritania. Sea-to-air fluxes as well as diapycnal fluxes were elevated close to the shelf break, but elevated sea-to-air fluxes reached further offshore as a result of the offshore transport of upwelled water masses. To calculate a mixed layer budget for N2O we compared the regionally averaged sea-to-air and diapycnal fluxes and estimated the potential contribution of other processes, such as vertical advection and biological N2O production in the mixed layer. Using common parameterizations for the gas transfer velocity, the comparison of the average sea-to-air and diapycnal N2O fluxes indicated that the mean sea-to-air flux is about three to four times larger than the diapycnal flux. Neither vertical and horizontal advection nor biological production were found sufficient to close the mixed layer budget. Instead, the sea-to-air flux, calculated using a parameterization that takes into account the attenuating effect of surfactants on gas exchange, is in the same range as the diapycnal flux. From our observations we conclude that common parameterizations for the gas transfer velocity likely overestimate the air-sea gas exchange within highly productive upwelling zones.", "author" : [ { "dropping-particle" : "", "family" : "Kock", "given" : "A.", "non-dropping-particle" : "", "parse-names" : false, "suffix" : "" }, { "dropping-particle" : "", "family" : "Schafstall", "given" : "J.", "non-dropping-particle" : "", "parse-names" : false, "suffix" : "" }, { "dropping-particle" : "", "family" : "Dengler", "given" : "M.", "non-dropping-particle" : "", "parse-names" : false, "suffix" : "" }, { "dropping-particle" : "", "family" : "Brandt", "given" : "P.", "non-dropping-particle" : "", "parse-names" : false, "suffix" : "" }, { "dropping-particle" : "", "family" : "Bange", "given" : "H. W.", "non-dropping-particle" : "", "parse-names" : false, "suffix" : "" } ], "container-title" : "Biogeosciences", "id" : "ITEM-2", "issue" : "3", "issued" : { "date-parts" : [ [ "2012", "3", "7" ] ] }, "page" : "957-964", "title" : "Sea-to-air and diapycnal nitrous oxide fluxes in the eastern tropical North Atlantic Ocean", "translator" : [ { "dropping-particle" : "", "family" : "L5176", "given" : "", "non-dropping-particle" : "", "parse-names" : false, "suffix" : "" } ], "type" : "article-journal", "volume" : "9" }, "uris" : [ "http://www.mendeley.com/documents/?uuid=47dca3e0-c1d3-3808-bdb4-4824da8eda1a" ] }, { "id" : "ITEM-3", "itemData" : { "DOI" : "10.1088/1748-9326/10/4/044017", "ISSN" : "1748-9326", "abstract" : "Seasonal and inter-annual variabilities of biogeochemical variables, including nitrous oxide (N2O), an important climate active gas, were analyzed during monthly observations between 2002 and 2012 at an ocean Time-Series station in the coastal upwelling area off central Chile (36\u00b0 30.8\u2032; 73\u00b0 15\u2032). Oxygen, N2O, nutrients and chlorophyll-a (Chl-a) showed clear seasonal variability associated with upwelling favorable winds (spring\u2013summer) and also inter-annual variability, which in the case of N2O was clearly observed during the occurrence of N2O hotspots with saturation levels of up to 4849%. These hotspots consistently took place during the upwelling-favorable periods in 2004, 2006, 2008, 2010 and 2011, below the mixed layer (15\u201350 m depth) in waters with hypoxia and some accumulation. The N2O hotspots displayed excesses of N2O (\u0394N2O) three times higher than the average monthly anomalies (2002\u20132012). Estimated relationships of \u0394N2O versus apparent oxygen utilization (AOU), and \u0394N2O versus suggest that aerobic ammonium oxidation (AAO) and partial denitrification are the processes responsible for high N2O accumulation in subsurface water. Chl-a levels were reasonably correlated with the presence of the N2O hotspots, suggesting that microbial activities fuelled by high availability of organic matters lead to high N2O production. As a result, this causes a substantial N2O efflux into the atmosphere of up to 260 \u03bcmol m\u22122 d\u22121. The N2O hotspots are transient events or hot moments, which may occur more frequently than they are observed. If so, this upwelling area is producing and emitting greater than expected amounts of N2O and is therefore an important N2O source that should be considered in the global atmospheric N2O balance.", "author" : [ { "dropping-particle" : "", "family" : "Far\u00edas", "given" : "L", "non-dropping-particle" : "", "parse-names" : false, "suffix" : "" }, { "dropping-particle" : "", "family" : "Besoain", "given" : "V", "non-dropping-particle" : "", "parse-names" : false, "suffix" : "" }, { "dropping-particle" : "", "family" : "Garc\u00eda-Loyola", "given" : "Sebasti\u00e1n", "non-dropping-particle" : "", "parse-names" : false, "suffix" : "" } ], "container-title" : "Environmental Research Letters", "id" : "ITEM-3", "issue" : "4", "issued" : { "date-parts" : [ [ "2015", "4", "1" ] ] }, "page" : "044017", "publisher" : "IOP Publishing", "title" : "Presence of nitrous oxide hotspots in the coastal upwelling area off central Chile: an analysis of temporal variability based on ten years of a biogeochemical time series", "translator" : [ { "dropping-particle" : "", "family" : "L7253", "given" : "", "non-dropping-particle" : "", "parse-names" : false, "suffix" : "" } ], "type" : "article-journal", "volume" : "10" }, "uris" : [ "http://www.mendeley.com/documents/?uuid=c5931e25-8383-4ed5-bd2d-31cd78d65e04" ] }, { "id" : "ITEM-4", "itemData" : { "DOI" : "10.1126/science.aaa8380", "abstract" : "Because N2O is a potent greenhouse gas, tracking its sources and sinks - including those from natural processes - is imperative. Babbin et al. developed an isotopic tracer method to measure biological N2O reduction rates directly in the Eastern Tropical North Pacific Ocean. Incomplete denitrification results in the rapid cycling and net accumulation of N2O. As oxygen minimum zones expand in the global ocean, more N2O may enter the atmosphere than previously expected.Science, this issue p. 1127Nitrous oxide (N2O) is a powerful greenhouse gas and a major cause of stratospheric ozone depletion, yet its sources and sinks remain poorly quantified in the oceans. We used isotope tracers to directly measure N2O reduction rates in the eastern tropical North Pacific. Because of incomplete denitrification, N2O cycling rates are an order of magnitude higher than predicted by current models in suboxic regions, and the spatial distribution suggests strong dependence on both organic carbon and dissolved oxygen concentrations. Furthermore, N2O turnover is 20 times higher than the net atmospheric efflux. The rapid rate of this cycling coupled to an expected expansion of suboxic ocean waters implies future increases in N2O emissions.", "author" : [ { "dropping-particle" : "", "family" : "Babbin", "given" : "Andrew R", "non-dropping-particle" : "", "parse-names" : false, "suffix" : "" }, { "dropping-particle" : "", "family" : "Bianchi", "given" : "Daniele", "non-dropping-particle" : "", "parse-names" : false, "suffix" : "" }, { "dropping-particle" : "", "family" : "Jayakumar", "given" : "Amal", "non-dropping-particle" : "", "parse-names" : false, "suffix" : "" }, { "dropping-particle" : "", "family" : "Ward", "given" : "Bess B", "non-dropping-particle" : "", "parse-names" : false, "suffix" : "" } ], "container-title" : "Science", "id" : "ITEM-4", "issue" : "6239", "issued" : { "date-parts" : [ [ "2015", "6", "5" ] ] }, "page" : "1127-1129", "publisher" : "American Association for the Advancement of Science", "title" : "Rapid nitrous oxide cycling in the suboxic ocean", "translator" : [ { "dropping-particle" : "", "family" : "L5127", "given" : "", "non-dropping-particle" : "", "parse-names" : false, "suffix" : "" } ], "type" : "article-journal", "volume" : "348" }, "uris" : [ "http://www.mendeley.com/documents/?uuid=cf5c42ad-0e8b-3a87-9032-c0f2a63c2790" ] }, { "id" : "ITEM-5", "itemData" : { "DOI" : "10.1038/ngeo2469", "ISSN" : "1752-0894", "author" : [ { "dropping-particle" : "", "family" : "Ar\u00e9valo-Mart\u00ednez", "given" : "D. L.", "non-dropping-particle" : "", "parse-names" : false, "suffix" : "" }, { "dropping-particle" : "", "family" : "Kock", "given" : "A.", "non-dropping-particle" : "", "parse-names" : false, "suffix" : "" }, { "dropping-particle" : "", "family" : "L\u00f6scher", "given" : "C. R.", "non-dropping-particle" : "", "parse-names" : false, "suffix" : "" }, { "dropping-particle" : "", "family" : "Schmitz", "given" : "R. A.", "non-dropping-particle" : "", "parse-names" : false, "suffix" : "" }, { "dropping-particle" : "", "family" : "Bange", "given" : "H. W.", "non-dropping-particle" : "", "parse-names" : false, "suffix" : "" } ], "container-title" : "Nature Geoscience", "id" : "ITEM-5", "issue" : "7", "issued" : { "date-parts" : [ [ "2015", "7", "22" ] ] }, "page" : "530-533", "title" : "Massive nitrous oxide emissions from the tropical South Pacific Ocean", "translator" : [ { "dropping-particle" : "", "family" : "L4801", "given" : "", "non-dropping-particle" : "", "parse-names" : false, "suffix" : "" } ], "type" : "article-journal", "volume" : "8" }, "uris" : [ "http://www.mendeley.com/documents/?uuid=62ceaa5d-8e4f-4e3e-b626-864518779370" ] } ], "mendeley" : { "formattedCitation" : "(Naqvi et al., 2010; Kock et al., 2012; Ar\u00e9valo-Mart\u00ednez et al., 2015; Babbin et al., 2015; Far\u00edas et al., 2015)", "manualFormatting" : "Paulmier et al., 2008; Naqvi et al., 2010; Kock et al., 2012; Ar\u00e9valo-Mart\u00ednez et al., 2015; Babbin et al., 2015a; Far\u00edas et al., 2015)", "plainTextFormattedCitation" : "(Naqvi et al., 2010; Kock et al., 2012; Ar\u00e9valo-Mart\u00ednez et al., 2015; Babbin et al., 2015; Far\u00edas et al., 2015)", "previouslyFormattedCitation" : "(Naqvi et al., 2010; Kock et al., 2012; Ar\u00e9valo-Mart\u00ednez et al., 2015; Babbin et al., 2015; Far\u00edas et al., 2015)" }, "properties" : { "noteIndex" : 0 }, "schema" : "https://github.com/citation-style-language/schema/raw/master/csl-citation.json" }</w:delInstrText>
        </w:r>
      </w:del>
      <w:r w:rsidRPr="001E7A27">
        <w:rPr>
          <w:lang w:val="en-GB"/>
        </w:rPr>
        <w:fldChar w:fldCharType="separate"/>
      </w:r>
      <w:del w:id="3291" w:author="Robin Matthews" w:date="2021-06-17T17:55:00Z">
        <w:r w:rsidR="00025FA2" w:rsidRPr="001E7A27" w:rsidDel="00D66569">
          <w:rPr>
            <w:noProof/>
            <w:lang w:val="en-GB"/>
          </w:rPr>
          <w:delText>P</w:delText>
        </w:r>
      </w:del>
      <w:ins w:id="3292" w:author="Robin Matthews" w:date="2021-06-17T17:55:00Z">
        <w:r w:rsidR="00D66569" w:rsidRPr="001E7A27">
          <w:rPr>
            <w:noProof/>
            <w:lang w:val="en-GB"/>
          </w:rPr>
          <w:t>(P</w:t>
        </w:r>
      </w:ins>
      <w:r w:rsidR="00025FA2" w:rsidRPr="001E7A27">
        <w:rPr>
          <w:noProof/>
          <w:lang w:val="en-GB"/>
        </w:rPr>
        <w:t>aulmier et al., 2008; Naqvi et al., 2010; Kock et al., 2012; Arévalo-Martínez et al., 2015; Babbin et al., 2015</w:t>
      </w:r>
      <w:del w:id="3293" w:author="Robin Matthews" w:date="2021-06-17T17:55:00Z">
        <w:r w:rsidR="00025FA2" w:rsidRPr="001E7A27" w:rsidDel="00D66569">
          <w:rPr>
            <w:noProof/>
            <w:lang w:val="en-GB"/>
          </w:rPr>
          <w:delText>a</w:delText>
        </w:r>
      </w:del>
      <w:r w:rsidR="00025FA2" w:rsidRPr="001E7A27">
        <w:rPr>
          <w:noProof/>
          <w:lang w:val="en-GB"/>
        </w:rPr>
        <w:t>; Farías et al., 2015)</w:t>
      </w:r>
      <w:r w:rsidRPr="001E7A27">
        <w:rPr>
          <w:lang w:val="en-GB"/>
        </w:rPr>
        <w:fldChar w:fldCharType="end"/>
      </w:r>
      <w:commentRangeEnd w:id="3287"/>
      <w:r w:rsidR="00025FA2" w:rsidRPr="001E7A27">
        <w:rPr>
          <w:rStyle w:val="CommentReference"/>
          <w:lang w:val="en-GB"/>
        </w:rPr>
        <w:commentReference w:id="3287"/>
      </w:r>
      <w:r w:rsidRPr="001E7A27">
        <w:rPr>
          <w:lang w:val="en-GB"/>
        </w:rPr>
        <w:t>.</w:t>
      </w:r>
      <w:bookmarkStart w:id="3294" w:name="_Hlk4259520"/>
      <w:r w:rsidRPr="001E7A27">
        <w:rPr>
          <w:lang w:val="en-GB"/>
        </w:rPr>
        <w:t xml:space="preserve"> </w:t>
      </w:r>
      <w:commentRangeEnd w:id="3288"/>
      <w:r w:rsidR="00D66569" w:rsidRPr="001E7A27">
        <w:rPr>
          <w:rStyle w:val="CommentReference"/>
          <w:lang w:val="en-GB"/>
        </w:rPr>
        <w:commentReference w:id="3288"/>
      </w:r>
      <w:r w:rsidRPr="001E7A27">
        <w:rPr>
          <w:lang w:val="en-GB"/>
        </w:rPr>
        <w:t>Modelling projections suggest a global decrease of 4</w:t>
      </w:r>
      <w:ins w:id="3295" w:author="Soapbox" w:date="2021-07-20T07:14:00Z">
        <w:r w:rsidR="00E344FC" w:rsidRPr="001E7A27">
          <w:rPr>
            <w:lang w:val="en-GB"/>
          </w:rPr>
          <w:t>–</w:t>
        </w:r>
      </w:ins>
      <w:del w:id="3296" w:author="Soapbox" w:date="2021-07-20T07:14:00Z">
        <w:r w:rsidRPr="001E7A27" w:rsidDel="00E344FC">
          <w:rPr>
            <w:lang w:val="en-GB"/>
          </w:rPr>
          <w:delText xml:space="preserve"> to </w:delText>
        </w:r>
      </w:del>
      <w:r w:rsidRPr="001E7A27">
        <w:rPr>
          <w:lang w:val="en-GB"/>
        </w:rPr>
        <w:t>12% in oceanic N</w:t>
      </w:r>
      <w:r w:rsidRPr="001E7A27">
        <w:rPr>
          <w:vertAlign w:val="subscript"/>
          <w:lang w:val="en-GB"/>
        </w:rPr>
        <w:t>2</w:t>
      </w:r>
      <w:r w:rsidRPr="001E7A27">
        <w:rPr>
          <w:lang w:val="en-GB"/>
        </w:rPr>
        <w:t>O emissions (from 3.71–4.03 TgN yr</w:t>
      </w:r>
      <w:del w:id="3297" w:author="Ian Blenkinsop" w:date="2021-07-28T16:17:00Z">
        <w:r w:rsidRPr="001E7A27" w:rsidDel="00E4692D">
          <w:rPr>
            <w:vertAlign w:val="superscript"/>
            <w:lang w:val="en-GB"/>
          </w:rPr>
          <w:delText>-</w:delText>
        </w:r>
      </w:del>
      <w:ins w:id="3298" w:author="Ian Blenkinsop" w:date="2021-07-28T16:17:00Z">
        <w:r w:rsidR="00E4692D" w:rsidRPr="001E7A27">
          <w:rPr>
            <w:vertAlign w:val="superscript"/>
            <w:lang w:val="en-GB"/>
          </w:rPr>
          <w:t>–</w:t>
        </w:r>
      </w:ins>
      <w:r w:rsidRPr="001E7A27">
        <w:rPr>
          <w:vertAlign w:val="superscript"/>
          <w:lang w:val="en-GB"/>
        </w:rPr>
        <w:t xml:space="preserve">1 </w:t>
      </w:r>
      <w:r w:rsidRPr="001E7A27">
        <w:rPr>
          <w:lang w:val="en-GB"/>
        </w:rPr>
        <w:t>to 3.54–3.56</w:t>
      </w:r>
      <w:r w:rsidRPr="001E7A27">
        <w:rPr>
          <w:rFonts w:cs="Times New Roman"/>
          <w:sz w:val="20"/>
          <w:szCs w:val="20"/>
          <w:lang w:val="en-GB"/>
        </w:rPr>
        <w:t xml:space="preserve"> </w:t>
      </w:r>
      <w:r w:rsidRPr="001E7A27">
        <w:rPr>
          <w:lang w:val="en-GB"/>
        </w:rPr>
        <w:t>TgN yr</w:t>
      </w:r>
      <w:del w:id="3299" w:author="Ian Blenkinsop" w:date="2021-07-28T16:17:00Z">
        <w:r w:rsidRPr="001E7A27" w:rsidDel="00E4692D">
          <w:rPr>
            <w:vertAlign w:val="superscript"/>
            <w:lang w:val="en-GB"/>
          </w:rPr>
          <w:delText>-</w:delText>
        </w:r>
      </w:del>
      <w:ins w:id="3300" w:author="Ian Blenkinsop" w:date="2021-07-28T16:17:00Z">
        <w:r w:rsidR="00E4692D" w:rsidRPr="001E7A27">
          <w:rPr>
            <w:vertAlign w:val="superscript"/>
            <w:lang w:val="en-GB"/>
          </w:rPr>
          <w:t>–</w:t>
        </w:r>
      </w:ins>
      <w:r w:rsidRPr="001E7A27">
        <w:rPr>
          <w:vertAlign w:val="superscript"/>
          <w:lang w:val="en-GB"/>
        </w:rPr>
        <w:t>1</w:t>
      </w:r>
      <w:r w:rsidRPr="001E7A27">
        <w:rPr>
          <w:lang w:val="en-GB"/>
        </w:rPr>
        <w:t>) from 2005 to 2100 under RCP8.5, despite a tendency to increased N</w:t>
      </w:r>
      <w:r w:rsidRPr="001E7A27">
        <w:rPr>
          <w:vertAlign w:val="subscript"/>
          <w:lang w:val="en-GB"/>
        </w:rPr>
        <w:t>2</w:t>
      </w:r>
      <w:r w:rsidRPr="001E7A27">
        <w:rPr>
          <w:lang w:val="en-GB"/>
        </w:rPr>
        <w:t>O production in the OMZs,</w:t>
      </w:r>
      <w:r w:rsidRPr="001E7A27" w:rsidDel="00B241C9">
        <w:rPr>
          <w:lang w:val="en-GB"/>
        </w:rPr>
        <w:t xml:space="preserve"> </w:t>
      </w:r>
      <w:r w:rsidRPr="001E7A27">
        <w:rPr>
          <w:lang w:val="en-GB"/>
        </w:rPr>
        <w:t xml:space="preserve">associated primarily with denitrification </w:t>
      </w:r>
      <w:r w:rsidRPr="001E7A27">
        <w:rPr>
          <w:lang w:val="en-GB"/>
        </w:rPr>
        <w:fldChar w:fldCharType="begin" w:fldLock="1"/>
      </w:r>
      <w:r w:rsidR="00747167" w:rsidRPr="001E7A27">
        <w:rPr>
          <w:lang w:val="en-GB"/>
        </w:rPr>
        <w:instrText>ADDIN CSL_CITATION { "citationItems" : [ { "id" : "ITEM-1",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"ITEM-1",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"mendeley" : { "formattedCitation" : "(Martinez-Rey et al., 2015)", "plainTextFormattedCitation" : "(Martinez-Rey et al., 2015)", "previouslyFormattedCitation" : "(Martinez-Rey et al., 2015)" }, "properties" : { "noteIndex" : 0 }, "schema" : "https://github.com/citation-style-language/schema/raw/master/csl-citation.json" }</w:instrText>
      </w:r>
      <w:r w:rsidRPr="001E7A27">
        <w:rPr>
          <w:lang w:val="en-GB"/>
        </w:rPr>
        <w:fldChar w:fldCharType="separate"/>
      </w:r>
      <w:r w:rsidR="00025FA2" w:rsidRPr="001E7A27">
        <w:rPr>
          <w:noProof/>
          <w:lang w:val="en-GB"/>
        </w:rPr>
        <w:t>(Martinez-Rey et al., 2015)</w:t>
      </w:r>
      <w:r w:rsidRPr="001E7A27">
        <w:rPr>
          <w:lang w:val="en-GB"/>
        </w:rPr>
        <w:fldChar w:fldCharType="end"/>
      </w:r>
      <w:r w:rsidRPr="001E7A27">
        <w:rPr>
          <w:lang w:val="en-GB"/>
        </w:rPr>
        <w:t>.</w:t>
      </w:r>
      <w:r w:rsidRPr="001E7A27">
        <w:rPr>
          <w:rFonts w:cs="Times New Roman"/>
          <w:lang w:val="en-GB"/>
        </w:rPr>
        <w:t xml:space="preserve"> It is difficult to single out the contribution of nitrification and denitrification</w:t>
      </w:r>
      <w:ins w:id="3301" w:author="Soapbox" w:date="2021-07-20T07:08:00Z">
        <w:r w:rsidR="00766F77" w:rsidRPr="001E7A27">
          <w:rPr>
            <w:rFonts w:cs="Times New Roman"/>
            <w:lang w:val="en-GB"/>
          </w:rPr>
          <w:t>,</w:t>
        </w:r>
      </w:ins>
      <w:r w:rsidRPr="001E7A27">
        <w:rPr>
          <w:rFonts w:cs="Times New Roman"/>
          <w:lang w:val="en-GB"/>
        </w:rPr>
        <w:t xml:space="preserve"> which can occur simultaneously. A rigorous separation of these two processes would require more mechanistic </w:t>
      </w:r>
      <w:commentRangeStart w:id="3302"/>
      <w:r w:rsidRPr="001E7A27">
        <w:rPr>
          <w:rFonts w:cs="Times New Roman"/>
          <w:lang w:val="en-GB"/>
        </w:rPr>
        <w:t>p</w:t>
      </w:r>
      <w:commentRangeEnd w:id="3302"/>
      <w:r w:rsidR="00EA18D6" w:rsidRPr="001E7A27">
        <w:rPr>
          <w:rStyle w:val="CommentReference"/>
          <w:lang w:val="en-GB"/>
        </w:rPr>
        <w:commentReference w:id="3302"/>
      </w:r>
      <w:r w:rsidRPr="001E7A27">
        <w:rPr>
          <w:rFonts w:cs="Times New Roman"/>
          <w:lang w:val="en-GB"/>
        </w:rPr>
        <w:t>aramet</w:t>
      </w:r>
      <w:del w:id="3303" w:author="Ian Blenkinsop" w:date="2021-07-29T14:00:00Z">
        <w:r w:rsidRPr="001E7A27" w:rsidDel="00EA18D6">
          <w:rPr>
            <w:rFonts w:cs="Times New Roman"/>
            <w:lang w:val="en-GB"/>
          </w:rPr>
          <w:delText>e</w:delText>
        </w:r>
      </w:del>
      <w:r w:rsidRPr="001E7A27">
        <w:rPr>
          <w:rFonts w:cs="Times New Roman"/>
          <w:lang w:val="en-GB"/>
        </w:rPr>
        <w:t>ri</w:t>
      </w:r>
      <w:ins w:id="3304" w:author="Soapbox" w:date="2021-07-20T07:09:00Z">
        <w:r w:rsidR="00766F77" w:rsidRPr="001E7A27">
          <w:rPr>
            <w:rFonts w:cs="Times New Roman"/>
            <w:lang w:val="en-GB"/>
          </w:rPr>
          <w:t>z</w:t>
        </w:r>
      </w:ins>
      <w:del w:id="3305" w:author="Soapbox" w:date="2021-07-20T07:09:00Z">
        <w:r w:rsidRPr="001E7A27" w:rsidDel="00766F77">
          <w:rPr>
            <w:rFonts w:cs="Times New Roman"/>
            <w:lang w:val="en-GB"/>
          </w:rPr>
          <w:delText>s</w:delText>
        </w:r>
      </w:del>
      <w:r w:rsidRPr="001E7A27">
        <w:rPr>
          <w:rFonts w:cs="Times New Roman"/>
          <w:lang w:val="en-GB"/>
        </w:rPr>
        <w:t>ation</w:t>
      </w:r>
      <w:del w:id="3306" w:author="Soapbox" w:date="2021-07-20T07:08:00Z">
        <w:r w:rsidRPr="001E7A27" w:rsidDel="00766F77">
          <w:rPr>
            <w:rFonts w:cs="Times New Roman"/>
            <w:lang w:val="en-GB"/>
          </w:rPr>
          <w:delText>s</w:delText>
        </w:r>
      </w:del>
      <w:ins w:id="3307" w:author="Soapbox" w:date="2021-07-20T07:08:00Z">
        <w:r w:rsidR="00766F77" w:rsidRPr="001E7A27">
          <w:rPr>
            <w:rFonts w:cs="Times New Roman"/>
            <w:lang w:val="en-GB"/>
          </w:rPr>
          <w:t>, which</w:t>
        </w:r>
      </w:ins>
      <w:del w:id="3308" w:author="Soapbox" w:date="2021-07-20T07:08:00Z">
        <w:r w:rsidRPr="001E7A27" w:rsidDel="00766F77">
          <w:rPr>
            <w:rFonts w:cs="Times New Roman"/>
            <w:lang w:val="en-GB"/>
          </w:rPr>
          <w:delText xml:space="preserve"> that</w:delText>
        </w:r>
      </w:del>
      <w:r w:rsidRPr="001E7A27">
        <w:rPr>
          <w:rFonts w:cs="Times New Roman"/>
          <w:lang w:val="en-GB"/>
        </w:rPr>
        <w:t xml:space="preserve"> </w:t>
      </w:r>
      <w:del w:id="3309" w:author="Soapbox" w:date="2021-07-20T07:08:00Z">
        <w:r w:rsidRPr="001E7A27" w:rsidDel="00766F77">
          <w:rPr>
            <w:rFonts w:cs="Times New Roman"/>
            <w:lang w:val="en-GB"/>
          </w:rPr>
          <w:delText xml:space="preserve">have </w:delText>
        </w:r>
      </w:del>
      <w:ins w:id="3310" w:author="Soapbox" w:date="2021-07-20T07:08:00Z">
        <w:r w:rsidR="00766F77" w:rsidRPr="001E7A27">
          <w:rPr>
            <w:rFonts w:cs="Times New Roman"/>
            <w:lang w:val="en-GB"/>
          </w:rPr>
          <w:t xml:space="preserve">has </w:t>
        </w:r>
      </w:ins>
      <w:r w:rsidRPr="001E7A27">
        <w:rPr>
          <w:rFonts w:cs="Times New Roman"/>
          <w:lang w:val="en-GB"/>
        </w:rPr>
        <w:t xml:space="preserve">been hindered by the still large conceptual and parametric uncertainties </w:t>
      </w:r>
      <w:bookmarkEnd w:id="3294"/>
      <w:r w:rsidRPr="001E7A27">
        <w:rPr>
          <w:lang w:val="en-GB"/>
        </w:rPr>
        <w:fldChar w:fldCharType="begin" w:fldLock="1"/>
      </w:r>
      <w:r w:rsidR="00747167" w:rsidRPr="001E7A27">
        <w:rPr>
          <w:lang w:val="en-GB"/>
        </w:rPr>
        <w:instrText>ADDIN CSL_CITATION { "citationItems" : [ { "id" : "ITEM-1",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"ITEM-1",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"ITEM-2", "itemData" : { "DOI" : "10.1038/ncomms13451", "ISSN" : "2041-1723", "author" : [ { "dropping-particle" : "", "family" : "Trimmer", "given" : "Mark", "non-dropping-particle" : "", "parse-names" : false, "suffix" : "" }, { "dropping-particle" : "", "family" : "Chronopoulou", "given" : "Panagiota-Myrsini", "non-dropping-particle" : "", "parse-names" : false, "suffix" : "" }, { "dropping-particle" : "", "family" : "Maanoja", "given" : "Susanna T.", "non-dropping-particle" : "", "parse-names" : false, "suffix" : "" }, { "dropping-particle" : "", "family" : "Upstill-Goddard", "given" : "Robert C.", "non-dropping-particle" : "", "parse-names" : false, "suffix" : "" }, { "dropping-particle" : "", "family" : "Kitidis", "given" : "Vassilis", "non-dropping-particle" : "", "parse-names" : false, "suffix" : "" }, { "dropping-particle" : "", "family" : "Purdy", "given" : "Kevin J.", "non-dropping-particle" : "", "parse-names" : false, "suffix" : "" } ], "container-title" : "Nature Communications", "id" : "ITEM-2", "issue" : "1", "issued" : { "date-parts" : [ [ "2016", "12", "1" ] ] }, "page" : "13451", "title" : "Nitrous oxide as a function of oxygen and archaeal gene abundance in the North Pacific", "translator" : [ { "dropping-particle" : "", "family" : "L6095", "given" : "", "non-dropping-particle" : "", "parse-names" : false, "suffix" : "" } ], "type" : "article-journal", "volume" : "7" }, "uris" : [ "http://www.mendeley.com/documents/?uuid=ebf10fb6-72af-48be-ba82-714b8a3b30eb", "http://www.mendeley.com/documents/?uuid=5f98aeed-4d26-4fa6-9fea-99231a5ebe91" ] }, { "id" : "ITEM-3", "itemData" : { "DOI" : "10.1126/science.aaa8380", "abstract" : "Because N2O is a potent greenhouse gas, tracking its sources and sinks - including those from natural processes - is imperative. Babbin et al. developed an isotopic tracer method to measure biological N2O reduction rates directly in the Eastern Tropical North Pacific Ocean. Incomplete denitrification results in the rapid cycling and net accumulation of N2O. As oxygen minimum zones expand in the global ocean, more N2O may enter the atmosphere than previously expected.Science, this issue p. 1127Nitrous oxide (N2O) is a powerful greenhouse gas and a major cause of stratospheric ozone depletion, yet its sources and sinks remain poorly quantified in the oceans. We used isotope tracers to directly measure N2O reduction rates in the eastern tropical North Pacific. Because of incomplete denitrification, N2O cycling rates are an order of magnitude higher than predicted by current models in suboxic regions, and the spatial distribution suggests strong dependence on both organic carbon and dissolved oxygen concentrations. Furthermore, N2O turnover is 20 times higher than the net atmospheric efflux. The rapid rate of this cycling coupled to an expected expansion of suboxic ocean waters implies future increases in N2O emissions.", "author" : [ { "dropping-particle" : "", "family" : "Babbin", "given" : "Andrew R", "non-dropping-particle" : "", "parse-names" : false, "suffix" : "" }, { "dropping-particle" : "", "family" : "Bianchi", "given" : "Daniele", "non-dropping-particle" : "", "parse-names" : false, "suffix" : "" }, { "dropping-particle" : "", "family" : "Jayakumar", "given" : "Amal", "non-dropping-particle" : "", "parse-names" : false, "suffix" : "" }, { "dropping-particle" : "", "family" : "Ward", "given" : "Bess B", "non-dropping-particle" : "", "parse-names" : false, "suffix" : "" } ], "container-title" : "Science", "id" : "ITEM-3", "issue" : "6239", "issued" : { "date-parts" : [ [ "2015", "6", "5" ] ] }, "page" : "1127-1129", "publisher" : "American Association for the Advancement of Science", "title" : "Rapid nitrous oxide cycling in the suboxic ocean", "translator" : [ { "dropping-particle" : "", "family" : "L5127", "given" : "", "non-dropping-particle" : "", "parse-names" : false, "suffix" : "" } ], "type" : "article-journal", "volume" : "348" }, "uris" : [ "http://www.mendeley.com/documents/?uuid=cf5c42ad-0e8b-3a87-9032-c0f2a63c2790" ] } ], "mendeley" : { "formattedCitation" : "(Babbin et al., 2015; Trimmer et al., 2016; Landolfi et al., 2017)", "manualFormatting" : "(Babbin et al., 2015; Trimmer et al., 2016; Landolfi et al., 2017)", "plainTextFormattedCitation" : "(Babbin et al., 2015; Trimmer et al., 2016; Landolfi et al., 2017)", "previouslyFormattedCitation" : "(Babbin et al., 2015; Trimmer et al., 2016; Landolfi et al., 2017)" }, "properties" : { "noteIndex" : 0 }, "schema" : "https://github.com/citation-style-language/schema/raw/master/csl-citation.json" }</w:instrText>
      </w:r>
      <w:r w:rsidRPr="001E7A27">
        <w:rPr>
          <w:lang w:val="en-GB"/>
        </w:rPr>
        <w:fldChar w:fldCharType="separate"/>
      </w:r>
      <w:r w:rsidR="00025FA2" w:rsidRPr="001E7A27">
        <w:rPr>
          <w:noProof/>
          <w:lang w:val="en-GB"/>
        </w:rPr>
        <w:t>(Babbin et al., 2015; Trimmer et al., 2016; Landolfi et al., 2017)</w:t>
      </w:r>
      <w:r w:rsidRPr="001E7A27">
        <w:rPr>
          <w:lang w:val="en-GB"/>
        </w:rPr>
        <w:fldChar w:fldCharType="end"/>
      </w:r>
      <w:r w:rsidRPr="001E7A27">
        <w:rPr>
          <w:lang w:val="en-GB"/>
        </w:rPr>
        <w:t>. Furthermore, the correlation between N</w:t>
      </w:r>
      <w:r w:rsidRPr="001E7A27">
        <w:rPr>
          <w:vertAlign w:val="subscript"/>
          <w:lang w:val="en-GB"/>
        </w:rPr>
        <w:t>2</w:t>
      </w:r>
      <w:r w:rsidRPr="001E7A27">
        <w:rPr>
          <w:lang w:val="en-GB"/>
        </w:rPr>
        <w:t xml:space="preserve">O and oxygen varies with microorganisms present, nutrient concentrations, and other environmental variables </w:t>
      </w:r>
      <w:r w:rsidRPr="001E7A27">
        <w:rPr>
          <w:lang w:val="en-GB"/>
        </w:rPr>
        <w:fldChar w:fldCharType="begin" w:fldLock="1"/>
      </w:r>
      <w:r w:rsidR="00747167" w:rsidRPr="001E7A27">
        <w:rPr>
          <w:lang w:val="en-GB"/>
        </w:rPr>
        <w:instrText>ADDIN CSL_CITATION { "citationItems" : [ { "id" : "ITEM-1", "itemData" : { "DOI" : "10.1098/rstb.2013.0121", "ISSN" : "0962-8436", "author" : [ { "dropping-particle" : "", "family" : "Voss", "given" : "Maren", "non-dropping-particle" : "", "parse-names" : false, "suffix" : "" }, { "dropping-particle" : "", "family" : "Bange", "given" : "Hermann W.", "non-dropping-particle" : "", "parse-names" : false, "suffix" : "" }, { "dropping-particle" : "", "family" : "Dippner", "given" : "Joachim W.", "non-dropping-particle" : "", "parse-names" : false, "suffix" : "" }, { "dropping-particle" : "", "family" : "Middelburg", "given" : "Jack J.", "non-dropping-particle" : "", "parse-names" : false, "suffix" : "" }, { "dropping-particle" : "", "family" : "Montoya", "given" : "Joseph P.", "non-dropping-particle" : "", "parse-names" : false, "suffix" : "" }, { "dropping-particle" : "", "family" : "Ward", "given" : "Bess", "non-dropping-particle" : "", "parse-names" : false, "suffix" : "" } ], "container-title" : "Philosophical Transactions of the Royal Society B: Biological Sciences", "id" : "ITEM-1", "issue" : "1621", "issued" : { "date-parts" : [ [ "2013", "7", "5" ] ] }, "page" : "20130121", "title" : "The marine nitrogen cycle: recent discoveries, uncertainties and the potential relevance of climate change", "translator" : [ { "dropping-particle" : "", "family" : "L6566", "given" : "", "non-dropping-particle" : "", "parse-names" : false, "suffix" : "" } ], "type" : "article-journal", "volume" : "368" }, "uris" : [ "http://www.mendeley.com/documents/?uuid=bd104d63-f83c-4ac1-b6a2-59cbf1fad1bb" ] } ], "mendeley" : { "formattedCitation" : "(Voss et al., 2013)", "plainTextFormattedCitation" : "(Voss et al., 2013)", "previouslyFormattedCitation" : "(Voss et al., 2013)" }, "properties" : { "noteIndex" : 0 }, "schema" : "https://github.com/citation-style-language/schema/raw/master/csl-citation.json" }</w:instrText>
      </w:r>
      <w:r w:rsidRPr="001E7A27">
        <w:rPr>
          <w:lang w:val="en-GB"/>
        </w:rPr>
        <w:fldChar w:fldCharType="separate"/>
      </w:r>
      <w:r w:rsidR="00025FA2" w:rsidRPr="001E7A27">
        <w:rPr>
          <w:noProof/>
          <w:lang w:val="en-GB"/>
        </w:rPr>
        <w:t>(Voss et al., 2013)</w:t>
      </w:r>
      <w:r w:rsidRPr="001E7A27">
        <w:rPr>
          <w:lang w:val="en-GB"/>
        </w:rPr>
        <w:fldChar w:fldCharType="end"/>
      </w:r>
      <w:r w:rsidRPr="001E7A27">
        <w:rPr>
          <w:lang w:val="en-GB"/>
        </w:rPr>
        <w:t>.</w:t>
      </w:r>
    </w:p>
    <w:p w14:paraId="163B2620" w14:textId="77777777" w:rsidR="0067034F" w:rsidRPr="001E7A27" w:rsidRDefault="0067034F" w:rsidP="005C7F25">
      <w:pPr>
        <w:pStyle w:val="AR6BodyText"/>
        <w:rPr>
          <w:lang w:val="en-GB"/>
        </w:rPr>
      </w:pPr>
    </w:p>
    <w:p w14:paraId="7632538B" w14:textId="6DC0C98B" w:rsidR="0067034F" w:rsidRPr="001E7A27" w:rsidRDefault="0067034F" w:rsidP="005C7F25">
      <w:pPr>
        <w:pStyle w:val="AR6BodyText"/>
        <w:rPr>
          <w:rFonts w:cs="Times New Roman"/>
          <w:lang w:val="en-GB"/>
        </w:rPr>
      </w:pPr>
      <w:r w:rsidRPr="001E7A27">
        <w:rPr>
          <w:rFonts w:eastAsia="MS Mincho" w:cs="Times New Roman"/>
          <w:lang w:val="en-GB" w:eastAsia="ja-JP"/>
        </w:rPr>
        <w:t>In summary, total oceanic N</w:t>
      </w:r>
      <w:r w:rsidRPr="001E7A27">
        <w:rPr>
          <w:rFonts w:eastAsia="MS Mincho" w:cs="Times New Roman"/>
          <w:vertAlign w:val="subscript"/>
          <w:lang w:val="en-GB" w:eastAsia="ja-JP"/>
        </w:rPr>
        <w:t>2</w:t>
      </w:r>
      <w:r w:rsidRPr="001E7A27">
        <w:rPr>
          <w:rFonts w:eastAsia="MS Mincho" w:cs="Times New Roman"/>
          <w:lang w:val="en-GB" w:eastAsia="ja-JP"/>
        </w:rPr>
        <w:t xml:space="preserve">O emissions were projected to decline by </w:t>
      </w:r>
      <w:r w:rsidRPr="001E7A27">
        <w:rPr>
          <w:lang w:val="en-GB"/>
        </w:rPr>
        <w:t xml:space="preserve">4–12% from 2005–2100 </w:t>
      </w:r>
      <w:r w:rsidRPr="001E7A27">
        <w:rPr>
          <w:lang w:val="en-GB"/>
        </w:rPr>
        <w:fldChar w:fldCharType="begin" w:fldLock="1"/>
      </w:r>
      <w:r w:rsidR="00747167" w:rsidRPr="001E7A27">
        <w:rPr>
          <w:lang w:val="en-GB"/>
        </w:rPr>
        <w:instrText>ADDIN CSL_CITATION { "citationItems" : [ { "id" : "ITEM-1",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"ITEM-1",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"mendeley" : { "formattedCitation" : "(Martinez-Rey et al., 2015)", "plainTextFormattedCitation" : "(Martinez-Rey et al., 2015)", "previouslyFormattedCitation" : "(Martinez-Rey et al., 2015)" }, "properties" : { "noteIndex" : 0 }, "schema" : "https://github.com/citation-style-language/schema/raw/master/csl-citation.json" }</w:instrText>
      </w:r>
      <w:r w:rsidRPr="001E7A27">
        <w:rPr>
          <w:lang w:val="en-GB"/>
        </w:rPr>
        <w:fldChar w:fldCharType="separate"/>
      </w:r>
      <w:r w:rsidR="00025FA2" w:rsidRPr="001E7A27">
        <w:rPr>
          <w:noProof/>
          <w:lang w:val="en-GB"/>
        </w:rPr>
        <w:t>(Martinez-Rey et al., 2015)</w:t>
      </w:r>
      <w:r w:rsidRPr="001E7A27">
        <w:rPr>
          <w:lang w:val="en-GB"/>
        </w:rPr>
        <w:fldChar w:fldCharType="end"/>
      </w:r>
      <w:r w:rsidRPr="001E7A27">
        <w:rPr>
          <w:lang w:val="en-GB"/>
        </w:rPr>
        <w:t xml:space="preserve"> and by </w:t>
      </w:r>
      <w:r w:rsidRPr="001E7A27">
        <w:rPr>
          <w:rFonts w:eastAsia="MS Mincho" w:cs="Times New Roman"/>
          <w:lang w:val="en-GB" w:eastAsia="ja-JP"/>
        </w:rPr>
        <w:t xml:space="preserve">24% from </w:t>
      </w:r>
      <w:r w:rsidRPr="001E7A27">
        <w:rPr>
          <w:rFonts w:cs="Times New Roman"/>
          <w:lang w:val="en-GB"/>
        </w:rPr>
        <w:t xml:space="preserve">the pre-industrial era to 2100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"ITEM-1",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"mendeley" : { "formattedCitation" : "(Landolfi et al., 2017)", "plainTextFormattedCitation" : "(Landolfi et al., 2017)", "previouslyFormattedCitation" : "(Landolfi et al., 2017)"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(Landolfi et al., 2017)</w:t>
      </w:r>
      <w:r w:rsidRPr="001E7A27">
        <w:rPr>
          <w:rFonts w:cs="Times New Roman"/>
          <w:lang w:val="en-GB"/>
        </w:rPr>
        <w:fldChar w:fldCharType="end"/>
      </w:r>
      <w:r w:rsidRPr="001E7A27">
        <w:rPr>
          <w:rFonts w:cs="Times New Roman"/>
          <w:lang w:val="en-GB"/>
        </w:rPr>
        <w:t xml:space="preserve"> under RCP8.5. </w:t>
      </w:r>
      <w:r w:rsidRPr="001E7A27">
        <w:rPr>
          <w:lang w:val="en-GB"/>
        </w:rPr>
        <w:t xml:space="preserve">However, there is </w:t>
      </w:r>
      <w:r w:rsidRPr="001E7A27">
        <w:rPr>
          <w:rFonts w:eastAsia="MS Mincho"/>
          <w:i/>
          <w:lang w:val="en-GB"/>
        </w:rPr>
        <w:t>low confidence</w:t>
      </w:r>
      <w:r w:rsidRPr="001E7A27">
        <w:rPr>
          <w:rFonts w:eastAsia="MS Mincho"/>
          <w:lang w:val="en-GB"/>
        </w:rPr>
        <w:t xml:space="preserve"> in the reduction in N</w:t>
      </w:r>
      <w:r w:rsidRPr="001E7A27">
        <w:rPr>
          <w:rFonts w:eastAsia="MS Mincho"/>
          <w:vertAlign w:val="subscript"/>
          <w:lang w:val="en-GB"/>
        </w:rPr>
        <w:t>2</w:t>
      </w:r>
      <w:r w:rsidRPr="001E7A27">
        <w:rPr>
          <w:rFonts w:eastAsia="MS Mincho"/>
          <w:lang w:val="en-GB"/>
        </w:rPr>
        <w:t>O emission</w:t>
      </w:r>
      <w:ins w:id="3311" w:author="Tom Maycock" w:date="2021-09-08T15:25:00Z">
        <w:r w:rsidR="00FC0403" w:rsidRPr="001E7A27">
          <w:rPr>
            <w:rFonts w:eastAsia="MS Mincho"/>
            <w:lang w:val="en-GB"/>
          </w:rPr>
          <w:t>s</w:t>
        </w:r>
      </w:ins>
      <w:r w:rsidRPr="001E7A27">
        <w:rPr>
          <w:rFonts w:eastAsia="MS Mincho"/>
          <w:lang w:val="en-GB"/>
        </w:rPr>
        <w:t xml:space="preserve"> to the atmosphere, </w:t>
      </w:r>
      <w:r w:rsidRPr="001E7A27">
        <w:rPr>
          <w:rFonts w:cs="Times New Roman"/>
          <w:lang w:val="en-GB"/>
        </w:rPr>
        <w:t xml:space="preserve">because of large conceptual and parametric uncertainties, a limited number of </w:t>
      </w:r>
      <w:r w:rsidRPr="001E7A27">
        <w:rPr>
          <w:rFonts w:eastAsia="MS Mincho"/>
          <w:lang w:val="en-GB"/>
        </w:rPr>
        <w:t>model</w:t>
      </w:r>
      <w:r w:rsidR="0095351C" w:rsidRPr="001E7A27">
        <w:rPr>
          <w:rFonts w:eastAsia="MS Mincho"/>
          <w:lang w:val="en-GB"/>
        </w:rPr>
        <w:t>l</w:t>
      </w:r>
      <w:r w:rsidRPr="001E7A27">
        <w:rPr>
          <w:rFonts w:eastAsia="MS Mincho"/>
          <w:lang w:val="en-GB"/>
        </w:rPr>
        <w:t xml:space="preserve">ing studies that explored this process, and greater oxygen losses simulated in CMIP6 models than in CMIP5 models </w:t>
      </w:r>
      <w:r w:rsidRPr="001E7A27">
        <w:rPr>
          <w:rFonts w:eastAsia="MS Mincho"/>
          <w:lang w:val="en-GB"/>
        </w:rPr>
        <w:fldChar w:fldCharType="begin" w:fldLock="1"/>
      </w:r>
      <w:r w:rsidR="00747167" w:rsidRPr="001E7A27">
        <w:rPr>
          <w:rFonts w:eastAsia="MS Mincho"/>
          <w:lang w:val="en-GB"/>
        </w:rPr>
        <w:instrText>ADDIN CSL_CITATION { "citationItems" : [ { "id" : "ITEM-1",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"ITEM-1",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Pr="001E7A27">
        <w:rPr>
          <w:rFonts w:eastAsia="MS Mincho"/>
          <w:lang w:val="en-GB"/>
        </w:rPr>
        <w:fldChar w:fldCharType="separate"/>
      </w:r>
      <w:r w:rsidR="00025FA2" w:rsidRPr="001E7A27">
        <w:rPr>
          <w:rFonts w:eastAsia="MS Mincho"/>
          <w:noProof/>
          <w:lang w:val="en-GB"/>
        </w:rPr>
        <w:t>(Kwiatkowski et al., 2020)</w:t>
      </w:r>
      <w:r w:rsidRPr="001E7A27">
        <w:rPr>
          <w:rFonts w:eastAsia="MS Mincho"/>
          <w:lang w:val="en-GB"/>
        </w:rPr>
        <w:fldChar w:fldCharType="end"/>
      </w:r>
      <w:r w:rsidRPr="001E7A27">
        <w:rPr>
          <w:rFonts w:eastAsia="MS Mincho"/>
          <w:lang w:val="en-GB"/>
        </w:rPr>
        <w:t>.</w:t>
      </w:r>
    </w:p>
    <w:p w14:paraId="03BBE500" w14:textId="77777777" w:rsidR="006238CE" w:rsidRPr="001E7A27" w:rsidRDefault="006238CE" w:rsidP="005C7F25">
      <w:pPr>
        <w:pStyle w:val="AR6BodyText"/>
        <w:rPr>
          <w:rFonts w:cs="Times New Roman"/>
          <w:lang w:val="en-GB"/>
        </w:rPr>
      </w:pPr>
    </w:p>
    <w:p w14:paraId="5A4CDAE2" w14:textId="77777777" w:rsidR="004E6A80" w:rsidRPr="001E7A27" w:rsidRDefault="004E6A80" w:rsidP="005C7F25">
      <w:pPr>
        <w:pStyle w:val="AR6BodyText"/>
        <w:rPr>
          <w:lang w:val="en-GB"/>
        </w:rPr>
      </w:pPr>
    </w:p>
    <w:p w14:paraId="5175FE8C" w14:textId="77979D99" w:rsidR="006238CE" w:rsidRPr="001E7A27" w:rsidRDefault="006238CE" w:rsidP="0098460A">
      <w:pPr>
        <w:pStyle w:val="AR6Chap5Level2511"/>
        <w:rPr>
          <w:lang w:val="en-GB"/>
        </w:rPr>
      </w:pPr>
      <w:bookmarkStart w:id="3312" w:name="_Toc70535684"/>
      <w:r w:rsidRPr="001E7A27">
        <w:rPr>
          <w:lang w:val="en-GB"/>
        </w:rPr>
        <w:t xml:space="preserve">Future </w:t>
      </w:r>
      <w:r w:rsidR="003760AB" w:rsidRPr="001E7A27">
        <w:rPr>
          <w:lang w:val="en-GB"/>
        </w:rPr>
        <w:t>P</w:t>
      </w:r>
      <w:r w:rsidRPr="001E7A27">
        <w:rPr>
          <w:lang w:val="en-GB"/>
        </w:rPr>
        <w:t xml:space="preserve">rojections for </w:t>
      </w:r>
      <w:r w:rsidR="003760AB" w:rsidRPr="001E7A27">
        <w:rPr>
          <w:lang w:val="en-GB"/>
        </w:rPr>
        <w:t>O</w:t>
      </w:r>
      <w:r w:rsidRPr="001E7A27">
        <w:rPr>
          <w:lang w:val="en-GB"/>
        </w:rPr>
        <w:t xml:space="preserve">cean </w:t>
      </w:r>
      <w:r w:rsidR="003760AB" w:rsidRPr="001E7A27">
        <w:rPr>
          <w:lang w:val="en-GB"/>
        </w:rPr>
        <w:t>A</w:t>
      </w:r>
      <w:r w:rsidRPr="001E7A27">
        <w:rPr>
          <w:lang w:val="en-GB"/>
        </w:rPr>
        <w:t>cidification</w:t>
      </w:r>
      <w:bookmarkEnd w:id="3312"/>
    </w:p>
    <w:p w14:paraId="36B310A9" w14:textId="29A500D7" w:rsidR="006238CE" w:rsidRPr="001E7A27" w:rsidRDefault="006238CE" w:rsidP="00950B71">
      <w:pPr>
        <w:pStyle w:val="AR6BodyText"/>
        <w:rPr>
          <w:rFonts w:eastAsia="MS Mincho" w:cs="Times New Roman"/>
          <w:lang w:val="en-GB" w:eastAsia="ja-JP"/>
        </w:rPr>
      </w:pPr>
    </w:p>
    <w:p w14:paraId="0E92E808" w14:textId="45E72BCF" w:rsidR="006238CE" w:rsidRPr="001E7A27" w:rsidRDefault="006238CE" w:rsidP="0098460A">
      <w:pPr>
        <w:pStyle w:val="AR6Chap5Level35111"/>
        <w:rPr>
          <w:lang w:val="en-GB"/>
        </w:rPr>
      </w:pPr>
      <w:bookmarkStart w:id="3313" w:name="_Toc33564272"/>
      <w:bookmarkStart w:id="3314" w:name="_Toc70535685"/>
      <w:r w:rsidRPr="001E7A27">
        <w:rPr>
          <w:lang w:val="en-GB"/>
        </w:rPr>
        <w:t xml:space="preserve">Future </w:t>
      </w:r>
      <w:r w:rsidR="003760AB" w:rsidRPr="001E7A27">
        <w:rPr>
          <w:lang w:val="en-GB"/>
        </w:rPr>
        <w:t>P</w:t>
      </w:r>
      <w:r w:rsidRPr="001E7A27">
        <w:rPr>
          <w:lang w:val="en-GB"/>
        </w:rPr>
        <w:t xml:space="preserve">rojections with Earth </w:t>
      </w:r>
      <w:r w:rsidR="003760AB" w:rsidRPr="001E7A27">
        <w:rPr>
          <w:lang w:val="en-GB"/>
        </w:rPr>
        <w:t>S</w:t>
      </w:r>
      <w:r w:rsidRPr="001E7A27">
        <w:rPr>
          <w:lang w:val="en-GB"/>
        </w:rPr>
        <w:t xml:space="preserve">ystem </w:t>
      </w:r>
      <w:r w:rsidR="003760AB" w:rsidRPr="001E7A27">
        <w:rPr>
          <w:lang w:val="en-GB"/>
        </w:rPr>
        <w:t>M</w:t>
      </w:r>
      <w:r w:rsidRPr="001E7A27">
        <w:rPr>
          <w:lang w:val="en-GB"/>
        </w:rPr>
        <w:t>odels</w:t>
      </w:r>
      <w:bookmarkEnd w:id="3313"/>
      <w:bookmarkEnd w:id="3314"/>
      <w:ins w:id="3315" w:author="Soapbox" w:date="2021-07-20T07:18:00Z">
        <w:r w:rsidR="00D06A30" w:rsidRPr="001E7A27">
          <w:rPr>
            <w:lang w:val="en-GB"/>
          </w:rPr>
          <w:t xml:space="preserve"> (ESMs)</w:t>
        </w:r>
      </w:ins>
    </w:p>
    <w:p w14:paraId="34DC3D12" w14:textId="27597CA3" w:rsidR="006238CE" w:rsidRPr="001E7A27" w:rsidRDefault="006238CE" w:rsidP="005C7F25">
      <w:pPr>
        <w:pStyle w:val="AR6BodyText"/>
        <w:rPr>
          <w:rFonts w:eastAsia="MS Mincho" w:cs="Times New Roman"/>
          <w:lang w:val="en-GB" w:eastAsia="ja-JP"/>
        </w:rPr>
      </w:pPr>
    </w:p>
    <w:p w14:paraId="001F9DEE" w14:textId="117889E5" w:rsidR="006238CE" w:rsidRPr="001E7A27" w:rsidRDefault="00334C4C" w:rsidP="005C7F25">
      <w:pPr>
        <w:pStyle w:val="AR6BodyText"/>
        <w:rPr>
          <w:rFonts w:cs="Times New Roman"/>
          <w:lang w:val="en-GB"/>
        </w:rPr>
      </w:pPr>
      <w:r w:rsidRPr="001E7A27">
        <w:rPr>
          <w:rFonts w:eastAsia="MS Mincho"/>
          <w:color w:val="000000" w:themeColor="text1"/>
          <w:lang w:val="en-GB" w:eastAsia="ja-JP"/>
        </w:rPr>
        <w:t xml:space="preserve">Projections with </w:t>
      </w:r>
      <w:r w:rsidRPr="001E7A27">
        <w:rPr>
          <w:rFonts w:eastAsia="MS Mincho" w:cs="Times New Roman"/>
          <w:color w:val="000000" w:themeColor="text1"/>
          <w:lang w:val="en-GB" w:eastAsia="ja-JP"/>
        </w:rPr>
        <w:t>CMIP5 ESMs</w:t>
      </w:r>
      <w:r w:rsidRPr="001E7A27">
        <w:rPr>
          <w:color w:val="000000" w:themeColor="text1"/>
          <w:lang w:val="en-GB"/>
        </w:rPr>
        <w:t>, reported in AR5</w:t>
      </w:r>
      <w:r w:rsidRPr="001E7A27">
        <w:rPr>
          <w:rFonts w:eastAsia="MS Mincho" w:cs="Times New Roman"/>
          <w:color w:val="000000" w:themeColor="text1"/>
          <w:lang w:val="en-GB" w:eastAsia="ja-JP"/>
        </w:rPr>
        <w:t xml:space="preserve"> (Section 6.4.4)</w:t>
      </w:r>
      <w:r w:rsidRPr="001E7A27">
        <w:rPr>
          <w:color w:val="000000" w:themeColor="text1"/>
          <w:lang w:val="en-GB"/>
        </w:rPr>
        <w:t xml:space="preserve"> and </w:t>
      </w:r>
      <w:r w:rsidRPr="001E7A27">
        <w:rPr>
          <w:rFonts w:eastAsia="MS Mincho"/>
          <w:color w:val="000000" w:themeColor="text1"/>
          <w:lang w:val="en-GB" w:eastAsia="ja-JP"/>
        </w:rPr>
        <w:t xml:space="preserve">SROCC (Section 5.2.2.3; </w:t>
      </w:r>
      <w:r w:rsidRPr="001E7A27">
        <w:rPr>
          <w:lang w:val="en-GB"/>
        </w:rPr>
        <w:fldChar w:fldCharType="begin" w:fldLock="1"/>
      </w:r>
      <w:r w:rsidRPr="001E7A27">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"manualFormatting" : "IPCC, 2019b)", "plainTextFormattedCitation" : "(IPCC, 2019b)", "previouslyFormattedCitation" : "(IPCC, 2019b)" }, "properties" : { "noteIndex" : 0 }, "schema" : "https://github.com/citation-style-language/schema/raw/master/csl-citation.json" }</w:instrText>
      </w:r>
      <w:r w:rsidRPr="001E7A27">
        <w:rPr>
          <w:lang w:val="en-GB"/>
        </w:rPr>
        <w:fldChar w:fldCharType="separate"/>
      </w:r>
      <w:r w:rsidRPr="001E7A27">
        <w:rPr>
          <w:noProof/>
          <w:lang w:val="en-GB"/>
        </w:rPr>
        <w:t>IPCC, 2019b)</w:t>
      </w:r>
      <w:r w:rsidRPr="001E7A27">
        <w:rPr>
          <w:lang w:val="en-GB"/>
        </w:rPr>
        <w:fldChar w:fldCharType="end"/>
      </w:r>
      <w:r w:rsidRPr="001E7A27">
        <w:rPr>
          <w:rFonts w:eastAsia="MS Mincho"/>
          <w:color w:val="000000" w:themeColor="text1"/>
          <w:lang w:val="en-GB" w:eastAsia="ja-JP"/>
        </w:rPr>
        <w:t xml:space="preserve">, showed changes in </w:t>
      </w:r>
      <w:r w:rsidRPr="001E7A27">
        <w:rPr>
          <w:color w:val="000000" w:themeColor="text1"/>
          <w:lang w:val="en-GB"/>
        </w:rPr>
        <w:t>global mean surface ocean pH from 1870</w:t>
      </w:r>
      <w:r w:rsidRPr="001E7A27">
        <w:rPr>
          <w:lang w:val="en-GB"/>
        </w:rPr>
        <w:t>–</w:t>
      </w:r>
      <w:r w:rsidRPr="001E7A27">
        <w:rPr>
          <w:color w:val="000000" w:themeColor="text1"/>
          <w:lang w:val="en-GB"/>
        </w:rPr>
        <w:t>1899 to 2080</w:t>
      </w:r>
      <w:r w:rsidRPr="001E7A27">
        <w:rPr>
          <w:lang w:val="en-GB"/>
        </w:rPr>
        <w:t>–</w:t>
      </w:r>
      <w:r w:rsidRPr="001E7A27">
        <w:rPr>
          <w:color w:val="000000" w:themeColor="text1"/>
          <w:lang w:val="en-GB"/>
        </w:rPr>
        <w:t xml:space="preserve">2099 of -0.14 </w:t>
      </w:r>
      <w:r w:rsidRPr="001E7A27">
        <w:rPr>
          <w:rFonts w:cs="Times New Roman"/>
          <w:lang w:val="en-GB"/>
        </w:rPr>
        <w:t xml:space="preserve">± </w:t>
      </w:r>
      <w:r w:rsidRPr="001E7A27">
        <w:rPr>
          <w:color w:val="000000" w:themeColor="text1"/>
          <w:lang w:val="en-GB"/>
        </w:rPr>
        <w:t xml:space="preserve">0.001 (inter-model standard deviation) under RCP2.6 and </w:t>
      </w:r>
      <w:r w:rsidRPr="001E7A27">
        <w:rPr>
          <w:lang w:val="en-GB"/>
        </w:rPr>
        <w:t>–</w:t>
      </w:r>
      <w:r w:rsidRPr="001E7A27">
        <w:rPr>
          <w:color w:val="000000" w:themeColor="text1"/>
          <w:lang w:val="en-GB"/>
        </w:rPr>
        <w:t xml:space="preserve">0.38 </w:t>
      </w:r>
      <w:r w:rsidRPr="001E7A27">
        <w:rPr>
          <w:rFonts w:cs="Times New Roman"/>
          <w:lang w:val="en-GB"/>
        </w:rPr>
        <w:t>±</w:t>
      </w:r>
      <w:r w:rsidRPr="001E7A27">
        <w:rPr>
          <w:color w:val="000000" w:themeColor="text1"/>
          <w:lang w:val="en-GB"/>
        </w:rPr>
        <w:t>0.005 under RCP8.5</w:t>
      </w:r>
      <w:r w:rsidRPr="001E7A27">
        <w:rPr>
          <w:lang w:val="en-GB"/>
        </w:rPr>
        <w:t xml:space="preserve"> with pronounced regional variability </w:t>
      </w:r>
      <w:r w:rsidRPr="001E7A27">
        <w:rPr>
          <w:lang w:val="en-GB"/>
        </w:rPr>
        <w:fldChar w:fldCharType="begin" w:fldLock="1"/>
      </w:r>
      <w:r w:rsidRPr="001E7A27">
        <w:rPr>
          <w:lang w:val="en-GB"/>
        </w:rPr>
        <w:instrText>ADDIN CSL_CITATION { "citationItems" : [ { "id" : "ITEM-1", "itemData" : { "DOI" : "10.5194/bg-10-6225-2013", "ISSN" : "1726-4189", "abstract" : "Abstract. Ocean ecosystems are increasingly stressed by human-induced changes of their physical, chemical and biological environment. Among these changes, warming, acidification, deoxygenation and changes in primary productivity by marine phytoplankton can be considered as four of the major stressors of open ocean ecosystems. Due to rising atmospheric CO2 in the coming decades, these changes will be amplified. Here, we use the most recent simulations performed in the framework of the Coupled Model Intercomparison Project 5 to assess how these stressors may evolve over the course of the 21st century. The 10 Earth system models used here project similar trends in ocean warming, acidification, deoxygenation and reduced primary productivity for each of the IPCC's representative concentration pathways (RCPs) over the 21st century. For the \"business-as-usual\" scenario RCP8.5, the model-mean changes in the 2090s (compared to the 1990s) for sea surface temperature, sea surface pH, global O2 content and integrated primary productivity amount to &amp;plus;2.73 (\u00b10.72) \u00b0C, \u22120.33 (\u00b10.003) pH unit, \u22123.45 (\u00b10.44)% and \u22128.6 (\u00b17.9)%, respectively. For the high mitigation scenario RCP2.6, corresponding changes are +0.71 (\u00b10.45) \u00b0C, \u22120.07 (\u00b10.001) pH unit, \u22121.81 (\u00b10.31)% and \u22122.0 (\u00b14.1)%, respectively, illustrating the effectiveness of extreme mitigation strategies. Although these stressors operate globally, they display distinct regional patterns and thus do not change coincidentally. Large decreases in O2 and in pH are simulated in global ocean intermediate and mode waters, whereas large reductions in primary production are simulated in the tropics and in the North Atlantic. Although temperature and pH projections are robust across models, the same does not hold for projections of subsurface O2 concentrations in the tropics and global and regional changes in net primary productivity. These high uncertainties in projections of primary productivity and subsurface oxygen prompt us to continue inter-model comparisons to understand these model differences, while calling for caution when using the CMIP5 models to force regional impact models.", "author" : [ { "dropping-particle" : "", "family" : "Bopp", "given" : "L.", "non-dropping-particle" : "", "parse-names" : false, "suffix" : "" }, { "dropping-particle" : "", "family" : "Resplandy", "given" : "L.", "non-dropping-particle" : "", "parse-names" : false, "suffix" : "" }, { "dropping-particle" : "", "family" : "Orr", "given" : "J. C.", "non-dropping-particle" : "", "parse-names" : false, "suffix" : "" }, { "dropping-particle" : "", "family" : "Doney", "given" : "S. C.", "non-dropping-particle" : "", "parse-names" : false, "suffix" : "" }, { "dropping-particle" : "", "family" : "Dunne", "given" : "J. P.", "non-dropping-particle" : "", "parse-names" : false, "suffix" : "" }, { "dropping-particle" : "", "family" : "Gehlen", "given" : "M.", "non-dropping-particle" : "", "parse-names" : false, "suffix" : "" }, { "dropping-particle" : "", "family" : "Halloran", "given" : "P.", "non-dropping-particle" : "", "parse-names" : false, "suffix" : "" }, { "dropping-particle" : "", "family" : "Heinze", "given" : "C.", "non-dropping-particle" : "", "parse-names" : false, "suffix" : "" }, { "dropping-particle" : "", "family" : "Ilyina", "given" : "T.", "non-dropping-particle" : "", "parse-names" : false, "suffix" : "" }, { "dropping-particle" : "", "family" : "S\u00e9f\u00e9rian", "given" : "R.", "non-dropping-particle" : "", "parse-names" : false, "suffix" : "" }, { "dropping-particle" : "", "family" : "Tjiputra", "given" : "J.", "non-dropping-particle" : "", "parse-names" : false, "suffix" : "" }, { "dropping-particle" : "", "family" : "Vichi", "given" : "M.", "non-dropping-particle" : "", "parse-names" : false, "suffix" : "" } ], "container-title" : "Biogeosciences", "id" : "ITEM-1", "issue" : "10", "issued" : { "date-parts" : [ [ "2013", "10", "2" ] ] }, "page" : "6225-6245", "title" : "Multiple stressors of ocean ecosystems in the 21st century: projections with CMIP5 models", "translator" : [ { "dropping-particle" : "", "family" : "L7263", "given" : "", "non-dropping-particle" : "", "parse-names" : false, "suffix" : "" } ], "type" : "article-journal", "volume" : "10" }, "uris" : [ "http://www.mendeley.com/documents/?uuid=dc89fd9c-f156-4b6d-a29c-85f10a5a5e4f" ] }, { "id" : "ITEM-2", "itemData" : { "DOI" : "10.1038/s41558-018-0211-0", "ISSN" : "1758-678X",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"ITEM-2", "issue" : "8", "issued" : { "date-parts" : [ [ "2018", "8", "23" ] ] }, "page" : "686-694", "title" : "Current understanding and challenges for oceans in a higher-CO2 world", "translator" : [ { "dropping-particle" : "", "family" : "L5126", "given" : "", "non-dropping-particle" : "", "parse-names" : false, "suffix" : "" } ], "type" : "article-journal", "volume" : "8" }, "uris" : [ "http://www.mendeley.com/documents/?uuid=281a7bcc-5594-312f-9bb9-0e3ce1343d82" ] } ], "mendeley" : { "formattedCitation" : "(Bopp et al., 2013; Hurd et al., 2018)", "plainTextFormattedCitation" : "(Bopp et al., 2013; Hurd et al., 2018)", "previouslyFormattedCitation" : "(Bopp et al., 2013; Hurd et al., 2018)" }, "properties" : { "noteIndex" : 0 }, "schema" : "https://github.com/citation-style-language/schema/raw/master/csl-citation.json" }</w:instrText>
      </w:r>
      <w:r w:rsidRPr="001E7A27">
        <w:rPr>
          <w:lang w:val="en-GB"/>
        </w:rPr>
        <w:fldChar w:fldCharType="separate"/>
      </w:r>
      <w:r w:rsidRPr="001E7A27">
        <w:rPr>
          <w:noProof/>
          <w:lang w:val="en-GB"/>
        </w:rPr>
        <w:t>(Bopp et al., 2013; Hurd et al., 2018)</w:t>
      </w:r>
      <w:r w:rsidRPr="001E7A27">
        <w:rPr>
          <w:lang w:val="en-GB"/>
        </w:rPr>
        <w:fldChar w:fldCharType="end"/>
      </w:r>
      <w:r w:rsidRPr="001E7A27">
        <w:rPr>
          <w:lang w:val="en-GB"/>
        </w:rPr>
        <w:t xml:space="preserve">. </w:t>
      </w:r>
      <w:r w:rsidR="006238CE" w:rsidRPr="001E7A27">
        <w:rPr>
          <w:lang w:val="en-GB"/>
        </w:rPr>
        <w:t>They also project</w:t>
      </w:r>
      <w:r w:rsidR="006238CE" w:rsidRPr="001E7A27">
        <w:rPr>
          <w:rFonts w:eastAsia="MS Mincho" w:cs="Times New Roman"/>
          <w:lang w:val="en-GB"/>
        </w:rPr>
        <w:t>ed</w:t>
      </w:r>
      <w:r w:rsidR="006238CE" w:rsidRPr="001E7A27">
        <w:rPr>
          <w:rFonts w:eastAsia="MS Mincho" w:cs="Times New Roman"/>
          <w:lang w:val="en-GB" w:eastAsia="ja-JP"/>
        </w:rPr>
        <w:t xml:space="preserve"> faster pH declines in mode waters below seasonal mixed layers </w:t>
      </w:r>
      <w:r w:rsidR="006238CE" w:rsidRPr="001E7A27">
        <w:rPr>
          <w:rFonts w:eastAsia="MS Mincho" w:cs="Times New Roman"/>
          <w:lang w:val="en-GB" w:eastAsia="ja-JP"/>
        </w:rPr>
        <w:fldChar w:fldCharType="begin" w:fldLock="1"/>
      </w:r>
      <w:r w:rsidR="00747167" w:rsidRPr="001E7A27">
        <w:rPr>
          <w:rFonts w:eastAsia="MS Mincho" w:cs="Times New Roman"/>
          <w:lang w:val="en-GB" w:eastAsia="ja-JP"/>
        </w:rPr>
        <w:instrText>ADDIN CSL_CITATION { "citationItems" : [ { "id" : "ITEM-1", "itemData" : { "DOI" : "10.1002/grl.50414", "ISSN" : "0094-8276", "abstract" : "Consistent with recent observations, Coupled Model Intercomparison Project 5 Earth System Models project highest acidification rates in subsurface waters. Using seven Earth System Models, we find that high acidification rates in mode and intermediate waters (MIW) on centennial time scales (?0.0008 to ?0.0023 \u00b1 0.0001?yr?1 depending on the scenario) are predominantly explained by the geochemical effect of increasing atmospheric CO2, whereas physical and biological climate change feedbacks explain less than 10% of the simulated changes. MIW are characterized by a larger surface area to volume ratio than deep and bottom waters leading to 5 to 10 times larger carbon uptake. In addition, MIW geochemical properties result in a sensitivity to increasing carbon concentration twice larger than surface waters (?H+ of +1.2?10?4?mmol?m?3 for every mmol?m?3 of dissolved carbon in MIW versus +0.6?10?4 in surface waters). Low pH transported by mode and intermediate waters is likely to influence surface pH in upwelling regions decades after their isolation from the atmosphere.?", "author" : [ { "dropping-particle" : "", "family" : "Resplandy", "given" : "L", "non-dropping-particle" : "", "parse-names" : false, "suffix" : "" }, { "dropping-particle" : "", "family" : "Bopp", "given" : "L", "non-dropping-particle" : "", "parse-names" : false, "suffix" : "" }, { "dropping-particle" : "", "family" : "Orr", "given" : "J C", "non-dropping-particle" : "", "parse-names" : false, "suffix" : "" }, { "dropping-particle" : "", "family" : "Dunne", "given" : "J P", "non-dropping-particle" : "", "parse-names" : false, "suffix" : "" } ], "container-title" : "Geophysical Research Letters", "id" : "ITEM-1", "issue" : "12", "issued" : { "date-parts" : [ [ "2013", "6", "28" ] ] }, "page" : "3091-3095", "publisher" : "John Wiley &amp; Sons, Ltd", "title" : "Role of mode and intermediate waters in future ocean acidification: Analysis of CMIP5 models", "translator" : [ { "dropping-particle" : "", "family" : "L3223", "given" : "", "non-dropping-particle" : "", "parse-names" : false, "suffix" : "" } ], "type" : "article-journal", "volume" : "40" }, "uris" : [ "http://www.mendeley.com/documents/?uuid=d0e2a9d0-f4f6-32c0-8dd9-8068c5a1d2be" ] }, { "id" : "ITEM-2", "itemData" : { "DOI" : "10.1007/s10872-017-0431-3", "ISSN" : "1573-868X", "abstract" : "Using the outputs of projections under the highest emission scenario of the representative concentration pathways performed by Earth system models (ESMs), we evaluate the ocean acidification rates of subsurface layers of the western North Pacific, where the strongest sink of atmospheric CO2 is found in the mid-latitudes. The low potential vorticity water mass called the North Pacific Subtropical Mode Water (STMW) shows large dissolved inorganic carbon (DIC) concentration increase, and is advected southwestward, so that, in the sea to the south of Japan, DIC concentration increases and ocean acidification occurs faster than in adjacent regions. In the STMW of the Izu-Ogasawara region, the ocean acidification occurs with a pH decrease of\u00a0~0.004\u00a0year\u22121 , a much higher rate than the previously estimated global average (0.0023\u00a0year\u22121), so that the pH decreases by 0.3\u20130.4 during the twenty-first century and the saturation state of calcite (\u03a9Ca) decreases from\u00a0~4.8 down to\u00a0~2.4. We find that the ESMs with a deeper mixed layer in the Kuroshio Extension region show a larger increase in DIC concentration within the Izu-Ogasawara region and within the Ryukyu Islands region. Comparing model results with the mixed layer depth obtained from the Argo dataset, we estimate that DIC concentration at a depth of\u00a0~200\u00a0m increases by 1.4\u20131.6\u00a0\u03bcmol\u00a0kg\u22121 year\u22121 in the Izu-Ogasawara region and by 1.1\u20131.4\u00a0\u03bcmol\u00a0kg\u22121 year\u22121 in the Ryukyu Islands region toward the end of this century.", "author" : [ { "dropping-particle" : "", "family" : "Watanabe", "given" : "Michio", "non-dropping-particle" : "", "parse-names" : false, "suffix" : "" }, { "dropping-particle" : "", "family" : "Kawamiya", "given" : "Michio", "non-dropping-particle" : "", "parse-names" : false, "suffix" : "" } ], "container-title" : "Journal of Oceanography", "id" : "ITEM-2", "issue" : "6", "issued" : { "date-parts" : [ [ "2017" ] ] }, "page" : "771-784", "title" : "Remote effects of mixed layer development on ocean acidification in the subsurface layers of the North Pacific", "translator" : [ { "dropping-particle" : "", "family" : "L6835", "given" : "", "non-dropping-particle" : "", "parse-names" : false, "suffix" : "" } ], "type" : "article-journal", "volume" : "73" }, "uris" : [ "http://www.mendeley.com/documents/?uuid=b2cd4ae8-5c96-31b1-a6af-cb3ba7694969" ] } ], "mendeley" : { "formattedCitation" : "(Resplandy et al., 2013; Watanabe and Kawamiya, 2017)", "plainTextFormattedCitation" : "(Resplandy et al., 2013; Watanabe and Kawamiya, 2017)", "previouslyFormattedCitation" : "(Resplandy et al., 2013; Watanabe and Kawamiya, 2017)" }, "properties" : { "noteIndex" : 0 }, "schema" : "https://github.com/citation-style-language/schema/raw/master/csl-citation.json" }</w:instrText>
      </w:r>
      <w:r w:rsidR="006238CE" w:rsidRPr="001E7A27">
        <w:rPr>
          <w:rFonts w:eastAsia="MS Mincho" w:cs="Times New Roman"/>
          <w:lang w:val="en-GB" w:eastAsia="ja-JP"/>
        </w:rPr>
        <w:fldChar w:fldCharType="separate"/>
      </w:r>
      <w:r w:rsidR="00025FA2" w:rsidRPr="001E7A27">
        <w:rPr>
          <w:rFonts w:eastAsia="MS Mincho" w:cs="Times New Roman"/>
          <w:noProof/>
          <w:lang w:val="en-GB" w:eastAsia="ja-JP"/>
        </w:rPr>
        <w:t>(Resplandy et al., 2013; Watanabe and Kawamiya, 2017)</w:t>
      </w:r>
      <w:r w:rsidR="006238CE" w:rsidRPr="001E7A27">
        <w:rPr>
          <w:rFonts w:eastAsia="MS Mincho" w:cs="Times New Roman"/>
          <w:lang w:val="en-GB" w:eastAsia="ja-JP"/>
        </w:rPr>
        <w:fldChar w:fldCharType="end"/>
      </w:r>
      <w:r w:rsidR="006238CE" w:rsidRPr="001E7A27">
        <w:rPr>
          <w:rFonts w:eastAsia="MS Mincho" w:cs="Times New Roman"/>
          <w:lang w:val="en-GB" w:eastAsia="ja-JP"/>
        </w:rPr>
        <w:t xml:space="preserve"> as has been observed in the Atlantic </w:t>
      </w:r>
      <w:r w:rsidR="006238CE" w:rsidRPr="001E7A27">
        <w:rPr>
          <w:rFonts w:eastAsia="MS Mincho" w:cs="Times New Roman"/>
          <w:lang w:val="en-GB" w:eastAsia="ja-JP"/>
        </w:rPr>
        <w:fldChar w:fldCharType="begin" w:fldLock="1"/>
      </w:r>
      <w:r w:rsidR="00747167" w:rsidRPr="001E7A27">
        <w:rPr>
          <w:rFonts w:eastAsia="MS Mincho" w:cs="Times New Roman"/>
          <w:lang w:val="en-GB" w:eastAsia="ja-JP"/>
        </w:rPr>
        <w:instrText>ADDIN CSL_CITATION { "citationItems" : [ { "id" : "ITEM-1", "itemData" : { "DOI" : "10.5194/bg-12-1387-2015", "author" : [ { "dropping-particle" : "", "family" : "Salt", "given" : "L A", "non-dropping-particle" : "", "parse-names" : false, "suffix" : "" }, { "dropping-particle" : "", "family" : "Heuven", "given" : "S M A C", "non-dropping-particle" : "van", "parse-names" : false, "suffix" : "" }, { "dropping-particle" : "", "family" : "Claus", "given" : "M E", "non-dropping-particle" : "", "parse-names" : false, "suffix" : "" }, { "dropping-particle" : "", "family" : "Jones", "given" : "E M", "non-dropping-particle" : "", "parse-names" : false, "suffix" : "" }, { "dropping-particle" : "", "family" : "Baar", "given" : "H J W", "non-dropping-particle" : "de", "parse-names" : false, "suffix" : "" } ], "container-title" : "Biogeosciences", "id" : "ITEM-1", "issue" : "5", "issued" : { "date-parts" : [ [ "2015" ] ] }, "page" : "1387-1401", "title" : "Rapid acidification of mode and intermediate waters in the southwestern Atlantic Ocean", "translator" : [ { "dropping-particle" : "", "family" : "L6834", "given" : "", "non-dropping-particle" : "", "parse-names" : false, "suffix" : "" } ], "type" : "article-journal", "volume" : "12" }, "uris" : [ "http://www.mendeley.com/documents/?uuid=943b8d3c-6fc7-3b19-b1f6-fd9c2d579a5b" ] } ], "mendeley" : { "formattedCitation" : "(Salt et al., 2015)", "plainTextFormattedCitation" : "(Salt et al., 2015)", "previouslyFormattedCitation" : "(Salt et al., 2015)" }, "properties" : { "noteIndex" : 0 }, "schema" : "https://github.com/citation-style-language/schema/raw/master/csl-citation.json" }</w:instrText>
      </w:r>
      <w:r w:rsidR="006238CE" w:rsidRPr="001E7A27">
        <w:rPr>
          <w:rFonts w:eastAsia="MS Mincho" w:cs="Times New Roman"/>
          <w:lang w:val="en-GB" w:eastAsia="ja-JP"/>
        </w:rPr>
        <w:fldChar w:fldCharType="separate"/>
      </w:r>
      <w:r w:rsidR="00025FA2" w:rsidRPr="001E7A27">
        <w:rPr>
          <w:rFonts w:eastAsia="MS Mincho" w:cs="Times New Roman"/>
          <w:noProof/>
          <w:lang w:val="en-GB" w:eastAsia="ja-JP"/>
        </w:rPr>
        <w:t>(Salt et al., 2015)</w:t>
      </w:r>
      <w:r w:rsidR="006238CE" w:rsidRPr="001E7A27">
        <w:rPr>
          <w:rFonts w:eastAsia="MS Mincho" w:cs="Times New Roman"/>
          <w:lang w:val="en-GB" w:eastAsia="ja-JP"/>
        </w:rPr>
        <w:fldChar w:fldCharType="end"/>
      </w:r>
      <w:r w:rsidR="006238CE" w:rsidRPr="001E7A27">
        <w:rPr>
          <w:rFonts w:eastAsia="MS Mincho" w:cs="Times New Roman"/>
          <w:lang w:val="en-GB" w:eastAsia="ja-JP"/>
        </w:rPr>
        <w:t xml:space="preserve"> and in the Pacific </w:t>
      </w:r>
      <w:r w:rsidR="006238CE" w:rsidRPr="001E7A27">
        <w:rPr>
          <w:rFonts w:eastAsia="MS Mincho" w:cs="Times New Roman"/>
          <w:lang w:val="en-GB" w:eastAsia="ja-JP"/>
        </w:rPr>
        <w:fldChar w:fldCharType="begin" w:fldLock="1"/>
      </w:r>
      <w:r w:rsidR="00747167" w:rsidRPr="001E7A27">
        <w:rPr>
          <w:rFonts w:eastAsia="MS Mincho" w:cs="Times New Roman"/>
          <w:lang w:val="en-GB" w:eastAsia="ja-JP"/>
        </w:rPr>
        <w:instrText>ADDIN CSL_CITATION { "citationItems" : [ { "id" : "ITEM-1", "itemData" : { "DOI" : "10.1029/2018GB006154", "ISSN" : "0886-6236", "abstract" : "Abstract We estimate anthropogenic carbon (Canth) accumulation rates in the Pacific Ocean between 1991 and 2017 from 14 hydrographic sections that have been occupied two to four times over the past few decades, with most sections having been recently measured as part of the Global Ocean Ship-based Hydrographic Investigations Program. The rate of change of Canth is estimated using a new method that combines the extended multiple linear regression method with improvements to address the challenges of analyzing multiple occupations of sections spaced irregularly in time. The Canth accumulation rate over the top 1,500 m of the Pacific increased from 8.8 (\u00b11.1, 1\u03c3) Pg of carbon per decade between 1995 and 2005 to 11.7 (\u00b11.1) PgC per decade between 2005 and 2015. For the entire Pacific, about half of this decadal increase in the accumulation rate is attributable to the increase in atmospheric CO2, while in the South Pacific subtropical gyre this fraction is closer to one fifth. This suggests a substantial enhancement of the accumulation of Canth in the South Pacific by circulation variability and implies that a meaningful portion of the reinvigoration of the global CO2 sink that occurred between ~2000 and ~2010 could be driven by enhanced ocean Canth uptake and advection into this gyre. Our assessment suggests that the accuracy of Canth accumulation rate reconstructions along survey lines is limited by the accuracy of the full suite of hydrographic data and that a continuation of repeated surveys is a critical component of future carbon cycle monitoring.", "author" : [ { "dropping-particle" : "", "family" : "Carter", "given" : "B R", "non-dropping-particle" : "", "parse-names" : false, "suffix" : "" }, { "dropping-particle" : "", "family" : "Feely", "given" : "R A", "non-dropping-particle" : "", "parse-names" : false, "suffix" : "" }, { "dropping-particle" : "", "family" : "Wanninkhof", "given" : "R", "non-dropping-particle" : "", "parse-names" : false, "suffix" : "" }, { "dropping-particle" : "", "family" : "Kouketsu", "given" : "S", "non-dropping-particle" : "", "parse-names" : false, "suffix" : "" }, { "dropping-particle" : "", "family" : "Sonnerup", "given" : "R E", "non-dropping-particle" : "", "parse-names" : false, "suffix" : "" }, { "dropping-particle" : "", "family" : "Pardo", "given" : "P C", "non-dropping-particle" : "", "parse-names" : false, "suffix" : "" }, { "dropping-particle" : "", "family" : "Sabine", "given" : "C L", "non-dropping-particle" : "", "parse-names" : false, "suffix" : "" }, { "dropping-particle" : "", "family" : "Johnson", "given" : "G C", "non-dropping-particle" : "", "parse-names" : false, "suffix" : "" }, { "dropping-particle" : "", "family" : "Sloyan", "given" : "B M", "non-dropping-particle" : "", "parse-names" : false, "suffix" : "" }, { "dropping-particle" : "", "family" : "Murata", "given" : "A", "non-dropping-particle" : "", "parse-names" : false, "suffix" : "" }, { "dropping-particle" : "", "family" : "Mecking", "given" : "S", "non-dropping-particle" : "", "parse-names" : false, "suffix" : "" }, { "dropping-particle" : "", "family" : "Tilbrook", "given" : "B", "non-dropping-particle" : "", "parse-names" : false, "suffix" : "" }, { "dropping-particle" : "", "family" : "Speer", "given" : "K", "non-dropping-particle" : "", "parse-names" : false, "suffix" : "" }, { "dropping-particle" : "", "family" : "Talley", "given" : "L D", "non-dropping-particle" : "", "parse-names" : false, "suffix" : "" }, { "dropping-particle" : "", "family" : "Millero", "given" : "F J", "non-dropping-particle" : "", "parse-names" : false, "suffix" : "" }, { "dropping-particle" : "", "family" : "Wijffels", "given" : "S E", "non-dropping-particle" : "", "parse-names" : false, "suffix" : "" }, { "dropping-particle" : "", "family" : "Macdonald", "given" : "A M", "non-dropping-particle" : "", "parse-names" : false, "suffix" : "" }, { "dropping-particle" : "", "family" : "Gruber", "given" : "N", "non-dropping-particle" : "", "parse-names" : false, "suffix" : "" }, { "dropping-particle" : "", "family" : "Bullister", "given" : "J L", "non-dropping-particle" : "", "parse-names" : false, "suffix" : "" } ], "container-title" : "Global Biogeochemical Cycles", "id" : "ITEM-1", "issue" : "5", "issued" : { "date-parts" : [ [ "2019", "5", "1" ] ] }, "note" : "doi: 10.1029/2018GB006154", "page" : "597-617", "publisher" : "John Wiley &amp; Sons, Ltd", "title" : "Pacific anthropogenic carbon between 1991 and 2017", "translator" : [ { "dropping-particle" : "", "family" : "L6311", "given" : "", "non-dropping-particle" : "", "parse-names" : false, "suffix" : "" } ], "type" : "article-journal", "volume" : "33" }, "uris" : [ "http://www.mendeley.com/documents/?uuid=e1493372-9816-3496-b3d5-91a901fd6579" ] } ], "mendeley" : { "formattedCitation" : "(Carter et al., 2019)", "plainTextFormattedCitation" : "(Carter et al., 2019)", "previouslyFormattedCitation" : "(Carter et al., 2019)" }, "properties" : { "noteIndex" : 0 }, "schema" : "https://github.com/citation-style-language/schema/raw/master/csl-citation.json" }</w:instrText>
      </w:r>
      <w:r w:rsidR="006238CE" w:rsidRPr="001E7A27">
        <w:rPr>
          <w:rFonts w:eastAsia="MS Mincho" w:cs="Times New Roman"/>
          <w:lang w:val="en-GB" w:eastAsia="ja-JP"/>
        </w:rPr>
        <w:fldChar w:fldCharType="separate"/>
      </w:r>
      <w:r w:rsidR="00025FA2" w:rsidRPr="001E7A27">
        <w:rPr>
          <w:rFonts w:eastAsia="MS Mincho" w:cs="Times New Roman"/>
          <w:noProof/>
          <w:lang w:val="en-GB" w:eastAsia="ja-JP"/>
        </w:rPr>
        <w:t>(Carter et al., 2019)</w:t>
      </w:r>
      <w:r w:rsidR="006238CE" w:rsidRPr="001E7A27">
        <w:rPr>
          <w:rFonts w:eastAsia="MS Mincho" w:cs="Times New Roman"/>
          <w:lang w:val="en-GB" w:eastAsia="ja-JP"/>
        </w:rPr>
        <w:fldChar w:fldCharType="end"/>
      </w:r>
      <w:r w:rsidR="006238CE" w:rsidRPr="001E7A27">
        <w:rPr>
          <w:rFonts w:eastAsia="MS Mincho" w:cs="Times New Roman"/>
          <w:lang w:val="en-GB" w:eastAsia="ja-JP"/>
        </w:rPr>
        <w:t>, because of the net CO</w:t>
      </w:r>
      <w:r w:rsidR="006238CE" w:rsidRPr="001E7A27">
        <w:rPr>
          <w:rFonts w:eastAsia="MS Mincho" w:cs="Times New Roman"/>
          <w:vertAlign w:val="subscript"/>
          <w:lang w:val="en-GB" w:eastAsia="ja-JP"/>
        </w:rPr>
        <w:t>2</w:t>
      </w:r>
      <w:r w:rsidR="006238CE" w:rsidRPr="001E7A27">
        <w:rPr>
          <w:rFonts w:eastAsia="MS Mincho" w:cs="Times New Roman"/>
          <w:lang w:val="en-GB" w:eastAsia="ja-JP"/>
        </w:rPr>
        <w:t xml:space="preserve"> release by respiration and lowering CO</w:t>
      </w:r>
      <w:r w:rsidR="006238CE" w:rsidRPr="001E7A27">
        <w:rPr>
          <w:rFonts w:eastAsia="MS Mincho" w:cs="Times New Roman"/>
          <w:vertAlign w:val="subscript"/>
          <w:lang w:val="en-GB"/>
        </w:rPr>
        <w:t>2</w:t>
      </w:r>
      <w:r w:rsidR="006238CE" w:rsidRPr="001E7A27">
        <w:rPr>
          <w:rFonts w:eastAsia="MS Mincho" w:cs="Times New Roman"/>
          <w:lang w:val="en-GB" w:eastAsia="ja-JP"/>
        </w:rPr>
        <w:t xml:space="preserve"> buffering capacity of seawater.</w:t>
      </w:r>
      <w:r w:rsidR="006238CE" w:rsidRPr="001E7A27">
        <w:rPr>
          <w:lang w:val="en-GB"/>
        </w:rPr>
        <w:t xml:space="preserve"> In these CO</w:t>
      </w:r>
      <w:r w:rsidR="006238CE" w:rsidRPr="001E7A27">
        <w:rPr>
          <w:vertAlign w:val="subscript"/>
          <w:lang w:val="en-GB"/>
        </w:rPr>
        <w:t>2</w:t>
      </w:r>
      <w:r w:rsidR="006238CE" w:rsidRPr="001E7A27">
        <w:rPr>
          <w:lang w:val="en-GB"/>
        </w:rPr>
        <w:t xml:space="preserve"> concentration-driven </w:t>
      </w:r>
      <w:r w:rsidR="006238CE" w:rsidRPr="001E7A27">
        <w:rPr>
          <w:rFonts w:cs="Times New Roman"/>
          <w:lang w:val="en-GB"/>
        </w:rPr>
        <w:t xml:space="preserve">simulations, </w:t>
      </w:r>
      <w:r w:rsidR="006238CE" w:rsidRPr="001E7A27">
        <w:rPr>
          <w:rFonts w:cs="Times New Roman"/>
          <w:color w:val="000000" w:themeColor="text1"/>
          <w:lang w:val="en-GB"/>
        </w:rPr>
        <w:t>th</w:t>
      </w:r>
      <w:r w:rsidR="006238CE" w:rsidRPr="001E7A27">
        <w:rPr>
          <w:rFonts w:cs="Times New Roman"/>
          <w:lang w:val="en-GB"/>
        </w:rPr>
        <w:t xml:space="preserve">e level of acidification in the surface ocean is </w:t>
      </w:r>
      <w:r w:rsidR="006238CE" w:rsidRPr="001E7A27">
        <w:rPr>
          <w:rFonts w:cs="Times New Roman"/>
          <w:color w:val="000000" w:themeColor="text1"/>
          <w:lang w:val="en-GB"/>
        </w:rPr>
        <w:t>primarily determined by atmospheric CO</w:t>
      </w:r>
      <w:r w:rsidR="006238CE" w:rsidRPr="001E7A27">
        <w:rPr>
          <w:rFonts w:cs="Times New Roman"/>
          <w:color w:val="000000" w:themeColor="text1"/>
          <w:vertAlign w:val="subscript"/>
          <w:lang w:val="en-GB"/>
        </w:rPr>
        <w:t>2</w:t>
      </w:r>
      <w:r w:rsidR="006238CE" w:rsidRPr="001E7A27">
        <w:rPr>
          <w:rFonts w:cs="Times New Roman"/>
          <w:color w:val="000000" w:themeColor="text1"/>
          <w:lang w:val="en-GB"/>
        </w:rPr>
        <w:t xml:space="preserve"> concentration and regional seawater carbonate chemistry, </w:t>
      </w:r>
      <w:r w:rsidR="006238CE" w:rsidRPr="001E7A27">
        <w:rPr>
          <w:rFonts w:eastAsia="MS Mincho" w:cs="Times New Roman"/>
          <w:color w:val="000000" w:themeColor="text1"/>
          <w:lang w:val="en-GB"/>
        </w:rPr>
        <w:t xml:space="preserve">thereby providing </w:t>
      </w:r>
      <w:r w:rsidR="006238CE" w:rsidRPr="001E7A27">
        <w:rPr>
          <w:rFonts w:eastAsia="MS Mincho" w:cs="Times New Roman"/>
          <w:color w:val="000000" w:themeColor="text1"/>
          <w:lang w:val="en-GB" w:eastAsia="ja-JP"/>
        </w:rPr>
        <w:t>consistent</w:t>
      </w:r>
      <w:r w:rsidR="006238CE" w:rsidRPr="001E7A27">
        <w:rPr>
          <w:rFonts w:eastAsia="MS Mincho" w:cs="Times New Roman"/>
          <w:color w:val="000000" w:themeColor="text1"/>
          <w:lang w:val="en-GB"/>
        </w:rPr>
        <w:t xml:space="preserve"> projections across models. </w:t>
      </w:r>
      <w:r w:rsidR="006238CE" w:rsidRPr="001E7A27">
        <w:rPr>
          <w:rFonts w:eastAsia="MS Mincho" w:cs="Times New Roman"/>
          <w:lang w:val="en-GB"/>
        </w:rPr>
        <w:t>New projections with CMIP6 ESMs</w:t>
      </w:r>
      <w:r w:rsidR="006238CE" w:rsidRPr="001E7A27">
        <w:rPr>
          <w:rFonts w:cs="Times New Roman"/>
          <w:lang w:val="en-GB"/>
        </w:rPr>
        <w:t xml:space="preserve"> show greater surface pH decline of -0.16 ± 0.002 under the SSP1</w:t>
      </w:r>
      <w:del w:id="3316" w:author="Ian Blenkinsop" w:date="2021-07-28T17:55:00Z">
        <w:r w:rsidR="006238CE" w:rsidRPr="001E7A27" w:rsidDel="009F3AC2">
          <w:rPr>
            <w:lang w:val="en-GB"/>
          </w:rPr>
          <w:delText>–</w:delText>
        </w:r>
      </w:del>
      <w:ins w:id="3317" w:author="Ian Blenkinsop" w:date="2021-07-28T17:55:00Z">
        <w:r w:rsidR="009F3AC2" w:rsidRPr="001E7A27">
          <w:rPr>
            <w:lang w:val="en-GB"/>
          </w:rPr>
          <w:t>-</w:t>
        </w:r>
      </w:ins>
      <w:r w:rsidR="006238CE" w:rsidRPr="001E7A27">
        <w:rPr>
          <w:rFonts w:cs="Times New Roman"/>
          <w:lang w:val="en-GB"/>
        </w:rPr>
        <w:t xml:space="preserve">2.6 and </w:t>
      </w:r>
      <w:r w:rsidR="006238CE" w:rsidRPr="001E7A27">
        <w:rPr>
          <w:lang w:val="en-GB"/>
        </w:rPr>
        <w:t>–</w:t>
      </w:r>
      <w:r w:rsidR="006238CE" w:rsidRPr="001E7A27">
        <w:rPr>
          <w:rFonts w:cs="Times New Roman"/>
          <w:lang w:val="en-GB"/>
        </w:rPr>
        <w:t>0.44 ±</w:t>
      </w:r>
      <w:r w:rsidR="0095351C" w:rsidRPr="001E7A27">
        <w:rPr>
          <w:rFonts w:cs="Times New Roman"/>
          <w:lang w:val="en-GB"/>
        </w:rPr>
        <w:t xml:space="preserve"> </w:t>
      </w:r>
      <w:r w:rsidR="006238CE" w:rsidRPr="001E7A27">
        <w:rPr>
          <w:rFonts w:cs="Times New Roman"/>
          <w:lang w:val="en-GB"/>
        </w:rPr>
        <w:t>0.005 under SSP5</w:t>
      </w:r>
      <w:del w:id="3318" w:author="Ian Blenkinsop" w:date="2021-07-28T17:57:00Z">
        <w:r w:rsidR="006238CE" w:rsidRPr="001E7A27" w:rsidDel="009F3AC2">
          <w:rPr>
            <w:lang w:val="en-GB"/>
          </w:rPr>
          <w:delText>–</w:delText>
        </w:r>
      </w:del>
      <w:ins w:id="3319" w:author="Ian Blenkinsop" w:date="2021-07-28T17:57:00Z">
        <w:r w:rsidR="009F3AC2" w:rsidRPr="001E7A27">
          <w:rPr>
            <w:lang w:val="en-GB"/>
          </w:rPr>
          <w:t>-</w:t>
        </w:r>
      </w:ins>
      <w:r w:rsidR="006238CE" w:rsidRPr="001E7A27">
        <w:rPr>
          <w:rFonts w:cs="Times New Roman"/>
          <w:lang w:val="en-GB"/>
        </w:rPr>
        <w:t>8.5 from 1870</w:t>
      </w:r>
      <w:r w:rsidR="006238CE" w:rsidRPr="001E7A27">
        <w:rPr>
          <w:lang w:val="en-GB"/>
        </w:rPr>
        <w:t>–</w:t>
      </w:r>
      <w:r w:rsidR="006238CE" w:rsidRPr="001E7A27">
        <w:rPr>
          <w:rFonts w:cs="Times New Roman"/>
          <w:lang w:val="en-GB"/>
        </w:rPr>
        <w:t>1899 to 2080</w:t>
      </w:r>
      <w:r w:rsidR="006238CE" w:rsidRPr="001E7A27">
        <w:rPr>
          <w:lang w:val="en-GB"/>
        </w:rPr>
        <w:t>–</w:t>
      </w:r>
      <w:r w:rsidR="006238CE" w:rsidRPr="001E7A27">
        <w:rPr>
          <w:rFonts w:cs="Times New Roman"/>
          <w:lang w:val="en-GB"/>
        </w:rPr>
        <w:t xml:space="preserve">2099 </w:t>
      </w:r>
      <w:ins w:id="3320" w:author="Ian Blenkinsop" w:date="2021-07-28T14:06:00Z">
        <w:r w:rsidR="00C51578" w:rsidRPr="001E7A27">
          <w:rPr>
            <w:rFonts w:cs="Times New Roman"/>
            <w:lang w:val="en-GB"/>
          </w:rPr>
          <w:t>(</w:t>
        </w:r>
        <w:r w:rsidR="00C51578" w:rsidRPr="001E7A27">
          <w:rPr>
            <w:rFonts w:eastAsia="MS Mincho" w:cs="Times New Roman"/>
            <w:lang w:val="en-GB"/>
          </w:rPr>
          <w:t xml:space="preserve">Section 4.3.2.5 and Cross-Chapter Box 5.3; </w:t>
        </w:r>
      </w:ins>
      <w:commentRangeStart w:id="3321"/>
      <w:commentRangeStart w:id="3322"/>
      <w:r w:rsidR="006238CE"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"10.1038/s41558-018-0211-0", "ISSN" : "1758-678X",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"ITEM-1", "issue" : "8", "issued" : { "date-parts" : [ [ "2018", "8", "23" ] ] }, "page" : "686-694", "title" : "Current understanding and challenges for oceans in a higher-CO2 world", "translator" : [ { "dropping-particle" : "", "family" : "L5126", "given" : "", "non-dropping-particle" : "", "parse-names" : false, "suffix" : "" } ], "type" : "article-journal", "volume" : "8" }, "uris" : [ "http://www.mendeley.com/documents/?uuid=281a7bcc-5594-312f-9bb9-0e3ce1343d82" ] } ], "mendeley" : { "formattedCitation" : "(Hurd et al., 2018)", "manualFormatting" : "(Kwiatkowski et al., 2020)", "plainTextFormattedCitation" : "(Hurd et al., 2018)", "previouslyFormattedCitation" : "(Hurd et al., 2018)" }, "properties" : { "noteIndex" : 0 }, "schema" : "https://github.com/citation-style-language/schema/raw/master/csl-citation.json" }</w:instrText>
      </w:r>
      <w:r w:rsidR="006238CE" w:rsidRPr="001E7A27">
        <w:rPr>
          <w:rFonts w:cs="Times New Roman"/>
          <w:lang w:val="en-GB"/>
        </w:rPr>
        <w:fldChar w:fldCharType="separate"/>
      </w:r>
      <w:del w:id="3323" w:author="Ian Blenkinsop" w:date="2021-07-28T14:06:00Z">
        <w:r w:rsidR="00025FA2" w:rsidRPr="001E7A27" w:rsidDel="00C51578">
          <w:rPr>
            <w:rFonts w:cs="Times New Roman"/>
            <w:noProof/>
            <w:lang w:val="en-GB"/>
          </w:rPr>
          <w:delText>(</w:delText>
        </w:r>
      </w:del>
      <w:r w:rsidR="00025FA2" w:rsidRPr="001E7A27">
        <w:rPr>
          <w:rFonts w:cs="Times New Roman"/>
          <w:noProof/>
          <w:lang w:val="en-GB"/>
        </w:rPr>
        <w:t>Kwiatkowski et al., 2020</w:t>
      </w:r>
      <w:ins w:id="3324" w:author="Soapbox" w:date="2021-07-27T14:50:00Z">
        <w:del w:id="3325" w:author="Ian Blenkinsop" w:date="2021-07-28T14:06:00Z">
          <w:r w:rsidR="00B73141" w:rsidRPr="001E7A27" w:rsidDel="00C51578">
            <w:rPr>
              <w:rFonts w:cs="Times New Roman"/>
              <w:noProof/>
              <w:lang w:val="en-GB"/>
            </w:rPr>
            <w:delText>;</w:delText>
          </w:r>
        </w:del>
      </w:ins>
      <w:del w:id="3326" w:author="Soapbox" w:date="2021-07-27T14:50:00Z">
        <w:r w:rsidR="00025FA2" w:rsidRPr="001E7A27" w:rsidDel="00B73141">
          <w:rPr>
            <w:rFonts w:cs="Times New Roman"/>
            <w:noProof/>
            <w:lang w:val="en-GB"/>
          </w:rPr>
          <w:delText>)</w:delText>
        </w:r>
      </w:del>
      <w:r w:rsidR="006238CE" w:rsidRPr="001E7A27">
        <w:rPr>
          <w:rFonts w:cs="Times New Roman"/>
          <w:lang w:val="en-GB"/>
        </w:rPr>
        <w:fldChar w:fldCharType="end"/>
      </w:r>
      <w:commentRangeEnd w:id="3321"/>
      <w:r w:rsidR="00025FA2" w:rsidRPr="001E7A27">
        <w:rPr>
          <w:rStyle w:val="CommentReference"/>
          <w:lang w:val="en-GB"/>
        </w:rPr>
        <w:commentReference w:id="3321"/>
      </w:r>
      <w:commentRangeEnd w:id="3322"/>
      <w:r w:rsidR="008F5814" w:rsidRPr="001E7A27">
        <w:rPr>
          <w:rStyle w:val="CommentReference"/>
          <w:lang w:val="en-GB"/>
        </w:rPr>
        <w:commentReference w:id="3322"/>
      </w:r>
      <w:del w:id="3327" w:author="Soapbox" w:date="2021-07-27T14:50:00Z">
        <w:r w:rsidR="006238CE" w:rsidRPr="001E7A27" w:rsidDel="00B73141">
          <w:rPr>
            <w:rFonts w:cs="Times New Roman"/>
            <w:lang w:val="en-GB"/>
          </w:rPr>
          <w:delText xml:space="preserve"> </w:delText>
        </w:r>
      </w:del>
      <w:ins w:id="3328" w:author="Soapbox" w:date="2021-07-27T14:50:00Z">
        <w:del w:id="3329" w:author="Ian Blenkinsop" w:date="2021-07-28T14:06:00Z">
          <w:r w:rsidR="00B73141" w:rsidRPr="001E7A27" w:rsidDel="00C51578">
            <w:rPr>
              <w:rFonts w:cs="Times New Roman"/>
              <w:lang w:val="en-GB"/>
            </w:rPr>
            <w:delText xml:space="preserve"> </w:delText>
          </w:r>
        </w:del>
      </w:ins>
      <w:del w:id="3330" w:author="Soapbox" w:date="2021-07-27T14:50:00Z">
        <w:r w:rsidR="006238CE" w:rsidRPr="001E7A27" w:rsidDel="00B73141">
          <w:rPr>
            <w:rFonts w:eastAsia="MS Mincho" w:cs="Times New Roman"/>
            <w:lang w:val="en-GB"/>
          </w:rPr>
          <w:delText>(</w:delText>
        </w:r>
      </w:del>
      <w:del w:id="3331" w:author="Ian Blenkinsop" w:date="2021-07-28T14:06:00Z">
        <w:r w:rsidR="006238CE" w:rsidRPr="001E7A27" w:rsidDel="00C51578">
          <w:rPr>
            <w:rFonts w:eastAsia="MS Mincho" w:cs="Times New Roman"/>
            <w:lang w:val="en-GB"/>
          </w:rPr>
          <w:delText>Section 4.3.2.5</w:delText>
        </w:r>
        <w:r w:rsidR="00C36206" w:rsidRPr="001E7A27" w:rsidDel="00C51578">
          <w:rPr>
            <w:rFonts w:eastAsia="MS Mincho" w:cs="Times New Roman"/>
            <w:lang w:val="en-GB"/>
          </w:rPr>
          <w:delText>; Cross</w:delText>
        </w:r>
        <w:r w:rsidR="006D281F" w:rsidRPr="001E7A27" w:rsidDel="00C51578">
          <w:rPr>
            <w:rFonts w:eastAsia="MS Mincho" w:cs="Times New Roman"/>
            <w:lang w:val="en-GB"/>
          </w:rPr>
          <w:delText>-</w:delText>
        </w:r>
        <w:r w:rsidR="00C36206" w:rsidRPr="001E7A27" w:rsidDel="00C51578">
          <w:rPr>
            <w:rFonts w:eastAsia="MS Mincho" w:cs="Times New Roman"/>
            <w:lang w:val="en-GB"/>
          </w:rPr>
          <w:delText>Chapter Box 5.3</w:delText>
        </w:r>
      </w:del>
      <w:r w:rsidR="006238CE" w:rsidRPr="001E7A27">
        <w:rPr>
          <w:rFonts w:cs="Times New Roman"/>
          <w:lang w:val="en-GB"/>
        </w:rPr>
        <w:t xml:space="preserve">). </w:t>
      </w:r>
      <w:del w:id="3332" w:author="Ian Blenkinsop" w:date="2021-07-28T14:06:00Z">
        <w:r w:rsidR="006238CE" w:rsidRPr="001E7A27" w:rsidDel="00C51578">
          <w:rPr>
            <w:rFonts w:cs="Times New Roman"/>
            <w:lang w:val="en-GB"/>
          </w:rPr>
          <w:delText xml:space="preserve"> </w:delText>
        </w:r>
      </w:del>
      <w:r w:rsidR="006238CE" w:rsidRPr="001E7A27">
        <w:rPr>
          <w:rFonts w:cs="Times New Roman"/>
          <w:lang w:val="en-GB"/>
        </w:rPr>
        <w:t>The greater pH declines in CMIP6 are primarily a consequence of higher atmospheric CO</w:t>
      </w:r>
      <w:r w:rsidR="006238CE" w:rsidRPr="001E7A27">
        <w:rPr>
          <w:rFonts w:cs="Times New Roman"/>
          <w:vertAlign w:val="subscript"/>
          <w:lang w:val="en-GB"/>
        </w:rPr>
        <w:t>2</w:t>
      </w:r>
      <w:r w:rsidR="006238CE" w:rsidRPr="001E7A27">
        <w:rPr>
          <w:rFonts w:cs="Times New Roman"/>
          <w:lang w:val="en-GB"/>
        </w:rPr>
        <w:t xml:space="preserve"> concentrations in SSPs than their </w:t>
      </w:r>
      <w:r w:rsidR="00B109BD" w:rsidRPr="001E7A27">
        <w:rPr>
          <w:rFonts w:cs="Times New Roman"/>
          <w:lang w:val="en-GB"/>
        </w:rPr>
        <w:t>CMIP5-</w:t>
      </w:r>
      <w:r w:rsidR="006238CE" w:rsidRPr="001E7A27">
        <w:rPr>
          <w:rFonts w:cs="Times New Roman"/>
          <w:lang w:val="en-GB"/>
        </w:rPr>
        <w:t>RCP analogues</w:t>
      </w:r>
      <w:r w:rsidR="00B109BD" w:rsidRPr="001E7A27">
        <w:rPr>
          <w:rFonts w:cs="Times New Roman"/>
          <w:lang w:val="en-GB"/>
        </w:rPr>
        <w:t xml:space="preserve"> </w:t>
      </w:r>
      <w:commentRangeStart w:id="3333"/>
      <w:commentRangeStart w:id="3334"/>
      <w:r w:rsidR="00B109BD"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"10.1038/s41558-018-0211-0", "ISSN" : "1758-678X",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"ITEM-1", "issue" : "8", "issued" : { "date-parts" : [ [ "2018", "8", "23" ] ] }, "page" : "686-694", "title" : "Current understanding and challenges for oceans in a higher-CO2 world", "translator" : [ { "dropping-particle" : "", "family" : "L5126", "given" : "", "non-dropping-particle" : "", "parse-names" : false, "suffix" : "" } ], "type" : "article-journal", "volume" : "8" }, "uris" : [ "http://www.mendeley.com/documents/?uuid=281a7bcc-5594-312f-9bb9-0e3ce1343d82" ] } ], "mendeley" : { "formattedCitation" : "(Hurd et al., 2018)", "manualFormatting" : "(Kwiatkowski et al., 2020)", "plainTextFormattedCitation" : "(Hurd et al., 2018)", "previouslyFormattedCitation" : "(Hurd et al., 2018)" }, "properties" : { "noteIndex" : 0 }, "schema" : "https://github.com/citation-style-language/schema/raw/master/csl-citation.json" }</w:instrText>
      </w:r>
      <w:r w:rsidR="00B109BD" w:rsidRPr="001E7A27">
        <w:rPr>
          <w:rFonts w:cs="Times New Roman"/>
          <w:lang w:val="en-GB"/>
        </w:rPr>
        <w:fldChar w:fldCharType="separate"/>
      </w:r>
      <w:r w:rsidR="00025FA2" w:rsidRPr="001E7A27">
        <w:rPr>
          <w:rFonts w:cs="Times New Roman"/>
          <w:noProof/>
          <w:lang w:val="en-GB"/>
        </w:rPr>
        <w:t>(Kwiatkowski et al., 2020)</w:t>
      </w:r>
      <w:r w:rsidR="00B109BD" w:rsidRPr="001E7A27">
        <w:rPr>
          <w:rFonts w:cs="Times New Roman"/>
          <w:lang w:val="en-GB"/>
        </w:rPr>
        <w:fldChar w:fldCharType="end"/>
      </w:r>
      <w:commentRangeEnd w:id="3333"/>
      <w:r w:rsidR="00025FA2" w:rsidRPr="001E7A27">
        <w:rPr>
          <w:rStyle w:val="CommentReference"/>
          <w:lang w:val="en-GB"/>
        </w:rPr>
        <w:commentReference w:id="3333"/>
      </w:r>
      <w:r w:rsidR="006238CE" w:rsidRPr="001E7A27">
        <w:rPr>
          <w:rFonts w:cs="Times New Roman"/>
          <w:lang w:val="en-GB"/>
        </w:rPr>
        <w:t>.</w:t>
      </w:r>
      <w:ins w:id="3335" w:author="Soapbox" w:date="2021-07-20T07:24:00Z">
        <w:r w:rsidR="008C0E97" w:rsidRPr="001E7A27">
          <w:rPr>
            <w:rFonts w:cs="Times New Roman"/>
            <w:lang w:val="en-GB"/>
          </w:rPr>
          <w:t xml:space="preserve"> </w:t>
        </w:r>
      </w:ins>
      <w:del w:id="3336" w:author="Soapbox" w:date="2021-07-20T07:24:00Z">
        <w:r w:rsidR="006238CE" w:rsidRPr="001E7A27" w:rsidDel="008C0E97">
          <w:rPr>
            <w:rFonts w:cs="Times New Roman"/>
            <w:lang w:val="en-GB"/>
          </w:rPr>
          <w:delText xml:space="preserve">  </w:delText>
        </w:r>
      </w:del>
      <w:commentRangeEnd w:id="3334"/>
      <w:r w:rsidR="008F5814" w:rsidRPr="001E7A27">
        <w:rPr>
          <w:rStyle w:val="CommentReference"/>
          <w:lang w:val="en-GB"/>
        </w:rPr>
        <w:commentReference w:id="3334"/>
      </w:r>
      <w:r w:rsidR="006238CE" w:rsidRPr="001E7A27">
        <w:rPr>
          <w:rFonts w:cs="Times New Roman"/>
          <w:lang w:val="en-GB"/>
        </w:rPr>
        <w:t xml:space="preserve">Ocean acidification is also projected to occur with </w:t>
      </w:r>
      <w:r w:rsidR="006238CE" w:rsidRPr="001E7A27">
        <w:rPr>
          <w:rFonts w:cs="Times New Roman"/>
          <w:i/>
          <w:iCs/>
          <w:lang w:val="en-GB"/>
        </w:rPr>
        <w:t>high confidence</w:t>
      </w:r>
      <w:r w:rsidR="006238CE" w:rsidRPr="001E7A27">
        <w:rPr>
          <w:rFonts w:cs="Times New Roman"/>
          <w:lang w:val="en-GB"/>
        </w:rPr>
        <w:t xml:space="preserve"> in the </w:t>
      </w:r>
      <w:ins w:id="3337" w:author="Soapbox" w:date="2021-07-20T07:26:00Z">
        <w:r w:rsidR="008C0E97" w:rsidRPr="001E7A27">
          <w:rPr>
            <w:rFonts w:cs="Times New Roman"/>
            <w:lang w:val="en-GB"/>
          </w:rPr>
          <w:t>A</w:t>
        </w:r>
      </w:ins>
      <w:del w:id="3338" w:author="Soapbox" w:date="2021-07-20T07:26:00Z">
        <w:r w:rsidR="006238CE" w:rsidRPr="001E7A27" w:rsidDel="008C0E97">
          <w:rPr>
            <w:rFonts w:cs="Times New Roman"/>
            <w:lang w:val="en-GB"/>
          </w:rPr>
          <w:delText>a</w:delText>
        </w:r>
      </w:del>
      <w:r w:rsidR="006238CE" w:rsidRPr="001E7A27">
        <w:rPr>
          <w:rFonts w:cs="Times New Roman"/>
          <w:lang w:val="en-GB"/>
        </w:rPr>
        <w:t xml:space="preserve">byssal </w:t>
      </w:r>
      <w:ins w:id="3339" w:author="Soapbox" w:date="2021-07-20T07:26:00Z">
        <w:r w:rsidR="008C0E97" w:rsidRPr="001E7A27">
          <w:rPr>
            <w:rFonts w:cs="Times New Roman"/>
            <w:lang w:val="en-GB"/>
          </w:rPr>
          <w:t>B</w:t>
        </w:r>
      </w:ins>
      <w:del w:id="3340" w:author="Soapbox" w:date="2021-07-20T07:26:00Z">
        <w:r w:rsidR="006238CE" w:rsidRPr="001E7A27" w:rsidDel="008C0E97">
          <w:rPr>
            <w:rFonts w:cs="Times New Roman"/>
            <w:lang w:val="en-GB"/>
          </w:rPr>
          <w:delText>b</w:delText>
        </w:r>
      </w:del>
      <w:r w:rsidR="006238CE" w:rsidRPr="001E7A27">
        <w:rPr>
          <w:rFonts w:cs="Times New Roman"/>
          <w:lang w:val="en-GB"/>
        </w:rPr>
        <w:t xml:space="preserve">ottom </w:t>
      </w:r>
      <w:ins w:id="3341" w:author="Soapbox" w:date="2021-07-20T07:26:00Z">
        <w:r w:rsidR="008C0E97" w:rsidRPr="001E7A27">
          <w:rPr>
            <w:rFonts w:cs="Times New Roman"/>
            <w:lang w:val="en-GB"/>
          </w:rPr>
          <w:t>W</w:t>
        </w:r>
      </w:ins>
      <w:del w:id="3342" w:author="Soapbox" w:date="2021-07-20T07:26:00Z">
        <w:r w:rsidR="006238CE" w:rsidRPr="001E7A27" w:rsidDel="008C0E97">
          <w:rPr>
            <w:rFonts w:cs="Times New Roman"/>
            <w:lang w:val="en-GB"/>
          </w:rPr>
          <w:delText>w</w:delText>
        </w:r>
      </w:del>
      <w:r w:rsidR="006238CE" w:rsidRPr="001E7A27">
        <w:rPr>
          <w:rFonts w:cs="Times New Roman"/>
          <w:lang w:val="en-GB"/>
        </w:rPr>
        <w:t xml:space="preserve">aters in regions such as the northern North Atlantic and the Southern Ocean </w:t>
      </w:r>
      <w:r w:rsidR="006238CE" w:rsidRPr="001E7A27">
        <w:rPr>
          <w:rFonts w:cs="Times New Roman"/>
          <w:lang w:val="en-GB"/>
        </w:rPr>
        <w:fldChar w:fldCharType="begin" w:fldLock="1"/>
      </w:r>
      <w:r w:rsidR="00747167" w:rsidRPr="001E7A27">
        <w:rPr>
          <w:rFonts w:cs="Times New Roman"/>
          <w:lang w:val="en-GB"/>
        </w:rPr>
        <w:instrText>ADDIN CSL_CITATION { "citationItems" : [ { "id" : "ITEM-1", "itemData" : { "DOI" : "10.1029/2019GB006230", "abstract" : "Abstract Results from a range of Earth System and climate models of various resolution run under high-CO2 emission scenarios challenge the paradigm that seafloor CaCO3 dissolution will grow in extent and intensify as ocean acidification develops over the next century. Under the \u201cbusiness as usual,\u201d RCP8.5 scenario, CaCO3 dissolution increases in some areas of the deep ocean, such as the eastern central Pacific Ocean, but is projected to decrease in the Northern Pacific and abyssal Atlantic Ocean by the year 2100. The flux of CaCO3 to the seafloor and bottom-current speeds, both of which are expected to decrease globally through the 21st century, govern changes in benthic CaCO3 dissolution rates over 53% and 31% of the dissolving seafloor, respectively. Below the calcite compensation depth, a reduced CaCO3 flux to the CaCO3-free seabed modulates the amount of CaCO3 material dissolved at the sediment-water interface. Slower bottom-water circulation leads to thicker diffusive boundary layers above the sediment bed and a consequent stronger transport barrier to CaCO3 dissolution. While all investigated models predict a weakening of bottom current speeds over most of the seafloor by the end of the 21st century, strong discrepancies exist in the magnitude of the predicted speeds. Overall, the poor performance of most models in reproducing modern bottom-water velocities and CaCO3 rain rates coupled with the existence of large disparities in predicted bottom-water chemistry across models hampers our ability to robustly estimate the magnitude and temporal evolution of anthropogenic CaCO3 dissolution rates and the associated anthropogenic CO2 neutralization.", "author" : [ { "dropping-particle" : "", "family" : "Sulpis", "given" : "Olivier", "non-dropping-particle" : "", "parse-names" : false, "suffix" : "" }, { "dropping-particle" : "", "family" : "Dufour", "given" : "Carolina O", "non-dropping-particle" : "", "parse-names" : false, "suffix" : "" }, { "dropping-particle" : "", "family" : "Trossman", "given" : "David S", "non-dropping-particle" : "", "parse-names" : false, "suffix" : "" }, { "dropping-particle" : "", "family" : "Fassbender", "given" : "Andrea J", "non-dropping-particle" : "", "parse-names" : false, "suffix" : "" }, { "dropping-particle" : "", "family" : "Arbic", "given" : "Brian K", "non-dropping-particle" : "", "parse-names" : false, "suffix" : "" }, { "dropping-particle" : "", "family" : "Boudreau", "given" : "Bernard P", "non-dropping-particle" : "", "parse-names" : false, "suffix" : "" }, { "dropping-particle" : "", "family" : "Dunne", "given" : "John P", "non-dropping-particle" : "", "parse-names" : false, "suffix" : "" }, { "dropping-particle" : "", "family" : "Mucci", "given" : "Alfonso", "non-dropping-particle" : "", "parse-names" : false, "suffix" : "" } ], "container-title" : "Global Biogeochemical Cycles", "id" : "ITEM-1", "issue" : "12", "issued" : { "date-parts" : [ [ "2019" ] ] }, "page" : "1654-1673", "title" : "Reduced CaCO3 Flux to the Seafloor and Weaker Bottom Current Speeds Curtail Benthic CaCO3 Dissolution Over the 21st Century", "translator" : [ { "dropping-particle" : "", "family" : "L3220", "given" : "", "non-dropping-particle" : "", "parse-names" : false, "suffix" : "" } ], "type" : "article-journal", "volume" : "33" }, "uris" : [ "http://www.mendeley.com/documents/?uuid=f234226f-4a36-31df-a500-c9b46d6908fc" ] } ], "mendeley" : { "formattedCitation" : "(Sulpis et al., 2019)", "plainTextFormattedCitation" : "(Sulpis et al., 2019)", "previouslyFormattedCitation" : "(Sulpis et al., 2019)" }, "properties" : { "noteIndex" : 0 }, "schema" : "https://github.com/citation-style-language/schema/raw/master/csl-citation.json" }</w:instrText>
      </w:r>
      <w:r w:rsidR="006238CE" w:rsidRPr="001E7A27">
        <w:rPr>
          <w:rFonts w:cs="Times New Roman"/>
          <w:lang w:val="en-GB"/>
        </w:rPr>
        <w:fldChar w:fldCharType="separate"/>
      </w:r>
      <w:r w:rsidR="00025FA2" w:rsidRPr="001E7A27">
        <w:rPr>
          <w:rFonts w:cs="Times New Roman"/>
          <w:noProof/>
          <w:lang w:val="en-GB"/>
        </w:rPr>
        <w:t>(Sulpis et al., 2019)</w:t>
      </w:r>
      <w:r w:rsidR="006238CE" w:rsidRPr="001E7A27">
        <w:rPr>
          <w:rFonts w:cs="Times New Roman"/>
          <w:lang w:val="en-GB"/>
        </w:rPr>
        <w:fldChar w:fldCharType="end"/>
      </w:r>
      <w:r w:rsidR="006238CE" w:rsidRPr="001E7A27">
        <w:rPr>
          <w:rFonts w:cs="Times New Roman"/>
          <w:lang w:val="en-GB"/>
        </w:rPr>
        <w:t xml:space="preserve">, with the rates of global mean pH decline of </w:t>
      </w:r>
      <w:r w:rsidR="006D281F" w:rsidRPr="001E7A27">
        <w:rPr>
          <w:rFonts w:cs="Times New Roman"/>
          <w:color w:val="000000" w:themeColor="text1"/>
          <w:lang w:val="en-GB"/>
        </w:rPr>
        <w:t>–</w:t>
      </w:r>
      <w:r w:rsidR="006238CE" w:rsidRPr="001E7A27">
        <w:rPr>
          <w:rFonts w:cs="Times New Roman"/>
          <w:lang w:val="en-GB"/>
        </w:rPr>
        <w:t xml:space="preserve">0.018 </w:t>
      </w:r>
      <w:r w:rsidR="006238CE" w:rsidRPr="001E7A27">
        <w:rPr>
          <w:rFonts w:cs="Times New Roman"/>
          <w:color w:val="000000" w:themeColor="text1"/>
          <w:lang w:val="en-GB"/>
        </w:rPr>
        <w:t>±0.001 under SSP1</w:t>
      </w:r>
      <w:ins w:id="3343" w:author="Ian Blenkinsop" w:date="2021-07-28T14:07:00Z">
        <w:r w:rsidR="00C51578" w:rsidRPr="001E7A27">
          <w:rPr>
            <w:rFonts w:cs="Times New Roman"/>
            <w:color w:val="000000" w:themeColor="text1"/>
            <w:lang w:val="en-GB"/>
          </w:rPr>
          <w:t>-</w:t>
        </w:r>
      </w:ins>
      <w:del w:id="3344" w:author="Ian Blenkinsop" w:date="2021-07-28T14:07:00Z">
        <w:r w:rsidR="006238CE" w:rsidRPr="001E7A27" w:rsidDel="00C51578">
          <w:rPr>
            <w:rFonts w:cs="Times New Roman"/>
            <w:color w:val="000000" w:themeColor="text1"/>
            <w:lang w:val="en-GB"/>
          </w:rPr>
          <w:delText>–</w:delText>
        </w:r>
      </w:del>
      <w:r w:rsidR="006238CE" w:rsidRPr="001E7A27">
        <w:rPr>
          <w:rFonts w:cs="Times New Roman"/>
          <w:color w:val="000000" w:themeColor="text1"/>
          <w:lang w:val="en-GB"/>
        </w:rPr>
        <w:t xml:space="preserve">2.6 and </w:t>
      </w:r>
      <w:r w:rsidR="006D281F" w:rsidRPr="001E7A27">
        <w:rPr>
          <w:rFonts w:cs="Times New Roman"/>
          <w:color w:val="000000" w:themeColor="text1"/>
          <w:lang w:val="en-GB"/>
        </w:rPr>
        <w:t>–</w:t>
      </w:r>
      <w:r w:rsidR="006238CE" w:rsidRPr="001E7A27">
        <w:rPr>
          <w:rFonts w:cs="Times New Roman"/>
          <w:lang w:val="en-GB"/>
        </w:rPr>
        <w:t xml:space="preserve">0.030 </w:t>
      </w:r>
      <w:r w:rsidR="006238CE" w:rsidRPr="001E7A27">
        <w:rPr>
          <w:rFonts w:cs="Times New Roman"/>
          <w:color w:val="000000" w:themeColor="text1"/>
          <w:lang w:val="en-GB"/>
        </w:rPr>
        <w:t>± 0.002 under SSP5</w:t>
      </w:r>
      <w:ins w:id="3345" w:author="Ian Blenkinsop" w:date="2021-07-28T14:07:00Z">
        <w:r w:rsidR="00C51578" w:rsidRPr="001E7A27">
          <w:rPr>
            <w:lang w:val="en-GB"/>
          </w:rPr>
          <w:t>-</w:t>
        </w:r>
      </w:ins>
      <w:del w:id="3346" w:author="Ian Blenkinsop" w:date="2021-07-28T14:07:00Z">
        <w:r w:rsidR="006238CE" w:rsidRPr="001E7A27" w:rsidDel="00C51578">
          <w:rPr>
            <w:lang w:val="en-GB"/>
          </w:rPr>
          <w:delText>–</w:delText>
        </w:r>
      </w:del>
      <w:r w:rsidR="006238CE" w:rsidRPr="001E7A27">
        <w:rPr>
          <w:rFonts w:cs="Times New Roman"/>
          <w:color w:val="000000" w:themeColor="text1"/>
          <w:lang w:val="en-GB"/>
        </w:rPr>
        <w:t xml:space="preserve">8.5 </w:t>
      </w:r>
      <w:r w:rsidR="006238CE" w:rsidRPr="001E7A27">
        <w:rPr>
          <w:rFonts w:cs="Times New Roman"/>
          <w:lang w:val="en-GB"/>
        </w:rPr>
        <w:t>from 1870</w:t>
      </w:r>
      <w:r w:rsidR="006238CE" w:rsidRPr="001E7A27">
        <w:rPr>
          <w:lang w:val="en-GB"/>
        </w:rPr>
        <w:t>–</w:t>
      </w:r>
      <w:r w:rsidR="006238CE" w:rsidRPr="001E7A27">
        <w:rPr>
          <w:rFonts w:cs="Times New Roman"/>
          <w:lang w:val="en-GB"/>
        </w:rPr>
        <w:t>1899 to 2080</w:t>
      </w:r>
      <w:r w:rsidR="006238CE" w:rsidRPr="001E7A27">
        <w:rPr>
          <w:lang w:val="en-GB"/>
        </w:rPr>
        <w:t>–</w:t>
      </w:r>
      <w:r w:rsidR="006238CE" w:rsidRPr="001E7A27">
        <w:rPr>
          <w:rFonts w:cs="Times New Roman"/>
          <w:lang w:val="en-GB"/>
        </w:rPr>
        <w:t xml:space="preserve">2099 in CMIP6 </w:t>
      </w:r>
      <w:commentRangeStart w:id="3347"/>
      <w:commentRangeStart w:id="3348"/>
      <w:r w:rsidR="006238CE"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"10.1038/s41558-018-0211-0", "ISSN" : "1758-678X",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"ITEM-1", "issue" : "8", "issued" : { "date-parts" : [ [ "2018", "8", "23" ] ] }, "page" : "686-694", "title" : "Current understanding and challenges for oceans in a higher-CO2 world", "translator" : [ { "dropping-particle" : "", "family" : "L5126", "given" : "", "non-dropping-particle" : "", "parse-names" : false, "suffix" : "" } ], "type" : "article-journal", "volume" : "8" }, "uris" : [ "http://www.mendeley.com/documents/?uuid=281a7bcc-5594-312f-9bb9-0e3ce1343d82" ] } ], "mendeley" : { "formattedCitation" : "(Hurd et al., 2018)", "manualFormatting" : "(Kwiatkowski et al., 2020)", "plainTextFormattedCitation" : "(Hurd et al., 2018)", "previouslyFormattedCitation" : "(Hurd et al., 2018)" }, "properties" : { "noteIndex" : 0 }, "schema" : "https://github.com/citation-style-language/schema/raw/master/csl-citation.json" }</w:instrText>
      </w:r>
      <w:r w:rsidR="006238CE" w:rsidRPr="001E7A27">
        <w:rPr>
          <w:rFonts w:cs="Times New Roman"/>
          <w:lang w:val="en-GB"/>
        </w:rPr>
        <w:fldChar w:fldCharType="separate"/>
      </w:r>
      <w:r w:rsidR="00025FA2" w:rsidRPr="001E7A27">
        <w:rPr>
          <w:rFonts w:cs="Times New Roman"/>
          <w:noProof/>
          <w:lang w:val="en-GB"/>
        </w:rPr>
        <w:t>(Kwiatkowski et al., 2020)</w:t>
      </w:r>
      <w:r w:rsidR="006238CE" w:rsidRPr="001E7A27">
        <w:rPr>
          <w:rFonts w:cs="Times New Roman"/>
          <w:lang w:val="en-GB"/>
        </w:rPr>
        <w:fldChar w:fldCharType="end"/>
      </w:r>
      <w:commentRangeEnd w:id="3347"/>
      <w:commentRangeEnd w:id="3348"/>
      <w:r w:rsidR="008F5814" w:rsidRPr="001E7A27">
        <w:rPr>
          <w:rStyle w:val="CommentReference"/>
          <w:lang w:val="en-GB"/>
        </w:rPr>
        <w:commentReference w:id="3347"/>
      </w:r>
      <w:r w:rsidR="00025FA2" w:rsidRPr="001E7A27">
        <w:rPr>
          <w:rStyle w:val="CommentReference"/>
          <w:lang w:val="en-GB"/>
        </w:rPr>
        <w:commentReference w:id="3348"/>
      </w:r>
      <w:r w:rsidR="006238CE" w:rsidRPr="001E7A27">
        <w:rPr>
          <w:rFonts w:cs="Times New Roman"/>
          <w:lang w:val="en-GB"/>
        </w:rPr>
        <w:t>.</w:t>
      </w:r>
    </w:p>
    <w:p w14:paraId="57FA6463" w14:textId="77777777" w:rsidR="006238CE" w:rsidRPr="001E7A27" w:rsidRDefault="006238CE" w:rsidP="005C7F25">
      <w:pPr>
        <w:pStyle w:val="AR6BodyText"/>
        <w:rPr>
          <w:lang w:val="en-GB"/>
        </w:rPr>
      </w:pPr>
    </w:p>
    <w:p w14:paraId="3BEA1B42" w14:textId="700AFF80" w:rsidR="006238CE" w:rsidRPr="001E7A27" w:rsidRDefault="006238CE" w:rsidP="005C7F25">
      <w:pPr>
        <w:pStyle w:val="AR6BodyText"/>
        <w:rPr>
          <w:rFonts w:cs="Times New Roman"/>
          <w:lang w:val="en-GB"/>
        </w:rPr>
      </w:pPr>
      <w:r w:rsidRPr="001E7A27">
        <w:rPr>
          <w:rFonts w:cs="Times New Roman"/>
          <w:lang w:val="en-GB"/>
        </w:rPr>
        <w:t xml:space="preserve">In surface ocean, changes in the amplitude of seasonal variations in pH </w:t>
      </w:r>
      <w:r w:rsidRPr="001E7A27">
        <w:rPr>
          <w:lang w:val="en-GB"/>
        </w:rPr>
        <w:t xml:space="preserve">are also projected to occur with </w:t>
      </w:r>
      <w:r w:rsidRPr="001E7A27">
        <w:rPr>
          <w:rFonts w:cs="Times New Roman"/>
          <w:i/>
          <w:iCs/>
          <w:lang w:val="en-GB"/>
        </w:rPr>
        <w:t xml:space="preserve">high confidence. </w:t>
      </w:r>
      <w:r w:rsidRPr="001E7A27">
        <w:rPr>
          <w:rFonts w:cs="Times New Roman"/>
          <w:lang w:val="en-GB"/>
        </w:rPr>
        <w:t>ESMs in CMIP6</w:t>
      </w:r>
      <w:del w:id="3349" w:author="Soapbox" w:date="2021-07-20T08:11:00Z">
        <w:r w:rsidRPr="001E7A27" w:rsidDel="00FD6D40">
          <w:rPr>
            <w:rFonts w:cs="Times New Roman"/>
            <w:lang w:val="en-GB"/>
          </w:rPr>
          <w:delText xml:space="preserve"> s</w:delText>
        </w:r>
      </w:del>
      <w:r w:rsidRPr="001E7A27">
        <w:rPr>
          <w:rFonts w:cs="Times New Roman"/>
          <w:lang w:val="en-GB"/>
        </w:rPr>
        <w:t xml:space="preserve"> show +73 ± 12%</w:t>
      </w:r>
      <w:r w:rsidRPr="001E7A27">
        <w:rPr>
          <w:rFonts w:eastAsia="MS Mincho" w:cs="Times New Roman"/>
          <w:lang w:val="en-GB" w:eastAsia="ja-JP"/>
        </w:rPr>
        <w:t xml:space="preserve"> increase in the amplitude of seasonal variation in hydrogen ion concentration (</w:t>
      </w:r>
      <w:r w:rsidRPr="001E7A27">
        <w:rPr>
          <w:lang w:val="en-GB"/>
        </w:rPr>
        <w:t>[H</w:t>
      </w:r>
      <w:r w:rsidRPr="001E7A27">
        <w:rPr>
          <w:vertAlign w:val="superscript"/>
          <w:lang w:val="en-GB"/>
        </w:rPr>
        <w:t>+</w:t>
      </w:r>
      <w:r w:rsidRPr="001E7A27">
        <w:rPr>
          <w:lang w:val="en-GB"/>
        </w:rPr>
        <w:t xml:space="preserve">]) </w:t>
      </w:r>
      <w:r w:rsidRPr="001E7A27">
        <w:rPr>
          <w:rFonts w:cs="Times New Roman"/>
          <w:lang w:val="en-GB"/>
        </w:rPr>
        <w:t>but 10 ±</w:t>
      </w:r>
      <w:ins w:id="3350" w:author="Ian Blenkinsop" w:date="2021-07-28T14:07:00Z">
        <w:r w:rsidR="00C51578" w:rsidRPr="001E7A27">
          <w:rPr>
            <w:rFonts w:cs="Times New Roman"/>
            <w:lang w:val="en-GB"/>
          </w:rPr>
          <w:t xml:space="preserve"> </w:t>
        </w:r>
      </w:ins>
      <w:r w:rsidRPr="001E7A27">
        <w:rPr>
          <w:rFonts w:cs="Times New Roman"/>
          <w:lang w:val="en-GB"/>
        </w:rPr>
        <w:t xml:space="preserve">5% decrease in the seasonal variation in </w:t>
      </w:r>
      <w:r w:rsidRPr="001E7A27">
        <w:rPr>
          <w:lang w:val="en-GB"/>
        </w:rPr>
        <w:t xml:space="preserve">pH </w:t>
      </w:r>
      <w:r w:rsidRPr="001E7A27">
        <w:rPr>
          <w:rFonts w:cs="Times New Roman"/>
          <w:lang w:val="en-GB"/>
        </w:rPr>
        <w:t>(= -log [H</w:t>
      </w:r>
      <w:r w:rsidRPr="001E7A27">
        <w:rPr>
          <w:rFonts w:cs="Times New Roman"/>
          <w:vertAlign w:val="superscript"/>
          <w:lang w:val="en-GB"/>
        </w:rPr>
        <w:t>+</w:t>
      </w:r>
      <w:r w:rsidRPr="001E7A27">
        <w:rPr>
          <w:rFonts w:cs="Times New Roman"/>
          <w:lang w:val="en-GB"/>
        </w:rPr>
        <w:t>]) from 1995</w:t>
      </w:r>
      <w:r w:rsidRPr="001E7A27">
        <w:rPr>
          <w:lang w:val="en-GB"/>
        </w:rPr>
        <w:t>–</w:t>
      </w:r>
      <w:r w:rsidRPr="001E7A27">
        <w:rPr>
          <w:rFonts w:cs="Times New Roman"/>
          <w:lang w:val="en-GB"/>
        </w:rPr>
        <w:t>2014 to 2080</w:t>
      </w:r>
      <w:r w:rsidRPr="001E7A27">
        <w:rPr>
          <w:lang w:val="en-GB"/>
        </w:rPr>
        <w:t>–</w:t>
      </w:r>
      <w:r w:rsidRPr="001E7A27">
        <w:rPr>
          <w:rFonts w:cs="Times New Roman"/>
          <w:lang w:val="en-GB"/>
        </w:rPr>
        <w:t>2099 under SSP5</w:t>
      </w:r>
      <w:del w:id="3351" w:author="Ian Blenkinsop" w:date="2021-07-28T17:57:00Z">
        <w:r w:rsidRPr="001E7A27" w:rsidDel="009F3AC2">
          <w:rPr>
            <w:lang w:val="en-GB"/>
          </w:rPr>
          <w:delText>–</w:delText>
        </w:r>
      </w:del>
      <w:ins w:id="3352" w:author="Ian Blenkinsop" w:date="2021-07-28T17:57:00Z">
        <w:r w:rsidR="009F3AC2" w:rsidRPr="001E7A27">
          <w:rPr>
            <w:lang w:val="en-GB"/>
          </w:rPr>
          <w:t>-</w:t>
        </w:r>
      </w:ins>
      <w:r w:rsidRPr="001E7A27">
        <w:rPr>
          <w:rFonts w:cs="Times New Roman"/>
          <w:lang w:val="en-GB"/>
        </w:rPr>
        <w:t>8.5. The simultaneous amplification of [H</w:t>
      </w:r>
      <w:r w:rsidRPr="001E7A27">
        <w:rPr>
          <w:rFonts w:cs="Times New Roman"/>
          <w:vertAlign w:val="superscript"/>
          <w:lang w:val="en-GB"/>
        </w:rPr>
        <w:t>+</w:t>
      </w:r>
      <w:r w:rsidRPr="001E7A27">
        <w:rPr>
          <w:rFonts w:cs="Times New Roman"/>
          <w:lang w:val="en-GB"/>
        </w:rPr>
        <w:t xml:space="preserve">] and attenuation of pH seasonal cycles is counterintuitive but is the consequence of </w:t>
      </w:r>
      <w:ins w:id="3353" w:author="Soapbox" w:date="2021-07-20T08:11:00Z">
        <w:r w:rsidR="00FD6D40" w:rsidRPr="001E7A27">
          <w:rPr>
            <w:rFonts w:cs="Times New Roman"/>
            <w:lang w:val="en-GB"/>
          </w:rPr>
          <w:t xml:space="preserve">a </w:t>
        </w:r>
      </w:ins>
      <w:r w:rsidRPr="001E7A27">
        <w:rPr>
          <w:rFonts w:cs="Times New Roman"/>
          <w:lang w:val="en-GB"/>
        </w:rPr>
        <w:t>greater increase in the annual mean [H</w:t>
      </w:r>
      <w:r w:rsidRPr="001E7A27">
        <w:rPr>
          <w:rFonts w:cs="Times New Roman"/>
          <w:vertAlign w:val="superscript"/>
          <w:lang w:val="en-GB"/>
        </w:rPr>
        <w:t>+</w:t>
      </w:r>
      <w:r w:rsidRPr="001E7A27">
        <w:rPr>
          <w:rFonts w:cs="Times New Roman"/>
          <w:lang w:val="en-GB"/>
        </w:rPr>
        <w:t>] due to anthropogenic CO</w:t>
      </w:r>
      <w:r w:rsidRPr="001E7A27">
        <w:rPr>
          <w:rFonts w:cs="Times New Roman"/>
          <w:vertAlign w:val="subscript"/>
          <w:lang w:val="en-GB"/>
        </w:rPr>
        <w:t>2</w:t>
      </w:r>
      <w:r w:rsidRPr="001E7A27">
        <w:rPr>
          <w:rFonts w:cs="Times New Roman"/>
          <w:lang w:val="en-GB"/>
        </w:rPr>
        <w:t xml:space="preserve"> invasion than the corresponding increase in its seasonal amplitude. These changes are consistent with the amplification/attenuation of the seasonal variation of +81 ±16% for [H</w:t>
      </w:r>
      <w:r w:rsidRPr="001E7A27">
        <w:rPr>
          <w:rFonts w:cs="Times New Roman"/>
          <w:vertAlign w:val="superscript"/>
          <w:lang w:val="en-GB"/>
        </w:rPr>
        <w:t>+</w:t>
      </w:r>
      <w:r w:rsidRPr="001E7A27">
        <w:rPr>
          <w:rFonts w:cs="Times New Roman"/>
          <w:lang w:val="en-GB"/>
        </w:rPr>
        <w:t xml:space="preserve">] and </w:t>
      </w:r>
      <w:r w:rsidRPr="001E7A27">
        <w:rPr>
          <w:lang w:val="en-GB"/>
        </w:rPr>
        <w:t>–</w:t>
      </w:r>
      <w:r w:rsidRPr="001E7A27">
        <w:rPr>
          <w:rFonts w:cs="Times New Roman"/>
          <w:lang w:val="en-GB"/>
        </w:rPr>
        <w:t xml:space="preserve">16 ± 7% for pH from 1990–1999 to 2090–2099 under RCP8.5 in CMIP5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"10.1038/s41558-017-0054-0", "ISSN" : "1758-678X", "abstract" : "How ocean acidification will affect marine organisms depends on changes in both the long-term mean and the short-term temporal variability of carbonate chemistry1\u20138. Although the decadal-to-centennial response to atmospheric CO2 and climate change is constrained by observations and models1, 9, little is known about corresponding changes in seasonality10\u201312, particularly for pH. Here we assess the latter by analysing nine earth system models (ESMs) forced with a business-as-usual emissions scenario 13 . During the twenty-first century, the seasonal cycle of surface-ocean pH was attenuated by 16 \u00b1 7%, on average, whereas that for hydrogen ion concentration [H+] was amplified by 81 \u00b1 16%. Simultaneously, the seasonal amplitude of the aragonite saturation state (\u03a9arag) was attenuated except in the subtropics, where it was amplified. These contrasting changes derive from regionally varying sensitivities of these variables to atmospheric CO2 and climate change and to diverging trends in seasonal extremes in the primary controlling variables (temperature, dissolved inorganic carbon and alkalinity). Projected seasonality changes will tend to exacerbate the impacts of increasing [H+] on marine organisms during the summer and ameliorate the impacts during the winter, although the opposite holds in the high latitudes. Similarly, over most of the ocean, impacts from declining \u03a9arag are likely to be intensified during the summer and dampened during the winter.", "author" : [ { "dropping-particle" : "", "family" : "Kwiatkowski", "given" : "Lester", "non-dropping-particle" : "", "parse-names" : false, "suffix" : "" }, { "dropping-particle" : "", "family" : "Orr", "given" : "James C.", "non-dropping-particle" : "", "parse-names" : false, "suffix" : "" } ], "container-title" : "Nature Climate Change", "id" : "ITEM-1", "issue" : "2", "issued" : { "date-parts" : [ [ "2018", "2" ] ] }, "page" : "141-145", "publisher" : "Nature Publishing Group", "title" : "Diverging seasonal extremes for ocean acidification during the twenty-first century", "translator" : [ { "dropping-particle" : "", "family" : "L7232", "given" : "", "non-dropping-particle" : "", "parse-names" : false, "suffix" : "" } ], "type" : "article-journal", "volume" : "8" }, "uris" : [ "http://www.mendeley.com/documents/?uuid=713f797d-0bf8-45a7-957d-248716f907d9" ] } ], "mendeley" : { "formattedCitation" : "(Kwiatkowski and Orr, 2018)", "plainTextFormattedCitation" : "(Kwiatkowski and Orr, 2018)", "previouslyFormattedCitation" : "(Kwiatkowski and Orr,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(Kwiatkowski and Orr, 2018)</w:t>
      </w:r>
      <w:r w:rsidRPr="001E7A27">
        <w:rPr>
          <w:rFonts w:cs="Times New Roman"/>
          <w:lang w:val="en-GB"/>
        </w:rPr>
        <w:fldChar w:fldCharType="end"/>
      </w:r>
      <w:r w:rsidRPr="001E7A27">
        <w:rPr>
          <w:rFonts w:cs="Times New Roman"/>
          <w:lang w:val="en-GB"/>
        </w:rPr>
        <w:t>.</w:t>
      </w:r>
    </w:p>
    <w:p w14:paraId="1F248D6B" w14:textId="77777777" w:rsidR="006238CE" w:rsidRPr="001E7A27" w:rsidRDefault="006238CE" w:rsidP="005C7F25">
      <w:pPr>
        <w:pStyle w:val="AR6BodyText"/>
        <w:rPr>
          <w:rFonts w:cs="Times New Roman"/>
          <w:lang w:val="en-GB"/>
        </w:rPr>
      </w:pPr>
    </w:p>
    <w:p w14:paraId="5851FE90" w14:textId="3F8ECB9C" w:rsidR="006238CE" w:rsidRPr="001E7A27" w:rsidRDefault="006238CE" w:rsidP="00923703">
      <w:pPr>
        <w:rPr>
          <w:rFonts w:cs="Times New Roman"/>
          <w:sz w:val="24"/>
          <w:szCs w:val="24"/>
          <w:lang w:val="en-GB" w:eastAsia="en-GB"/>
        </w:rPr>
      </w:pPr>
      <w:r w:rsidRPr="001E7A27">
        <w:rPr>
          <w:rFonts w:eastAsia="MS Mincho" w:cs="Times New Roman"/>
          <w:lang w:val="en-GB" w:eastAsia="ja-JP"/>
        </w:rPr>
        <w:t>The s</w:t>
      </w:r>
      <w:r w:rsidRPr="001E7A27">
        <w:rPr>
          <w:rFonts w:cs="Times New Roman"/>
          <w:lang w:val="en-GB"/>
        </w:rPr>
        <w:t xml:space="preserve">ignal of ocean acidification in surface ocean is large and is projected to emerge beyond the range of natural variability within the time scale of a decade in all ocean basins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"10.1038/s41558-019-0553-2", "ISSN" : "1758-6798", "abstract" : "The attribution of anthropogenically forced trends in the climate system requires an understanding of when and how such signals emerge from natural variability. We applied time-of-emergence diagnostics to a large ensemble of an Earth system model, which provides both a conceptual framework for interpreting the detectability of anthropogenic impacts in the ocean carbon cycle and observational sampling strategies required to achieve detection. We found emergence timescales that ranged from less than a decade to more than a century, a consequence of the time lag between the chemical and radiative impacts of rising atmospheric CO2 on the ocean. Processes sensitive to carbonate chemical changes emerge rapidly, such as the impacts of acidification on the calcium carbonate pump (10 years for the globally integrated signal and 9\u201318 years for regionally integrated signals) and the invasion flux of anthropogenic CO2 into the ocean (14 years globally and 13\u201326 years regionally). Processes sensitive to the ocean\u2019s physical state, such as the soft-tissue pump, which depends on nutrients supplied through circulation, emerge decades later (23 years globally and 27\u201385 years regionally).", "author" : [ { "dropping-particle" : "", "family" : "Schlunegger", "given" : "Sarah", "non-dropping-particle" : "", "parse-names" : false, "suffix" : "" }, { "dropping-particle" : "", "family" : "Rodgers", "given" : "Keith B", "non-dropping-particle" : "", "parse-names" : false, "suffix" : "" }, { "dropping-particle" : "", "family" : "Sarmiento", "given" : "Jorge L", "non-dropping-particle" : "", "parse-names" : false, "suffix" : "" }, { "dropping-particle" : "", "family" : "Fr\u00f6licher", "given" : "Thomas L", "non-dropping-particle" : "", "parse-names" : false, "suffix" : "" }, { "dropping-particle" : "", "family" : "Dunne", "given" : "John P", "non-dropping-particle" : "", "parse-names" : false, "suffix" : "" }, { "dropping-particle" : "", "family" : "Ishii", "given" : "Masao", "non-dropping-particle" : "", "parse-names" : false, "suffix" : "" }, { "dropping-particle" : "", "family" : "Slater", "given" : "Richard", "non-dropping-particle" : "", "parse-names" : false, "suffix" : "" } ], "container-title" : "Nature Climate Change", "id" : "ITEM-1", "issue" : "9", "issued" : { "date-parts" : [ [ "2019" ] ] }, "page" : "719-725", "title" : "Emergence of anthropogenic signals in the ocean carbon cycle", "translator" : [ { "dropping-particle" : "", "family" : "L6279", "given" : "", "non-dropping-particle" : "", "parse-names" : false, "suffix" : "" } ], "type" : "article-journal", "volume" : "9" }, "uris" : [ "http://www.mendeley.com/documents/?uuid=48f8ae4a-5c91-318c-8824-813ca55e18bf" ] } ], "mendeley" : { "formattedCitation" : "(Schlunegger et al., 2019)", "plainTextFormattedCitation" : "(Schlunegger et al., 2019)", "previouslyFormattedCitation" : "(Schlunegger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(Schlunegger et al., 2019)</w:t>
      </w:r>
      <w:r w:rsidRPr="001E7A27">
        <w:rPr>
          <w:rFonts w:cs="Times New Roman"/>
          <w:lang w:val="en-GB"/>
        </w:rPr>
        <w:fldChar w:fldCharType="end"/>
      </w:r>
      <w:r w:rsidRPr="001E7A27">
        <w:rPr>
          <w:rFonts w:cs="Times New Roman"/>
          <w:lang w:val="en-GB"/>
        </w:rPr>
        <w:t>. The</w:t>
      </w:r>
      <w:r w:rsidRPr="001E7A27">
        <w:rPr>
          <w:rFonts w:eastAsia="MS Mincho" w:cs="Times New Roman"/>
          <w:lang w:val="en-GB" w:eastAsia="ja-JP"/>
        </w:rPr>
        <w:t xml:space="preserve">re is </w:t>
      </w:r>
      <w:r w:rsidRPr="001E7A27">
        <w:rPr>
          <w:rFonts w:eastAsia="MS Mincho" w:cs="Times New Roman"/>
          <w:i/>
          <w:iCs/>
          <w:lang w:val="en-GB" w:eastAsia="ja-JP"/>
        </w:rPr>
        <w:t>high agreement</w:t>
      </w:r>
      <w:r w:rsidRPr="001E7A27">
        <w:rPr>
          <w:rFonts w:eastAsia="MS Mincho" w:cs="Times New Roman"/>
          <w:lang w:val="en-GB" w:eastAsia="ja-JP"/>
        </w:rPr>
        <w:t xml:space="preserve"> among modelling studies that</w:t>
      </w:r>
      <w:r w:rsidRPr="001E7A27">
        <w:rPr>
          <w:rFonts w:cs="Times New Roman"/>
          <w:lang w:val="en-GB"/>
        </w:rPr>
        <w:t xml:space="preserve"> the largest pH decline and large-scale undersaturation of aragonite in surface seawater start to occur first in polar oceans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"10.1038/nature04095", "ISSN" : "00280836", "PMID" : "16193043", "abstract" : "Today's surface ocean is saturated with respect to calcium carbonate, but increasing atmospheric carbon dioxide concentrations are reducing ocean pH and carbonate ion concentrations, and thus the level of calcium carbonate saturation. Experimental evidence suggests that if these trends continue, key marine organisms - such as corals and some plankton - will have difficulty maintaining their external calcium carbonate skeletons. Here we use 13 models of the ocean-carbon cycle to assess calcium carbonate saturation under the IS92a 'business-as-usual' scenario for future emissions of anthropogenic carbon dioxide. In our projections, Southern Ocean surface waters will begin to become undersaturated with respect to aragonite, a metastable form of calcium carbonate, by the year 2050. By 2100, this undersaturation could extend throughout the entire Southern Ocean and into the subarctic Pacific Ocean. When live pteropods were exposed to our predicted level of undersaturation during a two-day shipboard experiment, their aragonite shells showed notable dissolution. Our findings indicate that conditions detrimental to high-latitude ecosystems could develop within decades, not centuries as suggested previously. \u00a9 2005 Nature Publishing Group.", "author" : [ { "dropping-particle" : "", "family" : "Orr", "given" : "James C.", "non-dropping-particle" : "", "parse-names" : false, "suffix" : "" }, { "dropping-particle" : "", "family" : "Fabry", "given" : "Victoria J.", "non-dropping-particle" : "", "parse-names" : false, "suffix" : "" }, { "dropping-particle" : "", "family" : "Aumont", "given" : "Olivier", "non-dropping-particle" : "", "parse-names" : false, "suffix" : "" }, { "dropping-particle" : "", "family" : "Bopp", "given" : "Laurent", "non-dropping-particle" : "", "parse-names" : false, "suffix" : "" }, { "dropping-particle" : "", "family" : "Doney", "given" : "Scott C.", "non-dropping-particle" : "", "parse-names" : false, "suffix" : "" }, { "dropping-particle" : "", "family" : "Feely", "given" : "Richard A.", "non-dropping-particle" : "", "parse-names" : false, "suffix" : "" }, { "dropping-particle" : "", "family" : "Gnanadesikan", "given" : "Anand", "non-dropping-particle" : "", "parse-names" : false, "suffix" : "" }, { "dropping-particle" : "", "family" : "Gruber", "given" : "Nicolas", "non-dropping-particle" : "", "parse-names" : false, "suffix" : "" }, { "dropping-particle" : "", "family" : "Ishida", "given" : "Akio", "non-dropping-particle" : "", "parse-names" : false, "suffix" : "" }, { "dropping-particle" : "", "family" : "Joos", "given" : "Fortunat", "non-dropping-particle" : "", "parse-names" : false, "suffix" : "" }, { "dropping-particle" : "", "family" : "Key", "given" : "Robert M.", "non-dropping-particle" : "", "parse-names" : false, "suffix" : "" }, { "dropping-particle" : "", "family" : "Lindsay", "given" : "Keith", "non-dropping-particle" : "", "parse-names" : false, "suffix" : "" }, { "dropping-particle" : "", "family" : "Maier-Reimer", "given" : "Ernst", "non-dropping-particle" : "", "parse-names" : false, "suffix" : "" }, { "dropping-particle" : "", "family" : "Matear", "given" : "Richard", "non-dropping-particle" : "", "parse-names" : false, "suffix" : "" }, { "dropping-particle" : "", "family" : "Monfray", "given" : "Patrick", "non-dropping-particle" : "", "parse-names" : false, "suffix" : "" }, { "dropping-particle" : "", "family" : "Mouchet", "given" : "Anne", "non-dropping-particle" : "", "parse-names" : false, "suffix" : "" }, { "dropping-particle" : "", "family" : "Najjar", "given" : "Raymond G.", "non-dropping-particle" : "", "parse-names" : false, "suffix" : "" }, { "dropping-particle" : "", "family" : "Plattner", "given" : "Gian Kasper", "non-dropping-particle" : "", "parse-names" : false, "suffix" : "" }, { "dropping-particle" : "", "family" : "Rodgers", "given" : "Keith B.", "non-dropping-particle" : "", "parse-names" : false, "suffix" : "" }, { "dropping-particle" : "", "family" : "Sabine", "given" : "Christopher L.", "non-dropping-particle" : "", "parse-names" : false, "suffix" : "" }, { "dropping-particle" : "", "family" : "Sarmiento", "given" : "Jorge L.", "non-dropping-particle" : "", "parse-names" : false, "suffix" : "" }, { "dropping-particle" : "", "family" : "Schlitzer", "given" : "Reiner", "non-dropping-particle" : "", "parse-names" : false, "suffix" : "" }, { "dropping-particle" : "", "family" : "Slater", "given" : "Richard D.", "non-dropping-particle" : "", "parse-names" : false, "suffix" : "" }, { "dropping-particle" : "", "family" : "Totterdell", "given" : "Ian J.", "non-dropping-particle" : "", "parse-names" : false, "suffix" : "" }, { "dropping-particle" : "", "family" : "Weirig", "given" : "Marie France", "non-dropping-particle" : "", "parse-names" : false, "suffix" : "" }, { "dropping-particle" : "", "family" : "Yamanaka", "given" : "Yasuhiro", "non-dropping-particle" : "", "parse-names" : false, "suffix" : "" }, { "dropping-particle" : "", "family" : "Yool", "given" : "Andrew", "non-dropping-particle" : "", "parse-names" : false, "suffix" : "" } ], "container-title" : "Nature", "id" : "ITEM-1", "issue" : "7059", "issued" : { "date-parts" : [ [ "2005" ] ] }, "page" : "681-686", "title" : "Anthropogenic ocean acidification over the twenty-first century and its impact on calcifying organisms", "translator" : [ { "dropping-particle" : "", "family" : "L6862", "given" : "", "non-dropping-particle" : "", "parse-names" : false, "suffix" : "" } ], "type" : "article-journal", "volume" : "437" }, "uris" : [ "http://www.mendeley.com/documents/?uuid=0e893dab-fc97-4b92-bf1e-244554de916a" ] }, { "id" : "ITEM-2", "itemData" : { "DOI" : "10.5194/bg-6-515-2009", "author" : [ { "dropping-particle" : "", "family" : "Steinacher", "given" : "M", "non-dropping-particle" : "", "parse-names" : false, "suffix" : "" }, { "dropping-particle" : "", "family" : "Joos", "given" : "F", "non-dropping-particle" : "", "parse-names" : false, "suffix" : "" }, { "dropping-particle" : "", "family" : "Fr\u00f6licher", "given" : "T L", "non-dropping-particle" : "", "parse-names" : false, "suffix" : "" }, { "dropping-particle" : "", "family" : "Plattner", "given" : "G.-K.", "non-dropping-particle" : "", "parse-names" : false, "suffix" : "" }, { "dropping-particle" : "", "family" : "Doney", "given" : "S C", "non-dropping-particle" : "", "parse-names" : false, "suffix" : "" } ], "container-title" : "Biogeosciences", "id" : "ITEM-2", "issue" : "4", "issued" : { "date-parts" : [ [ "2009" ] ] }, "page" : "515-533", "title" : "Imminent ocean acidification in the Arctic projected with the NCAR global coupled carbon cycle-climate model", "translator" : [ { "dropping-particle" : "", "family" : "L7017", "given" : "", "non-dropping-particle" : "", "parse-names" : false, "suffix" : "" } ], "type" : "article-journal", "volume" : "6" }, "uris" : [ "http://www.mendeley.com/documents/?uuid=9099e332-5433-33c3-9c2d-e50048be8d0a" ] }, { "id" : "ITEM-3", "itemData" : { "DOI" : "10.1038/s41558-018-0211-0", "ISSN" : "1758-678X",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"ITEM-3", "issue" : "8", "issued" : { "date-parts" : [ [ "2018", "8", "23" ] ] }, "page" : "686-694", "title" : "Current understanding and challenges for oceans in a higher-CO2 world", "translator" : [ { "dropping-particle" : "", "family" : "L5126", "given" : "", "non-dropping-particle" : "", "parse-names" : false, "suffix" : "" } ], "type" : "article-journal", "volume" : "8" }, "uris" : [ "http://www.mendeley.com/documents/?uuid=281a7bcc-5594-312f-9bb9-0e3ce1343d82" ] }, { "id" : "ITEM-4",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"ITEM-4",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"mendeley" : { "formattedCitation" : "(Orr et al., 2005; Steinacher et al., 2009; Hurd et al., 2018; Jiang et al., 2019)", "plainTextFormattedCitation" : "(Orr et al., 2005; Steinacher et al., 2009; Hurd et al., 2018; Jiang et al., 2019)", "previouslyFormattedCitation" : "(Orr et al., 2005; Steinacher et al., 2009; Hurd et al., 2018; Jiang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(Orr et al., 2005; Steinacher et al., 2009; Hurd et al., 2018; Jiang et al., 2019)</w:t>
      </w:r>
      <w:r w:rsidRPr="001E7A27">
        <w:rPr>
          <w:rFonts w:cs="Times New Roman"/>
          <w:lang w:val="en-GB"/>
        </w:rPr>
        <w:fldChar w:fldCharType="end"/>
      </w:r>
      <w:r w:rsidRPr="001E7A27">
        <w:rPr>
          <w:rFonts w:cs="Times New Roman"/>
          <w:lang w:val="en-GB"/>
        </w:rPr>
        <w:t xml:space="preserve">. </w:t>
      </w:r>
      <w:r w:rsidRPr="001E7A27">
        <w:rPr>
          <w:color w:val="000000" w:themeColor="text1"/>
          <w:lang w:val="en-GB"/>
        </w:rPr>
        <w:t xml:space="preserve">Under </w:t>
      </w:r>
      <w:r w:rsidRPr="001E7A27">
        <w:rPr>
          <w:rFonts w:cs="Times New Roman"/>
          <w:lang w:val="en-GB"/>
        </w:rPr>
        <w:t>SSP5</w:t>
      </w:r>
      <w:del w:id="3354" w:author="Ian Blenkinsop" w:date="2021-07-28T17:57:00Z">
        <w:r w:rsidRPr="001E7A27" w:rsidDel="009F3AC2">
          <w:rPr>
            <w:lang w:val="en-GB"/>
          </w:rPr>
          <w:delText>–</w:delText>
        </w:r>
      </w:del>
      <w:ins w:id="3355" w:author="Ian Blenkinsop" w:date="2021-07-28T17:57:00Z">
        <w:r w:rsidR="009F3AC2" w:rsidRPr="001E7A27">
          <w:rPr>
            <w:lang w:val="en-GB"/>
          </w:rPr>
          <w:t>-</w:t>
        </w:r>
      </w:ins>
      <w:r w:rsidRPr="001E7A27">
        <w:rPr>
          <w:rFonts w:cs="Times New Roman"/>
          <w:lang w:val="en-GB"/>
        </w:rPr>
        <w:t>8.5, t</w:t>
      </w:r>
      <w:r w:rsidRPr="001E7A27">
        <w:rPr>
          <w:color w:val="000000" w:themeColor="text1"/>
          <w:lang w:val="en-GB"/>
        </w:rPr>
        <w:t xml:space="preserve">he largest surface pH decline, </w:t>
      </w:r>
      <w:r w:rsidRPr="001E7A27">
        <w:rPr>
          <w:rFonts w:cs="Times New Roman"/>
          <w:lang w:val="en-GB"/>
        </w:rPr>
        <w:t>exceeding 0.45 between 1995</w:t>
      </w:r>
      <w:r w:rsidRPr="001E7A27">
        <w:rPr>
          <w:lang w:val="en-GB"/>
        </w:rPr>
        <w:t>–</w:t>
      </w:r>
      <w:r w:rsidRPr="001E7A27">
        <w:rPr>
          <w:rFonts w:cs="Times New Roman"/>
          <w:lang w:val="en-GB"/>
        </w:rPr>
        <w:t>2014 and 2080</w:t>
      </w:r>
      <w:r w:rsidRPr="001E7A27">
        <w:rPr>
          <w:lang w:val="en-GB"/>
        </w:rPr>
        <w:t>–</w:t>
      </w:r>
      <w:r w:rsidRPr="001E7A27">
        <w:rPr>
          <w:rFonts w:cs="Times New Roman"/>
          <w:lang w:val="en-GB"/>
        </w:rPr>
        <w:t xml:space="preserve">2099, </w:t>
      </w:r>
      <w:r w:rsidRPr="001E7A27">
        <w:rPr>
          <w:color w:val="000000" w:themeColor="text1"/>
          <w:lang w:val="en-GB"/>
        </w:rPr>
        <w:t xml:space="preserve">occurs in the Arctic Ocean </w:t>
      </w:r>
      <w:r w:rsidRPr="001E7A27">
        <w:rPr>
          <w:color w:val="000000" w:themeColor="text1"/>
          <w:lang w:val="en-GB"/>
        </w:rPr>
        <w:fldChar w:fldCharType="begin" w:fldLock="1"/>
      </w:r>
      <w:r w:rsidR="00747167" w:rsidRPr="001E7A27">
        <w:rPr>
          <w:color w:val="000000" w:themeColor="text1"/>
          <w:lang w:val="en-GB"/>
        </w:rPr>
        <w:instrText>ADDIN CSL_CITATION { "citationItems" : [ { "id" : "ITEM-1",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"ITEM-1",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Pr="001E7A27">
        <w:rPr>
          <w:color w:val="000000" w:themeColor="text1"/>
          <w:lang w:val="en-GB"/>
        </w:rPr>
        <w:fldChar w:fldCharType="separate"/>
      </w:r>
      <w:r w:rsidR="00025FA2" w:rsidRPr="001E7A27">
        <w:rPr>
          <w:noProof/>
          <w:color w:val="000000" w:themeColor="text1"/>
          <w:lang w:val="en-GB"/>
        </w:rPr>
        <w:t>(Kwiatkowski et al., 2020)</w:t>
      </w:r>
      <w:r w:rsidRPr="001E7A27">
        <w:rPr>
          <w:color w:val="000000" w:themeColor="text1"/>
          <w:lang w:val="en-GB"/>
        </w:rPr>
        <w:fldChar w:fldCharType="end"/>
      </w:r>
      <w:r w:rsidRPr="001E7A27">
        <w:rPr>
          <w:color w:val="000000" w:themeColor="text1"/>
          <w:lang w:val="en-GB"/>
        </w:rPr>
        <w:t xml:space="preserve">. </w:t>
      </w:r>
      <w:r w:rsidRPr="001E7A27">
        <w:rPr>
          <w:rFonts w:eastAsia="MS Mincho" w:cs="Times New Roman"/>
          <w:lang w:val="en-GB"/>
        </w:rPr>
        <w:t>T</w:t>
      </w:r>
      <w:r w:rsidRPr="001E7A27">
        <w:rPr>
          <w:rFonts w:cs="Times New Roman"/>
          <w:color w:val="000000" w:themeColor="text1"/>
          <w:lang w:val="en-GB"/>
        </w:rPr>
        <w:t xml:space="preserve">he </w:t>
      </w:r>
      <w:r w:rsidRPr="001E7A27">
        <w:rPr>
          <w:color w:val="000000" w:themeColor="text1"/>
          <w:lang w:val="en-GB"/>
        </w:rPr>
        <w:t>freshwater input from sea</w:t>
      </w:r>
      <w:ins w:id="3356" w:author="Soapbox" w:date="2021-07-21T11:30:00Z">
        <w:r w:rsidR="00F90809" w:rsidRPr="001E7A27">
          <w:rPr>
            <w:color w:val="000000" w:themeColor="text1"/>
            <w:lang w:val="en-GB"/>
          </w:rPr>
          <w:t xml:space="preserve"> </w:t>
        </w:r>
      </w:ins>
      <w:del w:id="3357" w:author="Soapbox" w:date="2021-07-21T11:30:00Z">
        <w:r w:rsidRPr="001E7A27" w:rsidDel="00F90809">
          <w:rPr>
            <w:color w:val="000000" w:themeColor="text1"/>
            <w:lang w:val="en-GB"/>
          </w:rPr>
          <w:delText>-</w:delText>
        </w:r>
      </w:del>
      <w:r w:rsidRPr="001E7A27">
        <w:rPr>
          <w:color w:val="000000" w:themeColor="text1"/>
          <w:lang w:val="en-GB"/>
        </w:rPr>
        <w:t>ice me</w:t>
      </w:r>
      <w:r w:rsidRPr="001E7A27">
        <w:rPr>
          <w:rFonts w:cs="Times New Roman"/>
          <w:color w:val="000000" w:themeColor="text1"/>
          <w:lang w:val="en-GB"/>
        </w:rPr>
        <w:t>lt is an</w:t>
      </w:r>
      <w:r w:rsidRPr="001E7A27">
        <w:rPr>
          <w:color w:val="000000" w:themeColor="text1"/>
          <w:lang w:val="en-GB"/>
        </w:rPr>
        <w:t xml:space="preserve"> additional factor </w:t>
      </w:r>
      <w:r w:rsidRPr="001E7A27">
        <w:rPr>
          <w:rFonts w:cs="Times New Roman"/>
          <w:color w:val="000000" w:themeColor="text1"/>
          <w:lang w:val="en-GB"/>
        </w:rPr>
        <w:t>leading to a faster decline of aragonite saturation level than expected from the anthropogenic CO</w:t>
      </w:r>
      <w:r w:rsidRPr="001E7A27">
        <w:rPr>
          <w:rFonts w:cs="Times New Roman"/>
          <w:color w:val="000000" w:themeColor="text1"/>
          <w:vertAlign w:val="subscript"/>
          <w:lang w:val="en-GB"/>
        </w:rPr>
        <w:t>2</w:t>
      </w:r>
      <w:r w:rsidRPr="001E7A27">
        <w:rPr>
          <w:rFonts w:cs="Times New Roman"/>
          <w:color w:val="000000" w:themeColor="text1"/>
          <w:lang w:val="en-GB"/>
        </w:rPr>
        <w:t xml:space="preserve"> uptake</w:t>
      </w:r>
      <w:r w:rsidRPr="001E7A27">
        <w:rPr>
          <w:color w:val="000000" w:themeColor="text1"/>
          <w:lang w:val="en-GB"/>
        </w:rPr>
        <w:t xml:space="preserve"> </w:t>
      </w:r>
      <w:commentRangeStart w:id="3358"/>
      <w:commentRangeStart w:id="3359"/>
      <w:commentRangeStart w:id="3360"/>
      <w:r w:rsidRPr="001E7A27">
        <w:rPr>
          <w:lang w:val="en-GB"/>
        </w:rPr>
        <w:fldChar w:fldCharType="begin" w:fldLock="1"/>
      </w:r>
      <w:r w:rsidR="00747167" w:rsidRPr="001E7A27">
        <w:rPr>
          <w:lang w:val="en-GB"/>
        </w:rPr>
        <w:instrText>ADDIN CSL_CITATION { "citationItems" : [ { "id" : "ITEM-1", "itemData" : { "DOI" : "10.1038/nclimate3228", "ISSN" : "1758-678X", "author" : [ { "dropping-particle" : "", "family" : "Qi", "given" : "Di", "non-dropping-particle" : "", "parse-names" : false, "suffix" : "" }, { "dropping-particle" : "", "family" : "Chen", "given" : "Liqi", "non-dropping-particle" : "", "parse-names" : false, "suffix" : "" }, { "dropping-particle" : "", "family" : "Chen", "given" : "Baoshan", "non-dropping-particle" : "", "parse-names" : false, "suffix" : "" }, { "dropping-particle" : "", "family" : "Gao", "given" : "Zhongyong", "non-dropping-particle" : "", "parse-names" : false, "suffix" : "" }, { "dropping-particle" : "", "family" : "Zhong", "given" : "Wenli", "non-dropping-particle" : "", "parse-names" : false, "suffix" : "" }, { "dropping-particle" : "", "family" : "Feely", "given" : "Richard A.", "non-dropping-particle" : "", "parse-names" : false, "suffix" : "" }, { "dropping-particle" : "", "family" : "Anderson", "given" : "Leif G.", "non-dropping-particle" : "", "parse-names" : false, "suffix" : "" }, { "dropping-particle" : "", "family" : "Sun", "given" : "Heng", "non-dropping-particle" : "", "parse-names" : false, "suffix" : "" }, { "dropping-particle" : "", "family" : "Chen", "given" : "Jianfang", "non-dropping-particle" : "", "parse-names" : false, "suffix" : "" }, { "dropping-particle" : "", "family" : "Chen", "given" : "Min", "non-dropping-particle" : "", "parse-names" : false, "suffix" : "" }, { "dropping-particle" : "", "family" : "Zhan", "given" : "Liyang", "non-dropping-particle" : "", "parse-names" : false, "suffix" : "" }, { "dropping-particle" : "", "family" : "Zhang", "given" : "Yuanhui", "non-dropping-particle" : "", "parse-names" : false, "suffix" : "" }, { "dropping-particle" : "", "family" : "Cai", "given" : "Wei-Jun", "non-dropping-particle" : "", "parse-names" : false, "suffix" : "" } ], "container-title" : "Nature Climate Change", "id" : "ITEM-1", "issue" : "3", "issued" : { "date-parts" : [ [ "2017", "3", "27" ] ] }, "page" : "195-199", "publisher" : "Nature Publishing Group", "title" : "Increase in acidifying water in the western Arctic Ocean", "translator" : [ { "dropping-particle" : "", "family" : "L5125", "given" : "", "non-dropping-particle" : "", "parse-names" : false, "suffix" : "" } ], "type" : "article-journal", "volume" : "7" }, "uris" : [ "http://www.mendeley.com/documents/?uuid=65ae1e3c-566a-31b0-8904-6857f6eedc60" ] } ], "mendeley" : { "formattedCitation" : "(Qi et al., 2017)", "manualFormatting" : "(Yamamoto et al., 2012)", "plainTextFormattedCitation" : "(Qi et al., 2017)", "previouslyFormattedCitation" : "(Qi et al., 2017)" }, "properties" : { "noteIndex" : 0 }, "schema" : "https://github.com/citation-style-language/schema/raw/master/csl-citation.json" }</w:instrText>
      </w:r>
      <w:r w:rsidRPr="001E7A27">
        <w:rPr>
          <w:lang w:val="en-GB"/>
        </w:rPr>
        <w:fldChar w:fldCharType="separate"/>
      </w:r>
      <w:r w:rsidR="00025FA2" w:rsidRPr="001E7A27">
        <w:rPr>
          <w:noProof/>
          <w:color w:val="000000" w:themeColor="text1"/>
          <w:lang w:val="en-GB"/>
        </w:rPr>
        <w:t>(Yamamoto et al., 2012)</w:t>
      </w:r>
      <w:r w:rsidRPr="001E7A27">
        <w:rPr>
          <w:lang w:val="en-GB"/>
        </w:rPr>
        <w:fldChar w:fldCharType="end"/>
      </w:r>
      <w:commentRangeEnd w:id="3358"/>
      <w:commentRangeEnd w:id="3359"/>
      <w:r w:rsidR="008F5814" w:rsidRPr="001E7A27">
        <w:rPr>
          <w:rStyle w:val="CommentReference"/>
          <w:lang w:val="en-GB"/>
        </w:rPr>
        <w:commentReference w:id="3358"/>
      </w:r>
      <w:r w:rsidR="00025FA2" w:rsidRPr="001E7A27">
        <w:rPr>
          <w:rStyle w:val="CommentReference"/>
          <w:lang w:val="en-GB"/>
        </w:rPr>
        <w:commentReference w:id="3359"/>
      </w:r>
      <w:r w:rsidRPr="001E7A27">
        <w:rPr>
          <w:lang w:val="en-GB"/>
        </w:rPr>
        <w:t>.</w:t>
      </w:r>
      <w:commentRangeEnd w:id="3360"/>
      <w:r w:rsidR="005E32E2" w:rsidRPr="001E7A27">
        <w:rPr>
          <w:rStyle w:val="CommentReference"/>
          <w:lang w:val="en-GB"/>
        </w:rPr>
        <w:commentReference w:id="3360"/>
      </w:r>
      <w:r w:rsidRPr="001E7A27">
        <w:rPr>
          <w:color w:val="000000" w:themeColor="text1"/>
          <w:lang w:val="en-GB"/>
        </w:rPr>
        <w:t xml:space="preserve"> The increase in riverine and glacial discharges that provide </w:t>
      </w:r>
      <w:r w:rsidRPr="001E7A27">
        <w:rPr>
          <w:rFonts w:eastAsia="STIXTwoText" w:cs="Times New Roman"/>
          <w:lang w:val="en-GB"/>
        </w:rPr>
        <w:t xml:space="preserve">terrigenous </w:t>
      </w:r>
      <w:r w:rsidRPr="001E7A27">
        <w:rPr>
          <w:color w:val="000000" w:themeColor="text1"/>
          <w:lang w:val="en-GB"/>
        </w:rPr>
        <w:t xml:space="preserve">carbon, nutrients and alkalinity as well as freshwater are the other factors modifying the rate of </w:t>
      </w:r>
      <w:r w:rsidRPr="001E7A27">
        <w:rPr>
          <w:rFonts w:ascii="Times" w:hAnsi="Times"/>
          <w:color w:val="000000" w:themeColor="text1"/>
          <w:lang w:val="en-GB"/>
        </w:rPr>
        <w:t xml:space="preserve">acidification in the Arctic Ocean. However, their impacts have been projected in a limited number of studies with extensive knowledge gaps and model simplifications leading to </w:t>
      </w:r>
      <w:r w:rsidRPr="001E7A27">
        <w:rPr>
          <w:rFonts w:ascii="Times" w:hAnsi="Times"/>
          <w:i/>
          <w:iCs/>
          <w:color w:val="000000" w:themeColor="text1"/>
          <w:lang w:val="en-GB"/>
        </w:rPr>
        <w:t>low confidence</w:t>
      </w:r>
      <w:r w:rsidRPr="001E7A27">
        <w:rPr>
          <w:rFonts w:ascii="Times" w:hAnsi="Times"/>
          <w:color w:val="000000" w:themeColor="text1"/>
          <w:lang w:val="en-GB"/>
        </w:rPr>
        <w:t xml:space="preserve"> in their impacts </w:t>
      </w:r>
      <w:r w:rsidRPr="001E7A27">
        <w:rPr>
          <w:rFonts w:ascii="Times" w:hAnsi="Times"/>
          <w:color w:val="000000" w:themeColor="text1"/>
          <w:lang w:val="en-GB"/>
        </w:rPr>
        <w:fldChar w:fldCharType="begin" w:fldLock="1"/>
      </w:r>
      <w:r w:rsidR="00747167" w:rsidRPr="001E7A27">
        <w:rPr>
          <w:rFonts w:ascii="Times" w:hAnsi="Times"/>
          <w:color w:val="000000" w:themeColor="text1"/>
          <w:lang w:val="en-GB"/>
        </w:rPr>
        <w:instrText>ADDIN CSL_CITATION { "citationItems" : [ { "id" : "ITEM-1", "itemData" : { "DOI" : "https://doi.org/10.1029/2019GB006200", "abstract" : "The Arctic Ocean, more than any other ocean, is influenced by riverine input of carbon and nutrients. That riverine delivery is likely to change with climate change as runoff increases, permafrost thaws, and tree lines advance. But it is unknown to what extent these changes in riverine delivery will affect Arctic Ocean primary production, air-to-sea CO2 fluxes, and acidification. To test their sensitivity to changing riverine delivery, we made sensitivity tests using an ocean circulation model coupled to an ocean biogeochemical model. In separate idealized simulations, riverine inputs of dissolved inorganic carbon (CT), dissolved organic carbon (DOC), and nutrients were increased by 1%/year until doubling. Doubling riverine nutrient delivery increased primary production by 11% on average across the Arctic basin and by up to 34\u201335% locally. Doubling riverine DOC delivery resulted in 90% of that added carbon being lost to the atmosphere, partly because it was imposed that once delivered to the ocean, the riverine DOC is instantaneously remineralized to CT. That additional outgassing, when considered alone, reduced the net ingassing of natural CO2 into the Arctic Ocean by 25% while converting the Siberian shelf seas and the Beaufort Sea from net sinks to net sources of carbon to the atmosphere. The remaining 10% of DOC remained in the Arctic Ocean, but having been converted to CT, it enhanced acidification. Conversely, doubling riverine CT increased the Arctic Ocean's average surface pH by 0.02 because riverine total alkalinity delivery increased at the same rate as riverine CT delivery.", "author" : [ { "dropping-particle" : "", "family" : "Terhaar", "given" : "J", "non-dropping-particle" : "", "parse-names" : false, "suffix" : "" }, { "dropping-particle" : "", "family" : "Orr", "given" : "J C", "non-dropping-particle" : "", "parse-names" : false, "suffix" : "" }, { "dropping-particle" : "", "family" : "Eth\u00e9", "given" : "C", "non-dropping-particle" : "", "parse-names" : false, "suffix" : "" }, { "dropping-particle" : "", "family" : "Regnier", "given" : "P", "non-dropping-particle" : "", "parse-names" : false, "suffix" : "" }, { "dropping-particle" : "", "family" : "Bopp", "given" : "L", "non-dropping-particle" : "", "parse-names" : false, "suffix" : "" } ], "container-title" : "Global Biogeochemical Cycles", "id" : "ITEM-1", "issue" : "8", "issued" : { "date-parts" : [ [ "2019" ] ] }, "page" : "1048-1070", "title" : "Simulated Arctic Ocean Response to Doubling of Riverine Carbon and Nutrient Delivery", "translator" : [ { "dropping-particle" : "", "family" : "L7015", "given" : "", "non-dropping-particle" : "", "parse-names" : false, "suffix" : "" } ], "type" : "article-journal", "volume" : "33" }, "uris" : [ "http://www.mendeley.com/documents/?uuid=1b7df45b-54e7-32c8-9d77-abb1a96cfddb" ] }, { "id" : "ITEM-2", "itemData" : { "DOI" : "10.5194/tc-14-1347-2020", "author" : [ { "dropping-particle" : "", "family" : "Hopwood", "given" : "M J", "non-dropping-particle" : "", "parse-names" : false, "suffix" : "" }, { "dropping-particle" : "", "family" : "Carroll", "given" : "D", "non-dropping-particle" : "", "parse-names" : false, "suffix" : "" }, { "dropping-particle" : "", "family" : "Dunse", "given" : "T", "non-dropping-particle" : "", "parse-names" : false, "suffix" : "" }, { "dropping-particle" : "", "family" : "Hodson", "given" : "A", "non-dropping-particle" : "", "parse-names" : false, "suffix" : "" }, { "dropping-particle" : "", "family" : "Holding", "given" : "J M", "non-dropping-particle" : "", "parse-names" : false, "suffix" : "" }, { "dropping-particle" : "", "family" : "Iriarte", "given" : "J L", "non-dropping-particle" : "", "parse-names" : false, "suffix" : "" }, { "dropping-particle" : "", "family" : "Ribeiro", "given" : "S", "non-dropping-particle" : "", "parse-names" : false, "suffix" : "" }, { "dropping-particle" : "", "family" : "Achterberg", "given" : "E P", "non-dropping-particle" : "", "parse-names" : false, "suffix" : "" }, { "dropping-particle" : "", "family" : "Cantoni", "given" : "C", "non-dropping-particle" : "", "parse-names" : false, "suffix" : "" }, { "dropping-particle" : "", "family" : "Carlson", "given" : "D F", "non-dropping-particle" : "", "parse-names" : false, "suffix" : "" }, { "dropping-particle" : "", "family" : "Chierici", "given" : "M", "non-dropping-particle" : "", "parse-names" : false, "suffix" : "" }, { "dropping-particle" : "", "family" : "Clarke", "given" : "J S", "non-dropping-particle" : "", "parse-names" : false, "suffix" : "" }, { "dropping-particle" : "", "family" : "Cozzi", "given" : "S", "non-dropping-particle" : "", "parse-names" : false, "suffix" : "" }, { "dropping-particle" : "", "family" : "Fransson", "given" : "A", "non-dropping-particle" : "", "parse-names" : false, "suffix" : "" }, { "dropping-particle" : "", "family" : "Juul-Pedersen", "given" : "T", "non-dropping-particle" : "", "parse-names" : false, "suffix" : "" }, { "dropping-particle" : "", "family" : "Winding", "given" : "M H S", "non-dropping-particle" : "", "parse-names" : false, "suffix" : "" }, { "dropping-particle" : "", "family" : "Meire", "given" : "L", "non-dropping-particle" : "", "parse-names" : false, "suffix" : "" } ], "container-title" : "The Cryosphere", "id" : "ITEM-2", "issue" : "4", "issued" : { "date-parts" : [ [ "2020" ] ] }, "page" : "1347-1383", "title" : "Review article: How does glacier discharge affect marine biogeochemistry and primary production in the Arctic?", "translator" : [ { "dropping-particle" : "", "family" : "L7014", "given" : "", "non-dropping-particle" : "", "parse-names" : false, "suffix" : "" } ], "type" : "article-journal", "volume" : "14" }, "uris" : [ "http://www.mendeley.com/documents/?uuid=f64e1078-4fd3-39ee-93aa-b76372e78a25" ] } ], "mendeley" : { "formattedCitation" : "(Terhaar et al., 2019; Hopwood et al., 2020)", "plainTextFormattedCitation" : "(Terhaar et al., 2019; Hopwood et al., 2020)", "previouslyFormattedCitation" : "(Terhaar et al., 2019; Hopwood et al., 2020)" }, "properties" : { "noteIndex" : 0 }, "schema" : "https://github.com/citation-style-language/schema/raw/master/csl-citation.json" }</w:instrText>
      </w:r>
      <w:r w:rsidRPr="001E7A27">
        <w:rPr>
          <w:rFonts w:ascii="Times" w:hAnsi="Times"/>
          <w:color w:val="000000" w:themeColor="text1"/>
          <w:lang w:val="en-GB"/>
        </w:rPr>
        <w:fldChar w:fldCharType="separate"/>
      </w:r>
      <w:r w:rsidR="00025FA2" w:rsidRPr="001E7A27">
        <w:rPr>
          <w:rFonts w:ascii="Times" w:hAnsi="Times"/>
          <w:noProof/>
          <w:color w:val="000000" w:themeColor="text1"/>
          <w:lang w:val="en-GB"/>
        </w:rPr>
        <w:t>(Terhaar et al., 2019; Hopwood et al., 2020)</w:t>
      </w:r>
      <w:r w:rsidRPr="001E7A27">
        <w:rPr>
          <w:rFonts w:ascii="Times" w:hAnsi="Times"/>
          <w:color w:val="000000" w:themeColor="text1"/>
          <w:lang w:val="en-GB"/>
        </w:rPr>
        <w:fldChar w:fldCharType="end"/>
      </w:r>
      <w:r w:rsidRPr="001E7A27">
        <w:rPr>
          <w:rFonts w:ascii="Times" w:hAnsi="Times"/>
          <w:color w:val="000000" w:themeColor="text1"/>
          <w:lang w:val="en-GB"/>
        </w:rPr>
        <w:t xml:space="preserve">. </w:t>
      </w:r>
      <w:r w:rsidRPr="001E7A27">
        <w:rPr>
          <w:rFonts w:ascii="Times" w:hAnsi="Times" w:cs="Times New Roman"/>
          <w:lang w:val="en-GB"/>
        </w:rPr>
        <w:t xml:space="preserve">In the Southern Ocean, the aragonite undersaturation </w:t>
      </w:r>
      <w:r w:rsidRPr="001E7A27">
        <w:rPr>
          <w:rFonts w:ascii="Times" w:eastAsia="MS Mincho" w:hAnsi="Times" w:cs="Times New Roman"/>
          <w:color w:val="000000" w:themeColor="text1"/>
          <w:lang w:val="en-GB" w:eastAsia="ja-JP"/>
        </w:rPr>
        <w:t xml:space="preserve">starts in </w:t>
      </w:r>
      <w:r w:rsidRPr="001E7A27">
        <w:rPr>
          <w:rFonts w:ascii="Times" w:hAnsi="Times" w:cs="Times New Roman"/>
          <w:lang w:val="en-GB"/>
        </w:rPr>
        <w:t xml:space="preserve">2030 </w:t>
      </w:r>
      <w:r w:rsidR="00D63CF8" w:rsidRPr="001E7A27">
        <w:rPr>
          <w:rFonts w:ascii="Times" w:hAnsi="Times" w:cs="Times New Roman"/>
          <w:lang w:val="en-GB"/>
        </w:rPr>
        <w:t xml:space="preserve">in </w:t>
      </w:r>
      <w:r w:rsidRPr="001E7A27">
        <w:rPr>
          <w:rFonts w:ascii="Times" w:eastAsia="MS Mincho" w:hAnsi="Times" w:cs="Times New Roman"/>
          <w:color w:val="000000" w:themeColor="text1"/>
          <w:lang w:val="en-GB" w:eastAsia="ja-JP"/>
        </w:rPr>
        <w:t xml:space="preserve">RCP8.5, </w:t>
      </w:r>
      <w:r w:rsidRPr="001E7A27">
        <w:rPr>
          <w:rFonts w:ascii="Times" w:hAnsi="Times" w:cs="Times New Roman"/>
          <w:lang w:val="en-GB"/>
        </w:rPr>
        <w:t xml:space="preserve">and the </w:t>
      </w:r>
      <w:r w:rsidRPr="001E7A27">
        <w:rPr>
          <w:rFonts w:ascii="Times" w:eastAsia="MS Mincho" w:hAnsi="Times" w:cs="Times New Roman"/>
          <w:lang w:val="en-GB" w:eastAsia="ja-JP"/>
        </w:rPr>
        <w:t>area</w:t>
      </w:r>
      <w:r w:rsidRPr="001E7A27">
        <w:rPr>
          <w:rFonts w:ascii="Times" w:hAnsi="Times" w:cs="Times New Roman"/>
          <w:lang w:val="en-GB"/>
        </w:rPr>
        <w:t xml:space="preserve"> that experiences aragonite undersaturation for at least one month per year by 2100</w:t>
      </w:r>
      <w:r w:rsidRPr="001E7A27">
        <w:rPr>
          <w:rFonts w:ascii="Times" w:eastAsia="MS Mincho" w:hAnsi="Times" w:cs="Times New Roman"/>
          <w:lang w:val="en-GB" w:eastAsia="ja-JP"/>
        </w:rPr>
        <w:t xml:space="preserve"> </w:t>
      </w:r>
      <w:r w:rsidR="00D63CF8" w:rsidRPr="001E7A27">
        <w:rPr>
          <w:rFonts w:ascii="Times" w:hAnsi="Times" w:cs="Times New Roman"/>
          <w:lang w:val="en-GB"/>
        </w:rPr>
        <w:t xml:space="preserve">is projected to be more than 95%. Under RCP2.6, </w:t>
      </w:r>
      <w:r w:rsidR="00D63CF8" w:rsidRPr="001E7A27">
        <w:rPr>
          <w:rFonts w:ascii="Times" w:hAnsi="Times" w:cs="Times New Roman"/>
          <w:color w:val="000000"/>
          <w:lang w:val="en-GB" w:eastAsia="en-GB"/>
        </w:rPr>
        <w:t xml:space="preserve">short periods </w:t>
      </w:r>
      <w:commentRangeStart w:id="3361"/>
      <w:commentRangeStart w:id="3362"/>
      <w:r w:rsidR="00D63CF8" w:rsidRPr="001E7A27">
        <w:rPr>
          <w:rFonts w:ascii="Times" w:hAnsi="Times" w:cs="Times New Roman"/>
          <w:color w:val="000000"/>
          <w:lang w:val="en-GB" w:eastAsia="en-GB"/>
        </w:rPr>
        <w:t>(</w:t>
      </w:r>
      <w:del w:id="3363" w:author="Tom Maycock" w:date="2021-09-08T17:10:00Z">
        <w:r w:rsidR="00D63CF8" w:rsidRPr="001E7A27" w:rsidDel="00D32286">
          <w:rPr>
            <w:rFonts w:ascii="Times" w:hAnsi="Times" w:cs="Times New Roman"/>
            <w:color w:val="000000"/>
            <w:lang w:val="en-GB" w:eastAsia="en-GB"/>
          </w:rPr>
          <w:delText>&lt; 1</w:delText>
        </w:r>
      </w:del>
      <w:ins w:id="3364" w:author="Tom Maycock" w:date="2021-09-08T17:10:00Z">
        <w:r w:rsidR="00D32286">
          <w:rPr>
            <w:rFonts w:ascii="Times" w:hAnsi="Times" w:cs="Times New Roman"/>
            <w:color w:val="000000"/>
            <w:lang w:val="en-GB" w:eastAsia="en-GB"/>
          </w:rPr>
          <w:t xml:space="preserve">less than </w:t>
        </w:r>
      </w:ins>
      <w:ins w:id="3365" w:author="Tom Maycock" w:date="2021-09-08T17:11:00Z">
        <w:r w:rsidR="00D32286">
          <w:rPr>
            <w:rFonts w:ascii="Times" w:hAnsi="Times" w:cs="Times New Roman"/>
            <w:color w:val="000000"/>
            <w:lang w:val="en-GB" w:eastAsia="en-GB"/>
          </w:rPr>
          <w:t>one</w:t>
        </w:r>
      </w:ins>
      <w:r w:rsidR="00D63CF8" w:rsidRPr="001E7A27">
        <w:rPr>
          <w:rFonts w:ascii="Times" w:hAnsi="Times" w:cs="Times New Roman"/>
          <w:color w:val="000000"/>
          <w:lang w:val="en-GB" w:eastAsia="en-GB"/>
        </w:rPr>
        <w:t xml:space="preserve"> month</w:t>
      </w:r>
      <w:commentRangeEnd w:id="3361"/>
      <w:r w:rsidR="009835A7" w:rsidRPr="001E7A27">
        <w:rPr>
          <w:rStyle w:val="CommentReference"/>
          <w:lang w:val="en-GB"/>
        </w:rPr>
        <w:commentReference w:id="3361"/>
      </w:r>
      <w:commentRangeEnd w:id="3362"/>
      <w:r w:rsidR="00D32286">
        <w:rPr>
          <w:rStyle w:val="CommentReference"/>
          <w:lang w:val="en-GB"/>
        </w:rPr>
        <w:commentReference w:id="3362"/>
      </w:r>
      <w:r w:rsidR="00D63CF8" w:rsidRPr="001E7A27">
        <w:rPr>
          <w:rFonts w:ascii="Times" w:hAnsi="Times" w:cs="Times New Roman"/>
          <w:color w:val="000000"/>
          <w:lang w:val="en-GB" w:eastAsia="en-GB"/>
        </w:rPr>
        <w:t xml:space="preserve">) of aragonite undersaturation are expected to be found in less than 2% </w:t>
      </w:r>
      <w:ins w:id="3366" w:author="Soapbox" w:date="2021-07-20T08:14:00Z">
        <w:r w:rsidR="00C93535" w:rsidRPr="001E7A27">
          <w:rPr>
            <w:rFonts w:ascii="Times" w:hAnsi="Times" w:cs="Times New Roman"/>
            <w:color w:val="000000"/>
            <w:lang w:val="en-GB" w:eastAsia="en-GB"/>
          </w:rPr>
          <w:t>of</w:t>
        </w:r>
      </w:ins>
      <w:del w:id="3367" w:author="Soapbox" w:date="2021-07-20T08:14:00Z">
        <w:r w:rsidR="00D63CF8" w:rsidRPr="001E7A27" w:rsidDel="00C93535">
          <w:rPr>
            <w:rFonts w:ascii="Times" w:hAnsi="Times" w:cs="Times New Roman"/>
            <w:color w:val="000000"/>
            <w:lang w:val="en-GB" w:eastAsia="en-GB"/>
          </w:rPr>
          <w:delText>to</w:delText>
        </w:r>
      </w:del>
      <w:r w:rsidR="00D63CF8" w:rsidRPr="001E7A27">
        <w:rPr>
          <w:rFonts w:ascii="Times" w:hAnsi="Times" w:cs="Times New Roman"/>
          <w:color w:val="000000"/>
          <w:lang w:val="en-GB" w:eastAsia="en-GB"/>
        </w:rPr>
        <w:t xml:space="preserve"> the area during this century </w:t>
      </w:r>
      <w:r w:rsidRPr="001E7A27">
        <w:rPr>
          <w:rFonts w:ascii="Times" w:hAnsi="Times" w:cs="Times New Roman"/>
          <w:lang w:val="en-GB"/>
        </w:rPr>
        <w:fldChar w:fldCharType="begin" w:fldLock="1"/>
      </w:r>
      <w:r w:rsidR="00747167" w:rsidRPr="001E7A27">
        <w:rPr>
          <w:rFonts w:ascii="Times" w:hAnsi="Times" w:cs="Times New Roman"/>
          <w:lang w:val="en-GB"/>
        </w:rPr>
        <w:instrText>ADDIN CSL_CITATION { "citationItems" : [ { "id" : "ITEM-1", "itemData" : { "DOI" : "10.5194/bg-12-6017-2015", "ISSN" : "1726-4189", "abstract" : "Abstract. Ocean acidification is a predictable consequence of rising atmospheric carbon dioxide (CO2), and is highly likely to impact the entire marine ecosystem \u2013 from plankton at the base of the food chain to fish at the top. Factors which are expected to be impacted include reproductive health, organism growth and species composition and distribution. Predicting when critical threshold values will be reached is crucial for projecting the future health of marine ecosystems and for marine resources planning and management. The impacts of ocean acidification will be first felt at the seasonal scale, however our understanding how seasonal variability will influence rates of future ocean acidification remains poorly constrained due to current model and data limitations. To address this issue, we first quantified the seasonal cycle of aragonite saturation state utilizing new data-based estimates of global ocean-surface dissolved inorganic carbon and alkalinity. This seasonality was then combined with earth system model projections under different emissions scenarios (representative concentration pathways; RCPs 2.6, 4.5 and 8.5) to provide new insights into future aragonite undersaturation onset. Under a high emissions scenario (RCP 8.5), our results suggest accounting for seasonality will bring forward the initial onset of month-long undersaturation by 17 \u00b1 10 years compared to annual-mean estimates, with differences extending up to 35 \u00b1 16 years in the North Pacific due to strong regional seasonality. This earlier onset will result in large-scale undersaturation once atmospheric CO2 reaches 496 ppm in the North Pacific and 511 ppm in the Southern Ocean, independent of emission scenario. This work suggests accounting for seasonality is critical to projecting the future impacts of ocean acidification on the marine environment.", "author" : [ { "dropping-particle" : "", "family" : "Sasse", "given" : "T. P.", "non-dropping-particle" : "", "parse-names" : false, "suffix" : "" }, { "dropping-particle" : "", "family" : "McNeil", "given" : "B. I.", "non-dropping-particle" : "", "parse-names" : false, "suffix" : "" }, { "dropping-particle" : "", "family" : "Matear", "given" : "R. J.", "non-dropping-particle" : "", "parse-names" : false, "suffix" : "" }, { "dropping-particle" : "", "family" : "Lenton", "given" : "A.", "non-dropping-particle" : "", "parse-names" : false, "suffix" : "" } ], "container-title" : "Biogeosciences", "id" : "ITEM-1", "issue" : "20", "issued" : { "date-parts" : [ [ "2015", "10", "22" ] ] }, "page" : "6017-6031", "title" : "Quantifying the influence of CO2 seasonality on future aragonite undersaturation onset", "translator" : [ { "dropping-particle" : "", "family" : "L5026", "given" : "", "non-dropping-particle" : "", "parse-names" : false, "suffix" : "" } ], "type" : "article-journal", "volume" : "12" }, "uris" : [ "http://www.mendeley.com/documents/?uuid=c144475d-1a6b-447d-94c3-5b55117d7788" ] }, { "id" : "ITEM-2", "itemData" : { "DOI" : "10.1038/nclimate2844", "ISSN" : "1758-678X", "author" : [ { "dropping-particle" : "", "family" : "Hauri", "given" : "Claudine", "non-dropping-particle" : "", "parse-names" : false, "suffix" : "" }, { "dropping-particle" : "", "family" : "Friedrich", "given" : "Tobias", "non-dropping-particle" : "", "parse-names" : false, "suffix" : "" }, { "dropping-particle" : "", "family" : "Timmermann", "given" : "Axel", "non-dropping-particle" : "", "parse-names" : false, "suffix" : "" } ], "container-title" : "Nature Climate Change", "id" : "ITEM-2", "issue" : "2", "issued" : { "date-parts" : [ [ "2016", "2", "2" ] ] }, "page" : "172-176", "publisher" : "Nature Publishing Group", "title" : "Abrupt onset and prolongation of aragonite undersaturation events in the Southern Ocean", "translator" : [ { "dropping-particle" : "", "family" : "L5124", "given" : "", "non-dropping-particle" : "", "parse-names" : false, "suffix" : "" } ], "type" : "article-journal", "volume" : "6" }, "uris" : [ "http://www.mendeley.com/documents/?uuid=5b917b82-2e78-3f2f-9070-c250d1dbd8a8" ] }, { "id" : "ITEM-3", "itemData" : { "DOI" : "10.1038/s41558-019-0418-8", "ISSN" : "1758-678X", "abstract" : "Models project that with current CO2 emission rates, the Southern Ocean surface will be undersaturated with respect to aragonite by the end of this century1\u20134. This will result in widespread impacts on biogeochemistry and ocean ecosystems5\u20137, particularly the health of aragonitic organisms, such as pteropods7, which can dominate polar surface water communities6. Here, we quantify the depth of the present-day Southern Ocean aragonite saturation horizon using hydrographic and ocean carbon chemistry observations, and use a large ensemble of simulations from the Community Earth System Model (CESM)8,9 to track its evolution. A new, shallow aragonite saturation horizon emerges in many Southern Ocean locations between now and the end of the century. While all ensemble members capture the emergence, internal climate variability may affect the year of emergence; thus, its detection may have been overlooked by ensemble average analysis in the past. The emergence of the new horizon is driven by the slow accumulation of anthropogenic CO2 in the Southern Ocean thermocline, where the carbonate ion concentration exhibits a local minimum and approaches undersaturation. The new horizon is also apparent under an emission-stabilizing scenario indicating an inevitable, sudden decrease in the volume of suitable habitat for aragonitic organisms.", "author" : [ { "dropping-particle" : "", "family" : "Negrete-Garc\u00eda", "given" : "Gabriela", "non-dropping-particle" : "", "parse-names" : false, "suffix" : "" }, { "dropping-particle" : "", "family" : "Lovenduski", "given" : "Nicole S", "non-dropping-particle" : "", "parse-names" : false, "suffix" : "" }, { "dropping-particle" : "", "family" : "Hauri", "given" : "Claudine", "non-dropping-particle" : "", "parse-names" : false, "suffix" : "" }, { "dropping-particle" : "", "family" : "Krumhardt", "given" : "Kristen M", "non-dropping-particle" : "", "parse-names" : false, "suffix" : "" }, { "dropping-particle" : "", "family" : "Lauvset", "given" : "Siv K", "non-dropping-particle" : "", "parse-names" : false, "suffix" : "" } ], "container-title" : "Nature Climate Change", "id" : "ITEM-3", "issue" : "4", "issued" : { "date-parts" : [ [ "2019", "4", "11" ] ] }, "page" : "313-317", "title" : "Sudden emergence of a shallow aragonite saturation horizon in the Southern Ocean", "translator" : [ { "dropping-particle" : "", "family" : "L5343", "given" : "", "non-dropping-particle" : "", "parse-names" : false, "suffix" : "" } ], "type" : "article-journal", "volume" : "9" }, "uris" : [ "http://www.mendeley.com/documents/?uuid=6b8979bf-ada8-43b4-afff-d1d570ec57e6" ] } ], "mendeley" : { "formattedCitation" : "(Sasse et al., 2015; Hauri et al., 2016; Negrete-Garc\u00eda et al., 2019)", "manualFormatting" : "(Sasse et al., 2015; Hauri et al., 2016; Negrete-Garc\u00eda et al., 2019)", "plainTextFormattedCitation" : "(Sasse et al., 2015; Hauri et al., 2016; Negrete-Garc\u00eda et al., 2019)", "previouslyFormattedCitation" : "(Sasse et al., 2015; Hauri et al., 2016; Negrete-Garc\u00eda et al., 2019)" }, "properties" : { "noteIndex" : 0 }, "schema" : "https://github.com/citation-style-language/schema/raw/master/csl-citation.json" }</w:instrText>
      </w:r>
      <w:r w:rsidRPr="001E7A27">
        <w:rPr>
          <w:rFonts w:ascii="Times" w:hAnsi="Times" w:cs="Times New Roman"/>
          <w:lang w:val="en-GB"/>
        </w:rPr>
        <w:fldChar w:fldCharType="separate"/>
      </w:r>
      <w:r w:rsidR="00025FA2" w:rsidRPr="001E7A27">
        <w:rPr>
          <w:rFonts w:ascii="Times" w:hAnsi="Times" w:cs="Times New Roman"/>
          <w:noProof/>
          <w:lang w:val="en-GB"/>
        </w:rPr>
        <w:t>(Sasse et al., 2015; Hauri et al., 2016; Negrete-García et al., 2019)</w:t>
      </w:r>
      <w:r w:rsidRPr="001E7A27">
        <w:rPr>
          <w:rFonts w:ascii="Times" w:hAnsi="Times" w:cs="Times New Roman"/>
          <w:lang w:val="en-GB"/>
        </w:rPr>
        <w:fldChar w:fldCharType="end"/>
      </w:r>
      <w:r w:rsidRPr="001E7A27">
        <w:rPr>
          <w:rFonts w:ascii="Times" w:hAnsi="Times" w:cs="Times New Roman"/>
          <w:lang w:val="en-GB"/>
        </w:rPr>
        <w:t>. These long term projections are modified at interannual time</w:t>
      </w:r>
      <w:ins w:id="3368" w:author="Soapbox" w:date="2021-07-15T12:51:00Z">
        <w:r w:rsidR="006C248B" w:rsidRPr="001E7A27">
          <w:rPr>
            <w:rFonts w:ascii="Times" w:hAnsi="Times" w:cs="Times New Roman"/>
            <w:lang w:val="en-GB"/>
          </w:rPr>
          <w:t xml:space="preserve"> </w:t>
        </w:r>
      </w:ins>
      <w:r w:rsidRPr="001E7A27">
        <w:rPr>
          <w:rFonts w:ascii="Times" w:hAnsi="Times" w:cs="Times New Roman"/>
          <w:lang w:val="en-GB"/>
        </w:rPr>
        <w:t xml:space="preserve">scales by large-scale climate modes </w:t>
      </w:r>
      <w:r w:rsidRPr="001E7A27">
        <w:rPr>
          <w:rFonts w:ascii="Times" w:hAnsi="Times" w:cs="Times New Roman"/>
          <w:lang w:val="en-GB"/>
        </w:rPr>
        <w:fldChar w:fldCharType="begin" w:fldLock="1"/>
      </w:r>
      <w:r w:rsidR="00747167" w:rsidRPr="001E7A27">
        <w:rPr>
          <w:rFonts w:ascii="Times" w:hAnsi="Times" w:cs="Times New Roman"/>
          <w:lang w:val="en-GB"/>
        </w:rPr>
        <w:instrText>ADDIN CSL_CITATION { "citationItems" : [ { "id" : "ITEM-1", "itemData" : { "DOI" : "10.1073/pnas.1504613112", "ISSN" : "0027-8424", "PMID" : "26216947", "abstract" : "Global ocean acidification is caused primarily by the ocean\u2019s uptake of CO 2 as a consequence of increasing atmospheric CO 2 levels. We present observations of the oceanic decrease in pH at the basin scale (50\u00b0S\u201336\u00b0N) for the Atlantic Ocean over two decades (1993\u20132013). Changes in pH associated with the uptake of anthropogenic CO 2 (\u0394pHCant) and with variations caused by biological activity and ocean circulation (\u0394pHNat) are evaluated for different water masses. Output from an Institut Pierre Simon Laplace climate model is used to place the results into a longer-term perspective and to elucidate the mechanisms responsible for pH change. The largest decreases in pH (\u2206pH) were observed in central, mode, and intermediate waters, with a maximum \u0394pH value in South Atlantic Central Waters of \u22120.042 \u00b1 0.003. The \u0394pH trended toward zero in deep and bottom waters. Observations and model results show that pH changes generally are dominated by the anthropogenic component, which accounts for rates between \u22120.0015 and \u22120.0020/y in the central waters. The anthropogenic and natural components are of the same order of magnitude and reinforce one another in mode and intermediate waters over the time period. Large negative \u0394pHNat values observed in mode and intermediate waters are driven primarily by changes in CO 2 content and are consistent with ( i ) a poleward shift of the formation region during the positive phase of the Southern Annular Mode in the South Atlantic and ( ii ) an increase in the rate of the water mass formation in the North Atlantic.", "author" : [ { "dropping-particle" : "", "family" : "R\u00edos", "given" : "Aida F", "non-dropping-particle" : "", "parse-names" : false, "suffix" : "" }, { "dropping-particle" : "", "family" : "Resplandy", "given" : "Laure", "non-dropping-particle" : "", "parse-names" : false, "suffix" : "" }, { "dropping-particle" : "", "family" : "Garc\u00eda-Ib\u00e1\u00f1ez", "given" : "Maribel I", "non-dropping-particle" : "", "parse-names" : false, "suffix" : "" }, { "dropping-particle" : "", "family" : "Fajar", "given" : "Noelia M", "non-dropping-particle" : "", "parse-names" : false, "suffix" : "" }, { "dropping-particle" : "", "family" : "Velo", "given" : "Anton", "non-dropping-particle" : "", "parse-names" : false, "suffix" : "" }, { "dropping-particle" : "", "family" : "Padin", "given" : "Xose A", "non-dropping-particle" : "", "parse-names" : false, "suffix" : "" }, { "dropping-particle" : "", "family" : "Wanninkhof", "given" : "Rik", "non-dropping-particle" : "", "parse-names" : false, "suffix" : "" }, { "dropping-particle" : "", "family" : "Steinfeldt", "given" : "Reiner", "non-dropping-particle" : "", "parse-names" : false, "suffix" : "" }, { "dropping-particle" : "", "family" : "Ros\u00f3n", "given" : "Gabriel", "non-dropping-particle" : "", "parse-names" : false, "suffix" : "" }, { "dropping-particle" : "", "family" : "P\u00e9rez", "given" : "Fiz F", "non-dropping-particle" : "", "parse-names" : false, "suffix" : "" } ], "container-title" : "Proceedings of the National Academy of Sciences", "id" : "ITEM-1", "issue" : "32", "issued" : { "date-parts" : [ [ "2015", "8", "11" ] ] }, "page" : "9950-9955", "publisher" : "National Academy of Sciences", "title" : "Decadal acidification in the water masses of the Atlantic Ocean", "translator" : [ { "dropping-particle" : "", "family" : "L6615", "given" : "", "non-dropping-particle" : "", "parse-names" : false, "suffix" : "" } ], "type" : "article-journal", "volume" : "112" }, "uris" : [ "http://www.mendeley.com/documents/?uuid=7cfcf576-9caa-4884-82a9-e2d77736a97f" ] } ], "mendeley" : { "formattedCitation" : "(R\u00edos et al., 2015)", "manualFormatting" : "(R\u00edos et al., 2015)", "plainTextFormattedCitation" : "(R\u00edos et al., 2015)", "previouslyFormattedCitation" : "(R\u00edos et al., 2015)" }, "properties" : { "noteIndex" : 0 }, "schema" : "https://github.com/citation-style-language/schema/raw/master/csl-citation.json" }</w:instrText>
      </w:r>
      <w:r w:rsidRPr="001E7A27">
        <w:rPr>
          <w:rFonts w:ascii="Times" w:hAnsi="Times" w:cs="Times New Roman"/>
          <w:lang w:val="en-GB"/>
        </w:rPr>
        <w:fldChar w:fldCharType="separate"/>
      </w:r>
      <w:r w:rsidR="00025FA2" w:rsidRPr="001E7A27">
        <w:rPr>
          <w:rFonts w:ascii="Times" w:hAnsi="Times" w:cs="Times New Roman"/>
          <w:noProof/>
          <w:lang w:val="en-GB"/>
        </w:rPr>
        <w:t>(Ríos et al., 2015)</w:t>
      </w:r>
      <w:r w:rsidRPr="001E7A27">
        <w:rPr>
          <w:rFonts w:ascii="Times" w:hAnsi="Times" w:cs="Times New Roman"/>
          <w:lang w:val="en-GB"/>
        </w:rPr>
        <w:fldChar w:fldCharType="end"/>
      </w:r>
      <w:r w:rsidRPr="001E7A27">
        <w:rPr>
          <w:rFonts w:ascii="Times" w:hAnsi="Times" w:cs="Times New Roman"/>
          <w:lang w:val="en-GB"/>
        </w:rPr>
        <w:t xml:space="preserve"> such as the </w:t>
      </w:r>
      <w:ins w:id="3369" w:author="Soapbox" w:date="2021-07-20T08:14:00Z">
        <w:r w:rsidR="00C93535" w:rsidRPr="001E7A27">
          <w:rPr>
            <w:rFonts w:ascii="Times" w:hAnsi="Times" w:cs="Times New Roman"/>
            <w:lang w:val="en-GB"/>
          </w:rPr>
          <w:t xml:space="preserve">ENSO </w:t>
        </w:r>
      </w:ins>
      <w:del w:id="3370" w:author="Soapbox" w:date="2021-07-20T08:14:00Z">
        <w:r w:rsidRPr="001E7A27" w:rsidDel="00C93535">
          <w:rPr>
            <w:rFonts w:ascii="Times" w:hAnsi="Times" w:cs="Times New Roman"/>
            <w:lang w:val="en-GB"/>
          </w:rPr>
          <w:delText xml:space="preserve">El Niño southern oscillation </w:delText>
        </w:r>
      </w:del>
      <w:r w:rsidRPr="001E7A27">
        <w:rPr>
          <w:rFonts w:ascii="Times" w:hAnsi="Times" w:cs="Times New Roman"/>
          <w:lang w:val="en-GB"/>
        </w:rPr>
        <w:t xml:space="preserve">and the </w:t>
      </w:r>
      <w:del w:id="3371" w:author="Ian Blenkinsop" w:date="2021-07-28T14:08:00Z">
        <w:r w:rsidRPr="001E7A27" w:rsidDel="00C51578">
          <w:rPr>
            <w:rFonts w:ascii="Times" w:hAnsi="Times" w:cs="Times New Roman"/>
            <w:lang w:val="en-GB"/>
          </w:rPr>
          <w:delText xml:space="preserve">southern </w:delText>
        </w:r>
      </w:del>
      <w:ins w:id="3372" w:author="Ian Blenkinsop" w:date="2021-07-28T14:08:00Z">
        <w:r w:rsidR="00C51578" w:rsidRPr="001E7A27">
          <w:rPr>
            <w:rFonts w:ascii="Times" w:hAnsi="Times" w:cs="Times New Roman"/>
            <w:lang w:val="en-GB"/>
          </w:rPr>
          <w:t xml:space="preserve">Southern </w:t>
        </w:r>
      </w:ins>
      <w:del w:id="3373" w:author="Ian Blenkinsop" w:date="2021-07-28T14:08:00Z">
        <w:r w:rsidRPr="001E7A27" w:rsidDel="00C51578">
          <w:rPr>
            <w:rFonts w:ascii="Times" w:hAnsi="Times" w:cs="Times New Roman"/>
            <w:lang w:val="en-GB"/>
          </w:rPr>
          <w:delText xml:space="preserve">annular </w:delText>
        </w:r>
      </w:del>
      <w:ins w:id="3374" w:author="Ian Blenkinsop" w:date="2021-07-28T14:08:00Z">
        <w:r w:rsidR="00C51578" w:rsidRPr="001E7A27">
          <w:rPr>
            <w:rFonts w:ascii="Times" w:hAnsi="Times" w:cs="Times New Roman"/>
            <w:lang w:val="en-GB"/>
          </w:rPr>
          <w:t xml:space="preserve">Annular </w:t>
        </w:r>
      </w:ins>
      <w:del w:id="3375" w:author="Ian Blenkinsop" w:date="2021-07-28T14:08:00Z">
        <w:r w:rsidRPr="001E7A27" w:rsidDel="00C51578">
          <w:rPr>
            <w:rFonts w:ascii="Times" w:hAnsi="Times" w:cs="Times New Roman"/>
            <w:lang w:val="en-GB"/>
          </w:rPr>
          <w:delText xml:space="preserve">mode </w:delText>
        </w:r>
      </w:del>
      <w:ins w:id="3376" w:author="Ian Blenkinsop" w:date="2021-07-28T14:08:00Z">
        <w:r w:rsidR="00C51578" w:rsidRPr="001E7A27">
          <w:rPr>
            <w:rFonts w:ascii="Times" w:hAnsi="Times" w:cs="Times New Roman"/>
            <w:lang w:val="en-GB"/>
          </w:rPr>
          <w:t>Mode</w:t>
        </w:r>
        <w:commentRangeStart w:id="3377"/>
        <w:r w:rsidR="00C51578" w:rsidRPr="001E7A27">
          <w:rPr>
            <w:rFonts w:ascii="Times" w:hAnsi="Times" w:cs="Times New Roman"/>
            <w:lang w:val="en-GB"/>
          </w:rPr>
          <w:t xml:space="preserve"> </w:t>
        </w:r>
      </w:ins>
      <w:commentRangeEnd w:id="3377"/>
      <w:ins w:id="3378" w:author="Ian Blenkinsop" w:date="2021-07-28T14:09:00Z">
        <w:r w:rsidR="00C51578" w:rsidRPr="001E7A27">
          <w:rPr>
            <w:rStyle w:val="CommentReference"/>
            <w:lang w:val="en-GB"/>
          </w:rPr>
          <w:commentReference w:id="3377"/>
        </w:r>
      </w:ins>
      <w:r w:rsidRPr="001E7A27">
        <w:rPr>
          <w:rFonts w:ascii="Times" w:hAnsi="Times" w:cs="Times New Roman"/>
          <w:lang w:val="en-GB"/>
        </w:rPr>
        <w:fldChar w:fldCharType="begin" w:fldLock="1"/>
      </w:r>
      <w:r w:rsidR="00747167" w:rsidRPr="001E7A27">
        <w:rPr>
          <w:rFonts w:ascii="Times" w:hAnsi="Times" w:cs="Times New Roman"/>
          <w:lang w:val="en-GB"/>
        </w:rPr>
        <w:instrText>ADDIN CSL_CITATION { "citationItems" : [ { "id" : "ITEM-1", "itemData" : { "DOI" : "10.1175/JCLI-D-14-00481.1", "ISSN" : "0894-8755", "abstract" : "AbstractSeasonal and interannual variability in the Southern Ocean carbonate system is investigated using output from a historically forced (1948\u20132007) ocean general circulation model with embedded biogeochemistry. Atmospheric CO2 is fixed at preindustrial levels to investigate carbonate system variability in the absence of an anthropogenic CO2 perturbation. It is found that nearly a quarter of interannual variability in Southern Ocean Pacific sector surface carbonate ion concentration can be explained by variability in ENSO, with Pacific sector surface decreasing by 0.43 mmol m\u22123 per standard deviation decrease in the ENSO-3.4 index. ENSO-related variability in vertical advection of dissolved inorganic carbon (DIC) drives this relationship between ENSO and surface . It is also found that positive phases of the southern annular mode (SAM) are associated with decreased Southern Ocean surface , an association driven by SAM-related variability in vertical advection of DIC. Despite the influence of the SAM on...", "author" : [ { "dropping-particle" : "", "family" : "Conrad", "given" : "Christopher J.", "non-dropping-particle" : "", "parse-names" : false, "suffix" : "" }, { "dropping-particle" : "", "family" : "Lovenduski", "given" : "Nicole S.", "non-dropping-particle" : "", "parse-names" : false, "suffix" : "" } ], "container-title" : "Journal of Climate", "id" : "ITEM-1", "issue" : "13", "issued" : { "date-parts" : [ [ "2015", "7", "7" ] ] }, "page" : "5335-5350", "title" : "Climate-driven variability in the Southern Ocean carbonate system", "translator" : [ { "dropping-particle" : "", "family" : "L4509", "given" : "", "non-dropping-particle" : "", "parse-names" : false, "suffix" : "" } ], "type" : "article-journal", "volume" : "28" }, "uris" : [ "http://www.mendeley.com/documents/?uuid=2153c7e8-3baf-3bee-b4d1-180a25c39519" ] } ], "mendeley" : { "formattedCitation" : "(Conrad and Lovenduski, 2015)", "plainTextFormattedCitation" : "(Conrad and Lovenduski, 2015)", "previouslyFormattedCitation" : "(Conrad and Lovenduski, 2015)" }, "properties" : { "noteIndex" : 0 }, "schema" : "https://github.com/citation-style-language/schema/raw/master/csl-citation.json" }</w:instrText>
      </w:r>
      <w:r w:rsidRPr="001E7A27">
        <w:rPr>
          <w:rFonts w:ascii="Times" w:hAnsi="Times" w:cs="Times New Roman"/>
          <w:lang w:val="en-GB"/>
        </w:rPr>
        <w:fldChar w:fldCharType="separate"/>
      </w:r>
      <w:r w:rsidR="00025FA2" w:rsidRPr="001E7A27">
        <w:rPr>
          <w:rFonts w:ascii="Times" w:hAnsi="Times" w:cs="Times New Roman"/>
          <w:noProof/>
          <w:lang w:val="en-GB"/>
        </w:rPr>
        <w:t>(Conrad and Lovenduski, 2015)</w:t>
      </w:r>
      <w:r w:rsidRPr="001E7A27">
        <w:rPr>
          <w:rFonts w:ascii="Times" w:hAnsi="Times" w:cs="Times New Roman"/>
          <w:lang w:val="en-GB"/>
        </w:rPr>
        <w:fldChar w:fldCharType="end"/>
      </w:r>
      <w:r w:rsidRPr="001E7A27">
        <w:rPr>
          <w:rFonts w:cs="Times New Roman"/>
          <w:lang w:val="en-GB"/>
        </w:rPr>
        <w:t xml:space="preserve">. In other </w:t>
      </w:r>
      <w:r w:rsidRPr="001E7A27">
        <w:rPr>
          <w:color w:val="000000" w:themeColor="text1"/>
          <w:lang w:val="en-GB"/>
        </w:rPr>
        <w:t xml:space="preserve">regions, acidification trends are influenced by a range of processes such as changes in ocean circulation, temperature, salinity, carbon cycling, and the structure of the marine ecosystem. As, at present, models do not resolve fine-scale variability of these processes, current projections do not fully capture the changes that the marine environment will experience in the future </w:t>
      </w:r>
      <w:r w:rsidRPr="001E7A27">
        <w:rPr>
          <w:lang w:val="en-GB"/>
        </w:rPr>
        <w:fldChar w:fldCharType="begin" w:fldLock="1"/>
      </w:r>
      <w:r w:rsidR="00747167" w:rsidRPr="001E7A27">
        <w:rPr>
          <w:lang w:val="en-GB"/>
        </w:rPr>
        <w:instrText>ADDIN CSL_CITATION { "citationItems" : [ { "id" : "ITEM-1", "itemData" : { "DOI" : "10.5194/bg-12-5853-2015", "ISSN" : "1726-4189", "abstract" : "Abstract. Assessing the impacts of anthropogenic ocean acidification requires knowledge of present-day and future environmental conditions. Here, we present a simple model for upwelling margins that projects anthropogenic acidification trajectories by combining high-temporal-resolution sensor data, hydrographic surveys for source water characterization, empirical relationships of the CO2 system, and the atmospheric CO2 record. This model characterizes CO2 variability on timescales ranging from hours (e.g., tidal) to months (e.g., seasonal), bridging a critical knowledge gap in ocean acidification research. The amount of anthropogenic carbon in a given water mass is dependent on the age; therefore a density\u2013age relationship was derived for the study region and then combined with the 2013 Intergovernmental Panel on Climate Change CO2 emission scenarios to add density-dependent anthropogenic carbon to the sensor time series. The model was applied to time series from autonomous pH sensors deployed in the surf zone, kelp forest, submarine canyon edge, and shelf break in the upper 100 m of the Southern California Bight. All habitats were within 5 km of one another, and exhibited unique, habitat-specific CO2 variability signatures and acidification trajectories, demonstrating the importance of making projections in the context of habitat-specific CO2 signatures. In general, both the mean and range of pCO2 increase in the future, with the greatest increase in both magnitude and range occurring in the deeper habitats due to reduced buffering capacity. On the other hand, the saturation state of aragonite (&amp;Omega;Ar) decreased in both magnitude and range. This approach can be applied to the entire California Current System, and upwelling margins in general, where sensor and complementary hydrographic data are available.", "author" : [ { "dropping-particle" : "", "family" : "Takeshita", "given" : "Y.", "non-dropping-particle" : "", "parse-names" : false, "suffix" : "" }, { "dropping-particle" : "", "family" : "Frieder", "given" : "C. A.", "non-dropping-particle" : "", "parse-names" : false, "suffix" : "" }, { "dropping-particle" : "", "family" : "Martz", "given" : "T. R.", "non-dropping-particle" : "", "parse-names" : false, "suffix" : "" }, { "dropping-particle" : "", "family" : "Ballard", "given" : "J. R.", "non-dropping-particle" : "", "parse-names" : false, "suffix" : "" }, { "dropping-particle" : "", "family" : "Feely", "given" : "R. A.", "non-dropping-particle" : "", "parse-names" : false, "suffix" : "" }, { "dropping-particle" : "", "family" : "Kram", "given" : "S.", "non-dropping-particle" : "", "parse-names" : false, "suffix" : "" }, { "dropping-particle" : "", "family" : "Nam", "given" : "S.", "non-dropping-particle" : "", "parse-names" : false, "suffix" : "" }, { "dropping-particle" : "", "family" : "Navarro", "given" : "M. O.", "non-dropping-particle" : "", "parse-names" : false, "suffix" : "" }, { "dropping-particle" : "", "family" : "Price", "given" : "N. N.", "non-dropping-particle" : "", "parse-names" : false, "suffix" : "" }, { "dropping-particle" : "", "family" : "Smith", "given" : "J. E.", "non-dropping-particle" : "", "parse-names" : false, "suffix" : "" } ], "container-title" : "Biogeosciences", "id" : "ITEM-1", "issue" : "19", "issued" : { "date-parts" : [ [ "2015", "10", "14" ] ] }, "page" : "5853-5870", "title" : "Including high-frequency variability in coastal ocean acidification projections", "translator" : [ { "dropping-particle" : "", "family" : "L5123", "given" : "", "non-dropping-particle" : "", "parse-names" : false, "suffix" : "" } ], "type" : "article-journal", "volume" : "12" }, "uris" : [ "http://www.mendeley.com/documents/?uuid=8dc0096d-8d78-315c-bb00-7401b2f9ad3e" ] }, { "id" : "ITEM-2", "itemData" : { "DOI" : "10.1088/1748-9326/11/1/014007", "ISSN" : "1748-9326", "abstract" : "We reconstruct the evolution of ocean acidification in the California Current System (CalCS) from 1979 through 2012 using hindcast simulations with an eddy-resolving ocean biogeochemical model forced with observation-based variations of wind and fluxes of heat and freshwater. We find that domain-wide pH and in the top 60 m of the water column decreased significantly over these three decades by about \u22120.02 decade\u22121 and \u22120.12 decade\u22121, respectively. In the nearshore areas of northern California and Oregon, ocean acidification is reconstructed to have progressed much more rapidly, with rates up to 30% higher than the domain-wide trends. Furthermore, ocean acidification penetrated substantially into the thermocline, causing a significant domain-wide shoaling of the aragonite saturation depth of on average \u221233 m decade\u22121 and up to \u221250 m decade\u22121 in the nearshore area of northern California. This resulted in a coast-wide increase in nearly undersaturated waters and the appearance of waters with , leading to a substantial reduction of habitat suitability. Averaged over the whole domain, the main driver of these trends is the oceanic uptake of anthropogenic CO2 from the atmosphere. However, recent changes in the climatic forcing have substantially modulated these trends regionally. This is particularly evident in the nearshore regions, where the total trends in pH are up to 50% larger and trends in and in the aragonite saturation depth are even twice to three times larger than the purely atmospheric CO2-driven trends. This modulation in the nearshore regions is a result of the recent marked increase in alongshore wind stress, which brought elevated levels of dissolved inorganic carbon to the surface via upwelling. Our results demonstrate that changes in the climatic forcing need to be taken into consideration in future projections of the progression of ocean acidification in coastal upwelling regions.", "author" : [ { "dropping-particle" : "", "family" : "Turi", "given" : "G", "non-dropping-particle" : "", "parse-names" : false, "suffix" : "" }, { "dropping-particle" : "", "family" : "Lachkar", "given" : "Z", "non-dropping-particle" : "", "parse-names" : false, "suffix" : "" }, { "dropping-particle" : "", "family" : "Gruber", "given" : "N", "non-dropping-particle" : "", "parse-names" : false, "suffix" : "" }, { "dropping-particle" : "", "family" : "M\u00fcnnich", "given" : "M", "non-dropping-particle" : "", "parse-names" : false, "suffix" : "" } ], "container-title" : "Environmental Research Letters", "id" : "ITEM-2", "issue" : "1", "issued" : { "date-parts" : [ [ "2016", "1", "1" ] ] }, "page" : "014007", "publisher" : "IOP Publishing", "title" : "Climatic modulation of recent trends in ocean acidification in the California Current System", "translator" : [ { "dropping-particle" : "", "family" : "L5122", "given" : "", "non-dropping-particle" : "", "parse-names" : false, "suffix" : "" } ], "type" : "article-journal", "volume" : "11" }, "uris" : [ "http://www.mendeley.com/documents/?uuid=67339681-8a1b-3c19-95eb-d82c02466086" ] } ], "mendeley" : { "formattedCitation" : "(Takeshita et al., 2015; Turi et al., 2016)", "plainTextFormattedCitation" : "(Takeshita et al., 2015; Turi et al., 2016)", "previouslyFormattedCitation" : "(Takeshita et al., 2015; Turi et al., 2016)" }, "properties" : { "noteIndex" : 0 }, "schema" : "https://github.com/citation-style-language/schema/raw/master/csl-citation.json" }</w:instrText>
      </w:r>
      <w:r w:rsidRPr="001E7A27">
        <w:rPr>
          <w:lang w:val="en-GB"/>
        </w:rPr>
        <w:fldChar w:fldCharType="separate"/>
      </w:r>
      <w:r w:rsidR="00025FA2" w:rsidRPr="001E7A27">
        <w:rPr>
          <w:noProof/>
          <w:color w:val="000000" w:themeColor="text1"/>
          <w:lang w:val="en-GB"/>
        </w:rPr>
        <w:t>(Takeshita et al., 2015; Turi et al., 2016)</w:t>
      </w:r>
      <w:r w:rsidRPr="001E7A27">
        <w:rPr>
          <w:lang w:val="en-GB"/>
        </w:rPr>
        <w:fldChar w:fldCharType="end"/>
      </w:r>
      <w:r w:rsidRPr="001E7A27">
        <w:rPr>
          <w:color w:val="000000" w:themeColor="text1"/>
          <w:lang w:val="en-GB"/>
        </w:rPr>
        <w:t>.</w:t>
      </w:r>
    </w:p>
    <w:p w14:paraId="5C9FB918" w14:textId="77777777" w:rsidR="006238CE" w:rsidRPr="001E7A27" w:rsidRDefault="006238CE" w:rsidP="005C7F25">
      <w:pPr>
        <w:pStyle w:val="AR6BodyText"/>
        <w:rPr>
          <w:color w:val="BF8F00" w:themeColor="accent4" w:themeShade="BF"/>
          <w:lang w:val="en-GB"/>
        </w:rPr>
      </w:pPr>
    </w:p>
    <w:p w14:paraId="768CC54D" w14:textId="248572EB" w:rsidR="006238CE" w:rsidRPr="001E7A27" w:rsidRDefault="006238CE" w:rsidP="005C7F25">
      <w:pPr>
        <w:pStyle w:val="AR6BodyText"/>
        <w:rPr>
          <w:rFonts w:cs="Times New Roman"/>
          <w:lang w:val="en-GB"/>
        </w:rPr>
      </w:pPr>
      <w:r w:rsidRPr="001E7A27">
        <w:rPr>
          <w:rFonts w:eastAsia="MS Mincho" w:cs="Times New Roman"/>
          <w:lang w:val="en-GB"/>
        </w:rPr>
        <w:t xml:space="preserve">Overall, </w:t>
      </w:r>
      <w:r w:rsidR="00C36206" w:rsidRPr="001E7A27">
        <w:rPr>
          <w:rFonts w:eastAsia="MS Mincho" w:cs="Times New Roman"/>
          <w:lang w:val="en-GB"/>
        </w:rPr>
        <w:t xml:space="preserve">with the rise of </w:t>
      </w:r>
      <w:r w:rsidRPr="001E7A27">
        <w:rPr>
          <w:rFonts w:cs="Times New Roman"/>
          <w:lang w:val="en-GB"/>
        </w:rPr>
        <w:t>atmospheric CO</w:t>
      </w:r>
      <w:r w:rsidRPr="001E7A27">
        <w:rPr>
          <w:rFonts w:cs="Times New Roman"/>
          <w:vertAlign w:val="subscript"/>
          <w:lang w:val="en-GB"/>
        </w:rPr>
        <w:t>2</w:t>
      </w:r>
      <w:r w:rsidR="00C36206" w:rsidRPr="001E7A27">
        <w:rPr>
          <w:rFonts w:cs="Times New Roman"/>
          <w:lang w:val="en-GB"/>
        </w:rPr>
        <w:t xml:space="preserve">, </w:t>
      </w:r>
      <w:r w:rsidRPr="001E7A27">
        <w:rPr>
          <w:rFonts w:eastAsia="MS Mincho" w:cs="Times New Roman"/>
          <w:lang w:val="en-GB"/>
        </w:rPr>
        <w:t xml:space="preserve">the physics of </w:t>
      </w:r>
      <w:r w:rsidRPr="001E7A27">
        <w:rPr>
          <w:rFonts w:cs="Times New Roman"/>
          <w:lang w:val="en-GB"/>
        </w:rPr>
        <w:t>CO</w:t>
      </w:r>
      <w:r w:rsidRPr="001E7A27">
        <w:rPr>
          <w:rFonts w:cs="Times New Roman"/>
          <w:vertAlign w:val="subscript"/>
          <w:lang w:val="en-GB"/>
        </w:rPr>
        <w:t>2</w:t>
      </w:r>
      <w:r w:rsidRPr="001E7A27">
        <w:rPr>
          <w:rFonts w:eastAsia="MS Mincho" w:cs="Times New Roman"/>
          <w:lang w:val="en-GB"/>
        </w:rPr>
        <w:t xml:space="preserve"> transfer across the air-sea interface, </w:t>
      </w:r>
      <w:r w:rsidR="00C36206" w:rsidRPr="001E7A27">
        <w:rPr>
          <w:rFonts w:eastAsia="MS Mincho" w:cs="Times New Roman"/>
          <w:lang w:val="en-GB"/>
        </w:rPr>
        <w:t xml:space="preserve">the </w:t>
      </w:r>
      <w:r w:rsidRPr="001E7A27">
        <w:rPr>
          <w:rFonts w:eastAsia="MS Mincho" w:cs="Times New Roman"/>
          <w:lang w:val="en-GB"/>
        </w:rPr>
        <w:t xml:space="preserve">carbonate </w:t>
      </w:r>
      <w:r w:rsidRPr="001E7A27">
        <w:rPr>
          <w:rFonts w:eastAsia="MS Mincho" w:cs="Times New Roman"/>
          <w:iCs/>
          <w:lang w:val="en-GB"/>
        </w:rPr>
        <w:t>chemistry in seawater,</w:t>
      </w:r>
      <w:r w:rsidRPr="001E7A27">
        <w:rPr>
          <w:rFonts w:eastAsia="MS Mincho" w:cs="Times New Roman"/>
          <w:lang w:val="en-GB"/>
        </w:rPr>
        <w:t xml:space="preserve"> </w:t>
      </w:r>
      <w:r w:rsidR="00C36206" w:rsidRPr="001E7A27">
        <w:rPr>
          <w:rFonts w:eastAsia="MS Mincho" w:cs="Times New Roman"/>
          <w:lang w:val="en-GB"/>
        </w:rPr>
        <w:t xml:space="preserve">the </w:t>
      </w:r>
      <w:r w:rsidRPr="001E7A27">
        <w:rPr>
          <w:rFonts w:eastAsia="MS Mincho" w:cs="Times New Roman"/>
          <w:lang w:val="en-GB"/>
        </w:rPr>
        <w:t>trends of ocean acidification being observed in the past decades (Section 5.3.3.2) and mode</w:t>
      </w:r>
      <w:r w:rsidR="00080CE0" w:rsidRPr="001E7A27">
        <w:rPr>
          <w:rFonts w:eastAsia="MS Mincho" w:cs="Times New Roman"/>
          <w:lang w:val="en-GB"/>
        </w:rPr>
        <w:t>l</w:t>
      </w:r>
      <w:r w:rsidRPr="001E7A27">
        <w:rPr>
          <w:rFonts w:eastAsia="MS Mincho" w:cs="Times New Roman"/>
          <w:lang w:val="en-GB"/>
        </w:rPr>
        <w:t>ling studies described in this section</w:t>
      </w:r>
      <w:r w:rsidR="00C36206" w:rsidRPr="001E7A27">
        <w:rPr>
          <w:rFonts w:eastAsia="MS Mincho" w:cs="Times New Roman"/>
          <w:lang w:val="en-GB"/>
        </w:rPr>
        <w:t xml:space="preserve">, it is </w:t>
      </w:r>
      <w:r w:rsidR="00C36206" w:rsidRPr="001E7A27">
        <w:rPr>
          <w:rFonts w:eastAsia="MS Mincho" w:cs="Times New Roman"/>
          <w:i/>
          <w:iCs/>
          <w:lang w:val="en-GB"/>
        </w:rPr>
        <w:t>virtually certain</w:t>
      </w:r>
      <w:r w:rsidR="00C36206" w:rsidRPr="001E7A27">
        <w:rPr>
          <w:rFonts w:eastAsia="MS Mincho" w:cs="Times New Roman"/>
          <w:lang w:val="en-GB"/>
        </w:rPr>
        <w:t xml:space="preserve"> that </w:t>
      </w:r>
      <w:r w:rsidR="00C36206" w:rsidRPr="001E7A27">
        <w:rPr>
          <w:rFonts w:cs="Times New Roman"/>
          <w:lang w:val="en-GB"/>
        </w:rPr>
        <w:t>ocean acidification will continue to grow</w:t>
      </w:r>
      <w:r w:rsidRPr="001E7A27">
        <w:rPr>
          <w:rFonts w:eastAsia="MS Mincho" w:cs="Times New Roman"/>
          <w:lang w:val="en-GB"/>
        </w:rPr>
        <w:t xml:space="preserve">. However, </w:t>
      </w:r>
      <w:r w:rsidRPr="001E7A27">
        <w:rPr>
          <w:rFonts w:cs="Times New Roman"/>
          <w:lang w:val="en-GB"/>
        </w:rPr>
        <w:t xml:space="preserve">the magnitude and sign </w:t>
      </w:r>
      <w:ins w:id="3379" w:author="Tom Maycock" w:date="2021-09-08T17:23:00Z">
        <w:r w:rsidR="00C84123">
          <w:rPr>
            <w:rFonts w:cs="Times New Roman"/>
            <w:lang w:val="en-GB"/>
          </w:rPr>
          <w:t xml:space="preserve">(direction) </w:t>
        </w:r>
      </w:ins>
      <w:r w:rsidRPr="001E7A27">
        <w:rPr>
          <w:rFonts w:cs="Times New Roman"/>
          <w:lang w:val="en-GB"/>
        </w:rPr>
        <w:t>of many of ocean carbon</w:t>
      </w:r>
      <w:ins w:id="3380" w:author="Soapbox" w:date="2021-07-16T07:57:00Z">
        <w:r w:rsidR="00576D5B" w:rsidRPr="001E7A27">
          <w:rPr>
            <w:rFonts w:cs="Times New Roman"/>
            <w:lang w:val="en-GB"/>
          </w:rPr>
          <w:t>–</w:t>
        </w:r>
      </w:ins>
      <w:del w:id="3381" w:author="Soapbox" w:date="2021-07-16T07:57:00Z">
        <w:r w:rsidRPr="001E7A27" w:rsidDel="00576D5B">
          <w:rPr>
            <w:rFonts w:cs="Times New Roman"/>
            <w:lang w:val="en-GB"/>
          </w:rPr>
          <w:delText>-</w:delText>
        </w:r>
      </w:del>
      <w:r w:rsidRPr="001E7A27">
        <w:rPr>
          <w:rFonts w:cs="Times New Roman"/>
          <w:lang w:val="en-GB"/>
        </w:rPr>
        <w:t xml:space="preserve">climate feedbacks are still poorly constrained </w:t>
      </w:r>
      <w:commentRangeStart w:id="3382"/>
      <w:commentRangeStart w:id="3383"/>
      <w:r w:rsidRPr="001E7A27">
        <w:rPr>
          <w:rFonts w:cs="Times New Roman"/>
          <w:lang w:val="en-GB"/>
        </w:rPr>
        <w:fldChar w:fldCharType="begin" w:fldLock="1"/>
      </w:r>
      <w:ins w:id="3384" w:author="Robin Matthews" w:date="2021-06-17T17:31:00Z">
        <w:r w:rsidR="00DC5407" w:rsidRPr="001E7A27">
          <w:rPr>
            <w:rFonts w:cs="Times New Roman"/>
            <w:lang w:val="en-GB"/>
          </w:rPr>
          <w:instrText>ADDIN CSL_CITATION { "citationItems" : [ { "id" : "ITEM-1", "itemData" : { "DOI" : "10.5194/bg-11-3965-2014", "ISSN" : "1726-4189", "abstract" : "Abstract. Ocean acidification (OA) is the consequence of rising atmospheric CO2 levels, and it is occurring in conjunction with global warming. Observational studies show that OA will impact ocean biogeochemical cycles. Here, we use an Earth system model under the RCP8.5 emission scenario to evaluate and quantify the first-order impacts of OA on marine biogeochemical cycles, and its potential feedback on our future climate. We find that OA impacts have only a small impact on the future atmospheric CO2 (less than 45 ppm) and global warming (less than a 0.25 K) by 2100. While the climate change feedbacks are small, OA impacts may significantly alter the distribution of biological production and remineralisation, which would alter the dissolved oxygen distribution in the ocean interior. Our results demonstrate that the consequences of OA will not be through its impact on climate change, but on how it impacts the flow of energy in marine ecosystems, which may significantly impact their productivity, composition and diversity.", "author" : [ { "dropping-particle" : "", "family" : "Matear", "given" : "R. J.", "non-dropping-particle" : "", "parse-names" : false, "suffix" : "" }, { "dropping-particle" : "", "family" : "Lenton", "given" : "A.", "non-dropping-particle" : "", "parse-names" : false, "suffix" : "" } ], "container-title" : "Biogeosciences", "id" : "ITEM-1", "issue" : "14", "issued" : { "date-parts" : [ [ "2014", "7", "30" ] ] }, "page" : "3965-3983", "title" : "Quantifying the impact of ocean acidification on our future climate", "translator" : [ { "dropping-particle" : "", "family" : "L5121", "given" : "", "non-dropping-particle" : "", "parse-names" : false, "suffix" : "" } ], "type" : "article-journal", "volume" : "11" }, "uris" : [ "http://www.mendeley.com/documents/?uuid=349c7dde-f13f-36f2-9d63-1fc34fb50311" ] } ], "mendeley" : { "formattedCitation" : "(Matear and Lenton, 2014)", "manualFormatting" : "(Matear and Lenton, 2014, 2018)", "plainTextFormattedCitation" : "(Matear and Lenton, 2014)", "previouslyFormattedCitation" : "(Matear and Lenton, 2014)" }, "properties" : { "noteIndex" : 0 }, "schema" : "https://github.com/citation-style-language/schema/raw/master/csl-citation.json" }</w:instrText>
        </w:r>
      </w:ins>
      <w:del w:id="3385" w:author="Robin Matthews" w:date="2021-06-17T17:31:00Z">
        <w:r w:rsidR="00747167" w:rsidRPr="001E7A27" w:rsidDel="00DC5407">
          <w:rPr>
            <w:rFonts w:cs="Times New Roman"/>
            <w:lang w:val="en-GB"/>
          </w:rPr>
          <w:delInstrText>ADDIN CSL_CITATION { "citationItems" : [ { "id" : "ITEM-1", "itemData" : { "DOI" : "10.5194/bg-11-3965-2014", "ISSN" : "1726-4189", "abstract" : "Abstract. Ocean acidification (OA) is the consequence of rising atmospheric CO2 levels, and it is occurring in conjunction with global warming. Observational studies show that OA will impact ocean biogeochemical cycles. Here, we use an Earth system model under the RCP8.5 emission scenario to evaluate and quantify the first-order impacts of OA on marine biogeochemical cycles, and its potential feedback on our future climate. We find that OA impacts have only a small impact on the future atmospheric CO2 (less than 45 ppm) and global warming (less than a 0.25 K) by 2100. While the climate change feedbacks are small, OA impacts may significantly alter the distribution of biological production and remineralisation, which would alter the dissolved oxygen distribution in the ocean interior. Our results demonstrate that the consequences of OA will not be through its impact on climate change, but on how it impacts the flow of energy in marine ecosystems, which may significantly impact their productivity, composition and diversity.", "author" : [ { "dropping-particle" : "", "family" : "Matear", "given" : "R. J.", "non-dropping-particle" : "", "parse-names" : false, "suffix" : "" }, { "dropping-particle" : "", "family" : "Lenton", "given" : "A.", "non-dropping-particle" : "", "parse-names" : false, "suffix" : "" } ], "container-title" : "Biogeosciences", "id" : "ITEM-1", "issue" : "14", "issued" : { "date-parts" : [ [ "2014", "7", "30" ] ] }, "page" : "3965-3983", "title" : "Quantifying the impact of ocean acidification on our future climate", "translator" : [ { "dropping-particle" : "", "family" : "L5121", "given" : "", "non-dropping-particle" : "", "parse-names" : false, "suffix" : "" } ], "type" : "article-journal", "volume" : "11" }, "uris" : [ "http://www.mendeley.com/documents/?uuid=349c7dde-f13f-36f2-9d63-1fc34fb50311" ] } ], "mendeley" : { "formattedCitation" : "(Matear and Lenton, 2014)", "manualFormatting" : "(Matear and Lenton, 2014; Matear and Lenton, 2018)", "plainTextFormattedCitation" : "(Matear and Lenton, 2014)", "previouslyFormattedCitation" : "(Matear and Lenton, 2014)" }, "properties" : { "noteIndex" : 0 }, "schema" : "https://github.com/citation-style-language/schema/raw/master/csl-citation.json" }</w:delInstrText>
        </w:r>
      </w:del>
      <w:r w:rsidRPr="001E7A27">
        <w:rPr>
          <w:rFonts w:cs="Times New Roman"/>
          <w:lang w:val="en-GB"/>
        </w:rPr>
        <w:fldChar w:fldCharType="separate"/>
      </w:r>
      <w:r w:rsidR="00025FA2" w:rsidRPr="001E7A27">
        <w:rPr>
          <w:rFonts w:cs="Times New Roman"/>
          <w:noProof/>
          <w:lang w:val="en-GB"/>
        </w:rPr>
        <w:t>(Matear and Lenton, 2014</w:t>
      </w:r>
      <w:ins w:id="3386" w:author="Robin Matthews" w:date="2021-06-17T17:31:00Z">
        <w:r w:rsidR="00DC5407" w:rsidRPr="001E7A27">
          <w:rPr>
            <w:rFonts w:cs="Times New Roman"/>
            <w:noProof/>
            <w:lang w:val="en-GB"/>
          </w:rPr>
          <w:t xml:space="preserve">, </w:t>
        </w:r>
      </w:ins>
      <w:del w:id="3387" w:author="Robin Matthews" w:date="2021-06-17T17:31:00Z">
        <w:r w:rsidR="00025FA2" w:rsidRPr="001E7A27" w:rsidDel="00DC5407">
          <w:rPr>
            <w:rFonts w:cs="Times New Roman"/>
            <w:noProof/>
            <w:lang w:val="en-GB"/>
          </w:rPr>
          <w:delText xml:space="preserve">; Matear and Lenton, </w:delText>
        </w:r>
      </w:del>
      <w:r w:rsidR="00025FA2" w:rsidRPr="001E7A27">
        <w:rPr>
          <w:rFonts w:cs="Times New Roman"/>
          <w:noProof/>
          <w:lang w:val="en-GB"/>
        </w:rPr>
        <w:t>2018)</w:t>
      </w:r>
      <w:r w:rsidRPr="001E7A27">
        <w:rPr>
          <w:rFonts w:cs="Times New Roman"/>
          <w:lang w:val="en-GB"/>
        </w:rPr>
        <w:fldChar w:fldCharType="end"/>
      </w:r>
      <w:commentRangeEnd w:id="3382"/>
      <w:r w:rsidR="00025FA2" w:rsidRPr="001E7A27">
        <w:rPr>
          <w:rStyle w:val="CommentReference"/>
          <w:lang w:val="en-GB"/>
        </w:rPr>
        <w:commentReference w:id="3382"/>
      </w:r>
      <w:commentRangeEnd w:id="3383"/>
      <w:r w:rsidR="00DC5407" w:rsidRPr="001E7A27">
        <w:rPr>
          <w:rStyle w:val="CommentReference"/>
          <w:lang w:val="en-GB"/>
        </w:rPr>
        <w:commentReference w:id="3383"/>
      </w:r>
      <w:r w:rsidRPr="001E7A27">
        <w:rPr>
          <w:rFonts w:cs="Times New Roman"/>
          <w:lang w:val="en-GB"/>
        </w:rPr>
        <w:t xml:space="preserve">, leading to </w:t>
      </w:r>
      <w:r w:rsidRPr="001E7A27">
        <w:rPr>
          <w:rFonts w:cs="Times New Roman"/>
          <w:i/>
          <w:iCs/>
          <w:lang w:val="en-GB"/>
        </w:rPr>
        <w:t xml:space="preserve">low confidence </w:t>
      </w:r>
      <w:r w:rsidRPr="001E7A27">
        <w:rPr>
          <w:rFonts w:cs="Times New Roman"/>
          <w:lang w:val="en-GB"/>
        </w:rPr>
        <w:t>in their significant and long-lasting impacts on ocean acidification.</w:t>
      </w:r>
    </w:p>
    <w:p w14:paraId="13DBE5D3" w14:textId="77777777" w:rsidR="006238CE" w:rsidRPr="001E7A27" w:rsidRDefault="006238CE" w:rsidP="005C7F25">
      <w:pPr>
        <w:pStyle w:val="AR6BodyText"/>
        <w:rPr>
          <w:lang w:val="en-GB"/>
        </w:rPr>
      </w:pPr>
    </w:p>
    <w:p w14:paraId="60B5080F" w14:textId="77777777" w:rsidR="001C7F75" w:rsidRPr="001E7A27" w:rsidRDefault="001C7F75" w:rsidP="005C7F25">
      <w:pPr>
        <w:pStyle w:val="AR6BodyText"/>
        <w:rPr>
          <w:lang w:val="en-GB"/>
        </w:rPr>
      </w:pPr>
    </w:p>
    <w:p w14:paraId="760C79C2" w14:textId="27AA8365" w:rsidR="006238CE" w:rsidRPr="001E7A27" w:rsidRDefault="006238CE" w:rsidP="0098460A">
      <w:pPr>
        <w:pStyle w:val="AR6Chap5Level35111"/>
        <w:rPr>
          <w:lang w:val="en-GB"/>
        </w:rPr>
      </w:pPr>
      <w:bookmarkStart w:id="3388" w:name="_Toc33564273"/>
      <w:bookmarkStart w:id="3389" w:name="_Toc70535686"/>
      <w:r w:rsidRPr="001E7A27">
        <w:rPr>
          <w:lang w:val="en-GB"/>
        </w:rPr>
        <w:t xml:space="preserve">Reversal of </w:t>
      </w:r>
      <w:r w:rsidR="003760AB" w:rsidRPr="001E7A27">
        <w:rPr>
          <w:lang w:val="en-GB"/>
        </w:rPr>
        <w:t>O</w:t>
      </w:r>
      <w:r w:rsidRPr="001E7A27">
        <w:rPr>
          <w:lang w:val="en-GB"/>
        </w:rPr>
        <w:t>cean</w:t>
      </w:r>
      <w:r w:rsidR="003760AB" w:rsidRPr="001E7A27">
        <w:rPr>
          <w:lang w:val="en-GB"/>
        </w:rPr>
        <w:t xml:space="preserve"> A</w:t>
      </w:r>
      <w:r w:rsidRPr="001E7A27">
        <w:rPr>
          <w:lang w:val="en-GB"/>
        </w:rPr>
        <w:t xml:space="preserve">cidification by </w:t>
      </w:r>
      <w:r w:rsidR="003760AB" w:rsidRPr="001E7A27">
        <w:rPr>
          <w:lang w:val="en-GB"/>
        </w:rPr>
        <w:t>C</w:t>
      </w:r>
      <w:r w:rsidRPr="001E7A27">
        <w:rPr>
          <w:lang w:val="en-GB"/>
        </w:rPr>
        <w:t xml:space="preserve">arbon </w:t>
      </w:r>
      <w:r w:rsidR="003760AB" w:rsidRPr="001E7A27">
        <w:rPr>
          <w:lang w:val="en-GB"/>
        </w:rPr>
        <w:t>D</w:t>
      </w:r>
      <w:r w:rsidRPr="001E7A27">
        <w:rPr>
          <w:lang w:val="en-GB"/>
        </w:rPr>
        <w:t xml:space="preserve">ioxide </w:t>
      </w:r>
      <w:r w:rsidR="003760AB" w:rsidRPr="001E7A27">
        <w:rPr>
          <w:lang w:val="en-GB"/>
        </w:rPr>
        <w:t>R</w:t>
      </w:r>
      <w:r w:rsidRPr="001E7A27">
        <w:rPr>
          <w:lang w:val="en-GB"/>
        </w:rPr>
        <w:t>emoval</w:t>
      </w:r>
      <w:bookmarkEnd w:id="3388"/>
      <w:bookmarkEnd w:id="3389"/>
    </w:p>
    <w:p w14:paraId="57A80AD3" w14:textId="39CC76D4" w:rsidR="006238CE" w:rsidRPr="001E7A27" w:rsidRDefault="006238CE" w:rsidP="005C7F25">
      <w:pPr>
        <w:pStyle w:val="AR6BodyText"/>
        <w:rPr>
          <w:lang w:val="en-GB"/>
        </w:rPr>
      </w:pPr>
    </w:p>
    <w:p w14:paraId="7C096517" w14:textId="72EA3798" w:rsidR="001A302B" w:rsidRPr="001E7A27" w:rsidRDefault="001A302B" w:rsidP="001A302B">
      <w:pPr>
        <w:pStyle w:val="AR6BodyText"/>
        <w:rPr>
          <w:lang w:val="en-GB"/>
        </w:rPr>
      </w:pPr>
      <w:r w:rsidRPr="001E7A27">
        <w:rPr>
          <w:lang w:val="en-GB" w:eastAsia="en-US"/>
        </w:rPr>
        <w:t>Reversing the increase in atmospheric CO</w:t>
      </w:r>
      <w:r w:rsidRPr="001E7A27">
        <w:rPr>
          <w:vertAlign w:val="subscript"/>
          <w:lang w:val="en-GB" w:eastAsia="en-US"/>
        </w:rPr>
        <w:t>2</w:t>
      </w:r>
      <w:r w:rsidRPr="001E7A27">
        <w:rPr>
          <w:lang w:val="en-GB" w:eastAsia="en-US"/>
        </w:rPr>
        <w:t xml:space="preserve"> concentrations through negative emissions (Section 5.6) will reverse</w:t>
      </w:r>
      <w:r w:rsidRPr="001E7A27">
        <w:rPr>
          <w:lang w:val="en-GB"/>
        </w:rPr>
        <w:t xml:space="preserve"> </w:t>
      </w:r>
      <w:r w:rsidRPr="001E7A27">
        <w:rPr>
          <w:lang w:val="en-GB" w:eastAsia="en-US"/>
        </w:rPr>
        <w:t>ocean acidification at the sea surface but will not result in rapid amelioration of ocean acidification in the deeper ocean (Section 5.3.3.2). The ocean’s uptake of atmospheric CO</w:t>
      </w:r>
      <w:r w:rsidRPr="001E7A27">
        <w:rPr>
          <w:vertAlign w:val="subscript"/>
          <w:lang w:val="en-GB" w:eastAsia="en-US"/>
        </w:rPr>
        <w:t>2</w:t>
      </w:r>
      <w:r w:rsidRPr="001E7A27">
        <w:rPr>
          <w:lang w:val="en-GB" w:eastAsia="en-US"/>
        </w:rPr>
        <w:t xml:space="preserve"> will start to decrease as atmospheric CO</w:t>
      </w:r>
      <w:r w:rsidRPr="001E7A27">
        <w:rPr>
          <w:vertAlign w:val="subscript"/>
          <w:lang w:val="en-GB" w:eastAsia="en-US"/>
        </w:rPr>
        <w:t>2</w:t>
      </w:r>
      <w:r w:rsidRPr="001E7A27">
        <w:rPr>
          <w:lang w:val="en-GB" w:eastAsia="en-US"/>
        </w:rPr>
        <w:t xml:space="preserve"> decreases </w:t>
      </w:r>
      <w:ins w:id="3390" w:author="Ian Blenkinsop" w:date="2021-07-28T14:10:00Z">
        <w:r w:rsidR="007410AC" w:rsidRPr="001E7A27">
          <w:rPr>
            <w:lang w:val="en-GB" w:eastAsia="en-US"/>
          </w:rPr>
          <w:t xml:space="preserve">(Sections 5.4.5, 5.4.10 and 5.6.2.1; </w:t>
        </w:r>
      </w:ins>
      <w:r w:rsidRPr="001E7A27">
        <w:rPr>
          <w:lang w:val="en-GB" w:eastAsia="en-US"/>
        </w:rPr>
        <w:fldChar w:fldCharType="begin" w:fldLock="1"/>
      </w:r>
      <w:r w:rsidR="00747167" w:rsidRPr="001E7A27">
        <w:rPr>
          <w:lang w:val="en-GB" w:eastAsia="en-US"/>
        </w:rPr>
        <w:instrText>ADDIN CSL_CITATION { "citationItems" : [ { "id" : "ITEM-1", "itemData" : { "DOI" : "10.1038/nclimate2729", "ISSN" : "1758-678X", "author" : [ { "dropping-particle" : "", "family" : "Mathesius", "given" : "Sabine", "non-dropping-particle" : "", "parse-names" : false, "suffix" : "" }, { "dropping-particle" : "", "family" : "Hofmann", "given" : "Matthias", "non-dropping-particle" : "", "parse-names" : false, "suffix" : "" }, { "dropping-particle" : "", "family" : "Caldeira", "given" : "Ken", "non-dropping-particle" : "", "parse-names" : false, "suffix" : "" }, { "dropping-particle" : "", "family" : "Schellnhuber", "given" : "Hans Joachim", "non-dropping-particle" : "", "parse-names" : false, "suffix" : "" } ], "container-title" : "Nature Climate Change", "id" : "ITEM-1", "issue" : "12", "issued" : { "date-parts" : [ [ "2015", "12", "3" ] ] }, "page" : "1107-1113", "title" : "Long-term response of oceans to CO2 removal from the atmosphere", "translator" : [ { "dropping-particle" : "", "family" : "L3823", "given" : "", "non-dropping-particle" : "", "parse-names" : false, "suffix" : "" } ], "type" : "article-journal", "volume" : "5" }, "uris" : [ "http://www.mendeley.com/documents/?uuid=5cff2f57-4c02-48c5-81dc-c297efabcf78" ] }, { "id" : "ITEM-2",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"mendeley" : { "formattedCitation" : "(Mathesius et al., 2015; Tokarska and Zickfeld, 2015)", "plainTextFormattedCitation" : "(Mathesius et al., 2015; Tokarska and Zickfeld, 2015)", "previouslyFormattedCitation" : "(Mathesius et al., 2015; Tokarska and Zickfeld, 2015)" }, "properties" : { "noteIndex" : 0 }, "schema" : "https://github.com/citation-style-language/schema/raw/master/csl-citation.json" }</w:instrText>
      </w:r>
      <w:r w:rsidRPr="001E7A27">
        <w:rPr>
          <w:lang w:val="en-GB" w:eastAsia="en-US"/>
        </w:rPr>
        <w:fldChar w:fldCharType="separate"/>
      </w:r>
      <w:del w:id="3391" w:author="Ian Blenkinsop" w:date="2021-07-28T14:10:00Z">
        <w:r w:rsidR="00025FA2" w:rsidRPr="001E7A27" w:rsidDel="007410AC">
          <w:rPr>
            <w:noProof/>
            <w:lang w:val="en-GB" w:eastAsia="en-US"/>
          </w:rPr>
          <w:delText>(</w:delText>
        </w:r>
      </w:del>
      <w:r w:rsidR="00025FA2" w:rsidRPr="001E7A27">
        <w:rPr>
          <w:noProof/>
          <w:lang w:val="en-GB" w:eastAsia="en-US"/>
        </w:rPr>
        <w:t>Mathesius et al., 2015; Tokarska and Zickfeld, 2015</w:t>
      </w:r>
      <w:ins w:id="3392" w:author="Soapbox" w:date="2021-07-27T14:50:00Z">
        <w:del w:id="3393" w:author="Ian Blenkinsop" w:date="2021-07-28T14:10:00Z">
          <w:r w:rsidR="00B73141" w:rsidRPr="001E7A27" w:rsidDel="007410AC">
            <w:rPr>
              <w:noProof/>
              <w:lang w:val="en-GB" w:eastAsia="en-US"/>
            </w:rPr>
            <w:delText>;</w:delText>
          </w:r>
        </w:del>
      </w:ins>
      <w:del w:id="3394" w:author="Soapbox" w:date="2021-07-27T14:50:00Z">
        <w:r w:rsidR="00025FA2" w:rsidRPr="001E7A27" w:rsidDel="00B73141">
          <w:rPr>
            <w:noProof/>
            <w:lang w:val="en-GB" w:eastAsia="en-US"/>
          </w:rPr>
          <w:delText>)</w:delText>
        </w:r>
      </w:del>
      <w:r w:rsidRPr="001E7A27">
        <w:rPr>
          <w:lang w:val="en-GB" w:eastAsia="en-US"/>
        </w:rPr>
        <w:fldChar w:fldCharType="end"/>
      </w:r>
      <w:del w:id="3395" w:author="Soapbox" w:date="2021-07-27T14:50:00Z">
        <w:r w:rsidRPr="001E7A27" w:rsidDel="00B73141">
          <w:rPr>
            <w:lang w:val="en-GB" w:eastAsia="en-US"/>
          </w:rPr>
          <w:delText xml:space="preserve"> (</w:delText>
        </w:r>
      </w:del>
      <w:ins w:id="3396" w:author="Soapbox" w:date="2021-07-27T14:50:00Z">
        <w:del w:id="3397" w:author="Ian Blenkinsop" w:date="2021-07-28T14:10:00Z">
          <w:r w:rsidR="00B73141" w:rsidRPr="001E7A27" w:rsidDel="007410AC">
            <w:rPr>
              <w:lang w:val="en-GB" w:eastAsia="en-US"/>
            </w:rPr>
            <w:delText xml:space="preserve"> </w:delText>
          </w:r>
        </w:del>
      </w:ins>
      <w:del w:id="3398" w:author="Ian Blenkinsop" w:date="2021-07-28T14:10:00Z">
        <w:r w:rsidRPr="001E7A27" w:rsidDel="007410AC">
          <w:rPr>
            <w:lang w:val="en-GB" w:eastAsia="en-US"/>
          </w:rPr>
          <w:delText>Sections 5.4.5, 5.4.10; 5.6.2.1</w:delText>
        </w:r>
      </w:del>
      <w:r w:rsidRPr="001E7A27">
        <w:rPr>
          <w:lang w:val="en-GB" w:eastAsia="en-US"/>
        </w:rPr>
        <w:t>) However, because of the long time</w:t>
      </w:r>
      <w:ins w:id="3399" w:author="Soapbox" w:date="2021-07-15T12:51:00Z">
        <w:r w:rsidR="006C248B" w:rsidRPr="001E7A27">
          <w:rPr>
            <w:lang w:val="en-GB" w:eastAsia="en-US"/>
          </w:rPr>
          <w:t xml:space="preserve"> </w:t>
        </w:r>
      </w:ins>
      <w:r w:rsidRPr="001E7A27">
        <w:rPr>
          <w:lang w:val="en-GB" w:eastAsia="en-US"/>
        </w:rPr>
        <w:t>scales of the ocean turnover that transfers CO</w:t>
      </w:r>
      <w:r w:rsidRPr="001E7A27">
        <w:rPr>
          <w:vertAlign w:val="subscript"/>
          <w:lang w:val="en-GB" w:eastAsia="en-US"/>
        </w:rPr>
        <w:t>2</w:t>
      </w:r>
      <w:r w:rsidRPr="001E7A27">
        <w:rPr>
          <w:lang w:val="en-GB" w:eastAsia="en-US"/>
        </w:rPr>
        <w:t xml:space="preserve"> from the upper to the deep ocean, excess carbon will continue to accumulate in the deep ocean even after a decrease in atmospheric CO</w:t>
      </w:r>
      <w:r w:rsidRPr="001E7A27">
        <w:rPr>
          <w:vertAlign w:val="subscript"/>
          <w:lang w:val="en-GB" w:eastAsia="en-US"/>
        </w:rPr>
        <w:t>2</w:t>
      </w:r>
      <w:r w:rsidRPr="001E7A27">
        <w:rPr>
          <w:lang w:val="en-GB" w:eastAsia="en-US"/>
        </w:rPr>
        <w:t xml:space="preserve"> </w:t>
      </w:r>
      <w:commentRangeStart w:id="3400"/>
      <w:commentRangeStart w:id="3401"/>
      <w:r w:rsidRPr="001E7A27">
        <w:rPr>
          <w:lang w:val="en-GB" w:eastAsia="en-US"/>
        </w:rPr>
        <w:fldChar w:fldCharType="begin" w:fldLock="1"/>
      </w:r>
      <w:r w:rsidR="00747167" w:rsidRPr="001E7A27">
        <w:rPr>
          <w:lang w:val="en-GB" w:eastAsia="en-US"/>
        </w:rPr>
        <w:instrText>ADDIN CSL_CITATION { "citationItems" : [ { "id" : "ITEM-1", "itemData" : { "DOI" : "10.1088/1748-9326/9/2/024012", "ISSN" : "1748-9326", "abstract" : "We perform coupled climate-carbon cycle model simulations to examine changes in ocean acidity in response to idealized change of atmospheric CO2. Atmospheric CO2 increases at a rate of 1% per year to four times its pre-industrial level of 280 ppm and then decreases at the same rate to the pre-industrial level. Our simulations show that changes in surface ocean chemistry largely follow changes in atmospheric CO2. However, changes in deep ocean chemistry in general lag behind the change in atmospheric CO2 because of the long time scale associated with the penetration of excess CO2 into the deep ocean. In our simulations with the effect of climate change, when atmospheric CO2 reaches four times its pre-industrial level, global mean aragonite saturation horizon (ASH) shoals from the pre-industrial value of 1288 to 143 m. When atmospheric CO2 returns from the peak value of 1120 ppm to pre-industrial level, ASH is 630 m, which is approximately the value of ASH when atmospheric CO2 first increases to 719 ppm. At pre-industrial CO2 9% deep-sea cold-water corals are surrounded by seawater that is undersaturated with aragonite. When atmospheric CO2 reaches 1120 ppm, 73% cold-water coral locations are surrounded by seawater with aragonite undersaturation, and when atmospheric CO2 returns to the pre-industrial level, 18% cold-water coral locations are surrounded by seawater with aragonite undersaturation. Our analysis indicates the difficulty for some marine ecosystems to recover to their natural chemical habitats even if atmospheric CO2 content can be lowered in the future.", "author" : [ { "dropping-particle" : "", "family" : "Cao", "given" : "Long", "non-dropping-particle" : "", "parse-names" : false, "suffix" : "" }, { "dropping-particle" : "", "family" : "Zhang", "given" : "Han", "non-dropping-particle" : "", "parse-names" : false, "suffix" : "" }, { "dropping-particle" : "", "family" : "Zheng", "given" : "Meidi", "non-dropping-particle" : "", "parse-names" : false, "suffix" : "" }, { "dropping-particle" : "", "family" : "Wang", "given" : "Shuangjing", "non-dropping-particle" : "", "parse-names" : false, "suffix" : "" } ], "container-title" : "Environmental Research Letters", "id" : "ITEM-1", "issue" : "2", "issued" : { "date-parts" : [ [ "2014", "1", "1" ] ] }, "page" : "024012", "title" : "Response of ocean acidification to a gradual increase and decrease of atmospheric CO2", "translator" : [ { "dropping-particle" : "", "family" : "L4295", "given" : "", "non-dropping-particle" : "", "parse-names" : false, "suffix" : "" } ], "type" : "article-journal", "volume" : "9" }, "uris" : [ "http://www.mendeley.com/documents/?uuid=a6aeda3c-29d4-4251-8ef6-71e3cff7f68c" ] }, { "id" : "ITEM-2", "itemData" : { "DOI" : "10.1038/nclimate2729", "ISSN" : "1758-678X", "author" : [ { "dropping-particle" : "", "family" : "Mathesius", "given" : "Sabine", "non-dropping-particle" : "", "parse-names" : false, "suffix" : "" }, { "dropping-particle" : "", "family" : "Hofmann", "given" : "Matthias", "non-dropping-particle" : "", "parse-names" : false, "suffix" : "" }, { "dropping-particle" : "", "family" : "Caldeira", "given" : "Ken", "non-dropping-particle" : "", "parse-names" : false, "suffix" : "" }, { "dropping-particle" : "", "family" : "Schellnhuber", "given" : "Hans Joachim", "non-dropping-particle" : "", "parse-names" : false, "suffix" : "" } ], "container-title" : "Nature Climate Change", "id" : "ITEM-2", "issue" : "12", "issued" : { "date-parts" : [ [ "2015", "12", "3" ] ] }, "page" : "1107-1113", "title" : "Long-term response of oceans to CO2 removal from the atmosphere", "translator" : [ { "dropping-particle" : "", "family" : "L3823", "given" : "", "non-dropping-particle" : "", "parse-names" : false, "suffix" : "" } ], "type" : "article-journal", "volume" : "5" }, "uris" : [ "http://www.mendeley.com/documents/?uuid=5cff2f57-4c02-48c5-81dc-c297efabcf78" ] }, { "id" : "ITEM-3",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"ITEM-3",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"mendeley" : { "formattedCitation" : "(Cao et al., 2014; Mathesius et al., 2015; Tokarska and Zickfeld, 2015)", "manualFormatting" : "(Cao et al., 2014; Mathesius et al., 2015; Tokarska and Zickfeld, 2015; Li et al., 2020)", "plainTextFormattedCitation" : "(Cao et al., 2014; Mathesius et al., 2015; Tokarska and Zickfeld, 2015)", "previouslyFormattedCitation" : "(Cao et al., 2014; Mathesius et al., 2015; Tokarska and Zickfeld, 2015)"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(Cao et al., 2014; Mathesius et al., 2015; Tokarska and Zickfeld, 2015; Li et al., 2020)</w:t>
      </w:r>
      <w:r w:rsidRPr="001E7A27">
        <w:rPr>
          <w:lang w:val="en-GB" w:eastAsia="en-US"/>
        </w:rPr>
        <w:fldChar w:fldCharType="end"/>
      </w:r>
      <w:commentRangeEnd w:id="3400"/>
      <w:r w:rsidR="00025FA2" w:rsidRPr="001E7A27">
        <w:rPr>
          <w:rStyle w:val="CommentReference"/>
          <w:lang w:val="en-GB"/>
        </w:rPr>
        <w:commentReference w:id="3400"/>
      </w:r>
      <w:commentRangeEnd w:id="3401"/>
      <w:r w:rsidR="00DC5407" w:rsidRPr="001E7A27">
        <w:rPr>
          <w:rStyle w:val="CommentReference"/>
          <w:lang w:val="en-GB"/>
        </w:rPr>
        <w:commentReference w:id="3401"/>
      </w:r>
      <w:r w:rsidRPr="001E7A27">
        <w:rPr>
          <w:lang w:val="en-GB" w:eastAsia="en-US"/>
        </w:rPr>
        <w:t xml:space="preserve">. </w:t>
      </w:r>
      <w:r w:rsidRPr="001E7A27">
        <w:rPr>
          <w:lang w:val="en-GB"/>
        </w:rPr>
        <w:t xml:space="preserve">There is thus </w:t>
      </w:r>
      <w:r w:rsidRPr="001E7A27">
        <w:rPr>
          <w:i/>
          <w:lang w:val="en-GB"/>
        </w:rPr>
        <w:t>high confidence</w:t>
      </w:r>
      <w:r w:rsidRPr="001E7A27">
        <w:rPr>
          <w:lang w:val="en-GB"/>
        </w:rPr>
        <w:t xml:space="preserve"> that CO</w:t>
      </w:r>
      <w:r w:rsidRPr="001E7A27">
        <w:rPr>
          <w:vertAlign w:val="subscript"/>
          <w:lang w:val="en-GB"/>
        </w:rPr>
        <w:t>2</w:t>
      </w:r>
      <w:r w:rsidRPr="001E7A27">
        <w:rPr>
          <w:lang w:val="en-GB"/>
        </w:rPr>
        <w:t xml:space="preserve"> emissions leave a long-term legacy in ocean acidification, and are therefore irreversible at multi-human generational scales, even with aggressive atmospheric CO</w:t>
      </w:r>
      <w:r w:rsidRPr="001E7A27">
        <w:rPr>
          <w:vertAlign w:val="subscript"/>
          <w:lang w:val="en-GB"/>
        </w:rPr>
        <w:t>2</w:t>
      </w:r>
      <w:r w:rsidRPr="001E7A27">
        <w:rPr>
          <w:lang w:val="en-GB"/>
        </w:rPr>
        <w:t xml:space="preserve"> removal.</w:t>
      </w:r>
    </w:p>
    <w:p w14:paraId="02093B88" w14:textId="013A228C" w:rsidR="00F620F1" w:rsidRPr="001E7A27" w:rsidRDefault="00F620F1" w:rsidP="005C7F25">
      <w:pPr>
        <w:pStyle w:val="AR6BodyText"/>
        <w:rPr>
          <w:lang w:val="en-GB" w:eastAsia="en-US"/>
        </w:rPr>
      </w:pPr>
    </w:p>
    <w:p w14:paraId="2E4C03D7" w14:textId="77777777" w:rsidR="00C413D8" w:rsidRPr="001E7A27" w:rsidRDefault="00C413D8" w:rsidP="005C7F25">
      <w:pPr>
        <w:pStyle w:val="AR6BodyText"/>
        <w:rPr>
          <w:lang w:val="en-GB" w:eastAsia="en-US"/>
        </w:rPr>
      </w:pPr>
    </w:p>
    <w:p w14:paraId="373D8A67" w14:textId="54A9831F" w:rsidR="00F620F1" w:rsidRPr="001E7A27" w:rsidRDefault="00F620F1" w:rsidP="0098460A">
      <w:pPr>
        <w:pStyle w:val="AR6Chap5Level2511"/>
        <w:rPr>
          <w:lang w:val="en-GB"/>
        </w:rPr>
      </w:pPr>
      <w:bookmarkStart w:id="3402" w:name="_Toc5716940"/>
      <w:bookmarkStart w:id="3403" w:name="_Toc33564274"/>
      <w:bookmarkStart w:id="3404" w:name="_Toc70535687"/>
      <w:r w:rsidRPr="001E7A27">
        <w:rPr>
          <w:lang w:val="en-GB"/>
        </w:rPr>
        <w:t xml:space="preserve">Coastal </w:t>
      </w:r>
      <w:r w:rsidR="003760AB" w:rsidRPr="001E7A27">
        <w:rPr>
          <w:lang w:val="en-GB"/>
        </w:rPr>
        <w:t>O</w:t>
      </w:r>
      <w:r w:rsidRPr="001E7A27">
        <w:rPr>
          <w:lang w:val="en-GB"/>
        </w:rPr>
        <w:t xml:space="preserve">cean </w:t>
      </w:r>
      <w:r w:rsidR="003760AB" w:rsidRPr="001E7A27">
        <w:rPr>
          <w:lang w:val="en-GB"/>
        </w:rPr>
        <w:t>A</w:t>
      </w:r>
      <w:r w:rsidRPr="001E7A27">
        <w:rPr>
          <w:lang w:val="en-GB"/>
        </w:rPr>
        <w:t xml:space="preserve">cidification and </w:t>
      </w:r>
      <w:bookmarkEnd w:id="3402"/>
      <w:r w:rsidR="003760AB" w:rsidRPr="001E7A27">
        <w:rPr>
          <w:lang w:val="en-GB"/>
        </w:rPr>
        <w:t>D</w:t>
      </w:r>
      <w:r w:rsidRPr="001E7A27">
        <w:rPr>
          <w:lang w:val="en-GB"/>
        </w:rPr>
        <w:t>e</w:t>
      </w:r>
      <w:r w:rsidR="00E112C2" w:rsidRPr="001E7A27">
        <w:rPr>
          <w:lang w:val="en-GB"/>
        </w:rPr>
        <w:t>o</w:t>
      </w:r>
      <w:r w:rsidRPr="001E7A27">
        <w:rPr>
          <w:lang w:val="en-GB"/>
        </w:rPr>
        <w:t>xygenation</w:t>
      </w:r>
      <w:bookmarkEnd w:id="3403"/>
      <w:bookmarkEnd w:id="3404"/>
    </w:p>
    <w:p w14:paraId="4EF35B86" w14:textId="77777777" w:rsidR="00F620F1" w:rsidRPr="001E7A27" w:rsidRDefault="00F620F1" w:rsidP="005C7F25">
      <w:pPr>
        <w:pStyle w:val="AR6BodyText"/>
        <w:rPr>
          <w:lang w:val="en-GB"/>
        </w:rPr>
      </w:pPr>
    </w:p>
    <w:p w14:paraId="690B06CF" w14:textId="457725A1" w:rsidR="00F620F1" w:rsidRPr="001E7A27" w:rsidRDefault="00F620F1" w:rsidP="005C7F25">
      <w:pPr>
        <w:pStyle w:val="AR6BodyText"/>
        <w:rPr>
          <w:lang w:val="en-GB"/>
        </w:rPr>
      </w:pPr>
      <w:r w:rsidRPr="001E7A27">
        <w:rPr>
          <w:lang w:val="en-GB"/>
        </w:rPr>
        <w:t>The coastal ocean, from the shore</w:t>
      </w:r>
      <w:del w:id="3405" w:author="Soapbox" w:date="2021-07-27T14:01:00Z">
        <w:r w:rsidRPr="001E7A27" w:rsidDel="001364FF">
          <w:rPr>
            <w:lang w:val="en-GB"/>
          </w:rPr>
          <w:delText xml:space="preserve"> </w:delText>
        </w:r>
      </w:del>
      <w:r w:rsidRPr="001E7A27">
        <w:rPr>
          <w:lang w:val="en-GB"/>
        </w:rPr>
        <w:t xml:space="preserve">line to the isobath of 200 m, is highly heterogeneous due to the complex interplay between physical, biogeochemical and anthropogenic factors </w:t>
      </w:r>
      <w:r w:rsidRPr="001E7A27">
        <w:rPr>
          <w:lang w:val="en-GB"/>
        </w:rPr>
        <w:fldChar w:fldCharType="begin" w:fldLock="1"/>
      </w:r>
      <w:r w:rsidR="001B061E" w:rsidRPr="001E7A27">
        <w:rPr>
          <w:lang w:val="en-GB"/>
        </w:rPr>
        <w:instrText xml:space="preserve">ADDIN CSL_CITATION { "citationItems" : [ { "id" : "ITEM-1", "itemData" : { "DOI" : "10.1146/annurev.ecolsys.29.1.405", "ISSN" : "0066-4162", "author" : [ { "dropping-particle" : "", "family" : "Gattuso", "given" : "J.-P.", "non-dropping-particle" : "", "parse-names" : false, "suffix" : "" }, { "dropping-particle" : "", "family" : "Frankignoulle", "given" : "M", "non-dropping-particle" : "", "parse-names" : false, "suffix" : "" }, { "dropping-particle" : "", "family" : "Wollast", "given" : "R", "non-dropping-particle" : "", "parse-names" : false, "suffix" : "" } ], "container-title" : "Annual Review of Ecology and Systematics", "id" : "ITEM-1", "issue" : "1", "issued" : { "date-parts" : [ [ "1998", "11" ] ] }, "note" : "From Duplicate 1 (Carbon and carbonate metabolism in coastal aquatic ecosystems - Gattuso, J.-P.; Frankignoulle, M; Wollast, R)\n\nFrom Duplicate 2 (Carbon and carbonate metabolism in coastal aquatic ecosystems - Gattuso, J.-P.; Frankignoulle, M; Wollast, R)\n\nOVID_CC150DQ-0015; TY - Journal The coastal zone is where land, ocean, and atmosphere interact. It exhibits a wide diversity of geomorphological types and ecosystems, each one displaying great variability in terms of physical and biogeochemical forcings. Despite its relatively modest surface area, the coastal zone plays a considerable role in the biogeochemical cycles because it receives massive inputs of terrestrial organic matter and nutrients, is among the most geochemically and biologically active areas of the biosphere, and exchanges large amounts of matter and energy with the open ocean. Coastal ecosystems have therefore attracted much attention recently and are the focus of several current national and international research programs (e.g. LOICZ, ELOISE). The primary production, respiration, calcification, carbon burial and exchange with adjacent systems, including the atmosphere, are reviewed for the major coastal ecosystems (estuaries, macrophyte communities, mangroves, coral reefs, and the remaining continental shelf). All ecosystems examined, except estuaries, are net autotrophic. The contribution of the coastal zone to the global carbon cycle both during pristine times and at present is difficult to assess due to the limited metabolic data available as well as because of major uncertainties concerning the magnitude of processes such as respiration, exchanges at the open ocean boundary, and air-sea fluxes of biogases. [References: 162] English Review\n\nFrom Duplicate 2 (CARBON AND CARBONATE METABOLISM IN COASTAL AQUATIC ECOSYSTEMS - Gattuso, J.-P.; Frankignoulle, M; Wollast, R)\n\nOVID_CC150DQ-0015; TY - Journal The coastal zone is where land, ocean, and atmosphere interact. It exhibits a wide diversity of geomorphological types and ecosystems, each one displaying great variability in terms of physical and biogeochemical forcings. Despite its relatively modest surface area, the coastal zone plays a considerable role in the biogeochemical cycles because it receives massive inputs of terrestrial organic matter and nutrients, is among the most geochemically and biologically active areas of the biosphere, and exchanges large amounts of matter and energy with the open ocean. Coastal ecosystems have therefore attracted much attention recently and are the focus of several current national and international research programs (e.g. LOICZ, ELOISE). The primary production, respiration, calcification, carbon burial and exchange with adjacent systems, including the atmosphere, are reviewed for the major coastal ecosystems (estuaries, macrophyte communities, mangroves, coral reefs, and the remaining continental shelf). All ecosystems examined, except estuaries, are net autotrophic. The contribution of the coastal zone to the global carbon cycle both during pristine times and at present is difficult to assess due to the limited metabolic data available as well as because of major uncertainties concerning the magnitude of processes such as respiration, exchanges at the open ocean boundary, and air-sea fluxes of biogases. [References: 162] English Review", "page" : "405-434", "title" : "Carbon and carbonate metabolism in coastal aquatic ecosystems", "translator" : [ { "dropping-particle" : "", "family" : "L7250", "given" : "", "non-dropping-particle" : "", "parse-names" : false, "suffix" : "" } ], "type" : "article-journal", "volume" : "29" }, "uris" : [ "http://www.mendeley.com/documents/?uuid=219299dd-1011-4919-a176-73469acfe59a" ] }, { "id" : "ITEM-2", "itemData" : { "DOI" : "10.1016/j.dsr2.2009.01.001", "ISSN" : "09670645", "abstract" : "Despite their moderately sized surface area, continental marginal seas play a significant role in the biogeochemical cycles of carbon, as they receive huge amounts of upwelled and riverine inputs of carbon and nutrients, sustaining a disproportionate large biological activity compared to their relative surface area. A synthesis of worldwide measurements of the partial pressure Of CO(2) (pCO(2)) indicates that most open shelves in the temperate and high-latitude regions are under-saturated with respect to atmospheric CO(2) during all seasons, although the low-latitude shelves seem to be over-saturated. Most inner estuaries and near-shore coastal areas on the other hand are over-saturated with respect to atmospheric CO(2). The scaling of air-sea CO(2) fluxes based on pCO(2) measurements and carbon mass-balance calculations indicate that the continental shelves absorb atmospheric CO(2) ranging between 0.33 and 0.36 Pg C yr(-1) that corresponds to an additional sink of 27% to similar to 30% of the CO(2) uptake by the open oceans based on the most recent pCO(2) climatology [Takahashi, T., Sutherland, S.C., Wanninkhof, R., Sweeney, C., Feely, R.A., Chipman, D., Hales, B., Friederich, G., Chavez, F., Watson, A., Bakker, D., Schuster, U., Metzl, N., Inoue, H.Y., Ishii, M., Midorikawa, T., Sabine, C., Hoppema, M., Olafsson, J., Amarson, T., Tilbrook, B., Johannessen, T., Olsen, A., Bellerby, R., De Baar, H., Nojiri, Y., Wong. C.S., Delille, B., Bates, N., 2009. Climatological mean and decadal change in surface ocean pCO(2), and net sea-air CO(2) flux over the global oceans. Deep-Sea Research 11, this issue [doi: 10.1016/j.dsr2.2008.12.009].]. Inner estuaries, salt marshes and mangroves emit up to 0.50 Pg C yr(-1), although these estimates are prone to large uncertainty due to poorly constrained ecosystem surface area estimates. Nevertheless, the view of continental shelves as sinks and near-shore ecosystems as sources of atmospheric CO(2) allows reconciling long-lived opposing views on carbon cycling in the coastal ocean. (C) 2009 Elsevier Ltd. All rights reserved.", "author" : [ { "dropping-particle" : "", "family" : "Chen", "given" : "Chen-Tung Arthur", "non-dropping-particle" : "", "parse-names" : false, "suffix" : "" }, { "dropping-particle" : "V.", "family" : "Borges", "given" : "Alberto V.", "non-dropping-particle" : "", "parse-names" : false, "suffix" : "" } ], "container-title" : "Deep Sea Research Part II: Topical Studies in Oceanography", "id" : "ITEM-2", "issue" : "8-10", "issued" : { "date-parts" : [ [ "2009", "4", "1" ] ] }, "page" : "578-590", "publisher" : "Pergamon", "title" : "Reconciling opposing views on carbon cycling in the coastal ocean: Continental shelves as sinks and near-shore ecosystems as sources of atmospheric CO2", "translator" : [ { "dropping-particle" : "", "family" : "L7248", "given" : "", "non-dropping-particle" : "", "parse-names" : false, "suffix" : "" } ], "type" : "article-journal", "volume" : "56" }, "uris" : [ "http://www.mendeley.com/documents/?uuid=a85fa08e-ca90-4c4b-ac31-2b07f27a3a09" ] }, { "id" : "ITEM-3", "itemData" : { "DOI" : "10.1007/s12237-011-9381-y", "ISSN" : "1559-2723", "author" : [ { "dropping-particle" : "", "family" : "D\u00fcrr", "given" : "Hans H.", "non-dropping-particle" : "", "parse-names" : false, "suffix" : "" }, { "dropping-particle" : "", "family" : "Laruelle", "given" : "Goulven G.", "non-dropping-particle" : "", "parse-names" : false, "suffix" : "" }, { "dropping-particle" : "", "family" : "Kempen", "given" : "Cheryl M.", "non-dropping-particle" : "", "parse-names" : false, "suffix" : "" }, { "dropping-particle" : "", "family" : "Slomp", "given" : "Caroline P.", "non-dropping-particle" : "", "parse-names" : false, "suffix" : "" }, { "dropping-particle" : "", "family" : "Meybeck", "given" : "Michel", "non-dropping-particle" : "", "parse-names" : false, "suffix" : "" }, { "dropping-particle" : "", "family" : "Middelkoop", "given" : "Hans", "non-dropping-particle" : "", "parse-names" : false, "suffix" : "" } ], "container-title" : "Estuaries and Coasts", "id" : "ITEM-3", "issue" : "3", "issued" : { "date-parts" : [ [ "2011", "3" ] ] }, "page" : "441-458", "title" : "Worldwide typology of nearshore coastal systems: defining the estuarine filter of river inputs to the oceans", "translator" : [ { "dropping-particle" : "", "family" : "L6540", "given" : "", "non-dropping-particle" : "", "parse-names" : false, "suffix" : "" } ], "type" : "article-journal", "volume" : "34" }, "uris" : [ "http://www.mendeley.com/documents/?uuid=4f32dbbc-958d-43fb-bd70-f287d0d94548" ] }, { "id" : "ITEM-4", "itemData" : { "DOI" : "10.1002/2014GB004832", "ISSN" : "08866236", "abstract" : "Over the past decade, estimates of the atmospheric CO2 uptake by continental shelf seas were constrained within the 0.18\u20130.45 Pg C yr\u22121 range. However, most of those estimates are based on extrapolations from limited data sets of local flux measurements (n &lt; 100). Here we propose to derive the CO2 air-sea exchange of the shelf seas by extracting 3 \u00b7 106 direct surface ocean CO2 measurements from the global database SOCAT (Surface Ocean CO2 Atlas), atmospheric CO2 values from GlobalVIEW and calculating gas transfer rates using readily available global temperature, salinity, and wind speed fields. We then aggregate our results using a global segmentation of the shelf in 45 units and 152 subunits to establish a consistent regionalized CO2 exchange budget at the global scale. Within each unit, the data density determines the spatial and temporal resolutions at which the air-sea CO2 fluxes are calculated and range from a 0.5\u00b0 resolution in the best surveyed regions to a whole unit resolution in areas where data coverage is limited. Our approach also accounts, for the first time, for the partial sea ice cover of polar shelves. Our new regionalized global CO2 sink estimate of 0.19 \u00b1 0.05 Pg C yr\u22121 falls in the low end of previous estimates. Reported to an ice-free surface area of 22 \u00b7 106 km2, this value yields a flux density of 0.7 mol C m\u22122 yr\u22121, ~40% more intense than that of the open ocean. Our results also highlight the significant contribution of Arctic shelves to this global CO2 uptake (0.07 Pg C yr\u22121).", "author" : [ { "dropping-particle" : "", "family" : "Laruelle", "given" : "Goulven G", "non-dropping-particle" : "", "parse-names" : false, "suffix" : "" }, { "dropping-particle" : "", "family" : "Lauerwald", "given" : "Ronny", "non-dropping-particle" : "", "parse-names" : false, "suffix" : "" }, { "dropping-particle" : "", "family" : "Pfeil", "given" : "Benjamin", "non-dropping-particle" : "", "parse-names" : false, "suffix" : "" }, { "dropping-particle" : "", "family" : "Regnier", "given" : "Pierre", "non-dropping-particle" : "", "parse-names" : false, "suffix" : "" } ], "container-title" : "Global Biogeochemical Cycles", "id" : "ITEM-4", "issue" : "11", "issued" : { "date-parts" : [ [ "2014", "11", "11" ] ] }, "page" : "1199-1214", "title" : "Regionalized global budget of the CO2 exchange at the air-water interface in continental shelf seas", "translator" : [ { "dropping-particle" : "", "family" : "L4988", "given" : "", "non-dropping-particle" : "", "parse-names" : false, "suffix" : "" } ], "type" : "article-journal", "volume" : "28" }, "uris" : [ "http://www.mendeley.com/documents/?uuid=8b701b10-74de-4a48-98c6-7c8b8ebf1b31" ] }, { "id" : "ITEM-5", "itemData" : { "DOI" : "10.1080/1943815X.2016.1159578", "ISSN" : "1943-815X", "author" : [ { "dropping-particle" : "", "family" : "McCormack", "given" : "Caitlin G", "non-dropping-particle" : "", "parse-names" : false, "suffix" : "" }, { "dropping-particle" : "", "family" : "Born", "given" : "Wanda", "non-dropping-particle" : "", "parse-names" : false, "suffix" : "" }, { "dropping-particle" : "", "family" : "Irvine", "given" : "Peter J", "non-dropping-particle" : "", "parse-names" : false, "suffix" : "" }, { "dropping-particle" : "", "family" : "Achterberg", "given" : "Eric P", "non-dropping-particle" : "", "parse-names" : false, "suffix" : "" }, { "dropping-particle" : "", "family" : "Amano", "given" : "Tatsuya", "non-dropping-particle" : "", "parse-names" : false, "suffix" : "" }, { "dropping-particle" : "", "family" : "Ardron", "given" : "Jeff", "non-dropping-particle" : "", "parse-names" : false, "suffix" : "" }, { "dropping-particle" : "", "family" : "Foster", "given" : "Pru N", "non-dropping-particle" : "", "parse-names" : false, "suffix" : "" }, { "dropping-particle" : "", "family" : "Gattuso", "given" : "Jean-Pierre", "non-dropping-particle" : "", "parse-names" : false, "suffix" : "" }, { "dropping-particle" : "", "family" : "Hawkins", "given" : "Stephen J", "non-dropping-particle" : "", "parse-names" : false, "suffix" : "" }, { "dropping-particle" : "", "family" : "Hendy", "given" : "Erica", "non-dropping-particle" : "", "parse-names" : false, "suffix" : "" }, { "dropping-particle" : "", "family" : "Kissling", "given" : "W Daniel", "non-dropping-particle" : "", "parse-names" : false, "suffix" : "" }, { "dropping-particle" : "", "family" : "Lluch-Cota", "given" : "Salvador E", "non-dropping-particle" : "", "parse-names" : false, "suffix" : "" }, { "dropping-particle" : "", "family" : "Murphy", "given" : "Eugene J", "non-dropping-particle" : "", "parse-names" : false, "suffix" : "" }, { "dropping-particle" : "", "family" : "Ostle", "given" : "Nick", "non-dropping-particle" : "", "parse-names" : false, "suffix" : "" }, { "dropping-particle" : "", "family" : "Owens", "given" : "Nicholas J.P.", "non-dropping-particle" : "", "parse-names" : false, "suffix" : "" }, { "dropping-particle" : "", "family" : "Perry", "given" : "R Ian", "non-dropping-particle" : "", "parse-names" : false, "suffix" : "" }, { "dropping-particle" : "", "family" : "P\u00f6rtner", "given" : "Hans O", "non-dropping-particle" : "", "parse-names" : false, "suffix" : "" }, { "dropping-particle" : "", "family" : "Scholes", "given" : "Robert J", "non-dropping-particle" : "", "parse-names" : false, "suffix" : "" }, { "dropping-particle" : "", "family" : "Schurr", "given" : "Frank M", "non-dropping-particle" : "", "parse-names" : false, "suffix" : "" }, { "dropping-particle" : "", "family" : "Schweiger", "given" : "Oliver", "non-dropping-particle" : "", "parse-names" : false, "suffix" : "" }, { "dropping-particle" : "", "family" : "Settele", "given" : "Josef", "non-dropping-particle" : "", "parse-names" : false, "suffix" : "" }, { "dropping-particle" : "", "family" : "Smith", "given" : "Rebecca K.", "non-dropping-particle" : "", "parse-names" : false, "suffix" : "" }, { "dropping-particle" : "", "family" : "Smith", "given" : "Sarah", "non-dropping-particle" : "", "parse-names" : false, "suffix" : "" }, { "dropping-particle" : "", "family" : "Thompson", "given" : "Jill", "non-dropping-particle" : "", "parse-names" : false, "suffix" : "" }, { "dropping-particle" : "", "family" : "Tittensor", "given" : "Derek P", "non-dropping-particle" : "", "parse-names" : false, "suffix" : "" }, { "dropping-particle" : "", "family" : "Kleunen", "given" : "Mark", "non-dropping-particle" : "van", "parse-names" : false, "suffix" : "" }, { "dropping-particle" : "", "family" : "Vivian", "given" : "Chris", "non-dropping-particle" : "", "parse-names" : false, "suffix" : "" }, { "dropping-particle" : "", "family" : "Vohland", "given" : "Katrin", "non-dropping-particle" : "", "parse-names" : false, "suffix" : "" }, { "dropping-particle" : "", "family" : "Warren", "given" : "Rachel", "non-dropping-particle" : "", "parse-names" : false, "suffix" : "" }, { "dropping-particle" : "", "family" : "Watkinson", "given" : "Andrew R", "non-dropping-particle" : "", "parse-names" : false, "suffix" : "" }, { "dropping-particle" : "", "family" : "Widdicombe", "given" : "Steve", "non-dropping-particle" : "", "parse-names" : false, "suffix" : "" }, { "dropping-particle" : "", "family" : "Williamson", "given" : "Phillip", "non-dropping-particle" : "", "parse-names" : false, "suffix" : "" }, { "dropping-particle" : "", "family" : "Woods", "given" : "Emma", "non-dropping-particle" : "", "parse-names" : false, "suffix" : "" }, { "dropping-particle" : "", "family" : "Blackstock", </w:instrText>
      </w:r>
      <w:r w:rsidR="001B061E" w:rsidRPr="001E7A27">
        <w:rPr>
          <w:lang w:val="en-GB"/>
          <w:rPrChange w:id="3406" w:author="Clotilde Pean" w:date="2021-09-06T10:08:00Z">
            <w:rPr/>
          </w:rPrChange>
        </w:rPr>
        <w:instrText>"given" : "Jason J", "non-dropping-particle" : "", "parse-names" : false, "suffix" : "" }, { "dropping-particle" : "", "family" : "Sutherland", "given" : "William J", "non-dropping-particle" : "", "parse-names" : false, "suffix" : "" } ], "container-title" : "Journal of Integrative Environmental Sciences", "id" : "ITEM-5", "issue" : "2-4", "issued" : { "date-parts" : [ [ "2016", "3", "23" ] ] }, "note" : "doi: 10.1080/1943815X.2016.1159578", "page" : "1-26", "publisher" : "Taylor &amp; Francis", "title" : "Key impacts of climate engineering on biodiversity and ecosystems, with priorities for future research", "translator" : [ { "dropping-particle" : "", "family" : "L4793", "given" : "", "non-dropping-particle" : "", "parse-names" : false, "suffix" : "" } ], "type" : "article-journal", "volume" : "13" }, "uris" : [ "http://www.mendeley.com/documents/?uuid=ad04df3c-a96b-45f5-91ef-858c7587aba2" ] } ], "mendeley" : { "formattedCitation" : "(Gattuso et al., 1998; Chen and Borges, 2009; D\u00fcrr et al., 2011; Laruelle et al., 2014; McCormack et al., 2016)", "plainTextFormattedCitation" : "(Gattuso et al., 1998; Chen and Borges, 2009; D\u00fcrr et al., 2011; Laruelle et al., 2014; McCormack et al., 2016)", "previouslyFormattedCitation" : "(Gattuso et al., 1998; Chen and Borges, 2009; D\u00fcrr et al., 2011; Laruelle et al., 2014; McCormack et al., 2016)" }, "properties" : { "noteIndex" : 0 }, "schema" : "https://github.com/citation-style-language/schema/raw/master/csl-citation.json" }</w:instrText>
      </w:r>
      <w:r w:rsidRPr="001E7A27">
        <w:rPr>
          <w:lang w:val="en-GB"/>
        </w:rPr>
        <w:fldChar w:fldCharType="separate"/>
      </w:r>
      <w:r w:rsidR="00025FA2" w:rsidRPr="001E7A27">
        <w:rPr>
          <w:noProof/>
          <w:lang w:val="en-GB"/>
          <w:rPrChange w:id="3407" w:author="Clotilde Pean" w:date="2021-09-06T10:08:00Z">
            <w:rPr>
              <w:noProof/>
            </w:rPr>
          </w:rPrChange>
        </w:rPr>
        <w:t>(Gattuso et al., 1998; Chen and Borges, 2009; Dürr et al., 2011; Laruelle et al., 2014; McCormack et al., 2016)</w:t>
      </w:r>
      <w:r w:rsidRPr="001E7A27">
        <w:rPr>
          <w:lang w:val="en-GB"/>
        </w:rPr>
        <w:fldChar w:fldCharType="end"/>
      </w:r>
      <w:r w:rsidRPr="001E7A27">
        <w:rPr>
          <w:lang w:val="en-GB"/>
          <w:rPrChange w:id="3408" w:author="Clotilde Pean" w:date="2021-09-06T10:08:00Z">
            <w:rPr/>
          </w:rPrChange>
        </w:rPr>
        <w:t xml:space="preserve">. </w:t>
      </w:r>
      <w:r w:rsidRPr="001E7A27">
        <w:rPr>
          <w:lang w:val="en-GB"/>
        </w:rPr>
        <w:t xml:space="preserve">These areas, according to SROCC </w:t>
      </w:r>
      <w:r w:rsidRPr="001E7A27">
        <w:rPr>
          <w:lang w:val="en-GB"/>
        </w:rPr>
        <w:fldChar w:fldCharType="begin" w:fldLock="1"/>
      </w:r>
      <w:r w:rsidR="00747167" w:rsidRPr="001E7A27">
        <w:rPr>
          <w:lang w:val="en-GB"/>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"plainTextFormattedCitation" : "(Bindoff et al., 2019)", "previouslyFormattedCitation" : "(Bindoff et al., 2019)" }, "properties" : { "noteIndex" : 0 }, "schema" : "https://github.com/citation-style-language/schema/raw/master/csl-citation.json" }</w:instrText>
      </w:r>
      <w:r w:rsidRPr="001E7A27">
        <w:rPr>
          <w:lang w:val="en-GB"/>
        </w:rPr>
        <w:fldChar w:fldCharType="separate"/>
      </w:r>
      <w:r w:rsidR="00025FA2" w:rsidRPr="001E7A27">
        <w:rPr>
          <w:noProof/>
          <w:lang w:val="en-GB"/>
        </w:rPr>
        <w:t>(Bindoff et al., 2019)</w:t>
      </w:r>
      <w:r w:rsidRPr="001E7A27">
        <w:rPr>
          <w:lang w:val="en-GB"/>
        </w:rPr>
        <w:fldChar w:fldCharType="end"/>
      </w:r>
      <w:r w:rsidRPr="001E7A27">
        <w:rPr>
          <w:lang w:val="en-GB"/>
        </w:rPr>
        <w:t xml:space="preserve"> are, with </w:t>
      </w:r>
      <w:r w:rsidRPr="001E7A27">
        <w:rPr>
          <w:i/>
          <w:iCs/>
          <w:lang w:val="en-GB"/>
        </w:rPr>
        <w:t>high confidence</w:t>
      </w:r>
      <w:r w:rsidRPr="001E7A27">
        <w:rPr>
          <w:lang w:val="en-GB"/>
        </w:rPr>
        <w:t xml:space="preserve">, already affected by ocean acidification and </w:t>
      </w:r>
      <w:r w:rsidR="00E112C2" w:rsidRPr="001E7A27">
        <w:rPr>
          <w:lang w:val="en-GB"/>
        </w:rPr>
        <w:t>deoxygenation</w:t>
      </w:r>
      <w:r w:rsidRPr="001E7A27">
        <w:rPr>
          <w:lang w:val="en-GB"/>
        </w:rPr>
        <w:t xml:space="preserve">. This section assesses the drivers and spatial variability of acidification and </w:t>
      </w:r>
      <w:r w:rsidR="00E112C2" w:rsidRPr="001E7A27">
        <w:rPr>
          <w:lang w:val="en-GB"/>
        </w:rPr>
        <w:t>deoxygenation</w:t>
      </w:r>
      <w:r w:rsidRPr="001E7A27">
        <w:rPr>
          <w:lang w:val="en-GB"/>
        </w:rPr>
        <w:t xml:space="preserve"> based on new observations and data products.</w:t>
      </w:r>
    </w:p>
    <w:p w14:paraId="671118F3" w14:textId="77777777" w:rsidR="00F620F1" w:rsidRPr="001E7A27" w:rsidRDefault="00F620F1" w:rsidP="005C7F25">
      <w:pPr>
        <w:pStyle w:val="AR6BodyText"/>
        <w:rPr>
          <w:lang w:val="en-GB"/>
        </w:rPr>
      </w:pPr>
    </w:p>
    <w:p w14:paraId="22D3B2AB" w14:textId="77777777" w:rsidR="001C7F75" w:rsidRPr="001E7A27" w:rsidRDefault="001C7F75" w:rsidP="005C7F25">
      <w:pPr>
        <w:pStyle w:val="AR6BodyText"/>
        <w:rPr>
          <w:lang w:val="en-GB"/>
        </w:rPr>
      </w:pPr>
    </w:p>
    <w:p w14:paraId="15F715BF" w14:textId="77777777" w:rsidR="00F620F1" w:rsidRPr="001E7A27" w:rsidRDefault="00F620F1" w:rsidP="0098460A">
      <w:pPr>
        <w:pStyle w:val="AR6Chap5Level35111"/>
        <w:rPr>
          <w:lang w:val="en-GB"/>
        </w:rPr>
      </w:pPr>
      <w:bookmarkStart w:id="3409" w:name="_Toc33564275"/>
      <w:bookmarkStart w:id="3410" w:name="_Toc70535688"/>
      <w:r w:rsidRPr="001E7A27">
        <w:rPr>
          <w:lang w:val="en-GB"/>
        </w:rPr>
        <w:t>Drivers</w:t>
      </w:r>
      <w:bookmarkEnd w:id="3409"/>
      <w:bookmarkEnd w:id="3410"/>
    </w:p>
    <w:p w14:paraId="4309F057" w14:textId="77777777" w:rsidR="00F620F1" w:rsidRPr="001E7A27" w:rsidRDefault="00F620F1" w:rsidP="005C7F25">
      <w:pPr>
        <w:pStyle w:val="AR6Chap5Level35111"/>
        <w:numPr>
          <w:ilvl w:val="0"/>
          <w:numId w:val="0"/>
        </w:numPr>
        <w:rPr>
          <w:lang w:val="en-GB"/>
        </w:rPr>
      </w:pPr>
    </w:p>
    <w:p w14:paraId="6F561D08" w14:textId="67114C7C" w:rsidR="00F620F1" w:rsidRPr="001E7A27" w:rsidRDefault="00F620F1" w:rsidP="005C7F25">
      <w:pPr>
        <w:pStyle w:val="AR6BodyText"/>
        <w:rPr>
          <w:rStyle w:val="AR6BodyTextCar"/>
          <w:lang w:val="en-GB"/>
        </w:rPr>
      </w:pPr>
      <w:r w:rsidRPr="001E7A27">
        <w:rPr>
          <w:rFonts w:cs="Times New Roman"/>
          <w:lang w:val="en-GB"/>
        </w:rPr>
        <w:t xml:space="preserve">Observations and data products including models </w:t>
      </w:r>
      <w:commentRangeStart w:id="3411"/>
      <w:r w:rsidRPr="001E7A27">
        <w:rPr>
          <w:rFonts w:cs="Times New Roman"/>
          <w:lang w:val="en-GB"/>
        </w:rPr>
        <w:fldChar w:fldCharType="begin" w:fldLock="1"/>
      </w:r>
      <w:ins w:id="3412" w:author="Robin Matthews" w:date="2021-06-17T17:56:00Z">
        <w:r w:rsidR="00D66569" w:rsidRPr="001E7A27">
          <w:rPr>
            <w:rFonts w:cs="Times New Roman"/>
            <w:lang w:val="en-GB"/>
          </w:rPr>
          <w:instrText>ADDIN CSL_CITATION { "citationItems" : [ { "id" : "ITEM-1", "itemData" : { "DOI" : "10.5194/essd-8-383-2016", "ISSN" : "1866-3516", "abstract" : "Abstract. The Surface Ocean CO2 Atlas (SOCAT) is a synthesis of quality-controlled fCO2 (fugacity of carbon dioxide) values for the global surface oceans and coastal seas with regular updates. Version 3 of SOCAT has 14.7 million fCO2 values from 3646 data sets covering the years 1957 to 2014. This latest version has an additional 4.6 million fCO2 values relative to version 2 and extends the record from 2011 to 2014. Version 3 also significantly increases the data availability for 2005 to 2013. SOCAT has an average of approximately 1.2 million surface water fCO2 values per year for the years 2006 to 2012. Quality and documentation of the data has improved. A new feature is the data set quality control (QC) flag of E for data from alternative sensors and platforms. The accuracy of surface water fCO2 has been defined for all data set QC flags. Automated range checking has been carried out for all data sets during their upload into SOCAT. The upgrade of the interactive Data Set Viewer (previously known as the Cruise Data Viewer) allows better interrogation of the SOCAT data collection and rapid creation of high-quality figures for scientific presentations. Automated data upload has been launched for version 4 and will enable more frequent SOCAT releases in the future. High-profile scientific applications of SOCAT include quantification of the ocean sink for atmospheric carbon dioxide and its long-term variation, detection of ocean acidification, as well as evaluation of coupled-climate and ocean-only biogeochemical models. Users of SOCAT data products are urged to acknowledge the contribution of data providers, as stated in the SOCAT Fair Data Use Statement. This ESSD (Earth System Science Data) \"living data\" publication documents the methods and data sets used for the assembly of this new version of the SOCAT data collection and compares these with those used for earlier versions of the data collection (Pfeil et al., 2013; Sabine et al., 2013; Bakker et al., 2014). Individual data set files, included in the synthesis product, can be downloaded here: doi:10.1594/PANGAEA.849770. The gridded products are available here: doi:10.3334/CDIAC/OTG.SOCAT_V3_GRID.", "author" : [ { "dropping-particle" : "", "family" : "Bakker", "given" : "Dorothee C. E.", "non-dropping-particle" : "", "parse-names" : false, "suffix" : "" }, { "dropping-particle" : "", "family" : "Pfeil", "given" : "Benjamin", "non-dropping-particle" : "", "parse-names" : false, "suffix" : "" }, { "dropping-particle" : "", "family" : "Landa", "given" : "Camilla S.", "non-dropping-particle" : "", "parse-names" : false, "suffix" : "" }, { "dropping-particle" : "", "family" : "Metzl", "given" : "Nicolas", "non-dropping-particle" : "", "parse-names" : false, "suffix" : "" }, { "dropping-particle" : "", "family" : "O&amp;amp;apos;Brien", "given" : "Kevin M.", "non-dropping-particle" : "", "parse-names" : false, "suffix" : "" }, { "dropping-particle" : "", "family" : "Olsen", "given" : "Are", "non-dropping-particle" : "", "parse-names" : false, "suffix" : "" }, { "dropping-particle" : "", "family" : "Smith", "given" : "Karl", "non-dropping-particle" : "", "parse-names" : false, "suffix" : "" }, { "dropping-particle" : "", "family" : "Cosca", "given" : "Cathy", "non-dropping-particle" : "", "parse-names" : false, "suffix" : "" }, { "dropping-particle" : "", "family" : "Harasawa", "given" : "Sumiko", "non-dropping-particle" : "", "parse-names" : false, "suffix" : "" }, { "dropping-particle" : "", "family" : "Jones", "given" : "Stephen D.",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"Schuster", "given" : "Ute", "non-dropping-particle" : "", "parse-names" : false, "suffix" : "" }, { "dropping-particle" : "", "family" : "Steinhoff", "given" : "Tobias",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"Wada", "given" : "Chisato", "non-dropping-particle" : "", "parse-names" : false, "suffix" : "" }, { "dropping-particle" : "", "family" : "Wanninkhof", "given" : "Rik", "non-dropping-particle" : "", "parse-names" : false, "suffix" : "" }, { "dropping-particle" : "", "family" : "Alin", "given" : "Simone R.", "non-dropping-particle" : "", "parse-names" : false, "suffix" : "" }, { "dropping-particle" : "", "family" : "Balestrini", "given" : "Carlos F.", "non-dropping-particle" : "", "parse-names" : false, "suffix" : "" }, { "dropping-particle" : "", "family" : "Barbero", "given" : "Leticia", "non-dropping-particle" : "", "parse-names" : false, "suffix" : "" }, { "dropping-particle" : "", "family" : "Bates", "given" : "Nicholas R.", "non-dropping-particle" : "", "parse-names" : false, "suffix" : "" }, { "dropping-particle" : "", "family" : "Bianchi", "given" : "Alejandro A.", "non-dropping-particle" : "", "parse-names" : false, "suffix" : "" }, { "dropping-particle" : "", "family" : "Bonou", "given" : "Fr\u00e9d\u00e9ric", "non-dropping-particle" : "", "parse-names" : false, "suffix" : "" }, { "dropping-particle" : "", "family" : "Boutin", "given" : "Jacqueline", "non-dropping-particle" : "", "parse-names" : false, "suffix" : "" }, { "dropping-particle" : "", "family" : "Bozec", "given" : "Yann", "non-dropping-particle" : "", "parse-names" : false, "suffix" : "" }, { "dropping-particle" : "", "family" : "Burger", "given" : "Eugene F.", "non-dropping-particle" : "", "parse-names" : false, "suffix" : "" }, { "dropping-particle" : "", "family" : "Cai", "given" : "Wei-Jun", "non-dropping-particle" : "", "parse-names" : false, "suffix" : "" }, { "dropping-particle" : "", "family" : "Castle", "given" : "Robert D.", "non-dropping-particle" : "", "parse-names" : false, "suffix" : "" }, { "dropping-particle" : "", "family" : "Chen", "given" : "Liqi", "non-dropping-particle" : "", "parse-names" : false, "suffix" : "" }, { "dropping-particle" : "", "family" : "Chierici", "given" : "Melissa", "non-dropping-particle" : "", "parse-names" : false, "suffix" : "" }, { "dropping-particle" : "", "family" : "Currie", "given" : "Kim", "non-dropping-particle" : "", "parse-names" : false, "suffix" : "" }, { "dropping-particle" : "", "family" : "Evans", "given" : "Wiley", "non-dropping-particle" : "", "parse-names" : false, "suffix" : "" }, { "dropping-particle" : "", "family" : "Featherstone", "given" : "Charles", "non-dropping-particle" : "", "parse-names" : false, "suffix" : "" }, { "dropping-particle" : "", "family" : "Feely", "given" : "Richard A.", "non-dropping-particle" : "", "parse-names" : false, "suffix" : "" }, { "dropping-particle" : "", "family" : "Fransson", "given" : "Agneta", "non-dropping-particle" : "", "parse-names" : false, "suffix" : "" }, { "dropping-particle" : "", "family" : "Goyet", "given" : "Catherine", "non-dropping-particle" : "", "parse-names" : false, "suffix" : "" }, { "dropping-particle" : "", "family" : "Greenwood", "given" : "Naomi", "non-dropping-particle" : "", "parse-names" : false, "suffix" : "" }, { "dropping-particle" : "", "family" : "Gregor", "given" : "Luke", "non-dropping-particle" : "", "parse-names" : false, "suffix" : "" }, { "dropping-particle" : "", "family" : "Hankin", "given" : "Steven", "non-dropping-particle" : "", "parse-names" : false, "suffix" : "" }, { "dropping-particle" : "", "family" : "Hardman-Mountford", "given" : "Nick J.", "non-dropping-particle" : "", "parse-names" : false, "suffix" : "" }, { "dropping-particle" : "", "family" : "Harlay", "given" : "J\u00e9r\u00f4me", "non-dropping-particle" : "", "parse-names" : false, "suffix" : "" }, { "dropping-particle" : "", "family" : "Hauck", "given" : "Judith", "non-dropping-particle" : "", "parse-names" : false, "suffix" : "" }, { "dropping-particle" : "", "family" : "Hoppema", "given" : "Mario", "non-dropping-particle" : "", "parse-names" : false, "suffix" : "" }, { "dropping-particle" : "", "family" : "Humphreys", "given" : "Matthew P.", "non-dropping-particle" : "", "parse-names" : false, "suffix" : "" }, { "dropping-particle" : "", "family" : "Hunt", "given" : "Christopher W.", "non-dropping-particle" : "", "parse-names" : false, "suffix" : "" }, { "dropping-particle" : "", "family" : "Huss", "given" : "Betty", "non-dropping-particle" : "", "parse-names" : false, "suffix" : "" }, { "dropping-particle" : "", "family" : "Ib\u00e1nhez", "given" : "J. Severino P.", "non-dropping-particle" : "", "parse-names" : false, "suffix" : "" }, { "dropping-particle" : "", "family" : "Johannessen", "given" : "Truls", "non-dropping-particle" : "", "parse-names" : false, "suffix" : "" }, { "dropping-particle" : "", "family" : "Keeling", "given" : "Ralph", "non-dropping-particle" : "", "parse-names" : false, "suffix" : "" }, { "dropping-particle" : "", "family" : "Kitidis", "given" : "Vassilis", "non-dropping-particle" : "", "parse-names" : false, "suffix" : "" }, { "dropping-particle" : "", "family" : "K\u00f6rtzinger", "given" : "Arne", "non-dropping-particle" : "", "parse-names" : false, "suffix" : "" }, { "dropping-particle" : "", "family" : "Kozyr", "given" : "Alex", "non-dropping-particle" : "", "parse-names" : false, "suffix" : "" }, { "dropping-particle" : "", "family" : "Krasakopoulou", "given" : "Evangelia", "non-dropping-particle" : "", "parse-names" : false, "suffix" : "" }, { "dropping-particle" : "", "family" : "Kuwata", "given" : "Akira",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"Monaco", "given" : "Claire", "non-dropping-particle" : "Lo", "parse-names" : false, "suffix" : "" }, { "dropping-particle" : "", "family" : "Manke", "given" : "Ansley", "non-dropping-particle" : "", "parse-names" : false, "suffix" : "" }, { "dropping-particle" : "", "family" : "Mathis", "given" : "Jeremy T.", "non-dropping-particle" : "", "parse-names" : false, "suffix" : "" }, { "dropping-particle" : "", "family" : "Merlivat", "given" : "Liliane", "non-dropping-particle" : "", "parse-names" : false, "suffix" : "" }, { "dropping-particle" : "", "family" : "Millero", "given" : "Frank J.",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"Murata", "given" : "Akihiko", "non-dropping-particle" : "", "parse-names" : false, "suffix" : "" }, { "dropping-particle" : "", "family" : "Newberger", "given" : "Timothy", "non-dropping-particle" : "", "parse-names" : false, "suffix" : "" }, { "dropping-particle" : "", "family" : "Omar", "given" : "Abdirahman M.", "non-dropping-particle" : "", "parse-names" : false, "suffix" : "" }, { "dropping-particle" : "", "family" : "Ono", "given" : "Tsuneo", "non-dropping-particle" : "", "parse-names" : false, "suffix" : "" }, { "dropping-particle" : "", "family" : "Paterson", "given" : "Kristina", "non-dropping-particle" : "", "parse-names" : false, "suffix" : "" }, { "dropping-particle" : "", "family" : "Pearce", "given" : "David", "non-dropping-particle" : "", "parse-names" : false, "suffix" : "" }, { "dropping-particle" : "", "family" : "Pierrot", "given" : "Denis", "non-dropping-particle" : "", "parse-names" : false, "suffix" : "" }, { "dropping-particle" : "", "family" : "Robbins", "given" : "Lisa L.", "non-dropping-particle" : "", "parse-names" : false, "suffix" : "" }, { "dropping-particle" : "", "family" : "Saito", "given" : "Shu", "non-dropping-particle" : "", "parse-names" : false, "suffix" : "" }, { "dropping-particle" : "", "family" : "Salisbury", "given" : "Joe", "non-dropping-particle" : "", "parse-names" : false, "suffix" : "" }, { "dropping-particle" : "", "family" : "Schlitzer", "given" : "Reiner", "non-dropping-particle" : "", "parse-names" : false, "suffix" : "" }, { "dropping-particle" : "", "family" : "Schneider", "given" : "Bernd", "non-dropping-particle" : "", "parse-names" : false, "suffix" : "" }, { "dropping-particle" : "", "family" : "Schweitzer", "given" : "Roland", "non-dropping-particle" : "", "parse-names" : false, "suffix" : "" }, { "dropping-particle" : "", "family" : "Sieger", "given" : "Rainer", "non-dropping-particle" : "", "parse-names" : false, "suffix" : "" }, { "dropping-particle" : "", "family" : "Skjelvan", "given" : "Ingunn", "non-dropping-particle" : "", "parse-names" : false, "suffix" : "" }, { "dropping-particle" : "", "family" : "Sullivan", "given" : "Kevin F.", "non-dropping-particle" : "", "parse-names" : false, "suffix" : "" }, { "dropping-particle" : "", "family" : "Sutherland", "given" : "Stewart C.", "non-dropping-particle" : "", "parse-names" : false, "suffix" : "" }, { "dropping-particle" : "", "family" : "Sutton", "given" : "Adrienne J.", "non-dropping-particle" : "", "parse-names" : false, "suffix" : "" }, { "dropping-particle" : "", "family" : "Tadokoro", "given" : "Kazuaki", "non-dropping-particle" : "", "parse-names" : false, "suffix" : "" }, { "dropping-particle" : "", "family" : "Telszewski", "given" : "Maciej", "non-dropping-particle" : "", "parse-names" : false, "suffix" : "" }, { "dropping-particle" : "", "family" : "Tuma", "given" : "Matthias", "non-dropping-particle" : "", "parse-names" : false, "suffix" : "" }, { "dropping-particle" : "", "family" : "Heuven", "given" : "Steven M. A. C.", "non-dropping-particle" : "van", "parse-names" : false, "suffix" : "" }, { "dropping-particle" : "", "family" : "Vandemark", "given" : "Doug", "non-dropping-particle" : "", "parse-names" : false, "suffix" : "" }, { "dropping-particle" : "", "family" : "Ward", "given" : "Brian", "non-dropping-particle" : "", "parse-names" : false, "suffix" : "" }, { "dropping-particle" : "", "family" : "Watson", "given" : "Andrew J.", "non-dropping-particle" : "", "parse-names" : false, "suffix" : "" }, { "dropping-particle" : "", "family" : "Xu", "given" : "Suqing", "non-dropping-particle" : "", "parse-names" : false, "suffix" : "" } ], "container-title" : "Earth System Science Data", "id" : "ITEM-1", "issue" : "2", "issued" : { "date-parts" : [ [ "2016", "9", "15" ] ] }, "page" : "383-413", "title" : "A multi-decade record of high-quality fCO2 data in version 3 of the Surface Ocean CO2 Atlas (SOCAT)", "translator" : [ { "dropping-particle" : "", "family" : "L4582", "given" : "", "non-dropping-particle" : "", "parse-names" : false, "suffix" : "" } ], "type" : "article-journal", "volume" : "8" }, "uris" : [ "http://www.mendeley.com/documents/?uuid=bc649b93-071b-3ac8-a597-6454c1a6398b" ] }, { "id" : "ITEM-2", "itemData" : { "DOI" : "10.1029/2019GB006239", "ISSN" : "0886-6236", "abstract" : "Abstract In contrast to the open ocean, the sources and sinks for atmospheric carbon dioxide (CO2) in the coastal seas are poorly constrained and understood. Here, we address this knowledge gap by analyzing the spatial and temporal variability of the coastal air-sea flux of CO2 (FCO2) using a recent high-resolution (0.25 degree) monthly climatology for coastal sea surface partial pressure in CO2 (pCO2). Coastal regions are characterized by CO2 sinks at temperate and high latitudes and by CO2 sources at low latitude and in the tropics, with annual mean CO2 flux densities comparable in magnitude and pattern to those of the adjacent open ocean with the exception of river dominated systems. The seasonal variations in FCO2 are large, often exceeding 2 mol C m-2 yr-1, a magnitude similar to the variations exhibited across latitudes. The majority of these seasonal variations stems from the air-sea pCO2 difference, although changes in wind speed and sea-ice cover can also be significant regionally. Globally integrated, the coastal seas act currently as a CO2 sink of -0.20 \u00b1 0.02 Pg C yr-1, with a more intense uptake occurring in summer because of the disproportionate influence of high latitude shelves in the Northern Hemisphere. Combined with estimates of the carbon sinks in the open ocean and the Arctic, this gives for the global ocean, averaged over the 1998 to 2015 period an annual net CO2 uptake of -1.7 \u00b1 0.3 Pg C yr-1.", "author" : [ { "dropping-particle" : "", "family" : "Roobaert", "given" : "Aliz\u00e9e", "non-dropping-particle" : "", "parse-names" : false, "suffix" :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"Chou", "given" : "Lei", "non-dropping-particle" : "", "parse-names" : false, "suffix" : "" }, { "dropping-particle" : "", "family" : "Regnier", "given" : "Pierre", "non-dropping-particle" : "", "parse-names" : false, "suffix" : "" } ], "container-title" : "Global Biogeochemical Cycles", "id" : "ITEM-2", "issue" : "12", "issued" : { "date-parts" : [ [ "2019", "12", "16" ] ] }, "note" : "From Duplicate 1 (The spatiotemporal dynamics of the sources and sinks of CO 2 in the global coastal ocean - Roobaert, Aliz\u00e9e; Laruelle, Goulven G; Landsch\u00fctzer, Peter; Gruber, Nicolas; Chou, Lei; Regnier, Pierre)\nAnd Duplicate 2 (The spatiotemporal dynamics of the sources and sinks of CO 2 in the global coastal ocean - Roobaert, Aliz\u00e9e; Laruelle, Goulven G; Landsch\u00fctzer, Peter; Gruber, Nicolas; Chou, Lei; Regnier, Pierre)\n\ndoi: 10.1029/2019GB006239\n\nFrom Duplicate 3 (The spatiotemporal dynamics of the sources and sinks of CO2 in the global coastal ocean - Roobaert, Aliz\u00e9e; Laruelle, Goulven G; Landsch\u00fctzer, Peter; Gruber, Nicolas; Chou, Lei; Regnier, Pierre)\n\nFrom Duplicate 1 (The Spatiotemporal Dynamics of the Sources and Sinks of CO 2 in the Global Coastal Ocean - Roobaert, Aliz\u00e9e; Laruelle, Goulven G; Landsch\u00fctzer, Peter; Gruber, Nicolas; Chou, Lei; Regnier, Pierre)\n\ndoi: 10.1029/2019GB006239", "page" : "2019GB006239", "publisher" : "John Wiley &amp; Sons, Ltd", "title" : "The spatiotemporal dynamics of the sources and sinks of CO2 in the global coastal ocean", "translator" : [ { "dropping-particle" : "", "family" : "L7215", "given" : "", "non-dropping-particle" : "", "parse-names" : false, "suffix" : "" } ], "type" : "article-journal", "volume" : "33" }, "uris" : [ "http://www.mendeley.com/documents/?uuid=656f80f4-85d8-44c4-b825-c3bb67d8bb07" ] }, { "id" : "ITEM-3", "itemData" : { "DOI" : "10.1038/s41467-017-02738-z", "ISSN" : "2041-1723", "abstract" : "It has been speculated that the partial pressure of carbon dioxide (pCO2) in shelf waters may lag the rise in atmospheric CO2. Here, we show that this is the case across many shelf regions, implying a tendency for enhanced shelf uptake of atmospheric CO2. This result is based on analysis of long-term trends in the air\u2013sea pCO2 gradient (\u0394pCO2) using a global surface ocean pCO2 database spanning a period of up to 35 years. Using wintertime data only, we find that \u0394pCO2 increased in 653 of the 825 0.5\u00b0 cells for which a trend could be calculated, with 325 of these cells showing a significant increase in excess of +0.5 \u03bcatm yr\u22121 (p &lt; 0.05). Although noisier, the deseasonalized annual data suggest similar results. If this were a global trend, it would support the idea that shelves might have switched from a source to a sink of CO2 during the last century.", "author" : [ { "dropping-particle" : "", "family" : "Laruelle", "given" : "Goulven G.", "non-dropping-particle" : "", "parse-names" : false, "suffix" : "" }, { "dropping-particle" : "", "family" : "Cai", "given" : "Wei-Jun", "non-dropping-particle" : "", "parse-names" : false, "suffix" : "" }, { "dropping-particle" : "", "family" : "Hu", "given" : "Xinping", "non-dropping-particle" : "", "parse-names" : false, "suffix" : "" }, { "dropping-particle" : "", "family" : "Gruber", "given" : "Nicolas", "non-dropping-particle" : "", "parse-names" : false, "suffix" : "" }, { "dropping-particle" : "", "family" : "Mackenzie", "given" : "Fred T.", "non-dropping-particle" : "", "parse-names" : false, "suffix" : "" }, { "dropping-particle" : "", "family" : "Regnier", "given" : "Pierre", "non-dropping-particle" : "", "parse-names" : false, "suffix" : "" } ], "container-title" : "Nature Communications", "id" : "ITEM-3", "issue" : "1", "issued" : { "date-parts" : [ [ "2018", "12", "31" ] ] }, "page" : "454", "publisher" : "Nature Publishing Group", "title" : "Continental shelves as a variable but increasing global sink for atmospheric carbon dioxide", "translator" : [ { "dropping-particle" : "", "family" : "L7229", "given" : "", "non-dropping-particle" : "", "parse-names" : false, "suffix" : "" } ], "type" : "article-journal", "volume" : "9" }, "uris" : [ "http://www.mendeley.com/documents/?uuid=2b12ce0c-11a5-49e6-96ea-3243207b0b6b" ] }, { "id" : "ITEM-4", "itemData" : { "DOI" : "10.5194/bg-14-4545-2017", "ISSN" : "1726-4189", "abstract" : "Abstract. In spite of the recent strong increase in the number of measurements of the partial pressure of CO2 in the surface ocean (pCO2), the air\u2013sea CO2 balance of the continental shelf seas remains poorly quantified. This is a consequence of these regions remaining strongly under-sampled in both time and space and of surface pCO2 exhibiting much higher temporal and spatial variability in these regions compared to the open ocean. Here, we use a modified version of a two-step artificial neural network method (SOM-FFN; Landsch\u00fctzer et al., 2013) to interpolate the pCO2 data along the continental margins with a spatial resolution of 0.25\u00b0 and with monthly resolution from 1998 to 2015. The most important modifications compared to the original SOM-FFN method are (i) the much higher spatial resolution and (ii) the inclusion of sea ice and wind speed as predictors of pCO2. The SOM-FFN is first trained with pCO2 measurements extracted from the SOCATv4 database. Then, the validity of our interpolation, in both space and time, is assessed by comparing the generated pCO2 field with independent data extracted from the LDVEO2015 database. The new coastal pCO2 product confirms a previously suggested general meridional trend of the annual mean pCO2 in all the continental shelves with high values in the tropics and dropping to values beneath those of the atmosphere at higher latitudes. The monthly resolution of our data product permits us to reveal significant differences in the seasonality of pCO2 across the ocean basins. The shelves of the western and northern Pacific, as well as the shelves in the temperate northern Atlantic, display particularly pronounced seasonal variations in pCO2, while the shelves in the southeastern Atlantic and in the southern Pacific reveal a much smaller seasonality. The calculation of temperature normalized pCO2 for several latitudes in different oceanic basins confirms that the seasonality in shelf pCO2 cannot solely be explained by temperature-induced changes in solubility but are also the result of seasonal changes in circulation, mixing and biological productivity. Our results also reveal that the amplitudes of both thermal and nonthermal seasonal variations in pCO2 are significantly larger at high latitudes. Finally, because this product's spatial extent includes parts of the open ocean as well, it can be readily merged with existing global open-ocean products to produce a true global perspective of the spatial and temporal variabi\u2026", "author"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"Tison", "given" : "Jean-Louis", "non-dropping-particle" : "", "parse-names" : false, "suffix" : "" }, { "dropping-particle" : "", "family" : "Delille", "given" : "Bruno", "non-dropping-particle" : "", "parse-names" : false, "suffix" : "" }, { "dropping-particle" : "", "family" : "Regnier", "given" : "Pierre", "non-dropping-particle" : "", "parse-names" : false, "suffix" : "" } ], "container-title" : "Biogeosciences", "id" : "ITEM-4", "issue" : "19", "issued" : { "date-parts" : [ [ "2017", "10" ] ] }, "page" : "4545-4561", "title" : "Global high-resolution monthly CO2 climatology for the coastal ocean derived from neural network interpolation", "translator" : [ { "dropping-particle" : "", "family" : "L6504", "given" : "", "non-dropping-particle" : "", "parse-names" : false, "suffix" : "" } ], "type" : "article-journal", "volume" : "14" }, "uris" : [ "http://www.mendeley.com/documents/?uuid=343735ec-5c10-418c-a7f0-7874b3d4449a" ] }, { "id" : "ITEM-5", "itemData" : { "DOI" : "10.1016/j.jmarsys.2017.10.007", "ISSN" : "09247963", "author" : [ { "dropping-particle" : "", "family" : "Orselli", "given" : "Iole B.M.", "non-dropping-particle" : "", "parse-names" : false, "suffix" : "" }, { "dropping-particle" : "", "family" : "Kerr", "given" : "Rodrigo", "non-dropping-particle" : "", "parse-names" : false, "suffix" : "" }, { "dropping-particle" : "", "family" : "Ito", "given" : "Rosane G.", "non-dropping-particle" : "", "parse-names" : false, "suffix" : "" }, { "dropping-particle" : "", "family" : "Tavano", "given" : "Virginia M.", "non-dropping-particle" : "", "parse-names" : false, "suffix" : "" }, { "dropping-particle" : "", "family" : "Mendes", "given" : "Carlos Rafael B.", "non-dropping-particle" : "", "parse-names" : false, "suffix" : "" }, { "dropping-particle" : "", "family" : "Garcia", "given" : "Carlos A.E.", "non-dropping-particle" : "", "parse-names" : false, "suffix" : "" } ], "container-title" : "Journal of Marine Systems", "id" : "ITEM-5", "issued" : { "date-parts" : [ [ "2018", "2" ] ] }, "page" : "1-14", "title" : "How fast is the Patagonian shelf-break acidifying?", "translator" : [ { "dropping-particle" : "", "family" : "L7158", "given" : "", "non-dropping-particle" : "", "parse-names" : false, "suffix" : "" } ], "type" : "article-journal", "volume" : "178" }, "uris" : [ "http://www.mendeley.com/documents/?uuid=6e26788a-d29b-4a26-90b8-aa8cb9a73aae" ] }, { "id" : "ITEM-6", "itemData" : { "DOI" : "10.1002/2015JG003213", "ISSN" : "21698953", "abstract" : "A combined data set, combining data from field campaigns and oceanographic cruises, was used to ascertain the influence of both river discharges and upwelling processes, covering spatial and temporal variation in dissolved inorganic carbon (DIC) and aragonite saturation state. This work was conducted in one of the most productive river-influenced upwelling areas in the South Pacific coasts (36\u00b0S). Additionally, further work was also conducted to ascertain the contribution of different DIC sources, influencing the dynamics of DIC along the land-ocean range. Six sampling campaigns were conducted across seven stations at the Biob\u00edo River basin, covering approximately 200 km. Three research cruises were undertaken simultaneously, covering the adjacent continental shelf, including 12 sampling stations for hydrographic measurements. Additionally, six stations were also sampled for chemical analyses, covering summer, winter, and spring conditions over 2010 and 2011. Our results evidenced that seaward extent of the river plume was more evident during the winter field campaign, when highest riverine DIC fluxes were observed. The carbonate system along the river-ocean continuum was very heterogeneous varying over spatial and temporal scales. High DIC and pCO2 were observed in river areas with larger anthropogenic effects. CO2 supersaturation at the river plume was observed during all campaigns due to the influence of low pH river waters in winter/spring and high-pCO2 upwelling waters in summer. \u03b413CDIC evidenced that main DIC sources along the river and river plume corresponded to the respiration of terrestrial organic matter. We have linked this natural process to the carbonate saturation on the adjacent river-influenced coastal area, suggesting that \u03a9aragonite undersaturation in surface/subsurface waters is largely modulated by the influence of both river discharge and coastal upwelling events in this productive coastal area. Conditions of low \u03a9aragonite might impact negatively physiological traits for marine organisms, such as bivalves, gastropods, and crustaceans. Therefore, local populations from river-influenced sites could be inherently more tolerant to ocean acidification than organisms living in regions with lower \u03a9aragonite variability.", "author" : [ { "dropping-particle" : "", "family" : "Vargas", "given" : "Cristian A", "non-dropping-particle" : "", "parse-names" : false, "suffix" : "" }, { "dropping-particle" : "", "family" : "Contreras", "given" : "Paulina Y", "non-dropping-particle" : "", "parse-names" : false, "suffix" : "" }, { "dropping-particle" : "", "family" : "P\u00e9rez", "given" : "Claudia A", "non-dropping-particle" : "", "parse-names" : false, "suffix" : "" }, { "dropping-particle" : "", "family" : "Sobarzo", "given" : "Marcus", "non-dropping-particle" : "", "parse-names" : false, "suffix" : "" }, { "dropping-particle" : "", "family" : "Sald\u00edas", "given" : "Gonzalo S", "non-dropping-particle" : "", "parse-names" : false, "suffix" : "" }, { "dropping-particle" : "", "family" : "Salisbury", "given" : "Joe", "non-dropping-particle" : "", "parse-names" : false, "suffix" : "" } ], "container-title" : "Journal of Geophysical Research: Biogeosciences", "id" : "ITEM-6", "issue" : "6", "issued" : { "date-parts" : [ [ "2016", "6", "1" ] ] }, "page" : "1468-1483", "title" : "Influences of riverine and upwelling waters on the coastal carbonate system off Central Chile and their ocean acidification implications", "translator" : [ { "dropping-particle" : "", "family" : "L7210", "given" : "", "non-dropping-particle" : "", "parse-names" : false, "suffix" : "" } ], "type" : "article-journal", "volume" : "121" }, "uris" : [ "http://www.mendeley.com/documents/?uuid=80ca7edb-7c02-4083-aa8e-8182bd4d97fc" ] }, { "id" : "ITEM-7", "itemData" : { "DOI" : "10.1016/j.dsr2.2013.01.002", "ISSN" : "09670645", "abstract" : "We examined the variability of sea surface carbon dioxide fugacity (fCO2sea) and its relation to temperature at the Cariaco Basin ocean time-series location (10\u00b030\u2019N, 64\u00b040\u2019W) for the period from 1996 through 2008. Periods of warm (positive) and cold (negative) anomalies at the station were related to variability in coastal upwelling intensity. A positive temporal trend in monthly-deseasonalized sea surface temperatures (SST) was observed, leading to an overall increase of 1.13&amp;#xa0;\u00b0C over 13 years. Surface fCO2sea displayed significant short-term variation (month to month) with a range of 330 to 445&amp;#xa0;\u00b5atm. In addition to a large seasonal range (58\u00b117&amp;#xa0;\u00b5atm), deseasonalized fCO2sea data showed an interannual positive trend of 1.77\u00b10.43&amp;#xa0;\u00b5atm&amp;#xa0;year\u22121. In the Cariaco Basin, positive and negative anomalies of temperature and fCO2sea are in phase. An increase/decrease of 1&amp;#xa0;\u00b0C coincides with an increase/decrease of 16\u201320&amp;#xa0;\u00b5atm of fCO2sea. Deseasonalized fCO2sea normalized to 26.05&amp;#xa0;\u00b0C, the mean Cariaco SST, shows a lower rate of increase (0.51\u00b10.49&amp;#xa0;\u00b5atm&amp;#xa0;year\u22121). Based on these observations, 72% of the increase in fCO2sea in Cariaco Basin between 1996 and 2008 can be attributed to an increasing temperature trend of surface waters, making this the primary factor controlling fugacity at this location. During this period, a decrease in upwelling intensity was also observed. The phytoplankton community changed from large diatom-dominated blooms during upwelling in the late 1990's to blooms dominated by smaller cells in the first decade of the twenty-first century. The average net sea-air CO2 flux over the study period is 2.0\u00b12.6&amp;#xa0;mol&amp;#xa0;C&amp;#xa0;m\u22122&amp;#xa0;year\u22121 employing the Wanninkhof parameterization, and 2.1\u00b12.5&amp;#xa0;mol&amp;#xa0;C&amp;#xa0;m\u22122&amp;#xa0;year\u22121 based on Nightingale's model. To further understand the connection between the changes observed in the Cariaco Basin, the relationships between interannual variability in the temperature anomaly with three modes of climate variability (AMO, NAO and ENSO) were examined.", "author" : [ { "dropping-particle" : "", "family" : "Astor", "given" : "Y.M.", "non-dropping-particle" : "", "parse-names" : false, "suffix" : "" }, { "dropping-particle" : "", "family" : "Lorenzoni", "given" : "L", "non-dropping-particle" : "", "parse-names" : false, "suffix" : "" }, { "dropping-particle" : "", "family" : "Thunell", "given" : "R", "non-dropping-particle" : "", "parse-names" : false, "suffix" : "" }, { "dropping-particle" : "", "family" : "Varela", "given" : "R", "non-dropping-particle" : "", "parse-names" : false, "suffix" : "" }, { "dropping-particle" : "", "family" : "Muller-Karger", "given" : "F", "non-dropping-particle" : "", "parse-names" : false, "suffix" : "" }, { "dropping-particle" : "", "family" : "Troccoli", "given" : "L", "non-dropping-particle" : "", "parse-names" : false, "suffix" : "" }, { "dropping-particle" : "", "family" : "Taylor", "given" : "G.T.", "non-dropping-particle" : "", "parse-names" : false, "suffix" : "" }, { "dropping-particle" : "", "family" : "Scranton", "given" : "M.I.", "non-dropping-particle" : "", "parse-names" : false, "suffix" : "" }, { "dropping-particle" : "", "family" : "Tappa", "given" : "E", "non-dropping-particle" : "", "parse-names" : false, "suffix" : "" }, { "dropping-particle" : "", "family" : "Rueda", "given" : "D", "non-dropping-particle" : "", "parse-names" : false, "suffix" : "" } ], "container-title" : "Deep Sea Research Part II: Topical Studies in Oceanography", "id" : "ITEM-7", "issue" : "0", "issued" : { "date-parts" : [ [ "2013", "1" ] ] }, "page" : "-", "title" : "Interannual variability in sea surface temperature and fCO2 changes in the Cariaco Basin", "translator" : [ { "dropping-particle" : "", "family" : "L7131", "given" : "", "non-dropping-particle" : "", "parse-names" : false, "suffix" : "" } ], "type" : "article-journal" }, "uris" : [ "http://www.mendeley.com/documents/?uuid=cccb18a7-6bdf-432f-bf3e-9ea88a306824" ] }, { "id" : "ITEM-8", "itemData" : { "DOI" : "10.1016/j.csr.2019.104031", "ISSN" : "02784343", "abstract" : "Prior studies of surface seawater CO2 partial pressure (pCO(2)) and air-sea CO2 fluxes have primarily been conducted on the eastern Bering Sea shelf area, with a paucity of data in the Bering Sea basin. In order to assess the surface variability and the air-sea CO2 fluxes for a more complete set of different regions, underway surface seawater pCO(2) and related parameters were investigated across the Bering Sea basin, slope and shelf in July 2010 during the 4th Chinese National Arctic Research Expedition (CHINARE). The surface pCO(2) exhibited large spatial variability and was observed to vary from 137 mu atm in the central Bering Strait to 481 mu atm in the western Bering Strait. In the central Bering Strait, the high supersaturation with respect to the atmospheric pCO(2) (378 +/- 2 mu atm) was driven by the upwelling event. The neutral or weak CO2 sink in the Bering Sea basin and eastern nearshore region were related to high nutrient low chlorophyll status and riverine input, respectively. Biological process maintained the most shelf and slope areas as a strong CO2 sink. Overall, despite a small CO2 outgassing area the whole Bering Sea still acted as a net ocean CO2 sink of -6.4 +/- 0.9 mmol m(-2) d(-1) in summer.", "author" : [ { "dropping-particle" : "", "family" : "Sun", "given" : "Heng", "non-dropping-particle" : "", "parse-names" : false, "suffix" : "" }, { "dropping-particle" : "", "family" : "Gao", "given" : "Zhongyong", "non-dropping-particle" : "", "parse-names" : false, "suffix" : "" }, { "dropping-particle" : "", "family" : "Qi", "given" : "Di", "non-dropping-particle" : "", "parse-names" : false, "suffix" : "" }, { "dropping-particle" : "", "family" : "Chen", "given" : "Bao shan", "non-dropping-particle" : "", "parse-names" : false, "suffix" : "" }, { "dropping-particle" : "", "family" : "Chen", "given" : "Liqi", "non-dropping-particle" : "", "parse-names" : false, "suffix" : "" }, { "dropping-particle" : "", "family" : "Cai", "given" : "Wei-Jun", "non-dropping-particle" : "", "parse-names" : false, "suffix" : "" } ], "container-title" : "Continental Shelf Research", "id" : "ITEM-8", "issued" : { "date-parts" : [ [ "2020", "1" ] ] }, "page" : "104031", "title" : "Surface seawater partial pressure of CO2 variability and air-sea CO2 fluxes in the Bering Sea in July 2010", "translator" : [ { "dropping-particle" : "", "family" : "L7142", "given" : "", "non-dropping-particle" : "", "parse-names" : false, "suffix" : "" } ], "type" : "article-journal", "volume" : "193" }, "uris" : [ "http://www.mendeley.com/documents/?uuid=6c66aab7-620c-45e8-840a-50760fb49ee8" ] }, { "id" : "ITEM-9", "itemData" : { "DOI" : "10.1002/2016JC011838", "ISSN" : "21699275", "abstract" : "We made comprehensive surface water CO2 chemistry observations in the Japan Sea during each autumn from 2010 to 2014. The partial pressure of CO2 (pCO2) in surface water, 312\u2013329 \u03bcatm, was 10\u201330 \u03bcatm lower in the Japan Sea than in the same latitude range of the western North Pacific adjacent to Japan. According to the sensitivity analysis of pCO2, the lower pCO2 in the Japan Sea was primarily attributable to a large seasonal decrease of pCO2 associated with strong cooling in autumn, particularly in the northern Japan Sea. In contrast, the lower pCO2 in relatively warm, freshwater in the southern Japan Sea was attributable to not only the thermodynamic effect of the temperature changes but also high total alkalinity. This alkalinity had its origin in Changjiang River and was transported by Changjiang diluted water (CDW) which seasonally runs into the Japan Sea from the East China Sea. The input of total alkalinity through CDW also elevated the saturation state of calcium carbonate minerals and mitigated the effects of anthropogenic ocean acidification, at least during autumn. These biogeochemical impacts of CDW in the Japan Sea last until November, although the inflow from the East China Sea to the Japan Sea almost ceases by the end of September. The long duration of the high saturation state of calcium carbonate benefits calcareous marine organisms.", "author" : [ { "dropping-particle" : "", "family" : "Kosugi", "given" : "Naohiro", "non-dropping-particle" : "", "parse-names" : false, "suffix" : "" }, { "dropping-particle" : "", "family" : "Sasano", "given" : "Daisuke", "non-dropping-particle" : "", "parse-names" : false, "suffix" : "" }, { "dropping-particle" : "", "family" : "Ishii", "given" : "Masao", "non-dropping-particle" : "", "parse-names" : false, "suffix" : "" }, { "dropping-particle" : "", "family" : "Enyo", "given" : "Kazutaka", "non-dropping-particle" : "", "parse-names" : false, "suffix" : "" }, { "dropping-particle" : "", "family" : "Saito", "given" : "Shu", "non-dropping-particle" : "", "parse-names" : false, "suffix" : "" } ], "container-title" : "Journal of Geophysical Research: Oceans", "id" : "ITEM-9", "issued" : { "date-parts" : [ [ "2016", "8" ] ] }, "page" : "n/a-n/a", "title" : "Autumn CO 2 chemistry in the Japan Sea and the impact of discharges from the Changjiang River", "translator" : [ { "dropping-particle" : "", "family" : "L7154", "given" : "", "non-dropping-particle" : "", "parse-names" : false, "suffix" : "" } ], "type" : "article-journal" }, "uris" : [ "http://www.mendeley.com/documents/?uuid=bf04efad-ecce-4d03-a367-46c4170fafff" ] }, { "id" : "ITEM-10",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"ITEM-10",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"mendeley" : { "formattedCitation" : "(Astor et al., 2013; Bakker et al., 2016; Kosugi et al., 2016; Vargas et al., 2016; Laruelle et al., 2017, 2018; Orselli et al., 2018; Roobaert et al., 2019; Cai et al., 2020; Sun et al., 2020a)", "manualFormatting" : "(Astor et al., 2013; Bakker et al., 2016; Kosugi et al., 2016; Vargas et al., 2016; Laruelle et al., 2017, 2018; Orselli et al., 2018; Roobaert et al., 2019; Cai et al., 2020; H. Sun et al., 2020)", "plainTextFormattedCitation" : "(Astor et al., 2013; Bakker et al., 2016; Kosugi et al., 2016; Vargas et al., 2016; Laruelle et al., 2017, 2018; Orselli et al., 2018; Roobaert et al., 2019; Cai et al., 2020; Sun et al., 2020a)", "previouslyFormattedCitation" : "(Astor et al., 2013; Bakker et al., 2016; Kosugi et al., 2016; Vargas et al., 2016; Laruelle et al., 2017, 2018; Orselli et al., 2018; Roobaert et al., 2019; Cai et al., 2020; Sun et al., 2020a)" }, "properties" : { "noteIndex" : 0 }, "schema" : "https://github.com/citation-style-language/schema/raw/master/csl-citation.json" }</w:instrText>
        </w:r>
      </w:ins>
      <w:del w:id="3413" w:author="Robin Matthews" w:date="2021-06-17T17:56:00Z">
        <w:r w:rsidR="00747167" w:rsidRPr="001E7A27" w:rsidDel="00D66569">
          <w:rPr>
            <w:rFonts w:cs="Times New Roman"/>
            <w:lang w:val="en-GB"/>
          </w:rPr>
          <w:delInstrText>ADDIN CSL_CITATION { "citationItems" : [ { "id" : "ITEM-1", "itemData" : { "DOI" : "10.5194/essd-8-383-2016", "ISSN" : "1866-3516", "abstract" : "Abstract. The Surface Ocean CO2 Atlas (SOCAT) is a synthesis of quality-controlled fCO2 (fugacity of carbon dioxide) values for the global surface oceans and coastal seas with regular updates. Version 3 of SOCAT has 14.7 million fCO2 values from 3646 data sets covering the years 1957 to 2014. This latest version has an additional 4.6 million fCO2 values relative to version 2 and extends the record from 2011 to 2014. Version 3 also significantly increases the data availability for 2005 to 2013. SOCAT has an average of approximately 1.2 million surface water fCO2 values per year for the years 2006 to 2012. Quality and documentation of the data has improved. A new feature is the data set quality control (QC) flag of E for data from alternative sensors and platforms. The accuracy of surface water fCO2 has been defined for all data set QC flags. Automated range checking has been carried out for all data sets during their upload into SOCAT. The upgrade of the interactive Data Set Viewer (previously known as the Cruise Data Viewer) allows better interrogation of the SOCAT data collection and rapid creation of high-quality figures for scientific presentations. Automated data upload has been launched for version 4 and will enable more frequent SOCAT releases in the future. High-profile scientific applications of SOCAT include quantification of the ocean sink for atmospheric carbon dioxide and its long-term variation, detection of ocean acidification, as well as evaluation of coupled-climate and ocean-only biogeochemical models. Users of SOCAT data products are urged to acknowledge the contribution of data providers, as stated in the SOCAT Fair Data Use Statement. This ESSD (Earth System Science Data) \"living data\" publication documents the methods and data sets used for the assembly of this new version of the SOCAT data collection and compares these with those used for earlier versions of the data collection (Pfeil et al., 2013; Sabine et al., 2013; Bakker et al., 2014). Individual data set files, included in the synthesis product, can be downloaded here: doi:10.1594/PANGAEA.849770. The gridded products are available here: doi:10.3334/CDIAC/OTG.SOCAT_V3_GRID.", "author" : [ { "dropping-particle" : "", "family" : "Bakker", "given" : "Dorothee C. E.", "non-dropping-particle" : "", "parse-names" : false, "suffix" : "" }, { "dropping-particle" : "", "family" : "Pfeil", "given" : "Benjamin", "non-dropping-particle" : "", "parse-names" : false, "suffix" : "" }, { "dropping-particle" : "", "family" : "Landa", "given" : "Camilla S.", "non-dropping-particle" : "", "parse-names" : false, "suffix" : "" }, { "dropping-particle" : "", "family" : "Metzl", "given" : "Nicolas", "non-dropping-particle" : "", "parse-names" : false, "suffix" : "" }, { "dropping-particle" : "", "family" : "O&amp;amp;apos;Brien", "given" : "Kevin M.", "non-dropping-particle" : "", "parse-names" : false, "suffix" : "" }, { "dropping-particle" : "", "family" : "Olsen", "given" : "Are", "non-dropping-particle" : "", "parse-names" : false, "suffix" : "" }, { "dropping-particle" : "", "family" : "Smith", "given" : "Karl", "non-dropping-particle" : "", "parse-names" : false, "suffix" : "" }, { "dropping-particle" : "", "family" : "Cosca", "given" : "Cathy", "non-dropping-particle" : "", "parse-names" : false, "suffix" : "" }, { "dropping-particle" : "", "family" : "Harasawa", "given" : "Sumiko", "non-dropping-particle" : "", "parse-names" : false, "suffix" : "" }, { "dropping-particle" : "", "family" : "Jones", "given" : "Stephen D.",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"Schuster", "given" : "Ute", "non-dropping-particle" : "", "parse-names" : false, "suffix" : "" }, { "dropping-particle" : "", "family" : "Steinhoff", "given" : "Tobias",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"Wada", "given" : "Chisato", "non-dropping-particle" : "", "parse-names" : false, "suffix" : "" }, { "dropping-particle" : "", "family" : "Wanninkhof", "given" : "Rik", "non-dropping-particle" : "", "parse-names" : false, "suffix" : "" }, { "dropping-particle" : "", "family" : "Alin", "given" : "Simone R.", "non-dropping-particle" : "", "parse-names" : false, "suffix" : "" }, { "dropping-particle" : "", "family" : "Balestrini", "given" : "Carlos F.", "non-dropping-particle" : "", "parse-names" : false, "suffix" : "" }, { "dropping-particle" : "", "family" : "Barbero", "given" : "Leticia", "non-dropping-particle" : "", "parse-names" : false, "suffix" : "" }, { "dropping-particle" : "", "family" : "Bates", "given" : "Nicholas R.", "non-dropping-particle" : "", "parse-names" : false, "suffix" : "" }, { "dropping-particle" : "", "family" : "Bianchi", "given" : "Alejandro A.", "non-dropping-particle" : "", "parse-names" : false, "suffix" : "" }, { "dropping-particle" : "", "family" : "Bonou", "given" : "Fr\u00e9d\u00e9ric", "non-dropping-particle" : "", "parse-names" : false, "suffix" : "" }, { "dropping-particle" : "", "family" : "Boutin", "given" : "Jacqueline", "non-dropping-particle" : "", "parse-names" : false, "suffix" : "" }, { "dropping-particle" : "", "family" : "Bozec", "given" : "Yann", "non-dropping-particle" : "", "parse-names" : false, "suffix" : "" }, { "dropping-particle" : "", "family" : "Burger", "given" : "Eugene F.", "non-dropping-particle" : "", "parse-names" : false, "suffix" : "" }, { "dropping-particle" : "", "family" : "Cai", "given" : "Wei-Jun", "non-dropping-particle" : "", "parse-names" : false, "suffix" : "" }, { "dropping-particle" : "", "family" : "Castle", "given" : "Robert D.", "non-dropping-particle" : "", "parse-names" : false, "suffix" : "" }, { "dropping-particle" : "", "family" : "Chen", "given" : "Liqi", "non-dropping-particle" : "", "parse-names" : false, "suffix" : "" }, { "dropping-particle" : "", "family" : "Chierici", "given" : "Melissa", "non-dropping-particle" : "", "parse-names" : false, "suffix" : "" }, { "dropping-particle" : "", "family" : "Currie", "given" : "Kim", "non-dropping-particle" : "", "parse-names" : false, "suffix" : "" }, { "dropping-particle" : "", "family" : "Evans", "given" : "Wiley", "non-dropping-particle" : "", "parse-names" : false, "suffix" : "" }, { "dropping-particle" : "", "family" : "Featherstone", "given" : "Charles", "non-dropping-particle" : "", "parse-names" : false, "suffix" : "" }, { "dropping-particle" : "", "family" : "Feely", "given" : "Richard A.", "non-dropping-particle" : "", "parse-names" : false, "suffix" : "" }, { "dropping-particle" : "", "family" : "Fransson", "given" : "Agneta", "non-dropping-particle" : "", "parse-names" : false, "suffix" : "" }, { "dropping-particle" : "", "family" : "Goyet", "given" : "Catherine", "non-dropping-particle" : "", "parse-names" : false, "suffix" : "" }, { "dropping-particle" : "", "family" : "Greenwood", "given" : "Naomi", "non-dropping-particle" : "", "parse-names" : false, "suffix" : "" }, { "dropping-particle" : "", "family" : "Gregor", "given" : "Luke", "non-dropping-particle" : "", "parse-names" : false, "suffix" : "" }, { "dropping-particle" : "", "family" : "Hankin", "given" : "Steven", "non-dropping-particle" : "", "parse-names" : false, "suffix" : "" }, { "dropping-particle" : "", "family" : "Hardman-Mountford", "given" : "Nick J.", "non-dropping-particle" : "", "parse-names" : false, "suffix" : "" }, { "dropping-particle" : "", "family" : "Harlay", "given" : "J\u00e9r\u00f4me", "non-dropping-particle" : "", "parse-names" : false, "suffix" : "" }, { "dropping-particle" : "", "family" : "Hauck", "given" : "Judith", "non-dropping-particle" : "", "parse-names" : false, "suffix" : "" }, { "dropping-particle" : "", "family" : "Hoppema", "given" : "Mario", "non-dropping-particle" : "", "parse-names" : false, "suffix" : "" }, { "dropping-particle" : "", "family" : "Humphreys", "given" : "Matthew P.", "non-dropping-particle" : "", "parse-names" : false, "suffix" : "" }, { "dropping-particle" : "", "family" : "Hunt", "given" : "Christopher W.", "non-dropping-particle" : "", "parse-names" : false, "suffix" : "" }, { "dropping-particle" : "", "family" : "Huss", "given" : "Betty", "non-dropping-particle" : "", "parse-names" : false, "suffix" : "" }, { "dropping-particle" : "", "family" : "Ib\u00e1nhez", "given" : "J. Severino P.", "non-dropping-particle" : "", "parse-names" : false, "suffix" : "" }, { "dropping-particle" : "", "family" : "Johannessen", "given" : "Truls", "non-dropping-particle" : "", "parse-names" : false, "suffix" : "" }, { "dropping-particle" : "", "family" : "Keeling", "given" : "Ralph", "non-dropping-particle" : "", "parse-names" : false, "suffix" : "" }, { "dropping-particle" : "", "family" : "Kitidis", "given" : "Vassilis", "non-dropping-particle" : "", "parse-names" : false, "suffix" : "" }, { "dropping-particle" : "", "family" : "K\u00f6rtzinger", "given" : "Arne", "non-dropping-particle" : "", "parse-names" : false, "suffix" : "" }, { "dropping-particle" : "", "family" : "Kozyr", "given" : "Alex", "non-dropping-particle" : "", "parse-names" : false, "suffix" : "" }, { "dropping-particle" : "", "family" : "Krasakopoulou", "given" : "Evangelia", "non-dropping-particle" : "", "parse-names" : false, "suffix" : "" }, { "dropping-particle" : "", "family" : "Kuwata", "given" : "Akira",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"Monaco", "given" : "Claire", "non-dropping-particle" : "Lo", "parse-names" : false, "suffix" : "" }, { "dropping-particle" : "", "family" : "Manke", "given" : "Ansley", "non-dropping-particle" : "", "parse-names" : false, "suffix" : "" }, { "dropping-particle" : "", "family" : "Mathis", "given" : "Jeremy T.", "non-dropping-particle" : "", "parse-names" : false, "suffix" : "" }, { "dropping-particle" : "", "family" : "Merlivat", "given" : "Liliane", "non-dropping-particle" : "", "parse-names" : false, "suffix" : "" }, { "dropping-particle" : "", "family" : "Millero", "given" : "Frank J.",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"Murata", "given" : "Akihiko", "non-dropping-particle" : "", "parse-names" : false, "suffix" : "" }, { "dropping-particle" : "", "family" : "Newberger", "given" : "Timothy", "non-dropping-particle" : "", "parse-names" : false, "suffix" : "" }, { "dropping-particle" : "", "family" : "Omar", "given" : "Abdirahman M.", "non-dropping-particle" : "", "parse-names" : false, "suffix" : "" }, { "dropping-particle" : "", "family" : "Ono", "given" : "Tsuneo", "non-dropping-particle" : "", "parse-names" : false, "suffix" : "" }, { "dropping-particle" : "", "family" : "Paterson", "given" : "Kristina", "non-dropping-particle" : "", "parse-names" : false, "suffix" : "" }, { "dropping-particle" : "", "family" : "Pearce", "given" : "David", "non-dropping-particle" : "", "parse-names" : false, "suffix" : "" }, { "dropping-particle" : "", "family" : "Pierrot", "given" : "Denis", "non-dropping-particle" : "", "parse-names" : false, "suffix" : "" }, { "dropping-particle" : "", "family" : "Robbins", "given" : "Lisa L.", "non-dropping-particle" : "", "parse-names" : false, "suffix" : "" }, { "dropping-particle" : "", "family" : "Saito", "given" : "Shu", "non-dropping-particle" : "", "parse-names" : false, "suffix" : "" }, { "dropping-particle" : "", "family" : "Salisbury", "given" : "Joe", "non-dropping-particle" : "", "parse-names" : false, "suffix" : "" }, { "dropping-particle" : "", "family" : "Schlitzer", "given" : "Reiner", "non-dropping-particle" : "", "parse-names" : false, "suffix" : "" }, { "dropping-particle" : "", "family" : "Schneider", "given" : "Bernd", "non-dropping-particle" : "", "parse-names" : false, "suffix" : "" }, { "dropping-particle" : "", "family" : "Schweitzer", "given" : "Roland", "non-dropping-particle" : "", "parse-names" : false, "suffix" : "" }, { "dropping-particle" : "", "family" : "Sieger", "given" : "Rainer", "non-dropping-particle" : "", "parse-names" : false, "suffix" : "" }, { "dropping-particle" : "", "family" : "Skjelvan", "given" : "Ingunn", "non-dropping-particle" : "", "parse-names" : false, "suffix" : "" }, { "dropping-particle" : "", "family" : "Sullivan", "given" : "Kevin F.", "non-dropping-particle" : "", "parse-names" : false, "suffix" : "" }, { "dropping-particle" : "", "family" : "Sutherland", "given" : "Stewart C.", "non-dropping-particle" : "", "parse-names" : false, "suffix" : "" }, { "dropping-particle" : "", "family" : "Sutton", "given" : "Adrienne J.", "non-dropping-particle" : "", "parse-names" : false, "suffix" : "" }, { "dropping-particle" : "", "family" : "Tadokoro", "given" : "Kazuaki", "non-dropping-particle" : "", "parse-names" : false, "suffix" : "" }, { "dropping-particle" : "", "family" : "Telszewski", "given" : "Maciej", "non-dropping-particle" : "", "parse-names" : false, "suffix" : "" }, { "dropping-particle" : "", "family" : "Tuma", "given" : "Matthias", "non-dropping-particle" : "", "parse-names" : false, "suffix" : "" }, { "dropping-particle" : "", "family" : "Heuven", "given" : "Steven M. A. C.", "non-dropping-particle" : "van", "parse-names" : false, "suffix" : "" }, { "dropping-particle" : "", "family" : "Vandemark", "given" : "Doug", "non-dropping-particle" : "", "parse-names" : false, "suffix" : "" }, { "dropping-particle" : "", "family" : "Ward", "given" : "Brian", "non-dropping-particle" : "", "parse-names" : false, "suffix" : "" }, { "dropping-particle" : "", "family" : "Watson", "given" : "Andrew J.", "non-dropping-particle" : "", "parse-names" : false, "suffix" : "" }, { "dropping-particle" : "", "family" : "Xu", "given" : "Suqing", "non-dropping-particle" : "", "parse-names" : false, "suffix" : "" } ], "container-title" : "Earth System Science Data", "id" : "ITEM-1", "issue" : "2", "issued" : { "date-parts" : [ [ "2016", "9", "15" ] ] }, "page" : "383-413", "title" : "A multi-decade record of high-quality fCO2 data in version 3 of the Surface Ocean CO2 Atlas (SOCAT)", "translator" : [ { "dropping-particle" : "", "family" : "L4582", "given" : "", "non-dropping-particle" : "", "parse-names" : false, "suffix" : "" } ], "type" : "article-journal", "volume" : "8" }, "uris" : [ "http://www.mendeley.com/documents/?uuid=bc649b93-071b-3ac8-a597-6454c1a6398b" ] }, { "id" : "ITEM-2", "itemData" : { "DOI" : "10.1029/2019GB006239", "ISSN" : "0886-6236", "abstract" : "Abstract In contrast to the open ocean, the sources and sinks for atmospheric carbon dioxide (CO2) in the coastal seas are poorly constrained and understood. Here, we address this knowledge gap by analyzing the spatial and temporal variability of the coastal air-sea flux of CO2 (FCO2) using a recent high-resolution (0.25 degree) monthly climatology for coastal sea surface partial pressure in CO2 (pCO2). Coastal regions are characterized by CO2 sinks at temperate and high latitudes and by CO2 sources at low latitude and in the tropics, with annual mean CO2 flux densities comparable in magnitude and pattern to those of the adjacent open ocean with the exception of river dominated systems. The seasonal variations in FCO2 are large, often exceeding 2 mol C m-2 yr-1, a magnitude similar to the variations exhibited across latitudes. The majority of these seasonal variations stems from the air-sea pCO2 difference, although changes in wind speed and sea-ice cover can also be significant regionally. Globally integrated, the coastal seas act currently as a CO2 sink of -0.20 \u00b1 0.02 Pg C yr-1, with a more intense uptake occurring in summer because of the disproportionate influence of high latitude shelves in the Northern Hemisphere. Combined with estimates of the carbon sinks in the open ocean and the Arctic, this gives for the global ocean, averaged over the 1998 to 2015 period an annual net CO2 uptake of -1.7 \u00b1 0.3 Pg C yr-1.", "author" : [ { "dropping-particle" : "", "family" : "Roobaert", "given" : "Aliz\u00e9e", "non-dropping-particle" : "", "parse-names" : false, "suffix" :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"Chou", "given" : "Lei", "non-dropping-particle" : "", "parse-names" : false, "suffix" : "" }, { "dropping-particle" : "", "family" : "Regnier", "given" : "Pierre", "non-dropping-particle" : "", "parse-names" : false, "suffix" : "" } ], "container-title" : "Global Biogeochemical Cycles", "id" : "ITEM-2", "issue" : "12", "issued" : { "date-parts" : [ [ "2019", "12", "16" ] ] }, "note" : "From Duplicate 1 (The spatiotemporal dynamics of the sources and sinks of CO 2 in the global coastal ocean - Roobaert, Aliz\u00e9e; Laruelle, Goulven G; Landsch\u00fctzer, Peter; Gruber, Nicolas; Chou, Lei; Regnier, Pierre)\nAnd Duplicate 2 (The spatiotemporal dynamics of the sources and sinks of CO 2 in the global coastal ocean - Roobaert, Aliz\u00e9e; Laruelle, Goulven G; Landsch\u00fctzer, Peter; Gruber, Nicolas; Chou, Lei; Regnier, Pierre)\n\ndoi: 10.1029/2019GB006239\n\nFrom Duplicate 3 (The spatiotemporal dynamics of the sources and sinks of CO2 in the global coastal ocean - Roobaert, Aliz\u00e9e; Laruelle, Goulven G; Landsch\u00fctzer, Peter; Gruber, Nicolas; Chou, Lei; Regnier, Pierre)\n\nFrom Duplicate 1 (The Spatiotemporal Dynamics of the Sources and Sinks of CO 2 in the Global Coastal Ocean - Roobaert, Aliz\u00e9e; Laruelle, Goulven G; Landsch\u00fctzer, Peter; Gruber, Nicolas; Chou, Lei; Regnier, Pierre)\n\ndoi: 10.1029/2019GB006239", "page" : "2019GB006239", "publisher" : "John Wiley &amp; Sons, Ltd", "title" : "The spatiotemporal dynamics of the sources and sinks of CO2 in the global coastal ocean", "translator" : [ { "dropping-particle" : "", "family" : "L7215", "given" : "", "non-dropping-particle" : "", "parse-names" : false, "suffix" : "" } ], "type" : "article-journal", "volume" : "33" }, "uris" : [ "http://www.mendeley.com/documents/?uuid=656f80f4-85d8-44c4-b825-c3bb67d8bb07" ] }, { "id" : "ITEM-3", "itemData" : { "DOI" : "10.1038/s41467-017-02738-z", "ISSN" : "2041-1723", "abstract" : "It has been speculated that the partial pressure of carbon dioxide (pCO2) in shelf waters may lag the rise in atmospheric CO2. Here, we show that this is the case across many shelf regions, implying a tendency for enhanced shelf uptake of atmospheric CO2. This result is based on analysis of long-term trends in the air\u2013sea pCO2 gradient (\u0394pCO2) using a global surface ocean pCO2 database spanning a period of up to 35 years. Using wintertime data only, we find that \u0394pCO2 increased in 653 of the 825 0.5\u00b0 cells for which a trend could be calculated, with 325 of these cells showing a significant increase in excess of +0.5 \u03bcatm yr\u22121 (p &lt; 0.05). Although noisier, the deseasonalized annual data suggest similar results. If this were a global trend, it would support the idea that shelves might have switched from a source to a sink of CO2 during the last century.", "author" : [ { "dropping-particle" : "", "family" : "Laruelle", "given" : "Goulven G.", "non-dropping-particle" : "", "parse-names" : false, "suffix" : "" }, { "dropping-particle" : "", "family" : "Cai", "given" : "Wei-Jun", "non-dropping-particle" : "", "parse-names" : false, "suffix" : "" }, { "dropping-particle" : "", "family" : "Hu", "given" : "Xinping", "non-dropping-particle" : "", "parse-names" : false, "suffix" : "" }, { "dropping-particle" : "", "family" : "Gruber", "given" : "Nicolas", "non-dropping-particle" : "", "parse-names" : false, "suffix" : "" }, { "dropping-particle" : "", "family" : "Mackenzie", "given" : "Fred T.", "non-dropping-particle" : "", "parse-names" : false, "suffix" : "" }, { "dropping-particle" : "", "family" : "Regnier", "given" : "Pierre", "non-dropping-particle" : "", "parse-names" : false, "suffix" : "" } ], "container-title" : "Nature Communications", "id" : "ITEM-3", "issue" : "1", "issued" : { "date-parts" : [ [ "2018", "12", "31" ] ] }, "page" : "454", "publisher" : "Nature Publishing Group", "title" : "Continental shelves as a variable but increasing global sink for atmospheric carbon dioxide", "translator" : [ { "dropping-particle" : "", "family" : "L7229", "given" : "", "non-dropping-particle" : "", "parse-names" : false, "suffix" : "" } ], "type" : "article-journal", "volume" : "9" }, "uris" : [ "http://www.mendeley.com/documents/?uuid=2b12ce0c-11a5-49e6-96ea-3243207b0b6b" ] }, { "id" : "ITEM-4", "itemData" : { "DOI" : "10.5194/bg-14-4545-2017", "ISSN" : "1726-4189", "abstract" : "Abstract. In spite of the recent strong increase in the number of measurements of the partial pressure of CO2 in the surface ocean (pCO2), the air\u2013sea CO2 balance of the continental shelf seas remains poorly quantified. This is a consequence of these regions remaining strongly under-sampled in both time and space and of surface pCO2 exhibiting much higher temporal and spatial variability in these regions compared to the open ocean. Here, we use a modified version of a two-step artificial neural network method (SOM-FFN; Landsch\u00fctzer et al., 2013) to interpolate the pCO2 data along the continental margins with a spatial resolution of 0.25\u00b0 and with monthly resolution from 1998 to 2015. The most important modifications compared to the original SOM-FFN method are (i) the much higher spatial resolution and (ii) the inclusion of sea ice and wind speed as predictors of pCO2. The SOM-FFN is first trained with pCO2 measurements extracted from the SOCATv4 database. Then, the validity of our interpolation, in both space and time, is assessed by comparing the generated pCO2 field with independent data extracted from the LDVEO2015 database. The new coastal pCO2 product confirms a previously suggested general meridional trend of the annual mean pCO2 in all the continental shelves with high values in the tropics and dropping to values beneath those of the atmosphere at higher latitudes. The monthly resolution of our data product permits us to reveal significant differences in the seasonality of pCO2 across the ocean basins. The shelves of the western and northern Pacific, as well as the shelves in the temperate northern Atlantic, display particularly pronounced seasonal variations in pCO2, while the shelves in the southeastern Atlantic and in the southern Pacific reveal a much smaller seasonality. The calculation of temperature normalized pCO2 for several latitudes in different oceanic basins confirms that the seasonality in shelf pCO2 cannot solely be explained by temperature-induced changes in solubility but are also the result of seasonal changes in circulation, mixing and biological productivity. Our results also reveal that the amplitudes of both thermal and nonthermal seasonal variations in pCO2 are significantly larger at high latitudes. Finally, because this product's spatial extent includes parts of the open ocean as well, it can be readily merged with existing global open-ocean products to produce a true global perspective of the spatial and temporal variabi\u2026", "author"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"Tison", "given" : "Jean-Louis", "non-dropping-particle" : "", "parse-names" : false, "suffix" : "" }, { "dropping-particle" : "", "family" : "Delille", "given" : "Bruno", "non-dropping-particle" : "", "parse-names" : false, "suffix" : "" }, { "dropping-particle" : "", "family" : "Regnier", "given" : "Pierre", "non-dropping-particle" : "", "parse-names" : false, "suffix" : "" } ], "container-title" : "Biogeosciences", "id" : "ITEM-4", "issue" : "19", "issued" : { "date-parts" : [ [ "2017", "10" ] ] }, "page" : "4545-4561", "title" : "Global high-resolution monthly CO2 climatology for the coastal ocean derived from neural network interpolation", "translator" : [ { "dropping-particle" : "", "family" : "L6504", "given" : "", "non-dropping-particle" : "", "parse-names" : false, "suffix" : "" } ], "type" : "article-journal", "volume" : "14" }, "uris" : [ "http://www.mendeley.com/documents/?uuid=343735ec-5c10-418c-a7f0-7874b3d4449a" ] }, { "id" : "ITEM-5", "itemData" : { "DOI" : "10.1016/j.jmarsys.2017.10.007", "ISSN" : "09247963", "author" : [ { "dropping-particle" : "", "family" : "Orselli", "given" : "Iole B.M.", "non-dropping-particle" : "", "parse-names" : false, "suffix" : "" }, { "dropping-particle" : "", "family" : "Kerr", "given" : "Rodrigo", "non-dropping-particle" : "", "parse-names" : false, "suffix" : "" }, { "dropping-particle" : "", "family" : "Ito", "given" : "Rosane G.", "non-dropping-particle" : "", "parse-names" : false, "suffix" : "" }, { "dropping-particle" : "", "family" : "Tavano", "given" : "Virginia M.", "non-dropping-particle" : "", "parse-names" : false, "suffix" : "" }, { "dropping-particle" : "", "family" : "Mendes", "given" : "Carlos Rafael B.", "non-dropping-particle" : "", "parse-names" : false, "suffix" : "" }, { "dropping-particle" : "", "family" : "Garcia", "given" : "Carlos A.E.", "non-dropping-particle" : "", "parse-names" : false, "suffix" : "" } ], "container-title" : "Journal of Marine Systems", "id" : "ITEM-5", "issued" : { "date-parts" : [ [ "2018", "2" ] ] }, "page" : "1-14", "title" : "How fast is the Patagonian shelf-break acidifying?", "translator" : [ { "dropping-particle" : "", "family" : "L7158", "given" : "", "non-dropping-particle" : "", "parse-names" : false, "suffix" : "" } ], "type" : "article-journal", "volume" : "178" }, "uris" : [ "http://www.mendeley.com/documents/?uuid=6e26788a-d29b-4a26-90b8-aa8cb9a73aae" ] }, { "id" : "ITEM-6", "itemData" : { "DOI" : "10.1002/2015JG003213", "ISSN" : "21698953", "abstract" : "A combined data set, combining data from field campaigns and oceanographic cruises, was used to ascertain the influence of both river discharges and upwelling processes, covering spatial and temporal variation in dissolved inorganic carbon (DIC) and aragonite saturation state. This work was conducted in one of the most productive river-influenced upwelling areas in the South Pacific coasts (36\u00b0S). Additionally, further work was also conducted to ascertain the contribution of different DIC sources, influencing the dynamics of DIC along the land-ocean range. Six sampling campaigns were conducted across seven stations at the Biob\u00edo River basin, covering approximately 200 km. Three research cruises were undertaken simultaneously, covering the adjacent continental shelf, including 12 sampling stations for hydrographic measurements. Additionally, six stations were also sampled for chemical analyses, covering summer, winter, and spring conditions over 2010 and 2011. Our results evidenced that seaward extent of the river plume was more evident during the winter field campaign, when highest riverine DIC fluxes were observed. The carbonate system along the river-ocean continuum was very heterogeneous varying over spatial and temporal scales. High DIC and pCO2 were observed in river areas with larger anthropogenic effects. CO2 supersaturation at the river plume was observed during all campaigns due to the influence of low pH river waters in winter/spring and high-pCO2 upwelling waters in summer. \u03b413CDIC evidenced that main DIC sources along the river and river plume corresponded to the respiration of terrestrial organic matter. We have linked this natural process to the carbonate saturation on the adjacent river-influenced coastal area, suggesting that \u03a9aragonite undersaturation in surface/subsurface waters is largely modulated by the influence of both river discharge and coastal upwelling events in this productive coastal area. Conditions of low \u03a9aragonite might impact negatively physiological traits for marine organisms, such as bivalves, gastropods, and crustaceans. Therefore, local populations from river-influenced sites could be inherently more tolerant to ocean acidification than organisms living in regions with lower \u03a9aragonite variability.", "author" : [ { "dropping-particle" : "", "family" : "Vargas", "given" : "Cristian A", "non-dropping-particle" : "", "parse-names" : false, "suffix" : "" }, { "dropping-particle" : "", "family" : "Contreras", "given" : "Paulina Y", "non-dropping-particle" : "", "parse-names" : false, "suffix" : "" }, { "dropping-particle" : "", "family" : "P\u00e9rez", "given" : "Claudia A", "non-dropping-particle" : "", "parse-names" : false, "suffix" : "" }, { "dropping-particle" : "", "family" : "Sobarzo", "given" : "Marcus", "non-dropping-particle" : "", "parse-names" : false, "suffix" : "" }, { "dropping-particle" : "", "family" : "Sald\u00edas", "given" : "Gonzalo S", "non-dropping-particle" : "", "parse-names" : false, "suffix" : "" }, { "dropping-particle" : "", "family" : "Salisbury", "given" : "Joe", "non-dropping-particle" : "", "parse-names" : false, "suffix" : "" } ], "container-title" : "Journal of Geophysical Research: Biogeosciences", "id" : "ITEM-6", "issue" : "6", "issued" : { "date-parts" : [ [ "2016", "6", "1" ] ] }, "page" : "1468-1483", "title" : "Influences of riverine and upwelling waters on the coastal carbonate system off Central Chile and their ocean acidification implications", "translator" : [ { "dropping-particle" : "", "family" : "L7210", "given" : "", "non-dropping-particle" : "", "parse-names" : false, "suffix" : "" } ], "type" : "article-journal", "volume" : "121" }, "uris" : [ "http://www.mendeley.com/documents/?uuid=80ca7edb-7c02-4083-aa8e-8182bd4d97fc" ] }, { "id" : "ITEM-7", "itemData" : { "DOI" : "10.1016/j.dsr2.2013.01.002", "ISSN" : "09670645", "abstract" : "We examined the variability of sea surface carbon dioxide fugacity (fCO2sea) and its relation to temperature at the Cariaco Basin ocean time-series location (10\u00b030\u2019N, 64\u00b040\u2019W) for the period from 1996 through 2008. Periods of warm (positive) and cold (negative) anomalies at the station were related to variability in coastal upwelling intensity. A positive temporal trend in monthly-deseasonalized sea surface temperatures (SST) was observed, leading to an overall increase of 1.13&amp;#xa0;\u00b0C over 13 years. Surface fCO2sea displayed significant short-term variation (month to month) with a range of 330 to 445&amp;#xa0;\u00b5atm. In addition to a large seasonal range (58\u00b117&amp;#xa0;\u00b5atm), deseasonalized fCO2sea data showed an interannual positive trend of 1.77\u00b10.43&amp;#xa0;\u00b5atm&amp;#xa0;year\u22121. In the Cariaco Basin, positive and negative anomalies of temperature and fCO2sea are in phase. An increase/decrease of 1&amp;#xa0;\u00b0C coincides with an increase/decrease of 16\u201320&amp;#xa0;\u00b5atm of fCO2sea. Deseasonalized fCO2sea normalized to 26.05&amp;#xa0;\u00b0C, the mean Cariaco SST, shows a lower rate of increase (0.51\u00b10.49&amp;#xa0;\u00b5atm&amp;#xa0;year\u22121). Based on these observations, 72% of the increase in fCO2sea in Cariaco Basin between 1996 and 2008 can be attributed to an increasing temperature trend of surface waters, making this the primary factor controlling fugacity at this location. During this period, a decrease in upwelling intensity was also observed. The phytoplankton community changed from large diatom-dominated blooms during upwelling in the late 1990's to blooms dominated by smaller cells in the first decade of the twenty-first century. The average net sea-air CO2 flux over the study period is 2.0\u00b12.6&amp;#xa0;mol&amp;#xa0;C&amp;#xa0;m\u22122&amp;#xa0;year\u22121 employing the Wanninkhof parameterization, and 2.1\u00b12.5&amp;#xa0;mol&amp;#xa0;C&amp;#xa0;m\u22122&amp;#xa0;year\u22121 based on Nightingale's model. To further understand the connection between the changes observed in the Cariaco Basin, the relationships between interannual variability in the temperature anomaly with three modes of climate variability (AMO, NAO and ENSO) were examined.", "author" : [ { "dropping-particle" : "", "family" : "Astor", "given" : "Y.M.", "non-dropping-particle" : "", "parse-names" : false, "suffix" : "" }, { "dropping-particle" : "", "family" : "Lorenzoni", "given" : "L", "non-dropping-particle" : "", "parse-names" : false, "suffix" : "" }, { "dropping-particle" : "", "family" : "Thunell", "given" : "R", "non-dropping-particle" : "", "parse-names" : false, "suffix" : "" }, { "dropping-particle" : "", "family" : "Varela", "given" : "R", "non-dropping-particle" : "", "parse-names" : false, "suffix" : "" }, { "dropping-particle" : "", "family" : "Muller-Karger", "given" : "F", "non-dropping-particle" : "", "parse-names" : false, "suffix" : "" }, { "dropping-particle" : "", "family" : "Troccoli", "given" : "L", "non-dropping-particle" : "", "parse-names" : false, "suffix" : "" }, { "dropping-particle" : "", "family" : "Taylor", "given" : "G.T.", "non-dropping-particle" : "", "parse-names" : false, "suffix" : "" }, { "dropping-particle" : "", "family" : "Scranton", "given" : "M.I.", "non-dropping-particle" : "", "parse-names" : false, "suffix" : "" }, { "dropping-particle" : "", "family" : "Tappa", "given" : "E", "non-dropping-particle" : "", "parse-names" : false, "suffix" : "" }, { "dropping-particle" : "", "family" : "Rueda", "given" : "D", "non-dropping-particle" : "", "parse-names" : false, "suffix" : "" } ], "container-title" : "Deep Sea Research Part II: Topical Studies in Oceanography", "id" : "ITEM-7", "issue" : "0", "issued" : { "date-parts" : [ [ "2013", "1" ] ] }, "page" : "-", "title" : "Interannual variability in sea surface temperature and fCO2 changes in the Cariaco Basin", "translator" : [ { "dropping-particle" : "", "family" : "L7131", "given" : "", "non-dropping-particle" : "", "parse-names" : false, "suffix" : "" } ], "type" : "article-journal" }, "uris" : [ "http://www.mendeley.com/documents/?uuid=cccb18a7-6bdf-432f-bf3e-9ea88a306824" ] }, { "id" : "ITEM-8", "itemData" : { "DOI" : "10.1016/j.csr.2019.104031", "ISSN" : "02784343", "abstract" : "Prior studies of surface seawater CO2 partial pressure (pCO(2)) and air-sea CO2 fluxes have primarily been conducted on the eastern Bering Sea shelf area, with a paucity of data in the Bering Sea basin. In order to assess the surface variability and the air-sea CO2 fluxes for a more complete set of different regions, underway surface seawater pCO(2) and related parameters were investigated across the Bering Sea basin, slope and shelf in July 2010 during the 4th Chinese National Arctic Research Expedition (CHINARE). The surface pCO(2) exhibited large spatial variability and was observed to vary from 137 mu atm in the central Bering Strait to 481 mu atm in the western Bering Strait. In the central Bering Strait, the high supersaturation with respect to the atmospheric pCO(2) (378 +/- 2 mu atm) was driven by the upwelling event. The neutral or weak CO2 sink in the Bering Sea basin and eastern nearshore region were related to high nutrient low chlorophyll status and riverine input, respectively. Biological process maintained the most shelf and slope areas as a strong CO2 sink. Overall, despite a small CO2 outgassing area the whole Bering Sea still acted as a net ocean CO2 sink of -6.4 +/- 0.9 mmol m(-2) d(-1) in summer.", "author" : [ { "dropping-particle" : "", "family" : "Sun", "given" : "Heng", "non-dropping-particle" : "", "parse-names" : false, "suffix" : "" }, { "dropping-particle" : "", "family" : "Gao", "given" : "Zhongyong", "non-dropping-particle" : "", "parse-names" : false, "suffix" : "" }, { "dropping-particle" : "", "family" : "Qi", "given" : "Di", "non-dropping-particle" : "", "parse-names" : false, "suffix" : "" }, { "dropping-particle" : "", "family" : "Chen", "given" : "Bao shan", "non-dropping-particle" : "", "parse-names" : false, "suffix" : "" }, { "dropping-particle" : "", "family" : "Chen", "given" : "Liqi", "non-dropping-particle" : "", "parse-names" : false, "suffix" : "" }, { "dropping-particle" : "", "family" : "Cai", "given" : "Wei-Jun", "non-dropping-particle" : "", "parse-names" : false, "suffix" : "" } ], "container-title" : "Continental Shelf Research", "id" : "ITEM-8", "issued" : { "date-parts" : [ [ "2020", "1" ] ] }, "page" : "104031", "title" : "Surface seawater partial pressure of CO2 variability and air-sea CO2 fluxes in the Bering Sea in July 2010", "translator" : [ { "dropping-particle" : "", "family" : "L7142", "given" : "", "non-dropping-particle" : "", "parse-names" : false, "suffix" : "" } ], "type" : "article-journal", "volume" : "193" }, "uris" : [ "http://www.mendeley.com/documents/?uuid=6c66aab7-620c-45e8-840a-50760fb49ee8" ] }, { "id" : "ITEM-9", "itemData" : { "DOI" : "10.1002/2016JC011838", "ISSN" : "21699275", "abstract" : "We made comprehensive surface water CO2 chemistry observations in the Japan Sea during each autumn from 2010 to 2014. The partial pressure of CO2 (pCO2) in surface water, 312\u2013329 \u03bcatm, was 10\u201330 \u03bcatm lower in the Japan Sea than in the same latitude range of the western North Pacific adjacent to Japan. According to the sensitivity analysis of pCO2, the lower pCO2 in the Japan Sea was primarily attributable to a large seasonal decrease of pCO2 associated with strong cooling in autumn, particularly in the northern Japan Sea. In contrast, the lower pCO2 in relatively warm, freshwater in the southern Japan Sea was attributable to not only the thermodynamic effect of the temperature changes but also high total alkalinity. This alkalinity had its origin in Changjiang River and was transported by Changjiang diluted water (CDW) which seasonally runs into the Japan Sea from the East China Sea. The input of total alkalinity through CDW also elevated the saturation state of calcium carbonate minerals and mitigated the effects of anthropogenic ocean acidification, at least during autumn. These biogeochemical impacts of CDW in the Japan Sea last until November, although the inflow from the East China Sea to the Japan Sea almost ceases by the end of September. The long duration of the high saturation state of calcium carbonate benefits calcareous marine organisms.", "author" : [ { "dropping-particle" : "", "family" : "Kosugi", "given" : "Naohiro", "non-dropping-particle" : "", "parse-names" : false, "suffix" : "" }, { "dropping-particle" : "", "family" : "Sasano", "given" : "Daisuke", "non-dropping-particle" : "", "parse-names" : false, "suffix" : "" }, { "dropping-particle" : "", "family" : "Ishii", "given" : "Masao", "non-dropping-particle" : "", "parse-names" : false, "suffix" : "" }, { "dropping-particle" : "", "family" : "Enyo", "given" : "Kazutaka", "non-dropping-particle" : "", "parse-names" : false, "suffix" : "" }, { "dropping-particle" : "", "family" : "Saito", "given" : "Shu", "non-dropping-particle" : "", "parse-names" : false, "suffix" : "" } ], "container-title" : "Journal of Geophysical Research: Oceans", "id" : "ITEM-9", "issued" : { "date-parts" : [ [ "2016", "8" ] ] }, "page" : "n/a-n/a", "title" : "Autumn CO 2 chemistry in the Japan Sea and the impact of discharges from the Changjiang River", "translator" : [ { "dropping-particle" : "", "family" : "L7154", "given" : "", "non-dropping-particle" : "", "parse-names" : false, "suffix" : "" } ], "type" : "article-journal" }, "uris" : [ "http://www.mendeley.com/documents/?uuid=bf04efad-ecce-4d03-a367-46c4170fafff" ] }, { "id" : "ITEM-10",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"ITEM-10",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"mendeley" : { "formattedCitation" : "(Astor et al., 2013; Bakker et al., 2016; Kosugi et al., 2016; Vargas et al., 2016; Laruelle et al., 2017, 2018; Orselli et al., 2018; Roobaert et al., 2019; Cai et al., 2020; Sun et al., 2020a)", "plainTextFormattedCitation" : "(Astor et al., 2013; Bakker et al., 2016; Kosugi et al., 2016; Vargas et al., 2016; Laruelle et al., 2017, 2018; Orselli et al., 2018; Roobaert et al., 2019; Cai et al., 2020; Sun et al., 2020a)", "previouslyFormattedCitation" : "(Astor et al., 2013; Bakker et al., 2016; Kosugi et al., 2016; Vargas et al., 2016; Laruelle et al., 2017, 2018; Orselli et al., 2018; Roobaert et al., 2019; Cai et al., 2020; Sun et al., 2020a)" }, "properties" : { "noteIndex" : 0 }, "schema" : "https://github.com/citation-style-language/schema/raw/master/csl-citation.json" }</w:delInstrText>
        </w:r>
      </w:del>
      <w:r w:rsidRPr="001E7A27">
        <w:rPr>
          <w:rFonts w:cs="Times New Roman"/>
          <w:lang w:val="en-GB"/>
        </w:rPr>
        <w:fldChar w:fldCharType="separate"/>
      </w:r>
      <w:r w:rsidR="00025FA2" w:rsidRPr="001E7A27">
        <w:rPr>
          <w:rFonts w:cs="Times New Roman"/>
          <w:noProof/>
          <w:lang w:val="en-GB"/>
        </w:rPr>
        <w:t xml:space="preserve">(Astor et al., 2013; Bakker et al., 2016; Kosugi et al., 2016; Vargas et al., 2016; Laruelle et al., 2017, 2018; Orselli et al., 2018; Roobaert et al., 2019; Cai et al., 2020; </w:t>
      </w:r>
      <w:ins w:id="3414" w:author="Robin Matthews" w:date="2021-06-17T17:56:00Z">
        <w:r w:rsidR="00D66569" w:rsidRPr="001E7A27">
          <w:rPr>
            <w:rFonts w:cs="Times New Roman"/>
            <w:noProof/>
            <w:lang w:val="en-GB"/>
          </w:rPr>
          <w:t xml:space="preserve">H. </w:t>
        </w:r>
      </w:ins>
      <w:r w:rsidR="00025FA2" w:rsidRPr="001E7A27">
        <w:rPr>
          <w:rFonts w:cs="Times New Roman"/>
          <w:noProof/>
          <w:lang w:val="en-GB"/>
        </w:rPr>
        <w:t>Sun et al., 2020</w:t>
      </w:r>
      <w:del w:id="3415" w:author="Robin Matthews" w:date="2021-06-17T17:56:00Z">
        <w:r w:rsidR="00025FA2" w:rsidRPr="001E7A27" w:rsidDel="00D66569">
          <w:rPr>
            <w:rFonts w:cs="Times New Roman"/>
            <w:noProof/>
            <w:lang w:val="en-GB"/>
          </w:rPr>
          <w:delText>a</w:delText>
        </w:r>
      </w:del>
      <w:r w:rsidR="00025FA2" w:rsidRPr="001E7A27">
        <w:rPr>
          <w:rFonts w:cs="Times New Roman"/>
          <w:noProof/>
          <w:lang w:val="en-GB"/>
        </w:rPr>
        <w:t>)</w:t>
      </w:r>
      <w:r w:rsidRPr="001E7A27">
        <w:rPr>
          <w:rFonts w:cs="Times New Roman"/>
          <w:lang w:val="en-GB"/>
        </w:rPr>
        <w:fldChar w:fldCharType="end"/>
      </w:r>
      <w:commentRangeEnd w:id="3411"/>
      <w:r w:rsidR="00025FA2" w:rsidRPr="001E7A27">
        <w:rPr>
          <w:rStyle w:val="CommentReference"/>
          <w:lang w:val="en-GB"/>
        </w:rPr>
        <w:commentReference w:id="3411"/>
      </w:r>
      <w:r w:rsidRPr="001E7A27">
        <w:rPr>
          <w:rFonts w:cs="Times New Roman"/>
          <w:lang w:val="en-GB"/>
        </w:rPr>
        <w:t xml:space="preserve"> confirm </w:t>
      </w:r>
      <w:r w:rsidR="00527FB4" w:rsidRPr="001E7A27">
        <w:rPr>
          <w:rFonts w:cs="Times New Roman"/>
          <w:lang w:val="en-GB"/>
        </w:rPr>
        <w:t xml:space="preserve">the </w:t>
      </w:r>
      <w:r w:rsidRPr="001E7A27">
        <w:rPr>
          <w:rFonts w:cs="Times New Roman"/>
          <w:lang w:val="en-GB"/>
        </w:rPr>
        <w:t>strong spatial and temporal variability in the coastal ocean surface carbonate chemistry and sea-air CO</w:t>
      </w:r>
      <w:r w:rsidRPr="001E7A27">
        <w:rPr>
          <w:rFonts w:cs="Times New Roman"/>
          <w:vertAlign w:val="subscript"/>
          <w:lang w:val="en-GB"/>
        </w:rPr>
        <w:t>2</w:t>
      </w:r>
      <w:r w:rsidRPr="001E7A27">
        <w:rPr>
          <w:rFonts w:cs="Times New Roman"/>
          <w:lang w:val="en-GB"/>
        </w:rPr>
        <w:t xml:space="preserve"> fluxes </w:t>
      </w:r>
      <w:r w:rsidRPr="001E7A27">
        <w:rPr>
          <w:rFonts w:cs="Times New Roman"/>
          <w:lang w:val="en-GB"/>
          <w:rPrChange w:id="3416" w:author="Ian Blenkinsop" w:date="2021-07-28T14:10:00Z">
            <w:rPr>
              <w:rFonts w:cs="Times New Roman"/>
              <w:i/>
              <w:iCs/>
              <w:lang w:val="en-GB"/>
            </w:rPr>
          </w:rPrChange>
        </w:rPr>
        <w:t>(</w:t>
      </w:r>
      <w:r w:rsidRPr="001E7A27">
        <w:rPr>
          <w:rFonts w:cs="Times New Roman"/>
          <w:i/>
          <w:iCs/>
          <w:lang w:val="en-GB"/>
        </w:rPr>
        <w:t>high agreement</w:t>
      </w:r>
      <w:r w:rsidRPr="001E7A27">
        <w:rPr>
          <w:rFonts w:cs="Times New Roman"/>
          <w:lang w:val="en-GB"/>
          <w:rPrChange w:id="3417" w:author="Ian Blenkinsop" w:date="2021-07-28T14:10:00Z">
            <w:rPr>
              <w:rFonts w:cs="Times New Roman"/>
              <w:i/>
              <w:iCs/>
              <w:lang w:val="en-GB"/>
            </w:rPr>
          </w:rPrChange>
        </w:rPr>
        <w:t>,</w:t>
      </w:r>
      <w:r w:rsidRPr="001E7A27">
        <w:rPr>
          <w:rFonts w:cs="Times New Roman"/>
          <w:i/>
          <w:iCs/>
          <w:lang w:val="en-GB"/>
        </w:rPr>
        <w:t xml:space="preserve"> robust evidence</w:t>
      </w:r>
      <w:r w:rsidRPr="001E7A27">
        <w:rPr>
          <w:rFonts w:cs="Times New Roman"/>
          <w:lang w:val="en-GB"/>
          <w:rPrChange w:id="3418" w:author="Ian Blenkinsop" w:date="2021-07-28T14:10:00Z">
            <w:rPr>
              <w:rFonts w:cs="Times New Roman"/>
              <w:i/>
              <w:iCs/>
              <w:lang w:val="en-GB"/>
            </w:rPr>
          </w:rPrChange>
        </w:rPr>
        <w:t>)</w:t>
      </w:r>
      <w:r w:rsidRPr="001E7A27">
        <w:rPr>
          <w:rFonts w:cs="Times New Roman"/>
          <w:lang w:val="en-GB"/>
        </w:rPr>
        <w:t>.</w:t>
      </w:r>
      <w:r w:rsidRPr="001E7A27" w:rsidDel="00C03BEA">
        <w:rPr>
          <w:rFonts w:cs="Times New Roman"/>
          <w:lang w:val="en-GB"/>
        </w:rPr>
        <w:t xml:space="preserve"> </w:t>
      </w:r>
      <w:r w:rsidRPr="001E7A27">
        <w:rPr>
          <w:rFonts w:cs="Times New Roman"/>
          <w:lang w:val="en-GB"/>
        </w:rPr>
        <w:t>The anthropogenic CO</w:t>
      </w:r>
      <w:r w:rsidRPr="001E7A27">
        <w:rPr>
          <w:rFonts w:cs="Times New Roman"/>
          <w:vertAlign w:val="subscript"/>
          <w:lang w:val="en-GB"/>
        </w:rPr>
        <w:t>2</w:t>
      </w:r>
      <w:r w:rsidRPr="001E7A27">
        <w:rPr>
          <w:rFonts w:cs="Times New Roman"/>
          <w:lang w:val="en-GB"/>
        </w:rPr>
        <w:t>-induced acidification is either mitigated or enhanced through biological processes; primary production removes dissolved CO</w:t>
      </w:r>
      <w:r w:rsidRPr="001E7A27">
        <w:rPr>
          <w:rFonts w:cs="Times New Roman"/>
          <w:vertAlign w:val="subscript"/>
          <w:lang w:val="en-GB"/>
        </w:rPr>
        <w:t>2</w:t>
      </w:r>
      <w:r w:rsidRPr="001E7A27">
        <w:rPr>
          <w:rFonts w:cs="Times New Roman"/>
          <w:lang w:val="en-GB"/>
        </w:rPr>
        <w:t xml:space="preserve"> from the surface, and respiration adds CO</w:t>
      </w:r>
      <w:r w:rsidRPr="001E7A27">
        <w:rPr>
          <w:rFonts w:cs="Times New Roman"/>
          <w:vertAlign w:val="subscript"/>
          <w:lang w:val="en-GB"/>
        </w:rPr>
        <w:t>2</w:t>
      </w:r>
      <w:r w:rsidRPr="001E7A27">
        <w:rPr>
          <w:rFonts w:cs="Times New Roman"/>
          <w:lang w:val="en-GB"/>
        </w:rPr>
        <w:t xml:space="preserve"> and consumes oxygen in the subsurface layers. The relative intensity of these processes is controlled by natural or anthropogenic eutrophication. Other drivers of variability include biological community composition, freshwater input from rivers or </w:t>
      </w:r>
      <w:del w:id="3419" w:author="Soapbox" w:date="2021-07-20T08:32:00Z">
        <w:r w:rsidRPr="001E7A27" w:rsidDel="00A21041">
          <w:rPr>
            <w:rFonts w:cs="Times New Roman"/>
            <w:lang w:val="en-GB"/>
          </w:rPr>
          <w:delText>ice-</w:delText>
        </w:r>
      </w:del>
      <w:r w:rsidRPr="001E7A27">
        <w:rPr>
          <w:rFonts w:cs="Times New Roman"/>
          <w:lang w:val="en-GB"/>
        </w:rPr>
        <w:t>melting</w:t>
      </w:r>
      <w:ins w:id="3420" w:author="Soapbox" w:date="2021-07-20T08:32:00Z">
        <w:r w:rsidR="00A21041" w:rsidRPr="001E7A27">
          <w:rPr>
            <w:rFonts w:cs="Times New Roman"/>
            <w:lang w:val="en-GB"/>
          </w:rPr>
          <w:t xml:space="preserve"> ice</w:t>
        </w:r>
      </w:ins>
      <w:r w:rsidRPr="001E7A27">
        <w:rPr>
          <w:rFonts w:cs="Times New Roman"/>
          <w:lang w:val="en-GB"/>
        </w:rPr>
        <w:t>,  sea</w:t>
      </w:r>
      <w:ins w:id="3421" w:author="Soapbox" w:date="2021-07-21T11:30:00Z">
        <w:r w:rsidR="00F90809" w:rsidRPr="001E7A27">
          <w:rPr>
            <w:rFonts w:cs="Times New Roman"/>
            <w:lang w:val="en-GB"/>
          </w:rPr>
          <w:t xml:space="preserve"> </w:t>
        </w:r>
      </w:ins>
      <w:del w:id="3422" w:author="Soapbox" w:date="2021-07-21T11:30:00Z">
        <w:r w:rsidRPr="001E7A27" w:rsidDel="00F90809">
          <w:rPr>
            <w:rFonts w:cs="Times New Roman"/>
            <w:lang w:val="en-GB"/>
          </w:rPr>
          <w:delText>-</w:delText>
        </w:r>
      </w:del>
      <w:r w:rsidRPr="001E7A27">
        <w:rPr>
          <w:rFonts w:cs="Times New Roman"/>
          <w:lang w:val="en-GB"/>
        </w:rPr>
        <w:t xml:space="preserve">ice cover and calcium carbonate precipitation/dissolution dynamics, coastal upwelling and regional circulation, and seasonal surface cooling </w:t>
      </w:r>
      <w:commentRangeStart w:id="3423"/>
      <w:r w:rsidR="00C372BB" w:rsidRPr="001E7A27">
        <w:rPr>
          <w:lang w:val="en-GB"/>
        </w:rPr>
        <w:fldChar w:fldCharType="begin" w:fldLock="1"/>
      </w:r>
      <w:ins w:id="3424" w:author="Robin Matthews" w:date="2021-06-17T17:57:00Z">
        <w:r w:rsidR="00D66569" w:rsidRPr="001E7A27">
          <w:rPr>
            <w:lang w:val="en-GB"/>
          </w:rPr>
          <w:instrText>ADDIN CSL_CITATION { "citationItems" : [ { "id" : "ITEM-1", "itemData" : { "DOI" : "10.5194/bg-17-3837-2020", "ISSN" : "1726-4189", "abstract" : "Abstract. The coastal ecosystem of the Gulf of Alaska (GOA) is especially vulnerable to the effects of ocean acidification and climate change. Detection of these long-term trends requires a good understanding of the system\u2019s natural state. The GOA is a highly dynamic system that exhibits large inorganic carbon variability on subseasonal to interannual timescales. This variability is poorly understood due to the lack of observations in this expansive and remote region. We developed a new model setup for the GOA that couples the three-dimensional Regional Oceanic Model System (ROMS) and the Carbon, Ocean Biogeochemistry and Lower Trophic (COBALT) ecosystem model. To improve our conceptual understanding of the system, we conducted a hindcast simulation from 1980 to 2013. The model was explicitly forced with temporally and spatially varying coastal freshwater discharges from a high-resolution terrestrial hydrological model, thereby affecting salinity, alkalinity, dissolved inorganic carbon, and nutrient concentrations. This represents a substantial improvement over previous GOA modeling attempts. Here, we evaluate the model on seasonal to interannual timescales using the best available inorganic carbon observations. The model was particularly successful in reproducing observed aragonite oversaturation and undersaturation of near-bottom water in May and September, respectively. The largest deficiency in the model is its inability to adequately simulate springtime surface inorganic carbon chemistry, as it overestimates surface dissolved inorganic carbon, which translates into an underestimation of the surface aragonite saturation state at this time. We also use the model to describe the seasonal cycle and drivers of inorganic carbon parameters along the Seward Line transect in under-sampled months. Model output suggests that the majority of the near-bottom water along the Seward Line is seasonally undersaturated with respect to aragonite between June and January, as a result of upwelling and remineralization. Such an extensive period of reoccurring aragonite undersaturation may be harmful to ocean acidification-sensitive organisms. Furthermore, the influence of freshwater not only decreases the aragonite saturation state in coastal surface waters in summer and fall, but it simultaneously decreases the surface partial pressure of carbon dioxide (pCO2), thereby decoupling the aragonite saturation state from pCO2. The full seasonal cycle and geographic extent of\u2026", "author" : [ { "dropping-particle" : "", "family" : "Hauri", "given" : "Claudine", "non-dropping-particle" : "", "parse-names" : false, "suffix" : "" }, { "dropping-particle" : "", "family" : "Schultz", "given" : "Cristina", "non-dropping-particle" : "", "parse-names" : false, "suffix" : "" }, { "dropping-particle" : "", "family" : "Hedstrom", "given" : "Katherine", "non-dropping-particle" : "", "parse-names" : false, "suffix" : "" }, { "dropping-particle" : "", "family" : "Danielson", "given" : "Seth", "non-dropping-particle" : "", "parse-names" : false, "suffix" : "" }, { "dropping-particle" : "", "family" : "Irving", "given" : "Brita", "non-dropping-particle" : "", "parse-names" : false, "suffix" : "" }, { "dropping-particle" : "", "family" : "Doney", "given" : "Scott C", "non-dropping-particle" : "", "parse-names" : false, "suffix" : "" }, { "dropping-particle" : "", "family" : "Dussin", "given" : "Raphael", "non-dropping-particle" : "", "parse-names" : false, "suffix" : "" }, { "dropping-particle" : "", "family" : "Curchitser", "given" : "Enrique N", "non-dropping-particle" : "", "parse-names" : false, "suffix" : "" }, { "dropping-particle" : "", "family" : "Hill", "given" : "David F", "non-dropping-particle" : "", "parse-names" : false, "suffix" : "" }, { "dropping-particle" : "", "family" : "Stock", "given" : "Charles A", "non-dropping-particle" : "", "parse-names" : false, "suffix" : "" } ], "container-title" : "Biogeosciences", "id" : "ITEM-1", "issue" : "14", "issued" : { "date-parts" : [ [ "2020", "7" ] ] }, "page" : "3837-3857", "title" : "A regional hindcast model simulating ecosystem dynamics, inorganic carbon chemistry, and ocean acidification in the Gulf of Alaska", "translator" : [ { "dropping-particle" : "", "family" : "L7116", "given" : "", "non-dropping-particle" : "", "parse-names" : false, "suffix" : "" } ], "type" : "article-journal", "volume" : "17" }, "uris" : [ "http://www.mendeley.com/documents/?uuid=2bd3f97c-3640-405a-97a8-63fd67aeb027" ] }, { "id" : "ITEM-2", "itemData" : { "DOI" : "10.1016/j.pocean.2020.102267", "ISSN" : "00796611", "abstract" : "The Southern Ocean is a globally important carbon sink region. However, the austral coastal zones are usually not considered in global estimations due to their general undersampling and large regional dynamics. Thus, estimations of carbon uptake in the Southern Ocean may differ considerably from current values, i.e., without accounting for coastal regions. Here, we conducted a case study in the Gerlache Strait, an ecologically important Antarctic coastal zone. We show that the net sea-air CO2 flux (FCO2) in the strait may reach the same or greater magnitudes than those in large open sea regions around Antarctica during summer, despite having a much smaller area. A large mean FCO2 of -31 +/- 19 mmol m(-2) d(-1) was observed in the strong CO2 sink years (i.e., FCO2 &lt; -12 mmol m(-2) d(-1)), in contrast to -1 +/- 7 mmol m(-2) d(-1 )in CO(2 )near-equilibrium conditions (i.e., CO(2 )sea-air difference approximate to 0). This variability is mainly modulated by phytoplankton activity and likely upwelling processes. We also identified two cycles of variability with 2-year and 4-year periodicities from 1999 to 2017. The 2-year periodicity becomes stronger after 2012, intensifying the strong CO2 sink scenario in the Gerlache Strait. Our findings reinforce the importance of polar coastal zones as CO(2 )sinks during the austral summer and the need to broaden our understanding of the role of these regions at other time scales.", "author" : [ { "dropping-particle" : "", "family" : "Monteiro", "given" : "Thiago", "non-dropping-particle" : "", "parse-names" : false, "suffix" : "" }, { "dropping-particle" : "", "family" : "Kerr", "given" : "Rodrigo", "non-dropping-particle" : "", "parse-names" : false, "suffix" : "" }, { "dropping-particle" : "", "family" : "Orselli", "given" : "Iole B.M.", "non-dropping-particle" : "", "parse-names" : false, "suffix" : "" }, { "dropping-particle" : "", "family" : "Lencina-Avila", "given" : "Jannine M", "non-dropping-particle" : "", "parse-names" : false, "suffix" : "" } ], "container-title" : "Progress in Oceanography", "id" : "ITEM-2", "issued" : { "date-parts" : [ [ "2020", "4" ] ] }, "page" : "102267", "title" : "Towards an intensified summer CO2 sink behaviour in the Southern Ocean coastal regions", "translator" : [ { "dropping-particle" : "", "family" : "L7133", "given" : "", "non-dropping-particle" : "", "parse-names" : false, "suffix" : "" } ], "type" : "article-journal", "volume" : "183" }, "uris" : [ "http://www.mendeley.com/documents/?uuid=fade912c-4a3d-42de-b727-e82d404424c8" ] }, { "id" : "ITEM-3", "itemData" : { "DOI" : "10.1002/2016JC012478", "ISSN" : "2169-9275", "author" : [ { "dropping-particle" : "", "family" : "Fransson", "given" : "Agneta", "non-dropping-particle" : "", "parse-names" : false, "suffix" : "" }, { "dropping-particle" : "", "family" : "Chierici", "given" : "Melissa", "non-dropping-particle" : "", "parse-names" : false, "suffix" : "" }, { "dropping-particle" : "", "family" : "Skjelvan", "given" : "Ingunn", "non-dropping-particle" : "", "parse-names" : false, "suffix" : "" }, { "dropping-particle" : "", "family" : "Olsen", "given" : "Are", "non-dropping-particle" : "", "parse-names" : false, "suffix" : "" }, { "dropping-particle" : "", "family" : "Assmy", "given" : "Philipp", "non-dropping-particle" : "", "parse-names" : false, "suffix" : "" }, { "dropping-particle" : "", "family" : "Peterson", "given" : "Algot K.", "non-dropping-particle" : "", "parse-names" : false, "suffix" : "" }, { "dropping-particle" : "", "family" : "Spreen", "given" : "Gunnar", "non-dropping-particle" : "", "parse-names" : false, "suffix" : "" }, { "dropping-particle" : "", "family" : "Ward", "given" : "Brian", "non-dropping-particle" : "", "parse-names" : false, "suffix" : "" } ], "container-title" : "Journal of Geophysical Research: Oceans", "id" : "ITEM-3", "issue" : "7", "issued" : { "date-parts" : [ [ "2017", "7", "13" ] ] }, "page" : "5566-5587", "title" : "Effects of sea-ice and biogeochemical processes and storms on under-ice water fCO2 during the winter-spring transition in the high Arctic Ocean: Implications for sea-air CO2 fluxes", "translator" : [ { "dropping-particle" : "", "family" : "L2961", "given" : "", "non-dropping-particle" : "", "parse-names" : false, "suffix" : "" } ], "type" : "article-journal", "volume" : "122" }, "uris" : [ "http://www.mendeley.com/documents/?uuid=37c06b74-3419-4d01-88fc-6c70f62546e7" ] }, { "id" : "ITEM-4", "itemData" : { "DOI" : "10.1002/2014JC010320", "ISSN" : "2169-9275", "author" : [ { "dropping-particle" : "", "family" : "Fransson", "given" : "Agneta", "non-dropping-particle" : "", "parse-names" : false, "suffix" : "" }, { "dropping-particle" : "", "family" : "Chierici", "given" : "Melissa", "non-dropping-particle" : "", "parse-names" : false, "suffix" : "" }, { "dropping-particle" : "", "family" : "Nomura", "given" : "Daiki", "non-dropping-particle" : "", "parse-names" : false, "suffix" : "" }, { "dropping-particle" : "", "family" : "Granskog", "given" : "Mats A.", "non-dropping-particle" : "", "parse-names" : false, "suffix" : "" }, { "dropping-particle" : "", "family" : "Kristiansen", "given" : "Svein", "non-dropping-particle" : "", "parse-names" : false, "suffix" : "" }, { "dropping-particle" : "", "family" : "Martma", "given" : "T\u00f5nu", "non-dropping-particle" : "", "parse-names" : false, "suffix" : "" }, { "dropping-particle" : "", "family" : "Nehrke", "given" : "Gernot", "non-dropping-particle" : "", "parse-names" : false, "suffix" : "" } ], "container-title" : "Journal of Geophysical Research: Oceans", "id" : "ITEM-4", "issue" : "4", "issued" : { "date-parts" : [ [ "2015", "4", "2" ] ] }, "page" : "2413-2429", "title" : "Effect of glacial drainage water on the CO2 system and ocean acidification state in an Arctic tidewater\u2010glacier fjord during two contrasting years", "translator" : [ { "dropping-particle" : "", "family" : "L7252", "given" : "", "non-dropping-particle" : "", "parse-names" : false, "suffix" : "" } ], "type" : "article-journal", "volume" : "120" }, "uris" : [ "http://www.mendeley.com/documents/?uuid=e7f882b6-63c2-4bed-b05e-8455819d2fe6" ] }, { "id" : "ITEM-5",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"ITEM-5",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"id" : "ITEM-6", "itemData" : { "DOI" : "10.1016/j.csr.2019.104031", "ISSN" : "02784343", "abstract" : "Prior studies of surface seawater CO2 partial pressure (pCO(2)) and air-sea CO2 fluxes have primarily been conducted on the eastern Bering Sea shelf area, with a paucity of data in the Bering Sea basin. In order to assess the surface variability and the air-sea CO2 fluxes for a more complete set of different regions, underway surface seawater pCO(2) and related parameters were investigated across the Bering Sea basin, slope and shelf in July 2010 during the 4th Chinese National Arctic Research Expedition (CHINARE). The surface pCO(2) exhibited large spatial variability and was observed to vary from 137 mu atm in the central Bering Strait to 481 mu atm in the western Bering Strait. In the central Bering Strait, the high supersaturation with respect to the atmospheric pCO(2) (378 +/- 2 mu atm) was driven by the upwelling event. The neutral or weak CO2 sink in the Bering Sea basin and eastern nearshore region were related to high nutrient low chlorophyll status and riverine input, respectively. Biological process maintained the most shelf and slope areas as a strong CO2 sink. Overall, despite a small CO2 outgassing area the whole Bering Sea still acted as a net ocean CO2 sink of -6.4 +/- 0.9 mmol m(-2) d(-1) in summer.", "author" : [ { "dropping-particle" : "", "family" : "Sun", "given" : "Heng", "non-dropping-particle" : "", "parse-names" : false, "suffix" : "" }, { "dropping-particle" : "", "family" : "Gao", "given" : "Zhongyong", "non-dropping-particle" : "", "parse-names" : false, "suffix" : "" }, { "dropping-particle" : "", "family" : "Qi", "given" : "Di", "non-dropping-particle" : "", "parse-names" : false, "suffix" : "" }, { "dropping-particle" : "", "family" : "Chen", "given" : "Bao shan", "non-dropping-particle" : "", "parse-names" : false, "suffix" : "" }, { "dropping-particle" : "", "family" : "Chen", "given" : "Liqi", "non-dropping-particle" : "", "parse-names" : false, "suffix" : "" }, { "dropping-particle" : "", "family" : "Cai", "given" : "Wei-Jun", "non-dropping-particle" : "", "parse-names" : false, "suffix" : "" } ], "container-title" : "Continental Shelf Research", "id" : "ITEM-6", "issued" : { "date-parts" : [ [ "2020", "1" ] ] }, "page" : "104031", "title" : "Surface seawater partial pressure of CO2 variability and air-sea CO2 fluxes in the Bering Sea in July 2010", "translator" : [ { "dropping-particle" : "", "family" : "L7142", "given" : "", "non-dropping-particle" : "", "parse-names" : false, "suffix" : "" } ], "type" : "article-journal", "volume" : "193" }, "uris" : [ "http://www.mendeley.com/documents/?uuid=6c66aab7-620c-45e8-840a-50760fb49ee8" ] }, { "id" : "ITEM-7", "itemData" : { "DOI" : "10.1029/2019GB006239", "ISSN" : "0886-6236", "abstract" : "Abstract In contrast to the open ocean, the sources and sinks for atmospheric carbon dioxide (CO2) in the coastal seas are poorly constrained and understood. Here, we address this knowledge gap by analyzing the spatial and temporal variability of the coastal air-sea flux of CO2 (FCO2) using a recent high-resolution (0.25 degree) monthly climatology for coastal sea surface partial pressure in CO2 (pCO2). Coastal regions are characterized by CO2 sinks at temperate and high latitudes and by CO2 sources at low latitude and in the tropics, with annual mean CO2 flux densities comparable in magnitude and pattern to those of the adjacent open ocean with the exception of river dominated systems. The seasonal variations in FCO2 are large, often exceeding 2 mol C m-2 yr-1, a magnitude similar to the variations exhibited across latitudes. The majority of these seasonal variations stems from the air-sea pCO2 difference, although changes in wind speed and sea-ice cover can also be significant regionally. Globally integrated, the coastal seas act currently as a CO2 sink of -0.20 \u00b1 0.02 Pg C yr-1, with a more intense uptake occurring in summer because of the disproportionate influence of high latitude shelves in the Northern Hemisphere. Combined with estimates of the carbon sinks in the open ocean and the Arctic, this gives for the global ocean, averaged over the 1998 to 2015 period an annual net CO2 uptake of -1.7 \u00b1 0.3 Pg C yr-1.", "author" : [ { "dropping-particle" : "", "family" : "Roobaert", "given" : "Aliz\u00e9e", "non-dropping-particle" : "", "parse-names" : false, "suffix" :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"Chou", "given" : "Lei", "non-dropping-particle" : "", "parse-names" : false, "suffix" : "" }, { "dropping-particle" : "", "family" : "Regnier", "given" : "Pierre", "non-dropping-particle" : "", "parse-names" : false, "suffix" : "" } ], "container-title" : "Global Biogeochemical Cycles", "id" : "ITEM-7", "issue" : "12", "issued" : { "date-parts" : [ [ "2019", "12", "16" ] ] }, "note" : "From Duplicate 1 (The spatiotemporal dynamics of the sources and sinks of CO 2 in the global coastal ocean - Roobaert, Aliz\u00e9e; Laruelle, Goulven G; Landsch\u00fctzer, Peter; Gruber, Nicolas; Chou, Lei; Regnier, Pierre)\nAnd Duplicate 2 (The spatiotemporal dynamics of the sources and sinks of CO 2 in the global coastal ocean - Roobaert, Aliz\u00e9e; Laruelle, Goulven G; Landsch\u00fctzer, Peter; Gruber, Nicolas; Chou, Lei; Regnier, Pierre)\n\ndoi: 10.1029/2019GB006239\n\nFrom Duplicate 3 (The spatiotemporal dynamics of the sources and sinks of CO2 in the global coastal ocean - Roobaert, Aliz\u00e9e; Laruelle, Goulven G; Landsch\u00fctzer, Peter; Gruber, Nicolas; Chou, Lei; Regnier, Pierre)\n\nFrom Duplicate 1 (The Spatiotemporal Dynamics of the Sources and Sinks of CO 2 in the Global Coastal Ocean - Roobaert, Aliz\u00e9e; Laruelle, Goulven G; Landsch\u00fctzer, Peter; Gruber, Nicolas; Chou, Lei; Regnier, Pierre)\n\ndoi: 10.1029/2019GB006239", "page" : "2019GB006239", "publisher" : "John Wiley &amp; Sons, Ltd", "title" : "The spatiotemporal dynamics of the sources and sinks of CO2 in the global coastal ocean", "translator" : [ { "dropping-particle" : "", "family" : "L7215", "given" : "", "non-dropping-particle" : "", "parse-names" : false, "suffix" : "" } ], "type" : "article-journal", "volume" : "33" }, "uris" : [ "http://www.mendeley.com/documents/?uuid=656f80f4-85d8-44c4-b825-c3bb67d8bb07" ] }, { "id" : "ITEM-8", "itemData" : { "DOI" : "10.1016/j.csr.2017.11.002", "ISSN" : "02784343", "abstract" : "Inorganic carbon chemistry data from the surface and subsurface waters of the West Coast of North America have been compared with similar data from the northern Gulf of Mexico to demonstrate how future changes in CO2 emissions will affect chemical changes in coastal waters affected by respiration-induced hypoxia ([O2] \u2264 ~ 60\u00b5molkg\u22121). In surface waters, the percentage change in the carbon parameters due to increasing CO2 emissions are very similar for both regions even though the absolute decrease in aragonite saturation is much higher in the warmer waters of the Gulf of Mexico. However, in subsurface waters the changes are enhanced due to differences in the initial oxygen concentration and the changes in the buffer capacity (i.e., increasing Revelle Factor) with increasing respiration from the oxidation of organic matter, with the largest impacts on pH and CO2 partial pressure (pCO2) occurring in the colder West Coast waters. As anthropogenic CO2 concentrations begin to build up in subsurface waters, increased atmospheric CO2 will expose organisms to hypercapnic conditions (pCO2 &gt;1000 \u00b5atm) within subsurface depths. Since the maintenance of the extracellular pH appears as the first line of defense against external stresses, many biological response studies have been focused on pCO2-induced hypercapnia. The extent of subsurface exposure will occur sooner and be more widespread in colder waters due to their capacity to hold more dissolved oxygen and the accompanying weaker acid-base buffer capacity. Under present conditions, organisms in the West Coast are exposed to hypercapnic conditions when oxygen concentrations are near 100\u00b5molkg\u22121 but will experience hypercapnia at oxygen concentrations of 260\u00b5molkg\u22121 by year 2100 under the highest elevated-CO2 conditions. Hypercapnia does not occur at present in the Gulf of Mexico but will occur at oxygen concentrations of 170\u00b5molkg\u22121 by the end of the century under similar conditions. The aragonite saturation horizon is currently above the hypoxic zone in the West Coast. With increasing atmospheric CO2, it is expected to shoal up close to surface waters under the IPCC Representative Concentration Pathway (RCP) 8.5 in West Coast waters, while aragonite saturation state will exhibit steeper gradients in the Gulf of Mexico. This study demonstrates how different biological thresholds (e.g., hypoxia, CaCO3 undersaturation, hypercapnia) will vary asymmetrically because of local initial conditions that are affected diff\u2026", "author" : [ { "dropping-particle" : "", "family" : "Feely", "given" : "Richard A", "non-dropping-particle" : "", "parse-names" : false, "suffix" : "" }, { "dropping-particle" : "", "family" : "Okazaki", "given" : "Remy R", "non-dropping-particle" : "", "parse-names" : false, "suffix" : "" }, { "dropping-particle" : "", "family" : "Cai", "given" : "Wei-Jun", "non-dropping-particle" : "", "parse-names" : false, "suffix" : "" }, { "dropping-particle" : "", "family" : "Bednar\u0161ek", "given" : "Nina", "non-dropping-particle" : "", "parse-names" : false, "suffix" : "" }, { "dropping-particle" : "", "family" : "Alin", "given" : "Simone R", "non-dropping-particle" : "", "parse-names" : false, "suffix" : "" }, { "dropping-particle" : "", "family" : "Byrne", "given" : "Robert H", "non-dropping-particle" : "", "parse-names" : false, "suffix" : "" }, { "dropping-particle" : "", "family" : "Fassbender", "given" : "Andrea", "non-dropping-particle" : "", "parse-names" : false, "suffix" : "" } ], "container-title" : "Continental Shelf Research", "id" : "ITEM-8", "issued" : { "date-parts" : [ [ "2018", "1" ] ] }, "page" : "50-60", "title" : "The combined effects of acidification and hypoxia on pH and aragonite saturation in the coastal waters of the California current ecosystem and the northern Gulf of Mexico", "translator" : [ { "dropping-particle" : "", "family" : "L7395", "given" : "", "non-dropping-particle" : "", "parse-names" : false, "suffix" : "" } ], "type" : "article-journal", "volume" : "152" }, "uris" : [ "http://www.mendeley.com/documents/?uuid=d2dc46a6-5266-4eea-aa36-bd06e5fd8846" ] } ], "mendeley" : { "formattedCitation" : "(Fransson et al., 2015, 2017; Feely et al., 2018; Roobaert et al., 2019; Cai et al., 2020; Hauri et al., 2020; Monteiro et al., 2020b; Sun et al., 2020a)", "manualFormatting" : "(Fransson et al., 2015, 2017; Feely et al., 2018; Roobaert et al., 2019; Cai et al., 2020; Hauri et al., 2020; Monteiro et al., 2020b; H. Sun et al., 2020)", "plainTextFormattedCitation" : "(Fransson et al., 2015, 2017; Feely et al., 2018; Roobaert et al., 2019; Cai et al., 2020; Hauri et al., 2020; Monteiro et al., 2020b; Sun et al., 2020a)", "previouslyFormattedCitation" : "(Fransson et al., 2015, 2017; Feely et al., 2018; Roobaert et al., 2019; Cai et al., 2020; Hauri et al., 2020; Monteiro et al., 2020b; Sun et al., 2020a)" }, "properties" : { "noteIndex" : 0 }, "schema" : "https://github.com/citation-style-language/schema/raw/master/csl-citation.json" }</w:instrText>
        </w:r>
      </w:ins>
      <w:del w:id="3425" w:author="Robin Matthews" w:date="2021-06-17T17:57:00Z">
        <w:r w:rsidR="00747167" w:rsidRPr="001E7A27" w:rsidDel="00D66569">
          <w:rPr>
            <w:lang w:val="en-GB"/>
          </w:rPr>
          <w:delInstrText>ADDIN CSL_CITATION { "citationItems" : [ { "id" : "ITEM-1", "itemData" : { "DOI" : "10.5194/bg-17-3837-2020", "ISSN" : "1726-4189", "abstract" : "Abstract. The coastal ecosystem of the Gulf of Alaska (GOA) is especially vulnerable to the effects of ocean acidification and climate change. Detection of these long-term trends requires a good understanding of the system\u2019s natural state. The GOA is a highly dynamic system that exhibits large inorganic carbon variability on subseasonal to interannual timescales. This variability is poorly understood due to the lack of observations in this expansive and remote region. We developed a new model setup for the GOA that couples the three-dimensional Regional Oceanic Model System (ROMS) and the Carbon, Ocean Biogeochemistry and Lower Trophic (COBALT) ecosystem model. To improve our conceptual understanding of the system, we conducted a hindcast simulation from 1980 to 2013. The model was explicitly forced with temporally and spatially varying coastal freshwater discharges from a high-resolution terrestrial hydrological model, thereby affecting salinity, alkalinity, dissolved inorganic carbon, and nutrient concentrations. This represents a substantial improvement over previous GOA modeling attempts. Here, we evaluate the model on seasonal to interannual timescales using the best available inorganic carbon observations. The model was particularly successful in reproducing observed aragonite oversaturation and undersaturation of near-bottom water in May and September, respectively. The largest deficiency in the model is its inability to adequately simulate springtime surface inorganic carbon chemistry, as it overestimates surface dissolved inorganic carbon, which translates into an underestimation of the surface aragonite saturation state at this time. We also use the model to describe the seasonal cycle and drivers of inorganic carbon parameters along the Seward Line transect in under-sampled months. Model output suggests that the majority of the near-bottom water along the Seward Line is seasonally undersaturated with respect to aragonite between June and January, as a result of upwelling and remineralization. Such an extensive period of reoccurring aragonite undersaturation may be harmful to ocean acidification-sensitive organisms. Furthermore, the influence of freshwater not only decreases the aragonite saturation state in coastal surface waters in summer and fall, but it simultaneously decreases the surface partial pressure of carbon dioxide (pCO2), thereby decoupling the aragonite saturation state from pCO2. The full seasonal cycle and geographic extent of\u2026", "author" : [ { "dropping-particle" : "", "family" : "Hauri", "given" : "Claudine", "non-dropping-particle" : "", "parse-names" : false, "suffix" : "" }, { "dropping-particle" : "", "family" : "Schultz", "given" : "Cristina", "non-dropping-particle" : "", "parse-names" : false, "suffix" : "" }, { "dropping-particle" : "", "family" : "Hedstrom", "given" : "Katherine", "non-dropping-particle" : "", "parse-names" : false, "suffix" : "" }, { "dropping-particle" : "", "family" : "Danielson", "given" : "Seth", "non-dropping-particle" : "", "parse-names" : false, "suffix" : "" }, { "dropping-particle" : "", "family" : "Irving", "given" : "Brita", "non-dropping-particle" : "", "parse-names" : false, "suffix" : "" }, { "dropping-particle" : "", "family" : "Doney", "given" : "Scott C", "non-dropping-particle" : "", "parse-names" : false, "suffix" : "" }, { "dropping-particle" : "", "family" : "Dussin", "given" : "Raphael", "non-dropping-particle" : "", "parse-names" : false, "suffix" : "" }, { "dropping-particle" : "", "family" : "Curchitser", "given" : "Enrique N", "non-dropping-particle" : "", "parse-names" : false, "suffix" : "" }, { "dropping-particle" : "", "family" : "Hill", "given" : "David F", "non-dropping-particle" : "", "parse-names" : false, "suffix" : "" }, { "dropping-particle" : "", "family" : "Stock", "given" : "Charles A", "non-dropping-particle" : "", "parse-names" : false, "suffix" : "" } ], "container-title" : "Biogeosciences", "id" : "ITEM-1", "issue" : "14", "issued" : { "date-parts" : [ [ "2020", "7" ] ] }, "page" : "3837-3857", "title" : "A regional hindcast model simulating ecosystem dynamics, inorganic carbon chemistry, and ocean acidification in the Gulf of Alaska", "translator" : [ { "dropping-particle" : "", "family" : "L7116", "given" : "", "non-dropping-particle" : "", "parse-names" : false, "suffix" : "" } ], "type" : "article-journal", "volume" : "17" }, "uris" : [ "http://www.mendeley.com/documents/?uuid=2bd3f97c-3640-405a-97a8-63fd67aeb027" ] }, { "id" : "ITEM-2", "itemData" : { "DOI" : "10.1016/j.pocean.2020.102267", "ISSN" : "00796611", "abstract" : "The Southern Ocean is a globally important carbon sink region. However, the austral coastal zones are usually not considered in global estimations due to their general undersampling and large regional dynamics. Thus, estimations of carbon uptake in the Southern Ocean may differ considerably from current values, i.e., without accounting for coastal regions. Here, we conducted a case study in the Gerlache Strait, an ecologically important Antarctic coastal zone. We show that the net sea-air CO2 flux (FCO2) in the strait may reach the same or greater magnitudes than those in large open sea regions around Antarctica during summer, despite having a much smaller area. A large mean FCO2 of -31 +/- 19 mmol m(-2) d(-1) was observed in the strong CO2 sink years (i.e., FCO2 &lt; -12 mmol m(-2) d(-1)), in contrast to -1 +/- 7 mmol m(-2) d(-1 )in CO(2 )near-equilibrium conditions (i.e., CO(2 )sea-air difference approximate to 0). This variability is mainly modulated by phytoplankton activity and likely upwelling processes. We also identified two cycles of variability with 2-year and 4-year periodicities from 1999 to 2017. The 2-year periodicity becomes stronger after 2012, intensifying the strong CO2 sink scenario in the Gerlache Strait. Our findings reinforce the importance of polar coastal zones as CO(2 )sinks during the austral summer and the need to broaden our understanding of the role of these regions at other time scales.", "author" : [ { "dropping-particle" : "", "family" : "Monteiro", "given" : "Thiago", "non-dropping-particle" : "", "parse-names" : false, "suffix" : "" }, { "dropping-particle" : "", "family" : "Kerr", "given" : "Rodrigo", "non-dropping-particle" : "", "parse-names" : false, "suffix" : "" }, { "dropping-particle" : "", "family" : "Orselli", "given" : "Iole B.M.", "non-dropping-particle" : "", "parse-names" : false, "suffix" : "" }, { "dropping-particle" : "", "family" : "Lencina-Avila", "given" : "Jannine M", "non-dropping-particle" : "", "parse-names" : false, "suffix" : "" } ], "container-title" : "Progress in Oceanography", "id" : "ITEM-2", "issued" : { "date-parts" : [ [ "2020", "4" ] ] }, "page" : "102267", "title" : "Towards an intensified summer CO2 sink behaviour in the Southern Ocean coastal regions", "translator" : [ { "dropping-particle" : "", "family" : "L7133", "given" : "", "non-dropping-particle" : "", "parse-names" : false, "suffix" : "" } ], "type" : "article-journal", "volume" : "183" }, "uris" : [ "http://www.mendeley.com/documents/?uuid=fade912c-4a3d-42de-b727-e82d404424c8" ] }, { "id" : "ITEM-3", "itemData" : { "DOI" : "10.1002/2016JC012478", "ISSN" : "2169-9275", "author" : [ { "dropping-particle" : "", "family" : "Fransson", "given" : "Agneta", "non-dropping-particle" : "", "parse-names" : false, "suffix" : "" }, { "dropping-particle" : "", "family" : "Chierici", "given" : "Melissa", "non-dropping-particle" : "", "parse-names" : false, "suffix" : "" }, { "dropping-particle" : "", "family" : "Skjelvan", "given" : "Ingunn", "non-dropping-particle" : "", "parse-names" : false, "suffix" : "" }, { "dropping-particle" : "", "family" : "Olsen", "given" : "Are", "non-dropping-particle" : "", "parse-names" : false, "suffix" : "" }, { "dropping-particle" : "", "family" : "Assmy", "given" : "Philipp", "non-dropping-particle" : "", "parse-names" : false, "suffix" : "" }, { "dropping-particle" : "", "family" : "Peterson", "given" : "Algot K.", "non-dropping-particle" : "", "parse-names" : false, "suffix" : "" }, { "dropping-particle" : "", "family" : "Spreen", "given" : "Gunnar", "non-dropping-particle" : "", "parse-names" : false, "suffix" : "" }, { "dropping-particle" : "", "family" : "Ward", "given" : "Brian", "non-dropping-particle" : "", "parse-names" : false, "suffix" : "" } ], "container-title" : "Journal of Geophysical Research: Oceans", "id" : "ITEM-3", "issue" : "7", "issued" : { "date-parts" : [ [ "2017", "7", "13" ] ] }, "page" : "5566-5587", "title" : "Effects of sea-ice and biogeochemical processes and storms on under-ice water fCO2 during the winter-spring transition in the high Arctic Ocean: Implications for sea-air CO2 fluxes", "translator" : [ { "dropping-particle" : "", "family" : "L2961", "given" : "", "non-dropping-particle" : "", "parse-names" : false, "suffix" : "" } ], "type" : "article-journal", "volume" : "122" }, "uris" : [ "http://www.mendeley.com/documents/?uuid=37c06b74-3419-4d01-88fc-6c70f62546e7" ] }, { "id" : "ITEM-4", "itemData" : { "DOI" : "10.1002/2014JC010320", "ISSN" : "2169-9275", "author" : [ { "dropping-particle" : "", "family" : "Fransson", "given" : "Agneta", "non-dropping-particle" : "", "parse-names" : false, "suffix" : "" }, { "dropping-particle" : "", "family" : "Chierici", "given" : "Melissa", "non-dropping-particle" : "", "parse-names" : false, "suffix" : "" }, { "dropping-particle" : "", "family" : "Nomura", "given" : "Daiki", "non-dropping-particle" : "", "parse-names" : false, "suffix" : "" }, { "dropping-particle" : "", "family" : "Granskog", "given" : "Mats A.", "non-dropping-particle" : "", "parse-names" : false, "suffix" : "" }, { "dropping-particle" : "", "family" : "Kristiansen", "given" : "Svein", "non-dropping-particle" : "", "parse-names" : false, "suffix" : "" }, { "dropping-particle" : "", "family" : "Martma", "given" : "T\u00f5nu", "non-dropping-particle" : "", "parse-names" : false, "suffix" : "" }, { "dropping-particle" : "", "family" : "Nehrke", "given" : "Gernot", "non-dropping-particle" : "", "parse-names" : false, "suffix" : "" } ], "container-title" : "Journal of Geophysical Research: Oceans", "id" : "ITEM-4", "issue" : "4", "issued" : { "date-parts" : [ [ "2015", "4", "2" ] ] }, "page" : "2413-2429", "title" : "Effect of glacial drainage water on the CO2 system and ocean acidification state in an Arctic tidewater\u2010glacier fjord during two contrasting years", "translator" : [ { "dropping-particle" : "", "family" : "L7252", "given" : "", "non-dropping-particle" : "", "parse-names" : false, "suffix" : "" } ], "type" : "article-journal", "volume" : "120" }, "uris" : [ "http://www.mendeley.com/documents/?uuid=e7f882b6-63c2-4bed-b05e-8455819d2fe6" ] }, { "id" : "ITEM-5",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"ITEM-5",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"id" : "ITEM-6", "itemData" : { "DOI" : "10.1016/j.csr.2019.104031", "ISSN" : "02784343", "abstract" : "Prior studies of surface seawater CO2 partial pressure (pCO(2)) and air-sea CO2 fluxes have primarily been conducted on the eastern Bering Sea shelf area, with a paucity of data in the Bering Sea basin. In order to assess the surface variability and the air-sea CO2 fluxes for a more complete set of different regions, underway surface seawater pCO(2) and related parameters were investigated across the Bering Sea basin, slope and shelf in July 2010 during the 4th Chinese National Arctic Research Expedition (CHINARE). The surface pCO(2) exhibited large spatial variability and was observed to vary from 137 mu atm in the central Bering Strait to 481 mu atm in the western Bering Strait. In the central Bering Strait, the high supersaturation with respect to the atmospheric pCO(2) (378 +/- 2 mu atm) was driven by the upwelling event. The neutral or weak CO2 sink in the Bering Sea basin and eastern nearshore region were related to high nutrient low chlorophyll status and riverine input, respectively. Biological process maintained the most shelf and slope areas as a strong CO2 sink. Overall, despite a small CO2 outgassing area the whole Bering Sea still acted as a net ocean CO2 sink of -6.4 +/- 0.9 mmol m(-2) d(-1) in summer.", "author" : [ { "dropping-particle" : "", "family" : "Sun", "given" : "Heng", "non-dropping-particle" : "", "parse-names" : false, "suffix" : "" }, { "dropping-particle" : "", "family" : "Gao", "given" : "Zhongyong", "non-dropping-particle" : "", "parse-names" : false, "suffix" : "" }, { "dropping-particle" : "", "family" : "Qi", "given" : "Di", "non-dropping-particle" : "", "parse-names" : false, "suffix" : "" }, { "dropping-particle" : "", "family" : "Chen", "given" : "Bao shan", "non-dropping-particle" : "", "parse-names" : false, "suffix" : "" }, { "dropping-particle" : "", "family" : "Chen", "given" : "Liqi", "non-dropping-particle" : "", "parse-names" : false, "suffix" : "" }, { "dropping-particle" : "", "family" : "Cai", "given" : "Wei-Jun", "non-dropping-particle" : "", "parse-names" : false, "suffix" : "" } ], "container-title" : "Continental Shelf Research", "id" : "ITEM-6", "issued" : { "date-parts" : [ [ "2020", "1" ] ] }, "page" : "104031", "title" : "Surface seawater partial pressure of CO2 variability and air-sea CO2 fluxes in the Bering Sea in July 2010", "translator" : [ { "dropping-particle" : "", "family" : "L7142", "given" : "", "non-dropping-particle" : "", "parse-names" : false, "suffix" : "" } ], "type" : "article-journal", "volume" : "193" }, "uris" : [ "http://www.mendeley.com/documents/?uuid=6c66aab7-620c-45e8-840a-50760fb49ee8" ] }, { "id" : "ITEM-7", "itemData" : { "DOI" : "10.1029/2019GB006239", "ISSN" : "0886-6236", "abstract" : "Abstract In contrast to the open ocean, the sources and sinks for atmospheric carbon dioxide (CO2) in the coastal seas are poorly constrained and understood. Here, we address this knowledge gap by analyzing the spatial and temporal variability of the coastal air-sea flux of CO2 (FCO2) using a recent high-resolution (0.25 degree) monthly climatology for coastal sea surface partial pressure in CO2 (pCO2). Coastal regions are characterized by CO2 sinks at temperate and high latitudes and by CO2 sources at low latitude and in the tropics, with annual mean CO2 flux densities comparable in magnitude and pattern to those of the adjacent open ocean with the exception of river dominated systems. The seasonal variations in FCO2 are large, often exceeding 2 mol C m-2 yr-1, a magnitude similar to the variations exhibited across latitudes. The majority of these seasonal variations stems from the air-sea pCO2 difference, although changes in wind speed and sea-ice cover can also be significant regionally. Globally integrated, the coastal seas act currently as a CO2 sink of -0.20 \u00b1 0.02 Pg C yr-1, with a more intense uptake occurring in summer because of the disproportionate influence of high latitude shelves in the Northern Hemisphere. Combined with estimates of the carbon sinks in the open ocean and the Arctic, this gives for the global ocean, averaged over the 1998 to 2015 period an annual net CO2 uptake of -1.7 \u00b1 0.3 Pg C yr-1.", "author" : [ { "dropping-particle" : "", "family" : "Roobaert", "given" : "Aliz\u00e9e", "non-dropping-particle" : "", "parse-names" : false, "suffix" :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"Chou", "given" : "Lei", "non-dropping-particle" : "", "parse-names" : false, "suffix" : "" }, { "dropping-particle" : "", "family" : "Regnier", "given" : "Pierre", "non-dropping-particle" : "", "parse-names" : false, "suffix" : "" } ], "container-title" : "Global Biogeochemical Cycles", "id" : "ITEM-7", "issue" : "12", "issued" : { "date-parts" : [ [ "2019", "12", "16" ] ] }, "note" : "From Duplicate 1 (The spatiotemporal dynamics of the sources and sinks of CO 2 in the global coastal ocean - Roobaert, Aliz\u00e9e; Laruelle, Goulven G; Landsch\u00fctzer, Peter; Gruber, Nicolas; Chou, Lei; Regnier, Pierre)\nAnd Duplicate 2 (The spatiotemporal dynamics of the sources and sinks of CO 2 in the global coastal ocean - Roobaert, Aliz\u00e9e; Laruelle, Goulven G; Landsch\u00fctzer, Peter; Gruber, Nicolas; Chou, Lei; Regnier, Pierre)\n\ndoi: 10.1029/2019GB006239\n\nFrom Duplicate 3 (The spatiotemporal dynamics of the sources and sinks of CO2 in the global coastal ocean - Roobaert, Aliz\u00e9e; Laruelle, Goulven G; Landsch\u00fctzer, Peter; Gruber, Nicolas; Chou, Lei; Regnier, Pierre)\n\nFrom Duplicate 1 (The Spatiotemporal Dynamics of the Sources and Sinks of CO 2 in the Global Coastal Ocean - Roobaert, Aliz\u00e9e; Laruelle, Goulven G; Landsch\u00fctzer, Peter; Gruber, Nicolas; Chou, Lei; Regnier, Pierre)\n\ndoi: 10.1029/2019GB006239", "page" : "2019GB006239", "publisher" : "John Wiley &amp; Sons, Ltd", "title" : "The spatiotemporal dynamics of the sources and sinks of CO2 in the global coastal ocean", "translator" : [ { "dropping-particle" : "", "family" : "L7215", "given" : "", "non-dropping-particle" : "", "parse-names" : false, "suffix" : "" } ], "type" : "article-journal", "volume" : "33" }, "uris" : [ "http://www.mendeley.com/documents/?uuid=656f80f4-85d8-44c4-b825-c3bb67d8bb07" ] }, { "id" : "ITEM-8", "itemData" : { "DOI" : "10.1016/j.csr.2017.11.002", "ISSN" : "02784343", "abstract" : "Inorganic carbon chemistry data from the surface and subsurface waters of the West Coast of North America have been compared with similar data from the northern Gulf of Mexico to demonstrate how future changes in CO2 emissions will affect chemical changes in coastal waters affected by respiration-induced hypoxia ([O2] \u2264 ~ 60\u00b5molkg\u22121). In surface waters, the percentage change in the carbon parameters due to increasing CO2 emissions are very similar for both regions even though the absolute decrease in aragonite saturation is much higher in the warmer waters of the Gulf of Mexico. However, in subsurface waters the changes are enhanced due to differences in the initial oxygen concentration and the changes in the buffer capacity (i.e., increasing Revelle Factor) with increasing respiration from the oxidation of organic matter, with the largest impacts on pH and CO2 partial pressure (pCO2) occurring in the colder West Coast waters. As anthropogenic CO2 concentrations begin to build up in subsurface waters, increased atmospheric CO2 will expose organisms to hypercapnic conditions (pCO2 &gt;1000 \u00b5atm) within subsurface depths. Since the maintenance of the extracellular pH appears as the first line of defense against external stresses, many biological response studies have been focused on pCO2-induced hypercapnia. The extent of subsurface exposure will occur sooner and be more widespread in colder waters due to their capacity to hold more dissolved oxygen and the accompanying weaker acid-base buffer capacity. Under present conditions, organisms in the West Coast are exposed to hypercapnic conditions when oxygen concentrations are near 100\u00b5molkg\u22121 but will experience hypercapnia at oxygen concentrations of 260\u00b5molkg\u22121 by year 2100 under the highest elevated-CO2 conditions. Hypercapnia does not occur at present in the Gulf of Mexico but will occur at oxygen concentrations of 170\u00b5molkg\u22121 by the end of the century under similar conditions. The aragonite saturation horizon is currently above the hypoxic zone in the West Coast. With increasing atmospheric CO2, it is expected to shoal up close to surface waters under the IPCC Representative Concentration Pathway (RCP) 8.5 in West Coast waters, while aragonite saturation state will exhibit steeper gradients in the Gulf of Mexico. This study demonstrates how different biological thresholds (e.g., hypoxia, CaCO3 undersaturation, hypercapnia) will vary asymmetrically because of local initial conditions that are affected diff\u2026", "author" : [ { "dropping-particle" : "", "family" : "Feely", "given" : "Richard A", "non-dropping-particle" : "", "parse-names" : false, "suffix" : "" }, { "dropping-particle" : "", "family" : "Okazaki", "given" : "Remy R", "non-dropping-particle" : "", "parse-names" : false, "suffix" : "" }, { "dropping-particle" : "", "family" : "Cai", "given" : "Wei-Jun", "non-dropping-particle" : "", "parse-names" : false, "suffix" : "" }, { "dropping-particle" : "", "family" : "Bednar\u0161ek", "given" : "Nina", "non-dropping-particle" : "", "parse-names" : false, "suffix" : "" }, { "dropping-particle" : "", "family" : "Alin", "given" : "Simone R", "non-dropping-particle" : "", "parse-names" : false, "suffix" : "" }, { "dropping-particle" : "", "family" : "Byrne", "given" : "Robert H", "non-dropping-particle" : "", "parse-names" : false, "suffix" : "" }, { "dropping-particle" : "", "family" : "Fassbender", "given" : "Andrea", "non-dropping-particle" : "", "parse-names" : false, "suffix" : "" } ], "container-title" : "Continental Shelf Research", "id" : "ITEM-8", "issued" : { "date-parts" : [ [ "2018", "1" ] ] }, "page" : "50-60", "title" : "The combined effects of acidification and hypoxia on pH and aragonite saturation in the coastal waters of the California current ecosystem and the northern Gulf of Mexico", "translator" : [ { "dropping-particle" : "", "family" : "L7395", "given" : "", "non-dropping-particle" : "", "parse-names" : false, "suffix" : "" } ], "type" : "article-journal", "volume" : "152" }, "uris" : [ "http://www.mendeley.com/documents/?uuid=d2dc46a6-5266-4eea-aa36-bd06e5fd8846" ] } ], "mendeley" : { "formattedCitation" : "(Fransson et al., 2015, 2017; Feely et al., 2018; Roobaert et al., 2019; Cai et al., 2020; Hauri et al., 2020; Monteiro et al., 2020b; Sun et al., 2020a)", "plainTextFormattedCitation" : "(Fransson et al., 2015, 2017; Feely et al., 2018; Roobaert et al., 2019; Cai et al., 2020; Hauri et al., 2020; Monteiro et al., 2020b; Sun et al., 2020a)", "previouslyFormattedCitation" : "(Fransson et al., 2015, 2017; Feely et al., 2018; Roobaert et al., 2019; Cai et al., 2020; Hauri et al., 2020; Monteiro et al., 2020b; Sun et al., 2020a)" }, "properties" : { "noteIndex" : 0 }, "schema" : "https://github.com/citation-style-language/schema/raw/master/csl-citation.json" }</w:delInstrText>
        </w:r>
      </w:del>
      <w:r w:rsidR="00C372BB" w:rsidRPr="001E7A27">
        <w:rPr>
          <w:lang w:val="en-GB"/>
        </w:rPr>
        <w:fldChar w:fldCharType="separate"/>
      </w:r>
      <w:r w:rsidR="00025FA2" w:rsidRPr="001E7A27">
        <w:rPr>
          <w:noProof/>
          <w:lang w:val="en-GB"/>
        </w:rPr>
        <w:t xml:space="preserve">(Fransson et al., 2015, 2017; Feely et al., 2018; Roobaert et al., 2019; Cai et al., 2020; Hauri et al., 2020; Monteiro et al., 2020b; </w:t>
      </w:r>
      <w:ins w:id="3426" w:author="Robin Matthews" w:date="2021-06-17T17:56:00Z">
        <w:r w:rsidR="00D66569" w:rsidRPr="001E7A27">
          <w:rPr>
            <w:noProof/>
            <w:lang w:val="en-GB"/>
          </w:rPr>
          <w:t xml:space="preserve">H. </w:t>
        </w:r>
      </w:ins>
      <w:r w:rsidR="00025FA2" w:rsidRPr="001E7A27">
        <w:rPr>
          <w:noProof/>
          <w:lang w:val="en-GB"/>
        </w:rPr>
        <w:t>Sun et al., 2020</w:t>
      </w:r>
      <w:del w:id="3427" w:author="Robin Matthews" w:date="2021-06-17T17:56:00Z">
        <w:r w:rsidR="00025FA2" w:rsidRPr="001E7A27" w:rsidDel="00D66569">
          <w:rPr>
            <w:noProof/>
            <w:lang w:val="en-GB"/>
          </w:rPr>
          <w:delText>a</w:delText>
        </w:r>
      </w:del>
      <w:r w:rsidR="00025FA2" w:rsidRPr="001E7A27">
        <w:rPr>
          <w:noProof/>
          <w:lang w:val="en-GB"/>
        </w:rPr>
        <w:t>)</w:t>
      </w:r>
      <w:r w:rsidR="00C372BB" w:rsidRPr="001E7A27">
        <w:rPr>
          <w:lang w:val="en-GB"/>
        </w:rPr>
        <w:fldChar w:fldCharType="end"/>
      </w:r>
      <w:commentRangeEnd w:id="3423"/>
      <w:r w:rsidR="00025FA2" w:rsidRPr="001E7A27">
        <w:rPr>
          <w:rStyle w:val="CommentReference"/>
          <w:lang w:val="en-GB"/>
        </w:rPr>
        <w:commentReference w:id="3423"/>
      </w:r>
      <w:r w:rsidRPr="001E7A27">
        <w:rPr>
          <w:rFonts w:cs="Times New Roman"/>
          <w:lang w:val="en-GB"/>
        </w:rPr>
        <w:t>.</w:t>
      </w:r>
      <w:r w:rsidRPr="001E7A27">
        <w:rPr>
          <w:lang w:val="en-GB"/>
        </w:rPr>
        <w:t xml:space="preserve"> Near-shore</w:t>
      </w:r>
      <w:r w:rsidRPr="001E7A27">
        <w:rPr>
          <w:rFonts w:cs="Times New Roman"/>
          <w:lang w:val="en-GB"/>
        </w:rPr>
        <w:t xml:space="preserve"> surface waters are </w:t>
      </w:r>
      <w:r w:rsidRPr="001E7A27">
        <w:rPr>
          <w:lang w:val="en-GB"/>
        </w:rPr>
        <w:t>often</w:t>
      </w:r>
      <w:r w:rsidRPr="001E7A27">
        <w:rPr>
          <w:rFonts w:cs="Times New Roman"/>
          <w:lang w:val="en-GB"/>
        </w:rPr>
        <w:t xml:space="preserve"> supersaturated with CO</w:t>
      </w:r>
      <w:r w:rsidRPr="001E7A27">
        <w:rPr>
          <w:rFonts w:cs="Times New Roman"/>
          <w:vertAlign w:val="subscript"/>
          <w:lang w:val="en-GB"/>
        </w:rPr>
        <w:t>2</w:t>
      </w:r>
      <w:r w:rsidRPr="001E7A27">
        <w:rPr>
          <w:rFonts w:cs="Times New Roman"/>
          <w:lang w:val="en-GB"/>
        </w:rPr>
        <w:t>, regardless of the latitude, especially in highly populated areas receiving substantial</w:t>
      </w:r>
      <w:r w:rsidRPr="001E7A27" w:rsidDel="004968DB">
        <w:rPr>
          <w:rFonts w:cs="Times New Roman"/>
          <w:lang w:val="en-GB"/>
        </w:rPr>
        <w:t xml:space="preserve"> </w:t>
      </w:r>
      <w:r w:rsidRPr="001E7A27">
        <w:rPr>
          <w:rFonts w:cs="Times New Roman"/>
          <w:lang w:val="en-GB"/>
        </w:rPr>
        <w:t xml:space="preserve">amounts of domestic and industrial sewage </w:t>
      </w:r>
      <w:r w:rsidRPr="001E7A27">
        <w:rPr>
          <w:rFonts w:cs="Times New Roman"/>
          <w:lang w:val="en-GB"/>
        </w:rPr>
        <w:fldChar w:fldCharType="begin" w:fldLock="1"/>
      </w:r>
      <w:r w:rsidR="001B061E" w:rsidRPr="001E7A27">
        <w:rPr>
          <w:rFonts w:cs="Times New Roman"/>
          <w:lang w:val="en-GB"/>
        </w:rPr>
        <w:instrText>ADDIN CSL_CITATION { "citationItems" : [ { "id" : "ITEM-1", "itemData" : { "DOI" : "10.1016/j.dsr2.2009.01.001", "ISSN" : "09670645", "abstract" : "Despite their moderately sized surface area, continental marginal seas play a significant role in the biogeochemical cycles of carbon, as they receive huge amounts of upwelled and riverine inputs of carbon and nutrients, sustaining a disproportionate large biological activity compared to their relative surface area. A synthesis of worldwide measurements of the partial pressure Of CO(2) (pCO(2)) indicates that most open shelves in the temperate and high-latitude regions are under-saturated with respect to atmospheric CO(2) during all seasons, although the low-latitude shelves seem to be over-saturated. Most inner estuaries and near-shore coastal areas on the other hand are over-saturated with respect to atmospheric CO(2). The scaling of air-sea CO(2) fluxes based on pCO(2) measurements and carbon mass-balance calculations indicate that the continental shelves absorb atmospheric CO(2) ranging between 0.33 and 0.36 Pg C yr(-1) that corresponds to an additional sink of 27% to similar to 30% of the CO(2) uptake by the open oceans based on the most recent pCO(2) climatology [Takahashi, T., Sutherland, S.C., Wanninkhof, R., Sweeney, C., Feely, R.A., Chipman, D., Hales, B., Friederich, G., Chavez, F., Watson, A., Bakker, D., Schuster, U., Metzl, N., Inoue, H.Y., Ishii, M., Midorikawa, T., Sabine, C., Hoppema, M., Olafsson, J., Amarson, T., Tilbrook, B., Johannessen, T., Olsen, A., Bellerby, R., De Baar, H., Nojiri, Y., Wong. C.S., Delille, B., Bates, N., 2009. Climatological mean and decadal change in surface ocean pCO(2), and net sea-air CO(2) flux over the global oceans. Deep-Sea Research 11, this issue [doi: 10.1016/j.dsr2.2008.12.009].]. Inner estuaries, salt marshes and mangroves emit up to 0.50 Pg C yr(-1), although these estimates are prone to large uncertainty due to poorly constrained ecosystem surface area estimates. Nevertheless, the view of continental shelves as sinks and near-shore ecosystems as sources of atmospheric CO(2) allows reconciling long-lived opposing views on carbon cycling in the coastal ocean. (C) 2009 Elsevier Ltd. All rights reserved.", "author" : [ { "dropping-particle" : "", "family" : "Chen", "given" : "Chen-Tung Arthur", "non-dropping-particle" : "", "parse-names" : false, "suffix" : "" }, { "dropping-particle" : "V.", "family" : "Borges", "given" : "Alberto V.", "non-dropping-particle" : "", "parse-names" : false, "suffix" : "" } ], "container-title" : "Deep Sea Research Part II: Topical Studies in Oceanography", "id" : "ITEM-1", "issue" : "8-10", "issued" : { "date-parts" : [ [ "2009", "4", "1" ] ] }, "page" : "578-590", "publisher" : "Pergamon", "title" : "Reconciling opposing views on carbon cycling in the coastal ocean: Continental shelves as sinks and near-shore ecosystems as sources of atmospheric CO2", "translator" : [ { "dropping-particle" : "", "family" : "L7248", "given" : "", "non-dropping-particle" : "", "parse-names" : false, "suffix" : "" } ], "type" : "article-journal", "volume" : "56" }, "uris" : [ "http://www.mendeley.com/documents/?uuid=a85fa08e-ca90-4c4b-ac31-2b07f27a3a09" ] } ], "mendeley" : { "formattedCitation" : "(Chen and Borges, 2009)", "plainTextFormattedCitation" : "(Chen and Borges, 2009)", "previouslyFormattedCitation" : "(Chen and Borges, 2009)"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(Chen and Borges, 2009)</w:t>
      </w:r>
      <w:r w:rsidRPr="001E7A27">
        <w:rPr>
          <w:rFonts w:cs="Times New Roman"/>
          <w:lang w:val="en-GB"/>
        </w:rPr>
        <w:fldChar w:fldCharType="end"/>
      </w:r>
      <w:r w:rsidRPr="001E7A27">
        <w:rPr>
          <w:rFonts w:ascii="Segoe UI Symbol" w:hAnsi="Segoe UI Symbol" w:cs="Segoe UI Symbol"/>
          <w:lang w:val="en-GB"/>
        </w:rPr>
        <w:t>⁠</w:t>
      </w:r>
      <w:r w:rsidRPr="001E7A27">
        <w:rPr>
          <w:rFonts w:cs="Times New Roman"/>
          <w:lang w:val="en-GB"/>
        </w:rPr>
        <w:t>. Nevertheless, thermal or haline</w:t>
      </w:r>
      <w:ins w:id="3428" w:author="Soapbox" w:date="2021-07-20T08:32:00Z">
        <w:r w:rsidR="00A21041" w:rsidRPr="001E7A27">
          <w:rPr>
            <w:rFonts w:cs="Times New Roman"/>
            <w:lang w:val="en-GB"/>
          </w:rPr>
          <w:t>-</w:t>
        </w:r>
      </w:ins>
      <w:del w:id="3429" w:author="Soapbox" w:date="2021-07-20T08:32:00Z">
        <w:r w:rsidRPr="001E7A27" w:rsidDel="00A21041">
          <w:rPr>
            <w:rFonts w:cs="Times New Roman"/>
            <w:lang w:val="en-GB"/>
          </w:rPr>
          <w:delText xml:space="preserve"> </w:delText>
        </w:r>
      </w:del>
      <w:r w:rsidRPr="001E7A27">
        <w:rPr>
          <w:rFonts w:cs="Times New Roman"/>
          <w:lang w:val="en-GB"/>
        </w:rPr>
        <w:t>stratified eutrophic coastal areas may act as net atmospheric CO</w:t>
      </w:r>
      <w:r w:rsidRPr="001E7A27">
        <w:rPr>
          <w:rFonts w:cs="Times New Roman"/>
          <w:vertAlign w:val="subscript"/>
          <w:lang w:val="en-GB"/>
        </w:rPr>
        <w:t>2</w:t>
      </w:r>
      <w:r w:rsidRPr="001E7A27">
        <w:rPr>
          <w:rFonts w:cs="Times New Roman"/>
          <w:lang w:val="en-GB"/>
        </w:rPr>
        <w:t xml:space="preserve"> sinks </w:t>
      </w:r>
      <w:r w:rsidRPr="001E7A27">
        <w:rPr>
          <w:rFonts w:cs="Times New Roman"/>
          <w:lang w:val="en-GB"/>
        </w:rPr>
        <w:fldChar w:fldCharType="begin" w:fldLock="1"/>
      </w:r>
      <w:r w:rsidR="001B061E" w:rsidRPr="001E7A27">
        <w:rPr>
          <w:rFonts w:cs="Times New Roman"/>
          <w:lang w:val="en-GB"/>
        </w:rPr>
        <w:instrText>ADDIN CSL_CITATION { "citationItems" : [ { "id" : "ITEM-1", "itemData" : { "DOI" : "10.5194/bg-12-6125-2015", "ISSN" : "1726-4189", "abstract" : "Abstract. In contrast to its small surface area, the coastal zone plays a disproportionate role in the global carbon cycle. Carbon production, transformation, emission and burial rates at the land\u2013ocean interface are significant at the global scale but still poorly known, especially in tropical regions. Surface water pCO2 and ancillary parameters were monitored during nine field campaigns between April 2013 and April 2014 in Guanabara Bay, a tropical eutrophic to hypertrophic semi-enclosed estuarine embayment surrounded by the city of Rio de Janeiro, southeast Brazil. Water pCO2 varied between 22 and 3715 ppmv in the bay, showing spatial, diurnal and seasonal trends that mirrored those of dissolved oxygen (DO) and chlorophyll a (Chl a). Marked pCO2 undersaturation was prevalent in the shallow, confined and thermally stratified waters of the upper bay, whereas pCO2 oversaturation was restricted to sites close to the small river mouths and small sewage channels, which covered only 10 % of the bay's area. Substantial daily variations in pCO2 (up to 395 ppmv between dawn and dusk) were also registered and could be integrated temporally and spatially for the establishment of net diurnal, seasonal and annual CO2 fluxes. In contrast to other estuaries worldwide, Guanabara Bay behaved as a net sink of atmospheric CO2, a property enhanced by the concomitant effects of strong radiation intensity, thermal stratification, and high availability of nutrients, which promotes phytoplankton development and net autotrophy. The calculated CO2 fluxes for Guanabara Bay ranged between \u22129.6 and \u221218.3 mol C m\u22122 yr\u22121, of the same order of magnitude as the organic carbon burial and organic carbon inputs from the watershed. The positive and high net community production (52.1 mol C m\u22122 yr\u22121) confirms the high carbon production in the bay. This autotrophic metabolism is apparently enhanced by eutrophication. Our results show that global CO2 budgetary assertions still lack information on tropical, marine-dominated estuarine systems, which are affected by thermal stratification and eutrophication and behave specifically with respect to atmospheric CO2.", "author" : [ { "dropping-particle" : "", "family" : "Cotovicz Jr.", "given" : "L C", "non-dropping-particle" : "", "parse-names" : false, "suffix" : "" }, { "dropping-particle" : "", "family" : "Knoppers", "given" : "B A", "non-dropping-particle" : "", "parse-names" : false, "suffix" : "" }, { "dropping-particle" : "", "family" : "Brandini", "given" : "N", "non-dropping-particle" : "", "parse-names" : false, "suffix" : "" }, { "dropping-particle" : "", "family" : "Costa Santos", "given" : "S J", "non-dropping-particle" : "", "parse-names" : false, "suffix" : "" }, { "dropping-particle" : "", "family" : "Abril", "given" : "G", "non-dropping-particle" : "", "parse-names" : false, "suffix" : "" } ], "container-title" : "Biogeosciences", "id" : "ITEM-1", "issue" : "20", "issued" : { "date-parts" : [ [ "2015", "10", "27" ] ] }, "page" : "6125-6146", "publisher" : "Copernicus Publications", "title" : "A strong CO2 sink enhanced by eutrophication in a tropical coastal embayment (Guanabara Bay, Rio de Janeiro, Brazil)", "translator" : [ { "dropping-particle" : "", "family" : "L4833", "given" : "", "non-dropping-particle" : "", "parse-names" : false, "suffix" : "" } ], "type" : "article-journal", "volume" : "12" }, "uris" : [ "http://www.mendeley.com/documents/?uuid=503455a2-c23c-42fb-a224-2645a471d11e" ] }, { "id" : "ITEM-2", "itemData" : { "DOI" : "10.5194/bg-10-3889-2013", "ISSN" : "1726-4189", "abstract" : "Abstract. Model studies suggested that human-induced increase in nutrient load may have stimulated primary production and thus enhanced the CO2 uptake capacity in the coastal ocean. In this study, we investigated the seasonal variations of the surface water's partial pressure of CO2 (pCO2sw) in the highly human-impacted Changjiang\u2013East China Sea system between 2008 and 2011. The seasonality of pCO2sw has large spatial variations, with the largest extreme of 170 \u00b1 75 \u03bcatm on the inner shelf near the Changjiang Estuary (from 271 \u00b1 55 \u03bcatm in summer to 441 \u00b1 51 \u03bcatm in autumn) and the weakest extreme of 53 \u00b1 20 \u03bcatm on the outer shelf (from 328 \u00b1 9 \u03bcatm in winter to 381 \u00b1 18 \u03bcatm in summer). During the summer period, stronger stratification and biological production driven by the eutrophic Changjiang plume results in a very low dissolved inorganic carbon (DIC) in surface waters and a very high DIC in bottom waters of the inner shelf, with the latter returning high DIC to the surface water during the mixed period. Interestingly, a comparison with historical data shows that the average pCO2sw on the inner shelf near the Changjiang Estuary has decreased notably during summer, but has increased during autumn and winter from the 1990s to the 2000s. We suggest that this decadal change is associated with recently increased eutrophication. This would increase both the photosynthetic removal of DIC in surface waters and the respiratory release of DIC in bottom waters during summertime, thereby returning more DIC to the surface during the subsequent mixing seasons and/or episodic extreme weather events (e.g., typhoons). Our finding demonstrates that increasing anthropogenic nutrient delivery from a large river may enhance the sequestration capacity of CO2 in summer but may reduce it in autumn and winter. Consequently, the coastal ocean may not necessarily take up more atmospheric CO2 in response to increasing eutrophication, and the net effect largely depends on the relative timescale of air\u2013sea gas exchange and offshore transport of the shelf water. Finally, the case we report for the Changjiang system may have general ramifications for other eutrophic coastal oceans.", "author" : [ { "dropping-particle" : "", "family" : "Chou", "given" : "W.-C.", "non-dropping-particle" : "", "parse-names" : false, "suffix" : "" }, { "dropping-particle" : "", "family" : "Gong", "given" : "G.-C.", "non-dropping-particle" : "", "parse-names" : false, "suffix" : "" }, { "dropping-particle" : "", "family" : "Cai", "given" : "W.-J.", "non-dropping-particle" : "", "parse-names" : false, "suffix" : "" }, { "dropping-particle" : "", "family" : "Tseng", "given" : "C.-M.", "non-dropping-particle" : "", "parse-names" : false, "suffix" : "" } ], "container-title" : "Biogeosciences", "id" : "ITEM-2", "issue" : "6", "issued" : { "date-parts" : [ [ "2013", "6" ] ] }, "language" : "English", "page" : "3889-3899", "publisher" : "Copernicus GmbH", "title" : "Seasonality of CO2 in coastal oceans altered by increasing anthropogenic nutrient delivery from large rivers: evidence from the Changjiang\u2013East China Sea system", "translator" : [ { "dropping-particle" : "", "family" : "L7034", "given" : "", "non-dropping-particle" : "", "parse-names" : false, "suffix" : "" } ], "type" : "article-journal", "volume" : "10" }, "uris" : [ "http://www.mendeley.com/documents/?uuid=d656c24f-8458-41dc-861b-08dd7fc3c01b" ] } ], "mendeley" : { "formattedCitation" : "(Chou et al., 2013; Cotovicz Jr. et al., 2015)", "plainTextFormattedCitation" : "(Chou et al., 2013; Cotovicz Jr. et al., 2015)", "previouslyFormattedCitation" : "(Chou et al., 2013; Cotovicz Jr. et al., 2015)"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(Chou et al., 2013; Cotovicz Jr. et al., 2015)</w:t>
      </w:r>
      <w:r w:rsidRPr="001E7A27">
        <w:rPr>
          <w:rFonts w:cs="Times New Roman"/>
          <w:lang w:val="en-GB"/>
        </w:rPr>
        <w:fldChar w:fldCharType="end"/>
      </w:r>
      <w:r w:rsidRPr="001E7A27">
        <w:rPr>
          <w:rFonts w:cs="Times New Roman"/>
          <w:lang w:val="en-GB"/>
        </w:rPr>
        <w:t>. Continental shelves, excluding near-shore areas, act as CO</w:t>
      </w:r>
      <w:r w:rsidRPr="001E7A27">
        <w:rPr>
          <w:rFonts w:cs="Times New Roman"/>
          <w:vertAlign w:val="subscript"/>
          <w:lang w:val="en-GB"/>
        </w:rPr>
        <w:t>2</w:t>
      </w:r>
      <w:r w:rsidRPr="001E7A27">
        <w:rPr>
          <w:rFonts w:cs="Times New Roman"/>
          <w:lang w:val="en-GB"/>
        </w:rPr>
        <w:t xml:space="preserve"> sinks at a rate of 0.2 ± 0.02 PgC yr</w:t>
      </w:r>
      <w:del w:id="3430" w:author="Ian Blenkinsop" w:date="2021-07-28T14:11:00Z">
        <w:r w:rsidRPr="001E7A27" w:rsidDel="004F2FF5">
          <w:rPr>
            <w:rFonts w:cs="Times New Roman"/>
            <w:vertAlign w:val="superscript"/>
            <w:lang w:val="en-GB"/>
          </w:rPr>
          <w:delText>-</w:delText>
        </w:r>
      </w:del>
      <w:ins w:id="3431" w:author="Ian Blenkinsop" w:date="2021-07-28T14:11:00Z">
        <w:r w:rsidR="004F2FF5"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"10.1002/2014GB004832", "ISSN" : "08866236", "abstract" : "Over the past decade, estimates of the atmospheric CO2 uptake by continental shelf seas were constrained within the 0.18\u20130.45 Pg C yr\u22121 range. However, most of those estimates are based on extrapolations from limited data sets of local flux measurements (n &lt; 100). Here we propose to derive the CO2 air-sea exchange of the shelf seas by extracting 3 \u00b7 106 direct surface ocean CO2 measurements from the global database SOCAT (Surface Ocean CO2 Atlas), atmospheric CO2 values from GlobalVIEW and calculating gas transfer rates using readily available global temperature, salinity, and wind speed fields. We then aggregate our results using a global segmentation of the shelf in 45 units and 152 subunits to establish a consistent regionalized CO2 exchange budget at the global scale. Within each unit, the data density determines the spatial and temporal resolutions at which the air-sea CO2 fluxes are calculated and range from a 0.5\u00b0 resolution in the best surveyed regions to a whole unit resolution in areas where data coverage is limited. Our approach also accounts, for the first time, for the partial sea ice cover of polar shelves. Our new regionalized global CO2 sink estimate of 0.19 \u00b1 0.05 Pg C yr\u22121 falls in the low end of previous estimates. Reported to an ice-free surface area of 22 \u00b7 106 km2, this value yields a flux density of 0.7 mol C m\u22122 yr\u22121, ~40% more intense than that of the open ocean. Our results also highlight the significant contribution of Arctic shelves to this global CO2 uptake (0.07 Pg C yr\u22121).", "author" : [ { "dropping-particle" : "", "family" : "Laruelle", "given" : "Goulven G", "non-dropping-particle" : "", "parse-names" : false, "suffix" : "" }, { "dropping-particle" : "", "family" : "Lauerwald", "given" : "Ronny", "non-dropping-particle" : "", "parse-names" : false, "suffix" : "" }, { "dropping-particle" : "", "family" : "Pfeil", "given" : "Benjamin", "non-dropping-particle" : "", "parse-names" : false, "suffix" : "" }, { "dropping-particle" : "", "family" : "Regnier", "given" : "Pierre", "non-dropping-particle" : "", "parse-names" : false, "suffix" : "" } ], "container-title" : "Global Biogeochemical Cycles", "id" : "ITEM-1", "issue" : "11", "issued" : { "date-parts" : [ [ "2014", "11", "11" ] ] }, "page" : "1199-1214", "title" : "Regionalized global budget of the CO2 exchange at the air-water interface in continental shelf seas", "translator" : [ { "dropping-particle" : "", "family" : "L4988", "given" : "", "non-dropping-particle" : "", "parse-names" : false, "suffix" : "" } ], "type" : "article-journal", "volume" : "28" }, "uris" : [ "http://www.mendeley.com/documents/?uuid=8b701b10-74de-4a48-98c6-7c8b8ebf1b31" ] }, { "id" : "ITEM-2", "itemData" : { "DOI" : "10.1029/2019GB006239", "ISSN" : "0886-6236", "abstract" : "Abstract In contrast to the open ocean, the sources and sinks for atmospheric carbon dioxide (CO2) in the coastal seas are poorly constrained and understood. Here, we address this knowledge gap by analyzing the spatial and temporal variability of the coastal air-sea flux of CO2 (FCO2) using a recent high-resolution (0.25 degree) monthly climatology for coastal sea surface partial pressure in CO2 (pCO2). Coastal regions are characterized by CO2 sinks at temperate and high latitudes and by CO2 sources at low latitude and in the tropics, with annual mean CO2 flux densities comparable in magnitude and pattern to those of the adjacent open ocean with the exception of river dominated systems. The seasonal variations in FCO2 are large, often exceeding 2 mol C m-2 yr-1, a magnitude similar to the variations exhibited across latitudes. The majority of these seasonal variations stems from the air-sea pCO2 difference, although changes in wind speed and sea-ice cover can also be significant regionally. Globally integrated, the coastal seas act currently as a CO2 sink of -0.20 \u00b1 0.02 Pg C yr-1, with a more intense uptake occurring in summer because of the disproportionate influence of high latitude shelves in the Northern Hemisphere. Combined with estimates of the carbon sinks in the open ocean and the Arctic, this gives for the global ocean, averaged over the 1998 to 2015 period an annual net CO2 uptake of -1.7 \u00b1 0.3 Pg C yr-1.", "author" : [ { "dropping-particle" : "", "family" : "Roobaert", "given" : "Aliz\u00e9e", "non-dropping-particle" : "", "parse-names" : false, "suffix" :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"Chou", "given" : "Lei", "non-dropping-particle" : "", "parse-names" : false, "suffix" : "" }, { "dropping-particle" : "", "family" : "Regnier", "given" : "Pierre", "non-dropping-particle" : "", "parse-names" : false, "suffix" : "" } ], "container-title" : "Global Biogeochemical Cycles", "id" : "ITEM-2", "issue" : "12", "issued" : { "date-parts" : [ [ "2019", "12", "16" ] ] }, "note" : "From Duplicate 1 (The spatiotemporal dynamics of the sources and sinks of CO 2 in the global coastal ocean - Roobaert, Aliz\u00e9e; Laruelle, Goulven G; Landsch\u00fctzer, Peter; Gruber, Nicolas; Chou, Lei; Regnier, Pierre)\nAnd Duplicate 2 (The spatiotemporal dynamics of the sources and sinks of CO 2 in the global coastal ocean - Roobaert, Aliz\u00e9e; Laruelle, Goulven G; Landsch\u00fctzer, Peter; Gruber, Nicolas; Chou, Lei; Regnier, Pierre)\n\ndoi: 10.1029/2019GB006239\n\nFrom Duplicate 3 (The spatiotemporal dynamics of the sources and sinks of CO2 in the global coastal ocean - Roobaert, Aliz\u00e9e; Laruelle, Goulven G; Landsch\u00fctzer, Peter; Gruber, Nicolas; Chou, Lei; Regnier, Pierre)\n\nFrom Duplicate 1 (The Spatiotemporal Dynamics of the Sources and Sinks of CO 2 in the Global Coastal Ocean - Roobaert, Aliz\u00e9e; Laruelle, Goulven G; Landsch\u00fctzer, Peter; Gruber, Nicolas; Chou, Lei; Regnier, Pierre)\n\ndoi: 10.1029/2019GB006239", "page" : "2019GB006239", "publisher" : "John Wiley &amp; Sons, Ltd", "title" : "The spatiotemporal dynamics of the sources and sinks of CO2 in the global coastal ocean", "translator" : [ { "dropping-particle" : "", "family" : "L7215", "given" : "", "non-dropping-particle" : "", "parse-names" : false, "suffix" : "" } ], "type" : "article-journal", "volume" : "33" }, "uris" : [ "http://www.mendeley.com/documents/?uuid=656f80f4-85d8-44c4-b825-c3bb67d8bb07" ] } ], "mendeley" : { "formattedCitation" : "(Laruelle et al., 2014; Roobaert et al., 2019)", "plainTextFormattedCitation" : "(Laruelle et al., 2014; Roobaert et al., 2019)", "previouslyFormattedCitation" : "(Laruelle et al., 2014; Roobaert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(Laruelle et al., 2014; Roobaert et al., 2019)</w:t>
      </w:r>
      <w:r w:rsidRPr="001E7A27">
        <w:rPr>
          <w:rFonts w:cs="Times New Roman"/>
          <w:lang w:val="en-GB"/>
        </w:rPr>
        <w:fldChar w:fldCharType="end"/>
      </w:r>
      <w:r w:rsidRPr="001E7A27">
        <w:rPr>
          <w:rFonts w:cs="Times New Roman"/>
          <w:lang w:val="en-GB"/>
        </w:rPr>
        <w:t xml:space="preserve">, considering ice-free areas only. </w:t>
      </w:r>
      <w:r w:rsidRPr="001E7A27">
        <w:rPr>
          <w:rStyle w:val="AR6BodyTextCar"/>
          <w:rFonts w:eastAsiaTheme="majorEastAsia" w:cs="Times New Roman"/>
          <w:lang w:val="en-GB"/>
        </w:rPr>
        <w:t>Under increasing atmospheric CO</w:t>
      </w:r>
      <w:r w:rsidRPr="001E7A27">
        <w:rPr>
          <w:rStyle w:val="AR6BodyTextCar"/>
          <w:rFonts w:eastAsiaTheme="majorEastAsia" w:cs="Times New Roman"/>
          <w:vertAlign w:val="subscript"/>
          <w:lang w:val="en-GB"/>
        </w:rPr>
        <w:t>2</w:t>
      </w:r>
      <w:r w:rsidRPr="001E7A27">
        <w:rPr>
          <w:rStyle w:val="AR6BodyTextCar"/>
          <w:rFonts w:eastAsiaTheme="majorEastAsia" w:cs="Times New Roman"/>
          <w:lang w:val="en-GB"/>
        </w:rPr>
        <w:t xml:space="preserve"> and eutrophication, such ecosystems would be more vulnerable to ecological and seawater chemistry changes, impacting</w:t>
      </w:r>
      <w:ins w:id="3432" w:author="Soapbox" w:date="2021-07-20T08:33:00Z">
        <w:r w:rsidR="00A21041" w:rsidRPr="001E7A27">
          <w:rPr>
            <w:rStyle w:val="AR6BodyTextCar"/>
            <w:rFonts w:eastAsiaTheme="majorEastAsia" w:cs="Times New Roman"/>
            <w:lang w:val="en-GB"/>
          </w:rPr>
          <w:t xml:space="preserve"> the</w:t>
        </w:r>
      </w:ins>
      <w:r w:rsidRPr="001E7A27">
        <w:rPr>
          <w:rStyle w:val="AR6BodyTextCar"/>
          <w:rFonts w:eastAsiaTheme="majorEastAsia" w:cs="Times New Roman"/>
          <w:lang w:val="en-GB"/>
        </w:rPr>
        <w:t xml:space="preserve"> local economy. </w:t>
      </w:r>
    </w:p>
    <w:p w14:paraId="55A4BD88" w14:textId="77777777" w:rsidR="00F620F1" w:rsidRPr="001E7A27" w:rsidRDefault="00F620F1" w:rsidP="005C7F25">
      <w:pPr>
        <w:pStyle w:val="AR6BodyText"/>
        <w:rPr>
          <w:rFonts w:cs="Times New Roman"/>
          <w:lang w:val="en-GB"/>
        </w:rPr>
      </w:pPr>
    </w:p>
    <w:p w14:paraId="30737EED" w14:textId="414C2D39" w:rsidR="00527FB4" w:rsidRPr="001E7A27" w:rsidRDefault="00527FB4" w:rsidP="005C7F25">
      <w:pPr>
        <w:pStyle w:val="AR6BodyText"/>
        <w:rPr>
          <w:rStyle w:val="AR6BodyTextCar"/>
          <w:lang w:val="en-GB"/>
        </w:rPr>
      </w:pPr>
      <w:r w:rsidRPr="001E7A27">
        <w:rPr>
          <w:rStyle w:val="AR6BodyTextCar"/>
          <w:rFonts w:eastAsiaTheme="majorEastAsia" w:cs="Times New Roman"/>
          <w:lang w:val="en-GB"/>
        </w:rPr>
        <w:t xml:space="preserve">Since AR5, </w:t>
      </w:r>
      <w:r w:rsidR="00CB4857" w:rsidRPr="001E7A27">
        <w:rPr>
          <w:rStyle w:val="AR6BodyTextCar"/>
          <w:rFonts w:eastAsiaTheme="majorEastAsia" w:cs="Times New Roman"/>
          <w:lang w:val="en-GB"/>
        </w:rPr>
        <w:fldChar w:fldCharType="begin" w:fldLock="1"/>
      </w:r>
      <w:r w:rsidR="00747167" w:rsidRPr="001E7A27">
        <w:rPr>
          <w:rStyle w:val="AR6BodyTextCar"/>
          <w:rFonts w:eastAsiaTheme="majorEastAsia" w:cs="Times New Roman"/>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CB4857" w:rsidRPr="001E7A27">
        <w:rPr>
          <w:rStyle w:val="AR6BodyTextCar"/>
          <w:rFonts w:eastAsiaTheme="majorEastAsia" w:cs="Times New Roman"/>
          <w:lang w:val="en-GB"/>
        </w:rPr>
        <w:fldChar w:fldCharType="separate"/>
      </w:r>
      <w:r w:rsidR="00025FA2" w:rsidRPr="001E7A27">
        <w:rPr>
          <w:rStyle w:val="AR6BodyTextCar"/>
          <w:rFonts w:eastAsiaTheme="majorEastAsia" w:cs="Times New Roman"/>
          <w:noProof/>
          <w:lang w:val="en-GB"/>
        </w:rPr>
        <w:t>(Ciais et al., 2013)</w:t>
      </w:r>
      <w:r w:rsidR="00CB4857" w:rsidRPr="001E7A27">
        <w:rPr>
          <w:rStyle w:val="AR6BodyTextCar"/>
          <w:rFonts w:eastAsiaTheme="majorEastAsia" w:cs="Times New Roman"/>
          <w:lang w:val="en-GB"/>
        </w:rPr>
        <w:fldChar w:fldCharType="end"/>
      </w:r>
      <w:r w:rsidR="00CB4857" w:rsidRPr="001E7A27">
        <w:rPr>
          <w:rStyle w:val="AR6BodyTextCar"/>
          <w:rFonts w:eastAsiaTheme="majorEastAsia" w:cs="Times New Roman"/>
          <w:lang w:val="en-GB"/>
        </w:rPr>
        <w:t xml:space="preserve"> </w:t>
      </w:r>
      <w:r w:rsidRPr="001E7A27">
        <w:rPr>
          <w:rStyle w:val="AR6BodyTextCar"/>
          <w:rFonts w:eastAsiaTheme="majorEastAsia" w:cs="Times New Roman"/>
          <w:lang w:val="en-GB"/>
        </w:rPr>
        <w:t xml:space="preserve">and in agreement with SROCC </w:t>
      </w:r>
      <w:r w:rsidRPr="001E7A27">
        <w:rPr>
          <w:lang w:val="en-GB"/>
        </w:rPr>
        <w:fldChar w:fldCharType="begin" w:fldLock="1"/>
      </w:r>
      <w:r w:rsidR="00747167" w:rsidRPr="001E7A27">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"plainTextFormattedCitation" : "(IPCC, 2019b)", "previouslyFormattedCitation" : "(IPCC, 2019b)" }, "properties" : { "noteIndex" : 0 }, "schema" : "https://github.com/citation-style-language/schema/raw/master/csl-citation.json" }</w:instrText>
      </w:r>
      <w:r w:rsidRPr="001E7A27">
        <w:rPr>
          <w:lang w:val="en-GB"/>
        </w:rPr>
        <w:fldChar w:fldCharType="separate"/>
      </w:r>
      <w:r w:rsidR="00025FA2" w:rsidRPr="001E7A27">
        <w:rPr>
          <w:noProof/>
          <w:lang w:val="en-GB"/>
        </w:rPr>
        <w:t>(IPCC, 2019b)</w:t>
      </w:r>
      <w:r w:rsidRPr="001E7A27">
        <w:rPr>
          <w:lang w:val="en-GB"/>
        </w:rPr>
        <w:fldChar w:fldCharType="end"/>
      </w:r>
      <w:r w:rsidRPr="001E7A27">
        <w:rPr>
          <w:rStyle w:val="AR6BodyTextCar"/>
          <w:rFonts w:eastAsiaTheme="majorEastAsia" w:cs="Times New Roman"/>
          <w:lang w:val="en-GB"/>
        </w:rPr>
        <w:t xml:space="preserve">, there is now </w:t>
      </w:r>
      <w:r w:rsidRPr="001E7A27">
        <w:rPr>
          <w:rStyle w:val="AR6BodyTextCar"/>
          <w:rFonts w:eastAsiaTheme="majorEastAsia" w:cs="Times New Roman"/>
          <w:i/>
          <w:iCs/>
          <w:lang w:val="en-GB"/>
        </w:rPr>
        <w:t xml:space="preserve">high agreement </w:t>
      </w:r>
      <w:r w:rsidRPr="001E7A27">
        <w:rPr>
          <w:rStyle w:val="AR6BodyTextCar"/>
          <w:rFonts w:eastAsiaTheme="majorEastAsia" w:cs="Times New Roman"/>
          <w:lang w:val="en-GB"/>
          <w:rPrChange w:id="3433" w:author="Ian Blenkinsop" w:date="2021-07-28T14:11:00Z">
            <w:rPr>
              <w:rStyle w:val="AR6BodyTextCar"/>
              <w:rFonts w:eastAsiaTheme="majorEastAsia" w:cs="Times New Roman"/>
              <w:i/>
              <w:iCs/>
              <w:lang w:val="en-GB"/>
            </w:rPr>
          </w:rPrChange>
        </w:rPr>
        <w:lastRenderedPageBreak/>
        <w:t>(</w:t>
      </w:r>
      <w:r w:rsidRPr="001E7A27">
        <w:rPr>
          <w:rStyle w:val="AR6BodyTextCar"/>
          <w:rFonts w:eastAsiaTheme="majorEastAsia" w:cs="Times New Roman"/>
          <w:i/>
          <w:iCs/>
          <w:lang w:val="en-GB"/>
        </w:rPr>
        <w:t>robust evidence</w:t>
      </w:r>
      <w:r w:rsidRPr="001E7A27">
        <w:rPr>
          <w:rStyle w:val="AR6BodyTextCar"/>
          <w:rFonts w:eastAsiaTheme="majorEastAsia" w:cs="Times New Roman"/>
          <w:lang w:val="en-GB"/>
          <w:rPrChange w:id="3434" w:author="Ian Blenkinsop" w:date="2021-07-28T14:11:00Z">
            <w:rPr>
              <w:rStyle w:val="AR6BodyTextCar"/>
              <w:rFonts w:eastAsiaTheme="majorEastAsia" w:cs="Times New Roman"/>
              <w:i/>
              <w:iCs/>
              <w:lang w:val="en-GB"/>
            </w:rPr>
          </w:rPrChange>
        </w:rPr>
        <w:t>)</w:t>
      </w:r>
      <w:r w:rsidRPr="001E7A27">
        <w:rPr>
          <w:rStyle w:val="AR6BodyTextCar"/>
          <w:rFonts w:eastAsiaTheme="majorEastAsia" w:cs="Times New Roman"/>
          <w:lang w:val="en-GB"/>
        </w:rPr>
        <w:t xml:space="preserve"> that coastal ocean acidification, whether induced only by increasing atmospheric CO</w:t>
      </w:r>
      <w:r w:rsidRPr="001E7A27">
        <w:rPr>
          <w:rStyle w:val="AR6BodyTextCar"/>
          <w:rFonts w:eastAsiaTheme="majorEastAsia" w:cs="Times New Roman"/>
          <w:vertAlign w:val="subscript"/>
          <w:lang w:val="en-GB"/>
        </w:rPr>
        <w:t>2</w:t>
      </w:r>
      <w:r w:rsidRPr="001E7A27">
        <w:rPr>
          <w:rStyle w:val="AR6BodyTextCar"/>
          <w:rFonts w:eastAsiaTheme="majorEastAsia" w:cs="Times New Roman"/>
          <w:lang w:val="en-GB"/>
        </w:rPr>
        <w:t xml:space="preserve"> or exacerbated by eutrophication or upwelling, has negative effects on specific groups of marine organisms such as reef-building corals, crabs, pteropods, and sessile fauna </w:t>
      </w:r>
      <w:r w:rsidRPr="001E7A27">
        <w:rPr>
          <w:rStyle w:val="AR6BodyTextCar"/>
          <w:rFonts w:eastAsiaTheme="majorEastAsia" w:cs="Times New Roman"/>
          <w:lang w:val="en-GB"/>
        </w:rPr>
        <w:fldChar w:fldCharType="begin" w:fldLock="1"/>
      </w:r>
      <w:r w:rsidR="00747167" w:rsidRPr="001E7A27">
        <w:rPr>
          <w:rStyle w:val="AR6BodyTextCar"/>
          <w:rFonts w:eastAsiaTheme="majorEastAsia" w:cs="Times New Roman"/>
          <w:lang w:val="en-GB"/>
        </w:rPr>
        <w:instrText>ADDIN CSL_CITATION { "citationItems" : [ { "id" : "ITEM-1", "itemData" : { "DOI" : "10.1016/j.ecss.2010.06.013", "ISSN" : "02727714", "abstract" : "Ocean acidification has been proposed as a major threat for marine biodiversity. Hendriks et al. [Hendriks, I.E., Duarte, C.M., Alvarez, M., 2010. Vulnerability of marine biodiversity to ocean acidification: a meta-analysis. Estuarine, Coastal and Shelf Science, doi:10.1016/j.ecss.2009.11.022.] proposed an alternative view and suggested, based on a meta-analysis, that marine biota may be far more resistant to ocean acidification than hitherto believed. However, such a meta-analytical approach can mask more subtle features, for example differing sensitivities during the life-cycle of an organism. Using a similar metric on an echinoderm database, we show that key bottlenecks present in the life-cycle (e.g. larvae being more vulnerable than adults) and responsible for driving the whole species response may be hidden in a global meta-analysis. Our data illustrate that any ecological meta-analysis should be hypothesis driven, taking into account the complexity of biological systems, including all life-cycle stages and key biological processes. Available data allow us to conclude that near-future ocean acidification can/will have dramatic negative impact on some marine species, including echinoderms, with likely consequences at the ecosystem level.", "author" : [ { "dropping-particle" : "", "family" : "Dupont", "given" : "S.", "non-dropping-particle" : "", "parse-names" : false, "suffix" : "" }, { "dropping-particle" : "", "family" : "Dorey", "given" : "N.", "non-dropping-particle" : "", "parse-names" : false, "suffix" : "" }, { "dropping-particle" : "", "family" : "Thorndyke", "given" : "M.", "non-dropping-particle" : "", "parse-names" : false, "suffix" : "" } ], "container-title" : "Estuarine, Coastal and Shelf Science", "id" : "ITEM-1", "issue" : "2", "issued" : { "date-parts" : [ [ "2010", "9", "20" ] ] }, "page" : "182-185", "publisher" : "Academic Press", "title" : "What meta-analysis can tell us about vulnerability of marine biodiversity to ocean acidification?", "translator" : [ { "dropping-particle" : "", "family" : "L4834", "given" : "", "non-dropping-particle" : "", "parse-names" : false, "suffix" : "" } ], "type" : "article-journal", "volume" : "89" }, "uris" : [ "http://www.mendeley.com/documents/?uuid=8a2f4833-2f31-47ee-8838-6b848ca7cb97" ] }, { "id" : "ITEM-2", "itemData" : { "DOI" : "10.1016/j.scitotenv.2020.136610", "ISSN" : "00489697", "author" : [ { "dropping-particle" : "", "family" : "Bednar\u0161ek", "given" : "Nina", "non-dropping-particle" : "", "parse-names" : false, "suffix" : "" }, { "dropping-particle" : "", "family" : "Feely", "given" : "Richard A.", "non-dropping-particle" : "", "parse-names" : false, "suffix" : "" }, { "dropping-particle" : "", "family" : "Beck", "given" : "Marcus W.", "non-dropping-particle" : "", "parse-names" : false, "suffix" : "" }, { "dropping-particle" : "", "family" : "Alin", "given" : "Simone R.", "non-dropping-particle" : "", "parse-names" : false, "suffix" : "" }, { "dropping-particle" : "", "family" : "Siedlecki", "given" : "Samantha A.", "non-dropping-particle" : "", "parse-names" : false, "suffix" : "" }, { "dropping-particle" : "", "family" : "Calosi", "given" : "Piero", "non-dropping-particle" : "", "parse-names" : false, "suffix" : "" }, { "dropping-particle" : "", "family" : "Norton", "given" : "Emily L.", "non-dropping-particle" : "", "parse-names" : false, "suffix" : "" }, { "dropping-particle" : "", "family" : "Saenger", "given" : "Casey", "non-dropping-particle" : "", "parse-names" : false, "suffix" : "" }, { "dropping-particle" : "", "family" : "\u0160trus", "given" : "Jasna", "non-dropping-particle" : "", "parse-names" : false, "suffix" : "" }, { "dropping-particle" : "", "family" : "Greeley", "given" : "Dana", "non-dropping-particle" : "", "parse-names" : false, "suffix" : "" }, { "dropping-particle" : "", "family" : "Nezlin", "given" : "Nikolay P.", "non-dropping-particle" : "", "parse-names" : false, "suffix" : "" }, { "dropping-particle" : "", "family" : "Roethler", "given" : "Miranda", "non-dropping-particle" : "", "parse-names" : false, "suffix" : "" }, { "dropping-particle" : "", "family" : "Spicer", "given" : "John I.", "non-dropping-particle" : "", "parse-names" : false, "suffix" : "" } ], "container-title" : "Science of The Total Environment", "id" : "ITEM-2", "issued" : { "date-parts" : [ [ "2020", "5" ] ] }, "page" : "136610", "title" : "Exoskeleton dissolution with mechanoreceptor damage in larval Dungeness crab related to severity of present-day ocean acidification vertical gradients", "translator" : [ { "dropping-particle" : "", "family" : "L6812", "given" : "", "non-dropping-particle" : "", "parse-names" : false, "suffix" : "" } ], "type" : "article-journal", "volume" : "716" }, "uris" : [ "http://www.mendeley.com/documents/?uuid=96346324-1cf9-4bf0-8666-f28931650c81" ] }, { "id" : "ITEM-3", "itemData" : { "DOI" : "10.1038/s41561-019-0499-z", "ISSN" : "1752-0894", "author" : [ { "dropping-particle" : "", "family" : "Osborne", "given" : "Emily B.", "non-dropping-particle" : "", "parse-names" : false, "suffix" : "" }, { "dropping-particle" : "", "family" : "Thunell", "given" : "Robert C.", "non-dropping-particle" : "", "parse-names" : false, "suffix" : "" }, { "dropping-particle" : "", "family" : "Gruber", "given" : "Nicolas", "non-dropping-particle" : "", "parse-names" : false, "suffix" : "" }, { "dropping-particle" : "", "family" : "Feely", "given" : "Richard A.", "non-dropping-particle" : "", "parse-names" : false, "suffix" : "" }, { "dropping-particle" : "", "family" : "Benitez-Nelson", "given" : "Claudia R.", "non-dropping-particle" : "", "parse-names" : false, "suffix" : "" } ], "container-title" : "Nature Geoscience", "id" : "ITEM-3", "issue" : "1", "issued" : { "date-parts" : [ [ "2020", "1", "16" ] ] }, "page" : "43-49", "title" : "Decadal variability in twentieth-century ocean acidification in the California Current Ecosystem", "translator" : [ { "dropping-particle" : "", "family" : "L6675", "given" : "", "non-dropping-particle" : "", "parse-names" : false, "suffix" : "" } ], "type" : "article-journal", "volume" : "13" }, "uris" : [ "http://www.mendeley.com/documents/?uuid=b5f2e3ae-a7c0-43a3-847b-10acbf2cf83e" ] }, { "id" : "ITEM-4",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"ITEM-4",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"(Dupont et al., 2010; Bindoff et al., 2019; Bednar\u0161ek et al., 2020; Osborne et al., 2020)", "plainTextFormattedCitation" : "(Dupont et al., 2010; Bindoff et al., 2019; Bednar\u0161ek et al., 2020; Osborne et al., 2020)", "previouslyFormattedCitation" : "(Dupont et al., 2010; Bindoff et al., 2019; Bednar\u0161ek et al., 2020; Osborne et al., 2020)" }, "properties" : { "noteIndex" : 0 }, "schema" : "https://github.com/citation-style-language/schema/raw/master/csl-citation.json" }</w:instrText>
      </w:r>
      <w:r w:rsidRPr="001E7A27">
        <w:rPr>
          <w:rStyle w:val="AR6BodyTextCar"/>
          <w:rFonts w:eastAsiaTheme="majorEastAsia" w:cs="Times New Roman"/>
          <w:lang w:val="en-GB"/>
        </w:rPr>
        <w:fldChar w:fldCharType="separate"/>
      </w:r>
      <w:r w:rsidR="00025FA2" w:rsidRPr="001E7A27">
        <w:rPr>
          <w:rStyle w:val="AR6BodyTextCar"/>
          <w:rFonts w:eastAsiaTheme="majorEastAsia" w:cs="Times New Roman"/>
          <w:noProof/>
          <w:lang w:val="en-GB"/>
        </w:rPr>
        <w:t>(</w:t>
      </w:r>
      <w:ins w:id="3435" w:author="Soapbox" w:date="2021-07-20T08:34:00Z">
        <w:del w:id="3436" w:author="Ian Blenkinsop" w:date="2021-07-28T14:11:00Z">
          <w:r w:rsidR="001370FB" w:rsidRPr="001E7A27" w:rsidDel="004F2FF5">
            <w:rPr>
              <w:rStyle w:val="AR6BodyTextCar"/>
              <w:rFonts w:eastAsiaTheme="majorEastAsia" w:cs="Times New Roman"/>
              <w:lang w:val="en-GB"/>
            </w:rPr>
            <w:delText xml:space="preserve">WGII </w:delText>
          </w:r>
        </w:del>
        <w:r w:rsidR="001370FB" w:rsidRPr="001E7A27">
          <w:rPr>
            <w:rStyle w:val="AR6BodyTextCar"/>
            <w:rFonts w:eastAsiaTheme="majorEastAsia" w:cs="Times New Roman"/>
            <w:lang w:val="en-GB"/>
          </w:rPr>
          <w:t xml:space="preserve">AR6 </w:t>
        </w:r>
      </w:ins>
      <w:ins w:id="3437" w:author="Ian Blenkinsop" w:date="2021-07-28T14:11:00Z">
        <w:r w:rsidR="004F2FF5" w:rsidRPr="001E7A27">
          <w:rPr>
            <w:rStyle w:val="AR6BodyTextCar"/>
            <w:rFonts w:eastAsiaTheme="majorEastAsia" w:cs="Times New Roman"/>
            <w:lang w:val="en-GB"/>
          </w:rPr>
          <w:t xml:space="preserve">WGII, </w:t>
        </w:r>
      </w:ins>
      <w:ins w:id="3438" w:author="Soapbox" w:date="2021-07-20T08:34:00Z">
        <w:r w:rsidR="001370FB" w:rsidRPr="001E7A27">
          <w:rPr>
            <w:rStyle w:val="AR6BodyTextCar"/>
            <w:rFonts w:eastAsiaTheme="majorEastAsia" w:cs="Times New Roman"/>
            <w:lang w:val="en-GB"/>
          </w:rPr>
          <w:t xml:space="preserve">Chapter 3; </w:t>
        </w:r>
      </w:ins>
      <w:r w:rsidR="00025FA2" w:rsidRPr="001E7A27">
        <w:rPr>
          <w:rStyle w:val="AR6BodyTextCar"/>
          <w:rFonts w:eastAsiaTheme="majorEastAsia" w:cs="Times New Roman"/>
          <w:noProof/>
          <w:lang w:val="en-GB"/>
        </w:rPr>
        <w:t>Dupont et al., 2010; Bindoff et al., 2019; Bednaršek et al., 2020; Osborne et al., 2020)</w:t>
      </w:r>
      <w:r w:rsidRPr="001E7A27">
        <w:rPr>
          <w:rStyle w:val="AR6BodyTextCar"/>
          <w:rFonts w:eastAsiaTheme="majorEastAsia" w:cs="Times New Roman"/>
          <w:lang w:val="en-GB"/>
        </w:rPr>
        <w:fldChar w:fldCharType="end"/>
      </w:r>
      <w:r w:rsidR="000E089B" w:rsidRPr="001E7A27">
        <w:rPr>
          <w:rStyle w:val="AR6BodyTextCar"/>
          <w:rFonts w:eastAsiaTheme="majorEastAsia" w:cs="Times New Roman"/>
          <w:lang w:val="en-GB"/>
        </w:rPr>
        <w:t>,</w:t>
      </w:r>
      <w:del w:id="3439" w:author="Soapbox" w:date="2021-07-20T08:34:00Z">
        <w:r w:rsidRPr="001E7A27" w:rsidDel="001370FB">
          <w:rPr>
            <w:rStyle w:val="AR6BodyTextCar"/>
            <w:rFonts w:eastAsiaTheme="majorEastAsia" w:cs="Times New Roman"/>
            <w:lang w:val="en-GB"/>
          </w:rPr>
          <w:delText xml:space="preserve"> WGII </w:delText>
        </w:r>
        <w:r w:rsidR="000E089B" w:rsidRPr="001E7A27" w:rsidDel="001370FB">
          <w:rPr>
            <w:rStyle w:val="AR6BodyTextCar"/>
            <w:rFonts w:eastAsiaTheme="majorEastAsia" w:cs="Times New Roman"/>
            <w:lang w:val="en-GB"/>
          </w:rPr>
          <w:delText xml:space="preserve">AR6 </w:delText>
        </w:r>
        <w:r w:rsidRPr="001E7A27" w:rsidDel="001370FB">
          <w:rPr>
            <w:rStyle w:val="AR6BodyTextCar"/>
            <w:rFonts w:eastAsiaTheme="majorEastAsia" w:cs="Times New Roman"/>
            <w:lang w:val="en-GB"/>
          </w:rPr>
          <w:delText>Chapter 3)</w:delText>
        </w:r>
        <w:r w:rsidRPr="001E7A27" w:rsidDel="001370FB">
          <w:rPr>
            <w:rStyle w:val="AR6BodyTextCar"/>
            <w:rFonts w:ascii="Segoe UI Symbol" w:eastAsiaTheme="majorEastAsia" w:hAnsi="Segoe UI Symbol" w:cs="Segoe UI Symbol"/>
            <w:lang w:val="en-GB"/>
          </w:rPr>
          <w:delText>⁠</w:delText>
        </w:r>
        <w:r w:rsidRPr="001E7A27" w:rsidDel="001370FB">
          <w:rPr>
            <w:rStyle w:val="AR6BodyTextCar"/>
            <w:rFonts w:eastAsiaTheme="majorEastAsia" w:cs="Times New Roman"/>
            <w:lang w:val="en-GB"/>
          </w:rPr>
          <w:delText>,</w:delText>
        </w:r>
      </w:del>
      <w:r w:rsidRPr="001E7A27">
        <w:rPr>
          <w:rStyle w:val="AR6BodyTextCar"/>
          <w:rFonts w:eastAsiaTheme="majorEastAsia" w:cs="Times New Roman"/>
          <w:lang w:val="en-GB"/>
        </w:rPr>
        <w:t xml:space="preserve"> especially when combined with stressors such as temperature and deoxygenation, and potentially increased bioavailability of toxic elements such as arsenic and copper</w:t>
      </w:r>
      <w:r w:rsidRPr="001E7A27">
        <w:rPr>
          <w:rStyle w:val="AR6BodyTextCar"/>
          <w:lang w:val="en-GB"/>
        </w:rPr>
        <w:t xml:space="preserve"> </w:t>
      </w:r>
      <w:r w:rsidRPr="001E7A27">
        <w:rPr>
          <w:lang w:val="en-GB"/>
        </w:rPr>
        <w:fldChar w:fldCharType="begin" w:fldLock="1"/>
      </w:r>
      <w:r w:rsidR="00747167" w:rsidRPr="001E7A27">
        <w:rPr>
          <w:lang w:val="en-GB"/>
        </w:rPr>
        <w:instrText>ADDIN CSL_CITATION { "citationItems" : [ { "id" : "ITEM-1", "itemData" : { "DOI" : "10.1038/nclimate2441", "ISSN" : "1758-678X", "abstract" : "Climate change is altering oceanic conditions in a complex manner, and the concurrent amendment of multiple properties will modify environmental stress for primary producers. So far, global modelling studies have focused largely on how alteration of individual properties will affect marine life. Here, we use global modelling simulations in conjunction with rotated factor analysis to express model projections in terms of regional trends in concomitant changes to biologically influential multi-stressors. Factor analysis demonstrates that regionally distinct patterns of complex oceanic change are evident globally. Preliminary regional assessments using published evidence of phytoplankton responses to complex change reveal a wide range of future responses to interactive multi-stressors with &lt;20-300% shifts in phytoplankton physiological rates, and many unexplored potential interactions. In a future ocean, provinces will encounter different permutations of change that will probably alter the dominance of key phytoplankton groups and modify regional productivity, ecosystem structure and biogeochemistry. Consideration of regionally distinct multi-stressor patterns can help guide laboratory and field studies as well as the interpretation of interactive multi-stressors in global models.", "author" : [ { "dropping-particle" : "", "family" : "Boyd", "given" : "Philip W", "non-dropping-particle" : "", "parse-names" : false, "suffix" : "" }, { "dropping-particle" : "", "family" : "Lennartz", "given" : "Sinikka T", "non-dropping-particle" : "", "parse-names" : false, "suffix" : "" }, { "dropping-particle" : "", "family" : "Glover", "given" : "David M", "non-dropping-particle" : "", "parse-names" : false, "suffix" : "" }, { "dropping-particle" : "", "family" : "Doney", "given" : "Scott C", "non-dropping-particle" : "", "parse-names" : false, "suffix" : "" } ], "container-title" : "Nature Climate Change", "id" : "ITEM-1", "issue" : "1", "issued" : { "date-parts" : [ [ "2015", "1", "1" ] ] }, "page" : "71-79", "publisher" : "Nature Publishing Group", "title" : "Biological ramifications of climate-change-mediated oceanic multi-stressors", "translator" : [ { "dropping-particle" : "", "family" : "L6574", "given" : "", "non-dropping-particle" : "", "parse-names" : false, "suffix" : "" } ], "type" : "article-journal", "volume" : "5" }, "uris" : [ "http://www.mendeley.com/documents/?uuid=5e471387-a509-4570-bc4f-453cab8a3c94" ] }, { "id" : "ITEM-2", "itemData" : { "DOI" : "10.5670/oceanog.2009.98", "ISSN" : "10428275", "author" : [ { "dropping-particle" : "", "family" : "Millero", "given" : "Frank", "non-dropping-particle" : "", "parse-names" : false, "suffix" : "" }, { "dropping-particle" : "", "family" : "Woosley", "given" : "Ryan", "non-dropping-particle" : "", "parse-names" : false, "suffix" : "" }, { "dropping-particle" : "", "family" : "DiTrolio", "given" : "Benjamin", "non-dropping-particle" : "", "parse-names" : false, "suffix" : "" }, { "dropping-particle" : "", "family" : "Waters", "given" : "Jason", "non-dropping-particle" : "", "parse-names" : false, "suffix" : "" } ], "container-title" : "Oceanography", "id" : "ITEM-2", "issue" : "4", "issued" : { "date-parts" : [ [ "2009", "12", "1" ] ] }, "page" : "72-85", "title" : "Effect of Ocean Acidification on the Speciation of Metals in Seawater", "translator" : [ { "dropping-particle" : "", "family" : "L6093", "given" : "", "non-dropping-particle" : "", "parse-names" : false, "suffix" : "" } ], "type" : "article-journal", "volume" : "22" }, "uris" : [ "http://www.mendeley.com/documents/?uuid=50b829b0-3f38-4819-9975-f8cdbe073c02", "http://www.mendeley.com/documents/?uuid=74ebe038-594e-4521-9bee-52663b506c46" ] }, { "id" : "ITEM-3",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"ITEM-3",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"mendeley" : { "formattedCitation" : "(Millero et al., 2009; Boyd et al., 2015; Breitburg et al., 2018)", "manualFormatting" : "(Millero et al., 2009; Boyd et al., 2015; Breitburg et al., 2018)", "plainTextFormattedCitation" : "(Millero et al., 2009; Boyd et al., 2015; Breitburg et al., 2018)", "previouslyFormattedCitation" : "(Millero et al., 2009; Boyd et al., 2015; Breitburg et al., 2018)" }, "properties" : { "noteIndex" : 0 }, "schema" : "https://github.com/citation-style-language/schema/raw/master/csl-citation.json" }</w:instrText>
      </w:r>
      <w:r w:rsidRPr="001E7A27">
        <w:rPr>
          <w:lang w:val="en-GB"/>
        </w:rPr>
        <w:fldChar w:fldCharType="separate"/>
      </w:r>
      <w:r w:rsidR="00025FA2" w:rsidRPr="001E7A27">
        <w:rPr>
          <w:rStyle w:val="AR6BodyTextCar"/>
          <w:noProof/>
          <w:lang w:val="en-GB"/>
        </w:rPr>
        <w:t>(Millero et al., 2009; Boyd et al., 2015; Breitburg et al., 2018)</w:t>
      </w:r>
      <w:r w:rsidRPr="001E7A27">
        <w:rPr>
          <w:lang w:val="en-GB"/>
        </w:rPr>
        <w:fldChar w:fldCharType="end"/>
      </w:r>
      <w:r w:rsidRPr="001E7A27">
        <w:rPr>
          <w:rStyle w:val="AR6BodyTextCar"/>
          <w:lang w:val="en-GB"/>
        </w:rPr>
        <w:t>.</w:t>
      </w:r>
    </w:p>
    <w:p w14:paraId="2C07ED8A" w14:textId="77777777" w:rsidR="00F620F1" w:rsidRPr="001E7A27" w:rsidRDefault="00F620F1" w:rsidP="005C7F25">
      <w:pPr>
        <w:pStyle w:val="AR6BodyText"/>
        <w:rPr>
          <w:rFonts w:cs="Times New Roman"/>
          <w:lang w:val="en-GB"/>
        </w:rPr>
      </w:pPr>
    </w:p>
    <w:p w14:paraId="47308686" w14:textId="22CBD195" w:rsidR="00F620F1" w:rsidRPr="001E7A27" w:rsidRDefault="00F620F1" w:rsidP="005C7F25">
      <w:pPr>
        <w:pStyle w:val="AR6BodyText"/>
        <w:rPr>
          <w:rFonts w:cs="Calibri"/>
          <w:lang w:val="en-GB"/>
        </w:rPr>
      </w:pPr>
      <w:r w:rsidRPr="001E7A27">
        <w:rPr>
          <w:rFonts w:cs="Times New Roman"/>
          <w:lang w:val="en-GB"/>
        </w:rPr>
        <w:t xml:space="preserve">Since SROCC </w:t>
      </w:r>
      <w:r w:rsidRPr="001E7A27">
        <w:rPr>
          <w:rFonts w:cs="Times New Roman"/>
          <w:lang w:val="en-GB"/>
        </w:rPr>
        <w:fldChar w:fldCharType="begin" w:fldLock="1"/>
      </w:r>
      <w:r w:rsidR="00747167" w:rsidRPr="001E7A27">
        <w:rPr>
          <w:rFonts w:cs="Times New Roman"/>
          <w:lang w:val="en-GB"/>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"plainTextFormattedCitation" : "(Bindoff et al., 2019)", "previouslyFormattedCitation" : "(Bindoff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(Bindoff et al., 2019)</w:t>
      </w:r>
      <w:r w:rsidRPr="001E7A27">
        <w:rPr>
          <w:rFonts w:cs="Times New Roman"/>
          <w:lang w:val="en-GB"/>
        </w:rPr>
        <w:fldChar w:fldCharType="end"/>
      </w:r>
      <w:r w:rsidRPr="001E7A27">
        <w:rPr>
          <w:rFonts w:cs="Times New Roman"/>
          <w:lang w:val="en-GB"/>
        </w:rPr>
        <w:t xml:space="preserve">, there is further evidence that anthropogenic eutrophication via continental runoff and atmospheric nutrient deposition, and ocean warming are </w:t>
      </w:r>
      <w:r w:rsidRPr="001E7A27">
        <w:rPr>
          <w:rFonts w:cs="Times New Roman"/>
          <w:i/>
          <w:iCs/>
          <w:lang w:val="en-GB"/>
        </w:rPr>
        <w:t>very likely</w:t>
      </w:r>
      <w:r w:rsidRPr="001E7A27">
        <w:rPr>
          <w:rFonts w:cs="Times New Roman"/>
          <w:lang w:val="en-GB"/>
        </w:rPr>
        <w:t xml:space="preserve"> the main drivers of </w:t>
      </w:r>
      <w:r w:rsidR="00E112C2" w:rsidRPr="001E7A27">
        <w:rPr>
          <w:rFonts w:cs="Times New Roman"/>
          <w:lang w:val="en-GB"/>
        </w:rPr>
        <w:t>deoxygenation</w:t>
      </w:r>
      <w:r w:rsidRPr="001E7A27">
        <w:rPr>
          <w:rFonts w:cs="Times New Roman"/>
          <w:lang w:val="en-GB"/>
        </w:rPr>
        <w:t xml:space="preserve"> in coastal areas </w:t>
      </w:r>
      <w:r w:rsidRPr="001E7A27">
        <w:rPr>
          <w:rFonts w:cs="Times New Roman"/>
          <w:lang w:val="en-GB"/>
        </w:rPr>
        <w:fldChar w:fldCharType="begin" w:fldLock="1"/>
      </w:r>
      <w:r w:rsidR="00176897" w:rsidRPr="001E7A27">
        <w:rPr>
          <w:rFonts w:cs="Times New Roman"/>
          <w:lang w:val="en-GB"/>
        </w:rPr>
        <w:instrText>ADDIN CSL_CITATION { "citationItems" : [ { "id" : "ITEM-1", "itemData" : { "DOI" : "https://doi.org/10.1016/j.jmarsys.2014.04.016", "ISSN" : "0924-7963", "abstract" : "The oceans' continental margins face strong and rapid change, forced by a combination of direct human activity, anthropogenic CO2-induced climate change, and natural variability. Stimulated by discussions in Goa, India at the IMBER IMBIZO III, we (1) provide an overview of the drivers of biogeochemical variation and change on margins, (2) compare temporal trends in hydrographic and biogeochemical data across different margins, (3) review ecosystem responses to these changes, (4) highlight the importance of margin time series for detecting and attributing change and (5) examine societal responses to changing margin biogeochemistry and ecosystems. We synthesize information over a wide range of margin settings in order to identify the commonalities and distinctions among continental margin ecosystems. Key drivers of biogeochemical variation include long-term climate cycles, CO2-induced warming, acidification, and deoxygenation, as well as sea level rise, eutrophication, hydrologic and water cycle alteration, changing land use, fishing, and species invasion. Ecosystem responses are complex and impact major margin services. These include primary production, fisheries production, nutrient cycling, shoreline protection, chemical buffering, and biodiversity. Despite regional differences, the societal consequences of these changes are unarguably large and mandate coherent actions to reduce, mitigate and adapt to multiple stressors on continental margins.", "author" : [ { "dropping-particle" : "", "family" : "Levin", "given" : "Lisa A", "non-dropping-particle" : "", "parse-names" : false, "suffix" : "" }, { "dropping-particle" : "", "family" : "Liu", "given" : "Kon-Kee", "non-dropping-particle" : "", "parse-names" : false, "suffix" : "" }, { "dropping-particle" : "", "family" : "Emeis", "given" : "Kay-Christian", "non-dropping-particle" : "", "parse-names" : false, "suffix" : "" }, { "dropping-particle" : "", "family" : "Breitburg", "given" : "Denise L", "non-dropping-particle" : "", "parse-names" : false, "suffix" : "" }, { "dropping-particle" : "", "family" : "Cloern", "given" : "James", "non-dropping-particle" : "", "parse-names" : false, "suffix" : "" }, { "dropping-particle" : "", "family" : "Deutsch", "given" : "Curtis", "non-dropping-particle" : "", "parse-names" : false, "suffix" : "" }, { "dropping-particle" : "", "family" : "Giani", "given" : "Michele", "non-dropping-particle" : "", "parse-names" : false, "suffix" : "" }, { "dropping-particle" : "", "family" : "Goffart", "given" : "Anne", "non-dropping-particle" : "", "parse-names" : false, "suffix" : "" }, { "dropping-particle" : "", "family" : "Hofmann", "given" : "Eileen E", "non-dropping-particle" : "", "parse-names" : false, "suffix" : "" }, { "dropping-particle" : "", "family" : "Lachkar", "given" : "Zouhair", "non-dropping-particle" : "", "parse-names" : false, "suffix" : "" }, { "dropping-particle" : "", "family" : "Limburg", "given" : "Karin", "non-dropping-particle" : "", "parse-names" : false, "suffix" : "" }, { "dropping-particle" : "", "family" : "Liu", "given" : "Su-Mei", "non-dropping-particle" : "", "parse-names" : false, "suffix" : "" }, { "dropping-particle" : "", "family" : "Montes", "given" : "Enrique", "non-dropping-particle" : "", "parse-names" : false, "suffix" : "" }, { "dropping-particle" : "", "family" : "Naqvi", "given" : "Wajih", "non-dropping-particle" : "", "parse-names" : false, "suffix" : "" }, { "dropping-particle" : "", "family" : "Ragueneau", "given" : "Olivier", "non-dropping-particle" : "", "parse-names" : false, "suffix" : "" }, { "dropping-particle" : "", "family" : "Rabouille", "given" : "Christophe", "non-dropping-particle" : "", "parse-names" : false, "suffix" : "" }, { "dropping-particle" : "", "family" : "Sarkar", "given" : "Santosh Kumar", "non-dropping-particle" : "", "parse-names" : false, "suffix" : "" }, { "dropping-particle" : "", "family" : "Swaney", "given" : "Dennis P", "non-dropping-particle" : "", "parse-names" : false, "suffix" : "" }, { "dropping-particle" : "", "family" : "Wassman", "given" : "Paul", "non-dropping-particle" : "", "parse-names" : false, "suffix" : "" }, { "dropping-particle" : "", "family" : "Wishner", "given" : "Karen F", "non-dropping-particle" : "", "parse-names" : false, "suffix" : "" } ], "container-title" : "Journal of Marine Systems", "id" : "ITEM-1", "issued" : { "date-parts" : [ [ "2015" ] ] }, "page" : "3-17", "title" : "Comparative biogeochemistry\u2013ecosystem\u2013human interactions on dynamic continental margins", "translator" : [ { "dropping-particle" : "", "family" : "L7192", "given" : "", "non-dropping-particle" : "", "parse-names" : false, "suffix" : "" } ], "type" : "article-journal", "volume" : "141" }, "uris" : [ "http://www.mendeley.com/documents/?uuid=3b12bf49-024b-4c9c-8d1f-8d7448622a20" ] }, { "id" : "ITEM-2", "itemData" : { "DOI" : "10.1038/nclimate2595", "ISSN" : "1758-678X", "abstract" : "Accelerated oxygen loss in both coastal and open oceans is generating complex biological responses; future understanding and management will require holistic integration of currently fragmented oxygen observation and research programmes.", "author" : [ { "dropping-particle" : "", "family" : "Levin", "given" : "Lisa A.", "non-dropping-particle" : "", "parse-names" : false, "suffix" : "" }, { "dropping-particle" : "", "family" : "Breitburg", "given" : "Denise L.", "non-dropping-particle" : "", "parse-names" : false, "suffix" : "" } ], "container-title" : "Nature Climate Change", "id" : "ITEM-2", "issue" : "5", "issued" : { "date-parts" : [ [ "2015", "5" ] ] }, "page" : "401-403", "publisher" : "Nature Publishing Group", "title" : "Linking coasts and seas to address ocean deoxygenation", "translator" : [ { "dropping-particle" : "", "family" : "L7164", "given" : "", "non-dropping-particle" : "", "parse-names" : false, "suffix" : "" } ], "type" : "article-journal", "volume" : "5" }, "uris" : [ "http://www.mendeley.com/documents/?uuid=021ce054-7465-4ad2-a793-362683876536" ] }, { "id" : "ITEM-3", "itemData" : { "DOI" : "10.1016/j.oneear.2020.01.001", "ISSN" : "2590-3322", "abstract" : "Earth\u2019s ocean is losing oxygen; since the mid-20th century, 1%\u20132% of the global ocean oxygen inventory has been lost, and over 700 coastal sites have reported new or worsening low-oxygen conditions. This \u201cocean deoxygenation\u201d is increasing and of great concern because of the potential magnitude of adverse changes to both global and local marine ecosystems. Oxygen is fundamental for life and biogeochemical processes in the ocean. In coastal and shelf regions and semi-enclosed seas, over-fertilization of waters largely from agriculture, sewage, and airborne sources creates algal blooms that die and decay, consuming oxygen. Globally, climate warming both exacerbates the problems from eutrophication and reduces the introduction of oxygen to the interior of the ocean. We discuss mechanisms, scale, assessments, projections, and impacts, including impacts to human well-being, at the individual, community, and ecosystem levels. Deoxygenation together with other stressors presents a major environmental challenge to sustainability and human use of the ocean.", "author" : [ { "dropping-particle" : "", "family" : "Limburg", "given" : "Karin E", "non-dropping-particle" : "", "parse-names" : false, "suffix" : "" }, { "dropping-particle" : "", "family" : "Breitburg", "given" : "Denise", "non-dropping-particle" : "", "parse-names" : false, "suffix" : "" }, { "dropping-particle" : "", "family" : "Swaney", "given" : "Dennis P", "non-dropping-particle" : "", "parse-names" : false, "suffix" : "" }, { "dropping-particle" : "", "family" : "Jacinto", "given" : "Gil", "non-dropping-particle" : "", "parse-names" : false, "suffix" : "" } ], "container-title" : "One Earth", "id" : "ITEM-3", "issue" : "1", "issued" : { "date-parts" : [ [ "2020" ] ] }, "page" : "24-29", "title" : "Ocean Deoxygenation: A Primer", "translator" : [ { "dropping-particle" : "", "family" : "L7030", "given" : "", "non-dropping-particle" : "", "parse-names" : false, "suffix" : "" } ], "type" : "article-journal", "volume" : "2" }, "uris" : [ "http://www.mendeley.com/documents/?uuid=bf3fdfb5-dfca-4e7b-9772-e8e7f8368290" ] }, { "id" : "ITEM-4", "itemData" : { "DOI" : "10.1038/s41598-020-71169-6", "ISSN" : "2045-2322", "abstract" : "Climate change is expected to warm, deoxygenate, and acidify ocean waters. Global climate models (GCMs) predict future conditions at large spatial scales, and these predictions are then often used to parameterize laboratory experiments designed to assess biological and ecological responses to future change. However, nearshore ecosystems are affected by a range of physical processes such as tides, local winds, and surface and internal waves, causing local variability in conditions that often exceeds global climate models. Predictions of future climatic conditions at local scales, the most relevant to ecological responses, are largely lacking. To fill this critical gap, we developed a 2D implementation of the Regional Ocean Modeling System (ROMS) to downscale global climate predictions across all Representative Concentration Pathway (RCP) scenarios to smaller spatial scales, in this case the scale of a temperate reef in the northeastern Pacific. To assess the potential biological impacts of local climate variability, we then used the results from different climate scenarios to estimate how climate change may affect the survival, growth, and fertilization of a representative marine benthic invertebrate, the red abalone Haliotis rufescens, to a highly varying multi-stressor environment. We found that high frequency variability in temperature, dissolved oxygen (DO), and pH increases as pCO2 increases in the atmosphere. Extreme temperature and pH conditions are generally not expected until RCP 4.5 or greater, while frequent exposure to low DO is already occurring. In the nearshore environment simulation, strong RCP scenarios can affect red abalone growth as well as reduce fertilization during extreme conditions when compared to global scale simulations.", "author" : [ { "dropping-particle" : "", "family" : "Fagundes", "given" : "Matheus", "non-dropping-particle" : "", "parse-names" : false, "suffix" : "" }, { "dropping-particle" : "", "family" : "Litvin", "given" : "S Y", "non-dropping-particle" : "", "parse-names" : false, "suffix" : "" }, { "dropping-particle" : "", "family" : "Micheli", "given" : "F", "non-dropping-particle" : "", "parse-names" : false, "suffix" : "" }, { "dropping-particle" : "", "family" : "Leo", "given" : "G", "non-dropping-particle" : "De", "parse-names" : false, "suffix" : "" }, { "dropping-particle" : "", "family" : "Boch", "given" : "C A", "non-dropping-particle" : "", "parse-names" : false, "suffix" : "" }, { "dropping-particle" : "", "family" : "Barry", "given" : "J P", "non-dropping-particle" : "", "parse-names" : false, "suffix" : "" }, { "dropping-particle" : "", "family" : "Omidvar", "given" : "S", "non-dropping-particle" : "", "parse-names" : false, "suffix" : "" }, { "dropping-particle" : "", "family" : "Woodson", "given" : "C B", "non-dropping-particle" : "", "parse-names" : false, "suffix" : "" } ], "container-title" : "Scientific Reports", "id" : "ITEM-4", "issue" : "1", "issued" : { "date-parts" : [ [ "2020", "12", "26" ] ] }, "page" : "14227", "title" : "Downscaling global ocean climate models improves estimates of exposure regimes in coastal environments", "translator" : [ { "dropping-particle" : "", "family" : "L7093", "given" : "", "non-dropping-particle" : "", "parse-names" : false, "suffix" : "" } ], "type" : "article-journal", "volume" : "10" }, "uris" : [ "http://www.mendeley.com/documents/?uuid=d020b457-7a96-4165-be19-8b8211c57ae7" ] }, { "id" : "ITEM-5", "itemData" : { "DOI" : "10.1038/srep32325", "ISSN" : "2045-2322", "author" : [ { "dropping-particle" : "", "family" : "Royer", "given" : "S.-J.", "non-dropping-particle" : "", "parse-names" : false, "suffix" : "" }, { "dropping-particle" : "", "family" : "Gal\u00ed", "given" : "M", "non-dropping-particle" : "", "parse-names" : false, "suffix" : "" }, { "dropping-particle" : "", "family" : "Mahajan", "given" : "A S", "non-dropping-particle" : "", "parse-names" : false, "suffix" : "" }, { "dropping-particle" : "", "family" : "Ross", "given" : "O N", "non-dropping-particle" : "", "parse-names" : false, "suffix" : "" }, { "dropping-particle" : "", "family" : "P\u00e9rez", "given" : "G L", "non-dropping-particle" : "", "parse-names" : false, "suffix" : "" }, { "dropping-particle" : "", "family" : "Saltzman", "given" : "E S", "non-dropping-particle" : "", "parse-names" : false, "suffix" : "" }, { "dropping-particle" : "", "family" : "Sim\u00f3", "given" : "R", "non-dropping-particle" : "", "parse-names" : false, "suffix" : "" } ], "container-title" : "Scientific Reports", "id" : "ITEM-5", "issued" : { "date-parts" : [ [ "2016", "8" ] ] }, "page" : "32325", "publisher" : "The Author(s)", "title" : "A high-resolution time-depth view of dimethylsulphide cycling in the surface sea", "translator" : [ { "dropping-particle" : "", "family" : "L7190", "given" : "", "non-dropping-particle" : "", "parse-names" : false, "suffix" : "" } ], "type" : "article-journal", "volume" : "6" }, "uris" : [ "http://www.mendeley.com/documents/?uuid=92e34259-0266-412b-9bc9-95b230b1ebd0" ] }, { "id" : "ITEM-6", "itemData" : { "DOI" : "10.3389/fmars.2019.00324", "ISBN" : "2296-7745", "ISSN" : "2296-7745", "abstract" : "To understand and predict the physical, chemical, and biological processes at play in coastal and nearshore marine areas requires an integrated, interdisciplinary approach. The case study of the French structuration of coastal ocean and nearshore observing systems provides an original overview on a federative research infrastructure named ILICO. It is a notable example of national structuration and pan-institution efforts to investigate the forefront of knowledge on the processes at work within the critical coastal zone. ILICO comprises, in a pluridisciplinary approach, eight distributed network-systems of observation and data analysis that are accredited and financially supported by French research institutions and the French Ministry for Higher Education, Research, and Innovation. ILICO observation points are implemented along metropolitan and overseas French coasts, where coastline dynamics, sea level evolution, physical and biogeochemical water properties, coastal water dynamics, phytoplankton composition, and health of coral reefs are monitored in order to address a wide range of scientific questions. To give an overview of the diversity and potential of the observations carried out, this paper offers a detailed presentation of three constituting networks: Service Observation en Milieu LITtoral (SOMLIT), with homogeneous sampling strategies, DYNALIT, with heterogeneous sampling strategies adapted to different environments, and Mediterranean Ocean Observing System for the Environment (MOOSE), an integrated, pluri-disciplinary coastal/offshore regional observatory in the north-western Mediterranean Sea. ILICO was conceived using a European framework. It addresses the great challenges of the next decade in terms of sustainability, cost-efficiency, interoperability, and innovation. This paper emphasizes the added-value of federating these systems, and highlights some recommendations for the future.", "author" : [ { "dropping-particle" : "", "family" : "Cocquempot", "given" : "Lucie", "non-dropping-particle" : "", "parse-names" : false, "suffix" : "" }, { "dropping-particle" : "", "family" : "Delacourt", "given" : "Christophe", "non-dropping-particle" : "", "parse-names" : false, "suffix" : "" }, { "dropping-particle" : "", "family" : "Paillet", "given" : "J\u00e9r\u00f4me", "non-dropping-particle" : "", "parse-names" : false, "suffix" : "" }, { "dropping-particle" : "", "family" : "Riou", "given" : "Philippe", "non-dropping-particle" : "", "parse-names" : false, "suffix" : "" }, { "dropping-particle" : "", "family" : "Aucan", "given" : "J\u00e9r\u00f4me", "non-dropping-particle" : "", "parse-names" : false, "suffix" : "" }, { "dropping-particle" : "", "family" : "Castelle", "given" : "Bruno", "non-dropping-particle" : "", "parse-names" : false, "suffix" : "" }, { "dropping-particle" : "", "family" : "Charria", "given" : "Guillaume", "non-dropping-particle" : "", "parse-names" : false, "suffix" : "" }, { "dropping-particle" : "", "family" : "Claudet", "given" : "Joachim", "non-dropping-particle" : "", "parse-names" : false, "suffix" : "" }, { "dropping-particle" : "", "family" : "Conan", "given" : "Pascal", "non-dropping-particle" : "", "parse-names" : false, "suffix" : "" }, { "dropping-particle" : "", "family" : "Coppola", "given" : "Laurent", "non-dropping-particle" : "", "parse-names" : false, "suffix" : "" }, { "dropping-particle" : "", "family" : "Hocd\u00e9", "given" : "R\u00e9gis", "non-dropping-particle" : "", "parse-names" : false, "suffix" : "" }, { "dropping-particle" : "", "family" : "Planes", "given" : "Serge", "non-dropping-particle" : "", "parse-names" : false, "suffix" : "" }, { "dropping-particle" : "", "family" : "Raimbault", "given" : "Patrick", "non-dropping-particle" : "", "parse-names" : false, "suffix" : "" }, { "dropping-particle" : "", "family" : "Savoye", "given" : "Nicolas", "non-dropping-particle" : "", "parse-names" : false, "suffix" : "" }, { "dropping-particle" : "", "family" : "Testut", "given" : "Laurent", "non-dropping-particle" : "", "parse-names" : false, "suffix" : "" }, { "dropping-particle" : "", "family" : "Vuillemin", "given" : "Renaud", "non-dropping-particle" : "", "parse-names" : false, "suffix" : "" } ], "container-title" : "Frontiers in Marine Science", "id" : "ITEM-6", "issued" : { "date-parts" : [ [ "2019", "6", "25" ] ] }, "page" : "324", "title" : "Coastal Ocean and Nearshore Observation: A French Case Study", "translator" : [ { "dropping-particle" : "", "family" : "L7092", "given" : "", "non-dropping-particle" : "", "parse-names" : false, "suffix" : "" } ], "type" : "article-journal", "volume" : "6" }, "uris" : [ "http://www.mendeley.com/documents/?uuid=61c0db27-e17e-4f6d-b650-ef0d013f83e0" ] }, { "id" : "ITEM-7",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"ITEM-7",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"mendeley" : { "formattedCitation" : "(Levin and Breitburg, 2015; Levin et al., 2015; Royer et al., 2016; Breitburg et al., 2018; Cocquempot et al., 2019; Fagundes et al., 2020; Limburg et al., 2020)", "plainTextFormattedCitation" : "(Levin and Breitburg, 2015; Levin et al., 2015; Royer et al., 2016; Breitburg et al., 2018; Cocquempot et al., 2019; Fagundes et al., 2020; Limburg et al., 2020)", "previouslyFormattedCitation" : "(Levin and Breitburg, 2015; Levin et al., 2015; Royer et al., 2016; Breitburg et al., 2018; Cocquempot et al., 2019; Fagundes et al., 2020; Limburg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(Levin and Breitburg, 2015; Levin et al., 2015; Royer et al., 2016; Breitburg et al., 2018; Cocquempot et al., 2019; Fagundes et al., 2020; Limburg et al., 2020)</w:t>
      </w:r>
      <w:r w:rsidRPr="001E7A27">
        <w:rPr>
          <w:rFonts w:cs="Times New Roman"/>
          <w:lang w:val="en-GB"/>
        </w:rPr>
        <w:fldChar w:fldCharType="end"/>
      </w:r>
      <w:r w:rsidRPr="001E7A27">
        <w:rPr>
          <w:rFonts w:cs="Times New Roman"/>
          <w:lang w:val="en-GB"/>
        </w:rPr>
        <w:t xml:space="preserve">. Increasing intensity and frequency of wind-driven upwelling is responsible for longer and more intense coastal hypoxia, fuelled by organic matter degradation from primary production </w:t>
      </w:r>
      <w:r w:rsidRPr="001E7A27">
        <w:rPr>
          <w:rFonts w:cs="Times New Roman"/>
          <w:i/>
          <w:iCs/>
          <w:lang w:val="en-GB"/>
        </w:rPr>
        <w:t>(medium to high agreement, medium evidence)</w:t>
      </w:r>
      <w:r w:rsidRPr="001E7A27">
        <w:rPr>
          <w:rFonts w:cs="Times New Roman"/>
          <w:lang w:val="en-GB"/>
        </w:rPr>
        <w:t xml:space="preserve"> </w:t>
      </w:r>
      <w:r w:rsidRPr="001E7A27">
        <w:rPr>
          <w:rFonts w:cs="Times New Roman"/>
          <w:lang w:val="en-GB"/>
        </w:rPr>
        <w:fldChar w:fldCharType="begin" w:fldLock="1"/>
      </w:r>
      <w:r w:rsidR="00176897" w:rsidRPr="001E7A27">
        <w:rPr>
          <w:rFonts w:cs="Times New Roman"/>
          <w:lang w:val="en-GB"/>
        </w:rPr>
        <w:instrText>ADDIN CSL_CITATION { "citationItems" : [ { "id" : "ITEM-1", "itemData" : { "DOI" : "10.5194/bg-7-585-2010", "ISSN" : "1726-4189", "abstract" : "Abstract. Water masses can become undersaturated with oxygen when natural processes alone or in combination with anthropogenic processes produce enough organic carbon that is aerobically decomposed faster than the rate of oxygen re-aeration. The dominant natural processes usually involved are photosynthetic carbon production and microbial respiration. The re-supply rate is indirectly related to its isolation from the surface layer. Hypoxic water masses (", "author" : [ { "dropping-particle" : "", "family" : "Rabalais", "given" : "N N", "non-dropping-particle" : "", "parse-names" : false, "suffix" : "" }, { "dropping-particle" : "", "family" : "D\u00edaz", "given" : "R. J.", "non-dropping-particle" : "", "parse-names" : false, "suffix" : "" }, { "dropping-particle" : "", "family" : "Levin", "given" : "L A", "non-dropping-particle" : "", "parse-names" : false, "suffix" : "" }, { "dropping-particle" : "", "family" : "Turner", "given" : "R E", "non-dropping-particle" : "", "parse-names" : false, "suffix" : "" }, { "dropping-particle" : "", "family" : "Gilbert", "given" : "D", "non-dropping-particle" : "", "parse-names" : false, "suffix" : "" }, { "dropping-particle" : "", "family" : "Zhang", "given" : "J", "non-dropping-particle" : "", "parse-names" : false, "suffix" : "" } ], "container-title" : "Biogeosciences", "id" : "ITEM-1", "issue" : "2", "issued" : { "date-parts" : [ [ "2010", "2" ] ] }, "page" : "585-619", "title" : "Dynamics and distribution of natural and human-caused hypoxia", "translator" : [ { "dropping-particle" : "", "family" : "L7128", "given" : "", "non-dropping-particle" : "", "parse-names" : false, "suffix" : "" } ], "type" : "article-journal", "volume" : "7" }, "uris" : [ "http://www.mendeley.com/documents/?uuid=21d2e770-3b01-4705-9695-dab8572baa55" ] }, { "id" : "ITEM-2", "itemData" : { "DOI" : "10.1146/annurev-marine-010318-095138", "ISSN" : "1941-1405", "abstract" : "Aquatic environments experiencing low-oxygen conditions have been described as hypoxic, suboxic, or anoxic zones; oxygen minimum zones; and, in the popular media, the misnomer \u201cdead zones.\u201d This review aims to elucidate important aspects underlying oxygen depletion in diverse coastal systems and provides a synthesis of general relationships between hypoxia and its controlling factors. After presenting a generic overview of the first-order processes, we review system-specific characteristics for selected estuaries where adjacent human settlements contribute to high nutrient loads, river-dominated shelves that receive large inputs of fresh water and anthropogenic nutrients, and upwelling regions where a supply of nutrient-rich, low-oxygen waters generates oxygen minimum zones without direct anthropogenic influence. We propose a nondimensional number that relates the hypoxia timescale and water residence time to guide the cross-system comparison. Our analysis reveals the basic principles underlying hypoxia generation in coastal systems and provides a framework for discussing future changes.", "author" : [ { "dropping-particle" : "", "family" : "Fennel", "given" : "Katja", "non-dropping-particle" : "", "parse-names" : false, "suffix" : "" }, { "dropping-particle" : "", "family" : "Testa", "given" : "Jeremy M", "non-dropping-particle" : "", "parse-names" : false, "suffix" : "" } ], "container-title" : "Annual Review of Marine Science", "id" : "ITEM-2", "issue" : "1", "issued" : { "date-parts" : [ [ "2019", "1", "3" ] ] }, "note" : "doi: 10.1146/annurev-marine-010318-095138", "page" : "105-130", "publisher" : "Annual Reviews", "title" : "Biogeochemical controls on coastal hypoxia", "translator" : [ { "dropping-particle" : "", "family" : "L7257", "given" : "", "non-dropping-particle" : "", "parse-names" : false, "suffix" : "" } ], "type" : "article-journal", "volume" : "11" }, "uris" : [ "http://www.mendeley.com/documents/?uuid=3790ee1a-29ee-44b8-9801-c464301c8bdd" ] }, { "id" : "ITEM-3", "itemData" : { "DOI" : "10.1007/s40641-015-0008-4", "ISSN" : "2198-6061", "abstract" : "Ecosystem productivity in coastal ocean upwelling systems is threatened by climate change. Increases in spring and summer upwelling intensity, and associated increases in the rate of offshore advection, are expected. While this could counter effects of habitat warming, it could also lead to more frequent hypoxic events and lower densities of suitable-sized food particles for fish larvae. With upwelling intensification, ocean acidity will rise, affecting organisms with carbonate structures. Regardless of changes in upwelling, near-surface stratification, turbulent diffusion rates, source water origins, and perhaps thermocline depths associated with large-scale climate episodes (ENSO) maybe affected. Major impacts on pelagic fish resources appear unlikely unless couples with overfishing, although changes toward more subtropical community composition are likely. Marine mammals and seabirds that are tied to sparsely distributed nesting or resting grounds could experience difficulties in obtaining prey resources, or adaptively respond by moving to more favorable biogeographic provinces.", "author" : [ { "dropping-particle" : "", "family" : "Bakun", "given" : "A", "non-dropping-particle" : "", "parse-names" : false, "suffix" : "" }, { "dropping-particle" : "", "family" : "Black", "given" : "B A", "non-dropping-particle" : "", "parse-names" : false, "suffix" : "" }, { "dropping-particle" : "", "family" : "Bograd", "given" : "S J", "non-dropping-particle" : "", "parse-names" : false, "suffix" : "" }, { "dropping-particle" : "", "family" : "Garc\u00eda-Reyes", "given" : "M", "non-dropping-particle" : "", "parse-names" : false, "suffix" : "" }, { "dropping-particle" : "", "family" : "Miller", "given" : "A J", "non-dropping-particle" : "", "parse-names" : false, "suffix" : "" }, { "dropping-particle" : "", "family" : "Rykaczewski", "given" : "R R", "non-dropping-particle" : "", "parse-names" : false, "suffix" : "" }, { "dropping-particle" : "", "family" : "Sydeman", "given" : "W J", "non-dropping-particle" : "", "parse-names" : false, "suffix" : "" } ], "container-title" : "Current Climate Change Reports", "id" : "ITEM-3", "issue" : "2", "issued" : { "date-parts" : [ [ "2015", "6" ] ] }, "page" : "85-93", "title" : "Anticipated Effects of Climate Change on Coastal Upwelling Ecosystems", "translator" : [ { "dropping-particle" : "", "family" : "L7042", "given" : "", "non-dropping-particle" : "", "parse-names" : false, "suffix" : "" } ], "type" : "article-journal", "volume" : "1" }, "uris" : [ "http://www.mendeley.com/documents/?uuid=0295e8be-0c90-4cbe-9cba-01bcafd2c0b9" ] }, { "id" : "ITEM-4", "itemData" : { "DOI" : "10.1038/srep10016", "ISSN" : "2045-2322", "abstract" : "Changes in coastal upwelling strength have been widely studied since 1990 when Bakun proposed that global warming can induce the intensification of upwelling in coastal areas. Whether present wind trends support this hypothesis remains controversial, as results of previous studies seem to depend on the study area, the length of the time series, the season, and even the database used. In this study, temporal and spatial trends in the coastal upwelling regime worldwide were investigated during upwelling seasons from 1982 to 2010 using a single wind database (Climate Forecast System Reanalysis) with high spatial resolution (0.3\u00b0). Of the major upwelling systems, increasing trends were only observed in the coastal areas of Benguela, Peru, Canary, and northern California. A tendency for an increase in upwelling-favourable winds was also identified along several less studied regions, such as the western Australian and southern Caribbean coasts.", "author" : [ { "dropping-particle" : "", "family" : "Varela", "given" : "R", "non-dropping-particle" : "", "parse-names" : false, "suffix" : "" }, { "dropping-particle" : "", "family" : "\u00c1lvarez", "given" : "I", "non-dropping-particle" : "", "parse-names" : false, "suffix" : "" }, { "dropping-particle" : "", "family" : "Santos", "given" : "F", "non-dropping-particle" : "", "parse-names" : false, "suffix" : "" }, { "dropping-particle" : "", "family" : "DeCastro", "given" : "M.", "non-dropping-particle" : "", "parse-names" : false, "suffix" : "" }, { "dropping-particle" : "", "family" : "G\u00f3mez-Gesteira", "given" : "M", "non-dropping-particle" : "", "parse-names" : false, "suffix" : "" } ], "container-title" : "Scientific Reports", "id" : "ITEM-4", "issued" : { "date-parts" : [ [ "2015", "5" ] ] }, "page" : "10016", "publisher" : "Macmillan Publishers Limited", "title" : "Has upwelling strengthened along worldwide coasts over 1982-2010?", "translator" : [ { "dropping-particle" : "", "family" : "L7117", "given" : "", "non-dropping-particle" : "", "parse-names" : false, "suffix" : "" } ], "type" : "article-journal", "volume" : "5" }, "uris" : [ "http://www.mendeley.com/documents/?uuid=c656f9de-f85e-4c57-8ec4-d4f191420ca6" ] }, { "id" : "ITEM-5", "itemData" : { "DOI" : "10.1016/j.oneear.2020.01.001", "ISSN" : "2590-3322", "abstract" : "Earth\u2019s ocean is losing oxygen; since the mid-20th century, 1%\u20132% of the global ocean oxygen inventory has been lost, and over 700 coastal sites have reported new or worsening low-oxygen conditions. This \u201cocean deoxygenation\u201d is increasing and of great concern because of the potential magnitude of adverse changes to both global and local marine ecosystems. Oxygen is fundamental for life and biogeochemical processes in the ocean. In coastal and shelf regions and semi-enclosed seas, over-fertilization of waters largely from agriculture, sewage, and airborne sources creates algal blooms that die and decay, consuming oxygen. Globally, climate warming both exacerbates the problems from eutrophication and reduces the introduction of oxygen to the interior of the ocean. We discuss mechanisms, scale, assessments, projections, and impacts, including impacts to human well-being, at the individual, community, and ecosystem levels. Deoxygenation together with other stressors presents a major environmental challenge to sustainability and human use of the ocean.", "author" : [ { "dropping-particle" : "", "family" : "Limburg", "given" : "Karin E", "non-dropping-particle" : "", "parse-names" : false, "suffix" : "" }, { "dropping-particle" : "", "family" : "Breitburg", "given" : "Denise", "non-dropping-particle" : "", "parse-names" : false, "suffix" : "" }, { "dropping-particle" : "", "family" : "Swaney", "given" : "Dennis P", "non-dropping-particle" : "", "parse-names" : false, "suffix" : "" }, { "dropping-particle" : "", "family" : "Jacinto", "given" : "Gil", "non-dropping-particle" : "", "parse-names" : false, "suffix" : "" } ], "container-title" : "One Earth", "id" : "ITEM-5", "issue" : "1", "issued" : { "date-parts" : [ [ "2020" ] ] }, "page" : "24-29", "title" : "Ocean Deoxygenation: A Primer", "translator" : [ { "dropping-particle" : "", "family" : "L7030", "given" : "", "non-dropping-particle" : "", "parse-names" : false, "suffix" : "" } ], "type" : "article-journal", "volume" : "2" }, "uris" : [ "http://www.mendeley.com/documents/?uuid=bf3fdfb5-dfca-4e7b-9772-e8e7f8368290" ] } ], "mendeley" : { "formattedCitation" : "(Rabalais et al., 2010; Bakun et al., 2015; Varela et al., 2015; Fennel and Testa, 2019; Limburg et al., 2020)", "plainTextFormattedCitation" : "(Rabalais et al., 2010; Bakun et al., 2015; Varela et al., 2015; Fennel and Testa, 2019; Limburg et al., 2020)", "previouslyFormattedCitation" : "(Rabalais et al., 2010; Bakun et al., 2015; Varela et al., 2015; Fennel and Testa, 2019; Limburg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(Rabalais et al., 2010; Bakun et al., 2015; Varela et al., 2015; Fennel and Testa, 2019; Limburg et al., 2020)</w:t>
      </w:r>
      <w:r w:rsidRPr="001E7A27">
        <w:rPr>
          <w:rFonts w:cs="Times New Roman"/>
          <w:lang w:val="en-GB"/>
        </w:rPr>
        <w:fldChar w:fldCharType="end"/>
      </w:r>
      <w:r w:rsidRPr="001E7A27">
        <w:rPr>
          <w:rFonts w:cs="Times New Roman"/>
          <w:lang w:val="en-GB"/>
        </w:rPr>
        <w:t>. Locally, submarine groundwater discharge may enhance the eutrophication state (</w:t>
      </w:r>
      <w:r w:rsidRPr="001E7A27">
        <w:rPr>
          <w:rFonts w:cs="Times New Roman"/>
          <w:i/>
          <w:iCs/>
          <w:lang w:val="en-GB"/>
        </w:rPr>
        <w:t>low agreement, limited evidence</w:t>
      </w:r>
      <w:r w:rsidRPr="001E7A27">
        <w:rPr>
          <w:rFonts w:cs="Times New Roman"/>
          <w:lang w:val="en-GB"/>
        </w:rPr>
        <w:t xml:space="preserve">, </w:t>
      </w:r>
      <w:r w:rsidRPr="001E7A27">
        <w:rPr>
          <w:rFonts w:cs="Times New Roman"/>
          <w:lang w:val="en-GB"/>
        </w:rPr>
        <w:fldChar w:fldCharType="begin" w:fldLock="1"/>
      </w:r>
      <w:ins w:id="3440" w:author="Robin Matthews" w:date="2021-06-18T11:27:00Z">
        <w:r w:rsidR="003F3FFF" w:rsidRPr="001E7A27">
          <w:rPr>
            <w:rFonts w:cs="Times New Roman"/>
            <w:lang w:val="en-GB"/>
          </w:rPr>
          <w:instrText>ADDIN CSL_CITATION { "citationItems" : [ { "id" : "ITEM-1", "itemData" : { "DOI" : "10.1038/s41467-020-15064-8", "ISSN" : "2041-1723", "abstract" : "The flow of fresh groundwater may provide substantial inputs of nutrients and solutes to the oceans. However, the extent to which hydrogeological parameters control groundwater flow to the world\u2019s oceans has not been quantified systematically. Here we present a spatially resolved global model of coastal groundwater discharge to show that the contribution of fresh groundwater accounts for ~0.6% (0.004%\u20131.3%) of the total freshwater input and ~2% (0.003%\u20137.7%) of the solute input for carbon, nitrogen, silica and strontium. However, the coastal discharge of fresh groundwater and nutrients displays a high spatial variability and for an estimated 26% (0.4%\u201339%) of the world\u2019s estuaries, 17% (0.3%\u201331%) of the salt marshes and 14% (0.1\u201326%) of the coral reefs, the flux of terrestrial groundwater exceeds 25% of the river flux and poses a risk for pollution and eutrophication.", "author" : [ { "dropping-particle" : "", "family" : "Luijendijk", "given" : "Elco", "non-dropping-particle" : "", "parse-names" : false, "suffix" : "" }, { "dropping-particle" : "", "family" : "Gleeson", "given" : "Tom", "non-dropping-particle" : "", "parse-names" : false, "suffix" : "" }, { "dropping-particle" : "", "family" : "Moosdorf", "given" : "Nils", "non-dropping-particle" : "", "parse-names" : false, "suffix" : "" } ], "container-title" : "Nature Communications", "id" : "ITEM-1", "issue" : "1", "issued" : { "date-parts" : [ [ "2020", "12", "9" ] ] }, "page" : "1260", "title" : "Fresh groundwater discharge insignificant for the world\u2019s oceans but important for coastal ecosystems", "translator" : [ { "dropping-particle" : "", "family" : "L6923", "given" : "", "non-dropping-particle" : "", "parse-names" : false, "suffix" : "" } ], "type" : "article-journal", "volume" : "11" }, "uris" : [ "http://www.mendeley.com/documents/?uuid=a005783b-a4f6-43d6-bb4d-41fe629a3cb7" ] } ], "mendeley" : { "formattedCitation" : "(Luijendijk et al., 2020)", "manualFormatting" : "Luijendijk et al., 2020)", "plainTextFormattedCitation" : "(Luijendijk et al., 2020)", "previouslyFormattedCitation" : "(Luijendijk et al., 2020)" }, "properties" : { "noteIndex" : 0 }, "schema" : "https://github.com/citation-style-language/schema/raw/master/csl-citation.json" }</w:instrText>
        </w:r>
      </w:ins>
      <w:del w:id="3441" w:author="Robin Matthews" w:date="2021-06-18T11:27:00Z">
        <w:r w:rsidR="00747167" w:rsidRPr="001E7A27" w:rsidDel="003F3FFF">
          <w:rPr>
            <w:rFonts w:cs="Times New Roman"/>
            <w:lang w:val="en-GB"/>
          </w:rPr>
          <w:delInstrText>ADDIN CSL_CITATION { "citationItems" : [ { "id" : "ITEM-1", "itemData" : { "DOI" : "10.1038/s41467-020-15064-8", "ISSN" : "2041-1723", "abstract" : "The flow of fresh groundwater may provide substantial inputs of nutrients and solutes to the oceans. However, the extent to which hydrogeological parameters control groundwater flow to the world\u2019s oceans has not been quantified systematically. Here we present a spatially resolved global model of coastal groundwater discharge to show that the contribution of fresh groundwater accounts for ~0.6% (0.004%\u20131.3%) of the total freshwater input and ~2% (0.003%\u20137.7%) of the solute input for carbon, nitrogen, silica and strontium. However, the coastal discharge of fresh groundwater and nutrients displays a high spatial variability and for an estimated 26% (0.4%\u201339%) of the world\u2019s estuaries, 17% (0.3%\u201331%) of the salt marshes and 14% (0.1\u201326%) of the coral reefs, the flux of terrestrial groundwater exceeds 25% of the river flux and poses a risk for pollution and eutrophication.", "author" : [ { "dropping-particle" : "", "family" : "Luijendijk", "given" : "Elco", "non-dropping-particle" : "", "parse-names" : false, "suffix" : "" }, { "dropping-particle" : "", "family" : "Gleeson", "given" : "Tom", "non-dropping-particle" : "", "parse-names" : false, "suffix" : "" }, { "dropping-particle" : "", "family" : "Moosdorf", "given" : "Nils", "non-dropping-particle" : "", "parse-names" : false, "suffix" : "" } ], "container-title" : "Nature Communications", "id" : "ITEM-1", "issue" : "1", "issued" : { "date-parts" : [ [ "2020", "12", "9" ] ] }, "page" : "1260", "title" : "Fresh groundwater discharge insignificant for the world\u2019s oceans but important for coastal ecosystems", "translator" : [ { "dropping-particle" : "", "family" : "L6923", "given" : "", "non-dropping-particle" : "", "parse-names" : false, "suffix" : "" } ], "type" : "article-journal", "volume" : "11" }, "uris" : [ "http://www.mendeley.com/documents/?uuid=a005783b-a4f6-43d6-bb4d-41fe629a3cb7" ] } ], "mendeley" : { "formattedCitation" : "(Luijendijk et al., 2020)", "plainTextFormattedCitation" : "(Luijendijk et al., 2020)", "previouslyFormattedCitation" : "(Luijendijk et al., 2020)" }, "properties" : { "noteIndex" : 0 }, "schema" : "https://github.com/citation-style-language/schema/raw/master/csl-citation.json" }</w:delInstrText>
        </w:r>
      </w:del>
      <w:r w:rsidRPr="001E7A27">
        <w:rPr>
          <w:rFonts w:cs="Times New Roman"/>
          <w:lang w:val="en-GB"/>
        </w:rPr>
        <w:fldChar w:fldCharType="separate"/>
      </w:r>
      <w:del w:id="3442" w:author="Robin Matthews" w:date="2021-06-18T11:27:00Z">
        <w:r w:rsidR="00025FA2" w:rsidRPr="001E7A27" w:rsidDel="003F3FFF">
          <w:rPr>
            <w:rFonts w:cs="Times New Roman"/>
            <w:noProof/>
            <w:lang w:val="en-GB"/>
          </w:rPr>
          <w:delText>(</w:delText>
        </w:r>
      </w:del>
      <w:r w:rsidR="00025FA2" w:rsidRPr="001E7A27">
        <w:rPr>
          <w:rFonts w:cs="Times New Roman"/>
          <w:noProof/>
          <w:lang w:val="en-GB"/>
        </w:rPr>
        <w:t>Luijendijk et al., 2020)</w:t>
      </w:r>
      <w:r w:rsidRPr="001E7A27">
        <w:rPr>
          <w:rFonts w:cs="Times New Roman"/>
          <w:lang w:val="en-GB"/>
        </w:rPr>
        <w:fldChar w:fldCharType="end"/>
      </w:r>
      <w:del w:id="3443" w:author="Robin Matthews" w:date="2021-06-18T11:27:00Z">
        <w:r w:rsidRPr="001E7A27" w:rsidDel="003F3FFF">
          <w:rPr>
            <w:rFonts w:cs="Times New Roman"/>
            <w:lang w:val="en-GB"/>
          </w:rPr>
          <w:delText>)</w:delText>
        </w:r>
      </w:del>
      <w:r w:rsidRPr="001E7A27">
        <w:rPr>
          <w:rFonts w:cs="Times New Roman"/>
          <w:lang w:val="en-GB"/>
        </w:rPr>
        <w:t xml:space="preserve">. Since AR5 </w:t>
      </w:r>
      <w:r w:rsidR="00CB4857" w:rsidRPr="001E7A27">
        <w:rPr>
          <w:rStyle w:val="AR6BodyTextCar"/>
          <w:rFonts w:eastAsiaTheme="majorEastAsia" w:cs="Times New Roman"/>
          <w:lang w:val="en-GB"/>
        </w:rPr>
        <w:fldChar w:fldCharType="begin" w:fldLock="1"/>
      </w:r>
      <w:r w:rsidR="00747167" w:rsidRPr="001E7A27">
        <w:rPr>
          <w:rStyle w:val="AR6BodyTextCar"/>
          <w:rFonts w:eastAsiaTheme="majorEastAsia" w:cs="Times New Roman"/>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CB4857" w:rsidRPr="001E7A27">
        <w:rPr>
          <w:rStyle w:val="AR6BodyTextCar"/>
          <w:rFonts w:eastAsiaTheme="majorEastAsia" w:cs="Times New Roman"/>
          <w:lang w:val="en-GB"/>
        </w:rPr>
        <w:fldChar w:fldCharType="separate"/>
      </w:r>
      <w:r w:rsidR="00025FA2" w:rsidRPr="001E7A27">
        <w:rPr>
          <w:rStyle w:val="AR6BodyTextCar"/>
          <w:rFonts w:eastAsiaTheme="majorEastAsia" w:cs="Times New Roman"/>
          <w:noProof/>
          <w:lang w:val="en-GB"/>
        </w:rPr>
        <w:t>(Ciais et al., 2013)</w:t>
      </w:r>
      <w:r w:rsidR="00CB4857" w:rsidRPr="001E7A27">
        <w:rPr>
          <w:rStyle w:val="AR6BodyTextCar"/>
          <w:rFonts w:eastAsiaTheme="majorEastAsia" w:cs="Times New Roman"/>
          <w:lang w:val="en-GB"/>
        </w:rPr>
        <w:fldChar w:fldCharType="end"/>
      </w:r>
      <w:r w:rsidR="00CB4857" w:rsidRPr="001E7A27">
        <w:rPr>
          <w:rStyle w:val="AR6BodyTextCar"/>
          <w:rFonts w:eastAsiaTheme="majorEastAsia" w:cs="Times New Roman"/>
          <w:lang w:val="en-GB"/>
        </w:rPr>
        <w:t xml:space="preserve"> </w:t>
      </w:r>
      <w:r w:rsidRPr="001E7A27">
        <w:rPr>
          <w:rFonts w:cs="Times New Roman"/>
          <w:lang w:val="en-GB"/>
        </w:rPr>
        <w:t xml:space="preserve">and SROCC </w:t>
      </w:r>
      <w:r w:rsidR="00CB4857" w:rsidRPr="001E7A27">
        <w:rPr>
          <w:rFonts w:cs="Times New Roman"/>
          <w:lang w:val="en-GB"/>
        </w:rPr>
        <w:fldChar w:fldCharType="begin" w:fldLock="1"/>
      </w:r>
      <w:r w:rsidR="00747167" w:rsidRPr="001E7A27">
        <w:rPr>
          <w:rFonts w:cs="Times New Roman"/>
          <w:lang w:val="en-GB"/>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"plainTextFormattedCitation" : "(Bindoff et al., 2019)", "previouslyFormattedCitation" : "(Bindoff et al., 2019)" }, "properties" : { "noteIndex" : 0 }, "schema" : "https://github.com/citation-style-language/schema/raw/master/csl-citation.json" }</w:instrText>
      </w:r>
      <w:r w:rsidR="00CB4857" w:rsidRPr="001E7A27">
        <w:rPr>
          <w:rFonts w:cs="Times New Roman"/>
          <w:lang w:val="en-GB"/>
        </w:rPr>
        <w:fldChar w:fldCharType="separate"/>
      </w:r>
      <w:r w:rsidR="00025FA2" w:rsidRPr="001E7A27">
        <w:rPr>
          <w:rFonts w:cs="Times New Roman"/>
          <w:noProof/>
          <w:lang w:val="en-GB"/>
        </w:rPr>
        <w:t>(Bindoff et al., 2019)</w:t>
      </w:r>
      <w:r w:rsidR="00CB4857" w:rsidRPr="001E7A27">
        <w:rPr>
          <w:rFonts w:cs="Times New Roman"/>
          <w:lang w:val="en-GB"/>
        </w:rPr>
        <w:fldChar w:fldCharType="end"/>
      </w:r>
      <w:r w:rsidR="00CB4857" w:rsidRPr="001E7A27">
        <w:rPr>
          <w:rFonts w:cs="Times New Roman"/>
          <w:lang w:val="en-GB"/>
        </w:rPr>
        <w:t xml:space="preserve"> </w:t>
      </w:r>
      <w:r w:rsidRPr="001E7A27">
        <w:rPr>
          <w:rFonts w:cs="Times New Roman"/>
          <w:lang w:val="en-GB"/>
        </w:rPr>
        <w:t xml:space="preserve">new observations and model studies confirm the trends in increasing coastal hypoxia caused by eutrophication, ocean warming and changes in circulation </w:t>
      </w:r>
      <w:r w:rsidRPr="001E7A27">
        <w:rPr>
          <w:rFonts w:cs="Times New Roman"/>
          <w:lang w:val="en-GB"/>
        </w:rPr>
        <w:fldChar w:fldCharType="begin" w:fldLock="1"/>
      </w:r>
      <w:r w:rsidR="00176897" w:rsidRPr="001E7A27">
        <w:rPr>
          <w:rFonts w:cs="Times New Roman"/>
          <w:lang w:val="en-GB"/>
        </w:rPr>
        <w:instrText>ADDIN CSL_CITATION { "citationItems" : [ { "id" : "ITEM-1", "itemData" : { "DOI" : "10.1038/s41558-018-0263-1", "ISSN" : "1758-678X", "abstract" : "Global observations show that the ocean lost approximately 2% of its oxygen inventory over the past five decades1\u20133, with important implications for marine ecosystems4,5. The rate of change varies regionally, with northwest Atlantic coastal waters showing a long-term drop6,7 that vastly outpaces the global and North Atlantic basin mean deoxygenation rates5,8. However, past work has been unable to differentiate the role of large-scale climate forcing from that of local processes. Here, we use hydrographic evidence to show that a Labrador Current retreat is playing a key role in the deoxygenation on the northwest Atlantic shelf. A high-resolution global coupled climate\u2013biogeochemistry model9 reproduces the observed decline of saturation oxygen concentrations in the region, driven by a retreat of the equatorward-flowing Labrador Current and an associated shift towards more oxygen-poor subtropical waters on the shelf. The dynamical changes underlying the shift in shelf water properties are correlated with a slowdown in the simulated Atlantic Meridional Overturning Circulation (AMOC)10. Our results provide strong evidence that a major, centennial-scale change of the Labrador Current is underway, and highlight the potential for ocean dynamics to impact coastal deoxygenation over the coming century.", "author" : [ { "dropping-particle" : "", "family" : "Claret", "given" : "Mariona", "non-dropping-particle" : "", "parse-names" : false, "suffix" : "" }, { "dropping-particle" : "", "family" : "Galbraith", "given" : "Eric D", "non-dropping-particle" : "", "parse-names" : false, "suffix" : "" }, { "dropping-particle" : "", "family" : "Palter", "given" : "Jaime B", "non-dropping-particle" : "", "parse-names" : false, "suffix" : "" }, { "dropping-particle" : "", "family" : "Bianchi", "given" : "Daniele", "non-dropping-particle" : "", "parse-names" : false, "suffix" : "" }, { "dropping-particle" : "", "family" : "Fennel", "given" : "Katja", "non-dropping-particle" : "", "parse-names" : false, "suffix" : "" }, { "dropping-particle" : "", "family" : "Gilbert", "given" : "Denis", "non-dropping-particle" : "", "parse-names" : false, "suffix" : "" }, { "dropping-particle" : "", "family" : "Dunne", "given" : "John P", "non-dropping-particle" : "", "parse-names" : false, "suffix" : "" } ], "container-title" : "Nature Climate Change", "id" : "ITEM-1", "issue" : "10", "issued" : { "date-parts" : [ [ "2018", "10", "17" ] ] }, "page" : "868-872", "title" : "Rapid coastal deoxygenation due to ocean circulation shift in the northwest Atlantic", "translator" : [ { "dropping-particle" : "", "family" : "L4857", "given" : "", "non-dropping-particle" : "", "parse-names" : false, "suffix" : "" } ], "type" : "article-journal", "volume" : "8" }, "uris" : [ "http://www.mendeley.com/documents/?uuid=f80d580b-6676-450b-a08a-51bc3bb91a1a" ] }, { "id" : "ITEM-2", "itemData" : { "DOI" : "10.1016/j.dsr2.2019.05.013", "ISSN" : "09670645", "abstract" : "Recent observations have revealed significant fluctuations in near-shore hypoxia in the California Current Ecosystem (CCE). These fluctuations have been linked to changes in the biogeochemical properties (e.g. oxygen and nutrient contents) of the oceanic source waters of the California Current upwelling, and projections suggest the potential for decreased oxygen and increased nutrients in the source water under climate change. We examine both the separate and combined influences of these projected changes through a sequence of perturbation experiments using a regional coupled ocean dynamics/biogeochemistry (BGC) model of the CCE. The direct effect of a projected 5% decline in source water oxygen is to expand the hypoxic area by 12.5% in winter to 22.5% in summer. This exceeds the impact of a +0.5% nitrate enrichment of source waters, which expands the hypoxic area by 6.5% to 12% via stimulation of nearshore Net Primary Productivity (NPP), increased organic matter export, and subsequent enhanced remineralization and dissolved oxygen (DO) consumption at depth. The combined effect of these perturbations consistently surpasses the sum of the individual impacts, leading to 20% to 32% more hypoxic area. The combined biogeochemical impact greatly exceeds the response resulting from a 10% strengthening in upwelling-favorable winds (+1% in hypoxic area) or the decreased oxygen solubility associated with a 2\u2218C ocean warming (+3%). These results emphasize the importance of improved constraints on dynamic biogeochemical changes projected along the boundaries of shelf ecosystems. While such changes are often viewed as secondary impacts of climate change relative to local warming or stratification changes, they may prove dominant drivers of coastal ecosystem change.", "author" : [ { "dropping-particle" : "", "family" : "Dussin", "given" : "R", "non-dropping-particle" : "", "parse-names" : false, "suffix" : "" }, { "dropping-particle" : "", "family" : "Curchitser", "given" : "E.N.", "non-dropping-particle" : "", "parse-names" : false, "suffix" : "" }, { "dropping-particle" : "", "family" : "Stock", "given" : "C.A.", "non-dropping-particle" : "", "parse-names" : false, "suffix" : "" }, { "dropping-particle" : "", "family" : "Oostende", "given" : "N", "non-dropping-particle" : "Van", "parse-names" : false, "suffix" : "" } ], "container-title" : "Deep Sea Research Part II: Topical Studies in Oceanography", "id" : "ITEM-2", "issued" : { "date-parts" : [ [ "2019", "11" ] ] }, "page" : "104590", "title" : "Biogeochemical drivers of changing hypoxia in the California Current Ecosystem", "translator" : [ { "dropping-particle" : "", "family" : "L7160", "given" : "", "non-dropping-particle" : "", "parse-names" : false, "suffix" : "" } ], "type" : "article-journal", "volume" : "169-170" }, "uris" : [ "http://www.mendeley.com/documents/?uuid=b3844a35-e6ba-4afd-b026-533d88789dae" ] }, { "id" : "ITEM-3", "itemData" : { "DOI" : "10.1016/j.oneear.2020.01.001", "ISSN" : "2590-3322", "abstract" : "Earth\u2019s ocean is losing oxygen; since the mid-20th century, 1%\u20132% of the global ocean oxygen inventory has been lost, and over 700 coastal sites have reported new or worsening low-oxygen conditions. This \u201cocean deoxygenation\u201d is increasing and of great concern because of the potential magnitude of adverse changes to both global and local marine ecosystems. Oxygen is fundamental for life and biogeochemical processes in the ocean. In coastal and shelf regions and semi-enclosed seas, over-fertilization of waters largely from agriculture, sewage, and airborne sources creates algal blooms that die and decay, consuming oxygen. Globally, climate warming both exacerbates the problems from eutrophication and reduces the introduction of oxygen to the interior of the ocean. We discuss mechanisms, scale, assessments, projections, and impacts, including impacts to human well-being, at the individual, community, and ecosystem levels. Deoxygenation together with other stressors presents a major environmental challenge to sustainability and human use of the ocean.", "author" : [ { "dropping-particle" : "", "family" : "Limburg", "given" : "Karin E", "non-dropping-particle" : "", "parse-names" : false, "suffix" : "" }, { "dropping-particle" : "", "family" : "Breitburg", "given" : "Denise", "non-dropping-particle" : "", "parse-names" : false, "suffix" : "" }, { "dropping-particle" : "", "family" : "Swaney", "given" : "Dennis P", "non-dropping-particle" : "", "parse-names" : false, "suffix" : "" }, { "dropping-particle" : "", "family" : "Jacinto", "given" : "Gil", "non-dropping-particle" : "", "parse-names" : false, "suffix" : "" } ], "container-title" : "One Earth", "id" : "ITEM-3", "issue" : "1", "issued" : { "date-parts" : [ [ "2020" ] ] }, "page" : "24-29", "title" : "Ocean Deoxygenation: A Primer", "translator" : [ { "dropping-particle" : "", "family" : "L7030", "given" : "", "non-dropping-particle" : "", "parse-names" : false, "suffix" : "" } ], "type" : "article-journal", "volume" : "2" }, "uris" : [ "http://www.mendeley.com/documents/?uuid=bf3fdfb5-dfca-4e7b-9772-e8e7f8368290" ] } ], "mendeley" : { "formattedCitation" : "(Claret et al., 2018; Dussin et al., 2019; Limburg et al., 2020)", "plainTextFormattedCitation" : "(Claret et al., 2018; Dussin et al., 2019; Limburg et al., 2020)", "previouslyFormattedCitation" : "(Claret et al., 2018; Dussin et al., 2019; Limburg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(Claret et al., 2018; Dussin et al., 2019; Limburg et al., 2020)</w:t>
      </w:r>
      <w:r w:rsidRPr="001E7A27">
        <w:rPr>
          <w:rFonts w:cs="Times New Roman"/>
          <w:lang w:val="en-GB"/>
        </w:rPr>
        <w:fldChar w:fldCharType="end"/>
      </w:r>
      <w:r w:rsidRPr="001E7A27">
        <w:rPr>
          <w:rFonts w:cs="Times New Roman"/>
          <w:lang w:val="en-GB"/>
        </w:rPr>
        <w:t xml:space="preserve">, as well as the ubiquitous impacts on marine organisms and fisheries </w:t>
      </w:r>
      <w:commentRangeStart w:id="3444"/>
      <w:commentRangeStart w:id="3445"/>
      <w:commentRangeStart w:id="3446"/>
      <w:r w:rsidRPr="001E7A27">
        <w:rPr>
          <w:rFonts w:cs="Times New Roman"/>
          <w:lang w:val="en-GB"/>
        </w:rPr>
        <w:fldChar w:fldCharType="begin" w:fldLock="1"/>
      </w:r>
      <w:r w:rsidR="00747167" w:rsidRPr="001E7A27">
        <w:rPr>
          <w:rFonts w:cs="Times New Roman"/>
          <w:lang w:val="en-GB"/>
        </w:rPr>
        <w:instrText>ADDIN CSL_CITATION { "citationItems" : [ { "id" : "ITEM-1", "itemData" : { "DOI" : "10.1002/lob.10350", "ISSN" : "1539-607X", "abstract" : "Abstract The Baltic Sea is naturally prone to hypoxia, but the frequency and extent have increased multifold over the last century. Hypoxia manifests itself as perennial in the open central part, seasonal at the entrance area, and episodic at many coastal sites, and the expression of hypoxia is largely driven by differences in bottom water residence times and stratification patterns. Enhanced nutrient inputs from land and atmosphere are the main drivers of expanding hypoxia in the Baltic Sea although deoxygenation has also been exacerbated by increasing temperature over the past 3?4 decades. Hypoxia severely influences ecosystem functions such as fish production through reduced trophic efficiency and harmful cyanobacteria blooms sustained by phosphorus release from sediments. Nutrient inputs from land have created the largest man-made hypoxic area in the world and the only viable long-term solution to mitigation is to continue efforts to reduce nutrient loading.", "author" : [ { "dropping-particle" : "", "family" : "Carstensen", "given" : "Jacob", "non-dropping-particle" : "", "parse-names" : false, "suffix" : "" }, { "dropping-particle" : "", "family" : "Conley", "given" : "Daniel J", "non-dropping-particle" : "", "parse-names" : false, "suffix" : "" } ], "container-title" : "Limnology and Oceanography Bulletin", "id" : "ITEM-1", "issue" : "4", "issued" : { "date-parts" : [ [ "2019", "11" ] ] }, "page" : "125-129", "publisher" : "John Wiley &amp; Sons, Ltd", "title" : "Baltic Sea Hypoxia Takes Many Shapes and Sizes", "translator" : [ { "dropping-particle" : "", "family" : "L7121", "given" : "", "non-dropping-particle" : "", "parse-names" : false, "suffix" : "" } ], "type" : "article-journal", "volume" : "28" }, "uris" : [ "http://www.mendeley.com/documents/?uuid=85d943f6-21ae-40e3-978d-44acc79dedea" ] }, { "id" : "ITEM-2", "itemData" : { "DOI" : "10.3389/fmars.2020.00323", "ISBN" : "2296-7745", "ISSN" : "2296-7745", "abstract" : "The interplay of coastal oceanographic processes usually results in partial pressures of CO2 (pCO2) higher than expected from the equilibrium with the atmosphere and even higher than those expected by the end of the century. Although this is a well-known situation, the natural variability of seawater chemistry at the locations from which tested organisms or communities originate is seldom considered in ocean acidification experiments. In this work, we aimed to evaluate the role of the carbonate chemistry dynamics in shaping the response of coastal phytoplankton communities to increased pCO2 levels. The study was conducted at two coastal ecosystems off Chile, the Valdivia River estuary and the coastal upwelling ecosystem in the Arauco Gulf. We characterized the seasonal variability (winter/summer) of the hydrographic conditions, the carbonate system parameters, and the phytoplankton community structure at both sites. The results showed that carbonate chemistry dynamics in the estuary were mainly related to seasonal changes in freshwater discharges, with acidic and corrosive conditions dominating in winter. In the Arauco Gulf, these conditions were observed in summer, mainly associated with the upwelling of cold and high pCO2 (&gt;1,000 \u03bcatm) waters. Diatoms dominated the phytoplankton communities at both sites, yet the one in Valdivia was more diverse. Only certain phytoplankton groups in this latter ecosystem showed a significant correlations with the carbonate system parameters. When the impact of elevated pCO2 levels was investigated by pCO2 manipulation experiments, we did not observe any significant effect on the biomass of either of the two communities. Changes in the phytoplankton species composition and abundance during the incubations were related to other factors, such as competition and growth phases. Our findings highlight the importance of the natural variability of coastal ecosystems and the potential for local adaptation in determining responses of coastal phytoplankton communities to increased pCO2 levels.", "author" : [ { "dropping-particle" : "", "family" : "Osma", "given" : "Natalia", "non-dropping-particle" : "", "parse-names" : false, "suffix" : "" }, { "dropping-particle" : "", "family" : "Latorre-Mel\u00edn", "given" : "Laura", "non-dropping-particle" : "", "parse-names" : false, "suffix" : "" }, { "dropping-particle" : "", "family" : "Jacob", "given" : "B\u00e1rbara", "non-dropping-particle" : "", "parse-names" : false, "suffix" : "" }, { "dropping-particle" : "", "family" : "Contreras", "given" : "Paulina Y", "non-dropping-particle" : "", "parse-names" : false, "suffix" : "" }, { "dropping-particle" : "", "family" : "Dassow", "given" : "Peter", "non-dropping-particle" : "von", "parse-names" : false, "suffix" : "" }, { "dropping-particle" : "", "family" : "Vargas", "given" : "Cristian A", "non-dropping-particle" : "", "parse-names" : false, "suffix" : "" } ], "container-title" : "Frontiers in Marine Science", "id" : "ITEM-2", "issued" : { "date-parts" : [ [ "2020", "5" ] ] }, "page" : "323", "title" : "Response of Phytoplankton Assemblages From Naturally Acidic Coastal Ecosystems to Elevated pCO2", "translator" : [ { "dropping-particle" : "", "family" : "L7020", "given" : "", "non-dropping-particle" : "", "parse-names" : false, "suffix" : "" } ], "type" : "article-journal", "volume" : "7" }, "uris" : [ "http://www.mendeley.com/documents/?uuid=791b5822-8921-4441-84c5-75f5d248a44e" ] }, { "id" : "ITEM-3", "itemData" : { "DOI" : "10.1146/annurev-marine-010318-095138", "ISSN" : "1941-1405", "abstract" : "Aquatic environments experiencing low-oxygen conditions have been described as hypoxic, suboxic, or anoxic zones; oxygen minimum zones; and, in the popular media, the misnomer \u201cdead zones.\u201d This review aims to elucidate important aspects underlying oxygen depletion in diverse coastal systems and provides a synthesis of general relationships between hypoxia and its controlling factors. After presenting a generic overview of the first-order processes, we review system-specific characteristics for selected estuaries where adjacent human settlements contribute to high nutrient loads, river-dominated shelves that receive large inputs of fresh water and anthropogenic nutrients, and upwelling regions where a supply of nutrient-rich, low-oxygen waters generates oxygen minimum zones without direct anthropogenic influence. We propose a nondimensional number that relates the hypoxia timescale and water residence time to guide the cross-system comparison. Our analysis reveals the basic principles underlying hypoxia generation in coastal systems and provides a framework for discussing future changes.", "author" : [ { "dropping-particle" : "", "family" : "Fennel", "given" : "Katja", "non-dropping-particle" : "", "parse-names" : false, "suffix" : "" }, { "dropping-particle" : "", "family" : "Testa", "given" : "Jeremy M", "non-dropping-particle" : "", "parse-names" : false, "suffix" : "" } ], "container-title" : "Annual Review of Marine Science", "id" : "ITEM-3", "issue" : "1", "issued" : { "date-parts" : [ [ "2019", "1", "3" ] ] }, "note" : "doi: 10.1146/annurev-marine-010318-095138", "page" : "105-130", "publisher" : "Annual Reviews", "title" : "Biogeochemical controls on coastal hypoxia", "translator" : [ { "dropping-particle" : "", "family" : "L7257", "given" : "", "non-dropping-particle" : "", "parse-names" : false, "suffix" : "" } ], "type" : "article-journal", "volume" : "11" }, "uris" : [ "http://www.mendeley.com/documents/?uuid=3790ee1a-29ee-44b8-9801-c464301c8bdd" ] } ], "mendeley" : { "formattedCitation" : "(Carstensen and Conley, 2019; Fennel and Testa, 2019; Osma et al., 2020)", "plainTextFormattedCitation" : "(Carstensen and Conley, 2019; Fennel and Testa, 2019; Osma et al., 2020)", "previouslyFormattedCitation" : "(Carstensen and Conley, 2019; Fennel and Testa, 2019; Osma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w:t>
      </w:r>
      <w:ins w:id="3447" w:author="Tom Maycock" w:date="2021-09-08T17:12:00Z">
        <w:r w:rsidR="00D32286">
          <w:rPr>
            <w:rFonts w:cs="Times New Roman"/>
            <w:noProof/>
            <w:lang w:val="en-GB"/>
          </w:rPr>
          <w:t xml:space="preserve">AR5 </w:t>
        </w:r>
      </w:ins>
      <w:ins w:id="3448" w:author="Soapbox" w:date="2021-07-20T08:35:00Z">
        <w:r w:rsidR="00A32424" w:rsidRPr="001E7A27">
          <w:rPr>
            <w:rFonts w:cs="Times New Roman"/>
            <w:lang w:val="en-GB"/>
          </w:rPr>
          <w:t xml:space="preserve">WGII Chapter 3; </w:t>
        </w:r>
      </w:ins>
      <w:r w:rsidR="00025FA2" w:rsidRPr="001E7A27">
        <w:rPr>
          <w:rFonts w:cs="Times New Roman"/>
          <w:noProof/>
          <w:lang w:val="en-GB"/>
        </w:rPr>
        <w:t>Carstensen and Conley, 2019; Fennel and Testa, 2019; Osma et al., 2020)</w:t>
      </w:r>
      <w:r w:rsidRPr="001E7A27">
        <w:rPr>
          <w:rFonts w:cs="Times New Roman"/>
          <w:lang w:val="en-GB"/>
        </w:rPr>
        <w:fldChar w:fldCharType="end"/>
      </w:r>
      <w:commentRangeEnd w:id="3444"/>
      <w:commentRangeEnd w:id="3446"/>
      <w:r w:rsidR="004F2FF5" w:rsidRPr="001E7A27">
        <w:rPr>
          <w:rStyle w:val="CommentReference"/>
          <w:lang w:val="en-GB"/>
        </w:rPr>
        <w:commentReference w:id="3444"/>
      </w:r>
      <w:commentRangeEnd w:id="3445"/>
      <w:r w:rsidR="00D32286">
        <w:rPr>
          <w:rStyle w:val="CommentReference"/>
          <w:lang w:val="en-GB"/>
        </w:rPr>
        <w:commentReference w:id="3445"/>
      </w:r>
      <w:r w:rsidR="004F2FF5" w:rsidRPr="001E7A27">
        <w:rPr>
          <w:rStyle w:val="CommentReference"/>
          <w:lang w:val="en-GB"/>
        </w:rPr>
        <w:commentReference w:id="3446"/>
      </w:r>
      <w:del w:id="3449" w:author="Soapbox" w:date="2021-07-20T08:35:00Z">
        <w:r w:rsidRPr="001E7A27" w:rsidDel="00A32424">
          <w:rPr>
            <w:rFonts w:cs="Times New Roman"/>
            <w:lang w:val="en-GB"/>
          </w:rPr>
          <w:delText>; WGII</w:delText>
        </w:r>
        <w:r w:rsidR="004A0B91" w:rsidRPr="001E7A27" w:rsidDel="00A32424">
          <w:rPr>
            <w:rFonts w:cs="Times New Roman"/>
            <w:lang w:val="en-GB"/>
          </w:rPr>
          <w:delText xml:space="preserve"> </w:delText>
        </w:r>
        <w:r w:rsidRPr="001E7A27" w:rsidDel="00A32424">
          <w:rPr>
            <w:rFonts w:cs="Times New Roman"/>
            <w:lang w:val="en-GB"/>
          </w:rPr>
          <w:delText>Chapter 3)</w:delText>
        </w:r>
      </w:del>
      <w:r w:rsidRPr="001E7A27">
        <w:rPr>
          <w:rFonts w:cs="Times New Roman"/>
          <w:lang w:val="en-GB"/>
        </w:rPr>
        <w:t xml:space="preserve">. Following </w:t>
      </w:r>
      <w:r w:rsidRPr="001E7A27">
        <w:rPr>
          <w:rFonts w:cs="Calibri"/>
          <w:lang w:val="en-GB"/>
        </w:rPr>
        <w:t xml:space="preserve">open ocean </w:t>
      </w:r>
      <w:r w:rsidR="00E112C2" w:rsidRPr="001E7A27">
        <w:rPr>
          <w:rFonts w:cs="Calibri"/>
          <w:lang w:val="en-GB"/>
        </w:rPr>
        <w:t>deoxygenation</w:t>
      </w:r>
      <w:r w:rsidRPr="001E7A27">
        <w:rPr>
          <w:rFonts w:cs="Calibri"/>
          <w:lang w:val="en-GB"/>
        </w:rPr>
        <w:t xml:space="preserve"> trends</w:t>
      </w:r>
      <w:del w:id="3450" w:author="Soapbox" w:date="2021-07-20T08:41:00Z">
        <w:r w:rsidRPr="001E7A27" w:rsidDel="00BA71CD">
          <w:rPr>
            <w:rFonts w:cs="Calibri"/>
            <w:lang w:val="en-GB"/>
          </w:rPr>
          <w:delText>,</w:delText>
        </w:r>
      </w:del>
      <w:r w:rsidRPr="001E7A27">
        <w:rPr>
          <w:rFonts w:cs="Calibri"/>
          <w:lang w:val="en-GB"/>
        </w:rPr>
        <w:t xml:space="preserve"> since the 1950s</w:t>
      </w:r>
      <w:ins w:id="3451" w:author="Soapbox" w:date="2021-07-20T08:41:00Z">
        <w:r w:rsidR="00BA71CD" w:rsidRPr="001E7A27">
          <w:rPr>
            <w:rFonts w:cs="Calibri"/>
            <w:lang w:val="en-GB"/>
          </w:rPr>
          <w:t>,</w:t>
        </w:r>
      </w:ins>
      <w:r w:rsidRPr="001E7A27">
        <w:rPr>
          <w:rFonts w:cs="Calibri"/>
          <w:lang w:val="en-GB"/>
        </w:rPr>
        <w:t xml:space="preserve"> more than 700 coastal regions are being reported as hypoxic (dissolved oxygen concentration &lt;2 mg O</w:t>
      </w:r>
      <w:r w:rsidRPr="001E7A27">
        <w:rPr>
          <w:rFonts w:cs="Calibri"/>
          <w:vertAlign w:val="subscript"/>
          <w:lang w:val="en-GB"/>
        </w:rPr>
        <w:t>2</w:t>
      </w:r>
      <w:r w:rsidRPr="001E7A27">
        <w:rPr>
          <w:rFonts w:cs="Calibri"/>
          <w:lang w:val="en-GB"/>
        </w:rPr>
        <w:t xml:space="preserve"> L</w:t>
      </w:r>
      <w:del w:id="3452" w:author="Ian Blenkinsop" w:date="2021-07-28T14:12:00Z">
        <w:r w:rsidRPr="001E7A27" w:rsidDel="0084286B">
          <w:rPr>
            <w:rFonts w:cs="Calibri"/>
            <w:vertAlign w:val="superscript"/>
            <w:lang w:val="en-GB"/>
          </w:rPr>
          <w:delText>-</w:delText>
        </w:r>
      </w:del>
      <w:ins w:id="3453" w:author="Ian Blenkinsop" w:date="2021-07-28T14:12:00Z">
        <w:r w:rsidR="0084286B" w:rsidRPr="001E7A27">
          <w:rPr>
            <w:rFonts w:cs="Calibri"/>
            <w:vertAlign w:val="superscript"/>
            <w:lang w:val="en-GB"/>
          </w:rPr>
          <w:t>–</w:t>
        </w:r>
      </w:ins>
      <w:r w:rsidRPr="001E7A27">
        <w:rPr>
          <w:rFonts w:cs="Calibri"/>
          <w:vertAlign w:val="superscript"/>
          <w:lang w:val="en-GB"/>
        </w:rPr>
        <w:t>1</w:t>
      </w:r>
      <w:r w:rsidRPr="001E7A27">
        <w:rPr>
          <w:rFonts w:cs="Calibri"/>
          <w:lang w:val="en-GB"/>
        </w:rPr>
        <w:t xml:space="preserve">) </w:t>
      </w:r>
      <w:r w:rsidRPr="001E7A27">
        <w:rPr>
          <w:rFonts w:cs="Calibri"/>
          <w:lang w:val="en-GB"/>
        </w:rPr>
        <w:fldChar w:fldCharType="begin" w:fldLock="1"/>
      </w:r>
      <w:r w:rsidR="00176897" w:rsidRPr="001E7A27">
        <w:rPr>
          <w:rFonts w:cs="Calibri"/>
          <w:lang w:val="en-GB"/>
        </w:rPr>
        <w:instrText>ADDIN CSL_CITATION { "citationItems" : [ { "id" : "ITEM-1", "itemData" : { "DOI" : "10.1016/j.oneear.2020.01.001", "ISSN" : "2590-3322", "abstract" : "Earth\u2019s ocean is losing oxygen; since the mid-20th century, 1%\u20132% of the global ocean oxygen inventory has been lost, and over 700 coastal sites have reported new or worsening low-oxygen conditions. This \u201cocean deoxygenation\u201d is increasing and of great concern because of the potential magnitude of adverse changes to both global and local marine ecosystems. Oxygen is fundamental for life and biogeochemical processes in the ocean. In coastal and shelf regions and semi-enclosed seas, over-fertilization of waters largely from agriculture, sewage, and airborne sources creates algal blooms that die and decay, consuming oxygen. Globally, climate warming both exacerbates the problems from eutrophication and reduces the introduction of oxygen to the interior of the ocean. We discuss mechanisms, scale, assessments, projections, and impacts, including impacts to human well-being, at the individual, community, and ecosystem levels. Deoxygenation together with other stressors presents a major environmental challenge to sustainability and human use of the ocean.", "author" : [ { "dropping-particle" : "", "family" : "Limburg", "given" : "Karin E", "non-dropping-particle" : "", "parse-names" : false, "suffix" : "" }, { "dropping-particle" : "", "family" : "Breitburg", "given" : "Denise", "non-dropping-particle" : "", "parse-names" : false, "suffix" : "" }, { "dropping-particle" : "", "family" : "Swaney", "given" : "Dennis P", "non-dropping-particle" : "", "parse-names" : false, "suffix" : "" }, { "dropping-particle" : "", "family" : "Jacinto", "given" : "Gil", "non-dropping-particle" : "", "parse-names" : false, "suffix" : "" } ], "container-title" : "One Earth", "id" : "ITEM-1", "issue" : "1", "issued" : { "date-parts" : [ [ "2020" ] ] }, "page" : "24-29", "title" : "Ocean Deoxygenation: A Primer", "translator" : [ { "dropping-particle" : "", "family" : "L7030", "given" : "", "non-dropping-particle" : "", "parse-names" : false, "suffix" : "" } ], "type" : "article-journal", "volume" : "2" }, "uris" : [ "http://www.mendeley.com/documents/?uuid=bf3fdfb5-dfca-4e7b-9772-e8e7f8368290" ] } ], "mendeley" : { "formattedCitation" : "(Limburg et al., 2020)", "plainTextFormattedCitation" : "(Limburg et al., 2020)", "previouslyFormattedCitation" : "(Limburg et al., 2020)" }, "properties" : { "noteIndex" : 0 }, "schema" : "https://github.com/citation-style-language/schema/raw/master/csl-citation.json" }</w:instrText>
      </w:r>
      <w:r w:rsidRPr="001E7A27">
        <w:rPr>
          <w:rFonts w:cs="Calibri"/>
          <w:lang w:val="en-GB"/>
        </w:rPr>
        <w:fldChar w:fldCharType="separate"/>
      </w:r>
      <w:r w:rsidR="00025FA2" w:rsidRPr="001E7A27">
        <w:rPr>
          <w:rFonts w:cs="Calibri"/>
          <w:noProof/>
          <w:lang w:val="en-GB"/>
        </w:rPr>
        <w:t>(Limburg et al., 2020)</w:t>
      </w:r>
      <w:r w:rsidRPr="001E7A27">
        <w:rPr>
          <w:rFonts w:cs="Calibri"/>
          <w:lang w:val="en-GB"/>
        </w:rPr>
        <w:fldChar w:fldCharType="end"/>
      </w:r>
      <w:r w:rsidRPr="001E7A27">
        <w:rPr>
          <w:rFonts w:cs="Calibri"/>
          <w:lang w:val="en-GB"/>
        </w:rPr>
        <w:t xml:space="preserve">. Additionally, </w:t>
      </w:r>
      <w:r w:rsidR="00E112C2" w:rsidRPr="001E7A27">
        <w:rPr>
          <w:rFonts w:cs="Calibri"/>
          <w:lang w:val="en-GB"/>
        </w:rPr>
        <w:t>deoxygenation</w:t>
      </w:r>
      <w:r w:rsidRPr="001E7A27">
        <w:rPr>
          <w:rFonts w:cs="Calibri"/>
          <w:lang w:val="en-GB"/>
        </w:rPr>
        <w:t xml:space="preserve"> or increasing severe hypoxic periods in coastal areas may enhance the sea-to-air fluxes of N</w:t>
      </w:r>
      <w:r w:rsidRPr="001E7A27">
        <w:rPr>
          <w:rFonts w:cs="Calibri"/>
          <w:vertAlign w:val="subscript"/>
          <w:lang w:val="en-GB"/>
        </w:rPr>
        <w:t>2</w:t>
      </w:r>
      <w:r w:rsidRPr="001E7A27">
        <w:rPr>
          <w:rFonts w:cs="Calibri"/>
          <w:lang w:val="en-GB"/>
        </w:rPr>
        <w:t>O and CH</w:t>
      </w:r>
      <w:r w:rsidRPr="001E7A27">
        <w:rPr>
          <w:rFonts w:cs="Calibri"/>
          <w:vertAlign w:val="subscript"/>
          <w:lang w:val="en-GB"/>
        </w:rPr>
        <w:t>4</w:t>
      </w:r>
      <w:r w:rsidRPr="001E7A27">
        <w:rPr>
          <w:rFonts w:cs="Calibri"/>
          <w:lang w:val="en-GB"/>
        </w:rPr>
        <w:t xml:space="preserve"> especially through microbial-mediated processes in the </w:t>
      </w:r>
      <w:commentRangeStart w:id="3454"/>
      <w:commentRangeStart w:id="3455"/>
      <w:r w:rsidRPr="001E7A27">
        <w:rPr>
          <w:rFonts w:cs="Calibri"/>
          <w:lang w:val="en-GB"/>
        </w:rPr>
        <w:t>water column</w:t>
      </w:r>
      <w:ins w:id="3456" w:author="Tom Maycock" w:date="2021-09-08T17:12:00Z">
        <w:r w:rsidR="00D32286">
          <w:rPr>
            <w:rFonts w:cs="Calibri"/>
            <w:lang w:val="en-GB"/>
          </w:rPr>
          <w:t>–</w:t>
        </w:r>
      </w:ins>
      <w:del w:id="3457" w:author="Tom Maycock" w:date="2021-09-08T17:12:00Z">
        <w:r w:rsidRPr="001E7A27" w:rsidDel="00D32286">
          <w:rPr>
            <w:rFonts w:cs="Calibri"/>
            <w:lang w:val="en-GB"/>
          </w:rPr>
          <w:delText>-</w:delText>
        </w:r>
      </w:del>
      <w:r w:rsidRPr="001E7A27">
        <w:rPr>
          <w:rFonts w:cs="Calibri"/>
          <w:lang w:val="en-GB"/>
        </w:rPr>
        <w:t xml:space="preserve">sediment interface </w:t>
      </w:r>
      <w:commentRangeEnd w:id="3454"/>
      <w:r w:rsidR="001364FF" w:rsidRPr="001E7A27">
        <w:rPr>
          <w:rStyle w:val="CommentReference"/>
          <w:lang w:val="en-GB"/>
        </w:rPr>
        <w:commentReference w:id="3454"/>
      </w:r>
      <w:commentRangeEnd w:id="3455"/>
      <w:r w:rsidR="00D32286">
        <w:rPr>
          <w:rStyle w:val="CommentReference"/>
          <w:lang w:val="en-GB"/>
        </w:rPr>
        <w:commentReference w:id="3455"/>
      </w:r>
      <w:r w:rsidRPr="001E7A27">
        <w:rPr>
          <w:rFonts w:cs="Calibri"/>
          <w:lang w:val="en-GB"/>
          <w:rPrChange w:id="3458" w:author="Ian Blenkinsop" w:date="2021-07-28T14:12:00Z">
            <w:rPr>
              <w:rFonts w:cs="Calibri"/>
              <w:i/>
              <w:iCs/>
              <w:lang w:val="en-GB"/>
            </w:rPr>
          </w:rPrChange>
        </w:rPr>
        <w:t>(</w:t>
      </w:r>
      <w:r w:rsidRPr="001E7A27">
        <w:rPr>
          <w:rFonts w:cs="Calibri"/>
          <w:i/>
          <w:iCs/>
          <w:lang w:val="en-GB"/>
        </w:rPr>
        <w:t>medium agreement</w:t>
      </w:r>
      <w:r w:rsidRPr="001E7A27">
        <w:rPr>
          <w:rFonts w:cs="Calibri"/>
          <w:lang w:val="en-GB"/>
          <w:rPrChange w:id="3459" w:author="Ian Blenkinsop" w:date="2021-07-28T14:12:00Z">
            <w:rPr>
              <w:rFonts w:cs="Calibri"/>
              <w:i/>
              <w:iCs/>
              <w:lang w:val="en-GB"/>
            </w:rPr>
          </w:rPrChange>
        </w:rPr>
        <w:t>)</w:t>
      </w:r>
      <w:r w:rsidRPr="001E7A27">
        <w:rPr>
          <w:rFonts w:cs="Calibri"/>
          <w:lang w:val="en-GB"/>
        </w:rPr>
        <w:t xml:space="preserve"> </w:t>
      </w:r>
      <w:r w:rsidRPr="001E7A27">
        <w:rPr>
          <w:rFonts w:cs="Calibri"/>
          <w:lang w:val="en-GB"/>
        </w:rPr>
        <w:fldChar w:fldCharType="begin" w:fldLock="1"/>
      </w:r>
      <w:r w:rsidR="00176897" w:rsidRPr="001E7A27">
        <w:rPr>
          <w:rFonts w:cs="Calibri"/>
          <w:lang w:val="en-GB"/>
        </w:rPr>
        <w:instrText>ADDIN CSL_CITATION { "citationItems" : [ { "id" : "ITEM-1", "itemData" : { "DOI" : "10.1088/1748-9326/10/4/044017", "ISSN" : "1748-9326", "abstract" : "Seasonal and inter-annual variabilities of biogeochemical variables, including nitrous oxide (N2O), an important climate active gas, were analyzed during monthly observations between 2002 and 2012 at an ocean Time-Series station in the coastal upwelling area off central Chile (36\u00b0 30.8\u2032; 73\u00b0 15\u2032). Oxygen, N2O, nutrients and chlorophyll-a (Chl-a) showed clear seasonal variability associated with upwelling favorable winds (spring\u2013summer) and also inter-annual variability, which in the case of N2O was clearly observed during the occurrence of N2O hotspots with saturation levels of up to 4849%. These hotspots consistently took place during the upwelling-favorable periods in 2004, 2006, 2008, 2010 and 2011, below the mixed layer (15\u201350 m depth) in waters with hypoxia and some accumulation. The N2O hotspots displayed excesses of N2O (\u0394N2O) three times higher than the average monthly anomalies (2002\u20132012). Estimated relationships of \u0394N2O versus apparent oxygen utilization (AOU), and \u0394N2O versus suggest that aerobic ammonium oxidation (AAO) and partial denitrification are the processes responsible for high N2O accumulation in subsurface water. Chl-a levels were reasonably correlated with the presence of the N2O hotspots, suggesting that microbial activities fuelled by high availability of organic matters lead to high N2O production. As a result, this causes a substantial N2O efflux into the atmosphere of up to 260 \u03bcmol m\u22122 d\u22121. The N2O hotspots are transient events or hot moments, which may occur more frequently than they are observed. If so, this upwelling area is producing and emitting greater than expected amounts of N2O and is therefore an important N2O source that should be considered in the global atmospheric N2O balance.", "author" : [ { "dropping-particle" : "", "family" : "Far\u00edas", "given" : "L", "non-dropping-particle" : "", "parse-names" : false, "suffix" : "" }, { "dropping-particle" : "", "family" : "Besoain", "given" : "V", "non-dropping-particle" : "", "parse-names" : false, "suffix" : "" }, { "dropping-particle" : "", "family" : "Garc\u00eda-Loyola", "given" : "Sebasti\u00e1n", "non-dropping-particle" : "", "parse-names" : false, "suffix" : "" } ], "container-title" : "Environmental Research Letters", "id" : "ITEM-1", "issue" : "4", "issued" : { "date-parts" : [ [ "2015", "4", "1" ] ] }, "page" : "044017", "publisher" : "IOP Publishing", "title" : "Presence of nitrous oxide hotspots in the coastal upwelling area off central Chile: an analysis of temporal variability based on ten years of a biogeochemical time series", "translator" : [ { "dropping-particle" : "", "family" : "L7253", "given" : "", "non-dropping-particle" : "", "parse-names" : false, "suffix" : "" } ], "type" : "article-journal", "volume" : "10" }, "uris" : [ "http://www.mendeley.com/documents/?uuid=c5931e25-8383-4ed5-bd2d-31cd78d65e04" ] }, { "id" : "ITEM-2", "itemData" : { "DOI" : "10.5194/bg-6-1273-2009", "author" : [ { "dropping-particle" : "", "family" : "Middelburg", "given" : "J J", "non-dropping-particle" : "", "parse-names" : false, "suffix" : "" }, { "dropping-particle" : "", "family" : "Levin", "given" : "L A", "non-dropping-particle" : "", "parse-names" : false, "suffix" : "" } ], "container-title" : "Biogeosciences", "id" : "ITEM-2", "issue" : "7", "issued" : { "date-parts" : [ [ "2009" ] ] }, "page" : "1273-1293", "title" : "Coastal hypoxia and sediment biogeochemistry", "translator" : [ { "dropping-particle" : "", "family" : "L7126", "given" : "", "non-dropping-particle" : "", "parse-names" : false, "suffix" : "" } ], "type" : "article-journal", "volume" : "6" }, "uris" : [ "http://www.mendeley.com/documents/?uuid=d4b71bc7-bcad-4753-a780-e95b9c829577" ] }, { "id" : "ITEM-3", "itemData" : { "DOI" : "10.1016/j.oneear.2020.01.001", "ISSN" : "2590-3322", "abstract" : "Earth\u2019s ocean is losing oxygen; since the mid-20th century, 1%\u20132% of the global ocean oxygen inventory has been lost, and over 700 coastal sites have reported new or worsening low-oxygen conditions. This \u201cocean deoxygenation\u201d is increasing and of great concern because of the potential magnitude of adverse changes to both global and local marine ecosystems. Oxygen is fundamental for life and biogeochemical processes in the ocean. In coastal and shelf regions and semi-enclosed seas, over-fertilization of waters largely from agriculture, sewage, and airborne sources creates algal blooms that die and decay, consuming oxygen. Globally, climate warming both exacerbates the problems from eutrophication and reduces the introduction of oxygen to the interior of the ocean. We discuss mechanisms, scale, assessments, projections, and impacts, including impacts to human well-being, at the individual, community, and ecosystem levels. Deoxygenation together with other stressors presents a major environmental challenge to sustainability and human use of the ocean.", "author" : [ { "dropping-particle" : "", "family" : "Limburg", "given" : "Karin E", "non-dropping-particle" : "", "parse-names" : false, "suffix" : "" }, { "dropping-particle" : "", "family" : "Breitburg", "given" : "Denise", "non-dropping-particle" : "", "parse-names" : false, "suffix" : "" }, { "dropping-particle" : "", "family" : "Swaney", "given" : "Dennis P", "non-dropping-particle" : "", "parse-names" : false, "suffix" : "" }, { "dropping-particle" : "", "family" : "Jacinto", "given" : "Gil", "non-dropping-particle" : "", "parse-names" : false, "suffix" : "" } ], "container-title" : "One Earth", "id" : "ITEM-3", "issue" : "1", "issued" : { "date-parts" : [ [ "2020" ] ] }, "page" : "24-29", "title" : "Ocean Deoxygenation: A Primer", "translator" : [ { "dropping-particle" : "", "family" : "L7030", "given" : "", "non-dropping-particle" : "", "parse-names" : false, "suffix" : "" } ], "type" : "article-journal", "volume" : "2" }, "uris" : [ "http://www.mendeley.com/documents/?uuid=bf3fdfb5-dfca-4e7b-9772-e8e7f8368290" ] }, { "id" : "ITEM-4", "itemData" : { "DOI" : "10.5194/bg-7-2159-2010", "ISSN" : "1726-4189", "abstract" : "Abstract. We review here the available information on methane (CH4) and nitrous oxide (N2O) from major marine, mostly coastal, oxygen (O2)-deficient zones formed both naturally and as a result of human activities (mainly eutrophication). Concentrations of both gases in subsurface waters are affected by ambient O2 levels to varying degrees. Organic matter supply to seafloor appears to be the primary factor controlling CH4 production in sediments and its supply to (and concentration in) overlying waters, with bottom-water O2-deficiency exerting only a modulating effect. High (micromolar level) CH4 accumulation occurs in anoxic (sulphidic) waters of silled basins, such as the Black Sea and Cariaco Basin, and over the highly productive Namibian shelf. In other regions experiencing various degrees of O2-deficiency (hypoxia to anoxia), CH4 concentrations vary from a few to hundreds of nanomolar levels. Since coastal O2-deficient zones are generally very productive and are sometimes located close to river mouths and submarine hydrocarbon seeps, it is difficult to differentiate any O2-deficiency-induced enhancement from in situ production of CH4 in the water column and its inputs through freshwater runoff or seepage from sediments. While the role of bottom-water O2-deficiency in CH4 formation appears to be secondary, even when CH4 accumulates in O2-deficient subsurface waters, methanotrophic activity severely restricts its diffusive efflux to the atmosphere. As a result, an intensification or expansion of coastal O2-deficient zones will probably not drastically change the present status where emission from the ocean as a whole forms an insignificant term in the atmospheric CH4 budget. The situation is different for N2O, the production of which is greatly enhanced in low-O2 waters, and although it is lost through denitrification in most suboxic and anoxic environments, the peripheries of such environments offer most suitable conditions for its production, with the exception of enclosed anoxic basins. Most O2-deficient systems serve as strong net sources of N2O to the atmosphere. This is especially true for coastal upwelling regions with shallow O2-deficient zones where a dramatic increase in N2O production often occurs in rapidly denitrifying waters. Nitrous oxide emissions from these zones are globally significant, and so their ongoing intensification and expansion is likely to lead to a significant increase in N2O emission from the ocean. However, a meaningful\u2026", "author" : [ { "dropping-particle" : "", "family" : "Naqvi", "given" : "S. W. A.", "non-dropping-particle" : "", "parse-names" : false, "suffix" : "" }, { "dropping-particle" : "", "family" : "Bange", "given" : "H. W.", "non-dropping-particle" : "", "parse-names" : false, "suffix" : "" }, { "dropping-particle" : "", "family" : "Far\u00edas", "given" : "L.", "non-dropping-particle" : "", "parse-names" : false, "suffix" : "" }, { "dropping-particle" : "", "family" : "Monteiro", "given" : "P. M. S.", "non-dropping-particle" : "", "parse-names" : false, "suffix" : "" }, { "dropping-particle" : "", "family" : "Scranton", "given" : "M. I.", "non-dropping-particle" : "", "parse-names" : false, "suffix" : "" }, { "dropping-particle" : "", "family" : "Zhang", "given" : "J", "non-dropping-particle" : "", "parse-names" : false, "suffix" : "" } ], "container-title" : "Biogeosciences", "id" : "ITEM-4", "issue" : "7", "issued" : { "date-parts" : [ [ "2010", "7", "12" ] ] }, "page" : "2159-2190", "publisher" : "Copernicus Publications (EGU)", "title" : "Marine hypoxia/anoxia as a source of CH4 and N2O", "translator" : [ { "dropping-particle" : "", "family" : "L3742", "given" : "", "non-dropping-particle" : "", "parse-names" : false, "suffix" : "" } ], "type" : "article-journal", "volume" : "7" }, "uris" : [ "http://www.mendeley.com/documents/?uuid=ca5653af-20bb-40b6-8ab7-dfd4b52795c3" ] } ], "mendeley" : { "formattedCitation" : "(Middelburg and Levin, 2009; Naqvi et al., 2010; Far\u00edas et al., 2015; Limburg et al., 2020)", "plainTextFormattedCitation" : "(Middelburg and Levin, 2009; Naqvi et al., 2010; Far\u00edas et al., 2015; Limburg et al., 2020)", "previouslyFormattedCitation" : "(Middelburg and Levin, 2009; Naqvi et al., 2010; Far\u00edas et al., 2015; Limburg et al., 2020)" }, "properties" : { "noteIndex" : 0 }, "schema" : "https://github.com/citation-style-language/schema/raw/master/csl-citation.json" }</w:instrText>
      </w:r>
      <w:r w:rsidRPr="001E7A27">
        <w:rPr>
          <w:rFonts w:cs="Calibri"/>
          <w:lang w:val="en-GB"/>
        </w:rPr>
        <w:fldChar w:fldCharType="separate"/>
      </w:r>
      <w:r w:rsidR="00025FA2" w:rsidRPr="001E7A27">
        <w:rPr>
          <w:rFonts w:cs="Calibri"/>
          <w:noProof/>
          <w:lang w:val="en-GB"/>
        </w:rPr>
        <w:t>(Middelburg and Levin, 2009; Naqvi et al., 2010; Farías et al., 2015; Limburg et al., 2020)</w:t>
      </w:r>
      <w:r w:rsidRPr="001E7A27">
        <w:rPr>
          <w:rFonts w:cs="Calibri"/>
          <w:lang w:val="en-GB"/>
        </w:rPr>
        <w:fldChar w:fldCharType="end"/>
      </w:r>
      <w:r w:rsidRPr="001E7A27">
        <w:rPr>
          <w:rFonts w:cs="Calibri"/>
          <w:lang w:val="en-GB"/>
        </w:rPr>
        <w:t xml:space="preserve">. </w:t>
      </w:r>
    </w:p>
    <w:p w14:paraId="48D3958D" w14:textId="77777777" w:rsidR="00F620F1" w:rsidRPr="001E7A27" w:rsidRDefault="00F620F1" w:rsidP="005C7F25">
      <w:pPr>
        <w:pStyle w:val="AR6BodyText"/>
        <w:rPr>
          <w:rFonts w:eastAsiaTheme="majorEastAsia"/>
          <w:lang w:val="en-GB" w:eastAsia="en-US"/>
        </w:rPr>
      </w:pPr>
      <w:bookmarkStart w:id="3460" w:name="__UnoMark__3130_692485430"/>
      <w:bookmarkEnd w:id="3460"/>
    </w:p>
    <w:p w14:paraId="27BAF3C1" w14:textId="77777777" w:rsidR="001C7F75" w:rsidRPr="001E7A27" w:rsidRDefault="001C7F75" w:rsidP="005C7F25">
      <w:pPr>
        <w:pStyle w:val="AR6BodyText"/>
        <w:rPr>
          <w:rFonts w:eastAsiaTheme="majorEastAsia"/>
          <w:lang w:val="en-GB" w:eastAsia="en-US"/>
        </w:rPr>
      </w:pPr>
    </w:p>
    <w:p w14:paraId="781D1A09" w14:textId="4BA262BC" w:rsidR="00F620F1" w:rsidRPr="001E7A27" w:rsidRDefault="00F620F1" w:rsidP="0098460A">
      <w:pPr>
        <w:pStyle w:val="AR6Chap5Level35111"/>
        <w:rPr>
          <w:lang w:val="en-GB"/>
        </w:rPr>
      </w:pPr>
      <w:bookmarkStart w:id="3461" w:name="_Toc33564276"/>
      <w:bookmarkStart w:id="3462" w:name="_Toc70535689"/>
      <w:r w:rsidRPr="001E7A27">
        <w:rPr>
          <w:lang w:val="en-GB"/>
        </w:rPr>
        <w:t xml:space="preserve">Spatial </w:t>
      </w:r>
      <w:r w:rsidR="003760AB" w:rsidRPr="001E7A27">
        <w:rPr>
          <w:lang w:val="en-GB"/>
        </w:rPr>
        <w:t>C</w:t>
      </w:r>
      <w:r w:rsidRPr="001E7A27">
        <w:rPr>
          <w:lang w:val="en-GB"/>
        </w:rPr>
        <w:t>haracteristics</w:t>
      </w:r>
      <w:bookmarkEnd w:id="3461"/>
      <w:bookmarkEnd w:id="3462"/>
    </w:p>
    <w:p w14:paraId="0F7CC6FB" w14:textId="77777777" w:rsidR="00F620F1" w:rsidRPr="001E7A27" w:rsidRDefault="00F620F1" w:rsidP="005C7F25">
      <w:pPr>
        <w:pStyle w:val="AR6BodyText"/>
        <w:rPr>
          <w:rFonts w:eastAsiaTheme="majorEastAsia"/>
          <w:lang w:val="en-GB" w:eastAsia="en-US"/>
        </w:rPr>
      </w:pPr>
    </w:p>
    <w:p w14:paraId="40EA3A77" w14:textId="294030EA" w:rsidR="00F620F1" w:rsidRPr="001E7A27" w:rsidRDefault="00F620F1" w:rsidP="005C7F25">
      <w:pPr>
        <w:pStyle w:val="AR6BodyText"/>
        <w:rPr>
          <w:rStyle w:val="AR6BodyTextCar"/>
          <w:lang w:val="en-GB"/>
        </w:rPr>
      </w:pPr>
      <w:bookmarkStart w:id="3463" w:name="_Hlk51837567"/>
      <w:r w:rsidRPr="001E7A27">
        <w:rPr>
          <w:lang w:val="en-GB"/>
        </w:rPr>
        <w:t xml:space="preserve">There is </w:t>
      </w:r>
      <w:r w:rsidRPr="001E7A27">
        <w:rPr>
          <w:i/>
          <w:iCs/>
          <w:lang w:val="en-GB"/>
        </w:rPr>
        <w:t xml:space="preserve">high agreement </w:t>
      </w:r>
      <w:r w:rsidRPr="001E7A27">
        <w:rPr>
          <w:lang w:val="en-GB"/>
          <w:rPrChange w:id="3464" w:author="Ian Blenkinsop" w:date="2021-07-28T14:12:00Z">
            <w:rPr>
              <w:i/>
              <w:iCs/>
              <w:lang w:val="en-GB"/>
            </w:rPr>
          </w:rPrChange>
        </w:rPr>
        <w:t>(</w:t>
      </w:r>
      <w:r w:rsidRPr="001E7A27">
        <w:rPr>
          <w:i/>
          <w:iCs/>
          <w:lang w:val="en-GB"/>
        </w:rPr>
        <w:t>robust evidence</w:t>
      </w:r>
      <w:r w:rsidRPr="001E7A27">
        <w:rPr>
          <w:lang w:val="en-GB"/>
          <w:rPrChange w:id="3465" w:author="Ian Blenkinsop" w:date="2021-07-28T14:12:00Z">
            <w:rPr>
              <w:i/>
              <w:iCs/>
              <w:lang w:val="en-GB"/>
            </w:rPr>
          </w:rPrChange>
        </w:rPr>
        <w:t>)</w:t>
      </w:r>
      <w:r w:rsidRPr="001E7A27">
        <w:rPr>
          <w:lang w:val="en-GB"/>
        </w:rPr>
        <w:t xml:space="preserve"> that heterogeneity implies different responses of coastal regions to increasing atmospheric CO</w:t>
      </w:r>
      <w:r w:rsidRPr="001E7A27">
        <w:rPr>
          <w:vertAlign w:val="subscript"/>
          <w:lang w:val="en-GB"/>
        </w:rPr>
        <w:t>2</w:t>
      </w:r>
      <w:r w:rsidRPr="001E7A27">
        <w:rPr>
          <w:lang w:val="en-GB"/>
        </w:rPr>
        <w:t xml:space="preserve">, decreasing seawater pH and calcium carbonate saturation state, and </w:t>
      </w:r>
      <w:r w:rsidR="00E112C2" w:rsidRPr="001E7A27">
        <w:rPr>
          <w:lang w:val="en-GB"/>
        </w:rPr>
        <w:t>deoxygenation</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"10.1007/s12237-013-9594-3", "ISSN" : "1559-2723", "abstract" : "Ocean acidification due to anthropogenic CO2 emissions is a dominant driver of long-term changes in pH in the open ocean, raising concern for the future of calcifying organisms, many of which are present in coastal habitats. However, changes in pH in coastal ecosystems result from a multitude of drivers, including impacts from watershed processes, nutrient inputs, and changes in ecosystem structure and metabolism. Interaction between ocean acidification due to anthropogenic CO2 emissions and the dynamic regional to local drivers of coastal ecosystems have resulted in complex regulation of pH in coastal waters. Changes in the watershed can, for example, lead to changes in alkalinity and CO2 fluxes that, together with metabolic processes and oceanic dynamics, yield high-magnitude decadal changes of up to 0.5 units in coastal pH. Metabolism results in strong diel to seasonal fluctuations in pH, with characteristic ranges of 0.3 pH units, with metabolically intense habitats exceeding this range on a daily basis. The intense variability and multiple, complex controls on pH implies that the concept of ocean acidification due to anthropogenic CO2 emissions cannot be transposed to coastal ecosystems directly. Furthermore, in coastal ecosystems, the detection of trends towards acidification is not trivial and the attribution of these changes to anthropogenic CO2 emissions is even more problematic. Coastal ecosystems may show acidification or basification, depending on the balance between the invasion of coastal waters by anthropogenic CO2, watershed export of alkalinity, organic matter and CO2, and changes in the balance between primary production, respiration and calcification rates in response to changes in nutrient inputs and losses of ecosystem components. Hence, we contend that ocean acidification from anthropogenic CO2 is largely an open-ocean syndrome and that a concept of anthropogenic impacts on marine pH, which is applicable across the entire ocean, from coastal to open-ocean environments, provides a superior framework to consider the multiple components of the anthropogenic perturbation of marine pH trajectories. The concept of anthropogenic impacts on seawater pH acknowledges that a regional focus is necessary to predict future trajectories in the pH of coastal waters and points at opportunities to manage these trajectories locally to conserve coastal organisms vulnerable to ocean acidification.", "author" : [ { "dropping-particle" : "", "family" : "Duarte", "given" : "Carlos M.", "non-dropping-particle" : "", "parse-names" : false, "suffix" : "" }, { "dropping-particle" : "", "family" : "Hendriks", "given" : "Iris E.", "non-dropping-particle" : "", "parse-names" : false, "suffix" : "" }, { "dropping-particle" : "", "family" : "Moore", "given" : "Tommy S.", "non-dropping-particle" : "", "parse-names" : false, "suffix" : "" }, { "dropping-particle" : "", "family" : "Olsen", "given" : "Ylva S.", "non-dropping-particle" : "", "parse-names" : false, "suffix" : "" }, { "dropping-particle" : "", "family" : "Steckbauer", "given" : "Alexandra", "non-dropping-particle" : "", "parse-names" : false, "suffix" : "" }, { "dropping-particle" : "", "family" : "Ramajo", "given" : "Laura", "non-dropping-particle" : "", "parse-names" : false, "suffix" : "" }, { "dropping-particle" : "", "family" : "Carstensen", "given" : "Jacob", "non-dropping-particle" : "", "parse-names" : false, "suffix" : "" }, { "dropping-particle" : "", "family" : "Trotter", "given" : "Julie A.", "non-dropping-particle" : "", "parse-names" : false, "suffix" : "" }, { "dropping-particle" : "", "family" : "McCulloch", "given" : "Malcolm", "non-dropping-particle" : "", "parse-names" : false, "suffix" : "" } ], "container-title" : "Estuaries and Coasts", "id" : "ITEM-1", "issue" : "2", "issued" : { "date-parts" : [ [ "2013", "3", "1" ] ] }, "page" : "221-236", "publisher" : "Springer-Verlag", "title" : "Is Ocean Acidification an Open-Ocean Syndrome? Understanding Anthropogenic Impacts on Seawater pH", "translator" : [ { "dropping-particle" : "", "family" : "L7258", "given" : "", "non-dropping-particle" : "", "parse-names" : false, "suffix" : "" } ], "type" : "article-journal", "volume" : "36" }, "uris" : [ "http://www.mendeley.com/documents/?uuid=c35b7cfe-caff-4c44-b293-7616cfa83fa0" ] }, { "id" : "ITEM-2", "itemData" : { "DOI" : "10.1021/acs.est.8b03655", "ISSN" : "0013-936X", "abstract" : "A synthesis of long-term changes in pH of coastal ecosystems shows that, in contrast to the uniform trends of open-ocean acidification (\u22120.0004 to \u22120.0026 pH units yr\u20131) driven by increased atmospheric CO2, coastal ecosystems display a much broader range of trends (\u22120.023 to 0.023 pH units yr\u20131) and are as likely to show long-term increase as decline in pH. The majority of the 83 investigated coastal ecosystems displayed nonlinear trends, with seasonal and interannual variations exceeding 1 pH unit for some sites. The high pH variability of coastal ecosystems is primarily driven by inputs from land. These include freshwater inputs that typically dilute the alkalinity of seawater thereby resulting in reduced buffering, nutrients enhancing productivity and pH, as well as organic matter supporting excess respiration driving acidification. For some coastal ecosystems, upwelling of nutrient-rich and corrosive water may also contribute to variability in pH. Metabolic control of pH was the main factor governing variability for the majority of coastal sites, displaying larger variations in coastal ecosystems with low alkalinity buffering. pH variability was particularly pronounced in coastal ecosystems with strong decoupling of production and respiration processes, seasonally or through stratification. Our analysis demonstrate that coastal pH can be managed by controlling inputs of nutrients, organic matter, and alkalinity. In well-mixed coastal waters, increasing productivity can improve resistance to ocean acidification, whereas increasing productivity enhances acidification in bottom waters of stratified coastal ecosystems. Environmental management should consider the balance between the negative consequences of eutrophication versus those of acidification, to maintain biodiversity and ecosystem services of our coastal ecosystems.", "author" : [ { "dropping-particle" : "", "family" : "Carstensen", "given" : "Jacob", "non-dropping-particle" : "", "parse-names" : false, "suffix" : "" }, { "dropping-particle" : "", "family" : "Duarte", "given" : "Carlos M", "non-dropping-particle" : "", "parse-names" : false, "suffix" : "" } ], "container-title" : "Environmental Science &amp; Technology", "id" : "ITEM-2", "issue" : "8", "issued" : { "date-parts" : [ [ "2019", "4", "16" ] ] }, "note" : "From Duplicate 1 (Drivers of pH Variability in Coastal Ecosystems - Carstensen, Jacob; Duarte, Carlos M)\n\ndoi: 10.1021/acs.est.8b03655", "page" : "4020-4029", "publisher" : "American Chemical Society", "title" : "Drivers of pH variability in coastal ecosystems", "translator" : [ { "dropping-particle" : "", "family" : "L6607", "given" : "", "non-dropping-particle" : "", "parse-names" : false, "suffix" : "" } ], "type" : "article-journal", "volume" : "53" }, "uris" : [ "http://www.mendeley.com/documents/?uuid=fb00cd9f-4e16-433f-980d-a5970ef892b1" ] }, { "id" : "ITEM-3", "itemData" : { "DOI" : "10.1038/ngeo1830", "ISBN" : "1752-0894", "ISSN" : "1752-0894", "abstract" : "A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yr-1 since pre-industrial times, mainly owing to enhanced carbon export from soils. Most of this additional carbon input to upstream rivers is either emitted back to the atmosphere as carbon dioxide (~0.4 Pg C yr-1 ) or sequestered in sediments (~0.5 Pg C yr-1 ) along the continuum of freshwater bodies, estuaries and coastal waters, leaving only a perturbation carbon input of ~0.1 Pg C yr-1 to the open ocean. According to our analysis, terrestrial ecosystems store ~0.9 Pg C yr-1 at present, which is in agreement with results from forest inventories but significantly differs from the figure of 1.5 Pg C yr-1 previously estimated when ignoring changes in lateral carbon fluxes. We suggest that carbon fluxes along the land\u2013ocean aquatic continuum need to be included in global carbon dioxide budgets.", "author" : [ { "dropping-particle" : "", "family" : "Regnier", "given" : "Pierre", "non-dropping-particle" : "", "parse-names" : false, "suffix" : "" }, { "dropping-particle" : "", "family" : "Friedlingstein", "given" : "Pierre", "non-dropping-particle" : "", "parse-names" : false, "suffix" : "" }, { "dropping-particle" : "", "family" : "Ciais", "given" : "Philippe", "non-dropping-particle" : "", "parse-names" : false, "suffix" : "" }, { "dropping-particle" : "", "family" : "Mackenzie", "given" : "Fred T.", "non-dropping-particle" : "", "parse-names" : false, "suffix" : "" }, { "dropping-particle" : "", "family" : "Gruber", "given" : "Nicolas", "non-dropping-particle" : "", "parse-names" : false, "suffix" : "" }, { "dropping-particle" : "", "family" : "Janssens", "given" : "Ivan 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"Luyssaert", "given" : "Sebastiaan", "non-dropping-particle" : "", "parse-names" : false, "suffix" : "" }, { "dropping-particle" : "", "family" : "Andersson", "given" : "Andreas J.", "non-dropping-particle" : "", "parse-names" : false, "suffix" : "" }, { "dropping-particle" : "", "family" : "Arndt", "given" : "Sandra", "non-dropping-particle" : "", "parse-names" : false, "suffix" : "" }, { "dropping-particle" : "", "family" : "Arnosti", "given" : "Carol", "non-dropping-particle" : "", "parse-names" : false, "suffix" : "" }, { "dropping-particle" : "V.", "family" : "Borges", "given" : "Alberto", "non-dropping-particle" : "", "parse-names" : false, "suffix" : "" }, { "dropping-particle" : "", "family" : "Dale", "given" : "Andrew W.", "non-dropping-particle" : "", "parse-names" : false, "suffix" : "" }, { "dropping-particle" : "", "family" : "Gallego-Sala", "given" : "Angela", "non-dropping-particle" : "", "parse-names" : false, "suffix" : "" }, { "dropping-particle" : "", "family" : "Godd\u00e9ris", "given" : "Yves", "non-dropping-particle" : "", "parse-names" : false, "suffix" : "" }, { "dropping-particle" : "", "family" : "Goossens", "given" : "Nicolas", "non-dropping-particle" : "", "parse-names" : false, "suffix" : "" }, { "dropping-particle" : "", "family" : "Hartmann", "given" : "Jens", "non-dropping-particle" : "", "parse-names" : false, "suffix" : "" }, { "dropping-particle" : "", "family" : "Heinze", "given" : "Christoph", "non-dropping-particle" : "", "parse-names" : false, "suffix" : "" }, { "dropping-particle" : "", "family" : "Ilyina", "given" : "Tatiana", "non-dropping-particle" : "", "parse-names" : false, "suffix" : "" }, { "dropping-particle" : "", "family" : "Joos", "given" : "Fortunat", "non-dropping-particle" : "", "parse-names" : false, "suffix" : "" }, { "dropping-particle" : "", "family" : "LaRowe", "given" : "Douglas E.", "non-dropping-particle" : "", "parse-names" : false, "suffix" : "" }, { "dropping-particle" : "", "family" : "Leifeld", "given" : "Jens", "non-dropping-particle" : "", "parse-names" : false, "suffix" : "" }, { "dropping-particle" : "", "family" : "Meysman", "given" : "Filip J. R.", "non-dropping-particle" : "", "parse-names" : false, "suffix" : "" }, { "dropping-particle" : "", "family" : "Munhoven", "given" : "Guy", "non-dropping-particle" : "", "parse-names" : false, "suffix" : "" }, { "dropping-particle" : "", "family" : "Raymond", "given" : "Peter A.", "non-dropping-particle" : "", "parse-names" : false, "suffix" : "" }, { "dropping-particle" : "", "family" : "Spahni", "given" : "Renato", "non-dropping-particle" : "", "parse-names" : false, "suffix" : "" }, { "dropping-particle" : "", "family" : "Suntharalingam", "given" : "Parvadha", "non-dropping-particle" : "", "parse-names" : false, "suffix" : "" }, { "dropping-particle" : "", "family" : "Thullner", "given" : "Martin", "non-dropping-particle" : "", "parse-names" : false, "suffix" : "" } ], "container-title" : "Nature Geoscience", "id" : "ITEM-3", "issue" : "8", "issued" : { "date-parts" : [ [ "2013", "8", "9" ] ] }, "page" : "597-607", "title" : "Anthropogenic perturbation of the carbon fluxes from land to ocean", "translator" : [ { "dropping-particle" : "", "family" : "L4219", "given" : "", "non-dropping-particle" : "", "parse-names" : false, "suffix" : "" } ], "type" : "article-journal", "volume" : "6" }, "uris" : [ "http://www.mendeley.com/documents/?uuid=38b0a025-f263-3232-84b1-51b68dbddb94" ] }, { "id" : "ITEM-4", "itemData" : { "DOI" : "10.1038/s41467-017-02738-z", "ISSN" : "2041-1723", "abstract" : "It has been speculated that the partial pressure of carbon dioxide (pCO2) in shelf waters may lag the rise in atmospheric CO2. Here, we show that this is the case across many shelf regions, implying a tendency for enhanced shelf uptake of atmospheric CO2. This result is based on analysis of long-term trends in the air\u2013sea pCO2 gradient (\u0394pCO2) using a global surface ocean pCO2 database spanning a period of up to 35 years. Using wintertime data only, we find that \u0394pCO2 increased in 653 of the 825 0.5\u00b0 cells for which a trend could be calculated, with 325 of these cells showing a significant increase in excess of +0.5 \u03bcatm yr\u22121 (p &lt; 0.05). Although noisier, the deseasonalized annual data suggest similar results. If this were a global trend, it would support the idea that shelves might have switched from a source to a sink of CO2 during the last century.", "author" : [ { "dropping-particle" : "", "family" : "Laruelle", "given" : "Goulven G.", "non-dropping-particle" : "", "parse-names" : false, "suffix" : "" }, { "dropping-particle" : "", "family" : "Cai", "given" : "Wei-Jun", "non-dropping-particle" : "", "parse-names" : false, "suffix" : "" }, { "dropping-particle" : "", "family" : "Hu", "given" : "Xinping", "non-dropping-particle" : "", "parse-names" : false, "suffix" : "" }, { "dropping-particle" : "", "family" : "Gruber", "given" : "Nicolas", "non-dropping-particle" : "", "parse-names" : false, "suffix" : "" }, { "dropping-particle" : "", "family" : "Mackenzie", "given" : "Fred T.", "non-dropping-particle" : "", "parse-names" : false, "suffix" : "" }, { "dropping-particle" : "", "family" : "Regnier", "given" : "Pierre", "non-dropping-particle" : "", "parse-names" : false, "suffix" : "" } ], "container-title" : "Nature Communications", "id" : "ITEM-4", "issue" : "1", "issued" : { "date-parts" : [ [ "2018", "12", "31" ] ] }, "page" : "454", "publisher" : "Nature Publishing Group", "title" : "Continental shelves as a variable but increasing global sink for atmospheric carbon dioxide", "translator" : [ { "dropping-particle" : "", "family" : "L7229", "given" : "", "non-dropping-particle" : "", "parse-names" : false, "suffix" : "" } ], "type" : "article-journal", "volume" : "9" }, "uris" : [ "http://www.mendeley.com/documents/?uuid=2b12ce0c-11a5-49e6-96ea-3243207b0b6b" ] }, { "id" : "ITEM-5",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"ITEM-5",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"mendeley" : { "formattedCitation" : "(Duarte et al., 2013; Regnier et al., 2013b; Breitburg et al., 2018; Laruelle et al., 2018; Carstensen and Duarte, 2019)", "plainTextFormattedCitation" : "(Duarte et al., 2013; Regnier et al., 2013b; Breitburg et al., 2018; Laruelle et al., 2018; Carstensen and Duarte, 2019)", "previouslyFormattedCitation" : "(Duarte et al., 2013; Regnier et al., 2013b; Breitburg et al., 2018; Laruelle et al., 2018; Carstensen and Duarte, 2019)" }, "properties" : { "noteIndex" : 0 }, "schema" : "https://github.com/citation-style-language/schema/raw/master/csl-citation.json" }</w:instrText>
      </w:r>
      <w:r w:rsidRPr="001E7A27">
        <w:rPr>
          <w:lang w:val="en-GB"/>
        </w:rPr>
        <w:fldChar w:fldCharType="separate"/>
      </w:r>
      <w:r w:rsidR="00025FA2" w:rsidRPr="001E7A27">
        <w:rPr>
          <w:noProof/>
          <w:lang w:val="en-GB"/>
        </w:rPr>
        <w:t>(Duarte et al., 2013; Regnier et al., 2013b; Breitburg et al., 2018; Laruelle et al., 2018; Carstensen and Duarte, 2019)</w:t>
      </w:r>
      <w:r w:rsidRPr="001E7A27">
        <w:rPr>
          <w:lang w:val="en-GB"/>
        </w:rPr>
        <w:fldChar w:fldCharType="end"/>
      </w:r>
      <w:r w:rsidRPr="001E7A27">
        <w:rPr>
          <w:lang w:val="en-GB"/>
        </w:rPr>
        <w:t xml:space="preserve">. </w:t>
      </w:r>
    </w:p>
    <w:p w14:paraId="74D1B24E" w14:textId="77777777" w:rsidR="00F620F1" w:rsidRPr="001E7A27" w:rsidRDefault="00F620F1" w:rsidP="005C7F25">
      <w:pPr>
        <w:pStyle w:val="AR6BodyText"/>
        <w:rPr>
          <w:lang w:val="en-GB"/>
        </w:rPr>
      </w:pPr>
    </w:p>
    <w:p w14:paraId="2BB25AB1" w14:textId="1494684D" w:rsidR="00F620F1" w:rsidRPr="001E7A27" w:rsidRDefault="00F620F1" w:rsidP="005C7F25">
      <w:pPr>
        <w:pStyle w:val="AR6BodyText"/>
        <w:rPr>
          <w:rStyle w:val="AR6BodyTextCar"/>
          <w:lang w:val="en-GB"/>
        </w:rPr>
      </w:pPr>
      <w:r w:rsidRPr="001E7A27">
        <w:rPr>
          <w:lang w:val="en-GB"/>
        </w:rPr>
        <w:t xml:space="preserve">There is </w:t>
      </w:r>
      <w:r w:rsidRPr="001E7A27">
        <w:rPr>
          <w:i/>
          <w:iCs/>
          <w:lang w:val="en-GB"/>
        </w:rPr>
        <w:t>high agreement</w:t>
      </w:r>
      <w:r w:rsidRPr="001E7A27">
        <w:rPr>
          <w:lang w:val="en-GB"/>
        </w:rPr>
        <w:t xml:space="preserve"> that long</w:t>
      </w:r>
      <w:ins w:id="3466" w:author="Soapbox" w:date="2021-07-27T14:03:00Z">
        <w:r w:rsidR="001364FF" w:rsidRPr="001E7A27">
          <w:rPr>
            <w:lang w:val="en-GB"/>
          </w:rPr>
          <w:t>-</w:t>
        </w:r>
      </w:ins>
      <w:del w:id="3467" w:author="Soapbox" w:date="2021-07-27T14:03:00Z">
        <w:r w:rsidRPr="001E7A27" w:rsidDel="001364FF">
          <w:rPr>
            <w:lang w:val="en-GB"/>
          </w:rPr>
          <w:delText xml:space="preserve"> </w:delText>
        </w:r>
      </w:del>
      <w:r w:rsidRPr="001E7A27">
        <w:rPr>
          <w:lang w:val="en-GB"/>
        </w:rPr>
        <w:t>time series of observations utili</w:t>
      </w:r>
      <w:ins w:id="3468" w:author="Soapbox" w:date="2021-07-26T07:08:00Z">
        <w:r w:rsidR="00514486" w:rsidRPr="001E7A27">
          <w:rPr>
            <w:lang w:val="en-GB"/>
          </w:rPr>
          <w:t>z</w:t>
        </w:r>
      </w:ins>
      <w:del w:id="3469" w:author="Soapbox" w:date="2021-07-26T07:08:00Z">
        <w:r w:rsidRPr="001E7A27" w:rsidDel="00514486">
          <w:rPr>
            <w:lang w:val="en-GB"/>
          </w:rPr>
          <w:delText>s</w:delText>
        </w:r>
      </w:del>
      <w:r w:rsidRPr="001E7A27">
        <w:rPr>
          <w:lang w:val="en-GB"/>
        </w:rPr>
        <w:t xml:space="preserve">ing standard methods are needed to distinguish the climate change signal in seawater carbonate chemistry from the natural variability of coastal sites </w:t>
      </w:r>
      <w:r w:rsidRPr="001E7A27">
        <w:rPr>
          <w:lang w:val="en-GB"/>
        </w:rPr>
        <w:fldChar w:fldCharType="begin" w:fldLock="1"/>
      </w:r>
      <w:r w:rsidR="00747167" w:rsidRPr="001E7A27">
        <w:rPr>
          <w:lang w:val="en-GB"/>
        </w:rPr>
        <w:instrText>ADDIN CSL_CITATION { "citationItems" : [ { "id" : "ITEM-1", "itemData" : { "DOI" : "10.5194/essd-11-421-2019", "ISSN" : "1866-3516", "abstract" : "Abstract. Ship-based time series, some now approaching over 3 decades long, are critical climate records that have dramatically improved our ability to characterize natural and anthropogenic drivers of ocean carbon dioxide (CO2) uptake and biogeochemical processes. Advancements in autonomous marine carbon sensors and technologies over the last 2 decades have led to the expansion of observations at fixed time series sites, thereby improving the capability of characterizing sub-seasonal variability in the ocean. Here, we present a data product of 40 individual autonomous moored surface ocean pCO2 (partial pressure of CO2) time series established between 2004 and 2013, 17 also include autonomous pH measurements. These time series characterize a wide range of surface ocean carbonate conditions in different oceanic (17 sites), coastal (13 sites), and coral reef (10 sites) regimes. A time of trend emergence (ToE) methodology applied to the time series that exhibit well-constrained daily to interannual variability and an estimate of decadal variability indicates that the length of sustained observations necessary to detect statistically significant anthropogenic trends varies by marine environment. The ToE estimates for seawater pCO2 and pH range from 8 to 15 years at the open ocean sites, 16 to 41 years at the coastal sites, and 9 to 22 years at the coral reef sites. Only two open ocean pCO2 time series, Woods Hole Oceanographic Institution Hawaii Ocean Time-series Station (WHOTS) in the subtropical North Pacific and Stratus in the South Pacific gyre, have been deployed longer than the estimated trend detection time and, for these, deseasoned monthly means show estimated anthropogenic trends of 1.9\u00b10.3 and 1.6\u00b10.3&amp;thinsp;\u00b5atm yr\u22121, respectively. In the future, it is possible that updates to this product will allow for the estimation of anthropogenic trends at more sites; however, the product currently provides a valuable tool in an accessible format for evaluating climatology and natural variability of surface ocean carbonate chemistry in a variety of regions. Data are available at https://doi.org/10.7289/V5DB8043 and https://www.nodc.noaa.gov/ocads/oceans/Moorings/ndp097.html (Sutton et al., 2018). ]]&gt;", "author" : [ { "dropping-particle" : "", "family" : "Sutton", "given" : "Adrienne J", "non-dropping-particle" : "", "parse-names" : false, "suffix" : "" }, { "dropping-particle" : "", "family" : "Feely", "given" : "Richard A", "non-dropping-particle" : "", "parse-names" : false, "suffix" : "" }, { "dropping-particle" : "", "family" : "Maenner-Jones", "given" : "Stacy", "non-dropping-particle" : "", "parse-names" : false, "suffix" : "" }, { "dropping-particle" : "", "family" : "Musielwicz", "given" : "Sylvia", "non-dropping-particle" : "", "parse-names" : false, "suffix" : "" }, { "dropping-particle" : "", "family" : "Osborne", "given" : "John", "non-dropping-particle" : "", "parse-names" : false, "suffix" : "" }, { "dropping-particle" : "", "family" : "Dietrich", "given" : "Colin", "non-dropping-particle" : "", "parse-names" : false, "suffix" : "" }, { "dropping-particle" : "", "family" : "Monacci", "given" : "Natalie", "non-dropping-particle" : "", "parse-names" : false, "suffix" : "" }, { "dropping-particle" : "", "family" : "Cross", "given" : "Jessica", "non-dropping-particle" : "", "parse-names" : false, "suffix" : "" }, { "dropping-particle" : "", "family" : "Bott", "given" : "Randy", "non-dropping-particle" : "", "parse-names" : false, "suffix" : "" }, { "dropping-particle" : "", "family" : "Kozyr", "given" : "Alex", "non-dropping-particle" : "", "parse-names" : false, "suffix" : "" }, { "dropping-particle" : "", "family" : "Andersson", "given" : "Andreas J", "non-dropping-particle" : "", "parse-names" : false, "suffix" : "" }, { "dropping-particle" : "", "family" : "Bates", "given" : "Nicholas R", "non-dropping-particle" : "", "parse-names" : false, "suffix" : "" }, { "dropping-particle" : "", "family" : "Cai", "given" : "Wei-Jun", "non-dropping-particle" : "", "parse-names" : false, "suffix" : "" }, { "dropping-particle" : "", "family" : "Cronin", "given" : "Meghan F", "non-dropping-particle" : "", "parse-names" : false, "suffix" : "" }, { "dropping-particle" : "", "family" : "Carlo", "given" : "Eric H", "non-dropping-particle" : "De", "parse-names" : false, "suffix" : "" }, { "dropping-particle" : "", "family" : "Hales", "given" : "Burke", "non-dropping-particle" : "", "parse-names" : false, "suffix" : "" }, { "dropping-particle" : "", "family" : "Howden", "given" : "Stephan D", "non-dropping-particle" : "", "parse-names" : false, "suffix" : "" }, { "dropping-particle" : "", "family" : "Lee", "given" : "Charity M", "non-dropping-particle" : "", "parse-names" : false, "suffix" : "" }, { "dropping-particle" : "", "family" : "Manzello", "given" : "Derek P", "non-dropping-particle" : "", "parse-names" : false, "suffix" : "" }, { "dropping-particle" : "", "family" : "McPhaden", "given" : "Michael J", "non-dropping-particle" : "", "parse-names" : false, "suffix" : "" }, { "dropping-particle" : "", "family" : "Mel\u00e9ndez", "given" : "Melissa", "non-dropping-particle" : "", "parse-names" : false, "suffix" : "" }, { "dropping-particle" : "", "family" : "Mickett", "given" : "John B", "non-dropping-particle" : "", "parse-names" : false, "suffix" : "" }, { "dropping-particle" : "", "family" : "Newton", "given" : "Jan A", "non-dropping-particle" : "", "parse-names" : false, "suffix" : "" }, { "dropping-particle" : "", "family" : "Noakes", "given" : "Scott E", "non-dropping-particle" : "", "parse-names" : false, "suffix" : "" }, { "dropping-particle" : "", "family" : "Noh", "given" : "Jae Hoon", "non-dropping-particle" : "", "parse-names" : false, "suffix" : "" }, { "dropping-particle" : "", "family" : "Olafsdottir", "given" : "Solveig R", "non-dropping-particle" : "", "parse-names" : false, "suffix" : "" }, { "dropping-particle" : "", "family" : "Salisbury", "given" : "Joseph E", "non-dropping-particle" : "", "parse-names" : false, "suffix" : "" }, { "dropping-particle" : "", "family" : "Send", "given" : "Uwe", "non-dropping-particle" : "", "parse-names" : false, "suffix" : "" }, { "dropping-particle" : "", "family" : "Trull", "given" : "Thomas W", "non-dropping-particle" : "", "parse-names" : false, "suffix" : "" }, { "dropping-particle" : "", "family" : "Vandemark", "given" : "Douglas C", "non-dropping-particle" : "", "parse-names" : false, "suffix" : "" }, { "dropping-particle" : "", "family" : "Weller", "given" : "Robert A", "non-dropping-particle" : "", "parse-names" : false, "suffix" : "" } ], "container-title" : "Earth System Science Data", "id" : "ITEM-1", "issue" : "1", "issued" : { "date-parts" : [ [ "2019", "3", "26" ] ] }, "page" : "421-439", "title" : "Autonomous seawater CO2 and pH time series from 40 surface buoys and the emergence of anthropogenic trends", "translator" : [ { "dropping-particle" : "", "family" : "L6261", "given" : "", "non-dropping-particle" : "", "parse-names" : false, "suffix" : "" } ], "type" : "article-journal", "volume" : "11" }, "uris" : [ "http://www.mendeley.com/documents/?uuid=66ce9006-25d0-4ffb-9ba5-199df11dcad5" ] }, { "id" : "ITEM-2", "itemData" : { "DOI" : "10.3389/fmars.2019.00337", "ISBN" : "2296-7745", "ISSN" : "2296-7745", "abstract" : "A successful integrated ocean acidification (OA) observing network must include (1) scientists and technicians from a range of disciplines from physics to chemistry to biology to technology development; (2) government, private, and intergovernmental support; (3) regional cohorts working together on regionally specific issues; (4) publicly accessible data from the open ocean to coastal to estuarine systems; (5) close integration with other networks focusing on related measurements or issues including the social and economic consequences of OA; and (6) observation-based informational products useful for decision making such as management of fisheries and aquaculture. The Global Ocean Acidification Observing Network (GOA-ON), a key player in this vision, seeks to expand and enhance geographic extent and availability of coastal and open ocean observing data to ultimately inform adaptive measures and policy action, especially in support of the United Nations 2030 Agenda for Sustainable Development. GOA-ON works to empower and support regional collaborative networks such as the Latin American Ocean Acidification Network, supports new scientists entering the field with training, mentorship, and equipment, refines approaches for tracking biological impacts, and stimulates development of lower-cost methodology and technologies allowing for wider participation of scientists. GOA-ON seeks to collaborate with and complement work done by other observing networks such as those focused on carbon flux into the ocean, tracking of carbon and oxygen in the ocean, observing biological diversity, and determining short- and long-term variability in these and other ocean parameters through space and time.", "author" : [ { "dropping-particle" : "", "family" : "Tilbrook", "given" : "Bronte", "non-dropping-particle" : "", "parse-names" : false, "suffix" : "" }, { "dropping-particle" : "", "family" : "Jewett", "given" : "Elizabeth B", "non-dropping-particle" : "", "parse-names" : false, "suffix" : "" }, { "dropping-particle" : "", "family" : "DeGrandpre", "given" : "Michael D", "non-dropping-particle" : "", "parse-names" : false, "suffix" : "" }, { "dropping-particle" : "", "family" : "Hernandez-Ayon", "given" : "Jose Martin", "non-dropping-particle" : "", "parse-names" : false, "suffix" : "" }, { "dropping-particle" : "", "family" : "Feely", "given" : "Richard A", "non-dropping-particle" : "", "parse-names" : false, "suffix" : "" }, { "dropping-particle" : "", "family" : "Gledhill", "given" : "Dwight K", "non-dropping-particle" : "", "parse-names" : false, "suffix" : "" }, { "dropping-particle" : "", "family" : "Hansson", "given" : "Lina", "non-dropping-particle" : "", "parse-names" : false, "suffix" : "" }, { "dropping-particle" : "", "family" : "Isensee", "given" : "Kirsten", "non-dropping-particle" : "", "parse-names" : false, "suffix" : "" }, { "dropping-particle" : "", "family" : "Kurz", "given" : "Meredith L", "non-dropping-particle" : "", "parse-names" : false, "suffix" : "" }, { "dropping-particle" : "", "family" : "Newton", "given" : "Janet A", "non-dropping-particle" : "", "parse-names" : false, "suffix" : "" }, { "dropping-particle" : "", "family" : "Siedlecki", "given" : "Samantha A", "non-dropping-particle" : "", "parse-names" : false, "suffix" : "" }, { "dropping-particle" : "", "family" : "Chai", "given" : "Fei", "non-dropping-particle" : "", "parse-names" : false, "suffix" : "" }, { "dropping-particle" : "", "family" : "Dupont", "given" : "Sam", "non-dropping-particle" : "", "parse-names" : false, "suffix" : "" }, { "dropping-particle" : "", "family" : "Graco", "given" : "Michelle", "non-dropping-particle" : "", "parse-names" : false, "suffix" : "" }, { "dropping-particle" : "", "family" : "Calvo", "given" : "Eva", "non-dropping-particle" : "", "parse-names" : false, "suffix" : "" }, { "dropping-particle" : "", "family" : "Greeley", "given" : "Dana", "non-dropping-particle" : "", "parse-names" : false, "suffix" : "" }, { "dropping-particle" : "", "family" : "Kapsenberg", "given" : "Lydia", "non-dropping-particle" : "", "parse-names" : false, "suffix" : "" }, { "dropping-particle" : "", "family" : "Lebrec", "given" : "Marine", "non-dropping-particle" : "", "parse-names" : false, "suffix" : "" }, { "dropping-particle" : "", "family" : "Pelejero", "given" : "Carles", "non-dropping-particle" : "", "parse-names" : false, "suffix" : "" }, { "dropping-particle" : "", "family" : "Schoo", "given" : "Katherina L", "non-dropping-particle" : "", "parse-names" : false, "suffix" : "" }, { "dropping-particle" : "", "family" : "Telszewski", "given" : "Maciej", "non-dropping-particle" : "", "parse-names" : false, "suffix" : "" } ], "container-title" : "Frontiers in Marine Science", "id" : "ITEM-2", "issued" : { "date-parts" : [ [ "2019", "6", "19" ] ] }, "page" : "337", "title" : "An Enhanced Ocean Acidification Observing Network: From People to Technology to Data Synthesis and Information Exchange", "translator" : [ { "dropping-particle" : "", "family" : "L6797", "given" : "", "non-dropping-particle" : "", "parse-names" : false, "suffix" : "" } ], "type" : "article-journal", "volume" : "6" }, "uris" : [ "http://www.mendeley.com/documents/?uuid=766557c2-a6c0-4809-a8a2-98242c969c20" ] }, { "id" : "ITEM-3", "itemData" : { "DOI" : "10.1007/s12237-013-9594-3", "ISSN" : "1559-2723", "abstract" : "Ocean acidification due to anthropogenic CO2 emissions is a dominant driver of long-term changes in pH in the open ocean, raising concern for the future of calcifying organisms, many of which are present in coastal habitats. However, changes in pH in coastal ecosystems result from a multitude of drivers, including impacts from watershed processes, nutrient inputs, and changes in ecosystem structure and metabolism. Interaction between ocean acidification due to anthropogenic CO2 emissions and the dynamic regional to local drivers of coastal ecosystems have resulted in complex regulation of pH in coastal waters. Changes in the watershed can, for example, lead to changes in alkalinity and CO2 fluxes that, together with metabolic processes and oceanic dynamics, yield high-magnitude decadal changes of up to 0.5 units in coastal pH. Metabolism results in strong diel to seasonal fluctuations in pH, with characteristic ranges of 0.3 pH units, with metabolically intense habitats exceeding this range on a daily basis. The intense variability and multiple, complex controls on pH implies that the concept of ocean acidification due to anthropogenic CO2 emissions cannot be transposed to coastal ecosystems directly. Furthermore, in coastal ecosystems, the detection of trends towards acidification is not trivial and the attribution of these changes to anthropogenic CO2 emissions is even more problematic. Coastal ecosystems may show acidification or basification, depending on the balance between the invasion of coastal waters by anthropogenic CO2, watershed export of alkalinity, organic matter and CO2, and changes in the balance between primary production, respiration and calcification rates in response to changes in nutrient inputs and losses of ecosystem components. Hence, we contend that ocean acidification from anthropogenic CO2 is largely an open-ocean syndrome and that a concept of anthropogenic impacts on marine pH, which is applicable across the entire ocean, from coastal to open-ocean environments, provides a superior framework to consider the multiple components of the anthropogenic perturbation of marine pH trajectories. The concept of anthropogenic impacts on seawater pH acknowledges that a regional focus is necessary to predict future trajectories in the pH of coastal waters and points at opportunities to manage these trajectories locally to conserve coastal organisms vulnerable to ocean acidification.", "author" : [ { "dropping-particle" : "", "family" : "Duarte", "given" : "Carlos M.", "non-dropping-particle" : "", "parse-names" : false, "suffix" : "" }, { "dropping-particle" : "", "family" : "Hendriks", "given" : "Iris E.", "non-dropping-particle" : "", "parse-names" : false, "suffix" : "" }, { "dropping-particle" : "", "family" : "Moore", "given" : "Tommy S.", "non-dropping-particle" : "", "parse-names" : false, "suffix" : "" }, { "dropping-particle" : "", "family" : "Olsen", "given" : "Ylva S.", "non-dropping-particle" : "", "parse-names" : false, "suffix" : "" }, { "dropping-particle" : "", "family" : "Steckbauer", "given" : "Alexandra", "non-dropping-particle" : "", "parse-names" : false, "suffix" : "" }, { "dropping-particle" : "", "family" : "Ramajo", "given" : "Laura", "non-dropping-particle" : "", "parse-names" : false, "suffix" : "" }, { "dropping-particle" : "", "family" : "Carstensen", "given" : "Jacob", "non-dropping-particle" : "", "parse-names" : false, "suffix" : "" }, { "dropping-particle" : "", "family" : "Trotter", "given" : "Julie A.", "non-dropping-particle" : "", "parse-names" : false, "suffix" : "" }, { "dropping-particle" : "", "family" : "McCulloch", "given" : "Malcolm", "non-dropping-particle" : "", "parse-names" : false, "suffix" : "" } ], "container-title" : "Estuaries and Coasts", "id" : "ITEM-3", "issue" : "2", "issued" : { "date-parts" : [ [ "2013", "3", "1" ] ] }, "page" : "221-236", "publisher" : "Springer-Verlag", "title" : "Is Ocean Acidification an Open-Ocean Syndrome? Understanding Anthropogenic Impacts on Seawater pH", "translator" : [ { "dropping-particle" : "", "family" : "L7258", "given" : "", "non-dropping-particle" : "", "parse-names" : false, "suffix" : "" } ], "type" : "article-journal", "volume" : "36" }, "uris" : [ "http://www.mendeley.com/documents/?uuid=c35b7cfe-caff-4c44-b293-7616cfa83fa0" ] }, { "id" : "ITEM-4", "itemData" : { "DOI" : "10.3389/fmars.2019.00091", "ISBN" : "2296-7745", "ISSN" : "2296-7745", "abstract" : "Time of Emergence (ToE) is the time when a signal emerges from the noise of natural variability. Commonly used in climate science for the detection of anthropogenic forcing, this concept has recently been applied to geochemical variables, to assess the emerging times of anthropogenic ocean acidification (OA), mostly in the open ocean using global climate and Earth System Models. Yet studies of OA variables are scarce within costal margins, due to limited multidecadal time-series observations of carbon parameters. ToE provides important information for decision making regarding the strategic configuration of observing assets, to ensure they are optimally positioned either for signal detection and/or process elicitation and to identify the most suitable variables in discerning OA-related changes. Herein, we present a short overview of ToE estimates on an OA variable, CO2 fugacity f(CO2,sw), in the North American ocean margins, using coastal data from the Surface Ocean CO2 Atlas (SOCAT) V5. ToE suggests an average theoretical timeframe for an OA signal to emerge, of 23(\u00b113) years, but with considerable spatial variability. Most coastal areas are experiencing additional secular and/or multi-decadal forcing(s) that modifies the OA signal, and such forcing may not be sufficiently resolved by current observations. We provide recommendations, which will help scientists and decision makers design and implement OA monitoring systems in the next decade, to address the objectives of OceanObs19 (http://www.oceanobs19.net) in support of the United Nations Decade of Ocean Science for Sustainable Development (2021\u20132030) (https://en.unesco.org/ocean-decade) and the Sustainable Development Goal (SDG) 14.3 (https://sustainabledevelopment.un.org/sdg14) target to \u201cMinimize and address the impacts of OA.\u201d", "author" : [ { "dropping-particle" : "", "family" : "Turk", "given" : "Daniela", "non-dropping-particle" : "", "parse-names" : false, "suffix" : "" }, { "dropping-particle" : "", "family" : "Wang", "given" : "Hongjie", "non-dropping-particle" : "", "parse-names" : false, "suffix" : "" }, { "dropping-particle" : "", "family" : "Hu", "given" : "Xinping", "non-dropping-particle" : "", "parse-names" : false, "suffix" : "" }, { "dropping-particle" : "", "family" : "Gledhill", "given" : "Dwight K", "non-dropping-particle" : "", "parse-names" : false, "suffix" : "" }, { "dropping-particle" : "", "family" : "Wang", "given" : "Zhaohui Aleck", "non-dropping-particle" : "", "parse-names" : false, "suffix" : "" }, { "dropping-particle" : "", "family" : "Jiang", "given" : "Liqing", "non-dropping-particle" : "", "parse-names" : false, "suffix" : "" }, { "dropping-particle" : "", "family" : "Cai", "given" : "Wei-Jun", "non-dropping-particle" : "", "parse-names" : false, "suffix" : "" } ], "container-title" : "Frontiers in Marine Science", "id" : "ITEM-4", "issued" : { "date-parts" : [ [ "2019", "3", "8" ] ] }, "page" : "91", "title" : "Time of Emergence of Surface Ocean Carbon Dioxide Trends in the North American Coastal Margins in Support of Ocean Acidification Observing System Design", "translator" : [ { "dropping-particle" : "", "family" : "L6796", "given" : "", "non-dropping-particle" : "", "parse-names" : false, "suffix" : "" } ], "type" : "article-journal", "volume" : "6" }, "uris" : [ "http://www.mendeley.com/documents/?uuid=65490826-c64f-429a-b8f3-9178e2e6caa1" ] }, { "id" : "ITEM-5", "itemData" : { "DOI" : "10.1007/s10533-018-0505-3", "ISSN" : "0168-2563", "abstract" : "A profound warming event in the Gulf of Maine during the last decade has caused sea surface temperatures to rise to levels exceeding any earlier observations recorded in the region over the last 150 years. This event dramatically affected CO2 solubility and, in turn, the status of the sea surface carbonate system. When combined with the concomitant increase in sea surface salinity and assumed rapid equilibration of carbon dioxide across the air sea interface, thermodynamic forcing partially mitigated the effects of ocean acidification for pH, while raising the saturation index of aragonite (\u03a9AR\u03a9AR ) by an average of 0.14 U. Although the recent event is categorically extreme, we find that carbonate system parameters also respond to interannual and decadal variability in temperature and salinity, and that such phenomena can mask the expression of ocean acidification caused by increasing atmospheric carbon dioxide. An analysis of a 34-year salinity and SST time series (1981\u20132014) shows instances of 5\u201310 years anomalies in temperature and salinity that perturb the carbonate system to an extent greater than that expected from ocean acidification. Because such conditions are not uncommon in our time series, it is critical to understand processes controlling the carbonate system and how ecosystems with calcifying organisms respond to its rapidly changing conditions. It is also imperative that regional and global models used to estimate carbonate system trends carefully resolve variations in the physical processes that control CO2 concentrations in the surface ocean on timescales from episodic events to decades and longer.", "author" : [ { "dropping-particle" : "", "family" : "Salisbury", "given" : "Joseph E.", "non-dropping-particle" : "", "parse-names" : false, "suffix" : "" }, { "dropping-particle" : "", "family" : "J\u00f6nsson", "given" : "Bror F.", "non-dropping-particle" : "", "parse-names" : false, "suffix" : "" } ], "container-title" : "Biogeochemistry", "id" : "ITEM-5", "issue" : "3", "issued" : { "date-parts" : [ [ "2018", "12", "12" ] ] }, "page" : "401-418", "title" : "Rapid warming and salinity changes in the Gulf of Maine alter surface ocean carbonate parameters and hide ocean acidification", "translator" : [ { "dropping-particle" : "", "family" : "L6798", "given" : "", "non-dropping-particle" : "", "parse-names" : false, "suffix" : "" } ], "type" : "article-journal", "volume" : "141" }, "uris" : [ "http://www.mendeley.com/documents/?uuid=41bf4440-155c-48a6-8869-e3ee61366ab9" ] }, { "id" : "ITEM-6", "itemData" : { "author" : [ { "dropping-particle" : "", "family" : "IOC", "given" : "", "non-dropping-particle" : "", "parse-names" : false, "suffix" : "" } ], "id" : "ITEM-6", "issued" : { "date-parts" : [ [ "2019" ] ] }, "number-of-pages" : "17", "publisher" : "Intergovernmental Oceanographic Commission (IOC)", "publisher-place" : "Paris, France", "title" : "Indicator Methodology for 14.3.1", "translator" : [ { "dropping-particle" : "", "family" : "L6793", "given" : "Rt7", "non-dropping-particle" : "", "parse-names" : false, "suffix" : "" } ], "type" : "report" }, "uris" : [ "http://www.mendeley.com/documents/?uuid=18d322bb-cdc4-409b-8ea9-5339b64686e9" ] } ], "mendeley" : { "formattedCitation" : "(Duarte et al., 2013; Salisbury and J\u00f6nsson, 2018; IOC, 2019; Sutton et al., 2019; Tilbrook et al., 2019; Turk et al., 2019)", "plainTextFormattedCitation" : "(Duarte et al., 2013; Salisbury and J\u00f6nsson, 2018; IOC, 2019; Sutton et al., 2019; Tilbrook et al., 2019; Turk et al., 2019)", "previouslyFormattedCitation" : "(Duarte et al., 2013; Salisbury and J\u00f6nsson, 2018; IOC, 2019; Sutton et al., 2019; Tilbrook et al., 2019; Turk et al., 2019)" }, "properties" : { "noteIndex" : 0 }, "schema" : "https://github.com/citation-style-language/schema/raw/master/csl-citation.json" }</w:instrText>
      </w:r>
      <w:r w:rsidRPr="001E7A27">
        <w:rPr>
          <w:lang w:val="en-GB"/>
        </w:rPr>
        <w:fldChar w:fldCharType="separate"/>
      </w:r>
      <w:r w:rsidR="00025FA2" w:rsidRPr="001E7A27">
        <w:rPr>
          <w:noProof/>
          <w:lang w:val="en-GB"/>
        </w:rPr>
        <w:t>(Duarte et al., 2013; Salisbury and Jönsson, 2018; IOC, 2019; Sutton et al., 2019; Tilbrook et al., 2019; Turk et al., 2019)</w:t>
      </w:r>
      <w:r w:rsidRPr="001E7A27">
        <w:rPr>
          <w:lang w:val="en-GB"/>
        </w:rPr>
        <w:fldChar w:fldCharType="end"/>
      </w:r>
      <w:r w:rsidRPr="001E7A27">
        <w:rPr>
          <w:lang w:val="en-GB"/>
        </w:rPr>
        <w:t xml:space="preserve">. </w:t>
      </w:r>
      <w:r w:rsidRPr="001E7A27">
        <w:rPr>
          <w:rStyle w:val="AR6BodyTextCar"/>
          <w:lang w:val="en-GB"/>
        </w:rPr>
        <w:t>Despite</w:t>
      </w:r>
      <w:ins w:id="3470" w:author="Soapbox" w:date="2021-07-20T08:37:00Z">
        <w:r w:rsidR="0047566A" w:rsidRPr="001E7A27">
          <w:rPr>
            <w:rStyle w:val="AR6BodyTextCar"/>
            <w:lang w:val="en-GB"/>
          </w:rPr>
          <w:t xml:space="preserve"> the</w:t>
        </w:r>
      </w:ins>
      <w:r w:rsidRPr="001E7A27">
        <w:rPr>
          <w:rStyle w:val="AR6BodyTextCar"/>
          <w:lang w:val="en-GB"/>
        </w:rPr>
        <w:t xml:space="preserve"> increasing availability of data and sea</w:t>
      </w:r>
      <w:ins w:id="3471" w:author="Tom Maycock" w:date="2021-09-08T17:12:00Z">
        <w:r w:rsidR="00D32286">
          <w:rPr>
            <w:rStyle w:val="AR6BodyTextCar"/>
            <w:lang w:val="en-GB"/>
          </w:rPr>
          <w:t>–</w:t>
        </w:r>
      </w:ins>
      <w:del w:id="3472" w:author="Tom Maycock" w:date="2021-09-08T17:12:00Z">
        <w:r w:rsidRPr="001E7A27" w:rsidDel="00D32286">
          <w:rPr>
            <w:rStyle w:val="AR6BodyTextCar"/>
            <w:lang w:val="en-GB"/>
          </w:rPr>
          <w:delText>-</w:delText>
        </w:r>
      </w:del>
      <w:r w:rsidRPr="001E7A27">
        <w:rPr>
          <w:rStyle w:val="AR6BodyTextCar"/>
          <w:lang w:val="en-GB"/>
        </w:rPr>
        <w:t xml:space="preserve">air </w:t>
      </w:r>
      <w:r w:rsidRPr="001E7A27">
        <w:rPr>
          <w:lang w:val="en-GB"/>
        </w:rPr>
        <w:t>CO</w:t>
      </w:r>
      <w:r w:rsidRPr="001E7A27">
        <w:rPr>
          <w:vertAlign w:val="subscript"/>
          <w:lang w:val="en-GB"/>
        </w:rPr>
        <w:t>2</w:t>
      </w:r>
      <w:r w:rsidRPr="001E7A27">
        <w:rPr>
          <w:lang w:val="en-GB"/>
        </w:rPr>
        <w:t xml:space="preserve"> flux budgets for the coastal ocean </w:t>
      </w:r>
      <w:r w:rsidRPr="001E7A27">
        <w:rPr>
          <w:color w:val="000000" w:themeColor="text1"/>
          <w:lang w:val="en-GB"/>
        </w:rPr>
        <w:t>(Section</w:t>
      </w:r>
      <w:r w:rsidR="004C2448" w:rsidRPr="001E7A27">
        <w:rPr>
          <w:color w:val="000000" w:themeColor="text1"/>
          <w:lang w:val="en-GB"/>
        </w:rPr>
        <w:t>s</w:t>
      </w:r>
      <w:r w:rsidRPr="001E7A27">
        <w:rPr>
          <w:color w:val="000000" w:themeColor="text1"/>
          <w:lang w:val="en-GB"/>
        </w:rPr>
        <w:t xml:space="preserve"> 5.3.</w:t>
      </w:r>
      <w:r w:rsidR="00527FB4" w:rsidRPr="001E7A27">
        <w:rPr>
          <w:color w:val="000000" w:themeColor="text1"/>
          <w:lang w:val="en-GB"/>
        </w:rPr>
        <w:t>5</w:t>
      </w:r>
      <w:r w:rsidRPr="001E7A27">
        <w:rPr>
          <w:color w:val="000000" w:themeColor="text1"/>
          <w:lang w:val="en-GB"/>
        </w:rPr>
        <w:t>.1</w:t>
      </w:r>
      <w:del w:id="3473" w:author="Ian Blenkinsop" w:date="2021-07-28T14:12:00Z">
        <w:r w:rsidR="004C2448" w:rsidRPr="001E7A27" w:rsidDel="0084286B">
          <w:rPr>
            <w:color w:val="000000" w:themeColor="text1"/>
            <w:lang w:val="en-GB"/>
          </w:rPr>
          <w:delText>,</w:delText>
        </w:r>
        <w:r w:rsidR="00527FB4" w:rsidRPr="001E7A27" w:rsidDel="0084286B">
          <w:rPr>
            <w:color w:val="000000" w:themeColor="text1"/>
            <w:lang w:val="en-GB"/>
          </w:rPr>
          <w:delText xml:space="preserve"> </w:delText>
        </w:r>
      </w:del>
      <w:ins w:id="3474" w:author="Ian Blenkinsop" w:date="2021-07-28T14:12:00Z">
        <w:r w:rsidR="0084286B" w:rsidRPr="001E7A27">
          <w:rPr>
            <w:color w:val="000000" w:themeColor="text1"/>
            <w:lang w:val="en-GB"/>
          </w:rPr>
          <w:t xml:space="preserve"> and </w:t>
        </w:r>
      </w:ins>
      <w:r w:rsidR="00527FB4" w:rsidRPr="001E7A27">
        <w:rPr>
          <w:color w:val="000000" w:themeColor="text1"/>
          <w:lang w:val="en-GB"/>
        </w:rPr>
        <w:t>5.2.3.1</w:t>
      </w:r>
      <w:r w:rsidRPr="001E7A27">
        <w:rPr>
          <w:lang w:val="en-GB"/>
        </w:rPr>
        <w:t>)</w:t>
      </w:r>
      <w:r w:rsidRPr="001E7A27">
        <w:rPr>
          <w:rStyle w:val="AR6BodyTextCar"/>
          <w:lang w:val="en-GB"/>
        </w:rPr>
        <w:t xml:space="preserve">, additional long-term observations are required to constrain the global time of emergence of coastal acidification. There is </w:t>
      </w:r>
      <w:r w:rsidRPr="001E7A27">
        <w:rPr>
          <w:rStyle w:val="AR6BodyTextCar"/>
          <w:i/>
          <w:iCs/>
          <w:lang w:val="en-GB"/>
        </w:rPr>
        <w:t>high agreement</w:t>
      </w:r>
      <w:r w:rsidRPr="001E7A27">
        <w:rPr>
          <w:rStyle w:val="AR6BodyTextCar"/>
          <w:lang w:val="en-GB"/>
        </w:rPr>
        <w:t xml:space="preserve"> (</w:t>
      </w:r>
      <w:r w:rsidRPr="001E7A27">
        <w:rPr>
          <w:rStyle w:val="AR6BodyTextCar"/>
          <w:i/>
          <w:iCs/>
          <w:lang w:val="en-GB"/>
        </w:rPr>
        <w:t>medium evidence</w:t>
      </w:r>
      <w:r w:rsidRPr="001E7A27">
        <w:rPr>
          <w:rStyle w:val="AR6BodyTextCar"/>
          <w:lang w:val="en-GB"/>
        </w:rPr>
        <w:t xml:space="preserve">) that, for the coastal subtropical to temperate northeast Pacific and northwest Atlantic, the mean time of emergence for acidification is above two decades </w:t>
      </w:r>
      <w:r w:rsidRPr="001E7A27">
        <w:rPr>
          <w:rStyle w:val="AR6BodyTextCar"/>
          <w:lang w:val="en-GB"/>
        </w:rPr>
        <w:fldChar w:fldCharType="begin" w:fldLock="1"/>
      </w:r>
      <w:r w:rsidR="00747167" w:rsidRPr="001E7A27">
        <w:rPr>
          <w:rStyle w:val="AR6BodyTextCar"/>
          <w:lang w:val="en-GB"/>
        </w:rPr>
        <w:instrText>ADDIN CSL_CITATION { "citationItems" : [ { "id" : "ITEM-1", "itemData" : { "DOI" : "10.3389/fmars.2019.00091", "ISBN" : "2296-7745", "ISSN" : "2296-7745", "abstract" : "Time of Emergence (ToE) is the time when a signal emerges from the noise of natural variability. Commonly used in climate science for the detection of anthropogenic forcing, this concept has recently been applied to geochemical variables, to assess the emerging times of anthropogenic ocean acidification (OA), mostly in the open ocean using global climate and Earth System Models. Yet studies of OA variables are scarce within costal margins, due to limited multidecadal time-series observations of carbon parameters. ToE provides important information for decision making regarding the strategic configuration of observing assets, to ensure they are optimally positioned either for signal detection and/or process elicitation and to identify the most suitable variables in discerning OA-related changes. Herein, we present a short overview of ToE estimates on an OA variable, CO2 fugacity f(CO2,sw), in the North American ocean margins, using coastal data from the Surface Ocean CO2 Atlas (SOCAT) V5. ToE suggests an average theoretical timeframe for an OA signal to emerge, of 23(\u00b113) years, but with considerable spatial variability. Most coastal areas are experiencing additional secular and/or multi-decadal forcing(s) that modifies the OA signal, and such forcing may not be sufficiently resolved by current observations. We provide recommendations, which will help scientists and decision makers design and implement OA monitoring systems in the next decade, to address the objectives of OceanObs19 (http://www.oceanobs19.net) in support of the United Nations Decade of Ocean Science for Sustainable Development (2021\u20132030) (https://en.unesco.org/ocean-decade) and the Sustainable Development Goal (SDG) 14.3 (https://sustainabledevelopment.un.org/sdg14) target to \u201cMinimize and address the impacts of OA.\u201d", "author" : [ { "dropping-particle" : "", "family" : "Turk", "given" : "Daniela", "non-dropping-particle" : "", "parse-names" : false, "suffix" : "" }, { "dropping-particle" : "", "family" : "Wang", "given" : "Hongjie", "non-dropping-particle" : "", "parse-names" : false, "suffix" : "" }, { "dropping-particle" : "", "family" : "Hu", "given" : "Xinping", "non-dropping-particle" : "", "parse-names" : false, "suffix" : "" }, { "dropping-particle" : "", "family" : "Gledhill", "given" : "Dwight K", "non-dropping-particle" : "", "parse-names" : false, "suffix" : "" }, { "dropping-particle" : "", "family" : "Wang", "given" : "Zhaohui Aleck", "non-dropping-particle" : "", "parse-names" : false, "suffix" : "" }, { "dropping-particle" : "", "family" : "Jiang", "given" : "Liqing", "non-dropping-particle" : "", "parse-names" : false, "suffix" : "" }, { "dropping-particle" : "", "family" : "Cai", "given" : "Wei-Jun", "non-dropping-particle" : "", "parse-names" : false, "suffix" : "" } ], "container-title" : "Frontiers in Marine Science", "id" : "ITEM-1", "issued" : { "date-parts" : [ [ "2019", "3", "8" ] ] }, "page" : "91", "title" : "Time of Emergence of Surface Ocean Carbon Dioxide Trends in the North American Coastal Margins in Support of Ocean Acidification Observing System Design", "translator" : [ { "dropping-particle" : "", "family" : "L6796", "given" : "", "non-dropping-particle" : "", "parse-names" : false, "suffix" : "" } ], "type" : "article-journal", "volume" : "6" }, "uris" : [ "http://www.mendeley.com/documents/?uuid=65490826-c64f-429a-b8f3-9178e2e6caa1" ] }, { "id" : "ITEM-2", "itemData" : { "DOI" : "10.5194/essd-11-421-2019", "ISSN" : "1866-3516", "abstract" : "Abstract. Ship-based time series, some now approaching over 3 decades long, are critical climate records that have dramatically improved our ability to characterize natural and anthropogenic drivers of ocean carbon dioxide (CO2) uptake and biogeochemical processes. Advancements in autonomous marine carbon sensors and technologies over the last 2 decades have led to the expansion of observations at fixed time series sites, thereby improving the capability of characterizing sub-seasonal variability in the ocean. Here, we present a data product of 40 individual autonomous moored surface ocean pCO2 (partial pressure of CO2) time series established between 2004 and 2013, 17 also include autonomous pH measurements. These time series characterize a wide range of surface ocean carbonate conditions in different oceanic (17 sites), coastal (13 sites), and coral reef (10 sites) regimes. A time of trend emergence (ToE) methodology applied to the time series that exhibit well-constrained daily to interannual variability and an estimate of decadal variability indicates that the length of sustained observations necessary to detect statistically significant anthropogenic trends varies by marine environment. The ToE estimates for seawater pCO2 and pH range from 8 to 15 years at the open ocean sites, 16 to 41 years at the coastal sites, and 9 to 22 years at the coral reef sites. Only two open ocean pCO2 time series, Woods Hole Oceanographic Institution Hawaii Ocean Time-series Station (WHOTS) in the subtropical North Pacific and Stratus in the South Pacific gyre, have been deployed longer than the estimated trend detection time and, for these, deseasoned monthly means show estimated anthropogenic trends of 1.9\u00b10.3 and 1.6\u00b10.3&amp;thinsp;\u00b5atm yr\u22121, respectively. In the future, it is possible that updates to this product will allow for the estimation of anthropogenic trends at more sites; however, the product currently provides a valuable tool in an accessible format for evaluating climatology and natural variability of surface ocean carbonate chemistry in a variety of regions. Data are available at https://doi.org/10.7289/V5DB8043 and https://www.nodc.noaa.gov/ocads/oceans/Moorings/ndp097.html (Sutton et al., 2018). ]]&gt;", "author" : [ { "dropping-particle" : "", "family" : "Sutton", "given" : "Adrienne J", "non-dropping-particle" : "", "parse-names" : false, "suffix" : "" }, { "dropping-particle" : "", "family" : "Feely", "given" : "Richard A", "non-dropping-particle" : "", "parse-names" : false, "suffix" : "" }, { "dropping-particle" : "", "family" : "Maenner-Jones", "given" : "Stacy", "non-dropping-particle" : "", "parse-names" : false, "suffix" : "" }, { "dropping-particle" : "", "family" : "Musielwicz", "given" : "Sylvia", "non-dropping-particle" : "", "parse-names" : false, "suffix" : "" }, { "dropping-particle" : "", "family" : "Osborne", "given" : "John", "non-dropping-particle" : "", "parse-names" : false, "suffix" : "" }, { "dropping-particle" : "", "family" : "Dietrich", "given" : "Colin", "non-dropping-particle" : "", "parse-names" : false, "suffix" : "" }, { "dropping-particle" : "", "family" : "Monacci", "given" : "Natalie", "non-dropping-particle" : "", "parse-names" : false, "suffix" : "" }, { "dropping-particle" : "", "family" : "Cross", "given" : "Jessica", "non-dropping-particle" : "", "parse-names" : false, "suffix" : "" }, { "dropping-particle" : "", "family" : "Bott", "given" : "Randy", "non-dropping-particle" : "", "parse-names" : false, "suffix" : "" }, { "dropping-particle" : "", "family" : "Kozyr", "given" : "Alex", "non-dropping-particle" : "", "parse-names" : false, "suffix" : "" }, { "dropping-particle" : "", "family" : "Andersson", "given" : "Andreas J", "non-dropping-particle" : "", "parse-names" : false, "suffix" : "" }, { "dropping-particle" : "", "family" : "Bates", "given" : "Nicholas R", "non-dropping-particle" : "", "parse-names" : false, "suffix" : "" }, { "dropping-particle" : "", "family" : "Cai", "given" : "Wei-Jun", "non-dropping-particle" : "", "parse-names" : false, "suffix" : "" }, { "dropping-particle" : "", "family" : "Cronin", "given" : "Meghan F", "non-dropping-particle" : "", "parse-names" : false, "suffix" : "" }, { "dropping-particle" : "", "family" : "Carlo", "given" : "Eric H", "non-dropping-particle" : "De", "parse-names" : false, "suffix" : "" }, { "dropping-particle" : "", "family" : "Hales", "given" : "Burke", "non-dropping-particle" : "", "parse-names" : false, "suffix" : "" }, { "dropping-particle" : "", "family" : "Howden", "given" : "Stephan D", "non-dropping-particle" : "", "parse-names" : false, "suffix" : "" }, { "dropping-particle" : "", "family" : "Lee", "given" : "Charity M", "non-dropping-particle" : "", "parse-names" : false, "suffix" : "" }, { "dropping-particle" : "", "family" : "Manzello", "given" : "Derek P", "non-dropping-particle" : "", "parse-names" : false, "suffix" : "" }, { "dropping-particle" : "", "family" : "McPhaden", "given" : "Michael J", "non-dropping-particle" : "", "parse-names" : false, "suffix" : "" }, { "dropping-particle" : "", "family" : "Mel\u00e9ndez", "given" : "Melissa", "non-dropping-particle" : "", "parse-names" : false, "suffix" : "" }, { "dropping-particle" : "", "family" : "Mickett", "given" : "John B", "non-dropping-particle" : "", "parse-names" : false, "suffix" : "" }, { "dropping-particle" : "", "family" : "Newton", "given" : "Jan A", "non-dropping-particle" : "", "parse-names" : false, "suffix" : "" }, { "dropping-particle" : "", "family" : "Noakes", "given" : "Scott E", "non-dropping-particle" : "", "parse-names" : false, "suffix" : "" }, { "dropping-particle" : "", "family" : "Noh", "given" : "Jae Hoon", "non-dropping-particle" : "", "parse-names" : false, "suffix" : "" }, { "dropping-particle" : "", "family" : "Olafsdottir", "given" : "Solveig R", "non-dropping-particle" : "", "parse-names" : false, "suffix" : "" }, { "dropping-particle" : "", "family" : "Salisbury", "given" : "Joseph E", "non-dropping-particle" : "", "parse-names" : false, "suffix" : "" }, { "dropping-particle" : "", "family" : "Send", "given" : "Uwe", "non-dropping-particle" : "", "parse-names" : false, "suffix" : "" }, { "dropping-particle" : "", "family" : "Trull", "given" : "Thomas W", "non-dropping-particle" : "", "parse-names" : false, "suffix" : "" }, { "dropping-particle" : "", "family" : "Vandemark", "given" : "Douglas C", "non-dropping-particle" : "", "parse-names" : false, "suffix" : "" }, { "dropping-particle" : "", "family" : "Weller", "given" : "Robert A", "non-dropping-particle" : "", "parse-names" : false, "suffix" : "" } ], "container-title" : "Earth System Science Data", "id" : "ITEM-2", "issue" : "1", "issued" : { "date-parts" : [ [ "2019", "3", "26" ] ] }, "page" : "421-439", "title" : "Autonomous seawater CO2 and pH time series from 40 surface buoys and the emergence of anthropogenic trends", "translator" : [ { "dropping-particle" : "", "family" : "L6261", "given" : "", "non-dropping-particle" : "", "parse-names" : false, "suffix" : "" } ], "type" : "article-journal", "volume" : "11" }, "uris" : [ "http://www.mendeley.com/documents/?uuid=66ce9006-25d0-4ffb-9ba5-199df11dcad5" ] } ], "mendeley" : { "formattedCitation" : "(Sutton et al., 2019; Turk et al., 2019)", "plainTextFormattedCitation" : "(Sutton et al., 2019; Turk et al., 2019)", "previouslyFormattedCitation" : "(Sutton et al., 2019; Turk et al., 2019)" }, "properties" : { "noteIndex" : 0 }, "schema" : "https://github.com/citation-style-language/schema/raw/master/csl-citation.json" }</w:instrText>
      </w:r>
      <w:r w:rsidRPr="001E7A27">
        <w:rPr>
          <w:rStyle w:val="AR6BodyTextCar"/>
          <w:lang w:val="en-GB"/>
        </w:rPr>
        <w:fldChar w:fldCharType="separate"/>
      </w:r>
      <w:r w:rsidR="00025FA2" w:rsidRPr="001E7A27">
        <w:rPr>
          <w:rStyle w:val="AR6BodyTextCar"/>
          <w:noProof/>
          <w:lang w:val="en-GB"/>
        </w:rPr>
        <w:t>(Sutton et al., 2019; Turk et al., 2019)</w:t>
      </w:r>
      <w:r w:rsidRPr="001E7A27">
        <w:rPr>
          <w:rStyle w:val="AR6BodyTextCar"/>
          <w:lang w:val="en-GB"/>
        </w:rPr>
        <w:fldChar w:fldCharType="end"/>
      </w:r>
      <w:r w:rsidRPr="001E7A27">
        <w:rPr>
          <w:rStyle w:val="AR6BodyTextCar"/>
          <w:lang w:val="en-GB"/>
        </w:rPr>
        <w:t xml:space="preserve">. </w:t>
      </w:r>
    </w:p>
    <w:p w14:paraId="744DF19E" w14:textId="77777777" w:rsidR="00F620F1" w:rsidRPr="001E7A27" w:rsidRDefault="00F620F1" w:rsidP="005C7F25">
      <w:pPr>
        <w:pStyle w:val="AR6BodyText"/>
        <w:rPr>
          <w:rStyle w:val="AR6BodyTextCar"/>
          <w:lang w:val="en-GB"/>
        </w:rPr>
      </w:pPr>
    </w:p>
    <w:p w14:paraId="6D3B38E0" w14:textId="20A339A4" w:rsidR="00F620F1" w:rsidRPr="001E7A27" w:rsidRDefault="00F620F1" w:rsidP="005C7F25">
      <w:pPr>
        <w:pStyle w:val="AR6BodyText"/>
        <w:rPr>
          <w:lang w:val="en-GB"/>
        </w:rPr>
      </w:pPr>
      <w:bookmarkStart w:id="3475" w:name="_Hlk63328873"/>
      <w:r w:rsidRPr="001E7A27">
        <w:rPr>
          <w:lang w:val="en-GB"/>
        </w:rPr>
        <w:t xml:space="preserve">Observations and models predict </w:t>
      </w:r>
      <w:del w:id="3476" w:author="Soapbox" w:date="2021-07-20T08:43:00Z">
        <w:r w:rsidRPr="001E7A27" w:rsidDel="00BA71CD">
          <w:rPr>
            <w:lang w:val="en-GB"/>
          </w:rPr>
          <w:delText xml:space="preserve">for the northeast Pacific coastal upwelling area </w:delText>
        </w:r>
      </w:del>
      <w:r w:rsidRPr="001E7A27">
        <w:rPr>
          <w:lang w:val="en-GB"/>
        </w:rPr>
        <w:t>an expansion and intensification of low-pH deep water intrusions</w:t>
      </w:r>
      <w:ins w:id="3477" w:author="Soapbox" w:date="2021-07-20T08:43:00Z">
        <w:r w:rsidR="00BA71CD" w:rsidRPr="001E7A27">
          <w:rPr>
            <w:lang w:val="en-GB"/>
          </w:rPr>
          <w:t xml:space="preserve"> for the northeast Pacific coastal upwelling area</w:t>
        </w:r>
      </w:ins>
      <w:r w:rsidRPr="001E7A27">
        <w:rPr>
          <w:lang w:val="en-GB"/>
        </w:rPr>
        <w:t xml:space="preserve"> </w:t>
      </w:r>
      <w:r w:rsidRPr="001E7A27">
        <w:rPr>
          <w:lang w:val="en-GB"/>
          <w:rPrChange w:id="3478" w:author="Ian Blenkinsop" w:date="2021-07-28T14:12:00Z">
            <w:rPr>
              <w:i/>
              <w:iCs/>
              <w:lang w:val="en-GB"/>
            </w:rPr>
          </w:rPrChange>
        </w:rPr>
        <w:t>(</w:t>
      </w:r>
      <w:r w:rsidRPr="001E7A27">
        <w:rPr>
          <w:i/>
          <w:iCs/>
          <w:lang w:val="en-GB"/>
        </w:rPr>
        <w:t>high agreement</w:t>
      </w:r>
      <w:r w:rsidRPr="001E7A27">
        <w:rPr>
          <w:lang w:val="en-GB"/>
          <w:rPrChange w:id="3479" w:author="Ian Blenkinsop" w:date="2021-07-28T14:12:00Z">
            <w:rPr>
              <w:i/>
              <w:iCs/>
              <w:lang w:val="en-GB"/>
            </w:rPr>
          </w:rPrChange>
        </w:rPr>
        <w:t>,</w:t>
      </w:r>
      <w:r w:rsidRPr="001E7A27">
        <w:rPr>
          <w:i/>
          <w:iCs/>
          <w:lang w:val="en-GB"/>
        </w:rPr>
        <w:t xml:space="preserve"> robust evidence</w:t>
      </w:r>
      <w:r w:rsidRPr="001E7A27">
        <w:rPr>
          <w:lang w:val="en-GB"/>
          <w:rPrChange w:id="3480" w:author="Ian Blenkinsop" w:date="2021-07-28T14:12:00Z">
            <w:rPr>
              <w:i/>
              <w:iCs/>
              <w:lang w:val="en-GB"/>
            </w:rPr>
          </w:rPrChange>
        </w:rPr>
        <w:t>)</w:t>
      </w:r>
      <w:r w:rsidRPr="001E7A27">
        <w:rPr>
          <w:lang w:val="en-GB"/>
        </w:rPr>
        <w:t xml:space="preserve"> </w:t>
      </w:r>
      <w:r w:rsidRPr="001E7A27">
        <w:rPr>
          <w:lang w:val="en-GB"/>
        </w:rPr>
        <w:fldChar w:fldCharType="begin" w:fldLock="1"/>
      </w:r>
      <w:r w:rsidR="001B061E" w:rsidRPr="001E7A27">
        <w:rPr>
          <w:lang w:val="en-GB"/>
        </w:rPr>
        <w:instrText>ADDIN CSL_CITATION { "citationItems" : [ { "id" : "ITEM-1", "itemData" : { "DOI" : "10.5194/bg-10-193-2013", "ISSN" : "1726-4189", "abstract" : "Abstract. Due to seasonal upwelling, the upper ocean waters of the California Current System (CCS) have a naturally low pH and aragonite saturation state (&amp;Omega;arag), making this region particularly prone to the effects of ocean acidification. Here, we use the Regional Oceanic Modeling System (ROMS) to conduct preindustrial and transient (1995\u20132050) simulations of ocean biogeochemistry in the CCS. The transient simulations were forced with increasing atmospheric pCO2 and increasing oceanic dissolved inorganic carbon concentrations at the lateral boundaries, as projected by the NCAR CSM 1.4 model for the IPCC SRES A2 scenario. Our results show a large seasonal variability in pH (range of ~ 0.14) and &amp;Omega;arag (~ 0.2) for the nearshore areas (50 km from shore). This variability is created by the interplay of physical and biogeochemical processes. Despite this large variability, we find that present-day pH and &amp;Omega;arag have already moved outside of their simulated preindustrial variability envelopes (defined by \u00b11 temporal standard deviation) due to the rapidly increasing concentrations of atmospheric CO2. The nearshore surface pH of the northern and central CCS are simulated to move outside of their present-day variability envelopes by the mid-2040s and late 2030s, respectively. This transition may occur even earlier for nearshore surface &amp;Omega;arag, which is projected to depart from its present-day variability envelope by the early- to mid-2030s. The aragonite saturation horizon of the central CCS is projected to shoal into the upper 75 m within the next 25 yr, causing near-permanent undersaturation in subsurface waters. Due to the model's overestimation of &amp;Omega;arag, this transition may occur even earlier than simulated by the model. Overall, our study shows that the CCS joins the Arctic and Southern oceans as one of only a few known ocean regions presently approaching the dual threshold of widespread and near-permanent undersaturation with respect to aragonite and a departure from its variability envelope. In these regions, organisms may be forced to rapidly adjust to conditions that are both inherently chemically challenging and also substantially different from past conditions.", "author" : [ { "dropping-particle" : "", "family" : "Hauri", "given" : "C.", "non-dropping-particle" : "", "parse-names" : false, "suffix" : "" }, { "dropping-particle" : "", "family" : "Gruber", "given" : "N.", "non-dropping-particle" : "", "parse-names" : false, "suffix" : "" }, { "dropping-particle" : "", "family" : "Vogt", "given" : "M.", "non-dropping-particle" : "", "parse-names" : false, "suffix" : "" }, { "dropping-particle" : "", "family" : "Doney", "given" : "S. C.", "non-dropping-particle" : "", "parse-names" : false, "suffix" : "" }, { "dropping-particle" : "", "family" : "Feely", "given" : "R. A.", "non-dropping-particle" : "", "parse-names" : false, "suffix" : "" }, { "dropping-particle" : "", "family" : "Lachkar", "given" : "Z.", "non-dropping-particle" : "", "parse-names" : false, "suffix" : "" }, { "dropping-particle" : "", "family" : "Leinweber", "given" : "A.", "non-dropping-particle" : "", "parse-names" : false, "suffix" : "" }, { "dropping-particle" : "", "family" : "McDonnell", "given" : "A. M. P.", "non-dropping-particle" : "", "parse-names" : false, "suffix" : "" }, { "dropping-particle" : "", "family" : "Munnich", "given" : "M.", "non-dropping-particle" : "", "parse-names" : false, "suffix" : "" }, { "dropping-particle" : "", "family" : "Plattner", "given" : "G.-K.", "non-dropping-particle" : "", "parse-names" : false, "suffix" : "" } ], "container-title" : "Biogeosciences", "id" : "ITEM-1", "issue" : "1", "issued" : { "date-parts" : [ [ "2013", "1", "14" ] ] }, "page" : "193-216", "title" : "Spatiotemporal variability and long-term trends of ocean acidification in the California Current System", "translator" : [ { "dropping-particle" : "", "family" : "L6206", "given" : "", "non-dropping-particle" : "", "parse-names" : false, "suffix" : "" } ], "type" : "article-journal", "volume" : "10" }, "uris" : [ "http://www.mendeley.com/documents/?uuid=cfc70409-c115-49d5-81e5-83298940cce0", "http://www.mendeley.com/documents/?uuid=3306cd63-d0ae-44d8-9680-e367939a2f3c" ] }, { "id" : "ITEM-2",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"ITEM-2",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"id" : "ITEM-3", "itemData" : { "DOI" : "10.1016/j.ecss.2016.08.043", "ISSN" : "02727714", "abstract" : "Abstract The continental shelf region off the west coast of North America is seasonally exposed to water with a low aragonite saturation state by coastal upwelling of CO2-rich waters. To date, the spatial and temporal distribution of anthropogenic CO2 (Canth) within the CO2-rich waters is largely unknown. Here we adapt the multiple linear regression approach to utilize the GO-SHIP Repeat Hydrography data from the northeast Pacific to establish an annually updated relationship between Canth and potential density. This relationship was then used with the NOAA Ocean Acidification Program West Coast Ocean Acidification (WCOA) cruise data sets from 2007, 2011, 2012, and 2013 to determine the spatial variations of Canth in the upwelled water. Our results show large spatial differences in Canth in surface waters along the coast, with the lowest values (37\u201355 \u03bcmol kg\u22121) in strong upwelling regions off southern Oregon and northern California and higher values (51\u201363 \u03bcmol kg\u22121) to the north and south of this region. Coastal dissolved inorganic carbon concentrations are also elevated due to a natural remineralized component (Cbio), which represents carbon accumulated through net respiration in the seawater that has not yet degassed to the atmosphere. Average surface Canth is almost twice the surface remineralized component. In contrast, Canth is only about one third and one fifth of the remineralized component at 50 m and 100 m depth, respectively. Uptake of Canth has caused the aragonite saturation horizon to shoal by approximately 30\u201350 m since the preindustrial period so that undersaturated waters are well within the regions of the continental shelf that affect the shell dissolution of living pteropods. Our data show that the most severe biological impacts occur in the nearshore waters, where corrosive waters are closest to the surface. Since the pre-industrial times, pteropod shell dissolution has, on average, increased approximately 19\u201326% in both nearshore and offshore waters.", "author" : [ { "dropping-particle" : "", "family" : "Feely", "given" : "Richard A", "non-dropping-particle" : "", "parse-names" : false, "suffix" : "" }, { "dropping-particle" : "", "family" : "Alin", "given" : "Simone R", "non-dropping-particle" : "", "parse-names" : false, "suffix" : "" }, { "dropping-particle" : "", "family" : "Carter", "given" : "Brendan", "non-dropping-particle" : "", "parse-names" : false, "suffix" : "" }, { "dropping-particle" : "", "family" : "Bednar\u0161ek", "given" : "Nina", "non-dropping-particle" : "", "parse-names" : false, "suffix" : "" }, { "dropping-particle" : "", "family" : "Hales", "given" : "Burke", "non-dropping-particle" : "", "parse-names" : false, "suffix" : "" }, { "dropping-particle" : "", "family" : "Chan", "given" : "Francis", "non-dropping-particle" : "", "parse-names" : false, "suffix" : "" }, { "dropping-particle" : "", "family" : "Hill", "given" : "Tessa M", "non-dropping-particle" : "", "parse-names" : false, "suffix" : "" }, { "dropping-particle" : "", "family" : "Gaylord", "given" : "Brian", "non-dropping-particle" : "", "parse-names" : false, "suffix" : "" }, { "dropping-particle" : "", "family" : "Sanford", "given" : "Eric", "non-dropping-particle" : "", "parse-names" : false, "suffix" : "" }, { "dropping-particle" : "", "family" : "Byrne", "given" : "Robert H", "non-dropping-particle" : "", "parse-names" : false, "suffix" : "" }, { "dropping-particle" : "", "family" : "Sabine", "given" : "Christopher L", "non-dropping-particle" : "", "parse-names" : false, "suffix" : "" }, { "dropping-particle" : "", "family" : "Greeley", "given" : "Dana", "non-dropping-particle" : "", "parse-names" : false, "suffix" : "" }, { "dropping-particle" : "", "family" : "Juranek", "given" : "Lauren", "non-dropping-particle" : "", "parse-names" : false, "suffix" : "" } ], "container-title" : "Estuarine, Coastal and Shelf Science", "id" : "ITEM-3", "issued" : { "date-parts" : [ [ "2016", "12", "20" ] ] }, "page" : "260-270", "title" : "Chemical and biological impacts of ocean acidification along the west coast of North America", "translator" : [ { "dropping-particle" : "", "family" : "L6192", "given" : "", "non-dropping-particle" : "", "parse-names" : false, "suffix" : "" } ], "type" : "article-journal", "volume" : "183" }, "uris" : [ "http://www.mendeley.com/documents/?uuid=fd01457d-0a1a-408c-9c6d-2278aaa63cf9" ] } ], "mendeley" : { "formattedCitation" : "(Hauri et al., 2013; Feely et al., 2016; Cai et al., 2020)", "plainTextFormattedCitation" : "(Hauri et al., 2013; Feely et al., 2016; Cai et al., 2020)", "previouslyFormattedCitation" : "(Hauri et al., 2013; Feely et al., 2016; Cai et al., 2020)" }, "properties" : { "noteIndex" : 0 }, "schema" : "https://github.com/citation-style-language/schema/raw/master/csl-citation.json" }</w:instrText>
      </w:r>
      <w:r w:rsidRPr="001E7A27">
        <w:rPr>
          <w:lang w:val="en-GB"/>
        </w:rPr>
        <w:fldChar w:fldCharType="separate"/>
      </w:r>
      <w:r w:rsidR="00025FA2" w:rsidRPr="001E7A27">
        <w:rPr>
          <w:noProof/>
          <w:lang w:val="en-GB"/>
        </w:rPr>
        <w:t>(Hauri et al., 2013; Feely et al., 2016; Cai et al., 2020)</w:t>
      </w:r>
      <w:r w:rsidRPr="001E7A27">
        <w:rPr>
          <w:lang w:val="en-GB"/>
        </w:rPr>
        <w:fldChar w:fldCharType="end"/>
      </w:r>
      <w:r w:rsidRPr="001E7A27">
        <w:rPr>
          <w:lang w:val="en-GB"/>
        </w:rPr>
        <w:t xml:space="preserve">. </w:t>
      </w:r>
      <w:bookmarkEnd w:id="3475"/>
      <w:ins w:id="3481" w:author="Soapbox" w:date="2021-07-20T08:43:00Z">
        <w:r w:rsidR="00F54D3A" w:rsidRPr="001E7A27">
          <w:rPr>
            <w:lang w:val="en-GB"/>
          </w:rPr>
          <w:t>A</w:t>
        </w:r>
      </w:ins>
      <w:del w:id="3482" w:author="Soapbox" w:date="2021-07-20T08:43:00Z">
        <w:r w:rsidRPr="001E7A27" w:rsidDel="00F54D3A">
          <w:rPr>
            <w:lang w:val="en-GB"/>
          </w:rPr>
          <w:delText>There, a</w:delText>
        </w:r>
      </w:del>
      <w:r w:rsidRPr="001E7A27">
        <w:rPr>
          <w:lang w:val="en-GB"/>
        </w:rPr>
        <w:t>reas such as the California Current System are naturally exposed to intrusions of low‐pH, high pCO</w:t>
      </w:r>
      <w:r w:rsidRPr="001E7A27">
        <w:rPr>
          <w:vertAlign w:val="subscript"/>
          <w:lang w:val="en-GB"/>
        </w:rPr>
        <w:t>2sea</w:t>
      </w:r>
      <w:r w:rsidRPr="001E7A27">
        <w:rPr>
          <w:lang w:val="en-GB"/>
        </w:rPr>
        <w:t xml:space="preserve"> deep waters from reminerali</w:t>
      </w:r>
      <w:ins w:id="3483" w:author="Soapbox" w:date="2021-07-16T11:07:00Z">
        <w:r w:rsidR="00507331" w:rsidRPr="001E7A27">
          <w:rPr>
            <w:lang w:val="en-GB"/>
          </w:rPr>
          <w:t>z</w:t>
        </w:r>
      </w:ins>
      <w:del w:id="3484" w:author="Soapbox" w:date="2021-07-16T11:07:00Z">
        <w:r w:rsidRPr="001E7A27" w:rsidDel="00507331">
          <w:rPr>
            <w:lang w:val="en-GB"/>
          </w:rPr>
          <w:delText>s</w:delText>
        </w:r>
      </w:del>
      <w:r w:rsidRPr="001E7A27">
        <w:rPr>
          <w:lang w:val="en-GB"/>
        </w:rPr>
        <w:t>ation processes and anthropogenic CO</w:t>
      </w:r>
      <w:r w:rsidRPr="001E7A27">
        <w:rPr>
          <w:vertAlign w:val="subscript"/>
          <w:lang w:val="en-GB"/>
        </w:rPr>
        <w:t>2</w:t>
      </w:r>
      <w:r w:rsidRPr="001E7A27">
        <w:rPr>
          <w:lang w:val="en-GB"/>
        </w:rPr>
        <w:t xml:space="preserve"> intrusion </w:t>
      </w:r>
      <w:r w:rsidRPr="001E7A27">
        <w:rPr>
          <w:lang w:val="en-GB"/>
        </w:rPr>
        <w:fldChar w:fldCharType="begin" w:fldLock="1"/>
      </w:r>
      <w:r w:rsidR="00747167" w:rsidRPr="001E7A27">
        <w:rPr>
          <w:lang w:val="en-GB"/>
        </w:rPr>
        <w:instrText>ADDIN CSL_CITATION { "citationItems" : [ { "id" : "ITEM-1", "itemData" : { "DOI" : "10.1029/2019JC015255", "ISSN" : "2169-9275", "abstract" : "Abstract We analyzed impacts of the 2014?2015 Pacific Warm Anomaly and 2015?2016 El Ni\u00f1o on physical and biogeochemical variables at two southern California Current System moorings (CCE2, nearshore upwelling off Point Conception; CCE1, offshore California Current). Nitrate and Chl-a fluorescence were &lt;1 ?M and &lt;1 Standardized Fluorescence Unit, respectively, at CCE2 for the entire durations of the Warm Anomaly and El Ni\u00f1o, the two longest periods of such low values in our time series. Negative nitrate and Chl-a anomalies at CCE2 were interrupted briefly by upwelling conditions in spring 2015. Near-surface temperature anomalies appeared simultaneously at both moorings in spring 2014, indicating region-wide onset of Warm Anomaly temperatures, although sustained negative nitrate and Chl-a anomalies only occurred offshore at CCE1 during El Ni\u00f1o (summer 2015 to spring 2016). Warm Anomaly temperature changes were expressed more strongly in near-surface (&lt;40 m) than subsurface (75 m) waters at both moorings, while El Ni\u00f1o produced comparable temperature anomalies at near-surface and subsurface depths. Nearshore \u03a9aragonite at 76 m showed notably fewer undersaturation events during both warm periods, suggesting an environment more conducive to calcifying organisms. Planktonic calcifying molluscs (pteropods and heteropods) increased markedly in springs 2014 and 2016 and remained modestly elevated in spring 2015. Moorings provide high-frequency measurements essential for resolving the onset timing of anomalous conditions and frequency and duration of short-term (days-to-weeks) perturbations (reduced nitrate and aragonite undersaturation events) that can affect marine organisms.", "author" : [ { "dropping-particle" : "", "family" : "Lilly", "given" : "Laura E", "non-dropping-particle" : "", "parse-names" : false, "suffix" : "" }, { "dropping-particle" : "", "family" : "Send", "given" : "Uwe", "non-dropping-particle" : "", "parse-names" : false, "suffix" : "" }, { "dropping-particle" : "", "family" : "Lankhorst", "given" : "Matthias", "non-dropping-particle" : "", "parse-names" : false, "suffix" : "" }, { "dropping-particle" : "", "family" : "Martz", "given" : "Todd R", "non-dropping-particle" : "", "parse-names" : false, "suffix" : "" }, { "dropping-particle" : "", "family" : "Feely", "given" : "Richard A", "non-dropping-particle" : "", "parse-names" : false, "suffix" : "" }, { "dropping-particle" : "", "family" : "Sutton", "given" : "Adrienne J", "non-dropping-particle" : "", "parse-names" : false, "suffix" : "" }, { "dropping-particle" : "", "family" : "Ohman", "given" : "Mark D", "non-dropping-particle" : "", "parse-names" : false, "suffix" : "" } ], "container-title" : "Journal of Geophysical Research: Oceans", "id" : "ITEM-1", "issue" : "10", "issued" : { "date-parts" : [ [ "2019", "10", "16" ] ] }, "note" : "From Duplicate 1 (Biogeochemical Anomalies at Two Southern California Current System Moorings During the 2014\u20132016 Warm Anomaly\u2010El Ni\u00f1o Sequence - Lilly, Laura E; Send, Uwe; Lankhorst, Matthias; Martz, Todd R; Feely, Richard A; Sutton, Adrienne J; Ohman, Mark D)\n\ndoi: 10.1029/2019JC015255", "page" : "6886-6903", "publisher" : "John Wiley &amp; Sons, Ltd", "title" : "Biogeochemical Anomalies at Two Southern California Current System Moorings During the 2014\u20132016 Warm Anomaly-El Ni\u00f1o Sequence", "translator" : [ { "dropping-particle" : "", "family" : "L2894", "given" : "", "non-dropping-particle" : "", "parse-names" : false, "suffix" : "" } ], "type" : "article-journal", "volume" : "124" }, "uris" : [ "http://www.mendeley.com/documents/?uuid=1ab28485-ddd8-4673-a814-9e8134aca112" ] }, { "id" : "ITEM-2", "itemData" : { "DOI" : "10.1126/science.1155676", "ISSN" : "0036-8075", "abstract" : "The absorption of atmospheric carbon dioxide (CO2) into the ocean lowers the pH of the waters. This so-called ocean acidification could have important consequences for marine ecosystems. To better understand the extent of this ocean acidification in coastal waters, we conducted hydrographic surveys along the continental shelf of western North America from central Canada to northern Mexico. We observed seawater that is undersaturated with respect to aragonite upwelling onto large portions of the continental shelf, reaching depths of \u223c40 to 120 meters along most transect lines and all the way to the surface on one transect off northern California. Although seasonal upwelling of the undersaturated waters onto the shelf is a natural phenomenon in this region, the ocean uptake of anthropogenic CO2 has increased the areal extent of the affected area.", "author" : [ { "dropping-particle" : "", "family" : "Feely", "given" : "Richard A", "non-dropping-particle" : "", "parse-names" : false, "suffix" : "" }, { "dropping-particle" : "", "family" : "Sabine", "given" : "Christopher L", "non-dropping-particle" : "", "parse-names" : false, "suffix" : "" }, { "dropping-particle" : "", "family" : "Hernandez-Ayon", "given" : "J Martin", "non-dropping-particle" : "", "parse-names" : false, "suffix" : "" }, { "dropping-particle" : "", "family" : "Ianson", "given" : "Debby", "non-dropping-particle" : "", "parse-names" : false, "suffix" : "" }, { "dropping-particle" : "", "family" : "Hales", "given" : "Burke", "non-dropping-particle" : "", "parse-names" : false, "suffix" : "" } ], "container-title" : "Science", "id" : "ITEM-2", "issue" : "5882", "issued" : { "date-parts" : [ [ "2008", "6", "13" ] ] }, "note" : "From Duplicate 1 (Evidence for Upwelling of Corrosive &amp;quot;Acidified&amp;quot; Water onto the Continental Shelf - Feely, Richard A; Sabine, Christopher L; Hernandez-Ayon, J Martin; Ianson, Debby; Hales, Burke)\n\n10.1126/science.1155676", "page" : "1490-1492", "title" : "Evidence for upwelling of corrosive \"acidified\" water onto the continental shelf", "translator" : [ { "dropping-particle" : "", "family" : "L6608", "given" : "", "non-dropping-particle" : "", "parse-names" : false, "suffix" : "" } ], "type" : "article-journal", "volume" : "320" }, "uris" : [ "http://www.mendeley.com/documents/?uuid=6d0aa584-61b7-41a5-b014-142b591d6086" ] }, { "id" : "ITEM-3", "itemData" : { "DOI" : "10.1016/j.ecss.2010.05.004", "ISSN" : "02727714", "abstract" : "Puget Sound is a large estuary complex in the U.S. Pacific Northwest that is home to a diverse and economically important ecosystem threatened by anthropogenic impacts associated with climate change, urbanization, and ocean acidification. While ocean acidification has been studied in oceanic waters, little is known regarding its status in estuaries. Anthropogenically acidified coastal waters upwelling along the western North American continental margin can enter Puget Sound through the Strait of Juan de Fuca. In order to study the combined effects of ocean acidification and other natural and anthropogenic processes on Puget Sound waters, we made the first inorganic carbon measurements in this estuary on two survey cruises in February and August of 2008. Observed pH and aragonite saturation state values in surface and subsurface waters were substantially lower in parts of Puget Sound than would be expected from anthropogenic carbon dioxide (CO(2)) uptake alone. We estimate that ocean acidification can account for 24-49% of the pH decrease in the deep waters of the Hood Canal sub-basin of Puget Sound relative to estimated pre-industrial values. The remaining change in pH between when seawater enters the sound and when it reaches this deep basin results from remineralization of organic matter due to natural or anthropogenically stimulated respiration processes within Puget Sound. Over time, however, the relative impact of ocean acidification could increase significantly, accounting for 49-82% of the pH decrease in subsurface waters for a doubling of atmospheric CO(2). These changes may have profound impacts on the Puget Sound ecosystem over the next several decades. These estimates suggest that the role ocean acidification will play in estuaries may be different from the open ocean. Published by Elsevier Ltd.", "author" : [ { "dropping-particle" : "", "family" : "Feely", "given" : "Richard A", "non-dropping-particle" : "", "parse-names" : false, "suffix" : "" }, { "dropping-particle" : "", "family" : "Alin", "given" : "Simone R", "non-dropping-particle" : "", "parse-names" : false, "suffix" : "" }, { "dropping-particle" : "", "family" : "Newton", "given" : "Jan", "non-dropping-particle" : "", "parse-names" : false, "suffix" : "" }, { "dropping-particle" : "", "family" : "Sabine", "given" : "Christopher L", "non-dropping-particle" : "", "parse-names" : false, "suffix" : "" }, { "dropping-particle" : "", "family" : "Warner", "given" : "Mark", "non-dropping-particle" : "", "parse-names" : false, "suffix" : "" }, { "dropping-particle" : "", "family" : "Devol", "given" : "Allan", "non-dropping-particle" : "", "parse-names" : false, "suffix" : "" }, { "dropping-particle" : "", "family" : "Krembs", "given" : "Christopher", "non-dropping-particle" : "", "parse-names" : false, "suffix" : "" }, { "dropping-particle" : "", "family" : "Maloy", "given" : "Carol", "non-dropping-particle" : "", "parse-names" : false, "suffix" : "" } ], "container-title" : "Estuarine, Coastal and Shelf Science", "id" : "ITEM-3", "issue" : "4", "issued" : { "date-parts" : [ [ "2010", "8" ] ] }, "page" : "442-449", "title" : "The combined effects of ocean acidification, mixing, and respiration on pH and carbonate saturation in an urbanized estuary", "translator" : [ { "dropping-particle" : "", "family" : "L6203", "given" : "", "non-dropping-particle" : "", "parse-names" : false, "suffix" : "" } ], "type" : "article-journal", "volume" : "88" }, "uris" : [ "http://www.mendeley.com/documents/?uuid=6f74fb67-4eaf-4d2d-b835-eb56a68cccc1", "http://www.mendeley.com/documents/?uuid=d4892105-c4a9-483f-b6ea-adde3c0e7aa5" ] }, { "id" : "ITEM-4", "itemData" : { "DOI" : "10.5670/oceanog.2019.312", "ISSN" : "10428275", "author" : [ { "dropping-particle" : "", "family" : "Chan", "given" : "Francis", "non-dropping-particle" : "", "parse-names" : false, "suffix" : "" }, { "dropping-particle" : "", "family" : "Barth", "given" : "John", "non-dropping-particle" : "", "parse-names" : false, "suffix" : "" }, { "dropping-particle" : "", "family" : "Kroeker", "given" : "Kristy", "non-dropping-particle" : "", "parse-names" : false, "suffix" : "" }, { "dropping-particle" : "", "family" : "Lubchenco", "given" : "Jane", "non-dropping-particle" : "", "parse-names" : false, "suffix" : "" }, { "dropping-particle" : "", "family" : "Menge", "given" : "Bruce", "non-dropping-particle" : "", "parse-names" : false, "suffix" : "" } ], "container-title" : "Oceanography", "id" : "ITEM-4", "issue" : "3", "issued" : { "date-parts" : [ [ "2019", "9", "1" ] ] }, "page" : "62-71", "title" : "The dynamics and impact of ocean acidification and hypoxia: insights from sustained investigations in the northern California current large marine ecosystem", "translator" : [ { "dropping-particle" : "", "family" : "L6591", "given" : "", "non-dropping-particle" : "", "parse-names" : false, "suffix" : "" } ], "type" : "article-journal", "volume" : "32" }, "uris" : [ "http://www.mendeley.com/documents/?uuid=6f3dbb7f-489c-4708-93c7-dee0ca7072d3" ] }, { "id" : "ITEM-5",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"ITEM-5",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"id" : "ITEM-6", "itemData" : { "DOI" : "10.1016/j.csr.2017.11.002", "ISSN" : "02784343", "abstract" : "Inorganic carbon chemistry data from the surface and subsurface waters of the West Coast of North America have been compared with similar data from the northern Gulf of Mexico to demonstrate how future changes in CO2 emissions will affect chemical changes in coastal waters affected by respiration-induced hypoxia ([O2] \u2264 ~ 60\u00b5molkg\u22121). In surface waters, the percentage change in the carbon parameters due to increasing CO2 emissions are very similar for both regions even though the absolute decrease in aragonite saturation is much higher in the warmer waters of the Gulf of Mexico. However, in subsurface waters the changes are enhanced due to differences in the initial oxygen concentration and the changes in the buffer capacity (i.e., increasing Revelle Factor) with increasing respiration from the oxidation of organic matter, with the largest impacts on pH and CO2 partial pressure (pCO2) occurring in the colder West Coast waters. As anthropogenic CO2 concentrations begin to build up in subsurface waters, increased atmospheric CO2 will expose organisms to hypercapnic conditions (pCO2 &gt;1000 \u00b5atm) within subsurface depths. Since the maintenance of the extracellular pH appears as the first line of defense against external stresses, many biological response studies have been focused on pCO2-induced hypercapnia. The extent of subsurface exposure will occur sooner and be more widespread in colder waters due to their capacity to hold more dissolved oxygen and the accompanying weaker acid-base buffer capacity. Under present conditions, organisms in the West Coast are exposed to hypercapnic conditions when oxygen concentrations are near 100\u00b5molkg\u22121 but will experience hypercapnia at oxygen concentrations of 260\u00b5molkg\u22121 by year 2100 under the highest elevated-CO2 conditions. Hypercapnia does not occur at present in the Gulf of Mexico but will occur at oxygen concentrations of 170\u00b5molkg\u22121 by the end of the century under similar conditions. The aragonite saturation horizon is currently above the hypoxic zone in the West Coast. With increasing atmospheric CO2, it is expected to shoal up close to surface waters under the IPCC Representative Concentration Pathway (RCP) 8.5 in West Coast waters, while aragonite saturation state will exhibit steeper gradients in the Gulf of Mexico. This study demonstrates how different biological thresholds (e.g., hypoxia, CaCO3 undersaturation, hypercapnia) will vary asymmetrically because of local initial conditions that are affected diff\u2026", "author" : [ { "dropping-particle" : "", "family" : "Feely", "given" : "Richard A", "non-dropping-particle" : "", "parse-names" : false, "suffix" : "" }, { "dropping-particle" : "", "family" : "Okazaki", "given" : "Remy R", "non-dropping-particle" : "", "parse-names" : false, "suffix" : "" }, { "dropping-particle" : "", "family" : "Cai", "given" : "Wei-Jun", "non-dropping-particle" : "", "parse-names" : false, "suffix" : "" }, { "dropping-particle" : "", "family" : "Bednar\u0161ek", "given" : "Nina", "non-dropping-particle" : "", "parse-names" : false, "suffix" : "" }, { "dropping-particle" : "", "family" : "Alin", "given" : "Simone R", "non-dropping-particle" : "", "parse-names" : false, "suffix" : "" }, { "dropping-particle" : "", "family" : "Byrne", "given" : "Robert H", "non-dropping-particle" : "", "parse-names" : false, "suffix" : "" }, { "dropping-particle" : "", "family" : "Fassbender", "given" : "Andrea", "non-dropping-particle" : "", "parse-names" : false, "suffix" : "" } ], "container-title" : "Continental Shelf Research", "id" : "ITEM-6", "issued" : { "date-parts" : [ [ "2018", "1" ] ] }, "page" : "50-60", "title" : "The combined effects of acidification and hypoxia on pH and aragonite saturation in the coastal waters of the California current ecosystem and the northern Gulf of Mexico", "translator" : [ { "dropping-particle" : "", "family" : "L7395", "given" : "", "non-dropping-particle" : "", "parse-names" : false, "suffix" : "" } ], "type" : "article-journal", "volume" : "152" }, "uris" : [ "http://www.mendeley.com/documents/?uuid=d2dc46a6-5266-4eea-aa36-bd06e5fd8846" ] } ], "mendeley" : { "formattedCitation" : "(Feely et al., 2008, 2010, 2018; Chan et al., 2019; Lilly et al., 2019; Cai et al., 2020)", "plainTextFormattedCitation" : "(Feely et al., 2008, 2010, 2018; Chan et al., 2019; Lilly et al., 2019; Cai et al., 2020)", "previouslyFormattedCitation" : "(Feely et al., 2008, 2010, 2018; Chan et al., 2019; Lilly et al., 2019; Cai et al., 2020)" }, "properties" : { "noteIndex" : 0 }, "schema" : "https://github.com/citation-style-language/schema/raw/master/csl-citation.json" }</w:instrText>
      </w:r>
      <w:r w:rsidRPr="001E7A27">
        <w:rPr>
          <w:lang w:val="en-GB"/>
        </w:rPr>
        <w:fldChar w:fldCharType="separate"/>
      </w:r>
      <w:r w:rsidR="00025FA2" w:rsidRPr="001E7A27">
        <w:rPr>
          <w:noProof/>
          <w:lang w:val="en-GB"/>
        </w:rPr>
        <w:t>(Feely et al., 2008, 2010, 2018; Chan et al., 2019; Lilly et al., 2019; Cai et al., 2020)</w:t>
      </w:r>
      <w:r w:rsidRPr="001E7A27">
        <w:rPr>
          <w:lang w:val="en-GB"/>
        </w:rPr>
        <w:fldChar w:fldCharType="end"/>
      </w:r>
      <w:r w:rsidRPr="001E7A27">
        <w:rPr>
          <w:lang w:val="en-GB"/>
        </w:rPr>
        <w:t>.The eastern Pacific coastal upwelling displays seasonality in subsurface aragonite undersaturation as a consequence of the interplay between anthropogenic CO</w:t>
      </w:r>
      <w:r w:rsidRPr="001E7A27">
        <w:rPr>
          <w:vertAlign w:val="subscript"/>
          <w:lang w:val="en-GB"/>
        </w:rPr>
        <w:t>2</w:t>
      </w:r>
      <w:r w:rsidRPr="001E7A27">
        <w:rPr>
          <w:lang w:val="en-GB"/>
        </w:rPr>
        <w:t xml:space="preserve">, respiration and intrusion of upwelling waters </w:t>
      </w:r>
      <w:r w:rsidRPr="001E7A27">
        <w:rPr>
          <w:lang w:val="en-GB"/>
        </w:rPr>
        <w:fldChar w:fldCharType="begin" w:fldLock="1"/>
      </w:r>
      <w:r w:rsidR="001B061E" w:rsidRPr="001E7A27">
        <w:rPr>
          <w:lang w:val="en-GB"/>
        </w:rPr>
        <w:instrText>ADDIN CSL_CITATION { "citationItems" : [ { "id" : "ITEM-1", "itemData" : { "DOI" : "10.1016/j.ecss.2010.05.004", "ISSN" : "02727714", "abstract" : "Puget Sound is a large estuary complex in the U.S. Pacific Northwest that is home to a diverse and economically important ecosystem threatened by anthropogenic impacts associated with climate change, urbanization, and ocean acidification. While ocean acidification has been studied in oceanic waters, little is known regarding its status in estuaries. Anthropogenically acidified coastal waters upwelling along the western North American continental margin can enter Puget Sound through the Strait of Juan de Fuca. In order to study the combined effects of ocean acidification and other natural and anthropogenic processes on Puget Sound waters, we made the first inorganic carbon measurements in this estuary on two survey cruises in February and August of 2008. Observed pH and aragonite saturation state values in surface and subsurface waters were substantially lower in parts of Puget Sound than would be expected from anthropogenic carbon dioxide (CO(2)) uptake alone. We estimate that ocean acidification can account for 24-49% of the pH decrease in the deep waters of the Hood Canal sub-basin of Puget Sound relative to estimated pre-industrial values. The remaining change in pH between when seawater enters the sound and when it reaches this deep basin results from remineralization of organic matter due to natural or anthropogenically stimulated respiration processes within Puget Sound. Over time, however, the relative impact of ocean acidification could increase significantly, accounting for 49-82% of the pH decrease in subsurface waters for a doubling of atmospheric CO(2). These changes may have profound impacts on the Puget Sound ecosystem over the next several decades. These estimates suggest that the role ocean acidification will play in estuaries may be different from the open ocean. Published by Elsevier Ltd.", "author" : [ { "dropping-particle" : "", "family" : "Feely", "given" : "Richard A", "non-dropping-particle" : "", "parse-names" : false, "suffix" : "" }, { "dropping-particle" : "", "family" : "Alin", "given" : "Simone R", "non-dropping-particle" : "", "parse-names" : false, "suffix" : "" }, { "dropping-particle" : "", "family" : "Newton", "given" : "Jan", "non-dropping-particle" : "", "parse-names" : false, "suffix" : "" }, { "dropping-particle" : "", "family" : "Sabine", "given" : "Christopher L", "non-dropping-particle" : "", "parse-names" : false, "suffix" : "" }, { "dropping-particle" : "", "family" : "Warner", "given" : "Mark", "non-dropping-particle" : "", "parse-names" : false, "suffix" : "" }, { "dropping-particle" : "", "family" : "Devol", "given" : "Allan", "non-dropping-particle" : "", "parse-names" : false, "suffix" : "" }, { "dropping-particle" : "", "family" : "Krembs", "given" : "Christopher", "non-dropping-particle" : "", "parse-names" : false, "suffix" : "" }, { "dropping-particle" : "", "family" : "Maloy", "given" : "Carol", "non-dropping-particle" : "", "parse-names" : false, "suffix" : "" } ], "container-title" : "Estuarine, Coastal and Shelf Science", "id" : "ITEM-1", "issue" : "4", "issued" : { "date-parts" : [ [ "2010", "8" ] ] }, "page" : "442-449", "title" : "The combined effects of ocean acidification, mixing, and respiration on pH and carbonate saturation in an urbanized estuary", "translator" : [ { "dropping-particle" : "", "family" : "L6203", "given" : "", "non-dropping-particle" : "", "parse-names" : false, "suffix" : "" } ], "type" : "article-journal", "volume" : "88" }, "uris" : [ "http://www.mendeley.com/documents/?uuid=6f74fb67-4eaf-4d2d-b835-eb56a68cccc1", "http://www.mendeley.com/documents/?uuid=5eeadc65-53ab-44e0-896d-4391e5eedde9" ] }, { "id" : "ITEM-2", "itemData" : { "DOI" : "10.5194/bg-10-193-2013", "ISSN" : "1726-4189", "abstract" : "Abstract. Due to seasonal upwelling, the upper ocean waters of the California Current System (CCS) have a naturally low pH and aragonite saturation state (&amp;Omega;arag), making this region particularly prone to the effects of ocean acidification. Here, we use the Regional Oceanic Modeling System (ROMS) to conduct preindustrial and transient (1995\u20132050) simulations of ocean biogeochemistry in the CCS. The transient simulations were forced with increasing atmospheric pCO2 and increasing oceanic dissolved inorganic carbon concentrations at the lateral boundaries, as projected by the NCAR CSM 1.4 model for the IPCC SRES A2 scenario. Our results show a large seasonal variability in pH (range of ~ 0.14) and &amp;Omega;arag (~ 0.2) for the nearshore areas (50 km from shore). This variability is created by the interplay of physical and biogeochemical processes. Despite this large variability, we find that present-day pH and &amp;Omega;arag have already moved outside of their simulated preindustrial variability envelopes (defined by \u00b11 temporal standard deviation) due to the rapidly increasing concentrations of atmospheric CO2. The nearshore surface pH of the northern and central CCS are simulated to move outside of their present-day variability envelopes by the mid-2040s and late 2030s, respectively. This transition may occur even earlier for nearshore surface &amp;Omega;arag, which is projected to depart from its present-day variability envelope by the early- to mid-2030s. The aragonite saturation horizon of the central CCS is projected to shoal into the upper 75 m within the next 25 yr, causing near-permanent undersaturation in subsurface waters. Due to the model's overestimation of &amp;Omega;arag, this transition may occur even earlier than simulated by the model. Overall, our study shows that the CCS joins the Arctic and Southern oceans as one of only a few known ocean regions presently approaching the dual threshold of widespread and near-permanent undersaturation with respect to aragonite and a departure from its variability envelope. In these regions, organisms may be forced to rapidly adjust to conditions that are both inherently chemically challenging and also substantially different from past conditions.", "author" : [ { "dropping-particle" : "", "family" : "Hauri", "given" : "C.", "non-dropping-particle" : "", "parse-names" : false, "suffix" : "" }, { "dropping-particle" : "", "family" : "Gruber", "given" : "N.", "non-dropping-particle" : "", "parse-names" : false, "suffix" : "" }, { "dropping-particle" : "", "family" : "Vogt", "given" : "M.", "non-dropping-particle" : "", "parse-names" : false, "suffix" : "" }, { "dropping-particle" : "", "family" : "Doney", "given" : "S. C.", "non-dropping-particle" : "", "parse-names" : false, "suffix" : "" }, { "dropping-particle" : "", "family" : "Feely", "given" : "R. A.", "non-dropping-particle" : "", "parse-names" : false, "suffix" : "" }, { "dropping-particle" : "", "family" : "Lachkar", "given" : "Z.", "non-dropping-particle" : "", "parse-names" : false, "suffix" : "" }, { "dropping-particle" : "", "family" : "Leinweber", "given" : "A.", "non-dropping-particle" : "", "parse-names" : false, "suffix" : "" }, { "dropping-particle" : "", "family" : "McDonnell", "given" : "A. M. P.", "non-dropping-particle" : "", "parse-names" : false, "suffix" : "" }, { "dropping-particle" : "", "family" : "Munnich", "given" : "M.", "non-dropping-particle" : "", "parse-names" : false, "suffix" : "" }, { "dropping-particle" : "", "family" : "Plattner", "given" : "G.-K.", "non-dropping-particle" : "", "parse-names" : false, "suffix" : "" } ], "container-title" : "Biogeosciences", "id" : "ITEM-2", "issue" : "1", "issued" : { "date-parts" : [ [ "2013", "1", "14" ] ] }, "page" : "193-216", "title" : "Spatiotemporal variability and long-term trends of ocean acidification in the California Current System", "translator" : [ { "dropping-particle" : "", "family" : "L6206", "given" : "", "non-dropping-particle" : "", "parse-names" : false, "suffix" : "" } ], "type" : "article-journal", "volume" : "10" }, "uris" : [ "http://www.mendeley.com/documents/?uuid=cfc70409-c115-49d5-81e5-83298940cce0", "http://www.mendeley.com/documents/?uuid=c3ee6cc5-dd46-4fa3-a4a6-b0fc545f19b1" ] }, { "id" : "ITEM-3", "itemData" : { "DOI" : "10.1126/science.1155676", "ISSN" : "0036-8075", "abstract" : "The absorption of atmospheric carbon dioxide (CO2) into the ocean lowers the pH of the waters. This so-called ocean acidification could have important consequences for marine ecosystems. To better understand the extent of this ocean acidification in coastal waters, we conducted hydrographic surveys along the continental shelf of western North America from central Canada to northern Mexico. We observed seawater that is undersaturated with respect to aragonite upwelling onto large portions of the continental shelf, reaching depths of \u223c40 to 120 meters along most transect lines and all the way to the surface on one transect off northern California. Although seasonal upwelling of the undersaturated waters onto the shelf is a natural phenomenon in this region, the ocean uptake of anthropogenic CO2 has increased the areal extent of the affected area.", "author" : [ { "dropping-particle" : "", "family" : "Feely", "given" : "Richard A", "non-dropping-particle" : "", "parse-names" : false, "suffix" : "" }, { "dropping-particle" : "", "family" : "Sabine", "given" : "Christopher L", "non-dropping-particle" : "", "parse-names" : false, "suffix" : "" }, { "dropping-particle" : "", "family" : "Hernandez-Ayon", "given" : "J Martin", "non-dropping-particle" : "", "parse-names" : false, "suffix" : "" }, { "dropping-particle" : "", "family" : "Ianson", "given" : "Debby", "non-dropping-particle" : "", "parse-names" : false, "suffix" : "" }, { "dropping-particle" : "", "family" : "Hales", "given" : "Burke", "non-dropping-particle" : "", "parse-names" : false, "suffix" : "" } ], "container-title" : "Science", "id" : "ITEM-3", "issue" : "5882", "issued" : { "date-parts" : [ [ "2008", "6", "13" ] ] }, "note" : "From Duplicate 1 (Evidence for Upwelling of Corrosive &amp;quot;Acidified&amp;quot; Water onto the Continental Shelf - Feely, Richard A; Sabine, Christopher L; Hernandez-Ayon, J Martin; Ianson, Debby; Hales, Burke)\n\n10.1126/science.1155676", "page" : "1490-1492", "title" : "Evidence for upwelling of corrosive \"acidified\" water onto the continental shelf", "translator" : [ { "dropping-particle" : "", "family" : "L6608", "given" : "", "non-dropping-particle" : "", "parse-names" : false, "suffix" : "" } ], "type" : "article-journal", "volume" : "320" }, "uris" : [ "http://www.mendeley.com/documents/?uuid=6d0aa584-61b7-41a5-b014-142b591d6086" ] }, { "id" : "ITEM-4", "itemData" : { "DOI" : "10.5670/oceanog.2019.312", "ISSN" : "10428275", "author" : [ { "dropping-particle" : "", "family" : "Chan", "given" : "Francis", "non-dropping-particle" : "", "parse-names" : false, "suffix" : "" }, { "dropping-particle" : "", "family" : "Barth", "given" : "John", "non-dropping-particle" : "", "parse-names" : false, "suffix" : "" }, { "dropping-particle" : "", "family" : "Kroeker", "given" : "Kristy", "non-dropping-particle" : "", "parse-names" : false, "suffix" : "" }, { "dropping-particle" : "", "family" : "Lubchenco", "given" : "Jane", "non-dropping-particle" : "", "parse-names" : false, "suffix" : "" }, { "dropping-particle" : "", "family" : "Menge", "given" : "Bruce", "non-dropping-particle" : "", "parse-names" : false, "suffix" : "" } ], "container-title" : "Oceanography", "id" : "ITEM-4", "issue" : "3", "issued" : { "date-parts" : [ [ "2019", "9", "1" ] ] }, "page" : "62-71", "title" : "The dynamics and impact of ocean acidification and hypoxia: insights from sustained investigations in the northern California current large marine ecosystem", "translator" : [ { "dropping-particle" : "", "family" : "L6591", "given" : "", "non-dropping-particle" : "", "parse-names" : false, "suffix" : "" } ], "type" : "article-journal", "volume" : "32" }, "uris" : [ "http://www.mendeley.com/documents/?uuid=6f3dbb7f-489c-4708-93c7-dee0ca7072d3" ] }, { "id" : "ITEM-5", "itemData" : { "DOI" : "10.1029/2019JC015255", "ISSN" : "2169-9275", "abstract" : "Abstract We analyzed impacts of the 2014?2015 Pacific Warm Anomaly and 2015?2016 El Ni\u00f1o on physical and biogeochemical variables at two southern California Current System moorings (CCE2, nearshore upwelling off Point Conception; CCE1, offshore California Current). Nitrate and Chl-a fluorescence were &lt;1 ?M and &lt;1 Standardized Fluorescence Unit, respectively, at CCE2 for the entire durations of the Warm Anomaly and El Ni\u00f1o, the two longest periods of such low values in our time series. Negative nitrate and Chl-a anomalies at CCE2 were interrupted briefly by upwelling conditions in spring 2015. Near-surface temperature anomalies appeared simultaneously at both moorings in spring 2014, indicating region-wide onset of Warm Anomaly temperatures, although sustained negative nitrate and Chl-a anomalies only occurred offshore at CCE1 during El Ni\u00f1o (summer 2015 to spring 2016). Warm Anomaly temperature changes were expressed more strongly in near-surface (&lt;40 m) than subsurface (75 m) waters at both moorings, while El Ni\u00f1o produced comparable temperature anomalies at near-surface and subsurface depths. Nearshore \u03a9aragonite at 76 m showed notably fewer undersaturation events during both warm periods, suggesting an environment more conducive to calcifying organisms. Planktonic calcifying molluscs (pteropods and heteropods) increased markedly in springs 2014 and 2016 and remained modestly elevated in spring 2015. Moorings provide high-frequency measurements essential for resolving the onset timing of anomalous conditions and frequency and duration of short-term (days-to-weeks) perturbations (reduced nitrate and aragonite undersaturation events) that can affect marine organisms.", "author" : [ { "dropping-particle" : "", "family" : "Lilly", "given" : "Laura E", "non-dropping-particle" : "", "parse-names" : false, "suffix" : "" }, { "dropping-particle" : "", "family" : "Send", "given" : "Uwe", "non-dropping-particle" : "", "parse-names" : false, "suffix" : "" }, { "dropping-particle" : "", "family" : "Lankhorst", "given" : "Matthias", "non-dropping-particle" : "", "parse-names" : false, "suffix" : "" }, { "dropping-particle" : "", "family" : "Martz", "given" : "Todd R", "non-dropping-particle" : "", "parse-names" : false, "suffix" : "" }, { "dropping-particle" : "", "family" : "Feely", "given" : "Richard A", "non-dropping-particle" : "", "parse-names" : false, "suffix" : "" }, { "dropping-particle" : "", "family" : "Sutton", "given" : "Adrienne J", "non-dropping-particle" : "", "parse-names" : false, "suffix" : "" }, { "dropping-particle" : "", "family" : "Ohman", "given" : "Mark D", "non-dropping-particle" : "", "parse-names" : false, "suffix" : "" } ], "container-title" : "Journal of Geophysical Research: Oceans", "id" : "ITEM-5", "issue" : "10", "issued" : { "date-parts" : [ [ "2019", "10", "16" ] ] }, "note" : "From Duplicate 1 (Biogeochemical Anomalies at Two Southern California Current System Moorings During the 2014\u20132016 Warm Anomaly\u2010El Ni\u00f1o Sequence - Lilly, Laura E; Send, Uwe; Lankhorst, Matthias; Martz, Todd R; Feely, Richard A; Sutton, Adrienne J; Ohman, Mark D)\n\ndoi: 10.1029/2019JC015255", "page" : "6886-6903", "publisher" : "John Wiley &amp; Sons, Ltd", "title" : "Biogeochemical Anomalies at Two Southern California Current System Moorings During the 2014\u20132016 Warm Anomaly-El Ni\u00f1o Sequence", "translator" : [ { "dropping-particle" : "", "family" : "L2894", "given" : "", "non-dropping-particle" : "", "parse-names" : false, "suffix" : "" } ], "type" : "article-journal", "volume" : "124" }, "uris" : [ "http://www.mendeley.com/documents/?uuid=1ab28485-ddd8-4673-a814-9e8134aca112" ] }, { "id" : "ITEM-6", "itemData" : { "DOI" : "10.1002/2015JG003213", "ISSN" : "21698953", "abstract" : "A combined data set, combining data from field campaigns and oceanographic cruises, was used to ascertain the influence of both river discharges and upwelling processes, covering spatial and temporal variation in dissolved inorganic carbon (DIC) and aragonite saturation state. This work was conducted in one of the most productive river-influenced upwelling areas in the South Pacific coasts (36\u00b0S). Additionally, further work was also conducted to ascertain the contribution of different DIC sources, influencing the dynamics of DIC along the land-ocean range. Six sampling campaigns were conducted across seven stations at the Biob\u00edo River basin, covering approximately 200 km. Three research cruises were undertaken simultaneously, covering the adjacent continental shelf, including 12 sampling stations for hydrographic measurements. Additionally, six stations were also sampled for chemical analyses, covering summer, winter, and spring conditions over 2010 and 2011. Our results evidenced that seaward extent of the river plume was more evident during the winter field campaign, when highest riverine DIC fluxes were observed. The carbonate system along the river-ocean continuum was very heterogeneous varying over spatial and temporal scales. High DIC and pCO2 were observed in river areas with larger anthropogenic effects. CO2 supersaturation at the river plume was observed during all campaigns due to the influence of low pH river waters in winter/spring and high-pCO2 upwelling waters in summer. \u03b413CDIC evidenced that main DIC sources along the river and river plume corresponded to the respiration of terrestrial organic matter. We have linked this natural process to the carbonate saturation on the adjacent river-influenced coastal area, suggesting that \u03a9aragonite undersaturation in surface/subsurface waters is largely modulated by the influence of both river discharge and coastal upwelling events in this productive coastal area. Conditions of low \u03a9aragonite might impact negatively physiological traits for marine organisms, such as bivalves, gastropods, and crustaceans. Therefore, local populations from river-influenced sites could be inherently more tolerant to ocean acidification than organisms living in regions with lower \u03a9aragonite variability.", "author" : [ { "dropping-particle" : "", "family" : "Vargas", "given" : "Cristian A", "non-dropping-particle" : "", "parse-names" : false, "suffix" : "" }, { "dropping-particle" : "", "family" : "Contreras", "given" : "Paulina Y", "non-dropping-particle" : "", "parse-names" : false, "suffix" : "" }, { "dropping-particle" : "", "family" : "P\u00e9rez", "given" : "Claudia A", "non-dropping-particle" : "", "parse-names" : false, "suffix" : "" }, { "dropping-particle" : "", "family" : "Sobarzo", "given" : "Marcus", "non-dropping-particle" : "", "parse-names" : false, "suffix" : "" }, { "dropping-particle" : "", "family" : "Sald\u00edas", "given" : "Gonzalo S", "non-dropping-particle" : "", "parse-names" : false, "suffix" : "" }, { "dropping-particle" : "", "family" : "Salisbury", "given" : "Joe", "non-dropping-particle" : "", "parse-names" : false, "suffix" : "" } ], "container-title" : "Journal of Geophysical Research: Biogeosciences", "id" : "ITEM-6", "issue" : "6", "issued" : { "date-parts" : [ [ "2016", "6", "1" ] ] }, "page" : "1468-1483", "title" : "Influences of riverine and upwelling waters on the coastal carbonate system off Central Chile and their ocean acidification implications", "translator" : [ { "dropping-particle" : "", "family" : "L7210", "given" : "", "non-dropping-particle" : "", "parse-names" : false, "suffix" : "" } ], "type" : "article-journal", "volume" : "121" }, "uris" : [ "http://www.mendeley.com/documents/?uuid=80ca7edb-7c02-4083-aa8e-8182bd4d97fc" ] }, { "id" : "ITEM-7", "itemData" : { "DOI" : "10.1016/j.csr.2017.11.002", "ISSN" : "02784343", "abstract" : "Inorganic carbon chemistry data from the surface and subsurface waters of the West Coast of North America have been compared with similar data from the northern Gulf of Mexico to demonstrate how future changes in CO2 emissions will affect chemical changes in coastal waters affected by respiration-induced hypoxia ([O2] \u2264 ~ 60\u00b5molkg\u22121). In surface waters, the percentage change in the carbon parameters due to increasing CO2 emissions are very similar for both regions even though the absolute decrease in aragonite saturation is much higher in the warmer waters of the Gulf of Mexico. However, in subsurface waters the changes are enhanced due to differences in the initial oxygen concentration and the changes in the buffer capacity (i.e., increasing Revelle Factor) with increasing respiration from the oxidation of organic matter, with the largest impacts on pH and CO2 partial pressure (pCO2) occurring in the colder West Coast waters. As anthropogenic CO2 concentrations begin to build up in subsurface waters, increased atmospheric CO2 will expose organisms to hypercapnic conditions (pCO2 &gt;1000 \u00b5atm) within subsurface depths. Since the maintenance of the extracellular pH appears as the first line of defense against external stresses, many biological response studies have been focused on pCO2-induced hypercapnia. The extent of subsurface exposure will occur sooner and be more widespread in colder waters due to their capacity to hold more dissolved oxygen and the accompanying weaker acid-base buffer capacity. Under present conditions, organisms in the West Coast are exposed to hypercapnic conditions when oxygen concentrations are near 100\u00b5molkg\u22121 but will experience hypercapnia at oxygen concentrations of 260\u00b5molkg\u22121 by year 2100 under the highest elevated-CO2 conditions. Hypercapnia does not occur at present in the Gulf of Mexico but will occur at oxygen concentrations of 170\u00b5molkg\u22121 by the end of the century under similar conditions. The aragonite saturation horizon is currently above the hypoxic zone in the West Coast. With increasing atmospheric CO2, it is expected to shoal up close to surface waters under the IPCC Representative Concentration Pathway (RCP) 8.5 in West Coast waters, while aragonite saturation state will exhibit steeper gradients in the Gulf of Mexico. This study demonstrates how different biological thresholds (e.g., hypoxia, CaCO3 undersaturation, hypercapnia) will vary asymmetrically because of local initial conditions that are affected diff\u2026", "author" : [ { "dropping-particle" : "", "family" : "Feely", "given" : "Richard A", "non-dropping-particle" : "", "parse-names" : false, "suffix" : "" }, { "dropping-particle" : "", "family" : "Okazaki", "given" : "Remy R", "non-dropping-particle" : "", "parse-names" : false, "suffix" : "" }, { "dropping-particle" : "", "family" : "Cai", "given" : "Wei-Jun", "non-dropping-particle" : "", "parse-names" : false, "suffix" : "" }, { "dropping-particle" : "", "family" : "Bednar\u0161ek", "given" : "Nina", "non-dropping-particle" : "", "parse-names" : false, "suffix" : "" }, { "dropping-particle" : "", "family" : "Alin", "given" : "Simone R", "non-dropping-particle" : "", "parse-names" : false, "suffix" : "" }, { "dropping-particle" : "", "family" : "Byrne", "given" : "Robert H", "non-dropping-particle" : "", "parse-names" : false, "suffix" : "" }, { "dropping-particle" : "", "family" : "Fassbender", "given" : "Andrea", "non-dropping-particle" : "", "parse-names" : false, "suffix" : "" } ], "container-title" : "Continental Shelf Research", "id" : "ITEM-7", "issued" : { "date-parts" : [ [ "2018", "1" ] ] }, "page" : "50-60", "title" : "The combined effects of acidification and hypoxia on pH and aragonite saturation in the coastal waters of the California current ecosystem and the northern Gulf of Mexico", "translator" : [ { "dropping-particle" : "", "family" : "L7395", "given" : "", "non-dropping-particle" : "", "parse-names" : false, "suffix" : "" } ], "type" : "article-journal", "volume" : "152" }, "uris" : [ "http://www.mendeley.com/documents/?uuid=d2dc46a6-5266-4eea-aa36-bd06e5fd8846" ] }, { "id" : "ITEM-8", "itemData" : { "DOI" : "10.1016/j.ecss.2016.08.043", "ISSN" : "02727714", "abstract" : "Abstract The continental shelf region off the west coast of North America is seasonally exposed to water with a low aragonite saturation state by coastal upwelling of CO2-rich waters. To date, the spatial and temporal distribution of anthropogenic CO2 (Canth) within the CO2-rich waters is largely unknown. Here we adapt the multiple linear regression approach to utilize the GO-SHIP Repeat Hydrography data from the northeast Pacific to establish an annually updated relationship between Canth and potential density. This relationship was then used with the NOAA Ocean Acidification Program West Coast Ocean Acidification (WCOA) cruise data sets from 2007, 2011, 2012, and 2013 to determine the spatial variations of Canth in the upwelled water. Our results show large spatial differences in Canth in surface waters along the coast, with the lowest values (37\u201355 \u03bcmol kg\u22121) in strong upwelling regions off southern Oregon and northern California and higher values (51\u201363 \u03bcmol kg\u22121) to the north and south of this region. Coastal dissolved inorganic carbon concentrations are also elevated due to a natural remineralized component (Cbio), which represents carbon accumulated through net respiration in the seawater that has not yet degassed to the atmosphere. Average surface Canth is almost twice the surface remineralized component. In contrast, Canth is only about one third and one fifth of the remineralized component at 50 m and 100 m depth, respectively. Uptake of Canth has caused the aragonite saturation horizon to shoal by approximately 30\u201350 m since the preindustrial period so that undersaturated waters are well within the regions of the continental shelf that affect the shell dissolution of living pteropods. Our data show that the most severe biological impacts occur in the nearshore waters, where corrosive waters are closest to the surface. Since the pre-industrial times, pteropod shell dissolution has, on average, increased approximately 19\u201326% in both nearshore and offshore waters.", "author" : [ { "dropping-particle" : "", "family" : "Feely", "given" : "Richard A", "non-dropping-particle" : "", "parse-names" : false, "suffix" : "" }, { "dropping-particle" : "", "family" : "Alin", "given" : "Simone R", "non-dropping-particle" : "", "parse-names" : false, "suffix" : "" }, { "dropping-particle" : "", "family" : "Carter", "given" : "Brendan", "non-dropping-particle" : "", "parse-names" : false, "suffix" : "" }, { "dropping-particle" : "", "family" : "Bednar\u0161ek", "given" : "Nina", "non-dropping-particle" : "", "parse-names" : false, "suffix" : "" }, { "dropping-particle" : "", "family" : "Hales", "given" : "Burke", "non-dropping-particle" : "", "parse-names" : false, "suffix" : "" }, { "dropping-particle" : "", "family" : "Chan", "given" : "Francis", "non-dropping-particle" : "", "parse-names" : false, "suffix" : "" }, { "dropping-particle" : "", "family" : "Hill", "given" : "Tessa M", "non-dropping-particle" : "", "parse-names" : false, "suffix" : "" }, { "dropping-particle" : "", "family" : "Gaylord", "given" : "Brian", "non-dropping-particle" : "", "parse-names" : false, "suffix" : "" }, { "dropping-particle" : "", "family" : "Sanford", "given" : "Eric", "non-dropping-particle" : "", "parse-names" : false, "suffix" : "" }, { "dropping-particle" : "", "family" : "Byrne", "given" : "Robert H", "non-dropping-particle" : "", "parse-names" : false, "suffix" : "" }, { "dropping-particle" : "", "family" : "Sabine", "given" : "Christopher L", "non-dropping-particle" : "", "parse-names" : false, "suffix" : "" }, { "dropping-particle" : "", "family" : "Greeley", "given" : "Dana", "non-dropping-particle" : "", "parse-names" : false, "suffix" : "" }, { "dropping-particle" : "", "family" : "Juranek", "given" : "Lauren", "non-dropping-particle" : "", "parse-names" : false, "suffix" : "" } ], "container-title" : "Estuarine, Coastal and Shelf Science", "id" : "ITEM-8", "issued" : { "date-parts" : [ [ "2016", "12", "20" ] ] }, "page" : "260-270", "title" : "Chemical and biological impacts of ocean acidification along the west coast of North America", "translator" : [ { "dropping-particle" : "", "family" : "L6192", "given" : "", "non-dropping-particle" : "", "parse-names" : false, "suffix" : "" } ], "type" : "article-journal", "volume" : "183" }, "uris" : [ "http://www.mendeley.com/documents/?uuid=fd01457d-0a1a-408c-9c6d-2278aaa63cf9" ] } ], "mendeley" : { "formattedCitation" : "(Feely et al., 2008, 2010, 2016, 2018; Hauri et al., 2013; Vargas et al., 2016; Chan et al., 2019; Lilly et al., 2019)", "manualFormatting" : "(Feely et al., 2008, 2010, 2016, 2018; Hauri et al., 2013; Vargas et al., 2016; Chan et al., 2019; Lilly et al., 2019)", "plainTextFormattedCitation" : "(Feely et al., 2008, 2010, 2016, 2018; Hauri et al., 2013; Vargas et al., 2016; Chan et al., 2019; Lilly et al., 2019)", "previouslyFormattedCitation" : "(Feely et al., 2008, 2010, 2016, 2018; Hauri et al., 2013; Vargas et al., 2016; Chan et al., 2019; Lilly et al., 2019)" }, "properties" : { "noteIndex" : 0 }, "schema" : "https://github.com/citation-style-language/schema/raw/master/csl-citation.json" }</w:instrText>
      </w:r>
      <w:r w:rsidRPr="001E7A27">
        <w:rPr>
          <w:lang w:val="en-GB"/>
        </w:rPr>
        <w:fldChar w:fldCharType="separate"/>
      </w:r>
      <w:r w:rsidR="00025FA2" w:rsidRPr="001E7A27">
        <w:rPr>
          <w:noProof/>
          <w:lang w:val="en-GB"/>
        </w:rPr>
        <w:t>(Feely et al., 2008, 2010, 2016, 2018; Hauri et al., 2013; Vargas et al., 2016; Chan et al., 2019; Lilly et al., 2019)</w:t>
      </w:r>
      <w:r w:rsidRPr="001E7A27">
        <w:rPr>
          <w:lang w:val="en-GB"/>
        </w:rPr>
        <w:fldChar w:fldCharType="end"/>
      </w:r>
      <w:r w:rsidRPr="001E7A27">
        <w:rPr>
          <w:lang w:val="en-GB"/>
        </w:rPr>
        <w:t>. The coastal southeast Pacific</w:t>
      </w:r>
      <w:del w:id="3485" w:author="Soapbox" w:date="2021-07-20T08:44:00Z">
        <w:r w:rsidRPr="001E7A27" w:rsidDel="00F54D3A">
          <w:rPr>
            <w:lang w:val="en-GB"/>
          </w:rPr>
          <w:delText>,</w:delText>
        </w:r>
      </w:del>
      <w:r w:rsidRPr="001E7A27">
        <w:rPr>
          <w:lang w:val="en-GB"/>
        </w:rPr>
        <w:t xml:space="preserve"> upwelling combined with low-pH, low-alkalinity, organic matter-rich river inputs display extreme temporal variability in surface seawater </w:t>
      </w:r>
      <w:r w:rsidRPr="001E7A27">
        <w:rPr>
          <w:i/>
          <w:iCs/>
          <w:lang w:val="en-GB"/>
        </w:rPr>
        <w:t>p</w:t>
      </w:r>
      <w:r w:rsidRPr="001E7A27">
        <w:rPr>
          <w:lang w:val="en-GB"/>
        </w:rPr>
        <w:t>CO</w:t>
      </w:r>
      <w:r w:rsidRPr="001E7A27">
        <w:rPr>
          <w:vertAlign w:val="subscript"/>
          <w:lang w:val="en-GB"/>
        </w:rPr>
        <w:t>2</w:t>
      </w:r>
      <w:r w:rsidRPr="001E7A27">
        <w:rPr>
          <w:lang w:val="en-GB"/>
        </w:rPr>
        <w:t xml:space="preserve"> and low aragonite saturation </w:t>
      </w:r>
      <w:r w:rsidRPr="001E7A27">
        <w:rPr>
          <w:lang w:val="en-GB"/>
        </w:rPr>
        <w:fldChar w:fldCharType="begin" w:fldLock="1"/>
      </w:r>
      <w:r w:rsidR="00747167" w:rsidRPr="001E7A27">
        <w:rPr>
          <w:lang w:val="en-GB"/>
        </w:rPr>
        <w:instrText>ADDIN CSL_CITATION { "citationItems" : [ { "id" : "ITEM-1", "itemData" : { "DOI" : "10.3389/fmars.2020.00323", "ISBN" : "2296-7745", "ISSN" : "2296-7745", "abstract" : "The interplay of coastal oceanographic processes usually results in partial pressures of CO2 (pCO2) higher than expected from the equilibrium with the atmosphere and even higher than those expected by the end of the century. Although this is a well-known situation, the natural variability of seawater chemistry at the locations from which tested organisms or communities originate is seldom considered in ocean acidification experiments. In this work, we aimed to evaluate the role of the carbonate chemistry dynamics in shaping the response of coastal phytoplankton communities to increased pCO2 levels. The study was conducted at two coastal ecosystems off Chile, the Valdivia River estuary and the coastal upwelling ecosystem in the Arauco Gulf. We characterized the seasonal variability (winter/summer) of the hydrographic conditions, the carbonate system parameters, and the phytoplankton community structure at both sites. The results showed that carbonate chemistry dynamics in the estuary were mainly related to seasonal changes in freshwater discharges, with acidic and corrosive conditions dominating in winter. In the Arauco Gulf, these conditions were observed in summer, mainly associated with the upwelling of cold and high pCO2 (&gt;1,000 \u03bcatm) waters. Diatoms dominated the phytoplankton communities at both sites, yet the one in Valdivia was more diverse. Only certain phytoplankton groups in this latter ecosystem showed a significant correlations with the carbonate system parameters. When the impact of elevated pCO2 levels was investigated by pCO2 manipulation experiments, we did not observe any significant effect on the biomass of either of the two communities. Changes in the phytoplankton species composition and abundance during the incubations were related to other factors, such as competition and growth phases. Our findings highlight the importance of the natural variability of coastal ecosystems and the potential for local adaptation in determining responses of coastal phytoplankton communities to increased pCO2 levels.", "author" : [ { "dropping-particle" : "", "family" : "Osma", "given" : "Natalia", "non-dropping-particle" : "", "parse-names" : false, "suffix" : "" }, { "dropping-particle" : "", "family" : "Latorre-Mel\u00edn", "given" : "Laura", "non-dropping-particle" : "", "parse-names" : false, "suffix" : "" }, { "dropping-particle" : "", "family" : "Jacob", "given" : "B\u00e1rbara", "non-dropping-particle" : "", "parse-names" : false, "suffix" : "" }, { "dropping-particle" : "", "family" : "Contreras", "given" : "Paulina Y", "non-dropping-particle" : "", "parse-names" : false, "suffix" : "" }, { "dropping-particle" : "", "family" : "Dassow", "given" : "Peter", "non-dropping-particle" : "von", "parse-names" : false, "suffix" : "" }, { "dropping-particle" : "", "family" : "Vargas", "given" : "Cristian A", "non-dropping-particle" : "", "parse-names" : false, "suffix" : "" } ], "container-title" : "Frontiers in Marine Science", "id" : "ITEM-1", "issued" : { "date-parts" : [ [ "2020", "5" ] ] }, "page" : "323", "title" : "Response of Phytoplankton Assemblages From Naturally Acidic Coastal Ecosystems to Elevated pCO2", "translator" : [ { "dropping-particle" : "", "family" : "L7020", "given" : "", "non-dropping-particle" : "", "parse-names" : false, "suffix" : "" } ], "type" : "article-journal", "volume" : "7" }, "uris" : [ "http://www.mendeley.com/documents/?uuid=791b5822-8921-4441-84c5-75f5d248a44e" ] }, { "id" : "ITEM-2", "itemData" : { "DOI" : "10.1002/2015JG003213", "ISSN" : "21698953", "abstract" : "A combined data set, combining data from field campaigns and oceanographic cruises, was used to ascertain the influence of both river discharges and upwelling processes, covering spatial and temporal variation in dissolved inorganic carbon (DIC) and aragonite saturation state. This work was conducted in one of the most productive river-influenced upwelling areas in the South Pacific coasts (36\u00b0S). Additionally, further work was also conducted to ascertain the contribution of different DIC sources, influencing the dynamics of DIC along the land-ocean range. Six sampling campaigns were conducted across seven stations at the Biob\u00edo River basin, covering approximately 200 km. Three research cruises were undertaken simultaneously, covering the adjacent continental shelf, including 12 sampling stations for hydrographic measurements. Additionally, six stations were also sampled for chemical analyses, covering summer, winter, and spring conditions over 2010 and 2011. Our results evidenced that seaward extent of the river plume was more evident during the winter field campaign, when highest riverine DIC fluxes were observed. The carbonate system along the river-ocean continuum was very heterogeneous varying over spatial and temporal scales. High DIC and pCO2 were observed in river areas with larger anthropogenic effects. CO2 supersaturation at the river plume was observed during all campaigns due to the influence of low pH river waters in winter/spring and high-pCO2 upwelling waters in summer. \u03b413CDIC evidenced that main DIC sources along the river and river plume corresponded to the respiration of terrestrial organic matter. We have linked this natural process to the carbonate saturation on the adjacent river-influenced coastal area, suggesting that \u03a9aragonite undersaturation in surface/subsurface waters is largely modulated by the influence of both river discharge and coastal upwelling events in this productive coastal area. Conditions of low \u03a9aragonite might impact negatively physiological traits for marine organisms, such as bivalves, gastropods, and crustaceans. Therefore, local populations from river-influenced sites could be inherently more tolerant to ocean acidification than organisms living in regions with lower \u03a9aragonite variability.", "author" : [ { "dropping-particle" : "", "family" : "Vargas", "given" : "Cristian A", "non-dropping-particle" : "", "parse-names" : false, "suffix" : "" }, { "dropping-particle" : "", "family" : "Contreras", "given" : "Paulina Y", "non-dropping-particle" : "", "parse-names" : false, "suffix" : "" }, { "dropping-particle" : "", "family" : "P\u00e9rez", "given" : "Claudia A", "non-dropping-particle" : "", "parse-names" : false, "suffix" : "" }, { "dropping-particle" : "", "family" : "Sobarzo", "given" : "Marcus", "non-dropping-particle" : "", "parse-names" : false, "suffix" : "" }, { "dropping-particle" : "", "family" : "Sald\u00edas", "given" : "Gonzalo S", "non-dropping-particle" : "", "parse-names" : false, "suffix" : "" }, { "dropping-particle" : "", "family" : "Salisbury", "given" : "Joe", "non-dropping-particle" : "", "parse-names" : false, "suffix" : "" } ], "container-title" : "Journal of Geophysical Research: Biogeosciences", "id" : "ITEM-2", "issue" : "6", "issued" : { "date-parts" : [ [ "2016", "6", "1" ] ] }, "page" : "1468-1483", "title" : "Influences of riverine and upwelling waters on the coastal carbonate system off Central Chile and their ocean acidification implications", "translator" : [ { "dropping-particle" : "", "family" : "L7210", "given" : "", "non-dropping-particle" : "", "parse-names" : false, "suffix" : "" } ], "type" : "article-journal", "volume" : "121" }, "uris" : [ "http://www.mendeley.com/documents/?uuid=80ca7edb-7c02-4083-aa8e-8182bd4d97fc" ] } ], "mendeley" : { "formattedCitation" : "(Vargas et al., 2016; Osma et al., 2020)", "plainTextFormattedCitation" : "(Vargas et al., 2016; Osma et al., 2020)", "previouslyFormattedCitation" : "(Vargas et al., 2016; Osma et al., 2020)" }, "properties" : { "noteIndex" : 0 }, "schema" : "https://github.com/citation-style-language/schema/raw/master/csl-citation.json" }</w:instrText>
      </w:r>
      <w:r w:rsidRPr="001E7A27">
        <w:rPr>
          <w:lang w:val="en-GB"/>
        </w:rPr>
        <w:fldChar w:fldCharType="separate"/>
      </w:r>
      <w:r w:rsidR="00025FA2" w:rsidRPr="001E7A27">
        <w:rPr>
          <w:noProof/>
          <w:lang w:val="en-GB"/>
        </w:rPr>
        <w:t>(Vargas et al., 2016; Osma et al., 2020)</w:t>
      </w:r>
      <w:r w:rsidRPr="001E7A27">
        <w:rPr>
          <w:lang w:val="en-GB"/>
        </w:rPr>
        <w:fldChar w:fldCharType="end"/>
      </w:r>
      <w:r w:rsidRPr="001E7A27">
        <w:rPr>
          <w:lang w:val="en-GB"/>
        </w:rPr>
        <w:t xml:space="preserve">. </w:t>
      </w:r>
    </w:p>
    <w:p w14:paraId="1401DA98" w14:textId="77777777" w:rsidR="00F620F1" w:rsidRPr="001E7A27" w:rsidRDefault="00F620F1" w:rsidP="005C7F25">
      <w:pPr>
        <w:pStyle w:val="AR6BodyText"/>
        <w:rPr>
          <w:lang w:val="en-GB"/>
        </w:rPr>
      </w:pPr>
    </w:p>
    <w:p w14:paraId="262BBE61" w14:textId="01F12A78" w:rsidR="00F620F1" w:rsidRPr="001E7A27" w:rsidRDefault="00F620F1" w:rsidP="005C7F25">
      <w:pPr>
        <w:pStyle w:val="AR6BodyText"/>
        <w:rPr>
          <w:lang w:val="en-GB"/>
        </w:rPr>
      </w:pPr>
      <w:r w:rsidRPr="001E7A27">
        <w:rPr>
          <w:lang w:val="en-GB"/>
        </w:rPr>
        <w:t xml:space="preserve">Temperate, non-upwelling coastal areas along the northwest Atlantic display a trend of decreasing seawater pH, mainly attributed to the combined effects of </w:t>
      </w:r>
      <w:ins w:id="3486" w:author="Soapbox" w:date="2021-07-20T08:56:00Z">
        <w:r w:rsidR="002D7044" w:rsidRPr="001E7A27">
          <w:rPr>
            <w:lang w:val="en-GB"/>
          </w:rPr>
          <w:t xml:space="preserve">eutrophication and </w:t>
        </w:r>
      </w:ins>
      <w:r w:rsidRPr="001E7A27">
        <w:rPr>
          <w:lang w:val="en-GB"/>
        </w:rPr>
        <w:t xml:space="preserve">decreasing seawater buffering capacity </w:t>
      </w:r>
      <w:del w:id="3487" w:author="Soapbox" w:date="2021-07-20T08:56:00Z">
        <w:r w:rsidRPr="001E7A27" w:rsidDel="002D7044">
          <w:rPr>
            <w:lang w:val="en-GB"/>
          </w:rPr>
          <w:delText xml:space="preserve">and eutrophication </w:delText>
        </w:r>
      </w:del>
      <w:r w:rsidRPr="001E7A27">
        <w:rPr>
          <w:lang w:val="en-GB"/>
        </w:rPr>
        <w:t>(</w:t>
      </w:r>
      <w:r w:rsidRPr="001E7A27">
        <w:rPr>
          <w:i/>
          <w:iCs/>
          <w:lang w:val="en-GB"/>
        </w:rPr>
        <w:t>high agreement</w:t>
      </w:r>
      <w:r w:rsidRPr="001E7A27">
        <w:rPr>
          <w:lang w:val="en-GB"/>
          <w:rPrChange w:id="3488" w:author="Ian Blenkinsop" w:date="2021-07-28T14:13:00Z">
            <w:rPr>
              <w:i/>
              <w:iCs/>
              <w:lang w:val="en-GB"/>
            </w:rPr>
          </w:rPrChange>
        </w:rPr>
        <w:t>,</w:t>
      </w:r>
      <w:r w:rsidRPr="001E7A27">
        <w:rPr>
          <w:i/>
          <w:iCs/>
          <w:lang w:val="en-GB"/>
        </w:rPr>
        <w:t xml:space="preserve"> robust evidence</w:t>
      </w:r>
      <w:r w:rsidRPr="001E7A27">
        <w:rPr>
          <w:lang w:val="en-GB"/>
        </w:rPr>
        <w:t xml:space="preserve">). Observations show an increasing north to south gradient of aragonite saturation state </w:t>
      </w:r>
      <w:r w:rsidRPr="001E7A27">
        <w:rPr>
          <w:lang w:val="en-GB"/>
        </w:rPr>
        <w:fldChar w:fldCharType="begin" w:fldLock="1"/>
      </w:r>
      <w:r w:rsidR="00747167" w:rsidRPr="001E7A27">
        <w:rPr>
          <w:lang w:val="en-GB"/>
        </w:rPr>
        <w:instrText>ADDIN CSL_CITATION { "citationItems" : [ { "id" : "ITEM-1", "itemData" : { "DOI" : "10.5194/bg-13-5065-2016", "ISSN" : "1726-4189", "abstract" : "Abstract. One of the major challenges to assessing the impact of ocean acidification on marine life is detecting and interpreting long-term change in the context of natural variability. This study addresses this need through a global synthesis of monthly pH and aragonite saturation state (\u03a9arag) climatologies for 12 open ocean, coastal, and coral reef locations using 3-hourly moored observations of surface seawater partial pressure of CO2 and pH collected together since as early as 2010. Mooring observations suggest open ocean subtropical and subarctic sites experience present-day surface pH and \u03a9arag conditions outside the bounds of preindustrial variability throughout most, if not all, of the year. In general, coastal mooring sites experience more natural variability and thus, more overlap with preindustrial conditions; however, present-day \u03a9arag conditions surpass biologically relevant thresholds associated with ocean acidification impacts on Mytilus californianus (\u03a9arag&amp;lt;1.8) and Crassostrea gigas (\u03a9arag&amp;lt;2.0) larvae in the California Current Ecosystem (CCE) and Mya arenaria larvae in the Gulf of Maine (\u03a9arag&amp;lt;1.6). At the most variable mooring locations in coastal systems of the CCE, subseasonal conditions approached \u03a9arag = 1. Global and regional models and data syntheses of ship-based observations tended to underestimate seasonal variability compared to mooring observations. Efforts such as this to characterize all patterns of pH and \u03a9arag variability and change at key locations are fundamental to assessing present-day biological impacts of ocean acidification, further improving experimental design to interrogate organism response under real-world conditions, and improving predictive models and vulnerability assessments seeking to quantify the broader impacts of ocean acidification.", "author" : [ { "dropping-particle" : "", "family" : "Sutton", "given" : "Adrienne J.", "non-dropping-particle" : "", "parse-names" : false, "suffix" : "" }, { "dropping-particle" : "", "family" : "Sabine", "given" : "Christopher L.", "non-dropping-particle" : "", "parse-names" : false, "suffix" : "" }, { "dropping-particle" : "", "family" : "Feely", "given" : "Richard A.", "non-dropping-particle" : "", "parse-names" : false, "suffix" : "" }, { "dropping-particle" : "", "family" : "Cai", "given" : "Wei-Jun", "non-dropping-particle" : "", "parse-names" : false, "suffix" : "" }, { "dropping-particle" : "", "family" : "Cronin", "given" : "Meghan F.", "non-dropping-particle" : "", "parse-names" : false, "suffix" : "" }, { "dropping-particle" : "", "family" : "McPhaden", "given" : "Michael J.", "non-dropping-particle" : "", "parse-names" : false, "suffix" : "" }, { "dropping-particle" : "", "family" : "Morell", "given" : "Julio M.", "non-dropping-particle" : "", "parse-names" : false, "suffix" : "" }, { "dropping-particle" : "", "family" : "Newton", "given" : "Jan A.", "non-dropping-particle" : "", "parse-names" : false, "suffix" : "" }, { "dropping-particle" : "", "family" : "Noh", "given" : "Jae-Hoon", "non-dropping-particle" : "", "parse-names" : false, "suffix" : "" }, { "dropping-particle" : "", "family" : "\u00d3lafsd\u00f3ttir", "given" : "S\u00f3lveig R.", "non-dropping-particle" : "", "parse-names" : false, "suffix" : "" }, { "dropping-particle" : "", "family" : "Salisbury", "given" : "Joseph E.", "non-dropping-particle" : "", "parse-names" : false, "suffix" : "" }, { "dropping-particle" : "", "family" : "Send", "given" : "Uwe", "non-dropping-particle" : "", "parse-names" : false, "suffix" : "" }, { "dropping-particle" : "", "family" : "Vandemark", "given" : "Douglas C.", "non-dropping-particle" : "", "parse-names" : false, "suffix" : "" }, { "dropping-particle" : "", "family" : "Weller", "given" : "Robert A.", "non-dropping-particle" : "", "parse-names" : false, "suffix" : "" } ], "container-title" : "Biogeosciences", "id" : "ITEM-1", "issue" : "17", "issued" : { "date-parts" : [ [ "2016", "9", "13" ] ] }, "page" : "5065-5083", "title" : "Using present-day observations to detect when anthropogenic change forces surface ocean carbonate chemistry outside preindustrial bounds", "translator" : [ { "dropping-particle" : "", "family" : "L5048", "given" : "", "non-dropping-particle" : "", "parse-names" : false, "suffix" : "" } ], "type" : "article-journal", "volume" : "13" }, "uris" : [ "http://www.mendeley.com/documents/?uuid=a6172779-e61c-4955-8869-135754357ad3" ] }, { "id" : "ITEM-2", "itemData" : { "DOI" : "10.5194/bg-16-1281-2019", "ISSN" : "1726-4189", "author" : [ { "dropping-particle" : "", "family" : "Fennel", "given" : "Katja", "non-dropping-particle" : "", "parse-names" : false, "suffix" : "" }, { "dropping-particle" : "", "family" : "Alin", "given" : "Simone", "non-dropping-particle" : "", "parse-names" : false, "suffix" : "" }, { "dropping-particle" : "", "family" : "Barbero", "given" : "Leticia", "non-dropping-particle" : "", "parse-names" : false, "suffix" : "" }, { "dropping-particle" : "", "family" : "Evans", "given" : "Wiley", "non-dropping-particle" : "", "parse-names" : false, "suffix" : "" }, { "dropping-particle" : "", "family" : "Bourgeois", "given" : "Timoth\u00e9e", "non-dropping-particle" : "", "parse-names" : false, "suffix" : "" }, { "dropping-particle" : "", "family" : "Cooley", "given" : "Sarah", "non-dropping-particle" : "", "parse-names" : false, "suffix" : "" }, { "dropping-particle" : "", "family" : "Dunne", "given" : "John", "non-dropping-particle" : "", "parse-names" : false, "suffix" : "" }, { "dropping-particle" : "", "family" : "Feely", "given" : "Richard A.", "non-dropping-particle" : "", "parse-names" : false, "suffix" : "" }, { "dropping-particle" : "", "family" : "Hernandez-Ayon", "given" : "Jose Martin", "non-dropping-particle" : "", "parse-names" : false, "suffix" : "" }, { "dropping-particle" : "", "family" : "Hu", "given" : "Xinping", "non-dropping-particle" : "", "parse-names" : false, "suffix" : "" }, { "dropping-particle" : "", "family" : "Lohrenz", "given" : "Steven", "non-dropping-particle" : "", "parse-names" : false, "suffix" : "" }, { "dropping-particle" : "", "family" : "Muller-Karger", "given" : "Frank", "non-dropping-particle" : "", "parse-names" : false, "suffix" : "" }, { "dropping-particle" : "", "family" : "Najjar", "given" : "Raymond", "non-dropping-particle" : "", "parse-names" : false, "suffix" : "" }, { "dropping-particle" : "", "family" : "Robbins", "given" : "Lisa", "non-dropping-particle" : "", "parse-names" : false, "suffix" : "" }, { "dropping-particle" : "", "family" : "Shadwick", "given" : "Elizabeth", "non-dropping-particle" : "", "parse-names" : false, "suffix" : "" }, { "dropping-particle" : "", "family" : "Siedlecki", "given" : "Samantha", "non-dropping-particle" : "", "parse-names" : false, "suffix" : "" }, { "dropping-particle" : "", "family" : "Steiner", "given" : "Nadja", "non-dropping-particle" : "", "parse-names" : false, "suffix" : "" }, { "dropping-particle" : "", "family" : "Sutton", "given" : "Adrienne", "non-dropping-particle" : "", "parse-names" : false, "suffix" : "" }, { "dropping-particle" : "", "family" : "Turk", "given" : "Daniela", "non-dropping-particle" : "", "parse-names" : false, "suffix" : "" }, { "dropping-particle" : "", "family" : "Vlahos", "given" : "Penny", "non-dropping-particle" : "", "parse-names" : false, "suffix" : "" }, { "dropping-particle" : "", "family" : "Wang", "given" : "Zhaohui Aleck", "non-dropping-particle" : "", "parse-names" : false, "suffix" : "" } ], "container-title" : "Biogeosciences", "id" : "ITEM-2", "issue" : "6", "issued" : { "date-parts" : [ [ "2019", "3", "27" ] ] }, "page" : "1281-1304", "title" : "Carbon cycling in the North American coastal ocean: a synthesis", "translator" : [ { "dropping-particle" : "", "family" : "L6208", "given" : "", "non-dropping-particle" : "", "parse-names" : false, "suffix" : "" } ], "type" : "article-journal", "volume" : "16" }, "uris" : [ "http://www.mendeley.com/documents/?uuid=e87695ad-e531-4f33-8cb0-a65235e75624", "http://www.mendeley.com/documents/?uuid=6dbcc4bf-6e71-4088-bcce-0dd52c128173" ] }, { "id" : "ITEM-3",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"ITEM-3",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"mendeley" : { "formattedCitation" : "(Sutton et al., 2016; Fennel et al., 2019; Cai et al., 2020)", "plainTextFormattedCitation" : "(Sutton et al., 2016; Fennel et al., 2019; Cai et al., 2020)", "previouslyFormattedCitation" : "(Sutton et al., 2016; Fennel et al., 2019; Cai et al., 2020)" }, "properties" : { "noteIndex" : 0 }, "schema" : "https://github.com/citation-style-language/schema/raw/master/csl-citation.json" }</w:instrText>
      </w:r>
      <w:r w:rsidRPr="001E7A27">
        <w:rPr>
          <w:lang w:val="en-GB"/>
        </w:rPr>
        <w:fldChar w:fldCharType="separate"/>
      </w:r>
      <w:r w:rsidR="00025FA2" w:rsidRPr="001E7A27">
        <w:rPr>
          <w:noProof/>
          <w:lang w:val="en-GB"/>
        </w:rPr>
        <w:t>(Sutton et al., 2016; Fennel et al., 2019; Cai et al., 2020)</w:t>
      </w:r>
      <w:r w:rsidRPr="001E7A27">
        <w:rPr>
          <w:lang w:val="en-GB"/>
        </w:rPr>
        <w:fldChar w:fldCharType="end"/>
      </w:r>
      <w:r w:rsidRPr="001E7A27">
        <w:rPr>
          <w:lang w:val="en-GB"/>
        </w:rPr>
        <w:t>. Low alkalinity and total inorganic carbon concentration, combined with an ocean signal of acidification, diminishes the buffering capacity along the decreasing salinity gradient from the ocean to the coast</w:t>
      </w:r>
      <w:r w:rsidR="00B42652" w:rsidRPr="001E7A27">
        <w:rPr>
          <w:lang w:val="en-GB"/>
        </w:rPr>
        <w:t xml:space="preserve">. </w:t>
      </w:r>
      <w:r w:rsidRPr="001E7A27">
        <w:rPr>
          <w:lang w:val="en-GB"/>
        </w:rPr>
        <w:t>Models suggest that</w:t>
      </w:r>
      <w:ins w:id="3489" w:author="Soapbox" w:date="2021-07-20T08:57:00Z">
        <w:r w:rsidR="002D7044" w:rsidRPr="001E7A27">
          <w:rPr>
            <w:lang w:val="en-GB"/>
          </w:rPr>
          <w:t>,</w:t>
        </w:r>
      </w:ins>
      <w:r w:rsidRPr="001E7A27">
        <w:rPr>
          <w:lang w:val="en-GB"/>
        </w:rPr>
        <w:t xml:space="preserve"> in this area</w:t>
      </w:r>
      <w:ins w:id="3490" w:author="Soapbox" w:date="2021-07-20T08:57:00Z">
        <w:r w:rsidR="002D7044" w:rsidRPr="001E7A27">
          <w:rPr>
            <w:lang w:val="en-GB"/>
          </w:rPr>
          <w:t>,</w:t>
        </w:r>
      </w:ins>
      <w:r w:rsidRPr="001E7A27">
        <w:rPr>
          <w:lang w:val="en-GB"/>
        </w:rPr>
        <w:t xml:space="preserve"> the aragonite saturation is seasonally controlled by nutrient availability and primary production, supporting</w:t>
      </w:r>
      <w:ins w:id="3491" w:author="Soapbox" w:date="2021-07-20T08:57:00Z">
        <w:r w:rsidR="002D7044" w:rsidRPr="001E7A27">
          <w:rPr>
            <w:lang w:val="en-GB"/>
          </w:rPr>
          <w:t xml:space="preserve"> the </w:t>
        </w:r>
        <w:commentRangeStart w:id="3492"/>
        <w:commentRangeStart w:id="3493"/>
        <w:del w:id="3494" w:author="Tom Maycock" w:date="2021-09-08T17:13:00Z">
          <w:r w:rsidR="002D7044" w:rsidRPr="001E7A27" w:rsidDel="00026F7B">
            <w:rPr>
              <w:lang w:val="en-GB"/>
            </w:rPr>
            <w:delText>suggestion</w:delText>
          </w:r>
        </w:del>
      </w:ins>
      <w:ins w:id="3495" w:author="Tom Maycock" w:date="2021-09-08T17:13:00Z">
        <w:r w:rsidR="00026F7B">
          <w:rPr>
            <w:lang w:val="en-GB"/>
          </w:rPr>
          <w:t>finding</w:t>
        </w:r>
      </w:ins>
      <w:r w:rsidRPr="001E7A27" w:rsidDel="00786130">
        <w:rPr>
          <w:lang w:val="en-GB"/>
        </w:rPr>
        <w:t xml:space="preserve"> </w:t>
      </w:r>
      <w:commentRangeEnd w:id="3492"/>
      <w:r w:rsidR="002D7044" w:rsidRPr="001E7A27">
        <w:rPr>
          <w:rStyle w:val="CommentReference"/>
          <w:lang w:val="en-GB"/>
        </w:rPr>
        <w:commentReference w:id="3492"/>
      </w:r>
      <w:commentRangeEnd w:id="3493"/>
      <w:r w:rsidR="00026F7B">
        <w:rPr>
          <w:rStyle w:val="CommentReference"/>
          <w:lang w:val="en-GB"/>
        </w:rPr>
        <w:commentReference w:id="3493"/>
      </w:r>
      <w:r w:rsidRPr="001E7A27">
        <w:rPr>
          <w:lang w:val="en-GB"/>
        </w:rPr>
        <w:t>that eutrophication is the main driver for exacerbating acidification</w:t>
      </w:r>
      <w:ins w:id="3496" w:author="Soapbox" w:date="2021-07-20T08:57:00Z">
        <w:r w:rsidR="002D7044" w:rsidRPr="001E7A27">
          <w:rPr>
            <w:lang w:val="en-GB"/>
          </w:rPr>
          <w:t xml:space="preserve"> </w:t>
        </w:r>
      </w:ins>
      <w:del w:id="3497" w:author="Soapbox" w:date="2021-07-20T08:57:00Z">
        <w:r w:rsidRPr="001E7A27" w:rsidDel="002D7044">
          <w:rPr>
            <w:lang w:val="en-GB"/>
          </w:rPr>
          <w:delText>.</w:delText>
        </w:r>
      </w:del>
      <w:r w:rsidRPr="001E7A27">
        <w:rPr>
          <w:lang w:val="en-GB"/>
        </w:rPr>
        <w:fldChar w:fldCharType="begin" w:fldLock="1"/>
      </w:r>
      <w:r w:rsidR="00747167" w:rsidRPr="001E7A27">
        <w:rPr>
          <w:lang w:val="en-GB"/>
        </w:rPr>
        <w:instrText>ADDIN CSL_CITATION { "citationItems" : [ { "id" : "ITEM-1", "itemData" : { "DOI" : "10.1038/s41467-017-00417-7", "ISSN" : "2041-1723", "abstract" : "The combined effects of anthropogenic and biological CO2 inputs may lead to more rapid acidification in coastal waters compared to the open ocean. It is less clear, however, how redox reactions would contribute to acidification. Here we report estuarine acidification dynamics based on oxygen, hydrogen sulfide (H2S), pH, dissolved inorganic carbon and total alkalinity data from the Chesapeake Bay, where anthropogenic nutrient inputs have led to eutrophication, hypoxia and anoxia, and low pH. We show that a pH minimum occurs in mid-depths where acids are generated as a result of H2S oxidation in waters mixed upward from the anoxic depths. Our analyses also suggest a large synergistic effect from river\u2013ocean mixing, global and local atmospheric CO2 uptake, and CO2 and acid production from respiration and other redox reactions. Together they lead to a poor acid buffering capacity, severe acidification and increased carbonate mineral dissolution in the USA\u2019s largest estuary.", "author" : [ { "dropping-particle" : "", "family" : "Cai", "given" : "Wei-Jun", "non-dropping-particle" : "", "parse-names" : false, "suffix" : "" }, { "dropping-particle" : "", "family" : "Huang", "given" : "Wei-Jen", "non-dropping-particle" : "", "parse-names" : false, "suffix" : "" }, { "dropping-particle" : "", "family" : "Luther", "given" : "George W", "non-dropping-particle" : "", "parse-names" : false, "suffix" : "" }, { "dropping-particle" : "", "family" : "Pierrot", "given" : "Denis", "non-dropping-particle" : "", "parse-names" : false, "suffix" : "" }, { "dropping-particle" : "", "family" : "Li", "given" : "Ming", "non-dropping-particle" : "", "parse-names" : false, "suffix" : "" }, { "dropping-particle" : "", "family" : "Testa", "given" : "Jeremy", "non-dropping-particle" : "", "parse-names" : false, "suffix" : "" }, { "dropping-particle" : "", "family" : "Xue", "given" : "Ming", "non-dropping-particle" : "", "parse-names" : false, "suffix" : "" }, { "dropping-particle" : "", "family" : "Joesoef", "given" : "Andrew", "non-dropping-particle" : "", "parse-names" : false, "suffix" : "" }, { "dropping-particle" : "", "family" : "Mann", "given" : "Roger", "non-dropping-particle" : "", "parse-names" : false, "suffix" : "" }, { "dropping-particle" : "", "family" : "Brodeur", "given" : "Jean", "non-dropping-particle" : "", "parse-names" : false, "suffix" : "" }, { "dropping-particle" : "", "family" : "Xu", "given" : "Yuan-Yuan", "non-dropping-particle" : "", "parse-names" : false, "suffix" : "" }, { "dropping-particle" : "", "family" : "Chen", "given" : "Baoshan", "non-dropping-particle" : "", "parse-names" : false, "suffix" : "" }, { "dropping-particle" : "", "family" : "Hussain", "given" : "Najid", "non-dropping-particle" : "", "parse-names" : false, "suffix" : "" }, { "dropping-particle" : "", "family" : "Waldbusser", "given" : "George G", "non-dropping-particle" : "", "parse-names" : false, "suffix" : "" }, { "dropping-particle" : "", "family" : "Cornwell", "given" : "Jeffrey", "non-dropping-particle" : "", "parse-names" : false, "suffix" : "" }, { "dropping-particle" : "", "family" : "Kemp", "given" : "W Michael", "non-dropping-particle" : "", "parse-names" : false, "suffix" : "" } ], "container-title" : "Nature Communications", "id" : "ITEM-1", "issue" : "1", "issued" : { "date-parts" : [ [ "2017", "12" ] ] }, "page" : "369", "title" : "Redox reactions and weak buffering capacity lead to acidification in the Chesapeake Bay", "translator" : [ { "dropping-particle" : "", "family" : "L6373", "given" : "", "non-dropping-particle" : "", "parse-names" : false, "suffix" : "" } ], "type" : "article-journal", "volume" : "8" }, "uris" : [ "http://www.mendeley.com/documents/?uuid=c64e6df3-0e44-4820-a89e-598a592c98b6" ] }, { "id" : "ITEM-2",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"ITEM-2",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"mendeley" : { "formattedCitation" : "(Cai et al., 2017, 2020)", "plainTextFormattedCitation" : "(Cai et al., 2017, 2020)", "previouslyFormattedCitation" : "(Cai et al., 2017, 2020)" }, "properties" : { "noteIndex" : 0 }, "schema" : "https://github.com/citation-style-language/schema/raw/master/csl-citation.json" }</w:instrText>
      </w:r>
      <w:r w:rsidRPr="001E7A27">
        <w:rPr>
          <w:lang w:val="en-GB"/>
        </w:rPr>
        <w:fldChar w:fldCharType="separate"/>
      </w:r>
      <w:r w:rsidR="00025FA2" w:rsidRPr="001E7A27">
        <w:rPr>
          <w:noProof/>
          <w:lang w:val="en-GB"/>
        </w:rPr>
        <w:t>(Cai et al., 2017, 2020)</w:t>
      </w:r>
      <w:r w:rsidRPr="001E7A27">
        <w:rPr>
          <w:lang w:val="en-GB"/>
        </w:rPr>
        <w:fldChar w:fldCharType="end"/>
      </w:r>
      <w:r w:rsidRPr="001E7A27">
        <w:rPr>
          <w:lang w:val="en-GB"/>
        </w:rPr>
        <w:t xml:space="preserve">. The coastal Gulf of Mexico is facing a parallel increase in bottom water acidification and </w:t>
      </w:r>
      <w:r w:rsidR="00E112C2" w:rsidRPr="001E7A27">
        <w:rPr>
          <w:lang w:val="en-GB"/>
        </w:rPr>
        <w:t>deoxygenation</w:t>
      </w:r>
      <w:r w:rsidRPr="001E7A27">
        <w:rPr>
          <w:lang w:val="en-GB"/>
        </w:rPr>
        <w:t xml:space="preserve"> off the Mississippi Delta driven</w:t>
      </w:r>
      <w:r w:rsidRPr="001E7A27">
        <w:rPr>
          <w:rFonts w:cs="Times New Roman"/>
          <w:lang w:val="en-GB" w:eastAsia="en-US"/>
        </w:rPr>
        <w:t xml:space="preserve"> by eutrophication </w:t>
      </w:r>
      <w:r w:rsidRPr="001E7A27">
        <w:rPr>
          <w:lang w:val="en-GB"/>
        </w:rPr>
        <w:fldChar w:fldCharType="begin" w:fldLock="1"/>
      </w:r>
      <w:r w:rsidR="00747167" w:rsidRPr="001E7A27">
        <w:rPr>
          <w:lang w:val="en-GB"/>
        </w:rPr>
        <w:instrText>ADDIN CSL_CITATION { "citationItems" : [ { "id" : "ITEM-1", "itemData" : { "DOI" : "10.1002/2016GL071881", "ISSN" : "00948276", "abstract" : "Abstract Nutrient inputs from the Mississippi/Atchafalaya River system into the northern Gulf of Mexico promote high phytoplankton production and lead to high respiration rates. Respiration coupled with water column stratification results in seasonal summer hypoxia in bottom waters on the shelf. In addition to consuming oxygen, respiration produces carbon dioxide (CO2), thus lowering the pH and acidifying bottom waters. Here we present a high-resolution biogeochemical model simulating this eutrophication-driven acidification and investigate the dominant underlying processes. The model shows the recurring development of an extended area of acidified bottom waters in summer on the northern Gulf of Mexico shelf that coincides with hypoxic waters. Not reported before, acidified waters are confined to a thin bottom boundary layer where the production of CO2 by benthic metabolic processes is dominant. Despite a reduced saturation state, acidified waters remain supersaturated with respect to aragonite.", "author" : [ { "dropping-particle" : "", "family" : "Laurent", "given" : "Arnaud", "non-dropping-particle" : "", "parse-names" : false, "suffix" : "" }, { "dropping-particle" : "", "family" : "Fennel", "given" : "Katja", "non-dropping-particle" : "", "parse-names" : false, "suffix" : "" }, { "dropping-particle" : "", "family" : "Cai", "given" : "Wei-Jun", "non-dropping-particle" : "", "parse-names" : false, "suffix" : "" }, { "dropping-particle" : "", "family" : "Huang", "given" : "Wei-Jen", "non-dropping-particle" : "", "parse-names" : false, "suffix" : "" }, { "dropping-particle" : "", "family" : "Barbero", "given" : "Leticia", "non-dropping-particle" : "", "parse-names" : false, "suffix" : "" }, { "dropping-particle" : "", "family" : "Wanninkhof", "given" : "Rik", "non-dropping-particle" : "", "parse-names" : false, "suffix" : "" } ], "container-title" : "Geophysical Research Letters", "id" : "ITEM-1", "issue" : "2", "issued" : { "date-parts" : [ [ "2017", "1", "28" ] ] }, "note" : "doi: 10.1002/2016GL071881", "page" : "946-956", "publisher" : "John Wiley &amp; Sons, Ltd", "title" : "Eutrophication-induced acidification of coastal waters in the northern Gulf of Mexico: Insights into origin and processes from a coupled physical-biogeochemical model", "translator" : [ { "dropping-particle" : "", "family" : "L4842", "given" : "", "non-dropping-particle" : "", "parse-names" : false, "suffix" : "" } ], "type" : "article-journal", "volume" : "44" }, "uris" : [ "http://www.mendeley.com/documents/?uuid=e6ab280b-0226-41d2-ad43-c7f2b353f0ff" ] }, { "id" : "ITEM-2", "itemData" : { "DOI" : "10.1038/ngeo1297", "ISBN" : "1752-0894", "ISSN" : "1752-0894", "abstract" : "Human inputs of nutrients to coastal waters can lead to the excessive production of algae, a process known as eutrophication. Microbial consumption of this organic matter lowers oxygen levels in the water(1-3). In addition, the carbon dioxide produced during microbial respiration increases acidity. The dissolution of atmospheric carbon dioxide in ocean waters also raises acidity, a process known as ocean acidification. Here, we assess the combined impact of eutrophication and ocean acidification on acidity in the coastal ocean, using data collected in the northern Gulf of Mexico and the East China Sea-two regions heavily influenced by nutrient-laden rivers. We show that eutrophication in these waters is associated with the development of hypoxia and the acidification of subsurface waters, as expected. Model simulations, using data collected from the northern Gulf of Mexico, however, suggest that the drop in pH since pre-industrial times is greater than that expected from eutrophication and ocean acidification alone. We attribute the additional drop in pH-of 0.05 units-to a reduction in the ability of these carbon dioxide-rich waters to buffer changes in pH. We suggest that eutrophication could increase the susceptibility of coastal waters to ocean acidification.", "author" : [ { "dropping-particle" : "", "family" : "Cai", "given" : "Wei-Jun", "non-dropping-particle" : "", "parse-names" : false, "suffix" : "" }, { "dropping-particle" : "", "family" : "Hu", "given" : "Xinping", "non-dropping-particle" : "", "parse-names" : false, "suffix" : "" }, { "dropping-particle" : "", "family" : "Huang", "given" : "Wei-Jen", "non-dropping-particle" : "", "parse-names" : false, "suffix" : "" }, { "dropping-particle" : "", "family" : "Murrell", "given" : "Michael C.", "non-dropping-particle" : "", "parse-names" : false, "suffix" : "" }, { "dropping-particle" : "", "family" : "Lehrter", "given" : "John C.", "non-dropping-particle" : "", "parse-names" : false, "suffix" : "" }, { "dropping-particle" : "", "family" : "Lohrenz", "given" : "Steven E.", "non-dropping-particle" : "", "parse-names" : false, "suffix" : "" }, { "dropping-particle" : "", "family" : "Chou", "given" : "Wen-Chen", "non-dropping-particle" : "", "parse-names" : false, "suffix" : "" }, { "dropping-particle" : "", "family" : "Zhai", "given" : "Weidong", "non-dropping-particle" : "", "parse-names" : false, "suffix" : "" }, { "dropping-particle" : "", "family" : "Hollibaugh", "given" : "James T.", "non-dropping-particle" : "", "parse-names" : false, "suffix" : "" }, { "dropping-particle" : "", "family" : "Wang", "given" : "Yongchen", "non-dropping-particle" : "", "parse-names" : false, "suffix" : "" }, { "dropping-particle" : "", "family" : "Zhao", "given" : "Pingsan", "non-dropping-particle" : "", "parse-names" : false, "suffix" : "" }, { "dropping-particle" : "", "family" : "Guo", "given" : "Xianghui", "non-dropping-particle" : "", "parse-names" : false, "suffix" : "" }, { "dropping-particle" : "", "family" : "Gundersen", "given" : "Kjell", "non-dropping-particle" : "", "parse-names" : false, "suffix" : "" }, { "dropping-particle" : "", "family" : "Dai", "given" : "Minhan", "non-dropping-particle" : "", "parse-names" : false, "suffix" : "" }, { "dropping-particle" : "", "family" : "Gong", "given" : "Gwo-Ching", "non-dropping-particle" : "", "parse-names" : false, "suffix" : "" } ], "container-title" : "Nature Geoscience", "id" : "ITEM-2", "issue" : "11", "issued" : { "date-parts" : [ [ "2011", "11", "23" ] ] }, "page" : "766-770", "publisher" : "Nature Publishing Group", "title" : "Acidification of subsurface coastal waters enhanced by eutrophication", "translator" : [ { "dropping-particle" : "", "family" : "L4986", "given" : "", "non-dropping-particle" : "", "parse-names" : false, "suffix" : "" } ], "type" : "article-journal", "volume" : "4" }, "uris" : [ "http://www.mendeley.com/documents/?uuid=424c989d-f47e-49fd-9043-08750f22d4c2" ] }, { "id" : "ITEM-3", "itemData" : { "DOI" : "10.5194/bg-16-1281-2019", "ISSN" : "1726-4189", "author" : [ { "dropping-particle" : "", "family" : "Fennel", "given" : "Katja", "non-dropping-particle" : "", "parse-names" : false, "suffix" : "" }, { "dropping-particle" : "", "family" : "Alin", "given" : "Simone", "non-dropping-particle" : "", "parse-names" : false, "suffix" : "" }, { "dropping-particle" : "", "family" : "Barbero", "given" : "Leticia", "non-dropping-particle" : "", "parse-names" : false, "suffix" : "" }, { "dropping-particle" : "", "family" : "Evans", "given" : "Wiley", "non-dropping-particle" : "", "parse-names" : false, "suffix" : "" }, { "dropping-particle" : "", "family" : "Bourgeois", "given" : "Timoth\u00e9e", "non-dropping-particle" : "", "parse-names" : false, "suffix" : "" }, { "dropping-particle" : "", "family" : "Cooley", "given" : "Sarah", "non-dropping-particle" : "", "parse-names" : false, "suffix" : "" }, { "dropping-particle" : "", "family" : "Dunne", "given" : "John", "non-dropping-particle" : "", "parse-names" : false, "suffix" : "" }, { "dropping-particle" : "", "family" : "Feely", "given" : "Richard A.", "non-dropping-particle" : "", "parse-names" : false, "suffix" : "" }, { "dropping-particle" : "", "family" : "Hernandez-Ayon", "given" : "Jose Martin", "non-dropping-particle" : "", "parse-names" : false, "suffix" : "" }, { "dropping-particle" : "", "family" : "Hu", "given" : "Xinping", "non-dropping-particle" : "", "parse-names" : false, "suffix" : "" }, { "dropping-particle" : "", "family" : "Lohrenz", "given" : "Steven", "non-dropping-particle" : "", "parse-names" : false, "suffix" : "" }, { "dropping-particle" : "", "family" : "Muller-Karger", "given" : "Frank", "non-dropping-particle" : "", "parse-names" : false, "suffix" : "" }, { "dropping-particle" : "", "family" : "Najjar", "given" : "Raymond", "non-dropping-particle" : "", "parse-names" : false, "suffix" : "" }, { "dropping-particle" : "", "family" : "Robbins", "given" : "Lisa", "non-dropping-particle" : "", "parse-names" : false, "suffix" : "" }, { "dropping-particle" : "", "family" : "Shadwick", "given" : "Elizabeth", "non-dropping-particle" : "", "parse-names" : false, "suffix" : "" }, { "dropping-particle" : "", "family" : "Siedlecki", "given" : "Samantha", "non-dropping-particle" : "", "parse-names" : false, "suffix" : "" }, { "dropping-particle" : "", "family" : "Steiner", "given" : "Nadja", "non-dropping-particle" : "", "parse-names" : false, "suffix" : "" }, { "dropping-particle" : "", "family" : "Sutton", "given" : "Adrienne", "non-dropping-particle" : "", "parse-names" : false, "suffix" : "" }, { "dropping-particle" : "", "family" : "Turk", "given" : "Daniela", "non-dropping-particle" : "", "parse-names" : false, "suffix" : "" }, { "dropping-particle" : "", "family" : "Vlahos", "given" : "Penny", "non-dropping-particle" : "", "parse-names" : false, "suffix" : "" }, { "dropping-particle" : "", "family" : "Wang", "given" : "Zhaohui Aleck", "non-dropping-particle" : "", "parse-names" : false, "suffix" : "" } ], "container-title" : "Biogeosciences", "id" : "ITEM-3", "issue" : "6", "issued" : { "date-parts" : [ [ "2019", "3", "27" ] ] }, "page" : "1281-1304", "title" : "Carbon cycling in the North American coastal ocean: a synthesis", "translator" : [ { "dropping-particle" : "", "family" : "L6208", "given" : "", "non-dropping-particle" : "", "parse-names" : false, "suffix" : "" } ], "type" : "article-journal", "volume" : "16" }, "uris" : [ "http://www.mendeley.com/documents/?uuid=e87695ad-e531-4f33-8cb0-a65235e75624" ] } ], "mendeley" : { "formattedCitation" : "(Cai et al., 2011; Laurent et al., 2017; Fennel et al., 2019)", "plainTextFormattedCitation" : "(Cai et al., 2011; Laurent et al., 2017; Fennel et al., 2019)", "previouslyFormattedCitation" : "(Cai et al., 2011; Laurent et al., 2017; Fennel et al., 2019)" }, "properties" : { "noteIndex" : 0 }, "schema" : "https://github.com/citation-style-language/schema/raw/master/csl-citation.json" }</w:instrText>
      </w:r>
      <w:r w:rsidRPr="001E7A27">
        <w:rPr>
          <w:lang w:val="en-GB"/>
        </w:rPr>
        <w:fldChar w:fldCharType="separate"/>
      </w:r>
      <w:r w:rsidR="00025FA2" w:rsidRPr="001E7A27">
        <w:rPr>
          <w:noProof/>
          <w:lang w:val="en-GB"/>
        </w:rPr>
        <w:t>(Cai et al., 2011; Laurent et al., 2017; Fennel et al., 2019)</w:t>
      </w:r>
      <w:r w:rsidRPr="001E7A27">
        <w:rPr>
          <w:lang w:val="en-GB"/>
        </w:rPr>
        <w:fldChar w:fldCharType="end"/>
      </w:r>
      <w:r w:rsidRPr="001E7A27">
        <w:rPr>
          <w:rFonts w:cs="Times New Roman"/>
          <w:lang w:val="en-GB" w:eastAsia="en-US"/>
        </w:rPr>
        <w:t>.</w:t>
      </w:r>
    </w:p>
    <w:p w14:paraId="77335BD0" w14:textId="77777777" w:rsidR="00F620F1" w:rsidRPr="001E7A27" w:rsidRDefault="00F620F1" w:rsidP="005C7F25">
      <w:pPr>
        <w:pStyle w:val="AR6BodyText"/>
        <w:rPr>
          <w:rFonts w:cs="Times New Roman"/>
          <w:lang w:val="en-GB" w:eastAsia="en-US"/>
        </w:rPr>
      </w:pPr>
    </w:p>
    <w:p w14:paraId="08562CD5" w14:textId="5DBD8255" w:rsidR="00F620F1" w:rsidRPr="001E7A27" w:rsidRDefault="00F620F1" w:rsidP="005C7F25">
      <w:pPr>
        <w:pStyle w:val="AR6BodyText"/>
        <w:rPr>
          <w:rFonts w:cs="Times New Roman"/>
          <w:lang w:val="en-GB" w:eastAsia="en-US"/>
        </w:rPr>
      </w:pPr>
      <w:r w:rsidRPr="001E7A27">
        <w:rPr>
          <w:rFonts w:cs="Times New Roman"/>
          <w:lang w:val="en-GB" w:eastAsia="en-US"/>
        </w:rPr>
        <w:t xml:space="preserve">Many coastal tropical </w:t>
      </w:r>
      <w:ins w:id="3498" w:author="Soapbox" w:date="2021-07-20T08:58:00Z">
        <w:r w:rsidR="00557986" w:rsidRPr="001E7A27">
          <w:rPr>
            <w:rFonts w:cs="Times New Roman"/>
            <w:lang w:val="en-GB" w:eastAsia="en-US"/>
          </w:rPr>
          <w:t xml:space="preserve">areas </w:t>
        </w:r>
      </w:ins>
      <w:r w:rsidRPr="001E7A27">
        <w:rPr>
          <w:rFonts w:cs="Times New Roman"/>
          <w:lang w:val="en-GB" w:eastAsia="en-US"/>
        </w:rPr>
        <w:t>are under heavy anthropogenic eutrophication induced by the effluents from large cities</w:t>
      </w:r>
      <w:ins w:id="3499" w:author="Soapbox" w:date="2021-07-20T08:58:00Z">
        <w:r w:rsidR="00557986" w:rsidRPr="001E7A27">
          <w:rPr>
            <w:rFonts w:cs="Times New Roman"/>
            <w:lang w:val="en-GB" w:eastAsia="en-US"/>
          </w:rPr>
          <w:t>,</w:t>
        </w:r>
      </w:ins>
      <w:r w:rsidRPr="001E7A27">
        <w:rPr>
          <w:rFonts w:cs="Times New Roman"/>
          <w:lang w:val="en-GB" w:eastAsia="en-US"/>
        </w:rPr>
        <w:t xml:space="preserve"> or receive large riverine inputs of freshwater, nutrients, and organic matter (such as Amazon, Mississippi, Orinoco, Congo, Mekong, or Changjiang rivers). Under strong eutrophication, often sub-surface and bottom waters present pH values lower than average surface open ocean (about 8.0) because increased respiration decreases</w:t>
      </w:r>
      <w:r w:rsidRPr="001E7A27" w:rsidDel="00B7056E">
        <w:rPr>
          <w:rFonts w:cs="Times New Roman"/>
          <w:lang w:val="en-GB" w:eastAsia="en-US"/>
        </w:rPr>
        <w:t xml:space="preserve"> </w:t>
      </w:r>
      <w:r w:rsidRPr="001E7A27">
        <w:rPr>
          <w:rFonts w:cs="Times New Roman"/>
          <w:lang w:val="en-GB" w:eastAsia="en-US"/>
        </w:rPr>
        <w:t xml:space="preserve">pH </w:t>
      </w:r>
      <w:r w:rsidRPr="001E7A27">
        <w:rPr>
          <w:rFonts w:cs="Times New Roman"/>
          <w:lang w:val="en-GB" w:eastAsia="en-US"/>
          <w:rPrChange w:id="3500" w:author="Ian Blenkinsop" w:date="2021-07-28T14:13:00Z">
            <w:rPr>
              <w:rFonts w:cs="Times New Roman"/>
              <w:i/>
              <w:iCs/>
              <w:lang w:val="en-GB" w:eastAsia="en-US"/>
            </w:rPr>
          </w:rPrChange>
        </w:rPr>
        <w:t>(</w:t>
      </w:r>
      <w:r w:rsidRPr="001E7A27">
        <w:rPr>
          <w:rFonts w:cs="Times New Roman"/>
          <w:i/>
          <w:iCs/>
          <w:lang w:val="en-GB" w:eastAsia="en-US"/>
        </w:rPr>
        <w:t>high agreement</w:t>
      </w:r>
      <w:r w:rsidRPr="001E7A27">
        <w:rPr>
          <w:rFonts w:cs="Times New Roman"/>
          <w:lang w:val="en-GB" w:eastAsia="en-US"/>
          <w:rPrChange w:id="3501" w:author="Ian Blenkinsop" w:date="2021-07-28T14:13:00Z">
            <w:rPr>
              <w:rFonts w:cs="Times New Roman"/>
              <w:i/>
              <w:iCs/>
              <w:lang w:val="en-GB" w:eastAsia="en-US"/>
            </w:rPr>
          </w:rPrChange>
        </w:rPr>
        <w:t>,</w:t>
      </w:r>
      <w:r w:rsidRPr="001E7A27">
        <w:rPr>
          <w:rFonts w:cs="Times New Roman"/>
          <w:i/>
          <w:iCs/>
          <w:lang w:val="en-GB" w:eastAsia="en-US"/>
        </w:rPr>
        <w:t xml:space="preserve"> robust evidence</w:t>
      </w:r>
      <w:r w:rsidRPr="001E7A27">
        <w:rPr>
          <w:rFonts w:cs="Times New Roman"/>
          <w:lang w:val="en-GB" w:eastAsia="en-US"/>
          <w:rPrChange w:id="3502" w:author="Ian Blenkinsop" w:date="2021-07-28T14:13:00Z">
            <w:rPr>
              <w:rFonts w:cs="Times New Roman"/>
              <w:i/>
              <w:iCs/>
              <w:lang w:val="en-GB" w:eastAsia="en-US"/>
            </w:rPr>
          </w:rPrChange>
        </w:rPr>
        <w:t>)</w:t>
      </w:r>
      <w:r w:rsidRPr="001E7A27">
        <w:rPr>
          <w:rFonts w:cs="Times New Roman"/>
          <w:lang w:val="en-GB" w:eastAsia="en-US"/>
        </w:rPr>
        <w:t>, despite a net atmospheric CO</w:t>
      </w:r>
      <w:r w:rsidRPr="001E7A27">
        <w:rPr>
          <w:rFonts w:cs="Times New Roman"/>
          <w:vertAlign w:val="subscript"/>
          <w:lang w:val="en-GB" w:eastAsia="en-US"/>
        </w:rPr>
        <w:t>2</w:t>
      </w:r>
      <w:r w:rsidRPr="001E7A27">
        <w:rPr>
          <w:rFonts w:cs="Times New Roman"/>
          <w:lang w:val="en-GB" w:eastAsia="en-US"/>
        </w:rPr>
        <w:t xml:space="preserve"> sink in shallow and vertically stratified coastal areas </w:t>
      </w:r>
      <w:r w:rsidRPr="001E7A27">
        <w:rPr>
          <w:lang w:val="en-GB"/>
        </w:rPr>
        <w:fldChar w:fldCharType="begin" w:fldLock="1"/>
      </w:r>
      <w:r w:rsidR="001B061E" w:rsidRPr="001E7A27">
        <w:rPr>
          <w:lang w:val="en-GB"/>
        </w:rPr>
        <w:instrText>ADDIN CSL_CITATION { "citationItems" : [ { "id" : "ITEM-1", "itemData" : { "DOI" : "10.1038/s41598-018-37764-4", "ISSN" : "2045-2322", "abstract" : "Ocean acidification poses serious threats to coastal ecosystem services, yet few empirical studies have investigated how local ecological processes may modulate global changes of pH from rising atmospheric CO2. We quantified patterns of pH variability as a function of atmospheric CO2 and local physical and biological processes at 83 sites over 25 years in the Salish Sea and two NE Pacific estuaries. Mean seawater pH decreased significantly at \u22120.009 \u00b1 0.0005 pH yr\u22121 (0.22 pH over 25 years), with spatially variable rates ranging up to 10 times greater than atmospheric CO2-driven ocean acidification. Dissolved oxygen saturation (%DO) decreased by \u22120.24 \u00b1 0.036% yr\u22121, with site-specific trends similar to pH. Mean pH shifted from &lt;7.6 in winter to &gt;8.0 in summer concomitant to the seasonal shift from heterotrophy (%DO &lt; 100) to autotrophy (%DO &gt; 100) and dramatic shifts in aragonite saturation state critical to shell-forming organisms (probability of undersaturation was &gt;80% in winter, but &lt;20% in summer). %DO overwhelmed the influence of atmospheric CO2, temperature and salinity on pH across scales. Collectively, these observations provide evidence that local ecosystem processes modulate ocean acidification, and support the adoption of an ecosystem perspective to ocean acidification and multiple stressors in productive aquatic habitats.", "author" : [ { "dropping-particle" : "", "family" : "Lowe", "given" : "Alexander T", "non-dropping-particle" : "", "parse-names" : false, "suffix" : "" }, { "dropping-particle" : "", "family" : "Bos", "given" : "Julia", "non-dropping-particle" : "", "parse-names" : false, "suffix" : "" }, { "dropping-particle" : "", "family" : "Ruesink", "given" : "Jennifer", "non-dropping-particle" : "", "parse-names" : false, "suffix" : "" } ], "container-title" : "Scientific Reports", "id" : "ITEM-1", "issue" : "1", "issued" : { "date-parts" : [ [ "2019", "12", "30" ] ] }, "page" : "963", "title" : "Ecosystem metabolism drives pH variability and modulates long-term ocean acidification in the Northeast Pacific coastal ocean", "translator" : [ { "dropping-particle" : "", "family" : "L4843", "given" : "", "non-dropping-particle" : "", "parse-names" : false, "suffix" : "" } ], "type" : "article-journal", "volume" : "9" }, "uris" : [ "http://www.mendeley.com/documents/?uuid=2e23a96c-ee20-40f4-93a6-4fa7205aac62" ] }, { "id" : "ITEM-2", "itemData" : { "DOI" : "10.1016/j.ecss.2014.05.027", "ISSN" : "02727714", "abstract" : "Abstract Increased nutrient loading into estuaries causes the accumulation of algal biomass, and microbial degradation of this organic matter decreases oxygen levels and contributes towards hypoxia. A second, often overlooked consequence of microbial degradation of organic matter is the production of carbon dioxide (CO2) and a lowering of seawater pH. To assess the potential for acidification in eutrophic estuaries, the levels of dissolved oxygen (DO), pH, the partial pressure of carbon dioxide (pCO2), and the saturation state for aragonite (\u03a9aragonite) were horizontally and vertically assessed during the onset, peak, and demise of low oxygen conditions in systems across the northeast US including Narragansett Bay (RI), Long Island Sound (CT\u2013NY), Jamaica Bay (NY), and Hempstead Bay (NY). Low pH conditions (&lt;7.4) were detected in all systems during summer and fall months concurrent with the decline in DO concentrations. While hypoxic waters and/or regions in close proximity to sewage discharge had extremely high levels of pCO2, (&gt;3000 \u03bcatm), were acidic pH (&lt;7.0), and were undersaturated with regard to aragonite (\u03a9aragonite &lt; 1), even near-normoxic but eutrophic regions of these estuaries were often relatively acidified (pH &lt; 7.7) during late summer and/or early fall. The close spatial and temporal correspondence between DO and pH and the occurrence of extremes in these conditions in regions with the most intense nutrient loading indicated that they were primarily driven by microbial respiration. Given that coastal acidification is promoted by nutrient-enhanced organic matter loading and reaches levels that have previously been shown to negatively impact the growth and survival of marine organisms, it may be considered an additional symptom of eutrophication that warrants managerial attention.", "author" : [ { "dropping-particle" : "", "family" : "Wallace", "given" : "Ryan B", "non-dropping-particle" : "", "parse-names" : false, "suffix" : "" }, { "dropping-particle" : "", "family" : "Baumann", "given" : "Hannes", "non-dropping-particle" : "", "parse-names" : false, "suffix" : "" }, { "dropping-particle" : "", "family" : "Grear", "given" : "Jason S", "non-dropping-particle" : "", "parse-names" : false, "suffix" : "" }, { "dropping-particle" : "", "family" : "Aller", "given" : "Robert C", "non-dropping-particle" : "", "parse-names" : false, "suffix" : "" }, { "dropping-particle" : "", "family" : "Gobler", "given" : "Christopher J", "non-dropping-particle" : "", "parse-names" : false, "suffix" : "" } ], "container-title" : "Estuarine, Coastal and Shelf Science", "id" : "ITEM-2", "issue" : "0", "issued" : { "date-parts" : [ [ "2014", "7", "5" ] ] }, "page" : "1-13", "title" : "Coastal ocean acidification: The other eutrophication problem", "translator" : [ { "dropping-particle" : "", "family" : "L4987", "given" : "", "non-dropping-particle" : "", "parse-names" : false, "suffix" : "" } ], "type" : "article-journal", "volume" : "148" }, "uris" : [ "http://www.mendeley.com/documents/?uuid=5c4b6a66-5532-4e78-b346-d6a6c44717c7" ] }, { "id" : "ITEM-3", "itemData" : { "DOI" : "10.1146/annurev-marine-010318-095138", "ISSN" : "1941-1405", "abstract" : "Aquatic environments experiencing low-oxygen conditions have been described as hypoxic, suboxic, or anoxic zones; oxygen minimum zones; and, in the popular media, the misnomer \u201cdead zones.\u201d This review aims to elucidate important aspects underlying oxygen depletion in diverse coastal systems and provides a synthesis of general relationships between hypoxia and its controlling factors. After presenting a generic overview of the first-order processes, we review system-specific characteristics for selected estuaries where adjacent human settlements contribute to high nutrient loads, river-dominated shelves that receive large inputs of fresh water and anthropogenic nutrients, and upwelling regions where a supply of nutrient-rich, low-oxygen waters generates oxygen minimum zones without direct anthropogenic influence. We propose a nondimensional number that relates the hypoxia timescale and water residence time to guide the cross-system comparison. Our analysis reveals the basic principles underlying hypoxia generation in coastal systems and provides a framework for discussing future changes.", "author" : [ { "dropping-particle" : "", "family" : "Fennel", "given" : "Katja", "non-dropping-particle" : "", "parse-names" : false, "suffix" : "" }, { "dropping-particle" : "", "family" : "Testa", "given" : "Jeremy M", "non-dropping-particle" : "", "parse-names" : false, "suffix" : "" } ], "container-title" : "Annual Review of Marine Science", "id" : "ITEM-3", "issue" : "1", "issued" : { "date-parts" : [ [ "2019", "1", "3" ] ] }, "note" : "doi: 10.1146/annurev-marine-010318-095138", "page" : "105-130", "publisher" : "Annual Reviews", "title" : "Biogeochemical controls on coastal hypoxia", "translator" : [ { "dropping-particle" : "", "family" : "L7257", "given" : "", "non-dropping-particle" : "", "parse-names" : false, "suffix" : "" } ], "type" : "article-journal", "volume" : "11" }, "uris" : [ "http://www.mendeley.com/documents/?uuid=3790ee1a-29ee-44b8-9801-c464301c8bdd" ] }, { "id" : "ITEM-4", "itemData" : { "DOI" : "10.1007/s10533-017-0405-y", "ISSN" : "0168-2563", "abstract" : "We investigate the carbon dynamics in Guanabara Bay, an eutrophic tropical coastal embayment surrounded by the megacity of Rio de Janeiro (southeast coast of Brazil). Nine sampling campaigns were conducted for dissolved, particulate and total organic carbon (DOC, POC and TOC), dissolved inorganic carbon (DIC), partial pressure of CO2 (pCO2), chlorophyll a (Chl a), pheo-pigments and ancillary parameters. Highest DOC, POC and Chl a concentrations were found in confined-shallow regions of the bay during the summer period with strong pCO2 undersaturation, and DOC reached 82 mg L\u22121, POC 152 mg L\u22121, and Chl a 800 $\u03bc$g L\u22121. Spatially and temporally, POC and DOC concentrations varied positively with total pigments, and negatively with DIC. Strong linear correlations between these parameters indicate that the production of TOC translates to an equivalent uptake in DIC, with 85% of the POC and about 50% of the DOC being of phytoplanktonic origin. Despite the shallow depths of the bay, surface waters were enriched in POC and DOC relative to bottom waters in periods of high thermohaline stratification. The seasonal accumulation of phytoplankton-derived TOC in the surface waters reached about 105 g C m\u22122 year\u22121, representing between 8 and 40% of the net primary production. The calculated turnover time of organic carbon was 117 and 34 days during winter and summer, respectively. Our results indicate that eutrophication of coastal bays in the tropics can generate large stocks of planktonic biomass and detrital organic carbon which are permanently being produced and partially degraded and buried in sediments.", "author" : [ { "dropping-particle" : "", "family" : "Cotovicz Jr.", "given" : "Luiz C", "non-dropping-particle" : "", "parse-names" : false, "suffix" : "" }, { "dropping-particle" : "", "family" : "Knoppers", "given" : "Bastiaan A", "non-dropping-particle" : "", "parse-names" : false, "suffix" : "" }, { "dropping-particle" : "", "family" : "Brandini", "given" : "Nilva", "non-dropping-particle" : "", "parse-names" : false, "suffix" : "" }, { "dropping-particle" : "", "family" : "Poirier", "given" : "Dominique", "non-dropping-particle" : "", "parse-names" : false, "suffix" : "" }, { "dropping-particle" : "", "family" : "Costa Santos", "given" : "Suzan J", "non-dropping-particle" : "", "parse-names" : false, "suffix" : "" }, { "dropping-particle" : "", "family" : "Cordeiro", "given" : "Renato C", "non-dropping-particle" : "", "parse-names" : false, "suffix" : "" }, { "dropping-particle" : "", "family" : "Abril", "given" : "Gwena\u00ebl", "non-dropping-particle" : "", "parse-names" : false, "suffix" : "" } ], "container-title" : "Biogeochemistry", "id" : "ITEM-4", "issue" : "1-2", "issued" : { "date-parts" : [ [ "2018", "1", "29" ] ] }, "page" : "1-14", "title" : "Predominance of phytoplankton-derived dissolved and particulate organic carbon in a highly eutrophic tropical coastal embayment (Guanabara Bay, Rio de Janeiro, Brazil)", "translator" : [ { "dropping-particle" : "", "family" : "L4836", "given" : "", "non-dropping-particle" : "", "parse-names" : false, "suffix" : "" } ], "type" : "article-journal", "volume" : "137" }, "uris" : [ "http://www.mendeley.com/documents/?uuid=b0a627b5-006e-4df5-b46b-25c3f637d963" ] }, { "id" : "ITEM-5", "itemData" : { "DOI" : "10.1007/s12237-008-9121-0", "ISSN" : "1559-2723", "abstract" : "We report partial pressure of CO2 (pCO2) and ancillary data in three rivers (Bia, Tano\u00e9, and Como\u00e9) and five lagoons (Tendo, Aby, Ebri\u00e9, Potou, and Grand-Lahou) in Ivory Coast (West Africa), during four cruises covering the main climatic seasons. The three rivers were oversaturated in CO2 with respect to atmospheric equilibrium, and the seasonal variability of pCO2 was due to dilution during the flooding period. Surface waters of the Potou, Ebri\u00e9, and Grand-Lahou lagoons were oversaturated in CO2 during all seasons. These lagoons behaved similarly to the oligohaline regions of macrotidal estuaries that are CO2 sources to the atmosphere due to net ecosystem heterotrophy and inputs of riverine CO2 rich waters. The Aby and Tendo lagoons were undersaturated in CO2 with respect to the atmosphere because of their permanent haline stratification (unlike the other lagoons) that seemed to lead to higher phytoplankton production and export of organic carbon below the pycnocline.", "author" : [ { "dropping-particle" : "", "family" : "Kon\u00e9", "given" : "Y J M", "non-dropping-particle" : "", "parse-names" : false, "suffix" : "" }, { "dropping-particle" : "", "family" : "Abril", "given" : "G", "non-dropping-particle" : "", "parse-names" : false, "suffix" : "" }, { "dropping-particle" : "", "family" : "Kouadio", "given" : "K N", "non-dropping-particle" : "", "parse-names" : false, "suffix" : "" }, { "dropping-particle" : "", "family" : "Delille", "given" : "B", "non-dropping-particle" : "", "parse-names" : false, "suffix" : "" }, { "dropping-particle" : "V", "family" : "Borges", "given" : "A", "non-dropping-particle" : "", "parse-names" : false, "suffix" : "" } ], "container-title" : "Estuaries and Coasts", "id" : "ITEM-5", "issue" : "2", "issued" : { "date-parts" : [ [ "2009", "3", "19" ] ] }, "page" : "246-260", "title" : "Seasonal Variability of Carbon Dioxide in the Rivers and Lagoons of Ivory Coast (West Africa)", "translator" : [ { "dropping-particle" : "", "family" : "L6795", "given" : "", "non-dropping-particle" : "", "parse-names" : false, "suffix" : "" } ], "type" : "article-journal", "volume" : "32" }, "uris" : [ "http://www.mendeley.com/documents/?uuid=fc7ac9ac-7e25-487b-964f-1035dcf56088" ] }, { "id" : "ITEM-6", "itemData" : { "DOI" : "10.5194/bg-12-6125-2015", "ISSN" : "1726-4189", "abstract" : "Abstract. In contrast to its small surface area, the coastal zone plays a disproportionate role in the global carbon cycle. Carbon production, transformation, emission and burial rates at the land\u2013ocean interface are significant at the global scale but still poorly known, especially in tropical regions. Surface water pCO2 and ancillary parameters were monitored during nine field campaigns between April 2013 and April 2014 in Guanabara Bay, a tropical eutrophic to hypertrophic semi-enclosed estuarine embayment surrounded by the city of Rio de Janeiro, southeast Brazil. Water pCO2 varied between 22 and 3715 ppmv in the bay, showing spatial, diurnal and seasonal trends that mirrored those of dissolved oxygen (DO) and chlorophyll a (Chl a). Marked pCO2 undersaturation was prevalent in the shallow, confined and thermally stratified waters of the upper bay, whereas pCO2 oversaturation was restricted to sites close to the small river mouths and small sewage channels, which covered only 10 % of the bay's area. Substantial daily variations in pCO2 (up to 395 ppmv between dawn and dusk) were also registered and could be integrated temporally and spatially for the establishment of net diurnal, seasonal and annual CO2 fluxes. In contrast to other estuaries worldwide, Guanabara Bay behaved as a net sink of atmospheric CO2, a property enhanced by the concomitant effects of strong radiation intensity, thermal stratification, and high availability of nutrients, which promotes phytoplankton development and net autotrophy. The calculated CO2 fluxes for Guanabara Bay ranged between \u22129.6 and \u221218.3 mol C m\u22122 yr\u22121, of the same order of magnitude as the organic carbon burial and organic carbon inputs from the watershed. The positive and high net community production (52.1 mol C m\u22122 yr\u22121) confirms the high carbon production in the bay. This autotrophic metabolism is apparently enhanced by eutrophication. Our results show that global CO2 budgetary assertions still lack information on tropical, marine-dominated estuarine systems, which are affected by thermal stratification and eutrophication and behave specifically with respect to atmospheric CO2.", "author" : [ { "dropping-particle" : "", "family" : "Cotovicz Jr.", "given" : "L C", "non-dropping-particle" : "", "parse-names" : false, "suffix" : "" }, { "dropping-particle" : "", "family" : "Knoppers", "given" : "B A", "non-dropping-particle" : "", "parse-names" : false, "suffix" : "" }, { "dropping-particle" : "", "family" : "Brandini", "given" : "N", "non-dropping-particle" : "", "parse-names" : false, "suffix" : "" }, { "dropping-particle" : "", "family" : "Costa Santos", "given" : "S J", "non-dropping-particle" : "", "parse-names" : false, "suffix" : "" }, { "dropping-particle" : "", "family" : "Abril", "given" : "G", "non-dropping-particle" : "", "parse-names" : false, "suffix" : "" } ], "container-title" : "Biogeosciences", "id" : "ITEM-6", "issue" : "20", "issued" : { "date-parts" : [ [ "2015", "10", "27" ] ] }, "page" : "6125-6146", "publisher" : "Copernicus Publications", "title" : "A strong CO2 sink enhanced by eutrophication in a tropical coastal embayment (Guanabara Bay, Rio de Janeiro, Brazil)", "translator" : [ { "dropping-particle" : "", "family" : "L4833", "given" : "", "non-dropping-particle" : "", "parse-names" : false, "suffix" : "" } ], "type" : "article-journal", "volume" : "12" }, "uris" : [ "http://www.mendeley.com/documents/?uuid=503455a2-c23c-42fb-a224-2645a471d11e" ] } ], "mendeley" : { "formattedCitation" : "(Kon\u00e9 et al., 2009; Wallace et al., 2014; Cotovicz Jr. et al., 2015, 2018; Fennel and Testa, 2019; Lowe et al., 2019)", "plainTextFormattedCitation" : "(Kon\u00e9 et al., 2009; Wallace et al., 2014; Cotovicz Jr. et al., 2015, 2018; Fennel and Testa, 2019; Lowe et al., 2019)", "previouslyFormattedCitation" : "(Kon\u00e9 et al., 2009; Wallace et al., 2014; Cotovicz Jr. et al., 2015, 2018; Fennel and Testa, 2019; Lowe et al., 2019)" }, "properties" : { "noteIndex" : 0 }, "schema" : "https://github.com/citation-style-language/schema/raw/master/csl-citation.json" }</w:instrText>
      </w:r>
      <w:r w:rsidRPr="001E7A27">
        <w:rPr>
          <w:lang w:val="en-GB"/>
        </w:rPr>
        <w:fldChar w:fldCharType="separate"/>
      </w:r>
      <w:r w:rsidR="00025FA2" w:rsidRPr="001E7A27">
        <w:rPr>
          <w:noProof/>
          <w:lang w:val="en-GB"/>
        </w:rPr>
        <w:t>(Koné et al., 2009; Wallace et al., 2014; Cotovicz Jr. et al., 2015, 2018; Fennel and Testa, 2019; Lowe et al., 2019</w:t>
      </w:r>
      <w:ins w:id="3503" w:author="Soapbox" w:date="2021-07-27T14:51:00Z">
        <w:r w:rsidR="00B73141" w:rsidRPr="001E7A27">
          <w:rPr>
            <w:noProof/>
            <w:lang w:val="en-GB"/>
          </w:rPr>
          <w:t>;</w:t>
        </w:r>
      </w:ins>
      <w:del w:id="3504" w:author="Soapbox" w:date="2021-07-27T14:51:00Z">
        <w:r w:rsidR="00025FA2" w:rsidRPr="001E7A27" w:rsidDel="00B73141">
          <w:rPr>
            <w:noProof/>
            <w:lang w:val="en-GB"/>
          </w:rPr>
          <w:delText>)</w:delText>
        </w:r>
      </w:del>
      <w:r w:rsidRPr="001E7A27">
        <w:rPr>
          <w:lang w:val="en-GB"/>
        </w:rPr>
        <w:fldChar w:fldCharType="end"/>
      </w:r>
      <w:del w:id="3505" w:author="Soapbox" w:date="2021-07-27T14:51:00Z">
        <w:r w:rsidR="00915947" w:rsidRPr="001E7A27" w:rsidDel="00B73141">
          <w:rPr>
            <w:lang w:val="en-GB"/>
          </w:rPr>
          <w:delText xml:space="preserve"> </w:delText>
        </w:r>
        <w:r w:rsidRPr="001E7A27" w:rsidDel="00B73141">
          <w:rPr>
            <w:lang w:val="en-GB"/>
          </w:rPr>
          <w:delText>(</w:delText>
        </w:r>
      </w:del>
      <w:ins w:id="3506" w:author="Soapbox" w:date="2021-07-27T14:51:00Z">
        <w:r w:rsidR="00B73141" w:rsidRPr="001E7A27">
          <w:rPr>
            <w:lang w:val="en-GB"/>
          </w:rPr>
          <w:t xml:space="preserve"> </w:t>
        </w:r>
      </w:ins>
      <w:r w:rsidRPr="001E7A27">
        <w:rPr>
          <w:lang w:val="en-GB"/>
        </w:rPr>
        <w:t>Section 5.3.5.1).</w:t>
      </w:r>
      <w:r w:rsidRPr="001E7A27">
        <w:rPr>
          <w:rFonts w:cs="Times New Roman"/>
          <w:lang w:val="en-GB" w:eastAsia="en-US"/>
        </w:rPr>
        <w:t xml:space="preserve">   </w:t>
      </w:r>
    </w:p>
    <w:p w14:paraId="6D029B01" w14:textId="77777777" w:rsidR="00F620F1" w:rsidRPr="001E7A27" w:rsidRDefault="00F620F1" w:rsidP="005C7F25">
      <w:pPr>
        <w:pStyle w:val="AR6BodyText"/>
        <w:rPr>
          <w:rFonts w:cs="Times New Roman"/>
          <w:lang w:val="en-GB" w:eastAsia="en-US"/>
        </w:rPr>
      </w:pPr>
    </w:p>
    <w:p w14:paraId="180154F9" w14:textId="66B7B55E" w:rsidR="00F620F1" w:rsidRPr="001E7A27" w:rsidRDefault="00F620F1" w:rsidP="005C7F25">
      <w:pPr>
        <w:pStyle w:val="AR6BodyText"/>
        <w:rPr>
          <w:rFonts w:cs="Times New Roman"/>
          <w:lang w:val="en-GB" w:eastAsia="en-US"/>
        </w:rPr>
      </w:pPr>
      <w:r w:rsidRPr="001E7A27">
        <w:rPr>
          <w:rFonts w:cs="Times New Roman"/>
          <w:lang w:val="en-GB" w:eastAsia="en-US"/>
        </w:rPr>
        <w:t xml:space="preserve">There is </w:t>
      </w:r>
      <w:r w:rsidRPr="001E7A27">
        <w:rPr>
          <w:rFonts w:cs="Times New Roman"/>
          <w:i/>
          <w:iCs/>
          <w:lang w:val="en-GB" w:eastAsia="en-US"/>
        </w:rPr>
        <w:t>medium evidence</w:t>
      </w:r>
      <w:r w:rsidRPr="001E7A27">
        <w:rPr>
          <w:rFonts w:cs="Times New Roman"/>
          <w:lang w:val="en-GB" w:eastAsia="en-US"/>
        </w:rPr>
        <w:t xml:space="preserve"> from observations and models that the coastal northwestern Antarctic Peninsula (Southern Ocean) </w:t>
      </w:r>
      <w:r w:rsidR="00D158B8" w:rsidRPr="001E7A27">
        <w:rPr>
          <w:rFonts w:cs="Times New Roman"/>
          <w:lang w:val="en-GB" w:eastAsia="en-US"/>
        </w:rPr>
        <w:t>will experience</w:t>
      </w:r>
      <w:r w:rsidRPr="001E7A27">
        <w:rPr>
          <w:rFonts w:cs="Times New Roman"/>
          <w:lang w:val="en-GB" w:eastAsia="en-US"/>
        </w:rPr>
        <w:t xml:space="preserve"> calcium carbonate undersaturation by 2060</w:t>
      </w:r>
      <w:r w:rsidR="00D158B8" w:rsidRPr="001E7A27">
        <w:rPr>
          <w:rFonts w:cs="Times New Roman"/>
          <w:lang w:val="en-GB" w:eastAsia="en-US"/>
        </w:rPr>
        <w:t>, considering that anthropogenic emissions reach an</w:t>
      </w:r>
      <w:r w:rsidR="00750465" w:rsidRPr="001E7A27">
        <w:rPr>
          <w:rFonts w:cs="Times New Roman"/>
          <w:lang w:val="en-GB" w:eastAsia="en-US"/>
        </w:rPr>
        <w:t xml:space="preserve"> </w:t>
      </w:r>
      <w:r w:rsidR="002E083C" w:rsidRPr="001E7A27">
        <w:rPr>
          <w:rFonts w:cs="Times New Roman"/>
          <w:lang w:val="en-GB" w:eastAsia="en-US"/>
        </w:rPr>
        <w:t>atmospheric CO</w:t>
      </w:r>
      <w:r w:rsidR="002E083C" w:rsidRPr="001E7A27">
        <w:rPr>
          <w:rFonts w:cs="Times New Roman"/>
          <w:vertAlign w:val="subscript"/>
          <w:lang w:val="en-GB" w:eastAsia="en-US"/>
        </w:rPr>
        <w:t>2</w:t>
      </w:r>
      <w:r w:rsidR="002E083C" w:rsidRPr="001E7A27">
        <w:rPr>
          <w:rFonts w:cs="Times New Roman"/>
          <w:lang w:val="en-GB" w:eastAsia="en-US"/>
        </w:rPr>
        <w:t xml:space="preserve"> concentration of about 500 pm at that date</w:t>
      </w:r>
      <w:r w:rsidRPr="001E7A27">
        <w:rPr>
          <w:rFonts w:cs="Times New Roman"/>
          <w:lang w:val="en-GB" w:eastAsia="en-US"/>
        </w:rPr>
        <w:t xml:space="preserve"> </w:t>
      </w:r>
      <w:r w:rsidRPr="001E7A27">
        <w:rPr>
          <w:rFonts w:cs="Times New Roman"/>
          <w:lang w:val="en-GB"/>
        </w:rPr>
        <w:fldChar w:fldCharType="begin" w:fldLock="1"/>
      </w:r>
      <w:r w:rsidR="00747167" w:rsidRPr="001E7A27">
        <w:rPr>
          <w:rFonts w:cs="Times New Roman"/>
          <w:lang w:val="en-GB" w:eastAsia="en-US"/>
        </w:rPr>
        <w:instrText>ADDIN CSL_CITATION { "citationItems" : [ { "id" : "ITEM-1", "itemData" : { "DOI" : "10.1016/j.dsr2.2017.10.018", "ISSN" : "09670645", "abstract" : "It is arduous to gather a good spatial and temporal dataset of marine carbonate properties, especially in the Southern Ocean. In this study, we have reconstructed the carbonate system in the Gerlache Strait, a coastal zone of the Northern Antarctic Peninsula. We also analyzed the impact of ocean acidification by calculating the tipping points of the calcium carbonate saturation states and pH (i.e., when saturation state and pH goes below one and 7, respectively). Hydrographic and carbonate data from three distinct data sets (GOAL - 2013-2016, FRUELA 1996, and World Ocean Database - 1965-2004) have been joined and used to reconstruct the carbonate system from the past 50 years. Temporal annual mean trends were determined depending on the water column depth-layer. The northern Gerlache Strait showed a significant increasing trend of total inorganic carbon concentrations (1.0024 +/- 0.34 mu mol kg(-1)) and related pH decreasing trend (-0.0026 +/- 0.0009 sws) in the surface mixed layer (&gt; 60 m). The properties variability is relatively different (magnitudes and signs) between the northern and southern sectors of the Gerlache Strait, which indicate that adjacent regions to the Gerlache Strait to the southwest and north, respectively, may major influence the regional carbonate dynamics. Results also show that episodic under-saturation conditions, in relation to aragonite within the surface mixed layer, may already occur, especially in regions close to large glaciers.", "author" : [ { "dropping-particle" : "", "family" : "Lencina-Avila", "given" : "Jannine M", "non-dropping-particle" : "", "parse-names" : false, "suffix" : "" }, { "dropping-particle" : "", "family" : "Goyet", "given" : "Catherine", "non-dropping-particle" : "", "parse-names" : false, "suffix" : "" }, { "dropping-particle" : "", "family" : "Kerr", "given" : "Rodrigo", "non-dropping-particle" : "", "parse-names" : false, "suffix" : "" }, { "dropping-particle" : "", "family" : "Orselli", "given" : "Iole B.M.", "non-dropping-particle" : "", "parse-names" : false, "suffix" : "" }, { "dropping-particle" : "", "family" : "Mata", "given" : "Mauricio M", "non-dropping-particle" : "", "parse-names" : false, "suffix" : "" }, { "dropping-particle" : "", "family" : "Touratier", "given" : "Franck", "non-dropping-particle" : "", "parse-names" : false, "suffix" : "" } ], "container-title" : "Deep Sea Research Part II: Topical Studies in Oceanography", "id" : "ITEM-1", "issue" : "SI", "issued" : { "date-parts" : [ [ "2018", "3" ] ] }, "page" : "193-205", "title" : "Past and future evolution of the marine carbonate system in a coastal zone of the Northern Antarctic Peninsula", "translator" : [ { "dropping-particle" : "", "family" : "L7137", "given" : "", "non-dropping-particle" : "", "parse-names" : false, "suffix" : "" } ], "type" : "article-journal", "volume" : "149" }, "uris" : [ "http://www.mendeley.com/documents/?uuid=547cdc27-fbe8-4c25-995e-596d06a89d8c" ] }, { "id" : "ITEM-2", "itemData" : { "DOI" : "10.1038/s41598-020-71814-0", "ISSN" : "2045-2322", "abstract" : "We show an annual overview of the sea-air CO 2 exchanges and primary drivers in the Gerlache Strait, a hotspot for climate change that is ecologically important in the northern Antarctic Peninsula. In autumn and winter, episodic upwelling events increase the remineralized carbon in the sea surface, leading the region to act as a moderate or strong CO 2 source to the atmosphere of up to 40 mmol m \u20132 day \u20131 . During summer and late spring, photosynthesis decreases the CO 2 partial pressure in the surface seawater, enhancing ocean CO 2 uptake, which reaches values higher than \u2212 40 mmol m \u20132 day \u20131 . Thus, autumn/winter CO 2 outgassing is nearly balanced by an only 4-month period of intense ocean CO 2 ingassing during summer/spring. Hence, the estimated annual net sea-air CO 2 flux from 2002 to 2017 was 1.24 \u00b1 4.33 mmol m \u20132 day \u20131 , opposing the common CO 2 sink behaviour observed in other coastal regions around Antarctica. The main drivers of changes in the surface CO 2 system in this region were total dissolved inorganic carbon and total alkalinity, revealing dominant influences of both physical and biological processes. These findings demonstrate the importance of Antarctica coastal zones as summer carbon sinks and emphasize the need to better understand local/regional seasonal sensitivity to the net CO 2 flux effect on the Southern Ocean carbon cycle, especially considering the impacts caused by climate change.", "author" : [ { "dropping-particle" : "", "family" : "Monteiro", "given" : "Thiago", "non-dropping-particle" : "", "parse-names" : false, "suffix" : "" }, { "dropping-particle" : "", "family" : "Kerr", "given" : "Rodrigo", "non-dropping-particle" : "", "parse-names" : false, "suffix" : "" }, { "dropping-particle" : "", "family" : "Machado", "given" : "Eunice da Costa", "non-dropping-particle" : "", "parse-names" : false, "suffix" : "" } ], "container-title" : "Scientific Reports", "id" : "ITEM-2", "issue" : "1", "issued" : { "date-parts" : [ [ "2020", "12" ] ] }, "page" : "14875", "title" : "Seasonal variability of net sea-air CO2 fluxes in a coastal region of the northern Antarctic Peninsula", "translator" : [ { "dropping-particle" : "", "family" : "L7113", "given" : "", "non-dropping-particle" : "", "parse-names" : false, "suffix" : "" } ], "type" : "article-journal", "volume" : "10" }, "uris" : [ "http://www.mendeley.com/documents/?uuid=dd5abde9-9ec8-4d56-8d4f-5d0c2b7d255d" ] } ], "mendeley" : { "formattedCitation" : "(Lencina-Avila et al., 2018; Monteiro et al., 2020a)", "plainTextFormattedCitation" : "(Lencina-Avila et al., 2018; Monteiro et al., 2020a)", "previouslyFormattedCitation" : "(Lencina-Avila et al., 2018; Monteiro et al., 2020a)"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eastAsia="en-US"/>
        </w:rPr>
        <w:t>(Lencina-Avila et al., 2018; Monteiro et al., 2020a)</w:t>
      </w:r>
      <w:r w:rsidRPr="001E7A27">
        <w:rPr>
          <w:rFonts w:cs="Times New Roman"/>
          <w:lang w:val="en-GB"/>
        </w:rPr>
        <w:fldChar w:fldCharType="end"/>
      </w:r>
      <w:r w:rsidRPr="001E7A27">
        <w:rPr>
          <w:rFonts w:cs="Times New Roman"/>
          <w:lang w:val="en-GB" w:eastAsia="en-US"/>
        </w:rPr>
        <w:t>. The synergies among warming, melt</w:t>
      </w:r>
      <w:ins w:id="3507" w:author="Soapbox" w:date="2021-07-27T14:05:00Z">
        <w:r w:rsidR="001364FF" w:rsidRPr="001E7A27">
          <w:rPr>
            <w:rFonts w:cs="Times New Roman"/>
            <w:lang w:val="en-GB" w:eastAsia="en-US"/>
          </w:rPr>
          <w:t xml:space="preserve"> </w:t>
        </w:r>
      </w:ins>
      <w:r w:rsidRPr="001E7A27">
        <w:rPr>
          <w:rFonts w:cs="Times New Roman"/>
          <w:lang w:val="en-GB" w:eastAsia="en-US"/>
        </w:rPr>
        <w:t>water, sea-air CO</w:t>
      </w:r>
      <w:r w:rsidRPr="001E7A27">
        <w:rPr>
          <w:rFonts w:cs="Times New Roman"/>
          <w:vertAlign w:val="subscript"/>
          <w:lang w:val="en-GB" w:eastAsia="en-US"/>
        </w:rPr>
        <w:t>2</w:t>
      </w:r>
      <w:r w:rsidRPr="001E7A27">
        <w:rPr>
          <w:rFonts w:cs="Times New Roman"/>
          <w:lang w:val="en-GB" w:eastAsia="en-US"/>
        </w:rPr>
        <w:t xml:space="preserve"> equilibrium and circulation may, to some extent, offset the coastal ocean acidification trends in Antarctica </w:t>
      </w:r>
      <w:r w:rsidRPr="001E7A27">
        <w:rPr>
          <w:rFonts w:cs="Times New Roman"/>
          <w:lang w:val="en-GB"/>
        </w:rPr>
        <w:fldChar w:fldCharType="begin" w:fldLock="1"/>
      </w:r>
      <w:r w:rsidR="00747167" w:rsidRPr="001E7A27">
        <w:rPr>
          <w:rFonts w:cs="Times New Roman"/>
          <w:lang w:val="en-GB" w:eastAsia="en-US"/>
        </w:rPr>
        <w:instrText>ADDIN CSL_CITATION { "citationItems" : [ { "id" : "ITEM-1", "itemData" : { "DOI" : "10.3389/fmars.2020.00581", "ISBN" : "2296-7745", "ISSN" : "2296-7745", "abstract" : "The Southern Ocean plays a critical role in regulating global climate as a major sink for atmospheric carbon dioxide (CO2), and in global ocean biogeochemistry by supplying nutrients to the global thermocline, thereby influencing global primary production and carbon export. Biogeochemical processes within the Southern Ocean regulate regional primary production and biological carbon uptake, primarily through iron supply, and support ecosystem functioning over a range of spatial and temporal scales. Here, we assimilate existing knowledge and present new data to examine the biogeochemical cycles of iron, carbon and major nutrients, their key drivers and their responses to, and roles in, contemporary climate and environmental change. Projected increases in iron supply, coupled with increases in light availability to phytoplankton through increased near-surface stratification and longer ice-free periods, are very likely to increase primary production and carbon export around Antarctica. Biological carbon uptake is likely to increase for the Southern Ocean as a whole, whilst there is greater uncertainty around projections of primary production in the Sub-Antarctic and basin-wide changes in phytoplankton species composition, as well as their biogeochemical consequences. Phytoplankton, zooplankton, higher trophic level organisms and microbial communities are strongly influenced by Southern Ocean biogeochemistry, in particular through nutrient supply and ocean acidification. In turn, these organisms exert important controls on biogeochemistry through carbon storage and export, nutrient recycling and redistribution, and benthic-pelagic coupling. The key processes described in this paper are summarised in the Graphical Abstract. Climate-mediated changes in Southern Ocean biogeochemistry over the coming decades are very likely to impact primary production, sea-air CO2 exchange and ecosystem functioning within and beyond this vast and critically important ocean region.", "author" : [ { "dropping-particle" : "", "family" : "Henley", "given" : "Sian F", "non-dropping-particle" : "", "parse-names" : false, "suffix" : "" }, { "dropping-particle" : "", "family" : "Cavan", "given" : "Emma L", "non-dropping-particle" : "", "parse-names" : false, "suffix" : "" }, { "dropping-particle" : "", "family" : "Fawcett", "given" : "Sarah E", "non-dropping-particle" : "", "parse-names" : false, "suffix" : "" }, { "dropping-particle" : "", "family" : "Kerr", "given" : "Rodrigo", "non-dropping-particle" : "", "parse-names" : false, "suffix" : "" }, { "dropping-particle" : "", "family" : "Monteiro", "given" : "Thiago", "non-dropping-particle" : "", "parse-names" : false, "suffix" : "" }, { "dropping-particle" : "", "family" : "Sherrell", "given" : "Robert M", "non-dropping-particle" : "", "parse-names" : false, "suffix" : "" }, { "dropping-particle" : "", "family" : "Bowie", "given" : "Andrew R", "non-dropping-particle" : "", "parse-names" : false, "suffix" : "" }, { "dropping-particle" : "", "family" : "Boyd", "given" : "Philip W", "non-dropping-particle" : "", "parse-names" : false, "suffix" : "" }, { "dropping-particle" : "", "family" : "Barnes", "given" : "David K A", "non-dropping-particle" : "", "parse-names" : false, "suffix" : "" }, { "dropping-particle" : "", "family" : "Schloss", "given" : "Irene R", "non-dropping-particle" : "", "parse-names" : false, "suffix" : "" }, { "dropping-particle" : "", "family" : "Marshall", "given" : "Tanya", "non-dropping-particle" : "", "parse-names" : false, "suffix" : "" }, { "dropping-particle" : "", "family" : "Flynn", "given" : "Raquel", "non-dropping-particle" : "", "parse-names" : false, "suffix" : "" }, { "dropping-particle" : "", "family" : "Smith", "given" : "Shantelle", "non-dropping-particle" : "", "parse-names" : false, "suffix" : "" } ], "container-title" : "Frontiers in Marine Science", "id" : "ITEM-1", "issued" : { "date-parts" : [ [ "2020", "7" ] ] }, "page" : "581", "title" : "Changing Biogeochemistry of the Southern Ocean and Its Ecosystem Implications", "translator" : [ { "dropping-particle" : "", "family" : "L7166", "given" : "", "non-dropping-particle" : "", "parse-names" : false, "suffix" : "" } ], "type" : "article-journal", "volume" : "7" }, "uris" : [ "http://www.mendeley.com/documents/?uuid=118dad34-3b8a-4fbd-a3d0-c932ecabfd6c" ] } ], "mendeley" : { "formattedCitation" : "(Henley et al., 2020)", "plainTextFormattedCitation" : "(Henley et al., 2020)", "previouslyFormattedCitation" : "(Henley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eastAsia="en-US"/>
        </w:rPr>
        <w:t>(Henley et al., 2020)</w:t>
      </w:r>
      <w:r w:rsidRPr="001E7A27">
        <w:rPr>
          <w:rFonts w:cs="Times New Roman"/>
          <w:lang w:val="en-GB"/>
        </w:rPr>
        <w:fldChar w:fldCharType="end"/>
      </w:r>
      <w:r w:rsidRPr="001E7A27">
        <w:rPr>
          <w:rFonts w:cs="Times New Roman"/>
          <w:lang w:val="en-GB" w:eastAsia="en-US"/>
        </w:rPr>
        <w:t xml:space="preserve">. In the coastal western Arctic Ocean, there is increasing </w:t>
      </w:r>
      <w:r w:rsidRPr="001E7A27">
        <w:rPr>
          <w:rFonts w:cs="Times New Roman"/>
          <w:i/>
          <w:iCs/>
          <w:lang w:val="en-GB" w:eastAsia="en-US"/>
        </w:rPr>
        <w:t>robust evidence</w:t>
      </w:r>
      <w:r w:rsidRPr="001E7A27">
        <w:rPr>
          <w:rFonts w:cs="Times New Roman"/>
          <w:lang w:val="en-GB" w:eastAsia="en-US"/>
        </w:rPr>
        <w:t xml:space="preserve"> that ocean acidification is</w:t>
      </w:r>
      <w:r w:rsidRPr="001E7A27">
        <w:rPr>
          <w:rStyle w:val="CommentReference"/>
          <w:rFonts w:asciiTheme="minorHAnsi" w:eastAsiaTheme="minorHAnsi" w:hAnsiTheme="minorHAnsi"/>
          <w:lang w:val="en-GB" w:eastAsia="en-US"/>
        </w:rPr>
        <w:t xml:space="preserve"> </w:t>
      </w:r>
      <w:r w:rsidRPr="001E7A27">
        <w:rPr>
          <w:rFonts w:cs="Times New Roman"/>
          <w:lang w:val="en-GB" w:eastAsia="en-US"/>
        </w:rPr>
        <w:t>driven by sea-air CO</w:t>
      </w:r>
      <w:r w:rsidRPr="001E7A27">
        <w:rPr>
          <w:rFonts w:cs="Times New Roman"/>
          <w:vertAlign w:val="subscript"/>
          <w:lang w:val="en-GB" w:eastAsia="en-US"/>
        </w:rPr>
        <w:t>2</w:t>
      </w:r>
      <w:r w:rsidRPr="001E7A27">
        <w:rPr>
          <w:rFonts w:cs="Times New Roman"/>
          <w:lang w:val="en-GB" w:eastAsia="en-US"/>
        </w:rPr>
        <w:t xml:space="preserve"> fluxes and sea-ice melt</w:t>
      </w:r>
      <w:ins w:id="3508" w:author="Soapbox" w:date="2021-07-20T09:00:00Z">
        <w:r w:rsidR="00A57C60" w:rsidRPr="001E7A27">
          <w:rPr>
            <w:rFonts w:cs="Times New Roman"/>
            <w:lang w:val="en-GB" w:eastAsia="en-US"/>
          </w:rPr>
          <w:t>,</w:t>
        </w:r>
      </w:ins>
      <w:r w:rsidRPr="001E7A27">
        <w:rPr>
          <w:rFonts w:cs="Times New Roman"/>
          <w:lang w:val="en-GB" w:eastAsia="en-US"/>
        </w:rPr>
        <w:t xml:space="preserve"> and increasing intrusions since the 1990s of low-alkalinity Pacific water, lowering aragonite saturation state </w:t>
      </w:r>
      <w:r w:rsidRPr="001E7A27">
        <w:rPr>
          <w:rFonts w:cs="Times New Roman"/>
          <w:lang w:val="en-GB"/>
        </w:rPr>
        <w:fldChar w:fldCharType="begin" w:fldLock="1"/>
      </w:r>
      <w:r w:rsidR="00747167" w:rsidRPr="001E7A27">
        <w:rPr>
          <w:rFonts w:cs="Times New Roman"/>
          <w:lang w:val="en-GB" w:eastAsia="en-US"/>
        </w:rPr>
        <w:instrText>ADDIN CSL_CITATION { "citationItems" : [ { "id" : "ITEM-1", "itemData" : { "DOI" : "10.1038/nclimate3228", "ISSN" : "1758-678X", "author" : [ { "dropping-particle" : "", "family" : "Qi", "given" : "Di", "non-dropping-particle" : "", "parse-names" : false, "suffix" : "" }, { "dropping-particle" : "", "family" : "Chen", "given" : "Liqi", "non-dropping-particle" : "", "parse-names" : false, "suffix" : "" }, { "dropping-particle" : "", "family" : "Chen", "given" : "Baoshan", "non-dropping-particle" : "", "parse-names" : false, "suffix" : "" }, { "dropping-particle" : "", "family" : "Gao", "given" : "Zhongyong", "non-dropping-particle" : "", "parse-names" : false, "suffix" : "" }, { "dropping-particle" : "", "family" : "Zhong", "given" : "Wenli", "non-dropping-particle" : "", "parse-names" : false, "suffix" : "" }, { "dropping-particle" : "", "family" : "Feely", "given" : "Richard A.", "non-dropping-particle" : "", "parse-names" : false, "suffix" : "" }, { "dropping-particle" : "", "family" : "Anderson", "given" : "Leif G.", "non-dropping-particle" : "", "parse-names" : false, "suffix" : "" }, { "dropping-particle" : "", "family" : "Sun", "given" : "Heng", "non-dropping-particle" : "", "parse-names" : false, "suffix" : "" }, { "dropping-particle" : "", "family" : "Chen", "given" : "Jianfang", "non-dropping-particle" : "", "parse-names" : false, "suffix" : "" }, { "dropping-particle" : "", "family" : "Chen", "given" : "Min", "non-dropping-particle" : "", "parse-names" : false, "suffix" : "" }, { "dropping-particle" : "", "family" : "Zhan", "given" : "Liyang", "non-dropping-particle" : "", "parse-names" : false, "suffix" : "" }, { "dropping-particle" : "", "family" : "Zhang", "given" : "Yuanhui", "non-dropping-particle" : "", "parse-names" : false, "suffix" : "" }, { "dropping-particle" : "", "family" : "Cai", "given" : "Wei-Jun", "non-dropping-particle" : "", "parse-names" : false, "suffix" : "" } ], "container-title" : "Nature Climate Change", "id" : "ITEM-1", "issue" : "3", "issued" : { "date-parts" : [ [ "2017", "3", "27" ] ] }, "page" : "195-199", "publisher" : "Nature Publishing Group", "title" : "Increase in acidifying water in the western Arctic Ocean", "translator" : [ { "dropping-particle" : "", "family" : "L5125", "given" : "", "non-dropping-particle" : "", "parse-names" : false, "suffix" : "" } ], "type" : "article-journal", "volume" : "7" }, "uris" : [ "http://www.mendeley.com/documents/?uuid=65ae1e3c-566a-31b0-8904-6857f6eedc60" ] }, { "id" : "ITEM-2", "itemData" : { "DOI" : "https://doi.org/10.1016/j.polar.2020.100504", "ISSN" : "1873-9652", "abstract" : "To better understand the extent of acidification in the Arctic Ocean, we present pH measurements collected along a shelf-slope-basin transect from the Chukchi Sea shelf to the Chukchi Abyssal Plain (CAP) in the western Arctic Ocean during the summer 2010 Chinese Arctic National Research Expedition (CHINARE) cruise. We observed low pH values in the Chukchi Sea shelf bottom waters (~30\u00a0m-bottom) and CAP upper haloline layer (UHL) (100\u2013200\u00a0m). In the shelf bottom waters, the pH values were 7.66\u20138.13, about 0.07\u20130.68 pH units lower than the surface values of 8.20\u20138.24. In the CAP subsurface waters, the pH values were 7.85\u20137.98, about 0.08\u20130.31 pH units lower than the surface values of 8.20\u20138.24. Biogeochemical model simulations suggest that remineralized CO2 driven by sea-ice loss is primarily responsible for the low pH values in the bottom waters of the Chukchi Sea (shelf) and the UHL waters of the CAP (basin). Recent sea-ice melt enhanced organic matter production in surface waters and subsequent supported the increased microbial respiration of organic matter in bottom waters. Moreover, low pH bottom waters were flushed into the UHL during winter to sustain the low pH characteristics in the subsurface basin layers. In addition, our simplified model suggests that the thermodynamic effect of pH is small. However, increasing temperature significantly increased aragonite saturation (\u03a9arag) which slowed down the speed of acidification.", "author" : [ { "dropping-particle" : "", "family" : "Qi", "given" : "Di", "non-dropping-particle" : "", "parse-names" : false, "suffix" : "" }, { "dropping-particle" : "", "family" : "Chen", "given" : "Baoshan", "non-dropping-particle" : "", "parse-names" : false, "suffix" : "" }, { "dropping-particle" : "", "family" : "Chen", "given" : "Liqi", "non-dropping-particle" : "", "parse-names" : false, "suffix" : "" }, { "dropping-particle" : "", "family" : "Lin", "given" : "Hongmei", "non-dropping-particle" : "", "parse-names" : false, "suffix" : "" }, { "dropping-particle" : "", "family" : "Gao", "given" : "Zhongyong", "non-dropping-particle" : "", "parse-names" : false, "suffix" : "" }, { "dropping-particle" : "", "family" : "Sun", "given" : "Hen", "non-dropping-particle" : "", "parse-names" : false, "suffix" : "" }, { "dropping-particle" : "", "family" : "Zhang", "given" : "Yuanhui", "non-dropping-particle" : "", "parse-names" : false, "suffix" : "" }, { "dropping-particle" : "", "family" : "Sun", "given" : "Xiuwu", "non-dropping-particle" : "", "parse-names" : false, "suffix" : "" }, { "dropping-particle" : "", "family" : "Cai", "given" : "Weijun", "non-dropping-particle" : "", "parse-names" : false, "suffix" : "" } ], "container-title" : "Polar Science", "id" : "ITEM-2", "issued" : { "date-parts" : [ [ "2020" ] ] }, "page" : "100504", "title" : "Coastal acidification induced by biogeochemical processes driven by sea-ice melt in the western Arctic ocean", "translator" : [ { "dropping-particle" : "", "family" : "L7091", "given" : "", "non-dropping-particle" : "", "parse-names" : false, "suffix" : "" } ], "type" : "article-journal", "volume" : "23" }, "uris" : [ "http://www.mendeley.com/documents/?uuid=45826431-1676-4389-a680-4d4bfe0f8d65" ] }, { "id" : "ITEM-3", "itemData" : { "DOI" : "10.1016/j.dsr2.2018.05.020", "ISSN" : "0967-0645", "abstract" : "Ocean acidification (OA), driven by rising anthropogenic carbon dioxide (CO2), is rapidly advancing in the Pacific Arctic Region (PAR), producing conditions newly corrosive to biologically important carbonate minerals like aragonite. Naturally short linkages across the PAR food web mean that species-specific acidification stress can be rapidly transmitted across multiple trophic levels, resulting in widespread impacts. Therefore, it is critical to understand the formation, transport, and persistence of acidified conditions in the PAR in order to better understand and project potential impacts to this delicately balanced ecosystem. Here, we synthesize data from process studies across the PAR to show the formation of corrosive conditions in colder, denser winter-modified Pacific waters over shallow shelves, resulting from the combination of seasonal terrestrial and marine organic matter respiration with anthropogenic CO2. When these waters are subsequently transported off the shelf, they acidify the Pacific halocline. We estimate that Barrow Canyon outflow delivers ~2.24 Tg C yr-1 to the Arctic Ocean through corrosive winter water transport. This synthesis also allows the combination of spatial data with temporal data to show the persistence of these conditions in halocline waters. For example, one study in this synthesis indicated that 0.5\u20131.7 Tg C yr-1 may be returned to the atmosphere via air-sea gas exchange of CO2 during upwelling events along the Beaufort Sea shelf that bring Pacific halocline waters to the ocean surface. The loss of CO2 during these events is more than sufficient to eliminate corrosive conditions in the upwelled Pacific halocline waters. However, corresponding moored and discrete data records indicate that potentially corrosive Pacific waters are present in the Beaufort shelfbreak jet during 80% of the year, indicating that the persistence of acidified waters in the Pacific halocline far outweighs any seasonal mitigation from upwelling. Across the datasets in this large-scale synthesis, we estimate that the persistent corrosivity of the Pacific halocline is a recent phenomenon that appeared between 1975 and 1985. Over that short time, these potentially corrosive waters originating over the continental shelves have been observed as far as the entrances to Amundsen Gulf and M\u2019Clure Strait in the Canadian Arctic Archipelago. The formation and transport of corrosive waters on the Pacific Arctic shelves may have widespread impact on the\u2026", "author" : [ { "dropping-particle" : "", "family" : "Cross", "given" : "Jessica N", "non-dropping-particle" : "", "parse-names" : false, "suffix" : "" }, { "dropping-particle" : "", "family" : "Mathis", "given" : "Jeremy T", "non-dropping-particle" : "", "parse-names" : false, "suffix" : "" }, { "dropping-particle" : "", "family" : "Pickart", "given" : "Robert S", "non-dropping-particle" : "", "parse-names" : false, "suffix" : "" }, { "dropping-particle" : "", "family" : "Bates", "given" : "Nicholas R", "non-dropping-particle" : "", "parse-names" : false, "suffix" : "" } ], "container-title" : "Deep Sea Research Part II: Topical Studies in Oceanography", "id" : "ITEM-3", "issued" : { "date-parts" : [ [ "2018" ] ] }, "page" : "67-81", "title" : "Formation and transport of corrosive water in the Pacific Arctic region", "translator" : [ { "dropping-particle" : "", "family" : "L3296", "given" : "", "non-dropping-particle" : "", "parse-names" : false, "suffix" : "" } ], "type" : "article-journal", "volume" : "152" }, "uris" : [ "http://www.mendeley.com/documents/?uuid=49a2ad88-4e61-4394-9184-85495270e68b" ] } ], "mendeley" : { "formattedCitation" : "(Qi et al., 2017, 2020; Cross et al., 2018)", "plainTextFormattedCitation" : "(Qi et al., 2017, 2020; Cross et al., 2018)", "previouslyFormattedCitation" : "(Qi et al., 2017, 2020; Cross et al.,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eastAsia="en-US"/>
        </w:rPr>
        <w:t>(Qi et al., 2017, 2020; Cross et al., 2018)</w:t>
      </w:r>
      <w:r w:rsidRPr="001E7A27">
        <w:rPr>
          <w:rFonts w:cs="Times New Roman"/>
          <w:lang w:val="en-GB"/>
        </w:rPr>
        <w:fldChar w:fldCharType="end"/>
      </w:r>
      <w:r w:rsidRPr="001E7A27">
        <w:rPr>
          <w:rFonts w:cs="Times New Roman"/>
          <w:lang w:val="en-GB" w:eastAsia="en-US"/>
        </w:rPr>
        <w:t>. The Bering Sea (northeastern Pacific) shows decreasing trends in calcium carbonate saturation, associated</w:t>
      </w:r>
      <w:r w:rsidRPr="001E7A27" w:rsidDel="00BF6279">
        <w:rPr>
          <w:rFonts w:cs="Times New Roman"/>
          <w:lang w:val="en-GB" w:eastAsia="en-US"/>
        </w:rPr>
        <w:t xml:space="preserve"> </w:t>
      </w:r>
      <w:r w:rsidRPr="001E7A27">
        <w:rPr>
          <w:rFonts w:cs="Times New Roman"/>
          <w:lang w:val="en-GB" w:eastAsia="en-US"/>
        </w:rPr>
        <w:t>to the increasing atmospheric CO</w:t>
      </w:r>
      <w:r w:rsidRPr="001E7A27">
        <w:rPr>
          <w:rFonts w:cs="Times New Roman"/>
          <w:vertAlign w:val="subscript"/>
          <w:lang w:val="en-GB" w:eastAsia="en-US"/>
        </w:rPr>
        <w:t>2</w:t>
      </w:r>
      <w:r w:rsidRPr="001E7A27">
        <w:rPr>
          <w:rFonts w:cs="Times New Roman"/>
          <w:lang w:val="en-GB" w:eastAsia="en-US"/>
        </w:rPr>
        <w:t xml:space="preserve"> uptake combined with riverine freshwater and carbon inputs </w:t>
      </w:r>
      <w:r w:rsidRPr="001E7A27">
        <w:rPr>
          <w:rFonts w:cs="Times New Roman"/>
          <w:lang w:val="en-GB" w:eastAsia="en-US"/>
          <w:rPrChange w:id="3509" w:author="Ian Blenkinsop" w:date="2021-07-28T14:13:00Z">
            <w:rPr>
              <w:rFonts w:cs="Times New Roman"/>
              <w:i/>
              <w:iCs/>
              <w:lang w:val="en-GB" w:eastAsia="en-US"/>
            </w:rPr>
          </w:rPrChange>
        </w:rPr>
        <w:t>(</w:t>
      </w:r>
      <w:r w:rsidRPr="001E7A27">
        <w:rPr>
          <w:rFonts w:cs="Times New Roman"/>
          <w:i/>
          <w:iCs/>
          <w:lang w:val="en-GB" w:eastAsia="en-US"/>
        </w:rPr>
        <w:t>high agreement</w:t>
      </w:r>
      <w:r w:rsidRPr="001E7A27">
        <w:rPr>
          <w:rFonts w:cs="Times New Roman"/>
          <w:lang w:val="en-GB" w:eastAsia="en-US"/>
          <w:rPrChange w:id="3510" w:author="Ian Blenkinsop" w:date="2021-07-28T14:13:00Z">
            <w:rPr>
              <w:rFonts w:cs="Times New Roman"/>
              <w:i/>
              <w:iCs/>
              <w:lang w:val="en-GB" w:eastAsia="en-US"/>
            </w:rPr>
          </w:rPrChange>
        </w:rPr>
        <w:t>,</w:t>
      </w:r>
      <w:r w:rsidRPr="001E7A27">
        <w:rPr>
          <w:rFonts w:cs="Times New Roman"/>
          <w:i/>
          <w:iCs/>
          <w:lang w:val="en-GB" w:eastAsia="en-US"/>
        </w:rPr>
        <w:t xml:space="preserve"> robust evidence</w:t>
      </w:r>
      <w:r w:rsidRPr="001E7A27">
        <w:rPr>
          <w:rFonts w:cs="Times New Roman"/>
          <w:lang w:val="en-GB" w:eastAsia="en-US"/>
          <w:rPrChange w:id="3511" w:author="Ian Blenkinsop" w:date="2021-07-28T14:13:00Z">
            <w:rPr>
              <w:rFonts w:cs="Times New Roman"/>
              <w:i/>
              <w:iCs/>
              <w:lang w:val="en-GB" w:eastAsia="en-US"/>
            </w:rPr>
          </w:rPrChange>
        </w:rPr>
        <w:t>)</w:t>
      </w:r>
      <w:r w:rsidRPr="001E7A27">
        <w:rPr>
          <w:rFonts w:cs="Times New Roman"/>
          <w:lang w:val="en-GB" w:eastAsia="en-US"/>
        </w:rPr>
        <w:t xml:space="preserve"> </w:t>
      </w:r>
      <w:commentRangeStart w:id="3512"/>
      <w:r w:rsidRPr="001E7A27">
        <w:rPr>
          <w:rFonts w:cs="Times New Roman"/>
          <w:lang w:val="en-GB"/>
        </w:rPr>
        <w:fldChar w:fldCharType="begin" w:fldLock="1"/>
      </w:r>
      <w:ins w:id="3513" w:author="Robin Matthews" w:date="2021-06-17T17:30:00Z">
        <w:r w:rsidR="00DC5407" w:rsidRPr="001E7A27">
          <w:rPr>
            <w:rFonts w:cs="Times New Roman"/>
            <w:lang w:val="en-GB" w:eastAsia="en-US"/>
          </w:rPr>
          <w:instrText>ADDIN CSL_CITATION { "citationItems" : [ { "id" : "ITEM-1", "itemData" : { "DOI" : "10.3389/fmars.2018.00508", "ISBN" : "2296-7745", "ISSN" : "2296-7745", "abstract" : "The Bering Sea is highly vulnerable to ocean acidification (OA) due to naturally cold, poorly buffered waters and ocean mixing processes. Harsh weather conditions within this rapidly changing, geographically remote environment have limited the quantity of carbon chemistry data, thereby hampering efforts to understand underlying spatial-temporal variability and detect long-term trends. We add carbonate chemistry to a regional biogeochemical model of the Bering Sea to explore the underlying mechanisms driving carbon dynamics over a decadal hindcast (2003\u20132012). The results illustrate that coastal processes generate considerable spatial variability in the biogeochemistry and vulnerability of Bering Sea shelf water to OA. Substantial seasonal biological productivity maintains high supersaturation of aragonite on the outer shelf, whereas riverine freshwater runoff loaded with allochthonous carbon decreases aragonite saturation states (\u03a9Arag) to values below 1 on the inner shelf. Over the entire 2003\u20132012 model hindcast, annual surface \u03a9Arag decreases by 0.025 \u2013 0.04 units/year due to positive trends in the partial pressure of carbon dioxide (pCO2) in surface waters and dissolved inorganic carbon (DIC). Variability in this trend is driven by an increase in fall phytoplankton productivity and shelf carbon uptake, occurring during a transition from a relatively warm (2003\u20132005) to cold (2010\u20132012) temperature regime. Our results illustrate how local biogeochemical processes and climate variability can modify projected rates of OA within a coastal shelf system.", "author" : [ { "dropping-particle" : "", "family" : "Pilcher", "given" : "Darren J", "non-dropping-particle" : "", "parse-names" : false, "suffix" : "" }, { "dropping-particle" : "", "family" : "Naiman", "given" : "Danielle M", "non-dropping-particle" : "", "parse-names" : false, "suffix" : "" }, { "dropping-particle" : "", "family" : "Cross", "given" : "Jessica N", "non-dropping-particle" : "", "parse-names" : false, "suffix" : "" }, { "dropping-particle" : "", "family" : "Hermann", "given" : "Albert J", "non-dropping-particle" : "", "parse-names" : false, "suffix" : "" }, { "dropping-particle" : "", "family" : "Siedlecki", "given" : "Samantha A", "non-dropping-particle" : "", "parse-names" : false, "suffix" : "" }, { "dropping-particle" : "", "family" : "Gibson", "given" : "Georgina A", "non-dropping-particle" : "", "parse-names" : false, "suffix" : "" }, { "dropping-particle" : "", "family" : "Mathis", "given" : "Jeremy T", "non-dropping-particle" : "", "parse-names" : false, "suffix" : "" } ], "container-title" : "Frontiers in Marine Science", "id" : "ITEM-1", "issued" : { "date-parts" : [ [ "2019", "1" ] ] }, "page" : "508", "title" : "Modeled Effect of Coastal Biogeochemical Processes, Climate Variability, and Ocean Acidification on Aragonite Saturation State in the Bering Sea", "translator" : [ { "dropping-particle" : "", "family" : "L7195", "given" : "", "non-dropping-particle" : "", "parse-names" : false, "suffix" : "" } ], "type" : "article-journal", "volume" : "5" }, "uris" : [ "http://www.mendeley.com/documents/?uuid=42b0fdaa-9a47-4a87-b0b7-eed0e8a5275d" ] }, { "id" : "ITEM-2", "itemData" : { "DOI" : "10.1016/j.csr.2019.104031", "ISSN" : "02784343", "abstract" : "Prior studies of surface seawater CO2 partial pressure (pCO(2)) and air-sea CO2 fluxes have primarily been conducted on the eastern Bering Sea shelf area, with a paucity of data in the Bering Sea basin. In order to assess the surface variability and the air-sea CO2 fluxes for a more complete set of different regions, underway surface seawater pCO(2) and related parameters were investigated across the Bering Sea basin, slope and shelf in July 2010 during the 4th Chinese National Arctic Research Expedition (CHINARE). The surface pCO(2) exhibited large spatial variability and was observed to vary from 137 mu atm in the central Bering Strait to 481 mu atm in the western Bering Strait. In the central Bering Strait, the high supersaturation with respect to the atmospheric pCO(2) (378 +/- 2 mu atm) was driven by the upwelling event. The neutral or weak CO2 sink in the Bering Sea basin and eastern nearshore region were related to high nutrient low chlorophyll status and riverine input, respectively. Biological process maintained the most shelf and slope areas as a strong CO2 sink. Overall, despite a small CO2 outgassing area the whole Bering Sea still acted as a net ocean CO2 sink of -6.4 +/- 0.9 mmol m(-2) d(-1) in summer.", "author" : [ { "dropping-particle" : "", "family" : "Sun", "given" : "Heng", "non-dropping-particle" : "", "parse-names" : false, "suffix" : "" }, { "dropping-particle" : "", "family" : "Gao", "given" : "Zhongyong", "non-dropping-particle" : "", "parse-names" : false, "suffix" : "" }, { "dropping-particle" : "", "family" : "Qi", "given" : "Di", "non-dropping-particle" : "", "parse-names" : false, "suffix" : "" }, { "dropping-particle" : "", "family" : "Chen", "given" : "Bao shan", "non-dropping-particle" : "", "parse-names" : false, "suffix" : "" }, { "dropping-particle" : "", "family" : "Chen", "given" : "Liqi", "non-dropping-particle" : "", "parse-names" : false, "suffix" : "" }, { "dropping-particle" : "", "family" : "Cai", "given" : "Wei-Jun", "non-dropping-particle" : "", "parse-names" : false, "suffix" : "" } ], "container-title" : "Continental Shelf Research", "id" : "ITEM-2", "issued" : { "date-parts" : [ [ "2020", "1" ] ] }, "page" : "104031", "title" : "Surface seawater partial pressure of CO2 variability and air-sea CO2 fluxes in the Bering Sea in July 2010", "translator" : [ { "dropping-particle" : "", "family" : "L7142", "given" : "", "non-dropping-particle" : "", "parse-names" : false, "suffix" : "" } ], "type" : "article-journal", "volume" : "193" }, "uris" : [ "http://www.mendeley.com/documents/?uuid=6c66aab7-620c-45e8-840a-50760fb49ee8" ] } ], "mendeley" : { "formattedCitation" : "(Pilcher et al., 2019; Sun et al., 2020a)", "manualFormatting" : "(Pilcher et al., 2019; H. Sun et al., 2020)", "plainTextFormattedCitation" : "(Pilcher et al., 2019; Sun et al., 2020a)", "previouslyFormattedCitation" : "(Pilcher et al., 2019; Sun et al., 2020a)" }, "properties" : { "noteIndex" : 0 }, "schema" : "https://github.com/citation-style-language/schema/raw/master/csl-citation.json" }</w:instrText>
        </w:r>
      </w:ins>
      <w:del w:id="3514" w:author="Robin Matthews" w:date="2021-06-17T17:30:00Z">
        <w:r w:rsidR="00747167" w:rsidRPr="001E7A27" w:rsidDel="00DC5407">
          <w:rPr>
            <w:rFonts w:cs="Times New Roman"/>
            <w:lang w:val="en-GB" w:eastAsia="en-US"/>
          </w:rPr>
          <w:delInstrText>ADDIN CSL_CITATION { "citationItems" : [ { "id" : "ITEM-1", "itemData" : { "DOI" : "10.3389/fmars.2018.00508", "ISBN" : "2296-7745", "ISSN" : "2296-7745", "abstract" : "The Bering Sea is highly vulnerable to ocean acidification (OA) due to naturally cold, poorly buffered waters and ocean mixing processes. Harsh weather conditions within this rapidly changing, geographically remote environment have limited the quantity of carbon chemistry data, thereby hampering efforts to understand underlying spatial-temporal variability and detect long-term trends. We add carbonate chemistry to a regional biogeochemical model of the Bering Sea to explore the underlying mechanisms driving carbon dynamics over a decadal hindcast (2003\u20132012). The results illustrate that coastal processes generate considerable spatial variability in the biogeochemistry and vulnerability of Bering Sea shelf water to OA. Substantial seasonal biological productivity maintains high supersaturation of aragonite on the outer shelf, whereas riverine freshwater runoff loaded with allochthonous carbon decreases aragonite saturation states (\u03a9Arag) to values below 1 on the inner shelf. Over the entire 2003\u20132012 model hindcast, annual surface \u03a9Arag decreases by 0.025 \u2013 0.04 units/year due to positive trends in the partial pressure of carbon dioxide (pCO2) in surface waters and dissolved inorganic carbon (DIC). Variability in this trend is driven by an increase in fall phytoplankton productivity and shelf carbon uptake, occurring during a transition from a relatively warm (2003\u20132005) to cold (2010\u20132012) temperature regime. Our results illustrate how local biogeochemical processes and climate variability can modify projected rates of OA within a coastal shelf system.", "author" : [ { "dropping-particle" : "", "family" : "Pilcher", "given" : "Darren J", "non-dropping-particle" : "", "parse-names" : false, "suffix" : "" }, { "dropping-particle" : "", "family" : "Naiman", "given" : "Danielle M", "non-dropping-particle" : "", "parse-names" : false, "suffix" : "" }, { "dropping-particle" : "", "family" : "Cross", "given" : "Jessica N", "non-dropping-particle" : "", "parse-names" : false, "suffix" : "" }, { "dropping-particle" : "", "family" : "Hermann", "given" : "Albert J", "non-dropping-particle" : "", "parse-names" : false, "suffix" : "" }, { "dropping-particle" : "", "family" : "Siedlecki", "given" : "Samantha A", "non-dropping-particle" : "", "parse-names" : false, "suffix" : "" }, { "dropping-particle" : "", "family" : "Gibson", "given" : "Georgina A", "non-dropping-particle" : "", "parse-names" : false, "suffix" : "" }, { "dropping-particle" : "", "family" : "Mathis", "given" : "Jeremy T", "non-dropping-particle" : "", "parse-names" : false, "suffix" : "" } ], "container-title" : "Frontiers in Marine Science", "id" : "ITEM-1", "issued" : { "date-parts" : [ [ "2019", "1" ] ] }, "page" : "508", "title" : "Modeled Effect of Coastal Biogeochemical Processes, Climate Variability, and Ocean Acidification on Aragonite Saturation State in the Bering Sea", "translator" : [ { "dropping-particle" : "", "family" : "L7195", "given" : "", "non-dropping-particle" : "", "parse-names" : false, "suffix" : "" } ], "type" : "article-journal", "volume" : "5" }, "uris" : [ "http://www.mendeley.com/documents/?uuid=42b0fdaa-9a47-4a87-b0b7-eed0e8a5275d" ] }, { "id" : "ITEM-2", "itemData" : { "DOI" : "10.1016/j.csr.2019.104031", "ISSN" : "02784343", "abstract" : "Prior studies of surface seawater CO2 partial pressure (pCO(2)) and air-sea CO2 fluxes have primarily been conducted on the eastern Bering Sea shelf area, with a paucity of data in the Bering Sea basin. In order to assess the surface variability and the air-sea CO2 fluxes for a more complete set of different regions, underway surface seawater pCO(2) and related parameters were investigated across the Bering Sea basin, slope and shelf in July 2010 during the 4th Chinese National Arctic Research Expedition (CHINARE). The surface pCO(2) exhibited large spatial variability and was observed to vary from 137 mu atm in the central Bering Strait to 481 mu atm in the western Bering Strait. In the central Bering Strait, the high supersaturation with respect to the atmospheric pCO(2) (378 +/- 2 mu atm) was driven by the upwelling event. The neutral or weak CO2 sink in the Bering Sea basin and eastern nearshore region were related to high nutrient low chlorophyll status and riverine input, respectively. Biological process maintained the most shelf and slope areas as a strong CO2 sink. Overall, despite a small CO2 outgassing area the whole Bering Sea still acted as a net ocean CO2 sink of -6.4 +/- 0.9 mmol m(-2) d(-1) in summer.", "author" : [ { "dropping-particle" : "", "family" : "Sun", "given" : "Heng", "non-dropping-particle" : "", "parse-names" : false, "suffix" : "" }, { "dropping-particle" : "", "family" : "Gao", "given" : "Zhongyong", "non-dropping-particle" : "", "parse-names" : false, "suffix" : "" }, { "dropping-particle" : "", "family" : "Qi", "given" : "Di", "non-dropping-particle" : "", "parse-names" : false, "suffix" : "" }, { "dropping-particle" : "", "family" : "Chen", "given" : "Bao shan", "non-dropping-particle" : "", "parse-names" : false, "suffix" : "" }, { "dropping-particle" : "", "family" : "Chen", "given" : "Liqi", "non-dropping-particle" : "", "parse-names" : false, "suffix" : "" }, { "dropping-particle" : "", "family" : "Cai", "given" : "Wei-Jun", "non-dropping-particle" : "", "parse-names" : false, "suffix" : "" } ], "container-title" : "Continental Shelf Research", "id" : "ITEM-2", "issued" : { "date-parts" : [ [ "2020", "1" ] ] }, "page" : "104031", "title" : "Surface seawater partial pressure of CO2 variability and air-sea CO2 fluxes in the Bering Sea in July 2010", "translator" : [ { "dropping-particle" : "", "family" : "L7142", "given" : "", "non-dropping-particle" : "", "parse-names" : false, "suffix" : "" } ], "type" : "article-journal", "volume" : "193" }, "uris" : [ "http://www.mendeley.com/documents/?uuid=6c66aab7-620c-45e8-840a-50760fb49ee8" ] } ], "mendeley" : { "formattedCitation" : "(Pilcher et al., 2019; Sun et al., 2020a)", "plainTextFormattedCitation" : "(Pilcher et al., 2019; Sun et al., 2020a)", "previouslyFormattedCitation" : "(Pilcher et al., 2019; Sun et al., 2020a)" }, "properties" : { "noteIndex" : 0 }, "schema" : "https://github.com/citation-style-language/schema/raw/master/csl-citation.json" }</w:delInstrText>
        </w:r>
      </w:del>
      <w:r w:rsidRPr="001E7A27">
        <w:rPr>
          <w:rFonts w:cs="Times New Roman"/>
          <w:lang w:val="en-GB"/>
        </w:rPr>
        <w:fldChar w:fldCharType="separate"/>
      </w:r>
      <w:r w:rsidR="00025FA2" w:rsidRPr="001E7A27">
        <w:rPr>
          <w:rFonts w:cs="Times New Roman"/>
          <w:noProof/>
          <w:lang w:val="en-GB" w:eastAsia="en-US"/>
        </w:rPr>
        <w:t xml:space="preserve">(Pilcher et al., 2019; </w:t>
      </w:r>
      <w:ins w:id="3515" w:author="Robin Matthews" w:date="2021-06-17T17:30:00Z">
        <w:r w:rsidR="00DC5407" w:rsidRPr="001E7A27">
          <w:rPr>
            <w:rFonts w:cs="Times New Roman"/>
            <w:noProof/>
            <w:lang w:val="en-GB" w:eastAsia="en-US"/>
          </w:rPr>
          <w:t xml:space="preserve">H. </w:t>
        </w:r>
      </w:ins>
      <w:r w:rsidR="00025FA2" w:rsidRPr="001E7A27">
        <w:rPr>
          <w:rFonts w:cs="Times New Roman"/>
          <w:noProof/>
          <w:lang w:val="en-GB" w:eastAsia="en-US"/>
        </w:rPr>
        <w:t>Sun et al., 2020</w:t>
      </w:r>
      <w:del w:id="3516" w:author="Robin Matthews" w:date="2021-06-17T17:30:00Z">
        <w:r w:rsidR="00025FA2" w:rsidRPr="001E7A27" w:rsidDel="00DC5407">
          <w:rPr>
            <w:rFonts w:cs="Times New Roman"/>
            <w:noProof/>
            <w:lang w:val="en-GB" w:eastAsia="en-US"/>
          </w:rPr>
          <w:delText>a</w:delText>
        </w:r>
      </w:del>
      <w:r w:rsidR="00025FA2" w:rsidRPr="001E7A27">
        <w:rPr>
          <w:rFonts w:cs="Times New Roman"/>
          <w:noProof/>
          <w:lang w:val="en-GB" w:eastAsia="en-US"/>
        </w:rPr>
        <w:t>)</w:t>
      </w:r>
      <w:r w:rsidRPr="001E7A27">
        <w:rPr>
          <w:rFonts w:cs="Times New Roman"/>
          <w:lang w:val="en-GB"/>
        </w:rPr>
        <w:fldChar w:fldCharType="end"/>
      </w:r>
      <w:commentRangeEnd w:id="3512"/>
      <w:r w:rsidR="00025FA2" w:rsidRPr="001E7A27">
        <w:rPr>
          <w:rStyle w:val="CommentReference"/>
          <w:lang w:val="en-GB"/>
        </w:rPr>
        <w:commentReference w:id="3512"/>
      </w:r>
      <w:r w:rsidRPr="001E7A27">
        <w:rPr>
          <w:rFonts w:cs="Times New Roman"/>
          <w:lang w:val="en-GB" w:eastAsia="en-US"/>
        </w:rPr>
        <w:t>.</w:t>
      </w:r>
    </w:p>
    <w:p w14:paraId="0625A59C" w14:textId="77777777" w:rsidR="00F620F1" w:rsidRPr="001E7A27" w:rsidRDefault="00F620F1" w:rsidP="005C7F25">
      <w:pPr>
        <w:pStyle w:val="AR6BodyText"/>
        <w:rPr>
          <w:rFonts w:cs="Times New Roman"/>
          <w:lang w:val="en-GB"/>
        </w:rPr>
      </w:pPr>
    </w:p>
    <w:p w14:paraId="6D4EFA48" w14:textId="750E3993" w:rsidR="00F620F1" w:rsidRPr="001E7A27" w:rsidRDefault="00F620F1" w:rsidP="005C7F25">
      <w:pPr>
        <w:rPr>
          <w:lang w:val="en-GB"/>
        </w:rPr>
      </w:pPr>
      <w:bookmarkStart w:id="3517" w:name="_Hlk52553417"/>
      <w:bookmarkStart w:id="3518" w:name="_Hlk51765111"/>
      <w:bookmarkEnd w:id="3463"/>
      <w:r w:rsidRPr="001E7A27">
        <w:rPr>
          <w:rFonts w:cs="Calibri"/>
          <w:lang w:val="en-GB"/>
        </w:rPr>
        <w:t xml:space="preserve">The spatial distribution of hypoxic areas is highly heterogeneous in the coastal ocean, and there is </w:t>
      </w:r>
      <w:r w:rsidRPr="001E7A27">
        <w:rPr>
          <w:rFonts w:cs="Calibri"/>
          <w:i/>
          <w:iCs/>
          <w:lang w:val="en-GB"/>
        </w:rPr>
        <w:t>high agreement, robust evidence</w:t>
      </w:r>
      <w:r w:rsidRPr="001E7A27">
        <w:rPr>
          <w:rFonts w:cs="Calibri"/>
          <w:lang w:val="en-GB"/>
        </w:rPr>
        <w:t xml:space="preserve"> that more severe hypoxia or anoxia is often associated </w:t>
      </w:r>
      <w:del w:id="3519" w:author="Soapbox" w:date="2021-07-20T09:02:00Z">
        <w:r w:rsidRPr="001E7A27" w:rsidDel="00A57C60">
          <w:rPr>
            <w:rFonts w:cs="Calibri"/>
            <w:lang w:val="en-GB"/>
          </w:rPr>
          <w:delText xml:space="preserve">to </w:delText>
        </w:r>
      </w:del>
      <w:ins w:id="3520" w:author="Soapbox" w:date="2021-07-20T09:02:00Z">
        <w:r w:rsidR="00A57C60" w:rsidRPr="001E7A27">
          <w:rPr>
            <w:rFonts w:cs="Calibri"/>
            <w:lang w:val="en-GB"/>
          </w:rPr>
          <w:t xml:space="preserve">with </w:t>
        </w:r>
      </w:ins>
      <w:r w:rsidRPr="001E7A27">
        <w:rPr>
          <w:rFonts w:cs="Calibri"/>
          <w:lang w:val="en-GB"/>
        </w:rPr>
        <w:t>highly populated coastal areas</w:t>
      </w:r>
      <w:bookmarkStart w:id="3521" w:name="__UnoMark__14332_3540941359"/>
      <w:bookmarkEnd w:id="3521"/>
      <w:r w:rsidRPr="001E7A27">
        <w:rPr>
          <w:rFonts w:cs="Calibri"/>
          <w:lang w:val="en-GB"/>
        </w:rPr>
        <w:t xml:space="preserve">, or </w:t>
      </w:r>
      <w:bookmarkStart w:id="3522" w:name="__UnoMark__3143_692485430"/>
      <w:bookmarkStart w:id="3523" w:name="__UnoMark__3142_692485430"/>
      <w:bookmarkEnd w:id="3522"/>
      <w:bookmarkEnd w:id="3523"/>
      <w:r w:rsidRPr="001E7A27">
        <w:rPr>
          <w:rFonts w:cs="Calibri"/>
          <w:lang w:val="en-GB"/>
        </w:rPr>
        <w:t>local circulation and upwelling, and seasonal stratification lead</w:t>
      </w:r>
      <w:ins w:id="3524" w:author="Soapbox" w:date="2021-07-20T09:03:00Z">
        <w:r w:rsidR="00A57C60" w:rsidRPr="001E7A27">
          <w:rPr>
            <w:rFonts w:cs="Calibri"/>
            <w:lang w:val="en-GB"/>
          </w:rPr>
          <w:t>ing</w:t>
        </w:r>
      </w:ins>
      <w:r w:rsidRPr="001E7A27">
        <w:rPr>
          <w:rFonts w:cs="Calibri"/>
          <w:lang w:val="en-GB"/>
        </w:rPr>
        <w:t xml:space="preserve"> to an accumulation of organic matter in subsurface waters </w:t>
      </w:r>
      <w:commentRangeStart w:id="3525"/>
      <w:commentRangeStart w:id="3526"/>
      <w:r w:rsidR="00915947" w:rsidRPr="001E7A27">
        <w:rPr>
          <w:lang w:val="en-GB"/>
        </w:rPr>
        <w:fldChar w:fldCharType="begin" w:fldLock="1"/>
      </w:r>
      <w:r w:rsidR="00747167" w:rsidRPr="001E7A2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"DOI" : "10.5670/oceanog.2014.21", "ISSN" : "10428275", "author" : [ { "dropping-particle" : "", "family" : "Rabalais", "given" : "Nancy", "non-dropping-particle" : "", "parse-names" : false, "suffix" : "" }, { "dropping-particle" : "", "family" : "Cai", "given" : "Wei-Jun", "non-dropping-particle" : "", "parse-names" : false, "suffix" : "" }, { "dropping-particle" : "", "family" : "Carstensen", "given" : "Jacob", "non-dropping-particle" : "", "parse-names" : false, "suffix" : "" }, { "dropping-particle" : "", "family" : "Conley", "given" : "Daniel", "non-dropping-particle" : "", "parse-names" : false, "suffix" : "" }, { "dropping-particle" : "", "family" : "Fry", "given" : "Brian", "non-dropping-particle" : "", "parse-names" : false, "suffix" : "" }, { "dropping-particle" : "", "family" : "Hu", "given" : "Xinping", "non-dropping-particle" : "", "parse-names" : false, "suffix" : "" }, { "dropping-particle" : "", "family" : "Qui\u00f1ones-Rivera", "given" : "Zoraida", "non-dropping-particle" : "", "parse-names" : false, "suffix" : "" }, { "dropping-particle" : "", "family" : "Rosenberg", "given" : "Rutger", "non-dropping-particle" : "", "parse-names" : false, "suffix" : "" }, { "dropping-particle" : "", "family" : "Slomp", "given" : "Caroline", "non-dropping-particle" : "", "parse-names" : false, "suffix" : "" }, { "dropping-particle" : "", "family" : "Turner", "given" : "Eugene", "non-dropping-particle" : "", "parse-names" : false, "suffix" : "" }, { "dropping-particle" : "", "family" : "Voss", "given" : "Maren", "non-dropping-particle" : "", "parse-names" : false, "suffix" : "" }, { "dropping-particle" : "", "family" : "Wissel", "given" : "Bj\u00f6rn", "non-dropping-particle" : "", "parse-names" : false, "suffix" : "" }, { "dropping-particle" : "", "family" : "Zhang", "given" : "Jing", "non-dropping-particle" : "", "parse-names" : false, "suffix" : "" } ], "container-title" : "Oceanography", "id" : "ITEM-2", "issue" : "1", "issued" : { "date-parts" : [ [ "2014", "3", "1" ] ] }, "page" : "172-183", "title" : "Eutrophication-driven deoxygenation in the coastal ocean", "translator" : [ { "dropping-particle" : "", "family" : "L4774", "given" : "", "non-dropping-particle" : "", "parse-names" : false, "suffix" : "" } ], "type" : "article-journal", "volume" : "27" }, "uris" : [ "http://www.mendeley.com/documents/?uuid=a040b904-63d8-3a6d-8f63-da627f90addf" ] }, { "id" : "ITEM-3",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"id" : "ITEM-4",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"ITEM-4",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"id" : "ITEM-5", "itemData" : { "DOI" : "10.1002/2015GL067334", "ISSN" : "00948276", "abstract" : "Abstract Oxygen depletion in estuaries is a worldwide problem with detrimental effects on many organisms. Although nutrient loading has been stabilized for a number of these systems, seasonal hypoxia persists and displays large year-to-year variations, with larger hypoxic volumes in wetter years and smaller hypoxic volumes in drier years. Data analysis points to climate as a driver of interannual hypoxia variability, but nutrient inputs covary with freshwater flow. Here we report an oxygen budget analysis of Chesapeake Bay to quantify relative contributions of physical and biogeochemical processes. Vertical diffusive flux declines with river discharge, whereas longitudinal advective flux increases with river discharge, such that their total supply of oxygen to bottom water is relatively unchanged. However, water column respiration exhibits large interannual fluctuations and is correlated with primary production and hypoxic volume. Hence, the model results suggest that nutrient loading is the main mechanism driving interannual hypoxia variability in Chesapeake Bay.", "author" : [ { "dropping-particle" : "", "family" : "Li", "given" : "Ming", "non-dropping-particle" : "", "parse-names" : false, "suffix" : "" }, { "dropping-particle" : "", "family" : "Lee", "given" : "Younjoo J", "non-dropping-particle" : "", "parse-names" : false, "suffix" : "" }, { "dropping-particle" : "", "family" : "Testa", "given" : "Jeremy M", "non-dropping-particle" : "", "parse-names" : false, "suffix" : "" }, { "dropping-particle" : "", "family" : "Li", "given" : "Yun", "non-dropping-particle" : "", "parse-names" : false, "suffix" : "" }, { "dropping-particle" : "", "family" : "Ni", "given" : "Wenfei", "non-dropping-particle" : "", "parse-names" : false, "suffix" : "" }, { "dropping-particle" : "", "family" : "Kemp", "given" : "W Michael", "non-dropping-particle" : "", "parse-names" : false, "suffix" : "" }, { "dropping-particle" : "", "family" : "Toro", "given" : "Dominic M", "non-dropping-particle" : "Di", "parse-names" : false, "suffix" : "" } ], "container-title" : "Geophysical Research Letters", "id" : "ITEM-5", "issue" : "5", "issued" : { "date-parts" : [ [ "2016", "3", "16" ] ] }, "note" : "doi: 10.1002/2015GL067334", "page" : "2127-2134", "publisher" : "John Wiley &amp; Sons, Ltd", "title" : "What drives interannual variability of hypoxia in Chesapeake Bay: Climate forcing versus nutrient loading?", "translator" : [ { "dropping-particle" : "", "family" : "L4860", "given" : "", "non-dropping-particle" : "", "parse-names" : false, "suffix" : "" } ], "type" : "article-journal", "volume" : "43" }, "uris" : [ "http://www.mendeley.com/documents/?uuid=137215ec-8afb-4d5f-99ed-16a3bdcefce0" ] } ], "mendeley" : { "formattedCitation" : "(Ciais et al., 2013; Rabalais et al., 2014; Li et al., 2016b; Breitburg et al., 2018; Bindoff et al., 2019)", "plainTextFormattedCitation" : "(Ciais et al., 2013; Rabalais et al., 2014; Li et al., 2016b; Breitburg et al., 2018; Bindoff et al., 2019)", "previouslyFormattedCitation" : "(Ciais et al., 2013; Rabalais et al., 2014; Li et al., 2016b; Breitburg et al., 2018; Bindoff et al., 2019)" }, "properties" : { "noteIndex" : 0 }, "schema" : "https://github.com/citation-style-language/schema/raw/master/csl-citation.json" }</w:instrText>
      </w:r>
      <w:r w:rsidR="00915947" w:rsidRPr="001E7A27">
        <w:rPr>
          <w:lang w:val="en-GB"/>
        </w:rPr>
        <w:fldChar w:fldCharType="separate"/>
      </w:r>
      <w:r w:rsidR="00025FA2" w:rsidRPr="001E7A27">
        <w:rPr>
          <w:noProof/>
          <w:lang w:val="en-GB"/>
        </w:rPr>
        <w:t xml:space="preserve">(Ciais et al., 2013; Rabalais et al., 2014; </w:t>
      </w:r>
      <w:ins w:id="3527" w:author="Robin Matthews" w:date="2021-06-17T17:30:00Z">
        <w:r w:rsidR="00DC5407" w:rsidRPr="001E7A27">
          <w:rPr>
            <w:noProof/>
            <w:lang w:val="en-GB"/>
          </w:rPr>
          <w:t xml:space="preserve">M. </w:t>
        </w:r>
      </w:ins>
      <w:r w:rsidR="00025FA2" w:rsidRPr="001E7A27">
        <w:rPr>
          <w:noProof/>
          <w:lang w:val="en-GB"/>
        </w:rPr>
        <w:t>Li et al., 2016</w:t>
      </w:r>
      <w:del w:id="3528" w:author="Robin Matthews" w:date="2021-06-17T17:30:00Z">
        <w:r w:rsidR="00025FA2" w:rsidRPr="001E7A27" w:rsidDel="00DC5407">
          <w:rPr>
            <w:noProof/>
            <w:lang w:val="en-GB"/>
          </w:rPr>
          <w:delText>b</w:delText>
        </w:r>
      </w:del>
      <w:r w:rsidR="00025FA2" w:rsidRPr="001E7A27">
        <w:rPr>
          <w:noProof/>
          <w:lang w:val="en-GB"/>
        </w:rPr>
        <w:t>; Breitburg et al., 2018; Bindoff et al., 2019</w:t>
      </w:r>
      <w:ins w:id="3529" w:author="Soapbox" w:date="2021-07-20T09:03:00Z">
        <w:r w:rsidR="00A57C60" w:rsidRPr="001E7A27">
          <w:rPr>
            <w:noProof/>
            <w:lang w:val="en-GB"/>
          </w:rPr>
          <w:t>;</w:t>
        </w:r>
      </w:ins>
      <w:del w:id="3530" w:author="Soapbox" w:date="2021-07-20T09:03:00Z">
        <w:r w:rsidR="00025FA2" w:rsidRPr="001E7A27" w:rsidDel="00A57C60">
          <w:rPr>
            <w:noProof/>
            <w:lang w:val="en-GB"/>
          </w:rPr>
          <w:delText>)</w:delText>
        </w:r>
      </w:del>
      <w:r w:rsidR="00915947" w:rsidRPr="001E7A27">
        <w:rPr>
          <w:lang w:val="en-GB"/>
        </w:rPr>
        <w:fldChar w:fldCharType="end"/>
      </w:r>
      <w:commentRangeEnd w:id="3525"/>
      <w:r w:rsidR="00025FA2" w:rsidRPr="001E7A27">
        <w:rPr>
          <w:rStyle w:val="CommentReference"/>
          <w:lang w:val="en-GB"/>
        </w:rPr>
        <w:commentReference w:id="3525"/>
      </w:r>
      <w:r w:rsidR="00915947" w:rsidRPr="001E7A27">
        <w:rPr>
          <w:lang w:val="en-GB"/>
        </w:rPr>
        <w:t xml:space="preserve"> </w:t>
      </w:r>
      <w:del w:id="3531" w:author="Soapbox" w:date="2021-07-20T09:03:00Z">
        <w:r w:rsidRPr="001E7A27" w:rsidDel="00A57C60">
          <w:rPr>
            <w:lang w:val="en-GB"/>
          </w:rPr>
          <w:delText>(</w:delText>
        </w:r>
      </w:del>
      <w:r w:rsidRPr="001E7A27">
        <w:rPr>
          <w:lang w:val="en-GB"/>
        </w:rPr>
        <w:t>SROCC Chapter 5</w:t>
      </w:r>
      <w:ins w:id="3532" w:author="Soapbox" w:date="2021-07-27T14:51:00Z">
        <w:r w:rsidR="00B73141" w:rsidRPr="001E7A27">
          <w:rPr>
            <w:lang w:val="en-GB"/>
          </w:rPr>
          <w:t xml:space="preserve">; </w:t>
        </w:r>
      </w:ins>
      <w:del w:id="3533" w:author="Soapbox" w:date="2021-07-20T09:03:00Z">
        <w:r w:rsidRPr="001E7A27" w:rsidDel="00A57C60">
          <w:rPr>
            <w:lang w:val="en-GB"/>
          </w:rPr>
          <w:delText xml:space="preserve">; </w:delText>
        </w:r>
      </w:del>
      <w:commentRangeStart w:id="3534"/>
      <w:r w:rsidRPr="001E7A27">
        <w:rPr>
          <w:lang w:val="en-GB"/>
        </w:rPr>
        <w:fldChar w:fldCharType="begin" w:fldLock="1"/>
      </w:r>
      <w:ins w:id="3535" w:author="Robin Matthews" w:date="2021-06-17T17:31:00Z">
        <w:r w:rsidR="00DC5407" w:rsidRPr="001E7A27">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"manualFormatting" : "IPCC, 2019b)", "plainTextFormattedCitation" : "(IPCC, 2019b)", "previouslyFormattedCitation" : "(IPCC, 2019b)" }, "properties" : { "noteIndex" : 0 }, "schema" : "https://github.com/citation-style-language/schema/raw/master/csl-citation.json" }</w:instrText>
        </w:r>
      </w:ins>
      <w:del w:id="3536" w:author="Robin Matthews" w:date="2021-06-17T17:31:00Z">
        <w:r w:rsidR="00747167" w:rsidRPr="001E7A27" w:rsidDel="00DC5407">
          <w:rPr>
            <w:lang w:val="en-GB"/>
          </w:rPr>
          <w:del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"manualFormatting" : "IPCC, (2019b)", "plainTextFormattedCitation" : "(IPCC, 2019b)", "previouslyFormattedCitation" : "(IPCC, 2019b)" }, "properties" : { "noteIndex" : 0 }, "schema" : "https://github.com/citation-style-language/schema/raw/master/csl-citation.json" }</w:delInstrText>
        </w:r>
      </w:del>
      <w:r w:rsidRPr="001E7A27">
        <w:rPr>
          <w:lang w:val="en-GB"/>
        </w:rPr>
        <w:fldChar w:fldCharType="separate"/>
      </w:r>
      <w:r w:rsidR="00025FA2" w:rsidRPr="001E7A27">
        <w:rPr>
          <w:noProof/>
          <w:lang w:val="en-GB"/>
        </w:rPr>
        <w:t xml:space="preserve">IPCC, </w:t>
      </w:r>
      <w:del w:id="3537" w:author="Soapbox" w:date="2021-07-27T14:51:00Z">
        <w:r w:rsidR="00025FA2" w:rsidRPr="001E7A27" w:rsidDel="00B73141">
          <w:rPr>
            <w:noProof/>
            <w:lang w:val="en-GB"/>
          </w:rPr>
          <w:delText>(</w:delText>
        </w:r>
      </w:del>
      <w:r w:rsidR="00025FA2" w:rsidRPr="001E7A27">
        <w:rPr>
          <w:noProof/>
          <w:lang w:val="en-GB"/>
        </w:rPr>
        <w:t>2019b)</w:t>
      </w:r>
      <w:r w:rsidRPr="001E7A27">
        <w:rPr>
          <w:lang w:val="en-GB"/>
        </w:rPr>
        <w:fldChar w:fldCharType="end"/>
      </w:r>
      <w:commentRangeEnd w:id="3526"/>
      <w:commentRangeEnd w:id="3534"/>
      <w:r w:rsidR="003F3FFF" w:rsidRPr="001E7A27">
        <w:rPr>
          <w:rStyle w:val="CommentReference"/>
          <w:lang w:val="en-GB"/>
        </w:rPr>
        <w:commentReference w:id="3526"/>
      </w:r>
      <w:r w:rsidR="00025FA2" w:rsidRPr="001E7A27">
        <w:rPr>
          <w:rStyle w:val="CommentReference"/>
          <w:lang w:val="en-GB"/>
        </w:rPr>
        <w:commentReference w:id="3534"/>
      </w:r>
      <w:del w:id="3538" w:author="Robin Matthews" w:date="2021-06-17T17:31:00Z">
        <w:r w:rsidRPr="001E7A27" w:rsidDel="00DC5407">
          <w:rPr>
            <w:lang w:val="en-GB"/>
          </w:rPr>
          <w:delText>)</w:delText>
        </w:r>
      </w:del>
      <w:r w:rsidRPr="001E7A27">
        <w:rPr>
          <w:rFonts w:cs="Calibri"/>
          <w:lang w:val="en-GB"/>
        </w:rPr>
        <w:t xml:space="preserve">. </w:t>
      </w:r>
      <w:bookmarkEnd w:id="3517"/>
      <w:r w:rsidRPr="001E7A27">
        <w:rPr>
          <w:rFonts w:cs="Calibri"/>
          <w:lang w:val="en-GB"/>
        </w:rPr>
        <w:t xml:space="preserve">The causes and trends of coastal </w:t>
      </w:r>
      <w:r w:rsidR="00E112C2" w:rsidRPr="001E7A27">
        <w:rPr>
          <w:rFonts w:cs="Calibri"/>
          <w:lang w:val="en-GB"/>
        </w:rPr>
        <w:t>deoxygenation</w:t>
      </w:r>
      <w:r w:rsidRPr="001E7A27">
        <w:rPr>
          <w:rFonts w:cs="Calibri"/>
          <w:lang w:val="en-GB"/>
        </w:rPr>
        <w:t xml:space="preserve"> can only be assessed by making available long-term time series combined </w:t>
      </w:r>
      <w:del w:id="3539" w:author="Soapbox" w:date="2021-07-20T09:04:00Z">
        <w:r w:rsidRPr="001E7A27" w:rsidDel="00AA19B3">
          <w:rPr>
            <w:rFonts w:cs="Calibri"/>
            <w:lang w:val="en-GB"/>
          </w:rPr>
          <w:delText xml:space="preserve">to </w:delText>
        </w:r>
      </w:del>
      <w:ins w:id="3540" w:author="Soapbox" w:date="2021-07-20T09:04:00Z">
        <w:r w:rsidR="00AA19B3" w:rsidRPr="001E7A27">
          <w:rPr>
            <w:rFonts w:cs="Calibri"/>
            <w:lang w:val="en-GB"/>
          </w:rPr>
          <w:t xml:space="preserve">with </w:t>
        </w:r>
      </w:ins>
      <w:r w:rsidRPr="001E7A27">
        <w:rPr>
          <w:rFonts w:cs="Calibri"/>
          <w:lang w:val="en-GB"/>
        </w:rPr>
        <w:t xml:space="preserve">regional modelling </w:t>
      </w:r>
      <w:r w:rsidRPr="001E7A27">
        <w:rPr>
          <w:rFonts w:cs="Calibri"/>
          <w:lang w:val="en-GB"/>
        </w:rPr>
        <w:fldChar w:fldCharType="begin" w:fldLock="1"/>
      </w:r>
      <w:r w:rsidR="00747167" w:rsidRPr="001E7A27">
        <w:rPr>
          <w:rFonts w:cs="Calibri"/>
          <w:lang w:val="en-GB"/>
        </w:rPr>
        <w:instrText>ADDIN CSL_CITATION { "citationItems" : [ { "id" : "ITEM-1", "itemData" : { "DOI" : "10.1146/annurev-marine-010318-095138", "ISSN" : "1941-1405", "abstract" : "Aquatic environments experiencing low-oxygen conditions have been described as hypoxic, suboxic, or anoxic zones; oxygen minimum zones; and, in the popular media, the misnomer \u201cdead zones.\u201d This review aims to elucidate important aspects underlying oxygen depletion in diverse coastal systems and provides a synthesis of general relationships between hypoxia and its controlling factors. After presenting a generic overview of the first-order processes, we review system-specific characteristics for selected estuaries where adjacent human settlements contribute to high nutrient loads, river-dominated shelves that receive large inputs of fresh water and anthropogenic nutrients, and upwelling regions where a supply of nutrient-rich, low-oxygen waters generates oxygen minimum zones without direct anthropogenic influence. We propose a nondimensional number that relates the hypoxia timescale and water residence time to guide the cross-system comparison. Our analysis reveals the basic principles underlying hypoxia generation in coastal systems and provides a framework for discussing future changes.", "author" : [ { "dropping-particle" : "", "family" : "Fennel", "given" : "Katja", "non-dropping-particle" : "", "parse-names" : false, "suffix" : "" }, { "dropping-particle" : "", "family" : "Testa", "given" : "Jeremy M", "non-dropping-particle" : "", "parse-names" : false, "suffix" : "" } ], "container-title" : "Annual Review of Marine Science", "id" : "ITEM-1", "issue" : "1", "issued" : { "date-parts" : [ [ "2019", "1", "3" ] ] }, "note" : "doi: 10.1146/annurev-marine-010318-095138", "page" : "105-130", "publisher" : "Annual Reviews", "title" : "Biogeochemical controls on coastal hypoxia", "translator" : [ { "dropping-particle" : "", "family" : "L7257", "given" : "", "non-dropping-particle" : "", "parse-names" : false, "suffix" : "" } ], "type" : "article-journal", "volume" : "11" }, "uris" : [ "http://www.mendeley.com/documents/?uuid=3790ee1a-29ee-44b8-9801-c464301c8bdd" ] } ], "mendeley" : { "formattedCitation" : "(Fennel and Testa, 2019)", "plainTextFormattedCitation" : "(Fennel and Testa, 2019)", "previouslyFormattedCitation" : "(Fennel and Testa, 2019)" }, "properties" : { "noteIndex" : 0 }, "schema" : "https://github.com/citation-style-language/schema/raw/master/csl-citation.json" }</w:instrText>
      </w:r>
      <w:r w:rsidRPr="001E7A27">
        <w:rPr>
          <w:rFonts w:cs="Calibri"/>
          <w:lang w:val="en-GB"/>
        </w:rPr>
        <w:fldChar w:fldCharType="separate"/>
      </w:r>
      <w:r w:rsidR="00025FA2" w:rsidRPr="001E7A27">
        <w:rPr>
          <w:rFonts w:cs="Calibri"/>
          <w:noProof/>
          <w:lang w:val="en-GB"/>
        </w:rPr>
        <w:t>(Fennel and Testa, 2019)</w:t>
      </w:r>
      <w:r w:rsidRPr="001E7A27">
        <w:rPr>
          <w:rFonts w:cs="Calibri"/>
          <w:lang w:val="en-GB"/>
        </w:rPr>
        <w:fldChar w:fldCharType="end"/>
      </w:r>
      <w:r w:rsidRPr="001E7A27">
        <w:rPr>
          <w:rFonts w:cs="Calibri"/>
          <w:lang w:val="en-GB"/>
        </w:rPr>
        <w:t xml:space="preserve">, as in the California current system </w:t>
      </w:r>
      <w:r w:rsidRPr="001E7A27">
        <w:rPr>
          <w:rFonts w:cs="Calibri"/>
          <w:lang w:val="en-GB"/>
        </w:rPr>
        <w:fldChar w:fldCharType="begin" w:fldLock="1"/>
      </w:r>
      <w:r w:rsidR="00747167" w:rsidRPr="001E7A27">
        <w:rPr>
          <w:rFonts w:cs="Calibri"/>
          <w:lang w:val="en-GB"/>
        </w:rPr>
        <w:instrText>ADDIN CSL_CITATION { "citationItems" : [ { "id" : "ITEM-1", "itemData" : { "DOI" : "10.1002/2017GL075443", "ISSN" : "0094-8276", "author" : [ { "dropping-particle" : "", "family" : "Wang", "given" : "Yi", "non-dropping-particle" : "", "parse-names" : false, "suffix" : "" }, { "dropping-particle" : "", "family" : "Hendy", "given" : "Ingrid", "non-dropping-particle" : "", "parse-names" : false, "suffix" : "" }, { "dropping-particle" : "", "family" : "Napier", "given" : "Tiffany J.", "non-dropping-particle" : "", "parse-names" : false, "suffix" : "" } ], "container-title" : "Geophysical Research Letters", "id" : "ITEM-1", "issue" : "22", "issued" : { "date-parts" : [ [ "2017", "11", "28" ] ] }, "page" : "11,528-11,536", "publisher" : "Wiley-Blackwell", "title" : "Climate and anthropogenic controls of coastal deoxygenation on interannual to centennial timescales", "translator" : [ { "dropping-particle" : "", "family" : "L6719", "given" : "", "non-dropping-particle" : "", "parse-names" : false, "suffix" : "" } ], "type" : "article-journal", "volume" : "44" }, "uris" : [ "http://www.mendeley.com/documents/?uuid=561106dd-c0b4-454e-af19-70074055d0a6" ] } ], "mendeley" : { "formattedCitation" : "(Wang et al., 2017)", "plainTextFormattedCitation" : "(Wang et al., 2017)", "previouslyFormattedCitation" : "(Wang et al., 2017)" }, "properties" : { "noteIndex" : 0 }, "schema" : "https://github.com/citation-style-language/schema/raw/master/csl-citation.json" }</w:instrText>
      </w:r>
      <w:r w:rsidRPr="001E7A27">
        <w:rPr>
          <w:rFonts w:cs="Calibri"/>
          <w:lang w:val="en-GB"/>
        </w:rPr>
        <w:fldChar w:fldCharType="separate"/>
      </w:r>
      <w:r w:rsidR="00025FA2" w:rsidRPr="001E7A27">
        <w:rPr>
          <w:rFonts w:cs="Calibri"/>
          <w:noProof/>
          <w:lang w:val="en-GB"/>
        </w:rPr>
        <w:t>(Wang et al., 2017)</w:t>
      </w:r>
      <w:r w:rsidRPr="001E7A27">
        <w:rPr>
          <w:rFonts w:cs="Calibri"/>
          <w:lang w:val="en-GB"/>
        </w:rPr>
        <w:fldChar w:fldCharType="end"/>
      </w:r>
      <w:r w:rsidRPr="001E7A27">
        <w:rPr>
          <w:rFonts w:cs="Times New Roman"/>
          <w:lang w:val="en-GB"/>
        </w:rPr>
        <w:t xml:space="preserve">, the East China Sea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"10.1016/j.marenvres.2007.01.007", "ISSN" : "01411136", "abstract" : "Anoxia and hypoxia have been widely observed in estuarine and coastal regions over the past few decades; however, few reports have focused on the East China Sea (ECS). In June and August 2003, two cruises sampled at stations covering almost the entire shelf of the ECS to examine hypoxic events and their potential causes. In August, DO concentrations &lt;2\u20133mgl\u22121 covered an area estimated at greater than 12,000km2 (or 432km3 volume). In contrast, water column DO concentrations exceeded 4mgl\u22121 throughout most of the shelf region. A sharp density gradient was observed under the mixed layer in August, restricting vertical re-aeration across this strong pycnocline. Oxygen depletion events, such as that described here for the ECS shelf, are fueled by decomposition of newly produced marine and river-borne biogenic substances (as well as older residual organic matter) deposited to the bottom waters.", "author" : [ { "dropping-particle" : "", "family" : "Chen", "given" : "Chung-Chi", "non-dropping-particle" : "", "parse-names" : false, "suffix" : "" }, { "dropping-particle" : "", "family" : "Gong", "given" : "Gwo-Ching", "non-dropping-particle" : "", "parse-names" : false, "suffix" : "" }, { "dropping-particle" : "", "family" : "Shiah", "given" : "Fuh-Kwo", "non-dropping-particle" : "", "parse-names" : false, "suffix" : "" } ], "container-title" : "Marine Environmental Research", "id" : "ITEM-1", "issue" : "4", "issued" : { "date-parts" : [ [ "2007", "10", "1" ] ] }, "page" : "399-408", "publisher" : "Elsevier", "title" : "Hypoxia in the East China Sea: One of the largest coastal low-oxygen areas in the world", "translator" : [ { "dropping-particle" : "", "family" : "L4856", "given" : "", "non-dropping-particle" : "", "parse-names" : false, "suffix" : "" } ], "type" : "article-journal", "volume" : "64" }, "uris" : [ "http://www.mendeley.com/documents/?uuid=0f785d5a-ec11-45a4-a29e-044ed4c50c41" ] }, { "id" : "ITEM-2", "itemData" : { "DOI" : "10.1016/j.ecss.2016.08.032", "ISSN" : "02727714", "abstract" : "The East China Sea (ECS) off the Changjiang (Yangtze River) Estuary, located around the near field of the Changjiang plume (CJP) is a hot spot where phytoplankton blooms in the surface water and hypoxias in the subsurface/bottom waters are frequently observed. Based on field observations conducted in summer 2009 and 2011, we examined non-local drivers associated with the initial dissolved oxygen (DO) levels that had significant impact on the development of summer hypoxias in the ECS off the Changjiang Estuary. The bottom water mass therein could be traced isopycnally at 24.2 &lt; \u03c3\u03b8 &lt; 25.2 back to the vicinity of the Luzon Strait, \u223c1300 km upstream, where subsurface Kuroshio water (\u223c220 m deep with \u223c190 \u03bcmol DO kg\u22121) mixed with the South China Sea subsurface water (\u223c120 m deep with \u223c130 \u03bcmol DO kg\u22121). Owing to the difference in DO of these two source water masses, their mixing ratio ultimately determined the initial DO supply to the ECS bottom water that eventually reached the hypoxic zone. This water mass mixture was also subject to biogeochemical alteration during its travel (\u223c60 days) after it intruded into the ECS at the northeastern tip of Taiwan. Along the pathway of the intruded bottom-hugging water, we found systematic increases in nutrient concentrations and apparent oxygen utilization, or drawdown in DO following Redfield stoichiometry as a result of marine organic matter decomposition. These non-local factors exerted a synergistic control on the initial DO of CJP bottom water promoting hypoxia formation, although the residence time of the CJP bottom water was relatively short (\u223c11 days). We contend that such far field drivers should be taken into account in order to better predict the future scenarios of coastal hypoxias in the context of global warming.", "author" : [ { "dropping-particle" : "", "family" : "Qian", "given" : "Wei", "non-dropping-particle" : "", "parse-names" : false, "suffix" : "" }, { "dropping-particle" : "", "family" : "Dai", "given" : "Minhan", "non-dropping-particle" : "", "parse-names" : false, "suffix" : "" }, { "dropping-particle" : "", "family" : "Xu", "given" : "Min", "non-dropping-particle" : "", "parse-names" : false, "suffix" : "" }, { "dropping-particle" : "", "family" : "Kao", "given" : "Shuh-ji", "non-dropping-particle" : "", "parse-names" : false, "suffix" : "" }, { "dropping-particle" : "", "family" : "Du", "given" : "Chuanjun", "non-dropping-particle" : "", "parse-names" : false, "suffix" : "" }, { "dropping-particle" : "", "family" : "Liu", "given" : "Jinwen", "non-dropping-particle" : "", "parse-names" : false, "suffix" : "" }, { "dropping-particle" : "", "family" : "Wang", "given" : "Hongjie", "non-dropping-particle" : "", "parse-names" : false, "suffix" : "" }, { "dropping-particle" : "", "family" : "Guo", "given" : "Liguo", "non-dropping-particle" : "", "parse-names" : false, "suffix" : "" }, { "dropping-particle" : "", "family" : "Wang", "given" : "Lifang", "non-dropping-particle" : "", "parse-names" : false, "suffix" : "" } ], "container-title" : "Estuarine, Coastal and Shelf Science", "id" : "ITEM-2", "issued" : { "date-parts" : [ [ "2017", "11", "5" ] ] }, "page" : "393-399", "publisher" : "Academic Press", "title" : "Non-local drivers of the summer hypoxia in the East China Sea off the Changjiang Estuary", "translator" : [ { "dropping-particle" : "", "family" : "L4858", "given" : "", "non-dropping-particle" : "", "parse-names" : false, "suffix" : "" } ], "type" : "article-journal", "volume" : "198" }, "uris" : [ "http://www.mendeley.com/documents/?uuid=82f774f6-8198-4976-b810-43c526502277" ] } ], "mendeley" : { "formattedCitation" : "(Chen et al., 2007; Qian et al., 2017)", "plainTextFormattedCitation" : "(Chen et al., 2007; Qian et al., 2017)", "previouslyFormattedCitation" : "(Chen et al., 2007; Qian et al., 2017)"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(Chen et al., 2007; Qian et al., 2017)</w:t>
      </w:r>
      <w:r w:rsidRPr="001E7A27">
        <w:rPr>
          <w:rFonts w:cs="Times New Roman"/>
          <w:lang w:val="en-GB"/>
        </w:rPr>
        <w:fldChar w:fldCharType="end"/>
      </w:r>
      <w:r w:rsidRPr="001E7A27">
        <w:rPr>
          <w:rFonts w:cs="Times New Roman"/>
          <w:lang w:val="en-GB"/>
        </w:rPr>
        <w:t xml:space="preserve">, the Namibian or along the northwestern Atlantic shelves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"10.1038/s41558-018-0263-1", "ISSN" : "1758-678X", "abstract" : "Global observations show that the ocean lost approximately 2% of its oxygen inventory over the past five decades1\u20133, with important implications for marine ecosystems4,5. The rate of change varies regionally, with northwest Atlantic coastal waters showing a long-term drop6,7 that vastly outpaces the global and North Atlantic basin mean deoxygenation rates5,8. However, past work has been unable to differentiate the role of large-scale climate forcing from that of local processes. Here, we use hydrographic evidence to show that a Labrador Current retreat is playing a key role in the deoxygenation on the northwest Atlantic shelf. A high-resolution global coupled climate\u2013biogeochemistry model9 reproduces the observed decline of saturation oxygen concentrations in the region, driven by a retreat of the equatorward-flowing Labrador Current and an associated shift towards more oxygen-poor subtropical waters on the shelf. The dynamical changes underlying the shift in shelf water properties are correlated with a slowdown in the simulated Atlantic Meridional Overturning Circulation (AMOC)10. Our results provide strong evidence that a major, centennial-scale change of the Labrador Current is underway, and highlight the potential for ocean dynamics to impact coastal deoxygenation over the coming century.", "author" : [ { "dropping-particle" : "", "family" : "Claret", "given" : "Mariona", "non-dropping-particle" : "", "parse-names" : false, "suffix" : "" }, { "dropping-particle" : "", "family" : "Galbraith", "given" : "Eric D", "non-dropping-particle" : "", "parse-names" : false, "suffix" : "" }, { "dropping-particle" : "", "family" : "Palter", "given" : "Jaime B", "non-dropping-particle" : "", "parse-names" : false, "suffix" : "" }, { "dropping-particle" : "", "family" : "Bianchi", "given" : "Daniele", "non-dropping-particle" : "", "parse-names" : false, "suffix" : "" }, { "dropping-particle" : "", "family" : "Fennel", "given" : "Katja", "non-dropping-particle" : "", "parse-names" : false, "suffix" : "" }, { "dropping-particle" : "", "family" : "Gilbert", "given" : "Denis", "non-dropping-particle" : "", "parse-names" : false, "suffix" : "" }, { "dropping-particle" : "", "family" : "Dunne", "given" : "John P", "non-dropping-particle" : "", "parse-names" : false, "suffix" : "" } ], "container-title" : "Nature Climate Change", "id" : "ITEM-1", "issue" : "10", "issued" : { "date-parts" : [ [ "2018", "10", "17" ] ] }, "page" : "868-872", "title" : "Rapid coastal deoxygenation due to ocean circulation shift in the northwest Atlantic", "translator" : [ { "dropping-particle" : "", "family" : "L4857", "given" : "", "non-dropping-particle" : "", "parse-names" : false, "suffix" : "" } ], "type" : "article-journal", "volume" : "8" }, "uris" : [ "http://www.mendeley.com/documents/?uuid=f80d580b-6676-450b-a08a-51bc3bb91a1a" ] } ], "mendeley" : { "formattedCitation" : "(Claret et al., 2018)", "plainTextFormattedCitation" : "(Claret et al., 2018)", "previouslyFormattedCitation" : "(Claret et al.,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(Claret et al., 2018)</w:t>
      </w:r>
      <w:r w:rsidRPr="001E7A27">
        <w:rPr>
          <w:rFonts w:cs="Times New Roman"/>
          <w:lang w:val="en-GB"/>
        </w:rPr>
        <w:fldChar w:fldCharType="end"/>
      </w:r>
      <w:r w:rsidRPr="001E7A27">
        <w:rPr>
          <w:rFonts w:cs="Calibri"/>
          <w:lang w:val="en-GB"/>
        </w:rPr>
        <w:t xml:space="preserve">. Other coastal upwelling sites such as the Arabian Sea display seasonal hypoxia but no worsening trends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"10.1002/2015JG003163", "ISSN" : "21698953", "abstract" : "Observations along 10 shelf transects in 2012 near 10\u00b0N in the southeastern Arabian Sea revealed the usual warm oligotrophic conditions during the winter monsoon and upwelling of oxygen-deficient, nutrient-rich cool water during the summer monsoon (SM). By changing an oligotrophic to a nutrient-replete condition, the upwelling is the major process that regulates the biogeochemistry of this shelf. Its onset is perceptible at 100 m depth between January and March. The upwelling reaches the surface layer in May and intensifies during June\u2013July but withdraws completely and abruptly by October. Despite the nutrient injection, the primary production during SM, integrated for euphotic zone, is comparable to that during the preceding spring intermonsoon (SIM). Again, as usual, the high oxygen demand coupled with low concentration in the upwelled subsurface waters causes severe oxygen depletion below the shallow pycnocline. The oxygen concentrations/saturations of 2012 on the midshelf are similar from those of mid-1958 to early 1960, except for marginally higher values during the peak upwelling period due to relatively weak upwelling in 2012. This implies little anthropogenic influence on coastal hypoxia unlike many other coastal regions. In 2012, the inner shelf system shifted from net autotrophy in SIM to net heterotrophy in SM but on an annual basis it was net autotrophic (gross primary production to community respiration ratio, GPP/R:1.11 \u00b1 0.84) as organic production exceeded consumption.", "author" : [ { "dropping-particle" : "", "family" : "Gupta", "given" : "G V M", "non-dropping-particle" : "", "parse-names" : false, "suffix" : "" }, { "dropping-particle" : "", "family" : "Sudheesh", "given" : "V", "non-dropping-particle" : "", "parse-names" : false, "suffix" : "" }, { "dropping-particle" : "V", "family" : "Sudharma", "given" : "K", "non-dropping-particle" : "", "parse-names" : false, "suffix" : "" }, { "dropping-particle" : "", "family" : "Saravanane", "given" : "N", "non-dropping-particle" : "", "parse-names" : false, "suffix" : "" }, { "dropping-particle" : "", "family" : "Dhanya", "given" : "V.", "non-dropping-particle" : "", "parse-names" : false, "suffix" : "" }, { "dropping-particle" : "", "family" : "Dhanya", "given" : "K R", "non-dropping-particle" : "", "parse-names" : false, "suffix" : "" }, { "dropping-particle" : "", "family" : "Lakshmi", "given" : "G", "non-dropping-particle" : "", "parse-names" : false, "suffix" : "" }, { "dropping-particle" : "", "family" : "Sudhakar", "given" : "M", "non-dropping-particle" : "", "parse-names" : false, "suffix" : "" }, { "dropping-particle" : "", "family" : "Naqvi", "given" : "S W A", "non-dropping-particle" : "", "parse-names" : false, "suffix" : "" } ], "container-title" : "Journal of Geophysical Research: Biogeosciences", "id" : "ITEM-1", "issue" : "1", "issued" : { "date-parts" : [ [ "2016", "1", "1" ] ] }, "page" : "159-175", "title" : "Evolution to decay of upwelling and associated biogeochemistry over the southeastern Arabian Sea shelf", "translator" : [ { "dropping-particle" : "", "family" : "L4989", "given" : "", "non-dropping-particle" : "", "parse-names" : false, "suffix" : "" } ], "type" : "article-journal", "volume" : "121" }, "uris" : [ "http://www.mendeley.com/documents/?uuid=2392c87d-8a5a-4cfd-9661-d693d5e7a854" ] } ], "mendeley" : { "formattedCitation" : "(Gupta et al., 2016)", "plainTextFormattedCitation" : "(Gupta et al., 2016)", "previouslyFormattedCitation" : "(Gupta et al., 2016)"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(Gupta et al., 2016)</w:t>
      </w:r>
      <w:r w:rsidRPr="001E7A27">
        <w:rPr>
          <w:rFonts w:cs="Times New Roman"/>
          <w:lang w:val="en-GB"/>
        </w:rPr>
        <w:fldChar w:fldCharType="end"/>
      </w:r>
      <w:r w:rsidRPr="001E7A27">
        <w:rPr>
          <w:rFonts w:cs="Times New Roman"/>
          <w:lang w:val="en-GB"/>
        </w:rPr>
        <w:t>.</w:t>
      </w:r>
    </w:p>
    <w:p w14:paraId="09E4873B" w14:textId="77777777" w:rsidR="00F620F1" w:rsidRPr="001E7A27" w:rsidRDefault="00F620F1" w:rsidP="005C7F25">
      <w:pPr>
        <w:pStyle w:val="AR6BodyText"/>
        <w:rPr>
          <w:rFonts w:cs="Times New Roman"/>
          <w:lang w:val="en-GB"/>
        </w:rPr>
      </w:pPr>
    </w:p>
    <w:p w14:paraId="1F24ABA4" w14:textId="2029F001" w:rsidR="00F620F1" w:rsidRPr="001E7A27" w:rsidRDefault="00F620F1" w:rsidP="005C7F25">
      <w:pPr>
        <w:pStyle w:val="AR6BodyText"/>
        <w:rPr>
          <w:rFonts w:cs="Times New Roman"/>
          <w:lang w:val="en-GB"/>
        </w:rPr>
      </w:pPr>
      <w:r w:rsidRPr="001E7A27">
        <w:rPr>
          <w:rFonts w:cs="Times New Roman"/>
          <w:lang w:val="en-GB"/>
        </w:rPr>
        <w:t xml:space="preserve">The Baltic Sea is the largest semi-enclosed sea where hypoxia is reported to have happened before the 1950s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"10.5670/oceanog.2014.21", "ISSN" : "10428275", "author" : [ { "dropping-particle" : "", "family" : "Rabalais", "given" : "Nancy", "non-dropping-particle" : "", "parse-names" : false, "suffix" : "" }, { "dropping-particle" : "", "family" : "Cai", "given" : "Wei-Jun", "non-dropping-particle" : "", "parse-names" : false, "suffix" : "" }, { "dropping-particle" : "", "family" : "Carstensen", "given" : "Jacob", "non-dropping-particle" : "", "parse-names" : false, "suffix" : "" }, { "dropping-particle" : "", "family" : "Conley", "given" : "Daniel", "non-dropping-particle" : "", "parse-names" : false, "suffix" : "" }, { "dropping-particle" : "", "family" : "Fry", "given" : "Brian", "non-dropping-particle" : "", "parse-names" : false, "suffix" : "" }, { "dropping-particle" : "", "family" : "Hu", "given" : "Xinping", "non-dropping-particle" : "", "parse-names" : false, "suffix" : "" }, { "dropping-particle" : "", "family" : "Qui\u00f1ones-Rivera", "given" : "Zoraida", "non-dropping-particle" : "", "parse-names" : false, "suffix" : "" }, { "dropping-particle" : "", "family" : "Rosenberg", "given" : "Rutger", "non-dropping-particle" : "", "parse-names" : false, "suffix" : "" }, { "dropping-particle" : "", "family" : "Slomp", "given" : "Caroline", "non-dropping-particle" : "", "parse-names" : false, "suffix" : "" }, { "dropping-particle" : "", "family" : "Turner", "given" : "Eugene", "non-dropping-particle" : "", "parse-names" : false, "suffix" : "" }, { "dropping-particle" : "", "family" : "Voss", "given" : "Maren", "non-dropping-particle" : "", "parse-names" : false, "suffix" : "" }, { "dropping-particle" : "", "family" : "Wissel", "given" : "Bj\u00f6rn", "non-dropping-particle" : "", "parse-names" : false, "suffix" : "" }, { "dropping-particle" : "", "family" : "Zhang", "given" : "Jing", "non-dropping-particle" : "", "parse-names" : false, "suffix" : "" } ], "container-title" : "Oceanography", "id" : "ITEM-1", "issue" : "1", "issued" : { "date-parts" : [ [ "2014", "3", "1" ] ] }, "page" : "172-183", "title" : "Eutrophication-driven deoxygenation in the coastal ocean", "translator" : [ { "dropping-particle" : "", "family" : "L4774", "given" : "", "non-dropping-particle" : "", "parse-names" : false, "suffix" : "" } ], "type" : "article-journal", "volume" : "27" }, "uris" : [ "http://www.mendeley.com/documents/?uuid=a040b904-63d8-3a6d-8f63-da627f90addf" ] }, { "id" : "ITEM-2", "itemData" : { "DOI" : "10.1073/pnas.1323156111", "ISSN" : "0027-8424", "PMID" : "24706804", "abstract" : "Deoxygenation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 "author" : [ { "dropping-particle" : "", "family" : "Carstensen", "given" : "Jacob", "non-dropping-particle" : "", "parse-names" : false, "suffix" : "" }, { "dropping-particle" : "", "family" : "Andersen", "given" : "Jesper H", "non-dropping-particle" : "", "parse-names" : false, "suffix" : "" }, { "dropping-particle" : "", "family" : "Gustafsson", "given" : "Bo G", "non-dropping-particle" : "", "parse-names" : false, "suffix" : "" }, { "dropping-particle" : "", "family" : "Conley", "given" : "Daniel J", "non-dropping-particle" : "", "parse-names" : false, "suffix" : "" } ], "container-title" : "Proceedings of the National Academy of Sciences", "id" : "ITEM-2", "issue" : "15", "issued" : { "date-parts" : [ [ "2014", "4", "15" ] ] }, "page" : "5628-5633", "publisher" : "National Academy of Sciences", "title" : "Deoxygenation of the Baltic Sea during the last century", "translator" : [ { "dropping-particle" : "", "family" : "L4993", "given" : "", "non-dropping-particle" : "", "parse-names" : false, "suffix" : "" } ], "type" : "article-journal", "volume" : "111" }, "uris" : [ "http://www.mendeley.com/documents/?uuid=ce725a43-2d21-4534-90f7-233061e4abc1" ] }, { "id" : "ITEM-3", "itemData" : { "DOI" : "10.1007/s10533-018-0530-2", "ISSN" : "0168-2563", "abstract" : "Deterioration of oxygen conditions in water below the halocline has been observed in the Baltic Sea. Deoxygenation is linked to the reduced frequency and volume of inflows of highly saline surface water from the North Sea (major Baltic inflows---MBIs) in the second half of the twentieth century and the increased organic matter respiration due to eutrophication. In the present study, the impact of worsening oxygen conditions on pyrite content in the Gda\u0144sk Deep (max. depth of 118 m, southern Baltic Sea) sediments was determined. Geochemical parameters (acid volatile sulfides, pyrite sulfur, reactive iron, organic carbon, sedimentation rate and sediment age) were analyzed in relation to the variation in bottom water oxygen concentration and the occurrence of MBI. The obtained results demonstrate that pyrite content in the study area decreased after 1960. The declining pyrite content coincided with the deterioration of oxygen conditions (concentration{\\thinspace}&lt;{\\thinspace}2 ml l\u22121) in bottom water. In the same period, reactive iron concentration decreased and organic carbon increased in sediment. In the period 1616--1960, average pyrite accumulation rate was 322 {\\textmu}mol m\u22122 day\u22121. In the subsequent years, its average accumulation rate decreased to 210 {\\textmu}mol m\u22122 day\u22121. Fluctuations of oxygenation of bottom water in the study area were manifested by highly variable degree of pyritization (36{\\thinspace}{\\textpm}{\\thinspace}11%) and particulate organic carbon to pyrite sulfur ratio (2.8--37).", "author" : [ { "dropping-particle" : "", "family" : "\u0141ukawska-Matuszewska", "given" : "Katarzyna", "non-dropping-particle" : "", "parse-names" : false, "suffix" : "" }, { "dropping-particle" : "", "family" : "Graca", "given" : "Bo\u017cena", "non-dropping-particle" : "", "parse-names" : false, "suffix" : "" }, { "dropping-particle" : "", "family" : "Broc\u0142awik", "given" : "Olga", "non-dropping-particle" : "", "parse-names" : false, "suffix" : "" }, { "dropping-particle" : "", "family" : "Zalewska", "given" : "Tamara", "non-dropping-particle" : "", "parse-names" : false, "suffix" : "" } ], "container-title" : "Biogeochemistry", "id" : "ITEM-3", "issue" : "2", "issued" : { "date-parts" : [ [ "2019", "1", "26" ] ] }, "page" : "209-230", "title" : "The impact of declining oxygen conditions on pyrite accumulation in shelf sediments (Baltic Sea)", "translator" : [ { "dropping-particle" : "", "family" : "L4992", "given" : "", "non-dropping-particle" : "", "parse-names" : false, "suffix" : "" } ], "type" : "article-journal", "volume" : "142" }, "uris" : [ "http://www.mendeley.com/documents/?uuid=4fde7c63-011a-4f41-8931-493db8ec4510" ] } ], "mendeley" : { "formattedCitation" : "(Carstensen et al., 2014; Rabalais et al., 2014; \u0141ukawska-Matuszewska et al., 2019)", "manualFormatting" : "(Carstensen et al., 2014; Rabalais et al., 2014; \u0141ukawska-Matuszewska et al., 2019)", "plainTextFormattedCitation" : "(Carstensen et al., 2014; Rabalais et al., 2014; \u0141ukawska-Matuszewska et al., 2019)", "previouslyFormattedCitation" : "(Carstensen et al., 2014; Rabalais et al., 2014; \u0141ukawska-Matuszewska et al., 2019)"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(Carstensen et al., 2014; Rabalais et al., 2014; Łukawska-Matuszewska et al., 2019)</w:t>
      </w:r>
      <w:r w:rsidRPr="001E7A27">
        <w:rPr>
          <w:rFonts w:cs="Times New Roman"/>
          <w:lang w:val="en-GB"/>
        </w:rPr>
        <w:fldChar w:fldCharType="end"/>
      </w:r>
      <w:r w:rsidRPr="001E7A27">
        <w:rPr>
          <w:rFonts w:cs="Times New Roman"/>
          <w:lang w:val="en-GB"/>
        </w:rPr>
        <w:t xml:space="preserve">. The frequency and volume of </w:t>
      </w:r>
      <w:r w:rsidRPr="001E7A27">
        <w:rPr>
          <w:rFonts w:cs="Calibri"/>
          <w:lang w:val="en-GB"/>
        </w:rPr>
        <w:t xml:space="preserve">seawater inflow from the North Sea </w:t>
      </w:r>
      <w:r w:rsidRPr="001E7A27">
        <w:rPr>
          <w:rFonts w:cs="Times New Roman"/>
          <w:lang w:val="en-GB"/>
        </w:rPr>
        <w:t xml:space="preserve">decreased after 1950, leading to an expansion of hypoxic areas from 40,000 to 60,000 km² in combination with increasing eutrophication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"10.1073/pnas.1323156111", "ISSN" : "0027-8424", "PMID" : "24706804", "abstract" : "Deoxygenation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 "author" : [ { "dropping-particle" : "", "family" : "Carstensen", "given" : "Jacob", "non-dropping-particle" : "", "parse-names" : false, "suffix" : "" }, { "dropping-particle" : "", "family" : "Andersen", "given" : "Jesper H", "non-dropping-particle" : "", "parse-names" : false, "suffix" : "" }, { "dropping-particle" : "", "family" : "Gustafsson", "given" : "Bo G", "non-dropping-particle" : "", "parse-names" : false, "suffix" : "" }, { "dropping-particle" : "", "family" : "Conley", "given" : "Daniel J", "non-dropping-particle" : "", "parse-names" : false, "suffix" : "" } ], "container-title" : "Proceedings of the National Academy of Sciences", "id" : "ITEM-1", "issue" : "15", "issued" : { "date-parts" : [ [ "2014", "4", "15" ] ] }, "page" : "5628-5633", "publisher" : "National Academy of Sciences", "title" : "Deoxygenation of the Baltic Sea during the last century", "translator" : [ { "dropping-particle" : "", "family" : "L4993", "given" : "", "non-dropping-particle" : "", "parse-names" : false, "suffix" : "" } ], "type" : "article-journal", "volume" : "111" }, "uris" : [ "http://www.mendeley.com/documents/?uuid=ce725a43-2d21-4534-90f7-233061e4abc1" ] } ], "mendeley" : { "formattedCitation" : "(Carstensen et al., 2014)", "plainTextFormattedCitation" : "(Carstensen et al., 2014)", "previouslyFormattedCitation" : "(Carstensen et al., 2014)"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(Carstensen et al., 2014)</w:t>
      </w:r>
      <w:r w:rsidRPr="001E7A27">
        <w:rPr>
          <w:rFonts w:cs="Times New Roman"/>
          <w:lang w:val="en-GB"/>
        </w:rPr>
        <w:fldChar w:fldCharType="end"/>
      </w:r>
      <w:r w:rsidRPr="001E7A27">
        <w:rPr>
          <w:rFonts w:cs="Times New Roman"/>
          <w:lang w:val="en-GB"/>
        </w:rPr>
        <w:t xml:space="preserve">. From the available observations, there is </w:t>
      </w:r>
      <w:r w:rsidRPr="001E7A27">
        <w:rPr>
          <w:rFonts w:cs="Times New Roman"/>
          <w:i/>
          <w:iCs/>
          <w:lang w:val="en-GB"/>
        </w:rPr>
        <w:t>robust evidence</w:t>
      </w:r>
      <w:r w:rsidRPr="001E7A27">
        <w:rPr>
          <w:rFonts w:cs="Times New Roman"/>
          <w:lang w:val="en-GB"/>
        </w:rPr>
        <w:t xml:space="preserve"> that many areas in the Baltic Sea are experiencing </w:t>
      </w:r>
      <w:r w:rsidR="00E112C2" w:rsidRPr="001E7A27">
        <w:rPr>
          <w:rFonts w:cs="Times New Roman"/>
          <w:lang w:val="en-GB"/>
        </w:rPr>
        <w:t>deoxygenation</w:t>
      </w:r>
      <w:r w:rsidRPr="001E7A27">
        <w:rPr>
          <w:rFonts w:cs="Times New Roman"/>
          <w:lang w:val="en-GB"/>
        </w:rPr>
        <w:t xml:space="preserve"> despite efforts to reduce nutrient loads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"10.5194/bg-11-6323-2014", "ISSN" : "1726-4189", "abstract" : "Abstract. The Boknis Eck (BE) time series station, initiated in 1957, is one of the longest-operated time series stations worldwide. We present the first statistical evaluation of a data set of nine physical, chemical and biological parameters in the period of 1957\u20132013. In the past three to five decades, all of the measured parameters underwent significant long-term changes. Most striking is an ongoing decline in bottom water oxygen concentration, despite a significant decrease of nutrient and chlorophyll a concentrations. Temperature-enhanced oxygen consumption in the bottom water and a prolongation of the stratification period are discussed as possible reasons for the ongoing oxygen decline despite declining eutrophication. Observations at the BE station were compared with model output of the Kiel Baltic Sea Ice Ocean Model (BSIOM). Reproduced trends were in good agreement with observed trends for temperature and oxygen, but generally the oxygen concentration at the bottom has been overestimated.", "author" : [ { "dropping-particle" : "", "family" : "Lennartz", "given" : "S T", "non-dropping-particle" : "", "parse-names" : false, "suffix" : "" }, { "dropping-particle" : "", "family" : "Lehmann", "given" : "A", "non-dropping-particle" : "", "parse-names" : false, "suffix" : "" }, { "dropping-particle" : "", "family" : "Herrford", "given" : "J", "non-dropping-particle" : "", "parse-names" : false, "suffix" : "" }, { "dropping-particle" : "", "family" : "Malien", "given" : "F", "non-dropping-particle" : "", "parse-names" : false, "suffix" : "" }, { "dropping-particle" : "", "family" : "Hansen", "given" : "H.-P.", "non-dropping-particle" : "", "parse-names" : false, "suffix" : "" }, { "dropping-particle" : "", "family" : "Biester", "given" : "H", "non-dropping-particle" : "", "parse-names" : false, "suffix" : "" }, { "dropping-particle" : "", "family" : "Bange", "given" : "H W", "non-dropping-particle" : "", "parse-names" : false, "suffix" : "" } ], "container-title" : "Biogeosciences", "id" : "ITEM-1", "issue" : "22", "issued" : { "date-parts" : [ [ "2014", "11" ] ] }, "page" : "6323-6339", "title" : "Long-term trends at the Boknis Eck time series station (Baltic Sea), 1957\u20132013: does climate change counteract the decline in eutrophication?", "translator" : [ { "dropping-particle" : "", "family" : "L7028", "given" : "", "non-dropping-particle" : "", "parse-names" : false, "suffix" : "" } ], "type" : "article-journal", "volume" : "11" }, "uris" : [ "http://www.mendeley.com/documents/?uuid=d1881ffc-daa9-42a6-9d51-7ebe1a6aad62" ] }, { "id" : "ITEM-2", "itemData" : { "DOI" : "10.5194/bg-15-3975-2018", "ISSN" : "1726-4189", "author" : [ { "dropping-particle" : "", "family" : "Jokinen", "given" : "Sami A", "non-dropping-particle" : "", "parse-names" : false, "suffix" : "" }, { "dropping-particle" : "", "family" : "Virtasalo", "given" : "Joonas J", "non-dropping-particle" : "", "parse-names" : false, "suffix" : "" }, { "dropping-particle" : "", "family" : "Jilbert", "given" : "Tom", "non-dropping-particle" : "", "parse-names" : false, "suffix" : "" }, { "dropping-particle" : "", "family" : "Kaiser", "given" : "J\u00e9r\u00f4me", "non-dropping-particle" : "", "parse-names" : false, "suffix" : "" }, { "dropping-particle" : "", "family" : "Dellwig", "given" : "Olaf", "non-dropping-particle" : "", "parse-names" : false, "suffix" : "" }, { "dropping-particle" : "", "family" : "Arz", "given" : "Helge W", "non-dropping-particle" : "", "parse-names" : false, "suffix" : "" }, { "dropping-particle" : "", "family" : "H\u00e4nninen", "given" : "Jari", "non-dropping-particle" : "", "parse-names" : false, "suffix" : "" }, { "dropping-particle" : "", "family" : "Arppe", "given" : "Laura", "non-dropping-particle" : "", "parse-names" : false, "suffix" : "" }, { "dropping-particle" : "", "family" : "Collander", "given" : "Miia", "non-dropping-particle" : "", "parse-names" : false, "suffix" : "" }, { "dropping-particle" : "", "family" : "Saarinen", "given" : "Timo", "non-dropping-particle" : "", "parse-names" : false, "suffix" : "" } ], "container-title" : "Biogeosciences", "id" : "ITEM-2", "issue" : "13", "issued" : { "date-parts" : [ [ "2018", "7" ] ] }, "page" : "3975-4001", "title" : "A 1500-year multiproxy record of coastal hypoxia from the northern Baltic Sea indicates unprecedented deoxygenation over the 20th century", "translator" : [ { "dropping-particle" : "", "family" : "L7118", "given" : "", "non-dropping-particle" : "", "parse-names" : false, "suffix" : "" } ], "type" : "article-journal", "volume" : "15" }, "uris" : [ "http://www.mendeley.com/documents/?uuid=d5c474b5-31b6-45f7-a8a5-bcf8b709fd28" ] } ], "mendeley" : { "formattedCitation" : "(Lennartz et al., 2014; Jokinen et al., 2018)", "plainTextFormattedCitation" : "(Lennartz et al., 2014; Jokinen et al., 2018)", "previouslyFormattedCitation" : "(Lennartz et al., 2014; Jokinen et al.,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(Lennartz et al., 2014; Jokinen et al., 2018)</w:t>
      </w:r>
      <w:r w:rsidRPr="001E7A27">
        <w:rPr>
          <w:rFonts w:cs="Times New Roman"/>
          <w:lang w:val="en-GB"/>
        </w:rPr>
        <w:fldChar w:fldCharType="end"/>
      </w:r>
      <w:r w:rsidRPr="001E7A27">
        <w:rPr>
          <w:rFonts w:cs="Times New Roman"/>
          <w:lang w:val="en-GB"/>
        </w:rPr>
        <w:t xml:space="preserve">. </w:t>
      </w:r>
    </w:p>
    <w:p w14:paraId="5CD977CF" w14:textId="77777777" w:rsidR="00F620F1" w:rsidRPr="001E7A27" w:rsidRDefault="00F620F1" w:rsidP="005C7F25">
      <w:pPr>
        <w:pStyle w:val="AR6BodyText"/>
        <w:rPr>
          <w:rFonts w:cs="Times New Roman"/>
          <w:lang w:val="en-GB"/>
        </w:rPr>
      </w:pPr>
    </w:p>
    <w:p w14:paraId="2187A495" w14:textId="6E0C15ED" w:rsidR="00D75FC8" w:rsidRPr="001E7A27" w:rsidRDefault="00F620F1" w:rsidP="005C7F25">
      <w:pPr>
        <w:pStyle w:val="AR6BodyText"/>
        <w:rPr>
          <w:rFonts w:cs="Times New Roman"/>
          <w:lang w:val="en-GB"/>
        </w:rPr>
      </w:pPr>
      <w:r w:rsidRPr="001E7A27">
        <w:rPr>
          <w:rFonts w:cs="Times New Roman"/>
          <w:lang w:val="en-GB"/>
        </w:rPr>
        <w:t xml:space="preserve">There is </w:t>
      </w:r>
      <w:r w:rsidRPr="001E7A27">
        <w:rPr>
          <w:rFonts w:cs="Times New Roman"/>
          <w:i/>
          <w:iCs/>
          <w:lang w:val="en-GB"/>
        </w:rPr>
        <w:t xml:space="preserve">medium agreement </w:t>
      </w:r>
      <w:r w:rsidRPr="001E7A27">
        <w:rPr>
          <w:rFonts w:cs="Times New Roman"/>
          <w:lang w:val="en-GB"/>
          <w:rPrChange w:id="3541" w:author="Ian Blenkinsop" w:date="2021-07-28T14:14:00Z">
            <w:rPr>
              <w:rFonts w:cs="Times New Roman"/>
              <w:i/>
              <w:iCs/>
              <w:lang w:val="en-GB"/>
            </w:rPr>
          </w:rPrChange>
        </w:rPr>
        <w:t>(</w:t>
      </w:r>
      <w:r w:rsidRPr="001E7A27">
        <w:rPr>
          <w:rFonts w:cs="Times New Roman"/>
          <w:i/>
          <w:iCs/>
          <w:lang w:val="en-GB"/>
        </w:rPr>
        <w:t>medium evidence</w:t>
      </w:r>
      <w:r w:rsidRPr="001E7A27">
        <w:rPr>
          <w:rFonts w:cs="Times New Roman"/>
          <w:lang w:val="en-GB"/>
          <w:rPrChange w:id="3542" w:author="Ian Blenkinsop" w:date="2021-07-28T14:14:00Z">
            <w:rPr>
              <w:rFonts w:cs="Times New Roman"/>
              <w:i/>
              <w:iCs/>
              <w:lang w:val="en-GB"/>
            </w:rPr>
          </w:rPrChange>
        </w:rPr>
        <w:t>)</w:t>
      </w:r>
      <w:r w:rsidRPr="001E7A27">
        <w:rPr>
          <w:rFonts w:cs="Times New Roman"/>
          <w:lang w:val="en-GB"/>
        </w:rPr>
        <w:t xml:space="preserve"> that </w:t>
      </w:r>
      <w:del w:id="3543" w:author="Soapbox" w:date="2021-07-20T09:05:00Z">
        <w:r w:rsidR="00B15839" w:rsidRPr="001E7A27" w:rsidDel="00AA19B3">
          <w:rPr>
            <w:rFonts w:cs="Times New Roman"/>
            <w:lang w:val="en-GB"/>
          </w:rPr>
          <w:delText xml:space="preserve">just by </w:delText>
        </w:r>
      </w:del>
      <w:ins w:id="3544" w:author="Tom Maycock" w:date="2021-09-08T17:14:00Z">
        <w:r w:rsidR="00026F7B">
          <w:rPr>
            <w:rFonts w:cs="Times New Roman"/>
            <w:lang w:val="en-GB"/>
          </w:rPr>
          <w:t xml:space="preserve">simply </w:t>
        </w:r>
      </w:ins>
      <w:r w:rsidRPr="001E7A27">
        <w:rPr>
          <w:rFonts w:cs="Times New Roman"/>
          <w:lang w:val="en-GB"/>
        </w:rPr>
        <w:t xml:space="preserve">reducing anthropogenic nutrient inputs may lead to less severe coastal hypoxic conditions, as observed in the coastal north-western Adriatic Sea </w:t>
      </w:r>
      <w:del w:id="3545" w:author="Robin Matthews" w:date="2021-06-18T11:28:00Z">
        <w:r w:rsidRPr="001E7A27" w:rsidDel="003F3FFF">
          <w:rPr>
            <w:rFonts w:cs="Times New Roman"/>
            <w:lang w:val="en-GB"/>
          </w:rPr>
          <w:delText>(</w:delText>
        </w:r>
      </w:del>
      <w:r w:rsidRPr="001E7A27">
        <w:rPr>
          <w:rFonts w:cs="Times New Roman"/>
          <w:lang w:val="en-GB"/>
        </w:rPr>
        <w:fldChar w:fldCharType="begin" w:fldLock="1"/>
      </w:r>
      <w:ins w:id="3546" w:author="Robin Matthews" w:date="2021-06-18T11:28:00Z">
        <w:r w:rsidR="003F3FFF" w:rsidRPr="001E7A27">
          <w:rPr>
            <w:rFonts w:cs="Times New Roman"/>
            <w:lang w:val="en-GB"/>
          </w:rPr>
          <w:instrText>ADDIN CSL_CITATION { "citationItems" : [ { "id" : "ITEM-1", "itemData" : { "DOI" : "10.1016/j.jmarsys.2014.08.001", "ISSN" : "09247963", "abstract" : "Hypoxia events frequently occurred in the bottom layer of the northern Adriatic Sea (NAd) from mid-summer to mid-autumn, when the water column is highly stratified, with highly variable spatial extent and duration. To determine the mechanisms of changes in hypoxia frequency and their relation to environmental conditions, 40yr-long time series of dissolved oxygen and of parameters that describe freshwater influence, stratification processes, and circulation patterns were analysed. It was shown that seasonal hypoxic events in the open water areas coincided with the formation of cyclonic or anticyclonic circulation cells, whose stability was estimated by the appearance of the Istrian Coastal Counter Current (ICCC). The oxygenation of bottom waters during the period August\u2013November of the last two decades has increased, whereas a decreasing trend was observed in surface waters. The frequency of hypoxic events at a larger scale in the NAd decreased since 1992, concurrently with reduced ICCC occurrences. However, the frequency of events in the western area, which is under a direct influence of Po River discharges, did not change significantly, although their intensity recently were lower than during the 1970s and 1980s.", "author" : [ { "dropping-particle" : "", "family" : "Djakovac", "given" : "Tamara", "non-dropping-particle" : "", "parse-names" : false, "suffix" : "" }, { "dropping-particle" : "", "family" : "Supi\u0107", "given" : "Nastjenjka", "non-dropping-particle" : "", "parse-names" : false, "suffix" : "" }, { "dropping-particle" : "", "family" : "Bernardi Aubry", "given" : "Fabrizio", "non-dropping-particle" : "", "parse-names" : false, "suffix" : "" }, { "dropping-particle" : "", "family" : "Degobbis", "given" : "Danilo", "non-dropping-particle" : "", "parse-names" : false, "suffix" : "" }, { "dropping-particle" : "", "family" : "Giani", "given" : "Michele", "non-dropping-particle" : "", "parse-names" : false, "suffix" : "" } ], "container-title" : "Journal of Marine Systems", "id" : "ITEM-1", "issued" : { "date-parts" : [ [ "2015", "1", "1" ] ] }, "page" : "179-189", "publisher" : "Elsevier", "title" : "Mechanisms of hypoxia frequency changes in the northern Adriatic Sea during the period 1972\u20132012", "translator" : [ { "dropping-particle" : "", "family" : "L4859", "given" : "", "non-dropping-particle" : "", "parse-names" : false, "suffix" : "" } ], "type" : "article-journal", "volume" : "141" }, "uris" : [ "http://www.mendeley.com/documents/?uuid=5a7788a3-ae17-3800-93e5-4a0852b928ef" ] } ], "mendeley" : { "formattedCitation" : "(Djakovac et al., 2015)", "manualFormatting" : "(Djakovac et al., 2015)", "plainTextFormattedCitation" : "(Djakovac et al., 2015)", "previouslyFormattedCitation" : "(Djakovac et al., 2015)" }, "properties" : { "noteIndex" : 0 }, "schema" : "https://github.com/citation-style-language/schema/raw/master/csl-citation.json" }</w:instrText>
        </w:r>
      </w:ins>
      <w:del w:id="3547" w:author="Robin Matthews" w:date="2021-06-18T11:28:00Z">
        <w:r w:rsidR="00747167" w:rsidRPr="001E7A27" w:rsidDel="003F3FFF">
          <w:rPr>
            <w:rFonts w:cs="Times New Roman"/>
            <w:lang w:val="en-GB"/>
          </w:rPr>
          <w:delInstrText>ADDIN CSL_CITATION { "citationItems" : [ { "id" : "ITEM-1", "itemData" : { "DOI" : "10.1016/j.jmarsys.2014.08.001", "ISSN" : "09247963", "abstract" : "Hypoxia events frequently occurred in the bottom layer of the northern Adriatic Sea (NAd) from mid-summer to mid-autumn, when the water column is highly stratified, with highly variable spatial extent and duration. To determine the mechanisms of changes in hypoxia frequency and their relation to environmental conditions, 40yr-long time series of dissolved oxygen and of parameters that describe freshwater influence, stratification processes, and circulation patterns were analysed. It was shown that seasonal hypoxic events in the open water areas coincided with the formation of cyclonic or anticyclonic circulation cells, whose stability was estimated by the appearance of the Istrian Coastal Counter Current (ICCC). The oxygenation of bottom waters during the period August\u2013November of the last two decades has increased, whereas a decreasing trend was observed in surface waters. The frequency of hypoxic events at a larger scale in the NAd decreased since 1992, concurrently with reduced ICCC occurrences. However, the frequency of events in the western area, which is under a direct influence of Po River discharges, did not change significantly, although their intensity recently were lower than during the 1970s and 1980s.", "author" : [ { "dropping-particle" : "", "family" : "Djakovac", "given" : "Tamara", "non-dropping-particle" : "", "parse-names" : false, "suffix" : "" }, { "dropping-particle" : "", "family" : "Supi\u0107", "given" : "Nastjenjka", "non-dropping-particle" : "", "parse-names" : false, "suffix" : "" }, { "dropping-particle" : "", "family" : "Bernardi Aubry", "given" : "Fabrizio", "non-dropping-particle" : "", "parse-names" : false, "suffix" : "" }, { "dropping-particle" : "", "family" : "Degobbis", "given" : "Danilo", "non-dropping-particle" : "", "parse-names" : false, "suffix" : "" }, { "dropping-particle" : "", "family" : "Giani", "given" : "Michele", "non-dropping-particle" : "", "parse-names" : false, "suffix" : "" } ], "container-title" : "Journal of Marine Systems", "id" : "ITEM-1", "issued" : { "date-parts" : [ [ "2015", "1", "1" ] ] }, "page" : "179-189", "publisher" : "Elsevier", "title" : "Mechanisms of hypoxia frequency changes in the northern Adriatic Sea during the period 1972\u20132012", "translator" : [ { "dropping-particle" : "", "family" : "L4859", "given" : "", "non-dropping-particle" : "", "parse-names" : false, "suffix" : "" } ], "type" : "article-journal", "volume" : "141" }, "uris" : [ "http://www.mendeley.com/documents/?uuid=5a7788a3-ae17-3800-93e5-4a0852b928ef" ] } ], "mendeley" : { "formattedCitation" : "(Djakovac et al., 2015)", "manualFormatting" : "Djakovac et al. (2015)", "plainTextFormattedCitation" : "(Djakovac et al., 2015)", "previouslyFormattedCitation" : "(Djakovac et al., 2015)" }, "properties" : { "noteIndex" : 0 }, "schema" : "https://github.com/citation-style-language/schema/raw/master/csl-citation.json" }</w:delInstrText>
        </w:r>
      </w:del>
      <w:r w:rsidRPr="001E7A27">
        <w:rPr>
          <w:rFonts w:cs="Times New Roman"/>
          <w:lang w:val="en-GB"/>
        </w:rPr>
        <w:fldChar w:fldCharType="separate"/>
      </w:r>
      <w:del w:id="3548" w:author="Robin Matthews" w:date="2021-06-18T11:28:00Z">
        <w:r w:rsidR="00025FA2" w:rsidRPr="001E7A27" w:rsidDel="003F3FFF">
          <w:rPr>
            <w:rFonts w:cs="Times New Roman"/>
            <w:noProof/>
            <w:lang w:val="en-GB"/>
          </w:rPr>
          <w:delText>D</w:delText>
        </w:r>
      </w:del>
      <w:ins w:id="3549" w:author="Robin Matthews" w:date="2021-06-18T11:28:00Z">
        <w:r w:rsidR="003F3FFF" w:rsidRPr="001E7A27">
          <w:rPr>
            <w:rFonts w:cs="Times New Roman"/>
            <w:noProof/>
            <w:lang w:val="en-GB"/>
          </w:rPr>
          <w:t>(D</w:t>
        </w:r>
      </w:ins>
      <w:r w:rsidR="00025FA2" w:rsidRPr="001E7A27">
        <w:rPr>
          <w:rFonts w:cs="Times New Roman"/>
          <w:noProof/>
          <w:lang w:val="en-GB"/>
        </w:rPr>
        <w:t>jakovac et al.</w:t>
      </w:r>
      <w:ins w:id="3550" w:author="Robin Matthews" w:date="2021-06-18T11:28:00Z">
        <w:r w:rsidR="003F3FFF" w:rsidRPr="001E7A27">
          <w:rPr>
            <w:rFonts w:cs="Times New Roman"/>
            <w:noProof/>
            <w:lang w:val="en-GB"/>
          </w:rPr>
          <w:t xml:space="preserve">, </w:t>
        </w:r>
      </w:ins>
      <w:del w:id="3551" w:author="Robin Matthews" w:date="2021-06-18T11:28:00Z">
        <w:r w:rsidR="00025FA2" w:rsidRPr="001E7A27" w:rsidDel="003F3FFF">
          <w:rPr>
            <w:rFonts w:cs="Times New Roman"/>
            <w:noProof/>
            <w:lang w:val="en-GB"/>
          </w:rPr>
          <w:delText xml:space="preserve"> (</w:delText>
        </w:r>
      </w:del>
      <w:r w:rsidR="00025FA2" w:rsidRPr="001E7A27">
        <w:rPr>
          <w:rFonts w:cs="Times New Roman"/>
          <w:noProof/>
          <w:lang w:val="en-GB"/>
        </w:rPr>
        <w:t>2015)</w:t>
      </w:r>
      <w:r w:rsidRPr="001E7A27">
        <w:rPr>
          <w:rFonts w:cs="Times New Roman"/>
          <w:lang w:val="en-GB"/>
        </w:rPr>
        <w:fldChar w:fldCharType="end"/>
      </w:r>
      <w:r w:rsidRPr="001E7A27">
        <w:rPr>
          <w:rFonts w:cs="Times New Roman"/>
          <w:lang w:val="en-GB"/>
        </w:rPr>
        <w:t xml:space="preserve">. However, low-oxygen sediments may remain a long-term source of phosphorus and ammonium to the water column, </w:t>
      </w:r>
      <w:commentRangeStart w:id="3552"/>
      <w:r w:rsidRPr="001E7A27">
        <w:rPr>
          <w:rFonts w:cs="Times New Roman"/>
          <w:lang w:val="en-GB"/>
        </w:rPr>
        <w:t xml:space="preserve">fuelling primary production </w:t>
      </w:r>
      <w:commentRangeEnd w:id="3552"/>
      <w:r w:rsidR="00AA19B3" w:rsidRPr="001E7A27">
        <w:rPr>
          <w:rStyle w:val="CommentReference"/>
          <w:lang w:val="en-GB"/>
        </w:rPr>
        <w:commentReference w:id="3552"/>
      </w:r>
      <w:r w:rsidRPr="001E7A27">
        <w:rPr>
          <w:rFonts w:cs="Times New Roman"/>
          <w:lang w:val="en-GB"/>
        </w:rPr>
        <w:fldChar w:fldCharType="begin" w:fldLock="1"/>
      </w:r>
      <w:r w:rsidR="00176897" w:rsidRPr="001E7A27">
        <w:rPr>
          <w:rFonts w:cs="Times New Roman"/>
          <w:lang w:val="en-GB"/>
        </w:rPr>
        <w:instrText>ADDIN CSL_CITATION { "citationItems" : [ { "id" : "ITEM-1", "itemData" : { "DOI" : "10.5194/bg-15-3975-2018", "ISSN" : "1726-4189", "author" : [ { "dropping-particle" : "", "family" : "Jokinen", "given" : "Sami A", "non-dropping-particle" : "", "parse-names" : false, "suffix" : "" }, { "dropping-particle" : "", "family" : "Virtasalo", "given" : "Joonas J", "non-dropping-particle" : "", "parse-names" : false, "suffix" : "" }, { "dropping-particle" : "", "family" : "Jilbert", "given" : "Tom", "non-dropping-particle" : "", "parse-names" : false, "suffix" : "" }, { "dropping-particle" : "", "family" : "Kaiser", "given" : "J\u00e9r\u00f4me", "non-dropping-particle" : "", "parse-names" : false, "suffix" : "" }, { "dropping-particle" : "", "family" : "Dellwig", "given" : "Olaf", "non-dropping-particle" : "", "parse-names" : false, "suffix" : "" }, { "dropping-particle" : "", "family" : "Arz", "given" : "Helge W", "non-dropping-particle" : "", "parse-names" : false, "suffix" : "" }, { "dropping-particle" : "", "family" : "H\u00e4nninen", "given" : "Jari", "non-dropping-particle" : "", "parse-names" : false, "suffix" : "" }, { "dropping-particle" : "", "family" : "Arppe", "given" : "Laura", "non-dropping-particle" : "", "parse-names" : false, "suffix" : "" }, { "dropping-particle" : "", "family" : "Collander", "given" : "Miia", "non-dropping-particle" : "", "parse-names" : false, "suffix" : "" }, { "dropping-particle" : "", "family" : "Saarinen", "given" : "Timo", "non-dropping-particle" : "", "parse-names" : false, "suffix" : "" } ], "container-title" : "Biogeosciences", "id" : "ITEM-1", "issue" : "13", "issued" : { "date-parts" : [ [ "2018", "7" ] ] }, "page" : "3975-4001", "title" : "A 1500-year multiproxy record of coastal hypoxia from the northern Baltic Sea indicates unprecedented deoxygenation over the 20th century", "translator" : [ { "dropping-particle" : "", "family" : "L7118", "given" : "", "non-dropping-particle" : "", "parse-names" : false, "suffix" : "" } ], "type" : "article-journal", "volume" : "15" }, "uris" : [ "http://www.mendeley.com/documents/?uuid=d5c474b5-31b6-45f7-a8a5-bcf8b709fd28" ] }, { "id" : "ITEM-2", "itemData" : { "DOI" : "10.1146/annurev-marine-010318-095138", "ISSN" : "1941-1405", "abstract" : "Aquatic environments experiencing low-oxygen conditions have been described as hypoxic, suboxic, or anoxic zones; oxygen minimum zones; and, in the popular media, the misnomer \u201cdead zones.\u201d This review aims to elucidate important aspects underlying oxygen depletion in diverse coastal systems and provides a synthesis of general relationships between hypoxia and its controlling factors. After presenting a generic overview of the first-order processes, we review system-specific characteristics for selected estuaries where adjacent human settlements contribute to high nutrient loads, river-dominated shelves that receive large inputs of fresh water and anthropogenic nutrients, and upwelling regions where a supply of nutrient-rich, low-oxygen waters generates oxygen minimum zones without direct anthropogenic influence. We propose a nondimensional number that relates the hypoxia timescale and water residence time to guide the cross-system comparison. Our analysis reveals the basic principles underlying hypoxia generation in coastal systems and provides a framework for discussing future changes.", "author" : [ { "dropping-particle" : "", "family" : "Fennel", "given" : "Katja", "non-dropping-particle" : "", "parse-names" : false, "suffix" : "" }, { "dropping-particle" : "", "family" : "Testa", "given" : "Jeremy M", "non-dropping-particle" : "", "parse-names" : false, "suffix" : "" } ], "container-title" : "Annual Review of Marine Science", "id" : "ITEM-2", "issue" : "1", "issued" : { "date-parts" : [ [ "2019", "1", "3" ] ] }, "note" : "doi: 10.1146/annurev-marine-010318-095138", "page" : "105-130", "publisher" : "Annual Reviews", "title" : "Biogeochemical controls on coastal hypoxia", "translator" : [ { "dropping-particle" : "", "family" : "L7257", "given" : "", "non-dropping-particle" : "", "parse-names" : false, "suffix" : "" } ], "type" : "article-journal", "volume" : "11" }, "uris" : [ "http://www.mendeley.com/documents/?uuid=3790ee1a-29ee-44b8-9801-c464301c8bdd" ] }, { "id" : "ITEM-3", "itemData" : { "DOI" : "10.1016/j.oneear.2020.01.001", "ISSN" : "2590-3322", "abstract" : "Earth\u2019s ocean is losing oxygen; since the mid-20th century, 1%\u20132% of the global ocean oxygen inventory has been lost, and over 700 coastal sites have reported new or worsening low-oxygen conditions. This \u201cocean deoxygenation\u201d is increasing and of great concern because of the potential magnitude of adverse changes to both global and local marine ecosystems. Oxygen is fundamental for life and biogeochemical processes in the ocean. In coastal and shelf regions and semi-enclosed seas, over-fertilization of waters largely from agriculture, sewage, and airborne sources creates algal blooms that die and decay, consuming oxygen. Globally, climate warming both exacerbates the problems from eutrophication and reduces the introduction of oxygen to the interior of the ocean. We discuss mechanisms, scale, assessments, projections, and impacts, including impacts to human well-being, at the individual, community, and ecosystem levels. Deoxygenation together with other stressors presents a major environmental challenge to sustainability and human use of the ocean.", "author" : [ { "dropping-particle" : "", "family" : "Limburg", "given" : "Karin E", "non-dropping-particle" : "", "parse-names" : false, "suffix" : "" }, { "dropping-particle" : "", "family" : "Breitburg", "given" : "Denise", "non-dropping-particle" : "", "parse-names" : false, "suffix" : "" }, { "dropping-particle" : "", "family" : "Swaney", "given" : "Dennis P", "non-dropping-particle" : "", "parse-names" : false, "suffix" : "" }, { "dropping-particle" : "", "family" : "Jacinto", "given" : "Gil", "non-dropping-particle" : "", "parse-names" : false, "suffix" : "" } ], "container-title" : "One Earth", "id" : "ITEM-3", "issue" : "1", "issued" : { "date-parts" : [ [ "2020" ] ] }, "page" : "24-29", "title" : "Ocean Deoxygenation: A Primer", "translator" : [ { "dropping-particle" : "", "family" : "L7030", "given" : "", "non-dropping-particle" : "", "parse-names" : false, "suffix" : "" } ], "type" : "article-journal", "volume" : "2" }, "uris" : [ "http://www.mendeley.com/documents/?uuid=bf3fdfb5-dfca-4e7b-9772-e8e7f8368290" ] } ], "mendeley" : { "formattedCitation" : "(Jokinen et al., 2018; Fennel and Testa, 2019; Limburg et al., 2020)", "plainTextFormattedCitation" : "(Jokinen et al., 2018; Fennel and Testa, 2019; Limburg et al., 2020)", "previouslyFormattedCitation" : "(Jokinen et al., 2018; Fennel and Testa, 2019; Limburg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 xml:space="preserve">(Jokinen et al., 2018; Fennel and Testa, </w:t>
      </w:r>
      <w:r w:rsidR="00025FA2" w:rsidRPr="001E7A27">
        <w:rPr>
          <w:rFonts w:cs="Times New Roman"/>
          <w:noProof/>
          <w:lang w:val="en-GB"/>
        </w:rPr>
        <w:lastRenderedPageBreak/>
        <w:t>2019; Limburg et al., 2020)</w:t>
      </w:r>
      <w:r w:rsidRPr="001E7A27">
        <w:rPr>
          <w:rFonts w:cs="Times New Roman"/>
          <w:lang w:val="en-GB"/>
        </w:rPr>
        <w:fldChar w:fldCharType="end"/>
      </w:r>
      <w:r w:rsidRPr="001E7A27">
        <w:rPr>
          <w:rFonts w:cs="Times New Roman"/>
          <w:lang w:val="en-GB"/>
        </w:rPr>
        <w:t>.</w:t>
      </w:r>
      <w:bookmarkEnd w:id="3518"/>
    </w:p>
    <w:p w14:paraId="79893B48" w14:textId="491728EC" w:rsidR="00C413D8" w:rsidRPr="001E7A27" w:rsidRDefault="00C413D8" w:rsidP="005C7F25">
      <w:pPr>
        <w:pStyle w:val="AR6BodyText"/>
        <w:rPr>
          <w:rFonts w:cs="Times New Roman"/>
          <w:lang w:val="en-GB"/>
        </w:rPr>
      </w:pPr>
    </w:p>
    <w:p w14:paraId="1889BD67" w14:textId="77777777" w:rsidR="00C413D8" w:rsidRPr="001E7A27" w:rsidRDefault="00C413D8" w:rsidP="005C7F25">
      <w:pPr>
        <w:pStyle w:val="AR6BodyText"/>
        <w:rPr>
          <w:rFonts w:cs="Times New Roman"/>
          <w:lang w:val="en-GB"/>
        </w:rPr>
      </w:pPr>
    </w:p>
    <w:p w14:paraId="6BC1A8CA" w14:textId="77777777" w:rsidR="00D75FC8" w:rsidRPr="001E7A27" w:rsidRDefault="00D75FC8" w:rsidP="0098460A">
      <w:pPr>
        <w:pStyle w:val="AR6Chap5Level151"/>
        <w:rPr>
          <w:lang w:val="en-GB"/>
        </w:rPr>
      </w:pPr>
      <w:bookmarkStart w:id="3553" w:name="_Toc70535690"/>
      <w:r w:rsidRPr="001E7A27">
        <w:rPr>
          <w:lang w:val="en-GB"/>
        </w:rPr>
        <w:t>Biogeochemical Feedbacks on Climate Change</w:t>
      </w:r>
      <w:bookmarkEnd w:id="3553"/>
    </w:p>
    <w:p w14:paraId="7F754437" w14:textId="77777777" w:rsidR="00D75FC8" w:rsidRPr="001E7A27" w:rsidRDefault="00D75FC8" w:rsidP="005C7F25">
      <w:pPr>
        <w:pStyle w:val="AR6BodyText"/>
        <w:rPr>
          <w:rFonts w:eastAsiaTheme="majorEastAsia"/>
          <w:lang w:val="en-GB" w:eastAsia="en-US"/>
        </w:rPr>
      </w:pPr>
    </w:p>
    <w:p w14:paraId="50C6F57B" w14:textId="77777777" w:rsidR="00D75FC8" w:rsidRPr="001E7A27" w:rsidRDefault="00D75FC8" w:rsidP="005C7F25">
      <w:pPr>
        <w:pStyle w:val="AR6BodyText"/>
        <w:rPr>
          <w:lang w:val="en-GB"/>
        </w:rPr>
      </w:pPr>
      <w:r w:rsidRPr="001E7A27">
        <w:rPr>
          <w:lang w:val="en-GB"/>
        </w:rPr>
        <w:t>This section covers biogeochemical feedbacks on climate change, which represent one of the largest sources of uncertainty in climate change projections. The relevant processes are discussed (Sections 5.4.1 to 5.4.4), prior to discussing the simulation and projection of the carbon cycle in Earth system models (Section 5.4.5), emergent constraints on future projections (Section 5.4.7), non-CO</w:t>
      </w:r>
      <w:r w:rsidRPr="001E7A27">
        <w:rPr>
          <w:rStyle w:val="AR6BodyTextCar"/>
          <w:rFonts w:cs="Times New Roman"/>
          <w:vertAlign w:val="subscript"/>
          <w:lang w:val="en-GB"/>
        </w:rPr>
        <w:t>2</w:t>
      </w:r>
      <w:r w:rsidRPr="001E7A27">
        <w:rPr>
          <w:lang w:val="en-GB"/>
        </w:rPr>
        <w:t xml:space="preserve"> feedbacks (Section 5.4.7), and possible biogeochemical abrupt changes (Section 5.4.8).</w:t>
      </w:r>
    </w:p>
    <w:p w14:paraId="7BC44121" w14:textId="77777777" w:rsidR="00D75FC8" w:rsidRPr="001E7A27" w:rsidRDefault="00D75FC8" w:rsidP="005C7F25">
      <w:pPr>
        <w:pStyle w:val="AR6BodyText"/>
        <w:rPr>
          <w:rFonts w:eastAsiaTheme="majorEastAsia"/>
          <w:lang w:val="en-GB" w:eastAsia="en-US"/>
        </w:rPr>
      </w:pPr>
    </w:p>
    <w:p w14:paraId="1C088895" w14:textId="77777777" w:rsidR="001C7F75" w:rsidRPr="001E7A27" w:rsidRDefault="001C7F75" w:rsidP="005C7F25">
      <w:pPr>
        <w:pStyle w:val="AR6BodyText"/>
        <w:rPr>
          <w:rFonts w:eastAsiaTheme="majorEastAsia"/>
          <w:lang w:val="en-GB" w:eastAsia="en-US"/>
        </w:rPr>
      </w:pPr>
    </w:p>
    <w:p w14:paraId="330379D6" w14:textId="4D9DD9ED" w:rsidR="00D75FC8" w:rsidRPr="001E7A27" w:rsidRDefault="00D75FC8" w:rsidP="0098460A">
      <w:pPr>
        <w:pStyle w:val="AR6Chap5Level2511"/>
        <w:rPr>
          <w:lang w:val="en-GB"/>
        </w:rPr>
      </w:pPr>
      <w:bookmarkStart w:id="3554" w:name="_Toc33564278"/>
      <w:bookmarkStart w:id="3555" w:name="_Toc70535691"/>
      <w:r w:rsidRPr="001E7A27">
        <w:rPr>
          <w:lang w:val="en-GB"/>
        </w:rPr>
        <w:t>Direct CO</w:t>
      </w:r>
      <w:r w:rsidRPr="001E7A27">
        <w:rPr>
          <w:vertAlign w:val="subscript"/>
          <w:lang w:val="en-GB"/>
        </w:rPr>
        <w:t>2</w:t>
      </w:r>
      <w:r w:rsidRPr="001E7A27">
        <w:rPr>
          <w:lang w:val="en-GB"/>
        </w:rPr>
        <w:t xml:space="preserve"> </w:t>
      </w:r>
      <w:r w:rsidR="003760AB" w:rsidRPr="001E7A27">
        <w:rPr>
          <w:lang w:val="en-GB"/>
        </w:rPr>
        <w:t>E</w:t>
      </w:r>
      <w:r w:rsidRPr="001E7A27">
        <w:rPr>
          <w:lang w:val="en-GB"/>
        </w:rPr>
        <w:t xml:space="preserve">ffect on </w:t>
      </w:r>
      <w:r w:rsidR="003760AB" w:rsidRPr="001E7A27">
        <w:rPr>
          <w:lang w:val="en-GB"/>
        </w:rPr>
        <w:t>L</w:t>
      </w:r>
      <w:r w:rsidRPr="001E7A27">
        <w:rPr>
          <w:lang w:val="en-GB"/>
        </w:rPr>
        <w:t xml:space="preserve">and </w:t>
      </w:r>
      <w:r w:rsidR="003760AB" w:rsidRPr="001E7A27">
        <w:rPr>
          <w:lang w:val="en-GB"/>
        </w:rPr>
        <w:t>C</w:t>
      </w:r>
      <w:r w:rsidRPr="001E7A27">
        <w:rPr>
          <w:lang w:val="en-GB"/>
        </w:rPr>
        <w:t xml:space="preserve">arbon </w:t>
      </w:r>
      <w:r w:rsidR="003760AB" w:rsidRPr="001E7A27">
        <w:rPr>
          <w:lang w:val="en-GB"/>
        </w:rPr>
        <w:t>U</w:t>
      </w:r>
      <w:r w:rsidRPr="001E7A27">
        <w:rPr>
          <w:lang w:val="en-GB"/>
        </w:rPr>
        <w:t>ptake</w:t>
      </w:r>
      <w:bookmarkEnd w:id="3554"/>
      <w:bookmarkEnd w:id="3555"/>
      <w:r w:rsidRPr="001E7A27">
        <w:rPr>
          <w:lang w:val="en-GB"/>
        </w:rPr>
        <w:t xml:space="preserve"> </w:t>
      </w:r>
    </w:p>
    <w:p w14:paraId="2765E17B" w14:textId="77777777" w:rsidR="00D75FC8" w:rsidRPr="001E7A27" w:rsidRDefault="00D75FC8" w:rsidP="005C7F25">
      <w:pPr>
        <w:pStyle w:val="AR6BodyText"/>
        <w:rPr>
          <w:lang w:val="en-GB"/>
        </w:rPr>
      </w:pPr>
    </w:p>
    <w:p w14:paraId="0A880441" w14:textId="73080F98" w:rsidR="00D75FC8" w:rsidRPr="001E7A27" w:rsidRDefault="0088519C" w:rsidP="005C7F25">
      <w:pPr>
        <w:pStyle w:val="AR6BodyText"/>
        <w:rPr>
          <w:noProof/>
          <w:color w:val="000000" w:themeColor="text1"/>
          <w:lang w:val="en-GB" w:eastAsia="en-US"/>
        </w:rPr>
      </w:pPr>
      <w:ins w:id="3556" w:author="Soapbox" w:date="2021-07-20T09:07:00Z">
        <w:r w:rsidRPr="001E7A27">
          <w:rPr>
            <w:lang w:val="en-GB"/>
          </w:rPr>
          <w:t>The</w:t>
        </w:r>
      </w:ins>
      <w:ins w:id="3557" w:author="Soapbox" w:date="2021-07-20T09:11:00Z">
        <w:r w:rsidR="001A2237" w:rsidRPr="001E7A27">
          <w:rPr>
            <w:lang w:val="en-GB"/>
          </w:rPr>
          <w:t xml:space="preserve"> IPCC </w:t>
        </w:r>
        <w:del w:id="3558" w:author="Ian Blenkinsop" w:date="2021-07-28T18:18:00Z">
          <w:r w:rsidR="001A2237" w:rsidRPr="001E7A27" w:rsidDel="004D7781">
            <w:rPr>
              <w:lang w:val="en-GB"/>
            </w:rPr>
            <w:delText>f</w:delText>
          </w:r>
        </w:del>
      </w:ins>
      <w:ins w:id="3559" w:author="Ian Blenkinsop" w:date="2021-07-28T18:18:00Z">
        <w:r w:rsidR="004D7781" w:rsidRPr="001E7A27">
          <w:rPr>
            <w:lang w:val="en-GB"/>
          </w:rPr>
          <w:t>F</w:t>
        </w:r>
      </w:ins>
      <w:ins w:id="3560" w:author="Soapbox" w:date="2021-07-20T09:11:00Z">
        <w:r w:rsidR="001A2237" w:rsidRPr="001E7A27">
          <w:rPr>
            <w:lang w:val="en-GB"/>
          </w:rPr>
          <w:t xml:space="preserve">ifth </w:t>
        </w:r>
        <w:del w:id="3561" w:author="Ian Blenkinsop" w:date="2021-07-28T18:18:00Z">
          <w:r w:rsidR="001A2237" w:rsidRPr="001E7A27" w:rsidDel="004D7781">
            <w:rPr>
              <w:lang w:val="en-GB"/>
            </w:rPr>
            <w:delText>a</w:delText>
          </w:r>
        </w:del>
      </w:ins>
      <w:ins w:id="3562" w:author="Ian Blenkinsop" w:date="2021-07-28T18:18:00Z">
        <w:r w:rsidR="004D7781" w:rsidRPr="001E7A27">
          <w:rPr>
            <w:lang w:val="en-GB"/>
          </w:rPr>
          <w:t>A</w:t>
        </w:r>
      </w:ins>
      <w:ins w:id="3563" w:author="Soapbox" w:date="2021-07-20T09:11:00Z">
        <w:r w:rsidR="001A2237" w:rsidRPr="001E7A27">
          <w:rPr>
            <w:lang w:val="en-GB"/>
          </w:rPr>
          <w:t xml:space="preserve">ssessment </w:t>
        </w:r>
        <w:del w:id="3564" w:author="Ian Blenkinsop" w:date="2021-07-28T18:18:00Z">
          <w:r w:rsidR="001A2237" w:rsidRPr="001E7A27" w:rsidDel="004D7781">
            <w:rPr>
              <w:lang w:val="en-GB"/>
            </w:rPr>
            <w:delText>r</w:delText>
          </w:r>
        </w:del>
      </w:ins>
      <w:ins w:id="3565" w:author="Ian Blenkinsop" w:date="2021-07-28T18:18:00Z">
        <w:r w:rsidR="004D7781" w:rsidRPr="001E7A27">
          <w:rPr>
            <w:lang w:val="en-GB"/>
          </w:rPr>
          <w:t>R</w:t>
        </w:r>
      </w:ins>
      <w:ins w:id="3566" w:author="Soapbox" w:date="2021-07-20T09:11:00Z">
        <w:r w:rsidR="001A2237" w:rsidRPr="001E7A27">
          <w:rPr>
            <w:lang w:val="en-GB"/>
          </w:rPr>
          <w:t>eport (</w:t>
        </w:r>
      </w:ins>
      <w:r w:rsidR="00D75FC8" w:rsidRPr="001E7A27">
        <w:rPr>
          <w:lang w:val="en-GB"/>
        </w:rPr>
        <w:t>AR5</w:t>
      </w:r>
      <w:ins w:id="3567" w:author="Soapbox" w:date="2021-07-20T09:11:00Z">
        <w:del w:id="3568" w:author="Ian Blenkinsop" w:date="2021-07-28T18:18:00Z">
          <w:r w:rsidR="001A2237" w:rsidRPr="001E7A27" w:rsidDel="004D7781">
            <w:rPr>
              <w:lang w:val="en-GB"/>
            </w:rPr>
            <w:delText>)</w:delText>
          </w:r>
        </w:del>
      </w:ins>
      <w:del w:id="3569" w:author="Ian Blenkinsop" w:date="2021-07-28T18:18:00Z">
        <w:r w:rsidR="00D75FC8" w:rsidRPr="001E7A27" w:rsidDel="004D7781">
          <w:rPr>
            <w:lang w:val="en-GB"/>
          </w:rPr>
          <w:delText xml:space="preserve"> </w:delText>
        </w:r>
        <w:r w:rsidR="00D412F7" w:rsidRPr="001E7A27" w:rsidDel="004D7781">
          <w:rPr>
            <w:lang w:val="en-GB"/>
          </w:rPr>
          <w:delText>(</w:delText>
        </w:r>
      </w:del>
      <w:ins w:id="3570" w:author="Ian Blenkinsop" w:date="2021-07-28T18:18:00Z">
        <w:r w:rsidR="004D7781" w:rsidRPr="001E7A27">
          <w:rPr>
            <w:lang w:val="en-GB"/>
          </w:rPr>
          <w:t xml:space="preserve"> </w:t>
        </w:r>
      </w:ins>
      <w:r w:rsidR="00D412F7" w:rsidRPr="001E7A27">
        <w:rPr>
          <w:lang w:val="en-GB"/>
        </w:rPr>
        <w:t xml:space="preserve">WGI, Box 6.3) </w:t>
      </w:r>
      <w:r w:rsidR="00D75FC8" w:rsidRPr="001E7A27">
        <w:rPr>
          <w:lang w:val="en-GB"/>
        </w:rPr>
        <w:t xml:space="preserve">and </w:t>
      </w:r>
      <w:ins w:id="3571" w:author="Soapbox" w:date="2021-07-20T09:07:00Z">
        <w:r w:rsidRPr="001E7A27">
          <w:rPr>
            <w:lang w:val="en-GB"/>
          </w:rPr>
          <w:t>Special Report on Climate Change and Land (</w:t>
        </w:r>
      </w:ins>
      <w:r w:rsidR="00D75FC8" w:rsidRPr="001E7A27">
        <w:rPr>
          <w:lang w:val="en-GB"/>
        </w:rPr>
        <w:t>SRCCL</w:t>
      </w:r>
      <w:ins w:id="3572" w:author="Ian Blenkinsop" w:date="2021-07-28T18:19:00Z">
        <w:r w:rsidR="004D7781" w:rsidRPr="001E7A27">
          <w:rPr>
            <w:lang w:val="en-GB"/>
          </w:rPr>
          <w:t>,</w:t>
        </w:r>
      </w:ins>
      <w:ins w:id="3573" w:author="Soapbox" w:date="2021-07-20T09:07:00Z">
        <w:del w:id="3574" w:author="Ian Blenkinsop" w:date="2021-07-28T18:19:00Z">
          <w:r w:rsidRPr="001E7A27" w:rsidDel="004D7781">
            <w:rPr>
              <w:lang w:val="en-GB"/>
            </w:rPr>
            <w:delText>)</w:delText>
          </w:r>
        </w:del>
      </w:ins>
      <w:r w:rsidR="00D75FC8" w:rsidRPr="001E7A27">
        <w:rPr>
          <w:lang w:val="en-GB"/>
        </w:rPr>
        <w:t xml:space="preserve"> </w:t>
      </w:r>
      <w:r w:rsidR="00D75FC8" w:rsidRPr="001E7A27">
        <w:rPr>
          <w:lang w:val="en-GB"/>
        </w:rPr>
        <w:fldChar w:fldCharType="begin" w:fldLock="1"/>
      </w:r>
      <w:r w:rsidR="00747167" w:rsidRPr="001E7A27">
        <w:rPr>
          <w:lang w:val="en-GB"/>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"plainTextFormattedCitation" : "(IPCC, 2019a)", "previouslyFormattedCitation" : "(IPCC, 2019a)" }, "properties" : { "noteIndex" : 0 }, "schema" : "https://github.com/citation-style-language/schema/raw/master/csl-citation.json" }</w:instrText>
      </w:r>
      <w:r w:rsidR="00D75FC8" w:rsidRPr="001E7A27">
        <w:rPr>
          <w:lang w:val="en-GB"/>
        </w:rPr>
        <w:fldChar w:fldCharType="separate"/>
      </w:r>
      <w:del w:id="3575" w:author="Ian Blenkinsop" w:date="2021-07-28T18:19:00Z">
        <w:r w:rsidR="00025FA2" w:rsidRPr="001E7A27" w:rsidDel="004D7781">
          <w:rPr>
            <w:noProof/>
            <w:lang w:val="en-GB"/>
          </w:rPr>
          <w:delText>(</w:delText>
        </w:r>
      </w:del>
      <w:r w:rsidR="00025FA2" w:rsidRPr="001E7A27">
        <w:rPr>
          <w:noProof/>
          <w:lang w:val="en-GB"/>
        </w:rPr>
        <w:t>IPCC, 2019a)</w:t>
      </w:r>
      <w:r w:rsidR="00D75FC8" w:rsidRPr="001E7A27">
        <w:rPr>
          <w:lang w:val="en-GB"/>
        </w:rPr>
        <w:fldChar w:fldCharType="end"/>
      </w:r>
      <w:r w:rsidR="00D75FC8" w:rsidRPr="001E7A27">
        <w:rPr>
          <w:lang w:val="en-GB"/>
        </w:rPr>
        <w:t xml:space="preserve"> concluded with </w:t>
      </w:r>
      <w:r w:rsidR="00D75FC8" w:rsidRPr="001E7A27">
        <w:rPr>
          <w:i/>
          <w:lang w:val="en-GB"/>
        </w:rPr>
        <w:t>high confidence</w:t>
      </w:r>
      <w:r w:rsidR="00D75FC8" w:rsidRPr="001E7A27">
        <w:rPr>
          <w:lang w:val="en-GB"/>
        </w:rPr>
        <w:t xml:space="preserve"> that </w:t>
      </w:r>
      <w:r w:rsidR="00D75FC8" w:rsidRPr="001E7A27">
        <w:rPr>
          <w:rFonts w:cs="Times New Roman"/>
          <w:color w:val="000000"/>
          <w:lang w:val="en-GB"/>
        </w:rPr>
        <w:t xml:space="preserve">rising atmospheric </w:t>
      </w:r>
      <w:r w:rsidR="00D75FC8" w:rsidRPr="001E7A27">
        <w:rPr>
          <w:lang w:val="en-GB"/>
        </w:rPr>
        <w:t>CO</w:t>
      </w:r>
      <w:r w:rsidR="00D75FC8" w:rsidRPr="001E7A27">
        <w:rPr>
          <w:rStyle w:val="AR6BodyTextCar"/>
          <w:rFonts w:cs="Times New Roman"/>
          <w:vertAlign w:val="subscript"/>
          <w:lang w:val="en-GB"/>
        </w:rPr>
        <w:t xml:space="preserve">2 </w:t>
      </w:r>
      <w:r w:rsidR="00D75FC8" w:rsidRPr="001E7A27">
        <w:rPr>
          <w:lang w:val="en-GB"/>
        </w:rPr>
        <w:t xml:space="preserve">increases leaf-level photosynthesis. This effect is represented in all </w:t>
      </w:r>
      <w:ins w:id="3576" w:author="Soapbox" w:date="2021-07-20T09:08:00Z">
        <w:r w:rsidRPr="001E7A27">
          <w:rPr>
            <w:lang w:val="en-GB"/>
          </w:rPr>
          <w:t>Earth system models (</w:t>
        </w:r>
      </w:ins>
      <w:r w:rsidR="00D75FC8" w:rsidRPr="001E7A27">
        <w:rPr>
          <w:lang w:val="en-GB"/>
        </w:rPr>
        <w:t>ESMs</w:t>
      </w:r>
      <w:ins w:id="3577" w:author="Soapbox" w:date="2021-07-20T09:08:00Z">
        <w:r w:rsidRPr="001E7A27">
          <w:rPr>
            <w:lang w:val="en-GB"/>
          </w:rPr>
          <w:t>)</w:t>
        </w:r>
      </w:ins>
      <w:r w:rsidR="00D75FC8" w:rsidRPr="001E7A27">
        <w:rPr>
          <w:lang w:val="en-GB"/>
        </w:rPr>
        <w:t>. New studies since AR5 add evidence that the leaf-level CO</w:t>
      </w:r>
      <w:r w:rsidR="00D75FC8" w:rsidRPr="001E7A27">
        <w:rPr>
          <w:rStyle w:val="AR6BodyTextCar"/>
          <w:rFonts w:cs="Times New Roman"/>
          <w:vertAlign w:val="subscript"/>
          <w:lang w:val="en-GB"/>
        </w:rPr>
        <w:t>2</w:t>
      </w:r>
      <w:r w:rsidR="00D75FC8" w:rsidRPr="001E7A27">
        <w:rPr>
          <w:lang w:val="en-GB"/>
        </w:rPr>
        <w:t xml:space="preserve"> fertili</w:t>
      </w:r>
      <w:ins w:id="3578" w:author="Soapbox" w:date="2021-07-16T10:13:00Z">
        <w:r w:rsidR="00953844" w:rsidRPr="001E7A27">
          <w:rPr>
            <w:lang w:val="en-GB"/>
          </w:rPr>
          <w:t>z</w:t>
        </w:r>
      </w:ins>
      <w:del w:id="3579" w:author="Soapbox" w:date="2021-07-16T10:13:00Z">
        <w:r w:rsidR="00D75FC8" w:rsidRPr="001E7A27" w:rsidDel="00953844">
          <w:rPr>
            <w:lang w:val="en-GB"/>
          </w:rPr>
          <w:delText>s</w:delText>
        </w:r>
      </w:del>
      <w:r w:rsidR="00D75FC8" w:rsidRPr="001E7A27">
        <w:rPr>
          <w:lang w:val="en-GB"/>
        </w:rPr>
        <w:t>ation is modulated by acclimation of photosynthesis to long-term CO</w:t>
      </w:r>
      <w:r w:rsidR="00D75FC8" w:rsidRPr="001E7A27">
        <w:rPr>
          <w:vertAlign w:val="subscript"/>
          <w:lang w:val="en-GB"/>
        </w:rPr>
        <w:t>2</w:t>
      </w:r>
      <w:r w:rsidR="00D75FC8" w:rsidRPr="001E7A27">
        <w:rPr>
          <w:lang w:val="en-GB"/>
        </w:rPr>
        <w:t xml:space="preserve"> exposure, growth temperature, seasonal drought, and nutrient availability, but these effects are not yet routinely represented in ESMs </w:t>
      </w:r>
      <w:r w:rsidR="00D75FC8" w:rsidRPr="001E7A27">
        <w:rPr>
          <w:lang w:val="en-GB"/>
        </w:rPr>
        <w:fldChar w:fldCharType="begin" w:fldLock="1"/>
      </w:r>
      <w:r w:rsidR="00747167" w:rsidRPr="001E7A27">
        <w:rPr>
          <w:lang w:val="en-GB"/>
        </w:rPr>
        <w:instrText>ADDIN CSL_CITATION { "citationItems" : [ { "id" : "ITEM-1", "itemData" : { "DOI" : "10.1111/j.1365-2486.2012.02797.x", "ISSN" : "13541013", "author" : [ { "dropping-particle" : "", "family" : "Smith", "given" : "Nicholas G", "non-dropping-particle" : "", "parse-names" : false, "suffix" : "" }, { "dropping-particle" : "", "family" : "Dukes", "given" : "Jeffrey S", "non-dropping-particle" : "", "parse-names" : false, "suffix" : "" } ], "container-title" : "Global Change Biology", "id" : "ITEM-1", "issue" : "1", "issued" : { "date-parts" : [ [ "2013", "1" ] ] }, "page" : "45-63", "title" : "Plant respiration and photosynthesis in global-scale models: incorporating acclimation to temperature and CO2", "translator" : [ { "dropping-particle" : "", "family" : "L6549", "given" : "", "non-dropping-particle" : "", "parse-names" : false, "suffix" : "" } ], "type" : "article-journal", "volume" : "19" }, "uris" : [ "http://www.mendeley.com/documents/?uuid=68394e75-71ec-4224-b5aa-331251120675" ] }, { "id" : "ITEM-2", "itemData" : { "DOI" : "10.1111/gcb.15277", "ISSN" : "1354-1013", "author" : [ { "dropping-particle" : "", "family" : "Jiang", "given" : "Mingkai", "non-dropping-particle" : "", "parse-names" : false, "suffix" : "" }, { "dropping-particle" : "", "family" : "Caldararu", "given" : "Silvia", "non-dropping-particle" : "", "parse-names" : false, "suffix" : "" }, { "dropping-particle" : "", "family" : "Zhang", "given" : "Haiyang", "non-dropping-particle" : "", "parse-names" : false, "suffix" : "" }, { "dropping-particle" : "", "family" : "Fleischer", "given" : "Katrin", "non-dropping-particle" : "", "parse-names" : false, "suffix" : "" }, { "dropping-particle" : "", "family" : "Crous", "given" : "Kristine Y.", "non-dropping-particle" : "", "parse-names" : false, "suffix" : "" }, { "dropping-particle" : "", "family" : "Yang", "given" : "Jinyan", "non-dropping-particle" : "", "parse-names" : false, "suffix" : "" }, { "dropping-particle" : "", "family" : "Kauwe", "given" : "Martin G.", "non-dropping-particle" : "De", "parse-names" : false, "suffix" : "" }, { "dropping-particle" : "", "family" : "Ellsworth", "given" : "David S.", "non-dropping-particle" : "", "parse-names" : false, "suffix" : "" }, { "dropping-particle" : "", "family" : "Reich", "given" : "Peter B.", "non-dropping-particle" : "", "parse-names" : false, "suffix" : "" }, { "dropping-particle" : "", "family" : "Tissue", "given" : "David T.", "non-dropping-particle" : "", "parse-names" : false, "suffix" : "" }, { "dropping-particle" : "", "family" : "Zaehle", "given" : "S\u00f6nke", "non-dropping-particle" : "", "parse-names" : false, "suffix" : "" }, { "dropping-particle" : "", "family" : "Medlyn", "given" : "Belinda E.", "non-dropping-particle" : "", "parse-names" : false, "suffix" : "" } ], "container-title" : "Global Change Biology", "id" : "ITEM-2", "issue" : "10", "issued" : { "date-parts" : [ [ "2020", "10", "31" ] ] }, "page" : "5856-5873", "title" : "Low phosphorus supply constrains plant responses to elevated CO 2 : A meta\u2010analysis", "translator" : [ { "dropping-particle" : "", "family" : "L6767", "given" : "", "non-dropping-particle" : "", "parse-names" : false, "suffix" : "" } ], "type" : "article-journal", "volume" : "26" }, "uris" : [ "http://www.mendeley.com/documents/?uuid=efbf7df9-4720-48ea-bc4a-fd40ca774372" ] }, { "id" : "ITEM-3", "itemData" : { "DOI" : "10.1111/gcb.12962", "ISBN" : "1096-987X", "ISSN" : "13652486", "PMID" : "25940760", "abstract" : "The temperature dependence of the reaction kinetics of the Rubisco enzyme implies that, at the level of a chloroplast, the response of photosynthesis to rising atmospheric CO2 concentration (Ca) will increase with increasing air temperature. Vegetation models incorporating this interaction predict that the response of net primary productivity (NPP) to elevated CO2 (eCa) will increase with rising temperature and will be substantially larger in warm tropical forests than in cold boreal forests. We tested these model predictions against evidence from eCa experiments by carrying out two meta-analyses. Firstly, we tested for an interaction effect on growth responses in factorial eCa \u00d7 temperature experiments. This analysis showed a positive, but nonsignificant interaction effect (95% CI for above-ground biomass response = \u22120.8, 18.0%) between eCa and temperature. Secondly, we tested field-based eCa experiments on woody plants across the globe for a relationship between the eCa effect on plant biomass and mean annual temperature (MAT). This second analysis showed a positive but nonsignificant correlation between the eCa response and MAT. The magnitude of the interactions between CO2 and temperature found in both meta-analyses were consistent with model predictions, even though both analyses gave nonsignificant results. Thus, we conclude that it is not possible to distinguish between the competing hypotheses of no interaction vs. an interaction based on Rubisco kinetics from the available experimental database. Experiments in a wider range of temperature zones are required. Until such experimental data are available, model predictions should aim to incorporate uncertainty about this interaction.", "author" : [ { "dropping-particle" : "", "family" : "Baig", "given" : "Sofia", "non-dropping-particle" : "", "parse-names" : false, "suffix" : "" }, { "dropping-particle" : "", "family" : "Medlyn", "given" : "Belinda E.", "non-dropping-particle" : "", "parse-names" : false, "suffix" : "" }, { "dropping-particle" : "", "family" : "Mercado", "given" : "Lina M.", "non-dropping-particle" : "", "parse-names" : false, "suffix" : "" }, { "dropping-particle" : "", "family" : "Zaehle", "given" : "S\u00f6nke", "non-dropping-particle" : "", "parse-names" : false, "suffix" : "" } ], "container-title" : "Global Change Biology", "id" : "ITEM-3", "issue" : "12", "issued" : { "date-parts" : [ [ "2015" ] ] }, "page" : "4303-4319", "title" : "Does the growth response of woody plants to elevated CO2increase with temperature? A model-oriented meta-analysis", "translator" : [ { "dropping-particle" : "", "family" : "L4092", "given" : "", "non-dropping-particle" : "", "parse-names" : false, "suffix" : "" } ], "type" : "article-journal", "volume" : "21" }, "uris" : [ "http://www.mendeley.com/documents/?uuid=7d37bec0-7203-4dd1-88de-1820cfee80da" ] }, { "id" : "ITEM-4", "itemData" : { "DOI" : "10.1111/nph.13715", "ISBN" : "1469-8137 (Electronic) 0028-646X (Linking)", "ISSN" : "0028646X", "PMID" : "26526873", "abstract" : "? Models of tree responses to climate typically project that elevated atmospheric CO2 con- centration (eCa) will reduce drought impacts on forests. We tested one of the mechanisms underlying this interaction, the \u2018low Ci effect\u2019, in which stomatal closure in drought conditions reduces the intercellular CO2 concentration (Ci), resulting in a larger relative enhancement of photosynthesis with eCa, and, consequently, a larger relative biomass response. ? We grew two Eucalyptus species of contrasting drought tolerance at ambient and elevated Ca for 6\u20139 months in large pots maintained at 50% (drought) and 100% field capacity. ? Droughted plants did not have significantly lower Ci than well-watered plants, which we attributed to long-term changes in leaf area. Hence, there should not have been an interaction between eCa and water availability on biomass, and we did not detect one. The xeric species did have higher Ci than the mesic species, indicating lower water-use efficiency, but both species exhibited similar responses of photosynthesis and biomass to eCa, owing to compen- satory differences in the photosynthetic response to Ci. ? Our results demonstrate that long-term acclimation to drought, and coordination among species traits may be important for predicting plant responses to eCa under low water avail- ability.", "author" : [ { "dropping-particle" : "", "family" : "Kelly", "given" : "Jeff W. G.", "non-dropping-particle" : "", "parse-names" : false, "suffix" : "" }, { "dropping-particle" : "", "family" : "Duursma", "given" : "Remko A.", "non-dropping-particle" : "", "parse-names" : false, "suffix" : "" }, { "dropping-particle" : "", "family" : "Atwell", "given" : "Brian J.", "non-dropping-particle" : "", "parse-names" : false, "suffix" : "" }, { "dropping-particle" : "", "family" : "Tissue", "given" : "David T.", "non-dropping-particle" : "", "parse-names" : false, "suffix" : "" }, { "dropping-particle" : "", "family" : "Medlyn", "given" : "Belinda E.", "non-dropping-particle" : "", "parse-names" : false, "suffix" : "" } ], "container-title" : "New Phytologist", "id" : "ITEM-4", "issue" : "4", "issued" : { "date-parts" : [ [ "2016", "3" ] ] }, "page" : "1600-1612", "title" : "Drought \u00d7 CO2 interactions in trees: a test of the low-intercellular CO2 concentration (C_i) mechanism", "translator" : [ { "dropping-particle" : "", "family" : "L1137", "given" : "", "non-dropping-particle" : "", "parse-names" : false, "suffix" : "" } ], "type" : "article-journal", "volume" : "209" }, "uris" : [ "http://www.mendeley.com/documents/?uuid=588409e7-6ac7-4e79-89b5-483e6fa3eb0d", "http://www.mendeley.com/documents/?uuid=927f83de-4261-4bf7-8d00-2c999e7663ed", "http://www.mendeley.com/documents/?uuid=88f63a22-760a-43e4-963d-2caee54ace4b" ] }, { "id" : "ITEM-5", "itemData" : { "DOI" : "10.1111/gcb.13449", "ISSN" : "13541013", "author" : [ { "dropping-particle" : "", "family" : "Drake", "given" : "Brandon L.", "non-dropping-particle" : "", "parse-names" : false, "suffix" : "" }, { "dropping-particle" : "", "family" : "Hanson", "given" : "David T.", "non-dropping-particle" : "", "parse-names" : false, "suffix" : "" }, { "dropping-particle" : "", "family" : "Lowrey", "given" : "Timothy K.", "non-dropping-particle" : "", "parse-names" : false, "suffix" : "" }, { "dropping-particle" : "", "family" : "Sharp", "given" : "Zachary D.", "non-dropping-particle" : "", "parse-names" : false, "suffix" : "" } ], "container-title" : "Global Change Biology", "id" : "ITEM-5", "issue" : "2", "issued" : { "date-parts" : [ [ "2017", "2" ] ] }, "page" : "782-792", "title" : "The carbon fertilization effect over a century of anthropogenic CO2 emissions: higher intracellular CO2 and more drought resistance among invasive and native grass species contrasts with increased water use efficiency for woody plants in the US Southwes", "translator" : [ { "dropping-particle" : "", "family" : "L6765", "given" : "", "non-dropping-particle" : "", "parse-names" : false, "suffix" : "" } ], "type" : "article-journal", "volume" : "23" }, "uris" : [ "http://www.mendeley.com/documents/?uuid=b073d8d1-ed1f-4782-99e7-23ef4177ea7f" ] } ], "mendeley" : { "formattedCitation" : "(Smith and Dukes, 2013; Baig et al., 2015; Kelly et al., 2016; Drake et al., 2017; Jiang et al., 2020a)", "plainTextFormattedCitation" : "(Smith and Dukes, 2013; Baig et al., 2015; Kelly et al., 2016; Drake et al., 2017; Jiang et al., 2020a)", "previouslyFormattedCitation" : "(Smith and Dukes, 2013; Baig et al., 2015; Kelly et al., 2016; Drake et al., 2017; Jiang et al., 2020a)"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(Smith and Dukes, 2013; Baig et al., 2015; Kelly et al., 2016; Drake et al., 2017; Jiang et al., 2020a)</w:t>
      </w:r>
      <w:r w:rsidR="00D75FC8" w:rsidRPr="001E7A27">
        <w:rPr>
          <w:lang w:val="en-GB"/>
        </w:rPr>
        <w:fldChar w:fldCharType="end"/>
      </w:r>
      <w:r w:rsidR="00D75FC8" w:rsidRPr="001E7A27">
        <w:rPr>
          <w:lang w:val="en-GB"/>
        </w:rPr>
        <w:t>. Cross-Chapter Box 5.1 assesses multiple lines of evidence, which suggest that the ratio of plant CO</w:t>
      </w:r>
      <w:r w:rsidR="00D75FC8" w:rsidRPr="001E7A27">
        <w:rPr>
          <w:vertAlign w:val="subscript"/>
          <w:lang w:val="en-GB"/>
        </w:rPr>
        <w:t>2</w:t>
      </w:r>
      <w:r w:rsidR="00D75FC8" w:rsidRPr="001E7A27">
        <w:rPr>
          <w:lang w:val="en-GB"/>
        </w:rPr>
        <w:t xml:space="preserve"> uptake to water loss </w:t>
      </w:r>
      <w:ins w:id="3580" w:author="Soapbox" w:date="2021-07-20T09:10:00Z">
        <w:r w:rsidRPr="001E7A27">
          <w:rPr>
            <w:rFonts w:cs="Times New Roman"/>
            <w:lang w:val="en-GB"/>
          </w:rPr>
          <w:t>–</w:t>
        </w:r>
        <w:r w:rsidRPr="001E7A27">
          <w:rPr>
            <w:lang w:val="en-GB"/>
          </w:rPr>
          <w:t xml:space="preserve"> </w:t>
        </w:r>
      </w:ins>
      <w:del w:id="3581" w:author="Soapbox" w:date="2021-07-20T09:10:00Z">
        <w:r w:rsidR="00D75FC8" w:rsidRPr="001E7A27" w:rsidDel="0088519C">
          <w:rPr>
            <w:lang w:val="en-GB"/>
          </w:rPr>
          <w:delText>(</w:delText>
        </w:r>
      </w:del>
      <w:r w:rsidR="00D75FC8" w:rsidRPr="001E7A27">
        <w:rPr>
          <w:lang w:val="en-GB"/>
        </w:rPr>
        <w:t>plant water-use efficiency</w:t>
      </w:r>
      <w:ins w:id="3582" w:author="Soapbox" w:date="2021-07-20T09:10:00Z">
        <w:r w:rsidRPr="001E7A27">
          <w:rPr>
            <w:lang w:val="en-GB"/>
          </w:rPr>
          <w:t xml:space="preserve"> (</w:t>
        </w:r>
      </w:ins>
      <w:del w:id="3583" w:author="Soapbox" w:date="2021-07-20T09:10:00Z">
        <w:r w:rsidR="00D75FC8" w:rsidRPr="001E7A27" w:rsidDel="0088519C">
          <w:rPr>
            <w:lang w:val="en-GB"/>
          </w:rPr>
          <w:delText xml:space="preserve">; </w:delText>
        </w:r>
      </w:del>
      <w:r w:rsidR="00D75FC8" w:rsidRPr="001E7A27">
        <w:rPr>
          <w:lang w:val="en-GB"/>
        </w:rPr>
        <w:t xml:space="preserve">WUE) </w:t>
      </w:r>
      <w:ins w:id="3584" w:author="Soapbox" w:date="2021-07-20T09:10:00Z">
        <w:r w:rsidRPr="001E7A27">
          <w:rPr>
            <w:rFonts w:cs="Times New Roman"/>
            <w:lang w:val="en-GB"/>
          </w:rPr>
          <w:t xml:space="preserve">– </w:t>
        </w:r>
      </w:ins>
      <w:r w:rsidR="00D75FC8" w:rsidRPr="001E7A27">
        <w:rPr>
          <w:lang w:val="en-GB"/>
        </w:rPr>
        <w:t>increases in near proportionality to atmospheric CO</w:t>
      </w:r>
      <w:r w:rsidR="00D75FC8" w:rsidRPr="001E7A27">
        <w:rPr>
          <w:vertAlign w:val="subscript"/>
          <w:lang w:val="en-GB"/>
        </w:rPr>
        <w:t>2</w:t>
      </w:r>
      <w:r w:rsidR="00D75FC8" w:rsidRPr="001E7A27">
        <w:rPr>
          <w:lang w:val="en-GB"/>
        </w:rPr>
        <w:t>. Despite advances in the regional coverage of field experiments, observations of the consequences of CO</w:t>
      </w:r>
      <w:r w:rsidR="00D75FC8" w:rsidRPr="001E7A27">
        <w:rPr>
          <w:vertAlign w:val="subscript"/>
          <w:lang w:val="en-GB"/>
        </w:rPr>
        <w:t>2</w:t>
      </w:r>
      <w:r w:rsidR="00D75FC8" w:rsidRPr="001E7A27">
        <w:rPr>
          <w:lang w:val="en-GB"/>
        </w:rPr>
        <w:t xml:space="preserve"> fertili</w:t>
      </w:r>
      <w:ins w:id="3585" w:author="Soapbox" w:date="2021-07-16T10:13:00Z">
        <w:r w:rsidR="00953844" w:rsidRPr="001E7A27">
          <w:rPr>
            <w:lang w:val="en-GB"/>
          </w:rPr>
          <w:t>z</w:t>
        </w:r>
      </w:ins>
      <w:del w:id="3586" w:author="Soapbox" w:date="2021-07-16T10:13:00Z">
        <w:r w:rsidR="00D75FC8" w:rsidRPr="001E7A27" w:rsidDel="00953844">
          <w:rPr>
            <w:lang w:val="en-GB"/>
          </w:rPr>
          <w:delText>s</w:delText>
        </w:r>
      </w:del>
      <w:r w:rsidR="00D75FC8" w:rsidRPr="001E7A27">
        <w:rPr>
          <w:lang w:val="en-GB"/>
        </w:rPr>
        <w:t xml:space="preserve">ation at ecosystem level are still scarce, in particular from outside the temperate zone </w:t>
      </w:r>
      <w:r w:rsidR="00D75FC8" w:rsidRPr="001E7A27">
        <w:rPr>
          <w:lang w:val="en-GB"/>
        </w:rPr>
        <w:fldChar w:fldCharType="begin" w:fldLock="1"/>
      </w:r>
      <w:r w:rsidR="000005B9" w:rsidRPr="001E7A27">
        <w:rPr>
          <w:lang w:val="en-GB"/>
        </w:rPr>
        <w:instrText>ADDIN CSL_CITATION { "citationItems" : [ { "id" : "ITEM-1", "itemData" : { "DOI" : "10.1038/s41559-019-0958-3", "ISSN" : "2397-334X", "author" : [ { "dropping-particle" : "", "family" : "Song", "given" : "Jian", "non-dropping-particle" : "", "parse-names" : false, "suffix" : "" }, { "dropping-particle" : "", "family" : "Wan", "given" : "Shiqiang", "non-dropping-particle" : "", "parse-names" : false, "suffix" : "" }, { "dropping-particle" : "", "family" : "Piao", "given" : "Shilong", "non-dropping-particle" : "", "parse-names" : false, "suffix" : "" }, { "dropping-particle" : "", "family" : "Knapp", "given" : "Alan K.", "non-dropping-particle" : "", "parse-names" : false, "suffix" : "" }, { "dropping-particle" : "", "family" : "Classen", "given" : "Aim\u00e9e T.", "non-dropping-particle" : "", "parse-names" : false, "suffix" : "" }, { "dropping-particle" : "", "family" : "Vicca", "given" : "Sara", "non-dropping-particle" : "", "parse-names" : false, "suffix" : "" }, { "dropping-particle" : "", "family" : "Ciais", "given" : "Philippe", "non-dropping-particle" : "", "parse-names" : false, "suffix" : "" }, { "dropping-particle" : "", "family" : "Hovenden", "given" : "Mark J.", "non-dropping-particle" : "", "parse-names" : false, "suffix" : "" }, { "dropping-particle" : "", "family" : "Leuzinger", "given" : "Sebastian", "non-dropping-particle" : "", "parse-names" : false, "suffix" : "" }, { "dropping-particle" : "", "family" : "Beier", "given" : "Claus", "non-dropping-particle" : "", "parse-names" : false, "suffix" : "" }, { "dropping-particle" : "", "family" : "Kardol", "given" : "Paul", "non-dropping-particle" : "", "parse-names" : false, "suffix" : "" }, { "dropping-particle" : "", "family" : "Xia", "given" : "Jianyang", "non-dropping-particle" : "", "parse-names" : false, "suffix" : "" }, { "dropping-particle" : "", "family" : "Liu", "given" : "Qiang", "non-dropping-particle" : "", "parse-names" : false, "suffix" : "" }, { "dropping-particle" : "", "family" : "Ru", "given" : "Jingyi", "non-dropping-particle" : "", "parse-names" : false, "suffix" : "" }, { "dropping-particle" : "", "family" : "Zhou", "given" : "Zhenxing", "non-dropping-particle" : "", "parse-names" : false, "suffix" : "" }, { "dropping-particle" : "", "family" : "Luo", "given" : "Yiqi", "non-dropping-particle" : "", "parse-names" : false, "suffix" : "" }, { "dropping-particle" : "", "family" : "Guo", "given" : "Dali", "non-dropping-particle" : "", "parse-names" : false, "suffix" : "" }, { "dropping-particle" : "", "family" : "Adam Langley", "given" : "J.", "non-dropping-particle" : "", "parse-names" : false, "suffix" : "" }, { "dropping-particle" : "", "family" : "Zscheischler", "given" : "Jakob", "non-dropping-particle" : "", "parse-names" : false, "suffix" : "" }, { "dropping-particle" : "", "family" : "Dukes", "given" : "Jeffrey S.", "non-dropping-particle" : "", "parse-names" : false, "suffix" : "" }, { "dropping-particle" : "", "family" : "Tang", "given" : "Jianwu", "non-dropping-particle" : "", "parse-names" : false, "suffix" : "" }, { "dropping-particle" : "", "family" : "Chen", "given" : "Jiquan", "non-dropping-particle" : "", "parse-names" : false, "suffix" : "" }, { "dropping-particle" : "", "family" : "Hofmockel", "given" : "Kirsten S.", "non-dropping-particle" : "", "parse-names" : false, "suffix" : "" }, { "dropping-particle" : "", "family" : "Kueppers", "given" : "Lara M.", "non-dropping-particle" : "", "parse-names" : false, "suffix" : "" }, { "dropping-particle" : "", "family" : "Rustad", "given" : "Lindsey", "non-dropping-particle" : "", "parse-names" : false, "suffix" : "" }, { "dropping-particle" : "", "family" : "Liu", "given" : "Lingli", "non-dropping-particle" : "", "parse-names" : false, "suffix" : "" }, { "dropping-particle" : "", "family" : "Smith", "given" : "Melinda D.", "non-dropping-particle" : "", "parse-names" : false, "suffix" : "" }, { "dropping-particle" : "", "family" : "Templer", "given" : "Pamela H.", "non-dropping-particle" : "", "parse-names" : false, "suffix" : "" }, { "dropping-particle" : "", "family" : "Quinn Thomas", "given" : "R.", "non-dropping-particle" : "", "parse-names" : false, "suffix" : "" }, { "dropping-particle" : "", "family" : "Norby", "given" : "Richard J.", "non-dropping-particle" : "", "parse-names" : false, "suffix" : "" }, { "dropping-particle" : "", "family" : "Phillips", "given" : "Richard P.", "non-dropping-particle" : "", "parse-names" : false, "suffix" : "" }, { "dropping-particle" : "", "family" : "Niu", "given" : "Shuli", "non-dropping-particle" : "", "parse-names" : false, "suffix" : "" }, { "dropping-particle" : "", "family" : "Fatichi", "given" : "Simone", "non-dropping-particle" : "", "parse-names" : false, "suffix" : "" }, { "dropping-particle" : "", "family" : "Wang", "given" : "Yingping", "non-dropping-particle" : "", "parse-names" : false, "suffix" : "" }, { "dropping-particle" : "", "family" : "Shao", "given" : "Pengshuai", "non-dropping-particle" : "", "parse-names" : false, "suffix" : "" }, { "dropping-particle" : "", "family" : "Han", "given" : "Hongyan", "non-dropping-particle" : "", "parse-names" : false, "suffix" : "" }, { "dropping-particle" : "", "family" : "Wang", "given" : "Dandan", "non-dropping-particle" : "", "parse-names" : false, "suffix" : "" }, { "dropping-particle" : "", "family" : "Lei", "given" : "Lingjie", "non-dropping-particle" : "", "parse-names" : false, "suffix" : "" }, { "dropping-particle" : "", "family" : "Wang", "given" : "Jiali", "non-dropping-particle" : "", "parse-names" : false, "suffix" : "" }, { "dropping-particle" : "", "family" : "Li", "given" : "Xiaona", "non-dropping-particle" : "", "parse-names" : false, "suffix" : "" }, { "dropping-particle" : "", "family" : "Zhang", "given" : "Qian", "non-dropping-particle" : "", "parse-names" : false, "suffix" : "" }, { "dropping-particle" : "", "family" : "Li", "given" : "Xiaoming", "non-dropping-particle" : "", "parse-names" : false, "suffix" : "" }, { "dropping-particle" : "", "family" : "Su", "given" : "Fanglong", "non-dropping-particle" : "", "parse-names" : false, "suffix" : "" }, { "dropping-particle" : "", "family" : "Liu", "given" : "Bin", "non-dropping-particle" : "", "parse-names" : false, "suffix" : "" }, { "dropping-particle" : "", "family" : "Yang", "given" : "Fan", "non-dropping-particle" : "", "parse-names" : false, "suffix" : "" }, { "dropping-particle" : "", "family" : "Ma", "given" : "Gaigai", "non-dropping-particle" : "", "parse-names" : false, "suffix" : "" }, { "dropping-particle" : "", "family" : "Li", "given" : "Guoyong", "non-dropping-particle" : "", "parse-names" : false, "suffix" : "" }, { "dropping-particle" : "", "family" : "Liu", "given" : "Yanchun", "non-dropping-particle" : "", "parse-names" : false, "suffix" : "" }, { "dropping-particle" : "", "family" : "Liu", "given" : "Yinzhan", "non-dropping-particle" : "", "parse-names" : false, "suffix" : "" }, { "dropping-particle" : "", "family" : "Yang", "given" : "Zhongling", "non-dropping-particle" : "", "parse-names" : false, "suffix" : "" }, { "dropping-particle" : "", "family" : "Zhang", "given" : "Kesheng", "non-dropping-particle" : "", "parse-names" : false, "suffix" : "" }, { "dropping-particle" : "", "family" : "Miao", "given" : "Yuan", "non-dropping-particle" : "", "parse-names" : false, "suffix" : "" }, { "dropping-particle" : "", "family" : "Hu", "given" : "Mengjun", "non-dropping-particle" : "", "parse-names" : false, "suffix" : "" }, { "dropping-particle" : "", "family" : "Yan", "given" : "Chuang", "non-dropping-particle" : "", "parse-names" : false, "suffix" : "" }, { "dropping-particle" : "", "family" : "Zhang", "given" : "Ang", "non-dropping-particle" : "", "parse-names" : false, "suffix" : "" }, { "dropping-particle" : "", "family" : "Zhong", "given" : "Mingxing", "non-dropping-particle" : "", "parse-names" : false, "suffix" : "" }, { "dropping-particle" : "", "family" : "Hui", "given" : "Yan", "non-dropping-particle" : "", "parse-names" : false, "suffix" : "" }, { "dropping-particle" : "", "family" : "Li", "given" : "Ying", "non-dropping-particle" : "", "parse-names" : false, "suffix" : "" }, { "dropping-particle" : "", "family" : "Zheng", "given" : "Mengmei", "non-dropping-particle" : "", "parse-names" : false, "suffix" : "" } ], "container-title" : "Nature Ecology &amp; Evolution", "id" : "ITEM-1", "issue" : "9", "issued" : { "date-parts" : [ [ "2019", "9", "19" ] ] }, "page" : "1309-1320", "title" : "A meta-analysis of 1,119 manipulative experiments on terrestrial carbon-cycling responses to global change", "translator" : [ { "dropping-particle" : "", "family" : "L6332", "given" : "", "non-dropping-particle" : "", "parse-names" : false, "suffix" : "" } ], "type" : "article-journal", "volume" : "3" }, "uris" : [ "http://www.mendeley.com/documents/?uuid=7d06ec26-4972-4154-a10d-c539b466f396", "http://www.mendeley.com/documents/?uuid=6a80eaea-746d-4560-b835-39488f18d905", "http://www.mendeley.com/documents/?uuid=a73a6baf-c5e0-44a5-bd90-807b58895d4d", "http://www.mendeley.com/documents/?uuid=7617c48b-ed4e-443d-bbe0-580e90a3287a" ] } ], "mendeley" : { "formattedCitation" : "(Song et al., 2019a)", "plainTextFormattedCitation" : "(Song et al., 2019a)", "previouslyFormattedCitation" : "(Song et al., 2019a)"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(Song et al., 2019a)</w:t>
      </w:r>
      <w:r w:rsidR="00D75FC8" w:rsidRPr="001E7A27">
        <w:rPr>
          <w:lang w:val="en-GB"/>
        </w:rPr>
        <w:fldChar w:fldCharType="end"/>
      </w:r>
      <w:r w:rsidR="00D75FC8" w:rsidRPr="001E7A27">
        <w:rPr>
          <w:lang w:val="en-GB"/>
        </w:rPr>
        <w:t>. New syntheses since AR5 corroborate that the effect of elevated CO</w:t>
      </w:r>
      <w:r w:rsidR="00D75FC8" w:rsidRPr="001E7A27">
        <w:rPr>
          <w:rStyle w:val="AR6BodyTextCar"/>
          <w:rFonts w:cs="Times New Roman"/>
          <w:vertAlign w:val="subscript"/>
          <w:lang w:val="en-GB"/>
        </w:rPr>
        <w:t>2</w:t>
      </w:r>
      <w:r w:rsidR="00D75FC8" w:rsidRPr="001E7A27">
        <w:rPr>
          <w:lang w:val="en-GB"/>
        </w:rPr>
        <w:t xml:space="preserve"> on plant growth and ecosystem carbon storage is generally positive (</w:t>
      </w:r>
      <w:r w:rsidR="00D75FC8" w:rsidRPr="001E7A27">
        <w:rPr>
          <w:i/>
          <w:lang w:val="en-GB"/>
        </w:rPr>
        <w:t>high confidence</w:t>
      </w:r>
      <w:r w:rsidR="00D75FC8" w:rsidRPr="001E7A27">
        <w:rPr>
          <w:lang w:val="en-GB"/>
        </w:rPr>
        <w:t xml:space="preserve">), but is modulated by temperature, water and nutrient availability </w:t>
      </w:r>
      <w:r w:rsidR="00D75FC8" w:rsidRPr="001E7A27">
        <w:rPr>
          <w:lang w:val="en-GB"/>
        </w:rPr>
        <w:fldChar w:fldCharType="begin" w:fldLock="1"/>
      </w:r>
      <w:r w:rsidR="000005B9" w:rsidRPr="001E7A27">
        <w:rPr>
          <w:lang w:val="en-GB"/>
        </w:rPr>
        <w:instrText>ADDIN CSL_CITATION { "citationItems" : [ { "id" : "ITEM-1", "itemData" : { "DOI" : "10.1038/s41559-019-0958-3", "ISSN" : "2397-334X", "author" : [ { "dropping-particle" : "", "family" : "Song", "given" : "Jian", "non-dropping-particle" : "", "parse-names" : false, "suffix" : "" }, { "dropping-particle" : "", "family" : "Wan", "given" : "Shiqiang", "non-dropping-particle" : "", "parse-names" : false, "suffix" : "" }, { "dropping-particle" : "", "family" : "Piao", "given" : "Shilong", "non-dropping-particle" : "", "parse-names" : false, "suffix" : "" }, { "dropping-particle" : "", "family" : "Knapp", "given" : "Alan K.", "non-dropping-particle" : "", "parse-names" : false, "suffix" : "" }, { "dropping-particle" : "", "family" : "Classen", "given" : "Aim\u00e9e T.", "non-dropping-particle" : "", "parse-names" : false, "suffix" : "" }, { "dropping-particle" : "", "family" : "Vicca", "given" : "Sara", "non-dropping-particle" : "", "parse-names" : false, "suffix" : "" }, { "dropping-particle" : "", "family" : "Ciais", "given" : "Philippe", "non-dropping-particle" : "", "parse-names" : false, "suffix" : "" }, { "dropping-particle" : "", "family" : "Hovenden", "given" : "Mark J.", "non-dropping-particle" : "", "parse-names" : false, "suffix" : "" }, { "dropping-particle" : "", "family" : "Leuzinger", "given" : "Sebastian", "non-dropping-particle" : "", "parse-names" : false, "suffix" : "" }, { "dropping-particle" : "", "family" : "Beier", "given" : "Claus", "non-dropping-particle" : "", "parse-names" : false, "suffix" : "" }, { "dropping-particle" : "", "family" : "Kardol", "given" : "Paul", "non-dropping-particle" : "", "parse-names" : false, "suffix" : "" }, { "dropping-particle" : "", "family" : "Xia", "given" : "Jianyang", "non-dropping-particle" : "", "parse-names" : false, "suffix" : "" }, { "dropping-particle" : "", "family" : "Liu", "given" : "Qiang", "non-dropping-particle" : "", "parse-names" : false, "suffix" : "" }, { "dropping-particle" : "", "family" : "Ru", "given" : "Jingyi", "non-dropping-particle" : "", "parse-names" : false, "suffix" : "" }, { "dropping-particle" : "", "family" : "Zhou", "given" : "Zhenxing", "non-dropping-particle" : "", "parse-names" : false, "suffix" : "" }, { "dropping-particle" : "", "family" : "Luo", "given" : "Yiqi", "non-dropping-particle" : "", "parse-names" : false, "suffix" : "" }, { "dropping-particle" : "", "family" : "Guo", "given" : "Dali", "non-dropping-particle" : "", "parse-names" : false, "suffix" : "" }, { "dropping-particle" : "", "family" : "Adam Langley", "given" : "J.", "non-dropping-particle" : "", "parse-names" : false, "suffix" : "" }, { "dropping-particle" : "", "family" : "Zscheischler", "given" : "Jakob", "non-dropping-particle" : "", "parse-names" : false, "suffix" : "" }, { "dropping-particle" : "", "family" : "Dukes", "given" : "Jeffrey S.", "non-dropping-particle" : "", "parse-names" : false, "suffix" : "" }, { "dropping-particle" : "", "family" : "Tang", "given" : "Jianwu", "non-dropping-particle" : "", "parse-names" : false, "suffix" : "" }, { "dropping-particle" : "", "family" : "Chen", "given" : "Jiquan", "non-dropping-particle" : "", "parse-names" : false, "suffix" : "" }, { "dropping-particle" : "", "family" : "Hofmockel", "given" : "Kirsten S.", "non-dropping-particle" : "", "parse-names" : false, "suffix" : "" }, { "dropping-particle" : "", "family" : "Kueppers", "given" : "Lara M.", "non-dropping-particle" : "", "parse-names" : false, "suffix" : "" }, { "dropping-particle" : "", "family" : "Rustad", "given" : "Lindsey", "non-dropping-particle" : "", "parse-names" : false, "suffix" : "" }, { "dropping-particle" : "", "family" : "Liu", "given" : "Lingli", "non-dropping-particle" : "", "parse-names" : false, "suffix" : "" }, { "dropping-particle" : "", "family" : "Smith", "given" : "Melinda D.", "non-dropping-particle" : "", "parse-names" : false, "suffix" : "" }, { "dropping-particle" : "", "family" : "Templer", "given" : "Pamela H.", "non-dropping-particle" : "", "parse-names" : false, "suffix" : "" }, { "dropping-particle" : "", "family" : "Quinn Thomas", "given" : "R.", "non-dropping-particle" : "", "parse-names" : false, "suffix" : "" }, { "dropping-particle" : "", "family" : "Norby", "given" : "Richard J.", "non-dropping-particle" : "", "parse-names" : false, "suffix" : "" }, { "dropping-particle" : "", "family" : "Phillips", "given" : "Richard P.", "non-dropping-particle" : "", "parse-names" : false, "suffix" : "" }, { "dropping-particle" : "", "family" : "Niu", "given" : "Shuli", "non-dropping-particle" : "", "parse-names" : false, "suffix" : "" }, { "dropping-particle" : "", "family" : "Fatichi", "given" : "Simone", "non-dropping-particle" : "", "parse-names" : false, "suffix" : "" }, { "dropping-particle" : "", "family" : "Wang", "given" : "Yingping", "non-dropping-particle" : "", "parse-names" : false, "suffix" : "" }, { "dropping-particle" : "", "family" : "Shao", "given" : "Pengshuai", "non-dropping-particle" : "", "parse-names" : false, "suffix" : "" }, { "dropping-particle" : "", "family" : "Han", "given" : "Hongyan", "non-dropping-particle" : "", "parse-names" : false, "suffix" : "" }, { "dropping-particle" : "", "family" : "Wang", "given" : "Dandan", "non-dropping-particle" : "", "parse-names" : false, "suffix" : "" }, { "dropping-particle" : "", "family" : "Lei", "given" : "Lingjie", "non-dropping-particle" : "", "parse-names" : false, "suffix" : "" }, { "dropping-particle" : "", "family" : "Wang", "given" : "Jiali", "non-dropping-particle" : "", "parse-names" : false, "suffix" : "" }, { "dropping-particle" : "", "family" : "Li", "given" : "Xiaona", "non-dropping-particle" : "", "parse-names" : false, "suffix" : "" }, { "dropping-particle" : "", "family" : "Zhang", "given" : "Qian", "non-dropping-particle" : "", "parse-names" : false, "suffix" : "" }, { "dropping-particle" : "", "family" : "Li", "given" : "Xiaoming", "non-dropping-particle" : "", "parse-names" : false, "suffix" : "" }, { "dropping-particle" : "", "family" : "Su", "given" : "Fanglong", "non-dropping-particle" : "", "parse-names" : false, "suffix" : "" }, { "dropping-particle" : "", "family" : "Liu", "given" : "Bin", "non-dropping-particle" : "", "parse-names" : false, "suffix" : "" }, { "dropping-particle" : "", "family" : "Yang", "given" : "Fan", "non-dropping-particle" : "", "parse-names" : false, "suffix" : "" }, { "dropping-particle" : "", "family" : "Ma", "given" : "Gaigai", "non-dropping-particle" : "", "parse-names" : false, "suffix" : "" }, { "dropping-particle" : "", "family" : "Li", "given" : "Guoyong", "non-dropping-particle" : "", "parse-names" : false, "suffix" : "" }, { "dropping-particle" : "", "family" : "Liu", "given" : "Yanchun", "non-dropping-particle" : "", "parse-names" : false, "suffix" : "" }, { "dropping-particle" : "", "family" : "Liu", "given" : "Yinzhan", "non-dropping-particle" : "", "parse-names" : false, "suffix" : "" }, { "dropping-particle" : "", "family" : "Yang", "given" : "Zhongling", "non-dropping-particle" : "", "parse-names" : false, "suffix" : "" }, { "dropping-particle" : "", "family" : "Zhang", "given" : "Kesheng", "non-dropping-particle" : "", "parse-names" : false, "suffix" : "" }, { "dropping-particle" : "", "family" : "Miao", "given" : "Yuan", "non-dropping-particle" : "", "parse-names" : false, "suffix" : "" }, { "dropping-particle" : "", "family" : "Hu", "given" : "Mengjun", "non-dropping-particle" : "", "parse-names" : false, "suffix" : "" }, { "dropping-particle" : "", "family" : "Yan", "given" : "Chuang", "non-dropping-particle" : "", "parse-names" : false, "suffix" : "" }, { "dropping-particle" : "", "family" : "Zhang", "given" : "Ang", "non-dropping-particle" : "", "parse-names" : false, "suffix" : "" }, { "dropping-particle" : "", "family" : "Zhong", "given" : "Mingxing", "non-dropping-particle" : "", "parse-names" : false, "suffix" : "" }, { "dropping-particle" : "", "family" : "Hui", "given" : "Yan", "non-dropping-particle" : "", "parse-names" : false, "suffix" : "" }, { "dropping-particle" : "", "family" : "Li", "given" : "Ying", "non-dropping-particle" : "", "parse-names" : false, "suffix" : "" }, { "dropping-particle" : "", "family" : "Zheng", "given" : "Mengmei", "non-dropping-particle" : "", "parse-names" : false, "suffix" : "" } ], "container-title" : "Nature Ecology &amp; Evolution", "id" : "ITEM-1", "issue" : "9", "issued" : { "date-parts" : [ [ "2019", "9", "19" ] ] }, "page" : "1309-1320", "title" : "A meta-analysis of 1,119 manipulative experiments on terrestrial carbon-cycling responses to global change", "translator" : [ { "dropping-particle" : "", "family" : "L6332", "given" : "", "non-dropping-particle" : "", "parse-names" : false, "suffix" : "" } ], "type" : "article-journal", "volume" : "3" }, "uris" : [ "http://www.mendeley.com/documents/?uuid=7d06ec26-4972-4154-a10d-c539b466f396", "http://www.mendeley.com/documents/?uuid=6a80eaea-746d-4560-b835-39488f18d905", "http://www.mendeley.com/documents/?uuid=a73a6baf-c5e0-44a5-bd90-807b58895d4d", "http://www.mendeley.com/documents/?uuid=7617c48b-ed4e-443d-bbe0-580e90a3287a" ] }, { "id" : "ITEM-2", "itemData" : { "DOI" : "10.1038/s41477-018-0356-x", "ISSN" : "2055-0278", "author" : [ { "dropping-particle" : "", "family" : "Hovenden", "given" : "Mark J.", "non-dropping-particle" : "", "parse-names" : false, "suffix" : "" }, { "dropping-particle" : "", "family" : "Leuzinger", "given" : "Sebastian", "non-dropping-particle" : "", "parse-names" : false, "suffix" : "" }, { "dropping-particle" : "", "family" : "Newton", "given" : "Paul C. D.", "non-dropping-particle" : "", "parse-names" : false, "suffix" : "" }, { "dropping-particle" : "", "family" : "Fletcher", "given" : "Andrew", "non-dropping-particle" : "", "parse-names" : false, "suffix" : "" }, { "dropping-particle" : "", "family" : "Fatichi", "given" : "Simone", "non-dropping-particle" : "", "parse-names" : false, "suffix" : "" }, { "dropping-particle" : "", "family" : "L\u00fcscher", "given" : "Andreas", "non-dropping-particle" : "", "parse-names" : false, "suffix" : "" }, { "dropping-particle" : "", "family" : "Reich", "given" : "Peter B.", "non-dropping-particle" : "", "parse-names" : false, "suffix" : "" }, { "dropping-particle" : "", "family" : "Andresen", "given" : "Louise C.", "non-dropping-particle" : "", "parse-names" : false, "suffix" : "" }, { "dropping-particle" : "", "family" : "Beier", "given" : "Claus", "non-dropping-particle" : "", "parse-names" : false, "suffix" : "" }, { "dropping-particle" : "", "family" : "Blumenthal", "given" : "Dana M.", "non-dropping-particle" : "", "parse-names" : false, "suffix" : "" }, { "dropping-particle" : "", "family" : "Chiariello", "given" : "Nona R.", "non-dropping-particle" : "", "parse-names" : false, "suffix" : "" }, { "dropping-particle" : "", "family" : "Dukes", "given" : "Jeffrey S.", "non-dropping-particle" : "", "parse-names" : false, "suffix" : "" }, { "dropping-particle" : "", "family" : "Kellner", "given" : "Juliane", "non-dropping-particle" : "", "parse-names" : false, "suffix" : "" }, { "dropping-particle" : "", "family" : "Hofmockel", "given" : "Kirsten", "non-dropping-particle" : "", "parse-names" : false, "suffix" : "" }, { "dropping-particle" : "", "family" : "Niklaus", "given" : "Pascal A.", "non-dropping-particle" : "", "parse-names" : false, "suffix" : "" }, { "dropping-particle" : "", "family" : "Song", "given" : "Jian", "non-dropping-particle" : "", "parse-names" : false, "suffix" : "" }, { "dropping-particle" : "", "family" : "Wan", "given" : "Shiqiang", "non-dropping-particle" : "", "parse-names" : false, "suffix" : "" }, { "dropping-particle" : "", "family" : "Classen", "given" : "Aim\u00e9e T.", "non-dropping-particle" : "", "parse-names" : false, "suffix" : "" }, { "dropping-particle" : "", "family" : "Langley", "given" : "J. Adam", "non-dropping-particle" : "", "parse-names" : false, "suffix" : "" } ], "container-title" : "Nature Plants", "id" : "ITEM-2", "issue" : "2", "issued" : { "date-parts" : [ [ "2019", "2" ] ] }, "page" : "167-173", "title" : "Globally consistent influences of seasonal precipitation limit grassland biomass response to elevated CO2", "translator" : [ { "dropping-particle" : "", "family" : "L6441", "given" : "", "non-dropping-particle" : "", "parse-names" : false, "suffix" : "" } ], "type" : "article-journal", "volume" : "5" }, "uris" : [ "http://www.mendeley.com/documents/?uuid=57fa8c7a-0914-4fa8-ba00-b973e94c586b", "http://www.mendeley.com/documents/?uuid=db5eca3d-9459-4799-b550-3cba2ac52d16" ] }, { "id" : "ITEM-3", "itemData" : { "DOI" : "10.1038/ngeo2284", "ISSN" : "1752-0894", "author" : [ { "dropping-particle" : "", "family" : "Reich", "given" : "Peter B.", "non-dropping-particle" : "", "parse-names" : false, "suffix" : "" }, { "dropping-particle" : "", "family" : "Hobbie", "given" : "Sarah E.", "non-dropping-particle" : "", "parse-names" : false, "suffix" : "" }, { "dropping-particle" : "", "family" : "Lee", "given" : "Tali D.", "non-dropping-particle" : "", "parse-names" : false, "suffix" : "" } ], "container-title" : "Nature Geoscience", "id" : "ITEM-3", "issue" : "12", "issued" : { "date-parts" : [ [ "2014", "12" ] ] }, "page" : "920-924", "title" : "Plant growth enhancement by elevated CO2 eliminated by joint water and nitrogen limitation", "translator" : [ { "dropping-particle" : "", "family" : "L6371", "given" : "", "non-dropping-particle" : "", "parse-names" : false, "suffix" : "" } ], "type" : "article-journal", "volume" : "7" }, "uris" : [ "http://www.mendeley.com/documents/?uuid=f6b5c0df-d954-490c-95a6-dab8abf0af0a", "http://www.mendeley.com/documents/?uuid=37af5171-7631-451c-8b29-70905d4432ea" ] }, { "id" : "ITEM-4", "itemData" : { "DOI" : "10.1038/nclimate3191", "ISSN" : "1758-678X", "author" : [ { "dropping-particle" : "", "family" : "Obermeier", "given" : "W. A.", "non-dropping-particle" : "", "parse-names" : false, "suffix" : "" }, { "dropping-particle" : "", "family" : "Lehnert", "given" : "L. W.", "non-dropping-particle" : "", "parse-names" : false, "suffix" : "" }, { "dropping-particle" : "", "family" : "Kammann", "given" : "C. I.", "non-dropping-particle" : "", "parse-names" : false, "suffix" : "" }, { "dropping-particle" : "", "family" : "M\u00fcller", "given" : "C.", "non-dropping-particle" : "", "parse-names" : false, "suffix" : "" }, { "dropping-particle" : "", "family" : "Gr\u00fcnhage", "given" : "L.", "non-dropping-particle" : "", "parse-names" : false, "suffix" : "" }, { "dropping-particle" : "", "family" : "Luterbacher", "given" : "J.", "non-dropping-particle" : "", "parse-names" : false, "suffix" : "" }, { "dropping-particle" : "", "family" : "Erbs", "given" : "M.", "non-dropping-particle" : "", "parse-names" : false, "suffix" : "" }, { "dropping-particle" : "", "family" : "Moser", "given" : "G.", "non-dropping-particle" : "", "parse-names" : false, "suffix" : "" }, { "dropping-particle" : "", "family" : "Seibert", "given" : "R.", "non-dropping-particle" : "", "parse-names" : false, "suffix" : "" }, { "dropping-particle" : "", "family" : "Yuan", "given" : "N.", "non-dropping-particle" : "", "parse-names" : false, "suffix" : "" }, { "dropping-particle" : "", "family" : "Bendix", "given" : "J.", "non-dropping-particle" : "", "parse-names" : false, "suffix" : "" } ], "container-title" : "Nature Climate Change", "id" : "ITEM-4", "issue" : "2", "issued" : { "date-parts" : [ [ "2017", "2" ] ] }, "page" : "137-141", "title" : "Reduced CO2 fertilization effect in temperate C3 grasslands under more extreme weather conditions", "translator" : [ { "dropping-particle" : "", "family" : "L6543", "given" : "", "non-dropping-particle" : "", "parse-names" : false, "suffix" : "" } ], "type" : "article-journal", "volume" : "7" }, "uris" : [ "http://www.mendeley.com/documents/?uuid=6cff8707-f3d8-4c54-a499-521f78ecbdd1", "http://www.mendeley.com/documents/?uuid=14cae1f2-66df-4cb9-9e22-7cbade6b1393" ] }, { "id" : "ITEM-5", "itemData" : { "DOI" : "10.1038/s41559-017-0274-8", "ISSN" : "2397-334X", "author" : [ { "dropping-particle" : "", "family" : "Pe\u00f1uelas", "given" : "Josep", "non-dropping-particle" : "", "parse-names" : false, "suffix" : "" }, { "dropping-particle" : "", "family" : "Ciais", "given" : "Philippe", "non-dropping-particle" : "", "parse-names" : false, "suffix" : "" }, { "dropping-particle" : "", "family" : "Canadell", "given" : "Josep G.", "non-dropping-particle" : "", "parse-names" : false, "suffix" : "" }, { "dropping-particle" : "", "family" : "Janssens", "given" : "Ivan A.", "non-dropping-particle" : "", "parse-names" : false, "suffix" : "" }, { "dropping-particle" : "", "family" : "Fern\u00e1ndez-Mart\u00ednez", "given" : "Marcos", "non-dropping-particle" : "", "parse-names" : false, "suffix" : "" }, { "dropping-particle" : "", "family" : "Carnicer", "given" : "Jofre", "non-dropping-particle" : "", "parse-names" : false, "suffix" : "" }, { "dropping-particle" : "", "family" : "Obersteiner", "given" : "Michael", "non-dropping-particle" : "", "parse-names" : false, "suffix" : "" }, { "dropping-particle" : "", "family" : "Piao", "given" : "Shilong", "non-dropping-particle" : "", "parse-names" : false, "suffix" : "" }, { "dropping-particle" : "", "family" : "Vautard", "given" : "Robert", "non-dropping-particle" : "", "parse-names" : false, "suffix" : "" }, { "dropping-particle" : "", "family" : "Sardans", "given" : "Jordi", "non-dropping-particle" : "", "parse-names" : false, "suffix" : "" } ], "container-title" : "Nature Ecology &amp; Evolution", "id" : "ITEM-5", "issue" : "10", "issued" : { "date-parts" : [ [ "2017", "10", "18" ] ] }, "page" : "1438-1445", "title" : "Shifting from a fertilization-dominated to a warming-dominated period", "translator" : [ { "dropping-particle" : "", "family" : "L6763", "given" : "", "non-dropping-particle" : "", "parse-names" : false, "suffix" : "" } ], "type" : "article-journal", "volume" : "1" }, "uris" : [ "http://www.mendeley.com/documents/?uuid=728a1f6c-1089-4b8b-a0f4-ebc1ef95c0e4" ] } ], "mendeley" : { "formattedCitation" : "(Reich et al., 2014; Obermeier et al., 2017; Pe\u00f1uelas et al., 2017; Hovenden et al., 2019; Song et al., 2019a)", "plainTextFormattedCitation" : "(Reich et al., 2014; Obermeier et al., 2017; Pe\u00f1uelas et al., 2017; Hovenden et al., 2019; Song et al., 2019a)", "previouslyFormattedCitation" : "(Reich et al., 2014; Obermeier et al., 2017; Pe\u00f1uelas et al., 2017; Hovenden et al., 2019; Song et al., 2019a)"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(Reich et al., 2014; Obermeier et al., 2017; Peñuelas et al., 2017; Hovenden et al., 2019; Song et al., 2019a)</w:t>
      </w:r>
      <w:r w:rsidR="00D75FC8" w:rsidRPr="001E7A27">
        <w:rPr>
          <w:lang w:val="en-GB"/>
        </w:rPr>
        <w:fldChar w:fldCharType="end"/>
      </w:r>
      <w:r w:rsidR="00D75FC8" w:rsidRPr="001E7A27">
        <w:rPr>
          <w:lang w:val="en-GB"/>
        </w:rPr>
        <w:t xml:space="preserve">. Plant carbon allocation, changes in plant community composition, disturbance, and natural plant mortality are important processes affecting the magnitude of the response, but are currently poorly represented in models </w:t>
      </w:r>
      <w:commentRangeStart w:id="3587"/>
      <w:r w:rsidR="00D75FC8" w:rsidRPr="001E7A27">
        <w:rPr>
          <w:lang w:val="en-GB"/>
        </w:rPr>
        <w:fldChar w:fldCharType="begin" w:fldLock="1"/>
      </w:r>
      <w:r w:rsidR="00747167" w:rsidRPr="001E7A27">
        <w:rPr>
          <w:lang w:val="en-GB"/>
        </w:rPr>
        <w:instrText>ADDIN CSL_CITATION { "citationItems" : [ { "id" : "ITEM-1", "itemData" : { "DOI" : "10.1038/s41467-019-08348-1", "ISSN" : "2041-1723", "author" : [ { "dropping-particle" : "", "family" : "Walker", "given" : "Anthony P.", "non-dropping-particle" : "", "parse-names" : false, "suffix" :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"Iversen", "given" : "Colleen M.", "non-dropping-particle" : "", "parse-names" : false, "suffix" : "" }, { "dropping-particle" : "", "family" : "Asao", "given" : "Shinichi", "non-dropping-particle" : "", "parse-names" : false, "suffix" : "" }, { "dropping-particle" : "", "family" : "Guenet", "given" : "Bertrand", "non-dropping-particle" : "", "parse-names" : false, "suffix" : "" }, { "dropping-particle" : "", "family" : "Harper", "given" : "Anna", "non-dropping-particle" : "", "parse-names" : false, "suffix" : "" }, { "dropping-particle" : "", "family" : "Hickler", "given" : "Thomas", "non-dropping-particle" : "", "parse-names" : false, "suffix" : "" }, { "dropping-particle" : "", "family" : "Hungate", "given" : "Bruce A.", "non-dropping-particle" : "", "parse-names" : false, "suffix" : "" }, { "dropping-particle" : "", "family" : "Jain", "given" : "Atul K.", "non-dropping-particle" : "", "parse-names" : false, "suffix" : "" }, { "dropping-particle" : "", "family" : "Luo", "given" : "Yiqi", "non-dropping-particle" : "", "parse-names" : false, "suffix" : "" }, { "dropping-particle" : "", "family" : "Lu", "given" : "Xingjie", "non-dropping-particle" : "", "parse-names" : false, "suffix" : "" }, { "dropping-particle" : "", "family" : "Lu", "given" : "Meng", "non-dropping-particle" : "", "parse-names" : false, "suffix" : "" }, { "dropping-particle" : "", "family" : "Luus", "given" : "Kristina", "non-dropping-particle" : "", "parse-names" : false, "suffix" : "" }, { "dropping-particle" : "", "family" : "Megonigal", "given" : "J. Patrick", "non-dropping-particle" : "", "parse-names" : false, "suffix" : "" }, { "dropping-particle" : "", "family" : "Oren", "given" : "Ram", "non-dropping-particle" : "", "parse-names" : false, "suffix" : "" }, { "dropping-particle" : "", "family" : "Ryan", "given" : "Edmund", "non-dropping-particle" : "", "parse-names" : false, "suffix" : "" }, { "dropping-particle" : "", "family" : "Shu", "given" : "Shijie", "non-dropping-particle" : "", "parse-names" : false, "suffix" : "" }, { "dropping-particle" : "", "family" : "Talhelm", "given" : "Alan", "non-dropping-particle" : "", "parse-names" : false, "suffix" : "" }, { "dropping-particle" : "", "family" : "Wang", "given" : "Ying-Ping", "non-dropping-particle" : "", "parse-names" : false, "suffix" : "" }, { "dropping-particle" : "", "family" : "Warren", "given" : "Jeffrey M.", "non-dropping-particle" : "", "parse-names" : false, "suffix" : "" }, { "dropping-particle" : "", "family" : "Werner", "given" : "Christian", "non-dropping-particle" : "", "parse-names" : false, "suffix" : "" }, { "dropping-particle" : "", "family" : "Xia", "given" : "Jianyang", "non-dropping-particle" : "", "parse-names" : false, "suffix" : "" }, { "dropping-particle" : "", "family" : "Yang", "given" : "Bai", "non-dropping-particle" : "", "parse-names" : false, "suffix" : "" }, { "dropping-particle" : "", "family" : "Zak", "given" : "Donald R.", "non-dropping-particle" : "", "parse-names" : false, "suffix" : "" }, { "dropping-particle" : "", "family" : "Norby", "given" : "Richard J.", "non-dropping-particle" : "", "parse-names" : false, "suffix" : "" } ], "container-title" : "Nature Communications", "id" : "ITEM-1", "issue" : "1", "issued" : { "date-parts" : [ [ "2019", "12", "14" ] ] }, "page" : "454", "title" : "Decadal biomass increment in early secondary succession woody ecosystems is increased by CO2 enrichment", "translator" : [ { "dropping-particle" : "", "family" : "L5085", "given" : "", "non-dropping-particle" : "", "parse-names" : false, "suffix" : "" } ], "type" : "article-journal", "volume" : "10" }, "uris" : [ "http://www.mendeley.com/documents/?uuid=0d13977f-bba5-49c2-bfc0-fad82cff5ff7" ] }, { "id" : "ITEM-2", "itemData" : { "DOI" : "10.1111/nph.12847", "ISBN" : "1469-8137", "ISSN" : "0028646X", "abstract" : "* Elevated atmospheric CO2 concentration (eCO2) has the potential to increase vegetation carbon storage if increased net primary production causes increased long-lived biomass. Model predictions of eCO2 effects on vegetation carbon storage depend on how allocation and turnover processes are represented. * We used data from two temperate forest free-air CO2 enrichment (FACE) experiments to evaluate representations of allocation and turnover in 11 ecosystem models. * Observed eCO2 effects on allocation were dynamic. Allocation schemes based on functional relationships among biomass fractions that vary with resource availability were best able to capture the general features of the observations. Allocation schemes based on constant fractions or resource limitations performed less well, with some models having unintended outcomes. Few models represent turnover processes mechanistically and there was wide variation in predictions of tissue lifespan. Consequently, models did not perform well at predicting eCO2 effects on vegetation carbon storage. * Our recommendations to reduce uncertainty include: use of allocation schemes constrained by biomass fractions; careful testing of allocation schemes; and synthesis of allocation and turnover data in terms of model parameters. Data from intensively studied ecosystem manipulation experiments are invaluable for constraining models and we recommend that such experiments should attempt to fully quantify carbon, water and nutrient budgets.", "author"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"Walker", "given" : "Anthony P", "non-dropping-particle" : "", "parse-names" : false, "suffix" : "" }, { "dropping-particle" : "", "family" : "Dietze", "given" : "Michael C", "non-dropping-particle" : "", "parse-names" : false, "suffix" : "" }, { "dropping-particle" : "", "family" : "Wang", "given" : "Ying-Ping", "non-dropping-particle" : "", "parse-names" : false, "suffix" : "" }, { "dropping-particle" : "", "family" : "Luo", "given" : "Yiqi", "non-dropping-particle" : "", "parse-names" : false, "suffix" : "" }, { "dropping-particle" : "", "family" : "Jain", "given" : "Atul K", "non-dropping-particle" : "", "parse-names" : false, "suffix" : "" }, { "dropping-particle" : "", "family" : "El-Masri", "given" : "Bassil", "non-dropping-particle" : "", "parse-names" : false, "suffix" : "" }, { "dropping-particle" : "", "family" : "Hickler", "given" : "Thomas", "non-dropping-particle" : "", "parse-names" : false, "suffix" : "" }, { "dropping-particle" : "", "family" : "W\u00e5rlind", "given" : "David", "non-dropping-particle" : "", "parse-names" : false, "suffix" : "" }, { "dropping-particle" : "", "family" : "Weng", "given" : "Ensheng", "non-dropping-particle" : "", "parse-names" : false, "suffix" : "" }, { "dropping-particle" : "", "family" : "Parton", "given" : "William J", "non-dropping-particle" : "", "parse-names" : false, "suffix" : "" }, { "dropping-particle" : "", "family" : "Thornton", "given" : "Peter E", "non-dropping-particle" : "", "parse-names" : false, "suffix" : "" }, { "dropping-particle" : "", "family" : "Wang", "given" : "Shusen", "non-dropping-particle" : "", "parse-names" : false, "suffix" : "" }, { "dropping-particle" : "", "family" : "Prentice", "given" : "I Colin", "non-dropping-particle" : "", "parse-names" : false, "suffix" : "" }, { "dropping-particle" : "", "family" : "Asao", "given" : "Shinichi", "non-dropping-particle" : "", "parse-names" : false, "suffix" : "" }, { "dropping-particle" : "", "family" : "Smith", "given" : "Benjamin", "non-dropping-particle" : "", "parse-names" : false, "suffix" : "" }, { "dropping-particle" : "", "family" : "McCarthy", "given" : "Heather R", "non-dropping-particle" : "", "parse-names" : false, "suffix" : "" }, { "dropping-particle" : "", "family" : "Iversen", "given" : "Colleen M", "non-dropping-particle" : "", "parse-names" : false, "suffix" : "" }, { "dropping-particle" : "", "family" : "Hanson", "given" : "Paul J", "non-dropping-particle" : "", "parse-names" : false, "suffix" : "" }, { "dropping-particle" : "", "family" : "Warren", "given" : "Jeffrey M", "non-dropping-particle" : "", "parse-names" : false, "suffix" : "" }, { "dropping-particle" : "", "family" : "Oren", "given" : "Ram", "non-dropping-particle" : "", "parse-names" : false, "suffix" : "" }, { "dropping-particle" : "", "family" : "Norby", "given" : "Richard J", "non-dropping-particle" : "", "parse-names" : false, "suffix" : "" } ], "container-title" : "New Phytologist", "id" : "ITEM-2", "issue" : "3", "issued" : { "date-parts" : [ [ "2014", "8" ] ] }, "page" : "883-899", "title" : "Where does the carbon go? A model-data intercomparison of vegetation carbon allocation and turnover processes at two temperate forest free-air CO2 enrichment sites", "translator" : [ { "dropping-particle" : "", "family" : "L4004", "given" : "", "non-dropping-particle" : "", "parse-names" : false, "suffix" : "" } ], "type" : "article-journal", "volume" : "203" }, "uris" : [ "http://www.mendeley.com/documents/?uuid=27584d18-cec7-4dc8-8368-69c9a8fda732" ] }, { "id" : "ITEM-3", "itemData" : { "DOI" : "10.1126/science.aas9313", "ISSN" : "0036-8075", "PMID" : "29674593", "abstract" : "Theory and empirical data both support the paradigm that C4 plant species (in which the first product of carbon fixation is a four-carbon molecule) benefit less from rising carbon dioxide (CO2) concentrations than C3 species (in which the first product is a three-carbon molecule). This is because their different photosynthetic physiologies respond differently to atmospheric CO2 concentrations. Reich et al. document a reversal of this pattern in a 20-year CO2 enrichment experiment using grassland plots with each type of plant (see the Perspective by Hovenden and Newton). Over the first 12 years, biomass increased with elevated CO2 in C3 plots but not C4 plots, as expected. But over the next 8 years, the pattern reversed: Biomass increased in C4 plots but not C3 plots. Thus, even the best-supported short-term drivers of plant response to global change might not predict long-term results.", "author" : [ { "dropping-particle" : "", "family" : "Reich", "given" : "Peter B.", "non-dropping-particle" : "", "parse-names" : false, "suffix" : "" }, { "dropping-particle" : "", "family" : "Hobbie", "given" : "Sarah E.", "non-dropping-particle" : "", "parse-names" : false, "suffix" : "" }, { "dropping-particle" : "", "family" : "Lee", "given" : "Tali D.", "non-dropping-particle" : "", "parse-names" : false, "suffix" : "" }, { "dropping-particle" : "", "family" : "Pastore", "given" : "Melissa A.", "non-dropping-particle" : "", "parse-names" : false, "suffix" : "" } ], "container-title" : "Science", "id" : "ITEM-3", "issue" : "6386", "issued" : { "date-parts" : [ [ "2018", "4", "20" ] ] }, "page" : "317-320", "title" : "Unexpected reversal of C3 versus C4 grass response to elevated CO2 during a 20-year field experiment", "translator" : [ { "dropping-particle" : "", "family" : "L4076", "given" : "", "non-dropping-particle" : "", "parse-names" : false, "suffix" : "" } ], "type" : "article-journal", "volume" : "360" }, "uris" : [ "http://www.mendeley.com/documents/?uuid=12d70219-d741-4263-9a88-f1f7697979a3" ] }, { "id" : "ITEM-4", "itemData" : { "DOI" : "10.1073/pnas.1222477110", "ISSN" : "0027-8424", "abstract" : "Future climate change and increasing atmospheric CO2 are expected to cause major changes in vegetation structure and function over large fractions of the global land surface. Seven global vegetation models are used to analyze possible responses to future climate simulated by a range of general circulation models run under all four representative concentration pathway scenarios of changing concentrations of greenhouse gases. All 110 simulations predict an increase in global vegetation carbon to 2100, but with substantial variation between vegetation models. For example, at 4 $\\,^{\\circ}$C of global land surface warming (510--758 ppm of CO2), vegetation carbon increases by 52--477 Pg C (224 Pg C mean), mainly due to CO2 fertilization of photosynthesis. Simulations agree on large regional increases across much of the boreal forest, western Amazonia, central Africa, western China, and southeast Asia, with reductions across southwestern North America, central South America, southern Mediterranean areas, southwestern Africa, and southwestern Australia. Four vegetation models display discontinuities across 4 $\\,^{\\circ}$C of warming, indicating global thresholds in the balance of positive and negative influences on productivity and biomass. In contrast to previous global vegetation model studies, we emphasize the importance of uncertainties in projected changes in carbon residence times. We find, when all seven models are considered for one representative concentration pathway \u00d7 general circulation model combination, such uncertainties explain 30% more variation in modeled vegetation carbon change than responses of net primary productivity alone, increasing to 151% for non-HYBRID4 models. A change in research priorities away from production and toward structural dynamics and demographic processes is recommended.", "author" : [ { "dropping-particle" : "", "family" : "Friend", "given" : "Andrew D", "non-dropping-particle" : "", "parse-names" : false, "suffix" : "" }, { "dropping-particle" : "", "family" : "Lucht", "given" : "Wolfgang", "non-dropping-particle" : "", "parse-names" : false, "suffix" : "" }, { "dropping-particle" : "", "family" : "Rademacher", "given" : "Tim T", "non-dropping-particle" : "", "parse-names" : false, "suffix" : "" }, { "dropping-particle" : "", "family" : "Keribin", "given" : "Rozenn", "non-dropping-particle" : "", "parse-names" : false, "suffix" : "" }, { "dropping-particle" : "", "family" : "Betts", "given" : "Richard", "non-dropping-particle" : "", "parse-names" : false, "suffix" : "" }, { "dropping-particle" : "", "family" : "Cadule", "given" : "Patricia", "non-dropping-particle" : "", "parse-names" : false, "suffix" : "" }, { "dropping-particle" : "", "family" : "Ciais", "given" : "Philippe", "non-dropping-particle" : "", "parse-names" : false, "suffix" : "" }, { "dropping-particle" : "", "family" : "Clark", "given" : "Douglas B", "non-dropping-particle" : "", "parse-names" : false, "suffix" : "" }, { "dropping-particle" : "", "family" : "Dankers", "given" : "Rutger", "non-dropping-particle" : "", "parse-names" : false, "suffix" : "" }, { "dropping-particle" : "", "family" : "Falloon", "given" : "Pete D", "non-dropping-particle" : "", "parse-names" : false, "suffix" : "" }, { "dropping-particle" : "", "family" : "Ito", "given" : "Akihiko", "non-dropping-particle" : "", "parse-names" : false, "suffix" : "" }, { "dropping-particle" : "", "family" : "Kahana", "given" : "Ron", "non-dropping-particle" : "", "parse-names" : false, "suffix" : "" }, { "dropping-particle" : "", "family" : "Kleidon", "given" : "Axel", "non-dropping-particle" : "", "parse-names" : false, "suffix" : "" }, { "dropping-particle" : "", "family" : "Lomas", "given" : "Mark R", "non-dropping-particle" : "", "parse-names" : false, "suffix" : "" }, { "dropping-particle" : "", "family" : "Nishina", "given" : "Kazuya", "non-dropping-particle" : "", "parse-names" : false, "suffix" : "" }, { "dropping-particle" : "", "family" : "Ostberg", "given" : "Sebastian", "non-dropping-particle" : "", "parse-names" : false, "suffix" : "" }, { "dropping-particle" : "", "family" : "Pavlick", "given" : "Ryan", "non-dropping-particle" : "", "parse-names" : false, "suffix" : "" }, { "dropping-particle" : "", "family" : "Peylin", "given" : "Philippe", "non-dropping-particle" : "", "parse-names" : false, "suffix" : "" }, { "dropping-particle" : "", "family" : "Schaphoff", "given" : "Sibyll", "non-dropping-particle" : "", "parse-names" : false, "suffix" : "" }, { "dropping-particle" : "", "family" : "Vuichard", "given" : "Nicolas", "non-dropping-particle" : "", "parse-names" : false, "suffix" : "" }, { "dropping-particle" : "", "family" : "Warszawski", "given" : "Lila", "non-dropping-particle" : "", "parse-names" : false, "suffix" : "" }, { "dropping-particle" : "", "family" : "Wiltshire", "given" : "Andy", "non-dropping-particle" : "", "parse-names" : false, "suffix" : "" }, { "dropping-particle" : "", "family" : "Woodward", "given" : "F Ian", "non-dropping-particle" : "", "parse-names" : false, "suffix" : "" } ], "container-title" : "Proceedings of the National Academy of Sciences", "id" : "ITEM-4", "issue" : "9", "issued" : { "date-parts" : [ [ "2014", "3", "4" ] ] }, "page" : "3280-3285", "title" : "Carbon residence time dominates uncertainty in terrestrial vegetation responses to future climate and atmospheric CO2", "translator" : [ { "dropping-particle" : "", "family" : "L3996", "given" : "", "non-dropping-particle" : "", "parse-names" : false, "suffix" : "" } ], "type" : "article-journal", "volume" : "111" }, "uris" : [ "http://www.mendeley.com/documents/?uuid=c399d76e-b4a8-4a11-9052-6f2cfdb7b967" ] }, { "id" : "ITEM-5", "itemData" : { "DOI" : "10.1073/pnas.1821387116", "ISSN" : "0027-8424", "abstract" : "Forests play a major role in the global carbon cycle. Previous studies on the capacity of forests to sequester atmospheric CO 2 have mostly focused on carbon uptake, but the roles of carbon turnover time and its spatiotemporal changes remain poorly understood. Here, we used long-term inventory data (1955 to 2018) from 695 mature forest plots to quantify temporal trends in living vegetation carbon turnover time across tropical, temperate, and cold climate zones, and compared plot data to 8 Earth system models (ESMs). Long-term plots consistently showed decreases in living vegetation carbon turnover time, likely driven by increased tree mortality across all major climate zones. Changes in living vegetation carbon turnover time were negatively correlated with CO 2 enrichment in both forest plot data and ESM simulations. However, plot-based correlations between living vegetation carbon turnover time and climate drivers such as precipitation and temperature diverged from those of ESM simulations. Our analyses suggest that forest carbon sinks are likely to be constrained by a decrease in living vegetation carbon turnover time, and accurate projections of forest carbon sink dynamics will require an improved representation of tree mortality processes and their sensitivity to climate in ESMs.", "author" : [ { "dropping-particle" : "", "family" : "Yu", "given" : "Kailiang", "non-dropping-particle" : "", "parse-names" : false, "suffix" : "" }, { "dropping-particle" : "", "family" : "Smith", "given" : "William K.", "non-dropping-particle" : "", "parse-names" : false, "suffix" : "" }, { "dropping-particle" : "", "family" : "Trugman", "given" : "Anna T.", "non-dropping-particle" : "", "parse-names" : false, "suffix" : "" }, { "dropping-particle" : "", "family" : "Condit", "given" : "Richard", "non-dropping-particle" : "", "parse-names" : false, "suffix" : "" }, { "dropping-particle" : "", "family" : "Hubbell", "given" : "Stephen P.", "non-dropping-particle" : "", "parse-names" : false, "suffix" : "" }, { "dropping-particle" : "", "family" : "Sardans", "given" : "Jordi", "non-dropping-particle" : "", "parse-names" : false, "suffix" : "" }, { "dropping-particle" : "", "family" : "Peng", "given" : "Changhui", "non-dropping-particle" : "", "parse-names" : false, "suffix" : "" }, { "dropping-particle" : "", "family" : "Zhu", "given" : "Kai", "non-dropping-particle" : "", "parse-names" : false, "suffix" : "" }, { "dropping-particle" : "", "family" : "Pe\u00f1uelas", "given" : "Josep", "non-dropping-particle" : "", "parse-names" : false, "suffix" : "" }, { "dropping-particle" : "", "family" : "Cailleret", "given" : "Maxime", "non-dropping-particle" : "", "parse-names" : false, "suffix" : "" }, { "dropping-particle" : "", "family" : "Levanic", "given" : "Tom", "non-dropping-particle" : "", "parse-names" : false, "suffix" : "" }, { "dropping-particle" : "", "family" : "Gessler", "given" : "Arthur", "non-dropping-particle" : "", "parse-names" : false, "suffix" : "" }, { "dropping-particle" : "", "family" : "Schaub", "given" : "Marcus", "non-dropping-particle" : "", "parse-names" : false, "suffix" : "" }, { "dropping-particle" : "", "family" : "Ferretti", "given" : "Marco", "non-dropping-particle" : "", "parse-names" : false, "suffix" : "" }, { "dropping-particle" : "", "family" : "Anderegg", "given" : "William R. L.", "non-dropping-particle" : "", "parse-names" : false, "suffix" : "" } ], "container-title" : "Proceedings of the National Academy of Sciences", "id" : "ITEM-5", "issue" : "49", "issued" : { "date-parts" : [ [ "2019", "12", "3" ] ] }, "page" : "24662-24667", "title" : "Pervasive decreases in living vegetation carbon turnover time across forest climate zones", "translator" : [ { "dropping-particle" : "", "family" : "L6764", "given" : "", "non-dropping-particle" : "", "parse-names" : false, "suffix" : "" } ], "type" : "article-journal", "volume" : "116" }, "uris" : [ "http://www.mendeley.com/documents/?uuid=24c66741-9829-4914-b30a-ab7f3cf35a6b" ] } ], "mendeley" : { "formattedCitation" : "(De Kauwe et al., 2014; Friend et al., 2014; Reich et al., 2018; Walker et al., 2019a; Yu et al., 2019)", "plainTextFormattedCitation" : "(De Kauwe et al., 2014; Friend et al., 2014; Reich et al., 2018; Walker et al., 2019a; Yu et al., 2019)", "previouslyFormattedCitation" : "(De Kauwe et al., 2014; Friend et al., 2014; Reich et al., 2018; Walker et al., 2019a; Yu et al., 2019)"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 xml:space="preserve">(De Kauwe et al., 2014; Friend et al., 2014; Reich et al., 2018; </w:t>
      </w:r>
      <w:ins w:id="3588" w:author="Robin Matthews" w:date="2021-06-17T17:57:00Z">
        <w:r w:rsidR="00D66569" w:rsidRPr="001E7A27">
          <w:rPr>
            <w:noProof/>
            <w:lang w:val="en-GB"/>
          </w:rPr>
          <w:t xml:space="preserve">A.P. </w:t>
        </w:r>
      </w:ins>
      <w:r w:rsidR="00025FA2" w:rsidRPr="001E7A27">
        <w:rPr>
          <w:noProof/>
          <w:lang w:val="en-GB"/>
        </w:rPr>
        <w:t>Walker et al., 2019</w:t>
      </w:r>
      <w:del w:id="3589" w:author="Robin Matthews" w:date="2021-06-17T17:57:00Z">
        <w:r w:rsidR="00025FA2" w:rsidRPr="001E7A27" w:rsidDel="00D66569">
          <w:rPr>
            <w:noProof/>
            <w:lang w:val="en-GB"/>
          </w:rPr>
          <w:delText>a</w:delText>
        </w:r>
      </w:del>
      <w:r w:rsidR="00025FA2" w:rsidRPr="001E7A27">
        <w:rPr>
          <w:noProof/>
          <w:lang w:val="en-GB"/>
        </w:rPr>
        <w:t>; Yu et al., 2019)</w:t>
      </w:r>
      <w:r w:rsidR="00D75FC8" w:rsidRPr="001E7A27">
        <w:rPr>
          <w:lang w:val="en-GB"/>
        </w:rPr>
        <w:fldChar w:fldCharType="end"/>
      </w:r>
      <w:commentRangeEnd w:id="3587"/>
      <w:r w:rsidR="00025FA2" w:rsidRPr="001E7A27">
        <w:rPr>
          <w:rStyle w:val="CommentReference"/>
          <w:lang w:val="en-GB"/>
        </w:rPr>
        <w:commentReference w:id="3587"/>
      </w:r>
      <w:r w:rsidR="00D75FC8" w:rsidRPr="001E7A27">
        <w:rPr>
          <w:lang w:val="en-GB"/>
        </w:rPr>
        <w:t xml:space="preserve">, and thus contribute strongly to uncertainty in ESM projections </w:t>
      </w:r>
      <w:r w:rsidR="00D75FC8"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(Arora et al., 2020)</w:t>
      </w:r>
      <w:r w:rsidR="00D75FC8" w:rsidRPr="001E7A27">
        <w:rPr>
          <w:lang w:val="en-GB"/>
        </w:rPr>
        <w:fldChar w:fldCharType="end"/>
      </w:r>
      <w:r w:rsidR="00D75FC8" w:rsidRPr="001E7A27">
        <w:rPr>
          <w:noProof/>
          <w:color w:val="000000" w:themeColor="text1"/>
          <w:lang w:val="en-GB" w:eastAsia="en-US"/>
        </w:rPr>
        <w:t>.</w:t>
      </w:r>
      <w:r w:rsidR="00D75FC8" w:rsidRPr="001E7A27">
        <w:rPr>
          <w:lang w:val="en-GB"/>
        </w:rPr>
        <w:t xml:space="preserve"> </w:t>
      </w:r>
    </w:p>
    <w:p w14:paraId="1F17D98D" w14:textId="77777777" w:rsidR="00D75FC8" w:rsidRPr="001E7A27" w:rsidRDefault="00D75FC8" w:rsidP="005C7F25">
      <w:pPr>
        <w:pStyle w:val="AR6BodyText"/>
        <w:rPr>
          <w:lang w:val="en-GB"/>
        </w:rPr>
      </w:pPr>
    </w:p>
    <w:p w14:paraId="7101C8F1" w14:textId="525C4680" w:rsidR="00D75FC8" w:rsidRPr="001E7A27" w:rsidRDefault="00D75FC8" w:rsidP="005C7F25">
      <w:pPr>
        <w:pStyle w:val="AR6BodyText"/>
        <w:rPr>
          <w:noProof/>
          <w:lang w:val="en-GB"/>
        </w:rPr>
      </w:pPr>
      <w:r w:rsidRPr="001E7A27">
        <w:rPr>
          <w:lang w:val="en-GB"/>
        </w:rPr>
        <w:t>Field studies with elevated CO</w:t>
      </w:r>
      <w:r w:rsidRPr="001E7A27">
        <w:rPr>
          <w:rStyle w:val="AR6BodyTextCar"/>
          <w:rFonts w:cs="Times New Roman"/>
          <w:vertAlign w:val="subscript"/>
          <w:lang w:val="en-GB"/>
        </w:rPr>
        <w:t>2</w:t>
      </w:r>
      <w:r w:rsidRPr="001E7A27">
        <w:rPr>
          <w:lang w:val="en-GB"/>
        </w:rPr>
        <w:t xml:space="preserve"> have demonstrated that the initial stimulation of above-ground growth may decline if insufficient nutrients such as nitrogen or phosphorus are available </w:t>
      </w:r>
      <w:r w:rsidRPr="001E7A27">
        <w:rPr>
          <w:lang w:val="en-GB"/>
        </w:rPr>
        <w:fldChar w:fldCharType="begin" w:fldLock="1"/>
      </w:r>
      <w:r w:rsidR="00747167" w:rsidRPr="001E7A27">
        <w:rPr>
          <w:lang w:val="en-GB"/>
        </w:rPr>
        <w:instrText>ADDIN CSL_CITATION { "citationItems" : [ { "id" : "ITEM-1", "itemData" : { "DOI" : "10.1073/pnas.0706518104", "ISSN" : "0027-8424", "abstract" : "Forest ecosystems are important sinks for rising concentrations of atmospheric CO2. In previous research, we showed that net primary production (NPP) increased by 23 \u00b1 2% when four experimental forests were grown under atmospheric concentrations of CO2 predicted for the latter half of this century. Because nitrogen (N) availability commonly limits forest productivity, some combination of increased N uptake from the soil and more efficient use of the N already assimilated by trees is necessary to sustain the high rates of forest NPP under free-air CO2 enrichment (FACE). In this study, experimental evidence demonstrates that the uptake of N increased under elevated CO2 at the Rhinelander, Duke, and Oak Ridge National Laboratory FACE sites, yet fertilization studies at the Duke and Oak Ridge National Laboratory FACE sites showed that tree growth and forest NPP were strongly limited by N availability. By contrast, nitrogen-use efficiency increased under elevated CO2 at the POP-EUROFACE site, where fertilization studies showed that N was not limiting to tree growth. Some combination of increasing fine root production, increased rates of soil organic matter decomposition, and increased allocation of carbon (C) to mycorrhizal fungi is likely to account for greater N uptake under elevated CO2. Regardless of the specific mechanism, this analysis shows that the larger quantities of C entering the below-ground system under elevated CO2 result in greater N uptake, even in N-limited ecosystems. Biogeochemical models must be reformulated to allow C transfers below ground that result in additional N uptake under elevated CO2.", "author" : [ { "dropping-particle" : "", "family" : "Finzi", "given" : "A. C.", "non-dropping-particle" : "", "parse-names" : false, "suffix" : "" }, { "dropping-particle" : "", "family" : "Norby", "given" : "R. J.", "non-dropping-particle" : "", "parse-names" : false, "suffix" : "" }, { "dropping-particle" : "", "family" : "Calfapietra", "given" : "C.", "non-dropping-particle" : "", "parse-names" : false, "suffix" : "" }, { "dropping-particle" : "", "family" : "Gallet-Budynek", "given" : "A.", "non-dropping-particle" : "", "parse-names" : false, "suffix" : "" }, { "dropping-particle" : "", "family" : "Gielen", "given" : "B.", "non-dropping-particle" : "", "parse-names" : false, "suffix" : "" }, { "dropping-particle" : "", "family" : "Holmes", "given" : "W. E.", "non-dropping-particle" : "", "parse-names" : false, "suffix" : "" }, { "dropping-particle" : "", "family" : "Hoosbeek", "given" : "M. R.", "non-dropping-particle" : "", "parse-names" : false, "suffix" : "" }, { "dropping-particle" : "", "family" : "Iversen", "given" : "C. M.", "non-dropping-particle" : "", "parse-names" : false, "suffix" : "" }, { "dropping-particle" : "", "family" : "Jackson", "given" : "R. B.", "non-dropping-particle" : "", "parse-names" : false, "suffix" : "" }, { "dropping-particle" : "", "family" : "Kubiske", "given" : "M. E.", "non-dropping-particle" : "", "parse-names" : false, "suffix" : "" }, { "dropping-particle" : "", "family" : "Ledford", "given" : "J.", "non-dropping-particle" : "", "parse-names" : false, "suffix" : "" }, { "dropping-particle" : "", "family" : "Liberloo", "given" : "M.", "non-dropping-particle" : "", "parse-names" : false, "suffix" : "" }, { "dropping-particle" : "", "family" : "Oren", "given" : "R.", "non-dropping-particle" : "", "parse-names" : false, "suffix" : "" }, { "dropping-particle" : "", "family" : "Polle", "given" : "A.", "non-dropping-particle" : "", "parse-names" : false, "suffix" : "" }, { "dropping-particle" : "", "family" : "Pritchard", "given" : "S.", "non-dropping-particle" : "", "parse-names" : false, "suffix" : "" }, { "dropping-particle" : "", "family" : "Zak", "given" : "D. R.", "non-dropping-particle" : "", "parse-names" : false, "suffix" : "" }, { "dropping-particle" : "", "family" : "Schlesinger", "given" : "W. H.", "non-dropping-particle" : "", "parse-names" : false, "suffix" : "" }, { "dropping-particle" : "", "family" : "Ceulemans", "given" : "R.", "non-dropping-particle" : "", "parse-names" : false, "suffix" : "" } ], "container-title" : "Proceedings of the National Academy of Sciences", "id" : "ITEM-1", "issue" : "35", "issued" : { "date-parts" : [ [ "2007", "8", "28" ] ] }, "page" : "14014-14019", "title" : "Increases in nitrogen uptake rather than nitrogen-use efficiency support higher rates of temperate forest productivity under elevated CO2", "translator" : [ { "dropping-particle" : "", "family" : "L4089", "given" : "", "non-dropping-particle" : "", "parse-names" : false, "suffix" : "" } ], "type" : "article-journal", "volume" : "104" }, "uris" : [ "http://www.mendeley.com/documents/?uuid=ffe90a0c-6d40-4c19-8740-98472fd69e38" ] }, { "id" : "ITEM-2", "itemData" : { "DOI" : "10.1073/pnas.1006463107", "ISBN" : "0027-8424", "ISSN" : "0027-8424", "PMID" : "20974944", "abstract" : "Stimulation of terrestrial plant production by rising CO(2) concentration is projected to reduce the airborne fraction of anthropogenic CO(2) emissions. Coupled climate-carbon cycle models are sensitive to this negative feedback on atmospheric CO(2), but model projections are uncertain because of the expectation that feedbacks through the nitrogen (N) cycle will reduce this so-called CO(2) fertilization effect. We assessed whether N limitation caused a reduced stimulation of net primary productivity (NPP) by elevated atmospheric CO(2) concentration over 11 y in a free-air CO(2) enrichment (FACE) experiment in a deciduous Liquidambar styraciflua (sweetgum) forest stand in Tennessee. During the first 6 y of the experiment, NPP was significantly enhanced in forest plots exposed to 550 ppm CO(2) compared with NPP in plots in current ambient CO(2), and this was a consistent and sustained response. However, the enhancement of NPP under elevated CO(2) declined from 24% in 2001-2003 to 9% in 2008. Global analyses that assume a sustained CO(2) fertilization effect are no longer supported by this FACE experiment. N budget analysis supports the premise that N availability was limiting to tree growth and declining over time--an expected consequence of stand development, which was exacerbated by elevated CO(2). Leaf- and stand-level observations provide mechanistic evidence that declining N availability constrained the tree response to elevated CO(2); these observations are consistent with stand-level model projections. This FACE experiment provides strong rationale and process understanding for incorporating N limitation and N feedback effects in ecosystem and global models used in climate change assessments.", "author" : [ { "dropping-particle" : "", "family" : "Norby", "given" : "R. J.", "non-dropping-particle" : "", "parse-names" : false, "suffix" : "" }, { "dropping-particle" : "", "family" : "Warren", "given" : "J. M.", "non-dropping-particle" : "", "parse-names" : false, "suffix" : "" }, { "dropping-particle" : "", "family" : "Iversen", "given" : "C. M.", "non-dropping-particle" : "", "parse-names" : false, "suffix" : "" }, { "dropping-particle" : "", "family" : "Medlyn", "given" : "B. E.", "non-dropping-particle" : "", "parse-names" : false, "suffix" : "" }, { "dropping-particle" : "", "family" : "McMurtrie", "given" : "R. E.", "non-dropping-particle" : "", "parse-names" : false, "suffix" : "" } ], "container-title" : "Proceedings of the National Academy of Sciences", "id" : "ITEM-2", "issue" : "45", "issued" : { "date-parts" : [ [ "2010", "11", "9" ] ] }, "page" : "19368-19373", "title" : "CO2 enhancement of forest productivity constrained by limited nitrogen availability", "translator" : [ { "dropping-particle" : "", "family" : "L4091", "given" : "", "non-dropping-particle" : "", "parse-names" : false, "suffix" : "" } ], "type" : "article-journal", "volume" : "107" }, "uris" : [ "http://www.mendeley.com/documents/?uuid=15da877e-60cf-4cbc-af17-00f952990f44" ] }, { "id" : "ITEM-3", "itemData" : { "DOI" : "10.1111/nph.14872", "ISBN" : "7476820487", "ISSN" : "0028646X", "PMID" : "29105765", "abstract" : "Land ecosystems sequester on average about a quarter of anthropogenic CO2 emissions. It has been proposed that nitrogen (N) availability will exert an increasingly limiting effect on plants\u2019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N\u2010fixing microbes. We found that N\u2010acquisition efficiency is positively correlated with leaf\u2010level photosynthetic capacity and plant growth, and negatively with soil C storage. Plants that associate with ectomycorrhizal fungi and N\u2010fixers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 "author" : [ { "dropping-particle" : "", "family" : "Terrer", "given" : "C\u00e9sar", "non-dropping-particle" : "", "parse-names" : false, "suffix" : "" }, { "dropping-particle" : "", "family" : "Vicca", "given" : "Sara", "non-dropping-particle" : "", "parse-names" : false, "suffix" : "" }, { "dropping-particle" : "", "family" : "Stocker", "given" : "Benjamin D.", "non-dropping-particle" : "", "parse-names" : false, "suffix" : "" }, { "dropping-particle" : "", "family" : "Hungate", "given" : "Bruce A.", "non-dropping-particle" : "", "parse-names" : false, "suffix" : "" }, { "dropping-particle" : "", "family" : "Phillips", "given" : "Richard P.", "non-dropping-particle" : "", "parse-names" : false, "suffix" : "" }, { "dropping-particle" : "", "family" : "Reich", "given" : "Peter B.", "non-dropping-particle" : "", "parse-names" : false, "suffix" : "" }, { "dropping-particle" : "", "family" : "Finzi", "given" : "Adrien C.", "non-dropping-particle" : "", "parse-names" : false, "suffix" : "" }, { "dropping-particle" : "", "family" : "Prentice", "given" : "I. Colin", "non-dropping-particle" : "", "parse-names" : false, "suffix" : "" } ], "container-title" : "New Phytologist", "id" : "ITEM-3", "issue" : "2", "issued" : { "date-parts" : [ [ "2018", "1" ] ] }, "page" : "507-522", "title" : "Ecosystem responses to elevated CO2 governed by plant-soil interactions and the cost of nitrogen acquisition", "translator" : [ { "dropping-particle" : "", "family" : "L4084", "given" : "", "non-dropping-particle" : "", "parse-names" : false, "suffix" : "" } ], "type" : "article-journal", "volume" : "217" }, "uris" : [ "http://www.mendeley.com/documents/?uuid=84fba0bd-18f8-496a-8d9f-4ee8cc9c7ece" ] }, { "id" : "ITEM-4", "itemData" : { "DOI" : "10.1038/nclimate1694", "ISBN" : "1758-678X", "ISSN" : "1758-678X", "PMID" : "18620193", "abstract" : "The stimulation of plant growth by elevated CO2 concentration has been widely observed. Such fertilization, and associated carbon storage, could dampen future increases in atmospheric CO2 levels and associated climate warming1. However, the CO2 fertilization of plant biomass may be sensitive to nitrogen supply2\u20134. Herein we show that in the latest decade of a long-term perennial grassland experiment, low ambient soil nitrogen availability constrained the positive response of plant biomass to elevated CO2, a result not seen in the first years (1998\u20132000) of the study. From 2001 to 2010, elevated CO2 stimulated plant biomass half as much under ambient as under enriched nitrogen supply, an effect mirrored over this period by more positive effects of elevated CO2 on soil nitrogen supply (net nitrogen mineralization) and plant nitrogen status under enriched than ambient nitrogen supply. The results did not strongly support either the progressive nitrogen limitation hypothesis, or the alternative hypothesis of priming of soil nitrogen release by elevated CO2. As nitrogen limitation to productivity is widespread, persistent nitrogen constraints on terrestrial responses to rising CO2 are probably pervasive. Further incorporation of such interactions into Earth system models is recommended to better predict future CO2 fertilization effects and impacts on the global carbon cycle.", "author" : [ { "dropping-particle" : "", "family" : "Reich", "given" : "Peter B.", "non-dropping-particle" : "", "parse-names" : false, "suffix" : "" }, { "dropping-particle" : "", "family" : "Hobbie", "given" : "Sarah E.", "non-dropping-particle" : "", "parse-names" : false, "suffix" : "" } ], "container-title" : "Nature Climate Change", "id" : "ITEM-4", "issue" : "3", "issued" : { "date-parts" : [ [ "2013", "3", "30" ] ] }, "page" : "278-282", "publisher" : "Nature Publishing Group", "title" : "Decade-long soil nitrogen constraint on the CO2 fertilization of plant biomass", "translator" : [ { "dropping-particle" : "", "family" : "L4921", "given" : "", "non-dropping-particle" : "", "parse-names" : false, "suffix" : "" } ], "type" : "article-journal", "volume" : "3" }, "uris" : [ "http://www.mendeley.com/documents/?uuid=2459ecd4-c86f-4219-9125-fa6c25c66128" ] }, { "id" : "ITEM-5", "itemData" : { "DOI" : "10.1111/nph.12333", "ISSN" : "0028646X", "author" : [ { "dropping-particle" : "", "family" : "Hungate", "given" : "Bruce A.", "non-dropping-particle" : "", "parse-names" : false, "suffix" : "" }, { "dropping-particle" : "", "family" : "Dijkstra", "given" : "Paul", "non-dropping-particle" : "", "parse-names" : false, "suffix" : "" }, { "dropping-particle" : "", "family" : "Wu", "given" : "Zhuoting", "non-dropping-particle" : "", "parse-names" : false, "suffix" : "" }, { "dropping-particle" : "", "family" : "Duval", "given" : "Benjamin D.", "non-dropping-particle" : "", "parse-names" : false, "suffix" : "" }, { "dropping-particle" : "", "family" : "Day", "given" : "Frank P.", "non-dropping-particle" : "", "parse-names" : false, "suffix" : "" }, { "dropping-particle" : "", "family" : "Johnson", "given" : "Dale W.", "non-dropping-particle" : "", "parse-names" : false, "suffix" : "" }, { "dropping-particle" : "", "family" : "Megonigal", "given" : "J. Patrick", "non-dropping-particle" : "", "parse-names" : false, "suffix" : "" }, { "dropping-particle" : "", "family" : "Brown", "given" : "Alisha L. P.", "non-dropping-particle" : "", "parse-names" : false, "suffix" : "" }, { "dropping-particle" : "", "family" : "Garland", "given" : "Jay L.", "non-dropping-particle" : "", "parse-names" : false, "suffix" : "" } ], "container-title" : "New Phytologist", "id" : "ITEM-5", "issue" : "3", "issued" : { "date-parts" : [ [ "2013", "11" ] ] }, "page" : "753-766", "title" : "Cumulative response of ecosystem carbon and nitrogen stocks to chronic CO2 exposure in a subtropical oak woodland", "translator" : [ { "dropping-particle" : "", "family" : "L6553", "given" : "", "non-dropping-particle" : "", "parse-names" : false, "suffix" : "" } ], "type" : "article-journal", "volume" : "200" }, "uris" : [ "http://www.mendeley.com/documents/?uuid=50a6aa89-675c-447e-a5b8-90cedc4bdef7" ] }, { "id" : "ITEM-6", "itemData" : { "DOI" : "10.1111/gcb.12564", "ISSN" : "1354-1013", "author" : [ { "dropping-particle" : "", "family" : "Talhelm", "given" : "Alan F.", "non-dropping-particle" : "", "parse-names" : false, "suffix" : "" }, { "dropping-particle" : "", "family" : "Pregitzer", "given" : "Kurt S.", "non-dropping-particle" : "", "parse-names" : false, "suffix" : "" }, { "dropping-particle" : "", "family" : "Kubiske", "given" : "Mark E.", "non-dropping-particle" : "", "parse-names" : false, "suffix" : "" }, { "dropping-particle" : "", "family" : "Zak", "given" : "Donald R.", "non-dropping-particle" : "", "parse-names" : false, "suffix" : "" }, { "dropping-particle" : "", "family" : "Campany", "given" : "Courtney E.", "non-dropping-particle" : "", "parse-names" : false, "suffix" : "" }, { "dropping-particle" : "", "family" : "Burton", "given" : "Andrew J.", "non-dropping-particle" : "", "parse-names" : false, "suffix" : "" }, { "dropping-particle" : "", "family" : "Dickson", "given" : "Richard E.", "non-dropping-particle" : "", "parse-names" : false, "suffix" : "" }, { "dropping-particle" : "", "family" : "Hendrey", "given" : "George R.", "non-dropping-particle" : "", "parse-names" : false, "suffix" : "" }, { "dropping-particle" : "", "family" : "Isebrands", "given" : "J. G.", "non-dropping-particle" : "", "parse-names" : false, "suffix" : "" }, { "dropping-particle" : "", "family" : "Lewin", "given" : "Keith F.", "non-dropping-particle" : "", "parse-names" : false, "suffix" : "" }, { "dropping-particle" : "", "family" : "Nagy", "given" : "John", "non-dropping-particle" : "", "parse-names" : false, "suffix" : "" }, { "dropping-particle" : "", "family" : "Karnosky", "given" : "David F.", "non-dropping-particle" : "", "parse-names" : false, "suffix" : "" } ], "container-title" : "Global Change Biology", "id" : "ITEM-6", "issue" : "8", "issued" : { "date-parts" : [ [ "2014", "8" ] ] }, "page" : "2492-2504", "title" : "Elevated carbon dioxide and ozone alter productivity and ecosystem carbon content in northern temperate forests", "translator" : [ { "dropping-particle" : "", "family" : "L6444", "given" : "", "non-dropping-particle" : "", "parse-names" : false, "suffix" : "" } ], "type" : "article-journal", "volume" : "20" }, "uris" : [ "http://www.mendeley.com/documents/?uuid=608f944c-46d4-437d-9b59-b35dbb7b4ad7", "http://www.mendeley.com/documents/?uuid=7605965c-f39c-477d-a8c1-0fce6cc0ff84" ] } ], "mendeley" : { "formattedCitation" : "(Finzi et al., 2007; Norby et al., 2010; Hungate et al., 2013; Reich and Hobbie, 2013; Talhelm et al., 2014; Terrer et al., 2018)", "manualFormatting" : "(Finzi et al., 2007; Norby et al., 2010; Hungate et al., 2013; Reich and Hobbie, 2013; Talhelm et al., 2014; Terrer et al., 2018)", "plainTextFormattedCitation" : "(Finzi et al., 2007; Norby et al., 2010; Hungate et al., 2013; Reich and Hobbie, 2013; Talhelm et al., 2014; Terrer et al., 2018)", "previouslyFormattedCitation" : "(Finzi et al., 2007; Norby et al., 2010; Hungate et al., 2013; Reich and Hobbie, 2013; Talhelm et al., 2014; Terrer et al., 2018)" }, "properties" : { "noteIndex" : 0 }, "schema" : "https://github.com/citation-style-language/schema/raw/master/csl-citation.json" }</w:instrText>
      </w:r>
      <w:r w:rsidRPr="001E7A27">
        <w:rPr>
          <w:lang w:val="en-GB"/>
        </w:rPr>
        <w:fldChar w:fldCharType="separate"/>
      </w:r>
      <w:r w:rsidR="00025FA2" w:rsidRPr="001E7A27">
        <w:rPr>
          <w:noProof/>
          <w:lang w:val="en-GB"/>
        </w:rPr>
        <w:t>(Finzi et al., 2007; Norby et al., 2010; Hungate et al., 2013; Reich and Hobbie, 2013; Talhelm et al., 2014; Terrer et al., 2018)</w:t>
      </w:r>
      <w:r w:rsidRPr="001E7A27">
        <w:rPr>
          <w:lang w:val="en-GB"/>
        </w:rPr>
        <w:fldChar w:fldCharType="end"/>
      </w:r>
      <w:r w:rsidRPr="001E7A27">
        <w:rPr>
          <w:lang w:val="en-GB"/>
        </w:rPr>
        <w:t xml:space="preserve">. </w:t>
      </w:r>
      <w:r w:rsidR="00F21FCF" w:rsidRPr="001E7A27">
        <w:rPr>
          <w:lang w:val="en-GB"/>
        </w:rPr>
        <w:t>M</w:t>
      </w:r>
      <w:r w:rsidRPr="001E7A27">
        <w:rPr>
          <w:lang w:val="en-GB"/>
        </w:rPr>
        <w:t xml:space="preserve">odel-data syntheses have demonstrated that </w:t>
      </w:r>
      <w:del w:id="3590" w:author="Tom Maycock" w:date="2021-09-08T17:16:00Z">
        <w:r w:rsidRPr="001E7A27" w:rsidDel="00026F7B">
          <w:rPr>
            <w:lang w:val="en-GB"/>
          </w:rPr>
          <w:delText xml:space="preserve">the ability to </w:delText>
        </w:r>
      </w:del>
      <w:r w:rsidRPr="001E7A27">
        <w:rPr>
          <w:lang w:val="en-GB"/>
        </w:rPr>
        <w:t>captur</w:t>
      </w:r>
      <w:ins w:id="3591" w:author="Tom Maycock" w:date="2021-09-08T17:16:00Z">
        <w:r w:rsidR="00026F7B">
          <w:rPr>
            <w:lang w:val="en-GB"/>
          </w:rPr>
          <w:t>ing</w:t>
        </w:r>
      </w:ins>
      <w:del w:id="3592" w:author="Tom Maycock" w:date="2021-09-08T17:16:00Z">
        <w:r w:rsidRPr="001E7A27" w:rsidDel="00026F7B">
          <w:rPr>
            <w:lang w:val="en-GB"/>
          </w:rPr>
          <w:delText>e</w:delText>
        </w:r>
      </w:del>
      <w:r w:rsidRPr="001E7A27">
        <w:rPr>
          <w:lang w:val="en-GB"/>
        </w:rPr>
        <w:t xml:space="preserve"> the observed long-term effect of elevated CO</w:t>
      </w:r>
      <w:r w:rsidRPr="001E7A27">
        <w:rPr>
          <w:vertAlign w:val="subscript"/>
          <w:lang w:val="en-GB"/>
        </w:rPr>
        <w:t>2</w:t>
      </w:r>
      <w:r w:rsidRPr="001E7A27">
        <w:rPr>
          <w:lang w:val="en-GB"/>
        </w:rPr>
        <w:t xml:space="preserve"> depends on the ability of models to predict the effect of vegetation on soil biogeochemistry </w:t>
      </w:r>
      <w:commentRangeStart w:id="3593"/>
      <w:r w:rsidRPr="001E7A27">
        <w:rPr>
          <w:lang w:val="en-GB"/>
        </w:rPr>
        <w:fldChar w:fldCharType="begin" w:fldLock="1"/>
      </w:r>
      <w:r w:rsidR="00747167" w:rsidRPr="001E7A27">
        <w:rPr>
          <w:lang w:val="en-GB"/>
        </w:rPr>
        <w:instrText>ADDIN CSL_CITATION { "citationItems" : [ { "id" : "ITEM-1", "itemData" : { "DOI" : "10.1038/nclimate2621", "ISBN" : "1758-678X", "ISSN" : "1758-678X", "abstract" : "Ecosystem responses to rising CO2 concentrations are a major source of uncertainty in climate change projections. Data from ecosystem-scale Free-Air CO2 Enrichment (FACE) experiments provide a unique opportunity to reduce this uncertainty. The recent FACE Model-Data Synthesis project aimed to use the information gathered in two forest FACE experiments to assess and improve land ecosystem models. A new 'assumption-centred' model intercomparison approach was used, in which participating models were evaluated against experimental data based on the ways in which they represent key ecological processes. By identifying and evaluating the main assumptions causing differences among models, the assumption-centred approach produced a clear roadmap for reducing model uncertainty. Here, we explain this approach and summarize the resulting research agenda. We encourage the application of this approach in other model intercomparison projects to fundamentally improve predictive understanding of the Earth system.", "author" : [ { "dropping-particle" : "", "family" : "Medlyn", "given" : "Belinda E.", "non-dropping-particle" : "", "parse-names" : false, "suffix" : "" }, { "dropping-particle" : "", "family" : "Zaehle", "given" : "S\u00f6nke", "non-dropping-particle" : "", "parse-names" : false, "suffix" : "" }, { "dropping-particle" : "", "family" : "Kauwe", "given" : "Martin G.", "non-dropping-particle" : "De", "parse-names" : false, "suffix" : "" }, { "dropping-particle" : "", "family" : "Walker", "given" : "Anthony P.", "non-dropping-particle" : "", "parse-names" : false, "suffix" : "" }, { "dropping-particle" : "", "family" : "Dietze", "given" : "Michael C.", "non-dropping-particle" : "", "parse-names" : false, "suffix" : "" }, { "dropping-particle" : "", "family" : "Hanson", "given" : "Paul J.", "non-dropping-particle" : "", "parse-names" : false, "suffix" : "" }, { "dropping-particle" : "", "family" : "Hickler", "given" : "Thomas", "non-dropping-particle" : "", "parse-names" : false, "suffix" : "" }, { "dropping-particle" : "", "family" : "Jain", "given" : "Atul K.", "non-dropping-particle" : "", "parse-names" : false, "suffix" : "" }, { "dropping-particle" : "", "family" : "Luo", "given" : "Yiqi", "non-dropping-particle" : "", "parse-names" : false, "suffix" : "" }, { "dropping-particle" : "", "family" : "Parton", "given" : "William", "non-dropping-particle" : "", "parse-names" : false, "suffix" : "" }, { "dropping-particle" : "", "family" : "Prentice", "given" : "I. Colin", "non-dropping-particle" : "", "parse-names" : false, "suffix" : "" }, { "dropping-particle" : "", "family" : "Thornton", "given" : "Peter E.", "non-dropping-particle" : "", "parse-names" : false, "suffix" : "" }, { "dropping-particle" : "", "family" : "Wang", "given" : "Shusen", "non-dropping-particle" : "", "parse-names" : false, "suffix" : "" }, { "dropping-particle" : "", "family" : "Wang", "given" : "Ying-Ping", "non-dropping-particle" : "", "parse-names" : false, "suffix" : "" }, { "dropping-particle" : "", "family" : "Weng", "given" : "Ensheng", "non-dropping-particle" : "", "parse-names" : false, "suffix" : "" }, { "dropping-particle" : "", "family" : "Iversen", "given" : "Colleen M.", "non-dropping-particle" : "", "parse-names" : false, "suffix" : "" }, { "dropping-particle" : "", "family" : "McCarthy", "given" : "Heather R.", "non-dropping-particle" : "", "parse-names" : false, "suffix" : "" }, { "dropping-particle" : "", "family" : "Warren", "given" : "Jeffrey M.", "non-dropping-particle" : "", "parse-names" : false, "suffix" : "" }, { "dropping-particle" : "", "family" : "Oren", "given" : "Ram", "non-dropping-particle" : "", "parse-names" : false, "suffix" : "" }, { "dropping-particle" : "", "family" : "Norby", "given" : "Richard J.", "non-dropping-particle" : "", "parse-names" : false, "suffix" : "" } ], "container-title" : "Nature Climate Change", "id" : "ITEM-1", "issue" : "6", "issued" : { "date-parts" : [ [ "2015", "6", "1" ] ] }, "page" : "528-534", "publisher" : "Nature Publishing Group", "title" : "Using ecosystem experiments to improve vegetation models", "translator" : [ { "dropping-particle" : "", "family" : "L4078", "given" : "", "non-dropping-particle" : "", "parse-names" : false, "suffix" : "" } ], "type" : "article-journal", "volume" : "5" }, "uris" : [ "http://www.mendeley.com/documents/?uuid=3ffcf8ec-84bf-4071-8950-6def7d5ec3fe" ] }, { "id" : "ITEM-2", "itemData" : { "DOI" : "10.1111/nph.12697", "ISBN" : "1469-8137", "ISSN" : "0028646X", "PMID" : "24467623", "abstract" : "We analysed the responses of 11 ecosystem models to elevated atmospheric [CO2 ] (eCO2 )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 given the complexity of factors leading to the observed diverging trends, and the consequential inability of the models to explain these trends. Nevertheless, the ecosystem models were able to capture important features of the experiments, lending some support to their projections.", "author" : [ { "dropping-particle" : "", "family" : "Zaehle", "given" : "S\u00f6nke", "non-dropping-particle" : "", "parse-names" : false, "suffix" : "" }, { "dropping-particle" : "", "family" : "Medlyn", "given" : "Belinda E.", "non-dropping-particle" : "", "parse-names" : false, "suffix" : "" }, { "dropping-particle" : "", "family" : "Kauwe", "given" : "Martin G.", "non-dropping-particle" : "De", "parse-names" : false, "suffix" : "" }, { "dropping-particle" : "", "family" : "Walker", "given" : "Anthony P.", "non-dropping-particle" : "", "parse-names" : false, "suffix" : "" }, { "dropping-particle" : "", "family" : "Dietze", "given" : "Michael C.", "non-dropping-particle" : "", "parse-names" : false, "suffix" : "" }, { "dropping-particle" : "", "family" : "Hickler", "given" : "Thomas", "non-dropping-particle" : "", "parse-names" : false, "suffix" : "" }, { "dropping-particle" : "", "family" : "Luo", "given" : "Yiqi", "non-dropping-particle" : "", "parse-names" : false, "suffix" : "" }, { "dropping-particle" : "", "family" : "Wang", "given" : "Ying-Ping", "non-dropping-particle" : "", "parse-names" : false, "suffix" : "" }, { "dropping-particle" : "", "family" : "El-Masri", "given" : "Bassil", "non-dropping-particle" : "", "parse-names" : false, "suffix" : "" }, { "dropping-particle" : "", "family" : "Thornton", "given" : "Peter", "non-dropping-particle" : "", "parse-names" : false, "suffix" : "" }, { "dropping-particle" : "", "family" : "Jain", "given" : "Atul", "non-dropping-particle" : "", "parse-names" : false, "suffix" : "" }, { "dropping-particle" : "", "family" : "Wang", "given" : "Shusen", "non-dropping-particle" : "", "parse-names" : false, "suffix" : "" }, { "dropping-particle" : "", "family" : "Warlind", "given" : "David", "non-dropping-particle" : "", "parse-names" : false, "suffix" : "" }, { "dropping-particle" : "", "family" : "Weng", "given" : "Ensheng", "non-dropping-particle" : "", "parse-names" : false, "suffix" : "" }, { "dropping-particle" : "", "family" : "Parton", "given" : "William", "non-dropping-particle" : "", "parse-names" : false, "suffix" : "" }, { "dropping-particle" : "", "family" : "Iversen", "given" : "Colleen M.", "non-dropping-particle" : "", "parse-names" : false, "suffix" : "" }, { "dropping-particle" : "", "family" : "Gallet-Budynek", "given" : "Anne", "non-dropping-particle" : "", "parse-names" : false, "suffix" : "" }, { "dropping-particle" : "", "family" : "McCarthy", "given" : "Heather", "non-dropping-particle" : "", "parse-names" : false, "suffix" : "" }, { "dropping-particle" : "", "family" : "Finzi", "given" : "Adrien", "non-dropping-particle" : "", "parse-names" : false, "suffix" : "" }, { "dropping-particle" : "", "family" : "Hanson", "given" : "Paul J.", "non-dropping-particle" : "", "parse-names" : false, "suffix" : "" }, { "dropping-particle" : "", "family" : "Prentice", "given" : "I. Colin", "non-dropping-particle" : "", "parse-names" : false, "suffix" : "" }, { "dropping-particle" : "", "family" : "Oren", "given" : "Ram", "non-dropping-particle" : "", "parse-names" : false, "suffix" : "" }, { "dropping-particle" : "", "family" : "Norby", "given" : "Richard J.", "non-dropping-particle" : "", "parse-names" : false, "suffix" : "" } ], "container-title" : "New Phytologist", "id" : "ITEM-2", "issue" : "3", "issued" : { "date-parts" : [ [ "2014", "5" ] ] }, "page" : "803-822", "title" : "Evaluation of 11 terrestrial carbon-nitrogen cycle models against observations from two temperate free-air CO2 Enrichment studies", "translator" : [ { "dropping-particle" : "", "family" : "L4079", "given" : "", "non-dropping-particle" : "", "parse-names" : false, "suffix" : "" } ], "type" : "article-journal", "volume" : "202" }, "uris" : [ "http://www.mendeley.com/documents/?uuid=da4a6a20-c9bb-4a68-8880-5c649c162129" ] }, { "id" : "ITEM-3", "itemData" : { "DOI" : "10.1002/2014GB004995", "ISSN" : "08866236", "author" : [ { "dropping-particle" : "", "family" : "Walker", "given" : "Anthony P.", "non-dropping-particle" : "", "parse-names" : false, "suffix" : "" }, { "dropping-particle" : "", "family" : "Zaehle", "given" : "S\u00f6nke", "non-dropping-particle" : "", "parse-names" : false, "suffix" : "" }, { "dropping-particle" : "", "family" : "Medlyn", "given" : "Belinda E.", "non-dropping-particle" : "", "parse-names" : false, "suffix" : "" }, { "dropping-particle" : "", "family" : "Kauwe", "given" : "Martin G.", "non-dropping-particle" : "De", "parse-names" : false, "suffix" : "" }, { "dropping-particle" : "", "family" : "Asao", "given" : "Shinichi", "non-dropping-particle" : "", "parse-names" : false, "suffix" : "" }, { "dropping-particle" : "", "family" : "Hickler", "given" : "Thomas", "non-dropping-particle" : "", "parse-names" : false, "suffix" : "" }, { "dropping-particle" : "", "family" : "Parton", "given" : "William", "non-dropping-particle" : "", "parse-names" : false, "suffix" : "" }, { "dropping-particle" : "", "family" : "Ricciuto", "given" : "Daniel M.", "non-dropping-particle" : "", "parse-names" : false, "suffix" : "" }, { "dropping-particle" : "", "family" : "Wang", "given" : "Ying-Ping", "non-dropping-particle" : "", "parse-names" : false, "suffix" : "" }, { "dropping-particle" : "", "family" : "W\u00e5rlind", "given" : "David", "non-dropping-particle" : "", "parse-names" : false, "suffix" : "" }, { "dropping-particle" : "", "family" : "Norby", "given" : "Richard J.", "non-dropping-particle" : "", "parse-names" : false, "suffix" : "" } ], "container-title" : "Global Biogeochemical Cycles", "id" : "ITEM-3", "issue" : "4", "issued" : { "date-parts" : [ [ "2015", "4" ] ] }, "page" : "476-495", "title" : "Predicting long-term carbon sequestration in response to CO2 enrichment: How and why do current ecosystem models differ?", "translator" : [ { "dropping-particle" : "", "family" : "L5332", "given" : "", "non-dropping-particle" : "", "parse-names" : false, "suffix" : "" } ], "type" : "article-journal", "volume" : "29" }, "uris" : [ "http://www.mendeley.com/documents/?uuid=9a1aab5f-182e-4bab-a0f4-ab7d75dd0629" ] }, { "id" : "ITEM-4", "itemData" : { "DOI" : "10.5194/bg-12-5211-2015", "ISSN" : "1726-4189", "abstract" : "Abstract. To better understand sources of uncertainty in projections of terrestrial carbon cycle feedbacks, we present an approach to separate the controls on modeled carbon changes. We separate carbon changes into four categories using a linearized, equilibrium approach: those arising from changed inputs (productivity-driven changes), and outputs (turnover-driven changes), of both the live and dead carbon pools. Using Coupled Model Intercomparison Project Phase 5 (CMIP5) simulations for five models, we find that changes to the live pools are primarily explained by productivity-driven changes, with only one model showing large compensating changes to live carbon turnover times. For dead carbon pools, the situation is more complex as all models predict a large reduction in turnover times in response to increases in productivity. This response arises from the common representation of a broad spectrum of decomposition turnover times via a multi-pool approach, in which flux-weighted turnover times are faster than mass-weighted turnover times. This leads to a shift in the distribution of carbon among dead pools in response to changes in inputs, and therefore a transient but long-lived reduction in turnover times. Since this behavior, a reduction in inferred turnover times resulting from an increase in inputs, is superficially similar to priming processes, but occurring without the mechanisms responsible for priming, we call the phenomenon \"false priming\", and show that it masks much of the intrinsic changes to dead carbon turnover times as a result of changing climate. These patterns hold across the fully coupled, biogeochemically coupled, and radiatively coupled 1 % yr\u22121 increasing CO2 experiments. We disaggregate inter-model uncertainty in the globally integrated equilibrium carbon responses to initial turnover times, initial productivity, fractional changes in turnover, and fractional changes in productivity. For both the live and dead carbon pools, inter-model spread in carbon changes arising from initial conditions is dominated by model disagreement on turnover times, whereas inter-model spread in carbon changes from fractional changes to these terms is dominated by model disagreement on changes to productivity in response to both warming and CO2 fertilization. However, the lack of changing turnover time control on carbon responses, for both live and dead carbon pools, in response to the imposed forcings may arise from a common lack of process represent\u2026", "author" : [ { "dropping-particle" : "", "family" : "Koven", "given" : "C D", "non-dropping-particle" : "", "parse-names" : false, "suffix" : "" }, { "dropping-particle" : "", "family" : "Chambers", "given" : "J Q", "non-dropping-particle" : "", "parse-names" : false, "suffix" : "" }, { "dropping-particle" : "", "family" : "Georgiou", "given" : "K", "non-dropping-particle" : "", "parse-names" : false, "suffix" : "" }, { "dropping-particle" : "", "family" : "Knox", "given" : "R", "non-dropping-particle" : "", "parse-names" : false, "suffix" : "" }, { "dropping-particle" : "", "family" : "Negron-Juarez", "given" : "R", "non-dropping-particle" : "", "parse-names" : false, "suffix" : "" }, { "dropping-particle" : "", "family" : "Riley", "given" : "W J", "non-dropping-particle" : "", "parse-names" : false, "suffix" : "" }, { "dropping-particle" : "", "family" : "Arora", "given" : "V K", "non-dropping-particle" : "", "parse-names" : false, "suffix" : "" }, { "dropping-particle" : "", "family" : "Brovkin", "given" : "Victor", "non-dropping-particle" : "", "parse-names" : false, "suffix" : "" }, { "dropping-particle" : "", "family" : "Friedlingstein", "given" : "P", "non-dropping-particle" : "", "parse-names" : false, "suffix" : "" }, { "dropping-particle" : "", "family" : "Jones", "given" : "C D", "non-dropping-particle" : "", "parse-names" : false, "suffix" : "" } ], "container-title" : "Biogeosciences", "id" : "ITEM-4", "issue" : "17", "issued" : { "date-parts" : [ [ "2015", "9", "7" ] ] }, "page" : "5211-5228", "publisher" : "Copernicus GmbH on behalf of the European Geosciences Union", "title" : "Controls on terrestrial carbon feedbacks by productivity versus turnover in the CMIP5 Earth System Models", "translator" : [ { "dropping-particle" : "", "family" : "L4001", "given" : "", "non-dropping-particle" : "", "parse-names" : false, "suffix" : "" } ], "type" : "article-journal", "volume" : "12" }, "uris" : [ "http://www.mendeley.com/documents/?uuid=211a471c-2bee-4162-95b7-3d89370caf74" ] } ], "mendeley" : { "formattedCitation" : "(Zaehle et al., 2014; Koven et al., 2015a; Medlyn et al., 2015; Walker et al., 2015)", "manualFormatting" : "(Zaehle et al., 2014; Koven et al., 2015; Medlyn et al., 2015; Walker et al., 2015)", "plainTextFormattedCitation" : "(Zaehle et al., 2014; Koven et al., 2015a; Medlyn et al., 2015; Walker et al., 2015)", "previouslyFormattedCitation" : "(Zaehle et al., 2014; Koven et al., 2015a; Medlyn et al., 2015; Walker et al., 2015)" }, "properties" : { "noteIndex" : 0 }, "schema" : "https://github.com/citation-style-language/schema/raw/master/csl-citation.json" }</w:instrText>
      </w:r>
      <w:r w:rsidRPr="001E7A27">
        <w:rPr>
          <w:lang w:val="en-GB"/>
        </w:rPr>
        <w:fldChar w:fldCharType="separate"/>
      </w:r>
      <w:r w:rsidR="00025FA2" w:rsidRPr="001E7A27">
        <w:rPr>
          <w:noProof/>
          <w:lang w:val="en-GB"/>
        </w:rPr>
        <w:t>(Zaehle et al., 2014; Koven et al., 2015</w:t>
      </w:r>
      <w:ins w:id="3594" w:author="Robin Matthews" w:date="2021-06-17T17:57:00Z">
        <w:r w:rsidR="00D66569" w:rsidRPr="001E7A27">
          <w:rPr>
            <w:noProof/>
            <w:lang w:val="en-GB"/>
          </w:rPr>
          <w:t>b</w:t>
        </w:r>
      </w:ins>
      <w:r w:rsidR="00025FA2" w:rsidRPr="001E7A27">
        <w:rPr>
          <w:noProof/>
          <w:lang w:val="en-GB"/>
        </w:rPr>
        <w:t>; Medlyn et al., 2015; Walker et al., 2015)</w:t>
      </w:r>
      <w:r w:rsidRPr="001E7A27">
        <w:rPr>
          <w:lang w:val="en-GB"/>
        </w:rPr>
        <w:fldChar w:fldCharType="end"/>
      </w:r>
      <w:commentRangeEnd w:id="3593"/>
      <w:r w:rsidR="00025FA2" w:rsidRPr="001E7A27">
        <w:rPr>
          <w:rStyle w:val="CommentReference"/>
          <w:lang w:val="en-GB"/>
        </w:rPr>
        <w:commentReference w:id="3593"/>
      </w:r>
      <w:r w:rsidRPr="001E7A27">
        <w:rPr>
          <w:lang w:val="en-GB"/>
        </w:rPr>
        <w:t xml:space="preserve">. </w:t>
      </w:r>
      <w:r w:rsidRPr="001E7A27">
        <w:rPr>
          <w:lang w:val="en-GB" w:eastAsia="en-US"/>
        </w:rPr>
        <w:t>Meta-analyses of CO</w:t>
      </w:r>
      <w:r w:rsidRPr="001E7A27">
        <w:rPr>
          <w:rStyle w:val="AR6BodyTextCar"/>
          <w:rFonts w:cs="Times New Roman"/>
          <w:vertAlign w:val="subscript"/>
          <w:lang w:val="en-GB"/>
        </w:rPr>
        <w:t>2</w:t>
      </w:r>
      <w:r w:rsidRPr="001E7A27">
        <w:rPr>
          <w:lang w:val="en-GB" w:eastAsia="en-US"/>
        </w:rPr>
        <w:t xml:space="preserve"> manipulation experiments point to increased soil microbial activity and accelerated turnover of soil organic matter </w:t>
      </w:r>
      <w:r w:rsidRPr="001E7A27">
        <w:rPr>
          <w:lang w:val="en-GB" w:eastAsia="en-US"/>
        </w:rPr>
        <w:fldChar w:fldCharType="begin" w:fldLock="1"/>
      </w:r>
      <w:r w:rsidR="00747167" w:rsidRPr="001E7A27">
        <w:rPr>
          <w:lang w:val="en-GB" w:eastAsia="en-US"/>
        </w:rPr>
        <w:instrText>ADDIN CSL_CITATION { "citationItems" : [ { "id" : "ITEM-1", "itemData" : { "DOI" : "10.1111/gcb.13752", "ISBN" : "1354-1013", "ISSN" : "13541013", "abstract" : "Abstract Rising levels of atmospheric CO2 frequently stimulate plant inputs to soil, but the consequences of these changes for soil carbon (C) dynamics are poorly understood. Plant-derived inputs can accumulate in the soil and become part of the soil C pool (\"new soil C\"), or accelerate losses of pre-existing (\"old\") soil C. The dynamics of the new and old pools will likely differ and alter the long-term fate of soil C, but these separate pools, which can be distinguished through isotopic labeling, have not been considered in past syntheses. Using meta-analysis, we found that while elevated CO2 (ranging from 550 to 800 parts per million by volume) stimulates the accumulation of new soil C in the short term (&lt;1 year), these effects do not persist in the longer term (1-4 years). Elevated CO2 does not affect the decomposition or the size of the old soil C pool over either temporal scale. Our results are inconsistent with predictions of conventional soil C models and suggest that elevated CO2 might increase turnover rates of new soil C. Because increased turnover rates of new soil C limit the potential for additional soil C sequestration, the capacity of land ecosystems to slow the rise in atmospheric CO2 concentrations may be smaller than previously assumed.", "author" : [ { "dropping-particle" : "", "family" : "Groenigen", "given" : "Kees Jan", "non-dropping-particle" : "van", "parse-names" : false, "suffix" : "" }, { "dropping-particle" : "", "family" : "Osenberg", "given" : "Craig W", "non-dropping-particle" : "", "parse-names" : false, "suffix" : "" }, { "dropping-particle" : "", "family" : "Terrer", "given" : "C\u00e9sar", "non-dropping-particle" : "", "parse-names" : false, "suffix" : "" }, { "dropping-particle" : "", "family" : "Carrillo", "given" : "Yolima", "non-dropping-particle" : "", "parse-names" : false, "suffix" : "" }, { "dropping-particle" : "", "family" : "Dijkstra", "given" : "Feike A", "non-dropping-particle" : "", "parse-names" : false, "suffix" : "" }, { "dropping-particle" : "", "family" : "Heath", "given" : "James", "non-dropping-particle" : "", "parse-names" : false, "suffix" : "" }, { "dropping-particle" : "", "family" : "Nie", "given" : "Ming", "non-dropping-particle" : "", "parse-names" : false, "suffix" : "" }, { "dropping-particle" : "", "family" : "Pendall", "given" : "Elise", "non-dropping-particle" : "", "parse-names" : false, "suffix" : "" }, { "dropping-particle" : "", "family" : "Phillips", "given" : "Richard P", "non-dropping-particle" : "", "parse-names" : false, "suffix" : "" }, { "dropping-particle" : "", "family" : "Hungate", "given" : "Bruce A", "non-dropping-particle" : "", "parse-names" : false, "suffix" : "" } ], "container-title" : "Global Change Biology", "id" : "ITEM-1", "issue" : "10", "issued" : { "date-parts" : [ [ "2017", "10" ] ] }, "page" : "4420-4429", "title" : "Faster turnover of new soil carbon inputs under increased atmospheric CO2", "translator" : [ { "dropping-particle" : "", "family" : "L3987", "given" : "", "non-dropping-particle" : "", "parse-names" : false, "suffix" : "" } ], "type" : "article-journal", "volume" : "23" }, "uris" : [ "http://www.mendeley.com/documents/?uuid=6b8fc6ab-cfb9-4a6e-8496-d74b7adbad6d" ] } ], "mendeley" : { "formattedCitation" : "(van Groenigen et al., 2017)", "plainTextFormattedCitation" : "(van Groenigen et al., 2017)", "previouslyFormattedCitation" : "(van Groenigen et al., 2017)"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(van Groenigen et al., 2017)</w:t>
      </w:r>
      <w:r w:rsidRPr="001E7A27">
        <w:rPr>
          <w:lang w:val="en-GB" w:eastAsia="en-US"/>
        </w:rPr>
        <w:fldChar w:fldCharType="end"/>
      </w:r>
      <w:r w:rsidRPr="001E7A27">
        <w:rPr>
          <w:lang w:val="en-GB" w:eastAsia="en-US"/>
        </w:rPr>
        <w:t xml:space="preserve"> as a result of increased below-ground carbon allocation by plants </w:t>
      </w:r>
      <w:r w:rsidRPr="001E7A27">
        <w:rPr>
          <w:lang w:val="en-GB" w:eastAsia="en-US"/>
        </w:rPr>
        <w:fldChar w:fldCharType="begin" w:fldLock="1"/>
      </w:r>
      <w:r w:rsidR="000005B9" w:rsidRPr="001E7A27">
        <w:rPr>
          <w:lang w:val="en-GB" w:eastAsia="en-US"/>
        </w:rPr>
        <w:instrText>ADDIN CSL_CITATION { "citationItems" : [ { "id" : "ITEM-1", "itemData" : { "DOI" : "10.1038/s41559-019-0958-3", "ISSN" : "2397-334X", "author" : [ { "dropping-particle" : "", "family" : "Song", "given" : "Jian", "non-dropping-particle" : "", "parse-names" : false, "suffix" : "" }, { "dropping-particle" : "", "family" : "Wan", "given" : "Shiqiang", "non-dropping-particle" : "", "parse-names" : false, "suffix" : "" }, { "dropping-particle" : "", "family" : "Piao", "given" : "Shilong", "non-dropping-particle" : "", "parse-names" : false, "suffix" : "" }, { "dropping-particle" : "", "family" : "Knapp", "given" : "Alan K.", "non-dropping-particle" : "", "parse-names" : false, "suffix" : "" }, { "dropping-particle" : "", "family" : "Classen", "given" : "Aim\u00e9e T.", "non-dropping-particle" : "", "parse-names" : false, "suffix" : "" }, { "dropping-particle" : "", "family" : "Vicca", "given" : "Sara", "non-dropping-particle" : "", "parse-names" : false, "suffix" : "" }, { "dropping-particle" : "", "family" : "Ciais", "given" : "Philippe", "non-dropping-particle" : "", "parse-names" : false, "suffix" : "" }, { "dropping-particle" : "", "family" : "Hovenden", "given" : "Mark J.", "non-dropping-particle" : "", "parse-names" : false, "suffix" : "" }, { "dropping-particle" : "", "family" : "Leuzinger", "given" : "Sebastian", "non-dropping-particle" : "", "parse-names" : false, "suffix" : "" }, { "dropping-particle" : "", "family" : "Beier", "given" : "Claus", "non-dropping-particle" : "", "parse-names" : false, "suffix" : "" }, { "dropping-particle" : "", "family" : "Kardol", "given" : "Paul", "non-dropping-particle" : "", "parse-names" : false, "suffix" : "" }, { "dropping-particle" : "", "family" : "Xia", "given" : "Jianyang", "non-dropping-particle" : "", "parse-names" : false, "suffix" : "" }, { "dropping-particle" : "", "family" : "Liu", "given" : "Qiang", "non-dropping-particle" : "", "parse-names" : false, "suffix" : "" }, { "dropping-particle" : "", "family" : "Ru", "given" : "Jingyi", "non-dropping-particle" : "", "parse-names" : false, "suffix" : "" }, { "dropping-particle" : "", "family" : "Zhou", "given" : "Zhenxing", "non-dropping-particle" : "", "parse-names" : false, "suffix" : "" }, { "dropping-particle" : "", "family" : "Luo", "given" : "Yiqi", "non-dropping-particle" : "", "parse-names" : false, "suffix" : "" }, { "dropping-particle" : "", "family" : "Guo", "given" : "Dali", "non-dropping-particle" : "", "parse-names" : false, "suffix" : "" }, { "dropping-particle" : "", "family" : "Adam Langley", "given" : "J.", "non-dropping-particle" : "", "parse-names" : false, "suffix" : "" }, { "dropping-particle" : "", "family" : "Zscheischler", "given" : "Jakob", "non-dropping-particle" : "", "parse-names" : false, "suffix" : "" }, { "dropping-particle" : "", "family" : "Dukes", "given" : "Jeffrey S.", "non-dropping-particle" : "", "parse-names" : false, "suffix" : "" }, { "dropping-particle" : "", "family" : "Tang", "given" : "Jianwu", "non-dropping-particle" : "", "parse-names" : false, "suffix" : "" }, { "dropping-particle" : "", "family" : "Chen", "given" : "Jiquan", "non-dropping-particle" : "", "parse-names" : false, "suffix" : "" }, { "dropping-particle" : "", "family" : "Hofmockel", "given" : "Kirsten S.", "non-dropping-particle" : "", "parse-names" : false, "suffix" : "" }, { "dropping-particle" : "", "family" : "Kueppers", "given" : "Lara M.", "non-dropping-particle" : "", "parse-names" : false, "suffix" : "" }, { "dropping-particle" : "", "family" : "Rustad", "given" : "Lindsey", "non-dropping-particle" : "", "parse-names" : false, "suffix" : "" }, { "dropping-particle" : "", "family" : "Liu", "given" : "Lingli", "non-dropping-particle" : "", "parse-names" : false, "suffix" : "" }, { "dropping-particle" : "", "family" : "Smith", "given" : "Melinda D.", "non-dropping-particle" : "", "parse-names" : false, "suffix" : "" }, { "dropping-particle" : "", "family" : "Templer", "given" : "Pamela H.", "non-dropping-particle" : "", "parse-names" : false, "suffix" : "" }, { "dropping-particle" : "", "family" : "Quinn Thomas", "given" : "R.", "non-dropping-particle" : "", "parse-names" : false, "suffix" : "" }, { "dropping-particle" : "", "family" : "Norby", "given" : "Richard J.", "non-dropping-particle" : "", "parse-names" : false, "suffix" : "" }, { "dropping-particle" : "", "family" : "Phillips", "given" : "Richard P.", "non-dropping-particle" : "", "parse-names" : false, "suffix" : "" }, { "dropping-particle" : "", "family" : "Niu", "given" : "Shuli", "non-dropping-particle" : "", "parse-names" : false, "suffix" : "" }, { "dropping-particle" : "", "family" : "Fatichi", "given" : "Simone", "non-dropping-particle" : "", "parse-names" : false, "suffix" : "" }, { "dropping-particle" : "", "family" : "Wang", "given" : "Yingping", "non-dropping-particle" : "", "parse-names" : false, "suffix" : "" }, { "dropping-particle" : "", "family" : "Shao", "given" : "Pengshuai", "non-dropping-particle" : "", "parse-names" : false, "suffix" : "" }, { "dropping-particle" : "", "family" : "Han", "given" : "Hongyan", "non-dropping-particle" : "", "parse-names" : false, "suffix" : "" }, { "dropping-particle" : "", "family" : "Wang", "given" : "Dandan", "non-dropping-particle" : "", "parse-names" : false, "suffix" : "" }, { "dropping-particle" : "", "family" : "Lei", "given" : "Lingjie", "non-dropping-particle" : "", "parse-names" : false, "suffix" : "" }, { "dropping-particle" : "", "family" : "Wang", "given" : "Jiali", "non-dropping-particle" : "", "parse-names" : false, "suffix" : "" }, { "dropping-particle" : "", "family" : "Li", "given" : "Xiaona", "non-dropping-particle" : "", "parse-names" : false, "suffix" : "" }, { "dropping-particle" : "", "family" : "Zhang", "given" : "Qian", "non-dropping-particle" : "", "parse-names" : false, "suffix" : "" }, { "dropping-particle" : "", "family" : "Li", "given" : "Xiaoming", "non-dropping-particle" : "", "parse-names" : false, "suffix" : "" }, { "dropping-particle" : "", "family" : "Su", "given" : "Fanglong", "non-dropping-particle" : "", "parse-names" : false, "suffix" : "" }, { "dropping-particle" : "", "family" : "Liu", "given" : "Bin", "non-dropping-particle" : "", "parse-names" : false, "suffix" : "" }, { "dropping-particle" : "", "family" : "Yang", "given" : "Fan", "non-dropping-particle" : "", "parse-names" : false, "suffix" : "" }, { "dropping-particle" : "", "family" : "Ma", "given" : "Gaigai", "non-dropping-particle" : "", "parse-names" : false, "suffix" : "" }, { "dropping-particle" : "", "family" : "Li", "given" : "Guoyong", "non-dropping-particle" : "", "parse-names" : false, "suffix" : "" }, { "dropping-particle" : "", "family" : "Liu", "given" : "Yanchun", "non-dropping-particle" : "", "parse-names" : false, "suffix" : "" }, { "dropping-particle" : "", "family" : "Liu", "given" : "Yinzhan", "non-dropping-particle" : "", "parse-names" : false, "suffix" : "" }, { "dropping-particle" : "", "family" : "Yang", "given" : "Zhongling", "non-dropping-particle" : "", "parse-names" : false, "suffix" : "" }, { "dropping-particle" : "", "family" : "Zhang", "given" : "Kesheng", "non-dropping-particle" : "", "parse-names" : false, "suffix" : "" }, { "dropping-particle" : "", "family" : "Miao", "given" : "Yuan", "non-dropping-particle" : "", "parse-names" : false, "suffix" : "" }, { "dropping-particle" : "", "family" : "Hu", "given" : "Mengjun", "non-dropping-particle" : "", "parse-names" : false, "suffix" : "" }, { "dropping-particle" : "", "family" : "Yan", "given" : "Chuang", "non-dropping-particle" : "", "parse-names" : false, "suffix" : "" }, { "dropping-particle" : "", "family" : "Zhang", "given" : "Ang", "non-dropping-particle" : "", "parse-names" : false, "suffix" : "" }, { "dropping-particle" : "", "family" : "Zhong", "given" : "Mingxing", "non-dropping-particle" : "", "parse-names" : false, "suffix" : "" }, { "dropping-particle" : "", "family" : "Hui", "given" : "Yan", "non-dropping-particle" : "", "parse-names" : false, "suffix" : "" }, { "dropping-particle" : "", "family" : "Li", "given" : "Ying", "non-dropping-particle" : "", "parse-names" : false, "suffix" : "" }, { "dropping-particle" : "", "family" : "Zheng", "given" : "Mengmei", "non-dropping-particle" : "", "parse-names" : false, "suffix" : "" } ], "container-title" : "Nature Ecology &amp; Evolution", "id" : "ITEM-1", "issue" : "9", "issued" : { "date-parts" : [ [ "2019", "9", "19" ] ] }, "page" : "1309-1320", "title" : "A meta-analysis of 1,119 manipulative experiments on terrestrial carbon-cycling responses to global change", "translator" : [ { "dropping-particle" : "", "family" : "L6415", "given" : "", "non-dropping-particle" : "", "parse-names" : false, "suffix" : "" } ], "type" : "article-journal", "volume" : "3" }, "uris" : [ "http://www.mendeley.com/documents/?uuid=7617c48b-ed4e-443d-bbe0-580e90a3287a", "http://www.mendeley.com/documents/?uuid=a73a6baf-c5e0-44a5-bd90-807b58895d4d", "http://www.mendeley.com/documents/?uuid=6a80eaea-746d-4560-b835-39488f18d905", "http://www.mendeley.com/documents/?uuid=7d06ec26-4972-4154-a10d-c539b466f396" ] } ], "mendeley" : { "formattedCitation" : "(Song et al., 2019b)", "plainTextFormattedCitation" : "(Song et al., 2019b)", "previouslyFormattedCitation" : "(Song et al., 2019b)"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(Song et al., 2019b)</w:t>
      </w:r>
      <w:r w:rsidRPr="001E7A27">
        <w:rPr>
          <w:lang w:val="en-GB" w:eastAsia="en-US"/>
        </w:rPr>
        <w:fldChar w:fldCharType="end"/>
      </w:r>
      <w:r w:rsidRPr="001E7A27">
        <w:rPr>
          <w:lang w:val="en-GB" w:eastAsia="en-US"/>
        </w:rPr>
        <w:t xml:space="preserve">, and </w:t>
      </w:r>
      <w:r w:rsidRPr="001E7A27">
        <w:rPr>
          <w:lang w:val="en-GB"/>
        </w:rPr>
        <w:t>increased root exudation or mycorrhizal activity due to enhanced plant nutrient requirements under elevated CO</w:t>
      </w:r>
      <w:r w:rsidRPr="001E7A27">
        <w:rPr>
          <w:vertAlign w:val="subscript"/>
          <w:lang w:val="en-GB"/>
        </w:rPr>
        <w:t>2</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"10.1111/j.1461-0248.2011.01593.x", "ISBN" : "1461-0248 (Electronic)\\r1461-023X (Linking)", "ISSN" : "1461023X", "PMID" : "21303437", "abstract" : "The earth's future climate state is highly dependent upon changes in terrestrial C storage in response to rising concentrations of atmospheric CO\u2082. Here we show that consistently enhanced rates of net primary production (NPP) are sustained by a C-cascade through the root-microbe-soil system; increases in the flux of C belowground under elevated CO\u2082 stimulated microbial activity, accelerated the rate of soil organic matter decomposition and stimulated tree uptake of N bound to this SOM. This process set into motion a positive feedback maintaining greater C gain under elevated CO\u2082 as a result of increases in canopy N content and higher photosynthetic N-use efficiency. The ecosystem-level consequence of the enhanced requirement for N and the exchange of plant C for N belowground is the dominance of C storage in tree biomass but the preclusion of a large C sink in the soil.", "author" : [ { "dropping-particle" : "", "family" : "Drake", "given" : "John E.", "non-dropping-particle" : "", "parse-names" : false, "suffix" : "" }, { "dropping-particle" : "", "family" : "Gallet-Budynek", "given" : "Anne", "non-dropping-particle" : "", "parse-names" : false, "suffix" : "" }, { "dropping-particle" : "", "family" : "Hofmockel", "given" : "Kirsten S.", "non-dropping-particle" : "", "parse-names" : false, "suffix" : "" }, { "dropping-particle" : "", "family" : "Bernhardt", "given" : "Emily S.", "non-dropping-particle" : "", "parse-names" : false, "suffix" : "" }, { "dropping-particle" : "", "family" : "Billings", "given" : "Sharon A.", "non-dropping-particle" : "", "parse-names" : false, "suffix" : "" }, { "dropping-particle" : "", "family" : "Jackson", "given" : "Robert B.", "non-dropping-particle" : "", "parse-names" : false, "suffix" : "" }, { "dropping-particle" : "", "family" : "Johnsen", "given" : "Kurt S.", "non-dropping-particle" : "", "parse-names" : false, "suffix" : "" }, { "dropping-particle" : "", "family" : "Lichter", "given" : "John", "non-dropping-particle" : "", "parse-names" : false, "suffix" : "" }, { "dropping-particle" : "", "family" : "McCarthy", "given" : "Heather R.", "non-dropping-particle" : "", "parse-names" : false, "suffix" : "" }, { "dropping-particle" : "", "family" : "McCormack", "given" : "M. Luke", "non-dropping-particle" : "", "parse-names" : false, "suffix" : "" }, { "dropping-particle" : "", "family" : "Moore", "given" : "David J. P.", "non-dropping-particle" : "", "parse-names" : false, "suffix" : "" }, { "dropping-particle" : "", "family" : "Oren", "given" : "Ram", "non-dropping-particle" : "", "parse-names" : false, "suffix" : "" }, { "dropping-particle" : "", "family" : "Palmroth", "given" : "Sari", "non-dropping-particle" : "", "parse-names" : false, "suffix" : "" }, { "dropping-particle" : "", "family" : "Phillips", "given" : "Richard P.", "non-dropping-particle" : "", "parse-names" : false, "suffix" : "" }, { "dropping-particle" : "", "family" : "Pippen", "given" : "Jeffrey S.", "non-dropping-particle" : "", "parse-names" : false, "suffix" : "" }, { "dropping-particle" : "", "family" : "Pritchard", "given" : "Seth G.", "non-dropping-particle" : "", "parse-names" : false, "suffix" : "" }, { "dropping-particle" : "", "family" : "Treseder", "given" : "Kathleen K.", "non-dropping-particle" : "", "parse-names" : false, "suffix" : "" }, { "dropping-particle" : "", "family" : "Schlesinger", "given" : "William H.", "non-dropping-particle" : "", "parse-names" : false, "suffix" : "" }, { "dropping-particle" : "", "family" : "DeLucia", "given" : "Evan H.", "non-dropping-particle" : "", "parse-names" : false, "suffix" : "" }, { "dropping-particle" : "", "family" : "Finzi", "given" : "Adrien C.", "non-dropping-particle" : "", "parse-names" : false, "suffix" : "" } ], "container-title" : "Ecology Letters", "id" : "ITEM-1", "issue" : "4", "issued" : { "date-parts" : [ [ "2011", "4" ] ] }, "page" : "349-357", "title" : "Increases in the flux of carbon belowground stimulate nitrogen uptake and sustain the long-term enhancement of forest productivity under elevated CO2", "translator" : [ { "dropping-particle" : "", "family" : "L4071", "given" : "", "non-dropping-particle" : "", "parse-names" : false, "suffix" : "" } ], "type" : "article-journal", "volume" : "14" }, "uris" : [ "http://www.mendeley.com/documents/?uuid=e2d72797-8619-4ca6-bf0b-137fc054561f" ] }, { "id" : "ITEM-2", "itemData" : { "DOI" : "10.1016/j.soilbio.2016.12.004", "ISBN" : "1847491863", "ISSN" : "00380717", "abstract" : "Theory and experiments suggest that rhizodeposition can accelerate N-cycling by stimulating microbial decomposition of soil organic matter (SOM). However, there are remarkably few experimental demonstrations on the degree to which variations in root exudation alter rhizosphere N dynamics in the field. We conducted a series of in situ substrate addition experiments and a modeling exercise to investigate how exudate mimics and enzyme solutions (at varying concentrations) influence rhizosphere SOM and N dynamics in a loblolly pine (Pinus taeda) plantation (Duke Forest). Exudates were added semi-continuously to unfertilized and fertilized soils in summer and fall; enzymes were added during the following summer. Exudate additions enhanced the microbial biomass specific activities of enzymes that degrade fast-cycling N pools (i.e., amino acids and amino sugars), and increased microbial allocation to N-degrading compounds. More, such effects occurred at low exudate concentrations in unfertilized soil and at higher concentrations in fertilized soil. Direct additions of a subset of enzymes (amino sugar- and cellulose-degrading) to soils increased net N mineralization rates, but additions of enzymes that cleave slow-cycling SOM did not. We conclude that exudates can stimulate microbes to decompose labile SOM and release N without concomitant changes in microbial biomass, yet the investment of plants to trigger this effect may be greater in N-rich soils.", "author" : [ { "dropping-particle" : "", "family" : "Meier", "given" : "Ina C.", "non-dropping-particle" : "", "parse-names" : false, "suffix" : "" }, { "dropping-particle" : "", "family" : "Finzi", "given" : "Adrien C.", "non-dropping-particle" : "", "parse-names" : false, "suffix" : "" }, { "dropping-particle" : "", "family" : "Phillips", "given" : "Richard P.", "non-dropping-particle" : "", "parse-names" : false, "suffix" : "" } ], "container-title" : "Soil Biology and Biochemistry", "id" : "ITEM-2", "issued" : { "date-parts" : [ [ "2017", "3" ] ] }, "page" : "119-128", "publisher" : "Elsevier Ltd", "title" : "Root exudates increase N availability by stimulating microbial turnover of fast-cycling N pools", "translator" : [ { "dropping-particle" : "", "family" : "L4100", "given" : "", "non-dropping-particle" : "", "parse-names" : false, "suffix" : "" } ], "type" : "article-journal", "volume" : "106" }, "uris" : [ "http://www.mendeley.com/documents/?uuid=0cc628d3-54f5-481a-b642-d176838e9c31" ] }, { "id" : "ITEM-3", "itemData" : { "DOI" : "10.1126/science.aaf4610", "ISBN" : "0196-2892 VO - 42", "ISSN" : "0036-8075", "PMID" : "27365447", "abstract" : "Plants buffer increasing atmospheric carbon dioxide (CO 2 ) concentrations through enhanced growth, but the question whether nitrogen availability constrains the magnitude of this ecosystem service remains unresolved. Synthesizing experiments from around the world, we show that CO 2 fertilization is best explained by a simple interaction between nitrogen availability and mycorrhizal association. Plant species that associate with ectomycorrhizal fungi show a strong biomass increase (30 \u00b1 3%, P &lt; 0.001) in response to elevated CO 2 regardless of nitrogen availability, whereas low nitrogen availability limits CO 2 fertilization (0 \u00b1 5%, P = 0.946) in plants that associate with arbuscular mycorrhizal fungi. The incorporation of mycorrhizae in global carbon cycle models is feasible, and crucial if we are to accurately project ecosystem responses and feedbacks to climate change.", "author" : [ { "dropping-particle" : "", "family" : "Terrer", "given" : "C\u00e9sar", "non-dropping-particle" : "", "parse-names" : false, "suffix" : "" }, { "dropping-particle" : "", "family" : "Vicca", "given" : "Sara", "non-dropping-particle" : "", "parse-names" : false, "suffix" : "" }, { "dropping-particle" : "", "family" : "Hungate", "given" : "Bruce A.", "non-dropping-particle" : "", "parse-names" : false, "suffix" : "" }, { "dropping-particle" : "", "family" : "Phillips", "given" : "Richard P.", "non-dropping-particle" : "", "parse-names" : false, "suffix" : "" }, { "dropping-particle" : "", "family" : "Prentice", "given" : "I Colin", "non-dropping-particle" : "", "parse-names" : false, "suffix" : "" } ], "container-title" : "Science", "id" : "ITEM-3", "issue" : "6294", "issued" : { "date-parts" : [ [ "2016", "7", "1" ] ] }, "page" : "72-74", "title" : "Mycorrhizal association as a primary control of the CO2 fertilization effect", "translator" : [ { "dropping-particle" : "", "family" : "L4066", "given" : "", "non-dropping-particle" : "", "parse-names" : false, "suffix" : "" } ], "type" : "article-journal", "volume" : "353" }, "uris" : [ "http://www.mendeley.com/documents/?uuid=3508fa46-af74-43fe-9412-812a3ce6b655" ] } ], "mendeley" : { "formattedCitation" : "(Drake et al., 2011; Terrer et al., 2016; Meier et al., 2017)", "manualFormatting" : "(Drake et al., 2011; Terrer et al., 2016; Meier et al., 2017)", "plainTextFormattedCitation" : "(Drake et al., 2011; Terrer et al., 2016; Meier et al., 2017)", "previouslyFormattedCitation" : "(Drake et al., 2011; Terrer et al., 2016; Meier et al., 2017)" }, "properties" : { "noteIndex" : 0 }, "schema" : "https://github.com/citation-style-language/schema/raw/master/csl-citation.json" }</w:instrText>
      </w:r>
      <w:r w:rsidRPr="001E7A27">
        <w:rPr>
          <w:lang w:val="en-GB"/>
        </w:rPr>
        <w:fldChar w:fldCharType="separate"/>
      </w:r>
      <w:r w:rsidR="00025FA2" w:rsidRPr="001E7A27">
        <w:rPr>
          <w:noProof/>
          <w:lang w:val="en-GB"/>
        </w:rPr>
        <w:t>(Drake et al., 2011; Terrer et al., 2016; Meier et al., 2017)</w:t>
      </w:r>
      <w:r w:rsidRPr="001E7A27">
        <w:rPr>
          <w:lang w:val="en-GB"/>
        </w:rPr>
        <w:fldChar w:fldCharType="end"/>
      </w:r>
      <w:r w:rsidRPr="001E7A27">
        <w:rPr>
          <w:lang w:val="en-GB"/>
        </w:rPr>
        <w:t>. These effects are not considered in most ESMs. One global model that attempts to represent these processes suggests that elevated CO</w:t>
      </w:r>
      <w:r w:rsidRPr="001E7A27">
        <w:rPr>
          <w:vertAlign w:val="subscript"/>
          <w:lang w:val="en-GB"/>
        </w:rPr>
        <w:t>2</w:t>
      </w:r>
      <w:ins w:id="3595" w:author="Soapbox" w:date="2021-07-20T09:14:00Z">
        <w:r w:rsidR="00572D03" w:rsidRPr="001E7A27">
          <w:rPr>
            <w:lang w:val="en-GB"/>
          </w:rPr>
          <w:t>-</w:t>
        </w:r>
      </w:ins>
      <w:del w:id="3596" w:author="Soapbox" w:date="2021-07-20T09:14:00Z">
        <w:r w:rsidRPr="001E7A27" w:rsidDel="00572D03">
          <w:rPr>
            <w:lang w:val="en-GB"/>
          </w:rPr>
          <w:delText xml:space="preserve"> </w:delText>
        </w:r>
      </w:del>
      <w:r w:rsidRPr="001E7A27">
        <w:rPr>
          <w:lang w:val="en-GB"/>
        </w:rPr>
        <w:t xml:space="preserve">related carbon accumulation is reduced in soils but increased in vegetation relative to more conventional models </w:t>
      </w:r>
      <w:r w:rsidRPr="001E7A27">
        <w:rPr>
          <w:lang w:val="en-GB"/>
        </w:rPr>
        <w:fldChar w:fldCharType="begin" w:fldLock="1"/>
      </w:r>
      <w:r w:rsidR="00747167" w:rsidRPr="001E7A27">
        <w:rPr>
          <w:lang w:val="en-GB"/>
        </w:rPr>
        <w:instrText>ADDIN CSL_CITATION { "citationItems" : [ { "id" : "ITEM-1", "itemData" : { "DOI" : "10.1029/2018GB005973", "ISSN" : "0886-6236", "author" : [ { "dropping-particle" : "", "family" : "Sulman", "given" : "Benjamin N.", "non-dropping-particle" : "", "parse-names" : false, "suffix" : "" }, { "dropping-particle" : "", "family" : "Shevliakova", "given" : "Elena", "non-dropping-particle" : "", "parse-names" : false, "suffix" : "" }, { "dropping-particle" : "", "family" : "Brzostek", "given" : "Edward R.", "non-dropping-particle" : "", "parse-names" : false, "suffix" : "" }, { "dropping-particle" : "", "family" : "Kivlin", "given" : "Stephanie N.", "non-dropping-particle" : "", "parse-names" : false, "suffix" : "" }, { "dropping-particle" : "", "family" : "Malyshev", "given" : "Sergey", "non-dropping-particle" : "", "parse-names" : false, "suffix" : "" }, { "dropping-particle" : "", "family" : "Menge", "given" : "Duncan N.L.", "non-dropping-particle" : "", "parse-names" : false, "suffix" : "" }, { "dropping-particle" : "", "family" : "Zhang", "given" : "Xin", "non-dropping-particle" : "", "parse-names" : false, "suffix" : "" } ], "container-title" : "Global Biogeochemical Cycles", "id" : "ITEM-1", "issue" : "4", "issued" : { "date-parts" : [ [ "2019", "4", "17" ] ] }, "page" : "501-523", "title" : "Diverse mycorrhizal associations enhance terrestrial C storage in a global model", "translator" : [ { "dropping-particle" : "", "family" : "L6722", "given" : "", "non-dropping-particle" : "", "parse-names" : false, "suffix" : "" } ], "type" : "article-journal", "volume" : "33" }, "uris" : [ "http://www.mendeley.com/documents/?uuid=ef4d4a79-9e91-496c-952a-bfae60b9aec4" ] } ], "mendeley" : { "formattedCitation" : "(Sulman et al., 2019)", "plainTextFormattedCitation" : "(Sulman et al., 2019)", "previouslyFormattedCitation" : "(Sulman et al., 2019)" }, "properties" : { "noteIndex" : 0 }, "schema" : "https://github.com/citation-style-language/schema/raw/master/csl-citation.json" }</w:instrText>
      </w:r>
      <w:r w:rsidRPr="001E7A27">
        <w:rPr>
          <w:lang w:val="en-GB"/>
        </w:rPr>
        <w:fldChar w:fldCharType="separate"/>
      </w:r>
      <w:r w:rsidR="00025FA2" w:rsidRPr="001E7A27">
        <w:rPr>
          <w:noProof/>
          <w:lang w:val="en-GB"/>
        </w:rPr>
        <w:t>(Sulman et al., 2019)</w:t>
      </w:r>
      <w:r w:rsidRPr="001E7A27">
        <w:rPr>
          <w:lang w:val="en-GB"/>
        </w:rPr>
        <w:fldChar w:fldCharType="end"/>
      </w:r>
      <w:r w:rsidRPr="001E7A27">
        <w:rPr>
          <w:lang w:val="en-GB"/>
        </w:rPr>
        <w:t>.</w:t>
      </w:r>
      <w:r w:rsidRPr="001E7A27">
        <w:rPr>
          <w:noProof/>
          <w:lang w:val="en-GB"/>
        </w:rPr>
        <w:t xml:space="preserve"> </w:t>
      </w:r>
    </w:p>
    <w:p w14:paraId="6C86B3C5" w14:textId="77777777" w:rsidR="00D75FC8" w:rsidRPr="001E7A27" w:rsidRDefault="00D75FC8" w:rsidP="005C7F25">
      <w:pPr>
        <w:pStyle w:val="AR6BodyText"/>
        <w:rPr>
          <w:lang w:val="en-GB"/>
        </w:rPr>
      </w:pPr>
    </w:p>
    <w:p w14:paraId="06AB6DE7" w14:textId="6623C3D8" w:rsidR="00D75FC8" w:rsidRPr="001E7A27" w:rsidRDefault="00D75FC8" w:rsidP="005C7F25">
      <w:pPr>
        <w:pStyle w:val="AR6BodyText"/>
        <w:rPr>
          <w:lang w:val="en-GB"/>
        </w:rPr>
      </w:pPr>
      <w:r w:rsidRPr="001E7A27">
        <w:rPr>
          <w:lang w:val="en-GB"/>
        </w:rPr>
        <w:t>Our understanding of the effects of phosphorus limitation is less developed than for nitrogen, but a growing body of literature suggests</w:t>
      </w:r>
      <w:ins w:id="3597" w:author="Soapbox" w:date="2021-07-20T09:14:00Z">
        <w:r w:rsidR="00572D03" w:rsidRPr="001E7A27">
          <w:rPr>
            <w:lang w:val="en-GB"/>
          </w:rPr>
          <w:t xml:space="preserve"> that</w:t>
        </w:r>
      </w:ins>
      <w:r w:rsidRPr="001E7A27">
        <w:rPr>
          <w:lang w:val="en-GB"/>
        </w:rPr>
        <w:t xml:space="preserve"> it is </w:t>
      </w:r>
      <w:ins w:id="3598" w:author="Soapbox" w:date="2021-07-20T09:14:00Z">
        <w:r w:rsidR="00572D03" w:rsidRPr="001E7A27">
          <w:rPr>
            <w:lang w:val="en-GB"/>
          </w:rPr>
          <w:t xml:space="preserve">just </w:t>
        </w:r>
      </w:ins>
      <w:r w:rsidRPr="001E7A27">
        <w:rPr>
          <w:lang w:val="en-GB"/>
        </w:rPr>
        <w:t xml:space="preserve">as important, particularly in regions with highly weathered soils </w:t>
      </w:r>
      <w:r w:rsidRPr="001E7A27">
        <w:rPr>
          <w:lang w:val="en-GB"/>
        </w:rPr>
        <w:fldChar w:fldCharType="begin" w:fldLock="1"/>
      </w:r>
      <w:r w:rsidR="00747167" w:rsidRPr="001E7A27">
        <w:rPr>
          <w:lang w:val="en-GB"/>
        </w:rPr>
        <w:instrText>ADDIN CSL_CITATION { "citationItems" : [ { "id" : "ITEM-1", "itemData" : { "DOI" : "10.1038/s41558-019-0545-2", "ISSN" : "1758-678X", "author" : [ { "dropping-particle" : "", "family" : "Terrer", "given" : "C\u00e9sar", "non-dropping-particle" : "", "parse-names" : false, "suffix" : "" }, { "dropping-particle" : "", "family" : "Jackson", "given" : "Robert B.", "non-dropping-particle" : "", "parse-names" : false, "suffix" : "" }, { "dropping-particle" : "", "family" : "Prentice", "given" : "I. Colin", "non-dropping-particle" : "", "parse-names" : false, "suffix" : "" }, { "dropping-particle" : "", "family" : "Keenan", "given" : "Trevor F.", "non-dropping-particle" : "", "parse-names" : false, "suffix" : "" }, { "dropping-particle" : "", "family" : "Kaiser", "given" : "Christina", "non-dropping-particle" : "", "parse-names" : false, "suffix" : "" }, { "dropping-particle" : "", "family" : "Vicca", "given" : "Sara", "non-dropping-particle" : "", "parse-names" : false, "suffix" : "" }, { "dropping-particle" : "", "family" : "Fisher", "given" : "Joshua B.", "non-dropping-particle" : "", "parse-names" : false, "suffix" : "" }, { "dropping-particle" : "", "family" : "Reich", "given" : "Peter B.", "non-dropping-particle" : "", "parse-names" : false, "suffix" : "" }, { "dropping-particle" : "", "family" : "Stocker", "given" : "Benjamin D.", "non-dropping-particle" : "", "parse-names" : false, "suffix" : "" }, { "dropping-particle" : "", "family" : "Hungate", "given" : "Bruce A.", "non-dropping-particle" : "", "parse-names" : false, "suffix" : "" }, { "dropping-particle" : "", "family" : "Pe\u00f1uelas", "given" : "Josep", "non-dropping-particle" : "", "parse-names" : false, "suffix" : "" }, { "dropping-particle" : "", "family" : "McCallum", "given" : "Ian", "non-dropping-particle" : "", "parse-names" : false, "suffix" : "" }, { "dropping-particle" : "", "family" : "Soudzilovskaia", "given" : "Nadejda A.", "non-dropping-particle" : "", "parse-names" : false, "suffix" : "" }, { "dropping-particle" : "", "family" : "Cernusak", "given" : "Lucas A.", "non-dropping-particle" : "", "parse-names" : false, "suffix" : "" }, { "dropping-particle" : "", "family" : "Talhelm", "given" : "Alan F.", "non-dropping-particle" : "", "parse-names" : false, "suffix" : "" }, { "dropping-particle" : "", "family" : "Sundert", "given" : "Kevin", "non-dropping-particle" : "Van", "parse-names" : false, "suffix" : "" }, { "dropping-particle" : "", "family" : "Piao", "given" : "Shilong", "non-dropping-particle" : "", "parse-names" : false, "suffix" : "" }, { "dropping-particle" : "", "family" : "Newton", "given" : "Paul C. D.", "non-dropping-particle" : "", "parse-names" : false, "suffix" : "" }, { "dropping-particle" : "", "family" : "Hovenden", "given" : "Mark J.", "non-dropping-particle" : "", "parse-names" : false, "suffix" : "" }, { "dropping-particle" : "", "family" : "Blumenthal", "given" : "Dana M.", "non-dropping-particle" : "", "parse-names" : false, "suffix" : "" }, { "dropping-particle" : "", "family" : "Liu", "given" : "Yi Y.", "non-dropping-particle" : "", "parse-names" : false, "suffix" : "" }, { "dropping-particle" : "", "family" : "M\u00fcller", "given" : "Christoph", "non-dropping-particle" : "", "parse-names" : false, "suffix" : "" }, { "dropping-particle" : "", "family" : "Winter", "given" : "Klaus", "non-dropping-particle" : "", "parse-names" : false, "suffix" : "" }, { "dropping-particle" : "", "family" : "Field", "given" : "Christopher B.", "non-dropping-particle" : "", "parse-names" : false, "suffix" : "" }, { "dropping-particle" : "", "family" : "Viechtbauer", "given" : "Wolfgang", "non-dropping-particle" : "", "parse-names" : false, "suffix" : "" }, { "dropping-particle" : "", "family" : "Lissa", "given" : "Caspar J.", "non-dropping-particle" : "Van", "parse-names" : false, "suffix" : "" }, { "dropping-particle" : "", "family" : "Hoosbeek", "given" : "Marcel R.", "non-dropping-particle" : "", "parse-names" : false, "suffix" : "" }, { "dropping-particle" : "", "family" : "Watanabe", "given" : "Makoto", "non-dropping-particle" : "", "parse-names" : false, "suffix" : "" }, { "dropping-particle" : "", "family" : "Koike", "given" : "Takayoshi", "non-dropping-particle" : "", "parse-names" : false, "suffix" : "" }, { "dropping-particle" : "", "family" : "Leshyk", "given" : "Victor O.", "non-dropping-particle" : "", "parse-names" : false, "suffix" : "" }, { "dropping-particle" : "", "family" : "Polley", "given" : "H. Wayne", "non-dropping-particle" : "", "parse-names" : false, "suffix" : "" }, { "dropping-particle" : "", "family" : "Franklin", "given" : "Oskar", "non-dropping-particle" : "", "parse-names" : false, "suffix" : "" } ], "container-title" : "Nature Climate Change", "id" : "ITEM-1", "issue" : "9", "issued" : { "date-parts" : [ [ "2019", "9", "12" ] ] }, "page" : "684-689", "title" : "Nitrogen and phosphorus constrain the CO2 fertilization of global plant biomass", "translator" : [ { "dropping-particle" : "", "family" : "L6771", "given" : "", "non-dropping-particle" : "", "parse-names" : false, "suffix" : "" } ], "type" : "article-journal", "volume" : "9" }, "uris" : [ "http://www.mendeley.com/documents/?uuid=84dfdbba-c18f-4ce9-9e7f-3804e5a4d59b" ] }, { "id" : "ITEM-2", "itemData" : { "DOI" : "10.1038/s41561-019-0530-4", "ISSN" : "1752-0894", "author" : [ { "dropping-particle" : "", "family" : "Du", "given" : "Enzai", "non-dropping-particle" : "", "parse-names" : false, "suffix" : "" }, { "dropping-particle" : "", "family" : "Terrer", "given" : "C\u00e9sar", "non-dropping-particle" : "", "parse-names" : false, "suffix" : "" }, { "dropping-particle" : "", "family" : "Pellegrini", "given" : "Adam F. A.", "non-dropping-particle" : "", "parse-names" : false, "suffix" : "" }, { "dropping-particle" : "", "family" : "Ahlstr\u00f6m", "given" : "Anders", "non-dropping-particle" : "", "parse-names" : false, "suffix" : "" }, { "dropping-particle" : "", "family" : "Lissa", "given" : "Caspar J.", "non-dropping-particle" : "van", "parse-names" : false, "suffix" : "" }, { "dropping-particle" : "", "family" : "Zhao", "given" : "Xia", "non-dropping-particle" : "", "parse-names" : false, "suffix" : "" }, { "dropping-particle" : "", "family" : "Xia", "given" : "Nan", "non-dropping-particle" : "", "parse-names" : false, "suffix" : "" }, { "dropping-particle" : "", "family" : "Wu", "given" : "Xinhui", "non-dropping-particle" : "", "parse-names" : false, "suffix" : "" }, { "dropping-particle" : "", "family" : "Jackson", "given" : "Robert B.", "non-dropping-particle" : "", "parse-names" : false, "suffix" : "" } ], "container-title" : "Nature Geoscience", "id" : "ITEM-2", "issue" : "3", "issued" : { "date-parts" : [ [ "2020", "3", "10" ] ] }, "page" : "221-226", "title" : "Global patterns of terrestrial nitrogen and phosphorus limitation", "translator" : [ { "dropping-particle" : "", "family" : "L6770", "given" : "", "non-dropping-particle" : "", "parse-names" : false, "suffix" : "" } ], "type" : "article-journal", "volume" : "13" }, "uris" : [ "http://www.mendeley.com/documents/?uuid=b130c2ac-e227-4e02-bf6e-268d0712a658" ] }, { "id" : "ITEM-3", "itemData" : { "DOI" : "10.5194/gmd-11-3903-2018", "ISSN" : "1991-9603", "abstract" : "20 % of total plant uptake in most forest ecosystems but accounted for smaller fractions in boreal forests and grasslands. New P inputs from atmospheric deposition and rock weathering supplied a much smaller fraction of total plant uptake than new N inputs, indicating the importance of internal P recycling within ecosystems to support plant growth. Nutrient-use efficiency, defined as the ratio of gross primary production (GPP) to plant nutrient uptake, were diagnosed from our model results and compared between biomes. Tropical forests had the lowest N-use efficiency and the highest P-use efficiency of the forest biomes. An analysis of sensitivity and uncertainty indicated that the NPP-allocation fractions to leaves, roots, and wood contributed the most to the uncertainties in the estimates of nutrient-use efficiencies. Correcting for biases in NPP-allocation fractions produced more plausible gradients of N- and P-use efficiencies from tropical to boreal ecosystems and highlighted the critical role of accurate measurements of C allocation for understanding the N and P cycles.]]&gt;", "author" : [ { "dropping-particle" : "", "family" : "Wang", "given" : "Yilong", "non-dropping-particle" : "", "parse-names" : false, "suffix" : "" }, { "dropping-particle" : "", "family" : "Ciais", "given" : "Philippe", "non-dropping-particle" : "", "parse-names" : false, "suffix" : "" }, { "dropping-particle" : "", "family" : "Goll", "given" : "Daniel", "non-dropping-particle" : "", "parse-names" : false, "suffix" : "" }, { "dropping-particle" : "", "family" : "Huang", "given" : "Yuanyuan", "non-dropping-particle" : "", "parse-names" : false, "suffix" : "" }, { "dropping-particle" : "", "family" : "Luo", "given" : "Yiqi", "non-dropping-particle" : "", "parse-names" : false, "suffix" : "" }, { "dropping-particle" : "", "family" : "Wang", "given" : "Ying-Ping", "non-dropping-particle" : "", "parse-names" : false, "suffix" : "" }, { "dropping-particle" : "", "family" : "Bloom", "given" : "A. Anthony", "non-dropping-particle" : "", "parse-names" : false, "suffix" : "" }, { "dropping-particle" : "", "family" : "Broquet", "given" : "Gr\u00e9goire", "non-dropping-particle" : "", "parse-names" : false, "suffix" : "" }, { "dropping-particle" : "", "family" : "Hartmann", "given" : "Jens", "non-dropping-particle" : "", "parse-names" : false, "suffix" : "" }, { "dropping-particle" : "", "family" : "Peng", "given" : "Shushi", "non-dropping-particle" : "", "parse-names" : false, "suffix" : "" }, { "dropping-particle" : "", "family" : "Penuelas", "given" : "Josep", "non-dropping-particle" : "", "parse-names" : false, "suffix" : "" }, { "dropping-particle" : "", "family" : "Piao", "given" : "Shilong", "non-dropping-particle" : "", "parse-names" : false, "suffix" : "" }, { "dropping-particle" : "", "family" : "Sardans", "given" : "Jordi", "non-dropping-particle" : "", "parse-names" : false, "suffix" : "" }, { "dropping-particle" : "", "family" : "Stocker", "given" : "Benjamin D.", "non-dropping-particle" : "", "parse-names" : false, "suffix" : "" }, { "dropping-particle" : "", "family" : "Wang", "given" : "Rong", "non-dropping-particle" : "", "parse-names" : false, "suffix" : "" }, { "dropping-particle" : "", "family" : "Zaehle", "given" : "S\u00f6nke", "non-dropping-particle" : "", "parse-names" : false, "suffix" : "" }, { "dropping-particle" : "", "family" : "Zechmeister-Boltenstern", "given" : "Sophie", "non-dropping-particle" : "", "parse-names" : false, "suffix" : "" } ], "container-title" : "Geoscientific Model Development", "id" : "ITEM-3", "issue" : "9", "issued" : { "date-parts" : [ [ "2018", "9", "27" ] ] }, "page" : "3903-3928", "title" : "GOLUM-CNP v1.0: a data-driven modeling of carbon, nitrogen and phosphorus cycles in major terrestrial biomes", "translator" : [ { "dropping-particle" : "", "family" : "L6772", "given" : "", "non-dropping-particle" : "", "parse-names" : false, "suffix" : "" } ], "type" : "article-journal", "volume" : "11" }, "uris" : [ "http://www.mendeley.com/documents/?uuid=b268f00f-e515-4841-b019-58d532f5ea66" ] } ], "mendeley" : { "formattedCitation" : "(Wang et al., 2018; Terrer et al., 2019; Du et al., 2020)", "plainTextFormattedCitation" : "(Wang et al., 2018; Terrer et al., 2019; Du et al., 2020)", "previouslyFormattedCitation" : "(Wang et al., 2018; Terrer et al., 2019; Du et al., 2020)" }, "properties" : { "noteIndex" : 0 }, "schema" : "https://github.com/citation-style-language/schema/raw/master/csl-citation.json" }</w:instrText>
      </w:r>
      <w:r w:rsidRPr="001E7A27">
        <w:rPr>
          <w:lang w:val="en-GB"/>
        </w:rPr>
        <w:fldChar w:fldCharType="separate"/>
      </w:r>
      <w:r w:rsidR="00025FA2" w:rsidRPr="001E7A27">
        <w:rPr>
          <w:noProof/>
          <w:lang w:val="en-GB"/>
        </w:rPr>
        <w:t>(Wang et al., 2018; Terrer et al., 2019; Du et al., 2020)</w:t>
      </w:r>
      <w:r w:rsidRPr="001E7A27">
        <w:rPr>
          <w:lang w:val="en-GB"/>
        </w:rPr>
        <w:fldChar w:fldCharType="end"/>
      </w:r>
      <w:r w:rsidRPr="001E7A27">
        <w:rPr>
          <w:lang w:val="en-GB"/>
        </w:rPr>
        <w:t>. CO</w:t>
      </w:r>
      <w:r w:rsidRPr="001E7A27">
        <w:rPr>
          <w:vertAlign w:val="subscript"/>
          <w:lang w:val="en-GB"/>
        </w:rPr>
        <w:t>2</w:t>
      </w:r>
      <w:r w:rsidRPr="001E7A27">
        <w:rPr>
          <w:lang w:val="en-GB"/>
        </w:rPr>
        <w:t xml:space="preserve"> experiments collectively show that soil phosphorus is an important constraint on the CO</w:t>
      </w:r>
      <w:r w:rsidRPr="001E7A27">
        <w:rPr>
          <w:vertAlign w:val="subscript"/>
          <w:lang w:val="en-GB"/>
        </w:rPr>
        <w:t>2</w:t>
      </w:r>
      <w:r w:rsidRPr="001E7A27">
        <w:rPr>
          <w:lang w:val="en-GB"/>
        </w:rPr>
        <w:t xml:space="preserve"> fertili</w:t>
      </w:r>
      <w:ins w:id="3599" w:author="Soapbox" w:date="2021-07-16T10:13:00Z">
        <w:r w:rsidR="00953844" w:rsidRPr="001E7A27">
          <w:rPr>
            <w:lang w:val="en-GB"/>
          </w:rPr>
          <w:t>z</w:t>
        </w:r>
      </w:ins>
      <w:del w:id="3600" w:author="Soapbox" w:date="2021-07-16T10:13:00Z">
        <w:r w:rsidRPr="001E7A27" w:rsidDel="00953844">
          <w:rPr>
            <w:lang w:val="en-GB"/>
          </w:rPr>
          <w:delText>s</w:delText>
        </w:r>
      </w:del>
      <w:r w:rsidRPr="001E7A27">
        <w:rPr>
          <w:lang w:val="en-GB"/>
        </w:rPr>
        <w:t xml:space="preserve">ation effect on plant biomass </w:t>
      </w:r>
      <w:r w:rsidRPr="001E7A27">
        <w:rPr>
          <w:lang w:val="en-GB"/>
        </w:rPr>
        <w:fldChar w:fldCharType="begin" w:fldLock="1"/>
      </w:r>
      <w:r w:rsidR="00747167" w:rsidRPr="001E7A27">
        <w:rPr>
          <w:lang w:val="en-GB"/>
        </w:rPr>
        <w:instrText>ADDIN CSL_CITATION { "citationItems" : [ { "id" : "ITEM-1", "itemData" : { "DOI" : "10.1038/s41558-019-0545-2", "ISSN" : "1758-678X", "author" : [ { "dropping-particle" : "", "family" : "Terrer", "given" : "C\u00e9sar", "non-dropping-particle" : "", "parse-names" : false, "suffix" : "" }, { "dropping-particle" : "", "family" : "Jackson", "given" : "Robert B.", "non-dropping-particle" : "", "parse-names" : false, "suffix" : "" }, { "dropping-particle" : "", "family" : "Prentice", "given" : "I. Colin", "non-dropping-particle" : "", "parse-names" : false, "suffix" : "" }, { "dropping-particle" : "", "family" : "Keenan", "given" : "Trevor F.", "non-dropping-particle" : "", "parse-names" : false, "suffix" : "" }, { "dropping-particle" : "", "family" : "Kaiser", "given" : "Christina", "non-dropping-particle" : "", "parse-names" : false, "suffix" : "" }, { "dropping-particle" : "", "family" : "Vicca", "given" : "Sara", "non-dropping-particle" : "", "parse-names" : false, "suffix" : "" }, { "dropping-particle" : "", "family" : "Fisher", "given" : "Joshua B.", "non-dropping-particle" : "", "parse-names" : false, "suffix" : "" }, { "dropping-particle" : "", "family" : "Reich", "given" : "Peter B.", "non-dropping-particle" : "", "parse-names" : false, "suffix" : "" }, { "dropping-particle" : "", "family" : "Stocker", "given" : "Benjamin D.", "non-dropping-particle" : "", "parse-names" : false, "suffix" : "" }, { "dropping-particle" : "", "family" : "Hungate", "given" : "Bruce A.", "non-dropping-particle" : "", "parse-names" : false, "suffix" : "" }, { "dropping-particle" : "", "family" : "Pe\u00f1uelas", "given" : "Josep", "non-dropping-particle" : "", "parse-names" : false, "suffix" : "" }, { "dropping-particle" : "", "family" : "McCallum", "given" : "Ian", "non-dropping-particle" : "", "parse-names" : false, "suffix" : "" }, { "dropping-particle" : "", "family" : "Soudzilovskaia", "given" : "Nadejda A.", "non-dropping-particle" : "", "parse-names" : false, "suffix" : "" }, { "dropping-particle" : "", "family" : "Cernusak", "given" : "Lucas A.", "non-dropping-particle" : "", "parse-names" : false, "suffix" : "" }, { "dropping-particle" : "", "family" : "Talhelm", "given" : "Alan F.", "non-dropping-particle" : "", "parse-names" : false, "suffix" : "" }, { "dropping-particle" : "", "family" : "Sundert", "given" : "Kevin", "non-dropping-particle" : "Van", "parse-names" : false, "suffix" : "" }, { "dropping-particle" : "", "family" : "Piao", "given" : "Shilong", "non-dropping-particle" : "", "parse-names" : false, "suffix" : "" }, { "dropping-particle" : "", "family" : "Newton", "given" : "Paul C. D.", "non-dropping-particle" : "", "parse-names" : false, "suffix" : "" }, { "dropping-particle" : "", "family" : "Hovenden", "given" : "Mark J.", "non-dropping-particle" : "", "parse-names" : false, "suffix" : "" }, { "dropping-particle" : "", "family" : "Blumenthal", "given" : "Dana M.", "non-dropping-particle" : "", "parse-names" : false, "suffix" : "" }, { "dropping-particle" : "", "family" : "Liu", "given" : "Yi Y.", "non-dropping-particle" : "", "parse-names" : false, "suffix" : "" }, { "dropping-particle" : "", "family" : "M\u00fcller", "given" : "Christoph", "non-dropping-particle" : "", "parse-names" : false, "suffix" : "" }, { "dropping-particle" : "", "family" : "Winter", "given" : "Klaus", "non-dropping-particle" : "", "parse-names" : false, "suffix" : "" }, { "dropping-particle" : "", "family" : "Field", "given" : "Christopher B.", "non-dropping-particle" : "", "parse-names" : false, "suffix" : "" }, { "dropping-particle" : "", "family" : "Viechtbauer", "given" : "Wolfgang", "non-dropping-particle" : "", "parse-names" : false, "suffix" : "" }, { "dropping-particle" : "", "family" : "Lissa", "given" : "Caspar J.", "non-dropping-particle" : "Van", "parse-names" : false, "suffix" : "" }, { "dropping-particle" : "", "family" : "Hoosbeek", "given" : "Marcel R.", "non-dropping-particle" : "", "parse-names" : false, "suffix" : "" }, { "dropping-particle" : "", "family" : "Watanabe", "given" : "Makoto", "non-dropping-particle" : "", "parse-names" : false, "suffix" : "" }, { "dropping-particle" : "", "family" : "Koike", "given" : "Takayoshi", "non-dropping-particle" : "", "parse-names" : false, "suffix" : "" }, { "dropping-particle" : "", "family" : "Leshyk", "given" : "Victor O.", "non-dropping-particle" : "", "parse-names" : false, "suffix" : "" }, { "dropping-particle" : "", "family" : "Polley", "given" : "H. Wayne", "non-dropping-particle" : "", "parse-names" : false, "suffix" : "" }, { "dropping-particle" : "", "family" : "Franklin", "given" : "Oskar", "non-dropping-particle" : "", "parse-names" : false, "suffix" : "" } ], "container-title" : "Nature Climate Change", "id" : "ITEM-1", "issue" : "9", "issued" : { "date-parts" : [ [ "2019", "9", "12" ] ] }, "page" : "684-689", "title" : "Nitrogen and phosphorus constrain the CO2 fertilization of global plant biomass", "translator" : [ { "dropping-particle" : "", "family" : "L6771", "given" : "", "non-dropping-particle" : "", "parse-names" : false, "suffix" : "" } ], "type" : "article-journal", "volume" : "9" }, "uris" : [ "http://www.mendeley.com/documents/?uuid=84dfdbba-c18f-4ce9-9e7f-3804e5a4d59b" ] }, { "id" : "ITEM-2", "itemData" : { "DOI" : "10.1111/gcb.15277", "ISSN" : "1354-1013", "author" : [ { "dropping-particle" : "", "family" : "Jiang", "given" : "Mingkai", "non-dropping-particle" : "", "parse-names" : false, "suffix" : "" }, { "dropping-particle" : "", "family" : "Caldararu", "given" : "Silvia", "non-dropping-particle" : "", "parse-names" : false, "suffix" : "" }, { "dropping-particle" : "", "family" : "Zhang", "given" : "Haiyang", "non-dropping-particle" : "", "parse-names" : false, "suffix" : "" }, { "dropping-particle" : "", "family" : "Fleischer", "given" : "Katrin", "non-dropping-particle" : "", "parse-names" : false, "suffix" : "" }, { "dropping-particle" : "", "family" : "Crous", "given" : "Kristine Y.", "non-dropping-particle" : "", "parse-names" : false, "suffix" : "" }, { "dropping-particle" : "", "family" : "Yang", "given" : "Jinyan", "non-dropping-particle" : "", "parse-names" : false, "suffix" : "" }, { "dropping-particle" : "", "family" : "Kauwe", "given" : "Martin G.", "non-dropping-particle" : "De", "parse-names" : false, "suffix" : "" }, { "dropping-particle" : "", "family" : "Ellsworth", "given" : "David S.", "non-dropping-particle" : "", "parse-names" : false, "suffix" : "" }, { "dropping-particle" : "", "family" : "Reich", "given" : "Peter B.", "non-dropping-particle" : "", "parse-names" : false, "suffix" : "" }, { "dropping-particle" : "", "family" : "Tissue", "given" : "David T.", "non-dropping-particle" : "", "parse-names" : false, "suffix" : "" }, { "dropping-particle" : "", "family" : "Zaehle", "given" : "S\u00f6nke", "non-dropping-particle" : "", "parse-names" : false, "suffix" : "" }, { "dropping-particle" : "", "family" : "Medlyn", "given" : "Belinda E.", "non-dropping-particle" : "", "parse-names" : false, "suffix" : "" } ], "container-title" : "Global Change Biology", "id" : "ITEM-2", "issue" : "10", "issued" : { "date-parts" : [ [ "2020", "10", "31" ] ] }, "page" : "5856-5873", "title" : "Low phosphorus supply constrains plant responses to elevated CO 2 : A meta\u2010analysis", "translator" : [ { "dropping-particle" : "", "family" : "L6767", "given" : "", "non-dropping-particle" : "", "parse-names" : false, "suffix" : "" } ], "type" : "article-journal", "volume" : "26" }, "uris" : [ "http://www.mendeley.com/documents/?uuid=efbf7df9-4720-48ea-bc4a-fd40ca774372" ] } ], "mendeley" : { "formattedCitation" : "(Terrer et al., 2019; Jiang et al., 2020a)", "plainTextFormattedCitation" : "(Terrer et al., 2019; Jiang et al., 2020a)", "previouslyFormattedCitation" : "(Terrer et al., 2019; Jiang et al., 2020a)" }, "properties" : { "noteIndex" : 0 }, "schema" : "https://github.com/citation-style-language/schema/raw/master/csl-citation.json" }</w:instrText>
      </w:r>
      <w:r w:rsidRPr="001E7A27">
        <w:rPr>
          <w:lang w:val="en-GB"/>
        </w:rPr>
        <w:fldChar w:fldCharType="separate"/>
      </w:r>
      <w:r w:rsidR="00025FA2" w:rsidRPr="001E7A27">
        <w:rPr>
          <w:noProof/>
          <w:lang w:val="en-GB"/>
        </w:rPr>
        <w:t>(Terrer et al., 2019; Jiang et al., 2020a)</w:t>
      </w:r>
      <w:r w:rsidRPr="001E7A27">
        <w:rPr>
          <w:lang w:val="en-GB"/>
        </w:rPr>
        <w:fldChar w:fldCharType="end"/>
      </w:r>
      <w:r w:rsidRPr="001E7A27">
        <w:rPr>
          <w:lang w:val="en-GB"/>
        </w:rPr>
        <w:t xml:space="preserve">. </w:t>
      </w:r>
      <w:del w:id="3601" w:author="Soapbox" w:date="2021-07-20T09:14:00Z">
        <w:r w:rsidRPr="001E7A27" w:rsidDel="00572D03">
          <w:rPr>
            <w:lang w:val="en-GB"/>
          </w:rPr>
          <w:delText>Indeed</w:delText>
        </w:r>
      </w:del>
      <w:ins w:id="3602" w:author="Soapbox" w:date="2021-07-20T09:14:00Z">
        <w:r w:rsidR="00572D03" w:rsidRPr="001E7A27">
          <w:rPr>
            <w:lang w:val="en-GB"/>
          </w:rPr>
          <w:t>For exa</w:t>
        </w:r>
      </w:ins>
      <w:ins w:id="3603" w:author="Soapbox" w:date="2021-07-20T09:15:00Z">
        <w:r w:rsidR="00572D03" w:rsidRPr="001E7A27">
          <w:rPr>
            <w:lang w:val="en-GB"/>
          </w:rPr>
          <w:t>mple</w:t>
        </w:r>
      </w:ins>
      <w:r w:rsidRPr="001E7A27">
        <w:rPr>
          <w:lang w:val="en-GB"/>
        </w:rPr>
        <w:t xml:space="preserve">, </w:t>
      </w:r>
      <w:ins w:id="3604" w:author="Soapbox" w:date="2021-07-20T09:15:00Z">
        <w:r w:rsidR="00572D03" w:rsidRPr="001E7A27">
          <w:rPr>
            <w:lang w:val="en-GB"/>
          </w:rPr>
          <w:t>despite increases in photosynthesis after four years of CO</w:t>
        </w:r>
        <w:r w:rsidR="00572D03" w:rsidRPr="001E7A27">
          <w:rPr>
            <w:vertAlign w:val="subscript"/>
            <w:lang w:val="en-GB"/>
          </w:rPr>
          <w:t>2</w:t>
        </w:r>
        <w:r w:rsidR="00572D03" w:rsidRPr="001E7A27">
          <w:rPr>
            <w:lang w:val="en-GB"/>
          </w:rPr>
          <w:t xml:space="preserve"> exposure, </w:t>
        </w:r>
      </w:ins>
      <w:r w:rsidRPr="001E7A27">
        <w:rPr>
          <w:lang w:val="en-GB"/>
        </w:rPr>
        <w:t>a free-air CO</w:t>
      </w:r>
      <w:r w:rsidRPr="001E7A27">
        <w:rPr>
          <w:vertAlign w:val="subscript"/>
          <w:lang w:val="en-GB"/>
        </w:rPr>
        <w:t>2</w:t>
      </w:r>
      <w:r w:rsidRPr="001E7A27">
        <w:rPr>
          <w:lang w:val="en-GB"/>
        </w:rPr>
        <w:t xml:space="preserve"> enrichment experiment in a phosphorus-limited mature forest ecosystem did not find an increase in biomass production </w:t>
      </w:r>
      <w:del w:id="3605" w:author="Soapbox" w:date="2021-07-20T09:15:00Z">
        <w:r w:rsidRPr="001E7A27" w:rsidDel="00572D03">
          <w:rPr>
            <w:lang w:val="en-GB"/>
          </w:rPr>
          <w:delText>despite increases in photosynthesis after four years of CO</w:delText>
        </w:r>
        <w:r w:rsidRPr="001E7A27" w:rsidDel="00572D03">
          <w:rPr>
            <w:vertAlign w:val="subscript"/>
            <w:lang w:val="en-GB"/>
          </w:rPr>
          <w:delText>2</w:delText>
        </w:r>
        <w:r w:rsidRPr="001E7A27" w:rsidDel="00572D03">
          <w:rPr>
            <w:lang w:val="en-GB"/>
          </w:rPr>
          <w:delText xml:space="preserve"> exposure </w:delText>
        </w:r>
      </w:del>
      <w:r w:rsidRPr="001E7A27">
        <w:rPr>
          <w:lang w:val="en-GB"/>
        </w:rPr>
        <w:fldChar w:fldCharType="begin" w:fldLock="1"/>
      </w:r>
      <w:r w:rsidR="00747167" w:rsidRPr="001E7A27">
        <w:rPr>
          <w:lang w:val="en-GB"/>
        </w:rPr>
        <w:instrText>ADDIN CSL_CITATION { "citationItems" : [ { "id" : "ITEM-1", "itemData" : { "DOI" : "10.1038/s41586-020-2128-9", "ISSN" : "0028-0836", "author" : [ { "dropping-particle" : "", "family" : "Jiang", "given" : "Mingkai", "non-dropping-particle" : "", "parse-names" : false, "suffix" : "" }, { "dropping-particle" : "", "family" : "Medlyn", "given" : "Belinda E.", "non-dropping-particle" : "", "parse-names" : false, "suffix" : "" }, { "dropping-particle" : "", "family" : "Drake", "given" : "John E.", "non-dropping-particle" : "", "parse-names" : false, "suffix" : "" }, { "dropping-particle" : "", "family" : "Duursma", "given" : "Remko A.", "non-dropping-particle" : "", "parse-names" : false, "suffix" : "" }, { "dropping-particle" : "", "family" : "Anderson", "given" : "Ian C.", "non-dropping-particle" : "", "parse-names" : false, "suffix" : "" }, { "dropping-particle" : "", "family" : "Barton", "given" : "Craig V. M.", "non-dropping-particle" : "", "parse-names" : false, "suffix" : "" }, { "dropping-particle" : "", "family" : "Boer", "given" : "Matthias M.", "non-dropping-particle" : "", "parse-names" : false, "suffix" : "" }, { "dropping-particle" : "", "family" : "Carrillo", "given" : "Yolima", "non-dropping-particle" : "", "parse-names" : false, "suffix" : "" }, { "dropping-particle" : "", "family" : "Casta\u00f1eda-G\u00f3mez", "given" : "Laura", "non-dropping-particle" : "", "parse-names" : false, "suffix" : "" }, { "dropping-particle" : "", "family" : "Collins", "given" : "Luke", "non-dropping-particle" : "", "parse-names" : false, "suffix" : "" }, { "dropping-particle" : "", "family" : "Crous", "given" : "Kristine Y.", "non-dropping-particle" : "", "parse-names" : false, "suffix" : "" }, { "dropping-particle" : "", "family" : "Kauwe", "given" : "Martin G.", "non-dropping-particle" : "De", "parse-names" : false, "suffix" : "" }, { "dropping-particle" : "", "family" : "Santos", "given" : "Bruna M.", "non-dropping-particle" : "dos", "parse-names" : false, "suffix" : "" }, { "dropping-particle" : "", "family" : "Emmerson", "given" : "Kathryn M.", "non-dropping-particle" : "", "parse-names" : false, "suffix" : "" }, { "dropping-particle" : "", "family" : "Facey", "given" : "Sarah L.", "non-dropping-particle" : "", "parse-names" : false, "suffix" : "" }, { "dropping-particle" : "", "family" : "Gherlenda", "given" : "Andrew N.", "non-dropping-particle" : "", "parse-names" : false, "suffix" : "" }, { "dropping-particle" : "", "family" : "Gimeno", "given" : "Teresa E.", "non-dropping-particle" : "", "parse-names" : false, "suffix" : "" }, { "dropping-particle" : "", "family" : "Hasegawa", "given" : "Shun", "non-dropping-particle" : "", "parse-names" : false, "suffix" : "" }, { "dropping-particle" : "", "family" : "Johnson", "given" : "Scott N.", "non-dropping-particle" : "", "parse-names" : false, "suffix" : "" }, { "dropping-particle" : "", "family" : "K\u00e4nnaste", "given" : "Astrid", "non-dropping-particle" : "", "parse-names" : false, "suffix" : "" }, { "dropping-particle" : "", "family" : "Macdonald", "given" : "Catriona A.", "non-dropping-particle" : "", "parse-names" : false, "suffix" : "" }, { "dropping-particle" : "", "family" : "Mahmud", "given" : "Kashif", "non-dropping-particle" : "", "parse-names" : false, "suffix" : "" }, { "dropping-particle" : "", "family" : "Moore", "given" : "Ben D.", "non-dropping-particle" : "", "parse-names" : false, "suffix" : "" }, { "dropping-particle" : "", "family" : "Nazaries", "given" : "Lo\u00efc", "non-dropping-particle" : "", "parse-names" : false, "suffix" : "" }, { "dropping-particle" : "", "family" : "Neilson", "given" : "Elizabeth H. J.", "non-dropping-particle" : "", "parse-names" : false, "suffix" : "" }, { "dropping-particle" : "", "family" : "Nielsen", "given" : "Uffe N.", "non-dropping-particle" : "", "parse-names" : false, "suffix" : "" }, { "dropping-particle" : "", "family" : "Niinemets", "given" : "\u00dclo", "non-dropping-particle" : "", "parse-names" : false, "suffix" : "" }, { "dropping-particle" : "", "family" : "Noh", "given" : "Nam Jin", "non-dropping-particle" : "", "parse-names" : false, "suffix" : "" }, { "dropping-particle" : "", "family" : "Ochoa-Hueso", "given" : "Ra\u00fal", "non-dropping-particle" : "", "parse-names" : false, "suffix" : "" }, { "dropping-particle" : "", "family" : "Pathare", "given" : "Varsha S.", "non-dropping-particle" : "", "parse-names" : false, "suffix" : "" }, { "dropping-particle" : "", "family" : "Pendall", "given" : "Elise", "non-dropping-particle" : "", "parse-names" : false, "suffix" : "" }, { "dropping-particle" : "", "family" : "Pihlblad", "given" : "Johanna", "non-dropping-particle" : "", "parse-names" : false, "suffix" : "" }, { "dropping-particle" : "", "family" : "Pi\u00f1eiro", "given" : "Juan", "non-dropping-particle" : "", "parse-names" : false, "suffix" : "" }, { "dropping-particle" : "", "family" : "Powell", "given" : "Jeff R.", "non-dropping-particle" : "", "parse-names" : false, "suffix" : "" }, { "dropping-particle" : "", "family" : "Power", "given" : "Sally A.", "non-dropping-particle" : "", "parse-names" : false, "suffix" : "" }, { "dropping-particle" : "", "family" : "Reich", "given" : "Peter B.", "non-dropping-particle" : "", "parse-names" : false, "suffix" : "" }, { "dropping-particle" : "", "family" : "Renchon", "given" : "Alexandre A.", "non-dropping-particle" : "", "parse-names" : false, "suffix" : "" }, { "dropping-particle" : "", "family" : "Riegler", "given" : "Markus", "non-dropping-particle" : "", "parse-names" : false, "suffix" : "" }, { "dropping-particle" : "", "family" : "Rinnan", "given" : "Riikka", "non-dropping-particle" : "", "parse-names" : false, "suffix" : "" }, { "dropping-particle" : "", "family" : "Rymer", "given" : "Paul D.", "non-dropping-particle" : "", "parse-names" : false, "suffix" : "" }, { "dropping-particle" : "", "family" : "Salom\u00f3n", "given" : "Roberto L.", "non-dropping-particle" : "", "parse-names" : false, "suffix" : "" }, { "dropping-particle" : "", "family" : "Singh", "given" : "Brajesh K.", "non-dropping-particle" : "", "parse-names" : false, "suffix" : "" }, { "dropping-particle" : "", "family" : "Smith", "given" : "Benjamin", "non-dropping-particle" : "", "parse-names" : false, "suffix" : "" }, { "dropping-particle" : "", "family" : "Tjoelker", "given" : "Mark G.", "non-dropping-particle" : "", "parse-names" : false, "suffix" : "" }, { "dropping-particle" : "", "family" : "Walker", "given" : "Jennifer K. M.", "non-dropping-particle" : "", "parse-names" : false, "suffix" : "" }, { "dropping-particle" : "", "family" : "Wujeska-Klause", "given" : "Agnieszka", "non-dropping-particle" : "", "parse-names" : false, "suffix" : "" }, { "dropping-particle" : "", "family" : "Yang", "given" : "Jinyan", "non-dropping-particle" : "", "parse-names" : false, "suffix" : "" }, { "dropping-particle" : "", "family" : "Zaehle", "given" : "S\u00f6nke", "non-dropping-particle" : "", "parse-names" : false, "suffix" : "" }, { "dropping-particle" : "", "family" : "Ellsworth", "given" : "David S.", "non-dropping-particle" : "", "parse-names" : false, "suffix" : "" } ], "container-title" : "Nature", "id" : "ITEM-1", "issue" : "7802", "issued" : { "date-parts" : [ [ "2020", "4", "8" ] ] }, "page" : "227-231", "title" : "The fate of carbon in a mature forest under carbon dioxide enrichment", "translator" : [ { "dropping-particle" : "", "family" : "L6773", "given" : "", "non-dropping-particle" : "", "parse-names" : false, "suffix" : "" } ], "type" : "article-journal", "volume" : "580" }, "uris" : [ "http://www.mendeley.com/documents/?uuid=b96da62b-48d7-47e4-84ef-f0445c4cd3b3" ] } ], "mendeley" : { "formattedCitation" : "(Jiang et al., 2020b)", "plainTextFormattedCitation" : "(Jiang et al., 2020b)", "previouslyFormattedCitation" : "(Jiang et al., 2020b)" }, "properties" : { "noteIndex" : 0 }, "schema" : "https://github.com/citation-style-language/schema/raw/master/csl-citation.json" }</w:instrText>
      </w:r>
      <w:r w:rsidRPr="001E7A27">
        <w:rPr>
          <w:lang w:val="en-GB"/>
        </w:rPr>
        <w:fldChar w:fldCharType="separate"/>
      </w:r>
      <w:r w:rsidR="00025FA2" w:rsidRPr="001E7A27">
        <w:rPr>
          <w:noProof/>
          <w:lang w:val="en-GB"/>
        </w:rPr>
        <w:t>(Jiang et al., 2020b)</w:t>
      </w:r>
      <w:r w:rsidRPr="001E7A27">
        <w:rPr>
          <w:lang w:val="en-GB"/>
        </w:rPr>
        <w:fldChar w:fldCharType="end"/>
      </w:r>
      <w:r w:rsidRPr="001E7A27">
        <w:rPr>
          <w:lang w:val="en-GB"/>
        </w:rPr>
        <w:t>. The lack of free-air CO</w:t>
      </w:r>
      <w:r w:rsidRPr="001E7A27">
        <w:rPr>
          <w:vertAlign w:val="subscript"/>
          <w:lang w:val="en-GB"/>
        </w:rPr>
        <w:t>2</w:t>
      </w:r>
      <w:r w:rsidRPr="001E7A27">
        <w:rPr>
          <w:lang w:val="en-GB"/>
        </w:rPr>
        <w:t xml:space="preserve"> enrichment experiments in phosphorus-limited tropical forests </w:t>
      </w:r>
      <w:r w:rsidRPr="001E7A27">
        <w:rPr>
          <w:lang w:val="en-GB"/>
        </w:rPr>
        <w:lastRenderedPageBreak/>
        <w:t xml:space="preserve">limits our understanding </w:t>
      </w:r>
      <w:del w:id="3606" w:author="Soapbox" w:date="2021-07-20T09:15:00Z">
        <w:r w:rsidRPr="001E7A27" w:rsidDel="00572D03">
          <w:rPr>
            <w:lang w:val="en-GB"/>
          </w:rPr>
          <w:delText xml:space="preserve">on </w:delText>
        </w:r>
      </w:del>
      <w:ins w:id="3607" w:author="Soapbox" w:date="2021-07-20T09:15:00Z">
        <w:r w:rsidR="00572D03" w:rsidRPr="001E7A27">
          <w:rPr>
            <w:lang w:val="en-GB"/>
          </w:rPr>
          <w:t xml:space="preserve">of </w:t>
        </w:r>
      </w:ins>
      <w:r w:rsidRPr="001E7A27">
        <w:rPr>
          <w:lang w:val="en-GB"/>
        </w:rPr>
        <w:t xml:space="preserve">the role of </w:t>
      </w:r>
      <w:r w:rsidR="00C94183" w:rsidRPr="001E7A27">
        <w:rPr>
          <w:lang w:val="en-GB"/>
        </w:rPr>
        <w:t>phosphorus</w:t>
      </w:r>
      <w:r w:rsidRPr="001E7A27">
        <w:rPr>
          <w:lang w:val="en-GB"/>
        </w:rPr>
        <w:t xml:space="preserve"> availability in constraining the CO</w:t>
      </w:r>
      <w:r w:rsidRPr="001E7A27">
        <w:rPr>
          <w:vertAlign w:val="subscript"/>
          <w:lang w:val="en-GB"/>
        </w:rPr>
        <w:t>2</w:t>
      </w:r>
      <w:r w:rsidRPr="001E7A27">
        <w:rPr>
          <w:lang w:val="en-GB"/>
        </w:rPr>
        <w:t xml:space="preserve"> fertili</w:t>
      </w:r>
      <w:ins w:id="3608" w:author="Soapbox" w:date="2021-07-16T10:14:00Z">
        <w:r w:rsidR="00953844" w:rsidRPr="001E7A27">
          <w:rPr>
            <w:lang w:val="en-GB"/>
          </w:rPr>
          <w:t>z</w:t>
        </w:r>
      </w:ins>
      <w:del w:id="3609" w:author="Soapbox" w:date="2021-07-16T10:14:00Z">
        <w:r w:rsidRPr="001E7A27" w:rsidDel="00953844">
          <w:rPr>
            <w:lang w:val="en-GB"/>
          </w:rPr>
          <w:delText>s</w:delText>
        </w:r>
      </w:del>
      <w:r w:rsidRPr="001E7A27">
        <w:rPr>
          <w:lang w:val="en-GB"/>
        </w:rPr>
        <w:t xml:space="preserve">ation effect globally </w:t>
      </w:r>
      <w:r w:rsidRPr="001E7A27">
        <w:rPr>
          <w:lang w:val="en-GB"/>
        </w:rPr>
        <w:fldChar w:fldCharType="begin" w:fldLock="1"/>
      </w:r>
      <w:r w:rsidR="00747167" w:rsidRPr="001E7A27">
        <w:rPr>
          <w:lang w:val="en-GB"/>
        </w:rPr>
        <w:instrText>ADDIN CSL_CITATION { "citationItems" : [ { "id" : "ITEM-1", "itemData" : { "DOI" : "10.1111/nph.13593", "ISSN" : "0028646X", "author" : [ { "dropping-particle" : "", "family" : "Norby", "given" : "Richard J.", "non-dropping-particle" : "", "parse-names" : false, "suffix" : "" }, { "dropping-particle" : "", "family" : "Kauwe", "given" : "Martin G.", "non-dropping-particle" : "De", "parse-names" : false, "suffix" : "" }, { "dropping-particle" : "", "family" : "Domingues", "given" : "Tomas F.", "non-dropping-particle" : "", "parse-names" : false, "suffix" : "" }, { "dropping-particle" : "", "family" : "Duursma", "given" : "Remko A.", "non-dropping-particle" : "", "parse-names" : false, "suffix" : "" }, { "dropping-particle" : "", "family" : "Ellsworth", "given" : "David S.", "non-dropping-particle" : "", "parse-names" : false, "suffix" : "" }, { "dropping-particle" : "", "family" : "Goll", "given" : "Daniel S.", "non-dropping-particle" : "", "parse-names" : false, "suffix" : "" }, { "dropping-particle" : "", "family" : "Lapola", "given" : "David M.", "non-dropping-particle" : "", "parse-names" : false, "suffix" : "" }, { "dropping-particle" : "", "family" : "Luus", "given" : "Kristina A.", "non-dropping-particle" : "", "parse-names" : false, "suffix" : "" }, { "dropping-particle" : "", "family" : "MacKenzie", "given" : "A. Rob", "non-dropping-particle" : "", "parse-names" : false, "suffix" : "" }, { "dropping-particle" : "", "family" : "Medlyn", "given" : "Belinda E.", "non-dropping-particle" : "", "parse-names" : false, "suffix" : "" }, { "dropping-particle" : "", "family" : "Pavlick", "given" : "Ryan", "non-dropping-particle" : "", "parse-names" : false, "suffix" : "" }, { "dropping-particle" : "", "family" : "Rammig", "given" : "Anja", "non-dropping-particle" : "", "parse-names" : false, "suffix" : "" }, { "dropping-particle" : "", "family" : "Smith", "given" : "Benjamin", "non-dropping-particle" : "", "parse-names" : false, "suffix" : "" }, { "dropping-particle" : "", "family" : "Thomas", "given" : "Rick", "non-dropping-particle" : "", "parse-names" : false, "suffix" : "" }, { "dropping-particle" : "", "family" : "Thonicke", "given" : "Kirsten", "non-dropping-particle" : "", "parse-names" : false, "suffix" : "" }, { "dropping-particle" : "", "family" : "Walker", "given" : "Anthony P.", "non-dropping-particle" : "", "parse-names" : false, "suffix" : "" }, { "dropping-particle" : "", "family" : "Yang", "given" : "Xiaojuan", "non-dropping-particle" : "", "parse-names" : false, "suffix" : "" }, { "dropping-particle" : "", "family" : "Zaehle", "given" : "S\u00f6nke", "non-dropping-particle" : "", "parse-names" : false, "suffix" : "" } ], "container-title" : "New Phytologist", "id" : "ITEM-1", "issue" : "1", "issued" : { "date-parts" : [ [ "2016", "1" ] ] }, "page" : "17-28", "title" : "Model-data synthesis for the next generation of forest free-air CO2 enrichment (FACE) experiments", "translator" : [ { "dropping-particle" : "", "family" : "L6734", "given" : "", "non-dropping-particle" : "", "parse-names" : false, "suffix" : "" } ], "type" : "article-journal", "volume" : "209" }, "uris" : [ "http://www.mendeley.com/documents/?uuid=50cd83d1-46cf-4985-86b1-44dd07941d80" ] }, { "id" : "ITEM-2", "itemData" : { "DOI" : "10.1038/s41561-019-0404-9", "ISSN" : "1752-0908", "abstract" : "Global terrestrial models currently predict that the Amazon rainforest will continue to act as a carbon sink in the future, primarily owing to the rising atmospheric carbon dioxide (CO2) concentration. Soil phosphorus impoverishment in parts of the Amazon basin largely controls its functioning, but the role of phosphorus availability has not been considered in global model ensembles\u2014for example, during the Fifth Climate Model Intercomparison Project. Here we simulate the planned free-air CO2 enrichment experiment AmazonFACE with an ensemble of 14 terrestrial ecosystem models. We show that phosphorus availability reduces the projected CO2-induced biomass carbon growth by about 50% to 79\u2009\u00b1\u200963\u2009g\u2009C\u2009m\u22122\u2009yr\u22121 over 15 years compared to estimates from carbon and carbon\u2013nitrogen models. Our results suggest that the resilience of the region to climate change may be much less than previously assumed. Variation in the biomass carbon response among the phosphorus-enabled models is considerable, ranging from 5 to 140\u2009g\u2009C\u2009m\u22122\u2009yr\u22121, owing to the contrasting plant phosphorus use and acquisition strategies considered among the models. The Amazon forest response thus depends on the interactions and relative contributions of the phosphorus acquisition and use strategies across individuals, and to what extent these processes can be upregulated under elevated CO2.", "author" : [ { "dropping-particle" : "", "family" : "Fleischer", "given" : "Katrin", "non-dropping-particle" : "", "parse-names" : false, "suffix" : "" }, { "dropping-particle" : "", "family" : "Rammig", "given" : "Anja", "non-dropping-particle" : "", "parse-names" : false, "suffix" : "" }, { "dropping-particle" : "", "family" : "Kauwe", "given" : "Martin G", "non-dropping-particle" : "De", "parse-names" : false, "suffix" : "" }, { "dropping-particle" : "", "family" : "Walker", "given" : "Anthony P", "non-dropping-particle" : "", "parse-names" : false, "suffix" : "" }, { "dropping-particle" : "", "family" : "Domingues", "given" : "Tomas F", "non-dropping-particle" : "", "parse-names" : false, "suffix" : "" }, { "dropping-particle" : "", "family" : "Fuchslueger", "given" : "Lucia", "non-dropping-particle" : "", "parse-names" : false, "suffix" : "" }, { "dropping-particle" : "", "family" : "Garcia", "given" : "Sabrina", "non-dropping-particle" : "", "parse-names" : false, "suffix" : "" }, { "dropping-particle" : "", "family" : "Goll", "given" : "Daniel S", "non-dropping-particle" : "", "parse-names" : false, "suffix" : "" }, { "dropping-particle" : "", "family" : "Grandis", "given" : "Adriana", "non-dropping-particle" : "", "parse-names" : false, "suffix" : "" }, { "dropping-particle" : "", "family" : "Jiang", "given" : "Mingkai", "non-dropping-particle" : "", "parse-names" : false, "suffix" : "" }, { "dropping-particle" : "", "family" : "Haverd", "given" : "Vanessa", "non-dropping-particle" : "", "parse-names" : false, "suffix" : "" }, { "dropping-particle" : "", "family" : "Hofhansl", "given" : "Florian", "non-dropping-particle" : "", "parse-names" : false, "suffix" : "" }, { "dropping-particle" : "", "family" : "Holm", "given" : "Jennifer A", "non-dropping-particle" : "", "parse-names" : false, "suffix" : "" }, { "dropping-particle" : "", "family" : "Kruijt", "given" : "Bart", "non-dropping-particle" : "", "parse-names" : false, "suffix" : "" }, { "dropping-particle" : "", "family" : "Leung", "given" : "Felix", "non-dropping-particle" : "", "parse-names" : false, "suffix" : "" }, { "dropping-particle" : "", "family" : "Medlyn", "given" : "Belinda E", "non-dropping-particle" : "", "parse-names" : false, "suffix" : "" }, { "dropping-particle" : "", "family" : "Mercado", "given" : "Lina M", "non-dropping-particle" : "", "parse-names" : false, "suffix" : "" }, { "dropping-particle" : "", "family" : "Norby", "given" : "Richard J", "non-dropping-particle" : "", "parse-names" : false, "suffix" : "" }, { "dropping-particle" : "", "family" : "Pak", "given" : "Bernard", "non-dropping-particle" : "", "parse-names" : false, "suffix" : "" }, { "dropping-particle" : "", "family" : "Randow", "given" : "Celso", "non-dropping-particle" : "von", "parse-names" : false, "suffix" : "" }, { "dropping-particle" : "", "family" : "Quesada", "given" : "Carlos A", "non-dropping-particle" : "", "parse-names" : false, "suffix" : "" }, { "dropping-particle" : "", "family" : "Schaap", "given" : "Karst J", "non-dropping-particle" : "", "parse-names" : false, "suffix" : "" }, { "dropping-particle" : "", "family" : "Valverde-Barrantes", "given" : "Oscar J", "non-dropping-particle" : "", "parse-names" : false, "suffix" : "" }, { "dropping-particle" : "", "family" : "Wang", "given" : "Ying-Ping", "non-dropping-particle" : "", "parse-names" : false, "suffix" : "" }, { "dropping-particle" : "", "family" : "Yang", "given" : "Xiaojuan", "non-dropping-particle" : "", "parse-names" : false, "suffix" : "" }, { "dropping-particle" : "", "family" : "Zaehle", "given" : "S\u00f6nke", "non-dropping-particle" : "", "parse-names" : false, "suffix" : "" }, { "dropping-particle" : "", "family" : "Zhu", "given" : "Qing", "non-dropping-particle" : "", "parse-names" : false, "suffix" : "" }, { "dropping-particle" : "", "family" : "Lapola", "given" : "David M", "non-dropping-particle" : "", "parse-names" : false, "suffix" : "" } ], "container-title" : "Nature Geoscience", "id" : "ITEM-2", "issue" : "9", "issued" : { "date-parts" : [ [ "2019" ] ] }, "page" : "736-741", "title" : "Amazon forest response to CO2 fertilization dependent on plant phosphorus acquisition", "translator" : [ { "dropping-particle" : "", "family" : "L6076", "given" : "", "non-dropping-particle" : "", "parse-names" : false, "suffix" : "" } ], "type" : "article-journal", "volume" : "12" }, "uris" : [ "http://www.mendeley.com/documents/?uuid=26da5a03-4da3-4949-ba56-eae01c4a3b07" ] } ], "mendeley" : { "formattedCitation" : "(Norby et al., 2016; Fleischer et al., 2019)", "plainTextFormattedCitation" : "(Norby et al., 2016; Fleischer et al., 2019)", "previouslyFormattedCitation" : "(Norby et al., 2016; Fleischer et al., 2019)" }, "properties" : { "noteIndex" : 0 }, "schema" : "https://github.com/citation-style-language/schema/raw/master/csl-citation.json" }</w:instrText>
      </w:r>
      <w:r w:rsidRPr="001E7A27">
        <w:rPr>
          <w:lang w:val="en-GB"/>
        </w:rPr>
        <w:fldChar w:fldCharType="separate"/>
      </w:r>
      <w:r w:rsidR="00025FA2" w:rsidRPr="001E7A27">
        <w:rPr>
          <w:noProof/>
          <w:lang w:val="en-GB"/>
        </w:rPr>
        <w:t>(Norby et al., 2016; Fleischer et al., 2019)</w:t>
      </w:r>
      <w:r w:rsidRPr="001E7A27">
        <w:rPr>
          <w:lang w:val="en-GB"/>
        </w:rPr>
        <w:fldChar w:fldCharType="end"/>
      </w:r>
      <w:r w:rsidRPr="001E7A27">
        <w:rPr>
          <w:lang w:val="en-GB"/>
        </w:rPr>
        <w:t xml:space="preserve">. Models accounting for the effects of </w:t>
      </w:r>
      <w:r w:rsidR="00C94183" w:rsidRPr="001E7A27">
        <w:rPr>
          <w:lang w:val="en-GB"/>
        </w:rPr>
        <w:t>phosphorus</w:t>
      </w:r>
      <w:r w:rsidRPr="001E7A27">
        <w:rPr>
          <w:lang w:val="en-GB"/>
        </w:rPr>
        <w:t xml:space="preserve"> availability, in addition to </w:t>
      </w:r>
      <w:r w:rsidR="00C94183" w:rsidRPr="001E7A27">
        <w:rPr>
          <w:lang w:val="en-GB"/>
        </w:rPr>
        <w:t>nitrogen</w:t>
      </w:r>
      <w:r w:rsidRPr="001E7A27">
        <w:rPr>
          <w:lang w:val="en-GB"/>
        </w:rPr>
        <w:t>, generally show an even stronger reduction of the response of ecosystem carbon storage to elevated CO</w:t>
      </w:r>
      <w:r w:rsidRPr="001E7A27">
        <w:rPr>
          <w:rStyle w:val="AR6BodyTextCar"/>
          <w:rFonts w:cs="Times New Roman"/>
          <w:vertAlign w:val="subscript"/>
          <w:lang w:val="en-GB"/>
        </w:rPr>
        <w:t xml:space="preserve">2 </w:t>
      </w:r>
      <w:commentRangeStart w:id="3610"/>
      <w:r w:rsidRPr="001E7A27">
        <w:rPr>
          <w:rStyle w:val="AR6BodyTextCar"/>
          <w:rFonts w:cs="Times New Roman"/>
          <w:vertAlign w:val="subscript"/>
          <w:lang w:val="en-GB"/>
        </w:rPr>
        <w:fldChar w:fldCharType="begin" w:fldLock="1"/>
      </w:r>
      <w:ins w:id="3611" w:author="Robin Matthews" w:date="2021-06-17T17:57:00Z">
        <w:r w:rsidR="00D66569" w:rsidRPr="001E7A27">
          <w:rPr>
            <w:rStyle w:val="AR6BodyTextCar"/>
            <w:rFonts w:cs="Times New Roman"/>
            <w:vertAlign w:val="subscript"/>
            <w:lang w:val="en-GB"/>
          </w:rPr>
          <w:instrText>ADDIN CSL_CITATION { "citationItems" : [ { "id" : "ITEM-1", "itemData" : { "DOI" : "10.1029/2019JG005082", "ISSN" : "2169-8953", "author" : [ { "dropping-particle" : "", "family" : "Yang", "given" : "Xiaojuan", "non-dropping-particle" : "", "parse-names" : false, "suffix" : "" }, { "dropping-particle" : "", "family" : "Ricciuto", "given" : "Daniel M.", "non-dropping-particle" : "", "parse-names" : false, "suffix" : "" }, { "dropping-particle" : "", "family" : "Thornton", "given" : "Peter E.", "non-dropping-particle" : "", "parse-names" : false, "suffix" : "" }, { "dropping-particle" : "", "family" : "Shi", "given" : "Xiaoying", "non-dropping-particle" : "", "parse-names" : false, "suffix" : "" }, { "dropping-particle" : "", "family" : "Xu", "given" : "Min", "non-dropping-particle" : "", "parse-names" : false, "suffix" : "" }, { "dropping-particle" : "", "family" : "Hoffman", "given" : "Forrest", "non-dropping-particle" : "", "parse-names" : false, "suffix" : "" }, { "dropping-particle" : "", "family" : "Norby", "given" : "Richard J.", "non-dropping-particle" : "", "parse-names" : false, "suffix" : "" } ], "container-title" : "Journal of Geophysical Research: Biogeosciences", "id" : "ITEM-1", "issue" : "12", "issued" : { "date-parts" : [ [ "2019", "12", "4" ] ] }, "page" : "3686-3698", "title" : "The Effects of Phosphorus Cycle Dynamics on Carbon Sources and Sinks in the Amazon Region: A Modeling Study Using ELM v1", "translator" : [ { "dropping-particle" : "", "family" : "L6774", "given" : "", "non-dropping-particle" : "", "parse-names" : false, "suffix" : "" } ], "type" : "article-journal", "volume" : "124" }, "uris" : [ "http://www.mendeley.com/documents/?uuid=c2ca7fd5-25f9-4fc4-82a1-3795dea0eed9" ] }, { "id" : "ITEM-2", "itemData" : { "DOI" : "10.5194/bg-9-3547-2012", "ISSN" : "1726-4189", "abstract" : "Abstract.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Biosphere\u2013Atmosphere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 "author" : [ { "dropping-particle" : "", "family" : "Goll", "given" : "D S", "non-dropping-particle" : "", "parse-names" : false, "suffix" : "" }, { "dropping-particle" : "", "family" : "Brovkin", "given" : "V", "non-dropping-particle" : "", "parse-names" : false, "suffix" : "" }, { "dropping-particle" : "", "family" : "Parida", "given" : "B R", "non-dropping-particle" : "", "parse-names" : false, "suffix" : "" }, { "dropping-particle" : "", "family" : "Reick", "given" : "C H", "non-dropping-particle" : "", "parse-names" : false, "suffix" : "" }, { "dropping-particle" : "", "family" : "Kattge", "given" : "J", "non-dropping-particle" : "", "parse-names" : false, "suffix" : "" }, { "dropping-particle" : "", "family" : "Reich", "given" : "P B", "non-dropping-particle" : "", "parse-names" : false, "suffix" : "" }, { "dropping-particle" : "", "family" : "Bodegom", "given" : "P M", "non-dropping-particle" : "van", "parse-names" : false, "suffix" : "" }, { "dropping-particle" : "", "family" : "Niinemets", "given" : "\u00dc", "non-dropping-particle" : "", "parse-names" : false, "suffix" : "" } ], "container-title" : "Biogeosciences", "id" : "ITEM-2", "issue" : "9", "issued" : { "date-parts" : [ [ "2012", "9", "6" ] ] }, "page" : "3547-3569", "title" : "Nutrient limitation reduces land carbon uptake in simulations with a model of combined carbon, nitrogen and phosphorus cycling", "translator" : [ { "dropping-particle" : "", "family" : "L3907", "given" : "", "non-dropping-particle" : "", "parse-names" : false, "suffix" : "" } ], "type" : "article-journal", "volume" : "9" }, "uris" : [ "http://www.mendeley.com/documents/?uuid=804b7a9e-0fba-4d55-b0d0-238f597f5ed7" ] }, { "id" : "ITEM-3", "itemData" : { "DOI" : "10.1002/2013GL058352", "ISSN" : "00948276", "author" : [ { "dropping-particle" : "", "family" : "Zhang", "given" : "Q.", "non-dropping-particle" : "", "parse-names" : false, "suffix" : "" }, { "dropping-particle" : "", "family" : "Wang", "given" : "Y. P.", "non-dropping-particle" : "", "parse-names" : false, "suffix" : "" }, { "dropping-particle" : "", "family" : "Matear", "given" : "R. J.", "non-dropping-particle" : "", "parse-names" : false, "suffix" : "" }, { "dropping-particle" : "", "family" : "Pitman", "given" : "A. J.", "non-dropping-particle" : "", "parse-names" : false, "suffix" : "" }, { "dropping-particle" : "", "family" : "Dai", "given" : "Y. J.", "non-dropping-particle" : "", "parse-names" : false, "suffix" : "" } ], "container-title" : "Geophysical Research Letters", "id" : "ITEM-3", "issue" : "2", "issued" : { "date-parts" : [ [ "2014", "1", "28" ] ] }, "page" : "632-637", "title" : "Nitrogen and phosphorous limitations significantly reduce future allowable CO 2 emissions", "translator" : [ { "dropping-particle" : "", "family" : "L4868", "given" : "", "non-dropping-particle" : "", "parse-names" : false, "suffix" : "" } ], "type" : "article-journal", "volume" : "41" }, "uris" : [ "http://www.mendeley.com/documents/?uuid=3a198981-38c7-4529-996f-a42ef9841821" ] } ], "mendeley" : { "formattedCitation" : "(Goll et al., 2012; Zhang et al., 2014; Yang et al., 2019b)", "manualFormatting" : "(Goll et al., 2012; Zhang et al., 2014; X. Yang et al., 2019)", "plainTextFormattedCitation" : "(Goll et al., 2012; Zhang et al., 2014; Yang et al., 2019b)", "previouslyFormattedCitation" : "(Goll et al., 2012; Zhang et al., 2014; Yang et al., 2019b)" }, "properties" : { "noteIndex" : 0 }, "schema" : "https://github.com/citation-style-language/schema/raw/master/csl-citation.json" }</w:instrText>
        </w:r>
      </w:ins>
      <w:del w:id="3612" w:author="Robin Matthews" w:date="2021-06-17T17:57:00Z">
        <w:r w:rsidR="00747167" w:rsidRPr="001E7A27" w:rsidDel="00D66569">
          <w:rPr>
            <w:rStyle w:val="AR6BodyTextCar"/>
            <w:rFonts w:cs="Times New Roman"/>
            <w:vertAlign w:val="subscript"/>
            <w:lang w:val="en-GB"/>
          </w:rPr>
          <w:delInstrText>ADDIN CSL_CITATION { "citationItems" : [ { "id" : "ITEM-1", "itemData" : { "DOI" : "10.1029/2019JG005082", "ISSN" : "2169-8953", "author" : [ { "dropping-particle" : "", "family" : "Yang", "given" : "Xiaojuan", "non-dropping-particle" : "", "parse-names" : false, "suffix" : "" }, { "dropping-particle" : "", "family" : "Ricciuto", "given" : "Daniel M.", "non-dropping-particle" : "", "parse-names" : false, "suffix" : "" }, { "dropping-particle" : "", "family" : "Thornton", "given" : "Peter E.", "non-dropping-particle" : "", "parse-names" : false, "suffix" : "" }, { "dropping-particle" : "", "family" : "Shi", "given" : "Xiaoying", "non-dropping-particle" : "", "parse-names" : false, "suffix" : "" }, { "dropping-particle" : "", "family" : "Xu", "given" : "Min", "non-dropping-particle" : "", "parse-names" : false, "suffix" : "" }, { "dropping-particle" : "", "family" : "Hoffman", "given" : "Forrest", "non-dropping-particle" : "", "parse-names" : false, "suffix" : "" }, { "dropping-particle" : "", "family" : "Norby", "given" : "Richard J.", "non-dropping-particle" : "", "parse-names" : false, "suffix" : "" } ], "container-title" : "Journal of Geophysical Research: Biogeosciences", "id" : "ITEM-1", "issue" : "12", "issued" : { "date-parts" : [ [ "2019", "12", "4" ] ] }, "page" : "3686-3698", "title" : "The Effects of Phosphorus Cycle Dynamics on Carbon Sources and Sinks in the Amazon Region: A Modeling Study Using ELM v1", "translator" : [ { "dropping-particle" : "", "family" : "L6774", "given" : "", "non-dropping-particle" : "", "parse-names" : false, "suffix" : "" } ], "type" : "article-journal", "volume" : "124" }, "uris" : [ "http://www.mendeley.com/documents/?uuid=c2ca7fd5-25f9-4fc4-82a1-3795dea0eed9" ] }, { "id" : "ITEM-2", "itemData" : { "DOI" : "10.5194/bg-9-3547-2012", "ISSN" : "1726-4189", "abstract" : "Abstract.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Biosphere\u2013Atmosphere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 "author" : [ { "dropping-particle" : "", "family" : "Goll", "given" : "D S", "non-dropping-particle" : "", "parse-names" : false, "suffix" : "" }, { "dropping-particle" : "", "family" : "Brovkin", "given" : "V", "non-dropping-particle" : "", "parse-names" : false, "suffix" : "" }, { "dropping-particle" : "", "family" : "Parida", "given" : "B R", "non-dropping-particle" : "", "parse-names" : false, "suffix" : "" }, { "dropping-particle" : "", "family" : "Reick", "given" : "C H", "non-dropping-particle" : "", "parse-names" : false, "suffix" : "" }, { "dropping-particle" : "", "family" : "Kattge", "given" : "J", "non-dropping-particle" : "", "parse-names" : false, "suffix" : "" }, { "dropping-particle" : "", "family" : "Reich", "given" : "P B", "non-dropping-particle" : "", "parse-names" : false, "suffix" : "" }, { "dropping-particle" : "", "family" : "Bodegom", "given" : "P M", "non-dropping-particle" : "van", "parse-names" : false, "suffix" : "" }, { "dropping-particle" : "", "family" : "Niinemets", "given" : "\u00dc", "non-dropping-particle" : "", "parse-names" : false, "suffix" : "" } ], "container-title" : "Biogeosciences", "id" : "ITEM-2", "issue" : "9", "issued" : { "date-parts" : [ [ "2012", "9", "6" ] ] }, "page" : "3547-3569", "title" : "Nutrient limitation reduces land carbon uptake in simulations with a model of combined carbon, nitrogen and phosphorus cycling", "translator" : [ { "dropping-particle" : "", "family" : "L3907", "given" : "", "non-dropping-particle" : "", "parse-names" : false, "suffix" : "" } ], "type" : "article-journal", "volume" : "9" }, "uris" : [ "http://www.mendeley.com/documents/?uuid=804b7a9e-0fba-4d55-b0d0-238f597f5ed7" ] }, { "id" : "ITEM-3", "itemData" : { "DOI" : "10.1002/2013GL058352", "ISSN" : "00948276", "author" : [ { "dropping-particle" : "", "family" : "Zhang", "given" : "Q.", "non-dropping-particle" : "", "parse-names" : false, "suffix" : "" }, { "dropping-particle" : "", "family" : "Wang", "given" : "Y. P.", "non-dropping-particle" : "", "parse-names" : false, "suffix" : "" }, { "dropping-particle" : "", "family" : "Matear", "given" : "R. J.", "non-dropping-particle" : "", "parse-names" : false, "suffix" : "" }, { "dropping-particle" : "", "family" : "Pitman", "given" : "A. J.", "non-dropping-particle" : "", "parse-names" : false, "suffix" : "" }, { "dropping-particle" : "", "family" : "Dai", "given" : "Y. J.", "non-dropping-particle" : "", "parse-names" : false, "suffix" : "" } ], "container-title" : "Geophysical Research Letters", "id" : "ITEM-3", "issue" : "2", "issued" : { "date-parts" : [ [ "2014", "1", "28" ] ] }, "page" : "632-637", "title" : "Nitrogen and phosphorous limitations significantly reduce future allowable CO 2 emissions", "translator" : [ { "dropping-particle" : "", "family" : "L4868", "given" : "", "non-dropping-particle" : "", "parse-names" : false, "suffix" : "" } ], "type" : "article-journal", "volume" : "41" }, "uris" : [ "http://www.mendeley.com/documents/?uuid=3a198981-38c7-4529-996f-a42ef9841821" ] } ], "mendeley" : { "formattedCitation" : "(Goll et al., 2012; Zhang et al., 2014; Yang et al., 2019b)", "plainTextFormattedCitation" : "(Goll et al., 2012; Zhang et al., 2014; Yang et al., 2019b)", "previouslyFormattedCitation" : "(Goll et al., 2012; Zhang et al., 2014; Yang et al., 2019b)" }, "properties" : { "noteIndex" : 0 }, "schema" : "https://github.com/citation-style-language/schema/raw/master/csl-citation.json" }</w:delInstrText>
        </w:r>
      </w:del>
      <w:r w:rsidRPr="001E7A27">
        <w:rPr>
          <w:rStyle w:val="AR6BodyTextCar"/>
          <w:rFonts w:cs="Times New Roman"/>
          <w:vertAlign w:val="subscript"/>
          <w:lang w:val="en-GB"/>
        </w:rPr>
        <w:fldChar w:fldCharType="separate"/>
      </w:r>
      <w:r w:rsidR="00025FA2" w:rsidRPr="001E7A27">
        <w:rPr>
          <w:rStyle w:val="AR6BodyTextCar"/>
          <w:rFonts w:cs="Times New Roman"/>
          <w:noProof/>
          <w:lang w:val="en-GB"/>
        </w:rPr>
        <w:t xml:space="preserve">(Goll et al., 2012; Zhang et al., 2014; </w:t>
      </w:r>
      <w:ins w:id="3613" w:author="Robin Matthews" w:date="2021-06-17T17:57:00Z">
        <w:r w:rsidR="00D66569" w:rsidRPr="001E7A27">
          <w:rPr>
            <w:rStyle w:val="AR6BodyTextCar"/>
            <w:rFonts w:cs="Times New Roman"/>
            <w:noProof/>
            <w:lang w:val="en-GB"/>
          </w:rPr>
          <w:t xml:space="preserve">X. </w:t>
        </w:r>
      </w:ins>
      <w:r w:rsidR="00025FA2" w:rsidRPr="001E7A27">
        <w:rPr>
          <w:rStyle w:val="AR6BodyTextCar"/>
          <w:rFonts w:cs="Times New Roman"/>
          <w:noProof/>
          <w:lang w:val="en-GB"/>
        </w:rPr>
        <w:t>Yang et al., 2019</w:t>
      </w:r>
      <w:del w:id="3614" w:author="Robin Matthews" w:date="2021-06-17T17:57:00Z">
        <w:r w:rsidR="00025FA2" w:rsidRPr="001E7A27" w:rsidDel="00D66569">
          <w:rPr>
            <w:rStyle w:val="AR6BodyTextCar"/>
            <w:rFonts w:cs="Times New Roman"/>
            <w:noProof/>
            <w:lang w:val="en-GB"/>
          </w:rPr>
          <w:delText>b</w:delText>
        </w:r>
      </w:del>
      <w:r w:rsidR="00025FA2" w:rsidRPr="001E7A27">
        <w:rPr>
          <w:rStyle w:val="AR6BodyTextCar"/>
          <w:rFonts w:cs="Times New Roman"/>
          <w:noProof/>
          <w:lang w:val="en-GB"/>
        </w:rPr>
        <w:t>)</w:t>
      </w:r>
      <w:r w:rsidRPr="001E7A27">
        <w:rPr>
          <w:rStyle w:val="AR6BodyTextCar"/>
          <w:rFonts w:cs="Times New Roman"/>
          <w:vertAlign w:val="subscript"/>
          <w:lang w:val="en-GB"/>
        </w:rPr>
        <w:fldChar w:fldCharType="end"/>
      </w:r>
      <w:commentRangeEnd w:id="3610"/>
      <w:r w:rsidR="00025FA2" w:rsidRPr="001E7A27">
        <w:rPr>
          <w:rStyle w:val="CommentReference"/>
          <w:lang w:val="en-GB"/>
        </w:rPr>
        <w:commentReference w:id="3610"/>
      </w:r>
      <w:r w:rsidRPr="001E7A27">
        <w:rPr>
          <w:rStyle w:val="AR6BodyTextCar"/>
          <w:rFonts w:cs="Times New Roman"/>
          <w:lang w:val="en-GB"/>
        </w:rPr>
        <w:t xml:space="preserve">. Insufficient data and uncertainties in the process formulation cause large uncertainty in </w:t>
      </w:r>
      <w:r w:rsidRPr="001E7A27">
        <w:rPr>
          <w:lang w:val="en-GB"/>
        </w:rPr>
        <w:t xml:space="preserve">the magnitude of this effect </w:t>
      </w:r>
      <w:r w:rsidRPr="001E7A27">
        <w:rPr>
          <w:lang w:val="en-GB"/>
        </w:rPr>
        <w:fldChar w:fldCharType="begin" w:fldLock="1"/>
      </w:r>
      <w:r w:rsidR="00747167" w:rsidRPr="001E7A27">
        <w:rPr>
          <w:lang w:val="en-GB"/>
        </w:rPr>
        <w:instrText>ADDIN CSL_CITATION { "citationItems" : [ { "id" : "ITEM-1", "itemData" : { "DOI" : "10.1111/gcb.13268", "ISBN" : "7034894671", "ISSN" : "13541013", "PMID" : "26946185", "abstract" : "The response of terrestrial ecosystems to rising atmospheric CO2 concentration (Ca ), particularly under nutrient limited conditions, is a major uncertainty in Earth System models. The Eucalyptus Free-Air CO2 Enrichment (EucFACE) experiment, recently established in a nutrient-and water-limited woodland, presents a unique opportunity to address this uncertainty, but can best do so if key model uncertainties have been identified in advance. We applied seven vegetation models, which have previously been comprehensively assessed against earlier forest FACE experiments, to simulate a priori possible outcomes from EucFACE. Our goals were to provide quantitative projections against which to evaluate data as they are collected, and to identify key measurements that should be made in the experiment to allow discrimination among alternative model assumptions in a post-experiment model intercomparison. Simulated responses of annual net primary productivity (NPP) to elevated Ca ranged from 0.5 to 25% across models. The simulated reduction of NPP during a low rainfall year also varied widely, from 24% to 70%. Key processes where assumptions caused disagreement among models included nutrient limitations to growth; feedbacks to nutrient uptake; autotrophic respiration; and the impact of low soil moisture availability on plant processes. Knowledge of the causes of variation among models is now guiding data collection in the experiment, with the expectation that the experimental data can optimally inform future model improvements. This article is protected by copyright. All rights reserved.", "author" : [ { "dropping-particle" : "", "family" : "Medlyn", "given" : "Belinda E.", "non-dropping-particle" : "", "parse-names" : false, "suffix" : "" }, { "dropping-particle" : "", "family" : "Kauwe", "given" : "Martin G.", "non-dropping-particle" : "De", "parse-names" : false, "suffix" : "" }, { "dropping-particle" : "", "family" : "Zaehle", "given" : "S\u00f6nke", "non-dropping-particle" : "", "parse-names" : false, "suffix" : "" }, { "dropping-particle" : "", "family" : "Walker", "given" : "Anthony P.", "non-dropping-particle" : "", "parse-names" : false, "suffix" : "" }, { "dropping-particle" : "", "family" : "Duursma", "given" : "Remko A.", "non-dropping-particle" : "", "parse-names" : false, "suffix" : "" }, { "dropping-particle" : "", "family" : "Luus", "given" : "Kristina", "non-dropping-particle" : "", "parse-names" : false, "suffix" : "" }, { "dropping-particle" : "", "family" : "Mishurov", "given" : "Mikhail", "non-dropping-particle" : "", "parse-names" : false, "suffix" : "" }, { "dropping-particle" : "", "family" : "Pak", "given" : "Bernard", "non-dropping-particle" : "", "parse-names" : false, "suffix" : "" }, { "dropping-particle" : "", "family" : "Smith", "given" : "Benjamin", "non-dropping-particle" : "", "parse-names" : false, "suffix" : "" }, { "dropping-particle" : "", "family" : "Wang", "given" : "Ying-Ping", "non-dropping-particle" : "", "parse-names" : false, "suffix" : "" }, { "dropping-particle" : "", "family" : "Yang", "given" : "Xiaojuan", "non-dropping-particle" : "", "parse-names" : false, "suffix" : "" }, { "dropping-particle" : "", "family" : "Crous", "given" : "Kristine Y.", "non-dropping-particle" : "", "parse-names" : false, "suffix" : "" }, { "dropping-particle" : "", "family" : "Drake", "given" : "John E.", "non-dropping-particle" : "", "parse-names" : false, "suffix" : "" }, { "dropping-particle" : "", "family" : "Gimeno", "given" : "Teresa E.", "non-dropping-particle" : "", "parse-names" : false, "suffix" : "" }, { "dropping-particle" : "", "family" : "Macdonald", "given" : "Catriona A.", "non-dropping-particle" : "", "parse-names" : false, "suffix" : "" }, { "dropping-particle" : "", "family" : "Norby", "given" : "Richard J.", "non-dropping-particle" : "", "parse-names" : false, "suffix" : "" }, { "dropping-particle" : "", "family" : "Power", "given" : "Sally A.", "non-dropping-particle" : "", "parse-names" : false, "suffix" : "" }, { "dropping-particle" : "", "family" : "Tjoelker", "given" : "Mark G.", "non-dropping-particle" : "", "parse-names" : false, "suffix" : "" }, { "dropping-particle" : "", "family" : "Ellsworth", "given" : "David S.", "non-dropping-particle" : "", "parse-names" : false, "suffix" : "" } ], "container-title" : "Global Change Biology", "id" : "ITEM-1", "issue" : "8", "issued" : { "date-parts" : [ [ "2016", "8" ] ] }, "page" : "2834-2851", "title" : "Using models to guide field experiments: a priori predictions for the CO2 response of a nutrient- and water-limited native Eucalypt woodland", "translator" : [ { "dropping-particle" : "", "family" : "L6735", "given" : "", "non-dropping-particle" : "", "parse-names" : false, "suffix" : "" } ], "type" : "article-journal", "volume" : "22" }, "uris" : [ "http://www.mendeley.com/documents/?uuid=065b95d8-d2ad-40b9-b7b4-7884326df3d5" ] }, { "id" : "ITEM-2", "itemData" : { "DOI" : "10.1038/s41561-019-0404-9", "ISSN" : "1752-0908", "abstract" : "Global terrestrial models currently predict that the Amazon rainforest will continue to act as a carbon sink in the future, primarily owing to the rising atmospheric carbon dioxide (CO2) concentration. Soil phosphorus impoverishment in parts of the Amazon basin largely controls its functioning, but the role of phosphorus availability has not been considered in global model ensembles\u2014for example, during the Fifth Climate Model Intercomparison Project. Here we simulate the planned free-air CO2 enrichment experiment AmazonFACE with an ensemble of 14 terrestrial ecosystem models. We show that phosphorus availability reduces the projected CO2-induced biomass carbon growth by about 50% to 79\u2009\u00b1\u200963\u2009g\u2009C\u2009m\u22122\u2009yr\u22121 over 15 years compared to estimates from carbon and carbon\u2013nitrogen models. Our results suggest that the resilience of the region to climate change may be much less than previously assumed. Variation in the biomass carbon response among the phosphorus-enabled models is considerable, ranging from 5 to 140\u2009g\u2009C\u2009m\u22122\u2009yr\u22121, owing to the contrasting plant phosphorus use and acquisition strategies considered among the models. The Amazon forest response thus depends on the interactions and relative contributions of the phosphorus acquisition and use strategies across individuals, and to what extent these processes can be upregulated under elevated CO2.", "author" : [ { "dropping-particle" : "", "family" : "Fleischer", "given" : "Katrin", "non-dropping-particle" : "", "parse-names" : false, "suffix" : "" }, { "dropping-particle" : "", "family" : "Rammig", "given" : "Anja", "non-dropping-particle" : "", "parse-names" : false, "suffix" : "" }, { "dropping-particle" : "", "family" : "Kauwe", "given" : "Martin G", "non-dropping-particle" : "De", "parse-names" : false, "suffix" : "" }, { "dropping-particle" : "", "family" : "Walker", "given" : "Anthony P", "non-dropping-particle" : "", "parse-names" : false, "suffix" : "" }, { "dropping-particle" : "", "family" : "Domingues", "given" : "Tomas F", "non-dropping-particle" : "", "parse-names" : false, "suffix" : "" }, { "dropping-particle" : "", "family" : "Fuchslueger", "given" : "Lucia", "non-dropping-particle" : "", "parse-names" : false, "suffix" : "" }, { "dropping-particle" : "", "family" : "Garcia", "given" : "Sabrina", "non-dropping-particle" : "", "parse-names" : false, "suffix" : "" }, { "dropping-particle" : "", "family" : "Goll", "given" : "Daniel S", "non-dropping-particle" : "", "parse-names" : false, "suffix" : "" }, { "dropping-particle" : "", "family" : "Grandis", "given" : "Adriana", "non-dropping-particle" : "", "parse-names" : false, "suffix" : "" }, { "dropping-particle" : "", "family" : "Jiang", "given" : "Mingkai", "non-dropping-particle" : "", "parse-names" : false, "suffix" : "" }, { "dropping-particle" : "", "family" : "Haverd", "given" : "Vanessa", "non-dropping-particle" : "", "parse-names" : false, "suffix" : "" }, { "dropping-particle" : "", "family" : "Hofhansl", "given" : "Florian", "non-dropping-particle" : "", "parse-names" : false, "suffix" : "" }, { "dropping-particle" : "", "family" : "Holm", "given" : "Jennifer A", "non-dropping-particle" : "", "parse-names" : false, "suffix" : "" }, { "dropping-particle" : "", "family" : "Kruijt", "given" : "Bart", "non-dropping-particle" : "", "parse-names" : false, "suffix" : "" }, { "dropping-particle" : "", "family" : "Leung", "given" : "Felix", "non-dropping-particle" : "", "parse-names" : false, "suffix" : "" }, { "dropping-particle" : "", "family" : "Medlyn", "given" : "Belinda E", "non-dropping-particle" : "", "parse-names" : false, "suffix" : "" }, { "dropping-particle" : "", "family" : "Mercado", "given" : "Lina M", "non-dropping-particle" : "", "parse-names" : false, "suffix" : "" }, { "dropping-particle" : "", "family" : "Norby", "given" : "Richard J", "non-dropping-particle" : "", "parse-names" : false, "suffix" : "" }, { "dropping-particle" : "", "family" : "Pak", "given" : "Bernard", "non-dropping-particle" : "", "parse-names" : false, "suffix" : "" }, { "dropping-particle" : "", "family" : "Randow", "given" : "Celso", "non-dropping-particle" : "von", "parse-names" : false, "suffix" : "" }, { "dropping-particle" : "", "family" : "Quesada", "given" : "Carlos A", "non-dropping-particle" : "", "parse-names" : false, "suffix" : "" }, { "dropping-particle" : "", "family" : "Schaap", "given" : "Karst J", "non-dropping-particle" : "", "parse-names" : false, "suffix" : "" }, { "dropping-particle" : "", "family" : "Valverde-Barrantes", "given" : "Oscar J", "non-dropping-particle" : "", "parse-names" : false, "suffix" : "" }, { "dropping-particle" : "", "family" : "Wang", "given" : "Ying-Ping", "non-dropping-particle" : "", "parse-names" : false, "suffix" : "" }, { "dropping-particle" : "", "family" : "Yang", "given" : "Xiaojuan", "non-dropping-particle" : "", "parse-names" : false, "suffix" : "" }, { "dropping-particle" : "", "family" : "Zaehle", "given" : "S\u00f6nke", "non-dropping-particle" : "", "parse-names" : false, "suffix" : "" }, { "dropping-particle" : "", "family" : "Zhu", "given" : "Qing", "non-dropping-particle" : "", "parse-names" : false, "suffix" : "" }, { "dropping-particle" : "", "family" : "Lapola", "given" : "David M", "non-dropping-particle" : "", "parse-names" : false, "suffix" : "" } ], "container-title" : "Nature Geoscience", "id" : "ITEM-2", "issue" : "9", "issued" : { "date-parts" : [ [ "2019" ] ] }, "page" : "736-741", "title" : "Amazon forest response to CO2 fertilization dependent on plant phosphorus acquisition", "translator" : [ { "dropping-particle" : "", "family" : "L6076", "given" : "", "non-dropping-particle" : "", "parse-names" : false, "suffix" : "" } ], "type" : "article-journal", "volume" : "12" }, "uris" : [ "http://www.mendeley.com/documents/?uuid=26da5a03-4da3-4949-ba56-eae01c4a3b07", "http://www.mendeley.com/documents/?uuid=9304bb7f-7f92-4059-a1b8-c6f30984f216" ] } ], "mendeley" : { "formattedCitation" : "(Medlyn et al., 2016; Fleischer et al., 2019)", "manualFormatting" : "(Medlyn et al., 2016; Fleischer et al., 2019)", "plainTextFormattedCitation" : "(Medlyn et al., 2016; Fleischer et al., 2019)", "previouslyFormattedCitation" : "(Medlyn et al., 2016; Fleischer et al., 2019)" }, "properties" : { "noteIndex" : 0 }, "schema" : "https://github.com/citation-style-language/schema/raw/master/csl-citation.json" }</w:instrText>
      </w:r>
      <w:r w:rsidRPr="001E7A27">
        <w:rPr>
          <w:lang w:val="en-GB"/>
        </w:rPr>
        <w:fldChar w:fldCharType="separate"/>
      </w:r>
      <w:r w:rsidR="00025FA2" w:rsidRPr="001E7A27">
        <w:rPr>
          <w:noProof/>
          <w:lang w:val="en-GB"/>
        </w:rPr>
        <w:t>(Medlyn et al., 2016; Fleischer et al., 2019)</w:t>
      </w:r>
      <w:r w:rsidRPr="001E7A27">
        <w:rPr>
          <w:lang w:val="en-GB"/>
        </w:rPr>
        <w:fldChar w:fldCharType="end"/>
      </w:r>
      <w:r w:rsidRPr="001E7A27">
        <w:rPr>
          <w:lang w:val="en-GB"/>
        </w:rPr>
        <w:t>.</w:t>
      </w:r>
    </w:p>
    <w:p w14:paraId="79A3E898" w14:textId="77777777" w:rsidR="00D75FC8" w:rsidRPr="001E7A27" w:rsidRDefault="00D75FC8" w:rsidP="005C7F25">
      <w:pPr>
        <w:pStyle w:val="AR6BodyText"/>
        <w:rPr>
          <w:lang w:val="en-GB"/>
        </w:rPr>
      </w:pPr>
    </w:p>
    <w:p w14:paraId="201EF978" w14:textId="5BE8CCCD" w:rsidR="00D75FC8" w:rsidRPr="001E7A27" w:rsidRDefault="00D75FC8" w:rsidP="005C7F25">
      <w:pPr>
        <w:pStyle w:val="AR6BodyText"/>
        <w:rPr>
          <w:noProof/>
          <w:color w:val="000000" w:themeColor="text1"/>
          <w:lang w:val="en-GB" w:eastAsia="en-US"/>
        </w:rPr>
      </w:pPr>
      <w:r w:rsidRPr="001E7A27">
        <w:rPr>
          <w:lang w:val="en-GB"/>
        </w:rPr>
        <w:t>Consistent with AR5</w:t>
      </w:r>
      <w:r w:rsidR="00D412F7" w:rsidRPr="001E7A27">
        <w:rPr>
          <w:lang w:val="en-GB"/>
        </w:rPr>
        <w:t xml:space="preserve"> (WGI, Section 6.4.2)</w:t>
      </w:r>
      <w:r w:rsidRPr="001E7A27">
        <w:rPr>
          <w:lang w:val="en-GB"/>
        </w:rPr>
        <w:t>, the CO</w:t>
      </w:r>
      <w:r w:rsidRPr="001E7A27">
        <w:rPr>
          <w:rStyle w:val="AR6BodyTextCar"/>
          <w:rFonts w:cs="Times New Roman"/>
          <w:vertAlign w:val="subscript"/>
          <w:lang w:val="en-GB"/>
        </w:rPr>
        <w:t>2</w:t>
      </w:r>
      <w:r w:rsidRPr="001E7A27">
        <w:rPr>
          <w:lang w:val="en-GB"/>
        </w:rPr>
        <w:t xml:space="preserve"> fertili</w:t>
      </w:r>
      <w:ins w:id="3615" w:author="Soapbox" w:date="2021-07-16T10:14:00Z">
        <w:r w:rsidR="00953844" w:rsidRPr="001E7A27">
          <w:rPr>
            <w:lang w:val="en-GB"/>
          </w:rPr>
          <w:t>z</w:t>
        </w:r>
      </w:ins>
      <w:del w:id="3616" w:author="Soapbox" w:date="2021-07-16T10:14:00Z">
        <w:r w:rsidRPr="001E7A27" w:rsidDel="00953844">
          <w:rPr>
            <w:lang w:val="en-GB"/>
          </w:rPr>
          <w:delText>s</w:delText>
        </w:r>
      </w:del>
      <w:r w:rsidRPr="001E7A27">
        <w:rPr>
          <w:lang w:val="en-GB"/>
        </w:rPr>
        <w:t>ation effect</w:t>
      </w:r>
      <w:r w:rsidRPr="001E7A27">
        <w:rPr>
          <w:vertAlign w:val="subscript"/>
          <w:lang w:val="en-GB"/>
        </w:rPr>
        <w:t xml:space="preserve"> </w:t>
      </w:r>
      <w:r w:rsidRPr="001E7A27">
        <w:rPr>
          <w:lang w:val="en-GB"/>
        </w:rPr>
        <w:t>is the dominant cause for the projected increase in land carbon uptake between 1860 and 2100 in ESMs (Figures 5.2</w:t>
      </w:r>
      <w:r w:rsidR="007C6078" w:rsidRPr="001E7A27">
        <w:rPr>
          <w:lang w:val="en-GB"/>
        </w:rPr>
        <w:t>6</w:t>
      </w:r>
      <w:del w:id="3617" w:author="Ian Blenkinsop" w:date="2021-07-28T14:14:00Z">
        <w:r w:rsidRPr="001E7A27" w:rsidDel="0084286B">
          <w:rPr>
            <w:lang w:val="en-GB"/>
          </w:rPr>
          <w:delText xml:space="preserve">, </w:delText>
        </w:r>
      </w:del>
      <w:ins w:id="3618" w:author="Ian Blenkinsop" w:date="2021-07-28T14:14:00Z">
        <w:r w:rsidR="0084286B" w:rsidRPr="001E7A27">
          <w:rPr>
            <w:lang w:val="en-GB"/>
          </w:rPr>
          <w:t xml:space="preserve"> and </w:t>
        </w:r>
      </w:ins>
      <w:r w:rsidRPr="001E7A27">
        <w:rPr>
          <w:lang w:val="en-GB"/>
        </w:rPr>
        <w:t>5.2</w:t>
      </w:r>
      <w:r w:rsidR="007C6078" w:rsidRPr="001E7A27">
        <w:rPr>
          <w:lang w:val="en-GB"/>
        </w:rPr>
        <w:t>7</w:t>
      </w:r>
      <w:del w:id="3619" w:author="Ian Blenkinsop" w:date="2021-07-28T14:14:00Z">
        <w:r w:rsidRPr="001E7A27" w:rsidDel="0084286B">
          <w:rPr>
            <w:lang w:val="en-GB"/>
          </w:rPr>
          <w:delText xml:space="preserve">; </w:delText>
        </w:r>
      </w:del>
      <w:ins w:id="3620" w:author="Ian Blenkinsop" w:date="2021-07-28T14:14:00Z">
        <w:r w:rsidR="0084286B" w:rsidRPr="001E7A27">
          <w:rPr>
            <w:lang w:val="en-GB"/>
          </w:rPr>
          <w:t xml:space="preserve">, and </w:t>
        </w:r>
      </w:ins>
      <w:r w:rsidRPr="001E7A27">
        <w:rPr>
          <w:lang w:val="en-GB"/>
        </w:rPr>
        <w:t>Table 5.5</w:t>
      </w:r>
      <w:r w:rsidR="006D281F" w:rsidRPr="001E7A27">
        <w:rPr>
          <w:lang w:val="en-GB"/>
        </w:rPr>
        <w:t>;</w:t>
      </w:r>
      <w:r w:rsidRPr="001E7A27">
        <w:rPr>
          <w:lang w:val="en-GB"/>
        </w:rPr>
        <w:t xml:space="preserve"> </w:t>
      </w:r>
      <w:commentRangeStart w:id="3621"/>
      <w:r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"manualFormatting" : "Arora et al., 2020)", "plainTextFormattedCitation" : "(Arora et al., 2020)", "previouslyFormattedCitation" : "(Arora et al., 2020)"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2020)</w:t>
      </w:r>
      <w:r w:rsidRPr="001E7A27">
        <w:rPr>
          <w:lang w:val="en-GB"/>
        </w:rPr>
        <w:fldChar w:fldCharType="end"/>
      </w:r>
      <w:commentRangeEnd w:id="3621"/>
      <w:r w:rsidR="00025FA2" w:rsidRPr="001E7A27">
        <w:rPr>
          <w:rStyle w:val="CommentReference"/>
          <w:lang w:val="en-GB"/>
        </w:rPr>
        <w:commentReference w:id="3621"/>
      </w:r>
      <w:r w:rsidRPr="001E7A27">
        <w:rPr>
          <w:lang w:val="en-GB"/>
        </w:rPr>
        <w:t>. In the CMIP6 ensemble, the increase of land carbon storage due to CO</w:t>
      </w:r>
      <w:r w:rsidRPr="001E7A27">
        <w:rPr>
          <w:vertAlign w:val="subscript"/>
          <w:lang w:val="en-GB"/>
        </w:rPr>
        <w:t xml:space="preserve">2 </w:t>
      </w:r>
      <w:r w:rsidRPr="001E7A27">
        <w:rPr>
          <w:lang w:val="en-GB"/>
        </w:rPr>
        <w:t>fertili</w:t>
      </w:r>
      <w:ins w:id="3622" w:author="Soapbox" w:date="2021-07-16T10:14:00Z">
        <w:r w:rsidR="00953844" w:rsidRPr="001E7A27">
          <w:rPr>
            <w:lang w:val="en-GB"/>
          </w:rPr>
          <w:t>z</w:t>
        </w:r>
      </w:ins>
      <w:del w:id="3623" w:author="Soapbox" w:date="2021-07-16T10:14:00Z">
        <w:r w:rsidRPr="001E7A27" w:rsidDel="00953844">
          <w:rPr>
            <w:lang w:val="en-GB"/>
          </w:rPr>
          <w:delText>s</w:delText>
        </w:r>
      </w:del>
      <w:r w:rsidRPr="001E7A27">
        <w:rPr>
          <w:lang w:val="en-GB"/>
        </w:rPr>
        <w:t>ation is a global phenomenon but is strongest in the tropics (Figure 5.2</w:t>
      </w:r>
      <w:r w:rsidR="007C6078" w:rsidRPr="001E7A27">
        <w:rPr>
          <w:lang w:val="en-GB"/>
        </w:rPr>
        <w:t>6</w:t>
      </w:r>
      <w:r w:rsidRPr="001E7A27">
        <w:rPr>
          <w:lang w:val="en-GB"/>
        </w:rPr>
        <w:t xml:space="preserve">). The resulting increase of productivity is a key driver of increases in vegetation and soil carbon storage. However, consistent with earlier findings </w:t>
      </w:r>
      <w:r w:rsidRPr="001E7A27">
        <w:rPr>
          <w:lang w:val="en-GB"/>
        </w:rPr>
        <w:fldChar w:fldCharType="begin" w:fldLock="1"/>
      </w:r>
      <w:r w:rsidR="00747167" w:rsidRPr="001E7A27">
        <w:rPr>
          <w:lang w:val="en-GB"/>
        </w:rPr>
        <w:instrText>ADDIN CSL_CITATION { "citationItems" : [ { "id" : "ITEM-1", "itemData" : { "DOI" : "10.1073/pnas.1222477110", "ISSN" : "0027-8424", "abstract" : "Future climate change and increasing atmospheric CO2 are expected to cause major changes in vegetation structure and function over large fractions of the global land surface. Seven global vegetation models are used to analyze possible responses to future climate simulated by a range of general circulation models run under all four representative concentration pathway scenarios of changing concentrations of greenhouse gases. All 110 simulations predict an increase in global vegetation carbon to 2100, but with substantial variation between vegetation models. For example, at 4 $\\,^{\\circ}$C of global land surface warming (510--758 ppm of CO2), vegetation carbon increases by 52--477 Pg C (224 Pg C mean), mainly due to CO2 fertilization of photosynthesis. Simulations agree on large regional increases across much of the boreal forest, western Amazonia, central Africa, western China, and southeast Asia, with reductions across southwestern North America, central South America, southern Mediterranean areas, southwestern Africa, and southwestern Australia. Four vegetation models display discontinuities across 4 $\\,^{\\circ}$C of warming, indicating global thresholds in the balance of positive and negative influences on productivity and biomass. In contrast to previous global vegetation model studies, we emphasize the importance of uncertainties in projected changes in carbon residence times. We find, when all seven models are considered for one representative concentration pathway \u00d7 general circulation model combination, such uncertainties explain 30% more variation in modeled vegetation carbon change than responses of net primary productivity alone, increasing to 151% for non-HYBRID4 models. A change in research priorities away from production and toward structural dynamics and demographic processes is recommended.", "author" : [ { "dropping-particle" : "", "family" : "Friend", "given" : "Andrew D", "non-dropping-particle" : "", "parse-names" : false, "suffix" : "" }, { "dropping-particle" : "", "family" : "Lucht", "given" : "Wolfgang", "non-dropping-particle" : "", "parse-names" : false, "suffix" : "" }, { "dropping-particle" : "", "family" : "Rademacher", "given" : "Tim T", "non-dropping-particle" : "", "parse-names" : false, "suffix" : "" }, { "dropping-particle" : "", "family" : "Keribin", "given" : "Rozenn", "non-dropping-particle" : "", "parse-names" : false, "suffix" : "" }, { "dropping-particle" : "", "family" : "Betts", "given" : "Richard", "non-dropping-particle" : "", "parse-names" : false, "suffix" : "" }, { "dropping-particle" : "", "family" : "Cadule", "given" : "Patricia", "non-dropping-particle" : "", "parse-names" : false, "suffix" : "" }, { "dropping-particle" : "", "family" : "Ciais", "given" : "Philippe", "non-dropping-particle" : "", "parse-names" : false, "suffix" : "" }, { "dropping-particle" : "", "family" : "Clark", "given" : "Douglas B", "non-dropping-particle" : "", "parse-names" : false, "suffix" : "" }, { "dropping-particle" : "", "family" : "Dankers", "given" : "Rutger", "non-dropping-particle" : "", "parse-names" : false, "suffix" : "" }, { "dropping-particle" : "", "family" : "Falloon", "given" : "Pete D", "non-dropping-particle" : "", "parse-names" : false, "suffix" : "" }, { "dropping-particle" : "", "family" : "Ito", "given" : "Akihiko", "non-dropping-particle" : "", "parse-names" : false, "suffix" : "" }, { "dropping-particle" : "", "family" : "Kahana", "given" : "Ron", "non-dropping-particle" : "", "parse-names" : false, "suffix" : "" }, { "dropping-particle" : "", "family" : "Kleidon", "given" : "Axel", "non-dropping-particle" : "", "parse-names" : false, "suffix" : "" }, { "dropping-particle" : "", "family" : "Lomas", "given" : "Mark R", "non-dropping-particle" : "", "parse-names" : false, "suffix" : "" }, { "dropping-particle" : "", "family" : "Nishina", "given" : "Kazuya", "non-dropping-particle" : "", "parse-names" : false, "suffix" : "" }, { "dropping-particle" : "", "family" : "Ostberg", "given" : "Sebastian", "non-dropping-particle" : "", "parse-names" : false, "suffix" : "" }, { "dropping-particle" : "", "family" : "Pavlick", "given" : "Ryan", "non-dropping-particle" : "", "parse-names" : false, "suffix" : "" }, { "dropping-particle" : "", "family" : "Peylin", "given" : "Philippe", "non-dropping-particle" : "", "parse-names" : false, "suffix" : "" }, { "dropping-particle" : "", "family" : "Schaphoff", "given" : "Sibyll", "non-dropping-particle" : "", "parse-names" : false, "suffix" : "" }, { "dropping-particle" : "", "family" : "Vuichard", "given" : "Nicolas", "non-dropping-particle" : "", "parse-names" : false, "suffix" : "" }, { "dropping-particle" : "", "family" : "Warszawski", "given" : "Lila", "non-dropping-particle" : "", "parse-names" : false, "suffix" : "" }, { "dropping-particle" : "", "family" : "Wiltshire", "given" : "Andy", "non-dropping-particle" : "", "parse-names" : false, "suffix" : "" }, { "dropping-particle" : "", "family" : "Woodward", "given" : "F Ian", "non-dropping-particle" : "", "parse-names" : false, "suffix" : "" } ], "container-title" : "Proceedings of the National Academy of Sciences", "id" : "ITEM-1", "issue" : "9", "issued" : { "date-parts" : [ [ "2014", "3", "4" ] ] }, "page" : "3280-3285", "title" : "Carbon residence time dominates uncertainty in terrestrial vegetation responses to future climate and atmospheric CO2", "translator" : [ { "dropping-particle" : "", "family" : "L3996", "given" : "", "non-dropping-particle" : "", "parse-names" : false, "suffix" : "" } ], "type" : "article-journal", "volume" : "111" }, "uris" : [ "http://www.mendeley.com/documents/?uuid=c399d76e-b4a8-4a11-9052-6f2cfdb7b967" ] }, { "id" : "ITEM-2", "itemData" : { "DOI" : "10.1175/JCLI-D-13-00177.1", "ISSN" : "0894-8755", "abstract" : "AbstractCarbon uptake by land and ocean as a biogeochemical response to increasing atmospheric CO2 concentration is called concentration?carbon feedback and is one of the carbon cycle feedbacks of the global climate. This feedback can have a major impact on climate projections with an uncertain magnitude. This paper focuses on the concentration?carbon feedback in terrestrial ecosystems, analyzing the mechanisms and strength of the feedback reproduced by Earth system models (ESMs) participating in phase 5 of the Coupled Model Intercomparison Project. It is confirmed that multiple ESMs driven by a common scenario show a large spread of concentration?carbon feedback strength among models. Examining the behavior of the carbon fluxes and pools of the models showed that the sensitivity of plant productivity to elevated CO2 is likely the key to reduce the spread, although increasing CO2 stimulates other carbon cycle processes. Simulations with a single ESM driven by different CO2 pathways demonstrated that carbon accumulation increases in scenarios with slower CO2 increase rates. Using both numerical and analytical approaches, the study showed that the difference among CO2 scenarios is a time lag of terrestrial carbon pools in response to atmospheric CO2 increase?a high rate of CO2 increase results in smaller carbon accumulations than that in an equilibrium state of a given CO2 concentration. These results demonstrate that the current quantities for concentration?carbon feedback are incapable of capturing the feedback dependency on the carbon storage state and suggest that the concentration feedback can be larger for future scenarios where the CO2 growth rate is reduced.", "author" : [ { "dropping-particle" : "", "family" : "Hajima", "given" : "Tomohiro", "non-dropping-particle" : "", "parse-names" : false, "suffix" : "" }, { "dropping-particle" : "", "family" : "Tachiiri", "given" : "Kaoru", "non-dropping-particle" : "", "parse-names" : false, "suffix" : "" }, { "dropping-particle" : "", "family" : "Ito", "given" : "Akihiko", "non-dropping-particle" : "", "parse-names" : false, "suffix" : "" }, { "dropping-particle" : "", "family" : "Kawamiya", "given" : "Michio", "non-dropping-particle" : "", "parse-names" : false, "suffix" : "" } ], "container-title" : "Journal of Climate", "id" : "ITEM-2", "issue" : "9", "issued" : { "date-parts" : [ [ "2014", "5", "3" ] ] }, "note" : "doi: 10.1175/JCLI-D-13-00177.1", "page" : "3425-3445", "publisher" : "American Meteorological Society", "title" : "Uncertainty of concentration\u2013terrestrial carbon feedback in Earth System Models*", "translator" : [ { "dropping-particle" : "", "family" : "L4830", "given" : "", "non-dropping-particle" : "", "parse-names" : false, "suffix" : "" } ], "type" : "article-journal", "volume" : "27" }, "uris" : [ "http://www.mendeley.com/documents/?uuid=3e8469c3-83b9-4978-b206-0316c57ba385" ] }, { "id" : "ITEM-3", "itemData" : { "DOI" : "10.5194/bg-10-1717-2013", "ISBN" : "1726-4189", "ISSN" : "1726-4189", "abstract" : "Abstract. Stocks of soil organic carbon represent a large component of the carbon cycle that may participate in climate change feedbacks, particularly on decadal and centennial timescales. For Earth system models (ESMs), the ability to accurately represent the global distribution of existing soil carbon stocks is a prerequisite for accurately predicting future carbon\u2013climate feedbacks. We compared soil carbon simulations from 11 model centers to empirical data from the Harmonized World Soil Database (HWSD) and the Northern Circumpolar Soil Carbon Database (NCSCD). Model estimates of global soil carbon stocks ranged from 510 to 3040 Pg C, compared to an estimate of 1260 Pg C (with a 95% confidence interval of 890\u20131660 Pg C) from the HWSD. Model simulations for the high northern latitudes fell between 60 and 820 Pg C, compared to 500 Pg C (with a 95% confidence interval of 380\u2013620 Pg C) for the NCSCD and 290 Pg C for the HWSD. Global soil carbon varied 5.9 fold across models in response to a 2.6-fold variation in global net primary productivity (NPP) and a 3.6-fold variation in global soil carbon turnover times. Model\u2013data agreement was moderate at the biome level (R2 values ranged from 0.38 to 0.97 with a mean of 0.75); however, the spatial distribution of soil carbon simulated by the ESMs at the 1&amp;deg; scale was not well correlated with the HWSD (Pearson correlation coefficients less than 0.4 and root mean square errors from 9.4 to 20.8 kg C m&amp;minus;2). In northern latitudes where the two data sets overlapped, agreement between the HWSD and the NCSCD was poor (Pearson correlation coefficient 0.33), indicating uncertainty in empirical estimates of soil carbon. We found that a reduced complexity model dependent on NPP and soil temperature explained much of the 1&amp;deg; spatial variation in soil carbon within most ESMs (R2 values between 0.62 and 0.93 for 9 of 11 model centers). However, the same reduced complexity model only explained 10% of the spatial variation in HWSD soil carbon when driven by observations of NPP and temperature, implying that other drivers or processes may be more important in explaining observed soil carbon distributions. The reduced complexity model also showed that differences in simulated soil carbon across ESMs were driven by differences in simulated NPP and the parameterization of soil heterotrophic respiration (inter-model R2 = 0.93), not by structural differences between the models. Overall, our results suggest that despite fai\u2026", "author" : [ { "dropping-particle" : "", "family" : "Todd-Brown", "given" : "K E O", "non-dropping-particle" : "", "parse-names" : false, "suffix" : "" }, { "dropping-particle" : "", "family" : "Randerson", "given" : "J T", "non-dropping-particle" : "", "parse-names" : false, "suffix" : "" }, { "dropping-particle" : "", "family" : "Post", "given" : "W M", "non-dropping-particle" : "", "parse-names" : false, "suffix" : "" }, { "dropping-particle" : "", "family" : "Hoffman", "given" : "F M", "non-dropping-particle" : "", "parse-names" : false, "suffix" : "" }, { "dropping-particle" : "", "family" : "Tarnocai", "given" : "C", "non-dropping-particle" : "", "parse-names" : false, "suffix" : "" }, { "dropping-particle" : "", "family" : "Schuur", "given" : "E A G", "non-dropping-particle" : "", "parse-names" : false, "suffix" : "" }, { "dropping-particle" : "", "family" : "Allison", "given" : "S D", "non-dropping-particle" : "", "parse-names" : false, "suffix" : "" } ], "container-title" : "Biogeosciences", "id" : "ITEM-3", "issue" : "3", "issued" : { "date-parts" : [ [ "2013", "3", "13" ] ] }, "page" : "1717-1736", "publisher" : "Copernicus Publications", "title" : "Causes of variation in soil carbon simulations from CMIP5 Earth system models and comparison with observations", "translator" : [ { "dropping-particle" : "", "family" : "L3988", "given" : "", "non-dropping-particle" : "", "parse-names" : false, "suffix" : "" } ], "type" : "article-journal", "volume" : "10" }, "uris" : [ "http://www.mendeley.com/documents/?uuid=196bf520-d299-463e-9b8d-861ce12df6f7" ] } ], "mendeley" : { "formattedCitation" : "(Todd-Brown et al., 2013; Friend et al., 2014; Hajima et al., 2014)", "manualFormatting" : "(Todd-Brown et al., 2013; Friend et al., 2014; Hajima et al., 2014)", "plainTextFormattedCitation" : "(Todd-Brown et al., 2013; Friend et al., 2014; Hajima et al., 2014)", "previouslyFormattedCitation" : "(Todd-Brown et al., 2013; Friend et al., 2014; Hajima et al., 2014)" }, "properties" : { "noteIndex" : 0 }, "schema" : "https://github.com/citation-style-language/schema/raw/master/csl-citation.json" }</w:instrText>
      </w:r>
      <w:r w:rsidRPr="001E7A27">
        <w:rPr>
          <w:lang w:val="en-GB"/>
        </w:rPr>
        <w:fldChar w:fldCharType="separate"/>
      </w:r>
      <w:r w:rsidR="00025FA2" w:rsidRPr="001E7A27">
        <w:rPr>
          <w:noProof/>
          <w:lang w:val="en-GB"/>
        </w:rPr>
        <w:t>(Todd-Brown et al., 2013; Friend et al., 2014; Hajima et al., 2014)</w:t>
      </w:r>
      <w:r w:rsidRPr="001E7A27">
        <w:rPr>
          <w:lang w:val="en-GB"/>
        </w:rPr>
        <w:fldChar w:fldCharType="end"/>
      </w:r>
      <w:r w:rsidRPr="001E7A27">
        <w:rPr>
          <w:lang w:val="en-GB"/>
        </w:rPr>
        <w:t>, processes affecting vegetation carbon-use efficiency and turnover</w:t>
      </w:r>
      <w:ins w:id="3624" w:author="Soapbox" w:date="2021-07-20T09:16:00Z">
        <w:r w:rsidR="00572D03" w:rsidRPr="001E7A27">
          <w:rPr>
            <w:lang w:val="en-GB"/>
          </w:rPr>
          <w:t>,</w:t>
        </w:r>
      </w:ins>
      <w:r w:rsidRPr="001E7A27">
        <w:rPr>
          <w:lang w:val="en-GB"/>
        </w:rPr>
        <w:t xml:space="preserve"> such as allocation changes, mortality, and vegetation structural changes, as well as the pre-industrial soil carbon turnover time, also play an important role </w:t>
      </w:r>
      <w:r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2020)</w:t>
      </w:r>
      <w:r w:rsidRPr="001E7A27">
        <w:rPr>
          <w:lang w:val="en-GB"/>
        </w:rPr>
        <w:fldChar w:fldCharType="end"/>
      </w:r>
      <w:r w:rsidRPr="001E7A27">
        <w:rPr>
          <w:lang w:val="en-GB"/>
        </w:rPr>
        <w:t xml:space="preserve">. </w:t>
      </w:r>
    </w:p>
    <w:p w14:paraId="5F5539F2" w14:textId="77777777" w:rsidR="00D75FC8" w:rsidRPr="001E7A27" w:rsidRDefault="00D75FC8" w:rsidP="005C7F25">
      <w:pPr>
        <w:pStyle w:val="AR6BodyText"/>
        <w:rPr>
          <w:lang w:val="en-GB"/>
        </w:rPr>
      </w:pPr>
    </w:p>
    <w:p w14:paraId="639CF272" w14:textId="245AA69D" w:rsidR="00D75FC8" w:rsidRPr="001E7A27" w:rsidRDefault="00D75FC8" w:rsidP="005C7F25">
      <w:pPr>
        <w:pStyle w:val="AR6BodyText"/>
        <w:rPr>
          <w:lang w:val="en-GB"/>
        </w:rPr>
      </w:pPr>
      <w:r w:rsidRPr="001E7A27">
        <w:rPr>
          <w:lang w:val="en-GB"/>
        </w:rPr>
        <w:t>As a major advance since AR5</w:t>
      </w:r>
      <w:r w:rsidR="006D46EC" w:rsidRPr="001E7A27">
        <w:rPr>
          <w:lang w:val="en-GB"/>
        </w:rPr>
        <w:t xml:space="preserve"> (WGI, Section 6.4.2)</w:t>
      </w:r>
      <w:r w:rsidRPr="001E7A27">
        <w:rPr>
          <w:lang w:val="en-GB"/>
        </w:rPr>
        <w:t xml:space="preserve">, </w:t>
      </w:r>
      <w:del w:id="3625" w:author="Soapbox" w:date="2021-07-20T09:17:00Z">
        <w:r w:rsidRPr="001E7A27" w:rsidDel="00572D03">
          <w:rPr>
            <w:lang w:val="en-GB"/>
          </w:rPr>
          <w:delText xml:space="preserve">6 </w:delText>
        </w:r>
      </w:del>
      <w:ins w:id="3626" w:author="Soapbox" w:date="2021-07-20T09:17:00Z">
        <w:r w:rsidR="00572D03" w:rsidRPr="001E7A27">
          <w:rPr>
            <w:lang w:val="en-GB"/>
          </w:rPr>
          <w:t xml:space="preserve">six </w:t>
        </w:r>
      </w:ins>
      <w:r w:rsidRPr="001E7A27">
        <w:rPr>
          <w:lang w:val="en-GB"/>
        </w:rPr>
        <w:t>out of 11 models in the C</w:t>
      </w:r>
      <w:r w:rsidRPr="001E7A27">
        <w:rPr>
          <w:vertAlign w:val="superscript"/>
          <w:lang w:val="en-GB"/>
        </w:rPr>
        <w:t>4</w:t>
      </w:r>
      <w:r w:rsidRPr="001E7A27">
        <w:rPr>
          <w:lang w:val="en-GB"/>
        </w:rPr>
        <w:t>MIP-CMIP6 ensemble account for nitrogen cycle dynamics over land (Table 5.4). On average, these models exhibit a 25</w:t>
      </w:r>
      <w:r w:rsidRPr="001E7A27">
        <w:rPr>
          <w:lang w:val="en-GB" w:eastAsia="en-US"/>
        </w:rPr>
        <w:t>–</w:t>
      </w:r>
      <w:r w:rsidRPr="001E7A27">
        <w:rPr>
          <w:lang w:val="en-GB"/>
        </w:rPr>
        <w:t>30% lower CO</w:t>
      </w:r>
      <w:r w:rsidRPr="001E7A27">
        <w:rPr>
          <w:vertAlign w:val="subscript"/>
          <w:lang w:val="en-GB"/>
        </w:rPr>
        <w:t>2</w:t>
      </w:r>
      <w:r w:rsidRPr="001E7A27">
        <w:rPr>
          <w:lang w:val="en-GB"/>
        </w:rPr>
        <w:t xml:space="preserve"> fertili</w:t>
      </w:r>
      <w:ins w:id="3627" w:author="Soapbox" w:date="2021-07-16T10:14:00Z">
        <w:r w:rsidR="00953844" w:rsidRPr="001E7A27">
          <w:rPr>
            <w:lang w:val="en-GB"/>
          </w:rPr>
          <w:t>z</w:t>
        </w:r>
      </w:ins>
      <w:del w:id="3628" w:author="Soapbox" w:date="2021-07-16T10:14:00Z">
        <w:r w:rsidRPr="001E7A27" w:rsidDel="00953844">
          <w:rPr>
            <w:lang w:val="en-GB"/>
          </w:rPr>
          <w:delText>s</w:delText>
        </w:r>
      </w:del>
      <w:r w:rsidRPr="001E7A27">
        <w:rPr>
          <w:lang w:val="en-GB"/>
        </w:rPr>
        <w:t xml:space="preserve">ation effect on land carbon storage, compared to </w:t>
      </w:r>
      <w:commentRangeStart w:id="3629"/>
      <w:commentRangeStart w:id="3630"/>
      <w:r w:rsidRPr="001E7A27">
        <w:rPr>
          <w:lang w:val="en-GB"/>
        </w:rPr>
        <w:t xml:space="preserve">models that do not </w:t>
      </w:r>
      <w:commentRangeEnd w:id="3629"/>
      <w:r w:rsidR="00572D03" w:rsidRPr="001E7A27">
        <w:rPr>
          <w:rStyle w:val="CommentReference"/>
          <w:lang w:val="en-GB"/>
        </w:rPr>
        <w:commentReference w:id="3629"/>
      </w:r>
      <w:commentRangeEnd w:id="3630"/>
      <w:r w:rsidR="00026F7B">
        <w:rPr>
          <w:rStyle w:val="CommentReference"/>
          <w:lang w:val="en-GB"/>
        </w:rPr>
        <w:commentReference w:id="3630"/>
      </w:r>
      <w:r w:rsidRPr="001E7A27">
        <w:rPr>
          <w:lang w:val="en-GB"/>
        </w:rPr>
        <w:t>(Figure</w:t>
      </w:r>
      <w:del w:id="3631" w:author="Soapbox" w:date="2021-07-20T09:18:00Z">
        <w:r w:rsidRPr="001E7A27" w:rsidDel="00B23FF2">
          <w:rPr>
            <w:lang w:val="en-GB"/>
          </w:rPr>
          <w:delText>s</w:delText>
        </w:r>
      </w:del>
      <w:r w:rsidRPr="001E7A27">
        <w:rPr>
          <w:lang w:val="en-GB"/>
        </w:rPr>
        <w:t xml:space="preserve"> 5.</w:t>
      </w:r>
      <w:r w:rsidR="007C6078" w:rsidRPr="001E7A27">
        <w:rPr>
          <w:lang w:val="en-GB"/>
        </w:rPr>
        <w:t>29</w:t>
      </w:r>
      <w:ins w:id="3632" w:author="Ian Blenkinsop" w:date="2021-07-28T14:15:00Z">
        <w:r w:rsidR="0084286B" w:rsidRPr="001E7A27">
          <w:rPr>
            <w:lang w:val="en-GB"/>
          </w:rPr>
          <w:t xml:space="preserve"> and</w:t>
        </w:r>
      </w:ins>
      <w:del w:id="3633" w:author="Ian Blenkinsop" w:date="2021-07-28T14:15:00Z">
        <w:r w:rsidRPr="001E7A27" w:rsidDel="0084286B">
          <w:rPr>
            <w:lang w:val="en-GB"/>
          </w:rPr>
          <w:delText>,</w:delText>
        </w:r>
      </w:del>
      <w:r w:rsidRPr="001E7A27">
        <w:rPr>
          <w:lang w:val="en-GB"/>
        </w:rPr>
        <w:t xml:space="preserve"> Table 5.5). The only model in the C</w:t>
      </w:r>
      <w:r w:rsidRPr="001E7A27">
        <w:rPr>
          <w:vertAlign w:val="superscript"/>
          <w:lang w:val="en-GB"/>
        </w:rPr>
        <w:t>4</w:t>
      </w:r>
      <w:r w:rsidRPr="001E7A27">
        <w:rPr>
          <w:lang w:val="en-GB"/>
        </w:rPr>
        <w:t xml:space="preserve">MIP-CMIP6 ensemble that explicitly represents the effect of P availability on plant growth suggests the lowest </w:t>
      </w:r>
      <w:commentRangeStart w:id="3634"/>
      <w:r w:rsidRPr="001E7A27">
        <w:rPr>
          <w:lang w:val="en-GB"/>
        </w:rPr>
        <w:t>C</w:t>
      </w:r>
      <w:commentRangeEnd w:id="3634"/>
      <w:r w:rsidR="00BF3E38" w:rsidRPr="001E7A27">
        <w:rPr>
          <w:rStyle w:val="CommentReference"/>
          <w:lang w:val="en-GB"/>
        </w:rPr>
        <w:commentReference w:id="3634"/>
      </w:r>
      <w:r w:rsidRPr="001E7A27">
        <w:rPr>
          <w:lang w:val="en-GB"/>
        </w:rPr>
        <w:t xml:space="preserve"> storage response to increasing CO</w:t>
      </w:r>
      <w:r w:rsidRPr="001E7A27">
        <w:rPr>
          <w:vertAlign w:val="subscript"/>
          <w:lang w:val="en-GB"/>
        </w:rPr>
        <w:t>2</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2020)</w:t>
      </w:r>
      <w:r w:rsidRPr="001E7A27">
        <w:rPr>
          <w:lang w:val="en-GB"/>
        </w:rPr>
        <w:fldChar w:fldCharType="end"/>
      </w:r>
      <w:r w:rsidRPr="001E7A27">
        <w:rPr>
          <w:lang w:val="en-GB"/>
        </w:rPr>
        <w:t>. The lower CO</w:t>
      </w:r>
      <w:r w:rsidRPr="001E7A27">
        <w:rPr>
          <w:vertAlign w:val="subscript"/>
          <w:lang w:val="en-GB"/>
        </w:rPr>
        <w:t>2</w:t>
      </w:r>
      <w:r w:rsidRPr="001E7A27">
        <w:rPr>
          <w:lang w:val="en-GB"/>
        </w:rPr>
        <w:t xml:space="preserve"> effect due to decreased nutrient availability is generally consistent with analyses of the implicit nutrient limitation in CMIP5</w:t>
      </w:r>
      <w:r w:rsidR="0084286B" w:rsidRPr="001E7A27">
        <w:rPr>
          <w:lang w:val="en-GB"/>
        </w:rPr>
        <w:t xml:space="preserve"> </w:t>
      </w:r>
      <w:r w:rsidRPr="001E7A27">
        <w:rPr>
          <w:lang w:val="en-GB"/>
        </w:rPr>
        <w:t xml:space="preserve">simulations </w:t>
      </w:r>
      <w:r w:rsidRPr="001E7A27">
        <w:rPr>
          <w:lang w:val="en-GB"/>
        </w:rPr>
        <w:fldChar w:fldCharType="begin" w:fldLock="1"/>
      </w:r>
      <w:r w:rsidR="00747167" w:rsidRPr="001E7A27">
        <w:rPr>
          <w:lang w:val="en-GB"/>
        </w:rPr>
        <w:instrText>ADDIN CSL_CITATION { "citationItems" : [ { "id" : "ITEM-1", "itemData" : { "DOI" : "10.1175/JCLI-D-13-00776.1", "ISBN" : "0894-8755", "ISSN" : "0894-8755", "abstract" : "Coupled carbon cycle\u2013climate models in the Coupled Model Intercomparison Project, phase 5 (CMIP5), Earth system model ensemble simulate the effects of changes in anthropogenic fossil-fuel emissions and ensuing climatic changes on the global carbon (C) balance but largely ignore the consequences of widespread terrestrial nitrogen (N) limitation. Based on plausible ranges of terrestrial C:N stoichiometry, this study investigates whether the terrestrial C sequestration projections of nine CMIP5 models for four representative concentration pathways (RCPs) are consistent with estimates of N supply from increased biological fixation, atmospheric deposition, and reduced ecosystem N losses. Discrepancies between the timing and places of N demand and supply indicated increases in terrestrial N implicit to the projections of all nine CMIP5 models under all scenarios that are larger than the estimated N supply. Omitting N constraints leads to an overestimation of land C sequestration in these models between the years 1860 and 2100 by between 97 Pg C (69\u2013252 Pg C; RCP 2.6) and 150 Pg C (57\u2013323 Pg C; RCP 8.5), with a large spread across models. The CMIP5 models overestimated the average 2006\u20132100 fossil-fuel emissions required to keep atmospheric CO2 levels on the trajectories described in the RCP scenarios by between 0.6 Pg C yr\u22121 (0.4\u20132.2 Pg C yr\u22121; RCP 2.6) and 1.2 Pg C yr\u22121 (0.5\u20133.3 Pg C yr\u22121; RCP 8.5). If unabated, reduced land C sequestration would enhance CO2 accumulation in the ocean and atmosphere, increasing atmospheric CO2 burden by 26 ppm (16\u201388 ppm; RCP 2.6) to 61 ppm (29\u2013147 ppm; RCP 8.5) by the year 2100.", "author" : [ { "dropping-particle" : "", "family" : "Zaehle", "given" : "S\u00f6nke", "non-dropping-particle" : "", "parse-names" : false, "suffix" : "" }, { "dropping-particle" : "", "family" : "Jones", "given" : "Chris D.", "non-dropping-particle" : "", "parse-names" : false, "suffix" : "" }, { "dropping-particle" : "", "family" : "Houlton", "given" : "Benjamin", "non-dropping-particle" : "", "parse-names" : false, "suffix" : "" }, { "dropping-particle" : "", "family" : "Lamarque", "given" : "Jean-Francois", "non-dropping-particle" : "", "parse-names" : false, "suffix" : "" }, { "dropping-particle" : "", "family" : "Robertson", "given" : "Eddy", "non-dropping-particle" : "", "parse-names" : false, "suffix" : "" } ], "container-title" : "Journal of Climate", "id" : "ITEM-1", "issue" : "6", "issued" : { "date-parts" : [ [ "2015", "3", "15" ] ] }, "page" : "2494-2511", "title" : "Nitrogen Availability Reduces CMIP5 Projections of Twenty-First-Century Land Carbon Uptake", "translator" : [ { "dropping-particle" : "", "family" : "L2883", "given" : "", "non-dropping-particle" : "", "parse-names" : false, "suffix" : "" } ], "type" : "article-journal", "volume" : "28" }, "uris" : [ "http://www.mendeley.com/documents/?uuid=e7f49da4-0858-483e-8976-33947ac38ee8" ] }, { "id" : "ITEM-2", "itemData" : { "DOI" : "10.1038/ngeo2413", "ISSN" : "1752-0894", "author" : [ { "dropping-particle" : "", "family" : "Wieder", "given" : "William R", "non-dropping-particle" : "", "parse-names" : false, "suffix" : "" }, { "dropping-particle" : "", "family" : "Cleveland", "given" : "Cory C", "non-dropping-particle" : "", "parse-names" : false, "suffix" : "" }, { "dropping-particle" : "", "family" : "Smith", "given" : "W Kolby", "non-dropping-particle" : "", "parse-names" : false, "suffix" : "" }, { "dropping-particle" : "", "family" : "Todd-Brown", "given" : "Katherine", "non-dropping-particle" : "", "parse-names" : false, "suffix" : "" } ], "container-title" : "Nature Geoscience", "id" : "ITEM-2", "issue" : "6", "issued" : { "date-parts" : [ [ "2015", "6", "20" ] ] }, "page" : "441-444", "publisher" : "Nature Publishing Group", "title" : "Future productivity and carbon storage limited by terrestrial nutrient availability", "translator" : [ { "dropping-particle" : "", "family" : "L4861", "given" : "", "non-dropping-particle" : "", "parse-names" : false, "suffix" : "" } ], "type" : "article-journal", "volume" : "8" }, "uris" : [ "http://www.mendeley.com/documents/?uuid=0b42eab8-d665-49b8-aa73-135040c7d53c", "http://www.mendeley.com/documents/?uuid=19cb1589-0825-4f75-9b02-7e10d2a884b3" ] } ], "mendeley" : { "formattedCitation" : "(Wieder et al., 2015; Zaehle et al., 2015)", "plainTextFormattedCitation" : "(Wieder et al., 2015; Zaehle et al., 2015)", "previouslyFormattedCitation" : "(Wieder et al., 2015; Zaehle et al., 2015)" }, "properties" : { "noteIndex" : 0 }, "schema" : "https://github.com/citation-style-language/schema/raw/master/csl-citation.json" }</w:instrText>
      </w:r>
      <w:r w:rsidRPr="001E7A27">
        <w:rPr>
          <w:lang w:val="en-GB"/>
        </w:rPr>
        <w:fldChar w:fldCharType="separate"/>
      </w:r>
      <w:r w:rsidR="00025FA2" w:rsidRPr="001E7A27">
        <w:rPr>
          <w:noProof/>
          <w:lang w:val="en-GB"/>
        </w:rPr>
        <w:t>(Wieder et al., 2015; Zaehle et al., 2015)</w:t>
      </w:r>
      <w:r w:rsidRPr="001E7A27">
        <w:rPr>
          <w:lang w:val="en-GB"/>
        </w:rPr>
        <w:fldChar w:fldCharType="end"/>
      </w:r>
      <w:r w:rsidRPr="001E7A27">
        <w:rPr>
          <w:lang w:val="en-GB"/>
        </w:rPr>
        <w:t xml:space="preserve"> and independent assessments by stand-alone land models </w:t>
      </w:r>
      <w:r w:rsidRPr="001E7A27">
        <w:rPr>
          <w:lang w:val="en-GB"/>
        </w:rPr>
        <w:fldChar w:fldCharType="begin" w:fldLock="1"/>
      </w:r>
      <w:r w:rsidR="00176897" w:rsidRPr="001E7A27">
        <w:rPr>
          <w:lang w:val="en-GB"/>
        </w:rPr>
        <w:instrText>ADDIN CSL_CITATION { "citationItems" : [ { "id" : "ITEM-1", "itemData" : { "DOI" : "10.5194/bg-11-6131-2014", "ISBN" : "1726-4170", "ISSN" : "1726-4189", "abstract" : "Abstract. Recently a considerable amount of effort has been put into quantifying how interactions of the carbon and nitrogen cycle affect future terrestrial carbon sinks. Dynamic vegetation models, representing the nitrogen cycle with varying degree of complexity, have shown diverging constraints of nitrogen dynamics on future carbon sequestration. In this study, we use LPJ-GUESS, a dynamic vegetation model employing a detailed individual- and patch-based representation of vegetation dynamics, to evaluate how population dynamics and resource competition between plant functional types, combined with nitrogen dynamics, have influenced the terrestrial carbon storage in the past and to investigate how terrestrial carbon and nitrogen dynamics might change in the future (1850 to 2100; one representative \"business-as-usual\" climate scenario). Single-factor model experiments of CO2 fertilisation and climate change show generally similar directions of the responses of C\u2013N interactions, compared to the C-only version of the model as documented in previous studies using other global models. Under an RCP 8.5 scenario, nitrogen limitation suppresses potential CO2 fertilisation, reducing the cumulative net ecosystem carbon uptake between 1850 and 2100 by 61%, and soil warming-induced increase in nitrogen mineralisation reduces terrestrial carbon loss by 31%. When environmental changes are considered conjointly, carbon sequestration is limited by nitrogen dynamics up to the present. However, during the 21st century, nitrogen dynamics induce a net increase in carbon sequestration, resulting in an overall larger carbon uptake of 17% over the full period. This contrasts with previous results with other global models that have shown an 8 to 37% decrease in carbon uptake relative to modern baseline conditions. Implications for the plausibility of earlier projections of future terrestrial C dynamics based on C-only models are discussed.", "author" : [ { "dropping-particle" : "", "family" : "W\u00e5rlind", "given" : "D.", "non-dropping-particle" : "", "parse-names" : false, "suffix" : "" }, { "dropping-particle" : "", "family" : "Smith", "given" : "B.", "non-dropping-particle" : "", "parse-names" : false, "suffix" : "" }, { "dropping-particle" : "", "family" : "Hickler", "given" : "T.", "non-dropping-particle" : "", "parse-names" : false, "suffix" : "" }, { "dropping-particle" : "", "family" : "Arneth", "given" : "A.", "non-dropping-particle" : "", "parse-names" : false, "suffix" : "" } ], "container-title" : "Biogeosciences", "id" : "ITEM-1", "issue" : "21", "issued" : { "date-parts" : [ [ "2014", "11", "13" ] ] }, "page" : "6131-6146", "title" : "Nitrogen feedbacks increase future terrestrial ecosystem carbon uptake in an individual-based dynamic vegetation model", "translator" : [ { "dropping-particle" : "", "family" : "L4072", "given" : "", "non-dropping-particle" : "", "parse-names" : false, "suffix" : "" } ], "type" : "article-journal", "volume" : "11" }, "uris" : [ "http://www.mendeley.com/documents/?uuid=7761389f-1ed3-4360-a9ec-f1db3c494daf" ] }, { "id" : "ITEM-2", "itemData" : { "DOI" : "10.1029/2009GL041345", "ISBN" : "0094-8276", "ISSN" : "00948276", "abstract" : "The effects of nitrogen (N) constraints on future terrestrial carbon (C) dynamics are investigated using the O-CN land surface model. The model's responses to elevated {[}CO2] and soil warming agree well with observations made in ecosystem manipulation studies. N dynamics reduce terrestrial C storage due to CO2 fertilization over the period 1860-2100 by similar to 50% (342 Pg C) mainly in mid-high latitude ecosystems, compared to a simulation not accounting for N dynamics. Conversely, N dynamics reduce projected losses of land C due to increasing temperature by 16% (49 Pg C); however, this effect is prevalent only in mid-high latitude ecosystems. Despite synergistic interactions, the balance of these opposing effects is a significant reduction in future net land C storage. Terrestrial N dynamics thereby consistently increase atmospheric {[}CO2] in the year 2100 with a median value of 48 (41-55) ppmv, corresponding to an additional radiative forcing of 0.29 (0.28-0.34) W m(-2). Citation: Zaehle, S., P. Friedlingstein, and A. D. Friend (2010), Terrestrial nitrogen feedbacks may accelerate future climate change, Geophys. Res. Lett., 37, L01401, doi:10.1029/2009GL041345.", "author" : [ { "dropping-particle" : "", "family" : "Zaehle", "given" : "S\u00f6nke", "non-dropping-particle" : "", "parse-names" : false, "suffix" : "" }, { "dropping-particle" : "", "family" : "Friedlingstein", "given" : "Pierre", "non-dropping-particle" : "", "parse-names" : false, "suffix" : "" }, { "dropping-particle" : "", "family" : "Friend", "given" : "Andrew D.", "non-dropping-particle" : "", "parse-names" : false, "suffix" : "" } ], "container-title" : "Geophysical Research Letters", "id" : "ITEM-2", "issue" : "1", "issued" : { "date-parts" : [ [ "2010" ] ] }, "page" : "L01401", "title" : "Terrestrial nitrogen feedbacks may accelerate future climate change", "translator" : [ { "dropping-particle" : "", "family" : "L4481", "given" : "", "non-dropping-particle" : "", "parse-names" : false, "suffix" : "" } ], "type" : "article-journal", "volume" : "37" }, "uris" : [ "http://www.mendeley.com/documents/?uuid=fbd5f771-4551-49f0-926d-5ce386f89588" ] }, { "id" : "ITEM-3", "itemData" : { "DOI" : "10.5194/gmd-10-2009-2017", "ISBN" : "1020092017", "ISSN" : "1991-9603", "abstract" : "Abstract. Recent advances in the representation of soil carbon decomposition and carbon\u2013nitrogen interactions implemented previously into separate versions of the land surface scheme JSBACH are here combined in a single version, which is set to be used in the upcoming 6th phase of coupled model intercomparison project (CMIP6). Here we demonstrate that the new version of JSBACH is able to reproduce the spatial variability in the reactive nitrogen-loss pathways as derived from a compilation of \u03b415N data (R = 0. 76, root mean square error (RMSE) = 0. 2, Taylor score = 0. 83). The inclusion of carbon\u2013nitrogen interactions leads to a moderate reduction (\u221210%) of the carbon-concentration feedback (\u03b2L) and has a negligible effect on the sensitivity of the land carbon cycle to warming (\u03b3L) compared to the same version of the model without carbon\u2013nitrogen interactions in idealized simulations (1% increase in atmospheric carbon dioxide per year). In line with evidence from elevated carbon dioxide manipulation experiments, pronounced nitrogen scarcity is alleviated by (1) the accumulation of nitrogen due to enhanced nitrogen inputs by biological nitrogen fixation and reduced losses by leaching and volatilization. Warming stimulated turnover of organic nitrogen further counteracts scarcity. The strengths of the land carbon feedbacks of the recent version of JSBACH, with \u03b2L = 0. 61Pg ppm\u22121 and \u03b3L = \u221227. 5Pg \u00b0C\u22121, are 34 and 53% less than the averages of CMIP5 models, although the CMIP5 version of JSBACH simulated \u03b2L and \u03b3L, which are 59 and 42% higher than multi-model average. These changes are primarily due to the new decomposition model, indicating the importance of soil organic matter decomposition for land carbon feedbacks.", "author" : [ { "dropping-particle" : "", "family" : "Goll", "given" : "Daniel S.", "non-dropping-particle" : "", "parse-names" : false, "suffix" : "" }, { "dropping-particle" : "", "family" : "Winkler", "given" : "Alexander J.", "non-dropping-particle" : "", "parse-names" : false, "suffix" : "" }, { "dropping-particle" : "", "family" : "Raddatz", "given" : "Thomas", "non-dropping-particle" : "", "parse-names" : false, "suffix" : "" }, { "dropping-particle" : "", "family" : "Dong", "given" : "Ning", "non-dropping-particle" : "", "parse-names" : false, "suffix" : "" }, { "dropping-particle" : "", "family" : "Prentice", "given" : "Ian Colin", "non-dropping-particle" : "", "parse-names" : false, "suffix" : "" }, { "dropping-particle" : "", "family" : "Ciais", "given" : "Philippe", "non-dropping-particle" : "", "parse-names" : false, "suffix" : "" }, { "dropping-particle" : "", "family" : "Brovkin", "given" : "Victor", "non-dropping-particle" : "", "parse-names" : false, "suffix" : "" } ], "container-title" : "Geoscientific Model Development", "id" : "ITEM-3", "issue" : "5", "issued" : { "date-parts" : [ [ "2017", "5", "22" ] ] }, "page" : "2009-2030", "title" : "Carbon\u2013nitrogen interactions in idealized simulations with JSBACH (version 3.10)", "translator" : [ { "dropping-particle" : "", "family" : "L4093", "given" : "", "non-dropping-particle" : "", "parse-names" : false, "suffix" : "" } ], "type" : "article-journal", "volume" : "10" }, "uris" : [ "http://www.mendeley.com/documents/?uuid=81033170-3f66-487c-b464-07ca845a3284" ] }, { "id" : "ITEM-4", "itemData" : { "DOI" : "10.1002/2013GL058352", "ISSN" : "00948276", "author" : [ { "dropping-particle" : "", "family" : "Zhang", "given" : "Q.", "non-dropping-particle" : "", "parse-names" : false, "suffix" : "" }, { "dropping-particle" : "", "family" : "Wang", "given" : "Y. P.", "non-dropping-particle" : "", "parse-names" : false, "suffix" : "" }, { "dropping-particle" : "", "family" : "Matear", "given" : "R. J.", "non-dropping-particle" : "", "parse-names" : false, "suffix" : "" }, { "dropping-particle" : "", "family" : "Pitman", "given" : "A. J.", "non-dropping-particle" : "", "parse-names" : false, "suffix" : "" }, { "dropping-particle" : "", "family" : "Dai", "given" : "Y. J.", "non-dropping-particle" : "", "parse-names" : false, "suffix" : "" } ], "container-title" : "Geophysical Research Letters", "id" : "ITEM-4", "issue" : "2", "issued" : { "date-parts" : [ [ "2014", "1", "28" ] ] }, "page" : "632-637", "title" : "Nitrogen and phosphorous limitations significantly reduce future allowable CO 2 emissions", "translator" : [ { "dropping-particle" : "", "family" : "L4868", "given" : "", "non-dropping-particle" : "", "parse-names" : false, "suffix" : "" } ], "type" : "article-journal", "volume" : "41" }, "uris" : [ "http://www.mendeley.com/documents/?uuid=3a198981-38c7-4529-996f-a42ef9841821" ] }, { "id" : "ITEM-5", "itemData" : { "DOI" : "10.1111/gcb.15114", "ISSN" : "1354-1013", "author" : [ { "dropping-particle" : "", "family" : "Meyerholt", "given" : "Johannes", "non-dropping-particle" : "", "parse-names" : false, "suffix" : "" }, { "dropping-particle" : "", "family" : "Sickel", "given" : "Kerstin", "non-dropping-particle" : "", "parse-names" : false, "suffix" : "" }, { "dropping-particle" : "", "family" : "Zaehle", "given" : "S\u00f6nke", "non-dropping-particle" : "", "parse-names" : false, "suffix" : "" } ], "container-title" : "Global Change Biology", "id" : "ITEM-5", "issue" : "7", "issued" : { "date-parts" : [ [ "2020", "7", "18" ] ] }, "page" : "3978-3996", "title" : "Ensemble projections elucidate effects of uncertainty in terrestrial nitrogen limitation on future carbon uptake", "translator" : [ { "dropping-particle" : "", "family" : "L6227", "given" : "", "non-dropping-particle" : "", "parse-names" : false, "suffix" : "" } ], "type" : "article-journal", "volume" : "26" }, "uris" : [ "http://www.mendeley.com/documents/?uuid=2cc6d062-e17d-4718-8f1d-4a3729ad80ad" ] } ], "mendeley" : { "formattedCitation" : "(Zaehle et al., 2010; W\u00e5rlind et al., 2014; Zhang et al., 2014; Goll et al., 2017; Meyerholt et al., 2020)", "plainTextFormattedCitation" : "(Zaehle et al., 2010; W\u00e5rlind et al., 2014; Zhang et al., 2014; Goll et al., 2017; Meyerholt et al., 2020)", "previouslyFormattedCitation" : "(Zaehle et al., 2010; W\u00e5rlind et al., 2014; Zhang et al., 2014; Goll et al., 2017; Meyerholt et al., 2020)" }, "properties" : { "noteIndex" : 0 }, "schema" : "https://github.com/citation-style-language/schema/raw/master/csl-citation.json" }</w:instrText>
      </w:r>
      <w:r w:rsidRPr="001E7A27">
        <w:rPr>
          <w:lang w:val="en-GB"/>
        </w:rPr>
        <w:fldChar w:fldCharType="separate"/>
      </w:r>
      <w:r w:rsidR="00025FA2" w:rsidRPr="001E7A27">
        <w:rPr>
          <w:noProof/>
          <w:lang w:val="en-GB"/>
        </w:rPr>
        <w:t>(Zaehle et al., 2010; Wårlind et al., 2014; Zhang et al., 2014; Goll et al., 2017; Meyerholt et al., 2020)</w:t>
      </w:r>
      <w:r w:rsidRPr="001E7A27">
        <w:rPr>
          <w:lang w:val="en-GB"/>
        </w:rPr>
        <w:fldChar w:fldCharType="end"/>
      </w:r>
      <w:r w:rsidRPr="001E7A27">
        <w:rPr>
          <w:lang w:val="en-GB"/>
        </w:rPr>
        <w:t xml:space="preserve">. The simulated effects are generally consistent with expectations based on independent observations </w:t>
      </w:r>
      <w:r w:rsidRPr="001E7A27">
        <w:rPr>
          <w:lang w:val="en-GB"/>
        </w:rPr>
        <w:fldChar w:fldCharType="begin" w:fldLock="1"/>
      </w:r>
      <w:r w:rsidR="00747167" w:rsidRPr="001E7A27">
        <w:rPr>
          <w:lang w:val="en-GB"/>
        </w:rPr>
        <w:instrText>ADDIN CSL_CITATION { "citationItems" : [ { "id" : "ITEM-1", "itemData" : { "DOI" : "10.1111/nph.16866", "ISSN" : "0028-646X", "author" : [ { "dropping-particle" : "", "family" : "Walker", "given" : "Anthony P.", "non-dropping-particle" : "", "parse-names" : false, "suffix" : "" }, { "dropping-particle" : "", "family" : "Kauwe", "given" : "Martin G.", "non-dropping-particle" : "De", "parse-names" : false, "suffix" : "" }, { "dropping-particle" : "", "family" : "Bastos", "given" : "Ana", "non-dropping-particle" : "", "parse-names" : false, "suffix" : "" }, { "dropping-particle" : "", "family" : "Belmecheri", "given" : "Soumaya", "non-dropping-particle" : "", "parse-names" : false, "suffix" : "" }, { "dropping-particle" : "", "family" : "Georgiou", "given" : "Katerina", "non-dropping-particle" : "", "parse-names" : false, "suffix" : "" }, { "dropping-particle" : "", "family" : "Keeling", "given" : "Ralph", "non-dropping-particle" : "", "parse-names" : false, "suffix" : "" }, { "dropping-particle" : "", "family" : "McMahon", "given" : "Sean M.", "non-dropping-particle" : "", "parse-names" : false, "suffix" : "" }, { "dropping-particle" : "", "family" : "Medlyn", "given" : "Belinda E.", "non-dropping-particle" : "", "parse-names" : false, "suffix" : "" }, { "dropping-particle" : "", "family" : "Moore", "given" : "David J.P.", "non-dropping-particle" : "", "parse-names" : false, "suffix" : "" }, { "dropping-particle" : "", "family" : "Norby", "given" : "Richard J.", "non-dropping-particle" : "", "parse-names" : false, "suffix" : "" }, { "dropping-particle" : "", "family" : "Zaehle", "given" : "S\u00f6nke", "non-dropping-particle" : "", "parse-names" : false, "suffix" : "" }, { "dropping-particle" : "", "family" : "Anderson\u2010Teixeira", "given" : "Kristina J.", "non-dropping-particle" : "", "parse-names" : false, "suffix" : "" }, { "dropping-particle" : "", "family" : "Battipaglia", "given" : "Giovanna", "non-dropping-particle" : "", "parse-names" : false, "suffix" : "" }, { "dropping-particle" : "", "family" : "Brienen", "given" : "Roel J.W.", "non-dropping-particle" : "", "parse-names" : false, "suffix" : "" }, { "dropping-particle" : "", "family" : "Cabugao", "given" : "Kristine G.", "non-dropping-particle" : "", "parse-names" : false, "suffix" : "" }, { "dropping-particle" : "", "family" : "Cailleret", "given" : "Maxime", "non-dropping-particle" : "", "parse-names" : false, "suffix" : "" }, { "dropping-particle" : "", "family" : "Campbell", "given" : "Elliott", "non-dropping-particle" : "", "parse-names" : false, "suffix" : "" }, { "dropping-particle" : "", "family" : "Canadell", "given" : "Josep", "non-dropping-particle" : "", "parse-names" : false, "suffix" : "" }, { "dropping-particle" : "", "family" : "Ciais", "given" : "Philippe", "non-dropping-particle" : "", "parse-names" : false, "suffix" : "" }, { "dropping-particle" : "", "family" : "Craig", "given" : "Matthew E.", "non-dropping-particle" : "", "parse-names" : false, "suffix" : "" }, { "dropping-particle" : "", "family" : "Ellsworth", "given" : "David", "non-dropping-particle" : "", "parse-names" : false, "suffix" : "" }, { "dropping-particle" : "", "family" : "Farquhar", "given" : "Graham", "non-dropping-particle" : "", "parse-names" : false, "suffix" : "" }, { "dropping-particle" : "", "family" : "Fatichi", "given" : "Simone", "non-dropping-particle" : "", "parse-names" : false, "suffix" : "" }, { "dropping-particle" : "", "family" : "Fisher", "given" : "Joshua B.", "non-dropping-particle" : "", "parse-names" : false, "suffix" : "" }, { "dropping-particle" : "", "family" : "Frank", "given" : "David", "non-dropping-particle" : "", "parse-names" : false, "suffix" : "" }, { "dropping-particle" : "", "family" : "Graven", "given" : "Heather", "non-dropping-particle" : "", "parse-names" : false, "suffix" : "" }, { "dropping-particle" : "", "family" : "Gu", "given" : "Lianhong", "non-dropping-particle" : "", "parse-names" : false, "suffix" : "" }, { "dropping-particle" : "", "family" : "Haverd", "given" : "Vanessa", "non-dropping-particle" : "", "parse-names" : false, "suffix" : "" }, { "dropping-particle" : "", "family" : "Heilman", "given" : "Kelly", "non-dropping-particle" : "", "parse-names" : false, "suffix" : "" }, { "dropping-particle" : "", "family" : "Heimann", "given" : "Martin", "non-dropping-particle" : "", "parse-names" : false, "suffix" : "" }, { "dropping-particle" : "", "family" : "Hungate", "given" : "Bruce A.", "non-dropping-particle" : "", "parse-names" : false, "suffix" : "" }, { "dropping-particle" : "", "family" : "Iversen", "given" : "Colleen M.", "non-dropping-particle" : "", "parse-names" : false, "suffix" : "" }, { "dropping-particle" : "", "family" : "Joos", "given" : "Fortunat", "non-dropping-particle" : "", "parse-names" : false, "suffix" : "" }, { "dropping-particle" : "", "family" : "Jiang", "given" : "Mingkai", "non-dropping-particle" : "", "parse-names" : false, "suffix" : "" }, { "dropping-particle" : "", "family" : "Keenan", "given" : "Trevor F.", "non-dropping-particle" : "", "parse-names" : false, "suffix" : "" }, { "dropping-particle" : "", "family" : "Knauer", "given" : "J\u00fcrgen", "non-dropping-particle" : "", "parse-names" : false, "suffix" : "" }, { "dropping-particle" : "", "family" : "K\u00f6rner", "given" : "Christian", "non-dropping-particle" : "", "parse-names" : false, "suffix" : "" }, { "dropping-particle" : "", "family" : "Leshyk", "given" : "Victor O.", "non-dropping-particle" : "", "parse-names" : false, "suffix" : "" }, { "dropping-particle" : "", "family" : "Leuzinger", "given" : "Sebastian", "non-dropping-particle" : "", "parse-names" : false, "suffix" : "" }, { "dropping-particle" : "", "family" : "Liu", "given" : "Yao", "non-dropping-particle" : "", "parse-names" : false, "suffix" : "" }, { "dropping-particle" : "", "family" : "MacBean", "given" : "Natasha", "non-dropping-particle" : "", "parse-names" : false, "suffix" : "" }, { "dropping-particle" : "", "family" : "Malhi", "given" : "Yadvinder", "non-dropping-particle" : "", "parse-names" : false, "suffix" : "" }, { "dropping-particle" : "", "family" : "McVicar", "given" : "Tim", "non-dropping-particle" : "", "parse-names" : false, "suffix" : "" }, { "dropping-particle" : "", "family" : "Penuelas", "given" : "Josep", "non-dropping-particle" : "", "parse-names" : false, "suffix" : "" }, { "dropping-particle" : "", "family" : "Pongratz", "given" : "Julia", "non-dropping-particle" : "", "parse-names" : false, "suffix" : "" }, { "dropping-particle" : "", "family" : "Powell", "given" : "A. Shafer", "non-dropping-particle" : "", "parse-names" : false, "suffix" : "" }, { "dropping-particle" : "", "family" : "Riutta", "given" : "Terhi", "non-dropping-particle" : "", "parse-names" : false, "suffix" : "" }, { "dropping-particle" : "", "family" : "Sabot", "given" : "Manon E.B.", "non-dropping-particle" : "", "parse-names" : false, "suffix" : "" }, { "dropping-particle" : "", "family" : "Schleucher", "given" : "Juergen", "non-dropping-particle" : "", "parse-names" : false, "suffix" : "" }, { "dropping-particle" : "", "family" : "Sitch", "given" : "Stephen", "non-dropping-particle" : "", "parse-names" : false, "suffix" : "" }, { "dropping-particle" : "", "family" : "Smith", "given" : "William K.", "non-dropping-particle" : "", "parse-names" : false, "suffix" : "" }, { "dropping-particle" : "", "family" : "Sulman", "given" : "Benjamin", "non-dropping-particle" : "", "parse-names" : false, "suffix" : "" }, { "dropping-particle" : "", "family" : "Taylor", "given" : "Benton", "non-dropping-particle" : "", "parse-names" : false, "suffix" : "" }, { "dropping-particle" : "", "family" : "Terrer", "given" : "C\u00e9sar", "non-dropping-particle" : "", "parse-names" : false, "suffix" : "" }, { "dropping-particle" : "", "family" : "Torn", "given" : "Margaret S.", "non-dropping-particle" : "", "parse-names" : false, "suffix" : "" }, { "dropping-particle" : "", "family" : "Treseder", "given" : "Kathleen", "non-dropping-particle" : "", "parse-names" : false, "suffix" : "" }, { "dropping-particle" : "", "family" : "Trugman", "given" : "Anna T.", "non-dropping-particle" : "", "parse-names" : false, "suffix" : "" }, { "dropping-particle" : "", "family" : "Trumbore", "given" : "Susan E.", "non-dropping-particle" : "", "parse-names" : false, "suffix" : "" }, { "dropping-particle" : "", "family" : "Mantgem", "given" : "Phillip J.", "non-dropping-particle" : "van", "parse-names" : false, "suffix" : "" }, { "dropping-particle" : "", "family" : "Voelker", "given" : "Steve L.", "non-dropping-particle" : "", "parse-names" : false, "suffix" : "" }, { "dropping-particle" : "", "family" : "Whelan", "given" : "Mary E.", "non-dropping-particle" : "", "parse-names" : false, "suffix" : "" }, { "dropping-particle" : "", "family" : "Zuidema", "given" : "Pieter A.", "non-dropping-particle" : "", "parse-names" : false, "suffix" : "" } ], "container-title" : "New Phytologist", "id" : "ITEM-1", "issued" : { "date-parts" : [ [ "2020", "8", "12" ] ] }, "page" : "nph.16866", "title" : "Integrating the evidence for a terrestrial carbon sink caused by increasing atmospheric CO2", "translator" : [ { "dropping-particle" : "", "family" : "L3110", "given" : "", "non-dropping-particle" : "", "parse-names" : false, "suffix" : "" } ], "type" : "article-journal" }, "uris" : [ "http://www.mendeley.com/documents/?uuid=98e8518f-30b4-459a-87ae-0717bc595276" ] } ], "mendeley" : { "formattedCitation" : "(Walker et al., 2020)", "plainTextFormattedCitation" : "(Walker et al., 2020)", "previouslyFormattedCitation" : "(Walker et al., 2020)" }, "properties" : { "noteIndex" : 0 }, "schema" : "https://github.com/citation-style-language/schema/raw/master/csl-citation.json" }</w:instrText>
      </w:r>
      <w:r w:rsidRPr="001E7A27">
        <w:rPr>
          <w:lang w:val="en-GB"/>
        </w:rPr>
        <w:fldChar w:fldCharType="separate"/>
      </w:r>
      <w:r w:rsidR="00025FA2" w:rsidRPr="001E7A27">
        <w:rPr>
          <w:noProof/>
          <w:lang w:val="en-GB"/>
        </w:rPr>
        <w:t>(Walker et al., 2020)</w:t>
      </w:r>
      <w:r w:rsidRPr="001E7A27">
        <w:rPr>
          <w:lang w:val="en-GB"/>
        </w:rPr>
        <w:fldChar w:fldCharType="end"/>
      </w:r>
      <w:r w:rsidRPr="001E7A27">
        <w:rPr>
          <w:lang w:val="en-GB"/>
        </w:rPr>
        <w:t xml:space="preserve">. However, the magnitude of nutrient feedbacks in these models is poorly constrained by observations, owing to the limited geographic distribution of available observations and the uncertain scaling of results obtained from manipulation experiments to transient system dynamics </w:t>
      </w:r>
      <w:r w:rsidRPr="001E7A27">
        <w:rPr>
          <w:lang w:val="en-GB"/>
        </w:rPr>
        <w:fldChar w:fldCharType="begin" w:fldLock="1"/>
      </w:r>
      <w:r w:rsidR="00176897" w:rsidRPr="001E7A27">
        <w:rPr>
          <w:lang w:val="en-GB"/>
        </w:rPr>
        <w:instrText>ADDIN CSL_CITATION { "citationItems" : [ { "id" : "ITEM-1", "itemData" : { "DOI" : "10.1038/s41559-019-0958-3", "ISSN" : "2397-334X", "author" : [ { "dropping-particle" : "", "family" : "Song", "given" : "Jian", "non-dropping-particle" : "", "parse-names" : false, "suffix" : "" }, { "dropping-particle" : "", "family" : "Wan", "given" : "Shiqiang", "non-dropping-particle" : "", "parse-names" : false, "suffix" : "" }, { "dropping-particle" : "", "family" : "Piao", "given" : "Shilong", "non-dropping-particle" : "", "parse-names" : false, "suffix" : "" }, { "dropping-particle" : "", "family" : "Knapp", "given" : "Alan K.", "non-dropping-particle" : "", "parse-names" : false, "suffix" : "" }, { "dropping-particle" : "", "family" : "Classen", "given" : "Aim\u00e9e T.", "non-dropping-particle" : "", "parse-names" : false, "suffix" : "" }, { "dropping-particle" : "", "family" : "Vicca", "given" : "Sara", "non-dropping-particle" : "", "parse-names" : false, "suffix" : "" }, { "dropping-particle" : "", "family" : "Ciais", "given" : "Philippe", "non-dropping-particle" : "", "parse-names" : false, "suffix" : "" }, { "dropping-particle" : "", "family" : "Hovenden", "given" : "Mark J.", "non-dropping-particle" : "", "parse-names" : false, "suffix" : "" }, { "dropping-particle" : "", "family" : "Leuzinger", "given" : "Sebastian", "non-dropping-particle" : "", "parse-names" : false, "suffix" : "" }, { "dropping-particle" : "", "family" : "Beier", "given" : "Claus", "non-dropping-particle" : "", "parse-names" : false, "suffix" : "" }, { "dropping-particle" : "", "family" : "Kardol", "given" : "Paul", "non-dropping-particle" : "", "parse-names" : false, "suffix" : "" }, { "dropping-particle" : "", "family" : "Xia", "given" : "Jianyang", "non-dropping-particle" : "", "parse-names" : false, "suffix" : "" }, { "dropping-particle" : "", "family" : "Liu", "given" : "Qiang", "non-dropping-particle" : "", "parse-names" : false, "suffix" : "" }, { "dropping-particle" : "", "family" : "Ru", "given" : "Jingyi", "non-dropping-particle" : "", "parse-names" : false, "suffix" : "" }, { "dropping-particle" : "", "family" : "Zhou", "given" : "Zhenxing", "non-dropping-particle" : "", "parse-names" : false, "suffix" : "" }, { "dropping-particle" : "", "family" : "Luo", "given" : "Yiqi", "non-dropping-particle" : "", "parse-names" : false, "suffix" : "" }, { "dropping-particle" : "", "family" : "Guo", "given" : "Dali", "non-dropping-particle" : "", "parse-names" : false, "suffix" : "" }, { "dropping-particle" : "", "family" : "Adam Langley", "given" : "J.", "non-dropping-particle" : "", "parse-names" : false, "suffix" : "" }, { "dropping-particle" : "", "family" : "Zscheischler", "given" : "Jakob", "non-dropping-particle" : "", "parse-names" : false, "suffix" : "" }, { "dropping-particle" : "", "family" : "Dukes", "given" : "Jeffrey S.", "non-dropping-particle" : "", "parse-names" : false, "suffix" : "" }, { "dropping-particle" : "", "family" : "Tang", "given" : "Jianwu", "non-dropping-particle" : "", "parse-names" : false, "suffix" : "" }, { "dropping-particle" : "", "family" : "Chen", "given" : "Jiquan", "non-dropping-particle" : "", "parse-names" : false, "suffix" : "" }, { "dropping-particle" : "", "family" : "Hofmockel", "given" : "Kirsten S.", "non-dropping-particle" : "", "parse-names" : false, "suffix" : "" }, { "dropping-particle" : "", "family" : "Kueppers", "given" : "Lara M.", "non-dropping-particle" : "", "parse-names" : false, "suffix" : "" }, { "dropping-particle" : "", "family" : "Rustad", "given" : "Lindsey", "non-dropping-particle" : "", "parse-names" : false, "suffix" : "" }, { "dropping-particle" : "", "family" : "Liu", "given" : "Lingli", "non-dropping-particle" : "", "parse-names" : false, "suffix" : "" }, { "dropping-particle" : "", "family" : "Smith", "given" : "Melinda D.", "non-dropping-particle" : "", "parse-names" : false, "suffix" : "" }, { "dropping-particle" : "", "family" : "Templer", "given" : "Pamela H.", "non-dropping-particle" : "", "parse-names" : false, "suffix" : "" }, { "dropping-particle" : "", "family" : "Quinn Thomas", "given" : "R.", "non-dropping-particle" : "", "parse-names" : false, "suffix" : "" }, { "dropping-particle" : "", "family" : "Norby", "given" : "Richard J.", "non-dropping-particle" : "", "parse-names" : false, "suffix" : "" }, { "dropping-particle" : "", "family" : "Phillips", "given" : "Richard P.", "non-dropping-particle" : "", "parse-names" : false, "suffix" : "" }, { "dropping-particle" : "", "family" : "Niu", "given" : "Shuli", "non-dropping-particle" : "", "parse-names" : false, "suffix" : "" }, { "dropping-particle" : "", "family" : "Fatichi", "given" : "Simone", "non-dropping-particle" : "", "parse-names" : false, "suffix" : "" }, { "dropping-particle" : "", "family" : "Wang", "given" : "Yingping", "non-dropping-particle" : "", "parse-names" : false, "suffix" : "" }, { "dropping-particle" : "", "family" : "Shao", "given" : "Pengshuai", "non-dropping-particle" : "", "parse-names" : false, "suffix" : "" }, { "dropping-particle" : "", "family" : "Han", "given" : "Hongyan", "non-dropping-particle" : "", "parse-names" : false, "suffix" : "" }, { "dropping-particle" : "", "family" : "Wang", "given" : "Dandan", "non-dropping-particle" : "", "parse-names" : false, "suffix" : "" }, { "dropping-particle" : "", "family" : "Lei", "given" : "Lingjie", "non-dropping-particle" : "", "parse-names" : false, "suffix" : "" }, { "dropping-particle" : "", "family" : "Wang", "given" : "Jiali", "non-dropping-particle" : "", "parse-names" : false, "suffix" : "" }, { "dropping-particle" : "", "family" : "Li", "given" : "Xiaona", "non-dropping-particle" : "", "parse-names" : false, "suffix" : "" }, { "dropping-particle" : "", "family" : "Zhang", "given" : "Qian", "non-dropping-particle" : "", "parse-names" : false, "suffix" : "" }, { "dropping-particle" : "", "family" : "Li", "given" : "Xiaoming", "non-dropping-particle" : "", "parse-names" : false, "suffix" : "" }, { "dropping-particle" : "", "family" : "Su", "given" : "Fanglong", "non-dropping-particle" : "", "parse-names" : false, "suffix" : "" }, { "dropping-particle" : "", "family" : "Liu", "given" : "Bin", "non-dropping-particle" : "", "parse-names" : false, "suffix" : "" }, { "dropping-particle" : "", "family" : "Yang", "given" : "Fan", "non-dropping-particle" : "", "parse-names" : false, "suffix" : "" }, { "dropping-particle" : "", "family" : "Ma", "given" : "Gaigai", "non-dropping-particle" : "", "parse-names" : false, "suffix" : "" }, { "dropping-particle" : "", "family" : "Li", "given" : "Guoyong", "non-dropping-particle" : "", "parse-names" : false, "suffix" : "" }, { "dropping-particle" : "", "family" : "Liu", "given" : "Yanchun", "non-dropping-particle" : "", "parse-names" : false, "suffix" : "" }, { "dropping-particle" : "", "family" : "Liu", "given" : "Yinzhan", "non-dropping-particle" : "", "parse-names" : false, "suffix" : "" }, { "dropping-particle" : "", "family" : "Yang", "given" : "Zhongling", "non-dropping-particle" : "", "parse-names" : false, "suffix" : "" }, { "dropping-particle" : "", "family" : "Zhang", "given" : "Kesheng", "non-dropping-particle" : "", "parse-names" : false, "suffix" : "" }, { "dropping-particle" : "", "family" : "Miao", "given" : "Yuan", "non-dropping-particle" : "", "parse-names" : false, "suffix" : "" }, { "dropping-particle" : "", "family" : "Hu", "given" : "Mengjun", "non-dropping-particle" : "", "parse-names" : false, "suffix" : "" }, { "dropping-particle" : "", "family" : "Yan", "given" : "Chuang", "non-dropping-particle" : "", "parse-names" : false, "suffix" : "" }, { "dropping-particle" : "", "family" : "Zhang", "given" : "Ang", "non-dropping-particle" : "", "parse-names" : false, "suffix" : "" }, { "dropping-particle" : "", "family" : "Zhong", "given" : "Mingxing", "non-dropping-particle" : "", "parse-names" : false, "suffix" : "" }, { "dropping-particle" : "", "family" : "Hui", "given" : "Yan", "non-dropping-particle" : "", "parse-names" : false, "suffix" : "" }, { "dropping-particle" : "", "family" : "Li", "given" : "Ying", "non-dropping-particle" : "", "parse-names" : false, "suffix" : "" }, { "dropping-particle" : "", "family" : "Zheng", "given" : "Mengmei", "non-dropping-particle" : "", "parse-names" : false, "suffix" : "" } ], "container-title" : "Nature Ecology &amp; Evolution", "id" : "ITEM-1", "issue" : "9", "issued" : { "date-parts" : [ [ "2019", "9", "19" ] ] }, "page" : "1309-1320", "title" : "A meta-analysis of 1,119 manipulative experiments on terrestrial carbon-cycling responses to global change", "translator" : [ { "dropping-particle" : "", "family" : "L6332", "given" : "", "non-dropping-particle" : "", "parse-names" : false, "suffix" : "" } ], "type" : "article-journal", "volume" : "3" }, "uris" : [ "http://www.mendeley.com/documents/?uuid=7d06ec26-4972-4154-a10d-c539b466f396" ] }, { "id" : "ITEM-2", "itemData" : { "DOI" : "10.1029/2018GB006141", "ISSN" : "0886-6236", "author" : [ { "dropping-particle" : "", "family" : "Wieder", "given" : "William R.", "non-dropping-particle" : "", "parse-names" : false, "suffix" : "" }, { "dropping-particle" : "", "family" : "Lawrence", "given" : "David M.", "non-dropping-particle" : "", "parse-names" : false, "suffix" : "" }, { "dropping-particle" : "", "family" : "Fisher", "given" : "Rosie A.", "non-dropping-particle" : "", "parse-names" : false, "suffix" : "" }, { "dropping-particle" : "", "family" : "Bonan", "given" : "Gordon B.", "non-dropping-particle" : "", "parse-names" : false, "suffix" : "" }, { "dropping-particle" : "", "family" : "Cheng", "given" : "Susan J.", "non-dropping-particle" : "", "parse-names" : false, "suffix" : "" }, { "dropping-particle" : "", "family" : "Goodale", "given" : "Christine L.", "non-dropping-particle" : "", "parse-names" : false, "suffix" : "" }, { "dropping-particle" : "", "family" : "Grandy", "given" : "A. Stuart", "non-dropping-particle" : "", "parse-names" : false, "suffix" : "" }, { "dropping-particle" : "", "family" : "Koven", "given" : "Charles D.", "non-dropping-particle" : "", "parse-names" : false, "suffix" : "" }, { "dropping-particle" : "", "family" : "Lombardozzi", "given" : "Danica L.", "non-dropping-particle" : "", "parse-names" : false, "suffix" : "" }, { "dropping-particle" : "", "family" : "Oleson", "given" : "Keith W.", "non-dropping-particle" : "", "parse-names" : false, "suffix" : "" }, { "dropping-particle" : "", "family" : "Thomas", "given" : "R. Quinn", "non-dropping-particle" : "", "parse-names" : false, "suffix" : "" } ], "container-title" : "Global Biogeochemical Cycles", "id" : "ITEM-2", "issue" : "10", "issued" : { "date-parts" : [ [ "2019", "10", "28" ] ] }, "page" : "1289-1309", "title" : "Beyond Static Benchmarking: Using Experimental Manipulations to Evaluate Land Model Assumptions", "translator" : [ { "dropping-particle" : "", "family" : "L6327", "given" : "", "non-dropping-particle" : "", "parse-names" : false, "suffix" : "" } ], "type" : "article-journal", "volume" : "33" }, "uris" : [ "http://www.mendeley.com/documents/?uuid=b899ea04-98f0-42a2-a4f6-517cdeeca1b8" ] }, { "id" : "ITEM-3", "itemData" : { "DOI" : "10.1111/gcb.15114", "ISSN" : "1354-1013", "author" : [ { "dropping-particle" : "", "family" : "Meyerholt", "given" : "Johannes", "non-dropping-particle" : "", "parse-names" : false, "suffix" : "" }, { "dropping-particle" : "", "family" : "Sickel", "given" : "Kerstin", "non-dropping-particle" : "", "parse-names" : false, "suffix" : "" }, { "dropping-particle" : "", "family" : "Zaehle", "given" : "S\u00f6nke", "non-dropping-particle" : "", "parse-names" : false, "suffix" : "" } ], "container-title" : "Global Change Biology", "id" : "ITEM-3", "issue" : "7", "issued" : { "date-parts" : [ [ "2020", "7", "18" ] ] }, "page" : "3978-3996", "title" : "Ensemble projections elucidate effects of uncertainty in terrestrial nitrogen limitation on future carbon uptake", "translator" : [ { "dropping-particle" : "", "family" : "L6227", "given" : "", "non-dropping-particle" : "", "parse-names" : false, "suffix" : "" } ], "type" : "article-journal", "volume" : "26" }, "uris" : [ "http://www.mendeley.com/documents/?uuid=2cc6d062-e17d-4718-8f1d-4a3729ad80ad" ] } ], "mendeley" : { "formattedCitation" : "(Song et al., 2019a; Wieder et al., 2019; Meyerholt et al., 2020)", "plainTextFormattedCitation" : "(Song et al., 2019a; Wieder et al., 2019; Meyerholt et al., 2020)", "previouslyFormattedCitation" : "(Song et al., 2019a; Wieder et al., 2019; Meyerholt et al., 2020)" }, "properties" : { "noteIndex" : 0 }, "schema" : "https://github.com/citation-style-language/schema/raw/master/csl-citation.json" }</w:instrText>
      </w:r>
      <w:r w:rsidRPr="001E7A27">
        <w:rPr>
          <w:lang w:val="en-GB"/>
        </w:rPr>
        <w:fldChar w:fldCharType="separate"/>
      </w:r>
      <w:r w:rsidR="00025FA2" w:rsidRPr="001E7A27">
        <w:rPr>
          <w:noProof/>
          <w:lang w:val="en-GB"/>
        </w:rPr>
        <w:t>(Song et al., 2019a; Wieder et al., 2019; Meyerholt et al., 2020)</w:t>
      </w:r>
      <w:r w:rsidRPr="001E7A27">
        <w:rPr>
          <w:lang w:val="en-GB"/>
        </w:rPr>
        <w:fldChar w:fldCharType="end"/>
      </w:r>
      <w:r w:rsidRPr="001E7A27">
        <w:rPr>
          <w:lang w:val="en-GB"/>
        </w:rPr>
        <w:t>.</w:t>
      </w:r>
    </w:p>
    <w:p w14:paraId="170DF115" w14:textId="77777777" w:rsidR="00D75FC8" w:rsidRPr="001E7A27" w:rsidRDefault="00D75FC8" w:rsidP="005C7F25">
      <w:pPr>
        <w:pStyle w:val="AR6BodyText"/>
        <w:rPr>
          <w:lang w:val="en-GB"/>
        </w:rPr>
      </w:pPr>
    </w:p>
    <w:p w14:paraId="0CE67B2A" w14:textId="36A724C3" w:rsidR="00D75FC8" w:rsidRPr="001E7A27" w:rsidRDefault="00D75FC8" w:rsidP="005C7F25">
      <w:pPr>
        <w:pStyle w:val="AR6BodyText"/>
        <w:rPr>
          <w:lang w:val="en-GB"/>
        </w:rPr>
      </w:pPr>
      <w:r w:rsidRPr="001E7A27">
        <w:rPr>
          <w:lang w:val="en-GB"/>
        </w:rPr>
        <w:t>Our understanding of the various biological processes</w:t>
      </w:r>
      <w:del w:id="3635" w:author="Soapbox" w:date="2021-07-20T09:20:00Z">
        <w:r w:rsidRPr="001E7A27" w:rsidDel="00253A92">
          <w:rPr>
            <w:lang w:val="en-GB"/>
          </w:rPr>
          <w:delText>,</w:delText>
        </w:r>
      </w:del>
      <w:ins w:id="3636" w:author="Soapbox" w:date="2021-07-20T09:20:00Z">
        <w:r w:rsidR="00253A92" w:rsidRPr="001E7A27">
          <w:rPr>
            <w:lang w:val="en-GB"/>
          </w:rPr>
          <w:t xml:space="preserve"> that</w:t>
        </w:r>
      </w:ins>
      <w:del w:id="3637" w:author="Soapbox" w:date="2021-07-20T09:20:00Z">
        <w:r w:rsidRPr="001E7A27" w:rsidDel="00253A92">
          <w:rPr>
            <w:lang w:val="en-GB"/>
          </w:rPr>
          <w:delText xml:space="preserve"> which</w:delText>
        </w:r>
      </w:del>
      <w:r w:rsidRPr="001E7A27">
        <w:rPr>
          <w:lang w:val="en-GB"/>
        </w:rPr>
        <w:t xml:space="preserve"> affect the strength of the CO</w:t>
      </w:r>
      <w:r w:rsidRPr="001E7A27">
        <w:rPr>
          <w:vertAlign w:val="subscript"/>
          <w:lang w:val="en-GB"/>
        </w:rPr>
        <w:t>2</w:t>
      </w:r>
      <w:r w:rsidRPr="001E7A27">
        <w:rPr>
          <w:lang w:val="en-GB"/>
        </w:rPr>
        <w:t xml:space="preserve"> fertili</w:t>
      </w:r>
      <w:ins w:id="3638" w:author="Soapbox" w:date="2021-07-16T10:14:00Z">
        <w:r w:rsidR="00953844" w:rsidRPr="001E7A27">
          <w:rPr>
            <w:lang w:val="en-GB"/>
          </w:rPr>
          <w:t>z</w:t>
        </w:r>
      </w:ins>
      <w:del w:id="3639" w:author="Soapbox" w:date="2021-07-16T10:14:00Z">
        <w:r w:rsidRPr="001E7A27" w:rsidDel="00953844">
          <w:rPr>
            <w:lang w:val="en-GB"/>
          </w:rPr>
          <w:delText>s</w:delText>
        </w:r>
      </w:del>
      <w:r w:rsidRPr="001E7A27">
        <w:rPr>
          <w:lang w:val="en-GB"/>
        </w:rPr>
        <w:t xml:space="preserve">ation effect on photosynthesis and its impact on carbon storage in vegetation and soils, </w:t>
      </w:r>
      <w:ins w:id="3640" w:author="Soapbox" w:date="2021-07-20T09:20:00Z">
        <w:r w:rsidR="00253A92" w:rsidRPr="001E7A27">
          <w:rPr>
            <w:lang w:val="en-GB"/>
          </w:rPr>
          <w:t>(</w:t>
        </w:r>
      </w:ins>
      <w:r w:rsidRPr="001E7A27">
        <w:rPr>
          <w:lang w:val="en-GB"/>
        </w:rPr>
        <w:t>in particular regarding the limitations imposed by nitrogen and phosphorus availability</w:t>
      </w:r>
      <w:ins w:id="3641" w:author="Soapbox" w:date="2021-07-20T09:20:00Z">
        <w:r w:rsidR="00253A92" w:rsidRPr="001E7A27">
          <w:rPr>
            <w:lang w:val="en-GB"/>
          </w:rPr>
          <w:t>)</w:t>
        </w:r>
      </w:ins>
      <w:r w:rsidRPr="001E7A27">
        <w:rPr>
          <w:lang w:val="en-GB"/>
        </w:rPr>
        <w:t>, has developed since AR5</w:t>
      </w:r>
      <w:r w:rsidR="006D46EC" w:rsidRPr="001E7A27">
        <w:rPr>
          <w:lang w:val="en-GB"/>
        </w:rPr>
        <w:t xml:space="preserve"> (WGI, Box 6.2)</w:t>
      </w:r>
      <w:r w:rsidRPr="001E7A27">
        <w:rPr>
          <w:lang w:val="en-GB"/>
        </w:rPr>
        <w:t xml:space="preserve">. Based on consistent behaviour across all CMIP6 ESMs, there is </w:t>
      </w:r>
      <w:r w:rsidRPr="001E7A27">
        <w:rPr>
          <w:i/>
          <w:iCs/>
          <w:lang w:val="en-GB"/>
        </w:rPr>
        <w:t xml:space="preserve">high confidence </w:t>
      </w:r>
      <w:r w:rsidRPr="001E7A27">
        <w:rPr>
          <w:lang w:val="en-GB"/>
        </w:rPr>
        <w:t>that CO</w:t>
      </w:r>
      <w:r w:rsidRPr="001E7A27">
        <w:rPr>
          <w:vertAlign w:val="subscript"/>
          <w:lang w:val="en-GB"/>
        </w:rPr>
        <w:t>2</w:t>
      </w:r>
      <w:r w:rsidRPr="001E7A27">
        <w:rPr>
          <w:lang w:val="en-GB"/>
        </w:rPr>
        <w:t xml:space="preserve"> fertili</w:t>
      </w:r>
      <w:ins w:id="3642" w:author="Soapbox" w:date="2021-07-16T10:14:00Z">
        <w:r w:rsidR="00953844" w:rsidRPr="001E7A27">
          <w:rPr>
            <w:lang w:val="en-GB"/>
          </w:rPr>
          <w:t>z</w:t>
        </w:r>
      </w:ins>
      <w:del w:id="3643" w:author="Soapbox" w:date="2021-07-16T10:14:00Z">
        <w:r w:rsidRPr="001E7A27" w:rsidDel="00953844">
          <w:rPr>
            <w:lang w:val="en-GB"/>
          </w:rPr>
          <w:delText>s</w:delText>
        </w:r>
      </w:del>
      <w:r w:rsidRPr="001E7A27">
        <w:rPr>
          <w:lang w:val="en-GB"/>
        </w:rPr>
        <w:t>ation of photosynthesis acts as an important negative feedback on anthropogenic climate change, by reducing the rate at which CO</w:t>
      </w:r>
      <w:r w:rsidRPr="001E7A27">
        <w:rPr>
          <w:vertAlign w:val="subscript"/>
          <w:lang w:val="en-GB"/>
        </w:rPr>
        <w:t>2</w:t>
      </w:r>
      <w:r w:rsidRPr="001E7A27">
        <w:rPr>
          <w:lang w:val="en-GB"/>
        </w:rPr>
        <w:t xml:space="preserve"> accumulates in the atmosphere. Since AR5</w:t>
      </w:r>
      <w:r w:rsidR="006D46EC" w:rsidRPr="001E7A27">
        <w:rPr>
          <w:lang w:val="en-GB"/>
        </w:rPr>
        <w:t xml:space="preserve"> (WGI, Box 6.2)</w:t>
      </w:r>
      <w:r w:rsidRPr="001E7A27">
        <w:rPr>
          <w:lang w:val="en-GB"/>
        </w:rPr>
        <w:t>, an increasing number of CMIP6 ESMs account for nutrient cycles</w:t>
      </w:r>
      <w:ins w:id="3644" w:author="Soapbox" w:date="2021-07-20T09:20:00Z">
        <w:r w:rsidR="00253A92" w:rsidRPr="001E7A27">
          <w:rPr>
            <w:lang w:val="en-GB"/>
          </w:rPr>
          <w:t>. T</w:t>
        </w:r>
      </w:ins>
      <w:del w:id="3645" w:author="Soapbox" w:date="2021-07-20T09:20:00Z">
        <w:r w:rsidRPr="001E7A27" w:rsidDel="00253A92">
          <w:rPr>
            <w:lang w:val="en-GB"/>
          </w:rPr>
          <w:delText xml:space="preserve"> and </w:delText>
        </w:r>
      </w:del>
      <w:del w:id="3646" w:author="Soapbox" w:date="2021-07-20T09:21:00Z">
        <w:r w:rsidRPr="001E7A27" w:rsidDel="00253A92">
          <w:rPr>
            <w:lang w:val="en-GB"/>
          </w:rPr>
          <w:delText>t</w:delText>
        </w:r>
      </w:del>
      <w:r w:rsidRPr="001E7A27">
        <w:rPr>
          <w:lang w:val="en-GB"/>
        </w:rPr>
        <w:t xml:space="preserve">he consistent results found in their model projections suggests with </w:t>
      </w:r>
      <w:r w:rsidRPr="001E7A27">
        <w:rPr>
          <w:i/>
          <w:iCs/>
          <w:lang w:val="en-GB"/>
        </w:rPr>
        <w:t>high confidence</w:t>
      </w:r>
      <w:r w:rsidRPr="001E7A27">
        <w:rPr>
          <w:lang w:val="en-GB"/>
        </w:rPr>
        <w:t xml:space="preserve"> that limited nutrient availability will limit the CO</w:t>
      </w:r>
      <w:r w:rsidRPr="001E7A27">
        <w:rPr>
          <w:vertAlign w:val="subscript"/>
          <w:lang w:val="en-GB"/>
        </w:rPr>
        <w:t>2</w:t>
      </w:r>
      <w:r w:rsidRPr="001E7A27">
        <w:rPr>
          <w:lang w:val="en-GB"/>
        </w:rPr>
        <w:t xml:space="preserve"> fertili</w:t>
      </w:r>
      <w:ins w:id="3647" w:author="Soapbox" w:date="2021-07-16T10:14:00Z">
        <w:r w:rsidR="00953844" w:rsidRPr="001E7A27">
          <w:rPr>
            <w:lang w:val="en-GB"/>
          </w:rPr>
          <w:t>z</w:t>
        </w:r>
      </w:ins>
      <w:del w:id="3648" w:author="Soapbox" w:date="2021-07-16T10:14:00Z">
        <w:r w:rsidRPr="001E7A27" w:rsidDel="00953844">
          <w:rPr>
            <w:lang w:val="en-GB"/>
          </w:rPr>
          <w:delText>s</w:delText>
        </w:r>
      </w:del>
      <w:r w:rsidRPr="001E7A27">
        <w:rPr>
          <w:lang w:val="en-GB"/>
        </w:rPr>
        <w:t xml:space="preserve">ation effect </w:t>
      </w:r>
      <w:r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2020)</w:t>
      </w:r>
      <w:r w:rsidRPr="001E7A27">
        <w:rPr>
          <w:lang w:val="en-GB"/>
        </w:rPr>
        <w:fldChar w:fldCharType="end"/>
      </w:r>
      <w:r w:rsidRPr="001E7A27">
        <w:rPr>
          <w:lang w:val="en-GB"/>
        </w:rPr>
        <w:t xml:space="preserve">. The magnitude of </w:t>
      </w:r>
      <w:del w:id="3649" w:author="Soapbox" w:date="2021-07-20T09:21:00Z">
        <w:r w:rsidRPr="001E7A27" w:rsidDel="00253A92">
          <w:rPr>
            <w:lang w:val="en-GB"/>
          </w:rPr>
          <w:delText xml:space="preserve">both </w:delText>
        </w:r>
      </w:del>
      <w:r w:rsidRPr="001E7A27">
        <w:rPr>
          <w:lang w:val="en-GB"/>
        </w:rPr>
        <w:t>the direct CO</w:t>
      </w:r>
      <w:r w:rsidRPr="001E7A27">
        <w:rPr>
          <w:vertAlign w:val="subscript"/>
          <w:lang w:val="en-GB"/>
        </w:rPr>
        <w:t>2</w:t>
      </w:r>
      <w:r w:rsidRPr="001E7A27">
        <w:rPr>
          <w:lang w:val="en-GB"/>
        </w:rPr>
        <w:t xml:space="preserve"> effect on land carbon uptake, and its limitation by nutrients, remains uncertain</w:t>
      </w:r>
      <w:r w:rsidR="002A3C5D" w:rsidRPr="001E7A27">
        <w:rPr>
          <w:lang w:val="en-GB"/>
        </w:rPr>
        <w:t xml:space="preserve"> (</w:t>
      </w:r>
      <w:r w:rsidR="002A3C5D" w:rsidRPr="001E7A27">
        <w:rPr>
          <w:i/>
          <w:iCs/>
          <w:lang w:val="en-GB"/>
        </w:rPr>
        <w:t>low confidence</w:t>
      </w:r>
      <w:r w:rsidR="002A3C5D" w:rsidRPr="001E7A27">
        <w:rPr>
          <w:lang w:val="en-GB"/>
        </w:rPr>
        <w:t>)</w:t>
      </w:r>
      <w:r w:rsidRPr="001E7A27">
        <w:rPr>
          <w:lang w:val="en-GB"/>
        </w:rPr>
        <w:t>.</w:t>
      </w:r>
    </w:p>
    <w:p w14:paraId="010FA725" w14:textId="77777777" w:rsidR="000027BD" w:rsidRPr="001E7A27" w:rsidRDefault="000027BD" w:rsidP="005C7F25">
      <w:pPr>
        <w:pStyle w:val="AR6BodyText"/>
        <w:rPr>
          <w:lang w:val="en-GB"/>
        </w:rPr>
      </w:pPr>
    </w:p>
    <w:p w14:paraId="508BE259" w14:textId="77777777" w:rsidR="009A0D6D" w:rsidRPr="001E7A27" w:rsidRDefault="009A0D6D" w:rsidP="005C7F25">
      <w:pPr>
        <w:pStyle w:val="AR6BodyTextBold"/>
        <w:rPr>
          <w:lang w:val="en-GB"/>
        </w:rPr>
      </w:pPr>
    </w:p>
    <w:p w14:paraId="21775B1C" w14:textId="7BD5B219" w:rsidR="009A0D6D" w:rsidRPr="001E7A27" w:rsidRDefault="009A0D6D" w:rsidP="0098460A">
      <w:pPr>
        <w:pStyle w:val="AR6Chap5Level2511"/>
        <w:rPr>
          <w:lang w:val="en-GB"/>
        </w:rPr>
      </w:pPr>
      <w:bookmarkStart w:id="3650" w:name="_Toc33564279"/>
      <w:bookmarkStart w:id="3651" w:name="_Toc70535692"/>
      <w:r w:rsidRPr="001E7A27">
        <w:rPr>
          <w:lang w:val="en-GB"/>
        </w:rPr>
        <w:t>Direct CO</w:t>
      </w:r>
      <w:r w:rsidRPr="001E7A27">
        <w:rPr>
          <w:rStyle w:val="AR6BodyTextCar"/>
          <w:rFonts w:eastAsiaTheme="majorEastAsia"/>
          <w:vertAlign w:val="subscript"/>
          <w:lang w:val="en-GB"/>
        </w:rPr>
        <w:t>2</w:t>
      </w:r>
      <w:r w:rsidRPr="001E7A27">
        <w:rPr>
          <w:lang w:val="en-GB"/>
        </w:rPr>
        <w:t xml:space="preserve"> </w:t>
      </w:r>
      <w:r w:rsidR="003760AB" w:rsidRPr="001E7A27">
        <w:rPr>
          <w:lang w:val="en-GB"/>
        </w:rPr>
        <w:t>E</w:t>
      </w:r>
      <w:r w:rsidRPr="001E7A27">
        <w:rPr>
          <w:lang w:val="en-GB"/>
        </w:rPr>
        <w:t>ffects on</w:t>
      </w:r>
      <w:r w:rsidR="003760AB" w:rsidRPr="001E7A27">
        <w:rPr>
          <w:lang w:val="en-GB"/>
        </w:rPr>
        <w:t xml:space="preserve"> P</w:t>
      </w:r>
      <w:r w:rsidRPr="001E7A27">
        <w:rPr>
          <w:lang w:val="en-GB"/>
        </w:rPr>
        <w:t xml:space="preserve">rojected </w:t>
      </w:r>
      <w:r w:rsidR="003760AB" w:rsidRPr="001E7A27">
        <w:rPr>
          <w:lang w:val="en-GB"/>
        </w:rPr>
        <w:t>O</w:t>
      </w:r>
      <w:r w:rsidRPr="001E7A27">
        <w:rPr>
          <w:lang w:val="en-GB"/>
        </w:rPr>
        <w:t xml:space="preserve">cean </w:t>
      </w:r>
      <w:r w:rsidR="003760AB" w:rsidRPr="001E7A27">
        <w:rPr>
          <w:lang w:val="en-GB"/>
        </w:rPr>
        <w:t>C</w:t>
      </w:r>
      <w:r w:rsidRPr="001E7A27">
        <w:rPr>
          <w:lang w:val="en-GB"/>
        </w:rPr>
        <w:t xml:space="preserve">arbon </w:t>
      </w:r>
      <w:r w:rsidR="003760AB" w:rsidRPr="001E7A27">
        <w:rPr>
          <w:lang w:val="en-GB"/>
        </w:rPr>
        <w:t>U</w:t>
      </w:r>
      <w:r w:rsidRPr="001E7A27">
        <w:rPr>
          <w:lang w:val="en-GB"/>
        </w:rPr>
        <w:t>ptake</w:t>
      </w:r>
      <w:bookmarkEnd w:id="3650"/>
      <w:bookmarkEnd w:id="3651"/>
    </w:p>
    <w:p w14:paraId="7AEEF9E4" w14:textId="77777777" w:rsidR="009A0D6D" w:rsidRPr="001E7A27" w:rsidRDefault="009A0D6D" w:rsidP="005C7F25">
      <w:pPr>
        <w:pStyle w:val="AR6BodyText"/>
        <w:rPr>
          <w:noProof/>
          <w:lang w:val="en-GB"/>
        </w:rPr>
      </w:pPr>
    </w:p>
    <w:p w14:paraId="5C812567" w14:textId="3425F793" w:rsidR="004D0987" w:rsidRPr="001E7A27" w:rsidRDefault="002E083C" w:rsidP="004D0987">
      <w:pPr>
        <w:pStyle w:val="AR6BodyText"/>
        <w:rPr>
          <w:lang w:val="en-GB" w:eastAsia="ja-JP"/>
        </w:rPr>
      </w:pPr>
      <w:r w:rsidRPr="001E7A27">
        <w:rPr>
          <w:rFonts w:eastAsia="MS Mincho"/>
          <w:noProof/>
          <w:lang w:val="en-GB" w:eastAsia="ja-JP"/>
        </w:rPr>
        <w:t xml:space="preserve">In AR5 (WGI, Section 6.4.2) there was </w:t>
      </w:r>
      <w:r w:rsidRPr="001E7A27">
        <w:rPr>
          <w:rFonts w:eastAsia="MS Mincho"/>
          <w:i/>
          <w:iCs/>
          <w:noProof/>
          <w:lang w:val="en-GB" w:eastAsia="ja-JP"/>
        </w:rPr>
        <w:t>high agreement</w:t>
      </w:r>
      <w:r w:rsidRPr="001E7A27">
        <w:rPr>
          <w:rFonts w:eastAsia="MS Mincho"/>
          <w:noProof/>
          <w:lang w:val="en-GB" w:eastAsia="ja-JP"/>
        </w:rPr>
        <w:t xml:space="preserve"> that CMIP5 ESMs project continued ocean CO</w:t>
      </w:r>
      <w:r w:rsidRPr="001E7A27">
        <w:rPr>
          <w:rFonts w:eastAsia="MS Mincho"/>
          <w:noProof/>
          <w:vertAlign w:val="subscript"/>
          <w:lang w:val="en-GB" w:eastAsia="ja-JP"/>
        </w:rPr>
        <w:t>2</w:t>
      </w:r>
      <w:r w:rsidRPr="001E7A27">
        <w:rPr>
          <w:rFonts w:eastAsia="MS Mincho"/>
          <w:noProof/>
          <w:lang w:val="en-GB" w:eastAsia="ja-JP"/>
        </w:rPr>
        <w:t xml:space="preserve"> uptake through to 2100, with higher uptake corresponding to higher concentration or emission</w:t>
      </w:r>
      <w:ins w:id="3652" w:author="Tom Maycock" w:date="2021-09-08T15:25:00Z">
        <w:r w:rsidR="00FC0403" w:rsidRPr="001E7A27">
          <w:rPr>
            <w:rFonts w:eastAsia="MS Mincho"/>
            <w:noProof/>
            <w:lang w:val="en-GB" w:eastAsia="ja-JP"/>
          </w:rPr>
          <w:t>s</w:t>
        </w:r>
      </w:ins>
      <w:r w:rsidRPr="001E7A27">
        <w:rPr>
          <w:rFonts w:eastAsia="MS Mincho"/>
          <w:noProof/>
          <w:lang w:val="en-GB" w:eastAsia="ja-JP"/>
        </w:rPr>
        <w:t xml:space="preserve"> pathways. </w:t>
      </w:r>
      <w:r w:rsidRPr="001E7A27">
        <w:rPr>
          <w:rFonts w:cs="Times New Roman"/>
          <w:lang w:val="en-GB"/>
        </w:rPr>
        <w:t>There has been no significant change in the magnitude of the sensitivity of ocean carbon uptake to increasing atmospheric CO</w:t>
      </w:r>
      <w:r w:rsidRPr="001E7A27">
        <w:rPr>
          <w:rFonts w:cs="Times New Roman"/>
          <w:vertAlign w:val="subscript"/>
          <w:lang w:val="en-GB"/>
        </w:rPr>
        <w:t>2</w:t>
      </w:r>
      <w:r w:rsidRPr="001E7A27">
        <w:rPr>
          <w:rFonts w:cs="Times New Roman"/>
          <w:lang w:val="en-GB"/>
        </w:rPr>
        <w:t xml:space="preserve">, or in the inter-model spread, between the CMIP5 and CMIP6 era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(Arora et al., 2020)</w:t>
      </w:r>
      <w:r w:rsidRPr="001E7A27">
        <w:rPr>
          <w:rFonts w:cs="Times New Roman"/>
          <w:lang w:val="en-GB"/>
        </w:rPr>
        <w:fldChar w:fldCharType="end"/>
      </w:r>
      <w:r w:rsidRPr="001E7A27">
        <w:rPr>
          <w:rFonts w:cs="Times New Roman"/>
          <w:lang w:val="en-GB"/>
        </w:rPr>
        <w:t>. T</w:t>
      </w:r>
      <w:r w:rsidRPr="001E7A27">
        <w:rPr>
          <w:rFonts w:eastAsia="MS Mincho"/>
          <w:noProof/>
          <w:lang w:val="en-GB" w:eastAsia="ja-JP"/>
        </w:rPr>
        <w:t xml:space="preserve">he analysis from </w:t>
      </w:r>
      <w:del w:id="3653" w:author="Soapbox" w:date="2021-07-20T09:22:00Z">
        <w:r w:rsidRPr="001E7A27" w:rsidDel="00495CF5">
          <w:rPr>
            <w:rFonts w:eastAsia="MS Mincho"/>
            <w:noProof/>
            <w:lang w:val="en-GB" w:eastAsia="ja-JP"/>
          </w:rPr>
          <w:delText xml:space="preserve">both </w:delText>
        </w:r>
      </w:del>
      <w:r w:rsidRPr="001E7A27">
        <w:rPr>
          <w:rFonts w:eastAsia="MS Mincho"/>
          <w:noProof/>
          <w:lang w:val="en-GB" w:eastAsia="ja-JP"/>
        </w:rPr>
        <w:t>emissions and concentration</w:t>
      </w:r>
      <w:ins w:id="3654" w:author="Soapbox" w:date="2021-07-20T09:22:00Z">
        <w:r w:rsidR="00253A92" w:rsidRPr="001E7A27">
          <w:rPr>
            <w:rFonts w:eastAsia="MS Mincho"/>
            <w:noProof/>
            <w:lang w:val="en-GB" w:eastAsia="ja-JP"/>
          </w:rPr>
          <w:t>-</w:t>
        </w:r>
      </w:ins>
      <w:del w:id="3655" w:author="Soapbox" w:date="2021-07-20T09:22:00Z">
        <w:r w:rsidRPr="001E7A27" w:rsidDel="00253A92">
          <w:rPr>
            <w:rFonts w:eastAsia="MS Mincho"/>
            <w:noProof/>
            <w:lang w:val="en-GB" w:eastAsia="ja-JP"/>
          </w:rPr>
          <w:delText xml:space="preserve"> </w:delText>
        </w:r>
      </w:del>
      <w:r w:rsidRPr="001E7A27">
        <w:rPr>
          <w:rFonts w:eastAsia="MS Mincho"/>
          <w:noProof/>
          <w:lang w:val="en-GB" w:eastAsia="ja-JP"/>
        </w:rPr>
        <w:t>driven CMIP5 model</w:t>
      </w:r>
      <w:del w:id="3656" w:author="Soapbox" w:date="2021-07-20T09:22:00Z">
        <w:r w:rsidRPr="001E7A27" w:rsidDel="00253A92">
          <w:rPr>
            <w:rFonts w:eastAsia="MS Mincho"/>
            <w:noProof/>
            <w:lang w:val="en-GB" w:eastAsia="ja-JP"/>
          </w:rPr>
          <w:delText>s</w:delText>
        </w:r>
      </w:del>
      <w:r w:rsidRPr="001E7A27">
        <w:rPr>
          <w:rFonts w:eastAsia="MS Mincho"/>
          <w:noProof/>
          <w:lang w:val="en-GB" w:eastAsia="ja-JP"/>
        </w:rPr>
        <w:t xml:space="preserve"> projections show that the ocean sink stops growing beyond 2050 across all emission</w:t>
      </w:r>
      <w:ins w:id="3657" w:author="Tom Maycock" w:date="2021-09-08T15:25:00Z">
        <w:r w:rsidR="00FC0403" w:rsidRPr="001E7A27">
          <w:rPr>
            <w:rFonts w:eastAsia="MS Mincho"/>
            <w:noProof/>
            <w:lang w:val="en-GB" w:eastAsia="ja-JP"/>
          </w:rPr>
          <w:t>s</w:t>
        </w:r>
      </w:ins>
      <w:r w:rsidRPr="001E7A27">
        <w:rPr>
          <w:rFonts w:eastAsia="MS Mincho"/>
          <w:noProof/>
          <w:lang w:val="en-GB" w:eastAsia="ja-JP"/>
        </w:rPr>
        <w:t xml:space="preserve"> scenarios (</w:t>
      </w:r>
      <w:r w:rsidRPr="001E7A27">
        <w:rPr>
          <w:rFonts w:cs="Times New Roman"/>
          <w:lang w:val="en-GB"/>
        </w:rPr>
        <w:t>Section 5.4.5.</w:t>
      </w:r>
      <w:r w:rsidR="004D0987" w:rsidRPr="001E7A27">
        <w:rPr>
          <w:rFonts w:cs="Times New Roman"/>
          <w:lang w:val="en-GB"/>
        </w:rPr>
        <w:t>3</w:t>
      </w:r>
      <w:r w:rsidRPr="001E7A27">
        <w:rPr>
          <w:rFonts w:eastAsia="MS Mincho"/>
          <w:noProof/>
          <w:lang w:val="en-GB" w:eastAsia="ja-JP"/>
        </w:rPr>
        <w:t xml:space="preserve">). </w:t>
      </w:r>
      <w:r w:rsidR="004D0987" w:rsidRPr="001E7A27">
        <w:rPr>
          <w:lang w:val="en-GB" w:eastAsia="ja-JP"/>
        </w:rPr>
        <w:t>CMIP6 models also show a similar time</w:t>
      </w:r>
      <w:ins w:id="3658" w:author="Soapbox" w:date="2021-07-20T09:22:00Z">
        <w:r w:rsidR="000B5F88" w:rsidRPr="001E7A27">
          <w:rPr>
            <w:lang w:val="en-GB" w:eastAsia="ja-JP"/>
          </w:rPr>
          <w:t xml:space="preserve"> </w:t>
        </w:r>
      </w:ins>
      <w:del w:id="3659" w:author="Soapbox" w:date="2021-07-20T09:22:00Z">
        <w:r w:rsidR="004D0987" w:rsidRPr="001E7A27" w:rsidDel="000B5F88">
          <w:rPr>
            <w:lang w:val="en-GB" w:eastAsia="ja-JP"/>
          </w:rPr>
          <w:delText>-</w:delText>
        </w:r>
      </w:del>
      <w:r w:rsidR="004D0987" w:rsidRPr="001E7A27">
        <w:rPr>
          <w:lang w:val="en-GB" w:eastAsia="ja-JP"/>
        </w:rPr>
        <w:t>evolution of global ocean CO</w:t>
      </w:r>
      <w:r w:rsidR="004D0987" w:rsidRPr="001E7A27">
        <w:rPr>
          <w:vertAlign w:val="subscript"/>
          <w:lang w:val="en-GB" w:eastAsia="ja-JP"/>
        </w:rPr>
        <w:t>2</w:t>
      </w:r>
      <w:r w:rsidR="004D0987" w:rsidRPr="001E7A27">
        <w:rPr>
          <w:lang w:val="en-GB" w:eastAsia="ja-JP"/>
        </w:rPr>
        <w:t xml:space="preserve"> uptake to CMIP5 models over the 21st century (Figure 5.25) with decreasing net ocean CO</w:t>
      </w:r>
      <w:r w:rsidR="004D0987" w:rsidRPr="001E7A27">
        <w:rPr>
          <w:vertAlign w:val="subscript"/>
          <w:lang w:val="en-GB" w:eastAsia="ja-JP"/>
        </w:rPr>
        <w:t>2</w:t>
      </w:r>
      <w:r w:rsidR="004D0987" w:rsidRPr="001E7A27">
        <w:rPr>
          <w:lang w:val="en-GB" w:eastAsia="ja-JP"/>
        </w:rPr>
        <w:t xml:space="preserve"> uptake ratio to anthropogenic CO</w:t>
      </w:r>
      <w:r w:rsidR="004D0987" w:rsidRPr="001E7A27">
        <w:rPr>
          <w:vertAlign w:val="subscript"/>
          <w:lang w:val="en-GB" w:eastAsia="ja-JP"/>
        </w:rPr>
        <w:t>2</w:t>
      </w:r>
      <w:r w:rsidR="004D0987" w:rsidRPr="001E7A27">
        <w:rPr>
          <w:lang w:val="en-GB" w:eastAsia="ja-JP"/>
        </w:rPr>
        <w:t xml:space="preserve"> emissions under SSP5</w:t>
      </w:r>
      <w:del w:id="3660" w:author="Ian Blenkinsop" w:date="2021-07-28T14:15:00Z">
        <w:r w:rsidR="004D0987" w:rsidRPr="001E7A27" w:rsidDel="0084286B">
          <w:rPr>
            <w:lang w:val="en-GB" w:eastAsia="ja-JP"/>
          </w:rPr>
          <w:delText>–</w:delText>
        </w:r>
      </w:del>
      <w:ins w:id="3661" w:author="Ian Blenkinsop" w:date="2021-07-28T14:15:00Z">
        <w:r w:rsidR="0084286B" w:rsidRPr="001E7A27">
          <w:rPr>
            <w:lang w:val="en-GB" w:eastAsia="ja-JP"/>
          </w:rPr>
          <w:t>-</w:t>
        </w:r>
      </w:ins>
      <w:r w:rsidR="004D0987" w:rsidRPr="001E7A27">
        <w:rPr>
          <w:lang w:val="en-GB" w:eastAsia="ja-JP"/>
        </w:rPr>
        <w:t>8.5.</w:t>
      </w:r>
    </w:p>
    <w:p w14:paraId="5BF5C516" w14:textId="77777777" w:rsidR="00C413D8" w:rsidRPr="001E7A27" w:rsidRDefault="00C413D8" w:rsidP="005C7F25">
      <w:pPr>
        <w:pStyle w:val="AR6BodyText"/>
        <w:rPr>
          <w:lang w:val="en-GB" w:eastAsia="ja-JP"/>
        </w:rPr>
      </w:pPr>
    </w:p>
    <w:p w14:paraId="3FA9A109" w14:textId="1C85167A" w:rsidR="009A0D6D" w:rsidRPr="001E7A27" w:rsidRDefault="009A0D6D" w:rsidP="005C7F25">
      <w:pPr>
        <w:pStyle w:val="AR6BodyText"/>
        <w:rPr>
          <w:lang w:val="en-GB" w:eastAsia="ja-JP"/>
        </w:rPr>
      </w:pPr>
      <w:r w:rsidRPr="001E7A27">
        <w:rPr>
          <w:rFonts w:eastAsia="MS Mincho"/>
          <w:noProof/>
          <w:lang w:val="en-GB" w:eastAsia="ja-JP"/>
        </w:rPr>
        <w:t xml:space="preserve">The projected weakening of ocean carbon uptake is driven by a combination of decreasing carbonate </w:t>
      </w:r>
      <w:r w:rsidRPr="001E7A27">
        <w:rPr>
          <w:rFonts w:eastAsia="MS Mincho"/>
          <w:noProof/>
          <w:lang w:val="en-GB" w:eastAsia="ja-JP"/>
        </w:rPr>
        <w:lastRenderedPageBreak/>
        <w:t>buffering capacity and warming</w:t>
      </w:r>
      <w:ins w:id="3662" w:author="Soapbox" w:date="2021-07-20T09:23:00Z">
        <w:r w:rsidR="000B5F88" w:rsidRPr="001E7A27">
          <w:rPr>
            <w:rFonts w:eastAsia="MS Mincho"/>
            <w:noProof/>
            <w:lang w:val="en-GB" w:eastAsia="ja-JP"/>
          </w:rPr>
          <w:t>,</w:t>
        </w:r>
      </w:ins>
      <w:r w:rsidRPr="001E7A27">
        <w:rPr>
          <w:rFonts w:eastAsia="MS Mincho"/>
          <w:noProof/>
          <w:lang w:val="en-GB" w:eastAsia="ja-JP"/>
        </w:rPr>
        <w:t xml:space="preserve"> which are positive feedbacks under weak to no mitigation scenarios (SSP4 and 5). In high mitigation scenarios (SSP1</w:t>
      </w:r>
      <w:ins w:id="3663" w:author="Ian Blenkinsop" w:date="2021-07-28T14:15:00Z">
        <w:r w:rsidR="0084286B" w:rsidRPr="001E7A27">
          <w:rPr>
            <w:rFonts w:eastAsia="MS Mincho" w:cs="Times New Roman"/>
            <w:lang w:val="en-GB" w:eastAsia="ja-JP"/>
          </w:rPr>
          <w:t>-</w:t>
        </w:r>
      </w:ins>
      <w:del w:id="3664" w:author="Ian Blenkinsop" w:date="2021-07-28T14:15:00Z">
        <w:r w:rsidR="00AC60E3" w:rsidRPr="001E7A27" w:rsidDel="0084286B">
          <w:rPr>
            <w:rFonts w:eastAsia="MS Mincho" w:cs="Times New Roman"/>
            <w:lang w:val="en-GB" w:eastAsia="ja-JP"/>
          </w:rPr>
          <w:delText>–</w:delText>
        </w:r>
      </w:del>
      <w:r w:rsidR="000C54E5" w:rsidRPr="001E7A27">
        <w:rPr>
          <w:rFonts w:eastAsia="MS Mincho"/>
          <w:noProof/>
          <w:lang w:val="en-GB" w:eastAsia="ja-JP"/>
        </w:rPr>
        <w:t>2.6</w:t>
      </w:r>
      <w:r w:rsidRPr="001E7A27">
        <w:rPr>
          <w:rFonts w:eastAsia="MS Mincho"/>
          <w:noProof/>
          <w:lang w:val="en-GB" w:eastAsia="ja-JP"/>
        </w:rPr>
        <w:t>), weakening ocean carbon uptake is driven by decreasing emissions (Cross-Chapter Box 5.3). The</w:t>
      </w:r>
      <w:r w:rsidRPr="001E7A27">
        <w:rPr>
          <w:rFonts w:eastAsia="MS Mincho"/>
          <w:lang w:val="en-GB" w:eastAsia="ja-JP"/>
        </w:rPr>
        <w:t xml:space="preserve"> </w:t>
      </w:r>
      <w:r w:rsidRPr="001E7A27">
        <w:rPr>
          <w:rFonts w:eastAsia="MS Mincho" w:cs="Times New Roman"/>
          <w:lang w:val="en-GB" w:eastAsia="ja-JP"/>
        </w:rPr>
        <w:t>detailed understanding of carbonate chemistry in seawater that has accumulated over more than half a century</w:t>
      </w:r>
      <w:r w:rsidR="00D25B36" w:rsidRPr="001E7A27">
        <w:rPr>
          <w:rFonts w:eastAsia="MS Mincho" w:cs="Times New Roman"/>
          <w:lang w:val="en-GB"/>
        </w:rPr>
        <w:t xml:space="preserve"> (e.g.</w:t>
      </w:r>
      <w:ins w:id="3665" w:author="Robin Matthews" w:date="2021-06-17T17:58:00Z">
        <w:r w:rsidR="00D66569" w:rsidRPr="001E7A27">
          <w:rPr>
            <w:rFonts w:eastAsia="MS Mincho" w:cs="Times New Roman"/>
            <w:lang w:val="en-GB"/>
          </w:rPr>
          <w:t>,</w:t>
        </w:r>
      </w:ins>
      <w:r w:rsidR="00D25B36" w:rsidRPr="001E7A27">
        <w:rPr>
          <w:rFonts w:eastAsia="MS Mincho" w:cs="Times New Roman"/>
          <w:lang w:val="en-GB"/>
        </w:rPr>
        <w:t xml:space="preserve"> </w:t>
      </w:r>
      <w:commentRangeStart w:id="3666"/>
      <w:r w:rsidR="00D25B36" w:rsidRPr="001E7A27">
        <w:rPr>
          <w:rFonts w:eastAsia="MS Mincho" w:cs="Times New Roman"/>
          <w:lang w:val="en-GB"/>
        </w:rPr>
        <w:fldChar w:fldCharType="begin" w:fldLock="1"/>
      </w:r>
      <w:ins w:id="3667" w:author="Robin Matthews" w:date="2021-06-17T17:58:00Z">
        <w:r w:rsidR="00D66569" w:rsidRPr="001E7A27">
          <w:rPr>
            <w:rFonts w:eastAsia="MS Mincho" w:cs="Times New Roman"/>
            <w:lang w:val="en-GB"/>
          </w:rPr>
          <w:instrText>ADDIN CSL_CITATION { "citationItems" : [ { "id" : "ITEM-1", "itemData" : { "DOI" : "10.1111/j.2153-3490.1957.tb01849.x", "ISSN" : "00402826", "abstract" : "From a comparison of C14/C12 and C13/C12 ratios in wood and in marine material and from a slight decrease of the C14 concentration in terrestrial plants over the past 50 years it can be concluded that the average lifetime of a CO2 molecule in the atmosphere before it is dissolved into the sea is of the order of 10 years. This means that most of the CO2 released by artificial fuel combustion since the beginning of the industrial revolution must have been absorbed by the oceans. The increase of atmospheric CO2 from this cause is at present small but may become significant during future decades if industrial fuel combustion continues to rise exponentially. Present data on the total amount of CO2 in the atmosphere, on the rates and mechanisms of exchange, and on possible fluctuations in terrestrial and marine organic carbon, are inadequate for accurate measurement of future changes in atmospheric CO2. An opportunity exists during the International Geophysical Year to obtain much of the necessary information.", "author" : [ { "dropping-particle" : "", "family" : "Revelle", "given" : "Roger", "non-dropping-particle" : "", "parse-names" : false, "suffix" : "" }, { "dropping-particle" : "", "family" : "Suess", "given" : "Hans E.", "non-dropping-particle" : "", "parse-names" : false, "suffix" : "" } ], "container-title" : "Tellus", "id" : "ITEM-1", "issue" : "1", "issued" : { "date-parts" : [ [ "1957", "2", "15" ] ] }, "page" : "18-27", "publisher" : "Taylor &amp; Francis", "title" : "Carbon Dioxide Exchange Between Atmosphere and Ocean and the Question of an Increase of Atmospheric CO2 during the Past Decades", "translator" : [ { "dropping-particle" : "", "family" : "L7218", "given" : "", "non-dropping-particle" : "", "parse-names" : false, "suffix" : "" } ], "type" : "article-journal", "volume" : "9" }, "uris" : [ "http://www.mendeley.com/documents/?uuid=c14c10b8-5a3b-4043-9d6a-f13b691fd3b5" ] }, { "id" : "ITEM-2", "itemData" : { "DOI" : "https://doi.org/10.1029/2008GB003407", "abstract" : "We derive explicit expressions of the Revelle factor and several other buffer factors of interest to climate change scientists and those studying ocean acidification. These buffer factors quantify the sensitivity of CO2 and H+ concentrations ([CO2] and [H+]) and CaCO3 saturation (\u03a9) to changes in dissolved inorganic carbon concentration (DIC) and alkalinity (Alk). The explicit expressions of these buffer factors provide a convenient means to compare the degree of buffering of [CO2], [H+], and \u03a9 in different regions of the oceans and at different times in the future and to gain insight into the buffering mechanisms. All six buffer factors have roughly similar values, and all reach an absolute minimum when DIC = Alk (pH \u223c 7.5). Surface maps of the buffer factors generally show stronger buffering capacity in the subtropical gyres relative to the polar regions. As the dissolution of anthropogenic CO2 increases the DIC of surface seawater over the next century, all the buffer factors will decrease, resulting in a much greater sensitivity to local variations in DIC and Alk. For example, diurnal and seasonal variations in pH and \u03a9 caused by photosynthesis and respiration will be greatly amplified. Buffer factors provide convenient means to quantify the effect that changes in DIC and Alk have on seawater chemistry. They should also help illuminate the role that various physical and biological processes have in determining the oceanic response to an increase in atmospheric CO2.", "author" : [ { "dropping-particle" : "", "family" : "Egleston", "given" : "Eric S", "non-dropping-particle" : "", "parse-names" : false, "suffix" : "" }, { "dropping-particle" : "", "family" : "Sabine", "given" : "Christopher L", "non-dropping-particle" : "", "parse-names" : false, "suffix" : "" }, { "dropping-particle" : "", "family" : "Morel", "given" : "Fran\u00e7ois M M", "non-dropping-particle" : "", "parse-names" : false, "suffix" : "" } ], "container-title" : "Global Biogeochemical Cycles", "id" : "ITEM-2", "issue" : "1", "issued" : { "date-parts" : [ [ "2010" ] ] }, "title" : "Revelle revisited: Buffer factors that quantify the response of ocean chemistry to changes in DIC and alkalinity", "translator" : [ { "dropping-particle" : "", "family" : "L7079", "given" : "", "non-dropping-particle" : "", "parse-names" : false, "suffix" : "" } ], "type" : "article-journal", "volume" : "24" }, "uris" : [ "http://www.mendeley.com/documents/?uuid=48f7c0ce-5161-3985-b6c0-793821e39f92" ] } ], "mendeley" : { "formattedCitation" : "(Revelle and Suess, 1957; Egleston et al., 2010)", "manualFormatting" : "Revelle and Suess, 1957; Egleston et al., 2010)", "plainTextFormattedCitation" : "(Revelle and Suess, 1957; Egleston et al., 2010)", "previouslyFormattedCitation" : "(Revelle and Suess, 1957; Egleston et al., 2010)" }, "properties" : { "noteIndex" : 0 }, "schema" : "https://github.com/citation-style-language/schema/raw/master/csl-citation.json" }</w:instrText>
        </w:r>
      </w:ins>
      <w:del w:id="3668" w:author="Robin Matthews" w:date="2021-06-17T17:58:00Z">
        <w:r w:rsidR="001B061E" w:rsidRPr="001E7A27" w:rsidDel="00D66569">
          <w:rPr>
            <w:rFonts w:eastAsia="MS Mincho" w:cs="Times New Roman"/>
            <w:lang w:val="en-GB"/>
          </w:rPr>
          <w:delInstrText>ADDIN CSL_CITATION { "citationItems" : [ { "id" : "ITEM-1", "itemData" : { "DOI" : "10.1111/j.2153-3490.1957.tb01849.x", "ISSN" : "00402826", "abstract" : "From a comparison of C14/C12 and C13/C12 ratios in wood and in marine material and from a slight decrease of the C14 concentration in terrestrial plants over the past 50 years it can be concluded that the average lifetime of a CO2 molecule in the atmosphere before it is dissolved into the sea is of the order of 10 years. This means that most of the CO2 released by artificial fuel combustion since the beginning of the industrial revolution must have been absorbed by the oceans. The increase of atmospheric CO2 from this cause is at present small but may become significant during future decades if industrial fuel combustion continues to rise exponentially. Present data on the total amount of CO2 in the atmosphere, on the rates and mechanisms of exchange, and on possible fluctuations in terrestrial and marine organic carbon, are inadequate for accurate measurement of future changes in atmospheric CO2. An opportunity exists during the International Geophysical Year to obtain much of the necessary information.", "author" : [ { "dropping-particle" : "", "family" : "Revelle", "given" : "Roger", "non-dropping-particle" : "", "parse-names" : false, "suffix" : "" }, { "dropping-particle" : "", "family" : "Suess", "given" : "Hans E.", "non-dropping-particle" : "", "parse-names" : false, "suffix" : "" } ], "container-title" : "Tellus", "id" : "ITEM-1", "issue" : "1", "issued" : { "date-parts" : [ [ "1957", "2", "15" ] ] }, "page" : "18-27", "publisher" : "Taylor &amp; Francis", "title" : "Carbon Dioxide Exchange Between Atmosphere and Ocean and the Question of an Increase of Atmospheric CO2 during the Past Decades", "translator" : [ { "dropping-particle" : "", "family" : "L7218", "given" : "", "non-dropping-particle" : "", "parse-names" : false, "suffix" : "" } ], "type" : "article-journal", "volume" : "9" }, "uris" : [ "http://www.mendeley.com/documents/?uuid=c14c10b8-5a3b-4043-9d6a-f13b691fd3b5" ] }, { "id" : "ITEM-2", "itemData" : { "DOI" : "https://doi.org/10.1029/2008GB003407", "abstract" : "We derive explicit expressions of the Revelle factor and several other buffer factors of interest to climate change scientists and those studying ocean acidification. These buffer factors quantify the sensitivity of CO2 and H+ concentrations ([CO2] and [H+]) and CaCO3 saturation (\u03a9) to changes in dissolved inorganic carbon concentration (DIC) and alkalinity (Alk). The explicit expressions of these buffer factors provide a convenient means to compare the degree of buffering of [CO2], [H+], and \u03a9 in different regions of the oceans and at different times in the future and to gain insight into the buffering mechanisms. All six buffer factors have roughly similar values, and all reach an absolute minimum when DIC = Alk (pH \u223c 7.5). Surface maps of the buffer factors generally show stronger buffering capacity in the subtropical gyres relative to the polar regions. As the dissolution of anthropogenic CO2 increases the DIC of surface seawater over the next century, all the buffer factors will decrease, resulting in a much greater sensitivity to local variations in DIC and Alk. For example, diurnal and seasonal variations in pH and \u03a9 caused by photosynthesis and respiration will be greatly amplified. Buffer factors provide convenient means to quantify the effect that changes in DIC and Alk have on seawater chemistry. They should also help illuminate the role that various physical and biological processes have in determining the oceanic response to an increase in atmospheric CO2.", "author" : [ { "dropping-particle" : "", "family" : "Egleston", "given" : "Eric S", "non-dropping-particle" : "", "parse-names" : false, "suffix" : "" }, { "dropping-particle" : "", "family" : "Sabine", "given" : "Christopher L", "non-dropping-particle" : "", "parse-names" : false, "suffix" : "" }, { "dropping-particle" : "", "family" : "Morel", "given" : "Fran\u00e7ois M M", "non-dropping-particle" : "", "parse-names" : false, "suffix" : "" } ], "container-title" : "Global Biogeochemical Cycles", "id" : "ITEM-2", "issue" : "1", "issued" : { "date-parts" : [ [ "2010" ] ] }, "title" : "Revelle revisited: Buffer factors that quantify the response of ocean chemistry to changes in DIC and alkalinity", "translator" : [ { "dropping-particle" : "", "family" : "L7079", "given" : "", "non-dropping-particle" : "", "parse-names" : false, "suffix" : "" } ], "type" : "article-journal", "volume" : "24" }, "uris" : [ "http://www.mendeley.com/documents/?uuid=48f7c0ce-5161-3985-b6c0-793821e39f92" ] } ], "mendeley" : { "formattedCitation" : "(Revelle and Suess, 1957; Egleston et al., 2010)", "manualFormatting" : "Egleston et al., 2010; Revelle &amp; Suess, 1957)", "plainTextFormattedCitation" : "(Revelle and Suess, 1957; Egleston et al., 2010)", "previouslyFormattedCitation" : "(Revelle and Suess, 1957; Egleston et al., 2010)" }, "properties" : { "noteIndex" : 0 }, "schema" : "https://github.com/citation-style-language/schema/raw/master/csl-citation.json" }</w:delInstrText>
        </w:r>
      </w:del>
      <w:r w:rsidR="00D25B36" w:rsidRPr="001E7A27">
        <w:rPr>
          <w:rFonts w:eastAsia="MS Mincho" w:cs="Times New Roman"/>
          <w:lang w:val="en-GB"/>
        </w:rPr>
        <w:fldChar w:fldCharType="separate"/>
      </w:r>
      <w:del w:id="3669" w:author="Robin Matthews" w:date="2021-06-17T17:58:00Z">
        <w:r w:rsidR="00025FA2" w:rsidRPr="001E7A27" w:rsidDel="00D66569">
          <w:rPr>
            <w:rFonts w:eastAsia="MS Mincho" w:cs="Times New Roman"/>
            <w:noProof/>
            <w:lang w:val="en-GB"/>
          </w:rPr>
          <w:delText>E</w:delText>
        </w:r>
      </w:del>
      <w:ins w:id="3670" w:author="Robin Matthews" w:date="2021-06-17T17:58:00Z">
        <w:r w:rsidR="00D66569" w:rsidRPr="001E7A27">
          <w:rPr>
            <w:lang w:val="en-GB"/>
          </w:rPr>
          <w:t>Revelle and Suess, 1957; Egleston et al., 2010</w:t>
        </w:r>
      </w:ins>
      <w:del w:id="3671" w:author="Robin Matthews" w:date="2021-06-17T17:58:00Z">
        <w:r w:rsidR="00025FA2" w:rsidRPr="001E7A27" w:rsidDel="00D66569">
          <w:rPr>
            <w:rFonts w:eastAsia="MS Mincho" w:cs="Times New Roman"/>
            <w:noProof/>
            <w:lang w:val="en-GB"/>
          </w:rPr>
          <w:delText>gleston et al., 2010; Revelle &amp; Suess, 1957</w:delText>
        </w:r>
      </w:del>
      <w:r w:rsidR="00025FA2" w:rsidRPr="001E7A27">
        <w:rPr>
          <w:rFonts w:eastAsia="MS Mincho" w:cs="Times New Roman"/>
          <w:noProof/>
          <w:lang w:val="en-GB"/>
        </w:rPr>
        <w:t>)</w:t>
      </w:r>
      <w:r w:rsidR="00D25B36" w:rsidRPr="001E7A27">
        <w:rPr>
          <w:rFonts w:eastAsia="MS Mincho" w:cs="Times New Roman"/>
          <w:lang w:val="en-GB"/>
        </w:rPr>
        <w:fldChar w:fldCharType="end"/>
      </w:r>
      <w:commentRangeEnd w:id="3666"/>
      <w:r w:rsidR="00025FA2" w:rsidRPr="001E7A27">
        <w:rPr>
          <w:rStyle w:val="CommentReference"/>
          <w:lang w:val="en-GB"/>
        </w:rPr>
        <w:commentReference w:id="3666"/>
      </w:r>
      <w:r w:rsidRPr="001E7A27">
        <w:rPr>
          <w:rFonts w:eastAsia="MS Mincho" w:cs="Times New Roman"/>
          <w:lang w:val="en-GB" w:eastAsia="ja-JP"/>
        </w:rPr>
        <w:t xml:space="preserve">, provides </w:t>
      </w:r>
      <w:r w:rsidRPr="001E7A27">
        <w:rPr>
          <w:rFonts w:eastAsia="MS Mincho" w:cs="Times New Roman"/>
          <w:i/>
          <w:lang w:val="en-GB" w:eastAsia="ja-JP"/>
        </w:rPr>
        <w:t>high confidence</w:t>
      </w:r>
      <w:r w:rsidRPr="001E7A27">
        <w:rPr>
          <w:rFonts w:eastAsia="MS Mincho" w:cs="Times New Roman"/>
          <w:lang w:val="en-GB" w:eastAsia="ja-JP"/>
        </w:rPr>
        <w:t xml:space="preserve"> </w:t>
      </w:r>
      <w:r w:rsidRPr="001E7A27">
        <w:rPr>
          <w:rFonts w:eastAsia="MS Mincho" w:cs="Times New Roman"/>
          <w:lang w:val="en-GB"/>
        </w:rPr>
        <w:t xml:space="preserve">that </w:t>
      </w:r>
      <w:r w:rsidRPr="001E7A27">
        <w:rPr>
          <w:rFonts w:eastAsia="MS Mincho" w:cs="Times New Roman"/>
          <w:lang w:val="en-GB" w:eastAsia="ja-JP"/>
        </w:rPr>
        <w:t>the excess CO</w:t>
      </w:r>
      <w:r w:rsidRPr="001E7A27">
        <w:rPr>
          <w:rFonts w:eastAsia="MS Mincho" w:cs="Times New Roman"/>
          <w:vertAlign w:val="subscript"/>
          <w:lang w:val="en-GB" w:eastAsia="ja-JP"/>
        </w:rPr>
        <w:t>2</w:t>
      </w:r>
      <w:r w:rsidRPr="001E7A27">
        <w:rPr>
          <w:rFonts w:eastAsia="MS Mincho" w:cs="Times New Roman"/>
          <w:lang w:val="en-GB" w:eastAsia="ja-JP"/>
        </w:rPr>
        <w:t xml:space="preserve"> dissolved in seawater leads to a non</w:t>
      </w:r>
      <w:ins w:id="3672" w:author="Soapbox" w:date="2021-07-17T06:21:00Z">
        <w:r w:rsidR="0068242A" w:rsidRPr="001E7A27">
          <w:rPr>
            <w:rFonts w:eastAsia="MS Mincho" w:cs="Times New Roman"/>
            <w:lang w:val="en-GB" w:eastAsia="ja-JP"/>
          </w:rPr>
          <w:t>-</w:t>
        </w:r>
      </w:ins>
      <w:r w:rsidRPr="001E7A27">
        <w:rPr>
          <w:rFonts w:eastAsia="MS Mincho" w:cs="Times New Roman"/>
          <w:lang w:val="en-GB" w:eastAsia="ja-JP"/>
        </w:rPr>
        <w:t>linear reduction of the CO</w:t>
      </w:r>
      <w:r w:rsidRPr="001E7A27">
        <w:rPr>
          <w:rFonts w:eastAsia="MS Mincho" w:cs="Times New Roman"/>
          <w:vertAlign w:val="subscript"/>
          <w:lang w:val="en-GB" w:eastAsia="ja-JP"/>
        </w:rPr>
        <w:t>2</w:t>
      </w:r>
      <w:r w:rsidRPr="001E7A27">
        <w:rPr>
          <w:rFonts w:eastAsia="MS Mincho" w:cs="Times New Roman"/>
          <w:lang w:val="en-GB" w:eastAsia="ja-JP"/>
        </w:rPr>
        <w:t xml:space="preserve"> buffering capacity, </w:t>
      </w:r>
      <w:r w:rsidR="000141B4" w:rsidRPr="001E7A27">
        <w:rPr>
          <w:rFonts w:eastAsia="MS Mincho" w:cs="Times New Roman"/>
          <w:lang w:val="en-GB" w:eastAsia="ja-JP"/>
        </w:rPr>
        <w:t>that is</w:t>
      </w:r>
      <w:r w:rsidRPr="001E7A27">
        <w:rPr>
          <w:rFonts w:eastAsia="MS Mincho" w:cs="Times New Roman"/>
          <w:lang w:val="en-GB" w:eastAsia="ja-JP"/>
        </w:rPr>
        <w:t xml:space="preserve"> smaller </w:t>
      </w:r>
      <w:r w:rsidR="00215064" w:rsidRPr="001E7A27">
        <w:rPr>
          <w:lang w:val="en-GB"/>
        </w:rPr>
        <w:t>dissolved inorganic carbon</w:t>
      </w:r>
      <w:r w:rsidR="00215064" w:rsidRPr="001E7A27">
        <w:rPr>
          <w:rFonts w:eastAsia="MS Mincho" w:cs="Times New Roman"/>
          <w:lang w:val="en-GB" w:eastAsia="ja-JP"/>
        </w:rPr>
        <w:t xml:space="preserve"> (</w:t>
      </w:r>
      <w:r w:rsidRPr="001E7A27">
        <w:rPr>
          <w:rFonts w:eastAsia="MS Mincho" w:cs="Times New Roman"/>
          <w:lang w:val="en-GB" w:eastAsia="ja-JP"/>
        </w:rPr>
        <w:t>DIC</w:t>
      </w:r>
      <w:r w:rsidR="00215064" w:rsidRPr="001E7A27">
        <w:rPr>
          <w:rFonts w:eastAsia="MS Mincho" w:cs="Times New Roman"/>
          <w:lang w:val="en-GB" w:eastAsia="ja-JP"/>
        </w:rPr>
        <w:t>)</w:t>
      </w:r>
      <w:r w:rsidRPr="001E7A27">
        <w:rPr>
          <w:rFonts w:eastAsia="MS Mincho" w:cs="Times New Roman"/>
          <w:lang w:val="en-GB" w:eastAsia="ja-JP"/>
        </w:rPr>
        <w:t xml:space="preserve"> increase with respect to </w:t>
      </w:r>
      <w:commentRangeStart w:id="3673"/>
      <w:r w:rsidRPr="001E7A27">
        <w:rPr>
          <w:rFonts w:eastAsia="MS Mincho" w:cs="Times New Roman"/>
          <w:lang w:val="en-GB" w:eastAsia="ja-JP"/>
        </w:rPr>
        <w:t>p</w:t>
      </w:r>
      <w:commentRangeEnd w:id="3673"/>
      <w:r w:rsidR="00002485" w:rsidRPr="001E7A27">
        <w:rPr>
          <w:rStyle w:val="CommentReference"/>
          <w:lang w:val="en-GB"/>
        </w:rPr>
        <w:commentReference w:id="3673"/>
      </w:r>
      <w:r w:rsidRPr="001E7A27">
        <w:rPr>
          <w:rFonts w:eastAsia="MS Mincho" w:cs="Times New Roman"/>
          <w:lang w:val="en-GB" w:eastAsia="ja-JP"/>
        </w:rPr>
        <w:t>CO</w:t>
      </w:r>
      <w:r w:rsidRPr="001E7A27">
        <w:rPr>
          <w:rFonts w:eastAsia="MS Mincho" w:cs="Times New Roman"/>
          <w:vertAlign w:val="subscript"/>
          <w:lang w:val="en-GB" w:eastAsia="ja-JP"/>
        </w:rPr>
        <w:t>2</w:t>
      </w:r>
      <w:r w:rsidRPr="001E7A27">
        <w:rPr>
          <w:rFonts w:eastAsia="MS Mincho" w:cs="Times New Roman"/>
          <w:lang w:val="en-GB" w:eastAsia="ja-JP"/>
        </w:rPr>
        <w:t xml:space="preserve"> increase along with the increase in cumulative ocean CO</w:t>
      </w:r>
      <w:r w:rsidRPr="001E7A27">
        <w:rPr>
          <w:rFonts w:eastAsia="MS Mincho" w:cs="Times New Roman"/>
          <w:vertAlign w:val="subscript"/>
          <w:lang w:val="en-GB"/>
        </w:rPr>
        <w:t>2</w:t>
      </w:r>
      <w:r w:rsidRPr="001E7A27">
        <w:rPr>
          <w:rFonts w:eastAsia="MS Mincho" w:cs="Times New Roman"/>
          <w:lang w:val="en-GB" w:eastAsia="ja-JP"/>
        </w:rPr>
        <w:t xml:space="preserve"> uptake</w:t>
      </w:r>
      <w:r w:rsidRPr="001E7A27">
        <w:rPr>
          <w:rFonts w:eastAsia="Bliss-Medium"/>
          <w:lang w:val="en-GB" w:eastAsia="ja-JP"/>
        </w:rPr>
        <w:t>.</w:t>
      </w:r>
      <w:r w:rsidRPr="001E7A27">
        <w:rPr>
          <w:rFonts w:eastAsia="MS Mincho" w:cs="Times New Roman"/>
          <w:lang w:val="en-GB" w:eastAsia="ja-JP"/>
        </w:rPr>
        <w:t xml:space="preserve"> </w:t>
      </w:r>
      <w:r w:rsidRPr="001E7A27">
        <w:rPr>
          <w:rFonts w:eastAsia="MS Mincho"/>
          <w:noProof/>
          <w:lang w:val="en-GB" w:eastAsia="ja-JP"/>
        </w:rPr>
        <w:t>Recent studies</w:t>
      </w:r>
      <w:r w:rsidR="00AC60E3" w:rsidRPr="001E7A27">
        <w:rPr>
          <w:rFonts w:eastAsia="MS Mincho"/>
          <w:noProof/>
          <w:lang w:val="en-GB" w:eastAsia="ja-JP"/>
        </w:rPr>
        <w:t xml:space="preserve"> </w:t>
      </w:r>
      <w:r w:rsidR="00D25B36" w:rsidRPr="001E7A27">
        <w:rPr>
          <w:lang w:val="en-GB"/>
        </w:rPr>
        <w:fldChar w:fldCharType="begin" w:fldLock="1"/>
      </w:r>
      <w:r w:rsidR="00747167" w:rsidRPr="001E7A27">
        <w:rPr>
          <w:lang w:val="en-GB"/>
        </w:rPr>
        <w:instrText>ADDIN CSL_CITATION { "citationItems" : [ { "id" : "ITEM-1", "itemData" : { "DOI" : "10.1029/2020GL089275", "ISSN" : "0094-8276", "abstract" : "A positive marine chemistry-climate feedback was originally proposed by Revelle and Suess (1957, https://doi.org/10.3402/tellusa.v9i1.9075), whereby the invasion flux of anthropogenic carbon into the ocean serves to inhibit future marine CO2 uptake through reductions to the buffering capacity of surface seawater. Here we use an ocean circulation-carbon cycle model to identify an upper limit on the impact of reemergence of anthropogenic carbon into the ocean's mixed layer on the cumulative airborne fraction of CO2 in the atmosphere. We find under an RCP8.5 emissions pathway (with steady circulation) that the cumulative airborne fraction of CO2 has a sevenfold reduction by 2100 when the CO2 buffering capacity of surface seawater is maintained at preindustrial levels. Our results indicate that the effect of reemergence of anthropogenic carbon into the mixed layer on the buffering capacity of CO2 amplifies the transient climate sensitivity of the Earth system.", "author" : [ { "dropping-particle" : "", "family" : "Rodgers", "given" : "K. B.", "non-dropping-particle" : "", "parse-names" : false, "suffix" : "" }, { "dropping-particle" : "", "family" : "Schlunegger", "given" : "S.", "non-dropping-particle" : "", "parse-names" : false, "suffix" : "" }, { "dropping-particle" : "", "family" : "Slater", "given" : "R. D.", "non-dropping-particle" : "", "parse-names" : false, "suffix" : "" }, { "dropping-particle" : "", "family" : "Ishii", "given" : "M.", "non-dropping-particle" : "", "parse-names" : false, "suffix" : "" }, { "dropping-particle" : "", "family" : "Fr\u00f6licher", "given" : "T. L.", "non-dropping-particle" : "", "parse-names" : false, "suffix" : "" }, { "dropping-particle" : "", "family" : "Toyama", "given" : "K.", "non-dropping-particle" : "", "parse-names" : false, "suffix" : "" }, { "dropping-particle" : "", "family" : "Plancherel", "given" : "Y.", "non-dropping-particle" : "", "parse-names" : false, "suffix" : "" }, { "dropping-particle" : "", "family" : "Aumont", "given" : "O.", "non-dropping-particle" : "", "parse-names" : false, "suffix" : "" }, { "dropping-particle" : "", "family" : "Fassbender", "given" : "A. J.", "non-dropping-particle" : "", "parse-names" : false, "suffix" : "" } ], "container-title" : "Geophysical Research Letters", "id" : "ITEM-1", "issue" : "18", "issued" : { "date-parts" : [ [ "2020", "9", "28" ] ] }, "publisher" : "Blackwell Publishing Ltd", "title" : "Reemergence of Anthropogenic Carbon Into the Ocean's Mixed Layer Strongly Amplifies Transient Climate Sensitivity", "translator" : [ { "dropping-particle" : "", "family" : "L6849", "given" : "", "non-dropping-particle" : "", "parse-names" : false, "suffix" : "" } ], "type" : "article-journal", "volume" : "47" }, "uris" : [ "http://www.mendeley.com/documents/?uuid=a2d3a359-37cf-3938-98b4-668ba7ebec19" ] }, { "id" : "ITEM-2",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"ITEM-2",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"id" : "ITEM-3",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"ITEM-3",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"id" : "ITEM-4", "itemData" : { "DOI" : "10.1029/2018GL077849", "ISSN" : "00948276", "abstract" : "The Transient Climate Response to Emissions (TCRE), the ratio of surface warming and cumulative carbon emissions, is controlled by a product of thermal and carbon contributions. The carbon contribution involves the airborne fraction and the ratio of ocean saturated and atmospheric carbon inventories, with this ratio controlled by ocean carbonate chemistry. The evolution of the carbon contribution to the TCRE is illustrated in a hierarchy of models: a box model of the atmosphere-ocean and an Earth system model, both integrated for 1,000 years, and a suite of Earth system models integrated for 140 years. For all models, there is the same generic carbonate chemistry response: An acidifying ocean during emissions leads to a decrease in the ratio of the ocean saturated and atmospheric carbon inventories and the carbon contribution to the TCRE. Hence, ocean carbonate chemistry is important in controlling the magnitude of the TCRE and its evolution in time.",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"dropping-particle" : "", "family" : "Roussenov", "given" : "Vassil", "non-dropping-particle" : "", "parse-names" : false, "suffix" : "" } ], "container-title" : "Geophysical Research Letters", "id" : "ITEM-4", "issue" : "12", "issued" : { "date-parts" : [ [ "2018", "6", "20" ] ] }, "note" : "From Duplicate 3 (Reconciling atmospheric and oceanic views of the Transient Climate Response to Emissions - Katavouta, Anna; Williams, Richard G.; Goodwin, Philip; Roussenov, Vassil)\n\nFrom Duplicate 1 (Reconciling Atmospheric and Oceanic Views of the Transient Climate Response to Emissions - Katavouta, Anna; Williams, Richard G; Goodwin, Philip; Roussenov, Vassil)\n\ndoi: 10.1029/2018GL077849\n\nFrom Duplicate 4 (Reconciling atmospheric and oceanic views of the Transient Climate Response to Emissions - Katavouta, Anna; Williams, Richard G; Goodwin, Philip; Roussenov, Vassil)\n\ndoi: 10.1029/2018GL077849", "page" : "6205-6214", "publisher" : "Wiley-Blackwell", "title" : "Reconciling Atmospheric and Oceanic Views of the Transient Climate Response to Emissions", "translator" : [ { "dropping-particle" : "", "family" : "L7392", "given" : "", "non-dropping-particle" : "", "parse-names" : false, "suffix" : "" } ], "type" : "article-journal", "volume" : "45" }, "uris" : [ "http://www.mendeley.com/documents/?uuid=7f79b811-d8c6-4220-ac8d-f5e766cb444e" ] } ], "mendeley" : { "formattedCitation" : "(Katavouta et al., 2018; Jiang et al., 2019; Arora et al., 2020; Rodgers et al., 2020)", "plainTextFormattedCitation" : "(Katavouta et al., 2018; Jiang et al., 2019; Arora et al., 2020; Rodgers et al., 2020)", "previouslyFormattedCitation" : "(Katavouta et al., 2018; Jiang et al., 2019; Arora et al., 2020; Rodgers et al., 2020)" }, "properties" : { "noteIndex" : 0 }, "schema" : "https://github.com/citation-style-language/schema/raw/master/csl-citation.json" }</w:instrText>
      </w:r>
      <w:r w:rsidR="00D25B36" w:rsidRPr="001E7A27">
        <w:rPr>
          <w:lang w:val="en-GB"/>
        </w:rPr>
        <w:fldChar w:fldCharType="separate"/>
      </w:r>
      <w:r w:rsidR="00025FA2" w:rsidRPr="001E7A27">
        <w:rPr>
          <w:noProof/>
          <w:lang w:val="en-GB"/>
        </w:rPr>
        <w:t>(Katavouta et al., 2018; Jiang et al., 2019; Arora et al., 2020; Rodgers et al., 2020)</w:t>
      </w:r>
      <w:r w:rsidR="00D25B36" w:rsidRPr="001E7A27">
        <w:rPr>
          <w:lang w:val="en-GB"/>
        </w:rPr>
        <w:fldChar w:fldCharType="end"/>
      </w:r>
      <w:r w:rsidRPr="001E7A27">
        <w:rPr>
          <w:rFonts w:eastAsia="MS Mincho"/>
          <w:noProof/>
          <w:lang w:val="en-GB" w:eastAsia="ja-JP"/>
        </w:rPr>
        <w:t xml:space="preserve"> suggest with </w:t>
      </w:r>
      <w:r w:rsidRPr="001E7A27">
        <w:rPr>
          <w:rFonts w:eastAsia="MS Mincho"/>
          <w:i/>
          <w:iCs/>
          <w:noProof/>
          <w:lang w:val="en-GB" w:eastAsia="ja-JP"/>
        </w:rPr>
        <w:t>medium confidence</w:t>
      </w:r>
      <w:r w:rsidRPr="001E7A27">
        <w:rPr>
          <w:rFonts w:eastAsia="MS Mincho"/>
          <w:noProof/>
          <w:lang w:val="en-GB" w:eastAsia="ja-JP"/>
        </w:rPr>
        <w:t xml:space="preserve"> that the decrease in the ocean CO</w:t>
      </w:r>
      <w:r w:rsidRPr="001E7A27">
        <w:rPr>
          <w:rFonts w:eastAsia="MS Mincho"/>
          <w:noProof/>
          <w:vertAlign w:val="subscript"/>
          <w:lang w:val="en-GB" w:eastAsia="ja-JP"/>
        </w:rPr>
        <w:t>2</w:t>
      </w:r>
      <w:r w:rsidRPr="001E7A27">
        <w:rPr>
          <w:rFonts w:eastAsia="MS Mincho"/>
          <w:noProof/>
          <w:lang w:val="en-GB" w:eastAsia="ja-JP"/>
        </w:rPr>
        <w:t xml:space="preserve"> uptake ratio to anthropogenic CO</w:t>
      </w:r>
      <w:r w:rsidRPr="001E7A27">
        <w:rPr>
          <w:rFonts w:eastAsia="MS Mincho"/>
          <w:noProof/>
          <w:vertAlign w:val="subscript"/>
          <w:lang w:val="en-GB" w:eastAsia="ja-JP"/>
        </w:rPr>
        <w:t>2</w:t>
      </w:r>
      <w:r w:rsidRPr="001E7A27">
        <w:rPr>
          <w:rFonts w:eastAsia="MS Mincho"/>
          <w:noProof/>
          <w:lang w:val="en-GB" w:eastAsia="ja-JP"/>
        </w:rPr>
        <w:t xml:space="preserve"> emission</w:t>
      </w:r>
      <w:ins w:id="3674" w:author="Soapbox" w:date="2021-07-20T09:25:00Z">
        <w:r w:rsidR="00C45FB1" w:rsidRPr="001E7A27">
          <w:rPr>
            <w:rFonts w:eastAsia="MS Mincho"/>
            <w:noProof/>
            <w:lang w:val="en-GB" w:eastAsia="ja-JP"/>
          </w:rPr>
          <w:t>,</w:t>
        </w:r>
      </w:ins>
      <w:r w:rsidRPr="001E7A27">
        <w:rPr>
          <w:rFonts w:eastAsia="MS Mincho"/>
          <w:noProof/>
          <w:lang w:val="en-GB" w:eastAsia="ja-JP"/>
        </w:rPr>
        <w:t xml:space="preserve"> under low to no mitigation scenarios over the 21st century</w:t>
      </w:r>
      <w:ins w:id="3675" w:author="Soapbox" w:date="2021-07-20T09:25:00Z">
        <w:r w:rsidR="00C45FB1" w:rsidRPr="001E7A27">
          <w:rPr>
            <w:rFonts w:eastAsia="MS Mincho"/>
            <w:noProof/>
            <w:lang w:val="en-GB" w:eastAsia="ja-JP"/>
          </w:rPr>
          <w:t>,</w:t>
        </w:r>
      </w:ins>
      <w:r w:rsidRPr="001E7A27">
        <w:rPr>
          <w:rFonts w:eastAsia="MS Mincho"/>
          <w:noProof/>
          <w:lang w:val="en-GB" w:eastAsia="ja-JP"/>
        </w:rPr>
        <w:t xml:space="preserve"> </w:t>
      </w:r>
      <w:r w:rsidRPr="001E7A27">
        <w:rPr>
          <w:lang w:val="en-GB" w:eastAsia="ja-JP"/>
        </w:rPr>
        <w:t xml:space="preserve">is </w:t>
      </w:r>
      <w:r w:rsidRPr="001E7A27">
        <w:rPr>
          <w:rFonts w:eastAsia="MS Mincho"/>
          <w:lang w:val="en-GB" w:eastAsia="ja-JP"/>
        </w:rPr>
        <w:t>predominantly attributable to the ocean carbon-concentration feedback through the reduction of the seawater CO</w:t>
      </w:r>
      <w:r w:rsidRPr="001E7A27">
        <w:rPr>
          <w:rFonts w:eastAsia="MS Mincho"/>
          <w:vertAlign w:val="subscript"/>
          <w:lang w:val="en-GB" w:eastAsia="ja-JP"/>
        </w:rPr>
        <w:t>2</w:t>
      </w:r>
      <w:r w:rsidRPr="001E7A27">
        <w:rPr>
          <w:rFonts w:eastAsia="MS Mincho"/>
          <w:lang w:val="en-GB" w:eastAsia="ja-JP"/>
        </w:rPr>
        <w:t xml:space="preserve"> </w:t>
      </w:r>
      <w:r w:rsidRPr="001E7A27">
        <w:rPr>
          <w:lang w:val="en-GB" w:eastAsia="ja-JP"/>
        </w:rPr>
        <w:t>buffering capacity</w:t>
      </w:r>
      <w:ins w:id="3676" w:author="Soapbox" w:date="2021-07-20T09:25:00Z">
        <w:r w:rsidR="00C45FB1" w:rsidRPr="001E7A27">
          <w:rPr>
            <w:lang w:val="en-GB" w:eastAsia="ja-JP"/>
          </w:rPr>
          <w:t>,</w:t>
        </w:r>
      </w:ins>
      <w:r w:rsidRPr="001E7A27">
        <w:rPr>
          <w:rFonts w:eastAsia="MS Mincho"/>
          <w:lang w:val="en-GB" w:eastAsia="ja-JP"/>
        </w:rPr>
        <w:t xml:space="preserve"> </w:t>
      </w:r>
      <w:r w:rsidRPr="001E7A27">
        <w:rPr>
          <w:rFonts w:eastAsia="MS Mincho" w:cs="Times New Roman"/>
          <w:lang w:val="en-GB" w:eastAsia="ja-JP"/>
        </w:rPr>
        <w:t xml:space="preserve">but </w:t>
      </w:r>
      <w:r w:rsidRPr="001E7A27">
        <w:rPr>
          <w:rFonts w:eastAsia="MS Mincho"/>
          <w:lang w:val="en-GB" w:eastAsia="ja-JP"/>
        </w:rPr>
        <w:t>with contributions from physical drivers such as warming and wind stress (</w:t>
      </w:r>
      <w:r w:rsidRPr="001E7A27">
        <w:rPr>
          <w:rFonts w:eastAsia="MS Mincho"/>
          <w:i/>
          <w:iCs/>
          <w:lang w:val="en-GB" w:eastAsia="ja-JP"/>
        </w:rPr>
        <w:t>medium confidence</w:t>
      </w:r>
      <w:r w:rsidRPr="001E7A27">
        <w:rPr>
          <w:rFonts w:eastAsia="MS Mincho"/>
          <w:lang w:val="en-GB" w:eastAsia="ja-JP"/>
        </w:rPr>
        <w:t>) and biological d</w:t>
      </w:r>
      <w:r w:rsidRPr="001E7A27">
        <w:rPr>
          <w:lang w:val="en-GB" w:eastAsia="ja-JP"/>
        </w:rPr>
        <w:t>rivers (</w:t>
      </w:r>
      <w:r w:rsidRPr="001E7A27">
        <w:rPr>
          <w:i/>
          <w:iCs/>
          <w:lang w:val="en-GB" w:eastAsia="ja-JP"/>
        </w:rPr>
        <w:t>low confidence</w:t>
      </w:r>
      <w:r w:rsidRPr="001E7A27">
        <w:rPr>
          <w:lang w:val="en-GB" w:eastAsia="ja-JP"/>
        </w:rPr>
        <w:t>) (Sections 5.2.1.3.3</w:t>
      </w:r>
      <w:ins w:id="3677" w:author="Ian Blenkinsop" w:date="2021-07-28T14:16:00Z">
        <w:r w:rsidR="0084286B" w:rsidRPr="001E7A27">
          <w:rPr>
            <w:lang w:val="en-GB" w:eastAsia="ja-JP"/>
          </w:rPr>
          <w:t xml:space="preserve"> and </w:t>
        </w:r>
      </w:ins>
      <w:del w:id="3678" w:author="Ian Blenkinsop" w:date="2021-07-28T14:16:00Z">
        <w:r w:rsidRPr="001E7A27" w:rsidDel="0084286B">
          <w:rPr>
            <w:lang w:val="en-GB" w:eastAsia="ja-JP"/>
          </w:rPr>
          <w:delText xml:space="preserve">, </w:delText>
        </w:r>
      </w:del>
      <w:r w:rsidRPr="001E7A27">
        <w:rPr>
          <w:lang w:val="en-GB" w:eastAsia="ja-JP"/>
        </w:rPr>
        <w:t>5.4.4)</w:t>
      </w:r>
      <w:r w:rsidRPr="001E7A27">
        <w:rPr>
          <w:rFonts w:eastAsia="MS Mincho"/>
          <w:lang w:val="en-GB" w:eastAsia="ja-JP"/>
        </w:rPr>
        <w:t>.</w:t>
      </w:r>
      <w:r w:rsidRPr="001E7A27">
        <w:rPr>
          <w:lang w:val="en-GB" w:eastAsia="ja-JP"/>
        </w:rPr>
        <w:t xml:space="preserve"> </w:t>
      </w:r>
    </w:p>
    <w:p w14:paraId="6993B80C" w14:textId="77777777" w:rsidR="009A0D6D" w:rsidRPr="001E7A27" w:rsidRDefault="009A0D6D" w:rsidP="005C7F25">
      <w:pPr>
        <w:pStyle w:val="AR6BodyText"/>
        <w:rPr>
          <w:rFonts w:eastAsia="MS Mincho" w:cs="Times New Roman"/>
          <w:noProof/>
          <w:lang w:val="en-GB" w:eastAsia="ja-JP"/>
        </w:rPr>
      </w:pPr>
    </w:p>
    <w:p w14:paraId="6308A622" w14:textId="7477BD4F" w:rsidR="009A0D6D" w:rsidRPr="001E7A27" w:rsidRDefault="009A0D6D" w:rsidP="005C7F25">
      <w:pPr>
        <w:rPr>
          <w:rFonts w:eastAsia="MinionPro-Regular" w:cs="Times New Roman"/>
          <w:lang w:val="en-GB" w:eastAsia="ja-JP"/>
        </w:rPr>
      </w:pPr>
      <w:r w:rsidRPr="001E7A27">
        <w:rPr>
          <w:rFonts w:cs="Times New Roman"/>
          <w:noProof/>
          <w:lang w:val="en-GB"/>
        </w:rPr>
        <w:t>Projected increases in ocean DIC due to anthropogenic CO</w:t>
      </w:r>
      <w:r w:rsidRPr="001E7A27">
        <w:rPr>
          <w:rFonts w:cs="Times New Roman"/>
          <w:noProof/>
          <w:vertAlign w:val="subscript"/>
          <w:lang w:val="en-GB"/>
        </w:rPr>
        <w:t>2</w:t>
      </w:r>
      <w:r w:rsidRPr="001E7A27">
        <w:rPr>
          <w:rFonts w:cs="Times New Roman"/>
          <w:noProof/>
          <w:lang w:val="en-GB"/>
        </w:rPr>
        <w:t xml:space="preserve"> uptake amplify the sensitivity of carbonate system variables to perturbations of DIC in the surface ocean, </w:t>
      </w:r>
      <w:r w:rsidR="000141B4" w:rsidRPr="001E7A27">
        <w:rPr>
          <w:rFonts w:cs="Times New Roman"/>
          <w:noProof/>
          <w:lang w:val="en-GB"/>
        </w:rPr>
        <w:t>for example</w:t>
      </w:r>
      <w:r w:rsidRPr="001E7A27">
        <w:rPr>
          <w:rFonts w:cs="Times New Roman"/>
          <w:noProof/>
          <w:lang w:val="en-GB"/>
        </w:rPr>
        <w:t xml:space="preserve"> via the amplitude of the seasonal cycle of </w:t>
      </w:r>
      <w:commentRangeStart w:id="3679"/>
      <w:r w:rsidRPr="001E7A27">
        <w:rPr>
          <w:rFonts w:cs="Times New Roman"/>
          <w:noProof/>
          <w:lang w:val="en-GB"/>
        </w:rPr>
        <w:t>p</w:t>
      </w:r>
      <w:commentRangeEnd w:id="3679"/>
      <w:r w:rsidR="00002485" w:rsidRPr="001E7A27">
        <w:rPr>
          <w:rStyle w:val="CommentReference"/>
          <w:lang w:val="en-GB"/>
        </w:rPr>
        <w:commentReference w:id="3679"/>
      </w:r>
      <w:r w:rsidRPr="001E7A27">
        <w:rPr>
          <w:rFonts w:cs="Times New Roman"/>
          <w:noProof/>
          <w:lang w:val="en-GB"/>
        </w:rPr>
        <w:t>CO</w:t>
      </w:r>
      <w:r w:rsidRPr="001E7A27">
        <w:rPr>
          <w:rFonts w:cs="Times New Roman"/>
          <w:noProof/>
          <w:vertAlign w:val="subscript"/>
          <w:lang w:val="en-GB"/>
        </w:rPr>
        <w:t>2</w:t>
      </w:r>
      <w:r w:rsidRPr="001E7A27">
        <w:rPr>
          <w:rFonts w:cs="Times New Roman"/>
          <w:noProof/>
          <w:lang w:val="en-GB"/>
        </w:rPr>
        <w:t>, which impact</w:t>
      </w:r>
      <w:ins w:id="3680" w:author="Soapbox" w:date="2021-07-20T09:26:00Z">
        <w:r w:rsidR="00C45FB1" w:rsidRPr="001E7A27">
          <w:rPr>
            <w:rFonts w:cs="Times New Roman"/>
            <w:noProof/>
            <w:lang w:val="en-GB"/>
          </w:rPr>
          <w:t>s</w:t>
        </w:r>
      </w:ins>
      <w:r w:rsidRPr="001E7A27">
        <w:rPr>
          <w:rFonts w:cs="Times New Roman"/>
          <w:noProof/>
          <w:lang w:val="en-GB"/>
        </w:rPr>
        <w:t xml:space="preserve"> the mean annual air-sea fluxes </w:t>
      </w:r>
      <w:commentRangeStart w:id="3681"/>
      <w:r w:rsidR="00D25B36" w:rsidRPr="001E7A27">
        <w:rPr>
          <w:rFonts w:cs="Times New Roman"/>
          <w:noProof/>
          <w:lang w:val="en-GB"/>
        </w:rPr>
        <w:fldChar w:fldCharType="begin" w:fldLock="1"/>
      </w:r>
      <w:ins w:id="3682" w:author="Robin Matthews" w:date="2021-06-17T17:59:00Z">
        <w:r w:rsidR="00D66569" w:rsidRPr="001E7A27">
          <w:rPr>
            <w:rFonts w:cs="Times New Roman"/>
            <w:noProof/>
            <w:lang w:val="en-GB"/>
          </w:rPr>
          <w:instrText>ADDIN CSL_CITATION { "citationItems" : [ { "id" : "ITEM-1", "itemData" : { "DOI" : "10.1002/2015GB005140", "ISSN" : "08866236", "abstract" : "We use a suite of eight ocean biogeochemical/ecological general circulation models from the Marine Ecosystem Model Intercomparison Project and Coupled Model Intercomparison Project Phase 5 archives to explore the relative roles of changes in winds (positive trend of Southern Annular Mode, SAM) and in warming- and freshening-driven trends of upper ocean stratification in altering export production and CO2 uptake in the Southern Ocean at the end of the 21st century. The investigated models simulate a broad range of responses to climate change, with no agreement on a dominance of either the SAM or the warming signal south of 44 degrees S. In the southernmost zone, i.e., south of 58 degrees S, they concur on an increase of biological export production, while between 44 and 58 degrees S the models lack consensus on the sign of change in export. Yet in both regions, the models show an enhanced CO2 uptake during spring and summer. This is due to a larger CO2(aq) drawdown by the same amount of summer export production at a higher Revelle factor at the end of the 21st century. This strongly increases the importance of the biological carbon pump in the entire Southern Ocean. In the temperate zone, between 30 and 44 degrees S, all models show a predominance of the warming signal and a nutrient-driven reduction of export production. As a consequence, the share of the regions south of 44 degrees S to the total uptake of the Southern Ocean south of 30 degrees S is projected to increase at the end of the 21st century from 47 to 66% with a commensurable decrease to the north. Despite this major reorganization of the meridional distribution of the major regions of uptake, the total uptake increases largely in line with the rising atmospheric CO2. Simulations with the MITgcm-REcoM2 model show that this is mostly driven by the strong increase of atmospheric CO2, with the climate-driven changes of natural CO2 exchange offsetting that trend only to a limited degree (approximate to 10%) and with negligible impact of climate effects on anthropogenic CO2 uptake when integrated over a full annual cycle south of 30 degrees S.", "author" : [ { "dropping-particle" : "", "family" : "Hauck", "given" : "J", "non-dropping-particle" : "", "parse-names" : false, "suffix" : "" }, { "dropping-particle" : "", "family" : "V\u00f6lker", "given" : "C.", "non-dropping-particle" : "", "parse-names" : false, "suffix" : "" }, { "dropping-particle" : "", "family" : "Wolf-Gladrow", "given" : "D A", "non-dropping-particle" : "", "parse-names" : false, "suffix" : "" }, { "dropping-particle" : "", "family" : "Laufk\u00f6tter", "given" : "C", "non-dropping-particle" : "", "parse-names" : false, "suffix" : "" }, { "dropping-particle" : "", "family" : "Vogt",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T", "non-dropping-particle" : "", "parse-names" : false, "suffix" : "" }, { "dropping-particle" : "", "family" : "Doney", "given" : "S C", "non-dropping-particle" : "", "parse-names" : false, "suffix" : "" }, { "dropping-particle" : "", "family" : "Dunne", "given" : "J", "non-dropping-particle" : "", "parse-names" : false, "suffix" : "" }, { "dropping-particle" : "", "family" : "Gruber", "given" : "N", "non-dropping-particle" : "", "parse-names" : false, "suffix" : "" }, { "dropping-particle" : "", "family" : "Hashioka", "given" : "T", "non-dropping-particle" : "", "parse-names" : false, "suffix" : "" }, { "dropping-particle" : "", "family" : "John", "given" : "J", "non-dropping-particle" : "", "parse-names" : false, "suffix" : "" }, { "dropping-particle" : "Le", "family" : "Qu\u00e9r\u00e9", "given" : "C.", "non-dropping-particle" : "", "parse-names" : false, "suffix" : "" }, { "dropping-particle" : "", "family" : "Lima", "given" : "I D", "non-dropping-particle" : "", "parse-names" : false, "suffix" : "" }, { "dropping-particle" : "", "family" : "Nakano", "given" : "H", "non-dropping-particle" : "", "parse-names" : false, "suffix" : "" }, { "dropping-particle" : "", "family" : "S\u00e9f\u00e9rian", "given" : "R.", "non-dropping-particle" : "", "parse-names" : false, "suffix" : "" }, { "dropping-particle" : "", "family" : "Totterdell", "given" : "I", "non-dropping-particle" : "", "parse-names" : false, "suffix" : "" } ], "container-title" : "Global Biogeochemical Cycles", "id" : "ITEM-1", "issue" : "9", "issued" : { "date-parts" : [ [ "2015", "9" ] ] }, "page" : "1451-1470", "title" : "On the Southern Ocean CO2 uptake and the role of the biological carbon pump in the 21st century", "translator" : [ { "dropping-particle" : "", "family" : "L4289", "given" : "", "non-dropping-particle" : "", "parse-names" : false, "suffix" : "" } ], "type" : "article-journal", "volume" : "29" }, "uris" : [ "http://www.mendeley.com/documents/?uuid=c2a64689-adb2-42c4-9d26-6fb1947ddfbb" ] }, { "id" : "ITEM-2", "itemData" : { "DOI" : "10.1038/s41558-017-0057-x", "ISSN" : "1758-678X", "abstract" : "The increase of atmospheric CO2 (ref. 1) has been predicted to impact the seasonal cycle of inorganic carbon in the global ocean2,3, yet the observational evidence to verify this prediction has been missing. Here, using an observation-based product of the oceanic partial pressure of CO2 (pCO2) covering the past 34 years, we find that the winter-to-summer difference of the pCO2 has increased on average by 2.2 \u00b1 0.4 \u03bcatm per decade from 1982 to 2015 poleward of 10\u00b0 latitude. This is largely in agreement with the trend expected from thermodynamic considerations. Most of the increase stems from the seasonality of the drivers acting on an increasing oceanic pCO2 caused by the uptake of anthropogenic CO2 from the atmosphere. In the high latitudes, the concurrent ocean-acidification-induced changes in the buffer capacity of the ocean enhance this effect. This strengthening of the seasonal winter-to-summer difference pushes the global ocean towards critical thresholds earlier, inducing stress to ocean ecosystems and fisheries4. Our study provides observational evidence for this strengthening seasonal difference in the oceanic carbon cycle on a global scale, illustrating the inevitable consequences of anthropogenic CO2 emissions.",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"dropping-particle" : "", "family" : "Stemmler", "given" : "Irene", "non-dropping-particle" : "", "parse-names" : false, "suffix" : "" }, { "dropping-particle" : "", "family" : "Six", "given" : "Katharina D", "non-dropping-particle" : "", "parse-names" : false, "suffix" : "" } ], "container-title" : "Nature Climate Change", "id" : "ITEM-2", "issue" : "2", "issued" : { "date-parts" : [ [ "2018", "2" ] ] }, "page" : "146-150", "title" : "Strengthening seasonal marine CO2 variations due to increasing atmospheric CO2", "translator" : [ { "dropping-particle" : "", "family" : "L4179", "given" : "", "non-dropping-particle" : "", "parse-names" : false, "suffix" : "" } ], "type" : "article-journal", "volume" : "8" }, "uris" : [ "http://www.mendeley.com/documents/?uuid=f8445dde-dff6-303a-8365-a9622d137eab" ] }, { "id" : "ITEM-3", "itemData" : { "DOI" : "10.5194/essd-10-1367-2018", "ISSN" : "18663516", "abstract" : "Fingerprinting ocean acidification (OA) in U.S. West Coast waters is extremely challenging due to the large magnitude of natural carbonate chemistry variations common to these regions. Additionally, quantifying a change requires information about the initial conditions, which is not readily available in most coastal systems. In an effort to address this issue, we have collated high-quality, publicly-available data to characterize the modern seasonal carbonate chemistry variability in marine surface waters of the Pacific Northwest. Underway ship data from Version 4 of the Surface Ocean CO2 Atlas, discrete observations from various sampling platforms, and sustained measurements from regional moorings were incorporated to provide ~&amp;amp;thinsp;100,000 inorganic carbon observations from which modern seasonal cycles were estimated. Underway ship and discrete observations were merged and gridded to a 0.1\u00b0&amp;amp;thinsp;\u00d7&amp;amp;thinsp;0.1\u00b0 scale. Eight unique regions were identified and seasonal cycles from grid cells within each region were averaged. Data from nine surface moorings were also compiled and used to develop robust estimates of mean seasonal cycles for comparison with the eight regions. This manuscript describes our methodology and the resulting mean seasonal cycles for multiple OA metrics in an effort to provide large-scale, environmental context for ongoing research, adaptation, and management efforts throughout the Pacific Northwest. Major findings include the identification of unique chemical characteristics across the study domain. There is a clear increase in the ratio of dissolved inorganic carbon (DIC) to total alkalinity (TA) and in the seasonal cycle amplitude of carbonate system parameters when moving from the open ocean North Pacific into the Salish Sea. Due to the logarithmic nature of the pH scale (pH&amp;amp;thinsp;=&amp;amp;thinsp;&amp;amp;minus;log10[H&lt;sup&gt;+&lt;/sup&gt;], where [H&lt;sup&gt;+&lt;/sup&gt;] is the hydrogen ion concentration), lower annual mean pH values (associated with elevated DIC&amp;amp;thinsp;:&amp;amp;thinsp;TA) coupled with larger magnitude seasonal pH cycles results in seasonal [H&lt;sup&gt;+&lt;/sup&gt;] ranges that are ~&amp;amp;thinsp;27 times larger in Hood Canal than in the neighboring North Pacific open ocean. Organisms living in the Salish Sea are thus exposed to much larger seasonal acidity changes than those living in nearby open ocean waters. Additionally, our findings suggest that lower buffering capacities in the Salish Sea make these waters less efficien\u2026", "author" : [ { "dropping-particle" : "", "family" : "Fassbender", "given" : "Andrea J.", "non-dropping-particle" : "", "parse-names" : false, "suffix" : "" }, { "dropping-particle" : "", "family" : "Alin", "given" : "Simone R.", "non-dropping-particle" : "", "parse-names" : false, "suffix" : "" }, { "dropping-particle" : "", "family" : "Feely", "given" : "Richard A.", "non-dropping-particle" : "", "parse-names" : false, "suffix" : "" }, { "dropping-particle" : "", "family" : "Sutton", "given" : "Adrienne J.", "non-dropping-particle" : "", "parse-names" : false, "suffix" : "" }, { "dropping-particle" : "", "family" : "Newton", "given" : "Jan A.", "non-dropping-particle" : "", "parse-names" : false, "suffix" : "" }, { "dropping-particle" : "", "family" : "Krembs", "given" : "Christopher", "non-dropping-particle" : "", "parse-names" : false, "suffix" : "" }, { "dropping-particle" : "", "family" : "Bos", "given" : "Julia", "non-dropping-particle" : "", "parse-names" : false, "suffix" : "" }, { "dropping-particle" : "", "family" : "Keyzers", "given" : "Mya", "non-dropping-particle" : "", "parse-names" : false, "suffix" : "" }, { "dropping-particle" : "", "family" : "Devol", "given" : "Allan", "non-dropping-particle" : "", "parse-names" : false, "suffix" : "" }, { "dropping-particle" : "", "family" : "Ruef", "given" : "Wendi", "non-dropping-particle" : "", "parse-names" : false, "suffix" : "" }, { "dropping-particle" : "", "family" : "Pelletier", "given" : "Greg", "non-dropping-particle" : "", "parse-names" : false, "suffix" : "" } ], "container-title" : "Earth System Science Data", "id" : "ITEM-3", "issue" : "3", "issued" : { "date-parts" : [ [ "2018" ] ] }, "title" : "Seasonal carbonate chemistry variability in marine surface waters of the US Pacific Northwest", "translator" : [ { "dropping-particle" : "", "family" : "L6204", "given" : "", "non-dropping-particle" : "", "parse-names" : false, "suffix" : "" } ], "type" : "article-journal", "volume" : "10" }, "uris" : [ "http://www.mendeley.com/documents/?uuid=4fb6ca7f-ca9c-4b7d-94e8-084f40e44c01" ] } ], "mendeley" : { "formattedCitation" : "(Hauck et al., 2015; Fassbender et al., 2018; Landsch\u00fctzer et al., 2018)", "manualFormatting" : "(Hauck et al., 2015; Fassbender et al., 2018; Landsch\u00fctzer et al., 2018;", "plainTextFormattedCitation" : "(Hauck et al., 2015; Fassbender et al., 2018; Landsch\u00fctzer et al., 2018)", "previouslyFormattedCitation" : "(Hauck et al., 2015; Fassbender et al., 2018; Landsch\u00fctzer et al., 2018)" }, "properties" : { "noteIndex" : 0 }, "schema" : "https://github.com/citation-style-language/schema/raw/master/csl-citation.json" }</w:instrText>
        </w:r>
      </w:ins>
      <w:del w:id="3683" w:author="Robin Matthews" w:date="2021-06-17T17:59:00Z">
        <w:r w:rsidR="00747167" w:rsidRPr="001E7A27" w:rsidDel="00D66569">
          <w:rPr>
            <w:rFonts w:cs="Times New Roman"/>
            <w:noProof/>
            <w:lang w:val="en-GB"/>
          </w:rPr>
          <w:delInstrText>ADDIN CSL_CITATION { "citationItems" : [ { "id" : "ITEM-1", "itemData" : { "DOI" : "10.1002/2015GB005140", "ISSN" : "08866236", "abstract" : "We use a suite of eight ocean biogeochemical/ecological general circulation models from the Marine Ecosystem Model Intercomparison Project and Coupled Model Intercomparison Project Phase 5 archives to explore the relative roles of changes in winds (positive trend of Southern Annular Mode, SAM) and in warming- and freshening-driven trends of upper ocean stratification in altering export production and CO2 uptake in the Southern Ocean at the end of the 21st century. The investigated models simulate a broad range of responses to climate change, with no agreement on a dominance of either the SAM or the warming signal south of 44 degrees S. In the southernmost zone, i.e., south of 58 degrees S, they concur on an increase of biological export production, while between 44 and 58 degrees S the models lack consensus on the sign of change in export. Yet in both regions, the models show an enhanced CO2 uptake during spring and summer. This is due to a larger CO2(aq) drawdown by the same amount of summer export production at a higher Revelle factor at the end of the 21st century. This strongly increases the importance of the biological carbon pump in the entire Southern Ocean. In the temperate zone, between 30 and 44 degrees S, all models show a predominance of the warming signal and a nutrient-driven reduction of export production. As a consequence, the share of the regions south of 44 degrees S to the total uptake of the Southern Ocean south of 30 degrees S is projected to increase at the end of the 21st century from 47 to 66% with a commensurable decrease to the north. Despite this major reorganization of the meridional distribution of the major regions of uptake, the total uptake increases largely in line with the rising atmospheric CO2. Simulations with the MITgcm-REcoM2 model show that this is mostly driven by the strong increase of atmospheric CO2, with the climate-driven changes of natural CO2 exchange offsetting that trend only to a limited degree (approximate to 10%) and with negligible impact of climate effects on anthropogenic CO2 uptake when integrated over a full annual cycle south of 30 degrees S.", "author" : [ { "dropping-particle" : "", "family" : "Hauck", "given" : "J", "non-dropping-particle" : "", "parse-names" : false, "suffix" : "" }, { "dropping-particle" : "", "family" : "V\u00f6lker", "given" : "C.", "non-dropping-particle" : "", "parse-names" : false, "suffix" : "" }, { "dropping-particle" : "", "family" : "Wolf-Gladrow", "given" : "D A", "non-dropping-particle" : "", "parse-names" : false, "suffix" : "" }, { "dropping-particle" : "", "family" : "Laufk\u00f6tter", "given" : "C", "non-dropping-particle" : "", "parse-names" : false, "suffix" : "" }, { "dropping-particle" : "", "family" : "Vogt",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T", "non-dropping-particle" : "", "parse-names" : false, "suffix" : "" }, { "dropping-particle" : "", "family" : "Doney", "given" : "S C", "non-dropping-particle" : "", "parse-names" : false, "suffix" : "" }, { "dropping-particle" : "", "family" : "Dunne", "given" : "J", "non-dropping-particle" : "", "parse-names" : false, "suffix" : "" }, { "dropping-particle" : "", "family" : "Gruber", "given" : "N", "non-dropping-particle" : "", "parse-names" : false, "suffix" : "" }, { "dropping-particle" : "", "family" : "Hashioka", "given" : "T", "non-dropping-particle" : "", "parse-names" : false, "suffix" : "" }, { "dropping-particle" : "", "family" : "John", "given" : "J", "non-dropping-particle" : "", "parse-names" : false, "suffix" : "" }, { "dropping-particle" : "Le", "family" : "Qu\u00e9r\u00e9", "given" : "C.", "non-dropping-particle" : "", "parse-names" : false, "suffix" : "" }, { "dropping-particle" : "", "family" : "Lima", "given" : "I D", "non-dropping-particle" : "", "parse-names" : false, "suffix" : "" }, { "dropping-particle" : "", "family" : "Nakano", "given" : "H", "non-dropping-particle" : "", "parse-names" : false, "suffix" : "" }, { "dropping-particle" : "", "family" : "S\u00e9f\u00e9rian", "given" : "R.", "non-dropping-particle" : "", "parse-names" : false, "suffix" : "" }, { "dropping-particle" : "", "family" : "Totterdell", "given" : "I", "non-dropping-particle" : "", "parse-names" : false, "suffix" : "" } ], "container-title" : "Global Biogeochemical Cycles", "id" : "ITEM-1", "issue" : "9", "issued" : { "date-parts" : [ [ "2015", "9" ] ] }, "page" : "1451-1470", "title" : "On the Southern Ocean CO2 uptake and the role of the biological carbon pump in the 21st century", "translator" : [ { "dropping-particle" : "", "family" : "L4289", "given" : "", "non-dropping-particle" : "", "parse-names" : false, "suffix" : "" } ], "type" : "article-journal", "volume" : "29" }, "uris" : [ "http://www.mendeley.com/documents/?uuid=c2a64689-adb2-42c4-9d26-6fb1947ddfbb" ] }, { "id" : "ITEM-2", "itemData" : { "DOI" : "10.1038/s41558-017-0057-x", "ISSN" : "1758-678X", "abstract" : "The increase of atmospheric CO2 (ref. 1) has been predicted to impact the seasonal cycle of inorganic carbon in the global ocean2,3, yet the observational evidence to verify this prediction has been missing. Here, using an observation-based product of the oceanic partial pressure of CO2 (pCO2) covering the past 34 years, we find that the winter-to-summer difference of the pCO2 has increased on average by 2.2 \u00b1 0.4 \u03bcatm per decade from 1982 to 2015 poleward of 10\u00b0 latitude. This is largely in agreement with the trend expected from thermodynamic considerations. Most of the increase stems from the seasonality of the drivers acting on an increasing oceanic pCO2 caused by the uptake of anthropogenic CO2 from the atmosphere. In the high latitudes, the concurrent ocean-acidification-induced changes in the buffer capacity of the ocean enhance this effect. This strengthening of the seasonal winter-to-summer difference pushes the global ocean towards critical thresholds earlier, inducing stress to ocean ecosystems and fisheries4. Our study provides observational evidence for this strengthening seasonal difference in the oceanic carbon cycle on a global scale, illustrating the inevitable consequences of anthropogenic CO2 emissions.",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"dropping-particle" : "", "family" : "Stemmler", "given" : "Irene", "non-dropping-particle" : "", "parse-names" : false, "suffix" : "" }, { "dropping-particle" : "", "family" : "Six", "given" : "Katharina D", "non-dropping-particle" : "", "parse-names" : false, "suffix" : "" } ], "container-title" : "Nature Climate Change", "id" : "ITEM-2", "issue" : "2", "issued" : { "date-parts" : [ [ "2018", "2" ] ] }, "page" : "146-150", "title" : "Strengthening seasonal marine CO2 variations due to increasing atmospheric CO2", "translator" : [ { "dropping-particle" : "", "family" : "L4179", "given" : "", "non-dropping-particle" : "", "parse-names" : false, "suffix" : "" } ], "type" : "article-journal", "volume" : "8" }, "uris" : [ "http://www.mendeley.com/documents/?uuid=f8445dde-dff6-303a-8365-a9622d137eab" ] }, { "id" : "ITEM-3", "itemData" : { "DOI" : "10.5194/essd-10-1367-2018", "ISSN" : "18663516", "abstract" : "Fingerprinting ocean acidification (OA) in U.S. West Coast waters is extremely challenging due to the large magnitude of natural carbonate chemistry variations common to these regions. Additionally, quantifying a change requires information about the initial conditions, which is not readily available in most coastal systems. In an effort to address this issue, we have collated high-quality, publicly-available data to characterize the modern seasonal carbonate chemistry variability in marine surface waters of the Pacific Northwest. Underway ship data from Version 4 of the Surface Ocean CO2 Atlas, discrete observations from various sampling platforms, and sustained measurements from regional moorings were incorporated to provide ~&amp;amp;thinsp;100,000 inorganic carbon observations from which modern seasonal cycles were estimated. Underway ship and discrete observations were merged and gridded to a 0.1\u00b0&amp;amp;thinsp;\u00d7&amp;amp;thinsp;0.1\u00b0 scale. Eight unique regions were identified and seasonal cycles from grid cells within each region were averaged. Data from nine surface moorings were also compiled and used to develop robust estimates of mean seasonal cycles for comparison with the eight regions. This manuscript describes our methodology and the resulting mean seasonal cycles for multiple OA metrics in an effort to provide large-scale, environmental context for ongoing research, adaptation, and management efforts throughout the Pacific Northwest. Major findings include the identification of unique chemical characteristics across the study domain. There is a clear increase in the ratio of dissolved inorganic carbon (DIC) to total alkalinity (TA) and in the seasonal cycle amplitude of carbonate system parameters when moving from the open ocean North Pacific into the Salish Sea. Due to the logarithmic nature of the pH scale (pH&amp;amp;thinsp;=&amp;amp;thinsp;&amp;amp;minus;log10[H&lt;sup&gt;+&lt;/sup&gt;], where [H&lt;sup&gt;+&lt;/sup&gt;] is the hydrogen ion concentration), lower annual mean pH values (associated with elevated DIC&amp;amp;thinsp;:&amp;amp;thinsp;TA) coupled with larger magnitude seasonal pH cycles results in seasonal [H&lt;sup&gt;+&lt;/sup&gt;] ranges that are ~&amp;amp;thinsp;27 times larger in Hood Canal than in the neighboring North Pacific open ocean. Organisms living in the Salish Sea are thus exposed to much larger seasonal acidity changes than those living in nearby open ocean waters. Additionally, our findings suggest that lower buffering capacities in the Salish Sea make these waters less efficien\u2026", "author" : [ { "dropping-particle" : "", "family" : "Fassbender", "given" : "Andrea J.", "non-dropping-particle" : "", "parse-names" : false, "suffix" : "" }, { "dropping-particle" : "", "family" : "Alin", "given" : "Simone R.", "non-dropping-particle" : "", "parse-names" : false, "suffix" : "" }, { "dropping-particle" : "", "family" : "Feely", "given" : "Richard A.", "non-dropping-particle" : "", "parse-names" : false, "suffix" : "" }, { "dropping-particle" : "", "family" : "Sutton", "given" : "Adrienne J.", "non-dropping-particle" : "", "parse-names" : false, "suffix" : "" }, { "dropping-particle" : "", "family" : "Newton", "given" : "Jan A.", "non-dropping-particle" : "", "parse-names" : false, "suffix" : "" }, { "dropping-particle" : "", "family" : "Krembs", "given" : "Christopher", "non-dropping-particle" : "", "parse-names" : false, "suffix" : "" }, { "dropping-particle" : "", "family" : "Bos", "given" : "Julia", "non-dropping-particle" : "", "parse-names" : false, "suffix" : "" }, { "dropping-particle" : "", "family" : "Keyzers", "given" : "Mya", "non-dropping-particle" : "", "parse-names" : false, "suffix" : "" }, { "dropping-particle" : "", "family" : "Devol", "given" : "Allan", "non-dropping-particle" : "", "parse-names" : false, "suffix" : "" }, { "dropping-particle" : "", "family" : "Ruef", "given" : "Wendi", "non-dropping-particle" : "", "parse-names" : false, "suffix" : "" }, { "dropping-particle" : "", "family" : "Pelletier", "given" : "Greg", "non-dropping-particle" : "", "parse-names" : false, "suffix" : "" } ], "container-title" : "Earth System Science Data", "id" : "ITEM-3", "issue" : "3", "issued" : { "date-parts" : [ [ "2018" ] ] }, "title" : "Seasonal carbonate chemistry variability in marine surface waters of the US Pacific Northwest", "translator" : [ { "dropping-particle" : "", "family" : "L6204", "given" : "", "non-dropping-particle" : "", "parse-names" : false, "suffix" : "" } ], "type" : "article-journal", "volume" : "10" }, "uris" : [ "http://www.mendeley.com/documents/?uuid=4fb6ca7f-ca9c-4b7d-94e8-084f40e44c01" ] } ], "mendeley" : { "formattedCitation" : "(Hauck et al., 2015; Fassbender et al., 2018; Landsch\u00fctzer et al., 2018)", "manualFormatting" : "(Fassbender et al., 2018; Hauck et al., 2015; Landsch\u00fctzer et al., 2018;", "plainTextFormattedCitation" : "(Hauck et al., 2015; Fassbender et al., 2018; Landsch\u00fctzer et al., 2018)", "previouslyFormattedCitation" : "(Hauck et al., 2015; Fassbender et al., 2018; Landsch\u00fctzer et al., 2018)" }, "properties" : { "noteIndex" : 0 }, "schema" : "https://github.com/citation-style-language/schema/raw/master/csl-citation.json" }</w:delInstrText>
        </w:r>
      </w:del>
      <w:r w:rsidR="00D25B36" w:rsidRPr="001E7A27">
        <w:rPr>
          <w:rFonts w:cs="Times New Roman"/>
          <w:noProof/>
          <w:lang w:val="en-GB"/>
        </w:rPr>
        <w:fldChar w:fldCharType="separate"/>
      </w:r>
      <w:r w:rsidR="00025FA2" w:rsidRPr="001E7A27">
        <w:rPr>
          <w:rFonts w:cs="Times New Roman"/>
          <w:noProof/>
          <w:lang w:val="en-GB"/>
        </w:rPr>
        <w:t>(</w:t>
      </w:r>
      <w:del w:id="3684" w:author="Robin Matthews" w:date="2021-06-17T17:59:00Z">
        <w:r w:rsidR="00025FA2" w:rsidRPr="001E7A27" w:rsidDel="00D66569">
          <w:rPr>
            <w:rFonts w:cs="Times New Roman"/>
            <w:noProof/>
            <w:lang w:val="en-GB"/>
          </w:rPr>
          <w:delText>F</w:delText>
        </w:r>
      </w:del>
      <w:del w:id="3685" w:author="Robin Matthews" w:date="2021-06-17T17:58:00Z">
        <w:r w:rsidR="00025FA2" w:rsidRPr="001E7A27" w:rsidDel="00D66569">
          <w:rPr>
            <w:rFonts w:cs="Times New Roman"/>
            <w:noProof/>
            <w:lang w:val="en-GB"/>
          </w:rPr>
          <w:delText>assbender et al., 2018; Hauck et al., 2015; Landschützer et al., 201</w:delText>
        </w:r>
      </w:del>
      <w:del w:id="3686" w:author="Robin Matthews" w:date="2021-06-17T17:59:00Z">
        <w:r w:rsidR="00025FA2" w:rsidRPr="001E7A27" w:rsidDel="00D66569">
          <w:rPr>
            <w:rFonts w:cs="Times New Roman"/>
            <w:noProof/>
            <w:lang w:val="en-GB"/>
          </w:rPr>
          <w:delText>8</w:delText>
        </w:r>
      </w:del>
      <w:ins w:id="3687" w:author="Robin Matthews" w:date="2021-06-17T17:58:00Z">
        <w:r w:rsidR="00D66569" w:rsidRPr="001E7A27">
          <w:rPr>
            <w:lang w:val="en-GB"/>
          </w:rPr>
          <w:t>Hauck et al., 2015; Fassbender et al., 2018; Landschützer et al., 2018</w:t>
        </w:r>
      </w:ins>
      <w:r w:rsidR="00025FA2" w:rsidRPr="001E7A27">
        <w:rPr>
          <w:rFonts w:cs="Times New Roman"/>
          <w:noProof/>
          <w:lang w:val="en-GB"/>
        </w:rPr>
        <w:t>;</w:t>
      </w:r>
      <w:r w:rsidR="00D25B36" w:rsidRPr="001E7A27">
        <w:rPr>
          <w:rFonts w:cs="Times New Roman"/>
          <w:noProof/>
          <w:lang w:val="en-GB"/>
        </w:rPr>
        <w:fldChar w:fldCharType="end"/>
      </w:r>
      <w:commentRangeEnd w:id="3681"/>
      <w:r w:rsidR="00025FA2" w:rsidRPr="001E7A27">
        <w:rPr>
          <w:rStyle w:val="CommentReference"/>
          <w:lang w:val="en-GB"/>
        </w:rPr>
        <w:commentReference w:id="3681"/>
      </w:r>
      <w:r w:rsidR="00D25B36" w:rsidRPr="001E7A27">
        <w:rPr>
          <w:rFonts w:cs="Times New Roman"/>
          <w:noProof/>
          <w:lang w:val="en-GB"/>
        </w:rPr>
        <w:t xml:space="preserve"> SROCC</w:t>
      </w:r>
      <w:ins w:id="3688" w:author="Ian Blenkinsop" w:date="2021-07-28T18:34:00Z">
        <w:r w:rsidR="00BF3E38" w:rsidRPr="001E7A27">
          <w:rPr>
            <w:rFonts w:cs="Times New Roman"/>
            <w:noProof/>
            <w:lang w:val="en-GB"/>
          </w:rPr>
          <w:t>,</w:t>
        </w:r>
      </w:ins>
      <w:r w:rsidR="00F110A6" w:rsidRPr="001E7A27">
        <w:rPr>
          <w:rFonts w:cs="Times New Roman"/>
          <w:noProof/>
          <w:lang w:val="en-GB"/>
        </w:rPr>
        <w:t xml:space="preserve"> Section</w:t>
      </w:r>
      <w:r w:rsidR="00D25B36" w:rsidRPr="001E7A27">
        <w:rPr>
          <w:rFonts w:cs="Times New Roman"/>
          <w:noProof/>
          <w:lang w:val="en-GB"/>
        </w:rPr>
        <w:t xml:space="preserve"> 5.2.2.3). </w:t>
      </w:r>
      <w:r w:rsidRPr="001E7A27">
        <w:rPr>
          <w:rFonts w:eastAsia="MS Mincho" w:cs="Times New Roman"/>
          <w:lang w:val="en-GB"/>
        </w:rPr>
        <w:t xml:space="preserve">A larger amplification of the surface ocean </w:t>
      </w:r>
      <w:r w:rsidRPr="001E7A27">
        <w:rPr>
          <w:rFonts w:eastAsia="MinionPro-Regular" w:cs="Times New Roman"/>
          <w:i/>
          <w:iCs/>
          <w:lang w:val="en-GB"/>
        </w:rPr>
        <w:t>p</w:t>
      </w:r>
      <w:r w:rsidRPr="001E7A27">
        <w:rPr>
          <w:rFonts w:eastAsia="MinionPro-Regular" w:cs="Times New Roman"/>
          <w:lang w:val="en-GB"/>
        </w:rPr>
        <w:t>CO</w:t>
      </w:r>
      <w:r w:rsidRPr="001E7A27">
        <w:rPr>
          <w:rFonts w:eastAsia="MinionPro-Regular" w:cs="Times New Roman"/>
          <w:vertAlign w:val="subscript"/>
          <w:lang w:val="en-GB"/>
        </w:rPr>
        <w:t xml:space="preserve">2 </w:t>
      </w:r>
      <w:r w:rsidRPr="001E7A27">
        <w:rPr>
          <w:rFonts w:eastAsia="MS Mincho" w:cs="Times New Roman"/>
          <w:lang w:val="en-GB"/>
        </w:rPr>
        <w:t>seasonality occurs</w:t>
      </w:r>
      <w:r w:rsidRPr="001E7A27">
        <w:rPr>
          <w:rFonts w:eastAsia="MinionPro-Regular" w:cs="Times New Roman"/>
          <w:lang w:val="en-GB"/>
        </w:rPr>
        <w:t xml:space="preserve"> in the subtropics where</w:t>
      </w:r>
      <w:r w:rsidRPr="001E7A27">
        <w:rPr>
          <w:rFonts w:eastAsia="MinionPro-Regular" w:cs="Times New Roman"/>
          <w:i/>
          <w:iCs/>
          <w:lang w:val="en-GB"/>
        </w:rPr>
        <w:t xml:space="preserve"> p</w:t>
      </w:r>
      <w:r w:rsidRPr="001E7A27">
        <w:rPr>
          <w:rFonts w:eastAsia="MinionPro-Regular" w:cs="Times New Roman"/>
          <w:lang w:val="en-GB"/>
        </w:rPr>
        <w:t>CO</w:t>
      </w:r>
      <w:r w:rsidRPr="001E7A27">
        <w:rPr>
          <w:rFonts w:eastAsia="MinionPro-Regular" w:cs="Times New Roman"/>
          <w:vertAlign w:val="subscript"/>
          <w:lang w:val="en-GB"/>
        </w:rPr>
        <w:t>2</w:t>
      </w:r>
      <w:r w:rsidRPr="001E7A27">
        <w:rPr>
          <w:rFonts w:eastAsia="MS Mincho" w:cs="Times New Roman"/>
          <w:lang w:val="en-GB" w:eastAsia="ja-JP"/>
        </w:rPr>
        <w:t xml:space="preserve"> seasonality</w:t>
      </w:r>
      <w:r w:rsidRPr="001E7A27">
        <w:rPr>
          <w:rFonts w:eastAsia="MinionPro-Regular" w:cs="Times New Roman"/>
          <w:color w:val="FF0000"/>
          <w:lang w:val="en-GB"/>
        </w:rPr>
        <w:t xml:space="preserve"> </w:t>
      </w:r>
      <w:r w:rsidRPr="001E7A27">
        <w:rPr>
          <w:rFonts w:eastAsia="MinionPro-Regular" w:cs="Times New Roman"/>
          <w:lang w:val="en-GB"/>
        </w:rPr>
        <w:t xml:space="preserve">is dominated by temperature seasonality, </w:t>
      </w:r>
      <w:r w:rsidRPr="001E7A27">
        <w:rPr>
          <w:rFonts w:eastAsia="MinionPro-Regular" w:cs="Times New Roman"/>
          <w:lang w:val="en-GB" w:eastAsia="ja-JP"/>
        </w:rPr>
        <w:t xml:space="preserve">with the summer increase in the difference in </w:t>
      </w:r>
      <w:r w:rsidRPr="001E7A27">
        <w:rPr>
          <w:rFonts w:eastAsia="MinionPro-Regular" w:cs="Times New Roman"/>
          <w:i/>
          <w:lang w:val="en-GB" w:eastAsia="ja-JP"/>
        </w:rPr>
        <w:t>p</w:t>
      </w:r>
      <w:r w:rsidRPr="001E7A27">
        <w:rPr>
          <w:rFonts w:eastAsia="MinionPro-Regular" w:cs="Times New Roman"/>
          <w:lang w:val="en-GB" w:eastAsia="ja-JP"/>
        </w:rPr>
        <w:t>CO</w:t>
      </w:r>
      <w:r w:rsidRPr="001E7A27">
        <w:rPr>
          <w:rFonts w:eastAsia="MinionPro-Regular" w:cs="Times New Roman"/>
          <w:vertAlign w:val="subscript"/>
          <w:lang w:val="en-GB" w:eastAsia="ja-JP"/>
        </w:rPr>
        <w:t>2</w:t>
      </w:r>
      <w:r w:rsidRPr="001E7A27">
        <w:rPr>
          <w:rFonts w:eastAsia="MS Mincho" w:cs="Times New Roman"/>
          <w:vertAlign w:val="superscript"/>
          <w:lang w:val="en-GB" w:eastAsia="ja-JP"/>
        </w:rPr>
        <w:t xml:space="preserve"> </w:t>
      </w:r>
      <w:r w:rsidRPr="001E7A27">
        <w:rPr>
          <w:rFonts w:eastAsia="MS Mincho" w:cs="Times New Roman"/>
          <w:lang w:val="en-GB" w:eastAsia="ja-JP"/>
        </w:rPr>
        <w:t>between surface water and the overlying atmosphere</w:t>
      </w:r>
      <w:r w:rsidRPr="001E7A27">
        <w:rPr>
          <w:rFonts w:eastAsia="MinionPro-Regular" w:cs="Times New Roman"/>
          <w:lang w:val="en-GB" w:eastAsia="ja-JP"/>
        </w:rPr>
        <w:t xml:space="preserve"> reaching 3</w:t>
      </w:r>
      <w:r w:rsidRPr="001E7A27">
        <w:rPr>
          <w:rFonts w:eastAsia="MS Mincho" w:cs="Times New Roman"/>
          <w:lang w:val="en-GB" w:eastAsia="ja-JP"/>
        </w:rPr>
        <w:t>μatm</w:t>
      </w:r>
      <w:r w:rsidRPr="001E7A27">
        <w:rPr>
          <w:rFonts w:eastAsia="MinionPro-Regular" w:cs="Times New Roman"/>
          <w:lang w:val="en-GB" w:eastAsia="ja-JP"/>
        </w:rPr>
        <w:t xml:space="preserve"> per decade between 1990 </w:t>
      </w:r>
      <w:r w:rsidRPr="001E7A27">
        <w:rPr>
          <w:rFonts w:eastAsia="MS Mincho" w:cs="Times New Roman"/>
          <w:lang w:val="en-GB" w:eastAsia="ja-JP"/>
        </w:rPr>
        <w:t>and</w:t>
      </w:r>
      <w:r w:rsidRPr="001E7A27">
        <w:rPr>
          <w:rFonts w:eastAsia="MinionPro-Regular" w:cs="Times New Roman"/>
          <w:lang w:val="en-GB" w:eastAsia="ja-JP"/>
        </w:rPr>
        <w:t xml:space="preserve"> 2030 under RCP8.</w:t>
      </w:r>
      <w:r w:rsidR="00AF2E22" w:rsidRPr="001E7A27">
        <w:rPr>
          <w:rFonts w:eastAsia="MinionPro-Regular" w:cs="Times New Roman"/>
          <w:lang w:val="en-GB" w:eastAsia="ja-JP"/>
        </w:rPr>
        <w:t xml:space="preserve">5 </w:t>
      </w:r>
      <w:r w:rsidR="00AF2E22" w:rsidRPr="001E7A27">
        <w:rPr>
          <w:rFonts w:eastAsia="MinionPro-Regular" w:cs="Times New Roman"/>
          <w:lang w:val="en-GB" w:eastAsia="ja-JP"/>
        </w:rPr>
        <w:fldChar w:fldCharType="begin" w:fldLock="1"/>
      </w:r>
      <w:r w:rsidR="00747167" w:rsidRPr="001E7A27">
        <w:rPr>
          <w:rFonts w:eastAsia="MinionPro-Regular" w:cs="Times New Roman"/>
          <w:lang w:val="en-GB" w:eastAsia="ja-JP"/>
        </w:rPr>
        <w:instrText>ADDIN CSL_CITATION { "citationItems" : [ { "id" : "ITEM-1", "itemData" : { "DOI" : "10.1029/2020GL089275", "ISSN" : "0094-8276", "abstract" : "A positive marine chemistry-climate feedback was originally proposed by Revelle and Suess (1957, https://doi.org/10.3402/tellusa.v9i1.9075), whereby the invasion flux of anthropogenic carbon into the ocean serves to inhibit future marine CO2 uptake through reductions to the buffering capacity of surface seawater. Here we use an ocean circulation-carbon cycle model to identify an upper limit on the impact of reemergence of anthropogenic carbon into the ocean's mixed layer on the cumulative airborne fraction of CO2 in the atmosphere. We find under an RCP8.5 emissions pathway (with steady circulation) that the cumulative airborne fraction of CO2 has a sevenfold reduction by 2100 when the CO2 buffering capacity of surface seawater is maintained at preindustrial levels. Our results indicate that the effect of reemergence of anthropogenic carbon into the mixed layer on the buffering capacity of CO2 amplifies the transient climate sensitivity of the Earth system.", "author" : [ { "dropping-particle" : "", "family" : "Rodgers", "given" : "K. B.", "non-dropping-particle" : "", "parse-names" : false, "suffix" : "" }, { "dropping-particle" : "", "family" : "Schlunegger", "given" : "S.", "non-dropping-particle" : "", "parse-names" : false, "suffix" : "" }, { "dropping-particle" : "", "family" : "Slater", "given" : "R. D.", "non-dropping-particle" : "", "parse-names" : false, "suffix" : "" }, { "dropping-particle" : "", "family" : "Ishii", "given" : "M.", "non-dropping-particle" : "", "parse-names" : false, "suffix" : "" }, { "dropping-particle" : "", "family" : "Fr\u00f6licher", "given" : "T. L.", "non-dropping-particle" : "", "parse-names" : false, "suffix" : "" }, { "dropping-particle" : "", "family" : "Toyama", "given" : "K.", "non-dropping-particle" : "", "parse-names" : false, "suffix" : "" }, { "dropping-particle" : "", "family" : "Plancherel", "given" : "Y.", "non-dropping-particle" : "", "parse-names" : false, "suffix" : "" }, { "dropping-particle" : "", "family" : "Aumont", "given" : "O.", "non-dropping-particle" : "", "parse-names" : false, "suffix" : "" }, { "dropping-particle" : "", "family" : "Fassbender", "given" : "A. J.", "non-dropping-particle" : "", "parse-names" : false, "suffix" : "" } ], "container-title" : "Geophysical Research Letters", "id" : "ITEM-1", "issue" : "18", "issued" : { "date-parts" : [ [ "2020", "9", "28" ] ] }, "publisher" : "Blackwell Publishing Ltd", "title" : "Reemergence of Anthropogenic Carbon Into the Ocean's Mixed Layer Strongly Amplifies Transient Climate Sensitivity", "translator" : [ { "dropping-particle" : "", "family" : "L6849", "given" : "", "non-dropping-particle" : "", "parse-names" : false, "suffix" : "" } ], "type" : "article-journal", "volume" : "47" }, "uris" : [ "http://www.mendeley.com/documents/?uuid=a2d3a359-37cf-3938-98b4-668ba7ebec19" ] }, { "id" : "ITEM-2", "itemData" : { "DOI" : "10.1038/s41558-019-0553-2", "ISSN" : "1758-6798", "abstract" : "The attribution of anthropogenically forced trends in the climate system requires an understanding of when and how such signals emerge from natural variability. We applied time-of-emergence diagnostics to a large ensemble of an Earth system model, which provides both a conceptual framework for interpreting the detectability of anthropogenic impacts in the ocean carbon cycle and observational sampling strategies required to achieve detection. We found emergence timescales that ranged from less than a decade to more than a century, a consequence of the time lag between the chemical and radiative impacts of rising atmospheric CO2 on the ocean. Processes sensitive to carbonate chemical changes emerge rapidly, such as the impacts of acidification on the calcium carbonate pump (10 years for the globally integrated signal and 9\u201318 years for regionally integrated signals) and the invasion flux of anthropogenic CO2 into the ocean (14 years globally and 13\u201326 years regionally). Processes sensitive to the ocean\u2019s physical state, such as the soft-tissue pump, which depends on nutrients supplied through circulation, emerge decades later (23 years globally and 27\u201385 years regionally).", "author" : [ { "dropping-particle" : "", "family" : "Schlunegger", "given" : "Sarah", "non-dropping-particle" : "", "parse-names" : false, "suffix" : "" }, { "dropping-particle" : "", "family" : "Rodgers", "given" : "Keith B", "non-dropping-particle" : "", "parse-names" : false, "suffix" : "" }, { "dropping-particle" : "", "family" : "Sarmiento", "given" : "Jorge L", "non-dropping-particle" : "", "parse-names" : false, "suffix" : "" }, { "dropping-particle" : "", "family" : "Fr\u00f6licher", "given" : "Thomas L", "non-dropping-particle" : "", "parse-names" : false, "suffix" : "" }, { "dropping-particle" : "", "family" : "Dunne", "given" : "John P", "non-dropping-particle" : "", "parse-names" : false, "suffix" : "" }, { "dropping-particle" : "", "family" : "Ishii", "given" : "Masao", "non-dropping-particle" : "", "parse-names" : false, "suffix" : "" }, { "dropping-particle" : "", "family" : "Slater", "given" : "Richard", "non-dropping-particle" : "", "parse-names" : false, "suffix" : "" } ], "container-title" : "Nature Climate Change", "id" : "ITEM-2", "issue" : "9", "issued" : { "date-parts" : [ [ "2019" ] ] }, "page" : "719-725", "title" : "Emergence of anthropogenic signals in the ocean carbon cycle", "translator" : [ { "dropping-particle" : "", "family" : "L6279", "given" : "", "non-dropping-particle" : "", "parse-names" : false, "suffix" : "" } ], "type" : "article-journal", "volume" : "9" }, "uris" : [ "http://www.mendeley.com/documents/?uuid=48f8ae4a-5c91-318c-8824-813ca55e18bf" ] } ], "mendeley" : { "formattedCitation" : "(Schlunegger et al., 2019; Rodgers et al., 2020)", "plainTextFormattedCitation" : "(Schlunegger et al., 2019; Rodgers et al., 2020)", "previouslyFormattedCitation" : "(Schlunegger et al., 2019; Rodgers et al., 2020)" }, "properties" : { "noteIndex" : 0 }, "schema" : "https://github.com/citation-style-language/schema/raw/master/csl-citation.json" }</w:instrText>
      </w:r>
      <w:r w:rsidR="00AF2E22" w:rsidRPr="001E7A27">
        <w:rPr>
          <w:rFonts w:eastAsia="MinionPro-Regular" w:cs="Times New Roman"/>
          <w:lang w:val="en-GB" w:eastAsia="ja-JP"/>
        </w:rPr>
        <w:fldChar w:fldCharType="separate"/>
      </w:r>
      <w:r w:rsidR="00025FA2" w:rsidRPr="001E7A27">
        <w:rPr>
          <w:rFonts w:eastAsia="MinionPro-Regular" w:cs="Times New Roman"/>
          <w:noProof/>
          <w:lang w:val="en-GB" w:eastAsia="ja-JP"/>
        </w:rPr>
        <w:t>(Schlunegger et al., 2019; Rodgers et al., 2020)</w:t>
      </w:r>
      <w:r w:rsidR="00AF2E22" w:rsidRPr="001E7A27">
        <w:rPr>
          <w:rFonts w:eastAsia="MinionPro-Regular" w:cs="Times New Roman"/>
          <w:lang w:val="en-GB" w:eastAsia="ja-JP"/>
        </w:rPr>
        <w:fldChar w:fldCharType="end"/>
      </w:r>
      <w:r w:rsidR="00AF2E22" w:rsidRPr="001E7A27">
        <w:rPr>
          <w:rFonts w:eastAsia="MinionPro-Regular" w:cs="Times New Roman"/>
          <w:lang w:val="en-GB" w:eastAsia="ja-JP"/>
        </w:rPr>
        <w:t xml:space="preserve">. </w:t>
      </w:r>
      <w:r w:rsidRPr="001E7A27">
        <w:rPr>
          <w:rFonts w:eastAsia="MinionPro-Regular" w:cs="Times New Roman"/>
          <w:lang w:val="en-GB" w:eastAsia="ja-JP"/>
        </w:rPr>
        <w:t xml:space="preserve">In contrast, the impact of </w:t>
      </w:r>
      <w:r w:rsidRPr="001E7A27">
        <w:rPr>
          <w:rFonts w:cs="Times New Roman"/>
          <w:lang w:val="en-GB" w:eastAsia="ja-JP"/>
        </w:rPr>
        <w:t xml:space="preserve">biological production on the seasonal cycle of </w:t>
      </w:r>
      <w:commentRangeStart w:id="3689"/>
      <w:r w:rsidRPr="001E7A27">
        <w:rPr>
          <w:rFonts w:cs="Times New Roman"/>
          <w:lang w:val="en-GB" w:eastAsia="ja-JP"/>
        </w:rPr>
        <w:t>p</w:t>
      </w:r>
      <w:commentRangeEnd w:id="3689"/>
      <w:r w:rsidR="000D2E82" w:rsidRPr="001E7A27">
        <w:rPr>
          <w:rStyle w:val="CommentReference"/>
          <w:lang w:val="en-GB"/>
        </w:rPr>
        <w:commentReference w:id="3689"/>
      </w:r>
      <w:r w:rsidRPr="001E7A27">
        <w:rPr>
          <w:rFonts w:cs="Times New Roman"/>
          <w:lang w:val="en-GB" w:eastAsia="ja-JP"/>
        </w:rPr>
        <w:t>CO</w:t>
      </w:r>
      <w:r w:rsidRPr="001E7A27">
        <w:rPr>
          <w:rFonts w:cs="Times New Roman"/>
          <w:vertAlign w:val="subscript"/>
          <w:lang w:val="en-GB" w:eastAsia="ja-JP"/>
        </w:rPr>
        <w:t>2</w:t>
      </w:r>
      <w:r w:rsidRPr="001E7A27">
        <w:rPr>
          <w:rFonts w:cs="Times New Roman"/>
          <w:lang w:val="en-GB" w:eastAsia="ja-JP"/>
        </w:rPr>
        <w:t xml:space="preserve"> in summer in the Southern Ocean</w:t>
      </w:r>
      <w:r w:rsidRPr="001E7A27">
        <w:rPr>
          <w:rFonts w:eastAsia="MS Mincho" w:cs="Times New Roman"/>
          <w:lang w:val="en-GB" w:eastAsia="ja-JP"/>
        </w:rPr>
        <w:t xml:space="preserve"> strengthens the </w:t>
      </w:r>
      <w:r w:rsidRPr="001E7A27">
        <w:rPr>
          <w:rFonts w:cs="Times New Roman"/>
          <w:lang w:val="en-GB" w:eastAsia="ja-JP"/>
        </w:rPr>
        <w:t xml:space="preserve">drawdown of </w:t>
      </w:r>
      <w:r w:rsidRPr="001E7A27">
        <w:rPr>
          <w:rFonts w:cs="Times New Roman"/>
          <w:lang w:val="en-GB"/>
        </w:rPr>
        <w:t>CO</w:t>
      </w:r>
      <w:r w:rsidRPr="001E7A27">
        <w:rPr>
          <w:rFonts w:cs="Times New Roman"/>
          <w:vertAlign w:val="subscript"/>
          <w:lang w:val="en-GB"/>
        </w:rPr>
        <w:t>2</w:t>
      </w:r>
      <w:r w:rsidRPr="001E7A27">
        <w:rPr>
          <w:rFonts w:cs="Times New Roman"/>
          <w:lang w:val="en-GB" w:eastAsia="ja-JP"/>
        </w:rPr>
        <w:t xml:space="preserve"> </w:t>
      </w:r>
      <w:r w:rsidRPr="001E7A27">
        <w:rPr>
          <w:rFonts w:eastAsia="MS Mincho" w:cs="Times New Roman"/>
          <w:lang w:val="en-GB"/>
        </w:rPr>
        <w:fldChar w:fldCharType="begin" w:fldLock="1"/>
      </w:r>
      <w:r w:rsidR="00747167" w:rsidRPr="001E7A27">
        <w:rPr>
          <w:rFonts w:eastAsia="MS Mincho" w:cs="Times New Roman"/>
          <w:lang w:val="en-GB" w:eastAsia="ja-JP"/>
        </w:rPr>
        <w:instrText>ADDIN CSL_CITATION { "citationItems" : [ { "id" : "ITEM-1", "itemData" : { "DOI" : "10.1002/2015GB005140", "ISSN" : "08866236", "abstract" : "We use a suite of eight ocean biogeochemical/ecological general circulation models from the Marine Ecosystem Model Intercomparison Project and Coupled Model Intercomparison Project Phase 5 archives to explore the relative roles of changes in winds (positive trend of Southern Annular Mode, SAM) and in warming- and freshening-driven trends of upper ocean stratification in altering export production and CO2 uptake in the Southern Ocean at the end of the 21st century. The investigated models simulate a broad range of responses to climate change, with no agreement on a dominance of either the SAM or the warming signal south of 44 degrees S. In the southernmost zone, i.e., south of 58 degrees S, they concur on an increase of biological export production, while between 44 and 58 degrees S the models lack consensus on the sign of change in export. Yet in both regions, the models show an enhanced CO2 uptake during spring and summer. This is due to a larger CO2(aq) drawdown by the same amount of summer export production at a higher Revelle factor at the end of the 21st century. This strongly increases the importance of the biological carbon pump in the entire Southern Ocean. In the temperate zone, between 30 and 44 degrees S, all models show a predominance of the warming signal and a nutrient-driven reduction of export production. As a consequence, the share of the regions south of 44 degrees S to the total uptake of the Southern Ocean south of 30 degrees S is projected to increase at the end of the 21st century from 47 to 66% with a commensurable decrease to the north. Despite this major reorganization of the meridional distribution of the major regions of uptake, the total uptake increases largely in line with the rising atmospheric CO2. Simulations with the MITgcm-REcoM2 model show that this is mostly driven by the strong increase of atmospheric CO2, with the climate-driven changes of natural CO2 exchange offsetting that trend only to a limited degree (approximate to 10%) and with negligible impact of climate effects on anthropogenic CO2 uptake when integrated over a full annual cycle south of 30 degrees S.", "author" : [ { "dropping-particle" : "", "family" : "Hauck", "given" : "J", "non-dropping-particle" : "", "parse-names" : false, "suffix" : "" }, { "dropping-particle" : "", "family" : "V\u00f6lker", "given" : "C.", "non-dropping-particle" : "", "parse-names" : false, "suffix" : "" }, { "dropping-particle" : "", "family" : "Wolf-Gladrow", "given" : "D A", "non-dropping-particle" : "", "parse-names" : false, "suffix" : "" }, { "dropping-particle" : "", "family" : "Laufk\u00f6tter", "given" : "C", "non-dropping-particle" : "", "parse-names" : false, "suffix" : "" }, { "dropping-particle" : "", "family" : "Vogt",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T", "non-dropping-particle" : "", "parse-names" : false, "suffix" : "" }, { "dropping-particle" : "", "family" : "Doney", "given" : "S C", "non-dropping-particle" : "", "parse-names" : false, "suffix" : "" }, { "dropping-particle" : "", "family" : "Dunne", "given" : "J", "non-dropping-particle" : "", "parse-names" : false, "suffix" : "" }, { "dropping-particle" : "", "family" : "Gruber", "given" : "N", "non-dropping-particle" : "", "parse-names" : false, "suffix" : "" }, { "dropping-particle" : "", "family" : "Hashioka", "given" : "T", "non-dropping-particle" : "", "parse-names" : false, "suffix" : "" }, { "dropping-particle" : "", "family" : "John", "given" : "J", "non-dropping-particle" : "", "parse-names" : false, "suffix" : "" }, { "dropping-particle" : "Le", "family" : "Qu\u00e9r\u00e9", "given" : "C.", "non-dropping-particle" : "", "parse-names" : false, "suffix" : "" }, { "dropping-particle" : "", "family" : "Lima", "given" : "I D", "non-dropping-particle" : "", "parse-names" : false, "suffix" : "" }, { "dropping-particle" : "", "family" : "Nakano", "given" : "H", "non-dropping-particle" : "", "parse-names" : false, "suffix" : "" }, { "dropping-particle" : "", "family" : "S\u00e9f\u00e9rian", "given" : "R.", "non-dropping-particle" : "", "parse-names" : false, "suffix" : "" }, { "dropping-particle" : "", "family" : "Totterdell", "given" : "I", "non-dropping-particle" : "", "parse-names" : false, "suffix" : "" } ], "container-title" : "Global Biogeochemical Cycles", "id" : "ITEM-1", "issue" : "9", "issued" : { "date-parts" : [ [ "2015", "9" ] ] }, "page" : "1451-1470", "title" : "On the Southern Ocean CO2 uptake and the role of the biological carbon pump in the 21st century", "translator" : [ { "dropping-particle" : "", "family" : "L4289", "given" : "", "non-dropping-particle" : "", "parse-names" : false, "suffix" : "" } ], "type" : "article-journal", "volume" : "29" }, "uris" : [ "http://www.mendeley.com/documents/?uuid=c2a64689-adb2-42c4-9d26-6fb1947ddfbb" ] } ], "mendeley" : { "formattedCitation" : "(Hauck et al., 2015)", "plainTextFormattedCitation" : "(Hauck et al., 2015)", "previouslyFormattedCitation" : "(Hauck et al., 2015)" }, "properties" : { "noteIndex" : 0 }, "schema" : "https://github.com/citation-style-language/schema/raw/master/csl-citation.json" }</w:instrText>
      </w:r>
      <w:r w:rsidRPr="001E7A27">
        <w:rPr>
          <w:rFonts w:eastAsia="MS Mincho" w:cs="Times New Roman"/>
          <w:lang w:val="en-GB"/>
        </w:rPr>
        <w:fldChar w:fldCharType="separate"/>
      </w:r>
      <w:r w:rsidR="00025FA2" w:rsidRPr="001E7A27">
        <w:rPr>
          <w:rFonts w:eastAsia="MS Mincho" w:cs="Times New Roman"/>
          <w:noProof/>
          <w:lang w:val="en-GB" w:eastAsia="ja-JP"/>
        </w:rPr>
        <w:t>(Hauck et al., 2015)</w:t>
      </w:r>
      <w:r w:rsidRPr="001E7A27">
        <w:rPr>
          <w:rFonts w:eastAsia="MS Mincho" w:cs="Times New Roman"/>
          <w:lang w:val="en-GB"/>
        </w:rPr>
        <w:fldChar w:fldCharType="end"/>
      </w:r>
      <w:r w:rsidRPr="001E7A27">
        <w:rPr>
          <w:rFonts w:cs="Times New Roman"/>
          <w:lang w:val="en-GB" w:eastAsia="ja-JP"/>
        </w:rPr>
        <w:t>.</w:t>
      </w:r>
    </w:p>
    <w:p w14:paraId="5DDA5744" w14:textId="77777777" w:rsidR="009A0D6D" w:rsidRPr="001E7A27" w:rsidRDefault="009A0D6D" w:rsidP="005C7F25">
      <w:pPr>
        <w:pStyle w:val="AR6BodyText"/>
        <w:rPr>
          <w:rFonts w:cs="Times New Roman"/>
          <w:lang w:val="en-GB"/>
        </w:rPr>
      </w:pPr>
    </w:p>
    <w:p w14:paraId="59CA4302" w14:textId="63219774" w:rsidR="00FA7D52" w:rsidRPr="001E7A27" w:rsidRDefault="009A0D6D" w:rsidP="005C7F25">
      <w:pPr>
        <w:pStyle w:val="AR6BodyText"/>
        <w:rPr>
          <w:lang w:val="en-GB"/>
        </w:rPr>
      </w:pPr>
      <w:r w:rsidRPr="001E7A27">
        <w:rPr>
          <w:noProof/>
          <w:lang w:val="en-GB" w:eastAsia="zh-CN"/>
        </w:rPr>
        <w:t xml:space="preserve">Overall, there is </w:t>
      </w:r>
      <w:r w:rsidRPr="001E7A27">
        <w:rPr>
          <w:i/>
          <w:iCs/>
          <w:noProof/>
          <w:lang w:val="en-GB" w:eastAsia="zh-CN"/>
        </w:rPr>
        <w:t>medium</w:t>
      </w:r>
      <w:r w:rsidRPr="001E7A27">
        <w:rPr>
          <w:i/>
          <w:noProof/>
          <w:lang w:val="en-GB" w:eastAsia="zh-CN"/>
        </w:rPr>
        <w:t xml:space="preserve"> confidence</w:t>
      </w:r>
      <w:r w:rsidRPr="001E7A27">
        <w:rPr>
          <w:noProof/>
          <w:lang w:val="en-GB" w:eastAsia="zh-CN"/>
        </w:rPr>
        <w:t xml:space="preserve"> on three outcomes in the ocean from projected CO</w:t>
      </w:r>
      <w:r w:rsidRPr="001E7A27">
        <w:rPr>
          <w:noProof/>
          <w:vertAlign w:val="subscript"/>
          <w:lang w:val="en-GB" w:eastAsia="zh-CN"/>
        </w:rPr>
        <w:t>2</w:t>
      </w:r>
      <w:r w:rsidRPr="001E7A27">
        <w:rPr>
          <w:noProof/>
          <w:lang w:val="en-GB" w:eastAsia="zh-CN"/>
        </w:rPr>
        <w:t xml:space="preserve"> uptake under medium to high CO</w:t>
      </w:r>
      <w:r w:rsidRPr="001E7A27">
        <w:rPr>
          <w:rFonts w:eastAsia="MS Mincho" w:cs="Times New Roman"/>
          <w:vertAlign w:val="subscript"/>
          <w:lang w:val="en-GB" w:eastAsia="ja-JP"/>
        </w:rPr>
        <w:t>2</w:t>
      </w:r>
      <w:r w:rsidRPr="001E7A27">
        <w:rPr>
          <w:noProof/>
          <w:lang w:val="en-GB" w:eastAsia="zh-CN"/>
        </w:rPr>
        <w:t xml:space="preserve"> concentration scenarios: (i) a strengthening positive feedback, which impacts on the airborne fraction via the reduction of the ocean CO</w:t>
      </w:r>
      <w:r w:rsidRPr="001E7A27">
        <w:rPr>
          <w:rFonts w:eastAsia="MS Mincho" w:cs="Times New Roman"/>
          <w:vertAlign w:val="subscript"/>
          <w:lang w:val="en-GB" w:eastAsia="ja-JP"/>
        </w:rPr>
        <w:t>2</w:t>
      </w:r>
      <w:r w:rsidRPr="001E7A27">
        <w:rPr>
          <w:noProof/>
          <w:lang w:val="en-GB" w:eastAsia="zh-CN"/>
        </w:rPr>
        <w:t xml:space="preserve"> buffering capacity due to </w:t>
      </w:r>
      <w:r w:rsidRPr="001E7A27">
        <w:rPr>
          <w:rFonts w:eastAsia="MS Mincho" w:cs="Times New Roman"/>
          <w:lang w:val="en-GB" w:eastAsia="ja-JP"/>
        </w:rPr>
        <w:t>cumulative ocean CO</w:t>
      </w:r>
      <w:r w:rsidRPr="001E7A27">
        <w:rPr>
          <w:rFonts w:eastAsia="MS Mincho" w:cs="Times New Roman"/>
          <w:vertAlign w:val="subscript"/>
          <w:lang w:val="en-GB"/>
        </w:rPr>
        <w:t>2</w:t>
      </w:r>
      <w:r w:rsidRPr="001E7A27">
        <w:rPr>
          <w:rFonts w:eastAsia="MS Mincho" w:cs="Times New Roman"/>
          <w:lang w:val="en-GB" w:eastAsia="ja-JP"/>
        </w:rPr>
        <w:t xml:space="preserve"> uptake, which reduces the net ocean CO</w:t>
      </w:r>
      <w:r w:rsidRPr="001E7A27">
        <w:rPr>
          <w:rFonts w:eastAsia="MS Mincho" w:cs="Times New Roman"/>
          <w:vertAlign w:val="subscript"/>
          <w:lang w:val="en-GB" w:eastAsia="ja-JP"/>
        </w:rPr>
        <w:t>2</w:t>
      </w:r>
      <w:r w:rsidRPr="001E7A27">
        <w:rPr>
          <w:rFonts w:eastAsia="MS Mincho" w:cs="Times New Roman"/>
          <w:lang w:val="en-GB" w:eastAsia="ja-JP"/>
        </w:rPr>
        <w:t xml:space="preserve"> uptake ratio to anthropogenic CO</w:t>
      </w:r>
      <w:r w:rsidRPr="001E7A27">
        <w:rPr>
          <w:rFonts w:eastAsia="MS Mincho" w:cs="Times New Roman"/>
          <w:vertAlign w:val="subscript"/>
          <w:lang w:val="en-GB" w:eastAsia="ja-JP"/>
        </w:rPr>
        <w:t>2</w:t>
      </w:r>
      <w:r w:rsidRPr="001E7A27">
        <w:rPr>
          <w:rFonts w:eastAsia="MS Mincho" w:cs="Times New Roman"/>
          <w:lang w:val="en-GB" w:eastAsia="ja-JP"/>
        </w:rPr>
        <w:t xml:space="preserve"> emission</w:t>
      </w:r>
      <w:ins w:id="3690" w:author="Tom Maycock" w:date="2021-09-08T15:26:00Z">
        <w:r w:rsidR="00FC0403" w:rsidRPr="001E7A27">
          <w:rPr>
            <w:rFonts w:eastAsia="MS Mincho" w:cs="Times New Roman"/>
            <w:lang w:val="en-GB" w:eastAsia="ja-JP"/>
          </w:rPr>
          <w:t>s</w:t>
        </w:r>
      </w:ins>
      <w:r w:rsidR="00AC60E3" w:rsidRPr="001E7A27">
        <w:rPr>
          <w:rFonts w:eastAsia="MS Mincho" w:cs="Times New Roman"/>
          <w:lang w:val="en-GB" w:eastAsia="ja-JP"/>
        </w:rPr>
        <w:t xml:space="preserve"> </w:t>
      </w:r>
      <w:r w:rsidR="00AC60E3" w:rsidRPr="001E7A27">
        <w:rPr>
          <w:lang w:val="en-GB"/>
        </w:rPr>
        <w:fldChar w:fldCharType="begin" w:fldLock="1"/>
      </w:r>
      <w:r w:rsidR="00747167" w:rsidRPr="001E7A27">
        <w:rPr>
          <w:lang w:val="en-GB"/>
        </w:rPr>
        <w:instrText>ADDIN CSL_CITATION { "citationItems" : [ { "id" : "ITEM-1", "itemData" : { "DOI" : "10.1029/2020GL089275", "ISSN" : "0094-8276", "abstract" : "A positive marine chemistry-climate feedback was originally proposed by Revelle and Suess (1957, https://doi.org/10.3402/tellusa.v9i1.9075), whereby the invasion flux of anthropogenic carbon into the ocean serves to inhibit future marine CO2 uptake through reductions to the buffering capacity of surface seawater. Here we use an ocean circulation-carbon cycle model to identify an upper limit on the impact of reemergence of anthropogenic carbon into the ocean's mixed layer on the cumulative airborne fraction of CO2 in the atmosphere. We find under an RCP8.5 emissions pathway (with steady circulation) that the cumulative airborne fraction of CO2 has a sevenfold reduction by 2100 when the CO2 buffering capacity of surface seawater is maintained at preindustrial levels. Our results indicate that the effect of reemergence of anthropogenic carbon into the mixed layer on the buffering capacity of CO2 amplifies the transient climate sensitivity of the Earth system.", "author" : [ { "dropping-particle" : "", "family" : "Rodgers", "given" : "K. B.", "non-dropping-particle" : "", "parse-names" : false, "suffix" : "" }, { "dropping-particle" : "", "family" : "Schlunegger", "given" : "S.", "non-dropping-particle" : "", "parse-names" : false, "suffix" : "" }, { "dropping-particle" : "", "family" : "Slater", "given" : "R. D.", "non-dropping-particle" : "", "parse-names" : false, "suffix" : "" }, { "dropping-particle" : "", "family" : "Ishii", "given" : "M.", "non-dropping-particle" : "", "parse-names" : false, "suffix" : "" }, { "dropping-particle" : "", "family" : "Fr\u00f6licher", "given" : "T. L.", "non-dropping-particle" : "", "parse-names" : false, "suffix" : "" }, { "dropping-particle" : "", "family" : "Toyama", "given" : "K.", "non-dropping-particle" : "", "parse-names" : false, "suffix" : "" }, { "dropping-particle" : "", "family" : "Plancherel", "given" : "Y.", "non-dropping-particle" : "", "parse-names" : false, "suffix" : "" }, { "dropping-particle" : "", "family" : "Aumont", "given" : "O.", "non-dropping-particle" : "", "parse-names" : false, "suffix" : "" }, { "dropping-particle" : "", "family" : "Fassbender", "given" : "A. J.", "non-dropping-particle" : "", "parse-names" : false, "suffix" : "" } ], "container-title" : "Geophysical Research Letters", "id" : "ITEM-1", "issue" : "18", "issued" : { "date-parts" : [ [ "2020", "9", "28" ] ] }, "publisher" : "Blackwell Publishing Ltd", "title" : "Reemergence of Anthropogenic Carbon Into the Ocean's Mixed Layer Strongly Amplifies Transient Climate Sensitivity", "translator" : [ { "dropping-particle" : "", "family" : "L6849", "given" : "", "non-dropping-particle" : "", "parse-names" : false, "suffix" : "" } ], "type" : "article-journal", "volume" : "47" }, "uris" : [ "http://www.mendeley.com/documents/?uuid=a2d3a359-37cf-3938-98b4-668ba7ebec19" ] }, { "id" : "ITEM-2",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"ITEM-2",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"id" : "ITEM-3", "itemData" : { "DOI" : "10.1029/2018GL077849", "ISSN" : "00948276", "abstract" : "The Transient Climate Response to Emissions (TCRE), the ratio of surface warming and cumulative carbon emissions, is controlled by a product of thermal and carbon contributions. The carbon contribution involves the airborne fraction and the ratio of ocean saturated and atmospheric carbon inventories, with this ratio controlled by ocean carbonate chemistry. The evolution of the carbon contribution to the TCRE is illustrated in a hierarchy of models: a box model of the atmosphere-ocean and an Earth system model, both integrated for 1,000 years, and a suite of Earth system models integrated for 140 years. For all models, there is the same generic carbonate chemistry response: An acidifying ocean during emissions leads to a decrease in the ratio of the ocean saturated and atmospheric carbon inventories and the carbon contribution to the TCRE. Hence, ocean carbonate chemistry is important in controlling the magnitude of the TCRE and its evolution in time.",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"dropping-particle" : "", "family" : "Roussenov", "given" : "Vassil", "non-dropping-particle" : "", "parse-names" : false, "suffix" : "" } ], "container-title" : "Geophysical Research Letters", "id" : "ITEM-3", "issue" : "12", "issued" : { "date-parts" : [ [ "2018", "6", "20" ] ] }, "note" : "From Duplicate 3 (Reconciling atmospheric and oceanic views of the Transient Climate Response to Emissions - Katavouta, Anna; Williams, Richard G.; Goodwin, Philip; Roussenov, Vassil)\n\nFrom Duplicate 1 (Reconciling Atmospheric and Oceanic Views of the Transient Climate Response to Emissions - Katavouta, Anna; Williams, Richard G; Goodwin, Philip; Roussenov, Vassil)\n\ndoi: 10.1029/2018GL077849\n\nFrom Duplicate 4 (Reconciling atmospheric and oceanic views of the Transient Climate Response to Emissions - Katavouta, Anna; Williams, Richard G; Goodwin, Philip; Roussenov, Vassil)\n\ndoi: 10.1029/2018GL077849", "page" : "6205-6214", "publisher" : "Wiley-Blackwell", "title" : "Reconciling Atmospheric and Oceanic Views of the Transient Climate Response to Emissions", "translator" : [ { "dropping-particle" : "", "family" : "L7392", "given" : "", "non-dropping-particle" : "", "parse-names" : false, "suffix" : "" } ], "type" : "article-journal", "volume" : "45" }, "uris" : [ "http://www.mendeley.com/documents/?uuid=7f79b811-d8c6-4220-ac8d-f5e766cb444e" ] } ], "mendeley" : { "formattedCitation" : "(Katavouta et al., 2018; Arora et al., 2020; Rodgers et al., 2020)", "plainTextFormattedCitation" : "(Katavouta et al., 2018; Arora et al., 2020; Rodgers et al., 2020)", "previouslyFormattedCitation" : "(Katavouta et al., 2018; Arora et al., 2020; Rodgers et al., 2020)" }, "properties" : { "noteIndex" : 0 }, "schema" : "https://github.com/citation-style-language/schema/raw/master/csl-citation.json" }</w:instrText>
      </w:r>
      <w:r w:rsidR="00AC60E3" w:rsidRPr="001E7A27">
        <w:rPr>
          <w:lang w:val="en-GB"/>
        </w:rPr>
        <w:fldChar w:fldCharType="separate"/>
      </w:r>
      <w:r w:rsidR="00025FA2" w:rsidRPr="001E7A27">
        <w:rPr>
          <w:noProof/>
          <w:lang w:val="en-GB"/>
        </w:rPr>
        <w:t>(Katavouta et al., 2018; Arora et al., 2020; Rodgers et al., 2020)</w:t>
      </w:r>
      <w:r w:rsidR="00AC60E3" w:rsidRPr="001E7A27">
        <w:rPr>
          <w:lang w:val="en-GB"/>
        </w:rPr>
        <w:fldChar w:fldCharType="end"/>
      </w:r>
      <w:r w:rsidRPr="001E7A27">
        <w:rPr>
          <w:rFonts w:eastAsia="MS Mincho" w:cs="Times New Roman"/>
          <w:lang w:val="en-GB" w:eastAsia="ja-JP"/>
        </w:rPr>
        <w:t>;</w:t>
      </w:r>
      <w:r w:rsidRPr="001E7A27">
        <w:rPr>
          <w:noProof/>
          <w:lang w:val="en-GB" w:eastAsia="zh-CN"/>
        </w:rPr>
        <w:t xml:space="preserve"> (ii) an amplification of the seasonal cycle of CO</w:t>
      </w:r>
      <w:r w:rsidRPr="001E7A27">
        <w:rPr>
          <w:noProof/>
          <w:vertAlign w:val="subscript"/>
          <w:lang w:val="en-GB" w:eastAsia="zh-CN"/>
        </w:rPr>
        <w:t>2</w:t>
      </w:r>
      <w:r w:rsidRPr="001E7A27">
        <w:rPr>
          <w:noProof/>
          <w:lang w:val="en-GB" w:eastAsia="zh-CN"/>
        </w:rPr>
        <w:t xml:space="preserve"> variables, which impact</w:t>
      </w:r>
      <w:ins w:id="3691" w:author="Soapbox" w:date="2021-07-20T09:27:00Z">
        <w:r w:rsidR="00C45FB1" w:rsidRPr="001E7A27">
          <w:rPr>
            <w:noProof/>
            <w:lang w:val="en-GB" w:eastAsia="zh-CN"/>
          </w:rPr>
          <w:t>s</w:t>
        </w:r>
      </w:ins>
      <w:r w:rsidRPr="001E7A27">
        <w:rPr>
          <w:noProof/>
          <w:lang w:val="en-GB" w:eastAsia="zh-CN"/>
        </w:rPr>
        <w:t xml:space="preserve"> both the ocean sink and ocean acidification </w:t>
      </w:r>
      <w:r w:rsidR="00AC60E3" w:rsidRPr="001E7A27">
        <w:rPr>
          <w:rFonts w:eastAsia="MS Mincho"/>
          <w:lang w:val="en-GB"/>
        </w:rPr>
        <w:fldChar w:fldCharType="begin" w:fldLock="1"/>
      </w:r>
      <w:r w:rsidR="00747167" w:rsidRPr="001E7A27">
        <w:rPr>
          <w:rFonts w:eastAsia="MS Mincho"/>
          <w:lang w:val="en-GB" w:eastAsia="ja-JP"/>
        </w:rPr>
        <w:instrText>ADDIN CSL_CITATION { "citationItems" : [ { "id" : "ITEM-1", "itemData" : { "DOI" : "10.1002/2015GB005140", "ISSN" : "08866236", "abstract" : "We use a suite of eight ocean biogeochemical/ecological general circulation models from the Marine Ecosystem Model Intercomparison Project and Coupled Model Intercomparison Project Phase 5 archives to explore the relative roles of changes in winds (positive trend of Southern Annular Mode, SAM) and in warming- and freshening-driven trends of upper ocean stratification in altering export production and CO2 uptake in the Southern Ocean at the end of the 21st century. The investigated models simulate a broad range of responses to climate change, with no agreement on a dominance of either the SAM or the warming signal south of 44 degrees S. In the southernmost zone, i.e., south of 58 degrees S, they concur on an increase of biological export production, while between 44 and 58 degrees S the models lack consensus on the sign of change in export. Yet in both regions, the models show an enhanced CO2 uptake during spring and summer. This is due to a larger CO2(aq) drawdown by the same amount of summer export production at a higher Revelle factor at the end of the 21st century. This strongly increases the importance of the biological carbon pump in the entire Southern Ocean. In the temperate zone, between 30 and 44 degrees S, all models show a predominance of the warming signal and a nutrient-driven reduction of export production. As a consequence, the share of the regions south of 44 degrees S to the total uptake of the Southern Ocean south of 30 degrees S is projected to increase at the end of the 21st century from 47 to 66% with a commensurable decrease to the north. Despite this major reorganization of the meridional distribution of the major regions of uptake, the total uptake increases largely in line with the rising atmospheric CO2. Simulations with the MITgcm-REcoM2 model show that this is mostly driven by the strong increase of atmospheric CO2, with the climate-driven changes of natural CO2 exchange offsetting that trend only to a limited degree (approximate to 10%) and with negligible impact of climate effects on anthropogenic CO2 uptake when integrated over a full annual cycle south of 30 degrees S.", "author" : [ { "dropping-particle" : "", "family" : "Hauck", "given" : "J", "non-dropping-particle" : "", "parse-names" : false, "suffix" : "" }, { "dropping-particle" : "", "family" : "V\u00f6lker", "given" : "C.", "non-dropping-particle" : "", "parse-names" : false, "suffix" : "" }, { "dropping-particle" : "", "family" : "Wolf-Gladrow", "given" : "D A", "non-dropping-particle" : "", "parse-names" : false, "suffix" : "" }, { "dropping-particle" : "", "family" : "Laufk\u00f6tter", "given" : "C", "non-dropping-particle" : "", "parse-names" : false, "suffix" : "" }, { "dropping-particle" : "", "family" : "Vogt",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T", "non-dropping-particle" : "", "parse-names" : false, "suffix" : "" }, { "dropping-particle" : "", "family" : "Doney", "given" : "S C", "non-dropping-particle" : "", "parse-names" : false, "suffix" : "" }, { "dropping-particle" : "", "family" : "Dunne", "given" : "J", "non-dropping-particle" : "", "parse-names" : false, "suffix" : "" }, { "dropping-particle" : "", "family" : "Gruber", "given" : "N", "non-dropping-particle" : "", "parse-names" : false, "suffix" : "" }, { "dropping-particle" : "", "family" : "Hashioka", "given" : "T", "non-dropping-particle" : "", "parse-names" : false, "suffix" : "" }, { "dropping-particle" : "", "family" : "John", "given" : "J", "non-dropping-particle" : "", "parse-names" : false, "suffix" : "" }, { "dropping-particle" : "Le", "family" : "Qu\u00e9r\u00e9", "given" : "C.", "non-dropping-particle" : "", "parse-names" : false, "suffix" : "" }, { "dropping-particle" : "", "family" : "Lima", "given" : "I D", "non-dropping-particle" : "", "parse-names" : false, "suffix" : "" }, { "dropping-particle" : "", "family" : "Nakano", "given" : "H", "non-dropping-particle" : "", "parse-names" : false, "suffix" : "" }, { "dropping-particle" : "", "family" : "S\u00e9f\u00e9rian", "given" : "R.", "non-dropping-particle" : "", "parse-names" : false, "suffix" : "" }, { "dropping-particle" : "", "family" : "Totterdell", "given" : "I", "non-dropping-particle" : "", "parse-names" : false, "suffix" : "" } ], "container-title" : "Global Biogeochemical Cycles", "id" : "ITEM-1", "issue" : "9", "issued" : { "date-parts" : [ [ "2015", "9" ] ] }, "page" : "1451-1470", "title" : "On the Southern Ocean CO2 uptake and the role of the biological carbon pump in the 21st century", "translator" : [ { "dropping-particle" : "", "family" : "L4289", "given" : "", "non-dropping-particle" : "", "parse-names" : false, "suffix" : "" } ], "type" : "article-journal", "volume" : "29" }, "uris" : [ "http://www.mendeley.com/documents/?uuid=c2a64689-adb2-42c4-9d26-6fb1947ddfbb" ] } ], "mendeley" : { "formattedCitation" : "(Hauck et al., 2015)", "plainTextFormattedCitation" : "(Hauck et al., 2015)", "previouslyFormattedCitation" : "(Hauck et al., 2015)" }, "properties" : { "noteIndex" : 0 }, "schema" : "https://github.com/citation-style-language/schema/raw/master/csl-citation.json" }</w:instrText>
      </w:r>
      <w:r w:rsidR="00AC60E3" w:rsidRPr="001E7A27">
        <w:rPr>
          <w:rFonts w:eastAsia="MS Mincho"/>
          <w:lang w:val="en-GB"/>
        </w:rPr>
        <w:fldChar w:fldCharType="separate"/>
      </w:r>
      <w:r w:rsidR="00025FA2" w:rsidRPr="001E7A27">
        <w:rPr>
          <w:rFonts w:eastAsia="MS Mincho"/>
          <w:noProof/>
          <w:lang w:val="en-GB" w:eastAsia="ja-JP"/>
        </w:rPr>
        <w:t>(Hauck et al., 2015)</w:t>
      </w:r>
      <w:r w:rsidR="00AC60E3" w:rsidRPr="001E7A27">
        <w:rPr>
          <w:rFonts w:eastAsia="MS Mincho"/>
          <w:lang w:val="en-GB"/>
        </w:rPr>
        <w:fldChar w:fldCharType="end"/>
      </w:r>
      <w:r w:rsidRPr="001E7A27">
        <w:rPr>
          <w:noProof/>
          <w:lang w:val="en-GB" w:eastAsia="zh-CN"/>
        </w:rPr>
        <w:t xml:space="preserve">; </w:t>
      </w:r>
      <w:r w:rsidRPr="001E7A27">
        <w:rPr>
          <w:lang w:val="en-GB"/>
        </w:rPr>
        <w:t>(iii) a decrease in the aragonite and calcite saturation levels in the ocean</w:t>
      </w:r>
      <w:ins w:id="3692" w:author="Soapbox" w:date="2021-07-20T09:28:00Z">
        <w:r w:rsidR="00C45FB1" w:rsidRPr="001E7A27">
          <w:rPr>
            <w:lang w:val="en-GB"/>
          </w:rPr>
          <w:t>,</w:t>
        </w:r>
      </w:ins>
      <w:r w:rsidRPr="001E7A27">
        <w:rPr>
          <w:lang w:val="en-GB"/>
        </w:rPr>
        <w:t xml:space="preserve"> which negatively impacts the calcification rates of marine organisms (</w:t>
      </w:r>
      <w:r w:rsidRPr="001E7A27">
        <w:rPr>
          <w:i/>
          <w:iCs/>
          <w:lang w:val="en-GB"/>
        </w:rPr>
        <w:t>high confidence</w:t>
      </w:r>
      <w:r w:rsidRPr="001E7A27">
        <w:rPr>
          <w:lang w:val="en-GB"/>
        </w:rPr>
        <w:t xml:space="preserve">) and </w:t>
      </w:r>
      <w:del w:id="3693" w:author="Soapbox" w:date="2021-07-20T09:28:00Z">
        <w:r w:rsidRPr="001E7A27" w:rsidDel="00C45FB1">
          <w:rPr>
            <w:lang w:val="en-GB"/>
          </w:rPr>
          <w:delText xml:space="preserve">which </w:delText>
        </w:r>
      </w:del>
      <w:r w:rsidRPr="001E7A27">
        <w:rPr>
          <w:lang w:val="en-GB"/>
        </w:rPr>
        <w:t>forms a negative feedback on the uptake of CO</w:t>
      </w:r>
      <w:r w:rsidRPr="001E7A27">
        <w:rPr>
          <w:rStyle w:val="AR6BodyTextCar"/>
          <w:rFonts w:cs="Times New Roman"/>
          <w:vertAlign w:val="subscript"/>
          <w:lang w:val="en-GB"/>
        </w:rPr>
        <w:t>2</w:t>
      </w:r>
      <w:r w:rsidRPr="001E7A27">
        <w:rPr>
          <w:lang w:val="en-GB"/>
        </w:rPr>
        <w:t xml:space="preserve"> </w:t>
      </w:r>
      <w:r w:rsidR="00D25B36" w:rsidRPr="001E7A27">
        <w:rPr>
          <w:lang w:val="en-GB"/>
        </w:rPr>
        <w:fldChar w:fldCharType="begin" w:fldLock="1"/>
      </w:r>
      <w:r w:rsidR="00747167" w:rsidRPr="001E7A27">
        <w:rPr>
          <w:lang w:val="en-GB"/>
        </w:rPr>
        <w:instrText>ADDIN CSL_CITATION { "citationItems" : [ { "id" : "ITEM-1", "itemData" : { "DOI" : "10.1038/nature16156", "ISSN" : "0028-0836", "abstract" : "Data-based projections suggest that the natural CO2 cycle could be amplified by up to ten times by 2100 in some oceanic regions if atmospheric CO2 concentrations continue to increase, which could detrimentally affect major fisheries.", "author" : [ { "dropping-particle" : "", "family" : "McNeil", "given" : "Ben I.", "non-dropping-particle" : "", "parse-names" : false, "suffix" : "" }, { "dropping-particle" : "", "family" : "Sasse", "given" : "Tristan P.", "non-dropping-particle" : "", "parse-names" : false, "suffix" : "" } ], "container-title" : "Nature", "id" : "ITEM-1", "issue" : "7586", "issued" : { "date-parts" : [ [ "2016", "1", "21" ] ] }, "page" : "383-386", "publisher" : "Nature Publishing Group", "title" : "Future ocean hypercapnia driven by anthropogenic amplification of the natural CO2 cycle", "translator" : [ { "dropping-particle" : "", "family" : "L4402", "given" : "", "non-dropping-particle" : "", "parse-names" : false, "suffix" : "" } ], "type" : "article-journal", "volume" : "529" }, "uris" : [ "http://www.mendeley.com/documents/?uuid=1e4c0b28-ad2c-31b7-9ca0-9e35ecd817b6" ] } ], "mendeley" : { "formattedCitation" : "(McNeil and Sasse, 2016)", "plainTextFormattedCitation" : "(McNeil and Sasse, 2016)", "previouslyFormattedCitation" : "(McNeil and Sasse, 2016)" }, "properties" : { "noteIndex" : 0 }, "schema" : "https://github.com/citation-style-language/schema/raw/master/csl-citation.json" }</w:instrText>
      </w:r>
      <w:r w:rsidR="00D25B36" w:rsidRPr="001E7A27">
        <w:rPr>
          <w:lang w:val="en-GB"/>
        </w:rPr>
        <w:fldChar w:fldCharType="separate"/>
      </w:r>
      <w:r w:rsidR="00025FA2" w:rsidRPr="001E7A27">
        <w:rPr>
          <w:noProof/>
          <w:lang w:val="en-GB"/>
        </w:rPr>
        <w:t>(McNeil and Sasse, 2016)</w:t>
      </w:r>
      <w:r w:rsidR="00D25B36" w:rsidRPr="001E7A27">
        <w:rPr>
          <w:lang w:val="en-GB"/>
        </w:rPr>
        <w:fldChar w:fldCharType="end"/>
      </w:r>
      <w:r w:rsidR="002A3C5D" w:rsidRPr="001E7A27">
        <w:rPr>
          <w:lang w:val="en-GB"/>
        </w:rPr>
        <w:t xml:space="preserve"> (Cross</w:t>
      </w:r>
      <w:r w:rsidR="006D281F" w:rsidRPr="001E7A27">
        <w:rPr>
          <w:lang w:val="en-GB"/>
        </w:rPr>
        <w:t>-</w:t>
      </w:r>
      <w:r w:rsidR="002A3C5D" w:rsidRPr="001E7A27">
        <w:rPr>
          <w:lang w:val="en-GB"/>
        </w:rPr>
        <w:t>Chapter Box 5.3)</w:t>
      </w:r>
      <w:r w:rsidR="00D25B36" w:rsidRPr="001E7A27">
        <w:rPr>
          <w:lang w:val="en-GB"/>
        </w:rPr>
        <w:t>.</w:t>
      </w:r>
    </w:p>
    <w:p w14:paraId="49DA1412" w14:textId="77777777" w:rsidR="00043608" w:rsidRPr="001E7A27" w:rsidRDefault="00043608" w:rsidP="005C7F25">
      <w:pPr>
        <w:pStyle w:val="AR6BodyText"/>
        <w:rPr>
          <w:lang w:val="en-GB"/>
        </w:rPr>
      </w:pPr>
    </w:p>
    <w:p w14:paraId="2F3DD808" w14:textId="77777777" w:rsidR="001C7F75" w:rsidRPr="001E7A27" w:rsidRDefault="001C7F75" w:rsidP="005C7F25">
      <w:pPr>
        <w:pStyle w:val="AR6BodyText"/>
        <w:rPr>
          <w:lang w:val="en-GB"/>
        </w:rPr>
      </w:pPr>
    </w:p>
    <w:p w14:paraId="3F798B5A" w14:textId="7460AD26" w:rsidR="00D75FC8" w:rsidRPr="001E7A27" w:rsidRDefault="00D75FC8" w:rsidP="0098460A">
      <w:pPr>
        <w:pStyle w:val="AR6Chap5Level2511"/>
        <w:rPr>
          <w:lang w:val="en-GB"/>
        </w:rPr>
      </w:pPr>
      <w:bookmarkStart w:id="3694" w:name="_Toc33564280"/>
      <w:bookmarkStart w:id="3695" w:name="_Toc70535693"/>
      <w:r w:rsidRPr="001E7A27">
        <w:rPr>
          <w:lang w:val="en-GB"/>
        </w:rPr>
        <w:t xml:space="preserve">Climate </w:t>
      </w:r>
      <w:r w:rsidR="003760AB" w:rsidRPr="001E7A27">
        <w:rPr>
          <w:lang w:val="en-GB"/>
        </w:rPr>
        <w:t>E</w:t>
      </w:r>
      <w:r w:rsidRPr="001E7A27">
        <w:rPr>
          <w:lang w:val="en-GB"/>
        </w:rPr>
        <w:t xml:space="preserve">ffect on </w:t>
      </w:r>
      <w:r w:rsidR="003760AB" w:rsidRPr="001E7A27">
        <w:rPr>
          <w:lang w:val="en-GB"/>
        </w:rPr>
        <w:t>L</w:t>
      </w:r>
      <w:r w:rsidRPr="001E7A27">
        <w:rPr>
          <w:lang w:val="en-GB"/>
        </w:rPr>
        <w:t xml:space="preserve">and </w:t>
      </w:r>
      <w:r w:rsidR="003760AB" w:rsidRPr="001E7A27">
        <w:rPr>
          <w:lang w:val="en-GB"/>
        </w:rPr>
        <w:t>C</w:t>
      </w:r>
      <w:r w:rsidRPr="001E7A27">
        <w:rPr>
          <w:lang w:val="en-GB"/>
        </w:rPr>
        <w:t xml:space="preserve">arbon </w:t>
      </w:r>
      <w:r w:rsidR="003760AB" w:rsidRPr="001E7A27">
        <w:rPr>
          <w:lang w:val="en-GB"/>
        </w:rPr>
        <w:t>U</w:t>
      </w:r>
      <w:r w:rsidRPr="001E7A27">
        <w:rPr>
          <w:lang w:val="en-GB"/>
        </w:rPr>
        <w:t>ptake</w:t>
      </w:r>
      <w:bookmarkEnd w:id="3694"/>
      <w:bookmarkEnd w:id="3695"/>
    </w:p>
    <w:p w14:paraId="34E3DD8D" w14:textId="77777777" w:rsidR="00D75FC8" w:rsidRPr="001E7A27" w:rsidRDefault="00D75FC8" w:rsidP="005C7F25">
      <w:pPr>
        <w:pStyle w:val="AR6BodyText"/>
        <w:rPr>
          <w:noProof/>
          <w:lang w:val="en-GB"/>
        </w:rPr>
      </w:pPr>
    </w:p>
    <w:p w14:paraId="24B74C9B" w14:textId="2EA7735B" w:rsidR="00D75FC8" w:rsidRPr="001E7A27" w:rsidRDefault="00A97349" w:rsidP="005C7F25">
      <w:pPr>
        <w:pStyle w:val="AR6BodyText"/>
        <w:rPr>
          <w:lang w:val="en-GB"/>
        </w:rPr>
      </w:pPr>
      <w:ins w:id="3696" w:author="Soapbox" w:date="2021-07-21T09:05:00Z">
        <w:r w:rsidRPr="001E7A27">
          <w:rPr>
            <w:noProof/>
            <w:lang w:val="en-GB"/>
          </w:rPr>
          <w:t xml:space="preserve">The </w:t>
        </w:r>
      </w:ins>
      <w:r w:rsidR="00D75FC8" w:rsidRPr="001E7A27">
        <w:rPr>
          <w:noProof/>
          <w:lang w:val="en-GB"/>
        </w:rPr>
        <w:t xml:space="preserve">AR5 assessed with </w:t>
      </w:r>
      <w:r w:rsidR="00D75FC8" w:rsidRPr="001E7A27">
        <w:rPr>
          <w:i/>
          <w:noProof/>
          <w:lang w:val="en-GB"/>
        </w:rPr>
        <w:t>medium confidence</w:t>
      </w:r>
      <w:r w:rsidR="00D75FC8" w:rsidRPr="001E7A27">
        <w:rPr>
          <w:noProof/>
          <w:lang w:val="en-GB"/>
        </w:rPr>
        <w:t>, that future climate change will decrease land carbon uptake relative to the case with constant climate, but with a poorly</w:t>
      </w:r>
      <w:ins w:id="3697" w:author="Soapbox" w:date="2021-07-21T09:05:00Z">
        <w:r w:rsidRPr="001E7A27">
          <w:rPr>
            <w:noProof/>
            <w:lang w:val="en-GB"/>
          </w:rPr>
          <w:t xml:space="preserve"> </w:t>
        </w:r>
      </w:ins>
      <w:del w:id="3698" w:author="Soapbox" w:date="2021-07-21T09:05:00Z">
        <w:r w:rsidR="00D75FC8" w:rsidRPr="001E7A27" w:rsidDel="00A97349">
          <w:rPr>
            <w:noProof/>
            <w:lang w:val="en-GB"/>
          </w:rPr>
          <w:delText>-</w:delText>
        </w:r>
      </w:del>
      <w:r w:rsidR="00D75FC8" w:rsidRPr="001E7A27">
        <w:rPr>
          <w:noProof/>
          <w:lang w:val="en-GB"/>
        </w:rPr>
        <w:t>constrained magnitude</w:t>
      </w:r>
      <w:r w:rsidR="006D46EC" w:rsidRPr="001E7A27">
        <w:rPr>
          <w:noProof/>
          <w:lang w:val="en-GB"/>
        </w:rPr>
        <w:t xml:space="preserve"> (</w:t>
      </w:r>
      <w:ins w:id="3699" w:author="Ian Blenkinsop" w:date="2021-07-28T14:16:00Z">
        <w:r w:rsidR="0084286B" w:rsidRPr="001E7A27">
          <w:rPr>
            <w:noProof/>
            <w:lang w:val="en-GB"/>
          </w:rPr>
          <w:t xml:space="preserve">AR5 </w:t>
        </w:r>
      </w:ins>
      <w:r w:rsidR="006D46EC" w:rsidRPr="001E7A27">
        <w:rPr>
          <w:noProof/>
          <w:lang w:val="en-GB"/>
        </w:rPr>
        <w:t>WGI, Chapter 6, Executive Summary)</w:t>
      </w:r>
      <w:r w:rsidR="00D75FC8" w:rsidRPr="001E7A27">
        <w:rPr>
          <w:noProof/>
          <w:lang w:val="en-GB"/>
        </w:rPr>
        <w:t xml:space="preserve">. Ongoing </w:t>
      </w:r>
      <w:r w:rsidR="00D75FC8" w:rsidRPr="001E7A27">
        <w:rPr>
          <w:lang w:val="en-GB"/>
        </w:rPr>
        <w:t>uncertainty in the magnitude and geographic pattern of the feedbacks (</w:t>
      </w:r>
      <w:r w:rsidR="00D75FC8" w:rsidRPr="001E7A27">
        <w:rPr>
          <w:iCs/>
          <w:lang w:val="en-GB"/>
        </w:rPr>
        <w:t>Section 5.4.5)</w:t>
      </w:r>
      <w:r w:rsidR="00D75FC8" w:rsidRPr="001E7A27">
        <w:rPr>
          <w:lang w:val="en-GB"/>
        </w:rPr>
        <w:t xml:space="preserve">, continues to support a </w:t>
      </w:r>
      <w:r w:rsidR="00D75FC8" w:rsidRPr="001E7A27">
        <w:rPr>
          <w:i/>
          <w:lang w:val="en-GB"/>
        </w:rPr>
        <w:t>medium confidence</w:t>
      </w:r>
      <w:r w:rsidR="00D75FC8" w:rsidRPr="001E7A27">
        <w:rPr>
          <w:lang w:val="en-GB"/>
        </w:rPr>
        <w:t xml:space="preserve"> assessment that f</w:t>
      </w:r>
      <w:r w:rsidR="00D75FC8" w:rsidRPr="001E7A27">
        <w:rPr>
          <w:noProof/>
          <w:lang w:val="en-GB"/>
        </w:rPr>
        <w:t>uture climate change will decrease land carbon uptake relative to the case with constant climate</w:t>
      </w:r>
      <w:r w:rsidR="00D75FC8" w:rsidRPr="001E7A27">
        <w:rPr>
          <w:lang w:val="en-GB"/>
        </w:rPr>
        <w:t xml:space="preserve">. </w:t>
      </w:r>
    </w:p>
    <w:p w14:paraId="27029CBE" w14:textId="77777777" w:rsidR="00D75FC8" w:rsidRPr="001E7A27" w:rsidRDefault="00D75FC8" w:rsidP="005C7F25">
      <w:pPr>
        <w:pStyle w:val="AR6BodyText"/>
        <w:rPr>
          <w:lang w:val="en-GB"/>
        </w:rPr>
      </w:pPr>
    </w:p>
    <w:p w14:paraId="5253ADC0" w14:textId="77777777" w:rsidR="001C7F75" w:rsidRPr="001E7A27" w:rsidRDefault="001C7F75" w:rsidP="005C7F25">
      <w:pPr>
        <w:pStyle w:val="AR6BodyText"/>
        <w:rPr>
          <w:lang w:val="en-GB"/>
        </w:rPr>
      </w:pPr>
    </w:p>
    <w:p w14:paraId="2A43F4F9" w14:textId="77777777" w:rsidR="00D75FC8" w:rsidRPr="001E7A27" w:rsidRDefault="00D75FC8" w:rsidP="0098460A">
      <w:pPr>
        <w:pStyle w:val="AR6Chap5Level35111"/>
        <w:rPr>
          <w:lang w:val="en-GB"/>
        </w:rPr>
      </w:pPr>
      <w:bookmarkStart w:id="3700" w:name="_Toc33564281"/>
      <w:bookmarkStart w:id="3701" w:name="_Toc70535694"/>
      <w:r w:rsidRPr="001E7A27">
        <w:rPr>
          <w:lang w:val="en-GB"/>
        </w:rPr>
        <w:t>Plant Physiology</w:t>
      </w:r>
      <w:bookmarkEnd w:id="3700"/>
      <w:bookmarkEnd w:id="3701"/>
    </w:p>
    <w:p w14:paraId="0C19C708" w14:textId="77777777" w:rsidR="00D75FC8" w:rsidRPr="001E7A27" w:rsidRDefault="00D75FC8" w:rsidP="005C7F25">
      <w:pPr>
        <w:pStyle w:val="AR6BodyText"/>
        <w:rPr>
          <w:lang w:val="en-GB"/>
        </w:rPr>
      </w:pPr>
    </w:p>
    <w:p w14:paraId="53F537D3" w14:textId="6E5B9071" w:rsidR="00D75FC8" w:rsidRPr="001E7A27" w:rsidRDefault="00D75FC8" w:rsidP="005C7F25">
      <w:pPr>
        <w:pStyle w:val="AR6BodyText"/>
        <w:rPr>
          <w:lang w:val="en-GB"/>
        </w:rPr>
      </w:pPr>
      <w:r w:rsidRPr="001E7A27">
        <w:rPr>
          <w:lang w:val="en-GB"/>
        </w:rPr>
        <w:t>Plant productivity is highly dependent on local climate. In cold environments, warming has generally led to an earlier onset of the growing season, and with it an increase in early</w:t>
      </w:r>
      <w:ins w:id="3702" w:author="Soapbox" w:date="2021-07-21T09:05:00Z">
        <w:r w:rsidR="00A97349" w:rsidRPr="001E7A27">
          <w:rPr>
            <w:lang w:val="en-GB"/>
          </w:rPr>
          <w:t xml:space="preserve"> </w:t>
        </w:r>
      </w:ins>
      <w:del w:id="3703" w:author="Soapbox" w:date="2021-07-21T09:05:00Z">
        <w:r w:rsidRPr="001E7A27" w:rsidDel="00A97349">
          <w:rPr>
            <w:lang w:val="en-GB"/>
          </w:rPr>
          <w:delText>-</w:delText>
        </w:r>
      </w:del>
      <w:r w:rsidRPr="001E7A27">
        <w:rPr>
          <w:lang w:val="en-GB"/>
        </w:rPr>
        <w:t xml:space="preserve">season vegetation productivity </w:t>
      </w:r>
      <w:commentRangeStart w:id="3704"/>
      <w:r w:rsidRPr="001E7A27">
        <w:rPr>
          <w:lang w:val="en-GB"/>
        </w:rPr>
        <w:fldChar w:fldCharType="begin" w:fldLock="1"/>
      </w:r>
      <w:ins w:id="3705" w:author="Robin Matthews" w:date="2021-06-17T17:59:00Z">
        <w:r w:rsidR="00D66569" w:rsidRPr="001E7A27">
          <w:rPr>
            <w:lang w:val="en-GB"/>
          </w:rPr>
          <w:instrText>ADDIN CSL_CITATION { "citationItems" : [ { "id" : "ITEM-1", "itemData" : { "DOI" : "10.1126/science.aac4971", "ISBN" : "1095-9203 (Electronic) 0036-8075 (Linking)", "ISSN" : "0036-8075", "PMID" : "26797146", "author" : [ { "dropping-particle" : "", "family" : "Forkel", "given" : "Matthias", "non-dropping-particle" : "", "parse-names" : false, "suffix" : "" }, { "dropping-particle" : "", "family" : "Carvalhais", "given" : "Nuno", "non-dropping-particle" : "", "parse-names" : false, "suffix" : "" }, { "dropping-particle" : "", "family" : "Rodenbeck", "given" : "C.",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"ITEM-1", "issue" : "6274", "issued" : { "date-parts" : [ [ "2016", "2", "12" ] ] }, "page" : "696-699", "publisher" : "American Association for the Advancement of Science", "title" : "Enhanced seasonal CO2 exchange caused by amplified plant productivity in northern ecosystems", "translator" : [ { "dropping-particle" : "", "family" : "L7256", "given" : "", "non-dropping-particle" : "", "parse-names" : false, "suffix" : "" } ], "type" : "article-journal", "volume" : "351" }, "uris" : [ "http://www.mendeley.com/documents/?uuid=9caa62ed-2827-4675-8aa9-54a12a67c782" ] } ], "mendeley" : { "formattedCitation" : "(Forkel et al., 2016)", "manualFormatting" : "(e.g.,  Forkel et al., 2016)", "plainTextFormattedCitation" : "(Forkel et al., 2016)", "previouslyFormattedCitation" : "(Forkel et al., 2016)" }, "properties" : { "noteIndex" : 0 }, "schema" : "https://github.com/citation-style-language/schema/raw/master/csl-citation.json" }</w:instrText>
        </w:r>
      </w:ins>
      <w:del w:id="3706" w:author="Robin Matthews" w:date="2021-06-17T17:59:00Z">
        <w:r w:rsidR="00747167" w:rsidRPr="001E7A27" w:rsidDel="00D66569">
          <w:rPr>
            <w:lang w:val="en-GB"/>
          </w:rPr>
          <w:delInstrText>ADDIN CSL_CITATION { "citationItems" : [ { "id" : "ITEM-1", "itemData" : { "DOI" : "10.1126/science.aac4971", "ISBN" : "1095-9203 (Electronic) 0036-8075 (Linking)", "ISSN" : "0036-8075", "PMID" : "26797146", "author" : [ { "dropping-particle" : "", "family" : "Forkel", "given" : "Matthias", "non-dropping-particle" : "", "parse-names" : false, "suffix" : "" }, { "dropping-particle" : "", "family" : "Carvalhais", "given" : "Nuno", "non-dropping-particle" : "", "parse-names" : false, "suffix" : "" }, { "dropping-particle" : "", "family" : "Rodenbeck", "given" : "C.",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"ITEM-1", "issue" : "6274", "issued" : { "date-parts" : [ [ "2016", "2", "12" ] ] }, "page" : "696-699", "publisher" : "American Association for the Advancement of Science", "title" : "Enhanced seasonal CO2 exchange caused by amplified plant productivity in northern ecosystems", "translator" : [ { "dropping-particle" : "", "family" : "L7256", "given" : "", "non-dropping-particle" : "", "parse-names" : false, "suffix" : "" } ], "type" : "article-journal", "volume" : "351" }, "uris" : [ "http://www.mendeley.com/documents/?uuid=9caa62ed-2827-4675-8aa9-54a12a67c782" ] } ], "mendeley" : { "formattedCitation" : "(Forkel et al., 2016)", "manualFormatting" : "(e.g. Forkel et al., 2016)", "plainTextFormattedCitation" : "(Forkel et al., 2016)", "previouslyFormattedCitation" : "(Forkel et al., 2016)" }, "properties" : { "noteIndex" : 0 }, "schema" : "https://github.com/citation-style-language/schema/raw/master/csl-citation.json" }</w:delInstrText>
        </w:r>
      </w:del>
      <w:r w:rsidRPr="001E7A27">
        <w:rPr>
          <w:lang w:val="en-GB"/>
        </w:rPr>
        <w:fldChar w:fldCharType="separate"/>
      </w:r>
      <w:r w:rsidR="00025FA2" w:rsidRPr="001E7A27">
        <w:rPr>
          <w:noProof/>
          <w:lang w:val="en-GB"/>
        </w:rPr>
        <w:t>(e.g.</w:t>
      </w:r>
      <w:ins w:id="3707" w:author="Robin Matthews" w:date="2021-06-17T17:59:00Z">
        <w:r w:rsidR="00D66569" w:rsidRPr="001E7A27">
          <w:rPr>
            <w:noProof/>
            <w:lang w:val="en-GB"/>
          </w:rPr>
          <w:t xml:space="preserve">, </w:t>
        </w:r>
      </w:ins>
      <w:r w:rsidR="00025FA2" w:rsidRPr="001E7A27">
        <w:rPr>
          <w:noProof/>
          <w:lang w:val="en-GB"/>
        </w:rPr>
        <w:t xml:space="preserve"> Forkel et al., 2016)</w:t>
      </w:r>
      <w:r w:rsidRPr="001E7A27">
        <w:rPr>
          <w:lang w:val="en-GB"/>
        </w:rPr>
        <w:fldChar w:fldCharType="end"/>
      </w:r>
      <w:commentRangeEnd w:id="3704"/>
      <w:r w:rsidR="00025FA2" w:rsidRPr="001E7A27">
        <w:rPr>
          <w:rStyle w:val="CommentReference"/>
          <w:lang w:val="en-GB"/>
        </w:rPr>
        <w:commentReference w:id="3704"/>
      </w:r>
      <w:r w:rsidRPr="001E7A27">
        <w:rPr>
          <w:lang w:val="en-GB"/>
        </w:rPr>
        <w:t xml:space="preserve">. However, this trend is affected by </w:t>
      </w:r>
      <w:ins w:id="3708" w:author="Soapbox" w:date="2021-07-21T09:08:00Z">
        <w:r w:rsidR="00A97349" w:rsidRPr="001E7A27">
          <w:rPr>
            <w:lang w:val="en-GB"/>
          </w:rPr>
          <w:t xml:space="preserve">the </w:t>
        </w:r>
      </w:ins>
      <w:r w:rsidRPr="001E7A27">
        <w:rPr>
          <w:lang w:val="en-GB"/>
        </w:rPr>
        <w:t xml:space="preserve">adverse effects of climate variability, and other emerging limitations on vegetation production by water, energy and nutrients, which may gradually reduce the effects of warming </w:t>
      </w:r>
      <w:r w:rsidRPr="001E7A27">
        <w:rPr>
          <w:lang w:val="en-GB"/>
        </w:rPr>
        <w:fldChar w:fldCharType="begin" w:fldLock="1"/>
      </w:r>
      <w:r w:rsidR="00747167" w:rsidRPr="001E7A27">
        <w:rPr>
          <w:lang w:val="en-GB"/>
        </w:rPr>
        <w:instrText>ADDIN CSL_CITATION { "citationItems" : [ { "id" : "ITEM-1", "itemData" : { "DOI" : "10.1038/nclimate3277", "ISBN" : "1758-678X", "ISSN" : "1758-678X", "abstract" : "Atmospheric CO2 concentration measurements at Barrow, Alaska, together with coupled atmospheric transport and terrestrial ecosystem models show a declining spring net primary productivity response to temperature at high latitudes.", "author" : [ { "dropping-particle" : "", "family" : "Piao", "given" : "Shilong", "non-dropping-particle" : "", "parse-names" : false, "suffix" : "" }, { "dropping-particle" : "", "family" : "Liu", "given" : "Zhuo", "non-dropping-particle" : "", "parse-names" : false, "suffix" : "" }, { "dropping-particle" : "", "family" : "Wang", "given" : "Tao", "non-dropping-particle" : "", "parse-names" : false, "suffix" : "" }, { "dropping-particle" : "", "family" : "Peng", "given" : "Shushi", "non-dropping-particle" : "", "parse-names" : false, "suffix" : "" }, { "dropping-particle" : "", "family" : "Ciais", "given" : "Philippe", "non-dropping-particle" : "", "parse-names" : false, "suffix" : "" }, { "dropping-particle" : "", "family" : "Huang", "given" : "Mengtian", "non-dropping-particle" : "", "parse-names" : false, "suffix" : "" }, { "dropping-particle" : "", "family" : "Ahlstrom", "given" : "Anders", "non-dropping-particle" : "", "parse-names" : false, "suffix" : "" }, { "dropping-particle" : "", "family" : "Burkhart", "given" : "John F.", "non-dropping-particle" : "", "parse-names" : false, "suffix" : "" }, { "dropping-particle" : "", "family" : "Chevallier", "given" : "Fr\u00e9d\u00e9ric", "non-dropping-particle" : "", "parse-names" : false, "suffix" : "" }, { "dropping-particle" : "", "family" : "Janssens", "given" : "Ivan A.", "non-dropping-particle" : "", "parse-names" : false, "suffix" : "" }, { "dropping-particle" : "", "family" : "Jeong", "given" : "Su-Jong", "non-dropping-particle" : "", "parse-names" : false, "suffix" : "" }, { "dropping-particle" : "", "family" : "Lin", "given" : "Xin", "non-dropping-particle" : "", "parse-names" : false, "suffix" : "" }, { "dropping-particle" : "", "family" : "Mao", "given" : "Jiafu", "non-dropping-particle" : "", "parse-names" : false, "suffix" : "" }, { "dropping-particle" : "", "family" : "Miller", "given" : "John", "non-dropping-particle" : "", "parse-names" : false, "suffix" : "" }, { "dropping-particle" : "", "family" : "Mohammat", "given" : "Anwar", "non-dropping-particle" : "", "parse-names" : false, "suffix" : "" }, { "dropping-particle" : "", "family" : "Myneni", "given" : "Ranga B.", "non-dropping-particle" : "", "parse-names" : false, "suffix" : "" }, { "dropping-particle" : "", "family" : "Pe\u00f1uelas", "given" : "Josep", "non-dropping-particle" : "", "parse-names" : false, "suffix" : "" }, { "dropping-particle" : "", "family" : "Shi", "given" : "Xiaoying", "non-dropping-particle" : "", "parse-names" : false, "suffix" : "" }, { "dropping-particle" : "", "family" : "Stohl", "given" : "Andreas", "non-dropping-particle" : "", "parse-names" : false, "suffix" : "" }, { "dropping-particle" : "", "family" : "Yao", "given" : "Yitong", "non-dropping-particle" : "", "parse-names" : false, "suffix" : "" }, { "dropping-particle" : "", "family" : "Zhu", "given" : "Zaichun", "non-dropping-particle" : "", "parse-names" : false, "suffix" : "" }, { "dropping-particle" : "", "family" : "Tans", "given" : "Pieter P.", "non-dropping-particle" : "", "parse-names" : false, "suffix" : "" } ], "container-title" : "Nature Climate Change", "id" : "ITEM-1", "issue" : "5", "issued" : { "date-parts" : [ [ "2017", "5", "24" ] ] }, "page" : "359-363", "title" : "Weakening temperature control on the interannual variations of spring carbon uptake across northern lands", "translator" : [ { "dropping-particle" : "", "family" : "L4075", "given" : "", "non-dropping-particle" : "", "parse-names" : false, "suffix" : "" } ], "type" : "article-journal", "volume" : "7" }, "uris" : [ "http://www.mendeley.com/documents/?uuid=00501a2d-221a-4a42-ab24-a23c3363e78b" ] }, { "id" : "ITEM-2", "itemData" : { "DOI" : "10.1038/s41586-018-0555-7", "ISSN" : "0028-0836", "abstract" : "Climate change is shifting the phenological cycles of plants1, thereby altering the functioning of ecosystems, which in turn induces feedbacks to the climate system2. In northern (north of 30\u00b0 N) ecosystems, warmer springs lead generally to an earlier onset of the growing season3,4 and increased ecosystem productivity early in the season5. In situ6 and regional7\u20139 studies also provide evidence for lagged effects of spring warmth on plant productivity during the subsequent summer and autumn. However, our current understanding of these lagged effects, including their direction (beneficial or adverse) and geographic distribution, is still very limited. Here we analyse satellite, field-based and modelled data for the period 1982\u20132011 and show that there are widespread and contrasting lagged productivity responses to spring warmth across northern ecosystems. On the basis of the observational data, we find that roughly 15 per cent of the total study area of about 41 million square kilometres exhibits adverse lagged effects and that roughly 5 per cent of the total study area exhibits beneficial lagged effects. By contrast, current-generation terrestrial carbon-cycle models predict much lower areal fractions of adverse lagged effects (ranging from 1 to 14 per cent) and much higher areal fractions of beneficial lagged effects (ranging from 9 to 54 per cent). We find that elevation and seasonal precipitation patterns largely dictate the geographic pattern and direction of the lagged effects. Inadequate consideration in current models of the effects of the seasonal build-up of water stress on seasonal vegetation growth may therefore be able to explain the differences that we found between our observation-constrained estimates and the model-constrained estimates of lagged effects associated with spring warming. Overall, our results suggest that for many northern ecosystems the benefits of warmer springs on growing-season ecosystem productivity are effectively compensated for by the accumulation of seasonal water deficits, despite the fact that northern ecosystems are thought to be largely temperature- and radiation-limited10.", "author" : [ { "dropping-particle" : "", "family" : "Buermann", "given" : "Wolfgang", "non-dropping-particle" : "", "parse-names" : false, "suffix" : "" }, { "dropping-particle" : "", "family" : "Forkel", "given" : "Matthias", "non-dropping-particle" : "", "parse-names" : false, "suffix" : "" }, { "dropping-particle" : "", "family" : "O\u2019Sullivan", "given" : "Michael",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"Kautz", "given" : "Markus",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 M S", "non-dropping-particle" : "", "parse-names" : false, "suffix" : "" }, { "dropping-particle" : "", "family" : "Tian", "given" : "Hanqin", "non-dropping-particle" : "", "parse-names" : false, "suffix" : "" }, { "dropping-particle" : "", "family" : "Wiltshire", "given" : "Andrew J", "non-dropping-particle" : "", "parse-names" : false, "suffix" : "" }, { "dropping-particle" : "", "family" : "Zhu", "given" : "Dan", "non-dropping-particle" : "", "parse-names" : false, "suffix" : "" }, { "dropping-particle" : "", "family" : "Smith", "given" : "William K", "non-dropping-particle" : "", "parse-names" : false, "suffix" : "" }, { "dropping-particle" : "", "family" : "Richardson", "given" : "Andrew D", "non-dropping-particle" : "", "parse-names" : false, "suffix" : "" } ], "container-title" : "Nature", "id" : "ITEM-2", "issue" : "7725", "issued" : { "date-parts" : [ [ "2018", "10", "3" ] ] }, "page" : "110-114", "title" : "Widespread seasonal compensation effects of spring warming on northern plant productivity", "translator" : [ { "dropping-particle" : "", "family" : "L4309", "given" : "", "non-dropping-particle" : "", "parse-names" : false, "suffix" : "" } ], "type" : "article-journal", "volume" : "562" }, "uris" : [ "http://www.mendeley.com/documents/?uuid=d6ee2332-e277-4f29-9343-a54ca922e070" ] }, { "id" : "ITEM-3", "itemData" : { "DOI" : "10.1088/1748-9326/ab57c5", "abstract" : "The directionality of the response of gross primary productivity (GPP) to climate has been shown to vary across the globe. This effect has been hypothesized to be the result of the interaction between multiple bioclimatic factors, including environmental energy (i.e. temperature and radiation) and water availability. This is due to the tight coupling between water and carbon cycling in plants and the fact that temperature often drives plant water demand. Using GPP data extracted from 188 sites of FLUXNET2015 and observation-driven terrestrial biosphere models (TBMs), we disentangled the confounding effects of temperature, precipitation and carbon dioxide on GPP, and examined their long-term effects on productivity across the globe. Based on the FLUXNET2015 data, we observed a decline in the positive effect of temperature on GPP, while the positive effects of precipitation and CO2 were becoming stronger during 2000\u20132014. Using data derived from TBMs between 1980 and 2010 we found similar effects globally. The modeled data allowed us to investigate these effects more thoroughly over space and time. In arid regions, the modeled response to precipitation increased since 1950, approximately 30 years earlier than in humid regions. We further observed the negative effects of summer temperature on GPP in arid regions, suggesting greater aridity stress on productivity under global warming. Our results imply that aridity stress, triggered by rising temperatures, has reduced the positive influence of temperature on GPP, while increased precipitation and elevated CO2 may alleviate negative aridity impacts.", "author" : [ { "dropping-particle" : "", "family" : "Liu", "given" : "Zhiyong", "non-dropping-particle" : "", "parse-names" : false, "suffix" : "" }, { "dropping-particle" : "", "family" : "Chen", "given" : "Lei", "non-dropping-particle" : "", "parse-names" : false, "suffix" : "" }, { "dropping-particle" : "", "family" : "Smith", "given" : "Nicholas G", "non-dropping-particle" : "", "parse-names" : false, "suffix" : "" }, { "dropping-particle" : "", "family" : "Yuan", "given" : "Wenping", "non-dropping-particle" : "", "parse-names" : false, "suffix" : "" }, { "dropping-particle" : "", "family" : "Chen", "given" : "Xiaohong", "non-dropping-particle" : "", "parse-names" : false, "suffix" : "" }, { "dropping-particle" : "", "family" : "Zhou", "given" : "Guoyi", "non-dropping-particle" : "", "parse-names" : false, "suffix" : "" }, { "dropping-particle" : "", "family" : "Alam", "given" : "Syed Ashraful", "non-dropping-particle" : "", "parse-names" : false, "suffix" : "" }, { "dropping-particle" : "", "family" : "Lin", "given" : "Kairong", "non-dropping-particle" : "", "parse-names" : false, "suffix" : "" }, { "dropping-particle" : "", "family" : "Zhao", "given" : "Tongtiegang", "non-dropping-particle" : "", "parse-names" : false, "suffix" : "" }, { "dropping-particle" : "", "family" : "Zhou", "given" : "Ping", "non-dropping-particle" : "", "parse-names" : false, "suffix" : "" }, { "dropping-particle" : "", "family" : "Chu", "given" : "Chengjin", "non-dropping-particle" : "", "parse-names" : false, "suffix" : "" }, { "dropping-particle" : "", "family" : "Ma", "given" : "Hanqing", "non-dropping-particle" : "", "parse-names" : false, "suffix" : "" }, { "dropping-particle" : "", "family" : "Liu", "given" : "Jianquan", "non-dropping-particle" : "", "parse-names" : false, "suffix" : "" } ], "container-title" : "Environmental Research Letters", "id" : "ITEM-3", "issue" : "12", "issued" : { "date-parts" : [ [ "2019", "12" ] ] }, "page" : "124044", "publisher" : "{IOP} Publishing", "title" : "Global divergent responses of primary productivity to water, energy, and {CO} 2", "translator" : [ { "dropping-particle" : "", "family" : "L6778", "given" : "", "non-dropping-particle" : "", "parse-names" : false, "suffix" : "" } ], "type" : "article-journal", "volume" : "14" }, "uris" : [ "http://www.mendeley.com/documents/?uuid=f8e811b1-ff3f-4bc3-ae1d-91cfc65aa69f" ] } ], "mendeley" : { "formattedCitation" : "(Piao et al., 2017; Buermann et al., 2018; Liu et al., 2019)", "plainTextFormattedCitation" : "(Piao et al., 2017; Buermann et al., 2018; Liu et al., 2019)", "previouslyFormattedCitation" : "(Piao et al., 2017; Buermann et al., 2018; Liu et al., 2019)" }, "properties" : { "noteIndex" : 0 }, "schema" : "https://github.com/citation-style-language/schema/raw/master/csl-citation.json" }</w:instrText>
      </w:r>
      <w:r w:rsidRPr="001E7A27">
        <w:rPr>
          <w:lang w:val="en-GB"/>
        </w:rPr>
        <w:fldChar w:fldCharType="separate"/>
      </w:r>
      <w:r w:rsidR="00025FA2" w:rsidRPr="001E7A27">
        <w:rPr>
          <w:noProof/>
          <w:lang w:val="en-GB"/>
        </w:rPr>
        <w:t>(Piao et al., 2017; Buermann et al., 2018; Liu et al., 2019)</w:t>
      </w:r>
      <w:r w:rsidRPr="001E7A27">
        <w:rPr>
          <w:lang w:val="en-GB"/>
        </w:rPr>
        <w:fldChar w:fldCharType="end"/>
      </w:r>
      <w:r w:rsidRPr="001E7A27">
        <w:rPr>
          <w:lang w:val="en-GB"/>
        </w:rPr>
        <w:t>. At centennial time</w:t>
      </w:r>
      <w:ins w:id="3709" w:author="Soapbox" w:date="2021-07-15T12:51:00Z">
        <w:r w:rsidR="006C248B" w:rsidRPr="001E7A27">
          <w:rPr>
            <w:lang w:val="en-GB"/>
          </w:rPr>
          <w:t xml:space="preserve"> </w:t>
        </w:r>
      </w:ins>
      <w:r w:rsidRPr="001E7A27">
        <w:rPr>
          <w:lang w:val="en-GB"/>
        </w:rPr>
        <w:t xml:space="preserve">scales, boreal forest expansion may act as a climate-driven carbon sink </w:t>
      </w:r>
      <w:r w:rsidRPr="001E7A27">
        <w:rPr>
          <w:lang w:val="en-GB"/>
        </w:rPr>
        <w:fldChar w:fldCharType="begin" w:fldLock="1"/>
      </w:r>
      <w:r w:rsidR="00747167" w:rsidRPr="001E7A27">
        <w:rPr>
          <w:lang w:val="en-GB"/>
        </w:rPr>
        <w:instrText>ADDIN CSL_CITATION { "citationItems" : [ { "id" : "ITEM-1", "itemData" : { "DOI" : "10.1029/2018EF000935", "ISSN" : "23284277", "abstract" : "Abstract The terrestrial biosphere shows substantial inertia in its response to environmental change. Hence, assessments of transient changes in ecosystem properties to 2100 do not capture the full magnitude of the response realized once ecosystems reach an effective equilibrium with the changed environmental boundary conditions. This equilibrium state can be termed the committed state, in contrast to a transient state in which the ecosystem is in disequilibrium. The difference in ecosystem properties between the transient and committed states represents the committed change yet to be realized. Here an ensemble of dynamic global vegetation model simulations was used to assess the changes in tree cover and carbon storage for a variety of committed states, relative to a preindustrial baseline, and to attribute the drivers of uncertainty. Using a subset of simulations, the committed changes in these variables post-2100, assuming climate stabilization, were calculated. The results show large committed changes in tree cover and carbon storage, with model disparities driven by residence time in the tropics, and residence time and productivity in the boreal. Large changes remain ongoing well beyond the end of the 21st century. In boreal ecosystems, the simulated increase in vegetation carbon storage above preindustrial levels was 20?95 Pg C at 2 K of warming, and 45?201 Pg C at 5 K, of which 38?155 Pg C was due to expansion in tree cover. Reducing the large uncertainties in long-term commitment and rate-of-change of terrestrial carbon uptake will be crucial for assessments of emissions budgets consistent with limiting climate change.", "author" : [ { "dropping-particle" : "", "family" : "Pugh", "given" : "T A M", "non-dropping-particle" : "", "parse-names" : false, "suffix" : "" }, { "dropping-particle" : "", "family" : "Jones", "given" : "C D", "non-dropping-particle" : "", "parse-names" : false, "suffix" : "" }, { "dropping-particle" : "", "family" : "Huntingford", "given" : "C", "non-dropping-particle" : "", "parse-names" : false, "suffix" : "" }, { "dropping-particle" : "", "family" : "Burton", "given" : "C", "non-dropping-particle" : "", "parse-names" : false, "suffix" : "" }, { "dropping-particle" : "", "family" : "Arneth", "given" : "A", "non-dropping-particle" : "", "parse-names" : false, "suffix" : "" }, { "dropping-particle" : "", "family" : "Brovkin", "given" : "V", "non-dropping-particle" : "", "parse-names" : false, "suffix" : "" }, { "dropping-particle" : "", "family" : "Ciais", "given" : "P", "non-dropping-particle" : "", "parse-names" : false, "suffix" : "" }, { "dropping-particle" : "", "family" : "Lomas", "given" : "M", "non-dropping-particle" : "", "parse-names" : false, "suffix" : "" }, { "dropping-particle" : "", "family" : "Robertson", "given" : "E", "non-dropping-particle" : "", "parse-names" : false, "suffix" : "" }, { "dropping-particle" : "", "family" : "Piao", "given" : "S L", "non-dropping-particle" : "", "parse-names" : false, "suffix" : "" }, { "dropping-particle" : "", "family" : "Sitch", "given" : "S", "non-dropping-particle" : "", "parse-names" : false, "suffix" : "" } ], "container-title" : "Earth's Future", "id" : "ITEM-1", "issue" : "10", "issued" : { "date-parts" : [ [ "2018", "10", "1" ] ] }, "note" : "From Duplicate 2 (A large committed long-term sink of carbon due to vegetation dynamics - Pugh, T A M; Jones, C D; Huntingford, C; Burton, C; Arneth, A; Brovkin, V; Ciais, P; Lomas, M; Robertson, E; Piao, S L; Sitch, S)\n\nFrom Duplicate 1 (A Large Committed Long-Term Sink of Carbon due to Vegetation Dynamics - Pugh, T A M; Jones, C D; Huntingford, C; Burton, C; Arneth, A; Brovkin, V; Ciais, P; Lomas, M; Robertson, E; Piao, S L; Sitch, S)\n\ndoi: 10.1029/2018EF000935\n\nFrom Duplicate 3 (A Large Committed Long-Term Sink of Carbon due to Vegetation Dynamics - Pugh, T A M; Jones, C D; Huntingford, C; Burton, C; Arneth, A; Brovkin, V; Ciais, P; Lomas, M; Robertson, E; Piao, S L; Sitch, S)\n\ndoi: 10.1029/2018EF000935", "page" : "1413-1432", "publisher" : "John Wiley &amp; Sons, Ltd", "title" : "A Large Committed Long-Term Sink of Carbon due to Vegetation Dynamics", "translator" : [ { "dropping-particle" : "", "family" : "L7219", "given" : "", "non-dropping-particle" : "", "parse-names" : false, "suffix" : "" } ], "type" : "article-journal", "volume" : "6" }, "uris" : [ "http://www.mendeley.com/documents/?uuid=ce1d3c98-38b1-4ad7-aafa-c9bf6d89c4fb" ] } ], "mendeley" : { "formattedCitation" : "(Pugh et al., 2018)", "plainTextFormattedCitation" : "(Pugh et al., 2018)", "previouslyFormattedCitation" : "(Pugh et al., 2018)" }, "properties" : { "noteIndex" : 0 }, "schema" : "https://github.com/citation-style-language/schema/raw/master/csl-citation.json" }</w:instrText>
      </w:r>
      <w:r w:rsidRPr="001E7A27">
        <w:rPr>
          <w:lang w:val="en-GB"/>
        </w:rPr>
        <w:fldChar w:fldCharType="separate"/>
      </w:r>
      <w:r w:rsidR="00025FA2" w:rsidRPr="001E7A27">
        <w:rPr>
          <w:noProof/>
          <w:lang w:val="en-GB"/>
        </w:rPr>
        <w:t>(Pugh et al., 2018)</w:t>
      </w:r>
      <w:r w:rsidRPr="001E7A27">
        <w:rPr>
          <w:lang w:val="en-GB"/>
        </w:rPr>
        <w:fldChar w:fldCharType="end"/>
      </w:r>
      <w:r w:rsidRPr="001E7A27">
        <w:rPr>
          <w:lang w:val="en-GB"/>
        </w:rPr>
        <w:t>.</w:t>
      </w:r>
    </w:p>
    <w:p w14:paraId="016B8328" w14:textId="77777777" w:rsidR="00D75FC8" w:rsidRPr="001E7A27" w:rsidRDefault="00D75FC8" w:rsidP="005C7F25">
      <w:pPr>
        <w:pStyle w:val="AR6BodyText"/>
        <w:rPr>
          <w:rFonts w:cs="Times New Roman"/>
          <w:lang w:val="en-GB"/>
        </w:rPr>
      </w:pPr>
    </w:p>
    <w:p w14:paraId="14933F6B" w14:textId="6CBF082B" w:rsidR="00D75FC8" w:rsidRPr="001E7A27" w:rsidRDefault="00D75FC8" w:rsidP="005C7F25">
      <w:pPr>
        <w:rPr>
          <w:rStyle w:val="AR6BodyTextCar"/>
          <w:rFonts w:cs="Times New Roman"/>
          <w:lang w:val="en-GB"/>
        </w:rPr>
      </w:pPr>
      <w:r w:rsidRPr="001E7A27">
        <w:rPr>
          <w:rFonts w:cs="Times New Roman"/>
          <w:lang w:val="en-GB"/>
        </w:rPr>
        <w:t xml:space="preserve">In tropical and temperate environments, temperature simultaneously affects the metabolic rates of </w:t>
      </w:r>
      <w:r w:rsidRPr="001E7A27">
        <w:rPr>
          <w:rFonts w:cs="Times New Roman"/>
          <w:lang w:val="en-GB"/>
        </w:rPr>
        <w:lastRenderedPageBreak/>
        <w:t>photosynthetic processes within leaf tissues</w:t>
      </w:r>
      <w:ins w:id="3710" w:author="Soapbox" w:date="2021-07-21T09:08:00Z">
        <w:r w:rsidR="00A97349" w:rsidRPr="001E7A27">
          <w:rPr>
            <w:rFonts w:cs="Times New Roman"/>
            <w:lang w:val="en-GB"/>
          </w:rPr>
          <w:t>,</w:t>
        </w:r>
      </w:ins>
      <w:r w:rsidRPr="001E7A27">
        <w:rPr>
          <w:rFonts w:cs="Times New Roman"/>
          <w:lang w:val="en-GB"/>
        </w:rPr>
        <w:t xml:space="preserve"> as well as the vapo</w:t>
      </w:r>
      <w:ins w:id="3711" w:author="Soapbox" w:date="2021-07-17T06:14:00Z">
        <w:r w:rsidR="008C024C" w:rsidRPr="001E7A27">
          <w:rPr>
            <w:rFonts w:cs="Times New Roman"/>
            <w:lang w:val="en-GB"/>
          </w:rPr>
          <w:t>u</w:t>
        </w:r>
      </w:ins>
      <w:r w:rsidRPr="001E7A27">
        <w:rPr>
          <w:rFonts w:cs="Times New Roman"/>
          <w:lang w:val="en-GB"/>
        </w:rPr>
        <w:t xml:space="preserve">r pressure deficit that drives transpiration, its control by leaf stomata, and the resulting soil and plant tissue water content. Thus the direct effect of warming on photosynthesis can be positive, negative, or invariant depending on </w:t>
      </w:r>
      <w:ins w:id="3712" w:author="Soapbox" w:date="2021-07-21T09:09:00Z">
        <w:r w:rsidR="00A97349" w:rsidRPr="001E7A27">
          <w:rPr>
            <w:rFonts w:cs="Times New Roman"/>
            <w:lang w:val="en-GB"/>
          </w:rPr>
          <w:t xml:space="preserve">the </w:t>
        </w:r>
      </w:ins>
      <w:r w:rsidRPr="001E7A27">
        <w:rPr>
          <w:rFonts w:cs="Times New Roman"/>
          <w:lang w:val="en-GB"/>
        </w:rPr>
        <w:t xml:space="preserve">environmental context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"10.1007/s11120-013-9874-6", "ISSN" : "1573-5079", "abstract" : "Most plants show considerable capacity to adjust their photosynthetic characteristics to their growth temperatures (temperature acclimation). The most typical case is a shift in the optimum temperature for photosynthesis, which can maximize the photosynthetic rate at the growth temperature. These plastic adjustments can allow plants to photosynthesize more efficiently at their new growth temperatures. In this review article, we summarize the basic differences in photosynthetic reactions in C3, C4, and CAM plants. We review the current understanding of the temperature responses of C3, C4, and CAM photosynthesis, and then discuss the underlying physiological and biochemical mechanisms for temperature acclimation of photosynthesis in each photosynthetic type. Finally, we use the published data to evaluate the extent of photosynthetic temperature acclimation in higher plants, and analyze which plant groups (i.e., photosynthetic types and functional types) have a greater inherent ability for photosynthetic acclimation to temperature than others, since there have been reported interspecific variations in this ability. We found that the inherent ability for temperature acclimation of photosynthesis was different: (1) among C3, C4, and CAM species; and (2) among functional types within C3 plants. C3 plants generally had a greater ability for temperature acclimation of photosynthesis across a broad temperature range, CAM plants acclimated day and night photosynthetic process differentially to temperature, and C4 plants was adapted to warm environments. Moreover, within C3 species, evergreen woody plants and perennial herbaceous plants showed greater temperature homeostasis of photosynthesis (i.e., the photosynthetic rate at high-growth temperature divided by that at low-growth temperature was close to 1.0) than deciduous woody plants and annual herbaceous plants, indicating that photosynthetic acclimation would be particularly important in perennial, long-lived species that would experience a rise in growing season temperatures over their lifespan. Interestingly, across growth temperatures, the extent of temperature homeostasis of photosynthesis was maintained irrespective of the extent of the change in the optimum temperature for photosynthesis (Topt), indicating that some plants achieve greater photosynthesis at the growth temperature by shifting Topt, whereas others can also achieve greater photosynthesis at the growth temperature by changing the shape of the\u2026", "author" : [ { "dropping-particle" : "", "family" : "Yamori", "given" : "Wataru", "non-dropping-particle" : "", "parse-names" : false, "suffix" : "" }, { "dropping-particle" : "", "family" : "Hikosaka", "given" : "Kouki", "non-dropping-particle" : "", "parse-names" : false, "suffix" : "" }, { "dropping-particle" : "", "family" : "Way", "given" : "Danielle A", "non-dropping-particle" : "", "parse-names" : false, "suffix" : "" } ], "container-title" : "Photosynthesis Research", "id" : "ITEM-1", "issue" : "1", "issued" : { "date-parts" : [ [ "2014" ] ] }, "page" : "101-117", "title" : "Temperature response of photosynthesis in C3, C4, and CAM plants: temperature acclimation and temperature adaptation", "translator" : [ { "dropping-particle" : "", "family" : "L6777", "given" : "", "non-dropping-particle" : "", "parse-names" : false, "suffix" : "" } ], "type" : "article-journal", "volume" : "119" }, "uris" : [ "http://www.mendeley.com/documents/?uuid=2c3e4f9e-8101-4c2f-9d54-b2ae285147a8" ] }, { "id" : "ITEM-2", "itemData" : { "DOI" : "10.1093/treephys/tpr141", "ISSN" : "0829-318X", "abstract" : "The response of photosynthesis to temperature is a central facet of plant response to climate. Such responses have been found to be highly variable among species and among studies. Understanding this variability is key when trying to predict the effects of rising global temperatures on plant productivity. There are three major factors affecting the response of leaf net photosynthesis to temperature (An\u2013T): (i) photosynthetic biochemistry, (ii) respiration and (iii) vapour pressure deficit (D) and stomatal sensitivity to vapour pressure deficit during measurements. The overall goal of our study was to quantify the relative contribution of each of these factors in determining the response of An to temperature. We first conducted a sensitivity analysis with a coupled photosynthesis\u2013stomatal (An\u2013gs) model, using ranges for parameters of each factor taken from the literature, and quantified how these parameters affected the An\u2013T response. Second, we applied the An\u2013gs model to two example sets of field data, which had different optimum temperatures (Topt) of An, to analyse which factors were most important in causing the difference. We found that each of the three factors could have an equally large effect on Topt of An. In our comparison between two field datasets, the major cause for the difference in Topt was not the biochemical component, but rather the differences in respiratory components and in D conditions during measurements. We concluded that shifts in An\u2013T responses are not always driven by acclimation of photosynthetic biochemistry, but can result from other factors. The D conditions during measurements and stomatal responses to D also need to be quantified if we are to better understand and predict shifts in An\u2013T with climate.", "author" : [ { "dropping-particle" : "", "family" : "Lin", "given" : "Yan-Shih", "non-dropping-particle" : "", "parse-names" : false, "suffix" : "" }, { "dropping-particle" : "", "family" : "Medlyn", "given" : "Belinda E", "non-dropping-particle" : "", "parse-names" : false, "suffix" : "" }, { "dropping-particle" : "", "family" : "Ellsworth", "given" : "David S", "non-dropping-particle" : "", "parse-names" : false, "suffix" : "" } ], "container-title" : "Tree Physiology", "id" : "ITEM-2", "issue" : "2", "issued" : { "date-parts" : [ [ "2012" ] ] }, "page" : "219-231", "title" : "Temperature responses of leaf net photosynthesis: the role of component processes", "translator" : [ { "dropping-particle" : "", "family" : "L6776", "given" : "", "non-dropping-particle" : "", "parse-names" : false, "suffix" : "" } ], "type" : "article-journal", "volume" : "32" }, "uris" : [ "http://www.mendeley.com/documents/?uuid=c560befc-76bd-40df-9913-b9c5b74044c9" ] }, { "id" : "ITEM-3", "itemData" : { "DOI" : "10.1111/nph.16485", "abstract" : "Summary Recent decades have been characterized by increasing temperatures worldwide, resulting in an exponential climb in vapor pressure deficit (VPD). VPD has been identified as an increasingly important driver of plant functioning in terrestrial biomes and has been established as a major contributor in recent drought-induced plant mortality independent of other drivers associated with climate change. Despite this, few studies have isolated the physiological response of plant functioning to high VPD, thus limiting our understanding and ability to predict future impacts on terrestrial ecosystems. An abundance of evidence suggests that stomatal conductance declines under high VPD and transpiration increases in most species up until a given VPD threshold, leading to a cascade of subsequent impacts including reduced photosynthesis and growth, and higher risks of carbon starvation and hydraulic failure. Incorporation of photosynthetic and hydraulic traits in \u2018next-generation\u2019 land-surface models has the greatest potential for improved prediction of VPD responses at the plant- and global-scale, and will yield more mechanistic simulations of plant responses to a changing climate. By providing a fully integrated framework and evaluation of the impacts of high VPD on plant function, improvements in forecasting and long-term projections of climate impacts can be made.", "author" : [ { "dropping-particle" : "", "family" : "Grossiord", "given" : "Charlotte", "non-dropping-particle" : "", "parse-names" : false, "suffix" : "" }, { "dropping-particle" : "", "family" : "Buckley", "given" : "Thomas N", "non-dropping-particle" : "", "parse-names" : false, "suffix" : "" }, { "dropping-particle" : "", "family" : "Cernusak", "given" : "Lucas A", "non-dropping-particle" : "", "parse-names" : false, "suffix" : "" }, { "dropping-particle" : "", "family" : "Novick", "given" : "Kimberly A", "non-dropping-particle" : "", "parse-names" : false, "suffix" : "" }, { "dropping-particle" : "", "family" : "Poulter", "given" : "Benjamin", "non-dropping-particle" : "", "parse-names" : false, "suffix" : "" }, { "dropping-particle" : "", "family" : "Siegwolf", "given" : "Rolf T W", "non-dropping-particle" : "", "parse-names" : false, "suffix" : "" }, { "dropping-particle" : "", "family" : "Sperry", "given" : "John S", "non-dropping-particle" : "", "parse-names" : false, "suffix" : "" }, { "dropping-particle" : "", "family" : "McDowell", "given" : "Nate G", "non-dropping-particle" : "", "parse-names" : false, "suffix" : "" } ], "container-title" : "New Phytologist", "id" : "ITEM-3", "issue" : "6", "issued" : { "date-parts" : [ [ "2020" ] ] }, "page" : "1550-1566", "title" : "Plant responses to rising vapor pressure deficit", "translator" : [ { "dropping-particle" : "", "family" : "L6790", "given" : "", "non-dropping-particle" : "", "parse-names" : false, "suffix" : "" } ], "type" : "article-journal", "volume" : "226" }, "uris" : [ "http://www.mendeley.com/documents/?uuid=74086164-e53e-4010-b400-ea39a5988f48" ] }, { "id" : "ITEM-4", "itemData" : { "DOI" : "10.1111/gcb.13735", "ISSN" : "1354-1013", "abstract" : "Abstract While temperature responses of photosynthesis and plant respiration are known to acclimate over time in many species, few studies have been designed to directly compare process-level differences in acclimation capacity among plant types. We assessed short-term (7\u00a0day) temperature acclimation of the maximum rate of Rubisco carboxylation (Vcmax), the maximum rate of electron transport (Jmax), the maximum rate of phosphoenolpyruvate carboxylase carboxylation (Vpmax), and foliar dark respiration (Rd) in 22 plant species that varied in lifespan (annual and perennial), photosynthetic pathway (C3 and C4), and climate of origin (tropical and nontropical) grown under fertilized, well-watered conditions. In general, acclimation to warmer temperatures increased the rate of each process. The relative increase in different photosynthetic processes varied by plant type, with C3 species tending to preferentially accelerate CO2-limited photosynthetic processes and respiration and C4 species tending to preferentially accelerate light-limited photosynthetic processes under warmer conditions. Rd acclimation to warmer temperatures caused a reduction in temperature sensitivity that resulted in slower rates at high leaf temperatures. Rd acclimation was similar across plant types. These results suggest that temperature acclimation of the biochemical processes that underlie plant carbon exchange is common across different plant types, but that acclimation to warmer temperatures tends to have a relatively greater positive effect on the processes most limiting to carbon assimilation, which differ by plant type. The acclimation responses observed here suggest that warmer conditions should lead to increased rates of carbon assimilation when water and nutrients are not limiting.", "author" : [ { "dropping-particle" : "", "family" : "Smith", "given" : "Nicholas G", "non-dropping-particle" : "", "parse-names" : false, "suffix" : "" }, { "dropping-particle" : "", "family" : "Dukes", "given" : "Jeffrey S", "non-dropping-particle" : "", "parse-names" : false, "suffix" : "" } ], "container-title" : "Global Change Biology", "id" : "ITEM-4", "issue" : "11", "issued" : { "date-parts" : [ [ "2017", "11", "1" ] ] }, "note" : "doi: 10.1111/gcb.13735", "page" : "4840-4853", "publisher" : "John Wiley &amp; Sons, Ltd", "title" : "Short-term acclimation to warmer temperatures accelerates leaf carbon exchange processes across plant types", "translator" : [ { "dropping-particle" : "", "family" : "L6789", "given" : "", "non-dropping-particle" : "", "parse-names" : false, "suffix" : "" } ], "type" : "article-journal", "volume" : "23" }, "uris" : [ "http://www.mendeley.com/documents/?uuid=f12bf55b-d80f-4dfd-b9b5-e8c9c65bc62e" ] } ], "mendeley" : { "formattedCitation" : "(Lin et al., 2012; Yamori et al., 2014; Smith and Dukes, 2017; Grossiord et al., 2020)", "plainTextFormattedCitation" : "(Lin et al., 2012; Yamori et al., 2014; Smith and Dukes, 2017; Grossiord et al., 2020)", "previouslyFormattedCitation" : "(Lin et al., 2012; Yamori et al., 2014; Smith and Dukes, 2017; Grossiord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(Lin et al., 2012; Yamori et al., 2014; Smith and Dukes, 2017; Grossiord et al., 2020)</w:t>
      </w:r>
      <w:r w:rsidRPr="001E7A27">
        <w:rPr>
          <w:rFonts w:cs="Times New Roman"/>
          <w:lang w:val="en-GB"/>
        </w:rPr>
        <w:fldChar w:fldCharType="end"/>
      </w:r>
      <w:r w:rsidRPr="001E7A27">
        <w:rPr>
          <w:rFonts w:cs="Times New Roman"/>
          <w:lang w:val="en-GB"/>
        </w:rPr>
        <w:t xml:space="preserve">. Observations and models suggest that the vapour pressure deficit effects are stronger than direct temperature effects on enzyme activities </w:t>
      </w:r>
      <w:r w:rsidRPr="001E7A27">
        <w:rPr>
          <w:rFonts w:cs="Times New Roman"/>
          <w:lang w:val="en-GB"/>
        </w:rPr>
        <w:fldChar w:fldCharType="begin" w:fldLock="1"/>
      </w:r>
      <w:r w:rsidR="00747167" w:rsidRPr="001E7A27">
        <w:rPr>
          <w:rFonts w:cs="Times New Roman"/>
          <w:lang w:val="en-GB"/>
        </w:rPr>
        <w:instrText>ADDIN CSL_CITATION { "citationItems" : [ { "id" : "ITEM-1", "itemData" : { "author" : [ { "dropping-particle" : "", "family" : "Smith", "given" : "Marielle N.", "non-dropping-particle" : "", "parse-names" : false, "suffix" : "" }, { "dropping-particle" : "", "family" : "Taylor", "given" : "Tyeen C.", "non-dropping-particle" : "", "parse-names" : false, "suffix" : "" }, { "dropping-particle" : "van", "family" : "Haren", "given" : "Joost", "non-dropping-particle" : "", "parse-names" : false, "suffix" : "" }, { "dropping-particle" : "", "family" : "Rosolem", "given" : "Rafael", "non-dropping-particle" : "", "parse-names" : false, "suffix" : "" }, { "dropping-particle" : "", "family" : "Restrepo-Coupe", "given" : "Natalia", "non-dropping-particle" : "", "parse-names" : false, "suffix" : "" }, { "dropping-particle" : "", "family" : "Adams", "given" : "John", "non-dropping-particle" : "", "parse-names" : false, "suffix" : "" }, { "dropping-particle" : "", "family" : "Wu", "given" : "Jin", "non-dropping-particle" : "", "parse-names" : false, "suffix" : "" }, { "dropping-particle" : "de", "family" : "Oliveira", "given" : "Raimundo C.", "non-dropping-particle" : "", "parse-names" : false, "suffix" : "" }, { "dropping-particle" : "da", "family" : "Silva", "given" : "Rodrigo", "non-dropping-particle" : "", "parse-names" : false, "suffix" : "" }, { "dropping-particle" : "de", "family" : "Araujo", "given" : "Alessandro C.", "non-dropping-particle" : "", "parse-names" : false, "suffix" : "" }, { "dropping-particle" : "de", "family" : "Camargo", "given" : "Plinio B.", "non-dropping-particle" : "", "parse-names" : false, "suffix" : "" }, { "dropping-particle" : "", "family" : "Huxman", "given" : "Travis E.", "non-dropping-particle" : "", "parse-names" : false, "suffix" : "" }, { "dropping-particle" : "", "family" : "Saleska", "given" : "Scott R.", "non-dropping-particle" : "", "parse-names" : false, "suffix" : "" } ], "container-title" : "Nature Plants", "id" : "ITEM-1", "issued" : { "date-parts" : [ [ "2020" ] ] }, "title" : "Empirical evidence for resilience of tropical forest photosynthesis in a warmer world", "translator" : [ { "dropping-particle" : "", "family" : "L6786", "given" : "", "non-dropping-particle" : "", "parse-names" : false, "suffix" : "" } ], "type" : "article-journal" }, "uris" : [ "http://www.mendeley.com/documents/?uuid=1657ce7b-55e2-405d-aa6b-4bbe8bffbddc" ] } ], "mendeley" : { "formattedCitation" : "(Smith et al., 2020)", "plainTextFormattedCitation" : "(Smith et al., 2020)", "previouslyFormattedCitation" : "(Smith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(Smith et al., 2020)</w:t>
      </w:r>
      <w:r w:rsidRPr="001E7A27">
        <w:rPr>
          <w:rFonts w:cs="Times New Roman"/>
          <w:lang w:val="en-GB"/>
        </w:rPr>
        <w:fldChar w:fldCharType="end"/>
      </w:r>
      <w:r w:rsidRPr="001E7A27">
        <w:rPr>
          <w:rFonts w:cs="Times New Roman"/>
          <w:lang w:val="en-GB"/>
        </w:rPr>
        <w:t xml:space="preserve">, and that </w:t>
      </w:r>
      <w:r w:rsidRPr="001E7A27">
        <w:rPr>
          <w:rStyle w:val="AR6BodyTextCar"/>
          <w:rFonts w:cs="Times New Roman"/>
          <w:lang w:val="en-GB"/>
        </w:rPr>
        <w:t xml:space="preserve">acclimation of photosynthetic optimal temperature may mitigate productivity losses of tropical forests under climate change </w:t>
      </w:r>
      <w:r w:rsidR="00D44CB2" w:rsidRPr="001E7A27">
        <w:rPr>
          <w:rStyle w:val="AR6BodyTextCar"/>
          <w:rFonts w:cs="Times New Roman"/>
          <w:lang w:val="en-GB"/>
        </w:rPr>
        <w:fldChar w:fldCharType="begin" w:fldLock="1"/>
      </w:r>
      <w:r w:rsidR="00747167" w:rsidRPr="001E7A27">
        <w:rPr>
          <w:rStyle w:val="AR6BodyTextCar"/>
          <w:rFonts w:cs="Times New Roman"/>
          <w:lang w:val="en-GB"/>
        </w:rPr>
        <w:instrText>ADDIN CSL_CITATION { "citationItems" : [ { "id" : "ITEM-1", "itemData" : { "DOI" : "10.1111/nph.15668", "ISSN" : "0028-646X", "abstract" : "Summary The temperature response of photosynthesis is one of the key factors determining predicted responses to warming in global vegetation models (GVMs). The response may vary geographically, owing to genetic adaptation to climate, and temporally, as a result of acclimation to changes in ambient temperature. Our goal was to develop a robust quantitative global model representing acclimation and adaptation of photosynthetic temperature responses. We quantified and modelled key mechanisms responsible for photosynthetic temperature acclimation and adaptation using a global dataset of photosynthetic CO2 response curves, including data from 141 C3 species from tropical rainforest to Arctic tundra. We separated temperature acclimation and adaptation processes by considering seasonal and common-garden datasets, respectively. The observed global variation in the temperature optimum of photosynthesis was primarily explained by biochemical limitations to photosynthesis, rather than stomatal conductance or respiration. We found acclimation to growth temperature to be a stronger driver of this variation than adaptation to temperature at climate of origin. We developed a summary model to represent photosynthetic temperature responses and showed that it predicted the observed global variation in optimal temperatures with high accuracy. This novel algorithm should enable improved prediction of the function of global ecosystems in a warming climate.", "author" : [ { "dropping-particle" : "", "family" : "Kumarathunge", "given" : "Dushan P", "non-dropping-particle" : "", "parse-names" : false, "suffix" : "" }, { "dropping-particle" : "", "family" : "Medlyn", "given" : "Belinda E", "non-dropping-particle" : "", "parse-names" : false, "suffix" : "" }, { "dropping-particle" : "", "family" : "Drake", "given" : "John E", "non-dropping-particle" : "", "parse-names" : false, "suffix" : "" }, { "dropping-particle" : "", "family" : "Tjoelker", "given" : "Mark G", "non-dropping-particle" : "", "parse-names" : false, "suffix" : "" }, { "dropping-particle" : "", "family" : "Aspinwall", "given" : "Michael J", "non-dropping-particle" : "", "parse-names" : false, "suffix" : "" }, { "dropping-particle" : "", "family" : "Battaglia", "given" : "Michael", "non-dropping-particle" : "", "parse-names" : false, "suffix" : "" }, { "dropping-particle" : "", "family" : "Cano", "given" : "Francisco J", "non-dropping-particle" : "", "parse-names" : false, "suffix" : "" }, { "dropping-particle" : "", "family" : "Carter", "given" : "Kelsey R", "non-dropping-particle" : "", "parse-names" : false, "suffix" : "" }, { "dropping-particle" : "", "family" : "Cavaleri", "given" : "Molly A", "non-dropping-particle" : "", "parse-names" : false, "suffix" : "" }, { "dropping-particle" : "", "family" : "Cernusak", "given" : "Lucas A", "non-dropping-particle" : "", "parse-names" : false, "suffix" : "" }, { "dropping-particle" : "", "family" : "Chambers", "given" : "Jeffrey Q", "non-dropping-particle" : "", "parse-names" : false, "suffix" : "" }, { "dropping-particle" : "", "family" : "Crous", "given" : "Kristine Y", "non-dropping-particle" : "", "parse-names" : false, "suffix" : "" }, { "dropping-particle" : "", "family" : "Kauwe", "given" : "Martin G", "non-dropping-particle" : "De", "parse-names" : false, "suffix" : "" }, { "dropping-particle" : "", "family" : "Dillaway", "given" : "Dylan N", "non-dropping-particle" : "", "parse-names" : false, "suffix" : "" }, { "dropping-particle" : "", "family" : "Dreyer", "given" : "Erwin", "non-dropping-particle" : "", "parse-names" : false, "suffix" : "" }, { "dropping-particle" : "", "family" : "Ellsworth", "given" : "David S", "non-dropping-particle" : "", "parse-names" : false, "suffix" : "" }, { "dropping-particle" : "", "family" : "Ghannoum", "given" : "Oula", "non-dropping-particle" : "", "parse-names" : false, "suffix" : "" }, { "dropping-particle" : "", "family" : "Han", "given" : "Qingmin", "non-dropping-particle" : "", "parse-names" : false, "suffix" : "" }, { "dropping-particle" : "", "family" : "Hikosaka", "given" : "Kouki", "non-dropping-particle" : "", "parse-names" : false, "suffix" : "" }, { "dropping-particle" : "", "family" : "Jensen", "given" : "Anna M", "non-dropping-particle" : "", "parse-names" : false, "suffix" : "" }, { "dropping-particle" : "", "family" : "Kelly", "given" : "Jeff W G", "non-dropping-particle" : "", "parse-names" : false, "suffix" : "" }, { "dropping-particle" : "", "family" : "Kruger", "given" : "Eric L", "non-dropping-particle" : "", "parse-names" : false, "suffix" : "" }, { "dropping-particle" : "", "family" : "Mercado", "given" : "Lina M", "non-dropping-particle" : "", "parse-names" : false, "suffix" : "" }, { "dropping-particle" : "", "family" : "Onoda", "given" : "Yusuke", "non-dropping-particle" : "", "parse-names" : false, "suffix" : "" }, { "dropping-particle" : "", "family" : "Reich", "given" : "Peter B", "non-dropping-particle" : "", "parse-names" : false, "suffix" : "" }, { "dropping-particle" : "", "family" : "Rogers", "given" : "Alistair", "non-dropping-particle" : "", "parse-names" : false, "suffix" : "" }, { "dropping-particle" : "", "family" : "Slot", "given" : "Martijn", "non-dropping-particle" : "", "parse-names" : false, "suffix" : "" }, { "dropping-particle" : "", "family" : "Smith", "given" : "Nicholas G", "non-dropping-particle" : "", "parse-names" : false, "suffix" : "" }, { "dropping-particle" : "", "family" : "Tarvainen", "given" : "Lasse", "non-dropping-particle" : "", "parse-names" : false, "suffix" : "" }, { "dropping-particle" : "", "family" : "Tissue", "given" : "David T", "non-dropping-particle" : "", "parse-names" : false, "suffix" : "" }, { "dropping-particle" : "", "family" : "Togashi", "given" : "Henrique F", "non-dropping-particle" : "", "parse-names" : false, "suffix" : "" }, { "dropping-particle" : "", "family" : "Tribuzy", "given" : "Edgard S", "non-dropping-particle" : "", "parse-names" : false, "suffix" : "" }, { "dropping-particle" : "", "family" : "Uddling", "given" : "Johan", "non-dropping-particle" : "", "parse-names" : false, "suffix" : "" }, { "dropping-particle" : "", "family" : "V\u00e5rhammar", "given" : "Angelica", "non-dropping-particle" : "", "parse-names" : false, "suffix" : "" }, { "dropping-particle" : "", "family" : "Wallin", "given" : "G\u00f6ran", "non-dropping-particle" : "", "parse-names" : false, "suffix" : "" }, { "dropping-particle" : "", "family" : "Warren", "given" : "Jeffrey M", "non-dropping-particle" : "", "parse-names" : false, "suffix" : "" }, { "dropping-particle" : "", "family" : "Way", "given" : "Danielle A", "non-dropping-particle" : "", "parse-names" : false, "suffix" : "" } ], "container-title" : "New Phytologist", "id" : "ITEM-1", "issue" : "2", "issued" : { "date-parts" : [ [ "2019", "4", "1" ] ] }, "note" : "doi: 10.1111/nph.15668", "page" : "768-784", "publisher" : "John Wiley &amp; Sons, Ltd (10.1111)", "title" : "Acclimation and adaptation components of the temperature dependence of plant photosynthesis at the global scale", "translator" : [ { "dropping-particle" : "", "family" : "L6252", "given" : "", "non-dropping-particle" : "", "parse-names" : false, "suffix" : "" } ], "type" : "article-journal", "volume" : "222" }, "uris" : [ "http://www.mendeley.com/documents/?uuid=4ed3a2a1-c724-49cb-b14d-8c5eb891e239" ] }, { "id" : "ITEM-2", "itemData" : { "DOI" : "10.1111/j.1365-3040.2007.01690.x", "ISSN" : "0140-7791", "abstract" : "ABSTRACT The Farquhar et?al. model of C3 photosynthesis is frequently used to study the effect of global changes on the biosphere. Its two main parameters representing photosynthetic capacity, Vcmax and Jmax, have been observed to acclimate to plant growth temperature for single species, but a general formulation has never been derived. Here, we present a reanalysis of data from 36 plant species to quantify the temperature dependence of Vcmax and Jmax with a focus on plant growth temperature, i.e. the plants' average ambient temperature during the preceding month. The temperature dependence of Vcmax and Jmax within each data set was described very well by a modified Arrhenius function that accounts for a decrease of Vcmax and Jmax at high temperatures. Three parameters were optimized: base rate, activation energy and entropy term. An effect of plant growth temperature on base rate and activation energy could not be observed, but it significantly affected the entropy term. This caused the optimum temperature of Vcmax and Jmax to increase by 0.44?\u00b0C and 0.33?\u00b0C per 1?\u00b0C increase of growth temperature. While the base rate of Vcmax and Jmax seemed not to be affected, the ratio Jmax?:?Vcmax at 25?\u00b0C significantly decreased with increasing growth temperature. This moderate temperature acclimation is sufficient to double-modelled photosynthesis at 40?\u00b0C, if plants are grown at 25?\u00b0C instead of 17?\u00b0C.", "author" : [ { "dropping-particle" : "", "family" : "Kattge", "given" : "Jens", "non-dropping-particle" : "", "parse-names" : false, "suffix" : "" }, { "dropping-particle" : "", "family" : "Knorr", "given" : "Wolfgang", "non-dropping-particle" : "", "parse-names" : false, "suffix" : "" } ], "container-title" : "Plant, Cell &amp; Environment", "id" : "ITEM-2", "issue" : "9", "issued" : { "date-parts" : [ [ "2007", "9" ] ] }, "page" : "1176-1190", "publisher" : "John Wiley &amp; Sons, Ltd (10.1111)", "title" : "Temperature acclimation in a biochemical model of photosynthesis: a reanalysis of data from 36 species", "translator" : [ { "dropping-particle" : "", "family" : "L6448", "given" : "", "non-dropping-particle" : "", "parse-names" : false, "suffix" : "" } ], "type" : "article-journal", "volume" : "30" }, "uris" : [ "http://www.mendeley.com/documents/?uuid=44acbe4d-78ab-4812-a56d-c81839d3cc79" ] }, { "id" : "ITEM-3", "itemData" : { "DOI" : "10.1088/1748-9326/aa6f97", "ISSN" : "1748-9326", "author" : [ { "dropping-particle" : "", "family" : "Tan", "given" : "Zheng-Hong", "non-dropping-particle" : "", "parse-names" : false, "suffix" : "" }, { "dropping-particle" : "", "family" : "Zeng", "given" : "Jiye", "non-dropping-particle" : "", "parse-names" : false, "suffix" : "" }, { "dropping-particle" : "", "family" : "Zhang", "given" : "Yong-Jiang", "non-dropping-particle" : "", "parse-names" : false, "suffix" : "" }, { "dropping-particle" : "", "family" : "Slot", "given" : "Martijn", "non-dropping-particle" : "", "parse-names" : false, "suffix" : "" }, { "dropping-particle" : "", "family" : "Gamo", "given" : "Minoru", "non-dropping-particle" : "", "parse-names" : false, "suffix" : "" }, { "dropping-particle" : "", "family" : "Hirano", "given" : "Takashi", "non-dropping-particle" : "", "parse-names" : false, "suffix" : "" }, { "dropping-particle" : "", "family" : "Kosugi", "given" : "Yoshiko", "non-dropping-particle" : "", "parse-names" : false, "suffix" : "" }, { "dropping-particle" : "", "family" : "Rocha", "given" : "Humberto R", "non-dropping-particle" : "da", "parse-names" : false, "suffix" : "" }, { "dropping-particle" : "", "family" : "Saleska", "given" : "Scott R", "non-dropping-particle" : "", "parse-names" : false, "suffix" : "" }, { "dropping-particle" : "", "family" : "Goulden", "given" : "Michael L", "non-dropping-particle" : "", "parse-names" : false, "suffix" : "" }, { "dropping-particle" : "", "family" : "Wofsy", "given" : "Steven C", "non-dropping-particle" : "", "parse-names" : false, "suffix" : "" }, { "dropping-particle" : "", "family" : "Miller", "given" : "Scott D", "non-dropping-particle" : "", "parse-names" : false, "suffix" : "" }, { "dropping-particle" : "", "family" : "Manzi", "given" : "Antonio O", "non-dropping-particle" : "", "parse-names" : false, "suffix" : "" }, { "dropping-particle" : "", "family" : "Nobre", "given" : "Antonio D", "non-dropping-particle" : "", "parse-names" : false, "suffix" : "" }, { "dropping-particle" : "", "family" : "Camargo", "given" : "Plinio B", "non-dropping-particle" : "de", "parse-names" : false, "suffix" : "" }, { "dropping-particle" : "", "family" : "Restrepo-Coupe", "given" : "Natalia", "non-dropping-particle" : "", "parse-names" : false, "suffix" : "" } ], "container-title" : "Environmental Research Letters", "id" : "ITEM-3", "issue" : "5", "issued" : { "date-parts" : [ [ "2017", "5", "1" ] ] }, "page" : "054022", "publisher" : "IOP Publishing", "title" : "Optimum air temperature for tropical forest photosynthesis: mechanisms involved and implications for climate warming", "translator" : [ { "dropping-particle" : "", "family" : "L4828", "given" : "", "non-dropping-particle" : "", "parse-names" : false, "suffix" : "" } ], "type" : "article-journal", "volume" : "12" }, "uris" : [ "http://www.mendeley.com/documents/?uuid=201709a4-172c-420f-b158-f02b722a331e" ] } ], "mendeley" : { "formattedCitation" : "(Kattge and Knorr, 2007; Tan et al., 2017; Kumarathunge et al., 2019)", "plainTextFormattedCitation" : "(Kattge and Knorr, 2007; Tan et al., 2017; Kumarathunge et al., 2019)", "previouslyFormattedCitation" : "(Kattge and Knorr, 2007; Tan et al., 2017; Kumarathunge et al., 2019)" }, "properties" : { "noteIndex" : 0 }, "schema" : "https://github.com/citation-style-language/schema/raw/master/csl-citation.json" }</w:instrText>
      </w:r>
      <w:r w:rsidR="00D44CB2" w:rsidRPr="001E7A27">
        <w:rPr>
          <w:rStyle w:val="AR6BodyTextCar"/>
          <w:rFonts w:cs="Times New Roman"/>
          <w:lang w:val="en-GB"/>
        </w:rPr>
        <w:fldChar w:fldCharType="separate"/>
      </w:r>
      <w:r w:rsidR="00025FA2" w:rsidRPr="001E7A27">
        <w:rPr>
          <w:rStyle w:val="AR6BodyTextCar"/>
          <w:rFonts w:cs="Times New Roman"/>
          <w:noProof/>
          <w:lang w:val="en-GB"/>
        </w:rPr>
        <w:t>(Kattge and Knorr, 2007; Tan et al., 2017; Kumarathunge et al., 2019)</w:t>
      </w:r>
      <w:r w:rsidR="00D44CB2" w:rsidRPr="001E7A27">
        <w:rPr>
          <w:rStyle w:val="AR6BodyTextCar"/>
          <w:rFonts w:cs="Times New Roman"/>
          <w:lang w:val="en-GB"/>
        </w:rPr>
        <w:fldChar w:fldCharType="end"/>
      </w:r>
      <w:r w:rsidRPr="001E7A27">
        <w:rPr>
          <w:rStyle w:val="AR6BodyTextCar"/>
          <w:rFonts w:cs="Times New Roman"/>
          <w:lang w:val="en-GB"/>
        </w:rPr>
        <w:t xml:space="preserve">. </w:t>
      </w:r>
      <w:r w:rsidR="006D46EC" w:rsidRPr="001E7A27">
        <w:rPr>
          <w:rStyle w:val="AR6BodyTextCar"/>
          <w:rFonts w:cs="Times New Roman"/>
          <w:lang w:val="en-GB"/>
        </w:rPr>
        <w:t xml:space="preserve">Some </w:t>
      </w:r>
      <w:r w:rsidRPr="001E7A27">
        <w:rPr>
          <w:rStyle w:val="AR6BodyTextCar"/>
          <w:rFonts w:cs="Times New Roman"/>
          <w:lang w:val="en-GB"/>
        </w:rPr>
        <w:t>models have begun to include these acclimation responses</w:t>
      </w:r>
      <w:ins w:id="3713" w:author="Soapbox" w:date="2021-07-21T09:09:00Z">
        <w:r w:rsidR="00A97349" w:rsidRPr="001E7A27">
          <w:rPr>
            <w:rStyle w:val="AR6BodyTextCar"/>
            <w:rFonts w:cs="Times New Roman"/>
            <w:lang w:val="en-GB"/>
          </w:rPr>
          <w:t xml:space="preserve"> </w:t>
        </w:r>
      </w:ins>
      <w:del w:id="3714" w:author="Soapbox" w:date="2021-07-21T09:09:00Z">
        <w:r w:rsidRPr="001E7A27" w:rsidDel="00A97349">
          <w:rPr>
            <w:rStyle w:val="AR6BodyTextCar"/>
            <w:rFonts w:cs="Times New Roman"/>
            <w:lang w:val="en-GB"/>
          </w:rPr>
          <w:delText xml:space="preserve">, both </w:delText>
        </w:r>
      </w:del>
      <w:r w:rsidRPr="001E7A27">
        <w:rPr>
          <w:rStyle w:val="AR6BodyTextCar"/>
          <w:rFonts w:cs="Times New Roman"/>
          <w:lang w:val="en-GB"/>
        </w:rPr>
        <w:t xml:space="preserve">in photosynthesis and autotrophic respiration </w:t>
      </w:r>
      <w:r w:rsidRPr="001E7A27">
        <w:rPr>
          <w:rStyle w:val="AR6BodyTextCar"/>
          <w:rFonts w:cs="Times New Roman"/>
          <w:lang w:val="en-GB"/>
        </w:rPr>
        <w:fldChar w:fldCharType="begin" w:fldLock="1"/>
      </w:r>
      <w:r w:rsidR="00747167" w:rsidRPr="001E7A27">
        <w:rPr>
          <w:rStyle w:val="AR6BodyTextCar"/>
          <w:rFonts w:cs="Times New Roman"/>
          <w:lang w:val="en-GB"/>
        </w:rPr>
        <w:instrText>ADDIN CSL_CITATION { "citationItems" : [ { "id" : "ITEM-1", "itemData" : { "DOI" : "10.1002/2015GL065934", "ISSN" : "00948276", "abstract" : "Abstract Earth System Models typically use static responses to temperature to calculate photosynthesis and respiration, but experimental evidence suggests that many plants acclimate to prevailing temperatures. We incorporated representations of photosynthetic and leaf respiratory temperature acclimation into the Community Land Model, the terrestrial component of the Community Earth System Model. These processes increased terrestrial carbon pools by 20?Pg?C (22%) at the end of the 21st century under a business-as-usual (Representative Concentration Pathway 8.5) climate scenario. Including the less certain estimates of stem and root respiration acclimation increased terrestrial carbon pools by an additional 17?Pg?C (~40% overall increase). High latitudes gained the most carbon with acclimation, and tropical carbon pools increased least. However, results from both of these regions remain uncertain; few relevant data exist for tropical and boreal plants or for extreme temperatures. Constraining these uncertainties will produce more realistic estimates of land carbon feedbacks throughout the 21st century.", "author" : [ { "dropping-particle" : "", "family" : "Lombardozzi", "given" : "Danica L", "non-dropping-particle" : "", "parse-names" : false, "suffix" : "" }, { "dropping-particle" : "", "family" : "Bonan", "given" : "Gordon B", "non-dropping-particle" : "", "parse-names" : false, "suffix" : "" }, { "dropping-particle" : "", "family" : "Smith", "given" : "Nicholas G", "non-dropping-particle" : "", "parse-names" : false, "suffix" : "" }, { "dropping-particle" : "", "family" : "Dukes", "given" : "Jeffrey S", "non-dropping-particle" : "", "parse-names" : false, "suffix" : "" }, { "dropping-particle" : "", "family" : "Fisher", "given" : "Rosie A", "non-dropping-particle" : "", "parse-names" : false, "suffix" : "" } ], "container-title" : "Geophysical Research Letters", "id" : "ITEM-1", "issue" : "20", "issued" : { "date-parts" : [ [ "2015", "10", "28" ] ] }, "page" : "8624-8631", "publisher" : "John Wiley &amp; Sons, Ltd", "title" : "Temperature acclimation of photosynthesis and respiration: A key uncertainty in the carbon cycle-climate feedback", "translator" : [ { "dropping-particle" : "", "family" : "L4926", "given" : "", "non-dropping-particle" : "", "parse-names" : false, "suffix" : "" } ], "type" : "article-journal", "volume" : "42" }, "uris" : [ "http://www.mendeley.com/documents/?uuid=b9cac330-c2cb-47a7-9bb5-a1890a1214a0" ] }, { "id" : "ITEM-2", "itemData" : { "DOI" : "10.1111/nph.15100", "ISSN" : "0028646X", "author" : [ { "dropping-particle" : "", "family" : "Mercado", "given" : "Lina M", "non-dropping-particle" : "", "parse-names" : false, "suffix" : "" }, { "dropping-particle" : "", "family" : "Medlyn", "given" : "Belinda E", "non-dropping-particle" : "", "parse-names" : false, "suffix" : "" }, { "dropping-particle" : "", "family" : "Huntingford", "given" : "Chris", "non-dropping-particle" : "", "parse-names" : false, "suffix" : "" }, { "dropping-particle" : "", "family" : "Oliver", "given" : "Rebecca J", "non-dropping-particle" : "", "parse-names" : false, "suffix" : "" }, { "dropping-particle" : "", "family" : "Clark", "given" : "Douglas B", "non-dropping-particle" : "", "parse-names" : false, "suffix" : "" }, { "dropping-particle" : "", "family" : "Sitch", "given" : "Stephen", "non-dropping-particle" : "", "parse-names" : false, "suffix" : "" }, { "dropping-particle" : "", "family" : "Zelazowski", "given" : "Przemyslaw", "non-dropping-particle" : "", "parse-names" : false, "suffix" : "" }, { "dropping-particle" : "", "family" : "Kattge", "given" : "Jens", "non-dropping-particle" : "", "parse-names" : false, "suffix" : "" }, { "dropping-particle" : "", "family" : "Harper", "given" : "Anna B", "non-dropping-particle" : "", "parse-names" : false, "suffix" : "" }, { "dropping-particle" : "", "family" : "Cox", "given" : "Peter M", "non-dropping-particle" : "", "parse-names" : false, "suffix" : "" } ], "container-title" : "New Phytologist", "id" : "ITEM-2", "issue" : "4", "issued" : { "date-parts" : [ [ "2018", "6" ] ] }, "page" : "1462-1477", "title" : "Large sensitivity in land carbon storage due to geographical and temporal variation in the thermal response of photosynthetic capacity", "translator" : [ { "dropping-particle" : "", "family" : "L4461", "given" : "", "non-dropping-particle" : "", "parse-names" : false, "suffix" : "" } ], "type" : "article-journal", "volume" : "218" }, "uris" : [ "http://www.mendeley.com/documents/?uuid=2a71eb17-bcb2-4f32-a0f0-bacc72b529f1" ] }, { "id" : "ITEM-3", "itemData" : { "DOI" : "10.1038/nclimate2878", "author" : [ { "dropping-particle" : "", "family" : "Smith", "given" : "Nicholas G", "non-dropping-particle" : "", "parse-names" : false, "suffix" : "" }, { "dropping-particle" : "", "family" : "Malyshev", "given" : "Sergey L", "non-dropping-particle" : "", "parse-names" : false, "suffix" : "" }, { "dropping-particle" : "", "family" : "Shevliakova", "given" : "Elena", "non-dropping-particle" : "", "parse-names" : false, "suffix" : "" }, { "dropping-particle" : "", "family" : "Kattge", "given" : "Jens", "non-dropping-particle" : "", "parse-names" : false, "suffix" : "" }, { "dropping-particle" : "", "family" : "Dukes", "given" : "Jeffrey S", "non-dropping-particle" : "", "parse-names" : false, "suffix" : "" } ], "container-title" : "Nature Climate Change", "id" : "ITEM-3", "issued" : { "date-parts" : [ [ "2015", "12", "7" ] ] }, "page" : "407", "publisher" : "Nature Publishing Group", "title" : "Foliar temperature acclimation reduces simulated carbon sensitivity to climate", "translator" : [ { "dropping-particle" : "", "family" : "L1550", "given" : "", "non-dropping-particle" : "", "parse-names" : false, "suffix" : "" } ], "type" : "article-journal", "volume" : "6" }, "uris" : [ "http://www.mendeley.com/documents/?uuid=5dbd5144-ba42-47b7-a1ca-e63b2c1f5a6a", "http://www.mendeley.com/documents/?uuid=57fa5c96-36a9-45bb-8425-b87a2c9436fd" ] }, { "id" : "ITEM-4", "itemData" : { "DOI" : "10.1038/s41467-017-01774-z", "ISSN" : "2041-1723", "abstract" : "Land-atmosphere exchanges influence atmospheric CO2. Emphasis has been on describing photosynthetic CO2 uptake, but less on respiration losses. New global datasets describe upper canopy dark respiration (Rd) and temperature dependencies. This allows characterisation of baseline Rd, instantaneous temperature responses and longer-term thermal acclimation effects. Here we show the global implications of these parameterisations with a global gridded land model. This model aggregates Rd to whole-plant respiration Rp, driven with meteorological forcings spanning uncertainty across climate change models. For pre-industrial estimates, new baseline Rd increases Rp and especially in the tropics. Compared to new baseline, revised instantaneous response decreases Rp for mid-latitudes, while acclimation lowers this for the tropics with increases elsewhere. Under global warming, new Rd estimates amplify modelled respiration increases, although partially lowered by acclimation. Future measurements will refine how Rd aggregates to whole-plant respiration. Our analysis suggests Rp could be around 30% higher than existing estimates.", "author" : [ { "dropping-particle" : "", "family" : "Huntingford", "given" : "Chris", "non-dropping-particle" : "", "parse-names" : false, "suffix" : "" }, { "dropping-particle" : "", "family" : "Atkin", "given" : "Owen K", "non-dropping-particle" : "", "parse-names" : false, "suffix" : "" }, { "dropping-particle" : "", "family" : "Martinez-de la Torre", "given" : "Alberto", "non-dropping-particle" : "", "parse-names" : false, "suffix" : "" }, { "dropping-particle" : "", "family" : "Mercado", "given" : "Lina M", "non-dropping-particle" : "", "parse-names" : false, "suffix" : "" }, { "dropping-particle" : "", "family" : "Heskel", "given" : "Mary A", "non-dropping-particle" : "", "parse-names" : false, "suffix" : "" }, { "dropping-particle" : "", "family" : "Harper", "given" : "Anna B", "non-dropping-particle" : "", "parse-names" : false, "suffix" : "" }, { "dropping-particle" : "", "family" : "Bloomfield", "given" : "Keith J", "non-dropping-particle" : "", "parse-names" : false, "suffix" : "" }, { "dropping-particle" : "", "family" : "O\u2019Sullivan", "given" : "Odhran S", "non-dropping-particle" : "", "parse-names" : false, "suffix" : "" }, { "dropping-particle" : "", "family" : "Reich", "given" : "Peter B", "non-dropping-particle" : "", "parse-names" : false, "suffix" : "" }, { "dropping-particle" : "", "family" : "Wythers", "given" : "Kirk R", "non-dropping-particle" : "", "parse-names" : false, "suffix" : "" }, { "dropping-particle" : "", "family" : "Butler", "given" : "Ethan E", "non-dropping-particle" : "", "parse-names" : false, "suffix" : "" }, { "dropping-particle" : "", "family" : "Chen", "given" : "Ming", "non-dropping-particle" : "", "parse-names" : false, "suffix" : "" }, { "dropping-particle" : "", "family" : "Griffin", "given" : "Kevin L", "non-dropping-particle" : "", "parse-names" : false, "suffix" : "" }, { "dropping-particle" : "", "family" : "Meir", "given" : "Patrick", "non-dropping-particle" : "", "parse-names" : false, "suffix" : "" }, { "dropping-particle" : "", "family" : "Tjoelker", "given" : "Mark G", "non-dropping-particle" : "", "parse-names" : false, "suffix" : "" }, { "dropping-particle" : "", "family" : "Turnbull", "given" : "Matthew H", "non-dropping-particle" : "", "parse-names" : false, "suffix" : "" }, { "dropping-particle" : "", "family" : "Sitch", "given" : "Stephen", "non-dropping-particle" : "", "parse-names" : false, "suffix" : "" }, { "dropping-particle" : "", "family" : "Wiltshire", "given" : "Andy", "non-dropping-particle" : "", "parse-names" : false, "suffix" : "" }, { "dropping-particle" : "", "family" : "Malhi", "given" : "Yadvinder", "non-dropping-particle" : "", "parse-names" : false, "suffix" : "" } ], "container-title" : "Nature Communications", "id" : "ITEM-4", "issue" : "1", "issued" : { "date-parts" : [ [ "2017", "12", "17" ] ] }, "page" : "1602", "title" : "Implications of improved representations of plant respiration in a changing climate", "translator" : [ { "dropping-particle" : "", "family" : "L4827", "given" : "", "non-dropping-particle" : "", "parse-names" : false, "suffix" : "" } ], "type" : "article-journal", "volume" : "8" }, "uris" : [ "http://www.mendeley.com/documents/?uuid=ec9e67b6-4eda-4948-a40b-28832853970e" ] } ], "mendeley" : { "formattedCitation" : "(Lombardozzi et al., 2015; Smith et al., 2015; Huntingford et al., 2017; Mercado et al., 2018)", "plainTextFormattedCitation" : "(Lombardozzi et al., 2015; Smith et al., 2015; Huntingford et al., 2017; Mercado et al., 2018)", "previouslyFormattedCitation" : "(Lombardozzi et al., 2015; Smith et al., 2015; Huntingford et al., 2017; Mercado et al., 2018)" }, "properties" : { "noteIndex" : 0 }, "schema" : "https://github.com/citation-style-language/schema/raw/master/csl-citation.json" }</w:instrText>
      </w:r>
      <w:r w:rsidRPr="001E7A27">
        <w:rPr>
          <w:rStyle w:val="AR6BodyTextCar"/>
          <w:rFonts w:cs="Times New Roman"/>
          <w:lang w:val="en-GB"/>
        </w:rPr>
        <w:fldChar w:fldCharType="separate"/>
      </w:r>
      <w:r w:rsidR="00025FA2" w:rsidRPr="001E7A27">
        <w:rPr>
          <w:rStyle w:val="AR6BodyTextCar"/>
          <w:rFonts w:cs="Times New Roman"/>
          <w:noProof/>
          <w:lang w:val="en-GB"/>
        </w:rPr>
        <w:t>(Lombardozzi et al., 2015; Smith et al., 2015; Huntingford et al., 2017; Mercado et al., 2018)</w:t>
      </w:r>
      <w:r w:rsidRPr="001E7A27">
        <w:rPr>
          <w:rStyle w:val="AR6BodyTextCar"/>
          <w:rFonts w:cs="Times New Roman"/>
          <w:lang w:val="en-GB"/>
        </w:rPr>
        <w:fldChar w:fldCharType="end"/>
      </w:r>
      <w:r w:rsidRPr="001E7A27">
        <w:rPr>
          <w:rStyle w:val="AR6BodyTextCar"/>
          <w:rFonts w:cs="Times New Roman"/>
          <w:lang w:val="en-GB"/>
        </w:rPr>
        <w:t xml:space="preserve">. </w:t>
      </w:r>
    </w:p>
    <w:p w14:paraId="6FF4B3F3" w14:textId="77777777" w:rsidR="00D75FC8" w:rsidRPr="001E7A27" w:rsidRDefault="00D75FC8" w:rsidP="005C7F25">
      <w:pPr>
        <w:pStyle w:val="AR6BodyText"/>
        <w:rPr>
          <w:lang w:val="en-GB"/>
        </w:rPr>
      </w:pPr>
    </w:p>
    <w:p w14:paraId="6FBE188C" w14:textId="77777777" w:rsidR="001C7F75" w:rsidRPr="001E7A27" w:rsidRDefault="001C7F75" w:rsidP="005C7F25">
      <w:pPr>
        <w:pStyle w:val="AR6BodyText"/>
        <w:rPr>
          <w:lang w:val="en-GB"/>
        </w:rPr>
      </w:pPr>
    </w:p>
    <w:p w14:paraId="19A872F2" w14:textId="77777777" w:rsidR="00D75FC8" w:rsidRPr="001E7A27" w:rsidRDefault="00D75FC8" w:rsidP="0098460A">
      <w:pPr>
        <w:pStyle w:val="AR6Chap5Level35111"/>
        <w:rPr>
          <w:lang w:val="en-GB"/>
        </w:rPr>
      </w:pPr>
      <w:bookmarkStart w:id="3715" w:name="_Toc33564282"/>
      <w:bookmarkStart w:id="3716" w:name="_Toc70535695"/>
      <w:r w:rsidRPr="001E7A27">
        <w:rPr>
          <w:lang w:val="en-GB"/>
        </w:rPr>
        <w:t>Fire and Other Disturbance</w:t>
      </w:r>
      <w:bookmarkEnd w:id="3715"/>
      <w:r w:rsidRPr="001E7A27">
        <w:rPr>
          <w:lang w:val="en-GB"/>
        </w:rPr>
        <w:t>s</w:t>
      </w:r>
      <w:bookmarkEnd w:id="3716"/>
    </w:p>
    <w:p w14:paraId="6E4E5AF2" w14:textId="77777777" w:rsidR="00D75FC8" w:rsidRPr="001E7A27" w:rsidRDefault="00D75FC8" w:rsidP="005C7F25">
      <w:pPr>
        <w:pStyle w:val="AR6BodyText"/>
        <w:rPr>
          <w:lang w:val="en-GB"/>
        </w:rPr>
      </w:pPr>
    </w:p>
    <w:p w14:paraId="4F03D61F" w14:textId="22C97389" w:rsidR="00D75FC8" w:rsidRPr="001E7A27" w:rsidRDefault="00A97349" w:rsidP="005C7F25">
      <w:pPr>
        <w:pStyle w:val="AR6BodyText"/>
        <w:rPr>
          <w:lang w:val="en-GB"/>
        </w:rPr>
      </w:pPr>
      <w:ins w:id="3717" w:author="Soapbox" w:date="2021-07-21T09:10:00Z">
        <w:r w:rsidRPr="001E7A27">
          <w:rPr>
            <w:lang w:val="en-GB"/>
          </w:rPr>
          <w:t xml:space="preserve">The </w:t>
        </w:r>
      </w:ins>
      <w:r w:rsidR="00D75FC8" w:rsidRPr="001E7A27">
        <w:rPr>
          <w:lang w:val="en-GB"/>
        </w:rPr>
        <w:t>SRCCL assessed that climate change is playing an increasing role in determining wildfire regimes alongside human activity (</w:t>
      </w:r>
      <w:r w:rsidR="00D75FC8" w:rsidRPr="001E7A27">
        <w:rPr>
          <w:i/>
          <w:iCs/>
          <w:lang w:val="en-GB"/>
        </w:rPr>
        <w:t>medium confidence</w:t>
      </w:r>
      <w:r w:rsidR="00D75FC8" w:rsidRPr="001E7A27">
        <w:rPr>
          <w:lang w:val="en-GB"/>
        </w:rPr>
        <w:t xml:space="preserve">), with future climate variability expected to enhance the </w:t>
      </w:r>
      <w:r w:rsidR="00392819" w:rsidRPr="001E7A27">
        <w:rPr>
          <w:lang w:val="en-GB"/>
        </w:rPr>
        <w:t xml:space="preserve">recurrence </w:t>
      </w:r>
      <w:r w:rsidR="00D75FC8" w:rsidRPr="001E7A27">
        <w:rPr>
          <w:lang w:val="en-GB"/>
        </w:rPr>
        <w:t>and severity of wildfires in many biomes, such as tropical rainforests (</w:t>
      </w:r>
      <w:r w:rsidR="00D75FC8" w:rsidRPr="001E7A27">
        <w:rPr>
          <w:i/>
          <w:iCs/>
          <w:lang w:val="en-GB"/>
        </w:rPr>
        <w:t>high confidence</w:t>
      </w:r>
      <w:r w:rsidR="00D75FC8" w:rsidRPr="001E7A27">
        <w:rPr>
          <w:lang w:val="en-GB"/>
        </w:rPr>
        <w:t>). Projections of increased fire weather in a warme</w:t>
      </w:r>
      <w:r w:rsidR="00E0658E" w:rsidRPr="001E7A27">
        <w:rPr>
          <w:lang w:val="en-GB"/>
        </w:rPr>
        <w:t>r</w:t>
      </w:r>
      <w:r w:rsidR="00D75FC8" w:rsidRPr="001E7A27">
        <w:rPr>
          <w:lang w:val="en-GB"/>
        </w:rPr>
        <w:t xml:space="preserve"> climate </w:t>
      </w:r>
      <w:r w:rsidR="00E0658E" w:rsidRPr="001E7A27">
        <w:rPr>
          <w:lang w:val="en-GB"/>
        </w:rPr>
        <w:t xml:space="preserve">are widespread </w:t>
      </w:r>
      <w:r w:rsidR="00D75FC8" w:rsidRPr="001E7A27">
        <w:rPr>
          <w:lang w:val="en-GB"/>
        </w:rPr>
        <w:t xml:space="preserve">(Section 12.3.2.8) </w:t>
      </w:r>
      <w:r w:rsidR="00E0658E" w:rsidRPr="001E7A27">
        <w:rPr>
          <w:lang w:val="en-GB"/>
        </w:rPr>
        <w:t xml:space="preserve">and </w:t>
      </w:r>
      <w:r w:rsidR="00D75FC8" w:rsidRPr="001E7A27">
        <w:rPr>
          <w:lang w:val="en-GB"/>
        </w:rPr>
        <w:t xml:space="preserve">may drive increased fire frequency and severity in several regions, including Arctic and boreal ecosystems </w:t>
      </w:r>
      <w:commentRangeStart w:id="3718"/>
      <w:r w:rsidR="00D75FC8" w:rsidRPr="001E7A27">
        <w:rPr>
          <w:lang w:val="en-GB"/>
        </w:rPr>
        <w:fldChar w:fldCharType="begin" w:fldLock="1"/>
      </w:r>
      <w:ins w:id="3719" w:author="Robin Matthews" w:date="2021-06-17T17:59:00Z">
        <w:r w:rsidR="00D66569" w:rsidRPr="001E7A27">
          <w:rPr>
            <w:lang w:val="en-GB"/>
          </w:rPr>
          <w:instrText>ADDIN CSL_CITATION { "citationItems" : [ { "id" : "ITEM-1", "itemData" : { "DOI" : "10.1126/science.aaa9092", "abstract" : "The boreal forest, one of the largest biomes on Earth, provides ecosystem services that benefit society at levels ranging from local to global. Currently, about two-thirds of the area covered by this biome is under some form of management, mostly for wood production. Services such as climate regulation are also provided by both the unmanaged and managed boreal forests. Although most of the boreal forests have retained the resilience to cope with current disturbances, projected environmental changes of unprecedented speed and amplitude pose a substantial threat to their health. Management options to reduce these threats are available and could be implemented, but economic incentives and a greater focus on the boreal biome in international fora are needed to support further adaptation and mitigation actions.", "author" : [ { "dropping-particle" : "", "family" : "Gauthier", "given" : "S", "non-dropping-particle" : "", "parse-names" : false, "suffix" : "" }, { "dropping-particle" : "", "family" : "Bernier", "given" : "P", "non-dropping-particle" : "", "parse-names" : false, "suffix" : "" }, { "dropping-particle" : "", "family" : "Kuuluvainen", "given" : "T", "non-dropping-particle" : "", "parse-names" : false, "suffix" : "" }, { "dropping-particle" : "", "family" : "Shvidenko", "given" : "A Z", "non-dropping-particle" : "", "parse-names" : false, "suffix" : "" }, { "dropping-particle" : "", "family" : "Schepaschenko", "given" : "D G", "non-dropping-particle" : "", "parse-names" : false, "suffix" : "" } ], "container-title" : "Science", "id" : "ITEM-1", "issue" : "6250", "issued" : { "date-parts" : [ [ "2015", "8", "21" ] ] }, "page" : "819 LP  - 822", "title" : "Boreal forest health and global change", "translator" : [ { "dropping-particle" : "", "family" : "L6253", "given" : "", "non-dropping-particle" : "", "parse-names" : false, "suffix" : "" } ], "type" : "article-journal", "volume" : "349" }, "uris" : [ "http://www.mendeley.com/documents/?uuid=5e6b6595-b299-4487-bd8d-2f39ac1f3d87", "http://www.mendeley.com/documents/?uuid=e92471f3-f1f8-4c55-b82e-2e75ac437f96" ] }, { "id" : "ITEM-2", "itemData" : { "DOI" : "10.1038/s41586-019-1474-y", "ISSN" : "0028-0836", "abstract" : "Boreal forest fires emit large amounts of carbon into the atmosphere primarily through the combustion of soil organic matter1\u20133. During each fire, a portion of this soil beneath the burned layer can escape combustion, leading to a net accumulation of carbon in forests over multiple fire events4. Climate warming and drying has led to more severe and frequent forest fires5\u20137, which threaten to shift the carbon balance of the boreal ecosystem from net accumulation to net loss1, resulting in a positive climate feedback8. This feedback will occur if organic-soil carbon that escaped burning in previous fires, termed \u2018legacy carbon\u2019, combusts. Here we use soil radiocarbon dating to quantitatively assess legacy carbon loss in the 2014 wildfires in the Northwest Territories of Canada2. We found no evidence for the combustion of legacy carbon in forests that were older than the historic fire-return interval of northwestern boreal forests9. In forests that were in dry landscapes and less than 60 years old at the time of the fire, legacy carbon that had escaped burning in the previous fire cycle was combusted. We estimate that 0.34 million hectares of young forests (&lt;60 years) that burned in the 2014 fires could have experienced legacy carbon combustion. This implies a shift to a domain of carbon cycling in which these forests become a net source\u2014instead of a sink\u2014of carbon to the atmosphere over consecutive fires. As boreal wildfires continue to increase in size, frequency and intensity7, the area of young forests that experience legacy carbon combustion will probably increase and have a key role in shifting the boreal carbon balance.", "author" : [ { "dropping-particle" : "", "family" : "Walker", "given" : "Xanthe J", "non-dropping-particle" : "", "parse-names" : false, "suffix" : "" }, { "dropping-particle" : "", "family" : "Baltzer", "given" : "Jennifer L", "non-dropping-particle" : "", "parse-names" : false, "suffix" : "" }, { "dropping-particle" : "", "family" : "Cumming", "given" : "Steven G", "non-dropping-particle" : "", "parse-names" : false, "suffix" : "" }, { "dropping-particle" : "", "family" : "Day", "given" : "Nicola J", "non-dropping-particle" : "", "parse-names" : false, "suffix" : "" }, { "dropping-particle" : "", "family" : "Ebert", "given" : "Christopher", "non-dropping-particle" : "", "parse-names" : false, "suffix" : "" }, { "dropping-particle" : "", "family" : "Goetz", "given" : "Scott", "non-dropping-particle" : "", "parse-names" : false, "suffix" : "" }, { "dropping-particle" : "", "family" : "Johnstone", "given" : "Jill F", "non-dropping-particle" : "", "parse-names" : false, "suffix" : "" }, { "dropping-particle" : "", "family" : "Potter", "given" : "Stefano", "non-dropping-particle" : "", "parse-names" : false, "suffix" : "" }, { "dropping-particle" : "", "family" : "Rogers", "given" : "Brendan M", "non-dropping-particle" : "", "parse-names" : false, "suffix" : "" }, { "dropping-particle" : "", "family" : "Schuur", "given" : "Edward A G", "non-dropping-particle" : "", "parse-names" : false, "suffix" : "" }, { "dropping-particle" : "", "family" : "Turetsky", "given" : "Merritt R", "non-dropping-particle" : "", "parse-names" : false, "suffix" : "" }, { "dropping-particle" : "", "family" : "Mack", "given" : "Michelle C", "non-dropping-particle" : "", "parse-names" : false, "suffix" : "" } ], "container-title" : "Nature", "id" : "ITEM-2", "issue" : "7770", "issued" : { "date-parts" : [ [ "2019", "8", "22" ] ] }, "page" : "520-523", "title" : "Increasing wildfires threaten historic carbon sink of boreal forest soils", "translator" : [ { "dropping-particle" : "", "family" : "L6703", "given" : "", "non-dropping-particle" : "", "parse-names" : false, "suffix" : "" } ], "type" : "article-journal", "volume" : "572" }, "uris" : [ "http://www.mendeley.com/documents/?uuid=4827ab88-41c1-42d9-a8f1-1e6bd16ab894" ] } ], "mendeley" : { "formattedCitation" : "(Gauthier et al., 2015; Walker et al., 2019b)", "manualFormatting" : "(Gauthier et al., 2015; X.J. Walker et al., 2019)", "plainTextFormattedCitation" : "(Gauthier et al., 2015; Walker et al., 2019b)", "previouslyFormattedCitation" : "(Gauthier et al., 2015; Walker et al., 2019b)" }, "properties" : { "noteIndex" : 0 }, "schema" : "https://github.com/citation-style-language/schema/raw/master/csl-citation.json" }</w:instrText>
        </w:r>
      </w:ins>
      <w:del w:id="3720" w:author="Robin Matthews" w:date="2021-06-17T17:59:00Z">
        <w:r w:rsidR="00747167" w:rsidRPr="001E7A27" w:rsidDel="00D66569">
          <w:rPr>
            <w:lang w:val="en-GB"/>
          </w:rPr>
          <w:delInstrText>ADDIN CSL_CITATION { "citationItems" : [ { "id" : "ITEM-1", "itemData" : { "DOI" : "10.1126/science.aaa9092", "abstract" : "The boreal forest, one of the largest biomes on Earth, provides ecosystem services that benefit society at levels ranging from local to global. Currently, about two-thirds of the area covered by this biome is under some form of management, mostly for wood production. Services such as climate regulation are also provided by both the unmanaged and managed boreal forests. Although most of the boreal forests have retained the resilience to cope with current disturbances, projected environmental changes of unprecedented speed and amplitude pose a substantial threat to their health. Management options to reduce these threats are available and could be implemented, but economic incentives and a greater focus on the boreal biome in international fora are needed to support further adaptation and mitigation actions.", "author" : [ { "dropping-particle" : "", "family" : "Gauthier", "given" : "S", "non-dropping-particle" : "", "parse-names" : false, "suffix" : "" }, { "dropping-particle" : "", "family" : "Bernier", "given" : "P", "non-dropping-particle" : "", "parse-names" : false, "suffix" : "" }, { "dropping-particle" : "", "family" : "Kuuluvainen", "given" : "T", "non-dropping-particle" : "", "parse-names" : false, "suffix" : "" }, { "dropping-particle" : "", "family" : "Shvidenko", "given" : "A Z", "non-dropping-particle" : "", "parse-names" : false, "suffix" : "" }, { "dropping-particle" : "", "family" : "Schepaschenko", "given" : "D G", "non-dropping-particle" : "", "parse-names" : false, "suffix" : "" } ], "container-title" : "Science", "id" : "ITEM-1", "issue" : "6250", "issued" : { "date-parts" : [ [ "2015", "8", "21" ] ] }, "page" : "819 LP  - 822", "title" : "Boreal forest health and global change", "translator" : [ { "dropping-particle" : "", "family" : "L6253", "given" : "", "non-dropping-particle" : "", "parse-names" : false, "suffix" : "" } ], "type" : "article-journal", "volume" : "349" }, "uris" : [ "http://www.mendeley.com/documents/?uuid=5e6b6595-b299-4487-bd8d-2f39ac1f3d87", "http://www.mendeley.com/documents/?uuid=e92471f3-f1f8-4c55-b82e-2e75ac437f96" ] }, { "id" : "ITEM-2", "itemData" : { "DOI" : "10.1038/s41586-019-1474-y", "ISSN" : "0028-0836", "abstract" : "Boreal forest fires emit large amounts of carbon into the atmosphere primarily through the combustion of soil organic matter1\u20133. During each fire, a portion of this soil beneath the burned layer can escape combustion, leading to a net accumulation of carbon in forests over multiple fire events4. Climate warming and drying has led to more severe and frequent forest fires5\u20137, which threaten to shift the carbon balance of the boreal ecosystem from net accumulation to net loss1, resulting in a positive climate feedback8. This feedback will occur if organic-soil carbon that escaped burning in previous fires, termed \u2018legacy carbon\u2019, combusts. Here we use soil radiocarbon dating to quantitatively assess legacy carbon loss in the 2014 wildfires in the Northwest Territories of Canada2. We found no evidence for the combustion of legacy carbon in forests that were older than the historic fire-return interval of northwestern boreal forests9. In forests that were in dry landscapes and less than 60 years old at the time of the fire, legacy carbon that had escaped burning in the previous fire cycle was combusted. We estimate that 0.34 million hectares of young forests (&lt;60 years) that burned in the 2014 fires could have experienced legacy carbon combustion. This implies a shift to a domain of carbon cycling in which these forests become a net source\u2014instead of a sink\u2014of carbon to the atmosphere over consecutive fires. As boreal wildfires continue to increase in size, frequency and intensity7, the area of young forests that experience legacy carbon combustion will probably increase and have a key role in shifting the boreal carbon balance.", "author" : [ { "dropping-particle" : "", "family" : "Walker", "given" : "Xanthe J", "non-dropping-particle" : "", "parse-names" : false, "suffix" : "" }, { "dropping-particle" : "", "family" : "Baltzer", "given" : "Jennifer L", "non-dropping-particle" : "", "parse-names" : false, "suffix" : "" }, { "dropping-particle" : "", "family" : "Cumming", "given" : "Steven G", "non-dropping-particle" : "", "parse-names" : false, "suffix" : "" }, { "dropping-particle" : "", "family" : "Day", "given" : "Nicola J", "non-dropping-particle" : "", "parse-names" : false, "suffix" : "" }, { "dropping-particle" : "", "family" : "Ebert", "given" : "Christopher", "non-dropping-particle" : "", "parse-names" : false, "suffix" : "" }, { "dropping-particle" : "", "family" : "Goetz", "given" : "Scott", "non-dropping-particle" : "", "parse-names" : false, "suffix" : "" }, { "dropping-particle" : "", "family" : "Johnstone", "given" : "Jill F", "non-dropping-particle" : "", "parse-names" : false, "suffix" : "" }, { "dropping-particle" : "", "family" : "Potter", "given" : "Stefano", "non-dropping-particle" : "", "parse-names" : false, "suffix" : "" }, { "dropping-particle" : "", "family" : "Rogers", "given" : "Brendan M", "non-dropping-particle" : "", "parse-names" : false, "suffix" : "" }, { "dropping-particle" : "", "family" : "Schuur", "given" : "Edward A G", "non-dropping-particle" : "", "parse-names" : false, "suffix" : "" }, { "dropping-particle" : "", "family" : "Turetsky", "given" : "Merritt R", "non-dropping-particle" : "", "parse-names" : false, "suffix" : "" }, { "dropping-particle" : "", "family" : "Mack", "given" : "Michelle C", "non-dropping-particle" : "", "parse-names" : false, "suffix" : "" } ], "container-title" : "Nature", "id" : "ITEM-2", "issue" : "7770", "issued" : { "date-parts" : [ [ "2019", "8", "22" ] ] }, "page" : "520-523", "title" : "Increasing wildfires threaten historic carbon sink of boreal forest soils", "translator" : [ { "dropping-particle" : "", "family" : "L6703", "given" : "", "non-dropping-particle" : "", "parse-names" : false, "suffix" : "" } ], "type" : "article-journal", "volume" : "572" }, "uris" : [ "http://www.mendeley.com/documents/?uuid=4827ab88-41c1-42d9-a8f1-1e6bd16ab894" ] } ], "mendeley" : { "formattedCitation" : "(Gauthier et al., 2015; Walker et al., 2019b)", "plainTextFormattedCitation" : "(Gauthier et al., 2015; Walker et al., 2019b)", "previouslyFormattedCitation" : "(Gauthier et al., 2015; Walker et al., 2019b)" }, "properties" : { "noteIndex" : 0 }, "schema" : "https://github.com/citation-style-language/schema/raw/master/csl-citation.json" }</w:delInstrText>
        </w:r>
      </w:del>
      <w:r w:rsidR="00D75FC8" w:rsidRPr="001E7A27">
        <w:rPr>
          <w:lang w:val="en-GB"/>
        </w:rPr>
        <w:fldChar w:fldCharType="separate"/>
      </w:r>
      <w:r w:rsidR="00025FA2" w:rsidRPr="001E7A27">
        <w:rPr>
          <w:noProof/>
          <w:lang w:val="en-GB"/>
        </w:rPr>
        <w:t>(Gauthier et al., 2015;</w:t>
      </w:r>
      <w:ins w:id="3721" w:author="Robin Matthews" w:date="2021-06-17T17:59:00Z">
        <w:r w:rsidR="00D66569" w:rsidRPr="001E7A27">
          <w:rPr>
            <w:noProof/>
            <w:lang w:val="en-GB"/>
          </w:rPr>
          <w:t xml:space="preserve"> X.J.</w:t>
        </w:r>
      </w:ins>
      <w:r w:rsidR="00025FA2" w:rsidRPr="001E7A27">
        <w:rPr>
          <w:noProof/>
          <w:lang w:val="en-GB"/>
        </w:rPr>
        <w:t xml:space="preserve"> Walker et al., 2019</w:t>
      </w:r>
      <w:del w:id="3722" w:author="Robin Matthews" w:date="2021-06-17T17:59:00Z">
        <w:r w:rsidR="00025FA2" w:rsidRPr="001E7A27" w:rsidDel="00D66569">
          <w:rPr>
            <w:noProof/>
            <w:lang w:val="en-GB"/>
          </w:rPr>
          <w:delText>b</w:delText>
        </w:r>
      </w:del>
      <w:r w:rsidR="00025FA2" w:rsidRPr="001E7A27">
        <w:rPr>
          <w:noProof/>
          <w:lang w:val="en-GB"/>
        </w:rPr>
        <w:t>)</w:t>
      </w:r>
      <w:r w:rsidR="00D75FC8" w:rsidRPr="001E7A27">
        <w:rPr>
          <w:lang w:val="en-GB"/>
        </w:rPr>
        <w:fldChar w:fldCharType="end"/>
      </w:r>
      <w:commentRangeEnd w:id="3718"/>
      <w:r w:rsidR="00025FA2" w:rsidRPr="001E7A27">
        <w:rPr>
          <w:rStyle w:val="CommentReference"/>
          <w:lang w:val="en-GB"/>
        </w:rPr>
        <w:commentReference w:id="3718"/>
      </w:r>
      <w:r w:rsidR="00D75FC8" w:rsidRPr="001E7A27">
        <w:rPr>
          <w:lang w:val="en-GB"/>
        </w:rPr>
        <w:t xml:space="preserve">, Mediterranean-type ecosystems </w:t>
      </w:r>
      <w:r w:rsidR="00D75FC8" w:rsidRPr="001E7A27">
        <w:rPr>
          <w:lang w:val="en-GB"/>
        </w:rPr>
        <w:fldChar w:fldCharType="begin" w:fldLock="1"/>
      </w:r>
      <w:r w:rsidR="00747167" w:rsidRPr="001E7A27">
        <w:rPr>
          <w:lang w:val="en-GB"/>
        </w:rPr>
        <w:instrText>ADDIN CSL_CITATION { "citationItems" : [ { "id" : "ITEM-1", "itemData" : { "DOI" : "10.1007/s10584-014-1183-3", "ISSN" : "1573-1480", "abstract" : "We analyse the observed climate-driven changes in summer wildfires and their future evolution in a typical Mediterranean environment (NE Spain). By analysing observed climate and fire data from 1970 to 2007, we estimate the response of fire number (NF) and burned area (BA) to climate trends, disentangling the drivers responsible for long-term and interannual changes by means of a parsimonious Multi Linear Regression model (MLR). In the last forty years, the observed NF trend was negative. Here we show that, if improvements in fire management were not taken into account, the warming climate forcing alone would have led to a positive trend in NF. On the other hand, for BA, higher fuel flammability is counterbalanced by the indirect climate effects on fuel structure (i.e. less favourable conditions for fine-fuel availability and fuel connectivity), leading to a slightly negative trend. Driving the fire model with A1B climate change scenarios based on a set of Regional Climate Models from the ENSEMBLES project indicates that increasing temperatures promote a positive trend in NF if no further improvements in fire management are introduced.", "author" : [ { "dropping-particle" : "", "family" : "Turco", "given" : "Marco", "non-dropping-particle" : "", "parse-names" : false, "suffix" : "" }, { "dropping-particle" : "", "family" : "Llasat", "given" : "Maria-Carmen", "non-dropping-particle" : "", "parse-names" : false, "suffix" : "" }, { "dropping-particle" : "", "family" : "Hardenberg", "given" : "Jost", "non-dropping-particle" : "von", "parse-names" : false, "suffix" : "" }, { "dropping-particle" : "", "family" : "Provenzale", "given" : "Antonello", "non-dropping-particle" : "", "parse-names" : false, "suffix" : "" } ], "container-title" : "Climatic Change", "id" : "ITEM-1", "issue" : "3", "issued" : { "date-parts" : [ [ "2014" ] ] }, "page" : "369-380", "title" : "Climate change impacts on wildfires in a Mediterranean environment", "translator" : [ { "dropping-particle" : "", "family" : "L6248", "given" : "", "non-dropping-particle" : "", "parse-names" : false, "suffix" : "" } ], "type" : "article-journal", "volume" : "125" }, "uris" : [ "http://www.mendeley.com/documents/?uuid=af0a4943-703e-4f70-9cee-6a7b1fd9bbea", "http://www.mendeley.com/documents/?uuid=15087d5f-e47d-450d-913a-1afad6518dff" ] }, { "id" : "ITEM-2", "itemData" : { "DOI" : "10.1088/1748-9326/10/9/094005", "ISSN" : "1748-9326", "abstract" : "The area burned by Southern California wildfires has increased in recent decades, with implications for human health, infrastructure, and ecosystem management. Meteorology and fuel structure are universally recognized controllers of wildfire, but their relative importance, and hence the efficacy of abatement and suppression efforts, remains controversial. Southern California\u2019s wildfires can be partitioned by meteorology: fires typically occur either during Santa Ana winds (SA fires) in October through April, or warm and dry periods in June through September (non-SA fires). Previous work has not quantitatively distinguished between these fire regimes when assessing economic impacts or climate change influence. Here we separate five decades of fire perimeters into those coinciding with and without SA winds. The two fire types contributed almost equally to burned area, yet SA fires were responsible for 80% of cumulative 1990\u20132009 economic losses ($3.1 Billion). The damage disparity was driven by fire characteristics: SA fires spread three times faster, occurred closer to urban areas, and burned into areas with greater housing values. Non-SA fires were comparatively more sensitive to age-dependent fuels, often occurred in higher elevation forests, lasted for extended periods, and accounted for 70% of total suppression costs. An improved distinction of fire type has implications for future projections and management. The area burned in non-SA fires is projected to increase 77% (\u00b143%) by the mid-21st century with warmer and drier summers, and the SA area burned is projected to increase 64% (\u00b176%), underscoring the need to evaluate the allocation and effectiveness of suppression investments.", "author" : [ { "dropping-particle" : "", "family" : "Jin", "given" : "Yufang", "non-dropping-particle" : "", "parse-names" : false, "suffix" : "" }, { "dropping-particle" : "", "family" : "Goulden", "given" : "Michael L", "non-dropping-particle" : "", "parse-names" : false, "suffix" : "" }, { "dropping-particle" : "", "family" : "Faivre", "given" : "Nicolas", "non-dropping-particle" : "", "parse-names" : false, "suffix" : "" }, { "dropping-particle" : "", "family" : "Veraverbeke", "given" : "Sander", "non-dropping-particle" : "", "parse-names" : false, "suffix" : "" }, { "dropping-particle" : "", "family" : "Sun", "given" : "Fengpeng", "non-dropping-particle" : "", "parse-names" : false, "suffix" : "" }, { "dropping-particle" : "", "family" : "Hall", "given" : "Alex", "non-dropping-particle" : "", "parse-names" : false, "suffix" : "" }, { "dropping-particle" : "", "family" : "Hand", "given" : "Michael S", "non-dropping-particle" : "", "parse-names" : false, "suffix" : "" }, { "dropping-particle" : "", "family" : "Hook", "given" : "Simon", "non-dropping-particle" : "", "parse-names" : false, "suffix" : "" }, { "dropping-particle" : "", "family" : "Randerson", "given" : "James T", "non-dropping-particle" : "", "parse-names" : false, "suffix" : "" } ], "container-title" : "Environmental Research Letters", "id" : "ITEM-2", "issue" : "9", "issued" : { "date-parts" : [ [ "2015" ] ] }, "page" : "94005", "publisher" : "IOP Publishing", "title" : "Identification of two distinct fire regimes in Southern California: implications for economic impact and future change", "translator" : [ { "dropping-particle" : "", "family" : "L6249", "given" : "", "non-dropping-particle" : "", "parse-names" : false, "suffix" : "" } ], "type" : "article-journal", "volume" : "10" }, "uris" : [ "http://www.mendeley.com/documents/?uuid=992aa444-7f96-4831-83a2-819acb9a03e4", "http://www.mendeley.com/documents/?uuid=7ae6316f-3b40-4f7f-89fa-3ad927ab2c9b" ] } ], "mendeley" : { "formattedCitation" : "(Turco et al., 2014; Jin et al., 2015)", "manualFormatting" : "(Turco et al., 2014; Jin et al., 2015)", "plainTextFormattedCitation" : "(Turco et al., 2014; Jin et al., 2015)", "previouslyFormattedCitation" : "(Turco et al., 2014; Jin et al., 2015)"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(Turco et al., 2014; Jin et al., 2015)</w:t>
      </w:r>
      <w:r w:rsidR="00D75FC8" w:rsidRPr="001E7A27">
        <w:rPr>
          <w:lang w:val="en-GB"/>
        </w:rPr>
        <w:fldChar w:fldCharType="end"/>
      </w:r>
      <w:r w:rsidR="00D75FC8" w:rsidRPr="001E7A27">
        <w:rPr>
          <w:lang w:val="en-GB"/>
        </w:rPr>
        <w:t xml:space="preserve">, degraded tropical forests </w:t>
      </w:r>
      <w:r w:rsidR="00D75FC8" w:rsidRPr="001E7A27">
        <w:rPr>
          <w:lang w:val="en-GB"/>
        </w:rPr>
        <w:fldChar w:fldCharType="begin" w:fldLock="1"/>
      </w:r>
      <w:r w:rsidR="00747167" w:rsidRPr="001E7A27">
        <w:rPr>
          <w:lang w:val="en-GB"/>
        </w:rPr>
        <w:instrText>ADDIN CSL_CITATION { "citationItems" : [ { "id" : "ITEM-1", "itemData" : { "DOI" : "10.1038/s41467-017-02771-y", "ISSN" : "2041-1723", "abstract" : "Tropical carbon emissions are largely derived from direct forest clearing processes. Yet, emissions from drought-induced forest fires are, usually, not included in national-level carbon emission inventories. Here we examine Brazilian Amazon drought impacts on fire incidence and associated forest fire carbon emissions over the period 2003\u20132015. We show that despite a 76% decline in deforestation rates over the past 13 years, fire incidence increased by 36% during the 2015 drought compared to the preceding 12 years. The 2015 drought had the largest ever ratio of active fire counts to deforestation, with active fires occurring over an area of 799,293\u2009km2. Gross emissions from forest fires (989\u2009\u00b1\u2009504 Tg CO2 year\u22121) alone are more than half as great as those from old-growth forest deforestation during drought years. We conclude that carbon emission inventories intended for accounting and developing policies need to take account of substantial forest fire emissions not associated to the deforestation process.", "author" : [ { "dropping-particle" : "", "family" : "Arag\u00e3o", "given" : "Luiz E O C", "non-dropping-particle" : "", "parse-names" : false, "suffix" : "" }, { "dropping-particle" : "", "family" : "Anderson", "given" : "Liana O", "non-dropping-particle" : "", "parse-names" : false, "suffix" : "" }, { "dropping-particle" : "", "family" : "Fonseca", "given" : "Marisa G", "non-dropping-particle" : "", "parse-names" : false, "suffix" : "" }, { "dropping-particle" : "", "family" : "Rosan", "given" : "Thais M", "non-dropping-particle" : "", "parse-names" : false, "suffix" : "" }, { "dropping-particle" : "", "family" : "Vedovato", "given" : "Laura B", "non-dropping-particle" : "", "parse-names" : false, "suffix" : "" }, { "dropping-particle" : "", "family" : "Wagner", "given" : "Fabien H", "non-dropping-particle" : "", "parse-names" : false, "suffix" : "" }, { "dropping-particle" : "", "family" : "Silva", "given" : "Camila V J", "non-dropping-particle" : "", "parse-names" : false, "suffix" : "" }, { "dropping-particle" : "", "family" : "Silva Junior", "given" : "Celso H L", "non-dropping-particle" : "", "parse-names" : false, "suffix" : "" }, { "dropping-particle" : "", "family" : "Arai", "given" : "Egidio", "non-dropping-particle" : "", "parse-names" : false, "suffix" : "" }, { "dropping-particle" : "", "family" : "Aguiar", "given" : "Ana P", "non-dropping-particle" : "", "parse-names" : false, "suffix" : "" }, { "dropping-particle" : "", "family" : "Barlow", "given" : "Jos", "non-dropping-particle" : "", "parse-names" : false, "suffix" : "" }, { "dropping-particle" : "", "family" : "Berenguer", "given" : "Erika", "non-dropping-particle" : "", "parse-names" : false, "suffix" : "" }, { "dropping-particle" : "", "family" : "Deeter", "given" : "Merritt N", "non-dropping-particle" : "", "parse-names" : false, "suffix" : "" }, { "dropping-particle" : "", "family" : "Domingues", "given" : "Lucas G", "non-dropping-particle" : "", "parse-names" : false, "suffix" : "" }, { "dropping-particle" : "", "family" : "Gatti", "given" : "Luciana", "non-dropping-particle" : "", "parse-names" : false, "suffix" : "" }, { "dropping-particle" : "", "family" : "Gloor", "given" : "Manuel", "non-dropping-particle" : "", "parse-names" : false, "suffix" : "" }, { "dropping-particle" : "", "family" : "Malhi", "given" : "Yadvinder", "non-dropping-particle" : "", "parse-names" : false, "suffix" : "" }, { "dropping-particle" : "", "family" : "Marengo", "given" : "Jose A", "non-dropping-particle" : "", "parse-names" : false, "suffix" : "" }, { "dropping-particle" : "", "family" : "Miller", "given" : "John B", "non-dropping-particle" : "", "parse-names" : false, "suffix" : "" }, { "dropping-particle" : "", "family" : "Phillips", "given" : "Oliver L", "non-dropping-particle" : "", "parse-names" : false, "suffix" : "" }, { "dropping-particle" : "", "family" : "Saatchi", "given" : "Sassan", "non-dropping-particle" : "", "parse-names" : false, "suffix" : "" } ], "container-title" : "Nature Communications", "id" : "ITEM-1", "issue" : "1", "issued" : { "date-parts" : [ [ "2018" ] ] }, "page" : "536", "title" : "21st Century drought-related fires counteract the decline of Amazon deforestation carbon emissions", "translator" : [ { "dropping-particle" : "", "family" : "L6347", "given" : "", "non-dropping-particle" : "", "parse-names" : false, "suffix" : "" } ], "type" : "article-journal", "volume" : "9" }, "uris" : [ "http://www.mendeley.com/documents/?uuid=38e879b3-cd22-4d08-b8de-fa3772a54330", "http://www.mendeley.com/documents/?uuid=a3b6b011-ac99-44e5-b104-211d5ce18ecb" ] } ], "mendeley" : { "formattedCitation" : "(Arag\u00e3o et al., 2018)", "plainTextFormattedCitation" : "(Arag\u00e3o et al., 2018)", "previouslyFormattedCitation" : "(Arag\u00e3o et al., 2018)"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(Aragão et al., 2018)</w:t>
      </w:r>
      <w:r w:rsidR="00D75FC8" w:rsidRPr="001E7A27">
        <w:rPr>
          <w:lang w:val="en-GB"/>
        </w:rPr>
        <w:fldChar w:fldCharType="end"/>
      </w:r>
      <w:r w:rsidR="00D75FC8" w:rsidRPr="001E7A27">
        <w:rPr>
          <w:lang w:val="en-GB"/>
        </w:rPr>
        <w:t xml:space="preserve">, and tropical forest-savanna transition zones </w:t>
      </w:r>
      <w:r w:rsidR="00D75FC8" w:rsidRPr="001E7A27">
        <w:rPr>
          <w:lang w:val="en-GB"/>
        </w:rPr>
        <w:fldChar w:fldCharType="begin" w:fldLock="1"/>
      </w:r>
      <w:r w:rsidR="00747167" w:rsidRPr="001E7A27">
        <w:rPr>
          <w:lang w:val="en-GB"/>
        </w:rPr>
        <w:instrText>ADDIN CSL_CITATION { "citationItems" : [ { "id" : "ITEM-1", "itemData" : { "DOI" : "10.1126/science.1247355", "abstract" : "Savannas are structurally similar across the three major continents where they occur, leading to the assumption that the factors controlling vegetation structure and function are broadly similar, too. Lehmann et al. (p. 548) report the results of an extensive analysis of ground-based tree abundance in savannas, sampled at more than 2000 sites in Africa, Australia, and South America. All savannas, independent of region, shared a common functional property in the way that moisture and fire regulated tree abundance. However, despite qualitative similarity in the moisture\u2013fire\u2013tree-biomass relationships among continents, key quantitative differences exist among the three regions, presumably as a result of unique evolutionary histories and climatic domains. Ecologists have long sought to understand the factors controlling the structure of savanna vegetation. Using data from 2154 sites in savannas across Africa, Australia, and South America, we found that increasing moisture availability drives increases in fire and tree basal area, whereas fire reduces tree basal area. However, among continents, the magnitude of these effects varied substantially, so that a single model cannot adequately represent savanna woody biomass across these regions. Historical and environmental differences drive the regional variation in the functional relationships between woody vegetation, fire, and climate. These same differences will determine the regional responses of vegetation to future climates, with implications for global carbon stocks.", "author" : [ { "dropping-particle" : "", "family" : "Lehmann", "given" : "Caroline E R", "non-dropping-particle" : "", "parse-names" : false, "suffix" : "" }, { "dropping-particle" : "", "family" : "Anderson", "given" : "T Michael", "non-dropping-particle" : "", "parse-names" : false, "suffix" : "" }, { "dropping-particle" : "", "family" : "Sankaran", "given" : "Mahesh", "non-dropping-particle" : "", "parse-names" : false, "suffix" : "" }, { "dropping-particle" : "", "family" : "Higgins", "given" : "Steven I", "non-dropping-particle" : "", "parse-names" : false, "suffix" : "" }, { "dropping-particle" : "", "family" : "Archibald", "given" : "Sally", "non-dropping-particle" : "", "parse-names" : false, "suffix" : "" }, { "dropping-particle" : "", "family" : "Hoffmann", "given" : "William A", "non-dropping-particle" : "", "parse-names" : false, "suffix" : "" }, { "dropping-particle" : "", "family" : "Hanan", "given" : "Niall P", "non-dropping-particle" : "", "parse-names" : false, "suffix" : "" }, { "dropping-particle" : "", "family" : "Williams", "given" : "Richard J", "non-dropping-particle" : "", "parse-names" : false, "suffix" : "" }, { "dropping-particle" : "", "family" : "Fensham", "given" : "Roderick J", "non-dropping-particle" : "", "parse-names" : false, "suffix" : "" }, { "dropping-particle" : "", "family" : "Felfili", "given" : "Jeanine", "non-dropping-particle" : "", "parse-names" : false, "suffix" : "" }, { "dropping-particle" : "", "family" : "Hutley", "given" : "Lindsay B", "non-dropping-particle" : "", "parse-names" : false, "suffix" : "" }, { "dropping-particle" : "", "family" : "Ratnam", "given" : "Jayashree", "non-dropping-particle" : "", "parse-names" : false, "suffix" : "" }, { "dropping-particle" : "", "family" : "San Jose", "given" : "Jose", "non-dropping-particle" : "", "parse-names" : false, "suffix" : "" }, { "dropping-particle" : "", "family" : "Montes", "given" : "Ruben", "non-dropping-particle" : "", "parse-names" : false, "suffix" : "" }, { "dropping-particle" : "", "family" : "Franklin", "given" : "Don", "non-dropping-particle" : "", "parse-names" : false, "suffix" : "" }, { "dropping-particle" : "", "family" : "Russell-Smith", "given" : "Jeremy", "non-dropping-particle" : "", "parse-names" : false, "suffix" : "" }, { "dropping-particle" : "", "family" : "Ryan", "given" : "Casey M", "non-dropping-particle" : "", "parse-names" : false, "suffix" : "" }, { "dropping-particle" : "", "family" : "Durigan", "given" : "Giselda", "non-dropping-particle" : "", "parse-names" : false, "suffix" : "" }, { "dropping-particle" : "", "family" : "Hiernaux", "given" : "Pierre", "non-dropping-particle" : "", "parse-names" : false, "suffix" : "" }, { "dropping-particle" : "", "family" : "Haidar", "given" : "Ricardo", "non-dropping-particle" : "", "parse-names" : false, "suffix" : "" }, { "dropping-particle" : "", "family" : "Bowman", "given" : "David M J S", "non-dropping-particle" : "", "parse-names" : false, "suffix" : "" }, { "dropping-particle" : "", "family" : "Bond", "given" : "William J", "non-dropping-particle" : "", "parse-names" : false, "suffix" : "" } ], "container-title" : "Science", "id" : "ITEM-1", "issue" : "6170", "issued" : { "date-parts" : [ [ "2014", "1", "31" ] ] }, "page" : "548 LP - 552", "title" : "Savanna vegetation-fire-climate relationships differ among continents", "translator" : [ { "dropping-particle" : "", "family" : "L6732", "given" : "", "non-dropping-particle" : "", "parse-names" : false, "suffix" : "" } ], "type" : "article-journal", "volume" : "343" }, "uris" : [ "http://www.mendeley.com/documents/?uuid=43b2ed98-2e7f-4f29-84c8-83179547dc98" ] } ], "mendeley" : { "formattedCitation" : "(Lehmann et al., 2014)", "plainTextFormattedCitation" : "(Lehmann et al., 2014)", "previouslyFormattedCitation" : "(Lehmann et al., 2014)"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(Lehmann et al., 2014)</w:t>
      </w:r>
      <w:r w:rsidR="00D75FC8" w:rsidRPr="001E7A27">
        <w:rPr>
          <w:lang w:val="en-GB"/>
        </w:rPr>
        <w:fldChar w:fldCharType="end"/>
      </w:r>
      <w:r w:rsidR="00D75FC8" w:rsidRPr="001E7A27">
        <w:rPr>
          <w:lang w:val="en-GB"/>
        </w:rPr>
        <w:t xml:space="preserve">.  </w:t>
      </w:r>
    </w:p>
    <w:p w14:paraId="613A45CA" w14:textId="77777777" w:rsidR="00D75FC8" w:rsidRPr="001E7A27" w:rsidRDefault="00D75FC8" w:rsidP="005C7F25">
      <w:pPr>
        <w:pStyle w:val="AR6BodyText"/>
        <w:rPr>
          <w:lang w:val="en-GB"/>
        </w:rPr>
      </w:pPr>
    </w:p>
    <w:p w14:paraId="1394511E" w14:textId="180127F3" w:rsidR="00D75FC8" w:rsidRPr="001E7A27" w:rsidRDefault="00D75FC8" w:rsidP="005C7F25">
      <w:pPr>
        <w:pStyle w:val="AR6BodyText"/>
        <w:rPr>
          <w:highlight w:val="yellow"/>
          <w:lang w:val="en-GB"/>
        </w:rPr>
      </w:pPr>
      <w:r w:rsidRPr="001E7A27">
        <w:rPr>
          <w:lang w:val="en-GB"/>
        </w:rPr>
        <w:t>Wildfire is included in some CMIP6 ESMs (Table 5.4) and is thus only partially represented in estimates of carbon</w:t>
      </w:r>
      <w:ins w:id="3723" w:author="Soapbox" w:date="2021-07-16T07:57:00Z">
        <w:r w:rsidR="00576D5B" w:rsidRPr="001E7A27">
          <w:rPr>
            <w:rFonts w:cs="Times New Roman"/>
            <w:lang w:val="en-GB"/>
          </w:rPr>
          <w:t>–</w:t>
        </w:r>
      </w:ins>
      <w:del w:id="3724" w:author="Soapbox" w:date="2021-07-16T07:57:00Z">
        <w:r w:rsidRPr="001E7A27" w:rsidDel="00576D5B">
          <w:rPr>
            <w:lang w:val="en-GB"/>
          </w:rPr>
          <w:delText>-</w:delText>
        </w:r>
      </w:del>
      <w:r w:rsidRPr="001E7A27">
        <w:rPr>
          <w:lang w:val="en-GB"/>
        </w:rPr>
        <w:t xml:space="preserve">climate feedbacks from these models. The CMIP5 ESMs that include fire project </w:t>
      </w:r>
      <w:ins w:id="3725" w:author="Soapbox" w:date="2021-07-21T09:12:00Z">
        <w:r w:rsidR="00A97349" w:rsidRPr="001E7A27">
          <w:rPr>
            <w:lang w:val="en-GB"/>
          </w:rPr>
          <w:t xml:space="preserve">an </w:t>
        </w:r>
      </w:ins>
      <w:r w:rsidRPr="001E7A27">
        <w:rPr>
          <w:lang w:val="en-GB"/>
        </w:rPr>
        <w:t>8–58% increase</w:t>
      </w:r>
      <w:del w:id="3726" w:author="Soapbox" w:date="2021-07-21T09:12:00Z">
        <w:r w:rsidRPr="001E7A27" w:rsidDel="00A97349">
          <w:rPr>
            <w:lang w:val="en-GB"/>
          </w:rPr>
          <w:delText>s</w:delText>
        </w:r>
      </w:del>
      <w:r w:rsidRPr="001E7A27">
        <w:rPr>
          <w:lang w:val="en-GB"/>
        </w:rPr>
        <w:t xml:space="preserve"> of fire carbon emissions under future scenarios, with higher emissions under higher</w:t>
      </w:r>
      <w:ins w:id="3727" w:author="Soapbox" w:date="2021-07-21T09:12:00Z">
        <w:r w:rsidR="00A97349" w:rsidRPr="001E7A27">
          <w:rPr>
            <w:lang w:val="en-GB"/>
          </w:rPr>
          <w:t xml:space="preserve"> </w:t>
        </w:r>
      </w:ins>
      <w:del w:id="3728" w:author="Soapbox" w:date="2021-07-21T09:12:00Z">
        <w:r w:rsidRPr="001E7A27" w:rsidDel="00A97349">
          <w:rPr>
            <w:lang w:val="en-GB"/>
          </w:rPr>
          <w:delText>-</w:delText>
        </w:r>
      </w:del>
      <w:r w:rsidRPr="001E7A27">
        <w:rPr>
          <w:lang w:val="en-GB"/>
        </w:rPr>
        <w:t xml:space="preserve">warming scenarios; the ensemble spread is driven by differing factors such as population density, fire management, and other land-use processes </w:t>
      </w:r>
      <w:r w:rsidRPr="001E7A27">
        <w:rPr>
          <w:lang w:val="en-GB"/>
        </w:rPr>
        <w:fldChar w:fldCharType="begin" w:fldLock="1"/>
      </w:r>
      <w:r w:rsidR="00747167" w:rsidRPr="001E7A27">
        <w:rPr>
          <w:lang w:val="en-GB"/>
        </w:rPr>
        <w:instrText>ADDIN CSL_CITATION { "citationItems" : [ { "id" : "ITEM-1", "itemData" : { "DOI" : "10.1016/j.gloplacha.2016.12.017", "ISBN" : "0921-8181", "abstract" : "Earth System Models (ESMs) have recently integrated fire processes in their vegetation model components to account for fire as an important disturbance process for vegetation dynamics and agent in the land carbon cycle. The present study analyses the performance of ESMs that participated in the 5th Coupled Model Intercomparison Project (CMIP5) in simulating historical and future fire occurrence. The global present day (1981 to 2005) burned area simulated in the analysed ESMs ranges between 149 and 208Mha, which is substantially lower than the most recent observation based estimate of 399Mha (GFEDv4s averaged over the time period 1997 to 2015). Simulated global fire carbon emissions, however, are with 2.0PgC/year to 2.7PgC/year on the higher end compared to the GFEDv4s estimate of 2.2PgC/year. Regionally, largest differences are found for Africa. Over the historical period (1850 to 2005) changes in simulated fire carbon emissions range between an increase of +43% and a decrease of \u221235%. For the future (2005 to 2100) we analysed the CMIP5 simulations following the representative concentration pathways (RCPs) 26, 45, and 85, for which the strongest changes in global fire carbon emissions simulated in the single ESMs amount to +8%, +52% and +58%, respectively. Overall, however, there is little agreement between the single ESMs on how fire occurrence changed over the past or will change in the future. Furthermore, contrasting simulated changes in fire carbon emissions and changes in annual mean precipitation shows no emergent pattern among the different analysed ESMs on the regional or global scale. This indicates differences in the single fire model representations that should be subject of upcoming fire model intercomparison studies. The increasing information derived from observational datasets (charcoal, ice-cores, satellite, inventories) will help to further constrain the trajectories of fire models.", "author" : [ { "dropping-particle" : "", "family" : "Kloster", "given" : "Silvia", "non-dropping-particle" : "", "parse-names" : false, "suffix" : "" }, { "dropping-particle" : "", "family" : "Lasslop", "given" : "Gitta", "non-dropping-particle" : "", "parse-names" : false, "suffix" : "" } ], "container-title" : "Global and Planetary Change", "id" : "ITEM-1", "issued" : { "date-parts" : [ [ "2017" ] ] }, "page" : "58-69", "title" : "Historical and future fire occurrence (1850 to 2100) simulated in CMIP5 Earth System Models", "translator" : [ { "dropping-particle" : "", "family" : "L147", "given" : "", "non-dropping-particle" : "", "parse-names" : false, "suffix" : "" } ], "type" : "article-journal", "volume" : "150" }, "uris" : [ "http://www.mendeley.com/documents/?uuid=680197bf-e4a4-4532-96ff-81ef1f9ffae3" ] } ], "mendeley" : { "formattedCitation" : "(Kloster and Lasslop, 2017)", "plainTextFormattedCitation" : "(Kloster and Lasslop, 2017)", "previouslyFormattedCitation" : "(Kloster and Lasslop, 2017)" }, "properties" : { "noteIndex" : 0 }, "schema" : "https://github.com/citation-style-language/schema/raw/master/csl-citation.json" }</w:instrText>
      </w:r>
      <w:r w:rsidRPr="001E7A27">
        <w:rPr>
          <w:lang w:val="en-GB"/>
        </w:rPr>
        <w:fldChar w:fldCharType="separate"/>
      </w:r>
      <w:r w:rsidR="00025FA2" w:rsidRPr="001E7A27">
        <w:rPr>
          <w:noProof/>
          <w:lang w:val="en-GB"/>
        </w:rPr>
        <w:t>(Kloster and Lasslop, 2017)</w:t>
      </w:r>
      <w:r w:rsidRPr="001E7A27">
        <w:rPr>
          <w:lang w:val="en-GB"/>
        </w:rPr>
        <w:fldChar w:fldCharType="end"/>
      </w:r>
      <w:r w:rsidRPr="001E7A27">
        <w:rPr>
          <w:lang w:val="en-GB"/>
        </w:rPr>
        <w:t xml:space="preserve">. Fire dynamics in CMIP6 models, as evaluated in land-only configurations of CMIP6-generation land surface models, </w:t>
      </w:r>
      <w:r w:rsidR="00E7472E" w:rsidRPr="001E7A27">
        <w:rPr>
          <w:lang w:val="en-GB"/>
        </w:rPr>
        <w:t xml:space="preserve">also </w:t>
      </w:r>
      <w:r w:rsidRPr="001E7A27">
        <w:rPr>
          <w:lang w:val="en-GB"/>
        </w:rPr>
        <w:t xml:space="preserve">show </w:t>
      </w:r>
      <w:r w:rsidR="00E7472E" w:rsidRPr="001E7A27">
        <w:rPr>
          <w:lang w:val="en-GB"/>
        </w:rPr>
        <w:t xml:space="preserve">large variations but </w:t>
      </w:r>
      <w:r w:rsidRPr="001E7A27">
        <w:rPr>
          <w:lang w:val="en-GB"/>
        </w:rPr>
        <w:t xml:space="preserve">better agreement with observations </w:t>
      </w:r>
      <w:r w:rsidRPr="001E7A27">
        <w:rPr>
          <w:lang w:val="en-GB"/>
        </w:rPr>
        <w:fldChar w:fldCharType="begin" w:fldLock="1"/>
      </w:r>
      <w:r w:rsidR="00747167" w:rsidRPr="001E7A27">
        <w:rPr>
          <w:lang w:val="en-GB"/>
        </w:rPr>
        <w:instrText>ADDIN CSL_CITATION { "citationItems" : [ { "id" : "ITEM-1", "itemData" : { "DOI" : "10.5194/gmd-13-3299-2020", "author" : [ { "dropping-particle" : "", "family" : "Hantson", "given" : "S", "non-dropping-particle" : "", "parse-names" : false, "suffix" : "" }, { "dropping-particle" : "", "family" : "Kelley", "given" : "D I", "non-dropping-particle" : "", "parse-names" : false, "suffix" : "" }, { "dropping-particle" : "", "family" : "Arneth", "given" : "A", "non-dropping-particle" : "", "parse-names" : false, "suffix" : "" }, { "dropping-particle" : "", "family" : "Harrison", "given" : "S P", "non-dropping-particle" : "", "parse-names" : false, "suffix" : "" }, { "dropping-particle" : "", "family" : "Archibald", "given" : "S", "non-dropping-particle" : "", "parse-names" : false, "suffix" : "" }, { "dropping-particle" : "", "family" : "Bachelet", "given" : "D", "non-dropping-particle" : "", "parse-names" : false, "suffix" : "" }, { "dropping-particle" : "", "family" : "Forrest", "given" : "M", "non-dropping-particle" : "", "parse-names" : false, "suffix" : "" }, { "dropping-particle" : "", "family" : "Hickler", "given" : "T", "non-dropping-particle" : "", "parse-names" : false, "suffix" : "" }, { "dropping-particle" : "", "family" : "Lasslop", "given" : "G", "non-dropping-particle" : "", "parse-names" : false, "suffix" : "" }, { "dropping-particle" : "", "family" : "Li", "given" : "F", "non-dropping-particle" : "", "parse-names" : false, "suffix" : "" }, { "dropping-particle" : "", "family" : "Mangeon", "given" : "S", "non-dropping-particle" : "", "parse-names" : false, "suffix" : "" }, { "dropping-particle" : "", "family" : "Melton", "given" : "J R", "non-dropping-particle" : "", "parse-names" : false, "suffix" : "" }, { "dropping-particle" : "", "family" : "Nieradzik", "given" : "L", "non-dropping-particle" : "", "parse-names" : false, "suffix" : "" }, { "dropping-particle" : "", "family" : "Rabin", "given" : "S S", "non-dropping-particle" : "", "parse-names" : false, "suffix" : "" }, { "dropping-particle" : "", "family" : "Prentice", "given" : "I C", "non-dropping-particle" : "", "parse-names" : false, "suffix" : "" }, { "dropping-particle" : "", "family" : "Sheehan", "given" : "T", "non-dropping-particle" : "", "parse-names" : false, "suffix" : "" }, { "dropping-particle" : "", "family" : "Sitch", "given" : "S", "non-dropping-particle" : "", "parse-names" : false, "suffix" : "" }, { "dropping-particle" : "", "family" : "Teckentrup", "given" : "L", "non-dropping-particle" : "", "parse-names" : false, "suffix" : "" }, { "dropping-particle" : "", "family" : "Voulgarakis", "given" : "A", "non-dropping-particle" : "", "parse-names" : false, "suffix" : "" }, { "dropping-particle" : "", "family" : "Yue", "given" : "C", "non-dropping-particle" : "", "parse-names" : false, "suffix" : "" } ], "container-title" : "Geoscientific Model Development", "id" : "ITEM-1", "issue" : "7", "issued" : { "date-parts" : [ [ "2020" ] ] }, "page" : "3299-3318", "title" : "Quantitative assessment of fire and vegetation properties in simulations with fire-enabled vegetation models from the Fire Model Intercomparison Project", "translator" : [ { "dropping-particle" : "", "family" : "L6810", "given" : "", "non-dropping-particle" : "", "parse-names" : false, "suffix" : "" } ], "type" : "article-journal", "volume" : "13" }, "uris" : [ "http://www.mendeley.com/documents/?uuid=87694a85-868a-4898-b143-918421185eeb" ] }, { "id" : "ITEM-2", "itemData" : { "DOI" : "10.5194/bg-16-3883-2019", "author" : [ { "dropping-particle" : "", "family" : "Teckentrup", "given" : "L", "non-dropping-particle" : "", "parse-names" : false, "suffix" : "" }, { "dropping-particle" : "", "family" : "Harrison", "given" : "S P", "non-dropping-particle" : "", "parse-names" : false, "suffix" : "" }, { "dropping-particle" : "", "family" : "Hantson", "given" : "S", "non-dropping-particle" : "", "parse-names" : false, "suffix" : "" }, { "dropping-particle" : "", "family" : "Heil", "given" : "A", "non-dropping-particle" : "", "parse-names" : false, "suffix" : "" }, { "dropping-particle" : "", "family" : "Melton", "given" : "J R", "non-dropping-particle" : "", "parse-names" : false, "suffix" : "" }, { "dropping-particle" : "", "family" : "Forrest", "given" : "M", "non-dropping-particle" : "", "parse-names" : false, "suffix" : "" }, { "dropping-particle" : "", "family" : "Li", "given" : "F", "non-dropping-particle" : "", "parse-names" : false, "suffix" : "" }, { "dropping-particle" : "", "family" : "Yue", "given" : "C", "non-dropping-particle" : "", "parse-names" : false, "suffix" : "" }, { "dropping-particle" : "", "family" : "Arneth", "given" : "A", "non-dropping-particle" : "", "parse-names" : false, "suffix" : "" }, { "dropping-particle" : "", "family" : "Hickler", "given" : "T", "non-dropping-particle" : "", "parse-names" : false, "suffix" : "" }, { "dropping-particle" : "", "family" : "Sitch", "given" : "S", "non-dropping-particle" : "", "parse-names" : false, "suffix" : "" }, { "dropping-particle" : "", "family" : "Lasslop", "given" : "G", "non-dropping-particle" : "", "parse-names" : false, "suffix" : "" } ], "container-title" : "Biogeosciences", "id" : "ITEM-2", "issue" : "19", "issued" : { "date-parts" : [ [ "2019" ] ] }, "page" : "3883-3910", "title" : "Response of simulated burned area to historical changes in environmental and anthropogenic factors: a comparison of seven fire models", "translator" : [ { "dropping-particle" : "", "family" : "L6251", "given" : "", "non-dropping-particle" : "", "parse-names" : false, "suffix" : "" } ], "type" : "article-journal", "volume" : "16" }, "uris" : [ "http://www.mendeley.com/documents/?uuid=7d1e1a7c-0040-4133-9e16-3d141ecb5f99" ] }, { "id" : "ITEM-3", "itemData" : { "DOI" : "10.1111/gcb.15160", "ISSN" : "1354-1013", "abstract" : "Abstract In this study, we use simulations from seven global vegetation models to provide the first multi-model estimate of fire impacts on global tree cover and the carbon cycle under current climate and anthropogenic land use conditions, averaged for the years 2001?2012. Fire globally reduces the tree covered area and vegetation carbon storage by 10%. Regionally, the effects are much stronger, up to 20% for certain latitudinal bands, and 17% in savanna regions. Global fire effects on total carbon storage and carbon turnover times are lower with the effect on gross primary productivity (GPP) close to 0. We find the strongest impacts of fire in savanna regions. Climatic conditions in regions with the highest burned area differ from regions with highest absolute fire impact, which are characterized by higher precipitation. Our estimates of fire-induced vegetation change are lower than previous studies. We attribute these differences to different definitions of vegetation change and effects of anthropogenic land use, which were not considered in previous studies and decreases the impact of fire on tree cover. Accounting for fires significantly improves the spatial patterns of simulated tree cover, which demonstrates the need to represent fire in dynamic vegetation models. Based upon comparisons between models and observations, process understanding and representation in models, we assess a higher confidence in the fire impact on tree cover and vegetation carbon compared to GPP, total carbon storage and turnover times. We have higher confidence in the spatial patterns compared to the global totals of the simulated fire impact. As we used an ensemble of state-of-the-art fire models, including effects of land use and the ensemble median or mean compares better to observational datasets than any individual model, we consider the here presented results to be the current best estimate of global fire effects on ecosystems.", "author" : [ { "dropping-particle" : "", "family" : "Lasslop", "given" : "Gitta", "non-dropping-particle" : "", "parse-names" : false, "suffix" : "" }, { "dropping-particle" : "", "family" : "Hantson", "given" : "Stijn", "non-dropping-particle" : "", "parse-names" : false, "suffix" : "" }, { "dropping-particle" : "", "family" : "Harrison", "given" : "Sandy P", "non-dropping-particle" : "", "parse-names" : false, "suffix" : "" }, { "dropping-particle" : "", "family" : "Bachelet", "given" : "Dominique", "non-dropping-particle" : "", "parse-names" : false, "suffix" : "" }, { "dropping-particle" : "", "family" : "Burton", "given" : "Chantelle", "non-dropping-particle" : "", "parse-names" : false, "suffix" : "" }, { "dropping-particle" : "", "family" : "Forkel", "given" : "Matthias", "non-dropping-particle" : "", "parse-names" : false, "suffix" : "" }, { "dropping-particle" : "", "family" : "Forrest", "given" : "Matthew", "non-dropping-particle" : "", "parse-names" : false, "suffix" : "" }, { "dropping-particle" : "", "family" : "Li", "given" : "Fang", "non-dropping-particle" : "", "parse-names" : false, "suffix" : "" }, { "dropping-particle" : "", "family" : "Melton", "given" : "Joe R", "non-dropping-particle" : "", "parse-names" : false, "suffix" : "" }, { "dropping-particle" : "", "family" : "Yue", "given" : "Chao", "non-dropping-particle" : "", "parse-names" : false, "suffix" : "" }, { "dropping-particle" : "", "family" : "Archibald", "given" : "Sally", "non-dropping-particle" : "", "parse-names" : false, "suffix" : "" }, { "dropping-particle" : "", "family" : "Scheiter", "given" : "Simon", "non-dropping-particle" : "", "parse-names" : false, "suffix" : "" }, { "dropping-particle" : "", "family" : "Arneth", "given" : "Almut", "non-dropping-particle" : "", "parse-names" : false, "suffix" : "" }, { "dropping-particle" : "", "family" : "Hickler", "given" : "Thomas", "non-dropping-particle" : "", "parse-names" : false, "suffix" : "" }, { "dropping-particle" : "", "family" : "Sitch", "given" : "Stephen", "non-dropping-particle" : "", "parse-names" : false, "suffix" : "" } ], "container-title" : "Global Change Biology", "id" : "ITEM-3", "issue" : "9", "issued" : { "date-parts" : [ [ "2020", "9", "1" ] ] }, "note" : "doi: 10.1111/gcb.15160", "page" : "5027-5041", "publisher" : "John Wiley &amp; Sons, Ltd", "title" : "Global ecosystems and fire: Multi-model assessment of fire-induced tree-cover and carbon storage reduction", "translator" : [ { "dropping-particle" : "", "family" : "L6809", "given" : "", "non-dropping-particle" : "", "parse-names" : false, "suffix" : "" } ], "type" : "article-journal", "volume" : "26" }, "uris" : [ "http://www.mendeley.com/documents/?uuid=0f1bbecc-6797-43e9-973d-f65cfc74a9d3" ] } ], "mendeley" : { "formattedCitation" : "(Teckentrup et al., 2019; Hantson et al., 2020; Lasslop et al., 2020)", "plainTextFormattedCitation" : "(Teckentrup et al., 2019; Hantson et al., 2020; Lasslop et al., 2020)", "previouslyFormattedCitation" : "(Teckentrup et al., 2019; Hantson et al., 2020; Lasslop et al., 2020)" }, "properties" : { "noteIndex" : 0 }, "schema" : "https://github.com/citation-style-language/schema/raw/master/csl-citation.json" }</w:instrText>
      </w:r>
      <w:r w:rsidRPr="001E7A27">
        <w:rPr>
          <w:lang w:val="en-GB"/>
        </w:rPr>
        <w:fldChar w:fldCharType="separate"/>
      </w:r>
      <w:r w:rsidR="00025FA2" w:rsidRPr="001E7A27">
        <w:rPr>
          <w:noProof/>
          <w:lang w:val="en-GB"/>
        </w:rPr>
        <w:t>(Teckentrup et al., 2019; Hantson et al., 2020; Lasslop et al., 2020)</w:t>
      </w:r>
      <w:r w:rsidRPr="001E7A27">
        <w:rPr>
          <w:lang w:val="en-GB"/>
        </w:rPr>
        <w:fldChar w:fldCharType="end"/>
      </w:r>
      <w:r w:rsidRPr="001E7A27">
        <w:rPr>
          <w:lang w:val="en-GB"/>
        </w:rPr>
        <w:t xml:space="preserve">. </w:t>
      </w:r>
    </w:p>
    <w:p w14:paraId="3BF8B39B" w14:textId="77777777" w:rsidR="00D75FC8" w:rsidRPr="001E7A27" w:rsidRDefault="00D75FC8" w:rsidP="005C7F25">
      <w:pPr>
        <w:pStyle w:val="AR6BodyText"/>
        <w:rPr>
          <w:lang w:val="en-GB"/>
        </w:rPr>
      </w:pPr>
    </w:p>
    <w:p w14:paraId="4F0F14A1" w14:textId="3EDF94A6" w:rsidR="00D75FC8" w:rsidRPr="001E7A27" w:rsidRDefault="00934709" w:rsidP="005C7F25">
      <w:pPr>
        <w:pStyle w:val="AR6BodyText"/>
        <w:rPr>
          <w:highlight w:val="yellow"/>
          <w:lang w:val="en-GB"/>
        </w:rPr>
      </w:pPr>
      <w:r w:rsidRPr="001E7A27">
        <w:rPr>
          <w:lang w:val="en-GB"/>
        </w:rPr>
        <w:t>Climate change</w:t>
      </w:r>
      <w:r w:rsidR="00D75FC8" w:rsidRPr="001E7A27">
        <w:rPr>
          <w:lang w:val="en-GB"/>
        </w:rPr>
        <w:t xml:space="preserve"> also drive</w:t>
      </w:r>
      <w:r w:rsidR="000260E3" w:rsidRPr="001E7A27">
        <w:rPr>
          <w:lang w:val="en-GB"/>
        </w:rPr>
        <w:t>s</w:t>
      </w:r>
      <w:r w:rsidR="00D75FC8" w:rsidRPr="001E7A27">
        <w:rPr>
          <w:lang w:val="en-GB"/>
        </w:rPr>
        <w:t xml:space="preserve"> changes to vegetation composition and ecosystem carbon storage</w:t>
      </w:r>
      <w:r w:rsidR="00710565" w:rsidRPr="001E7A27">
        <w:rPr>
          <w:lang w:val="en-GB"/>
        </w:rPr>
        <w:t xml:space="preserve"> through other disturbances such as </w:t>
      </w:r>
      <w:r w:rsidR="00D75FC8" w:rsidRPr="001E7A27">
        <w:rPr>
          <w:lang w:val="en-GB"/>
        </w:rPr>
        <w:t>forest dieback</w:t>
      </w:r>
      <w:r w:rsidR="00710565" w:rsidRPr="001E7A27">
        <w:rPr>
          <w:lang w:val="en-GB"/>
        </w:rPr>
        <w:t xml:space="preserve"> that lead to</w:t>
      </w:r>
      <w:r w:rsidR="00D75FC8" w:rsidRPr="001E7A27">
        <w:rPr>
          <w:lang w:val="en-GB"/>
        </w:rPr>
        <w:t xml:space="preserve"> biome shifts in tropical forests </w:t>
      </w:r>
      <w:r w:rsidR="00D75FC8" w:rsidRPr="001E7A27">
        <w:rPr>
          <w:lang w:val="en-GB"/>
        </w:rPr>
        <w:fldChar w:fldCharType="begin" w:fldLock="1"/>
      </w:r>
      <w:r w:rsidR="001B061E" w:rsidRPr="001E7A27">
        <w:rPr>
          <w:lang w:val="en-GB"/>
        </w:rPr>
        <w:instrText>ADDIN CSL_CITATION { "citationItems" : [ { "id" : "ITEM-1", "itemData" : { "DOI" : "10.1007/s00704-004-0049-4", "ISSN" : "0177-798X", "abstract" : "The first GCM climate change projections to include dynamic vegetation and an interactive carbon cycle produced a very significant amplification of global warming over the 21st century. Under the IS92a ``business as usual'' emissions scenario CO2 concentrations reached about 980{\\thinspace}ppmv by 2100, which is about 280{\\thinspace}ppmv higher than when these feedbacks were ignored. The major contribution to the increased CO2 arose from reductions in soil carbon because global warming is assumed to accelerate respiration. However, there was also a lesser contribution from an alarming loss of the Amazonian rainforest. This paper describes the phenomenon of Amazonian forest dieback under elevated CO2 in the Hadley Centre climate-carbon cycle model.", "author" : [ { "dropping-particle" : "", "family" : "Cox", "given" : "P M", "non-dropping-particle" : "", "parse-names" : false, "suffix" : "" }, { "dropping-particle" : "", "family" : "Betts", "given" : "R A", "non-dropping-particle" : "", "parse-names" : false, "suffix" : "" }, { "dropping-particle" : "", "family" : "Collins", "given" : "M", "non-dropping-particle" : "", "parse-names" : false, "suffix" : "" }, { "dropping-particle" : "", "family" : "Harris", "given" : "P P", "non-dropping-particle" : "", "parse-names" : false, "suffix" : "" }, { "dropping-particle" : "", "family" : "Huntingford", "given" : "C", "non-dropping-particle" : "", "parse-names" : false, "suffix" : "" }, { "dropping-particle" : "", "family" : "Jones", "given" : "C D", "non-dropping-particle" : "", "parse-names" : false, "suffix" : "" } ], "container-title" : "Theoretical and Applied Climatology", "id" : "ITEM-1", "issue" : "1-3", "issued" : { "date-parts" : [ [ "2004", "6", "27" ] ] }, "note" : "added by A.Eliseev 25.01.2019", "page" : "137-156", "title" : "Amazonian forest dieback under climate-carbon cycle projections for the 21st century", "translator" : [ { "dropping-particle" : "", "family" : "L4727", "given" : "", "non-dropping-particle" : "", "parse-names" : false, "suffix" : "" } ], "type" : "article-journal", "volume" : "78" }, "uris" : [ "http://www.mendeley.com/documents/?uuid=e3a3de23-4dc1-4ad6-85b2-2383958801f3" ] }, { "id" : "ITEM-2", "itemData" : { "DOI" : "10.1038/ncomms14681", "ISSN" : "2041-1723", "author" : [ { "dropping-particle" : "", "family" : "Zemp", "given" : "Delphine Clara", "non-dropping-particle" : "", "parse-names" : false, "suffix" : "" }, { "dropping-particle" : "", "family" : "Schleussner", "given" : "Carl-Friedrich", "non-dropping-particle" : "", "parse-names" : false, "suffix" : "" }, { "dropping-particle" : "", "family" : "Barbosa", "given" : "Henrique M J", "non-dropping-particle" : "", "parse-names" : false, "suffix" : "" }, { "dropping-particle" : "", "family" : "Hirota", "given" : "Marina", "non-dropping-particle" : "", "parse-names" : false, "suffix" : "" }, { "dropping-particle" : "", "family" : "Montade", "given" : "Vincent", "non-dropping-particle" : "", "parse-names" : false, "suffix" : "" }, { "dropping-particle" : "", "family" : "Sampaio", "given" : "Gilvan", "non-dropping-particle" : "", "parse-names" : false, "suffix" : "" }, { "dropping-particle" : "", "family" : "Staal", "given" : "Arie", "non-dropping-particle" : "", "parse-names" : false, "suffix" : "" }, { "dropping-particle" : "", "family" : "Wang-Erlandsson", "given" : "Lan", "non-dropping-particle" : "", "parse-names" : false, "suffix" : "" }, { "dropping-particle" : "", "family" : "Rammig", "given" : "Anja", "non-dropping-particle" : "", "parse-names" : false, "suffix" : "" } ], "container-title" : "Nature Communications", "id" : "ITEM-2", "issued" : { "date-parts" : [ [ "2017", "3", "13" ] ] }, "note" : "added by A.Eliseev 25.01.2019", "page" : "14681", "publisher" : "The Author(s)", "title" : "Self-amplified Amazon forest loss due to vegetation-atmosphere feedbacks", "translator" : [ { "dropping-particle" : "", "family" : "L4737", "given" : "", "non-dropping-particle" : "", "parse-names" : false, "suffix" : "" } ], "type" : "article-journal", "volume" : "8" }, "uris" : [ "http://www.mendeley.com/documents/?uuid=fc07fdcd-7a89-4df2-aeee-fd91c5947461" ] }, { "id" : "ITEM-3", "itemData" : { "DOI" : "10.5194/esd-8-1237-2017", "ISSN" : "2190-4987", "abstract" : "Abstract. Tropical forests have been a permanent feature of the Amazon basin for at least 55 million years, yet climate change and land use threaten the forest's future over the next century. Understory forest fires, which are common under the current climate in frontier forests, may accelerate Amazon forest losses from climate-driven dieback and deforestation. Far from land use frontiers, scarce fire ignitions and high moisture levels preclude significant burning, yet projected climate and land use changes may increase fire activity in these remote regions. Here, we used a fire model specifically parameterized for Amazon understory fires to examine the interactions between anthropogenic activities and climate under current and projected conditions. In a scenario of low mitigation efforts with substantial land use expansion and climate change &amp;ndash; Representative Concentration Pathway (RCP) 8.5 &amp;ndash; projected understory fires increase in frequency and duration, burning 4&amp;ndash;28 times more forest in 2080&amp;ndash;2100 than during 1990&amp;ndash;2010. In contrast, active climate mitigation and land use contraction in RCP4.5 constrain the projected increase in fire activity to 0.9&amp;ndash;5.4 times contemporary burned area. Importantly, if climate mitigation is not successful, land use contraction alone is very effective under low to moderate climate change, but does little to reduce fire activity under the most severe climate projections. These results underscore the potential for a fire-driven transformation of Amazon forests if recent regional policies for forest conservation are not paired with global efforts to mitigate climate change.", "author" : [ { "dropping-particle" : "", "family" : "Page", "given" : "Yannick", "non-dropping-particle" : "Le", "parse-names" : false, "suffix" : "" }, { "dropping-particle" : "", "family" : "Morton", "given" : "Douglas", "non-dropping-particle" : "", "parse-names" : false, "suffix" : "" }, { "dropping-particle" : "", "family" : "Hartin", "given" : "Corinne", "non-dropping-particle" : "", "parse-names" : false, "suffix" : "" }, { "dropping-particle" : "", "family" : "Bond-Lamberty", "given" : "Ben", "non-dropping-particle" : "", "parse-names" : false, "suffix" : "" }, { "dropping-particle" : "", "family" : "Pereira", "given" : "Jos\u00e9 Miguel Cardoso", "non-dropping-particle" : "", "parse-names" : false, "suffix" : "" }, { "dropping-particle" : "", "family" : "Hurtt", "given" : "George", "non-dropping-particle" : "", "parse-names" : false, "suffix" : "" }, { "dropping-particle" : "", "family" : "Asrar", "given" : "Ghassem", "non-dropping-particle" : "", "parse-names" : false, "suffix" : "" } ], "container-title" : "Earth System Dynamics", "id" : "ITEM-3", "issue" : "4", "issued" : { "date-parts" : [ [ "2017", "12", "20" ] ] }, "note" : "added by A.Eliseev 25.01.2019", "page" : "1237-1246", "title" : "Synergy between land use and climate change increases future fire risk in Amazon forests", "translator" : [ { "dropping-particle" : "", "family" : "L4721", "given" : "", "non-dropping-particle" : "", "parse-names" : false, "suffix" : "" } ], "type" : "article-journal", "volume" : "8" }, "uris" : [ "http://www.mendeley.com/documents/?uuid=3177ff71-f001-41da-9d1f-4357b382738a" ] }, { "id" : "ITEM-4", "itemData" : { "DOI" : "10.1073/pnas.1305499111", "ISSN" : "0027-8424", "abstract" : "Climate change alone is unlikely to drive severe tropical forest degradation in the next few decades, but an alternative process associated with severe weather and forest fires is already operating in southeastern Amazonia. Recent droughts caused greatly elevated fire-induced tree mortality in a fire experiment and widespread regional forest fires that burned 5{\\textendash}12% of southeastern Amazon forests. These results suggest that feedbacks between fires and extreme climatic conditions could increase the likelihood of an Amazon forest {\\textquotedblleft}dieback{\\textquotedblright} in the near-term. To secure the integrity of seasonally dry Amazon forests, efforts to end deforestation must be accompanied by initiatives that reduce the accidental spread of land management fires into neighboring forest reserves and effectively suppress forest fires when they start.Interactions between climate and land-use change may drive widespread degradation of Amazonian forests. High-intensity fires associated with extreme weather events could accelerate this degradation by abruptly increasing tree mortality, but this process remains poorly understood. Here we present, to our knowledge, the first field-based evidence of a tipping point in Amazon forests due to altered fire regimes. Based on results of a large-scale, long-term experiment with annual and triennial burn regimes (B1yr and B3yr, respectively) in the Amazon, we found abrupt increases in fire-induced tree mortality (226 and 462%) during a severe drought event, when fuel loads and air temperatures were substantially higher and relative humidity was lower than long-term averages. This threshold mortality response had a cascading effect, causing sharp declines in canopy cover (23 and 31%) and aboveground live biomass (12 and 30%) and favoring widespread invasion by flammable grasses across the forest edge area (80 and 63%), where fires were most intense (e.g., 220 and 820 kW.m-1). During the droughts of 2007 and 2010, regional forest fires burned 12 and 5% of southeastern Amazon forests, respectively, compared with &lt;1% in nondrought years. These results show that a few extreme drought events, coupled with forest fragmentation and anthropogenic ignition sources, are already causing widespread fire-induced tree mortality and forest degradation across southeastern Amazon forests. Future projections of vegetation responses to climate change across drier portions of the Amazon require more than simulation of g\u2026", "author" : [ { "dropping-particle" : "", "family" : "Brando", "given" : "Paulo Monteiro", "non-dropping-particle" : "", "parse-names" : false, "suffix" : "" }, { "dropping-particle" : "", "family" : "Balch", "given" : "Jennifer K", "non-dropping-particle" : "", "parse-names" : false, "suffix" : "" }, { "dropping-particle" : "", "family" : "Nepstad", "given" : "Daniel C", "non-dropping-particle" : "", "parse-names" : false, "suffix" : "" }, { "dropping-particle" : "", "family" : "Morton", "given" : "Douglas C", "non-dropping-particle" : "", "parse-names" : false, "suffix" : "" }, { "dropping-particle" : "", "family" : "Putz", "given" : "Francis E", "non-dropping-particle" : "", "parse-names" : false, "suffix" : "" }, { "dropping-particle" : "", "family" : "Coe", "given" : "Michael T", "non-dropping-particle" : "", "parse-names" : false, "suffix" : "" }, { "dropping-particle" : "", "family" : "Silverio", "given" : "D.", "non-dropping-particle" : "", "parse-names" : false, "suffix" : "" }, { "dropping-particle" : "", "family" : "Macedo", "given" : "Marcia N", "non-dropping-particle" : "", "parse-names" : false, "suffix" : "" }, { "dropping-particle" : "", "family" : "Davidson", "given" : "Eric A", "non-dropping-particle" : "", "parse-names" : false, "suffix" : "" }, { "dropping-particle" : "", "family" : "Nobrega", "given" : "C. C.", "non-dropping-particle" : "", "parse-names" : false, "suffix" : "" }, { "dropping-particle" : "", "family" : "Alencar", "given" : "Ane", "non-dropping-particle" : "", "parse-names" : false, "suffix" : "" }, { "dropping-particle" : "", "family" : "Soares-Filho", "given" : "Britaldo S", "non-dropping-particle" : "", "parse-names" : false, "suffix" : "" } ], "container-title" : "Proceedings of the National Academy of Sciences", "id" : "ITEM-4", "issue" : "17", "issued" : { "date-parts" : [ [ "2014", "4", "29" ] ] }, "page" : "6347-6352", "publisher" : "National Academy of Sciences", "title" : "Abrupt increases in Amazonian tree mortality due to drought-fire interactions", "translator" : [ { "dropping-particle" : "", "family" : "L7262", "given" : "", "non-dropping-particle" : "", "parse-names" : false, "suffix" : "" } ], "type" : "article-journal", "volume" : "111" }, "uris" : [ "http://www.mendeley.com/documents/?uuid=c5d08248-2098-4458-b41f-cd4abf9c5bc8" ] }, { "id" : "ITEM-5", "itemData" : { "DOI" : "10.1038/ngeo555", "ISSN" : "1752-0894", "author" : [ { "dropping-particle" : "", "family" : "Jones", "given" : "Chris D.", "non-dropping-particle" : "", "parse-names" : false, "suffix" : "" }, { "dropping-particle" : "", "family" : "Lowe", "given" : "Jason", "non-dropping-particle" : "", "parse-names" : false, "suffix" : "" }, { "dropping-particle" : "", "family" : "Liddicoat", "given" : "Spencer", "non-dropping-particle" : "", "parse-names" : false, "suffix" : "" }, { "dropping-particle" : "", "family" : "Betts", "given" : "Richard", "non-dropping-particle" : "", "parse-names" : false, "suffix" : "" } ], "container-title" : "Nature Geoscience", "id" : "ITEM-5", "issue" : "7", "issued" : { "date-parts" : [ [ "2009", "7", "28" ] ] }, "page" : "484-487", "publisher" : "Nature Publishing Group", "title" : "Committed terrestrial ecosystem changes due to climate change", "translator" : [ { "dropping-particle" : "", "family" : "L6568", "given" : "", "non-dropping-particle" : "", "parse-names" : false, "suffix" : "" } ], "type" : "article-journal", "volume" : "2" }, "uris" : [ "http://www.mendeley.com/documents/?uuid=5c8b06bb-faf2-4691-a360-b5fedce86c47" ] } ], "mendeley" : { "formattedCitation" : "(Cox et al., 2004; Jones et al., 2009; Brando et al., 2014; Le Page et al., 2017; Zemp et al., 2017)", "manualFormatting" : "(Cox et al., 2004; Jones et al., 2009; Brando et al., 2014; Le Page et al., 2017; Zemp et al., 2017)", "plainTextFormattedCitation" : "(Cox et al., 2004; Jones et al., 2009; Brando et al., 2014; Le Page et al., 2017; Zemp et al., 2017)", "previouslyFormattedCitation" : "(Cox et al., 2004; Jones et al., 2009; Brando et al., 2014; Le Page et al., 2017; Zemp et al., 2017)"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(Cox et al., 2004; Jones et al., 2009; Brando et al., 2014; Le Page et al., 2017; Zemp et al., 2017)</w:t>
      </w:r>
      <w:r w:rsidR="00D75FC8" w:rsidRPr="001E7A27">
        <w:rPr>
          <w:lang w:val="en-GB"/>
        </w:rPr>
        <w:fldChar w:fldCharType="end"/>
      </w:r>
      <w:r w:rsidR="00D75FC8" w:rsidRPr="001E7A27">
        <w:rPr>
          <w:lang w:val="en-GB"/>
        </w:rPr>
        <w:t>,</w:t>
      </w:r>
      <w:r w:rsidR="00710565" w:rsidRPr="001E7A27">
        <w:rPr>
          <w:lang w:val="en-GB"/>
        </w:rPr>
        <w:t xml:space="preserve"> and</w:t>
      </w:r>
      <w:r w:rsidR="00D75FC8" w:rsidRPr="001E7A27">
        <w:rPr>
          <w:lang w:val="en-GB"/>
        </w:rPr>
        <w:t xml:space="preserve"> temperate and boreal </w:t>
      </w:r>
      <w:r w:rsidR="00710565" w:rsidRPr="001E7A27">
        <w:rPr>
          <w:lang w:val="en-GB"/>
        </w:rPr>
        <w:t xml:space="preserve">regions </w:t>
      </w:r>
      <w:r w:rsidR="00D75FC8" w:rsidRPr="001E7A27">
        <w:rPr>
          <w:lang w:val="en-GB"/>
        </w:rPr>
        <w:fldChar w:fldCharType="begin" w:fldLock="1"/>
      </w:r>
      <w:r w:rsidR="00747167" w:rsidRPr="001E7A27">
        <w:rPr>
          <w:lang w:val="en-GB"/>
        </w:rPr>
        <w:instrText>ADDIN CSL_CITATION { "citationItems" : [ { "id" : "ITEM-1", "itemData" : { "DOI" : "10.1029/2000GB001375", "ISSN" : "08866236", "abstract" : "A coupled physical-biogeochemical climate model that includes a dynamic global vegetation model and a representation of a coupled atmosphere-ocean general circulation model is driven by the nonintervention emission scenarios recently developed by the Intergovernmental Panel on Climate Change (IPCC). Atmospheric CO2, carbon sinks, radiative forcing by greenhouse gases (GHGs) and aerosols, changes in the fields of surface-air temperature, precipitation, cloud cover, ocean thermal expansion, and vegetation structure are projected. Up to 2100, atmospheric CO2 increases to 540 ppm for the lowest and to 960 ppm for the highest emission scenario analyzed. Sensitivity analyses suggest an uncertainty in these projections of \u221210 to +30% for a given emission scenario. Radiative forcing is estimated to increase between 3 and 8 W m\u22122 between now and 2100. Simulated warmer conditions in North America and Eurasia affect ecosystem structure: boreal trees expand poleward in high latitudes and are partly replaced by temperate trees and grasses at lower latitudes. The consequences for terrestrial carbon storage depend on the assumed sensitivity of climate to radiative forcing, the sensitivity of soil respiration to temperature, and the rate of increase in radiative forcing by both CO2 and other GHGs. In the most extreme cases, the terrestrial biosphere becomes a source of carbon during the second half of the century. High GHG emissions and high contributions of non-CO2 agents to radiative forcing favor a transient terrestrial carbon source by enhancing warming and the associated release of soil carbon.", "author" : [ { "dropping-particle" : "", "family" : "Joos", "given" : "Fortunat", "non-dropping-particle" : "", "parse-names" : false, "suffix" : "" }, { "dropping-particle" : "", "family" : "Prentice", "given" : "I Colin", "non-dropping-particle" : "", "parse-names" : false, "suffix" : "" }, { "dropping-particle" : "", "family" : "Sitch", "given" : "Stephen", "non-dropping-particle" : "", "parse-names" : false, "suffix" : "" }, { "dropping-particle" : "", "family" : "Meyer", "given" : "Robert", "non-dropping-particle" : "", "parse-names" : false, "suffix" : "" }, { "dropping-particle" : "", "family" : "Hooss", "given" : "Georg", "non-dropping-particle" : "", "parse-names" : false, "suffix" : "" }, { "dropping-particle" : "", "family" : "Plattner", "given" : "Gian-Kasper", "non-dropping-particle" : "", "parse-names" : false, "suffix" : "" }, { "dropping-particle" : "", "family" : "Gerber", "given" : "Stefan", "non-dropping-particle" : "", "parse-names" : false, "suffix" : "" }, { "dropping-particle" : "", "family" : "Hasselmann", "given" : "Klaus", "non-dropping-particle" : "", "parse-names" : false, "suffix" : "" } ], "container-title" : "Global Biogeochemical Cycles", "id" : "ITEM-1", "issue" : "4", "issued" : { "date-parts" : [ [ "2001", "12" ] ] }, "note" : "added by A.Eliseev 25.01.2019", "page" : "891-907", "title" : "Global warming feedbacks on terrestrial carbon uptake under the Intergovernmental Panel on Climate Change (IPCC) emission scenarios", "translator" : [ { "dropping-particle" : "", "family" : "L4715", "given" : "", "non-dropping-particle" : "", "parse-names" : false, "suffix" : "" } ], "type" : "article-journal", "volume" : "15" }, "uris" : [ "http://www.mendeley.com/documents/?uuid=3bf6e10b-841e-4e0d-a59f-8fa52299ab2c" ] }, { "id" : "ITEM-2", "itemData" : { "DOI" : "10.1186/1750-0680-1-6", "ISSN" : "1750-0680", "abstract" : "Dynamic Global Vegetation Models (DGVMs) compute the terrestrial carbon balance as well as the transient spatial distribution of vegetation. We study two scenarios of moderate and strong climate change (2.9 K and 5.3 K temperature increase over present) to investigate the spatial redistribution of major vegetation types and their carbon balance in the year 2100.", "author" : [ { "dropping-particle" : "", "family" : "Lucht", "given" : "Wolfgang", "non-dropping-particle" : "", "parse-names" : false, "suffix" : "" }, { "dropping-particle" : "", "family" : "Schaphoff", "given" : "Sibyll", "non-dropping-particle" : "", "parse-names" : false, "suffix" : "" }, { "dropping-particle" : "", "family" : "Erbrecht", "given" : "Tim", "non-dropping-particle" : "", "parse-names" : false, "suffix" : "" }, { "dropping-particle" : "", "family" : "Heyder", "given" : "Ursula", "non-dropping-particle" : "", "parse-names" : false, "suffix" : "" }, { "dropping-particle" : "", "family" : "Cramer", "given" : "Wolfgang", "non-dropping-particle" : "", "parse-names" : false, "suffix" : "" } ], "container-title" : "Carbon Balance and Management", "id" : "ITEM-2", "issue" : "1", "issued" : { "date-parts" : [ [ "2006", "12", "25" ] ] }, "note" : "added by A.Eliseev 25.01.2019", "page" : "6", "title" : "Terrestrial vegetation redistribution and carbon balance under climate change", "translator" : [ { "dropping-particle" : "", "family" : "L4719", "given" : "", "non-dropping-particle" : "", "parse-names" : false, "suffix" : "" } ], "type" : "article-journal", "volume" : "1" }, "uris" : [ "http://www.mendeley.com/documents/?uuid=adfb947b-65f9-4393-b822-bf83c2e0c861" ] }, { "id" : "ITEM-3", "itemData" : { "DOI" : "10.1073/pnas.1219844110", "ISSN" : "0027-8424",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 "non-dropping-particle" : "", "parse-names" : false, "suffix" : "" }, { "dropping-particle" : "", "family" : "Hirota", "given" : "M", "non-dropping-particle" : "", "parse-names" : false, "suffix" : "" }, { "dropping-particle" : "", "family" : "Holmgren", "given" : "M", "non-dropping-particle" : "", "parse-names" : false, "suffix" : "" }, { "dropping-particle" : "", "family" : "Nes", "given" : "E H", "non-dropping-particle" : "Van", "parse-names" : false, "suffix" : "" }, { "dropping-particle" : "", "family" : "Chapin", "given" : "F. S.", "non-dropping-particle" : "", "parse-names" : false, "suffix" : "" } ], "container-title" : "Proceedings of the National Academy of Sciences", "id" : "ITEM-3", "issue" : "52", "issued" : { "date-parts" : [ [ "2012", "12", "26" ] ] }, "page" : "21384-21389", "publisher" : "Proceedings of the National Academy of Sciences", "title" : "Thresholds for boreal biome transitions", "translator" : [ { "dropping-particle" : "", "family" : "L3984", "given" : "", "non-dropping-particle" : "", "parse-names" : false, "suffix" : "" } ], "type" : "article-journal", "volume" : "109" }, "uris" : [ "http://www.mendeley.com/documents/?uuid=f7e397b2-d0b1-45fd-9049-3c416c5cf889" ] }, { "id" : "ITEM-4", "itemData" : { "DOI" : "10.1002/2016GL069365", "ISSN" : "00948276", "abstract" : "Abstract The presence of multiple stable states has far-reaching consequences for a system's susceptibility to disturbances, including the possibility of abrupt transitions between stable states. The occurrence of multiple stable states of vegetation is supported by ecological theory, models, and observations. Here we describe the occurrence of multiple stable states of tree cover in a global dynamic vegetation model and provide the first global picture on multiple stable states of tree cover due to a fire-vegetation feedback. The multiple stable states occur in the transition zones between grasslands and forests, mainly in Africa and Asia. By sensitivity simulations and simplifying the relevant model equations we show that the occurrence of multiple states is caused by the sensitivity of the fire disturbance rate to the presence of woody plant types.", "author" : [ { "dropping-particle" : "", "family" : "Lasslop", "given" : "G", "non-dropping-particle" : "", "parse-names" : false, "suffix" : "" }, { "dropping-particle" : "", "family" : "Brovkin", "given" : "V", "non-dropping-particle" : "", "parse-names" : false, "suffix" : "" }, { "dropping-particle" : "", "family" : "Reick", "given" : "C H", "non-dropping-particle" : "", "parse-names" : false, "suffix" : "" }, { "dropping-particle" : "", "family" : "Bathiany", "given" : "S", "non-dropping-particle" : "", "parse-names" : false, "suffix" : "" }, { "dropping-particle" : "", "family" : "Kloster", "given" : "S", "non-dropping-particle" : "", "parse-names" : false, "suffix" : "" } ], "container-title" : "Geophysical Research Letters", "id" : "ITEM-4", "issue" : "12", "issued" : { "date-parts" : [ [ "2016", "6", "28" ] ] }, "note" : "added by A.Eliseev 25.01.2019", "page" : "6324-6331", "title" : "Multiple stable states of tree cover in a global land surface model due to a fire-vegetation feedback", "translator" : [ { "dropping-particle" : "", "family" : "L4731", "given" : "", "non-dropping-particle" : "", "parse-names" : false, "suffix" : "" } ], "type" : "article-journal", "volume" : "43" }, "uris" : [ "http://www.mendeley.com/documents/?uuid=7ed2f284-2943-482c-b6b1-9a1655dda9ef" ] } ], "mendeley" : { "formattedCitation" : "(Joos et al., 2001; Lucht et al., 2006; Scheffer et al., 2012; Lasslop et al., 2016)", "manualFormatting" : "(Joos et al., 2001; Lucht et al., 2006; Scheffer et al., 2012; Lasslop et al., 2016)", "plainTextFormattedCitation" : "(Joos et al., 2001; Lucht et al., 2006; Scheffer et al., 2012; Lasslop et al., 2016)", "previouslyFormattedCitation" : "(Joos et al., 2001; Lucht et al., 2006; Scheffer et al., 2012; Lasslop et al., 2016)"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(Joos et al., 2001; Lucht et al., 2006; Scheffer et al., 2012; Lasslop et al., 2016)</w:t>
      </w:r>
      <w:r w:rsidR="00D75FC8" w:rsidRPr="001E7A27">
        <w:rPr>
          <w:lang w:val="en-GB"/>
        </w:rPr>
        <w:fldChar w:fldCharType="end"/>
      </w:r>
      <w:r w:rsidR="00D75FC8" w:rsidRPr="001E7A27">
        <w:rPr>
          <w:lang w:val="en-GB"/>
        </w:rPr>
        <w:t xml:space="preserve">. </w:t>
      </w:r>
      <w:ins w:id="3729" w:author="Soapbox" w:date="2021-07-21T09:13:00Z">
        <w:r w:rsidR="00A97349" w:rsidRPr="001E7A27">
          <w:rPr>
            <w:lang w:val="en-GB"/>
            <w:rPrChange w:id="3730" w:author="Clotilde Pean" w:date="2021-09-06T10:08:00Z">
              <w:rPr/>
            </w:rPrChange>
          </w:rPr>
          <w:t xml:space="preserve">The </w:t>
        </w:r>
      </w:ins>
      <w:r w:rsidR="00D75FC8" w:rsidRPr="001E7A27">
        <w:rPr>
          <w:lang w:val="en-GB"/>
        </w:rPr>
        <w:t xml:space="preserve">AR5 assessed that large-scale loss of tropical forests due to climate change is </w:t>
      </w:r>
      <w:r w:rsidR="00D75FC8" w:rsidRPr="001E7A27">
        <w:rPr>
          <w:i/>
          <w:lang w:val="en-GB"/>
        </w:rPr>
        <w:t>unlikely</w:t>
      </w:r>
      <w:r w:rsidR="004159DE" w:rsidRPr="001E7A27">
        <w:rPr>
          <w:i/>
          <w:lang w:val="en-GB"/>
        </w:rPr>
        <w:t xml:space="preserve"> </w:t>
      </w:r>
      <w:r w:rsidR="004159DE" w:rsidRPr="001E7A27">
        <w:rPr>
          <w:iCs/>
          <w:lang w:val="en-GB"/>
        </w:rPr>
        <w:t>(WGI, Section 6.4.9)</w:t>
      </w:r>
      <w:r w:rsidR="00D75FC8" w:rsidRPr="001E7A27">
        <w:rPr>
          <w:lang w:val="en-GB"/>
        </w:rPr>
        <w:t xml:space="preserve">. Newer ecosystem modelling approaches that include a greater degree of ecosystem heterogeneity and diversity show a reduced sensitivity of such forest dieback-type changes </w:t>
      </w:r>
      <w:r w:rsidR="00D75FC8" w:rsidRPr="001E7A27">
        <w:rPr>
          <w:lang w:val="en-GB"/>
        </w:rPr>
        <w:fldChar w:fldCharType="begin" w:fldLock="1"/>
      </w:r>
      <w:r w:rsidR="00747167" w:rsidRPr="001E7A27">
        <w:rPr>
          <w:lang w:val="en-GB"/>
        </w:rPr>
        <w:instrText>ADDIN CSL_CITATION { "citationItems" : [ { "id" : "ITEM-1", "itemData" : { "DOI" : "10.1073/pnas.1511344112", "ISSN" : "0027-8424", "abstract" : "Amazon forests, which store \u223c50% of tropical forest carbon and play a vital role in global water, energy, and carbon cycling, are predicted to experience both longer and more intense dry seasons by the end of the 21st century. However, the climate sensitivity of this ecosystem remains uncertain: several studies have predicted large-scale die-back of the Amazon, whereas several more recent studies predict that the biome will remain largely intact. Combining remote-sensing and ground-based observations with a size- and age-structured terrestrial ecosystem model, we explore the sensitivity and ecological resilience of these forests to changes in climate. We demonstrate that water stress operating at the scale of individual plants, combined with spatial variation in soil texture, explains observed patterns of variation in ecosystem biomass, composition, and dynamics across the region, and strongly influences the ecosystem's resilience to changes in dry season length. Specifically, our analysis suggests that in contrast to existing predictions of either stability or catastrophic biomass loss, the Amazon forest's response to a drying regional climate is likely to be an immediate, graded, heterogeneous transition from high-biomass moist forests to transitional dry forests and woody savannah-like states. Fire, logging, and other anthropogenic disturbances may, however, exacerbate these climate change-induced ecosystem transitions.", "author" : [ { "dropping-particle" : "", "family" : "Levine", "given" : "Naomi M", "non-dropping-particle" : "", "parse-names" : false, "suffix" : "" }, { "dropping-particle" : "", "family" : "Zhang", "given" : "Ke", "non-dropping-particle" : "", "parse-names" : false, "suffix" : "" }, { "dropping-particle" : "", "family" : "Longo", "given" : "Marcos", "non-dropping-particle" : "", "parse-names" : false, "suffix" : "" }, { "dropping-particle" : "", "family" : "Baccini", "given" : "Alessandro", "non-dropping-particle" : "", "parse-names" : false, "suffix" : "" }, { "dropping-particle" : "", "family" : "Phillips", "given" : "Oliver L", "non-dropping-particle" : "", "parse-names" : false, "suffix" : "" }, { "dropping-particle" : "", "family" : "Lewis", "given" : "Simon L", "non-dropping-particle" : "", "parse-names" : false, "suffix" : "" }, { "dropping-particle" : "", "family" : "Alvarez-D\u00e1vila", "given" : "Esteban", "non-dropping-particle" : "", "parse-names" : false, "suffix" : "" }, { "dropping-particle" : "", "family" : "Segalin de Andrade", "given" : "Ana Cristina", "non-dropping-particle" : "", "parse-names" : false, "suffix" : "" }, { "dropping-particle" : "", "family" : "Brienen", "given" : "Roel J W", "non-dropping-particle" : "", "parse-names" : false, "suffix" : "" }, { "dropping-particle" : "", "family" : "Erwin", "given" : "Terry L", "non-dropping-particle" : "", "parse-names" : false, "suffix" : "" }, { "dropping-particle" : "", "family" : "Feldpausch", "given" : "Ted R", "non-dropping-particle" : "", "parse-names" : false, "suffix" : "" }, { "dropping-particle" : "", "family" : "Monteagudo Mendoza", "given" : "Abel Lorenzo", "non-dropping-particle" : "", "parse-names" : false, "suffix" : "" }, { "dropping-particle" : "", "family" : "Nu\u00f1ez Vargas", "given" : "Percy", "non-dropping-particle" : "", "parse-names" : false, "suffix" : "" }, { "dropping-particle" : "", "family" : "Prieto", "given" : "Adriana", "non-dropping-particle" : "", "parse-names" : false, "suffix" : "" }, { "dropping-particle" : "", "family" : "Silva-Espejo", "given" : "Javier Eduardo", "non-dropping-particle" : "", "parse-names" : false, "suffix" : "" }, { "dropping-particle" : "", "family" : "Malhi", "given" : "Yadvinder", "non-dropping-particle" : "", "parse-names" : false, "suffix" : "" }, { "dropping-particle" : "", "family" : "Moorcroft", "given" : "Paul R", "non-dropping-particle" : "", "parse-names" : false, "suffix" : "" } ], "container-title" : "Proceedings of the National Academy of Sciences", "id" : "ITEM-1", "issue" : "3", "issued" : { "date-parts" : [ [ "2016", "1", "19" ] ] }, "page" : "793-797", "title" : "Ecosystem heterogeneity determines the ecological resilience of the Amazon to climate change", "translator" : [ { "dropping-particle" : "", "family" : "L3815", "given" : "", "non-dropping-particle" : "", "parse-names" : false, "suffix" : "" } ], "type" : "article-journal", "volume" : "113" }, "uris" : [ "http://www.mendeley.com/documents/?uuid=a6672e04-d0f3-4101-bb10-fbdb6896c6ec" ] }, { "id" : "ITEM-2", "itemData" : { "DOI" : "10.1038/nclimate3109", "ISSN" : "1758-678X", "author" : [ { "dropping-particle" : "", "family" : "Sakschewski", "given" : "Boris", "non-dropping-particle" : "", "parse-names" : false, "suffix" : "" }, { "dropping-particle" : "", "family" : "Bloh", "given" : "Werner", "non-dropping-particle" : "von", "parse-names" : false, "suffix" : "" }, { "dropping-particle" : "", "family" : "Boit", "given" : "Alice", "non-dropping-particle" : "", "parse-names" : false, "suffix" : "" }, { "dropping-particle" : "", "family" : "Poorter", "given" : "Lourens", "non-dropping-particle" : "", "parse-names" : false, "suffix" : "" }, { "dropping-particle" : "", "family" : "Pe\u00f1a-Claros", "given" : "Marielos", "non-dropping-particle" : "", "parse-names" : false, "suffix" : "" }, { "dropping-particle" : "", "family" : "Heinke", "given" : "Jens", "non-dropping-particle" : "", "parse-names" : false, "suffix" : "" }, { "dropping-particle" : "", "family" : "Joshi", "given" : "Jasmin", "non-dropping-particle" : "", "parse-names" : false, "suffix" : "" }, { "dropping-particle" : "", "family" : "Thonicke", "given" : "Kirsten", "non-dropping-particle" : "", "parse-names" : false, "suffix" : "" } ], "container-title" : "Nature Climate Change", "id" : "ITEM-2", "issue" : "11", "issued" : { "date-parts" : [ [ "2016", "11", "29" ] ] }, "page" : "1032-1036", "publisher" : "Nature Publishing Group", "title" : "Resilience of Amazon forests emerges from plant trait diversity", "translator" : [ { "dropping-particle" : "", "family" : "L4825", "given" : "", "non-dropping-particle" : "", "parse-names" : false, "suffix" : "" } ], "type" : "article-journal", "volume" : "6" }, "uris" : [ "http://www.mendeley.com/documents/?uuid=909308bd-e41e-4ee0-83c1-482f1f8c2e72" ] } ], "mendeley" : { "formattedCitation" : "(Levine et al., 2016; Sakschewski et al., 2016)", "plainTextFormattedCitation" : "(Levine et al., 2016; Sakschewski et al., 2016)", "previouslyFormattedCitation" : "(Levine et al., 2016; Sakschewski et al., 2016)"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(Levine et al., 2016; Sakschewski et al., 2016)</w:t>
      </w:r>
      <w:r w:rsidR="00D75FC8" w:rsidRPr="001E7A27">
        <w:rPr>
          <w:lang w:val="en-GB"/>
        </w:rPr>
        <w:fldChar w:fldCharType="end"/>
      </w:r>
      <w:r w:rsidR="00D75FC8" w:rsidRPr="001E7A27">
        <w:rPr>
          <w:lang w:val="en-GB"/>
        </w:rPr>
        <w:t xml:space="preserve">, supporting the AR5 assessment (Section 5.4.8). Beyond such biome shifts, observations of tropical forests also show that increasing tree mortality rates within tropical forests may reduce carbon turnover times and storage </w:t>
      </w:r>
      <w:r w:rsidR="00D75FC8" w:rsidRPr="001E7A27">
        <w:rPr>
          <w:lang w:val="en-GB"/>
        </w:rPr>
        <w:fldChar w:fldCharType="begin" w:fldLock="1"/>
      </w:r>
      <w:r w:rsidR="00747167" w:rsidRPr="001E7A27">
        <w:rPr>
          <w:lang w:val="en-GB"/>
        </w:rPr>
        <w:instrText>ADDIN CSL_CITATION { "citationItems" : [ { "id" : "ITEM-1", "itemData" : { "DOI" : "10.1038/nature14283", "ISBN" : "0028-0836", "ISSN" : "0028-0836", "PMID" : "25788097", "abstract" : "Atmospheric carbon dioxide records indicate that the land surface has acted as a strong global carbon sink over recent decades1,2, with a substantial fraction of this sink probably located in the tropics3, particularly in the Amazon4. Nevertheless, it is unclear how the terrestrial carbon sink will evolve as climate and atmospheric composition continue to change. Here we analyse the historical evolution of the biomass dynamics of the Amazon rainforest over three decades using a distributed network of 321 plots. While this analysis confirms that Amazon forests have acted as a long-term net biomass sink, we find a long-term decreasing trend of carbon accumulation. Rates of net increase in above-ground biomass declined by one-third during the past decade compared to the 1990s. This is a consequence of growth rate increases levelling off recently, while biomass mortality persistently increased throughout, leading to a shortening of carbon residence times. Potential drivers for the mortality increase include greater climate variability, and feedbacks of faster growth on mortality, resulting in shortened tree longevity5. The observed decline of the Amazon sink diverges markedly from the recent increase in terrestrial carbon uptake at the global scale1,2, and is contrary to expectations based on models6.", "author" : [ { "dropping-particle" : "", "family" : "Brienen", "given" : "R J W", "non-dropping-particle" : "", "parse-names" : false, "suffix" : "" }, { "dropping-particle" : "", "family" : "Phillips", "given" : "O L", "non-dropping-particle" : "", "parse-names" : false, "suffix" : "" }, { "dropping-particle" : "", "family" : "Feldpausch", "given" : "T R", "non-dropping-particle" : "", "parse-names" : false, "suffix" : "" }, { "dropping-particle" : "", "family" : "Gloor", "given" : "E", "non-dropping-particle" : "", "parse-names" : false, "suffix" : "" }, { "dropping-particle" : "", "family" : "Baker", "given" : "T R", "non-dropping-particle" : "", "parse-names" : false, "suffix" : "" }, { "dropping-particle" : "", "family" : "Lloyd", "given" : "J", "non-dropping-particle" : "", "parse-names" : false, "suffix" : "" }, { "dropping-particle" : "", "family" : "Lopez-Gonzalez", "given" : "G", "non-dropping-particle" : "", "parse-names" : false, "suffix" : "" }, { "dropping-particle" : "", "family" : "Monteagudo-Mendoza", "given" : "A", "non-dropping-particle" : "", "parse-names" : false, "suffix" : "" }, { "dropping-particle" : "", "family" : "Malhi", "given" : "Y", "non-dropping-particle" : "", "parse-names" : false, "suffix" : "" }, { "dropping-particle" : "", "family" : "Lewis", "given" : "S L", "non-dropping-particle" : "", "parse-names" : false, "suffix" : "" }, { "dropping-particle" : "", "family" : "V\u00e1squez Martinez", "given" : "R.", "non-dropping-particle" : "", "parse-names" : false, "suffix" : "" }, { "dropping-particle" : "", "family" : "Alexiades", "given" : "M", "non-dropping-particle" : "", "parse-names" : false, "suffix" : "" }, { "dropping-particle" : "", "family" : "\u00c1lvarez D\u00e1vila", "given" : "E.", "non-dropping-particle" : "", "parse-names" : false, "suffix" : "" }, { "dropping-particle" : "", "family" : "Alvarez-Loayza", "given" : "P", "non-dropping-particle" : "", "parse-names" : false, "suffix" : "" }, { "dropping-particle" : "", "family" : "Andrade", "given" : "A", "non-dropping-particle" : "", "parse-names" : false, "suffix" : "" }, { "dropping-particle" : "", "family" : "Arag\u00e3o", "given" : "L. E. O. C.", "non-dropping-particle" : "", "parse-names" : false, "suffix" : "" }, { "dropping-particle" : "", "family" : "Araujo-Murakami", "given" : "A", "non-dropping-particle" : "", "parse-names" : false, "suffix" : "" }, { "dropping-particle" : "", "family" : "Arets", "given" : "E J M M", "non-dropping-particle" : "", "parse-names" : false, "suffix" : "" }, { "dropping-particle" : "", "family" : "Arroyo", "given" : "L", "non-dropping-particle" : "", "parse-names" : false, "suffix" : "" }, { "dropping-particle" : "", "family" : "Aymard C.", "given" : "G. A.", "non-dropping-particle" : "", "parse-names" : false, "suffix" : "" }, { "dropping-particle" : "", "family" : "B\u00e1nki", "given" : "O. S.", "non-dropping-particle" : "", "parse-names" : false, "suffix" : "" }, { "dropping-particle" : "", "family" : "Baraloto", "given" : "C", "non-dropping-particle" : "", "parse-names" : false, "suffix" : "" }, { "dropping-particle" : "", "family" : "Barroso", "given" : "J", "non-dropping-particle" : "", "parse-names" : false, "suffix" : "" }, { "dropping-particle" : "", "family" : "Bonal", "given" : "D", "non-dropping-particle" : "", "parse-names" : false, "suffix" : "" }, { "dropping-particle" : "", "family" : "Boot", "given" : "R G A", "non-dropping-particle" : "", "parse-names" : false, "suffix" : "" }, { "dropping-particle" : "", "family" : "Camargo", "given" : "J L C", "non-dropping-particle" : "", "parse-names" : false, "suffix" : "" }, { "dropping-particle" : "V", "family" : "Castilho", "given" : "C", "non-dropping-particle" : "", "parse-names" : false, "suffix" : "" }, { "dropping-particle" : "", "family" : "Chama", "given" : "V", "non-dropping-particle" : "", "parse-names" : false, "suffix" : "" }, { "dropping-particle" : "", "family" : "Chao", "given" : "K J", "non-dropping-particle" : "", "parse-names" : false, "suffix" : "" }, { "dropping-particle" : "", "family" : "Chave", "given" : "J", "non-dropping-particle" : "", "parse-names" : false, "suffix" : "" }, { "dropping-particle" : "", "family" : "Comiskey", "given" : "J A", "non-dropping-particle" : "", "parse-names" : false, "suffix" : "" }, { "dropping-particle" : "", "family" : "Cornejo Valverde", "given" : "F", "non-dropping-particle" : "", "parse-names" : false, "suffix" : "" }, { "dropping-particle" : "", "family" : "Costa", "given" : "L", "non-dropping-particle" : "da", "parse-names" : false, "suffix" : "" }, { "dropping-particle" : "", "family" : "Oliveira", "given" : "E A", "non-dropping-particle" : "de", "parse-names" : false, "suffix" : "" }, { "dropping-particle" : "", "family" : "Fiore", "given" : "A", "non-dropping-particle" : "Di", "parse-names" : false, "suffix" : "" }, { "dropping-particle" : "", "family" : "Erwin", "given" : "T L", "non-dropping-particle" : "", "parse-names" : false, "suffix" : "" }, { "dropping-particle" : "", "family" : "Fauset", "given" : "S", "non-dropping-particle" : "", "parse-names" : false, "suffix" : "" }, { "dropping-particle" : "", "family" : "Forsthofer", "given" : "M", "non-dropping-particle" : "", "parse-names" : false, "suffix" : "" }, { "dropping-particle" : "", "family" : "Galbraith", "given" : "D R", "non-dropping-particle" : "", "parse-names" : false, "suffix" : "" }, { "dropping-particle" : "", "family" : "Grahame", "given" : "E S", "non-dropping-particle" : "", "parse-names" : false, "suffix" : "" }, { "dropping-particle" : "", "family" : "Groot", "given" : "N", "non-dropping-particle" : "", "parse-names" : false, "suffix" : "" }, { "dropping-particle" : "", "family" : "H\u00e9rault", "given" : "B.", "non-dropping-particle" : "", "parse-names" : false, "suffix" : "" }, { "dropping-particle" : "", "family" : "Higuchi", "given" : "N", "non-dropping-particle" : "", "parse-names" : false, "suffix" : "" }, { "dropping-particle" : "", "family" : "Honorio Coronado", "given" : "E N", "non-dropping-particle" : "", "parse-names" : false, "suffix" : "" }, { "dropping-particle" : "", "family" : "Keeling", "given" : "H", "non-dropping-particle" : "", "parse-names" : false, "suffix" : "" }, { "dropping-particle" : "", "family" : "Killeen", "given" : "T J", "non-dropping-particle" : "", "parse-names" : false, "suffix" : "" }, { "dropping-particle" : "", "family" : "Laurance", "given" : "W. F.", "non-dropping-particle" : "", "parse-names" : false, "suffix" : "" }, { "dropping-particle" : "", "family" : "Laurance", "given" : "S", "non-dropping-particle" : "", "parse-names" : false, "suffix" : "" }, { "dropping-particle" : "", "family" : "Licona", "given" : "J", "non-dropping-particle" : "", "parse-names" : false, "suffix" : "" }, { "dropping-particle" : "", "family" : "Magnussen", "given" : "W E", "non-dropping-particle" : "", "parse-names" : false, "suffix" : "" }, { "dropping-particle" : "", "family" : "Marimon", "given" : "B S", "non-dropping-particle" : "", "parse-names" : false, "suffix" : "" }, { "dropping-particle" : "", "family" : "Marimon-Junior", "given" : "B H", "non-dropping-particle" : "", "parse-names" : false, "suffix" : "" }, { "dropping-particle" : "", "family" : "Mendoza", "given" : "C", "non-dropping-particle" : "", "parse-names" : false, "suffix" : "" }, { "dropping-particle" : "", "family" : "Neill", "given" : "D A", "non-dropping-particle" : "", "parse-names" : false, "suffix" : "" }, { "dropping-particle" : "", "family" : "Nogueira", "given" : "E M", "non-dropping-particle" : "", "parse-names" : false, "suffix" : "" }, { "dropping-particle" : "", "family" : "N\u00fa\u00f1ez", "given" : "P.", "non-dropping-particle" : "", "parse-names" : false, "suffix" : "" }, { "dropping-particle" : "", "family" : "Pallqui Camacho", "given" : "N C", "non-dropping-particle" : "", "parse-names" : false, "suffix" : "" }, { "dropping-particle" : "", "family" : "Parada", "given" : "A", "non-dropping-particle" : "", "parse-names" : false, "suffix" : "" }, { "dropping-particle" : "", "family" : "Pardo-Molina", "given" : "G", "non-dropping-particle" : "", "parse-names" : false, "suffix" : "" }, { "dropping-particle" : "", "family" : "Peacock", "given" : "J", "non-dropping-particle" : "", "parse-names" : false, "suffix" : "" }, { "dropping-particle" : "", "family" : "Pe\u00f1a-Claros", "given" : "M.", "non-dropping-particle" : "", "parse-names" : false, "suffix" : "" }, { "dropping-particle" : "", "family" : "Pickavance", "given" : "G C", "non-dropping-particle" : "", "parse-names" : false, "suffix" : "" }, { "dropping-particle" : "", "family" : "Pitman", "given" : "N C A", "non-dropping-particle" : "", "parse-names" : false, "suffix" : "" }, { "dropping-particle" : "", "family" : "Poorter", "given" : "L", "non-dropping-particle" : "", "parse-names" : false, "suffix" : "" }, { "dropping-particle" : "", "family" : "Prieto", "given" : "A", "non-dropping-particle" : "", "parse-names" : false, "suffix" : "" }, { "dropping-particle" : "", "family" : "Quesada", "given" : "C A", "non-dropping-particle" : "", "parse-names" : false, "suffix" : "" }, { "dropping-particle" : "", "family" : "Ram\u00edrez", "given" : "F.", "non-dropping-particle" : "", "parse-names" : false, "suffix" : "" }, { "dropping-particle" : "", "family" : "Ram\u00edrez-Angulo", "given" : "H.", "non-dropping-particle" : "", "parse-names" : false, "suffix" : "" }, { "dropping-particle" : "", "family" : "Restrepo", "given" : "Z", "non-dropping-particle" : "", "parse-names" : false, "suffix" : "" }, { "dropping-particle" : "", "family" : "Roopsind", "given" : "A", "non-dropping-particle" : "", "parse-names" : false, "suffix" : "" }, { "dropping-particle" : "", "family" : "Rudas", "given" : "A", "non-dropping-particle" : "", "parse-names" : false, "suffix" : "" }, { "dropping-particle" : "", "family" : "Salom\u00e3o", "given" : "R. P.", "non-dropping-particle" : "", "parse-names" : false, "suffix" : "" }, { "dropping-particle" : "", "family" : "Schwarz", "given" : "M", "non-dropping-particle" : "", "parse-names" : false, "suffix" : "" }, { "dropping-particle" : "", "family" : "Silva", "given" : "N", "non-dropping-particle" : "", "parse-names" : false, "suffix" : "" }, { "dropping-particle" : "", "family" : "Silva-Espejo", "given" : "J E", "non-dropping-particle" : "", "parse-names" : false, "suffix" : "" }, { "dropping-particle" : "", "family" : "Silveira", "given" : "M", "non-dropping-particle" : "", "parse-names" : false, "suffix" : "" }, { "dropping-particle" : "", "family" : "Stropp", "given" : "J", "non-dropping-particle" : "", "parse-names" : false, "suffix" : "" }, { "dropping-particle" : "", "family" : "Talbot", "given" : "J", "non-dropping-particle" : "", "parse-names" : false, "suffix" : "" }, { "dropping-particle" : "", "family" : "Steege", "given" : "H", "non-dropping-particle" : "ter", "parse-names" : false, "suffix" : "" }, { "dropping-particle" : "", "family" : "Teran-Aguilar", "given" : "J", "non-dropping-particle" : "", "parse-names" : false, "suffix" : "" }, { "dropping-particle" : "", "family" : "Terborgh", "given" : "J", "non-dropping-particle" : "", "parse-names" : false, "suffix" : "" }, { "dropping-particle" : "", "family" : "Thomas-Caesar", "given" : "R", "non-dropping-particle" : "", "parse-names" : false, "suffix" : "" }, { "dropping-particle" : "", "family" : "Toledo", "given" : "M", "non-dropping-particle" : "", "parse-names" : false, "suffix" : "" }, { "dropping-particle" : "", "family" : "Torello-Raventos", "given" : "M", "non-dropping-particle" : "", "parse-names" : false, "suffix" : "" }, { "dropping-particle" : "", "family" : "Umetsu", "given" : "R K", "non-dropping-particle" : "", "parse-names" : false, "suffix" : "" }, { "dropping-particle" : "", "family" : "Heijden", "given" : "G M F", "non-dropping-particle" : "van der", "parse-names" : false, "suffix" : "" }, { "dropping-particle" : "", "family" : "Hout", "given" : "P", "non-dropping-particle" : "van der", "parse-names" : false, "suffix" : "" }, { "dropping-particle" : "", "family" : "Guimar\u00e3es Vieira", "given" : "I. C.", "non-dropping-particle" : "", "parse-names" : false, "suffix" : "" }, { "dropping-particle" : "", "family" : "Vieira", "given" : "S A", "non-dropping-particle" : "", "parse-names" : false, "suffix" : "" }, { "dropping-particle" : "", "family" : "Vilanova", "given" : "E", "non-dropping-particle" : "", "parse-names" : false, "suffix" : "" }, { "dropping-particle" : "", "family" : "Vos", "given" : "V A", "non-dropping-particle" : "", "parse-names" : false, "suffix" : "" }, { "dropping-particle" : "", "family" : "Zagt", "given" : "R J", "non-dropping-particle" : "", "parse-names" : false, "suffix" : "" } ], "container-title" : "Nature", "id" : "ITEM-1", "issue" : "7543", "issued" : { "date-parts" : [ [ "2015", "3", "19" ] ] }, "page" : "344-348", "publisher" : "Nature Publishing Group, a division of Macmillan Publishers Limited. All Rights Reserved.", "title" : "Long-term decline of the Amazon carbon sink", "translator" : [ { "dropping-particle" : "", "family" : "L3989", "given" : "", "non-dropping-particle" : "", "parse-names" : false, "suffix" : "" } ], "type" : "article-journal", "volume" : "519" }, "uris" : [ "http://www.mendeley.com/documents/?uuid=3d547b7a-0a00-4583-9a68-5bbfb33ab6ab" ] } ], "mendeley" : { "formattedCitation" : "(Brienen et al., 2015)", "plainTextFormattedCitation" : "(Brienen et al., 2015)", "previouslyFormattedCitation" : "(Brienen et al., 2015)"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(Brienen et al., 2015)</w:t>
      </w:r>
      <w:r w:rsidR="00D75FC8" w:rsidRPr="001E7A27">
        <w:rPr>
          <w:lang w:val="en-GB"/>
        </w:rPr>
        <w:fldChar w:fldCharType="end"/>
      </w:r>
      <w:r w:rsidR="00D75FC8" w:rsidRPr="001E7A27">
        <w:rPr>
          <w:lang w:val="en-GB"/>
        </w:rPr>
        <w:t>, that increased tree mortality rates in tropical forests and elsewhere are expected with increased temperatures and vapo</w:t>
      </w:r>
      <w:ins w:id="3731" w:author="Soapbox" w:date="2021-07-17T06:14:00Z">
        <w:r w:rsidR="008C024C" w:rsidRPr="001E7A27">
          <w:rPr>
            <w:lang w:val="en-GB"/>
          </w:rPr>
          <w:t>u</w:t>
        </w:r>
      </w:ins>
      <w:r w:rsidR="00D75FC8" w:rsidRPr="001E7A27">
        <w:rPr>
          <w:lang w:val="en-GB"/>
        </w:rPr>
        <w:t xml:space="preserve">r pressure deficit </w:t>
      </w:r>
      <w:r w:rsidR="000D6202" w:rsidRPr="001E7A27">
        <w:rPr>
          <w:lang w:val="en-GB"/>
        </w:rPr>
        <w:t>(Cross-</w:t>
      </w:r>
      <w:ins w:id="3732" w:author="Soapbox" w:date="2021-07-21T09:14:00Z">
        <w:r w:rsidR="00A97349" w:rsidRPr="001E7A27">
          <w:rPr>
            <w:lang w:val="en-GB"/>
          </w:rPr>
          <w:t>C</w:t>
        </w:r>
      </w:ins>
      <w:del w:id="3733" w:author="Soapbox" w:date="2021-07-21T09:14:00Z">
        <w:r w:rsidR="000D6202" w:rsidRPr="001E7A27" w:rsidDel="00A97349">
          <w:rPr>
            <w:lang w:val="en-GB"/>
          </w:rPr>
          <w:delText>c</w:delText>
        </w:r>
      </w:del>
      <w:r w:rsidR="000D6202" w:rsidRPr="001E7A27">
        <w:rPr>
          <w:lang w:val="en-GB"/>
        </w:rPr>
        <w:t xml:space="preserve">hapter Box 5.1; </w:t>
      </w:r>
      <w:r w:rsidR="00D75FC8" w:rsidRPr="001E7A27">
        <w:rPr>
          <w:lang w:val="en-GB"/>
        </w:rPr>
        <w:fldChar w:fldCharType="begin" w:fldLock="1"/>
      </w:r>
      <w:r w:rsidR="00747167" w:rsidRPr="001E7A27">
        <w:rPr>
          <w:lang w:val="en-GB"/>
        </w:rPr>
        <w:instrText>ADDIN CSL_CITATION { "citationItems" : [ { "id" : "ITEM-1", "itemData" : { "DOI" : "10.1111/nph.16485", "abstract" : "Summary Recent decades have been characterized by increasing temperatures worldwide, resulting in an exponential climb in vapor pressure deficit (VPD). VPD has been identified as an increasingly important driver of plant functioning in terrestrial biomes and has been established as a major contributor in recent drought-induced plant mortality independent of other drivers associated with climate change. Despite this, few studies have isolated the physiological response of plant functioning to high VPD, thus limiting our understanding and ability to predict future impacts on terrestrial ecosystems. An abundance of evidence suggests that stomatal conductance declines under high VPD and transpiration increases in most species up until a given VPD threshold, leading to a cascade of subsequent impacts including reduced photosynthesis and growth, and higher risks of carbon starvation and hydraulic failure. Incorporation of photosynthetic and hydraulic traits in \u2018next-generation\u2019 land-surface models has the greatest potential for improved prediction of VPD responses at the plant- and global-scale, and will yield more mechanistic simulations of plant responses to a changing climate. By providing a fully integrated framework and evaluation of the impacts of high VPD on plant function, improvements in forecasting and long-term projections of climate impacts can be made.", "author" : [ { "dropping-particle" : "", "family" : "Grossiord", "given" : "Charlotte", "non-dropping-particle" : "", "parse-names" : false, "suffix" : "" }, { "dropping-particle" : "", "family" : "Buckley", "given" : "Thomas N", "non-dropping-particle" : "", "parse-names" : false, "suffix" : "" }, { "dropping-particle" : "", "family" : "Cernusak", "given" : "Lucas A", "non-dropping-particle" : "", "parse-names" : false, "suffix" : "" }, { "dropping-particle" : "", "family" : "Novick", "given" : "Kimberly A", "non-dropping-particle" : "", "parse-names" : false, "suffix" : "" }, { "dropping-particle" : "", "family" : "Poulter", "given" : "Benjamin", "non-dropping-particle" : "", "parse-names" : false, "suffix" : "" }, { "dropping-particle" : "", "family" : "Siegwolf", "given" : "Rolf T W", "non-dropping-particle" : "", "parse-names" : false, "suffix" : "" }, { "dropping-particle" : "", "family" : "Sperry", "given" : "John S", "non-dropping-particle" : "", "parse-names" : false, "suffix" : "" }, { "dropping-particle" : "", "family" : "McDowell", "given" : "Nate G", "non-dropping-particle" : "", "parse-names" : false, "suffix" : "" } ], "container-title" : "New Phytologist", "id" : "ITEM-1", "issue" : "6", "issued" : { "date-parts" : [ [ "2020" ] ] }, "page" : "1550-1566", "title" : "Plant responses to rising vapor pressure deficit", "translator" : [ { "dropping-particle" : "", "family" : "L6790", "given" : "", "non-dropping-particle" : "", "parse-names" : false, "suffix" : "" } ], "type" : "article-journal", "volume" : "226" }, "uris" : [ "http://www.mendeley.com/documents/?uuid=74086164-e53e-4010-b400-ea39a5988f48" ] }, { "id" : "ITEM-2", "itemData" : { "DOI" : "10.1111/nph.15027", "abstract" : "Summary Tree mortality rates appear to be increasing in moist tropical forests (MTFs) with significant carbon cycle consequences. Here, we review the state of knowledge regarding MTF tree mortality, create a conceptual framework with testable hypotheses regarding the drivers, mechanisms and interactions that may underlie increasing MTF mortality rates, and identify the next steps for improved understanding and reduced prediction. Increasing mortality rates are associated with rising temperature and vapor pressure deficit, liana abundance, drought, wind events, fire and, possibly, CO2 fertilization-induced increases in stand thinning or acceleration of trees reaching larger, more vulnerable heights. The majority of these mortality drivers may kill trees in part through carbon starvation and hydraulic failure. The relative importance of each driver is unknown. High species diversity may buffer MTFs against large-scale mortality events, but recent and expected trends in mortality drivers give reason for concern regarding increasing mortality within MTFs. Models of tropical tree mortality are advancing the representation of hydraulics, carbon and demography, but require more empirical knowledge regarding the most common drivers and their subsequent mechanisms. We outline critical datasets and model developments required to test hypotheses regarding the underlying causes of increasing MTF mortality rates, and improve prediction of future mortality under climate change.", "author" : [ { "dropping-particle" : "", "family" : "McDowell", "given" : "Nate", "non-dropping-particle" : "", "parse-names" : false, "suffix" : "" }, { "dropping-particle" : "", "family" : "Allen", "given" : "Craig D", "non-dropping-particle" : "", "parse-names" : false, "suffix" : "" }, { "dropping-particle" : "", "family" : "Anderson-Teixeira", "given" : "Kristina", "non-dropping-particle" : "", "parse-names" : false, "suffix" : "" }, { "dropping-particle" : "", "family" : "Brando", "given" : "Paulo", "non-dropping-particle" : "", "parse-names" : false, "suffix" : "" }, { "dropping-particle" : "", "family" : "Brienen", "given" : "Roel", "non-dropping-particle" : "", "parse-names" : false, "suffix" : "" }, { "dropping-particle" : "", "family" : "Chambers", "given" : "Jeff", "non-dropping-particle" : "", "parse-names" : false, "suffix" : "" }, { "dropping-particle" : "", "family" : "Christoffersen", "given" : "Brad", "non-dropping-particle" : "", "parse-names" : false, "suffix" : "" }, { "dropping-particle" : "", "family" : "Davies", "given" : "Stuart", "non-dropping-particle" : "", "parse-names" : false, "suffix" : "" }, { "dropping-particle" : "", "family" : "Doughty", "given" : "Chris", "non-dropping-particle" : "", "parse-names" : false, "suffix" : "" }, { "dropping-particle" : "", "family" : "Duque", "given" : "Alvaro", "non-dropping-particle" : "", "parse-names" : false, "suffix" : "" }, { "dropping-particle" : "", "family" : "Espirito-Santo", "given" : "Fernando", "non-dropping-particle" : "", "parse-names" : false, "suffix" : "" }, { "dropping-particle" : "", "family" : "Fisher", "given" : "Rosie", "non-dropping-particle" : "", "parse-names" : false, "suffix" : "" }, { "dropping-particle" : "", "family" : "Fontes", "given" : "Clarissa G", "non-dropping-particle" : "", "parse-names" : false, "suffix" : "" }, { "dropping-particle" : "", "family" : "Galbraith", "given" : "David", "non-dropping-particle" : "", "parse-names" : false, "suffix" : "" }, { "dropping-particle" : "", "family" : "Goodsman", "given" : "Devin", "non-dropping-particle" : "", "parse-names" : false, "suffix" : "" }, { "dropping-particle" : "", "family" : "Grossiord", "given" : "Charlotte", "non-dropping-particle" : "", "parse-names" : false, "suffix" : "" }, { "dropping-particle" : "", "family" : "Hartmann", "given" : "Henrik", "non-dropping-particle" : "", "parse-names" : false, "suffix" : "" }, { "dropping-particle" : "", "family" : "Holm", "given" : "Jennifer", "non-dropping-particle" : "", "parse-names" : false, "suffix" : "" }, { "dropping-particle" : "", "family" : "Johnson", "given" : "Daniel J", "non-dropping-particle" : "", "parse-names" : false, "suffix" : "" }, { "dropping-particle" : "", "family" : "Kassim", "given" : "Abd. Rahman", "non-dropping-particle" : "", "parse-names" : false, "suffix" : "" }, { "dropping-particle" : "", "family" : "Keller", "given" : "Michael", "non-dropping-particle" : "", "parse-names" : false, "suffix" : "" }, { "dropping-particle" : "", "family" : "Koven", "given" : "Charlie", "non-dropping-particle" : "", "parse-names" : false, "suffix" : "" }, { "dropping-particle" : "", "family" : "Kueppers", "given" : "Lara", "non-dropping-particle" : "", "parse-names" : false, "suffix" : "" }, { "dropping-particle" : "", "family" : "Kumagai", "given" : "Tomo'omi", "non-dropping-particle" : "", "parse-names" : false, "suffix" : "" }, { "dropping-particle" : "", "family" : "Malhi", "given" : "Yadvinder", "non-dropping-particle" : "", "parse-names" : false, "suffix" : "" }, { "dropping-particle" : "", "family" : "McMahon", "given" : "Sean M", "non-dropping-particle" : "", "parse-names" : false, "suffix" : "" }, { "dropping-particle" : "", "family" : "Mencuccini", "given" : "Maurizio", "non-dropping-particle" : "", "parse-names" : false, "suffix" : "" }, { "dropping-particle" : "", "family" : "Meir", "given" : "Patrick", "non-dropping-particle" : "", "parse-names" : false, "suffix" : "" }, { "dropping-particle" : "", "family" : "Moorcroft", "given" : "Paul", "non-dropping-particle" : "", "parse-names" : false, "suffix" : "" }, { "dropping-particle" : "", "family" : "Muller-Landau", "given" : "Helene C", "non-dropping-particle" : "", "parse-names" : false, "suffix" : "" }, { "dropping-particle" : "", "family" : "Phillips", "given" : "Oliver L", "non-dropping-particle" : "", "parse-names" : false, "suffix" : "" }, { "dropping-particle" : "", "family" : "Powell", "given" : "Thomas", "non-dropping-particle" : "", "parse-names" : false, "suffix" : "" }, { "dropping-particle" : "", "family" : "Sierra", "given" : "Carlos A", "non-dropping-particle" : "", "parse-names" : false, "suffix" : "" }, { "dropping-particle" : "", "family" : "Sperry", "given" : "John", "non-dropping-particle" : "", "parse-names" : false, "suffix" : "" }, { "dropping-particle" : "", "family" : "Warren", "given" : "Jeff", "non-dropping-particle" : "", "parse-names" : false, "suffix" : "" }, { "dropping-particle" : "", "family" : "Xu", "given" : "Chonggang", "non-dropping-particle" : "", "parse-names" : false, "suffix" : "" }, { "dropping-particle" : "", "family" : "Xu", "given" : "Xiangtao", "non-dropping-particle" : "", "parse-names" : false, "suffix" : "" } ], "container-title" : "New Phytologist", "id" : "ITEM-2", "issue" : "3", "issued" : { "date-parts" : [ [ "2018" ] ] }, "page" : "851-869", "title" : "Drivers and mechanisms of tree mortality in moist tropical forests", "translator" : [ { "dropping-particle" : "", "family" : "L6974", "given" : "", "non-dropping-particle" : "", "parse-names" : false, "suffix" : "" } ], "type" : "article-journal", "volume" : "219" }, "uris" : [ "http://www.mendeley.com/documents/?uuid=db18ec5e-21f0-4acb-a19d-6c3c5eca0f70" ] }, { "id" : "ITEM-3", "itemData" : { "DOI" : "10.1890/ES15-00203.1", "abstract" : "Patterns, mechanisms, projections, and consequences of tree mortality and associated broad-scale forest die-off due to drought accompanied by warmer temperatures\u2014\u201chotter drought\u201d, an emerging characteristic of the Anthropocene\u2014are the focus of rapidly expanding literature. Despite recent observational, experimental, and modeling studies suggesting increased vulnerability of trees to hotter drought and associated pests and pathogens, substantial debate remains among research, management and policy-making communities regarding future tree mortality risks. We summarize key mortality-relevant findings, differentiating between those implying lesser versus greater levels of vulnerability. Evidence suggesting lesser vulnerability includes forest benefits of elevated [CO2] and increased water-use efficiency; observed and modeled increases in forest growth and canopy greening; widespread increases in woody-plant biomass, density, and extent; compensatory physiological, morphological, and genetic mechanisms; dampening ecological feedbacks; and potential mitigation by forest management. In contrast, recent studies document more rapid mortality under hotter drought due to negative tree physiological responses and accelerated biotic attacks. Additional evidence suggesting greater vulnerability includes rising background mortality rates; projected increases in drought frequency, intensity, and duration; limitations of vegetation models such as inadequately represented mortality processes; warming feedbacks from die-off; and wildfire synergies. Grouping these findings we identify ten contrasting perspectives that shape the vulnerability debate but have not been discussed collectively. We also present a set of global vulnerability drivers that are known with high confidence: (1) droughts eventually occur everywhere; (2) warming produces hotter droughts; (3) atmospheric moisture demand increases nonlinearly with temperature during drought; (4) mortality can occur faster in hotter drought, consistent with fundamental physiology; (5) shorter droughts occur more frequently than longer droughts and can become lethal under warming, increasing the frequency of lethal drought nonlinearly; and (6) mortality happens rapidly relative to growth intervals needed for forest recovery. These high-confidence drivers, in concert with research supporting greater vulnerability perspectives, support an overall viewpoint of greater forest vulnerability globally. We surmise that mortality vu\u2026", "author" : [ { "dropping-particle" : "", "family" : "Allen", "given" : "Craig D", "non-dropping-particle" : "", "parse-names" : false, "suffix" : "" }, { "dropping-particle" : "", "family" : "Breshears", "given" : "David D", "non-dropping-particle" : "", "parse-names" : false, "suffix" : "" }, { "dropping-particle" : "", "family" : "McDowell", "given" : "Nate G", "non-dropping-particle" : "", "parse-names" : false, "suffix" : "" } ], "container-title" : "Ecosphere", "id" : "ITEM-3", "issue" : "8", "issued" : { "date-parts" : [ [ "2015" ] ] }, "page" : "art129", "title" : "On underestimation of global vulnerability to tree mortality and forest die-off from hotter drought in the Anthropocene", "translator" : [ { "dropping-particle" : "", "family" : "L6986", "given" : "", "non-dropping-particle" : "", "parse-names" : false, "suffix" : "" } ], "type" : "article-journal", "volume" : "6" }, "uris" : [ "http://www.mendeley.com/documents/?uuid=802ca8a9-348b-4dc4-bf25-a3965d35bcae" ] } ], "mendeley" : { "formattedCitation" : "(Allen et al., 2015; McDowell et al., 2018; Grossiord et al., 2020)", "plainTextFormattedCitation" : "(Allen et al., 2015; McDowell et al., 2018; Grossiord et al., 2020)", "previouslyFormattedCitation" : "(Allen et al., 2015; McDowell et al., 2018; Grossiord et al., 2020)" }, "properties" : { "noteIndex" : 0 }, "schema" : "https://github.com/citation-style-language/schema/raw/master/csl-citation.json" }</w:instrText>
      </w:r>
      <w:r w:rsidR="00D75FC8" w:rsidRPr="001E7A27">
        <w:rPr>
          <w:lang w:val="en-GB"/>
        </w:rPr>
        <w:fldChar w:fldCharType="separate"/>
      </w:r>
      <w:del w:id="3734" w:author="Ian Blenkinsop" w:date="2021-07-28T14:17:00Z">
        <w:r w:rsidR="00025FA2" w:rsidRPr="001E7A27" w:rsidDel="0084286B">
          <w:rPr>
            <w:noProof/>
            <w:lang w:val="en-GB"/>
          </w:rPr>
          <w:delText>(</w:delText>
        </w:r>
      </w:del>
      <w:r w:rsidR="00025FA2" w:rsidRPr="001E7A27">
        <w:rPr>
          <w:noProof/>
          <w:lang w:val="en-GB"/>
        </w:rPr>
        <w:t>Allen et al., 2015; McDowell et al., 2018; Grossiord et al., 2020)</w:t>
      </w:r>
      <w:r w:rsidR="00D75FC8" w:rsidRPr="001E7A27">
        <w:rPr>
          <w:lang w:val="en-GB"/>
        </w:rPr>
        <w:fldChar w:fldCharType="end"/>
      </w:r>
      <w:r w:rsidR="00D75FC8" w:rsidRPr="001E7A27">
        <w:rPr>
          <w:lang w:val="en-GB"/>
        </w:rPr>
        <w:t xml:space="preserve">, and that these processes are not well represented in ESMs </w:t>
      </w:r>
      <w:r w:rsidR="00D75FC8" w:rsidRPr="001E7A27">
        <w:rPr>
          <w:lang w:val="en-GB"/>
        </w:rPr>
        <w:fldChar w:fldCharType="begin" w:fldLock="1"/>
      </w:r>
      <w:r w:rsidR="00747167" w:rsidRPr="001E7A27">
        <w:rPr>
          <w:lang w:val="en-GB"/>
        </w:rPr>
        <w:instrText>ADDIN CSL_CITATION { "citationItems" : [ { "id" : "ITEM-1", "itemData" : { "DOI" : "10.1111/nph.12390", "ISBN" : "1469-8137", "abstract" : "Considerable uncertainty surrounds the fate of Amazon rainforests in response to climate change. Here, carbon (C) flux predictions of five terrestrial biosphere models (Community Land Model version 3.5 (CLM3.5), Ecosystem Demography model version 2.1 (ED2), Integrated BIosphere Simulator version 2.6.4 (IBIS), Joint UK Land Environment Simulator version 2.1 (JULES) and Simple Biosphere model version 3 (SiB3)) and a hydrodynamic terrestrial ecosystem model (the Soil\u2013Plant\u2013Atmosphere (SPA) model) were evaluated against measurements from two large\u2010scale Amazon drought experiments. Model predictions agreed with the observed C fluxes in the control plots of both experiments, but poorly replicated the responses to the drought treatments. Most notably, with the exception of ED2, the models predicted negligible reductions in aboveground biomass in response to the drought treatments, which was in contrast to an observed c. 20% reduction at both sites. For ED2, the timing of the decline in aboveground biomass was accurate, but the magnitude was too high for one site and too low for the other. Three key findings indicate critical areas for future research and model development. First, the models predicted declines in autotrophic respiration under prolonged drought in contrast to measured increases at one of the sites. Secondly, models lacking a phenological response to drought introduced bias in the sensitivity of canopy productivity and respiration to drought. Thirdly, the phenomenological water\u2010stress functions used by the terrestrial biosphere models to represent the effects of soil moisture on stomatal conductance yielded unrealistic diurnal and seasonal responses to drought.", "author" : [ { "dropping-particle" : "", "family" : "Powell", "given" : "Thomas L", "non-dropping-particle" : "", "parse-names" : false, "suffix" : "" }, { "dropping-particle" : "", "family" : "Galbraith", "given" : "David R", "non-dropping-particle" : "", "parse-names" : false, "suffix" : "" }, { "dropping-particle" : "", "family" : "Christoffersen", "given" : "Bradley O", "non-dropping-particle" : "", "parse-names" : false, "suffix" : "" }, { "dropping-particle" : "", "family" : "Harper", "given" : "Anna", "non-dropping-particle" : "", "parse-names" : false, "suffix" : "" }, { "dropping-particle" : "", "family" : "Imbuzeiro", "given" : "Hewlley M A", "non-dropping-particle" : "", "parse-names" : false, "suffix" : "" }, { "dropping-particle" : "", "family" : "Rowland", "given" : "Lucy", "non-dropping-particle" : "", "parse-names" : false, "suffix" : "" }, { "dropping-particle" : "", "family" : "Almeida", "given" : "Samuel", "non-dropping-particle" : "", "parse-names" : false, "suffix" : "" }, { "dropping-particle" : "", "family" : "Brando", "given" : "Paulo M", "non-dropping-particle" : "", "parse-names" : false, "suffix" : "" }, { "dropping-particle" : "", "family" : "Costa", "given" : "Antonio Carlos Lola", "non-dropping-particle" : "da", "parse-names" : false, "suffix" : "" }, { "dropping-particle" : "", "family" : "Costa", "given" : "Marcos Heil", "non-dropping-particle" : "", "parse-names" : false, "suffix" : "" }, { "dropping-particle" : "", "family" : "Levine", "given" : "Naomi M", "non-dropping-particle" : "", "parse-names" : false, "suffix" : "" }, { "dropping-particle" : "", "family" : "Malhi", "given" : "Yadvinder", "non-dropping-particle" : "", "parse-names" : false, "suffix" : "" }, { "dropping-particle" : "", "family" : "Saleska", "given" : "Scott R", "non-dropping-particle" : "", "parse-names" : false, "suffix" : "" }, { "dropping-particle" : "", "family" : "Sotta", "given" : "Eleneide", "non-dropping-particle" : "", "parse-names" : false, "suffix" : "" }, { "dropping-particle" : "", "family" : "Williams", "given" : "Mathew", "non-dropping-particle" : "", "parse-names" : false, "suffix" : "" }, { "dropping-particle" : "", "family" : "Meir", "given" : "Patrick", "non-dropping-particle" : "", "parse-names" : false, "suffix" : "" }, { "dropping-particle" : "", "family" : "Moorcroft", "given" : "Paul R", "non-dropping-particle" : "", "parse-names" : false, "suffix" : "" } ], "container-title" : "New Phytologist", "id" : "ITEM-1", "issue" : "2", "issued" : { "date-parts" : [ [ "2013" ] ] }, "page" : "350-365", "title" : "Confronting model predictions of carbon fluxes with measurements of Amazon forests subjected to experimental drought", "translator" : [ { "dropping-particle" : "", "family" : "L4005", "given" : "", "non-dropping-particle" : "", "parse-names" : false, "suffix" : "" } ], "type" : "article-journal", "volume" : "200" }, "uris" : [ "http://www.mendeley.com/documents/?uuid=638dade3-6337-4907-ab18-319aa8d368e9" ] }, { "id" : "ITEM-2", "itemData" : { "DOI" : "10.1111/gcb.13910", "abstract" : "Abstract Numerous current efforts seek to improve the representation of ecosystem ecology and vegetation demographic processes within Earth System Models (ESMs). These developments are widely viewed as an important step in developing greater realism in predictions of future ecosystem states and fluxes. Increased realism, however, leads to increased model complexity, with new features raising a suite of ecological questions that require empirical constraints. Here, we review the developments that permit the representation of plant demographics in ESMs, and identify issues raised by these developments that highlight important gaps in ecological understanding. These issues inevitably translate into uncertainty in model projections but also allow models to be applied to new processes and questions concerning the dynamics of real-world ecosystems. We argue that stronger and more innovative connections to data, across the range of scales considered, are required to address these gaps in understanding. The development of first-generation land surface models as a unifying framework for ecophysiological understanding stimulated much research into plant physiological traits and gas exchange. Constraining predictions at ecologically relevant spatial and temporal scales will require a similar investment of effort and intensified inter-disciplinary communication.", "author" : [ { "dropping-particle" : "", "family" : "Fisher", "given" : "Rosie A", "non-dropping-particle" : "", "parse-names" : false, "suffix" : "" }, { "dropping-particle" : "", "family" : "Koven", "given" : "Charles D", "non-dropping-particle" : "", "parse-names" : false, "suffix" : "" }, { "dropping-particle" : "", "family" : "Anderegg", "given" : "William R L", "non-dropping-particle" : "", "parse-names" : false, "suffix" : "" }, { "dropping-particle" : "", "family" : "Christoffersen", "given" : "Bradley O", "non-dropping-particle" : "", "parse-names" : false, "suffix" : "" }, { "dropping-particle" : "", "family" : "Dietze", "given" : "Michael C", "non-dropping-particle" : "", "parse-names" : false, "suffix" : "" }, { "dropping-particle" : "", "family" : "Farrior", "given" : "Caroline E", "non-dropping-particle" : "", "parse-names" : false, "suffix" : "" }, { "dropping-particle" : "", "family" : "Holm", "given" : "Jennifer A", "non-dropping-particle" : "", "parse-names" : false, "suffix" : "" }, { "dropping-particle" : "", "family" : "Hurtt", "given" : "George C", "non-dropping-particle" : "", "parse-names" : false, "suffix" : "" }, { "dropping-particle" : "", "family" : "Knox", "given" : "Ryan G", "non-dropping-particle" : "", "parse-names" : false, "suffix" : "" }, { "dropping-particle" : "", "family" : "Lawrence", "given" : "Peter J", "non-dropping-particle" : "", "parse-names" : false, "suffix" : "" }, { "dropping-particle" : "", "family" : "Lichstein", "given" : "Jeremy W", "non-dropping-particle" : "", "parse-names" : false, "suffix" : "" }, { "dropping-particle" : "", "family" : "Longo", "given" : "Marcos", "non-dropping-particle" : "", "parse-names" : false, "suffix" : "" }, { "dropping-particle" : "", "family" : "Matheny", "given" : "Ashley M", "non-dropping-particle" : "", "parse-names" : false, "suffix" : "" }, { "dropping-particle" : "", "family" : "Medvigy", "given" : "David", "non-dropping-particle" : "", "parse-names" : false, "suffix" : "" }, { "dropping-particle" : "", "family" : "Muller-Landau", "given" : "Helene C", "non-dropping-particle" : "", "parse-names" : false, "suffix" : "" }, { "dropping-particle" : "", "family" : "Powell", "given" : "Thomas L", "non-dropping-particle" : "", "parse-names" : false, "suffix" : "" }, { "dropping-particle" : "", "family" : "Serbin", "given" : "Shawn P", "non-dropping-particle" : "", "parse-names" : false, "suffix" : "" }, { "dropping-particle" : "", "family" : "Sato", "given" : "Hisashi", "non-dropping-particle" : "", "parse-names" : false, "suffix" : "" }, { "dropping-particle" : "", "family" : "Shuman", "given" : "Jacquelyn K", "non-dropping-particle" : "", "parse-names" : false, "suffix" : "" }, { "dropping-particle" : "", "family" : "Smith", "given" : "Benjamin", "non-dropping-particle" : "", "parse-names" : false, "suffix" : "" }, { "dropping-particle" : "", "family" : "Trugman", "given" : "Anna T", "non-dropping-particle" : "", "parse-names" : false, "suffix" : "" }, { "dropping-particle" : "", "family" : "Viskari", "given" : "Toni", "non-dropping-particle" : "", "parse-names" : false, "suffix" : "" }, { "dropping-particle" : "", "family" : "Verbeeck", "given" : "Hans", "non-dropping-particle" : "", "parse-names" : false, "suffix" : "" }, { "dropping-particle" : "", "family" : "Weng", "given" : "Ensheng", "non-dropping-particle" : "", "parse-names" : false, "suffix" : "" }, { "dropping-particle" : "", "family" : "Xu", "given" : "Chonggang", "non-dropping-particle" : "", "parse-names" : false, "suffix" : "" }, { "dropping-particle" : "", "family" : "Xu", "given" : "Xiangtao", "non-dropping-particle" : "", "parse-names" : false, "suffix" : "" }, { "dropping-particle" : "", "family" : "Zhang", "given" : "Tao", "non-dropping-particle" : "", "parse-names" : false, "suffix" : "" }, { "dropping-particle" : "", "family" : "Moorcroft", "given" : "Paul R", "non-dropping-particle" : "", "parse-names" : false, "suffix" : "" } ], "container-title" : "Global Change Biology", "id" : "ITEM-2", "issue" : "1", "issued" : { "date-parts" : [ [ "2018" ] ] }, "page" : "35-54", "title" : "Vegetation demographics in Earth System Models: A review of progress and priorities", "translator" : [ { "dropping-particle" : "", "family" : "L6985", "given" : "", "non-dropping-particle" : "", "parse-names" : false, "suffix" : "" } ], "type" : "article-journal", "volume" : "24" }, "uris" : [ "http://www.mendeley.com/documents/?uuid=d8e35190-f88e-4060-8a98-ee2ec5d954c2" ] } ], "mendeley" : { "formattedCitation" : "(Powell et al., 2013; Fisher et al., 2018)", "plainTextFormattedCitation" : "(Powell et al., 2013; Fisher et al., 2018)", "previouslyFormattedCitation" : "(Powell et al., 2013; Fisher et al., 2018)"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(Powell et al., 2013; Fisher et al., 2018)</w:t>
      </w:r>
      <w:r w:rsidR="00D75FC8" w:rsidRPr="001E7A27">
        <w:rPr>
          <w:lang w:val="en-GB"/>
        </w:rPr>
        <w:fldChar w:fldCharType="end"/>
      </w:r>
      <w:r w:rsidR="00D75FC8" w:rsidRPr="001E7A27">
        <w:rPr>
          <w:lang w:val="en-GB"/>
        </w:rPr>
        <w:t>. An ensemble of land models that include</w:t>
      </w:r>
      <w:ins w:id="3735" w:author="Soapbox" w:date="2021-07-21T09:16:00Z">
        <w:r w:rsidR="001C4EBA" w:rsidRPr="001E7A27">
          <w:rPr>
            <w:lang w:val="en-GB"/>
          </w:rPr>
          <w:t>s</w:t>
        </w:r>
      </w:ins>
      <w:r w:rsidR="00D75FC8" w:rsidRPr="001E7A27">
        <w:rPr>
          <w:lang w:val="en-GB"/>
        </w:rPr>
        <w:t xml:space="preserve"> ecological processes such as forest demography </w:t>
      </w:r>
      <w:r w:rsidR="000D6202" w:rsidRPr="001E7A27">
        <w:rPr>
          <w:lang w:val="en-GB"/>
        </w:rPr>
        <w:t xml:space="preserve">shows </w:t>
      </w:r>
      <w:r w:rsidR="00D75FC8" w:rsidRPr="001E7A27">
        <w:rPr>
          <w:lang w:val="en-GB"/>
        </w:rPr>
        <w:t xml:space="preserve">that changes </w:t>
      </w:r>
      <w:r w:rsidR="000D6202" w:rsidRPr="001E7A27">
        <w:rPr>
          <w:lang w:val="en-GB"/>
        </w:rPr>
        <w:t xml:space="preserve">to </w:t>
      </w:r>
      <w:r w:rsidR="00D75FC8" w:rsidRPr="001E7A27">
        <w:rPr>
          <w:lang w:val="en-GB"/>
        </w:rPr>
        <w:t xml:space="preserve">mortality may be a more important driver of carbon dynamics than changes to productivity </w:t>
      </w:r>
      <w:r w:rsidR="00D75FC8" w:rsidRPr="001E7A27">
        <w:rPr>
          <w:lang w:val="en-GB"/>
        </w:rPr>
        <w:fldChar w:fldCharType="begin" w:fldLock="1"/>
      </w:r>
      <w:r w:rsidR="00747167" w:rsidRPr="001E7A27">
        <w:rPr>
          <w:lang w:val="en-GB"/>
        </w:rPr>
        <w:instrText>ADDIN CSL_CITATION { "citationItems" : [ { "id" : "ITEM-1", "itemData" : { "DOI" : "10.1073/pnas.1222477110", "ISSN" : "0027-8424", "abstract" : "Future climate change and increasing atmospheric CO2 are expected to cause major changes in vegetation structure and function over large fractions of the global land surface. Seven global vegetation models are used to analyze possible responses to future climate simulated by a range of general circulation models run under all four representative concentration pathway scenarios of changing concentrations of greenhouse gases. All 110 simulations predict an increase in global vegetation carbon to 2100, but with substantial variation between vegetation models. For example, at 4 $\\,^{\\circ}$C of global land surface warming (510--758 ppm of CO2), vegetation carbon increases by 52--477 Pg C (224 Pg C mean), mainly due to CO2 fertilization of photosynthesis. Simulations agree on large regional increases across much of the boreal forest, western Amazonia, central Africa, western China, and southeast Asia, with reductions across southwestern North America, central South America, southern Mediterranean areas, southwestern Africa, and southwestern Australia. Four vegetation models display discontinuities across 4 $\\,^{\\circ}$C of warming, indicating global thresholds in the balance of positive and negative influences on productivity and biomass. In contrast to previous global vegetation model studies, we emphasize the importance of uncertainties in projected changes in carbon residence times. We find, when all seven models are considered for one representative concentration pathway \u00d7 general circulation model combination, such uncertainties explain 30% more variation in modeled vegetation carbon change than responses of net primary productivity alone, increasing to 151% for non-HYBRID4 models. A change in research priorities away from production and toward structural dynamics and demographic processes is recommended.", "author" : [ { "dropping-particle" : "", "family" : "Friend", "given" : "Andrew D", "non-dropping-particle" : "", "parse-names" : false, "suffix" : "" }, { "dropping-particle" : "", "family" : "Lucht", "given" : "Wolfgang", "non-dropping-particle" : "", "parse-names" : false, "suffix" : "" }, { "dropping-particle" : "", "family" : "Rademacher", "given" : "Tim T", "non-dropping-particle" : "", "parse-names" : false, "suffix" : "" }, { "dropping-particle" : "", "family" : "Keribin", "given" : "Rozenn", "non-dropping-particle" : "", "parse-names" : false, "suffix" : "" }, { "dropping-particle" : "", "family" : "Betts", "given" : "Richard", "non-dropping-particle" : "", "parse-names" : false, "suffix" : "" }, { "dropping-particle" : "", "family" : "Cadule", "given" : "Patricia", "non-dropping-particle" : "", "parse-names" : false, "suffix" : "" }, { "dropping-particle" : "", "family" : "Ciais", "given" : "Philippe", "non-dropping-particle" : "", "parse-names" : false, "suffix" : "" }, { "dropping-particle" : "", "family" : "Clark", "given" : "Douglas B", "non-dropping-particle" : "", "parse-names" : false, "suffix" : "" }, { "dropping-particle" : "", "family" : "Dankers", "given" : "Rutger", "non-dropping-particle" : "", "parse-names" : false, "suffix" : "" }, { "dropping-particle" : "", "family" : "Falloon", "given" : "Pete D", "non-dropping-particle" : "", "parse-names" : false, "suffix" : "" }, { "dropping-particle" : "", "family" : "Ito", "given" : "Akihiko", "non-dropping-particle" : "", "parse-names" : false, "suffix" : "" }, { "dropping-particle" : "", "family" : "Kahana", "given" : "Ron", "non-dropping-particle" : "", "parse-names" : false, "suffix" : "" }, { "dropping-particle" : "", "family" : "Kleidon", "given" : "Axel", "non-dropping-particle" : "", "parse-names" : false, "suffix" : "" }, { "dropping-particle" : "", "family" : "Lomas", "given" : "Mark R", "non-dropping-particle" : "", "parse-names" : false, "suffix" : "" }, { "dropping-particle" : "", "family" : "Nishina", "given" : "Kazuya", "non-dropping-particle" : "", "parse-names" : false, "suffix" : "" }, { "dropping-particle" : "", "family" : "Ostberg", "given" : "Sebastian", "non-dropping-particle" : "", "parse-names" : false, "suffix" : "" }, { "dropping-particle" : "", "family" : "Pavlick", "given" : "Ryan", "non-dropping-particle" : "", "parse-names" : false, "suffix" : "" }, { "dropping-particle" : "", "family" : "Peylin", "given" : "Philippe", "non-dropping-particle" : "", "parse-names" : false, "suffix" : "" }, { "dropping-particle" : "", "family" : "Schaphoff", "given" : "Sibyll", "non-dropping-particle" : "", "parse-names" : false, "suffix" : "" }, { "dropping-particle" : "", "family" : "Vuichard", "given" : "Nicolas", "non-dropping-particle" : "", "parse-names" : false, "suffix" : "" }, { "dropping-particle" : "", "family" : "Warszawski", "given" : "Lila", "non-dropping-particle" : "", "parse-names" : false, "suffix" : "" }, { "dropping-particle" : "", "family" : "Wiltshire", "given" : "Andy", "non-dropping-particle" : "", "parse-names" : false, "suffix" : "" }, { "dropping-particle" : "", "family" : "Woodward", "given" : "F Ian", "non-dropping-particle" : "", "parse-names" : false, "suffix" : "" } ], "container-title" : "Proceedings of the National Academy of Sciences", "id" : "ITEM-1", "issue" : "9", "issued" : { "date-parts" : [ [ "2014", "3", "4" ] ] }, "page" : "3280-3285", "title" : "Carbon residence time dominates uncertainty in terrestrial vegetation responses to future climate and atmospheric CO2", "translator" : [ { "dropping-particle" : "", "family" : "L3996", "given" : "", "non-dropping-particle" : "", "parse-names" : false, "suffix" : "" } ], "type" : "article-journal", "volume" : "111" }, "uris" : [ "http://www.mendeley.com/documents/?uuid=c399d76e-b4a8-4a11-9052-6f2cfdb7b967" ] } ], "mendeley" : { "formattedCitation" : "(Friend et al., 2014)", "plainTextFormattedCitation" : "(Friend et al., 2014)", "previouslyFormattedCitation" : "(Friend et al., 2014)" }, "properties" : { "noteIndex" : 0 }, "schema" : "https://github.com/citation-style-language/schema/raw/master/csl-citation.json" }</w:instrText>
      </w:r>
      <w:r w:rsidR="00D75FC8" w:rsidRPr="001E7A27">
        <w:rPr>
          <w:lang w:val="en-GB"/>
        </w:rPr>
        <w:fldChar w:fldCharType="separate"/>
      </w:r>
      <w:r w:rsidR="00025FA2" w:rsidRPr="001E7A27">
        <w:rPr>
          <w:noProof/>
          <w:lang w:val="en-GB"/>
        </w:rPr>
        <w:t>(Friend et al., 2014)</w:t>
      </w:r>
      <w:r w:rsidR="00D75FC8" w:rsidRPr="001E7A27">
        <w:rPr>
          <w:lang w:val="en-GB"/>
        </w:rPr>
        <w:fldChar w:fldCharType="end"/>
      </w:r>
      <w:r w:rsidR="00D75FC8" w:rsidRPr="001E7A27">
        <w:rPr>
          <w:lang w:val="en-GB"/>
        </w:rPr>
        <w:t xml:space="preserve">. </w:t>
      </w:r>
    </w:p>
    <w:p w14:paraId="10973DBB" w14:textId="77777777" w:rsidR="00D75FC8" w:rsidRPr="001E7A27" w:rsidRDefault="00D75FC8" w:rsidP="005C7F25">
      <w:pPr>
        <w:pStyle w:val="AR6BodyText"/>
        <w:rPr>
          <w:lang w:val="en-GB"/>
        </w:rPr>
      </w:pPr>
    </w:p>
    <w:p w14:paraId="1527EF3A" w14:textId="17300005" w:rsidR="00D75FC8" w:rsidRPr="001E7A27" w:rsidRDefault="00D75FC8" w:rsidP="005C7F25">
      <w:pPr>
        <w:pStyle w:val="AR6BodyText"/>
        <w:rPr>
          <w:lang w:val="en-GB"/>
        </w:rPr>
      </w:pPr>
      <w:r w:rsidRPr="001E7A27">
        <w:rPr>
          <w:lang w:val="en-GB"/>
        </w:rPr>
        <w:t xml:space="preserve">Overall, climate change </w:t>
      </w:r>
      <w:r w:rsidR="000D6202" w:rsidRPr="001E7A27">
        <w:rPr>
          <w:lang w:val="en-GB"/>
        </w:rPr>
        <w:t>will force</w:t>
      </w:r>
      <w:r w:rsidRPr="001E7A27">
        <w:rPr>
          <w:lang w:val="en-GB"/>
        </w:rPr>
        <w:t xml:space="preserve"> widespread increases in fire weather throughout the world (Section 12.3.2.8</w:t>
      </w:r>
      <w:r w:rsidRPr="00F96603">
        <w:rPr>
          <w:highlight w:val="yellow"/>
          <w:lang w:val="en-GB"/>
          <w:rPrChange w:id="3736" w:author="Tom Maycock" w:date="2021-09-08T17:21:00Z">
            <w:rPr>
              <w:lang w:val="en-GB"/>
            </w:rPr>
          </w:rPrChange>
        </w:rPr>
        <w:t xml:space="preserve">). </w:t>
      </w:r>
      <w:commentRangeStart w:id="3737"/>
      <w:r w:rsidRPr="00F96603">
        <w:rPr>
          <w:highlight w:val="yellow"/>
          <w:lang w:val="en-GB"/>
          <w:rPrChange w:id="3738" w:author="Tom Maycock" w:date="2021-09-08T17:21:00Z">
            <w:rPr>
              <w:lang w:val="en-GB"/>
            </w:rPr>
          </w:rPrChange>
        </w:rPr>
        <w:t>Because of incomplete inclusion of fire in ESMs, a separate compilation of fire-driven carbon</w:t>
      </w:r>
      <w:ins w:id="3739" w:author="Soapbox" w:date="2021-07-16T07:58:00Z">
        <w:r w:rsidR="00576D5B" w:rsidRPr="00F96603">
          <w:rPr>
            <w:rFonts w:cs="Times New Roman"/>
            <w:highlight w:val="yellow"/>
            <w:lang w:val="en-GB"/>
            <w:rPrChange w:id="3740" w:author="Tom Maycock" w:date="2021-09-08T17:21:00Z">
              <w:rPr>
                <w:rFonts w:cs="Times New Roman"/>
                <w:lang w:val="en-GB"/>
              </w:rPr>
            </w:rPrChange>
          </w:rPr>
          <w:t>–</w:t>
        </w:r>
      </w:ins>
      <w:del w:id="3741" w:author="Soapbox" w:date="2021-07-16T07:58:00Z">
        <w:r w:rsidRPr="00F96603" w:rsidDel="00576D5B">
          <w:rPr>
            <w:highlight w:val="yellow"/>
            <w:lang w:val="en-GB"/>
            <w:rPrChange w:id="3742" w:author="Tom Maycock" w:date="2021-09-08T17:21:00Z">
              <w:rPr>
                <w:lang w:val="en-GB"/>
              </w:rPr>
            </w:rPrChange>
          </w:rPr>
          <w:delText>-</w:delText>
        </w:r>
      </w:del>
      <w:r w:rsidRPr="00F96603">
        <w:rPr>
          <w:highlight w:val="yellow"/>
          <w:lang w:val="en-GB"/>
          <w:rPrChange w:id="3743" w:author="Tom Maycock" w:date="2021-09-08T17:21:00Z">
            <w:rPr>
              <w:lang w:val="en-GB"/>
            </w:rPr>
          </w:rPrChange>
        </w:rPr>
        <w:t xml:space="preserve">climate feedback estimates </w:t>
      </w:r>
      <w:commentRangeEnd w:id="3737"/>
      <w:r w:rsidR="001C4EBA" w:rsidRPr="00F96603">
        <w:rPr>
          <w:rStyle w:val="CommentReference"/>
          <w:highlight w:val="yellow"/>
          <w:lang w:val="en-GB"/>
          <w:rPrChange w:id="3744" w:author="Tom Maycock" w:date="2021-09-08T17:21:00Z">
            <w:rPr>
              <w:rStyle w:val="CommentReference"/>
              <w:lang w:val="en-GB"/>
            </w:rPr>
          </w:rPrChange>
        </w:rPr>
        <w:commentReference w:id="3737"/>
      </w:r>
      <w:ins w:id="3745" w:author="Ian Blenkinsop" w:date="2021-07-28T14:17:00Z">
        <w:r w:rsidR="0084286B" w:rsidRPr="00F96603">
          <w:rPr>
            <w:highlight w:val="yellow"/>
            <w:lang w:val="en-GB"/>
            <w:rPrChange w:id="3746" w:author="Tom Maycock" w:date="2021-09-08T17:21:00Z">
              <w:rPr>
                <w:lang w:val="en-GB"/>
              </w:rPr>
            </w:rPrChange>
          </w:rPr>
          <w:t xml:space="preserve">(Section 5.4.8; </w:t>
        </w:r>
      </w:ins>
      <w:r w:rsidRPr="00F96603">
        <w:rPr>
          <w:highlight w:val="yellow"/>
          <w:lang w:val="en-GB"/>
          <w:rPrChange w:id="3747" w:author="Tom Maycock" w:date="2021-09-08T17:21:00Z">
            <w:rPr>
              <w:lang w:val="en-GB"/>
            </w:rPr>
          </w:rPrChange>
        </w:rPr>
        <w:fldChar w:fldCharType="begin" w:fldLock="1"/>
      </w:r>
      <w:r w:rsidR="00747167" w:rsidRPr="00F96603">
        <w:rPr>
          <w:highlight w:val="yellow"/>
          <w:lang w:val="en-GB"/>
          <w:rPrChange w:id="3748" w:author="Tom Maycock" w:date="2021-09-08T17:21:00Z">
            <w:rPr>
              <w:lang w:val="en-GB"/>
            </w:rPr>
          </w:rPrChange>
        </w:rPr>
        <w:instrText>ADDIN CSL_CITATION { "citationItems" : [ { "id" : "ITEM-1", "itemData" : { "DOI" : "10.5194/esd-9-663-2018", "ISBN" : "2190-4987", "ISSN" : "2190-4987", "abstract" : "Abstract. Temperature exerts strong controls on the incidence and severity of fire. All else equal, warming is expected to increase fire-related carbon emissions, and thereby atmospheric CO2. But the magnitude of this feedback is very poorly known. We use a single-box model of the land biosphere to quantify this positive feedback from satellite-based estimates of biomass burning emissions for 2000\u20132014CE and from sedimentary charcoal records for the millennium before the industrial period. We derive an estimate of the centennial-scale feedback strength of 6.5\u00b13.4ppmCO2 per degree of land temperature increase, based on the satellite data. However, this estimate is poorly constrained, and is largely driven by the well-documented dependence of tropical deforestation and peat fires (primarily anthropogenic) on climate variability patterns linked to the El Ni\u00f1o\u2013Southern Oscillation. Palaeo-data from pre-industrial times provide the opportunity to assess the fire-related climate\u2013carbon-cycle feedback over a longer period, with less pervasive human impacts. Past biomass burning can be quantified based on variations in either the concentration and isotopic composition of methane in ice cores (with assumptions about the isotopic signatures of different methane sources) or the abundances of charcoal preserved in sediments, which reflect landscape-scale changes in burnt biomass. These two data sources are shown here to be coherent with one another. The more numerous data from sedimentary charcoal, expressed as normalized anomalies (fractional deviations from the long-term mean), are then used \u2013 together with an estimate of mean biomass burning derived from methane isotope data \u2013 to infer a feedback strength of 5.6\u00b13.2ppmCO2 per degree of land temperature and (for a climate sensitivity of 2.8K) a gain of 0.09\u00b10.05. This finding indicates that the positive carbon cycle feedback from increased fire provides a substantial contribution to the overall climate\u2013carbon-cycle feedback on centennial timescales. Although the feedback estimates from palaeo- and satellite-era data are in agreement, this is likely fortuitous because of the pervasive influence of human activities on fire regimes during recent decades.", "author" : [ { "dropping-particle" : "", "family" : "Harrison", "given" : "Sandy P.", "non-dropping-particle" : "", "parse-names" : false, "suffix" : "" }, { "dropping-particle" : "", "family" : "Bartlein", "given" : "Patrick J.", "non-dropping-particle" : "", "parse-names" : false, "suffix" : "" }, { "dropping-particle" : "", "family" : "Brovkin", "given" : "Victor", "non-dropping-particle" : "", "parse-names" : false, "suffix" : "" }, { "dropping-particle" : "", "family" : "Houweling", "given" : "Sander", "non-dropping-particle" : "", "parse-names" : false, "suffix" : "" }, { "dropping-particle" : "", "family" : "Kloster", "given" : "Silvia", "non-dropping-particle" : "", "parse-names" : false, "suffix" : "" }, { "dropping-particle" : "", "family" : "Prentice", "given" : "I. Colin", "non-dropping-particle" : "", "parse-names" : false, "suffix" : "" } ], "container-title" : "Earth System Dynamics", "id" : "ITEM-1", "issue" : "2", "issued" : { "date-parts" : [ [ "2018", "5", "28" ] ] }, "page" : "663-677", "title" : "The biomass burning contribution to climate\u2013carbon-cycle feedback", "translator" : [ { "dropping-particle" : "", "family" : "L4966", "given" : "", "non-dropping-particle" : "", "parse-names" : false, "suffix" : "" } ], "type" : "article-journal", "volume" : "9" }, "uris" : [ "http://www.mendeley.com/documents/?uuid=ee0d3b86-68d6-4fa2-9e17-9c815539a7ee" ] }, { "id" : "ITEM-2", "itemData" : { "DOI" : "10.5194/bg-11-3205-2014", "ISSN" : "1726-4189", "abstract" : "Abstract. This paper presents ensemble simulations with the global climate model developed at the A. M. Obukhov Institute of Atmospheric Physics, Russian Academy of Sciences (IAP RAS CM). These simulations are forced by historical reconstructions of concentrations of well-mixed greenhouse gases (CO2, CH4, and N2O), sulfate aerosols (both in the troposphere and stratosphere), extent of crops and pastures, and total solar irradiance for AD 850\u20132005 (hereafter all years are taken as being AD) and by the Representative Concentration Pathway (RCP) scenarios for the same forcing agents until the year 2300. Our model implements GlobFIRM (Global FIRe Model) as a scheme for calculating characteristics of natural fires. Comparing to the original GlobFIRM model, in our implementation, the scheme is extended by a module accounting for CO2 release from soil during fires. The novel approach of our paper is to simulate natural fires in an ensemble fashion. Different ensemble members in the present paper are constructed by varying the values of parameters of the natural fires module. These members are constrained by the GFED-3.1 data set for the burnt area and CO2 release from fires and further subjected to Bayesian averaging. Our simulations are the first coupled model assessment of future changes in gross characteristics of natural fires. In our model, the present-day (1998\u20132011) global area burnt due to natural fires is (2.1 \u00b1 0.4) \u00d7 106 km2 yr\u22121 (ensemble mean and intra-ensemble standard deviation are presented), and the respective CO2 emissions to the atmosphere are (1.4 \u00b1 0.2) Pg C yr\u22121. The latter value is in agreement with the corresponding GFED estimates. The area burnt by natural fires is generally larger than the GFED estimates except in boreal Eurasia, where it is realistic, and in Australia, where it is smaller than these estimates. Regionally, the modelled CO2 emissions are larger (smaller) than the GFED estimates in Europe (in the tropics and north-eastern Eurasia). From 1998\u20132011 to 2091\u20132100, the ensemble mean global burnt area is increased by 13% (28%, 36%, 51%) under scenario RCP 2.6 (RCP 4.5, RCP 6.0, RCP 8.5). The corresponding global emissions increase is 14% (29%, 37%, 42%). From 2091\u20132100 to 2291\u20132300, under the mitigation scenario RCP 2.6 the ensemble mean global burnt area and the respective CO2 emissions slightly decrease, both by 5% relative to their values in the period 2091\u20132100. In turn, under scenario RCP 4.5 (RCP 6.0, RCP 8.5) the ensem\u2026",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"Biogeosciences", "id" : "ITEM-2", "issue" : "12", "issued" : { "date-parts" : [ [ "2014", "6", "17" ] ] }, "page" : "3205-3223", "title" : "An ensemble approach to simulate CO2 emissions from natural fires", "translator" : [ { "dropping-particle" : "", "family" : "L4965", "given" : "", "non-dropping-particle" : "", "parse-names" : false, "suffix" : "" } ], "type" : "article-journal", "volume" : "11" }, "uris" : [ "http://www.mendeley.com/documents/?uuid=c4c08731-ec66-4a9c-bb61-4dd030733a2a" ] } ], "mendeley" : { "formattedCitation" : "(Eliseev et al., 2014a; Harrison et al., 2018)", "plainTextFormattedCitation" : "(Eliseev et al., 2014a; Harrison et al., 2018)", "previouslyFormattedCitation" : "(Eliseev et al., 2014a; Harrison et al., 2018)" }, "properties" : { "noteIndex" : 0 }, "schema" : "https://github.com/citation-style-language/schema/raw/master/csl-citation.json" }</w:instrText>
      </w:r>
      <w:r w:rsidRPr="00F96603">
        <w:rPr>
          <w:highlight w:val="yellow"/>
          <w:lang w:val="en-GB"/>
          <w:rPrChange w:id="3749" w:author="Tom Maycock" w:date="2021-09-08T17:21:00Z">
            <w:rPr>
              <w:lang w:val="en-GB"/>
            </w:rPr>
          </w:rPrChange>
        </w:rPr>
        <w:fldChar w:fldCharType="separate"/>
      </w:r>
      <w:del w:id="3750" w:author="Ian Blenkinsop" w:date="2021-07-28T14:17:00Z">
        <w:r w:rsidR="00025FA2" w:rsidRPr="00F96603" w:rsidDel="0084286B">
          <w:rPr>
            <w:noProof/>
            <w:highlight w:val="yellow"/>
            <w:lang w:val="en-GB"/>
            <w:rPrChange w:id="3751" w:author="Tom Maycock" w:date="2021-09-08T17:21:00Z">
              <w:rPr>
                <w:noProof/>
                <w:lang w:val="en-GB"/>
              </w:rPr>
            </w:rPrChange>
          </w:rPr>
          <w:delText>(</w:delText>
        </w:r>
      </w:del>
      <w:r w:rsidR="00025FA2" w:rsidRPr="00F96603">
        <w:rPr>
          <w:noProof/>
          <w:highlight w:val="yellow"/>
          <w:lang w:val="en-GB"/>
          <w:rPrChange w:id="3752" w:author="Tom Maycock" w:date="2021-09-08T17:21:00Z">
            <w:rPr>
              <w:noProof/>
              <w:lang w:val="en-GB"/>
            </w:rPr>
          </w:rPrChange>
        </w:rPr>
        <w:t>Eliseev et al., 2014a; Harrison et al., 2018</w:t>
      </w:r>
      <w:ins w:id="3753" w:author="Soapbox" w:date="2021-07-27T14:52:00Z">
        <w:del w:id="3754" w:author="Ian Blenkinsop" w:date="2021-07-28T14:17:00Z">
          <w:r w:rsidR="00B73141" w:rsidRPr="00F96603" w:rsidDel="0084286B">
            <w:rPr>
              <w:noProof/>
              <w:highlight w:val="yellow"/>
              <w:lang w:val="en-GB"/>
              <w:rPrChange w:id="3755" w:author="Tom Maycock" w:date="2021-09-08T17:21:00Z">
                <w:rPr>
                  <w:noProof/>
                  <w:lang w:val="en-GB"/>
                </w:rPr>
              </w:rPrChange>
            </w:rPr>
            <w:delText>;</w:delText>
          </w:r>
        </w:del>
      </w:ins>
      <w:del w:id="3756" w:author="Soapbox" w:date="2021-07-27T14:52:00Z">
        <w:r w:rsidR="00025FA2" w:rsidRPr="00F96603" w:rsidDel="00B73141">
          <w:rPr>
            <w:noProof/>
            <w:highlight w:val="yellow"/>
            <w:lang w:val="en-GB"/>
            <w:rPrChange w:id="3757" w:author="Tom Maycock" w:date="2021-09-08T17:21:00Z">
              <w:rPr>
                <w:noProof/>
                <w:lang w:val="en-GB"/>
              </w:rPr>
            </w:rPrChange>
          </w:rPr>
          <w:delText>)</w:delText>
        </w:r>
      </w:del>
      <w:r w:rsidRPr="00F96603">
        <w:rPr>
          <w:highlight w:val="yellow"/>
          <w:lang w:val="en-GB"/>
          <w:rPrChange w:id="3758" w:author="Tom Maycock" w:date="2021-09-08T17:21:00Z">
            <w:rPr>
              <w:lang w:val="en-GB"/>
            </w:rPr>
          </w:rPrChange>
        </w:rPr>
        <w:fldChar w:fldCharType="end"/>
      </w:r>
      <w:del w:id="3759" w:author="Soapbox" w:date="2021-07-27T14:52:00Z">
        <w:r w:rsidR="003C4376" w:rsidRPr="00F96603" w:rsidDel="00B73141">
          <w:rPr>
            <w:highlight w:val="yellow"/>
            <w:lang w:val="en-GB"/>
            <w:rPrChange w:id="3760" w:author="Tom Maycock" w:date="2021-09-08T17:21:00Z">
              <w:rPr>
                <w:lang w:val="en-GB"/>
              </w:rPr>
            </w:rPrChange>
          </w:rPr>
          <w:delText xml:space="preserve"> (s</w:delText>
        </w:r>
      </w:del>
      <w:ins w:id="3761" w:author="Soapbox" w:date="2021-07-27T14:52:00Z">
        <w:del w:id="3762" w:author="Ian Blenkinsop" w:date="2021-07-28T14:17:00Z">
          <w:r w:rsidR="00B73141" w:rsidRPr="00F96603" w:rsidDel="0084286B">
            <w:rPr>
              <w:highlight w:val="yellow"/>
              <w:lang w:val="en-GB"/>
              <w:rPrChange w:id="3763" w:author="Tom Maycock" w:date="2021-09-08T17:21:00Z">
                <w:rPr>
                  <w:lang w:val="en-GB"/>
                </w:rPr>
              </w:rPrChange>
            </w:rPr>
            <w:delText xml:space="preserve"> S</w:delText>
          </w:r>
        </w:del>
      </w:ins>
      <w:del w:id="3764" w:author="Ian Blenkinsop" w:date="2021-07-28T14:17:00Z">
        <w:r w:rsidR="003C4376" w:rsidRPr="00F96603" w:rsidDel="0084286B">
          <w:rPr>
            <w:highlight w:val="yellow"/>
            <w:lang w:val="en-GB"/>
            <w:rPrChange w:id="3765" w:author="Tom Maycock" w:date="2021-09-08T17:21:00Z">
              <w:rPr>
                <w:lang w:val="en-GB"/>
              </w:rPr>
            </w:rPrChange>
          </w:rPr>
          <w:delText>ection 5.4.</w:delText>
        </w:r>
        <w:r w:rsidR="003C4376" w:rsidRPr="001E7A27" w:rsidDel="0084286B">
          <w:rPr>
            <w:lang w:val="en-GB"/>
          </w:rPr>
          <w:delText>8</w:delText>
        </w:r>
      </w:del>
      <w:r w:rsidR="003C4376" w:rsidRPr="001E7A27">
        <w:rPr>
          <w:lang w:val="en-GB"/>
        </w:rPr>
        <w:t>)</w:t>
      </w:r>
      <w:r w:rsidRPr="001E7A27">
        <w:rPr>
          <w:lang w:val="en-GB"/>
        </w:rPr>
        <w:t xml:space="preserve">. There is </w:t>
      </w:r>
      <w:r w:rsidRPr="001E7A27">
        <w:rPr>
          <w:i/>
          <w:lang w:val="en-GB"/>
        </w:rPr>
        <w:t>low agreement</w:t>
      </w:r>
      <w:r w:rsidRPr="001E7A27">
        <w:rPr>
          <w:lang w:val="en-GB"/>
        </w:rPr>
        <w:t xml:space="preserve"> in magnitude and </w:t>
      </w:r>
      <w:r w:rsidR="0017512C" w:rsidRPr="001E7A27">
        <w:rPr>
          <w:i/>
          <w:lang w:val="en-GB"/>
        </w:rPr>
        <w:t xml:space="preserve">medium </w:t>
      </w:r>
      <w:r w:rsidRPr="001E7A27">
        <w:rPr>
          <w:i/>
          <w:lang w:val="en-GB"/>
        </w:rPr>
        <w:t>agreement</w:t>
      </w:r>
      <w:r w:rsidRPr="001E7A27">
        <w:rPr>
          <w:lang w:val="en-GB"/>
        </w:rPr>
        <w:t xml:space="preserve"> in sign</w:t>
      </w:r>
      <w:del w:id="3766" w:author="Soapbox" w:date="2021-07-21T09:19:00Z">
        <w:r w:rsidRPr="001E7A27" w:rsidDel="00D8560A">
          <w:rPr>
            <w:lang w:val="en-GB"/>
          </w:rPr>
          <w:delText>,</w:delText>
        </w:r>
      </w:del>
      <w:r w:rsidRPr="001E7A27">
        <w:rPr>
          <w:lang w:val="en-GB"/>
        </w:rPr>
        <w:t xml:space="preserve"> which</w:t>
      </w:r>
      <w:ins w:id="3767" w:author="Soapbox" w:date="2021-07-21T09:19:00Z">
        <w:r w:rsidR="00D8560A" w:rsidRPr="001E7A27">
          <w:rPr>
            <w:lang w:val="en-GB"/>
          </w:rPr>
          <w:t>,</w:t>
        </w:r>
      </w:ins>
      <w:r w:rsidRPr="001E7A27">
        <w:rPr>
          <w:lang w:val="en-GB"/>
        </w:rPr>
        <w:t xml:space="preserve"> alongside other literature </w:t>
      </w:r>
      <w:r w:rsidRPr="001E7A27">
        <w:rPr>
          <w:lang w:val="en-GB"/>
        </w:rPr>
        <w:fldChar w:fldCharType="begin" w:fldLock="1"/>
      </w:r>
      <w:r w:rsidR="00747167" w:rsidRPr="001E7A27">
        <w:rPr>
          <w:lang w:val="en-GB"/>
        </w:rPr>
        <w:instrText>ADDIN CSL_CITATION { "citationItems" : [ { "id" : "ITEM-1", "itemData" : { "author" : [ { "dropping-particle" : "", "family" : "Jones", "given" : "Matthew W", "non-dropping-particle" : "", "parse-names" : false, "suffix" : "" }, { "dropping-particle" : "", "family" : "Abatzoglou", "given" : "John T", "non-dropping-particle" : "", "parse-names" : false, "suffix" : "" }, { "dropping-particle" : "", "family" : "Veraverbeke", "given" : "Sander", "non-dropping-particle" : "", "parse-names" : false, "suffix" : "" }, { "dropping-particle" : "", "family" : "Andela", "given" : "Niels", "non-dropping-particle" : "", "parse-names" : false, "suffix" : "" }, { "dropping-particle" : "", "family" : "Lasslop", "given" : "Gitta", "non-dropping-particle" : "", "parse-names" : false, "suffix" : "" }, { "dropping-particle" : "", "family" : "Adam", "given" : "J P", "non-dropping-particle" : "", "parse-names" : false, "suffix" : "" } ], "id" : "ITEM-1", "issued" : { "date-parts" : [ [ "2020" ] ] }, "title" : "Human activities modulate regional fire trends despite the upwards pressure of global climate change", "translator" : [ { "dropping-particle" : "", "family" : "L6817", "given" : "", "non-dropping-particle" : "", "parse-names" : false, "suffix" : "" } ], "type" : "article-journal" }, "uris" : [ "http://www.mendeley.com/documents/?uuid=c6000eb3-24b5-48ca-9824-043836443cf4" ] } ], "mendeley" : { "formattedCitation" : "(Jones et al., 2020)", "plainTextFormattedCitation" : "(Jones et al., 2020)", "previouslyFormattedCitation" : "(Jones et al., 2020)" }, "properties" : { "noteIndex" : 0 }, "schema" : "https://github.com/citation-style-language/schema/raw/master/csl-citation.json" }</w:instrText>
      </w:r>
      <w:r w:rsidRPr="001E7A27">
        <w:rPr>
          <w:lang w:val="en-GB"/>
        </w:rPr>
        <w:fldChar w:fldCharType="separate"/>
      </w:r>
      <w:r w:rsidR="00025FA2" w:rsidRPr="001E7A27">
        <w:rPr>
          <w:noProof/>
          <w:lang w:val="en-GB"/>
        </w:rPr>
        <w:t>(Jones et al., 2020)</w:t>
      </w:r>
      <w:r w:rsidRPr="001E7A27">
        <w:rPr>
          <w:lang w:val="en-GB"/>
        </w:rPr>
        <w:fldChar w:fldCharType="end"/>
      </w:r>
      <w:r w:rsidRPr="001E7A27">
        <w:rPr>
          <w:lang w:val="en-GB"/>
        </w:rPr>
        <w:t xml:space="preserve">, leads to an assessment of </w:t>
      </w:r>
      <w:r w:rsidRPr="001E7A27">
        <w:rPr>
          <w:i/>
          <w:lang w:val="en-GB"/>
        </w:rPr>
        <w:t>medium confidence</w:t>
      </w:r>
      <w:r w:rsidRPr="001E7A27">
        <w:rPr>
          <w:lang w:val="en-GB"/>
        </w:rPr>
        <w:t xml:space="preserve"> that fire represents a positive carbon</w:t>
      </w:r>
      <w:ins w:id="3768" w:author="Soapbox" w:date="2021-07-16T07:58:00Z">
        <w:r w:rsidR="00576D5B" w:rsidRPr="001E7A27">
          <w:rPr>
            <w:rFonts w:cs="Times New Roman"/>
            <w:lang w:val="en-GB"/>
          </w:rPr>
          <w:t>–</w:t>
        </w:r>
      </w:ins>
      <w:del w:id="3769" w:author="Soapbox" w:date="2021-07-16T07:58:00Z">
        <w:r w:rsidRPr="001E7A27" w:rsidDel="00576D5B">
          <w:rPr>
            <w:lang w:val="en-GB"/>
          </w:rPr>
          <w:delText>-</w:delText>
        </w:r>
      </w:del>
      <w:r w:rsidRPr="001E7A27">
        <w:rPr>
          <w:lang w:val="en-GB"/>
        </w:rPr>
        <w:t xml:space="preserve">climate feedback, but </w:t>
      </w:r>
      <w:r w:rsidRPr="001E7A27">
        <w:rPr>
          <w:i/>
          <w:lang w:val="en-GB"/>
        </w:rPr>
        <w:t>very low confidence</w:t>
      </w:r>
      <w:r w:rsidRPr="001E7A27">
        <w:rPr>
          <w:lang w:val="en-GB"/>
        </w:rPr>
        <w:t xml:space="preserve"> in the magnitude of that feedback. </w:t>
      </w:r>
      <w:r w:rsidR="000D6202" w:rsidRPr="001E7A27">
        <w:rPr>
          <w:lang w:val="en-GB"/>
        </w:rPr>
        <w:t>Other d</w:t>
      </w:r>
      <w:r w:rsidR="00E20751" w:rsidRPr="001E7A27">
        <w:rPr>
          <w:lang w:val="en-GB"/>
        </w:rPr>
        <w:t>isturbances</w:t>
      </w:r>
      <w:r w:rsidR="000D6202" w:rsidRPr="001E7A27">
        <w:rPr>
          <w:lang w:val="en-GB"/>
        </w:rPr>
        <w:t xml:space="preserve"> such as</w:t>
      </w:r>
      <w:r w:rsidR="00E20751" w:rsidRPr="001E7A27">
        <w:rPr>
          <w:lang w:val="en-GB"/>
        </w:rPr>
        <w:t xml:space="preserve"> tree mortality will </w:t>
      </w:r>
      <w:r w:rsidR="00C20026" w:rsidRPr="001E7A27">
        <w:rPr>
          <w:lang w:val="en-GB"/>
        </w:rPr>
        <w:t>increase</w:t>
      </w:r>
      <w:r w:rsidR="00E20751" w:rsidRPr="001E7A27">
        <w:rPr>
          <w:lang w:val="en-GB"/>
        </w:rPr>
        <w:t xml:space="preserve"> </w:t>
      </w:r>
      <w:r w:rsidRPr="001E7A27">
        <w:rPr>
          <w:lang w:val="en-GB"/>
        </w:rPr>
        <w:t xml:space="preserve">across several ecosystems </w:t>
      </w:r>
      <w:r w:rsidR="00E20751" w:rsidRPr="001E7A27">
        <w:rPr>
          <w:lang w:val="en-GB"/>
        </w:rPr>
        <w:t>(</w:t>
      </w:r>
      <w:r w:rsidR="00E20751" w:rsidRPr="001E7A27">
        <w:rPr>
          <w:i/>
          <w:iCs/>
          <w:lang w:val="en-GB"/>
        </w:rPr>
        <w:t>medium agreement</w:t>
      </w:r>
      <w:r w:rsidR="00E20751" w:rsidRPr="001E7A27">
        <w:rPr>
          <w:lang w:val="en-GB"/>
        </w:rPr>
        <w:t>)</w:t>
      </w:r>
      <w:r w:rsidRPr="001E7A27">
        <w:rPr>
          <w:lang w:val="en-GB"/>
        </w:rPr>
        <w:t xml:space="preserve"> </w:t>
      </w:r>
      <w:r w:rsidR="00E20751" w:rsidRPr="001E7A27">
        <w:rPr>
          <w:lang w:val="en-GB"/>
        </w:rPr>
        <w:t xml:space="preserve">with </w:t>
      </w:r>
      <w:r w:rsidR="00C20026" w:rsidRPr="001E7A27">
        <w:rPr>
          <w:lang w:val="en-GB"/>
        </w:rPr>
        <w:t>decreased vegetation carbon (</w:t>
      </w:r>
      <w:r w:rsidR="00C20026" w:rsidRPr="001E7A27">
        <w:rPr>
          <w:i/>
          <w:iCs/>
          <w:lang w:val="en-GB"/>
        </w:rPr>
        <w:t>medium confidence</w:t>
      </w:r>
      <w:r w:rsidR="00C20026" w:rsidRPr="001E7A27">
        <w:rPr>
          <w:lang w:val="en-GB"/>
        </w:rPr>
        <w:t xml:space="preserve">). </w:t>
      </w:r>
      <w:r w:rsidR="00B04546" w:rsidRPr="001E7A27">
        <w:rPr>
          <w:lang w:val="en-GB"/>
        </w:rPr>
        <w:t>However,</w:t>
      </w:r>
      <w:r w:rsidRPr="001E7A27">
        <w:rPr>
          <w:lang w:val="en-GB"/>
        </w:rPr>
        <w:t xml:space="preserve"> the lack of model agreement and </w:t>
      </w:r>
      <w:del w:id="3770" w:author="Soapbox" w:date="2021-07-21T09:19:00Z">
        <w:r w:rsidRPr="001E7A27" w:rsidDel="00D8560A">
          <w:rPr>
            <w:lang w:val="en-GB"/>
          </w:rPr>
          <w:delText xml:space="preserve">lack of </w:delText>
        </w:r>
      </w:del>
      <w:r w:rsidRPr="001E7A27">
        <w:rPr>
          <w:lang w:val="en-GB"/>
        </w:rPr>
        <w:t xml:space="preserve">key process representation </w:t>
      </w:r>
      <w:r w:rsidR="00C20026" w:rsidRPr="001E7A27">
        <w:rPr>
          <w:lang w:val="en-GB"/>
        </w:rPr>
        <w:t xml:space="preserve">in ESMs </w:t>
      </w:r>
      <w:r w:rsidRPr="001E7A27">
        <w:rPr>
          <w:lang w:val="en-GB"/>
        </w:rPr>
        <w:lastRenderedPageBreak/>
        <w:t>lead</w:t>
      </w:r>
      <w:ins w:id="3771" w:author="Soapbox" w:date="2021-07-21T09:19:00Z">
        <w:r w:rsidR="00D8560A" w:rsidRPr="001E7A27">
          <w:rPr>
            <w:lang w:val="en-GB"/>
          </w:rPr>
          <w:t>s</w:t>
        </w:r>
      </w:ins>
      <w:r w:rsidRPr="001E7A27">
        <w:rPr>
          <w:lang w:val="en-GB"/>
        </w:rPr>
        <w:t xml:space="preserve"> to a </w:t>
      </w:r>
      <w:r w:rsidRPr="001E7A27">
        <w:rPr>
          <w:i/>
          <w:lang w:val="en-GB"/>
        </w:rPr>
        <w:t>low confidence</w:t>
      </w:r>
      <w:r w:rsidRPr="001E7A27">
        <w:rPr>
          <w:lang w:val="en-GB"/>
        </w:rPr>
        <w:t xml:space="preserve"> assessment in the projected magnitude of this feedback.</w:t>
      </w:r>
    </w:p>
    <w:p w14:paraId="381131B4" w14:textId="77777777" w:rsidR="00D75FC8" w:rsidRPr="001E7A27" w:rsidRDefault="00D75FC8" w:rsidP="005C7F25">
      <w:pPr>
        <w:pStyle w:val="AR6BodyText"/>
        <w:rPr>
          <w:lang w:val="en-GB"/>
        </w:rPr>
      </w:pPr>
    </w:p>
    <w:p w14:paraId="65719B21" w14:textId="77777777" w:rsidR="001C7F75" w:rsidRPr="001E7A27" w:rsidRDefault="001C7F75" w:rsidP="005C7F25">
      <w:pPr>
        <w:pStyle w:val="AR6BodyText"/>
        <w:rPr>
          <w:lang w:val="en-GB"/>
        </w:rPr>
      </w:pPr>
    </w:p>
    <w:p w14:paraId="06AC919F" w14:textId="77777777" w:rsidR="00D75FC8" w:rsidRPr="001E7A27" w:rsidRDefault="00D75FC8" w:rsidP="0098460A">
      <w:pPr>
        <w:pStyle w:val="AR6Chap5Level35111"/>
        <w:rPr>
          <w:lang w:val="en-GB"/>
        </w:rPr>
      </w:pPr>
      <w:bookmarkStart w:id="3772" w:name="_Toc33564283"/>
      <w:bookmarkStart w:id="3773" w:name="_Toc70535696"/>
      <w:r w:rsidRPr="001E7A27">
        <w:rPr>
          <w:lang w:val="en-GB"/>
        </w:rPr>
        <w:t>Soil</w:t>
      </w:r>
      <w:bookmarkEnd w:id="3772"/>
      <w:r w:rsidRPr="001E7A27">
        <w:rPr>
          <w:lang w:val="en-GB"/>
        </w:rPr>
        <w:t xml:space="preserve"> Carbon</w:t>
      </w:r>
      <w:bookmarkEnd w:id="3773"/>
    </w:p>
    <w:p w14:paraId="255B4253" w14:textId="77777777" w:rsidR="00D75FC8" w:rsidRPr="001E7A27" w:rsidRDefault="00D75FC8" w:rsidP="005C7F25">
      <w:pPr>
        <w:pStyle w:val="AR6BodyText"/>
        <w:rPr>
          <w:lang w:val="en-GB"/>
        </w:rPr>
      </w:pPr>
    </w:p>
    <w:p w14:paraId="390C4185" w14:textId="5247F8F7" w:rsidR="00D75FC8" w:rsidRPr="001E7A27" w:rsidRDefault="00D75FC8" w:rsidP="005C7F25">
      <w:pPr>
        <w:pStyle w:val="AR6BodyText"/>
        <w:rPr>
          <w:lang w:val="en-GB" w:eastAsia="en-US"/>
        </w:rPr>
      </w:pPr>
      <w:r w:rsidRPr="001E7A27">
        <w:rPr>
          <w:lang w:val="en-GB" w:eastAsia="en-US"/>
        </w:rPr>
        <w:t xml:space="preserve">Changes to soil carbon stocks in response to climate change are a potentially strong positive feedback </w:t>
      </w:r>
      <w:r w:rsidRPr="001E7A27">
        <w:rPr>
          <w:lang w:val="en-GB" w:eastAsia="en-US"/>
        </w:rPr>
        <w:fldChar w:fldCharType="begin" w:fldLock="1"/>
      </w:r>
      <w:r w:rsidR="00747167" w:rsidRPr="001E7A27">
        <w:rPr>
          <w:lang w:val="en-GB" w:eastAsia="en-US"/>
        </w:rPr>
        <w:instrText>ADDIN CSL_CITATION { "citationItems" : [ { "id" : "ITEM-1", "itemData" : { "DOI" : "10.1038/35041539", "ISSN" : "0028-0836", "abstract" : "The continued increase in the atmospheric concentration of carbon dioxide due to anthropogenic emissions is predicted to lead to significant changes in climate(1). About half of the current emissions are being absorbed by the ocean and by land ecosystems(2), but this absorption is sensitive to climate(3,4) as well as to atmospheric carbon dioxide concentrations(5), creating a feedback loop. General circulation models have generally excluded the feedback between climate and the biosphere, using static vegetation distributions and CO2 concentrations from simple carbon-cycle models that do not include climate change(6). Here we present results from a fully coupled, three-dimensional carbon-climate model, indicating that carbon-cycle feedbacks could significantly accelerate climate change over the twenty-first century. We rnd that under a 'business as usual' scenario, the terrestrial biosphere acts as an overall carbon sink until about 2050, but turns into a source thereafter. By 2100, the ocean uptake rate of 5 Gt Cyr(-1) is balanced by the terrestrial carbon source, and atmospheric CO2 concentrations are 250 p.p.m.v. higher in our fully coupled simulation than in uncoupled carbon models(2), resulting in a global-mean warming of 5.5 K, as compared to 4 K without the carbon-cycle feedback.", "author" : [ { "dropping-particle" : "", "family" : "Cox", "given" : "Peter M", "non-dropping-particle" : "", "parse-names" : false, "suffix" : "" }, { "dropping-particle" : "", "family" : "Betts", "given" : "Richard A", "non-dropping-particle" : "", "parse-names" : false, "suffix" : "" }, { "dropping-particle" : "", "family" : "Jones", "given" : "Chris D", "non-dropping-particle" : "", "parse-names" : false, "suffix" : "" }, { "dropping-particle" : "", "family" : "Spall", "given" : "Steven A", "non-dropping-particle" : "", "parse-names" : false, "suffix" : "" }, { "dropping-particle" : "", "family" : "Totterdell", "given" : "Ian J", "non-dropping-particle" : "", "parse-names" : false, "suffix" : "" } ], "container-title" : "Nature", "id" : "ITEM-1", "issue" : "6809", "issued" : { "date-parts" : [ [ "2000", "11" ] ] }, "page" : "184-187", "title" : "Acceleration of global warming due to carbon-cycle feedbacks in a coupled climate model", "translator" : [ { "dropping-particle" : "", "family" : "L3994", "given" : "", "non-dropping-particle" : "", "parse-names" : false, "suffix" : "" } ], "type" : "article-journal", "volume" : "408" }, "uris" : [ "http://www.mendeley.com/documents/?uuid=3612873d-c5bd-4532-871a-61bca8a09762" ] } ], "mendeley" : { "formattedCitation" : "(Cox et al., 2000)", "plainTextFormattedCitation" : "(Cox et al., 2000)", "previouslyFormattedCitation" : "(Cox et al., 2000)"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(Cox et al., 2000)</w:t>
      </w:r>
      <w:r w:rsidRPr="001E7A27">
        <w:rPr>
          <w:lang w:val="en-GB" w:eastAsia="en-US"/>
        </w:rPr>
        <w:fldChar w:fldCharType="end"/>
      </w:r>
      <w:r w:rsidRPr="001E7A27">
        <w:rPr>
          <w:lang w:val="en-GB" w:eastAsia="en-US"/>
        </w:rPr>
        <w:t xml:space="preserve">. Since </w:t>
      </w:r>
      <w:del w:id="3774" w:author="Soapbox" w:date="2021-07-21T09:20:00Z">
        <w:r w:rsidRPr="001E7A27" w:rsidDel="00F21AA9">
          <w:rPr>
            <w:lang w:val="en-GB" w:eastAsia="en-US"/>
          </w:rPr>
          <w:delText xml:space="preserve">the </w:delText>
        </w:r>
      </w:del>
      <w:r w:rsidRPr="001E7A27">
        <w:rPr>
          <w:lang w:val="en-GB" w:eastAsia="en-US"/>
        </w:rPr>
        <w:t>AR5</w:t>
      </w:r>
      <w:r w:rsidR="004159DE" w:rsidRPr="001E7A27">
        <w:rPr>
          <w:lang w:val="en-GB" w:eastAsia="en-US"/>
        </w:rPr>
        <w:t xml:space="preserve"> (WGI, Section 6.4.2)</w:t>
      </w:r>
      <w:r w:rsidRPr="001E7A27">
        <w:rPr>
          <w:lang w:val="en-GB" w:eastAsia="en-US"/>
        </w:rPr>
        <w:t xml:space="preserve">, </w:t>
      </w:r>
      <w:del w:id="3775" w:author="Soapbox" w:date="2021-07-21T09:20:00Z">
        <w:r w:rsidRPr="001E7A27" w:rsidDel="00F21AA9">
          <w:rPr>
            <w:lang w:val="en-GB" w:eastAsia="en-US"/>
          </w:rPr>
          <w:delText xml:space="preserve">there </w:delText>
        </w:r>
      </w:del>
      <w:ins w:id="3776" w:author="Soapbox" w:date="2021-07-21T09:20:00Z">
        <w:r w:rsidR="00F21AA9" w:rsidRPr="001E7A27">
          <w:rPr>
            <w:lang w:val="en-GB" w:eastAsia="en-US"/>
          </w:rPr>
          <w:t xml:space="preserve">progress </w:t>
        </w:r>
      </w:ins>
      <w:r w:rsidRPr="001E7A27">
        <w:rPr>
          <w:lang w:val="en-GB" w:eastAsia="en-US"/>
        </w:rPr>
        <w:t xml:space="preserve">has been </w:t>
      </w:r>
      <w:del w:id="3777" w:author="Soapbox" w:date="2021-07-21T09:20:00Z">
        <w:r w:rsidRPr="001E7A27" w:rsidDel="00F21AA9">
          <w:rPr>
            <w:lang w:val="en-GB" w:eastAsia="en-US"/>
          </w:rPr>
          <w:delText xml:space="preserve">progress </w:delText>
        </w:r>
      </w:del>
      <w:r w:rsidRPr="001E7A27">
        <w:rPr>
          <w:lang w:val="en-GB" w:eastAsia="en-US"/>
        </w:rPr>
        <w:t xml:space="preserve">made in understanding soil carbon dynamics, and associated feedbacks. </w:t>
      </w:r>
      <w:commentRangeStart w:id="3778"/>
      <w:del w:id="3779" w:author="Tom Maycock" w:date="2021-09-09T14:31:00Z">
        <w:r w:rsidRPr="001E7A27" w:rsidDel="00407107">
          <w:rPr>
            <w:lang w:val="en-GB" w:eastAsia="en-US"/>
          </w:rPr>
          <w:delText xml:space="preserve">These </w:delText>
        </w:r>
      </w:del>
      <w:ins w:id="3780" w:author="Tom Maycock" w:date="2021-09-09T14:31:00Z">
        <w:r w:rsidR="00407107">
          <w:rPr>
            <w:lang w:val="en-GB" w:eastAsia="en-US"/>
          </w:rPr>
          <w:t>Advances</w:t>
        </w:r>
        <w:commentRangeEnd w:id="3778"/>
        <w:r w:rsidR="00407107">
          <w:rPr>
            <w:rStyle w:val="CommentReference"/>
            <w:lang w:val="en-GB"/>
          </w:rPr>
          <w:commentReference w:id="3778"/>
        </w:r>
        <w:r w:rsidR="00407107" w:rsidRPr="001E7A27">
          <w:rPr>
            <w:lang w:val="en-GB" w:eastAsia="en-US"/>
          </w:rPr>
          <w:t xml:space="preserve"> </w:t>
        </w:r>
      </w:ins>
      <w:r w:rsidRPr="001E7A27">
        <w:rPr>
          <w:lang w:val="en-GB" w:eastAsia="en-US"/>
        </w:rPr>
        <w:t>include: (i) an increased understanding of and ability to quantify high</w:t>
      </w:r>
      <w:ins w:id="3781" w:author="Soapbox" w:date="2021-07-21T09:21:00Z">
        <w:r w:rsidR="00F21AA9" w:rsidRPr="001E7A27">
          <w:rPr>
            <w:lang w:val="en-GB" w:eastAsia="en-US"/>
          </w:rPr>
          <w:t>-</w:t>
        </w:r>
      </w:ins>
      <w:del w:id="3782" w:author="Soapbox" w:date="2021-07-21T09:21:00Z">
        <w:r w:rsidRPr="001E7A27" w:rsidDel="00F21AA9">
          <w:rPr>
            <w:lang w:val="en-GB" w:eastAsia="en-US"/>
          </w:rPr>
          <w:delText xml:space="preserve"> </w:delText>
        </w:r>
      </w:del>
      <w:r w:rsidRPr="001E7A27">
        <w:rPr>
          <w:lang w:val="en-GB" w:eastAsia="en-US"/>
        </w:rPr>
        <w:t>latitude soil carbon feedbacks (Box 5.1); (ii) increased understanding of the causes responsible for soil carbon persistence on long time</w:t>
      </w:r>
      <w:ins w:id="3783" w:author="Soapbox" w:date="2021-07-15T12:51:00Z">
        <w:r w:rsidR="006C248B" w:rsidRPr="001E7A27">
          <w:rPr>
            <w:lang w:val="en-GB" w:eastAsia="en-US"/>
          </w:rPr>
          <w:t xml:space="preserve"> </w:t>
        </w:r>
      </w:ins>
      <w:r w:rsidRPr="001E7A27">
        <w:rPr>
          <w:lang w:val="en-GB" w:eastAsia="en-US"/>
        </w:rPr>
        <w:t xml:space="preserve">scales, </w:t>
      </w:r>
      <w:r w:rsidR="00562D51" w:rsidRPr="001E7A27">
        <w:rPr>
          <w:lang w:val="en-GB" w:eastAsia="en-US"/>
        </w:rPr>
        <w:t>particularly the interactions between</w:t>
      </w:r>
      <w:r w:rsidRPr="001E7A27">
        <w:rPr>
          <w:lang w:val="en-GB" w:eastAsia="en-US"/>
        </w:rPr>
        <w:t xml:space="preserve"> decomposers </w:t>
      </w:r>
      <w:r w:rsidR="00562D51" w:rsidRPr="001E7A27">
        <w:rPr>
          <w:lang w:val="en-GB" w:eastAsia="en-US"/>
        </w:rPr>
        <w:t>and</w:t>
      </w:r>
      <w:r w:rsidRPr="001E7A27">
        <w:rPr>
          <w:lang w:val="en-GB" w:eastAsia="en-US"/>
        </w:rPr>
        <w:t xml:space="preserve"> soil organic matter and mineral assemblages </w:t>
      </w:r>
      <w:r w:rsidRPr="001E7A27">
        <w:rPr>
          <w:lang w:val="en-GB" w:eastAsia="en-US"/>
        </w:rPr>
        <w:fldChar w:fldCharType="begin" w:fldLock="1"/>
      </w:r>
      <w:r w:rsidR="00747167" w:rsidRPr="001E7A27">
        <w:rPr>
          <w:lang w:val="en-GB" w:eastAsia="en-US"/>
        </w:rPr>
        <w:instrText>ADDIN CSL_CITATION { "citationItems" : [ { "id" : "ITEM-1", "itemData" : { "DOI" : "10.1038/nature10386", "ISBN" : "0028-0836", "ISSN" : "0028-0836", "abstract" : "Globally, soil organic matter (SOM) contains more than three times as much carbon as either the atmosphere or terrestrial vegetation. Yet it remains largely unknown why some SOM persists for millennia whereas other SOM decomposes readily\u2014and this limits our ability to predict how soils will respond to climate change. Recent analytical and experimental advances have demonstrated that molecular structure alone does not control SOM stability: in fact, environmental and biological controls predominate. Here we propose ways to include this understanding in a new generation of experiments and soil carbon models, thereby improving predictions of the SOM response to global warming.", "author" : [ { "dropping-particle" : "", "family" : "Schmidt", "given" : "Michael W I", "non-dropping-particle" : "", "parse-names" : false, "suffix" : "" }, { "dropping-particle" : "", "family" : "Torn", "given" : "Margaret S", "non-dropping-particle" : "", "parse-names" : false, "suffix" : "" }, { "dropping-particle" : "", "family" : "Abiven", "given" : "Samuel", "non-dropping-particle" : "", "parse-names" : false, "suffix" : "" }, { "dropping-particle" : "", "family" : "Dittmar", "given" : "Thorsten", "non-dropping-particle" : "", "parse-names" : false, "suffix" : "" }, { "dropping-particle" : "", "family" : "Guggenberger", "given" : "Georg", "non-dropping-particle" : "", "parse-names" : false, "suffix" : "" }, { "dropping-particle" : "", "family" : "Janssens", "given" : "Ivan A", "non-dropping-particle" : "", "parse-names" : false, "suffix" : "" }, { "dropping-particle" : "", "family" : "Kleber", "given" : "Markus", "non-dropping-particle" : "", "parse-names" : false, "suffix" : "" }, { "dropping-particle" : "", "family" : "K\u00f6gel-Knabner", "given" : "Ingrid", "non-dropping-particle" : "", "parse-names" : false, "suffix" : "" }, { "dropping-particle" : "", "family" : "Lehmann", "given" : "Johannes", "non-dropping-particle" : "", "parse-names" : false, "suffix" : "" }, { "dropping-particle" : "", "family" : "Manning", "given" : "David A C", "non-dropping-particle" : "", "parse-names" : false, "suffix" : "" }, { "dropping-particle" : "", "family" : "Nannipieri", "given" : "Paolo", "non-dropping-particle" : "", "parse-names" : false, "suffix" : "" }, { "dropping-particle" : "", "family" : "Rasse", "given" : "Daniel P", "non-dropping-particle" : "", "parse-names" : false, "suffix" : "" }, { "dropping-particle" : "", "family" : "Weiner", "given" : "Steve", "non-dropping-particle" : "", "parse-names" : false, "suffix" : "" }, { "dropping-particle" : "", "family" : "Trumbore", "given" : "Susan E", "non-dropping-particle" : "", "parse-names" : false, "suffix" : "" } ], "container-title" : "Nature", "id" : "ITEM-1", "issue" : "7367", "issued" : { "date-parts" : [ [ "2011", "10", "6" ] ] }, "note" : "10.1038/nature10386", "page" : "49-56", "publisher" : "Nature Publishing Group, a division of Macmillan Publishers Limited. All Rights Reserved.", "title" : "Persistence of soil organic matter as an ecosystem property", "translator" : [ { "dropping-particle" : "", "family" : "L4000", "given" : "", "non-dropping-particle" : "", "parse-names" : false, "suffix" : "" } ], "type" : "article-journal", "volume" : "478" }, "uris" : [ "http://www.mendeley.com/documents/?uuid=4009fcf2-b273-46a2-84f0-0844b58664b4" ] }, { "id" : "ITEM-2", "itemData" : { "DOI" : "10.1002/2015GB005239", "ISBN" : "1944-9224", "ISSN" : "08866236", "abstract" : "Soil carbon (C) is a critical component of Earth system models (ESMs) and its diverse representations are a major source of the large spread across models in the terrestrial C sink from the 3rd to 5th assessment reports of the Intergovernmental Panel on Climate Change (IPCC). Improving soil C projections is of a high priority for Earth system modeling in the future IPCC and other assessments. To achieve this goal, we suggest that (1) model structures should reflect real-world processes, (2) parameters should be calibrated to match model outputs with observations, and (3) external forcing variables should accurately prescribe the environmental conditions that soils experience. Firstly, most soil C cycle models simulate C input from litter production and C release through decomposition. The latter process has traditionally been represented by 1st-order decay functions, regulated primarily by temperature, moisture, litter quality, and soil texture. While this formulation well captures macroscopic SOC dynamics, better understanding is needed of their underlying mechanisms as related to microbial processes, depth-dependent environmental controls, and other processes that strongly affect soil C dynamics. Secondly, incomplete use of observations in model parameterization is a major cause of bias in soil C projections from ESMs. Optimal parameter calibration with both pool- and flux-based datasets through data assimilation is among the highest priorities for near-term research to reduce biases among ESMs. Thirdly, external variables are represented inconsistently among ESMs, leading to differences in modeled soil C dynamics. We recommend the implementation of traceability analyses to identify how external variables and model parameterizations influence SOC dynamics in different ESMs. Overall, projections of the terrestrial C sink can be substantially improved when reliable datasets are available to select the most representative model structure, constrain parameters, and prescribe forcing fields.", "author" : [ { "dropping-particle" : "", "family" : "Luo", "given" : "Yiqi", "non-dropping-particle" : "", "parse-names" : false, "suffix" : "" }, { "dropping-particle" : "", "family" : "Ahlstr\u00f6m", "given" : "Anders", "non-dropping-particle" : "", "parse-names" : false, "suffix" : "" }, { "dropping-particle" : "", "family" : "Allison", "given" : "Steven D", "non-dropping-particle" : "", "parse-names" : false, "suffix" : "" }, { "dropping-particle" : "", "family" : "Batjes", "given" : "Niels H", "non-dropping-particle" : "", "parse-names" : false, "suffix" : "" }, { "dropping-particle" : "", "family" : "Brovkin", "given" : "Victor", "non-dropping-particle" : "", "parse-names" : false, "suffix" : "" }, { "dropping-particle" : "", "family" : "Carvalhais", "given" : "Nuno", "non-dropping-particle" : "", "parse-names" : false, "suffix" : "" }, { "dropping-particle" : "", "family" : "Chappell", "given" : "Adrian", "non-dropping-particle" : "", "parse-names" : false, "suffix" : "" }, { "dropping-particle" : "", "family" : "Ciais", "given" : "Philippe", "non-dropping-particle" : "", "parse-names" : false, "suffix" : "" }, { "dropping-particle" : "", "family" : "Davidson", "given" : "Eric A", "non-dropping-particle" : "", "parse-names" : false, "suffix" : "" }, { "dropping-particle" : "", "family" : "Finzi", "given" : "Adien", "non-dropping-particle" : "", "parse-names" : false, "suffix" : "" }, { "dropping-particle" : "", "family" : "Georgiou", "given" : "Katerina", "non-dropping-particle" : "", "parse-names" : false, "suffix" : "" }, { "dropping-particle" : "", "family" : "Guenet", "given" : "Bertrand", "non-dropping-particle" : "", "parse-names" : false, "suffix" : "" }, { "dropping-particle" : "", "family" : "Hararuk", "given" : "Oleksandra", "non-dropping-particle" : "", "parse-names" : false, "suffix" : "" }, { "dropping-particle" : "", "family" : "Harden", "given" : "Jennifer W", "non-dropping-particle" : "", "parse-names" : false, "suffix" : "" }, { "dropping-particle" : "", "family" : "He", "given" : "Yujie", "non-dropping-particle" : "", "parse-names" : false, "suffix" : "" }, { "dropping-particle" : "", "family" : "Hopkins", "given" : "Francesca", "non-dropping-particle" : "", "parse-names" : false, "suffix" : "" }, { "dropping-particle" : "", "family" : "Jiang", "given" : "Lifen", "non-dropping-particle" : "", "parse-names" : false, "suffix" : "" }, { "dropping-particle" : "", "family" : "Koven", "given" : "Charlie",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"Lara", "given" : "Mark J", "non-dropping-particle" : "", "parse-names" : false, "suffix" : "" }, { "dropping-particle" : "", "family" : "Liang", "given" : "Junyi", "non-dropping-particle" : "", "parse-names" : false, "suffix" : "" }, { "dropping-particle" : "", "family" : "McGuire", "given" : "A David", "non-dropping-particle" : "", "parse-names" : false, "suffix" : "" }, { "dropping-particle" : "", "family" : "Parton", "given" : "William", "non-dropping-particle" : "", "parse-names" : false, "suffix" : "" }, { "dropping-particle" : "", "family" : "Peng", "given" : "Changhui", "non-dropping-particle" : "", "parse-names" : false, "suffix" : "" }, { "dropping-particle" : "", "family" : "Randerson", "given" : "James T", "non-dropping-particle" : "", "parse-names" : false, "suffix" : "" }, { "dropping-particle" : "", "family" : "Salazar", "given" : "Alejandro", "non-dropping-particle" : "", "parse-names" : false, "suffix" : "" }, { "dropping-particle" : "", "family" : "Sierra", "given" : "Carlos A", "non-dropping-particle" : "", "parse-names" : false, "suffix" : "" }, { "dropping-particle" : "", "family" : "Smith", "given" : "Matthew J", "non-dropping-particle" : "", "parse-names" : false, "suffix" : "" }, { "dropping-particle" : "", "family" : "Tian", "given" : "Hanqin", "non-dropping-particle" : "", "parse-names" : false, "suffix" : "" }, { "dropping-particle" : "", "family" : "Todd-Brown", "given" : "Katherine E O", "non-dropping-particle" : "", "parse-names" : false, "suffix" : "" }, { "dropping-particle" : "", "family" : "Torn", "given" : "Margaret", "non-dropping-particle" : "", "parse-names" : false, "suffix" : "" }, { "dropping-particle" : "", "family" : "Groenigen", "given" : "Kees Jan", "non-dropping-particle" : "van", "parse-names" : false, "suffix" : "" }, { "dropping-particle" : "", "family" : "Wang", "given" : "Ying Ping", "non-dropping-particle" : "", "parse-names" : false, "suffix" : "" }, { "dropping-particle" : "", "family" : "West", "given" : "Tristram O", "non-dropping-particle" : "", "parse-names" : false, "suffix" : "" }, { "dropping-particle" : "", "family" : "Wei", "given" : "Yaxing", "non-dropping-particle" : "", "parse-names" : false, "suffix" : "" }, { "dropping-particle" : "", "family" : "Wieder", "given" : "William R", "non-dropping-particle" : "", "parse-names" : false, "suffix" : "" }, { "dropping-particle" : "", "family" : "Xia", "given" : "Jianyang", "non-dropping-particle" : "", "parse-names" : false, "suffix" : "" }, { "dropping-particle" : "", "family" : "Xu", "given" : "Xiaofeng", "non-dropping-particle" : "", "parse-names" : false, "suffix" : "" }, { "dropping-particle" : "", "family" : "Xu", "given" : "Xiaofeng", "non-dropping-particle" : "", "parse-names" : false, "suffix" : "" }, { "dropping-particle" : "", "family" : "Zhou", "given" : "Tao", "non-dropping-particle" : "", "parse-names" : false, "suffix" : "" } ], "container-title" : "Global Biogeochemical Cycles", "id" : "ITEM-2", "issue" : "1", "issued" : { "date-parts" : [ [ "2016", "1" ] ] }, "page" : "40-56", "title" : "Toward more realistic projections of soil carbon dynamics by Earth system models", "translator" : [ { "dropping-particle" : "", "family" : "L3983", "given" : "", "non-dropping-particle" : "", "parse-names" : false, "suffix" : "" } ], "type" : "article-journal", "volume" : "30" }, "uris" : [ "http://www.mendeley.com/documents/?uuid=28a0e5c5-af2e-4e96-8100-5991f8cc02a4" ] }, { "id" : "ITEM-3", "itemData" : { "DOI" : "10.1007/s10533-007-9103-5", "ISSN" : "1573-515X", "abstract" : "In this paper, we propose a structure for organo-mineral associations in soils based on recent insights concerning the molecular structure of soil organic matter (SOM), and on extensive published evidence from empirical studies of organo-mineral interfaces. Our conceptual model assumes that SOM consists of a heterogeneous mixture of compounds that display a range of amphiphilic or surfactant-like properties, and are capable of self-organization in aqueous solution. An extension of this self-organizational behavior in solution, we suggest that SOM sorbs to mineral surfaces in a discrete zonal sequence. In the contact zone, the formation of particularly strong organo-mineral associations appears to be favored by situations where either (i) polar organic functional groups of amphiphiles interact via ligand exchange with singly coordinated mineral hydroxyls, forming stable inner-sphere complexes, or (ii) proteinaceous materials unfold upon adsorption, thus increasing adhesive strength by adding hydrophobic interactions to electrostatic binding. Entropic considerations dictate that exposed hydrophobic portions of amphiphilic molecules adsorbed directly to mineral surfaces be shielded from the polar aqueous phase through association with hydrophobic moieties of other amphiphilic molecules. This process can create a membrane-like bilayer containing a hydrophobic zone, whose components may exchange more easily with the surrounding soil solution than those in the contact zone, but which are still retained with considerable force. Sorbed to the hydrophilic exterior of hemimicellar coatings, or to adsorbed proteins, are organic molecules forming an outer region, or kinetic zone, that is loosely retained by cation bridging, hydrogen bonding, and other interactions. Organic material in the kinetic zone may experience high exchange rates with the surrounding soil solution, leading to short residence times for individual molecular fragments. The thickness of this outer region would depend more on input than on the availability of binding sites, and would largely be controlled by exchange kinetics. Movement of organics into and out of this outer region can thus be viewed as similar to a phase-partitioning process. The zonal concept of organo-mineral interactions presented here offers a new basis for understanding and predicting the retention of organic compounds, including contaminants, in soils and sediments.", "author" : [ { "dropping-particle" : "", "family" : "Kleber", "given" : "M", "non-dropping-particle" : "", "parse-names" : false, "suffix" : "" }, { "dropping-particle" : "", "family" : "Sollins", "given" : "P", "non-dropping-particle" : "", "parse-names" : false, "suffix" : "" }, { "dropping-particle" : "", "family" : "Sutton", "given" : "R", "non-dropping-particle" : "", "parse-names" : false, "suffix" : "" } ], "container-title" : "Biogeochemistry", "id" : "ITEM-3", "issue" : "1", "issued" : { "date-parts" : [ [ "2007" ] ] }, "page" : "9-24", "title" : "A conceptual model of organo-mineral interactions in soils: self-assembly of organic molecular fragments into zonal structures on mineral surfaces", "translator" : [ { "dropping-particle" : "", "family" : "L6784", "given" : "", "non-dropping-particle" : "", "parse-names" : false, "suffix" : "" } ], "type" : "article-journal", "volume" : "85" }, "uris" : [ "http://www.mendeley.com/documents/?uuid=161075cf-5023-4c5e-9fe8-cfb68b9ec5d5" ] } ], "mendeley" : { "formattedCitation" : "(Kleber et al., 2007; Schmidt et al., 2011; Luo et al., 2016)", "plainTextFormattedCitation" : "(Kleber et al., 2007; Schmidt et al., 2011; Luo et al., 2016)", "previouslyFormattedCitation" : "(Kleber et al., 2007; Schmidt et al., 2011; Luo et al., 2016)"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(Kleber et al., 2007; Schmidt et al., 2011; Luo et al., 2016)</w:t>
      </w:r>
      <w:r w:rsidRPr="001E7A27">
        <w:rPr>
          <w:lang w:val="en-GB" w:eastAsia="en-US"/>
        </w:rPr>
        <w:fldChar w:fldCharType="end"/>
      </w:r>
      <w:r w:rsidRPr="001E7A27">
        <w:rPr>
          <w:lang w:val="en-GB" w:eastAsia="en-US"/>
        </w:rPr>
        <w:t xml:space="preserve">; and (iii) increased understanding of soil carbon dynamics in subsurface layers </w:t>
      </w:r>
      <w:r w:rsidRPr="001E7A27">
        <w:rPr>
          <w:lang w:val="en-GB" w:eastAsia="en-US"/>
        </w:rPr>
        <w:fldChar w:fldCharType="begin" w:fldLock="1"/>
      </w:r>
      <w:r w:rsidR="00747167" w:rsidRPr="001E7A27">
        <w:rPr>
          <w:lang w:val="en-GB" w:eastAsia="en-US"/>
        </w:rPr>
        <w:instrText>ADDIN CSL_CITATION { "citationItems" : [ { "id" : "ITEM-1", "itemData" : { "DOI" : "10.1038/s41586-018-0328-3", "ISSN" : "1476-4687", "abstract" : "The exchange of carbon between soil organic carbon (SOC) and the atmosphere affects the climate1,2 and\u2014because of the importance of organic matter to soil fertility\u2014agricultural productivity3. The dynamics of topsoil carbon has been relatively well quantified4, but half of the soil carbon is located in deeper soil layers (below 30 centimetres)5\u20137, and many questions remain regarding the exchange of this deep carbon with the atmosphere8. This knowledge gap restricts soil carbon management policies and limits global carbon models1,9,10. Here we quantify the recent incorporation of atmosphere-derived carbon atoms into whole-soil profiles, through a meta-analysis of changes in stable carbon isotope signatures at 112 grassland, forest and cropland sites, across different climatic zones, from 1965 to 2015. We find, in agreement with previous work5,6, that soil at a depth of 30\u2013100 centimetres beneath the surface (the subsoil) contains on average 47 per cent of the topmost metre\u2019s SOC stocks. However, we show that this subsoil accounts for just 19 per cent of the SOC that has been recently incorporated (within the past 50 years) into the topmost metre. Globally, the median depth of recent carbon incorporation into mineral soil is 10 centimetres. Variations in the relative allocation of carbon to deep soil layers are better explained by the aridity index than by mean annual temperature. Land use for crops reduces the incorporation of carbon into the soil surface layer, but not into deeper layers. Our results suggest that SOC dynamics and its responses to climatic control or land use are strongly dependent on soil depth. We propose that using multilayer soil modules in global carbon models, tested with our data, could help to improve our understanding of soil\u2013atmosphere carbon exchange.", "author" : [ { "dropping-particle" : "", "family" : "Balesdent", "given" : "J\u00e9r\u00f4me", "non-dropping-particle" : "", "parse-names" : false, "suffix" : "" }, { "dropping-particle" : "", "family" : "Basile-Doelsch", "given" : "Isabelle", "non-dropping-particle" : "", "parse-names" : false, "suffix" : "" }, { "dropping-particle" : "", "family" : "Chadoeuf", "given" : "Jo\u00ebl", "non-dropping-particle" : "", "parse-names" : false, "suffix" : "" }, { "dropping-particle" : "", "family" : "Cornu", "given" : "Sophie", "non-dropping-particle" : "", "parse-names" : false, "suffix" : "" }, { "dropping-particle" : "", "family" : "Derrien", "given" : "Delphine", "non-dropping-particle" : "", "parse-names" : false, "suffix" : "" }, { "dropping-particle" : "", "family" : "Fekiacova", "given" : "Zuzana", "non-dropping-particle" : "", "parse-names" : false, "suffix" : "" }, { "dropping-particle" : "", "family" : "Hatt\u00e9", "given" : "Christine", "non-dropping-particle" : "", "parse-names" : false, "suffix" : "" } ], "container-title" : "Nature", "id" : "ITEM-1", "issue" : "7715", "issued" : { "date-parts" : [ [ "2018" ] ] }, "page" : "599-602", "title" : "Atmosphere\u2013soil carbon transfer as a function of soil depth", "translator" : [ { "dropping-particle" : "", "family" : "L6782", "given" : "", "non-dropping-particle" : "", "parse-names" : false, "suffix" : "" } ], "type" : "article-journal", "volume" : "559" }, "uris" : [ "http://www.mendeley.com/documents/?uuid=25e84146-9385-4a54-9107-ffe514d7aa1f" ] }, { "id" : "ITEM-2", "itemData" : { "DOI" : "10.1126/science.aal1319", "abstract" : "Soils contain about twice as much carbon as Earth&amp;#039;s atmosphere, so their response to warming is crucial to understanding carbon fluxes in a changing climate. Past studies have heated soil to a depth of 5 to 20 cm to examine such fluxes. Hicks Pries et al. heated the ground to a depth of 100 cm. Extending measurements to that depth revealed that 4\u00b0C of warming increased annual soil respiration by 34 to 37%\u2014a considerable amount more than previously observed.Science, this issue p. 1420Soil organic carbon harbors three times as much carbon as Earth\u2019s atmosphere, and its decomposition is a potentially large climate change feedback and major source of uncertainty in climate projections. The response of whole-soil profiles to warming has not been tested in situ. In a deep warming experiment in mineral soil, we found that CO2 production from all soil depths increased with 4\u00b0C warming; annual soil respiration increased by 34 to 37%. All depths responded to warming with similar temperature sensitivities, driven by decomposition of decadal-aged carbon. Whole-soil warming reveals a larger soil respiration response than many in situ experiments (most of which only warm the surface soil) and models.", "author" : [ { "dropping-particle" : "", "family" : "Hicks Pries", "given" : "Caitlin E", "non-dropping-particle" : "", "parse-names" : false, "suffix" : "" }, { "dropping-particle" : "", "family" : "Castanha", "given" : "C", "non-dropping-particle" : "", "parse-names" : false, "suffix" : "" }, { "dropping-particle" : "", "family" : "Porras", "given" : "R C", "non-dropping-particle" : "", "parse-names" : false, "suffix" : "" }, { "dropping-particle" : "", "family" : "Torn", "given" : "M S", "non-dropping-particle" : "", "parse-names" : false, "suffix" : "" } ], "container-title" : "Science", "id" : "ITEM-2", "issue" : "6332", "issued" : { "date-parts" : [ [ "2017", "3", "31" ] ] }, "page" : "1420 LP  - 1423", "title" : "The whole-soil carbon flux in response to warming", "translator" : [ { "dropping-particle" : "", "family" : "L7074", "given" : "", "non-dropping-particle" : "", "parse-names" : false, "suffix" : "" } ], "type" : "article-journal", "volume" : "355" }, "uris" : [ "http://www.mendeley.com/documents/?uuid=bcad741b-b2b8-41f0-9351-faf16b05d211" ] } ], "mendeley" : { "formattedCitation" : "(Hicks Pries et al., 2017; Balesdent et al., 2018)", "plainTextFormattedCitation" : "(Hicks Pries et al., 2017; Balesdent et al., 2018)", "previouslyFormattedCitation" : "(Hicks Pries et al., 2017; Balesdent et al., 2018)"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(Hicks Pries et al., 2017; Balesdent et al., 2018)</w:t>
      </w:r>
      <w:r w:rsidRPr="001E7A27">
        <w:rPr>
          <w:lang w:val="en-GB" w:eastAsia="en-US"/>
        </w:rPr>
        <w:fldChar w:fldCharType="end"/>
      </w:r>
      <w:r w:rsidRPr="001E7A27">
        <w:rPr>
          <w:lang w:val="en-GB" w:eastAsia="en-US"/>
        </w:rPr>
        <w:t>.</w:t>
      </w:r>
      <w:r w:rsidRPr="001E7A27">
        <w:rPr>
          <w:lang w:val="en-GB" w:eastAsia="en-US"/>
        </w:rPr>
        <w:br/>
      </w:r>
    </w:p>
    <w:p w14:paraId="263A5D37" w14:textId="65E8DA53" w:rsidR="00D75FC8" w:rsidRPr="001E7A27" w:rsidRDefault="00D75FC8" w:rsidP="005C7F25">
      <w:pPr>
        <w:pStyle w:val="AR6BodyText"/>
        <w:rPr>
          <w:lang w:val="en-GB"/>
        </w:rPr>
      </w:pPr>
      <w:r w:rsidRPr="001E7A27">
        <w:rPr>
          <w:lang w:val="en-GB"/>
        </w:rPr>
        <w:t xml:space="preserve">CMIP6 ESMs predict losses of soil carbon with warming, which are larger than climate-driven vegetation carbon losses </w:t>
      </w:r>
      <w:r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2020)</w:t>
      </w:r>
      <w:r w:rsidRPr="001E7A27">
        <w:rPr>
          <w:lang w:val="en-GB"/>
        </w:rPr>
        <w:fldChar w:fldCharType="end"/>
      </w:r>
      <w:r w:rsidRPr="001E7A27">
        <w:rPr>
          <w:lang w:val="en-GB"/>
        </w:rPr>
        <w:t xml:space="preserve">. As in CMIP5 </w:t>
      </w:r>
      <w:r w:rsidRPr="001E7A27">
        <w:rPr>
          <w:lang w:val="en-GB"/>
        </w:rPr>
        <w:fldChar w:fldCharType="begin" w:fldLock="1"/>
      </w:r>
      <w:r w:rsidR="00747167" w:rsidRPr="001E7A27">
        <w:rPr>
          <w:lang w:val="en-GB"/>
        </w:rPr>
        <w:instrText>ADDIN CSL_CITATION { "citationItems" : [ { "id" : "ITEM-1", "itemData" : { "DOI" : "10.5194/bg-10-1717-2013", "ISBN" : "1726-4189", "ISSN" : "1726-4189", "abstract" : "Abstract. Stocks of soil organic carbon represent a large component of the carbon cycle that may participate in climate change feedbacks, particularly on decadal and centennial timescales. For Earth system models (ESMs), the ability to accurately represent the global distribution of existing soil carbon stocks is a prerequisite for accurately predicting future carbon\u2013climate feedbacks. We compared soil carbon simulations from 11 model centers to empirical data from the Harmonized World Soil Database (HWSD) and the Northern Circumpolar Soil Carbon Database (NCSCD). Model estimates of global soil carbon stocks ranged from 510 to 3040 Pg C, compared to an estimate of 1260 Pg C (with a 95% confidence interval of 890\u20131660 Pg C) from the HWSD. Model simulations for the high northern latitudes fell between 60 and 820 Pg C, compared to 500 Pg C (with a 95% confidence interval of 380\u2013620 Pg C) for the NCSCD and 290 Pg C for the HWSD. Global soil carbon varied 5.9 fold across models in response to a 2.6-fold variation in global net primary productivity (NPP) and a 3.6-fold variation in global soil carbon turnover times. Model\u2013data agreement was moderate at the biome level (R2 values ranged from 0.38 to 0.97 with a mean of 0.75); however, the spatial distribution of soil carbon simulated by the ESMs at the 1&amp;deg; scale was not well correlated with the HWSD (Pearson correlation coefficients less than 0.4 and root mean square errors from 9.4 to 20.8 kg C m&amp;minus;2). In northern latitudes where the two data sets overlapped, agreement between the HWSD and the NCSCD was poor (Pearson correlation coefficient 0.33), indicating uncertainty in empirical estimates of soil carbon. We found that a reduced complexity model dependent on NPP and soil temperature explained much of the 1&amp;deg; spatial variation in soil carbon within most ESMs (R2 values between 0.62 and 0.93 for 9 of 11 model centers). However, the same reduced complexity model only explained 10% of the spatial variation in HWSD soil carbon when driven by observations of NPP and temperature, implying that other drivers or processes may be more important in explaining observed soil carbon distributions. The reduced complexity model also showed that differences in simulated soil carbon across ESMs were driven by differences in simulated NPP and the parameterization of soil heterotrophic respiration (inter-model R2 = 0.93), not by structural differences between the models. Overall, our results suggest that despite fai\u2026", "author" : [ { "dropping-particle" : "", "family" : "Todd-Brown", "given" : "K E O", "non-dropping-particle" : "", "parse-names" : false, "suffix" : "" }, { "dropping-particle" : "", "family" : "Randerson", "given" : "J T", "non-dropping-particle" : "", "parse-names" : false, "suffix" : "" }, { "dropping-particle" : "", "family" : "Post", "given" : "W M", "non-dropping-particle" : "", "parse-names" : false, "suffix" : "" }, { "dropping-particle" : "", "family" : "Hoffman", "given" : "F M", "non-dropping-particle" : "", "parse-names" : false, "suffix" : "" }, { "dropping-particle" : "", "family" : "Tarnocai", "given" : "C", "non-dropping-particle" : "", "parse-names" : false, "suffix" : "" }, { "dropping-particle" : "", "family" : "Schuur", "given" : "E A G", "non-dropping-particle" : "", "parse-names" : false, "suffix" : "" }, { "dropping-particle" : "", "family" : "Allison", "given" : "S D", "non-dropping-particle" : "", "parse-names" : false, "suffix" : "" } ], "container-title" : "Biogeosciences", "id" : "ITEM-1", "issue" : "3", "issued" : { "date-parts" : [ [ "2013", "3", "13" ] ] }, "page" : "1717-1736", "publisher" : "Copernicus Publications", "title" : "Causes of variation in soil carbon simulations from CMIP5 Earth system models and comparison with observations", "translator" : [ { "dropping-particle" : "", "family" : "L3988", "given" : "", "non-dropping-particle" : "", "parse-names" : false, "suffix" : "" } ], "type" : "article-journal", "volume" : "10" }, "uris" : [ "http://www.mendeley.com/documents/?uuid=196bf520-d299-463e-9b8d-861ce12df6f7" ] } ], "mendeley" : { "formattedCitation" : "(Todd-Brown et al., 2013)", "plainTextFormattedCitation" : "(Todd-Brown et al., 2013)", "previouslyFormattedCitation" : "(Todd-Brown et al., 2013)" }, "properties" : { "noteIndex" : 0 }, "schema" : "https://github.com/citation-style-language/schema/raw/master/csl-citation.json" }</w:instrText>
      </w:r>
      <w:r w:rsidRPr="001E7A27">
        <w:rPr>
          <w:lang w:val="en-GB"/>
        </w:rPr>
        <w:fldChar w:fldCharType="separate"/>
      </w:r>
      <w:r w:rsidR="00025FA2" w:rsidRPr="001E7A27">
        <w:rPr>
          <w:noProof/>
          <w:lang w:val="en-GB"/>
        </w:rPr>
        <w:t>(Todd-Brown et al., 2013)</w:t>
      </w:r>
      <w:r w:rsidRPr="001E7A27">
        <w:rPr>
          <w:lang w:val="en-GB"/>
        </w:rPr>
        <w:fldChar w:fldCharType="end"/>
      </w:r>
      <w:r w:rsidRPr="001E7A27">
        <w:rPr>
          <w:lang w:val="en-GB"/>
        </w:rPr>
        <w:t xml:space="preserve">, there is also a large CMIP6 ensemble spread in climate-driven soil carbon changes, partially driven by a large spread in the current soil carbon stocks predicted by the models. In CMIP5 ESMs, much of the soil carbon losses with warming can be traced to decreased carbon inputs, with a weaker contribution from changing soil carbon lifetimes due to faster decomposition rates </w:t>
      </w:r>
      <w:commentRangeStart w:id="3784"/>
      <w:r w:rsidRPr="001E7A27">
        <w:rPr>
          <w:lang w:val="en-GB"/>
        </w:rPr>
        <w:fldChar w:fldCharType="begin" w:fldLock="1"/>
      </w:r>
      <w:ins w:id="3785" w:author="Robin Matthews" w:date="2021-06-17T17:59:00Z">
        <w:r w:rsidR="00D66569" w:rsidRPr="001E7A27">
          <w:rPr>
            <w:lang w:val="en-GB"/>
          </w:rPr>
          <w:instrText>ADDIN CSL_CITATION { "citationItems" : [ { "id" : "ITEM-1", "itemData" : { "DOI" : "10.5194/bg-12-5211-2015", "ISSN" : "1726-4189", "abstract" : "Abstract. To better understand sources of uncertainty in projections of terrestrial carbon cycle feedbacks, we present an approach to separate the controls on modeled carbon changes. We separate carbon changes into four categories using a linearized, equilibrium approach: those arising from changed inputs (productivity-driven changes), and outputs (turnover-driven changes), of both the live and dead carbon pools. Using Coupled Model Intercomparison Project Phase 5 (CMIP5) simulations for five models, we find that changes to the live pools are primarily explained by productivity-driven changes, with only one model showing large compensating changes to live carbon turnover times. For dead carbon pools, the situation is more complex as all models predict a large reduction in turnover times in response to increases in productivity. This response arises from the common representation of a broad spectrum of decomposition turnover times via a multi-pool approach, in which flux-weighted turnover times are faster than mass-weighted turnover times. This leads to a shift in the distribution of carbon among dead pools in response to changes in inputs, and therefore a transient but long-lived reduction in turnover times. Since this behavior, a reduction in inferred turnover times resulting from an increase in inputs, is superficially similar to priming processes, but occurring without the mechanisms responsible for priming, we call the phenomenon \"false priming\", and show that it masks much of the intrinsic changes to dead carbon turnover times as a result of changing climate. These patterns hold across the fully coupled, biogeochemically coupled, and radiatively coupled 1 % yr\u22121 increasing CO2 experiments. We disaggregate inter-model uncertainty in the globally integrated equilibrium carbon responses to initial turnover times, initial productivity, fractional changes in turnover, and fractional changes in productivity. For both the live and dead carbon pools, inter-model spread in carbon changes arising from initial conditions is dominated by model disagreement on turnover times, whereas inter-model spread in carbon changes from fractional changes to these terms is dominated by model disagreement on changes to productivity in response to both warming and CO2 fertilization. However, the lack of changing turnover time control on carbon responses, for both live and dead carbon pools, in response to the imposed forcings may arise from a common lack of process represent\u2026", "author" : [ { "dropping-particle" : "", "family" : "Koven", "given" : "C D", "non-dropping-particle" : "", "parse-names" : false, "suffix" : "" }, { "dropping-particle" : "", "family" : "Chambers", "given" : "J Q", "non-dropping-particle" : "", "parse-names" : false, "suffix" : "" }, { "dropping-particle" : "", "family" : "Georgiou", "given" : "K", "non-dropping-particle" : "", "parse-names" : false, "suffix" : "" }, { "dropping-particle" : "", "family" : "Knox", "given" : "R", "non-dropping-particle" : "", "parse-names" : false, "suffix" : "" }, { "dropping-particle" : "", "family" : "Negron-Juarez", "given" : "R", "non-dropping-particle" : "", "parse-names" : false, "suffix" : "" }, { "dropping-particle" : "", "family" : "Riley", "given" : "W J", "non-dropping-particle" : "", "parse-names" : false, "suffix" : "" }, { "dropping-particle" : "", "family" : "Arora", "given" : "V K", "non-dropping-particle" : "", "parse-names" : false, "suffix" : "" }, { "dropping-particle" : "", "family" : "Brovkin", "given" : "Victor", "non-dropping-particle" : "", "parse-names" : false, "suffix" : "" }, { "dropping-particle" : "", "family" : "Friedlingstein", "given" : "P", "non-dropping-particle" : "", "parse-names" : false, "suffix" : "" }, { "dropping-particle" : "", "family" : "Jones", "given" : "C D", "non-dropping-particle" : "", "parse-names" : false, "suffix" : "" } ], "container-title" : "Biogeosciences", "id" : "ITEM-1", "issue" : "17", "issued" : { "date-parts" : [ [ "2015", "9", "7" ] ] }, "page" : "5211-5228", "publisher" : "Copernicus GmbH on behalf of the European Geosciences Union", "title" : "Controls on terrestrial carbon feedbacks by productivity versus turnover in the CMIP5 Earth System Models", "translator" : [ { "dropping-particle" : "", "family" : "L4001", "given" : "", "non-dropping-particle" : "", "parse-names" : false, "suffix" : "" } ], "type" : "article-journal", "volume" : "12" }, "uris" : [ "http://www.mendeley.com/documents/?uuid=211a471c-2bee-4162-95b7-3d89370caf74" ] } ], "mendeley" : { "formattedCitation" : "(Koven et al., 2015a)", "manualFormatting" : "(Koven et al., 2015b)", "plainTextFormattedCitation" : "(Koven et al., 2015a)", "previouslyFormattedCitation" : "(Koven et al., 2015a)" }, "properties" : { "noteIndex" : 0 }, "schema" : "https://github.com/citation-style-language/schema/raw/master/csl-citation.json" }</w:instrText>
        </w:r>
      </w:ins>
      <w:del w:id="3786" w:author="Robin Matthews" w:date="2021-06-17T17:59:00Z">
        <w:r w:rsidR="00747167" w:rsidRPr="001E7A27" w:rsidDel="00D66569">
          <w:rPr>
            <w:lang w:val="en-GB"/>
          </w:rPr>
          <w:delInstrText>ADDIN CSL_CITATION { "citationItems" : [ { "id" : "ITEM-1", "itemData" : { "DOI" : "10.5194/bg-12-5211-2015", "ISSN" : "1726-4189", "abstract" : "Abstract. To better understand sources of uncertainty in projections of terrestrial carbon cycle feedbacks, we present an approach to separate the controls on modeled carbon changes. We separate carbon changes into four categories using a linearized, equilibrium approach: those arising from changed inputs (productivity-driven changes), and outputs (turnover-driven changes), of both the live and dead carbon pools. Using Coupled Model Intercomparison Project Phase 5 (CMIP5) simulations for five models, we find that changes to the live pools are primarily explained by productivity-driven changes, with only one model showing large compensating changes to live carbon turnover times. For dead carbon pools, the situation is more complex as all models predict a large reduction in turnover times in response to increases in productivity. This response arises from the common representation of a broad spectrum of decomposition turnover times via a multi-pool approach, in which flux-weighted turnover times are faster than mass-weighted turnover times. This leads to a shift in the distribution of carbon among dead pools in response to changes in inputs, and therefore a transient but long-lived reduction in turnover times. Since this behavior, a reduction in inferred turnover times resulting from an increase in inputs, is superficially similar to priming processes, but occurring without the mechanisms responsible for priming, we call the phenomenon \"false priming\", and show that it masks much of the intrinsic changes to dead carbon turnover times as a result of changing climate. These patterns hold across the fully coupled, biogeochemically coupled, and radiatively coupled 1 % yr\u22121 increasing CO2 experiments. We disaggregate inter-model uncertainty in the globally integrated equilibrium carbon responses to initial turnover times, initial productivity, fractional changes in turnover, and fractional changes in productivity. For both the live and dead carbon pools, inter-model spread in carbon changes arising from initial conditions is dominated by model disagreement on turnover times, whereas inter-model spread in carbon changes from fractional changes to these terms is dominated by model disagreement on changes to productivity in response to both warming and CO2 fertilization. However, the lack of changing turnover time control on carbon responses, for both live and dead carbon pools, in response to the imposed forcings may arise from a common lack of process represent\u2026", "author" : [ { "dropping-particle" : "", "family" : "Koven", "given" : "C D", "non-dropping-particle" : "", "parse-names" : false, "suffix" : "" }, { "dropping-particle" : "", "family" : "Chambers", "given" : "J Q", "non-dropping-particle" : "", "parse-names" : false, "suffix" : "" }, { "dropping-particle" : "", "family" : "Georgiou", "given" : "K", "non-dropping-particle" : "", "parse-names" : false, "suffix" : "" }, { "dropping-particle" : "", "family" : "Knox", "given" : "R", "non-dropping-particle" : "", "parse-names" : false, "suffix" : "" }, { "dropping-particle" : "", "family" : "Negron-Juarez", "given" : "R", "non-dropping-particle" : "", "parse-names" : false, "suffix" : "" }, { "dropping-particle" : "", "family" : "Riley", "given" : "W J", "non-dropping-particle" : "", "parse-names" : false, "suffix" : "" }, { "dropping-particle" : "", "family" : "Arora", "given" : "V K", "non-dropping-particle" : "", "parse-names" : false, "suffix" : "" }, { "dropping-particle" : "", "family" : "Brovkin", "given" : "Victor", "non-dropping-particle" : "", "parse-names" : false, "suffix" : "" }, { "dropping-particle" : "", "family" : "Friedlingstein", "given" : "P", "non-dropping-particle" : "", "parse-names" : false, "suffix" : "" }, { "dropping-particle" : "", "family" : "Jones", "given" : "C D", "non-dropping-particle" : "", "parse-names" : false, "suffix" : "" } ], "container-title" : "Biogeosciences", "id" : "ITEM-1", "issue" : "17", "issued" : { "date-parts" : [ [ "2015", "9", "7" ] ] }, "page" : "5211-5228", "publisher" : "Copernicus GmbH on behalf of the European Geosciences Union", "title" : "Controls on terrestrial carbon feedbacks by productivity versus turnover in the CMIP5 Earth System Models", "translator" : [ { "dropping-particle" : "", "family" : "L4001", "given" : "", "non-dropping-particle" : "", "parse-names" : false, "suffix" : "" } ], "type" : "article-journal", "volume" : "12" }, "uris" : [ "http://www.mendeley.com/documents/?uuid=211a471c-2bee-4162-95b7-3d89370caf74" ] } ], "mendeley" : { "formattedCitation" : "(Koven et al., 2015a)", "plainTextFormattedCitation" : "(Koven et al., 2015a)", "previouslyFormattedCitation" : "(Koven et al., 2015a)" }, "properties" : { "noteIndex" : 0 }, "schema" : "https://github.com/citation-style-language/schema/raw/master/csl-citation.json" }</w:delInstrText>
        </w:r>
      </w:del>
      <w:r w:rsidRPr="001E7A27">
        <w:rPr>
          <w:lang w:val="en-GB"/>
        </w:rPr>
        <w:fldChar w:fldCharType="separate"/>
      </w:r>
      <w:r w:rsidR="00025FA2" w:rsidRPr="001E7A27">
        <w:rPr>
          <w:noProof/>
          <w:lang w:val="en-GB"/>
        </w:rPr>
        <w:t>(Koven et al., 2015</w:t>
      </w:r>
      <w:ins w:id="3787" w:author="Robin Matthews" w:date="2021-06-17T17:59:00Z">
        <w:r w:rsidR="00D66569" w:rsidRPr="001E7A27">
          <w:rPr>
            <w:noProof/>
            <w:lang w:val="en-GB"/>
          </w:rPr>
          <w:t>b</w:t>
        </w:r>
      </w:ins>
      <w:del w:id="3788" w:author="Robin Matthews" w:date="2021-06-17T17:59:00Z">
        <w:r w:rsidR="00025FA2" w:rsidRPr="001E7A27" w:rsidDel="00D66569">
          <w:rPr>
            <w:noProof/>
            <w:lang w:val="en-GB"/>
          </w:rPr>
          <w:delText>a</w:delText>
        </w:r>
      </w:del>
      <w:r w:rsidR="00025FA2" w:rsidRPr="001E7A27">
        <w:rPr>
          <w:noProof/>
          <w:lang w:val="en-GB"/>
        </w:rPr>
        <w:t>)</w:t>
      </w:r>
      <w:r w:rsidRPr="001E7A27">
        <w:rPr>
          <w:lang w:val="en-GB"/>
        </w:rPr>
        <w:fldChar w:fldCharType="end"/>
      </w:r>
      <w:commentRangeEnd w:id="3784"/>
      <w:r w:rsidR="00025FA2" w:rsidRPr="001E7A27">
        <w:rPr>
          <w:rStyle w:val="CommentReference"/>
          <w:lang w:val="en-GB"/>
        </w:rPr>
        <w:commentReference w:id="3784"/>
      </w:r>
      <w:r w:rsidRPr="001E7A27">
        <w:rPr>
          <w:lang w:val="en-GB"/>
        </w:rPr>
        <w:t xml:space="preserve">, which may be an artefact of the lack of permafrost carbon (Box 5.1). Isotopic constraints suggest that CMIP5 ESMs systematically overestimated the transient sensitivity of soil </w:t>
      </w:r>
      <w:r w:rsidRPr="001E7A27">
        <w:rPr>
          <w:vertAlign w:val="superscript"/>
          <w:lang w:val="en-GB"/>
        </w:rPr>
        <w:t>14</w:t>
      </w:r>
      <w:r w:rsidRPr="001E7A27">
        <w:rPr>
          <w:lang w:val="en-GB"/>
        </w:rPr>
        <w:t xml:space="preserve">C responses to atmospheric </w:t>
      </w:r>
      <w:r w:rsidRPr="001E7A27">
        <w:rPr>
          <w:vertAlign w:val="superscript"/>
          <w:lang w:val="en-GB"/>
        </w:rPr>
        <w:t>14</w:t>
      </w:r>
      <w:r w:rsidRPr="001E7A27">
        <w:rPr>
          <w:lang w:val="en-GB"/>
        </w:rPr>
        <w:t>C changes, implying that the models respond too quickly to changes in either inputs or turnover times</w:t>
      </w:r>
      <w:ins w:id="3789" w:author="Soapbox" w:date="2021-07-21T09:22:00Z">
        <w:r w:rsidR="00F21AA9" w:rsidRPr="001E7A27">
          <w:rPr>
            <w:lang w:val="en-GB"/>
          </w:rPr>
          <w:t>,</w:t>
        </w:r>
      </w:ins>
      <w:r w:rsidRPr="001E7A27">
        <w:rPr>
          <w:lang w:val="en-GB"/>
        </w:rPr>
        <w:t xml:space="preserve"> and that </w:t>
      </w:r>
      <w:ins w:id="3790" w:author="Soapbox" w:date="2021-07-21T09:22:00Z">
        <w:r w:rsidR="00F21AA9" w:rsidRPr="001E7A27">
          <w:rPr>
            <w:lang w:val="en-GB"/>
          </w:rPr>
          <w:t xml:space="preserve">therefore </w:t>
        </w:r>
      </w:ins>
      <w:r w:rsidRPr="001E7A27">
        <w:rPr>
          <w:lang w:val="en-GB"/>
        </w:rPr>
        <w:t xml:space="preserve">the soil contribution to all feedbacks may </w:t>
      </w:r>
      <w:del w:id="3791" w:author="Soapbox" w:date="2021-07-21T09:22:00Z">
        <w:r w:rsidRPr="001E7A27" w:rsidDel="00F21AA9">
          <w:rPr>
            <w:lang w:val="en-GB"/>
          </w:rPr>
          <w:delText xml:space="preserve">thus </w:delText>
        </w:r>
      </w:del>
      <w:r w:rsidRPr="001E7A27">
        <w:rPr>
          <w:lang w:val="en-GB"/>
        </w:rPr>
        <w:t xml:space="preserve">be weaker than currently projected </w:t>
      </w:r>
      <w:r w:rsidRPr="001E7A27">
        <w:rPr>
          <w:lang w:val="en-GB"/>
        </w:rPr>
        <w:fldChar w:fldCharType="begin" w:fldLock="1"/>
      </w:r>
      <w:r w:rsidR="00747167" w:rsidRPr="001E7A27">
        <w:rPr>
          <w:lang w:val="en-GB"/>
        </w:rPr>
        <w:instrText>ADDIN CSL_CITATION { "citationItems" : [ { "id" : "ITEM-1", "itemData" : { "DOI" : "10.1126/science.aad4273", "abstract" : "Soil is the largest terrestrial carbon reservoir and may influence the sign and magnitude of carbon cycle\u2013climate feedbacks. Many Earth system models (ESMs) estimate a significant soil carbon sink by 2100, yet the underlying carbon dynamics determining this response have not been systematically tested against observations. We used 14C data from 157 globally distributed soil profiles sampled to 1-meter depth to show that ESMs underestimated the mean age of soil carbon by a factor of more than six (430 \u00b1 50 years versus 3100 \u00b1 1800 years). Consequently, ESMs overestimated the carbon sequestration potential of soils by a factor of nearly two (40 \u00b1 27%). These inconsistencies suggest that ESMs must better represent carbon stabilization processes and the turnover time of slow and passive reservoirs when simulating future atmospheric carbon dioxide dynamics.", "author" : [ { "dropping-particle" : "", "family" : "He", "given" : "Yujie", "non-dropping-particle" : "", "parse-names" : false, "suffix" : "" }, { "dropping-particle" : "", "family" : "Trumbore", "given" : "Susan E", "non-dropping-particle" : "", "parse-names" : false, "suffix" : "" }, { "dropping-particle" : "", "family" : "Torn", "given" : "Margaret S", "non-dropping-particle" : "", "parse-names" : false, "suffix" : "" }, { "dropping-particle" : "", "family" : "Harden", "given" : "Jennifer W", "non-dropping-particle" : "", "parse-names" : false, "suffix" : "" }, { "dropping-particle" : "", "family" : "Vaughn", "given" : "Lydia J S", "non-dropping-particle" : "", "parse-names" : false, "suffix" : "" }, { "dropping-particle" : "", "family" : "Allison", "given" : "Steven D", "non-dropping-particle" : "", "parse-names" : false, "suffix" : "" }, { "dropping-particle" : "", "family" : "Randerson", "given" : "James T", "non-dropping-particle" : "", "parse-names" : false, "suffix" : "" } ], "container-title" : "Science", "id" : "ITEM-1", "issue" : "6306", "issued" : { "date-parts" : [ [ "2016", "9", "23" ] ] }, "page" : "1419 LP  - 1424", "title" : "Radiocarbon constraints imply reduced carbon uptake by soils during the 21st century", "translator" : [ { "dropping-particle" : "", "family" : "L6495", "given" : "", "non-dropping-particle" : "", "parse-names" : false, "suffix" : "" } ], "type" : "article-journal", "volume" : "353" }, "uris" : [ "http://www.mendeley.com/documents/?uuid=14c44e03-b1df-43a4-86b2-95866d51f2cb" ] } ], "mendeley" : { "formattedCitation" : "(He et al., 2016)", "plainTextFormattedCitation" : "(He et al., 2016)", "previouslyFormattedCitation" : "(He et al., 2016)" }, "properties" : { "noteIndex" : 0 }, "schema" : "https://github.com/citation-style-language/schema/raw/master/csl-citation.json" }</w:instrText>
      </w:r>
      <w:r w:rsidRPr="001E7A27">
        <w:rPr>
          <w:lang w:val="en-GB"/>
        </w:rPr>
        <w:fldChar w:fldCharType="separate"/>
      </w:r>
      <w:r w:rsidR="00025FA2" w:rsidRPr="001E7A27">
        <w:rPr>
          <w:noProof/>
          <w:lang w:val="en-GB"/>
        </w:rPr>
        <w:t>(He et al., 2016)</w:t>
      </w:r>
      <w:r w:rsidRPr="001E7A27">
        <w:rPr>
          <w:lang w:val="en-GB"/>
        </w:rPr>
        <w:fldChar w:fldCharType="end"/>
      </w:r>
      <w:r w:rsidRPr="001E7A27">
        <w:rPr>
          <w:lang w:val="en-GB"/>
        </w:rPr>
        <w:t xml:space="preserve">. Using natural gradients of soil carbon turnover as a constraint on long-term responses to warming suggests that both CMIP5 and CMIP6 ESMs may systematically underestimate the temperature sensitivity at high latitudes, and may overestimate the temperature sensitivity in the tropics </w:t>
      </w:r>
      <w:r w:rsidRPr="001E7A27">
        <w:rPr>
          <w:lang w:val="en-GB"/>
        </w:rPr>
        <w:fldChar w:fldCharType="begin" w:fldLock="1"/>
      </w:r>
      <w:r w:rsidR="00747167" w:rsidRPr="001E7A27">
        <w:rPr>
          <w:lang w:val="en-GB"/>
        </w:rPr>
        <w:instrText>ADDIN CSL_CITATION { "citationItems" : [ { "id" : "ITEM-1", "itemData" : { "DOI" : "10.1111/gcb.13979", "ISBN" : "1354-1013", "ISSN" : "13541013", "abstract" : "Abstract Emerging insights into factors responsible for soil organic matter stabilization and decomposition are being applied in a variety of contexts, but new tools are needed to facilitate the understanding, evaluation, and improvement of soil biogeochemical theory and models at regional to global scales. To isolate the effects of model structural uncertainty on the global distribution of soil carbon stocks and turnover times we developed a soil biogeochemical testbed that forces three different soil models with consistent climate and plant productivity inputs. The models tested here include a first-order, microbial implicit approach (CASA-CNP), and two recently developed microbially explicit models that can be run at global scales (MIMICS and CORPSE). When forced with common environmental drivers, the soil models generated similar estimates of initial soil carbon stocks (roughly 1,400 Pg C globally, 0?100 cm), but each model shows a different functional relationship between mean annual temperature and inferred turnover times. Subsequently, the models made divergent projections about the fate of these soil carbon stocks over the 20th century, with models either gaining or losing over 20 Pg C globally between 1901 and 2010. Single-forcing experiments with changed inputs, temperature, and moisture suggest that uncertainty associated with freeze-thaw processes as well as soil textural effects on soil carbon stabilization were larger than direct temperature uncertainties among models. Finally, the models generated distinct projections about the timing and magnitude of seasonal heterotrophic respiration rates, again reflecting structural uncertainties that were related to environmental sensitivities and assumptions about physicochemical stabilization of soil organic matter. By providing a computationally tractable and numerically consistent framework to evaluate models we aim to better understand uncertainties among models and generate insights about factors regulating the turnover of soil organic matter.", "author" : [ { "dropping-particle" : "", "family" : "Wieder", "given" : "William R", "non-dropping-particle" : "", "parse-names" : false, "suffix" : "" }, { "dropping-particle" : "", "family" : "Hartman", "given" : "Melannie D", "non-dropping-particle" : "", "parse-names" : false, "suffix" : "" }, { "dropping-particle" : "", "family" : "Sulman", "given" : "Benjamin N", "non-dropping-particle" : "", "parse-names" : false, "suffix" : "" }, { "dropping-particle" : "", "family" : "Wang", "given" : "Ying-Ping", "non-dropping-particle" : "", "parse-names" : false, "suffix" : "" }, { "dropping-particle" : "", "family" : "Koven", "given" : "Charles D", "non-dropping-particle" : "", "parse-names" : false, "suffix" : "" }, { "dropping-particle" : "", "family" : "Bonan", "given" : "Gordon B", "non-dropping-particle" : "", "parse-names" : false, "suffix" : "" } ], "container-title" : "Global Change Biology", "id" : "ITEM-1", "issue" : "4", "issued" : { "date-parts" : [ [ "2018", "4" ] ] }, "page" : "1563-1579", "title" : "Carbon cycle confidence and uncertainty: Exploring variation among soil biogeochemical models", "translator" : [ { "dropping-particle" : "", "family" : "L4046", "given" : "", "non-dropping-particle" : "", "parse-names" : false, "suffix" : "" } ], "type" : "article-journal", "volume" : "24" }, "uris" : [ "http://www.mendeley.com/documents/?uuid=34fd4271-3eee-4427-af00-399f9c251942" ] }, { "id" : "ITEM-2", "itemData" : { "DOI" : "10.1038/nclimate3421", "ISSN" : "1758-678X", "abstract" : "The projected loss of soil carbon to the atmosphere resulting from climate change is a potentially large but highly uncertain feedback to warming. The magnitude of this feedback is poorly constrained by observations and theory, and is disparately represented in Earth system models (ESMs)1,2,3. To assess the climatological temperature sensitivity of soil carbon, we calculate apparent soil carbon turnover times4 that reflect long-term and broad-scale rates of decomposition. Here, we show that the climatological temperature control on carbon turnover in the top metre of global soils is more sensitive in cold climates than in warm climates and argue that it is critical to capture this emergent ecosystem property in global-scale models. We present a simplified model that explains the observed high cold-climate sensitivity using only the physical scaling of soil freeze\u2013thaw state across climate gradients. Current ESMs fail to capture this pattern, except in an ESM that explicitly resolves vertical gradients in soil climate and carbon turnover. An observed weak tropical temperature sensitivity emerges in a different model that explicitly resolves mineralogical control on decomposition. These results support projections of strong carbon\u2013climate feedbacks from northern soils5,6 and demonstrate a method for ESMs to capture this emergent behaviour.", "author" : [ { "dropping-particle" : "", "family" : "Koven", "given" : "Charles D", "non-dropping-particle" : "", "parse-names" : false, "suffix" : "" }, { "dropping-particle" : "", "family" : "Hugelius", "given" : "Gustaf", "non-dropping-particle" : "", "parse-names" : false, "suffix" : "" }, { "dropping-particle" : "", "family" : "Lawrence", "given" : "David M", "non-dropping-particle" : "", "parse-names" : false, "suffix" : "" }, { "dropping-particle" : "", "family" : "Wieder", "given" : "William R", "non-dropping-particle" : "", "parse-names" : false, "suffix" : "" } ], "container-title" : "Nature Climate Change", "id" : "ITEM-2", "issue" : "11", "issued" : { "date-parts" : [ [ "2017", "11", "30" ] ] }, "page" : "817-822", "publisher" : "Nature Publishing Group SN -", "title" : "Higher climatological temperature sensitivity of soil carbon in cold than warm climates", "translator" : [ { "dropping-particle" : "", "family" : "L3970", "given" : "", "non-dropping-particle" : "", "parse-names" : false, "suffix" : "" } ], "type" : "article-journal", "volume" : "7" }, "uris" : [ "http://www.mendeley.com/documents/?uuid=690fcece-067a-482d-bd70-37caca512c3b" ] }, { "id" : "ITEM-3", "itemData" : { "DOI" : "10.1038/s41467-020-19208-8", "ISSN" : "2041-1723", "abstract" : "Carbon cycle feedbacks represent large uncertainties in climate change projections, and the response of soil carbon to climate change contributes the greatest uncertainty to this. Future changes in soil carbon depend on changes in litter and root inputs from plants and especially on reductions in the turnover time of soil carbon ( \u03c4 s ) with warming. An approximation to the latter term for the top one metre of soil (\u0394 C s,\u03c4 ) can be diagnosed from projections made with the CMIP6 and CMIP5 Earth System Models (ESMs), and is found to span a large range even at 2 \u00b0C of global warming (\u2212196 \u00b1 117 PgC). Here, we present a constraint on \u0394 C s,\u03c4 , which makes use of current heterotrophic respiration and the spatial variability of \u03c4 s inferred from observations. This spatial emergent constraint allows us to halve the uncertainty in \u0394 C s,\u03c4 at 2 \u00b0C to \u2212232 \u00b1 52 PgC.", "author" : [ { "dropping-particle" : "", "family" : "Varney", "given" : "Rebecca M.", "non-dropping-particle" : "", "parse-names" : false, "suffix" : "" }, { "dropping-particle" : "", "family" : "Chadburn", "given" : "Sarah E", "non-dropping-particle" : "", "parse-names" : false, "suffix" : "" }, { "dropping-particle" : "", "family" : "Friedlingstein", "given" : "Pierre", "non-dropping-particle" : "", "parse-names" : false, "suffix" : "" }, { "dropping-particle" : "", "family" : "Burke", "given" : "Eleanor J", "non-dropping-particle" : "", "parse-names" : false, "suffix" : "" }, { "dropping-particle" : "", "family" : "Koven", "given" : "Charles D", "non-dropping-particle" : "", "parse-names" : false, "suffix" : "" }, { "dropping-particle" : "", "family" : "Hugelius", "given" : "Gustaf", "non-dropping-particle" : "", "parse-names" : false, "suffix" : "" }, { "dropping-particle" : "", "family" : "Cox", "given" : "Peter M", "non-dropping-particle" : "", "parse-names" : false, "suffix" : "" } ], "container-title" : "Nature Communications", "id" : "ITEM-3", "issue" : "1", "issued" : { "date-parts" : [ [ "2020", "12", "2" ] ] }, "page" : "5544", "title" : "A spatial emergent constraint on the sensitivity of soil carbon turnover to global warming", "translator" : [ { "dropping-particle" : "", "family" : "L6496", "given" : "", "non-dropping-particle" : "", "parse-names" : false, "suffix" : "" } ], "type" : "article-journal", "volume" : "11" }, "uris" : [ "http://www.mendeley.com/documents/?uuid=d8d7e37b-d716-4163-a6c8-7cd0ce877f7a" ] } ], "mendeley" : { "formattedCitation" : "(Koven et al., 2017; Wieder et al., 2018; Varney et al., 2020)", "plainTextFormattedCitation" : "(Koven et al., 2017; Wieder et al., 2018; Varney et al., 2020)", "previouslyFormattedCitation" : "(Koven et al., 2017; Wieder et al., 2018; Varney et al., 2020)" }, "properties" : { "noteIndex" : 0 }, "schema" : "https://github.com/citation-style-language/schema/raw/master/csl-citation.json" }</w:instrText>
      </w:r>
      <w:r w:rsidRPr="001E7A27">
        <w:rPr>
          <w:lang w:val="en-GB"/>
        </w:rPr>
        <w:fldChar w:fldCharType="separate"/>
      </w:r>
      <w:r w:rsidR="00025FA2" w:rsidRPr="001E7A27">
        <w:rPr>
          <w:noProof/>
          <w:lang w:val="en-GB"/>
        </w:rPr>
        <w:t>(Koven et al., 2017; Wieder et al., 2018; Varney et al., 2020)</w:t>
      </w:r>
      <w:r w:rsidRPr="001E7A27">
        <w:rPr>
          <w:lang w:val="en-GB"/>
        </w:rPr>
        <w:fldChar w:fldCharType="end"/>
      </w:r>
      <w:r w:rsidRPr="001E7A27">
        <w:rPr>
          <w:lang w:val="en-GB"/>
        </w:rPr>
        <w:t xml:space="preserve">, although experimental soil warming in tropical forests suggest high sensitivity of decomposition to warming in those regions as well </w:t>
      </w:r>
      <w:r w:rsidRPr="001E7A27">
        <w:rPr>
          <w:lang w:val="en-GB"/>
        </w:rPr>
        <w:fldChar w:fldCharType="begin" w:fldLock="1"/>
      </w:r>
      <w:r w:rsidR="00747167" w:rsidRPr="001E7A27">
        <w:rPr>
          <w:lang w:val="en-GB"/>
        </w:rPr>
        <w:instrText>ADDIN CSL_CITATION { "citationItems" : [ { "id" : "ITEM-1", "itemData" : { "DOI" : "10.1038/s41586-020-2566-4", "ISSN" : "1476-4687", "abstract" : "Tropical soils contain one-third of the carbon stored in soils globally1, so destabilization of soil organic matter caused by the warming predicted for tropical regions this century2 could accelerate climate change by releasing additional carbon dioxide (CO2) to the atmosphere3\u20136. Theory predicts that warming should cause only modest carbon loss from tropical soils relative to those at higher latitudes5,7, but there have been no warming experiments in tropical forests to test this8. Here we show that in situ experimental warming of a lowland tropical forest soil on Barro Colorado Island, Panama, caused an unexpectedly large increase in soil CO2 emissions. Two years of warming of the whole soil profile by four degrees Celsius increased CO2 emissions by 55 per cent compared to soils at ambient temperature. The additional CO2 originated from heterotrophic rather than autotrophic sources, and equated to a loss of 8.2\u00a0\u00b1\u00a04.2 (one standard error) tonnes of carbon per hectare per year from the breakdown of soil organic matter. During this time, we detected no acclimation of respiration rates, no thermal compensation or change in the temperature sensitivity of enzyme activities, and no change in microbial carbon-use efficiency. These results demonstrate that soil carbon in tropical forests is highly sensitive to warming, creating a potentially substantial positive feedback to climate change.", "author" : [ { "dropping-particle" : "", "family" : "Nottingham", "given" : "Andrew T", "non-dropping-particle" : "", "parse-names" : false, "suffix" : "" }, { "dropping-particle" : "", "family" : "Meir", "given" : "Patrick", "non-dropping-particle" : "", "parse-names" : false, "suffix" : "" }, { "dropping-particle" : "", "family" : "Velasquez", "given" : "Esther", "non-dropping-particle" : "", "parse-names" : false, "suffix" : "" }, { "dropping-particle" : "", "family" : "Turner", "given" : "Benjamin L", "non-dropping-particle" : "", "parse-names" : false, "suffix" : "" } ], "container-title" : "Nature", "id" : "ITEM-1", "issue" : "7820", "issued" : { "date-parts" : [ [ "2020" ] ] }, "page" : "234-237", "title" : "Soil carbon loss by experimental warming in a tropical forest", "translator" : [ { "dropping-particle" : "", "family" : "L7073", "given" : "", "non-dropping-particle" : "", "parse-names" : false, "suffix" : "" } ], "type" : "article-journal", "volume" : "584" }, "uris" : [ "http://www.mendeley.com/documents/?uuid=a65adf43-e131-47b8-8231-637834103803" ] } ], "mendeley" : { "formattedCitation" : "(Nottingham et al., 2020)", "plainTextFormattedCitation" : "(Nottingham et al., 2020)", "previouslyFormattedCitation" : "(Nottingham et al., 2020)" }, "properties" : { "noteIndex" : 0 }, "schema" : "https://github.com/citation-style-language/schema/raw/master/csl-citation.json" }</w:instrText>
      </w:r>
      <w:r w:rsidRPr="001E7A27">
        <w:rPr>
          <w:lang w:val="en-GB"/>
        </w:rPr>
        <w:fldChar w:fldCharType="separate"/>
      </w:r>
      <w:r w:rsidR="00025FA2" w:rsidRPr="001E7A27">
        <w:rPr>
          <w:noProof/>
          <w:lang w:val="en-GB"/>
        </w:rPr>
        <w:t>(Nottingham et al., 2020)</w:t>
      </w:r>
      <w:r w:rsidRPr="001E7A27">
        <w:rPr>
          <w:lang w:val="en-GB"/>
        </w:rPr>
        <w:fldChar w:fldCharType="end"/>
      </w:r>
      <w:r w:rsidRPr="001E7A27">
        <w:rPr>
          <w:lang w:val="en-GB"/>
        </w:rPr>
        <w:t xml:space="preserve">. </w:t>
      </w:r>
    </w:p>
    <w:p w14:paraId="2816CEEA" w14:textId="77777777" w:rsidR="00D75FC8" w:rsidRPr="001E7A27" w:rsidRDefault="00D75FC8" w:rsidP="005C7F25">
      <w:pPr>
        <w:pStyle w:val="AR6BodyText"/>
        <w:rPr>
          <w:lang w:val="en-GB"/>
        </w:rPr>
      </w:pPr>
    </w:p>
    <w:p w14:paraId="0E0CA8E0" w14:textId="3AA68629" w:rsidR="00D75FC8" w:rsidRPr="001E7A27" w:rsidRDefault="00D75FC8" w:rsidP="005C7F25">
      <w:pPr>
        <w:pStyle w:val="AR6BodyText"/>
        <w:rPr>
          <w:lang w:val="en-GB"/>
        </w:rPr>
      </w:pPr>
      <w:r w:rsidRPr="001E7A27">
        <w:rPr>
          <w:lang w:val="en-GB"/>
        </w:rPr>
        <w:t>Peat soils, where thick organic layers build up due to saturated and anoxic conditions, represent another possible source of carbon to the atmosphere</w:t>
      </w:r>
      <w:r w:rsidR="0083677C" w:rsidRPr="001E7A27">
        <w:rPr>
          <w:lang w:val="en-GB"/>
        </w:rPr>
        <w:t>. P</w:t>
      </w:r>
      <w:r w:rsidRPr="001E7A27">
        <w:rPr>
          <w:lang w:val="en-GB"/>
        </w:rPr>
        <w:t xml:space="preserve">eats could dry, and decompose or burn as a result of climate change in both high </w:t>
      </w:r>
      <w:r w:rsidRPr="001E7A27">
        <w:rPr>
          <w:lang w:val="en-GB"/>
        </w:rPr>
        <w:fldChar w:fldCharType="begin" w:fldLock="1"/>
      </w:r>
      <w:r w:rsidR="00747167" w:rsidRPr="001E7A27">
        <w:rPr>
          <w:lang w:val="en-GB"/>
        </w:rPr>
        <w:instrText>ADDIN CSL_CITATION { "citationItems" : [ { "id" : "ITEM-1", "itemData" : { "DOI" : "10.1111/gcb.15099", "ISSN" : "1354-1013", "abstract" : "Abstract The majority of northern peatlands were initiated during the Holocene. Owing to their mass imbalance, they have sequestered huge amounts of carbon in terrestrial ecosystems. Although recent syntheses have filled some knowledge gaps, the extent and remoteness of many peatlands pose challenges to developing reliable regional carbon accumulation estimates from observations. In this work, we employed an individual- and patch-based dynamic global vegetation model (LPJ-GUESS) with peatland and permafrost functionality to quantify long-term carbon accumulation rates in northern peatlands and to assess the effects of historical and projected future climate change on peatland carbon balance. We combined published datasets of peat basal age to form an up-to-date peat inception surface for the pan-Arctic region which we then used to constrain the model. We divided our analysis into two parts, with a focus both on the carbon accumulation changes detected within the observed peatland boundary and at pan-Arctic scale under two contrasting warming scenarios (representative concentration pathway?RCP8.5 and RCP2.6). We found that peatlands continue to act as carbon sinks under both warming scenarios, but their sink capacity will be substantially reduced under the high-warming (RCP8.5) scenario after 2050. Areas where peat production was initially hampered by permafrost and low productivity were found to accumulate more carbon because of the initial warming and moisture-rich environment due to permafrost thaw, higher precipitation and elevated CO2 levels. On the other hand, we project that areas which will experience reduced precipitation rates and those without permafrost will lose more carbon in the near future, particularly peatlands located in the European region and between 45 and 55\u00b0N latitude. Overall, we found that rapid global warming could reduce the carbon sink capacity of the northern peatlands in the coming decades.", "author" : [ { "dropping-particle" : "", "family" : "Chaudhary", "given" : "Nitin", "non-dropping-particle" : "", "parse-names" : false, "suffix" : "" }, { "dropping-particle" : "", "family" : "Westermann", "given" : "Sebastian", "non-dropping-particle" : "", "parse-names" : false, "suffix" : "" }, { "dropping-particle" : "", "family" : "Lamba", "given" : "Shubhangi", "non-dropping-particle" : "", "parse-names" : false, "suffix" : "" }, { "dropping-particle" : "", "family" : "Shurpali", "given" : "Narasinha", "non-dropping-particle" : "", "parse-names" : false, "suffix" : "" }, { "dropping-particle" : "", "family" : "Sannel", "given" : "A Britta K", "non-dropping-particle" : "", "parse-names" : false, "suffix" : "" }, { "dropping-particle" : "", "family" : "Schurgers", "given" : "Guy", "non-dropping-particle" : "", "parse-names" : false, "suffix" : "" }, { "dropping-particle" : "", "family" : "Miller", "given" : "Paul A", "non-dropping-particle" : "", "parse-names" : false, "suffix" : "" }, { "dropping-particle" : "", "family" : "Smith", "given" : "Benjamin", "non-dropping-particle" : "", "parse-names" : false, "suffix" : "" } ], "container-title" : "Global Change Biology", "id" : "ITEM-1", "issue" : "7", "issued" : { "date-parts" : [ [ "2020", "7", "1" ] ] }, "note" : "doi: 10.1111/gcb.15099", "page" : "4119-4133", "publisher" : "John Wiley &amp; Sons, Ltd", "title" : "Modelling past and future peatland carbon dynamics across the pan-Arctic", "translator" : [ { "dropping-particle" : "", "family" : "L6977", "given" : "", "non-dropping-particle" : "", "parse-names" : false, "suffix" : "" } ], "type" : "article-journal", "volume" : "26" }, "uris" : [ "http://www.mendeley.com/documents/?uuid=88302027-0098-49f3-ae7b-6c7e3a756cb1" ] } ], "mendeley" : { "formattedCitation" : "(Chaudhary et al., 2020)", "plainTextFormattedCitation" : "(Chaudhary et al., 2020)", "previouslyFormattedCitation" : "(Chaudhary et al., 2020)" }, "properties" : { "noteIndex" : 0 }, "schema" : "https://github.com/citation-style-language/schema/raw/master/csl-citation.json" }</w:instrText>
      </w:r>
      <w:r w:rsidRPr="001E7A27">
        <w:rPr>
          <w:lang w:val="en-GB"/>
        </w:rPr>
        <w:fldChar w:fldCharType="separate"/>
      </w:r>
      <w:r w:rsidR="00025FA2" w:rsidRPr="001E7A27">
        <w:rPr>
          <w:noProof/>
          <w:lang w:val="en-GB"/>
        </w:rPr>
        <w:t>(Chaudhary et al., 2020)</w:t>
      </w:r>
      <w:r w:rsidRPr="001E7A27">
        <w:rPr>
          <w:lang w:val="en-GB"/>
        </w:rPr>
        <w:fldChar w:fldCharType="end"/>
      </w:r>
      <w:r w:rsidRPr="001E7A27">
        <w:rPr>
          <w:lang w:val="en-GB"/>
        </w:rPr>
        <w:t xml:space="preserve"> and tropical </w:t>
      </w:r>
      <w:r w:rsidRPr="001E7A27">
        <w:rPr>
          <w:lang w:val="en-GB"/>
        </w:rPr>
        <w:fldChar w:fldCharType="begin" w:fldLock="1"/>
      </w:r>
      <w:r w:rsidR="00747167" w:rsidRPr="001E7A27">
        <w:rPr>
          <w:lang w:val="en-GB"/>
        </w:rPr>
        <w:instrText>ADDIN CSL_CITATION { "citationItems" : [ { "id" : "ITEM-1", "itemData" : { "DOI" : "10.1073/pnas.1701090114", "ISSN" : "0027-8424", "abstract" : "A dataset from one of the last protected tropical peat swamps in Southeast Asia reveals how fluctuations in rainfall on yearly and shorter timescales affect the growth and subsidence of tropical peatlands over thousands of years. The pattern of rainfall and the permeability of the peat together determine a particular curvature of the peat surface that defines the amount of naturally sequestered carbon stored in the peatland over time. This principle can be used to calculate the long-term carbon dioxide emissions driven by changes in climate and tropical peatland drainage. The results suggest that greater seasonality projected by climate models could lead to carbon dioxide emissions, instead of sequestration, from otherwise undisturbed peat swamps.Tropical peatlands now emit hundreds of megatons of carbon dioxide per year because of human disruption of the feedbacks that link peat accumulation and groundwater hydrology. However, no quantitative theory has existed for how patterns of carbon storage and release accompanying growth and subsidence of tropical peatlands are affected by climate and disturbance. Using comprehensive data from a pristine peatland in Brunei Darussalam, we show how rainfall and groundwater flow determine a shape parameter (the Laplacian of the peat surface elevation) that specifies, under a given rainfall regime, the ultimate, stable morphology, and hence carbon storage, of a tropical peatland within a network of rivers or canals. We find that peatlands reach their ultimate shape first at the edges of peat domes where they are bounded by rivers, so that the rate of carbon uptake accompanying their growth is proportional to the area of the still-growing dome interior. We use this model to study how tropical peatland carbon storage and fluxes are controlled by changes in climate, sea level, and drainage networks. We find that fluctuations in net precipitation on timescales from hours to years can reduce long-term peat accumulation. Our mathematical and numerical models can be used to predict long-term effects of changes in temporal rainfall patterns and drainage networks on tropical peatland geomorphology and carbon storage.", "author" : [ { "dropping-particle" : "", "family" : "Cobb", "given" : "Alexander R", "non-dropping-particle" : "", "parse-names" : false, "suffix" : "" }, { "dropping-particle" : "", "family" : "Hoyt", "given" : "Alison M", "non-dropping-particle" : "", "parse-names" : false, "suffix" : "" }, { "dropping-particle" : "", "family" : "Gandois", "given" : "Laure", "non-dropping-particle" : "", "parse-names" : false, "suffix" : "" }, { "dropping-particle" : "", "family" : "Eri", "given" : "Jangarun", "non-dropping-particle" : "", "parse-names" : false, "suffix" : "" }, { "dropping-particle" : "", "family" : "Dommain", "given" : "Ren\u00e9", "non-dropping-particle" : "", "parse-names" : false, "suffix" : "" }, { "dropping-particle" : "", "family" : "Abu Salim", "given" : "Kamariah", "non-dropping-particle" : "", "parse-names" : false, "suffix" : "" }, { "dropping-particle" : "", "family" : "Kai", "given" : "Fuu Ming", "non-dropping-particle" : "", "parse-names" : false, "suffix" : "" }, { "dropping-particle" : "", "family" : "Haji Su\\textquoterightut", "given" : "Nur Salihah", "non-dropping-particle" : "", "parse-names" : false, "suffix" : "" }, { "dropping-particle" : "", "family" : "Harvey", "given" : "Charles F", "non-dropping-particle" : "", "parse-names" : false, "suffix" : "" } ], "container-title" : "Proceedings of the National Academy of Sciences", "id" : "ITEM-1", "issue" : "26", "issued" : { "date-parts" : [ [ "2017" ] ] }, "page" : "E5187--E5196", "publisher" : "National Academy of Sciences", "title" : "How temporal patterns in rainfall determine the geomorphology and carbon fluxes of tropical peatlands", "translator" : [ { "dropping-particle" : "", "family" : "L6982", "given" : "", "non-dropping-particle" : "", "parse-names" : false, "suffix" : "" } ], "type" : "article-journal", "volume" : "114" }, "uris" : [ "http://www.mendeley.com/documents/?uuid=d656571e-a207-480d-a86d-9b4029e0bd61" ] } ], "mendeley" : { "formattedCitation" : "(Cobb et al., 2017)", "plainTextFormattedCitation" : "(Cobb et al., 2017)", "previouslyFormattedCitation" : "(Cobb et al., 2017)" }, "properties" : { "noteIndex" : 0 }, "schema" : "https://github.com/citation-style-language/schema/raw/master/csl-citation.json" }</w:instrText>
      </w:r>
      <w:r w:rsidRPr="001E7A27">
        <w:rPr>
          <w:lang w:val="en-GB"/>
        </w:rPr>
        <w:fldChar w:fldCharType="separate"/>
      </w:r>
      <w:r w:rsidR="00025FA2" w:rsidRPr="001E7A27">
        <w:rPr>
          <w:noProof/>
          <w:lang w:val="en-GB"/>
        </w:rPr>
        <w:t>(Cobb et al., 2017)</w:t>
      </w:r>
      <w:r w:rsidRPr="001E7A27">
        <w:rPr>
          <w:lang w:val="en-GB"/>
        </w:rPr>
        <w:fldChar w:fldCharType="end"/>
      </w:r>
      <w:r w:rsidRPr="001E7A27">
        <w:rPr>
          <w:lang w:val="en-GB"/>
        </w:rPr>
        <w:t xml:space="preserve"> latitudes, and in combination with anthropogenic drainage of peatlands </w:t>
      </w:r>
      <w:r w:rsidRPr="001E7A27">
        <w:rPr>
          <w:lang w:val="en-GB"/>
        </w:rPr>
        <w:fldChar w:fldCharType="begin" w:fldLock="1"/>
      </w:r>
      <w:r w:rsidR="00747167" w:rsidRPr="001E7A27">
        <w:rPr>
          <w:lang w:val="en-GB"/>
        </w:rPr>
        <w:instrText>ADDIN CSL_CITATION { "citationItems" : [ { "id" : "ITEM-1", "itemData" : { "DOI" : "10.1007/s11027-016-9712-1", "ISSN" : "1573-1596", "abstract" : "The climate mitigation potential of tropical peatlands has gained increased attention as Southeast Asian peatlands are being deforested, drained and burned at very high rates, causing globally significant carbon dioxide (CO2) emissions to the atmosphere. We used a process-based dynamic tropical peatland model to explore peat carbon (C) dynamics of several management scenarios within the context of simulated twenty-first century climate change. Simulations of all scenarios with land use, including restoration, indicated net C losses over the twenty-first century ranging from 10 to 100\u00a0% of pre-disturbance values. Fire can be the dominant C-loss pathway, particularly in the drier climate scenario we tested. Simulated 100\u00a0years of oil palm\u00a0(Elaeis guineensis) cultivation with an initial prescribed burn resulted in 2400\u20133000\u00a0Mg CO2\u2009ha\u22121 total emissions. Simulated restoration following one 25-year oil palm rotation reduced total emissions to 440\u20131200\u00a0Mg CO2\u2009ha\u22121, depending on climate. These results suggest that even under a very optimistic scenario of hydrological and forest restoration and the wettest climate regime, only about one third of the peat C lost to the atmosphere from 25\u00a0years of oil palm cultivation can be recovered in the following 75\u00a0years if the site is restored. Emissions from a simulated land degradation scenario were most sensitive to climate, with total emissions ranging from 230 to 10,600\u00a0Mg CO2\u2009ha\u22121 over 100\u00a0years for the wettest and driest dry season scenarios, respectively. The large difference was driven by increased fire probability. Therefore, peat fire suppression is an effective management tool to maintain tropical peatland C stocks in the near term and should be a high priority for climate mitigation efforts. In total, we estimate emissions from current cleared peatlands and peatlands converted to oil palm in Southeast Asia to be 8.7\u00a0Gt CO2 over 100\u00a0years with a moderate twenty-first century climate. These emissions could be minimized by effective fire suppression and hydrological restoration.", "author" : [ { "dropping-particle" : "", "family" : "Warren", "given" : "Matthew", "non-dropping-particle" : "", "parse-names" : false, "suffix" : "" }, { "dropping-particle" : "", "family" : "Frolking", "given" : "Steve", "non-dropping-particle" : "", "parse-names" : false, "suffix" : "" }, { "dropping-particle" : "", "family" : "Dai", "given" : "Zhaohua", "non-dropping-particle" : "", "parse-names" : false, "suffix" : "" }, { "dropping-particle" : "", "family" : "Kurnianto", "given" : "Sofyan", "non-dropping-particle" : "", "parse-names" : false, "suffix" : "" } ], "container-title" : "Mitigation and Adaptation Strategies for Global Change", "id" : "ITEM-1", "issue" : "7", "issued" : { "date-parts" : [ [ "2017" ] ] }, "page" : "1041-1061", "title" : "Impacts of land use, restoration, and climate change on tropical peat carbon stocks in the twenty-first century: implications for climate mitigation", "translator" : [ { "dropping-particle" : "", "family" : "L6984", "given" : "", "non-dropping-particle" : "", "parse-names" : false, "suffix" : "" } ], "type" : "article-journal", "volume" : "22" }, "uris" : [ "http://www.mendeley.com/documents/?uuid=e6e33004-48fa-4d0b-a42e-1f9435bd3e37" ] } ], "mendeley" : { "formattedCitation" : "(Warren et al., 2017)", "plainTextFormattedCitation" : "(Warren et al., 2017)", "previouslyFormattedCitation" : "(Warren et al., 2017)" }, "properties" : { "noteIndex" : 0 }, "schema" : "https://github.com/citation-style-language/schema/raw/master/csl-citation.json" }</w:instrText>
      </w:r>
      <w:r w:rsidRPr="001E7A27">
        <w:rPr>
          <w:lang w:val="en-GB"/>
        </w:rPr>
        <w:fldChar w:fldCharType="separate"/>
      </w:r>
      <w:r w:rsidR="00025FA2" w:rsidRPr="001E7A27">
        <w:rPr>
          <w:noProof/>
          <w:lang w:val="en-GB"/>
        </w:rPr>
        <w:t>(Warren et al., 2017)</w:t>
      </w:r>
      <w:r w:rsidRPr="001E7A27">
        <w:rPr>
          <w:lang w:val="en-GB"/>
        </w:rPr>
        <w:fldChar w:fldCharType="end"/>
      </w:r>
      <w:r w:rsidRPr="001E7A27">
        <w:rPr>
          <w:lang w:val="en-GB"/>
        </w:rPr>
        <w:t>. Peat carbon dynamics are not included in the majority of CMIP6 ESMs.</w:t>
      </w:r>
      <w:r w:rsidRPr="001E7A27">
        <w:rPr>
          <w:lang w:val="en-GB"/>
        </w:rPr>
        <w:br/>
      </w:r>
      <w:r w:rsidRPr="001E7A27">
        <w:rPr>
          <w:lang w:val="en-GB" w:eastAsia="en-US"/>
        </w:rPr>
        <w:br/>
      </w:r>
      <w:r w:rsidRPr="001E7A27">
        <w:rPr>
          <w:lang w:val="en-GB"/>
        </w:rPr>
        <w:t xml:space="preserve">Soil microbial dynamics shift in response to temperature, giving rise to complex longer-term trophic effects that are more complex than the short-term sensitivity of decomposition to temperature. Such responses are observed in response to long-term warming experiments </w:t>
      </w:r>
      <w:r w:rsidRPr="001E7A27">
        <w:rPr>
          <w:lang w:val="en-GB"/>
        </w:rPr>
        <w:fldChar w:fldCharType="begin" w:fldLock="1"/>
      </w:r>
      <w:r w:rsidR="00747167" w:rsidRPr="001E7A27">
        <w:rPr>
          <w:lang w:val="en-GB"/>
        </w:rPr>
        <w:instrText>ADDIN CSL_CITATION { "citationItems" : [ { "id" : "ITEM-1", "itemData" : { "DOI" : "10.1126/science.aan2874", "ISSN" : "0036-8075", "abstract" : "In a 26-year soil warming experiment in a mid-latitude hardwood forest, we documented changes in soil carbon cycling to investigate the potential consequences for the climate system. We found that soil warming results in a four-phase pattern of soil organic matter decay and carbon dioxide fluxes to the atmosphere, with phases of substantial soil carbon loss alternating with phases of no detectable loss. Several factors combine to affect the timing, magnitude, and thermal acclimation of soil carbon loss. These include depletion of microbially accessible carbon pools, reductions in microbial biomass, a shift in microbial carbon use efficiency, and changes in microbial community composition. Our results support projections of a long-term, self-reinforcing carbon feedback from mid-latitude forests to the climate system as the world warms.", "author" : [ { "dropping-particle" : "", "family" : "Melillo", "given" : "J M", "non-dropping-particle" : "", "parse-names" : false, "suffix" : "" }, { "dropping-particle" : "", "family" : "Frey", "given" : "S D", "non-dropping-particle" : "", "parse-names" : false, "suffix" : "" }, { "dropping-particle" : "", "family" : "DeAngelis", "given" : "K M", "non-dropping-particle" : "", "parse-names" : false, "suffix" : "" }, { "dropping-particle" : "", "family" : "Werner", "given" : "W J", "non-dropping-particle" : "", "parse-names" : false, "suffix" : "" }, { "dropping-particle" : "", "family" : "Bernard", "given" : "M J", "non-dropping-particle" : "", "parse-names" : false, "suffix" : "" }, { "dropping-particle" : "", "family" : "Bowles", "given" : "F P", "non-dropping-particle" : "", "parse-names" : false, "suffix" : "" }, { "dropping-particle" : "", "family" : "Pold", "given" : "G", "non-dropping-particle" : "", "parse-names" : false, "suffix" : "" }, { "dropping-particle" : "", "family" : "Knorr", "given" : "M A", "non-dropping-particle" : "", "parse-names" : false, "suffix" : "" }, { "dropping-particle" : "", "family" : "Grandy", "given" : "A S", "non-dropping-particle" : "", "parse-names" : false, "suffix" : "" } ], "container-title" : "Science", "id" : "ITEM-1", "issue" : "6359", "issued" : { "date-parts" : [ [ "2017", "10", "6" ] ] }, "page" : "101-105", "title" : "Long-term pattern and magnitude of soil carbon feedback to the climate system in a warming world", "translator" : [ { "dropping-particle" : "", "family" : "L3999", "given" : "", "non-dropping-particle" : "", "parse-names" : false, "suffix" : "" } ], "type" : "article-journal", "volume" : "358" }, "uris" : [ "http://www.mendeley.com/documents/?uuid=87e718d4-8b33-42ef-82a6-2543bff77086" ] } ], "mendeley" : { "formattedCitation" : "(Melillo et al., 2017)", "plainTextFormattedCitation" : "(Melillo et al., 2017)", "previouslyFormattedCitation" : "(Melillo et al., 2017)" }, "properties" : { "noteIndex" : 0 }, "schema" : "https://github.com/citation-style-language/schema/raw/master/csl-citation.json" }</w:instrText>
      </w:r>
      <w:r w:rsidRPr="001E7A27">
        <w:rPr>
          <w:lang w:val="en-GB"/>
        </w:rPr>
        <w:fldChar w:fldCharType="separate"/>
      </w:r>
      <w:r w:rsidR="00025FA2" w:rsidRPr="001E7A27">
        <w:rPr>
          <w:noProof/>
          <w:lang w:val="en-GB"/>
        </w:rPr>
        <w:t>(Melillo et al., 2017)</w:t>
      </w:r>
      <w:r w:rsidRPr="001E7A27">
        <w:rPr>
          <w:lang w:val="en-GB"/>
        </w:rPr>
        <w:fldChar w:fldCharType="end"/>
      </w:r>
      <w:r w:rsidRPr="001E7A27">
        <w:rPr>
          <w:lang w:val="en-GB"/>
        </w:rPr>
        <w:t xml:space="preserve">. While most CMIP6 ESMs do not include microbial dynamics, simplified global soil models that do include such dynamics show greater uncertainty in projections of soil </w:t>
      </w:r>
      <w:commentRangeStart w:id="3792"/>
      <w:r w:rsidRPr="001E7A27">
        <w:rPr>
          <w:lang w:val="en-GB"/>
        </w:rPr>
        <w:t>C</w:t>
      </w:r>
      <w:commentRangeEnd w:id="3792"/>
      <w:r w:rsidR="00BF3E38" w:rsidRPr="001E7A27">
        <w:rPr>
          <w:rStyle w:val="CommentReference"/>
          <w:lang w:val="en-GB"/>
        </w:rPr>
        <w:commentReference w:id="3792"/>
      </w:r>
      <w:r w:rsidRPr="001E7A27">
        <w:rPr>
          <w:lang w:val="en-GB"/>
        </w:rPr>
        <w:t xml:space="preserve"> changes, despite agreeing more closely with current observations, than the linear models used in most ESMs </w:t>
      </w:r>
      <w:r w:rsidRPr="001E7A27">
        <w:rPr>
          <w:lang w:val="en-GB"/>
        </w:rPr>
        <w:fldChar w:fldCharType="begin" w:fldLock="1"/>
      </w:r>
      <w:r w:rsidR="00747167" w:rsidRPr="001E7A27">
        <w:rPr>
          <w:lang w:val="en-GB"/>
        </w:rPr>
        <w:instrText>ADDIN CSL_CITATION { "citationItems" : [ { "id" : "ITEM-1", "itemData" : { "DOI" : "10.1038/nclimate1951", "ISSN" : "1758-678X", "abstract" : "Society relies on Earth system models (ESMs) to project future climate and carbon (C) cycle feedbacks. However, the soil C response to climate change is highly uncertain in these models1,2 and they omit key biogeochemical mechanisms3,4,5. Specifically, the traditional approach in ESMs lacks direct microbial control over soil C dynamics6,7,8. Thus, we tested a new model that explicitly represents microbial mechanisms of soil C cycling on the global scale. Compared with traditional models, the microbial model simulates soil C pools that more closely match contemporary observations. It also projects a much wider range of soil C responses to climate change over the twenty-first century. Global soils accumulate C if microbial growth efficiency declines with warming in the microbial model. If growth efficiency adapts to warming, the microbial model projects large soil C losses. By comparison, traditional models project modest soil C losses with global warming. Microbes also change the soil response to increased C inputs, as might occur with CO2 or nutrient fertilization. In the microbial model, microbes consume these additional inputs; whereas in traditional models, additional inputs lead to C storage. Our results indicate that ESMs should simulate microbial physiology to more accurately project climate change feedbacks.", "author" : [ { "dropping-particle" : "", "family" : "Wieder", "given" : "William R", "non-dropping-particle" : "", "parse-names" : false, "suffix" : "" }, { "dropping-particle" : "", "family" : "Bonan", "given" : "Gordon B", "non-dropping-particle" : "", "parse-names" : false, "suffix" : "" }, { "dropping-particle" : "", "family" : "Allison", "given" : "Steven D", "non-dropping-particle" : "", "parse-names" : false, "suffix" : "" } ], "container-title" : "Nature Climate Change", "id" : "ITEM-1", "issue" : "10", "issued" : { "date-parts" : [ [ "2013", "10", "28" ] ] }, "page" : "909-912", "publisher" : "Nature Publishing Group", "title" : "Global soil carbon projections are improved by modelling microbial processes", "translator" : [ { "dropping-particle" : "", "family" : "L3981", "given" : "", "non-dropping-particle" : "", "parse-names" : false, "suffix" : "" } ], "type" : "article-journal", "volume" : "3" }, "uris" : [ "http://www.mendeley.com/documents/?uuid=531bcb29-2354-4262-9ca8-d4157a0a99a6" ] }, { "id" : "ITEM-2", "itemData" : { "DOI" : "10.1111/gcb.14069", "ISBN" : "1354-1013", "ISSN" : "13541013", "abstract" : "Abstract Fresh carbon input (above and belowground) contributes to soil carbon sequestration, but also accelerates decomposition of soil organic matter through biological priming mechanisms. Currently, poor understanding precludes the incorporation of these priming mechanisms into the global carbon models used for future projections. Here, we show that priming can be incorporated based on a simple equation calibrated from incubation and verified against independent litter manipulation experiments in the global land surface model, ORCHIDEE. When incorporated into ORCHIDEE, priming improved the model's representation of global soil carbon stocks and decreased soil carbon sequestration by 51% (12 $\\pm$3 Pg C) during the period 1901?2010. Future projections with the same model across the range of CO2 and climate changes defined by the IPCC-RCP scenarios reveal that priming buffers the projected changes in soil carbon stocks ? both the increases due to enhanced productivity and new input to the soil, and the decreases due to warming-induced accelerated decomposition. Including priming in Earth system models leads to different projections of soil carbon changes, which are challenging to verify at large spatial scales.", "author" : [ { "dropping-particle" : "", "family" : "Guenet", "given" : "Bertrand", "non-dropping-particle" : "", "parse-names" : false, "suffix" : "" }, { "dropping-particle" : "", "family" : "Camino-Serrano", "given" : "Marta", "non-dropping-particle" : "", "parse-names" : false, "suffix" : "" }, { "dropping-particle" : "", "family" : "Ciais", "given" : "Philippe", "non-dropping-particle" : "", "parse-names" : false, "suffix" : "" }, { "dropping-particle" : "", "family" : "Tifafi", "given" : "Marwa", "non-dropping-particle" : "", "parse-names" : false, "suffix" : "" }, { "dropping-particle" : "", "family" : "Maignan", "given" : "Fabienne", "non-dropping-particle" : "", "parse-names" : false, "suffix" : "" }, { "dropping-particle" : "", "family" : "Soong", "given" : "Jennifer L", "non-dropping-particle" : "", "parse-names" : false, "suffix" : "" }, { "dropping-particle" : "", "family" : "Janssens", "given" : "Ivan A", "non-dropping-particle" : "", "parse-names" : false, "suffix" : "" } ], "container-title" : "Global Change Biology", "id" : "ITEM-2", "issue" : "5", "issued" : { "date-parts" : [ [ "2018", "5" ] ] }, "page" : "1873-1883", "title" : "Impact of priming on global soil carbon stocks", "translator" : [ { "dropping-particle" : "", "family" : "L4045", "given" : "", "non-dropping-particle" : "", "parse-names" : false, "suffix" : "" } ], "type" : "article-journal", "volume" : "24" }, "uris" : [ "http://www.mendeley.com/documents/?uuid=d4e9a89d-1683-4cc3-99df-eefc380a7abd" ] } ], "mendeley" : { "formattedCitation" : "(Wieder et al., 2013; Guenet et al., 2018)", "plainTextFormattedCitation" : "(Wieder et al., 2013; Guenet et al., 2018)", "previouslyFormattedCitation" : "(Wieder et al., 2013; Guenet et al., 2018)" }, "properties" : { "noteIndex" : 0 }, "schema" : "https://github.com/citation-style-language/schema/raw/master/csl-citation.json" }</w:instrText>
      </w:r>
      <w:r w:rsidRPr="001E7A27">
        <w:rPr>
          <w:lang w:val="en-GB"/>
        </w:rPr>
        <w:fldChar w:fldCharType="separate"/>
      </w:r>
      <w:r w:rsidR="00025FA2" w:rsidRPr="001E7A27">
        <w:rPr>
          <w:noProof/>
          <w:lang w:val="en-GB"/>
        </w:rPr>
        <w:t>(Wieder et al., 2013; Guenet et al., 2018)</w:t>
      </w:r>
      <w:r w:rsidRPr="001E7A27">
        <w:rPr>
          <w:lang w:val="en-GB"/>
        </w:rPr>
        <w:fldChar w:fldCharType="end"/>
      </w:r>
      <w:r w:rsidRPr="001E7A27">
        <w:rPr>
          <w:lang w:val="en-GB"/>
        </w:rPr>
        <w:t xml:space="preserve">. </w:t>
      </w:r>
    </w:p>
    <w:p w14:paraId="16B73FE4" w14:textId="77777777" w:rsidR="00D75FC8" w:rsidRPr="001E7A27" w:rsidRDefault="00D75FC8" w:rsidP="005C7F25">
      <w:pPr>
        <w:pStyle w:val="AR6BodyText"/>
        <w:rPr>
          <w:lang w:val="en-GB" w:eastAsia="en-US"/>
        </w:rPr>
      </w:pPr>
    </w:p>
    <w:p w14:paraId="0F1ACF3E" w14:textId="3EE05588" w:rsidR="00D75FC8" w:rsidRPr="001E7A27" w:rsidRDefault="00D75FC8" w:rsidP="005C7F25">
      <w:pPr>
        <w:pStyle w:val="AR6BodyText"/>
        <w:rPr>
          <w:lang w:val="en-GB"/>
        </w:rPr>
      </w:pPr>
      <w:r w:rsidRPr="001E7A27">
        <w:rPr>
          <w:lang w:val="en-GB"/>
        </w:rPr>
        <w:t>In nutrient</w:t>
      </w:r>
      <w:ins w:id="3793" w:author="Soapbox" w:date="2021-07-21T09:24:00Z">
        <w:r w:rsidR="00F21AA9" w:rsidRPr="001E7A27">
          <w:rPr>
            <w:lang w:val="en-GB"/>
          </w:rPr>
          <w:t>-</w:t>
        </w:r>
      </w:ins>
      <w:del w:id="3794" w:author="Soapbox" w:date="2021-07-21T09:24:00Z">
        <w:r w:rsidRPr="001E7A27" w:rsidDel="00F21AA9">
          <w:rPr>
            <w:lang w:val="en-GB"/>
          </w:rPr>
          <w:delText xml:space="preserve"> </w:delText>
        </w:r>
      </w:del>
      <w:r w:rsidRPr="001E7A27">
        <w:rPr>
          <w:lang w:val="en-GB"/>
        </w:rPr>
        <w:t>limited ecosystems, prolonged soil warming can induce a fertili</w:t>
      </w:r>
      <w:ins w:id="3795" w:author="Soapbox" w:date="2021-07-16T10:14:00Z">
        <w:r w:rsidR="00953844" w:rsidRPr="001E7A27">
          <w:rPr>
            <w:lang w:val="en-GB"/>
          </w:rPr>
          <w:t>z</w:t>
        </w:r>
      </w:ins>
      <w:del w:id="3796" w:author="Soapbox" w:date="2021-07-16T10:14:00Z">
        <w:r w:rsidRPr="001E7A27" w:rsidDel="00953844">
          <w:rPr>
            <w:lang w:val="en-GB"/>
          </w:rPr>
          <w:delText>s</w:delText>
        </w:r>
      </w:del>
      <w:r w:rsidRPr="001E7A27">
        <w:rPr>
          <w:lang w:val="en-GB"/>
        </w:rPr>
        <w:t xml:space="preserve">ation effect through increased decomposition, which increases nutrient availability and thereby vegetation productivity </w:t>
      </w:r>
      <w:r w:rsidRPr="001E7A27">
        <w:rPr>
          <w:lang w:val="en-GB"/>
        </w:rPr>
        <w:fldChar w:fldCharType="begin" w:fldLock="1"/>
      </w:r>
      <w:r w:rsidR="00747167" w:rsidRPr="001E7A27">
        <w:rPr>
          <w:lang w:val="en-GB"/>
        </w:rPr>
        <w:instrText>ADDIN CSL_CITATION { "citationItems" : [ { "id" : "ITEM-1", "itemData" : { "DOI" : "10.1073/pnas.1018189108", "ISBN" : "0027-8424", "ISSN" : "0027-8424", "PMID" : "21606374", "abstract" : "Soil warming has the potential to alter both soil and plant processes that affect carbon storage in forest ecosystems. We have quantified these effects in a large, long-term (7-y) soil-warming study in a deciduous forest in New England. Soil warming has resulted in carbon losses from the soil and stimulated carbon gains in the woody tissue of trees. The warming-enhanced decay of soil organic matter also released enough additional inorganic nitrogen into the soil solution to support the observed increases in plant carbon storage. Although soil warming has resulted in a cumulative net loss of carbon from a New England forest relative to a control area over the 7-y study, the annual net losses generally decreased over time as plant carbon storage increased. In the seventh year, warming-induced soil carbon losses were almost totally compensated for by plant carbon gains in response to warming. We attribute the plant gains primarily to warming-induced increases in nitrogen availability. This study underscores the importance of incorporating carbon-nitrogen interactions in atmosphere-ocean-land earth system models to accurately simulate land feedbacks to the climate system.", "author" : [ { "dropping-particle" : "", "family" : "Melillo", "given" : "J. M.", "non-dropping-particle" : "", "parse-names" : false, "suffix" : "" }, { "dropping-particle" : "", "family" : "Butler", "given" : "S.", "non-dropping-particle" : "", "parse-names" : false, "suffix" : "" }, { "dropping-particle" : "", "family" : "Johnson", "given" : "J.", "non-dropping-particle" : "", "parse-names" : false, "suffix" : "" }, { "dropping-particle" : "", "family" : "Mohan", "given" : "J.", "non-dropping-particle" : "", "parse-names" : false, "suffix" : "" }, { "dropping-particle" : "", "family" : "Steudler", "given" : "P.", "non-dropping-particle" : "", "parse-names" : false, "suffix" : "" }, { "dropping-particle" : "", "family" : "Lux", "given" : "H.", "non-dropping-particle" : "", "parse-names" : false, "suffix" : "" }, { "dropping-particle" : "", "family" : "Burrows", "given" : "E.", "non-dropping-particle" : "", "parse-names" : false, "suffix" : "" }, { "dropping-particle" : "", "family" : "Bowles", "given" : "F.", "non-dropping-particle" : "", "parse-names" : false, "suffix" : "" }, { "dropping-particle" : "", "family" : "Smith", "given" : "R.", "non-dropping-particle" : "", "parse-names" : false, "suffix" : "" }, { "dropping-particle" : "", "family" : "Scott", "given" : "L.", "non-dropping-particle" : "", "parse-names" : false, "suffix" : "" }, { "dropping-particle" : "", "family" : "Vario", "given" : "C.", "non-dropping-particle" : "", "parse-names" : false, "suffix" : "" }, { "dropping-particle" : "", "family" : "Hill", "given" : "T.", "non-dropping-particle" : "", "parse-names" : false, "suffix" : "" }, { "dropping-particle" : "", "family" : "Burton", "given" : "A.", "non-dropping-particle" : "", "parse-names" : false, "suffix" : "" }, { "dropping-particle" : "", "family" : "Zhou", "given" : "Y.-M.", "non-dropping-particle" : "", "parse-names" : false, "suffix" : "" }, { "dropping-particle" : "", "family" : "Tang", "given" : "J.", "non-dropping-particle" : "", "parse-names" : false, "suffix" : "" } ], "container-title" : "Proceedings of the National Academy of Sciences", "id" : "ITEM-1", "issue" : "23", "issued" : { "date-parts" : [ [ "2011", "6", "7" ] ] }, "page" : "9508-9512", "title" : "Soil warming, carbon-nitrogen interactions, and forest carbon budgets", "translator" : [ { "dropping-particle" : "", "family" : "L4070", "given" : "", "non-dropping-particle" : "", "parse-names" : false, "suffix" : "" } ], "type" : "article-journal", "volume" : "108" }, "uris" : [ "http://www.mendeley.com/documents/?uuid=d7a9ddb7-1176-4e7f-9f9c-6001fce7b74e" ] } ], "mendeley" : { "formattedCitation" : "(Melillo et al., 2011)", "plainTextFormattedCitation" : "(Melillo et al., 2011)", "previouslyFormattedCitation" : "(Melillo et al., 2011)" }, "properties" : { "noteIndex" : 0 }, "schema" : "https://github.com/citation-style-language/schema/raw/master/csl-citation.json" }</w:instrText>
      </w:r>
      <w:r w:rsidRPr="001E7A27">
        <w:rPr>
          <w:lang w:val="en-GB"/>
        </w:rPr>
        <w:fldChar w:fldCharType="separate"/>
      </w:r>
      <w:r w:rsidR="00025FA2" w:rsidRPr="001E7A27">
        <w:rPr>
          <w:noProof/>
          <w:lang w:val="en-GB"/>
        </w:rPr>
        <w:t>(Melillo et al., 2011)</w:t>
      </w:r>
      <w:r w:rsidRPr="001E7A27">
        <w:rPr>
          <w:lang w:val="en-GB"/>
        </w:rPr>
        <w:fldChar w:fldCharType="end"/>
      </w:r>
      <w:r w:rsidRPr="001E7A27">
        <w:rPr>
          <w:lang w:val="en-GB"/>
        </w:rPr>
        <w:t>. Models that include this process tend to show a weaker carbon</w:t>
      </w:r>
      <w:ins w:id="3797" w:author="Soapbox" w:date="2021-07-16T07:58:00Z">
        <w:r w:rsidR="00576D5B" w:rsidRPr="001E7A27">
          <w:rPr>
            <w:rFonts w:cs="Times New Roman"/>
            <w:lang w:val="en-GB"/>
          </w:rPr>
          <w:t>–</w:t>
        </w:r>
      </w:ins>
      <w:del w:id="3798" w:author="Soapbox" w:date="2021-07-16T07:58:00Z">
        <w:r w:rsidRPr="001E7A27" w:rsidDel="00576D5B">
          <w:rPr>
            <w:lang w:val="en-GB"/>
          </w:rPr>
          <w:delText>-</w:delText>
        </w:r>
      </w:del>
      <w:r w:rsidRPr="001E7A27">
        <w:rPr>
          <w:lang w:val="en-GB"/>
        </w:rPr>
        <w:t xml:space="preserve">climate feedback than those that do not </w:t>
      </w:r>
      <w:r w:rsidRPr="001E7A27">
        <w:rPr>
          <w:lang w:val="en-GB"/>
        </w:rPr>
        <w:fldChar w:fldCharType="begin" w:fldLock="1"/>
      </w:r>
      <w:r w:rsidR="00176897" w:rsidRPr="001E7A27">
        <w:rPr>
          <w:lang w:val="en-GB"/>
        </w:rPr>
        <w:instrText>ADDIN CSL_CITATION { "citationItems" : [ { "id" : "ITEM-1", "itemData" : { "DOI" : "10.1029/2009GL041345", "ISBN" : "0094-8276", "ISSN" : "00948276", "abstract" : "The effects of nitrogen (N) constraints on future terrestrial carbon (C) dynamics are investigated using the O-CN land surface model. The model's responses to elevated {[}CO2] and soil warming agree well with observations made in ecosystem manipulation studies. N dynamics reduce terrestrial C storage due to CO2 fertilization over the period 1860-2100 by similar to 50% (342 Pg C) mainly in mid-high latitude ecosystems, compared to a simulation not accounting for N dynamics. Conversely, N dynamics reduce projected losses of land C due to increasing temperature by 16% (49 Pg C); however, this effect is prevalent only in mid-high latitude ecosystems. Despite synergistic interactions, the balance of these opposing effects is a significant reduction in future net land C storage. Terrestrial N dynamics thereby consistently increase atmospheric {[}CO2] in the year 2100 with a median value of 48 (41-55) ppmv, corresponding to an additional radiative forcing of 0.29 (0.28-0.34) W m(-2). Citation: Zaehle, S., P. Friedlingstein, and A. D. Friend (2010), Terrestrial nitrogen feedbacks may accelerate future climate change, Geophys. Res. Lett., 37, L01401, doi:10.1029/2009GL041345.", "author" : [ { "dropping-particle" : "", "family" : "Zaehle", "given" : "S\u00f6nke", "non-dropping-particle" : "", "parse-names" : false, "suffix" : "" }, { "dropping-particle" : "", "family" : "Friedlingstein", "given" : "Pierre", "non-dropping-particle" : "", "parse-names" : false, "suffix" : "" }, { "dropping-particle" : "", "family" : "Friend", "given" : "Andrew D.", "non-dropping-particle" : "", "parse-names" : false, "suffix" : "" } ], "container-title" : "Geophysical Research Letters", "id" : "ITEM-1", "issue" : "1", "issued" : { "date-parts" : [ [ "2010" ] ] }, "page" : "L01401", "title" : "Terrestrial nitrogen feedbacks may accelerate future climate change", "translator" : [ { "dropping-particle" : "", "family" : "L4481", "given" : "", "non-dropping-particle" : "", "parse-names" : false, "suffix" : "" } ], "type" : "article-journal", "volume" : "37" }, "uris" : [ "http://www.mendeley.com/documents/?uuid=fbd5f771-4551-49f0-926d-5ce386f89588" ] }, { "id" : "ITEM-2", "itemData" : { "DOI" : "10.5194/bg-6-2099-2009", "ISSN" : "1726-4189", "abstract" : "Inclusion of fundamental ecological interactions between carbon and nitrogen cycles in the land component of an atmosphere-ocean general circulation model (AOGCM) leads to decreased carbon uptake associated with CO2 fertilization, and increased carbon uptake associated with warming of the climate system. The balance of these two opposing effects is to reduce the fraction of anthropogenic CO2 predicted to be sequestered in land ecosystems. The primary mechanism responsible for increased land carbon storage under radiatively forced climate change is shown to be fertilization of plant growth by increased mineralization of nitrogen directly associated with increased decomposition of soil organic matter under a warming climate, which in this particular model results in a negative gain for the climate-carbon feedback. Estimates for the land and ocean sink fractions of recent anthropogenic emissions are individually within the range of observational estimates, but the combined land plus ocean sink fractions produce an airborne fraction which is too high compared to observations. This bias is likely due in part to an underestimation of the ocean sink fraction. Our results show a significant growth in the airborne fraction of anthropogenic CO2 emissions over the coming century, attributable in part to a steady decline in the ocean sink fraction. Comparison to experimental studies on the fate of radio-labeled nitrogen tracers in temperate forests indicates that the model representation of competition between plants and microbes for new mineral nitrogen resources is reasonable. Our results suggest a weaker dependence of net land carbon flux on soil moisture changes in tropical regions, and a stronger positive growth response to warming in those regions, than predicted by a similar AOGCM implemented without land carbon-nitrogen interactions. We expect that the between-model uncertainty in predictions of future atmospheric CO2 concentration and associated anthropogenic climate change will be reduced as additional climate models introduce carbon-nitrogen cycle interactions in their land components.", "author" : [ { "dropping-particle" : "", "family" : "Thornton", "given" : "P E", "non-dropping-particle" : "", "parse-names" : false, "suffix" : "" }, { "dropping-particle" : "", "family" : "Doney", "given" : "S C", "non-dropping-particle" : "", "parse-names" : false, "suffix" : "" }, { "dropping-particle" : "", "family" : "Lindsay", "given" : "K", "non-dropping-particle" : "", "parse-names" : false, "suffix" : "" }, { "dropping-particle" : "", "family" : "Moore", "given" : "J K", "non-dropping-particle" : "", "parse-names" : false, "suffix" : "" }, { "dropping-particle" : "", "family" : "Mahowald", "given" : "N", "non-dropping-particle" : "", "parse-names" : false, "suffix" : "" }, { "dropping-particle" : "", "family" : "Randerson", "given" : "J T", "non-dropping-particle" : "", "parse-names" : false, "suffix" : "" }, { "dropping-particle" : "", "family" : "Fung", "given" : "I", "non-dropping-particle" : "", "parse-names" : false, "suffix" : "" }, { "dropping-particle" : "", "family" : "Lamarque", "given" : "J.-F.", "non-dropping-particle" : "", "parse-names" : false, "suffix" : "" }, { "dropping-particle" : "", "family" : "Feddema", "given" : "J J", "non-dropping-particle" : "", "parse-names" : false, "suffix" : "" }, { "dropping-particle" : "", "family" : "Lee", "given" : "Y.-H.", "non-dropping-particle" : "", "parse-names" : false, "suffix" : "" } ], "container-title" : "Biogeosciences", "id" : "ITEM-2", "issue" : "10", "issued" : { "date-parts" : [ [ "2009", "10", "8" ] ] }, "page" : "2099-2120", "title" : "Carbon-nitrogen interactions regulate climate-carbon cycle feedbacks: results from an atmosphere-ocean general circulation model", "translator" : [ { "dropping-particle" : "", "family" : "L3849", "given" : "", "non-dropping-particle" : "", "parse-names" : false, "suffix" : "" } ], "type" : "article-journal", "volume" : "6" }, "uris" : [ "http://www.mendeley.com/documents/?uuid=1bf132fe-3fed-44bb-9f1c-fd901c4d9d7b" ] }, { "id" : "ITEM-3", "itemData" : { "DOI" : "10.5194/bg-11-6131-2014", "ISBN" : "1726-4170", "ISSN" : "1726-4189", "abstract" : "Abstract. Recently a considerable amount of effort has been put into quantifying how interactions of the carbon and nitrogen cycle affect future terrestrial carbon sinks. Dynamic vegetation models, representing the nitrogen cycle with varying degree of complexity, have shown diverging constraints of nitrogen dynamics on future carbon sequestration. In this study, we use LPJ-GUESS, a dynamic vegetation model employing a detailed individual- and patch-based representation of vegetation dynamics, to evaluate how population dynamics and resource competition between plant functional types, combined with nitrogen dynamics, have influenced the terrestrial carbon storage in the past and to investigate how terrestrial carbon and nitrogen dynamics might change in the future (1850 to 2100; one representative \"business-as-usual\" climate scenario). Single-factor model experiments of CO2 fertilisation and climate change show generally similar directions of the responses of C\u2013N interactions, compared to the C-only version of the model as documented in previous studies using other global models. Under an RCP 8.5 scenario, nitrogen limitation suppresses potential CO2 fertilisation, reducing the cumulative net ecosystem carbon uptake between 1850 and 2100 by 61%, and soil warming-induced increase in nitrogen mineralisation reduces terrestrial carbon loss by 31%. When environmental changes are considered conjointly, carbon sequestration is limited by nitrogen dynamics up to the present. However, during the 21st century, nitrogen dynamics induce a net increase in carbon sequestration, resulting in an overall larger carbon uptake of 17% over the full period. This contrasts with previous results with other global models that have shown an 8 to 37% decrease in carbon uptake relative to modern baseline conditions. Implications for the plausibility of earlier projections of future terrestrial C dynamics based on C-only models are discussed.", "author" : [ { "dropping-particle" : "", "family" : "W\u00e5rlind", "given" : "D.", "non-dropping-particle" : "", "parse-names" : false, "suffix" : "" }, { "dropping-particle" : "", "family" : "Smith", "given" : "B.", "non-dropping-particle" : "", "parse-names" : false, "suffix" : "" }, { "dropping-particle" : "", "family" : "Hickler", "given" : "T.", "non-dropping-particle" : "", "parse-names" : false, "suffix" : "" }, { "dropping-particle" : "", "family" : "Arneth", "given" : "A.", "non-dropping-particle" : "", "parse-names" : false, "suffix" : "" } ], "container-title" : "Biogeosciences", "id" : "ITEM-3", "issue" : "21", "issued" : { "date-parts" : [ [ "2014", "11", "13" ] ] }, "page" : "6131-6146", "title" : "Nitrogen feedbacks increase future terrestrial ecosystem carbon uptake in an individual-based dynamic vegetation model", "translator" : [ { "dropping-particle" : "", "family" : "L4072", "given" : "", "non-dropping-particle" : "", "parse-names" : false, "suffix" : "" } ], "type" : "article-journal", "volume" : "11" }, "uris" : [ "http://www.mendeley.com/documents/?uuid=7761389f-1ed3-4360-a9ec-f1db3c494daf" ] }, { "id" : "ITEM-4", "itemData" : { "DOI" : "10.1111/gcb.15114", "ISSN" : "1354-1013", "author" : [ { "dropping-particle" : "", "family" : "Meyerholt", "given" : "Johannes", "non-dropping-particle" : "", "parse-names" : false, "suffix" : "" }, { "dropping-particle" : "", "family" : "Sickel", "given" : "Kerstin", "non-dropping-particle" : "", "parse-names" : false, "suffix" : "" }, { "dropping-particle" : "", "family" : "Zaehle", "given" : "S\u00f6nke", "non-dropping-particle" : "", "parse-names" : false, "suffix" : "" } ], "container-title" : "Global Change Biology", "id" : "ITEM-4", "issue" : "7", "issued" : { "date-parts" : [ [ "2020", "7", "18" ] ] }, "page" : "3978-3996", "title" : "Ensemble projections elucidate effects of uncertainty in terrestrial nitrogen limitation on future carbon uptake", "translator" : [ { "dropping-particle" : "", "family" : "L6227", "given" : "", "non-dropping-particle" : "", "parse-names" : false, "suffix" : "" } ], "type" : "article-journal", "volume" : "26" }, "uris" : [ "http://www.mendeley.com/documents/?uuid=2cc6d062-e17d-4718-8f1d-4a3729ad80ad" ] } ], "mendeley" : { "formattedCitation" : "(Thornton et al., 2009; Zaehle et al., 2010; W\u00e5rlind et al., 2014; Meyerholt et al., 2020)", "plainTextFormattedCitation" : "(Thornton et al., 2009; Zaehle et al., 2010; W\u00e5rlind et al., 2014; Meyerholt et al., 2020)", "previouslyFormattedCitation" : "(Thornton et al., 2009; Zaehle et al., 2010; W\u00e5rlind et al., 2014; Meyerholt et al., 2020)" }, "properties" : { "noteIndex" : 0 }, "schema" : "https://github.com/citation-style-language/schema/raw/master/csl-citation.json" }</w:instrText>
      </w:r>
      <w:r w:rsidRPr="001E7A27">
        <w:rPr>
          <w:lang w:val="en-GB"/>
        </w:rPr>
        <w:fldChar w:fldCharType="separate"/>
      </w:r>
      <w:r w:rsidR="00025FA2" w:rsidRPr="001E7A27">
        <w:rPr>
          <w:noProof/>
          <w:lang w:val="en-GB"/>
        </w:rPr>
        <w:t>(Thornton et al., 2009; Zaehle et al., 2010; Wårlind et al., 2014; Meyerholt et al., 2020)</w:t>
      </w:r>
      <w:r w:rsidRPr="001E7A27">
        <w:rPr>
          <w:lang w:val="en-GB"/>
        </w:rPr>
        <w:fldChar w:fldCharType="end"/>
      </w:r>
      <w:r w:rsidRPr="001E7A27">
        <w:rPr>
          <w:lang w:val="en-GB"/>
        </w:rPr>
        <w:t>. In CMIP6,</w:t>
      </w:r>
      <w:r w:rsidR="00E51762" w:rsidRPr="001E7A27">
        <w:rPr>
          <w:lang w:val="en-GB"/>
        </w:rPr>
        <w:t xml:space="preserve"> </w:t>
      </w:r>
      <w:del w:id="3799" w:author="Ian Blenkinsop" w:date="2021-07-28T14:19:00Z">
        <w:r w:rsidR="00E51762" w:rsidRPr="001E7A27" w:rsidDel="00E51762">
          <w:rPr>
            <w:lang w:val="en-GB"/>
          </w:rPr>
          <w:delText xml:space="preserve">6 </w:delText>
        </w:r>
      </w:del>
      <w:ins w:id="3800" w:author="Ian Blenkinsop" w:date="2021-07-28T14:19:00Z">
        <w:r w:rsidR="00E51762" w:rsidRPr="001E7A27">
          <w:rPr>
            <w:lang w:val="en-GB"/>
          </w:rPr>
          <w:t xml:space="preserve">six </w:t>
        </w:r>
      </w:ins>
      <w:r w:rsidRPr="001E7A27">
        <w:rPr>
          <w:lang w:val="en-GB"/>
        </w:rPr>
        <w:t>out of 11 ESMs include a representation of the nitrogen cycle, and the mean of those models predicts a weaker carbon</w:t>
      </w:r>
      <w:ins w:id="3801" w:author="Soapbox" w:date="2021-07-16T07:58:00Z">
        <w:r w:rsidR="00576D5B" w:rsidRPr="001E7A27">
          <w:rPr>
            <w:rFonts w:cs="Times New Roman"/>
            <w:lang w:val="en-GB"/>
          </w:rPr>
          <w:t>–</w:t>
        </w:r>
      </w:ins>
      <w:del w:id="3802" w:author="Soapbox" w:date="2021-07-16T07:58:00Z">
        <w:r w:rsidRPr="001E7A27" w:rsidDel="00576D5B">
          <w:rPr>
            <w:lang w:val="en-GB"/>
          </w:rPr>
          <w:delText>-</w:delText>
        </w:r>
      </w:del>
      <w:r w:rsidRPr="001E7A27">
        <w:rPr>
          <w:lang w:val="en-GB"/>
        </w:rPr>
        <w:t xml:space="preserve">climate feedback than the overall ensemble mean </w:t>
      </w:r>
      <w:r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2020</w:t>
      </w:r>
      <w:ins w:id="3803" w:author="Soapbox" w:date="2021-07-27T14:52:00Z">
        <w:r w:rsidR="00882C17" w:rsidRPr="001E7A27">
          <w:rPr>
            <w:noProof/>
            <w:lang w:val="en-GB"/>
          </w:rPr>
          <w:t>;</w:t>
        </w:r>
      </w:ins>
      <w:del w:id="3804" w:author="Soapbox" w:date="2021-07-27T14:52:00Z">
        <w:r w:rsidR="00025FA2" w:rsidRPr="001E7A27" w:rsidDel="00882C17">
          <w:rPr>
            <w:noProof/>
            <w:lang w:val="en-GB"/>
          </w:rPr>
          <w:delText>)</w:delText>
        </w:r>
      </w:del>
      <w:r w:rsidRPr="001E7A27">
        <w:rPr>
          <w:lang w:val="en-GB"/>
        </w:rPr>
        <w:fldChar w:fldCharType="end"/>
      </w:r>
      <w:del w:id="3805" w:author="Soapbox" w:date="2021-07-27T14:52:00Z">
        <w:r w:rsidRPr="001E7A27" w:rsidDel="00882C17">
          <w:rPr>
            <w:lang w:val="en-GB"/>
          </w:rPr>
          <w:delText xml:space="preserve"> </w:delText>
        </w:r>
        <w:r w:rsidR="003C4376" w:rsidRPr="001E7A27" w:rsidDel="00882C17">
          <w:rPr>
            <w:lang w:val="en-GB"/>
          </w:rPr>
          <w:delText>(</w:delText>
        </w:r>
      </w:del>
      <w:ins w:id="3806" w:author="Soapbox" w:date="2021-07-27T14:52:00Z">
        <w:r w:rsidR="00882C17" w:rsidRPr="001E7A27">
          <w:rPr>
            <w:lang w:val="en-GB"/>
          </w:rPr>
          <w:t xml:space="preserve"> </w:t>
        </w:r>
      </w:ins>
      <w:r w:rsidR="003C4376" w:rsidRPr="001E7A27">
        <w:rPr>
          <w:lang w:val="en-GB"/>
        </w:rPr>
        <w:t xml:space="preserve">Section 5.4.8). </w:t>
      </w:r>
      <w:r w:rsidRPr="001E7A27">
        <w:rPr>
          <w:lang w:val="en-GB"/>
        </w:rPr>
        <w:t xml:space="preserve">These models </w:t>
      </w:r>
      <w:r w:rsidRPr="001E7A27">
        <w:rPr>
          <w:rFonts w:eastAsia="DejaVu Sans"/>
          <w:lang w:val="en-GB"/>
        </w:rPr>
        <w:t>only partly account for the interactions of nutrient effects with other processes</w:t>
      </w:r>
      <w:ins w:id="3807" w:author="Soapbox" w:date="2021-07-21T09:24:00Z">
        <w:r w:rsidR="00F21AA9" w:rsidRPr="001E7A27">
          <w:rPr>
            <w:rFonts w:eastAsia="DejaVu Sans"/>
            <w:lang w:val="en-GB"/>
          </w:rPr>
          <w:t>,</w:t>
        </w:r>
      </w:ins>
      <w:r w:rsidRPr="001E7A27">
        <w:rPr>
          <w:rFonts w:eastAsia="DejaVu Sans"/>
          <w:lang w:val="en-GB"/>
        </w:rPr>
        <w:t xml:space="preserve"> such as shifts of vegetation zones under climate changes </w:t>
      </w:r>
      <w:r w:rsidRPr="001E7A27">
        <w:rPr>
          <w:rFonts w:eastAsia="DejaVu Sans"/>
          <w:lang w:val="en-GB"/>
        </w:rPr>
        <w:fldChar w:fldCharType="begin" w:fldLock="1"/>
      </w:r>
      <w:r w:rsidR="00747167" w:rsidRPr="001E7A27">
        <w:rPr>
          <w:rFonts w:eastAsia="DejaVu Sans"/>
          <w:lang w:val="en-GB"/>
        </w:rPr>
        <w:instrText>ADDIN CSL_CITATION { "citationItems" : [ { "id" : "ITEM-1", "itemData" : { "DOI" : "10.1088/1748-9326/aa51d9", "ISSN" : "1748-9326", "abstract" : "Land carbon sensitivity to atmospheric CO 2 concentration (\u03b2 L ) and climate warming (\u03b3 L ) is a crucial part of carbon-climate feedbacks that affect the magnitude of future warming. Although these sensitivities can be estimated by earth system models, their dependence on model representation of land carbon dynamics and the inherent model assumptions has rarely been investigated. Using the widely used Community Land Model version 4 as an example, we examine how \u03b2 L and \u03b3 L vary with prescribed versus dynamic vegetation covers. Both sensitivities are found to be larger with dynamic compared to prescribed vegetation on decadal timescale in the late twentieth century, with a more robust difference in \u03b3 L . The latter is a result of dynamic vegetation model deficiencies in representing the competitions between deciduous versus evergreen trees and tree versus grass over the tropics and subtropics. The biased vegetation cover changes the regional characteristics of carbon-nitrogen cycles such that plant productivity responds less strongly to the enhancement of nitrogen mineralization with warming, so more carbon is lost to the atmosphere with rising temperature. The result calls for systematic evaluations of land carbon sensitivities with varying assumptions for land cover representations to help prioritize development effort and constrain uncertainties in carbon-climate feedbacks.", "author" : [ { "dropping-particle" : "", "family" : "Sakaguchi", "given" : "K", "non-dropping-particle" : "", "parse-names" : false, "suffix" : "" }, { "dropping-particle" : "", "family" : "Zeng", "given" : "X", "non-dropping-particle" : "", "parse-names" : false, "suffix" : "" }, { "dropping-particle" : "", "family" : "Leung", "given" : "LR", "non-dropping-particle" : "", "parse-names" : false, "suffix" : "" }, { "dropping-particle" : "", "family" : "Shao", "given" : "P", "non-dropping-particle" : "", "parse-names" : false, "suffix" : "" } ], "container-title" : "Environmental Research Letters", "id" : "ITEM-1", "issue" : "12", "issued" : { "date-parts" : [ [ "2016", "12", "1" ] ] }, "note" : "added by A.Eliseev 22.01.2019", "page" : "124029", "title" : "Influence of dynamic vegetation on carbon-nitrogen cycle feedback in the Community Land Model (CLM4)", "translator" : [ { "dropping-particle" : "", "family" : "L4743", "given" : "", "non-dropping-particle" : "", "parse-names" : false, "suffix" : "" } ], "type" : "article-journal", "volume" : "11" }, "uris" : [ "http://www.mendeley.com/documents/?uuid=3369368d-1e70-4815-9b60-7d0de5abe5ff" ] } ], "mendeley" : { "formattedCitation" : "(Sakaguchi et al., 2016)", "plainTextFormattedCitation" : "(Sakaguchi et al., 2016)", "previouslyFormattedCitation" : "(Sakaguchi et al., 2016)" }, "properties" : { "noteIndex" : 0 }, "schema" : "https://github.com/citation-style-language/schema/raw/master/csl-citation.json" }</w:instrText>
      </w:r>
      <w:r w:rsidRPr="001E7A27">
        <w:rPr>
          <w:rFonts w:eastAsia="DejaVu Sans"/>
          <w:lang w:val="en-GB"/>
        </w:rPr>
        <w:fldChar w:fldCharType="separate"/>
      </w:r>
      <w:r w:rsidR="00025FA2" w:rsidRPr="001E7A27">
        <w:rPr>
          <w:rFonts w:eastAsia="DejaVu Sans"/>
          <w:noProof/>
          <w:lang w:val="en-GB"/>
        </w:rPr>
        <w:t>(Sakaguchi et al., 2016)</w:t>
      </w:r>
      <w:r w:rsidRPr="001E7A27">
        <w:rPr>
          <w:rFonts w:eastAsia="DejaVu Sans"/>
          <w:lang w:val="en-GB"/>
        </w:rPr>
        <w:fldChar w:fldCharType="end"/>
      </w:r>
      <w:r w:rsidRPr="001E7A27">
        <w:rPr>
          <w:rFonts w:eastAsia="DejaVu Sans"/>
          <w:lang w:val="en-GB"/>
        </w:rPr>
        <w:t xml:space="preserve"> leading to either changes in species composition or changes in plant tissue nutrient to carbon ratios </w:t>
      </w:r>
      <w:r w:rsidRPr="001E7A27">
        <w:rPr>
          <w:rFonts w:eastAsia="DejaVu Sans"/>
          <w:lang w:val="en-GB"/>
        </w:rPr>
        <w:fldChar w:fldCharType="begin" w:fldLock="1"/>
      </w:r>
      <w:r w:rsidR="00747167" w:rsidRPr="001E7A27">
        <w:rPr>
          <w:rFonts w:eastAsia="DejaVu Sans"/>
          <w:lang w:val="en-GB"/>
        </w:rPr>
        <w:instrText>ADDIN CSL_CITATION { "citationItems" : [ { "id" : "ITEM-1", "itemData" : { "DOI" : "10.1007/s10533-016-0274-9", "ISSN" : "0168-2563", "abstract" : "Climate change has consequences for terrestrial functioning, but predictions of plant responses remain uncertain because of the gaps in the representation of nutrient cycles and C--N--P interactions in ecosystem models. Here, we review the processes that are included in ecosystem models, but focus on coupled C--N--P cycle models. We highlight important plant adjustments to climate change, elevated atmospheric CO2, and/or nutrient limitations that are currently not---or only partially---incorporated in ecosystem models by reviewing experimental studies and compiling data. Plant adjustments concern C:N:P stoichiometry, photosynthetic capacity, nutrient resorption rates, allocation patterns, symbiotic N2 fixation and root exudation (phosphatases, carboxylates) and the effect of root exudation on nutrient mobilization in the soil rhizosphere (P solubilization, biochemical mineralization of organic P and priming effect). We showed that several plant adjustments could be formulated and calibrated using existing experimental data in the literature. Finally, we proposed a roadmap for future research because improving ecosystem models necessitate specific data and collaborations between modelers and empiricists.", "author" : [ { "dropping-particle" : "", "family" : "Achat", "given" : "David L", "non-dropping-particle" : "", "parse-names" : false, "suffix" : "" }, { "dropping-particle" : "", "family" : "Augusto", "given" : "Laurent", "non-dropping-particle" : "", "parse-names" : false, "suffix" : "" }, { "dropping-particle" : "", "family" : "Gallet-Budynek", "given" : "Anne", "non-dropping-particle" : "", "parse-names" : false, "suffix" : "" }, { "dropping-particle" : "", "family" : "Loustau", "given" : "Denis", "non-dropping-particle" : "", "parse-names" : false, "suffix" : "" } ], "container-title" : "Biogeochemistry", "id" : "ITEM-1", "issue" : "1-2", "issued" : { "date-parts" : [ [ "2016", "12", "22" ] ] }, "note" : "added by A.Eliseev 22.01.2019", "page" : "173-202", "title" : "Future challenges in coupled C\u2013N\u2013P cycle models for terrestrial ecosystems under global change: a review", "translator" : [ { "dropping-particle" : "", "family" : "L4742", "given" : "", "non-dropping-particle" : "", "parse-names" : false, "suffix" : "" } ], "type" : "article-journal", "volume" : "131" }, "uris" : [ "http://www.mendeley.com/documents/?uuid=d3bcc646-63a9-4104-a38f-890c6af60f00" ] }, { "id" : "ITEM-2", "itemData" : { "DOI" : "10.1016/j.scitotenv.2018.09.051", "ISSN" : "00489697", "abstract" : "A substantial number of experiments have so far been carried out to study the response of the C-N-P stoichiometry of terrestrial plants to the rising CO2 level of the earth. However, there is a need of systematic evaluation for assessing the impact of the elevated CO2 on plant C-N-P stoichiometry. In the present investigation, a comprehensive meta-analysis involving 386 published reports and including 4481 observations has been carried out. The goal of the research was to determine the response of plants to their C-N-P stoichiometry due to elevated levels of global atmospheric CO2. The results showed that rising CO2 altered the concentration of C (+2.19%, P &lt; 0.05), N (\u22129.73%, P &lt; 0.001) and P (\u22123.23%, P &lt; 0.001) and C:N (+13.29%, P &lt; 0.001) and N:P ratios (\u22127.32%, P &lt; 0.0001). Overall, a slightly increasing trend in the C:P ratio (P &gt; 0.05) in the plant was observed. However, plant leaf, shoot and herbaceous type of plants showed more sensitivity to rising CO2. CO2 magnitude exhibited a positive effect (P &lt; 0.05) on C:N ratio. Additionally, \u201cCO2 acclimation\u201d hypothesis as proposed by the authors of the current paper was also tested in the study. Results obtained, especially, show changes of C and N concentrations and C:P ratio to an obvious down-regulation for long-term CO2 fumigation. At spatial scales, a reduction of plant N concentration was found to be higher in the southern hemisphere. The CO2 enrichment methods affected the plant C-N-P stoichiometry. Compared to FACE (free-air CO2 enrichment), OTC (open top chamber) showed larger changes of C, N, P, and N:P. The results of the present study should, therefore, become helpful to offer a better understanding towards the response of the terrestrial plant C-N-P stoichiometry to an elevated global atmospheric CO2 in the future.", "author" : [ { "dropping-particle" : "", "family" : "Du", "given" : "Chenjun", "non-dropping-particle" : "", "parse-names" : false, "suffix" : "" }, { "dropping-particle" : "", "family" : "Wang", "given" : "Xiaodan", "non-dropping-particle" : "", "parse-names" : false, "suffix" : "" }, { "dropping-particle" : "", "family" : "Zhang", "given" : "Mengyao", "non-dropping-particle" : "", "parse-names" : false, "suffix" : "" }, { "dropping-particle" : "", "family" : "Jing", "given" : "Jie", "non-dropping-particle" : "", "parse-names" : false, "suffix" : "" }, { "dropping-particle" : "", "family" : "Gao", "given" : "Yongheng", "non-dropping-particle" : "", "parse-names" : false, "suffix" : "" } ], "container-title" : "Science of The Total Environment", "id" : "ITEM-2", "issued" : { "date-parts" : [ [ "2019", "2" ] ] }, "note" : "added by A.Eliseev 22.01.2019", "page" : "697-708", "title" : "Effects of elevated CO2 on plant C-N-P stoichiometry in terrestrial ecosystems: A meta-analysis", "translator" : [ { "dropping-particle" : "", "family" : "L4739", "given" : "", "non-dropping-particle" : "", "parse-names" : false, "suffix" : "" } ], "type" : "article-journal", "volume" : "650" }, "uris" : [ "http://www.mendeley.com/documents/?uuid=66f79096-7ad4-4241-805a-629451ecbe50" ] }, { "id" : "ITEM-3", "itemData" : { "DOI" : "10.1111/gcb.12813", "ISBN" : "1365-2486", "ISSN" : "13541013", "PMID" : "25643841", "abstract" : "The representation of the nitrogen (N) cycle in Earth system models (ESMs) is strongly motivated by the constraint N poses on the sequestration of anthropogenic carbon (C). Models typically implement a stoichiometric relationship between C and N in which external supply and assimilation by organisms are adjusted to maintain their internal stoichiometry. N limitation of primary productivity thus occurs if the N supply from uptake and fixation cannot keep up with the construction of tissues allowed by C assimilation. This basic approach, however, presents considerable challenges in how to faithfully represent N limitation. Here, we review how N limitation is currently implemented and evaluated in ESMs and highlight challenges and opportunities in their future development. At or near steady state, N limitation is governed by the magnitude of losses from the plant-unavailable pool vs. N fixation and there are considerable differences in how models treat both processes. In nonsteady-state systems, the accumulation of N in pools with slow turnover rates reduces N available for plant uptake and can be challenging to represent when initializing ESM simulations. Transactional N limitation occurs when N is incorporated into various vegetation and soil pools and becomes available to plants only after it is mineralized, the dynamics of which depends on how ESMs represent decomposition processes in soils. Other challenges for ESMs emerge when considering seasonal to interannual climatic oscillations as they create asynchronies between C and N demand, leading to transient alternations between N surplus and deficit. Proper evaluation of N dynamics in ESMs requires conceptual understanding of the main levers that trigger N limitation, and we highlight key measurements and observations that can help constrain these levers. Two of the biggest challenges are the mechanistic representation of plant controls on N availability and turnover, including N fixation and organic matter decomposition processes.", "author" : [ { "dropping-particle" : "", "family" : "Thomas", "given" : "R. Quinn", "non-dropping-particle" : "", "parse-names" : false, "suffix" : "" }, { "dropping-particle" : "", "family" : "Brookshire", "given" : "E. N. Jack", "non-dropping-particle" : "", "parse-names" : false, "suffix" : "" }, { "dropping-particle" : "", "family" : "Gerber", "given" : "Stefan", "non-dropping-particle" : "", "parse-names" : false, "suffix" : "" } ], "container-title" : "Global Change Biology", "id" : "ITEM-3", "issue" : "5", "issued" : { "date-parts" : [ [ "2015", "5" ] ] }, "page" : "1777-1793", "title" : "Nitrogen limitation on land: how can it occur in Earth system models?", "translator" : [ { "dropping-particle" : "", "family" : "L4098", "given" : "", "non-dropping-particle" : "", "parse-names" : false, "suffix" : "" } ], "type" : "article-journal", "volume" : "21" }, "uris" : [ "http://www.mendeley.com/documents/?uuid=658d2322-d177-47b5-bf0e-c209ada5d27c" ] } ], "mendeley" : { "formattedCitation" : "(Thomas et al., 2015; Achat et al., 2016; Du et al., 2019)", "manualFormatting" : "(Thomas et al., 2015; Achat et al., 2016; Du et al., 2019)", "plainTextFormattedCitation" : "(Thomas et al., 2015; Achat et al., 2016; Du et al., 2019)", "previouslyFormattedCitation" : "(Thomas et al., 2015; Achat et al., 2016; Du et al., 2019)" }, "properties" : { "noteIndex" : 0 }, "schema" : "https://github.com/citation-style-language/schema/raw/master/csl-citation.json" }</w:instrText>
      </w:r>
      <w:r w:rsidRPr="001E7A27">
        <w:rPr>
          <w:rFonts w:eastAsia="DejaVu Sans"/>
          <w:lang w:val="en-GB"/>
        </w:rPr>
        <w:fldChar w:fldCharType="separate"/>
      </w:r>
      <w:r w:rsidR="00025FA2" w:rsidRPr="001E7A27">
        <w:rPr>
          <w:rFonts w:eastAsia="DejaVu Sans"/>
          <w:noProof/>
          <w:lang w:val="en-GB"/>
        </w:rPr>
        <w:t>(Thomas et al., 2015; Achat et al., 2016; Du et al., 2019)</w:t>
      </w:r>
      <w:r w:rsidRPr="001E7A27">
        <w:rPr>
          <w:rFonts w:eastAsia="DejaVu Sans"/>
          <w:lang w:val="en-GB"/>
        </w:rPr>
        <w:fldChar w:fldCharType="end"/>
      </w:r>
      <w:r w:rsidRPr="001E7A27">
        <w:rPr>
          <w:lang w:val="en-GB"/>
        </w:rPr>
        <w:t xml:space="preserve">. </w:t>
      </w:r>
    </w:p>
    <w:p w14:paraId="128D46F5" w14:textId="77777777" w:rsidR="00D75FC8" w:rsidRPr="001E7A27" w:rsidRDefault="00D75FC8" w:rsidP="005C7F25">
      <w:pPr>
        <w:pStyle w:val="AR6BodyText"/>
        <w:rPr>
          <w:lang w:val="en-GB"/>
        </w:rPr>
      </w:pPr>
    </w:p>
    <w:p w14:paraId="50E7D8C7" w14:textId="0FF611AD" w:rsidR="00D75FC8" w:rsidRPr="001E7A27" w:rsidRDefault="00D75FC8" w:rsidP="005C7F25">
      <w:pPr>
        <w:pStyle w:val="AR6BodyText"/>
        <w:rPr>
          <w:lang w:val="en-GB"/>
        </w:rPr>
      </w:pPr>
      <w:r w:rsidRPr="001E7A27">
        <w:rPr>
          <w:lang w:val="en-GB"/>
        </w:rPr>
        <w:t xml:space="preserve">The </w:t>
      </w:r>
      <w:r w:rsidRPr="001E7A27">
        <w:rPr>
          <w:i/>
          <w:iCs/>
          <w:lang w:val="en-GB"/>
        </w:rPr>
        <w:t>high agreement</w:t>
      </w:r>
      <w:r w:rsidRPr="001E7A27">
        <w:rPr>
          <w:lang w:val="en-GB"/>
        </w:rPr>
        <w:t xml:space="preserve"> and multiple lines of evidence that warming increases decomposition rates lead to </w:t>
      </w:r>
      <w:r w:rsidRPr="001E7A27">
        <w:rPr>
          <w:i/>
          <w:lang w:val="en-GB"/>
        </w:rPr>
        <w:t xml:space="preserve">high </w:t>
      </w:r>
      <w:r w:rsidRPr="001E7A27">
        <w:rPr>
          <w:i/>
          <w:lang w:val="en-GB"/>
        </w:rPr>
        <w:lastRenderedPageBreak/>
        <w:t>confidence</w:t>
      </w:r>
      <w:r w:rsidRPr="001E7A27">
        <w:rPr>
          <w:lang w:val="en-GB"/>
        </w:rPr>
        <w:t xml:space="preserve"> that warming will</w:t>
      </w:r>
      <w:ins w:id="3808" w:author="Soapbox" w:date="2021-07-21T09:25:00Z">
        <w:r w:rsidR="00F21AA9" w:rsidRPr="001E7A27">
          <w:rPr>
            <w:lang w:val="en-GB"/>
          </w:rPr>
          <w:t>,</w:t>
        </w:r>
      </w:ins>
      <w:r w:rsidRPr="001E7A27">
        <w:rPr>
          <w:lang w:val="en-GB"/>
        </w:rPr>
        <w:t xml:space="preserve"> overall</w:t>
      </w:r>
      <w:ins w:id="3809" w:author="Soapbox" w:date="2021-07-21T09:25:00Z">
        <w:r w:rsidR="00F21AA9" w:rsidRPr="001E7A27">
          <w:rPr>
            <w:lang w:val="en-GB"/>
          </w:rPr>
          <w:t>,</w:t>
        </w:r>
      </w:ins>
      <w:r w:rsidRPr="001E7A27">
        <w:rPr>
          <w:lang w:val="en-GB"/>
        </w:rPr>
        <w:t xml:space="preserve"> </w:t>
      </w:r>
      <w:r w:rsidR="00554E9D" w:rsidRPr="001E7A27">
        <w:rPr>
          <w:lang w:val="en-GB"/>
        </w:rPr>
        <w:t xml:space="preserve">result in </w:t>
      </w:r>
      <w:r w:rsidRPr="001E7A27">
        <w:rPr>
          <w:lang w:val="en-GB"/>
        </w:rPr>
        <w:t>carbon losses relative to a constant climate and contribute to the positive carbon</w:t>
      </w:r>
      <w:ins w:id="3810" w:author="Soapbox" w:date="2021-07-16T07:58:00Z">
        <w:r w:rsidR="00576D5B" w:rsidRPr="001E7A27">
          <w:rPr>
            <w:rFonts w:cs="Times New Roman"/>
            <w:lang w:val="en-GB"/>
          </w:rPr>
          <w:t>–</w:t>
        </w:r>
      </w:ins>
      <w:del w:id="3811" w:author="Soapbox" w:date="2021-07-16T07:58:00Z">
        <w:r w:rsidRPr="001E7A27" w:rsidDel="00576D5B">
          <w:rPr>
            <w:lang w:val="en-GB"/>
          </w:rPr>
          <w:delText>-</w:delText>
        </w:r>
      </w:del>
      <w:r w:rsidRPr="001E7A27">
        <w:rPr>
          <w:lang w:val="en-GB"/>
        </w:rPr>
        <w:t xml:space="preserve">climate feedback </w:t>
      </w:r>
      <w:r w:rsidR="003C4376" w:rsidRPr="001E7A27">
        <w:rPr>
          <w:lang w:val="en-GB"/>
        </w:rPr>
        <w:t>(Section 5.4.8)</w:t>
      </w:r>
      <w:r w:rsidRPr="001E7A27">
        <w:rPr>
          <w:lang w:val="en-GB"/>
        </w:rPr>
        <w:t xml:space="preserve">. However, the </w:t>
      </w:r>
      <w:commentRangeStart w:id="3812"/>
      <w:r w:rsidRPr="001E7A27">
        <w:rPr>
          <w:lang w:val="en-GB"/>
        </w:rPr>
        <w:t>wide</w:t>
      </w:r>
      <w:ins w:id="3813" w:author="Tom Maycock" w:date="2021-09-09T14:32:00Z">
        <w:r w:rsidR="00407107">
          <w:rPr>
            <w:lang w:val="en-GB"/>
          </w:rPr>
          <w:t xml:space="preserve"> </w:t>
        </w:r>
      </w:ins>
      <w:r w:rsidRPr="001E7A27">
        <w:rPr>
          <w:lang w:val="en-GB"/>
        </w:rPr>
        <w:t xml:space="preserve">spread </w:t>
      </w:r>
      <w:commentRangeEnd w:id="3812"/>
      <w:r w:rsidR="00407107">
        <w:rPr>
          <w:rStyle w:val="CommentReference"/>
          <w:lang w:val="en-GB"/>
        </w:rPr>
        <w:commentReference w:id="3812"/>
      </w:r>
      <w:r w:rsidRPr="001E7A27">
        <w:rPr>
          <w:lang w:val="en-GB"/>
        </w:rPr>
        <w:t xml:space="preserve">in ESM projections and </w:t>
      </w:r>
      <w:ins w:id="3814" w:author="Soapbox" w:date="2021-07-21T09:26:00Z">
        <w:r w:rsidR="00E15963" w:rsidRPr="001E7A27">
          <w:rPr>
            <w:lang w:val="en-GB"/>
          </w:rPr>
          <w:t xml:space="preserve">the </w:t>
        </w:r>
      </w:ins>
      <w:r w:rsidRPr="001E7A27">
        <w:rPr>
          <w:lang w:val="en-GB"/>
        </w:rPr>
        <w:t>lack of model representation of key processes that may amplify or mitigate soil carbon losses on longer time</w:t>
      </w:r>
      <w:ins w:id="3815" w:author="Soapbox" w:date="2021-07-15T12:51:00Z">
        <w:r w:rsidR="006C248B" w:rsidRPr="001E7A27">
          <w:rPr>
            <w:lang w:val="en-GB"/>
          </w:rPr>
          <w:t xml:space="preserve"> </w:t>
        </w:r>
      </w:ins>
      <w:r w:rsidRPr="001E7A27">
        <w:rPr>
          <w:lang w:val="en-GB"/>
        </w:rPr>
        <w:t xml:space="preserve">scales (including microbial dynamics, permafrost, peatlands, and nutrients) lead to </w:t>
      </w:r>
      <w:r w:rsidRPr="001E7A27">
        <w:rPr>
          <w:i/>
          <w:lang w:val="en-GB"/>
        </w:rPr>
        <w:t>low confidence</w:t>
      </w:r>
      <w:r w:rsidRPr="001E7A27">
        <w:rPr>
          <w:lang w:val="en-GB"/>
        </w:rPr>
        <w:t xml:space="preserve"> in the magnitude of global soil carbon losses with warming.</w:t>
      </w:r>
    </w:p>
    <w:p w14:paraId="697437D6" w14:textId="77777777" w:rsidR="00767D7D" w:rsidRPr="001E7A27" w:rsidRDefault="00767D7D" w:rsidP="005C7F25">
      <w:pPr>
        <w:pStyle w:val="AR6BodyText"/>
        <w:rPr>
          <w:lang w:val="en-GB"/>
        </w:rPr>
      </w:pPr>
    </w:p>
    <w:p w14:paraId="10F6B665" w14:textId="77777777" w:rsidR="001C7F75" w:rsidRPr="001E7A27" w:rsidRDefault="001C7F75" w:rsidP="005C7F25">
      <w:pPr>
        <w:pStyle w:val="AR6BodyText"/>
        <w:rPr>
          <w:lang w:val="en-GB"/>
        </w:rPr>
      </w:pPr>
    </w:p>
    <w:p w14:paraId="2A8EFC03" w14:textId="77777777" w:rsidR="00767D7D" w:rsidRPr="001E7A27" w:rsidRDefault="00767D7D" w:rsidP="005C7F25">
      <w:pPr>
        <w:pStyle w:val="AR6BodyText"/>
        <w:rPr>
          <w:b/>
          <w:bCs/>
          <w:lang w:val="en-GB"/>
        </w:rPr>
      </w:pPr>
      <w:r w:rsidRPr="001E7A27">
        <w:rPr>
          <w:b/>
          <w:bCs/>
          <w:lang w:val="en-GB"/>
        </w:rPr>
        <w:t>[START BOX 5.1 HERE]</w:t>
      </w:r>
    </w:p>
    <w:p w14:paraId="40AFB17B" w14:textId="77777777" w:rsidR="005E1AB7" w:rsidRPr="001E7A27" w:rsidRDefault="005E1AB7" w:rsidP="005C7F25">
      <w:pPr>
        <w:pStyle w:val="AR6BodyText"/>
        <w:rPr>
          <w:b/>
          <w:bCs/>
          <w:lang w:val="en-GB"/>
        </w:rPr>
      </w:pPr>
    </w:p>
    <w:p w14:paraId="129AD2A3" w14:textId="77777777" w:rsidR="00E4133F" w:rsidRPr="001E7A27" w:rsidRDefault="00E4133F" w:rsidP="00351BE5">
      <w:pPr>
        <w:pStyle w:val="AR6Chap5Box"/>
        <w:shd w:val="clear" w:color="auto" w:fill="DEEAF6" w:themeFill="accent1" w:themeFillTint="33"/>
        <w:rPr>
          <w:lang w:val="en-GB"/>
        </w:rPr>
      </w:pPr>
      <w:bookmarkStart w:id="3816" w:name="_Toc70535697"/>
      <w:r w:rsidRPr="001E7A27">
        <w:rPr>
          <w:shd w:val="clear" w:color="auto" w:fill="DEEAF6" w:themeFill="accent1" w:themeFillTint="33"/>
          <w:lang w:val="en-GB"/>
        </w:rPr>
        <w:t>Permafrost Carbon and Feedbacks to Climate</w:t>
      </w:r>
      <w:bookmarkEnd w:id="3816"/>
    </w:p>
    <w:p w14:paraId="588F843D" w14:textId="77777777" w:rsidR="00E4133F" w:rsidRPr="001E7A27" w:rsidRDefault="00E4133F" w:rsidP="005C7F25">
      <w:pPr>
        <w:pStyle w:val="AR6BodyText"/>
        <w:shd w:val="clear" w:color="auto" w:fill="DEEAF6" w:themeFill="accent1" w:themeFillTint="33"/>
        <w:rPr>
          <w:b/>
          <w:bCs/>
          <w:lang w:val="en-GB" w:eastAsia="en-US"/>
        </w:rPr>
      </w:pPr>
    </w:p>
    <w:p w14:paraId="14D10DE0" w14:textId="77777777" w:rsidR="00E4133F" w:rsidRPr="001E7A27" w:rsidRDefault="00E4133F" w:rsidP="005C7F25">
      <w:pPr>
        <w:pStyle w:val="AR6BodyText"/>
        <w:shd w:val="clear" w:color="auto" w:fill="DEEAF6" w:themeFill="accent1" w:themeFillTint="33"/>
        <w:rPr>
          <w:b/>
          <w:bCs/>
          <w:lang w:val="en-GB" w:eastAsia="en-US"/>
        </w:rPr>
      </w:pPr>
      <w:r w:rsidRPr="001E7A27">
        <w:rPr>
          <w:b/>
          <w:bCs/>
          <w:lang w:val="en-GB" w:eastAsia="en-US"/>
        </w:rPr>
        <w:t>What is permafrost carbon and why should we be concerned about it?</w:t>
      </w:r>
    </w:p>
    <w:p w14:paraId="330E0B90" w14:textId="77777777" w:rsidR="00E4133F" w:rsidRPr="001E7A27" w:rsidRDefault="00E4133F" w:rsidP="005C7F25">
      <w:pPr>
        <w:pStyle w:val="AR6BodyText"/>
        <w:shd w:val="clear" w:color="auto" w:fill="DEEAF6" w:themeFill="accent1" w:themeFillTint="33"/>
        <w:rPr>
          <w:b/>
          <w:bCs/>
          <w:lang w:val="en-GB" w:eastAsia="en-US"/>
        </w:rPr>
      </w:pPr>
    </w:p>
    <w:p w14:paraId="3CDE6E33" w14:textId="2A4C05E3" w:rsidR="00E4133F" w:rsidRPr="001E7A27" w:rsidRDefault="00E4133F" w:rsidP="005C7F25">
      <w:pPr>
        <w:pStyle w:val="AR6BodyText"/>
        <w:shd w:val="clear" w:color="auto" w:fill="DEEAF6" w:themeFill="accent1" w:themeFillTint="33"/>
        <w:rPr>
          <w:lang w:val="en-GB"/>
        </w:rPr>
      </w:pPr>
      <w:r w:rsidRPr="001E7A27">
        <w:rPr>
          <w:lang w:val="en-GB" w:eastAsia="en-US"/>
        </w:rPr>
        <w:t xml:space="preserve">Soils in the Arctic and other cold regions contain perennially frozen layers, known as permafrost. </w:t>
      </w:r>
      <w:r w:rsidRPr="001E7A27">
        <w:rPr>
          <w:lang w:val="en-GB"/>
        </w:rPr>
        <w:t xml:space="preserve">Soils in the northern permafrost region store a </w:t>
      </w:r>
      <w:r w:rsidR="009D5A9D" w:rsidRPr="001E7A27">
        <w:rPr>
          <w:lang w:val="en-GB"/>
        </w:rPr>
        <w:t xml:space="preserve">large </w:t>
      </w:r>
      <w:r w:rsidRPr="001E7A27">
        <w:rPr>
          <w:lang w:val="en-GB"/>
        </w:rPr>
        <w:t xml:space="preserve">amount of organic carbon, estimated at 1460–1600 PgC across </w:t>
      </w:r>
      <w:del w:id="3817" w:author="Soapbox" w:date="2021-07-21T09:27:00Z">
        <w:r w:rsidRPr="001E7A27" w:rsidDel="00E15963">
          <w:rPr>
            <w:lang w:val="en-GB"/>
          </w:rPr>
          <w:delText xml:space="preserve">both </w:delText>
        </w:r>
      </w:del>
      <w:r w:rsidRPr="001E7A27">
        <w:rPr>
          <w:lang w:val="en-GB"/>
        </w:rPr>
        <w:t>surface soils and deeper deposits </w:t>
      </w:r>
      <w:r w:rsidRPr="001E7A27">
        <w:rPr>
          <w:lang w:val="en-GB" w:eastAsia="en-US"/>
        </w:rPr>
        <w:fldChar w:fldCharType="begin" w:fldLock="1"/>
      </w:r>
      <w:r w:rsidR="00747167" w:rsidRPr="001E7A27">
        <w:rPr>
          <w:lang w:val="en-GB" w:eastAsia="en-US"/>
        </w:rPr>
        <w:instrText>ADDIN CSL_CITATION { "citationItems" : [ { "id" : "ITEM-1", "itemData" : { "DOI" : "10.1126/sciadv.aaz5236", "ISSN" : "2375-2548", "abstract" : "Large stocks of soil organic carbon (SOC) have accumulated in the Northern Hemisphere permafrost region, but their current amounts and future fate remain uncertain. By analyzing dataset combining &gt;2700 soil profiles with environmental variables in a geospatial framework, we generated spatially explicit estimates of permafrost-region SOC stocks, quantified spatial heterogeneity, and identified key environmental predictors. We estimated that 1014 \u2212 175 + 194 Pg C are stored in the top 3 m of permafrost region soils. The greatest uncertainties occurred in circumpolar toe-slope positions and in flat areas of the Tibetan region. We found that soil wetness index and elevation are the dominant topographic controllers and surface air temperature (circumpolar region) and precipitation (Tibetan region) are significant climatic controllers of SOC stocks. Our results provide first high-resolution geospatial assessment of permafrost region SOC stocks and their relationships with environmental factors, which are crucial for modeling the response of permafrost affected soils to changing climate.", "author" : [ { "dropping-particle" : "", "family" : "Mishra", "given" : "Umakant", "non-dropping-particle" : "", "parse-names" : false, "suffix" : "" }, { "dropping-particle" : "", "family" : "Hugelius", "given" : "Gustaf", "non-dropping-particle" : "", "parse-names" : false, "suffix" : "" }, { "dropping-particle" : "", "family" : "Shelef", "given" : "Eitan", "non-dropping-particle" : "", "parse-names" : false, "suffix" : "" }, { "dropping-particle" : "", "family" : "Yang", "given" : "Yuanhe", "non-dropping-particle" : "", "parse-names" : false, "suffix" : "" }, { "dropping-particle" : "", "family" : "Strauss", "given" : "Jens", "non-dropping-particle" : "", "parse-names" : false, "suffix" : "" }, { "dropping-particle" : "", "family" : "Lupachev", "given" : "Alexey", "non-dropping-particle" : "", "parse-names" : false, "suffix" : "" }, { "dropping-particle" : "", "family" : "Harden", "given" : "Jennifer W.", "non-dropping-particle" : "", "parse-names" : false, "suffix" : "" }, { "dropping-particle" : "", "family" : "Jastrow", "given" : "Julie D.", "non-dropping-particle" : "", "parse-names" : false, "suffix" : "" }, { "dropping-particle" : "", "family" : "Ping", "given" : "Chien-Lu", "non-dropping-particle" : "", "parse-names" : false, "suffix" : "" }, { "dropping-particle" : "", "family" : "Riley", "given" : "William J.", "non-dropping-particle" : "", "parse-names" : false, "suffix" : "" }, { "dropping-particle" : "", "family" : "Schuur", "given" : "Edward A. G.", "non-dropping-particle" : "", "parse-names" : false, "suffix" : "" }, { "dropping-particle" : "", "family" : "Matamala", "given" : "Roser", "non-dropping-particle" : "", "parse-names" : false, "suffix" : "" }, { "dropping-particle" : "", "family" : "Siewert", "given" : "Matthias", "non-dropping-particle" : "", "parse-names" : false, "suffix" : "" }, { "dropping-particle" : "", "family" : "Nave", "given" : "Lucas E.", "non-dropping-particle" : "", "parse-names" : false, "suffix" : "" }, { "dropping-particle" : "", "family" : "Koven", "given" : "Charles D.", "non-dropping-particle" : "", "parse-names" : false, "suffix" : "" }, { "dropping-particle" : "", "family" : "Fuchs", "given" : "Matthias", "non-dropping-particle" : "", "parse-names" : false, "suffix" : "" }, { "dropping-particle" : "", "family" : "Palmtag", "given" : "Juri", "non-dropping-particle" : "", "parse-names" : false, "suffix" : "" }, { "dropping-particle" : "", "family" : "Kuhry", "given" : "Peter", "non-dropping-particle" : "", "parse-names" : false, "suffix" : "" }, { "dropping-particle" : "", "family" : "Treat", "given" : "Claire C.", "non-dropping-particle" : "", "parse-names" : false, "suffix" : "" }, { "dropping-particle" : "", "family" : "Zubrzycki", "given" : "Sebastian", "non-dropping-particle" : "", "parse-names" : false, "suffix" : "" }, { "dropping-particle" : "", "family" : "Hoffman", "given" : "Forrest M.", "non-dropping-particle" : "", "parse-names" : false, "suffix" : "" }, { "dropping-particle" : "", "family" : "Elberling", "given" : "Bo", "non-dropping-particle" : "", "parse-names" : false, "suffix" : "" }, { "dropping-particle" : "", "family" : "Camill", "given" : "Philip", "non-dropping-particle" : "", "parse-names" : false, "suffix" : "" }, { "dropping-particle" : "", "family" : "Veremeeva", "given" : "Alexandra", "non-dropping-particle" : "", "parse-names" : false, "suffix" : "" }, { "dropping-particle" : "", "family" : "Orr", "given" : "Andrew", "non-dropping-particle" : "", "parse-names" : false, "suffix" : "" } ], "container-title" : "Science Advances", "id" : "ITEM-1", "issue" : "9", "issued" : { "date-parts" : [ [ "2021", "2" ] ] }, "page" : "eaaz5236", "title" : "Spatial heterogeneity and environmental predictors of permafrost region soil organic carbon stocks", "translator" : [ { "dropping-particle" : "", "family" : "L6800", "given" : "", "non-dropping-particle" : "", "parse-names" : false, "suffix" : "" } ], "type" : "article-journal", "volume" : "7" }, "uris" : [ "http://www.mendeley.com/documents/?uuid=8b24be4b-b454-4fbb-94f3-24cf76a5e4dd" ] }, { "id" : "ITEM-2", "itemData" : { "DOI" : "10.5194/bg-11-6573-2014", "ISSN" : "1726-4189", "abstract" : "Abstract. Soils and other unconsolidated deposits in the northern circumpolar permafrost region store large amounts of soil organic carbon (SOC). This SOC is potentially vulnerable to remobilization following soil warming and permafrost thaw, but SOC stock estimates were poorly constrained and quantitative error estimates were lacking. This study presents revised estimates of permafrost SOC stocks, including quantitative uncertainty estimates, in the 0\u20133 m depth range in soils as well as for sediments deeper than 3 m in deltaic deposits of major rivers and in the Yedoma region of Siberia and Alaska. Revised estimates are based on significantly larger databases compared to previous studies. Despite this there is evidence of significant remaining regional data gaps. Estimates remain particularly poorly constrained for soils in the High Arctic region and physiographic regions with thin sedimentary overburden (mountains, highlands and plateaus) as well as for deposits below 3 m depth in deltas and the Yedoma region. While some components of the revised SOC stocks are similar in magnitude to those previously reported for this region, there are substantial differences in other components, including the fraction of perennially frozen SOC. Upscaled based on regional soil maps, estimated permafrost region SOC stocks are 217 \u00b1 12 and 472 \u00b1 27 Pg for the 0\u20130.3 and 0\u20131 m soil depths, respectively (\u00b195% confidence intervals). Storage of SOC in 0\u20133 m of soils is estimated to 1035 \u00b1 150 Pg. Of this, 34 \u00b1 16 Pg C is stored in poorly developed soils of the High Arctic. Based on generalized calculations, storage of SOC below 3 m of surface soils in deltaic alluvium of major Arctic rivers is estimated as 91 \u00b1 52 Pg. In the Yedoma region, estimated SOC stocks below 3 m depth are 181 \u00b1 54 Pg, of which 74 \u00b1 20 Pg is stored in intact Yedoma (late Pleistocene ice- and organic-rich silty sediments) with the remainder in refrozen thermokarst deposits. Total estimated SOC storage for the permafrost region is &amp;sim;1300 Pg with an uncertainty range of &amp;sim;1100 to 1500 Pg. Of this, &amp;sim;500 Pg is in non-permafrost soils, seasonally thawed in the active layer or in deeper taliks, while &amp;sim;800 Pg is perennially frozen. This represents a substantial &amp;sim;300 Pg lowering of the estimated perennially frozen SOC stock compared to previous estimates.", "author" : [ { "dropping-particle" : "", "family" : "Hugelius", "given" : "G", "non-dropping-particle" : "", "parse-names" : false, "suffix" : "" }, { "dropping-particle" : "", "family" : "Strauss", "given" : "J", "non-dropping-particle" : "", "parse-names" : false, "suffix" : "" }, { "dropping-particle" : "", "family" : "Zubrzycki", "given" : "S", "non-dropping-particle" : "", "parse-names" : false, "suffix" : "" }, { "dropping-particle" : "", "family" : "Harden", "given" : "J W", "non-dropping-particle" : "", "parse-names" : false, "suffix" : "" }, { "dropping-particle" : "", "family" : "Schuur", "given" : "E A G", "non-dropping-particle" : "", "parse-names" : false, "suffix" : "" }, { "dropping-particle" : "", "family" : "Ping", "given" : "C.-L.", "non-dropping-particle" : "", "parse-names" : false, "suffix" : "" }, { "dropping-particle" : "", "family" : "Schirrmeister", "given" : "L", "non-dropping-particle" : "", "parse-names" : false, "suffix" : "" }, { "dropping-particle" : "", "family" : "Grosse", "given" : "G", "non-dropping-particle" : "", "parse-names" : false, "suffix" : "" }, { "dropping-particle" : "", "family" : "Michaelson", "given" : "G J", "non-dropping-particle" : "", "parse-names" : false, "suffix" : "" }, { "dropping-particle" : "", "family" : "Koven", "given" : "C D", "non-dropping-particle" : "", "parse-names" : false, "suffix" : "" }, { "dropping-particle" : "", "family" : "O&amp;amp;apos;Donnell", "given" : "J. A.", "non-dropping-particle" : "", "parse-names" : false, "suffix" : "" }, { "dropping-particle" : "", "family" : "Elberling", "given" : "B", "non-dropping-particle" : "", "parse-names" : false, "suffix" : "" }, { "dropping-particle" : "", "family" : "Mishra", "given" : "U", "non-dropping-particle" : "", "parse-names" : false, "suffix" : "" }, { "dropping-particle" : "", "family" : "Camill", "given" : "P", "non-dropping-particle" : "", "parse-names" : false, "suffix" : "" }, { "dropping-particle" : "", "family" : "Yu", "given" : "Z", "non-dropping-particle" : "", "parse-names" : false, "suffix" : "" }, { "dropping-particle" : "", "family" : "Palmtag", "given" : "J", "non-dropping-particle" : "", "parse-names" : false, "suffix" : "" }, { "dropping-particle" : "", "family" : "Kuhry", "given" : "P", "non-dropping-particle" : "", "parse-names" : false, "suffix" : "" } ], "container-title" : "Biogeosciences", "id" : "ITEM-2", "issue" : "23", "issued" : { "date-parts" : [ [ "2014", "12", "1" ] ] }, "page" : "6573-6593", "title" : "Estimated stocks of circumpolar permafrost carbon with quantified uncertainty ranges and identified data gaps", "translator" : [ { "dropping-particle" : "", "family" : "L3992", "given" : "", "non-dropping-particle" : "", "parse-names" : false, "suffix" : "" } ], "type" : "article-journal", "volume" : "11" }, "uris" : [ "http://www.mendeley.com/documents/?uuid=524af495-d6d3-4c45-b08d-5879766455af" ] }, { "id" : "ITEM-3", "itemData" : { "DOI" : "10.1016/j.earscirev.2017.07.007", "ISBN" : "1381-2386", "ISSN" : "00128252", "abstract" : "Permafrost is a distinct feature of the terrestrial Arctic and is vulnerable to climate warming. Permafrost degrades in different ways, including deepening of a seasonally unfrozen surface and localized but rapid development of deep thaw features. Pleistocene ice-rich permafrost with syngenetic ice-wedges, termed Yedoma deposits, are widespread in Siberia, Alaska, and Yukon, Canada and may be especially prone to rapid-thaw processes. Freeze-locked organic matter in such deposits can be re-mobilized on short time-scales and contribute to a carbon-cycle climate feedback. Here we synthesize the characteristics and vulnerability of Yedoma deposits by synthesizing studies on the Yedoma origin and the associated organic carbon pool. We suggest that Yedoma deposits accumulated under periglacial weathering, transport, and deposition dynamics in non-glaciated regions during the late Pleistocene until the beginning of late glacial warming. The deposits formed due to a combination of aeolian, colluvial, nival, and alluvial deposition and simultaneous ground ice accumulation. We found up to 130 gigatons organic carbon in Yedoma, parts of which are well-preserved and available for fast decomposition after thaw. Based on incubation experiments, up to 10% of the Yedoma carbon is considered especially decomposable and may be released upon thaw. The substantial amount of ground ice in Yedoma makes it highly vulnerable to disturbances such as thermokarst and thermo-erosion processes. Mobilization of permafrost carbon is expected to increase under future climate warming. Our synthesis results underline the need of accounting for Yedoma carbon stocks in next generation Earth-System-Models for a more complete representation of the permafrost-carbon feedback.", "author" : [ { "dropping-particle" : "", "family" : "Strauss", "given" : "Jens", "non-dropping-particle" : "", "parse-names" : false, "suffix" : "" }, { "dropping-particle" : "", "family" : "Schirrmeister", "given" : "Lutz", "non-dropping-particle" : "", "parse-names" : false, "suffix" : "" }, { "dropping-particle" : "", "family" : "Grosse", "given" : "Guido", "non-dropping-particle" : "", "parse-names" : false, "suffix" : "" }, { "dropping-particle" : "", "family" : "Fortier", "given" : "Daniel", "non-dropping-particle" : "", "parse-names" : false, "suffix" : "" }, { "dropping-particle" : "", "family" : "Hugelius", "given" : "Gustaf", "non-dropping-particle" : "", "parse-names" : false, "suffix" : "" }, { "dropping-particle" : "", "family" : "Knoblauch", "given" : "Christian",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"Schneider von Deimling", "given" : "Thomas", "non-dropping-particle" : "", "parse-names" : false, "suffix" : "" }, { "dropping-particle" : "", "family" : "Schuur", "given" : "Edward A.G.", "non-dropping-particle" : "", "parse-names" : false, "suffix" : "" }, { "dropping-particle" : "", "family" : "Shmelev", "given" : "Denis", "non-dropping-particle" : "", "parse-names" : false, "suffix" : "" }, { "dropping-particle" : "", "family" : "Ulrich", "given" : "Mathias", "non-dropping-particle" : "", "parse-names" : false, "suffix" : "" }, { "dropping-particle" : "", "family" : "Veremeeva", "given" : "Alexandra", "non-dropping-particle" : "", "parse-names" : false, "suffix" : "" } ], "container-title" : "Earth-Science Reviews", "id" : "ITEM-3", "issue" : "July", "issued" : { "date-parts" : [ [ "2017", "9" ] ] }, "page" : "75-86", "publisher" : "Elsevier", "title" : "Deep Yedoma permafrost: A synthesis of depositional characteristics and carbon vulnerability", "translator" : [ { "dropping-particle" : "", "family" : "L5353", "given" : "", "non-dropping-particle" : "", "parse-names" : false, "suffix" : "" } ], "type" : "article-journal", "volume" : "172" }, "uris" : [ "http://www.mendeley.com/documents/?uuid=dab1ba4e-bdb5-4f5d-a9c1-f46814930146" ] } ], "mendeley" : { "formattedCitation" : "(Hugelius et al., 2014; Strauss et al., 2017; Mishra et al., 2021)", "plainTextFormattedCitation" : "(Hugelius et al., 2014; Strauss et al., 2017; Mishra et al., 2021)", "previouslyFormattedCitation" : "(Hugelius et al., 2014; Strauss et al., 2017; Mishra et al., 2021)"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(Hugelius et al., 2014; Strauss et al., 2017; Mishra et al., 2021)</w:t>
      </w:r>
      <w:r w:rsidRPr="001E7A27">
        <w:rPr>
          <w:lang w:val="en-GB" w:eastAsia="en-US"/>
        </w:rPr>
        <w:fldChar w:fldCharType="end"/>
      </w:r>
      <w:r w:rsidRPr="001E7A27">
        <w:rPr>
          <w:lang w:val="en-GB" w:eastAsia="en-US"/>
        </w:rPr>
        <w:t xml:space="preserve">. </w:t>
      </w:r>
      <w:r w:rsidRPr="001E7A27">
        <w:rPr>
          <w:lang w:val="en-GB"/>
        </w:rPr>
        <w:t xml:space="preserve">Of that carbon, permafrost soils and deposits store 1070–1360 PgC, of which 300–400 PgC are in the first </w:t>
      </w:r>
      <w:del w:id="3818" w:author="Ian Blenkinsop" w:date="2021-07-28T18:51:00Z">
        <w:r w:rsidRPr="001E7A27" w:rsidDel="00B5268E">
          <w:rPr>
            <w:lang w:val="en-GB"/>
          </w:rPr>
          <w:delText>meter</w:delText>
        </w:r>
      </w:del>
      <w:ins w:id="3819" w:author="Ian Blenkinsop" w:date="2021-07-28T18:51:00Z">
        <w:r w:rsidR="00B5268E" w:rsidRPr="001E7A27">
          <w:rPr>
            <w:lang w:val="en-GB"/>
          </w:rPr>
          <w:t>metre</w:t>
        </w:r>
      </w:ins>
      <w:r w:rsidRPr="001E7A27">
        <w:rPr>
          <w:lang w:val="en-GB"/>
        </w:rPr>
        <w:t>, and the rest at depth. The remaining 280–340 Pg</w:t>
      </w:r>
      <w:del w:id="3820" w:author="Soapbox" w:date="2021-07-21T09:27:00Z">
        <w:r w:rsidRPr="001E7A27" w:rsidDel="00E15963">
          <w:rPr>
            <w:lang w:val="en-GB"/>
          </w:rPr>
          <w:delText xml:space="preserve"> </w:delText>
        </w:r>
      </w:del>
      <w:r w:rsidRPr="001E7A27">
        <w:rPr>
          <w:lang w:val="en-GB"/>
        </w:rPr>
        <w:t>C</w:t>
      </w:r>
      <w:r w:rsidR="009151D9" w:rsidRPr="001E7A27">
        <w:rPr>
          <w:lang w:val="en-GB"/>
        </w:rPr>
        <w:t xml:space="preserve"> </w:t>
      </w:r>
      <w:r w:rsidRPr="001E7A27">
        <w:rPr>
          <w:lang w:val="en-GB"/>
        </w:rPr>
        <w:t>are in permafrost-free soils within the permafrost region</w:t>
      </w:r>
      <w:r w:rsidRPr="001E7A27">
        <w:rPr>
          <w:lang w:val="en-GB" w:eastAsia="en-US"/>
        </w:rPr>
        <w:t xml:space="preserve">. These carbon deposits have accumulated over thousands of years due to the slow rates of organic matter decomposition in frozen and/or waterlogged soil layers, but these frozen soils are highly decomposable upon thaw </w:t>
      </w:r>
      <w:r w:rsidRPr="001E7A27">
        <w:rPr>
          <w:lang w:val="en-GB"/>
        </w:rPr>
        <w:fldChar w:fldCharType="begin" w:fldLock="1"/>
      </w:r>
      <w:r w:rsidR="00747167" w:rsidRPr="001E7A27">
        <w:rPr>
          <w:lang w:val="en-GB"/>
        </w:rPr>
        <w:instrText>ADDIN CSL_CITATION { "citationItems" : [ { "id" : "ITEM-1", "itemData" : { "DOI" : "10.1111/gcb.12417", "ISBN" : "1365-2486", "ISSN" : "13541013", "abstract" : "High-latitude ecosystems store approximately 1700 Pg of soil carbon (C), which is twice as much C as is currently contained in the atmosphere. Permafrost thaw and subsequent microbial decomposition of permafrost organic matter could add large amounts of C to the atmosphere, thereby influencing the global C cycle. The rates at which C is being released from the permafrost zone at different soil depths and across different physiographic regions are poorly understood but crucial in understanding future changes in permafrost C storage with climate change. We assessed the inherent decomposability of C from the permafrost zone by assembling a database of long-term (&gt;1 year) aerobic soil incubations from 121 individual samples from 23 high-latitude ecosystems located across the northern circumpolar permafrost zone. Using a three-pool (i.e., fast, slow and passive) decomposition model, we estimated pool sizes for C fractions with different turnover times and their inherent decomposition rates using a reference temperature of 5 $\\,^{\\circ}$C. Fast cycling C accounted for less than 5% of all C in both organic and mineral soils whereas the pool size of slow cycling C increased with C : N. Turnover time at 5 $\\,^{\\circ}$C of fast cycling C typically was below 1 year, between 5 and 15 years for slow turning over C, and more than 500 years for passive C. We project that between 20 and 90% of the organic C could potentially be mineralized to CO2 within 50 incubation years at a constant temperature of 5 $\\,^{\\circ}$C, with vulnerability to loss increasing in soils with higher C : N. These results demonstrate the variation in the vulnerability of C stored in permafrost soils based on inherent differences in organic matter decomposability, and point toward C : N as an index of decomposability that has the potential to be used to scale permafrost C loss across landscapes.", "author" : [ { "dropping-particle" : "", "family" : "Sch\u00e4del", "given" : "Christina", "non-dropping-particle" : "", "parse-names" : false, "suffix" : "" }, { "dropping-particle" : "", "family" : "Schuur", "given" : "Edward A G", "non-dropping-particle" : "", "parse-names" : false, "suffix" : "" }, { "dropping-particle" : "", "family" : "Bracho", "given" : "Rosvel", "non-dropping-particle" : "", "parse-names" : false, "suffix" : "" }, { "dropping-particle" : "", "family" : "Elberling", "given" : "Bo", "non-dropping-particle" : "", "parse-names" : false, "suffix" : "" }, { "dropping-particle" : "", "family" : "Knoblauch", "given" : "Christian", "non-dropping-particle" : "", "parse-names" : false, "suffix" : "" }, { "dropping-particle" : "", "family" : "Lee", "given" : "Hanna", "non-dropping-particle" : "", "parse-names" : false, "suffix" : "" }, { "dropping-particle" : "", "family" : "Luo", "given" : "Yiqi", "non-dropping-particle" : "", "parse-names" : false, "suffix" : "" }, { "dropping-particle" : "", "family" : "Shaver", "given" : "Gaius R", "non-dropping-particle" : "", "parse-names" : false, "suffix" : "" }, { "dropping-particle" : "", "family" : "Turetsky", "given" : "Merritt R", "non-dropping-particle" : "", "parse-names" : false, "suffix" : "" } ], "container-title" : "Global Change Biology", "id" : "ITEM-1", "issue" : "2", "issued" : { "date-parts" : [ [ "2014", "2" ] ] }, "page" : "641-652", "title" : "Circumpolar assessment of permafrost C quality and its vulnerability over time using long-term incubation data", "translator" : [ { "dropping-particle" : "", "family" : "L3816", "given" : "", "non-dropping-particle" : "", "parse-names" : false, "suffix" : "" } ], "type" : "article-journal", "volume" : "20" }, "uris" : [ "http://www.mendeley.com/documents/?uuid=4a257936-a2be-4abb-a201-7accc8bdd8ec" ] } ], "mendeley" : { "formattedCitation" : "(Sch\u00e4del et al., 2014)", "plainTextFormattedCitation" : "(Sch\u00e4del et al., 2014)", "previouslyFormattedCitation" : "(Sch\u00e4del et al., 2014)" }, "properties" : { "noteIndex" : 0 }, "schema" : "https://github.com/citation-style-language/schema/raw/master/csl-citation.json" }</w:instrText>
      </w:r>
      <w:r w:rsidRPr="001E7A27">
        <w:rPr>
          <w:lang w:val="en-GB"/>
        </w:rPr>
        <w:fldChar w:fldCharType="separate"/>
      </w:r>
      <w:r w:rsidR="00025FA2" w:rsidRPr="001E7A27">
        <w:rPr>
          <w:noProof/>
          <w:lang w:val="en-GB"/>
        </w:rPr>
        <w:t>(Schädel et al., 2014)</w:t>
      </w:r>
      <w:r w:rsidRPr="001E7A27">
        <w:rPr>
          <w:lang w:val="en-GB"/>
        </w:rPr>
        <w:fldChar w:fldCharType="end"/>
      </w:r>
      <w:r w:rsidRPr="001E7A27">
        <w:rPr>
          <w:lang w:val="en-GB"/>
        </w:rPr>
        <w:t xml:space="preserve">. </w:t>
      </w:r>
    </w:p>
    <w:p w14:paraId="3C368108" w14:textId="77777777" w:rsidR="00E4133F" w:rsidRPr="001E7A27" w:rsidRDefault="00E4133F" w:rsidP="005C7F25">
      <w:pPr>
        <w:pStyle w:val="AR6BodyText"/>
        <w:shd w:val="clear" w:color="auto" w:fill="DEEAF6" w:themeFill="accent1" w:themeFillTint="33"/>
        <w:rPr>
          <w:lang w:val="en-GB"/>
        </w:rPr>
      </w:pPr>
    </w:p>
    <w:p w14:paraId="1200D5F8" w14:textId="77777777" w:rsidR="00E4133F" w:rsidRPr="001E7A27" w:rsidRDefault="00E4133F" w:rsidP="005C7F25">
      <w:pPr>
        <w:pStyle w:val="AR6BodyText"/>
        <w:shd w:val="clear" w:color="auto" w:fill="DEEAF6" w:themeFill="accent1" w:themeFillTint="33"/>
        <w:rPr>
          <w:b/>
          <w:bCs/>
          <w:highlight w:val="yellow"/>
          <w:lang w:val="en-GB"/>
        </w:rPr>
      </w:pPr>
      <w:r w:rsidRPr="001E7A27">
        <w:rPr>
          <w:b/>
          <w:bCs/>
          <w:lang w:val="en-GB"/>
        </w:rPr>
        <w:t xml:space="preserve">Is permafrost carbon already thawing and emitting greenhouse gases? </w:t>
      </w:r>
    </w:p>
    <w:p w14:paraId="451D3833" w14:textId="77777777" w:rsidR="00E4133F" w:rsidRPr="001E7A27" w:rsidRDefault="00E4133F" w:rsidP="005C7F25">
      <w:pPr>
        <w:pStyle w:val="AR6BodyText"/>
        <w:shd w:val="clear" w:color="auto" w:fill="DEEAF6" w:themeFill="accent1" w:themeFillTint="33"/>
        <w:rPr>
          <w:b/>
          <w:bCs/>
          <w:lang w:val="en-GB"/>
        </w:rPr>
      </w:pPr>
    </w:p>
    <w:p w14:paraId="0D01E3B5" w14:textId="5BF12EC2" w:rsidR="00E4133F" w:rsidRPr="001E7A27" w:rsidRDefault="00E4133F" w:rsidP="005C7F25">
      <w:pPr>
        <w:pStyle w:val="AR6BodyText"/>
        <w:shd w:val="clear" w:color="auto" w:fill="DEEAF6" w:themeFill="accent1" w:themeFillTint="33"/>
        <w:rPr>
          <w:lang w:val="en-GB" w:eastAsia="en-US"/>
        </w:rPr>
      </w:pPr>
      <w:r w:rsidRPr="001E7A27">
        <w:rPr>
          <w:lang w:val="en-GB" w:eastAsia="en-US"/>
        </w:rPr>
        <w:t>The permafrost region was a historic carbon sink over centuries to millennia (</w:t>
      </w:r>
      <w:r w:rsidRPr="001E7A27">
        <w:rPr>
          <w:i/>
          <w:iCs/>
          <w:lang w:val="en-GB" w:eastAsia="en-US"/>
        </w:rPr>
        <w:t>high confidence</w:t>
      </w:r>
      <w:r w:rsidRPr="001E7A27">
        <w:rPr>
          <w:lang w:val="en-GB" w:eastAsia="en-US"/>
        </w:rPr>
        <w:t xml:space="preserve">) </w:t>
      </w:r>
      <w:r w:rsidRPr="001E7A27">
        <w:rPr>
          <w:lang w:val="en-GB"/>
        </w:rPr>
        <w:fldChar w:fldCharType="begin" w:fldLock="1"/>
      </w:r>
      <w:r w:rsidR="00747167" w:rsidRPr="001E7A27">
        <w:rPr>
          <w:lang w:val="en-GB" w:eastAsia="en-US"/>
        </w:rPr>
        <w:instrText>ADDIN CSL_CITATION { "citationItems" : [ { "id" : "ITEM-1", "itemData" : { "DOI" : "10.1177/0959683614538073", "ISSN" : "0959-6836", "author" : [ { "dropping-particle" : "", "family" : "Loisel", "given" : "Julie", "non-dropping-particle" : "", "parse-names" : false, "suffix" : "" }, { "dropping-particle" : "", "family" : "Yu", "given" : "Zicheng", "non-dropping-particle" : "", "parse-names" : false, "suffix" : "" }, { "dropping-particle" : "", "family" : "Beilman", "given" : "David W", "non-dropping-particle" : "", "parse-names" : false, "suffix" : "" }, { "dropping-particle" : "", "family" : "Camill", "given" : "Philip", "non-dropping-particle" : "", "parse-names" : false, "suffix" : "" }, { "dropping-particle" : "", "family" : "Alm", "given" : "Jukka", "non-dropping-particle" : "", "parse-names" : false, "suffix" : "" }, { "dropping-particle" : "", "family" : "Amesbury", "given" : "Matthew J", "non-dropping-particle" : "", "parse-names" : false, "suffix" : "" }, { "dropping-particle" : "", "family" : "Anderson", "given" : "David", "non-dropping-particle" : "", "parse-names" : false, "suffix" : "" }, { "dropping-particle" : "", "family" : "Andersson", "given" : "Sofia", "non-dropping-particle" : "", "parse-names" : false, "suffix" : "" }, { "dropping-particle" : "", "family" : "Bochicchio", "given" : "Christopher", "non-dropping-particle" : "", "parse-names" : false, "suffix" : "" }, { "dropping-particle" : "", "family" : "Barber", "given" : "Keith", "non-dropping-particle" : "", "parse-names" : false, "suffix" : "" }, { "dropping-particle" : "", "family" : "Belyea", "given" : "Lisa R", "non-dropping-particle" : "", "parse-names" : false, "suffix" : "" }, { "dropping-particle" : "", "family" : "Bunbury", "given" : "Joan", "non-dropping-particle" : "", "parse-names" : false, "suffix" : "" }, { "dropping-particle" : "", "family" : "Chambers", "given" : "Frank M", "non-dropping-particle" : "", "parse-names" : false, "suffix" : "" }, { "dropping-particle" : "", "family" : "Charman", "given" : "Daniel J", "non-dropping-particle" : "", "parse-names" : false, "suffix" : "" }, { "dropping-particle" : "", "family" : "Vleeschouwer", "given" : "Fran\u00e7ois", "non-dropping-particle" : "De", "parse-names" : false, "suffix" : "" }, { "dropping-particle" : "", "family" : "Fia\u0142kiewicz-Kozie\u0142", "given" : "Barbara", "non-dropping-particle" : "", "parse-names" : false, "suffix" : "" }, { "dropping-particle" : "", "family" : "Finkelstein", "given" : "Sarah A", "non-dropping-particle" : "", "parse-names" : false, "suffix" : "" }, { "dropping-particle" : "", "family" : "Ga\u0142ka", "given" : "Mariusz", "non-dropping-particle" : "", "parse-names" : false, "suffix" : "" }, { "dropping-particle" : "", "family" : "Garneau", "given" : "Michelle", "non-dropping-particle" : "", "parse-names" : false, "suffix" : "" }, { "dropping-particle" : "", "family" : "Hammarlund", "given" : "Dan", "non-dropping-particle" : "", "parse-names" : false, "suffix" : "" }, { "dropping-particle" : "", "family" : "Hinchcliffe", "given" : "William", "non-dropping-particle" : "", "parse-names" : false, "suffix" : "" }, { "dropping-particle" : "", "family" : "Holmquist", "given" : "James", "non-dropping-particle" : "", "parse-names" : false, "suffix" : "" }, { "dropping-particle" : "", "family" : "Hughes", "given" : "Paul", "non-dropping-particle" : "", "parse-names" : false, "suffix" : "" }, { "dropping-particle" : "", "family" : "Jones", "given" : "Miriam C", "non-dropping-particle" : "", "parse-names" : false, "suffix" : "" }, { "dropping-particle" : "", "family" : "Klein", "given" : "Eric S", "non-dropping-particle" : "", "parse-names" : false, "suffix" : "" }, { "dropping-particle" : "", "family" : "Kokfelt", "given" : "Ulla", "non-dropping-particle" : "", "parse-names" : false, "suffix" : "" }, { "dropping-particle" : "", "family" : "Korhola", "given" : "Atte", "non-dropping-particle" : "", "parse-names" : false, "suffix" : "" }, { "dropping-particle" : "", "family" : "Kuhry", "given" : "Peter", "non-dropping-particle" : "", "parse-names" : false, "suffix" : "" }, { "dropping-particle" : "", "family" : "Lamarre", "given" : "Alexandre", "non-dropping-particle" : "", "parse-names" : false, "suffix" : "" }, { "dropping-particle" : "", "family" : "Lamentowicz", "given" : "Mariusz", "non-dropping-particle" : "", "parse-names" : false, "suffix" : "" }, { "dropping-particle" : "", "family" : "Large", "given" : "David", "non-dropping-particle" : "", "parse-names" : false, "suffix" : "" }, { "dropping-particle" : "", "family" : "Lavoie", "given" : "Martin", "non-dropping-particle" : "", "parse-names" : false, "suffix" : "" }, { "dropping-particle" : "", "family" : "MacDonald", "given" : "Glen", "non-dropping-particle" : "", "parse-names" : false, "suffix" : "" }, { "dropping-particle" : "", "family" : "Magnan", "given" : "Gabriel", "non-dropping-particle" : "", "parse-names" : false, "suffix" : "" }, { "dropping-particle" : "", "family" : "M\u00e4kil\u00e4", "given" : "Markku", "non-dropping-particle" : "", "parse-names" : false, "suffix" : "" }, { "dropping-particle" : "", "family" : "Mallon", "given" : "Gunnar", "non-dropping-particle" : "", "parse-names" : false, "suffix" : "" }, { "dropping-particle" : "", "family" : "Mathijssen", "given" : "Paul", "non-dropping-particle" : "", "parse-names" : false, "suffix" : "" }, { "dropping-particle" : "", "family" : "Mauquoy", "given" : "Dmitri", "non-dropping-particle" : "", "parse-names" : false, "suffix" : "" }, { "dropping-particle" : "", "family" : "McCarroll", "given" : "Julia", "non-dropping-particle" : "", "parse-names" : false, "suffix" : "" }, { "dropping-particle" : "", "family" : "Moore", "given" : "Tim R", "non-dropping-particle" : "", "parse-names" : false, "suffix" : "" }, { "dropping-particle" : "", "family" : "Nichols", "given" : "Jonathan", "non-dropping-particle" : "", "parse-names" : false, "suffix" : "" }, { "dropping-particle" : "", "family" : "O\u2019Reilly", "given" : "Benjamin", "non-dropping-particle" : "", "parse-names" : false, "suffix" : "" }, { "dropping-particle" : "", "family" : "Oksanen", "given" : "Pirita", "non-dropping-particle" : "", "parse-names" : false, "suffix" : "" }, { "dropping-particle" : "", "family" : "Packalen", "given" : "Maara", "non-dropping-particle" : "", "parse-names" : false, "suffix" : "" }, { "dropping-particle" : "", "family" : "Peteet", "given" : "Dorothy", "non-dropping-particle" : "", "parse-names" : false, "suffix" : "" }, { "dropping-particle" : "", "family" : "Richard", "given" : "Pierre JH", "non-dropping-particle" : "", "parse-names" : false, "suffix" : "" }, { "dropping-particle" : "", "family" : "Robinson", "given" : "Stephen", "non-dropping-particle" : "", "parse-names" : false, "suffix" : "" }, { "dropping-particle" : "", "family" : "Ronkainen", "given" : "Tiina", "non-dropping-particle" : "", "parse-names" : false, "suffix" : "" }, { "dropping-particle" : "", "family" : "Rundgren", "given" : "Mats", "non-dropping-particle" : "", "parse-names" : false, "suffix" : "" }, { "dropping-particle" : "", "family" : "Sannel", "given" : "A Britta K", "non-dropping-particle" : "", "parse-names" : false, "suffix" : "" }, { "dropping-particle" : "", "family" : "Tarnocai", "given" : "Charles", "non-dropping-particle" : "", "parse-names" : false, "suffix" : "" }, { "dropping-particle" : "", "family" : "Thom", "given" : "Tim", "non-dropping-particle" : "", "parse-names" : false, "suffix" : "" }, { "dropping-particle" : "", "family" : "Tuittila", "given" : "Eeva-Stiina", "non-dropping-particle" : "", "parse-names" : false, "suffix" : "" }, { "dropping-particle" : "", "family" : "Turetsky", "given" : "Merritt", "non-dropping-particle" : "", "parse-names" : false, "suffix" : "" }, { "dropping-particle" : "", "family" : "V\u00e4liranta", "given" : "Minna", "non-dropping-particle" : "", "parse-names" : false, "suffix" : "" }, { "dropping-particle" : "", "family" : "Linden", "given" : "Marjolein", "non-dropping-particle" : "van der", "parse-names" : false, "suffix" : "" }, { "dropping-particle" : "", "family" : "Geel", "given" : "Bas", "non-dropping-particle" : "van", "parse-names" : false, "suffix" : "" }, { "dropping-particle" : "", "family" : "Bellen", "given" : "Simon", "non-dropping-particle" : "van", "parse-names" : false, "suffix" : "" }, { "dropping-particle" : "", "family" : "Vitt", "given" : "Dale", "non-dropping-particle" : "", "parse-names" : false, "suffix" : "" }, { "dropping-particle" : "", "family" : "Zhao", "given" : "Yan", "non-dropping-particle" : "", "parse-names" : false, "suffix" : "" }, { "dropping-particle" : "", "family" : "Zhou", "given" : "Weijian", "non-dropping-particle" : "", "parse-names" : false, "suffix" : "" } ], "container-title" : "The Holocene", "id" : "ITEM-1", "issue" : "9", "issued" : { "date-parts" : [ [ "2014", "9", "3" ] ] }, "page" : "1028-1042", "title" : "A database and synthesis of northern peatland soil properties and Holocene carbon and nitrogen accumulation", "translator" : [ { "dropping-particle" : "", "family" : "L6642", "given" : "", "non-dropping-particle" : "", "parse-names" : false, "suffix" : "" } ], "type" : "article-journal", "volume" : "24" }, "uris" : [ "http://www.mendeley.com/documents/?uuid=0fd74e08-6f7f-4d7e-8efd-283990e26e66" ] }, { "id" : "ITEM-2", "itemData" : { "DOI" : "10.1038/s41586-018-0371-0", "ISSN" : "1476-4687", "abstract" : "Atmospheric concentrations of carbon dioxide increased between the Last Glacial Maximum (LGM, around 21,000 years ago) and the preindustrial era1. It is thought that the evolution of this atmospheric carbon dioxide (and that of atmospheric methane) during the glacial-to-interglacial transition was influenced by organic carbon that was stored in permafrost during the LGM and then underwent decomposition and release following thaw2,3. It has also been suggested that the rather erratic atmospheric \u03b413C and \u220614C signals seen during deglaciation1,4 could partly be explained by the presence of a large terrestrial inert LGM carbon stock, despite the biosphere being less productive (and therefore storing less carbon)5,6. Here we present an empirically derived estimate of the carbon stored in permafrost during the LGM by reconstructing the extent and carbon content of LGM biomes, peatland regions and deep sedimentary deposits. We find that the total estimated soil carbon stock for the LGM northern permafrost region is smaller than the estimated present-day storage (in both permafrost and non-permafrost soils) for the same region. A substantial decrease in the permafrost area from the LGM to the present day has been accompanied by a roughly 400-petagram increase in the total soil carbon stock. This increase in soil carbon suggests that permafrost carbon has made no net contribution to the atmospheric carbon pool since the LGM. However, our results also indicate potential postglacial reductions in the portion of the carbon stock that is trapped in permafrost, of around 1,000\u00a0petagrams, supporting earlier studies7. We further find that carbon has shifted from being primarily stored in permafrost mineral soils and loess deposits during the LGM, to being roughly equally divided between peatlands, mineral soils and permafrost loess deposits today.", "author" : [ { "dropping-particle" : "", "family" : "Lindgren", "given" : "Amelie", "non-dropping-particle" : "", "parse-names" : false, "suffix" : "" }, { "dropping-particle" : "", "family" : "Hugelius", "given" : "Gustaf", "non-dropping-particle" : "", "parse-names" : false, "suffix" : "" }, { "dropping-particle" : "", "family" : "Kuhry", "given" : "Peter", "non-dropping-particle" : "", "parse-names" : false, "suffix" : "" } ], "container-title" : "Nature", "id" : "ITEM-2", "issue" : "7717", "issued" : { "date-parts" : [ [ "2018" ] ] }, "page" : "219-222", "title" : "Extensive loss of past permafrost carbon but a net accumulation into present-day soils", "translator" : [ { "dropping-particle" : "", "family" : "L6980", "given" : "", "non-dropping-particle" : "", "parse-names" : false, "suffix" : "" } ], "type" : "article-journal", "volume" : "560" }, "uris" : [ "http://www.mendeley.com/documents/?uuid=d4ff7ad0-979b-428d-8bd1-6d8580f78b5c" ] } ], "mendeley" : { "formattedCitation" : "(Loisel et al., 2014; Lindgren et al., 2018)", "plainTextFormattedCitation" : "(Loisel et al., 2014; Lindgren et al., 2018)", "previouslyFormattedCitation" : "(Loisel et al., 2014; Lindgren et al., 2018)" }, "properties" : { "noteIndex" : 0 }, "schema" : "https://github.com/citation-style-language/schema/raw/master/csl-citation.json" }</w:instrText>
      </w:r>
      <w:r w:rsidRPr="001E7A27">
        <w:rPr>
          <w:lang w:val="en-GB"/>
        </w:rPr>
        <w:fldChar w:fldCharType="separate"/>
      </w:r>
      <w:r w:rsidR="00025FA2" w:rsidRPr="001E7A27">
        <w:rPr>
          <w:noProof/>
          <w:lang w:val="en-GB" w:eastAsia="en-US"/>
        </w:rPr>
        <w:t>(Loisel et al., 2014; Lindgren et al., 2018)</w:t>
      </w:r>
      <w:r w:rsidRPr="001E7A27">
        <w:rPr>
          <w:lang w:val="en-GB"/>
        </w:rPr>
        <w:fldChar w:fldCharType="end"/>
      </w:r>
      <w:r w:rsidRPr="001E7A27">
        <w:rPr>
          <w:lang w:val="en-GB" w:eastAsia="en-US"/>
        </w:rPr>
        <w:t xml:space="preserve">. Currently though, thawing soils due to anthropogenic warming are losing carbon from the decomposition of old frozen organic matter, as found via </w:t>
      </w:r>
      <w:ins w:id="3821" w:author="Soapbox" w:date="2021-07-21T09:37:00Z">
        <w:r w:rsidR="00AC0B25" w:rsidRPr="001E7A27">
          <w:rPr>
            <w:lang w:val="en-GB" w:eastAsia="en-US"/>
          </w:rPr>
          <w:t>carbon 14 (</w:t>
        </w:r>
      </w:ins>
      <w:r w:rsidRPr="001E7A27">
        <w:rPr>
          <w:vertAlign w:val="superscript"/>
          <w:lang w:val="en-GB" w:eastAsia="en-US"/>
        </w:rPr>
        <w:t>14</w:t>
      </w:r>
      <w:r w:rsidRPr="001E7A27">
        <w:rPr>
          <w:lang w:val="en-GB" w:eastAsia="en-US"/>
        </w:rPr>
        <w:t>C</w:t>
      </w:r>
      <w:ins w:id="3822" w:author="Soapbox" w:date="2021-07-21T09:37:00Z">
        <w:r w:rsidR="00AC0B25" w:rsidRPr="001E7A27">
          <w:rPr>
            <w:lang w:val="en-GB" w:eastAsia="en-US"/>
          </w:rPr>
          <w:t>)</w:t>
        </w:r>
      </w:ins>
      <w:r w:rsidRPr="001E7A27">
        <w:rPr>
          <w:lang w:val="en-GB" w:eastAsia="en-US"/>
        </w:rPr>
        <w:t xml:space="preserve"> signature of respiration at sites undergoing rapid permafrost thaw </w:t>
      </w:r>
      <w:r w:rsidRPr="001E7A27">
        <w:rPr>
          <w:lang w:val="en-GB"/>
        </w:rPr>
        <w:fldChar w:fldCharType="begin" w:fldLock="1"/>
      </w:r>
      <w:r w:rsidR="00747167" w:rsidRPr="001E7A27">
        <w:rPr>
          <w:lang w:val="en-GB" w:eastAsia="en-US"/>
        </w:rPr>
        <w:instrText>ADDIN CSL_CITATION { "citationItems" : [ { "id" : "ITEM-1", "itemData" : { "DOI" : "10.1111/gcb.12058", "ISSN" : "1354-1013", "abstract" : "Abstract Ecosystem respiration (Reco) is one of the largest terrestrial carbon (C) fluxes. The effect of climate change on Reco depends on the responses of its autotrophic and heterotrophic components. How autotrophic and heterotrophic respiration sources respond to climate change is especially important in ecosystems underlain by permafrost. Permafrost ecosystems contain vast stores of soil C (1672 Pg) and are located in northern latitudes where climate change is accelerated. Warming will cause a positive feedback to climate change if heterotrophic respiration increases without corresponding increases in primary production. We quantified the response of autotrophic and heterotrophic respiration to permafrost thaw across the 2008 and 2009 growing seasons. We partitioned Reco using ?14C and \u03b413C into four sources?two autotrophic (above ? and belowground plant structures) and two heterotrophic (young and old soil). We sampled the ?14C and \u03b413C of sources using incubations and the ?14C and \u03b413C of Reco using field measurements. We then used a Bayesian mixing model to solve for the most likely contributions of each source to Reco. Autotrophic respiration ranged from 40 to 70% of Reco and was greatest at the height of the growing season. Old soil heterotrophic respiration ranged from 6 to 18% of Reco and was greatest where permafrost thaw was deepest. Overall, growing season fluxes of autotrophic and old soil heterotrophic respiration increased as permafrost thaw deepened. Areas with greater thaw also had the greatest primary production. Warming in permafrost ecosystems therefore leads to increased plant and old soil respiration that is initially compensated by increased net primary productivity. However, barring large shifts in plant community composition, future increases in old soil respiration will likely outpace productivity, resulting in a positive feedback to climate change.", "author" : [ { "dropping-particle" : "", "family" : "Hicks Pries", "given" : "Caitlin E", "non-dropping-particle" : "", "parse-names" : false, "suffix" : "" }, { "dropping-particle" : "", "family" : "Schuur", "given" : "Edward A G", "non-dropping-particle" : "", "parse-names" : false, "suffix" : "" }, { "dropping-particle" : "", "family" : "Crummer", "given" : "Kathryn G", "non-dropping-particle" : "", "parse-names" : false, "suffix" : "" } ], "container-title" : "Global Change Biology", "id" : "ITEM-1", "issue" : "2", "issued" : { "date-parts" : [ [ "2013", "2", "1" ] ] }, "note" : "https://doi.org/10.1111/gcb.12058", "page" : "649-661", "publisher" : "John Wiley &amp; Sons, Ltd", "title" : "Thawing permafrost increases old soil and autotrophic respiration in tundra: Partitioning ecosystem respiration using \u03b413C and \u220614C", "translator" : [ { "dropping-particle" : "", "family" : "L3274", "given" : "", "non-dropping-particle" : "", "parse-names" : false, "suffix" : "" } ], "type" : "article-journal", "volume" : "19" }, "uris" : [ "http://www.mendeley.com/documents/?uuid=e98c2f44-9db2-43d6-86b9-825c3e76d4bc", "http://www.mendeley.com/documents/?uuid=8a086ede-dc1d-4931-ab78-8da43eb367fe" ] } ], "mendeley" : { "formattedCitation" : "(Hicks Pries et al., 2013)", "plainTextFormattedCitation" : "(Hicks Pries et al., 2013)", "previouslyFormattedCitation" : "(Hicks Pries et al., 2013)" }, "properties" : { "noteIndex" : 0 }, "schema" : "https://github.com/citation-style-language/schema/raw/master/csl-citation.json" }</w:instrText>
      </w:r>
      <w:r w:rsidRPr="001E7A27">
        <w:rPr>
          <w:lang w:val="en-GB"/>
        </w:rPr>
        <w:fldChar w:fldCharType="separate"/>
      </w:r>
      <w:r w:rsidR="00025FA2" w:rsidRPr="001E7A27">
        <w:rPr>
          <w:noProof/>
          <w:lang w:val="en-GB" w:eastAsia="en-US"/>
        </w:rPr>
        <w:t>(Hicks Pries et al., 2013)</w:t>
      </w:r>
      <w:r w:rsidRPr="001E7A27">
        <w:rPr>
          <w:lang w:val="en-GB"/>
        </w:rPr>
        <w:fldChar w:fldCharType="end"/>
      </w:r>
      <w:r w:rsidRPr="001E7A27">
        <w:rPr>
          <w:lang w:val="en-GB" w:eastAsia="en-US"/>
        </w:rPr>
        <w:t xml:space="preserve">, of dissolved organic carbon in rivers draining watersheds with permafrost thaw </w:t>
      </w:r>
      <w:r w:rsidRPr="001E7A27">
        <w:rPr>
          <w:lang w:val="en-GB"/>
        </w:rPr>
        <w:fldChar w:fldCharType="begin" w:fldLock="1"/>
      </w:r>
      <w:r w:rsidR="00747167" w:rsidRPr="001E7A27">
        <w:rPr>
          <w:lang w:val="en-GB" w:eastAsia="en-US"/>
        </w:rPr>
        <w:instrText>ADDIN CSL_CITATION { "citationItems" : [ { "id" : "ITEM-1", "itemData" : { "DOI" : "10.5194/bg-12-7129-2015", "ISSN" : "1726-4189", "abstract" : "Abstract. The Arctic is a water-rich region, with freshwater systems covering about 16 % of the northern permafrost landscape. Permafrost thaw creates new freshwater ecosystems, while at the same time modifying the existing lakes, streams, and rivers that are impacted by thaw. Here, we describe the current state of knowledge regarding how permafrost thaw affects lentic (still) and lotic (moving) systems, exploring the effects of both thermokarst (thawing and collapse of ice-rich permafrost) and deepening of the active layer (the surface soil layer that thaws and refreezes each year). Within thermokarst, we further differentiate between the effects of thermokarst in lowland areas vs. that on hillslopes. For almost all of the processes that we explore, the effects of thaw vary regionally, and between lake and stream systems. Much of this regional variation is caused by differences in ground ice content, topography, soil type, and permafrost coverage. Together, these modifying factors determine (i) the degree to which permafrost thaw manifests as thermokarst, (ii) whether thermokarst leads to slumping or the formation of thermokarst lakes, and (iii) the manner in which constituent delivery to freshwater systems is altered by thaw. Differences in thaw-enabled constituent delivery can be considerable, with these modifying factors determining, for example, the balance between delivery of particulate vs. dissolved constituents, and inorganic vs. organic materials. Changes in the composition of thaw-impacted waters, coupled with changes in lake morphology, can strongly affect the physical and optical properties of thermokarst lakes. The ecology of thaw-impacted lakes and streams is also likely to change; these systems have unique microbiological communities, and show differences in respiration, primary production, and food web structure that are largely driven by differences in sediment, dissolved organic matter, and nutrient delivery. The degree to which thaw enables the delivery of dissolved vs. particulate organic matter, coupled with the composition of that organic matter and the morphology and stratification characteristics of recipient systems will play an important role in determining the balance between the release of organic matter as greenhouse gases (CO2 and CH4), its burial in sediments, and its loss downstream. The magnitude of thaw impacts on northern aquatic ecosystems is increasing, as is the prevalence of thaw-impacted lakes and streams. There \u2026", "author" : [ { "dropping-particle" : "", "family" : "Vonk", "given" : "J E", "non-dropping-particle" : "", "parse-names" : false, "suffix" : "" }, { "dropping-particle" : "", "family" : "Tank", "given" : "S E", "non-dropping-particle" : "", "parse-names" : false, "suffix" : "" }, { "dropping-particle" : "", "family" : "Bowden", "given" : "W B", "non-dropping-particle" : "", "parse-names" : false, "suffix" : "" }, { "dropping-particle" : "", "family" : "Laurion", "given" : "I", "non-dropping-particle" : "", "parse-names" : false, "suffix" : "" }, { "dropping-particle" : "", "family" : "Vincent", "given" : "W F", "non-dropping-particle" : "", "parse-names" : false, "suffix" : "" }, { "dropping-particle" : "", "family" : "Alekseychik", "given" : "P", "non-dropping-particle" : "", "parse-names" : false, "suffix" : "" }, { "dropping-particle" : "", "family" : "Amyot", "given" : "M", "non-dropping-particle" : "", "parse-names" : false, "suffix" : "" }, { "dropping-particle" : "", "family" : "Billet", "given" : "M F", "non-dropping-particle" : "", "parse-names" : false, "suffix" : "" }, { "dropping-particle" : "", "family" : "Can\u00e1rio", "given" : "J", "non-dropping-particle" : "", "parse-names" : false, "suffix" : "" }, { "dropping-particle" : "", "family" : "Cory", "given" : "R M", "non-dropping-particle" : "", "parse-names" : false, "suffix" : "" }, { "dropping-particle" : "", "family" : "Deshpande", "given" : "B N", "non-dropping-particle" : "", "parse-names" : false, "suffix" : "" }, { "dropping-particle" : "", "family" : "Helbig", "given" : "M", "non-dropping-particle" : "", "parse-names" : false, "suffix" : "" }, { "dropping-particle" : "", "family" : "Jammet", "given" : "M", "non-dropping-particle" : "", "parse-names" : false, "suffix" : "" }, { "dropping-particle" : "", "family" : "Karlsson", "given" : "J", "non-dropping-particle" : "", "parse-names" : false, "suffix" : "" }, { "dropping-particle" : "", "family" : "Larouche", "given" : "J", "non-dropping-particle" : "", "parse-names" : false, "suffix" : "" }, { "dropping-particle" : "", "family" : "MacMillan", "given" : "G", "non-dropping-particle" : "", "parse-names" : false, "suffix" : "" }, { "dropping-particle" : "", "family" : "Rautio", "given" : "M", "non-dropping-particle" : "", "parse-names" : false, "suffix" : "" }, { "dropping-particle" : "", "family" : "Walter Anthony", "given" : "K M", "non-dropping-particle" : "", "parse-names" : false, "suffix" : "" }, { "dropping-particle" : "", "family" : "Wickland", "given" : "K P", "non-dropping-particle" : "", "parse-names" : false, "suffix" : "" } ], "container-title" : "Biogeosciences", "id" : "ITEM-1", "issue" : "23", "issued" : { "date-parts" : [ [ "2015", "12", "8" ] ] }, "page" : "7129-7167", "title" : "Reviews and syntheses: Effects of permafrost thaw on Arctic aquatic ecosystems", "translator" : [ { "dropping-particle" : "", "family" : "L4197", "given" : "", "non-dropping-particle" : "", "parse-names" : false, "suffix" : "" } ], "type" : "article-journal", "volume" : "12" }, "uris" : [ "http://www.mendeley.com/documents/?uuid=eadf47bc-8581-4133-917f-0d299260098e" ] }, { "id" : "ITEM-2", "itemData" : { "DOI" : "10.1073/pnas.1811797116", "ISSN" : "0027-8424", "abstract" : "High-latitude permafrost and peat deposits contain a large reservoir of dormant carbon that, upon warming, may partly degrade to CO2 and CH4 at site and may partly enter rivers. Given the scale and heterogeneity of the Siberian Arctic, continent-wide patterns of thaw and remobilization have been challenging to constrain. This study combines a decade-long observational record of 14C in organic carbon of four large Siberian rivers with an extensive 14C source fingerprint database into a statistical model to provide a quantitative partitioning of the fraction of fluvially mobilized organic carbon that specifically stems from permafrost and peat deposits, and separately for dissolved and particulate vectors, across the Siberian Arctic, revealing distinct spatial and seasonal system patterns in carbon remobilization.Climate warming is expected to mobilize northern permafrost and peat organic carbon (PP-C), yet magnitudes and system specifics of even current releases are poorly constrained. While part of the PP-C will degrade at point of thaw to CO2 and CH4 to directly amplify global warming, another part will enter the fluvial network, potentially providing a window to observe large-scale PP-C remobilization patterns. Here, we employ a decade-long, high-temporal resolution record of 14C in dissolved and particulate organic carbon (DOC and POC, respectively) to deconvolute PP-C release in the large drainage basins of rivers across Siberia: Ob, Yenisey, Lena, and Kolyma. The 14C-constrained estimate of export specifically from PP-C corresponds to only 17 {\\textpm} 8% of total fluvial organic carbon and serves as a benchmark for monitoring changes to fluvial PP-C remobilization in a warming Arctic. Whereas DOC was dominated by recent organic carbon and poorly traced PP-C (12 {\\textpm} 8%), POC carried a much stronger signature of PP-C (63 {\\textpm} 10%) and represents the best window to detect spatial and temporal dynamics of PP-C release. Distinct seasonal patterns suggest that while DOC primarily stems from gradual leaching of surface soils, POC reflects abrupt collapse of deeper deposits. Higher dissolved PP-C export by Ob and Yenisey aligns with discontinuous permafrost that facilitates leaching, whereas higher particulate PP-C export by Lena and Kolyma likely echoes the thermokarst-induced collapse of Pleistocene deposits. Quantitative 14C-based fingerprinting of fluvial organic carbon thus provides an opportunity to elucidate large-scale dynamics of PP-C \u2026", "author" : [ { "dropping-particle" : "", "family" : "Wild", "given" : "Birgit", "non-dropping-particle" : "", "parse-names" : false, "suffix" : "" }, { "dropping-particle" : "", "family" : "Andersson", "given" : "August", "non-dropping-particle" : "", "parse-names" : false, "suffix" : "" }, { "dropping-particle" : "", "family" : "Br\u00f6der", "given" : "Lisa", "non-dropping-particle" : "", "parse-names" : false, "suffix" : "" }, { "dropping-particle" : "", "family" : "Vonk", "given" : "Jorien", "non-dropping-particle" : "", "parse-names" : false, "suffix" : "" }, { "dropping-particle" : "", "family" : "Hugelius", "given" : "Gustaf", "non-dropping-particle" : "", "parse-names" : false, "suffix" : "" }, { "dropping-particle" : "", "family" : "McClelland", "given" : "James W", "non-dropping-particle" : "", "parse-names" : false, "suffix" : "" }, { "dropping-particle" : "", "family" : "Song", "given" : "Wenjun", "non-dropping-particle" : "", "parse-names" : false, "suffix" : "" }, { "dropping-particle" : "", "family" : "Raymond", "given" : "Peter A", "non-dropping-particle" : "", "parse-names" : false, "suffix" : "" }, { "dropping-particle" : "", "family" : "Gustafsson", "given" : "\u00d6rjan", "non-dropping-particle" : "", "parse-names" : false, "suffix" : "" } ], "container-title" : "Proceedings of the National Academy of Sciences", "id" : "ITEM-2", "issue" : "21", "issued" : { "date-parts" : [ [ "2019" ] ] }, "page" : "10280-10285", "publisher" : "National Academy of Sciences", "title" : "Rivers across the Siberian Arctic unearth the patterns of carbon release from thawing permafrost", "translator" : [ { "dropping-particle" : "", "family" : "L7072", "given" : "", "non-dropping-particle" : "", "parse-names" : false, "suffix" : "" } ], "type" : "article-journal", "volume" : "116" }, "uris" : [ "http://www.mendeley.com/documents/?uuid=b81c997b-3d1c-4c2c-9d24-3d5f8b00776f", "http://www.mendeley.com/documents/?uuid=12ffd17a-43d8-4270-aa9e-332c3db6f7be" ] } ], "mendeley" : { "formattedCitation" : "(Vonk et al., 2015; Wild et al., 2019)", "plainTextFormattedCitation" : "(Vonk et al., 2015; Wild et al., 2019)", "previouslyFormattedCitation" : "(Vonk et al., 2015; Wild et al., 2019)" }, "properties" : { "noteIndex" : 0 }, "schema" : "https://github.com/citation-style-language/schema/raw/master/csl-citation.json" }</w:instrText>
      </w:r>
      <w:r w:rsidRPr="001E7A27">
        <w:rPr>
          <w:lang w:val="en-GB"/>
        </w:rPr>
        <w:fldChar w:fldCharType="separate"/>
      </w:r>
      <w:r w:rsidR="00025FA2" w:rsidRPr="001E7A27">
        <w:rPr>
          <w:noProof/>
          <w:lang w:val="en-GB" w:eastAsia="en-US"/>
        </w:rPr>
        <w:t>(Vonk et al., 2015; Wild et al., 2019)</w:t>
      </w:r>
      <w:r w:rsidRPr="001E7A27">
        <w:rPr>
          <w:lang w:val="en-GB"/>
        </w:rPr>
        <w:fldChar w:fldCharType="end"/>
      </w:r>
      <w:r w:rsidRPr="001E7A27">
        <w:rPr>
          <w:lang w:val="en-GB" w:eastAsia="en-US"/>
        </w:rPr>
        <w:t xml:space="preserve">, and of </w:t>
      </w:r>
      <w:ins w:id="3823" w:author="Soapbox" w:date="2021-07-21T09:37:00Z">
        <w:r w:rsidR="00AC0B25" w:rsidRPr="001E7A27">
          <w:rPr>
            <w:lang w:val="en-GB" w:eastAsia="en-US"/>
          </w:rPr>
          <w:t>methane (</w:t>
        </w:r>
      </w:ins>
      <w:r w:rsidRPr="001E7A27">
        <w:rPr>
          <w:lang w:val="en-GB" w:eastAsia="en-US"/>
        </w:rPr>
        <w:t>CH</w:t>
      </w:r>
      <w:r w:rsidRPr="001E7A27">
        <w:rPr>
          <w:vertAlign w:val="subscript"/>
          <w:lang w:val="en-GB" w:eastAsia="en-US"/>
        </w:rPr>
        <w:t>4</w:t>
      </w:r>
      <w:ins w:id="3824" w:author="Soapbox" w:date="2021-07-21T09:37:00Z">
        <w:r w:rsidR="00AC0B25" w:rsidRPr="00407107">
          <w:rPr>
            <w:lang w:val="en-GB" w:eastAsia="en-US"/>
            <w:rPrChange w:id="3825" w:author="Tom Maycock" w:date="2021-09-09T14:33:00Z">
              <w:rPr>
                <w:vertAlign w:val="subscript"/>
                <w:lang w:val="en-GB" w:eastAsia="en-US"/>
              </w:rPr>
            </w:rPrChange>
          </w:rPr>
          <w:t>)</w:t>
        </w:r>
      </w:ins>
      <w:r w:rsidRPr="001E7A27">
        <w:rPr>
          <w:lang w:val="en-GB" w:eastAsia="en-US"/>
        </w:rPr>
        <w:t xml:space="preserve"> produced in thawing lakes </w:t>
      </w:r>
      <w:r w:rsidRPr="001E7A27">
        <w:rPr>
          <w:lang w:val="en-GB"/>
        </w:rPr>
        <w:fldChar w:fldCharType="begin" w:fldLock="1"/>
      </w:r>
      <w:r w:rsidR="001B061E" w:rsidRPr="001E7A27">
        <w:rPr>
          <w:lang w:val="en-GB" w:eastAsia="en-US"/>
        </w:rPr>
        <w:instrText>ADDIN CSL_CITATION { "citationItems" : [ { "id" : "ITEM-1", "itemData" : { "DOI" : "10.1038/ngeo2795", "ISSN" : "1752-0894", "abstract" : "Permafrost thaw exposes previously frozen soil organic matter to microbial decomposition. This process generates methane and carbon dioxide, and thereby fuels a positive feedback process that leads to further warming and thaw1. Despite widespread permafrost degradation during the past \u223c40 years2,3,4, the degree to which permafrost thaw may be contributing to a feedback between warming and thaw in recent decades is not well understood. Radiocarbon evidence of modern emissions of ancient permafrost carbon is also sparse5. Here we combine radiocarbon dating of lake bubble trace-gas methane (113 measurements) and soil organic carbon (289 measurements) for lakes in Alaska, Canada, Sweden and Siberia with numerical modelling of thaw and remote sensing of thermokarst shore expansion. Methane emissions from thermokarst areas of lakes that have expanded over the past 60 years were directly proportional to the mass of soil carbon inputs to the lakes from the erosion of thawing permafrost. Radiocarbon dating indicates that methane age from lakes is nearly identical to the age of permafrost soil carbon thawing around them. Based on this evidence of landscape-scale permafrost carbon feedback, we estimate that 0.2 to 2.5 Pg permafrost carbon was released as methane and carbon dioxide in thermokarst expansion zones of pan-Arctic lakes during the past 60 years.", "author" : [ { "dropping-particle" : "", "family" : "Walter Anthony", "given" : "Katey M", "non-dropping-particle" : "", "parse-names" : false, "suffix" : "" }, { "dropping-particle" : "", "family" : "Daanen", "given" : "Ronald", "non-dropping-particle" : "", "parse-names" : false, "suffix" : "" }, { "dropping-particle" : "", "family" : "Anthony", "given" : "Peter", "non-dropping-particle" : "", "parse-names" : false, "suffix" : "" }, { "dropping-particle" : "", "family" : "Schneider von Deimling", "given" : "Thomas", "non-dropping-particle" : "", "parse-names" : false, "suffix" : "" }, { "dropping-particle" : "", "family" : "Ping", "given" : "Chien-Lu", "non-dropping-particle" : "", "parse-names" : false, "suffix" : "" }, { "dropping-particle" : "", "family" : "Chanton", "given" : "Jeffrey P", "non-dropping-particle" : "", "parse-names" : false, "suffix" : "" }, { "dropping-particle" : "", "family" : "Grosse", "given" : "Guido", "non-dropping-particle" : "", "parse-names" : false, "suffix" : "" } ], "container-title" : "Nature Geoscience", "id" : "ITEM-1", "issue" : "9", "issued" : { "date-parts" : [ [ "2016", "9", "22" ] ] }, "page" : "679-682", "publisher" : "Nature Publishing Group", "title" : "Methane emissions proportional to permafrost carbon thawed in Arctic lakes since the 1950s", "translator" : [ { "dropping-particle" : "", "family" : "L4192", "given" : "", "non-dropping-particle" : "", "parse-names" : false, "suffix" : "" } ], "type" : "article-journal", "volume" : "9" }, "uris" : [ "http://www.mendeley.com/documents/?uuid=75d100e4-f887-4600-b1fd-ef0a783204e2" ] } ], "mendeley" : { "formattedCitation" : "(Walter Anthony et al., 2016)", "plainTextFormattedCitation" : "(Walter Anthony et al., 2016)", "previouslyFormattedCitation" : "(Walter Anthony et al., 2016)" }, "properties" : { "noteIndex" : 0 }, "schema" : "https://github.com/citation-style-language/schema/raw/master/csl-citation.json" }</w:instrText>
      </w:r>
      <w:r w:rsidRPr="001E7A27">
        <w:rPr>
          <w:lang w:val="en-GB"/>
        </w:rPr>
        <w:fldChar w:fldCharType="separate"/>
      </w:r>
      <w:r w:rsidR="00025FA2" w:rsidRPr="001E7A27">
        <w:rPr>
          <w:noProof/>
          <w:lang w:val="en-GB" w:eastAsia="en-US"/>
        </w:rPr>
        <w:t>(Walter Anthony et al., 2016)</w:t>
      </w:r>
      <w:r w:rsidRPr="001E7A27">
        <w:rPr>
          <w:lang w:val="en-GB"/>
        </w:rPr>
        <w:fldChar w:fldCharType="end"/>
      </w:r>
      <w:r w:rsidRPr="001E7A27">
        <w:rPr>
          <w:lang w:val="en-GB" w:eastAsia="en-US"/>
        </w:rPr>
        <w:t>.</w:t>
      </w:r>
    </w:p>
    <w:p w14:paraId="73020AF0" w14:textId="77777777" w:rsidR="00DF7C1E" w:rsidRPr="001E7A27" w:rsidRDefault="00DF7C1E" w:rsidP="005C7F25">
      <w:pPr>
        <w:pStyle w:val="AR6BodyText"/>
        <w:shd w:val="clear" w:color="auto" w:fill="DEEAF6" w:themeFill="accent1" w:themeFillTint="33"/>
        <w:rPr>
          <w:lang w:val="en-GB" w:eastAsia="en-US"/>
        </w:rPr>
      </w:pPr>
    </w:p>
    <w:p w14:paraId="1C894ECE" w14:textId="279DC926" w:rsidR="00E4133F" w:rsidRPr="001E7A27" w:rsidRDefault="00E4133F" w:rsidP="005C7F25">
      <w:pPr>
        <w:pStyle w:val="AR6BodyText"/>
        <w:shd w:val="clear" w:color="auto" w:fill="DEEAF6" w:themeFill="accent1" w:themeFillTint="33"/>
        <w:rPr>
          <w:lang w:val="en-GB" w:eastAsia="en-US"/>
        </w:rPr>
      </w:pPr>
      <w:r w:rsidRPr="001E7A27">
        <w:rPr>
          <w:lang w:val="en-GB" w:eastAsia="en-US"/>
        </w:rPr>
        <w:t>Despite accumulating evidence of increased carbon losses, it is difficult to scale up site- and ecosystem-level measurements to assess the net carbon balance over the entire permafrost region, due to the high spatial heterogeneity, the strong seasonal cycles</w:t>
      </w:r>
      <w:ins w:id="3826" w:author="Soapbox" w:date="2021-07-21T09:28:00Z">
        <w:r w:rsidR="00E15963" w:rsidRPr="001E7A27">
          <w:rPr>
            <w:lang w:val="en-GB" w:eastAsia="en-US"/>
          </w:rPr>
          <w:t>,</w:t>
        </w:r>
      </w:ins>
      <w:r w:rsidRPr="001E7A27">
        <w:rPr>
          <w:lang w:val="en-GB" w:eastAsia="en-US"/>
        </w:rPr>
        <w:t xml:space="preserve"> and the difficulty in monitoring these regions consistently across the year. </w:t>
      </w:r>
      <w:ins w:id="3827" w:author="Soapbox" w:date="2021-07-21T09:28:00Z">
        <w:r w:rsidR="00E15963" w:rsidRPr="001E7A27">
          <w:rPr>
            <w:lang w:val="en-GB" w:eastAsia="en-US"/>
          </w:rPr>
          <w:t xml:space="preserve">The </w:t>
        </w:r>
      </w:ins>
      <w:ins w:id="3828" w:author="Soapbox" w:date="2021-07-21T09:29:00Z">
        <w:r w:rsidR="00E15963" w:rsidRPr="001E7A27">
          <w:rPr>
            <w:lang w:val="en-GB" w:eastAsia="en-US"/>
          </w:rPr>
          <w:t>Special Report on Ocean and the Cryosphere</w:t>
        </w:r>
      </w:ins>
      <w:ins w:id="3829" w:author="Ian Blenkinsop" w:date="2021-07-28T14:19:00Z">
        <w:r w:rsidR="00E51762" w:rsidRPr="001E7A27">
          <w:rPr>
            <w:lang w:val="en-GB" w:eastAsia="en-US"/>
          </w:rPr>
          <w:t xml:space="preserve"> in a Changing Climte</w:t>
        </w:r>
      </w:ins>
      <w:ins w:id="3830" w:author="Soapbox" w:date="2021-07-21T09:29:00Z">
        <w:r w:rsidR="00E15963" w:rsidRPr="001E7A27">
          <w:rPr>
            <w:lang w:val="en-GB" w:eastAsia="en-US"/>
          </w:rPr>
          <w:t xml:space="preserve"> (</w:t>
        </w:r>
      </w:ins>
      <w:r w:rsidRPr="001E7A27">
        <w:rPr>
          <w:lang w:val="en-GB" w:eastAsia="en-US"/>
        </w:rPr>
        <w:t>SROCC</w:t>
      </w:r>
      <w:ins w:id="3831" w:author="Soapbox" w:date="2021-07-21T09:29:00Z">
        <w:r w:rsidR="00E15963" w:rsidRPr="001E7A27">
          <w:rPr>
            <w:lang w:val="en-GB" w:eastAsia="en-US"/>
          </w:rPr>
          <w:t>)</w:t>
        </w:r>
      </w:ins>
      <w:r w:rsidRPr="001E7A27">
        <w:rPr>
          <w:lang w:val="en-GB" w:eastAsia="en-US"/>
        </w:rPr>
        <w:t xml:space="preserve"> assessed with </w:t>
      </w:r>
      <w:r w:rsidRPr="001E7A27">
        <w:rPr>
          <w:i/>
          <w:iCs/>
          <w:lang w:val="en-GB" w:eastAsia="en-US"/>
        </w:rPr>
        <w:t>high confidence</w:t>
      </w:r>
      <w:r w:rsidRPr="001E7A27">
        <w:rPr>
          <w:lang w:val="en-GB" w:eastAsia="en-US"/>
        </w:rPr>
        <w:t xml:space="preserve"> </w:t>
      </w:r>
      <w:del w:id="3832" w:author="Soapbox" w:date="2021-07-21T09:29:00Z">
        <w:r w:rsidRPr="001E7A27" w:rsidDel="00E15963">
          <w:rPr>
            <w:lang w:val="en-GB" w:eastAsia="en-US"/>
          </w:rPr>
          <w:delText xml:space="preserve">both </w:delText>
        </w:r>
      </w:del>
      <w:r w:rsidRPr="001E7A27">
        <w:rPr>
          <w:lang w:val="en-GB" w:eastAsia="en-US"/>
        </w:rPr>
        <w:t>that ecosystems in the permafrost region act as carbon sinks during the summer growing season, and that wintertime carbon losses are significant, consistent with a multi-decadal small increase in</w:t>
      </w:r>
      <w:ins w:id="3833" w:author="Soapbox" w:date="2021-07-21T09:38:00Z">
        <w:r w:rsidR="00AC0B25" w:rsidRPr="001E7A27">
          <w:rPr>
            <w:lang w:val="en-GB" w:eastAsia="en-US"/>
          </w:rPr>
          <w:t xml:space="preserve"> </w:t>
        </w:r>
      </w:ins>
      <w:r w:rsidRPr="001E7A27">
        <w:rPr>
          <w:lang w:val="en-GB" w:eastAsia="en-US"/>
        </w:rPr>
        <w:t>CO</w:t>
      </w:r>
      <w:r w:rsidRPr="001E7A27">
        <w:rPr>
          <w:vertAlign w:val="subscript"/>
          <w:lang w:val="en-GB" w:eastAsia="en-US"/>
        </w:rPr>
        <w:t>2</w:t>
      </w:r>
      <w:r w:rsidRPr="001E7A27">
        <w:rPr>
          <w:lang w:val="en-GB" w:eastAsia="en-US"/>
        </w:rPr>
        <w:t xml:space="preserve"> emissions during early winter at Barrow, Alaska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"Meredith", "given" : "Michael", "non-dropping-particle" : "", "parse-names" : false, "suffix" : "" }, { "dropping-particle" : "", "family" : "Sommerkorn", "given" : "Martin", "non-dropping-particle" : "", "parse-names" : false, "suffix" : "" }, { "dropping-particle" : "", "family" : "Cassotta", "given" : "Sandra", "non-dropping-particle" : "", "parse-names" : false, "suffix" : "" }, { "dropping-particle" : "", "family" : "Derksen", "given" : "Chris", "non-dropping-particle" : "", "parse-names" : false, "suffix" : "" }, { "dropping-particle" : "", "family" : "Ekaykin", "given" : "Alexey", "non-dropping-particle" : "", "parse-names" : false, "suffix" : "" }, { "dropping-particle" : "", "family" : "Hollowed", "given" : "Anne", "non-dropping-particle" : "", "parse-names" : false, "suffix" : "" }, { "dropping-particle" : "", "family" : "Kofinas", "given" : "Gary", "non-dropping-particle" : "", "parse-names" : false, "suffix" : "" }, { "dropping-particle" : "", "family" : "Mackintosh", "given" : "Andrew", "non-dropping-particle" : "", "parse-names" : false, "suffix" : "" }, { "dropping-particle" : "", "family" : "Melbourne-Thomas", "given" : "Jess", "non-dropping-particle" : "", "parse-names" : false, "suffix" : "" }, { "dropping-particle" : "", "family" : "Muelbert", "given" : "Mo\u0302nica M.C.", "non-dropping-particle" : "", "parse-names" : false, "suffix" : "" }, { "dropping-particle" : "", "family" : "Ottersen", "given" : "Geir", "non-dropping-particle" : "", "parse-names" : false, "suffix" : "" }, { "dropping-particle" : "", "family" : "Pritchard", "given" : "Hamish", "non-dropping-particle" : "", "parse-names" : false, "suffix" : "" }, { "dropping-particle" : "", "family" : "Schuur", "given" : "Edward 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"L6801", "given" : "Rt13", "non-dropping-particle" : "", "parse-names" : false, "suffix" : "" } ], "type" : "chapter" }, "uris" : [ "http://www.mendeley.com/documents/?uuid=13a3443b-091c-4e63-9cab-5f68621a9b9f" ] }, { "id" : "ITEM-2", "itemData" : { "DOI" : "10.1002/2016GL069292", "ISSN" : "00948276", "abstract" : "Continuous measurements of atmospheric methane (CH4) mole fractions measured by NOAA's Global Greenhouse Gas Reference Network in Barrow, AK (BRW), show strong enhancements above background values when winds come from the land sector from July to December from 1986 to 2015, indicating that emissions from arctic tundra continue through autumn and into early winter. Twenty-nine years of measurements show little change in seasonal mean land sector CH4 enhancements, despite an increase in annual mean temperatures of 1.2 \u00b1 0.8\u00b0C/decade (2\u03c3). The record does reveal small increases in CH4 enhancements in November and December after 2010 due to increased late-season emissions. The lack of significant long-term trends suggests that more complex biogeochemical processes are counteracting the observed short-term (monthly) temperature sensitivity of 5.0 \u00b1 3.6 ppb CH4/\u00b0C. Our results suggest that even the observed short-term temperature sensitivity from the Arctic will have little impact on the global atmospheric CH4 budget in the long term if future trajectories evolve with the same temperature sensitivity.", "author" : [ { "dropping-particle" : "", "family" : "Sweeney", "given" : "Colm", "non-dropping-particle" : "", "parse-names" : false, "suffix" : "" }, { "dropping-particle" : "", "family" : "Dlugokencky", "given" : "Edward", "non-dropping-particle" : "", "parse-names" : false, "suffix" : "" }, { "dropping-particle" : "", "family" : "Miller", "given" : "Charles E.", "non-dropping-particle" : "", "parse-names" : false, "suffix" : "" }, { "dropping-particle" : "", "family" : "Wofsy", "given" : "Steven", "non-dropping-particle" : "", "parse-names" : false, "suffix" : "" }, { "dropping-particle" : "", "family" : "Karion", "given" : "Anna", "non-dropping-particle" : "", "parse-names" : false, "suffix" : "" }, { "dropping-particle" : "", "family" : "Dinardo", "given" : "Steve", "non-dropping-particle" : "", "parse-names" : false, "suffix" : "" }, { "dropping-particle" : "", "family" : "Chang", "given" : "Rachel Y.W.", "non-dropping-particle" : "", "parse-names" : false, "suffix" : "" }, { "dropping-particle" : "", "family" : "Miller", "given" : "John B.", "non-dropping-particle" : "", "parse-names" : false, "suffix" : "" }, { "dropping-particle" : "", "family" : "Bruhwiler", "given" : "Lori", "non-dropping-particle" : "", "parse-names" : false, "suffix" : "" }, { "dropping-particle" : "", "family" : "Crotwell", "given" : "Andrew M.", "non-dropping-particle" : "", "parse-names" : false, "suffix" : "" }, { "dropping-particle" : "", "family" : "Newberger", "given" : "Tim", "non-dropping-particle" : "", "parse-names" : false, "suffix" : "" }, { "dropping-particle" : "", "family" : "McKain", "given" : "Kathryn", "non-dropping-particle" : "", "parse-names" : false, "suffix" : "" }, { "dropping-particle" : "", "family" : "Stone", "given" : "Robert S.", "non-dropping-particle" : "", "parse-names" : false, "suffix" : "" }, { "dropping-particle" : "", "family" : "Wolter", "given" : "Sonja E.", "non-dropping-particle" : "", "parse-names" : false, "suffix" : "" }, { "dropping-particle" : "", "family" : "Lang", "given" : "Patricia E.", "non-dropping-particle" : "", "parse-names" : false, "suffix" : "" }, { "dropping-particle" : "", "family" : "Tans", "given" : "Pieter", "non-dropping-particle" : "", "parse-names" : false, "suffix" : "" } ], "container-title" : "Geophysical Research Letters", "id" : "ITEM-2", "issue" : "12", "issued" : { "date-parts" : [ [ "2016", "6", "28" ] ] }, "page" : "6604-6611", "title" : "No significant increase in long-term CH 4 emissions on North Slope of Alaska despite significant increase in air temperature", "translator" : [ { "dropping-particle" : "", "family" : "L7491", "given" : "", "non-dropping-particle" : "", "parse-names" : false, "suffix" : "" } ], "type" : "article-journal", "volume" : "43" }, "uris" : [ "http://www.mendeley.com/documents/?uuid=b2445ae6-3872-44f2-b9cc-3a67fd496406" ] }, { "id" : "ITEM-3", "itemData" : { "DOI" : "10.1002/2014JG002795.Received", "author" : [ { "dropping-particle" : "", "family" : "Webb", "given" : "Elizabeth E", "non-dropping-particle" : "", "parse-names" : false, "suffix" : "" }, { "dropping-particle" : "", "family" : "Schuur", "given" : "Edward A G", "non-dropping-particle" : "", "parse-names" : false, "suffix" : "" }, { "dropping-particle" : "", "family" : "Natali", "given" : "Susan M", "non-dropping-particle" : "", "parse-names" : false, "suffix" : "" }, { "dropping-particle" : "", "family" : "Oken", "given" : "Kiva L", "non-dropping-particle" : "", "parse-names" : false, "suffix" : "" }, { "dropping-particle" : "", "family" : "Bracho", "given" : "Rosvel", "non-dropping-particle" : "", "parse-names" : false, "suffix" : "" }, { "dropping-particle" : "", "family" : "Krapek", "given" : "John P", "non-dropping-particle" : "", "parse-names" : false, "suffix" : "" }, { "dropping-particle" : "", "family" : "Risk", "given" : "David", "non-dropping-particle" : "", "parse-names" : false, "suffix" : "" }, { "dropping-particle" : "", "family" : "Nickerson", "given" : "Nick R", "non-dropping-particle" : "", "parse-names" : false, "suffix" : "" } ], "container-title" : "Journal of Geophysical Research: Biogeosciences", "id" : "ITEM-3", "issued" : { "date-parts" : [ [ "2016" ] ] }, "page" : "249-265", "title" : "of Sustained Tundra Warming", "translator" : [ { "dropping-particle" : "", "family" : "L7341", "given" : "", "non-dropping-particle" : "", "parse-names" : false, "suffix" : "" } ], "type" : "article-journal" }, "uris" : [ "http://www.mendeley.com/documents/?uuid=c2b85fde-b8b4-4d6f-876c-9185b4279e07", "http://www.mendeley.com/documents/?uuid=729f18f0-0e3d-47b9-996f-b3210fcd6c59" ] } ], "mendeley" : { "formattedCitation" : "(Sweeney et al., 2016; Webb et al., 2016; Meredith et al., 2019)", "plainTextFormattedCitation" : "(Sweeney et al., 2016; Webb et al., 2016; Meredith et al., 2019)", "previouslyFormattedCitation" : "(Sweeney et al., 2016; Webb et al., 2016; Meredith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(Sweeney et al., 2016; Webb et al., 2016; Meredith et al., 2019)</w:t>
      </w:r>
      <w:r w:rsidRPr="001E7A27">
        <w:rPr>
          <w:lang w:val="en-GB" w:eastAsia="en-US"/>
        </w:rPr>
        <w:fldChar w:fldCharType="end"/>
      </w:r>
      <w:r w:rsidRPr="001E7A27">
        <w:rPr>
          <w:lang w:val="en-GB" w:eastAsia="en-US"/>
        </w:rPr>
        <w:t xml:space="preserve">. These findings have been further strengthened by recent comprehensive synthesis of in-situ wintertime flux observations that show large carbon losses during the non-growing season </w:t>
      </w:r>
      <w:r w:rsidRPr="001E7A27">
        <w:rPr>
          <w:lang w:val="en-GB" w:eastAsia="en-US"/>
        </w:rPr>
        <w:fldChar w:fldCharType="begin" w:fldLock="1"/>
      </w:r>
      <w:r w:rsidR="00747167" w:rsidRPr="001E7A27">
        <w:rPr>
          <w:lang w:val="en-GB" w:eastAsia="en-US"/>
        </w:rPr>
        <w:instrText>ADDIN CSL_CITATION { "citationItems" : [ { "id" : "ITEM-1", "itemData" : { "DOI" : "10.1038/s41558-019-0592-8", "ISSN" : "1758-6798", "abstract" : "Recent warming in the Arctic, which has been amplified during the winter1\u20133, greatly enhances microbial decomposition of soil organic matter and subsequent release of carbon dioxide (CO2)4. However, the amount of CO2 released in winter is not known and has not been well represented by ecosystem models or empirically based estimates5,6. Here we synthesize regional in situ observations of CO2 flux from Arctic and boreal soils to assess current and future winter carbon losses from the northern permafrost domain. We estimate a contemporary loss of 1,662\u2009TgC per year from the permafrost region during the winter season (October\u2013April). This loss is greater than the average growing season carbon uptake for this region estimated from process models (\u22121,032\u2009TgC per year). Extending model predictions to warmer conditions up to 2100 indicates that winter CO2 emissions will increase 17% under a moderate mitigation scenario\u2014Representative Concentration Pathway 4.5\u2014and 41% under business-as-usual emissions scenario\u2014Representative Concentration Pathway 8.5. Our results provide a baseline for winter CO2 emissions from northern terrestrial regions and indicate that enhanced soil CO2 loss due to winter warming may offset growing season carbon uptake under future climatic conditions.", "author" : [ { "dropping-particle" : "", "family" : "Natali", "given" : "Susan M", "non-dropping-particle" : "", "parse-names" : false, "suffix" : "" }, { "dropping-particle" : "", "family" : "Watts", "given" : "Jennifer D", "non-dropping-particle" : "", "parse-names" : false, "suffix" : "" }, { "dropping-particle" : "", "family" : "Rogers", "given" : "Brendan M", "non-dropping-particle" : "", "parse-names" : false, "suffix" : "" }, { "dropping-particle" : "", "family" : "Potter", "given" : "Stefano", "non-dropping-particle" : "", "parse-names" : false, "suffix" : "" }, { "dropping-particle" : "", "family" : "Ludwig", "given" : "Sarah M", "non-dropping-particle" : "", "parse-names" : false, "suffix" : "" }, { "dropping-particle" : "", "family" : "Selbmann", "given" : "Anne-Katrin", "non-dropping-particle" : "", "parse-names" : false, "suffix" : "" }, { "dropping-particle" : "", "family" : "Sullivan", "given" : "Patrick F", "non-dropping-particle" : "", "parse-names" : false, "suffix" : "" }, { "dropping-particle" : "", "family" : "Abbott", "given" : "Benjamin W", "non-dropping-particle" : "", "parse-names" : false, "suffix" : "" }, { "dropping-particle" : "", "family" : "Arndt", "given" : "Kyle A", "non-dropping-particle" : "", "parse-names" : false, "suffix" : "" }, { "dropping-particle" : "", "family" : "Birch", "given" : "Leah", "non-dropping-particle" : "", "parse-names" : false, "suffix" : "" }, { "dropping-particle" : "", "family" : "Bj\u00f6rkman", "given" : "Mats P", "non-dropping-particle" : "", "parse-names" : false, "suffix" : "" }, { "dropping-particle" : "", "family" : "Bloom", "given" : "A Anthony", "non-dropping-particle" : "", "parse-names" : false, "suffix" : "" }, { "dropping-particle" : "", "family" : "Celis", "given" : "Gerardo", "non-dropping-particle" : "", "parse-names" : false, "suffix" : "" }, { "dropping-particle" : "", "family" : "Christensen", "given" : "Torben R", "non-dropping-particle" : "", "parse-names" : false, "suffix" : "" }, { "dropping-particle" : "", "family" : "Christiansen", "given" : "Casper T", "non-dropping-particle" : "", "parse-names" : false, "suffix" : "" }, { "dropping-particle" : "", "family" : "Commane", "given" : "Roisin", "non-dropping-particle" : "", "parse-names" : false, "suffix" : "" }, { "dropping-particle" : "", "family" : "Cooper", "given" : "Elisabeth J", "non-dropping-particle" : "", "parse-names" : false, "suffix" : "" }, { "dropping-particle" : "", "family" : "Crill", "given" : "Patrick", "non-dropping-particle" : "", "parse-names" : false, "suffix" : "" }, { "dropping-particle" : "", "family" : "Czimczik", "given" : "Claudia", "non-dropping-particle" : "", "parse-names" : false, "suffix" : "" }, { "dropping-particle" : "", "family" : "Davydov", "given" : "Sergey", "non-dropping-particle" : "", "parse-names" : false, "suffix" : "" }, { "dropping-particle" : "", "family" : "Du", "given" : "Jinyang", "non-dropping-particle" : "", "parse-names" : false, "suffix" : "" }, { "dropping-particle" : "", "family" : "Egan", "given" : "Jocelyn E", "non-dropping-particle" : "", "parse-names" : false, "suffix" : "" }, { "dropping-particle" : "", "family" : "Elberling", "given" : "Bo", "non-dropping-particle" : "", "parse-names" : false, "suffix" : "" }, { "dropping-particle" : "", "family" : "Euskirchen", "given" : "Eugenie S", "non-dropping-particle" : "", "parse-names" : false, "suffix" : "" }, { "dropping-particle" : "", "family" : "Friborg", "given" : "Thomas", "non-dropping-particle" : "", "parse-names" : false, "suffix" : "" }, { "dropping-particle" : "", "family" : "Genet", "given" : "H\u00e9l\u00e8ne", "non-dropping-particle" : "", "parse-names" : false, "suffix" : "" }, { "dropping-particle" : "", "family" : "G\u00f6ckede", "given" : "Mathias", "non-dropping-particle" : "", "parse-names" : false, "suffix" : "" }, { "dropping-particle" : "", "family" : "Goodrich", "given" : "Jordan P", "non-dropping-particle" : "", "parse-names" : false, "suffix" : "" }, { "dropping-particle" : "", "family" : "Grogan", "given" : "Paul", "non-dropping-particle" : "", "parse-names" : false, "suffix" : "" }, { "dropping-particle" : "", "family" : "Helbig", "given" : "Manuel", "non-dropping-particle" : "", "parse-names" : false, "suffix" : "" }, { "dropping-particle" : "", "family" : "Jafarov", "given" : "Elchin E", "non-dropping-particle" : "", "parse-names" : false, "suffix" : "" }, { "dropping-particle" : "", "family" : "Jastrow", "given" : "Julie D", "non-dropping-particle" : "", "parse-names" : false, "suffix" : "" }, { "dropping-particle" : "", "family" : "Kalhori", "given" : "Aram A M", "non-dropping-particle" : "", "parse-names" : false, "suffix" : "" }, { "dropping-particle" : "", "family" : "Kim", "given" : "Yongwon", "non-dropping-particle" : "", "parse-names" : false, "suffix" : "" }, { "dropping-particle" : "", "family" : "Kimball", "given" : "John S", "non-dropping-particle" : "", "parse-names" : false, "suffix" : "" }, { "dropping-particle" : "", "family" : "Kutzbach", "given" : "Lars", "non-dropping-particle" : "", "parse-names" : false, "suffix" : "" }, { "dropping-particle" : "", "family" : "Lara", "given" : "Mark J", "non-dropping-particle" : "", "parse-names" : false, "suffix" : "" }, { "dropping-particle" : "", "family" : "Larsen", "given" : "Klaus S", "non-dropping-particle" : "", "parse-names" : false, "suffix" : "" }, { "dropping-particle" : "", "family" : "Lee", "given" : "Bang-Yong", "non-dropping-particle" : "", "parse-names" : false, "suffix" : "" }, { "dropping-particle" : "", "family" : "Liu", "given" : "Zhihua", "non-dropping-particle" : "", "parse-names" : false, "suffix" : "" }, { "dropping-particle" : "", "family" : "Loranty", "given" : "Michael M", "non-dropping-particle" : "", "parse-names" : false, "suffix" : "" }, { "dropping-particle" : "", "family" : "Lund", "given" : "Magnus", "non-dropping-particle" : "", "parse-names" : false, "suffix" : "" }, { "dropping-particle" : "", "family" : "Lupascu", "given" : "Massimo", "non-dropping-particle" : "", "parse-names" : false, "suffix" : "" }, { "dropping-particle" : "", "family" : "Madani", "given" : "Nima", "non-dropping-particle" : "", "parse-names" : false, "suffix" : "" }, { "dropping-particle" : "", "family" : "Malhotra", "given" : "Avni", "non-dropping-particle" : "", "parse-names" : false, "suffix" : "" }, { "dropping-particle" : "", "family" : "Matamala", "given" : "Roser", "non-dropping-particle" : "", "parse-names" : false, "suffix" : "" }, { "dropping-particle" : "", "family" : "McFarland", "given" : "Jack", "non-dropping-particle" : "", "parse-names" : false, "suffix" : "" }, { "dropping-particle" : "", "family" : "McGuire", "given" : "A David", "non-dropping-particle" : "", "parse-names" : false, "suffix" : "" }, { "dropping-particle" : "", "family" : "Michelsen", "given" : "Anders", "non-dropping-particle" : "", "parse-names" : false, "suffix" : "" }, { "dropping-particle" : "", "family" : "Minions", "given" : "Christina", "non-dropping-particle" : "", "parse-names" : false, "suffix" : "" }, { "dropping-particle" : "", "family" : "Oechel", "given" : "Walter C", "non-dropping-particle" : "", "parse-names" : false, "suffix" : "" }, { "dropping-particle" : "", "family" : "Olefeldt", "given" : "David", "non-dropping-particle" : "", "parse-names" : false, "suffix" : "" }, { "dropping-particle" : "", "family" : "Parmentier", "given" : "Frans-Jan W", "non-dropping-particle" : "", "parse-names" : false, "suffix" : "" }, { "dropping-particle" : "", "family" : "Pirk", "given" : "Norbert", "non-dropping-particle" : "", "parse-names" : false, "suffix" : "" }, { "dropping-particle" : "", "family" : "Poulter", "given" : "Ben", "non-dropping-particle" : "", "parse-names" : false, "suffix" : "" }, { "dropping-particle" : "", "family" : "Quinton", "given" : "William", "non-dropping-particle" : "", "parse-names" : false, "suffix" : "" }, { "dropping-particle" : "", "family" : "Rezanezhad", "given" : "Fereidoun", "non-dropping-particle" : "", "parse-names" : false, "suffix" : "" }, { "dropping-particle" : "", "family" : "Risk", "given" : "David", "non-dropping-particle" : "", "parse-names" : false, "suffix" : "" }, { "dropping-particle" : "", "family" : "Sachs", "given" : "Torsten", "non-dropping-particle" : "", "parse-names" : false, "suffix" : "" }, { "dropping-particle" : "", "family" : "Schaefer", "given" : "Kevin", "non-dropping-particle" : "", "parse-names" : false, "suffix" : "" }, { "dropping-particle" : "", "family" : "Schmidt", "given" : "Niels M", "non-dropping-particle" : "", "parse-names" : false, "suffix" : "" }, { "dropping-particle" : "", "family" : "Schuur", "given" : "Edward A G", "non-dropping-particle" : "", "parse-names" : false, "suffix" : "" }, { "dropping-particle" : "", "family" : "Semenchuk", "given" : "Philipp R", "non-dropping-particle" : "", "parse-names" : false, "suffix" : "" }, { "dropping-particle" : "", "family" : "Shaver", "given" : "Gaius", "non-dropping-particle" : "", "parse-names" : false, "suffix" : "" }, { "dropping-particle" : "", "family" : "Sonnentag", "given" : "Oliver", "non-dropping-particle" : "", "parse-names" : false, "suffix" : "" }, { "dropping-particle" : "", "family" : "Starr", "given" : "Gregory", "non-dropping-particle" : "", "parse-names" : false, "suffix" : "" }, { "dropping-particle" : "", "family" : "Treat", "given" : "Claire C", "non-dropping-particle" : "", "parse-names" : false, "suffix" : "" }, { "dropping-particle" : "", "family" : "Waldrop", "given" : "Mark P", "non-dropping-particle" : "", "parse-names" : false, "suffix" : "" }, { "dropping-particle" : "", "family" : "Wang", "given" : "Yihui", "non-dropping-particle" : "", "parse-names" : false, "suffix" : "" }, { "dropping-particle" : "", "family" : "Welker", "given" : "Jeffrey", "non-dropping-particle" : "", "parse-names" : false, "suffix" : "" }, { "dropping-particle" : "", "family" : "Wille", "given" : "Christian", "non-dropping-particle" : "", "parse-names" : false, "suffix" : "" }, { "dropping-particle" : "", "family" : "Xu", "given" : "Xiaofeng", "non-dropping-particle" : "", "parse-names" : false, "suffix" : "" }, { "dropping-particle" : "", "family" : "Zhang", "given" : "Zhen", "non-dropping-particle" : "", "parse-names" : false, "suffix" : "" }, { "dropping-particle" : "", "family" : "Zhuang", "given" : "Qianlai", "non-dropping-particle" : "", "parse-names" : false, "suffix" : "" }, { "dropping-particle" : "", "family" : "Zona", "given" : "Donatella", "non-dropping-particle" : "", "parse-names" : false, "suffix" : "" } ], "container-title" : "Nature Climate Change", "id" : "ITEM-1", "issue" : "11", "issued" : { "date-parts" : [ [ "2019" ] ] }, "page" : "852-857", "title" : "Large loss of CO2 in winter observed across the northern permafrost region", "translator" : [ { "dropping-particle" : "", "family" : "L6698", "given" : "", "non-dropping-particle" : "", "parse-names" : false, "suffix" : "" } ], "type" : "article-journal", "volume" : "9" }, "uris" : [ "http://www.mendeley.com/documents/?uuid=771d1ce2-7f59-4463-a32a-2a42561b2f2a" ] } ], "mendeley" : { "formattedCitation" : "(Natali et al., 2019)", "plainTextFormattedCitation" : "(Natali et al., 2019)", "previouslyFormattedCitation" : "(Natali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(Natali et al., 2019)</w:t>
      </w:r>
      <w:r w:rsidRPr="001E7A27">
        <w:rPr>
          <w:lang w:val="en-GB" w:eastAsia="en-US"/>
        </w:rPr>
        <w:fldChar w:fldCharType="end"/>
      </w:r>
      <w:r w:rsidRPr="001E7A27">
        <w:rPr>
          <w:lang w:val="en-GB" w:eastAsia="en-US"/>
        </w:rPr>
        <w:t xml:space="preserve">. Increased autumn and winter respiration are a key large-scale fingerprint of top-down permafrost thaw predicted by ecosystem models </w:t>
      </w:r>
      <w:r w:rsidRPr="001E7A27">
        <w:rPr>
          <w:lang w:val="en-GB" w:eastAsia="en-US"/>
        </w:rPr>
        <w:fldChar w:fldCharType="begin" w:fldLock="1"/>
      </w:r>
      <w:r w:rsidR="00747167" w:rsidRPr="001E7A27">
        <w:rPr>
          <w:lang w:val="en-GB" w:eastAsia="en-US"/>
        </w:rPr>
        <w:instrText>ADDIN CSL_CITATION { "citationItems" : [ { "id" : "ITEM-1", "itemData" : { "DOI" : "10.5194/tc-12-123-2018", "ISSN" : "1994-0424", "abstract" : "55\u2218 N) from 2000 to 2300. Widespread talik at depth is projected across most of the NHL permafrost region (14 million km2) by 2300, 6.2 million km2 of which is projected to become a long-term C source, emitting 10 Pg C by 2100, 50 Pg C by 2200, and 120 Pg C by 2300, with few signs of slowing. Roughly half of the projected C source region is in predominantly warm sub-Arctic permafrost following talik onset. This region emits only 20 Pg C by 2300, but the CLM4.5 estimate may be biased low by not accounting for deep C in yedoma. Accelerated decomposition of deep soil C following talik onset shifts the ecosystem C balance away from surface dominant processes (photosynthesis and litter respiration), but sink-to-source transition dates are delayed by 20\u2013200 years by high ecosystem productivity, such that talik peaks early (\u223c 2050s, although borehole data suggest sooner) and C source transition peaks late (\u223c 2150\u20132200). The remaining C source region in cold northern Arctic permafrost, which shifts to a net source early (late 21st century), emits 5 times more C (95 Pg C) by 2300, and prior to talik formation due to the high decomposition rates of shallow, young C in organic-rich soils coupled with low productivity. Our results provide important clues signaling imminent talik onset and C source transition, including (1) late cold-season (January\u2013February) soil warming at depth (\u223c 2 m), (2) increasing cold-season emissions (November\u2013April), and (3) enhanced respiration of deep, old C in warm permafrost and young, shallow C in organic-rich cold permafrost soils. Our results suggest a mosaic of processes that govern carbon source-to-sink transitions at high latitudes and emphasize the urgency of monitoring soil thermal profiles, organic C age and content, cold-season CO2 emissions, and atmospheric 14CO2 as key indicators of the permafrost C feedback.]]&gt;", "author" : [ { "dropping-particle" : "", "family" : "Parazoo", "given" : "Nicholas C", "non-dropping-particle" : "", "parse-names" : false, "suffix" : "" }, { "dropping-particle" : "", "family" : "Koven", "given" : "Charles D", "non-dropping-particle" : "", "parse-names" : false, "suffix" : "" }, { "dropping-particle" : "", "family" : "Lawrence", "given" : "David M", "non-dropping-particle" : "", "parse-names" : false, "suffix" : "" }, { "dropping-particle" : "", "family" : "Romanovsky", "given" : "Vladimir", "non-dropping-particle" : "", "parse-names" : false, "suffix" : "" }, { "dropping-particle" : "", "family" : "Miller", "given" : "Charles E", "non-dropping-particle" : "", "parse-names" : false, "suffix" : "" } ], "container-title" : "The Cryosphere", "id" : "ITEM-1", "issue" : "1", "issued" : { "date-parts" : [ [ "2018", "1", "12" ] ] }, "page" : "123-144", "title" : "Detecting the permafrost carbon feedback: talik formation and increased cold-season respiration as precursors to sink-to-source transitions", "translator" : [ { "dropping-particle" : "", "family" : "L2982", "given" : "", "non-dropping-particle" : "", "parse-names" : false, "suffix" : "" } ], "type" : "article-journal", "volume" : "12" }, "uris" : [ "http://www.mendeley.com/documents/?uuid=6824bf75-e3f3-42a0-b223-4350cc51f8ef" ] } ], "mendeley" : { "formattedCitation" : "(Parazoo et al., 2018)", "plainTextFormattedCitation" : "(Parazoo et al., 2018)", "previouslyFormattedCitation" : "(Parazoo et al., 2018)"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(Parazoo et al., 2018)</w:t>
      </w:r>
      <w:r w:rsidRPr="001E7A27">
        <w:rPr>
          <w:lang w:val="en-GB" w:eastAsia="en-US"/>
        </w:rPr>
        <w:fldChar w:fldCharType="end"/>
      </w:r>
      <w:r w:rsidRPr="001E7A27">
        <w:rPr>
          <w:lang w:val="en-GB" w:eastAsia="en-US"/>
        </w:rPr>
        <w:t>. However, the length of these wintertime observational records is too short to unequivocally determine whether winter carbon losses are higher now than they used to be. One study inferred a multi-year net CO</w:t>
      </w:r>
      <w:r w:rsidRPr="001E7A27">
        <w:rPr>
          <w:vertAlign w:val="subscript"/>
          <w:lang w:val="en-GB" w:eastAsia="en-US"/>
        </w:rPr>
        <w:t>2</w:t>
      </w:r>
      <w:r w:rsidRPr="001E7A27">
        <w:rPr>
          <w:lang w:val="en-GB" w:eastAsia="en-US"/>
        </w:rPr>
        <w:t xml:space="preserve"> source for the tundra in Alaska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"Commane", "given" : "R\u00f3is\\'\\in", "non-dropping-particle" : "", "parse-names" : false, "suffix" : "" }, { "dropping-particle" : "", "family" : "Lindaas", "given" : "Jakob", "non-dropping-particle" : "", "parse-names" : false, "suffix" : "" }, { "dropping-particle" : "", "family" : "Benmergui", "given" : "Joshua", "non-dropping-particle" : "", "parse-names" : false, "suffix" : "" }, { "dropping-particle" : "", "family" : "Luus", "given" : "Kristina A", "non-dropping-particle" : "", "parse-names" : false, "suffix" : "" }, { "dropping-particle" : "", "family" : "Chang", "given" : "Rachel Y-W", "non-dropping-particle" : "", "parse-names" : false, "suffix" : "" }, { "dropping-particle" : "", "family" : "Daube", "given" : "Bruce C", "non-dropping-particle" : "", "parse-names" : false, "suffix" : "" }, { "dropping-particle" : "", "family" : "Euskirchen", "given" : "Eug\u00e9nie S", "non-dropping-particle" : "", "parse-names" : false, "suffix" : "" }, { "dropping-particle" : "", "family" : "Henderson", "given" : "John M", "non-dropping-particle" : "", "parse-names" : false, "suffix" : "" }, { "dropping-particle" : "", "family" : "Karion", "given" : "Anna", "non-dropping-particle" : "", "parse-names" : false, "suffix" : "" }, { "dropping-particle" : "", "family" : "Miller", "given" : "John B", "non-dropping-particle" : "", "parse-names" : false, "suffix" : "" }, { "dropping-particle" : "", "family" : "others", "given" : "", "non-dropping-particle" : "", "parse-names" : false, "suffix" : "" } ], "container-title" : "Proceedings of the National Academy of Sciences", "id" : "ITEM-1", "issue" : "21", "issued" : { "date-parts" : [ [ "2017" ] ] }, "page" : "5361-5366", "publisher" : "National Acad Sciences", "title" : "Carbon dioxide sources from Alaska driven by increasing early winter respiration from Arctic tundra", "translator" : [ { "dropping-particle" : "", "family" : "L6792", "given" : "", "non-dropping-particle" : "", "parse-names" : false, "suffix" : "" } ], "type" : "article-journal", "volume" : "114" }, "uris" : [ "http://www.mendeley.com/documents/?uuid=0e771eda-f408-46e9-aeba-738c3389cdf7" ] } ], "mendeley" : { "formattedCitation" : "(Commane et al., 2017)", "plainTextFormattedCitation" : "(Commane et al., 2017)", "previouslyFormattedCitation" : "(Commane et al., 2017)"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(Commane et al., 2017)</w:t>
      </w:r>
      <w:r w:rsidRPr="001E7A27">
        <w:rPr>
          <w:lang w:val="en-GB" w:eastAsia="en-US"/>
        </w:rPr>
        <w:fldChar w:fldCharType="end"/>
      </w:r>
      <w:r w:rsidRPr="001E7A27">
        <w:rPr>
          <w:lang w:val="en-GB" w:eastAsia="en-US"/>
        </w:rPr>
        <w:t>, which is equivalent to 0.3 PgC yr</w:t>
      </w:r>
      <w:del w:id="3834" w:author="Ian Blenkinsop" w:date="2021-07-28T14:19:00Z">
        <w:r w:rsidRPr="001E7A27" w:rsidDel="00E51762">
          <w:rPr>
            <w:vertAlign w:val="superscript"/>
            <w:lang w:val="en-GB" w:eastAsia="en-US"/>
          </w:rPr>
          <w:delText>-</w:delText>
        </w:r>
      </w:del>
      <w:ins w:id="3835" w:author="Ian Blenkinsop" w:date="2021-07-28T14:19:00Z">
        <w:r w:rsidR="00E51762" w:rsidRPr="001E7A27">
          <w:rPr>
            <w:vertAlign w:val="superscript"/>
            <w:lang w:val="en-GB" w:eastAsia="en-US"/>
          </w:rPr>
          <w:t>–</w:t>
        </w:r>
      </w:ins>
      <w:r w:rsidRPr="001E7A27">
        <w:rPr>
          <w:vertAlign w:val="superscript"/>
          <w:lang w:val="en-GB" w:eastAsia="en-US"/>
        </w:rPr>
        <w:t>1</w:t>
      </w:r>
      <w:r w:rsidRPr="001E7A27">
        <w:rPr>
          <w:lang w:val="en-GB" w:eastAsia="en-US"/>
        </w:rPr>
        <w:t xml:space="preserve"> when scaled up to the northern permafrost region (</w:t>
      </w:r>
      <w:r w:rsidRPr="001E7A27">
        <w:rPr>
          <w:i/>
          <w:iCs/>
          <w:lang w:val="en-GB" w:eastAsia="en-US"/>
        </w:rPr>
        <w:t>low confidence</w:t>
      </w:r>
      <w:r w:rsidRPr="001E7A27">
        <w:rPr>
          <w:iCs/>
          <w:lang w:val="en-GB" w:eastAsia="en-US"/>
        </w:rPr>
        <w:t>)</w:t>
      </w:r>
      <w:r w:rsidRPr="001E7A27">
        <w:rPr>
          <w:lang w:val="en-GB" w:eastAsia="en-US"/>
        </w:rPr>
        <w:t xml:space="preserve">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"Meredith", "given" : "Michael", "non-dropping-particle" : "", "parse-names" : false, "suffix" : "" }, { "dropping-particle" : "", "family" : "Sommerkorn", "given" : "Martin", "non-dropping-particle" : "", "parse-names" : false, "suffix" : "" }, { "dropping-particle" : "", "family" : "Cassotta", "given" : "Sandra", "non-dropping-particle" : "", "parse-names" : false, "suffix" : "" }, { "dropping-particle" : "", "family" : "Derksen", "given" : "Chris", "non-dropping-particle" : "", "parse-names" : false, "suffix" : "" }, { "dropping-particle" : "", "family" : "Ekaykin", "given" : "Alexey", "non-dropping-particle" : "", "parse-names" : false, "suffix" : "" }, { "dropping-particle" : "", "family" : "Hollowed", "given" : "Anne", "non-dropping-particle" : "", "parse-names" : false, "suffix" : "" }, { "dropping-particle" : "", "family" : "Kofinas", "given" : "Gary", "non-dropping-particle" : "", "parse-names" : false, "suffix" : "" }, { "dropping-particle" : "", "family" : "Mackintosh", "given" : "Andrew", "non-dropping-particle" : "", "parse-names" : false, "suffix" : "" }, { "dropping-particle" : "", "family" : "Melbourne-Thomas", "given" : "Jess", "non-dropping-particle" : "", "parse-names" : false, "suffix" : "" }, { "dropping-particle" : "", "family" : "Muelbert", "given" : "Mo\u0302nica M.C.", "non-dropping-particle" : "", "parse-names" : false, "suffix" : "" }, { "dropping-particle" : "", "family" : "Ottersen", "given" : "Geir", "non-dropping-particle" : "", "parse-names" : false, "suffix" : "" }, { "dropping-particle" : "", "family" : "Pritchard", "given" : "Hamish", "non-dropping-particle" : "", "parse-names" : false, "suffix" : "" }, { "dropping-particle" : "", "family" : "Schuur", "given" : "Edward 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"L6801", "given" : "Rt13", "non-dropping-particle" : "", "parse-names" : false, "suffix" : "" } ], "type" : "chapter" }, "uris" : [ "http://www.mendeley.com/documents/?uuid=13a3443b-091c-4e63-9cab-5f68621a9b9f" ] } ], "mendeley" : { "formattedCitation" : "(Meredith et al., 2019)", "plainTextFormattedCitation" : "(Meredith et al., 2019)", "previouslyFormattedCitation" : "(Meredith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(Meredith et al., 2019)</w:t>
      </w:r>
      <w:r w:rsidRPr="001E7A27">
        <w:rPr>
          <w:lang w:val="en-GB" w:eastAsia="en-US"/>
        </w:rPr>
        <w:fldChar w:fldCharType="end"/>
      </w:r>
      <w:r w:rsidRPr="001E7A27">
        <w:rPr>
          <w:lang w:val="en-GB" w:eastAsia="en-US"/>
        </w:rPr>
        <w:t>.</w:t>
      </w:r>
    </w:p>
    <w:p w14:paraId="5AA0E337" w14:textId="77777777" w:rsidR="00E4133F" w:rsidRPr="001E7A27" w:rsidRDefault="00E4133F" w:rsidP="005C7F25">
      <w:pPr>
        <w:pStyle w:val="AR6BodyText"/>
        <w:shd w:val="clear" w:color="auto" w:fill="DEEAF6" w:themeFill="accent1" w:themeFillTint="33"/>
        <w:rPr>
          <w:lang w:val="en-GB" w:eastAsia="en-US"/>
        </w:rPr>
      </w:pPr>
    </w:p>
    <w:p w14:paraId="69399F87" w14:textId="7487A3CB" w:rsidR="00E4133F" w:rsidRPr="001E7A27" w:rsidRDefault="00E4133F" w:rsidP="005C7F25">
      <w:pPr>
        <w:pStyle w:val="AR6BodyText"/>
        <w:shd w:val="clear" w:color="auto" w:fill="DEEAF6" w:themeFill="accent1" w:themeFillTint="33"/>
        <w:rPr>
          <w:lang w:val="en-GB"/>
        </w:rPr>
      </w:pPr>
      <w:r w:rsidRPr="001E7A27">
        <w:rPr>
          <w:lang w:val="en-GB"/>
        </w:rPr>
        <w:t xml:space="preserve">Since </w:t>
      </w:r>
      <w:del w:id="3836" w:author="Soapbox" w:date="2021-07-21T09:30:00Z">
        <w:r w:rsidRPr="001E7A27" w:rsidDel="00E15963">
          <w:rPr>
            <w:lang w:val="en-GB"/>
          </w:rPr>
          <w:delText xml:space="preserve">the </w:delText>
        </w:r>
      </w:del>
      <w:r w:rsidRPr="001E7A27">
        <w:rPr>
          <w:lang w:val="en-GB"/>
        </w:rPr>
        <w:t xml:space="preserve">AR5, evidence of a more active carbon cycle </w:t>
      </w:r>
      <w:r w:rsidR="00BD0704" w:rsidRPr="001E7A27">
        <w:rPr>
          <w:lang w:val="en-GB"/>
        </w:rPr>
        <w:t>in</w:t>
      </w:r>
      <w:r w:rsidRPr="001E7A27">
        <w:rPr>
          <w:lang w:val="en-GB"/>
        </w:rPr>
        <w:t xml:space="preserve"> the northern high</w:t>
      </w:r>
      <w:ins w:id="3837" w:author="Soapbox" w:date="2021-07-21T09:30:00Z">
        <w:r w:rsidR="00E15963" w:rsidRPr="001E7A27">
          <w:rPr>
            <w:lang w:val="en-GB"/>
          </w:rPr>
          <w:t>-</w:t>
        </w:r>
      </w:ins>
      <w:del w:id="3838" w:author="Soapbox" w:date="2021-07-21T09:30:00Z">
        <w:r w:rsidRPr="001E7A27" w:rsidDel="00E15963">
          <w:rPr>
            <w:lang w:val="en-GB"/>
          </w:rPr>
          <w:delText xml:space="preserve"> </w:delText>
        </w:r>
      </w:del>
      <w:r w:rsidRPr="001E7A27">
        <w:rPr>
          <w:lang w:val="en-GB"/>
        </w:rPr>
        <w:t xml:space="preserve">latitude regions </w:t>
      </w:r>
      <w:r w:rsidR="00BD0704" w:rsidRPr="001E7A27">
        <w:rPr>
          <w:lang w:val="en-GB"/>
        </w:rPr>
        <w:t xml:space="preserve">has also been observed </w:t>
      </w:r>
      <w:r w:rsidRPr="001E7A27">
        <w:rPr>
          <w:lang w:val="en-GB"/>
        </w:rPr>
        <w:t>through the increased amplitude of CO</w:t>
      </w:r>
      <w:r w:rsidRPr="001E7A27">
        <w:rPr>
          <w:vertAlign w:val="subscript"/>
          <w:lang w:val="en-GB"/>
        </w:rPr>
        <w:t>2</w:t>
      </w:r>
      <w:r w:rsidRPr="001E7A27">
        <w:rPr>
          <w:lang w:val="en-GB"/>
        </w:rPr>
        <w:t xml:space="preserve"> seasonal cycles. However, the relative roles of local sources versus influence from mid-latitudes makes it difficult to infer changes to Arctic ecosystems from these observations </w:t>
      </w:r>
      <w:r w:rsidRPr="001E7A27">
        <w:rPr>
          <w:lang w:val="en-GB"/>
        </w:rPr>
        <w:fldChar w:fldCharType="begin" w:fldLock="1"/>
      </w:r>
      <w:r w:rsidR="00747167" w:rsidRPr="001E7A27">
        <w:rPr>
          <w:lang w:val="en-GB"/>
        </w:rPr>
        <w:instrText>ADDIN CSL_CITATION { "citationItems" : [ { "id" : "ITEM-1", "itemData" : { "DOI" : "10.1088/1748-9326/aa926d", "ISSN" : "17489326", "abstract" : "\u00a9 2017 The Author(s). Published by IOP Publishing Ltd. Carbon dioxide (CO2) fluxes by different methods vary largely at global, regional and local scales. The net CO2fluxes by three bottom-up methods (tower observation (TWR), biogeochemical models (GTM), and a data-driven model (SVR)), and an ensemble of atmospheric inversions (top-down method, INV) are compared in Yakutsk, Siberia for 2004-2013. The region is characterized by highly homogeneous larch forest on a flat terrain. The ecosystem around Yakutsk shows a net sink of CO2by all the methods (means during 2004-2007 were 10.9 g C m-2month-1by TWR, 4.28 g C m-2month-1by GTM, 5.62 g C m-2month-1and 0.863 g C m-2month-1by SVR at two different scales, and 4.89 g C m-2month-1by INV). Absorption in summer (June-August) was smaller by three bottom-up methods (ranged from 88.1 to 191.8 g C m-2month-1) than the top-down method (223.6 g C m-2month-1). Thus the peak-to-trough amplitude of the seasonal cycle is greater for the inverse models than bottom-up methods. The monthly-mean seasonal cycles agree among the four methods within the range of inter-model variations. The interannual variability estimated by an ensemble of inverse models and a site-scale data-driven model (the max-min range was 35.8 g C m-2month-1and 34.2 g C m-2month-1) is more similar to that of the tower observation (42.4 g C m-2month-1) than those by the biogeochemical models and the large-scale data-driven model (9.5 g C m-2month-1and 1.45 g C m-2month-1). The inverse models and tower observations captured a reduction in CO2uptake after 2008 due to unusual waterlogging.", "author" : [ { "dropping-particle" : "", "family" : "Takata", "given" : "K.", "non-dropping-particle" : "", "parse-names" : false, "suffix" : "" }, { "dropping-particle" : "", "family" : "Patra", "given" : "P.K.", "non-dropping-particle" : "", "parse-names" : false, "suffix" : "" }, { "dropping-particle" : "", "family" : "Kotani", "given" : "A.", "non-dropping-particle" : "", "parse-names" : false, "suffix" : "" }, { "dropping-particle" : "", "family" : "Mori", "given" : "J.", "non-dropping-particle" : "", "parse-names" : false, "suffix" : "" }, { "dropping-particle" : "", "family" : "Belikov", "given" : "D.", "non-dropping-particle" : "", "parse-names" : false, "suffix" : "" }, { "dropping-particle" : "", "family" : "Ichii", "given" : "K.", "non-dropping-particle" : "", "parse-names" : false, "suffix" : "" }, { "dropping-particle" : "", "family" : "Saeki", "given" : "T.", "non-dropping-particle" : "", "parse-names" : false, "suffix" : "" }, { "dropping-particle" : "", "family" : "Ohta", "given" : "T.", "non-dropping-particle" : "", "parse-names" : false, "suffix" : "" }, { "dropping-particle" : "", "family" : "Saito", "given" : "K.", "non-dropping-particle" : "", "parse-names" : false, "suffix" : "" }, { "dropping-particle" : "", "family" : "Ueyama", "given" : "M.", "non-dropping-particle" : "", "parse-names" : false, "suffix" : "" }, { "dropping-particle" : "", "family" : "Ito", "given" : "A.", "non-dropping-particle" : "", "parse-names" : false, "suffix" : "" }, { "dropping-particle" : "", "family" : "Maksyutov", "given" : "S.", "non-dropping-particle" : "", "parse-names" : false, "suffix" : "" }, { "dropping-particle" : "", "family" : "Miyazaki", "given" : "S.", "non-dropping-particle" : "", "parse-names" : false, "suffix" : "" }, { "dropping-particle" : "", "family" : "Burke", "given" : "E.J.", "non-dropping-particle" : "", "parse-names" : false, "suffix" : "" }, { "dropping-particle" : "", "family" : "Ganshin", "given" : "A.", "non-dropping-particle" : "", "parse-names" : false, "suffix" : "" }, { "dropping-particle" : "", "family" : "Iijima", "given" : "Y.", "non-dropping-particle" : "", "parse-names" : false, "suffix" : "" }, { "dropping-particle" : "", "family" : "Ise", "given" : "T.", "non-dropping-particle" : "", "parse-names" : false, "suffix" : "" }, { "dropping-particle" : "", "family" : "Machiya", "given" : "H.", "non-dropping-particle" : "", "parse-names" : false, "suffix" : "" }, { "dropping-particle" : "", "family" : "Maximov", "given" : "T.C.", "non-dropping-particle" : "", "parse-names" : false, "suffix" : "" }, { "dropping-particle" : "", "family" : "Niwa", "given" : "Y.", "non-dropping-particle" : "", "parse-names" : false, "suffix" : "" }, { "dropping-particle" : "", "family" : "O'Ishi", "given" : "R.", "non-dropping-particle" : "", "parse-names" : false, "suffix" : "" }, { "dropping-particle" : "", "family" : "Park", "given" : "H.", "non-dropping-particle" : "", "parse-names" : false, "suffix" : "" }, { "dropping-particle" : "", "family" : "Sasai", "given" : "T.", "non-dropping-particle" : "", "parse-names" : false, "suffix" : "" }, { "dropping-particle" : "", "family" : "Sato", "given" : "H.", "non-dropping-particle" : "", "parse-names" : false, "suffix" : "" }, { "dropping-particle" : "", "family" : "Tei", "given" : "S.", "non-dropping-particle" : "", "parse-names" : false, "suffix" : "" }, { "dropping-particle" : "", "family" : "Zhuravlev", "given" : "R.", "non-dropping-particle" : "", "parse-names" : false, "suffix" : "" }, { "dropping-particle" : "", "family" : "Machida", "given" : "T.", "non-dropping-particle" : "", "parse-names" : false, "suffix" : "" }, { "dropping-particle" : "", "family" : "Sugimoto", "given" : "A.", "non-dropping-particle" : "", "parse-names" : false, "suffix" : "" }, { "dropping-particle" : "", "family" : "Aoki", "given" : "S.", "non-dropping-particle" : "", "parse-names" : false, "suffix" : "" } ], "container-title" : "Environmental Research Letters", "id" : "ITEM-1", "issue" : "12", "issued" : { "date-parts" : [ [ "2017" ] ] }, "title" : "Reconciliation of top-down and bottom-up CO2 fluxes in Siberian larch forest", "translator" : [ { "dropping-particle" : "", "family" : "L5340", "given" : "", "non-dropping-particle" : "", "parse-names" : false, "suffix" : "" } ], "type" : "article-journal", "volume" : "12" }, "uris" : [ "http://www.mendeley.com/documents/?uuid=2f9ac170-7540-48e2-aebb-7d19860afbaa" ] }, { "id" : "ITEM-2", "itemData" : { "DOI" : "10.1126/science.aac4971", "ISBN" : "1095-9203 (Electronic) 0036-8075 (Linking)", "ISSN" : "0036-8075", "PMID" : "26797146", "author" : [ { "dropping-particle" : "", "family" : "Forkel", "given" : "Matthias", "non-dropping-particle" : "", "parse-names" : false, "suffix" : "" }, { "dropping-particle" : "", "family" : "Carvalhais", "given" : "Nuno", "non-dropping-particle" : "", "parse-names" : false, "suffix" : "" }, { "dropping-particle" : "", "family" : "Rodenbeck", "given" : "C.",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"ITEM-2", "issue" : "6274", "issued" : { "date-parts" : [ [ "2016", "2", "12" ] ] }, "page" : "696-699", "publisher" : "American Association for the Advancement of Science", "title" : "Enhanced seasonal CO2 exchange caused by amplified plant productivity in northern ecosystems", "translator" : [ { "dropping-particle" : "", "family" : "L7256", "given" : "", "non-dropping-particle" : "", "parse-names" : false, "suffix" : "" } ], "type" : "article-journal", "volume" : "351" }, "uris" : [ "http://www.mendeley.com/documents/?uuid=9caa62ed-2827-4675-8aa9-54a12a67c782" ] }, { "id" : "ITEM-3", "itemData" : { "DOI" : "10.1126/science.1239207", "ISBN" : "1095-9203 (Electronic)\\r0036-8075 (Linking)", "ISSN" : "0036-8075", "PMID" : "23929948",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"ITEM-3", "issue" : "6150", "issued" : { "date-parts" : [ [ "2013", "9", "6" ] ] }, "page" : "1085-1089", "publisher" : "American Association for the Advancement of Science", "title" : "Enhanced Seasonal Exchange of CO2 by Northern Ecosystems Since 1960", "translator" : [ { "dropping-particle" : "", "family" : "L7244", "given" : "", "non-dropping-particle" : "", "parse-names" : false, "suffix" : "" } ], "type" : "article-journal", "volume" : "341" }, "uris" : [ "http://www.mendeley.com/documents/?uuid=dd32dd8f-b57c-4330-b9f9-3b29c133f87a" ] }, { "id" : "ITEM-4", "itemData" : { "DOI" : "10.1007/s40641-020-00169-5", "ISSN" : "21986061", "abstract" : "Purpose of Review: The Arctic has experienced the most rapid change in climate of anywhere on Earth, and these changes are certain to drive changes in the carbon budget of the Arctic as vegetation changes, soils warm, fires become more frequent, and wetlands evolve as permafrost thaws. In this study, we review the extensive evidence for Arctic climate change and effects on the carbon cycle. In addition, we re-evaluate some of the observational evidence for changing Arctic carbon budgets. Recent Findings: Observations suggest a more active CO2 cycle in high northern latitude ecosystems. Evidence points to increased uptake by boreal forests and Arctic ecosystems, as well as increasing respiration, especially in autumn. However, there is currently no strong evidence of increased CH4 emissions. Summary: Long-term observations using both bottom-up (e.g., flux) and top-down (atmospheric abundance) approaches are essential for understanding changing carbon cycle budgets. Consideration of atmospheric transport is critical for interpretation of top-down observations of atmospheric carbon.", "author" : [ { "dropping-particle" : "", "family" : "Bruhwiler", "given" : "Lori", "non-dropping-particle" : "", "parse-names" : false, "suffix" : "" }, { "dropping-particle" : "", "family" : "Parmentier", "given" : "Frans Jan W.", "non-dropping-particle" : "", "parse-names" : false, "suffix" : "" }, { "dropping-particle" : "", "family" : "Crill", "given" : "Patrick", "non-dropping-particle" : "", "parse-names" : false, "suffix" : "" }, { "dropping-particle" : "", "family" : "Leonard", "given" : "Mark", "non-dropping-particle" : "", "parse-names" : false, "suffix" : "" }, { "dropping-particle" : "", "family" : "Palmer", "given" : "Paul I.", "non-dropping-particle" : "", "parse-names" : false, "suffix" : "" } ], "container-title" : "Current Climate Change Reports", "id" : "ITEM-4", "issued" : { "date-parts" : [ [ "2021" ] ] }, "page" : "14-34", "publisher" : "Current Climate Change Reports", "title" : "The Arctic Carbon Cycle and Its Response to Changing Climate", "translator" : [ { "dropping-particle" : "", "family" : "L7468", "given" : "", "non-dropping-particle" : "", "parse-names" : false, "suffix" : "" } ], "type" : "article-journal" }, "uris" : [ "http://www.mendeley.com/documents/?uuid=8edfe114-467c-4f0b-b438-c61cbea4d110" ] } ], "mendeley" : { "formattedCitation" : "(Graven et al., 2013; Forkel et al., 2016; Takata et al., 2017; Bruhwiler et al., 2021)", "plainTextFormattedCitation" : "(Graven et al., 2013; Forkel et al., 2016; Takata et al., 2017; Bruhwiler et al., 2021)", "previouslyFormattedCitation" : "(Graven et al., 2013; Forkel et al., 2016; Takata et al., 2017; Bruhwiler et al., 2021)" }, "properties" : { "noteIndex" : 0 }, "schema" : "https://github.com/citation-style-language/schema/raw/master/csl-citation.json" }</w:instrText>
      </w:r>
      <w:r w:rsidRPr="001E7A27">
        <w:rPr>
          <w:lang w:val="en-GB"/>
        </w:rPr>
        <w:fldChar w:fldCharType="separate"/>
      </w:r>
      <w:r w:rsidR="00025FA2" w:rsidRPr="001E7A27">
        <w:rPr>
          <w:noProof/>
          <w:lang w:val="en-GB"/>
        </w:rPr>
        <w:t>(Graven et al., 2013; Forkel et al., 2016; Takata et al., 2017; Bruhwiler et al., 2021)</w:t>
      </w:r>
      <w:r w:rsidRPr="001E7A27">
        <w:rPr>
          <w:lang w:val="en-GB"/>
        </w:rPr>
        <w:fldChar w:fldCharType="end"/>
      </w:r>
      <w:r w:rsidRPr="001E7A27">
        <w:rPr>
          <w:lang w:val="en-GB"/>
        </w:rPr>
        <w:t>. Estimates of CO</w:t>
      </w:r>
      <w:r w:rsidRPr="001E7A27">
        <w:rPr>
          <w:vertAlign w:val="subscript"/>
          <w:lang w:val="en-GB"/>
        </w:rPr>
        <w:t>2</w:t>
      </w:r>
      <w:r w:rsidRPr="001E7A27">
        <w:rPr>
          <w:lang w:val="en-GB"/>
        </w:rPr>
        <w:t xml:space="preserve"> fluxes with atmospheric inversion models showed an enhanced seasonal cycle amplitude but no significant trends in annual total fluxes, in agreement with flux tower measurements over one decade (2004–2013) </w:t>
      </w:r>
      <w:r w:rsidRPr="001E7A27">
        <w:rPr>
          <w:lang w:val="en-GB"/>
        </w:rPr>
        <w:fldChar w:fldCharType="begin" w:fldLock="1"/>
      </w:r>
      <w:r w:rsidR="00BC2C5E" w:rsidRPr="001E7A27">
        <w:rPr>
          <w:lang w:val="en-GB"/>
        </w:rPr>
        <w:instrText>ADDIN CSL_CITATION { "citationItems" : [ { "id" : "ITEM-1", "itemData" : { "DOI" : "10.1088/1748-9326/aa926d", "ISSN" : "17489326", "abstract" : "\u00a9 2017 The Author(s). Published by IOP Publishing Ltd. Carbon dioxide (CO2) fluxes by different methods vary largely at global, regional and local scales. The net CO2fluxes by three bottom-up methods (tower observation (TWR), biogeochemical models (GTM), and a data-driven model (SVR)), and an ensemble of atmospheric inversions (top-down method, INV) are compared in Yakutsk, Siberia for 2004-2013. The region is characterized by highly homogeneous larch forest on a flat terrain. The ecosystem around Yakutsk shows a net sink of CO2by all the methods (means during 2004-2007 were 10.9 g C m-2month-1by TWR, 4.28 g C m-2month-1by GTM, 5.62 g C m-2month-1and 0.863 g C m-2month-1by SVR at two different scales, and 4.89 g C m-2month-1by INV). Absorption in summer (June-August) was smaller by three bottom-up methods (ranged from 88.1 to 191.8 g C m-2month-1) than the top-down method (223.6 g C m-2month-1). Thus the peak-to-trough amplitude of the seasonal cycle is greater for the inverse models than bottom-up methods. The monthly-mean seasonal cycles agree among the four methods within the range of inter-model variations. The interannual variability estimated by an ensemble of inverse models and a site-scale data-driven model (the max-min range was 35.8 g C m-2month-1and 34.2 g C m-2month-1) is more similar to that of the tower observation (42.4 g C m-2month-1) than those by the biogeochemical models and the large-scale data-driven model (9.5 g C m-2month-1and 1.45 g C m-2month-1). The inverse models and tower observations captured a reduction in CO2uptake after 2008 due to unusual waterlogging.", "author" : [ { "dropping-particle" : "", "family" : "Takata", "given" : "K.", "non-dropping-particle" : "", "parse-names" : false, "suffix" : "" }, { "dropping-particle" : "", "family" : "Patra", "given" : "P.K.", "non-dropping-particle" : "", "parse-names" : false, "suffix" : "" }, { "dropping-particle" : "", "family" : "Kotani", "given" : "A.", "non-dropping-particle" : "", "parse-names" : false, "suffix" : "" }, { "dropping-particle" : "", "family" : "Mori", "given" : "J.", "non-dropping-particle" : "", "parse-names" : false, "suffix" : "" }, { "dropping-particle" : "", "family" : "Belikov", "given" : "D.", "non-dropping-particle" : "", "parse-names" : false, "suffix" : "" }, { "dropping-particle" : "", "family" : "Ichii", "given" : "K.", "non-dropping-particle" : "", "parse-names" : false, "suffix" : "" }, { "dropping-particle" : "", "family" : "Saeki", "given" : "T.", "non-dropping-particle" : "", "parse-names" : false, "suffix" : "" }, { "dropping-particle" : "", "family" : "Ohta", "given" : "T.", "non-dropping-particle" : "", "parse-names" : false, "suffix" : "" }, { "dropping-particle" : "", "family" : "Saito", "given" : "K.", "non-dropping-particle" : "", "parse-names" : false, "suffix" : "" }, { "dropping-particle" : "", "family" : "Ueyama", "given" : "M.", "non-dropping-particle" : "", "parse-names" : false, "suffix" : "" }, { "dropping-particle" : "", "family" : "Ito", "given" : "A.", "non-dropping-particle" : "", "parse-names" : false, "suffix" : "" }, { "dropping-particle" : "", "family" : "Maksyutov", "given" : "S.", "non-dropping-particle" : "", "parse-names" : false, "suffix" : "" }, { "dropping-particle" : "", "family" : "Miyazaki", "given" : "S.", "non-dropping-particle" : "", "parse-names" : false, "suffix" : "" }, { "dropping-particle" : "", "family" : "Burke", "given" : "E.J.", "non-dropping-particle" : "", "parse-names" : false, "suffix" : "" }, { "dropping-particle" : "", "family" : "Ganshin", "given" : "A.", "non-dropping-particle" : "", "parse-names" : false, "suffix" : "" }, { "dropping-particle" : "", "family" : "Iijima", "given" : "Y.", "non-dropping-particle" : "", "parse-names" : false, "suffix" : "" }, { "dropping-particle" : "", "family" : "Ise", "given" : "T.", "non-dropping-particle" : "", "parse-names" : false, "suffix" : "" }, { "dropping-particle" : "", "family" : "Machiya", "given" : "H.", "non-dropping-particle" : "", "parse-names" : false, "suffix" : "" }, { "dropping-particle" : "", "family" : "Maximov", "given" : "T.C.", "non-dropping-particle" : "", "parse-names" : false, "suffix" : "" }, { "dropping-particle" : "", "family" : "Niwa", "given" : "Y.", "non-dropping-particle" : "", "parse-names" : false, "suffix" : "" }, { "dropping-particle" : "", "family" : "O'Ishi", "given" : "R.", "non-dropping-particle" : "", "parse-names" : false, "suffix" : "" }, { "dropping-particle" : "", "family" : "Park", "given" : "H.", "non-dropping-particle" : "", "parse-names" : false, "suffix" : "" }, { "dropping-particle" : "", "family" : "Sasai", "given" : "T.", "non-dropping-particle" : "", "parse-names" : false, "suffix" : "" }, { "dropping-particle" : "", "family" : "Sato", "given" : "H.", "non-dropping-particle" : "", "parse-names" : false, "suffix" : "" }, { "dropping-particle" : "", "family" : "Tei", "given" : "S.", "non-dropping-particle" : "", "parse-names" : false, "suffix" : "" }, { "dropping-particle" : "", "family" : "Zhuravlev", "given" : "R.", "non-dropping-particle" : "", "parse-names" : false, "suffix" : "" }, { "dropping-particle" : "", "family" : "Machida", "given" : "T.", "non-dropping-particle" : "", "parse-names" : false, "suffix" : "" }, { "dropping-particle" : "", "family" : "Sugimoto", "given" : "A.", "non-dropping-particle" : "", "parse-names" : false, "suffix" : "" }, { "dropping-particle" : "", "family" : "Aoki", "given" : "S.", "non-dropping-particle" : "", "parse-names" : false, "suffix" : "" } ], "container-title" : "Environmental Research Letters", "id" : "ITEM-1", "issue" : "12", "issued" : { "date-parts" : [ [ "2017" ] ] }, "title" : "Reconciliation of top-down and bottom-up CO2 fluxes in Siberian larch forest", "translator" : [ { "dropping-particle" : "", "family" : "L5340", "given" : "", "non-dropping-particle" : "", "parse-names" : false, "suffix" : "" } ], "type" : "article-journal", "volume" : "12" }, "uris" : [ "http://www.mendeley.com/documents/?uuid=2f9ac170-7540-48e2-aebb-7d19860afbaa" ] }, { "id" : "ITEM-2", "itemData" : { "DOI" : "10.5194/acp-16-9047-2016", "ISSN" : "1680-7324", "abstract" : "Abstract. Warmer temperatures and elevated atmospheric CO2 concentrations over the last several decades have been credited with increasing vegetation activity and photosynthetic uptake of CO2 from the atmosphere in the high northern latitude ecosystems: the boreal forest and arctic tundra. At the same time, soils in the region have been warming, permafrost is melting, fire frequency and severity are increasing, and some regions of the boreal forest are showing signs of stress due to drought or insect disturbance. The recent trends in net carbon balance of these ecosystems, across heterogeneous disturbance patterns, and the future implications of these changes are unclear. Here, we examine CO2 fluxes from northern boreal and tundra regions from 1985 to 2012, estimated from two atmospheric inversions (RIGC and Jena). Both used measured atmospheric CO2 concentrations and wind fields from interannually variable climate reanalysis. In the arctic zone, the latitude region above 60\u00b0 N excluding Europe (10\u00b0 W\u201363\u00b0 E), neither inversion finds a significant long-term trend in annual CO2 balance. The boreal zone, the latitude region from approximately 50\u201360\u00b0 N, again excluding Europe, showed a trend of 8\u201311 Tg C yr\u22122 over the common period of validity from 1986 to 2006, resulting in an annual CO2 sink in 2006 that was 170\u2013230 Tg C yr\u22121 larger than in 1986. This trend appears to continue through 2012 in the Jena inversion as well. In both latitudinal zones, the seasonal amplitude of monthly CO2 fluxes increased due to increased uptake in summer, and in the arctic zone also due to increased fall CO2 release. These findings suggest that the boreal zone has been maintaining and likely increasing CO2 sink strength over this period, despite browning trends in some regions and changes in fire frequency and land use. Meanwhile, the arctic zone shows that increased summer CO2 uptake, consistent with strong greening trends, is offset by increased fall CO2 release, resulting in a net neutral trend in annual fluxes. The inversion fluxes from the arctic and boreal zones covering the permafrost regions showed no indication of a large-scale positive climate\u2013carbon feedback caused by warming temperatures on high northern latitude terrestrial CO2 fluxes from 1985 to 2012.", "author" : [ { "dropping-particle" : "", "family" : "Welp", "given" : "Lisa R.", "non-dropping-particle" : "", "parse-names" : false, "suffix" : "" }, { "dropping-particle" : "", "family" : "Patra", "given" : "Prabir K.", "non-dropping-particle" : "", "parse-names" : false, "suffix" : "" }, { "dropping-particle" : "", "family" : "R\u00f6denbeck", "given" : "Christian", "non-dropping-particle" : "", "parse-names" : false, "suffix" : "" }, { "dropping-particle" : "", "family" : "Nemani", "given" : "Rama", "non-dropping-particle" : "", "parse-names" : false, "suffix" : "" }, { "dropping-particle" : "", "family" : "Bi", "given" : "Jian", "non-dropping-particle" : "", "parse-names" : false, "suffix" : "" }, { "dropping-particle" : "", "family" : "Piper", "given" : "Stephen C.", "non-dropping-particle" : "", "parse-names" : false, "suffix" : "" }, { "dropping-particle" : "", "family" : "Keeling", "given" : "Ralph F.", "non-dropping-particle" : "", "parse-names" : false, "suffix" : "" } ], "container-title" : "Atmospheric Chemistry and Physics", "id" : "ITEM-2", "issue" : "14", "issued" : { "date-parts" : [ [ "2016", "7", "25" ] ] }, "page" : "9047-9066", "title" : "Increasing summer net CO2 uptake in high northern ecosystems inferred from atmospheric inversions and comparisons to remote-sensing NDVI", "translator" : [ { "dropping-particle" : "", "family" : "L6907", "given" : "", "non-dropping-particle" : "", "parse-names" : false, "suffix" : "" } ], "type" : "article-journal", "volume" : "16" }, "uris" : [ "http://www.mendeley.com/documents/?uuid=7737c648-3093-4a2c-955a-1f8c74a2936a" ] } ], "mendeley" : { "formattedCitation" : "(Welp et al., 2016; Takata et al., 2017)", "plainTextFormattedCitation" : "(Welp et al., 2016; Takata et al., 2017)", "previouslyFormattedCitation" : "(Welp et al., 2016; Takata et al., 2017)" }, "properties" : { "noteIndex" : 0 }, "schema" : "https://github.com/citation-style-language/schema/raw/master/csl-citation.json" }</w:instrText>
      </w:r>
      <w:r w:rsidRPr="001E7A27">
        <w:rPr>
          <w:lang w:val="en-GB"/>
        </w:rPr>
        <w:fldChar w:fldCharType="separate"/>
      </w:r>
      <w:r w:rsidR="00025FA2" w:rsidRPr="001E7A27">
        <w:rPr>
          <w:noProof/>
          <w:lang w:val="en-GB"/>
        </w:rPr>
        <w:t>(Welp et al., 2016; Takata et al., 2017)</w:t>
      </w:r>
      <w:r w:rsidRPr="001E7A27">
        <w:rPr>
          <w:lang w:val="en-GB"/>
        </w:rPr>
        <w:fldChar w:fldCharType="end"/>
      </w:r>
      <w:r w:rsidRPr="001E7A27">
        <w:rPr>
          <w:lang w:val="en-GB"/>
        </w:rPr>
        <w:t xml:space="preserve">. </w:t>
      </w:r>
    </w:p>
    <w:p w14:paraId="62A9E31F" w14:textId="77777777" w:rsidR="00E4133F" w:rsidRPr="001E7A27" w:rsidRDefault="00E4133F" w:rsidP="005C7F25">
      <w:pPr>
        <w:pStyle w:val="AR6BodyText"/>
        <w:shd w:val="clear" w:color="auto" w:fill="DEEAF6" w:themeFill="accent1" w:themeFillTint="33"/>
        <w:rPr>
          <w:lang w:val="en-GB" w:eastAsia="en-US"/>
        </w:rPr>
      </w:pPr>
    </w:p>
    <w:p w14:paraId="2A7AF760" w14:textId="38ADBB16" w:rsidR="00E4133F" w:rsidRPr="001E7A27" w:rsidRDefault="00E4133F" w:rsidP="005C7F25">
      <w:pPr>
        <w:pStyle w:val="AR6BodyText"/>
        <w:shd w:val="clear" w:color="auto" w:fill="DEEAF6" w:themeFill="accent1" w:themeFillTint="33"/>
        <w:rPr>
          <w:lang w:val="en-GB"/>
        </w:rPr>
      </w:pPr>
      <w:r w:rsidRPr="001E7A27">
        <w:rPr>
          <w:lang w:val="en-GB" w:eastAsia="en-US"/>
        </w:rPr>
        <w:lastRenderedPageBreak/>
        <w:t>In addition to CO</w:t>
      </w:r>
      <w:r w:rsidRPr="001E7A27">
        <w:rPr>
          <w:vertAlign w:val="subscript"/>
          <w:lang w:val="en-GB" w:eastAsia="en-US"/>
        </w:rPr>
        <w:t>2</w:t>
      </w:r>
      <w:r w:rsidRPr="001E7A27">
        <w:rPr>
          <w:lang w:val="en-GB" w:eastAsia="en-US"/>
        </w:rPr>
        <w:t>, CH</w:t>
      </w:r>
      <w:r w:rsidRPr="001E7A27">
        <w:rPr>
          <w:vertAlign w:val="subscript"/>
          <w:lang w:val="en-GB" w:eastAsia="en-US"/>
        </w:rPr>
        <w:t>4</w:t>
      </w:r>
      <w:r w:rsidRPr="001E7A27">
        <w:rPr>
          <w:lang w:val="en-GB" w:eastAsia="en-US"/>
        </w:rPr>
        <w:t xml:space="preserve"> emissions from the northern permafrost region contribute to the global methane budget, but evidence as to whether these emissions have increased from thawing permafrost is mixed. </w:t>
      </w:r>
      <w:ins w:id="3839" w:author="Soapbox" w:date="2021-07-21T09:30:00Z">
        <w:r w:rsidR="00E15963" w:rsidRPr="001E7A27">
          <w:rPr>
            <w:lang w:val="en-GB" w:eastAsia="en-US"/>
          </w:rPr>
          <w:t xml:space="preserve">The </w:t>
        </w:r>
      </w:ins>
      <w:r w:rsidRPr="001E7A27">
        <w:rPr>
          <w:lang w:val="en-GB" w:eastAsia="en-US"/>
        </w:rPr>
        <w:t xml:space="preserve">SROCC assigned </w:t>
      </w:r>
      <w:r w:rsidRPr="001E7A27">
        <w:rPr>
          <w:i/>
          <w:lang w:val="en-GB" w:eastAsia="en-US"/>
        </w:rPr>
        <w:t>low confidence</w:t>
      </w:r>
      <w:r w:rsidRPr="001E7A27">
        <w:rPr>
          <w:lang w:val="en-GB" w:eastAsia="en-US"/>
        </w:rPr>
        <w:t xml:space="preserve"> to the degree of recent additional methane emissions </w:t>
      </w:r>
      <w:r w:rsidRPr="001E7A27">
        <w:rPr>
          <w:lang w:val="en-GB"/>
        </w:rPr>
        <w:t>from diverse sources throughout the permafrost region. These include observed regional lake area change, which suggest a 1.6–5 Tg CH</w:t>
      </w:r>
      <w:r w:rsidRPr="001E7A27">
        <w:rPr>
          <w:vertAlign w:val="subscript"/>
          <w:lang w:val="en-GB"/>
        </w:rPr>
        <w:t xml:space="preserve">4 </w:t>
      </w:r>
      <w:r w:rsidRPr="001E7A27">
        <w:rPr>
          <w:lang w:val="en-GB"/>
        </w:rPr>
        <w:t>yr</w:t>
      </w:r>
      <w:r w:rsidRPr="001E7A27">
        <w:rPr>
          <w:vertAlign w:val="superscript"/>
          <w:lang w:val="en-GB"/>
        </w:rPr>
        <w:t>–1</w:t>
      </w:r>
      <w:r w:rsidRPr="001E7A27">
        <w:rPr>
          <w:lang w:val="en-GB"/>
        </w:rPr>
        <w:t xml:space="preserve"> increase over the last 50 years</w:t>
      </w:r>
      <w:r w:rsidRPr="001E7A27" w:rsidDel="00C946F4">
        <w:rPr>
          <w:lang w:val="en-GB"/>
        </w:rPr>
        <w:t xml:space="preserve"> </w:t>
      </w:r>
      <w:r w:rsidRPr="001E7A27">
        <w:rPr>
          <w:lang w:val="en-GB"/>
        </w:rPr>
        <w:fldChar w:fldCharType="begin" w:fldLock="1"/>
      </w:r>
      <w:r w:rsidR="001B061E" w:rsidRPr="001E7A27">
        <w:rPr>
          <w:lang w:val="en-GB"/>
        </w:rPr>
        <w:instrText>ADDIN CSL_CITATION { "citationItems" : [ { "id" : "ITEM-1", "itemData" : { "DOI" : "10.1038/ngeo2795", "ISSN" : "1752-0894", "abstract" : "Permafrost thaw exposes previously frozen soil organic matter to microbial decomposition. This process generates methane and carbon dioxide, and thereby fuels a positive feedback process that leads to further warming and thaw1. Despite widespread permafrost degradation during the past \u223c40 years2,3,4, the degree to which permafrost thaw may be contributing to a feedback between warming and thaw in recent decades is not well understood. Radiocarbon evidence of modern emissions of ancient permafrost carbon is also sparse5. Here we combine radiocarbon dating of lake bubble trace-gas methane (113 measurements) and soil organic carbon (289 measurements) for lakes in Alaska, Canada, Sweden and Siberia with numerical modelling of thaw and remote sensing of thermokarst shore expansion. Methane emissions from thermokarst areas of lakes that have expanded over the past 60 years were directly proportional to the mass of soil carbon inputs to the lakes from the erosion of thawing permafrost. Radiocarbon dating indicates that methane age from lakes is nearly identical to the age of permafrost soil carbon thawing around them. Based on this evidence of landscape-scale permafrost carbon feedback, we estimate that 0.2 to 2.5 Pg permafrost carbon was released as methane and carbon dioxide in thermokarst expansion zones of pan-Arctic lakes during the past 60 years.", "author" : [ { "dropping-particle" : "", "family" : "Walter Anthony", "given" : "Katey M", "non-dropping-particle" : "", "parse-names" : false, "suffix" : "" }, { "dropping-particle" : "", "family" : "Daanen", "given" : "Ronald", "non-dropping-particle" : "", "parse-names" : false, "suffix" : "" }, { "dropping-particle" : "", "family" : "Anthony", "given" : "Peter", "non-dropping-particle" : "", "parse-names" : false, "suffix" : "" }, { "dropping-particle" : "", "family" : "Schneider von Deimling", "given" : "Thomas", "non-dropping-particle" : "", "parse-names" : false, "suffix" : "" }, { "dropping-particle" : "", "family" : "Ping", "given" : "Chien-Lu", "non-dropping-particle" : "", "parse-names" : false, "suffix" : "" }, { "dropping-particle" : "", "family" : "Chanton", "given" : "Jeffrey P", "non-dropping-particle" : "", "parse-names" : false, "suffix" : "" }, { "dropping-particle" : "", "family" : "Grosse", "given" : "Guido", "non-dropping-particle" : "", "parse-names" : false, "suffix" : "" } ], "container-title" : "Nature Geoscience", "id" : "ITEM-1", "issue" : "9", "issued" : { "date-parts" : [ [ "2016", "9", "22" ] ] }, "page" : "679-682", "publisher" : "Nature Publishing Group", "title" : "Methane emissions proportional to permafrost carbon thawed in Arctic lakes since the 1950s", "translator" : [ { "dropping-particle" : "", "family" : "L4192", "given" : "", "non-dropping-particle" : "", "parse-names" : false, "suffix" : "" } ], "type" : "article-journal", "volume" : "9" }, "uris" : [ "http://www.mendeley.com/documents/?uuid=75d100e4-f887-4600-b1fd-ef0a783204e2" ] } ], "mendeley" : { "formattedCitation" : "(Walter Anthony et al., 2016)", "plainTextFormattedCitation" : "(Walter Anthony et al., 2016)", "previouslyFormattedCitation" : "(Walter Anthony et al., 2016)" }, "properties" : { "noteIndex" : 0 }, "schema" : "https://github.com/citation-style-language/schema/raw/master/csl-citation.json" }</w:instrText>
      </w:r>
      <w:r w:rsidRPr="001E7A27">
        <w:rPr>
          <w:lang w:val="en-GB"/>
        </w:rPr>
        <w:fldChar w:fldCharType="separate"/>
      </w:r>
      <w:r w:rsidR="00025FA2" w:rsidRPr="001E7A27">
        <w:rPr>
          <w:noProof/>
          <w:lang w:val="en-GB"/>
        </w:rPr>
        <w:t>(Walter Anthony et al., 2016)</w:t>
      </w:r>
      <w:r w:rsidRPr="001E7A27">
        <w:rPr>
          <w:lang w:val="en-GB"/>
        </w:rPr>
        <w:fldChar w:fldCharType="end"/>
      </w:r>
      <w:r w:rsidRPr="001E7A27">
        <w:rPr>
          <w:lang w:val="en-GB"/>
        </w:rPr>
        <w:t xml:space="preserve">, ice-capped geological sources </w:t>
      </w:r>
      <w:r w:rsidRPr="001E7A27">
        <w:rPr>
          <w:lang w:val="en-GB"/>
        </w:rPr>
        <w:fldChar w:fldCharType="begin" w:fldLock="1"/>
      </w:r>
      <w:r w:rsidR="00747167" w:rsidRPr="001E7A27">
        <w:rPr>
          <w:lang w:val="en-GB"/>
        </w:rPr>
        <w:instrText>ADDIN CSL_CITATION { "citationItems" : [ { "id" : "ITEM-1", "itemData" : { "DOI" : "10.1038/ngeo1480", "ISSN" : "1752-0908", "abstract" : "Methane, a potent greenhouse gas, accumulates in subsurface hydrocarbon reservoirs, such as coal beds and natural gas deposits. In the Arctic, permafrost and glaciers form a \u2018cryosphere cap\u2019 that traps gas leaking from these reservoirs, restricting flow to the atmosphere. With a carbon store of over 1,200\u2009Pg, the Arctic geologic methane reservoir is large when compared with the global atmospheric methane pool of around 5\u2009Pg. As such, the Earth\u2019s climate is sensitive to the escape of even a small fraction of this methane. Here, we document the release of 14C-depleted methane to the atmosphere from abundant gas seeps concentrated along boundaries of permafrost thaw and receding glaciers in Alaska and Greenland, using aerial and ground surface survey data and in situ measurements of methane isotopes and flux. We mapped over 150,000 seeps, which we identified as bubble-induced open holes in lake ice. These seeps were characterized by anomalously high methane fluxes, and in Alaska by ancient radiocarbon ages and stable isotope values that matched those of coal bed and thermogenic methane accumulations. Younger seeps in Greenland were associated with zones of ice-sheet retreat since the Little Ice Age. Our findings imply that in a warming climate, disintegration of permafrost, glaciers and parts of the polar ice sheets could facilitate the transient expulsion of 14C-depleted methane trapped by the cryosphere cap.", "author" : [ { "dropping-particle" : "", "family" : "Walter Anthony", "given" : "Katey M", "non-dropping-particle" : "", "parse-names" : false, "suffix" : "" }, { "dropping-particle" : "", "family" : "Anthony", "given" : "Peter", "non-dropping-particle" : "", "parse-names" : false, "suffix" : "" }, { "dropping-particle" : "", "family" : "Grosse", "given" : "Guido", "non-dropping-particle" : "", "parse-names" : false, "suffix" : "" }, { "dropping-particle" : "", "family" : "Chanton", "given" : "Jeffrey", "non-dropping-particle" : "", "parse-names" : false, "suffix" : "" } ], "container-title" : "Nature Geoscience", "id" : "ITEM-1", "issue" : "6", "issued" : { "date-parts" : [ [ "2012" ] ] }, "page" : "419-426", "title" : "Geologic methane seeps along boundaries of Arctic permafrost thaw and melting glaciers", "translator" : [ { "dropping-particle" : "", "family" : "L6979", "given" : "", "non-dropping-particle" : "", "parse-names" : false, "suffix" : "" } ], "type" : "article-journal", "volume" : "5" }, "uris" : [ "http://www.mendeley.com/documents/?uuid=ec7c088c-b8b2-4273-bddd-77a9de43b4a5" ] }, { "id" : "ITEM-2", "itemData" : { "DOI" : "10.1038/s41598-017-05783-2", "ISSN" : "2045-2322", "abstract" : "Arctic permafrost caps vast amounts of old, geologic methane (CH4) in subsurface reservoirs. Thawing permafrost opens pathways for this CH4 to migrate to the surface. However, the occurrence of geologic emissions and their contribution to the CH4 budget in addition to recent, biogenic CH4 is uncertain. Here we present a high-resolution (100\u2009m\u2009\u00d7\u2009100\u2009m) regional (10,000\u2009km\u00b2) CH4 flux map of the Mackenzie Delta, Canada, based on airborne CH4 flux data from July 2012 and 2013. We identify strong, likely geologic emissions solely where the permafrost is discontinuous. These peaks are 13 times larger than typical biogenic emissions. Whereas microbial CH4 production largely depends on recent air and soil temperature, geologic CH4 was produced over millions of years and can be released year-round provided open pathways exist. Therefore, even though they only occur on about 1% of the area, geologic hotspots contribute 17% to the annual CH4 emission estimate of our study area. We suggest that this share may increase if ongoing permafrost thaw opens new pathways. We conclude that, due to permafrost thaw, hydrocarbon-rich areas, prevalent in the Arctic, may see increased emission of geologic CH4 in the future, in addition to enhanced microbial CH4 production.", "author" : [ { "dropping-particle" : "", "family" : "Kohnert", "given" : "Katrin", "non-dropping-particle" : "", "parse-names" : false, "suffix" : "" }, { "dropping-particle" : "", "family" : "Serafimovich", "given" : "Andrei", "non-dropping-particle" : "", "parse-names" : false, "suffix" : "" }, { "dropping-particle" : "", "family" : "Metzger", "given" : "Stefan", "non-dropping-particle" : "", "parse-names" : false, "suffix" : "" }, { "dropping-particle" : "", "family" : "Hartmann", "given" : "J\u00f6rg", "non-dropping-particle" : "", "parse-names" : false, "suffix" : "" }, { "dropping-particle" : "", "family" : "Sachs", "given" : "Torsten", "non-dropping-particle" : "", "parse-names" : false, "suffix" : "" } ], "container-title" : "Scientific Reports", "id" : "ITEM-2", "issue" : "1", "issued" : { "date-parts" : [ [ "2017" ] ] }, "page" : "5828", "title" : "Strong geologic methane emissions from discontinuous terrestrial permafrost in the Mackenzie Delta, Canada", "translator" : [ { "dropping-particle" : "", "family" : "L6976", "given" : "", "non-dropping-particle" : "", "parse-names" : false, "suffix" : "" } ], "type" : "article-journal", "volume" : "7" }, "uris" : [ "http://www.mendeley.com/documents/?uuid=24b0d3f4-84fb-49c9-a865-21a996b7357a" ] } ], "mendeley" : { "formattedCitation" : "(Walter Anthony et al., 2012; Kohnert et al., 2017)", "plainTextFormattedCitation" : "(Walter Anthony et al., 2012; Kohnert et al., 2017)", "previouslyFormattedCitation" : "(Walter Anthony et al., 2012; Kohnert et al., 2017)" }, "properties" : { "noteIndex" : 0 }, "schema" : "https://github.com/citation-style-language/schema/raw/master/csl-citation.json" }</w:instrText>
      </w:r>
      <w:r w:rsidRPr="001E7A27">
        <w:rPr>
          <w:lang w:val="en-GB"/>
        </w:rPr>
        <w:fldChar w:fldCharType="separate"/>
      </w:r>
      <w:r w:rsidR="00025FA2" w:rsidRPr="001E7A27">
        <w:rPr>
          <w:noProof/>
          <w:lang w:val="en-GB"/>
        </w:rPr>
        <w:t>(Walter Anthony et al., 2012; Kohnert et al., 2017)</w:t>
      </w:r>
      <w:r w:rsidRPr="001E7A27">
        <w:rPr>
          <w:lang w:val="en-GB"/>
        </w:rPr>
        <w:fldChar w:fldCharType="end"/>
      </w:r>
      <w:r w:rsidRPr="001E7A27">
        <w:rPr>
          <w:lang w:val="en-GB"/>
        </w:rPr>
        <w:t xml:space="preserve">, and shallow Arctic Ocean shelves. The shallow subsea emissions are particularly uncertain due to </w:t>
      </w:r>
      <w:del w:id="3840" w:author="Soapbox" w:date="2021-07-21T09:31:00Z">
        <w:r w:rsidRPr="001E7A27" w:rsidDel="0023079D">
          <w:rPr>
            <w:lang w:val="en-GB"/>
          </w:rPr>
          <w:delText xml:space="preserve">both </w:delText>
        </w:r>
      </w:del>
      <w:r w:rsidRPr="001E7A27">
        <w:rPr>
          <w:lang w:val="en-GB"/>
        </w:rPr>
        <w:t>the wide range of estimates (3 Tg CH</w:t>
      </w:r>
      <w:r w:rsidRPr="001E7A27">
        <w:rPr>
          <w:vertAlign w:val="subscript"/>
          <w:lang w:val="en-GB"/>
        </w:rPr>
        <w:t>4</w:t>
      </w:r>
      <w:r w:rsidRPr="001E7A27">
        <w:rPr>
          <w:lang w:val="en-GB"/>
        </w:rPr>
        <w:t xml:space="preserve"> yr</w:t>
      </w:r>
      <w:r w:rsidRPr="001E7A27">
        <w:rPr>
          <w:vertAlign w:val="superscript"/>
          <w:lang w:val="en-GB"/>
        </w:rPr>
        <w:t>–1</w:t>
      </w:r>
      <w:ins w:id="3841" w:author="Robin Matthews" w:date="2021-06-18T11:29:00Z">
        <w:r w:rsidR="003F3FFF" w:rsidRPr="001E7A27">
          <w:rPr>
            <w:lang w:val="en-GB"/>
          </w:rPr>
          <w:t xml:space="preserve"> </w:t>
        </w:r>
      </w:ins>
      <w:commentRangeStart w:id="3842"/>
      <w:r w:rsidRPr="001E7A27">
        <w:rPr>
          <w:vertAlign w:val="superscript"/>
          <w:lang w:val="en-GB"/>
        </w:rPr>
        <w:fldChar w:fldCharType="begin" w:fldLock="1"/>
      </w:r>
      <w:ins w:id="3843" w:author="Robin Matthews" w:date="2021-06-17T18:00:00Z">
        <w:r w:rsidR="00D66569" w:rsidRPr="001E7A27">
          <w:rPr>
            <w:vertAlign w:val="superscript"/>
            <w:lang w:val="en-GB"/>
          </w:rPr>
          <w:instrText>ADDIN CSL_CITATION { "citationItems" : [ { "id" : "ITEM-1", "itemData" : { "DOI" : "10.1002/2016GL068977", "abstract" : "Abstract The Laptev and East Siberian Seas have been proposed as a substantial source of methane (CH4) to the atmosphere. During summer 2014, we made unique high-resolution simultaneous measurements of CH4 in the atmosphere above, and surface waters of, the Laptev and East Siberian Seas. Turbulence-driven sea-air fluxes along the ship's track were derived from these observations; an average diffusive flux of 2.99\u2009mg\u2009m\u22122 d\u22121 was calculated for the Laptev Sea and for the ice-free portions of the western East Siberian Sea, 3.80\u2009mg\u2009m\u22122\u2009d\u22121. Although seafloor bubble plumes were observed at two locations in the study area, our calculations suggest that regionally, turbulence-driven diffusive flux alone accounts for the observed atmospheric CH4 enhancements, with only a local, limited role for bubble fluxes, in contrast to earlier reports. CH4 in subice seawater in certain areas suggests that a short-lived flux also occurs annually at ice-out.", "author" : [ { "dropping-particle" : "", "family" : "Thornton", "given" : "Brett F", "non-dropping-particle" : "", "parse-names" : false, "suffix" : "" }, { "dropping-particle" : "", "family" : "Geibel", "given" : "Marc C", "non-dropping-particle" : "", "parse-names" : false, "suffix" : "" }, { "dropping-particle" : "", "family" : "Crill", "given" : "Patrick M", "non-dropping-particle" : "", "parse-names" : false, "suffix" : "" }, { "dropping-particle" : "", "family" : "Humborg", "given" : "Christoph", "non-dropping-particle" : "", "parse-names" : false, "suffix" : "" }, { "dropping-particle" : "", "family" : "M\u00f6rth", "given" : "Carl-Magnus", "non-dropping-particle" : "", "parse-names" : false, "suffix" : "" } ], "container-title" : "Geophysical Research Letters", "id" : "ITEM-1", "issue" : "11", "issued" : { "date-parts" : [ [ "2016" ] ] }, "page" : "5869-5877", "title" : "Methane fluxes from the sea to the atmosphere across the Siberian shelf seas", "translator" : [ { "dropping-particle" : "", "family" : "L6981", "given" : "", "non-dropping-particle" : "", "parse-names" : false, "suffix" : "" } ], "type" : "article-journal", "volume" : "43" }, "uris" : [ "http://www.mendeley.com/documents/?uuid=00e6f218-ef72-431b-8749-70a5c72e973a" ] } ], "mendeley" : { "formattedCitation" : "(Thornton et al., 2016a)", "manualFormatting" : "(Thornton et al., 2016b)", "plainTextFormattedCitation" : "(Thornton et al., 2016a)", "previouslyFormattedCitation" : "(Thornton et al., 2016a)" }, "properties" : { "noteIndex" : 0 }, "schema" : "https://github.com/citation-style-language/schema/raw/master/csl-citation.json" }</w:instrText>
        </w:r>
      </w:ins>
      <w:del w:id="3844" w:author="Robin Matthews" w:date="2021-06-17T18:00:00Z">
        <w:r w:rsidR="00747167" w:rsidRPr="001E7A27" w:rsidDel="00D66569">
          <w:rPr>
            <w:vertAlign w:val="superscript"/>
            <w:lang w:val="en-GB"/>
          </w:rPr>
          <w:delInstrText>ADDIN CSL_CITATION { "citationItems" : [ { "id" : "ITEM-1", "itemData" : { "DOI" : "10.1002/2016GL068977", "abstract" : "Abstract The Laptev and East Siberian Seas have been proposed as a substantial source of methane (CH4) to the atmosphere. During summer 2014, we made unique high-resolution simultaneous measurements of CH4 in the atmosphere above, and surface waters of, the Laptev and East Siberian Seas. Turbulence-driven sea-air fluxes along the ship's track were derived from these observations; an average diffusive flux of 2.99\u2009mg\u2009m\u22122 d\u22121 was calculated for the Laptev Sea and for the ice-free portions of the western East Siberian Sea, 3.80\u2009mg\u2009m\u22122\u2009d\u22121. Although seafloor bubble plumes were observed at two locations in the study area, our calculations suggest that regionally, turbulence-driven diffusive flux alone accounts for the observed atmospheric CH4 enhancements, with only a local, limited role for bubble fluxes, in contrast to earlier reports. CH4 in subice seawater in certain areas suggests that a short-lived flux also occurs annually at ice-out.", "author" : [ { "dropping-particle" : "", "family" : "Thornton", "given" : "Brett F", "non-dropping-particle" : "", "parse-names" : false, "suffix" : "" }, { "dropping-particle" : "", "family" : "Geibel", "given" : "Marc C", "non-dropping-particle" : "", "parse-names" : false, "suffix" : "" }, { "dropping-particle" : "", "family" : "Crill", "given" : "Patrick M", "non-dropping-particle" : "", "parse-names" : false, "suffix" : "" }, { "dropping-particle" : "", "family" : "Humborg", "given" : "Christoph", "non-dropping-particle" : "", "parse-names" : false, "suffix" : "" }, { "dropping-particle" : "", "family" : "M\u00f6rth", "given" : "Carl-Magnus", "non-dropping-particle" : "", "parse-names" : false, "suffix" : "" } ], "container-title" : "Geophysical Research Letters", "id" : "ITEM-1", "issue" : "11", "issued" : { "date-parts" : [ [ "2016" ] ] }, "page" : "5869-5877", "title" : "Methane fluxes from the sea to the atmosphere across the Siberian shelf seas", "translator" : [ { "dropping-particle" : "", "family" : "L6981", "given" : "", "non-dropping-particle" : "", "parse-names" : false, "suffix" : "" } ], "type" : "article-journal", "volume" : "43" }, "uris" : [ "http://www.mendeley.com/documents/?uuid=00e6f218-ef72-431b-8749-70a5c72e973a" ] } ], "mendeley" : { "formattedCitation" : "(Thornton et al., 2016a)", "plainTextFormattedCitation" : "(Thornton et al., 2016a)", "previouslyFormattedCitation" : "(Thornton et al., 2016a)" }, "properties" : { "noteIndex" : 0 }, "schema" : "https://github.com/citation-style-language/schema/raw/master/csl-citation.json" }</w:delInstrText>
        </w:r>
      </w:del>
      <w:r w:rsidRPr="001E7A27">
        <w:rPr>
          <w:vertAlign w:val="superscript"/>
          <w:lang w:val="en-GB"/>
        </w:rPr>
        <w:fldChar w:fldCharType="separate"/>
      </w:r>
      <w:r w:rsidR="00025FA2" w:rsidRPr="001E7A27">
        <w:rPr>
          <w:noProof/>
          <w:lang w:val="en-GB"/>
        </w:rPr>
        <w:t>(Thornton et al., 2016</w:t>
      </w:r>
      <w:ins w:id="3845" w:author="Robin Matthews" w:date="2021-06-17T18:00:00Z">
        <w:r w:rsidR="00D66569" w:rsidRPr="001E7A27">
          <w:rPr>
            <w:noProof/>
            <w:lang w:val="en-GB"/>
          </w:rPr>
          <w:t>b</w:t>
        </w:r>
      </w:ins>
      <w:del w:id="3846" w:author="Robin Matthews" w:date="2021-06-17T18:00:00Z">
        <w:r w:rsidR="00025FA2" w:rsidRPr="001E7A27" w:rsidDel="00D66569">
          <w:rPr>
            <w:noProof/>
            <w:lang w:val="en-GB"/>
          </w:rPr>
          <w:delText>a</w:delText>
        </w:r>
      </w:del>
      <w:r w:rsidR="00025FA2" w:rsidRPr="001E7A27">
        <w:rPr>
          <w:noProof/>
          <w:lang w:val="en-GB"/>
        </w:rPr>
        <w:t>)</w:t>
      </w:r>
      <w:r w:rsidRPr="001E7A27">
        <w:rPr>
          <w:vertAlign w:val="superscript"/>
          <w:lang w:val="en-GB"/>
        </w:rPr>
        <w:fldChar w:fldCharType="end"/>
      </w:r>
      <w:commentRangeEnd w:id="3842"/>
      <w:r w:rsidR="00025FA2" w:rsidRPr="001E7A27">
        <w:rPr>
          <w:rStyle w:val="CommentReference"/>
          <w:lang w:val="en-GB"/>
        </w:rPr>
        <w:commentReference w:id="3842"/>
      </w:r>
      <w:r w:rsidRPr="001E7A27">
        <w:rPr>
          <w:vertAlign w:val="superscript"/>
          <w:lang w:val="en-GB"/>
        </w:rPr>
        <w:t xml:space="preserve"> </w:t>
      </w:r>
      <w:r w:rsidRPr="001E7A27">
        <w:rPr>
          <w:lang w:val="en-GB"/>
        </w:rPr>
        <w:t>to 17 Tg CH</w:t>
      </w:r>
      <w:r w:rsidRPr="001E7A27">
        <w:rPr>
          <w:vertAlign w:val="subscript"/>
          <w:lang w:val="en-GB"/>
        </w:rPr>
        <w:t>4</w:t>
      </w:r>
      <w:r w:rsidRPr="001E7A27">
        <w:rPr>
          <w:lang w:val="en-GB"/>
        </w:rPr>
        <w:t xml:space="preserve"> yr</w:t>
      </w:r>
      <w:r w:rsidRPr="001E7A27">
        <w:rPr>
          <w:vertAlign w:val="superscript"/>
          <w:lang w:val="en-GB"/>
        </w:rPr>
        <w:t>–1</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"10.1038/ngeo2007", "ISSN" : "1752-0894", "author" : [ { "dropping-particle" : "", "family" : "Shakhova", "given" : "Natalia", "non-dropping-particle" : "", "parse-names" : false, "suffix" : "" }, { "dropping-particle" : "", "family" : "Semiletov", "given" : "Igor", "non-dropping-particle" : "", "parse-names" : false, "suffix" : "" }, { "dropping-particle" : "", "family" : "Leifer", "given" : "Ira", "non-dropping-particle" : "", "parse-names" : false, "suffix" : "" }, { "dropping-particle" : "", "family" : "Sergienko", "given" : "Valentin", "non-dropping-particle" : "", "parse-names" : false, "suffix" : "" }, { "dropping-particle" : "", "family" : "Salyuk", "given" : "Anatoly", "non-dropping-particle" : "", "parse-names" : false, "suffix" : "" }, { "dropping-particle" : "", "family" : "Kosmach", "given" : "Denis", "non-dropping-particle" : "", "parse-names" : false, "suffix" : "" }, { "dropping-particle" : "", "family" : "Chernykh", "given" : "Denis", "non-dropping-particle" : "", "parse-names" : false, "suffix" : "" }, { "dropping-particle" : "", "family" : "Stubbs", "given" : "Chris", "non-dropping-particle" : "", "parse-names" : false, "suffix" : "" }, { "dropping-particle" : "", "family" : "Nicolsky", "given" : "Dmitry", "non-dropping-particle" : "", "parse-names" : false, "suffix" : "" }, { "dropping-particle" : "", "family" : "Tumskoy", "given" : "Vladimir", "non-dropping-particle" : "", "parse-names" : false, "suffix" : "" }, { "dropping-particle" : "", "family" : "Gustafsson", "given" : "\u00d6rjan", "non-dropping-particle" : "", "parse-names" : false, "suffix" : "" } ], "container-title" : "Nature Geoscience", "id" : "ITEM-1", "issue" : "1", "issued" : { "date-parts" : [ [ "2014", "1", "24" ] ] }, "page" : "64-70", "title" : "Ebullition and storm-induced methane release from the East Siberian Arctic Shelf", "translator" : [ { "dropping-particle" : "", "family" : "L6890", "given" : "", "non-dropping-particle" : "", "parse-names" : false, "suffix" : "" } ], "type" : "article-journal", "volume" : "7" }, "uris" : [ "http://www.mendeley.com/documents/?uuid=4a2d6b9e-4de4-457e-a720-bba738b71562" ] } ], "mendeley" : { "formattedCitation" : "(Shakhova et al., 2014)", "plainTextFormattedCitation" : "(Shakhova et al., 2014)", "previouslyFormattedCitation" : "(Shakhova et al., 2014)" }, "properties" : { "noteIndex" : 0 }, "schema" : "https://github.com/citation-style-language/schema/raw/master/csl-citation.json" }</w:instrText>
      </w:r>
      <w:r w:rsidRPr="001E7A27">
        <w:rPr>
          <w:lang w:val="en-GB"/>
        </w:rPr>
        <w:fldChar w:fldCharType="separate"/>
      </w:r>
      <w:r w:rsidR="00025FA2" w:rsidRPr="001E7A27">
        <w:rPr>
          <w:noProof/>
          <w:lang w:val="en-GB"/>
        </w:rPr>
        <w:t>(Shakhova et al., 2014)</w:t>
      </w:r>
      <w:r w:rsidRPr="001E7A27">
        <w:rPr>
          <w:lang w:val="en-GB"/>
        </w:rPr>
        <w:fldChar w:fldCharType="end"/>
      </w:r>
      <w:r w:rsidRPr="001E7A27">
        <w:rPr>
          <w:lang w:val="en-GB"/>
        </w:rPr>
        <w:t xml:space="preserve">), and the lack of a baseline with which to infer any changes; </w:t>
      </w:r>
      <w:ins w:id="3847" w:author="Soapbox" w:date="2021-07-21T09:32:00Z">
        <w:r w:rsidR="0023079D" w:rsidRPr="001E7A27">
          <w:rPr>
            <w:lang w:val="en-GB"/>
          </w:rPr>
          <w:t xml:space="preserve">however, </w:t>
        </w:r>
      </w:ins>
      <w:r w:rsidRPr="001E7A27">
        <w:rPr>
          <w:lang w:val="en-GB"/>
        </w:rPr>
        <w:t>the upper half of this range in flux estimates is</w:t>
      </w:r>
      <w:ins w:id="3848" w:author="Soapbox" w:date="2021-07-21T09:32:00Z">
        <w:r w:rsidR="0023079D" w:rsidRPr="001E7A27">
          <w:rPr>
            <w:lang w:val="en-GB"/>
          </w:rPr>
          <w:t xml:space="preserve"> </w:t>
        </w:r>
      </w:ins>
      <w:del w:id="3849" w:author="Soapbox" w:date="2021-07-21T09:32:00Z">
        <w:r w:rsidRPr="001E7A27" w:rsidDel="0023079D">
          <w:rPr>
            <w:lang w:val="en-GB"/>
          </w:rPr>
          <w:delText xml:space="preserve">, however, </w:delText>
        </w:r>
      </w:del>
      <w:r w:rsidRPr="001E7A27">
        <w:rPr>
          <w:lang w:val="en-GB"/>
        </w:rPr>
        <w:t>inconsistent with the atmospheric inversions constrained by the pan-Arctic CH</w:t>
      </w:r>
      <w:r w:rsidRPr="001E7A27">
        <w:rPr>
          <w:vertAlign w:val="subscript"/>
          <w:lang w:val="en-GB"/>
        </w:rPr>
        <w:t>4</w:t>
      </w:r>
      <w:r w:rsidRPr="001E7A27">
        <w:rPr>
          <w:lang w:val="en-GB"/>
        </w:rPr>
        <w:t xml:space="preserve"> concentration measurements </w:t>
      </w:r>
      <w:r w:rsidRPr="001E7A27">
        <w:rPr>
          <w:lang w:val="en-GB"/>
        </w:rPr>
        <w:fldChar w:fldCharType="begin" w:fldLock="1"/>
      </w:r>
      <w:r w:rsidR="00747167" w:rsidRPr="001E7A27">
        <w:rPr>
          <w:lang w:val="en-GB"/>
        </w:rPr>
        <w:instrText>ADDIN CSL_CITATION { "citationItems" : [ { "id" : "ITEM-1", "itemData" : { "DOI" : "10.5194/acp-16-4147-2016", "ISSN" : "1680-7324", "abstract" : "Abstract. Subsea permafrost and hydrates in the East Siberian Arctic Shelf (ESAS) constitute a substantial carbon pool, and a potentially large source of methane to the atmosphere. Previous studies based on interpolated oceanographic campaigns estimated atmospheric emissions from this area at 8\u201317 TgCH4 yr\u22121. Here, we propose insights based on atmospheric observations to evaluate these estimates. The comparison of high-resolution simulations of atmospheric methane mole fractions to continuous methane observations during the whole year 2012 confirms the high variability and heterogeneity of the methane releases from ESAS. A reference scenario with ESAS emissions of 8 TgCH4 yr\u22121, in the lower part of previously estimated emissions, is found to largely overestimate atmospheric observations in winter, likely related to overestimated methane leakage through sea ice. In contrast, in summer, simulations are more consistent with observations. Based on a comprehensive statistical analysis of the observations and of the simulations, annual methane emissions from ESAS are estimated to range from 0.0 to 4.5 TgCH4 yr\u22121. Isotopic observations suggest a biogenic origin (either terrestrial or marine) of the methane in air masses originating from ESAS during late summer 2008 and 2009.", "author" : [ { "dropping-particle" : "", "family" : "Berchet", "given" : "Antoine", "non-dropping-particle" : "", "parse-names" : false, "suffix" : "" }, { "dropping-particle" : "", "family" : "Bousquet", "given" : "Philippe", "non-dropping-particle" : "", "parse-names" : false, "suffix" : "" }, { "dropping-particle" : "", "family" : "Pison", "given" : "Isabelle", "non-dropping-particle" : "", "parse-names" : false, "suffix" : "" }, { "dropping-particle" : "", "family" : "Locatelli", "given" : "Robin", "non-dropping-particle" : "", "parse-names" : false, "suffix" : "" }, { "dropping-particle" : "", "family" : "Chevallier", "given" : "Fr\u00e9d\u00e9ric", "non-dropping-particle" : "", "parse-names" : false, "suffix" : "" }, { "dropping-particle" : "", "family" : "Paris", "given" : "Jean-Daniel", "non-dropping-particle" : "", "parse-names" : false, "suffix" : "" }, { "dropping-particle" : "", "family" : "Dlugokencky", "given" : "Ed J.", "non-dropping-particle" : "", "parse-names" : false, "suffix" : "" }, { "dropping-particle" : "", "family" : "Laurila", "given" : "Tuomas", "non-dropping-particle" : "", "parse-names" : false, "suffix" : "" }, { "dropping-particle" : "", "family" : "Hatakka", "given" : "Juha", "non-dropping-particle" : "", "parse-names" : false, "suffix" : "" }, { "dropping-particle" : "", "family" : "Viisanen", "given" : "Yrjo", "non-dropping-particle" : "", "parse-names" : false, "suffix" : "" }, { "dropping-particle" : "", "family" : "Worthy", "given" : "Doug E. J.", "non-dropping-particle" : "", "parse-names" : false, "suffix" : "" }, { "dropping-particle" : "", "family" : "Nisbet", "given" : "Euan", "non-dropping-particle" : "", "parse-names" : false, "suffix" : "" }, { "dropping-particle" : "", "family" : "Fisher", "given" : "Rebecca", "non-dropping-particle" : "", "parse-names" : false, "suffix" : "" }, { "dropping-particle" : "", "family" : "France", "given" : "James", "non-dropping-particle" : "", "parse-names" : false, "suffix" : "" }, { "dropping-particle" : "", "family" : "Lowry", "given" : "David", "non-dropping-particle" : "", "parse-names" : false, "suffix" : "" }, { "dropping-particle" : "", "family" : "Ivakhov", "given" : "Viktor", "non-dropping-particle" : "", "parse-names" : false, "suffix" : "" }, { "dropping-particle" : "", "family" : "Hermansen", "given" : "Ove", "non-dropping-particle" : "", "parse-names" : false, "suffix" : "" } ], "container-title" : "Atmospheric Chemistry and Physics", "id" : "ITEM-1", "issue" : "6", "issued" : { "date-parts" : [ [ "2016", "3", "30" ] ] }, "page" : "4147-4157", "title" : "Atmospheric constraints on the methane emissions from the East Siberian Shelf", "translator" : [ { "dropping-particle" : "", "family" : "L6891", "given" : "", "non-dropping-particle" : "", "parse-names" : false, "suffix" : "" } ], "type" : "article-journal", "volume" : "16" }, "uris" : [ "http://www.mendeley.com/documents/?uuid=381c32a6-8d92-410e-8c17-bfd9fcb8c1c0" ] } ], "mendeley" : { "formattedCitation" : "(Berchet et al., 2016)", "plainTextFormattedCitation" : "(Berchet et al., 2016)", "previouslyFormattedCitation" : "(Berchet et al., 2016)" }, "properties" : { "noteIndex" : 0 }, "schema" : "https://github.com/citation-style-language/schema/raw/master/csl-citation.json" }</w:instrText>
      </w:r>
      <w:r w:rsidRPr="001E7A27">
        <w:rPr>
          <w:lang w:val="en-GB"/>
        </w:rPr>
        <w:fldChar w:fldCharType="separate"/>
      </w:r>
      <w:r w:rsidR="00025FA2" w:rsidRPr="001E7A27">
        <w:rPr>
          <w:noProof/>
          <w:lang w:val="en-GB"/>
        </w:rPr>
        <w:t>(Berchet et al., 2016)</w:t>
      </w:r>
      <w:r w:rsidRPr="001E7A27">
        <w:rPr>
          <w:lang w:val="en-GB"/>
        </w:rPr>
        <w:fldChar w:fldCharType="end"/>
      </w:r>
      <w:r w:rsidRPr="001E7A27">
        <w:rPr>
          <w:lang w:val="en-GB"/>
        </w:rPr>
        <w:t xml:space="preserve">. </w:t>
      </w:r>
    </w:p>
    <w:p w14:paraId="4A70F2EB" w14:textId="77777777" w:rsidR="00E4133F" w:rsidRPr="001E7A27" w:rsidRDefault="00E4133F" w:rsidP="005C7F25">
      <w:pPr>
        <w:pStyle w:val="AR6BodyText"/>
        <w:shd w:val="clear" w:color="auto" w:fill="DEEAF6" w:themeFill="accent1" w:themeFillTint="33"/>
        <w:rPr>
          <w:lang w:val="en-GB"/>
        </w:rPr>
      </w:pPr>
    </w:p>
    <w:p w14:paraId="6A24016D" w14:textId="04BC19BB" w:rsidR="00E4133F" w:rsidRPr="001E7A27" w:rsidRDefault="00E4133F" w:rsidP="005C7F25">
      <w:pPr>
        <w:pStyle w:val="AR6BodyText"/>
        <w:shd w:val="clear" w:color="auto" w:fill="DEEAF6" w:themeFill="accent1" w:themeFillTint="33"/>
        <w:rPr>
          <w:lang w:val="en-GB"/>
        </w:rPr>
      </w:pPr>
      <w:r w:rsidRPr="001E7A27">
        <w:rPr>
          <w:lang w:val="en-GB"/>
        </w:rPr>
        <w:t>Atmospheric measurements and inversions performed at the global and regional scales do not show any detectable trends in annual mean CH</w:t>
      </w:r>
      <w:r w:rsidRPr="001E7A27">
        <w:rPr>
          <w:vertAlign w:val="subscript"/>
          <w:lang w:val="en-GB"/>
        </w:rPr>
        <w:t>4</w:t>
      </w:r>
      <w:r w:rsidRPr="001E7A27">
        <w:rPr>
          <w:lang w:val="en-GB"/>
        </w:rPr>
        <w:t xml:space="preserve"> emissions from the permafrost region over the past 30 years </w:t>
      </w:r>
      <w:r w:rsidRPr="001E7A27">
        <w:rPr>
          <w:lang w:val="en-GB"/>
        </w:rPr>
        <w:fldChar w:fldCharType="begin" w:fldLock="1"/>
      </w:r>
      <w:r w:rsidR="00747167" w:rsidRPr="001E7A27">
        <w:rPr>
          <w:lang w:val="en-GB"/>
        </w:rPr>
        <w:instrText>ADDIN CSL_CITATION { "citationItems" : [ { "id" : "ITEM-1", "itemData" : { "DOI" : "10.1088/1748-9326/ab9ed2", "ISSN" : "1748-9326", "author" : [ { "dropping-particle" : "", "family" : "Jackson", "given" : "R B", "non-dropping-particle" : "", "parse-names" : false, "suffix" : "" }, { "dropping-particle" : "", "family" : "Saunois", "given" : "M", "non-dropping-particle" : "", "parse-names" : false, "suffix" : "" }, { "dropping-particle" : "", "family" : "Bousquet", "given" : "P", "non-dropping-particle" : "", "parse-names" : false, "suffix" : "" }, { "dropping-particle" : "", "family" : "Canadell", "given" : "J G", "non-dropping-particle" : "", "parse-names" : false, "suffix" : "" }, { "dropping-particle" : "", "family" : "Poulter", "given" : "B", "non-dropping-particle" : "", "parse-names" : false, "suffix" : "" }, { "dropping-particle" : "", "family" : "Stavert", "given" : "A R", "non-dropping-particle" : "", "parse-names" : false, "suffix" : "" }, { "dropping-particle" : "", "family" : "Bergamaschi", "given" : "P", "non-dropping-particle" : "", "parse-names" : false, "suffix" : "" }, { "dropping-particle" : "", "family" : "Niwa", "given" : "Y", "non-dropping-particle" : "", "parse-names" : false, "suffix" : "" }, { "dropping-particle" : "", "family" : "Segers", "given" : "A", "non-dropping-particle" : "", "parse-names" : false, "suffix" : "" }, { "dropping-particle" : "", "family" : "Tsuruta", "given" : "A", "non-dropping-particle" : "", "parse-names" : false, "suffix" : "" } ], "container-title" : "Environmental Research Letters", "id" : "ITEM-1", "issue" : "7", "issued" : { "date-parts" : [ [ "2020", "7", "14" ] ] }, "page" : "071002", "title" : "Increasing anthropogenic methane emissions arise equally from agricultural and fossil fuel sources", "translator" : [ { "dropping-particle" : "", "family" : "L6814", "given" : "", "non-dropping-particle" : "", "parse-names" : false, "suffix" : "" } ], "type" : "article-journal", "volume" : "15" }, "uris" : [ "http://www.mendeley.com/documents/?uuid=8bcbbbb6-a59d-42a9-989b-7d0200d7738d" ] }, { "id" : "ITEM-2",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"ITEM-2",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"ITEM-3", "itemData" : { "DOI" : "10.1007/s40641-020-00169-5", "ISSN" : "21986061", "abstract" : "Purpose of Review: The Arctic has experienced the most rapid change in climate of anywhere on Earth, and these changes are certain to drive changes in the carbon budget of the Arctic as vegetation changes, soils warm, fires become more frequent, and wetlands evolve as permafrost thaws. In this study, we review the extensive evidence for Arctic climate change and effects on the carbon cycle. In addition, we re-evaluate some of the observational evidence for changing Arctic carbon budgets. Recent Findings: Observations suggest a more active CO2 cycle in high northern latitude ecosystems. Evidence points to increased uptake by boreal forests and Arctic ecosystems, as well as increasing respiration, especially in autumn. However, there is currently no strong evidence of increased CH4 emissions. Summary: Long-term observations using both bottom-up (e.g., flux) and top-down (atmospheric abundance) approaches are essential for understanding changing carbon cycle budgets. Consideration of atmospheric transport is critical for interpretation of top-down observations of atmospheric carbon.", "author" : [ { "dropping-particle" : "", "family" : "Bruhwiler", "given" : "Lori", "non-dropping-particle" : "", "parse-names" : false, "suffix" : "" }, { "dropping-particle" : "", "family" : "Parmentier", "given" : "Frans Jan W.", "non-dropping-particle" : "", "parse-names" : false, "suffix" : "" }, { "dropping-particle" : "", "family" : "Crill", "given" : "Patrick", "non-dropping-particle" : "", "parse-names" : false, "suffix" : "" }, { "dropping-particle" : "", "family" : "Leonard", "given" : "Mark", "non-dropping-particle" : "", "parse-names" : false, "suffix" : "" }, { "dropping-particle" : "", "family" : "Palmer", "given" : "Paul I.", "non-dropping-particle" : "", "parse-names" : false, "suffix" : "" } ], "container-title" : "Current Climate Change Reports", "id" : "ITEM-3", "issued" : { "date-parts" : [ [ "2021" ] ] }, "page" : "14-34", "publisher" : "Current Climate Change Reports", "title" : "The Arctic Carbon Cycle and Its Response to Changing Climate", "translator" : [ { "dropping-particle" : "", "family" : "L7468", "given" : "", "non-dropping-particle" : "", "parse-names" : false, "suffix" : "" } ], "type" : "article-journal" }, "uris" : [ "http://www.mendeley.com/documents/?uuid=8edfe114-467c-4f0b-b438-c61cbea4d110" ] } ], "mendeley" : { "formattedCitation" : "(Jackson et al., 2020; Saunois et al., 2020; Bruhwiler et al., 2021)", "plainTextFormattedCitation" : "(Jackson et al., 2020; Saunois et al., 2020; Bruhwiler et al., 2021)", "previouslyFormattedCitation" : "(Jackson et al., 2020; Saunois et al., 2020; Bruhwiler et al., 2021)" }, "properties" : { "noteIndex" : 0 }, "schema" : "https://github.com/citation-style-language/schema/raw/master/csl-citation.json" }</w:instrText>
      </w:r>
      <w:r w:rsidRPr="001E7A27">
        <w:rPr>
          <w:lang w:val="en-GB"/>
        </w:rPr>
        <w:fldChar w:fldCharType="separate"/>
      </w:r>
      <w:r w:rsidR="00025FA2" w:rsidRPr="001E7A27">
        <w:rPr>
          <w:noProof/>
          <w:lang w:val="en-GB"/>
        </w:rPr>
        <w:t>(Jackson et al., 2020; Saunois et al., 2020; Bruhwiler et al., 2021)</w:t>
      </w:r>
      <w:r w:rsidRPr="001E7A27">
        <w:rPr>
          <w:lang w:val="en-GB"/>
        </w:rPr>
        <w:fldChar w:fldCharType="end"/>
      </w:r>
      <w:r w:rsidRPr="001E7A27">
        <w:rPr>
          <w:lang w:val="en-GB"/>
        </w:rPr>
        <w:t>, consistent with atmospheric measurements in Alaska that showed no significant annual trends</w:t>
      </w:r>
      <w:ins w:id="3850" w:author="Soapbox" w:date="2021-07-21T09:33:00Z">
        <w:r w:rsidR="0023079D" w:rsidRPr="001E7A27">
          <w:rPr>
            <w:lang w:val="en-GB"/>
          </w:rPr>
          <w:t>,</w:t>
        </w:r>
      </w:ins>
      <w:r w:rsidRPr="001E7A27">
        <w:rPr>
          <w:lang w:val="en-GB"/>
        </w:rPr>
        <w:t xml:space="preserve"> despite significant increase in air temperature </w:t>
      </w:r>
      <w:r w:rsidRPr="001E7A27">
        <w:rPr>
          <w:lang w:val="en-GB"/>
        </w:rPr>
        <w:fldChar w:fldCharType="begin" w:fldLock="1"/>
      </w:r>
      <w:r w:rsidR="00747167" w:rsidRPr="001E7A27">
        <w:rPr>
          <w:lang w:val="en-GB"/>
        </w:rPr>
        <w:instrText>ADDIN CSL_CITATION { "citationItems" : [ { "id" : "ITEM-1", "itemData" : { "DOI" : "10.1002/2016GL069292", "ISSN" : "00948276", "abstract" : "Continuous measurements of atmospheric methane (CH4) mole fractions measured by NOAA's Global Greenhouse Gas Reference Network in Barrow, AK (BRW), show strong enhancements above background values when winds come from the land sector from July to December from 1986 to 2015, indicating that emissions from arctic tundra continue through autumn and into early winter. Twenty-nine years of measurements show little change in seasonal mean land sector CH4 enhancements, despite an increase in annual mean temperatures of 1.2 \u00b1 0.8\u00b0C/decade (2\u03c3). The record does reveal small increases in CH4 enhancements in November and December after 2010 due to increased late-season emissions. The lack of significant long-term trends suggests that more complex biogeochemical processes are counteracting the observed short-term (monthly) temperature sensitivity of 5.0 \u00b1 3.6 ppb CH4/\u00b0C. Our results suggest that even the observed short-term temperature sensitivity from the Arctic will have little impact on the global atmospheric CH4 budget in the long term if future trajectories evolve with the same temperature sensitivity.", "author" : [ { "dropping-particle" : "", "family" : "Sweeney", "given" : "Colm", "non-dropping-particle" : "", "parse-names" : false, "suffix" : "" }, { "dropping-particle" : "", "family" : "Dlugokencky", "given" : "Edward", "non-dropping-particle" : "", "parse-names" : false, "suffix" : "" }, { "dropping-particle" : "", "family" : "Miller", "given" : "Charles E.", "non-dropping-particle" : "", "parse-names" : false, "suffix" : "" }, { "dropping-particle" : "", "family" : "Wofsy", "given" : "Steven", "non-dropping-particle" : "", "parse-names" : false, "suffix" : "" }, { "dropping-particle" : "", "family" : "Karion", "given" : "Anna", "non-dropping-particle" : "", "parse-names" : false, "suffix" : "" }, { "dropping-particle" : "", "family" : "Dinardo", "given" : "Steve", "non-dropping-particle" : "", "parse-names" : false, "suffix" : "" }, { "dropping-particle" : "", "family" : "Chang", "given" : "Rachel Y.W.", "non-dropping-particle" : "", "parse-names" : false, "suffix" : "" }, { "dropping-particle" : "", "family" : "Miller", "given" : "John B.", "non-dropping-particle" : "", "parse-names" : false, "suffix" : "" }, { "dropping-particle" : "", "family" : "Bruhwiler", "given" : "Lori", "non-dropping-particle" : "", "parse-names" : false, "suffix" : "" }, { "dropping-particle" : "", "family" : "Crotwell", "given" : "Andrew M.", "non-dropping-particle" : "", "parse-names" : false, "suffix" : "" }, { "dropping-particle" : "", "family" : "Newberger", "given" : "Tim", "non-dropping-particle" : "", "parse-names" : false, "suffix" : "" }, { "dropping-particle" : "", "family" : "McKain", "given" : "Kathryn", "non-dropping-particle" : "", "parse-names" : false, "suffix" : "" }, { "dropping-particle" : "", "family" : "Stone", "given" : "Robert S.", "non-dropping-particle" : "", "parse-names" : false, "suffix" : "" }, { "dropping-particle" : "", "family" : "Wolter", "given" : "Sonja E.", "non-dropping-particle" : "", "parse-names" : false, "suffix" : "" }, { "dropping-particle" : "", "family" : "Lang", "given" : "Patricia E.", "non-dropping-particle" : "", "parse-names" : false, "suffix" : "" }, { "dropping-particle" : "", "family" : "Tans", "given" : "Pieter", "non-dropping-particle" : "", "parse-names" : false, "suffix" : "" } ], "container-title" : "Geophysical Research Letters", "id" : "ITEM-1", "issue" : "12", "issued" : { "date-parts" : [ [ "2016", "6", "28" ] ] }, "page" : "6604-6611", "title" : "No significant increase in long-term CH 4 emissions on North Slope of Alaska despite significant increase in air temperature", "translator" : [ { "dropping-particle" : "", "family" : "L7491", "given" : "", "non-dropping-particle" : "", "parse-names" : false, "suffix" : "" } ], "type" : "article-journal", "volume" : "43" }, "uris" : [ "http://www.mendeley.com/documents/?uuid=b2445ae6-3872-44f2-b9cc-3a67fd496406" ] } ], "mendeley" : { "formattedCitation" : "(Sweeney et al., 2016)", "plainTextFormattedCitation" : "(Sweeney et al., 2016)", "previouslyFormattedCitation" : "(Sweeney et al., 2016)" }, "properties" : { "noteIndex" : 0 }, "schema" : "https://github.com/citation-style-language/schema/raw/master/csl-citation.json" }</w:instrText>
      </w:r>
      <w:r w:rsidRPr="001E7A27">
        <w:rPr>
          <w:lang w:val="en-GB"/>
        </w:rPr>
        <w:fldChar w:fldCharType="separate"/>
      </w:r>
      <w:r w:rsidR="00025FA2" w:rsidRPr="001E7A27">
        <w:rPr>
          <w:noProof/>
          <w:lang w:val="en-GB"/>
        </w:rPr>
        <w:t>(Sweeney et al., 2016)</w:t>
      </w:r>
      <w:r w:rsidRPr="001E7A27">
        <w:rPr>
          <w:lang w:val="en-GB"/>
        </w:rPr>
        <w:fldChar w:fldCharType="end"/>
      </w:r>
      <w:r w:rsidRPr="001E7A27">
        <w:rPr>
          <w:lang w:val="en-GB"/>
        </w:rPr>
        <w:t>. Atmospheric inversions and biospheric models do not show any clear trends in CH</w:t>
      </w:r>
      <w:r w:rsidRPr="001E7A27">
        <w:rPr>
          <w:vertAlign w:val="subscript"/>
          <w:lang w:val="en-GB"/>
        </w:rPr>
        <w:t>4</w:t>
      </w:r>
      <w:r w:rsidRPr="001E7A27">
        <w:rPr>
          <w:lang w:val="en-GB"/>
        </w:rPr>
        <w:t xml:space="preserve"> emission</w:t>
      </w:r>
      <w:ins w:id="3851" w:author="Tom Maycock" w:date="2021-09-08T15:26:00Z">
        <w:r w:rsidR="00FC0403" w:rsidRPr="001E7A27">
          <w:rPr>
            <w:lang w:val="en-GB"/>
          </w:rPr>
          <w:t>s</w:t>
        </w:r>
      </w:ins>
      <w:r w:rsidRPr="001E7A27">
        <w:rPr>
          <w:lang w:val="en-GB"/>
        </w:rPr>
        <w:t xml:space="preserve"> for wetland regions of the high latitudes during the period 2000–2016 </w:t>
      </w:r>
      <w:r w:rsidRPr="001E7A27">
        <w:rPr>
          <w:lang w:val="en-GB"/>
        </w:rPr>
        <w:fldChar w:fldCharType="begin" w:fldLock="1"/>
      </w:r>
      <w:r w:rsidR="00BC2C5E" w:rsidRPr="001E7A27">
        <w:rPr>
          <w:lang w:val="en-GB"/>
        </w:rPr>
        <w:instrText>ADDIN CSL_CITATION { "citationItems" : [ { "id" : "ITEM-1", "itemData" : { "DOI" : "10.1088/1748-9326/ab9ed2", "ISSN" : "1748-9326", "author" : [ { "dropping-particle" : "", "family" : "Jackson", "given" : "R B", "non-dropping-particle" : "", "parse-names" : false, "suffix" : "" }, { "dropping-particle" : "", "family" : "Saunois", "given" : "M", "non-dropping-particle" : "", "parse-names" : false, "suffix" : "" }, { "dropping-particle" : "", "family" : "Bousquet", "given" : "P", "non-dropping-particle" : "", "parse-names" : false, "suffix" : "" }, { "dropping-particle" : "", "family" : "Canadell", "given" : "J G", "non-dropping-particle" : "", "parse-names" : false, "suffix" : "" }, { "dropping-particle" : "", "family" : "Poulter", "given" : "B", "non-dropping-particle" : "", "parse-names" : false, "suffix" : "" }, { "dropping-particle" : "", "family" : "Stavert", "given" : "A R", "non-dropping-particle" : "", "parse-names" : false, "suffix" : "" }, { "dropping-particle" : "", "family" : "Bergamaschi", "given" : "P", "non-dropping-particle" : "", "parse-names" : false, "suffix" : "" }, { "dropping-particle" : "", "family" : "Niwa", "given" : "Y", "non-dropping-particle" : "", "parse-names" : false, "suffix" : "" }, { "dropping-particle" : "", "family" : "Segers", "given" : "A", "non-dropping-particle" : "", "parse-names" : false, "suffix" : "" }, { "dropping-particle" : "", "family" : "Tsuruta", "given" : "A", "non-dropping-particle" : "", "parse-names" : false, "suffix" : "" } ], "container-title" : "Environmental Research Letters", "id" : "ITEM-1", "issue" : "7", "issued" : { "date-parts" : [ [ "2020", "7", "14" ] ] }, "page" : "071002", "title" : "Increasing anthropogenic methane emissions arise equally from agricultural and fossil fuel sources", "translator" : [ { "dropping-particle" : "", "family" : "L6814", "given" : "", "non-dropping-particle" : "", "parse-names" : false, "suffix" : "" } ], "type" : "article-journal", "volume" : "15" }, "uris" : [ "http://www.mendeley.com/documents/?uuid=8bcbbbb6-a59d-42a9-989b-7d0200d7738d" ] }, { "id" : "ITEM-2", "itemData" : { "DOI" : "10.1088/1748-9326/aa8391", "abstract" : "Increasing atmospheric methane (CH 4 ) concentrations have contributed to approximately 20% of anthropogenic climate change. Despite the importance of CH 4 as a greenhouse gas, its atmospheric growth rate and dynamics over the past two decades, which include a stabilization period (1999\u20132006), followed by renewed growth starting in 2007, remain poorly understood. We provide an updated estimate of CH4 emissions from wetlands, the largest natural global CH4 source, for 2000\u20132012 using an ensemble of biogeochemical models constrained with remote sensing surface inundation and inventory-based wetland area data. Between 2000\u20132012, boreal wetland CH 4 emissions increased by 1.2 Tg yr \u22121 (\u22120.2\u20133.5 Tg yr \u22121 ), tropical emissions decreased by 0.9 Tg yr \u22121 (\u22123.2\u22121.1 Tg yr \u22121 ), yet globally, emissions remained unchanged at 184 \u00b1 22 Tg yr \u22121 . Changing air temperature was responsible for increasing high-latitude emissions whereas declines in low-latitude wetland area decreased tropical emissions; both dynamics are consistent with features of predicted centennial-scale climate change impacts on wetland CH 4 emissions. Despite uncertainties in wetland area mapping, our study shows that global wetland CH 4 emissions have not contributed significantly to the period of renewed atmospheric CH 4 growth, and is consistent with findings from studies that indicate some combination of increasing fossil fuel and agriculture-related CH 4 emissions, and a decrease in the atmospheric oxidative sink.", "author" : [ { "dropping-particle" : "", "family" : "Poulter", "given" : "Benjamin", "non-dropping-particle" : "", "parse-names" : false, "suffix" : "" }, { "dropping-particle" : "", "family" : "Bousquet", "given" : "Philippe",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"Peregon", "given" : "Anna", "non-dropping-particle" : "", "parse-names" : false, "suffix" : "" }, { "dropping-particle" : "", "family" : "Saunois", "given" : "Marielle", "non-dropping-particle" : "", "parse-names" : false, "suffix" : "" }, { "dropping-particle" : "", "family" : "Arora", "given" : "Vivek K", "non-dropping-particle" : "", "parse-names" : false, "suffix" : "" }, { "dropping-particle" : "", "family" : "Beerling", "given" : "David J", "non-dropping-particle" : "", "parse-names" : false, "suffix" : "" }, { "dropping-particle" : "", "family" : "Brovkin", "given" : "Victor", "non-dropping-particle" : "", "parse-names" : false, "suffix" : "" }, { "dropping-particle" : "", "family" : "Jones", "given" : "Chris D", "non-dropping-particle" : "", "parse-names" : false, "suffix" : "" }, { "dropping-particle" : "", "family" : "Joos", "given" : "Fortunat", "non-dropping-particle" : "", "parse-names" : false, "suffix" : "" }, { "dropping-particle" : "", "family" : "Gedney", "given" : "Nicola", "non-dropping-particle" : "", "parse-names" : false, "suffix" : "" }, { "dropping-particle" : "", "family" : "Ito", "given" : "Akihito", "non-dropping-particle" : "", "parse-names" : false, "suffix" : "" }, { "dropping-particle" : "", "family" : "Kleinen", "given" : "Thomas", "non-dropping-particle" : "", "parse-names" : false, "suffix" : "" }, { "dropping-particle" : "", "family" : "Koven", "given" : "Charles D", "non-dropping-particle" : "", "parse-names" : false, "suffix" : "" }, { "dropping-particle" : "", "family" : "McDonald", "given" : "Kyle", "non-dropping-particle" : "", "parse-names" : false, "suffix" : "" }, { "dropping-particle" : "", "family" : "Melton", "given" : "Joe R", "non-dropping-particle" : "", "parse-names" : false, "suffix" : "" }, { "dropping-particle" : "", "family" : "Peng", "given" : "Changhui", "non-dropping-particle" : "", "parse-names" : false, "suffix" : "" }, { "dropping-particle" : "", "family" : "Peng", "given" : "Shushi", "non-dropping-particle" : "", "parse-names" : false, "suffix" : "" }, { "dropping-particle" : "", "family" : "Prigent", "given" : "Catherine", "non-dropping-particle" : "", "parse-names" : false, "suffix" : "" }, { "dropping-particle" : "", "family" : "Schroeder", "given" : "Ronny", "non-dropping-particle" : "", "parse-names" : false, "suffix" : "" }, { "dropping-particle" : "", "family" : "Riley", "given" : "William J", "non-dropping-particle" : "", "parse-names" : false, "suffix" : "" }, { "dropping-particle" : "", "family" : "Saito", "given" : "Makoto", "non-dropping-particle" : "", "parse-names" : false, "suffix" : "" }, { "dropping-particle" : "", "family" : "Spahni", "given" : "Renato", "non-dropping-particle" : "", "parse-names" : false, "suffix" : "" }, { "dropping-particle" : "", "family" : "Tian", "given" : "Hanqin", "non-dropping-particle" : "", "parse-names" : false, "suffix" : "" }, { "dropping-particle" : "", "family" : "Taylor", "given" : "Lyla", "non-dropping-particle" : "", "parse-names" : false, "suffix" : "" }, { "dropping-particle" : "", "family" : "Viovy", "given" : "Nicolas", "non-dropping-particle" : "", "parse-names" : false, "suffix" : "" }, { "dropping-particle" : "", "family" : "Wilton", "given" : "David", "non-dropping-particle" : "", "parse-names" : false, "suffix" : "" }, { "dropping-particle" : "", "family" : "Wiltshire", "given" : "Andy", "non-dropping-particle" : "", "parse-names" : false, "suffix" : "" }, { "dropping-particle" : "", "family" : "Xu", "given" : "Xiyan", "non-dropping-particle" : "", "parse-names" : false, "suffix" : "" }, { "dropping-particle" : "", "family" : "Zhang", "given" : "Bowen", "non-dropping-particle" : "", "parse-names" : false, "suffix" : "" }, { "dropping-particle" : "", "family" : "Zhang", "given" : "Zhen", "non-dropping-particle" : "", "parse-names" : false, "suffix" : "" }, { "dropping-particle" : "", "family" : "Zhu", "given" : "Qiuan", "non-dropping-particle" : "", "parse-names" : false, "suffix" : "" } ], "container-title" : "Environmental Research Letters", "id" : "ITEM-2", "issue" : "9", "issued" : { "date-parts" : [ [ "2017" ] ] }, "page" : "094013", "title" : "Global wetland contribution to 2000\u20132012 atmospheric methane growth rate dynamics", "translator" : [ { "dropping-particle" : "", "family" : "L4020", "given" : "", "non-dropping-particle" : "", "parse-names" : false, "suffix" : "" } ], "type" : "article-journal", "volume" : "12" }, "uris" : [ "http://www.mendeley.com/documents/?uuid=a1cc3296-ba4b-464c-9a9f-fc3cd3b87a61" ] }, { "id" : "ITEM-3", "itemData" : { "DOI" : "10.2151/jmsj.2016-006", "ISSN" : "00261165", "author" : [ { "dropping-particle" : "", "family" : "Patra", "given" : "P.K.", "non-dropping-particle" : "", "parse-names" : false, "suffix" : "" }, { "dropping-particle" : "", "family" : "Saeki", "given" : "T.", "non-dropping-particle" : "", "parse-names" : false, "suffix" : "" }, { "dropping-particle" : "", "family" : "Dlugokencky", "given" : "E.J.",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"Aoki", "given" : "S.", "non-dropping-particle" : "", "parse-names" : false, "suffix" : "" }, { "dropping-particle" : "", "family" : "Morimoto", "given" : "S.", "non-dropping-particle" : "", "parse-names" : false, "suffix" : "" }, { "dropping-particle" : "", "family" : "Kort", "given" : "E.A.", "non-dropping-particle" : "", "parse-names" : false, "suffix" : "" }, { "dropping-particle" : "", "family" : "Crotwell", "given" : "A.", "non-dropping-particle" : "", "parse-names" : false, "suffix" : "" }, { "dropping-particle" : "", "family" : "Ravi Kumar", "given" : "K.", "non-dropping-particle" : "", "parse-names" : false, "suffix" : "" }, { "dropping-particle" : "", "family" : "Nakazawa", "given" : "T.", "non-dropping-particle" : "", "parse-names" : false, "suffix" : "" } ], "container-title" : "Journal of the Meteorological Society of Japan. Series II", "id" : "ITEM-3", "issue" : "1", "issued" : { "date-parts" : [ [ "2016" ] ] }, "page" : "91-113", "publisher" : "Meteorological Society of Japan", "title" : "Regional methane emission estimation based on observed atmospheric concentrations (2002-2012)", "translator" : [ { "dropping-particle" : "", "family" : "L6560", "given" : "", "non-dropping-particle" : "", "parse-names" : false, "suffix" : "" } ], "type" : "article-journal", "volume" : "94" }, "uris" : [ "http://www.mendeley.com/documents/?uuid=68c59242-0c62-43cd-aceb-ac3d0cdc836a" ] }, { "id" : "ITEM-4",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"ITEM-4",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"mendeley" : { "formattedCitation" : "(Patra et al., 2016; Poulter et al., 2017; Jackson et al., 2020; Saunois et al., 2020)", "plainTextFormattedCitation" : "(Patra et al., 2016; Poulter et al., 2017; Jackson et al., 2020; Saunois et al., 2020)", "previouslyFormattedCitation" : "(Patra et al., 2016; Poulter et al., 2017; Jackson et al., 2020; Saunois et al., 2020)" }, "properties" : { "noteIndex" : 0 }, "schema" : "https://github.com/citation-style-language/schema/raw/master/csl-citation.json" }</w:instrText>
      </w:r>
      <w:r w:rsidRPr="001E7A27">
        <w:rPr>
          <w:lang w:val="en-GB"/>
        </w:rPr>
        <w:fldChar w:fldCharType="separate"/>
      </w:r>
      <w:r w:rsidR="00025FA2" w:rsidRPr="001E7A27">
        <w:rPr>
          <w:noProof/>
          <w:lang w:val="en-GB"/>
        </w:rPr>
        <w:t>(Patra et al., 2016; Poulter et al., 2017; Jackson et al., 2020; Saunois et al., 2020)</w:t>
      </w:r>
      <w:r w:rsidRPr="001E7A27">
        <w:rPr>
          <w:lang w:val="en-GB"/>
        </w:rPr>
        <w:fldChar w:fldCharType="end"/>
      </w:r>
      <w:r w:rsidRPr="001E7A27">
        <w:rPr>
          <w:lang w:val="en-GB"/>
        </w:rPr>
        <w:t xml:space="preserve">. Large uncertainties on wetland extent and limited data constraints place </w:t>
      </w:r>
      <w:r w:rsidRPr="001E7A27">
        <w:rPr>
          <w:i/>
          <w:iCs/>
          <w:lang w:val="en-GB"/>
        </w:rPr>
        <w:t>low confidence</w:t>
      </w:r>
      <w:r w:rsidRPr="001E7A27">
        <w:rPr>
          <w:lang w:val="en-GB"/>
        </w:rPr>
        <w:t xml:space="preserve"> in these model</w:t>
      </w:r>
      <w:ins w:id="3852" w:author="Soapbox" w:date="2021-07-16T09:39:00Z">
        <w:r w:rsidR="008C30FA" w:rsidRPr="001E7A27">
          <w:rPr>
            <w:lang w:val="en-GB"/>
          </w:rPr>
          <w:t>l</w:t>
        </w:r>
      </w:ins>
      <w:r w:rsidRPr="001E7A27">
        <w:rPr>
          <w:lang w:val="en-GB"/>
        </w:rPr>
        <w:t>ing approaches.</w:t>
      </w:r>
    </w:p>
    <w:p w14:paraId="0257AD8F" w14:textId="77777777" w:rsidR="00E4133F" w:rsidRPr="001E7A27" w:rsidRDefault="00E4133F" w:rsidP="005C7F25">
      <w:pPr>
        <w:pStyle w:val="AR6BodyText"/>
        <w:shd w:val="clear" w:color="auto" w:fill="DEEAF6" w:themeFill="accent1" w:themeFillTint="33"/>
        <w:rPr>
          <w:lang w:val="en-GB"/>
        </w:rPr>
      </w:pPr>
    </w:p>
    <w:p w14:paraId="78A9FD32" w14:textId="17C23D47" w:rsidR="00E4133F" w:rsidRPr="001E7A27" w:rsidRDefault="0023079D" w:rsidP="005C7F25">
      <w:pPr>
        <w:pStyle w:val="AR6BodyText"/>
        <w:shd w:val="clear" w:color="auto" w:fill="DEEAF6" w:themeFill="accent1" w:themeFillTint="33"/>
        <w:rPr>
          <w:lang w:val="en-GB"/>
        </w:rPr>
      </w:pPr>
      <w:ins w:id="3853" w:author="Soapbox" w:date="2021-07-21T09:33:00Z">
        <w:r w:rsidRPr="001E7A27">
          <w:rPr>
            <w:lang w:val="en-GB"/>
          </w:rPr>
          <w:t xml:space="preserve">The </w:t>
        </w:r>
      </w:ins>
      <w:r w:rsidR="00E4133F" w:rsidRPr="001E7A27">
        <w:rPr>
          <w:lang w:val="en-GB"/>
        </w:rPr>
        <w:t xml:space="preserve">SROCC also assessed with </w:t>
      </w:r>
      <w:r w:rsidR="00E4133F" w:rsidRPr="001E7A27">
        <w:rPr>
          <w:i/>
          <w:lang w:val="en-GB"/>
        </w:rPr>
        <w:t>high confidence</w:t>
      </w:r>
      <w:r w:rsidR="00E4133F" w:rsidRPr="001E7A27">
        <w:rPr>
          <w:lang w:val="en-GB"/>
        </w:rPr>
        <w:t xml:space="preserve"> that methane fluxes have been under-observed due to their high variability at multiple scales in both space and time, and that there is a persistent mismatch between top-down and bottom-up methane budgets, with emissions calculated by upscaling ground observations typically higher than emissions inferred from large-scale atmospheric observations </w:t>
      </w:r>
      <w:commentRangeStart w:id="3854"/>
      <w:commentRangeStart w:id="3855"/>
      <w:r w:rsidR="00E4133F" w:rsidRPr="001E7A27">
        <w:rPr>
          <w:lang w:val="en-GB"/>
        </w:rPr>
        <w:fldChar w:fldCharType="begin" w:fldLock="1"/>
      </w:r>
      <w:ins w:id="3856" w:author="Robin Matthews" w:date="2021-06-17T18:00:00Z">
        <w:r w:rsidR="00D66569" w:rsidRPr="001E7A27">
          <w:rPr>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"10.1002/2016GL071772", "ISBN" : "0094-8276", "ISSN" : "00948276", "abstract" : "Abstract Quantification of the present and future contribution to atmospheric methane (CH4) from lakes, wetlands, fluvial systems, and, potentially, coastal waters remains an important unfinished task for balancing the global CH4 budget. Discriminating between these sources is crucial, especially across climate-sensitive Arctic and subarctic landscapes and waters. Yet basic underlying uncertainties remain, in such areas as total wetland area and definitions of wetlands, which can lead to conflation of wetlands and small ponds in regional studies. We discuss how in situ sampling choices, remote sensing limitations, and isotopic signature overlaps can lead to unintentional double-counting of CH4 emissions and propose that this double-counting can explain a pan-Arctic bottom-up estimate from published sources, 59.7 Tg yr\u22121 (range 36.9\u201389.4 Tg yr\u22121) greatly exceeding the most recent top-down inverse modeled estimate of the pan-Arctic CH4 budget (23 \u00b1 5 Tg yr\u22121).", "author" : [ { "dropping-particle" : "", "family" : "Thornton", "given" : "Brett F.", "non-dropping-particle" : "", "parse-names" : false, "suffix" : "" }, { "dropping-particle" : "", "family" : "Wik", "given" : "Martin", "non-dropping-particle" : "", "parse-names" : false, "suffix" : "" }, { "dropping-particle" : "", "family" : "Crill", "given" : "Patrick M.", "non-dropping-particle" : "", "parse-names" : false, "suffix" : "" } ], "container-title" : "Geophysical Research Letters", "id" : "ITEM-2", "issue" : "24", "issued" : { "date-parts" : [ [ "2016", "12", "28" ] ] }, "page" : "12,569-12,577", "title" : "Double-counting challenges the accuracy of high-latitude methane inventories", "translator" : [ { "dropping-particle" : "", "family" : "L7214", "given" : "", "non-dropping-particle" : "", "parse-names" : false, "suffix" : "" } ], "type" : "article-journal", "volume" : "43" }, "uris" : [ "http://www.mendeley.com/documents/?uuid=8bee95a4-de33-4d2b-ab9c-1c5e673914cc" ] } ], "mendeley" : { "formattedCitation" : "(Thornton et al., 2016b; Saunois et al., 2020)", "manualFormatting" : "(Thornton et al., 2016a)", "plainTextFormattedCitation" : "(Thornton et al., 2016b; Saunois et al., 2020)", "previouslyFormattedCitation" : "(Thornton et al., 2016b; Saunois et al., 2020)" }, "properties" : { "noteIndex" : 0 }, "schema" : "https://github.com/citation-style-language/schema/raw/master/csl-citation.json" }</w:instrText>
        </w:r>
      </w:ins>
      <w:del w:id="3857" w:author="Robin Matthews" w:date="2021-06-17T18:00:00Z">
        <w:r w:rsidR="00747167" w:rsidRPr="001E7A27" w:rsidDel="00D66569">
          <w:rPr>
            <w:lang w:val="en-GB"/>
          </w:rPr>
          <w:del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"10.1002/2016GL071772", "ISBN" : "0094-8276", "ISSN" : "00948276", "abstract" : "Abstract Quantification of the present and future contribution to atmospheric methane (CH4) from lakes, wetlands, fluvial systems, and, potentially, coastal waters remains an important unfinished task for balancing the global CH4 budget. Discriminating between these sources is crucial, especially across climate-sensitive Arctic and subarctic landscapes and waters. Yet basic underlying uncertainties remain, in such areas as total wetland area and definitions of wetlands, which can lead to conflation of wetlands and small ponds in regional studies. We discuss how in situ sampling choices, remote sensing limitations, and isotopic signature overlaps can lead to unintentional double-counting of CH4 emissions and propose that this double-counting can explain a pan-Arctic bottom-up estimate from published sources, 59.7 Tg yr\u22121 (range 36.9\u201389.4 Tg yr\u22121) greatly exceeding the most recent top-down inverse modeled estimate of the pan-Arctic CH4 budget (23 \u00b1 5 Tg yr\u22121).", "author" : [ { "dropping-particle" : "", "family" : "Thornton", "given" : "Brett F.", "non-dropping-particle" : "", "parse-names" : false, "suffix" : "" }, { "dropping-particle" : "", "family" : "Wik", "given" : "Martin", "non-dropping-particle" : "", "parse-names" : false, "suffix" : "" }, { "dropping-particle" : "", "family" : "Crill", "given" : "Patrick M.", "non-dropping-particle" : "", "parse-names" : false, "suffix" : "" } ], "container-title" : "Geophysical Research Letters", "id" : "ITEM-2", "issue" : "24", "issued" : { "date-parts" : [ [ "2016", "12", "28" ] ] }, "page" : "12,569-12,577", "title" : "Double-counting challenges the accuracy of high-latitude methane inventories", "translator" : [ { "dropping-particle" : "", "family" : "L7214", "given" : "", "non-dropping-particle" : "", "parse-names" : false, "suffix" : "" } ], "type" : "article-journal", "volume" : "43" }, "uris" : [ "http://www.mendeley.com/documents/?uuid=8bee95a4-de33-4d2b-ab9c-1c5e673914cc" ] } ], "mendeley" : { "formattedCitation" : "(Thornton et al., 2016b; Saunois et al., 2020)", "manualFormatting" : "(Thornton et al., 2016b)", "plainTextFormattedCitation" : "(Thornton et al., 2016b; Saunois et al., 2020)", "previouslyFormattedCitation" : "(Thornton et al., 2016b; Saunois et al., 2020)" }, "properties" : { "noteIndex" : 0 }, "schema" : "https://github.com/citation-style-language/schema/raw/master/csl-citation.json" }</w:delInstrText>
        </w:r>
      </w:del>
      <w:r w:rsidR="00E4133F" w:rsidRPr="001E7A27">
        <w:rPr>
          <w:lang w:val="en-GB"/>
        </w:rPr>
        <w:fldChar w:fldCharType="separate"/>
      </w:r>
      <w:r w:rsidR="00025FA2" w:rsidRPr="001E7A27">
        <w:rPr>
          <w:noProof/>
          <w:lang w:val="en-GB"/>
        </w:rPr>
        <w:t>(Thornton et al., 2016</w:t>
      </w:r>
      <w:ins w:id="3858" w:author="Robin Matthews" w:date="2021-06-17T18:00:00Z">
        <w:r w:rsidR="00D66569" w:rsidRPr="001E7A27">
          <w:rPr>
            <w:noProof/>
            <w:lang w:val="en-GB"/>
          </w:rPr>
          <w:t>a</w:t>
        </w:r>
      </w:ins>
      <w:del w:id="3859" w:author="Robin Matthews" w:date="2021-06-17T18:00:00Z">
        <w:r w:rsidR="00025FA2" w:rsidRPr="001E7A27" w:rsidDel="00D66569">
          <w:rPr>
            <w:noProof/>
            <w:lang w:val="en-GB"/>
          </w:rPr>
          <w:delText>b</w:delText>
        </w:r>
      </w:del>
      <w:r w:rsidR="00025FA2" w:rsidRPr="001E7A27">
        <w:rPr>
          <w:noProof/>
          <w:lang w:val="en-GB"/>
        </w:rPr>
        <w:t>)</w:t>
      </w:r>
      <w:r w:rsidR="00E4133F" w:rsidRPr="001E7A27">
        <w:rPr>
          <w:lang w:val="en-GB"/>
        </w:rPr>
        <w:fldChar w:fldCharType="end"/>
      </w:r>
      <w:commentRangeEnd w:id="3854"/>
      <w:commentRangeEnd w:id="3855"/>
      <w:r w:rsidR="00D66569" w:rsidRPr="001E7A27">
        <w:rPr>
          <w:rStyle w:val="CommentReference"/>
          <w:lang w:val="en-GB"/>
        </w:rPr>
        <w:commentReference w:id="3854"/>
      </w:r>
      <w:r w:rsidR="00025FA2" w:rsidRPr="001E7A27">
        <w:rPr>
          <w:rStyle w:val="CommentReference"/>
          <w:lang w:val="en-GB"/>
        </w:rPr>
        <w:commentReference w:id="3855"/>
      </w:r>
      <w:r w:rsidR="00E4133F" w:rsidRPr="001E7A27">
        <w:rPr>
          <w:lang w:val="en-GB"/>
        </w:rPr>
        <w:t>.</w:t>
      </w:r>
    </w:p>
    <w:p w14:paraId="2C63547D" w14:textId="77777777" w:rsidR="00E4133F" w:rsidRPr="001E7A27" w:rsidRDefault="00E4133F" w:rsidP="005C7F25">
      <w:pPr>
        <w:pStyle w:val="AR6BodyText"/>
        <w:shd w:val="clear" w:color="auto" w:fill="DEEAF6" w:themeFill="accent1" w:themeFillTint="33"/>
        <w:rPr>
          <w:lang w:val="en-GB" w:eastAsia="en-US"/>
        </w:rPr>
      </w:pPr>
    </w:p>
    <w:p w14:paraId="79AD0A69" w14:textId="6CBB9EA0" w:rsidR="00E4133F" w:rsidRPr="001E7A27" w:rsidRDefault="00E4133F" w:rsidP="005C7F25">
      <w:pPr>
        <w:pStyle w:val="AR6BodyText"/>
        <w:shd w:val="clear" w:color="auto" w:fill="DEEAF6" w:themeFill="accent1" w:themeFillTint="33"/>
        <w:rPr>
          <w:lang w:val="en-GB" w:eastAsia="en-US"/>
        </w:rPr>
      </w:pPr>
      <w:r w:rsidRPr="001E7A27">
        <w:rPr>
          <w:lang w:val="en-GB"/>
        </w:rPr>
        <w:t xml:space="preserve">In conclusion, there is </w:t>
      </w:r>
      <w:r w:rsidRPr="001E7A27">
        <w:rPr>
          <w:i/>
          <w:iCs/>
          <w:lang w:val="en-GB"/>
        </w:rPr>
        <w:t>high confidence</w:t>
      </w:r>
      <w:r w:rsidRPr="001E7A27">
        <w:rPr>
          <w:lang w:val="en-GB"/>
        </w:rPr>
        <w:t xml:space="preserve"> that the permafrost region has acted as a historic carbon sink over </w:t>
      </w:r>
      <w:r w:rsidRPr="001E7A27">
        <w:rPr>
          <w:lang w:val="en-GB" w:eastAsia="en-US"/>
        </w:rPr>
        <w:t>centuries to millennia</w:t>
      </w:r>
      <w:ins w:id="3860" w:author="Soapbox" w:date="2021-07-21T09:36:00Z">
        <w:r w:rsidR="0023079D" w:rsidRPr="001E7A27">
          <w:rPr>
            <w:lang w:val="en-GB" w:eastAsia="en-US"/>
          </w:rPr>
          <w:t>,</w:t>
        </w:r>
      </w:ins>
      <w:r w:rsidRPr="001E7A27">
        <w:rPr>
          <w:lang w:val="en-GB" w:eastAsia="en-US"/>
        </w:rPr>
        <w:t xml:space="preserve"> and </w:t>
      </w:r>
      <w:r w:rsidRPr="001E7A27">
        <w:rPr>
          <w:i/>
          <w:iCs/>
          <w:lang w:val="en-GB" w:eastAsia="en-US"/>
        </w:rPr>
        <w:t>high confidence</w:t>
      </w:r>
      <w:r w:rsidRPr="001E7A27">
        <w:rPr>
          <w:lang w:val="en-GB" w:eastAsia="en-US"/>
        </w:rPr>
        <w:t xml:space="preserve"> that some permafrost regions are currently net sources of CO</w:t>
      </w:r>
      <w:r w:rsidRPr="001E7A27">
        <w:rPr>
          <w:vertAlign w:val="subscript"/>
          <w:lang w:val="en-GB" w:eastAsia="en-US"/>
        </w:rPr>
        <w:t>2</w:t>
      </w:r>
      <w:r w:rsidRPr="001E7A27">
        <w:rPr>
          <w:lang w:val="en-GB" w:eastAsia="en-US"/>
        </w:rPr>
        <w:t xml:space="preserve">. There is </w:t>
      </w:r>
      <w:r w:rsidRPr="001E7A27">
        <w:rPr>
          <w:i/>
          <w:iCs/>
          <w:lang w:val="en-GB" w:eastAsia="en-US"/>
        </w:rPr>
        <w:t>robust evidence</w:t>
      </w:r>
      <w:r w:rsidRPr="001E7A27">
        <w:rPr>
          <w:lang w:val="en-GB" w:eastAsia="en-US"/>
        </w:rPr>
        <w:t xml:space="preserve"> that some CH</w:t>
      </w:r>
      <w:r w:rsidRPr="001E7A27">
        <w:rPr>
          <w:vertAlign w:val="subscript"/>
          <w:lang w:val="en-GB" w:eastAsia="en-US"/>
        </w:rPr>
        <w:t>4</w:t>
      </w:r>
      <w:r w:rsidRPr="001E7A27">
        <w:rPr>
          <w:lang w:val="en-GB" w:eastAsia="en-US"/>
        </w:rPr>
        <w:t xml:space="preserve"> emission</w:t>
      </w:r>
      <w:del w:id="3861" w:author="Soapbox" w:date="2021-07-21T09:39:00Z">
        <w:r w:rsidRPr="001E7A27" w:rsidDel="00AC0B25">
          <w:rPr>
            <w:lang w:val="en-GB" w:eastAsia="en-US"/>
          </w:rPr>
          <w:delText>s</w:delText>
        </w:r>
      </w:del>
      <w:r w:rsidRPr="001E7A27">
        <w:rPr>
          <w:lang w:val="en-GB" w:eastAsia="en-US"/>
        </w:rPr>
        <w:t xml:space="preserve"> sources</w:t>
      </w:r>
      <w:ins w:id="3862" w:author="Soapbox" w:date="2021-07-21T09:40:00Z">
        <w:r w:rsidR="00AC0B25" w:rsidRPr="001E7A27">
          <w:rPr>
            <w:lang w:val="en-GB" w:eastAsia="en-US"/>
          </w:rPr>
          <w:t xml:space="preserve"> </w:t>
        </w:r>
      </w:ins>
      <w:del w:id="3863" w:author="Soapbox" w:date="2021-07-21T09:40:00Z">
        <w:r w:rsidRPr="001E7A27" w:rsidDel="00AC0B25">
          <w:rPr>
            <w:lang w:val="en-GB" w:eastAsia="en-US"/>
          </w:rPr>
          <w:delText xml:space="preserve"> and </w:delText>
        </w:r>
      </w:del>
      <w:r w:rsidRPr="001E7A27">
        <w:rPr>
          <w:lang w:val="en-GB" w:eastAsia="en-US"/>
        </w:rPr>
        <w:t>for some regions have increased over the past decades (</w:t>
      </w:r>
      <w:r w:rsidRPr="001E7A27">
        <w:rPr>
          <w:i/>
          <w:iCs/>
          <w:lang w:val="en-GB" w:eastAsia="en-US"/>
        </w:rPr>
        <w:t>medium confidence</w:t>
      </w:r>
      <w:r w:rsidRPr="001E7A27">
        <w:rPr>
          <w:lang w:val="en-GB" w:eastAsia="en-US"/>
        </w:rPr>
        <w:t>). For the northern permafrost-wide region, no multi-decadal trend has been detected on CO</w:t>
      </w:r>
      <w:r w:rsidRPr="001E7A27">
        <w:rPr>
          <w:vertAlign w:val="subscript"/>
          <w:lang w:val="en-GB" w:eastAsia="en-US"/>
        </w:rPr>
        <w:t>2</w:t>
      </w:r>
      <w:r w:rsidRPr="001E7A27">
        <w:rPr>
          <w:lang w:val="en-GB" w:eastAsia="en-US"/>
        </w:rPr>
        <w:t xml:space="preserve"> and CH</w:t>
      </w:r>
      <w:r w:rsidRPr="001E7A27">
        <w:rPr>
          <w:vertAlign w:val="subscript"/>
          <w:lang w:val="en-GB" w:eastAsia="en-US"/>
        </w:rPr>
        <w:t>4</w:t>
      </w:r>
      <w:r w:rsidRPr="001E7A27">
        <w:rPr>
          <w:lang w:val="en-GB" w:eastAsia="en-US"/>
        </w:rPr>
        <w:t xml:space="preserve"> </w:t>
      </w:r>
      <w:r w:rsidR="009151D9" w:rsidRPr="001E7A27">
        <w:rPr>
          <w:lang w:val="en-GB" w:eastAsia="en-US"/>
        </w:rPr>
        <w:t>fluxes but</w:t>
      </w:r>
      <w:ins w:id="3864" w:author="Soapbox" w:date="2021-07-21T09:40:00Z">
        <w:r w:rsidR="00AC0B25" w:rsidRPr="001E7A27">
          <w:rPr>
            <w:lang w:val="en-GB" w:eastAsia="en-US"/>
          </w:rPr>
          <w:t>,</w:t>
        </w:r>
      </w:ins>
      <w:r w:rsidRPr="001E7A27">
        <w:rPr>
          <w:lang w:val="en-GB" w:eastAsia="en-US"/>
        </w:rPr>
        <w:t xml:space="preserve"> given the low resolution and sparse observations of current observations and model</w:t>
      </w:r>
      <w:ins w:id="3865" w:author="Soapbox" w:date="2021-07-16T09:39:00Z">
        <w:r w:rsidR="008C30FA" w:rsidRPr="001E7A27">
          <w:rPr>
            <w:lang w:val="en-GB" w:eastAsia="en-US"/>
          </w:rPr>
          <w:t>l</w:t>
        </w:r>
      </w:ins>
      <w:r w:rsidRPr="001E7A27">
        <w:rPr>
          <w:lang w:val="en-GB" w:eastAsia="en-US"/>
        </w:rPr>
        <w:t xml:space="preserve">ing sytems, we place </w:t>
      </w:r>
      <w:r w:rsidRPr="001E7A27">
        <w:rPr>
          <w:i/>
          <w:iCs/>
          <w:lang w:val="en-GB" w:eastAsia="en-US"/>
        </w:rPr>
        <w:t>low confidence</w:t>
      </w:r>
      <w:r w:rsidRPr="001E7A27">
        <w:rPr>
          <w:lang w:val="en-GB" w:eastAsia="en-US"/>
        </w:rPr>
        <w:t xml:space="preserve"> in this statement.</w:t>
      </w:r>
    </w:p>
    <w:p w14:paraId="7E755786" w14:textId="77777777" w:rsidR="00E4133F" w:rsidRPr="001E7A27" w:rsidRDefault="00E4133F" w:rsidP="005C7F25">
      <w:pPr>
        <w:pStyle w:val="AR6BodyText"/>
        <w:shd w:val="clear" w:color="auto" w:fill="DEEAF6" w:themeFill="accent1" w:themeFillTint="33"/>
        <w:rPr>
          <w:lang w:val="en-GB"/>
        </w:rPr>
      </w:pPr>
    </w:p>
    <w:p w14:paraId="76ABB9C5" w14:textId="065846FA" w:rsidR="00E4133F" w:rsidRPr="001E7A27" w:rsidRDefault="00E4133F" w:rsidP="005C7F25">
      <w:pPr>
        <w:pStyle w:val="AR6BodyText"/>
        <w:shd w:val="clear" w:color="auto" w:fill="DEEAF6" w:themeFill="accent1" w:themeFillTint="33"/>
        <w:rPr>
          <w:lang w:val="en-GB"/>
        </w:rPr>
      </w:pPr>
      <w:r w:rsidRPr="001E7A27">
        <w:rPr>
          <w:lang w:val="en-GB"/>
        </w:rPr>
        <w:t>Since AR5, there have been new studies showing that permafrost</w:t>
      </w:r>
      <w:r w:rsidR="002B0CF1" w:rsidRPr="001E7A27">
        <w:rPr>
          <w:lang w:val="en-GB"/>
        </w:rPr>
        <w:t xml:space="preserve"> thaw</w:t>
      </w:r>
      <w:r w:rsidRPr="001E7A27">
        <w:rPr>
          <w:lang w:val="en-GB"/>
        </w:rPr>
        <w:t xml:space="preserve"> also leads to</w:t>
      </w:r>
      <w:ins w:id="3866" w:author="Soapbox" w:date="2021-07-21T09:40:00Z">
        <w:r w:rsidR="00AC0B25" w:rsidRPr="001E7A27">
          <w:rPr>
            <w:lang w:val="en-GB"/>
          </w:rPr>
          <w:t xml:space="preserve"> nitrous oxide</w:t>
        </w:r>
      </w:ins>
      <w:r w:rsidRPr="001E7A27">
        <w:rPr>
          <w:lang w:val="en-GB"/>
        </w:rPr>
        <w:t xml:space="preserve"> </w:t>
      </w:r>
      <w:ins w:id="3867" w:author="Soapbox" w:date="2021-07-21T09:40:00Z">
        <w:r w:rsidR="00AC0B25" w:rsidRPr="001E7A27">
          <w:rPr>
            <w:lang w:val="en-GB"/>
          </w:rPr>
          <w:t>(</w:t>
        </w:r>
      </w:ins>
      <w:r w:rsidRPr="001E7A27">
        <w:rPr>
          <w:lang w:val="en-GB"/>
        </w:rPr>
        <w:t>N</w:t>
      </w:r>
      <w:r w:rsidRPr="001E7A27">
        <w:rPr>
          <w:vertAlign w:val="subscript"/>
          <w:lang w:val="en-GB"/>
        </w:rPr>
        <w:t>2</w:t>
      </w:r>
      <w:r w:rsidRPr="001E7A27">
        <w:rPr>
          <w:lang w:val="en-GB"/>
        </w:rPr>
        <w:t>O</w:t>
      </w:r>
      <w:ins w:id="3868" w:author="Soapbox" w:date="2021-07-21T09:40:00Z">
        <w:r w:rsidR="00AC0B25" w:rsidRPr="001E7A27">
          <w:rPr>
            <w:lang w:val="en-GB"/>
          </w:rPr>
          <w:t>)</w:t>
        </w:r>
      </w:ins>
      <w:r w:rsidRPr="001E7A27">
        <w:rPr>
          <w:lang w:val="en-GB"/>
        </w:rPr>
        <w:t xml:space="preserve"> release from soil </w:t>
      </w:r>
      <w:r w:rsidRPr="001E7A27">
        <w:rPr>
          <w:lang w:val="en-GB"/>
        </w:rPr>
        <w:fldChar w:fldCharType="begin" w:fldLock="1"/>
      </w:r>
      <w:r w:rsidR="00747167" w:rsidRPr="001E7A27">
        <w:rPr>
          <w:lang w:val="en-GB"/>
        </w:rPr>
        <w:instrText>ADDIN CSL_CITATION { "citationItems" : [ { "id" : "ITEM-1", "itemData" : { "DOI" : "10.1111/gcb.13069", "abstract" : "Abstract Release of greenhouse gases from thawing permafrost is potentially the largest terrestrial feedback to climate change and one of the most likely to occur; however, estimates of its strength vary by a factor of thirty. Some of this uncertainty stems from abrupt thaw processes known as thermokarst (permafrost collapse due to ground ice melt), which alter controls on carbon and nitrogen cycling and expose organic matter from meters below the surface. Thermokarst may affect 20\u201350% of tundra uplands by the end of the century; however, little is known about the effect of different thermokarst morphologies on carbon and nitrogen release. We measured soil organic matter displacement, ecosystem respiration, and soil gas concentrations at 26 upland thermokarst features on the North Slope of Alaska. Features included the three most common upland thermokarst morphologies: active-layer detachment slides, thermo-erosion gullies, and retrogressive thaw slumps. We found that thermokarst morphology interacted with landscape parameters to determine both the initial displacement of organic matter and subsequent carbon and nitrogen cycling. The large proportion of ecosystem carbon exported off-site by slumps and slides resulted in decreased ecosystem respiration postfailure, while gullies removed a smaller portion of ecosystem carbon but strongly increased respiration and N2O concentration. Elevated N2O in gully soils persisted through most of the growing season, indicating sustained nitrification and denitrification in disturbed soils, representing a potential noncarbon permafrost climate feedback. While upland thermokarst formation did not substantially alter redox conditions within features, it redistributed organic matter into both oxic and anoxic environments. Across morphologies, residual organic matter cover, and predisturbance respiration explained 83% of the variation in respiration response. Consistent differences between upland thermokarst types may contribute to the incorporation of this nonlinear process into projections of carbon and nitrogen release from degrading permafrost.", "author" : [ { "dropping-particle" : "", "family" : "Abbott", "given" : "Benjamin W", "non-dropping-particle" : "", "parse-names" : false, "suffix" : "" }, { "dropping-particle" : "", "family" : "Jones", "given" : "Jeremy B", "non-dropping-particle" : "", "parse-names" : false, "suffix" : "" } ], "container-title" : "Global Change Biology", "id" : "ITEM-1", "issue" : "12", "issued" : { "date-parts" : [ [ "2015" ] ] }, "page" : "4570-4587", "title" : "Permafrost collapse alters soil carbon stocks, respiration, CH4, and N2O in upland tundra", "translator" : [ { "dropping-particle" : "", "family" : "L6700", "given" : "", "non-dropping-particle" : "", "parse-names" : false, "suffix" : "" } ], "type" : "article-journal", "volume" : "21" }, "uris" : [ "http://www.mendeley.com/documents/?uuid=eedf1328-5689-4f2c-8f06-c76d91eb6243" ] }, { "id" : "ITEM-2", "itemData" : { "DOI" : "10.1134/S1028334X17120133", "ISSN" : "1531-8354", "abstract" : "Various human footprints on the flux of biogenic greenhouse gases from permafrost-affected soils in Arctic and boreal domains in Russia are considered. Tendencies of significant growth or suppression of soil CO2 fluxes change across types of human impact. Overall, the human impacts increase the mean value and variance of local soil CO2 flux. Human footprint on methane exchange between soil and atmosphere is mediated by drainage. However, all the types of human impact suppress the sources and increase sinks of methane to the land ecosystems. N2O flux grew under the considered types of human impact. Based on the results, we suggest that human footprint on soil greenhouse gases fluxes is comparable to the effect of climate change at an annual to decadal timescales.", "author" : [ { "dropping-particle" : "V", "family" : "Karelin", "given" : "D", "non-dropping-particle" : "", "parse-names" : false, "suffix" : "" }, { "dropping-particle" : "V", "family" : "Goryachkin", "given" : "S", "non-dropping-particle" : "", "parse-names" : false, "suffix" : "" }, { "dropping-particle" : "", "family" : "Zamolodchikov", "given" : "D G", "non-dropping-particle" : "", "parse-names" : false, "suffix" : "" }, { "dropping-particle" : "V", "family" : "Dolgikh", "given" : "A", "non-dropping-particle" : "", "parse-names" : false, "suffix" : "" }, { "dropping-particle" : "", "family" : "Zazovskaya", "given" : "E P", "non-dropping-particle" : "", "parse-names" : false, "suffix" : "" }, { "dropping-particle" : "", "family" : "Shishkov", "given" : "V A", "non-dropping-particle" : "", "parse-names" : false, "suffix" : "" }, { "dropping-particle" : "", "family" : "Kraev", "given" : "G N", "non-dropping-particle" : "", "parse-names" : false, "suffix" : "" } ], "container-title" : "Doklady Earth Sciences", "id" : "ITEM-2", "issue" : "2", "issued" : { "date-parts" : [ [ "2017" ] ] }, "page" : "1467-1469", "title" : "Human footprints on greenhouse gas fluxes in cryogenic ecosystems", "translator" : [ { "dropping-particle" : "", "family" : "L6699", "given" : "", "non-dropping-particle" : "", "parse-names" : false, "suffix" : "" } ], "type" : "article-journal", "volume" : "477" }, "uris" : [ "http://www.mendeley.com/documents/?uuid=9e791159-55ad-44d1-8814-7dd545543596" ] }, { "id" : "ITEM-3", "itemData" : { "DOI" : "10.5194/acp-19-4257-2019", "author" : [ { "dropping-particle" : "", "family" : "Wilkerson", "given" : "J", "non-dropping-particle" : "", "parse-names" : false, "suffix" : "" }, { "dropping-particle" : "", "family" : "Dobosy", "given" : "R", "non-dropping-particle" : "", "parse-names" : false, "suffix" : "" }, { "dropping-particle" : "", "family" : "Sayres", "given" : "D S", "non-dropping-particle" : "", "parse-names" : false, "suffix" : "" }, { "dropping-particle" : "", "family" : "Healy", "given" : "C", "non-dropping-particle" : "", "parse-names" : false, "suffix" : "" }, { "dropping-particle" : "", "family" : "Dumas", "given" : "E", "non-dropping-particle" : "", "parse-names" : false, "suffix" : "" }, { "dropping-particle" : "", "family" : "Baker", "given" : "B", "non-dropping-particle" : "", "parse-names" : false, "suffix" : "" }, { "dropping-particle" : "", "family" : "Anderson", "given" : "J G", "non-dropping-particle" : "", "parse-names" : false, "suffix" : "" } ], "container-title" : "Atmospheric Chemistry and Physics", "id" : "ITEM-3", "issue" : "7", "issued" : { "date-parts" : [ [ "2019" ] ] }, "page" : "4257-4268", "title" : "Permafrost nitrous oxide emissions observed on a landscape scale using the airborne eddy-covariance method", "translator" : [ { "dropping-particle" : "", "family" : "L6701", "given" : "", "non-dropping-particle" : "", "parse-names" : false, "suffix" : "" } ], "type" : "article-journal", "volume" : "19" }, "uris" : [ "http://www.mendeley.com/documents/?uuid=1f671039-ff6d-4dc3-a84f-6f40ac67e84f" ] } ], "mendeley" : { "formattedCitation" : "(Abbott and Jones, 2015; Karelin et al., 2017; Wilkerson et al., 2019)", "plainTextFormattedCitation" : "(Abbott and Jones, 2015; Karelin et al., 2017; Wilkerson et al., 2019)", "previouslyFormattedCitation" : "(Abbott and Jones, 2015; Karelin et al., 2017; Wilkerson et al., 2019)" }, "properties" : { "noteIndex" : 0 }, "schema" : "https://github.com/citation-style-language/schema/raw/master/csl-citation.json" }</w:instrText>
      </w:r>
      <w:r w:rsidRPr="001E7A27">
        <w:rPr>
          <w:lang w:val="en-GB"/>
        </w:rPr>
        <w:fldChar w:fldCharType="separate"/>
      </w:r>
      <w:r w:rsidR="00025FA2" w:rsidRPr="001E7A27">
        <w:rPr>
          <w:noProof/>
          <w:lang w:val="en-GB"/>
        </w:rPr>
        <w:t>(Abbott and Jones, 2015; Karelin et al., 2017; Wilkerson et al., 2019)</w:t>
      </w:r>
      <w:r w:rsidRPr="001E7A27">
        <w:rPr>
          <w:lang w:val="en-GB"/>
        </w:rPr>
        <w:fldChar w:fldCharType="end"/>
      </w:r>
      <w:r w:rsidRPr="001E7A27">
        <w:rPr>
          <w:lang w:val="en-GB"/>
        </w:rPr>
        <w:t>, a previously unaccounted source. However, this release is unquantified at the pan-Arctic scale.</w:t>
      </w:r>
    </w:p>
    <w:p w14:paraId="3502B1C7" w14:textId="77777777" w:rsidR="00E4133F" w:rsidRPr="001E7A27" w:rsidRDefault="00E4133F" w:rsidP="005C7F25">
      <w:pPr>
        <w:pStyle w:val="AR6BodyText"/>
        <w:shd w:val="clear" w:color="auto" w:fill="DEEAF6" w:themeFill="accent1" w:themeFillTint="33"/>
        <w:rPr>
          <w:lang w:val="en-GB"/>
        </w:rPr>
      </w:pPr>
    </w:p>
    <w:p w14:paraId="436AF8D5" w14:textId="33DD6E4F" w:rsidR="00E4133F" w:rsidRPr="001E7A27" w:rsidRDefault="00E4133F" w:rsidP="005C7F25">
      <w:pPr>
        <w:pStyle w:val="AR6BodyText"/>
        <w:shd w:val="clear" w:color="auto" w:fill="DEEAF6" w:themeFill="accent1" w:themeFillTint="33"/>
        <w:rPr>
          <w:b/>
          <w:bCs/>
          <w:highlight w:val="yellow"/>
          <w:lang w:val="en-GB"/>
        </w:rPr>
      </w:pPr>
      <w:r w:rsidRPr="001E7A27">
        <w:rPr>
          <w:b/>
          <w:bCs/>
          <w:lang w:val="en-GB"/>
        </w:rPr>
        <w:t xml:space="preserve">What does the paleo record tell </w:t>
      </w:r>
      <w:r w:rsidRPr="00407107">
        <w:rPr>
          <w:b/>
          <w:bCs/>
          <w:highlight w:val="yellow"/>
          <w:lang w:val="en-GB"/>
          <w:rPrChange w:id="3869" w:author="Tom Maycock" w:date="2021-09-09T14:41:00Z">
            <w:rPr>
              <w:b/>
              <w:bCs/>
              <w:lang w:val="en-GB"/>
            </w:rPr>
          </w:rPrChange>
        </w:rPr>
        <w:t xml:space="preserve">us about </w:t>
      </w:r>
      <w:commentRangeStart w:id="3870"/>
      <w:del w:id="3871" w:author="Soapbox" w:date="2021-07-21T09:41:00Z">
        <w:r w:rsidRPr="00407107" w:rsidDel="00AC0B25">
          <w:rPr>
            <w:b/>
            <w:bCs/>
            <w:highlight w:val="yellow"/>
            <w:lang w:val="en-GB"/>
            <w:rPrChange w:id="3872" w:author="Tom Maycock" w:date="2021-09-09T14:41:00Z">
              <w:rPr>
                <w:b/>
                <w:bCs/>
                <w:lang w:val="en-GB"/>
              </w:rPr>
            </w:rPrChange>
          </w:rPr>
          <w:delText>how much</w:delText>
        </w:r>
      </w:del>
      <w:ins w:id="3873" w:author="Soapbox" w:date="2021-07-21T09:41:00Z">
        <w:r w:rsidR="00AC0B25" w:rsidRPr="00407107">
          <w:rPr>
            <w:b/>
            <w:bCs/>
            <w:highlight w:val="yellow"/>
            <w:lang w:val="en-GB"/>
            <w:rPrChange w:id="3874" w:author="Tom Maycock" w:date="2021-09-09T14:41:00Z">
              <w:rPr>
                <w:b/>
                <w:bCs/>
                <w:lang w:val="en-GB"/>
              </w:rPr>
            </w:rPrChange>
          </w:rPr>
          <w:t>expected</w:t>
        </w:r>
      </w:ins>
      <w:r w:rsidRPr="00407107">
        <w:rPr>
          <w:b/>
          <w:bCs/>
          <w:highlight w:val="yellow"/>
          <w:lang w:val="en-GB"/>
          <w:rPrChange w:id="3875" w:author="Tom Maycock" w:date="2021-09-09T14:41:00Z">
            <w:rPr>
              <w:b/>
              <w:bCs/>
              <w:lang w:val="en-GB"/>
            </w:rPr>
          </w:rPrChange>
        </w:rPr>
        <w:t xml:space="preserve"> emissions</w:t>
      </w:r>
      <w:del w:id="3876" w:author="Soapbox" w:date="2021-07-21T09:41:00Z">
        <w:r w:rsidRPr="00407107" w:rsidDel="00AC0B25">
          <w:rPr>
            <w:b/>
            <w:bCs/>
            <w:highlight w:val="yellow"/>
            <w:lang w:val="en-GB"/>
            <w:rPrChange w:id="3877" w:author="Tom Maycock" w:date="2021-09-09T14:41:00Z">
              <w:rPr>
                <w:b/>
                <w:bCs/>
                <w:lang w:val="en-GB"/>
              </w:rPr>
            </w:rPrChange>
          </w:rPr>
          <w:delText xml:space="preserve"> to expect</w:delText>
        </w:r>
      </w:del>
      <w:r w:rsidRPr="00407107">
        <w:rPr>
          <w:b/>
          <w:bCs/>
          <w:highlight w:val="yellow"/>
          <w:lang w:val="en-GB"/>
          <w:rPrChange w:id="3878" w:author="Tom Maycock" w:date="2021-09-09T14:41:00Z">
            <w:rPr>
              <w:b/>
              <w:bCs/>
              <w:lang w:val="en-GB"/>
            </w:rPr>
          </w:rPrChange>
        </w:rPr>
        <w:t>?</w:t>
      </w:r>
      <w:commentRangeEnd w:id="3870"/>
      <w:r w:rsidR="00407107" w:rsidRPr="00407107">
        <w:rPr>
          <w:rStyle w:val="CommentReference"/>
          <w:highlight w:val="yellow"/>
          <w:lang w:val="en-GB"/>
          <w:rPrChange w:id="3879" w:author="Tom Maycock" w:date="2021-09-09T14:41:00Z">
            <w:rPr>
              <w:rStyle w:val="CommentReference"/>
              <w:lang w:val="en-GB"/>
            </w:rPr>
          </w:rPrChange>
        </w:rPr>
        <w:commentReference w:id="3870"/>
      </w:r>
    </w:p>
    <w:p w14:paraId="79D8DF8A" w14:textId="77777777" w:rsidR="00E4133F" w:rsidRPr="001E7A27" w:rsidRDefault="00E4133F" w:rsidP="005C7F25">
      <w:pPr>
        <w:pStyle w:val="AR6BodyText"/>
        <w:shd w:val="clear" w:color="auto" w:fill="DEEAF6" w:themeFill="accent1" w:themeFillTint="33"/>
        <w:rPr>
          <w:lang w:val="en-GB"/>
        </w:rPr>
      </w:pPr>
    </w:p>
    <w:p w14:paraId="10049B02" w14:textId="4827FF3E" w:rsidR="00E4133F" w:rsidRPr="001E7A27" w:rsidRDefault="00E4133F" w:rsidP="005C7F25">
      <w:pPr>
        <w:pStyle w:val="AR6BodyText"/>
        <w:shd w:val="clear" w:color="auto" w:fill="DEEAF6" w:themeFill="accent1" w:themeFillTint="33"/>
        <w:rPr>
          <w:lang w:val="en-GB" w:eastAsia="en-US"/>
        </w:rPr>
      </w:pPr>
      <w:r w:rsidRPr="001E7A27">
        <w:rPr>
          <w:lang w:val="en-GB" w:eastAsia="en-US"/>
        </w:rPr>
        <w:t xml:space="preserve">Large areas of Alaska and Siberia are underlain by frozen, glacial-age, ice- and carbon-rich deposits, and many of these areas show evidence of thermokarst processes during Holocene warm periods. </w:t>
      </w:r>
      <w:r w:rsidRPr="001E7A27">
        <w:rPr>
          <w:rFonts w:cs="Times New Roman"/>
          <w:lang w:val="en-GB"/>
        </w:rPr>
        <w:t xml:space="preserve">Rapid warming of high northern latitudes contributed to permafrost thaw, liberating labile organic carbon to the atmosphere </w:t>
      </w:r>
      <w:commentRangeStart w:id="3880"/>
      <w:commentRangeStart w:id="3881"/>
      <w:r w:rsidRPr="001E7A27">
        <w:rPr>
          <w:rFonts w:cs="Times New Roman"/>
          <w:lang w:val="en-GB"/>
        </w:rPr>
        <w:fldChar w:fldCharType="begin" w:fldLock="1"/>
      </w:r>
      <w:r w:rsidR="00747167" w:rsidRPr="001E7A27">
        <w:rPr>
          <w:rFonts w:cs="Times New Roman"/>
          <w:lang w:val="en-GB"/>
        </w:rPr>
        <w:instrText>ADDIN CSL_CITATION { "citationItems" : [ { "id" : "ITEM-1", "itemData" : { "DOI" : "10.1038/ncomms6520", "ISSN" : "2041-1723", "abstract" : "Ice core records show evidence for an abrupt, and thus far unexplained, increase in atmospheric CO2 levels ~14,600 years ago. Here, the authors combine ice core data, a precisely dated decline in atmospheric 14C and numerical simulations, and propose thawing permafrost as a possible source of this event.", "author" : [ { "dropping-particle" : "", "family" : "K\u00f6hler", "given" : "Peter", "non-dropping-particle" : "", "parse-names" : false, "suffix" : "" }, { "dropping-particle" : "", "family" : "Knorr", "given" : "Gregor", "non-dropping-particle" : "", "parse-names" : false, "suffix" : "" }, { "dropping-particle" : "", "family" : "Bard", "given" : "Edouard", "non-dropping-particle" : "", "parse-names" : false, "suffix" : "" } ], "container-title" : "Nature Communications", "id" : "ITEM-1", "issue" : "1", "issued" : { "date-parts" : [ [ "2014", "12", "20" ] ] }, "page" : "5520", "publisher" : "Nature Publishing Group", "title" : "Permafrost thawing as a possible source of abrupt carbon release at the onset of the B\u00f8lling/Aller\u00f8d", "translator" : [ { "dropping-particle" : "", "family" : "L5257", "given" : "", "non-dropping-particle" : "", "parse-names" : false, "suffix" : "" } ], "type" : "article-journal", "volume" : "5" }, "uris" : [ "http://www.mendeley.com/documents/?uuid=1ef1e4aa-8dea-316d-a5b2-73266cc21d3f", "http://www.mendeley.com/documents/?uuid=5c4c1e07-f9d2-4464-a15f-1a73a7426361" ] }, { "id" : "ITEM-2", "itemData" : { "DOI" : "10.1038/ngeo2793", "ISSN" : "1752-0894", "abstract" : "The atmospheric concentration of CO2 increased from 190 to 280 ppm between the last glacial maximum 21,000 years ago and the pre-industrial era1, 2. This CO2 rise and its timing have been linked to changes in the Earth\u2019s orbit, ice sheet configuration and volume, and ocean carbon storage2, 3. The ice-core record of \u03b413CO2 (refs 2,4) in the atmosphere can help to constrain the source of carbon, but previous modelling studies have failed to capture the evolution of \u03b413CO2 over this period5. Here we show that simulations of the last deglaciation that include a permafrost carbon component can reproduce the ice core records between 21,000 and 10,000 years ago. We suggest that thawing permafrost, due to increasing summer insolation in the northern hemisphere, is the main source of CO2 rise between 17,500 and 15,000 years ago, a period sometimes referred to as the Mystery Interval6. Together with a fresh water release into the North Atlantic, much of the CO2 variability associated with the B\u00f8lling-Allerod/Younger Dryas period ~15,000 to ~12,000 years ago can also be explained. In simulations of future warming we find that the permafrost carbon feedback increases global mean temperature by 10\u201340% relative to simulations without this feedback, with the magnitude of the increase dependent on the evolution of anthropogenic carbon emissions.", "author" : [ { "dropping-particle" : "", "family" : "Crichton", "given" : "K A", "non-dropping-particle" : "", "parse-names" : false, "suffix" : "" }, { "dropping-particle" : "", "family" : "Bouttes", "given" : "N", "non-dropping-particle" : "", "parse-names" : false, "suffix" : "" }, { "dropping-particle" : "", "family" : "Roche", "given" : "D M", "non-dropping-particle" : "", "parse-names" : false, "suffix" : "" }, { "dropping-particle" : "", "family" : "Chappellaz", "given" : "J", "non-dropping-particle" : "", "parse-names" : false, "suffix" : "" }, { "dropping-particle" : "", "family" : "Krinner", "given" : "G", "non-dropping-particle" : "", "parse-names" : false, "suffix" : "" } ], "container-title" : "Nature Geoscience", "id" : "ITEM-2", "issue" : "9", "issued" : { "date-parts" : [ [ "2016", "9", "22" ] ] }, "page" : "683-686", "publisher" : "Nature Publishing Group", "title" : "Permafrost carbon as a missing link to explain CO2 changes during the last deglaciation", "translator" : [ { "dropping-particle" : "", "family" : "L3874", "given" : "", "non-dropping-particle" : "", "parse-names" : false, "suffix" : "" } ], "type" : "article-journal", "volume" : "9" }, "uris" : [ "http://www.mendeley.com/documents/?uuid=152fbb38-fb16-4970-91db-8f0abec6f433" ] } ], "mendeley" : { "formattedCitation" : "(K\u00f6hler et al., 2014; Crichton et al., 2016)", "manualFormatting" : "(K\u00f6hler et al., 2014; Crichton et al., 2016; Winterfeld et al., 2018; Meyer et al., 2019)", "plainTextFormattedCitation" : "(K\u00f6hler et al., 2014; Crichton et al., 2016)", "previouslyFormattedCitation" : "(K\u00f6hler et al., 2014; Crichton et al., 2016)"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(Köhler et al., 2014; Crichton et al., 2016; Winterfeld et al., 2018; Meyer et al., 2019)</w:t>
      </w:r>
      <w:r w:rsidRPr="001E7A27">
        <w:rPr>
          <w:rFonts w:cs="Times New Roman"/>
          <w:lang w:val="en-GB"/>
        </w:rPr>
        <w:fldChar w:fldCharType="end"/>
      </w:r>
      <w:commentRangeEnd w:id="3880"/>
      <w:commentRangeEnd w:id="3881"/>
      <w:r w:rsidR="00D66569" w:rsidRPr="001E7A27">
        <w:rPr>
          <w:rStyle w:val="CommentReference"/>
          <w:lang w:val="en-GB"/>
        </w:rPr>
        <w:commentReference w:id="3880"/>
      </w:r>
      <w:r w:rsidR="00025FA2" w:rsidRPr="001E7A27">
        <w:rPr>
          <w:rStyle w:val="CommentReference"/>
          <w:lang w:val="en-GB"/>
        </w:rPr>
        <w:commentReference w:id="3881"/>
      </w:r>
      <w:r w:rsidRPr="001E7A27">
        <w:rPr>
          <w:rFonts w:cs="Times New Roman"/>
          <w:lang w:val="en-GB"/>
        </w:rPr>
        <w:t xml:space="preserve">, </w:t>
      </w:r>
      <w:r w:rsidRPr="001E7A27">
        <w:rPr>
          <w:lang w:val="en-GB" w:eastAsia="en-US"/>
        </w:rPr>
        <w:t xml:space="preserve">supporting the vulnerability of these areas to further warming </w:t>
      </w:r>
      <w:r w:rsidRPr="001E7A27">
        <w:rPr>
          <w:lang w:val="en-GB"/>
        </w:rPr>
        <w:fldChar w:fldCharType="begin" w:fldLock="1"/>
      </w:r>
      <w:r w:rsidR="00747167" w:rsidRPr="001E7A27">
        <w:rPr>
          <w:lang w:val="en-GB" w:eastAsia="en-US"/>
        </w:rPr>
        <w:instrText>ADDIN CSL_CITATION { "citationItems" : [ { "id" : "ITEM-1", "itemData" : { "DOI" : "10.1002/2013GL058088", "ISSN" : "00948276", "abstract" : "AbstractEstimates for circumpolar permafrost organic carbon (OC) storage suggest that this pool contains twice the amount of current atmospheric carbon. The Yedoma region sequestered substantial quantities of OC and is unique because its deep OC, which was incorporated into permafrost during ice age conditions. Rapid inclusion of labile organic matter into permafrost halted decomposition and resulted in a deep long-term sink. We show that the deep frozen OC in the Yedoma region consists of two distinct major subreservoirs: Yedoma deposits (late Pleistocene ice- and organic-rich silty sediments) and deposits formed in thaw-lake basins (generalized as thermokarst deposits). We quantified the OC pool based on field data and extrapolation using geospatial data sets to 83 + 61/\u221257 Gt for Yedoma deposits and to 128 + 99/\u221296 Gt for thermokarst deposits. The total Yedoma region 211 + 160/\u2212153 Gt is a substantial amount of thaw-vulnerable OC that must be accounted for in global models.", "author" : [ { "dropping-particle" : "", "family" : "Strauss", "given" : "Jens", "non-dropping-particle" : "", "parse-names" : false, "suffix" : "" }, { "dropping-particle" : "", "family" : "Schirrmeister", "given" : "Lutz", "non-dropping-particle" : "", "parse-names" : false, "suffix" : "" }, { "dropping-particle" : "", "family" : "Grosse", "given" : "Guido", "non-dropping-particle" : "", "parse-names" : false, "suffix" : "" }, { "dropping-particle" : "", "family" : "Wetterich", "given" : "Sebastian", "non-dropping-particle" : "", "parse-names" : false, "suffix" : "" }, { "dropping-particle" : "", "family" : "Ulrich", "given" : "Mathias", "non-dropping-particle" : "", "parse-names" : false, "suffix" : "" }, { "dropping-particle" : "", "family" : "Herzschuh", "given" : "Ulrike", "non-dropping-particle" : "", "parse-names" : false, "suffix" : "" }, { "dropping-particle" : "", "family" : "Hubberten", "given" : "Hans-Wolfgang", "non-dropping-particle" : "", "parse-names" : false, "suffix" : "" } ], "container-title" : "Geophysical Research Letters", "id" : "ITEM-1", "issue" : "23", "issued" : { "date-parts" : [ [ "2013", "12", "16" ] ] }, "page" : "6165-6170", "title" : "The deep permafrost carbon pool of the Yedoma region in Siberia and Alaska", "translator" : [ { "dropping-particle" : "", "family" : "L3887", "given" : "", "non-dropping-particle" : "", "parse-names" : false, "suffix" : "" } ], "type" : "article-journal", "volume" : "40" }, "uris" : [ "http://www.mendeley.com/documents/?uuid=8691481f-788f-42a2-8e3b-96bcc8c843cd" ] }, { "id" : "ITEM-2", "itemData" : { "DOI" : "10.1016/j.earscirev.2017.07.007", "ISBN" : "1381-2386", "ISSN" : "00128252", "abstract" : "Permafrost is a distinct feature of the terrestrial Arctic and is vulnerable to climate warming. Permafrost degrades in different ways, including deepening of a seasonally unfrozen surface and localized but rapid development of deep thaw features. Pleistocene ice-rich permafrost with syngenetic ice-wedges, termed Yedoma deposits, are widespread in Siberia, Alaska, and Yukon, Canada and may be especially prone to rapid-thaw processes. Freeze-locked organic matter in such deposits can be re-mobilized on short time-scales and contribute to a carbon-cycle climate feedback. Here we synthesize the characteristics and vulnerability of Yedoma deposits by synthesizing studies on the Yedoma origin and the associated organic carbon pool. We suggest that Yedoma deposits accumulated under periglacial weathering, transport, and deposition dynamics in non-glaciated regions during the late Pleistocene until the beginning of late glacial warming. The deposits formed due to a combination of aeolian, colluvial, nival, and alluvial deposition and simultaneous ground ice accumulation. We found up to 130 gigatons organic carbon in Yedoma, parts of which are well-preserved and available for fast decomposition after thaw. Based on incubation experiments, up to 10% of the Yedoma carbon is considered especially decomposable and may be released upon thaw. The substantial amount of ground ice in Yedoma makes it highly vulnerable to disturbances such as thermokarst and thermo-erosion processes. Mobilization of permafrost carbon is expected to increase under future climate warming. Our synthesis results underline the need of accounting for Yedoma carbon stocks in next generation Earth-System-Models for a more complete representation of the permafrost-carbon feedback.", "author" : [ { "dropping-particle" : "", "family" : "Strauss", "given" : "Jens", "non-dropping-particle" : "", "parse-names" : false, "suffix" : "" }, { "dropping-particle" : "", "family" : "Schirrmeister", "given" : "Lutz", "non-dropping-particle" : "", "parse-names" : false, "suffix" : "" }, { "dropping-particle" : "", "family" : "Grosse", "given" : "Guido", "non-dropping-particle" : "", "parse-names" : false, "suffix" : "" }, { "dropping-particle" : "", "family" : "Fortier", "given" : "Daniel", "non-dropping-particle" : "", "parse-names" : false, "suffix" : "" }, { "dropping-particle" : "", "family" : "Hugelius", "given" : "Gustaf", "non-dropping-particle" : "", "parse-names" : false, "suffix" : "" }, { "dropping-particle" : "", "family" : "Knoblauch", "given" : "Christian",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"Schneider von Deimling", "given" : "Thomas", "non-dropping-particle" : "", "parse-names" : false, "suffix" : "" }, { "dropping-particle" : "", "family" : "Schuur", "given" : "Edward A.G.", "non-dropping-particle" : "", "parse-names" : false, "suffix" : "" }, { "dropping-particle" : "", "family" : "Shmelev", "given" : "Denis", "non-dropping-particle" : "", "parse-names" : false, "suffix" : "" }, { "dropping-particle" : "", "family" : "Ulrich", "given" : "Mathias", "non-dropping-particle" : "", "parse-names" : false, "suffix" : "" }, { "dropping-particle" : "", "family" : "Veremeeva", "given" : "Alexandra", "non-dropping-particle" : "", "parse-names" : false, "suffix" : "" } ], "container-title" : "Earth-Science Reviews", "id" : "ITEM-2", "issue" : "July", "issued" : { "date-parts" : [ [ "2017", "9" ] ] }, "page" : "75-86", "publisher" : "Elsevier", "title" : "Deep Yedoma permafrost: A synthesis of depositional characteristics and carbon vulnerability", "translator" : [ { "dropping-particle" : "", "family" : "L5353", "given" : "", "non-dropping-particle" : "", "parse-names" : false, "suffix" : "" } ], "type" : "article-journal", "volume" : "172" }, "uris" : [ "http://www.mendeley.com/documents/?uuid=dab1ba4e-bdb5-4f5d-a9c1-f46814930146" ] } ], "mendeley" : { "formattedCitation" : "(Strauss et al., 2013, 2017)", "plainTextFormattedCitation" : "(Strauss et al., 2013, 2017)", "previouslyFormattedCitation" : "(Strauss et al., 2013, 2017)" }, "properties" : { "noteIndex" : 0 }, "schema" : "https://github.com/citation-style-language/schema/raw/master/csl-citation.json" }</w:instrText>
      </w:r>
      <w:r w:rsidRPr="001E7A27">
        <w:rPr>
          <w:lang w:val="en-GB"/>
        </w:rPr>
        <w:fldChar w:fldCharType="separate"/>
      </w:r>
      <w:r w:rsidR="00025FA2" w:rsidRPr="001E7A27">
        <w:rPr>
          <w:noProof/>
          <w:lang w:val="en-GB" w:eastAsia="en-US"/>
        </w:rPr>
        <w:t>(Strauss et al., 2013, 2017)</w:t>
      </w:r>
      <w:r w:rsidRPr="001E7A27">
        <w:rPr>
          <w:lang w:val="en-GB"/>
        </w:rPr>
        <w:fldChar w:fldCharType="end"/>
      </w:r>
      <w:r w:rsidRPr="001E7A27">
        <w:rPr>
          <w:lang w:val="en-GB" w:eastAsia="en-US"/>
        </w:rPr>
        <w:t xml:space="preserve">. </w:t>
      </w:r>
    </w:p>
    <w:p w14:paraId="1BBB6888" w14:textId="77777777" w:rsidR="00E4133F" w:rsidRPr="001E7A27" w:rsidRDefault="00E4133F" w:rsidP="005C7F25">
      <w:pPr>
        <w:pStyle w:val="AR6BodyText"/>
        <w:shd w:val="clear" w:color="auto" w:fill="DEEAF6" w:themeFill="accent1" w:themeFillTint="33"/>
        <w:rPr>
          <w:lang w:val="en-GB" w:eastAsia="en-US"/>
        </w:rPr>
      </w:pPr>
    </w:p>
    <w:p w14:paraId="7FA5E3D9" w14:textId="29C8E5D9" w:rsidR="00E4133F" w:rsidRPr="001E7A27" w:rsidRDefault="00E4133F" w:rsidP="005C7F25">
      <w:pPr>
        <w:pStyle w:val="AR6BodyText"/>
        <w:shd w:val="clear" w:color="auto" w:fill="DEEAF6" w:themeFill="accent1" w:themeFillTint="33"/>
        <w:rPr>
          <w:lang w:val="en-GB" w:eastAsia="en-US"/>
        </w:rPr>
      </w:pPr>
      <w:r w:rsidRPr="001E7A27">
        <w:rPr>
          <w:lang w:val="en-GB" w:eastAsia="en-US"/>
        </w:rPr>
        <w:t>Radiogenic and stable isotopic measurements on CH</w:t>
      </w:r>
      <w:r w:rsidRPr="001E7A27">
        <w:rPr>
          <w:vertAlign w:val="subscript"/>
          <w:lang w:val="en-GB"/>
        </w:rPr>
        <w:t>4</w:t>
      </w:r>
      <w:r w:rsidRPr="001E7A27">
        <w:rPr>
          <w:lang w:val="en-GB" w:eastAsia="en-US"/>
        </w:rPr>
        <w:t xml:space="preserve"> trapped in Antarctic ice support the view that CH</w:t>
      </w:r>
      <w:r w:rsidRPr="001E7A27">
        <w:rPr>
          <w:vertAlign w:val="subscript"/>
          <w:lang w:val="en-GB"/>
        </w:rPr>
        <w:t>4</w:t>
      </w:r>
      <w:r w:rsidRPr="001E7A27">
        <w:rPr>
          <w:lang w:val="en-GB" w:eastAsia="en-US"/>
        </w:rPr>
        <w:t xml:space="preserve"> emissions from fossil carbon reservoirs, including permafrost and methane hydrates, </w:t>
      </w:r>
      <w:ins w:id="3882" w:author="Tom Maycock" w:date="2021-09-09T14:34:00Z">
        <w:r w:rsidR="00407107" w:rsidRPr="001E7A27">
          <w:rPr>
            <w:lang w:val="en-GB" w:eastAsia="en-US"/>
          </w:rPr>
          <w:t>remained small</w:t>
        </w:r>
        <w:r w:rsidR="00407107">
          <w:rPr>
            <w:lang w:val="en-GB" w:eastAsia="en-US"/>
          </w:rPr>
          <w:t xml:space="preserve"> </w:t>
        </w:r>
      </w:ins>
      <w:r w:rsidRPr="001E7A27">
        <w:rPr>
          <w:lang w:val="en-GB" w:eastAsia="en-US"/>
        </w:rPr>
        <w:t>in response to the deglacial warming</w:t>
      </w:r>
      <w:del w:id="3883" w:author="Soapbox" w:date="2021-07-21T09:43:00Z">
        <w:r w:rsidRPr="001E7A27" w:rsidDel="00DD4EFC">
          <w:rPr>
            <w:lang w:val="en-GB" w:eastAsia="en-US"/>
          </w:rPr>
          <w:delText xml:space="preserve"> remained small</w:delText>
        </w:r>
      </w:del>
      <w:r w:rsidRPr="001E7A27">
        <w:rPr>
          <w:lang w:val="en-GB" w:eastAsia="en-US"/>
        </w:rPr>
        <w:t>. Mass</w:t>
      </w:r>
      <w:r w:rsidRPr="001E7A27">
        <w:rPr>
          <w:lang w:val="en-GB"/>
        </w:rPr>
        <w:t>-balance calculations reveal that geological CH</w:t>
      </w:r>
      <w:r w:rsidRPr="001E7A27">
        <w:rPr>
          <w:vertAlign w:val="subscript"/>
          <w:lang w:val="en-GB"/>
        </w:rPr>
        <w:t>4</w:t>
      </w:r>
      <w:r w:rsidRPr="001E7A27">
        <w:rPr>
          <w:lang w:val="en-GB"/>
        </w:rPr>
        <w:t xml:space="preserve"> emissions </w:t>
      </w:r>
      <w:r w:rsidRPr="001E7A27">
        <w:rPr>
          <w:lang w:val="en-GB" w:eastAsia="en-US"/>
        </w:rPr>
        <w:t>have</w:t>
      </w:r>
      <w:r w:rsidRPr="001E7A27">
        <w:rPr>
          <w:lang w:val="en-GB"/>
        </w:rPr>
        <w:t xml:space="preserve"> not exce</w:t>
      </w:r>
      <w:r w:rsidRPr="001E7A27">
        <w:rPr>
          <w:lang w:val="en-GB" w:eastAsia="en-US"/>
        </w:rPr>
        <w:t>eded 19 Tg yr</w:t>
      </w:r>
      <w:del w:id="3884" w:author="Ian Blenkinsop" w:date="2021-07-28T14:21:00Z">
        <w:r w:rsidRPr="001E7A27" w:rsidDel="003156FC">
          <w:rPr>
            <w:vertAlign w:val="superscript"/>
            <w:lang w:val="en-GB"/>
          </w:rPr>
          <w:delText>-</w:delText>
        </w:r>
      </w:del>
      <w:ins w:id="3885" w:author="Ian Blenkinsop" w:date="2021-07-28T14:21:00Z">
        <w:r w:rsidR="003156FC" w:rsidRPr="001E7A27">
          <w:rPr>
            <w:vertAlign w:val="superscript"/>
            <w:lang w:val="en-GB"/>
          </w:rPr>
          <w:t>–</w:t>
        </w:r>
      </w:ins>
      <w:r w:rsidRPr="001E7A27">
        <w:rPr>
          <w:vertAlign w:val="superscript"/>
          <w:lang w:val="en-GB"/>
        </w:rPr>
        <w:t>1</w:t>
      </w:r>
      <w:r w:rsidRPr="001E7A27">
        <w:rPr>
          <w:lang w:val="en-GB" w:eastAsia="en-US"/>
        </w:rPr>
        <w:t>, highlighting that the deglacial increase in CH</w:t>
      </w:r>
      <w:r w:rsidRPr="001E7A27">
        <w:rPr>
          <w:vertAlign w:val="subscript"/>
          <w:lang w:val="en-GB"/>
        </w:rPr>
        <w:t>4</w:t>
      </w:r>
      <w:r w:rsidRPr="001E7A27">
        <w:rPr>
          <w:lang w:val="en-GB" w:eastAsia="en-US"/>
        </w:rPr>
        <w:t xml:space="preserve"> emissions </w:t>
      </w:r>
      <w:del w:id="3886" w:author="Soapbox" w:date="2021-07-21T09:43:00Z">
        <w:r w:rsidRPr="001E7A27" w:rsidDel="00DD4EFC">
          <w:rPr>
            <w:lang w:val="en-GB" w:eastAsia="en-US"/>
          </w:rPr>
          <w:delText xml:space="preserve">were </w:delText>
        </w:r>
      </w:del>
      <w:ins w:id="3887" w:author="Soapbox" w:date="2021-07-21T09:43:00Z">
        <w:r w:rsidR="00DD4EFC" w:rsidRPr="001E7A27">
          <w:rPr>
            <w:lang w:val="en-GB" w:eastAsia="en-US"/>
          </w:rPr>
          <w:t xml:space="preserve">was </w:t>
        </w:r>
      </w:ins>
      <w:r w:rsidRPr="001E7A27">
        <w:rPr>
          <w:lang w:val="en-GB" w:eastAsia="en-US"/>
        </w:rPr>
        <w:t xml:space="preserve">predominantly related to contemporary methane emissions from tropical wetlands and seasonally inundated floodplains </w:t>
      </w:r>
      <w:r w:rsidRPr="001E7A27">
        <w:rPr>
          <w:lang w:val="en-GB"/>
        </w:rPr>
        <w:fldChar w:fldCharType="begin" w:fldLock="1"/>
      </w:r>
      <w:r w:rsidR="00747167" w:rsidRPr="001E7A27">
        <w:rPr>
          <w:lang w:val="en-GB" w:eastAsia="en-US"/>
        </w:rPr>
        <w:instrText>ADDIN CSL_CITATION { "citationItems" : [ { "id" : "ITEM-1", "itemData" : { "DOI" : "10.1073/pnas.1613883114", "ISSN" : "0027-8424", "abstract" : "Polar ice is a unique archive of past atmosphere. Here, we present methane stable isotope records (used as source fingerprint) for the current and two past interglacials and their preceding glacial maxima. Our data are used to constrain global emissions of methane. Tropical wetlands and floodplains seem to be the dominant sources of atmospheric methane changes, steered by past variations in sea level, monsoon intensity, temperature, and the water table. In contrast, geologic emissions of methane are stable over a wide range of climatic conditions. The long-term shift seen in both isotopes for the last 25,000 y compared with older intervals is likely connected to changes in the terrestrial biosphere and fire regimes as a consequence of megafauna extinction.Atmospheric methane (CH4) records reconstructed from polar ice cores represent an integrated view on processes predominantly taking place in the terrestrial biogeosphere. Here, we present dual stable isotopic methane records [\u03b413CH4 and \u03b4D(CH4)] from four Antarctic ice cores, which provide improved constraints on past changes in natural methane sources. Our isotope data show that tropical wetlands and seasonally inundated floodplains are most likely the controlling sources of atmospheric methane variations for the current and two older interglacials and their preceding glacial maxima. The changes in these sources are steered by variations in temperature, precipitation, and the water table as modulated by insolation, (local) sea level, and monsoon intensity. Based on our \u03b4D(CH4) constraint, it seems that geologic emissions of methane may play a steady but only minor role in atmospheric CH4 changes and that the glacial budget is not dominated by these sources. Superimposed on the glacial/interglacial variations is a marked difference in both isotope records, with systematically higher values during the last 25,000 y compared with older time periods. This shift cannot be explained by climatic changes. Rather, our isotopic methane budget points to a marked increase in fire activity, possibly caused by biome changes and accumulation of fuel related to the late Pleistocene megafauna extinction, which took place in the course of the last glacial.", "author" : [ { "dropping-particle" : "", "family" : "Bock", "given" : "Michael", "non-dropping-particle" : "", "parse-names" : false, "suffix" : "" }, { "dropping-particle" : "", "family" : "Schmitt", "given" : "Jochen", "non-dropping-particle" : "", "parse-names" : false, "suffix" : "" }, { "dropping-particle" : "", "family" : "Beck", "given" : "Jonas", "non-dropping-particle" : "", "parse-names" : false, "suffix" : "" }, { "dropping-particle" : "", "family" : "Seth", "given" : "Barbara", "non-dropping-particle" : "", "parse-names" : false, "suffix" : "" }, { "dropping-particle" : "", "family" : "Chappellaz", "given" : "J\u00e9r\u00f4me", "non-dropping-particle" : "", "parse-names" : false, "suffix" : "" }, { "dropping-particle" : "", "family" : "Fischer", "given" : "Hubertus", "non-dropping-particle" : "", "parse-names" : false, "suffix" : "" } ], "container-title" : "Proceedings of the National Academy of Sciences", "id" : "ITEM-1", "issue" : "29", "issued" : { "date-parts" : [ [ "2017", "7", "18" ] ] }, "page" : "E5778-E5786", "publisher" : "National Academy of Sciences", "title" : "Glacial/interglacial wetland, biomass burning, and geologic methane emissions constrained by dual stable isotopic CH 4 ice core records", "translator" : [ { "dropping-particle" : "", "family" : "L3857", "given" : "", "non-dropping-particle" : "", "parse-names" : false, "suffix" : "" } ], "type" : "article-journal", "volume" : "114" }, "uris" : [ "http://www.mendeley.com/documents/?uuid=100713bc-f8c5-4494-a27d-405f190e8d5b" ] }, { "id" : "ITEM-2", "itemData" : { "DOI" : "10.1038/nature23316", "ISSN" : "0028-0836", "author" : [ { "dropping-particle" : "V", "family" : "Petrenko", "given" : "Vasilii", "non-dropping-particle" : "", "parse-names" : false, "suffix" : "" }, { "dropping-particle" : "", "family" : "Smith", "given" : "Andrew M", "non-dropping-particle" : "", "parse-names" : false, "suffix" : "" }, { "dropping-particle" : "", "family" : "Schaefer", "given" : "Hinrich", "non-dropping-particle" : "", "parse-names" : false, "suffix" : "" }, { "dropping-particle" : "", "family" : "Riedel", "given" : "Katja", "non-dropping-particle" : "", "parse-names" : false, "suffix" : "" }, { "dropping-particle" : "", "family" : "Brook", "given" : "Edward", "non-dropping-particle" : "", "parse-names" : false, "suffix" : "" }, { "dropping-particle" : "", "family" : "Baggenstos", "given" : "Daniel", "non-dropping-particle" : "", "parse-names" : false, "suffix" : "" }, { "dropping-particle" : "", "family" : "Harth", "given" : "Christina", "non-dropping-particle" : "", "parse-names" : false, "suffix" : "" }, { "dropping-particle" : "", "family" : "Hua", "given" : "Quan", "non-dropping-particle" : "", "parse-names" : false, "suffix" : "" }, { "dropping-particle" : "", "family" : "Buizert", "given" : "Christo", "non-dropping-particle" : "", "parse-names" : false, "suffix" : "" }, { "dropping-particle" : "", "family" : "Schilt", "given" : "Adrian", "non-dropping-particle" : "", "parse-names" : false, "suffix" : "" }, { "dropping-particle" : "", "family" : "Fain", "given" : "Xavier", "non-dropping-particle" : "", "parse-names" : false, "suffix" : "" }, { "dropping-particle" : "", "family" : "Mitchell", "given" : "Logan", "non-dropping-particle" : "", "parse-names" : false, "suffix" : "" }, { "dropping-particle" : "", "family" : "Bauska", "given" : "Thomas", "non-dropping-particle" : "", "parse-names" : false, "suffix" : "" }, { "dropping-particle" : "", "family" : "Orsi", "given" : "Anais", "non-dropping-particle" : "", "parse-names" : false, "suffix" : "" }, { "dropping-particle" : "", "family" : "Weiss", "given" : "Ray F", "non-dropping-particle" : "", "parse-names" : false, "suffix" : "" }, { "dropping-particle" : "", "family" : "Severinghaus", "given" : "Jeffrey P", "non-dropping-particle" : "", "parse-names" : false, "suffix" : "" } ], "container-title" : "Nature", "id" : "ITEM-2", "issue" : "7668", "issued" : { "date-parts" : [ [ "2017", "8", "24" ] ] }, "page" : "443-446", "publisher" : "Macmillan Publishers Limited, part of Springer Nature. All rights reserved.", "title" : "Minimal geological methane emissions during the Younger Dryas\u2013Preboreal abrupt warming event", "translator" : [ { "dropping-particle" : "", "family" : "L4248", "given" : "", "non-dropping-particle" : "", "parse-names" : false, "suffix" : "" } ], "type" : "article-journal", "volume" : "548" }, "uris" : [ "http://www.mendeley.com/documents/?uuid=69df31fd-64f8-4e11-840a-c5d073cb7b18" ] }, { "id" : "ITEM-3", "itemData" : { "DOI" : "10.1126/science.aax0504", "ISSN" : "10959203", "PMID" : "32079770", "abstract" : "Permafrost and methane hydrates are large, climate-sensitive old carbon reservoirs that have the potential to emit large quantities of methane, a potent greenhouse gas, as the Earth continues to warm. We present ice core isotopic measurements of methane (D14C, d13C, and dD) from the last deglaciation, which is a partial analog for modern warming. Our results show that methane emissions from old carbon reservoirs in response to deglacial warming were small (&lt;19 teragrams of methane per year, 95% confidence interval) and argue against similar methane emissions in response to future warming. Our results also indicate that methane emissions from biomass burning in the pre-Industrial Holocene were 22 to 56 teragrams of methane per year (95% confidence interval), which is comparable to today.", "author" : [ { "dropping-particle" : "", "family" : "Dyonisius", "given" : "M. N.", "non-dropping-particle" : "", "parse-names" : false, "suffix" : "" }, { "dropping-particle" : "V.", "family" : "Petrenko", "given" : "V.", "non-dropping-particle" : "", "parse-names" : false, "suffix" : "" }, { "dropping-particle" : "", "family" : "Smith", "given" : "A. M.", "non-dropping-particle" : "", "parse-names" : false, "suffix" : "" }, { "dropping-particle" : "", "family" : "Hua", "given" : "Q.", "non-dropping-particle" : "", "parse-names" : false, "suffix" : "" }, { "dropping-particle" : "", "family" : "Yang", "given" : "B.", "non-dropping-particle" : "", "parse-names" : false, "suffix" : "" }, { "dropping-particle" : "", "family" : "Schmitt", "given" : "J.", "non-dropping-particle" : "", "parse-names" : false, "suffix" : "" }, { "dropping-particle" : "", "family" : "Beck", "given" : "J.", "non-dropping-particle" : "", "parse-names" : false, "suffix" : "" }, { "dropping-particle" : "", "family" : "Seth", "given" : "B.", "non-dropping-particle" : "", "parse-names" : false, "suffix" : "" }, { "dropping-particle" : "", "family" : "Bock", "given" : "M.", "non-dropping-particle" : "", "parse-names" : false, "suffix" : "" }, { "dropping-particle" : "", "family" : "Hmiel", "given" : "B.", "non-dropping-particle" : "", "parse-names" : false, "suffix" : "" }, { "dropping-particle" : "", "family" : "Vimont", "given" : "I.", "non-dropping-particle" : "", "parse-names" : false, "suffix" : "" }, { "dropping-particle" : "", "family" : "Menking", "given" : "J. A.", "non-dropping-particle" : "", "parse-names" : false, "suffix" : "" }, { "dropping-particle" : "", "family" : "Shackleton", "given" : "S. A.", "non-dropping-particle" : "", "parse-names" : false, "suffix" : "" }, { "dropping-particle" : "", "family" : "Baggenstos", "given" : "D.", "non-dropping-particle" : "", "parse-names" : false, "suffix" : "" }, { "dropping-particle" : "", "family" : "Bauska", "given" : "T. K.", "non-dropping-particle" : "", "parse-names" : false, "suffix" : "" }, { "dropping-particle" : "", "family" : "Rhodes", "given" : "R. H.", "non-dropping-particle" : "", "parse-names" : false, "suffix" : "" }, { "dropping-particle" : "", "family" : "Sperlich", "given" : "P.", "non-dropping-particle" : "", "parse-names" : false, "suffix" : "" }, { "dropping-particle" : "", "family" : "Beaudette", "given" : "R.", "non-dropping-particle" : "", "parse-names" : false, "suffix" : "" }, { "dropping-particle" : "", "family" : "Harth", "given" : "C.", "non-dropping-particle" : "", "parse-names" : false, "suffix" : "" }, { "dropping-particle" : "", "family" : "Kalk", "given" : "M.", "non-dropping-particle" : "", "parse-names" : false, "suffix" : "" }, { "dropping-particle" : "", "family" : "Brook", "given" : "E. J.", "non-dropping-particle" : "", "parse-names" : false, "suffix" : "" }, { "dropping-particle" : "", "family" : "Fischer", "given" : "H.", "non-dropping-particle" : "", "parse-names" : false, "suffix" : "" }, { "dropping-particle" : "", "family" : "Severinghaus", "given" : "J. P.", "non-dropping-particle" : "", "parse-names" : false, "suffix" : "" }, { "dropping-particle" : "", "family" : "Weiss", "given" : "R. F.", "non-dropping-particle" : "", "parse-names" : false, "suffix" : "" } ], "container-title" : "Science", "id" : "ITEM-3", "issue" : "6480", "issued" : { "date-parts" : [ [ "2020" ] ] }, "page" : "907-910", "title" : "Old carbon reservoirs were not important in the deglacial methane budget", "translator" : [ { "dropping-particle" : "", "family" : "L6883", "given" : "", "non-dropping-particle" : "", "parse-names" : false, "suffix" : "" } ], "type" : "article-journal", "volume" : "367" }, "uris" : [ "http://www.mendeley.com/documents/?uuid=5ac93de4-d699-4263-a12e-06e35d238a59" ] } ], "mendeley" : { "formattedCitation" : "(Bock et al., 2017; Petrenko et al., 2017; Dyonisius et al., 2020)", "plainTextFormattedCitation" : "(Bock et al., 2017; Petrenko et al., 2017; Dyonisius et al., 2020)", "previouslyFormattedCitation" : "(Bock et al., 2017; Petrenko et al., 2017; Dyonisius et al., 2020)" }, "properties" : { "noteIndex" : 0 }, "schema" : "https://github.com/citation-style-language/schema/raw/master/csl-citation.json" }</w:instrText>
      </w:r>
      <w:r w:rsidRPr="001E7A27">
        <w:rPr>
          <w:lang w:val="en-GB"/>
        </w:rPr>
        <w:fldChar w:fldCharType="separate"/>
      </w:r>
      <w:r w:rsidR="00025FA2" w:rsidRPr="001E7A27">
        <w:rPr>
          <w:noProof/>
          <w:lang w:val="en-GB" w:eastAsia="en-US"/>
        </w:rPr>
        <w:t>(Bock et al., 2017; Petrenko et al., 2017; Dyonisius et al., 2020)</w:t>
      </w:r>
      <w:r w:rsidRPr="001E7A27">
        <w:rPr>
          <w:lang w:val="en-GB"/>
        </w:rPr>
        <w:fldChar w:fldCharType="end"/>
      </w:r>
      <w:r w:rsidRPr="001E7A27">
        <w:rPr>
          <w:lang w:val="en-GB" w:eastAsia="en-US"/>
        </w:rPr>
        <w:t>. Isotopic constraints on CO</w:t>
      </w:r>
      <w:r w:rsidRPr="001E7A27">
        <w:rPr>
          <w:vertAlign w:val="subscript"/>
          <w:lang w:val="en-GB" w:eastAsia="en-US"/>
        </w:rPr>
        <w:t>2</w:t>
      </w:r>
      <w:r w:rsidRPr="001E7A27">
        <w:rPr>
          <w:lang w:val="en-GB" w:eastAsia="en-US"/>
        </w:rPr>
        <w:t xml:space="preserve"> losses from permafrost with warming after the Last Glacial Maximum</w:t>
      </w:r>
      <w:del w:id="3888" w:author="Soapbox" w:date="2021-07-21T09:43:00Z">
        <w:r w:rsidRPr="001E7A27" w:rsidDel="00DD4EFC">
          <w:rPr>
            <w:lang w:val="en-GB" w:eastAsia="en-US"/>
          </w:rPr>
          <w:delText>m</w:delText>
        </w:r>
      </w:del>
      <w:r w:rsidRPr="001E7A27">
        <w:rPr>
          <w:lang w:val="en-GB" w:eastAsia="en-US"/>
        </w:rPr>
        <w:t xml:space="preserve"> (LGM) are weaker than for CH</w:t>
      </w:r>
      <w:r w:rsidRPr="001E7A27">
        <w:rPr>
          <w:vertAlign w:val="subscript"/>
          <w:lang w:val="en-GB" w:eastAsia="en-US"/>
        </w:rPr>
        <w:t>4</w:t>
      </w:r>
      <w:r w:rsidRPr="001E7A27">
        <w:rPr>
          <w:lang w:val="en-GB" w:eastAsia="en-US"/>
        </w:rPr>
        <w:t xml:space="preserve">. While the biosphere as a whole held less carbon during </w:t>
      </w:r>
      <w:ins w:id="3889" w:author="Soapbox" w:date="2021-07-21T09:44:00Z">
        <w:r w:rsidR="00DD4EFC" w:rsidRPr="001E7A27">
          <w:rPr>
            <w:lang w:val="en-GB" w:eastAsia="en-US"/>
          </w:rPr>
          <w:t xml:space="preserve">the </w:t>
        </w:r>
      </w:ins>
      <w:r w:rsidRPr="001E7A27">
        <w:rPr>
          <w:lang w:val="en-GB" w:eastAsia="en-US"/>
        </w:rPr>
        <w:t>LGM than the pre</w:t>
      </w:r>
      <w:ins w:id="3890" w:author="Soapbox" w:date="2021-07-21T09:44:00Z">
        <w:r w:rsidR="00DD4EFC" w:rsidRPr="001E7A27">
          <w:rPr>
            <w:lang w:val="en-GB" w:eastAsia="en-US"/>
          </w:rPr>
          <w:t>-</w:t>
        </w:r>
      </w:ins>
      <w:r w:rsidRPr="001E7A27">
        <w:rPr>
          <w:lang w:val="en-GB" w:eastAsia="en-US"/>
        </w:rPr>
        <w:t xml:space="preserve">industrial, that change in stocks was smaller than the change in plant productivity, and so carbon losses at high latitudes may have been offset by increased tropical productivity in response to warming during the </w:t>
      </w:r>
      <w:ins w:id="3891" w:author="Soapbox" w:date="2021-07-21T09:45:00Z">
        <w:r w:rsidR="00DD4EFC" w:rsidRPr="001E7A27">
          <w:rPr>
            <w:lang w:val="en-GB" w:eastAsia="en-US"/>
          </w:rPr>
          <w:t>L</w:t>
        </w:r>
      </w:ins>
      <w:del w:id="3892" w:author="Soapbox" w:date="2021-07-21T09:45:00Z">
        <w:r w:rsidRPr="001E7A27" w:rsidDel="00DD4EFC">
          <w:rPr>
            <w:lang w:val="en-GB" w:eastAsia="en-US"/>
          </w:rPr>
          <w:delText>l</w:delText>
        </w:r>
      </w:del>
      <w:r w:rsidRPr="001E7A27">
        <w:rPr>
          <w:lang w:val="en-GB" w:eastAsia="en-US"/>
        </w:rPr>
        <w:t xml:space="preserve">ast </w:t>
      </w:r>
      <w:ins w:id="3893" w:author="Soapbox" w:date="2021-07-21T09:45:00Z">
        <w:r w:rsidR="00DD4EFC" w:rsidRPr="001E7A27">
          <w:rPr>
            <w:lang w:val="en-GB" w:eastAsia="en-US"/>
          </w:rPr>
          <w:t>D</w:t>
        </w:r>
      </w:ins>
      <w:del w:id="3894" w:author="Soapbox" w:date="2021-07-21T09:45:00Z">
        <w:r w:rsidRPr="001E7A27" w:rsidDel="00DD4EFC">
          <w:rPr>
            <w:lang w:val="en-GB" w:eastAsia="en-US"/>
          </w:rPr>
          <w:delText>d</w:delText>
        </w:r>
      </w:del>
      <w:r w:rsidRPr="001E7A27">
        <w:rPr>
          <w:lang w:val="en-GB" w:eastAsia="en-US"/>
        </w:rPr>
        <w:t xml:space="preserve">eglacial </w:t>
      </w:r>
      <w:ins w:id="3895" w:author="Soapbox" w:date="2021-07-21T09:45:00Z">
        <w:r w:rsidR="00DD4EFC" w:rsidRPr="001E7A27">
          <w:rPr>
            <w:lang w:val="en-GB" w:eastAsia="en-US"/>
          </w:rPr>
          <w:t>T</w:t>
        </w:r>
      </w:ins>
      <w:del w:id="3896" w:author="Soapbox" w:date="2021-07-21T09:45:00Z">
        <w:r w:rsidRPr="001E7A27" w:rsidDel="00DD4EFC">
          <w:rPr>
            <w:lang w:val="en-GB" w:eastAsia="en-US"/>
          </w:rPr>
          <w:delText>t</w:delText>
        </w:r>
      </w:del>
      <w:r w:rsidRPr="001E7A27">
        <w:rPr>
          <w:lang w:val="en-GB" w:eastAsia="en-US"/>
        </w:rPr>
        <w:t xml:space="preserve">ransition </w:t>
      </w:r>
      <w:r w:rsidRPr="001E7A27">
        <w:rPr>
          <w:lang w:val="en-GB" w:eastAsia="en-US"/>
        </w:rPr>
        <w:lastRenderedPageBreak/>
        <w:t>(LDT</w:t>
      </w:r>
      <w:del w:id="3897" w:author="Ian Blenkinsop" w:date="2021-07-28T14:21:00Z">
        <w:r w:rsidRPr="001E7A27" w:rsidDel="003156FC">
          <w:rPr>
            <w:lang w:val="en-GB" w:eastAsia="en-US"/>
          </w:rPr>
          <w:delText xml:space="preserve">) </w:delText>
        </w:r>
      </w:del>
      <w:ins w:id="3898" w:author="Ian Blenkinsop" w:date="2021-07-28T14:21:00Z">
        <w:r w:rsidR="003156FC" w:rsidRPr="001E7A27">
          <w:rPr>
            <w:lang w:val="en-GB" w:eastAsia="en-US"/>
          </w:rPr>
          <w:t xml:space="preserve">; </w:t>
        </w:r>
      </w:ins>
      <w:r w:rsidRPr="001E7A27">
        <w:rPr>
          <w:lang w:val="en-GB"/>
        </w:rPr>
        <w:fldChar w:fldCharType="begin" w:fldLock="1"/>
      </w:r>
      <w:r w:rsidR="001B061E" w:rsidRPr="001E7A27">
        <w:rPr>
          <w:lang w:val="en-GB" w:eastAsia="en-US"/>
        </w:rPr>
        <w:instrText>ADDIN CSL_CITATION { "citationItems" : [ { "id" : "ITEM-1", "itemData" : { "DOI" : "10.1038/ngeo1324", "ISSN" : "1752-0894", "abstract" : "During each of the late Pleistocene glacial\u2013interglacial transitions, atmospheric carbon dioxide concentrations rose by almost 100 ppm. The sources of this carbon are unclear, and efforts to identify them are hampered by uncertainties in the magnitude of carbon reservoirs and fluxes under glacial conditions. Here we use oxygen isotope measurements from air trapped in ice cores and ocean carbon-cycle modelling to estimate terrestrial and oceanic gross primary productivity during the Last Glacial Maximum. We find that the rate of gross terrestrial primary production during the Last Glacial Maximum was about 40\u00b110 Pg C yr\u22121, half that of the pre-industrial Holocene. Despite the low levels of photosynthesis, we estimate that the late glacial terrestrial biosphere contained only 330 Pg less carbon than pre-industrial levels. We infer that the area covered by carbon-rich but unproductive biomes such as tundra and cold steppes was significantly larger during the Last Glacial Maximum, consistent with palaeoecological data. Our data also indicate the presence of an inert carbon pool of 2,300 Pg C, about 700 Pg larger than the inert carbon locked in permafrost today. We suggest that the disappearance of this carbon pool at the end of the Last Glacial Maximum may have contributed to the deglacial rise in atmospheric carbon dioxide concentrations.", "author" : [ { "dropping-particle" : "", "family" : "Ciais", "given" : "P.", "non-dropping-particle" : "", "parse-names" : false, "suffix" : "" }, { "dropping-particle" : "", "family" : "Tagliabue", "given" : "A.", "non-dropping-particle" : "", "parse-names" : false, "suffix" : "" }, { "dropping-particle" : "", "family" : "Cuntz", "given" : "M.", "non-dropping-particle" : "", "parse-names" : false, "suffix" : "" }, { "dropping-particle" : "", "family" : "Bopp", "given" : "L.", "non-dropping-particle" : "", "parse-names" : false, "suffix" : "" }, { "dropping-particle" : "", "family" : "Scholze", "given" : "M.", "non-dropping-particle" : "", "parse-names" : false, "suffix" : "" }, { "dropping-particle" : "", "family" : "Hoffmann", "given" : "G.", "non-dropping-particle" : "", "parse-names" : false, "suffix" : "" }, { "dropping-particle" : "", "family" : "Lourantou", "given" : "A.", "non-dropping-particle" : "", "parse-names" : false, "suffix" : "" }, { "dropping-particle" : "", "family" : "Harrison", "given" : "S. P.", "non-dropping-particle" : "", "parse-names" : false, "suffix" : "" }, { "dropping-particle" : "", "family" : "Prentice", "given" : "I. C.", "non-dropping-particle" : "", "parse-names" : false, "suffix" : "" }, { "dropping-particle" : "", "family" : "Kelley", "given" : "D. I.", "non-dropping-particle" : "", "parse-names" : false, "suffix" : "" }, { "dropping-particle" : "", "family" : "Koven", "given" : "C.", "non-dropping-particle" : "", "parse-names" : false, "suffix" : "" }, { "dropping-particle" : "", "family" : "Piao", "given" : "S. L.", "non-dropping-particle" : "", "parse-names" : false, "suffix" : "" } ], "container-title" : "Nature Geoscience", "id" : "ITEM-1", "issue" : "1", "issued" : { "date-parts" : [ [ "2012", "1", "20" ] ] }, "page" : "74-79", "title" : "Large inert carbon pool in the terrestrial biosphere during the Last Glacial Maximum", "translator" : [ { "dropping-particle" : "", "family" : "L5191", "given" : "", "non-dropping-particle" : "", "parse-names" : false, "suffix" : "" } ], "type" : "article-journal", "volume" : "5" }, "uris" : [ "http://www.mendeley.com/documents/?uuid=53044efa-fde5-4195-8154-dc14a490db31" ] } ], "mendeley" : { "formattedCitation" : "(Ciais et al., 2012)", "plainTextFormattedCitation" : "(Ciais et al., 2012)", "previouslyFormattedCitation" : "(Ciais et al., 2012)" }, "properties" : { "noteIndex" : 0 }, "schema" : "https://github.com/citation-style-language/schema/raw/master/csl-citation.json" }</w:instrText>
      </w:r>
      <w:r w:rsidRPr="001E7A27">
        <w:rPr>
          <w:lang w:val="en-GB"/>
        </w:rPr>
        <w:fldChar w:fldCharType="separate"/>
      </w:r>
      <w:del w:id="3899" w:author="Ian Blenkinsop" w:date="2021-07-28T14:21:00Z">
        <w:r w:rsidR="00025FA2" w:rsidRPr="001E7A27" w:rsidDel="003156FC">
          <w:rPr>
            <w:noProof/>
            <w:lang w:val="en-GB" w:eastAsia="en-US"/>
          </w:rPr>
          <w:delText>(</w:delText>
        </w:r>
      </w:del>
      <w:r w:rsidR="00025FA2" w:rsidRPr="001E7A27">
        <w:rPr>
          <w:noProof/>
          <w:lang w:val="en-GB" w:eastAsia="en-US"/>
        </w:rPr>
        <w:t>Ciais et al., 2012)</w:t>
      </w:r>
      <w:r w:rsidRPr="001E7A27">
        <w:rPr>
          <w:lang w:val="en-GB"/>
        </w:rPr>
        <w:fldChar w:fldCharType="end"/>
      </w:r>
      <w:r w:rsidRPr="001E7A27">
        <w:rPr>
          <w:lang w:val="en-GB"/>
        </w:rPr>
        <w:t>.</w:t>
      </w:r>
      <w:r w:rsidRPr="001E7A27">
        <w:rPr>
          <w:lang w:val="en-GB" w:eastAsia="en-US"/>
        </w:rPr>
        <w:t xml:space="preserve"> There is also paleo</w:t>
      </w:r>
      <w:r w:rsidR="002B0CF1" w:rsidRPr="001E7A27">
        <w:rPr>
          <w:lang w:val="en-GB" w:eastAsia="en-US"/>
        </w:rPr>
        <w:t>climate</w:t>
      </w:r>
      <w:r w:rsidRPr="001E7A27">
        <w:rPr>
          <w:lang w:val="en-GB" w:eastAsia="en-US"/>
        </w:rPr>
        <w:t xml:space="preserve"> evidence for processes that mitigate carbon losses with warming on longer time</w:t>
      </w:r>
      <w:ins w:id="3900" w:author="Soapbox" w:date="2021-07-15T12:51:00Z">
        <w:r w:rsidR="006C248B" w:rsidRPr="001E7A27">
          <w:rPr>
            <w:lang w:val="en-GB" w:eastAsia="en-US"/>
          </w:rPr>
          <w:t xml:space="preserve"> </w:t>
        </w:r>
      </w:ins>
      <w:r w:rsidRPr="001E7A27">
        <w:rPr>
          <w:lang w:val="en-GB" w:eastAsia="en-US"/>
        </w:rPr>
        <w:t xml:space="preserve">scales, such as longer-term carbon accumulation in lake deposits following thermokarst thaw </w:t>
      </w:r>
      <w:r w:rsidRPr="001E7A27">
        <w:rPr>
          <w:lang w:val="en-GB" w:eastAsia="en-US"/>
        </w:rPr>
        <w:fldChar w:fldCharType="begin" w:fldLock="1"/>
      </w:r>
      <w:r w:rsidR="00747167" w:rsidRPr="001E7A27">
        <w:rPr>
          <w:lang w:val="en-GB" w:eastAsia="en-US"/>
        </w:rPr>
        <w:instrText>ADDIN CSL_CITATION { "citationItems" : [ { "id" : "ITEM-1", "itemData" : { "DOI" : "10.1038/nature13560", "ISSN" : "1476-4687", "abstract" : "Observations and modelling show that the deep thermokarst lakes that formed in Siberia and Alaska when the permafrost warmed in the Holocene epoch changed from climate-warming methane sources to climate-cooling carbon sinks about 5,000 years ago.", "author" : [ { "dropping-particle" : "", "family" : "Walter Anthony", "given" : "K M", "non-dropping-particle" : "", "parse-names" : false, "suffix" : "" }, { "dropping-particle" : "", "family" : "Zimov", "given" : "S A", "non-dropping-particle" : "", "parse-names" : false, "suffix" : "" }, { "dropping-particle" : "", "family" : "Grosse", "given" : "G", "non-dropping-particle" : "", "parse-names" : false, "suffix" : "" }, { "dropping-particle" : "", "family" : "Jones", "given" : "M C", "non-dropping-particle" : "", "parse-names" : false, "suffix" : "" }, { "dropping-particle" : "", "family" : "Anthony", "given" : "P M", "non-dropping-particle" : "", "parse-names" : false, "suffix" : "" }, { "dropping-particle" : "", "family" : "III", "given" : "F S Chapin", "non-dropping-particle" : "", "parse-names" : false, "suffix" : "" }, { "dropping-particle" : "", "family" : "Finlay", "given" : "J C", "non-dropping-particle" : "", "parse-names" : false, "suffix" : "" }, { "dropping-particle" : "", "family" : "Mack", "given" : "M C", "non-dropping-particle" : "", "parse-names" : false, "suffix" : "" }, { "dropping-particle" : "", "family" : "Davydov", "given" : "S", "non-dropping-particle" : "", "parse-names" : false, "suffix" : "" }, { "dropping-particle" : "", "family" : "Frenzel", "given" : "P", "non-dropping-particle" : "", "parse-names" : false, "suffix" : "" }, { "dropping-particle" : "", "family" : "Frolking", "given" : "S", "non-dropping-particle" : "", "parse-names" : false, "suffix" : "" } ], "container-title" : "Nature", "id" : "ITEM-1", "issue" : "7510", "issued" : { "date-parts" : [ [ "2014" ] ] }, "page" : "452-456", "title" : "A shift of thermokarst lakes from carbon sources to sinks during the Holocene epoch", "translator" : [ { "dropping-particle" : "", "family" : "L6978", "given" : "", "non-dropping-particle" : "", "parse-names" : false, "suffix" : "" } ], "type" : "article-journal", "volume" : "511" }, "uris" : [ "http://www.mendeley.com/documents/?uuid=37802241-3bde-4a4e-a969-d7b510ef02f5" ] } ], "mendeley" : { "formattedCitation" : "(Walter Anthony et al., 2014)", "plainTextFormattedCitation" : "(Walter Anthony et al., 2014)", "previouslyFormattedCitation" : "(Walter Anthony et al., 2014)"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(Walter Anthony et al., 2014)</w:t>
      </w:r>
      <w:r w:rsidRPr="001E7A27">
        <w:rPr>
          <w:lang w:val="en-GB" w:eastAsia="en-US"/>
        </w:rPr>
        <w:fldChar w:fldCharType="end"/>
      </w:r>
      <w:r w:rsidRPr="001E7A27">
        <w:rPr>
          <w:lang w:val="en-GB" w:eastAsia="en-US"/>
        </w:rPr>
        <w:t xml:space="preserve">, and long-term accumulation of carbon in permafrost soils following LDT carbon loss </w:t>
      </w:r>
      <w:r w:rsidRPr="001E7A27">
        <w:rPr>
          <w:lang w:val="en-GB" w:eastAsia="en-US"/>
        </w:rPr>
        <w:fldChar w:fldCharType="begin" w:fldLock="1"/>
      </w:r>
      <w:r w:rsidR="00747167" w:rsidRPr="001E7A27">
        <w:rPr>
          <w:lang w:val="en-GB" w:eastAsia="en-US"/>
        </w:rPr>
        <w:instrText>ADDIN CSL_CITATION { "citationItems" : [ { "id" : "ITEM-1", "itemData" : { "DOI" : "10.1038/s41586-018-0371-0", "ISSN" : "1476-4687", "abstract" : "Atmospheric concentrations of carbon dioxide increased between the Last Glacial Maximum (LGM, around 21,000 years ago) and the preindustrial era1. It is thought that the evolution of this atmospheric carbon dioxide (and that of atmospheric methane) during the glacial-to-interglacial transition was influenced by organic carbon that was stored in permafrost during the LGM and then underwent decomposition and release following thaw2,3. It has also been suggested that the rather erratic atmospheric \u03b413C and \u220614C signals seen during deglaciation1,4 could partly be explained by the presence of a large terrestrial inert LGM carbon stock, despite the biosphere being less productive (and therefore storing less carbon)5,6. Here we present an empirically derived estimate of the carbon stored in permafrost during the LGM by reconstructing the extent and carbon content of LGM biomes, peatland regions and deep sedimentary deposits. We find that the total estimated soil carbon stock for the LGM northern permafrost region is smaller than the estimated present-day storage (in both permafrost and non-permafrost soils) for the same region. A substantial decrease in the permafrost area from the LGM to the present day has been accompanied by a roughly 400-petagram increase in the total soil carbon stock. This increase in soil carbon suggests that permafrost carbon has made no net contribution to the atmospheric carbon pool since the LGM. However, our results also indicate potential postglacial reductions in the portion of the carbon stock that is trapped in permafrost, of around 1,000\u00a0petagrams, supporting earlier studies7. We further find that carbon has shifted from being primarily stored in permafrost mineral soils and loess deposits during the LGM, to being roughly equally divided between peatlands, mineral soils and permafrost loess deposits today.", "author" : [ { "dropping-particle" : "", "family" : "Lindgren", "given" : "Amelie", "non-dropping-particle" : "", "parse-names" : false, "suffix" : "" }, { "dropping-particle" : "", "family" : "Hugelius", "given" : "Gustaf", "non-dropping-particle" : "", "parse-names" : false, "suffix" : "" }, { "dropping-particle" : "", "family" : "Kuhry", "given" : "Peter", "non-dropping-particle" : "", "parse-names" : false, "suffix" : "" } ], "container-title" : "Nature", "id" : "ITEM-1", "issue" : "7717", "issued" : { "date-parts" : [ [ "2018" ] ] }, "page" : "219-222", "title" : "Extensive loss of past permafrost carbon but a net accumulation into present-day soils", "translator" : [ { "dropping-particle" : "", "family" : "L6980", "given" : "", "non-dropping-particle" : "", "parse-names" : false, "suffix" : "" } ], "type" : "article-journal", "volume" : "560" }, "uris" : [ "http://www.mendeley.com/documents/?uuid=d4ff7ad0-979b-428d-8bd1-6d8580f78b5c" ] } ], "mendeley" : { "formattedCitation" : "(Lindgren et al., 2018)", "plainTextFormattedCitation" : "(Lindgren et al., 2018)", "previouslyFormattedCitation" : "(Lindgren et al., 2018)"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(Lindgren et al., 2018)</w:t>
      </w:r>
      <w:r w:rsidRPr="001E7A27">
        <w:rPr>
          <w:lang w:val="en-GB" w:eastAsia="en-US"/>
        </w:rPr>
        <w:fldChar w:fldCharType="end"/>
      </w:r>
      <w:r w:rsidRPr="001E7A27">
        <w:rPr>
          <w:lang w:val="en-GB" w:eastAsia="en-US"/>
        </w:rPr>
        <w:t xml:space="preserve">, particularly in peatlands which accumulated carbon at a slow but persistent rate in warm paleoclimates </w:t>
      </w:r>
      <w:r w:rsidRPr="001E7A27">
        <w:rPr>
          <w:lang w:val="en-GB" w:eastAsia="en-US"/>
        </w:rPr>
        <w:fldChar w:fldCharType="begin" w:fldLock="1"/>
      </w:r>
      <w:r w:rsidR="00747167" w:rsidRPr="001E7A27">
        <w:rPr>
          <w:lang w:val="en-GB" w:eastAsia="en-US"/>
        </w:rPr>
        <w:instrText>ADDIN CSL_CITATION { "citationItems" : [ { "id" : "ITEM-1", "itemData" : { "DOI" : "10.1073/pnas.1813305116", "ISSN" : "0027-8424", "abstract" : "Glacial\u2212interglacial variations in CO 2 and methane in polar ice cores have been attributed, in part, to changes in global wetland extent, but the wetland distribution before the Last Glacial Maximum (LGM, 21 ka to 18 ka) remains virtually unknown. We present a study of global peatland extent and carbon (C) stocks through the last glacial cycle (130 ka to present) using a newly compiled database of 1,063 detailed stratigraphic records of peat deposits buried by mineral sediments, as well as a global peatland model. Quantitative agreement between modeling and observations shows extensive peat accumulation before the LGM in northern latitudes (&gt;40\u00b0N), particularly during warmer periods including the last interglacial (130 ka to 116 ka, MIS 5e) and the interstadial (57 ka to 29 ka, MIS 3). During cooling periods of glacial advance and permafrost formation, the burial of northern peatlands by glaciers and mineral sediments decreased active peatland extent, thickness, and modeled C stocks by 70 to 90% from warmer times. Tropical peatland extent and C stocks show little temporal variation throughout the study period. While the increased burial of northern peats was correlated with cooling periods, the burial of tropical peat was predominately driven by changes in sea level and regional hydrology. Peat burial by mineral sediments represents a mechanism for long-term terrestrial C storage in the Earth system. These results show that northern peatlands accumulate significant C stocks during warmer times, indicating their potential for C sequestration during the warming Anthropocene.", "author" : [ { "dropping-particle" : "", "family" : "Treat", "given" : "Claire C.", "non-dropping-particle" : "", "parse-names" : false, "suffix" : "" }, { "dropping-particle" : "", "family" : "Kleinen", "given" : "Thomas", "non-dropping-particle" : "", "parse-names" : false, "suffix" : "" }, { "dropping-particle" : "", "family" : "Broothaerts", "given" : "Nils", "non-dropping-particle" : "", "parse-names" : false, "suffix" : "" }, { "dropping-particle" : "", "family" : "Dalton", "given" : "April S.", "non-dropping-particle" : "", "parse-names" : false, "suffix" : "" }, { "dropping-particle" : "", "family" : "Dommain", "given" : "Ren\u00e9", "non-dropping-particle" : "", "parse-names" : false, "suffix" : "" }, { "dropping-particle" : "", "family" : "Douglas", "given" : "Thomas A.", "non-dropping-particle" : "", "parse-names" : false, "suffix" : "" }, { "dropping-particle" : "", "family" : "Drexler", "given" : "Judith Z.", "non-dropping-particle" : "", "parse-names" : false, "suffix" : "" }, { "dropping-particle" : "", "family" : "Finkelstein", "given" : "Sarah A.", "non-dropping-particle" : "", "parse-names" : false, "suffix" : "" }, { "dropping-particle" : "", "family" : "Grosse", "given" : "Guido", "non-dropping-particle" : "", "parse-names" : false, "suffix" : "" }, { "dropping-particle" : "", "family" : "Hope", "given" : "Geoffrey", "non-dropping-particle" : "", "parse-names" : false, "suffix" : "" }, { "dropping-particle" : "", "family" : "Hutchings", "given" : "Jack", "non-dropping-particle" : "", "parse-names" : false, "suffix" : "" }, { "dropping-particle" : "", "family" : "Jones", "given" : "Miriam C.", "non-dropping-particle" : "", "parse-names" : false, "suffix" : "" }, { "dropping-particle" : "", "family" : "Kuhry", "given" : "Peter", "non-dropping-particle" : "", "parse-names" : false, "suffix" : "" }, { "dropping-particle" : "", "family" : "Lacourse", "given" : "Terri", "non-dropping-particle" : "", "parse-names" : false, "suffix" : "" }, { "dropping-particle" : "", "family" : "L\u00e4hteenoja", "given" : "Outi", "non-dropping-particle" : "", "parse-names" : false, "suffix" : "" }, { "dropping-particle" : "", "family" : "Loisel", "given" : "Julie", "non-dropping-particle" : "", "parse-names" : false, "suffix" : "" }, { "dropping-particle" : "", "family" : "Notebaert", "given" : "Bastiaan", "non-dropping-particle" : "", "parse-names" : false, "suffix" : "" }, { "dropping-particle" : "", "family" : "Payne", "given" : "Richard J.", "non-dropping-particle" : "", "parse-names" : false, "suffix" : "" }, { "dropping-particle" : "", "family" : "Peteet", "given" : "Dorothy M.", "non-dropping-particle" : "", "parse-names" : false, "suffix" : "" }, { "dropping-particle" : "", "family" : "Sannel", "given" : "A. Britta K.", "non-dropping-particle" : "", "parse-names" : false, "suffix" : "" }, { "dropping-particle" : "", "family" : "Stelling", "given" : "Jonathan M.", "non-dropping-particle" : "", "parse-names" : false, "suffix" : "" }, { "dropping-particle" : "", "family" : "Strauss", "given" : "Jens", "non-dropping-particle" : "", "parse-names" : false, "suffix" : "" }, { "dropping-particle" : "", "family" : "Swindles", "given" : "Graeme T.", "non-dropping-particle" : "", "parse-names" : false, "suffix" : "" }, { "dropping-particle" : "", "family" : "Talbot", "given" : "Julie", "non-dropping-particle" : "", "parse-names" : false, "suffix" : "" }, { "dropping-particle" : "", "family" : "Tarnocai", "given" : "Charles", "non-dropping-particle" : "", "parse-names" : false, "suffix" : "" }, { "dropping-particle" : "", "family" : "Verstraeten", "given" : "Gert", "non-dropping-particle" : "", "parse-names" : false, "suffix" : "" }, { "dropping-particle" : "", "family" : "Williams", "given" : "Christopher J.", "non-dropping-particle" : "", "parse-names" : false, "suffix" : "" }, { "dropping-particle" : "", "family" : "Xia", "given" : "Zhengyu", "non-dropping-particle" : "", "parse-names" : false, "suffix" : "" }, { "dropping-particle" : "", "family" : "Yu", "given" : "Zicheng", "non-dropping-particle" : "", "parse-names" : false, "suffix" : "" }, { "dropping-particle" : "", "family" : "V\u00e4liranta", "given" : "Minna", "non-dropping-particle" : "", "parse-names" : false, "suffix" : "" }, { "dropping-particle" : "", "family" : "H\u00e4ttestrand", "given" : "Martina", "non-dropping-particle" : "", "parse-names" : false, "suffix" : "" }, { "dropping-particle" : "", "family" : "Alexanderson", "given" : "Helena", "non-dropping-particle" : "", "parse-names" : false, "suffix" : "" }, { "dropping-particle" : "", "family" : "Brovkin", "given" : "Victor", "non-dropping-particle" : "", "parse-names" : false, "suffix" : "" } ], "container-title" : "Proceedings of the National Academy of Sciences", "id" : "ITEM-1", "issue" : "11", "issued" : { "date-parts" : [ [ "2019", "3", "12" ] ] }, "page" : "4822-4827", "title" : "Widespread global peatland establishment and persistence over the last 130,000 y", "translator" : [ { "dropping-particle" : "", "family" : "L6643", "given" : "", "non-dropping-particle" : "", "parse-names" : false, "suffix" : "" } ], "type" : "article-journal", "volume" : "116" }, "uris" : [ "http://www.mendeley.com/documents/?uuid=5abcddbd-0ee7-4531-a859-30c509417fe5" ] } ], "mendeley" : { "formattedCitation" : "(Treat et al., 2019)", "plainTextFormattedCitation" : "(Treat et al., 2019)", "previouslyFormattedCitation" : "(Treat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(Treat et al., 2019)</w:t>
      </w:r>
      <w:r w:rsidRPr="001E7A27">
        <w:rPr>
          <w:lang w:val="en-GB" w:eastAsia="en-US"/>
        </w:rPr>
        <w:fldChar w:fldCharType="end"/>
      </w:r>
      <w:r w:rsidRPr="001E7A27">
        <w:rPr>
          <w:lang w:val="en-GB" w:eastAsia="en-US"/>
        </w:rPr>
        <w:t>.</w:t>
      </w:r>
    </w:p>
    <w:p w14:paraId="1A22EFC0" w14:textId="77777777" w:rsidR="00E4133F" w:rsidRPr="001E7A27" w:rsidRDefault="00E4133F" w:rsidP="005C7F25">
      <w:pPr>
        <w:pStyle w:val="AR6BodyText"/>
        <w:shd w:val="clear" w:color="auto" w:fill="DEEAF6" w:themeFill="accent1" w:themeFillTint="33"/>
        <w:rPr>
          <w:lang w:val="en-GB" w:eastAsia="en-US"/>
        </w:rPr>
      </w:pPr>
    </w:p>
    <w:p w14:paraId="49544C3A" w14:textId="754F3342" w:rsidR="00E4133F" w:rsidRPr="001E7A27" w:rsidRDefault="00E4133F" w:rsidP="005C7F25">
      <w:pPr>
        <w:pStyle w:val="AR6BodyText"/>
        <w:shd w:val="clear" w:color="auto" w:fill="DEEAF6" w:themeFill="accent1" w:themeFillTint="33"/>
        <w:rPr>
          <w:lang w:val="en-GB" w:eastAsia="en-US"/>
        </w:rPr>
      </w:pPr>
      <w:r w:rsidRPr="001E7A27">
        <w:rPr>
          <w:lang w:val="en-GB" w:eastAsia="en-US"/>
        </w:rPr>
        <w:t>In conclusion, several independent lines of evidence indicate that permafrost thaw did not release vast quantities of fossil CH</w:t>
      </w:r>
      <w:r w:rsidRPr="001E7A27">
        <w:rPr>
          <w:vertAlign w:val="subscript"/>
          <w:lang w:val="en-GB" w:eastAsia="en-US"/>
        </w:rPr>
        <w:t>4</w:t>
      </w:r>
      <w:r w:rsidRPr="001E7A27">
        <w:rPr>
          <w:lang w:val="en-GB" w:eastAsia="en-US"/>
        </w:rPr>
        <w:t xml:space="preserve"> associated with the transient warming events of the LDT</w:t>
      </w:r>
      <w:ins w:id="3901" w:author="Soapbox" w:date="2021-07-21T09:46:00Z">
        <w:r w:rsidR="00DD4EFC" w:rsidRPr="001E7A27">
          <w:rPr>
            <w:lang w:val="en-GB" w:eastAsia="en-US"/>
          </w:rPr>
          <w:t xml:space="preserve">. This </w:t>
        </w:r>
      </w:ins>
      <w:del w:id="3902" w:author="Soapbox" w:date="2021-07-21T09:46:00Z">
        <w:r w:rsidRPr="001E7A27" w:rsidDel="00DD4EFC">
          <w:rPr>
            <w:lang w:val="en-GB" w:eastAsia="en-US"/>
          </w:rPr>
          <w:delText xml:space="preserve">, </w:delText>
        </w:r>
      </w:del>
      <w:r w:rsidRPr="001E7A27">
        <w:rPr>
          <w:lang w:val="en-GB" w:eastAsia="en-US"/>
        </w:rPr>
        <w:t>suggest</w:t>
      </w:r>
      <w:ins w:id="3903" w:author="Soapbox" w:date="2021-07-21T09:46:00Z">
        <w:r w:rsidR="00DD4EFC" w:rsidRPr="001E7A27">
          <w:rPr>
            <w:lang w:val="en-GB" w:eastAsia="en-US"/>
          </w:rPr>
          <w:t>s</w:t>
        </w:r>
      </w:ins>
      <w:del w:id="3904" w:author="Soapbox" w:date="2021-07-21T09:46:00Z">
        <w:r w:rsidRPr="001E7A27" w:rsidDel="00DD4EFC">
          <w:rPr>
            <w:lang w:val="en-GB" w:eastAsia="en-US"/>
          </w:rPr>
          <w:delText>ing</w:delText>
        </w:r>
      </w:del>
      <w:r w:rsidRPr="001E7A27">
        <w:rPr>
          <w:lang w:val="en-GB" w:eastAsia="en-US"/>
        </w:rPr>
        <w:t xml:space="preserve"> that large emissions of CH</w:t>
      </w:r>
      <w:r w:rsidRPr="001E7A27">
        <w:rPr>
          <w:vertAlign w:val="subscript"/>
          <w:lang w:val="en-GB" w:eastAsia="en-US"/>
        </w:rPr>
        <w:t>4</w:t>
      </w:r>
      <w:r w:rsidRPr="001E7A27">
        <w:rPr>
          <w:lang w:val="en-GB" w:eastAsia="en-US"/>
        </w:rPr>
        <w:t xml:space="preserve"> from old carbon sources </w:t>
      </w:r>
      <w:r w:rsidR="00BD0704" w:rsidRPr="001E7A27">
        <w:rPr>
          <w:lang w:val="en-GB" w:eastAsia="en-US"/>
        </w:rPr>
        <w:t xml:space="preserve">will not </w:t>
      </w:r>
      <w:del w:id="3905" w:author="Soapbox" w:date="2021-07-21T09:46:00Z">
        <w:r w:rsidRPr="001E7A27" w:rsidDel="00DD4EFC">
          <w:rPr>
            <w:lang w:val="en-GB" w:eastAsia="en-US"/>
          </w:rPr>
          <w:delText xml:space="preserve">to </w:delText>
        </w:r>
      </w:del>
      <w:r w:rsidRPr="001E7A27">
        <w:rPr>
          <w:lang w:val="en-GB" w:eastAsia="en-US"/>
        </w:rPr>
        <w:t>occur in response to future warming (</w:t>
      </w:r>
      <w:r w:rsidRPr="001E7A27">
        <w:rPr>
          <w:i/>
          <w:iCs/>
          <w:lang w:val="en-GB" w:eastAsia="en-US"/>
        </w:rPr>
        <w:t>medium confidence</w:t>
      </w:r>
      <w:r w:rsidRPr="001E7A27">
        <w:rPr>
          <w:lang w:val="en-GB" w:eastAsia="en-US"/>
        </w:rPr>
        <w:t xml:space="preserve">). </w:t>
      </w:r>
    </w:p>
    <w:p w14:paraId="41FD1EBE" w14:textId="77777777" w:rsidR="00E4133F" w:rsidRPr="001E7A27" w:rsidRDefault="00E4133F" w:rsidP="005C7F25">
      <w:pPr>
        <w:pStyle w:val="AR6BodyText"/>
        <w:shd w:val="clear" w:color="auto" w:fill="DEEAF6" w:themeFill="accent1" w:themeFillTint="33"/>
        <w:rPr>
          <w:lang w:val="en-GB"/>
        </w:rPr>
      </w:pPr>
    </w:p>
    <w:p w14:paraId="2691386A" w14:textId="77777777" w:rsidR="00E4133F" w:rsidRPr="001E7A27" w:rsidRDefault="00E4133F" w:rsidP="005C7F25">
      <w:pPr>
        <w:pStyle w:val="AR6BodyText"/>
        <w:shd w:val="clear" w:color="auto" w:fill="DEEAF6" w:themeFill="accent1" w:themeFillTint="33"/>
        <w:rPr>
          <w:b/>
          <w:bCs/>
          <w:lang w:val="en-GB"/>
        </w:rPr>
      </w:pPr>
      <w:commentRangeStart w:id="3906"/>
      <w:commentRangeStart w:id="3907"/>
      <w:r w:rsidRPr="001E7A27">
        <w:rPr>
          <w:b/>
          <w:bCs/>
          <w:lang w:val="en-GB"/>
        </w:rPr>
        <w:t xml:space="preserve">How much emissions </w:t>
      </w:r>
      <w:commentRangeEnd w:id="3906"/>
      <w:r w:rsidR="006F7CCA" w:rsidRPr="001E7A27">
        <w:rPr>
          <w:rStyle w:val="CommentReference"/>
          <w:lang w:val="en-GB"/>
        </w:rPr>
        <w:commentReference w:id="3906"/>
      </w:r>
      <w:commentRangeEnd w:id="3907"/>
      <w:r w:rsidR="00411EDF">
        <w:rPr>
          <w:rStyle w:val="CommentReference"/>
          <w:lang w:val="en-GB"/>
        </w:rPr>
        <w:commentReference w:id="3907"/>
      </w:r>
      <w:r w:rsidRPr="001E7A27">
        <w:rPr>
          <w:b/>
          <w:bCs/>
          <w:lang w:val="en-GB"/>
        </w:rPr>
        <w:t xml:space="preserve">do we expect in the future?  </w:t>
      </w:r>
    </w:p>
    <w:p w14:paraId="2C2E08BC" w14:textId="77777777" w:rsidR="00E4133F" w:rsidRPr="001E7A27" w:rsidRDefault="00E4133F" w:rsidP="005C7F25">
      <w:pPr>
        <w:pStyle w:val="AR6BodyText"/>
        <w:shd w:val="clear" w:color="auto" w:fill="DEEAF6" w:themeFill="accent1" w:themeFillTint="33"/>
        <w:rPr>
          <w:lang w:val="en-GB"/>
        </w:rPr>
      </w:pPr>
    </w:p>
    <w:p w14:paraId="7D11E00C" w14:textId="35095135" w:rsidR="00E4133F" w:rsidRPr="001E7A27" w:rsidRDefault="00E4133F" w:rsidP="005C7F25">
      <w:pPr>
        <w:pStyle w:val="AR6BodyText"/>
        <w:shd w:val="clear" w:color="auto" w:fill="DEEAF6" w:themeFill="accent1" w:themeFillTint="33"/>
        <w:rPr>
          <w:lang w:val="en-GB"/>
        </w:rPr>
      </w:pPr>
      <w:r w:rsidRPr="001E7A27">
        <w:rPr>
          <w:lang w:val="en-GB"/>
        </w:rPr>
        <w:t>Near-surface permafrost is projected to decrease significantly under future global warming scenarios (</w:t>
      </w:r>
      <w:r w:rsidRPr="001E7A27">
        <w:rPr>
          <w:i/>
          <w:lang w:val="en-GB"/>
        </w:rPr>
        <w:t>high confidence</w:t>
      </w:r>
      <w:ins w:id="3908" w:author="Ian Blenkinsop" w:date="2021-07-28T14:21:00Z">
        <w:r w:rsidR="003156FC" w:rsidRPr="001E7A27">
          <w:rPr>
            <w:iCs/>
            <w:lang w:val="en-GB"/>
          </w:rPr>
          <w:t>)</w:t>
        </w:r>
      </w:ins>
      <w:del w:id="3909" w:author="Ian Blenkinsop" w:date="2021-07-28T14:21:00Z">
        <w:r w:rsidRPr="001E7A27" w:rsidDel="003156FC">
          <w:rPr>
            <w:iCs/>
            <w:lang w:val="en-GB"/>
            <w:rPrChange w:id="3910" w:author="Ian Blenkinsop" w:date="2021-07-28T14:21:00Z">
              <w:rPr>
                <w:i/>
                <w:lang w:val="en-GB"/>
              </w:rPr>
            </w:rPrChange>
          </w:rPr>
          <w:delText xml:space="preserve">, </w:delText>
        </w:r>
      </w:del>
      <w:ins w:id="3911" w:author="Ian Blenkinsop" w:date="2021-07-28T14:21:00Z">
        <w:r w:rsidR="003156FC" w:rsidRPr="001E7A27">
          <w:rPr>
            <w:iCs/>
            <w:lang w:val="en-GB"/>
          </w:rPr>
          <w:t xml:space="preserve"> (</w:t>
        </w:r>
      </w:ins>
      <w:r w:rsidRPr="001E7A27">
        <w:rPr>
          <w:lang w:val="en-GB"/>
        </w:rPr>
        <w:t>Section 9.5.2), thus creating the potential for releasing CO</w:t>
      </w:r>
      <w:r w:rsidRPr="001E7A27">
        <w:rPr>
          <w:rFonts w:cs="Times New Roman (Body CS)"/>
          <w:vertAlign w:val="subscript"/>
          <w:lang w:val="en-GB"/>
        </w:rPr>
        <w:t>2</w:t>
      </w:r>
      <w:r w:rsidRPr="001E7A27">
        <w:rPr>
          <w:lang w:val="en-GB"/>
        </w:rPr>
        <w:t xml:space="preserve"> and CH</w:t>
      </w:r>
      <w:r w:rsidRPr="001E7A27">
        <w:rPr>
          <w:rFonts w:cs="Times New Roman (Body CS)"/>
          <w:vertAlign w:val="subscript"/>
          <w:lang w:val="en-GB"/>
        </w:rPr>
        <w:t>4</w:t>
      </w:r>
      <w:r w:rsidRPr="001E7A27">
        <w:rPr>
          <w:lang w:val="en-GB"/>
        </w:rPr>
        <w:t xml:space="preserve"> to the atmosphere, and act as a positive carbon</w:t>
      </w:r>
      <w:ins w:id="3912" w:author="Soapbox" w:date="2021-07-16T07:58:00Z">
        <w:r w:rsidR="00576D5B" w:rsidRPr="001E7A27">
          <w:rPr>
            <w:rFonts w:cs="Times New Roman"/>
            <w:lang w:val="en-GB"/>
          </w:rPr>
          <w:t>–</w:t>
        </w:r>
      </w:ins>
      <w:del w:id="3913" w:author="Soapbox" w:date="2021-07-16T07:58:00Z">
        <w:r w:rsidRPr="001E7A27" w:rsidDel="00576D5B">
          <w:rPr>
            <w:lang w:val="en-GB"/>
          </w:rPr>
          <w:delText>-</w:delText>
        </w:r>
      </w:del>
      <w:r w:rsidRPr="001E7A27">
        <w:rPr>
          <w:lang w:val="en-GB"/>
        </w:rPr>
        <w:t xml:space="preserve">climate feedback.  </w:t>
      </w:r>
    </w:p>
    <w:p w14:paraId="31CD1EB3" w14:textId="77777777" w:rsidR="00E4133F" w:rsidRPr="001E7A27" w:rsidRDefault="00E4133F" w:rsidP="005C7F25">
      <w:pPr>
        <w:pStyle w:val="AR6BodyText"/>
        <w:shd w:val="clear" w:color="auto" w:fill="DEEAF6" w:themeFill="accent1" w:themeFillTint="33"/>
        <w:rPr>
          <w:lang w:val="en-GB"/>
        </w:rPr>
      </w:pPr>
    </w:p>
    <w:p w14:paraId="251F9A10" w14:textId="7A55F3C3" w:rsidR="00E4133F" w:rsidRPr="001E7A27" w:rsidRDefault="00E4133F" w:rsidP="005C7F25">
      <w:pPr>
        <w:pStyle w:val="AR6BodyText"/>
        <w:shd w:val="clear" w:color="auto" w:fill="DEEAF6" w:themeFill="accent1" w:themeFillTint="33"/>
        <w:rPr>
          <w:lang w:val="en-GB" w:eastAsia="en-US"/>
        </w:rPr>
      </w:pPr>
      <w:r w:rsidRPr="001E7A27">
        <w:rPr>
          <w:lang w:val="en-GB" w:eastAsia="en-US"/>
        </w:rPr>
        <w:t>The processes that govern permafrost carbon loss are grouped into gradual and abrupt mechanisms. Gradual processes include the deepening of the seasonally</w:t>
      </w:r>
      <w:ins w:id="3914" w:author="Soapbox" w:date="2021-07-21T09:05:00Z">
        <w:r w:rsidR="00A97349" w:rsidRPr="001E7A27">
          <w:rPr>
            <w:lang w:val="en-GB" w:eastAsia="en-US"/>
          </w:rPr>
          <w:t xml:space="preserve"> </w:t>
        </w:r>
      </w:ins>
      <w:del w:id="3915" w:author="Soapbox" w:date="2021-07-21T09:05:00Z">
        <w:r w:rsidRPr="001E7A27" w:rsidDel="00A97349">
          <w:rPr>
            <w:lang w:val="en-GB" w:eastAsia="en-US"/>
          </w:rPr>
          <w:delText>-</w:delText>
        </w:r>
      </w:del>
      <w:r w:rsidRPr="001E7A27">
        <w:rPr>
          <w:lang w:val="en-GB" w:eastAsia="en-US"/>
        </w:rPr>
        <w:t>thawed active layer into perennially</w:t>
      </w:r>
      <w:ins w:id="3916" w:author="Soapbox" w:date="2021-07-21T09:05:00Z">
        <w:r w:rsidR="00A97349" w:rsidRPr="001E7A27">
          <w:rPr>
            <w:lang w:val="en-GB" w:eastAsia="en-US"/>
          </w:rPr>
          <w:t xml:space="preserve"> </w:t>
        </w:r>
      </w:ins>
      <w:del w:id="3917" w:author="Soapbox" w:date="2021-07-21T09:05:00Z">
        <w:r w:rsidRPr="001E7A27" w:rsidDel="00A97349">
          <w:rPr>
            <w:lang w:val="en-GB" w:eastAsia="en-US"/>
          </w:rPr>
          <w:delText>-</w:delText>
        </w:r>
      </w:del>
      <w:r w:rsidRPr="001E7A27">
        <w:rPr>
          <w:lang w:val="en-GB" w:eastAsia="en-US"/>
        </w:rPr>
        <w:t xml:space="preserve">frozen permafrost layers and lengthening of the thawed season within the active layer, which increases the amount of organic carbon that is thawed and the duration of thaw. Abrupt thaw processes include ice-wedge polygon degradation, hillslope collapse, thermokarst lake expansion and draining, all of which are processes largely occurring in regions with very high soil carbon content </w:t>
      </w:r>
      <w:commentRangeStart w:id="3918"/>
      <w:r w:rsidRPr="001E7A27">
        <w:rPr>
          <w:lang w:val="en-GB" w:eastAsia="en-US"/>
        </w:rPr>
        <w:fldChar w:fldCharType="begin" w:fldLock="1"/>
      </w:r>
      <w:r w:rsidR="00747167" w:rsidRPr="001E7A27">
        <w:rPr>
          <w:lang w:val="en-GB" w:eastAsia="en-US"/>
        </w:rPr>
        <w:instrText>ADDIN CSL_CITATION { "citationItems" : [ { "id" : "ITEM-1", "itemData" : { "DOI" : "10.1038/ncomms13043", "ISSN" : "2041-1723", "abstract" : "Thermokarst is the process whereby the thawing of ice-rich permafrost ground causes land subsidence, resulting in development of distinctive landforms. Accelerated thermokarst due to climate change will damage infrastructure, but also impact hydrology, ecology and biogeochemistry. Here, we present a circumpolar assessment of the distribution of thermokarst landscapes, defined as landscapes comprised of current thermokarst landforms and areas susceptible to future thermokarst development. At 3.6 \u00d7 106 km2, thermokarst landscapes are estimated to cover \u223c20% of the northern permafrost region, with approximately equal contributions from three landscape types where characteristic wetland, lake and hillslope thermokarst landforms occur. We estimate that approximately half of the below-ground organic carbon within the study region is stored in thermokarst landscapes. Our results highlight the importance of explicitly considering thermokarst when assessing impacts of climate change, including future landscape greenhouse gas emissions, and provide a means for assessing such impacts at the circumpolar scale.", "author" : [ { "dropping-particle" : "", "family" : "Olefeldt", "given" : "D", "non-dropping-particle" : "", "parse-names" : false, "suffix" : "" }, { "dropping-particle" : "", "family" : "Goswami", "given" : "S", "non-dropping-particle" : "", "parse-names" : false, "suffix" : "" }, { "dropping-particle" : "", "family" : "Grosse", "given" : "G", "non-dropping-particle" : "", "parse-names" : false, "suffix" : "" }, { "dropping-particle" : "", "family" : "Hayes", "given" : "D", "non-dropping-particle" : "", "parse-names" : false, "suffix" : "" }, { "dropping-particle" : "", "family" : "Hugelius", "given" : "G", "non-dropping-particle" : "", "parse-names" : false, "suffix" : "" }, { "dropping-particle" : "", "family" : "Kuhry", "given" : "P", "non-dropping-particle" : "", "parse-names" : false, "suffix" : "" }, { "dropping-particle" : "", "family" : "McGuire", "given" : "A D", "non-dropping-particle" : "", "parse-names" : false, "suffix" : "" }, { "dropping-particle" : "", "family" : "Romanovsky", "given" : "V E", "non-dropping-particle" : "", "parse-names" : false, "suffix" : "" }, { "dropping-particle" : "", "family" : "Sannel", "given" : "A B K", "non-dropping-particle" : "", "parse-names" : false, "suffix" : "" }, { "dropping-particle" : "", "family" : "Schuur", "given" : "E A G", "non-dropping-particle" : "", "parse-names" : false, "suffix" : "" }, { "dropping-particle" : "", "family" : "Turetsky", "given" : "M R", "non-dropping-particle" : "", "parse-names" : false, "suffix" : "" } ], "container-title" : "Nature Communications", "id" : "ITEM-1", "issue" : "1", "issued" : { "date-parts" : [ [ "2016" ] ] }, "page" : "13043", "title" : "Circumpolar distribution and carbon storage of thermokarst landscapes", "translator" : [ { "dropping-particle" : "", "family" : "L7075", "given" : "", "non-dropping-particle" : "", "parse-names" : false, "suffix" : "" } ], "type" : "article-journal", "volume" : "7" }, "uris" : [ "http://www.mendeley.com/documents/?uuid=ccffdbc9-3b8b-49de-bb20-470c4baa70c4", "http://www.mendeley.com/documents/?uuid=5a315be9-4547-4a77-ab29-ddc7296fcece" ] }, { "id" : "ITEM-2", "itemData" : { "DOI" : "10.3334/ORNLDAAC/1332", "author" : [ { "dropping-particle" : "", "family" : "Olefeldt", "given" : "D", "non-dropping-particle" : "", "parse-names" : false, "suffix" : "" }, { "dropping-particle" : "", "family" : "Goswami", "given" : "S", "non-dropping-particle" : "", "parse-names" : false, "suffix" : "" }, { "dropping-particle" : "", "family" : "Grosse", "given" : "G", "non-dropping-particle" : "", "parse-names" : false, "suffix" : "" }, { "dropping-particle" : "", "family" : "Hayes", "given" : "D J", "non-dropping-particle" : "", "parse-names" : false, "suffix" : "" }, { "dropping-particle" : "", "family" : "Hugelius", "given" : "G", "non-dropping-particle" : "", "parse-names" : false, "suffix" : "" }, { "dropping-particle" : "", "family" : "Kuhry", "given" : "P", "non-dropping-particle" : "", "parse-names" : false, "suffix" : "" }, { "dropping-particle" : "", "family" : "Sannel", "given" : "B", "non-dropping-particle" : "", "parse-names" : false, "suffix" : "" }, { "dropping-particle" : "", "family" : "Schuur", "given" : "E A G", "non-dropping-particle" : "", "parse-names" : false, "suffix" : "" }, { "dropping-particle" : "", "family" : "Turetsky", "given" : "M R", "non-dropping-particle" : "", "parse-names" : false, "suffix" : "" } ], "id" : "ITEM-2", "issued" : { "date-parts" : [ [ "2016" ] ] }, "publisher" : "ORNL Distributed Active Archive Center", "title" : "Arctic Circumpolar Distribution and Soil Carbon of Thermokarst Landscapes, 2015", "translator" : [ { "dropping-particle" : "", "family" : "L7322", "given" : "", "non-dropping-particle" : "", "parse-names" : false, "suffix" : "" } ], "type" : "article" }, "uris" : [ "http://www.mendeley.com/documents/?uuid=5d1c68a0-61f9-4aaa-a7ce-b854dfe18831" ] } ], "mendeley" : { "formattedCitation" : "(Olefeldt et al., 2016a, 2016b)", "plainTextFormattedCitation" : "(Olefeldt et al., 2016a, 2016b)", "previouslyFormattedCitation" : "(Olefeldt et al., 2016a, 2016b)"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 xml:space="preserve">(Olefeldt et al., 2016a, </w:t>
      </w:r>
      <w:del w:id="3919" w:author="Robin Matthews" w:date="2021-06-17T18:01:00Z">
        <w:r w:rsidR="00025FA2" w:rsidRPr="001E7A27" w:rsidDel="00D66569">
          <w:rPr>
            <w:noProof/>
            <w:lang w:val="en-GB" w:eastAsia="en-US"/>
          </w:rPr>
          <w:delText>2016</w:delText>
        </w:r>
      </w:del>
      <w:r w:rsidR="00025FA2" w:rsidRPr="001E7A27">
        <w:rPr>
          <w:noProof/>
          <w:lang w:val="en-GB" w:eastAsia="en-US"/>
        </w:rPr>
        <w:t>b)</w:t>
      </w:r>
      <w:r w:rsidRPr="001E7A27">
        <w:rPr>
          <w:lang w:val="en-GB" w:eastAsia="en-US"/>
        </w:rPr>
        <w:fldChar w:fldCharType="end"/>
      </w:r>
      <w:commentRangeEnd w:id="3918"/>
      <w:r w:rsidR="00025FA2" w:rsidRPr="001E7A27">
        <w:rPr>
          <w:rStyle w:val="CommentReference"/>
          <w:lang w:val="en-GB"/>
        </w:rPr>
        <w:commentReference w:id="3918"/>
      </w:r>
      <w:r w:rsidRPr="001E7A27">
        <w:rPr>
          <w:lang w:val="en-GB" w:eastAsia="en-US"/>
        </w:rPr>
        <w:t xml:space="preserve">. Abrupt thaw processes can contribute up to half of the total net greenhouse gas release from permafrost loss, the rest attributed to gradual thaw </w:t>
      </w:r>
      <w:r w:rsidRPr="001E7A27">
        <w:rPr>
          <w:lang w:val="en-GB" w:eastAsia="en-US"/>
        </w:rPr>
        <w:fldChar w:fldCharType="begin" w:fldLock="1"/>
      </w:r>
      <w:r w:rsidR="00747167" w:rsidRPr="001E7A27">
        <w:rPr>
          <w:lang w:val="en-GB" w:eastAsia="en-US"/>
        </w:rPr>
        <w:instrText>ADDIN CSL_CITATION { "citationItems" : [ { "id" : "ITEM-1", "itemData" : { "DOI" : "10.1038/s41561-019-0526-0", "ISSN" : "1752-0908", "abstract" : "The permafrost zone is expected to be a substantial carbon source to the atmosphere, yet large-scale models currently only simulate gradual changes in seasonally thawed soil. Abrupt thaw will probably occur in &lt;20% of the permafrost zone but could affect half of permafrost carbon through collapsing ground, rapid erosion and landslides. Here, we synthesize the best available information and develop inventory models to simulate abrupt thaw impacts on permafrost carbon balance. Emissions across 2.5\u2009million\u2009km2 of abrupt thaw could provide a similar climate feedback as gradual thaw emissions from the entire 18\u2009million\u2009km2 permafrost region under the warming projection of Representative Concentration Pathway 8.5. While models forecast that gradual thaw may lead to net ecosystem carbon uptake under projections of Representative Concentration Pathway 4.5, abrupt thaw emissions are likely to offset this potential carbon sink. Active hillslope erosional features will occupy 3% of abrupt thaw terrain by 2300 but emit one-third of abrupt thaw carbon losses. Thaw lakes and wetlands are methane hot spots but their carbon release is partially offset by slowly regrowing vegetation. After considering abrupt thaw stabilization, lake drainage and soil carbon uptake by vegetation regrowth, we conclude that models considering only gradual permafrost thaw are substantially underestimating carbon emissions from thawing permafrost.", "author" : [ { "dropping-particle" : "", "family" : "Turetsky", "given" : "Merritt R.", "non-dropping-particle" : "", "parse-names" : false, "suffix" : "" }, { "dropping-particle" : "", "family" : "Abbott", "given" : "Benjamin W.", "non-dropping-particle" : "", "parse-names" : false, "suffix" : "" }, { "dropping-particle" : "", "family" : "Jones", "given" : "Miriam C.", "non-dropping-particle" : "", "parse-names" : false, "suffix" : "" }, { "dropping-particle" : "", "family" : "Anthony", "given" : "Katey Walter", "non-dropping-particle" : "", "parse-names" : false, "suffix" : "" }, { "dropping-particle" : "", "family" : "Olefeldt", "given" : "David", "non-dropping-particle" : "", "parse-names" : false, "suffix" : "" }, { "dropping-particle" : "", "family" : "Schuur", "given" : "Edward A G", "non-dropping-particle" : "", "parse-names" : false, "suffix" : "" }, { "dropping-particle" : "", "family" : "Grosse", "given" : "Guido", "non-dropping-particle" : "", "parse-names" : false, "suffix" : "" }, { "dropping-particle" : "", "family" : "Kuhry", "given" : "Peter", "non-dropping-particle" : "", "parse-names" : false, "suffix" : "" }, { "dropping-particle" : "", "family" : "Hugelius", "given" : "Gustaf", "non-dropping-particle" : "", "parse-names" : false, "suffix" : "" }, { "dropping-particle" : "", "family" : "Koven", "given" : "Charles", "non-dropping-particle" : "", "parse-names" : false, "suffix" : "" }, { "dropping-particle" : "", "family" : "Lawrence", "given" : "David M", "non-dropping-particle" : "", "parse-names" : false, "suffix" : "" }, { "dropping-particle" : "", "family" : "Gibson", "given" : "Carolyn", "non-dropping-particle" : "", "parse-names" : false, "suffix" : "" }, { "dropping-particle" : "", "family" : "Sannel", "given" : "A. Britta K.", "non-dropping-particle" : "", "parse-names" : false, "suffix" : "" }, { "dropping-particle" : "", "family" : "McGuire", "given" : "A David", "non-dropping-particle" : "", "parse-names" : false, "suffix" : "" } ], "container-title" : "Nature Geoscience", "id" : "ITEM-1", "issue" : "2", "issued" : { "date-parts" : [ [ "2020", "2", "3" ] ] }, "page" : "138-143", "title" : "Carbon release through abrupt permafrost thaw", "translator" : [ { "dropping-particle" : "", "family" : "L7484", "given" : "", "non-dropping-particle" : "", "parse-names" : false, "suffix" : "" } ], "type" : "article-journal", "volume" : "13" }, "uris" : [ "http://www.mendeley.com/documents/?uuid=709036df-b13c-4e7d-8237-32a6bc0f3001" ] }, { "id" : "ITEM-2",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"ITEM-2",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"mendeley" : { "formattedCitation" : "(Schneider von Deimling et al., 2015; Turetsky et al., 2020)", "plainTextFormattedCitation" : "(Schneider von Deimling et al., 2015; Turetsky et al., 2020)", "previouslyFormattedCitation" : "(Schneider von Deimling et al., 2015; Turetsky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(Schneider von Deimling et al., 2015; Turetsky et al., 2020)</w:t>
      </w:r>
      <w:r w:rsidRPr="001E7A27">
        <w:rPr>
          <w:lang w:val="en-GB" w:eastAsia="en-US"/>
        </w:rPr>
        <w:fldChar w:fldCharType="end"/>
      </w:r>
      <w:r w:rsidRPr="001E7A27">
        <w:rPr>
          <w:lang w:val="en-GB" w:eastAsia="en-US"/>
        </w:rPr>
        <w:t xml:space="preserve">. Increased fire frequency and severity </w:t>
      </w:r>
      <w:r w:rsidRPr="001E7A27">
        <w:rPr>
          <w:lang w:val="en-GB" w:eastAsia="en-US"/>
        </w:rPr>
        <w:fldChar w:fldCharType="begin" w:fldLock="1"/>
      </w:r>
      <w:r w:rsidR="00747167" w:rsidRPr="001E7A27">
        <w:rPr>
          <w:lang w:val="en-GB" w:eastAsia="en-US"/>
        </w:rPr>
        <w:instrText>ADDIN CSL_CITATION { "citationItems" : [ { "id" : "ITEM-1", "itemData" : { "DOI" : "10.1029/2009JG001270", "abstract" : "Recent climatic warming has resulted in pronounced environmental changes in the Arctic, including shrub cover expansion and sea ice shrinkage. These changes foreshadow more dramatic impacts that will occur if the warming trend continues. Among the major challenges in anticipating these impacts are \u201csurprises\u201d stemming from changes in system components that have remained relatively stable in the historic record. Tundra burning is potentially one such component. Here we report paleoecological evidence showing that recent tundra burning is unprecedented in the central Alaskan Arctic within the last 5000 years. Analysis of lake sediment cores reveals peak values of charcoal accumulation corresponding to the Anaktuvuk River Fire in 2007, with no evidence of other fire events throughout the past five millennia in that area. Atmospheric reanalysis suggests that the fire was favored by exceptionally warm and dry weather conditions in summer and early autumn. Boosted regression tree modeling shows that such conditions also explain 95% of the interannual variability in tundra area burned throughout Alaska over the past 60 years and that the response of tundra burning to climatic warming is nonlinear. These results contribute to an emerging body of evidence suggesting that tundra ecosystems can burn more frequently under suitable climatic and fuel conditions. The Anaktuvuk River Fire coincides with extreme sea ice retreat, and tundra area burned in Alaska is moderately correlated with sea ice extent from 1979 to 2009 (r = \u22120.43, p = 0.02). Recurrences of large tundra fires as a result of sea ice disappearance may represent a novel manifestation of coupled marine-terrestrial responses to climatic warming.", "author" : [ { "dropping-particle" : "", "family" : "Hu", "given" : "Feng Sheng", "non-dropping-particle" : "", "parse-names" : false, "suffix" : "" }, { "dropping-particle" : "", "family" : "Higuera", "given" : "Philip E", "non-dropping-particle" : "", "parse-names" : false, "suffix" : "" }, { "dropping-particle" : "", "family" : "Walsh", "given" : "John E", "non-dropping-particle" : "", "parse-names" : false, "suffix" : "" }, { "dropping-particle" : "", "family" : "Chapman", "given" : "William L", "non-dropping-particle" : "", "parse-names" : false, "suffix" : "" }, { "dropping-particle" : "", "family" : "Duffy", "given" : "Paul A", "non-dropping-particle" : "", "parse-names" : false, "suffix" : "" }, { "dropping-particle" : "", "family" : "Brubaker", "given" : "Linda B", "non-dropping-particle" : "", "parse-names" : false, "suffix" : "" }, { "dropping-particle" : "", "family" : "Chipman", "given" : "Melissa L", "non-dropping-particle" : "", "parse-names" : false, "suffix" : "" } ], "container-title" : "Journal of Geophysical Research: Biogeosciences", "id" : "ITEM-1", "issue" : "G4", "issued" : { "date-parts" : [ [ "2010" ] ] }, "title" : "Tundra burning in Alaska: Linkages to climatic change and sea ice retreat", "translator" : [ { "dropping-particle" : "", "family" : "L6787", "given" : "", "non-dropping-particle" : "", "parse-names" : false, "suffix" : "" } ], "type" : "article-journal", "volume" : "115" }, "uris" : [ "http://www.mendeley.com/documents/?uuid=028c4684-a29c-4ea1-acf4-da735e1e9973" ] } ], "mendeley" : { "formattedCitation" : "(Hu et al., 2010)", "plainTextFormattedCitation" : "(Hu et al., 2010)", "previouslyFormattedCitation" : "(Hu et al., 2010)"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(Hu et al., 2010)</w:t>
      </w:r>
      <w:r w:rsidRPr="001E7A27">
        <w:rPr>
          <w:lang w:val="en-GB" w:eastAsia="en-US"/>
        </w:rPr>
        <w:fldChar w:fldCharType="end"/>
      </w:r>
      <w:r w:rsidRPr="001E7A27">
        <w:rPr>
          <w:lang w:val="en-GB" w:eastAsia="en-US"/>
        </w:rPr>
        <w:t xml:space="preserve"> also contributes to abrupt emissions and the removal of the insulating cover which leads to an acceleration of permafrost thaw </w:t>
      </w:r>
      <w:r w:rsidRPr="001E7A27">
        <w:rPr>
          <w:lang w:val="en-GB" w:eastAsia="en-US"/>
        </w:rPr>
        <w:fldChar w:fldCharType="begin" w:fldLock="1"/>
      </w:r>
      <w:r w:rsidR="00747167" w:rsidRPr="001E7A27">
        <w:rPr>
          <w:lang w:val="en-GB" w:eastAsia="en-US"/>
        </w:rPr>
        <w:instrText>ADDIN CSL_CITATION { "citationItems" : [ { "id" : "ITEM-1", "itemData" : { "DOI" : "10.1088/1748-9326/8/4/045016", "abstract" : "There is a substantial amount of carbon stored in the permafrost soils of boreal forest ecosystems, where it is currently protected from decomposition. The surface organic horizons insulate the deeper soil from variations in atmospheric temperature. The removal of these insulating horizons through consumption by fire increases the vulnerability of permafrost to thaw, and the carbon stored in permafrost to decomposition. In this study we ask how warming and fire regime may influence spatial and temporal changes in active layer and carbon dynamics across a boreal forest landscape in interior Alaska. To address this question, we (1)\u00a0developed and tested a predictive model of the effect of fire severity on soil organic horizons that depends on landscape-level conditions and (2)\u00a0used this model to evaluate the long-term consequences of warming and changes in fire regime on active layer and soil carbon dynamics of black spruce forests across interior Alaska. The predictive model of fire severity, designed from the analysis of field observations, reproduces the effect of local topography (landform category, the slope angle and aspect and flow accumulation), weather conditions (drought index, soil moisture) and fire characteristics (day of year and size of the fire) on the reduction of the organic layer caused by fire. The integration of the fire severity model into an ecosystem process-based model allowed us to document the relative importance and interactions among local topography, fire regime and climate warming on active layer and soil carbon dynamics. Lowlands were more resistant to severe fires and climate warming, showing smaller increases in active layer thickness and soil carbon loss compared to drier flat uplands and slopes. In simulations that included the effects of both warming and fire at the regional scale, fire was primarily responsible for a reduction in organic layer thickness of 0.06\u00a0m on average by 2100 that led to an increase in active layer thickness of 1.1\u00a0m on average by 2100. The combination of warming and fire led to a simulated cumulative loss of 9.6\u00a0kgC m\u22122 on average by 2100. Our analysis suggests that ecosystem carbon storage in boreal forests in interior Alaska is particularly vulnerable, primarily due to the combustion of organic layer thickness in fire and the related increase in active layer thickness that exposes previously protected permafrost soil carbon to decomposition.", "author" : [ { "dropping-particle" : "", "family" : "Genet", "given" : "H", "non-dropping-particle" : "", "parse-names" : false, "suffix" : "" }, { "dropping-particle" : "", "family" : "McGuire", "given" : "A D", "non-dropping-particle" : "", "parse-names" : false, "suffix" : "" }, { "dropping-particle" : "", "family" : "Barrett", "given" : "K", "non-dropping-particle" : "", "parse-names" : false, "suffix" : "" }, { "dropping-particle" : "", "family" : "Breen", "given" : "A", "non-dropping-particle" : "", "parse-names" : false, "suffix" : "" }, { "dropping-particle" : "", "family" : "Euskirchen", "given" : "E S", "non-dropping-particle" : "", "parse-names" : false, "suffix" : "" }, { "dropping-particle" : "", "family" : "Johnstone", "given" : "J F", "non-dropping-particle" : "", "parse-names" : false, "suffix" : "" }, { "dropping-particle" : "", "family" : "Kasischke", "given" : "E S", "non-dropping-particle" : "", "parse-names" : false, "suffix" : "" }, { "dropping-particle" : "", "family" : "Melvin", "given" : "A M", "non-dropping-particle" : "", "parse-names" : false, "suffix" : "" }, { "dropping-particle" : "", "family" : "Bennett", "given" : "A", "non-dropping-particle" : "", "parse-names" : false, "suffix" : "" }, { "dropping-particle" : "", "family" : "Mack", "given" : "M C", "non-dropping-particle" : "", "parse-names" : false, "suffix" : "" }, { "dropping-particle" : "", "family" : "Rupp", "given" : "T S", "non-dropping-particle" : "", "parse-names" : false, "suffix" : "" }, { "dropping-particle" : "", "family" : "Schuur", "given" : "A E G", "non-dropping-particle" : "", "parse-names" : false, "suffix" : "" }, { "dropping-particle" : "", "family" : "Turetsky", "given" : "M R", "non-dropping-particle" : "", "parse-names" : false, "suffix" : "" }, { "dropping-particle" : "", "family" : "Yuan", "given" : "F", "non-dropping-particle" : "", "parse-names" : false, "suffix" : "" } ], "container-title" : "Environmental Research Letters", "id" : "ITEM-1", "issue" : "4", "issued" : { "date-parts" : [ [ "2013", "10" ] ] }, "page" : "45016", "publisher" : "{IOP} Publishing", "title" : "Modeling the effects of fire severity and climate warming on active layer thickness and soil carbon storage of black spruce forests across the landscape in interior Alaska", "translator" : [ { "dropping-particle" : "", "family" : "L6785", "given" : "", "non-dropping-particle" : "", "parse-names" : false, "suffix" : "" } ], "type" : "article-journal", "volume" : "8" }, "uris" : [ "http://www.mendeley.com/documents/?uuid=24ab28a9-04eb-467e-91eb-546acf724cf1" ] } ], "mendeley" : { "formattedCitation" : "(Genet et al., 2013)", "plainTextFormattedCitation" : "(Genet et al., 2013)", "previouslyFormattedCitation" : "(Genet et al., 2013)"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(Genet et al., 2013)</w:t>
      </w:r>
      <w:r w:rsidRPr="001E7A27">
        <w:rPr>
          <w:lang w:val="en-GB" w:eastAsia="en-US"/>
        </w:rPr>
        <w:fldChar w:fldCharType="end"/>
      </w:r>
      <w:r w:rsidRPr="001E7A27">
        <w:rPr>
          <w:lang w:val="en-GB" w:eastAsia="en-US"/>
        </w:rPr>
        <w:t xml:space="preserve">.  Ecological feedbacks can both mitigate and amplify carbon losses: nutrient release from increased organic matter decomposition can drive vegetation growth that partially offsets soil carbon losses </w:t>
      </w:r>
      <w:r w:rsidRPr="001E7A27">
        <w:rPr>
          <w:lang w:val="en-GB" w:eastAsia="en-US"/>
        </w:rPr>
        <w:fldChar w:fldCharType="begin" w:fldLock="1"/>
      </w:r>
      <w:r w:rsidR="00747167" w:rsidRPr="001E7A27">
        <w:rPr>
          <w:lang w:val="en-GB" w:eastAsia="en-US"/>
        </w:rPr>
        <w:instrText>ADDIN CSL_CITATION { "citationItems" : [ { "id" : "ITEM-1", "itemData" : { "DOI" : "10.1111/gcb.13204", "ISSN" : "13541013", "abstract" : "Abstract Perennially frozen soil in high latitude ecosystems (permafrost) currently stores 1330\u20131580 Pg of carbon (C). As these ecosystems warm, the thaw and decomposition of permafrost is expected to release large amounts of C to the atmosphere. Fortunately, losses from the permafrost C pool will be partially offset by increased plant productivity. The degree to which plants are able to sequester C, however, will be determined by changing nitrogen (N) availability in these thawing soil profiles. N availability currently limits plant productivity in tundra ecosystems but plant access to N is expected improve as decomposition increases in speed and extends to deeper soil horizons. To evaluate the relationship between permafrost thaw and N availability, we monitored N cycling during 5 years of experimentally induced permafrost thaw at the Carbon in Permafrost Experimental Heating Research (CiPEHR) project. Inorganic N availability increased significantly in response to deeper thaw and greater soil moisture induced by Soil warming. This treatment also prompted a 23% increase in aboveground biomass and a 49% increase in foliar N pools. The sedge Eriophorum vaginatum responded most strongly to warming: this species explained 91% of the change in aboveground biomass during the 5 year period. Air warming had little impact when applied alone, but when applied in combination with Soil warming, growing season soil inorganic N availability was significantly reduced. These results demonstrate that there is a strong positive relationship between the depth of permafrost thaw and N availability in tundra ecosystems but that this relationship can be diminished by interactions between increased thaw, warmer air temperatures, and higher levels of soil moisture. Within 5 years of permafrost thaw, plants actively incorporate newly available N into biomass but C storage in live vascular plant biomass is unlikely to be greater than losses from deep soil C pools.", "author" : [ { "dropping-particle" : "", "family" : "Salmon", "given" : "Verity G", "non-dropping-particle" : "", "parse-names" : false, "suffix" : "" }, { "dropping-particle" : "", "family" : "Soucy", "given" : "Patrick", "non-dropping-particle" : "", "parse-names" : false, "suffix" : "" }, { "dropping-particle" : "", "family" : "Mauritz", "given" : "Marguerite", "non-dropping-particle" : "", "parse-names" : false, "suffix" : "" }, { "dropping-particle" : "", "family" : "Celis", "given" : "Gerardo", "non-dropping-particle" : "", "parse-names" : false, "suffix" : "" }, { "dropping-particle" : "", "family" : "Natali", "given" : "Susan M", "non-dropping-particle" : "", "parse-names" : false, "suffix" : "" }, { "dropping-particle" : "", "family" : "Mack", "given" : "Michelle C", "non-dropping-particle" : "", "parse-names" : false, "suffix" : "" }, { "dropping-particle" : "", "family" : "Schuur", "given" : "Edward A G", "non-dropping-particle" : "", "parse-names" : false, "suffix" : "" } ], "container-title" : "Global Change Biology", "id" : "ITEM-1", "issue" : "5", "issued" : { "date-parts" : [ [ "2016", "5" ] ] }, "page" : "1927-1941", "title" : "Nitrogen availability increases in a tundra ecosystem during five years of experimental permafrost thaw", "translator" : [ { "dropping-particle" : "", "family" : "L4015", "given" : "", "non-dropping-particle" : "", "parse-names" : false, "suffix" : "" } ], "type" : "article-journal", "volume" : "22" }, "uris" : [ "http://www.mendeley.com/documents/?uuid=cc818a4c-39de-436d-81e5-febe7f9f7262" ] } ], "mendeley" : { "formattedCitation" : "(Salmon et al., 2016)", "plainTextFormattedCitation" : "(Salmon et al., 2016)", "previouslyFormattedCitation" : "(Salmon et al., 2016)"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(Salmon et al., 2016)</w:t>
      </w:r>
      <w:r w:rsidRPr="001E7A27">
        <w:rPr>
          <w:lang w:val="en-GB" w:eastAsia="en-US"/>
        </w:rPr>
        <w:fldChar w:fldCharType="end"/>
      </w:r>
      <w:r w:rsidRPr="001E7A27">
        <w:rPr>
          <w:lang w:val="en-GB" w:eastAsia="en-US"/>
        </w:rPr>
        <w:t xml:space="preserve">, but also lead to biophysical feedbacks that further amplify warming </w:t>
      </w:r>
      <w:r w:rsidRPr="001E7A27">
        <w:rPr>
          <w:lang w:val="en-GB" w:eastAsia="en-US"/>
        </w:rPr>
        <w:fldChar w:fldCharType="begin" w:fldLock="1"/>
      </w:r>
      <w:r w:rsidR="00747167" w:rsidRPr="001E7A27">
        <w:rPr>
          <w:lang w:val="en-GB" w:eastAsia="en-US"/>
        </w:rPr>
        <w:instrText>ADDIN CSL_CITATION { "citationItems" : [ { "id" : "ITEM-1", "itemData" : { "DOI" : "10.1088/1748-9326/6/4/045509", "abstract" : "Recent research using repeat photography, long-term ecological monitoring and dendrochronology has documented shrub expansion in arctic, high-latitude and alpine tundra ecosystems. Here, we (1)\u00a0synthesize these findings, (2)\u00a0present a conceptual framework that identifies mechanisms and constraints on shrub increase, (3)\u00a0explore causes, feedbacks and implications of the increased shrub cover in tundra ecosystems, and (4)\u00a0address potential lines of investigation for future research. Satellite observations from around the circumpolar Arctic, showing increased productivity, measured as changes in \u2018greenness\u2019,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A\u00a0large-scale increase in shrub cover will change the structure of tundra ecosystems and alter energy fluxes, regional climate, soil\u2013atmosphere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(1)\u00a0the temperature sensitivity of shrub growth, (2)\u00a0factors controlling the recruitment of new individuals, and (3)\u00a0the relative influence of the positive and negative feedbacks involved in shrub expansion.", "author" : [ { "dropping-particle" : "", "family" : "Myers-Smith", "given" : "Isla H", "non-dropping-particle" : "", "parse-names" : false, "suffix" : "" }, { "dropping-particle" : "", "family" : "Forbes", "given" : "Bruce C", "non-dropping-particle" : "", "parse-names" : false, "suffix" : "" }, { "dropping-particle" : "", "family" : "Wilmking", "given" : "Martin", "non-dropping-particle" : "", "parse-names" : false, "suffix" : "" }, { "dropping-particle" : "", "family" : "Hallinger", "given" : "Martin", "non-dropping-particle" : "", "parse-names" : false, "suffix" : "" }, { "dropping-particle" : "", "family" : "Lantz", "given" : "Trevor", "non-dropping-particle" : "", "parse-names" : false, "suffix" : "" }, { "dropping-particle" : "", "family" : "Blok", "given" : "Daan", "non-dropping-particle" : "", "parse-names" : false, "suffix" : "" }, { "dropping-particle" : "", "family" : "Tape", "given" : "Ken D", "non-dropping-particle" : "", "parse-names" : false, "suffix" : "" }, { "dropping-particle" : "", "family" : "Macias-Fauria", "given" : "Marc", "non-dropping-particle" : "", "parse-names" : false, "suffix" : "" }, { "dropping-particle" : "", "family" : "Sass-Klaassen", "given" : "Ute", "non-dropping-particle" : "", "parse-names" : false, "suffix" : "" }, { "dropping-particle" : "", "family" : "L\u00e9vesque", "given" : "Esther", "non-dropping-particle" : "", "parse-names" : false, "suffix" : "" }, { "dropping-particle" : "", "family" : "Boudreau", "given" : "St\u00e9phane", "non-dropping-particle" : "", "parse-names" : false, "suffix" : "" }, { "dropping-particle" : "", "family" : "Ropars", "given" : "Pascale", "non-dropping-particle" : "", "parse-names" : false, "suffix" : "" }, { "dropping-particle" : "", "family" : "Hermanutz", "given" : "Luise", "non-dropping-particle" : "", "parse-names" : false, "suffix" : "" }, { "dropping-particle" : "", "family" : "Trant", "given" : "Andrew", "non-dropping-particle" : "", "parse-names" : false, "suffix" : "" }, { "dropping-particle" : "", "family" : "Collier", "given" : "Laura Siegwart", "non-dropping-particle" : "", "parse-names" : false, "suffix" : "" }, { "dropping-particle" : "", "family" : "Weijers", "given" : "Stef", "non-dropping-particle" : "", "parse-names" : false, "suffix" : "" }, { "dropping-particle" : "", "family" : "Rozema", "given" : "Jelte", "non-dropping-particle" : "", "parse-names" : false, "suffix" : "" }, { "dropping-particle" : "", "family" : "Rayback", "given" : "Shelly A", "non-dropping-particle" : "", "parse-names" : false, "suffix" : "" }, { "dropping-particle" : "", "family" : "Schmidt", "given" : "Niels Martin", "non-dropping-particle" : "", "parse-names" : false, "suffix" : "" }, { "dropping-particle" : "", "family" : "Schaepman-Strub", "given" : "Gabriela", "non-dropping-particle" : "", "parse-names" : false, "suffix" : "" }, { "dropping-particle" : "", "family" : "Wipf", "given" : "Sonja", "non-dropping-particle" : "", "parse-names" : false, "suffix" : "" }, { "dropping-particle" : "", "family" : "Rixen", "given" : "Christian", "non-dropping-particle" : "", "parse-names" : false, "suffix" : "" }, { "dropping-particle" : "", "family" : "M\u00e9nard", "given" : "C\u00e9cile B", "non-dropping-particle" : "", "parse-names" : false, "suffix" : "" }, { "dropping-particle" : "", "family" : "Venn", "given" : "Susanna", "non-dropping-particle" : "", "parse-names" : false, "suffix" : "" }, { "dropping-particle" : "", "family" : "Goetz", "given" : "Scott", "non-dropping-particle" : "", "parse-names" : false, "suffix" : "" }, { "dropping-particle" : "", "family" : "Andreu-Hayles", "given" : "Laia", "non-dropping-particle" : "", "parse-names" : false, "suffix" : "" }, { "dropping-particle" : "", "family" : "Elmendorf", "given" : "Sarah", "non-dropping-particle" : "", "parse-names" : false, "suffix" : "" }, { "dropping-particle" : "", "family" : "Ravolainen", "given" : "Virve", "non-dropping-particle" : "", "parse-names" : false, "suffix" : "" }, { "dropping-particle" : "", "family" : "Welker", "given" : "Jeffrey", "non-dropping-particle" : "", "parse-names" : false, "suffix" : "" }, { "dropping-particle" : "", "family" : "Grogan", "given" : "Paul", "non-dropping-particle" : "", "parse-names" : false, "suffix" : "" }, { "dropping-particle" : "", "family" : "Epstein", "given" : "Howard E", "non-dropping-particle" : "", "parse-names" : false, "suffix" : "" }, { "dropping-particle" : "", "family" : "Hik", "given" : "David S", "non-dropping-particle" : "", "parse-names" : false, "suffix" : "" } ], "container-title" : "Environmental Research Letters", "id" : "ITEM-1", "issue" : "4", "issued" : { "date-parts" : [ [ "2011", "12" ] ] }, "page" : "45509", "publisher" : "{IOP} Publishing", "title" : "Shrub expansion in tundra ecosystems: dynamics, impacts and research priorities", "translator" : [ { "dropping-particle" : "", "family" : "L6781", "given" : "", "non-dropping-particle" : "", "parse-names" : false, "suffix" : "" } ], "type" : "article-journal", "volume" : "6" }, "uris" : [ "http://www.mendeley.com/documents/?uuid=21ba45fa-3953-496e-8fd2-86889cbb64ff" ] } ], "mendeley" : { "formattedCitation" : "(Myers-Smith et al., 2011)", "plainTextFormattedCitation" : "(Myers-Smith et al., 2011)", "previouslyFormattedCitation" : "(Myers-Smith et al., 2011)"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(Myers-Smith et al., 2011)</w:t>
      </w:r>
      <w:r w:rsidRPr="001E7A27">
        <w:rPr>
          <w:lang w:val="en-GB" w:eastAsia="en-US"/>
        </w:rPr>
        <w:fldChar w:fldCharType="end"/>
      </w:r>
      <w:r w:rsidRPr="001E7A27">
        <w:rPr>
          <w:lang w:val="en-GB" w:eastAsia="en-US"/>
        </w:rPr>
        <w:t>.</w:t>
      </w:r>
    </w:p>
    <w:p w14:paraId="486613E8" w14:textId="77777777" w:rsidR="00E4133F" w:rsidRPr="001E7A27" w:rsidRDefault="00E4133F" w:rsidP="005C7F25">
      <w:pPr>
        <w:pStyle w:val="AR6BodyText"/>
        <w:shd w:val="clear" w:color="auto" w:fill="DEEAF6" w:themeFill="accent1" w:themeFillTint="33"/>
        <w:rPr>
          <w:lang w:val="en-GB"/>
        </w:rPr>
      </w:pPr>
    </w:p>
    <w:p w14:paraId="0F1678AF" w14:textId="227A3076" w:rsidR="00E4133F" w:rsidRPr="001E7A27" w:rsidRDefault="00E4133F" w:rsidP="005C7F25">
      <w:pPr>
        <w:pStyle w:val="AR6BodyText"/>
        <w:shd w:val="clear" w:color="auto" w:fill="DEEAF6" w:themeFill="accent1" w:themeFillTint="33"/>
        <w:rPr>
          <w:rFonts w:cs="Times New Roman"/>
          <w:lang w:val="en-GB" w:eastAsia="en-US"/>
        </w:rPr>
      </w:pPr>
      <w:r w:rsidRPr="001E7A27">
        <w:rPr>
          <w:lang w:val="en-GB" w:eastAsia="en-US"/>
        </w:rPr>
        <w:t xml:space="preserve">Through </w:t>
      </w:r>
      <w:ins w:id="3920" w:author="Soapbox" w:date="2021-07-21T09:48:00Z">
        <w:r w:rsidR="009B0FAD" w:rsidRPr="001E7A27">
          <w:rPr>
            <w:lang w:val="en-GB" w:eastAsia="en-US"/>
          </w:rPr>
          <w:t>the Coupled Model Intercomparison Project Phase 5 (</w:t>
        </w:r>
      </w:ins>
      <w:r w:rsidRPr="001E7A27">
        <w:rPr>
          <w:lang w:val="en-GB" w:eastAsia="en-US"/>
        </w:rPr>
        <w:t>CMIP5</w:t>
      </w:r>
      <w:ins w:id="3921" w:author="Soapbox" w:date="2021-07-21T09:48:00Z">
        <w:r w:rsidR="009B0FAD" w:rsidRPr="001E7A27">
          <w:rPr>
            <w:lang w:val="en-GB" w:eastAsia="en-US"/>
          </w:rPr>
          <w:t>)</w:t>
        </w:r>
      </w:ins>
      <w:r w:rsidRPr="001E7A27">
        <w:rPr>
          <w:lang w:val="en-GB" w:eastAsia="en-US"/>
        </w:rPr>
        <w:t xml:space="preserve">, Earth system models (ESMs) had not included permafrost carbon dynamics. This remains largely true in </w:t>
      </w:r>
      <w:ins w:id="3922" w:author="Soapbox" w:date="2021-07-21T09:48:00Z">
        <w:r w:rsidR="00796C01" w:rsidRPr="001E7A27">
          <w:rPr>
            <w:lang w:val="en-GB" w:eastAsia="en-US"/>
          </w:rPr>
          <w:t>Coupled Model Intercomparison Project Phase 6 (</w:t>
        </w:r>
      </w:ins>
      <w:r w:rsidRPr="001E7A27">
        <w:rPr>
          <w:lang w:val="en-GB" w:eastAsia="en-US"/>
        </w:rPr>
        <w:t>CMIP6</w:t>
      </w:r>
      <w:ins w:id="3923" w:author="Soapbox" w:date="2021-07-21T09:48:00Z">
        <w:r w:rsidR="00796C01" w:rsidRPr="001E7A27">
          <w:rPr>
            <w:lang w:val="en-GB" w:eastAsia="en-US"/>
          </w:rPr>
          <w:t>)</w:t>
        </w:r>
      </w:ins>
      <w:r w:rsidRPr="001E7A27">
        <w:rPr>
          <w:lang w:val="en-GB" w:eastAsia="en-US"/>
        </w:rPr>
        <w:t>, with most models not representing permafrost carbon processes, a small number representing the active-layer thickening effect on decomposition (Table 5.4), and no ESMs representing thermokarst or fire-permafrost</w:t>
      </w:r>
      <w:r w:rsidRPr="001E7A27">
        <w:rPr>
          <w:rFonts w:cs="Times New Roman"/>
          <w:lang w:val="en-GB" w:eastAsia="en-US"/>
        </w:rPr>
        <w:t>-carbon interactions. The CMIP6 ensemble mean predicts a negative carbon</w:t>
      </w:r>
      <w:ins w:id="3924" w:author="Soapbox" w:date="2021-07-16T07:58:00Z">
        <w:r w:rsidR="00576D5B" w:rsidRPr="001E7A27">
          <w:rPr>
            <w:rFonts w:cs="Times New Roman"/>
            <w:lang w:val="en-GB"/>
          </w:rPr>
          <w:t>–</w:t>
        </w:r>
      </w:ins>
      <w:del w:id="3925" w:author="Soapbox" w:date="2021-07-16T07:58:00Z">
        <w:r w:rsidRPr="001E7A27" w:rsidDel="00576D5B">
          <w:rPr>
            <w:rFonts w:cs="Times New Roman"/>
            <w:lang w:val="en-GB" w:eastAsia="en-US"/>
          </w:rPr>
          <w:delText>-</w:delText>
        </w:r>
      </w:del>
      <w:r w:rsidRPr="001E7A27">
        <w:rPr>
          <w:rFonts w:cs="Times New Roman"/>
          <w:lang w:val="en-GB" w:eastAsia="en-US"/>
        </w:rPr>
        <w:t>climate feedback in the permafrost region. However, those that do include permafrost carbon show a positive carbon</w:t>
      </w:r>
      <w:ins w:id="3926" w:author="Soapbox" w:date="2021-07-16T07:58:00Z">
        <w:r w:rsidR="00576D5B" w:rsidRPr="001E7A27">
          <w:rPr>
            <w:rFonts w:cs="Times New Roman"/>
            <w:lang w:val="en-GB"/>
          </w:rPr>
          <w:t>–</w:t>
        </w:r>
      </w:ins>
      <w:del w:id="3927" w:author="Soapbox" w:date="2021-07-16T07:58:00Z">
        <w:r w:rsidRPr="001E7A27" w:rsidDel="00576D5B">
          <w:rPr>
            <w:rFonts w:cs="Times New Roman"/>
            <w:lang w:val="en-GB" w:eastAsia="en-US"/>
          </w:rPr>
          <w:delText>-</w:delText>
        </w:r>
      </w:del>
      <w:r w:rsidRPr="001E7A27">
        <w:rPr>
          <w:rFonts w:cs="Times New Roman"/>
          <w:lang w:val="en-GB" w:eastAsia="en-US"/>
        </w:rPr>
        <w:t>climate feedback in the permafrost region (Figure 5.27). Given the current limited ESM capacity to assess permafrost feedbacks, estimates in this report are based on published permafrost-enabled land surface model results.</w:t>
      </w:r>
    </w:p>
    <w:p w14:paraId="6C209D66" w14:textId="77777777" w:rsidR="00E4133F" w:rsidRPr="001E7A27" w:rsidRDefault="00E4133F" w:rsidP="005C7F25">
      <w:pPr>
        <w:pStyle w:val="AR6BodyText"/>
        <w:shd w:val="clear" w:color="auto" w:fill="DEEAF6" w:themeFill="accent1" w:themeFillTint="33"/>
        <w:rPr>
          <w:rFonts w:cs="Times New Roman"/>
          <w:lang w:val="en-GB" w:eastAsia="en-US"/>
        </w:rPr>
      </w:pPr>
    </w:p>
    <w:p w14:paraId="3A434B5D" w14:textId="55BA784D" w:rsidR="00E4133F" w:rsidRPr="001E7A27" w:rsidRDefault="00796C01" w:rsidP="005C7F25">
      <w:pPr>
        <w:shd w:val="clear" w:color="auto" w:fill="DEEAF6" w:themeFill="accent1" w:themeFillTint="33"/>
        <w:rPr>
          <w:rFonts w:cs="Times New Roman"/>
          <w:lang w:val="en-GB"/>
        </w:rPr>
      </w:pPr>
      <w:ins w:id="3928" w:author="Soapbox" w:date="2021-07-21T09:49:00Z">
        <w:r w:rsidRPr="001E7A27">
          <w:rPr>
            <w:rFonts w:cs="Times New Roman"/>
            <w:lang w:val="en-GB"/>
          </w:rPr>
          <w:t xml:space="preserve">The </w:t>
        </w:r>
      </w:ins>
      <w:r w:rsidR="00E4133F" w:rsidRPr="001E7A27">
        <w:rPr>
          <w:rFonts w:cs="Times New Roman"/>
          <w:lang w:val="en-GB"/>
        </w:rPr>
        <w:t>SROCC assessed that warming under a high</w:t>
      </w:r>
      <w:ins w:id="3929" w:author="Soapbox" w:date="2021-07-21T09:51:00Z">
        <w:r w:rsidRPr="001E7A27">
          <w:rPr>
            <w:rFonts w:cs="Times New Roman"/>
            <w:lang w:val="en-GB"/>
          </w:rPr>
          <w:t>-</w:t>
        </w:r>
      </w:ins>
      <w:del w:id="3930" w:author="Soapbox" w:date="2021-07-21T09:51:00Z">
        <w:r w:rsidR="00E4133F" w:rsidRPr="001E7A27" w:rsidDel="00796C01">
          <w:rPr>
            <w:rFonts w:cs="Times New Roman"/>
            <w:lang w:val="en-GB"/>
          </w:rPr>
          <w:delText xml:space="preserve"> </w:delText>
        </w:r>
      </w:del>
      <w:r w:rsidR="00E4133F" w:rsidRPr="001E7A27">
        <w:rPr>
          <w:rFonts w:cs="Times New Roman"/>
          <w:lang w:val="en-GB"/>
        </w:rPr>
        <w:t>emission</w:t>
      </w:r>
      <w:ins w:id="3931" w:author="Soapbox" w:date="2021-07-21T09:51:00Z">
        <w:r w:rsidRPr="001E7A27">
          <w:rPr>
            <w:rFonts w:cs="Times New Roman"/>
            <w:lang w:val="en-GB"/>
          </w:rPr>
          <w:t>s</w:t>
        </w:r>
      </w:ins>
      <w:r w:rsidR="00E4133F" w:rsidRPr="001E7A27">
        <w:rPr>
          <w:rFonts w:cs="Times New Roman"/>
          <w:lang w:val="en-GB"/>
        </w:rPr>
        <w:t xml:space="preserve"> scenario (RCP8.5 or similar) would result in a loss of permafrost carbon by 2100 of 10s to 100s of PgC, with a maximum estimate of 240 PgC and a best estimate of 92 ± 17  PgC </w:t>
      </w:r>
      <w:r w:rsidR="00E4133F" w:rsidRPr="001E7A27">
        <w:rPr>
          <w:rFonts w:cs="Times New Roman"/>
          <w:lang w:val="en-GB"/>
        </w:rPr>
        <w:fldChar w:fldCharType="begin" w:fldLock="1"/>
      </w:r>
      <w:r w:rsidR="00747167" w:rsidRPr="001E7A27">
        <w:rPr>
          <w:rFonts w:cs="Times New Roman"/>
          <w:lang w:val="en-GB"/>
        </w:rPr>
        <w:instrText>ADDIN CSL_CITATION { "citationItems" : [ { "id" : "ITEM-1", "itemData" : { "author" : [ { "dropping-particle" : "", "family" : "Meredith", "given" : "Michael", "non-dropping-particle" : "", "parse-names" : false, "suffix" : "" }, { "dropping-particle" : "", "family" : "Sommerkorn", "given" : "Martin", "non-dropping-particle" : "", "parse-names" : false, "suffix" : "" }, { "dropping-particle" : "", "family" : "Cassotta", "given" : "Sandra", "non-dropping-particle" : "", "parse-names" : false, "suffix" : "" }, { "dropping-particle" : "", "family" : "Derksen", "given" : "Chris", "non-dropping-particle" : "", "parse-names" : false, "suffix" : "" }, { "dropping-particle" : "", "family" : "Ekaykin", "given" : "Alexey", "non-dropping-particle" : "", "parse-names" : false, "suffix" : "" }, { "dropping-particle" : "", "family" : "Hollowed", "given" : "Anne", "non-dropping-particle" : "", "parse-names" : false, "suffix" : "" }, { "dropping-particle" : "", "family" : "Kofinas", "given" : "Gary", "non-dropping-particle" : "", "parse-names" : false, "suffix" : "" }, { "dropping-particle" : "", "family" : "Mackintosh", "given" : "Andrew", "non-dropping-particle" : "", "parse-names" : false, "suffix" : "" }, { "dropping-particle" : "", "family" : "Melbourne-Thomas", "given" : "Jess", "non-dropping-particle" : "", "parse-names" : false, "suffix" : "" }, { "dropping-particle" : "", "family" : "Muelbert", "given" : "Mo\u0302nica M.C.", "non-dropping-particle" : "", "parse-names" : false, "suffix" : "" }, { "dropping-particle" : "", "family" : "Ottersen", "given" : "Geir", "non-dropping-particle" : "", "parse-names" : false, "suffix" : "" }, { "dropping-particle" : "", "family" : "Pritchard", "given" : "Hamish", "non-dropping-particle" : "", "parse-names" : false, "suffix" : "" }, { "dropping-particle" : "", "family" : "Schuur", "given" : "Edward 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"L6801", "given" : "Rt13", "non-dropping-particle" : "", "parse-names" : false, "suffix" : "" } ], "type" : "chapter" }, "uris" : [ "http://www.mendeley.com/documents/?uuid=13a3443b-091c-4e63-9cab-5f68621a9b9f" ] } ], "mendeley" : { "formattedCitation" : "(Meredith et al., 2019)", "plainTextFormattedCitation" : "(Meredith et al., 2019)", "previouslyFormattedCitation" : "(Meredith et al., 2019)" }, "properties" : { "noteIndex" : 0 }, "schema" : "https://github.com/citation-style-language/schema/raw/master/csl-citation.json" }</w:instrText>
      </w:r>
      <w:r w:rsidR="00E4133F" w:rsidRPr="001E7A27">
        <w:rPr>
          <w:rFonts w:cs="Times New Roman"/>
          <w:lang w:val="en-GB"/>
        </w:rPr>
        <w:fldChar w:fldCharType="separate"/>
      </w:r>
      <w:r w:rsidR="00025FA2" w:rsidRPr="001E7A27">
        <w:rPr>
          <w:rFonts w:cs="Times New Roman"/>
          <w:noProof/>
          <w:lang w:val="en-GB"/>
        </w:rPr>
        <w:t>(Meredith et al., 2019</w:t>
      </w:r>
      <w:ins w:id="3932" w:author="Soapbox" w:date="2021-07-27T14:53:00Z">
        <w:r w:rsidR="00882C17" w:rsidRPr="001E7A27">
          <w:rPr>
            <w:rFonts w:cs="Times New Roman"/>
            <w:noProof/>
            <w:lang w:val="en-GB"/>
          </w:rPr>
          <w:t>;</w:t>
        </w:r>
      </w:ins>
      <w:del w:id="3933" w:author="Soapbox" w:date="2021-07-27T14:53:00Z">
        <w:r w:rsidR="00025FA2" w:rsidRPr="001E7A27" w:rsidDel="00882C17">
          <w:rPr>
            <w:rFonts w:cs="Times New Roman"/>
            <w:noProof/>
            <w:lang w:val="en-GB"/>
          </w:rPr>
          <w:delText>)</w:delText>
        </w:r>
      </w:del>
      <w:r w:rsidR="00E4133F" w:rsidRPr="001E7A27">
        <w:rPr>
          <w:rFonts w:cs="Times New Roman"/>
          <w:lang w:val="en-GB"/>
        </w:rPr>
        <w:fldChar w:fldCharType="end"/>
      </w:r>
      <w:del w:id="3934" w:author="Soapbox" w:date="2021-07-27T14:53:00Z">
        <w:r w:rsidR="00E4133F" w:rsidRPr="001E7A27" w:rsidDel="00882C17">
          <w:rPr>
            <w:rFonts w:cs="Times New Roman"/>
            <w:lang w:val="en-GB"/>
          </w:rPr>
          <w:delText xml:space="preserve"> (</w:delText>
        </w:r>
      </w:del>
      <w:ins w:id="3935" w:author="Soapbox" w:date="2021-07-27T14:53:00Z">
        <w:r w:rsidR="00882C17" w:rsidRPr="001E7A27">
          <w:rPr>
            <w:rFonts w:cs="Times New Roman"/>
            <w:lang w:val="en-GB"/>
          </w:rPr>
          <w:t xml:space="preserve"> </w:t>
        </w:r>
      </w:ins>
      <w:r w:rsidR="00E4133F" w:rsidRPr="001E7A27">
        <w:rPr>
          <w:rFonts w:cs="Times New Roman"/>
          <w:lang w:val="en-GB"/>
        </w:rPr>
        <w:t>SROCC, Figure 3.11</w:t>
      </w:r>
      <w:r w:rsidR="00E4133F" w:rsidRPr="001E7A27">
        <w:rPr>
          <w:rFonts w:cs="Times New Roman"/>
          <w:bCs/>
          <w:lang w:val="en-GB"/>
        </w:rPr>
        <w:t xml:space="preserve">). Under lower emissions scenarios, </w:t>
      </w:r>
      <w:commentRangeStart w:id="3936"/>
      <w:r w:rsidR="00E4133F" w:rsidRPr="001E7A27">
        <w:rPr>
          <w:rFonts w:cs="Times New Roman"/>
          <w:lang w:val="en-GB"/>
        </w:rPr>
        <w:fldChar w:fldCharType="begin" w:fldLock="1"/>
      </w:r>
      <w:r w:rsidR="00747167" w:rsidRPr="001E7A27">
        <w:rPr>
          <w:rFonts w:cs="Times New Roman"/>
          <w:lang w:val="en-GB"/>
        </w:rPr>
        <w:instrText>ADDIN CSL_CITATION { "citationItems" : [ { "id" : "ITEM-1",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"ITEM-1",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"mendeley" : { "formattedCitation" : "(Schneider von Deimling et al., 2015)", "manualFormatting" : "Schneider von Deimling et al., (2015)", "plainTextFormattedCitation" : "(Schneider von Deimling et al., 2015)", "previouslyFormattedCitation" : "(Schneider von Deimling et al., 2015)" }, "properties" : { "noteIndex" : 0 }, "schema" : "https://github.com/citation-style-language/schema/raw/master/csl-citation.json" }</w:instrText>
      </w:r>
      <w:r w:rsidR="00E4133F" w:rsidRPr="001E7A27">
        <w:rPr>
          <w:rFonts w:cs="Times New Roman"/>
          <w:lang w:val="en-GB"/>
        </w:rPr>
        <w:fldChar w:fldCharType="separate"/>
      </w:r>
      <w:r w:rsidR="00025FA2" w:rsidRPr="001E7A27">
        <w:rPr>
          <w:rFonts w:cs="Times New Roman"/>
          <w:noProof/>
          <w:lang w:val="en-GB"/>
        </w:rPr>
        <w:t>Schneider von Deimling et al.</w:t>
      </w:r>
      <w:del w:id="3937" w:author="Robin Matthews" w:date="2021-06-17T18:01:00Z">
        <w:r w:rsidR="00025FA2" w:rsidRPr="001E7A27" w:rsidDel="00D66569">
          <w:rPr>
            <w:rFonts w:cs="Times New Roman"/>
            <w:noProof/>
            <w:lang w:val="en-GB"/>
          </w:rPr>
          <w:delText>,</w:delText>
        </w:r>
      </w:del>
      <w:r w:rsidR="00025FA2" w:rsidRPr="001E7A27">
        <w:rPr>
          <w:rFonts w:cs="Times New Roman"/>
          <w:noProof/>
          <w:lang w:val="en-GB"/>
        </w:rPr>
        <w:t xml:space="preserve"> (2015)</w:t>
      </w:r>
      <w:r w:rsidR="00E4133F" w:rsidRPr="001E7A27">
        <w:rPr>
          <w:rFonts w:cs="Times New Roman"/>
          <w:lang w:val="en-GB"/>
        </w:rPr>
        <w:fldChar w:fldCharType="end"/>
      </w:r>
      <w:commentRangeEnd w:id="3936"/>
      <w:r w:rsidR="00025FA2" w:rsidRPr="001E7A27">
        <w:rPr>
          <w:rStyle w:val="CommentReference"/>
          <w:lang w:val="en-GB"/>
        </w:rPr>
        <w:commentReference w:id="3936"/>
      </w:r>
      <w:r w:rsidR="00E4133F" w:rsidRPr="001E7A27">
        <w:rPr>
          <w:rFonts w:cs="Times New Roman"/>
          <w:lang w:val="en-GB"/>
        </w:rPr>
        <w:t xml:space="preserve"> estimated permafrost feedbacks of 20–58 PgC of CO</w:t>
      </w:r>
      <w:r w:rsidR="00E4133F" w:rsidRPr="001E7A27">
        <w:rPr>
          <w:rFonts w:cs="Times New Roman"/>
          <w:vertAlign w:val="subscript"/>
          <w:lang w:val="en-GB"/>
        </w:rPr>
        <w:t>2</w:t>
      </w:r>
      <w:r w:rsidR="00E4133F" w:rsidRPr="001E7A27">
        <w:rPr>
          <w:rFonts w:cs="Times New Roman"/>
          <w:lang w:val="en-GB"/>
        </w:rPr>
        <w:t xml:space="preserve"> by 2100 under a</w:t>
      </w:r>
      <w:ins w:id="3938" w:author="Soapbox" w:date="2021-07-21T09:51:00Z">
        <w:r w:rsidRPr="001E7A27">
          <w:rPr>
            <w:rFonts w:cs="Times New Roman"/>
            <w:lang w:val="en-GB"/>
          </w:rPr>
          <w:t>n</w:t>
        </w:r>
      </w:ins>
      <w:r w:rsidR="00E4133F" w:rsidRPr="001E7A27">
        <w:rPr>
          <w:rFonts w:cs="Times New Roman"/>
          <w:lang w:val="en-GB"/>
        </w:rPr>
        <w:t xml:space="preserve"> RCP2.6 scenario, and 28–92 PgC of CO</w:t>
      </w:r>
      <w:r w:rsidR="00E4133F" w:rsidRPr="001E7A27">
        <w:rPr>
          <w:rStyle w:val="AR6BodyTextCar"/>
          <w:rFonts w:cs="Times New Roman"/>
          <w:vertAlign w:val="subscript"/>
          <w:lang w:val="en-GB"/>
        </w:rPr>
        <w:t>2</w:t>
      </w:r>
      <w:r w:rsidR="00E4133F" w:rsidRPr="001E7A27">
        <w:rPr>
          <w:rFonts w:cs="Times New Roman"/>
          <w:lang w:val="en-GB"/>
        </w:rPr>
        <w:t xml:space="preserve"> under a</w:t>
      </w:r>
      <w:ins w:id="3939" w:author="Soapbox" w:date="2021-07-21T09:51:00Z">
        <w:r w:rsidRPr="001E7A27">
          <w:rPr>
            <w:rFonts w:cs="Times New Roman"/>
            <w:lang w:val="en-GB"/>
          </w:rPr>
          <w:t>n</w:t>
        </w:r>
      </w:ins>
      <w:r w:rsidR="00E4133F" w:rsidRPr="001E7A27">
        <w:rPr>
          <w:rFonts w:cs="Times New Roman"/>
          <w:lang w:val="en-GB"/>
        </w:rPr>
        <w:t xml:space="preserve"> RCP4.5 scenario</w:t>
      </w:r>
      <w:r w:rsidR="00E4133F" w:rsidRPr="001E7A27">
        <w:rPr>
          <w:rFonts w:cs="Times New Roman"/>
          <w:bCs/>
          <w:lang w:val="en-GB"/>
        </w:rPr>
        <w:t>.</w:t>
      </w:r>
      <w:r w:rsidR="00E4133F" w:rsidRPr="001E7A27">
        <w:rPr>
          <w:rFonts w:cs="Times New Roman"/>
          <w:lang w:val="en-GB"/>
        </w:rPr>
        <w:t xml:space="preserve">  </w:t>
      </w:r>
    </w:p>
    <w:p w14:paraId="42AF0B9F" w14:textId="77777777" w:rsidR="00E4133F" w:rsidRPr="001E7A27" w:rsidRDefault="00E4133F" w:rsidP="005C7F25">
      <w:pPr>
        <w:shd w:val="clear" w:color="auto" w:fill="DEEAF6" w:themeFill="accent1" w:themeFillTint="33"/>
        <w:rPr>
          <w:rFonts w:cs="Times New Roman"/>
          <w:lang w:val="en-GB"/>
        </w:rPr>
      </w:pPr>
    </w:p>
    <w:p w14:paraId="505DAEA0" w14:textId="0D490E2B" w:rsidR="00E4133F" w:rsidRPr="001E7A27" w:rsidRDefault="00E4133F" w:rsidP="005C7F25">
      <w:pPr>
        <w:shd w:val="clear" w:color="auto" w:fill="DEEAF6" w:themeFill="accent1" w:themeFillTint="33"/>
        <w:rPr>
          <w:rFonts w:cs="Times New Roman"/>
          <w:lang w:val="en-GB"/>
        </w:rPr>
      </w:pPr>
      <w:r w:rsidRPr="001E7A27">
        <w:rPr>
          <w:rFonts w:cs="Times New Roman"/>
          <w:lang w:val="en-GB"/>
        </w:rPr>
        <w:t xml:space="preserve">This new assessment, based on studies included in or published since SROCC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"ITEM-1",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"id" : "ITEM-2", "itemData" : { "DOI" : "10.1088/1748-9326/9/8/085003", "abstract" : "Degrading permafrost can alter ecosystems, damage infrastructure, and release enough carbon dioxide (CO2) and methane (CH4) to influence global climate. The permafrost carbon feedback (PCF) is the amplification of surface warming due to CO2 and CH4 emissions from thawing permafrost. An analysis of available estimates PCF strength and timing indicate 120\u00a0\u00b1\u00a085 Gt of carbon emissions from thawing permafrost by 2100. This is equivalent to 5.7\u00a0\u00b1\u00a04.0% of total anthropogenic emissions for the Intergovernmental Panel on Climate Change (IPCC) representative concentration pathway (RCP) 8.5 scenario and would increase global temperatures by 0.29\u00a0\u00b1\u00a00.21 \u00b0C or 7.8\u00a0\u00b1\u00a05.7%. For RCP4.5, the scenario closest to the 2 \u00b0C warming target for the climate change treaty, the range of cumulative emissions in 2100 from thawing permafrost decreases to between 27 and 100 Gt C with temperature increases between 0.05 and 0.15 \u00b0C, but the relative fraction of permafrost to total emissions increases to between 3% and 11%. Any substantial warming results in a committed, long-term carbon release from thawing permafrost with 60% of emissions occurring after 2100, indicating that not accounting for permafrost emissions risks overshooting the 2 \u00b0C warming target. Climate projections in the IPCC Fifth Assessment Report (AR5), and any emissions targets based on those projections, do not adequately account for emissions from thawing permafrost and the effects of the PCF on global climate. We recommend the IPCC commission a special assessment focusing on the PCF and its impact on global climate to supplement the AR5 in support of treaty negotiation.", "author" : [ { "dropping-particle" : "", "family" : "Schaefer", "given" : "Kevin", "non-dropping-particle" : "", "parse-names" : false, "suffix" : "" }, { "dropping-particle" : "", "family" : "Lantuit", "given" : "Hugues", "non-dropping-particle" : "", "parse-names" : false, "suffix" : "" }, { "dropping-particle" : "", "family" : "Romanovsky", "given" : "Vladimir E", "non-dropping-particle" : "", "parse-names" : false, "suffix" : "" }, { "dropping-particle" : "", "family" : "Schuur", "given" : "Edward A G", "non-dropping-particle" : "", "parse-names" : false, "suffix" : "" }, { "dropping-particle" : "", "family" : "Witt", "given" : "Ronald", "non-dropping-particle" : "", "parse-names" : false, "suffix" : "" } ], "container-title" : "Environmental Research Letters", "id" : "ITEM-2", "issue" : "8", "issued" : { "date-parts" : [ [ "2014" ] ] }, "page" : "85003", "publisher" : "{IOP} Publishing", "title" : "The impact of the permafrost carbon feedback on global climate", "translator" : [ { "dropping-particle" : "", "family" : "L5312", "given" : "", "non-dropping-particle" : "", "parse-names" : false, "suffix" : "" } ], "type" : "article-journal", "volume" : "9" }, "uris" : [ "http://www.mendeley.com/documents/?uuid=341fcbcb-fa41-4e1a-be17-0ce04bf95857" ] }, { "id" : "ITEM-3", "itemData" : { "DOI" : "10.1098/rsta.2014.0423", "ISSN" : "1364-503X", "author" : [ { "dropping-particle" : "", "family" : "Koven", "given" : "C D", "non-dropping-particle" : "", "parse-names" : false, "suffix" : "" }, { "dropping-particle" : "", "family" : "Schuur", "given" : "E A G", "non-dropping-particle" : "", "parse-names" : false, "suffix" : "" }, { "dropping-particle" : "", "family" : "Sch\u00e4del", "given" : "C", "non-dropping-particle" : "", "parse-names" : false, "suffix" : "" }, { "dropping-particle" : "", "family" : "Bohn", "given" : "T J", "non-dropping-particle" : "", "parse-names" : false, "suffix" : "" }, { "dropping-particle" : "", "family" : "Burke", "given" : "E J", "non-dropping-particle" : "", "parse-names" : false, "suffix" : "" }, { "dropping-particle" : "", "family" : "Chen", "given" : "G.", "non-dropping-particle" : "", "parse-names" : false, "suffix" : "" }, { "dropping-particle" : "", "family" : "Chen", "given" : "X", "non-dropping-particle" : "", "parse-names" : false, "suffix" : "" }, { "dropping-particle" : "", "family" : "Ciais", "given" : "P", "non-dropping-particle" : "", "parse-names" : false, "suffix" : "" }, { "dropping-particle" : "", "family" : "Grosse", "given" : "G", "non-dropping-particle" : "", "parse-names" : false, "suffix" : "" }, { "dropping-particle" : "", "family" : "Harden", "given" : "J W", "non-dropping-particle" : "", "parse-names" : false, "suffix" : "" }, { "dropping-particle" : "", "family" : "Hayes", "given" : "D J", "non-dropping-particle" : "", "parse-names" : false, "suffix" : "" }, { "dropping-particle" : "", "family" : "Hugelius", "given" : "G", "non-dropping-particle" : "", "parse-names" : false, "suffix" : "" }, { "dropping-particle" : "", "family" : "Jafarov", "given" : "E E", "non-dropping-particle" : "", "parse-names" : false, "suffix" : "" }, { "dropping-particle" : "", "family" : "Krinner", "given" : "G", "non-dropping-particle" : "", "parse-names" : false, "suffix" : "" }, { "dropping-particle" : "", "family" : "Kuhry", "given" : "P", "non-dropping-particle" : "", "parse-names" : false, "suffix" : "" }, { "dropping-particle" : "", "family" : "Lawrence", "given" : "D M", "non-dropping-particle" : "", "parse-names" : false, "suffix" : "" }, { "dropping-particle" : "", "family" : "MacDougall", "given" : "A H", "non-dropping-particle" : "", "parse-names" : false, "suffix" : "" }, { "dropping-particle" : "", "family" : "Marchenko", "given" : "S S", "non-dropping-particle" : "", "parse-names" : false, "suffix" : "" }, { "dropping-particle" : "", "family" : "McGuire", "given" : "A D", "non-dropping-particle" : "", "parse-names" : false, "suffix" : "" }, { "dropping-particle" : "", "family" : "Natali", "given" : "S M", "non-dropping-particle" : "", "parse-names" : false, "suffix" : "" }, { "dropping-particle" : "", "family" : "Nicolsky", "given" : "D J", "non-dropping-particle" : "", "parse-names" : false, "suffix" : "" }, { "dropping-particle" : "", "family" : "Olefeldt", "given" : "D", "non-dropping-particle" : "", "parse-names" : false, "suffix" : "" }, { "dropping-particle" : "", "family" : "Peng", "given" : "S", "non-dropping-particle" : "", "parse-names" : false, "suffix" : "" }, { "dropping-particle" : "", "family" : "Romanovsky", "given" : "V E", "non-dropping-particle" : "", "parse-names" : false, "suffix" : "" }, { "dropping-particle" : "", "family" : "Schaefer", "given" : "K M", "non-dropping-particle" : "", "parse-names" : false, "suffix" : "" }, { "dropping-particle" : "", "family" : "Strauss", "given" : "J", "non-dropping-particle" : "", "parse-names" : false, "suffix" : "" }, { "dropping-particle" : "", "family" : "Treat", "given" : "C C", "non-dropping-particle" : "", "parse-names" : false, "suffix" : "" }, { "dropping-particle" : "", "family" : "Turetsky", "given" : "M", "non-dropping-particle" : "", "parse-names" : false, "suffix" : "" } ], "container-title" : "Philosophical Transactions of the Royal Society A: Mathematical, Physical and Engineering Sciences", "id" : "ITEM-3", "issue" : "2054", "issued" : { "date-parts" : [ [ "2015", "11", "13" ] ] }, "page" : "20140423", "title" : "A simplified, data-constrained approach to estimate the permafrost carbon\u2013climate feedback", "translator" : [ { "dropping-particle" : "", "family" : "L5094", "given" : "", "non-dropping-particle" : "", "parse-names" : false, "suffix" : "" } ], "type" : "article-journal", "volume" : "373" }, "uris" : [ "http://www.mendeley.com/documents/?uuid=9cf7d7bc-08dc-4b98-887d-18cbf915ea0c" ] }, { "id" : "ITEM-4", "itemData" : { "DOI" : "10.1038/nature14338", "ISSN" : "0028-0836", "abstract" : "Large quantities of organic carbon are stored in frozen soils (permafrost) within Arctic and sub-Arctic regions. A warming climate can induce environmental changes that accelerate the microbial breakdown of organic carbon and the release of the greenhouse gases carbon dioxide and methane. This feedback can accelerate climate change, but the magnitude and timing of greenhouse gas emission from these regions and their impact on climate change remain uncertain. Here we find that current evidence suggests a gradual and prolonged release of greenhouse gas emissions in a warming climate and present a research strategy with which to target poorly understood aspects of permafrost carbon dynamics.", "author" : [ { "dropping-particle" : "", "family" : "Schuur", "given" : "E A G", "non-dropping-particle" : "", "parse-names" : false, "suffix" : "" }, { "dropping-particle" : "", "family" : "McGuire", "given" : "A D", "non-dropping-particle" : "", "parse-names" : false, "suffix" : "" }, { "dropping-particle" : "", "family" : "Sch\u00e4del", "given" : "C", "non-dropping-particle" : "", "parse-names" : false, "suffix" : "" }, { "dropping-particle" : "", "family" : "Grosse", "given" : "G", "non-dropping-particle" : "", "parse-names" : false, "suffix" : "" }, { "dropping-particle" : "", "family" : "Harden", "given" : "J W", "non-dropping-particle" : "", "parse-names" : false, "suffix" : "" }, { "dropping-particle" : "", "family" : "Hayes", "given" : "D J", "non-dropping-particle" : "", "parse-names" : false, "suffix" : "" }, { "dropping-particle" : "", "family" : "Hugelius", "given" : "G", "non-dropping-particle" : "", "parse-names" : false, "suffix" : "" }, { "dropping-particle" : "", "family" : "Koven", "given" : "C D", "non-dropping-particle" : "", "parse-names" : false, "suffix" : "" }, { "dropping-particle" : "", "family" : "Kuhry", "given" : "P", "non-dropping-particle" : "", "parse-names" : false, "suffix" : "" }, { "dropping-particle" : "", "family" : "Lawrence", "given" : "D M", "non-dropping-particle" : "", "parse-names" : false, "suffix" : "" }, { "dropping-particle" : "", "family" : "Natali", "given" : "S. M.", "non-dropping-particle" : "", "parse-names" : false, "suffix" : "" }, { "dropping-particle" : "", "family" : "Olefeldt", "given" : "D.", "non-dropping-particle" : "", "parse-names" : false, "suffix" : "" }, { "dropping-particle" : "", "family" : "Romanovsky", "given" : "V. E.", "non-dropping-particle" : "", "parse-names" : false, "suffix" : "" }, { "dropping-particle" : "", "family" : "Schaefer", "given" : "K.", "non-dropping-particle" : "", "parse-names" : false, "suffix" : "" }, { "dropping-particle" : "", "family" : "Turetsky", "given" : "M. R.", "non-dropping-particle" : "", "parse-names" : false, "suffix" : "" }, { "dropping-particle" : "", "family" : "Treat", "given" : "C. C.", "non-dropping-particle" : "", "parse-names" : false, "suffix" : "" }, { "dropping-particle" : "", "family" : "Vonk", "given" : "J. E.", "non-dropping-particle" : "", "parse-names" : false, "suffix" : "" } ], "container-title" : "Nature", "id" : "ITEM-4", "issue" : "7546", "issued" : { "date-parts" : [ [ "2015", "4", "9" ] ] }, "page" : "171-179", "publisher" : "Nature Publishing Group", "title" : "Climate change and the permafrost carbon feedback", "translator" : [ { "dropping-particle" : "", "family" : "L4198", "given" : "", "non-dropping-particle" : "", "parse-names" : false, "suffix" : "" } ], "type" : "article-journal", "volume" : "520" }, "uris" : [ "http://www.mendeley.com/documents/?uuid=ecb06a00-d84c-402f-b916-a33ee55b46e8" ] }, { "id" : "ITEM-5", "itemData" : { "DOI" : "10.1002/2016GL068964", "ISSN" : "00948276", "author" : [ { "dropping-particle" : "", "family" : "MacDougall", "given" : "Andrew H.", "non-dropping-particle" : "", "parse-names" : false, "suffix" : "" }, { "dropping-particle" : "", "family" : "Knutti", "given" : "Reto", "non-dropping-particle" : "", "parse-names" : false, "suffix" : "" } ], "container-title" : "Geophysical Research Letters", "id" : "ITEM-5", "issue" : "11", "issued" : { "date-parts" : [ [ "2016", "6", "16" ] ] }, "page" : "5833-5840", "title" : "Enhancement of non-CO2 radiative forcing via intensified carbon cycle feedbacks", "translator" : [ { "dropping-particle" : "", "family" : "L7226", "given" : "", "non-dropping-particle" : "", "parse-names" : false, "suffix" : "" } ], "type" : "article-journal", "volume" : "43" }, "uris" : [ "http://www.mendeley.com/documents/?uuid=60d57070-18cd-4184-a352-d5e6f91a912c" ] }, { "id" : "ITEM-6",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"ITEM-6",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"ITEM-7", "itemData" : { "DOI" : "10.1186/s40645-020-00366-8", "ISSN" : "2197-4284", "abstract" : "The Yedoma layer, a permafrost layer containing a massive amount of underground ice in the Arctic regions, is reported to be rapidly thawing. In this study, we develop the Permafrost Degradation and Greenhouse gasses Emission Model (PDGEM), which describes the thawing of the Arctic permafrost including the Yedoma layer due to climate change and the greenhouse gas (GHG) emissions. The PDGEM includes the processes by which high-concentration GHGs (CO2 and CH4) contained in the pores of the Yedoma layer are released directly by dynamic degradation, as well as the processes by which GHGs are released by the decomposition of organic matter in the Yedoma layer and other permafrost. Our model simulations show that the total GHG emissions from permafrost degradation in the RCP8.5 scenario was estimated to be 31-63 PgC for CO2 and 1261-2821 TgCH4 for CH4 (68th percentile of the perturbed model simulations, corresponding to a global average surface air temperature change of 0.05\u20130.11 \u00b0C), and 14-28 PgC for CO2 and 618-1341 TgCH4 for CH4 (0.03\u20130.07 \u00b0C) in the RCP2.6 scenario. GHG emissions resulting from the dynamic degradation of the Yedoma layer were estimated to be less than 1% of the total emissions from the permafrost in both scenarios, possibly because of the small area ratio of the Yedoma layer. An advantage of PDGEM is that geographical distributions of GHG emissions can be estimated by combining a state-of-the-art land surface model featuring detailed physical processes with a GHG release model using a simple scheme, enabling us to consider a broad range of uncertainty regarding model parameters. In regions with large GHG emissions due to permafrost thawing, it may be possible to help reduce GHG emissions by taking measures such as restraining land development.", "author" : [ { "dropping-particle" : "", "family" : "Yokohata", "given" : "Tokuta", "non-dropping-particle" : "", "parse-names" : false, "suffix" : "" }, { "dropping-particle" : "", "family" : "Saito", "given" : "Kazuyuki", "non-dropping-particle" : "", "parse-names" : false, "suffix" : "" }, { "dropping-particle" : "", "family" : "Ito", "given" : "Akihiko", "non-dropping-particle" : "", "parse-names" : false, "suffix" : "" }, { "dropping-particle" : "", "family" : "Ohno", "given" : "Hiroshi", "non-dropping-particle" : "", "parse-names" : false, "suffix" : "" }, { "dropping-particle" : "", "family" : "Tanaka", "given" : "Katsumasa", "non-dropping-particle" : "", "parse-names" : false, "suffix" : "" }, { "dropping-particle" : "", "family" : "Hajima", "given" : "Tomohiro", "non-dropping-particle" : "", "parse-names" : false, "suffix" : "" }, { "dropping-particle" : "", "family" : "Iwahana", "given" : "Go", "non-dropping-particle" : "", "parse-names" : false, "suffix" : "" } ], "container-title" : "Progress in Earth and Planetary Science", "id" : "ITEM-7", "issue" : "1", "issued" : { "date-parts" : [ [ "2020" ] ] }, "page" : "56", "title" : "Future projection of greenhouse gas emissions due to permafrost degradation using a simple numerical scheme with a global land surface model", "translator" : [ { "dropping-particle" : "", "family" : "L6749", "given" : "", "non-dropping-particle" : "", "parse-names" : false, "suffix" : "" } ], "type" : "article-journal", "volume" : "7" }, "uris" : [ "http://www.mendeley.com/documents/?uuid=bda8643a-d3fa-48c1-8e73-b82d0d0e789c" ] } ], "mendeley" : { "formattedCitation" : "(Schaefer et al., 2014; Koven et al., 2015c; Schneider von Deimling et al., 2015; Schuur et al., 2015; MacDougall and Knutti, 2016a; Gasser et al., 2018; Yokohata et al., 2020)", "plainTextFormattedCitation" : "(Schaefer et al., 2014; Koven et al., 2015c; Schneider von Deimling et al., 2015; Schuur et al., 2015; MacDougall and Knutti, 2016a; Gasser et al., 2018; Yokohata et al., 2020)", "previouslyFormattedCitation" : "(Schaefer et al., 2014; Koven et al., 2015c; Schneider von Deimling et al., 2015; Schuur et al., 2015; MacDougall and Knutti, 2016a; Gasser et al., 2018; Yokohata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(Schaefer et al., 2014; Koven et al., 2015c; Schneider von Deimling et al., 2015; Schuur et al., 2015; MacDougall and Knutti, 2016a; Gasser et al., 2018; Yokohata et al., 2020)</w:t>
      </w:r>
      <w:r w:rsidRPr="001E7A27">
        <w:rPr>
          <w:rFonts w:cs="Times New Roman"/>
          <w:lang w:val="en-GB"/>
        </w:rPr>
        <w:fldChar w:fldCharType="end"/>
      </w:r>
      <w:r w:rsidRPr="001E7A27">
        <w:rPr>
          <w:rFonts w:cs="Times New Roman"/>
          <w:lang w:val="en-GB"/>
        </w:rPr>
        <w:t>, estimates that the permafrost CO</w:t>
      </w:r>
      <w:r w:rsidRPr="001E7A27">
        <w:rPr>
          <w:rFonts w:cs="Times New Roman"/>
          <w:vertAlign w:val="subscript"/>
          <w:lang w:val="en-GB"/>
        </w:rPr>
        <w:t>2</w:t>
      </w:r>
      <w:r w:rsidRPr="001E7A27">
        <w:rPr>
          <w:rFonts w:cs="Times New Roman"/>
          <w:lang w:val="en-GB"/>
        </w:rPr>
        <w:t xml:space="preserve"> feedback per degree of global warming (Figure 5.29) is </w:t>
      </w:r>
      <w:commentRangeStart w:id="3940"/>
      <w:r w:rsidRPr="001E7A27">
        <w:rPr>
          <w:rFonts w:cs="Times New Roman"/>
          <w:lang w:val="en-GB"/>
        </w:rPr>
        <w:t xml:space="preserve">18 </w:t>
      </w:r>
      <w:ins w:id="3941" w:author="Tom Maycock" w:date="2021-09-09T14:44:00Z">
        <w:r w:rsidR="00411EDF">
          <w:rPr>
            <w:rFonts w:cs="Times New Roman"/>
            <w:lang w:val="en-GB"/>
          </w:rPr>
          <w:t>[</w:t>
        </w:r>
      </w:ins>
      <w:del w:id="3942" w:author="Tom Maycock" w:date="2021-09-09T14:44:00Z">
        <w:r w:rsidRPr="001E7A27" w:rsidDel="00411EDF">
          <w:rPr>
            <w:rFonts w:cs="Times New Roman"/>
            <w:lang w:val="en-GB"/>
          </w:rPr>
          <w:delText>(</w:delText>
        </w:r>
      </w:del>
      <w:r w:rsidRPr="001E7A27">
        <w:rPr>
          <w:rFonts w:cs="Times New Roman"/>
          <w:lang w:val="en-GB"/>
        </w:rPr>
        <w:t>3.1–41</w:t>
      </w:r>
      <w:commentRangeEnd w:id="3940"/>
      <w:r w:rsidR="003156FC" w:rsidRPr="001E7A27">
        <w:rPr>
          <w:rStyle w:val="CommentReference"/>
          <w:lang w:val="en-GB"/>
        </w:rPr>
        <w:commentReference w:id="3940"/>
      </w:r>
      <w:r w:rsidRPr="001E7A27">
        <w:rPr>
          <w:rFonts w:cs="Times New Roman"/>
          <w:lang w:val="en-GB"/>
        </w:rPr>
        <w:t xml:space="preserve">, </w:t>
      </w:r>
      <w:commentRangeStart w:id="3943"/>
      <w:commentRangeStart w:id="3944"/>
      <w:r w:rsidRPr="001E7A27">
        <w:rPr>
          <w:rFonts w:cs="Times New Roman"/>
          <w:lang w:val="en-GB"/>
        </w:rPr>
        <w:t>5</w:t>
      </w:r>
      <w:del w:id="3945" w:author="Ian Blenkinsop" w:date="2021-07-29T08:50:00Z">
        <w:r w:rsidRPr="001E7A27" w:rsidDel="0086190C">
          <w:rPr>
            <w:rFonts w:cs="Times New Roman"/>
            <w:lang w:val="en-GB"/>
            <w:rPrChange w:id="3946" w:author="Ian Blenkinsop" w:date="2021-07-28T14:22:00Z">
              <w:rPr>
                <w:rFonts w:cs="Times New Roman"/>
                <w:vertAlign w:val="superscript"/>
                <w:lang w:val="en-GB"/>
              </w:rPr>
            </w:rPrChange>
          </w:rPr>
          <w:delText>th</w:delText>
        </w:r>
      </w:del>
      <w:r w:rsidRPr="001E7A27">
        <w:rPr>
          <w:rFonts w:cs="Times New Roman"/>
          <w:lang w:val="en-GB"/>
        </w:rPr>
        <w:t>–95</w:t>
      </w:r>
      <w:r w:rsidRPr="001E7A27">
        <w:rPr>
          <w:rFonts w:cs="Times New Roman"/>
          <w:lang w:val="en-GB"/>
          <w:rPrChange w:id="3947" w:author="Ian Blenkinsop" w:date="2021-07-28T14:22:00Z">
            <w:rPr>
              <w:rFonts w:cs="Times New Roman"/>
              <w:vertAlign w:val="superscript"/>
              <w:lang w:val="en-GB"/>
            </w:rPr>
          </w:rPrChange>
        </w:rPr>
        <w:t>th</w:t>
      </w:r>
      <w:commentRangeEnd w:id="3943"/>
      <w:r w:rsidR="0086190C" w:rsidRPr="001E7A27">
        <w:rPr>
          <w:rStyle w:val="CommentReference"/>
          <w:lang w:val="en-GB"/>
        </w:rPr>
        <w:commentReference w:id="3943"/>
      </w:r>
      <w:commentRangeEnd w:id="3944"/>
      <w:r w:rsidR="00411EDF">
        <w:rPr>
          <w:rStyle w:val="CommentReference"/>
          <w:lang w:val="en-GB"/>
        </w:rPr>
        <w:commentReference w:id="3944"/>
      </w:r>
      <w:r w:rsidRPr="001E7A27">
        <w:rPr>
          <w:rFonts w:cs="Times New Roman"/>
          <w:lang w:val="en-GB"/>
        </w:rPr>
        <w:t xml:space="preserve"> percentile range</w:t>
      </w:r>
      <w:del w:id="3948" w:author="Tom Maycock" w:date="2021-09-09T14:45:00Z">
        <w:r w:rsidRPr="001E7A27" w:rsidDel="00411EDF">
          <w:rPr>
            <w:rFonts w:cs="Times New Roman"/>
            <w:lang w:val="en-GB"/>
          </w:rPr>
          <w:delText xml:space="preserve">) </w:delText>
        </w:r>
      </w:del>
      <w:ins w:id="3949" w:author="Tom Maycock" w:date="2021-09-09T14:45:00Z">
        <w:r w:rsidR="00411EDF">
          <w:rPr>
            <w:rFonts w:cs="Times New Roman"/>
            <w:lang w:val="en-GB"/>
          </w:rPr>
          <w:t>]</w:t>
        </w:r>
        <w:r w:rsidR="00411EDF" w:rsidRPr="001E7A27">
          <w:rPr>
            <w:rFonts w:cs="Times New Roman"/>
            <w:lang w:val="en-GB"/>
          </w:rPr>
          <w:t xml:space="preserve"> </w:t>
        </w:r>
      </w:ins>
      <w:r w:rsidRPr="001E7A27">
        <w:rPr>
          <w:rFonts w:cs="Times New Roman"/>
          <w:lang w:val="en-GB"/>
        </w:rPr>
        <w:t>PgC ºC</w:t>
      </w:r>
      <w:del w:id="3950" w:author="Ian Blenkinsop" w:date="2021-07-28T14:22:00Z">
        <w:r w:rsidRPr="001E7A27" w:rsidDel="003156FC">
          <w:rPr>
            <w:rFonts w:cs="Times New Roman"/>
            <w:vertAlign w:val="superscript"/>
            <w:lang w:val="en-GB"/>
          </w:rPr>
          <w:delText>-</w:delText>
        </w:r>
      </w:del>
      <w:ins w:id="3951" w:author="Ian Blenkinsop" w:date="2021-07-28T14:22:00Z">
        <w:r w:rsidR="003156FC"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The assessment is based on a wide range of scenarios evaluated at 2100, and an assessed estimate of the permafrost CH</w:t>
      </w:r>
      <w:r w:rsidRPr="001E7A27">
        <w:rPr>
          <w:rFonts w:cs="Times New Roman"/>
          <w:vertAlign w:val="subscript"/>
          <w:lang w:val="en-GB"/>
        </w:rPr>
        <w:t>4</w:t>
      </w:r>
      <w:r w:rsidRPr="001E7A27">
        <w:rPr>
          <w:rFonts w:cs="Times New Roman"/>
          <w:lang w:val="en-GB"/>
        </w:rPr>
        <w:t xml:space="preserve">-climate feedback at 2.8 </w:t>
      </w:r>
      <w:ins w:id="3952" w:author="Tom Maycock" w:date="2021-09-09T14:45:00Z">
        <w:r w:rsidR="00411EDF">
          <w:rPr>
            <w:rFonts w:cs="Times New Roman"/>
            <w:lang w:val="en-GB"/>
          </w:rPr>
          <w:t>[</w:t>
        </w:r>
      </w:ins>
      <w:del w:id="3953" w:author="Tom Maycock" w:date="2021-09-09T14:45:00Z">
        <w:r w:rsidRPr="001E7A27" w:rsidDel="00411EDF">
          <w:rPr>
            <w:rFonts w:cs="Times New Roman"/>
            <w:lang w:val="en-GB"/>
          </w:rPr>
          <w:delText>(</w:delText>
        </w:r>
      </w:del>
      <w:r w:rsidRPr="001E7A27">
        <w:rPr>
          <w:rFonts w:cs="Times New Roman"/>
          <w:lang w:val="en-GB"/>
        </w:rPr>
        <w:t>0.7–7.3</w:t>
      </w:r>
      <w:del w:id="3954" w:author="Tom Maycock" w:date="2021-09-09T14:45:00Z">
        <w:r w:rsidRPr="001E7A27" w:rsidDel="00411EDF">
          <w:rPr>
            <w:rFonts w:cs="Times New Roman"/>
            <w:lang w:val="en-GB"/>
          </w:rPr>
          <w:delText xml:space="preserve"> 5</w:delText>
        </w:r>
        <w:r w:rsidRPr="001E7A27" w:rsidDel="00411EDF">
          <w:rPr>
            <w:rFonts w:cs="Times New Roman"/>
            <w:lang w:val="en-GB"/>
            <w:rPrChange w:id="3955" w:author="Ian Blenkinsop" w:date="2021-07-28T14:24:00Z">
              <w:rPr>
                <w:rFonts w:cs="Times New Roman"/>
                <w:vertAlign w:val="superscript"/>
                <w:lang w:val="en-GB"/>
              </w:rPr>
            </w:rPrChange>
          </w:rPr>
          <w:delText>th</w:delText>
        </w:r>
        <w:r w:rsidRPr="001E7A27" w:rsidDel="00411EDF">
          <w:rPr>
            <w:rFonts w:cs="Times New Roman"/>
            <w:lang w:val="en-GB"/>
          </w:rPr>
          <w:delText>–95</w:delText>
        </w:r>
        <w:r w:rsidRPr="001E7A27" w:rsidDel="00411EDF">
          <w:rPr>
            <w:rFonts w:cs="Times New Roman"/>
            <w:lang w:val="en-GB"/>
            <w:rPrChange w:id="3956" w:author="Ian Blenkinsop" w:date="2021-07-28T14:24:00Z">
              <w:rPr>
                <w:rFonts w:cs="Times New Roman"/>
                <w:vertAlign w:val="superscript"/>
                <w:lang w:val="en-GB"/>
              </w:rPr>
            </w:rPrChange>
          </w:rPr>
          <w:delText>th</w:delText>
        </w:r>
        <w:r w:rsidRPr="001E7A27" w:rsidDel="00411EDF">
          <w:rPr>
            <w:rFonts w:cs="Times New Roman"/>
            <w:lang w:val="en-GB"/>
          </w:rPr>
          <w:delText xml:space="preserve"> percentile range)</w:delText>
        </w:r>
      </w:del>
      <w:ins w:id="3957" w:author="Tom Maycock" w:date="2021-09-09T14:45:00Z">
        <w:r w:rsidR="00411EDF">
          <w:rPr>
            <w:rFonts w:cs="Times New Roman"/>
            <w:lang w:val="en-GB"/>
          </w:rPr>
          <w:t>]</w:t>
        </w:r>
      </w:ins>
      <w:r w:rsidRPr="001E7A27">
        <w:rPr>
          <w:rFonts w:cs="Times New Roman"/>
          <w:color w:val="000000"/>
          <w:lang w:val="en-GB"/>
        </w:rPr>
        <w:t xml:space="preserve"> Pg</w:t>
      </w:r>
      <w:del w:id="3958" w:author="Ian Blenkinsop" w:date="2021-07-28T14:24:00Z">
        <w:r w:rsidRPr="001E7A27" w:rsidDel="00B2710D">
          <w:rPr>
            <w:rFonts w:cs="Times New Roman"/>
            <w:color w:val="000000"/>
            <w:lang w:val="en-GB"/>
          </w:rPr>
          <w:delText xml:space="preserve"> </w:delText>
        </w:r>
      </w:del>
      <w:r w:rsidRPr="001E7A27">
        <w:rPr>
          <w:rFonts w:cs="Times New Roman"/>
          <w:color w:val="000000"/>
          <w:lang w:val="en-GB"/>
        </w:rPr>
        <w:t xml:space="preserve">Ceq </w:t>
      </w:r>
      <w:r w:rsidRPr="001E7A27">
        <w:rPr>
          <w:rFonts w:cs="Times New Roman"/>
          <w:lang w:val="en-GB"/>
        </w:rPr>
        <w:t>ºC</w:t>
      </w:r>
      <w:del w:id="3959" w:author="Ian Blenkinsop" w:date="2021-07-28T14:24:00Z">
        <w:r w:rsidRPr="001E7A27" w:rsidDel="00B2710D">
          <w:rPr>
            <w:rFonts w:cs="Times New Roman"/>
            <w:vertAlign w:val="superscript"/>
            <w:lang w:val="en-GB"/>
          </w:rPr>
          <w:delText>-</w:delText>
        </w:r>
      </w:del>
      <w:ins w:id="3960" w:author="Ian Blenkinsop" w:date="2021-07-28T14:24:00Z">
        <w:r w:rsidR="00B2710D" w:rsidRPr="001E7A27">
          <w:rPr>
            <w:rFonts w:cs="Times New Roman"/>
            <w:vertAlign w:val="superscript"/>
            <w:lang w:val="en-GB"/>
          </w:rPr>
          <w:t>–</w:t>
        </w:r>
      </w:ins>
      <w:r w:rsidRPr="001E7A27">
        <w:rPr>
          <w:rFonts w:cs="Times New Roman"/>
          <w:vertAlign w:val="superscript"/>
          <w:lang w:val="en-GB"/>
        </w:rPr>
        <w:t>1</w:t>
      </w:r>
      <w:r w:rsidRPr="001E7A27">
        <w:rPr>
          <w:rFonts w:cs="Times New Roman"/>
          <w:color w:val="000000"/>
          <w:lang w:val="en-GB"/>
        </w:rPr>
        <w:t xml:space="preserve"> (Figure 5.29)</w:t>
      </w:r>
      <w:r w:rsidRPr="001E7A27">
        <w:rPr>
          <w:rFonts w:cs="Times New Roman"/>
          <w:lang w:val="en-GB"/>
        </w:rPr>
        <w:t>. This feedback affects the remaining carbon budgets for climate stabili</w:t>
      </w:r>
      <w:ins w:id="3961" w:author="Soapbox" w:date="2021-07-17T06:27:00Z">
        <w:r w:rsidR="0089224C" w:rsidRPr="001E7A27">
          <w:rPr>
            <w:rFonts w:cs="Times New Roman"/>
            <w:lang w:val="en-GB"/>
          </w:rPr>
          <w:t>z</w:t>
        </w:r>
      </w:ins>
      <w:del w:id="3962" w:author="Soapbox" w:date="2021-07-17T06:27:00Z">
        <w:r w:rsidR="0088355D" w:rsidRPr="001E7A27" w:rsidDel="0089224C">
          <w:rPr>
            <w:rFonts w:cs="Times New Roman"/>
            <w:lang w:val="en-GB"/>
          </w:rPr>
          <w:delText>s</w:delText>
        </w:r>
      </w:del>
      <w:r w:rsidRPr="001E7A27">
        <w:rPr>
          <w:rFonts w:cs="Times New Roman"/>
          <w:lang w:val="en-GB"/>
        </w:rPr>
        <w:t xml:space="preserve">ation and is included in their assessment (Section 5.5.2).  </w:t>
      </w:r>
    </w:p>
    <w:p w14:paraId="3500FE20" w14:textId="77777777" w:rsidR="00E4133F" w:rsidRPr="001E7A27" w:rsidRDefault="00E4133F" w:rsidP="005C7F25">
      <w:pPr>
        <w:pStyle w:val="AR6BodyText"/>
        <w:shd w:val="clear" w:color="auto" w:fill="DEEAF6" w:themeFill="accent1" w:themeFillTint="33"/>
        <w:rPr>
          <w:rFonts w:cs="Times New Roman"/>
          <w:lang w:val="en-GB" w:eastAsia="en-US"/>
        </w:rPr>
      </w:pPr>
    </w:p>
    <w:p w14:paraId="0221EED7" w14:textId="3A7BBDE0" w:rsidR="00E4133F" w:rsidRPr="001E7A27" w:rsidRDefault="00E4133F" w:rsidP="005C7F25">
      <w:pPr>
        <w:pStyle w:val="AR6BodyText"/>
        <w:shd w:val="clear" w:color="auto" w:fill="DEEAF6" w:themeFill="accent1" w:themeFillTint="33"/>
        <w:rPr>
          <w:rFonts w:cs="Times New Roman"/>
          <w:lang w:val="en-GB"/>
        </w:rPr>
      </w:pPr>
      <w:r w:rsidRPr="001E7A27">
        <w:rPr>
          <w:rFonts w:cs="Times New Roman"/>
          <w:lang w:val="en-GB" w:eastAsia="en-US"/>
        </w:rPr>
        <w:lastRenderedPageBreak/>
        <w:t xml:space="preserve">Beyond 2100, </w:t>
      </w:r>
      <w:r w:rsidRPr="001E7A27">
        <w:rPr>
          <w:rFonts w:cs="Times New Roman"/>
          <w:color w:val="000000" w:themeColor="text1"/>
          <w:lang w:val="en-GB" w:eastAsia="en-US"/>
        </w:rPr>
        <w:t>models suggest that the magnitude of the permafrost carbon feedback strengthens considerably over the period 2100</w:t>
      </w:r>
      <w:r w:rsidRPr="001E7A27">
        <w:rPr>
          <w:rStyle w:val="AR6BodyTextCar"/>
          <w:rFonts w:cs="Times New Roman"/>
          <w:lang w:val="en-GB"/>
        </w:rPr>
        <w:t>–</w:t>
      </w:r>
      <w:r w:rsidRPr="001E7A27">
        <w:rPr>
          <w:rFonts w:cs="Times New Roman"/>
          <w:color w:val="000000" w:themeColor="text1"/>
          <w:lang w:val="en-GB" w:eastAsia="en-US"/>
        </w:rPr>
        <w:t xml:space="preserve">2300 under a high-emissions scenario </w:t>
      </w:r>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"citationItems" : [ { "id" : "ITEM-1",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"ITEM-1",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"id" : "ITEM-2", "itemData" : { "DOI" : "10.1073/pnas.1719903115", "ISSN" : "0027-8424", "abstract" : "We conducted a model-based assessment of changes in permafrost area and carbon storage for simulations driven by RCP4.5 and RCP8.5 projections between 2010 and 2299 for the northern permafrost region. All models simulating carbon represented soil with depth, a critical structural feature needed to represent the permafrost carbon\u2013climate feedback, but that is not a universal feature of all climate models. Between 2010 and 2299, simulations indicated losses of permafrost between 3 and 5 million km 2 for the RCP4.5 climate and between 6 and 16 million km 2 for the RCP8.5 climate. For the RCP4.5 projection, cumulative change in soil carbon varied between 66-Pg C (10 15 -g carbon) loss to 70-Pg C gain. For the RCP8.5 projection, losses in soil carbon varied between 74 and 652 Pg C (mean loss, 341 Pg C). For the RCP4.5 projection, gains in vegetation carbon were largely responsible for the overall projected net gains in ecosystem carbon by 2299 (8- to 244-Pg C gains). In contrast, for the RCP8.5 projection, gains in vegetation carbon were not great enough to compensate for the losses of carbon projected by four of the five models; changes in ecosystem carbon ranged from a 641-Pg C loss to a 167-Pg C gain (mean, 208-Pg C loss). The models indicate that substantial net losses of ecosystem carbon would not occur until after 2100. This assessment suggests that effective mitigation efforts during the remainder of this century could attenuate the negative consequences of the permafrost carbon\u2013climate feedback.", "author" : [ { "dropping-particle" : "", "family" : "McGuire", "given" : "A David", "non-dropping-particle" : "", "parse-names" : false, "suffix" : "" }, { "dropping-particle" : "", "family" : "Lawrence", "given" : "David M", "non-dropping-particle" : "", "parse-names" : false, "suffix" : "" }, { "dropping-particle" : "", "family" : "Koven", "given" : "Charles", "non-dropping-particle" : "", "parse-names" : false, "suffix" : "" }, { "dropping-particle" : "", "family" : "Clein", "given" : "Joy S", "non-dropping-particle" : "", "parse-names" : false, "suffix" : "" }, { "dropping-particle" : "", "family" : "Burke", "given" : "Eleanor", "non-dropping-particle" : "", "parse-names" : false, "suffix" : "" }, { "dropping-particle" : "", "family" : "Chen", "given" : "Guangsheng", "non-dropping-particle" : "", "parse-names" : false, "suffix" : "" }, { "dropping-particle" : "", "family" : "Jafarov", "given" : "Elchin", "non-dropping-particle" : "", "parse-names" : false, "suffix" : "" }, { "dropping-particle" : "", "family" : "MacDougall", "given" : "Andrew H", "non-dropping-particle" : "", "parse-names" : false, "suffix" : "" }, { "dropping-particle" : "", "family" : "Marchenko", "given" : "Sergey", "non-dropping-particle" : "", "parse-names" : false, "suffix" : "" }, { "dropping-particle" : "", "family" : "Nicolsky", "given" : "Dmitry", "non-dropping-particle" : "", "parse-names" : false, "suffix" : "" }, { "dropping-particle" : "", "family" : "Peng", "given" : "Shushi", "non-dropping-particle" : "", "parse-names" : false, "suffix" : "" }, { "dropping-particle" : "", "family" : "Rinke", "given" : "Annette", "non-dropping-particle" : "", "parse-names" : false, "suffix" : "" }, { "dropping-particle" : "", "family" : "Ciais", "given" : "Philippe", "non-dropping-particle" : "", "parse-names" : false, "suffix" : "" }, { "dropping-particle" : "", "family" : "Gouttevin", "given" : "Isabelle", "non-dropping-particle" : "", "parse-names" : false, "suffix" : "" }, { "dropping-particle" : "", "family" : "Hayes", "given" : "Daniel J", "non-dropping-particle" : "", "parse-names" : false, "suffix" : "" }, { "dropping-particle" : "", "family" : "Ji", "given" : "Duoying", "non-dropping-particle" : "", "parse-names" : false, "suffix" : "" }, { "dropping-particle" : "", "family" : "Krinner", "given" : "Gerhard", "non-dropping-particle" : "", "parse-names" : false, "suffix" : "" }, { "dropping-particle" : "", "family" : "Moore", "given" : "John C",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"Schaefer", "given" : "Kevin", "non-dropping-particle" : "", "parse-names" : false, "suffix" : "" }, { "dropping-particle" : "", "family" : "Schuur", "given" : "Edward A G", "non-dropping-particle" : "", "parse-names" : false, "suffix" : "" }, { "dropping-particle" : "", "family" : "Zhuang", "given" : "Qianlai", "non-dropping-particle" : "", "parse-names" : false, "suffix" : "" } ], "container-title" : "Proceedings of the National Academy of Sciences", "id" : "ITEM-2", "issue" : "15", "issued" : { "date-parts" : [ [ "2018", "4", "10" ] ] }, "page" : "3882-3887", "title" : "Dependence of the evolution of carbon dynamics in the northern permafrost region on the trajectory of climate change", "translator" : [ { "dropping-particle" : "", "family" : "L7225", "given" : "", "non-dropping-particle" : "", "parse-names" : false, "suffix" : "" } ], "type" : "article-journal", "volume" : "115" }, "uris" : [ "http://www.mendeley.com/documents/?uuid=e99a82fd-cfca-428f-947e-fa62d35291fe" ] } ], "mendeley" : { "formattedCitation" : "(Schneider von Deimling et al., 2015; McGuire et al., 2018)", "plainTextFormattedCitation" : "(Schneider von Deimling et al., 2015; McGuire et al., 2018)", "previouslyFormattedCitation" : "(Schneider von Deimling et al., 2015; McGuire et al., 2018)" }, "properties" : { "noteIndex" : 0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(Schneider von Deimling et al., 2015; McGuire et al., 2018)</w:t>
      </w:r>
      <w:r w:rsidRPr="001E7A27">
        <w:rPr>
          <w:rFonts w:cs="Times New Roman"/>
          <w:color w:val="000000" w:themeColor="text1"/>
          <w:lang w:val="en-GB" w:eastAsia="en-US"/>
        </w:rPr>
        <w:fldChar w:fldCharType="end"/>
      </w:r>
      <w:r w:rsidRPr="001E7A27">
        <w:rPr>
          <w:rFonts w:cs="Times New Roman"/>
          <w:color w:val="000000" w:themeColor="text1"/>
          <w:lang w:val="en-GB" w:eastAsia="en-US"/>
        </w:rPr>
        <w:t xml:space="preserve">. </w:t>
      </w:r>
      <w:commentRangeStart w:id="3963"/>
      <w:r w:rsidRPr="001E7A27">
        <w:rPr>
          <w:rFonts w:cs="Times New Roman"/>
          <w:lang w:val="en-GB"/>
        </w:rPr>
        <w:fldChar w:fldCharType="begin" w:fldLock="1"/>
      </w:r>
      <w:r w:rsidR="00747167" w:rsidRPr="001E7A27">
        <w:rPr>
          <w:rFonts w:cs="Times New Roman"/>
          <w:lang w:val="en-GB"/>
        </w:rPr>
        <w:instrText>ADDIN CSL_CITATION { "citationItems" : [ { "id" : "ITEM-1",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"ITEM-1",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"mendeley" : { "formattedCitation" : "(Schneider von Deimling et al., 2015)", "manualFormatting" : "Schneider von Deimling et al., (2015)", "plainTextFormattedCitation" : "(Schneider von Deimling et al., 2015)", "previouslyFormattedCitation" : "(Schneider von Deimling et al., 2015)"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Schneider von Deimling et al.</w:t>
      </w:r>
      <w:del w:id="3964" w:author="Robin Matthews" w:date="2021-06-17T18:02:00Z">
        <w:r w:rsidR="00025FA2" w:rsidRPr="001E7A27" w:rsidDel="00D66569">
          <w:rPr>
            <w:rFonts w:cs="Times New Roman"/>
            <w:noProof/>
            <w:lang w:val="en-GB"/>
          </w:rPr>
          <w:delText>,</w:delText>
        </w:r>
      </w:del>
      <w:r w:rsidR="00025FA2" w:rsidRPr="001E7A27">
        <w:rPr>
          <w:rFonts w:cs="Times New Roman"/>
          <w:noProof/>
          <w:lang w:val="en-GB"/>
        </w:rPr>
        <w:t xml:space="preserve"> (2015)</w:t>
      </w:r>
      <w:r w:rsidRPr="001E7A27">
        <w:rPr>
          <w:rFonts w:cs="Times New Roman"/>
          <w:lang w:val="en-GB"/>
        </w:rPr>
        <w:fldChar w:fldCharType="end"/>
      </w:r>
      <w:commentRangeEnd w:id="3963"/>
      <w:r w:rsidR="00025FA2" w:rsidRPr="001E7A27">
        <w:rPr>
          <w:rStyle w:val="CommentReference"/>
          <w:lang w:val="en-GB"/>
        </w:rPr>
        <w:commentReference w:id="3963"/>
      </w:r>
      <w:r w:rsidRPr="001E7A27">
        <w:rPr>
          <w:rFonts w:cs="Times New Roman"/>
          <w:lang w:val="en-GB"/>
        </w:rPr>
        <w:t xml:space="preserve"> estimated that thawing permafrost could release 20</w:t>
      </w:r>
      <w:r w:rsidR="00C96F12" w:rsidRPr="001E7A27">
        <w:rPr>
          <w:lang w:val="en-GB"/>
        </w:rPr>
        <w:t>–</w:t>
      </w:r>
      <w:r w:rsidRPr="001E7A27">
        <w:rPr>
          <w:rFonts w:cs="Times New Roman"/>
          <w:lang w:val="en-GB"/>
        </w:rPr>
        <w:t>40 PgC of CO</w:t>
      </w:r>
      <w:r w:rsidRPr="001E7A27">
        <w:rPr>
          <w:rFonts w:cs="Times New Roman"/>
          <w:vertAlign w:val="subscript"/>
          <w:lang w:val="en-GB"/>
        </w:rPr>
        <w:t>2</w:t>
      </w:r>
      <w:r w:rsidRPr="001E7A27">
        <w:rPr>
          <w:rFonts w:cs="Times New Roman"/>
          <w:lang w:val="en-GB"/>
        </w:rPr>
        <w:t xml:space="preserve"> in the period from 2100 to 2300 under a</w:t>
      </w:r>
      <w:ins w:id="3965" w:author="Soapbox" w:date="2021-07-21T09:51:00Z">
        <w:r w:rsidR="00796C01" w:rsidRPr="001E7A27">
          <w:rPr>
            <w:rFonts w:cs="Times New Roman"/>
            <w:lang w:val="en-GB"/>
          </w:rPr>
          <w:t>n</w:t>
        </w:r>
      </w:ins>
      <w:r w:rsidRPr="001E7A27">
        <w:rPr>
          <w:rFonts w:cs="Times New Roman"/>
          <w:lang w:val="en-GB"/>
        </w:rPr>
        <w:t xml:space="preserve"> RCP2.6 scenario, and 115</w:t>
      </w:r>
      <w:r w:rsidRPr="001E7A27">
        <w:rPr>
          <w:rStyle w:val="AR6BodyTextCar"/>
          <w:rFonts w:cs="Times New Roman"/>
          <w:lang w:val="en-GB"/>
        </w:rPr>
        <w:t>–</w:t>
      </w:r>
      <w:r w:rsidRPr="001E7A27">
        <w:rPr>
          <w:rFonts w:cs="Times New Roman"/>
          <w:lang w:val="en-GB"/>
        </w:rPr>
        <w:t>172 PgC of CO</w:t>
      </w:r>
      <w:r w:rsidRPr="001E7A27">
        <w:rPr>
          <w:rStyle w:val="AR6BodyTextCar"/>
          <w:rFonts w:cs="Times New Roman"/>
          <w:vertAlign w:val="subscript"/>
          <w:lang w:val="en-GB"/>
        </w:rPr>
        <w:t>2</w:t>
      </w:r>
      <w:r w:rsidRPr="001E7A27">
        <w:rPr>
          <w:rFonts w:cs="Times New Roman"/>
          <w:lang w:val="en-GB"/>
        </w:rPr>
        <w:t xml:space="preserve"> under a</w:t>
      </w:r>
      <w:ins w:id="3966" w:author="Soapbox" w:date="2021-07-21T09:51:00Z">
        <w:r w:rsidR="00796C01" w:rsidRPr="001E7A27">
          <w:rPr>
            <w:rFonts w:cs="Times New Roman"/>
            <w:lang w:val="en-GB"/>
          </w:rPr>
          <w:t>n</w:t>
        </w:r>
      </w:ins>
      <w:r w:rsidRPr="001E7A27">
        <w:rPr>
          <w:rFonts w:cs="Times New Roman"/>
          <w:lang w:val="en-GB"/>
        </w:rPr>
        <w:t xml:space="preserve"> RCP8.5 scenario. The multi-model ensemble </w:t>
      </w:r>
      <w:del w:id="3967" w:author="Soapbox" w:date="2021-07-21T09:52:00Z">
        <w:r w:rsidRPr="001E7A27" w:rsidDel="00796C01">
          <w:rPr>
            <w:rFonts w:cs="Times New Roman"/>
            <w:lang w:val="en-GB"/>
          </w:rPr>
          <w:delText xml:space="preserve">in </w:delText>
        </w:r>
      </w:del>
      <w:r w:rsidRPr="001E7A27">
        <w:rPr>
          <w:rFonts w:cs="Times New Roman"/>
          <w:lang w:val="en-GB"/>
        </w:rPr>
        <w:fldChar w:fldCharType="begin" w:fldLock="1"/>
      </w:r>
      <w:r w:rsidR="00747167" w:rsidRPr="001E7A27">
        <w:rPr>
          <w:rFonts w:cs="Times New Roman"/>
          <w:lang w:val="en-GB"/>
        </w:rPr>
        <w:instrText>ADDIN CSL_CITATION { "citationItems" : [ { "id" : "ITEM-1", "itemData" : { "DOI" : "10.1073/pnas.1719903115", "ISSN" : "0027-8424", "abstract" : "We conducted a model-based assessment of changes in permafrost area and carbon storage for simulations driven by RCP4.5 and RCP8.5 projections between 2010 and 2299 for the northern permafrost region. All models simulating carbon represented soil with depth, a critical structural feature needed to represent the permafrost carbon\u2013climate feedback, but that is not a universal feature of all climate models. Between 2010 and 2299, simulations indicated losses of permafrost between 3 and 5 million km 2 for the RCP4.5 climate and between 6 and 16 million km 2 for the RCP8.5 climate. For the RCP4.5 projection, cumulative change in soil carbon varied between 66-Pg C (10 15 -g carbon) loss to 70-Pg C gain. For the RCP8.5 projection, losses in soil carbon varied between 74 and 652 Pg C (mean loss, 341 Pg C). For the RCP4.5 projection, gains in vegetation carbon were largely responsible for the overall projected net gains in ecosystem carbon by 2299 (8- to 244-Pg C gains). In contrast, for the RCP8.5 projection, gains in vegetation carbon were not great enough to compensate for the losses of carbon projected by four of the five models; changes in ecosystem carbon ranged from a 641-Pg C loss to a 167-Pg C gain (mean, 208-Pg C loss). The models indicate that substantial net losses of ecosystem carbon would not occur until after 2100. This assessment suggests that effective mitigation efforts during the remainder of this century could attenuate the negative consequences of the permafrost carbon\u2013climate feedback.", "author" : [ { "dropping-particle" : "", "family" : "McGuire", "given" : "A David", "non-dropping-particle" : "", "parse-names" : false, "suffix" : "" }, { "dropping-particle" : "", "family" : "Lawrence", "given" : "David M", "non-dropping-particle" : "", "parse-names" : false, "suffix" : "" }, { "dropping-particle" : "", "family" : "Koven", "given" : "Charles", "non-dropping-particle" : "", "parse-names" : false, "suffix" : "" }, { "dropping-particle" : "", "family" : "Clein", "given" : "Joy S", "non-dropping-particle" : "", "parse-names" : false, "suffix" : "" }, { "dropping-particle" : "", "family" : "Burke", "given" : "Eleanor", "non-dropping-particle" : "", "parse-names" : false, "suffix" : "" }, { "dropping-particle" : "", "family" : "Chen", "given" : "Guangsheng", "non-dropping-particle" : "", "parse-names" : false, "suffix" : "" }, { "dropping-particle" : "", "family" : "Jafarov", "given" : "Elchin", "non-dropping-particle" : "", "parse-names" : false, "suffix" : "" }, { "dropping-particle" : "", "family" : "MacDougall", "given" : "Andrew H", "non-dropping-particle" : "", "parse-names" : false, "suffix" : "" }, { "dropping-particle" : "", "family" : "Marchenko", "given" : "Sergey", "non-dropping-particle" : "", "parse-names" : false, "suffix" : "" }, { "dropping-particle" : "", "family" : "Nicolsky", "given" : "Dmitry", "non-dropping-particle" : "", "parse-names" : false, "suffix" : "" }, { "dropping-particle" : "", "family" : "Peng", "given" : "Shushi", "non-dropping-particle" : "", "parse-names" : false, "suffix" : "" }, { "dropping-particle" : "", "family" : "Rinke", "given" : "Annette", "non-dropping-particle" : "", "parse-names" : false, "suffix" : "" }, { "dropping-particle" : "", "family" : "Ciais", "given" : "Philippe", "non-dropping-particle" : "", "parse-names" : false, "suffix" : "" }, { "dropping-particle" : "", "family" : "Gouttevin", "given" : "Isabelle", "non-dropping-particle" : "", "parse-names" : false, "suffix" : "" }, { "dropping-particle" : "", "family" : "Hayes", "given" : "Daniel J", "non-dropping-particle" : "", "parse-names" : false, "suffix" : "" }, { "dropping-particle" : "", "family" : "Ji", "given" : "Duoying", "non-dropping-particle" : "", "parse-names" : false, "suffix" : "" }, { "dropping-particle" : "", "family" : "Krinner", "given" : "Gerhard", "non-dropping-particle" : "", "parse-names" : false, "suffix" : "" }, { "dropping-particle" : "", "family" : "Moore", "given" : "John C",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"Schaefer", "given" : "Kevin", "non-dropping-particle" : "", "parse-names" : false, "suffix" : "" }, { "dropping-particle" : "", "family" : "Schuur", "given" : "Edward A G", "non-dropping-particle" : "", "parse-names" : false, "suffix" : "" }, { "dropping-particle" : "", "family" : "Zhuang", "given" : "Qianlai", "non-dropping-particle" : "", "parse-names" : false, "suffix" : "" } ], "container-title" : "Proceedings of the National Academy of Sciences", "id" : "ITEM-1", "issue" : "15", "issued" : { "date-parts" : [ [ "2018", "4", "10" ] ] }, "page" : "3882-3887", "title" : "Dependence of the evolution of carbon dynamics in the northern permafrost region on the trajectory of climate change", "translator" : [ { "dropping-particle" : "", "family" : "L7225", "given" : "", "non-dropping-particle" : "", "parse-names" : false, "suffix" : "" } ], "type" : "article-journal", "volume" : "115" }, "uris" : [ "http://www.mendeley.com/documents/?uuid=e99a82fd-cfca-428f-947e-fa62d35291fe" ] } ], "mendeley" : { "formattedCitation" : "(McGuire et al., 2018)", "plainTextFormattedCitation" : "(McGuire et al., 2018)", "previouslyFormattedCitation" : "(McGuire et al., 2018)"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(McGuire et al., 2018)</w:t>
      </w:r>
      <w:r w:rsidRPr="001E7A27">
        <w:rPr>
          <w:rFonts w:cs="Times New Roman"/>
          <w:lang w:val="en-GB"/>
        </w:rPr>
        <w:fldChar w:fldCharType="end"/>
      </w:r>
      <w:r w:rsidRPr="001E7A27">
        <w:rPr>
          <w:rFonts w:cs="Times New Roman"/>
          <w:lang w:val="en-GB"/>
        </w:rPr>
        <w:t xml:space="preserve"> project</w:t>
      </w:r>
      <w:ins w:id="3968" w:author="Soapbox" w:date="2021-07-21T09:52:00Z">
        <w:r w:rsidR="00796C01" w:rsidRPr="001E7A27">
          <w:rPr>
            <w:rFonts w:cs="Times New Roman"/>
            <w:lang w:val="en-GB"/>
          </w:rPr>
          <w:t>s</w:t>
        </w:r>
      </w:ins>
      <w:r w:rsidRPr="001E7A27">
        <w:rPr>
          <w:rFonts w:cs="Times New Roman"/>
          <w:lang w:val="en-GB"/>
        </w:rPr>
        <w:t xml:space="preserve"> a much wider range of permafrost soil carbon losses of 81</w:t>
      </w:r>
      <w:r w:rsidRPr="001E7A27">
        <w:rPr>
          <w:rStyle w:val="AR6BodyTextCar"/>
          <w:rFonts w:cs="Times New Roman"/>
          <w:lang w:val="en-GB"/>
        </w:rPr>
        <w:t>–</w:t>
      </w:r>
      <w:r w:rsidRPr="001E7A27">
        <w:rPr>
          <w:rFonts w:cs="Times New Roman"/>
          <w:lang w:val="en-GB"/>
        </w:rPr>
        <w:t>642 PgC (mean 314 PgC) for an RCP8.5 scenario from 2100 to 2300, and of a gain of 14 PgC to a loss of 54 PgC (mean loss of 17 PgC) for an RCP4.5 scenario over the same period.</w:t>
      </w:r>
    </w:p>
    <w:p w14:paraId="6AD46015" w14:textId="77777777" w:rsidR="00E4133F" w:rsidRPr="001E7A27" w:rsidRDefault="00E4133F" w:rsidP="005C7F25">
      <w:pPr>
        <w:pStyle w:val="AR6BodyText"/>
        <w:shd w:val="clear" w:color="auto" w:fill="DEEAF6" w:themeFill="accent1" w:themeFillTint="33"/>
        <w:rPr>
          <w:rFonts w:cs="Times New Roman"/>
          <w:lang w:val="en-GB"/>
        </w:rPr>
      </w:pPr>
    </w:p>
    <w:p w14:paraId="7076E563" w14:textId="499834D3" w:rsidR="00E4133F" w:rsidRPr="001E7A27" w:rsidRDefault="00E4133F" w:rsidP="005C7F25">
      <w:pPr>
        <w:pStyle w:val="AR6BodyText"/>
        <w:shd w:val="clear" w:color="auto" w:fill="DEEAF6" w:themeFill="accent1" w:themeFillTint="33"/>
        <w:rPr>
          <w:lang w:val="en-GB"/>
        </w:rPr>
      </w:pPr>
      <w:r w:rsidRPr="001E7A27">
        <w:rPr>
          <w:lang w:val="en-GB"/>
        </w:rPr>
        <w:t xml:space="preserve">Methane release from permafrost thaw (including abrupt thaw) under </w:t>
      </w:r>
      <w:ins w:id="3969" w:author="Soapbox" w:date="2021-07-21T09:52:00Z">
        <w:r w:rsidR="00796C01" w:rsidRPr="001E7A27">
          <w:rPr>
            <w:lang w:val="en-GB"/>
          </w:rPr>
          <w:t xml:space="preserve">a </w:t>
        </w:r>
      </w:ins>
      <w:r w:rsidRPr="001E7A27">
        <w:rPr>
          <w:lang w:val="en-GB"/>
        </w:rPr>
        <w:t>high-warming RCP8.5 scenario has been estimated at 836</w:t>
      </w:r>
      <w:r w:rsidRPr="001E7A27">
        <w:rPr>
          <w:rStyle w:val="AR6BodyTextCar"/>
          <w:rFonts w:cs="Times New Roman"/>
          <w:lang w:val="en-GB"/>
        </w:rPr>
        <w:t>–</w:t>
      </w:r>
      <w:r w:rsidRPr="001E7A27">
        <w:rPr>
          <w:lang w:val="en-GB"/>
        </w:rPr>
        <w:t>2614 Tg CH</w:t>
      </w:r>
      <w:r w:rsidRPr="001E7A27">
        <w:rPr>
          <w:rFonts w:eastAsia="DejaVu Sans"/>
          <w:vertAlign w:val="subscript"/>
          <w:lang w:val="en-GB"/>
        </w:rPr>
        <w:t>4</w:t>
      </w:r>
      <w:r w:rsidRPr="001E7A27">
        <w:rPr>
          <w:lang w:val="en-GB"/>
        </w:rPr>
        <w:t xml:space="preserve"> over the 21st century and 2800</w:t>
      </w:r>
      <w:r w:rsidRPr="001E7A27">
        <w:rPr>
          <w:rStyle w:val="AR6BodyTextCar"/>
          <w:rFonts w:cs="Times New Roman"/>
          <w:lang w:val="en-GB"/>
        </w:rPr>
        <w:t>–</w:t>
      </w:r>
      <w:r w:rsidRPr="001E7A27">
        <w:rPr>
          <w:lang w:val="en-GB"/>
        </w:rPr>
        <w:t>7400 Tg CH</w:t>
      </w:r>
      <w:r w:rsidRPr="001E7A27">
        <w:rPr>
          <w:rFonts w:eastAsia="DejaVu Sans"/>
          <w:vertAlign w:val="subscript"/>
          <w:lang w:val="en-GB"/>
        </w:rPr>
        <w:t>4</w:t>
      </w:r>
      <w:r w:rsidRPr="001E7A27">
        <w:rPr>
          <w:rFonts w:eastAsia="DejaVu Sans"/>
          <w:lang w:val="en-GB"/>
        </w:rPr>
        <w:t xml:space="preserve"> from 2100</w:t>
      </w:r>
      <w:r w:rsidRPr="001E7A27">
        <w:rPr>
          <w:rStyle w:val="AR6BodyTextCar"/>
          <w:rFonts w:cs="Times New Roman"/>
          <w:lang w:val="en-GB"/>
        </w:rPr>
        <w:t>–</w:t>
      </w:r>
      <w:r w:rsidRPr="001E7A27">
        <w:rPr>
          <w:rFonts w:eastAsia="DejaVu Sans"/>
          <w:lang w:val="en-GB"/>
        </w:rPr>
        <w:t>2300</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"ITEM-1",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"mendeley" : { "formattedCitation" : "(Schneider von Deimling et al., 2015)", "plainTextFormattedCitation" : "(Schneider von Deimling et al., 2015)", "previouslyFormattedCitation" : "(Schneider von Deimling et al., 2015)" }, "properties" : { "noteIndex" : 0 }, "schema" : "https://github.com/citation-style-language/schema/raw/master/csl-citation.json" }</w:instrText>
      </w:r>
      <w:r w:rsidRPr="001E7A27">
        <w:rPr>
          <w:lang w:val="en-GB"/>
        </w:rPr>
        <w:fldChar w:fldCharType="separate"/>
      </w:r>
      <w:r w:rsidR="00025FA2" w:rsidRPr="001E7A27">
        <w:rPr>
          <w:noProof/>
          <w:lang w:val="en-GB"/>
        </w:rPr>
        <w:t>(Schneider von Deimling et al., 2015)</w:t>
      </w:r>
      <w:r w:rsidRPr="001E7A27">
        <w:rPr>
          <w:lang w:val="en-GB"/>
        </w:rPr>
        <w:fldChar w:fldCharType="end"/>
      </w:r>
      <w:r w:rsidRPr="001E7A27">
        <w:rPr>
          <w:lang w:val="en-GB"/>
        </w:rPr>
        <w:t>, and as 5300 Tg CH</w:t>
      </w:r>
      <w:r w:rsidRPr="001E7A27">
        <w:rPr>
          <w:rFonts w:eastAsia="DejaVu Sans"/>
          <w:vertAlign w:val="subscript"/>
          <w:lang w:val="en-GB"/>
        </w:rPr>
        <w:t>4</w:t>
      </w:r>
      <w:r w:rsidRPr="001E7A27">
        <w:rPr>
          <w:lang w:val="en-GB"/>
        </w:rPr>
        <w:t xml:space="preserve"> over the 21st century and 16</w:t>
      </w:r>
      <w:ins w:id="3970" w:author="Soapbox" w:date="2021-07-21T09:52:00Z">
        <w:r w:rsidR="004E5633" w:rsidRPr="001E7A27">
          <w:rPr>
            <w:lang w:val="en-GB"/>
          </w:rPr>
          <w:t>,</w:t>
        </w:r>
      </w:ins>
      <w:r w:rsidRPr="001E7A27">
        <w:rPr>
          <w:lang w:val="en-GB"/>
        </w:rPr>
        <w:t>000 Tg CH</w:t>
      </w:r>
      <w:r w:rsidRPr="001E7A27">
        <w:rPr>
          <w:rFonts w:eastAsia="DejaVu Sans"/>
          <w:vertAlign w:val="subscript"/>
          <w:lang w:val="en-GB"/>
        </w:rPr>
        <w:t>4</w:t>
      </w:r>
      <w:r w:rsidRPr="001E7A27">
        <w:rPr>
          <w:rFonts w:eastAsia="DejaVu Sans"/>
          <w:lang w:val="en-GB"/>
        </w:rPr>
        <w:t xml:space="preserve"> from 2100</w:t>
      </w:r>
      <w:r w:rsidRPr="001E7A27">
        <w:rPr>
          <w:rStyle w:val="AR6BodyTextCar"/>
          <w:rFonts w:cs="Times New Roman"/>
          <w:lang w:val="en-GB"/>
        </w:rPr>
        <w:t>–</w:t>
      </w:r>
      <w:r w:rsidRPr="001E7A27">
        <w:rPr>
          <w:rFonts w:eastAsia="DejaVu Sans"/>
          <w:lang w:val="en-GB"/>
        </w:rPr>
        <w:t>2300</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"10.1038/s41561-019-0526-0", "ISSN" : "1752-0908", "abstract" : "The permafrost zone is expected to be a substantial carbon source to the atmosphere, yet large-scale models currently only simulate gradual changes in seasonally thawed soil. Abrupt thaw will probably occur in &lt;20% of the permafrost zone but could affect half of permafrost carbon through collapsing ground, rapid erosion and landslides. Here, we synthesize the best available information and develop inventory models to simulate abrupt thaw impacts on permafrost carbon balance. Emissions across 2.5\u2009million\u2009km2 of abrupt thaw could provide a similar climate feedback as gradual thaw emissions from the entire 18\u2009million\u2009km2 permafrost region under the warming projection of Representative Concentration Pathway 8.5. While models forecast that gradual thaw may lead to net ecosystem carbon uptake under projections of Representative Concentration Pathway 4.5, abrupt thaw emissions are likely to offset this potential carbon sink. Active hillslope erosional features will occupy 3% of abrupt thaw terrain by 2300 but emit one-third of abrupt thaw carbon losses. Thaw lakes and wetlands are methane hot spots but their carbon release is partially offset by slowly regrowing vegetation. After considering abrupt thaw stabilization, lake drainage and soil carbon uptake by vegetation regrowth, we conclude that models considering only gradual permafrost thaw are substantially underestimating carbon emissions from thawing permafrost.", "author" : [ { "dropping-particle" : "", "family" : "Turetsky", "given" : "Merritt R.", "non-dropping-particle" : "", "parse-names" : false, "suffix" : "" }, { "dropping-particle" : "", "family" : "Abbott", "given" : "Benjamin W.", "non-dropping-particle" : "", "parse-names" : false, "suffix" : "" }, { "dropping-particle" : "", "family" : "Jones", "given" : "Miriam C.", "non-dropping-particle" : "", "parse-names" : false, "suffix" : "" }, { "dropping-particle" : "", "family" : "Anthony", "given" : "Katey Walter", "non-dropping-particle" : "", "parse-names" : false, "suffix" : "" }, { "dropping-particle" : "", "family" : "Olefeldt", "given" : "David", "non-dropping-particle" : "", "parse-names" : false, "suffix" : "" }, { "dropping-particle" : "", "family" : "Schuur", "given" : "Edward A G", "non-dropping-particle" : "", "parse-names" : false, "suffix" : "" }, { "dropping-particle" : "", "family" : "Grosse", "given" : "Guido", "non-dropping-particle" : "", "parse-names" : false, "suffix" : "" }, { "dropping-particle" : "", "family" : "Kuhry", "given" : "Peter", "non-dropping-particle" : "", "parse-names" : false, "suffix" : "" }, { "dropping-particle" : "", "family" : "Hugelius", "given" : "Gustaf", "non-dropping-particle" : "", "parse-names" : false, "suffix" : "" }, { "dropping-particle" : "", "family" : "Koven", "given" : "Charles", "non-dropping-particle" : "", "parse-names" : false, "suffix" : "" }, { "dropping-particle" : "", "family" : "Lawrence", "given" : "David M", "non-dropping-particle" : "", "parse-names" : false, "suffix" : "" }, { "dropping-particle" : "", "family" : "Gibson", "given" : "Carolyn", "non-dropping-particle" : "", "parse-names" : false, "suffix" : "" }, { "dropping-particle" : "", "family" : "Sannel", "given" : "A. Britta K.", "non-dropping-particle" : "", "parse-names" : false, "suffix" : "" }, { "dropping-particle" : "", "family" : "McGuire", "given" : "A David", "non-dropping-particle" : "", "parse-names" : false, "suffix" : "" } ], "container-title" : "Nature Geoscience", "id" : "ITEM-1", "issue" : "2", "issued" : { "date-parts" : [ [ "2020", "2", "3" ] ] }, "page" : "138-143", "title" : "Carbon release through abrupt permafrost thaw", "translator" : [ { "dropping-particle" : "", "family" : "L7484", "given" : "", "non-dropping-particle" : "", "parse-names" : false, "suffix" : "" } ], "type" : "article-journal", "volume" : "13" }, "uris" : [ "http://www.mendeley.com/documents/?uuid=709036df-b13c-4e7d-8237-32a6bc0f3001" ] } ], "mendeley" : { "formattedCitation" : "(Turetsky et al., 2020)", "plainTextFormattedCitation" : "(Turetsky et al., 2020)", "previouslyFormattedCitation" : "(Turetsky et al., 2020)" }, "properties" : { "noteIndex" : 0 }, "schema" : "https://github.com/citation-style-language/schema/raw/master/csl-citation.json" }</w:instrText>
      </w:r>
      <w:r w:rsidRPr="001E7A27">
        <w:rPr>
          <w:lang w:val="en-GB"/>
        </w:rPr>
        <w:fldChar w:fldCharType="separate"/>
      </w:r>
      <w:r w:rsidR="00025FA2" w:rsidRPr="001E7A27">
        <w:rPr>
          <w:noProof/>
          <w:lang w:val="en-GB"/>
        </w:rPr>
        <w:t>(Turetsky et al., 2020)</w:t>
      </w:r>
      <w:r w:rsidRPr="001E7A27">
        <w:rPr>
          <w:lang w:val="en-GB"/>
        </w:rPr>
        <w:fldChar w:fldCharType="end"/>
      </w:r>
      <w:r w:rsidRPr="001E7A27">
        <w:rPr>
          <w:lang w:val="en-GB"/>
        </w:rPr>
        <w:t>. For RCP4.5, these numbers are 538–2356 Tg CH</w:t>
      </w:r>
      <w:r w:rsidRPr="001E7A27">
        <w:rPr>
          <w:rFonts w:eastAsia="DejaVu Sans"/>
          <w:vertAlign w:val="subscript"/>
          <w:lang w:val="en-GB"/>
        </w:rPr>
        <w:t>4</w:t>
      </w:r>
      <w:r w:rsidRPr="001E7A27">
        <w:rPr>
          <w:lang w:val="en-GB"/>
        </w:rPr>
        <w:t xml:space="preserve"> until 2100 and 2000</w:t>
      </w:r>
      <w:ins w:id="3971" w:author="Soapbox" w:date="2021-07-21T09:53:00Z">
        <w:r w:rsidR="004E5633" w:rsidRPr="001E7A27">
          <w:rPr>
            <w:rStyle w:val="AR6BodyTextCar"/>
            <w:rFonts w:cs="Times New Roman"/>
            <w:lang w:val="en-GB"/>
          </w:rPr>
          <w:t>–</w:t>
        </w:r>
      </w:ins>
      <w:del w:id="3972" w:author="Soapbox" w:date="2021-07-21T09:53:00Z">
        <w:r w:rsidRPr="001E7A27" w:rsidDel="004E5633">
          <w:rPr>
            <w:lang w:val="en-GB"/>
          </w:rPr>
          <w:delText>-</w:delText>
        </w:r>
      </w:del>
      <w:r w:rsidRPr="001E7A27">
        <w:rPr>
          <w:lang w:val="en-GB"/>
        </w:rPr>
        <w:t>6100 Tg CH</w:t>
      </w:r>
      <w:r w:rsidRPr="001E7A27">
        <w:rPr>
          <w:rFonts w:eastAsia="DejaVu Sans"/>
          <w:vertAlign w:val="subscript"/>
          <w:lang w:val="en-GB"/>
        </w:rPr>
        <w:t>4</w:t>
      </w:r>
      <w:r w:rsidRPr="001E7A27">
        <w:rPr>
          <w:rFonts w:eastAsia="DejaVu Sans"/>
          <w:lang w:val="en-GB"/>
        </w:rPr>
        <w:t xml:space="preserve"> from 2100</w:t>
      </w:r>
      <w:r w:rsidRPr="001E7A27">
        <w:rPr>
          <w:rStyle w:val="AR6BodyTextCar"/>
          <w:rFonts w:cs="Times New Roman"/>
          <w:lang w:val="en-GB"/>
        </w:rPr>
        <w:t>–</w:t>
      </w:r>
      <w:r w:rsidRPr="001E7A27">
        <w:rPr>
          <w:rFonts w:eastAsia="DejaVu Sans"/>
          <w:lang w:val="en-GB"/>
        </w:rPr>
        <w:t xml:space="preserve">2300 </w:t>
      </w:r>
      <w:r w:rsidRPr="001E7A27">
        <w:rPr>
          <w:lang w:val="en-GB"/>
        </w:rPr>
        <w:fldChar w:fldCharType="begin" w:fldLock="1"/>
      </w:r>
      <w:r w:rsidR="00747167" w:rsidRPr="001E7A27">
        <w:rPr>
          <w:lang w:val="en-GB"/>
        </w:rPr>
        <w:instrText>ADDIN CSL_CITATION { "citationItems" : [ { "id" : "ITEM-1",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"ITEM-1",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"mendeley" : { "formattedCitation" : "(Schneider von Deimling et al., 2015)", "plainTextFormattedCitation" : "(Schneider von Deimling et al., 2015)", "previouslyFormattedCitation" : "(Schneider von Deimling et al., 2015)" }, "properties" : { "noteIndex" : 0 }, "schema" : "https://github.com/citation-style-language/schema/raw/master/csl-citation.json" }</w:instrText>
      </w:r>
      <w:r w:rsidRPr="001E7A27">
        <w:rPr>
          <w:lang w:val="en-GB"/>
        </w:rPr>
        <w:fldChar w:fldCharType="separate"/>
      </w:r>
      <w:r w:rsidR="00025FA2" w:rsidRPr="001E7A27">
        <w:rPr>
          <w:noProof/>
          <w:lang w:val="en-GB"/>
        </w:rPr>
        <w:t>(Schneider von Deimling et al., 2015)</w:t>
      </w:r>
      <w:r w:rsidRPr="001E7A27">
        <w:rPr>
          <w:lang w:val="en-GB"/>
        </w:rPr>
        <w:fldChar w:fldCharType="end"/>
      </w:r>
      <w:r w:rsidRPr="001E7A27">
        <w:rPr>
          <w:lang w:val="en-GB"/>
        </w:rPr>
        <w:t>, and 4100 Tg CH</w:t>
      </w:r>
      <w:r w:rsidRPr="001E7A27">
        <w:rPr>
          <w:rFonts w:eastAsia="DejaVu Sans"/>
          <w:vertAlign w:val="subscript"/>
          <w:lang w:val="en-GB"/>
        </w:rPr>
        <w:t>4</w:t>
      </w:r>
      <w:r w:rsidRPr="001E7A27">
        <w:rPr>
          <w:lang w:val="en-GB"/>
        </w:rPr>
        <w:t xml:space="preserve"> until 2100 and 10</w:t>
      </w:r>
      <w:ins w:id="3973" w:author="Ian Blenkinsop" w:date="2021-07-28T14:25:00Z">
        <w:r w:rsidR="00A80BEA" w:rsidRPr="001E7A27">
          <w:rPr>
            <w:lang w:val="en-GB"/>
          </w:rPr>
          <w:t>,</w:t>
        </w:r>
      </w:ins>
      <w:r w:rsidRPr="001E7A27">
        <w:rPr>
          <w:lang w:val="en-GB"/>
        </w:rPr>
        <w:t>000 Tg CH</w:t>
      </w:r>
      <w:r w:rsidRPr="001E7A27">
        <w:rPr>
          <w:rFonts w:eastAsia="DejaVu Sans"/>
          <w:vertAlign w:val="subscript"/>
          <w:lang w:val="en-GB"/>
        </w:rPr>
        <w:t>4</w:t>
      </w:r>
      <w:r w:rsidRPr="001E7A27">
        <w:rPr>
          <w:rFonts w:eastAsia="DejaVu Sans"/>
          <w:lang w:val="en-GB"/>
        </w:rPr>
        <w:t xml:space="preserve"> from 2100</w:t>
      </w:r>
      <w:r w:rsidRPr="001E7A27">
        <w:rPr>
          <w:rStyle w:val="AR6BodyTextCar"/>
          <w:rFonts w:cs="Times New Roman"/>
          <w:lang w:val="en-GB"/>
        </w:rPr>
        <w:t>–</w:t>
      </w:r>
      <w:r w:rsidRPr="001E7A27">
        <w:rPr>
          <w:rFonts w:eastAsia="DejaVu Sans"/>
          <w:lang w:val="en-GB"/>
        </w:rPr>
        <w:t xml:space="preserve">2300 </w:t>
      </w:r>
      <w:r w:rsidRPr="001E7A27">
        <w:rPr>
          <w:lang w:val="en-GB"/>
        </w:rPr>
        <w:fldChar w:fldCharType="begin" w:fldLock="1"/>
      </w:r>
      <w:r w:rsidR="00747167" w:rsidRPr="001E7A27">
        <w:rPr>
          <w:lang w:val="en-GB"/>
        </w:rPr>
        <w:instrText>ADDIN CSL_CITATION { "citationItems" : [ { "id" : "ITEM-1", "itemData" : { "DOI" : "10.1038/s41561-019-0526-0", "ISSN" : "1752-0908", "abstract" : "The permafrost zone is expected to be a substantial carbon source to the atmosphere, yet large-scale models currently only simulate gradual changes in seasonally thawed soil. Abrupt thaw will probably occur in &lt;20% of the permafrost zone but could affect half of permafrost carbon through collapsing ground, rapid erosion and landslides. Here, we synthesize the best available information and develop inventory models to simulate abrupt thaw impacts on permafrost carbon balance. Emissions across 2.5\u2009million\u2009km2 of abrupt thaw could provide a similar climate feedback as gradual thaw emissions from the entire 18\u2009million\u2009km2 permafrost region under the warming projection of Representative Concentration Pathway 8.5. While models forecast that gradual thaw may lead to net ecosystem carbon uptake under projections of Representative Concentration Pathway 4.5, abrupt thaw emissions are likely to offset this potential carbon sink. Active hillslope erosional features will occupy 3% of abrupt thaw terrain by 2300 but emit one-third of abrupt thaw carbon losses. Thaw lakes and wetlands are methane hot spots but their carbon release is partially offset by slowly regrowing vegetation. After considering abrupt thaw stabilization, lake drainage and soil carbon uptake by vegetation regrowth, we conclude that models considering only gradual permafrost thaw are substantially underestimating carbon emissions from thawing permafrost.", "author" : [ { "dropping-particle" : "", "family" : "Turetsky", "given" : "Merritt R.", "non-dropping-particle" : "", "parse-names" : false, "suffix" : "" }, { "dropping-particle" : "", "family" : "Abbott", "given" : "Benjamin W.", "non-dropping-particle" : "", "parse-names" : false, "suffix" : "" }, { "dropping-particle" : "", "family" : "Jones", "given" : "Miriam C.", "non-dropping-particle" : "", "parse-names" : false, "suffix" : "" }, { "dropping-particle" : "", "family" : "Anthony", "given" : "Katey Walter", "non-dropping-particle" : "", "parse-names" : false, "suffix" : "" }, { "dropping-particle" : "", "family" : "Olefeldt", "given" : "David", "non-dropping-particle" : "", "parse-names" : false, "suffix" : "" }, { "dropping-particle" : "", "family" : "Schuur", "given" : "Edward A G", "non-dropping-particle" : "", "parse-names" : false, "suffix" : "" }, { "dropping-particle" : "", "family" : "Grosse", "given" : "Guido", "non-dropping-particle" : "", "parse-names" : false, "suffix" : "" }, { "dropping-particle" : "", "family" : "Kuhry", "given" : "Peter", "non-dropping-particle" : "", "parse-names" : false, "suffix" : "" }, { "dropping-particle" : "", "family" : "Hugelius", "given" : "Gustaf", "non-dropping-particle" : "", "parse-names" : false, "suffix" : "" }, { "dropping-particle" : "", "family" : "Koven", "given" : "Charles", "non-dropping-particle" : "", "parse-names" : false, "suffix" : "" }, { "dropping-particle" : "", "family" : "Lawrence", "given" : "David M", "non-dropping-particle" : "", "parse-names" : false, "suffix" : "" }, { "dropping-particle" : "", "family" : "Gibson", "given" : "Carolyn", "non-dropping-particle" : "", "parse-names" : false, "suffix" : "" }, { "dropping-particle" : "", "family" : "Sannel", "given" : "A. Britta K.", "non-dropping-particle" : "", "parse-names" : false, "suffix" : "" }, { "dropping-particle" : "", "family" : "McGuire", "given" : "A David", "non-dropping-particle" : "", "parse-names" : false, "suffix" : "" } ], "container-title" : "Nature Geoscience", "id" : "ITEM-1", "issue" : "2", "issued" : { "date-parts" : [ [ "2020", "2", "3" ] ] }, "page" : "138-143", "title" : "Carbon release through abrupt permafrost thaw", "translator" : [ { "dropping-particle" : "", "family" : "L7484", "given" : "", "non-dropping-particle" : "", "parse-names" : false, "suffix" : "" } ], "type" : "article-journal", "volume" : "13" }, "uris" : [ "http://www.mendeley.com/documents/?uuid=709036df-b13c-4e7d-8237-32a6bc0f3001" ] } ], "mendeley" : { "formattedCitation" : "(Turetsky et al., 2020)", "plainTextFormattedCitation" : "(Turetsky et al., 2020)", "previouslyFormattedCitation" : "(Turetsky et al., 2020)" }, "properties" : { "noteIndex" : 0 }, "schema" : "https://github.com/citation-style-language/schema/raw/master/csl-citation.json" }</w:instrText>
      </w:r>
      <w:r w:rsidRPr="001E7A27">
        <w:rPr>
          <w:lang w:val="en-GB"/>
        </w:rPr>
        <w:fldChar w:fldCharType="separate"/>
      </w:r>
      <w:r w:rsidR="00025FA2" w:rsidRPr="001E7A27">
        <w:rPr>
          <w:noProof/>
          <w:lang w:val="en-GB"/>
        </w:rPr>
        <w:t>(Turetsky et al., 2020)</w:t>
      </w:r>
      <w:r w:rsidRPr="001E7A27">
        <w:rPr>
          <w:lang w:val="en-GB"/>
        </w:rPr>
        <w:fldChar w:fldCharType="end"/>
      </w:r>
      <w:r w:rsidRPr="001E7A27">
        <w:rPr>
          <w:lang w:val="en-GB"/>
        </w:rPr>
        <w:t>.</w:t>
      </w:r>
    </w:p>
    <w:p w14:paraId="1C4AFD21" w14:textId="77777777" w:rsidR="00E4133F" w:rsidRPr="001E7A27" w:rsidRDefault="00E4133F" w:rsidP="005C7F25">
      <w:pPr>
        <w:pStyle w:val="AR6BodyText"/>
        <w:shd w:val="clear" w:color="auto" w:fill="DEEAF6" w:themeFill="accent1" w:themeFillTint="33"/>
        <w:rPr>
          <w:b/>
          <w:bCs/>
          <w:lang w:val="en-GB"/>
        </w:rPr>
      </w:pPr>
    </w:p>
    <w:p w14:paraId="03DD9FB4" w14:textId="74B7B6E4" w:rsidR="00E4133F" w:rsidRPr="001E7A27" w:rsidRDefault="00E4133F" w:rsidP="005C7F25">
      <w:pPr>
        <w:pStyle w:val="AR6BodyText"/>
        <w:shd w:val="clear" w:color="auto" w:fill="DEEAF6" w:themeFill="accent1" w:themeFillTint="33"/>
        <w:rPr>
          <w:lang w:val="en-GB" w:eastAsia="en-US"/>
        </w:rPr>
      </w:pPr>
      <w:r w:rsidRPr="001E7A27">
        <w:rPr>
          <w:lang w:val="en-GB" w:eastAsia="en-US"/>
        </w:rPr>
        <w:t xml:space="preserve">A key uncertainty is whether permafrost carbon feedbacks scale roughly linearly with warming </w:t>
      </w:r>
      <w:r w:rsidRPr="001E7A27">
        <w:rPr>
          <w:lang w:val="en-GB" w:eastAsia="en-US"/>
        </w:rPr>
        <w:fldChar w:fldCharType="begin" w:fldLock="1"/>
      </w:r>
      <w:r w:rsidR="00747167" w:rsidRPr="001E7A27">
        <w:rPr>
          <w:lang w:val="en-GB" w:eastAsia="en-US"/>
        </w:rPr>
        <w:instrText>ADDIN CSL_CITATION { "citationItems" : [ { "id" : "ITEM-1", "itemData" : { "DOI" : "10.1098/rsta.2014.0423", "ISSN" : "1364-503X", "author" : [ { "dropping-particle" : "", "family" : "Koven", "given" : "C D", "non-dropping-particle" : "", "parse-names" : false, "suffix" : "" }, { "dropping-particle" : "", "family" : "Schuur", "given" : "E A G", "non-dropping-particle" : "", "parse-names" : false, "suffix" : "" }, { "dropping-particle" : "", "family" : "Sch\u00e4del", "given" : "C", "non-dropping-particle" : "", "parse-names" : false, "suffix" : "" }, { "dropping-particle" : "", "family" : "Bohn", "given" : "T J", "non-dropping-particle" : "", "parse-names" : false, "suffix" : "" }, { "dropping-particle" : "", "family" : "Burke", "given" : "E J", "non-dropping-particle" : "", "parse-names" : false, "suffix" : "" }, { "dropping-particle" : "", "family" : "Chen", "given" : "G.", "non-dropping-particle" : "", "parse-names" : false, "suffix" : "" }, { "dropping-particle" : "", "family" : "Chen", "given" : "X", "non-dropping-particle" : "", "parse-names" : false, "suffix" : "" }, { "dropping-particle" : "", "family" : "Ciais", "given" : "P", "non-dropping-particle" : "", "parse-names" : false, "suffix" : "" }, { "dropping-particle" : "", "family" : "Grosse", "given" : "G", "non-dropping-particle" : "", "parse-names" : false, "suffix" : "" }, { "dropping-particle" : "", "family" : "Harden", "given" : "J W", "non-dropping-particle" : "", "parse-names" : false, "suffix" : "" }, { "dropping-particle" : "", "family" : "Hayes", "given" : "D J", "non-dropping-particle" : "", "parse-names" : false, "suffix" : "" }, { "dropping-particle" : "", "family" : "Hugelius", "given" : "G", "non-dropping-particle" : "", "parse-names" : false, "suffix" : "" }, { "dropping-particle" : "", "family" : "Jafarov", "given" : "E E", "non-dropping-particle" : "", "parse-names" : false, "suffix" : "" }, { "dropping-particle" : "", "family" : "Krinner", "given" : "G", "non-dropping-particle" : "", "parse-names" : false, "suffix" : "" }, { "dropping-particle" : "", "family" : "Kuhry", "given" : "P", "non-dropping-particle" : "", "parse-names" : false, "suffix" : "" }, { "dropping-particle" : "", "family" : "Lawrence", "given" : "D M", "non-dropping-particle" : "", "parse-names" : false, "suffix" : "" }, { "dropping-particle" : "", "family" : "MacDougall", "given" : "A H", "non-dropping-particle" : "", "parse-names" : false, "suffix" : "" }, { "dropping-particle" : "", "family" : "Marchenko", "given" : "S S", "non-dropping-particle" : "", "parse-names" : false, "suffix" : "" }, { "dropping-particle" : "", "family" : "McGuire", "given" : "A D", "non-dropping-particle" : "", "parse-names" : false, "suffix" : "" }, { "dropping-particle" : "", "family" : "Natali", "given" : "S M", "non-dropping-particle" : "", "parse-names" : false, "suffix" : "" }, { "dropping-particle" : "", "family" : "Nicolsky", "given" : "D J", "non-dropping-particle" : "", "parse-names" : false, "suffix" : "" }, { "dropping-particle" : "", "family" : "Olefeldt", "given" : "D", "non-dropping-particle" : "", "parse-names" : false, "suffix" : "" }, { "dropping-particle" : "", "family" : "Peng", "given" : "S", "non-dropping-particle" : "", "parse-names" : false, "suffix" : "" }, { "dropping-particle" : "", "family" : "Romanovsky", "given" : "V E", "non-dropping-particle" : "", "parse-names" : false, "suffix" : "" }, { "dropping-particle" : "", "family" : "Schaefer", "given" : "K M", "non-dropping-particle" : "", "parse-names" : false, "suffix" : "" }, { "dropping-particle" : "", "family" : "Strauss", "given" : "J", "non-dropping-particle" : "", "parse-names" : false, "suffix" : "" }, { "dropping-particle" : "", "family" : "Treat", "given" : "C C", "non-dropping-particle" : "", "parse-names" : false, "suffix" : "" }, { "dropping-particle" : "", "family" : "Turetsky", "given" : "M", "non-dropping-particle" : "", "parse-names" : false, "suffix" : "" } ], "container-title" : "Philosophical Transactions of the Royal Society A: Mathematical, Physical and Engineering Sciences", "id" : "ITEM-1", "issue" : "2054", "issued" : { "date-parts" : [ [ "2015", "11", "13" ] ] }, "page" : "20140423", "title" : "A simplified, data-constrained approach to estimate the permafrost carbon\u2013climate feedback", "translator" : [ { "dropping-particle" : "", "family" : "L5094", "given" : "", "non-dropping-particle" : "", "parse-names" : false, "suffix" : "" } ], "type" : "article-journal", "volume" : "373" }, "uris" : [ "http://www.mendeley.com/documents/?uuid=9cf7d7bc-08dc-4b98-887d-18cbf915ea0c" ] } ], "mendeley" : { "formattedCitation" : "(Koven et al., 2015c)", "plainTextFormattedCitation" : "(Koven et al., 2015c)", "previouslyFormattedCitation" : "(Koven et al., 2015c)"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(Koven et al., 2015c)</w:t>
      </w:r>
      <w:r w:rsidRPr="001E7A27">
        <w:rPr>
          <w:lang w:val="en-GB" w:eastAsia="en-US"/>
        </w:rPr>
        <w:fldChar w:fldCharType="end"/>
      </w:r>
      <w:r w:rsidRPr="001E7A27">
        <w:rPr>
          <w:lang w:val="en-GB" w:eastAsia="en-US"/>
        </w:rPr>
        <w:t xml:space="preserve">, or instead scale at a greater </w:t>
      </w:r>
      <w:r w:rsidRPr="001E7A27">
        <w:rPr>
          <w:lang w:val="en-GB" w:eastAsia="en-US"/>
        </w:rPr>
        <w:fldChar w:fldCharType="begin" w:fldLock="1"/>
      </w:r>
      <w:r w:rsidR="00747167" w:rsidRPr="001E7A27">
        <w:rPr>
          <w:lang w:val="en-GB" w:eastAsia="en-US"/>
        </w:rPr>
        <w:instrText>ADDIN CSL_CITATION { "citationItems" : [ { "id" : "ITEM-1", "itemData" : { "DOI" : "10.5194/bg-13-2123-2016", "ISSN" : "1726-4189", "abstract" : "Abstract. The soils of the northern hemispheric permafrost region are estimated to contain 1100 to 1500 Pg of carbon. A substantial fraction of this carbon has been frozen and therefore protected from microbial decay for millennia. As anthropogenic climate warming progresses much of this permafrost is expected to thaw. Here we conduct perturbed model experiments on a climate model of intermediate complexity, with an improved permafrost carbon module, to estimate with formal uncertainty bounds the release of carbon from permafrost soils by the year 2100 and 2300 CE. We estimate that by year 2100 the permafrost region may release between 56 (13 to 118) Pg C under Representative Concentration Pathway (RCP) 2.6 and 102 (27 to 199) Pg C under RCP 8.5, with substantially more to be released under each scenario by the year 2300. Our analysis suggests that the two parameters that contribute most to the uncertainty in the release of carbon from permafrost soils are the size of the non-passive fraction of the permafrost carbon pool and the equilibrium climate sensitivity. A subset of 25 model variants are integrated 8000 years into the future under continued RCP forcing. Under the moderate RCP 4.5 forcing a remnant near-surface permafrost region persists in the high Arctic, eventually developing a new permafrost carbon pool. Overall our simulations suggest that the permafrost carbon cycle feedback to climate change will make a significant contribution to climate change over the next centuries and millennia, releasing a quantity of carbon 3 to 54 % of the cumulative anthropogenic total.", "author" : [ { "dropping-particle" : "", "family" : "MacDougall", "given" : "Andrew H.", "non-dropping-particle" : "", "parse-names" : false, "suffix" : "" }, { "dropping-particle" : "", "family" : "Knutti", "given" : "Reto", "non-dropping-particle" : "", "parse-names" : false, "suffix" : "" } ], "container-title" : "Biogeosciences", "id" : "ITEM-1", "issue" : "7", "issued" : { "date-parts" : [ [ "2016", "4", "12" ] ] }, "page" : "2123-2136", "title" : "Projecting the release of carbon from permafrost soils using a perturbed parameter ensemble modelling approach", "translator" : [ { "dropping-particle" : "", "family" : "L6528", "given" : "", "non-dropping-particle" : "", "parse-names" : false, "suffix" : "" } ], "type" : "article-journal", "volume" : "13" }, "uris" : [ "http://www.mendeley.com/documents/?uuid=a469c494-8a3c-4c97-9583-4dc2f1f8c1c1" ] }, { "id" : "ITEM-2", "itemData" : { "DOI" : "10.1073/pnas.1719903115", "ISSN" : "0027-8424", "abstract" : "We conducted a model-based assessment of changes in permafrost area and carbon storage for simulations driven by RCP4.5 and RCP8.5 projections between 2010 and 2299 for the northern permafrost region. All models simulating carbon represented soil with depth, a critical structural feature needed to represent the permafrost carbon\u2013climate feedback, but that is not a universal feature of all climate models. Between 2010 and 2299, simulations indicated losses of permafrost between 3 and 5 million km 2 for the RCP4.5 climate and between 6 and 16 million km 2 for the RCP8.5 climate. For the RCP4.5 projection, cumulative change in soil carbon varied between 66-Pg C (10 15 -g carbon) loss to 70-Pg C gain. For the RCP8.5 projection, losses in soil carbon varied between 74 and 652 Pg C (mean loss, 341 Pg C). For the RCP4.5 projection, gains in vegetation carbon were largely responsible for the overall projected net gains in ecosystem carbon by 2299 (8- to 244-Pg C gains). In contrast, for the RCP8.5 projection, gains in vegetation carbon were not great enough to compensate for the losses of carbon projected by four of the five models; changes in ecosystem carbon ranged from a 641-Pg C loss to a 167-Pg C gain (mean, 208-Pg C loss). The models indicate that substantial net losses of ecosystem carbon would not occur until after 2100. This assessment suggests that effective mitigation efforts during the remainder of this century could attenuate the negative consequences of the permafrost carbon\u2013climate feedback.", "author" : [ { "dropping-particle" : "", "family" : "McGuire", "given" : "A David", "non-dropping-particle" : "", "parse-names" : false, "suffix" : "" }, { "dropping-particle" : "", "family" : "Lawrence", "given" : "David M", "non-dropping-particle" : "", "parse-names" : false, "suffix" : "" }, { "dropping-particle" : "", "family" : "Koven", "given" : "Charles", "non-dropping-particle" : "", "parse-names" : false, "suffix" : "" }, { "dropping-particle" : "", "family" : "Clein", "given" : "Joy S", "non-dropping-particle" : "", "parse-names" : false, "suffix" : "" }, { "dropping-particle" : "", "family" : "Burke", "given" : "Eleanor", "non-dropping-particle" : "", "parse-names" : false, "suffix" : "" }, { "dropping-particle" : "", "family" : "Chen", "given" : "Guangsheng", "non-dropping-particle" : "", "parse-names" : false, "suffix" : "" }, { "dropping-particle" : "", "family" : "Jafarov", "given" : "Elchin", "non-dropping-particle" : "", "parse-names" : false, "suffix" : "" }, { "dropping-particle" : "", "family" : "MacDougall", "given" : "Andrew H", "non-dropping-particle" : "", "parse-names" : false, "suffix" : "" }, { "dropping-particle" : "", "family" : "Marchenko", "given" : "Sergey", "non-dropping-particle" : "", "parse-names" : false, "suffix" : "" }, { "dropping-particle" : "", "family" : "Nicolsky", "given" : "Dmitry", "non-dropping-particle" : "", "parse-names" : false, "suffix" : "" }, { "dropping-particle" : "", "family" : "Peng", "given" : "Shushi", "non-dropping-particle" : "", "parse-names" : false, "suffix" : "" }, { "dropping-particle" : "", "family" : "Rinke", "given" : "Annette", "non-dropping-particle" : "", "parse-names" : false, "suffix" : "" }, { "dropping-particle" : "", "family" : "Ciais", "given" : "Philippe", "non-dropping-particle" : "", "parse-names" : false, "suffix" : "" }, { "dropping-particle" : "", "family" : "Gouttevin", "given" : "Isabelle", "non-dropping-particle" : "", "parse-names" : false, "suffix" : "" }, { "dropping-particle" : "", "family" : "Hayes", "given" : "Daniel J", "non-dropping-particle" : "", "parse-names" : false, "suffix" : "" }, { "dropping-particle" : "", "family" : "Ji", "given" : "Duoying", "non-dropping-particle" : "", "parse-names" : false, "suffix" : "" }, { "dropping-particle" : "", "family" : "Krinner", "given" : "Gerhard", "non-dropping-particle" : "", "parse-names" : false, "suffix" : "" }, { "dropping-particle" : "", "family" : "Moore", "given" : "John C",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"Schaefer", "given" : "Kevin", "non-dropping-particle" : "", "parse-names" : false, "suffix" : "" }, { "dropping-particle" : "", "family" : "Schuur", "given" : "Edward A G", "non-dropping-particle" : "", "parse-names" : false, "suffix" : "" }, { "dropping-particle" : "", "family" : "Zhuang", "given" : "Qianlai", "non-dropping-particle" : "", "parse-names" : false, "suffix" : "" } ], "container-title" : "Proceedings of the National Academy of Sciences", "id" : "ITEM-2", "issue" : "15", "issued" : { "date-parts" : [ [ "2018", "4", "10" ] ] }, "page" : "3882-3887", "title" : "Dependence of the evolution of carbon dynamics in the northern permafrost region on the trajectory of climate change", "translator" : [ { "dropping-particle" : "", "family" : "L7225", "given" : "", "non-dropping-particle" : "", "parse-names" : false, "suffix" : "" } ], "type" : "article-journal", "volume" : "115" }, "uris" : [ "http://www.mendeley.com/documents/?uuid=e99a82fd-cfca-428f-947e-fa62d35291fe" ] } ], "mendeley" : { "formattedCitation" : "(MacDougall and Knutti, 2016b; McGuire et al., 2018)", "plainTextFormattedCitation" : "(MacDougall and Knutti, 2016b; McGuire et al., 2018)", "previouslyFormattedCitation" : "(MacDougall and Knutti, 2016b; McGuire et al., 2018)"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(MacDougall and Knutti, 2016b; McGuire et al., 2018)</w:t>
      </w:r>
      <w:r w:rsidRPr="001E7A27">
        <w:rPr>
          <w:lang w:val="en-GB" w:eastAsia="en-US"/>
        </w:rPr>
        <w:fldChar w:fldCharType="end"/>
      </w:r>
      <w:r w:rsidRPr="001E7A27">
        <w:rPr>
          <w:lang w:val="en-GB" w:eastAsia="en-US"/>
        </w:rPr>
        <w:t xml:space="preserve"> or smaller rate (e.g.</w:t>
      </w:r>
      <w:ins w:id="3974" w:author="Robin Matthews" w:date="2021-06-18T11:30:00Z">
        <w:r w:rsidR="003F3FFF" w:rsidRPr="001E7A27">
          <w:rPr>
            <w:lang w:val="en-GB" w:eastAsia="en-US"/>
          </w:rPr>
          <w:t>,</w:t>
        </w:r>
      </w:ins>
      <w:r w:rsidRPr="001E7A27">
        <w:rPr>
          <w:lang w:val="en-GB" w:eastAsia="en-US"/>
        </w:rPr>
        <w:t xml:space="preserve"> CH</w:t>
      </w:r>
      <w:r w:rsidRPr="001E7A27">
        <w:rPr>
          <w:vertAlign w:val="subscript"/>
          <w:lang w:val="en-GB" w:eastAsia="en-US"/>
        </w:rPr>
        <w:t>4</w:t>
      </w:r>
      <w:r w:rsidRPr="001E7A27">
        <w:rPr>
          <w:lang w:val="en-GB" w:eastAsia="en-US"/>
        </w:rPr>
        <w:t xml:space="preserve"> emissions estimated by </w:t>
      </w:r>
      <w:commentRangeStart w:id="3975"/>
      <w:commentRangeStart w:id="3976"/>
      <w:r w:rsidRPr="001E7A27">
        <w:rPr>
          <w:lang w:val="en-GB" w:eastAsia="en-US"/>
        </w:rPr>
        <w:fldChar w:fldCharType="begin" w:fldLock="1"/>
      </w:r>
      <w:ins w:id="3977" w:author="Robin Matthews" w:date="2021-06-17T18:02:00Z">
        <w:r w:rsidR="00D66569" w:rsidRPr="001E7A27">
          <w:rPr>
            <w:lang w:val="en-GB" w:eastAsia="en-US"/>
          </w:rPr>
          <w:instrText>ADDIN CSL_CITATION { "citationItems" : [ { "id" : "ITEM-1", "itemData" : { "author" : [ { "dropping-particle" : "", "family" : "Turetsky", "given" : "Merritt R", "non-dropping-particle" : "", "parse-names" : false, "suffix" : "" }, { "dropping-particle" : "", "family" : "Abbot", "given" : "BW", "non-dropping-particle" : "", "parse-names" : false, "suffix" : "" }, { "dropping-particle" : "", "family" : "Jones", "given" : "MC", "non-dropping-particle" : "", "parse-names" : false, "suffix" : "" }, { "dropping-particle" : "", "family" : "Walter Anthony", "given" : "Katey", "non-dropping-particle" : "", "parse-names" : false, "suffix" : "" }, { "dropping-particle" : "", "family" : "Olefeldt", "given" : "D.", "non-dropping-particle" : "", "parse-names" : false, "suffix" : "" }, { "dropping-particle" : "", "family" : "Schuur", "given" : "Edward A G", "non-dropping-particle" : "", "parse-names" : false, "suffix" : "" }, { "dropping-particle" : "", "family" : "Grosse", "given" : "Guido", "non-dropping-particle" : "", "parse-names" : false, "suffix" : "" }, { "dropping-particle" : "", "family" : "Kuhry", "given" : "P.", "non-dropping-particle" : "", "parse-names" : false, "suffix" : "" }, { "dropping-particle" : "", "family" : "Hugelius", "given" : "Gustaf", "non-dropping-particle" : "", "parse-names" : false, "suffix" : "" }, { "dropping-particle" : "", "family" : "Koven", "given" : "Charles D.", "non-dropping-particle" : "", "parse-names" : false, "suffix" : "" }, { "dropping-particle" : "", "family" : "Lawrence", "given" : "David M", "non-dropping-particle" : "", "parse-names" : false, "suffix" : "" }, { "dropping-particle" : "", "family" : "Gibson", "given" : "C", "non-dropping-particle" : "", "parse-names" : false, "suffix" : "" }, { "dropping-particle" : "", "family" : "Sannel", "given" : "ABK", "non-dropping-particle" : "", "parse-names" : false, "suffix" : "" }, { "dropping-particle" : "", "family" : "McGuire", "given" : "A. David", "non-dropping-particle" : "", "parse-names" : false, "suffix" : "" } ], "container-title" : "Nature Geoscience", "id" : "ITEM-1", "issued" : { "date-parts" : [ [ "2021" ] ] }, "title" : "Abrupt thaw amplifies the permafrost carbon feedback through upland erosion and methane hotspots", "translator" : [ { "dropping-particle" : "", "family" : "L1443", "given" : "", "non-dropping-particle" : "", "parse-names" : false, "suffix" : "" } ], "type" : "article-journal", "volume" : "(in press)" }, "uris" : [ "http://www.mendeley.com/documents/?uuid=aa596079-c2ad-4eeb-ae7f-23c66fd63209" ] } ], "mendeley" : { "formattedCitation" : "(Turetsky et al., 2021)", "manualFormatting" : "Turetsky et al., 2020a)", "plainTextFormattedCitation" : "(Turetsky et al., 2021)", "previouslyFormattedCitation" : "(Turetsky et al., 2021)" }, "properties" : { "noteIndex" : 0 }, "schema" : "https://github.com/citation-style-language/schema/raw/master/csl-citation.json" }</w:instrText>
        </w:r>
      </w:ins>
      <w:del w:id="3978" w:author="Robin Matthews" w:date="2021-06-17T18:02:00Z">
        <w:r w:rsidR="00BC2C5E" w:rsidRPr="001E7A27" w:rsidDel="00D66569">
          <w:rPr>
            <w:lang w:val="en-GB" w:eastAsia="en-US"/>
          </w:rPr>
          <w:delInstrText>ADDIN CSL_CITATION { "citationItems" : [ { "id" : "ITEM-1", "itemData" : { "author" : [ { "dropping-particle" : "", "family" : "Turetsky", "given" : "Merritt R", "non-dropping-particle" : "", "parse-names" : false, "suffix" : "" }, { "dropping-particle" : "", "family" : "Abbot", "given" : "BW", "non-dropping-particle" : "", "parse-names" : false, "suffix" : "" }, { "dropping-particle" : "", "family" : "Jones", "given" : "MC", "non-dropping-particle" : "", "parse-names" : false, "suffix" : "" }, { "dropping-particle" : "", "family" : "Walter Anthony", "given" : "Katey", "non-dropping-particle" : "", "parse-names" : false, "suffix" : "" }, { "dropping-particle" : "", "family" : "Olefeldt", "given" : "D.", "non-dropping-particle" : "", "parse-names" : false, "suffix" : "" }, { "dropping-particle" : "", "family" : "Schuur", "given" : "Edward A G", "non-dropping-particle" : "", "parse-names" : false, "suffix" : "" }, { "dropping-particle" : "", "family" : "Grosse", "given" : "Guido", "non-dropping-particle" : "", "parse-names" : false, "suffix" : "" }, { "dropping-particle" : "", "family" : "Kuhry", "given" : "P.", "non-dropping-particle" : "", "parse-names" : false, "suffix" : "" }, { "dropping-particle" : "", "family" : "Hugelius", "given" : "Gustaf", "non-dropping-particle" : "", "parse-names" : false, "suffix" : "" }, { "dropping-particle" : "", "family" : "Koven", "given" : "Charles D.", "non-dropping-particle" : "", "parse-names" : false, "suffix" : "" }, { "dropping-particle" : "", "family" : "Lawrence", "given" : "David M", "non-dropping-particle" : "", "parse-names" : false, "suffix" : "" }, { "dropping-particle" : "", "family" : "Gibson", "given" : "C", "non-dropping-particle" : "", "parse-names" : false, "suffix" : "" }, { "dropping-particle" : "", "family" : "Sannel", "given" : "ABK", "non-dropping-particle" : "", "parse-names" : false, "suffix" : "" }, { "dropping-particle" : "", "family" : "McGuire", "given" : "A. David", "non-dropping-particle" : "", "parse-names" : false, "suffix" : "" } ], "container-title" : "Nature Geoscience", "id" : "ITEM-1", "issued" : { "date-parts" : [ [ "2021" ] ] }, "title" : "Abrupt thaw amplifies the permafrost carbon feedback through upland erosion and methane hotspots", "translator" : [ { "dropping-particle" : "", "family" : "L1443", "given" : "", "non-dropping-particle" : "", "parse-names" : false, "suffix" : "" } ], "type" : "article-journal", "volume" : "(in press)" }, "uris" : [ "http://www.mendeley.com/documents/?uuid=aa596079-c2ad-4eeb-ae7f-23c66fd63209" ] } ], "mendeley" : { "formattedCitation" : "(Turetsky et al., 2021)", "manualFormatting" : "Turetsky et al., (2020a)", "plainTextFormattedCitation" : "(Turetsky et al., 2021)", "previouslyFormattedCitation" : "(Turetsky et al., 2021)"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 xml:space="preserve">Turetsky et al., </w:t>
      </w:r>
      <w:del w:id="3979" w:author="Robin Matthews" w:date="2021-06-17T18:02:00Z">
        <w:r w:rsidR="00025FA2" w:rsidRPr="001E7A27" w:rsidDel="00D66569">
          <w:rPr>
            <w:noProof/>
            <w:lang w:val="en-GB" w:eastAsia="en-US"/>
          </w:rPr>
          <w:delText>(</w:delText>
        </w:r>
      </w:del>
      <w:r w:rsidR="00025FA2" w:rsidRPr="001E7A27">
        <w:rPr>
          <w:noProof/>
          <w:lang w:val="en-GB" w:eastAsia="en-US"/>
        </w:rPr>
        <w:t>2020a)</w:t>
      </w:r>
      <w:r w:rsidRPr="001E7A27">
        <w:rPr>
          <w:lang w:val="en-GB" w:eastAsia="en-US"/>
        </w:rPr>
        <w:fldChar w:fldCharType="end"/>
      </w:r>
      <w:commentRangeEnd w:id="3975"/>
      <w:commentRangeEnd w:id="3976"/>
      <w:r w:rsidR="00D66569" w:rsidRPr="001E7A27">
        <w:rPr>
          <w:rStyle w:val="CommentReference"/>
          <w:lang w:val="en-GB"/>
        </w:rPr>
        <w:commentReference w:id="3975"/>
      </w:r>
      <w:r w:rsidR="00025FA2" w:rsidRPr="001E7A27">
        <w:rPr>
          <w:rStyle w:val="CommentReference"/>
          <w:lang w:val="en-GB"/>
        </w:rPr>
        <w:commentReference w:id="3976"/>
      </w:r>
      <w:del w:id="3980" w:author="Robin Matthews" w:date="2021-06-17T18:02:00Z">
        <w:r w:rsidRPr="001E7A27" w:rsidDel="00D66569">
          <w:rPr>
            <w:lang w:val="en-GB" w:eastAsia="en-US"/>
          </w:rPr>
          <w:delText>)</w:delText>
        </w:r>
      </w:del>
      <w:r w:rsidRPr="001E7A27">
        <w:rPr>
          <w:lang w:val="en-GB" w:eastAsia="en-US"/>
        </w:rPr>
        <w:t xml:space="preserve">. It also remains unclear whether the permafrost carbon pool represents a coherent global tipping element of the Earth system with a single abrupt threshold </w:t>
      </w:r>
      <w:r w:rsidRPr="001E7A27">
        <w:rPr>
          <w:lang w:val="en-GB" w:eastAsia="en-US"/>
        </w:rPr>
        <w:fldChar w:fldCharType="begin" w:fldLock="1"/>
      </w:r>
      <w:r w:rsidR="00747167" w:rsidRPr="001E7A27">
        <w:rPr>
          <w:lang w:val="en-GB" w:eastAsia="en-US"/>
        </w:rPr>
        <w:instrText>ADDIN CSL_CITATION { "citationItems" : [ { "id" : "ITEM-1", "itemData" : { "DOI" : "10.1073/pnas.1511451112", "ISBN" : "0027-8424", "ISSN" : "0027-8424", "PMID" : "26460042", "abstract" : "Abrupt transitions of regional climate in response to the gradual rise in atmospheric greenhouse gas concentrations are notoriously difficult to foresee. However, such events could be particularly challenging in view of the capacity required for society and ecosystems to adapt to them. We present, to our knowledge, the first systematic screening of the massive climate model ensemble informing the recent Intergovernmental Panel on Climate Change report, and reveal evidence of 37 forced regional abrupt changes in the ocean, sea ice, snow cover, permafrost, and terrestrial biosphere that arise after a certain global temperature increase. Eighteen out of 37 events occur for global warming levels of less than 2\u00b0, a threshold sometimes presented as a safe limit. Although most models predict one or more such events, any specific occurrence typically appears in only a few models. We find no compelling evidence for a general relation between the overall number of abrupt shifts and the level of global warming. However, we do note that abrupt changes in ocean circulation occur more often for moderate warming (less than 2\u00b0), whereas over land they occurmore often forwarming larger than 2\u00b0. Using a basic proportion test, however, we find that the number of abrupt shifts identified in Representative Concentration Pathway (RCP) 8.5 scenarios is significantly larger than in other scenarios of lower radiative forcing. This suggests the potential for a gradual trend of destabilization of the climate with respect to such shifts, due to increasing global mean temperature change.",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"title" : "Catalogue of abrupt shifts in Intergovernmental panel on climate change climate models", "translator" : [ { "dropping-particle" : "", "family" : "L4493", "given" : "", "non-dropping-particle" : "", "parse-names" : false, "suffix" : "" } ], "type" : "article-journal", "volume" : "112" }, "uris" : [ "http://www.mendeley.com/documents/?uuid=d2cd1759-f54d-3241-8432-4e778c00380b" ] } ], "mendeley" : { "formattedCitation" : "(Drijfhout et al., 2015)", "plainTextFormattedCitation" : "(Drijfhout et al., 2015)", "previouslyFormattedCitation" : "(Drijfhout et al., 2015)"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(Drijfhout et al., 2015)</w:t>
      </w:r>
      <w:r w:rsidRPr="001E7A27">
        <w:rPr>
          <w:lang w:val="en-GB" w:eastAsia="en-US"/>
        </w:rPr>
        <w:fldChar w:fldCharType="end"/>
      </w:r>
      <w:r w:rsidRPr="001E7A27">
        <w:rPr>
          <w:lang w:val="en-GB" w:eastAsia="en-US"/>
        </w:rPr>
        <w:t xml:space="preserve"> at a given </w:t>
      </w:r>
      <w:r w:rsidR="00C51C35" w:rsidRPr="001E7A27">
        <w:rPr>
          <w:lang w:val="en-GB" w:eastAsia="en-US"/>
        </w:rPr>
        <w:t>level of global warming</w:t>
      </w:r>
      <w:r w:rsidRPr="001E7A27">
        <w:rPr>
          <w:lang w:val="en-GB" w:eastAsia="en-US"/>
        </w:rPr>
        <w:t>, or a local scale tipping point without abrupt thresholds when aggregated across the pan-Arctic region</w:t>
      </w:r>
      <w:ins w:id="3981" w:author="Soapbox" w:date="2021-07-21T09:53:00Z">
        <w:r w:rsidR="004E5633" w:rsidRPr="001E7A27">
          <w:rPr>
            <w:lang w:val="en-GB" w:eastAsia="en-US"/>
          </w:rPr>
          <w:t>,</w:t>
        </w:r>
      </w:ins>
      <w:r w:rsidRPr="001E7A27">
        <w:rPr>
          <w:lang w:val="en-GB" w:eastAsia="en-US"/>
        </w:rPr>
        <w:t xml:space="preserve"> as is suggested by recent model results (e.g.</w:t>
      </w:r>
      <w:ins w:id="3982" w:author="Robin Matthews" w:date="2021-06-17T18:04:00Z">
        <w:r w:rsidR="00D66569" w:rsidRPr="001E7A27">
          <w:rPr>
            <w:lang w:val="en-GB" w:eastAsia="en-US"/>
          </w:rPr>
          <w:t>,</w:t>
        </w:r>
      </w:ins>
      <w:r w:rsidRPr="001E7A27">
        <w:rPr>
          <w:lang w:val="en-GB" w:eastAsia="en-US"/>
        </w:rPr>
        <w:t xml:space="preserve"> </w:t>
      </w:r>
      <w:commentRangeStart w:id="3983"/>
      <w:r w:rsidRPr="001E7A27">
        <w:rPr>
          <w:lang w:val="en-GB" w:eastAsia="en-US"/>
        </w:rPr>
        <w:fldChar w:fldCharType="begin" w:fldLock="1"/>
      </w:r>
      <w:ins w:id="3984" w:author="Robin Matthews" w:date="2021-06-17T18:04:00Z">
        <w:r w:rsidR="00D66569" w:rsidRPr="001E7A27">
          <w:rPr>
            <w:lang w:val="en-GB" w:eastAsia="en-US"/>
          </w:rPr>
          <w:instrText>ADDIN CSL_CITATION { "citationItems" : [ { "id" : "ITEM-1", "itemData" : { "DOI" : "10.1073/pnas.1415123112", "ISSN" : "0027-8424", "abstract" : "Permafrost soils contain enormous amounts of organic carbon whose stability is contingent on remaining frozen. With future warming, these soils may release carbon to the atmosphere and act as a positive feedback to climate change. Significant uncertainty remains on the postthaw carbon dynamics of permafrost-affected ecosystems, in particular since most of the carbon resides at depth where decomposition dynamics may differ from surface soils, and since nitrogen mineralized by decomposition may enhance plant growth. Here we show, using a carbon\u2212nitrogen model that includes permafrost processes forced in an unmitigated warming scenario, that the future carbon balance of the permafrost region is highly sensitive to the decomposability of deeper carbon, with the net balance ranging from 21 Pg C to 164 Pg C losses by 2300. Increased soil nitrogen mineralization reduces nutrient limitations, but the impact of deep nitrogen on the carbon budget is small due to enhanced nitrogen availability from warming surface soils and seasonal asynchrony between deeper nitrogen availability and plant nitrogen demands. Although nitrogen dynamics are highly uncertain, the future carbon balance of this region is projected to hinge more on the rate and extent of permafrost thaw and soil decomposition than on enhanced nitrogen availability for vegetation growth resulting from permafrost thaw.", "author" : [ { "dropping-particle" : "", "family" : "Koven", "given" : "Charles D", "non-dropping-particle" : "", "parse-names" : false, "suffix" : "" }, { "dropping-particle" : "", "family" : "Lawrence", "given" : "David M", "non-dropping-particle" : "", "parse-names" : false, "suffix" : "" }, { "dropping-particle" : "", "family" : "Riley", "given" : "William J", "non-dropping-particle" : "", "parse-names" : false, "suffix" : "" } ], "container-title" : "Proceedings of the National Academy of Sciences", "id" : "ITEM-1", "issue" : "12", "issued" : { "date-parts" : [ [ "2015", "3", "9" ] ] }, "page" : "201415123", "title" : "Permafrost carbon\u2212climate feedback is sensitive to deep soil carbon decomposability but not deep soil nitrogen dynamics", "translator" : [ { "dropping-particle" : "", "family" : "L4052", "given" : "", "non-dropping-particle" : "", "parse-names" : false, "suffix" : "" } ], "type" : "article-journal", "volume" : "112" }, "uris" : [ "http://www.mendeley.com/documents/?uuid=07c8292d-7328-4433-8b2e-94a4ce84937c" ] }, { "id" : "ITEM-2", "itemData" : { "DOI" : "10.1073/pnas.1719903115", "ISSN" : "0027-8424", "abstract" : "We conducted a model-based assessment of changes in permafrost area and carbon storage for simulations driven by RCP4.5 and RCP8.5 projections between 2010 and 2299 for the northern permafrost region. All models simulating carbon represented soil with depth, a critical structural feature needed to represent the permafrost carbon\u2013climate feedback, but that is not a universal feature of all climate models. Between 2010 and 2299, simulations indicated losses of permafrost between 3 and 5 million km 2 for the RCP4.5 climate and between 6 and 16 million km 2 for the RCP8.5 climate. For the RCP4.5 projection, cumulative change in soil carbon varied between 66-Pg C (10 15 -g carbon) loss to 70-Pg C gain. For the RCP8.5 projection, losses in soil carbon varied between 74 and 652 Pg C (mean loss, 341 Pg C). For the RCP4.5 projection, gains in vegetation carbon were largely responsible for the overall projected net gains in ecosystem carbon by 2299 (8- to 244-Pg C gains). In contrast, for the RCP8.5 projection, gains in vegetation carbon were not great enough to compensate for the losses of carbon projected by four of the five models; changes in ecosystem carbon ranged from a 641-Pg C loss to a 167-Pg C gain (mean, 208-Pg C loss). The models indicate that substantial net losses of ecosystem carbon would not occur until after 2100. This assessment suggests that effective mitigation efforts during the remainder of this century could attenuate the negative consequences of the permafrost carbon\u2013climate feedback.", "author" : [ { "dropping-particle" : "", "family" : "McGuire", "given" : "A David", "non-dropping-particle" : "", "parse-names" : false, "suffix" : "" }, { "dropping-particle" : "", "family" : "Lawrence", "given" : "David M", "non-dropping-particle" : "", "parse-names" : false, "suffix" : "" }, { "dropping-particle" : "", "family" : "Koven", "given" : "Charles", "non-dropping-particle" : "", "parse-names" : false, "suffix" : "" }, { "dropping-particle" : "", "family" : "Clein", "given" : "Joy S", "non-dropping-particle" : "", "parse-names" : false, "suffix" : "" }, { "dropping-particle" : "", "family" : "Burke", "given" : "Eleanor", "non-dropping-particle" : "", "parse-names" : false, "suffix" : "" }, { "dropping-particle" : "", "family" : "Chen", "given" : "Guangsheng", "non-dropping-particle" : "", "parse-names" : false, "suffix" : "" }, { "dropping-particle" : "", "family" : "Jafarov", "given" : "Elchin", "non-dropping-particle" : "", "parse-names" : false, "suffix" : "" }, { "dropping-particle" : "", "family" : "MacDougall", "given" : "Andrew H", "non-dropping-particle" : "", "parse-names" : false, "suffix" : "" }, { "dropping-particle" : "", "family" : "Marchenko", "given" : "Sergey", "non-dropping-particle" : "", "parse-names" : false, "suffix" : "" }, { "dropping-particle" : "", "family" : "Nicolsky", "given" : "Dmitry", "non-dropping-particle" : "", "parse-names" : false, "suffix" : "" }, { "dropping-particle" : "", "family" : "Peng", "given" : "Shushi", "non-dropping-particle" : "", "parse-names" : false, "suffix" : "" }, { "dropping-particle" : "", "family" : "Rinke", "given" : "Annette", "non-dropping-particle" : "", "parse-names" : false, "suffix" : "" }, { "dropping-particle" : "", "family" : "Ciais", "given" : "Philippe", "non-dropping-particle" : "", "parse-names" : false, "suffix" : "" }, { "dropping-particle" : "", "family" : "Gouttevin", "given" : "Isabelle", "non-dropping-particle" : "", "parse-names" : false, "suffix" : "" }, { "dropping-particle" : "", "family" : "Hayes", "given" : "Daniel J", "non-dropping-particle" : "", "parse-names" : false, "suffix" : "" }, { "dropping-particle" : "", "family" : "Ji", "given" : "Duoying", "non-dropping-particle" : "", "parse-names" : false, "suffix" : "" }, { "dropping-particle" : "", "family" : "Krinner", "given" : "Gerhard", "non-dropping-particle" : "", "parse-names" : false, "suffix" : "" }, { "dropping-particle" : "", "family" : "Moore", "given" : "John C",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"Schaefer", "given" : "Kevin", "non-dropping-particle" : "", "parse-names" : false, "suffix" : "" }, { "dropping-particle" : "", "family" : "Schuur", "given" : "Edward A G", "non-dropping-particle" : "", "parse-names" : false, "suffix" : "" }, { "dropping-particle" : "", "family" : "Zhuang", "given" : "Qianlai", "non-dropping-particle" : "", "parse-names" : false, "suffix" : "" } ], "container-title" : "Proceedings of the National Academy of Sciences", "id" : "ITEM-2", "issue" : "15", "issued" : { "date-parts" : [ [ "2018", "4", "10" ] ] }, "page" : "3882-3887", "title" : "Dependence of the evolution of carbon dynamics in the northern permafrost region on the trajectory of climate change", "translator" : [ { "dropping-particle" : "", "family" : "L7225", "given" : "", "non-dropping-particle" : "", "parse-names" : false, "suffix" : "" } ], "type" : "article-journal", "volume" : "115" }, "uris" : [ "http://www.mendeley.com/documents/?uuid=e99a82fd-cfca-428f-947e-fa62d35291fe" ] } ], "mendeley" : { "formattedCitation" : "(Koven et al., 2015b; McGuire et al., 2018)", "manualFormatting" : "Koven et al., 2015a; McGuire et al., 2018)", "plainTextFormattedCitation" : "(Koven et al., 2015b; McGuire et al., 2018)", "previouslyFormattedCitation" : "(Koven et al., 2015b; McGuire et al., 2018)" }, "properties" : { "noteIndex" : 0 }, "schema" : "https://github.com/citation-style-language/schema/raw/master/csl-citation.json" }</w:instrText>
        </w:r>
      </w:ins>
      <w:del w:id="3985" w:author="Robin Matthews" w:date="2021-06-17T18:04:00Z">
        <w:r w:rsidR="00747167" w:rsidRPr="001E7A27" w:rsidDel="00D66569">
          <w:rPr>
            <w:lang w:val="en-GB" w:eastAsia="en-US"/>
          </w:rPr>
          <w:delInstrText>ADDIN CSL_CITATION { "citationItems" : [ { "id" : "ITEM-1", "itemData" : { "DOI" : "10.1073/pnas.1415123112", "ISSN" : "0027-8424", "abstract" : "Permafrost soils contain enormous amounts of organic carbon whose stability is contingent on remaining frozen. With future warming, these soils may release carbon to the atmosphere and act as a positive feedback to climate change. Significant uncertainty remains on the postthaw carbon dynamics of permafrost-affected ecosystems, in particular since most of the carbon resides at depth where decomposition dynamics may differ from surface soils, and since nitrogen mineralized by decomposition may enhance plant growth. Here we show, using a carbon\u2212nitrogen model that includes permafrost processes forced in an unmitigated warming scenario, that the future carbon balance of the permafrost region is highly sensitive to the decomposability of deeper carbon, with the net balance ranging from 21 Pg C to 164 Pg C losses by 2300. Increased soil nitrogen mineralization reduces nutrient limitations, but the impact of deep nitrogen on the carbon budget is small due to enhanced nitrogen availability from warming surface soils and seasonal asynchrony between deeper nitrogen availability and plant nitrogen demands. Although nitrogen dynamics are highly uncertain, the future carbon balance of this region is projected to hinge more on the rate and extent of permafrost thaw and soil decomposition than on enhanced nitrogen availability for vegetation growth resulting from permafrost thaw.", "author" : [ { "dropping-particle" : "", "family" : "Koven", "given" : "Charles D", "non-dropping-particle" : "", "parse-names" : false, "suffix" : "" }, { "dropping-particle" : "", "family" : "Lawrence", "given" : "David M", "non-dropping-particle" : "", "parse-names" : false, "suffix" : "" }, { "dropping-particle" : "", "family" : "Riley", "given" : "William J", "non-dropping-particle" : "", "parse-names" : false, "suffix" : "" } ], "container-title" : "Proceedings of the National Academy of Sciences", "id" : "ITEM-1", "issue" : "12", "issued" : { "date-parts" : [ [ "2015", "3", "9" ] ] }, "page" : "201415123", "title" : "Permafrost carbon\u2212climate feedback is sensitive to deep soil carbon decomposability but not deep soil nitrogen dynamics", "translator" : [ { "dropping-particle" : "", "family" : "L4052", "given" : "", "non-dropping-particle" : "", "parse-names" : false, "suffix" : "" } ], "type" : "article-journal", "volume" : "112" }, "uris" : [ "http://www.mendeley.com/documents/?uuid=07c8292d-7328-4433-8b2e-94a4ce84937c" ] }, { "id" : "ITEM-2", "itemData" : { "DOI" : "10.1073/pnas.1719903115", "ISSN" : "0027-8424", "abstract" : "We conducted a model-based assessment of changes in permafrost area and carbon storage for simulations driven by RCP4.5 and RCP8.5 projections between 2010 and 2299 for the northern permafrost region. All models simulating carbon represented soil with depth, a critical structural feature needed to represent the permafrost carbon\u2013climate feedback, but that is not a universal feature of all climate models. Between 2010 and 2299, simulations indicated losses of permafrost between 3 and 5 million km 2 for the RCP4.5 climate and between 6 and 16 million km 2 for the RCP8.5 climate. For the RCP4.5 projection, cumulative change in soil carbon varied between 66-Pg C (10 15 -g carbon) loss to 70-Pg C gain. For the RCP8.5 projection, losses in soil carbon varied between 74 and 652 Pg C (mean loss, 341 Pg C). For the RCP4.5 projection, gains in vegetation carbon were largely responsible for the overall projected net gains in ecosystem carbon by 2299 (8- to 244-Pg C gains). In contrast, for the RCP8.5 projection, gains in vegetation carbon were not great enough to compensate for the losses of carbon projected by four of the five models; changes in ecosystem carbon ranged from a 641-Pg C loss to a 167-Pg C gain (mean, 208-Pg C loss). The models indicate that substantial net losses of ecosystem carbon would not occur until after 2100. This assessment suggests that effective mitigation efforts during the remainder of this century could attenuate the negative consequences of the permafrost carbon\u2013climate feedback.", "author" : [ { "dropping-particle" : "", "family" : "McGuire", "given" : "A David", "non-dropping-particle" : "", "parse-names" : false, "suffix" : "" }, { "dropping-particle" : "", "family" : "Lawrence", "given" : "David M", "non-dropping-particle" : "", "parse-names" : false, "suffix" : "" }, { "dropping-particle" : "", "family" : "Koven", "given" : "Charles", "non-dropping-particle" : "", "parse-names" : false, "suffix" : "" }, { "dropping-particle" : "", "family" : "Clein", "given" : "Joy S", "non-dropping-particle" : "", "parse-names" : false, "suffix" : "" }, { "dropping-particle" : "", "family" : "Burke", "given" : "Eleanor", "non-dropping-particle" : "", "parse-names" : false, "suffix" : "" }, { "dropping-particle" : "", "family" : "Chen", "given" : "Guangsheng", "non-dropping-particle" : "", "parse-names" : false, "suffix" : "" }, { "dropping-particle" : "", "family" : "Jafarov", "given" : "Elchin", "non-dropping-particle" : "", "parse-names" : false, "suffix" : "" }, { "dropping-particle" : "", "family" : "MacDougall", "given" : "Andrew H", "non-dropping-particle" : "", "parse-names" : false, "suffix" : "" }, { "dropping-particle" : "", "family" : "Marchenko", "given" : "Sergey", "non-dropping-particle" : "", "parse-names" : false, "suffix" : "" }, { "dropping-particle" : "", "family" : "Nicolsky", "given" : "Dmitry", "non-dropping-particle" : "", "parse-names" : false, "suffix" : "" }, { "dropping-particle" : "", "family" : "Peng", "given" : "Shushi", "non-dropping-particle" : "", "parse-names" : false, "suffix" : "" }, { "dropping-particle" : "", "family" : "Rinke", "given" : "Annette", "non-dropping-particle" : "", "parse-names" : false, "suffix" : "" }, { "dropping-particle" : "", "family" : "Ciais", "given" : "Philippe", "non-dropping-particle" : "", "parse-names" : false, "suffix" : "" }, { "dropping-particle" : "", "family" : "Gouttevin", "given" : "Isabelle", "non-dropping-particle" : "", "parse-names" : false, "suffix" : "" }, { "dropping-particle" : "", "family" : "Hayes", "given" : "Daniel J", "non-dropping-particle" : "", "parse-names" : false, "suffix" : "" }, { "dropping-particle" : "", "family" : "Ji", "given" : "Duoying", "non-dropping-particle" : "", "parse-names" : false, "suffix" : "" }, { "dropping-particle" : "", "family" : "Krinner", "given" : "Gerhard", "non-dropping-particle" : "", "parse-names" : false, "suffix" : "" }, { "dropping-particle" : "", "family" : "Moore", "given" : "John C",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"Schaefer", "given" : "Kevin", "non-dropping-particle" : "", "parse-names" : false, "suffix" : "" }, { "dropping-particle" : "", "family" : "Schuur", "given" : "Edward A G", "non-dropping-particle" : "", "parse-names" : false, "suffix" : "" }, { "dropping-particle" : "", "family" : "Zhuang", "given" : "Qianlai", "non-dropping-particle" : "", "parse-names" : false, "suffix" : "" } ], "container-title" : "Proceedings of the National Academy of Sciences", "id" : "ITEM-2", "issue" : "15", "issued" : { "date-parts" : [ [ "2018", "4", "10" ] ] }, "page" : "3882-3887", "title" : "Dependence of the evolution of carbon dynamics in the northern permafrost region on the trajectory of climate change", "translator" : [ { "dropping-particle" : "", "family" : "L7225", "given" : "", "non-dropping-particle" : "", "parse-names" : false, "suffix" : "" } ], "type" : "article-journal", "volume" : "115" }, "uris" : [ "http://www.mendeley.com/documents/?uuid=e99a82fd-cfca-428f-947e-fa62d35291fe" ] } ], "mendeley" : { "formattedCitation" : "(Koven et al., 2015b; McGuire et al., 2018)", "plainTextFormattedCitation" : "(Koven et al., 2015b; McGuire et al., 2018)", "previouslyFormattedCitation" : "(Koven et al., 2015b; McGuire et al., 2018)" }, "properties" : { "noteIndex" : 0 }, "schema" : "https://github.com/citation-style-language/schema/raw/master/csl-citation.json" }</w:delInstrText>
        </w:r>
      </w:del>
      <w:r w:rsidRPr="001E7A27">
        <w:rPr>
          <w:lang w:val="en-GB" w:eastAsia="en-US"/>
        </w:rPr>
        <w:fldChar w:fldCharType="separate"/>
      </w:r>
      <w:del w:id="3986" w:author="Robin Matthews" w:date="2021-06-17T18:04:00Z">
        <w:r w:rsidR="00025FA2" w:rsidRPr="001E7A27" w:rsidDel="00D66569">
          <w:rPr>
            <w:noProof/>
            <w:lang w:val="en-GB" w:eastAsia="en-US"/>
          </w:rPr>
          <w:delText>(</w:delText>
        </w:r>
      </w:del>
      <w:r w:rsidR="00025FA2" w:rsidRPr="001E7A27">
        <w:rPr>
          <w:noProof/>
          <w:lang w:val="en-GB" w:eastAsia="en-US"/>
        </w:rPr>
        <w:t>Koven et al., 2015</w:t>
      </w:r>
      <w:ins w:id="3987" w:author="Robin Matthews" w:date="2021-06-17T18:04:00Z">
        <w:r w:rsidR="00D66569" w:rsidRPr="001E7A27">
          <w:rPr>
            <w:noProof/>
            <w:lang w:val="en-GB" w:eastAsia="en-US"/>
          </w:rPr>
          <w:t>a</w:t>
        </w:r>
      </w:ins>
      <w:del w:id="3988" w:author="Robin Matthews" w:date="2021-06-17T18:04:00Z">
        <w:r w:rsidR="00025FA2" w:rsidRPr="001E7A27" w:rsidDel="00D66569">
          <w:rPr>
            <w:noProof/>
            <w:lang w:val="en-GB" w:eastAsia="en-US"/>
          </w:rPr>
          <w:delText>b</w:delText>
        </w:r>
      </w:del>
      <w:r w:rsidR="00025FA2" w:rsidRPr="001E7A27">
        <w:rPr>
          <w:noProof/>
          <w:lang w:val="en-GB" w:eastAsia="en-US"/>
        </w:rPr>
        <w:t>; McGuire et al., 2018)</w:t>
      </w:r>
      <w:r w:rsidRPr="001E7A27">
        <w:rPr>
          <w:lang w:val="en-GB" w:eastAsia="en-US"/>
        </w:rPr>
        <w:fldChar w:fldCharType="end"/>
      </w:r>
      <w:commentRangeEnd w:id="3983"/>
      <w:r w:rsidR="00025FA2" w:rsidRPr="001E7A27">
        <w:rPr>
          <w:rStyle w:val="CommentReference"/>
          <w:lang w:val="en-GB"/>
        </w:rPr>
        <w:commentReference w:id="3983"/>
      </w:r>
      <w:del w:id="3989" w:author="Robin Matthews" w:date="2021-06-17T18:04:00Z">
        <w:r w:rsidRPr="001E7A27" w:rsidDel="00D66569">
          <w:rPr>
            <w:lang w:val="en-GB" w:eastAsia="en-US"/>
          </w:rPr>
          <w:delText>)</w:delText>
        </w:r>
      </w:del>
      <w:r w:rsidRPr="001E7A27">
        <w:rPr>
          <w:lang w:val="en-GB" w:eastAsia="en-US"/>
        </w:rPr>
        <w:t xml:space="preserve">. </w:t>
      </w:r>
    </w:p>
    <w:p w14:paraId="68445F28" w14:textId="77777777" w:rsidR="00E4133F" w:rsidRPr="001E7A27" w:rsidRDefault="00E4133F" w:rsidP="005C7F25">
      <w:pPr>
        <w:pStyle w:val="AR6BodyText"/>
        <w:shd w:val="clear" w:color="auto" w:fill="DEEAF6" w:themeFill="accent1" w:themeFillTint="33"/>
        <w:rPr>
          <w:lang w:val="en-GB" w:eastAsia="en-US"/>
        </w:rPr>
      </w:pPr>
    </w:p>
    <w:p w14:paraId="22036629" w14:textId="249B7A50" w:rsidR="00E4133F" w:rsidRPr="001E7A27" w:rsidRDefault="00E4133F" w:rsidP="005C7F25">
      <w:pPr>
        <w:pStyle w:val="AR6BodyText"/>
        <w:shd w:val="clear" w:color="auto" w:fill="DEEAF6" w:themeFill="accent1" w:themeFillTint="33"/>
        <w:rPr>
          <w:lang w:val="en-GB"/>
        </w:rPr>
      </w:pPr>
      <w:r w:rsidRPr="001E7A27">
        <w:rPr>
          <w:lang w:val="en-GB" w:eastAsia="en-US"/>
        </w:rPr>
        <w:t>In conclusion, thawing terrestrial permafrost will lead to carbon release under a warmer world (</w:t>
      </w:r>
      <w:r w:rsidRPr="001E7A27">
        <w:rPr>
          <w:i/>
          <w:iCs/>
          <w:lang w:val="en-GB" w:eastAsia="en-US"/>
        </w:rPr>
        <w:t>high confidence</w:t>
      </w:r>
      <w:r w:rsidRPr="001E7A27">
        <w:rPr>
          <w:lang w:val="en-GB" w:eastAsia="en-US"/>
        </w:rPr>
        <w:t xml:space="preserve">). However, there is </w:t>
      </w:r>
      <w:r w:rsidRPr="001E7A27">
        <w:rPr>
          <w:i/>
          <w:iCs/>
          <w:lang w:val="en-GB" w:eastAsia="en-US"/>
        </w:rPr>
        <w:t>low confidence</w:t>
      </w:r>
      <w:r w:rsidRPr="001E7A27">
        <w:rPr>
          <w:lang w:val="en-GB" w:eastAsia="en-US"/>
        </w:rPr>
        <w:t xml:space="preserve"> on the timing, magnitude and linearity of the permafrost climate feedback</w:t>
      </w:r>
      <w:r w:rsidRPr="001E7A27">
        <w:rPr>
          <w:rFonts w:cs="Times New Roman"/>
          <w:color w:val="000000"/>
          <w:lang w:val="en-GB" w:eastAsia="en-GB"/>
        </w:rPr>
        <w:t xml:space="preserve"> owing to </w:t>
      </w:r>
      <w:r w:rsidRPr="001E7A27">
        <w:rPr>
          <w:lang w:val="en-GB" w:eastAsia="en-US"/>
        </w:rPr>
        <w:t xml:space="preserve">the wide range of published estimates and the incomplete knowledge and representation in models of drivers and relationships. </w:t>
      </w:r>
      <w:r w:rsidRPr="001E7A27">
        <w:rPr>
          <w:rFonts w:cs="Times New Roman"/>
          <w:color w:val="000000"/>
          <w:lang w:val="en-GB" w:eastAsia="en-GB"/>
        </w:rPr>
        <w:t>It is projected that CO</w:t>
      </w:r>
      <w:r w:rsidRPr="001E7A27">
        <w:rPr>
          <w:rFonts w:cs="Times New Roman"/>
          <w:color w:val="000000"/>
          <w:sz w:val="13"/>
          <w:szCs w:val="13"/>
          <w:vertAlign w:val="subscript"/>
          <w:lang w:val="en-GB" w:eastAsia="en-GB"/>
        </w:rPr>
        <w:t>2</w:t>
      </w:r>
      <w:r w:rsidRPr="001E7A27">
        <w:rPr>
          <w:rFonts w:cs="Times New Roman"/>
          <w:color w:val="000000"/>
          <w:lang w:val="en-GB" w:eastAsia="en-GB"/>
        </w:rPr>
        <w:t xml:space="preserve"> released from permafrost will be </w:t>
      </w:r>
      <w:commentRangeStart w:id="3990"/>
      <w:r w:rsidRPr="001E7A27">
        <w:rPr>
          <w:rFonts w:cs="Times New Roman"/>
          <w:color w:val="000000"/>
          <w:lang w:val="en-GB" w:eastAsia="en-GB"/>
        </w:rPr>
        <w:t>18 (3.1</w:t>
      </w:r>
      <w:r w:rsidRPr="001E7A27">
        <w:rPr>
          <w:lang w:val="en-GB"/>
        </w:rPr>
        <w:t>–</w:t>
      </w:r>
      <w:r w:rsidRPr="001E7A27">
        <w:rPr>
          <w:rFonts w:cs="Times New Roman"/>
          <w:color w:val="000000"/>
          <w:lang w:val="en-GB" w:eastAsia="en-GB"/>
        </w:rPr>
        <w:t xml:space="preserve">41) PgC </w:t>
      </w:r>
      <w:commentRangeEnd w:id="3990"/>
      <w:r w:rsidR="003B51E5">
        <w:rPr>
          <w:rStyle w:val="CommentReference"/>
          <w:lang w:val="en-GB"/>
        </w:rPr>
        <w:commentReference w:id="3990"/>
      </w:r>
      <w:commentRangeStart w:id="3991"/>
      <w:commentRangeStart w:id="3992"/>
      <w:del w:id="3993" w:author="Tom Maycock" w:date="2021-09-09T15:14:00Z">
        <w:r w:rsidRPr="001E7A27" w:rsidDel="00E06B72">
          <w:rPr>
            <w:rFonts w:cs="Times New Roman"/>
            <w:color w:val="000000"/>
            <w:lang w:val="en-GB" w:eastAsia="en-GB"/>
          </w:rPr>
          <w:delText>per 1</w:delText>
        </w:r>
      </w:del>
      <w:r w:rsidRPr="001E7A27">
        <w:rPr>
          <w:rFonts w:cs="Times New Roman"/>
          <w:color w:val="000000"/>
          <w:lang w:val="en-GB" w:eastAsia="en-GB"/>
        </w:rPr>
        <w:t>°C</w:t>
      </w:r>
      <w:ins w:id="3994" w:author="Tom Maycock" w:date="2021-09-09T15:14:00Z">
        <w:r w:rsidR="00E06B72" w:rsidRPr="00E06B72">
          <w:rPr>
            <w:rFonts w:cs="Times New Roman"/>
            <w:color w:val="000000"/>
            <w:vertAlign w:val="superscript"/>
            <w:lang w:val="en-GB" w:eastAsia="en-GB"/>
            <w:rPrChange w:id="3995" w:author="Tom Maycock" w:date="2021-09-09T15:14:00Z">
              <w:rPr>
                <w:rFonts w:cs="Times New Roman"/>
                <w:color w:val="000000"/>
                <w:lang w:val="en-GB" w:eastAsia="en-GB"/>
              </w:rPr>
            </w:rPrChange>
          </w:rPr>
          <w:t>–1</w:t>
        </w:r>
      </w:ins>
      <w:r w:rsidRPr="001E7A27">
        <w:rPr>
          <w:rFonts w:cs="Times New Roman"/>
          <w:color w:val="000000"/>
          <w:lang w:val="en-GB" w:eastAsia="en-GB"/>
        </w:rPr>
        <w:t xml:space="preserve"> </w:t>
      </w:r>
      <w:commentRangeEnd w:id="3991"/>
      <w:r w:rsidR="00A80BEA" w:rsidRPr="001E7A27">
        <w:rPr>
          <w:rStyle w:val="CommentReference"/>
          <w:lang w:val="en-GB"/>
        </w:rPr>
        <w:commentReference w:id="3991"/>
      </w:r>
      <w:commentRangeEnd w:id="3992"/>
      <w:r w:rsidR="003B51E5">
        <w:rPr>
          <w:rStyle w:val="CommentReference"/>
          <w:lang w:val="en-GB"/>
        </w:rPr>
        <w:commentReference w:id="3992"/>
      </w:r>
      <w:r w:rsidRPr="001E7A27">
        <w:rPr>
          <w:rFonts w:cs="Times New Roman"/>
          <w:color w:val="000000"/>
          <w:lang w:val="en-GB" w:eastAsia="en-GB"/>
        </w:rPr>
        <w:t>by 2100</w:t>
      </w:r>
      <w:ins w:id="3996" w:author="Soapbox" w:date="2021-07-21T09:54:00Z">
        <w:r w:rsidR="004E5633" w:rsidRPr="001E7A27">
          <w:rPr>
            <w:rFonts w:cs="Times New Roman"/>
            <w:color w:val="000000"/>
            <w:lang w:val="en-GB" w:eastAsia="en-GB"/>
          </w:rPr>
          <w:t>,</w:t>
        </w:r>
      </w:ins>
      <w:r w:rsidRPr="001E7A27">
        <w:rPr>
          <w:rFonts w:cs="Times New Roman"/>
          <w:color w:val="000000"/>
          <w:lang w:val="en-GB" w:eastAsia="en-GB"/>
        </w:rPr>
        <w:t xml:space="preserve"> with the relative contribution of CO</w:t>
      </w:r>
      <w:r w:rsidRPr="001E7A27">
        <w:rPr>
          <w:rFonts w:cs="Times New Roman"/>
          <w:color w:val="000000"/>
          <w:vertAlign w:val="subscript"/>
          <w:lang w:val="en-GB" w:eastAsia="en-GB"/>
        </w:rPr>
        <w:t>2</w:t>
      </w:r>
      <w:r w:rsidRPr="001E7A27">
        <w:rPr>
          <w:rFonts w:cs="Times New Roman"/>
          <w:color w:val="000000"/>
          <w:lang w:val="en-GB" w:eastAsia="en-GB"/>
        </w:rPr>
        <w:t xml:space="preserve"> vs CH</w:t>
      </w:r>
      <w:r w:rsidRPr="001E7A27">
        <w:rPr>
          <w:rFonts w:cs="Times New Roman"/>
          <w:color w:val="000000"/>
          <w:vertAlign w:val="subscript"/>
          <w:lang w:val="en-GB" w:eastAsia="en-GB"/>
        </w:rPr>
        <w:t>4</w:t>
      </w:r>
      <w:r w:rsidRPr="001E7A27">
        <w:rPr>
          <w:rFonts w:cs="Times New Roman"/>
          <w:color w:val="000000"/>
          <w:lang w:val="en-GB" w:eastAsia="en-GB"/>
        </w:rPr>
        <w:t xml:space="preserve"> remaining poorly constrained. Permafrost carbon feedbacks are included among the under</w:t>
      </w:r>
      <w:ins w:id="3997" w:author="Soapbox" w:date="2021-07-21T09:54:00Z">
        <w:r w:rsidR="004E5633" w:rsidRPr="001E7A27">
          <w:rPr>
            <w:rFonts w:cs="Times New Roman"/>
            <w:color w:val="000000"/>
            <w:lang w:val="en-GB" w:eastAsia="en-GB"/>
          </w:rPr>
          <w:t>-</w:t>
        </w:r>
      </w:ins>
      <w:r w:rsidRPr="001E7A27">
        <w:rPr>
          <w:rFonts w:cs="Times New Roman"/>
          <w:color w:val="000000"/>
          <w:lang w:val="en-GB" w:eastAsia="en-GB"/>
        </w:rPr>
        <w:t>represented feedbacks quantified in Figure 5.29.</w:t>
      </w:r>
    </w:p>
    <w:p w14:paraId="116DE803" w14:textId="77777777" w:rsidR="00830892" w:rsidRPr="001E7A27" w:rsidRDefault="00830892" w:rsidP="005C7F25">
      <w:pPr>
        <w:pStyle w:val="AR6BodyText"/>
        <w:rPr>
          <w:lang w:val="en-GB" w:eastAsia="en-US"/>
        </w:rPr>
      </w:pPr>
    </w:p>
    <w:p w14:paraId="5A951CE0" w14:textId="77777777" w:rsidR="00767D7D" w:rsidRPr="001E7A27" w:rsidRDefault="00767D7D" w:rsidP="005C7F25">
      <w:pPr>
        <w:pStyle w:val="AR6BodyText"/>
        <w:rPr>
          <w:b/>
          <w:bCs/>
          <w:lang w:val="en-GB"/>
        </w:rPr>
      </w:pPr>
      <w:r w:rsidRPr="001E7A27">
        <w:rPr>
          <w:b/>
          <w:bCs/>
          <w:lang w:val="en-GB"/>
        </w:rPr>
        <w:t>[END BOX 5.1 HERE]</w:t>
      </w:r>
    </w:p>
    <w:p w14:paraId="05C6D84F" w14:textId="77777777" w:rsidR="00B664F8" w:rsidRPr="001E7A27" w:rsidRDefault="00B664F8" w:rsidP="005C7F25">
      <w:pPr>
        <w:pStyle w:val="AR6BodyText"/>
        <w:rPr>
          <w:rFonts w:cs="Times New Roman"/>
          <w:lang w:val="en-GB"/>
        </w:rPr>
      </w:pPr>
    </w:p>
    <w:p w14:paraId="4440F127" w14:textId="77777777" w:rsidR="001C7F75" w:rsidRPr="001E7A27" w:rsidRDefault="001C7F75" w:rsidP="005C7F25">
      <w:pPr>
        <w:pStyle w:val="AR6BodyText"/>
        <w:rPr>
          <w:rFonts w:cs="Times New Roman"/>
          <w:lang w:val="en-GB"/>
        </w:rPr>
      </w:pPr>
    </w:p>
    <w:p w14:paraId="77B848F8" w14:textId="3020476A" w:rsidR="00ED3EF6" w:rsidRPr="001E7A27" w:rsidRDefault="00ED3EF6" w:rsidP="00535548">
      <w:pPr>
        <w:pStyle w:val="AR6Chap5Level2511"/>
        <w:rPr>
          <w:lang w:val="en-GB"/>
        </w:rPr>
      </w:pPr>
      <w:bookmarkStart w:id="3998" w:name="_Toc33564284"/>
      <w:bookmarkStart w:id="3999" w:name="_Toc70535698"/>
      <w:bookmarkStart w:id="4000" w:name="_Hlk46902121"/>
      <w:bookmarkStart w:id="4001" w:name="_Hlk56092072"/>
      <w:r w:rsidRPr="001E7A27">
        <w:rPr>
          <w:lang w:val="en-GB"/>
        </w:rPr>
        <w:t xml:space="preserve">Climate </w:t>
      </w:r>
      <w:r w:rsidR="003760AB" w:rsidRPr="001E7A27">
        <w:rPr>
          <w:lang w:val="en-GB"/>
        </w:rPr>
        <w:t>E</w:t>
      </w:r>
      <w:r w:rsidRPr="001E7A27">
        <w:rPr>
          <w:lang w:val="en-GB"/>
        </w:rPr>
        <w:t xml:space="preserve">ffects on </w:t>
      </w:r>
      <w:r w:rsidR="003760AB" w:rsidRPr="001E7A27">
        <w:rPr>
          <w:lang w:val="en-GB"/>
        </w:rPr>
        <w:t>F</w:t>
      </w:r>
      <w:r w:rsidRPr="001E7A27">
        <w:rPr>
          <w:lang w:val="en-GB"/>
        </w:rPr>
        <w:t xml:space="preserve">uture </w:t>
      </w:r>
      <w:r w:rsidR="003760AB" w:rsidRPr="001E7A27">
        <w:rPr>
          <w:lang w:val="en-GB"/>
        </w:rPr>
        <w:t>O</w:t>
      </w:r>
      <w:r w:rsidRPr="001E7A27">
        <w:rPr>
          <w:lang w:val="en-GB"/>
        </w:rPr>
        <w:t xml:space="preserve">cean </w:t>
      </w:r>
      <w:r w:rsidR="003760AB" w:rsidRPr="001E7A27">
        <w:rPr>
          <w:lang w:val="en-GB"/>
        </w:rPr>
        <w:t>C</w:t>
      </w:r>
      <w:r w:rsidRPr="001E7A27">
        <w:rPr>
          <w:lang w:val="en-GB"/>
        </w:rPr>
        <w:t xml:space="preserve">arbon </w:t>
      </w:r>
      <w:r w:rsidR="003760AB" w:rsidRPr="001E7A27">
        <w:rPr>
          <w:lang w:val="en-GB"/>
        </w:rPr>
        <w:t>U</w:t>
      </w:r>
      <w:r w:rsidRPr="001E7A27">
        <w:rPr>
          <w:lang w:val="en-GB"/>
        </w:rPr>
        <w:t>ptake</w:t>
      </w:r>
      <w:bookmarkEnd w:id="3998"/>
      <w:bookmarkEnd w:id="3999"/>
      <w:r w:rsidRPr="001E7A27">
        <w:rPr>
          <w:lang w:val="en-GB"/>
        </w:rPr>
        <w:t xml:space="preserve"> </w:t>
      </w:r>
      <w:bookmarkStart w:id="4002" w:name="_Toc33564285"/>
    </w:p>
    <w:p w14:paraId="73D442A2" w14:textId="206AE2EA" w:rsidR="00ED3EF6" w:rsidRPr="001E7A27" w:rsidRDefault="00ED3EF6" w:rsidP="00155803">
      <w:pPr>
        <w:pStyle w:val="AR6BodyText"/>
        <w:rPr>
          <w:rFonts w:cs="Times New Roman"/>
          <w:lang w:val="en-GB"/>
        </w:rPr>
      </w:pPr>
    </w:p>
    <w:p w14:paraId="310D3A76" w14:textId="03F2B647" w:rsidR="00ED3EF6" w:rsidRPr="001E7A27" w:rsidRDefault="00ED3EF6" w:rsidP="00535548">
      <w:pPr>
        <w:pStyle w:val="AR6Chap5Level35111"/>
        <w:rPr>
          <w:lang w:val="en-GB"/>
        </w:rPr>
      </w:pPr>
      <w:bookmarkStart w:id="4003" w:name="_Toc70535699"/>
      <w:r w:rsidRPr="001E7A27">
        <w:rPr>
          <w:lang w:val="en-GB"/>
        </w:rPr>
        <w:t xml:space="preserve">Physical </w:t>
      </w:r>
      <w:r w:rsidR="003760AB" w:rsidRPr="001E7A27">
        <w:rPr>
          <w:lang w:val="en-GB"/>
        </w:rPr>
        <w:t>D</w:t>
      </w:r>
      <w:r w:rsidRPr="001E7A27">
        <w:rPr>
          <w:lang w:val="en-GB"/>
        </w:rPr>
        <w:t xml:space="preserve">rivers of </w:t>
      </w:r>
      <w:r w:rsidR="003760AB" w:rsidRPr="001E7A27">
        <w:rPr>
          <w:lang w:val="en-GB"/>
        </w:rPr>
        <w:t>F</w:t>
      </w:r>
      <w:r w:rsidRPr="001E7A27">
        <w:rPr>
          <w:lang w:val="en-GB"/>
        </w:rPr>
        <w:t xml:space="preserve">uture </w:t>
      </w:r>
      <w:r w:rsidR="003760AB" w:rsidRPr="001E7A27">
        <w:rPr>
          <w:lang w:val="en-GB"/>
        </w:rPr>
        <w:t>O</w:t>
      </w:r>
      <w:r w:rsidRPr="001E7A27">
        <w:rPr>
          <w:lang w:val="en-GB"/>
        </w:rPr>
        <w:t xml:space="preserve">cean </w:t>
      </w:r>
      <w:r w:rsidR="003760AB" w:rsidRPr="001E7A27">
        <w:rPr>
          <w:lang w:val="en-GB"/>
        </w:rPr>
        <w:t>C</w:t>
      </w:r>
      <w:r w:rsidRPr="001E7A27">
        <w:rPr>
          <w:lang w:val="en-GB"/>
        </w:rPr>
        <w:t xml:space="preserve">arbon </w:t>
      </w:r>
      <w:r w:rsidR="003760AB" w:rsidRPr="001E7A27">
        <w:rPr>
          <w:lang w:val="en-GB"/>
        </w:rPr>
        <w:t>U</w:t>
      </w:r>
      <w:r w:rsidRPr="001E7A27">
        <w:rPr>
          <w:lang w:val="en-GB"/>
        </w:rPr>
        <w:t>ptake</w:t>
      </w:r>
      <w:bookmarkEnd w:id="4002"/>
      <w:r w:rsidR="00B664F8" w:rsidRPr="001E7A27">
        <w:rPr>
          <w:lang w:val="en-GB"/>
        </w:rPr>
        <w:t xml:space="preserve"> and Storage</w:t>
      </w:r>
      <w:bookmarkEnd w:id="4003"/>
    </w:p>
    <w:p w14:paraId="1147744C" w14:textId="77777777" w:rsidR="00535548" w:rsidRPr="001E7A27" w:rsidRDefault="00535548" w:rsidP="00535548">
      <w:pPr>
        <w:pStyle w:val="AR6BodyText"/>
        <w:rPr>
          <w:lang w:val="en-GB" w:eastAsia="en-US"/>
        </w:rPr>
      </w:pPr>
    </w:p>
    <w:p w14:paraId="63889336" w14:textId="44F84172" w:rsidR="00ED3EF6" w:rsidRPr="001E7A27" w:rsidRDefault="00ED3EF6" w:rsidP="005C7F25">
      <w:pPr>
        <w:rPr>
          <w:rFonts w:cs="Times New Roman"/>
          <w:lang w:val="en-GB"/>
        </w:rPr>
      </w:pPr>
      <w:r w:rsidRPr="001E7A27">
        <w:rPr>
          <w:rFonts w:cs="Times New Roman"/>
          <w:lang w:val="en-GB"/>
        </w:rPr>
        <w:t>The principal contribution to increasing global ocean carbon is the air-sea flux of CO</w:t>
      </w:r>
      <w:r w:rsidRPr="001E7A27">
        <w:rPr>
          <w:rFonts w:cs="Times New Roman"/>
          <w:vertAlign w:val="subscript"/>
          <w:lang w:val="en-GB"/>
        </w:rPr>
        <w:t>2</w:t>
      </w:r>
      <w:r w:rsidRPr="001E7A27">
        <w:rPr>
          <w:rFonts w:cs="Times New Roman"/>
          <w:lang w:val="en-GB"/>
        </w:rPr>
        <w:t xml:space="preserve">, which changes the </w:t>
      </w:r>
      <w:ins w:id="4004" w:author="Soapbox" w:date="2021-07-21T11:24:00Z">
        <w:r w:rsidR="00976A89" w:rsidRPr="001E7A27">
          <w:rPr>
            <w:rFonts w:cs="Times New Roman"/>
            <w:lang w:val="en-GB"/>
          </w:rPr>
          <w:t>dissolved inorganic carbon (</w:t>
        </w:r>
      </w:ins>
      <w:r w:rsidRPr="001E7A27">
        <w:rPr>
          <w:rFonts w:cs="Times New Roman"/>
          <w:lang w:val="en-GB"/>
        </w:rPr>
        <w:t>DIC</w:t>
      </w:r>
      <w:ins w:id="4005" w:author="Soapbox" w:date="2021-07-21T11:24:00Z">
        <w:r w:rsidR="00976A89" w:rsidRPr="001E7A27">
          <w:rPr>
            <w:rFonts w:cs="Times New Roman"/>
            <w:lang w:val="en-GB"/>
          </w:rPr>
          <w:t>)</w:t>
        </w:r>
      </w:ins>
      <w:r w:rsidRPr="001E7A27">
        <w:rPr>
          <w:rFonts w:cs="Times New Roman"/>
          <w:lang w:val="en-GB"/>
        </w:rPr>
        <w:t xml:space="preserve"> inventory</w:t>
      </w:r>
      <w:r w:rsidR="00B3176B" w:rsidRPr="001E7A27">
        <w:rPr>
          <w:rFonts w:cs="Times New Roman"/>
          <w:lang w:val="en-GB"/>
        </w:rPr>
        <w:t xml:space="preserve"> (</w:t>
      </w:r>
      <w:r w:rsidR="00024F3F" w:rsidRPr="001E7A27">
        <w:rPr>
          <w:rFonts w:cs="Times New Roman"/>
          <w:lang w:val="en-GB"/>
        </w:rPr>
        <w:t xml:space="preserve">Section </w:t>
      </w:r>
      <w:r w:rsidR="00B3176B" w:rsidRPr="001E7A27">
        <w:rPr>
          <w:rFonts w:cs="Times New Roman"/>
          <w:lang w:val="en-GB"/>
        </w:rPr>
        <w:t>5.4.2</w:t>
      </w:r>
      <w:ins w:id="4006" w:author="Soapbox" w:date="2021-07-21T11:25:00Z">
        <w:r w:rsidR="00976A89" w:rsidRPr="001E7A27">
          <w:rPr>
            <w:rFonts w:cs="Times New Roman"/>
            <w:lang w:val="en-GB"/>
          </w:rPr>
          <w:t>;</w:t>
        </w:r>
      </w:ins>
      <w:del w:id="4007" w:author="Soapbox" w:date="2021-07-21T11:25:00Z">
        <w:r w:rsidR="00B3176B" w:rsidRPr="001E7A27" w:rsidDel="00976A89">
          <w:rPr>
            <w:rFonts w:cs="Times New Roman"/>
            <w:lang w:val="en-GB"/>
          </w:rPr>
          <w:delText>)</w:delText>
        </w:r>
        <w:r w:rsidRPr="001E7A27" w:rsidDel="00976A89">
          <w:rPr>
            <w:rFonts w:cs="Times New Roman"/>
            <w:lang w:val="en-GB"/>
          </w:rPr>
          <w:delText xml:space="preserve"> </w:delText>
        </w:r>
      </w:del>
      <w:r w:rsidRPr="001E7A27">
        <w:rPr>
          <w:rFonts w:cs="Times New Roman"/>
          <w:lang w:val="en-GB"/>
        </w:rPr>
        <w:fldChar w:fldCharType="begin" w:fldLock="1"/>
      </w:r>
      <w:r w:rsidR="00747167" w:rsidRPr="001E7A27">
        <w:rPr>
          <w:rFonts w:cs="Times New Roman"/>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rFonts w:cs="Times New Roman"/>
          <w:lang w:val="en-GB"/>
        </w:rPr>
        <w:fldChar w:fldCharType="separate"/>
      </w:r>
      <w:ins w:id="4008" w:author="Soapbox" w:date="2021-07-21T11:25:00Z">
        <w:r w:rsidR="00976A89" w:rsidRPr="001E7A27">
          <w:rPr>
            <w:rFonts w:cs="Times New Roman"/>
            <w:noProof/>
            <w:lang w:val="en-GB"/>
          </w:rPr>
          <w:t xml:space="preserve"> </w:t>
        </w:r>
      </w:ins>
      <w:del w:id="4009" w:author="Soapbox" w:date="2021-07-21T11:25:00Z">
        <w:r w:rsidR="00025FA2" w:rsidRPr="001E7A27" w:rsidDel="00976A89">
          <w:rPr>
            <w:rFonts w:cs="Times New Roman"/>
            <w:noProof/>
            <w:lang w:val="en-GB"/>
          </w:rPr>
          <w:delText>(</w:delText>
        </w:r>
      </w:del>
      <w:r w:rsidR="00025FA2" w:rsidRPr="001E7A27">
        <w:rPr>
          <w:rFonts w:cs="Times New Roman"/>
          <w:noProof/>
          <w:lang w:val="en-GB"/>
        </w:rPr>
        <w:t>Arora et al., 2020)</w:t>
      </w:r>
      <w:r w:rsidRPr="001E7A27">
        <w:rPr>
          <w:rFonts w:cs="Times New Roman"/>
          <w:lang w:val="en-GB"/>
        </w:rPr>
        <w:fldChar w:fldCharType="end"/>
      </w:r>
      <w:r w:rsidRPr="001E7A27">
        <w:rPr>
          <w:rFonts w:cs="Times New Roman"/>
          <w:lang w:val="en-GB"/>
        </w:rPr>
        <w:t xml:space="preserve">. </w:t>
      </w:r>
      <w:r w:rsidR="00B3176B" w:rsidRPr="001E7A27">
        <w:rPr>
          <w:rFonts w:cs="Times New Roman"/>
          <w:lang w:val="en-GB"/>
        </w:rPr>
        <w:t>The processes that influence the variability and trends of the ocean carbon</w:t>
      </w:r>
      <w:ins w:id="4010" w:author="Tom Maycock" w:date="2021-09-09T16:30:00Z">
        <w:r w:rsidR="003444C6">
          <w:rPr>
            <w:rFonts w:cs="Times New Roman"/>
            <w:lang w:val="en-GB"/>
          </w:rPr>
          <w:t>–</w:t>
        </w:r>
      </w:ins>
      <w:del w:id="4011" w:author="Tom Maycock" w:date="2021-09-09T16:30:00Z">
        <w:r w:rsidR="00B3176B" w:rsidRPr="001E7A27" w:rsidDel="003444C6">
          <w:rPr>
            <w:rFonts w:cs="Times New Roman"/>
            <w:lang w:val="en-GB"/>
          </w:rPr>
          <w:delText>-</w:delText>
        </w:r>
      </w:del>
      <w:r w:rsidR="00B3176B" w:rsidRPr="001E7A27">
        <w:rPr>
          <w:rFonts w:cs="Times New Roman"/>
          <w:lang w:val="en-GB"/>
        </w:rPr>
        <w:t>heat nexus are assessed in Cross</w:t>
      </w:r>
      <w:r w:rsidR="00BD1E2D" w:rsidRPr="001E7A27">
        <w:rPr>
          <w:rFonts w:cs="Times New Roman"/>
          <w:lang w:val="en-GB"/>
        </w:rPr>
        <w:t>-</w:t>
      </w:r>
      <w:r w:rsidR="00B3176B" w:rsidRPr="001E7A27">
        <w:rPr>
          <w:rFonts w:cs="Times New Roman"/>
          <w:lang w:val="en-GB"/>
        </w:rPr>
        <w:t xml:space="preserve">Chapter Box 5.3. </w:t>
      </w:r>
      <w:r w:rsidR="00FD2850" w:rsidRPr="001E7A27">
        <w:rPr>
          <w:rFonts w:cs="Times New Roman"/>
          <w:lang w:val="en-GB"/>
        </w:rPr>
        <w:t>Climate has three important impacts on the ocean uptake of anthropogenic CO</w:t>
      </w:r>
      <w:r w:rsidR="00FD2850" w:rsidRPr="001E7A27">
        <w:rPr>
          <w:rFonts w:cs="Times New Roman"/>
          <w:vertAlign w:val="subscript"/>
          <w:lang w:val="en-GB"/>
        </w:rPr>
        <w:t>2</w:t>
      </w:r>
      <w:r w:rsidR="00FD2850" w:rsidRPr="001E7A27">
        <w:rPr>
          <w:rFonts w:cs="Times New Roman"/>
          <w:lang w:val="en-GB"/>
        </w:rPr>
        <w:t xml:space="preserve">: </w:t>
      </w:r>
      <w:r w:rsidR="00024F3F" w:rsidRPr="001E7A27">
        <w:rPr>
          <w:rFonts w:cs="Times New Roman"/>
          <w:lang w:val="en-GB"/>
        </w:rPr>
        <w:t>(i</w:t>
      </w:r>
      <w:r w:rsidR="00FD2850" w:rsidRPr="001E7A27">
        <w:rPr>
          <w:rFonts w:cs="Times New Roman"/>
          <w:lang w:val="en-GB"/>
        </w:rPr>
        <w:t>) ocean warming reduces the solubility of CO</w:t>
      </w:r>
      <w:r w:rsidR="00FD2850" w:rsidRPr="001E7A27">
        <w:rPr>
          <w:rFonts w:cs="Times New Roman"/>
          <w:vertAlign w:val="subscript"/>
          <w:lang w:val="en-GB"/>
        </w:rPr>
        <w:t>2</w:t>
      </w:r>
      <w:r w:rsidR="00FD2850" w:rsidRPr="001E7A27">
        <w:rPr>
          <w:rFonts w:cs="Times New Roman"/>
          <w:lang w:val="en-GB"/>
        </w:rPr>
        <w:t xml:space="preserve">, which increases </w:t>
      </w:r>
      <w:r w:rsidR="00FD2850" w:rsidRPr="001E7A27">
        <w:rPr>
          <w:rFonts w:cs="Times New Roman"/>
          <w:i/>
          <w:iCs/>
          <w:lang w:val="en-GB"/>
        </w:rPr>
        <w:t>p</w:t>
      </w:r>
      <w:r w:rsidR="00FD2850" w:rsidRPr="001E7A27">
        <w:rPr>
          <w:rFonts w:cs="Times New Roman"/>
          <w:lang w:val="en-GB"/>
        </w:rPr>
        <w:t>CO</w:t>
      </w:r>
      <w:r w:rsidR="00FD2850" w:rsidRPr="001E7A27">
        <w:rPr>
          <w:rFonts w:cs="Times New Roman"/>
          <w:vertAlign w:val="subscript"/>
          <w:lang w:val="en-GB"/>
        </w:rPr>
        <w:t>2</w:t>
      </w:r>
      <w:r w:rsidR="00FD2850" w:rsidRPr="001E7A27">
        <w:rPr>
          <w:rFonts w:cs="Times New Roman"/>
          <w:lang w:val="en-GB"/>
        </w:rPr>
        <w:t xml:space="preserve"> and increases the stratification of the mixed layer</w:t>
      </w:r>
      <w:ins w:id="4012" w:author="Soapbox" w:date="2021-07-21T11:25:00Z">
        <w:r w:rsidR="00976A89" w:rsidRPr="001E7A27">
          <w:rPr>
            <w:rFonts w:cs="Times New Roman"/>
            <w:lang w:val="en-GB"/>
          </w:rPr>
          <w:t>,</w:t>
        </w:r>
      </w:ins>
      <w:r w:rsidR="00FD2850" w:rsidRPr="001E7A27">
        <w:rPr>
          <w:rFonts w:cs="Times New Roman"/>
          <w:lang w:val="en-GB"/>
        </w:rPr>
        <w:t xml:space="preserve"> </w:t>
      </w:r>
      <w:del w:id="4013" w:author="Soapbox" w:date="2021-07-21T11:25:00Z">
        <w:r w:rsidR="00FD2850" w:rsidRPr="001E7A27" w:rsidDel="00976A89">
          <w:rPr>
            <w:rFonts w:cs="Times New Roman"/>
            <w:lang w:val="en-GB"/>
          </w:rPr>
          <w:delText xml:space="preserve">with </w:delText>
        </w:r>
      </w:del>
      <w:r w:rsidR="00FD2850" w:rsidRPr="001E7A27">
        <w:rPr>
          <w:rFonts w:cs="Times New Roman"/>
          <w:lang w:val="en-GB"/>
        </w:rPr>
        <w:t xml:space="preserve">both acting as positive feedbacks weakening the ocean sink </w:t>
      </w:r>
      <w:ins w:id="4014" w:author="Ian Blenkinsop" w:date="2021-07-28T18:50:00Z">
        <w:r w:rsidR="00B5268E" w:rsidRPr="001E7A27">
          <w:rPr>
            <w:rFonts w:cs="Times New Roman"/>
            <w:lang w:val="en-GB"/>
          </w:rPr>
          <w:t xml:space="preserve">(Section 9.2.1 and Cross-Chapter Box 5.3; </w:t>
        </w:r>
      </w:ins>
      <w:del w:id="4015" w:author="Ian Blenkinsop" w:date="2021-07-28T18:50:00Z">
        <w:r w:rsidR="00FD2850" w:rsidRPr="001E7A27" w:rsidDel="00B5268E">
          <w:rPr>
            <w:rFonts w:cs="Times New Roman"/>
            <w:lang w:val="en-GB"/>
          </w:rPr>
          <w:delText>(</w:delText>
        </w:r>
      </w:del>
      <w:r w:rsidR="008E2510" w:rsidRPr="001E7A27">
        <w:rPr>
          <w:rFonts w:cs="Times New Roman"/>
          <w:lang w:val="en-GB"/>
        </w:rPr>
        <w:t>Arora et al., 2020</w:t>
      </w:r>
      <w:del w:id="4016" w:author="Ian Blenkinsop" w:date="2021-07-28T18:50:00Z">
        <w:r w:rsidR="008E2510" w:rsidRPr="001E7A27" w:rsidDel="00B5268E">
          <w:rPr>
            <w:rFonts w:cs="Times New Roman"/>
            <w:lang w:val="en-GB"/>
          </w:rPr>
          <w:delText xml:space="preserve">; </w:delText>
        </w:r>
        <w:r w:rsidR="00FD2850" w:rsidRPr="001E7A27" w:rsidDel="00B5268E">
          <w:rPr>
            <w:rFonts w:cs="Times New Roman"/>
            <w:lang w:val="en-GB"/>
          </w:rPr>
          <w:delText>Cross</w:delText>
        </w:r>
        <w:r w:rsidR="00024F3F" w:rsidRPr="001E7A27" w:rsidDel="00B5268E">
          <w:rPr>
            <w:rFonts w:cs="Times New Roman"/>
            <w:lang w:val="en-GB"/>
          </w:rPr>
          <w:delText>-</w:delText>
        </w:r>
        <w:r w:rsidR="00FD2850" w:rsidRPr="001E7A27" w:rsidDel="00B5268E">
          <w:rPr>
            <w:rFonts w:cs="Times New Roman"/>
            <w:lang w:val="en-GB"/>
          </w:rPr>
          <w:delText>Chapter Box 5.3; 9.2.1</w:delText>
        </w:r>
      </w:del>
      <w:r w:rsidR="00024F3F" w:rsidRPr="001E7A27">
        <w:rPr>
          <w:rFonts w:cs="Times New Roman"/>
          <w:lang w:val="en-GB"/>
        </w:rPr>
        <w:t>)</w:t>
      </w:r>
      <w:r w:rsidR="00FD2850" w:rsidRPr="001E7A27">
        <w:rPr>
          <w:rFonts w:cs="Times New Roman"/>
          <w:lang w:val="en-GB"/>
        </w:rPr>
        <w:t xml:space="preserve">; </w:t>
      </w:r>
      <w:r w:rsidR="00024F3F" w:rsidRPr="001E7A27">
        <w:rPr>
          <w:rFonts w:cs="Times New Roman"/>
          <w:lang w:val="en-GB"/>
        </w:rPr>
        <w:t>(ii</w:t>
      </w:r>
      <w:r w:rsidR="00FD2850" w:rsidRPr="001E7A27">
        <w:rPr>
          <w:rFonts w:cs="Times New Roman"/>
          <w:lang w:val="en-GB"/>
        </w:rPr>
        <w:t>) changing the temporal and spatial characteristics of wind stress and storm alters mixing – entrainment in</w:t>
      </w:r>
      <w:ins w:id="4017" w:author="Soapbox" w:date="2021-07-21T11:26:00Z">
        <w:r w:rsidR="00976A89" w:rsidRPr="001E7A27">
          <w:rPr>
            <w:rFonts w:cs="Times New Roman"/>
            <w:lang w:val="en-GB"/>
          </w:rPr>
          <w:t>, and across the bottom of,</w:t>
        </w:r>
      </w:ins>
      <w:r w:rsidR="00FD2850" w:rsidRPr="001E7A27">
        <w:rPr>
          <w:rFonts w:cs="Times New Roman"/>
          <w:lang w:val="en-GB"/>
        </w:rPr>
        <w:t xml:space="preserve"> the mixed layer </w:t>
      </w:r>
      <w:del w:id="4018" w:author="Soapbox" w:date="2021-07-21T11:26:00Z">
        <w:r w:rsidR="00FD2850" w:rsidRPr="001E7A27" w:rsidDel="00976A89">
          <w:rPr>
            <w:rFonts w:cs="Times New Roman"/>
            <w:lang w:val="en-GB"/>
          </w:rPr>
          <w:delText xml:space="preserve">and across the bottom of the mixed layer </w:delText>
        </w:r>
      </w:del>
      <w:r w:rsidR="00C96F12" w:rsidRPr="001E7A27">
        <w:rPr>
          <w:rFonts w:cs="Times New Roman"/>
          <w:lang w:val="en-GB"/>
        </w:rPr>
        <w:fldChar w:fldCharType="begin" w:fldLock="1"/>
      </w:r>
      <w:r w:rsidR="00747167" w:rsidRPr="001E7A27">
        <w:rPr>
          <w:rFonts w:cs="Times New Roman"/>
          <w:lang w:val="en-GB"/>
        </w:rPr>
        <w:instrText>ADDIN CSL_CITATION { "citationItems" : [ { "id" : "ITEM-1", "itemData" : { "DOI" : "10.1007/s00382-017-4041-y", "ISSN" : "0930-7575", "author" : [ { "dropping-particle" : "", "family" : "Bronselaer", "given" : "Ben", "non-dropping-particle" : "", "parse-names" : false, "suffix" : "" }, { "dropping-particle" : "", "family" : "Zanna", "given" : "Laure", "non-dropping-particle" : "", "parse-names" : false, "suffix" : "" }, { "dropping-particle" : "", "family" : "Munday", "given" : "David R.", "non-dropping-particle" : "", "parse-names" : false, "suffix" : "" }, { "dropping-particle" : "", "family" : "Lowe", "given" : "Jason", "non-dropping-particle" : "", "parse-names" : false, "suffix" : "" } ], "container-title" : "Climate Dynamics", "id" : "ITEM-1", "issue" : "7-8", "issued" : { "date-parts" : [ [ "2018", "10", "7" ] ] }, "page" : "2743-2757", "publisher" : "Springer Berlin Heidelberg", "title" : "Southern Ocean carbon-wind stress feedback", "translator" : [ { "dropping-particle" : "", "family" : "L5274", "given" : "", "non-dropping-particle" : "", "parse-names" : false, "suffix" : "" } ], "type" : "article-journal", "volume" : "51" }, "uris" : [ "http://www.mendeley.com/documents/?uuid=43a429e5-e1bd-37e9-9a2b-ab6cdeec23b2" ] } ], "mendeley" : { "formattedCitation" : "(Bronselaer et al., 2018)", "plainTextFormattedCitation" : "(Bronselaer et al., 2018)", "previouslyFormattedCitation" : "(Bronselaer et al., 2018)" }, "properties" : { "noteIndex" : 0 }, "schema" : "https://github.com/citation-style-language/schema/raw/master/csl-citation.json" }</w:instrText>
      </w:r>
      <w:r w:rsidR="00C96F12" w:rsidRPr="001E7A27">
        <w:rPr>
          <w:rFonts w:cs="Times New Roman"/>
          <w:lang w:val="en-GB"/>
        </w:rPr>
        <w:fldChar w:fldCharType="separate"/>
      </w:r>
      <w:r w:rsidR="00025FA2" w:rsidRPr="001E7A27">
        <w:rPr>
          <w:rFonts w:cs="Times New Roman"/>
          <w:noProof/>
          <w:lang w:val="en-GB"/>
        </w:rPr>
        <w:t>(Bronselaer et al., 2018)</w:t>
      </w:r>
      <w:r w:rsidR="00C96F12" w:rsidRPr="001E7A27">
        <w:rPr>
          <w:rFonts w:cs="Times New Roman"/>
          <w:lang w:val="en-GB"/>
        </w:rPr>
        <w:fldChar w:fldCharType="end"/>
      </w:r>
      <w:ins w:id="4019" w:author="Soapbox" w:date="2021-07-21T11:26:00Z">
        <w:r w:rsidR="00976A89" w:rsidRPr="001E7A27">
          <w:rPr>
            <w:rFonts w:cs="Times New Roman"/>
            <w:lang w:val="en-GB"/>
          </w:rPr>
          <w:t>;</w:t>
        </w:r>
      </w:ins>
      <w:r w:rsidR="00FD2850" w:rsidRPr="001E7A27">
        <w:rPr>
          <w:rFonts w:cs="Times New Roman"/>
          <w:lang w:val="en-GB"/>
        </w:rPr>
        <w:t xml:space="preserve"> and </w:t>
      </w:r>
      <w:r w:rsidR="00024F3F" w:rsidRPr="001E7A27">
        <w:rPr>
          <w:rFonts w:cs="Times New Roman"/>
          <w:lang w:val="en-GB"/>
        </w:rPr>
        <w:t>(iii</w:t>
      </w:r>
      <w:r w:rsidR="00FD2850" w:rsidRPr="001E7A27">
        <w:rPr>
          <w:rFonts w:cs="Times New Roman"/>
          <w:lang w:val="en-GB"/>
        </w:rPr>
        <w:t xml:space="preserve">) </w:t>
      </w:r>
      <w:del w:id="4020" w:author="Soapbox" w:date="2021-07-21T11:26:00Z">
        <w:r w:rsidR="008E2510" w:rsidRPr="001E7A27" w:rsidDel="00976A89">
          <w:rPr>
            <w:rFonts w:cs="Times New Roman"/>
            <w:lang w:val="en-GB"/>
          </w:rPr>
          <w:delText xml:space="preserve">both </w:delText>
        </w:r>
      </w:del>
      <w:r w:rsidR="008E2510" w:rsidRPr="001E7A27">
        <w:rPr>
          <w:rFonts w:cs="Times New Roman"/>
          <w:lang w:val="en-GB"/>
        </w:rPr>
        <w:t>warming and wind stress influence the large</w:t>
      </w:r>
      <w:ins w:id="4021" w:author="Soapbox" w:date="2021-07-16T08:44:00Z">
        <w:r w:rsidR="00964CD4" w:rsidRPr="001E7A27">
          <w:rPr>
            <w:rFonts w:cs="Times New Roman"/>
            <w:lang w:val="en-GB"/>
          </w:rPr>
          <w:t>-</w:t>
        </w:r>
      </w:ins>
      <w:del w:id="4022" w:author="Soapbox" w:date="2021-07-16T08:44:00Z">
        <w:r w:rsidR="008E2510" w:rsidRPr="001E7A27" w:rsidDel="00964CD4">
          <w:rPr>
            <w:rFonts w:cs="Times New Roman"/>
            <w:lang w:val="en-GB"/>
          </w:rPr>
          <w:delText xml:space="preserve"> </w:delText>
        </w:r>
      </w:del>
      <w:r w:rsidR="008E2510" w:rsidRPr="001E7A27">
        <w:rPr>
          <w:rFonts w:cs="Times New Roman"/>
          <w:lang w:val="en-GB"/>
        </w:rPr>
        <w:t xml:space="preserve">scale </w:t>
      </w:r>
      <w:ins w:id="4023" w:author="Soapbox" w:date="2021-07-21T11:28:00Z">
        <w:r w:rsidR="00976A89" w:rsidRPr="001E7A27">
          <w:rPr>
            <w:rFonts w:cs="Times New Roman"/>
            <w:lang w:val="en-GB"/>
          </w:rPr>
          <w:t>meridional overturning circulation (</w:t>
        </w:r>
      </w:ins>
      <w:r w:rsidR="008E2510" w:rsidRPr="001E7A27">
        <w:rPr>
          <w:rFonts w:cs="Times New Roman"/>
          <w:lang w:val="en-GB"/>
        </w:rPr>
        <w:t>MOC</w:t>
      </w:r>
      <w:ins w:id="4024" w:author="Soapbox" w:date="2021-07-21T11:28:00Z">
        <w:r w:rsidR="00976A89" w:rsidRPr="001E7A27">
          <w:rPr>
            <w:rFonts w:cs="Times New Roman"/>
            <w:lang w:val="en-GB"/>
          </w:rPr>
          <w:t>)</w:t>
        </w:r>
      </w:ins>
      <w:r w:rsidR="008E2510" w:rsidRPr="001E7A27">
        <w:rPr>
          <w:rFonts w:cs="Times New Roman"/>
          <w:lang w:val="en-GB"/>
        </w:rPr>
        <w:t xml:space="preserve"> circulation</w:t>
      </w:r>
      <w:ins w:id="4025" w:author="Soapbox" w:date="2021-07-21T11:28:00Z">
        <w:r w:rsidR="0036479C" w:rsidRPr="001E7A27">
          <w:rPr>
            <w:rFonts w:cs="Times New Roman"/>
            <w:lang w:val="en-GB"/>
          </w:rPr>
          <w:t>,</w:t>
        </w:r>
      </w:ins>
      <w:r w:rsidR="008E2510" w:rsidRPr="001E7A27">
        <w:rPr>
          <w:rFonts w:cs="Times New Roman"/>
          <w:lang w:val="en-GB"/>
        </w:rPr>
        <w:t xml:space="preserve"> which modifies the rate of ventilation, storage or outgassing of ocean carbon in the ocean interior (Section 5.2.3.1; </w:t>
      </w:r>
      <w:commentRangeStart w:id="4026"/>
      <w:r w:rsidR="00226425" w:rsidRPr="001E7A27">
        <w:rPr>
          <w:rFonts w:cs="Times New Roman"/>
          <w:lang w:val="en-GB"/>
        </w:rPr>
        <w:fldChar w:fldCharType="begin" w:fldLock="1"/>
      </w:r>
      <w:r w:rsidR="001B061E" w:rsidRPr="001E7A27">
        <w:rPr>
          <w:rFonts w:cs="Times New Roman"/>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"id" : "ITEM-2",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"ITEM-2",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Arora et al., 2020)", "manualFormatting" : "Gruber et al., 2019; Arora et al., 2020)", "plainTextFormattedCitation" : "(Gruber et al., 2019a; Arora et al., 2020)", "previouslyFormattedCitation" : "(Gruber et al., 2019a; Arora et al., 2020)" }, "properties" : { "noteIndex" : 0 }, "schema" : "https://github.com/citation-style-language/schema/raw/master/csl-citation.json" }</w:instrText>
      </w:r>
      <w:r w:rsidR="00226425" w:rsidRPr="001E7A27">
        <w:rPr>
          <w:rFonts w:cs="Times New Roman"/>
          <w:lang w:val="en-GB"/>
        </w:rPr>
        <w:fldChar w:fldCharType="separate"/>
      </w:r>
      <w:r w:rsidR="00025FA2" w:rsidRPr="001E7A27">
        <w:rPr>
          <w:rFonts w:cs="Times New Roman"/>
          <w:noProof/>
          <w:lang w:val="en-GB"/>
        </w:rPr>
        <w:t>Gruber et al., 2019</w:t>
      </w:r>
      <w:ins w:id="4027" w:author="Robin Matthews" w:date="2021-06-17T18:05:00Z">
        <w:r w:rsidR="00D66569" w:rsidRPr="001E7A27">
          <w:rPr>
            <w:rFonts w:cs="Times New Roman"/>
            <w:noProof/>
            <w:lang w:val="en-GB"/>
          </w:rPr>
          <w:t>b</w:t>
        </w:r>
      </w:ins>
      <w:r w:rsidR="00025FA2" w:rsidRPr="001E7A27">
        <w:rPr>
          <w:rFonts w:cs="Times New Roman"/>
          <w:noProof/>
          <w:lang w:val="en-GB"/>
        </w:rPr>
        <w:t>; Arora et al., 2020)</w:t>
      </w:r>
      <w:r w:rsidR="00226425" w:rsidRPr="001E7A27">
        <w:rPr>
          <w:rFonts w:cs="Times New Roman"/>
          <w:lang w:val="en-GB"/>
        </w:rPr>
        <w:fldChar w:fldCharType="end"/>
      </w:r>
      <w:commentRangeEnd w:id="4026"/>
      <w:r w:rsidR="00025FA2" w:rsidRPr="001E7A27">
        <w:rPr>
          <w:rStyle w:val="CommentReference"/>
          <w:lang w:val="en-GB"/>
        </w:rPr>
        <w:commentReference w:id="4026"/>
      </w:r>
      <w:r w:rsidR="008E2510" w:rsidRPr="001E7A27">
        <w:rPr>
          <w:rFonts w:cs="Times New Roman"/>
          <w:lang w:val="en-GB"/>
        </w:rPr>
        <w:t>.</w:t>
      </w:r>
      <w:r w:rsidRPr="001E7A27">
        <w:rPr>
          <w:rFonts w:cs="Times New Roman"/>
          <w:lang w:val="en-GB"/>
        </w:rPr>
        <w:t xml:space="preserve"> </w:t>
      </w:r>
      <w:r w:rsidR="00FD2850" w:rsidRPr="001E7A27">
        <w:rPr>
          <w:rFonts w:cs="Times New Roman"/>
          <w:lang w:val="en-GB"/>
        </w:rPr>
        <w:t>The land-to-ocean riverine flux and the carbon burial in ocean sediments also play a minor role</w:t>
      </w:r>
      <w:r w:rsidR="00B3176B" w:rsidRPr="001E7A27">
        <w:rPr>
          <w:rFonts w:cs="Times New Roman"/>
          <w:lang w:val="en-GB"/>
        </w:rPr>
        <w:t xml:space="preserve"> (</w:t>
      </w:r>
      <w:r w:rsidR="00B3176B" w:rsidRPr="001E7A27">
        <w:rPr>
          <w:rFonts w:cs="Times New Roman"/>
          <w:i/>
          <w:iCs/>
          <w:lang w:val="en-GB"/>
        </w:rPr>
        <w:t>low confidence</w:t>
      </w:r>
      <w:r w:rsidR="00B3176B" w:rsidRPr="001E7A27">
        <w:rPr>
          <w:rFonts w:cs="Times New Roman"/>
          <w:lang w:val="en-GB"/>
        </w:rPr>
        <w:t>)</w:t>
      </w:r>
      <w:r w:rsidR="00FD2850" w:rsidRPr="001E7A27">
        <w:rPr>
          <w:rFonts w:cs="Times New Roman"/>
          <w:lang w:val="en-GB"/>
        </w:rPr>
        <w:t xml:space="preserve"> </w:t>
      </w:r>
      <w:r w:rsidR="00FD2850" w:rsidRPr="001E7A27">
        <w:rPr>
          <w:rFonts w:cs="Times New Roman"/>
          <w:lang w:val="en-GB"/>
        </w:rPr>
        <w:fldChar w:fldCharType="begin" w:fldLock="1"/>
      </w:r>
      <w:r w:rsidR="00747167" w:rsidRPr="001E7A27">
        <w:rPr>
          <w:rFonts w:cs="Times New Roman"/>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00FD2850" w:rsidRPr="001E7A27">
        <w:rPr>
          <w:rFonts w:cs="Times New Roman"/>
          <w:lang w:val="en-GB"/>
        </w:rPr>
        <w:fldChar w:fldCharType="separate"/>
      </w:r>
      <w:r w:rsidR="00025FA2" w:rsidRPr="001E7A27">
        <w:rPr>
          <w:rFonts w:cs="Times New Roman"/>
          <w:noProof/>
          <w:lang w:val="en-GB"/>
        </w:rPr>
        <w:t>(Arora et al., 2020)</w:t>
      </w:r>
      <w:r w:rsidR="00FD2850" w:rsidRPr="001E7A27">
        <w:rPr>
          <w:rFonts w:cs="Times New Roman"/>
          <w:lang w:val="en-GB"/>
        </w:rPr>
        <w:fldChar w:fldCharType="end"/>
      </w:r>
      <w:r w:rsidR="00FD2850" w:rsidRPr="001E7A27">
        <w:rPr>
          <w:rFonts w:cs="Times New Roman"/>
          <w:lang w:val="en-GB"/>
        </w:rPr>
        <w:t xml:space="preserve">. </w:t>
      </w:r>
      <w:r w:rsidRPr="001E7A27">
        <w:rPr>
          <w:rFonts w:cs="Times New Roman"/>
          <w:lang w:val="en-GB"/>
        </w:rPr>
        <w:t xml:space="preserve">Based on </w:t>
      </w:r>
      <w:r w:rsidRPr="001E7A27">
        <w:rPr>
          <w:rFonts w:cs="Times New Roman"/>
          <w:i/>
          <w:iCs/>
          <w:lang w:val="en-GB"/>
        </w:rPr>
        <w:t xml:space="preserve">high agreement </w:t>
      </w:r>
      <w:r w:rsidRPr="001E7A27">
        <w:rPr>
          <w:rFonts w:cs="Times New Roman"/>
          <w:lang w:val="en-GB"/>
        </w:rPr>
        <w:t xml:space="preserve">of projections by coupled climate models, there is </w:t>
      </w:r>
      <w:r w:rsidRPr="001E7A27">
        <w:rPr>
          <w:rFonts w:cs="Times New Roman"/>
          <w:i/>
          <w:iCs/>
          <w:lang w:val="en-GB"/>
        </w:rPr>
        <w:t xml:space="preserve">high confidence </w:t>
      </w:r>
      <w:r w:rsidRPr="001E7A27">
        <w:rPr>
          <w:rFonts w:cs="Times New Roman"/>
          <w:lang w:val="en-GB"/>
        </w:rPr>
        <w:t>that the resultant climate</w:t>
      </w:r>
      <w:ins w:id="4028" w:author="Tom Maycock" w:date="2021-09-09T15:15:00Z">
        <w:r w:rsidR="00D74675">
          <w:rPr>
            <w:rFonts w:cs="Times New Roman"/>
            <w:lang w:val="en-GB"/>
          </w:rPr>
          <w:t>–</w:t>
        </w:r>
      </w:ins>
      <w:del w:id="4029" w:author="Tom Maycock" w:date="2021-09-09T15:15:00Z">
        <w:r w:rsidRPr="001E7A27" w:rsidDel="00D74675">
          <w:rPr>
            <w:rFonts w:cs="Times New Roman"/>
            <w:lang w:val="en-GB"/>
          </w:rPr>
          <w:delText>-</w:delText>
        </w:r>
      </w:del>
      <w:r w:rsidRPr="001E7A27">
        <w:rPr>
          <w:rFonts w:cs="Times New Roman"/>
          <w:lang w:val="en-GB"/>
        </w:rPr>
        <w:t>carbon cycle feedback</w:t>
      </w:r>
      <w:r w:rsidR="008E2510" w:rsidRPr="001E7A27">
        <w:rPr>
          <w:rFonts w:cs="Times New Roman"/>
          <w:lang w:val="en-GB"/>
        </w:rPr>
        <w:t>s</w:t>
      </w:r>
      <w:r w:rsidRPr="001E7A27">
        <w:rPr>
          <w:rFonts w:cs="Times New Roman"/>
          <w:lang w:val="en-GB"/>
        </w:rPr>
        <w:t xml:space="preserve"> </w:t>
      </w:r>
      <w:r w:rsidR="008E2510" w:rsidRPr="001E7A27">
        <w:rPr>
          <w:rFonts w:cs="Times New Roman"/>
          <w:lang w:val="en-GB"/>
        </w:rPr>
        <w:t xml:space="preserve">are </w:t>
      </w:r>
      <w:r w:rsidRPr="001E7A27">
        <w:rPr>
          <w:rFonts w:cs="Times New Roman"/>
          <w:lang w:val="en-GB"/>
        </w:rPr>
        <w:t>positive</w:t>
      </w:r>
      <w:ins w:id="4030" w:author="Soapbox" w:date="2021-07-21T11:28:00Z">
        <w:r w:rsidR="0036479C" w:rsidRPr="001E7A27">
          <w:rPr>
            <w:rFonts w:cs="Times New Roman"/>
            <w:lang w:val="en-GB"/>
          </w:rPr>
          <w:t>,</w:t>
        </w:r>
      </w:ins>
      <w:r w:rsidR="008E2510" w:rsidRPr="001E7A27">
        <w:rPr>
          <w:rFonts w:cs="Times New Roman"/>
          <w:lang w:val="en-GB"/>
        </w:rPr>
        <w:t xml:space="preserve"> but the extent of </w:t>
      </w:r>
      <w:del w:id="4031" w:author="Soapbox" w:date="2021-07-21T11:29:00Z">
        <w:r w:rsidR="00B3176B" w:rsidRPr="001E7A27" w:rsidDel="0036479C">
          <w:rPr>
            <w:rFonts w:cs="Times New Roman"/>
            <w:lang w:val="en-GB"/>
          </w:rPr>
          <w:delText xml:space="preserve">the </w:delText>
        </w:r>
        <w:r w:rsidR="008E2510" w:rsidRPr="001E7A27" w:rsidDel="0036479C">
          <w:rPr>
            <w:rFonts w:cs="Times New Roman"/>
            <w:lang w:val="en-GB"/>
          </w:rPr>
          <w:delText>weakening</w:delText>
        </w:r>
      </w:del>
      <w:r w:rsidR="008E2510" w:rsidRPr="001E7A27">
        <w:rPr>
          <w:rFonts w:cs="Times New Roman"/>
          <w:lang w:val="en-GB"/>
        </w:rPr>
        <w:t xml:space="preserve"> the ocean sink</w:t>
      </w:r>
      <w:ins w:id="4032" w:author="Soapbox" w:date="2021-07-21T11:29:00Z">
        <w:r w:rsidR="0036479C" w:rsidRPr="001E7A27">
          <w:rPr>
            <w:rFonts w:cs="Times New Roman"/>
            <w:lang w:val="en-GB"/>
          </w:rPr>
          <w:t xml:space="preserve"> weakening</w:t>
        </w:r>
      </w:ins>
      <w:r w:rsidRPr="001E7A27">
        <w:rPr>
          <w:rFonts w:cs="Times New Roman"/>
          <w:lang w:val="en-GB"/>
        </w:rPr>
        <w:t xml:space="preserve"> </w:t>
      </w:r>
      <w:r w:rsidR="00B3176B" w:rsidRPr="001E7A27">
        <w:rPr>
          <w:rFonts w:cs="Times New Roman"/>
          <w:lang w:val="en-GB"/>
        </w:rPr>
        <w:t xml:space="preserve">is scenario dependent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(Arora et al., 2020)</w:t>
      </w:r>
      <w:r w:rsidRPr="001E7A27">
        <w:rPr>
          <w:rFonts w:cs="Times New Roman"/>
          <w:lang w:val="en-GB"/>
        </w:rPr>
        <w:fldChar w:fldCharType="end"/>
      </w:r>
      <w:r w:rsidRPr="001E7A27">
        <w:rPr>
          <w:rFonts w:cs="Times New Roman"/>
          <w:lang w:val="en-GB"/>
        </w:rPr>
        <w:t xml:space="preserve">.  </w:t>
      </w:r>
    </w:p>
    <w:p w14:paraId="52D8E45A" w14:textId="77777777" w:rsidR="00321FB9" w:rsidRPr="001E7A27" w:rsidRDefault="00321FB9" w:rsidP="005C7F25">
      <w:pPr>
        <w:rPr>
          <w:rFonts w:cs="Times New Roman"/>
          <w:lang w:val="en-GB"/>
        </w:rPr>
      </w:pPr>
    </w:p>
    <w:p w14:paraId="0984705D" w14:textId="44B6BE43" w:rsidR="00ED3EF6" w:rsidRPr="001E7A27" w:rsidRDefault="00ED3EF6" w:rsidP="005C7F25">
      <w:pPr>
        <w:pStyle w:val="AR6BodyText"/>
        <w:rPr>
          <w:rFonts w:cs="Times New Roman"/>
          <w:lang w:val="en-GB"/>
        </w:rPr>
      </w:pPr>
      <w:r w:rsidRPr="001E7A27">
        <w:rPr>
          <w:rFonts w:cs="Times New Roman"/>
          <w:lang w:val="en-GB"/>
        </w:rPr>
        <w:lastRenderedPageBreak/>
        <w:t>Regionally, t</w:t>
      </w:r>
      <w:r w:rsidRPr="001E7A27">
        <w:rPr>
          <w:lang w:val="en-GB"/>
        </w:rPr>
        <w:t>he Southern Ocean is a major sink of anthropogenic CO</w:t>
      </w:r>
      <w:r w:rsidRPr="001E7A27">
        <w:rPr>
          <w:vertAlign w:val="subscript"/>
          <w:lang w:val="en-GB"/>
        </w:rPr>
        <w:t>2</w:t>
      </w:r>
      <w:r w:rsidRPr="001E7A27">
        <w:rPr>
          <w:lang w:val="en-GB"/>
        </w:rPr>
        <w:t xml:space="preserve"> (Figure 5.8a), although challenges in modelling its circulation and Antarctic sea ice transport (Section</w:t>
      </w:r>
      <w:ins w:id="4033" w:author="Soapbox" w:date="2021-07-21T11:31:00Z">
        <w:r w:rsidR="00F90809" w:rsidRPr="001E7A27">
          <w:rPr>
            <w:lang w:val="en-GB"/>
          </w:rPr>
          <w:t>s</w:t>
        </w:r>
      </w:ins>
      <w:r w:rsidRPr="001E7A27">
        <w:rPr>
          <w:lang w:val="en-GB"/>
        </w:rPr>
        <w:t xml:space="preserve"> 3.4.1.2</w:t>
      </w:r>
      <w:del w:id="4034" w:author="Ian Blenkinsop" w:date="2021-07-28T14:26:00Z">
        <w:r w:rsidRPr="001E7A27" w:rsidDel="00A80BEA">
          <w:rPr>
            <w:lang w:val="en-GB"/>
          </w:rPr>
          <w:delText>;</w:delText>
        </w:r>
      </w:del>
      <w:ins w:id="4035" w:author="Ian Blenkinsop" w:date="2021-07-28T14:26:00Z">
        <w:r w:rsidR="00A80BEA" w:rsidRPr="001E7A27">
          <w:rPr>
            <w:lang w:val="en-GB"/>
          </w:rPr>
          <w:t>,</w:t>
        </w:r>
      </w:ins>
      <w:r w:rsidRPr="001E7A27">
        <w:rPr>
          <w:lang w:val="en-GB"/>
        </w:rPr>
        <w:t xml:space="preserve"> </w:t>
      </w:r>
      <w:del w:id="4036" w:author="Soapbox" w:date="2021-07-21T11:31:00Z">
        <w:r w:rsidRPr="001E7A27" w:rsidDel="00F90809">
          <w:rPr>
            <w:lang w:val="en-GB"/>
          </w:rPr>
          <w:delText xml:space="preserve">Section </w:delText>
        </w:r>
      </w:del>
      <w:r w:rsidRPr="001E7A27">
        <w:rPr>
          <w:lang w:val="en-GB"/>
        </w:rPr>
        <w:t>9.2.3.2</w:t>
      </w:r>
      <w:del w:id="4037" w:author="Ian Blenkinsop" w:date="2021-07-28T14:26:00Z">
        <w:r w:rsidRPr="001E7A27" w:rsidDel="00A80BEA">
          <w:rPr>
            <w:lang w:val="en-GB"/>
          </w:rPr>
          <w:delText xml:space="preserve">; </w:delText>
        </w:r>
      </w:del>
      <w:ins w:id="4038" w:author="Ian Blenkinsop" w:date="2021-07-28T14:26:00Z">
        <w:r w:rsidR="00A80BEA" w:rsidRPr="001E7A27">
          <w:rPr>
            <w:lang w:val="en-GB"/>
          </w:rPr>
          <w:t xml:space="preserve"> and </w:t>
        </w:r>
      </w:ins>
      <w:del w:id="4039" w:author="Soapbox" w:date="2021-07-21T11:31:00Z">
        <w:r w:rsidRPr="001E7A27" w:rsidDel="00F90809">
          <w:rPr>
            <w:lang w:val="en-GB"/>
          </w:rPr>
          <w:delText xml:space="preserve">Section </w:delText>
        </w:r>
      </w:del>
      <w:r w:rsidRPr="001E7A27">
        <w:rPr>
          <w:lang w:val="en-GB"/>
        </w:rPr>
        <w:t xml:space="preserve">9.3.2) generate uncertainty in the response of its sink to future </w:t>
      </w:r>
      <w:r w:rsidR="00B3176B" w:rsidRPr="001E7A27">
        <w:rPr>
          <w:lang w:val="en-GB"/>
        </w:rPr>
        <w:t>carbon</w:t>
      </w:r>
      <w:ins w:id="4040" w:author="Soapbox" w:date="2021-07-16T07:58:00Z">
        <w:r w:rsidR="00576D5B" w:rsidRPr="001E7A27">
          <w:rPr>
            <w:rFonts w:cs="Times New Roman"/>
            <w:lang w:val="en-GB"/>
          </w:rPr>
          <w:t>–</w:t>
        </w:r>
      </w:ins>
      <w:del w:id="4041" w:author="Soapbox" w:date="2021-07-16T07:58:00Z">
        <w:r w:rsidR="00B3176B" w:rsidRPr="001E7A27" w:rsidDel="00576D5B">
          <w:rPr>
            <w:lang w:val="en-GB"/>
          </w:rPr>
          <w:delText>-</w:delText>
        </w:r>
      </w:del>
      <w:r w:rsidR="00B3176B" w:rsidRPr="001E7A27">
        <w:rPr>
          <w:lang w:val="en-GB"/>
        </w:rPr>
        <w:t>climate feedbacks</w:t>
      </w:r>
      <w:r w:rsidRPr="001E7A27">
        <w:rPr>
          <w:lang w:val="en-GB"/>
        </w:rPr>
        <w:t xml:space="preserve">. Increased freshwater input may cause a slowdown of the lower overturning circulation, leading to increased Southern Ocean biological carbon storage </w:t>
      </w:r>
      <w:r w:rsidRPr="001E7A27">
        <w:rPr>
          <w:lang w:val="en-GB"/>
        </w:rPr>
        <w:fldChar w:fldCharType="begin" w:fldLock="1"/>
      </w:r>
      <w:r w:rsidR="00747167" w:rsidRPr="001E7A27">
        <w:rPr>
          <w:lang w:val="en-GB"/>
        </w:rPr>
        <w:instrText>ADDIN CSL_CITATION { "citationItems" : [ { "id" : "ITEM-1", "itemData" : { "DOI" : "10.1002/2015GL064320", "ISSN" : "00948276", "abstract" : "Abstract We investigate the mechanisms controlling the evolution of Southern Ocean carbon storage under a future climate warming scenario. A subset of Coupled Model Intercomparison Project Phase 5 models predicts that the inventory of biologically sequestered carbon south of 40\u00b0S increases about 18?34?Pg?C by 2100 relative to the preindustrial condition. Sensitivity experiments with an ocean circulation and biogeochemistry model illustrates the impacts of the wind and buoyancy forcings under a warming climate. Intensified and poleward shifted westerly wind strengthens the upper overturning circulation, not only leading to an increased uptake of anthropogenic CO2 but also releasing biologically regenerated carbon to the atmosphere. Freshening of Antarctic Surface Water causes a slowdown of the lower overturning circulation, leading to an increased Southern Ocean biological carbon storage. The rectified effect of these processes operating together is the sustained growth of the carbon storage in the Southern Ocean, even under the warming climate with a weaker global ocean carbon uptake.", "author" : [ { "dropping-particle" : "", "family" : "Ito", "given" : "Takamitsu", "non-dropping-particle" : "", "parse-names" : false, "suffix" : "" }, { "dropping-particle" : "", "family" : "Bracco", "given" : "Annalisa", "non-dropping-particle" : "", "parse-names" : false, "suffix" : "" }, { "dropping-particle" : "", "family" : "Deutsch", "given" : "Curtis", "non-dropping-particle" : "", "parse-names" : false, "suffix" : "" }, { "dropping-particle" : "", "family" : "Frenzel", "given" : "Hartmut", "non-dropping-particle" : "", "parse-names" : false, "suffix" : "" }, { "dropping-particle" : "", "family" : "Long", "given" : "Matthew", "non-dropping-particle" : "", "parse-names" : false, "suffix" : "" }, { "dropping-particle" : "", "family" : "Takano", "given" : "Yohei", "non-dropping-particle" : "", "parse-names" : false, "suffix" : "" } ], "container-title" : "Geophysical Research Letters", "id" : "ITEM-1", "issue" : "11", "issued" : { "date-parts" : [ [ "2015", "6", "16" ] ] }, "note" : "doi: 10.1002/2015GL064320", "page" : "4516-4522", "publisher" : "John Wiley &amp; Sons, Ltd", "title" : "Sustained growth of the Southern Ocean carbon storage in a warming climate", "translator" : [ { "dropping-particle" : "", "family" : "L4853", "given" : "", "non-dropping-particle" : "", "parse-names" : false, "suffix" : "" } ], "type" : "article-journal", "volume" : "42" }, "uris" : [ "http://www.mendeley.com/documents/?uuid=d8be59fe-6d3d-4d47-a2cb-f129f0f701f0" ] } ], "mendeley" : { "formattedCitation" : "(Ito et al., 2015)", "plainTextFormattedCitation" : "(Ito et al., 2015)", "previouslyFormattedCitation" : "(Ito et al., 2015)" }, "properties" : { "noteIndex" : 0 }, "schema" : "https://github.com/citation-style-language/schema/raw/master/csl-citation.json" }</w:instrText>
      </w:r>
      <w:r w:rsidRPr="001E7A27">
        <w:rPr>
          <w:lang w:val="en-GB"/>
        </w:rPr>
        <w:fldChar w:fldCharType="separate"/>
      </w:r>
      <w:r w:rsidR="00025FA2" w:rsidRPr="001E7A27">
        <w:rPr>
          <w:noProof/>
          <w:lang w:val="en-GB"/>
        </w:rPr>
        <w:t>(Ito et al., 2015)</w:t>
      </w:r>
      <w:r w:rsidRPr="001E7A27">
        <w:rPr>
          <w:lang w:val="en-GB"/>
        </w:rPr>
        <w:fldChar w:fldCharType="end"/>
      </w:r>
      <w:r w:rsidRPr="001E7A27">
        <w:rPr>
          <w:lang w:val="en-GB"/>
        </w:rPr>
        <w:t>; alternatively, increased winds may intensify the overturning circulation, reducing the net CO</w:t>
      </w:r>
      <w:r w:rsidRPr="001E7A27">
        <w:rPr>
          <w:vertAlign w:val="subscript"/>
          <w:lang w:val="en-GB"/>
        </w:rPr>
        <w:t>2</w:t>
      </w:r>
      <w:r w:rsidRPr="001E7A27">
        <w:rPr>
          <w:lang w:val="en-GB"/>
        </w:rPr>
        <w:t xml:space="preserve"> sink in the Southern Ocean </w:t>
      </w:r>
      <w:r w:rsidRPr="001E7A27">
        <w:rPr>
          <w:lang w:val="en-GB"/>
        </w:rPr>
        <w:fldChar w:fldCharType="begin" w:fldLock="1"/>
      </w:r>
      <w:r w:rsidR="00747167" w:rsidRPr="001E7A27">
        <w:rPr>
          <w:lang w:val="en-GB"/>
        </w:rPr>
        <w:instrText>ADDIN CSL_CITATION { "citationItems" : [ { "id" : "ITEM-1", "itemData" : { "DOI" : "10.1038/s41561-018-0186-5", "ISSN" : "1752-0894", "abstract" : "The Southern Hemisphere westerly winds (SHW) play an important role in regulating the capacity of the Southern Ocean carbon sink. They modulate upwelling of carbon-rich deep water and, with sea ice, determine the ocean surface area available for air\u2013sea gas exchange. Some models indicate that the current strengthening and poleward shift of these winds will weaken the carbon sink. If correct, centennial- to millennial-scale reconstructions of the SHW intensity should be linked with past changes in atmospheric CO2, temperature and sea ice. Here we present a 12,300-year reconstruction of wind strength based on three independent proxies that track inputs of sea-salt aerosols and minerogenic particles accumulating in lake sediments on sub-Antarctic Macquarie Island. Between about 12.1 thousand years ago (ka) and 11.2 ka, and since about 7 ka, the wind intensities were above their long-term mean and corresponded with increasing atmospheric CO2. Conversely, from about 11.2 to 7.2 ka, the wind intensities were below their long-term mean and corresponded with decreasing atmospheric CO2. These observations are consistent with model inferences of enhanced SHW contributing to the long-term outgassing of CO2 from the Southern Ocean.", "author" : [ { "dropping-particle" : "", "family" : "Saunders", "given" : "Krystyna M.", "non-dropping-particle" : "", "parse-names" : false, "suffix" : "" }, { "dropping-particle" : "", "family" : "Roberts", "given" : "Stephen J.", "non-dropping-particle" : "", "parse-names" : false, "suffix" : "" }, { "dropping-particle" : "", "family" : "Perren", "given" : "Bianca", "non-dropping-particle" : "", "parse-names" : false, "suffix" : "" }, { "dropping-particle" : "", "family" : "Butz", "given" : "Christoph", "non-dropping-particle" : "", "parse-names" : false, "suffix" : "" }, { "dropping-particle" : "", "family" : "Sime", "given" : "Louise", "non-dropping-particle" : "", "parse-names" : false, "suffix" : "" }, { "dropping-particle" : "", "family" : "Davies", "given" : "Sarah", "non-dropping-particle" : "", "parse-names" : false, "suffix" : "" }, { "dropping-particle" : "", "family" : "Nieuwenhuyze", "given" : "Wim", "non-dropping-particle" : "Van", "parse-names" : false, "suffix" : "" }, { "dropping-particle" : "", "family" : "Grosjean", "given" : "Martin", "non-dropping-particle" : "", "parse-names" : false, "suffix" : "" }, { "dropping-particle" : "", "family" : "Hodgson", "given" : "Dominic A.", "non-dropping-particle" : "", "parse-names" : false, "suffix" : "" } ], "container-title" : "Nature Geoscience", "id" : "ITEM-1", "issue" : "9", "issued" : { "date-parts" : [ [ "2018", "9", "23" ] ] }, "page" : "650-655", "publisher" : "Nature Publishing Group", "title" : "Holocene dynamics of the Southern Hemisphere westerly winds and possible links to CO2 outgassing", "translator" : [ { "dropping-particle" : "", "family" : "L7222", "given" : "", "non-dropping-particle" : "", "parse-names" : false, "suffix" : "" } ], "type" : "article-journal", "volume" : "11" }, "uris" : [ "http://www.mendeley.com/documents/?uuid=20f20323-ebac-478d-86db-c63a87d1cb17" ] }, { "id" : "ITEM-2", "itemData" : { "DOI" : "10.1007/s00382-017-4041-y", "ISSN" : "0930-7575", "author" : [ { "dropping-particle" : "", "family" : "Bronselaer", "given" : "Ben", "non-dropping-particle" : "", "parse-names" : false, "suffix" : "" }, { "dropping-particle" : "", "family" : "Zanna", "given" : "Laure", "non-dropping-particle" : "", "parse-names" : false, "suffix" : "" }, { "dropping-particle" : "", "family" : "Munday", "given" : "David R.", "non-dropping-particle" : "", "parse-names" : false, "suffix" : "" }, { "dropping-particle" : "", "family" : "Lowe", "given" : "Jason", "non-dropping-particle" : "", "parse-names" : false, "suffix" : "" } ], "container-title" : "Climate Dynamics", "id" : "ITEM-2", "issue" : "7-8", "issued" : { "date-parts" : [ [ "2018", "10", "7" ] ] }, "page" : "2743-2757", "publisher" : "Springer Berlin Heidelberg", "title" : "Southern Ocean carbon-wind stress feedback", "translator" : [ { "dropping-particle" : "", "family" : "L5274", "given" : "", "non-dropping-particle" : "", "parse-names" : false, "suffix" : "" } ], "type" : "article-journal", "volume" : "51" }, "uris" : [ "http://www.mendeley.com/documents/?uuid=43a429e5-e1bd-37e9-9a2b-ab6cdeec23b2" ] } ], "mendeley" : { "formattedCitation" : "(Bronselaer et al., 2018; Saunders et al., 2018)", "plainTextFormattedCitation" : "(Bronselaer et al., 2018; Saunders et al., 2018)", "previouslyFormattedCitation" : "(Bronselaer et al., 2018; Saunders et al., 2018)" }, "properties" : { "noteIndex" : 0 }, "schema" : "https://github.com/citation-style-language/schema/raw/master/csl-citation.json" }</w:instrText>
      </w:r>
      <w:r w:rsidRPr="001E7A27">
        <w:rPr>
          <w:lang w:val="en-GB"/>
        </w:rPr>
        <w:fldChar w:fldCharType="separate"/>
      </w:r>
      <w:r w:rsidR="00025FA2" w:rsidRPr="001E7A27">
        <w:rPr>
          <w:noProof/>
          <w:lang w:val="en-GB"/>
        </w:rPr>
        <w:t>(Bronselaer et al., 2018; Saunders et al., 2018)</w:t>
      </w:r>
      <w:r w:rsidRPr="001E7A27">
        <w:rPr>
          <w:lang w:val="en-GB"/>
        </w:rPr>
        <w:fldChar w:fldCharType="end"/>
      </w:r>
      <w:r w:rsidRPr="001E7A27">
        <w:rPr>
          <w:lang w:val="en-GB"/>
        </w:rPr>
        <w:t>. On centennial time</w:t>
      </w:r>
      <w:ins w:id="4042" w:author="Soapbox" w:date="2021-07-15T12:51:00Z">
        <w:r w:rsidR="006C248B" w:rsidRPr="001E7A27">
          <w:rPr>
            <w:lang w:val="en-GB"/>
          </w:rPr>
          <w:t xml:space="preserve"> </w:t>
        </w:r>
      </w:ins>
      <w:r w:rsidRPr="001E7A27">
        <w:rPr>
          <w:lang w:val="en-GB"/>
        </w:rPr>
        <w:t xml:space="preserve">scales, there is thus </w:t>
      </w:r>
      <w:r w:rsidRPr="001E7A27">
        <w:rPr>
          <w:i/>
          <w:lang w:val="en-GB"/>
        </w:rPr>
        <w:t>low confidence</w:t>
      </w:r>
      <w:r w:rsidRPr="001E7A27">
        <w:rPr>
          <w:lang w:val="en-GB"/>
        </w:rPr>
        <w:t xml:space="preserve"> in the overall effect of intensifying winds in the </w:t>
      </w:r>
      <w:r w:rsidRPr="001E7A27">
        <w:rPr>
          <w:rFonts w:cs="Times New Roman"/>
          <w:lang w:val="en-GB"/>
        </w:rPr>
        <w:t>Southern Ocean on CO</w:t>
      </w:r>
      <w:r w:rsidRPr="001E7A27">
        <w:rPr>
          <w:rFonts w:cs="Times New Roman"/>
          <w:vertAlign w:val="subscript"/>
          <w:lang w:val="en-GB"/>
        </w:rPr>
        <w:t>2</w:t>
      </w:r>
      <w:r w:rsidRPr="001E7A27">
        <w:rPr>
          <w:rFonts w:cs="Times New Roman"/>
          <w:lang w:val="en-GB"/>
        </w:rPr>
        <w:t xml:space="preserve"> uptake.  </w:t>
      </w:r>
    </w:p>
    <w:p w14:paraId="17CBB8BB" w14:textId="77777777" w:rsidR="001C7F75" w:rsidRPr="001E7A27" w:rsidRDefault="001C7F75" w:rsidP="005C7F25">
      <w:pPr>
        <w:pStyle w:val="AR6BodyText"/>
        <w:rPr>
          <w:lang w:val="en-GB"/>
        </w:rPr>
      </w:pPr>
    </w:p>
    <w:p w14:paraId="162B791B" w14:textId="77777777" w:rsidR="009051E5" w:rsidRPr="001E7A27" w:rsidRDefault="009051E5" w:rsidP="005C7F25">
      <w:pPr>
        <w:pStyle w:val="AR6BodyText"/>
        <w:rPr>
          <w:lang w:val="en-GB"/>
        </w:rPr>
      </w:pPr>
    </w:p>
    <w:p w14:paraId="361554DC" w14:textId="2DCCABA3" w:rsidR="00ED3EF6" w:rsidRPr="001E7A27" w:rsidRDefault="00ED3EF6" w:rsidP="00535548">
      <w:pPr>
        <w:pStyle w:val="AR6Chap5Level35111"/>
        <w:rPr>
          <w:lang w:val="en-GB"/>
        </w:rPr>
      </w:pPr>
      <w:bookmarkStart w:id="4043" w:name="_Toc33564286"/>
      <w:bookmarkStart w:id="4044" w:name="_Toc70535700"/>
      <w:r w:rsidRPr="001E7A27">
        <w:rPr>
          <w:lang w:val="en-GB"/>
        </w:rPr>
        <w:t xml:space="preserve">Biological </w:t>
      </w:r>
      <w:r w:rsidR="003760AB" w:rsidRPr="001E7A27">
        <w:rPr>
          <w:lang w:val="en-GB"/>
        </w:rPr>
        <w:t>D</w:t>
      </w:r>
      <w:r w:rsidRPr="001E7A27">
        <w:rPr>
          <w:lang w:val="en-GB"/>
        </w:rPr>
        <w:t>rivers of</w:t>
      </w:r>
      <w:r w:rsidR="003760AB" w:rsidRPr="001E7A27">
        <w:rPr>
          <w:lang w:val="en-GB"/>
        </w:rPr>
        <w:t xml:space="preserve"> F</w:t>
      </w:r>
      <w:r w:rsidRPr="001E7A27">
        <w:rPr>
          <w:lang w:val="en-GB"/>
        </w:rPr>
        <w:t xml:space="preserve">uture </w:t>
      </w:r>
      <w:r w:rsidR="003760AB" w:rsidRPr="001E7A27">
        <w:rPr>
          <w:lang w:val="en-GB"/>
        </w:rPr>
        <w:t>O</w:t>
      </w:r>
      <w:r w:rsidRPr="001E7A27">
        <w:rPr>
          <w:lang w:val="en-GB"/>
        </w:rPr>
        <w:t xml:space="preserve">cean </w:t>
      </w:r>
      <w:r w:rsidR="003760AB" w:rsidRPr="001E7A27">
        <w:rPr>
          <w:lang w:val="en-GB"/>
        </w:rPr>
        <w:t>C</w:t>
      </w:r>
      <w:r w:rsidRPr="001E7A27">
        <w:rPr>
          <w:lang w:val="en-GB"/>
        </w:rPr>
        <w:t>arbon</w:t>
      </w:r>
      <w:r w:rsidR="003760AB" w:rsidRPr="001E7A27">
        <w:rPr>
          <w:lang w:val="en-GB"/>
        </w:rPr>
        <w:t xml:space="preserve"> U</w:t>
      </w:r>
      <w:r w:rsidRPr="001E7A27">
        <w:rPr>
          <w:lang w:val="en-GB"/>
        </w:rPr>
        <w:t>ptake</w:t>
      </w:r>
      <w:bookmarkEnd w:id="4043"/>
      <w:bookmarkEnd w:id="4044"/>
    </w:p>
    <w:p w14:paraId="1FE16010" w14:textId="77777777" w:rsidR="00535548" w:rsidRPr="001E7A27" w:rsidRDefault="00535548" w:rsidP="00535548">
      <w:pPr>
        <w:pStyle w:val="AR6BodyText"/>
        <w:rPr>
          <w:lang w:val="en-GB" w:eastAsia="en-US"/>
        </w:rPr>
      </w:pPr>
    </w:p>
    <w:p w14:paraId="356B628D" w14:textId="51F13EBF" w:rsidR="005B7202" w:rsidRPr="001E7A27" w:rsidRDefault="00ED3EF6" w:rsidP="005C7F25">
      <w:pPr>
        <w:rPr>
          <w:rStyle w:val="A4"/>
          <w:rFonts w:cs="Times New Roman"/>
          <w:sz w:val="22"/>
          <w:szCs w:val="22"/>
          <w:lang w:val="en-GB"/>
        </w:rPr>
      </w:pPr>
      <w:r w:rsidRPr="001E7A27">
        <w:rPr>
          <w:rFonts w:cs="Times New Roman"/>
          <w:lang w:val="en-GB"/>
        </w:rPr>
        <w:t xml:space="preserve">While physical drivers control the present-day anthropogenic carbon sink, biological processes are responsible for the majority of the vertical gradient in DIC </w:t>
      </w:r>
      <w:r w:rsidR="00566B9B" w:rsidRPr="001E7A27">
        <w:rPr>
          <w:rFonts w:cs="Times New Roman"/>
          <w:lang w:val="en-GB"/>
        </w:rPr>
        <w:t>(</w:t>
      </w:r>
      <w:r w:rsidRPr="001E7A27">
        <w:rPr>
          <w:rFonts w:cs="Times New Roman"/>
          <w:lang w:val="en-GB"/>
        </w:rPr>
        <w:t>natural carbon storage). A small fraction of the organic carbon fixed by primary production (PP) reaches the sea floor, where it can be stored in sediments on geological time</w:t>
      </w:r>
      <w:ins w:id="4045" w:author="Soapbox" w:date="2021-07-15T12:52:00Z">
        <w:r w:rsidR="006C248B" w:rsidRPr="001E7A27">
          <w:rPr>
            <w:rFonts w:cs="Times New Roman"/>
            <w:lang w:val="en-GB"/>
          </w:rPr>
          <w:t xml:space="preserve"> </w:t>
        </w:r>
      </w:ins>
      <w:r w:rsidRPr="001E7A27">
        <w:rPr>
          <w:rFonts w:cs="Times New Roman"/>
          <w:lang w:val="en-GB"/>
        </w:rPr>
        <w:t xml:space="preserve">scales, making the biological carbon pump (BCP) </w:t>
      </w:r>
      <w:r w:rsidR="00A10AD7" w:rsidRPr="001E7A27">
        <w:rPr>
          <w:rFonts w:cs="Times New Roman"/>
          <w:lang w:val="en-GB"/>
        </w:rPr>
        <w:t xml:space="preserve">an </w:t>
      </w:r>
      <w:r w:rsidRPr="001E7A27">
        <w:rPr>
          <w:rFonts w:cs="Times New Roman"/>
          <w:lang w:val="en-GB"/>
        </w:rPr>
        <w:t>important mechanism for very long-term CO</w:t>
      </w:r>
      <w:r w:rsidRPr="001E7A27">
        <w:rPr>
          <w:rFonts w:cs="Times New Roman"/>
          <w:vertAlign w:val="subscript"/>
          <w:lang w:val="en-GB"/>
        </w:rPr>
        <w:t>2</w:t>
      </w:r>
      <w:r w:rsidRPr="001E7A27">
        <w:rPr>
          <w:rFonts w:cs="Times New Roman"/>
          <w:lang w:val="en-GB"/>
        </w:rPr>
        <w:t xml:space="preserve"> storage</w:t>
      </w:r>
      <w:r w:rsidRPr="001E7A27">
        <w:rPr>
          <w:rStyle w:val="A4"/>
          <w:rFonts w:cs="Times New Roman"/>
          <w:sz w:val="22"/>
          <w:szCs w:val="22"/>
          <w:lang w:val="en-GB"/>
        </w:rPr>
        <w:t xml:space="preserve">. </w:t>
      </w:r>
      <w:r w:rsidR="00E5629F" w:rsidRPr="001E7A27">
        <w:rPr>
          <w:rStyle w:val="A4"/>
          <w:rFonts w:cs="Times New Roman"/>
          <w:sz w:val="22"/>
          <w:szCs w:val="22"/>
          <w:lang w:val="en-GB"/>
        </w:rPr>
        <w:t>Projected reductions in ocean ventilation</w:t>
      </w:r>
      <w:r w:rsidR="00013366" w:rsidRPr="001E7A27">
        <w:rPr>
          <w:rStyle w:val="A4"/>
          <w:rFonts w:cs="Times New Roman"/>
          <w:sz w:val="22"/>
          <w:szCs w:val="22"/>
          <w:lang w:val="en-GB"/>
        </w:rPr>
        <w:t xml:space="preserve"> </w:t>
      </w:r>
      <w:r w:rsidR="00E5629F" w:rsidRPr="001E7A27">
        <w:rPr>
          <w:rStyle w:val="A4"/>
          <w:rFonts w:cs="Times New Roman"/>
          <w:sz w:val="22"/>
          <w:szCs w:val="22"/>
          <w:lang w:val="en-GB"/>
        </w:rPr>
        <w:t>(Section 9.2.1.4) would lengthen residence time and lead to DIC accumulating in the deep ocean due</w:t>
      </w:r>
      <w:r w:rsidR="00E7660A" w:rsidRPr="001E7A27">
        <w:rPr>
          <w:rStyle w:val="A4"/>
          <w:rFonts w:cs="Times New Roman"/>
          <w:sz w:val="22"/>
          <w:szCs w:val="22"/>
          <w:lang w:val="en-GB"/>
        </w:rPr>
        <w:t xml:space="preserve"> </w:t>
      </w:r>
      <w:r w:rsidR="00E5629F" w:rsidRPr="001E7A27">
        <w:rPr>
          <w:rStyle w:val="A4"/>
          <w:rFonts w:cs="Times New Roman"/>
          <w:sz w:val="22"/>
          <w:szCs w:val="22"/>
          <w:lang w:val="en-GB"/>
        </w:rPr>
        <w:t>to organic carbon reminerali</w:t>
      </w:r>
      <w:ins w:id="4046" w:author="Soapbox" w:date="2021-07-16T11:07:00Z">
        <w:r w:rsidR="00507331" w:rsidRPr="001E7A27">
          <w:rPr>
            <w:rStyle w:val="A4"/>
            <w:rFonts w:cs="Times New Roman"/>
            <w:sz w:val="22"/>
            <w:szCs w:val="22"/>
            <w:lang w:val="en-GB"/>
          </w:rPr>
          <w:t>z</w:t>
        </w:r>
      </w:ins>
      <w:del w:id="4047" w:author="Soapbox" w:date="2021-07-16T11:07:00Z">
        <w:r w:rsidR="00E5629F" w:rsidRPr="001E7A27" w:rsidDel="00507331">
          <w:rPr>
            <w:rStyle w:val="A4"/>
            <w:rFonts w:cs="Times New Roman"/>
            <w:sz w:val="22"/>
            <w:szCs w:val="22"/>
            <w:lang w:val="en-GB"/>
          </w:rPr>
          <w:delText>s</w:delText>
        </w:r>
      </w:del>
      <w:r w:rsidR="00E5629F" w:rsidRPr="001E7A27">
        <w:rPr>
          <w:rStyle w:val="A4"/>
          <w:rFonts w:cs="Times New Roman"/>
          <w:sz w:val="22"/>
          <w:szCs w:val="22"/>
          <w:lang w:val="en-GB"/>
        </w:rPr>
        <w:t>ation.</w:t>
      </w:r>
    </w:p>
    <w:p w14:paraId="148EFB1C" w14:textId="77777777" w:rsidR="005B7202" w:rsidRPr="001E7A27" w:rsidRDefault="005B7202" w:rsidP="005C7F25">
      <w:pPr>
        <w:rPr>
          <w:rStyle w:val="A4"/>
          <w:rFonts w:cs="Times New Roman"/>
          <w:sz w:val="22"/>
          <w:szCs w:val="22"/>
          <w:lang w:val="en-GB"/>
        </w:rPr>
      </w:pPr>
    </w:p>
    <w:p w14:paraId="69CB24A0" w14:textId="6BD3BC3A" w:rsidR="00ED3EF6" w:rsidRPr="001E7A27" w:rsidRDefault="003336FF" w:rsidP="005C7F25">
      <w:pPr>
        <w:rPr>
          <w:rFonts w:cs="Times New Roman"/>
          <w:lang w:val="en-GB"/>
        </w:rPr>
      </w:pPr>
      <w:r w:rsidRPr="001E7A27">
        <w:rPr>
          <w:rStyle w:val="A4"/>
          <w:rFonts w:cs="Times New Roman"/>
          <w:sz w:val="22"/>
          <w:szCs w:val="22"/>
          <w:lang w:val="en-GB"/>
        </w:rPr>
        <w:t>Since AR5</w:t>
      </w:r>
      <w:r w:rsidR="00E722AE" w:rsidRPr="001E7A27">
        <w:rPr>
          <w:rStyle w:val="A4"/>
          <w:rFonts w:cs="Times New Roman"/>
          <w:sz w:val="22"/>
          <w:szCs w:val="22"/>
          <w:lang w:val="en-GB"/>
        </w:rPr>
        <w:t xml:space="preserve"> (</w:t>
      </w:r>
      <w:r w:rsidR="00D27D4C" w:rsidRPr="001E7A27">
        <w:rPr>
          <w:rStyle w:val="A4"/>
          <w:rFonts w:cs="Times New Roman"/>
          <w:sz w:val="22"/>
          <w:szCs w:val="22"/>
          <w:lang w:val="en-GB"/>
        </w:rPr>
        <w:t xml:space="preserve">Section </w:t>
      </w:r>
      <w:r w:rsidR="00E722AE" w:rsidRPr="001E7A27">
        <w:rPr>
          <w:rStyle w:val="A4"/>
          <w:rFonts w:cs="Times New Roman"/>
          <w:sz w:val="22"/>
          <w:szCs w:val="22"/>
          <w:lang w:val="en-GB"/>
        </w:rPr>
        <w:t>6.3.2.5.6)</w:t>
      </w:r>
      <w:r w:rsidRPr="001E7A27">
        <w:rPr>
          <w:rStyle w:val="A4"/>
          <w:rFonts w:cs="Times New Roman"/>
          <w:sz w:val="22"/>
          <w:szCs w:val="22"/>
          <w:lang w:val="en-GB"/>
        </w:rPr>
        <w:t>, p</w:t>
      </w:r>
      <w:r w:rsidR="00F956E0" w:rsidRPr="001E7A27">
        <w:rPr>
          <w:rStyle w:val="A4"/>
          <w:rFonts w:cs="Times New Roman"/>
          <w:sz w:val="22"/>
          <w:szCs w:val="22"/>
          <w:lang w:val="en-GB"/>
        </w:rPr>
        <w:t xml:space="preserve">rogress </w:t>
      </w:r>
      <w:r w:rsidRPr="001E7A27">
        <w:rPr>
          <w:rStyle w:val="A4"/>
          <w:rFonts w:cs="Times New Roman"/>
          <w:sz w:val="22"/>
          <w:szCs w:val="22"/>
          <w:lang w:val="en-GB"/>
        </w:rPr>
        <w:t xml:space="preserve">has been made </w:t>
      </w:r>
      <w:r w:rsidR="00F956E0" w:rsidRPr="001E7A27">
        <w:rPr>
          <w:rStyle w:val="A4"/>
          <w:rFonts w:cs="Times New Roman"/>
          <w:sz w:val="22"/>
          <w:szCs w:val="22"/>
          <w:lang w:val="en-GB"/>
        </w:rPr>
        <w:t xml:space="preserve">in </w:t>
      </w:r>
      <w:r w:rsidRPr="001E7A27">
        <w:rPr>
          <w:rStyle w:val="A4"/>
          <w:rFonts w:cs="Times New Roman"/>
          <w:sz w:val="22"/>
          <w:szCs w:val="22"/>
          <w:lang w:val="en-GB"/>
        </w:rPr>
        <w:t xml:space="preserve">understanding the </w:t>
      </w:r>
      <w:r w:rsidR="00F956E0" w:rsidRPr="001E7A27">
        <w:rPr>
          <w:rStyle w:val="A4"/>
          <w:rFonts w:cs="Times New Roman"/>
          <w:sz w:val="22"/>
          <w:szCs w:val="22"/>
          <w:lang w:val="en-GB"/>
        </w:rPr>
        <w:t>biological drivers of ocean carbon uptake in both coupled climate models and observations</w:t>
      </w:r>
      <w:r w:rsidRPr="001E7A27">
        <w:rPr>
          <w:rStyle w:val="A4"/>
          <w:rFonts w:cs="Times New Roman"/>
          <w:sz w:val="22"/>
          <w:szCs w:val="22"/>
          <w:lang w:val="en-GB"/>
        </w:rPr>
        <w:t xml:space="preserve"> </w:t>
      </w:r>
      <w:r w:rsidR="00E722AE" w:rsidRPr="001E7A27">
        <w:rPr>
          <w:rStyle w:val="A4"/>
          <w:rFonts w:cs="Times New Roman"/>
          <w:sz w:val="22"/>
          <w:szCs w:val="22"/>
          <w:lang w:val="en-GB"/>
        </w:rPr>
        <w:t>(</w:t>
      </w:r>
      <w:r w:rsidR="00F956E0" w:rsidRPr="001E7A27">
        <w:rPr>
          <w:rStyle w:val="A4"/>
          <w:rFonts w:cs="Times New Roman"/>
          <w:sz w:val="22"/>
          <w:szCs w:val="22"/>
          <w:lang w:val="en-GB"/>
        </w:rPr>
        <w:t>SROCC</w:t>
      </w:r>
      <w:ins w:id="4048" w:author="Ian Blenkinsop" w:date="2021-07-28T14:26:00Z">
        <w:r w:rsidR="00A80BEA" w:rsidRPr="001E7A27">
          <w:rPr>
            <w:rStyle w:val="A4"/>
            <w:rFonts w:cs="Times New Roman"/>
            <w:sz w:val="22"/>
            <w:szCs w:val="22"/>
            <w:lang w:val="en-GB"/>
          </w:rPr>
          <w:t>,</w:t>
        </w:r>
      </w:ins>
      <w:r w:rsidR="00F956E0" w:rsidRPr="001E7A27">
        <w:rPr>
          <w:rStyle w:val="A4"/>
          <w:rFonts w:cs="Times New Roman"/>
          <w:sz w:val="22"/>
          <w:szCs w:val="22"/>
          <w:lang w:val="en-GB"/>
        </w:rPr>
        <w:t xml:space="preserve"> Section 5.2.2.6</w:t>
      </w:r>
      <w:r w:rsidR="00E722AE" w:rsidRPr="001E7A27">
        <w:rPr>
          <w:rStyle w:val="A4"/>
          <w:rFonts w:cs="Times New Roman"/>
          <w:sz w:val="22"/>
          <w:szCs w:val="22"/>
          <w:lang w:val="en-GB"/>
        </w:rPr>
        <w:t>). H</w:t>
      </w:r>
      <w:r w:rsidR="00F956E0" w:rsidRPr="001E7A27">
        <w:rPr>
          <w:rStyle w:val="A4"/>
          <w:rFonts w:cs="Times New Roman"/>
          <w:sz w:val="22"/>
          <w:szCs w:val="22"/>
          <w:lang w:val="en-GB"/>
        </w:rPr>
        <w:t>ere we focus on potential feedbacks between biological processes and climate.</w:t>
      </w:r>
      <w:del w:id="4049" w:author="Soapbox" w:date="2021-07-21T11:35:00Z">
        <w:r w:rsidR="005B7202" w:rsidRPr="001E7A27" w:rsidDel="00F90809">
          <w:rPr>
            <w:rFonts w:cs="Times New Roman"/>
            <w:lang w:val="en-GB"/>
          </w:rPr>
          <w:delText xml:space="preserve"> </w:delText>
        </w:r>
      </w:del>
      <w:r w:rsidR="005B7202" w:rsidRPr="001E7A27">
        <w:rPr>
          <w:rFonts w:cs="Times New Roman"/>
          <w:lang w:val="en-GB"/>
        </w:rPr>
        <w:t xml:space="preserve"> </w:t>
      </w:r>
      <w:r w:rsidR="00ED3EF6" w:rsidRPr="001E7A27">
        <w:rPr>
          <w:rFonts w:cs="Times New Roman"/>
          <w:lang w:val="en-GB"/>
        </w:rPr>
        <w:t>In CMIP5 models, the direction of modelled PP in response to increased atmospheric CO</w:t>
      </w:r>
      <w:r w:rsidR="00ED3EF6" w:rsidRPr="001E7A27">
        <w:rPr>
          <w:rFonts w:cs="Times New Roman"/>
          <w:vertAlign w:val="subscript"/>
          <w:lang w:val="en-GB"/>
        </w:rPr>
        <w:t>2</w:t>
      </w:r>
      <w:r w:rsidR="00ED3EF6" w:rsidRPr="001E7A27">
        <w:rPr>
          <w:rFonts w:cs="Times New Roman"/>
          <w:lang w:val="en-GB"/>
        </w:rPr>
        <w:t xml:space="preserve"> concentration and climate warming was </w:t>
      </w:r>
      <w:bookmarkStart w:id="4050" w:name="_Hlk74845561"/>
      <w:r w:rsidR="00ED3EF6" w:rsidRPr="001E7A27">
        <w:rPr>
          <w:rFonts w:cs="Times New Roman"/>
          <w:lang w:val="en-GB"/>
        </w:rPr>
        <w:t xml:space="preserve">unclear </w:t>
      </w:r>
      <w:commentRangeStart w:id="4051"/>
      <w:r w:rsidR="00ED3EF6" w:rsidRPr="001E7A27">
        <w:rPr>
          <w:rFonts w:cs="Times New Roman"/>
          <w:lang w:val="en-GB"/>
        </w:rPr>
        <w:fldChar w:fldCharType="begin" w:fldLock="1"/>
      </w:r>
      <w:ins w:id="4052" w:author="Robin Matthews" w:date="2021-06-17T18:05:00Z">
        <w:r w:rsidR="007320EC" w:rsidRPr="001E7A27">
          <w:rPr>
            <w:rFonts w:cs="Times New Roman"/>
            <w:lang w:val="en-GB"/>
          </w:rPr>
          <w:instrText>ADDIN CSL_CITATION { "citationItems" : [ { "id" : "ITEM-1", "itemData" : { "DOI" : "10.1029/2010GL045934", "ISSN" : "00948276", "abstract" : "A global Earth System model is employed to investigate the role of direct temperature effects in the response of marine ecosystems to climate change. While model configurations with and without consideration of explicit temperature effects can reproduce observed current biogeochemical tracer distributions and estimated carbon export about equally well, carbon flow through the model ecosystem reveals strong temperature sensitivities. Depending on whether biological processes are assumed temperature sensitive or not, simulated marine net primary production (NPP) increases or decreases under projected climate change driven by a business-as-usual CO2 emission scenario for the 21st century. This suggests that indirect temperature effects such as changes in the supply of nutrients and light are not the only relevant factors to be considered when modeling the response of marine ecosystems to climate change. A better understanding of direct temperature effects on marine ecosystems is required before even the direction of change in NPP can be reliably predicted. Citation: Taucher, J., and A. Oschlies (2011), Can we predict the direction of marine primary production change under global warming?, Geophys. Res. Lett., 38, L02603, doi: 10.1029/2010GL045934.", "author" : [ { "dropping-particle" : "", "family" : "Taucher", "given" : "J", "non-dropping-particle" : "", "parse-names" : false, "suffix" : "" }, { "dropping-particle" : "", "family" : "Oschlies", "given" : "A", "non-dropping-particle" : "", "parse-names" : false, "suffix" : "" } ], "container-title" : "Geophysical Research Letters", "id" : "ITEM-1", "issue" : "2", "issued" : { "date-parts" : [ [ "2011", "1" ] ] }, "page" : "L02603", "title" : "Can we predict the direction of marine primary production change under global warming?", "translator" : [ { "dropping-particle" : "", "family" : "L4280", "given" : "", "non-dropping-particle" : "", "parse-names" : false, "suffix" : "" } ], "type" : "article-journal", "volume" : "38" }, "uris" : [ "http://www.mendeley.com/documents/?uuid=73c4ee6e-a8c2-485b-a25d-5512609b1296" ] }, { "id" : "ITEM-2", "itemData" : { "DOI" : "10.5194/bg-12-6955-2015", "ISSN" : "1726-4189", "abstract" : "Abstract. Past model studies have projected a global decrease in marine net primary production (NPP) over the 21st century, but these studies focused on the multi-model mean rather than on the large inter-model differences. Here, we analyze model-simulated changes in NPP for the 21st century under IPCC's high-emission scenario RCP8.5. We use a suite of nine coupled carbon\u2013climate Earth system models with embedded marine ecosystem models and focus on the spread between the different models and the underlying reasons. Globally, NPP decreases in five out of the nine models over the course of the 21st century, while three show no significant trend and one even simulates an increase. The largest model spread occurs in the low latitudes (between 30\u00b0 S and 30\u00b0 N), with individual models simulating relative changes between \u221225 and +40 %. Of the seven models diagnosing a net decrease in NPP in the low latitudes, only three simulate this to be a consequence of the classical interpretation, i.e., a stronger nutrient limitation due to increased stratification leading to reduced phytoplankton growth. In the other four, warming-induced increases in phytoplankton growth outbalance the stronger nutrient limitation. However, temperature-driven increases in grazing and other loss processes cause a net decrease in phytoplankton biomass and reduce NPP despite higher growth rates. One model projects a strong increase in NPP in the low latitudes, caused by an intensification of the microbial loop, while NPP in the remaining model changes by less than 0.5 %. While models consistently project increases NPP in the Southern Ocean, the regional inter-model range is also very substantial. In most models, this increase in NPP is driven by temperature, but it is also modulated by changes in light, macronutrients and iron as well as grazing. Overall, current projections of future changes in global marine NPP are subject to large uncertainties and necessitate a dedicated and sustained effort to improve the models and the concepts and data that guide their development.", "author" : [ { "dropping-particle" : "", "family" : "Laufk\u00f6tter", "given" : "C", "non-dropping-particle" : "", "parse-names" : false, "suffix" : "" }, { "dropping-particle" : "", "family" : "Vogt", "given" : "M", "non-dropping-particle" : "", "parse-names" : false, "suffix" : "" }, { "dropping-particle" : "", "family" : "Gruber", "given" : "N", "non-dropping-particle" : "", "parse-names" : false, "suffix" : "" }, { "dropping-particle" : "", "family" : "Aita-Noguchi",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"non-dropping-particle" : "", "parse-names" : false, "suffix" : "" }, { "dropping-particle" : "", "family" : "Doney", "given" : "S C", "non-dropping-particle" : "", "parse-names" : false, "suffix" : "" }, { "dropping-particle" : "", "family" : "Dunne", "given" : "J", "non-dropping-particle" : "", "parse-names" : false, "suffix" : "" }, { "dropping-particle" : "", "family" : "Hashioka", "given" : "T", "non-dropping-particle" : "", "parse-names" : false, "suffix" : "" }, { "dropping-particle" : "", "family" : "Hauck", "given" : "J", "non-dropping-particle" : "", "parse-names" : false, "suffix" : "" }, { "dropping-particle" : "", "family" : "Hirata", "given" : "T", "non-dropping-particle" : "", "parse-names" : false, "suffix" : "" }, { "dropping-particle" : "", "family" : "John", "given" : "J", "non-dropping-particle" : "", "parse-names" : false, "suffix" : "" }, { "dropping-particle" : "", "family" : "Qu\u00e9r\u00e9", "given" : "C.", "non-dropping-particle" : "Le", "parse-names" : false, "suffix" : "" }, { "dropping-particle" : "", "family" : "Lima", "given" : "I D", "non-dropping-particle" : "", "parse-names" : false, "suffix" : "" }, { "dropping-particle" : "", "family" : "Nakano", "given" : "H", "non-dropping-particle" : "", "parse-names" : false, "suffix" : "" }, { "dropping-particle" : "", "family" : "Seferian", "given" : "R", "non-dropping-particle" : "", "parse-names" : false, "suffix" : "" }, { "dropping-particle" : "", "family" : "Totterdell", "given" : "I", "non-dropping-particle" : "", "parse-names" : false, "suffix" : "" }, { "dropping-particle" : "", "family" : "Vichi", "given" : "M", "non-dropping-particle" : "", "parse-names" : false, "suffix" : "" }, { "dropping-particle" : "", "family" : "V\u00f6lker", "given" : "C.", "non-dropping-particle" : "", "parse-names" : false, "suffix" : "" } ], "container-title" : "Biogeosciences", "id" : "ITEM-2", "issue" : "23", "issued" : { "date-parts" : [ [ "2015", "12", "7" ] ] }, "page" : "6955-6984", "title" : "Drivers and uncertainties of future global marine primary production in marine ecosystem models", "translator" : [ { "dropping-particle" : "", "family" : "L4272", "given" : "", "non-dropping-particle" : "", "parse-names" : false, "suffix" : "" } ], "type" : "article-journal", "volume" : "12" }, "uris" : [ "http://www.mendeley.com/documents/?uuid=169d1adb-a1fc-482a-b3d8-1d0df63d4a6d" ] } ], "mendeley" : { "formattedCitation" : "(Taucher and Oschlies, 2011; Laufk\u00f6tter et al., 2015)", "manualFormatting" : "(Taucher and Oschlies, 2011; Laufk\u00f6tter et al., 2015)", "plainTextFormattedCitation" : "(Taucher and Oschlies, 2011; Laufk\u00f6tter et al., 2015)", "previouslyFormattedCitation" : "(Taucher and Oschlies, 2011; Laufk\u00f6tter et al., 2015)" }, "properties" : { "noteIndex" : 0 }, "schema" : "https://github.com/citation-style-language/schema/raw/master/csl-citation.json" }</w:instrText>
        </w:r>
      </w:ins>
      <w:del w:id="4053" w:author="Robin Matthews" w:date="2021-06-17T18:05:00Z">
        <w:r w:rsidR="00747167" w:rsidRPr="001E7A27" w:rsidDel="007320EC">
          <w:rPr>
            <w:rFonts w:cs="Times New Roman"/>
            <w:lang w:val="en-GB"/>
          </w:rPr>
          <w:delInstrText>ADDIN CSL_CITATION { "citationItems" : [ { "id" : "ITEM-1", "itemData" : { "DOI" : "10.1029/2010GL045934", "ISSN" : "00948276", "abstract" : "A global Earth System model is employed to investigate the role of direct temperature effects in the response of marine ecosystems to climate change. While model configurations with and without consideration of explicit temperature effects can reproduce observed current biogeochemical tracer distributions and estimated carbon export about equally well, carbon flow through the model ecosystem reveals strong temperature sensitivities. Depending on whether biological processes are assumed temperature sensitive or not, simulated marine net primary production (NPP) increases or decreases under projected climate change driven by a business-as-usual CO2 emission scenario for the 21st century. This suggests that indirect temperature effects such as changes in the supply of nutrients and light are not the only relevant factors to be considered when modeling the response of marine ecosystems to climate change. A better understanding of direct temperature effects on marine ecosystems is required before even the direction of change in NPP can be reliably predicted. Citation: Taucher, J., and A. Oschlies (2011), Can we predict the direction of marine primary production change under global warming?, Geophys. Res. Lett., 38, L02603, doi: 10.1029/2010GL045934.", "author" : [ { "dropping-particle" : "", "family" : "Taucher", "given" : "J", "non-dropping-particle" : "", "parse-names" : false, "suffix" : "" }, { "dropping-particle" : "", "family" : "Oschlies", "given" : "A", "non-dropping-particle" : "", "parse-names" : false, "suffix" : "" } ], "container-title" : "Geophysical Research Letters", "id" : "ITEM-1", "issue" : "2", "issued" : { "date-parts" : [ [ "2011", "1" ] ] }, "page" : "L02603", "title" : "Can we predict the direction of marine primary production change under global warming?", "translator" : [ { "dropping-particle" : "", "family" : "L4280", "given" : "", "non-dropping-particle" : "", "parse-names" : false, "suffix" : "" } ], "type" : "article-journal", "volume" : "38" }, "uris" : [ "http://www.mendeley.com/documents/?uuid=73c4ee6e-a8c2-485b-a25d-5512609b1296" ] }, { "id" : "ITEM-2", "itemData" : { "DOI" : "10.5194/bg-12-6955-2015", "ISSN" : "1726-4189", "abstract" : "Abstract. Past model studies have projected a global decrease in marine net primary production (NPP) over the 21st century, but these studies focused on the multi-model mean rather than on the large inter-model differences. Here, we analyze model-simulated changes in NPP for the 21st century under IPCC's high-emission scenario RCP8.5. We use a suite of nine coupled carbon\u2013climate Earth system models with embedded marine ecosystem models and focus on the spread between the different models and the underlying reasons. Globally, NPP decreases in five out of the nine models over the course of the 21st century, while three show no significant trend and one even simulates an increase. The largest model spread occurs in the low latitudes (between 30\u00b0 S and 30\u00b0 N), with individual models simulating relative changes between \u221225 and +40 %. Of the seven models diagnosing a net decrease in NPP in the low latitudes, only three simulate this to be a consequence of the classical interpretation, i.e., a stronger nutrient limitation due to increased stratification leading to reduced phytoplankton growth. In the other four, warming-induced increases in phytoplankton growth outbalance the stronger nutrient limitation. However, temperature-driven increases in grazing and other loss processes cause a net decrease in phytoplankton biomass and reduce NPP despite higher growth rates. One model projects a strong increase in NPP in the low latitudes, caused by an intensification of the microbial loop, while NPP in the remaining model changes by less than 0.5 %. While models consistently project increases NPP in the Southern Ocean, the regional inter-model range is also very substantial. In most models, this increase in NPP is driven by temperature, but it is also modulated by changes in light, macronutrients and iron as well as grazing. Overall, current projections of future changes in global marine NPP are subject to large uncertainties and necessitate a dedicated and sustained effort to improve the models and the concepts and data that guide their development.", "author" : [ { "dropping-particle" : "", "family" : "Laufk\u00f6tter", "given" : "C", "non-dropping-particle" : "", "parse-names" : false, "suffix" : "" }, { "dropping-particle" : "", "family" : "Vogt", "given" : "M", "non-dropping-particle" : "", "parse-names" : false, "suffix" : "" }, { "dropping-particle" : "", "family" : "Gruber", "given" : "N", "non-dropping-particle" : "", "parse-names" : false, "suffix" : "" }, { "dropping-particle" : "", "family" : "Aita-Noguchi",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"non-dropping-particle" : "", "parse-names" : false, "suffix" : "" }, { "dropping-particle" : "", "family" : "Doney", "given" : "S C", "non-dropping-particle" : "", "parse-names" : false, "suffix" : "" }, { "dropping-particle" : "", "family" : "Dunne", "given" : "J", "non-dropping-particle" : "", "parse-names" : false, "suffix" : "" }, { "dropping-particle" : "", "family" : "Hashioka", "given" : "T", "non-dropping-particle" : "", "parse-names" : false, "suffix" : "" }, { "dropping-particle" : "", "family" : "Hauck", "given" : "J", "non-dropping-particle" : "", "parse-names" : false, "suffix" : "" }, { "dropping-particle" : "", "family" : "Hirata", "given" : "T", "non-dropping-particle" : "", "parse-names" : false, "suffix" : "" }, { "dropping-particle" : "", "family" : "John", "given" : "J", "non-dropping-particle" : "", "parse-names" : false, "suffix" : "" }, { "dropping-particle" : "", "family" : "Qu\u00e9r\u00e9", "given" : "C.", "non-dropping-particle" : "Le", "parse-names" : false, "suffix" : "" }, { "dropping-particle" : "", "family" : "Lima", "given" : "I D", "non-dropping-particle" : "", "parse-names" : false, "suffix" : "" }, { "dropping-particle" : "", "family" : "Nakano", "given" : "H", "non-dropping-particle" : "", "parse-names" : false, "suffix" : "" }, { "dropping-particle" : "", "family" : "Seferian", "given" : "R", "non-dropping-particle" : "", "parse-names" : false, "suffix" : "" }, { "dropping-particle" : "", "family" : "Totterdell", "given" : "I", "non-dropping-particle" : "", "parse-names" : false, "suffix" : "" }, { "dropping-particle" : "", "family" : "Vichi", "given" : "M", "non-dropping-particle" : "", "parse-names" : false, "suffix" : "" }, { "dropping-particle" : "", "family" : "V\u00f6lker", "given" : "C.", "non-dropping-particle" : "", "parse-names" : false, "suffix" : "" } ], "container-title" : "Biogeosciences", "id" : "ITEM-2", "issue" : "23", "issued" : { "date-parts" : [ [ "2015", "12", "7" ] ] }, "page" : "6955-6984", "title" : "Drivers and uncertainties of future global marine primary production in marine ecosystem models", "translator" : [ { "dropping-particle" : "", "family" : "L4272", "given" : "", "non-dropping-particle" : "", "parse-names" : false, "suffix" : "" } ], "type" : "article-journal", "volume" : "12" }, "uris" : [ "http://www.mendeley.com/documents/?uuid=169d1adb-a1fc-482a-b3d8-1d0df63d4a6d" ] } ], "mendeley" : { "formattedCitation" : "(Taucher and Oschlies, 2011; Laufk\u00f6tter et al., 2015)", "manualFormatting" : "(Taucher and Oschlies, 2011; Laufkoetter et al., 2015)", "plainTextFormattedCitation" : "(Taucher and Oschlies, 2011; Laufk\u00f6tter et al., 2015)", "previouslyFormattedCitation" : "(Taucher and Oschlies, 2011; Laufk\u00f6tter et al., 2015)" }, "properties" : { "noteIndex" : 0 }, "schema" : "https://github.com/citation-style-language/schema/raw/master/csl-citation.json" }</w:delInstrText>
        </w:r>
      </w:del>
      <w:r w:rsidR="00ED3EF6" w:rsidRPr="001E7A27">
        <w:rPr>
          <w:rFonts w:cs="Times New Roman"/>
          <w:lang w:val="en-GB"/>
        </w:rPr>
        <w:fldChar w:fldCharType="separate"/>
      </w:r>
      <w:r w:rsidR="00025FA2" w:rsidRPr="001E7A27">
        <w:rPr>
          <w:rFonts w:cs="Times New Roman"/>
          <w:noProof/>
          <w:lang w:val="en-GB"/>
        </w:rPr>
        <w:t xml:space="preserve">(Taucher and Oschlies, 2011; </w:t>
      </w:r>
      <w:ins w:id="4054" w:author="Robin Matthews" w:date="2021-06-17T18:05:00Z">
        <w:r w:rsidR="007320EC" w:rsidRPr="001E7A27">
          <w:rPr>
            <w:lang w:val="en-GB"/>
          </w:rPr>
          <w:t>Laufkötter</w:t>
        </w:r>
        <w:r w:rsidR="007320EC" w:rsidRPr="001E7A27" w:rsidDel="007320EC">
          <w:rPr>
            <w:rFonts w:cs="Times New Roman"/>
            <w:noProof/>
            <w:lang w:val="en-GB"/>
          </w:rPr>
          <w:t xml:space="preserve"> </w:t>
        </w:r>
      </w:ins>
      <w:del w:id="4055" w:author="Robin Matthews" w:date="2021-06-17T18:05:00Z">
        <w:r w:rsidR="00025FA2" w:rsidRPr="001E7A27" w:rsidDel="007320EC">
          <w:rPr>
            <w:rFonts w:cs="Times New Roman"/>
            <w:noProof/>
            <w:lang w:val="en-GB"/>
          </w:rPr>
          <w:delText xml:space="preserve">Laufkoetter </w:delText>
        </w:r>
      </w:del>
      <w:r w:rsidR="00025FA2" w:rsidRPr="001E7A27">
        <w:rPr>
          <w:rFonts w:cs="Times New Roman"/>
          <w:noProof/>
          <w:lang w:val="en-GB"/>
        </w:rPr>
        <w:t>et al., 2015)</w:t>
      </w:r>
      <w:r w:rsidR="00ED3EF6" w:rsidRPr="001E7A27">
        <w:rPr>
          <w:rFonts w:cs="Times New Roman"/>
          <w:lang w:val="en-GB"/>
        </w:rPr>
        <w:fldChar w:fldCharType="end"/>
      </w:r>
      <w:commentRangeEnd w:id="4051"/>
      <w:r w:rsidR="00025FA2" w:rsidRPr="001E7A27">
        <w:rPr>
          <w:rStyle w:val="CommentReference"/>
          <w:lang w:val="en-GB"/>
        </w:rPr>
        <w:commentReference w:id="4051"/>
      </w:r>
      <w:r w:rsidR="00ED3EF6" w:rsidRPr="001E7A27">
        <w:rPr>
          <w:rFonts w:cs="Times New Roman"/>
          <w:lang w:val="en-GB"/>
        </w:rPr>
        <w:t xml:space="preserve">. </w:t>
      </w:r>
      <w:bookmarkEnd w:id="4050"/>
      <w:r w:rsidR="00ED3EF6" w:rsidRPr="001E7A27">
        <w:rPr>
          <w:rFonts w:cs="Times New Roman"/>
          <w:lang w:val="en-GB"/>
        </w:rPr>
        <w:t xml:space="preserve">This remains the case in the CMIP6 models; </w:t>
      </w:r>
      <w:del w:id="4056" w:author="Soapbox" w:date="2021-07-21T11:36:00Z">
        <w:r w:rsidR="00ED3EF6" w:rsidRPr="001E7A27" w:rsidDel="00F90809">
          <w:rPr>
            <w:rFonts w:cs="Times New Roman"/>
            <w:lang w:val="en-GB"/>
          </w:rPr>
          <w:delText xml:space="preserve">indeed, </w:delText>
        </w:r>
      </w:del>
      <w:r w:rsidR="00ED3EF6" w:rsidRPr="001E7A27">
        <w:rPr>
          <w:rFonts w:cs="Times New Roman"/>
          <w:lang w:val="en-GB"/>
        </w:rPr>
        <w:t xml:space="preserve">inter-model uncertainty has increased in CMIP6 models, compared to CMIP5. The projected global multi-model mean change in PP in 13 models run under the </w:t>
      </w:r>
      <w:commentRangeStart w:id="4057"/>
      <w:r w:rsidR="00ED3EF6" w:rsidRPr="001E7A27">
        <w:rPr>
          <w:rFonts w:cs="Times New Roman"/>
          <w:lang w:val="en-GB"/>
        </w:rPr>
        <w:t>SSP5</w:t>
      </w:r>
      <w:commentRangeEnd w:id="4057"/>
      <w:r w:rsidR="00F90809" w:rsidRPr="001E7A27">
        <w:rPr>
          <w:rStyle w:val="CommentReference"/>
          <w:lang w:val="en-GB"/>
        </w:rPr>
        <w:commentReference w:id="4057"/>
      </w:r>
      <w:r w:rsidR="00ED3EF6" w:rsidRPr="001E7A27">
        <w:rPr>
          <w:rStyle w:val="mo"/>
          <w:rFonts w:cs="Times New Roman"/>
          <w:lang w:val="en-GB"/>
        </w:rPr>
        <w:t>−</w:t>
      </w:r>
      <w:r w:rsidR="00ED3EF6" w:rsidRPr="001E7A27">
        <w:rPr>
          <w:rFonts w:cs="Times New Roman"/>
          <w:lang w:val="en-GB"/>
        </w:rPr>
        <w:t xml:space="preserve">8.5 scenario project is </w:t>
      </w:r>
      <w:r w:rsidR="00ED3EF6" w:rsidRPr="001E7A27">
        <w:rPr>
          <w:rStyle w:val="mo"/>
          <w:rFonts w:cs="Times New Roman"/>
          <w:lang w:val="en-GB"/>
        </w:rPr>
        <w:t>−</w:t>
      </w:r>
      <w:r w:rsidR="00ED3EF6" w:rsidRPr="001E7A27">
        <w:rPr>
          <w:rFonts w:cs="Times New Roman"/>
          <w:lang w:val="en-GB"/>
        </w:rPr>
        <w:t xml:space="preserve">3 ± 9% (2080–2099 mean values relative to 1870–1899 ± the inter-model standard deviation; </w:t>
      </w:r>
      <w:commentRangeStart w:id="4058"/>
      <w:r w:rsidR="00ED3EF6" w:rsidRPr="001E7A27">
        <w:rPr>
          <w:rFonts w:cs="Times New Roman"/>
          <w:lang w:val="en-GB"/>
        </w:rPr>
        <w:fldChar w:fldCharType="begin" w:fldLock="1"/>
      </w:r>
      <w:r w:rsidR="00747167" w:rsidRPr="001E7A27">
        <w:rPr>
          <w:rFonts w:cs="Times New Roman"/>
          <w:lang w:val="en-GB"/>
        </w:rPr>
        <w:instrText>ADDIN CSL_CITATION { "citationItems" : [ { "id" : "ITEM-1",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"ITEM-1",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"manualFormatting" : "Kwiatkowski et al., 2020", "plainTextFormattedCitation" : "(Kwiatkowski et al., 2020)", "previouslyFormattedCitation" : "(Kwiatkowski et al., 2020)" }, "properties" : { "noteIndex" : 0 }, "schema" : "https://github.com/citation-style-language/schema/raw/master/csl-citation.json" }</w:instrText>
      </w:r>
      <w:r w:rsidR="00ED3EF6" w:rsidRPr="001E7A27">
        <w:rPr>
          <w:rFonts w:cs="Times New Roman"/>
          <w:lang w:val="en-GB"/>
        </w:rPr>
        <w:fldChar w:fldCharType="separate"/>
      </w:r>
      <w:r w:rsidR="00025FA2" w:rsidRPr="001E7A27">
        <w:rPr>
          <w:rFonts w:cs="Times New Roman"/>
          <w:noProof/>
          <w:lang w:val="en-GB"/>
        </w:rPr>
        <w:t>Kwiatkowski et al., 2020</w:t>
      </w:r>
      <w:r w:rsidR="00ED3EF6" w:rsidRPr="001E7A27">
        <w:rPr>
          <w:rFonts w:cs="Times New Roman"/>
          <w:lang w:val="en-GB"/>
        </w:rPr>
        <w:fldChar w:fldCharType="end"/>
      </w:r>
      <w:commentRangeEnd w:id="4058"/>
      <w:r w:rsidR="00025FA2" w:rsidRPr="001E7A27">
        <w:rPr>
          <w:rStyle w:val="CommentReference"/>
          <w:lang w:val="en-GB"/>
        </w:rPr>
        <w:commentReference w:id="4058"/>
      </w:r>
      <w:r w:rsidR="00ED3EF6" w:rsidRPr="001E7A27">
        <w:rPr>
          <w:rFonts w:cs="Times New Roman"/>
          <w:lang w:val="en-GB"/>
        </w:rPr>
        <w:t>). Under the low-emission, high-mitigation scenario SSP1</w:t>
      </w:r>
      <w:r w:rsidR="00ED3EF6" w:rsidRPr="001E7A27">
        <w:rPr>
          <w:rStyle w:val="mo"/>
          <w:rFonts w:cs="Times New Roman"/>
          <w:lang w:val="en-GB"/>
        </w:rPr>
        <w:t>−</w:t>
      </w:r>
      <w:r w:rsidR="00ED3EF6" w:rsidRPr="001E7A27">
        <w:rPr>
          <w:rFonts w:cs="Times New Roman"/>
          <w:lang w:val="en-GB"/>
        </w:rPr>
        <w:t xml:space="preserve">2.6, the global change in PP is </w:t>
      </w:r>
      <w:r w:rsidR="00ED3EF6" w:rsidRPr="001E7A27">
        <w:rPr>
          <w:rStyle w:val="mo"/>
          <w:rFonts w:cs="Times New Roman"/>
          <w:lang w:val="en-GB"/>
        </w:rPr>
        <w:t>−</w:t>
      </w:r>
      <w:r w:rsidR="00ED3EF6" w:rsidRPr="001E7A27">
        <w:rPr>
          <w:rStyle w:val="mn"/>
          <w:rFonts w:cs="Times New Roman"/>
          <w:lang w:val="en-GB"/>
        </w:rPr>
        <w:t xml:space="preserve">0.56 </w:t>
      </w:r>
      <w:r w:rsidR="00ED3EF6" w:rsidRPr="001E7A27">
        <w:rPr>
          <w:rStyle w:val="mo"/>
          <w:rFonts w:cs="Times New Roman"/>
          <w:lang w:val="en-GB"/>
        </w:rPr>
        <w:t xml:space="preserve">± </w:t>
      </w:r>
      <w:r w:rsidR="00ED3EF6" w:rsidRPr="001E7A27">
        <w:rPr>
          <w:rStyle w:val="mn"/>
          <w:rFonts w:cs="Times New Roman"/>
          <w:lang w:val="en-GB"/>
        </w:rPr>
        <w:t>4</w:t>
      </w:r>
      <w:r w:rsidR="00ED3EF6" w:rsidRPr="001E7A27">
        <w:rPr>
          <w:rFonts w:cs="Times New Roman"/>
          <w:lang w:val="en-GB"/>
        </w:rPr>
        <w:t xml:space="preserve">%. Observations in the contemporary period provide little direct constraint on the modelled responses of PP to climate change, partly due to insufficiently long records </w:t>
      </w:r>
      <w:r w:rsidR="00ED3EF6" w:rsidRPr="001E7A27">
        <w:rPr>
          <w:rFonts w:cs="Times New Roman"/>
          <w:lang w:val="en-GB"/>
        </w:rPr>
        <w:fldChar w:fldCharType="begin" w:fldLock="1"/>
      </w:r>
      <w:r w:rsidR="00747167" w:rsidRPr="001E7A27">
        <w:rPr>
          <w:rFonts w:cs="Times New Roman"/>
          <w:lang w:val="en-GB"/>
        </w:rPr>
        <w:instrText>ADDIN CSL_CITATION { "citationItems" : [ { "id" : "ITEM-1", "itemData" : { "DOI" : "10.1111/gcb.13152", "ISSN" : "13541013", "abstract" : "Understanding the influence of anthropogenic forcing on the marine biosphere is a high priority. Climate change-driven trends need to be accurately assessed and detected in a timely manner. As part of the effort towards detection of long-term trends, a network of ocean observatories and time series stations provide high quality data for a number of key parameters, such as pH, oxygen concentration or primary production (PP). Here, we use an ensemble of global coupled climate models to assess the temporal and spatial scales over which observations of eight biogeochemically relevant variables must be made to robustly detect a long-term trend. We find that, as a global average, continuous time series are required for between 14 (pH) and 32 (PP) years to distinguish a climate change trend from natural variability. Regional differences are extensive, with low latitudes and the Arctic generally needing shorter time series (&lt;similar to 30years) to detect trends than other areas. In addition, we quantify the footprint' of existing and planned time series stations, that is the area over which a station is representative of a broader region. Footprints are generally largest for pH and sea surface temperature, but nevertheless the existing network of observatories only represents 9-15% of the global ocean surface. Our results present a quantitative framework for assessing the adequacy of current and future ocean observing networks for detection and monitoring of climate change-driven responses in the marine ecosystem.", "author" : [ { "dropping-particle" : "", "family" : "Henson", "given" : "Stephanie A", "non-dropping-particle" : "", "parse-names" : false, "suffix" : "" }, { "dropping-particle" : "", "family" : "Beaulieu", "given" : "Claudie", "non-dropping-particle" : "", "parse-names" : false, "suffix" : "" }, { "dropping-particle" : "", "family" : "Lampitt", "given" : "Richard", "non-dropping-particle" : "", "parse-names" : false, "suffix" : "" } ], "container-title" : "Global Change Biology", "id" : "ITEM-1", "issue" : "4", "issued" : { "date-parts" : [ [ "2016", "4" ] ] }, "page" : "1561-1571", "title" : "Observing climate change trends in ocean biogeochemistry: when and where", "translator" : [ { "dropping-particle" : "", "family" : "L4267", "given" : "", "non-dropping-particle" : "", "parse-names" : false, "suffix" : "" } ], "type" : "article-journal", "volume" : "22" }, "uris" : [ "http://www.mendeley.com/documents/?uuid=3f4bde08-8bd2-469f-a198-69f4b420939d" ] } ], "mendeley" : { "formattedCitation" : "(Henson et al., 2016)", "plainTextFormattedCitation" : "(Henson et al., 2016)", "previouslyFormattedCitation" : "(Henson et al., 2016)" }, "properties" : { "noteIndex" : 0 }, "schema" : "https://github.com/citation-style-language/schema/raw/master/csl-citation.json" }</w:instrText>
      </w:r>
      <w:r w:rsidR="00ED3EF6" w:rsidRPr="001E7A27">
        <w:rPr>
          <w:rFonts w:cs="Times New Roman"/>
          <w:lang w:val="en-GB"/>
        </w:rPr>
        <w:fldChar w:fldCharType="separate"/>
      </w:r>
      <w:r w:rsidR="00025FA2" w:rsidRPr="001E7A27">
        <w:rPr>
          <w:rFonts w:cs="Times New Roman"/>
          <w:noProof/>
          <w:lang w:val="en-GB"/>
        </w:rPr>
        <w:t>(Henson et al., 2016)</w:t>
      </w:r>
      <w:r w:rsidR="00ED3EF6" w:rsidRPr="001E7A27">
        <w:rPr>
          <w:rFonts w:cs="Times New Roman"/>
          <w:lang w:val="en-GB"/>
        </w:rPr>
        <w:fldChar w:fldCharType="end"/>
      </w:r>
      <w:r w:rsidR="00ED3EF6" w:rsidRPr="001E7A27">
        <w:rPr>
          <w:rFonts w:cs="Times New Roman"/>
          <w:lang w:val="en-GB"/>
        </w:rPr>
        <w:t xml:space="preserve">. However, there is some indication of an emergent constraint on changes in tropical PP based on interannual variability derived from remote sensing </w:t>
      </w:r>
      <w:ins w:id="4059" w:author="Ian Blenkinsop" w:date="2021-07-28T14:27:00Z">
        <w:r w:rsidR="00A80BEA" w:rsidRPr="001E7A27">
          <w:rPr>
            <w:rFonts w:cs="Times New Roman"/>
            <w:lang w:val="en-GB"/>
          </w:rPr>
          <w:t xml:space="preserve">(Section </w:t>
        </w:r>
        <w:r w:rsidR="00A80BEA" w:rsidRPr="001E7A27">
          <w:rPr>
            <w:rFonts w:cs="Times New Roman"/>
            <w:iCs/>
            <w:lang w:val="en-GB"/>
          </w:rPr>
          <w:t xml:space="preserve">5.4.6; </w:t>
        </w:r>
      </w:ins>
      <w:commentRangeStart w:id="4060"/>
      <w:r w:rsidR="00B80DB1" w:rsidRPr="001E7A27">
        <w:rPr>
          <w:rFonts w:cs="Times New Roman"/>
          <w:lang w:val="en-GB"/>
        </w:rPr>
        <w:fldChar w:fldCharType="begin" w:fldLock="1"/>
      </w:r>
      <w:ins w:id="4061" w:author="Robin Matthews" w:date="2021-06-17T18:06:00Z">
        <w:r w:rsidR="007320EC" w:rsidRPr="001E7A27">
          <w:rPr>
            <w:rFonts w:cs="Times New Roman"/>
            <w:lang w:val="en-GB"/>
          </w:rPr>
          <w:instrText>ADDIN CSL_CITATION { "citationItems" : [ { "id" : "ITEM-1", "itemData" : { "DOI" : "10.1038/nclimate3265", "ISSN" : "1758-678X", "abstract" : "Marine primary production is a fundamental component of the Earth system, providing the main source of food and energy to the marine food web, and influencing the concentration of atmospheric CO 2 (refs 1,2). Earth system model (ESM) projections of global marine primary production are highly uncertain with models projecting both increases3,4 and declines of up to 20% by 21005,6. This uncertainty is predominantly driven by the sensitivity of tropical ocean primary production to climate change, with the latest ESMs suggesting twenty-first-century tropical declines of between 1 and 30% (refs 5,6). Here we identify an emergent relationship7,8,9,10,11 between the long-term sensitivity of tropical ocean primary production to rising equatorial zone sea surface temperature (SST) and the interannual sensitivity of primary production to El Ni\u00f1o/Southern Oscillation (ENSO)-driven SST anomalies. Satellite-based observations of the ENSO sensitivity of tropical primary production are then used to constrain projections of the long-term climate impact on primary production. We estimate that tropical primary production will decline by 3 \u00b1 1% per kelvin increase in equatorial zone SST. Under a business-as-usual emissions scenario this results in an 11 \u00b1 6% decline in tropical marine primary production and a 6 \u00b1 3% decline in global marine primary production by 2100.", "author" : [ { "dropping-particle" : "", "family" : "Kwiatkowski", "given" : "Lester",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"Ciais", "given" : "Philippe", "non-dropping-particle" : "", "parse-names" : false, "suffix" : "" }, { "dropping-particle" : "", "family" : "Cox", "given" : "Peter M", "non-dropping-particle" : "", "parse-names" : false, "suffix" : "" }, { "dropping-particle" : "", "family" : "Laufk\u00f6tter", "given" : "Charlotte", "non-dropping-particle" : "", "parse-names" : false, "suffix" : "" }, { "dropping-particle" : "", "family" : "Li", "given" : "Yue", "non-dropping-particle" : "", "parse-names" : false, "suffix" : "" }, { "dropping-particle" : "", "family" : "S\u00e9f\u00e9rian", "given" : "Roland", "non-dropping-particle" : "", "parse-names" : false, "suffix" : "" } ], "container-title" : "Nature Climate Change", "id" : "ITEM-1", "issue" : "5", "issued" : { "date-parts" : [ [ "2017", "5", "10" ] ] }, "page" : "355-358", "title" : "Emergent constraints on projections of declining primary production in the tropical oceans", "translator" : [ { "dropping-particle" : "", "family" : "L7397", "given" : "", "non-dropping-particle" : "", "parse-names" : false, "suffix" : "" } ], "type" : "article-journal", "volume" : "7" }, "uris" : [ "http://www.mendeley.com/documents/?uuid=a9a60606-5c7d-46c1-80c0-626abe94391b" ] } ], "mendeley" : { "formattedCitation" : "(Kwiatkowski et al., 2017)", "manualFormatting" : "(Kwiatkowski et al., 2017", "plainTextFormattedCitation" : "(Kwiatkowski et al., 2017)", "previouslyFormattedCitation" : "(Kwiatkowski et al., 2017)" }, "properties" : { "noteIndex" : 0 }, "schema" : "https://github.com/citation-style-language/schema/raw/master/csl-citation.json" }</w:instrText>
        </w:r>
      </w:ins>
      <w:del w:id="4062" w:author="Robin Matthews" w:date="2021-06-17T18:06:00Z">
        <w:r w:rsidR="00747167" w:rsidRPr="001E7A27" w:rsidDel="007320EC">
          <w:rPr>
            <w:rFonts w:cs="Times New Roman"/>
            <w:lang w:val="en-GB"/>
          </w:rPr>
          <w:delInstrText>ADDIN CSL_CITATION { "citationItems" : [ { "id" : "ITEM-1", "itemData" : { "DOI" : "10.1038/nclimate3265", "ISSN" : "1758-678X", "abstract" : "Marine primary production is a fundamental component of the Earth system, providing the main source of food and energy to the marine food web, and influencing the concentration of atmospheric CO 2 (refs 1,2). Earth system model (ESM) projections of global marine primary production are highly uncertain with models projecting both increases3,4 and declines of up to 20% by 21005,6. This uncertainty is predominantly driven by the sensitivity of tropical ocean primary production to climate change, with the latest ESMs suggesting twenty-first-century tropical declines of between 1 and 30% (refs 5,6). Here we identify an emergent relationship7,8,9,10,11 between the long-term sensitivity of tropical ocean primary production to rising equatorial zone sea surface temperature (SST) and the interannual sensitivity of primary production to El Ni\u00f1o/Southern Oscillation (ENSO)-driven SST anomalies. Satellite-based observations of the ENSO sensitivity of tropical primary production are then used to constrain projections of the long-term climate impact on primary production. We estimate that tropical primary production will decline by 3 \u00b1 1% per kelvin increase in equatorial zone SST. Under a business-as-usual emissions scenario this results in an 11 \u00b1 6% decline in tropical marine primary production and a 6 \u00b1 3% decline in global marine primary production by 2100.", "author" : [ { "dropping-particle" : "", "family" : "Kwiatkowski", "given" : "Lester",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"Ciais", "given" : "Philippe", "non-dropping-particle" : "", "parse-names" : false, "suffix" : "" }, { "dropping-particle" : "", "family" : "Cox", "given" : "Peter M", "non-dropping-particle" : "", "parse-names" : false, "suffix" : "" }, { "dropping-particle" : "", "family" : "Laufk\u00f6tter", "given" : "Charlotte", "non-dropping-particle" : "", "parse-names" : false, "suffix" : "" }, { "dropping-particle" : "", "family" : "Li", "given" : "Yue", "non-dropping-particle" : "", "parse-names" : false, "suffix" : "" }, { "dropping-particle" : "", "family" : "S\u00e9f\u00e9rian", "given" : "Roland", "non-dropping-particle" : "", "parse-names" : false, "suffix" : "" } ], "container-title" : "Nature Climate Change", "id" : "ITEM-1", "issue" : "5", "issued" : { "date-parts" : [ [ "2017", "5", "10" ] ] }, "page" : "355-358", "title" : "Emergent constraints on projections of declining primary production in the tropical oceans", "translator" : [ { "dropping-particle" : "", "family" : "L7397", "given" : "", "non-dropping-particle" : "", "parse-names" : false, "suffix" : "" } ], "type" : "article-journal", "volume" : "7" }, "uris" : [ "http://www.mendeley.com/documents/?uuid=a9a60606-5c7d-46c1-80c0-626abe94391b" ] } ], "mendeley" : { "formattedCitation" : "(Kwiatkowski et al., 2017)", "manualFormatting" : "(Kwiatkowski et al., 2017b", "plainTextFormattedCitation" : "(Kwiatkowski et al., 2017)", "previouslyFormattedCitation" : "(Kwiatkowski et al., 2017)" }, "properties" : { "noteIndex" : 0 }, "schema" : "https://github.com/citation-style-language/schema/raw/master/csl-citation.json" }</w:delInstrText>
        </w:r>
      </w:del>
      <w:r w:rsidR="00B80DB1" w:rsidRPr="001E7A27">
        <w:rPr>
          <w:rFonts w:cs="Times New Roman"/>
          <w:lang w:val="en-GB"/>
        </w:rPr>
        <w:fldChar w:fldCharType="separate"/>
      </w:r>
      <w:del w:id="4063" w:author="Ian Blenkinsop" w:date="2021-07-28T14:27:00Z">
        <w:r w:rsidR="00025FA2" w:rsidRPr="001E7A27" w:rsidDel="00A80BEA">
          <w:rPr>
            <w:rFonts w:cs="Times New Roman"/>
            <w:noProof/>
            <w:lang w:val="en-GB"/>
          </w:rPr>
          <w:delText>(</w:delText>
        </w:r>
      </w:del>
      <w:r w:rsidR="00025FA2" w:rsidRPr="001E7A27">
        <w:rPr>
          <w:rFonts w:cs="Times New Roman"/>
          <w:noProof/>
          <w:lang w:val="en-GB"/>
        </w:rPr>
        <w:t>Kwiatkowski et al., 2017</w:t>
      </w:r>
      <w:del w:id="4064" w:author="Robin Matthews" w:date="2021-06-17T18:06:00Z">
        <w:r w:rsidR="00025FA2" w:rsidRPr="001E7A27" w:rsidDel="007320EC">
          <w:rPr>
            <w:rFonts w:cs="Times New Roman"/>
            <w:noProof/>
            <w:lang w:val="en-GB"/>
          </w:rPr>
          <w:delText>b</w:delText>
        </w:r>
      </w:del>
      <w:r w:rsidR="00B80DB1" w:rsidRPr="001E7A27">
        <w:rPr>
          <w:rFonts w:cs="Times New Roman"/>
          <w:lang w:val="en-GB"/>
        </w:rPr>
        <w:fldChar w:fldCharType="end"/>
      </w:r>
      <w:commentRangeEnd w:id="4060"/>
      <w:r w:rsidR="00025FA2" w:rsidRPr="001E7A27">
        <w:rPr>
          <w:rStyle w:val="CommentReference"/>
          <w:lang w:val="en-GB"/>
        </w:rPr>
        <w:commentReference w:id="4060"/>
      </w:r>
      <w:del w:id="4065" w:author="Ian Blenkinsop" w:date="2021-07-28T14:27:00Z">
        <w:r w:rsidR="00B80DB1" w:rsidRPr="001E7A27" w:rsidDel="00A80BEA">
          <w:rPr>
            <w:rFonts w:cs="Times New Roman"/>
            <w:lang w:val="en-GB"/>
          </w:rPr>
          <w:delText xml:space="preserve">; </w:delText>
        </w:r>
        <w:r w:rsidR="00ED3EF6" w:rsidRPr="001E7A27" w:rsidDel="00A80BEA">
          <w:rPr>
            <w:rFonts w:cs="Times New Roman"/>
            <w:lang w:val="en-GB"/>
          </w:rPr>
          <w:delText xml:space="preserve">Section </w:delText>
        </w:r>
        <w:r w:rsidR="00ED3EF6" w:rsidRPr="001E7A27" w:rsidDel="00A80BEA">
          <w:rPr>
            <w:rFonts w:cs="Times New Roman"/>
            <w:iCs/>
            <w:lang w:val="en-GB"/>
          </w:rPr>
          <w:delText>5.4.6</w:delText>
        </w:r>
      </w:del>
      <w:r w:rsidR="00ED3EF6" w:rsidRPr="001E7A27">
        <w:rPr>
          <w:rFonts w:cs="Times New Roman"/>
          <w:iCs/>
          <w:lang w:val="en-GB"/>
        </w:rPr>
        <w:t>)</w:t>
      </w:r>
      <w:r w:rsidR="00ED3EF6" w:rsidRPr="001E7A27">
        <w:rPr>
          <w:rFonts w:cs="Times New Roman"/>
          <w:lang w:val="en-GB"/>
        </w:rPr>
        <w:t>.</w:t>
      </w:r>
    </w:p>
    <w:p w14:paraId="3148ECB0" w14:textId="77777777" w:rsidR="00ED3EF6" w:rsidRPr="001E7A27" w:rsidRDefault="00ED3EF6" w:rsidP="005C7F25">
      <w:pPr>
        <w:autoSpaceDE w:val="0"/>
        <w:autoSpaceDN w:val="0"/>
        <w:adjustRightInd w:val="0"/>
        <w:rPr>
          <w:rFonts w:cs="Times New Roman"/>
          <w:lang w:val="en-GB"/>
        </w:rPr>
      </w:pPr>
    </w:p>
    <w:p w14:paraId="55ACD841" w14:textId="7680B8F9" w:rsidR="00ED3EF6" w:rsidRPr="001E7A27" w:rsidRDefault="00ED3EF6" w:rsidP="005C7F25">
      <w:pPr>
        <w:pStyle w:val="AR6BodyText"/>
        <w:rPr>
          <w:lang w:val="en-GB"/>
        </w:rPr>
      </w:pPr>
      <w:r w:rsidRPr="001E7A27">
        <w:rPr>
          <w:lang w:val="en-GB"/>
        </w:rPr>
        <w:t>In CMIP5 models run under RCP8.5, particulate organic carbon (POC) export flux is projected to decline by 1</w:t>
      </w:r>
      <w:r w:rsidRPr="001E7A27">
        <w:rPr>
          <w:rFonts w:eastAsia="MinionPro-Regular"/>
          <w:lang w:val="en-GB" w:eastAsia="ja-JP"/>
        </w:rPr>
        <w:t>–</w:t>
      </w:r>
      <w:r w:rsidRPr="001E7A27">
        <w:rPr>
          <w:lang w:val="en-GB"/>
        </w:rPr>
        <w:t>12% by 2100</w:t>
      </w:r>
      <w:r w:rsidR="00B80DB1" w:rsidRPr="001E7A27">
        <w:rPr>
          <w:lang w:val="en-GB"/>
        </w:rPr>
        <w:t xml:space="preserve"> </w:t>
      </w:r>
      <w:commentRangeStart w:id="4066"/>
      <w:r w:rsidR="00B80DB1" w:rsidRPr="001E7A27">
        <w:rPr>
          <w:lang w:val="en-GB"/>
        </w:rPr>
        <w:fldChar w:fldCharType="begin" w:fldLock="1"/>
      </w:r>
      <w:ins w:id="4067" w:author="Robin Matthews" w:date="2021-06-17T18:07:00Z">
        <w:r w:rsidR="007320EC" w:rsidRPr="001E7A27">
          <w:rPr>
            <w:lang w:val="en-GB"/>
          </w:rPr>
          <w:instrText>ADDIN CSL_CITATION { "citationItems" : [ { "id" : "ITEM-1", "itemData" : { "DOI" : "10.1029/2010GL045934", "ISSN" : "00948276", "abstract" : "A global Earth System model is employed to investigate the role of direct temperature effects in the response of marine ecosystems to climate change. While model configurations with and without consideration of explicit temperature effects can reproduce observed current biogeochemical tracer distributions and estimated carbon export about equally well, carbon flow through the model ecosystem reveals strong temperature sensitivities. Depending on whether biological processes are assumed temperature sensitive or not, simulated marine net primary production (NPP) increases or decreases under projected climate change driven by a business-as-usual CO2 emission scenario for the 21st century. This suggests that indirect temperature effects such as changes in the supply of nutrients and light are not the only relevant factors to be considered when modeling the response of marine ecosystems to climate change. A better understanding of direct temperature effects on marine ecosystems is required before even the direction of change in NPP can be reliably predicted. Citation: Taucher, J., and A. Oschlies (2011), Can we predict the direction of marine primary production change under global warming?, Geophys. Res. Lett., 38, L02603, doi: 10.1029/2010GL045934.", "author" : [ { "dropping-particle" : "", "family" : "Taucher", "given" : "J", "non-dropping-particle" : "", "parse-names" : false, "suffix" : "" }, { "dropping-particle" : "", "family" : "Oschlies", "given" : "A", "non-dropping-particle" : "", "parse-names" : false, "suffix" : "" } ], "container-title" : "Geophysical Research Letters", "id" : "ITEM-1", "issue" : "2", "issued" : { "date-parts" : [ [ "2011", "1" ] ] }, "page" : "L02603", "title" : "Can we predict the direction of marine primary production change under global warming?", "translator" : [ { "dropping-particle" : "", "family" : "L4280", "given" : "", "non-dropping-particle" : "", "parse-names" : false, "suffix" : "" } ], "type" : "article-journal", "volume" : "38" }, "uris" : [ "http://www.mendeley.com/documents/?uuid=73c4ee6e-a8c2-485b-a25d-5512609b1296" ] }, { "id" : "ITEM-2", "itemData" : { "DOI" : "10.5194/bg-12-6955-2015", "ISSN" : "1726-4170", "abstract" : "Past model studies have projected a global decrease in marine net primary production (NPP) over the 21st century, but these studies focused on the multi-model mean rather than on the large inter-model differences. Here, we analyze model-simulated changes in NPP for the 21st century under IPCC's high-emission scenario RCP8.5. We use a suite of nine coupled carbon-climate Earth system models with embedded marine ecosystem models and focus on the spread between the different models and the underlying reasons. Globally, NPP decreases in five out of the nine models over the course of the 21st century, while three show no significant trend and one even simulates an increase. The largest model spread occurs in the low latitudes (between 30 degrees S and 30 degrees N), with individual models simulating relative changes between -25 and +40 %. Of the seven models diagnosing a net decrease in NPP in the low latitudes, only three simulate this to be a consequence of the classical interpretation, i.e., a stronger nutrient limitation due to increased stratification leading to reduced phytoplankton growth. In the other four, warming-induced increases in phytoplankton growth outbalance the stronger nutrient limitation. However, temperature-driven increases in grazing and other loss processes cause a net decrease in phytoplankton biomass and reduce NPP despite higher growth rates. One model projects a strong increase in NPP in the low latitudes, caused by an intensification of the microbial loop, while NPP in the remaining model changes by less than 0.5 %. While models consistently project increases NPP in the Southern Ocean, the regional inter-model range is also very substantial. In most models, this increase in NPP is driven by temperature, but it is also modulated by changes in light, macronutrients and iron as well as grazing. Overall, current projections of future changes in global marine NPP are subject to large uncertainties and necessitate a dedicated and sustained effort to improve the models and the concepts and data that guide their development.", "author" : [ { "dropping-particle" : "", "family" : "Laufkoetter", "given" : "C", "non-dropping-particle" : "", "parse-names" : false, "suffix" : "" }, { "dropping-particle" : "", "family" : "Vogt", "given" : "M", "non-dropping-particle" : "", "parse-names" : false, "suffix" : "" }, { "dropping-particle" : "", "family" : "Gruber", "given" : "N", "non-dropping-particle" : "", "parse-names" : false, "suffix" : "" }, { "dropping-particle" : "", "family" : "Aita-Noguchi",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"non-dropping-particle" : "", "parse-names" : false, "suffix" : "" }, { "dropping-particle" : "", "family" : "Doney", "given" : "S C", "non-dropping-particle" : "", "parse-names" : false, "suffix" : "" }, { "dropping-particle" : "", "family" : "Dunne", "given" : "J", "non-dropping-particle" : "", "parse-names" : false, "suffix" : "" }, { "dropping-particle" : "", "family" : "Hashioka", "given" : "T", "non-dropping-particle" : "", "parse-names" : false, "suffix" : "" }, { "dropping-particle" : "", "family" : "Hauck", "given" : "J", "non-dropping-particle" : "", "parse-names" : false, "suffix" : "" }, { "dropping-particle" : "", "family" : "Hirata", "given" : "T", "non-dropping-particle" : "", "parse-names" : false, "suffix" : "" }, { "dropping-particle" : "", "family" : "John", "given" : "J", "non-dropping-particle" : "", "parse-names" : false, "suffix" : "" }, { "dropping-particle" : "", "family" : "Quere", "given" : "C", "non-dropping-particle" : "Le", "parse-names" : false, "suffix" : "" }, { "dropping-particle" : "", "family" : "Lima", "given" : "I D", "non-dropping-particle" : "", "parse-names" : false, "suffix" : "" }, { "dropping-particle" : "", "family" : "Nakano", "given" : "H", "non-dropping-particle" : "", "parse-names" : false, "suffix" : "" }, { "dropping-particle" : "", "family" : "Seferian", "given" : "R", "non-dropping-particle" : "", "parse-names" : false, "suffix" : "" }, { "dropping-particle" : "", "family" : "Totterdell", "given" : "I", "non-dropping-particle" : "", "parse-names" : false, "suffix" : "" }, { "dropping-particle" : "", "family" : "Vichi", "given" : "M", "non-dropping-particle" : "", "parse-names" : false, "suffix" : "" }, { "dropping-particle" : "", "family" : "Voelker", "given" : "C", "non-dropping-particle" : "", "parse-names" : false, "suffix" : "" } ], "container-title" : "Biogeosciences", "id" : "ITEM-2", "issue" : "23", "issued" : { "date-parts" : [ [ "2015" ] ] }, "page" : "6955-6984", "title" : "Drivers and uncertainties of future global marine primary production in marine ecosystem models", "translator" : [ { "dropping-particle" : "", "family" : "L1549", "given" : "", "non-dropping-particle" : "", "parse-names" : false, "suffix" : "" } ], "type" : "article-journal", "volume" : "12" }, "uris" : [ "http://www.mendeley.com/documents/?uuid=27ccb2fa-9ad8-4231-8f21-11318aac74cc" ] } ], "mendeley" : { "formattedCitation" : "(Taucher and Oschlies, 2011; Laufkoetter et al., 2015)", "manualFormatting" : "(Taucher and Oschlies, 2011; Laufkoetter et al., 2015)", "plainTextFormattedCitation" : "(Taucher and Oschlies, 2011; Laufkoetter et al., 2015)", "previouslyFormattedCitation" : "(Taucher and Oschlies, 2011; Laufkoetter et al., 2015)" }, "properties" : { "noteIndex" : 0 }, "schema" : "https://github.com/citation-style-language/schema/raw/master/csl-citation.json" }</w:instrText>
        </w:r>
      </w:ins>
      <w:del w:id="4068" w:author="Robin Matthews" w:date="2021-06-17T18:07:00Z">
        <w:r w:rsidR="00747167" w:rsidRPr="001E7A27" w:rsidDel="007320EC">
          <w:rPr>
            <w:lang w:val="en-GB"/>
          </w:rPr>
          <w:delInstrText>ADDIN CSL_CITATION { "citationItems" : [ { "id" : "ITEM-1", "itemData" : { "DOI" : "10.1029/2010GL045934", "ISSN" : "00948276", "abstract" : "A global Earth System model is employed to investigate the role of direct temperature effects in the response of marine ecosystems to climate change. While model configurations with and without consideration of explicit temperature effects can reproduce observed current biogeochemical tracer distributions and estimated carbon export about equally well, carbon flow through the model ecosystem reveals strong temperature sensitivities. Depending on whether biological processes are assumed temperature sensitive or not, simulated marine net primary production (NPP) increases or decreases under projected climate change driven by a business-as-usual CO2 emission scenario for the 21st century. This suggests that indirect temperature effects such as changes in the supply of nutrients and light are not the only relevant factors to be considered when modeling the response of marine ecosystems to climate change. A better understanding of direct temperature effects on marine ecosystems is required before even the direction of change in NPP can be reliably predicted. Citation: Taucher, J., and A. Oschlies (2011), Can we predict the direction of marine primary production change under global warming?, Geophys. Res. Lett., 38, L02603, doi: 10.1029/2010GL045934.", "author" : [ { "dropping-particle" : "", "family" : "Taucher", "given" : "J", "non-dropping-particle" : "", "parse-names" : false, "suffix" : "" }, { "dropping-particle" : "", "family" : "Oschlies", "given" : "A", "non-dropping-particle" : "", "parse-names" : false, "suffix" : "" } ], "container-title" : "Geophysical Research Letters", "id" : "ITEM-1", "issue" : "2", "issued" : { "date-parts" : [ [ "2011", "1" ] ] }, "page" : "L02603", "title" : "Can we predict the direction of marine primary production change under global warming?", "translator" : [ { "dropping-particle" : "", "family" : "L4280", "given" : "", "non-dropping-particle" : "", "parse-names" : false, "suffix" : "" } ], "type" : "article-journal", "volume" : "38" }, "uris" : [ "http://www.mendeley.com/documents/?uuid=73c4ee6e-a8c2-485b-a25d-5512609b1296" ] }, { "id" : "ITEM-2", "itemData" : { "DOI" : "10.5194/bg-12-6955-2015", "ISSN" : "1726-4170", "abstract" : "Past model studies have projected a global decrease in marine net primary production (NPP) over the 21st century, but these studies focused on the multi-model mean rather than on the large inter-model differences. Here, we analyze model-simulated changes in NPP for the 21st century under IPCC's high-emission scenario RCP8.5. We use a suite of nine coupled carbon-climate Earth system models with embedded marine ecosystem models and focus on the spread between the different models and the underlying reasons. Globally, NPP decreases in five out of the nine models over the course of the 21st century, while three show no significant trend and one even simulates an increase. The largest model spread occurs in the low latitudes (between 30 degrees S and 30 degrees N), with individual models simulating relative changes between -25 and +40 %. Of the seven models diagnosing a net decrease in NPP in the low latitudes, only three simulate this to be a consequence of the classical interpretation, i.e., a stronger nutrient limitation due to increased stratification leading to reduced phytoplankton growth. In the other four, warming-induced increases in phytoplankton growth outbalance the stronger nutrient limitation. However, temperature-driven increases in grazing and other loss processes cause a net decrease in phytoplankton biomass and reduce NPP despite higher growth rates. One model projects a strong increase in NPP in the low latitudes, caused by an intensification of the microbial loop, while NPP in the remaining model changes by less than 0.5 %. While models consistently project increases NPP in the Southern Ocean, the regional inter-model range is also very substantial. In most models, this increase in NPP is driven by temperature, but it is also modulated by changes in light, macronutrients and iron as well as grazing. Overall, current projections of future changes in global marine NPP are subject to large uncertainties and necessitate a dedicated and sustained effort to improve the models and the concepts and data that guide their development.", "author" : [ { "dropping-particle" : "", "family" : "Laufkoetter", "given" : "C", "non-dropping-particle" : "", "parse-names" : false, "suffix" : "" }, { "dropping-particle" : "", "family" : "Vogt", "given" : "M", "non-dropping-particle" : "", "parse-names" : false, "suffix" : "" }, { "dropping-particle" : "", "family" : "Gruber", "given" : "N", "non-dropping-particle" : "", "parse-names" : false, "suffix" : "" }, { "dropping-particle" : "", "family" : "Aita-Noguchi",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"non-dropping-particle" : "", "parse-names" : false, "suffix" : "" }, { "dropping-particle" : "", "family" : "Doney", "given" : "S C", "non-dropping-particle" : "", "parse-names" : false, "suffix" : "" }, { "dropping-particle" : "", "family" : "Dunne", "given" : "J", "non-dropping-particle" : "", "parse-names" : false, "suffix" : "" }, { "dropping-particle" : "", "family" : "Hashioka", "given" : "T", "non-dropping-particle" : "", "parse-names" : false, "suffix" : "" }, { "dropping-particle" : "", "family" : "Hauck", "given" : "J", "non-dropping-particle" : "", "parse-names" : false, "suffix" : "" }, { "dropping-particle" : "", "family" : "Hirata", "given" : "T", "non-dropping-particle" : "", "parse-names" : false, "suffix" : "" }, { "dropping-particle" : "", "family" : "John", "given" : "J", "non-dropping-particle" : "", "parse-names" : false, "suffix" : "" }, { "dropping-particle" : "", "family" : "Quere", "given" : "C", "non-dropping-particle" : "Le", "parse-names" : false, "suffix" : "" }, { "dropping-particle" : "", "family" : "Lima", "given" : "I D", "non-dropping-particle" : "", "parse-names" : false, "suffix" : "" }, { "dropping-particle" : "", "family" : "Nakano", "given" : "H", "non-dropping-particle" : "", "parse-names" : false, "suffix" : "" }, { "dropping-particle" : "", "family" : "Seferian", "given" : "R", "non-dropping-particle" : "", "parse-names" : false, "suffix" : "" }, { "dropping-particle" : "", "family" : "Totterdell", "given" : "I", "non-dropping-particle" : "", "parse-names" : false, "suffix" : "" }, { "dropping-particle" : "", "family" : "Vichi", "given" : "M", "non-dropping-particle" : "", "parse-names" : false, "suffix" : "" }, { "dropping-particle" : "", "family" : "Voelker", "given" : "C", "non-dropping-particle" : "", "parse-names" : false, "suffix" : "" } ], "container-title" : "Biogeosciences", "id" : "ITEM-2", "issue" : "23", "issued" : { "date-parts" : [ [ "2015" ] ] }, "page" : "6955-6984", "title" : "Drivers and uncertainties of future global marine primary production in marine ecosystem models", "translator" : [ { "dropping-particle" : "", "family" : "L1549", "given" : "", "non-dropping-particle" : "", "parse-names" : false, "suffix" : "" } ], "type" : "article-journal", "volume" : "12" }, "uris" : [ "http://www.mendeley.com/documents/?uuid=27ccb2fa-9ad8-4231-8f21-11318aac74cc" ] } ], "mendeley" : { "formattedCitation" : "(Taucher and Oschlies, 2011; Laufkoetter et al., 2015)", "manualFormatting" : "(Taucher and Oschlies 2011; Laufkoetter et al. 2015)", "plainTextFormattedCitation" : "(Taucher and Oschlies, 2011; Laufkoetter et al., 2015)", "previouslyFormattedCitation" : "(Taucher and Oschlies, 2011; Laufkoetter et al., 2015)" }, "properties" : { "noteIndex" : 0 }, "schema" : "https://github.com/citation-style-language/schema/raw/master/csl-citation.json" }</w:delInstrText>
        </w:r>
      </w:del>
      <w:r w:rsidR="00B80DB1" w:rsidRPr="001E7A27">
        <w:rPr>
          <w:lang w:val="en-GB"/>
        </w:rPr>
        <w:fldChar w:fldCharType="separate"/>
      </w:r>
      <w:r w:rsidR="00025FA2" w:rsidRPr="001E7A27">
        <w:rPr>
          <w:noProof/>
          <w:lang w:val="en-GB"/>
        </w:rPr>
        <w:t>(Taucher and Oschlies</w:t>
      </w:r>
      <w:ins w:id="4069" w:author="Robin Matthews" w:date="2021-06-17T18:07:00Z">
        <w:r w:rsidR="007320EC" w:rsidRPr="001E7A27">
          <w:rPr>
            <w:noProof/>
            <w:lang w:val="en-GB"/>
          </w:rPr>
          <w:t>,</w:t>
        </w:r>
      </w:ins>
      <w:r w:rsidR="00025FA2" w:rsidRPr="001E7A27">
        <w:rPr>
          <w:noProof/>
          <w:lang w:val="en-GB"/>
        </w:rPr>
        <w:t xml:space="preserve"> 2011; Laufkoetter et al.</w:t>
      </w:r>
      <w:ins w:id="4070" w:author="Robin Matthews" w:date="2021-06-17T18:07:00Z">
        <w:r w:rsidR="007320EC" w:rsidRPr="001E7A27">
          <w:rPr>
            <w:noProof/>
            <w:lang w:val="en-GB"/>
          </w:rPr>
          <w:t>,</w:t>
        </w:r>
      </w:ins>
      <w:r w:rsidR="00025FA2" w:rsidRPr="001E7A27">
        <w:rPr>
          <w:noProof/>
          <w:lang w:val="en-GB"/>
        </w:rPr>
        <w:t xml:space="preserve"> 2015)</w:t>
      </w:r>
      <w:r w:rsidR="00B80DB1" w:rsidRPr="001E7A27">
        <w:rPr>
          <w:lang w:val="en-GB"/>
        </w:rPr>
        <w:fldChar w:fldCharType="end"/>
      </w:r>
      <w:commentRangeEnd w:id="4066"/>
      <w:r w:rsidR="00025FA2" w:rsidRPr="001E7A27">
        <w:rPr>
          <w:rStyle w:val="CommentReference"/>
          <w:lang w:val="en-GB"/>
        </w:rPr>
        <w:commentReference w:id="4066"/>
      </w:r>
      <w:r w:rsidRPr="001E7A27">
        <w:rPr>
          <w:rStyle w:val="CommentReference"/>
          <w:sz w:val="22"/>
          <w:szCs w:val="22"/>
          <w:lang w:val="en-GB"/>
        </w:rPr>
        <w:t xml:space="preserve">. </w:t>
      </w:r>
      <w:r w:rsidR="00511CFB" w:rsidRPr="001E7A27">
        <w:rPr>
          <w:lang w:val="en-GB" w:eastAsia="en-GB"/>
        </w:rPr>
        <w:t>Similar values are predicted in 18 CMIP6 models, with declines of 2.5</w:t>
      </w:r>
      <w:r w:rsidR="00511CFB" w:rsidRPr="001E7A27">
        <w:rPr>
          <w:rFonts w:eastAsia="MinionPro-Regular"/>
          <w:lang w:val="en-GB" w:eastAsia="ja-JP"/>
        </w:rPr>
        <w:t>–</w:t>
      </w:r>
      <w:r w:rsidR="00511CFB" w:rsidRPr="001E7A27">
        <w:rPr>
          <w:lang w:val="en-GB" w:eastAsia="en-GB"/>
        </w:rPr>
        <w:t xml:space="preserve">21.5% (median </w:t>
      </w:r>
      <w:r w:rsidR="00511CFB" w:rsidRPr="001E7A27">
        <w:rPr>
          <w:rFonts w:eastAsia="MinionPro-Regular"/>
          <w:lang w:val="en-GB" w:eastAsia="ja-JP"/>
        </w:rPr>
        <w:t>–</w:t>
      </w:r>
      <w:r w:rsidR="00511CFB" w:rsidRPr="001E7A27">
        <w:rPr>
          <w:lang w:val="en-GB" w:eastAsia="en-GB"/>
        </w:rPr>
        <w:t>14%) or 0.2</w:t>
      </w:r>
      <w:r w:rsidR="00511CFB" w:rsidRPr="001E7A27">
        <w:rPr>
          <w:rFonts w:eastAsia="MinionPro-Regular"/>
          <w:lang w:val="en-GB" w:eastAsia="ja-JP"/>
        </w:rPr>
        <w:t>–</w:t>
      </w:r>
      <w:r w:rsidR="00511CFB" w:rsidRPr="001E7A27">
        <w:rPr>
          <w:lang w:val="en-GB" w:eastAsia="en-GB"/>
        </w:rPr>
        <w:t xml:space="preserve">2 GtC (median </w:t>
      </w:r>
      <w:r w:rsidR="00511CFB" w:rsidRPr="001E7A27">
        <w:rPr>
          <w:rFonts w:eastAsia="MinionPro-Regular"/>
          <w:lang w:val="en-GB" w:eastAsia="ja-JP"/>
        </w:rPr>
        <w:t>–</w:t>
      </w:r>
      <w:r w:rsidR="00511CFB" w:rsidRPr="001E7A27">
        <w:rPr>
          <w:lang w:val="en-GB" w:eastAsia="en-GB"/>
        </w:rPr>
        <w:t>0.8 GtC) between 1900 and 2100 under the SSP5</w:t>
      </w:r>
      <w:del w:id="4071" w:author="Ian Blenkinsop" w:date="2021-07-28T14:27:00Z">
        <w:r w:rsidR="00511CFB" w:rsidRPr="001E7A27" w:rsidDel="00A80BEA">
          <w:rPr>
            <w:rFonts w:eastAsia="MinionPro-Regular"/>
            <w:lang w:val="en-GB" w:eastAsia="ja-JP"/>
          </w:rPr>
          <w:delText>–</w:delText>
        </w:r>
      </w:del>
      <w:ins w:id="4072" w:author="Ian Blenkinsop" w:date="2021-07-28T14:27:00Z">
        <w:r w:rsidR="00A80BEA" w:rsidRPr="001E7A27">
          <w:rPr>
            <w:rFonts w:eastAsia="MinionPro-Regular"/>
            <w:lang w:val="en-GB" w:eastAsia="ja-JP"/>
          </w:rPr>
          <w:t>-</w:t>
        </w:r>
      </w:ins>
      <w:r w:rsidR="00511CFB" w:rsidRPr="001E7A27">
        <w:rPr>
          <w:lang w:val="en-GB" w:eastAsia="en-GB"/>
        </w:rPr>
        <w:t xml:space="preserve">8.5 scenario. </w:t>
      </w:r>
      <w:r w:rsidRPr="001E7A27">
        <w:rPr>
          <w:rStyle w:val="CommentReference"/>
          <w:sz w:val="22"/>
          <w:szCs w:val="22"/>
          <w:lang w:val="en-GB"/>
        </w:rPr>
        <w:t>T</w:t>
      </w:r>
      <w:r w:rsidRPr="001E7A27">
        <w:rPr>
          <w:lang w:val="en-GB"/>
        </w:rPr>
        <w:t>he mechanisms driving these changes vary widely between models due to differences in paramet</w:t>
      </w:r>
      <w:del w:id="4073" w:author="Ian Blenkinsop" w:date="2021-07-29T14:01:00Z">
        <w:r w:rsidRPr="001E7A27" w:rsidDel="00EA18D6">
          <w:rPr>
            <w:lang w:val="en-GB"/>
          </w:rPr>
          <w:delText>e</w:delText>
        </w:r>
      </w:del>
      <w:r w:rsidRPr="001E7A27">
        <w:rPr>
          <w:lang w:val="en-GB"/>
        </w:rPr>
        <w:t>ri</w:t>
      </w:r>
      <w:ins w:id="4074" w:author="Soapbox" w:date="2021-07-20T07:09:00Z">
        <w:r w:rsidR="00766F77" w:rsidRPr="001E7A27">
          <w:rPr>
            <w:lang w:val="en-GB"/>
          </w:rPr>
          <w:t>z</w:t>
        </w:r>
      </w:ins>
      <w:del w:id="4075" w:author="Soapbox" w:date="2021-07-20T07:09:00Z">
        <w:r w:rsidRPr="001E7A27" w:rsidDel="00766F77">
          <w:rPr>
            <w:lang w:val="en-GB"/>
          </w:rPr>
          <w:delText>s</w:delText>
        </w:r>
      </w:del>
      <w:r w:rsidRPr="001E7A27">
        <w:rPr>
          <w:lang w:val="en-GB"/>
        </w:rPr>
        <w:t>ation of particle formation, reminerali</w:t>
      </w:r>
      <w:ins w:id="4076" w:author="Soapbox" w:date="2021-07-16T11:07:00Z">
        <w:r w:rsidR="00507331" w:rsidRPr="001E7A27">
          <w:rPr>
            <w:lang w:val="en-GB"/>
          </w:rPr>
          <w:t>z</w:t>
        </w:r>
      </w:ins>
      <w:del w:id="4077" w:author="Soapbox" w:date="2021-07-16T11:07:00Z">
        <w:r w:rsidRPr="001E7A27" w:rsidDel="00507331">
          <w:rPr>
            <w:lang w:val="en-GB"/>
          </w:rPr>
          <w:delText>s</w:delText>
        </w:r>
      </w:del>
      <w:r w:rsidRPr="001E7A27">
        <w:rPr>
          <w:lang w:val="en-GB"/>
        </w:rPr>
        <w:t xml:space="preserve">ation and plankton community structure. </w:t>
      </w:r>
    </w:p>
    <w:p w14:paraId="701A26E4" w14:textId="77777777" w:rsidR="005B7202" w:rsidRPr="001E7A27" w:rsidRDefault="005B7202" w:rsidP="005C7F25">
      <w:pPr>
        <w:rPr>
          <w:lang w:val="en-GB"/>
        </w:rPr>
      </w:pPr>
    </w:p>
    <w:p w14:paraId="62F117EB" w14:textId="5AD92FC8" w:rsidR="00ED3EF6" w:rsidRPr="001E7A27" w:rsidRDefault="00ED3EF6" w:rsidP="005C7F25">
      <w:pPr>
        <w:pStyle w:val="AR6BodyText"/>
        <w:rPr>
          <w:lang w:val="en-GB"/>
        </w:rPr>
      </w:pPr>
      <w:r w:rsidRPr="001E7A27">
        <w:rPr>
          <w:lang w:val="en-GB"/>
        </w:rPr>
        <w:t xml:space="preserve">Ocean warming reduces the vertical supply of nutrients to the upper ocean due to increasing stratification (Section 9.2.1.4) but may also act to alleviate seasonal light limitation. The projected effect is to decrease PP at low latitudes and increase PP at high latitudes </w:t>
      </w:r>
      <w:r w:rsidRPr="001E7A27">
        <w:rPr>
          <w:lang w:val="en-GB"/>
        </w:rPr>
        <w:fldChar w:fldCharType="begin" w:fldLock="1"/>
      </w:r>
      <w:r w:rsidR="00747167" w:rsidRPr="001E7A27">
        <w:rPr>
          <w:lang w:val="en-GB"/>
        </w:rPr>
        <w:instrText>ADDIN CSL_CITATION { "citationItems" : [ { "id" : "ITEM-1",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"ITEM-1",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Pr="001E7A27">
        <w:rPr>
          <w:lang w:val="en-GB"/>
        </w:rPr>
        <w:fldChar w:fldCharType="separate"/>
      </w:r>
      <w:r w:rsidR="00025FA2" w:rsidRPr="001E7A27">
        <w:rPr>
          <w:noProof/>
          <w:lang w:val="en-GB"/>
        </w:rPr>
        <w:t>(Kwiatkowski et al., 2020)</w:t>
      </w:r>
      <w:r w:rsidRPr="001E7A27">
        <w:rPr>
          <w:lang w:val="en-GB"/>
        </w:rPr>
        <w:fldChar w:fldCharType="end"/>
      </w:r>
      <w:r w:rsidRPr="001E7A27">
        <w:rPr>
          <w:lang w:val="en-GB"/>
        </w:rPr>
        <w:t>. Future changes to dust deposition due to desertification</w:t>
      </w:r>
      <w:r w:rsidRPr="001E7A27">
        <w:rPr>
          <w:noProof/>
          <w:lang w:val="en-GB"/>
        </w:rPr>
        <w:t xml:space="preserve"> </w:t>
      </w:r>
      <w:r w:rsidRPr="001E7A27">
        <w:rPr>
          <w:noProof/>
          <w:lang w:val="en-GB"/>
        </w:rPr>
        <w:fldChar w:fldCharType="begin" w:fldLock="1"/>
      </w:r>
      <w:r w:rsidR="00747167" w:rsidRPr="001E7A27">
        <w:rPr>
          <w:noProof/>
          <w:lang w:val="en-GB"/>
        </w:rPr>
        <w:instrText>ADDIN CSL_CITATION { "citationItems" : [ { "id" : "ITEM-1", "itemData" : { "DOI" : "10.1007/s40641-017-0056-z", "ISSN" : "2198-6061", "author" : [ { "dropping-particle" : "", "family" : "Mahowald", "given" : "Natalie M.", "non-dropping-particle" : "", "parse-names" : false, "suffix" : "" }, { "dropping-particle" : "", "family" : "Scanza", "given" : "Rachel", "non-dropping-particle" : "", "parse-names" : false, "suffix" : "" }, { "dropping-particle" : "", "family" : "Brahney", "given" : "Janice", "non-dropping-particle" : "", "parse-names" : false, "suffix" : "" }, { "dropping-particle" : "", "family" : "Goodale", "given" : "Christine L.", "non-dropping-particle" : "", "parse-names" : false, "suffix" : "" }, { "dropping-particle" : "", "family" : "Hess", "given" : "Peter G.", "non-dropping-particle" : "", "parse-names" : false, "suffix" : "" }, { "dropping-particle" : "", "family" : "Moore", "given" : "J. Keith", "non-dropping-particle" : "", "parse-names" : false, "suffix" : "" }, { "dropping-particle" : "", "family" : "Neff", "given" : "Jason", "non-dropping-particle" : "", "parse-names" : false, "suffix" : "" } ], "container-title" : "Current Climate Change Reports", "id" : "ITEM-1", "issue" : "1", "issued" : { "date-parts" : [ [ "2017", "3", "7" ] ] }, "page" : "16-31", "publisher" : "Springer International Publishing", "title" : "Aerosol deposition impacts on land and ocean carbon cycles", "translator" : [ { "dropping-particle" : "", "family" : "L4933", "given" : "", "non-dropping-particle" : "", "parse-names" : false, "suffix" : "" } ], "type" : "article-journal", "volume" : "3" }, "uris" : [ "http://www.mendeley.com/documents/?uuid=6aa75ca1-48ae-3c82-b749-d6af6a3ce293" ] } ], "mendeley" : { "formattedCitation" : "(Mahowald et al., 2017)", "plainTextFormattedCitation" : "(Mahowald et al., 2017)", "previouslyFormattedCitation" : "(Mahowald et al., 2017)" }, "properties" : { "noteIndex" : 0 }, "schema" : "https://github.com/citation-style-language/schema/raw/master/csl-citation.json" }</w:instrText>
      </w:r>
      <w:r w:rsidRPr="001E7A27">
        <w:rPr>
          <w:noProof/>
          <w:lang w:val="en-GB"/>
        </w:rPr>
        <w:fldChar w:fldCharType="separate"/>
      </w:r>
      <w:r w:rsidR="00025FA2" w:rsidRPr="001E7A27">
        <w:rPr>
          <w:noProof/>
          <w:lang w:val="en-GB"/>
        </w:rPr>
        <w:t>(Mahowald et al., 2017)</w:t>
      </w:r>
      <w:r w:rsidRPr="001E7A27">
        <w:rPr>
          <w:noProof/>
          <w:lang w:val="en-GB"/>
        </w:rPr>
        <w:fldChar w:fldCharType="end"/>
      </w:r>
      <w:r w:rsidRPr="001E7A27">
        <w:rPr>
          <w:lang w:val="en-GB"/>
        </w:rPr>
        <w:t>, alterations to the nitrogen cycle (Section 5.3.3.2; SROCC</w:t>
      </w:r>
      <w:ins w:id="4078" w:author="Ian Blenkinsop" w:date="2021-07-28T14:27:00Z">
        <w:r w:rsidR="00A80BEA" w:rsidRPr="001E7A27">
          <w:rPr>
            <w:lang w:val="en-GB"/>
          </w:rPr>
          <w:t>,</w:t>
        </w:r>
      </w:ins>
      <w:r w:rsidRPr="001E7A27">
        <w:rPr>
          <w:lang w:val="en-GB"/>
        </w:rPr>
        <w:t xml:space="preserve"> Section 5.2.3.1.2), and reducing sea ice cover </w:t>
      </w:r>
      <w:commentRangeStart w:id="4079"/>
      <w:commentRangeStart w:id="4080"/>
      <w:r w:rsidRPr="001E7A27">
        <w:rPr>
          <w:lang w:val="en-GB"/>
        </w:rPr>
        <w:fldChar w:fldCharType="begin" w:fldLock="1"/>
      </w:r>
      <w:r w:rsidR="00747167" w:rsidRPr="001E7A27">
        <w:rPr>
          <w:lang w:val="en-GB"/>
        </w:rPr>
        <w:instrText>ADDIN CSL_CITATION { "citationItems" : [ { "id" : "ITEM-1", "itemData" : { "DOI" : "10.1007/s40641-017-0056-z", "ISSN" : "2198-6061", "author" : [ { "dropping-particle" : "", "family" : "Mahowald", "given" : "Natalie M.", "non-dropping-particle" : "", "parse-names" : false, "suffix" : "" }, { "dropping-particle" : "", "family" : "Scanza", "given" : "Rachel", "non-dropping-particle" : "", "parse-names" : false, "suffix" : "" }, { "dropping-particle" : "", "family" : "Brahney", "given" : "Janice", "non-dropping-particle" : "", "parse-names" : false, "suffix" : "" }, { "dropping-particle" : "", "family" : "Goodale", "given" : "Christine L.", "non-dropping-particle" : "", "parse-names" : false, "suffix" : "" }, { "dropping-particle" : "", "family" : "Hess", "given" : "Peter G.", "non-dropping-particle" : "", "parse-names" : false, "suffix" : "" }, { "dropping-particle" : "", "family" : "Moore", "given" : "J. Keith", "non-dropping-particle" : "", "parse-names" : false, "suffix" : "" }, { "dropping-particle" : "", "family" : "Neff", "given" : "Jason", "non-dropping-particle" : "", "parse-names" : false, "suffix" : "" } ], "container-title" : "Current Climate Change Reports", "id" : "ITEM-1", "issue" : "1", "issued" : { "date-parts" : [ [ "2017", "3", "7" ] ] }, "page" : "16-31", "publisher" : "Springer International Publishing", "title" : "Aerosol deposition impacts on land and ocean carbon cycles", "translator" : [ { "dropping-particle" : "", "family" : "L4933", "given" : "", "non-dropping-particle" : "", "parse-names" : false, "suffix" : "" } ], "type" : "article-journal", "volume" : "3" }, "uris" : [ "http://www.mendeley.com/documents/?uuid=6aa75ca1-48ae-3c82-b749-d6af6a3ce293" ] }, { "id" : "ITEM-2", "itemData" : { "DOI" : "10.1038/s41558-020-0905-y", "ISSN" : "1758-678X", "author" : [ { "dropping-particle" : "", "family" : "Ardyna", "given" : "Mathieu", "non-dropping-particle" : "", "parse-names" : false, "suffix" : "" }, { "dropping-particle" : "", "family" : "Arrigo", "given" : "Kevin Robert", "non-dropping-particle" : "", "parse-names" : false, "suffix" : "" } ], "container-title" : "Nature Climate Change", "id" : "ITEM-2", "issue" : "10", "issued" : { "date-parts" : [ [ "2020", "10", "25" ] ] }, "page" : "892-903", "title" : "Phytoplankton dynamics in a changing Arctic Ocean", "translator" : [ { "dropping-particle" : "", "family" : "L6841", "given" : "", "non-dropping-particle" : "", "parse-names" : false, "suffix" : "" } ], "type" : "article-journal", "volume" : "10" }, "uris" : [ "http://www.mendeley.com/documents/?uuid=f7f9058d-c670-4855-9c71-da1322a2b50c" ] } ], "mendeley" : { "formattedCitation" : "(Mahowald et al., 2017; Ardyna and Arrigo, 2020)", "manualFormatting" : "(Ardyna and Arrigo, 2020)", "plainTextFormattedCitation" : "(Mahowald et al., 2017; Ardyna and Arrigo, 2020)", "previouslyFormattedCitation" : "(Mahowald et al., 2017; Ardyna and Arrigo, 2020)" }, "properties" : { "noteIndex" : 0 }, "schema" : "https://github.com/citation-style-language/schema/raw/master/csl-citation.json" }</w:instrText>
      </w:r>
      <w:r w:rsidRPr="001E7A27">
        <w:rPr>
          <w:lang w:val="en-GB"/>
        </w:rPr>
        <w:fldChar w:fldCharType="separate"/>
      </w:r>
      <w:r w:rsidR="00025FA2" w:rsidRPr="001E7A27">
        <w:rPr>
          <w:noProof/>
          <w:lang w:val="en-GB"/>
        </w:rPr>
        <w:t>(Ardyna and Arrigo, 2020)</w:t>
      </w:r>
      <w:r w:rsidRPr="001E7A27">
        <w:rPr>
          <w:lang w:val="en-GB"/>
        </w:rPr>
        <w:fldChar w:fldCharType="end"/>
      </w:r>
      <w:commentRangeEnd w:id="4079"/>
      <w:commentRangeEnd w:id="4080"/>
      <w:r w:rsidR="007320EC" w:rsidRPr="001E7A27">
        <w:rPr>
          <w:rStyle w:val="CommentReference"/>
          <w:lang w:val="en-GB"/>
        </w:rPr>
        <w:commentReference w:id="4079"/>
      </w:r>
      <w:r w:rsidR="00025FA2" w:rsidRPr="001E7A27">
        <w:rPr>
          <w:rStyle w:val="CommentReference"/>
          <w:lang w:val="en-GB"/>
        </w:rPr>
        <w:commentReference w:id="4080"/>
      </w:r>
      <w:r w:rsidRPr="001E7A27">
        <w:rPr>
          <w:lang w:val="en-GB"/>
        </w:rPr>
        <w:t xml:space="preserve"> all have the potential to alter PP regionally. Higher </w:t>
      </w:r>
      <w:r w:rsidR="00A17829" w:rsidRPr="001E7A27">
        <w:rPr>
          <w:lang w:val="en-GB"/>
        </w:rPr>
        <w:t xml:space="preserve">ocean </w:t>
      </w:r>
      <w:r w:rsidRPr="001E7A27">
        <w:rPr>
          <w:lang w:val="en-GB"/>
        </w:rPr>
        <w:t xml:space="preserve">temperatures tend to result in higher metabolic rates, although respiration may increase more rapidly than PP </w:t>
      </w:r>
      <w:r w:rsidRPr="001E7A27">
        <w:rPr>
          <w:lang w:val="en-GB"/>
        </w:rPr>
        <w:fldChar w:fldCharType="begin" w:fldLock="1"/>
      </w:r>
      <w:r w:rsidR="00747167" w:rsidRPr="001E7A27">
        <w:rPr>
          <w:lang w:val="en-GB"/>
        </w:rPr>
        <w:instrText>ADDIN CSL_CITATION { "citationItems" : [ { "id" : "ITEM-1", "itemData" : { "DOI" : "10.1016/j.gloplacha.2018.08.017", "ISSN" : "09218181", "abstract" : "The temperature of seawater can affect marine plankton in various ways, including by affecting rates of metabolic processes. This can change the way carbon and nutrients are fixed and recycled and hence the chemical and biological profile of the water column. A variety of feedbacks on global climate are possible, especially by altering patterns of uptake and return of carbon dioxide to the atmosphere. Here we summarize and synthesize recent studies in the field of ecology, oceanography and ocean carbon cycling pertaining to possible feedbacks involving metabolic processes. By altering the rates of cellular growth and respiration, temperature-dependency may affect nutrient uptake and food demand in plankton and ultimately the equilibrium of pelagic food webs, with cascade effects on the flux of organic carbon between the upper and inner ocean (the \u201cbiological carbon pump\u201d) and the global carbon cycle. Insights from modern ecology can be applied to investigate how temperature-dependent changes in ocean biogeochemical cycling over thousands to millions of years may have shaped the long-term evolution of Earth's climate and life. Investigating temperature-dependency over geological time scales, including through globally warm and cold climate states, can help to identify processes that are relevant for a variety of future scenarios.", "author" : [ { "dropping-particle" : "", "family" : "Boscolo-Galazzo", "given" : "F", "non-dropping-particle" : "", "parse-names" : false, "suffix" : "" }, { "dropping-particle" : "", "family" : "Crichton", "given" : "K.A.", "non-dropping-particle" : "", "parse-names" : false, "suffix" : "" }, { "dropping-particle" : "", "family" : "Barker", "given" : "S", "non-dropping-particle" : "", "parse-names" : false, "suffix" : "" }, { "dropping-particle" : "", "family" : "Pearson", "given" : "P.N.", "non-dropping-particle" : "", "parse-names" : false, "suffix" : "" } ], "container-title" : "Global and Planetary Change", "id" : "ITEM-1", "issued" : { "date-parts" : [ [ "2018", "11" ] ] }, "page" : "201-212", "title" : "Temperature dependency of metabolic rates in the upper ocean: A positive feedback to global climate change?", "translator" : [ { "dropping-particle" : "", "family" : "L4847", "given" : "", "non-dropping-particle" : "", "parse-names" : false, "suffix" : "" } ], "type" : "article-journal", "volume" : "170" }, "uris" : [ "http://www.mendeley.com/documents/?uuid=87260afd-dec9-4de7-b243-a7b5deabb103" ] }, { "id" : "ITEM-2", "itemData" : { "DOI" : "10.3389/fevo.2018.00230", "ISSN" : "2296-701X", "author" : [ { "dropping-particle" : "", "family" : "Cavan", "given" : "Emma Louise", "non-dropping-particle" : "", "parse-names" : false, "suffix" : "" }, { "dropping-particle" : "", "family" : "Henson", "given" : "Stephanie A.", "non-dropping-particle" : "", "parse-names" : false, "suffix" : "" }, { "dropping-particle" : "", "family" : "Boyd", "given" : "Philip W.", "non-dropping-particle" : "", "parse-names" : false, "suffix" : "" } ], "container-title" : "Frontiers in Ecology and Evolution", "id" : "ITEM-2", "issued" : { "date-parts" : [ [ "2019", "1", "7" ] ] }, "title" : "The Sensitivity of Subsurface Microbes to Ocean Warming Accentuates Future Declines in Particulate Carbon Export", "translator" : [ { "dropping-particle" : "", "family" : "L5327", "given" : "", "non-dropping-particle" : "", "parse-names" : false, "suffix" : "" } ], "type" : "article-journal", "volume" : "6" }, "uris" : [ "http://www.mendeley.com/documents/?uuid=7a116790-3a16-4544-9e06-6128dc5aa012" ] }, { "id" : "ITEM-3", "itemData" : { "DOI" : "10.1029/2018RG000620", "ISSN" : "8755-1209", "author" : [ { "dropping-particle" : "", "family" : "Brewer", "given" : "Peter G.", "non-dropping-particle" : "", "parse-names" : false, "suffix" : "" } ], "container-title" : "Reviews of Geophysics", "id" : "ITEM-3", "issue" : "3", "issued" : { "date-parts" : [ [ "2019", "9", "19" ] ] }, "page" : "1112-1123", "title" : "The Molecular Basis for Understanding the Impacts of Ocean Warming", "translator" : [ { "dropping-particle" : "", "family" : "L6662", "given" : "", "non-dropping-particle" : "", "parse-names" : false, "suffix" : "" } ], "type" : "article-journal", "volume" : "57" }, "uris" : [ "http://www.mendeley.com/documents/?uuid=626f93ab-1478-467e-8afc-63136af19bec" ] } ], "mendeley" : { "formattedCitation" : "(Boscolo-Galazzo et al., 2018; Brewer, 2019; Cavan et al., 2019)", "plainTextFormattedCitation" : "(Boscolo-Galazzo et al., 2018; Brewer, 2019; Cavan et al., 2019)", "previouslyFormattedCitation" : "(Boscolo-Galazzo et al., 2018; Brewer, 2019; Cavan et al., 2019)" }, "properties" : { "noteIndex" : 0 }, "schema" : "https://github.com/citation-style-language/schema/raw/master/csl-citation.json" }</w:instrText>
      </w:r>
      <w:r w:rsidRPr="001E7A27">
        <w:rPr>
          <w:lang w:val="en-GB"/>
        </w:rPr>
        <w:fldChar w:fldCharType="separate"/>
      </w:r>
      <w:r w:rsidR="00025FA2" w:rsidRPr="001E7A27">
        <w:rPr>
          <w:noProof/>
          <w:lang w:val="en-GB"/>
        </w:rPr>
        <w:t>(Boscolo-Galazzo et al., 2018; Brewer, 2019; Cavan et al., 2019)</w:t>
      </w:r>
      <w:r w:rsidRPr="001E7A27">
        <w:rPr>
          <w:lang w:val="en-GB"/>
        </w:rPr>
        <w:fldChar w:fldCharType="end"/>
      </w:r>
      <w:r w:rsidRPr="001E7A27">
        <w:rPr>
          <w:lang w:val="en-GB"/>
        </w:rPr>
        <w:t xml:space="preserve">. Ocean warming and reduced PP are expected to result in lower zooplankton abundance, and the expansion of </w:t>
      </w:r>
      <w:ins w:id="4081" w:author="Soapbox" w:date="2021-07-20T04:56:00Z">
        <w:r w:rsidR="00694AF2" w:rsidRPr="001E7A27">
          <w:rPr>
            <w:lang w:val="en-GB"/>
          </w:rPr>
          <w:t>oxygen minimum zones (</w:t>
        </w:r>
      </w:ins>
      <w:r w:rsidRPr="001E7A27">
        <w:rPr>
          <w:lang w:val="en-GB"/>
        </w:rPr>
        <w:t>OMZs</w:t>
      </w:r>
      <w:ins w:id="4082" w:author="Soapbox" w:date="2021-07-20T04:56:00Z">
        <w:r w:rsidR="00694AF2" w:rsidRPr="001E7A27">
          <w:rPr>
            <w:lang w:val="en-GB"/>
          </w:rPr>
          <w:t>)</w:t>
        </w:r>
      </w:ins>
      <w:r w:rsidRPr="001E7A27">
        <w:rPr>
          <w:lang w:val="en-GB"/>
        </w:rPr>
        <w:t xml:space="preserve"> may reduce the ability of zooplankton to reminerali</w:t>
      </w:r>
      <w:ins w:id="4083" w:author="Soapbox" w:date="2021-07-16T11:07:00Z">
        <w:r w:rsidR="00507331" w:rsidRPr="001E7A27">
          <w:rPr>
            <w:lang w:val="en-GB"/>
          </w:rPr>
          <w:t>z</w:t>
        </w:r>
      </w:ins>
      <w:del w:id="4084" w:author="Soapbox" w:date="2021-07-16T11:07:00Z">
        <w:r w:rsidRPr="001E7A27" w:rsidDel="00507331">
          <w:rPr>
            <w:lang w:val="en-GB"/>
          </w:rPr>
          <w:delText>s</w:delText>
        </w:r>
      </w:del>
      <w:r w:rsidRPr="001E7A27">
        <w:rPr>
          <w:lang w:val="en-GB"/>
        </w:rPr>
        <w:t xml:space="preserve">e POC, thus increasing the efficiency of the BCP and forming a negative climate feedback </w:t>
      </w:r>
      <w:del w:id="4085" w:author="Robin Matthews" w:date="2021-06-17T18:08:00Z">
        <w:r w:rsidRPr="001E7A27" w:rsidDel="007320EC">
          <w:rPr>
            <w:lang w:val="en-GB"/>
          </w:rPr>
          <w:delText>(</w:delText>
        </w:r>
      </w:del>
      <w:commentRangeStart w:id="4086"/>
      <w:r w:rsidRPr="001E7A27">
        <w:rPr>
          <w:lang w:val="en-GB"/>
        </w:rPr>
        <w:fldChar w:fldCharType="begin" w:fldLock="1"/>
      </w:r>
      <w:ins w:id="4087" w:author="Robin Matthews" w:date="2021-06-17T18:08:00Z">
        <w:r w:rsidR="007320EC" w:rsidRPr="001E7A27">
          <w:rPr>
            <w:lang w:val="en-GB"/>
          </w:rPr>
          <w:instrText>ADDIN CSL_CITATION { "citationItems" : [ { "id" : "ITEM-1", "itemData" : { "DOI" : "10.5194/bg-14-177-2017", "ISSN" : "1726-4189", "abstract" : "Abstract. The efficiency of the ocean's biological carbon pump (BCPeff \u2013 here the product of particle export and transfer efficiencies) plays a key role in the air\u2013sea partitioning of CO2. Despite its importance in the global carbon cycle, the biological processes that control BCPeff are poorly known. We investigate the potential role that zooplankton play in the biological carbon pump using both in situ observations and model output. Observed and modelled estimates of fast, slow, and total sinking fluxes are presented from three oceanic sites: the Atlantic sector of the Southern Ocean, the temperate North Atlantic, and the equatorial Pacific oxygen minimum zone (OMZ). We find that observed particle export efficiency is inversely related to primary production likely due to zooplankton grazing, in direct contrast to the model estimates. The model and observations show strongest agreement in remineralization coefficients and BCPeff at the OMZ site where zooplankton processing of particles in the mesopelagic zone is thought to be low. As the model has limited representation of zooplankton-mediated remineralization processes, we suggest that these results point to the importance of zooplankton in setting BCPeff, including particle grazing and fragmentation, and the effect of diel vertical migration. We suggest that improving parameterizations of zooplankton processes may increase the fidelity of biogeochemical model estimates of the biological carbon pump. Future changes in climate such as the expansion of OMZs may decrease the role of zooplankton in the biological carbon pump globally, hence increasing its efficiency.", "author" : [ { "dropping-particle" : "", "family" : "Cavan", "given" : "Emma L.", "non-dropping-particle" : "", "parse-names" : false, "suffix" : "" }, { "dropping-particle" : "", "family" : "Henson", "given" : "Stephanie A.", "non-dropping-particle" : "", "parse-names" : false, "suffix" : "" }, { "dropping-particle" : "", "family" : "Belcher", "given" : "Anna", "non-dropping-particle" : "", "parse-names" : false, "suffix" : "" }, { "dropping-particle" : "", "family" : "Sanders", "given" : "Richard", "non-dropping-particle" : "", "parse-names" : false, "suffix" : "" } ], "container-title" : "Biogeosciences", "id" : "ITEM-1", "issue" : "1", "issued" : { "date-parts" : [ [ "2017", "1", "12" ] ] }, "page" : "177-186", "title" : "Role of zooplankton in determining the efficiency of the biological carbon pump", "translator" : [ { "dropping-particle" : "", "family" : "L6685", "given" : "", "non-dropping-particle" : "", "parse-names" : false, "suffix" : "" } ], "type" : "article-journal", "volume" : "14" }, "uris" : [ "http://www.mendeley.com/documents/?uuid=8e70893b-de31-4de1-a8fc-e3798e68c7a9" ] } ], "mendeley" : { "formattedCitation" : "(Cavan et al., 2017)", "manualFormatting" : "(Cavan et al., 2017)", "plainTextFormattedCitation" : "(Cavan et al., 2017)", "previouslyFormattedCitation" : "(Cavan et al., 2017)" }, "properties" : { "noteIndex" : 0 }, "schema" : "https://github.com/citation-style-language/schema/raw/master/csl-citation.json" }</w:instrText>
        </w:r>
      </w:ins>
      <w:del w:id="4088" w:author="Robin Matthews" w:date="2021-06-17T18:08:00Z">
        <w:r w:rsidR="00747167" w:rsidRPr="001E7A27" w:rsidDel="007320EC">
          <w:rPr>
            <w:lang w:val="en-GB"/>
          </w:rPr>
          <w:delInstrText>ADDIN CSL_CITATION { "citationItems" : [ { "id" : "ITEM-1", "itemData" : { "DOI" : "10.5194/bg-14-177-2017", "ISSN" : "1726-4189", "abstract" : "Abstract. The efficiency of the ocean's biological carbon pump (BCPeff \u2013 here the product of particle export and transfer efficiencies) plays a key role in the air\u2013sea partitioning of CO2. Despite its importance in the global carbon cycle, the biological processes that control BCPeff are poorly known. We investigate the potential role that zooplankton play in the biological carbon pump using both in situ observations and model output. Observed and modelled estimates of fast, slow, and total sinking fluxes are presented from three oceanic sites: the Atlantic sector of the Southern Ocean, the temperate North Atlantic, and the equatorial Pacific oxygen minimum zone (OMZ). We find that observed particle export efficiency is inversely related to primary production likely due to zooplankton grazing, in direct contrast to the model estimates. The model and observations show strongest agreement in remineralization coefficients and BCPeff at the OMZ site where zooplankton processing of particles in the mesopelagic zone is thought to be low. As the model has limited representation of zooplankton-mediated remineralization processes, we suggest that these results point to the importance of zooplankton in setting BCPeff, including particle grazing and fragmentation, and the effect of diel vertical migration. We suggest that improving parameterizations of zooplankton processes may increase the fidelity of biogeochemical model estimates of the biological carbon pump. Future changes in climate such as the expansion of OMZs may decrease the role of zooplankton in the biological carbon pump globally, hence increasing its efficiency.", "author" : [ { "dropping-particle" : "", "family" : "Cavan", "given" : "Emma L.", "non-dropping-particle" : "", "parse-names" : false, "suffix" : "" }, { "dropping-particle" : "", "family" : "Henson", "given" : "Stephanie A.", "non-dropping-particle" : "", "parse-names" : false, "suffix" : "" }, { "dropping-particle" : "", "family" : "Belcher", "given" : "Anna", "non-dropping-particle" : "", "parse-names" : false, "suffix" : "" }, { "dropping-particle" : "", "family" : "Sanders", "given" : "Richard", "non-dropping-particle" : "", "parse-names" : false, "suffix" : "" } ], "container-title" : "Biogeosciences", "id" : "ITEM-1", "issue" : "1", "issued" : { "date-parts" : [ [ "2017", "1", "12" ] ] }, "page" : "177-186", "title" : "Role of zooplankton in determining the efficiency of the biological carbon pump", "translator" : [ { "dropping-particle" : "", "family" : "L6685", "given" : "", "non-dropping-particle" : "", "parse-names" : false, "suffix" : "" } ], "type" : "article-journal", "volume" : "14" }, "uris" : [ "http://www.mendeley.com/documents/?uuid=8e70893b-de31-4de1-a8fc-e3798e68c7a9" ] } ], "mendeley" : { "formattedCitation" : "(Cavan et al., 2017)", "manualFormatting" : "Cavan et al., 2017)", "plainTextFormattedCitation" : "(Cavan et al., 2017)", "previouslyFormattedCitation" : "(Cavan et al., 2017)" }, "properties" : { "noteIndex" : 0 }, "schema" : "https://github.com/citation-style-language/schema/raw/master/csl-citation.json" }</w:delInstrText>
        </w:r>
      </w:del>
      <w:r w:rsidRPr="001E7A27">
        <w:rPr>
          <w:lang w:val="en-GB"/>
        </w:rPr>
        <w:fldChar w:fldCharType="separate"/>
      </w:r>
      <w:del w:id="4089" w:author="Robin Matthews" w:date="2021-06-17T18:08:00Z">
        <w:r w:rsidR="00025FA2" w:rsidRPr="001E7A27" w:rsidDel="007320EC">
          <w:rPr>
            <w:noProof/>
            <w:lang w:val="en-GB"/>
          </w:rPr>
          <w:delText>C</w:delText>
        </w:r>
      </w:del>
      <w:ins w:id="4090" w:author="Robin Matthews" w:date="2021-06-17T18:08:00Z">
        <w:r w:rsidR="007320EC" w:rsidRPr="001E7A27">
          <w:rPr>
            <w:noProof/>
            <w:lang w:val="en-GB"/>
          </w:rPr>
          <w:t>(C</w:t>
        </w:r>
      </w:ins>
      <w:r w:rsidR="00025FA2" w:rsidRPr="001E7A27">
        <w:rPr>
          <w:noProof/>
          <w:lang w:val="en-GB"/>
        </w:rPr>
        <w:t>avan et al., 2017)</w:t>
      </w:r>
      <w:r w:rsidRPr="001E7A27">
        <w:rPr>
          <w:lang w:val="en-GB"/>
        </w:rPr>
        <w:fldChar w:fldCharType="end"/>
      </w:r>
      <w:commentRangeEnd w:id="4086"/>
      <w:r w:rsidR="00025FA2" w:rsidRPr="001E7A27">
        <w:rPr>
          <w:rStyle w:val="CommentReference"/>
          <w:lang w:val="en-GB"/>
        </w:rPr>
        <w:commentReference w:id="4086"/>
      </w:r>
      <w:r w:rsidRPr="001E7A27">
        <w:rPr>
          <w:lang w:val="en-GB"/>
        </w:rPr>
        <w:t xml:space="preserve">. Increased microbial respiration due to warming may result in greater quantities of organic carbon transferred into the dissolved organic carbon pool </w:t>
      </w:r>
      <w:r w:rsidRPr="001E7A27">
        <w:rPr>
          <w:lang w:val="en-GB"/>
        </w:rPr>
        <w:fldChar w:fldCharType="begin" w:fldLock="1"/>
      </w:r>
      <w:r w:rsidR="00747167" w:rsidRPr="001E7A27">
        <w:rPr>
          <w:lang w:val="en-GB"/>
        </w:rPr>
        <w:instrText>ADDIN CSL_CITATION { "citationItems" : [ { "id" : "ITEM-1", "itemData" : { "DOI" : "10.5194/bg-11-5285-2014", "ISSN" : "1726-4189", "abstract" : "Abstract. This paper reviews progress on understanding biological carbon sequestration in the ocean with special reference to the microbial formation and transformation of recalcitrant dissolved organic carbon (RDOC), the microbial carbon pump (MCP). We propose that RDOC is a concept with a wide continuum of recalcitrance. Most RDOC compounds maintain their levels of recalcitrance only in a specific environmental context (RDOCt). The ocean RDOC pool also contains compounds that may be inaccessible to microbes due to their extremely low concentration (RDOCc). This differentiation allows us to appreciate the linkage between microbial source and RDOC composition on a range of temporal and spatial scales. Analyses of biomarkers and isotopic records show intensive MCP processes in the Proterozoic oceans when the MCP could have played a significant role in regulating climate. Understanding the dynamics of the MCP in conjunction with the better constrained biological pump (BP) over geological timescales could help to predict future climate trends. Integration of the MCP and the BP will require new research approaches and opportunities. Major goals include understanding the interactions between particulate organic carbon (POC) and RDOC that contribute to sequestration efficiency, and the concurrent determination of the chemical composition of organic carbon, microbial community composition and enzymatic activity. Molecular biomarkers and isotopic tracers should be employed to link water column processes to sediment records, as well as to link present-day observations to paleo-evolution. Ecosystem models need to be developed based on empirical relationships derived from bioassay experiments and field investigations in order to predict the dynamics of carbon cycling along the stability continuum of POC and RDOC under potential global change scenarios. We propose that inorganic nutrient input to coastal waters may reduce the capacity for carbon sequestration as RDOC. The nutrient regime enabling maximum carbon storage from combined POC flux and RDOC formation should therefore be sought.", "author" : [ { "dropping-particle" : "", "family" : "Jiao", "given" : "N.", "non-dropping-particle" : "", "parse-names" : false, "suffix" : "" }, { "dropping-particle" : "", "family" : "Robinson", "given" : "C.", "non-dropping-particle" : "", "parse-names" : false, "suffix" : "" }, { "dropping-particle" : "", "family" : "Azam", "given" : "F.", "non-dropping-particle" : "", "parse-names" : false, "suffix" : "" }, { "dropping-particle" : "", "family" : "Thomas", "given" : "H.", "non-dropping-particle" : "", "parse-names" : false, "suffix" : "" }, { "dropping-particle" : "", "family" : "Baltar", "given" : "F.", "non-dropping-particle" : "", "parse-names" : false, "suffix" : "" }, { "dropping-particle" : "", "family" : "Dang", "given" : "H.", "non-dropping-particle" : "", "parse-names" : false, "suffix" : "" }, { "dropping-particle" : "", "family" : "Hardman-Mountford", "given" : "N. J.", "non-dropping-particle" : "", "parse-names" : false, "suffix" : "" }, { "dropping-particle" : "", "family" : "Johnson", "given" : "M.", "non-dropping-particle" : "", "parse-names" : false, "suffix" : "" }, { "dropping-particle" : "", "family" : "Kirchman", "given" : "D. L.", "non-dropping-particle" : "", "parse-names" : false, "suffix" : "" }, { "dropping-particle" : "", "family" : "Koch", "given" : "B. P.", "non-dropping-particle" : "", "parse-names" : false, "suffix" : "" }, { "dropping-particle" : "", "family" : "Legendre", "given" : "L.", "non-dropping-particle" : "", "parse-names" : false, "suffix" : "" }, { "dropping-particle" : "", "family" : "Li", "given" : "C.", "non-dropping-particle" : "", "parse-names" : false, "suffix" : "" }, { "dropping-particle" : "", "family" : "Liu", "given" : "J.", "non-dropping-particle" : "", "parse-names" : false, "suffix" : "" }, { "dropping-particle" : "", "family" : "Luo", "given" : "T.", "non-dropping-particle" : "", "parse-names" : false, "suffix" : "" }, { "dropping-particle" : "", "family" : "Luo", "given" : "Y.-W.", "non-dropping-particle" : "", "parse-names" : false, "suffix" : "" }, { "dropping-particle" : "", "family" : "Mitra", "given" : "A.", "non-dropping-particle" : "", "parse-names" : false, "suffix" : "" }, { "dropping-particle" : "", "family" : "Romanou", "given" : "A.", "non-dropping-particle" : "", "parse-names" : false, "suffix" : "" }, { "dropping-particle" : "", "family" : "Tang", "given" : "K.", "non-dropping-particle" : "", "parse-names" : false, "suffix" : "" }, { "dropping-particle" : "", "family" : "Wang", "given" : "X.", "non-dropping-particle" : "", "parse-names" : false, "suffix" : "" }, { "dropping-particle" : "", "family" : "Zhang", "given" : "C.", "non-dropping-particle" : "", "parse-names" : false, "suffix" : "" }, { "dropping-particle" : "", "family" : "Zhang", "given" : "R.", "non-dropping-particle" : "", "parse-names" : false, "suffix" : "" } ], "container-title" : "Biogeosciences", "id" : "ITEM-1", "issue" : "19", "issued" : { "date-parts" : [ [ "2014", "10", "1" ] ] }, "page" : "5285-5306", "title" : "Mechanisms of microbial carbon sequestration in the ocean \u2013 future research directions", "translator" : [ { "dropping-particle" : "", "family" : "L6681", "given" : "", "non-dropping-particle" : "", "parse-names" : false, "suffix" : "" } ], "type" : "article-journal", "volume" : "11" }, "uris" : [ "http://www.mendeley.com/documents/?uuid=0a92ea4e-8340-435b-92ef-d8870944adbd" ] }, { "id" : "ITEM-2", "itemData" : { "DOI" : "10.1016/j.pocean.2015.01.008", "ISSN" : "00796611", "author" : [ { "dropping-particle" : "", "family" : "Legendre", "given" : "Louis", "non-dropping-particle" : "", "parse-names" : false, "suffix" : "" }, { "dropping-particle" : "", "family" : "Rivkin", "given" : "Richard B.", "non-dropping-particle" : "", "parse-names" : false, "suffix" : "" }, { "dropping-particle" : "", "family" : "Weinbauer", "given" : "Markus G.", "non-dropping-particle" : "", "parse-names" : false, "suffix" : "" }, { "dropping-particle" : "", "family" : "Guidi", "given" : "Lionel", "non-dropping-particle" : "", "parse-names" : false, "suffix" : "" }, { "dropping-particle" : "", "family" : "Uitz", "given" : "Julia", "non-dropping-particle" : "", "parse-names" : false, "suffix" : "" } ], "container-title" : "Progress in Oceanography", "id" : "ITEM-2", "issued" : { "date-parts" : [ [ "2015", "5" ] ] }, "page" : "432-450", "title" : "The microbial carbon pump concept: Potential biogeochemical significance in the globally changing ocean", "translator" : [ { "dropping-particle" : "", "family" : "L6656", "given" : "", "non-dropping-particle" : "", "parse-names" : false, "suffix" : "" } ], "type" : "article-journal", "volume" : "134" }, "uris" : [ "http://www.mendeley.com/documents/?uuid=c79d30fe-3241-4ad6-9425-7bca2a1052a7" ] }, { "id" : "ITEM-3", "itemData" : { "DOI" : "10.1038/s41467-017-02227-3", "ISSN" : "2041-1723", "author" : [ { "dropping-particle" : "", "family" : "Roshan", "given" : "Saeed", "non-dropping-particle" : "", "parse-names" : false, "suffix" : "" }, { "dropping-particle" : "", "family" : "DeVries", "given" : "Timothy", "non-dropping-particle" : "", "parse-names" : false, "suffix" : "" } ], "container-title" : "Nature Communications", "id" : "ITEM-3", "issue" : "1", "issued" : { "date-parts" : [ [ "2017", "12", "11" ] ] }, "page" : "2036", "title" : "Efficient dissolved organic carbon production and export in the oligotrophic ocean", "translator" : [ { "dropping-particle" : "", "family" : "L6661", "given" : "", "non-dropping-particle" : "", "parse-names" : false, "suffix" : "" } ], "type" : "article-journal", "volume" : "8" }, "uris" : [ "http://www.mendeley.com/documents/?uuid=be9733a2-774a-4cbf-ac9e-f8a3d35c11b3" ] } ], "mendeley" : { "formattedCitation" : "(Jiao et al., 2014; Legendre et al., 2015; Roshan and DeVries, 2017)", "plainTextFormattedCitation" : "(Jiao et al., 2014; Legendre et al., 2015; Roshan and DeVries, 2017)", "previouslyFormattedCitation" : "(Jiao et al., 2014; Legendre et al., 2015; Roshan and DeVries, 2017)" }, "properties" : { "noteIndex" : 0 }, "schema" : "https://github.com/citation-style-language/schema/raw/master/csl-citation.json" }</w:instrText>
      </w:r>
      <w:r w:rsidRPr="001E7A27">
        <w:rPr>
          <w:lang w:val="en-GB"/>
        </w:rPr>
        <w:fldChar w:fldCharType="separate"/>
      </w:r>
      <w:r w:rsidR="00025FA2" w:rsidRPr="001E7A27">
        <w:rPr>
          <w:noProof/>
          <w:lang w:val="en-GB"/>
        </w:rPr>
        <w:t>(Jiao et al., 2014; Legendre et al., 2015; Roshan and DeVries, 2017)</w:t>
      </w:r>
      <w:r w:rsidRPr="001E7A27">
        <w:rPr>
          <w:lang w:val="en-GB"/>
        </w:rPr>
        <w:fldChar w:fldCharType="end"/>
      </w:r>
      <w:r w:rsidRPr="001E7A27">
        <w:rPr>
          <w:lang w:val="en-GB"/>
        </w:rPr>
        <w:t xml:space="preserve"> which, while increasing the residence time of carbon in the ocean, would ultimately reduce the sedimentary burial</w:t>
      </w:r>
      <w:ins w:id="4091" w:author="Soapbox" w:date="2021-07-21T11:39:00Z">
        <w:r w:rsidR="00B93686" w:rsidRPr="001E7A27">
          <w:rPr>
            <w:lang w:val="en-GB"/>
          </w:rPr>
          <w:t>,</w:t>
        </w:r>
      </w:ins>
      <w:r w:rsidRPr="001E7A27">
        <w:rPr>
          <w:lang w:val="en-GB"/>
        </w:rPr>
        <w:t xml:space="preserve"> and hence sequestration on geologic time scales </w:t>
      </w:r>
      <w:r w:rsidRPr="001E7A27">
        <w:rPr>
          <w:lang w:val="en-GB"/>
        </w:rPr>
        <w:fldChar w:fldCharType="begin" w:fldLock="1"/>
      </w:r>
      <w:r w:rsidR="00747167" w:rsidRPr="001E7A27">
        <w:rPr>
          <w:lang w:val="en-GB"/>
        </w:rPr>
        <w:instrText>ADDIN CSL_CITATION { "citationItems" : [ { "id" : "ITEM-1", "itemData" : { "DOI" : "10.1029/2005PA001230", "ISSN" : "08838305", "author" : [ { "dropping-particle" : "", "family" : "Olivarez Lyle", "given" : "Annette", "non-dropping-particle" : "", "parse-names" : false, "suffix" : "" }, { "dropping-particle" : "", "family" : "Lyle", "given" : "Mitchell W.", "non-dropping-particle" : "", "parse-names" : false, "suffix" : "" } ], "container-title" : "Paleoceanography", "id" : "ITEM-1", "issue" : "2", "issued" : { "date-parts" : [ [ "2006", "6" ] ] }, "page" : "n/a-n/a", "title" : "Missing organic carbon in Eocene marine sediments: Is metabolism the biological feedback that maintains end-member climates?", "translator" : [ { "dropping-particle" : "", "family" : "L6679", "given" : "", "non-dropping-particle" : "", "parse-names" : false, "suffix" : "" } ], "type" : "article-journal", "volume" : "21" }, "uris" : [ "http://www.mendeley.com/documents/?uuid=d36ba4be-f3f7-48a5-afb9-4c9e00a52ffe" ] } ], "mendeley" : { "formattedCitation" : "(Olivarez Lyle and Lyle, 2006)", "plainTextFormattedCitation" : "(Olivarez Lyle and Lyle, 2006)", "previouslyFormattedCitation" : "(Olivarez Lyle and Lyle, 2006)" }, "properties" : { "noteIndex" : 0 }, "schema" : "https://github.com/citation-style-language/schema/raw/master/csl-citation.json" }</w:instrText>
      </w:r>
      <w:r w:rsidRPr="001E7A27">
        <w:rPr>
          <w:lang w:val="en-GB"/>
        </w:rPr>
        <w:fldChar w:fldCharType="separate"/>
      </w:r>
      <w:r w:rsidR="00025FA2" w:rsidRPr="001E7A27">
        <w:rPr>
          <w:noProof/>
          <w:lang w:val="en-GB"/>
        </w:rPr>
        <w:t>(Olivarez Lyle and Lyle, 2006)</w:t>
      </w:r>
      <w:r w:rsidRPr="001E7A27">
        <w:rPr>
          <w:lang w:val="en-GB"/>
        </w:rPr>
        <w:fldChar w:fldCharType="end"/>
      </w:r>
      <w:r w:rsidRPr="001E7A27">
        <w:rPr>
          <w:lang w:val="en-GB"/>
        </w:rPr>
        <w:t xml:space="preserve">. </w:t>
      </w:r>
    </w:p>
    <w:p w14:paraId="6D15656D" w14:textId="77777777" w:rsidR="00736DB4" w:rsidRPr="001E7A27" w:rsidRDefault="00736DB4" w:rsidP="005C7F25">
      <w:pPr>
        <w:pStyle w:val="AR6BodyText"/>
        <w:rPr>
          <w:lang w:val="en-GB"/>
        </w:rPr>
      </w:pPr>
    </w:p>
    <w:p w14:paraId="562F7833" w14:textId="6D813A92" w:rsidR="00ED3EF6" w:rsidRPr="001E7A27" w:rsidRDefault="005B7202" w:rsidP="005C7F25">
      <w:pPr>
        <w:pStyle w:val="AR6BodyText"/>
        <w:rPr>
          <w:lang w:val="en-GB"/>
        </w:rPr>
      </w:pPr>
      <w:r w:rsidRPr="001E7A27">
        <w:rPr>
          <w:lang w:val="en-GB"/>
        </w:rPr>
        <w:lastRenderedPageBreak/>
        <w:t>Most</w:t>
      </w:r>
      <w:r w:rsidR="00ED3EF6" w:rsidRPr="001E7A27">
        <w:rPr>
          <w:lang w:val="en-GB"/>
        </w:rPr>
        <w:t xml:space="preserve"> models project that smaller phytoplankton are favoured in future ocean conditions</w:t>
      </w:r>
      <w:r w:rsidR="00B80DB1" w:rsidRPr="001E7A27">
        <w:rPr>
          <w:lang w:val="en-GB"/>
        </w:rPr>
        <w:t xml:space="preserve"> (</w:t>
      </w:r>
      <w:r w:rsidR="00B80DB1" w:rsidRPr="001E7A27">
        <w:rPr>
          <w:i/>
          <w:iCs/>
          <w:lang w:val="en-GB"/>
        </w:rPr>
        <w:t>medium confidence</w:t>
      </w:r>
      <w:r w:rsidR="00B80DB1" w:rsidRPr="001E7A27">
        <w:rPr>
          <w:lang w:val="en-GB"/>
        </w:rPr>
        <w:t xml:space="preserve">; </w:t>
      </w:r>
      <w:commentRangeStart w:id="4092"/>
      <w:r w:rsidR="00ED3EF6" w:rsidRPr="001E7A27">
        <w:rPr>
          <w:lang w:val="en-GB"/>
        </w:rPr>
        <w:fldChar w:fldCharType="begin" w:fldLock="1"/>
      </w:r>
      <w:r w:rsidR="00747167" w:rsidRPr="001E7A27">
        <w:rPr>
          <w:rFonts w:cs="Times New Roman"/>
          <w:lang w:val="en-GB"/>
        </w:rPr>
        <w:instrText>ADDIN CSL_CITATION { "citationItems" : [ { "id" : "ITEM-1", "itemData" : { "DOI" : "10.5194/bg-13-5151-2016", "ISSN" : "1726-4189", "abstract" : "Abstract. We examine climate change impacts on net primary production (NPP) and export production (sinking particulate flux; EP) with simulations from nine Earth system models (ESMs) performed in the framework of the fifth phase of the Coupled Model Intercomparison Project (CMIP5). Global NPP and EP are reduced by the end of the century for the intense warming scenario of Representative Concentration Pathway (RCP) 8.5. Relative to the 1990s, NPP in the 2090s is reduced by 2\u201316% and EP by 7\u201318%. The models with the largest increases in stratification (and largest relative declines in NPP and EP) also show the largest positive biases in stratification for the contemporary period, suggesting overestimation of climate change impacts on NPP and EP. All of the CMIP5 models show an increase in stratification in response to surface\u2013ocean warming and freshening, which is accompanied by decreases in surface nutrients, NPP and EP. There is considerable variability across the models in the magnitudes of NPP, EP, surface nutrient concentrations and their perturbations by climate change. The negative response of NPP and EP to increasing stratification reflects primarily a bottom-up control, as upward nutrient flux declines at the global scale. Models with dynamic phytoplankton community structure show larger declines in EP than in NPP. This pattern is driven by phytoplankton community composition shifts, with reductions in productivity by large phytoplankton as smaller phytoplankton (which export less efficiently) are favored under the increasing nutrient stress. Thus, the projections of the NPP response to climate change are critically dependent on the simulated phytoplankton community structure, the efficiency of the biological pump and the resulting levels of regenerated production, which vary widely across the models. Community structure is represented simply in the CMIP5 models, and should be expanded to better capture the spatial patterns and climate-driven changes in export efficiency.", "author" : [ { "dropping-particle" : "", "family" : "Fu", "given" : "Weiwei", "non-dropping-particle" : "", "parse-names" : false, "suffix" : "" }, { "dropping-particle" : "", "family" : "Randerson", "given" : "James T", "non-dropping-particle" : "", "parse-names" : false, "suffix" : "" }, { "dropping-particle" : "", "family" : "Moore", "given" : "J Keith", "non-dropping-particle" : "", "parse-names" : false, "suffix" : "" } ], "container-title" : "Biogeosciences", "id" : "ITEM-1", "issue" : "18", "issued" : { "date-parts" : [ [ "2016", "9", "16" ] ] }, "page" : "5151-5170", "title" : "Climate change impacts on net primary production (NPP) and export production (EP) regulated by increasing stratification and phytoplankton community structure in the CMIP5 models", "translator" : [ { "dropping-particle" : "", "family" : "L4845", "given" : "", "non-dropping-particle" : "", "parse-names" : false, "suffix" : "" } ], "type" : "article-journal", "volume" : "13" }, "uris" : [ "http://www.mendeley.com/documents/?uuid=77d58e6e-1794-4d7d-bc74-16b693241ea7" ] }, { "id" : "ITEM-2", "itemData" : { "DOI" : "10.1007/s00382-014-2374-3", "ISSN" : "0930-7575", "author" : [ { "dropping-particle" : "", "family" : "Cabr\u00e9", "given" : "Anna", "non-dropping-particle" : "", "parse-names" : false, "suffix" : "" }, { "dropping-particle" : "", "family" : "Marinov", "given" : "Irina", "non-dropping-particle" : "", "parse-names" : false, "suffix" : "" }, { "dropping-particle" : "", "family" : "Leung", "given" : "Shirley", "non-dropping-particle" : "", "parse-names" : false, "suffix" : "" } ], "container-title" : "Climate Dynamics", "id" : "ITEM-2", "issue" : "5-6", "issued" : { "date-parts" : [ [ "2015", "9", "30" ] ] }, "page" : "1253-1280", "title" : "Consistent global responses of marine ecosystems to future climate change across the IPCC AR5 earth system models", "translator" : [ { "dropping-particle" : "", "family" : "L6673", "given" : "", "non-dropping-particle" : "", "parse-names" : false, "suffix" : "" } ], "type" : "article-journal", "volume" : "45" }, "uris" : [ "http://www.mendeley.com/documents/?uuid=7b6291a7-5e65-4922-9aa9-717c5f4a8b49" ] }, { "id" : "ITEM-3", "itemData" : { "DOI" : "10.1038/s41561-019-0524-2", "ISSN" : "1752-0894", "author" : [ { "dropping-particle" : "", "family" : "Flombaum", "given" : "Pedro", "non-dropping-particle" : "", "parse-names" : false, "suffix" : "" }, { "dropping-particle" : "", "family" : "Wang", "given" : "Wei-Lei", "non-dropping-particle" : "", "parse-names" : false, "suffix" : "" }, { "dropping-particle" : "", "family" : "Primeau", "given" : "Francois W.", "non-dropping-particle" : "", "parse-names" : false, "suffix" : "" }, { "dropping-particle" : "", "family" : "Martiny", "given" : "Adam C.", "non-dropping-particle" : "", "parse-names" : false, "suffix" : "" } ], "container-title" : "Nature Geoscience", "id" : "ITEM-3", "issue" : "2", "issued" : { "date-parts" : [ [ "2020", "2", "27" ] ] }, "page" : "116-120", "title" : "Global picophytoplankton niche partitioning predicts overall positive response to ocean warming", "translator" : [ { "dropping-particle" : "", "family" : "L6672", "given" : "", "non-dropping-particle" : "", "parse-names" : false, "suffix" : "" } ], "type" : "article-journal", "volume" : "13" }, "uris" : [ "http://www.mendeley.com/documents/?uuid=6396134c-f3f8-49d0-88ab-702fbb7ebd7e" ] } ], "mendeley" : { "formattedCitation" : "(Cabr\u00e9 et al., 2015; Fu et al., 2016; Flombaum et al., 2020)", "manualFormatting" : "Cabr\u00e9 et al., 2015; Fu et al., 2016; Flombaum et al., 2020)", "plainTextFormattedCitation" : "(Cabr\u00e9 et al., 2015; Fu et al., 2016; Flombaum et al., 2020)", "previouslyFormattedCitation" : "(Cabr\u00e9 et al., 2015; Fu et al., 2016; Flombaum et al., 2020)" }, "properties" : { "noteIndex" : 0 }, "schema" : "https://github.com/citation-style-language/schema/raw/master/csl-citation.json" }</w:instrText>
      </w:r>
      <w:r w:rsidR="00ED3EF6" w:rsidRPr="001E7A27">
        <w:rPr>
          <w:lang w:val="en-GB"/>
        </w:rPr>
        <w:fldChar w:fldCharType="separate"/>
      </w:r>
      <w:r w:rsidR="00025FA2" w:rsidRPr="001E7A27">
        <w:rPr>
          <w:noProof/>
          <w:lang w:val="en-GB"/>
        </w:rPr>
        <w:t>Cabré et al., 2015; Fu et al., 2016; Flombaum et al., 2020)</w:t>
      </w:r>
      <w:r w:rsidR="00ED3EF6" w:rsidRPr="001E7A27">
        <w:rPr>
          <w:lang w:val="en-GB"/>
        </w:rPr>
        <w:fldChar w:fldCharType="end"/>
      </w:r>
      <w:commentRangeEnd w:id="4092"/>
      <w:r w:rsidR="00025FA2" w:rsidRPr="001E7A27">
        <w:rPr>
          <w:rStyle w:val="CommentReference"/>
          <w:lang w:val="en-GB"/>
        </w:rPr>
        <w:commentReference w:id="4092"/>
      </w:r>
      <w:r w:rsidR="00ED3EF6" w:rsidRPr="001E7A27">
        <w:rPr>
          <w:lang w:val="en-GB"/>
        </w:rPr>
        <w:t xml:space="preserve"> driven by warming water and/or changing nutrient availability, which would alter the magnitude and efficiency of the BCP by altering the sinking speed, respiration rate and aggregation/fragmentation of sinking particles. There is </w:t>
      </w:r>
      <w:r w:rsidR="00ED3EF6" w:rsidRPr="001E7A27">
        <w:rPr>
          <w:i/>
          <w:lang w:val="en-GB"/>
        </w:rPr>
        <w:t>low confidence</w:t>
      </w:r>
      <w:r w:rsidR="00ED3EF6" w:rsidRPr="001E7A27">
        <w:rPr>
          <w:lang w:val="en-GB"/>
        </w:rPr>
        <w:t xml:space="preserve"> in the sign of the resulting feedback: regions in which small phytoplankton dominate may have a more efficient pump, although the total amount of organic carbon reaching the sea floor is lower </w:t>
      </w:r>
      <w:r w:rsidR="00ED3EF6" w:rsidRPr="001E7A27">
        <w:rPr>
          <w:lang w:val="en-GB"/>
        </w:rPr>
        <w:fldChar w:fldCharType="begin" w:fldLock="1"/>
      </w:r>
      <w:r w:rsidR="00747167" w:rsidRPr="001E7A27">
        <w:rPr>
          <w:rFonts w:cs="Times New Roman"/>
          <w:lang w:val="en-GB"/>
        </w:rPr>
        <w:instrText>ADDIN CSL_CITATION { "citationItems" : [ { "id" : "ITEM-1", "itemData" : { "DOI" : "10.1002/2016GB005372", "ISSN" : "08866236", "author" : [ { "dropping-particle" : "", "family" : "Bach", "given" : "L. T.", "non-dropping-particle" : "", "parse-names" : false, "suffix" : "" }, { "dropping-particle" : "", "family" : "Boxhammer", "given" : "T.", "non-dropping-particle" : "", "parse-names" : false, "suffix" : "" }, { "dropping-particle" : "", "family" : "Larsen", "given" : "A.", "non-dropping-particle" : "", "parse-names" : false, "suffix" : "" }, { "dropping-particle" : "", "family" : "Hildebrandt", "given" : "N.", "non-dropping-particle" : "", "parse-names" : false, "suffix" : "" }, { "dropping-particle" : "", "family" : "Schulz", "given" : "K. G.", "non-dropping-particle" : "", "parse-names" : false, "suffix" : "" }, { "dropping-particle" : "", "family" : "Riebesell", "given" : "U.", "non-dropping-particle" : "", "parse-names" : false, "suffix" : "" } ], "container-title" : "Global Biogeochemical Cycles", "id" : "ITEM-1", "issue" : "8", "issued" : { "date-parts" : [ [ "2016", "8" ] ] }, "page" : "1145-1165", "title" : "Influence of plankton community structure on the sinking velocity of marine aggregates", "translator" : [ { "dropping-particle" : "", "family" : "L6678", "given" : "", "non-dropping-particle" : "", "parse-names" : false, "suffix" : "" } ], "type" : "article-journal", "volume" : "30" }, "uris" : [ "http://www.mendeley.com/documents/?uuid=ef2f1c11-8381-4d6b-a657-5537babc24e3" ] }, { "id" : "ITEM-2", "itemData" : { "DOI" : "10.1038/ngeo1921", "ISSN" : "1752-0894", "author" : [ { "dropping-particle" : "", "family" : "Herndl", "given" : "Gerhard J.", "non-dropping-particle" : "", "parse-names" : false, "suffix" : "" }, { "dropping-particle" : "", "family" : "Reinthaler", "given" : "Thomas", "non-dropping-particle" : "", "parse-names" : false, "suffix" : "" } ], "container-title" : "Nature Geoscience", "id" : "ITEM-2", "issue" : "9", "issued" : { "date-parts" : [ [ "2013", "9", "29" ] ] }, "page" : "718-724", "title" : "Microbial control of the dark end of the biological pump", "translator" : [ { "dropping-particle" : "", "family" : "L6680", "given" : "", "non-dropping-particle" : "", "parse-names" : false, "suffix" : "" } ], "type" : "article-journal", "volume" : "6" }, "uris" : [ "http://www.mendeley.com/documents/?uuid=c2cde92d-4919-45f3-9c43-c4ad22c8161f" ] }, { "id" : "ITEM-3", "itemData" : { "DOI" : "10.1146/annurev-marine-121916-063627", "ISSN" : "1941-1405", "abstract" : "Carbon fixation by phytoplankton near the surface and the sinking of this particulate material to deeper waters are key components of the biological carbon pump. The efficiency of the biological pump is influenced by the size and taxonomic composition of the phytoplankton community. Large, heavily ballasted taxa such as diatoms sink quickly and thus efficiently remove fixed carbon from the upper ocean. Smaller, nonballasted species such as picoplanktonic cyanobacteria are usually thought to contribute little to export production. Research in the past decade, however, has shed new light on the potential importance of small phytoplankton to carbon export, especially in oligotrophic oceans, where small cells dominate primary productivity. Here, I examine the mechanisms and pathways through which small-phytoplankton carbon is exported from the surface ocean and the role of small phytoplankton in food webs of a variety of ocean ecosystems.", "author" : [ { "dropping-particle" : "", "family" : "Richardson", "given" : "Tammi L.", "non-dropping-particle" : "", "parse-names" : false, "suffix" : "" } ], "container-title" : "Annual Review of Marine Science", "id" : "ITEM-3", "issue" : "1", "issued" : { "date-parts" : [ [ "2019", "1", "3" ] ] }, "page" : "57-74", "title" : "Mechanisms and Pathways of Small-Phytoplankton Export from the Surface Ocean", "translator" : [ { "dropping-particle" : "", "family" : "L6653", "given" : "", "non-dropping-particle" : "", "parse-names" : false, "suffix" : "" } ], "type" : "article-journal", "volume" : "11" }, "uris" : [ "http://www.mendeley.com/documents/?uuid=5fb6112d-dbb1-4af3-ab86-48a00e064a6e" ] } ], "mendeley" : { "formattedCitation" : "(Herndl and Reinthaler, 2013; Bach et al., 2016; Richardson, 2019)", "plainTextFormattedCitation" : "(Herndl and Reinthaler, 2013; Bach et al., 2016; Richardson, 2019)", "previouslyFormattedCitation" : "(Herndl and Reinthaler, 2013; Bach et al., 2016; Richardson, 2019)" }, "properties" : { "noteIndex" : 0 }, "schema" : "https://github.com/citation-style-language/schema/raw/master/csl-citation.json" }</w:instrText>
      </w:r>
      <w:r w:rsidR="00ED3EF6" w:rsidRPr="001E7A27">
        <w:rPr>
          <w:lang w:val="en-GB"/>
        </w:rPr>
        <w:fldChar w:fldCharType="separate"/>
      </w:r>
      <w:r w:rsidR="00025FA2" w:rsidRPr="001E7A27">
        <w:rPr>
          <w:rFonts w:cs="Times New Roman"/>
          <w:noProof/>
          <w:lang w:val="en-GB"/>
        </w:rPr>
        <w:t>(Herndl and Reinthaler, 2013; Bach et al., 2016; Richardson, 2019)</w:t>
      </w:r>
      <w:r w:rsidR="00ED3EF6" w:rsidRPr="001E7A27">
        <w:rPr>
          <w:lang w:val="en-GB"/>
        </w:rPr>
        <w:fldChar w:fldCharType="end"/>
      </w:r>
      <w:r w:rsidR="00ED3EF6" w:rsidRPr="001E7A27">
        <w:rPr>
          <w:lang w:val="en-GB"/>
        </w:rPr>
        <w:t xml:space="preserve">. Alternatively, an increase in small phytoplankton could result in a less efficient pump, due either to a greater fraction of PP being processed through the upper ocean microbial loop </w:t>
      </w:r>
      <w:r w:rsidR="00ED3EF6" w:rsidRPr="001E7A27">
        <w:rPr>
          <w:lang w:val="en-GB"/>
        </w:rPr>
        <w:fldChar w:fldCharType="begin" w:fldLock="1"/>
      </w:r>
      <w:r w:rsidR="00747167" w:rsidRPr="001E7A27">
        <w:rPr>
          <w:lang w:val="en-GB"/>
        </w:rPr>
        <w:instrText>ADDIN CSL_CITATION { "citationItems" : [ { "id" : "ITEM-1", "itemData" : { "DOI" : "10.5194/bg-11-5285-2014", "ISSN" : "1726-4189", "abstract" : "Abstract. This paper reviews progress on understanding biological carbon sequestration in the ocean with special reference to the microbial formation and transformation of recalcitrant dissolved organic carbon (RDOC), the microbial carbon pump (MCP). We propose that RDOC is a concept with a wide continuum of recalcitrance. Most RDOC compounds maintain their levels of recalcitrance only in a specific environmental context (RDOCt). The ocean RDOC pool also contains compounds that may be inaccessible to microbes due to their extremely low concentration (RDOCc). This differentiation allows us to appreciate the linkage between microbial source and RDOC composition on a range of temporal and spatial scales. Analyses of biomarkers and isotopic records show intensive MCP processes in the Proterozoic oceans when the MCP could have played a significant role in regulating climate. Understanding the dynamics of the MCP in conjunction with the better constrained biological pump (BP) over geological timescales could help to predict future climate trends. Integration of the MCP and the BP will require new research approaches and opportunities. Major goals include understanding the interactions between particulate organic carbon (POC) and RDOC that contribute to sequestration efficiency, and the concurrent determination of the chemical composition of organic carbon, microbial community composition and enzymatic activity. Molecular biomarkers and isotopic tracers should be employed to link water column processes to sediment records, as well as to link present-day observations to paleo-evolution. Ecosystem models need to be developed based on empirical relationships derived from bioassay experiments and field investigations in order to predict the dynamics of carbon cycling along the stability continuum of POC and RDOC under potential global change scenarios. We propose that inorganic nutrient input to coastal waters may reduce the capacity for carbon sequestration as RDOC. The nutrient regime enabling maximum carbon storage from combined POC flux and RDOC formation should therefore be sought.", "author" : [ { "dropping-particle" : "", "family" : "Jiao", "given" : "N.", "non-dropping-particle" : "", "parse-names" : false, "suffix" : "" }, { "dropping-particle" : "", "family" : "Robinson", "given" : "C.", "non-dropping-particle" : "", "parse-names" : false, "suffix" : "" }, { "dropping-particle" : "", "family" : "Azam", "given" : "F.", "non-dropping-particle" : "", "parse-names" : false, "suffix" : "" }, { "dropping-particle" : "", "family" : "Thomas", "given" : "H.", "non-dropping-particle" : "", "parse-names" : false, "suffix" : "" }, { "dropping-particle" : "", "family" : "Baltar", "given" : "F.", "non-dropping-particle" : "", "parse-names" : false, "suffix" : "" }, { "dropping-particle" : "", "family" : "Dang", "given" : "H.", "non-dropping-particle" : "", "parse-names" : false, "suffix" : "" }, { "dropping-particle" : "", "family" : "Hardman-Mountford", "given" : "N. J.", "non-dropping-particle" : "", "parse-names" : false, "suffix" : "" }, { "dropping-particle" : "", "family" : "Johnson", "given" : "M.", "non-dropping-particle" : "", "parse-names" : false, "suffix" : "" }, { "dropping-particle" : "", "family" : "Kirchman", "given" : "D. L.", "non-dropping-particle" : "", "parse-names" : false, "suffix" : "" }, { "dropping-particle" : "", "family" : "Koch", "given" : "B. P.", "non-dropping-particle" : "", "parse-names" : false, "suffix" : "" }, { "dropping-particle" : "", "family" : "Legendre", "given" : "L.", "non-dropping-particle" : "", "parse-names" : false, "suffix" : "" }, { "dropping-particle" : "", "family" : "Li", "given" : "C.", "non-dropping-particle" : "", "parse-names" : false, "suffix" : "" }, { "dropping-particle" : "", "family" : "Liu", "given" : "J.", "non-dropping-particle" : "", "parse-names" : false, "suffix" : "" }, { "dropping-particle" : "", "family" : "Luo", "given" : "T.", "non-dropping-particle" : "", "parse-names" : false, "suffix" : "" }, { "dropping-particle" : "", "family" : "Luo", "given" : "Y.-W.", "non-dropping-particle" : "", "parse-names" : false, "suffix" : "" }, { "dropping-particle" : "", "family" : "Mitra", "given" : "A.", "non-dropping-particle" : "", "parse-names" : false, "suffix" : "" }, { "dropping-particle" : "", "family" : "Romanou", "given" : "A.", "non-dropping-particle" : "", "parse-names" : false, "suffix" : "" }, { "dropping-particle" : "", "family" : "Tang", "given" : "K.", "non-dropping-particle" : "", "parse-names" : false, "suffix" : "" }, { "dropping-particle" : "", "family" : "Wang", "given" : "X.", "non-dropping-particle" : "", "parse-names" : false, "suffix" : "" }, { "dropping-particle" : "", "family" : "Zhang", "given" : "C.", "non-dropping-particle" : "", "parse-names" : false, "suffix" : "" }, { "dropping-particle" : "", "family" : "Zhang", "given" : "R.", "non-dropping-particle" : "", "parse-names" : false, "suffix" : "" } ], "container-title" : "Biogeosciences", "id" : "ITEM-1", "issue" : "19", "issued" : { "date-parts" : [ [ "2014", "10", "1" ] ] }, "page" : "5285-5306", "title" : "Mechanisms of microbial carbon sequestration in the ocean \u2013 future research directions", "translator" : [ { "dropping-particle" : "", "family" : "L6681", "given" : "", "non-dropping-particle" : "", "parse-names" : false, "suffix" : "" } ], "type" : "article-journal", "volume" : "11" }, "uris" : [ "http://www.mendeley.com/documents/?uuid=0a92ea4e-8340-435b-92ef-d8870944adbd" ] } ], "mendeley" : { "formattedCitation" : "(Jiao et al., 2014)", "plainTextFormattedCitation" : "(Jiao et al., 2014)", "previouslyFormattedCitation" : "(Jiao et al., 2014)" }, "properties" : { "noteIndex" : 0 }, "schema" : "https://github.com/citation-style-language/schema/raw/master/csl-citation.json" }</w:instrText>
      </w:r>
      <w:r w:rsidR="00ED3EF6" w:rsidRPr="001E7A27">
        <w:rPr>
          <w:lang w:val="en-GB"/>
        </w:rPr>
        <w:fldChar w:fldCharType="separate"/>
      </w:r>
      <w:r w:rsidR="00025FA2" w:rsidRPr="001E7A27">
        <w:rPr>
          <w:noProof/>
          <w:lang w:val="en-GB"/>
        </w:rPr>
        <w:t>(Jiao et al., 2014)</w:t>
      </w:r>
      <w:r w:rsidR="00ED3EF6" w:rsidRPr="001E7A27">
        <w:rPr>
          <w:lang w:val="en-GB"/>
        </w:rPr>
        <w:fldChar w:fldCharType="end"/>
      </w:r>
      <w:r w:rsidR="00ED3EF6" w:rsidRPr="001E7A27">
        <w:rPr>
          <w:lang w:val="en-GB"/>
        </w:rPr>
        <w:t xml:space="preserve"> or generation of slower sinking particles</w:t>
      </w:r>
      <w:r w:rsidR="00B80DB1" w:rsidRPr="001E7A27">
        <w:rPr>
          <w:lang w:val="en-GB"/>
        </w:rPr>
        <w:t xml:space="preserve"> </w:t>
      </w:r>
      <w:r w:rsidR="00B80DB1" w:rsidRPr="001E7A27">
        <w:rPr>
          <w:lang w:val="en-GB"/>
        </w:rPr>
        <w:fldChar w:fldCharType="begin" w:fldLock="1"/>
      </w:r>
      <w:r w:rsidR="00747167" w:rsidRPr="001E7A27">
        <w:rPr>
          <w:lang w:val="en-GB"/>
        </w:rPr>
        <w:instrText>ADDIN CSL_CITATION { "citationItems" : [ { "id" : "ITEM-1", "itemData" : { "DOI" : "10.4319/lo.2009.54.6.1951", "ISSN" : "00243590", "author" : [ { "dropping-particle" : "", "family" : "Guidi", "given" : "Lionel", "non-dropping-particle" : "", "parse-names" : false, "suffix" : "" }, { "dropping-particle" : "", "family" : "Stemmann", "given" : "Lars", "non-dropping-particle" : "", "parse-names" : false, "suffix" : "" }, { "dropping-particle" : "", "family" : "Jackson", "given" : "George A.", "non-dropping-particle" : "", "parse-names" : false, "suffix" : "" }, { "dropping-particle" : "", "family" : "Ibanez", "given" : "Fr\u00e9d\u00e9ric", "non-dropping-particle" : "", "parse-names" : false, "suffix" : "" }, { "dropping-particle" : "", "family" : "Claustre", "given" : "Herv\u00e9", "non-dropping-particle" : "", "parse-names" : false, "suffix" : "" }, { "dropping-particle" : "", "family" : "Legendre", "given" : "Louis", "non-dropping-particle" : "", "parse-names" : false, "suffix" : "" }, { "dropping-particle" : "", "family" : "Picheral", "given" : "Marc", "non-dropping-particle" : "", "parse-names" : false, "suffix" : "" }, { "dropping-particle" : "", "family" : "Gorskya", "given" : "Gabriel", "non-dropping-particle" : "", "parse-names" : false, "suffix" : "" } ], "container-title" : "Limnology and Oceanography", "id" : "ITEM-1", "issue" : "6", "issued" : { "date-parts" : [ [ "2009", "11" ] ] }, "page" : "1951-1963", "title" : "Effects of phytoplankton community on production, size, and export of large aggregates: A world-ocean analysis", "translator" : [ { "dropping-particle" : "", "family" : "L6802", "given" : "", "non-dropping-particle" : "", "parse-names" : false, "suffix" : "" } ], "type" : "article-journal", "volume" : "54" }, "uris" : [ "http://www.mendeley.com/documents/?uuid=8c1de3c5-bb4e-465c-8175-7b7221c6779f" ] }, { "id" : "ITEM-2", "itemData" : { "DOI" : "10.5194/bg-18-229-2021", "ISSN" : "1726-4189", "author" : [ { "dropping-particle" : "", "family" : "Leung", "given" : "Shirley W.", "non-dropping-particle" : "", "parse-names" : false, "suffix" : "" }, { "dropping-particle" : "", "family" : "Weber", "given" : "Thomas", "non-dropping-particle" : "", "parse-names" : false, "suffix" : "" }, { "dropping-particle" : "", "family" : "Cram", "given" : "Jacob A.", "non-dropping-particle" : "", "parse-names" : false, "suffix" : "" }, { "dropping-particle" : "", "family" : "Deutsch", "given" : "Curtis", "non-dropping-particle" : "", "parse-names" : false, "suffix" : "" } ], "container-title" : "Biogeosciences", "id" : "ITEM-2", "issue" : "1", "issued" : { "date-parts" : [ [ "2021", "1", "14" ] ] }, "page" : "229-250", "title" : "Variable particle size distributions reduce the sensitivity of global export flux to climate change", "translator" : [ { "dropping-particle" : "", "family" : "L6670", "given" : "", "non-dropping-particle" : "", "parse-names" : false, "suffix" : "" } ], "type" : "article-journal", "volume" : "18" }, "uris" : [ "http://www.mendeley.com/documents/?uuid=93802104-48e1-4454-8128-b1d79d436403" ] } ], "mendeley" : { "formattedCitation" : "(Guidi et al., 2009; Leung et al., 2021)", "plainTextFormattedCitation" : "(Guidi et al., 2009; Leung et al., 2021)", "previouslyFormattedCitation" : "(Guidi et al., 2009; Leung et al., 2021)" }, "properties" : { "noteIndex" : 0 }, "schema" : "https://github.com/citation-style-language/schema/raw/master/csl-citation.json" }</w:instrText>
      </w:r>
      <w:r w:rsidR="00B80DB1" w:rsidRPr="001E7A27">
        <w:rPr>
          <w:lang w:val="en-GB"/>
        </w:rPr>
        <w:fldChar w:fldCharType="separate"/>
      </w:r>
      <w:r w:rsidR="00025FA2" w:rsidRPr="001E7A27">
        <w:rPr>
          <w:noProof/>
          <w:lang w:val="en-GB"/>
        </w:rPr>
        <w:t>(Guidi et al., 2009; Leung et al., 2021)</w:t>
      </w:r>
      <w:r w:rsidR="00B80DB1" w:rsidRPr="001E7A27">
        <w:rPr>
          <w:lang w:val="en-GB"/>
        </w:rPr>
        <w:fldChar w:fldCharType="end"/>
      </w:r>
      <w:r w:rsidR="00ED3EF6" w:rsidRPr="001E7A27">
        <w:rPr>
          <w:rFonts w:cs="Times New Roman"/>
          <w:noProof/>
          <w:lang w:val="en-GB"/>
        </w:rPr>
        <w:t>.</w:t>
      </w:r>
      <w:r w:rsidR="00ED3EF6" w:rsidRPr="001E7A27">
        <w:rPr>
          <w:lang w:val="en-GB"/>
        </w:rPr>
        <w:t xml:space="preserve"> Variable phytoplankton stoichiometry is predicted to increase the amount of carbon stored via the BCP relative to the amount of PP, so that fixed stoichiometry models (as in CMIP5) may underestimate cumulative ocean carbon uptake to 2100 by 0.5–3.5% (2–15 PgC</w:t>
      </w:r>
      <w:del w:id="4093" w:author="Ian Blenkinsop" w:date="2021-07-28T11:22:00Z">
        <w:r w:rsidR="00ED3EF6" w:rsidRPr="001E7A27" w:rsidDel="007560DF">
          <w:rPr>
            <w:lang w:val="en-GB"/>
          </w:rPr>
          <w:delText>)</w:delText>
        </w:r>
        <w:r w:rsidR="00B80DB1" w:rsidRPr="001E7A27" w:rsidDel="007560DF">
          <w:rPr>
            <w:lang w:val="en-GB"/>
          </w:rPr>
          <w:delText xml:space="preserve"> </w:delText>
        </w:r>
      </w:del>
      <w:ins w:id="4094" w:author="Ian Blenkinsop" w:date="2021-07-28T11:22:00Z">
        <w:r w:rsidR="007560DF" w:rsidRPr="001E7A27">
          <w:rPr>
            <w:lang w:val="en-GB"/>
          </w:rPr>
          <w:t xml:space="preserve">; </w:t>
        </w:r>
      </w:ins>
      <w:commentRangeStart w:id="4095"/>
      <w:commentRangeStart w:id="4096"/>
      <w:r w:rsidR="00B80DB1" w:rsidRPr="001E7A27">
        <w:rPr>
          <w:lang w:val="en-GB"/>
        </w:rPr>
        <w:fldChar w:fldCharType="begin" w:fldLock="1"/>
      </w:r>
      <w:r w:rsidR="00747167" w:rsidRPr="001E7A27">
        <w:rPr>
          <w:lang w:val="en-GB"/>
        </w:rPr>
        <w:instrText>ADDIN CSL_CITATION { "citationItems" : [ { "id" : "ITEM-1", "itemData" : { "DOI" : "10.1038/s41558-017-0054-0", "ISSN" : "1758-678X", "abstract" : "How ocean acidification will affect marine organisms depends on changes in both the long-term mean and the short-term temporal variability of carbonate chemistry1\u20138. Although the decadal-to-centennial response to atmospheric CO2 and climate change is constrained by observations and models1, 9, little is known about corresponding changes in seasonality10\u201312, particularly for pH. Here we assess the latter by analysing nine earth system models (ESMs) forced with a business-as-usual emissions scenario 13 . During the twenty-first century, the seasonal cycle of surface-ocean pH was attenuated by 16 \u00b1 7%, on average, whereas that for hydrogen ion concentration [H+] was amplified by 81 \u00b1 16%. Simultaneously, the seasonal amplitude of the aragonite saturation state (\u03a9arag) was attenuated except in the subtropics, where it was amplified. These contrasting changes derive from regionally varying sensitivities of these variables to atmospheric CO2 and climate change and to diverging trends in seasonal extremes in the primary controlling variables (temperature, dissolved inorganic carbon and alkalinity). Projected seasonality changes will tend to exacerbate the impacts of increasing [H+] on marine organisms during the summer and ameliorate the impacts during the winter, although the opposite holds in the high latitudes. Similarly, over most of the ocean, impacts from declining \u03a9arag are likely to be intensified during the summer and dampened during the winter.", "author" : [ { "dropping-particle" : "", "family" : "Kwiatkowski", "given" : "Lester", "non-dropping-particle" : "", "parse-names" : false, "suffix" : "" }, { "dropping-particle" : "", "family" : "Orr", "given" : "James C.", "non-dropping-particle" : "", "parse-names" : false, "suffix" : "" } ], "container-title" : "Nature Climate Change", "id" : "ITEM-1", "issue" : "2", "issued" : { "date-parts" : [ [ "2018", "2" ] ] }, "page" : "141-145", "publisher" : "Nature Publishing Group", "title" : "Diverging seasonal extremes for ocean acidification during the twenty-first century", "translator" : [ { "dropping-particle" : "", "family" : "L7232", "given" : "", "non-dropping-particle" : "", "parse-names" : false, "suffix" : "" } ], "type" : "article-journal", "volume" : "8" }, "uris" : [ "http://www.mendeley.com/documents/?uuid=713f797d-0bf8-45a7-957d-248716f907d9" ] } ], "mendeley" : { "formattedCitation" : "(Kwiatkowski and Orr, 2018)", "manualFormatting" : "(RCP8.5 scenario; ", "plainTextFormattedCitation" : "(Kwiatkowski and Orr, 2018)", "previouslyFormattedCitation" : "(Kwiatkowski and Orr, 2018)" }, "properties" : { "noteIndex" : 0 }, "schema" : "https://github.com/citation-style-language/schema/raw/master/csl-citation.json" }</w:instrText>
      </w:r>
      <w:r w:rsidR="00B80DB1" w:rsidRPr="001E7A27">
        <w:rPr>
          <w:lang w:val="en-GB"/>
        </w:rPr>
        <w:fldChar w:fldCharType="separate"/>
      </w:r>
      <w:del w:id="4097" w:author="Ian Blenkinsop" w:date="2021-07-28T11:22:00Z">
        <w:r w:rsidR="00025FA2" w:rsidRPr="001E7A27" w:rsidDel="007560DF">
          <w:rPr>
            <w:noProof/>
            <w:lang w:val="en-GB"/>
          </w:rPr>
          <w:delText>(</w:delText>
        </w:r>
      </w:del>
      <w:r w:rsidR="00025FA2" w:rsidRPr="001E7A27">
        <w:rPr>
          <w:noProof/>
          <w:lang w:val="en-GB"/>
        </w:rPr>
        <w:t xml:space="preserve">RCP8.5 scenario; </w:t>
      </w:r>
      <w:r w:rsidR="00B80DB1" w:rsidRPr="001E7A27">
        <w:rPr>
          <w:lang w:val="en-GB"/>
        </w:rPr>
        <w:fldChar w:fldCharType="end"/>
      </w:r>
      <w:commentRangeStart w:id="4098"/>
      <w:commentRangeEnd w:id="4095"/>
      <w:r w:rsidR="00025FA2" w:rsidRPr="001E7A27">
        <w:rPr>
          <w:rStyle w:val="CommentReference"/>
          <w:lang w:val="en-GB"/>
        </w:rPr>
        <w:commentReference w:id="4095"/>
      </w:r>
      <w:r w:rsidR="00B80DB1" w:rsidRPr="001E7A27">
        <w:rPr>
          <w:lang w:val="en-GB"/>
        </w:rPr>
        <w:fldChar w:fldCharType="begin" w:fldLock="1"/>
      </w:r>
      <w:r w:rsidR="00747167" w:rsidRPr="001E7A27">
        <w:rPr>
          <w:lang w:val="en-GB"/>
        </w:rPr>
        <w:instrText>ADDIN CSL_CITATION { "citationItems" : [ { "id" : "ITEM-1", "itemData" : { "DOI" : "10.1002/2017GB005799", "ISSN" : "08866236", "abstract" : "Ocean biogeochemical models are integral components of Earth system models used to project the evolution of the ocean carbon sink, as well as potential changes in the physical and chemical environment of marine ecosystems. In such models the stoichiometry of phytoplankton C:N:P is typically fixed at the Redfield ratio. The observed stoichiometry of phytoplankton, however, has been shown to considerably vary from Redfield values due to plasticity in the expression of phytoplankton cell structures with different elemental compositions. The intrinsic structure of fixed C:N:P models therefore has the potential to bias projections of the marine response to climate change. We assess the importance of variable stoichiometry on 21st century projections of net primary production, food quality, and ocean carbon uptake using the recently developed Pelagic Interactions Scheme for Carbon and Ecosystem Studies Quota (PISCES-QUOTA) ocean biogeochemistry model. The model simulates variable phytoplankton C:N:P stoichiometry and was run under historical and business-as-usual scenario forcing from 1850 to 2100. PISCES-QUOTA projects similar 21st century global net primary production decline (7.7%) to current generation fixed stoichiometry models. Global phytoplankton N and P content or food quality is projected to decline by 1.2% and 6.4% over the 21st century, respectively. The largest reductions in food quality are in the oligotrophic subtropical gyres and Arctic Ocean where declines by the end of the century can exceed 20%. Using the change in the carbon export efficiency in PISCES-QUOTA, we estimate that fixed stoichiometry models may be underestimating 21st century cumulative ocean carbon uptake by 0.5-3.5% (2.0-15.1 PgC).", "author" : [ { "dropping-particle" : "", "family" : "Kwiatkowski", "given" : "Lester", "non-dropping-particle" : "", "parse-names" : false, "suffix" : "" }, { "dropping-particle" : "", "family" : "Aumont", "given" : "Olivier", "non-dropping-particle" : "", "parse-names" : false, "suffix" : "" }, { "dropping-particle" : "", "family" : "Bopp", "given" : "Laurent", "non-dropping-particle" : "", "parse-names" : false, "suffix" : "" }, { "dropping-particle" : "", "family" : "Ciais", "given" : "Philippe", "non-dropping-particle" : "", "parse-names" : false, "suffix" : "" } ], "container-title" : "Global Biogeochemical Cycles", "id" : "ITEM-1", "issue" : "4", "issued" : { "date-parts" : [ [ "2018", "4" ] ] }, "page" : "516-528", "title" : "The impact of variable phytoplankton stoichiometry on projections of primary production, food quality, and carbon uptake in the global ocean", "translator" : [ { "dropping-particle" : "", "family" : "L4290", "given" : "", "non-dropping-particle" : "", "parse-names" : false, "suffix" : "" } ], "type" : "article-journal", "volume" : "32" }, "uris" : [ "http://www.mendeley.com/documents/?uuid=0df0496f-d40d-428e-8bbb-96cb49b796f9" ] } ], "mendeley" : { "formattedCitation" : "(Kwiatkowski et al., 2018)", "manualFormatting" : "Kwiatkowski et al., 2018)", "plainTextFormattedCitation" : "(Kwiatkowski et al., 2018)", "previouslyFormattedCitation" : "(Kwiatkowski et al., 2018)" }, "properties" : { "noteIndex" : 0 }, "schema" : "https://github.com/citation-style-language/schema/raw/master/csl-citation.json" }</w:instrText>
      </w:r>
      <w:r w:rsidR="00B80DB1" w:rsidRPr="001E7A27">
        <w:rPr>
          <w:lang w:val="en-GB"/>
        </w:rPr>
        <w:fldChar w:fldCharType="separate"/>
      </w:r>
      <w:r w:rsidR="00025FA2" w:rsidRPr="001E7A27">
        <w:rPr>
          <w:noProof/>
          <w:lang w:val="en-GB"/>
        </w:rPr>
        <w:t>Kwiatkowski et al., 2018)</w:t>
      </w:r>
      <w:r w:rsidR="00B80DB1" w:rsidRPr="001E7A27">
        <w:rPr>
          <w:lang w:val="en-GB"/>
        </w:rPr>
        <w:fldChar w:fldCharType="end"/>
      </w:r>
      <w:commentRangeEnd w:id="4096"/>
      <w:commentRangeEnd w:id="4098"/>
      <w:r w:rsidR="007320EC" w:rsidRPr="001E7A27">
        <w:rPr>
          <w:rStyle w:val="CommentReference"/>
          <w:lang w:val="en-GB"/>
        </w:rPr>
        <w:commentReference w:id="4096"/>
      </w:r>
      <w:r w:rsidR="00025FA2" w:rsidRPr="001E7A27">
        <w:rPr>
          <w:rStyle w:val="CommentReference"/>
          <w:lang w:val="en-GB"/>
        </w:rPr>
        <w:commentReference w:id="4098"/>
      </w:r>
      <w:r w:rsidR="00ED3EF6" w:rsidRPr="001E7A27">
        <w:rPr>
          <w:lang w:val="en-GB"/>
        </w:rPr>
        <w:t xml:space="preserve">. Other climate effects such as </w:t>
      </w:r>
      <w:r w:rsidR="00E112C2" w:rsidRPr="001E7A27">
        <w:rPr>
          <w:lang w:val="en-GB"/>
        </w:rPr>
        <w:t>deoxygenation</w:t>
      </w:r>
      <w:r w:rsidR="00ED3EF6" w:rsidRPr="001E7A27">
        <w:rPr>
          <w:lang w:val="en-GB"/>
        </w:rPr>
        <w:t xml:space="preserve"> or ocean acidification could also result in alterations to the magnitude and efficiency of the BCP </w:t>
      </w:r>
      <w:r w:rsidR="00ED3EF6" w:rsidRPr="001E7A27">
        <w:rPr>
          <w:lang w:val="en-GB"/>
        </w:rPr>
        <w:fldChar w:fldCharType="begin" w:fldLock="1"/>
      </w:r>
      <w:r w:rsidR="00747167" w:rsidRPr="001E7A27">
        <w:rPr>
          <w:lang w:val="en-GB"/>
        </w:rPr>
        <w:instrText>ADDIN CSL_CITATION { "citationItems" : [ { "id" : "ITEM-1", "itemData" : { "DOI" : "10.1038/s41558-020-00915-5", "ISSN" : "1758-678X", "author" : [ { "dropping-particle" : "", "family" : "Taucher", "given" : "Jan", "non-dropping-particle" : "", "parse-names" : false, "suffix" : "" }, { "dropping-particle" : "", "family" : "Boxhammer", "given" : "Tim", "non-dropping-particle" : "", "parse-names" : false, "suffix" : "" }, { "dropping-particle" : "", "family" : "Bach", "given" : "Lennart T.", "non-dropping-particle" : "", "parse-names" : false, "suffix" : "" }, { "dropping-particle" : "", "family" : "Paul", "given" : "Allanah J.", "non-dropping-particle" : "", "parse-names" : false, "suffix" : "" }, { "dropping-particle" : "", "family" : "Schartau", "given" : "Markus", "non-dropping-particle" : "", "parse-names" : false, "suffix" : "" }, { "dropping-particle" : "", "family" : "Stange", "given" : "Paul", "non-dropping-particle" : "", "parse-names" : false, "suffix" : "" }, { "dropping-particle" : "", "family" : "Riebesell", "given" : "Ulf", "non-dropping-particle" : "", "parse-names" : false, "suffix" : "" } ], "container-title" : "Nature Climate Change", "id" : "ITEM-1", "issue" : "1", "issued" : { "date-parts" : [ [ "2021", "1", "19" ] ] }, "page" : "52-57", "title" : "Changing carbon-to-nitrogen ratios of organic-matter export under ocean acidification", "translator" : [ { "dropping-particle" : "", "family" : "L7207", "given" : "", "non-dropping-particle" : "", "parse-names" : false, "suffix" : "" } ], "type" : "article-journal", "volume" : "11" }, "uris" : [ "http://www.mendeley.com/documents/?uuid=314ac84e-7b6c-44c9-ad39-8021ef8864bd" ] }, { "id" : "ITEM-2", "itemData" : { "DOI" : "10.1126/science.abc6035", "ISSN" : "0036-8075", "abstract" : "Climate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 "author" : [ { "dropping-particle" : "", "family" : "Raven", "given" : "M. R.", "non-dropping-particle" : "", "parse-names" : false, "suffix" : "" }, { "dropping-particle" : "", "family" : "Keil", "given" : "R. G.", "non-dropping-particle" : "", "parse-names" : false, "suffix" : "" }, { "dropping-particle" : "", "family" : "Webb", "given" : "S. M.", "non-dropping-particle" : "", "parse-names" : false, "suffix" : "" } ], "container-title" : "Science", "id" : "ITEM-2", "issue" : "6525", "issued" : { "date-parts" : [ [ "2021", "1", "8" ] ] }, "page" : "178-181", "title" : "Microbial sulfate reduction and organic sulfur formation in sinking marine particles", "translator" : [ { "dropping-particle" : "", "family" : "L7206", "given" : "", "non-dropping-particle" : "", "parse-names" : false, "suffix" : "" } ], "type" : "article-journal", "volume" : "371" }, "uris" : [ "http://www.mendeley.com/documents/?uuid=7df2c96f-c20d-41c8-8704-ad60b59613b5" ] }, { "id" : "ITEM-3", "itemData" : { "DOI" : "10.1029/2018MS001483", "ISSN" : "1942-2466", "author" : [ { "dropping-particle" : "", "family" : "Krumhardt", "given" : "K. M.", "non-dropping-particle" : "", "parse-names" : false, "suffix" : "" }, { "dropping-particle" : "", "family" : "Lovenduski", "given" : "N. S.", "non-dropping-particle" : "", "parse-names" : false, "suffix" : "" }, { "dropping-particle" : "", "family" : "Long", "given" : "M. C.", "non-dropping-particle" : "", "parse-names" : false, "suffix" : "" }, { "dropping-particle" : "", "family" : "Levy", "given" : "M.", "non-dropping-particle" : "", "parse-names" : false, "suffix" : "" }, { "dropping-particle" : "", "family" : "Lindsay", "given" : "K.", "non-dropping-particle" : "", "parse-names" : false, "suffix" : "" }, { "dropping-particle" : "", "family" : "Moore", "given" : "J. K.", "non-dropping-particle" : "", "parse-names" : false, "suffix" : "" }, { "dropping-particle" : "", "family" : "Nissen", "given" : "C.", "non-dropping-particle" : "", "parse-names" : false, "suffix" : "" } ], "container-title" : "Journal of Advances in Modeling Earth Systems", "id" : "ITEM-3", "issue" : "5", "issued" : { "date-parts" : [ [ "2019", "5", "22" ] ] }, "page" : "1418-1437", "title" : "Coccolithophore Growth and Calcification in an Acidified Ocean: Insights From Community Earth System Model Simulations", "translator" : [ { "dropping-particle" : "", "family" : "L6668", "given" : "", "non-dropping-particle" : "", "parse-names" : false, "suffix" : "" } ], "type" : "article-journal", "volume" : "11" }, "uris" : [ "http://www.mendeley.com/documents/?uuid=050d93b0-70aa-4ec2-9efc-b3d385ed0b50" ] } ], "mendeley" : { "formattedCitation" : "(Krumhardt et al., 2019; Raven et al., 2021; Taucher et al., 2021)", "plainTextFormattedCitation" : "(Krumhardt et al., 2019; Raven et al., 2021; Taucher et al., 2021)", "previouslyFormattedCitation" : "(Krumhardt et al., 2019; Raven et al., 2021; Taucher et al., 2021)" }, "properties" : { "noteIndex" : 0 }, "schema" : "https://github.com/citation-style-language/schema/raw/master/csl-citation.json" }</w:instrText>
      </w:r>
      <w:r w:rsidR="00ED3EF6" w:rsidRPr="001E7A27">
        <w:rPr>
          <w:lang w:val="en-GB"/>
        </w:rPr>
        <w:fldChar w:fldCharType="separate"/>
      </w:r>
      <w:r w:rsidR="00025FA2" w:rsidRPr="001E7A27">
        <w:rPr>
          <w:noProof/>
          <w:lang w:val="en-GB"/>
        </w:rPr>
        <w:t>(Krumhardt et al., 2019; Raven et al., 2021; Taucher et al., 2021)</w:t>
      </w:r>
      <w:r w:rsidR="00ED3EF6" w:rsidRPr="001E7A27">
        <w:rPr>
          <w:lang w:val="en-GB"/>
        </w:rPr>
        <w:fldChar w:fldCharType="end"/>
      </w:r>
      <w:r w:rsidR="00ED3EF6" w:rsidRPr="001E7A27">
        <w:rPr>
          <w:lang w:val="en-GB"/>
        </w:rPr>
        <w:t>.</w:t>
      </w:r>
      <w:r w:rsidR="00E5629F" w:rsidRPr="001E7A27">
        <w:rPr>
          <w:lang w:val="en-GB"/>
        </w:rPr>
        <w:t xml:space="preserve"> </w:t>
      </w:r>
    </w:p>
    <w:p w14:paraId="77F623CE" w14:textId="77777777" w:rsidR="00BC644C" w:rsidRPr="001E7A27" w:rsidRDefault="00BC644C" w:rsidP="005C7F25">
      <w:pPr>
        <w:pStyle w:val="AR6BodyText"/>
        <w:rPr>
          <w:lang w:val="en-GB"/>
        </w:rPr>
      </w:pPr>
    </w:p>
    <w:p w14:paraId="3A408FC7" w14:textId="41FDA1E3" w:rsidR="00ED3EF6" w:rsidRPr="001E7A27" w:rsidRDefault="00ED3EF6" w:rsidP="005C7F25">
      <w:pPr>
        <w:pStyle w:val="AR6BodyText"/>
        <w:rPr>
          <w:rFonts w:eastAsiaTheme="majorEastAsia"/>
          <w:lang w:val="en-GB"/>
        </w:rPr>
      </w:pPr>
      <w:r w:rsidRPr="001E7A27">
        <w:rPr>
          <w:lang w:val="en-GB"/>
        </w:rPr>
        <w:t xml:space="preserve">Based on </w:t>
      </w:r>
      <w:r w:rsidRPr="001E7A27">
        <w:rPr>
          <w:i/>
          <w:iCs/>
          <w:lang w:val="en-GB"/>
        </w:rPr>
        <w:t xml:space="preserve">high agreement </w:t>
      </w:r>
      <w:r w:rsidRPr="001E7A27">
        <w:rPr>
          <w:lang w:val="en-GB"/>
        </w:rPr>
        <w:t xml:space="preserve">across multiple lines of evidence and physical understanding there is </w:t>
      </w:r>
      <w:del w:id="4099" w:author="Soapbox" w:date="2021-07-21T11:43:00Z">
        <w:r w:rsidRPr="001E7A27" w:rsidDel="000304BE">
          <w:rPr>
            <w:lang w:val="en-GB"/>
          </w:rPr>
          <w:delText xml:space="preserve">thus </w:delText>
        </w:r>
      </w:del>
      <w:r w:rsidRPr="001E7A27">
        <w:rPr>
          <w:i/>
          <w:iCs/>
          <w:lang w:val="en-GB"/>
        </w:rPr>
        <w:t xml:space="preserve">high confidence </w:t>
      </w:r>
      <w:r w:rsidRPr="001E7A27">
        <w:rPr>
          <w:lang w:val="en-GB"/>
        </w:rPr>
        <w:t xml:space="preserve">that feedbacks to climate </w:t>
      </w:r>
      <w:r w:rsidR="00F956E0" w:rsidRPr="001E7A27">
        <w:rPr>
          <w:lang w:val="en-GB"/>
        </w:rPr>
        <w:t>will</w:t>
      </w:r>
      <w:r w:rsidRPr="001E7A27">
        <w:rPr>
          <w:lang w:val="en-GB"/>
        </w:rPr>
        <w:t xml:space="preserve"> arise </w:t>
      </w:r>
      <w:r w:rsidR="00F956E0" w:rsidRPr="001E7A27">
        <w:rPr>
          <w:lang w:val="en-GB"/>
        </w:rPr>
        <w:t xml:space="preserve">from </w:t>
      </w:r>
      <w:r w:rsidRPr="001E7A27">
        <w:rPr>
          <w:lang w:val="en-GB"/>
        </w:rPr>
        <w:t xml:space="preserve">alterations to the magnitude </w:t>
      </w:r>
      <w:r w:rsidR="00F956E0" w:rsidRPr="001E7A27">
        <w:rPr>
          <w:lang w:val="en-GB"/>
        </w:rPr>
        <w:t xml:space="preserve">and efficiency </w:t>
      </w:r>
      <w:r w:rsidRPr="001E7A27">
        <w:rPr>
          <w:lang w:val="en-GB"/>
        </w:rPr>
        <w:t xml:space="preserve">of the </w:t>
      </w:r>
      <w:r w:rsidR="00F956E0" w:rsidRPr="001E7A27">
        <w:rPr>
          <w:lang w:val="en-GB"/>
        </w:rPr>
        <w:t xml:space="preserve">BCP </w:t>
      </w:r>
      <w:r w:rsidRPr="001E7A27">
        <w:rPr>
          <w:lang w:val="en-GB"/>
        </w:rPr>
        <w:t xml:space="preserve">changing PP, and </w:t>
      </w:r>
      <w:r w:rsidR="00F956E0" w:rsidRPr="001E7A27">
        <w:rPr>
          <w:lang w:val="en-GB"/>
        </w:rPr>
        <w:t>the depth of</w:t>
      </w:r>
      <w:r w:rsidRPr="001E7A27">
        <w:rPr>
          <w:lang w:val="en-GB"/>
        </w:rPr>
        <w:t xml:space="preserve"> reminerali</w:t>
      </w:r>
      <w:ins w:id="4100" w:author="Soapbox" w:date="2021-07-16T11:07:00Z">
        <w:r w:rsidR="00507331" w:rsidRPr="001E7A27">
          <w:rPr>
            <w:lang w:val="en-GB"/>
          </w:rPr>
          <w:t>z</w:t>
        </w:r>
      </w:ins>
      <w:del w:id="4101" w:author="Soapbox" w:date="2021-07-16T11:07:00Z">
        <w:r w:rsidRPr="001E7A27" w:rsidDel="00507331">
          <w:rPr>
            <w:lang w:val="en-GB"/>
          </w:rPr>
          <w:delText>s</w:delText>
        </w:r>
      </w:del>
      <w:r w:rsidRPr="001E7A27">
        <w:rPr>
          <w:lang w:val="en-GB"/>
        </w:rPr>
        <w:t>ation</w:t>
      </w:r>
      <w:r w:rsidR="00F956E0" w:rsidRPr="001E7A27">
        <w:rPr>
          <w:lang w:val="en-GB"/>
        </w:rPr>
        <w:t xml:space="preserve">. </w:t>
      </w:r>
      <w:r w:rsidRPr="001E7A27">
        <w:rPr>
          <w:lang w:val="en-GB"/>
        </w:rPr>
        <w:t>However, the complexity of the mechanisms involved in the export and reminerali</w:t>
      </w:r>
      <w:ins w:id="4102" w:author="Soapbox" w:date="2021-07-16T11:08:00Z">
        <w:r w:rsidR="00507331" w:rsidRPr="001E7A27">
          <w:rPr>
            <w:lang w:val="en-GB"/>
          </w:rPr>
          <w:t>z</w:t>
        </w:r>
      </w:ins>
      <w:del w:id="4103" w:author="Soapbox" w:date="2021-07-16T11:08:00Z">
        <w:r w:rsidRPr="001E7A27" w:rsidDel="00507331">
          <w:rPr>
            <w:lang w:val="en-GB"/>
          </w:rPr>
          <w:delText>s</w:delText>
        </w:r>
      </w:del>
      <w:r w:rsidRPr="001E7A27">
        <w:rPr>
          <w:lang w:val="en-GB"/>
        </w:rPr>
        <w:t xml:space="preserve">ation of POC result in </w:t>
      </w:r>
      <w:r w:rsidRPr="001E7A27">
        <w:rPr>
          <w:i/>
          <w:lang w:val="en-GB"/>
        </w:rPr>
        <w:t>low confidence</w:t>
      </w:r>
      <w:r w:rsidRPr="001E7A27">
        <w:rPr>
          <w:lang w:val="en-GB"/>
        </w:rPr>
        <w:t xml:space="preserve"> in the magnitude and sign of biological feedbacks to climate. Nevertheless, improved model representation of PP and the BCP is required (which requires better observational constraints), as the contribution of biological processes to CO</w:t>
      </w:r>
      <w:r w:rsidRPr="001E7A27">
        <w:rPr>
          <w:vertAlign w:val="subscript"/>
          <w:lang w:val="en-GB"/>
        </w:rPr>
        <w:t>2</w:t>
      </w:r>
      <w:r w:rsidRPr="001E7A27">
        <w:rPr>
          <w:lang w:val="en-GB"/>
        </w:rPr>
        <w:t xml:space="preserve"> uptake is expected to become more significant with continued climate change </w:t>
      </w:r>
      <w:del w:id="4104" w:author="Robin Matthews" w:date="2021-06-17T18:10:00Z">
        <w:r w:rsidRPr="001E7A27" w:rsidDel="007320EC">
          <w:rPr>
            <w:lang w:val="en-GB"/>
          </w:rPr>
          <w:delText>(</w:delText>
        </w:r>
      </w:del>
      <w:commentRangeStart w:id="4105"/>
      <w:r w:rsidRPr="001E7A27">
        <w:rPr>
          <w:lang w:val="en-GB"/>
        </w:rPr>
        <w:fldChar w:fldCharType="begin" w:fldLock="1"/>
      </w:r>
      <w:ins w:id="4106" w:author="Robin Matthews" w:date="2021-06-17T18:09:00Z">
        <w:r w:rsidR="007320EC" w:rsidRPr="001E7A27">
          <w:rPr>
            <w:lang w:val="en-GB"/>
          </w:rPr>
          <w:instrText>ADDIN CSL_CITATION { "citationItems" : [ { "id" : "ITEM-1", "itemData" : { "DOI" : "10.1002/2015GB005140", "ISSN" : "08866236", "abstract" : "We use a suite of eight ocean biogeochemical/ecological general circulation models from the Marine Ecosystem Model Intercomparison Project and Coupled Model Intercomparison Project Phase 5 archives to explore the relative roles of changes in winds (positive trend of Southern Annular Mode, SAM) and in warming- and freshening-driven trends of upper ocean stratification in altering export production and CO2 uptake in the Southern Ocean at the end of the 21st century. The investigated models simulate a broad range of responses to climate change, with no agreement on a dominance of either the SAM or the warming signal south of 44 degrees S. In the southernmost zone, i.e., south of 58 degrees S, they concur on an increase of biological export production, while between 44 and 58 degrees S the models lack consensus on the sign of change in export. Yet in both regions, the models show an enhanced CO2 uptake during spring and summer. This is due to a larger CO2(aq) drawdown by the same amount of summer export production at a higher Revelle factor at the end of the 21st century. This strongly increases the importance of the biological carbon pump in the entire Southern Ocean. In the temperate zone, between 30 and 44 degrees S, all models show a predominance of the warming signal and a nutrient-driven reduction of export production. As a consequence, the share of the regions south of 44 degrees S to the total uptake of the Southern Ocean south of 30 degrees S is projected to increase at the end of the 21st century from 47 to 66% with a commensurable decrease to the north. Despite this major reorganization of the meridional distribution of the major regions of uptake, the total uptake increases largely in line with the rising atmospheric CO2. Simulations with the MITgcm-REcoM2 model show that this is mostly driven by the strong increase of atmospheric CO2, with the climate-driven changes of natural CO2 exchange offsetting that trend only to a limited degree (approximate to 10%) and with negligible impact of climate effects on anthropogenic CO2 uptake when integrated over a full annual cycle south of 30 degrees S.", "author" : [ { "dropping-particle" : "", "family" : "Hauck", "given" : "J", "non-dropping-particle" : "", "parse-names" : false, "suffix" : "" }, { "dropping-particle" : "", "family" : "V\u00f6lker", "given" : "C.", "non-dropping-particle" : "", "parse-names" : false, "suffix" : "" }, { "dropping-particle" : "", "family" : "Wolf-Gladrow", "given" : "D A", "non-dropping-particle" : "", "parse-names" : false, "suffix" : "" }, { "dropping-particle" : "", "family" : "Laufk\u00f6tter", "given" : "C", "non-dropping-particle" : "", "parse-names" : false, "suffix" : "" }, { "dropping-particle" : "", "family" : "Vogt",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T", "non-dropping-particle" : "", "parse-names" : false, "suffix" : "" }, { "dropping-particle" : "", "family" : "Doney", "given" : "S C", "non-dropping-particle" : "", "parse-names" : false, "suffix" : "" }, { "dropping-particle" : "", "family" : "Dunne", "given" : "J", "non-dropping-particle" : "", "parse-names" : false, "suffix" : "" }, { "dropping-particle" : "", "family" : "Gruber", "given" : "N", "non-dropping-particle" : "", "parse-names" : false, "suffix" : "" }, { "dropping-particle" : "", "family" : "Hashioka", "given" : "T", "non-dropping-particle" : "", "parse-names" : false, "suffix" : "" }, { "dropping-particle" : "", "family" : "John", "given" : "J", "non-dropping-particle" : "", "parse-names" : false, "suffix" : "" }, { "dropping-particle" : "Le", "family" : "Qu\u00e9r\u00e9", "given" : "C.", "non-dropping-particle" : "", "parse-names" : false, "suffix" : "" }, { "dropping-particle" : "", "family" : "Lima", "given" : "I D", "non-dropping-particle" : "", "parse-names" : false, "suffix" : "" }, { "dropping-particle" : "", "family" : "Nakano", "given" : "H", "non-dropping-particle" : "", "parse-names" : false, "suffix" : "" }, { "dropping-particle" : "", "family" : "S\u00e9f\u00e9rian", "given" : "R.", "non-dropping-particle" : "", "parse-names" : false, "suffix" : "" }, { "dropping-particle" : "", "family" : "Totterdell", "given" : "I", "non-dropping-particle" : "", "parse-names" : false, "suffix" : "" } ], "container-title" : "Global Biogeochemical Cycles", "id" : "ITEM-1", "issue" : "9", "issued" : { "date-parts" : [ [ "2015", "9" ] ] }, "page" : "1451-1470", "title" : "On the Southern Ocean CO2 uptake and the role of the biological carbon pump in the 21st century", "translator" : [ { "dropping-particle" : "", "family" : "L4289", "given" : "", "non-dropping-particle" : "", "parse-names" : false, "suffix" : "" } ], "type" : "article-journal", "volume" : "29" }, "uris" : [ "http://www.mendeley.com/documents/?uuid=c2a64689-adb2-42c4-9d26-6fb1947ddfbb" ] } ], "mendeley" : { "formattedCitation" : "(Hauck et al., 2015)", "manualFormatting" : "(Hauck et al., 2015)", "plainTextFormattedCitation" : "(Hauck et al., 2015)", "previouslyFormattedCitation" : "(Hauck et al., 2015)" }, "properties" : { "noteIndex" : 0 }, "schema" : "https://github.com/citation-style-language/schema/raw/master/csl-citation.json" }</w:instrText>
        </w:r>
      </w:ins>
      <w:del w:id="4107" w:author="Robin Matthews" w:date="2021-06-17T18:09:00Z">
        <w:r w:rsidR="00747167" w:rsidRPr="001E7A27" w:rsidDel="007320EC">
          <w:rPr>
            <w:lang w:val="en-GB"/>
          </w:rPr>
          <w:delInstrText>ADDIN CSL_CITATION { "citationItems" : [ { "id" : "ITEM-1", "itemData" : { "DOI" : "10.1002/2015GB005140", "ISSN" : "08866236", "abstract" : "We use a suite of eight ocean biogeochemical/ecological general circulation models from the Marine Ecosystem Model Intercomparison Project and Coupled Model Intercomparison Project Phase 5 archives to explore the relative roles of changes in winds (positive trend of Southern Annular Mode, SAM) and in warming- and freshening-driven trends of upper ocean stratification in altering export production and CO2 uptake in the Southern Ocean at the end of the 21st century. The investigated models simulate a broad range of responses to climate change, with no agreement on a dominance of either the SAM or the warming signal south of 44 degrees S. In the southernmost zone, i.e., south of 58 degrees S, they concur on an increase of biological export production, while between 44 and 58 degrees S the models lack consensus on the sign of change in export. Yet in both regions, the models show an enhanced CO2 uptake during spring and summer. This is due to a larger CO2(aq) drawdown by the same amount of summer export production at a higher Revelle factor at the end of the 21st century. This strongly increases the importance of the biological carbon pump in the entire Southern Ocean. In the temperate zone, between 30 and 44 degrees S, all models show a predominance of the warming signal and a nutrient-driven reduction of export production. As a consequence, the share of the regions south of 44 degrees S to the total uptake of the Southern Ocean south of 30 degrees S is projected to increase at the end of the 21st century from 47 to 66% with a commensurable decrease to the north. Despite this major reorganization of the meridional distribution of the major regions of uptake, the total uptake increases largely in line with the rising atmospheric CO2. Simulations with the MITgcm-REcoM2 model show that this is mostly driven by the strong increase of atmospheric CO2, with the climate-driven changes of natural CO2 exchange offsetting that trend only to a limited degree (approximate to 10%) and with negligible impact of climate effects on anthropogenic CO2 uptake when integrated over a full annual cycle south of 30 degrees S.", "author" : [ { "dropping-particle" : "", "family" : "Hauck", "given" : "J", "non-dropping-particle" : "", "parse-names" : false, "suffix" : "" }, { "dropping-particle" : "", "family" : "V\u00f6lker", "given" : "C.", "non-dropping-particle" : "", "parse-names" : false, "suffix" : "" }, { "dropping-particle" : "", "family" : "Wolf-Gladrow", "given" : "D A", "non-dropping-particle" : "", "parse-names" : false, "suffix" : "" }, { "dropping-particle" : "", "family" : "Laufk\u00f6tter", "given" : "C", "non-dropping-particle" : "", "parse-names" : false, "suffix" : "" }, { "dropping-particle" : "", "family" : "Vogt",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T", "non-dropping-particle" : "", "parse-names" : false, "suffix" : "" }, { "dropping-particle" : "", "family" : "Doney", "given" : "S C", "non-dropping-particle" : "", "parse-names" : false, "suffix" : "" }, { "dropping-particle" : "", "family" : "Dunne", "given" : "J", "non-dropping-particle" : "", "parse-names" : false, "suffix" : "" }, { "dropping-particle" : "", "family" : "Gruber", "given" : "N", "non-dropping-particle" : "", "parse-names" : false, "suffix" : "" }, { "dropping-particle" : "", "family" : "Hashioka", "given" : "T", "non-dropping-particle" : "", "parse-names" : false, "suffix" : "" }, { "dropping-particle" : "", "family" : "John", "given" : "J", "non-dropping-particle" : "", "parse-names" : false, "suffix" : "" }, { "dropping-particle" : "Le", "family" : "Qu\u00e9r\u00e9", "given" : "C.", "non-dropping-particle" : "", "parse-names" : false, "suffix" : "" }, { "dropping-particle" : "", "family" : "Lima", "given" : "I D", "non-dropping-particle" : "", "parse-names" : false, "suffix" : "" }, { "dropping-particle" : "", "family" : "Nakano", "given" : "H", "non-dropping-particle" : "", "parse-names" : false, "suffix" : "" }, { "dropping-particle" : "", "family" : "S\u00e9f\u00e9rian", "given" : "R.", "non-dropping-particle" : "", "parse-names" : false, "suffix" : "" }, { "dropping-particle" : "", "family" : "Totterdell", "given" : "I", "non-dropping-particle" : "", "parse-names" : false, "suffix" : "" } ], "container-title" : "Global Biogeochemical Cycles", "id" : "ITEM-1", "issue" : "9", "issued" : { "date-parts" : [ [ "2015", "9" ] ] }, "page" : "1451-1470", "title" : "On the Southern Ocean CO2 uptake and the role of the biological carbon pump in the 21st century", "translator" : [ { "dropping-particle" : "", "family" : "L4289", "given" : "", "non-dropping-particle" : "", "parse-names" : false, "suffix" : "" } ], "type" : "article-journal", "volume" : "29" }, "uris" : [ "http://www.mendeley.com/documents/?uuid=c2a64689-adb2-42c4-9d26-6fb1947ddfbb" ] } ], "mendeley" : { "formattedCitation" : "(Hauck et al., 2015)", "manualFormatting" : "Hauck et al., 2015)", "plainTextFormattedCitation" : "(Hauck et al., 2015)", "previouslyFormattedCitation" : "(Hauck et al., 2015)" }, "properties" : { "noteIndex" : 0 }, "schema" : "https://github.com/citation-style-language/schema/raw/master/csl-citation.json" }</w:delInstrText>
        </w:r>
      </w:del>
      <w:r w:rsidRPr="001E7A27">
        <w:rPr>
          <w:lang w:val="en-GB"/>
        </w:rPr>
        <w:fldChar w:fldCharType="separate"/>
      </w:r>
      <w:del w:id="4108" w:author="Robin Matthews" w:date="2021-06-17T18:09:00Z">
        <w:r w:rsidR="00025FA2" w:rsidRPr="001E7A27" w:rsidDel="007320EC">
          <w:rPr>
            <w:noProof/>
            <w:lang w:val="en-GB"/>
          </w:rPr>
          <w:delText>H</w:delText>
        </w:r>
      </w:del>
      <w:ins w:id="4109" w:author="Robin Matthews" w:date="2021-06-17T18:09:00Z">
        <w:r w:rsidR="007320EC" w:rsidRPr="001E7A27">
          <w:rPr>
            <w:noProof/>
            <w:lang w:val="en-GB"/>
          </w:rPr>
          <w:t>(H</w:t>
        </w:r>
      </w:ins>
      <w:r w:rsidR="00025FA2" w:rsidRPr="001E7A27">
        <w:rPr>
          <w:noProof/>
          <w:lang w:val="en-GB"/>
        </w:rPr>
        <w:t>auck et al., 2015)</w:t>
      </w:r>
      <w:r w:rsidRPr="001E7A27">
        <w:rPr>
          <w:lang w:val="en-GB"/>
        </w:rPr>
        <w:fldChar w:fldCharType="end"/>
      </w:r>
      <w:commentRangeEnd w:id="4105"/>
      <w:r w:rsidR="00025FA2" w:rsidRPr="001E7A27">
        <w:rPr>
          <w:rStyle w:val="CommentReference"/>
          <w:lang w:val="en-GB"/>
        </w:rPr>
        <w:commentReference w:id="4105"/>
      </w:r>
      <w:r w:rsidRPr="001E7A27">
        <w:rPr>
          <w:lang w:val="en-GB"/>
        </w:rPr>
        <w:t>.</w:t>
      </w:r>
      <w:bookmarkEnd w:id="4000"/>
      <w:bookmarkEnd w:id="4001"/>
    </w:p>
    <w:p w14:paraId="59D8A92C" w14:textId="77777777" w:rsidR="00ED3EF6" w:rsidRPr="001E7A27" w:rsidRDefault="00ED3EF6" w:rsidP="005C7F25">
      <w:pPr>
        <w:pStyle w:val="AR6BodyText"/>
        <w:rPr>
          <w:rFonts w:eastAsiaTheme="majorEastAsia"/>
          <w:lang w:val="en-GB"/>
        </w:rPr>
      </w:pPr>
    </w:p>
    <w:p w14:paraId="527F42EE" w14:textId="77777777" w:rsidR="001C7F75" w:rsidRPr="001E7A27" w:rsidRDefault="001C7F75" w:rsidP="005C7F25">
      <w:pPr>
        <w:pStyle w:val="AR6BodyText"/>
        <w:rPr>
          <w:rFonts w:eastAsiaTheme="majorEastAsia"/>
          <w:lang w:val="en-GB"/>
        </w:rPr>
      </w:pPr>
    </w:p>
    <w:p w14:paraId="67DEDBB1" w14:textId="5ACE9B5A" w:rsidR="00833549" w:rsidRPr="001E7A27" w:rsidRDefault="00833549" w:rsidP="00535548">
      <w:pPr>
        <w:pStyle w:val="AR6Chap5Level2511"/>
        <w:rPr>
          <w:lang w:val="en-GB"/>
        </w:rPr>
      </w:pPr>
      <w:bookmarkStart w:id="4110" w:name="_Toc33564287"/>
      <w:bookmarkStart w:id="4111" w:name="_Toc70535701"/>
      <w:r w:rsidRPr="001E7A27">
        <w:rPr>
          <w:lang w:val="en-GB"/>
        </w:rPr>
        <w:t xml:space="preserve">Carbon </w:t>
      </w:r>
      <w:r w:rsidR="003760AB" w:rsidRPr="001E7A27">
        <w:rPr>
          <w:lang w:val="en-GB"/>
        </w:rPr>
        <w:t>C</w:t>
      </w:r>
      <w:r w:rsidRPr="001E7A27">
        <w:rPr>
          <w:lang w:val="en-GB"/>
        </w:rPr>
        <w:t xml:space="preserve">ycle </w:t>
      </w:r>
      <w:r w:rsidR="003760AB" w:rsidRPr="001E7A27">
        <w:rPr>
          <w:lang w:val="en-GB"/>
        </w:rPr>
        <w:t>P</w:t>
      </w:r>
      <w:r w:rsidRPr="001E7A27">
        <w:rPr>
          <w:lang w:val="en-GB"/>
        </w:rPr>
        <w:t xml:space="preserve">rojections in Earth </w:t>
      </w:r>
      <w:r w:rsidR="003760AB" w:rsidRPr="001E7A27">
        <w:rPr>
          <w:lang w:val="en-GB"/>
        </w:rPr>
        <w:t>S</w:t>
      </w:r>
      <w:r w:rsidRPr="001E7A27">
        <w:rPr>
          <w:lang w:val="en-GB"/>
        </w:rPr>
        <w:t xml:space="preserve">ystem </w:t>
      </w:r>
      <w:r w:rsidR="003760AB" w:rsidRPr="001E7A27">
        <w:rPr>
          <w:lang w:val="en-GB"/>
        </w:rPr>
        <w:t>M</w:t>
      </w:r>
      <w:r w:rsidRPr="001E7A27">
        <w:rPr>
          <w:lang w:val="en-GB"/>
        </w:rPr>
        <w:t>odels</w:t>
      </w:r>
      <w:bookmarkEnd w:id="4110"/>
      <w:bookmarkEnd w:id="4111"/>
    </w:p>
    <w:p w14:paraId="6B9F05EA" w14:textId="77777777" w:rsidR="00833549" w:rsidRPr="001E7A27" w:rsidRDefault="00833549" w:rsidP="005C7F25">
      <w:pPr>
        <w:pStyle w:val="AR6BodyText"/>
        <w:rPr>
          <w:rFonts w:eastAsiaTheme="majorEastAsia" w:cs="Times New Roman"/>
          <w:b/>
          <w:i/>
          <w:szCs w:val="24"/>
          <w:lang w:val="en-GB" w:eastAsia="en-US"/>
        </w:rPr>
      </w:pPr>
    </w:p>
    <w:p w14:paraId="4EB2E26F" w14:textId="04DDB948" w:rsidR="00833549" w:rsidRPr="001E7A27" w:rsidRDefault="00833549" w:rsidP="005C7F25">
      <w:pPr>
        <w:pStyle w:val="AR6BodyText"/>
        <w:rPr>
          <w:lang w:val="en-GB"/>
        </w:rPr>
      </w:pPr>
      <w:r w:rsidRPr="001E7A27">
        <w:rPr>
          <w:lang w:val="en-GB"/>
        </w:rPr>
        <w:t>This section summari</w:t>
      </w:r>
      <w:ins w:id="4112" w:author="Soapbox" w:date="2021-07-21T11:47:00Z">
        <w:r w:rsidR="000B1145" w:rsidRPr="001E7A27">
          <w:rPr>
            <w:lang w:val="en-GB"/>
          </w:rPr>
          <w:t>z</w:t>
        </w:r>
      </w:ins>
      <w:del w:id="4113" w:author="Soapbox" w:date="2021-07-21T11:47:00Z">
        <w:r w:rsidRPr="001E7A27" w:rsidDel="000B1145">
          <w:rPr>
            <w:lang w:val="en-GB"/>
          </w:rPr>
          <w:delText>s</w:delText>
        </w:r>
      </w:del>
      <w:r w:rsidRPr="001E7A27">
        <w:rPr>
          <w:lang w:val="en-GB"/>
        </w:rPr>
        <w:t xml:space="preserve">es future projections of land and ocean carbon sinks from the latest </w:t>
      </w:r>
      <w:ins w:id="4114" w:author="Ian Blenkinsop" w:date="2021-07-28T11:21:00Z">
        <w:r w:rsidR="007560DF" w:rsidRPr="001E7A27">
          <w:rPr>
            <w:lang w:val="en-GB"/>
          </w:rPr>
          <w:t>Earth system models (ESMs)</w:t>
        </w:r>
      </w:ins>
      <w:del w:id="4115" w:author="Ian Blenkinsop" w:date="2021-07-28T11:21:00Z">
        <w:r w:rsidRPr="001E7A27" w:rsidDel="007560DF">
          <w:rPr>
            <w:lang w:val="en-GB"/>
          </w:rPr>
          <w:delText>ESMs</w:delText>
        </w:r>
      </w:del>
      <w:r w:rsidRPr="001E7A27">
        <w:rPr>
          <w:lang w:val="en-GB"/>
        </w:rPr>
        <w:t>. ESMs are the basis for century time</w:t>
      </w:r>
      <w:ins w:id="4116" w:author="Soapbox" w:date="2021-07-20T06:52:00Z">
        <w:r w:rsidR="009162A8" w:rsidRPr="001E7A27">
          <w:rPr>
            <w:lang w:val="en-GB"/>
          </w:rPr>
          <w:t>-</w:t>
        </w:r>
      </w:ins>
      <w:r w:rsidRPr="001E7A27">
        <w:rPr>
          <w:lang w:val="en-GB"/>
        </w:rPr>
        <w:t>scale projections (Chapter 4), and for detection and attribution studies (Chapter 3). These models aim to simulate the evolution of the carbon sources and sinks on land and in the ocean, in addition to the physical components of the climate system. ESMs include interactions between many of the processes and feedbacks described in Sections 5.4.1 to 5.4.4.</w:t>
      </w:r>
    </w:p>
    <w:p w14:paraId="3FA5A30D" w14:textId="77777777" w:rsidR="00833549" w:rsidRPr="001E7A27" w:rsidRDefault="00833549" w:rsidP="005C7F25">
      <w:pPr>
        <w:pStyle w:val="AR6BodyText"/>
        <w:rPr>
          <w:lang w:val="en-GB"/>
        </w:rPr>
      </w:pPr>
    </w:p>
    <w:p w14:paraId="506D04AF" w14:textId="08ECD030" w:rsidR="00833549" w:rsidRPr="001E7A27" w:rsidRDefault="00833549" w:rsidP="005C7F25">
      <w:pPr>
        <w:pStyle w:val="AR6BodyText"/>
        <w:rPr>
          <w:lang w:val="en-GB"/>
        </w:rPr>
      </w:pPr>
      <w:r w:rsidRPr="001E7A27">
        <w:rPr>
          <w:lang w:val="en-GB"/>
        </w:rPr>
        <w:t xml:space="preserve">ESMs are now integral to the </w:t>
      </w:r>
      <w:ins w:id="4117" w:author="Soapbox" w:date="2021-07-21T11:49:00Z">
        <w:r w:rsidR="000B1145" w:rsidRPr="001E7A27">
          <w:rPr>
            <w:lang w:val="en-GB"/>
          </w:rPr>
          <w:t>C</w:t>
        </w:r>
      </w:ins>
      <w:del w:id="4118" w:author="Soapbox" w:date="2021-07-21T11:49:00Z">
        <w:r w:rsidRPr="001E7A27" w:rsidDel="000B1145">
          <w:rPr>
            <w:lang w:val="en-GB"/>
          </w:rPr>
          <w:delText>c</w:delText>
        </w:r>
      </w:del>
      <w:r w:rsidRPr="001E7A27">
        <w:rPr>
          <w:lang w:val="en-GB"/>
        </w:rPr>
        <w:t xml:space="preserve">oupled </w:t>
      </w:r>
      <w:ins w:id="4119" w:author="Soapbox" w:date="2021-07-21T11:49:00Z">
        <w:r w:rsidR="000B1145" w:rsidRPr="001E7A27">
          <w:rPr>
            <w:lang w:val="en-GB"/>
          </w:rPr>
          <w:t>M</w:t>
        </w:r>
      </w:ins>
      <w:del w:id="4120" w:author="Soapbox" w:date="2021-07-21T11:49:00Z">
        <w:r w:rsidRPr="001E7A27" w:rsidDel="000B1145">
          <w:rPr>
            <w:lang w:val="en-GB"/>
          </w:rPr>
          <w:delText>m</w:delText>
        </w:r>
      </w:del>
      <w:r w:rsidRPr="001E7A27">
        <w:rPr>
          <w:lang w:val="en-GB"/>
        </w:rPr>
        <w:t xml:space="preserve">odel </w:t>
      </w:r>
      <w:ins w:id="4121" w:author="Soapbox" w:date="2021-07-21T11:49:00Z">
        <w:r w:rsidR="000B1145" w:rsidRPr="001E7A27">
          <w:rPr>
            <w:lang w:val="en-GB"/>
          </w:rPr>
          <w:t>I</w:t>
        </w:r>
      </w:ins>
      <w:del w:id="4122" w:author="Soapbox" w:date="2021-07-21T11:49:00Z">
        <w:r w:rsidRPr="001E7A27" w:rsidDel="000B1145">
          <w:rPr>
            <w:lang w:val="en-GB"/>
          </w:rPr>
          <w:delText>i</w:delText>
        </w:r>
      </w:del>
      <w:r w:rsidRPr="001E7A27">
        <w:rPr>
          <w:lang w:val="en-GB"/>
        </w:rPr>
        <w:t xml:space="preserve">ntercomparison </w:t>
      </w:r>
      <w:ins w:id="4123" w:author="Soapbox" w:date="2021-07-21T11:49:00Z">
        <w:r w:rsidR="000B1145" w:rsidRPr="001E7A27">
          <w:rPr>
            <w:lang w:val="en-GB"/>
          </w:rPr>
          <w:t>P</w:t>
        </w:r>
      </w:ins>
      <w:del w:id="4124" w:author="Soapbox" w:date="2021-07-21T11:49:00Z">
        <w:r w:rsidRPr="001E7A27" w:rsidDel="000B1145">
          <w:rPr>
            <w:lang w:val="en-GB"/>
          </w:rPr>
          <w:delText>p</w:delText>
        </w:r>
      </w:del>
      <w:r w:rsidRPr="001E7A27">
        <w:rPr>
          <w:lang w:val="en-GB"/>
        </w:rPr>
        <w:t>roject. Model output data from CMIP5 was analysed</w:t>
      </w:r>
      <w:r w:rsidR="00815F4F" w:rsidRPr="001E7A27">
        <w:rPr>
          <w:lang w:val="en-GB"/>
        </w:rPr>
        <w:t xml:space="preserve"> in </w:t>
      </w:r>
      <w:del w:id="4125" w:author="Soapbox" w:date="2021-07-21T11:49:00Z">
        <w:r w:rsidR="00815F4F" w:rsidRPr="001E7A27" w:rsidDel="000B1145">
          <w:rPr>
            <w:lang w:val="en-GB"/>
          </w:rPr>
          <w:delText xml:space="preserve">the </w:delText>
        </w:r>
      </w:del>
      <w:r w:rsidR="00815F4F" w:rsidRPr="001E7A27">
        <w:rPr>
          <w:lang w:val="en-GB"/>
        </w:rPr>
        <w:t>AR5,</w:t>
      </w:r>
      <w:r w:rsidRPr="001E7A27">
        <w:rPr>
          <w:lang w:val="en-GB"/>
        </w:rPr>
        <w:t xml:space="preserve"> while data from CMIP6 forms the basis for the analysis presented in this subsection. The CMIP5 ESMs discussed in AR5 </w:t>
      </w:r>
      <w:r w:rsidR="004159DE" w:rsidRPr="001E7A27">
        <w:rPr>
          <w:lang w:val="en-GB"/>
        </w:rPr>
        <w:t xml:space="preserve">(WGI, Section 6.4.2) </w:t>
      </w:r>
      <w:r w:rsidRPr="001E7A27">
        <w:rPr>
          <w:lang w:val="en-GB"/>
        </w:rPr>
        <w:t>produced a wide range of projections of future CO</w:t>
      </w:r>
      <w:r w:rsidRPr="001E7A27">
        <w:rPr>
          <w:rStyle w:val="AR6BodyTextCar"/>
          <w:rFonts w:cs="Times New Roman"/>
          <w:vertAlign w:val="subscript"/>
          <w:lang w:val="en-GB"/>
        </w:rPr>
        <w:t>2</w:t>
      </w:r>
      <w:r w:rsidRPr="001E7A27">
        <w:rPr>
          <w:lang w:val="en-GB"/>
        </w:rPr>
        <w:t xml:space="preserve"> </w:t>
      </w:r>
      <w:commentRangeStart w:id="4126"/>
      <w:r w:rsidRPr="001E7A27">
        <w:rPr>
          <w:lang w:val="en-GB"/>
        </w:rPr>
        <w:fldChar w:fldCharType="begin" w:fldLock="1"/>
      </w:r>
      <w:ins w:id="4127" w:author="Robin Matthews" w:date="2021-06-17T18:10:00Z">
        <w:r w:rsidR="007320EC" w:rsidRPr="001E7A27">
          <w:rPr>
            <w:lang w:val="en-GB"/>
          </w:rPr>
          <w:instrText>ADDIN CSL_CITATION { "citationItems" : [ { "id" : "ITEM-1", "itemData" : { "DOI" : "10.1175/JCLI-D-12-00579.1", "ISSN" : "0894-8755", "abstract" : "In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 When forced by RCP8.5 CO2 emissions, models simulate a large spread in atmospheric CO2; the simulated 2100 concentrations range between 795 and 1145 ppm. Seven out of the 11 ESMs simulate a larger CO2 (on average by 44 ppm, 985 \u00b1 97 ppm by 2100) and hence higher radiative forcing (by 0.25 W m\u22122) when driven by CO2 emissions than for the concentration-driven scenarios (941 ppm). However, most of these models already overestimate the present-day CO2, with the present-day biases reasonably well correlated with future atmospheric concentrations\u2019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3.9\u00b0 \u00b1 0.9\u00b0C for the emission-driven simulations compared to 3.7\u00b0 \u00b1 0.7\u00b0C in the concentration-driven simulations. Although the lower ends are comparable in both sets of simulations, the highest climate projections are significantly warmer in the emission-driven simulations because of stronger carbon cycle feedbacks.",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"ITEM-1", "issue" : "2", "issued" : { "date-parts" : [ [ "2014", "1" ] ] }, "page" : "511-526", "title" : "Uncertainties in CMIP5 climate projections due to carbon cycle feedbacks", "translator" : [ { "dropping-particle" : "", "family" : "L4489", "given" : "", "non-dropping-particle" : "", "parse-names" : false, "suffix" : "" } ], "type" : "article-journal", "volume" : "27" }, "uris" : [ "http://www.mendeley.com/documents/?uuid=532a8016-9c0b-435b-847a-dcf799e1e4e2" ] } ], "mendeley" : { "formattedCitation" : "(Friedlingstein et al., 2014b)", "manualFormatting" : "(Friedlingstein et al., 2014b)", "plainTextFormattedCitation" : "(Friedlingstein et al., 2014b)", "previouslyFormattedCitation" : "(Friedlingstein et al., 2014b)" }, "properties" : { "noteIndex" : 0 }, "schema" : "https://github.com/citation-style-language/schema/raw/master/csl-citation.json" }</w:instrText>
        </w:r>
      </w:ins>
      <w:del w:id="4128" w:author="Robin Matthews" w:date="2021-06-17T18:10:00Z">
        <w:r w:rsidR="00747167" w:rsidRPr="001E7A27" w:rsidDel="007320EC">
          <w:rPr>
            <w:lang w:val="en-GB"/>
          </w:rPr>
          <w:delInstrText>ADDIN CSL_CITATION { "citationItems" : [ { "id" : "ITEM-1", "itemData" : { "DOI" : "10.1175/JCLI-D-12-00579.1", "ISSN" : "0894-8755", "abstract" : "In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 When forced by RCP8.5 CO2 emissions, models simulate a large spread in atmospheric CO2; the simulated 2100 concentrations range between 795 and 1145 ppm. Seven out of the 11 ESMs simulate a larger CO2 (on average by 44 ppm, 985 \u00b1 97 ppm by 2100) and hence higher radiative forcing (by 0.25 W m\u22122) when driven by CO2 emissions than for the concentration-driven scenarios (941 ppm). However, most of these models already overestimate the present-day CO2, with the present-day biases reasonably well correlated with future atmospheric concentrations\u2019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3.9\u00b0 \u00b1 0.9\u00b0C for the emission-driven simulations compared to 3.7\u00b0 \u00b1 0.7\u00b0C in the concentration-driven simulations. Although the lower ends are comparable in both sets of simulations, the highest climate projections are significantly warmer in the emission-driven simulations because of stronger carbon cycle feedbacks.",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"ITEM-1", "issue" : "2", "issued" : { "date-parts" : [ [ "2014", "1" ] ] }, "page" : "511-526", "title" : "Uncertainties in CMIP5 climate projections due to carbon cycle feedbacks", "translator" : [ { "dropping-particle" : "", "family" : "L4489", "given" : "", "non-dropping-particle" : "", "parse-names" : false, "suffix" : "" } ], "type" : "article-journal", "volume" : "27" }, "uris" : [ "http://www.mendeley.com/documents/?uuid=532a8016-9c0b-435b-847a-dcf799e1e4e2" ] } ], "mendeley" : { "formattedCitation" : "(Friedlingstein et al., 2014b)", "manualFormatting" : "(Friedlingstein et al., 2014)", "plainTextFormattedCitation" : "(Friedlingstein et al., 2014b)", "previouslyFormattedCitation" : "(Friedlingstein et al., 2014b)" }, "properties" : { "noteIndex" : 0 }, "schema" : "https://github.com/citation-style-language/schema/raw/master/csl-citation.json" }</w:delInstrText>
        </w:r>
      </w:del>
      <w:r w:rsidRPr="001E7A27">
        <w:rPr>
          <w:lang w:val="en-GB"/>
        </w:rPr>
        <w:fldChar w:fldCharType="separate"/>
      </w:r>
      <w:r w:rsidR="00025FA2" w:rsidRPr="001E7A27">
        <w:rPr>
          <w:noProof/>
          <w:lang w:val="en-GB"/>
        </w:rPr>
        <w:t>(Friedlingstein et al., 2014</w:t>
      </w:r>
      <w:ins w:id="4129" w:author="Robin Matthews" w:date="2021-06-17T18:10:00Z">
        <w:r w:rsidR="007320EC" w:rsidRPr="001E7A27">
          <w:rPr>
            <w:noProof/>
            <w:lang w:val="en-GB"/>
          </w:rPr>
          <w:t>b</w:t>
        </w:r>
      </w:ins>
      <w:r w:rsidR="00025FA2" w:rsidRPr="001E7A27">
        <w:rPr>
          <w:noProof/>
          <w:lang w:val="en-GB"/>
        </w:rPr>
        <w:t>)</w:t>
      </w:r>
      <w:r w:rsidRPr="001E7A27">
        <w:rPr>
          <w:lang w:val="en-GB"/>
        </w:rPr>
        <w:fldChar w:fldCharType="end"/>
      </w:r>
      <w:commentRangeEnd w:id="4126"/>
      <w:r w:rsidR="00025FA2" w:rsidRPr="001E7A27">
        <w:rPr>
          <w:rStyle w:val="CommentReference"/>
          <w:lang w:val="en-GB"/>
        </w:rPr>
        <w:commentReference w:id="4126"/>
      </w:r>
      <w:r w:rsidRPr="001E7A27">
        <w:rPr>
          <w:lang w:val="en-GB"/>
        </w:rPr>
        <w:t xml:space="preserve"> primarily associated with different magnitudes of carbon</w:t>
      </w:r>
      <w:ins w:id="4130" w:author="Soapbox" w:date="2021-07-16T07:59:00Z">
        <w:r w:rsidR="00576D5B" w:rsidRPr="001E7A27">
          <w:rPr>
            <w:rFonts w:cs="Times New Roman"/>
            <w:lang w:val="en-GB"/>
          </w:rPr>
          <w:t>–</w:t>
        </w:r>
      </w:ins>
      <w:del w:id="4131" w:author="Soapbox" w:date="2021-07-16T07:59:00Z">
        <w:r w:rsidRPr="001E7A27" w:rsidDel="00576D5B">
          <w:rPr>
            <w:lang w:val="en-GB"/>
          </w:rPr>
          <w:delText>-</w:delText>
        </w:r>
      </w:del>
      <w:r w:rsidRPr="001E7A27">
        <w:rPr>
          <w:lang w:val="en-GB"/>
        </w:rPr>
        <w:t xml:space="preserve">climate and carbon-concentration feedbacks </w:t>
      </w:r>
      <w:r w:rsidRPr="001E7A27">
        <w:rPr>
          <w:lang w:val="en-GB"/>
        </w:rPr>
        <w:fldChar w:fldCharType="begin" w:fldLock="1"/>
      </w:r>
      <w:r w:rsidR="00747167" w:rsidRPr="001E7A27">
        <w:rPr>
          <w:lang w:val="en-GB"/>
        </w:rPr>
        <w:instrText>ADDIN CSL_CITATION { "citationItems" : [ { "id" : "ITEM-1", "itemData" : { "DOI" : "10.1175/JCLI-D-12-00494.1", "ISBN" : "0894-8755\\r1520-0442", "ISSN" : "0894-8755", "PMID" : "1331", "abstract" : "AbstractThe magnitude and evolution of parameters that characterize feedbacks in the coupled carbon\u2013climate system are compared across nine Earth system models (ESMs). The analysis is based on results from biogeochemically, radiatively, and fully coupled simulations in which CO2 increases at a rate of 1% yr\u22121. These simulations are part of phase 5 of the Coupled Model Intercomparison Project (CMIP5). The CO2 fluxes between the atmosphere and underlying land and ocean respond to changes in atmospheric CO2 concentration and to changes in temperature and other climate variables. The carbon\u2013concentration and carbon\u2013climate feedback parameters characterize the response of the CO2 flux between the atmosphere and the underlying surface to these changes. Feedback parameters are calculated using two different approaches. The two approaches are equivalent and either may be used to calculate the contribution of the feedback terms to diagnosed cumulative emissions. The contribution of carbon\u2013concentration feedback to...", "author" : [ { "dropping-particle" : "", "family" : "Arora", "given" : "Vivek K.", "non-dropping-particle" : "", "parse-names" : false, "suffix" : "" }, { "dropping-particle" : "", "family" : "Boer", "given" : "George J.", "non-dropping-particle" : "", "parse-names" : false, "suffix" : "" }, { "dropping-particle" : "", "family" : "Friedlingstein", "given" : "Pierre", "non-dropping-particle" : "", "parse-names" : false, "suffix" : "" }, { "dropping-particle" : "", "family" : "Eby", "given" : "Michael", "non-dropping-particle" : "", "parse-names" : false, "suffix" : "" }, { "dropping-particle" : "", "family" : "Jones", "given" : "Chris D.", "non-dropping-particle" : "", "parse-names" : false, "suffix" : "" }, { "dropping-particle" : "", "family" : "Christian", "given" : "James R.", "non-dropping-particle" : "", "parse-names" : false, "suffix" : "" }, { "dropping-particle" : "", "family" : "Bonan", "given" : "Gordon", "non-dropping-particle" : "", "parse-names" : false, "suffix" : "" }, { "dropping-particle" : "", "family" : "Bopp", "given" : "Laurent", "non-dropping-particle" : "", "parse-names" : false, "suffix" : "" }, { "dropping-particle" : "", "family" : "Brovkin", "given" : "Victor", "non-dropping-particle" : "", "parse-names" : false, "suffix" : "" }, { "dropping-particle" : "", "family" : "Cadule", "given" : "Patricia",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"Lindsay", "given" : "Keith", "non-dropping-particle" : "", "parse-names" : false, "suffix" : "" }, { "dropping-particle" : "", "family" : "Tjiputra", "given" : "Jerry F.", "non-dropping-particle" : "", "parse-names" : false, "suffix" : "" }, { "dropping-particle" : "", "family" : "Wu", "given" : "Tongwen", "non-dropping-particle" : "", "parse-names" : false, "suffix" : "" } ], "container-title" : "Journal of Climate", "id" : "ITEM-1", "issue" : "15", "issued" : { "date-parts" : [ [ "2013", "8" ] ] }, "page" : "5289-5314", "title" : "Carbon\u2013concentration and carbon\u2013climate feedbacks in CMIP5 Earth system models", "translator" : [ { "dropping-particle" : "", "family" : "L6629", "given" : "", "non-dropping-particle" : "", "parse-names" : false, "suffix" : "" } ], "type" : "article-journal", "volume" : "26" }, "uris" : [ "http://www.mendeley.com/documents/?uuid=0e6b3baa-5dd6-4122-a601-21eb371631aa" ] } ], "mendeley" : { "formattedCitation" : "(Arora et al., 2013)", "manualFormatting" : "(Arora et al., 2013)", "plainTextFormattedCitation" : "(Arora et al., 2013)", "previouslyFormattedCitation" : "(Arora et al., 2013)"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2013)</w:t>
      </w:r>
      <w:r w:rsidRPr="001E7A27">
        <w:rPr>
          <w:lang w:val="en-GB"/>
        </w:rPr>
        <w:fldChar w:fldCharType="end"/>
      </w:r>
      <w:r w:rsidRPr="001E7A27">
        <w:rPr>
          <w:lang w:val="en-GB"/>
        </w:rPr>
        <w:t xml:space="preserve">, but also exacerbated by differences in the simulation of the net carbon release from land-use change </w:t>
      </w:r>
      <w:r w:rsidRPr="001E7A27">
        <w:rPr>
          <w:lang w:val="en-GB"/>
        </w:rPr>
        <w:fldChar w:fldCharType="begin" w:fldLock="1"/>
      </w:r>
      <w:r w:rsidR="00747167" w:rsidRPr="001E7A27">
        <w:rPr>
          <w:lang w:val="en-GB"/>
        </w:rPr>
        <w:instrText>ADDIN CSL_CITATION { "citationItems" : [ { "id" : "ITEM-1", "itemData" : { "DOI" : "10.1175/JCLI-D-12-00623.1", "ISBN" : "0894-8755", "ISSN" : "0894-8755", "abstract" : "The effects of land-use changes on climate are assessed using specified-concentration simulations com- plementary to the representative concentration pathway 2.6 (RCP2.6) and RCP8.5 scenarios performed for phase 5 of the Coupled Model Intercomparison Project (CMIP5). This analysis focuses on differences in climate and land\u2013atmosphere fluxes between the ensemble averages of simulations with and without land-use changes by the end of the twenty-first century. Even though common land-use scenarios are used, the areas of crops and pastures are specific for each Earth system model (ESM). This is due to different interpretations of land-use classes. The analysis reveals that fossil fuel forcing dominates land-use forcing. In addition, the effects of land-use changes are globally not significant, whereas they are significant for regions with land-use changes exceeding 10%. For these regions, three out of six participating models\u2014the Second Generation Canadian Earth System Model (CanESM2); Hadley Centre Global Environmental Model, version 2 (Earth System) (HadGEM2-ES); and Model for Interdisciplinary Research on Climate, Earth System Model (MIROC-ESM)\u2014reveal statistically significant changes in mean annual surface air temperature. In addition, changes in land surface albedo, available energy, and latent heat fluxes are small but significant for mostESMs in regions affected by land-use changes. These climatic effects are relatively small, as land-use changes in the RCP2.6 and RCP8.5 scenarios are small in magnitude and mainly limited to tropical and subtropical regions. The relative importance of the climatic effects of land-use changes is higher for the RCP2.6 scenario, which considers an expansion of biofuel croplands as a climate mitigation option. The underlying similarity among all models is the loss in global land carbon storage due to land-use changes. 1.", "author" : [ { "dropping-particle" : "", "family" : "Brovkin", "given" : "V.", "non-dropping-particle" : "", "parse-names" : false, "suffix" : "" }, { "dropping-particle" : "", "family" : "Boysen", "given" : "L.", "non-dropping-particle" : "", "parse-names" : false, "suffix" : "" }, { "dropping-particle" : "", "family" : "Arora", "given" : "V. K.", "non-dropping-particle" : "", "parse-names" : false, "suffix" : "" }, { "dropping-particle" : "", "family" : "Boisier", "given" : "J. P.", "non-dropping-particle" : "", "parse-names" : false, "suffix" : "" }, { "dropping-particle" : "", "family" : "Cadule", "given" : "P.", "non-dropping-particle" : "", "parse-names" : false, "suffix" : "" }, { "dropping-particle" : "", "family" : "Chini", "given" : "L.", "non-dropping-particle" : "", "parse-names" : false, "suffix" : "" }, { "dropping-particle" : "", "family" : "Claussen", "given" : "M.", "non-dropping-particle" : "", "parse-names" : false, "suffix" : "" }, { "dropping-particle" : "", "family" : "Friedlingstein", "given" : "P.", "non-dropping-particle" : "", "parse-names" : false, "suffix" : "" }, { "dropping-particle" : "", "family" : "Gayler", "given" : "V.", "non-dropping-particle" : "", "parse-names" : false, "suffix" : "" }, { "dropping-particle" : "", "family" : "Hurk", "given" : "B. J. J. M.", "non-dropping-particle" : "van den", "parse-names" : false, "suffix" : "" }, { "dropping-particle" : "", "family" : "Hurtt", "given" : "G. C.", "non-dropping-particle" : "", "parse-names" : false, "suffix" : "" }, { "dropping-particle" : "", "family" : "Jones", "given" : "C. D.", "non-dropping-particle" : "", "parse-names" : false, "suffix" : "" }, { "dropping-particle" : "", "family" : "Kato", "given" : "E.", "non-dropping-particle" : "", "parse-names" : false, "suffix" : "" }, { "dropping-particle" : "", "family" : "Noblet-Ducoudr\u00e9", "given" : "N.", "non-dropping-particle" : "de", "parse-names" : false, "suffix" : "" }, { "dropping-particle" : "", "family" : "Pacifico", "given" : "F.", "non-dropping-particle" : "", "parse-names" : false, "suffix" : "" }, { "dropping-particle" : "", "family" : "Pongratz", "given" : "J.", "non-dropping-particle" : "", "parse-names" : false, "suffix" : "" }, { "dropping-particle" : "", "family" : "Weiss", "given" : "M.", "non-dropping-particle" : "", "parse-names" : false, "suffix" : "" } ], "container-title" : "Journal of Climate", "id" : "ITEM-1", "issue" : "18", "issued" : { "date-parts" : [ [ "2013", "9" ] ] }, "page" : "6859-6881", "title" : "Effect of anthropogenic land-use and land-cover changes on climate and land carbon storage in CMIP5 projections for the twenty-first century", "translator" : [ { "dropping-particle" : "", "family" : "L4645", "given" : "", "non-dropping-particle" : "", "parse-names" : false, "suffix" : "" } ], "type" : "article-journal", "volume" : "26" }, "uris" : [ "http://www.mendeley.com/documents/?uuid=8af0eae4-2e80-4c8b-b06b-62763edd8e30", "http://www.mendeley.com/documents/?uuid=abad5d13-45c4-4f6d-a114-ae7afcb395e6", "http://www.mendeley.com/documents/?uuid=585157c7-af24-40cb-b613-5b183c9f2dde" ] } ], "mendeley" : { "formattedCitation" : "(Brovkin et al., 2013)", "plainTextFormattedCitation" : "(Brovkin et al., 2013)", "previouslyFormattedCitation" : "(Brovkin et al., 2013)" }, "properties" : { "noteIndex" : 0 }, "schema" : "https://github.com/citation-style-language/schema/raw/master/csl-citation.json" }</w:instrText>
      </w:r>
      <w:r w:rsidRPr="001E7A27">
        <w:rPr>
          <w:lang w:val="en-GB"/>
        </w:rPr>
        <w:fldChar w:fldCharType="separate"/>
      </w:r>
      <w:r w:rsidR="00025FA2" w:rsidRPr="001E7A27">
        <w:rPr>
          <w:noProof/>
          <w:lang w:val="en-GB"/>
        </w:rPr>
        <w:t>(Brovkin et al., 2013)</w:t>
      </w:r>
      <w:r w:rsidRPr="001E7A27">
        <w:rPr>
          <w:lang w:val="en-GB"/>
        </w:rPr>
        <w:fldChar w:fldCharType="end"/>
      </w:r>
      <w:r w:rsidRPr="001E7A27">
        <w:rPr>
          <w:lang w:val="en-GB"/>
        </w:rPr>
        <w:t>. A key deficiency of almost all CMIP5 ESMs was the neglect of nutrient limitations on CO</w:t>
      </w:r>
      <w:r w:rsidRPr="001E7A27">
        <w:rPr>
          <w:rStyle w:val="AR6BodyTextCar"/>
          <w:rFonts w:cs="Times New Roman"/>
          <w:vertAlign w:val="subscript"/>
          <w:lang w:val="en-GB"/>
        </w:rPr>
        <w:t>2</w:t>
      </w:r>
      <w:r w:rsidRPr="001E7A27">
        <w:rPr>
          <w:lang w:val="en-GB"/>
        </w:rPr>
        <w:t>-fertili</w:t>
      </w:r>
      <w:ins w:id="4132" w:author="Soapbox" w:date="2021-07-16T10:14:00Z">
        <w:r w:rsidR="00953844" w:rsidRPr="001E7A27">
          <w:rPr>
            <w:lang w:val="en-GB"/>
          </w:rPr>
          <w:t>z</w:t>
        </w:r>
      </w:ins>
      <w:del w:id="4133" w:author="Soapbox" w:date="2021-07-16T10:14:00Z">
        <w:r w:rsidRPr="001E7A27" w:rsidDel="00953844">
          <w:rPr>
            <w:lang w:val="en-GB"/>
          </w:rPr>
          <w:delText>s</w:delText>
        </w:r>
      </w:del>
      <w:r w:rsidRPr="001E7A27">
        <w:rPr>
          <w:lang w:val="en-GB"/>
        </w:rPr>
        <w:t xml:space="preserve">ation of </w:t>
      </w:r>
      <w:r w:rsidR="00A17829" w:rsidRPr="001E7A27">
        <w:rPr>
          <w:lang w:val="en-GB"/>
        </w:rPr>
        <w:t xml:space="preserve">land </w:t>
      </w:r>
      <w:r w:rsidRPr="001E7A27">
        <w:rPr>
          <w:lang w:val="en-GB"/>
        </w:rPr>
        <w:t xml:space="preserve">plant photosynthesis </w:t>
      </w:r>
      <w:ins w:id="4134" w:author="Ian Blenkinsop" w:date="2021-07-28T14:27:00Z">
        <w:r w:rsidR="00A80BEA" w:rsidRPr="001E7A27">
          <w:rPr>
            <w:lang w:val="en-GB"/>
          </w:rPr>
          <w:t xml:space="preserve">(Section 5.4.1; </w:t>
        </w:r>
      </w:ins>
      <w:r w:rsidRPr="001E7A27">
        <w:rPr>
          <w:lang w:val="en-GB"/>
        </w:rPr>
        <w:fldChar w:fldCharType="begin" w:fldLock="1"/>
      </w:r>
      <w:r w:rsidR="00747167" w:rsidRPr="001E7A27">
        <w:rPr>
          <w:lang w:val="en-GB"/>
        </w:rPr>
        <w:instrText>ADDIN CSL_CITATION { "citationItems" : [ { "id" : "ITEM-1", "itemData" : { "DOI" : "10.1175/JCLI-D-13-00776.1", "ISBN" : "0894-8755", "ISSN" : "0894-8755", "abstract" : "Coupled carbon cycle\u2013climate models in the Coupled Model Intercomparison Project, phase 5 (CMIP5), Earth system model ensemble simulate the effects of changes in anthropogenic fossil-fuel emissions and ensuing climatic changes on the global carbon (C) balance but largely ignore the consequences of widespread terrestrial nitrogen (N) limitation. Based on plausible ranges of terrestrial C:N stoichiometry, this study investigates whether the terrestrial C sequestration projections of nine CMIP5 models for four representative concentration pathways (RCPs) are consistent with estimates of N supply from increased biological fixation, atmospheric deposition, and reduced ecosystem N losses. Discrepancies between the timing and places of N demand and supply indicated increases in terrestrial N implicit to the projections of all nine CMIP5 models under all scenarios that are larger than the estimated N supply. Omitting N constraints leads to an overestimation of land C sequestration in these models between the years 1860 and 2100 by between 97 Pg C (69\u2013252 Pg C; RCP 2.6) and 150 Pg C (57\u2013323 Pg C; RCP 8.5), with a large spread across models. The CMIP5 models overestimated the average 2006\u20132100 fossil-fuel emissions required to keep atmospheric CO2 levels on the trajectories described in the RCP scenarios by between 0.6 Pg C yr\u22121 (0.4\u20132.2 Pg C yr\u22121; RCP 2.6) and 1.2 Pg C yr\u22121 (0.5\u20133.3 Pg C yr\u22121; RCP 8.5). If unabated, reduced land C sequestration would enhance CO2 accumulation in the ocean and atmosphere, increasing atmospheric CO2 burden by 26 ppm (16\u201388 ppm; RCP 2.6) to 61 ppm (29\u2013147 ppm; RCP 8.5) by the year 2100.", "author" : [ { "dropping-particle" : "", "family" : "Zaehle", "given" : "S\u00f6nke", "non-dropping-particle" : "", "parse-names" : false, "suffix" : "" }, { "dropping-particle" : "", "family" : "Jones", "given" : "Chris D.", "non-dropping-particle" : "", "parse-names" : false, "suffix" : "" }, { "dropping-particle" : "", "family" : "Houlton", "given" : "Benjamin", "non-dropping-particle" : "", "parse-names" : false, "suffix" : "" }, { "dropping-particle" : "", "family" : "Lamarque", "given" : "Jean-Francois", "non-dropping-particle" : "", "parse-names" : false, "suffix" : "" }, { "dropping-particle" : "", "family" : "Robertson", "given" : "Eddy", "non-dropping-particle" : "", "parse-names" : false, "suffix" : "" } ], "container-title" : "Journal of Climate", "id" : "ITEM-1", "issue" : "6", "issued" : { "date-parts" : [ [ "2015", "3", "15" ] ] }, "page" : "2494-2511", "title" : "Nitrogen Availability Reduces CMIP5 Projections of Twenty-First-Century Land Carbon Uptake", "translator" : [ { "dropping-particle" : "", "family" : "L2883", "given" : "", "non-dropping-particle" : "", "parse-names" : false, "suffix" : "" } ], "type" : "article-journal", "volume" : "28" }, "uris" : [ "http://www.mendeley.com/documents/?uuid=e7f49da4-0858-483e-8976-33947ac38ee8" ] } ], "mendeley" : { "formattedCitation" : "(Zaehle et al., 2015)", "plainTextFormattedCitation" : "(Zaehle et al., 2015)", "previouslyFormattedCitation" : "(Zaehle et al., 2015)" }, "properties" : { "noteIndex" : 0 }, "schema" : "https://github.com/citation-style-language/schema/raw/master/csl-citation.json" }</w:instrText>
      </w:r>
      <w:r w:rsidRPr="001E7A27">
        <w:rPr>
          <w:lang w:val="en-GB"/>
        </w:rPr>
        <w:fldChar w:fldCharType="separate"/>
      </w:r>
      <w:del w:id="4135" w:author="Ian Blenkinsop" w:date="2021-07-28T14:28:00Z">
        <w:r w:rsidR="00025FA2" w:rsidRPr="001E7A27" w:rsidDel="00A80BEA">
          <w:rPr>
            <w:noProof/>
            <w:lang w:val="en-GB"/>
          </w:rPr>
          <w:delText>(</w:delText>
        </w:r>
      </w:del>
      <w:r w:rsidR="00025FA2" w:rsidRPr="001E7A27">
        <w:rPr>
          <w:noProof/>
          <w:lang w:val="en-GB"/>
        </w:rPr>
        <w:t>Zaehle et al., 2015</w:t>
      </w:r>
      <w:ins w:id="4136" w:author="Soapbox" w:date="2021-07-27T14:54:00Z">
        <w:del w:id="4137" w:author="Ian Blenkinsop" w:date="2021-07-28T14:27:00Z">
          <w:r w:rsidR="00882C17" w:rsidRPr="001E7A27" w:rsidDel="00A80BEA">
            <w:rPr>
              <w:noProof/>
              <w:lang w:val="en-GB"/>
            </w:rPr>
            <w:delText>;</w:delText>
          </w:r>
        </w:del>
      </w:ins>
      <w:del w:id="4138" w:author="Soapbox" w:date="2021-07-27T14:54:00Z">
        <w:r w:rsidR="00025FA2" w:rsidRPr="001E7A27" w:rsidDel="00882C17">
          <w:rPr>
            <w:noProof/>
            <w:lang w:val="en-GB"/>
          </w:rPr>
          <w:delText>)</w:delText>
        </w:r>
      </w:del>
      <w:r w:rsidRPr="001E7A27">
        <w:rPr>
          <w:lang w:val="en-GB"/>
        </w:rPr>
        <w:fldChar w:fldCharType="end"/>
      </w:r>
      <w:del w:id="4139" w:author="Soapbox" w:date="2021-07-27T14:54:00Z">
        <w:r w:rsidRPr="001E7A27" w:rsidDel="00882C17">
          <w:rPr>
            <w:lang w:val="en-GB"/>
          </w:rPr>
          <w:delText xml:space="preserve"> (see</w:delText>
        </w:r>
      </w:del>
      <w:del w:id="4140" w:author="Ian Blenkinsop" w:date="2021-07-28T14:27:00Z">
        <w:r w:rsidRPr="001E7A27" w:rsidDel="00A80BEA">
          <w:rPr>
            <w:lang w:val="en-GB"/>
          </w:rPr>
          <w:delText xml:space="preserve"> Section 5.4.1</w:delText>
        </w:r>
      </w:del>
      <w:r w:rsidRPr="001E7A27">
        <w:rPr>
          <w:lang w:val="en-GB"/>
        </w:rPr>
        <w:t>).</w:t>
      </w:r>
    </w:p>
    <w:p w14:paraId="01599B0C" w14:textId="77777777" w:rsidR="00833549" w:rsidRPr="001E7A27" w:rsidRDefault="00833549" w:rsidP="005C7F25">
      <w:pPr>
        <w:pStyle w:val="AR6BodyText"/>
        <w:rPr>
          <w:lang w:val="en-GB"/>
        </w:rPr>
      </w:pPr>
    </w:p>
    <w:p w14:paraId="342504EA" w14:textId="3A13D9A4" w:rsidR="00833549" w:rsidRPr="001E7A27" w:rsidRDefault="00833549" w:rsidP="005C7F25">
      <w:pPr>
        <w:pStyle w:val="AR6BodyText"/>
        <w:rPr>
          <w:b/>
          <w:lang w:val="en-GB"/>
        </w:rPr>
      </w:pPr>
      <w:r w:rsidRPr="001E7A27">
        <w:rPr>
          <w:lang w:val="en-GB"/>
        </w:rPr>
        <w:t xml:space="preserve">Some CMIP6 models considered in this report now include nitrogen limitations on </w:t>
      </w:r>
      <w:r w:rsidR="00A17829" w:rsidRPr="001E7A27">
        <w:rPr>
          <w:lang w:val="en-GB"/>
        </w:rPr>
        <w:t xml:space="preserve">land </w:t>
      </w:r>
      <w:r w:rsidRPr="001E7A27">
        <w:rPr>
          <w:lang w:val="en-GB"/>
        </w:rPr>
        <w:t>vegetation growth, along with many other added processes compared to CMIP5. Table 5.4 summari</w:t>
      </w:r>
      <w:ins w:id="4141" w:author="Soapbox" w:date="2021-07-21T11:47:00Z">
        <w:r w:rsidR="000B1145" w:rsidRPr="001E7A27">
          <w:rPr>
            <w:lang w:val="en-GB"/>
          </w:rPr>
          <w:t>z</w:t>
        </w:r>
      </w:ins>
      <w:del w:id="4142" w:author="Soapbox" w:date="2021-07-21T11:47:00Z">
        <w:r w:rsidRPr="001E7A27" w:rsidDel="000B1145">
          <w:rPr>
            <w:lang w:val="en-GB"/>
          </w:rPr>
          <w:delText>s</w:delText>
        </w:r>
      </w:del>
      <w:r w:rsidRPr="001E7A27">
        <w:rPr>
          <w:lang w:val="en-GB"/>
        </w:rPr>
        <w:t xml:space="preserve">es characteristics of the land and ocean carbon cycle models used in CMIP6 ESMs </w:t>
      </w:r>
      <w:r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2020)</w:t>
      </w:r>
      <w:r w:rsidRPr="001E7A27">
        <w:rPr>
          <w:lang w:val="en-GB"/>
        </w:rPr>
        <w:fldChar w:fldCharType="end"/>
      </w:r>
      <w:r w:rsidRPr="001E7A27">
        <w:rPr>
          <w:lang w:val="en-GB"/>
        </w:rPr>
        <w:t>. In CMIP6, most ocean carbon cycle models (8 of 11) track three or more limiting nutrients (most often nitrogen, phosphorus, silicon, iron), and represent two or more phytoplankton types. More than half of the land carbon cycle models (6 of 11) now include an interactive nitrogen cycle, and almost half (5 of 11) represent forest fires. However, even for CMIP6, very few models explicitly represent vegetation dynamics (3 of 11) or permafrost carbon (2 of 11). Despite these remaining limitations, the carbon cycle components of CMIP6 represent an advance on those in CMIP5</w:t>
      </w:r>
      <w:ins w:id="4143" w:author="Soapbox" w:date="2021-07-21T11:52:00Z">
        <w:r w:rsidR="00B2357F" w:rsidRPr="001E7A27">
          <w:rPr>
            <w:lang w:val="en-GB"/>
          </w:rPr>
          <w:t>,</w:t>
        </w:r>
      </w:ins>
      <w:r w:rsidRPr="001E7A27">
        <w:rPr>
          <w:lang w:val="en-GB"/>
        </w:rPr>
        <w:t xml:space="preserve"> as they represent additional important processes (e.g.</w:t>
      </w:r>
      <w:ins w:id="4144" w:author="Tom Maycock" w:date="2021-09-09T15:24:00Z">
        <w:r w:rsidR="006A06A5">
          <w:rPr>
            <w:lang w:val="en-GB"/>
          </w:rPr>
          <w:t>,</w:t>
        </w:r>
      </w:ins>
      <w:r w:rsidRPr="001E7A27">
        <w:rPr>
          <w:lang w:val="en-GB"/>
        </w:rPr>
        <w:t xml:space="preserve"> </w:t>
      </w:r>
      <w:r w:rsidR="00946E83" w:rsidRPr="001E7A27">
        <w:rPr>
          <w:lang w:val="en-GB"/>
        </w:rPr>
        <w:t>nitrogen</w:t>
      </w:r>
      <w:ins w:id="4145" w:author="Soapbox" w:date="2021-07-21T11:52:00Z">
        <w:r w:rsidR="00B2357F" w:rsidRPr="001E7A27">
          <w:rPr>
            <w:lang w:val="en-GB"/>
          </w:rPr>
          <w:t xml:space="preserve"> </w:t>
        </w:r>
      </w:ins>
      <w:del w:id="4146" w:author="Soapbox" w:date="2021-07-21T11:52:00Z">
        <w:r w:rsidRPr="001E7A27" w:rsidDel="00B2357F">
          <w:rPr>
            <w:lang w:val="en-GB"/>
          </w:rPr>
          <w:delText>-</w:delText>
        </w:r>
      </w:del>
      <w:r w:rsidRPr="001E7A27">
        <w:rPr>
          <w:lang w:val="en-GB"/>
        </w:rPr>
        <w:t>limitations on the land carbon sink,</w:t>
      </w:r>
      <w:ins w:id="4147" w:author="Soapbox" w:date="2021-07-21T11:52:00Z">
        <w:r w:rsidR="00B2357F" w:rsidRPr="001E7A27">
          <w:rPr>
            <w:lang w:val="en-GB"/>
          </w:rPr>
          <w:t xml:space="preserve"> and</w:t>
        </w:r>
      </w:ins>
      <w:r w:rsidRPr="001E7A27">
        <w:rPr>
          <w:lang w:val="en-GB"/>
        </w:rPr>
        <w:t xml:space="preserve"> </w:t>
      </w:r>
      <w:r w:rsidR="0030093B" w:rsidRPr="001E7A27">
        <w:rPr>
          <w:lang w:val="en-GB"/>
        </w:rPr>
        <w:t>iron</w:t>
      </w:r>
      <w:ins w:id="4148" w:author="Soapbox" w:date="2021-07-21T11:52:00Z">
        <w:r w:rsidR="00B2357F" w:rsidRPr="001E7A27">
          <w:rPr>
            <w:lang w:val="en-GB"/>
          </w:rPr>
          <w:t xml:space="preserve"> </w:t>
        </w:r>
      </w:ins>
      <w:del w:id="4149" w:author="Soapbox" w:date="2021-07-21T11:52:00Z">
        <w:r w:rsidRPr="001E7A27" w:rsidDel="00B2357F">
          <w:rPr>
            <w:lang w:val="en-GB"/>
          </w:rPr>
          <w:delText>-</w:delText>
        </w:r>
      </w:del>
      <w:r w:rsidRPr="001E7A27">
        <w:rPr>
          <w:lang w:val="en-GB"/>
        </w:rPr>
        <w:t xml:space="preserve">limitations on ocean ecosystems). </w:t>
      </w:r>
    </w:p>
    <w:p w14:paraId="0B3A630C" w14:textId="77777777" w:rsidR="00833549" w:rsidRPr="001E7A27" w:rsidRDefault="00833549" w:rsidP="005C7F25">
      <w:pPr>
        <w:pStyle w:val="AR6BodyText"/>
        <w:rPr>
          <w:b/>
          <w:lang w:val="en-GB"/>
        </w:rPr>
      </w:pPr>
    </w:p>
    <w:p w14:paraId="4E489DA4" w14:textId="77777777" w:rsidR="001C7F75" w:rsidRPr="001E7A27" w:rsidRDefault="001C7F75" w:rsidP="00252596">
      <w:pPr>
        <w:pStyle w:val="AR6BodyText"/>
        <w:rPr>
          <w:b/>
          <w:lang w:val="en-GB"/>
        </w:rPr>
      </w:pPr>
    </w:p>
    <w:p w14:paraId="59F67543" w14:textId="77777777" w:rsidR="00833549" w:rsidRPr="001E7A27" w:rsidRDefault="00833549" w:rsidP="00252596">
      <w:pPr>
        <w:pStyle w:val="AR6BodyText"/>
        <w:rPr>
          <w:b/>
          <w:lang w:val="en-GB"/>
        </w:rPr>
      </w:pPr>
      <w:r w:rsidRPr="001E7A27">
        <w:rPr>
          <w:b/>
          <w:lang w:val="en-GB"/>
        </w:rPr>
        <w:t xml:space="preserve">[START TABLE 5.4 HERE] </w:t>
      </w:r>
    </w:p>
    <w:p w14:paraId="5EFD6421" w14:textId="77777777" w:rsidR="00833549" w:rsidRPr="001E7A27" w:rsidRDefault="00833549" w:rsidP="00252596">
      <w:pPr>
        <w:pStyle w:val="AR6BodyText"/>
        <w:rPr>
          <w:b/>
          <w:lang w:val="en-GB"/>
        </w:rPr>
      </w:pPr>
    </w:p>
    <w:p w14:paraId="06E9C2AA" w14:textId="6C8EB4DC" w:rsidR="00833549" w:rsidRPr="001E7A27" w:rsidRDefault="00833549" w:rsidP="00252596">
      <w:pPr>
        <w:pStyle w:val="AR6Chap5Table"/>
        <w:widowControl w:val="0"/>
        <w:spacing w:line="240" w:lineRule="auto"/>
        <w:rPr>
          <w:lang w:val="en-GB"/>
        </w:rPr>
      </w:pPr>
      <w:r w:rsidRPr="001E7A27">
        <w:rPr>
          <w:b/>
          <w:bCs/>
          <w:lang w:val="en-GB"/>
        </w:rPr>
        <w:lastRenderedPageBreak/>
        <w:t>Properties of the CMIP6 Earth system models (ESMs), focus</w:t>
      </w:r>
      <w:del w:id="4150" w:author="Soapbox" w:date="2021-07-21T11:55:00Z">
        <w:r w:rsidRPr="001E7A27" w:rsidDel="00B2357F">
          <w:rPr>
            <w:b/>
            <w:bCs/>
            <w:lang w:val="en-GB"/>
          </w:rPr>
          <w:delText>s</w:delText>
        </w:r>
      </w:del>
      <w:r w:rsidRPr="001E7A27">
        <w:rPr>
          <w:b/>
          <w:bCs/>
          <w:lang w:val="en-GB"/>
        </w:rPr>
        <w:t>ing on the land and ocean carbon cycle components of these models</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2020)</w:t>
      </w:r>
      <w:r w:rsidRPr="001E7A27">
        <w:rPr>
          <w:lang w:val="en-GB"/>
        </w:rPr>
        <w:fldChar w:fldCharType="end"/>
      </w:r>
      <w:r w:rsidRPr="001E7A27">
        <w:rPr>
          <w:lang w:val="en-GB"/>
        </w:rPr>
        <w:t>. Characteristics listed under each ESM are: number of vegetation carbon pools (</w:t>
      </w:r>
      <w:ins w:id="4151" w:author="Soapbox" w:date="2021-07-21T11:57:00Z">
        <w:r w:rsidR="00B2357F" w:rsidRPr="001E7A27">
          <w:rPr>
            <w:lang w:val="en-GB"/>
          </w:rPr>
          <w:t>v</w:t>
        </w:r>
      </w:ins>
      <w:del w:id="4152" w:author="Soapbox" w:date="2021-07-21T11:57:00Z">
        <w:r w:rsidRPr="001E7A27" w:rsidDel="00B2357F">
          <w:rPr>
            <w:lang w:val="en-GB"/>
          </w:rPr>
          <w:delText>V</w:delText>
        </w:r>
      </w:del>
      <w:r w:rsidRPr="001E7A27">
        <w:rPr>
          <w:lang w:val="en-GB"/>
        </w:rPr>
        <w:t>eg C pools)</w:t>
      </w:r>
      <w:ins w:id="4153" w:author="Soapbox" w:date="2021-07-21T11:55:00Z">
        <w:r w:rsidR="00B2357F" w:rsidRPr="001E7A27">
          <w:rPr>
            <w:lang w:val="en-GB"/>
          </w:rPr>
          <w:t>;</w:t>
        </w:r>
      </w:ins>
      <w:del w:id="4154" w:author="Soapbox" w:date="2021-07-21T11:55:00Z">
        <w:r w:rsidRPr="001E7A27" w:rsidDel="00B2357F">
          <w:rPr>
            <w:lang w:val="en-GB"/>
          </w:rPr>
          <w:delText>,</w:delText>
        </w:r>
      </w:del>
      <w:r w:rsidRPr="001E7A27">
        <w:rPr>
          <w:lang w:val="en-GB"/>
        </w:rPr>
        <w:t xml:space="preserve"> number of soil and litter carbon pools (</w:t>
      </w:r>
      <w:ins w:id="4155" w:author="Soapbox" w:date="2021-07-21T11:57:00Z">
        <w:r w:rsidR="00B2357F" w:rsidRPr="001E7A27">
          <w:rPr>
            <w:lang w:val="en-GB"/>
          </w:rPr>
          <w:t>d</w:t>
        </w:r>
      </w:ins>
      <w:del w:id="4156" w:author="Soapbox" w:date="2021-07-21T11:57:00Z">
        <w:r w:rsidRPr="001E7A27" w:rsidDel="00B2357F">
          <w:rPr>
            <w:lang w:val="en-GB"/>
          </w:rPr>
          <w:delText>D</w:delText>
        </w:r>
      </w:del>
      <w:r w:rsidRPr="001E7A27">
        <w:rPr>
          <w:lang w:val="en-GB"/>
        </w:rPr>
        <w:t>ead C pools)</w:t>
      </w:r>
      <w:ins w:id="4157" w:author="Soapbox" w:date="2021-07-21T11:55:00Z">
        <w:r w:rsidR="00B2357F" w:rsidRPr="001E7A27">
          <w:rPr>
            <w:lang w:val="en-GB"/>
          </w:rPr>
          <w:t>;</w:t>
        </w:r>
      </w:ins>
      <w:del w:id="4158" w:author="Soapbox" w:date="2021-07-21T11:55:00Z">
        <w:r w:rsidRPr="001E7A27" w:rsidDel="00B2357F">
          <w:rPr>
            <w:lang w:val="en-GB"/>
          </w:rPr>
          <w:delText>,</w:delText>
        </w:r>
      </w:del>
      <w:r w:rsidRPr="001E7A27">
        <w:rPr>
          <w:lang w:val="en-GB"/>
        </w:rPr>
        <w:t xml:space="preserve"> number of Plant Functional Types (PFTs)</w:t>
      </w:r>
      <w:ins w:id="4159" w:author="Soapbox" w:date="2021-07-21T11:56:00Z">
        <w:r w:rsidR="00B2357F" w:rsidRPr="001E7A27">
          <w:rPr>
            <w:lang w:val="en-GB"/>
          </w:rPr>
          <w:t>;</w:t>
        </w:r>
      </w:ins>
      <w:del w:id="4160" w:author="Soapbox" w:date="2021-07-21T11:56:00Z">
        <w:r w:rsidRPr="001E7A27" w:rsidDel="00B2357F">
          <w:rPr>
            <w:lang w:val="en-GB"/>
          </w:rPr>
          <w:delText>,</w:delText>
        </w:r>
      </w:del>
      <w:r w:rsidRPr="001E7A27">
        <w:rPr>
          <w:lang w:val="en-GB"/>
        </w:rPr>
        <w:t xml:space="preserve"> whether forest fire is </w:t>
      </w:r>
      <w:r w:rsidR="007C6078" w:rsidRPr="001E7A27">
        <w:rPr>
          <w:lang w:val="en-GB"/>
        </w:rPr>
        <w:t>represented</w:t>
      </w:r>
      <w:r w:rsidRPr="001E7A27">
        <w:rPr>
          <w:lang w:val="en-GB"/>
        </w:rPr>
        <w:t xml:space="preserve"> (</w:t>
      </w:r>
      <w:ins w:id="4161" w:author="Soapbox" w:date="2021-07-21T11:57:00Z">
        <w:r w:rsidR="00B2357F" w:rsidRPr="001E7A27">
          <w:rPr>
            <w:lang w:val="en-GB"/>
          </w:rPr>
          <w:t>f</w:t>
        </w:r>
      </w:ins>
      <w:del w:id="4162" w:author="Soapbox" w:date="2021-07-21T11:57:00Z">
        <w:r w:rsidRPr="001E7A27" w:rsidDel="00B2357F">
          <w:rPr>
            <w:lang w:val="en-GB"/>
          </w:rPr>
          <w:delText>F</w:delText>
        </w:r>
      </w:del>
      <w:r w:rsidRPr="001E7A27">
        <w:rPr>
          <w:lang w:val="en-GB"/>
        </w:rPr>
        <w:t>ire)</w:t>
      </w:r>
      <w:ins w:id="4163" w:author="Soapbox" w:date="2021-07-21T11:56:00Z">
        <w:r w:rsidR="00B2357F" w:rsidRPr="001E7A27">
          <w:rPr>
            <w:lang w:val="en-GB"/>
          </w:rPr>
          <w:t>;</w:t>
        </w:r>
      </w:ins>
      <w:del w:id="4164" w:author="Soapbox" w:date="2021-07-21T11:56:00Z">
        <w:r w:rsidRPr="001E7A27" w:rsidDel="00B2357F">
          <w:rPr>
            <w:lang w:val="en-GB"/>
          </w:rPr>
          <w:delText>,</w:delText>
        </w:r>
      </w:del>
      <w:r w:rsidRPr="001E7A27">
        <w:rPr>
          <w:lang w:val="en-GB"/>
        </w:rPr>
        <w:t xml:space="preserve"> whether vegetation dynamics is </w:t>
      </w:r>
      <w:r w:rsidR="007C6078" w:rsidRPr="001E7A27">
        <w:rPr>
          <w:lang w:val="en-GB"/>
        </w:rPr>
        <w:t>represented</w:t>
      </w:r>
      <w:r w:rsidRPr="001E7A27">
        <w:rPr>
          <w:lang w:val="en-GB"/>
        </w:rPr>
        <w:t xml:space="preserve"> (</w:t>
      </w:r>
      <w:ins w:id="4165" w:author="Soapbox" w:date="2021-07-21T11:57:00Z">
        <w:r w:rsidR="00B2357F" w:rsidRPr="001E7A27">
          <w:rPr>
            <w:lang w:val="en-GB"/>
          </w:rPr>
          <w:t>d</w:t>
        </w:r>
      </w:ins>
      <w:del w:id="4166" w:author="Soapbox" w:date="2021-07-21T11:57:00Z">
        <w:r w:rsidRPr="001E7A27" w:rsidDel="00B2357F">
          <w:rPr>
            <w:lang w:val="en-GB"/>
          </w:rPr>
          <w:delText>D</w:delText>
        </w:r>
      </w:del>
      <w:r w:rsidRPr="001E7A27">
        <w:rPr>
          <w:lang w:val="en-GB"/>
        </w:rPr>
        <w:t xml:space="preserve">ynamic </w:t>
      </w:r>
      <w:ins w:id="4167" w:author="Soapbox" w:date="2021-07-21T11:57:00Z">
        <w:r w:rsidR="00B2357F" w:rsidRPr="001E7A27">
          <w:rPr>
            <w:lang w:val="en-GB"/>
          </w:rPr>
          <w:t>v</w:t>
        </w:r>
      </w:ins>
      <w:del w:id="4168" w:author="Soapbox" w:date="2021-07-21T11:57:00Z">
        <w:r w:rsidRPr="001E7A27" w:rsidDel="00B2357F">
          <w:rPr>
            <w:lang w:val="en-GB"/>
          </w:rPr>
          <w:delText>V</w:delText>
        </w:r>
      </w:del>
      <w:r w:rsidRPr="001E7A27">
        <w:rPr>
          <w:lang w:val="en-GB"/>
        </w:rPr>
        <w:t>eg)</w:t>
      </w:r>
      <w:ins w:id="4169" w:author="Soapbox" w:date="2021-07-21T11:56:00Z">
        <w:r w:rsidR="00B2357F" w:rsidRPr="001E7A27">
          <w:rPr>
            <w:lang w:val="en-GB"/>
          </w:rPr>
          <w:t>;</w:t>
        </w:r>
      </w:ins>
      <w:del w:id="4170" w:author="Soapbox" w:date="2021-07-21T11:56:00Z">
        <w:r w:rsidRPr="001E7A27" w:rsidDel="00B2357F">
          <w:rPr>
            <w:lang w:val="en-GB"/>
          </w:rPr>
          <w:delText>,</w:delText>
        </w:r>
      </w:del>
      <w:r w:rsidRPr="001E7A27">
        <w:rPr>
          <w:lang w:val="en-GB"/>
        </w:rPr>
        <w:t xml:space="preserve"> whether permafrost carbon is represented (</w:t>
      </w:r>
      <w:ins w:id="4171" w:author="Soapbox" w:date="2021-07-21T11:57:00Z">
        <w:r w:rsidR="00B2357F" w:rsidRPr="001E7A27">
          <w:rPr>
            <w:lang w:val="en-GB"/>
          </w:rPr>
          <w:t>p</w:t>
        </w:r>
      </w:ins>
      <w:del w:id="4172" w:author="Soapbox" w:date="2021-07-21T11:57:00Z">
        <w:r w:rsidRPr="001E7A27" w:rsidDel="00B2357F">
          <w:rPr>
            <w:lang w:val="en-GB"/>
          </w:rPr>
          <w:delText>P</w:delText>
        </w:r>
      </w:del>
      <w:r w:rsidRPr="001E7A27">
        <w:rPr>
          <w:lang w:val="en-GB"/>
        </w:rPr>
        <w:t>ermafrost C)</w:t>
      </w:r>
      <w:ins w:id="4173" w:author="Soapbox" w:date="2021-07-21T11:56:00Z">
        <w:r w:rsidR="00B2357F" w:rsidRPr="001E7A27">
          <w:rPr>
            <w:lang w:val="en-GB"/>
          </w:rPr>
          <w:t>;</w:t>
        </w:r>
      </w:ins>
      <w:del w:id="4174" w:author="Soapbox" w:date="2021-07-21T11:56:00Z">
        <w:r w:rsidRPr="001E7A27" w:rsidDel="00B2357F">
          <w:rPr>
            <w:lang w:val="en-GB"/>
          </w:rPr>
          <w:delText>,</w:delText>
        </w:r>
      </w:del>
      <w:r w:rsidRPr="001E7A27">
        <w:rPr>
          <w:lang w:val="en-GB"/>
        </w:rPr>
        <w:t xml:space="preserve"> whether the nitrogen cycle is represented (</w:t>
      </w:r>
      <w:ins w:id="4175" w:author="Soapbox" w:date="2021-07-21T11:57:00Z">
        <w:r w:rsidR="00B2357F" w:rsidRPr="001E7A27">
          <w:rPr>
            <w:lang w:val="en-GB"/>
          </w:rPr>
          <w:t>n</w:t>
        </w:r>
      </w:ins>
      <w:del w:id="4176" w:author="Soapbox" w:date="2021-07-21T11:57:00Z">
        <w:r w:rsidRPr="001E7A27" w:rsidDel="00B2357F">
          <w:rPr>
            <w:lang w:val="en-GB"/>
          </w:rPr>
          <w:delText>N</w:delText>
        </w:r>
      </w:del>
      <w:r w:rsidRPr="001E7A27">
        <w:rPr>
          <w:lang w:val="en-GB"/>
        </w:rPr>
        <w:t>itrogen cycle)</w:t>
      </w:r>
      <w:ins w:id="4177" w:author="Soapbox" w:date="2021-07-21T11:56:00Z">
        <w:r w:rsidR="00B2357F" w:rsidRPr="001E7A27">
          <w:rPr>
            <w:lang w:val="en-GB"/>
          </w:rPr>
          <w:t>;</w:t>
        </w:r>
      </w:ins>
      <w:del w:id="4178" w:author="Soapbox" w:date="2021-07-21T11:56:00Z">
        <w:r w:rsidRPr="001E7A27" w:rsidDel="00B2357F">
          <w:rPr>
            <w:lang w:val="en-GB"/>
          </w:rPr>
          <w:delText>,</w:delText>
        </w:r>
      </w:del>
      <w:r w:rsidRPr="001E7A27">
        <w:rPr>
          <w:lang w:val="en-GB"/>
        </w:rPr>
        <w:t xml:space="preserve"> the number of phytoplankton types (</w:t>
      </w:r>
      <w:ins w:id="4179" w:author="Soapbox" w:date="2021-07-21T11:56:00Z">
        <w:r w:rsidR="00B2357F" w:rsidRPr="001E7A27">
          <w:rPr>
            <w:lang w:val="en-GB"/>
          </w:rPr>
          <w:t>p</w:t>
        </w:r>
      </w:ins>
      <w:del w:id="4180" w:author="Soapbox" w:date="2021-07-21T11:56:00Z">
        <w:r w:rsidRPr="001E7A27" w:rsidDel="00B2357F">
          <w:rPr>
            <w:lang w:val="en-GB"/>
          </w:rPr>
          <w:delText>P</w:delText>
        </w:r>
      </w:del>
      <w:r w:rsidRPr="001E7A27">
        <w:rPr>
          <w:lang w:val="en-GB"/>
        </w:rPr>
        <w:t>hytoplankton)</w:t>
      </w:r>
      <w:ins w:id="4181" w:author="Soapbox" w:date="2021-07-21T11:56:00Z">
        <w:r w:rsidR="00B2357F" w:rsidRPr="001E7A27">
          <w:rPr>
            <w:lang w:val="en-GB"/>
          </w:rPr>
          <w:t>;</w:t>
        </w:r>
      </w:ins>
      <w:del w:id="4182" w:author="Soapbox" w:date="2021-07-21T11:56:00Z">
        <w:r w:rsidRPr="001E7A27" w:rsidDel="00B2357F">
          <w:rPr>
            <w:lang w:val="en-GB"/>
          </w:rPr>
          <w:delText>,</w:delText>
        </w:r>
      </w:del>
      <w:r w:rsidRPr="001E7A27">
        <w:rPr>
          <w:lang w:val="en-GB"/>
        </w:rPr>
        <w:t xml:space="preserve"> the number of zooplankton types (</w:t>
      </w:r>
      <w:ins w:id="4183" w:author="Soapbox" w:date="2021-07-21T11:56:00Z">
        <w:r w:rsidR="00B2357F" w:rsidRPr="001E7A27">
          <w:rPr>
            <w:lang w:val="en-GB"/>
          </w:rPr>
          <w:t>z</w:t>
        </w:r>
      </w:ins>
      <w:del w:id="4184" w:author="Soapbox" w:date="2021-07-21T11:56:00Z">
        <w:r w:rsidRPr="001E7A27" w:rsidDel="00B2357F">
          <w:rPr>
            <w:lang w:val="en-GB"/>
          </w:rPr>
          <w:delText>Z</w:delText>
        </w:r>
      </w:del>
      <w:r w:rsidRPr="001E7A27">
        <w:rPr>
          <w:lang w:val="en-GB"/>
        </w:rPr>
        <w:t>ooplankton)</w:t>
      </w:r>
      <w:ins w:id="4185" w:author="Soapbox" w:date="2021-07-21T11:56:00Z">
        <w:r w:rsidR="00B2357F" w:rsidRPr="001E7A27">
          <w:rPr>
            <w:lang w:val="en-GB"/>
          </w:rPr>
          <w:t>;</w:t>
        </w:r>
      </w:ins>
      <w:del w:id="4186" w:author="Soapbox" w:date="2021-07-21T11:56:00Z">
        <w:r w:rsidRPr="001E7A27" w:rsidDel="00B2357F">
          <w:rPr>
            <w:lang w:val="en-GB"/>
          </w:rPr>
          <w:delText>,</w:delText>
        </w:r>
      </w:del>
      <w:r w:rsidRPr="001E7A27">
        <w:rPr>
          <w:lang w:val="en-GB"/>
        </w:rPr>
        <w:t xml:space="preserve"> and the list of ocean nutrients represented (</w:t>
      </w:r>
      <w:ins w:id="4187" w:author="Soapbox" w:date="2021-07-21T11:57:00Z">
        <w:r w:rsidR="00B2357F" w:rsidRPr="001E7A27">
          <w:rPr>
            <w:lang w:val="en-GB"/>
          </w:rPr>
          <w:t>n</w:t>
        </w:r>
      </w:ins>
      <w:del w:id="4188" w:author="Soapbox" w:date="2021-07-21T11:57:00Z">
        <w:r w:rsidRPr="001E7A27" w:rsidDel="00B2357F">
          <w:rPr>
            <w:lang w:val="en-GB"/>
          </w:rPr>
          <w:delText>N</w:delText>
        </w:r>
      </w:del>
      <w:r w:rsidRPr="001E7A27">
        <w:rPr>
          <w:lang w:val="en-GB"/>
        </w:rPr>
        <w:t>utrients).</w:t>
      </w:r>
    </w:p>
    <w:p w14:paraId="38FC9360" w14:textId="49642013" w:rsidR="00252596" w:rsidRPr="001E7A27" w:rsidRDefault="00252596" w:rsidP="00252596">
      <w:pPr>
        <w:pStyle w:val="AR6BodyText"/>
        <w:rPr>
          <w:lang w:val="en-GB"/>
        </w:rPr>
      </w:pPr>
    </w:p>
    <w:tbl>
      <w:tblPr>
        <w:tblStyle w:val="ListTable4-Accent4"/>
        <w:tblW w:w="10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24"/>
        <w:gridCol w:w="785"/>
        <w:gridCol w:w="874"/>
        <w:gridCol w:w="723"/>
        <w:gridCol w:w="625"/>
        <w:gridCol w:w="794"/>
        <w:gridCol w:w="856"/>
        <w:gridCol w:w="865"/>
        <w:gridCol w:w="917"/>
        <w:gridCol w:w="852"/>
        <w:gridCol w:w="959"/>
        <w:gridCol w:w="785"/>
      </w:tblGrid>
      <w:tr w:rsidR="00C413D8" w:rsidRPr="001E7A27" w14:paraId="0AD32D4A" w14:textId="77777777" w:rsidTr="00B753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Align w:val="center"/>
          </w:tcPr>
          <w:p w14:paraId="2E2FEE46" w14:textId="040F865A" w:rsidR="00C413D8" w:rsidRPr="001E7A27" w:rsidRDefault="00C413D8" w:rsidP="00B753DA">
            <w:pPr>
              <w:pStyle w:val="AR6Table"/>
              <w:widowControl w:val="0"/>
              <w:rPr>
                <w:rFonts w:ascii="Times New Roman" w:hAnsi="Times New Roman" w:cs="Times New Roman"/>
                <w:color w:val="000000" w:themeColor="text1"/>
                <w:lang w:val="en-GB"/>
              </w:rPr>
            </w:pPr>
            <w:bookmarkStart w:id="4189" w:name="_Hlk66973075"/>
            <w:commentRangeStart w:id="4190"/>
            <w:r w:rsidRPr="001E7A27">
              <w:rPr>
                <w:rFonts w:ascii="Times New Roman" w:hAnsi="Times New Roman" w:cs="Times New Roman"/>
                <w:color w:val="000000" w:themeColor="text1"/>
                <w:lang w:val="en-GB"/>
              </w:rPr>
              <w:t xml:space="preserve">Modelling </w:t>
            </w:r>
            <w:del w:id="4191" w:author="Ian Blenkinsop" w:date="2021-07-28T11:20:00Z">
              <w:r w:rsidRPr="001E7A27" w:rsidDel="00014FD0">
                <w:rPr>
                  <w:rFonts w:ascii="Times New Roman" w:hAnsi="Times New Roman" w:cs="Times New Roman"/>
                  <w:color w:val="000000" w:themeColor="text1"/>
                  <w:lang w:val="en-GB"/>
                </w:rPr>
                <w:delText>group</w:delText>
              </w:r>
            </w:del>
            <w:commentRangeEnd w:id="4190"/>
            <w:ins w:id="4192" w:author="Ian Blenkinsop" w:date="2021-07-28T11:20:00Z">
              <w:r w:rsidR="00014FD0" w:rsidRPr="001E7A27">
                <w:rPr>
                  <w:rFonts w:ascii="Times New Roman" w:hAnsi="Times New Roman" w:cs="Times New Roman"/>
                  <w:color w:val="000000" w:themeColor="text1"/>
                  <w:lang w:val="en-GB"/>
                </w:rPr>
                <w:t>Group</w:t>
              </w:r>
            </w:ins>
            <w:r w:rsidR="00B2357F" w:rsidRPr="001E7A27">
              <w:rPr>
                <w:rStyle w:val="CommentReference"/>
                <w:rFonts w:ascii="Times New Roman" w:hAnsi="Times New Roman"/>
                <w:b w:val="0"/>
                <w:bCs w:val="0"/>
                <w:color w:val="auto"/>
                <w:lang w:val="en-GB" w:eastAsia="fr-FR"/>
              </w:rPr>
              <w:commentReference w:id="4190"/>
            </w:r>
          </w:p>
        </w:tc>
        <w:tc>
          <w:tcPr>
            <w:tcW w:w="785" w:type="dxa"/>
            <w:vAlign w:val="center"/>
          </w:tcPr>
          <w:p w14:paraId="7FD4BAE8" w14:textId="77777777" w:rsidR="00C413D8" w:rsidRPr="001E7A27"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E7A27">
              <w:rPr>
                <w:rFonts w:ascii="Times New Roman" w:hAnsi="Times New Roman" w:cs="Times New Roman"/>
                <w:color w:val="000000" w:themeColor="text1"/>
                <w:sz w:val="18"/>
                <w:szCs w:val="18"/>
                <w:lang w:val="en-GB"/>
              </w:rPr>
              <w:t>CSIRO</w:t>
            </w:r>
          </w:p>
        </w:tc>
        <w:tc>
          <w:tcPr>
            <w:tcW w:w="874" w:type="dxa"/>
            <w:vAlign w:val="center"/>
          </w:tcPr>
          <w:p w14:paraId="1F13616D" w14:textId="77777777" w:rsidR="00C413D8" w:rsidRPr="001E7A27"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E7A27">
              <w:rPr>
                <w:rFonts w:ascii="Times New Roman" w:hAnsi="Times New Roman" w:cs="Times New Roman"/>
                <w:color w:val="000000" w:themeColor="text1"/>
                <w:sz w:val="18"/>
                <w:szCs w:val="18"/>
                <w:lang w:val="en-GB"/>
              </w:rPr>
              <w:t>BCC</w:t>
            </w:r>
          </w:p>
        </w:tc>
        <w:tc>
          <w:tcPr>
            <w:tcW w:w="723" w:type="dxa"/>
            <w:vAlign w:val="center"/>
          </w:tcPr>
          <w:p w14:paraId="458D51E9" w14:textId="77777777" w:rsidR="00C413D8" w:rsidRPr="001E7A27"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E7A27">
              <w:rPr>
                <w:rFonts w:ascii="Times New Roman" w:hAnsi="Times New Roman" w:cs="Times New Roman"/>
                <w:color w:val="000000" w:themeColor="text1"/>
                <w:sz w:val="18"/>
                <w:szCs w:val="18"/>
                <w:lang w:val="en-GB"/>
              </w:rPr>
              <w:t>CCCma</w:t>
            </w:r>
          </w:p>
        </w:tc>
        <w:tc>
          <w:tcPr>
            <w:tcW w:w="625" w:type="dxa"/>
            <w:vAlign w:val="center"/>
          </w:tcPr>
          <w:p w14:paraId="598C4424" w14:textId="77777777" w:rsidR="00C413D8" w:rsidRPr="001E7A27"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E7A27">
              <w:rPr>
                <w:rFonts w:ascii="Times New Roman" w:hAnsi="Times New Roman" w:cs="Times New Roman"/>
                <w:color w:val="000000" w:themeColor="text1"/>
                <w:sz w:val="18"/>
                <w:szCs w:val="18"/>
                <w:lang w:val="en-GB"/>
              </w:rPr>
              <w:t>CESM</w:t>
            </w:r>
          </w:p>
        </w:tc>
        <w:tc>
          <w:tcPr>
            <w:tcW w:w="794" w:type="dxa"/>
            <w:vAlign w:val="center"/>
          </w:tcPr>
          <w:p w14:paraId="751EF383" w14:textId="77777777" w:rsidR="00C413D8" w:rsidRPr="001E7A27"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E7A27">
              <w:rPr>
                <w:rFonts w:ascii="Times New Roman" w:hAnsi="Times New Roman" w:cs="Times New Roman"/>
                <w:color w:val="000000" w:themeColor="text1"/>
                <w:sz w:val="18"/>
                <w:szCs w:val="18"/>
                <w:lang w:val="en-GB"/>
              </w:rPr>
              <w:t>CNRM</w:t>
            </w:r>
          </w:p>
        </w:tc>
        <w:tc>
          <w:tcPr>
            <w:tcW w:w="856" w:type="dxa"/>
            <w:vAlign w:val="center"/>
          </w:tcPr>
          <w:p w14:paraId="3F70F202" w14:textId="77777777" w:rsidR="00C413D8" w:rsidRPr="001E7A27"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E7A27">
              <w:rPr>
                <w:rFonts w:ascii="Times New Roman" w:hAnsi="Times New Roman" w:cs="Times New Roman"/>
                <w:color w:val="000000" w:themeColor="text1"/>
                <w:sz w:val="18"/>
                <w:szCs w:val="18"/>
                <w:lang w:val="en-GB"/>
              </w:rPr>
              <w:t>GFDL</w:t>
            </w:r>
          </w:p>
        </w:tc>
        <w:tc>
          <w:tcPr>
            <w:tcW w:w="865" w:type="dxa"/>
            <w:vAlign w:val="center"/>
          </w:tcPr>
          <w:p w14:paraId="6B0115A9" w14:textId="77777777" w:rsidR="00C413D8" w:rsidRPr="001E7A27"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E7A27">
              <w:rPr>
                <w:rFonts w:ascii="Times New Roman" w:hAnsi="Times New Roman" w:cs="Times New Roman"/>
                <w:color w:val="000000" w:themeColor="text1"/>
                <w:sz w:val="18"/>
                <w:szCs w:val="18"/>
                <w:lang w:val="en-GB"/>
              </w:rPr>
              <w:t>IPSL</w:t>
            </w:r>
          </w:p>
        </w:tc>
        <w:tc>
          <w:tcPr>
            <w:tcW w:w="917" w:type="dxa"/>
            <w:vAlign w:val="center"/>
          </w:tcPr>
          <w:p w14:paraId="23A8D38E" w14:textId="4679C998" w:rsidR="00C413D8" w:rsidRPr="001E7A27"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commentRangeStart w:id="4193"/>
            <w:r w:rsidRPr="001E7A27">
              <w:rPr>
                <w:rFonts w:ascii="Times New Roman" w:hAnsi="Times New Roman" w:cs="Times New Roman"/>
                <w:color w:val="000000" w:themeColor="text1"/>
                <w:sz w:val="18"/>
                <w:szCs w:val="18"/>
                <w:lang w:val="en-GB"/>
              </w:rPr>
              <w:t>JAMS</w:t>
            </w:r>
            <w:ins w:id="4194" w:author="Tom Maycock" w:date="2021-07-13T14:37:00Z">
              <w:r w:rsidR="00552EEF" w:rsidRPr="001E7A27">
                <w:rPr>
                  <w:rFonts w:ascii="Times New Roman" w:hAnsi="Times New Roman" w:cs="Times New Roman"/>
                  <w:color w:val="000000" w:themeColor="text1"/>
                  <w:sz w:val="18"/>
                  <w:szCs w:val="18"/>
                  <w:lang w:val="en-GB"/>
                </w:rPr>
                <w:t>T</w:t>
              </w:r>
            </w:ins>
            <w:r w:rsidRPr="001E7A27">
              <w:rPr>
                <w:rFonts w:ascii="Times New Roman" w:hAnsi="Times New Roman" w:cs="Times New Roman"/>
                <w:color w:val="000000" w:themeColor="text1"/>
                <w:sz w:val="18"/>
                <w:szCs w:val="18"/>
                <w:lang w:val="en-GB"/>
              </w:rPr>
              <w:t>E</w:t>
            </w:r>
            <w:del w:id="4195" w:author="Tom Maycock" w:date="2021-07-13T14:38:00Z">
              <w:r w:rsidRPr="001E7A27" w:rsidDel="00552EEF">
                <w:rPr>
                  <w:rFonts w:ascii="Times New Roman" w:hAnsi="Times New Roman" w:cs="Times New Roman"/>
                  <w:color w:val="000000" w:themeColor="text1"/>
                  <w:sz w:val="18"/>
                  <w:szCs w:val="18"/>
                  <w:lang w:val="en-GB"/>
                </w:rPr>
                <w:delText>T</w:delText>
              </w:r>
            </w:del>
            <w:r w:rsidRPr="001E7A27">
              <w:rPr>
                <w:rFonts w:ascii="Times New Roman" w:hAnsi="Times New Roman" w:cs="Times New Roman"/>
                <w:color w:val="000000" w:themeColor="text1"/>
                <w:sz w:val="18"/>
                <w:szCs w:val="18"/>
                <w:lang w:val="en-GB"/>
              </w:rPr>
              <w:t>C</w:t>
            </w:r>
            <w:commentRangeEnd w:id="4193"/>
            <w:r w:rsidR="00552EEF" w:rsidRPr="001E7A27">
              <w:rPr>
                <w:rStyle w:val="CommentReference"/>
                <w:rFonts w:ascii="Times New Roman" w:hAnsi="Times New Roman"/>
                <w:b w:val="0"/>
                <w:bCs w:val="0"/>
                <w:color w:val="auto"/>
                <w:lang w:val="en-GB" w:eastAsia="fr-FR"/>
              </w:rPr>
              <w:commentReference w:id="4193"/>
            </w:r>
            <w:r w:rsidRPr="001E7A27">
              <w:rPr>
                <w:rFonts w:ascii="Times New Roman" w:hAnsi="Times New Roman" w:cs="Times New Roman"/>
                <w:color w:val="000000" w:themeColor="text1"/>
                <w:sz w:val="18"/>
                <w:szCs w:val="18"/>
                <w:lang w:val="en-GB"/>
              </w:rPr>
              <w:t xml:space="preserve"> </w:t>
            </w:r>
          </w:p>
        </w:tc>
        <w:tc>
          <w:tcPr>
            <w:tcW w:w="852" w:type="dxa"/>
            <w:vAlign w:val="center"/>
          </w:tcPr>
          <w:p w14:paraId="1EC8BC70" w14:textId="77777777" w:rsidR="00C413D8" w:rsidRPr="001E7A27"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E7A27">
              <w:rPr>
                <w:rFonts w:ascii="Times New Roman" w:hAnsi="Times New Roman" w:cs="Times New Roman"/>
                <w:color w:val="000000" w:themeColor="text1"/>
                <w:sz w:val="18"/>
                <w:szCs w:val="18"/>
                <w:lang w:val="en-GB"/>
              </w:rPr>
              <w:t>MPI</w:t>
            </w:r>
          </w:p>
        </w:tc>
        <w:tc>
          <w:tcPr>
            <w:tcW w:w="959" w:type="dxa"/>
            <w:vAlign w:val="center"/>
          </w:tcPr>
          <w:p w14:paraId="15F1E3F7" w14:textId="77777777" w:rsidR="00C413D8" w:rsidRPr="001E7A27"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E7A27">
              <w:rPr>
                <w:rFonts w:ascii="Times New Roman" w:hAnsi="Times New Roman" w:cs="Times New Roman"/>
                <w:color w:val="000000" w:themeColor="text1"/>
                <w:sz w:val="18"/>
                <w:szCs w:val="18"/>
                <w:lang w:val="en-GB"/>
              </w:rPr>
              <w:t>NorESM2-LM</w:t>
            </w:r>
          </w:p>
        </w:tc>
        <w:tc>
          <w:tcPr>
            <w:tcW w:w="785" w:type="dxa"/>
            <w:vAlign w:val="center"/>
          </w:tcPr>
          <w:p w14:paraId="7BC334F2" w14:textId="77777777" w:rsidR="00C413D8" w:rsidRPr="001E7A27"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E7A27">
              <w:rPr>
                <w:rFonts w:ascii="Times New Roman" w:hAnsi="Times New Roman" w:cs="Times New Roman"/>
                <w:color w:val="000000" w:themeColor="text1"/>
                <w:sz w:val="18"/>
                <w:szCs w:val="18"/>
                <w:lang w:val="en-GB"/>
              </w:rPr>
              <w:t>UK</w:t>
            </w:r>
          </w:p>
        </w:tc>
      </w:tr>
      <w:tr w:rsidR="00C413D8" w:rsidRPr="001E7A27" w14:paraId="5866B593" w14:textId="77777777" w:rsidTr="00B75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Align w:val="bottom"/>
          </w:tcPr>
          <w:p w14:paraId="627D2FA5" w14:textId="77777777" w:rsidR="00C413D8" w:rsidRPr="001E7A27" w:rsidRDefault="00C413D8" w:rsidP="00B753DA">
            <w:pPr>
              <w:pStyle w:val="AR6Table"/>
              <w:widowControl w:val="0"/>
              <w:rPr>
                <w:rFonts w:ascii="Times New Roman" w:hAnsi="Times New Roman" w:cs="Times New Roman"/>
                <w:lang w:val="en-GB"/>
              </w:rPr>
            </w:pPr>
            <w:r w:rsidRPr="001E7A27">
              <w:rPr>
                <w:rFonts w:ascii="Times New Roman" w:hAnsi="Times New Roman" w:cs="Times New Roman"/>
                <w:lang w:val="en-GB"/>
              </w:rPr>
              <w:t>ESM</w:t>
            </w:r>
          </w:p>
        </w:tc>
        <w:tc>
          <w:tcPr>
            <w:tcW w:w="785" w:type="dxa"/>
            <w:vAlign w:val="bottom"/>
          </w:tcPr>
          <w:p w14:paraId="7799BCE2"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ACCESS-ESM1.5</w:t>
            </w:r>
          </w:p>
        </w:tc>
        <w:tc>
          <w:tcPr>
            <w:tcW w:w="874" w:type="dxa"/>
            <w:vAlign w:val="bottom"/>
          </w:tcPr>
          <w:p w14:paraId="5FF0122D"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BCC-CSM2-MR</w:t>
            </w:r>
          </w:p>
        </w:tc>
        <w:tc>
          <w:tcPr>
            <w:tcW w:w="723" w:type="dxa"/>
            <w:vAlign w:val="bottom"/>
          </w:tcPr>
          <w:p w14:paraId="17F62DBA"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CanESM5</w:t>
            </w:r>
          </w:p>
        </w:tc>
        <w:tc>
          <w:tcPr>
            <w:tcW w:w="625" w:type="dxa"/>
            <w:vAlign w:val="bottom"/>
          </w:tcPr>
          <w:p w14:paraId="5A450931"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CESM2</w:t>
            </w:r>
          </w:p>
        </w:tc>
        <w:tc>
          <w:tcPr>
            <w:tcW w:w="794" w:type="dxa"/>
            <w:vAlign w:val="bottom"/>
          </w:tcPr>
          <w:p w14:paraId="257E87BA"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 xml:space="preserve">CNRM-ESM2-1 </w:t>
            </w:r>
          </w:p>
        </w:tc>
        <w:tc>
          <w:tcPr>
            <w:tcW w:w="856" w:type="dxa"/>
            <w:vAlign w:val="bottom"/>
          </w:tcPr>
          <w:p w14:paraId="0229A5C5"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GFDL-ESM4</w:t>
            </w:r>
          </w:p>
        </w:tc>
        <w:tc>
          <w:tcPr>
            <w:tcW w:w="865" w:type="dxa"/>
            <w:vAlign w:val="bottom"/>
          </w:tcPr>
          <w:p w14:paraId="12C916B7"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IPSL-CM6A-LR</w:t>
            </w:r>
          </w:p>
        </w:tc>
        <w:tc>
          <w:tcPr>
            <w:tcW w:w="917" w:type="dxa"/>
            <w:vAlign w:val="bottom"/>
          </w:tcPr>
          <w:p w14:paraId="47791B09"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MIROC-ES2L</w:t>
            </w:r>
          </w:p>
        </w:tc>
        <w:tc>
          <w:tcPr>
            <w:tcW w:w="852" w:type="dxa"/>
            <w:vAlign w:val="bottom"/>
          </w:tcPr>
          <w:p w14:paraId="0C0F0DBA"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MPI-ESM1.2-LR</w:t>
            </w:r>
          </w:p>
        </w:tc>
        <w:tc>
          <w:tcPr>
            <w:tcW w:w="959" w:type="dxa"/>
            <w:vAlign w:val="bottom"/>
          </w:tcPr>
          <w:p w14:paraId="388E49CD"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NorESM2-LM</w:t>
            </w:r>
          </w:p>
        </w:tc>
        <w:tc>
          <w:tcPr>
            <w:tcW w:w="785" w:type="dxa"/>
            <w:vAlign w:val="bottom"/>
          </w:tcPr>
          <w:p w14:paraId="45B1FDE9"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UKESM1-0-LL</w:t>
            </w:r>
          </w:p>
        </w:tc>
      </w:tr>
      <w:tr w:rsidR="00C413D8" w:rsidRPr="001E7A27" w14:paraId="6DBFFB6C" w14:textId="77777777" w:rsidTr="00B753DA">
        <w:tc>
          <w:tcPr>
            <w:cnfStyle w:val="001000000000" w:firstRow="0" w:lastRow="0" w:firstColumn="1" w:lastColumn="0" w:oddVBand="0" w:evenVBand="0" w:oddHBand="0" w:evenHBand="0" w:firstRowFirstColumn="0" w:firstRowLastColumn="0" w:lastRowFirstColumn="0" w:lastRowLastColumn="0"/>
            <w:tcW w:w="10359" w:type="dxa"/>
            <w:gridSpan w:val="12"/>
            <w:shd w:val="clear" w:color="auto" w:fill="E2EFD9" w:themeFill="accent6" w:themeFillTint="33"/>
            <w:vAlign w:val="bottom"/>
          </w:tcPr>
          <w:p w14:paraId="7750B1C0" w14:textId="22319329" w:rsidR="00C413D8" w:rsidRPr="001E7A27" w:rsidRDefault="00C413D8" w:rsidP="00B753DA">
            <w:pPr>
              <w:pStyle w:val="AR6Table"/>
              <w:widowControl w:val="0"/>
              <w:rPr>
                <w:rFonts w:ascii="Times New Roman" w:hAnsi="Times New Roman" w:cs="Times New Roman"/>
                <w:bCs w:val="0"/>
                <w:lang w:val="en-GB"/>
              </w:rPr>
            </w:pPr>
            <w:r w:rsidRPr="001E7A27">
              <w:rPr>
                <w:rFonts w:ascii="Times New Roman" w:hAnsi="Times New Roman" w:cs="Times New Roman"/>
                <w:lang w:val="en-GB"/>
              </w:rPr>
              <w:t>Land carbon/biogeochemistry component</w:t>
            </w:r>
          </w:p>
        </w:tc>
      </w:tr>
      <w:tr w:rsidR="00883312" w:rsidRPr="001E7A27" w14:paraId="6E062BA9" w14:textId="77777777" w:rsidTr="00B753DA">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791D54FE" w14:textId="4D7B5F55" w:rsidR="00C413D8" w:rsidRPr="001E7A27" w:rsidRDefault="00C413D8" w:rsidP="00B753DA">
            <w:pPr>
              <w:pStyle w:val="AR6Table"/>
              <w:widowControl w:val="0"/>
              <w:rPr>
                <w:rFonts w:ascii="Times New Roman" w:hAnsi="Times New Roman" w:cs="Times New Roman"/>
                <w:lang w:val="en-GB"/>
              </w:rPr>
            </w:pPr>
            <w:r w:rsidRPr="001E7A27">
              <w:rPr>
                <w:rFonts w:ascii="Times New Roman" w:hAnsi="Times New Roman" w:cs="Times New Roman"/>
                <w:lang w:val="en-GB"/>
              </w:rPr>
              <w:t>Model name</w:t>
            </w:r>
          </w:p>
        </w:tc>
        <w:tc>
          <w:tcPr>
            <w:tcW w:w="785" w:type="dxa"/>
            <w:shd w:val="clear" w:color="auto" w:fill="E2EFD9" w:themeFill="accent6" w:themeFillTint="33"/>
            <w:vAlign w:val="bottom"/>
          </w:tcPr>
          <w:p w14:paraId="755290BA"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 xml:space="preserve">CABLE2.4 </w:t>
            </w:r>
          </w:p>
          <w:p w14:paraId="7B872488"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CASA-CNP</w:t>
            </w:r>
          </w:p>
        </w:tc>
        <w:tc>
          <w:tcPr>
            <w:tcW w:w="874" w:type="dxa"/>
            <w:shd w:val="clear" w:color="auto" w:fill="E2EFD9" w:themeFill="accent6" w:themeFillTint="33"/>
            <w:vAlign w:val="bottom"/>
          </w:tcPr>
          <w:p w14:paraId="0A916414"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eastAsia="zh-CN"/>
              </w:rPr>
              <w:t>BCC-AVIM2</w:t>
            </w:r>
          </w:p>
        </w:tc>
        <w:tc>
          <w:tcPr>
            <w:tcW w:w="723" w:type="dxa"/>
            <w:shd w:val="clear" w:color="auto" w:fill="E2EFD9" w:themeFill="accent6" w:themeFillTint="33"/>
            <w:vAlign w:val="bottom"/>
          </w:tcPr>
          <w:p w14:paraId="06B911AF"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CLASS-CTEM</w:t>
            </w:r>
          </w:p>
        </w:tc>
        <w:tc>
          <w:tcPr>
            <w:tcW w:w="625" w:type="dxa"/>
            <w:shd w:val="clear" w:color="auto" w:fill="E2EFD9" w:themeFill="accent6" w:themeFillTint="33"/>
            <w:vAlign w:val="bottom"/>
          </w:tcPr>
          <w:p w14:paraId="04E825D1"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CLM5</w:t>
            </w:r>
          </w:p>
        </w:tc>
        <w:tc>
          <w:tcPr>
            <w:tcW w:w="794" w:type="dxa"/>
            <w:shd w:val="clear" w:color="auto" w:fill="E2EFD9" w:themeFill="accent6" w:themeFillTint="33"/>
            <w:vAlign w:val="bottom"/>
          </w:tcPr>
          <w:p w14:paraId="58FF8217"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ISBA-CTRIP</w:t>
            </w:r>
          </w:p>
        </w:tc>
        <w:tc>
          <w:tcPr>
            <w:tcW w:w="856" w:type="dxa"/>
            <w:shd w:val="clear" w:color="auto" w:fill="E2EFD9" w:themeFill="accent6" w:themeFillTint="33"/>
            <w:vAlign w:val="bottom"/>
          </w:tcPr>
          <w:p w14:paraId="5D2E8AEA"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LM4p1</w:t>
            </w:r>
          </w:p>
        </w:tc>
        <w:tc>
          <w:tcPr>
            <w:tcW w:w="865" w:type="dxa"/>
            <w:shd w:val="clear" w:color="auto" w:fill="E2EFD9" w:themeFill="accent6" w:themeFillTint="33"/>
            <w:vAlign w:val="bottom"/>
          </w:tcPr>
          <w:p w14:paraId="5D9415B0"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ORCHIDEE ( 2)</w:t>
            </w:r>
          </w:p>
        </w:tc>
        <w:tc>
          <w:tcPr>
            <w:tcW w:w="917" w:type="dxa"/>
            <w:shd w:val="clear" w:color="auto" w:fill="E2EFD9" w:themeFill="accent6" w:themeFillTint="33"/>
            <w:vAlign w:val="bottom"/>
          </w:tcPr>
          <w:p w14:paraId="1510E33F"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 xml:space="preserve">MATSIRO (phys)   </w:t>
            </w:r>
          </w:p>
          <w:p w14:paraId="43EAA75A"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VISIT-e (BGC)</w:t>
            </w:r>
          </w:p>
        </w:tc>
        <w:tc>
          <w:tcPr>
            <w:tcW w:w="852" w:type="dxa"/>
            <w:shd w:val="clear" w:color="auto" w:fill="E2EFD9" w:themeFill="accent6" w:themeFillTint="33"/>
            <w:vAlign w:val="bottom"/>
          </w:tcPr>
          <w:p w14:paraId="1C22FBC4"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JSBACH3.2</w:t>
            </w:r>
          </w:p>
        </w:tc>
        <w:tc>
          <w:tcPr>
            <w:tcW w:w="959" w:type="dxa"/>
            <w:shd w:val="clear" w:color="auto" w:fill="E2EFD9" w:themeFill="accent6" w:themeFillTint="33"/>
            <w:vAlign w:val="bottom"/>
          </w:tcPr>
          <w:p w14:paraId="05216067"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CLM5</w:t>
            </w:r>
          </w:p>
        </w:tc>
        <w:tc>
          <w:tcPr>
            <w:tcW w:w="785" w:type="dxa"/>
            <w:shd w:val="clear" w:color="auto" w:fill="E2EFD9" w:themeFill="accent6" w:themeFillTint="33"/>
            <w:vAlign w:val="bottom"/>
          </w:tcPr>
          <w:p w14:paraId="6C7C0CDB"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JULES-ES-1.0</w:t>
            </w:r>
          </w:p>
        </w:tc>
      </w:tr>
      <w:tr w:rsidR="00883312" w:rsidRPr="001E7A27" w14:paraId="32F1194A" w14:textId="77777777" w:rsidTr="00B753DA">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7DC5E734" w14:textId="3C43C9DE" w:rsidR="00C413D8" w:rsidRPr="001E7A27" w:rsidRDefault="00C413D8" w:rsidP="00B753DA">
            <w:pPr>
              <w:pStyle w:val="AR6Table"/>
              <w:widowControl w:val="0"/>
              <w:rPr>
                <w:rFonts w:ascii="Times New Roman" w:hAnsi="Times New Roman" w:cs="Times New Roman"/>
                <w:lang w:val="en-GB"/>
              </w:rPr>
            </w:pPr>
            <w:r w:rsidRPr="001E7A27">
              <w:rPr>
                <w:rFonts w:ascii="Times New Roman" w:hAnsi="Times New Roman" w:cs="Times New Roman"/>
                <w:lang w:val="en-GB"/>
              </w:rPr>
              <w:t>Veg C pools</w:t>
            </w:r>
          </w:p>
        </w:tc>
        <w:tc>
          <w:tcPr>
            <w:tcW w:w="785" w:type="dxa"/>
            <w:shd w:val="clear" w:color="auto" w:fill="E2EFD9" w:themeFill="accent6" w:themeFillTint="33"/>
            <w:vAlign w:val="bottom"/>
          </w:tcPr>
          <w:p w14:paraId="2C43BCFD"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3</w:t>
            </w:r>
          </w:p>
        </w:tc>
        <w:tc>
          <w:tcPr>
            <w:tcW w:w="874" w:type="dxa"/>
            <w:shd w:val="clear" w:color="auto" w:fill="E2EFD9" w:themeFill="accent6" w:themeFillTint="33"/>
            <w:vAlign w:val="bottom"/>
          </w:tcPr>
          <w:p w14:paraId="3DB5FC91"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eastAsia="zh-CN"/>
              </w:rPr>
              <w:t>3</w:t>
            </w:r>
          </w:p>
        </w:tc>
        <w:tc>
          <w:tcPr>
            <w:tcW w:w="723" w:type="dxa"/>
            <w:shd w:val="clear" w:color="auto" w:fill="E2EFD9" w:themeFill="accent6" w:themeFillTint="33"/>
            <w:vAlign w:val="bottom"/>
          </w:tcPr>
          <w:p w14:paraId="09A72B88"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3</w:t>
            </w:r>
          </w:p>
        </w:tc>
        <w:tc>
          <w:tcPr>
            <w:tcW w:w="625" w:type="dxa"/>
            <w:shd w:val="clear" w:color="auto" w:fill="E2EFD9" w:themeFill="accent6" w:themeFillTint="33"/>
            <w:vAlign w:val="bottom"/>
          </w:tcPr>
          <w:p w14:paraId="6D3DC69D"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22</w:t>
            </w:r>
          </w:p>
        </w:tc>
        <w:tc>
          <w:tcPr>
            <w:tcW w:w="794" w:type="dxa"/>
            <w:shd w:val="clear" w:color="auto" w:fill="E2EFD9" w:themeFill="accent6" w:themeFillTint="33"/>
            <w:vAlign w:val="bottom"/>
          </w:tcPr>
          <w:p w14:paraId="75F95670"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6</w:t>
            </w:r>
          </w:p>
        </w:tc>
        <w:tc>
          <w:tcPr>
            <w:tcW w:w="856" w:type="dxa"/>
            <w:shd w:val="clear" w:color="auto" w:fill="E2EFD9" w:themeFill="accent6" w:themeFillTint="33"/>
            <w:vAlign w:val="bottom"/>
          </w:tcPr>
          <w:p w14:paraId="79760BFB"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6</w:t>
            </w:r>
          </w:p>
        </w:tc>
        <w:tc>
          <w:tcPr>
            <w:tcW w:w="865" w:type="dxa"/>
            <w:shd w:val="clear" w:color="auto" w:fill="E2EFD9" w:themeFill="accent6" w:themeFillTint="33"/>
            <w:vAlign w:val="bottom"/>
          </w:tcPr>
          <w:p w14:paraId="40B6A1C8"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8</w:t>
            </w:r>
          </w:p>
        </w:tc>
        <w:tc>
          <w:tcPr>
            <w:tcW w:w="917" w:type="dxa"/>
            <w:shd w:val="clear" w:color="auto" w:fill="E2EFD9" w:themeFill="accent6" w:themeFillTint="33"/>
            <w:vAlign w:val="bottom"/>
          </w:tcPr>
          <w:p w14:paraId="39694A67"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3</w:t>
            </w:r>
          </w:p>
        </w:tc>
        <w:tc>
          <w:tcPr>
            <w:tcW w:w="852" w:type="dxa"/>
            <w:shd w:val="clear" w:color="auto" w:fill="E2EFD9" w:themeFill="accent6" w:themeFillTint="33"/>
            <w:vAlign w:val="bottom"/>
          </w:tcPr>
          <w:p w14:paraId="1758159B"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3</w:t>
            </w:r>
          </w:p>
        </w:tc>
        <w:tc>
          <w:tcPr>
            <w:tcW w:w="959" w:type="dxa"/>
            <w:shd w:val="clear" w:color="auto" w:fill="E2EFD9" w:themeFill="accent6" w:themeFillTint="33"/>
            <w:vAlign w:val="bottom"/>
          </w:tcPr>
          <w:p w14:paraId="29419A06"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3</w:t>
            </w:r>
          </w:p>
        </w:tc>
        <w:tc>
          <w:tcPr>
            <w:tcW w:w="785" w:type="dxa"/>
            <w:shd w:val="clear" w:color="auto" w:fill="E2EFD9" w:themeFill="accent6" w:themeFillTint="33"/>
            <w:vAlign w:val="bottom"/>
          </w:tcPr>
          <w:p w14:paraId="54BEB34B"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3</w:t>
            </w:r>
          </w:p>
        </w:tc>
      </w:tr>
      <w:tr w:rsidR="00883312" w:rsidRPr="001E7A27" w14:paraId="1571BF42" w14:textId="77777777" w:rsidTr="00B75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66640BF0" w14:textId="2A5504FE" w:rsidR="00C413D8" w:rsidRPr="001E7A27" w:rsidRDefault="00C413D8" w:rsidP="00B753DA">
            <w:pPr>
              <w:pStyle w:val="AR6Table"/>
              <w:widowControl w:val="0"/>
              <w:rPr>
                <w:rFonts w:ascii="Times New Roman" w:hAnsi="Times New Roman" w:cs="Times New Roman"/>
                <w:lang w:val="en-GB"/>
              </w:rPr>
            </w:pPr>
            <w:r w:rsidRPr="001E7A27">
              <w:rPr>
                <w:rFonts w:ascii="Times New Roman" w:hAnsi="Times New Roman" w:cs="Times New Roman"/>
                <w:lang w:val="en-GB"/>
              </w:rPr>
              <w:t>Dead C pools</w:t>
            </w:r>
          </w:p>
        </w:tc>
        <w:tc>
          <w:tcPr>
            <w:tcW w:w="785" w:type="dxa"/>
            <w:shd w:val="clear" w:color="auto" w:fill="E2EFD9" w:themeFill="accent6" w:themeFillTint="33"/>
            <w:vAlign w:val="bottom"/>
          </w:tcPr>
          <w:p w14:paraId="272AF126"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6</w:t>
            </w:r>
          </w:p>
        </w:tc>
        <w:tc>
          <w:tcPr>
            <w:tcW w:w="874" w:type="dxa"/>
            <w:shd w:val="clear" w:color="auto" w:fill="E2EFD9" w:themeFill="accent6" w:themeFillTint="33"/>
            <w:vAlign w:val="bottom"/>
          </w:tcPr>
          <w:p w14:paraId="3571F50E"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eastAsia="zh-CN"/>
              </w:rPr>
              <w:t>8</w:t>
            </w:r>
          </w:p>
        </w:tc>
        <w:tc>
          <w:tcPr>
            <w:tcW w:w="723" w:type="dxa"/>
            <w:shd w:val="clear" w:color="auto" w:fill="E2EFD9" w:themeFill="accent6" w:themeFillTint="33"/>
            <w:vAlign w:val="bottom"/>
          </w:tcPr>
          <w:p w14:paraId="6FD2E10A"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2</w:t>
            </w:r>
          </w:p>
        </w:tc>
        <w:tc>
          <w:tcPr>
            <w:tcW w:w="625" w:type="dxa"/>
            <w:shd w:val="clear" w:color="auto" w:fill="E2EFD9" w:themeFill="accent6" w:themeFillTint="33"/>
            <w:vAlign w:val="bottom"/>
          </w:tcPr>
          <w:p w14:paraId="08103D5D"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 xml:space="preserve">7 </w:t>
            </w:r>
          </w:p>
        </w:tc>
        <w:tc>
          <w:tcPr>
            <w:tcW w:w="794" w:type="dxa"/>
            <w:shd w:val="clear" w:color="auto" w:fill="E2EFD9" w:themeFill="accent6" w:themeFillTint="33"/>
            <w:vAlign w:val="bottom"/>
          </w:tcPr>
          <w:p w14:paraId="720ECEA8"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7</w:t>
            </w:r>
          </w:p>
        </w:tc>
        <w:tc>
          <w:tcPr>
            <w:tcW w:w="856" w:type="dxa"/>
            <w:shd w:val="clear" w:color="auto" w:fill="E2EFD9" w:themeFill="accent6" w:themeFillTint="33"/>
            <w:vAlign w:val="bottom"/>
          </w:tcPr>
          <w:p w14:paraId="3D1AF3E0"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4</w:t>
            </w:r>
          </w:p>
        </w:tc>
        <w:tc>
          <w:tcPr>
            <w:tcW w:w="865" w:type="dxa"/>
            <w:shd w:val="clear" w:color="auto" w:fill="E2EFD9" w:themeFill="accent6" w:themeFillTint="33"/>
            <w:vAlign w:val="bottom"/>
          </w:tcPr>
          <w:p w14:paraId="4E0AA121"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3</w:t>
            </w:r>
          </w:p>
        </w:tc>
        <w:tc>
          <w:tcPr>
            <w:tcW w:w="917" w:type="dxa"/>
            <w:shd w:val="clear" w:color="auto" w:fill="E2EFD9" w:themeFill="accent6" w:themeFillTint="33"/>
            <w:vAlign w:val="bottom"/>
          </w:tcPr>
          <w:p w14:paraId="08D45724"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6</w:t>
            </w:r>
          </w:p>
        </w:tc>
        <w:tc>
          <w:tcPr>
            <w:tcW w:w="852" w:type="dxa"/>
            <w:shd w:val="clear" w:color="auto" w:fill="E2EFD9" w:themeFill="accent6" w:themeFillTint="33"/>
            <w:vAlign w:val="bottom"/>
          </w:tcPr>
          <w:p w14:paraId="551FC5FC"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18</w:t>
            </w:r>
          </w:p>
        </w:tc>
        <w:tc>
          <w:tcPr>
            <w:tcW w:w="959" w:type="dxa"/>
            <w:shd w:val="clear" w:color="auto" w:fill="E2EFD9" w:themeFill="accent6" w:themeFillTint="33"/>
            <w:vAlign w:val="bottom"/>
          </w:tcPr>
          <w:p w14:paraId="3EFB4072"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7</w:t>
            </w:r>
          </w:p>
        </w:tc>
        <w:tc>
          <w:tcPr>
            <w:tcW w:w="785" w:type="dxa"/>
            <w:shd w:val="clear" w:color="auto" w:fill="E2EFD9" w:themeFill="accent6" w:themeFillTint="33"/>
            <w:vAlign w:val="bottom"/>
          </w:tcPr>
          <w:p w14:paraId="47E41E78"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4</w:t>
            </w:r>
          </w:p>
        </w:tc>
      </w:tr>
      <w:tr w:rsidR="00883312" w:rsidRPr="001E7A27" w14:paraId="2756BCDA" w14:textId="77777777" w:rsidTr="00B753DA">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47C2FC66" w14:textId="77777777" w:rsidR="00C413D8" w:rsidRPr="001E7A27" w:rsidRDefault="00C413D8" w:rsidP="00B753DA">
            <w:pPr>
              <w:pStyle w:val="AR6Table"/>
              <w:widowControl w:val="0"/>
              <w:rPr>
                <w:rFonts w:ascii="Times New Roman" w:hAnsi="Times New Roman" w:cs="Times New Roman"/>
                <w:lang w:val="en-GB"/>
              </w:rPr>
            </w:pPr>
            <w:r w:rsidRPr="001E7A27">
              <w:rPr>
                <w:rFonts w:ascii="Times New Roman" w:hAnsi="Times New Roman" w:cs="Times New Roman"/>
                <w:lang w:val="en-GB"/>
              </w:rPr>
              <w:t>PFTS</w:t>
            </w:r>
          </w:p>
        </w:tc>
        <w:tc>
          <w:tcPr>
            <w:tcW w:w="785" w:type="dxa"/>
            <w:shd w:val="clear" w:color="auto" w:fill="E2EFD9" w:themeFill="accent6" w:themeFillTint="33"/>
            <w:vAlign w:val="bottom"/>
          </w:tcPr>
          <w:p w14:paraId="1E59C274"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 xml:space="preserve">13 </w:t>
            </w:r>
          </w:p>
        </w:tc>
        <w:tc>
          <w:tcPr>
            <w:tcW w:w="874" w:type="dxa"/>
            <w:shd w:val="clear" w:color="auto" w:fill="E2EFD9" w:themeFill="accent6" w:themeFillTint="33"/>
            <w:vAlign w:val="bottom"/>
          </w:tcPr>
          <w:p w14:paraId="7485971B"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eastAsia="zh-CN"/>
              </w:rPr>
              <w:t xml:space="preserve">16 </w:t>
            </w:r>
          </w:p>
        </w:tc>
        <w:tc>
          <w:tcPr>
            <w:tcW w:w="723" w:type="dxa"/>
            <w:shd w:val="clear" w:color="auto" w:fill="E2EFD9" w:themeFill="accent6" w:themeFillTint="33"/>
            <w:vAlign w:val="bottom"/>
          </w:tcPr>
          <w:p w14:paraId="4402E523"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9</w:t>
            </w:r>
          </w:p>
        </w:tc>
        <w:tc>
          <w:tcPr>
            <w:tcW w:w="625" w:type="dxa"/>
            <w:shd w:val="clear" w:color="auto" w:fill="E2EFD9" w:themeFill="accent6" w:themeFillTint="33"/>
            <w:vAlign w:val="bottom"/>
          </w:tcPr>
          <w:p w14:paraId="3E1D5325"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 xml:space="preserve">22 </w:t>
            </w:r>
          </w:p>
        </w:tc>
        <w:tc>
          <w:tcPr>
            <w:tcW w:w="794" w:type="dxa"/>
            <w:shd w:val="clear" w:color="auto" w:fill="E2EFD9" w:themeFill="accent6" w:themeFillTint="33"/>
            <w:vAlign w:val="bottom"/>
          </w:tcPr>
          <w:p w14:paraId="060B8DB5"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16</w:t>
            </w:r>
          </w:p>
        </w:tc>
        <w:tc>
          <w:tcPr>
            <w:tcW w:w="856" w:type="dxa"/>
            <w:shd w:val="clear" w:color="auto" w:fill="E2EFD9" w:themeFill="accent6" w:themeFillTint="33"/>
            <w:vAlign w:val="bottom"/>
          </w:tcPr>
          <w:p w14:paraId="04481560"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6</w:t>
            </w:r>
          </w:p>
        </w:tc>
        <w:tc>
          <w:tcPr>
            <w:tcW w:w="865" w:type="dxa"/>
            <w:shd w:val="clear" w:color="auto" w:fill="E2EFD9" w:themeFill="accent6" w:themeFillTint="33"/>
            <w:vAlign w:val="bottom"/>
          </w:tcPr>
          <w:p w14:paraId="5C68B554"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15</w:t>
            </w:r>
          </w:p>
        </w:tc>
        <w:tc>
          <w:tcPr>
            <w:tcW w:w="917" w:type="dxa"/>
            <w:shd w:val="clear" w:color="auto" w:fill="E2EFD9" w:themeFill="accent6" w:themeFillTint="33"/>
            <w:vAlign w:val="bottom"/>
          </w:tcPr>
          <w:p w14:paraId="38012CDC"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 xml:space="preserve">13 </w:t>
            </w:r>
          </w:p>
        </w:tc>
        <w:tc>
          <w:tcPr>
            <w:tcW w:w="852" w:type="dxa"/>
            <w:shd w:val="clear" w:color="auto" w:fill="E2EFD9" w:themeFill="accent6" w:themeFillTint="33"/>
            <w:vAlign w:val="bottom"/>
          </w:tcPr>
          <w:p w14:paraId="2022C97E" w14:textId="604CCB1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commentRangeStart w:id="4196"/>
            <w:r w:rsidRPr="001E7A27">
              <w:rPr>
                <w:rFonts w:ascii="Times New Roman" w:hAnsi="Times New Roman" w:cs="Times New Roman"/>
                <w:sz w:val="18"/>
                <w:szCs w:val="18"/>
                <w:lang w:val="en-GB"/>
              </w:rPr>
              <w:t>1</w:t>
            </w:r>
            <w:ins w:id="4197" w:author="Tom Maycock" w:date="2021-07-13T14:38:00Z">
              <w:r w:rsidR="00552EEF" w:rsidRPr="001E7A27">
                <w:rPr>
                  <w:rFonts w:ascii="Times New Roman" w:hAnsi="Times New Roman" w:cs="Times New Roman"/>
                  <w:sz w:val="18"/>
                  <w:szCs w:val="18"/>
                  <w:lang w:val="en-GB"/>
                </w:rPr>
                <w:t>2</w:t>
              </w:r>
            </w:ins>
            <w:del w:id="4198" w:author="Tom Maycock" w:date="2021-07-13T14:38:00Z">
              <w:r w:rsidRPr="001E7A27" w:rsidDel="00552EEF">
                <w:rPr>
                  <w:rFonts w:ascii="Times New Roman" w:hAnsi="Times New Roman" w:cs="Times New Roman"/>
                  <w:sz w:val="18"/>
                  <w:szCs w:val="18"/>
                  <w:lang w:val="en-GB"/>
                </w:rPr>
                <w:delText>3</w:delText>
              </w:r>
            </w:del>
            <w:commentRangeEnd w:id="4196"/>
            <w:r w:rsidR="00552EEF" w:rsidRPr="001E7A27">
              <w:rPr>
                <w:rStyle w:val="CommentReference"/>
                <w:rFonts w:ascii="Times New Roman" w:hAnsi="Times New Roman"/>
                <w:lang w:val="en-GB" w:eastAsia="fr-FR"/>
              </w:rPr>
              <w:commentReference w:id="4196"/>
            </w:r>
            <w:r w:rsidRPr="001E7A27">
              <w:rPr>
                <w:rFonts w:ascii="Times New Roman" w:hAnsi="Times New Roman" w:cs="Times New Roman"/>
                <w:sz w:val="18"/>
                <w:szCs w:val="18"/>
                <w:lang w:val="en-GB"/>
              </w:rPr>
              <w:t xml:space="preserve"> </w:t>
            </w:r>
          </w:p>
        </w:tc>
        <w:tc>
          <w:tcPr>
            <w:tcW w:w="959" w:type="dxa"/>
            <w:shd w:val="clear" w:color="auto" w:fill="E2EFD9" w:themeFill="accent6" w:themeFillTint="33"/>
            <w:vAlign w:val="bottom"/>
          </w:tcPr>
          <w:p w14:paraId="7198AAE1"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21</w:t>
            </w:r>
          </w:p>
        </w:tc>
        <w:tc>
          <w:tcPr>
            <w:tcW w:w="785" w:type="dxa"/>
            <w:shd w:val="clear" w:color="auto" w:fill="E2EFD9" w:themeFill="accent6" w:themeFillTint="33"/>
            <w:vAlign w:val="bottom"/>
          </w:tcPr>
          <w:p w14:paraId="08E07E37"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13</w:t>
            </w:r>
          </w:p>
        </w:tc>
      </w:tr>
      <w:tr w:rsidR="00883312" w:rsidRPr="001E7A27" w14:paraId="3A9F5C05" w14:textId="77777777" w:rsidTr="00B75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4597CBDD" w14:textId="77777777" w:rsidR="00C413D8" w:rsidRPr="001E7A27" w:rsidRDefault="00C413D8" w:rsidP="00B753DA">
            <w:pPr>
              <w:pStyle w:val="AR6Table"/>
              <w:widowControl w:val="0"/>
              <w:rPr>
                <w:rFonts w:ascii="Times New Roman" w:hAnsi="Times New Roman" w:cs="Times New Roman"/>
                <w:lang w:val="en-GB"/>
              </w:rPr>
            </w:pPr>
            <w:r w:rsidRPr="001E7A27">
              <w:rPr>
                <w:rFonts w:ascii="Times New Roman" w:hAnsi="Times New Roman" w:cs="Times New Roman"/>
                <w:lang w:val="en-GB"/>
              </w:rPr>
              <w:t>Fire</w:t>
            </w:r>
          </w:p>
        </w:tc>
        <w:tc>
          <w:tcPr>
            <w:tcW w:w="785" w:type="dxa"/>
            <w:shd w:val="clear" w:color="auto" w:fill="E2EFD9" w:themeFill="accent6" w:themeFillTint="33"/>
            <w:vAlign w:val="bottom"/>
          </w:tcPr>
          <w:p w14:paraId="6B74C0DD"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874" w:type="dxa"/>
            <w:shd w:val="clear" w:color="auto" w:fill="E2EFD9" w:themeFill="accent6" w:themeFillTint="33"/>
            <w:vAlign w:val="bottom"/>
          </w:tcPr>
          <w:p w14:paraId="7917C77B"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eastAsia="zh-CN"/>
              </w:rPr>
              <w:t>No</w:t>
            </w:r>
          </w:p>
        </w:tc>
        <w:tc>
          <w:tcPr>
            <w:tcW w:w="723" w:type="dxa"/>
            <w:shd w:val="clear" w:color="auto" w:fill="E2EFD9" w:themeFill="accent6" w:themeFillTint="33"/>
            <w:vAlign w:val="bottom"/>
          </w:tcPr>
          <w:p w14:paraId="204CBACA"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625" w:type="dxa"/>
            <w:shd w:val="clear" w:color="auto" w:fill="E2EFD9" w:themeFill="accent6" w:themeFillTint="33"/>
            <w:vAlign w:val="bottom"/>
          </w:tcPr>
          <w:p w14:paraId="3AA689A9"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c>
          <w:tcPr>
            <w:tcW w:w="794" w:type="dxa"/>
            <w:shd w:val="clear" w:color="auto" w:fill="E2EFD9" w:themeFill="accent6" w:themeFillTint="33"/>
            <w:vAlign w:val="bottom"/>
          </w:tcPr>
          <w:p w14:paraId="21FBEDAA"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c>
          <w:tcPr>
            <w:tcW w:w="856" w:type="dxa"/>
            <w:shd w:val="clear" w:color="auto" w:fill="E2EFD9" w:themeFill="accent6" w:themeFillTint="33"/>
            <w:vAlign w:val="bottom"/>
          </w:tcPr>
          <w:p w14:paraId="58D9615B"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c>
          <w:tcPr>
            <w:tcW w:w="865" w:type="dxa"/>
            <w:shd w:val="clear" w:color="auto" w:fill="E2EFD9" w:themeFill="accent6" w:themeFillTint="33"/>
            <w:vAlign w:val="bottom"/>
          </w:tcPr>
          <w:p w14:paraId="2678CEA8"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917" w:type="dxa"/>
            <w:shd w:val="clear" w:color="auto" w:fill="E2EFD9" w:themeFill="accent6" w:themeFillTint="33"/>
            <w:vAlign w:val="bottom"/>
          </w:tcPr>
          <w:p w14:paraId="039CBA68"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852" w:type="dxa"/>
            <w:shd w:val="clear" w:color="auto" w:fill="E2EFD9" w:themeFill="accent6" w:themeFillTint="33"/>
            <w:vAlign w:val="bottom"/>
          </w:tcPr>
          <w:p w14:paraId="2EA7E42D"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c>
          <w:tcPr>
            <w:tcW w:w="959" w:type="dxa"/>
            <w:shd w:val="clear" w:color="auto" w:fill="E2EFD9" w:themeFill="accent6" w:themeFillTint="33"/>
            <w:vAlign w:val="bottom"/>
          </w:tcPr>
          <w:p w14:paraId="79E95541"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c>
          <w:tcPr>
            <w:tcW w:w="785" w:type="dxa"/>
            <w:shd w:val="clear" w:color="auto" w:fill="E2EFD9" w:themeFill="accent6" w:themeFillTint="33"/>
            <w:vAlign w:val="bottom"/>
          </w:tcPr>
          <w:p w14:paraId="0778A6B0"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r>
      <w:tr w:rsidR="00883312" w:rsidRPr="001E7A27" w14:paraId="59C74725" w14:textId="77777777" w:rsidTr="00B753DA">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0E99FA7F" w14:textId="77777777" w:rsidR="00C413D8" w:rsidRPr="001E7A27" w:rsidRDefault="00C413D8" w:rsidP="00B753DA">
            <w:pPr>
              <w:pStyle w:val="AR6Table"/>
              <w:widowControl w:val="0"/>
              <w:rPr>
                <w:rFonts w:ascii="Times New Roman" w:hAnsi="Times New Roman" w:cs="Times New Roman"/>
                <w:lang w:val="en-GB"/>
              </w:rPr>
            </w:pPr>
            <w:r w:rsidRPr="001E7A27">
              <w:rPr>
                <w:rFonts w:ascii="Times New Roman" w:hAnsi="Times New Roman" w:cs="Times New Roman"/>
                <w:lang w:val="en-GB"/>
              </w:rPr>
              <w:t xml:space="preserve">Dynamic Veg </w:t>
            </w:r>
          </w:p>
        </w:tc>
        <w:tc>
          <w:tcPr>
            <w:tcW w:w="785" w:type="dxa"/>
            <w:shd w:val="clear" w:color="auto" w:fill="E2EFD9" w:themeFill="accent6" w:themeFillTint="33"/>
            <w:vAlign w:val="bottom"/>
          </w:tcPr>
          <w:p w14:paraId="442B82F9"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874" w:type="dxa"/>
            <w:shd w:val="clear" w:color="auto" w:fill="E2EFD9" w:themeFill="accent6" w:themeFillTint="33"/>
            <w:vAlign w:val="bottom"/>
          </w:tcPr>
          <w:p w14:paraId="544C6412"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eastAsia="zh-CN"/>
              </w:rPr>
              <w:t>No</w:t>
            </w:r>
          </w:p>
        </w:tc>
        <w:tc>
          <w:tcPr>
            <w:tcW w:w="723" w:type="dxa"/>
            <w:shd w:val="clear" w:color="auto" w:fill="E2EFD9" w:themeFill="accent6" w:themeFillTint="33"/>
            <w:vAlign w:val="bottom"/>
          </w:tcPr>
          <w:p w14:paraId="11A7E9AC"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625" w:type="dxa"/>
            <w:shd w:val="clear" w:color="auto" w:fill="E2EFD9" w:themeFill="accent6" w:themeFillTint="33"/>
            <w:vAlign w:val="bottom"/>
          </w:tcPr>
          <w:p w14:paraId="71BC2ADF"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794" w:type="dxa"/>
            <w:shd w:val="clear" w:color="auto" w:fill="E2EFD9" w:themeFill="accent6" w:themeFillTint="33"/>
            <w:vAlign w:val="bottom"/>
          </w:tcPr>
          <w:p w14:paraId="5AC5A07A"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856" w:type="dxa"/>
            <w:shd w:val="clear" w:color="auto" w:fill="E2EFD9" w:themeFill="accent6" w:themeFillTint="33"/>
            <w:vAlign w:val="bottom"/>
          </w:tcPr>
          <w:p w14:paraId="6AAA3EB6"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c>
          <w:tcPr>
            <w:tcW w:w="865" w:type="dxa"/>
            <w:shd w:val="clear" w:color="auto" w:fill="E2EFD9" w:themeFill="accent6" w:themeFillTint="33"/>
            <w:vAlign w:val="bottom"/>
          </w:tcPr>
          <w:p w14:paraId="2034B685"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917" w:type="dxa"/>
            <w:shd w:val="clear" w:color="auto" w:fill="E2EFD9" w:themeFill="accent6" w:themeFillTint="33"/>
            <w:vAlign w:val="bottom"/>
          </w:tcPr>
          <w:p w14:paraId="214ABD19"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852" w:type="dxa"/>
            <w:shd w:val="clear" w:color="auto" w:fill="E2EFD9" w:themeFill="accent6" w:themeFillTint="33"/>
            <w:vAlign w:val="bottom"/>
          </w:tcPr>
          <w:p w14:paraId="4B452513"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c>
          <w:tcPr>
            <w:tcW w:w="959" w:type="dxa"/>
            <w:shd w:val="clear" w:color="auto" w:fill="E2EFD9" w:themeFill="accent6" w:themeFillTint="33"/>
            <w:vAlign w:val="bottom"/>
          </w:tcPr>
          <w:p w14:paraId="36AC1E33"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785" w:type="dxa"/>
            <w:shd w:val="clear" w:color="auto" w:fill="E2EFD9" w:themeFill="accent6" w:themeFillTint="33"/>
            <w:vAlign w:val="bottom"/>
          </w:tcPr>
          <w:p w14:paraId="040F4B45"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r>
      <w:tr w:rsidR="00883312" w:rsidRPr="001E7A27" w14:paraId="69A56D29" w14:textId="77777777" w:rsidTr="00B75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4D012F4E" w14:textId="77777777" w:rsidR="00C413D8" w:rsidRPr="001E7A27" w:rsidRDefault="00C413D8" w:rsidP="00B753DA">
            <w:pPr>
              <w:pStyle w:val="AR6Table"/>
              <w:widowControl w:val="0"/>
              <w:rPr>
                <w:rFonts w:ascii="Times New Roman" w:hAnsi="Times New Roman" w:cs="Times New Roman"/>
                <w:lang w:val="en-GB"/>
              </w:rPr>
            </w:pPr>
            <w:r w:rsidRPr="001E7A27">
              <w:rPr>
                <w:rFonts w:ascii="Times New Roman" w:hAnsi="Times New Roman" w:cs="Times New Roman"/>
                <w:lang w:val="en-GB"/>
              </w:rPr>
              <w:t>Permafrost C</w:t>
            </w:r>
          </w:p>
        </w:tc>
        <w:tc>
          <w:tcPr>
            <w:tcW w:w="785" w:type="dxa"/>
            <w:shd w:val="clear" w:color="auto" w:fill="E2EFD9" w:themeFill="accent6" w:themeFillTint="33"/>
            <w:vAlign w:val="bottom"/>
          </w:tcPr>
          <w:p w14:paraId="4180AD82"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874" w:type="dxa"/>
            <w:shd w:val="clear" w:color="auto" w:fill="E2EFD9" w:themeFill="accent6" w:themeFillTint="33"/>
            <w:vAlign w:val="bottom"/>
          </w:tcPr>
          <w:p w14:paraId="008D3CD5"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eastAsia="zh-CN"/>
              </w:rPr>
            </w:pPr>
            <w:r w:rsidRPr="001E7A27">
              <w:rPr>
                <w:rFonts w:ascii="Times New Roman" w:hAnsi="Times New Roman" w:cs="Times New Roman"/>
                <w:sz w:val="18"/>
                <w:szCs w:val="18"/>
                <w:lang w:val="en-GB" w:eastAsia="zh-CN"/>
              </w:rPr>
              <w:t>No</w:t>
            </w:r>
          </w:p>
        </w:tc>
        <w:tc>
          <w:tcPr>
            <w:tcW w:w="723" w:type="dxa"/>
            <w:shd w:val="clear" w:color="auto" w:fill="E2EFD9" w:themeFill="accent6" w:themeFillTint="33"/>
            <w:vAlign w:val="bottom"/>
          </w:tcPr>
          <w:p w14:paraId="45635A5F"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625" w:type="dxa"/>
            <w:shd w:val="clear" w:color="auto" w:fill="E2EFD9" w:themeFill="accent6" w:themeFillTint="33"/>
            <w:vAlign w:val="bottom"/>
          </w:tcPr>
          <w:p w14:paraId="0F8EC1B0"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c>
          <w:tcPr>
            <w:tcW w:w="794" w:type="dxa"/>
            <w:shd w:val="clear" w:color="auto" w:fill="E2EFD9" w:themeFill="accent6" w:themeFillTint="33"/>
            <w:vAlign w:val="bottom"/>
          </w:tcPr>
          <w:p w14:paraId="72A92D57"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856" w:type="dxa"/>
            <w:shd w:val="clear" w:color="auto" w:fill="E2EFD9" w:themeFill="accent6" w:themeFillTint="33"/>
            <w:vAlign w:val="bottom"/>
          </w:tcPr>
          <w:p w14:paraId="5F3D497B"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865" w:type="dxa"/>
            <w:shd w:val="clear" w:color="auto" w:fill="E2EFD9" w:themeFill="accent6" w:themeFillTint="33"/>
            <w:vAlign w:val="bottom"/>
          </w:tcPr>
          <w:p w14:paraId="4D38DCA8"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917" w:type="dxa"/>
            <w:shd w:val="clear" w:color="auto" w:fill="E2EFD9" w:themeFill="accent6" w:themeFillTint="33"/>
            <w:vAlign w:val="bottom"/>
          </w:tcPr>
          <w:p w14:paraId="1976053B"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852" w:type="dxa"/>
            <w:shd w:val="clear" w:color="auto" w:fill="E2EFD9" w:themeFill="accent6" w:themeFillTint="33"/>
            <w:vAlign w:val="bottom"/>
          </w:tcPr>
          <w:p w14:paraId="5FB366FF"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959" w:type="dxa"/>
            <w:shd w:val="clear" w:color="auto" w:fill="E2EFD9" w:themeFill="accent6" w:themeFillTint="33"/>
            <w:vAlign w:val="bottom"/>
          </w:tcPr>
          <w:p w14:paraId="0083382E"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c>
          <w:tcPr>
            <w:tcW w:w="785" w:type="dxa"/>
            <w:shd w:val="clear" w:color="auto" w:fill="E2EFD9" w:themeFill="accent6" w:themeFillTint="33"/>
            <w:vAlign w:val="bottom"/>
          </w:tcPr>
          <w:p w14:paraId="450EF3A2"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r>
      <w:tr w:rsidR="00883312" w:rsidRPr="001E7A27" w14:paraId="0F88DCD6" w14:textId="77777777" w:rsidTr="00B753DA">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0A59A500" w14:textId="52390428" w:rsidR="00C413D8" w:rsidRPr="001E7A27" w:rsidRDefault="00C413D8" w:rsidP="00B753DA">
            <w:pPr>
              <w:pStyle w:val="AR6Table"/>
              <w:widowControl w:val="0"/>
              <w:rPr>
                <w:rFonts w:ascii="Times New Roman" w:hAnsi="Times New Roman" w:cs="Times New Roman"/>
                <w:lang w:val="en-GB"/>
              </w:rPr>
            </w:pPr>
            <w:r w:rsidRPr="001E7A27">
              <w:rPr>
                <w:rFonts w:ascii="Times New Roman" w:hAnsi="Times New Roman" w:cs="Times New Roman"/>
                <w:lang w:val="en-GB"/>
              </w:rPr>
              <w:t>Nitrogen cycle</w:t>
            </w:r>
          </w:p>
        </w:tc>
        <w:tc>
          <w:tcPr>
            <w:tcW w:w="785" w:type="dxa"/>
            <w:shd w:val="clear" w:color="auto" w:fill="E2EFD9" w:themeFill="accent6" w:themeFillTint="33"/>
            <w:vAlign w:val="bottom"/>
          </w:tcPr>
          <w:p w14:paraId="2C1BA214"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 xml:space="preserve">Yes </w:t>
            </w:r>
          </w:p>
        </w:tc>
        <w:tc>
          <w:tcPr>
            <w:tcW w:w="874" w:type="dxa"/>
            <w:shd w:val="clear" w:color="auto" w:fill="E2EFD9" w:themeFill="accent6" w:themeFillTint="33"/>
            <w:vAlign w:val="bottom"/>
          </w:tcPr>
          <w:p w14:paraId="3B25B222"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eastAsia="zh-CN"/>
              </w:rPr>
              <w:t>No</w:t>
            </w:r>
          </w:p>
        </w:tc>
        <w:tc>
          <w:tcPr>
            <w:tcW w:w="723" w:type="dxa"/>
            <w:shd w:val="clear" w:color="auto" w:fill="E2EFD9" w:themeFill="accent6" w:themeFillTint="33"/>
            <w:vAlign w:val="bottom"/>
          </w:tcPr>
          <w:p w14:paraId="302F862A"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625" w:type="dxa"/>
            <w:shd w:val="clear" w:color="auto" w:fill="E2EFD9" w:themeFill="accent6" w:themeFillTint="33"/>
            <w:vAlign w:val="bottom"/>
          </w:tcPr>
          <w:p w14:paraId="2A3ABB7F"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c>
          <w:tcPr>
            <w:tcW w:w="794" w:type="dxa"/>
            <w:shd w:val="clear" w:color="auto" w:fill="E2EFD9" w:themeFill="accent6" w:themeFillTint="33"/>
            <w:vAlign w:val="bottom"/>
          </w:tcPr>
          <w:p w14:paraId="2A37C07E"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 xml:space="preserve">No </w:t>
            </w:r>
          </w:p>
        </w:tc>
        <w:tc>
          <w:tcPr>
            <w:tcW w:w="856" w:type="dxa"/>
            <w:shd w:val="clear" w:color="auto" w:fill="E2EFD9" w:themeFill="accent6" w:themeFillTint="33"/>
            <w:vAlign w:val="bottom"/>
          </w:tcPr>
          <w:p w14:paraId="37E074F2"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865" w:type="dxa"/>
            <w:shd w:val="clear" w:color="auto" w:fill="E2EFD9" w:themeFill="accent6" w:themeFillTint="33"/>
            <w:vAlign w:val="bottom"/>
          </w:tcPr>
          <w:p w14:paraId="38F33338"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No</w:t>
            </w:r>
          </w:p>
        </w:tc>
        <w:tc>
          <w:tcPr>
            <w:tcW w:w="917" w:type="dxa"/>
            <w:shd w:val="clear" w:color="auto" w:fill="E2EFD9" w:themeFill="accent6" w:themeFillTint="33"/>
            <w:vAlign w:val="bottom"/>
          </w:tcPr>
          <w:p w14:paraId="6500B3DF"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c>
          <w:tcPr>
            <w:tcW w:w="852" w:type="dxa"/>
            <w:shd w:val="clear" w:color="auto" w:fill="E2EFD9" w:themeFill="accent6" w:themeFillTint="33"/>
            <w:vAlign w:val="bottom"/>
          </w:tcPr>
          <w:p w14:paraId="67016B9E"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c>
          <w:tcPr>
            <w:tcW w:w="959" w:type="dxa"/>
            <w:shd w:val="clear" w:color="auto" w:fill="E2EFD9" w:themeFill="accent6" w:themeFillTint="33"/>
            <w:vAlign w:val="bottom"/>
          </w:tcPr>
          <w:p w14:paraId="3C8A8509"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c>
          <w:tcPr>
            <w:tcW w:w="785" w:type="dxa"/>
            <w:shd w:val="clear" w:color="auto" w:fill="E2EFD9" w:themeFill="accent6" w:themeFillTint="33"/>
            <w:vAlign w:val="bottom"/>
          </w:tcPr>
          <w:p w14:paraId="291E6EAE"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Yes</w:t>
            </w:r>
          </w:p>
        </w:tc>
      </w:tr>
      <w:tr w:rsidR="00C413D8" w:rsidRPr="001E7A27" w14:paraId="7ECE1627" w14:textId="77777777" w:rsidTr="00B75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9" w:type="dxa"/>
            <w:gridSpan w:val="12"/>
            <w:shd w:val="clear" w:color="auto" w:fill="D9E2F3" w:themeFill="accent5" w:themeFillTint="33"/>
            <w:vAlign w:val="bottom"/>
          </w:tcPr>
          <w:p w14:paraId="108CA622" w14:textId="0CD81F9F" w:rsidR="00C413D8" w:rsidRPr="001E7A27" w:rsidRDefault="00C413D8" w:rsidP="00B753DA">
            <w:pPr>
              <w:pStyle w:val="AR6Table"/>
              <w:widowControl w:val="0"/>
              <w:rPr>
                <w:rFonts w:ascii="Times New Roman" w:hAnsi="Times New Roman" w:cs="Times New Roman"/>
                <w:bCs w:val="0"/>
                <w:lang w:val="en-GB"/>
              </w:rPr>
            </w:pPr>
            <w:r w:rsidRPr="001E7A27">
              <w:rPr>
                <w:rFonts w:ascii="Times New Roman" w:hAnsi="Times New Roman" w:cs="Times New Roman"/>
                <w:lang w:val="en-GB"/>
              </w:rPr>
              <w:t xml:space="preserve">Ocean carbon/biogeochemistry component </w:t>
            </w:r>
          </w:p>
        </w:tc>
      </w:tr>
      <w:tr w:rsidR="00883312" w:rsidRPr="001E7A27" w14:paraId="4F47061E" w14:textId="77777777" w:rsidTr="00B753DA">
        <w:tc>
          <w:tcPr>
            <w:cnfStyle w:val="001000000000" w:firstRow="0" w:lastRow="0" w:firstColumn="1" w:lastColumn="0" w:oddVBand="0" w:evenVBand="0" w:oddHBand="0" w:evenHBand="0" w:firstRowFirstColumn="0" w:firstRowLastColumn="0" w:lastRowFirstColumn="0" w:lastRowLastColumn="0"/>
            <w:tcW w:w="1324" w:type="dxa"/>
            <w:shd w:val="clear" w:color="auto" w:fill="D9E2F3" w:themeFill="accent5" w:themeFillTint="33"/>
            <w:vAlign w:val="bottom"/>
          </w:tcPr>
          <w:p w14:paraId="4334D206" w14:textId="556EC77F" w:rsidR="00C413D8" w:rsidRPr="001E7A27" w:rsidRDefault="00C413D8" w:rsidP="00B753DA">
            <w:pPr>
              <w:pStyle w:val="AR6Table"/>
              <w:widowControl w:val="0"/>
              <w:rPr>
                <w:rFonts w:ascii="Times New Roman" w:hAnsi="Times New Roman" w:cs="Times New Roman"/>
                <w:lang w:val="en-GB"/>
              </w:rPr>
            </w:pPr>
            <w:r w:rsidRPr="001E7A27">
              <w:rPr>
                <w:rFonts w:ascii="Times New Roman" w:hAnsi="Times New Roman" w:cs="Times New Roman"/>
                <w:lang w:val="en-GB"/>
              </w:rPr>
              <w:t>Model name</w:t>
            </w:r>
          </w:p>
        </w:tc>
        <w:tc>
          <w:tcPr>
            <w:tcW w:w="785" w:type="dxa"/>
            <w:shd w:val="clear" w:color="auto" w:fill="D9E2F3" w:themeFill="accent5" w:themeFillTint="33"/>
            <w:vAlign w:val="bottom"/>
          </w:tcPr>
          <w:p w14:paraId="5C6A13C2"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WOMBAT</w:t>
            </w:r>
          </w:p>
        </w:tc>
        <w:tc>
          <w:tcPr>
            <w:tcW w:w="874" w:type="dxa"/>
            <w:shd w:val="clear" w:color="auto" w:fill="D9E2F3" w:themeFill="accent5" w:themeFillTint="33"/>
            <w:vAlign w:val="bottom"/>
          </w:tcPr>
          <w:p w14:paraId="6C84E2AC"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eastAsia="zh-CN"/>
              </w:rPr>
            </w:pPr>
            <w:r w:rsidRPr="001E7A27">
              <w:rPr>
                <w:rFonts w:ascii="Times New Roman" w:hAnsi="Times New Roman" w:cs="Times New Roman"/>
                <w:sz w:val="16"/>
                <w:szCs w:val="16"/>
                <w:lang w:val="en-GB" w:eastAsia="zh-CN"/>
              </w:rPr>
              <w:t>MOM4_L40</w:t>
            </w:r>
          </w:p>
        </w:tc>
        <w:tc>
          <w:tcPr>
            <w:tcW w:w="723" w:type="dxa"/>
            <w:shd w:val="clear" w:color="auto" w:fill="D9E2F3" w:themeFill="accent5" w:themeFillTint="33"/>
            <w:vAlign w:val="bottom"/>
          </w:tcPr>
          <w:p w14:paraId="40F8E196"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CMOC (biol)</w:t>
            </w:r>
          </w:p>
        </w:tc>
        <w:tc>
          <w:tcPr>
            <w:tcW w:w="625" w:type="dxa"/>
            <w:shd w:val="clear" w:color="auto" w:fill="D9E2F3" w:themeFill="accent5" w:themeFillTint="33"/>
            <w:vAlign w:val="bottom"/>
          </w:tcPr>
          <w:p w14:paraId="26F31022"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MARBL</w:t>
            </w:r>
          </w:p>
        </w:tc>
        <w:tc>
          <w:tcPr>
            <w:tcW w:w="794" w:type="dxa"/>
            <w:shd w:val="clear" w:color="auto" w:fill="D9E2F3" w:themeFill="accent5" w:themeFillTint="33"/>
            <w:vAlign w:val="bottom"/>
          </w:tcPr>
          <w:p w14:paraId="55BEBD9E"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PISCESv2-gas</w:t>
            </w:r>
          </w:p>
        </w:tc>
        <w:tc>
          <w:tcPr>
            <w:tcW w:w="856" w:type="dxa"/>
            <w:shd w:val="clear" w:color="auto" w:fill="D9E2F3" w:themeFill="accent5" w:themeFillTint="33"/>
            <w:vAlign w:val="bottom"/>
          </w:tcPr>
          <w:p w14:paraId="117D4B5D"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COBALTv2</w:t>
            </w:r>
          </w:p>
        </w:tc>
        <w:tc>
          <w:tcPr>
            <w:tcW w:w="865" w:type="dxa"/>
            <w:shd w:val="clear" w:color="auto" w:fill="D9E2F3" w:themeFill="accent5" w:themeFillTint="33"/>
            <w:vAlign w:val="bottom"/>
          </w:tcPr>
          <w:p w14:paraId="0EC0F705"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PISCES-v2</w:t>
            </w:r>
          </w:p>
        </w:tc>
        <w:tc>
          <w:tcPr>
            <w:tcW w:w="917" w:type="dxa"/>
            <w:shd w:val="clear" w:color="auto" w:fill="D9E2F3" w:themeFill="accent5" w:themeFillTint="33"/>
            <w:vAlign w:val="bottom"/>
          </w:tcPr>
          <w:p w14:paraId="1BD13231"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OECO2</w:t>
            </w:r>
          </w:p>
        </w:tc>
        <w:tc>
          <w:tcPr>
            <w:tcW w:w="852" w:type="dxa"/>
            <w:shd w:val="clear" w:color="auto" w:fill="D9E2F3" w:themeFill="accent5" w:themeFillTint="33"/>
            <w:vAlign w:val="bottom"/>
          </w:tcPr>
          <w:p w14:paraId="437F3E31"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HAMOCC6</w:t>
            </w:r>
          </w:p>
        </w:tc>
        <w:tc>
          <w:tcPr>
            <w:tcW w:w="959" w:type="dxa"/>
            <w:shd w:val="clear" w:color="auto" w:fill="D9E2F3" w:themeFill="accent5" w:themeFillTint="33"/>
            <w:vAlign w:val="bottom"/>
          </w:tcPr>
          <w:p w14:paraId="0381C714"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HAMOCC5.1</w:t>
            </w:r>
          </w:p>
        </w:tc>
        <w:tc>
          <w:tcPr>
            <w:tcW w:w="785" w:type="dxa"/>
            <w:shd w:val="clear" w:color="auto" w:fill="D9E2F3" w:themeFill="accent5" w:themeFillTint="33"/>
            <w:vAlign w:val="bottom"/>
          </w:tcPr>
          <w:p w14:paraId="24BF059C"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E7A27">
              <w:rPr>
                <w:rFonts w:ascii="Times New Roman" w:hAnsi="Times New Roman" w:cs="Times New Roman"/>
                <w:sz w:val="16"/>
                <w:szCs w:val="16"/>
                <w:lang w:val="en-GB"/>
              </w:rPr>
              <w:t>MEDUSA-2.1</w:t>
            </w:r>
          </w:p>
        </w:tc>
      </w:tr>
      <w:tr w:rsidR="00883312" w:rsidRPr="001E7A27" w14:paraId="59402444" w14:textId="77777777" w:rsidTr="00B75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shd w:val="clear" w:color="auto" w:fill="D9E2F3" w:themeFill="accent5" w:themeFillTint="33"/>
            <w:vAlign w:val="bottom"/>
          </w:tcPr>
          <w:p w14:paraId="72C27B92" w14:textId="77777777" w:rsidR="00C413D8" w:rsidRPr="001E7A27" w:rsidRDefault="00C413D8" w:rsidP="00B753DA">
            <w:pPr>
              <w:pStyle w:val="AR6Table"/>
              <w:widowControl w:val="0"/>
              <w:rPr>
                <w:rFonts w:ascii="Times New Roman" w:hAnsi="Times New Roman" w:cs="Times New Roman"/>
                <w:lang w:val="en-GB"/>
              </w:rPr>
            </w:pPr>
            <w:r w:rsidRPr="001E7A27">
              <w:rPr>
                <w:rFonts w:ascii="Times New Roman" w:hAnsi="Times New Roman" w:cs="Times New Roman"/>
                <w:lang w:val="en-GB"/>
              </w:rPr>
              <w:t>Phytoplankton</w:t>
            </w:r>
          </w:p>
        </w:tc>
        <w:tc>
          <w:tcPr>
            <w:tcW w:w="785" w:type="dxa"/>
            <w:shd w:val="clear" w:color="auto" w:fill="D9E2F3" w:themeFill="accent5" w:themeFillTint="33"/>
            <w:vAlign w:val="bottom"/>
          </w:tcPr>
          <w:p w14:paraId="2A0B859A"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1</w:t>
            </w:r>
          </w:p>
        </w:tc>
        <w:tc>
          <w:tcPr>
            <w:tcW w:w="874" w:type="dxa"/>
            <w:shd w:val="clear" w:color="auto" w:fill="D9E2F3" w:themeFill="accent5" w:themeFillTint="33"/>
            <w:vAlign w:val="bottom"/>
          </w:tcPr>
          <w:p w14:paraId="17113EA3"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eastAsia="zh-CN"/>
              </w:rPr>
              <w:t>0</w:t>
            </w:r>
          </w:p>
        </w:tc>
        <w:tc>
          <w:tcPr>
            <w:tcW w:w="723" w:type="dxa"/>
            <w:shd w:val="clear" w:color="auto" w:fill="D9E2F3" w:themeFill="accent5" w:themeFillTint="33"/>
            <w:vAlign w:val="bottom"/>
          </w:tcPr>
          <w:p w14:paraId="0B9CB6F4"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1</w:t>
            </w:r>
          </w:p>
        </w:tc>
        <w:tc>
          <w:tcPr>
            <w:tcW w:w="625" w:type="dxa"/>
            <w:shd w:val="clear" w:color="auto" w:fill="D9E2F3" w:themeFill="accent5" w:themeFillTint="33"/>
            <w:vAlign w:val="bottom"/>
          </w:tcPr>
          <w:p w14:paraId="162369E9"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3</w:t>
            </w:r>
          </w:p>
        </w:tc>
        <w:tc>
          <w:tcPr>
            <w:tcW w:w="794" w:type="dxa"/>
            <w:shd w:val="clear" w:color="auto" w:fill="D9E2F3" w:themeFill="accent5" w:themeFillTint="33"/>
            <w:vAlign w:val="bottom"/>
          </w:tcPr>
          <w:p w14:paraId="67A2DD1E"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2</w:t>
            </w:r>
          </w:p>
        </w:tc>
        <w:tc>
          <w:tcPr>
            <w:tcW w:w="856" w:type="dxa"/>
            <w:shd w:val="clear" w:color="auto" w:fill="D9E2F3" w:themeFill="accent5" w:themeFillTint="33"/>
            <w:vAlign w:val="bottom"/>
          </w:tcPr>
          <w:p w14:paraId="6E09C10E" w14:textId="706B8A34" w:rsidR="00C413D8" w:rsidRPr="001E7A27" w:rsidRDefault="00552EEF"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ins w:id="4199" w:author="Tom Maycock" w:date="2021-07-13T14:39:00Z">
              <w:r w:rsidRPr="001E7A27">
                <w:rPr>
                  <w:rFonts w:ascii="Times New Roman" w:hAnsi="Times New Roman" w:cs="Times New Roman"/>
                  <w:sz w:val="18"/>
                  <w:szCs w:val="18"/>
                  <w:lang w:val="en-GB"/>
                </w:rPr>
                <w:t>3</w:t>
              </w:r>
            </w:ins>
            <w:del w:id="4200" w:author="Tom Maycock" w:date="2021-07-13T14:39:00Z">
              <w:r w:rsidR="00C413D8" w:rsidRPr="001E7A27" w:rsidDel="00552EEF">
                <w:rPr>
                  <w:rFonts w:ascii="Times New Roman" w:hAnsi="Times New Roman" w:cs="Times New Roman"/>
                  <w:sz w:val="18"/>
                  <w:szCs w:val="18"/>
                  <w:lang w:val="en-GB"/>
                </w:rPr>
                <w:delText>2</w:delText>
              </w:r>
            </w:del>
          </w:p>
        </w:tc>
        <w:tc>
          <w:tcPr>
            <w:tcW w:w="865" w:type="dxa"/>
            <w:shd w:val="clear" w:color="auto" w:fill="D9E2F3" w:themeFill="accent5" w:themeFillTint="33"/>
            <w:vAlign w:val="bottom"/>
          </w:tcPr>
          <w:p w14:paraId="07402B47"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2</w:t>
            </w:r>
          </w:p>
        </w:tc>
        <w:tc>
          <w:tcPr>
            <w:tcW w:w="917" w:type="dxa"/>
            <w:shd w:val="clear" w:color="auto" w:fill="D9E2F3" w:themeFill="accent5" w:themeFillTint="33"/>
            <w:vAlign w:val="bottom"/>
          </w:tcPr>
          <w:p w14:paraId="43C8F991"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 xml:space="preserve">2 </w:t>
            </w:r>
          </w:p>
        </w:tc>
        <w:tc>
          <w:tcPr>
            <w:tcW w:w="852" w:type="dxa"/>
            <w:shd w:val="clear" w:color="auto" w:fill="D9E2F3" w:themeFill="accent5" w:themeFillTint="33"/>
            <w:vAlign w:val="bottom"/>
          </w:tcPr>
          <w:p w14:paraId="101B010D"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2</w:t>
            </w:r>
          </w:p>
        </w:tc>
        <w:tc>
          <w:tcPr>
            <w:tcW w:w="959" w:type="dxa"/>
            <w:shd w:val="clear" w:color="auto" w:fill="D9E2F3" w:themeFill="accent5" w:themeFillTint="33"/>
            <w:vAlign w:val="bottom"/>
          </w:tcPr>
          <w:p w14:paraId="77040D3C"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1</w:t>
            </w:r>
          </w:p>
        </w:tc>
        <w:tc>
          <w:tcPr>
            <w:tcW w:w="785" w:type="dxa"/>
            <w:shd w:val="clear" w:color="auto" w:fill="D9E2F3" w:themeFill="accent5" w:themeFillTint="33"/>
            <w:vAlign w:val="bottom"/>
          </w:tcPr>
          <w:p w14:paraId="717CBBDE"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2</w:t>
            </w:r>
          </w:p>
        </w:tc>
      </w:tr>
      <w:tr w:rsidR="00883312" w:rsidRPr="001E7A27" w14:paraId="26AD8CFC" w14:textId="77777777" w:rsidTr="00B753DA">
        <w:tc>
          <w:tcPr>
            <w:cnfStyle w:val="001000000000" w:firstRow="0" w:lastRow="0" w:firstColumn="1" w:lastColumn="0" w:oddVBand="0" w:evenVBand="0" w:oddHBand="0" w:evenHBand="0" w:firstRowFirstColumn="0" w:firstRowLastColumn="0" w:lastRowFirstColumn="0" w:lastRowLastColumn="0"/>
            <w:tcW w:w="1324" w:type="dxa"/>
            <w:shd w:val="clear" w:color="auto" w:fill="D9E2F3" w:themeFill="accent5" w:themeFillTint="33"/>
            <w:vAlign w:val="bottom"/>
          </w:tcPr>
          <w:p w14:paraId="0CBC1ED8" w14:textId="77777777" w:rsidR="00C413D8" w:rsidRPr="001E7A27" w:rsidRDefault="00C413D8" w:rsidP="00B753DA">
            <w:pPr>
              <w:pStyle w:val="AR6Table"/>
              <w:widowControl w:val="0"/>
              <w:rPr>
                <w:rFonts w:ascii="Times New Roman" w:hAnsi="Times New Roman" w:cs="Times New Roman"/>
                <w:lang w:val="en-GB"/>
              </w:rPr>
            </w:pPr>
            <w:r w:rsidRPr="001E7A27">
              <w:rPr>
                <w:rFonts w:ascii="Times New Roman" w:hAnsi="Times New Roman" w:cs="Times New Roman"/>
                <w:lang w:val="en-GB"/>
              </w:rPr>
              <w:t>Zooplankton</w:t>
            </w:r>
          </w:p>
        </w:tc>
        <w:tc>
          <w:tcPr>
            <w:tcW w:w="785" w:type="dxa"/>
            <w:shd w:val="clear" w:color="auto" w:fill="D9E2F3" w:themeFill="accent5" w:themeFillTint="33"/>
            <w:vAlign w:val="bottom"/>
          </w:tcPr>
          <w:p w14:paraId="27F80BA7"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1</w:t>
            </w:r>
          </w:p>
        </w:tc>
        <w:tc>
          <w:tcPr>
            <w:tcW w:w="874" w:type="dxa"/>
            <w:shd w:val="clear" w:color="auto" w:fill="D9E2F3" w:themeFill="accent5" w:themeFillTint="33"/>
            <w:vAlign w:val="bottom"/>
          </w:tcPr>
          <w:p w14:paraId="71E3CE92"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eastAsia="zh-CN"/>
              </w:rPr>
              <w:t>0</w:t>
            </w:r>
          </w:p>
        </w:tc>
        <w:tc>
          <w:tcPr>
            <w:tcW w:w="723" w:type="dxa"/>
            <w:shd w:val="clear" w:color="auto" w:fill="D9E2F3" w:themeFill="accent5" w:themeFillTint="33"/>
            <w:vAlign w:val="bottom"/>
          </w:tcPr>
          <w:p w14:paraId="4B78AD20"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1</w:t>
            </w:r>
          </w:p>
        </w:tc>
        <w:tc>
          <w:tcPr>
            <w:tcW w:w="625" w:type="dxa"/>
            <w:shd w:val="clear" w:color="auto" w:fill="D9E2F3" w:themeFill="accent5" w:themeFillTint="33"/>
            <w:vAlign w:val="bottom"/>
          </w:tcPr>
          <w:p w14:paraId="6F9688A7"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1</w:t>
            </w:r>
          </w:p>
        </w:tc>
        <w:tc>
          <w:tcPr>
            <w:tcW w:w="794" w:type="dxa"/>
            <w:shd w:val="clear" w:color="auto" w:fill="D9E2F3" w:themeFill="accent5" w:themeFillTint="33"/>
            <w:vAlign w:val="bottom"/>
          </w:tcPr>
          <w:p w14:paraId="7D055B50"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2</w:t>
            </w:r>
          </w:p>
        </w:tc>
        <w:tc>
          <w:tcPr>
            <w:tcW w:w="856" w:type="dxa"/>
            <w:shd w:val="clear" w:color="auto" w:fill="D9E2F3" w:themeFill="accent5" w:themeFillTint="33"/>
            <w:vAlign w:val="bottom"/>
          </w:tcPr>
          <w:p w14:paraId="518CF496"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3</w:t>
            </w:r>
          </w:p>
        </w:tc>
        <w:tc>
          <w:tcPr>
            <w:tcW w:w="865" w:type="dxa"/>
            <w:shd w:val="clear" w:color="auto" w:fill="D9E2F3" w:themeFill="accent5" w:themeFillTint="33"/>
            <w:vAlign w:val="bottom"/>
          </w:tcPr>
          <w:p w14:paraId="27900752"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2</w:t>
            </w:r>
          </w:p>
        </w:tc>
        <w:tc>
          <w:tcPr>
            <w:tcW w:w="917" w:type="dxa"/>
            <w:shd w:val="clear" w:color="auto" w:fill="D9E2F3" w:themeFill="accent5" w:themeFillTint="33"/>
            <w:vAlign w:val="bottom"/>
          </w:tcPr>
          <w:p w14:paraId="5B758CAF"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1</w:t>
            </w:r>
          </w:p>
        </w:tc>
        <w:tc>
          <w:tcPr>
            <w:tcW w:w="852" w:type="dxa"/>
            <w:shd w:val="clear" w:color="auto" w:fill="D9E2F3" w:themeFill="accent5" w:themeFillTint="33"/>
            <w:vAlign w:val="bottom"/>
          </w:tcPr>
          <w:p w14:paraId="47A302BF"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1</w:t>
            </w:r>
          </w:p>
        </w:tc>
        <w:tc>
          <w:tcPr>
            <w:tcW w:w="959" w:type="dxa"/>
            <w:shd w:val="clear" w:color="auto" w:fill="D9E2F3" w:themeFill="accent5" w:themeFillTint="33"/>
            <w:vAlign w:val="bottom"/>
          </w:tcPr>
          <w:p w14:paraId="53AD25D0"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1</w:t>
            </w:r>
          </w:p>
        </w:tc>
        <w:tc>
          <w:tcPr>
            <w:tcW w:w="785" w:type="dxa"/>
            <w:shd w:val="clear" w:color="auto" w:fill="D9E2F3" w:themeFill="accent5" w:themeFillTint="33"/>
            <w:vAlign w:val="bottom"/>
          </w:tcPr>
          <w:p w14:paraId="349080E4" w14:textId="77777777" w:rsidR="00C413D8" w:rsidRPr="001E7A27"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2</w:t>
            </w:r>
          </w:p>
        </w:tc>
      </w:tr>
      <w:tr w:rsidR="00883312" w:rsidRPr="001E7A27" w14:paraId="43D90687" w14:textId="77777777" w:rsidTr="00B753D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24" w:type="dxa"/>
            <w:shd w:val="clear" w:color="auto" w:fill="D9E2F3" w:themeFill="accent5" w:themeFillTint="33"/>
            <w:vAlign w:val="bottom"/>
          </w:tcPr>
          <w:p w14:paraId="6B06776F" w14:textId="367083EC" w:rsidR="00C413D8" w:rsidRPr="001E7A27" w:rsidRDefault="00C413D8" w:rsidP="00B753DA">
            <w:pPr>
              <w:pStyle w:val="AR6Table"/>
              <w:widowControl w:val="0"/>
              <w:rPr>
                <w:rFonts w:ascii="Times New Roman" w:hAnsi="Times New Roman" w:cs="Times New Roman"/>
                <w:lang w:val="en-GB"/>
              </w:rPr>
            </w:pPr>
            <w:r w:rsidRPr="001E7A27">
              <w:rPr>
                <w:rFonts w:ascii="Times New Roman" w:hAnsi="Times New Roman" w:cs="Times New Roman"/>
                <w:lang w:val="en-GB"/>
              </w:rPr>
              <w:t>Limiting</w:t>
            </w:r>
            <w:r w:rsidR="00014FD0" w:rsidRPr="001E7A27">
              <w:rPr>
                <w:rFonts w:ascii="Times New Roman" w:hAnsi="Times New Roman" w:cs="Times New Roman"/>
                <w:lang w:val="en-GB"/>
              </w:rPr>
              <w:t xml:space="preserve"> Nu</w:t>
            </w:r>
            <w:r w:rsidRPr="001E7A27">
              <w:rPr>
                <w:rFonts w:ascii="Times New Roman" w:hAnsi="Times New Roman" w:cs="Times New Roman"/>
                <w:lang w:val="en-GB"/>
              </w:rPr>
              <w:t>trients</w:t>
            </w:r>
          </w:p>
          <w:p w14:paraId="7220DFFF" w14:textId="77777777" w:rsidR="00C413D8" w:rsidRPr="001E7A27" w:rsidRDefault="00C413D8" w:rsidP="00B753DA">
            <w:pPr>
              <w:pStyle w:val="AR6Table"/>
              <w:widowControl w:val="0"/>
              <w:rPr>
                <w:rFonts w:ascii="Times New Roman" w:hAnsi="Times New Roman" w:cs="Times New Roman"/>
                <w:lang w:val="en-GB"/>
              </w:rPr>
            </w:pPr>
          </w:p>
        </w:tc>
        <w:tc>
          <w:tcPr>
            <w:tcW w:w="785" w:type="dxa"/>
            <w:shd w:val="clear" w:color="auto" w:fill="D9E2F3" w:themeFill="accent5" w:themeFillTint="33"/>
            <w:vAlign w:val="bottom"/>
          </w:tcPr>
          <w:p w14:paraId="723E3172"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P, Fe</w:t>
            </w:r>
          </w:p>
        </w:tc>
        <w:tc>
          <w:tcPr>
            <w:tcW w:w="874" w:type="dxa"/>
            <w:shd w:val="clear" w:color="auto" w:fill="D9E2F3" w:themeFill="accent5" w:themeFillTint="33"/>
            <w:vAlign w:val="bottom"/>
          </w:tcPr>
          <w:p w14:paraId="56FBCD56"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P</w:t>
            </w:r>
          </w:p>
        </w:tc>
        <w:tc>
          <w:tcPr>
            <w:tcW w:w="723" w:type="dxa"/>
            <w:shd w:val="clear" w:color="auto" w:fill="D9E2F3" w:themeFill="accent5" w:themeFillTint="33"/>
            <w:vAlign w:val="bottom"/>
          </w:tcPr>
          <w:p w14:paraId="15013DE0"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w:t>
            </w:r>
          </w:p>
        </w:tc>
        <w:tc>
          <w:tcPr>
            <w:tcW w:w="625" w:type="dxa"/>
            <w:shd w:val="clear" w:color="auto" w:fill="D9E2F3" w:themeFill="accent5" w:themeFillTint="33"/>
            <w:vAlign w:val="bottom"/>
          </w:tcPr>
          <w:p w14:paraId="6BAF87D9"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 P, Si, Fe</w:t>
            </w:r>
          </w:p>
        </w:tc>
        <w:tc>
          <w:tcPr>
            <w:tcW w:w="794" w:type="dxa"/>
            <w:shd w:val="clear" w:color="auto" w:fill="D9E2F3" w:themeFill="accent5" w:themeFillTint="33"/>
            <w:vAlign w:val="bottom"/>
          </w:tcPr>
          <w:p w14:paraId="47FB88FE"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 xml:space="preserve">N, P, Si, Fe </w:t>
            </w:r>
          </w:p>
        </w:tc>
        <w:tc>
          <w:tcPr>
            <w:tcW w:w="856" w:type="dxa"/>
            <w:shd w:val="clear" w:color="auto" w:fill="D9E2F3" w:themeFill="accent5" w:themeFillTint="33"/>
            <w:vAlign w:val="bottom"/>
          </w:tcPr>
          <w:p w14:paraId="17C3472D"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 xml:space="preserve">N, P, Si, Fe </w:t>
            </w:r>
          </w:p>
        </w:tc>
        <w:tc>
          <w:tcPr>
            <w:tcW w:w="865" w:type="dxa"/>
            <w:shd w:val="clear" w:color="auto" w:fill="D9E2F3" w:themeFill="accent5" w:themeFillTint="33"/>
            <w:vAlign w:val="bottom"/>
          </w:tcPr>
          <w:p w14:paraId="398E4717"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 xml:space="preserve">N, P, Si, Fe </w:t>
            </w:r>
          </w:p>
        </w:tc>
        <w:tc>
          <w:tcPr>
            <w:tcW w:w="917" w:type="dxa"/>
            <w:shd w:val="clear" w:color="auto" w:fill="D9E2F3" w:themeFill="accent5" w:themeFillTint="33"/>
            <w:vAlign w:val="bottom"/>
          </w:tcPr>
          <w:p w14:paraId="224A0A9C"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 P, Fe</w:t>
            </w:r>
          </w:p>
        </w:tc>
        <w:tc>
          <w:tcPr>
            <w:tcW w:w="852" w:type="dxa"/>
            <w:shd w:val="clear" w:color="auto" w:fill="D9E2F3" w:themeFill="accent5" w:themeFillTint="33"/>
            <w:vAlign w:val="bottom"/>
          </w:tcPr>
          <w:p w14:paraId="0D85C091"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 P, Si, FE</w:t>
            </w:r>
          </w:p>
        </w:tc>
        <w:tc>
          <w:tcPr>
            <w:tcW w:w="959" w:type="dxa"/>
            <w:shd w:val="clear" w:color="auto" w:fill="D9E2F3" w:themeFill="accent5" w:themeFillTint="33"/>
            <w:vAlign w:val="bottom"/>
          </w:tcPr>
          <w:p w14:paraId="5F392F80"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N, P, Si, Fe</w:t>
            </w:r>
          </w:p>
        </w:tc>
        <w:tc>
          <w:tcPr>
            <w:tcW w:w="785" w:type="dxa"/>
            <w:shd w:val="clear" w:color="auto" w:fill="D9E2F3" w:themeFill="accent5" w:themeFillTint="33"/>
            <w:vAlign w:val="bottom"/>
          </w:tcPr>
          <w:p w14:paraId="2FE01D83" w14:textId="77777777" w:rsidR="00C413D8" w:rsidRPr="001E7A27"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E7A27">
              <w:rPr>
                <w:rFonts w:ascii="Times New Roman" w:hAnsi="Times New Roman" w:cs="Times New Roman"/>
                <w:sz w:val="18"/>
                <w:szCs w:val="18"/>
                <w:lang w:val="en-GB"/>
              </w:rPr>
              <w:t xml:space="preserve">N, Si, Fe </w:t>
            </w:r>
          </w:p>
        </w:tc>
      </w:tr>
      <w:bookmarkEnd w:id="4189"/>
    </w:tbl>
    <w:p w14:paraId="61ECBFE6" w14:textId="77777777" w:rsidR="004E6A80" w:rsidRPr="001E7A27" w:rsidRDefault="004E6A80" w:rsidP="00252596">
      <w:pPr>
        <w:pStyle w:val="AR6BodyText"/>
        <w:rPr>
          <w:b/>
          <w:lang w:val="en-GB"/>
        </w:rPr>
      </w:pPr>
    </w:p>
    <w:p w14:paraId="528AC793" w14:textId="2522FB4F" w:rsidR="00833549" w:rsidRPr="001E7A27" w:rsidRDefault="006D281F" w:rsidP="00252596">
      <w:pPr>
        <w:pStyle w:val="AR6BodyText"/>
        <w:rPr>
          <w:b/>
          <w:lang w:val="en-GB"/>
        </w:rPr>
      </w:pPr>
      <w:r w:rsidRPr="001E7A27">
        <w:rPr>
          <w:b/>
          <w:lang w:val="en-GB"/>
        </w:rPr>
        <w:t xml:space="preserve"> </w:t>
      </w:r>
      <w:r w:rsidR="00833549" w:rsidRPr="001E7A27">
        <w:rPr>
          <w:b/>
          <w:lang w:val="en-GB"/>
        </w:rPr>
        <w:t xml:space="preserve">[END TABLE 5.4 HERE] </w:t>
      </w:r>
    </w:p>
    <w:p w14:paraId="62AFA52F" w14:textId="77777777" w:rsidR="00833549" w:rsidRPr="001E7A27" w:rsidRDefault="00833549" w:rsidP="00252596">
      <w:pPr>
        <w:pStyle w:val="AR6BodyText"/>
        <w:rPr>
          <w:b/>
          <w:lang w:val="en-GB"/>
        </w:rPr>
      </w:pPr>
    </w:p>
    <w:p w14:paraId="17B39FAF" w14:textId="77777777" w:rsidR="001C7F75" w:rsidRPr="001E7A27" w:rsidRDefault="001C7F75" w:rsidP="00252596">
      <w:pPr>
        <w:pStyle w:val="AR6BodyText"/>
        <w:rPr>
          <w:b/>
          <w:lang w:val="en-GB"/>
        </w:rPr>
      </w:pPr>
    </w:p>
    <w:p w14:paraId="0760DD7C" w14:textId="1278C518" w:rsidR="00833549" w:rsidRPr="001E7A27" w:rsidRDefault="00833549" w:rsidP="00252596">
      <w:pPr>
        <w:pStyle w:val="AR6BodyText"/>
        <w:rPr>
          <w:lang w:val="en-GB"/>
        </w:rPr>
      </w:pPr>
      <w:r w:rsidRPr="001E7A27">
        <w:rPr>
          <w:lang w:val="en-GB"/>
        </w:rPr>
        <w:t>ESMs can be driven by anthropogenic CO</w:t>
      </w:r>
      <w:r w:rsidRPr="001E7A27">
        <w:rPr>
          <w:vertAlign w:val="subscript"/>
          <w:lang w:val="en-GB"/>
        </w:rPr>
        <w:t>2</w:t>
      </w:r>
      <w:r w:rsidRPr="001E7A27">
        <w:rPr>
          <w:lang w:val="en-GB"/>
        </w:rPr>
        <w:t xml:space="preserve"> emissions (‘emissions-driven’ runs), in which case atmospheric CO</w:t>
      </w:r>
      <w:r w:rsidRPr="001E7A27">
        <w:rPr>
          <w:vertAlign w:val="subscript"/>
          <w:lang w:val="en-GB"/>
        </w:rPr>
        <w:t>2</w:t>
      </w:r>
      <w:r w:rsidRPr="001E7A27">
        <w:rPr>
          <w:lang w:val="en-GB"/>
        </w:rPr>
        <w:t xml:space="preserve"> concentration is a predicted variable; or by prescribed time-varying atmospheric concentrations (‘concentration-driven’ runs). In concentration-driven runs, simulated land and ocean carbon sinks respond to the prescribed atmospheric CO</w:t>
      </w:r>
      <w:r w:rsidRPr="001E7A27">
        <w:rPr>
          <w:vertAlign w:val="subscript"/>
          <w:lang w:val="en-GB"/>
        </w:rPr>
        <w:t>2</w:t>
      </w:r>
      <w:r w:rsidRPr="001E7A27">
        <w:rPr>
          <w:lang w:val="en-GB"/>
        </w:rPr>
        <w:t xml:space="preserve"> and resulting changes in climate, but do not feed</w:t>
      </w:r>
      <w:r w:rsidR="004E6A80" w:rsidRPr="001E7A27">
        <w:rPr>
          <w:lang w:val="en-GB"/>
        </w:rPr>
        <w:t xml:space="preserve"> </w:t>
      </w:r>
      <w:r w:rsidRPr="001E7A27">
        <w:rPr>
          <w:lang w:val="en-GB"/>
        </w:rPr>
        <w:t>back through changes in the atmospheric CO</w:t>
      </w:r>
      <w:r w:rsidRPr="001E7A27">
        <w:rPr>
          <w:vertAlign w:val="subscript"/>
          <w:lang w:val="en-GB"/>
        </w:rPr>
        <w:t>2</w:t>
      </w:r>
      <w:r w:rsidRPr="001E7A27">
        <w:rPr>
          <w:lang w:val="en-GB"/>
        </w:rPr>
        <w:t xml:space="preserve"> concentration. Concentration-driven runs are used to diagnose the carbon emissions consistent with the </w:t>
      </w:r>
      <w:ins w:id="4201" w:author="Soapbox" w:date="2021-07-21T11:59:00Z">
        <w:r w:rsidR="00B2357F" w:rsidRPr="001E7A27">
          <w:rPr>
            <w:lang w:val="en-GB"/>
          </w:rPr>
          <w:t>Shared Socio-economic Pathways (</w:t>
        </w:r>
      </w:ins>
      <w:r w:rsidRPr="001E7A27">
        <w:rPr>
          <w:lang w:val="en-GB"/>
        </w:rPr>
        <w:t>SSPs</w:t>
      </w:r>
      <w:ins w:id="4202" w:author="Soapbox" w:date="2021-07-21T11:59:00Z">
        <w:r w:rsidR="00B2357F" w:rsidRPr="001E7A27">
          <w:rPr>
            <w:lang w:val="en-GB"/>
          </w:rPr>
          <w:t>)</w:t>
        </w:r>
      </w:ins>
      <w:r w:rsidRPr="001E7A27">
        <w:rPr>
          <w:lang w:val="en-GB"/>
        </w:rPr>
        <w:t xml:space="preserve"> and other prescribed concentration scenarios (Section 5.5). In this subsection we specifically analyse results from concentration-driven ESM projections. </w:t>
      </w:r>
    </w:p>
    <w:p w14:paraId="67E10119" w14:textId="77777777" w:rsidR="001C7F75" w:rsidRPr="001E7A27" w:rsidRDefault="001C7F75" w:rsidP="00252596">
      <w:pPr>
        <w:pStyle w:val="AR6BodyText"/>
        <w:rPr>
          <w:rFonts w:eastAsiaTheme="majorEastAsia" w:cs="Times New Roman"/>
          <w:b/>
          <w:i/>
          <w:szCs w:val="24"/>
          <w:lang w:val="en-GB" w:eastAsia="en-US"/>
        </w:rPr>
      </w:pPr>
    </w:p>
    <w:p w14:paraId="2C184FF4" w14:textId="77777777" w:rsidR="001C7F75" w:rsidRPr="001E7A27" w:rsidRDefault="001C7F75" w:rsidP="005C7F25">
      <w:pPr>
        <w:pStyle w:val="AR6BodyText"/>
        <w:rPr>
          <w:rFonts w:eastAsiaTheme="majorEastAsia" w:cs="Times New Roman"/>
          <w:b/>
          <w:i/>
          <w:szCs w:val="24"/>
          <w:lang w:val="en-GB" w:eastAsia="en-US"/>
        </w:rPr>
      </w:pPr>
    </w:p>
    <w:p w14:paraId="3729DDA7" w14:textId="66C3DD1B" w:rsidR="00833549" w:rsidRPr="001E7A27" w:rsidRDefault="00833549" w:rsidP="008D4705">
      <w:pPr>
        <w:pStyle w:val="AR6Chap5Level35111"/>
        <w:rPr>
          <w:lang w:val="en-GB"/>
        </w:rPr>
        <w:pPrChange w:id="4203" w:author="Tom Maycock" w:date="2021-09-09T15:39:00Z">
          <w:pPr>
            <w:pStyle w:val="AR6Chap5Level35111"/>
            <w:numPr>
              <w:numId w:val="45"/>
            </w:numPr>
            <w:ind w:left="720" w:hanging="720"/>
          </w:pPr>
        </w:pPrChange>
      </w:pPr>
      <w:bookmarkStart w:id="4204" w:name="_Toc33564288"/>
      <w:bookmarkStart w:id="4205" w:name="_Toc70535702"/>
      <w:commentRangeStart w:id="4206"/>
      <w:commentRangeStart w:id="4207"/>
      <w:r w:rsidRPr="001E7A27">
        <w:rPr>
          <w:lang w:val="en-GB"/>
        </w:rPr>
        <w:t xml:space="preserve">Evaluation </w:t>
      </w:r>
      <w:commentRangeEnd w:id="4206"/>
      <w:r w:rsidR="009F6D4E" w:rsidRPr="001E7A27">
        <w:rPr>
          <w:rStyle w:val="CommentReference"/>
          <w:rFonts w:cstheme="minorBidi"/>
          <w:i w:val="0"/>
          <w:lang w:val="en-GB" w:eastAsia="fr-FR"/>
        </w:rPr>
        <w:commentReference w:id="4206"/>
      </w:r>
      <w:commentRangeEnd w:id="4207"/>
      <w:r w:rsidR="00516CAE">
        <w:rPr>
          <w:rStyle w:val="CommentReference"/>
          <w:rFonts w:cstheme="minorBidi"/>
          <w:i w:val="0"/>
          <w:lang w:val="en-GB" w:eastAsia="fr-FR"/>
        </w:rPr>
        <w:commentReference w:id="4207"/>
      </w:r>
      <w:r w:rsidRPr="008D4705">
        <w:rPr>
          <w:rPrChange w:id="4208" w:author="Tom Maycock" w:date="2021-09-09T15:38:00Z">
            <w:rPr>
              <w:lang w:val="en-GB"/>
            </w:rPr>
          </w:rPrChange>
        </w:rPr>
        <w:t xml:space="preserve">of the </w:t>
      </w:r>
      <w:r w:rsidR="003760AB" w:rsidRPr="008D4705">
        <w:rPr>
          <w:rPrChange w:id="4209" w:author="Tom Maycock" w:date="2021-09-09T15:38:00Z">
            <w:rPr>
              <w:lang w:val="en-GB"/>
            </w:rPr>
          </w:rPrChange>
        </w:rPr>
        <w:t>C</w:t>
      </w:r>
      <w:r w:rsidRPr="008D4705">
        <w:rPr>
          <w:rPrChange w:id="4210" w:author="Tom Maycock" w:date="2021-09-09T15:38:00Z">
            <w:rPr>
              <w:lang w:val="en-GB"/>
            </w:rPr>
          </w:rPrChange>
        </w:rPr>
        <w:t>ontemporary</w:t>
      </w:r>
      <w:r w:rsidR="003760AB" w:rsidRPr="008D4705">
        <w:rPr>
          <w:rPrChange w:id="4211" w:author="Tom Maycock" w:date="2021-09-09T15:38:00Z">
            <w:rPr>
              <w:lang w:val="en-GB"/>
            </w:rPr>
          </w:rPrChange>
        </w:rPr>
        <w:t xml:space="preserve"> C</w:t>
      </w:r>
      <w:r w:rsidRPr="008D4705">
        <w:rPr>
          <w:rPrChange w:id="4212" w:author="Tom Maycock" w:date="2021-09-09T15:38:00Z">
            <w:rPr>
              <w:lang w:val="en-GB"/>
            </w:rPr>
          </w:rPrChange>
        </w:rPr>
        <w:t xml:space="preserve">arbon </w:t>
      </w:r>
      <w:r w:rsidR="003760AB" w:rsidRPr="008D4705">
        <w:rPr>
          <w:rPrChange w:id="4213" w:author="Tom Maycock" w:date="2021-09-09T15:39:00Z">
            <w:rPr>
              <w:lang w:val="en-GB"/>
            </w:rPr>
          </w:rPrChange>
        </w:rPr>
        <w:t>C</w:t>
      </w:r>
      <w:r w:rsidRPr="008D4705">
        <w:rPr>
          <w:rPrChange w:id="4214" w:author="Tom Maycock" w:date="2021-09-09T15:39:00Z">
            <w:rPr>
              <w:lang w:val="en-GB"/>
            </w:rPr>
          </w:rPrChange>
        </w:rPr>
        <w:t>ycle</w:t>
      </w:r>
      <w:r w:rsidRPr="008D4705">
        <w:rPr>
          <w:rPrChange w:id="4215" w:author="Tom Maycock" w:date="2021-09-09T15:38:00Z">
            <w:rPr>
              <w:lang w:val="en-GB"/>
            </w:rPr>
          </w:rPrChange>
        </w:rPr>
        <w:t xml:space="preserve"> in </w:t>
      </w:r>
      <w:r w:rsidR="003760AB" w:rsidRPr="008D4705">
        <w:rPr>
          <w:rPrChange w:id="4216" w:author="Tom Maycock" w:date="2021-09-09T15:38:00Z">
            <w:rPr>
              <w:lang w:val="en-GB"/>
            </w:rPr>
          </w:rPrChange>
        </w:rPr>
        <w:t>C</w:t>
      </w:r>
      <w:r w:rsidRPr="008D4705">
        <w:rPr>
          <w:rPrChange w:id="4217" w:author="Tom Maycock" w:date="2021-09-09T15:38:00Z">
            <w:rPr>
              <w:lang w:val="en-GB"/>
            </w:rPr>
          </w:rPrChange>
        </w:rPr>
        <w:t>oncentration-</w:t>
      </w:r>
      <w:ins w:id="4218" w:author="Soapbox" w:date="2021-07-21T12:01:00Z">
        <w:r w:rsidR="00757C74" w:rsidRPr="008D4705">
          <w:rPr>
            <w:rPrChange w:id="4219" w:author="Tom Maycock" w:date="2021-09-09T15:38:00Z">
              <w:rPr>
                <w:lang w:val="en-GB"/>
              </w:rPr>
            </w:rPrChange>
          </w:rPr>
          <w:t>d</w:t>
        </w:r>
      </w:ins>
      <w:del w:id="4220" w:author="Soapbox" w:date="2021-07-21T12:01:00Z">
        <w:r w:rsidR="003760AB" w:rsidRPr="008D4705" w:rsidDel="00757C74">
          <w:rPr>
            <w:rPrChange w:id="4221" w:author="Tom Maycock" w:date="2021-09-09T15:38:00Z">
              <w:rPr>
                <w:lang w:val="en-GB"/>
              </w:rPr>
            </w:rPrChange>
          </w:rPr>
          <w:delText>D</w:delText>
        </w:r>
      </w:del>
      <w:r w:rsidRPr="008D4705">
        <w:rPr>
          <w:rPrChange w:id="4222" w:author="Tom Maycock" w:date="2021-09-09T15:38:00Z">
            <w:rPr>
              <w:lang w:val="en-GB"/>
            </w:rPr>
          </w:rPrChange>
        </w:rPr>
        <w:t xml:space="preserve">riven </w:t>
      </w:r>
      <w:r w:rsidR="003760AB" w:rsidRPr="008D4705">
        <w:rPr>
          <w:rPrChange w:id="4223" w:author="Tom Maycock" w:date="2021-09-09T15:38:00Z">
            <w:rPr>
              <w:lang w:val="en-GB"/>
            </w:rPr>
          </w:rPrChange>
        </w:rPr>
        <w:t>R</w:t>
      </w:r>
      <w:r w:rsidRPr="008D4705">
        <w:rPr>
          <w:rPrChange w:id="4224" w:author="Tom Maycock" w:date="2021-09-09T15:38:00Z">
            <w:rPr>
              <w:lang w:val="en-GB"/>
            </w:rPr>
          </w:rPrChange>
        </w:rPr>
        <w:t>uns</w:t>
      </w:r>
      <w:bookmarkEnd w:id="4204"/>
      <w:bookmarkEnd w:id="4205"/>
    </w:p>
    <w:p w14:paraId="5C291101" w14:textId="77777777" w:rsidR="00833549" w:rsidRPr="001E7A27" w:rsidRDefault="00833549" w:rsidP="005C7F25">
      <w:pPr>
        <w:pStyle w:val="AR6BodyText"/>
        <w:rPr>
          <w:rFonts w:eastAsiaTheme="majorEastAsia"/>
          <w:lang w:val="en-GB"/>
        </w:rPr>
      </w:pPr>
    </w:p>
    <w:p w14:paraId="2E7E3C30" w14:textId="1C6059D2" w:rsidR="00833549" w:rsidRPr="001E7A27" w:rsidRDefault="006A57FD" w:rsidP="005C7F25">
      <w:pPr>
        <w:pStyle w:val="AR6BodyText"/>
        <w:rPr>
          <w:lang w:val="en-GB"/>
        </w:rPr>
      </w:pPr>
      <w:ins w:id="4225" w:author="Soapbox" w:date="2021-07-21T12:03:00Z">
        <w:r w:rsidRPr="001E7A27">
          <w:rPr>
            <w:lang w:val="en-GB"/>
          </w:rPr>
          <w:t>To give confidence in their projections, m</w:t>
        </w:r>
      </w:ins>
      <w:del w:id="4226" w:author="Soapbox" w:date="2021-07-21T12:03:00Z">
        <w:r w:rsidR="00833549" w:rsidRPr="001E7A27" w:rsidDel="006A57FD">
          <w:rPr>
            <w:lang w:val="en-GB"/>
          </w:rPr>
          <w:delText>M</w:delText>
        </w:r>
      </w:del>
      <w:r w:rsidR="00833549" w:rsidRPr="001E7A27">
        <w:rPr>
          <w:lang w:val="en-GB"/>
        </w:rPr>
        <w:t xml:space="preserve">odels need to be compared to </w:t>
      </w:r>
      <w:del w:id="4227" w:author="Soapbox" w:date="2021-07-21T12:02:00Z">
        <w:r w:rsidR="00833549" w:rsidRPr="001E7A27" w:rsidDel="006A57FD">
          <w:rPr>
            <w:lang w:val="en-GB"/>
          </w:rPr>
          <w:delText xml:space="preserve">as </w:delText>
        </w:r>
      </w:del>
      <w:ins w:id="4228" w:author="Soapbox" w:date="2021-07-21T12:02:00Z">
        <w:r w:rsidRPr="001E7A27">
          <w:rPr>
            <w:lang w:val="en-GB"/>
          </w:rPr>
          <w:t xml:space="preserve">the </w:t>
        </w:r>
      </w:ins>
      <w:r w:rsidR="00833549" w:rsidRPr="001E7A27">
        <w:rPr>
          <w:lang w:val="en-GB"/>
        </w:rPr>
        <w:t>wide</w:t>
      </w:r>
      <w:ins w:id="4229" w:author="Soapbox" w:date="2021-07-21T12:02:00Z">
        <w:r w:rsidRPr="001E7A27">
          <w:rPr>
            <w:lang w:val="en-GB"/>
          </w:rPr>
          <w:t>st possible</w:t>
        </w:r>
      </w:ins>
      <w:del w:id="4230" w:author="Soapbox" w:date="2021-07-21T12:02:00Z">
        <w:r w:rsidR="00833549" w:rsidRPr="001E7A27" w:rsidDel="006A57FD">
          <w:rPr>
            <w:lang w:val="en-GB"/>
          </w:rPr>
          <w:delText xml:space="preserve"> an</w:delText>
        </w:r>
      </w:del>
      <w:r w:rsidR="00833549" w:rsidRPr="001E7A27">
        <w:rPr>
          <w:lang w:val="en-GB"/>
        </w:rPr>
        <w:t xml:space="preserve"> array of observational benchmarks</w:t>
      </w:r>
      <w:del w:id="4231" w:author="Soapbox" w:date="2021-07-21T12:03:00Z">
        <w:r w:rsidR="00833549" w:rsidRPr="001E7A27" w:rsidDel="006A57FD">
          <w:rPr>
            <w:lang w:val="en-GB"/>
          </w:rPr>
          <w:delText xml:space="preserve"> </w:delText>
        </w:r>
      </w:del>
      <w:del w:id="4232" w:author="Soapbox" w:date="2021-07-21T12:02:00Z">
        <w:r w:rsidR="00833549" w:rsidRPr="001E7A27" w:rsidDel="006A57FD">
          <w:rPr>
            <w:lang w:val="en-GB"/>
          </w:rPr>
          <w:delText xml:space="preserve">as possible in order </w:delText>
        </w:r>
      </w:del>
      <w:del w:id="4233" w:author="Soapbox" w:date="2021-07-21T12:03:00Z">
        <w:r w:rsidR="00833549" w:rsidRPr="001E7A27" w:rsidDel="006A57FD">
          <w:rPr>
            <w:lang w:val="en-GB"/>
          </w:rPr>
          <w:delText>to have confidence in their projections</w:delText>
        </w:r>
      </w:del>
      <w:r w:rsidR="00833549" w:rsidRPr="001E7A27">
        <w:rPr>
          <w:lang w:val="en-GB"/>
        </w:rPr>
        <w:t>. This is particularly the case for highly</w:t>
      </w:r>
      <w:ins w:id="4234" w:author="Soapbox" w:date="2021-07-21T09:05:00Z">
        <w:r w:rsidR="00A97349" w:rsidRPr="001E7A27">
          <w:rPr>
            <w:lang w:val="en-GB"/>
          </w:rPr>
          <w:t xml:space="preserve"> </w:t>
        </w:r>
      </w:ins>
      <w:del w:id="4235" w:author="Soapbox" w:date="2021-07-21T09:05:00Z">
        <w:r w:rsidR="00833549" w:rsidRPr="001E7A27" w:rsidDel="00A97349">
          <w:rPr>
            <w:lang w:val="en-GB"/>
          </w:rPr>
          <w:delText>-</w:delText>
        </w:r>
      </w:del>
      <w:r w:rsidR="00833549" w:rsidRPr="001E7A27">
        <w:rPr>
          <w:lang w:val="en-GB"/>
        </w:rPr>
        <w:t xml:space="preserve">uncertain land carbon cycle feedbacks </w:t>
      </w:r>
      <w:commentRangeStart w:id="4236"/>
      <w:commentRangeStart w:id="4237"/>
      <w:r w:rsidR="00833549" w:rsidRPr="001E7A27">
        <w:rPr>
          <w:lang w:val="en-GB"/>
        </w:rPr>
        <w:fldChar w:fldCharType="begin" w:fldLock="1"/>
      </w:r>
      <w:ins w:id="4238" w:author="Robin Matthews" w:date="2021-06-17T18:10:00Z">
        <w:r w:rsidR="007320EC" w:rsidRPr="001E7A27">
          <w:rPr>
            <w:lang w:val="en-GB"/>
          </w:rPr>
          <w:instrText>ADDIN CSL_CITATION { "citationItems" : [ { "id" : "ITEM-1", "itemData" : { "DOI" : "10.1034/j.1600-0889.2003.01461.x", "ISSN" : "0280-6509", "abstract" : "Future climate change induced by atmospheric emissions of greenhouse gases is believed to have a large impact on the global carbon cycle. Several offline studies focusing either on the marine or on the terrestrial carbon cycle highlighted such potential effects. Two recent online studies, using ocean\u2013atmosphere general circulation models coupled to land and ocean carbon cycle models, investigated in a consistent way the feedback between the climate change and the carbon cycle. These two studies used observed anthropogenic CO2 emissions for the 1860\u20131995 period and IPCC scenarios for the 1995\u20132100 period to force the climate \u2013 carbon cycle models. The study from the Hadley Centre group showed a very large positive feedback, atmospheric CO2 reaching 980 ppmv by 2100 if future climate impacts on the carbon cycle, but only about 700 ppmv if the carbon cycle is included but assumed to be insensitive to the climate change. The IPSL coupled climate \u2013 carbon cycle model simulated a much smaller positive feedback: climate impact on the carbon cycle leads by 2100 to an addition of less than 100 ppmv in the atmosphere. Here we perform a detailed feedback analysis to show that such differences are due to two key processes that are still poorly constrained in these coupled models: first Southern Ocean circulation, which primarily controls the geochemical uptake of CO2, and second vegetation and soil carbon response to global warming. Our analytical analysis reproduces remarkably the results obtained by the fully coupled models. Also it allows us to identify that, amongst the two processes mentioned above, the latter (the land response to global warming) is the one that essentially explains the differences between the IPSL and the Hadley results.", "author" : [ { "dropping-particle" : "", "family" : "Friedlingstein", "given" : "P.", "non-dropping-particle" : "", "parse-names" : false, "suffix" : "" }, { "dropping-particle" : "", "family" : "Dufresne", "given" : "J.-L.", "non-dropping-particle" : "", "parse-names" : false, "suffix" : "" }, { "dropping-particle" : "", "family" : "Cox", "given" : "P. M.", "non-dropping-particle" : "", "parse-names" : false, "suffix" : "" }, { "dropping-particle" : "", "family" : "Rayner", "given" : "P.", "non-dropping-particle" : "", "parse-names" : false, "suffix" : "" } ], "container-title" : "Tellus B", "id" : "ITEM-1", "issue" : "2", "issued" : { "date-parts" : [ [ "2003", "4" ] ] }, "page" : "692-700", "title" : "How positive is the feedback between climate change and the carbon cycle?", "translator" : [ { "dropping-particle" : "", "family" : "L3855", "given" : "", "non-dropping-particle" : "", "parse-names" : false, "suffix" : "" } ], "type" : "article-journal", "volume" : "55" }, "uris" : [ "http://www.mendeley.com/documents/?uuid=855b0953-bf5b-4347-944f-b075f2bb829c" ] }, { "id" : "ITEM-2", "itemData" : { "DOI" : "10.1175/JCLI3800.1", "ISSN" : "0894-8755", "abstract" : "Eleven coupled climate\u2013carbon cycle models used a common protocol to study the coupling between climate change and the carbon cycle. The models were forced by historical emissions and the Intergovernmental Panel on Climate Change (IPCC) Special Report on Emissions Scenarios (SRES) A2 anthropogenic emissions of CO 2 for the 1850\u20132100 time period. For each model, two simulations were performed in order to isolate the impact of climate change on the land and ocean carbon cycle, and therefore the climate feedback on the atmospheric CO 2 concentration growth rate. There was unanimous agreement among the models that future climate change will reduce the efficiency of the earth system to absorb the anthropogenic carbon perturbation. A larger fraction of anthropogenic CO 2 will stay airborne if climate change is accounted for. By the end of the twenty-first century, this additional CO 2 varied between 20 and 200 ppm for the two extreme models, the majority of the models lying between 50 and 100 ppm. The higher CO 2 levels led to an additional climate warming ranging between 0.1\u00b0 and 1.5\u00b0C.", "author" : [ { "dropping-particle" : "", "family" : "Friedlingstein", "given" : "P.", "non-dropping-particle" : "", "parse-names" : false, "suffix" : "" }, { "dropping-particle" : "", "family" : "Cox", "given" : "P.", "non-dropping-particle" : "", "parse-names" : false, "suffix" : "" }, { "dropping-particle" : "", "family" : "Betts", "given" : "R.", "non-dropping-particle" : "", "parse-names" : false, "suffix" : "" }, { "dropping-particle" : "", "family" : "Bopp", "given" : "L.", "non-dropping-particle" : "", "parse-names" : false, "suffix" : "" }, { "dropping-particle" : "", "family" : "Bloh", "given" : "W.", "non-dropping-particle" : "von", "parse-names" : false, "suffix" : "" }, { "dropping-particle" : "", "family" : "Brovkin", "given" : "V.", "non-dropping-particle" : "", "parse-names" : false, "suffix" : "" }, { "dropping-particle" : "", "family" : "Cadule", "given" : "P.", "non-dropping-particle" : "", "parse-names" : false, "suffix" : "" }, { "dropping-particle" : "", "family" : "Doney", "given" : "S.", "non-dropping-particle" : "", "parse-names" : false, "suffix" : "" }, { "dropping-particle" : "", "family" : "Eby", "given" : "M.", "non-dropping-particle" : "", "parse-names" : false, "suffix" : "" }, { "dropping-particle" : "", "family" : "Fung", "given" : "I.", "non-dropping-particle" : "", "parse-names" : false, "suffix" : "" }, { "dropping-particle" : "", "family" : "Bala", "given" : "G.", "non-dropping-particle" : "", "parse-names" : false, "suffix" : "" }, { "dropping-particle" : "", "family" : "John", "given" : "J.", "non-dropping-particle" : "", "parse-names" : false, "suffix" : "" }, { "dropping-particle" : "", "family" : "Jones", "given" : "C.", "non-dropping-particle" : "", "parse-names" : false, "suffix" : "" }, { "dropping-particle" : "", "family" : "Joos", "given" : "F.", "non-dropping-particle" : "", "parse-names" : false, "suffix" : "" }, { "dropping-particle" : "", "family" : "Kato", "given" : "T.", "non-dropping-particle" : "", "parse-names" : false, "suffix" : "" }, { "dropping-particle" : "", "family" : "Kawamiya", "given" : "M.", "non-dropping-particle" : "", "parse-names" : false, "suffix" : "" }, { "dropping-particle" : "", "family" : "Knorr", "given" : "W.", "non-dropping-particle" : "", "parse-names" : false, "suffix" : "" }, { "dropping-particle" : "", "family" : "Lindsay", "given" : "K.", "non-dropping-particle" : "", "parse-names" : false, "suffix" : "" }, { "dropping-particle" : "", "family" : "Matthews", "given" : "H. D.", "non-dropping-particle" : "", "parse-names" : false, "suffix" : "" }, { "dropping-particle" : "", "family" : "Raddatz", "given" : "T.", "non-dropping-particle" : "", "parse-names" : false, "suffix" : "" }, { "dropping-particle" : "", "family" : "Rayner", "given" : "P.", "non-dropping-particle" : "", "parse-names" : false, "suffix" : "" }, { "dropping-particle" : "", "family" : "Reick", "given" : "C.", "non-dropping-particle" : "", "parse-names" : false, "suffix" : "" }, { "dropping-particle" : "", "family" : "Roeckner", "given" : "E.", "non-dropping-particle" : "", "parse-names" : false, "suffix" : "" }, { "dropping-particle" : "", "family" : "Schnitzler", "given" : "K.-G.", "non-dropping-particle" : "", "parse-names" : false, "suffix" : "" }, { "dropping-particle" : "", "family" : "Schnur", "given" : "R.", "non-dropping-particle" : "", "parse-names" : false, "suffix" : "" }, { "dropping-particle" : "", "family" : "Strassmann", "given" : "K.", "non-dropping-particle" : "", "parse-names" : false, "suffix" : "" }, { "dropping-particle" : "", "family" : "Weaver", "given" : "A. J.", "non-dropping-particle" : "", "parse-names" : false, "suffix" : "" }, { "dropping-particle" : "", "family" : "Yoshikawa", "given" : "C.", "non-dropping-particle" : "", "parse-names" : false, "suffix" : "" }, { "dropping-particle" : "", "family" : "Zeng", "given" : "N.", "non-dropping-particle" : "", "parse-names" : false, "suffix" : "" } ], "container-title" : "Journal of Climate", "id" : "ITEM-2", "issue" : "14", "issued" : { "date-parts" : [ [ "2006", "7" ] ] }, "page" : "3337-3353", "title" : "Climate\u2013Carbon Cycle Feedback Analysis: Results from the C 4 MIP Model Intercomparison", "translator" : [ { "dropping-particle" : "", "family" : "L6625", "given" : "", "non-dropping-particle" : "", "parse-names" : false, "suffix" : "" } ], "type" : "article-journal", "volume" : "19" }, "uris" : [ "http://www.mendeley.com/documents/?uuid=50f22e79-aa86-46fd-b700-989b487a1711" ] }, { "id" : "ITEM-3", "itemData" : { "DOI" : "10.1175/JCLI-D-12-00579.1", "ISSN" : "0894-8755", "abstract" : "In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 When forced by RCP8.5 CO2 emissions, models simulate a large spread in atmospheric CO2; the simulated 2100 concentrations range between 795 and 1145 ppm. Seven out of the 11 ESMs simulate a larger CO2 (on average by 44 ppm, 985 \u00b1 97 ppm by 2100) and hence higher radiative forcing (by 0.25 W m\u22122) when driven by CO2 emissions than for the concentration-driven scenarios (941 ppm). However, most of these models already overestimate the present-day CO2, with the present-day biases reasonably well correlated with future atmospheric concentrations\u2019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3.9\u00b0 \u00b1 0.9\u00b0C for the emission-driven simulations compared to 3.7\u00b0 \u00b1 0.7\u00b0C in the concentration-driven simulations. Although the lower ends are comparable in both sets of simulations, the highest climate projections are significantly warmer in the emission-driven simulations because of stronger carbon cycle feedbacks.",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"ITEM-3", "issue" : "2", "issued" : { "date-parts" : [ [ "2014", "1" ] ] }, "page" : "511-526", "title" : "Uncertainties in CMIP5 climate projections due to carbon cycle feedbacks", "translator" : [ { "dropping-particle" : "", "family" : "L4489", "given" : "", "non-dropping-particle" : "", "parse-names" : false, "suffix" : "" } ], "type" : "article-journal", "volume" : "27" }, "uris" : [ "http://www.mendeley.com/documents/?uuid=532a8016-9c0b-435b-847a-dcf799e1e4e2" ] }, { "id" : "ITEM-4", "itemData" : { "DOI" : "10.1175/JCLI-D-12-00494.1", "ISBN" : "0894-8755\\r1520-0442", "ISSN" : "0894-8755", "PMID" : "1331", "abstract" : "AbstractThe magnitude and evolution of parameters that characterize feedbacks in the coupled carbon\u2013climate system are compared across nine Earth system models (ESMs). The analysis is based on results from biogeochemically, radiatively, and fully coupled simulations in which CO2 increases at a rate of 1% yr\u22121. These simulations are part of phase 5 of the Coupled Model Intercomparison Project (CMIP5). The CO2 fluxes between the atmosphere and underlying land and ocean respond to changes in atmospheric CO2 concentration and to changes in temperature and other climate variables. The carbon\u2013concentration and carbon\u2013climate feedback parameters characterize the response of the CO2 flux between the atmosphere and the underlying surface to these changes. Feedback parameters are calculated using two different approaches. The two approaches are equivalent and either may be used to calculate the contribution of the feedback terms to diagnosed cumulative emissions. The contribution of carbon\u2013concentration feedback to...", "author" : [ { "dropping-particle" : "", "family" : "Arora", "given" : "Vivek K.", "non-dropping-particle" : "", "parse-names" : false, "suffix" : "" }, { "dropping-particle" : "", "family" : "Boer", "given" : "George J.", "non-dropping-particle" : "", "parse-names" : false, "suffix" : "" }, { "dropping-particle" : "", "family" : "Friedlingstein", "given" : "Pierre", "non-dropping-particle" : "", "parse-names" : false, "suffix" : "" }, { "dropping-particle" : "", "family" : "Eby", "given" : "Michael", "non-dropping-particle" : "", "parse-names" : false, "suffix" : "" }, { "dropping-particle" : "", "family" : "Jones", "given" : "Chris D.", "non-dropping-particle" : "", "parse-names" : false, "suffix" : "" }, { "dropping-particle" : "", "family" : "Christian", "given" : "James R.", "non-dropping-particle" : "", "parse-names" : false, "suffix" : "" }, { "dropping-particle" : "", "family" : "Bonan", "given" : "Gordon", "non-dropping-particle" : "", "parse-names" : false, "suffix" : "" }, { "dropping-particle" : "", "family" : "Bopp", "given" : "Laurent", "non-dropping-particle" : "", "parse-names" : false, "suffix" : "" }, { "dropping-particle" : "", "family" : "Brovkin", "given" : "Victor", "non-dropping-particle" : "", "parse-names" : false, "suffix" : "" }, { "dropping-particle" : "", "family" : "Cadule", "given" : "Patricia",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"Lindsay", "given" : "Keith", "non-dropping-particle" : "", "parse-names" : false, "suffix" : "" }, { "dropping-particle" : "", "family" : "Tjiputra", "given" : "Jerry F.", "non-dropping-particle" : "", "parse-names" : false, "suffix" : "" }, { "dropping-particle" : "", "family" : "Wu", "given" : "Tongwen", "non-dropping-particle" : "", "parse-names" : false, "suffix" : "" } ], "container-title" : "Journal of Climate", "id" : "ITEM-4", "issue" : "15", "issued" : { "date-parts" : [ [ "2013", "8" ] ] }, "page" : "5289-5314", "title" : "Carbon\u2013concentration and carbon\u2013climate feedbacks in CMIP5 Earth system models", "translator" : [ { "dropping-particle" : "", "family" : "L6629", "given" : "", "non-dropping-particle" : "", "parse-names" : false, "suffix" : "" } ], "type" : "article-journal", "volume" : "26" }, "uris" : [ "http://www.mendeley.com/documents/?uuid=0e6b3baa-5dd6-4122-a601-21eb371631aa" ] } ], "mendeley" : { "formattedCitation" : "(Friedlingstein et al., 2003, 2006, 2014b; Arora et al., 2013)", "manualFormatting" : "(Arora et al., 2013; Friedlingstein et al., 2014b)", "plainTextFormattedCitation" : "(Friedlingstein et al., 2003, 2006, 2014b; Arora et al., 2013)", "previouslyFormattedCitation" : "(Friedlingstein et al., 2003, 2006, 2014b; Arora et al., 2013)" }, "properties" : { "noteIndex" : 0 }, "schema" : "https://github.com/citation-style-language/schema/raw/master/csl-citation.json" }</w:instrText>
        </w:r>
      </w:ins>
      <w:del w:id="4239" w:author="Robin Matthews" w:date="2021-06-17T18:10:00Z">
        <w:r w:rsidR="00747167" w:rsidRPr="001E7A27" w:rsidDel="007320EC">
          <w:rPr>
            <w:lang w:val="en-GB"/>
          </w:rPr>
          <w:delInstrText>ADDIN CSL_CITATION { "citationItems" : [ { "id" : "ITEM-1", "itemData" : { "DOI" : "10.1034/j.1600-0889.2003.01461.x", "ISSN" : "0280-6509", "abstract" : "Future climate change induced by atmospheric emissions of greenhouse gases is believed to have a large impact on the global carbon cycle. Several offline studies focusing either on the marine or on the terrestrial carbon cycle highlighted such potential effects. Two recent online studies, using ocean\u2013atmosphere general circulation models coupled to land and ocean carbon cycle models, investigated in a consistent way the feedback between the climate change and the carbon cycle. These two studies used observed anthropogenic CO2 emissions for the 1860\u20131995 period and IPCC scenarios for the 1995\u20132100 period to force the climate \u2013 carbon cycle models. The study from the Hadley Centre group showed a very large positive feedback, atmospheric CO2 reaching 980 ppmv by 2100 if future climate impacts on the carbon cycle, but only about 700 ppmv if the carbon cycle is included but assumed to be insensitive to the climate change. The IPSL coupled climate \u2013 carbon cycle model simulated a much smaller positive feedback: climate impact on the carbon cycle leads by 2100 to an addition of less than 100 ppmv in the atmosphere. Here we perform a detailed feedback analysis to show that such differences are due to two key processes that are still poorly constrained in these coupled models: first Southern Ocean circulation, which primarily controls the geochemical uptake of CO2, and second vegetation and soil carbon response to global warming. Our analytical analysis reproduces remarkably the results obtained by the fully coupled models. Also it allows us to identify that, amongst the two processes mentioned above, the latter (the land response to global warming) is the one that essentially explains the differences between the IPSL and the Hadley results.", "author" : [ { "dropping-particle" : "", "family" : "Friedlingstein", "given" : "P.", "non-dropping-particle" : "", "parse-names" : false, "suffix" : "" }, { "dropping-particle" : "", "family" : "Dufresne", "given" : "J.-L.", "non-dropping-particle" : "", "parse-names" : false, "suffix" : "" }, { "dropping-particle" : "", "family" : "Cox", "given" : "P. M.", "non-dropping-particle" : "", "parse-names" : false, "suffix" : "" }, { "dropping-particle" : "", "family" : "Rayner", "given" : "P.", "non-dropping-particle" : "", "parse-names" : false, "suffix" : "" } ], "container-title" : "Tellus B", "id" : "ITEM-1", "issue" : "2", "issued" : { "date-parts" : [ [ "2003", "4" ] ] }, "page" : "692-700", "title" : "How positive is the feedback between climate change and the carbon cycle?", "translator" : [ { "dropping-particle" : "", "family" : "L3855", "given" : "", "non-dropping-particle" : "", "parse-names" : false, "suffix" : "" } ], "type" : "article-journal", "volume" : "55" }, "uris" : [ "http://www.mendeley.com/documents/?uuid=855b0953-bf5b-4347-944f-b075f2bb829c" ] }, { "id" : "ITEM-2", "itemData" : { "DOI" : "10.1175/JCLI3800.1", "ISSN" : "0894-8755", "abstract" : "Eleven coupled climate\u2013carbon cycle models used a common protocol to study the coupling between climate change and the carbon cycle. The models were forced by historical emissions and the Intergovernmental Panel on Climate Change (IPCC) Special Report on Emissions Scenarios (SRES) A2 anthropogenic emissions of CO 2 for the 1850\u20132100 time period. For each model, two simulations were performed in order to isolate the impact of climate change on the land and ocean carbon cycle, and therefore the climate feedback on the atmospheric CO 2 concentration growth rate. There was unanimous agreement among the models that future climate change will reduce the efficiency of the earth system to absorb the anthropogenic carbon perturbation. A larger fraction of anthropogenic CO 2 will stay airborne if climate change is accounted for. By the end of the twenty-first century, this additional CO 2 varied between 20 and 200 ppm for the two extreme models, the majority of the models lying between 50 and 100 ppm. The higher CO 2 levels led to an additional climate warming ranging between 0.1\u00b0 and 1.5\u00b0C.", "author" : [ { "dropping-particle" : "", "family" : "Friedlingstein", "given" : "P.", "non-dropping-particle" : "", "parse-names" : false, "suffix" : "" }, { "dropping-particle" : "", "family" : "Cox", "given" : "P.", "non-dropping-particle" : "", "parse-names" : false, "suffix" : "" }, { "dropping-particle" : "", "family" : "Betts", "given" : "R.", "non-dropping-particle" : "", "parse-names" : false, "suffix" : "" }, { "dropping-particle" : "", "family" : "Bopp", "given" : "L.", "non-dropping-particle" : "", "parse-names" : false, "suffix" : "" }, { "dropping-particle" : "", "family" : "Bloh", "given" : "W.", "non-dropping-particle" : "von", "parse-names" : false, "suffix" : "" }, { "dropping-particle" : "", "family" : "Brovkin", "given" : "V.", "non-dropping-particle" : "", "parse-names" : false, "suffix" : "" }, { "dropping-particle" : "", "family" : "Cadule", "given" : "P.", "non-dropping-particle" : "", "parse-names" : false, "suffix" : "" }, { "dropping-particle" : "", "family" : "Doney", "given" : "S.", "non-dropping-particle" : "", "parse-names" : false, "suffix" : "" }, { "dropping-particle" : "", "family" : "Eby", "given" : "M.", "non-dropping-particle" : "", "parse-names" : false, "suffix" : "" }, { "dropping-particle" : "", "family" : "Fung", "given" : "I.", "non-dropping-particle" : "", "parse-names" : false, "suffix" : "" }, { "dropping-particle" : "", "family" : "Bala", "given" : "G.", "non-dropping-particle" : "", "parse-names" : false, "suffix" : "" }, { "dropping-particle" : "", "family" : "John", "given" : "J.", "non-dropping-particle" : "", "parse-names" : false, "suffix" : "" }, { "dropping-particle" : "", "family" : "Jones", "given" : "C.", "non-dropping-particle" : "", "parse-names" : false, "suffix" : "" }, { "dropping-particle" : "", "family" : "Joos", "given" : "F.", "non-dropping-particle" : "", "parse-names" : false, "suffix" : "" }, { "dropping-particle" : "", "family" : "Kato", "given" : "T.", "non-dropping-particle" : "", "parse-names" : false, "suffix" : "" }, { "dropping-particle" : "", "family" : "Kawamiya", "given" : "M.", "non-dropping-particle" : "", "parse-names" : false, "suffix" : "" }, { "dropping-particle" : "", "family" : "Knorr", "given" : "W.", "non-dropping-particle" : "", "parse-names" : false, "suffix" : "" }, { "dropping-particle" : "", "family" : "Lindsay", "given" : "K.", "non-dropping-particle" : "", "parse-names" : false, "suffix" : "" }, { "dropping-particle" : "", "family" : "Matthews", "given" : "H. D.", "non-dropping-particle" : "", "parse-names" : false, "suffix" : "" }, { "dropping-particle" : "", "family" : "Raddatz", "given" : "T.", "non-dropping-particle" : "", "parse-names" : false, "suffix" : "" }, { "dropping-particle" : "", "family" : "Rayner", "given" : "P.", "non-dropping-particle" : "", "parse-names" : false, "suffix" : "" }, { "dropping-particle" : "", "family" : "Reick", "given" : "C.", "non-dropping-particle" : "", "parse-names" : false, "suffix" : "" }, { "dropping-particle" : "", "family" : "Roeckner", "given" : "E.", "non-dropping-particle" : "", "parse-names" : false, "suffix" : "" }, { "dropping-particle" : "", "family" : "Schnitzler", "given" : "K.-G.", "non-dropping-particle" : "", "parse-names" : false, "suffix" : "" }, { "dropping-particle" : "", "family" : "Schnur", "given" : "R.", "non-dropping-particle" : "", "parse-names" : false, "suffix" : "" }, { "dropping-particle" : "", "family" : "Strassmann", "given" : "K.", "non-dropping-particle" : "", "parse-names" : false, "suffix" : "" }, { "dropping-particle" : "", "family" : "Weaver", "given" : "A. J.", "non-dropping-particle" : "", "parse-names" : false, "suffix" : "" }, { "dropping-particle" : "", "family" : "Yoshikawa", "given" : "C.", "non-dropping-particle" : "", "parse-names" : false, "suffix" : "" }, { "dropping-particle" : "", "family" : "Zeng", "given" : "N.", "non-dropping-particle" : "", "parse-names" : false, "suffix" : "" } ], "container-title" : "Journal of Climate", "id" : "ITEM-2", "issue" : "14", "issued" : { "date-parts" : [ [ "2006", "7" ] ] }, "page" : "3337-3353", "title" : "Climate\u2013Carbon Cycle Feedback Analysis: Results from the C 4 MIP Model Intercomparison", "translator" : [ { "dropping-particle" : "", "family" : "L6625", "given" : "", "non-dropping-particle" : "", "parse-names" : false, "suffix" : "" } ], "type" : "article-journal", "volume" : "19" }, "uris" : [ "http://www.mendeley.com/documents/?uuid=50f22e79-aa86-46fd-b700-989b487a1711" ] }, { "id" : "ITEM-3", "itemData" : { "DOI" : "10.1175/JCLI-D-12-00579.1", "ISSN" : "0894-8755", "abstract" : "In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 When forced by RCP8.5 CO2 emissions, models simulate a large spread in atmospheric CO2; the simulated 2100 concentrations range between 795 and 1145 ppm. Seven out of the 11 ESMs simulate a larger CO2 (on average by 44 ppm, 985 \u00b1 97 ppm by 2100) and hence higher radiative forcing (by 0.25 W m\u22122) when driven by CO2 emissions than for the concentration-driven scenarios (941 ppm). However, most of these models already overestimate the present-day CO2, with the present-day biases reasonably well correlated with future atmospheric concentrations\u2019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3.9\u00b0 \u00b1 0.9\u00b0C for the emission-driven simulations compared to 3.7\u00b0 \u00b1 0.7\u00b0C in the concentration-driven simulations. Although the lower ends are comparable in both sets of simulations, the highest climate projections are significantly warmer in the emission-driven simulations because of stronger carbon cycle feedbacks.",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"ITEM-3", "issue" : "2", "issued" : { "date-parts" : [ [ "2014", "1" ] ] }, "page" : "511-526", "title" : "Uncertainties in CMIP5 climate projections due to carbon cycle feedbacks", "translator" : [ { "dropping-particle" : "", "family" : "L4489", "given" : "", "non-dropping-particle" : "", "parse-names" : false, "suffix" : "" } ], "type" : "article-journal", "volume" : "27" }, "uris" : [ "http://www.mendeley.com/documents/?uuid=532a8016-9c0b-435b-847a-dcf799e1e4e2" ] }, { "id" : "ITEM-4", "itemData" : { "DOI" : "10.1175/JCLI-D-12-00494.1", "ISBN" : "0894-8755\\r1520-0442", "ISSN" : "0894-8755", "PMID" : "1331", "abstract" : "AbstractThe magnitude and evolution of parameters that characterize feedbacks in the coupled carbon\u2013climate system are compared across nine Earth system models (ESMs). The analysis is based on results from biogeochemically, radiatively, and fully coupled simulations in which CO2 increases at a rate of 1% yr\u22121. These simulations are part of phase 5 of the Coupled Model Intercomparison Project (CMIP5). The CO2 fluxes between the atmosphere and underlying land and ocean respond to changes in atmospheric CO2 concentration and to changes in temperature and other climate variables. The carbon\u2013concentration and carbon\u2013climate feedback parameters characterize the response of the CO2 flux between the atmosphere and the underlying surface to these changes. Feedback parameters are calculated using two different approaches. The two approaches are equivalent and either may be used to calculate the contribution of the feedback terms to diagnosed cumulative emissions. The contribution of carbon\u2013concentration feedback to...", "author" : [ { "dropping-particle" : "", "family" : "Arora", "given" : "Vivek K.", "non-dropping-particle" : "", "parse-names" : false, "suffix" : "" }, { "dropping-particle" : "", "family" : "Boer", "given" : "George J.", "non-dropping-particle" : "", "parse-names" : false, "suffix" : "" }, { "dropping-particle" : "", "family" : "Friedlingstein", "given" : "Pierre", "non-dropping-particle" : "", "parse-names" : false, "suffix" : "" }, { "dropping-particle" : "", "family" : "Eby", "given" : "Michael", "non-dropping-particle" : "", "parse-names" : false, "suffix" : "" }, { "dropping-particle" : "", "family" : "Jones", "given" : "Chris D.", "non-dropping-particle" : "", "parse-names" : false, "suffix" : "" }, { "dropping-particle" : "", "family" : "Christian", "given" : "James R.", "non-dropping-particle" : "", "parse-names" : false, "suffix" : "" }, { "dropping-particle" : "", "family" : "Bonan", "given" : "Gordon", "non-dropping-particle" : "", "parse-names" : false, "suffix" : "" }, { "dropping-particle" : "", "family" : "Bopp", "given" : "Laurent", "non-dropping-particle" : "", "parse-names" : false, "suffix" : "" }, { "dropping-particle" : "", "family" : "Brovkin", "given" : "Victor", "non-dropping-particle" : "", "parse-names" : false, "suffix" : "" }, { "dropping-particle" : "", "family" : "Cadule", "given" : "Patricia",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"Lindsay", "given" : "Keith", "non-dropping-particle" : "", "parse-names" : false, "suffix" : "" }, { "dropping-particle" : "", "family" : "Tjiputra", "given" : "Jerry F.", "non-dropping-particle" : "", "parse-names" : false, "suffix" : "" }, { "dropping-particle" : "", "family" : "Wu", "given" : "Tongwen", "non-dropping-particle" : "", "parse-names" : false, "suffix" : "" } ], "container-title" : "Journal of Climate", "id" : "ITEM-4", "issue" : "15", "issued" : { "date-parts" : [ [ "2013", "8" ] ] }, "page" : "5289-5314", "title" : "Carbon\u2013concentration and carbon\u2013climate feedbacks in CMIP5 Earth system models", "translator" : [ { "dropping-particle" : "", "family" : "L6629", "given" : "", "non-dropping-particle" : "", "parse-names" : false, "suffix" : "" } ], "type" : "article-journal", "volume" : "26" }, "uris" : [ "http://www.mendeley.com/documents/?uuid=0e6b3baa-5dd6-4122-a601-21eb371631aa" ] } ], "mendeley" : { "formattedCitation" : "(Friedlingstein et al., 2003, 2006, 2014b; Arora et al., 2013)", "manualFormatting" : "( Arora et al., 2013; Friedlingstein et al., 2014b)", "plainTextFormattedCitation" : "(Friedlingstein et al., 2003, 2006, 2014b; Arora et al., 2013)", "previouslyFormattedCitation" : "(Friedlingstein et al., 2003, 2006, 2014b; Arora et al., 2013)" }, "properties" : { "noteIndex" : 0 }, "schema" : "https://github.com/citation-style-language/schema/raw/master/csl-citation.json" }</w:delInstrText>
        </w:r>
      </w:del>
      <w:r w:rsidR="00833549" w:rsidRPr="001E7A27">
        <w:rPr>
          <w:lang w:val="en-GB"/>
        </w:rPr>
        <w:fldChar w:fldCharType="separate"/>
      </w:r>
      <w:r w:rsidR="00025FA2" w:rsidRPr="001E7A27">
        <w:rPr>
          <w:noProof/>
          <w:lang w:val="en-GB"/>
        </w:rPr>
        <w:t>(</w:t>
      </w:r>
      <w:del w:id="4240" w:author="Robin Matthews" w:date="2021-06-17T18:10:00Z">
        <w:r w:rsidR="00025FA2" w:rsidRPr="001E7A27" w:rsidDel="007320EC">
          <w:rPr>
            <w:noProof/>
            <w:lang w:val="en-GB"/>
          </w:rPr>
          <w:delText xml:space="preserve"> </w:delText>
        </w:r>
      </w:del>
      <w:r w:rsidR="00025FA2" w:rsidRPr="001E7A27">
        <w:rPr>
          <w:noProof/>
          <w:lang w:val="en-GB"/>
        </w:rPr>
        <w:t>Arora et al., 2013; Friedlingstein et al., 2014b)</w:t>
      </w:r>
      <w:r w:rsidR="00833549" w:rsidRPr="001E7A27">
        <w:rPr>
          <w:lang w:val="en-GB"/>
        </w:rPr>
        <w:fldChar w:fldCharType="end"/>
      </w:r>
      <w:commentRangeEnd w:id="4236"/>
      <w:commentRangeEnd w:id="4237"/>
      <w:r w:rsidR="007320EC" w:rsidRPr="001E7A27">
        <w:rPr>
          <w:rStyle w:val="CommentReference"/>
          <w:lang w:val="en-GB"/>
        </w:rPr>
        <w:commentReference w:id="4236"/>
      </w:r>
      <w:r w:rsidR="00025FA2" w:rsidRPr="001E7A27">
        <w:rPr>
          <w:rStyle w:val="CommentReference"/>
          <w:lang w:val="en-GB"/>
        </w:rPr>
        <w:commentReference w:id="4237"/>
      </w:r>
      <w:r w:rsidR="00833549" w:rsidRPr="001E7A27">
        <w:rPr>
          <w:lang w:val="en-GB"/>
        </w:rPr>
        <w:t>.</w:t>
      </w:r>
      <w:r w:rsidR="00833549" w:rsidRPr="001E7A27" w:rsidDel="00367CF7">
        <w:rPr>
          <w:lang w:val="en-GB"/>
        </w:rPr>
        <w:t xml:space="preserve"> </w:t>
      </w:r>
      <w:commentRangeStart w:id="4241"/>
      <w:commentRangeStart w:id="4242"/>
      <w:r w:rsidR="00833549" w:rsidRPr="001E7A27">
        <w:rPr>
          <w:lang w:val="en-GB"/>
        </w:rPr>
        <w:t>Land models within ESMs can be compared to multiple different datasets of processes such as gross carbon uptake, physical predictions such as leaf area and carbon stocks</w:t>
      </w:r>
      <w:ins w:id="4243" w:author="Soapbox" w:date="2021-07-21T12:04:00Z">
        <w:r w:rsidRPr="001E7A27">
          <w:rPr>
            <w:lang w:val="en-GB"/>
          </w:rPr>
          <w:t>,</w:t>
        </w:r>
      </w:ins>
      <w:r w:rsidR="00833549" w:rsidRPr="001E7A27">
        <w:rPr>
          <w:lang w:val="en-GB"/>
        </w:rPr>
        <w:t xml:space="preserve"> which influence carbon fluxes and are diagnostic of carbon turnover times, as well as linkages between carbon and water cycles and other aspects of the terrestrial carbon cycle. </w:t>
      </w:r>
      <w:commentRangeEnd w:id="4241"/>
      <w:r w:rsidRPr="001E7A27">
        <w:rPr>
          <w:rStyle w:val="CommentReference"/>
          <w:lang w:val="en-GB"/>
        </w:rPr>
        <w:commentReference w:id="4241"/>
      </w:r>
      <w:commentRangeEnd w:id="4242"/>
      <w:r w:rsidR="00853709">
        <w:rPr>
          <w:rStyle w:val="CommentReference"/>
          <w:lang w:val="en-GB"/>
        </w:rPr>
        <w:commentReference w:id="4242"/>
      </w:r>
      <w:r w:rsidR="00833549" w:rsidRPr="001E7A27">
        <w:rPr>
          <w:lang w:val="en-GB"/>
        </w:rPr>
        <w:t>To provide these multiple orthogonal constraints, a model benchmarking system</w:t>
      </w:r>
      <w:ins w:id="4244" w:author="Soapbox" w:date="2021-07-21T12:06:00Z">
        <w:r w:rsidR="00D05821" w:rsidRPr="001E7A27">
          <w:rPr>
            <w:lang w:val="en-GB"/>
          </w:rPr>
          <w:t xml:space="preserve"> </w:t>
        </w:r>
        <w:r w:rsidR="00D05821" w:rsidRPr="001E7A27">
          <w:rPr>
            <w:rFonts w:cs="Times New Roman"/>
            <w:lang w:val="en-GB"/>
          </w:rPr>
          <w:t>–</w:t>
        </w:r>
      </w:ins>
      <w:del w:id="4245" w:author="Soapbox" w:date="2021-07-21T12:06:00Z">
        <w:r w:rsidR="00833549" w:rsidRPr="001E7A27" w:rsidDel="00D05821">
          <w:rPr>
            <w:lang w:val="en-GB"/>
          </w:rPr>
          <w:delText>,</w:delText>
        </w:r>
      </w:del>
      <w:r w:rsidR="00833549" w:rsidRPr="001E7A27">
        <w:rPr>
          <w:lang w:val="en-GB"/>
        </w:rPr>
        <w:t xml:space="preserve"> </w:t>
      </w:r>
      <w:r w:rsidR="00833549" w:rsidRPr="001E7A27">
        <w:rPr>
          <w:rFonts w:cs="Times New Roman"/>
          <w:noProof/>
          <w:lang w:val="en-GB"/>
        </w:rPr>
        <w:t>the international land model benchmarking (</w:t>
      </w:r>
      <w:r w:rsidR="00833549" w:rsidRPr="001E7A27">
        <w:rPr>
          <w:lang w:val="en-GB"/>
        </w:rPr>
        <w:t>ILAMB)</w:t>
      </w:r>
      <w:ins w:id="4246" w:author="Soapbox" w:date="2021-07-21T12:06:00Z">
        <w:r w:rsidR="00D05821" w:rsidRPr="001E7A27">
          <w:rPr>
            <w:lang w:val="en-GB"/>
          </w:rPr>
          <w:t xml:space="preserve"> </w:t>
        </w:r>
      </w:ins>
      <w:del w:id="4247" w:author="Soapbox" w:date="2021-07-21T12:06:00Z">
        <w:r w:rsidR="00833549" w:rsidRPr="001E7A27" w:rsidDel="00D05821">
          <w:rPr>
            <w:lang w:val="en-GB"/>
          </w:rPr>
          <w:delText xml:space="preserve">, </w:delText>
        </w:r>
      </w:del>
      <w:ins w:id="4248" w:author="Soapbox" w:date="2021-07-21T12:06:00Z">
        <w:r w:rsidR="00D05821" w:rsidRPr="001E7A27">
          <w:rPr>
            <w:rFonts w:cs="Times New Roman"/>
            <w:lang w:val="en-GB"/>
          </w:rPr>
          <w:t>–</w:t>
        </w:r>
        <w:r w:rsidR="00D05821" w:rsidRPr="001E7A27">
          <w:rPr>
            <w:lang w:val="en-GB"/>
          </w:rPr>
          <w:t xml:space="preserve"> </w:t>
        </w:r>
      </w:ins>
      <w:r w:rsidR="00833549" w:rsidRPr="001E7A27">
        <w:rPr>
          <w:lang w:val="en-GB"/>
        </w:rPr>
        <w:t xml:space="preserve">has been developed </w:t>
      </w:r>
      <w:r w:rsidR="00833549" w:rsidRPr="001E7A27">
        <w:rPr>
          <w:lang w:val="en-GB"/>
        </w:rPr>
        <w:fldChar w:fldCharType="begin" w:fldLock="1"/>
      </w:r>
      <w:r w:rsidR="00747167" w:rsidRPr="001E7A27">
        <w:rPr>
          <w:lang w:val="en-GB"/>
        </w:rPr>
        <w:instrText>ADDIN CSL_CITATION { "citationItems" : [ { "id" : "ITEM-1", "itemData" : { "DOI" : "10.1029/2018MS001354", "ISSN" : "1942-2466", "abstract" : "The increasing complexity of Earth system models has inspired efforts to quantitatively assess model fidelity through rigorous comparison with best available measurements and observational data products. Earth system models exhibit a high degree of spread in predictions of land biogeochemistry, biogeophysics, and hydrology, which are sensitive to forcing from other model components. Based on insights from prior land model evaluation studies and community workshops, the authors developed an open source model benchmarking software package that generates graphical diagnostics and scores model performance in support of the International Land Model Benchmarking (ILAMB) project. Employing a suite of in situ, remote sensing, and reanalysis data sets, the ILAMB package performs comprehensive model assessment across a wide range of land variables and generates a hierarchical set of web pages containing statistical analyses and figures designed to provide the user insights into strengths and weaknesses of multiple models or model versions. Described here is the benchmarking philosophy and mathematical methodology embodied in the most recent implementation of the ILAMB package. Comparison methods unique to a few specific data sets are presented, and guidelines for configuring an ILAMB analysis and interpreting resulting model performance scores are discussed. ILAMB is being adopted by modeling teams and centers during model development and for model intercomparison projects, and community engagement is sought for extending evaluation metrics and adding new observational data sets to the benchmarking framework.", "author" : [ { "dropping-particle" : "", "family" : "Collier", "given" : "Nathan", "non-dropping-particle" : "", "parse-names" : false, "suffix" : "" }, { "dropping-particle" : "", "family" : "Hoffman", "given" : "Forrest M.", "non-dropping-particle" : "", "parse-names" : false, "suffix" : "" }, { "dropping-particle" : "", "family" : "Lawrence", "given" : "David M.", "non-dropping-particle" : "", "parse-names" : false, "suffix" : "" }, { "dropping-particle" : "", "family" : "Keppel\u2010Aleks", "given" : "Gretchen", "non-dropping-particle" : "", "parse-names" : false, "suffix" : "" }, { "dropping-particle" : "", "family" : "Koven", "given" : "Charles D.", "non-dropping-particle" : "", "parse-names" : false, "suffix" : "" }, { "dropping-particle" : "", "family" : "Riley", "given" : "William J.", "non-dropping-particle" : "", "parse-names" : false, "suffix" : "" }, { "dropping-particle" : "", "family" : "Mu", "given" : "Mingquan", "non-dropping-particle" : "", "parse-names" : false, "suffix" : "" }, { "dropping-particle" : "", "family" : "Randerson", "given" : "James T.", "non-dropping-particle" : "", "parse-names" : false, "suffix" : "" } ], "container-title" : "Journal of Advances in Modeling Earth Systems", "id" : "ITEM-1", "issue" : "11", "issued" : { "date-parts" : [ [ "2018", "11", "7" ] ] }, "page" : "2731-2754", "title" : "The International Land Model Benchmarking (ILAMB) System: Design, Theory, and Implementation", "translator" : [ { "dropping-particle" : "", "family" : "L7260", "given" : "", "non-dropping-particle" : "", "parse-names" : false, "suffix" : "" } ], "type" : "article-journal", "volume" : "10" }, "uris" : [ "http://www.mendeley.com/documents/?uuid=e09a24c8-5925-48f3-ac43-8e15c5b66568" ] } ], "mendeley" : { "formattedCitation" : "(Collier et al., 2018)", "plainTextFormattedCitation" : "(Collier et al., 2018)", "previouslyFormattedCitation" : "(Collier et al., 2018)" }, "properties" : { "noteIndex" : 0 }, "schema" : "https://github.com/citation-style-language/schema/raw/master/csl-citation.json" }</w:instrText>
      </w:r>
      <w:r w:rsidR="00833549" w:rsidRPr="001E7A27">
        <w:rPr>
          <w:lang w:val="en-GB"/>
        </w:rPr>
        <w:fldChar w:fldCharType="separate"/>
      </w:r>
      <w:r w:rsidR="00025FA2" w:rsidRPr="001E7A27">
        <w:rPr>
          <w:noProof/>
          <w:lang w:val="en-GB"/>
        </w:rPr>
        <w:t>(Collier et al., 2018)</w:t>
      </w:r>
      <w:r w:rsidR="00833549" w:rsidRPr="001E7A27">
        <w:rPr>
          <w:lang w:val="en-GB"/>
        </w:rPr>
        <w:fldChar w:fldCharType="end"/>
      </w:r>
      <w:r w:rsidR="00833549" w:rsidRPr="001E7A27">
        <w:rPr>
          <w:lang w:val="en-GB"/>
        </w:rPr>
        <w:t xml:space="preserve">.  </w:t>
      </w:r>
    </w:p>
    <w:p w14:paraId="3BD7DBB3" w14:textId="77777777" w:rsidR="00833549" w:rsidRPr="001E7A27" w:rsidRDefault="00833549" w:rsidP="005C7F25">
      <w:pPr>
        <w:pStyle w:val="AR6BodyText"/>
        <w:rPr>
          <w:lang w:val="en-GB"/>
        </w:rPr>
      </w:pPr>
    </w:p>
    <w:p w14:paraId="631428D5" w14:textId="16619B9B" w:rsidR="00833549" w:rsidRPr="001E7A27" w:rsidRDefault="00833549" w:rsidP="005C7F25">
      <w:pPr>
        <w:pStyle w:val="AR6BodyText"/>
        <w:rPr>
          <w:lang w:val="en-GB"/>
        </w:rPr>
      </w:pPr>
      <w:r w:rsidRPr="001E7A27">
        <w:rPr>
          <w:lang w:val="en-GB"/>
        </w:rPr>
        <w:t>Figure 5.2</w:t>
      </w:r>
      <w:r w:rsidR="007C6078" w:rsidRPr="001E7A27">
        <w:rPr>
          <w:lang w:val="en-GB"/>
        </w:rPr>
        <w:t>2</w:t>
      </w:r>
      <w:r w:rsidRPr="001E7A27">
        <w:rPr>
          <w:lang w:val="en-GB"/>
        </w:rPr>
        <w:t xml:space="preserve"> shows an overview set of land (Figure 5.2</w:t>
      </w:r>
      <w:r w:rsidR="007C6078" w:rsidRPr="001E7A27">
        <w:rPr>
          <w:lang w:val="en-GB"/>
        </w:rPr>
        <w:t>2</w:t>
      </w:r>
      <w:r w:rsidRPr="001E7A27">
        <w:rPr>
          <w:lang w:val="en-GB"/>
        </w:rPr>
        <w:t>a) and ocean (Figure 5.2</w:t>
      </w:r>
      <w:r w:rsidR="007C6078" w:rsidRPr="001E7A27">
        <w:rPr>
          <w:lang w:val="en-GB"/>
        </w:rPr>
        <w:t>2</w:t>
      </w:r>
      <w:r w:rsidRPr="001E7A27">
        <w:rPr>
          <w:lang w:val="en-GB"/>
        </w:rPr>
        <w:t xml:space="preserve">b) benchmarks applied to both the CMIP5 and CMIP6 historical simulations. There is good evidence of an improvement in model </w:t>
      </w:r>
      <w:r w:rsidRPr="001E7A27">
        <w:rPr>
          <w:lang w:val="en-GB"/>
        </w:rPr>
        <w:lastRenderedPageBreak/>
        <w:t>performance from CMIP5 (</w:t>
      </w:r>
      <w:commentRangeStart w:id="4249"/>
      <w:r w:rsidRPr="001E7A27">
        <w:rPr>
          <w:lang w:val="en-GB"/>
        </w:rPr>
        <w:t>in yellow) to CMIP6 (in green</w:t>
      </w:r>
      <w:commentRangeEnd w:id="4249"/>
      <w:r w:rsidR="00D05821" w:rsidRPr="001E7A27">
        <w:rPr>
          <w:rStyle w:val="CommentReference"/>
          <w:lang w:val="en-GB"/>
        </w:rPr>
        <w:commentReference w:id="4249"/>
      </w:r>
      <w:r w:rsidRPr="001E7A27">
        <w:rPr>
          <w:lang w:val="en-GB"/>
        </w:rPr>
        <w:t>), in both the land and ocean, based on these benchmarks. The mean of the CMIP6 land models outperform</w:t>
      </w:r>
      <w:ins w:id="4250" w:author="Soapbox" w:date="2021-07-21T12:08:00Z">
        <w:r w:rsidR="00593933" w:rsidRPr="001E7A27">
          <w:rPr>
            <w:lang w:val="en-GB"/>
          </w:rPr>
          <w:t>s</w:t>
        </w:r>
      </w:ins>
      <w:r w:rsidRPr="001E7A27">
        <w:rPr>
          <w:lang w:val="en-GB"/>
        </w:rPr>
        <w:t xml:space="preserve"> or perform</w:t>
      </w:r>
      <w:ins w:id="4251" w:author="Soapbox" w:date="2021-07-21T12:08:00Z">
        <w:r w:rsidR="00593933" w:rsidRPr="001E7A27">
          <w:rPr>
            <w:lang w:val="en-GB"/>
          </w:rPr>
          <w:t>s</w:t>
        </w:r>
      </w:ins>
      <w:r w:rsidRPr="001E7A27">
        <w:rPr>
          <w:lang w:val="en-GB"/>
        </w:rPr>
        <w:t xml:space="preserve"> equivalently to the mean of the CMIP5 land models on all available metrics.  </w:t>
      </w:r>
    </w:p>
    <w:p w14:paraId="176F662C" w14:textId="77777777" w:rsidR="00833549" w:rsidRPr="001E7A27" w:rsidRDefault="00833549" w:rsidP="005C7F25">
      <w:pPr>
        <w:pStyle w:val="AR6BodyText"/>
        <w:rPr>
          <w:lang w:val="en-GB"/>
        </w:rPr>
      </w:pPr>
    </w:p>
    <w:p w14:paraId="44B903DD" w14:textId="77777777" w:rsidR="001C7F75" w:rsidRPr="001E7A27" w:rsidRDefault="001C7F75" w:rsidP="005C7F25">
      <w:pPr>
        <w:pStyle w:val="AR6BodyText"/>
        <w:rPr>
          <w:lang w:val="en-GB"/>
        </w:rPr>
      </w:pPr>
    </w:p>
    <w:p w14:paraId="4F19D137" w14:textId="3378BDE4" w:rsidR="005A2651" w:rsidRPr="001E7A27" w:rsidRDefault="00833549" w:rsidP="005C7F25">
      <w:pPr>
        <w:pStyle w:val="AR6BodyText"/>
        <w:rPr>
          <w:b/>
          <w:lang w:val="en-GB"/>
        </w:rPr>
      </w:pPr>
      <w:r w:rsidRPr="001E7A27">
        <w:rPr>
          <w:b/>
          <w:lang w:val="en-GB"/>
        </w:rPr>
        <w:t>[START FIGURE 5.2</w:t>
      </w:r>
      <w:r w:rsidR="007C6078" w:rsidRPr="001E7A27">
        <w:rPr>
          <w:b/>
          <w:lang w:val="en-GB"/>
        </w:rPr>
        <w:t>2</w:t>
      </w:r>
      <w:r w:rsidRPr="001E7A27">
        <w:rPr>
          <w:b/>
          <w:lang w:val="en-GB"/>
        </w:rPr>
        <w:t xml:space="preserve"> HERE]</w:t>
      </w:r>
    </w:p>
    <w:p w14:paraId="2C7C074B" w14:textId="77777777" w:rsidR="00833549" w:rsidRPr="001E7A27" w:rsidRDefault="00833549" w:rsidP="005C7F25">
      <w:pPr>
        <w:pStyle w:val="AR6BodyText"/>
        <w:rPr>
          <w:b/>
          <w:lang w:val="en-GB"/>
        </w:rPr>
      </w:pPr>
    </w:p>
    <w:p w14:paraId="2D3099B2" w14:textId="089DCC92" w:rsidR="00833549" w:rsidRPr="001E7A27" w:rsidRDefault="00833549" w:rsidP="005C7F25">
      <w:pPr>
        <w:pStyle w:val="AR6Chap5Figure"/>
        <w:rPr>
          <w:lang w:val="en-GB"/>
        </w:rPr>
      </w:pPr>
      <w:r w:rsidRPr="001E7A27">
        <w:rPr>
          <w:b/>
          <w:bCs/>
          <w:lang w:val="en-GB"/>
        </w:rPr>
        <w:t xml:space="preserve">Overview scores for CMIP5 (left hand side of table) and CMIP6 (right hand side of table) </w:t>
      </w:r>
      <w:r w:rsidR="009F798D" w:rsidRPr="001E7A27">
        <w:rPr>
          <w:b/>
          <w:bCs/>
          <w:lang w:val="en-GB"/>
        </w:rPr>
        <w:t>Earth system models (</w:t>
      </w:r>
      <w:r w:rsidRPr="001E7A27">
        <w:rPr>
          <w:b/>
          <w:bCs/>
          <w:lang w:val="en-GB"/>
        </w:rPr>
        <w:t>ESMs</w:t>
      </w:r>
      <w:r w:rsidR="009F798D" w:rsidRPr="001E7A27">
        <w:rPr>
          <w:b/>
          <w:bCs/>
          <w:lang w:val="en-GB"/>
        </w:rPr>
        <w:t>)</w:t>
      </w:r>
      <w:r w:rsidRPr="001E7A27">
        <w:rPr>
          <w:b/>
          <w:bCs/>
          <w:lang w:val="en-GB"/>
        </w:rPr>
        <w:t>, for multiple benchmarks against different datasets</w:t>
      </w:r>
      <w:r w:rsidRPr="001E7A27">
        <w:rPr>
          <w:lang w:val="en-GB"/>
        </w:rPr>
        <w:t xml:space="preserve">. (a) Benchmarking of ESM land models, (b) benchmarking of ocean models. Scores are relative to other models within each benchmark row, with positive scores indicating a better agreement with observations. Models included are only those from institutions that participated in both CMIP5 and CMIP6 carbon cycle experiments, in order to trace changes from one ensemble to the next.  CMIP5 models are labels in yellow and CMIP6 in green, with the multi-model ensemble means labelled in white. </w:t>
      </w:r>
      <w:r w:rsidR="0006753C" w:rsidRPr="001E7A27">
        <w:rPr>
          <w:rFonts w:cs="Times New Roman"/>
          <w:szCs w:val="20"/>
          <w:lang w:val="en-GB"/>
        </w:rPr>
        <w:t>Further details on data sources and processing are available in the chapter data table (Table 5.SM.6).</w:t>
      </w:r>
    </w:p>
    <w:p w14:paraId="3C850626" w14:textId="77777777" w:rsidR="00833549" w:rsidRPr="001E7A27" w:rsidRDefault="00833549" w:rsidP="005C7F25">
      <w:pPr>
        <w:pStyle w:val="AR6BodyText"/>
        <w:rPr>
          <w:lang w:val="en-GB"/>
        </w:rPr>
      </w:pPr>
    </w:p>
    <w:p w14:paraId="5649BA64" w14:textId="77777777" w:rsidR="00833549" w:rsidRPr="001E7A27" w:rsidRDefault="00833549" w:rsidP="005C7F25">
      <w:pPr>
        <w:pStyle w:val="AR6BodyText"/>
        <w:rPr>
          <w:b/>
          <w:lang w:val="en-GB"/>
        </w:rPr>
      </w:pPr>
      <w:r w:rsidRPr="001E7A27">
        <w:rPr>
          <w:b/>
          <w:lang w:val="en-GB"/>
        </w:rPr>
        <w:t>[END FIGURE 5.2</w:t>
      </w:r>
      <w:r w:rsidR="007C6078" w:rsidRPr="001E7A27">
        <w:rPr>
          <w:b/>
          <w:lang w:val="en-GB"/>
        </w:rPr>
        <w:t>2</w:t>
      </w:r>
      <w:r w:rsidRPr="001E7A27">
        <w:rPr>
          <w:b/>
          <w:lang w:val="en-GB"/>
        </w:rPr>
        <w:t xml:space="preserve"> HERE] </w:t>
      </w:r>
    </w:p>
    <w:p w14:paraId="0DA14356" w14:textId="77777777" w:rsidR="00833549" w:rsidRPr="001E7A27" w:rsidRDefault="00833549" w:rsidP="005C7F25">
      <w:pPr>
        <w:pStyle w:val="AR6BodyText"/>
        <w:rPr>
          <w:rFonts w:eastAsiaTheme="majorEastAsia"/>
          <w:lang w:val="en-GB"/>
        </w:rPr>
      </w:pPr>
    </w:p>
    <w:p w14:paraId="7C67DA0D" w14:textId="77777777" w:rsidR="001C7F75" w:rsidRPr="001E7A27" w:rsidRDefault="001C7F75" w:rsidP="005C7F25">
      <w:pPr>
        <w:pStyle w:val="AR6BodyText"/>
        <w:rPr>
          <w:rFonts w:eastAsiaTheme="majorEastAsia"/>
          <w:lang w:val="en-GB"/>
        </w:rPr>
      </w:pPr>
    </w:p>
    <w:p w14:paraId="7EA0E5D9" w14:textId="2302C2E2" w:rsidR="00833549" w:rsidRPr="001E7A27" w:rsidRDefault="00833549" w:rsidP="00535548">
      <w:pPr>
        <w:pStyle w:val="AR6Chap5Level35111"/>
        <w:rPr>
          <w:lang w:val="en-GB"/>
        </w:rPr>
      </w:pPr>
      <w:bookmarkStart w:id="4252" w:name="_Toc33564289"/>
      <w:bookmarkStart w:id="4253" w:name="_Toc70535703"/>
      <w:commentRangeStart w:id="4254"/>
      <w:commentRangeStart w:id="4255"/>
      <w:r w:rsidRPr="001E7A27">
        <w:rPr>
          <w:lang w:val="en-GB"/>
        </w:rPr>
        <w:t xml:space="preserve">Evaluation </w:t>
      </w:r>
      <w:commentRangeEnd w:id="4254"/>
      <w:r w:rsidR="004F3621" w:rsidRPr="001E7A27">
        <w:rPr>
          <w:rStyle w:val="CommentReference"/>
          <w:rFonts w:cstheme="minorBidi"/>
          <w:i w:val="0"/>
          <w:lang w:val="en-GB" w:eastAsia="fr-FR"/>
        </w:rPr>
        <w:commentReference w:id="4254"/>
      </w:r>
      <w:commentRangeEnd w:id="4255"/>
      <w:r w:rsidR="003D2BB4">
        <w:rPr>
          <w:rStyle w:val="CommentReference"/>
          <w:rFonts w:cstheme="minorBidi"/>
          <w:i w:val="0"/>
          <w:lang w:val="en-GB" w:eastAsia="fr-FR"/>
        </w:rPr>
        <w:commentReference w:id="4255"/>
      </w:r>
      <w:r w:rsidRPr="001E7A27">
        <w:rPr>
          <w:lang w:val="en-GB"/>
        </w:rPr>
        <w:t xml:space="preserve">of </w:t>
      </w:r>
      <w:r w:rsidR="003760AB" w:rsidRPr="001E7A27">
        <w:rPr>
          <w:lang w:val="en-GB"/>
        </w:rPr>
        <w:t>H</w:t>
      </w:r>
      <w:r w:rsidRPr="001E7A27">
        <w:rPr>
          <w:lang w:val="en-GB"/>
        </w:rPr>
        <w:t xml:space="preserve">istorical </w:t>
      </w:r>
      <w:r w:rsidR="003760AB" w:rsidRPr="001E7A27">
        <w:rPr>
          <w:lang w:val="en-GB"/>
        </w:rPr>
        <w:t>C</w:t>
      </w:r>
      <w:r w:rsidRPr="001E7A27">
        <w:rPr>
          <w:lang w:val="en-GB"/>
        </w:rPr>
        <w:t xml:space="preserve">arbon </w:t>
      </w:r>
      <w:r w:rsidR="003760AB" w:rsidRPr="001E7A27">
        <w:rPr>
          <w:lang w:val="en-GB"/>
        </w:rPr>
        <w:t>C</w:t>
      </w:r>
      <w:r w:rsidRPr="001E7A27">
        <w:rPr>
          <w:lang w:val="en-GB"/>
        </w:rPr>
        <w:t xml:space="preserve">ycle </w:t>
      </w:r>
      <w:r w:rsidR="003760AB" w:rsidRPr="001E7A27">
        <w:rPr>
          <w:lang w:val="en-GB"/>
        </w:rPr>
        <w:t>S</w:t>
      </w:r>
      <w:r w:rsidRPr="001E7A27">
        <w:rPr>
          <w:lang w:val="en-GB"/>
        </w:rPr>
        <w:t xml:space="preserve">imulations in </w:t>
      </w:r>
      <w:r w:rsidR="003760AB" w:rsidRPr="001E7A27">
        <w:rPr>
          <w:lang w:val="en-GB"/>
        </w:rPr>
        <w:t>C</w:t>
      </w:r>
      <w:r w:rsidRPr="001E7A27">
        <w:rPr>
          <w:lang w:val="en-GB"/>
        </w:rPr>
        <w:t>oncentration-</w:t>
      </w:r>
      <w:ins w:id="4256" w:author="Soapbox" w:date="2021-07-21T12:09:00Z">
        <w:r w:rsidR="00593933" w:rsidRPr="001E7A27">
          <w:rPr>
            <w:lang w:val="en-GB"/>
          </w:rPr>
          <w:t>d</w:t>
        </w:r>
      </w:ins>
      <w:del w:id="4257" w:author="Soapbox" w:date="2021-07-21T12:09:00Z">
        <w:r w:rsidR="003760AB" w:rsidRPr="001E7A27" w:rsidDel="00593933">
          <w:rPr>
            <w:lang w:val="en-GB"/>
          </w:rPr>
          <w:delText>D</w:delText>
        </w:r>
      </w:del>
      <w:r w:rsidRPr="001E7A27">
        <w:rPr>
          <w:lang w:val="en-GB"/>
        </w:rPr>
        <w:t xml:space="preserve">riven </w:t>
      </w:r>
      <w:r w:rsidR="003760AB" w:rsidRPr="001E7A27">
        <w:rPr>
          <w:lang w:val="en-GB"/>
        </w:rPr>
        <w:t>R</w:t>
      </w:r>
      <w:r w:rsidRPr="001E7A27">
        <w:rPr>
          <w:lang w:val="en-GB"/>
        </w:rPr>
        <w:t>uns</w:t>
      </w:r>
      <w:bookmarkEnd w:id="4252"/>
      <w:bookmarkEnd w:id="4253"/>
    </w:p>
    <w:p w14:paraId="7D9EAB17" w14:textId="77777777" w:rsidR="00833549" w:rsidRPr="001E7A27" w:rsidRDefault="00833549" w:rsidP="005C7F25">
      <w:pPr>
        <w:pStyle w:val="AR6BodyText"/>
        <w:rPr>
          <w:rFonts w:eastAsiaTheme="majorEastAsia"/>
          <w:lang w:val="en-GB"/>
        </w:rPr>
      </w:pPr>
    </w:p>
    <w:p w14:paraId="4B169BE6" w14:textId="227EAECB" w:rsidR="00833549" w:rsidRPr="001E7A27" w:rsidRDefault="00833549" w:rsidP="005C7F25">
      <w:pPr>
        <w:pStyle w:val="AR6BodyText"/>
        <w:rPr>
          <w:rFonts w:cs="Times New Roman"/>
          <w:vertAlign w:val="subscript"/>
          <w:lang w:val="en-GB"/>
        </w:rPr>
      </w:pPr>
      <w:r w:rsidRPr="001E7A27">
        <w:rPr>
          <w:lang w:val="en-GB" w:eastAsia="en-US"/>
        </w:rPr>
        <w:t xml:space="preserve">This section evaluates concentration-driven historical simulations of changes in land and ocean cumulative carbon uptake, against observation-based estimates from </w:t>
      </w:r>
      <w:ins w:id="4258" w:author="Soapbox" w:date="2021-07-21T12:11:00Z">
        <w:r w:rsidR="00593933" w:rsidRPr="001E7A27">
          <w:rPr>
            <w:lang w:val="en-GB" w:eastAsia="en-US"/>
          </w:rPr>
          <w:t>the Global Carbon Project (</w:t>
        </w:r>
      </w:ins>
      <w:r w:rsidRPr="001E7A27">
        <w:rPr>
          <w:lang w:val="en-GB" w:eastAsia="en-US"/>
        </w:rPr>
        <w:t>GCP</w:t>
      </w:r>
      <w:ins w:id="4259" w:author="Soapbox" w:date="2021-07-21T12:11:00Z">
        <w:del w:id="4260" w:author="Ian Blenkinsop" w:date="2021-07-28T14:30:00Z">
          <w:r w:rsidR="00593933" w:rsidRPr="001E7A27" w:rsidDel="00A80BEA">
            <w:rPr>
              <w:lang w:val="en-GB" w:eastAsia="en-US"/>
            </w:rPr>
            <w:delText>)</w:delText>
          </w:r>
        </w:del>
      </w:ins>
      <w:del w:id="4261" w:author="Ian Blenkinsop" w:date="2021-07-28T14:30:00Z">
        <w:r w:rsidRPr="001E7A27" w:rsidDel="00A80BEA">
          <w:rPr>
            <w:lang w:val="en-GB" w:eastAsia="en-US"/>
          </w:rPr>
          <w:delText xml:space="preserve"> </w:delText>
        </w:r>
      </w:del>
      <w:ins w:id="4262" w:author="Ian Blenkinsop" w:date="2021-07-28T14:30:00Z">
        <w:r w:rsidR="00A80BEA" w:rsidRPr="001E7A27">
          <w:rPr>
            <w:lang w:val="en-GB" w:eastAsia="en-US"/>
          </w:rPr>
          <w:t xml:space="preserve">; </w:t>
        </w:r>
      </w:ins>
      <w:r w:rsidRPr="001E7A27">
        <w:rPr>
          <w:lang w:val="en-GB" w:eastAsia="en-US"/>
        </w:rPr>
        <w:fldChar w:fldCharType="begin" w:fldLock="1"/>
      </w:r>
      <w:r w:rsidR="00747167" w:rsidRPr="001E7A27">
        <w:rPr>
          <w:lang w:val="en-GB" w:eastAsia="en-US"/>
        </w:rPr>
        <w:instrText>ADDIN CSL_CITATION { "citationItems" : [ { "id" : "ITEM-1",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"ITEM-1",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"mendeley" : { "formattedCitation" : "(Le Qu\u00e9r\u00e9 et al., 2018a)", "plainTextFormattedCitation" : "(Le Qu\u00e9r\u00e9 et al., 2018a)", "previouslyFormattedCitation" : "(Le Qu\u00e9r\u00e9 et al., 2018a)" }, "properties" : { "noteIndex" : 0 }, "schema" : "https://github.com/citation-style-language/schema/raw/master/csl-citation.json" }</w:instrText>
      </w:r>
      <w:r w:rsidRPr="001E7A27">
        <w:rPr>
          <w:lang w:val="en-GB" w:eastAsia="en-US"/>
        </w:rPr>
        <w:fldChar w:fldCharType="separate"/>
      </w:r>
      <w:del w:id="4263" w:author="Ian Blenkinsop" w:date="2021-07-28T14:30:00Z">
        <w:r w:rsidR="00025FA2" w:rsidRPr="001E7A27" w:rsidDel="00A80BEA">
          <w:rPr>
            <w:noProof/>
            <w:lang w:val="en-GB" w:eastAsia="en-US"/>
          </w:rPr>
          <w:delText>(</w:delText>
        </w:r>
      </w:del>
      <w:r w:rsidR="00025FA2" w:rsidRPr="001E7A27">
        <w:rPr>
          <w:noProof/>
          <w:lang w:val="en-GB" w:eastAsia="en-US"/>
        </w:rPr>
        <w:t>Le Quéré et al., 2018a)</w:t>
      </w:r>
      <w:r w:rsidRPr="001E7A27">
        <w:rPr>
          <w:lang w:val="en-GB" w:eastAsia="en-US"/>
        </w:rPr>
        <w:fldChar w:fldCharType="end"/>
      </w:r>
      <w:r w:rsidRPr="001E7A27">
        <w:rPr>
          <w:lang w:val="en-GB" w:eastAsia="en-US"/>
        </w:rPr>
        <w:t>.</w:t>
      </w:r>
      <w:r w:rsidRPr="001E7A27">
        <w:rPr>
          <w:lang w:val="en-GB"/>
        </w:rPr>
        <w:t xml:space="preserve"> For each model, common historical land-use changes were prescribed </w:t>
      </w:r>
      <w:r w:rsidRPr="001E7A27">
        <w:rPr>
          <w:lang w:val="en-GB"/>
        </w:rPr>
        <w:fldChar w:fldCharType="begin" w:fldLock="1"/>
      </w:r>
      <w:r w:rsidR="00747167" w:rsidRPr="001E7A27">
        <w:rPr>
          <w:lang w:val="en-GB"/>
        </w:rPr>
        <w:instrText>ADDIN CSL_CITATION { "citationItems" : [ { "id" : "ITEM-1", "itemData" : { "DOI" : "10.5194/gmd-9-2853-2016", "ISBN" : "1991-9603", "ISSN" : "1991-9603", "abstract" : "Abstract. Coordinated experimental design and implementation has become a cornerstone of global climate modelling. Model Intercomparison Projects (MIPs) enable systematic and robust analysis of results across many models, by reducing the influence of ad hoc differences in model set-up or experimental boundary conditions. As it enters its 6th phase, the Coupled Model Intercomparison Project (CMIP6) has grown significantly in scope with the design and documentation of individual simulations delegated to individual climate science communities. The Coupled Climate\u2013Carbon Cycle Model Intercomparison Project (C4MIP) takes responsibility for design, documentation, and analysis of carbon cycle feedbacks and interactions in climate simulations. These feedbacks are potentially large and play a leading-order contribution in determining the atmospheric composition in response to human emissions of CO2 and in the setting of emissions targets to stabilize climate or avoid dangerous climate change. For over a decade, C4MIP has coordinated coupled climate\u2013carbon cycle simulations, and in this paper we describe the C4MIP simulations that will be formally part of CMIP6. While the climate\u2013carbon cycle community has created this experimental design, the simulations also fit within the wider CMIP activity, conform to some common standards including documentation and diagnostic requests, and are designed to complement the CMIP core experiments known as the Diagnostic, Evaluation and Characterization of Klima (DECK). C4MIP has three key strands of scientific motivation and the requested simulations are designed to satisfy their needs: (1) pre-industrial and historical simulations (formally part of the common set of CMIP6 experiments) to enable model evaluation, (2) idealized coupled and partially coupled simulations with 1% per year increases in CO2 to enable diagnosis of feedback strength and its components, (3) future scenario simulations to project how the Earth system will respond to anthropogenic activity over the 21st century and beyond. This paper documents in detail these simulations, explains their rationale and planned analysis, and describes how to set up and run the simulations. Particular attention is paid to boundary conditions, input data, and requested output diagnostics. It is important that modelling groups participating in C4MIP adhere as closely as possible to this experimental design.", "author" : [ { "dropping-particle" : "", "family" : "Jones", "given" : "Chris D.",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"Bopp", "given" : "Laurent", "non-dropping-particle" : "", "parse-names" : false, "suffix" : "" }, { "dropping-particle" : "", "family" : "Brovkin", "given" : "Victor", "non-dropping-particle" : "", "parse-names" : false, "suffix" : "" }, { "dropping-particle" : "", "family" : "Dunne", "given" : "John", "non-dropping-particle" : "", "parse-names" : false, "suffix" : "" }, { "dropping-particle" : "", "family" : "Graven", "given" : "Heather", "non-dropping-particle" : "", "parse-names" : false, "suffix" : "" }, { "dropping-particle" : "", "family" : "Hoffman", "given" : "Forrest", "non-dropping-particle" : "", "parse-names" : false, "suffix" : "" }, { "dropping-particle" : "", "family" : "Ilyina", "given" : "Tatiana", "non-dropping-particle" : "", "parse-names" : false, "suffix" : "" }, { "dropping-particle" : "", "family" : "John", "given" : "Jasmin G.", "non-dropping-particle" : "", "parse-names" : false, "suffix" : "" }, { "dropping-particle" : "", "family" : "Jung", "given" : "Martin", "non-dropping-particle" : "", "parse-names" : false, "suffix" : "" }, { "dropping-particle" : "", "family" : "Kawamiya", "given" : "Michio", "non-dropping-particle" : "", "parse-names" : false, "suffix" : "" }, { "dropping-particle" : "", "family" : "Koven", "given" : "Charlie", "non-dropping-particle" : "", "parse-names" : false, "suffix" : "" }, { "dropping-particle" : "", "family" : "Pongratz", "given" : "Julia", "non-dropping-particle" : "", "parse-names" : false, "suffix" : "" }, { "dropping-particle" : "", "family" : "Raddatz", "given" : "Thomas", "non-dropping-particle" : "", "parse-names" : false, "suffix" : "" }, { "dropping-particle" : "", "family" : "Randerson", "given" : "James T.", "non-dropping-particle" : "", "parse-names" : false, "suffix" : "" }, { "dropping-particle" : "", "family" : "Zaehle", "given" : "S\u00f6nke", "non-dropping-particle" : "", "parse-names" : false, "suffix" : "" } ], "container-title" : "Geoscientific Model Development", "id" : "ITEM-1", "issue" : "8", "issued" : { "date-parts" : [ [ "2016", "8", "25" ] ] }, "page" : "2853-2880", "title" : "C4MIP - The Coupled Climate\u2013Carbon Cycle Model Intercomparison Project: experimental protocol for CMIP6", "translator" : [ { "dropping-particle" : "", "family" : "L4599", "given" : "", "non-dropping-particle" : "", "parse-names" : false, "suffix" : "" } ], "type" : "article-journal", "volume" : "9" }, "uris" : [ "http://www.mendeley.com/documents/?uuid=a8bd963d-ddbf-4137-9b92-1382529314d9", "http://www.mendeley.com/documents/?uuid=c8b17571-70d7-499e-91a3-9a6c95a5ae8d" ] } ], "mendeley" : { "formattedCitation" : "(Jones et al., 2016a)", "plainTextFormattedCitation" : "(Jones et al., 2016a)", "previouslyFormattedCitation" : "(Jones et al., 2016a)" }, "properties" : { "noteIndex" : 0 }, "schema" : "https://github.com/citation-style-language/schema/raw/master/csl-citation.json" }</w:instrText>
      </w:r>
      <w:r w:rsidRPr="001E7A27">
        <w:rPr>
          <w:lang w:val="en-GB"/>
        </w:rPr>
        <w:fldChar w:fldCharType="separate"/>
      </w:r>
      <w:r w:rsidR="00025FA2" w:rsidRPr="001E7A27">
        <w:rPr>
          <w:noProof/>
          <w:lang w:val="en-GB"/>
        </w:rPr>
        <w:t>(Jones et al., 2016a)</w:t>
      </w:r>
      <w:r w:rsidRPr="001E7A27">
        <w:rPr>
          <w:lang w:val="en-GB"/>
        </w:rPr>
        <w:fldChar w:fldCharType="end"/>
      </w:r>
      <w:r w:rsidRPr="001E7A27">
        <w:rPr>
          <w:lang w:val="en-GB"/>
        </w:rPr>
        <w:t xml:space="preserve">. </w:t>
      </w:r>
    </w:p>
    <w:p w14:paraId="3D679AD9" w14:textId="77777777" w:rsidR="00833549" w:rsidRPr="001E7A27" w:rsidRDefault="00833549" w:rsidP="005C7F25">
      <w:pPr>
        <w:pStyle w:val="AR6BodyText"/>
        <w:rPr>
          <w:lang w:val="en-GB"/>
        </w:rPr>
      </w:pPr>
    </w:p>
    <w:p w14:paraId="519C7144" w14:textId="2B04107A" w:rsidR="00833549" w:rsidRPr="001E7A27" w:rsidRDefault="00833549" w:rsidP="005C7F25">
      <w:pPr>
        <w:pStyle w:val="AR6BodyText"/>
        <w:rPr>
          <w:lang w:val="en-GB"/>
        </w:rPr>
      </w:pPr>
      <w:r w:rsidRPr="001E7A27">
        <w:rPr>
          <w:lang w:val="en-GB"/>
        </w:rPr>
        <w:t>Figure 5.2</w:t>
      </w:r>
      <w:r w:rsidR="007C6078" w:rsidRPr="001E7A27">
        <w:rPr>
          <w:lang w:val="en-GB"/>
        </w:rPr>
        <w:t>3</w:t>
      </w:r>
      <w:r w:rsidRPr="001E7A27">
        <w:rPr>
          <w:lang w:val="en-GB"/>
        </w:rPr>
        <w:t xml:space="preserve"> shows global annual mean values from CMIP6 concentration-driven runs for 1850 to </w:t>
      </w:r>
      <w:commentRangeStart w:id="4264"/>
      <w:r w:rsidRPr="001E7A27">
        <w:rPr>
          <w:lang w:val="en-GB"/>
        </w:rPr>
        <w:t>2014</w:t>
      </w:r>
      <w:commentRangeEnd w:id="4264"/>
      <w:r w:rsidR="00E67000" w:rsidRPr="001E7A27">
        <w:rPr>
          <w:rStyle w:val="CommentReference"/>
          <w:lang w:val="en-GB"/>
        </w:rPr>
        <w:commentReference w:id="4264"/>
      </w:r>
      <w:r w:rsidRPr="001E7A27">
        <w:rPr>
          <w:lang w:val="en-GB"/>
        </w:rPr>
        <w:t xml:space="preserve">. </w:t>
      </w:r>
      <w:r w:rsidRPr="001E7A27">
        <w:rPr>
          <w:rFonts w:cs="Times New Roman"/>
          <w:color w:val="000000" w:themeColor="text1"/>
          <w:lang w:val="en-GB"/>
        </w:rPr>
        <w:t xml:space="preserve">The ocean carbon cycle models reproduce historical carbon uptake well, with the model range for the global ocean carbon sink in </w:t>
      </w:r>
      <w:commentRangeStart w:id="4265"/>
      <w:r w:rsidRPr="001E7A27">
        <w:rPr>
          <w:rFonts w:cs="Times New Roman"/>
          <w:color w:val="000000" w:themeColor="text1"/>
          <w:lang w:val="en-GB"/>
        </w:rPr>
        <w:t xml:space="preserve">2014 </w:t>
      </w:r>
      <w:commentRangeEnd w:id="4265"/>
      <w:r w:rsidR="001970C9" w:rsidRPr="001E7A27">
        <w:rPr>
          <w:rStyle w:val="CommentReference"/>
          <w:lang w:val="en-GB"/>
        </w:rPr>
        <w:commentReference w:id="4265"/>
      </w:r>
      <w:r w:rsidRPr="001E7A27">
        <w:rPr>
          <w:rFonts w:cs="Times New Roman"/>
          <w:color w:val="000000" w:themeColor="text1"/>
          <w:lang w:val="en-GB"/>
        </w:rPr>
        <w:t>(2.3</w:t>
      </w:r>
      <w:r w:rsidRPr="001E7A27">
        <w:rPr>
          <w:lang w:val="en-GB"/>
        </w:rPr>
        <w:t>–</w:t>
      </w:r>
      <w:r w:rsidRPr="001E7A27">
        <w:rPr>
          <w:rFonts w:cs="Times New Roman"/>
          <w:color w:val="000000" w:themeColor="text1"/>
          <w:lang w:val="en-GB"/>
        </w:rPr>
        <w:t>2.7 GtC yr</w:t>
      </w:r>
      <w:del w:id="4266" w:author="Ian Blenkinsop" w:date="2021-07-28T14:30:00Z">
        <w:r w:rsidRPr="001E7A27" w:rsidDel="00A80BEA">
          <w:rPr>
            <w:color w:val="000000" w:themeColor="text1"/>
            <w:vertAlign w:val="superscript"/>
            <w:lang w:val="en-GB" w:eastAsia="en-US"/>
          </w:rPr>
          <w:delText>-</w:delText>
        </w:r>
      </w:del>
      <w:ins w:id="4267" w:author="Ian Blenkinsop" w:date="2021-07-28T14:30:00Z">
        <w:r w:rsidR="00A80BEA" w:rsidRPr="001E7A27">
          <w:rPr>
            <w:color w:val="000000" w:themeColor="text1"/>
            <w:vertAlign w:val="superscript"/>
            <w:lang w:val="en-GB" w:eastAsia="en-US"/>
          </w:rPr>
          <w:t>–</w:t>
        </w:r>
      </w:ins>
      <w:r w:rsidRPr="001E7A27">
        <w:rPr>
          <w:color w:val="000000" w:themeColor="text1"/>
          <w:vertAlign w:val="superscript"/>
          <w:lang w:val="en-GB" w:eastAsia="en-US"/>
        </w:rPr>
        <w:t>1</w:t>
      </w:r>
      <w:r w:rsidRPr="001E7A27">
        <w:rPr>
          <w:color w:val="000000" w:themeColor="text1"/>
          <w:lang w:val="en-GB" w:eastAsia="en-US"/>
        </w:rPr>
        <w:t>)</w:t>
      </w:r>
      <w:r w:rsidRPr="001E7A27">
        <w:rPr>
          <w:rFonts w:cs="Times New Roman"/>
          <w:color w:val="000000" w:themeColor="text1"/>
          <w:lang w:val="en-GB"/>
        </w:rPr>
        <w:t xml:space="preserve"> clustering around the central GCP estimate of 2.6 </w:t>
      </w:r>
      <w:r w:rsidRPr="001E7A27">
        <w:rPr>
          <w:rFonts w:eastAsia="Bliss-Medium" w:cs="Times New Roman"/>
          <w:lang w:val="en-GB"/>
        </w:rPr>
        <w:t xml:space="preserve">± </w:t>
      </w:r>
      <w:r w:rsidRPr="001E7A27">
        <w:rPr>
          <w:rFonts w:cs="Times New Roman"/>
          <w:color w:val="000000" w:themeColor="text1"/>
          <w:lang w:val="en-GB"/>
        </w:rPr>
        <w:t>0.5 GtC yr</w:t>
      </w:r>
      <w:del w:id="4268" w:author="Ian Blenkinsop" w:date="2021-07-28T14:30:00Z">
        <w:r w:rsidRPr="001E7A27" w:rsidDel="00A80BEA">
          <w:rPr>
            <w:rFonts w:cs="Times New Roman"/>
            <w:color w:val="000000" w:themeColor="text1"/>
            <w:vertAlign w:val="superscript"/>
            <w:lang w:val="en-GB"/>
          </w:rPr>
          <w:delText>-</w:delText>
        </w:r>
      </w:del>
      <w:ins w:id="4269" w:author="Ian Blenkinsop" w:date="2021-07-28T14:30:00Z">
        <w:r w:rsidR="00A80BEA" w:rsidRPr="001E7A27">
          <w:rPr>
            <w:rFonts w:cs="Times New Roman"/>
            <w:color w:val="000000" w:themeColor="text1"/>
            <w:vertAlign w:val="superscript"/>
            <w:lang w:val="en-GB"/>
          </w:rPr>
          <w:t>–</w:t>
        </w:r>
      </w:ins>
      <w:r w:rsidRPr="001E7A27">
        <w:rPr>
          <w:rFonts w:cs="Times New Roman"/>
          <w:color w:val="000000" w:themeColor="text1"/>
          <w:vertAlign w:val="superscript"/>
          <w:lang w:val="en-GB"/>
        </w:rPr>
        <w:t>1</w:t>
      </w:r>
      <w:r w:rsidRPr="001E7A27">
        <w:rPr>
          <w:rFonts w:cs="Times New Roman"/>
          <w:color w:val="000000" w:themeColor="text1"/>
          <w:lang w:val="en-GB"/>
        </w:rPr>
        <w:t>. Simulated cumulative ocean carbon uptake (1850</w:t>
      </w:r>
      <w:r w:rsidRPr="001E7A27">
        <w:rPr>
          <w:lang w:val="en-GB"/>
        </w:rPr>
        <w:t>–</w:t>
      </w:r>
      <w:r w:rsidRPr="001E7A27">
        <w:rPr>
          <w:rFonts w:cs="Times New Roman"/>
          <w:color w:val="000000" w:themeColor="text1"/>
          <w:lang w:val="en-GB"/>
        </w:rPr>
        <w:t xml:space="preserve">2014) ranges from 110 to 166 GtC, with a model mean of 131 </w:t>
      </w:r>
      <w:r w:rsidRPr="001E7A27">
        <w:rPr>
          <w:rFonts w:eastAsia="Bliss-Medium" w:cs="Times New Roman"/>
          <w:lang w:val="en-GB"/>
        </w:rPr>
        <w:t xml:space="preserve">± </w:t>
      </w:r>
      <w:r w:rsidRPr="001E7A27">
        <w:rPr>
          <w:rFonts w:cs="Times New Roman"/>
          <w:color w:val="000000" w:themeColor="text1"/>
          <w:lang w:val="en-GB"/>
        </w:rPr>
        <w:t>17 PgC</w:t>
      </w:r>
      <w:ins w:id="4270" w:author="Soapbox" w:date="2021-07-21T12:14:00Z">
        <w:r w:rsidR="00801D06" w:rsidRPr="001E7A27">
          <w:rPr>
            <w:rFonts w:cs="Times New Roman"/>
            <w:color w:val="000000" w:themeColor="text1"/>
            <w:lang w:val="en-GB"/>
          </w:rPr>
          <w:t>,</w:t>
        </w:r>
      </w:ins>
      <w:r w:rsidRPr="001E7A27">
        <w:rPr>
          <w:rFonts w:cs="Times New Roman"/>
          <w:color w:val="000000" w:themeColor="text1"/>
          <w:lang w:val="en-GB"/>
        </w:rPr>
        <w:t xml:space="preserve"> which is lower than the GCP estimate of 150 </w:t>
      </w:r>
      <w:r w:rsidRPr="001E7A27">
        <w:rPr>
          <w:rFonts w:eastAsia="Bliss-Medium" w:cs="Times New Roman"/>
          <w:lang w:val="en-GB"/>
        </w:rPr>
        <w:t xml:space="preserve">± </w:t>
      </w:r>
      <w:r w:rsidRPr="001E7A27">
        <w:rPr>
          <w:rFonts w:cs="Times New Roman"/>
          <w:color w:val="000000" w:themeColor="text1"/>
          <w:lang w:val="en-GB"/>
        </w:rPr>
        <w:t>25 GtC (</w:t>
      </w:r>
      <w:r w:rsidR="00C95A77" w:rsidRPr="001E7A27">
        <w:rPr>
          <w:rFonts w:cs="Times New Roman"/>
          <w:color w:val="000000" w:themeColor="text1"/>
          <w:lang w:val="en-GB"/>
        </w:rPr>
        <w:t xml:space="preserve">Figure </w:t>
      </w:r>
      <w:r w:rsidRPr="001E7A27">
        <w:rPr>
          <w:rFonts w:cs="Times New Roman"/>
          <w:color w:val="000000" w:themeColor="text1"/>
          <w:lang w:val="en-GB"/>
        </w:rPr>
        <w:t>5.2</w:t>
      </w:r>
      <w:r w:rsidR="007C6078" w:rsidRPr="001E7A27">
        <w:rPr>
          <w:rFonts w:cs="Times New Roman"/>
          <w:color w:val="000000" w:themeColor="text1"/>
          <w:lang w:val="en-GB"/>
        </w:rPr>
        <w:t>3</w:t>
      </w:r>
      <w:r w:rsidRPr="001E7A27">
        <w:rPr>
          <w:rFonts w:cs="Times New Roman"/>
          <w:color w:val="000000" w:themeColor="text1"/>
          <w:lang w:val="en-GB"/>
        </w:rPr>
        <w:t xml:space="preserve">a). This suggests that CMIP6 models may slightly underestimate historical ocean carbon uptake </w:t>
      </w:r>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"10.1038/s41467-020-18203-3", "ISSN" : "20411723", "PMID" : "32887875", "abstract" : "The ocean is a sink for ~25% of the atmospheric CO2 emitted by human activities, an amount in excess of 2 petagrams of carbon per year (PgC yr\u22121). Time-resolved estimates of global ocean-atmosphere CO2 flux provide an important constraint on the global carbon budget. However, previous estimates of this flux, derived from surface ocean CO2 concentrations, have not corrected the data for temperature gradients between the surface and sampling at a few meters depth, or for the effect of the cool ocean surface skin. Here we calculate a time history of ocean-atmosphere CO2 fluxes from 1992 to 2018, corrected for these effects. These increase the calculated net flux into the oceans by 0.8\u20130.9 PgC\u00a0yr\u22121, at times doubling uncorrected values. We estimate uncertainties using multiple interpolation methods, finding convergent results for fluxes globally after 2000, or over the Northern Hemisphere throughout the period. Our corrections reconcile surface uptake with independent estimates of the increase in ocean CO2 inventory, and suggest most ocean models underestimate uptake.", "author" : [ { "dropping-particle" : "", "family" : "Watson", "given" : "Andrew J.", "non-dropping-particle" : "", "parse-names" : false, "suffix" : "" }, { "dropping-particle" : "", "family" : "Schuster", "given" : "Ute", "non-dropping-particle" : "", "parse-names" : false, "suffix" : "" }, { "dropping-particle" : "", "family" : "Shutler", "given" : "Jamie D.", "non-dropping-particle" : "", "parse-names" : false, "suffix" : "" }, { "dropping-particle" : "", "family" : "Holding", "given" : "Thomas", "non-dropping-particle" : "", "parse-names" : false, "suffix" : "" }, { "dropping-particle" : "", "family" : "Ashton", "given" : "Ian G.C.", "non-dropping-particle" : "", "parse-names" : false, "suffix" : "" }, { "dropping-particle" : "", "family" : "Landsch\u00fctzer", "given" : "Peter", "non-dropping-particle" : "", "parse-names" : false, "suffix" : "" }, { "dropping-particle" : "", "family" : "Woolf", "given" : "David K.", "non-dropping-particle" : "", "parse-names" : false, "suffix" : "" }, { "dropping-particle" : "", "family" : "Goddijn-Murphy", "given" : "Lonneke", "non-dropping-particle" : "", "parse-names" : false, "suffix" : "" } ], "container-title" : "Nature Communications", "id" : "ITEM-1", "issued" : { "date-parts" : [ [ "2020" ] ] }, "title" : "Revised estimates of ocean-atmosphere CO2 flux are consistent with ocean carbon inventory", "translator" : [ { "dropping-particle" : "", "family" : "L7060", "given" : "", "non-dropping-particle" : "", "parse-names" : false, "suffix" : "" } ], "type" : "article-journal" }, "uris" : [ "http://www.mendeley.com/documents/?uuid=585fbc69-860d-42bc-9f57-9a1264bd9564" ] } ], "mendeley" : { "formattedCitation" : "(Watson et al., 2020)", "plainTextFormattedCitation" : "(Watson et al., 2020)", "previouslyFormattedCitation" : "(Watson et al., 2020)" }, "properties" : { "noteIndex" : 0 }, "schema" : "https://github.com/citation-style-language/schema/raw/master/csl-citation.json" }</w:instrText>
      </w:r>
      <w:r w:rsidRPr="001E7A27">
        <w:rPr>
          <w:rFonts w:cs="Times New Roman"/>
          <w:color w:val="000000" w:themeColor="text1"/>
          <w:lang w:val="en-GB"/>
        </w:rPr>
        <w:fldChar w:fldCharType="separate"/>
      </w:r>
      <w:r w:rsidR="00025FA2" w:rsidRPr="001E7A27">
        <w:rPr>
          <w:rFonts w:cs="Times New Roman"/>
          <w:noProof/>
          <w:color w:val="000000" w:themeColor="text1"/>
          <w:lang w:val="en-GB"/>
        </w:rPr>
        <w:t>(Watson et al., 2020)</w:t>
      </w:r>
      <w:r w:rsidRPr="001E7A27">
        <w:rPr>
          <w:rFonts w:cs="Times New Roman"/>
          <w:color w:val="000000" w:themeColor="text1"/>
          <w:lang w:val="en-GB"/>
        </w:rPr>
        <w:fldChar w:fldCharType="end"/>
      </w:r>
      <w:r w:rsidRPr="001E7A27">
        <w:rPr>
          <w:rFonts w:cs="Times New Roman"/>
          <w:color w:val="000000" w:themeColor="text1"/>
          <w:lang w:val="en-GB"/>
        </w:rPr>
        <w:t>.</w:t>
      </w:r>
    </w:p>
    <w:p w14:paraId="79B21691" w14:textId="77777777" w:rsidR="00833549" w:rsidRPr="001E7A27" w:rsidRDefault="00833549" w:rsidP="005C7F25">
      <w:pPr>
        <w:pStyle w:val="AR6BodyText"/>
        <w:rPr>
          <w:lang w:val="en-GB"/>
        </w:rPr>
      </w:pPr>
    </w:p>
    <w:p w14:paraId="4018A2D9" w14:textId="1A219008" w:rsidR="00833549" w:rsidRPr="001E7A27" w:rsidRDefault="00833549" w:rsidP="005C7F25">
      <w:pPr>
        <w:pStyle w:val="AR6BodyText"/>
        <w:rPr>
          <w:lang w:val="en-GB"/>
        </w:rPr>
      </w:pPr>
      <w:r w:rsidRPr="001E7A27">
        <w:rPr>
          <w:lang w:val="en-GB"/>
        </w:rPr>
        <w:t>The land carbon cycle components of historical ESM simulations show a larger range, with simulated cumulative land carbon uptake (1850–</w:t>
      </w:r>
      <w:commentRangeStart w:id="4271"/>
      <w:r w:rsidRPr="001E7A27">
        <w:rPr>
          <w:lang w:val="en-GB"/>
        </w:rPr>
        <w:t>2014</w:t>
      </w:r>
      <w:commentRangeEnd w:id="4271"/>
      <w:r w:rsidR="00801D06" w:rsidRPr="001E7A27">
        <w:rPr>
          <w:rStyle w:val="CommentReference"/>
          <w:lang w:val="en-GB"/>
        </w:rPr>
        <w:commentReference w:id="4271"/>
      </w:r>
      <w:r w:rsidRPr="001E7A27">
        <w:rPr>
          <w:lang w:val="en-GB"/>
        </w:rPr>
        <w:t xml:space="preserve">) spanning the range from –47 to +21 GtC, compared to the GCP estimate of –12 </w:t>
      </w:r>
      <w:r w:rsidRPr="001E7A27">
        <w:rPr>
          <w:rFonts w:eastAsia="Bliss-Medium" w:cs="Times New Roman"/>
          <w:lang w:val="en-GB"/>
        </w:rPr>
        <w:t xml:space="preserve">± </w:t>
      </w:r>
      <w:r w:rsidRPr="001E7A27">
        <w:rPr>
          <w:lang w:val="en-GB"/>
        </w:rPr>
        <w:t>50 GtC (Figure 5.</w:t>
      </w:r>
      <w:r w:rsidR="007C6078" w:rsidRPr="001E7A27">
        <w:rPr>
          <w:lang w:val="en-GB"/>
        </w:rPr>
        <w:t>2</w:t>
      </w:r>
      <w:ins w:id="4272" w:author="Soapbox" w:date="2021-07-21T12:16:00Z">
        <w:r w:rsidR="00801D06" w:rsidRPr="001E7A27">
          <w:rPr>
            <w:lang w:val="en-GB"/>
          </w:rPr>
          <w:t>3</w:t>
        </w:r>
      </w:ins>
      <w:del w:id="4273" w:author="Soapbox" w:date="2021-07-21T12:16:00Z">
        <w:r w:rsidR="007C6078" w:rsidRPr="001E7A27" w:rsidDel="00801D06">
          <w:rPr>
            <w:lang w:val="en-GB"/>
          </w:rPr>
          <w:delText>2</w:delText>
        </w:r>
      </w:del>
      <w:r w:rsidRPr="001E7A27">
        <w:rPr>
          <w:lang w:val="en-GB"/>
        </w:rPr>
        <w:t xml:space="preserve">b). This range is due in part to the complications of simulating the difference between carbon uptake by intact ecosystems and the direct release of carbon due to land-use change </w:t>
      </w:r>
      <w:r w:rsidRPr="001E7A27">
        <w:rPr>
          <w:lang w:val="en-GB"/>
        </w:rPr>
        <w:fldChar w:fldCharType="begin" w:fldLock="1"/>
      </w:r>
      <w:r w:rsidR="00747167" w:rsidRPr="001E7A27">
        <w:rPr>
          <w:lang w:val="en-GB"/>
        </w:rPr>
        <w:instrText>ADDIN CSL_CITATION { "citationItems" : [ { "id" : "ITEM-1", "itemData" : { "DOI" : "10.5194/gmd-13-2197-2020", "ISSN" : "1991-9603", "author" : [ { "dropping-particle" : "", "family" : "Hajima", "given" : "Tomohiro",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"Tatebe", "given" : "Hiroaki", "non-dropping-particle" : "", "parse-names" : false, "suffix" : "" }, { "dropping-particle" : "", "family" : "Noguchi", "given" : "Maki A.", "non-dropping-particle" : "", "parse-names" : false, "suffix" : "" }, { "dropping-particle" : "", "family" : "Abe", "given" : "Manabu", "non-dropping-particle" : "", "parse-names" : false, "suffix" : "" }, { "dropping-particle" : "", "family" : "Ohgaito", "given" : "Rumi", "non-dropping-particle" : "", "parse-names" : false, "suffix" : "" }, { "dropping-particle" : "", "family" : "Ito", "given" : "Akinori", "non-dropping-particle" : "", "parse-names" : false, "suffix" : "" }, { "dropping-particle" : "", "family" : "Yamazaki", "given" : "Dai", "non-dropping-particle" : "", "parse-names" : false, "suffix" : "" }, { "dropping-particle" : "", "family" : "Okajima", "given" : "Hideki", "non-dropping-particle" : "", "parse-names" : false, "suffix" : "" }, { "dropping-particle" : "", "family" : "Ito", "given" : "Akihiko", "non-dropping-particle" : "", "parse-names" : false, "suffix" : "" }, { "dropping-particle" : "", "family" : "Takata", "given" : "Kumiko", "non-dropping-particle" : "", "parse-names" : false, "suffix" : "" }, { "dropping-particle" : "", "family" : "Ogochi", "given" : "Koji", "non-dropping-particle" : "", "parse-names" : false, "suffix" : "" }, { "dropping-particle" : "", "family" : "Watanabe", "given" : "Shingo", "non-dropping-particle" : "", "parse-names" : false, "suffix" : "" }, { "dropping-particle" : "", "family" : "Kawamiya", "given" : "Michio", "non-dropping-particle" : "", "parse-names" : false, "suffix" : "" } ], "container-title" : "Geoscientific Model Development", "id" : "ITEM-1", "issue" : "5", "issued" : { "date-parts" : [ [ "2020", "5", "13" ] ] }, "page" : "2197-2244", "title" : "Development of the MIROC-ES2L Earth system model and the evaluation of biogeochemical processes and feedbacks", "translator" : [ { "dropping-particle" : "", "family" : "L7110", "given" : "", "non-dropping-particle" : "", "parse-names" : false, "suffix" : "" } ], "type" : "article-journal", "volume" : "13" }, "uris" : [ "http://www.mendeley.com/documents/?uuid=a2bac2ab-e77c-40e0-9fef-b40ee7d530a7" ] } ], "mendeley" : { "formattedCitation" : "(Hajima et al., 2020a)", "plainTextFormattedCitation" : "(Hajima et al., 2020a)", "previouslyFormattedCitation" : "(Hajima et al., 2020a)" }, "properties" : { "noteIndex" : 0 }, "schema" : "https://github.com/citation-style-language/schema/raw/master/csl-citation.json" }</w:instrText>
      </w:r>
      <w:r w:rsidRPr="001E7A27">
        <w:rPr>
          <w:lang w:val="en-GB"/>
        </w:rPr>
        <w:fldChar w:fldCharType="separate"/>
      </w:r>
      <w:r w:rsidR="00025FA2" w:rsidRPr="001E7A27">
        <w:rPr>
          <w:noProof/>
          <w:lang w:val="en-GB"/>
        </w:rPr>
        <w:t>(Hajima et al., 2020a)</w:t>
      </w:r>
      <w:r w:rsidRPr="001E7A27">
        <w:rPr>
          <w:lang w:val="en-GB"/>
        </w:rPr>
        <w:fldChar w:fldCharType="end"/>
      </w:r>
      <w:r w:rsidRPr="001E7A27">
        <w:rPr>
          <w:lang w:val="en-GB"/>
        </w:rPr>
        <w:t>. There is</w:t>
      </w:r>
      <w:r w:rsidRPr="001E7A27">
        <w:rPr>
          <w:i/>
          <w:lang w:val="en-GB"/>
        </w:rPr>
        <w:t xml:space="preserve"> high confidence</w:t>
      </w:r>
      <w:r w:rsidRPr="001E7A27">
        <w:rPr>
          <w:lang w:val="en-GB"/>
        </w:rPr>
        <w:t xml:space="preserve"> that the land continues to dominate the overall uncertainty in the projected response of the global carbon cycle to climate change.</w:t>
      </w:r>
    </w:p>
    <w:p w14:paraId="0C2C4783" w14:textId="77777777" w:rsidR="00833549" w:rsidRPr="001E7A27" w:rsidRDefault="00833549" w:rsidP="005C7F25">
      <w:pPr>
        <w:pStyle w:val="AR6BodyText"/>
        <w:rPr>
          <w:lang w:val="en-GB"/>
        </w:rPr>
      </w:pPr>
    </w:p>
    <w:p w14:paraId="0C7C50CF" w14:textId="77777777" w:rsidR="001C7F75" w:rsidRPr="001E7A27" w:rsidRDefault="001C7F75" w:rsidP="005C7F25">
      <w:pPr>
        <w:pStyle w:val="AR6BodyText"/>
        <w:rPr>
          <w:lang w:val="en-GB"/>
        </w:rPr>
      </w:pPr>
    </w:p>
    <w:p w14:paraId="721ABF1B" w14:textId="3302373C" w:rsidR="005A2651" w:rsidRPr="001E7A27" w:rsidRDefault="00833549" w:rsidP="005C7F25">
      <w:pPr>
        <w:pStyle w:val="AR6BodyText"/>
        <w:rPr>
          <w:b/>
          <w:lang w:val="en-GB"/>
        </w:rPr>
      </w:pPr>
      <w:r w:rsidRPr="001E7A27">
        <w:rPr>
          <w:b/>
          <w:lang w:val="en-GB"/>
        </w:rPr>
        <w:t>[START FIGURE 5.2</w:t>
      </w:r>
      <w:r w:rsidR="007C6078" w:rsidRPr="001E7A27">
        <w:rPr>
          <w:b/>
          <w:lang w:val="en-GB"/>
        </w:rPr>
        <w:t>3</w:t>
      </w:r>
      <w:r w:rsidRPr="001E7A27">
        <w:rPr>
          <w:b/>
          <w:lang w:val="en-GB"/>
        </w:rPr>
        <w:t xml:space="preserve"> HERE]</w:t>
      </w:r>
    </w:p>
    <w:p w14:paraId="07225A56" w14:textId="77777777" w:rsidR="00833549" w:rsidRPr="001E7A27" w:rsidRDefault="00833549" w:rsidP="005C7F25">
      <w:pPr>
        <w:pStyle w:val="AR6BodyText"/>
        <w:rPr>
          <w:b/>
          <w:lang w:val="en-GB"/>
        </w:rPr>
      </w:pPr>
    </w:p>
    <w:p w14:paraId="4BF03B88" w14:textId="251E0FC4" w:rsidR="00833549" w:rsidRPr="001E7A27" w:rsidRDefault="00833549" w:rsidP="005C7F25">
      <w:pPr>
        <w:pStyle w:val="AR6Chap5Figure"/>
        <w:rPr>
          <w:lang w:val="en-GB"/>
        </w:rPr>
      </w:pPr>
      <w:r w:rsidRPr="001E7A27">
        <w:rPr>
          <w:b/>
          <w:bCs/>
          <w:lang w:val="en-GB"/>
        </w:rPr>
        <w:t>CMIP6 E</w:t>
      </w:r>
      <w:r w:rsidR="009F798D" w:rsidRPr="001E7A27">
        <w:rPr>
          <w:b/>
          <w:bCs/>
          <w:lang w:val="en-GB"/>
        </w:rPr>
        <w:t>arth system model (ES</w:t>
      </w:r>
      <w:r w:rsidRPr="001E7A27">
        <w:rPr>
          <w:b/>
          <w:bCs/>
          <w:lang w:val="en-GB"/>
        </w:rPr>
        <w:t>M</w:t>
      </w:r>
      <w:r w:rsidR="009F798D" w:rsidRPr="001E7A27">
        <w:rPr>
          <w:b/>
          <w:bCs/>
          <w:lang w:val="en-GB"/>
        </w:rPr>
        <w:t>)</w:t>
      </w:r>
      <w:r w:rsidRPr="001E7A27">
        <w:rPr>
          <w:b/>
          <w:bCs/>
          <w:lang w:val="en-GB"/>
        </w:rPr>
        <w:t xml:space="preserve"> concentration-driven historical simulations for 1850 to 2014, compared to observation-based estimates from the </w:t>
      </w:r>
      <w:r w:rsidR="00114E81" w:rsidRPr="001E7A27">
        <w:rPr>
          <w:b/>
          <w:bCs/>
          <w:lang w:val="en-GB"/>
        </w:rPr>
        <w:t>g</w:t>
      </w:r>
      <w:r w:rsidRPr="001E7A27">
        <w:rPr>
          <w:b/>
          <w:bCs/>
          <w:lang w:val="en-GB"/>
        </w:rPr>
        <w:t xml:space="preserve">lobal </w:t>
      </w:r>
      <w:r w:rsidR="00114E81" w:rsidRPr="001E7A27">
        <w:rPr>
          <w:b/>
          <w:bCs/>
          <w:lang w:val="en-GB"/>
        </w:rPr>
        <w:t>c</w:t>
      </w:r>
      <w:r w:rsidRPr="001E7A27">
        <w:rPr>
          <w:b/>
          <w:bCs/>
          <w:lang w:val="en-GB"/>
        </w:rPr>
        <w:t xml:space="preserve">arbon </w:t>
      </w:r>
      <w:r w:rsidR="00114E81" w:rsidRPr="001E7A27">
        <w:rPr>
          <w:b/>
          <w:bCs/>
          <w:lang w:val="en-GB"/>
        </w:rPr>
        <w:t>p</w:t>
      </w:r>
      <w:r w:rsidRPr="001E7A27">
        <w:rPr>
          <w:b/>
          <w:bCs/>
          <w:lang w:val="en-GB"/>
        </w:rPr>
        <w:t>roject (GCP)</w:t>
      </w:r>
      <w:r w:rsidRPr="001E7A27">
        <w:rPr>
          <w:lang w:val="en-GB"/>
        </w:rPr>
        <w:t xml:space="preserve">. Panel (a) cumulative ocean carbon uptake from 1850 (PgC); (b) cumulative land carbon uptake from 1850 (PgC). Only models that simulate both land and ocean carbon fluxes are shown here. </w:t>
      </w:r>
      <w:r w:rsidR="0007444F" w:rsidRPr="001E7A27">
        <w:rPr>
          <w:rFonts w:cs="Times New Roman"/>
          <w:szCs w:val="20"/>
          <w:lang w:val="en-GB"/>
        </w:rPr>
        <w:t>Further details on data sources and processing are available in the chapter data table (Table 5.SM.6).</w:t>
      </w:r>
    </w:p>
    <w:p w14:paraId="5A28A347" w14:textId="77777777" w:rsidR="00833549" w:rsidRPr="001E7A27" w:rsidRDefault="00833549" w:rsidP="005C7F25">
      <w:pPr>
        <w:pStyle w:val="AR6BodyText"/>
        <w:rPr>
          <w:lang w:val="en-GB"/>
        </w:rPr>
      </w:pPr>
    </w:p>
    <w:p w14:paraId="640CB096" w14:textId="77777777" w:rsidR="00833549" w:rsidRPr="001E7A27" w:rsidRDefault="00833549" w:rsidP="005C7F25">
      <w:pPr>
        <w:pStyle w:val="AR6BodyText"/>
        <w:rPr>
          <w:b/>
          <w:lang w:val="en-GB"/>
        </w:rPr>
      </w:pPr>
      <w:r w:rsidRPr="001E7A27">
        <w:rPr>
          <w:b/>
          <w:lang w:val="en-GB"/>
        </w:rPr>
        <w:t>[END FIGURE 5.2</w:t>
      </w:r>
      <w:r w:rsidR="007C6078" w:rsidRPr="001E7A27">
        <w:rPr>
          <w:b/>
          <w:lang w:val="en-GB"/>
        </w:rPr>
        <w:t>3</w:t>
      </w:r>
      <w:r w:rsidRPr="001E7A27">
        <w:rPr>
          <w:b/>
          <w:lang w:val="en-GB"/>
        </w:rPr>
        <w:t xml:space="preserve"> HERE] </w:t>
      </w:r>
    </w:p>
    <w:p w14:paraId="55DF4382" w14:textId="77777777" w:rsidR="00833549" w:rsidRPr="001E7A27" w:rsidRDefault="00833549" w:rsidP="005C7F25">
      <w:pPr>
        <w:pStyle w:val="AR6BodyText"/>
        <w:rPr>
          <w:b/>
          <w:lang w:val="en-GB"/>
        </w:rPr>
      </w:pPr>
    </w:p>
    <w:p w14:paraId="3AB642AF" w14:textId="77777777" w:rsidR="001C7F75" w:rsidRPr="001E7A27" w:rsidRDefault="001C7F75" w:rsidP="005C7F25">
      <w:pPr>
        <w:pStyle w:val="AR6BodyText"/>
        <w:rPr>
          <w:b/>
          <w:lang w:val="en-GB"/>
        </w:rPr>
      </w:pPr>
    </w:p>
    <w:p w14:paraId="712DA3F8" w14:textId="441EA742" w:rsidR="00833549" w:rsidRPr="001E7A27" w:rsidRDefault="00833549" w:rsidP="00535548">
      <w:pPr>
        <w:pStyle w:val="AR6Chap5Level35111"/>
        <w:rPr>
          <w:lang w:val="en-GB"/>
        </w:rPr>
      </w:pPr>
      <w:bookmarkStart w:id="4274" w:name="_Toc33564290"/>
      <w:bookmarkStart w:id="4275" w:name="_Toc70535704"/>
      <w:commentRangeStart w:id="4276"/>
      <w:commentRangeStart w:id="4277"/>
      <w:r w:rsidRPr="001E7A27">
        <w:rPr>
          <w:lang w:val="en-GB"/>
        </w:rPr>
        <w:t xml:space="preserve">Evaluation </w:t>
      </w:r>
      <w:commentRangeEnd w:id="4276"/>
      <w:r w:rsidR="00DF776F" w:rsidRPr="001E7A27">
        <w:rPr>
          <w:rStyle w:val="CommentReference"/>
          <w:rFonts w:cstheme="minorBidi"/>
          <w:i w:val="0"/>
          <w:lang w:val="en-GB" w:eastAsia="fr-FR"/>
        </w:rPr>
        <w:commentReference w:id="4276"/>
      </w:r>
      <w:commentRangeEnd w:id="4277"/>
      <w:r w:rsidR="003D2BB4">
        <w:rPr>
          <w:rStyle w:val="CommentReference"/>
          <w:rFonts w:cstheme="minorBidi"/>
          <w:i w:val="0"/>
          <w:lang w:val="en-GB" w:eastAsia="fr-FR"/>
        </w:rPr>
        <w:commentReference w:id="4277"/>
      </w:r>
      <w:r w:rsidRPr="001E7A27">
        <w:rPr>
          <w:lang w:val="en-GB"/>
        </w:rPr>
        <w:t xml:space="preserve">of </w:t>
      </w:r>
      <w:r w:rsidR="00EC2B15" w:rsidRPr="001E7A27">
        <w:rPr>
          <w:lang w:val="en-GB"/>
        </w:rPr>
        <w:t>L</w:t>
      </w:r>
      <w:r w:rsidRPr="001E7A27">
        <w:rPr>
          <w:lang w:val="en-GB"/>
        </w:rPr>
        <w:t xml:space="preserve">atitudinal </w:t>
      </w:r>
      <w:r w:rsidR="00EC2B15" w:rsidRPr="001E7A27">
        <w:rPr>
          <w:lang w:val="en-GB"/>
        </w:rPr>
        <w:t>D</w:t>
      </w:r>
      <w:r w:rsidRPr="001E7A27">
        <w:rPr>
          <w:lang w:val="en-GB"/>
        </w:rPr>
        <w:t xml:space="preserve">istribution of </w:t>
      </w:r>
      <w:r w:rsidR="00EC2B15" w:rsidRPr="001E7A27">
        <w:rPr>
          <w:lang w:val="en-GB"/>
        </w:rPr>
        <w:t>S</w:t>
      </w:r>
      <w:r w:rsidRPr="001E7A27">
        <w:rPr>
          <w:lang w:val="en-GB"/>
        </w:rPr>
        <w:t xml:space="preserve">imulated </w:t>
      </w:r>
      <w:r w:rsidR="00EC2B15" w:rsidRPr="001E7A27">
        <w:rPr>
          <w:lang w:val="en-GB"/>
        </w:rPr>
        <w:t>C</w:t>
      </w:r>
      <w:r w:rsidRPr="001E7A27">
        <w:rPr>
          <w:lang w:val="en-GB"/>
        </w:rPr>
        <w:t xml:space="preserve">arbon </w:t>
      </w:r>
      <w:r w:rsidR="00EC2B15" w:rsidRPr="001E7A27">
        <w:rPr>
          <w:lang w:val="en-GB"/>
        </w:rPr>
        <w:t>S</w:t>
      </w:r>
      <w:r w:rsidRPr="001E7A27">
        <w:rPr>
          <w:lang w:val="en-GB"/>
        </w:rPr>
        <w:t>inks</w:t>
      </w:r>
      <w:bookmarkEnd w:id="4274"/>
      <w:bookmarkEnd w:id="4275"/>
    </w:p>
    <w:p w14:paraId="7EF867D0" w14:textId="77777777" w:rsidR="00833549" w:rsidRPr="001E7A27" w:rsidRDefault="00833549" w:rsidP="005C7F25">
      <w:pPr>
        <w:pStyle w:val="AR6Chap5Level35111"/>
        <w:numPr>
          <w:ilvl w:val="0"/>
          <w:numId w:val="0"/>
        </w:numPr>
        <w:rPr>
          <w:lang w:val="en-GB"/>
        </w:rPr>
      </w:pPr>
    </w:p>
    <w:p w14:paraId="1AB3872F" w14:textId="150B1B7F" w:rsidR="00833549" w:rsidRPr="001E7A27" w:rsidRDefault="00833549" w:rsidP="005C7F25">
      <w:pPr>
        <w:pStyle w:val="AR6BodyText"/>
        <w:rPr>
          <w:lang w:val="en-GB"/>
        </w:rPr>
      </w:pPr>
      <w:r w:rsidRPr="001E7A27">
        <w:rPr>
          <w:lang w:val="en-GB"/>
        </w:rPr>
        <w:t>This distinction between the relatively high fidelity with which the ocean carbon sink is simulated, and the much wider range of simulations of the land carbon sink, is also evident in the zonal distribution of the sinks (Figure 5.2</w:t>
      </w:r>
      <w:r w:rsidR="007C6078" w:rsidRPr="001E7A27">
        <w:rPr>
          <w:lang w:val="en-GB"/>
        </w:rPr>
        <w:t>4</w:t>
      </w:r>
      <w:r w:rsidRPr="001E7A27">
        <w:rPr>
          <w:lang w:val="en-GB"/>
        </w:rPr>
        <w:t xml:space="preserve">). We compare the ESM simulations to estimates from three atmospheric inversion models: </w:t>
      </w:r>
      <w:commentRangeStart w:id="4278"/>
      <w:r w:rsidRPr="001E7A27">
        <w:rPr>
          <w:lang w:val="en-GB"/>
        </w:rPr>
        <w:lastRenderedPageBreak/>
        <w:t xml:space="preserve">CAMS </w:t>
      </w:r>
      <w:commentRangeEnd w:id="4278"/>
      <w:r w:rsidR="00801D06" w:rsidRPr="001E7A27">
        <w:rPr>
          <w:rStyle w:val="CommentReference"/>
          <w:lang w:val="en-GB"/>
        </w:rPr>
        <w:commentReference w:id="4278"/>
      </w:r>
      <w:r w:rsidRPr="001E7A27">
        <w:rPr>
          <w:lang w:val="en-GB"/>
        </w:rPr>
        <w:fldChar w:fldCharType="begin" w:fldLock="1"/>
      </w:r>
      <w:r w:rsidR="00BC2C5E" w:rsidRPr="001E7A27">
        <w:rPr>
          <w:lang w:val="en-GB"/>
        </w:rPr>
        <w:instrText>ADDIN CSL_CITATION { "citationItems" : [ { "id" : "ITEM-1", "itemData" : { "DOI" : "10.1029/2005JD006390", "ISSN" : "0148-0227", "abstract" : "Properly handling satellite data to constrain the inversion of CO2 sources and sinks at the Earth surface is a challenge motivated by the limitations of the current surface observation network. In this paper we present a Bayesian inference scheme to tackle this issue. It is based on the same theoretical principles as most inversions of the flask network but uses a variational formulation rather than a pure matrix-based one in order to cope with the large amount of satellite data. The minimization algorithm iteratively computes the optimum solution to the inference problem as well as an estimation of its error characteristics and some quantitative measures of the observation information content. A global climate model, guided by analyzed winds, provides information about the atmospheric transport to the inversion scheme. A surface flux climatology regularizes the inference problem. This new system has been applied to 1 year's worth of retrievals of vertically integrated CO2 concentrations from the Television Infrared Observation Satellite Operational Vertical Sounder (TOVS). Consistent with a recent study that identified regional biases in the TOVS retrievals, the inferred fluxes are not useful for biogeochemical analyses. In addition to the detrimental impact of these biases, we find a sensitivity of the results to the formulation of the prior uncertainty and to the accuracy of the transport model. Notwithstanding these difficulties, four-dimensional inversion schemes of the type presented here could form the basis of multisensor data assimilation systems for the estimation of the surface fluxes of key atmospheric compounds. Copyright 2005 by the American Geophysical Union.", "author" : [ { "dropping-particle" : "", "family" : "Chevallier", "given" : "Frederic", "non-dropping-particle" : "", "parse-names" : false, "suffix" : "" }, { "dropping-particle" : "", "family" : "Fisher", "given" : "M.", "non-dropping-particle" : "", "parse-names" : false, "suffix" : "" }, { "dropping-particle" : "", "family" : "Peylin", "given" : "P.", "non-dropping-particle" : "", "parse-names" : false, "suffix" : "" }, { "dropping-particle" : "", "family" : "Serrar", "given" : "S.", "non-dropping-particle" : "", "parse-names" : false, "suffix" : "" }, { "dropping-particle" : "", "family" : "Bousquet", "given" : "P.", "non-dropping-particle" : "", "parse-names" : false, "suffix" : "" }, { "dropping-particle" : "", "family" : "Br\u00e9on", "given" : "F.-M.", "non-dropping-particle" : "", "parse-names" : false, "suffix" : "" }, { "dropping-particle" : "", "family" : "Ch\u00e9din", "given" : "A.", "non-dropping-particle" : "", "parse-names" : false, "suffix" : "" }, { "dropping-particle" : "", "family" : "Ciais", "given" : "P.", "non-dropping-particle" : "", "parse-names" : false, "suffix" : "" } ], "container-title" : "Journal of Geophysical Research: Atmospheres", "id" : "ITEM-1", "issue" : "D24", "issued" : { "date-parts" : [ [ "2005" ] ] }, "page" : "D24309", "title" : "Inferring CO2 sources and sinks from satellite observations: Method and application to TOVS data", "translator" : [ { "dropping-particle" : "", "family" : "L6613", "given" : "", "non-dropping-particle" : "", "parse-names" : false, "suffix" : "" } ], "type" : "article-journal", "volume" : "110" }, "uris" : [ "http://www.mendeley.com/documents/?uuid=0c6b5ed8-b321-4144-94fb-c5cc81f87ffa" ] } ], "mendeley" : { "formattedCitation" : "(Chevallier et al., 2005)", "plainTextFormattedCitation" : "(Chevallier et al., 2005)", "previouslyFormattedCitation" : "(Chevallier et al., 2005)" }, "properties" : { "noteIndex" : 0 }, "schema" : "https://github.com/citation-style-language/schema/raw/master/csl-citation.json" }</w:instrText>
      </w:r>
      <w:r w:rsidRPr="001E7A27">
        <w:rPr>
          <w:lang w:val="en-GB"/>
        </w:rPr>
        <w:fldChar w:fldCharType="separate"/>
      </w:r>
      <w:r w:rsidR="00025FA2" w:rsidRPr="001E7A27">
        <w:rPr>
          <w:noProof/>
          <w:lang w:val="en-GB"/>
        </w:rPr>
        <w:t>(Chevallier et al., 2005)</w:t>
      </w:r>
      <w:r w:rsidRPr="001E7A27">
        <w:rPr>
          <w:lang w:val="en-GB"/>
        </w:rPr>
        <w:fldChar w:fldCharType="end"/>
      </w:r>
      <w:r w:rsidRPr="001E7A27">
        <w:rPr>
          <w:lang w:val="en-GB"/>
        </w:rPr>
        <w:t xml:space="preserve">, </w:t>
      </w:r>
      <w:commentRangeStart w:id="4279"/>
      <w:r w:rsidRPr="001E7A27">
        <w:rPr>
          <w:lang w:val="en-GB"/>
        </w:rPr>
        <w:t xml:space="preserve">CT 2017 </w:t>
      </w:r>
      <w:commentRangeEnd w:id="4279"/>
      <w:r w:rsidR="00801D06" w:rsidRPr="001E7A27">
        <w:rPr>
          <w:rStyle w:val="CommentReference"/>
          <w:lang w:val="en-GB"/>
        </w:rPr>
        <w:commentReference w:id="4279"/>
      </w:r>
      <w:r w:rsidRPr="001E7A27">
        <w:rPr>
          <w:lang w:val="en-GB"/>
        </w:rPr>
        <w:fldChar w:fldCharType="begin" w:fldLock="1"/>
      </w:r>
      <w:r w:rsidR="00747167" w:rsidRPr="001E7A27">
        <w:rPr>
          <w:lang w:val="en-GB"/>
        </w:rPr>
        <w:instrText>ADDIN CSL_CITATION { "citationItems" : [ { "id" : "ITEM-1", "itemData" : { "DOI" : "10.1073/pnas.0708986104", "ISSN" : "0027-8424", "abstract" : "We present an estimate of net CO2 exchange between the terrestrial biosphere and the atmosphere across North America for every week in the period 2000 through 2005. This estimate is derived from a set of 28,000 CO2 mole fraction observations in the global atmosphere that are fed into a state-of-the-art data assimilation system for CO2 called CarbonTracker. By design, the surface fluxes produced in CarbonTracker are consistent with the recent history of CO2 in the atmosphere and provide constraints on the net carbon flux independent from national inventories derived from accounting efforts. We find the North American terrestrial biosphere to have absorbed -0.65 PgC/yr (1 petagram = 1015 g; negative signs are used for carbon sinks) averaged over the period studied, partly offsetting the estimated 1.85 PgC/yr release by fossil fuel burning and cement manufacturing. Uncertainty on this estimate is derived from a set of sensitivity experiments and places the sink within a range of -0.4 to -1.0 PgC/yr. The estimated sink is located mainly in the deciduous forests along the East Coast (32%) and the boreal coniferous forests (22%). Terrestrial uptake fell to -0.32 PgC/yr during the large-scale drought of 2002, suggesting sensitivity of the contemporary carbon sinks to climate extremes. CarbonTracker results are in excellent agreement with a wide collection of carbon inventories that form the basis of the first North American State of the Carbon Cycle Report (SOCCR), to be released in 2007. All CarbonTracker results are freely available at http://carbontracker.noaa.gov. \u00a9 2007 by The National Academy of Sciences of the USA.", "author" : [ { "dropping-particle" : "", "family" : "Peters", "given" : "Wouter", "non-dropping-particle" : "", "parse-names" : false, "suffix" : "" }, { "dropping-particle" : "", "family" : "Jacobson", "given" : "Andrew R.", "non-dropping-particle" : "", "parse-names" : false, "suffix" : "" }, { "dropping-particle" : "", "family" : "Sweeney", "given" : "Colm", "non-dropping-particle" : "", "parse-names" : false, "suffix" : "" }, { "dropping-particle" : "", "family" : "Andrews", "given" : "Arlyn E.", "non-dropping-particle" : "", "parse-names" : false, "suffix" : "" }, { "dropping-particle" : "", "family" : "Conway", "given" : "Thomas J.", "non-dropping-particle" : "", "parse-names" : false, "suffix" : "" }, { "dropping-particle" : "", "family" : "Masarie", "given" : "Kenneth", "non-dropping-particle" : "", "parse-names" : false, "suffix" : "" }, { "dropping-particle" : "", "family" : "Miller", "given" : "John B.", "non-dropping-particle" : "", "parse-names" : false, "suffix" : "" }, { "dropping-particle" : "", "family" : "Bruhwiler", "given" : "L. M. P.", "non-dropping-particle" : "", "parse-names" : false, "suffix" : "" }, { "dropping-particle" : "", "family" : "Petron", "given" : "G.", "non-dropping-particle" : "", "parse-names" : false, "suffix" : "" }, { "dropping-particle" : "", "family" : "Hirsch", "given" : "Adam I.", "non-dropping-particle" : "", "parse-names" : false, "suffix" : "" }, { "dropping-particle" : "", "family" : "Worthy", "given" : "D. E. J.", "non-dropping-particle" : "", "parse-names" : false, "suffix" : "" }, { "dropping-particle" : "", "family" : "Werf", "given" : "G. R.", "non-dropping-particle" : "van der", "parse-names" : false, "suffix" : "" }, { "dropping-particle" : "", "family" : "Randerson", "given" : "James T.", "non-dropping-particle" : "", "parse-names" : false, "suffix" : "" }, { "dropping-particle" : "", "family" : "Wennberg", "given" : "Paul O.", "non-dropping-particle" : "", "parse-names" : false, "suffix" : "" }, { "dropping-particle" : "", "family" : "Krol", "given" : "Maarten C.", "non-dropping-particle" : "", "parse-names" : false, "suffix" : "" }, { "dropping-particle" : "", "family" : "Tans", "given" : "Pieter P.", "non-dropping-particle" : "", "parse-names" : false, "suffix" : "" } ], "container-title" : "Proceedings of the National Academy of Sciences", "id" : "ITEM-1", "issue" : "48", "issued" : { "date-parts" : [ [ "2007", "11", "27" ] ] }, "page" : "18925-18930", "title" : "An atmospheric perspective on North American carbon dioxide exchange: CarbonTracker", "translator" : [ { "dropping-particle" : "", "family" : "L6293", "given" : "", "non-dropping-particle" : "", "parse-names" : false, "suffix" : "" } ], "type" : "article-journal", "volume" : "104" }, "uris" : [ "http://www.mendeley.com/documents/?uuid=57c20564-8e2f-412c-a793-e769398002b2", "http://www.mendeley.com/documents/?uuid=b0b8167d-bceb-4837-9246-0fb89fee3ae3" ] } ], "mendeley" : { "formattedCitation" : "(Peters et al., 2007)", "plainTextFormattedCitation" : "(Peters et al., 2007)", "previouslyFormattedCitation" : "(Peters et al., 2007)" }, "properties" : { "noteIndex" : 0 }, "schema" : "https://github.com/citation-style-language/schema/raw/master/csl-citation.json" }</w:instrText>
      </w:r>
      <w:r w:rsidRPr="001E7A27">
        <w:rPr>
          <w:lang w:val="en-GB"/>
        </w:rPr>
        <w:fldChar w:fldCharType="separate"/>
      </w:r>
      <w:r w:rsidR="00025FA2" w:rsidRPr="001E7A27">
        <w:rPr>
          <w:noProof/>
          <w:lang w:val="en-GB"/>
        </w:rPr>
        <w:t>(Peters et al., 2007)</w:t>
      </w:r>
      <w:r w:rsidRPr="001E7A27">
        <w:rPr>
          <w:lang w:val="en-GB"/>
        </w:rPr>
        <w:fldChar w:fldCharType="end"/>
      </w:r>
      <w:r w:rsidRPr="001E7A27">
        <w:rPr>
          <w:lang w:val="en-GB"/>
        </w:rPr>
        <w:t xml:space="preserve"> and </w:t>
      </w:r>
      <w:commentRangeStart w:id="4280"/>
      <w:r w:rsidRPr="001E7A27">
        <w:rPr>
          <w:lang w:val="en-GB"/>
        </w:rPr>
        <w:t xml:space="preserve">MIROC-ATM4 </w:t>
      </w:r>
      <w:commentRangeEnd w:id="4280"/>
      <w:r w:rsidR="00801D06" w:rsidRPr="001E7A27">
        <w:rPr>
          <w:rStyle w:val="CommentReference"/>
          <w:lang w:val="en-GB"/>
        </w:rPr>
        <w:commentReference w:id="4280"/>
      </w:r>
      <w:r w:rsidRPr="001E7A27">
        <w:rPr>
          <w:lang w:val="en-GB"/>
        </w:rPr>
        <w:fldChar w:fldCharType="begin" w:fldLock="1"/>
      </w:r>
      <w:r w:rsidR="00747167" w:rsidRPr="001E7A27">
        <w:rPr>
          <w:lang w:val="en-GB"/>
        </w:rPr>
        <w:instrText>ADDIN CSL_CITATION { "citationItems" : [ { "id" : "ITEM-1", "itemData" : { "DOI" : "10.1186/s40562-017-0074-7", "ISSN" : "2196-4092", "abstract" : "Measurement and modelling of regional or country-level carbon dioxide (CO2) fluxes are becoming critical for verification of the greenhouse gases emission control. One of the commonly adopted approaches is inverse modelling, where CO2 fluxes (emission: positive flux, sink: negative flux) from the terrestrial ecosystems are estimated by combining atmospheric CO2 measurements with atmospheric transport models. The inverse models assume anthropogenic emissions are known, and thus the uncertainties in the emissions introduce systematic bias in estimation of the terrestrial (residual) fluxes by inverse modelling. Here we show that the CO2 sink increase, estimated by the inverse model, over East Asia (China, Japan, Korea and Mongolia), by about 0.26 PgC year\u22121 (1 Pg = 1012 g) during 2001\u20132010, is likely to be an artifact of the anthropogenic CO2 emissions increasing too quickly in China by 1.41 PgC year\u22121. Independent results from methane (CH4) inversion suggested about 41% lower rate of East Asian CH4 emission increase during 2002\u20132012. We apply a scaling factor of 0.59, based on CH4 inversion, to the rate of anthropogenic CO2 emission increase since the anthropogenic emissions of both CO2 and CH4 increase linearly in the emission inventory. We find no systematic increase in land CO2 uptake over East Asia during 1993\u20132010 or 2000\u20132009 when scaled anthropogenic CO2 emissions are used, and that there is a need of higher emission increase rate for 2010\u20132012 compared to those calculated by the inventory methods. High bias in anthropogenic CO2 emissions leads to stronger land sinks in global land\u2013ocean flux partitioning in our inverse model. The corrected anthropogenic CO2 emissions also produce measurable reductions in the rate of global land CO2 sink increase post-2002, leading to a better agreement with the terrestrial biospheric model simulations that include CO2-fertilization and climate effects.", "author" : [ { "dropping-particle" : "", "family" : "Saeki", "given" : "Tazu", "non-dropping-particle" : "", "parse-names" : false, "suffix" : "" }, { "dropping-particle" : "", "family" : "Patra", "given" : "Prabir K.", "non-dropping-particle" : "", "parse-names" : false, "suffix" : "" } ], "container-title" : "Geoscience Letters", "id" : "ITEM-1", "issue" : "1", "issued" : { "date-parts" : [ [ "2017", "12", "16" ] ] }, "page" : "9", "publisher" : "Springer International Publishing", "title" : "Implications of overestimated anthropogenic CO2 emissions on East Asian and global land CO2 flux inversion", "translator" : [ { "dropping-particle" : "", "family" : "L4571", "given" : "", "non-dropping-particle" : "", "parse-names" : false, "suffix" : "" } ], "type" : "article-journal", "volume" : "4" }, "uris" : [ "http://www.mendeley.com/documents/?uuid=2468ca22-5faf-3aef-8826-192bf1240b3e" ] } ], "mendeley" : { "formattedCitation" : "(Saeki and Patra, 2017)", "plainTextFormattedCitation" : "(Saeki and Patra, 2017)", "previouslyFormattedCitation" : "(Saeki and Patra, 2017)" }, "properties" : { "noteIndex" : 0 }, "schema" : "https://github.com/citation-style-language/schema/raw/master/csl-citation.json" }</w:instrText>
      </w:r>
      <w:r w:rsidRPr="001E7A27">
        <w:rPr>
          <w:lang w:val="en-GB"/>
        </w:rPr>
        <w:fldChar w:fldCharType="separate"/>
      </w:r>
      <w:r w:rsidR="00025FA2" w:rsidRPr="001E7A27">
        <w:rPr>
          <w:noProof/>
          <w:lang w:val="en-GB"/>
        </w:rPr>
        <w:t>(Saeki and Patra, 2017)</w:t>
      </w:r>
      <w:r w:rsidRPr="001E7A27">
        <w:rPr>
          <w:lang w:val="en-GB"/>
        </w:rPr>
        <w:fldChar w:fldCharType="end"/>
      </w:r>
      <w:r w:rsidRPr="001E7A27">
        <w:rPr>
          <w:lang w:val="en-GB"/>
        </w:rPr>
        <w:t>. The ocean carbon cycle components of CMIP6 ESMs are able to simulate the tropical CO</w:t>
      </w:r>
      <w:r w:rsidRPr="001E7A27">
        <w:rPr>
          <w:vertAlign w:val="subscript"/>
          <w:lang w:val="en-GB"/>
        </w:rPr>
        <w:t xml:space="preserve">2 </w:t>
      </w:r>
      <w:r w:rsidRPr="001E7A27">
        <w:rPr>
          <w:lang w:val="en-GB"/>
        </w:rPr>
        <w:t>source and mid-latitude CO</w:t>
      </w:r>
      <w:r w:rsidRPr="001E7A27">
        <w:rPr>
          <w:vertAlign w:val="subscript"/>
          <w:lang w:val="en-GB"/>
        </w:rPr>
        <w:t>2</w:t>
      </w:r>
      <w:r w:rsidRPr="001E7A27">
        <w:rPr>
          <w:lang w:val="en-GB"/>
        </w:rPr>
        <w:t xml:space="preserve"> sink, with relatively small model spread (Figure 5.2</w:t>
      </w:r>
      <w:r w:rsidR="007C6078" w:rsidRPr="001E7A27">
        <w:rPr>
          <w:lang w:val="en-GB"/>
        </w:rPr>
        <w:t>4</w:t>
      </w:r>
      <w:r w:rsidRPr="001E7A27">
        <w:rPr>
          <w:lang w:val="en-GB"/>
        </w:rPr>
        <w:t>a). The CMIP6 ensemble (red wedge) simulates a larger ocean carbon sink at 50</w:t>
      </w:r>
      <w:r w:rsidRPr="001E7A27">
        <w:rPr>
          <w:vertAlign w:val="superscript"/>
          <w:lang w:val="en-GB"/>
        </w:rPr>
        <w:t>o</w:t>
      </w:r>
      <w:r w:rsidRPr="001E7A27">
        <w:rPr>
          <w:lang w:val="en-GB"/>
        </w:rPr>
        <w:t>N and a weaker sink in the Southern Ocean, than the inversion estimate, but with some evidence of a reduction in these residual errors compared to CMIP5 (blue wedge). The spread in inversion fluxes arises primarily from differences in the atmospheric CO</w:t>
      </w:r>
      <w:r w:rsidRPr="001E7A27">
        <w:rPr>
          <w:vertAlign w:val="subscript"/>
          <w:lang w:val="en-GB"/>
        </w:rPr>
        <w:t>2</w:t>
      </w:r>
      <w:r w:rsidRPr="001E7A27">
        <w:rPr>
          <w:lang w:val="en-GB"/>
        </w:rPr>
        <w:t xml:space="preserve"> measurement networks and from transport model uncertainties.  </w:t>
      </w:r>
    </w:p>
    <w:p w14:paraId="7455C9D9" w14:textId="77777777" w:rsidR="00833549" w:rsidRPr="001E7A27" w:rsidRDefault="00833549" w:rsidP="005C7F25">
      <w:pPr>
        <w:pStyle w:val="AR6BodyText"/>
        <w:rPr>
          <w:lang w:val="en-GB"/>
        </w:rPr>
      </w:pPr>
    </w:p>
    <w:p w14:paraId="1A2D7761" w14:textId="6807B495" w:rsidR="00833549" w:rsidRPr="001E7A27" w:rsidRDefault="00833549" w:rsidP="005C7F25">
      <w:pPr>
        <w:pStyle w:val="AR6BodyText"/>
        <w:rPr>
          <w:lang w:val="en-GB"/>
        </w:rPr>
      </w:pPr>
      <w:r w:rsidRPr="001E7A27">
        <w:rPr>
          <w:lang w:val="en-GB"/>
        </w:rPr>
        <w:t>It has been previously noted that AR5 models tended to overestimate land</w:t>
      </w:r>
      <w:ins w:id="4281" w:author="Soapbox" w:date="2021-07-21T12:20:00Z">
        <w:r w:rsidR="00801D06" w:rsidRPr="001E7A27">
          <w:rPr>
            <w:lang w:val="en-GB"/>
          </w:rPr>
          <w:t xml:space="preserve"> </w:t>
        </w:r>
      </w:ins>
      <w:del w:id="4282" w:author="Soapbox" w:date="2021-07-21T12:20:00Z">
        <w:r w:rsidRPr="001E7A27" w:rsidDel="00801D06">
          <w:rPr>
            <w:lang w:val="en-GB"/>
          </w:rPr>
          <w:delText>-</w:delText>
        </w:r>
      </w:del>
      <w:r w:rsidRPr="001E7A27">
        <w:rPr>
          <w:lang w:val="en-GB"/>
        </w:rPr>
        <w:t>uptake in the tropics and underestimate uptake in the northern mid-latitudes, compared to inversion estimates. The inclusion of nitrogen limitations on CO</w:t>
      </w:r>
      <w:r w:rsidRPr="001E7A27">
        <w:rPr>
          <w:vertAlign w:val="subscript"/>
          <w:lang w:val="en-GB"/>
        </w:rPr>
        <w:t>2</w:t>
      </w:r>
      <w:r w:rsidRPr="001E7A27">
        <w:rPr>
          <w:lang w:val="en-GB"/>
        </w:rPr>
        <w:t>-fertili</w:t>
      </w:r>
      <w:ins w:id="4283" w:author="Soapbox" w:date="2021-07-16T10:14:00Z">
        <w:r w:rsidR="00953844" w:rsidRPr="001E7A27">
          <w:rPr>
            <w:lang w:val="en-GB"/>
          </w:rPr>
          <w:t>z</w:t>
        </w:r>
      </w:ins>
      <w:del w:id="4284" w:author="Soapbox" w:date="2021-07-16T10:14:00Z">
        <w:r w:rsidRPr="001E7A27" w:rsidDel="00953844">
          <w:rPr>
            <w:lang w:val="en-GB"/>
          </w:rPr>
          <w:delText>s</w:delText>
        </w:r>
      </w:del>
      <w:r w:rsidRPr="001E7A27">
        <w:rPr>
          <w:lang w:val="en-GB"/>
        </w:rPr>
        <w:t xml:space="preserve">ation within CMIP6 models was expected to reduce this discrepancy </w:t>
      </w:r>
      <w:r w:rsidRPr="001E7A27">
        <w:rPr>
          <w:lang w:val="en-GB"/>
        </w:rPr>
        <w:fldChar w:fldCharType="begin" w:fldLock="1"/>
      </w:r>
      <w:r w:rsidR="00747167" w:rsidRPr="001E7A27">
        <w:rPr>
          <w:lang w:val="en-GB"/>
        </w:rPr>
        <w:instrText>ADDIN CSL_CITATION { "citationItems" : [ { "id" : "ITEM-1", "itemData" : { "DOI" : "10.1175/JCLI-D-12-00417.1", "ISBN" : "0894-8755", "ISSN" : "0894-8755", "abstract" : "The authors assess the ability of 18 Earth system models to simulate the land and ocean carbon cycle for the present climate. These models will be used in the next Intergovernmental Panel on Climate Change (IPCC) Fifth Assessment Report (AR5) for climate projections, and such evaluation allows identification of the strengths and weaknesses of individual coupled carbon\u2013climate models as well as identification of systematic biases of the models. Results show that models correctly reproduce the main climatic variables controlling the spatial and temporal characteristics of the carbon cycle. The seasonal evolution of the variables under examination is well captured. However, weaknesses appear when reproducing specific fields: in particular, considering the land carbon cycle, a general overestimation of photosynthesis and leaf area index is found for most of the models, while the ocean evaluation shows that quite a few models underestimate the primary production.The authors also propose climate and carbon cycle performance metrics in order to assess whether there is a set of consistently better models for reproducing the carbon cycle. Averaged seasonal cycles and probability density functions (PDFs) calculated from model simulations are compared with the corresponding seasonal cycles and PDFs from different observed datasets. Although the metrics used in this study allow identification of some models as better or worse than the average, the ranking of this study is partially subjective because of the choice of the variables under examination and also can be sensitive to the choice of reference data. In addition, it was found that the model performances show significant regional variations.", "author" : [ { "dropping-particle" : "", "family" : "Anav", "given" : "A", "non-dropping-particle" : "", "parse-names" : false, "suffix" : "" }, { "dropping-particle" : "", "family" : "Friedlingstein", "given" : "P", "non-dropping-particle" : "", "parse-names" : false, "suffix" : "" }, { "dropping-particle" : "", "family" : "Kidston", "given" : "M", "non-dropping-particle" : "", "parse-names" : false, "suffix" : "" }, { "dropping-particle" : "", "family" : "Bopp", "given" : "L", "non-dropping-particle" : "", "parse-names" : false, "suffix" : "" }, { "dropping-particle" : "", "family" : "Ciais", "given" : "P", "non-dropping-particle" : "", "parse-names" : false, "suffix" : "" }, { "dropping-particle" : "", "family" : "Cox", "given" : "P", "non-dropping-particle" : "", "parse-names" : false, "suffix" : "" }, { "dropping-particle" : "", "family" : "Jones", "given" : "C", "non-dropping-particle" : "", "parse-names" : false, "suffix" : "" }, { "dropping-particle" : "", "family" : "Jung", "given" : "M", "non-dropping-particle" : "", "parse-names" : false, "suffix" : "" }, { "dropping-particle" : "", "family" : "Myneni", "given" : "R", "non-dropping-particle" : "", "parse-names" : false, "suffix" : "" }, { "dropping-particle" : "", "family" : "Zhu", "given" : "Z", "non-dropping-particle" : "", "parse-names" : false, "suffix" : "" } ], "container-title" : "Journal of Climate", "id" : "ITEM-1", "issue" : "18", "issued" : { "date-parts" : [ [ "2013", "9" ] ] }, "note" : "doi: 10.1175/JCLI-D-12-00417.1", "page" : "6801-6843", "publisher" : "American Meteorological Society", "title" : "Evaluating the Land and Ocean Components of the Global Carbon Cycle in the CMIP5 Earth System Models", "translator" : [ { "dropping-particle" : "", "family" : "L3971", "given" : "", "non-dropping-particle" : "", "parse-names" : false, "suffix" : "" } ], "type" : "article-journal", "volume" : "26" }, "uris" : [ "http://www.mendeley.com/documents/?uuid=0c20a771-eb86-45f8-8fe5-770f9020901d" ] } ], "mendeley" : { "formattedCitation" : "(Anav et al., 2013)", "plainTextFormattedCitation" : "(Anav et al., 2013)", "previouslyFormattedCitation" : "(Anav et al., 2013)" }, "properties" : { "noteIndex" : 0 }, "schema" : "https://github.com/citation-style-language/schema/raw/master/csl-citation.json" }</w:instrText>
      </w:r>
      <w:r w:rsidRPr="001E7A27">
        <w:rPr>
          <w:lang w:val="en-GB"/>
        </w:rPr>
        <w:fldChar w:fldCharType="separate"/>
      </w:r>
      <w:r w:rsidR="00025FA2" w:rsidRPr="001E7A27">
        <w:rPr>
          <w:noProof/>
          <w:lang w:val="en-GB"/>
        </w:rPr>
        <w:t>(Anav et al., 2013)</w:t>
      </w:r>
      <w:r w:rsidRPr="001E7A27">
        <w:rPr>
          <w:lang w:val="en-GB"/>
        </w:rPr>
        <w:fldChar w:fldCharType="end"/>
      </w:r>
      <w:r w:rsidRPr="001E7A27">
        <w:rPr>
          <w:lang w:val="en-GB"/>
        </w:rPr>
        <w:t>. There is indeed some evidence that the CMIP6 ensemble (red wedge in Figure 5.2</w:t>
      </w:r>
      <w:r w:rsidR="007C6078" w:rsidRPr="001E7A27">
        <w:rPr>
          <w:lang w:val="en-GB"/>
        </w:rPr>
        <w:t>4</w:t>
      </w:r>
      <w:r w:rsidRPr="001E7A27">
        <w:rPr>
          <w:lang w:val="en-GB"/>
        </w:rPr>
        <w:t>b) captures the northern land carbon sink more clearly than CMIP5 (blue wedge in Figure 5.2</w:t>
      </w:r>
      <w:r w:rsidR="007C6078" w:rsidRPr="001E7A27">
        <w:rPr>
          <w:lang w:val="en-GB"/>
        </w:rPr>
        <w:t>4</w:t>
      </w:r>
      <w:r w:rsidRPr="001E7A27">
        <w:rPr>
          <w:lang w:val="en-GB"/>
        </w:rPr>
        <w:t xml:space="preserve">b), but there remains a tendency for the ESMs to place more of the global land carbon sink in the tropics than the mid-latitudes, compared to the inversion estimates. Based on a consistent signal across CMIP6 ESMs, there is </w:t>
      </w:r>
      <w:r w:rsidRPr="001E7A27">
        <w:rPr>
          <w:i/>
          <w:lang w:val="en-GB"/>
        </w:rPr>
        <w:t>medium confidence</w:t>
      </w:r>
      <w:r w:rsidRPr="001E7A27">
        <w:rPr>
          <w:lang w:val="en-GB"/>
        </w:rPr>
        <w:t xml:space="preserve"> that land carbon cycle models continue to underestimate the northern hemisphere land carbon sink, when compared to estimates from atmospheric inversion </w:t>
      </w:r>
      <w:r w:rsidRPr="001E7A27">
        <w:rPr>
          <w:lang w:val="en-GB"/>
        </w:rPr>
        <w:fldChar w:fldCharType="begin" w:fldLock="1"/>
      </w:r>
      <w:r w:rsidR="00747167" w:rsidRPr="001E7A27">
        <w:rPr>
          <w:lang w:val="en-GB"/>
        </w:rPr>
        <w:instrText>ADDIN CSL_CITATION { "citationItems" : [ { "id" : "ITEM-1",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"ITEM-1",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"mendeley" : { "formattedCitation" : "(Ciais et al., 2019)", "plainTextFormattedCitation" : "(Ciais et al., 2019)", "previouslyFormattedCitation" : "(Ciais et al., 2019)" }, "properties" : { "noteIndex" : 0 }, "schema" : "https://github.com/citation-style-language/schema/raw/master/csl-citation.json" }</w:instrText>
      </w:r>
      <w:r w:rsidRPr="001E7A27">
        <w:rPr>
          <w:lang w:val="en-GB"/>
        </w:rPr>
        <w:fldChar w:fldCharType="separate"/>
      </w:r>
      <w:r w:rsidR="00025FA2" w:rsidRPr="001E7A27">
        <w:rPr>
          <w:noProof/>
          <w:lang w:val="en-GB"/>
        </w:rPr>
        <w:t>(Ciais et al., 2019)</w:t>
      </w:r>
      <w:r w:rsidRPr="001E7A27">
        <w:rPr>
          <w:lang w:val="en-GB"/>
        </w:rPr>
        <w:fldChar w:fldCharType="end"/>
      </w:r>
      <w:r w:rsidRPr="001E7A27">
        <w:rPr>
          <w:lang w:val="en-GB"/>
        </w:rPr>
        <w:t xml:space="preserve">. </w:t>
      </w:r>
    </w:p>
    <w:p w14:paraId="5D498D4B" w14:textId="77777777" w:rsidR="00833549" w:rsidRPr="001E7A27" w:rsidRDefault="00833549" w:rsidP="005C7F25">
      <w:pPr>
        <w:pStyle w:val="AR6BodyText"/>
        <w:rPr>
          <w:lang w:val="en-GB" w:eastAsia="en-US"/>
        </w:rPr>
      </w:pPr>
    </w:p>
    <w:p w14:paraId="2F4C5341" w14:textId="77777777" w:rsidR="001C7F75" w:rsidRPr="001E7A27" w:rsidRDefault="001C7F75" w:rsidP="005C7F25">
      <w:pPr>
        <w:pStyle w:val="AR6BodyText"/>
        <w:rPr>
          <w:lang w:val="en-GB" w:eastAsia="en-US"/>
        </w:rPr>
      </w:pPr>
    </w:p>
    <w:p w14:paraId="03D2C493" w14:textId="113EF467" w:rsidR="005A2651" w:rsidRPr="001E7A27" w:rsidRDefault="00833549" w:rsidP="005C7F25">
      <w:pPr>
        <w:pStyle w:val="AR6BodyText"/>
        <w:rPr>
          <w:b/>
          <w:lang w:val="en-GB"/>
        </w:rPr>
      </w:pPr>
      <w:r w:rsidRPr="001E7A27">
        <w:rPr>
          <w:b/>
          <w:lang w:val="en-GB"/>
        </w:rPr>
        <w:t>[START FIGURE 5.2</w:t>
      </w:r>
      <w:r w:rsidR="002D6497" w:rsidRPr="001E7A27">
        <w:rPr>
          <w:b/>
          <w:lang w:val="en-GB"/>
        </w:rPr>
        <w:t>4</w:t>
      </w:r>
      <w:r w:rsidRPr="001E7A27">
        <w:rPr>
          <w:b/>
          <w:lang w:val="en-GB"/>
        </w:rPr>
        <w:t xml:space="preserve"> HERE]</w:t>
      </w:r>
    </w:p>
    <w:p w14:paraId="47CBF65F" w14:textId="77777777" w:rsidR="00833549" w:rsidRPr="001E7A27" w:rsidRDefault="00833549" w:rsidP="005C7F25">
      <w:pPr>
        <w:pStyle w:val="AR6BodyText"/>
        <w:rPr>
          <w:lang w:val="en-GB"/>
        </w:rPr>
      </w:pPr>
    </w:p>
    <w:p w14:paraId="76B77279" w14:textId="5842B3E2" w:rsidR="00833549" w:rsidRPr="001E7A27" w:rsidRDefault="00833549" w:rsidP="005C7F25">
      <w:pPr>
        <w:pStyle w:val="AR6Chap5Figure"/>
        <w:rPr>
          <w:rStyle w:val="apple-tab-span"/>
          <w:lang w:val="en-GB"/>
        </w:rPr>
      </w:pPr>
      <w:r w:rsidRPr="001E7A27">
        <w:rPr>
          <w:b/>
          <w:bCs/>
          <w:lang w:val="en-GB"/>
        </w:rPr>
        <w:t>Comparison of modelled zonal distribution of contemporary carbon sinks against atmospheric inversion estimates for 2000–2009</w:t>
      </w:r>
      <w:r w:rsidRPr="001E7A27">
        <w:rPr>
          <w:rStyle w:val="apple-tab-span"/>
          <w:lang w:val="en-GB"/>
        </w:rPr>
        <w:t>, (a) ocean carbon uptake; (b) net land uptake. Latitude runs from 90</w:t>
      </w:r>
      <w:r w:rsidRPr="001E7A27">
        <w:rPr>
          <w:rStyle w:val="apple-tab-span"/>
          <w:vertAlign w:val="superscript"/>
          <w:lang w:val="en-GB"/>
        </w:rPr>
        <w:t>o</w:t>
      </w:r>
      <w:r w:rsidRPr="001E7A27">
        <w:rPr>
          <w:rStyle w:val="apple-tab-span"/>
          <w:lang w:val="en-GB"/>
        </w:rPr>
        <w:t>S (i.e.</w:t>
      </w:r>
      <w:ins w:id="4285" w:author="Ian Blenkinsop" w:date="2021-07-28T18:52:00Z">
        <w:r w:rsidR="00B5268E" w:rsidRPr="001E7A27">
          <w:rPr>
            <w:rStyle w:val="apple-tab-span"/>
            <w:lang w:val="en-GB"/>
          </w:rPr>
          <w:t>,</w:t>
        </w:r>
      </w:ins>
      <w:r w:rsidRPr="001E7A27">
        <w:rPr>
          <w:rStyle w:val="apple-tab-span"/>
          <w:lang w:val="en-GB"/>
        </w:rPr>
        <w:t xml:space="preserve"> </w:t>
      </w:r>
      <w:r w:rsidRPr="001E7A27">
        <w:rPr>
          <w:lang w:val="en-GB"/>
        </w:rPr>
        <w:t>–</w:t>
      </w:r>
      <w:r w:rsidRPr="001E7A27">
        <w:rPr>
          <w:rStyle w:val="apple-tab-span"/>
          <w:lang w:val="en-GB"/>
        </w:rPr>
        <w:t>90</w:t>
      </w:r>
      <w:r w:rsidRPr="001E7A27">
        <w:rPr>
          <w:rStyle w:val="apple-tab-span"/>
          <w:vertAlign w:val="superscript"/>
          <w:lang w:val="en-GB"/>
        </w:rPr>
        <w:t>o</w:t>
      </w:r>
      <w:r w:rsidRPr="001E7A27">
        <w:rPr>
          <w:rStyle w:val="apple-tab-span"/>
          <w:lang w:val="en-GB"/>
        </w:rPr>
        <w:t>N) to 90</w:t>
      </w:r>
      <w:r w:rsidRPr="001E7A27">
        <w:rPr>
          <w:rStyle w:val="apple-tab-span"/>
          <w:vertAlign w:val="superscript"/>
          <w:lang w:val="en-GB"/>
        </w:rPr>
        <w:t>o</w:t>
      </w:r>
      <w:r w:rsidRPr="001E7A27">
        <w:rPr>
          <w:rStyle w:val="apple-tab-span"/>
          <w:lang w:val="en-GB"/>
        </w:rPr>
        <w:t xml:space="preserve">N. Positive uptake represents a carbon sink to ocean/land while negative uptake represents a carbon source. </w:t>
      </w:r>
      <w:r w:rsidRPr="001E7A27">
        <w:rPr>
          <w:lang w:val="en-GB"/>
        </w:rPr>
        <w:t>The land uptake is taken as Net Biome Productivity (NBP) and so includes net land-use change emissions</w:t>
      </w:r>
      <w:r w:rsidRPr="001E7A27">
        <w:rPr>
          <w:rStyle w:val="apple-tab-span"/>
          <w:lang w:val="en-GB"/>
        </w:rPr>
        <w:t xml:space="preserve">. The bands show the mean </w:t>
      </w:r>
      <w:r w:rsidRPr="001E7A27">
        <w:rPr>
          <w:rFonts w:eastAsia="Bliss-Medium" w:cs="Times New Roman"/>
          <w:lang w:val="en-GB"/>
        </w:rPr>
        <w:t>±</w:t>
      </w:r>
      <w:r w:rsidRPr="001E7A27">
        <w:rPr>
          <w:rStyle w:val="apple-tab-span"/>
          <w:lang w:val="en-GB"/>
        </w:rPr>
        <w:t>1 standard deviation across the available inversions (black bands, 3 models), CMIP5 E</w:t>
      </w:r>
      <w:r w:rsidR="00B36F8B" w:rsidRPr="001E7A27">
        <w:rPr>
          <w:rStyle w:val="apple-tab-span"/>
          <w:lang w:val="en-GB"/>
        </w:rPr>
        <w:t>arth system models (E</w:t>
      </w:r>
      <w:r w:rsidRPr="001E7A27">
        <w:rPr>
          <w:rStyle w:val="apple-tab-span"/>
          <w:lang w:val="en-GB"/>
        </w:rPr>
        <w:t>SMs</w:t>
      </w:r>
      <w:r w:rsidR="00B36F8B" w:rsidRPr="001E7A27">
        <w:rPr>
          <w:rStyle w:val="apple-tab-span"/>
          <w:lang w:val="en-GB"/>
        </w:rPr>
        <w:t>)</w:t>
      </w:r>
      <w:r w:rsidRPr="001E7A27">
        <w:rPr>
          <w:rStyle w:val="apple-tab-span"/>
          <w:lang w:val="en-GB"/>
        </w:rPr>
        <w:t xml:space="preserve"> (blue bands, 12 models for the ocean, 12 models for the land), and CMIP6 ESMs (red bands, 11 models for ocean, 10 models for land). </w:t>
      </w:r>
      <w:r w:rsidR="00E9713E" w:rsidRPr="001E7A27">
        <w:rPr>
          <w:rFonts w:cs="Times New Roman"/>
          <w:szCs w:val="20"/>
          <w:lang w:val="en-GB"/>
        </w:rPr>
        <w:t>Further details on data sources and processing are available in the chapter data table (Table 5.SM.6).</w:t>
      </w:r>
    </w:p>
    <w:p w14:paraId="76AF9599" w14:textId="77777777" w:rsidR="00833549" w:rsidRPr="001E7A27" w:rsidRDefault="00833549" w:rsidP="005C7F25">
      <w:pPr>
        <w:pStyle w:val="AR6BodyText"/>
        <w:rPr>
          <w:b/>
          <w:lang w:val="en-GB"/>
        </w:rPr>
      </w:pPr>
    </w:p>
    <w:p w14:paraId="490B0259" w14:textId="77777777" w:rsidR="00833549" w:rsidRPr="001E7A27" w:rsidRDefault="00833549" w:rsidP="005C7F25">
      <w:pPr>
        <w:pStyle w:val="AR6BodyText"/>
        <w:rPr>
          <w:b/>
          <w:lang w:val="en-GB"/>
        </w:rPr>
      </w:pPr>
      <w:r w:rsidRPr="001E7A27">
        <w:rPr>
          <w:b/>
          <w:lang w:val="en-GB"/>
        </w:rPr>
        <w:t>[END FIGURE 5.2</w:t>
      </w:r>
      <w:r w:rsidR="002D6497" w:rsidRPr="001E7A27">
        <w:rPr>
          <w:b/>
          <w:lang w:val="en-GB"/>
        </w:rPr>
        <w:t xml:space="preserve">4 </w:t>
      </w:r>
      <w:r w:rsidRPr="001E7A27">
        <w:rPr>
          <w:b/>
          <w:lang w:val="en-GB"/>
        </w:rPr>
        <w:t xml:space="preserve">HERE] </w:t>
      </w:r>
    </w:p>
    <w:p w14:paraId="0FC6BEA2" w14:textId="77777777" w:rsidR="001C7F75" w:rsidRPr="001E7A27" w:rsidRDefault="001C7F75" w:rsidP="005C7F25">
      <w:pPr>
        <w:pStyle w:val="AR6Chap5Level35111"/>
        <w:numPr>
          <w:ilvl w:val="0"/>
          <w:numId w:val="0"/>
        </w:numPr>
        <w:rPr>
          <w:lang w:val="en-GB"/>
        </w:rPr>
      </w:pPr>
    </w:p>
    <w:p w14:paraId="4CBEC3B6" w14:textId="55724B40" w:rsidR="00833549" w:rsidRPr="001E7A27" w:rsidRDefault="00833549" w:rsidP="005C7F25">
      <w:pPr>
        <w:pStyle w:val="AR6Chap5Level35111"/>
        <w:numPr>
          <w:ilvl w:val="0"/>
          <w:numId w:val="0"/>
        </w:numPr>
        <w:rPr>
          <w:lang w:val="en-GB"/>
        </w:rPr>
      </w:pPr>
      <w:r w:rsidRPr="001E7A27">
        <w:rPr>
          <w:lang w:val="en-GB"/>
        </w:rPr>
        <w:t xml:space="preserve"> </w:t>
      </w:r>
    </w:p>
    <w:p w14:paraId="4D66F5C2" w14:textId="21B4640E" w:rsidR="00833549" w:rsidRPr="001E7A27" w:rsidRDefault="00833549" w:rsidP="00535548">
      <w:pPr>
        <w:pStyle w:val="AR6Chap5Level35111"/>
        <w:rPr>
          <w:lang w:val="en-GB"/>
        </w:rPr>
      </w:pPr>
      <w:bookmarkStart w:id="4286" w:name="_Toc33564291"/>
      <w:bookmarkStart w:id="4287" w:name="_Toc70535705"/>
      <w:commentRangeStart w:id="4288"/>
      <w:commentRangeStart w:id="4289"/>
      <w:r w:rsidRPr="001E7A27">
        <w:rPr>
          <w:lang w:val="en-GB"/>
        </w:rPr>
        <w:t xml:space="preserve">Coupled </w:t>
      </w:r>
      <w:commentRangeEnd w:id="4288"/>
      <w:r w:rsidR="00DF776F" w:rsidRPr="001E7A27">
        <w:rPr>
          <w:rStyle w:val="CommentReference"/>
          <w:rFonts w:cstheme="minorBidi"/>
          <w:i w:val="0"/>
          <w:lang w:val="en-GB" w:eastAsia="fr-FR"/>
        </w:rPr>
        <w:commentReference w:id="4288"/>
      </w:r>
      <w:commentRangeEnd w:id="4289"/>
      <w:r w:rsidR="003D2BB4">
        <w:rPr>
          <w:rStyle w:val="CommentReference"/>
          <w:rFonts w:cstheme="minorBidi"/>
          <w:i w:val="0"/>
          <w:lang w:val="en-GB" w:eastAsia="fr-FR"/>
        </w:rPr>
        <w:commentReference w:id="4289"/>
      </w:r>
      <w:r w:rsidRPr="001E7A27">
        <w:rPr>
          <w:lang w:val="en-GB"/>
        </w:rPr>
        <w:t>Climate</w:t>
      </w:r>
      <w:ins w:id="4290" w:author="Soapbox" w:date="2021-07-15T08:44:00Z">
        <w:r w:rsidR="00255453" w:rsidRPr="001E7A27">
          <w:rPr>
            <w:lang w:val="en-GB"/>
          </w:rPr>
          <w:t>–</w:t>
        </w:r>
      </w:ins>
      <w:del w:id="4291" w:author="Soapbox" w:date="2021-07-15T08:44:00Z">
        <w:r w:rsidRPr="001E7A27" w:rsidDel="00255453">
          <w:rPr>
            <w:lang w:val="en-GB"/>
          </w:rPr>
          <w:delText>-</w:delText>
        </w:r>
      </w:del>
      <w:r w:rsidRPr="001E7A27">
        <w:rPr>
          <w:lang w:val="en-GB"/>
        </w:rPr>
        <w:t>Carbon Cycle Projections</w:t>
      </w:r>
      <w:bookmarkEnd w:id="4286"/>
      <w:bookmarkEnd w:id="4287"/>
    </w:p>
    <w:p w14:paraId="01EEE8C0" w14:textId="77777777" w:rsidR="00833549" w:rsidRPr="001E7A27" w:rsidRDefault="00833549" w:rsidP="005C7F25">
      <w:pPr>
        <w:pStyle w:val="AR6BodyText"/>
        <w:rPr>
          <w:lang w:val="en-GB" w:eastAsia="en-US"/>
        </w:rPr>
      </w:pPr>
    </w:p>
    <w:p w14:paraId="4563B5FD" w14:textId="5A4F5DA6" w:rsidR="00833549" w:rsidRPr="001E7A27" w:rsidRDefault="00833549" w:rsidP="005C7F25">
      <w:pPr>
        <w:pStyle w:val="AR6BodyText"/>
        <w:rPr>
          <w:lang w:val="en-GB"/>
        </w:rPr>
      </w:pPr>
      <w:r w:rsidRPr="001E7A27">
        <w:rPr>
          <w:lang w:val="en-GB"/>
        </w:rPr>
        <w:t>Land and ocean carbon uptake are driven primarily by increases in atmospheric CO</w:t>
      </w:r>
      <w:r w:rsidRPr="001E7A27">
        <w:rPr>
          <w:vertAlign w:val="subscript"/>
          <w:lang w:val="en-GB"/>
        </w:rPr>
        <w:t xml:space="preserve">2 </w:t>
      </w:r>
      <w:r w:rsidRPr="001E7A27">
        <w:rPr>
          <w:lang w:val="en-GB"/>
        </w:rPr>
        <w:t>(Figure 5.2</w:t>
      </w:r>
      <w:r w:rsidR="002D6497" w:rsidRPr="001E7A27">
        <w:rPr>
          <w:lang w:val="en-GB"/>
        </w:rPr>
        <w:t>5</w:t>
      </w:r>
      <w:r w:rsidRPr="001E7A27">
        <w:rPr>
          <w:lang w:val="en-GB"/>
        </w:rPr>
        <w:t xml:space="preserve">). As a result, the evolution of land and ocean carbon sinks differs significantly between the SSP scenarios. Under scenarios </w:t>
      </w:r>
      <w:del w:id="4292" w:author="Soapbox" w:date="2021-07-21T12:21:00Z">
        <w:r w:rsidRPr="001E7A27" w:rsidDel="00D65E2D">
          <w:rPr>
            <w:lang w:val="en-GB"/>
          </w:rPr>
          <w:delText xml:space="preserve">which </w:delText>
        </w:r>
      </w:del>
      <w:ins w:id="4293" w:author="Soapbox" w:date="2021-07-21T12:21:00Z">
        <w:r w:rsidR="00D65E2D" w:rsidRPr="001E7A27">
          <w:rPr>
            <w:lang w:val="en-GB"/>
          </w:rPr>
          <w:t xml:space="preserve">that </w:t>
        </w:r>
      </w:ins>
      <w:r w:rsidRPr="001E7A27">
        <w:rPr>
          <w:lang w:val="en-GB"/>
        </w:rPr>
        <w:t>have greater increases in atmospheric CO</w:t>
      </w:r>
      <w:r w:rsidRPr="001E7A27">
        <w:rPr>
          <w:vertAlign w:val="subscript"/>
          <w:lang w:val="en-GB"/>
        </w:rPr>
        <w:t>2</w:t>
      </w:r>
      <w:r w:rsidRPr="001E7A27">
        <w:rPr>
          <w:lang w:val="en-GB"/>
        </w:rPr>
        <w:t xml:space="preserve"> (such as SSP5</w:t>
      </w:r>
      <w:del w:id="4294" w:author="Ian Blenkinsop" w:date="2021-07-28T14:32:00Z">
        <w:r w:rsidRPr="001E7A27" w:rsidDel="00895C44">
          <w:rPr>
            <w:lang w:val="en-GB"/>
          </w:rPr>
          <w:delText>–</w:delText>
        </w:r>
      </w:del>
      <w:ins w:id="4295" w:author="Ian Blenkinsop" w:date="2021-07-28T14:32:00Z">
        <w:r w:rsidR="00895C44" w:rsidRPr="001E7A27">
          <w:rPr>
            <w:lang w:val="en-GB"/>
          </w:rPr>
          <w:t>-</w:t>
        </w:r>
      </w:ins>
      <w:r w:rsidRPr="001E7A27">
        <w:rPr>
          <w:lang w:val="en-GB"/>
        </w:rPr>
        <w:t>8.5 and SSP3</w:t>
      </w:r>
      <w:del w:id="4296" w:author="Ian Blenkinsop" w:date="2021-07-28T14:32:00Z">
        <w:r w:rsidRPr="001E7A27" w:rsidDel="00895C44">
          <w:rPr>
            <w:lang w:val="en-GB"/>
          </w:rPr>
          <w:delText>–</w:delText>
        </w:r>
      </w:del>
      <w:ins w:id="4297" w:author="Ian Blenkinsop" w:date="2021-07-28T14:32:00Z">
        <w:r w:rsidR="00895C44" w:rsidRPr="001E7A27">
          <w:rPr>
            <w:lang w:val="en-GB"/>
          </w:rPr>
          <w:t>-</w:t>
        </w:r>
      </w:ins>
      <w:r w:rsidRPr="001E7A27">
        <w:rPr>
          <w:lang w:val="en-GB"/>
        </w:rPr>
        <w:t>7.0) the absolute values of the sinks are larger, but the fraction of implied emissions taken</w:t>
      </w:r>
      <w:ins w:id="4298" w:author="Soapbox" w:date="2021-07-21T12:21:00Z">
        <w:r w:rsidR="00D65E2D" w:rsidRPr="001E7A27">
          <w:rPr>
            <w:lang w:val="en-GB"/>
          </w:rPr>
          <w:t xml:space="preserve"> </w:t>
        </w:r>
      </w:ins>
      <w:del w:id="4299" w:author="Soapbox" w:date="2021-07-21T12:21:00Z">
        <w:r w:rsidRPr="001E7A27" w:rsidDel="00D65E2D">
          <w:rPr>
            <w:lang w:val="en-GB"/>
          </w:rPr>
          <w:delText>-</w:delText>
        </w:r>
      </w:del>
      <w:r w:rsidRPr="001E7A27">
        <w:rPr>
          <w:lang w:val="en-GB"/>
        </w:rPr>
        <w:t>up by the sinks declines through the 21</w:t>
      </w:r>
      <w:r w:rsidRPr="001E7A27">
        <w:rPr>
          <w:vertAlign w:val="superscript"/>
          <w:lang w:val="en-GB"/>
          <w:rPrChange w:id="4300" w:author="Ian Blenkinsop" w:date="2021-07-28T18:52:00Z">
            <w:rPr>
              <w:lang w:val="en-GB"/>
            </w:rPr>
          </w:rPrChange>
        </w:rPr>
        <w:t>st</w:t>
      </w:r>
      <w:r w:rsidRPr="001E7A27">
        <w:rPr>
          <w:lang w:val="en-GB"/>
        </w:rPr>
        <w:t xml:space="preserve"> century. By contrast, scenarios that assume CO</w:t>
      </w:r>
      <w:r w:rsidRPr="001E7A27">
        <w:rPr>
          <w:vertAlign w:val="subscript"/>
          <w:lang w:val="en-GB"/>
        </w:rPr>
        <w:t>2</w:t>
      </w:r>
      <w:r w:rsidRPr="001E7A27">
        <w:rPr>
          <w:lang w:val="en-GB"/>
        </w:rPr>
        <w:t xml:space="preserve"> stabili</w:t>
      </w:r>
      <w:ins w:id="4301" w:author="Soapbox" w:date="2021-07-17T06:28:00Z">
        <w:r w:rsidR="0089224C" w:rsidRPr="001E7A27">
          <w:rPr>
            <w:lang w:val="en-GB"/>
          </w:rPr>
          <w:t>z</w:t>
        </w:r>
      </w:ins>
      <w:del w:id="4302" w:author="Soapbox" w:date="2021-07-17T06:28:00Z">
        <w:r w:rsidRPr="001E7A27" w:rsidDel="0089224C">
          <w:rPr>
            <w:lang w:val="en-GB"/>
          </w:rPr>
          <w:delText>s</w:delText>
        </w:r>
      </w:del>
      <w:r w:rsidRPr="001E7A27">
        <w:rPr>
          <w:lang w:val="en-GB"/>
        </w:rPr>
        <w:t>ation in the 21</w:t>
      </w:r>
      <w:r w:rsidRPr="001E7A27">
        <w:rPr>
          <w:vertAlign w:val="superscript"/>
          <w:lang w:val="en-GB"/>
          <w:rPrChange w:id="4303" w:author="Ian Blenkinsop" w:date="2021-07-28T18:52:00Z">
            <w:rPr>
              <w:lang w:val="en-GB"/>
            </w:rPr>
          </w:rPrChange>
        </w:rPr>
        <w:t>st</w:t>
      </w:r>
      <w:r w:rsidRPr="001E7A27">
        <w:rPr>
          <w:lang w:val="en-GB"/>
        </w:rPr>
        <w:t xml:space="preserve"> century (such as SSP1</w:t>
      </w:r>
      <w:del w:id="4304" w:author="Ian Blenkinsop" w:date="2021-07-28T14:31:00Z">
        <w:r w:rsidRPr="001E7A27" w:rsidDel="00895C44">
          <w:rPr>
            <w:lang w:val="en-GB"/>
          </w:rPr>
          <w:delText>–</w:delText>
        </w:r>
      </w:del>
      <w:ins w:id="4305" w:author="Ian Blenkinsop" w:date="2021-07-28T14:31:00Z">
        <w:r w:rsidR="00895C44" w:rsidRPr="001E7A27">
          <w:rPr>
            <w:lang w:val="en-GB"/>
          </w:rPr>
          <w:t>-</w:t>
        </w:r>
      </w:ins>
      <w:r w:rsidRPr="001E7A27">
        <w:rPr>
          <w:lang w:val="en-GB"/>
        </w:rPr>
        <w:t>2.6 or SSP2</w:t>
      </w:r>
      <w:del w:id="4306" w:author="Ian Blenkinsop" w:date="2021-07-28T14:32:00Z">
        <w:r w:rsidRPr="001E7A27" w:rsidDel="00895C44">
          <w:rPr>
            <w:lang w:val="en-GB"/>
          </w:rPr>
          <w:delText>–</w:delText>
        </w:r>
      </w:del>
      <w:ins w:id="4307" w:author="Ian Blenkinsop" w:date="2021-07-28T14:32:00Z">
        <w:r w:rsidR="00895C44" w:rsidRPr="001E7A27">
          <w:rPr>
            <w:lang w:val="en-GB"/>
          </w:rPr>
          <w:t>-</w:t>
        </w:r>
      </w:ins>
      <w:r w:rsidRPr="001E7A27">
        <w:rPr>
          <w:lang w:val="en-GB"/>
        </w:rPr>
        <w:t>4.5), have smaller absolute sinks</w:t>
      </w:r>
      <w:ins w:id="4308" w:author="Soapbox" w:date="2021-07-21T12:21:00Z">
        <w:r w:rsidR="00D65E2D" w:rsidRPr="001E7A27">
          <w:rPr>
            <w:lang w:val="en-GB"/>
          </w:rPr>
          <w:t>,</w:t>
        </w:r>
      </w:ins>
      <w:r w:rsidRPr="001E7A27">
        <w:rPr>
          <w:lang w:val="en-GB"/>
        </w:rPr>
        <w:t xml:space="preserve"> but these sinks take</w:t>
      </w:r>
      <w:ins w:id="4309" w:author="Soapbox" w:date="2021-07-21T12:22:00Z">
        <w:r w:rsidR="002E4692" w:rsidRPr="001E7A27">
          <w:rPr>
            <w:lang w:val="en-GB"/>
          </w:rPr>
          <w:t xml:space="preserve"> </w:t>
        </w:r>
      </w:ins>
      <w:del w:id="4310" w:author="Soapbox" w:date="2021-07-21T12:22:00Z">
        <w:r w:rsidRPr="001E7A27" w:rsidDel="002E4692">
          <w:rPr>
            <w:lang w:val="en-GB"/>
          </w:rPr>
          <w:delText>-</w:delText>
        </w:r>
      </w:del>
      <w:r w:rsidRPr="001E7A27">
        <w:rPr>
          <w:lang w:val="en-GB"/>
        </w:rPr>
        <w:t>up an increasing fraction of the implied emissions (Figure 5.2</w:t>
      </w:r>
      <w:r w:rsidR="002D6497" w:rsidRPr="001E7A27">
        <w:rPr>
          <w:lang w:val="en-GB"/>
        </w:rPr>
        <w:t>5</w:t>
      </w:r>
      <w:r w:rsidRPr="001E7A27">
        <w:rPr>
          <w:lang w:val="en-GB"/>
        </w:rPr>
        <w:t xml:space="preserve">d). These general principles apply to </w:t>
      </w:r>
      <w:del w:id="4311" w:author="Soapbox" w:date="2021-07-21T12:22:00Z">
        <w:r w:rsidRPr="001E7A27" w:rsidDel="002E4692">
          <w:rPr>
            <w:lang w:val="en-GB"/>
          </w:rPr>
          <w:delText xml:space="preserve">both </w:delText>
        </w:r>
      </w:del>
      <w:r w:rsidRPr="001E7A27">
        <w:rPr>
          <w:lang w:val="en-GB"/>
        </w:rPr>
        <w:t>the ocean and land carbon sinks.</w:t>
      </w:r>
    </w:p>
    <w:p w14:paraId="1D497325" w14:textId="77777777" w:rsidR="00833549" w:rsidRPr="001E7A27" w:rsidRDefault="00833549" w:rsidP="005C7F25">
      <w:pPr>
        <w:pStyle w:val="AR6BodyText"/>
        <w:rPr>
          <w:lang w:val="en-GB"/>
        </w:rPr>
      </w:pPr>
    </w:p>
    <w:p w14:paraId="25D320D1" w14:textId="4758812C" w:rsidR="00833549" w:rsidRPr="001E7A27" w:rsidRDefault="00833549" w:rsidP="005C7F25">
      <w:pPr>
        <w:pStyle w:val="AR6BodyText"/>
        <w:rPr>
          <w:lang w:val="en-GB"/>
        </w:rPr>
      </w:pPr>
      <w:r w:rsidRPr="001E7A27">
        <w:rPr>
          <w:lang w:val="en-GB"/>
        </w:rPr>
        <w:t>The concentration-driven CMIP6 ESMs agree well on the evolution of the global ocean carbon sink through the 21</w:t>
      </w:r>
      <w:r w:rsidRPr="007A4816">
        <w:rPr>
          <w:lang w:val="en-GB"/>
        </w:rPr>
        <w:t>st</w:t>
      </w:r>
      <w:r w:rsidRPr="001E7A27">
        <w:rPr>
          <w:lang w:val="en-GB"/>
        </w:rPr>
        <w:t xml:space="preserve"> century for four SSP scenarios (</w:t>
      </w:r>
      <w:commentRangeStart w:id="4312"/>
      <w:commentRangeStart w:id="4313"/>
      <w:r w:rsidRPr="001E7A27">
        <w:rPr>
          <w:lang w:val="en-GB"/>
        </w:rPr>
        <w:t>Figure 5.26</w:t>
      </w:r>
      <w:commentRangeEnd w:id="4312"/>
      <w:r w:rsidR="002E4692" w:rsidRPr="001E7A27">
        <w:rPr>
          <w:rStyle w:val="CommentReference"/>
          <w:lang w:val="en-GB"/>
        </w:rPr>
        <w:commentReference w:id="4312"/>
      </w:r>
      <w:commentRangeEnd w:id="4313"/>
      <w:r w:rsidR="003D2BB4">
        <w:rPr>
          <w:rStyle w:val="CommentReference"/>
          <w:lang w:val="en-GB"/>
        </w:rPr>
        <w:commentReference w:id="4313"/>
      </w:r>
      <w:r w:rsidRPr="001E7A27">
        <w:rPr>
          <w:lang w:val="en-GB"/>
        </w:rPr>
        <w:t xml:space="preserve">b). The </w:t>
      </w:r>
      <w:ins w:id="4314" w:author="Soapbox" w:date="2021-07-21T12:24:00Z">
        <w:r w:rsidR="002E4692" w:rsidRPr="001E7A27">
          <w:rPr>
            <w:lang w:val="en-GB"/>
          </w:rPr>
          <w:t>five</w:t>
        </w:r>
      </w:ins>
      <w:del w:id="4315" w:author="Soapbox" w:date="2021-07-21T12:24:00Z">
        <w:r w:rsidRPr="001E7A27" w:rsidDel="002E4692">
          <w:rPr>
            <w:lang w:val="en-GB"/>
          </w:rPr>
          <w:delText>5</w:delText>
        </w:r>
      </w:del>
      <w:r w:rsidRPr="001E7A27">
        <w:rPr>
          <w:lang w:val="en-GB"/>
        </w:rPr>
        <w:t xml:space="preserve">-year ensemble mean ocean sink declines to 0.6 </w:t>
      </w:r>
      <w:r w:rsidRPr="001E7A27">
        <w:rPr>
          <w:rFonts w:eastAsia="Bliss-Medium" w:cs="Times New Roman"/>
          <w:lang w:val="en-GB"/>
        </w:rPr>
        <w:t xml:space="preserve">± </w:t>
      </w:r>
      <w:r w:rsidRPr="001E7A27">
        <w:rPr>
          <w:lang w:val="en-GB"/>
        </w:rPr>
        <w:t>0.2 GtC yr</w:t>
      </w:r>
      <w:del w:id="4316" w:author="Ian Blenkinsop" w:date="2021-07-28T16:17:00Z">
        <w:r w:rsidRPr="001E7A27" w:rsidDel="00E4692D">
          <w:rPr>
            <w:vertAlign w:val="superscript"/>
            <w:lang w:val="en-GB"/>
          </w:rPr>
          <w:delText>-</w:delText>
        </w:r>
      </w:del>
      <w:ins w:id="4317" w:author="Ian Blenkinsop" w:date="2021-07-28T16:17:00Z">
        <w:r w:rsidR="00E4692D" w:rsidRPr="001E7A27">
          <w:rPr>
            <w:vertAlign w:val="superscript"/>
            <w:lang w:val="en-GB"/>
          </w:rPr>
          <w:t>–</w:t>
        </w:r>
      </w:ins>
      <w:r w:rsidRPr="001E7A27">
        <w:rPr>
          <w:vertAlign w:val="superscript"/>
          <w:lang w:val="en-GB"/>
        </w:rPr>
        <w:t xml:space="preserve">1 </w:t>
      </w:r>
      <w:r w:rsidRPr="001E7A27">
        <w:rPr>
          <w:lang w:val="en-GB"/>
        </w:rPr>
        <w:t>by 2100 under SSP1</w:t>
      </w:r>
      <w:del w:id="4318" w:author="Ian Blenkinsop" w:date="2021-07-28T17:55:00Z">
        <w:r w:rsidRPr="001E7A27" w:rsidDel="009F3AC2">
          <w:rPr>
            <w:lang w:val="en-GB"/>
          </w:rPr>
          <w:delText>–</w:delText>
        </w:r>
      </w:del>
      <w:ins w:id="4319" w:author="Ian Blenkinsop" w:date="2021-07-28T17:55:00Z">
        <w:r w:rsidR="009F3AC2" w:rsidRPr="001E7A27">
          <w:rPr>
            <w:lang w:val="en-GB"/>
          </w:rPr>
          <w:t>-</w:t>
        </w:r>
      </w:ins>
      <w:r w:rsidRPr="001E7A27">
        <w:rPr>
          <w:lang w:val="en-GB"/>
        </w:rPr>
        <w:t xml:space="preserve">2.6, and peaks around 2080 at 5.4 </w:t>
      </w:r>
      <w:r w:rsidRPr="001E7A27">
        <w:rPr>
          <w:rFonts w:eastAsia="Bliss-Medium" w:cs="Times New Roman"/>
          <w:lang w:val="en-GB"/>
        </w:rPr>
        <w:t xml:space="preserve">± </w:t>
      </w:r>
      <w:r w:rsidRPr="001E7A27">
        <w:rPr>
          <w:lang w:val="en-GB"/>
        </w:rPr>
        <w:t>0.4 GtC yr</w:t>
      </w:r>
      <w:del w:id="4320" w:author="Ian Blenkinsop" w:date="2021-07-28T16:17:00Z">
        <w:r w:rsidRPr="001E7A27" w:rsidDel="00E4692D">
          <w:rPr>
            <w:vertAlign w:val="superscript"/>
            <w:lang w:val="en-GB"/>
          </w:rPr>
          <w:delText>-</w:delText>
        </w:r>
      </w:del>
      <w:ins w:id="4321" w:author="Ian Blenkinsop" w:date="2021-07-28T16:17:00Z">
        <w:r w:rsidR="00E4692D" w:rsidRPr="001E7A27">
          <w:rPr>
            <w:vertAlign w:val="superscript"/>
            <w:lang w:val="en-GB"/>
          </w:rPr>
          <w:t>–</w:t>
        </w:r>
      </w:ins>
      <w:r w:rsidRPr="001E7A27">
        <w:rPr>
          <w:vertAlign w:val="superscript"/>
          <w:lang w:val="en-GB"/>
        </w:rPr>
        <w:t>1</w:t>
      </w:r>
      <w:r w:rsidRPr="001E7A27">
        <w:rPr>
          <w:lang w:val="en-GB"/>
        </w:rPr>
        <w:t xml:space="preserve"> under SSP5</w:t>
      </w:r>
      <w:del w:id="4322" w:author="Ian Blenkinsop" w:date="2021-07-28T16:17:00Z">
        <w:r w:rsidRPr="001E7A27" w:rsidDel="00E4692D">
          <w:rPr>
            <w:lang w:val="en-GB"/>
          </w:rPr>
          <w:delText>–</w:delText>
        </w:r>
      </w:del>
      <w:ins w:id="4323" w:author="Ian Blenkinsop" w:date="2021-07-28T16:17:00Z">
        <w:r w:rsidR="00E4692D" w:rsidRPr="001E7A27">
          <w:rPr>
            <w:lang w:val="en-GB"/>
          </w:rPr>
          <w:t>-</w:t>
        </w:r>
      </w:ins>
      <w:r w:rsidRPr="001E7A27">
        <w:rPr>
          <w:lang w:val="en-GB"/>
        </w:rPr>
        <w:t xml:space="preserve">8.5. Cumulative ocean carbon uptake from 1850 is projected to saturate at approximately 290 </w:t>
      </w:r>
      <w:r w:rsidRPr="001E7A27">
        <w:rPr>
          <w:rFonts w:eastAsia="Bliss-Medium" w:cs="Times New Roman"/>
          <w:lang w:val="en-GB"/>
        </w:rPr>
        <w:t>±</w:t>
      </w:r>
      <w:r w:rsidRPr="001E7A27">
        <w:rPr>
          <w:lang w:val="en-GB"/>
        </w:rPr>
        <w:t xml:space="preserve"> 30 GtC under SSP1</w:t>
      </w:r>
      <w:del w:id="4324" w:author="Ian Blenkinsop" w:date="2021-07-28T17:55:00Z">
        <w:r w:rsidRPr="001E7A27" w:rsidDel="009F3AC2">
          <w:rPr>
            <w:lang w:val="en-GB"/>
          </w:rPr>
          <w:delText>–</w:delText>
        </w:r>
      </w:del>
      <w:ins w:id="4325" w:author="Ian Blenkinsop" w:date="2021-07-28T17:55:00Z">
        <w:r w:rsidR="009F3AC2" w:rsidRPr="001E7A27">
          <w:rPr>
            <w:lang w:val="en-GB"/>
          </w:rPr>
          <w:t>-</w:t>
        </w:r>
      </w:ins>
      <w:r w:rsidRPr="001E7A27">
        <w:rPr>
          <w:lang w:val="en-GB"/>
        </w:rPr>
        <w:t xml:space="preserve">2.6, and to reach 520 </w:t>
      </w:r>
      <w:r w:rsidRPr="001E7A27">
        <w:rPr>
          <w:rFonts w:eastAsia="Bliss-Medium" w:cs="Times New Roman"/>
          <w:lang w:val="en-GB"/>
        </w:rPr>
        <w:t>±</w:t>
      </w:r>
      <w:r w:rsidRPr="001E7A27">
        <w:rPr>
          <w:lang w:val="en-GB"/>
        </w:rPr>
        <w:t xml:space="preserve"> 40 GtC by 2100 under SSP5</w:t>
      </w:r>
      <w:del w:id="4326" w:author="Ian Blenkinsop" w:date="2021-07-28T17:55:00Z">
        <w:r w:rsidRPr="001E7A27" w:rsidDel="009F3AC2">
          <w:rPr>
            <w:lang w:val="en-GB"/>
          </w:rPr>
          <w:delText>–</w:delText>
        </w:r>
      </w:del>
      <w:ins w:id="4327" w:author="Ian Blenkinsop" w:date="2021-07-28T17:55:00Z">
        <w:r w:rsidR="009F3AC2" w:rsidRPr="001E7A27">
          <w:rPr>
            <w:lang w:val="en-GB"/>
          </w:rPr>
          <w:t>-</w:t>
        </w:r>
      </w:ins>
      <w:r w:rsidRPr="001E7A27">
        <w:rPr>
          <w:lang w:val="en-GB"/>
        </w:rPr>
        <w:t>8.5 (</w:t>
      </w:r>
      <w:commentRangeStart w:id="4328"/>
      <w:r w:rsidRPr="001E7A27">
        <w:rPr>
          <w:lang w:val="en-GB"/>
        </w:rPr>
        <w:t>Figure 5.2</w:t>
      </w:r>
      <w:ins w:id="4329" w:author="Soapbox" w:date="2021-07-21T12:30:00Z">
        <w:r w:rsidR="002E4692" w:rsidRPr="001E7A27">
          <w:rPr>
            <w:lang w:val="en-GB"/>
          </w:rPr>
          <w:t>6</w:t>
        </w:r>
      </w:ins>
      <w:del w:id="4330" w:author="Soapbox" w:date="2021-07-21T12:30:00Z">
        <w:r w:rsidR="002D6497" w:rsidRPr="001E7A27" w:rsidDel="002E4692">
          <w:rPr>
            <w:lang w:val="en-GB"/>
          </w:rPr>
          <w:delText>5</w:delText>
        </w:r>
      </w:del>
      <w:r w:rsidRPr="001E7A27">
        <w:rPr>
          <w:lang w:val="en-GB"/>
        </w:rPr>
        <w:t>e).</w:t>
      </w:r>
      <w:commentRangeEnd w:id="4328"/>
      <w:r w:rsidR="002E4692" w:rsidRPr="001E7A27">
        <w:rPr>
          <w:rStyle w:val="CommentReference"/>
          <w:lang w:val="en-GB"/>
        </w:rPr>
        <w:commentReference w:id="4328"/>
      </w:r>
    </w:p>
    <w:p w14:paraId="2F9ECB9E" w14:textId="77777777" w:rsidR="00833549" w:rsidRPr="001E7A27" w:rsidRDefault="00833549" w:rsidP="005C7F25">
      <w:pPr>
        <w:pStyle w:val="AR6BodyText"/>
        <w:rPr>
          <w:lang w:val="en-GB"/>
        </w:rPr>
      </w:pPr>
    </w:p>
    <w:p w14:paraId="79F63021" w14:textId="06CD8A75" w:rsidR="00833549" w:rsidRPr="001E7A27" w:rsidRDefault="00833549" w:rsidP="005C7F25">
      <w:pPr>
        <w:pStyle w:val="AR6BodyText"/>
        <w:rPr>
          <w:lang w:val="en-GB"/>
        </w:rPr>
      </w:pPr>
      <w:r w:rsidRPr="001E7A27">
        <w:rPr>
          <w:lang w:val="en-GB"/>
        </w:rPr>
        <w:t>The ensemble mean changes in land and ocean sinks are qualitatively similar, but the land shows much higher interannual variability in carbon uptake (Figure 5.2</w:t>
      </w:r>
      <w:r w:rsidR="002D6497" w:rsidRPr="001E7A27">
        <w:rPr>
          <w:lang w:val="en-GB"/>
        </w:rPr>
        <w:t>5</w:t>
      </w:r>
      <w:r w:rsidRPr="001E7A27">
        <w:rPr>
          <w:lang w:val="en-GB"/>
        </w:rPr>
        <w:t>c) and also a much larger spread in the model projections of cumulative land carbon uptake (Figure 5.2</w:t>
      </w:r>
      <w:r w:rsidR="002D6497" w:rsidRPr="001E7A27">
        <w:rPr>
          <w:lang w:val="en-GB"/>
        </w:rPr>
        <w:t>5</w:t>
      </w:r>
      <w:r w:rsidRPr="001E7A27">
        <w:rPr>
          <w:lang w:val="en-GB"/>
        </w:rPr>
        <w:t xml:space="preserve">f). The </w:t>
      </w:r>
      <w:ins w:id="4331" w:author="Soapbox" w:date="2021-07-21T12:27:00Z">
        <w:r w:rsidR="002E4692" w:rsidRPr="001E7A27">
          <w:rPr>
            <w:lang w:val="en-GB"/>
          </w:rPr>
          <w:t>five</w:t>
        </w:r>
      </w:ins>
      <w:del w:id="4332" w:author="Soapbox" w:date="2021-07-21T12:27:00Z">
        <w:r w:rsidRPr="001E7A27" w:rsidDel="002E4692">
          <w:rPr>
            <w:lang w:val="en-GB"/>
          </w:rPr>
          <w:delText>5</w:delText>
        </w:r>
      </w:del>
      <w:r w:rsidRPr="001E7A27">
        <w:rPr>
          <w:lang w:val="en-GB"/>
        </w:rPr>
        <w:t xml:space="preserve">-year ensemble mean net land carbon sink is projected to decline to 0.4 </w:t>
      </w:r>
      <w:r w:rsidRPr="001E7A27">
        <w:rPr>
          <w:rFonts w:eastAsia="Bliss-Medium" w:cs="Times New Roman"/>
          <w:lang w:val="en-GB"/>
        </w:rPr>
        <w:t xml:space="preserve">± </w:t>
      </w:r>
      <w:r w:rsidRPr="001E7A27">
        <w:rPr>
          <w:lang w:val="en-GB"/>
        </w:rPr>
        <w:t>1.0 GtC yr</w:t>
      </w:r>
      <w:del w:id="4333" w:author="Ian Blenkinsop" w:date="2021-07-28T16:17:00Z">
        <w:r w:rsidRPr="001E7A27" w:rsidDel="00E4692D">
          <w:rPr>
            <w:vertAlign w:val="superscript"/>
            <w:lang w:val="en-GB"/>
          </w:rPr>
          <w:delText>-</w:delText>
        </w:r>
      </w:del>
      <w:ins w:id="4334" w:author="Ian Blenkinsop" w:date="2021-07-28T16:17:00Z">
        <w:r w:rsidR="00E4692D" w:rsidRPr="001E7A27">
          <w:rPr>
            <w:vertAlign w:val="superscript"/>
            <w:lang w:val="en-GB"/>
          </w:rPr>
          <w:t>–</w:t>
        </w:r>
      </w:ins>
      <w:r w:rsidRPr="001E7A27">
        <w:rPr>
          <w:vertAlign w:val="superscript"/>
          <w:lang w:val="en-GB"/>
        </w:rPr>
        <w:t xml:space="preserve">1 </w:t>
      </w:r>
      <w:r w:rsidRPr="001E7A27">
        <w:rPr>
          <w:lang w:val="en-GB"/>
        </w:rPr>
        <w:t>by 2100 under SSP1</w:t>
      </w:r>
      <w:ins w:id="4335" w:author="Ian Blenkinsop" w:date="2021-07-28T17:55:00Z">
        <w:r w:rsidR="009F3AC2" w:rsidRPr="001E7A27">
          <w:rPr>
            <w:lang w:val="en-GB"/>
          </w:rPr>
          <w:t>-</w:t>
        </w:r>
      </w:ins>
      <w:del w:id="4336" w:author="Ian Blenkinsop" w:date="2021-07-28T17:55:00Z">
        <w:r w:rsidRPr="001E7A27" w:rsidDel="009F3AC2">
          <w:rPr>
            <w:lang w:val="en-GB"/>
          </w:rPr>
          <w:delText>–</w:delText>
        </w:r>
      </w:del>
      <w:r w:rsidRPr="001E7A27">
        <w:rPr>
          <w:lang w:val="en-GB"/>
        </w:rPr>
        <w:t xml:space="preserve">2.6, and to reach around 5.6 </w:t>
      </w:r>
      <w:r w:rsidRPr="001E7A27">
        <w:rPr>
          <w:rFonts w:eastAsia="Bliss-Medium" w:cs="Times New Roman"/>
          <w:lang w:val="en-GB"/>
        </w:rPr>
        <w:t>±</w:t>
      </w:r>
      <w:r w:rsidRPr="001E7A27">
        <w:rPr>
          <w:lang w:val="en-GB"/>
        </w:rPr>
        <w:t xml:space="preserve"> 3.7 GtC yr</w:t>
      </w:r>
      <w:del w:id="4337" w:author="Ian Blenkinsop" w:date="2021-07-28T16:17:00Z">
        <w:r w:rsidRPr="001E7A27" w:rsidDel="00E4692D">
          <w:rPr>
            <w:vertAlign w:val="superscript"/>
            <w:lang w:val="en-GB"/>
          </w:rPr>
          <w:delText>-</w:delText>
        </w:r>
      </w:del>
      <w:ins w:id="4338" w:author="Ian Blenkinsop" w:date="2021-07-28T16:17:00Z">
        <w:r w:rsidR="00E4692D" w:rsidRPr="001E7A27">
          <w:rPr>
            <w:vertAlign w:val="superscript"/>
            <w:lang w:val="en-GB"/>
          </w:rPr>
          <w:t>–</w:t>
        </w:r>
      </w:ins>
      <w:r w:rsidRPr="001E7A27">
        <w:rPr>
          <w:vertAlign w:val="superscript"/>
          <w:lang w:val="en-GB"/>
        </w:rPr>
        <w:t>1</w:t>
      </w:r>
      <w:r w:rsidRPr="001E7A27">
        <w:rPr>
          <w:lang w:val="en-GB"/>
        </w:rPr>
        <w:t xml:space="preserve"> under SSP5</w:t>
      </w:r>
      <w:del w:id="4339" w:author="Ian Blenkinsop" w:date="2021-07-28T17:57:00Z">
        <w:r w:rsidRPr="001E7A27" w:rsidDel="009F3AC2">
          <w:rPr>
            <w:lang w:val="en-GB"/>
          </w:rPr>
          <w:delText>–</w:delText>
        </w:r>
      </w:del>
      <w:ins w:id="4340" w:author="Ian Blenkinsop" w:date="2021-07-28T17:57:00Z">
        <w:r w:rsidR="009F3AC2" w:rsidRPr="001E7A27">
          <w:rPr>
            <w:lang w:val="en-GB"/>
          </w:rPr>
          <w:t>-</w:t>
        </w:r>
      </w:ins>
      <w:r w:rsidRPr="001E7A27">
        <w:rPr>
          <w:lang w:val="en-GB"/>
        </w:rPr>
        <w:t>8.5 (</w:t>
      </w:r>
      <w:commentRangeStart w:id="4341"/>
      <w:r w:rsidRPr="001E7A27">
        <w:rPr>
          <w:lang w:val="en-GB"/>
        </w:rPr>
        <w:t>Figure 5.2</w:t>
      </w:r>
      <w:r w:rsidR="002D6497" w:rsidRPr="001E7A27">
        <w:rPr>
          <w:lang w:val="en-GB"/>
        </w:rPr>
        <w:t>5</w:t>
      </w:r>
      <w:r w:rsidRPr="001E7A27">
        <w:rPr>
          <w:lang w:val="en-GB"/>
        </w:rPr>
        <w:t>b</w:t>
      </w:r>
      <w:commentRangeEnd w:id="4341"/>
      <w:r w:rsidR="002E4692" w:rsidRPr="001E7A27">
        <w:rPr>
          <w:rStyle w:val="CommentReference"/>
          <w:lang w:val="en-GB"/>
        </w:rPr>
        <w:commentReference w:id="4341"/>
      </w:r>
      <w:r w:rsidRPr="001E7A27">
        <w:rPr>
          <w:lang w:val="en-GB"/>
        </w:rPr>
        <w:t xml:space="preserve">). Cumulative net land carbon uptake from 1850 is projected to saturate at approximately 150 </w:t>
      </w:r>
      <w:r w:rsidRPr="001E7A27">
        <w:rPr>
          <w:rFonts w:eastAsia="Bliss-Medium" w:cs="Times New Roman"/>
          <w:lang w:val="en-GB"/>
        </w:rPr>
        <w:t xml:space="preserve">± </w:t>
      </w:r>
      <w:r w:rsidRPr="001E7A27">
        <w:rPr>
          <w:lang w:val="en-GB"/>
        </w:rPr>
        <w:t>35 GtC under SSP1</w:t>
      </w:r>
      <w:del w:id="4342" w:author="Ian Blenkinsop" w:date="2021-07-28T17:55:00Z">
        <w:r w:rsidRPr="001E7A27" w:rsidDel="009F3AC2">
          <w:rPr>
            <w:lang w:val="en-GB"/>
          </w:rPr>
          <w:delText>–</w:delText>
        </w:r>
      </w:del>
      <w:ins w:id="4343" w:author="Ian Blenkinsop" w:date="2021-07-28T17:55:00Z">
        <w:r w:rsidR="009F3AC2" w:rsidRPr="001E7A27">
          <w:rPr>
            <w:lang w:val="en-GB"/>
          </w:rPr>
          <w:t>-</w:t>
        </w:r>
      </w:ins>
      <w:r w:rsidRPr="001E7A27">
        <w:rPr>
          <w:lang w:val="en-GB"/>
        </w:rPr>
        <w:t xml:space="preserve">2.6, and to reach 310 </w:t>
      </w:r>
      <w:r w:rsidRPr="001E7A27">
        <w:rPr>
          <w:rFonts w:eastAsia="Bliss-Medium" w:cs="Times New Roman"/>
          <w:lang w:val="en-GB"/>
        </w:rPr>
        <w:t xml:space="preserve">± </w:t>
      </w:r>
      <w:r w:rsidRPr="001E7A27">
        <w:rPr>
          <w:lang w:val="en-GB"/>
        </w:rPr>
        <w:t>130 GtC by 2100 under SSP5</w:t>
      </w:r>
      <w:del w:id="4344" w:author="Ian Blenkinsop" w:date="2021-07-28T17:55:00Z">
        <w:r w:rsidRPr="001E7A27" w:rsidDel="009F3AC2">
          <w:rPr>
            <w:lang w:val="en-GB"/>
          </w:rPr>
          <w:delText>–</w:delText>
        </w:r>
      </w:del>
      <w:ins w:id="4345" w:author="Ian Blenkinsop" w:date="2021-07-28T17:55:00Z">
        <w:r w:rsidR="009F3AC2" w:rsidRPr="001E7A27">
          <w:rPr>
            <w:lang w:val="en-GB"/>
          </w:rPr>
          <w:t>-</w:t>
        </w:r>
      </w:ins>
      <w:r w:rsidRPr="001E7A27">
        <w:rPr>
          <w:lang w:val="en-GB"/>
        </w:rPr>
        <w:t xml:space="preserve">8.5. Significant uncertainty remains in the future of the global land carbon sink, but there has been a notable </w:t>
      </w:r>
      <w:r w:rsidRPr="001E7A27">
        <w:rPr>
          <w:lang w:val="en-GB"/>
        </w:rPr>
        <w:lastRenderedPageBreak/>
        <w:t xml:space="preserve">reduction in the model spread from CMIP5 to CMIP6. </w:t>
      </w:r>
    </w:p>
    <w:p w14:paraId="74A169FB" w14:textId="77777777" w:rsidR="00833549" w:rsidRPr="001E7A27" w:rsidRDefault="00833549" w:rsidP="005C7F25">
      <w:pPr>
        <w:pStyle w:val="AR6BodyText"/>
        <w:rPr>
          <w:lang w:val="en-GB"/>
        </w:rPr>
      </w:pPr>
    </w:p>
    <w:p w14:paraId="3D2F01E4" w14:textId="77777777" w:rsidR="001C7F75" w:rsidRPr="001E7A27" w:rsidRDefault="001C7F75" w:rsidP="005C7F25">
      <w:pPr>
        <w:pStyle w:val="AR6BodyText"/>
        <w:rPr>
          <w:lang w:val="en-GB"/>
        </w:rPr>
      </w:pPr>
    </w:p>
    <w:p w14:paraId="31B74D7B" w14:textId="0FE10285" w:rsidR="005A2651" w:rsidRPr="001E7A27" w:rsidRDefault="00833549" w:rsidP="005C7F25">
      <w:pPr>
        <w:pStyle w:val="AR6BodyText"/>
        <w:rPr>
          <w:b/>
          <w:noProof/>
          <w:lang w:val="en-GB"/>
        </w:rPr>
      </w:pPr>
      <w:r w:rsidRPr="001E7A27">
        <w:rPr>
          <w:b/>
          <w:noProof/>
          <w:lang w:val="en-GB"/>
        </w:rPr>
        <w:t>[START FIGURE 5.2</w:t>
      </w:r>
      <w:r w:rsidR="002D6497" w:rsidRPr="001E7A27">
        <w:rPr>
          <w:b/>
          <w:noProof/>
          <w:lang w:val="en-GB"/>
        </w:rPr>
        <w:t>5</w:t>
      </w:r>
      <w:r w:rsidRPr="001E7A27">
        <w:rPr>
          <w:b/>
          <w:noProof/>
          <w:lang w:val="en-GB"/>
        </w:rPr>
        <w:t xml:space="preserve"> HERE]</w:t>
      </w:r>
    </w:p>
    <w:p w14:paraId="6024480A" w14:textId="77777777" w:rsidR="00833549" w:rsidRPr="001E7A27" w:rsidRDefault="00833549" w:rsidP="005C7F25">
      <w:pPr>
        <w:pStyle w:val="AR6BodyText"/>
        <w:rPr>
          <w:lang w:val="en-GB"/>
        </w:rPr>
      </w:pPr>
    </w:p>
    <w:p w14:paraId="6AEC9819" w14:textId="1CFC3DC2" w:rsidR="00833549" w:rsidRPr="001E7A27" w:rsidRDefault="00833549" w:rsidP="005C7F25">
      <w:pPr>
        <w:pStyle w:val="AR6Chap5Figure"/>
        <w:rPr>
          <w:lang w:val="en-GB"/>
        </w:rPr>
      </w:pPr>
      <w:r w:rsidRPr="001E7A27">
        <w:rPr>
          <w:b/>
          <w:bCs/>
          <w:lang w:val="en-GB"/>
        </w:rPr>
        <w:t xml:space="preserve">Modelled evolution of the global land and ocean carbon sinks for 1850 to 2100 in concentration-driven CMIP6 </w:t>
      </w:r>
      <w:r w:rsidR="00B36F8B" w:rsidRPr="001E7A27">
        <w:rPr>
          <w:b/>
          <w:bCs/>
          <w:lang w:val="en-GB"/>
        </w:rPr>
        <w:t>Earth system model (ESM)</w:t>
      </w:r>
      <w:r w:rsidRPr="001E7A27">
        <w:rPr>
          <w:b/>
          <w:bCs/>
          <w:lang w:val="en-GB"/>
        </w:rPr>
        <w:t xml:space="preserve"> scenario runs</w:t>
      </w:r>
      <w:r w:rsidRPr="001E7A27">
        <w:rPr>
          <w:lang w:val="en-GB"/>
        </w:rPr>
        <w:t xml:space="preserve">  (SSP1–2.6: blue; SSP2–4.5: skyblue; SSP3–7.0: yellow; SSP5–8.5: red): (a) prescribed atmospheric CO</w:t>
      </w:r>
      <w:r w:rsidRPr="001E7A27">
        <w:rPr>
          <w:vertAlign w:val="subscript"/>
          <w:lang w:val="en-GB"/>
        </w:rPr>
        <w:t>2</w:t>
      </w:r>
      <w:r w:rsidRPr="001E7A27">
        <w:rPr>
          <w:lang w:val="en-GB"/>
        </w:rPr>
        <w:t xml:space="preserve"> concentrations; (b) 5-year running mean ocean carbon sink (</w:t>
      </w:r>
      <w:del w:id="4346" w:author="Ian Blenkinsop" w:date="2021-07-28T18:52:00Z">
        <w:r w:rsidRPr="001E7A27" w:rsidDel="00B5268E">
          <w:rPr>
            <w:lang w:val="en-GB"/>
          </w:rPr>
          <w:delText>GtC yr</w:delText>
        </w:r>
      </w:del>
      <w:ins w:id="4347" w:author="Ian Blenkinsop" w:date="2021-07-28T18:52:00Z">
        <w:r w:rsidR="00B5268E" w:rsidRPr="001E7A27">
          <w:rPr>
            <w:lang w:val="en-GB"/>
          </w:rPr>
          <w:pgNum/>
        </w:r>
        <w:r w:rsidR="00B5268E" w:rsidRPr="001E7A27">
          <w:rPr>
            <w:lang w:val="en-GB"/>
          </w:rPr>
          <w:t>t Cyr</w:t>
        </w:r>
      </w:ins>
      <w:r w:rsidRPr="001E7A27">
        <w:rPr>
          <w:vertAlign w:val="superscript"/>
          <w:lang w:val="en-GB"/>
        </w:rPr>
        <w:t>-1</w:t>
      </w:r>
      <w:r w:rsidRPr="001E7A27">
        <w:rPr>
          <w:lang w:val="en-GB"/>
        </w:rPr>
        <w:t>); (c) 5-year running mean net land carbon sink (</w:t>
      </w:r>
      <w:del w:id="4348" w:author="Ian Blenkinsop" w:date="2021-07-28T18:52:00Z">
        <w:r w:rsidRPr="001E7A27" w:rsidDel="00B5268E">
          <w:rPr>
            <w:lang w:val="en-GB"/>
          </w:rPr>
          <w:delText>GtC yr</w:delText>
        </w:r>
      </w:del>
      <w:ins w:id="4349" w:author="Ian Blenkinsop" w:date="2021-07-28T18:52:00Z">
        <w:r w:rsidR="00B5268E" w:rsidRPr="001E7A27">
          <w:rPr>
            <w:lang w:val="en-GB"/>
          </w:rPr>
          <w:pgNum/>
        </w:r>
        <w:r w:rsidR="00B5268E" w:rsidRPr="001E7A27">
          <w:rPr>
            <w:lang w:val="en-GB"/>
          </w:rPr>
          <w:t>t Cyr</w:t>
        </w:r>
      </w:ins>
      <w:r w:rsidRPr="001E7A27">
        <w:rPr>
          <w:vertAlign w:val="superscript"/>
          <w:lang w:val="en-GB"/>
        </w:rPr>
        <w:t>-1</w:t>
      </w:r>
      <w:r w:rsidRPr="001E7A27">
        <w:rPr>
          <w:lang w:val="en-GB"/>
        </w:rPr>
        <w:t>); (d) inferred cumulative sink fraction of emissions from 1850; (e) change in ocean carbon storage from 1850 (GtC); (f) change in land carbon storage from 1850 (GtC). Thick lines represent the ensemble mean of the listed ESM runs, and the error bars represents ± one standard deviation about that mean. The grey wedges represent estimates from the global carbon project (GCP), assuming uncertainties in the annual mean ocean and net land carbon sinks of 0.5 GtC yr</w:t>
      </w:r>
      <w:r w:rsidRPr="001E7A27">
        <w:rPr>
          <w:vertAlign w:val="superscript"/>
          <w:lang w:val="en-GB"/>
        </w:rPr>
        <w:t>-1</w:t>
      </w:r>
      <w:r w:rsidRPr="001E7A27">
        <w:rPr>
          <w:lang w:val="en-GB"/>
        </w:rPr>
        <w:t xml:space="preserve"> and 1 GtC yr</w:t>
      </w:r>
      <w:r w:rsidRPr="001E7A27">
        <w:rPr>
          <w:vertAlign w:val="superscript"/>
          <w:lang w:val="en-GB"/>
        </w:rPr>
        <w:t>-1</w:t>
      </w:r>
      <w:r w:rsidRPr="001E7A27">
        <w:rPr>
          <w:lang w:val="en-GB"/>
        </w:rPr>
        <w:t xml:space="preserve"> respectively, and uncertainties in the changes in carbon stores (ocean, land and cumulative total emissions) of 25 GtC. The net land carbon sink is taken as net biome productivity (NBP) and so includes any modelled net land-use change emissions</w:t>
      </w:r>
      <w:r w:rsidR="00E9713E" w:rsidRPr="001E7A27">
        <w:rPr>
          <w:lang w:val="en-GB"/>
        </w:rPr>
        <w:t xml:space="preserve">. </w:t>
      </w:r>
      <w:r w:rsidR="00E9713E" w:rsidRPr="001E7A27">
        <w:rPr>
          <w:rFonts w:cs="Times New Roman"/>
          <w:szCs w:val="20"/>
          <w:lang w:val="en-GB"/>
        </w:rPr>
        <w:t>Further details on data sources and processing are available in the chapter data table (Table 5.SM.6).</w:t>
      </w:r>
    </w:p>
    <w:p w14:paraId="1193E993" w14:textId="77777777" w:rsidR="00833549" w:rsidRPr="001E7A27" w:rsidRDefault="00833549" w:rsidP="005C7F25">
      <w:pPr>
        <w:pStyle w:val="AR6BodyText"/>
        <w:rPr>
          <w:b/>
          <w:noProof/>
          <w:lang w:val="en-GB"/>
        </w:rPr>
      </w:pPr>
    </w:p>
    <w:p w14:paraId="727474DB" w14:textId="77777777" w:rsidR="00833549" w:rsidRPr="001E7A27" w:rsidRDefault="00833549" w:rsidP="005C7F25">
      <w:pPr>
        <w:pStyle w:val="AR6BodyText"/>
        <w:rPr>
          <w:b/>
          <w:lang w:val="en-GB"/>
        </w:rPr>
      </w:pPr>
      <w:r w:rsidRPr="001E7A27">
        <w:rPr>
          <w:b/>
          <w:lang w:val="en-GB"/>
        </w:rPr>
        <w:t>[END FIGURE 5.2</w:t>
      </w:r>
      <w:r w:rsidR="002D6497" w:rsidRPr="001E7A27">
        <w:rPr>
          <w:b/>
          <w:lang w:val="en-GB"/>
        </w:rPr>
        <w:t xml:space="preserve">5 </w:t>
      </w:r>
      <w:r w:rsidRPr="001E7A27">
        <w:rPr>
          <w:b/>
          <w:lang w:val="en-GB"/>
        </w:rPr>
        <w:t xml:space="preserve">HERE] </w:t>
      </w:r>
    </w:p>
    <w:p w14:paraId="78B3E832" w14:textId="77777777" w:rsidR="00833549" w:rsidRPr="001E7A27" w:rsidRDefault="00833549" w:rsidP="005C7F25">
      <w:pPr>
        <w:pStyle w:val="AR6BodyText"/>
        <w:rPr>
          <w:b/>
          <w:lang w:val="en-GB"/>
        </w:rPr>
      </w:pPr>
    </w:p>
    <w:p w14:paraId="009FBD21" w14:textId="77777777" w:rsidR="001C7F75" w:rsidRPr="001E7A27" w:rsidRDefault="001C7F75" w:rsidP="005C7F25">
      <w:pPr>
        <w:pStyle w:val="AR6BodyText"/>
        <w:rPr>
          <w:b/>
          <w:lang w:val="en-GB"/>
        </w:rPr>
      </w:pPr>
    </w:p>
    <w:p w14:paraId="28DFC312" w14:textId="39179B1F" w:rsidR="00833549" w:rsidRPr="001E7A27" w:rsidRDefault="00833549" w:rsidP="005C7F25">
      <w:pPr>
        <w:pStyle w:val="AR6BodyText"/>
        <w:rPr>
          <w:lang w:val="en-GB"/>
        </w:rPr>
      </w:pPr>
      <w:r w:rsidRPr="001E7A27">
        <w:rPr>
          <w:lang w:val="en-GB"/>
        </w:rPr>
        <w:t>Geographical patterns of carbon changes for four SSP scenarios are shown in Figure 5.2</w:t>
      </w:r>
      <w:r w:rsidR="002D6497" w:rsidRPr="001E7A27">
        <w:rPr>
          <w:lang w:val="en-GB"/>
        </w:rPr>
        <w:t>6</w:t>
      </w:r>
      <w:r w:rsidRPr="001E7A27">
        <w:rPr>
          <w:lang w:val="en-GB"/>
        </w:rPr>
        <w:t xml:space="preserve">, with </w:t>
      </w:r>
      <w:r w:rsidR="00442B0D" w:rsidRPr="001E7A27">
        <w:rPr>
          <w:lang w:val="en-GB"/>
        </w:rPr>
        <w:t xml:space="preserve">cleared </w:t>
      </w:r>
      <w:r w:rsidRPr="001E7A27">
        <w:rPr>
          <w:lang w:val="en-GB"/>
        </w:rPr>
        <w:t xml:space="preserve">areas </w:t>
      </w:r>
      <w:r w:rsidR="00442B0D" w:rsidRPr="001E7A27">
        <w:rPr>
          <w:lang w:val="en-GB"/>
        </w:rPr>
        <w:t xml:space="preserve">(no diagonal lines) </w:t>
      </w:r>
      <w:r w:rsidRPr="001E7A27">
        <w:rPr>
          <w:lang w:val="en-GB"/>
        </w:rPr>
        <w:t xml:space="preserve">showing agreement on the sign of the change by </w:t>
      </w:r>
      <w:r w:rsidR="00442B0D" w:rsidRPr="001E7A27">
        <w:rPr>
          <w:lang w:val="en-GB"/>
        </w:rPr>
        <w:t xml:space="preserve">at least </w:t>
      </w:r>
      <w:r w:rsidRPr="001E7A27">
        <w:rPr>
          <w:lang w:val="en-GB"/>
        </w:rPr>
        <w:t>80% of the models. In all scenarios the ocean sink is strongest in the Southern Ocean and North Atlantic. The land carbon sink occurs primarily where there are present-day forests. In the mid- and high</w:t>
      </w:r>
      <w:ins w:id="4350" w:author="Soapbox" w:date="2021-07-21T12:31:00Z">
        <w:r w:rsidR="00674BD0" w:rsidRPr="001E7A27">
          <w:rPr>
            <w:lang w:val="en-GB"/>
          </w:rPr>
          <w:t>-</w:t>
        </w:r>
      </w:ins>
      <w:del w:id="4351" w:author="Soapbox" w:date="2021-07-21T12:31:00Z">
        <w:r w:rsidRPr="001E7A27" w:rsidDel="00674BD0">
          <w:rPr>
            <w:lang w:val="en-GB"/>
          </w:rPr>
          <w:delText xml:space="preserve"> </w:delText>
        </w:r>
      </w:del>
      <w:r w:rsidRPr="001E7A27">
        <w:rPr>
          <w:lang w:val="en-GB"/>
        </w:rPr>
        <w:t>northern latitudes, a carbon sink is projected as a result of the combined impacts of increasing CO</w:t>
      </w:r>
      <w:r w:rsidRPr="001E7A27">
        <w:rPr>
          <w:vertAlign w:val="subscript"/>
          <w:lang w:val="en-GB"/>
        </w:rPr>
        <w:t>2</w:t>
      </w:r>
      <w:r w:rsidRPr="001E7A27">
        <w:rPr>
          <w:lang w:val="en-GB"/>
        </w:rPr>
        <w:t xml:space="preserve"> and warming (</w:t>
      </w:r>
      <w:del w:id="4352" w:author="Ian Blenkinsop" w:date="2021-07-28T14:33:00Z">
        <w:r w:rsidRPr="001E7A27" w:rsidDel="00895C44">
          <w:rPr>
            <w:lang w:val="en-GB"/>
          </w:rPr>
          <w:delText xml:space="preserve">see </w:delText>
        </w:r>
      </w:del>
      <w:r w:rsidRPr="001E7A27">
        <w:rPr>
          <w:lang w:val="en-GB"/>
        </w:rPr>
        <w:t>Section 5.4.5.5). Changes in land carbon storage in the tropics also depend strongly on the assumed rate of deforestation which varies in magnitude across the SSPs, from relatively low rates in SSP1</w:t>
      </w:r>
      <w:ins w:id="4353" w:author="Ian Blenkinsop" w:date="2021-07-28T17:56:00Z">
        <w:r w:rsidR="009F3AC2" w:rsidRPr="001E7A27">
          <w:rPr>
            <w:rFonts w:cs="Times New Roman"/>
            <w:bCs/>
            <w:lang w:val="en-GB"/>
          </w:rPr>
          <w:t>-</w:t>
        </w:r>
      </w:ins>
      <w:del w:id="4354" w:author="Ian Blenkinsop" w:date="2021-07-28T17:56:00Z">
        <w:r w:rsidR="005033BB" w:rsidRPr="001E7A27" w:rsidDel="009F3AC2">
          <w:rPr>
            <w:rFonts w:cs="Times New Roman"/>
            <w:bCs/>
            <w:lang w:val="en-GB"/>
          </w:rPr>
          <w:delText>–</w:delText>
        </w:r>
      </w:del>
      <w:r w:rsidRPr="001E7A27">
        <w:rPr>
          <w:lang w:val="en-GB"/>
        </w:rPr>
        <w:t>2.6 to relatively high rates in SSP3</w:t>
      </w:r>
      <w:ins w:id="4355" w:author="Ian Blenkinsop" w:date="2021-07-28T17:56:00Z">
        <w:r w:rsidR="009F3AC2" w:rsidRPr="001E7A27">
          <w:rPr>
            <w:lang w:val="en-GB"/>
          </w:rPr>
          <w:t>-</w:t>
        </w:r>
      </w:ins>
      <w:del w:id="4356" w:author="Ian Blenkinsop" w:date="2021-07-28T17:56:00Z">
        <w:r w:rsidRPr="001E7A27" w:rsidDel="009F3AC2">
          <w:rPr>
            <w:lang w:val="en-GB"/>
          </w:rPr>
          <w:delText>–</w:delText>
        </w:r>
      </w:del>
      <w:r w:rsidRPr="001E7A27">
        <w:rPr>
          <w:lang w:val="en-GB"/>
        </w:rPr>
        <w:t>7.0.</w:t>
      </w:r>
    </w:p>
    <w:p w14:paraId="2B4B5B96" w14:textId="77777777" w:rsidR="00833549" w:rsidRPr="001E7A27" w:rsidRDefault="00833549" w:rsidP="005C7F25">
      <w:pPr>
        <w:pStyle w:val="AR6BodyText"/>
        <w:rPr>
          <w:b/>
          <w:lang w:val="en-GB"/>
        </w:rPr>
      </w:pPr>
    </w:p>
    <w:p w14:paraId="10A55AFB" w14:textId="77777777" w:rsidR="001C7F75" w:rsidRPr="001E7A27" w:rsidRDefault="001C7F75" w:rsidP="005C7F25">
      <w:pPr>
        <w:pStyle w:val="AR6BodyText"/>
        <w:rPr>
          <w:b/>
          <w:lang w:val="en-GB"/>
        </w:rPr>
      </w:pPr>
    </w:p>
    <w:p w14:paraId="323C5F68" w14:textId="428ACC25" w:rsidR="005A2651" w:rsidRPr="001E7A27" w:rsidRDefault="00833549" w:rsidP="005C7F25">
      <w:pPr>
        <w:pStyle w:val="AR6BodyText"/>
        <w:rPr>
          <w:b/>
          <w:lang w:val="en-GB"/>
        </w:rPr>
      </w:pPr>
      <w:r w:rsidRPr="001E7A27">
        <w:rPr>
          <w:b/>
          <w:lang w:val="en-GB"/>
        </w:rPr>
        <w:t>[START FIGURE 5.2</w:t>
      </w:r>
      <w:r w:rsidR="002D6497" w:rsidRPr="001E7A27">
        <w:rPr>
          <w:b/>
          <w:lang w:val="en-GB"/>
        </w:rPr>
        <w:t>6</w:t>
      </w:r>
      <w:r w:rsidRPr="001E7A27">
        <w:rPr>
          <w:b/>
          <w:lang w:val="en-GB"/>
        </w:rPr>
        <w:t xml:space="preserve"> HERE]</w:t>
      </w:r>
    </w:p>
    <w:p w14:paraId="5124F983" w14:textId="77777777" w:rsidR="00833549" w:rsidRPr="001E7A27" w:rsidRDefault="00833549" w:rsidP="005C7F25">
      <w:pPr>
        <w:pStyle w:val="AR6Chap5Figure"/>
        <w:numPr>
          <w:ilvl w:val="0"/>
          <w:numId w:val="0"/>
        </w:numPr>
        <w:ind w:left="1134" w:hanging="1134"/>
        <w:rPr>
          <w:lang w:val="en-GB"/>
        </w:rPr>
      </w:pPr>
    </w:p>
    <w:p w14:paraId="57914F03" w14:textId="0F1063B2" w:rsidR="003A2598" w:rsidRPr="001E7A27" w:rsidRDefault="003A2598" w:rsidP="003A2598">
      <w:pPr>
        <w:pStyle w:val="AR6Chap5Figure"/>
        <w:rPr>
          <w:sz w:val="24"/>
          <w:szCs w:val="24"/>
          <w:lang w:val="en-GB" w:eastAsia="en-GB"/>
        </w:rPr>
      </w:pPr>
      <w:r w:rsidRPr="001E7A27">
        <w:rPr>
          <w:b/>
          <w:bCs/>
          <w:lang w:val="en-GB"/>
        </w:rPr>
        <w:t>Maps of net carbon changes under four Shared Socio</w:t>
      </w:r>
      <w:ins w:id="4357" w:author="Soapbox" w:date="2021-07-16T08:17:00Z">
        <w:r w:rsidR="00092291" w:rsidRPr="001E7A27">
          <w:rPr>
            <w:b/>
            <w:bCs/>
            <w:lang w:val="en-GB"/>
          </w:rPr>
          <w:t>-</w:t>
        </w:r>
      </w:ins>
      <w:r w:rsidRPr="001E7A27">
        <w:rPr>
          <w:b/>
          <w:bCs/>
          <w:lang w:val="en-GB"/>
        </w:rPr>
        <w:t>economic Pathway (SSP) scenarios, as evaluated from nine CMIP6 Earth system models</w:t>
      </w:r>
      <w:r w:rsidRPr="001E7A27">
        <w:rPr>
          <w:lang w:val="en-GB"/>
        </w:rPr>
        <w:t xml:space="preserve">. </w:t>
      </w:r>
      <w:r w:rsidRPr="001E7A27">
        <w:rPr>
          <w:rFonts w:cs="Times New Roman"/>
          <w:color w:val="000000"/>
          <w:lang w:val="en-GB"/>
        </w:rPr>
        <w:t xml:space="preserve">Uncertainty is represented using the simple approach (see </w:t>
      </w:r>
      <w:r w:rsidRPr="001E7A27">
        <w:rPr>
          <w:rFonts w:cs="Times New Roman"/>
          <w:iCs/>
          <w:color w:val="000000"/>
          <w:lang w:val="en-GB"/>
        </w:rPr>
        <w:t>Cross-Chapter Box Atlas.1 for more information)</w:t>
      </w:r>
      <w:r w:rsidRPr="001E7A27">
        <w:rPr>
          <w:rFonts w:cs="Times New Roman"/>
          <w:color w:val="000000"/>
          <w:lang w:val="en-GB"/>
        </w:rPr>
        <w:t xml:space="preserve">: </w:t>
      </w:r>
      <w:r w:rsidRPr="001E7A27">
        <w:rPr>
          <w:rFonts w:cs="Times New Roman"/>
          <w:iCs/>
          <w:color w:val="000000"/>
          <w:lang w:val="en-GB"/>
        </w:rPr>
        <w:t>No overlay indicates regions with high model agreement, where ≥</w:t>
      </w:r>
      <w:r w:rsidRPr="001E7A27">
        <w:rPr>
          <w:rFonts w:cs="Times New Roman"/>
          <w:color w:val="000000"/>
          <w:lang w:val="en-GB"/>
        </w:rPr>
        <w:t xml:space="preserve">80% of models agree with the ensemble mean on the sign of change; </w:t>
      </w:r>
      <w:r w:rsidRPr="001E7A27">
        <w:rPr>
          <w:rFonts w:cs="Times New Roman"/>
          <w:iCs/>
          <w:color w:val="000000"/>
          <w:lang w:val="en-GB"/>
        </w:rPr>
        <w:t>diagonal lines indicate regions with low model agreement, where &lt;</w:t>
      </w:r>
      <w:r w:rsidRPr="001E7A27">
        <w:rPr>
          <w:rFonts w:cs="Times New Roman"/>
          <w:color w:val="000000"/>
          <w:lang w:val="en-GB"/>
        </w:rPr>
        <w:t>80% of models agree with the ensemble mean on the sign of change</w:t>
      </w:r>
      <w:r w:rsidRPr="001E7A27">
        <w:rPr>
          <w:rFonts w:cs="Times New Roman"/>
          <w:iCs/>
          <w:color w:val="000000"/>
          <w:lang w:val="en-GB"/>
        </w:rPr>
        <w:t>.</w:t>
      </w:r>
      <w:r w:rsidRPr="001E7A27">
        <w:rPr>
          <w:rFonts w:cs="Times New Roman"/>
          <w:lang w:val="en-GB"/>
        </w:rPr>
        <w:t xml:space="preserve"> </w:t>
      </w:r>
      <w:r w:rsidRPr="001E7A27">
        <w:rPr>
          <w:lang w:val="en-GB" w:eastAsia="en-GB"/>
        </w:rPr>
        <w:t>On land, this is calculated as the time integral of NBP, for the ocean it is the time-integral of air-sea CO</w:t>
      </w:r>
      <w:r w:rsidRPr="001E7A27">
        <w:rPr>
          <w:vertAlign w:val="subscript"/>
          <w:lang w:val="en-GB" w:eastAsia="en-GB"/>
        </w:rPr>
        <w:t xml:space="preserve">2 </w:t>
      </w:r>
      <w:r w:rsidRPr="001E7A27">
        <w:rPr>
          <w:lang w:val="en-GB" w:eastAsia="en-GB"/>
        </w:rPr>
        <w:t>gas flux anomalies relative to the pre-industrial.</w:t>
      </w:r>
      <w:r w:rsidR="00E9713E" w:rsidRPr="001E7A27">
        <w:rPr>
          <w:lang w:val="en-GB" w:eastAsia="en-GB"/>
        </w:rPr>
        <w:t xml:space="preserve"> </w:t>
      </w:r>
      <w:r w:rsidR="00E9713E" w:rsidRPr="001E7A27">
        <w:rPr>
          <w:rFonts w:cs="Times New Roman"/>
          <w:szCs w:val="20"/>
          <w:lang w:val="en-GB"/>
        </w:rPr>
        <w:t>Further details on data sources and processing are available in the chapter data table (Table 5.SM.6).</w:t>
      </w:r>
    </w:p>
    <w:p w14:paraId="13E57CA8" w14:textId="77777777" w:rsidR="00833549" w:rsidRPr="001E7A27" w:rsidRDefault="00833549" w:rsidP="005C7F25">
      <w:pPr>
        <w:pStyle w:val="AR6BodyText"/>
        <w:rPr>
          <w:lang w:val="en-GB"/>
        </w:rPr>
      </w:pPr>
    </w:p>
    <w:p w14:paraId="65EC035C" w14:textId="77777777" w:rsidR="00833549" w:rsidRPr="001E7A27" w:rsidRDefault="00833549" w:rsidP="005C7F25">
      <w:pPr>
        <w:pStyle w:val="AR6BodyText"/>
        <w:rPr>
          <w:rFonts w:cs="Times New Roman"/>
          <w:b/>
          <w:lang w:val="en-GB"/>
        </w:rPr>
      </w:pPr>
      <w:r w:rsidRPr="001E7A27">
        <w:rPr>
          <w:rFonts w:cs="Times New Roman"/>
          <w:b/>
          <w:lang w:val="en-GB"/>
        </w:rPr>
        <w:t>[END FIGURE 5.2</w:t>
      </w:r>
      <w:r w:rsidR="002D6497" w:rsidRPr="001E7A27">
        <w:rPr>
          <w:rFonts w:cs="Times New Roman"/>
          <w:b/>
          <w:lang w:val="en-GB"/>
        </w:rPr>
        <w:t>6</w:t>
      </w:r>
      <w:r w:rsidRPr="001E7A27">
        <w:rPr>
          <w:rFonts w:cs="Times New Roman"/>
          <w:b/>
          <w:lang w:val="en-GB"/>
        </w:rPr>
        <w:t xml:space="preserve"> HERE]</w:t>
      </w:r>
    </w:p>
    <w:p w14:paraId="2A49C175" w14:textId="77777777" w:rsidR="00833549" w:rsidRPr="001E7A27" w:rsidRDefault="00833549" w:rsidP="005C7F25">
      <w:pPr>
        <w:pStyle w:val="AR6BodyText"/>
        <w:rPr>
          <w:rFonts w:cs="Times New Roman"/>
          <w:b/>
          <w:lang w:val="en-GB"/>
        </w:rPr>
      </w:pPr>
    </w:p>
    <w:p w14:paraId="3C3A0184" w14:textId="77777777" w:rsidR="001C7F75" w:rsidRPr="001E7A27" w:rsidRDefault="001C7F75" w:rsidP="005C7F25">
      <w:pPr>
        <w:pStyle w:val="AR6BodyText"/>
        <w:rPr>
          <w:rFonts w:cs="Times New Roman"/>
          <w:b/>
          <w:lang w:val="en-GB"/>
        </w:rPr>
      </w:pPr>
    </w:p>
    <w:p w14:paraId="6A8F6198" w14:textId="23E0D21F" w:rsidR="00833549" w:rsidRPr="001E7A27" w:rsidRDefault="00833549" w:rsidP="005C7F25">
      <w:pPr>
        <w:rPr>
          <w:rFonts w:cs="Times New Roman"/>
          <w:b/>
          <w:lang w:val="en-GB"/>
        </w:rPr>
      </w:pPr>
      <w:r w:rsidRPr="001E7A27">
        <w:rPr>
          <w:rFonts w:cs="Times New Roman"/>
          <w:bCs/>
          <w:color w:val="000000"/>
          <w:lang w:val="en-GB"/>
        </w:rPr>
        <w:t>In summary, oceanic and terrestrial carbon sinks are projected to continue to grow with increasing atmospheric concentrations of CO</w:t>
      </w:r>
      <w:r w:rsidRPr="001E7A27">
        <w:rPr>
          <w:rFonts w:cs="Times New Roman"/>
          <w:bCs/>
          <w:color w:val="000000"/>
          <w:vertAlign w:val="subscript"/>
          <w:lang w:val="en-GB"/>
        </w:rPr>
        <w:t>2</w:t>
      </w:r>
      <w:r w:rsidRPr="001E7A27">
        <w:rPr>
          <w:rFonts w:cs="Times New Roman"/>
          <w:bCs/>
          <w:color w:val="000000"/>
          <w:lang w:val="en-GB"/>
        </w:rPr>
        <w:t xml:space="preserve">, but the fraction of emissions </w:t>
      </w:r>
      <w:del w:id="4358" w:author="Soapbox" w:date="2021-07-21T12:32:00Z">
        <w:r w:rsidRPr="001E7A27" w:rsidDel="00674BD0">
          <w:rPr>
            <w:rFonts w:cs="Times New Roman"/>
            <w:bCs/>
            <w:color w:val="000000"/>
            <w:lang w:val="en-GB"/>
          </w:rPr>
          <w:delText xml:space="preserve">that is </w:delText>
        </w:r>
      </w:del>
      <w:r w:rsidRPr="001E7A27">
        <w:rPr>
          <w:rFonts w:cs="Times New Roman"/>
          <w:bCs/>
          <w:color w:val="000000"/>
          <w:lang w:val="en-GB"/>
        </w:rPr>
        <w:t>taken up by land and ocean is expected to decline as the CO</w:t>
      </w:r>
      <w:r w:rsidRPr="001E7A27">
        <w:rPr>
          <w:rFonts w:cs="Times New Roman"/>
          <w:bCs/>
          <w:color w:val="000000"/>
          <w:vertAlign w:val="subscript"/>
          <w:lang w:val="en-GB"/>
        </w:rPr>
        <w:t>2</w:t>
      </w:r>
      <w:r w:rsidRPr="001E7A27">
        <w:rPr>
          <w:rFonts w:cs="Times New Roman"/>
          <w:bCs/>
          <w:color w:val="000000"/>
          <w:lang w:val="en-GB"/>
        </w:rPr>
        <w:t xml:space="preserve"> concentration increases (</w:t>
      </w:r>
      <w:r w:rsidRPr="001E7A27">
        <w:rPr>
          <w:rFonts w:cs="Times New Roman"/>
          <w:bCs/>
          <w:i/>
          <w:iCs/>
          <w:color w:val="000000"/>
          <w:lang w:val="en-GB"/>
        </w:rPr>
        <w:t>high confidence</w:t>
      </w:r>
      <w:r w:rsidRPr="001E7A27">
        <w:rPr>
          <w:rFonts w:cs="Times New Roman"/>
          <w:bCs/>
          <w:color w:val="000000"/>
          <w:lang w:val="en-GB"/>
        </w:rPr>
        <w:t>).</w:t>
      </w:r>
      <w:del w:id="4359" w:author="Ian Blenkinsop" w:date="2021-07-28T14:33:00Z">
        <w:r w:rsidRPr="001E7A27" w:rsidDel="00895C44">
          <w:rPr>
            <w:rFonts w:cs="Times New Roman"/>
            <w:color w:val="000000"/>
            <w:lang w:val="en-GB"/>
          </w:rPr>
          <w:delText> </w:delText>
        </w:r>
      </w:del>
      <w:r w:rsidRPr="001E7A27">
        <w:rPr>
          <w:rFonts w:cs="Times New Roman"/>
          <w:color w:val="000000"/>
          <w:lang w:val="en-GB"/>
        </w:rPr>
        <w:t xml:space="preserve"> In the ensemble mean, ESMs suggest approximately equal global land and ocean carbon uptake for each of the SSP scenarios. However, the range of model projections is much larger for the land carbon sink. Despite the wide range of model responses, uncertainty in atmospheric CO</w:t>
      </w:r>
      <w:r w:rsidRPr="001E7A27">
        <w:rPr>
          <w:rFonts w:cs="Times New Roman"/>
          <w:color w:val="000000"/>
          <w:vertAlign w:val="subscript"/>
          <w:lang w:val="en-GB"/>
        </w:rPr>
        <w:t>2</w:t>
      </w:r>
      <w:r w:rsidRPr="001E7A27">
        <w:rPr>
          <w:rFonts w:cs="Times New Roman"/>
          <w:color w:val="000000"/>
          <w:lang w:val="en-GB"/>
        </w:rPr>
        <w:t xml:space="preserve"> by 2100 is dominated by future anthropogenic emissions rather than carbon</w:t>
      </w:r>
      <w:ins w:id="4360" w:author="Soapbox" w:date="2021-07-16T07:59:00Z">
        <w:r w:rsidR="00576D5B" w:rsidRPr="001E7A27">
          <w:rPr>
            <w:rFonts w:cs="Times New Roman"/>
            <w:lang w:val="en-GB"/>
          </w:rPr>
          <w:t>–</w:t>
        </w:r>
      </w:ins>
      <w:del w:id="4361" w:author="Soapbox" w:date="2021-07-16T07:59:00Z">
        <w:r w:rsidRPr="001E7A27" w:rsidDel="00576D5B">
          <w:rPr>
            <w:rFonts w:cs="Times New Roman"/>
            <w:color w:val="000000"/>
            <w:lang w:val="en-GB"/>
          </w:rPr>
          <w:delText>-</w:delText>
        </w:r>
      </w:del>
      <w:r w:rsidRPr="001E7A27">
        <w:rPr>
          <w:rFonts w:cs="Times New Roman"/>
          <w:color w:val="000000"/>
          <w:lang w:val="en-GB"/>
        </w:rPr>
        <w:t>climate feedbacks (</w:t>
      </w:r>
      <w:r w:rsidRPr="001E7A27">
        <w:rPr>
          <w:rFonts w:cs="Times New Roman"/>
          <w:i/>
          <w:color w:val="000000"/>
          <w:lang w:val="en-GB"/>
        </w:rPr>
        <w:t>high confidence</w:t>
      </w:r>
      <w:r w:rsidRPr="001E7A27">
        <w:rPr>
          <w:rFonts w:cs="Times New Roman"/>
          <w:color w:val="000000"/>
          <w:lang w:val="en-GB"/>
        </w:rPr>
        <w:t>).</w:t>
      </w:r>
    </w:p>
    <w:p w14:paraId="199FF7FC" w14:textId="77777777" w:rsidR="00833549" w:rsidRPr="001E7A27" w:rsidRDefault="00833549" w:rsidP="005C7F25">
      <w:pPr>
        <w:pStyle w:val="AR6BodyText"/>
        <w:rPr>
          <w:rFonts w:cs="Times New Roman"/>
          <w:b/>
          <w:lang w:val="en-GB"/>
        </w:rPr>
      </w:pPr>
    </w:p>
    <w:p w14:paraId="4067F16F" w14:textId="77777777" w:rsidR="001C7F75" w:rsidRPr="001E7A27" w:rsidRDefault="001C7F75" w:rsidP="005C7F25">
      <w:pPr>
        <w:pStyle w:val="AR6BodyText"/>
        <w:rPr>
          <w:rFonts w:cs="Times New Roman"/>
          <w:b/>
          <w:lang w:val="en-GB"/>
        </w:rPr>
      </w:pPr>
    </w:p>
    <w:p w14:paraId="28F94A60" w14:textId="77777777" w:rsidR="00833549" w:rsidRPr="001E7A27" w:rsidRDefault="00833549" w:rsidP="00535548">
      <w:pPr>
        <w:pStyle w:val="AR6Chap5Level35111"/>
        <w:rPr>
          <w:lang w:val="en-GB"/>
        </w:rPr>
      </w:pPr>
      <w:bookmarkStart w:id="4362" w:name="_Toc33564292"/>
      <w:bookmarkStart w:id="4363" w:name="_Toc70535706"/>
      <w:commentRangeStart w:id="4364"/>
      <w:commentRangeStart w:id="4365"/>
      <w:r w:rsidRPr="001E7A27">
        <w:rPr>
          <w:lang w:val="en-GB"/>
        </w:rPr>
        <w:t xml:space="preserve">Linear </w:t>
      </w:r>
      <w:commentRangeEnd w:id="4364"/>
      <w:r w:rsidR="00DF776F" w:rsidRPr="001E7A27">
        <w:rPr>
          <w:rStyle w:val="CommentReference"/>
          <w:rFonts w:cstheme="minorBidi"/>
          <w:i w:val="0"/>
          <w:lang w:val="en-GB" w:eastAsia="fr-FR"/>
        </w:rPr>
        <w:commentReference w:id="4364"/>
      </w:r>
      <w:commentRangeEnd w:id="4365"/>
      <w:r w:rsidR="003D2BB4">
        <w:rPr>
          <w:rStyle w:val="CommentReference"/>
          <w:rFonts w:cstheme="minorBidi"/>
          <w:i w:val="0"/>
          <w:lang w:val="en-GB" w:eastAsia="fr-FR"/>
        </w:rPr>
        <w:commentReference w:id="4365"/>
      </w:r>
      <w:r w:rsidRPr="001E7A27">
        <w:rPr>
          <w:lang w:val="en-GB"/>
        </w:rPr>
        <w:t>Feedback Analysis</w:t>
      </w:r>
      <w:bookmarkEnd w:id="4362"/>
      <w:bookmarkEnd w:id="4363"/>
    </w:p>
    <w:p w14:paraId="7EA717D1" w14:textId="77777777" w:rsidR="00833549" w:rsidRPr="001E7A27" w:rsidRDefault="00833549" w:rsidP="005C7F25">
      <w:pPr>
        <w:pStyle w:val="AR6BodyText"/>
        <w:rPr>
          <w:lang w:val="en-GB"/>
        </w:rPr>
      </w:pPr>
    </w:p>
    <w:p w14:paraId="6B49B00C" w14:textId="4F6881A8" w:rsidR="00833549" w:rsidRPr="001E7A27" w:rsidRDefault="00833549" w:rsidP="005C7F25">
      <w:pPr>
        <w:pStyle w:val="AR6BodyText"/>
        <w:rPr>
          <w:lang w:val="en-GB"/>
        </w:rPr>
      </w:pPr>
      <w:del w:id="4366" w:author="Soapbox" w:date="2021-07-21T12:32:00Z">
        <w:r w:rsidRPr="001E7A27" w:rsidDel="008B151A">
          <w:rPr>
            <w:lang w:val="en-GB"/>
          </w:rPr>
          <w:delText>In order to</w:delText>
        </w:r>
      </w:del>
      <w:ins w:id="4367" w:author="Soapbox" w:date="2021-07-21T12:32:00Z">
        <w:r w:rsidR="008B151A" w:rsidRPr="001E7A27">
          <w:rPr>
            <w:lang w:val="en-GB"/>
          </w:rPr>
          <w:t>To</w:t>
        </w:r>
      </w:ins>
      <w:r w:rsidRPr="001E7A27">
        <w:rPr>
          <w:lang w:val="en-GB"/>
        </w:rPr>
        <w:t xml:space="preserve"> diagnose the causes of the varying time-evolution of carbon sinks, the traditional linear </w:t>
      </w:r>
      <w:r w:rsidRPr="001E7A27">
        <w:rPr>
          <w:lang w:val="en-GB"/>
        </w:rPr>
        <w:lastRenderedPageBreak/>
        <w:t xml:space="preserve">feedback approach is adopted </w:t>
      </w:r>
      <w:r w:rsidRPr="001E7A27">
        <w:rPr>
          <w:lang w:val="en-GB"/>
        </w:rPr>
        <w:fldChar w:fldCharType="begin" w:fldLock="1"/>
      </w:r>
      <w:r w:rsidR="00747167" w:rsidRPr="001E7A27">
        <w:rPr>
          <w:lang w:val="en-GB"/>
        </w:rPr>
        <w:instrText>ADDIN CSL_CITATION { "citationItems" : [ { "id" : "ITEM-1", "itemData" : { "DOI" : "10.1034/j.1600-0889.2003.01461.x", "ISSN" : "0280-6509", "abstract" : "Future climate change induced by atmospheric emissions of greenhouse gases is believed to have a large impact on the global carbon cycle. Several offline studies focusing either on the marine or on the terrestrial carbon cycle highlighted such potential effects. Two recent online studies, using ocean\u2013atmosphere general circulation models coupled to land and ocean carbon cycle models, investigated in a consistent way the feedback between the climate change and the carbon cycle. These two studies used observed anthropogenic CO2 emissions for the 1860\u20131995 period and IPCC scenarios for the 1995\u20132100 period to force the climate \u2013 carbon cycle models. The study from the Hadley Centre group showed a very large positive feedback, atmospheric CO2 reaching 980 ppmv by 2100 if future climate impacts on the carbon cycle, but only about 700 ppmv if the carbon cycle is included but assumed to be insensitive to the climate change. The IPSL coupled climate \u2013 carbon cycle model simulated a much smaller positive feedback: climate impact on the carbon cycle leads by 2100 to an addition of less than 100 ppmv in the atmosphere. Here we perform a detailed feedback analysis to show that such differences are due to two key processes that are still poorly constrained in these coupled models: first Southern Ocean circulation, which primarily controls the geochemical uptake of CO2, and second vegetation and soil carbon response to global warming. Our analytical analysis reproduces remarkably the results obtained by the fully coupled models. Also it allows us to identify that, amongst the two processes mentioned above, the latter (the land response to global warming) is the one that essentially explains the differences between the IPSL and the Hadley results.", "author" : [ { "dropping-particle" : "", "family" : "Friedlingstein", "given" : "P.", "non-dropping-particle" : "", "parse-names" : false, "suffix" : "" }, { "dropping-particle" : "", "family" : "Dufresne", "given" : "J.-L.", "non-dropping-particle" : "", "parse-names" : false, "suffix" : "" }, { "dropping-particle" : "", "family" : "Cox", "given" : "P. M.", "non-dropping-particle" : "", "parse-names" : false, "suffix" : "" }, { "dropping-particle" : "", "family" : "Rayner", "given" : "P.", "non-dropping-particle" : "", "parse-names" : false, "suffix" : "" } ], "container-title" : "Tellus B", "id" : "ITEM-1", "issue" : "2", "issued" : { "date-parts" : [ [ "2003", "4" ] ] }, "page" : "692-700", "title" : "How positive is the feedback between climate change and the carbon cycle?", "translator" : [ { "dropping-particle" : "", "family" : "L3855", "given" : "", "non-dropping-particle" : "", "parse-names" : false, "suffix" : "" } ], "type" : "article-journal", "volume" : "55" }, "uris" : [ "http://www.mendeley.com/documents/?uuid=855b0953-bf5b-4347-944f-b075f2bb829c" ] } ], "mendeley" : { "formattedCitation" : "(Friedlingstein et al., 2003)", "plainTextFormattedCitation" : "(Friedlingstein et al., 2003)", "previouslyFormattedCitation" : "(Friedlingstein et al., 2003)" }, "properties" : { "noteIndex" : 0 }, "schema" : "https://github.com/citation-style-language/schema/raw/master/csl-citation.json" }</w:instrText>
      </w:r>
      <w:r w:rsidRPr="001E7A27">
        <w:rPr>
          <w:lang w:val="en-GB"/>
        </w:rPr>
        <w:fldChar w:fldCharType="separate"/>
      </w:r>
      <w:r w:rsidR="00025FA2" w:rsidRPr="001E7A27">
        <w:rPr>
          <w:noProof/>
          <w:lang w:val="en-GB"/>
        </w:rPr>
        <w:t>(Friedlingstein et al., 2003)</w:t>
      </w:r>
      <w:r w:rsidRPr="001E7A27">
        <w:rPr>
          <w:lang w:val="en-GB"/>
        </w:rPr>
        <w:fldChar w:fldCharType="end"/>
      </w:r>
      <w:r w:rsidRPr="001E7A27">
        <w:rPr>
          <w:lang w:val="en-GB"/>
        </w:rPr>
        <w:t>, as used previously to analyse C</w:t>
      </w:r>
      <w:r w:rsidRPr="001E7A27">
        <w:rPr>
          <w:vertAlign w:val="superscript"/>
          <w:lang w:val="en-GB"/>
        </w:rPr>
        <w:t>4</w:t>
      </w:r>
      <w:r w:rsidRPr="001E7A27">
        <w:rPr>
          <w:lang w:val="en-GB"/>
        </w:rPr>
        <w:t xml:space="preserve">MIP </w:t>
      </w:r>
      <w:r w:rsidRPr="001E7A27">
        <w:rPr>
          <w:lang w:val="en-GB"/>
        </w:rPr>
        <w:fldChar w:fldCharType="begin" w:fldLock="1"/>
      </w:r>
      <w:r w:rsidR="00747167" w:rsidRPr="001E7A27">
        <w:rPr>
          <w:lang w:val="en-GB"/>
        </w:rPr>
        <w:instrText>ADDIN CSL_CITATION { "citationItems" : [ { "id" : "ITEM-1", "itemData" : { "DOI" : "10.1175/JCLI3800.1", "ISSN" : "0894-8755", "abstract" : "Eleven coupled climate\u2013carbon cycle models used a common protocol to study the coupling between climate change and the carbon cycle. The models were forced by historical emissions and the Intergovernmental Panel on Climate Change (IPCC) Special Report on Emissions Scenarios (SRES) A2 anthropogenic emissions of CO 2 for the 1850\u20132100 time period. For each model, two simulations were performed in order to isolate the impact of climate change on the land and ocean carbon cycle, and therefore the climate feedback on the atmospheric CO 2 concentration growth rate. There was unanimous agreement among the models that future climate change will reduce the efficiency of the earth system to absorb the anthropogenic carbon perturbation. A larger fraction of anthropogenic CO 2 will stay airborne if climate change is accounted for. By the end of the twenty-first century, this additional CO 2 varied between 20 and 200 ppm for the two extreme models, the majority of the models lying between 50 and 100 ppm. The higher CO 2 levels led to an additional climate warming ranging between 0.1\u00b0 and 1.5\u00b0C.", "author" : [ { "dropping-particle" : "", "family" : "Friedlingstein", "given" : "P.", "non-dropping-particle" : "", "parse-names" : false, "suffix" : "" }, { "dropping-particle" : "", "family" : "Cox", "given" : "P.", "non-dropping-particle" : "", "parse-names" : false, "suffix" : "" }, { "dropping-particle" : "", "family" : "Betts", "given" : "R.", "non-dropping-particle" : "", "parse-names" : false, "suffix" : "" }, { "dropping-particle" : "", "family" : "Bopp", "given" : "L.", "non-dropping-particle" : "", "parse-names" : false, "suffix" : "" }, { "dropping-particle" : "", "family" : "Bloh", "given" : "W.", "non-dropping-particle" : "von", "parse-names" : false, "suffix" : "" }, { "dropping-particle" : "", "family" : "Brovkin", "given" : "V.", "non-dropping-particle" : "", "parse-names" : false, "suffix" : "" }, { "dropping-particle" : "", "family" : "Cadule", "given" : "P.", "non-dropping-particle" : "", "parse-names" : false, "suffix" : "" }, { "dropping-particle" : "", "family" : "Doney", "given" : "S.", "non-dropping-particle" : "", "parse-names" : false, "suffix" : "" }, { "dropping-particle" : "", "family" : "Eby", "given" : "M.", "non-dropping-particle" : "", "parse-names" : false, "suffix" : "" }, { "dropping-particle" : "", "family" : "Fung", "given" : "I.", "non-dropping-particle" : "", "parse-names" : false, "suffix" : "" }, { "dropping-particle" : "", "family" : "Bala", "given" : "G.", "non-dropping-particle" : "", "parse-names" : false, "suffix" : "" }, { "dropping-particle" : "", "family" : "John", "given" : "J.", "non-dropping-particle" : "", "parse-names" : false, "suffix" : "" }, { "dropping-particle" : "", "family" : "Jones", "given" : "C.", "non-dropping-particle" : "", "parse-names" : false, "suffix" : "" }, { "dropping-particle" : "", "family" : "Joos", "given" : "F.", "non-dropping-particle" : "", "parse-names" : false, "suffix" : "" }, { "dropping-particle" : "", "family" : "Kato", "given" : "T.", "non-dropping-particle" : "", "parse-names" : false, "suffix" : "" }, { "dropping-particle" : "", "family" : "Kawamiya", "given" : "M.", "non-dropping-particle" : "", "parse-names" : false, "suffix" : "" }, { "dropping-particle" : "", "family" : "Knorr", "given" : "W.", "non-dropping-particle" : "", "parse-names" : false, "suffix" : "" }, { "dropping-particle" : "", "family" : "Lindsay", "given" : "K.", "non-dropping-particle" : "", "parse-names" : false, "suffix" : "" }, { "dropping-particle" : "", "family" : "Matthews", "given" : "H. D.", "non-dropping-particle" : "", "parse-names" : false, "suffix" : "" }, { "dropping-particle" : "", "family" : "Raddatz", "given" : "T.", "non-dropping-particle" : "", "parse-names" : false, "suffix" : "" }, { "dropping-particle" : "", "family" : "Rayner", "given" : "P.", "non-dropping-particle" : "", "parse-names" : false, "suffix" : "" }, { "dropping-particle" : "", "family" : "Reick", "given" : "C.", "non-dropping-particle" : "", "parse-names" : false, "suffix" : "" }, { "dropping-particle" : "", "family" : "Roeckner", "given" : "E.", "non-dropping-particle" : "", "parse-names" : false, "suffix" : "" }, { "dropping-particle" : "", "family" : "Schnitzler", "given" : "K.-G.", "non-dropping-particle" : "", "parse-names" : false, "suffix" : "" }, { "dropping-particle" : "", "family" : "Schnur", "given" : "R.", "non-dropping-particle" : "", "parse-names" : false, "suffix" : "" }, { "dropping-particle" : "", "family" : "Strassmann", "given" : "K.", "non-dropping-particle" : "", "parse-names" : false, "suffix" : "" }, { "dropping-particle" : "", "family" : "Weaver", "given" : "A. J.", "non-dropping-particle" : "", "parse-names" : false, "suffix" : "" }, { "dropping-particle" : "", "family" : "Yoshikawa", "given" : "C.", "non-dropping-particle" : "", "parse-names" : false, "suffix" : "" }, { "dropping-particle" : "", "family" : "Zeng", "given" : "N.", "non-dropping-particle" : "", "parse-names" : false, "suffix" : "" } ], "container-title" : "Journal of Climate", "id" : "ITEM-1", "issue" : "14", "issued" : { "date-parts" : [ [ "2006", "7" ] ] }, "page" : "3337-3353", "title" : "Climate\u2013Carbon Cycle Feedback Analysis: Results from the C 4 MIP Model Intercomparison", "translator" : [ { "dropping-particle" : "", "family" : "L6625", "given" : "", "non-dropping-particle" : "", "parse-names" : false, "suffix" : "" } ], "type" : "article-journal", "volume" : "19" }, "uris" : [ "http://www.mendeley.com/documents/?uuid=50f22e79-aa86-46fd-b700-989b487a1711" ] } ], "mendeley" : { "formattedCitation" : "(Friedlingstein et al., 2006)", "manualFormatting" : "(Friedlingstein et al., 2006)", "plainTextFormattedCitation" : "(Friedlingstein et al., 2006)", "previouslyFormattedCitation" : "(Friedlingstein et al., 2006)" }, "properties" : { "noteIndex" : 0 }, "schema" : "https://github.com/citation-style-language/schema/raw/master/csl-citation.json" }</w:instrText>
      </w:r>
      <w:r w:rsidRPr="001E7A27">
        <w:rPr>
          <w:lang w:val="en-GB"/>
        </w:rPr>
        <w:fldChar w:fldCharType="separate"/>
      </w:r>
      <w:r w:rsidR="00025FA2" w:rsidRPr="001E7A27">
        <w:rPr>
          <w:noProof/>
          <w:lang w:val="en-GB"/>
        </w:rPr>
        <w:t>(Friedlingstein et al., 2006)</w:t>
      </w:r>
      <w:r w:rsidRPr="001E7A27">
        <w:rPr>
          <w:lang w:val="en-GB"/>
        </w:rPr>
        <w:fldChar w:fldCharType="end"/>
      </w:r>
      <w:r w:rsidRPr="001E7A27">
        <w:rPr>
          <w:lang w:val="en-GB"/>
        </w:rPr>
        <w:t xml:space="preserve"> and CMIP5 models </w:t>
      </w:r>
      <w:r w:rsidRPr="001E7A27">
        <w:rPr>
          <w:lang w:val="en-GB"/>
        </w:rPr>
        <w:fldChar w:fldCharType="begin" w:fldLock="1"/>
      </w:r>
      <w:r w:rsidR="00747167" w:rsidRPr="001E7A27">
        <w:rPr>
          <w:lang w:val="en-GB"/>
        </w:rPr>
        <w:instrText>ADDIN CSL_CITATION { "citationItems" : [ { "id" : "ITEM-1", "itemData" : { "DOI" : "10.1175/JCLI-D-12-00494.1", "ISBN" : "0894-8755\\r1520-0442", "ISSN" : "0894-8755", "PMID" : "1331", "abstract" : "AbstractThe magnitude and evolution of parameters that characterize feedbacks in the coupled carbon\u2013climate system are compared across nine Earth system models (ESMs). The analysis is based on results from biogeochemically, radiatively, and fully coupled simulations in which CO2 increases at a rate of 1% yr\u22121. These simulations are part of phase 5 of the Coupled Model Intercomparison Project (CMIP5). The CO2 fluxes between the atmosphere and underlying land and ocean respond to changes in atmospheric CO2 concentration and to changes in temperature and other climate variables. The carbon\u2013concentration and carbon\u2013climate feedback parameters characterize the response of the CO2 flux between the atmosphere and the underlying surface to these changes. Feedback parameters are calculated using two different approaches. The two approaches are equivalent and either may be used to calculate the contribution of the feedback terms to diagnosed cumulative emissions. The contribution of carbon\u2013concentration feedback to...", "author" : [ { "dropping-particle" : "", "family" : "Arora", "given" : "Vivek K.", "non-dropping-particle" : "", "parse-names" : false, "suffix" : "" }, { "dropping-particle" : "", "family" : "Boer", "given" : "George J.", "non-dropping-particle" : "", "parse-names" : false, "suffix" : "" }, { "dropping-particle" : "", "family" : "Friedlingstein", "given" : "Pierre", "non-dropping-particle" : "", "parse-names" : false, "suffix" : "" }, { "dropping-particle" : "", "family" : "Eby", "given" : "Michael", "non-dropping-particle" : "", "parse-names" : false, "suffix" : "" }, { "dropping-particle" : "", "family" : "Jones", "given" : "Chris D.", "non-dropping-particle" : "", "parse-names" : false, "suffix" : "" }, { "dropping-particle" : "", "family" : "Christian", "given" : "James R.", "non-dropping-particle" : "", "parse-names" : false, "suffix" : "" }, { "dropping-particle" : "", "family" : "Bonan", "given" : "Gordon", "non-dropping-particle" : "", "parse-names" : false, "suffix" : "" }, { "dropping-particle" : "", "family" : "Bopp", "given" : "Laurent", "non-dropping-particle" : "", "parse-names" : false, "suffix" : "" }, { "dropping-particle" : "", "family" : "Brovkin", "given" : "Victor", "non-dropping-particle" : "", "parse-names" : false, "suffix" : "" }, { "dropping-particle" : "", "family" : "Cadule", "given" : "Patricia",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"Lindsay", "given" : "Keith", "non-dropping-particle" : "", "parse-names" : false, "suffix" : "" }, { "dropping-particle" : "", "family" : "Tjiputra", "given" : "Jerry F.", "non-dropping-particle" : "", "parse-names" : false, "suffix" : "" }, { "dropping-particle" : "", "family" : "Wu", "given" : "Tongwen", "non-dropping-particle" : "", "parse-names" : false, "suffix" : "" } ], "container-title" : "Journal of Climate", "id" : "ITEM-1", "issue" : "15", "issued" : { "date-parts" : [ [ "2013", "8" ] ] }, "page" : "5289-5314", "title" : "Carbon\u2013concentration and carbon\u2013climate feedbacks in CMIP5 Earth system models", "translator" : [ { "dropping-particle" : "", "family" : "L6629", "given" : "", "non-dropping-particle" : "", "parse-names" : false, "suffix" : "" } ], "type" : "article-journal", "volume" : "26" }, "uris" : [ "http://www.mendeley.com/documents/?uuid=0e6b3baa-5dd6-4122-a601-21eb371631aa" ] } ], "mendeley" : { "formattedCitation" : "(Arora et al., 2013)", "manualFormatting" : "(Arora et al., 2013)", "plainTextFormattedCitation" : "(Arora et al., 2013)", "previouslyFormattedCitation" : "(Arora et al., 2013)"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2013)</w:t>
      </w:r>
      <w:r w:rsidRPr="001E7A27">
        <w:rPr>
          <w:lang w:val="en-GB"/>
        </w:rPr>
        <w:fldChar w:fldCharType="end"/>
      </w:r>
      <w:r w:rsidRPr="001E7A27">
        <w:rPr>
          <w:lang w:val="en-GB"/>
        </w:rPr>
        <w:t>. Changes in land carbon storage (</w:t>
      </w:r>
      <w:r w:rsidRPr="001E7A27">
        <w:rPr>
          <w:rFonts w:ascii="Symbol" w:hAnsi="Symbol"/>
          <w:i/>
          <w:lang w:val="en-GB"/>
        </w:rPr>
        <w:t></w:t>
      </w:r>
      <w:r w:rsidRPr="001E7A27">
        <w:rPr>
          <w:i/>
          <w:lang w:val="en-GB"/>
        </w:rPr>
        <w:t>C</w:t>
      </w:r>
      <w:r w:rsidRPr="001E7A27">
        <w:rPr>
          <w:iCs/>
          <w:vertAlign w:val="subscript"/>
          <w:lang w:val="en-GB"/>
        </w:rPr>
        <w:t>L</w:t>
      </w:r>
      <w:r w:rsidRPr="001E7A27">
        <w:rPr>
          <w:lang w:val="en-GB"/>
        </w:rPr>
        <w:t>) and changes in ocean carbon storage (</w:t>
      </w:r>
      <w:r w:rsidRPr="001E7A27">
        <w:rPr>
          <w:rFonts w:ascii="Symbol" w:hAnsi="Symbol"/>
          <w:i/>
          <w:lang w:val="en-GB"/>
        </w:rPr>
        <w:t></w:t>
      </w:r>
      <w:r w:rsidRPr="001E7A27">
        <w:rPr>
          <w:i/>
          <w:lang w:val="en-GB"/>
        </w:rPr>
        <w:t>C</w:t>
      </w:r>
      <w:r w:rsidRPr="001E7A27">
        <w:rPr>
          <w:iCs/>
          <w:vertAlign w:val="subscript"/>
          <w:lang w:val="en-GB"/>
        </w:rPr>
        <w:t>o</w:t>
      </w:r>
      <w:r w:rsidRPr="001E7A27">
        <w:rPr>
          <w:lang w:val="en-GB"/>
        </w:rPr>
        <w:t>) are decomposed into contributions arising from warming (</w:t>
      </w:r>
      <w:r w:rsidRPr="001E7A27">
        <w:rPr>
          <w:rFonts w:ascii="Symbol" w:hAnsi="Symbol"/>
          <w:i/>
          <w:lang w:val="en-GB"/>
        </w:rPr>
        <w:t></w:t>
      </w:r>
      <w:r w:rsidRPr="001E7A27">
        <w:rPr>
          <w:i/>
          <w:lang w:val="en-GB"/>
        </w:rPr>
        <w:t>T</w:t>
      </w:r>
      <w:r w:rsidRPr="001E7A27">
        <w:rPr>
          <w:lang w:val="en-GB"/>
        </w:rPr>
        <w:t>) and increases in CO</w:t>
      </w:r>
      <w:r w:rsidRPr="001E7A27">
        <w:rPr>
          <w:rStyle w:val="AR6BodyTextCar"/>
          <w:rFonts w:cs="Times New Roman"/>
          <w:vertAlign w:val="subscript"/>
          <w:lang w:val="en-GB"/>
        </w:rPr>
        <w:t>2</w:t>
      </w:r>
      <w:r w:rsidRPr="001E7A27">
        <w:rPr>
          <w:vertAlign w:val="subscript"/>
          <w:lang w:val="en-GB"/>
        </w:rPr>
        <w:t xml:space="preserve"> </w:t>
      </w:r>
      <w:r w:rsidRPr="001E7A27">
        <w:rPr>
          <w:lang w:val="en-GB"/>
        </w:rPr>
        <w:t>(</w:t>
      </w:r>
      <w:r w:rsidRPr="001E7A27">
        <w:rPr>
          <w:rFonts w:ascii="Symbol" w:hAnsi="Symbol"/>
          <w:i/>
          <w:lang w:val="en-GB"/>
        </w:rPr>
        <w:t></w:t>
      </w:r>
      <w:r w:rsidRPr="001E7A27">
        <w:rPr>
          <w:i/>
          <w:lang w:val="en-GB"/>
        </w:rPr>
        <w:t>CO</w:t>
      </w:r>
      <w:r w:rsidRPr="001E7A27">
        <w:rPr>
          <w:rStyle w:val="AR6BodyTextCar"/>
          <w:rFonts w:cs="Times New Roman"/>
          <w:i/>
          <w:iCs/>
          <w:vertAlign w:val="subscript"/>
          <w:lang w:val="en-GB"/>
        </w:rPr>
        <w:t>2</w:t>
      </w:r>
      <w:r w:rsidRPr="001E7A27">
        <w:rPr>
          <w:lang w:val="en-GB"/>
        </w:rPr>
        <w:t xml:space="preserve">): </w:t>
      </w:r>
      <w:commentRangeStart w:id="4368"/>
    </w:p>
    <w:p w14:paraId="04F3B7C5" w14:textId="77777777" w:rsidR="00833549" w:rsidRPr="001E7A27" w:rsidRDefault="00833549" w:rsidP="005C7F25">
      <w:pPr>
        <w:pStyle w:val="AR6Equation"/>
        <w:rPr>
          <w:i w:val="0"/>
          <w:lang w:val="en-GB"/>
        </w:rPr>
      </w:pPr>
      <m:oMathPara>
        <m:oMath>
          <m:r>
            <w:rPr>
              <w:rFonts w:ascii="Cambria Math" w:hAnsi="Cambria Math"/>
              <w:lang w:val="en-GB"/>
            </w:rPr>
            <m:t>∆</m:t>
          </m:r>
          <w:commentRangeEnd w:id="4368"/>
          <m:r>
            <m:rPr>
              <m:sty m:val="p"/>
            </m:rPr>
            <w:rPr>
              <w:rStyle w:val="CommentReference"/>
              <w:i w:val="0"/>
              <w:lang w:val="en-GB"/>
            </w:rPr>
            <w:commentReference w:id="4368"/>
          </m:r>
          <m:sSub>
            <m:sSubPr>
              <m:ctrlPr>
                <w:rPr>
                  <w:rFonts w:ascii="Cambria Math" w:hAnsi="Cambria Math"/>
                  <w:i w:val="0"/>
                  <w:lang w:val="en-GB"/>
                </w:rPr>
              </m:ctrlPr>
            </m:sSubPr>
            <m:e>
              <m:r>
                <w:rPr>
                  <w:rFonts w:ascii="Cambria Math" w:hAnsi="Cambria Math"/>
                  <w:lang w:val="en-GB"/>
                </w:rPr>
                <m:t>C</m:t>
              </m:r>
            </m:e>
            <m:sub>
              <m:r>
                <w:rPr>
                  <w:rFonts w:ascii="Cambria Math" w:hAnsi="Cambria Math"/>
                  <w:lang w:val="en-GB"/>
                </w:rPr>
                <m:t>L</m:t>
              </m:r>
            </m:sub>
          </m:sSub>
          <m:r>
            <w:rPr>
              <w:rFonts w:ascii="Cambria Math" w:hAnsi="Cambria Math"/>
              <w:lang w:val="en-GB"/>
            </w:rPr>
            <m:t xml:space="preserve">= </m:t>
          </m:r>
          <m:sSub>
            <m:sSubPr>
              <m:ctrlPr>
                <w:rPr>
                  <w:rFonts w:ascii="Cambria Math" w:hAnsi="Cambria Math"/>
                  <w:i w:val="0"/>
                  <w:lang w:val="en-GB"/>
                </w:rPr>
              </m:ctrlPr>
            </m:sSubPr>
            <m:e>
              <m:r>
                <w:rPr>
                  <w:rFonts w:ascii="Cambria Math" w:hAnsi="Cambria Math"/>
                  <w:lang w:val="en-GB"/>
                </w:rPr>
                <m:t>β</m:t>
              </m:r>
            </m:e>
            <m:sub>
              <m:r>
                <w:rPr>
                  <w:rFonts w:ascii="Cambria Math" w:hAnsi="Cambria Math"/>
                  <w:lang w:val="en-GB"/>
                </w:rPr>
                <m:t>L</m:t>
              </m:r>
            </m:sub>
          </m:sSub>
          <m:r>
            <w:rPr>
              <w:rFonts w:ascii="Cambria Math" w:hAnsi="Cambria Math"/>
              <w:lang w:val="en-GB"/>
            </w:rPr>
            <m:t xml:space="preserve"> Δ</m:t>
          </m:r>
          <m:sSub>
            <m:sSubPr>
              <m:ctrlPr>
                <w:rPr>
                  <w:rFonts w:ascii="Cambria Math" w:hAnsi="Cambria Math"/>
                  <w:i w:val="0"/>
                  <w:lang w:val="en-GB"/>
                </w:rPr>
              </m:ctrlPr>
            </m:sSubPr>
            <m:e>
              <m:r>
                <w:rPr>
                  <w:rFonts w:ascii="Cambria Math" w:hAnsi="Cambria Math"/>
                  <w:lang w:val="en-GB"/>
                </w:rPr>
                <m:t>CO</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val="0"/>
                  <w:lang w:val="en-GB"/>
                </w:rPr>
              </m:ctrlPr>
            </m:sSubPr>
            <m:e>
              <m:r>
                <w:rPr>
                  <w:rFonts w:ascii="Cambria Math" w:hAnsi="Cambria Math"/>
                  <w:lang w:val="en-GB"/>
                </w:rPr>
                <m:t>γ</m:t>
              </m:r>
            </m:e>
            <m:sub>
              <m:r>
                <w:rPr>
                  <w:rFonts w:ascii="Cambria Math" w:hAnsi="Cambria Math"/>
                  <w:lang w:val="en-GB"/>
                </w:rPr>
                <m:t>L</m:t>
              </m:r>
            </m:sub>
          </m:sSub>
          <m:r>
            <w:rPr>
              <w:rFonts w:ascii="Cambria Math" w:hAnsi="Cambria Math"/>
              <w:lang w:val="en-GB"/>
            </w:rPr>
            <m:t xml:space="preserve"> ΔT</m:t>
          </m:r>
        </m:oMath>
      </m:oMathPara>
    </w:p>
    <w:p w14:paraId="14DDBA57" w14:textId="77777777" w:rsidR="00833549" w:rsidRPr="001E7A27" w:rsidRDefault="00833549" w:rsidP="005C7F25">
      <w:pPr>
        <w:pStyle w:val="AR6BodyText"/>
        <w:rPr>
          <w:lang w:val="en-GB"/>
        </w:rPr>
      </w:pPr>
    </w:p>
    <w:p w14:paraId="194250CF" w14:textId="77777777" w:rsidR="00833549" w:rsidRPr="001E7A27" w:rsidRDefault="00833549" w:rsidP="005C7F25">
      <w:pPr>
        <w:pStyle w:val="AR6Equation"/>
        <w:rPr>
          <w:lang w:val="en-GB"/>
        </w:rPr>
      </w:pPr>
      <m:oMathPara>
        <m:oMath>
          <m:r>
            <w:rPr>
              <w:rFonts w:ascii="Cambria Math" w:hAnsi="Cambria Math"/>
              <w:lang w:val="en-GB"/>
            </w:rPr>
            <m:t>∆</m:t>
          </m:r>
          <m:sSub>
            <m:sSubPr>
              <m:ctrlPr>
                <w:rPr>
                  <w:rFonts w:ascii="Cambria Math" w:hAnsi="Cambria Math"/>
                  <w:i w:val="0"/>
                  <w:lang w:val="en-GB"/>
                </w:rPr>
              </m:ctrlPr>
            </m:sSubPr>
            <m:e>
              <m:r>
                <w:rPr>
                  <w:rFonts w:ascii="Cambria Math" w:hAnsi="Cambria Math"/>
                  <w:lang w:val="en-GB"/>
                </w:rPr>
                <m:t>C</m:t>
              </m:r>
            </m:e>
            <m:sub>
              <m:r>
                <w:rPr>
                  <w:rFonts w:ascii="Cambria Math" w:hAnsi="Cambria Math"/>
                  <w:lang w:val="en-GB"/>
                </w:rPr>
                <m:t>o</m:t>
              </m:r>
            </m:sub>
          </m:sSub>
          <m:r>
            <w:rPr>
              <w:rFonts w:ascii="Cambria Math" w:hAnsi="Cambria Math"/>
              <w:lang w:val="en-GB"/>
            </w:rPr>
            <m:t xml:space="preserve">= </m:t>
          </m:r>
          <m:sSub>
            <m:sSubPr>
              <m:ctrlPr>
                <w:rPr>
                  <w:rFonts w:ascii="Cambria Math" w:hAnsi="Cambria Math"/>
                  <w:i w:val="0"/>
                  <w:lang w:val="en-GB"/>
                </w:rPr>
              </m:ctrlPr>
            </m:sSubPr>
            <m:e>
              <m:r>
                <w:rPr>
                  <w:rFonts w:ascii="Cambria Math" w:hAnsi="Cambria Math"/>
                  <w:lang w:val="en-GB"/>
                </w:rPr>
                <m:t>β</m:t>
              </m:r>
            </m:e>
            <m:sub>
              <m:r>
                <w:rPr>
                  <w:rFonts w:ascii="Cambria Math" w:hAnsi="Cambria Math"/>
                  <w:lang w:val="en-GB"/>
                </w:rPr>
                <m:t>o</m:t>
              </m:r>
            </m:sub>
          </m:sSub>
          <m:r>
            <w:rPr>
              <w:rFonts w:ascii="Cambria Math" w:hAnsi="Cambria Math"/>
              <w:lang w:val="en-GB"/>
            </w:rPr>
            <m:t xml:space="preserve"> Δ</m:t>
          </m:r>
          <m:sSub>
            <m:sSubPr>
              <m:ctrlPr>
                <w:rPr>
                  <w:rFonts w:ascii="Cambria Math" w:hAnsi="Cambria Math"/>
                  <w:i w:val="0"/>
                  <w:lang w:val="en-GB"/>
                </w:rPr>
              </m:ctrlPr>
            </m:sSubPr>
            <m:e>
              <m:r>
                <w:rPr>
                  <w:rFonts w:ascii="Cambria Math" w:hAnsi="Cambria Math"/>
                  <w:lang w:val="en-GB"/>
                </w:rPr>
                <m:t>CO</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val="0"/>
                  <w:lang w:val="en-GB"/>
                </w:rPr>
              </m:ctrlPr>
            </m:sSubPr>
            <m:e>
              <m:r>
                <w:rPr>
                  <w:rFonts w:ascii="Cambria Math" w:hAnsi="Cambria Math"/>
                  <w:lang w:val="en-GB"/>
                </w:rPr>
                <m:t>γ</m:t>
              </m:r>
            </m:e>
            <m:sub>
              <m:r>
                <w:rPr>
                  <w:rFonts w:ascii="Cambria Math" w:hAnsi="Cambria Math"/>
                  <w:lang w:val="en-GB"/>
                </w:rPr>
                <m:t>o</m:t>
              </m:r>
            </m:sub>
          </m:sSub>
          <m:r>
            <w:rPr>
              <w:rFonts w:ascii="Cambria Math" w:hAnsi="Cambria Math"/>
              <w:lang w:val="en-GB"/>
            </w:rPr>
            <m:t xml:space="preserve"> ΔT</m:t>
          </m:r>
        </m:oMath>
      </m:oMathPara>
    </w:p>
    <w:p w14:paraId="2022C754" w14:textId="77777777" w:rsidR="00833549" w:rsidRPr="001E7A27" w:rsidRDefault="00833549" w:rsidP="005C7F25">
      <w:pPr>
        <w:pStyle w:val="AR6BodyText"/>
        <w:jc w:val="both"/>
        <w:rPr>
          <w:lang w:val="en-GB"/>
        </w:rPr>
      </w:pPr>
    </w:p>
    <w:p w14:paraId="7145A8D8" w14:textId="33D6B190" w:rsidR="00833549" w:rsidRPr="001E7A27" w:rsidRDefault="00833549" w:rsidP="005C7F25">
      <w:pPr>
        <w:pStyle w:val="AR6BodyText"/>
        <w:rPr>
          <w:lang w:val="en-GB"/>
        </w:rPr>
      </w:pPr>
      <w:r w:rsidRPr="001E7A27">
        <w:rPr>
          <w:lang w:val="en-GB"/>
        </w:rPr>
        <w:t xml:space="preserve">where </w:t>
      </w:r>
      <w:r w:rsidRPr="001E7A27">
        <w:rPr>
          <w:rFonts w:ascii="Symbol" w:hAnsi="Symbol"/>
          <w:i/>
          <w:lang w:val="en-GB"/>
        </w:rPr>
        <w:t></w:t>
      </w:r>
      <w:r w:rsidRPr="001E7A27">
        <w:rPr>
          <w:iCs/>
          <w:vertAlign w:val="subscript"/>
          <w:lang w:val="en-GB"/>
        </w:rPr>
        <w:t>L</w:t>
      </w:r>
      <w:r w:rsidRPr="001E7A27">
        <w:rPr>
          <w:lang w:val="en-GB"/>
        </w:rPr>
        <w:t xml:space="preserve"> (</w:t>
      </w:r>
      <w:r w:rsidRPr="001E7A27">
        <w:rPr>
          <w:rFonts w:ascii="Symbol" w:hAnsi="Symbol"/>
          <w:i/>
          <w:lang w:val="en-GB"/>
        </w:rPr>
        <w:t></w:t>
      </w:r>
      <w:r w:rsidRPr="001E7A27">
        <w:rPr>
          <w:iCs/>
          <w:vertAlign w:val="subscript"/>
          <w:lang w:val="en-GB"/>
        </w:rPr>
        <w:t>o</w:t>
      </w:r>
      <w:r w:rsidRPr="001E7A27">
        <w:rPr>
          <w:lang w:val="en-GB"/>
        </w:rPr>
        <w:t xml:space="preserve">) and </w:t>
      </w:r>
      <w:r w:rsidRPr="001E7A27">
        <w:rPr>
          <w:rFonts w:ascii="Symbol" w:hAnsi="Symbol"/>
          <w:lang w:val="en-GB"/>
        </w:rPr>
        <w:t></w:t>
      </w:r>
      <w:r w:rsidRPr="001E7A27">
        <w:rPr>
          <w:vertAlign w:val="subscript"/>
          <w:lang w:val="en-GB"/>
        </w:rPr>
        <w:t>L</w:t>
      </w:r>
      <w:r w:rsidRPr="001E7A27">
        <w:rPr>
          <w:lang w:val="en-GB"/>
        </w:rPr>
        <w:t xml:space="preserve"> (</w:t>
      </w:r>
      <w:r w:rsidRPr="001E7A27">
        <w:rPr>
          <w:rFonts w:ascii="Symbol" w:hAnsi="Symbol"/>
          <w:lang w:val="en-GB"/>
        </w:rPr>
        <w:t></w:t>
      </w:r>
      <w:r w:rsidRPr="001E7A27">
        <w:rPr>
          <w:vertAlign w:val="subscript"/>
          <w:lang w:val="en-GB"/>
        </w:rPr>
        <w:t>o</w:t>
      </w:r>
      <w:r w:rsidRPr="001E7A27">
        <w:rPr>
          <w:lang w:val="en-GB"/>
        </w:rPr>
        <w:t>) are coefficients that represent the sensitivity of land (ocean) carbon storage to changes in CO</w:t>
      </w:r>
      <w:r w:rsidRPr="001E7A27">
        <w:rPr>
          <w:rStyle w:val="AR6BodyTextCar"/>
          <w:rFonts w:cs="Times New Roman"/>
          <w:vertAlign w:val="subscript"/>
          <w:lang w:val="en-GB"/>
        </w:rPr>
        <w:t>2</w:t>
      </w:r>
      <w:r w:rsidRPr="001E7A27">
        <w:rPr>
          <w:lang w:val="en-GB"/>
        </w:rPr>
        <w:t xml:space="preserve"> and global mean temperature respectively. This feedback formalism is one of several that have been proposed for analysing climate</w:t>
      </w:r>
      <w:ins w:id="4369" w:author="Tom Maycock" w:date="2021-09-09T15:15:00Z">
        <w:r w:rsidR="00D74675">
          <w:rPr>
            <w:lang w:val="en-GB"/>
          </w:rPr>
          <w:t>–</w:t>
        </w:r>
      </w:ins>
      <w:del w:id="4370" w:author="Tom Maycock" w:date="2021-09-09T15:15:00Z">
        <w:r w:rsidRPr="001E7A27" w:rsidDel="00D74675">
          <w:rPr>
            <w:lang w:val="en-GB"/>
          </w:rPr>
          <w:delText>-</w:delText>
        </w:r>
      </w:del>
      <w:r w:rsidRPr="001E7A27">
        <w:rPr>
          <w:lang w:val="en-GB"/>
        </w:rPr>
        <w:t xml:space="preserve">carbon cycle feedbacks </w:t>
      </w:r>
      <w:r w:rsidRPr="001E7A27">
        <w:rPr>
          <w:lang w:val="en-GB"/>
        </w:rPr>
        <w:fldChar w:fldCharType="begin" w:fldLock="1"/>
      </w:r>
      <w:r w:rsidR="00747167" w:rsidRPr="001E7A27">
        <w:rPr>
          <w:lang w:val="en-GB"/>
        </w:rPr>
        <w:instrText>ADDIN CSL_CITATION { "citationItems" : [ { "id" : "ITEM-1", "itemData" : { "DOI" : "10.5194/esd-9-507-2018", "ISSN" : "2190-4987", "abstract" : "Abstract. Changes to climate\u2013carbon cycle feedbacks may significantly affect the Earth system's response to greenhouse gas emissions. These feedbacks are usually analysed from numerical output of complex and arguably opaque Earth system models. Here, we construct a stylised global climate\u2013carbon cycle model, test its output against comprehensive Earth system models, and investigate the strengths of its climate\u2013carbon cycle feedbacks analytically. The analytical expressions we obtain aid understanding of carbon cycle feedbacks and the operation of the carbon cycle. Specific results include that different feedback formalisms measure fundamentally the same climate\u2013carbon cycle processes; temperature dependence of the solubility pump, biological pump, and CO2 solubility all contribute approximately equally to the ocean climate\u2013carbon feedback; and concentration\u2013carbon feedbacks may be more sensitive to future climate change than climate\u2013carbon feedbacks. Simple models such as that developed here also provide workbenches for simple but mechanistically based explorations of Earth system processes, such as interactions and feedbacks between the planetary boundaries, that are currently too uncertain to be included in comprehensive Earth system models.", "author" : [ { "dropping-particle" : "", "family" : "Lade", "given" : "Steven J", "non-dropping-particle" : "", "parse-names" : false, "suffix" : "" }, { "dropping-particle" : "", "family" : "Donges", "given" : "Jonathan F", "non-dropping-particle" : "", "parse-names" : false, "suffix" : "" }, { "dropping-particle" : "", "family" : "Fetzer", "given" : "Ingo", "non-dropping-particle" : "", "parse-names" : false, "suffix" : "" }, { "dropping-particle" : "", "family" : "Anderies", "given" : "John M", "non-dropping-particle" : "", "parse-names" : false, "suffix" : "" }, { "dropping-particle" : "", "family" : "Beer", "given" : "Christian", "non-dropping-particle" : "", "parse-names" : false, "suffix" : "" }, { "dropping-particle" : "", "family" : "Cornell", "given" : "Sarah E", "non-dropping-particle" : "", "parse-names" : false, "suffix" : "" }, { "dropping-particle" : "", "family" : "Gasser", "given" : "Thomas", "non-dropping-particle" : "", "parse-names" : false, "suffix" : "" }, { "dropping-particle" : "", "family" : "Norberg", "given" : "Jon", "non-dropping-particle" : "", "parse-names" : false, "suffix" : "" }, { "dropping-particle" : "", "family" : "Richardson", "given" : "Katherine", "non-dropping-particle" : "", "parse-names" : false, "suffix" : "" }, { "dropping-particle" : "", "family" : "Rockstr\u00f6m", "given" : "Johan", "non-dropping-particle" : "", "parse-names" : false, "suffix" : "" }, { "dropping-particle" : "", "family" : "Steffen", "given" : "Will", "non-dropping-particle" : "", "parse-names" : false, "suffix" : "" } ], "container-title" : "Earth System Dynamics", "id" : "ITEM-1", "issue" : "2", "issued" : { "date-parts" : [ [ "2018", "5", "17" ] ] }, "page" : "507-523", "title" : "Analytically tractable climate-carbon cycle feedbacks under 21st century anthropogenic forcing", "translator" : [ { "dropping-particle" : "", "family" : "L3985", "given" : "", "non-dropping-particle" : "", "parse-names" : false, "suffix" : "" } ], "type" : "article-journal", "volume" : "9" }, "uris" : [ "http://www.mendeley.com/documents/?uuid=a253984b-89b9-49c7-8a34-778b7c5973f5" ] } ], "mendeley" : { "formattedCitation" : "(Lade et al., 2018)", "plainTextFormattedCitation" : "(Lade et al., 2018)", "previouslyFormattedCitation" : "(Lade et al., 2018)" }, "properties" : { "noteIndex" : 0 }, "schema" : "https://github.com/citation-style-language/schema/raw/master/csl-citation.json" }</w:instrText>
      </w:r>
      <w:r w:rsidRPr="001E7A27">
        <w:rPr>
          <w:lang w:val="en-GB"/>
        </w:rPr>
        <w:fldChar w:fldCharType="separate"/>
      </w:r>
      <w:r w:rsidR="00025FA2" w:rsidRPr="001E7A27">
        <w:rPr>
          <w:noProof/>
          <w:lang w:val="en-GB"/>
        </w:rPr>
        <w:t>(Lade et al., 2018)</w:t>
      </w:r>
      <w:r w:rsidRPr="001E7A27">
        <w:rPr>
          <w:lang w:val="en-GB"/>
        </w:rPr>
        <w:fldChar w:fldCharType="end"/>
      </w:r>
      <w:r w:rsidRPr="001E7A27">
        <w:rPr>
          <w:lang w:val="en-GB"/>
        </w:rPr>
        <w:t>.</w:t>
      </w:r>
    </w:p>
    <w:p w14:paraId="186B63AD" w14:textId="77777777" w:rsidR="00833549" w:rsidRPr="001E7A27" w:rsidRDefault="00833549" w:rsidP="005C7F25">
      <w:pPr>
        <w:pStyle w:val="AR6BodyText"/>
        <w:rPr>
          <w:lang w:val="en-GB"/>
        </w:rPr>
      </w:pPr>
    </w:p>
    <w:p w14:paraId="6ADBAB67" w14:textId="7DAC9B31" w:rsidR="00833549" w:rsidRPr="001E7A27" w:rsidRDefault="00833549" w:rsidP="005C7F25">
      <w:pPr>
        <w:pStyle w:val="AR6BodyText"/>
        <w:rPr>
          <w:lang w:val="en-GB"/>
        </w:rPr>
      </w:pPr>
      <w:r w:rsidRPr="001E7A27">
        <w:rPr>
          <w:lang w:val="en-GB"/>
        </w:rPr>
        <w:t>This quasi-equilibrium framework is scenario dependent because of the time</w:t>
      </w:r>
      <w:ins w:id="4371" w:author="Soapbox" w:date="2021-07-15T12:52:00Z">
        <w:r w:rsidR="006C248B" w:rsidRPr="001E7A27">
          <w:rPr>
            <w:lang w:val="en-GB"/>
          </w:rPr>
          <w:t xml:space="preserve"> </w:t>
        </w:r>
      </w:ins>
      <w:r w:rsidRPr="001E7A27">
        <w:rPr>
          <w:lang w:val="en-GB"/>
        </w:rPr>
        <w:t>scales associated with land and ocean carbon uptake, as discussed in AR5</w:t>
      </w:r>
      <w:r w:rsidR="004159DE" w:rsidRPr="001E7A27">
        <w:rPr>
          <w:lang w:val="en-GB"/>
        </w:rPr>
        <w:t xml:space="preserve"> (WGI, Box 6.4)</w:t>
      </w:r>
      <w:r w:rsidRPr="001E7A27">
        <w:rPr>
          <w:lang w:val="en-GB"/>
        </w:rPr>
        <w:t>. However, it is retained here for</w:t>
      </w:r>
      <w:r w:rsidR="004159DE" w:rsidRPr="001E7A27">
        <w:rPr>
          <w:lang w:val="en-GB"/>
        </w:rPr>
        <w:t xml:space="preserve"> </w:t>
      </w:r>
      <w:r w:rsidR="00A17829" w:rsidRPr="001E7A27">
        <w:rPr>
          <w:lang w:val="en-GB"/>
        </w:rPr>
        <w:t>traceability</w:t>
      </w:r>
      <w:r w:rsidR="004159DE" w:rsidRPr="001E7A27">
        <w:rPr>
          <w:lang w:val="en-GB"/>
        </w:rPr>
        <w:t xml:space="preserve"> with AR5</w:t>
      </w:r>
      <w:r w:rsidRPr="001E7A27">
        <w:rPr>
          <w:lang w:val="en-GB"/>
        </w:rPr>
        <w:t xml:space="preserve">. This approach has been used to define a number of emergent constraints on carbon cycle feedbacks (Section 5.4.6) and to reconstruct the transient climate response to </w:t>
      </w:r>
      <w:ins w:id="4372" w:author="Soapbox" w:date="2021-07-21T12:34:00Z">
        <w:r w:rsidR="008B151A" w:rsidRPr="001E7A27">
          <w:rPr>
            <w:lang w:val="en-GB"/>
          </w:rPr>
          <w:t>cumulative CO</w:t>
        </w:r>
        <w:r w:rsidR="008B151A" w:rsidRPr="001E7A27">
          <w:rPr>
            <w:vertAlign w:val="subscript"/>
            <w:lang w:val="en-GB"/>
            <w:rPrChange w:id="4373" w:author="Soapbox" w:date="2021-07-21T12:34:00Z">
              <w:rPr>
                <w:lang w:val="en-GB"/>
              </w:rPr>
            </w:rPrChange>
          </w:rPr>
          <w:t>2</w:t>
        </w:r>
        <w:r w:rsidR="008B151A" w:rsidRPr="001E7A27">
          <w:rPr>
            <w:lang w:val="en-GB"/>
          </w:rPr>
          <w:t xml:space="preserve"> </w:t>
        </w:r>
      </w:ins>
      <w:r w:rsidRPr="001E7A27">
        <w:rPr>
          <w:lang w:val="en-GB"/>
        </w:rPr>
        <w:t xml:space="preserve">emissions (TCRE) </w:t>
      </w:r>
      <w:r w:rsidRPr="001E7A27">
        <w:rPr>
          <w:lang w:val="en-GB"/>
        </w:rPr>
        <w:fldChar w:fldCharType="begin" w:fldLock="1"/>
      </w:r>
      <w:r w:rsidR="00747167" w:rsidRPr="001E7A27">
        <w:rPr>
          <w:lang w:val="en-GB"/>
        </w:rPr>
        <w:instrText>ADDIN CSL_CITATION { "citationItems" : [ { "id" : "ITEM-1",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"(Jones and Friedlingstein, 2020)", "plainTextFormattedCitation" : "(Jones and Friedlingstein, 2020)", "previouslyFormattedCitation" : "(Jones and Friedlingstein, 2020)" }, "properties" : { "noteIndex" : 0 }, "schema" : "https://github.com/citation-style-language/schema/raw/master/csl-citation.json" }</w:instrText>
      </w:r>
      <w:r w:rsidRPr="001E7A27">
        <w:rPr>
          <w:lang w:val="en-GB"/>
        </w:rPr>
        <w:fldChar w:fldCharType="separate"/>
      </w:r>
      <w:r w:rsidR="00025FA2" w:rsidRPr="001E7A27">
        <w:rPr>
          <w:noProof/>
          <w:lang w:val="en-GB"/>
        </w:rPr>
        <w:t>(Jones and Friedlingstein, 2020)</w:t>
      </w:r>
      <w:r w:rsidRPr="001E7A27">
        <w:rPr>
          <w:lang w:val="en-GB"/>
        </w:rPr>
        <w:fldChar w:fldCharType="end"/>
      </w:r>
      <w:r w:rsidRPr="001E7A27">
        <w:rPr>
          <w:lang w:val="en-GB"/>
        </w:rPr>
        <w:t xml:space="preserve">, as in Section 5.5. </w:t>
      </w:r>
      <w:ins w:id="4374" w:author="Soapbox" w:date="2021-07-21T12:35:00Z">
        <w:r w:rsidR="008B151A" w:rsidRPr="001E7A27">
          <w:rPr>
            <w:lang w:val="en-GB"/>
          </w:rPr>
          <w:t>T</w:t>
        </w:r>
      </w:ins>
      <w:del w:id="4375" w:author="Soapbox" w:date="2021-07-21T12:35:00Z">
        <w:r w:rsidRPr="001E7A27" w:rsidDel="008B151A">
          <w:rPr>
            <w:lang w:val="en-GB"/>
          </w:rPr>
          <w:delText>In order t</w:delText>
        </w:r>
      </w:del>
      <w:r w:rsidRPr="001E7A27">
        <w:rPr>
          <w:lang w:val="en-GB"/>
        </w:rPr>
        <w:t>o minimi</w:t>
      </w:r>
      <w:ins w:id="4376" w:author="Soapbox" w:date="2021-07-27T15:27:00Z">
        <w:r w:rsidR="006574AA" w:rsidRPr="001E7A27">
          <w:rPr>
            <w:lang w:val="en-GB"/>
          </w:rPr>
          <w:t>z</w:t>
        </w:r>
      </w:ins>
      <w:del w:id="4377" w:author="Soapbox" w:date="2021-07-27T15:27:00Z">
        <w:r w:rsidRPr="001E7A27" w:rsidDel="006574AA">
          <w:rPr>
            <w:lang w:val="en-GB"/>
          </w:rPr>
          <w:delText>s</w:delText>
        </w:r>
      </w:del>
      <w:r w:rsidRPr="001E7A27">
        <w:rPr>
          <w:lang w:val="en-GB"/>
        </w:rPr>
        <w:t xml:space="preserve">e the confounding effect of the scenario dependence, </w:t>
      </w:r>
      <w:r w:rsidRPr="001E7A27">
        <w:rPr>
          <w:rFonts w:ascii="Symbol" w:hAnsi="Symbol"/>
          <w:i/>
          <w:lang w:val="en-GB"/>
        </w:rPr>
        <w:t></w:t>
      </w:r>
      <w:r w:rsidRPr="001E7A27">
        <w:rPr>
          <w:lang w:val="en-GB"/>
        </w:rPr>
        <w:t xml:space="preserve"> and </w:t>
      </w:r>
      <w:r w:rsidRPr="001E7A27">
        <w:rPr>
          <w:rFonts w:ascii="Symbol" w:hAnsi="Symbol"/>
          <w:i/>
          <w:lang w:val="en-GB"/>
        </w:rPr>
        <w:t></w:t>
      </w:r>
      <w:r w:rsidRPr="001E7A27">
        <w:rPr>
          <w:lang w:val="en-GB"/>
        </w:rPr>
        <w:t xml:space="preserve">  values are diagnosed from ideali</w:t>
      </w:r>
      <w:ins w:id="4378" w:author="Soapbox" w:date="2021-07-21T12:40:00Z">
        <w:r w:rsidR="00D7137F" w:rsidRPr="001E7A27">
          <w:rPr>
            <w:lang w:val="en-GB"/>
          </w:rPr>
          <w:t>z</w:t>
        </w:r>
      </w:ins>
      <w:del w:id="4379" w:author="Soapbox" w:date="2021-07-21T12:40:00Z">
        <w:r w:rsidRPr="001E7A27" w:rsidDel="00D7137F">
          <w:rPr>
            <w:lang w:val="en-GB"/>
          </w:rPr>
          <w:delText>s</w:delText>
        </w:r>
      </w:del>
      <w:r w:rsidRPr="001E7A27">
        <w:rPr>
          <w:lang w:val="en-GB"/>
        </w:rPr>
        <w:t>ed runs in which a 1% per year increase in atmospheric CO</w:t>
      </w:r>
      <w:r w:rsidRPr="001E7A27">
        <w:rPr>
          <w:rStyle w:val="AR6BodyTextCar"/>
          <w:rFonts w:cs="Times New Roman"/>
          <w:vertAlign w:val="subscript"/>
          <w:lang w:val="en-GB"/>
        </w:rPr>
        <w:t>2</w:t>
      </w:r>
      <w:r w:rsidRPr="001E7A27">
        <w:rPr>
          <w:lang w:val="en-GB"/>
        </w:rPr>
        <w:t xml:space="preserve"> concentration is prescribed, as for AR5 </w:t>
      </w:r>
      <w:r w:rsidR="004159DE" w:rsidRPr="001E7A27">
        <w:rPr>
          <w:lang w:val="en-GB"/>
        </w:rPr>
        <w:t>(WGI, Box 6.4</w:t>
      </w:r>
      <w:ins w:id="4380" w:author="Soapbox" w:date="2021-07-21T12:35:00Z">
        <w:r w:rsidR="008B151A" w:rsidRPr="001E7A27">
          <w:rPr>
            <w:lang w:val="en-GB"/>
          </w:rPr>
          <w:t>;</w:t>
        </w:r>
      </w:ins>
      <w:del w:id="4381" w:author="Soapbox" w:date="2021-07-21T12:35:00Z">
        <w:r w:rsidR="004159DE" w:rsidRPr="001E7A27" w:rsidDel="008B151A">
          <w:rPr>
            <w:lang w:val="en-GB"/>
          </w:rPr>
          <w:delText xml:space="preserve">) </w:delText>
        </w:r>
      </w:del>
      <w:r w:rsidRPr="001E7A27">
        <w:rPr>
          <w:lang w:val="en-GB"/>
        </w:rPr>
        <w:fldChar w:fldCharType="begin" w:fldLock="1"/>
      </w:r>
      <w:r w:rsidR="00747167" w:rsidRPr="001E7A27">
        <w:rPr>
          <w:lang w:val="en-GB"/>
        </w:rPr>
        <w:instrText>ADDIN CSL_CITATION { "citationItems" : [ { "id" : "ITEM-1", "itemData" : { "DOI" : "10.1175/JCLI-D-12-00494.1", "ISBN" : "0894-8755\\r1520-0442", "ISSN" : "0894-8755", "PMID" : "1331", "abstract" : "AbstractThe magnitude and evolution of parameters that characterize feedbacks in the coupled carbon\u2013climate system are compared across nine Earth system models (ESMs). The analysis is based on results from biogeochemically, radiatively, and fully coupled simulations in which CO2 increases at a rate of 1% yr\u22121. These simulations are part of phase 5 of the Coupled Model Intercomparison Project (CMIP5). The CO2 fluxes between the atmosphere and underlying land and ocean respond to changes in atmospheric CO2 concentration and to changes in temperature and other climate variables. The carbon\u2013concentration and carbon\u2013climate feedback parameters characterize the response of the CO2 flux between the atmosphere and the underlying surface to these changes. Feedback parameters are calculated using two different approaches. The two approaches are equivalent and either may be used to calculate the contribution of the feedback terms to diagnosed cumulative emissions. The contribution of carbon\u2013concentration feedback to...", "author" : [ { "dropping-particle" : "", "family" : "Arora", "given" : "Vivek K.", "non-dropping-particle" : "", "parse-names" : false, "suffix" : "" }, { "dropping-particle" : "", "family" : "Boer", "given" : "George J.", "non-dropping-particle" : "", "parse-names" : false, "suffix" : "" }, { "dropping-particle" : "", "family" : "Friedlingstein", "given" : "Pierre", "non-dropping-particle" : "", "parse-names" : false, "suffix" : "" }, { "dropping-particle" : "", "family" : "Eby", "given" : "Michael", "non-dropping-particle" : "", "parse-names" : false, "suffix" : "" }, { "dropping-particle" : "", "family" : "Jones", "given" : "Chris D.", "non-dropping-particle" : "", "parse-names" : false, "suffix" : "" }, { "dropping-particle" : "", "family" : "Christian", "given" : "James R.", "non-dropping-particle" : "", "parse-names" : false, "suffix" : "" }, { "dropping-particle" : "", "family" : "Bonan", "given" : "Gordon", "non-dropping-particle" : "", "parse-names" : false, "suffix" : "" }, { "dropping-particle" : "", "family" : "Bopp", "given" : "Laurent", "non-dropping-particle" : "", "parse-names" : false, "suffix" : "" }, { "dropping-particle" : "", "family" : "Brovkin", "given" : "Victor", "non-dropping-particle" : "", "parse-names" : false, "suffix" : "" }, { "dropping-particle" : "", "family" : "Cadule", "given" : "Patricia",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"Lindsay", "given" : "Keith", "non-dropping-particle" : "", "parse-names" : false, "suffix" : "" }, { "dropping-particle" : "", "family" : "Tjiputra", "given" : "Jerry F.", "non-dropping-particle" : "", "parse-names" : false, "suffix" : "" }, { "dropping-particle" : "", "family" : "Wu", "given" : "Tongwen", "non-dropping-particle" : "", "parse-names" : false, "suffix" : "" } ], "container-title" : "Journal of Climate", "id" : "ITEM-1", "issue" : "15", "issued" : { "date-parts" : [ [ "2013", "8" ] ] }, "page" : "5289-5314", "title" : "Carbon\u2013concentration and carbon\u2013climate feedbacks in CMIP5 Earth system models", "translator" : [ { "dropping-particle" : "", "family" : "L6629", "given" : "", "non-dropping-particle" : "", "parse-names" : false, "suffix" : "" } ], "type" : "article-journal", "volume" : "26" }, "uris" : [ "http://www.mendeley.com/documents/?uuid=0e6b3baa-5dd6-4122-a601-21eb371631aa" ] } ], "mendeley" : { "formattedCitation" : "(Arora et al., 2013)", "manualFormatting" : "(Arora et al., 2013)", "plainTextFormattedCitation" : "(Arora et al., 2013)", "previouslyFormattedCitation" : "(Arora et al., 2013)" }, "properties" : { "noteIndex" : 0 }, "schema" : "https://github.com/citation-style-language/schema/raw/master/csl-citation.json" }</w:instrText>
      </w:r>
      <w:r w:rsidRPr="001E7A27">
        <w:rPr>
          <w:lang w:val="en-GB"/>
        </w:rPr>
        <w:fldChar w:fldCharType="separate"/>
      </w:r>
      <w:ins w:id="4382" w:author="Soapbox" w:date="2021-07-21T12:35:00Z">
        <w:r w:rsidR="008B151A" w:rsidRPr="001E7A27">
          <w:rPr>
            <w:noProof/>
            <w:lang w:val="en-GB"/>
          </w:rPr>
          <w:t xml:space="preserve"> </w:t>
        </w:r>
      </w:ins>
      <w:del w:id="4383" w:author="Soapbox" w:date="2021-07-21T12:35:00Z">
        <w:r w:rsidR="00025FA2" w:rsidRPr="001E7A27" w:rsidDel="008B151A">
          <w:rPr>
            <w:noProof/>
            <w:lang w:val="en-GB"/>
          </w:rPr>
          <w:delText>(</w:delText>
        </w:r>
      </w:del>
      <w:r w:rsidR="00025FA2" w:rsidRPr="001E7A27">
        <w:rPr>
          <w:noProof/>
          <w:lang w:val="en-GB"/>
        </w:rPr>
        <w:t>Arora et al., 2013)</w:t>
      </w:r>
      <w:r w:rsidRPr="001E7A27">
        <w:rPr>
          <w:lang w:val="en-GB"/>
        </w:rPr>
        <w:fldChar w:fldCharType="end"/>
      </w:r>
      <w:r w:rsidRPr="001E7A27">
        <w:rPr>
          <w:lang w:val="en-GB"/>
        </w:rPr>
        <w:t xml:space="preserve">. Values of </w:t>
      </w:r>
      <w:r w:rsidRPr="001E7A27">
        <w:rPr>
          <w:rFonts w:ascii="Symbol" w:hAnsi="Symbol"/>
          <w:i/>
          <w:lang w:val="en-GB"/>
        </w:rPr>
        <w:t></w:t>
      </w:r>
      <w:r w:rsidRPr="001E7A27">
        <w:rPr>
          <w:rFonts w:ascii="Symbol" w:hAnsi="Symbol"/>
          <w:i/>
          <w:lang w:val="en-GB"/>
        </w:rPr>
        <w:t></w:t>
      </w:r>
      <w:r w:rsidRPr="001E7A27">
        <w:rPr>
          <w:lang w:val="en-GB"/>
        </w:rPr>
        <w:t>are calculated from ‘biogeochemical’ runs in which the prescribed CO</w:t>
      </w:r>
      <w:r w:rsidRPr="001E7A27">
        <w:rPr>
          <w:rStyle w:val="AR6BodyTextCar"/>
          <w:rFonts w:cs="Times New Roman"/>
          <w:vertAlign w:val="subscript"/>
          <w:lang w:val="en-GB"/>
        </w:rPr>
        <w:t>2</w:t>
      </w:r>
      <w:r w:rsidRPr="001E7A27">
        <w:rPr>
          <w:lang w:val="en-GB"/>
        </w:rPr>
        <w:t xml:space="preserve"> increases do not affect climate, and these are then used to isolate </w:t>
      </w:r>
      <w:r w:rsidRPr="001E7A27">
        <w:rPr>
          <w:rFonts w:ascii="Symbol" w:hAnsi="Symbol"/>
          <w:i/>
          <w:lang w:val="en-GB"/>
        </w:rPr>
        <w:t></w:t>
      </w:r>
      <w:r w:rsidRPr="001E7A27">
        <w:rPr>
          <w:lang w:val="en-GB"/>
        </w:rPr>
        <w:t xml:space="preserve">  values in fully</w:t>
      </w:r>
      <w:ins w:id="4384" w:author="Soapbox" w:date="2021-07-21T09:05:00Z">
        <w:r w:rsidR="00A97349" w:rsidRPr="001E7A27">
          <w:rPr>
            <w:lang w:val="en-GB"/>
          </w:rPr>
          <w:t xml:space="preserve"> </w:t>
        </w:r>
      </w:ins>
      <w:del w:id="4385" w:author="Soapbox" w:date="2021-07-21T09:05:00Z">
        <w:r w:rsidRPr="001E7A27" w:rsidDel="00A97349">
          <w:rPr>
            <w:lang w:val="en-GB"/>
          </w:rPr>
          <w:delText>-</w:delText>
        </w:r>
      </w:del>
      <w:r w:rsidRPr="001E7A27">
        <w:rPr>
          <w:lang w:val="en-GB"/>
        </w:rPr>
        <w:t xml:space="preserve">coupled runs </w:t>
      </w:r>
      <w:del w:id="4386" w:author="Soapbox" w:date="2021-07-21T12:36:00Z">
        <w:r w:rsidRPr="001E7A27" w:rsidDel="00D7137F">
          <w:rPr>
            <w:lang w:val="en-GB"/>
          </w:rPr>
          <w:delText>in which</w:delText>
        </w:r>
      </w:del>
      <w:ins w:id="4387" w:author="Soapbox" w:date="2021-07-21T12:36:00Z">
        <w:r w:rsidR="00D7137F" w:rsidRPr="001E7A27">
          <w:rPr>
            <w:lang w:val="en-GB"/>
          </w:rPr>
          <w:t>where</w:t>
        </w:r>
      </w:ins>
      <w:r w:rsidRPr="001E7A27">
        <w:rPr>
          <w:lang w:val="en-GB"/>
        </w:rPr>
        <w:t xml:space="preserve"> both climate and CO</w:t>
      </w:r>
      <w:r w:rsidRPr="001E7A27">
        <w:rPr>
          <w:rStyle w:val="AR6BodyTextCar"/>
          <w:rFonts w:cs="Times New Roman"/>
          <w:vertAlign w:val="subscript"/>
          <w:lang w:val="en-GB"/>
        </w:rPr>
        <w:t>2</w:t>
      </w:r>
      <w:r w:rsidRPr="001E7A27">
        <w:rPr>
          <w:lang w:val="en-GB"/>
        </w:rPr>
        <w:t xml:space="preserve"> change </w:t>
      </w:r>
      <w:r w:rsidRPr="001E7A27">
        <w:rPr>
          <w:lang w:val="en-GB"/>
        </w:rPr>
        <w:fldChar w:fldCharType="begin" w:fldLock="1"/>
      </w:r>
      <w:r w:rsidR="00747167" w:rsidRPr="001E7A27">
        <w:rPr>
          <w:lang w:val="en-GB"/>
        </w:rPr>
        <w:instrText>ADDIN CSL_CITATION { "citationItems" : [ { "id" : "ITEM-1", "itemData" : { "DOI" : "10.1034/j.1600-0889.2003.01461.x", "ISSN" : "0280-6509", "abstract" : "Future climate change induced by atmospheric emissions of greenhouse gases is believed to have a large impact on the global carbon cycle. Several offline studies focusing either on the marine or on the terrestrial carbon cycle highlighted such potential effects. Two recent online studies, using ocean\u2013atmosphere general circulation models coupled to land and ocean carbon cycle models, investigated in a consistent way the feedback between the climate change and the carbon cycle. These two studies used observed anthropogenic CO2 emissions for the 1860\u20131995 period and IPCC scenarios for the 1995\u20132100 period to force the climate \u2013 carbon cycle models. The study from the Hadley Centre group showed a very large positive feedback, atmospheric CO2 reaching 980 ppmv by 2100 if future climate impacts on the carbon cycle, but only about 700 ppmv if the carbon cycle is included but assumed to be insensitive to the climate change. The IPSL coupled climate \u2013 carbon cycle model simulated a much smaller positive feedback: climate impact on the carbon cycle leads by 2100 to an addition of less than 100 ppmv in the atmosphere. Here we perform a detailed feedback analysis to show that such differences are due to two key processes that are still poorly constrained in these coupled models: first Southern Ocean circulation, which primarily controls the geochemical uptake of CO2, and second vegetation and soil carbon response to global warming. Our analytical analysis reproduces remarkably the results obtained by the fully coupled models. Also it allows us to identify that, amongst the two processes mentioned above, the latter (the land response to global warming) is the one that essentially explains the differences between the IPSL and the Hadley results.", "author" : [ { "dropping-particle" : "", "family" : "Friedlingstein", "given" : "P.", "non-dropping-particle" : "", "parse-names" : false, "suffix" : "" }, { "dropping-particle" : "", "family" : "Dufresne", "given" : "J.-L.", "non-dropping-particle" : "", "parse-names" : false, "suffix" : "" }, { "dropping-particle" : "", "family" : "Cox", "given" : "P. M.", "non-dropping-particle" : "", "parse-names" : false, "suffix" : "" }, { "dropping-particle" : "", "family" : "Rayner", "given" : "P.", "non-dropping-particle" : "", "parse-names" : false, "suffix" : "" } ], "container-title" : "Tellus B", "id" : "ITEM-1", "issue" : "2", "issued" : { "date-parts" : [ [ "2003", "4" ] ] }, "page" : "692-700", "title" : "How positive is the feedback between climate change and the carbon cycle?", "translator" : [ { "dropping-particle" : "", "family" : "L3855", "given" : "", "non-dropping-particle" : "", "parse-names" : false, "suffix" : "" } ], "type" : "article-journal", "volume" : "55" }, "uris" : [ "http://www.mendeley.com/documents/?uuid=855b0953-bf5b-4347-944f-b075f2bb829c" ] } ], "mendeley" : { "formattedCitation" : "(Friedlingstein et al., 2003)", "plainTextFormattedCitation" : "(Friedlingstein et al., 2003)", "previouslyFormattedCitation" : "(Friedlingstein et al., 2003)" }, "properties" : { "noteIndex" : 0 }, "schema" : "https://github.com/citation-style-language/schema/raw/master/csl-citation.json" }</w:instrText>
      </w:r>
      <w:r w:rsidRPr="001E7A27">
        <w:rPr>
          <w:lang w:val="en-GB"/>
        </w:rPr>
        <w:fldChar w:fldCharType="separate"/>
      </w:r>
      <w:r w:rsidR="00025FA2" w:rsidRPr="001E7A27">
        <w:rPr>
          <w:noProof/>
          <w:lang w:val="en-GB"/>
        </w:rPr>
        <w:t>(Friedlingstein et al., 2003)</w:t>
      </w:r>
      <w:r w:rsidRPr="001E7A27">
        <w:rPr>
          <w:lang w:val="en-GB"/>
        </w:rPr>
        <w:fldChar w:fldCharType="end"/>
      </w:r>
      <w:r w:rsidRPr="001E7A27">
        <w:rPr>
          <w:lang w:val="en-GB"/>
        </w:rPr>
        <w:t>.</w:t>
      </w:r>
    </w:p>
    <w:p w14:paraId="084B7A2B" w14:textId="77777777" w:rsidR="00833549" w:rsidRPr="001E7A27" w:rsidRDefault="00833549" w:rsidP="005C7F25">
      <w:pPr>
        <w:pStyle w:val="AR6BodyText"/>
        <w:rPr>
          <w:lang w:val="en-GB"/>
        </w:rPr>
      </w:pPr>
    </w:p>
    <w:p w14:paraId="604B8921" w14:textId="47F5A33E" w:rsidR="00833549" w:rsidRPr="001E7A27" w:rsidRDefault="00833549" w:rsidP="005C7F25">
      <w:pPr>
        <w:pStyle w:val="AR6BodyText"/>
        <w:rPr>
          <w:rFonts w:cs="Times New Roman"/>
          <w:lang w:val="en-GB"/>
        </w:rPr>
      </w:pPr>
      <w:r w:rsidRPr="001E7A27">
        <w:rPr>
          <w:lang w:val="en-GB"/>
        </w:rPr>
        <w:t xml:space="preserve">Table 5.5 shows the global land and global ocean values of </w:t>
      </w:r>
      <w:r w:rsidRPr="001E7A27">
        <w:rPr>
          <w:rFonts w:ascii="Symbol" w:hAnsi="Symbol"/>
          <w:i/>
          <w:lang w:val="en-GB"/>
        </w:rPr>
        <w:t></w:t>
      </w:r>
      <w:r w:rsidRPr="001E7A27">
        <w:rPr>
          <w:lang w:val="en-GB"/>
        </w:rPr>
        <w:t xml:space="preserve"> and </w:t>
      </w:r>
      <w:r w:rsidRPr="001E7A27">
        <w:rPr>
          <w:rFonts w:ascii="Symbol" w:hAnsi="Symbol"/>
          <w:i/>
          <w:lang w:val="en-GB"/>
        </w:rPr>
        <w:t></w:t>
      </w:r>
      <w:r w:rsidRPr="001E7A27">
        <w:rPr>
          <w:rFonts w:ascii="Symbol" w:hAnsi="Symbol"/>
          <w:i/>
          <w:lang w:val="en-GB"/>
        </w:rPr>
        <w:t></w:t>
      </w:r>
      <w:r w:rsidRPr="001E7A27">
        <w:rPr>
          <w:rFonts w:cs="Times New Roman"/>
          <w:lang w:val="en-GB"/>
        </w:rPr>
        <w:t xml:space="preserve"> </w:t>
      </w:r>
      <w:r w:rsidRPr="001E7A27">
        <w:rPr>
          <w:lang w:val="en-GB"/>
        </w:rPr>
        <w:t>for each of the CMIP6 ESMs</w:t>
      </w:r>
      <w:r w:rsidR="00C372BB" w:rsidRPr="001E7A27">
        <w:rPr>
          <w:lang w:val="en-GB"/>
        </w:rPr>
        <w:t xml:space="preserve"> </w:t>
      </w:r>
      <w:r w:rsidR="00C372BB"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00C372BB" w:rsidRPr="001E7A27">
        <w:rPr>
          <w:lang w:val="en-GB"/>
        </w:rPr>
        <w:fldChar w:fldCharType="separate"/>
      </w:r>
      <w:r w:rsidR="00025FA2" w:rsidRPr="001E7A27">
        <w:rPr>
          <w:noProof/>
          <w:lang w:val="en-GB"/>
        </w:rPr>
        <w:t>(Arora et al., 2020)</w:t>
      </w:r>
      <w:r w:rsidR="00C372BB" w:rsidRPr="001E7A27">
        <w:rPr>
          <w:lang w:val="en-GB"/>
        </w:rPr>
        <w:fldChar w:fldCharType="end"/>
      </w:r>
      <w:r w:rsidR="00C372BB" w:rsidRPr="001E7A27">
        <w:rPr>
          <w:lang w:val="en-GB"/>
        </w:rPr>
        <w:t xml:space="preserve">. </w:t>
      </w:r>
      <w:ins w:id="4388" w:author="Soapbox" w:date="2021-07-21T12:37:00Z">
        <w:r w:rsidR="00D7137F" w:rsidRPr="001E7A27">
          <w:rPr>
            <w:lang w:val="en-GB"/>
          </w:rPr>
          <w:t>T</w:t>
        </w:r>
      </w:ins>
      <w:del w:id="4389" w:author="Soapbox" w:date="2021-07-21T12:37:00Z">
        <w:r w:rsidRPr="001E7A27" w:rsidDel="00D7137F">
          <w:rPr>
            <w:lang w:val="en-GB"/>
          </w:rPr>
          <w:delText>Also shown in t</w:delText>
        </w:r>
      </w:del>
      <w:r w:rsidRPr="001E7A27">
        <w:rPr>
          <w:lang w:val="en-GB"/>
        </w:rPr>
        <w:t>he last two rows</w:t>
      </w:r>
      <w:ins w:id="4390" w:author="Soapbox" w:date="2021-07-21T12:37:00Z">
        <w:r w:rsidR="00D7137F" w:rsidRPr="001E7A27">
          <w:rPr>
            <w:lang w:val="en-GB"/>
          </w:rPr>
          <w:t xml:space="preserve"> show</w:t>
        </w:r>
      </w:ins>
      <w:del w:id="4391" w:author="Soapbox" w:date="2021-07-21T12:37:00Z">
        <w:r w:rsidRPr="001E7A27" w:rsidDel="00D7137F">
          <w:rPr>
            <w:lang w:val="en-GB"/>
          </w:rPr>
          <w:delText xml:space="preserve"> are</w:delText>
        </w:r>
      </w:del>
      <w:r w:rsidRPr="001E7A27">
        <w:rPr>
          <w:lang w:val="en-GB"/>
        </w:rPr>
        <w:t xml:space="preserve"> the ensemble mean</w:t>
      </w:r>
      <w:ins w:id="4392" w:author="Soapbox" w:date="2021-07-21T12:37:00Z">
        <w:r w:rsidR="00D7137F" w:rsidRPr="001E7A27">
          <w:rPr>
            <w:lang w:val="en-GB"/>
          </w:rPr>
          <w:t>s</w:t>
        </w:r>
      </w:ins>
      <w:r w:rsidRPr="001E7A27">
        <w:rPr>
          <w:lang w:val="en-GB"/>
        </w:rPr>
        <w:t xml:space="preserve"> and standard deviation across the ensemble</w:t>
      </w:r>
      <w:del w:id="4393" w:author="Tom Maycock" w:date="2021-09-09T16:07:00Z">
        <w:r w:rsidRPr="001E7A27" w:rsidDel="003D2BB4">
          <w:rPr>
            <w:lang w:val="en-GB"/>
          </w:rPr>
          <w:delText>,</w:delText>
        </w:r>
      </w:del>
      <w:r w:rsidRPr="001E7A27">
        <w:rPr>
          <w:lang w:val="en-GB"/>
        </w:rPr>
        <w:t xml:space="preserve"> for CMIP6 and CMIP5. In both ensembles, the largest uncertainties are in the sensitivity of land carbon storage to CO</w:t>
      </w:r>
      <w:r w:rsidRPr="001E7A27">
        <w:rPr>
          <w:rStyle w:val="AR6BodyTextCar"/>
          <w:rFonts w:cs="Times New Roman"/>
          <w:vertAlign w:val="subscript"/>
          <w:lang w:val="en-GB"/>
        </w:rPr>
        <w:t>2</w:t>
      </w:r>
      <w:r w:rsidRPr="001E7A27">
        <w:rPr>
          <w:lang w:val="en-GB"/>
        </w:rPr>
        <w:t xml:space="preserve"> (</w:t>
      </w:r>
      <w:r w:rsidRPr="001E7A27">
        <w:rPr>
          <w:rFonts w:ascii="Symbol" w:hAnsi="Symbol" w:cs="Times New Roman"/>
          <w:i/>
          <w:lang w:val="en-GB"/>
        </w:rPr>
        <w:t></w:t>
      </w:r>
      <w:r w:rsidRPr="001E7A27">
        <w:rPr>
          <w:rFonts w:cs="Times New Roman"/>
          <w:iCs/>
          <w:vertAlign w:val="subscript"/>
          <w:lang w:val="en-GB"/>
        </w:rPr>
        <w:t>L</w:t>
      </w:r>
      <w:r w:rsidRPr="001E7A27">
        <w:rPr>
          <w:lang w:val="en-GB"/>
        </w:rPr>
        <w:t xml:space="preserve">) and the sensitivity of land carbon storage to temperature </w:t>
      </w:r>
      <w:r w:rsidRPr="001E7A27">
        <w:rPr>
          <w:rFonts w:cs="Times New Roman"/>
          <w:lang w:val="en-GB"/>
        </w:rPr>
        <w:t>(</w:t>
      </w:r>
      <w:r w:rsidRPr="001E7A27">
        <w:rPr>
          <w:rFonts w:ascii="Symbol" w:hAnsi="Symbol" w:cs="Times New Roman"/>
          <w:i/>
          <w:lang w:val="en-GB"/>
        </w:rPr>
        <w:t></w:t>
      </w:r>
      <w:r w:rsidRPr="001E7A27">
        <w:rPr>
          <w:rFonts w:cs="Times New Roman"/>
          <w:iCs/>
          <w:vertAlign w:val="subscript"/>
          <w:lang w:val="en-GB"/>
        </w:rPr>
        <w:t>L</w:t>
      </w:r>
      <w:r w:rsidRPr="001E7A27">
        <w:rPr>
          <w:rFonts w:cs="Times New Roman"/>
          <w:lang w:val="en-GB"/>
        </w:rPr>
        <w:t>)</w:t>
      </w:r>
      <w:r w:rsidRPr="001E7A27">
        <w:rPr>
          <w:lang w:val="en-GB"/>
        </w:rPr>
        <w:t xml:space="preserve">. The more widespread modelling of nitrogen limitations in CMIP6 was expected to lead to reductions in both of these feedback parameters. There is </w:t>
      </w:r>
      <w:del w:id="4394" w:author="Soapbox" w:date="2021-07-21T12:38:00Z">
        <w:r w:rsidRPr="001E7A27" w:rsidDel="00D7137F">
          <w:rPr>
            <w:lang w:val="en-GB"/>
          </w:rPr>
          <w:delText xml:space="preserve">indeed </w:delText>
        </w:r>
      </w:del>
      <w:r w:rsidRPr="001E7A27">
        <w:rPr>
          <w:lang w:val="en-GB"/>
        </w:rPr>
        <w:t>some evidence for that</w:t>
      </w:r>
      <w:ins w:id="4395" w:author="Soapbox" w:date="2021-07-21T12:38:00Z">
        <w:r w:rsidR="00D7137F" w:rsidRPr="001E7A27">
          <w:rPr>
            <w:lang w:val="en-GB"/>
          </w:rPr>
          <w:t>,</w:t>
        </w:r>
      </w:ins>
      <w:r w:rsidRPr="001E7A27">
        <w:rPr>
          <w:lang w:val="en-GB"/>
        </w:rPr>
        <w:t xml:space="preserve"> with ensemble mean </w:t>
      </w:r>
      <w:r w:rsidRPr="001E7A27">
        <w:rPr>
          <w:rFonts w:ascii="Symbol" w:hAnsi="Symbol" w:cs="Times New Roman"/>
          <w:i/>
          <w:lang w:val="en-GB"/>
        </w:rPr>
        <w:t></w:t>
      </w:r>
      <w:r w:rsidRPr="001E7A27">
        <w:rPr>
          <w:rFonts w:cs="Times New Roman"/>
          <w:iCs/>
          <w:vertAlign w:val="subscript"/>
          <w:lang w:val="en-GB"/>
        </w:rPr>
        <w:t xml:space="preserve">L </w:t>
      </w:r>
      <w:r w:rsidRPr="001E7A27">
        <w:rPr>
          <w:rFonts w:cs="Times New Roman"/>
          <w:lang w:val="en-GB"/>
        </w:rPr>
        <w:t xml:space="preserve">moving from </w:t>
      </w:r>
      <w:r w:rsidRPr="001E7A27">
        <w:rPr>
          <w:lang w:val="en-GB"/>
        </w:rPr>
        <w:t>–</w:t>
      </w:r>
      <w:r w:rsidRPr="001E7A27">
        <w:rPr>
          <w:rFonts w:cs="Times New Roman"/>
          <w:lang w:val="en-GB"/>
        </w:rPr>
        <w:t xml:space="preserve">58 </w:t>
      </w:r>
      <w:r w:rsidRPr="001E7A27">
        <w:rPr>
          <w:rFonts w:eastAsia="Bliss-Medium" w:cs="Times New Roman"/>
          <w:lang w:val="en-GB"/>
        </w:rPr>
        <w:t xml:space="preserve">± </w:t>
      </w:r>
      <w:r w:rsidRPr="001E7A27">
        <w:rPr>
          <w:rFonts w:cs="Times New Roman"/>
          <w:lang w:val="en-GB"/>
        </w:rPr>
        <w:t>38 GtC K</w:t>
      </w:r>
      <w:del w:id="4396" w:author="Ian Blenkinsop" w:date="2021-07-28T14:34:00Z">
        <w:r w:rsidRPr="001E7A27" w:rsidDel="00FB3E89">
          <w:rPr>
            <w:rFonts w:cs="Times New Roman"/>
            <w:vertAlign w:val="superscript"/>
            <w:lang w:val="en-GB"/>
          </w:rPr>
          <w:delText>-</w:delText>
        </w:r>
      </w:del>
      <w:ins w:id="4397" w:author="Ian Blenkinsop" w:date="2021-07-28T14:34:00Z">
        <w:r w:rsidR="00FB3E89"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to </w:t>
      </w:r>
      <w:r w:rsidRPr="001E7A27">
        <w:rPr>
          <w:lang w:val="en-GB"/>
        </w:rPr>
        <w:t>–</w:t>
      </w:r>
      <w:r w:rsidRPr="001E7A27">
        <w:rPr>
          <w:rFonts w:cs="Times New Roman"/>
          <w:lang w:val="en-GB"/>
        </w:rPr>
        <w:t xml:space="preserve">33 </w:t>
      </w:r>
      <w:r w:rsidRPr="001E7A27">
        <w:rPr>
          <w:rFonts w:eastAsia="Bliss-Medium" w:cs="Times New Roman"/>
          <w:lang w:val="en-GB"/>
        </w:rPr>
        <w:t xml:space="preserve">± </w:t>
      </w:r>
      <w:r w:rsidRPr="001E7A27">
        <w:rPr>
          <w:rFonts w:cs="Times New Roman"/>
          <w:lang w:val="en-GB"/>
        </w:rPr>
        <w:t>33 GtC K</w:t>
      </w:r>
      <w:del w:id="4398" w:author="Ian Blenkinsop" w:date="2021-07-28T14:34:00Z">
        <w:r w:rsidRPr="001E7A27" w:rsidDel="00FB3E89">
          <w:rPr>
            <w:rFonts w:cs="Times New Roman"/>
            <w:vertAlign w:val="superscript"/>
            <w:lang w:val="en-GB"/>
          </w:rPr>
          <w:delText>-</w:delText>
        </w:r>
      </w:del>
      <w:ins w:id="4399" w:author="Ian Blenkinsop" w:date="2021-07-28T14:34:00Z">
        <w:r w:rsidR="00FB3E89"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Between CMIP5 and CMIP6, there are also reductions in ensemble mean </w:t>
      </w:r>
      <w:r w:rsidRPr="001E7A27">
        <w:rPr>
          <w:rFonts w:ascii="Symbol" w:hAnsi="Symbol" w:cs="Times New Roman"/>
          <w:i/>
          <w:lang w:val="en-GB"/>
        </w:rPr>
        <w:t></w:t>
      </w:r>
      <w:r w:rsidRPr="001E7A27">
        <w:rPr>
          <w:rFonts w:cs="Times New Roman"/>
          <w:i/>
          <w:vertAlign w:val="subscript"/>
          <w:lang w:val="en-GB"/>
        </w:rPr>
        <w:t xml:space="preserve">o </w:t>
      </w:r>
      <w:r w:rsidRPr="001E7A27">
        <w:rPr>
          <w:lang w:val="en-GB"/>
        </w:rPr>
        <w:t>(0.82 to 0.77 GtC ppm</w:t>
      </w:r>
      <w:del w:id="4400" w:author="Ian Blenkinsop" w:date="2021-07-28T14:34:00Z">
        <w:r w:rsidRPr="001E7A27" w:rsidDel="00FB3E89">
          <w:rPr>
            <w:vertAlign w:val="superscript"/>
            <w:lang w:val="en-GB"/>
          </w:rPr>
          <w:delText>-</w:delText>
        </w:r>
      </w:del>
      <w:ins w:id="4401" w:author="Ian Blenkinsop" w:date="2021-07-28T14:34:00Z">
        <w:r w:rsidR="00FB3E89" w:rsidRPr="001E7A27">
          <w:rPr>
            <w:vertAlign w:val="superscript"/>
            <w:lang w:val="en-GB"/>
          </w:rPr>
          <w:t>–</w:t>
        </w:r>
      </w:ins>
      <w:r w:rsidRPr="001E7A27">
        <w:rPr>
          <w:vertAlign w:val="superscript"/>
          <w:lang w:val="en-GB"/>
        </w:rPr>
        <w:t>1</w:t>
      </w:r>
      <w:r w:rsidRPr="001E7A27">
        <w:rPr>
          <w:lang w:val="en-GB"/>
        </w:rPr>
        <w:t xml:space="preserve">), </w:t>
      </w:r>
      <w:r w:rsidRPr="001E7A27">
        <w:rPr>
          <w:rFonts w:ascii="Symbol" w:hAnsi="Symbol" w:cs="Times New Roman"/>
          <w:i/>
          <w:lang w:val="en-GB"/>
        </w:rPr>
        <w:t></w:t>
      </w:r>
      <w:r w:rsidRPr="001E7A27">
        <w:rPr>
          <w:rFonts w:cs="Times New Roman"/>
          <w:iCs/>
          <w:vertAlign w:val="subscript"/>
          <w:lang w:val="en-GB"/>
        </w:rPr>
        <w:t>L</w:t>
      </w:r>
      <w:r w:rsidRPr="001E7A27">
        <w:rPr>
          <w:lang w:val="en-GB"/>
        </w:rPr>
        <w:t xml:space="preserve"> (0.93 to 0.89 </w:t>
      </w:r>
      <w:r w:rsidRPr="001E7A27">
        <w:rPr>
          <w:rFonts w:cs="Times New Roman"/>
          <w:lang w:val="en-GB"/>
        </w:rPr>
        <w:t>GtC K</w:t>
      </w:r>
      <w:del w:id="4402" w:author="Ian Blenkinsop" w:date="2021-07-28T14:34:00Z">
        <w:r w:rsidRPr="001E7A27" w:rsidDel="00FB3E89">
          <w:rPr>
            <w:rFonts w:cs="Times New Roman"/>
            <w:vertAlign w:val="superscript"/>
            <w:lang w:val="en-GB"/>
          </w:rPr>
          <w:delText>-</w:delText>
        </w:r>
      </w:del>
      <w:ins w:id="4403" w:author="Ian Blenkinsop" w:date="2021-07-28T14:34:00Z">
        <w:r w:rsidR="00FB3E89" w:rsidRPr="001E7A27">
          <w:rPr>
            <w:rFonts w:cs="Times New Roman"/>
            <w:vertAlign w:val="superscript"/>
            <w:lang w:val="en-GB"/>
          </w:rPr>
          <w:t>–</w:t>
        </w:r>
      </w:ins>
      <w:r w:rsidRPr="001E7A27">
        <w:rPr>
          <w:rFonts w:cs="Times New Roman"/>
          <w:vertAlign w:val="superscript"/>
          <w:lang w:val="en-GB"/>
        </w:rPr>
        <w:t>1</w:t>
      </w:r>
      <w:r w:rsidRPr="001E7A27">
        <w:rPr>
          <w:lang w:val="en-GB"/>
        </w:rPr>
        <w:t xml:space="preserve">) and </w:t>
      </w:r>
      <w:r w:rsidRPr="001E7A27">
        <w:rPr>
          <w:rFonts w:ascii="Symbol" w:hAnsi="Symbol" w:cs="Times New Roman"/>
          <w:i/>
          <w:lang w:val="en-GB"/>
        </w:rPr>
        <w:t></w:t>
      </w:r>
      <w:r w:rsidRPr="001E7A27">
        <w:rPr>
          <w:rFonts w:cs="Times New Roman"/>
          <w:iCs/>
          <w:vertAlign w:val="subscript"/>
          <w:lang w:val="en-GB"/>
        </w:rPr>
        <w:t>o</w:t>
      </w:r>
      <w:r w:rsidRPr="001E7A27">
        <w:rPr>
          <w:rFonts w:cs="Times New Roman"/>
          <w:lang w:val="en-GB"/>
        </w:rPr>
        <w:t xml:space="preserve"> (</w:t>
      </w:r>
      <w:r w:rsidRPr="001E7A27">
        <w:rPr>
          <w:lang w:val="en-GB"/>
        </w:rPr>
        <w:t>–</w:t>
      </w:r>
      <w:r w:rsidRPr="001E7A27">
        <w:rPr>
          <w:rFonts w:cs="Times New Roman"/>
          <w:lang w:val="en-GB"/>
        </w:rPr>
        <w:t xml:space="preserve">17.3 to </w:t>
      </w:r>
      <w:r w:rsidRPr="001E7A27">
        <w:rPr>
          <w:lang w:val="en-GB"/>
        </w:rPr>
        <w:t>–</w:t>
      </w:r>
      <w:r w:rsidRPr="001E7A27">
        <w:rPr>
          <w:rFonts w:cs="Times New Roman"/>
          <w:lang w:val="en-GB"/>
        </w:rPr>
        <w:t>16.9 GtC K</w:t>
      </w:r>
      <w:del w:id="4404" w:author="Ian Blenkinsop" w:date="2021-07-28T14:34:00Z">
        <w:r w:rsidRPr="001E7A27" w:rsidDel="00FB3E89">
          <w:rPr>
            <w:rFonts w:cs="Times New Roman"/>
            <w:vertAlign w:val="superscript"/>
            <w:lang w:val="en-GB"/>
          </w:rPr>
          <w:delText>-</w:delText>
        </w:r>
      </w:del>
      <w:ins w:id="4405" w:author="Ian Blenkinsop" w:date="2021-07-28T14:34:00Z">
        <w:r w:rsidR="00FB3E89"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but these are progressively less significant compared to the model spread in each case.</w:t>
      </w:r>
    </w:p>
    <w:p w14:paraId="1A8C8D18" w14:textId="77777777" w:rsidR="00BB1D34" w:rsidRPr="001E7A27" w:rsidRDefault="00BB1D34" w:rsidP="005C7F25">
      <w:pPr>
        <w:pStyle w:val="AR6BodyText"/>
        <w:rPr>
          <w:b/>
          <w:lang w:val="en-GB"/>
        </w:rPr>
      </w:pPr>
    </w:p>
    <w:p w14:paraId="536C001B" w14:textId="77777777" w:rsidR="00535548" w:rsidRPr="001E7A27" w:rsidRDefault="00535548" w:rsidP="005C7F25">
      <w:pPr>
        <w:pStyle w:val="AR6BodyText"/>
        <w:rPr>
          <w:b/>
          <w:lang w:val="en-GB"/>
        </w:rPr>
      </w:pPr>
    </w:p>
    <w:p w14:paraId="4CD8AC2D" w14:textId="77777777" w:rsidR="00833549" w:rsidRPr="001E7A27" w:rsidRDefault="00833549" w:rsidP="005C7F25">
      <w:pPr>
        <w:pStyle w:val="AR6BodyText"/>
        <w:rPr>
          <w:b/>
          <w:lang w:val="en-GB"/>
        </w:rPr>
      </w:pPr>
      <w:r w:rsidRPr="001E7A27">
        <w:rPr>
          <w:b/>
          <w:lang w:val="en-GB"/>
        </w:rPr>
        <w:t xml:space="preserve">[START TABLE 5.5 HERE] </w:t>
      </w:r>
    </w:p>
    <w:p w14:paraId="2F52177C" w14:textId="77777777" w:rsidR="00833549" w:rsidRPr="001E7A27" w:rsidRDefault="00833549" w:rsidP="005C7F25">
      <w:pPr>
        <w:pStyle w:val="AR6BodyText"/>
        <w:rPr>
          <w:lang w:val="en-GB"/>
        </w:rPr>
      </w:pPr>
    </w:p>
    <w:p w14:paraId="0A1809C1" w14:textId="17371D26" w:rsidR="00833549" w:rsidRPr="001E7A27" w:rsidRDefault="00833549" w:rsidP="00821FBE">
      <w:pPr>
        <w:pStyle w:val="AR6Chap5Table"/>
        <w:spacing w:line="240" w:lineRule="auto"/>
        <w:rPr>
          <w:lang w:val="en-GB"/>
        </w:rPr>
      </w:pPr>
      <w:bookmarkStart w:id="4406" w:name="_Hlk66971458"/>
      <w:r w:rsidRPr="001E7A27">
        <w:rPr>
          <w:b/>
          <w:bCs/>
          <w:lang w:val="en-GB"/>
        </w:rPr>
        <w:t xml:space="preserve">Diagnosed global feedback parameters for CMIP6 ESMs based on </w:t>
      </w:r>
      <w:del w:id="4407" w:author="Soapbox" w:date="2021-07-21T12:38:00Z">
        <w:r w:rsidRPr="001E7A27" w:rsidDel="00D7137F">
          <w:rPr>
            <w:b/>
            <w:bCs/>
            <w:lang w:val="en-GB"/>
          </w:rPr>
          <w:delText xml:space="preserve">4 </w:delText>
        </w:r>
        <w:r w:rsidRPr="001E7A27" w:rsidDel="00D7137F">
          <w:rPr>
            <w:rFonts w:ascii="Cambria Math" w:hAnsi="Cambria Math" w:cs="Cambria Math"/>
            <w:b/>
            <w:bCs/>
            <w:lang w:val="en-GB"/>
          </w:rPr>
          <w:delText>x</w:delText>
        </w:r>
      </w:del>
      <w:ins w:id="4408" w:author="Soapbox" w:date="2021-07-21T12:38:00Z">
        <w:r w:rsidR="00D7137F" w:rsidRPr="001E7A27">
          <w:rPr>
            <w:b/>
            <w:bCs/>
            <w:lang w:val="en-GB"/>
          </w:rPr>
          <w:t>four</w:t>
        </w:r>
      </w:ins>
      <w:r w:rsidRPr="001E7A27">
        <w:rPr>
          <w:b/>
          <w:bCs/>
          <w:lang w:val="en-GB"/>
        </w:rPr>
        <w:t xml:space="preserve"> CO</w:t>
      </w:r>
      <w:r w:rsidRPr="001E7A27">
        <w:rPr>
          <w:b/>
          <w:bCs/>
          <w:vertAlign w:val="subscript"/>
          <w:lang w:val="en-GB"/>
        </w:rPr>
        <w:t>2</w:t>
      </w:r>
      <w:r w:rsidRPr="001E7A27">
        <w:rPr>
          <w:b/>
          <w:bCs/>
          <w:lang w:val="en-GB"/>
        </w:rPr>
        <w:t xml:space="preserve"> runs</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2020)</w:t>
      </w:r>
      <w:r w:rsidRPr="001E7A27">
        <w:rPr>
          <w:lang w:val="en-GB"/>
        </w:rPr>
        <w:fldChar w:fldCharType="end"/>
      </w:r>
      <w:r w:rsidRPr="001E7A27">
        <w:rPr>
          <w:lang w:val="en-GB"/>
        </w:rPr>
        <w:t xml:space="preserve">. The last two rows show the mean and standard deviation </w:t>
      </w:r>
      <w:ins w:id="4409" w:author="Tom Maycock" w:date="2021-09-09T16:06:00Z">
        <w:r w:rsidR="003D2BB4">
          <w:rPr>
            <w:lang w:val="en-GB"/>
          </w:rPr>
          <w:t>a</w:t>
        </w:r>
      </w:ins>
      <w:r w:rsidRPr="001E7A27">
        <w:rPr>
          <w:lang w:val="en-GB"/>
        </w:rPr>
        <w:t>cross the CMIP6 and CMIP5 models, respectively</w:t>
      </w:r>
      <w:bookmarkEnd w:id="4406"/>
      <w:r w:rsidRPr="001E7A27">
        <w:rPr>
          <w:lang w:val="en-GB"/>
        </w:rPr>
        <w:t xml:space="preserve">. </w:t>
      </w:r>
    </w:p>
    <w:p w14:paraId="68F10B5D" w14:textId="2C8C072A" w:rsidR="00833549" w:rsidRPr="001E7A27" w:rsidRDefault="00833549" w:rsidP="005C7F25">
      <w:pPr>
        <w:pStyle w:val="AR6BodyText"/>
        <w:rPr>
          <w:b/>
          <w:lang w:val="en-GB"/>
        </w:rPr>
      </w:pPr>
    </w:p>
    <w:tbl>
      <w:tblPr>
        <w:tblW w:w="10607" w:type="dxa"/>
        <w:tblLook w:val="04A0" w:firstRow="1" w:lastRow="0" w:firstColumn="1" w:lastColumn="0" w:noHBand="0" w:noVBand="1"/>
      </w:tblPr>
      <w:tblGrid>
        <w:gridCol w:w="2258"/>
        <w:gridCol w:w="998"/>
        <w:gridCol w:w="645"/>
        <w:gridCol w:w="655"/>
        <w:gridCol w:w="850"/>
        <w:gridCol w:w="479"/>
        <w:gridCol w:w="655"/>
        <w:gridCol w:w="851"/>
        <w:gridCol w:w="479"/>
        <w:gridCol w:w="645"/>
        <w:gridCol w:w="826"/>
        <w:gridCol w:w="479"/>
        <w:gridCol w:w="787"/>
      </w:tblGrid>
      <w:tr w:rsidR="00535548" w:rsidRPr="001E7A27" w14:paraId="10BD7103" w14:textId="77777777" w:rsidTr="00B753DA">
        <w:trPr>
          <w:trHeight w:val="406"/>
        </w:trPr>
        <w:tc>
          <w:tcPr>
            <w:tcW w:w="2258" w:type="dxa"/>
            <w:tcBorders>
              <w:top w:val="single" w:sz="12" w:space="0" w:color="auto"/>
              <w:left w:val="single" w:sz="12" w:space="0" w:color="auto"/>
              <w:bottom w:val="nil"/>
              <w:right w:val="nil"/>
            </w:tcBorders>
            <w:shd w:val="clear" w:color="auto" w:fill="auto"/>
            <w:noWrap/>
            <w:vAlign w:val="center"/>
          </w:tcPr>
          <w:p w14:paraId="7A8E6512" w14:textId="77777777" w:rsidR="00535548" w:rsidRPr="001E7A27" w:rsidRDefault="00535548" w:rsidP="00B753DA">
            <w:pPr>
              <w:pStyle w:val="AR6Table"/>
              <w:rPr>
                <w:lang w:val="en-GB"/>
              </w:rPr>
            </w:pPr>
          </w:p>
        </w:tc>
        <w:tc>
          <w:tcPr>
            <w:tcW w:w="4282" w:type="dxa"/>
            <w:gridSpan w:val="6"/>
            <w:tcBorders>
              <w:top w:val="single" w:sz="12" w:space="0" w:color="auto"/>
              <w:left w:val="single" w:sz="8" w:space="0" w:color="auto"/>
              <w:bottom w:val="nil"/>
              <w:right w:val="single" w:sz="8" w:space="0" w:color="000000"/>
            </w:tcBorders>
            <w:shd w:val="clear" w:color="auto" w:fill="auto"/>
            <w:noWrap/>
            <w:vAlign w:val="center"/>
          </w:tcPr>
          <w:p w14:paraId="43C86684" w14:textId="77777777" w:rsidR="00535548" w:rsidRPr="001E7A27" w:rsidRDefault="00535548" w:rsidP="00B753DA">
            <w:pPr>
              <w:pStyle w:val="AR6Table"/>
              <w:rPr>
                <w:rFonts w:ascii="Arial Unicode MS" w:eastAsia="Arial Unicode MS" w:hAnsi="Arial Unicode MS" w:cs="Arial Unicode MS"/>
                <w:b/>
                <w:lang w:val="en-GB"/>
              </w:rPr>
            </w:pPr>
            <w:r w:rsidRPr="001E7A27">
              <w:rPr>
                <w:b/>
                <w:lang w:val="en-GB"/>
              </w:rPr>
              <w:t>Land Feedback Factors</w:t>
            </w:r>
          </w:p>
        </w:tc>
        <w:tc>
          <w:tcPr>
            <w:tcW w:w="4067" w:type="dxa"/>
            <w:gridSpan w:val="6"/>
            <w:tcBorders>
              <w:top w:val="single" w:sz="12" w:space="0" w:color="auto"/>
              <w:left w:val="single" w:sz="8" w:space="0" w:color="auto"/>
              <w:bottom w:val="nil"/>
              <w:right w:val="single" w:sz="12" w:space="0" w:color="auto"/>
            </w:tcBorders>
            <w:shd w:val="clear" w:color="auto" w:fill="auto"/>
            <w:noWrap/>
            <w:vAlign w:val="center"/>
          </w:tcPr>
          <w:p w14:paraId="7A119CE8" w14:textId="77777777" w:rsidR="00535548" w:rsidRPr="001E7A27" w:rsidRDefault="00535548" w:rsidP="00B753DA">
            <w:pPr>
              <w:pStyle w:val="AR6Table"/>
              <w:rPr>
                <w:rFonts w:ascii="Symbol" w:hAnsi="Symbol"/>
                <w:b/>
                <w:lang w:val="en-GB"/>
              </w:rPr>
            </w:pPr>
            <w:r w:rsidRPr="001E7A27">
              <w:rPr>
                <w:b/>
                <w:lang w:val="en-GB"/>
              </w:rPr>
              <w:t>Ocean Feedback Factors</w:t>
            </w:r>
          </w:p>
        </w:tc>
      </w:tr>
      <w:tr w:rsidR="00535548" w:rsidRPr="001E7A27" w14:paraId="68818B3F" w14:textId="77777777" w:rsidTr="00B753DA">
        <w:trPr>
          <w:trHeight w:val="406"/>
        </w:trPr>
        <w:tc>
          <w:tcPr>
            <w:tcW w:w="2258" w:type="dxa"/>
            <w:tcBorders>
              <w:top w:val="single" w:sz="4" w:space="0" w:color="auto"/>
              <w:left w:val="single" w:sz="12" w:space="0" w:color="auto"/>
              <w:bottom w:val="nil"/>
              <w:right w:val="nil"/>
            </w:tcBorders>
            <w:shd w:val="clear" w:color="auto" w:fill="auto"/>
            <w:noWrap/>
            <w:vAlign w:val="center"/>
            <w:hideMark/>
          </w:tcPr>
          <w:p w14:paraId="4EA535F6" w14:textId="77777777" w:rsidR="00535548" w:rsidRPr="001E7A27" w:rsidRDefault="00535548" w:rsidP="00B753DA">
            <w:pPr>
              <w:pStyle w:val="AR6Table"/>
              <w:rPr>
                <w:b/>
                <w:lang w:val="en-GB"/>
              </w:rPr>
            </w:pPr>
            <w:r w:rsidRPr="001E7A27">
              <w:rPr>
                <w:b/>
                <w:lang w:val="en-GB"/>
              </w:rPr>
              <w:t>Model Name</w:t>
            </w:r>
          </w:p>
        </w:tc>
        <w:tc>
          <w:tcPr>
            <w:tcW w:w="2298" w:type="dxa"/>
            <w:gridSpan w:val="3"/>
            <w:tcBorders>
              <w:top w:val="single" w:sz="4" w:space="0" w:color="auto"/>
              <w:left w:val="single" w:sz="8" w:space="0" w:color="auto"/>
              <w:bottom w:val="nil"/>
              <w:right w:val="single" w:sz="8" w:space="0" w:color="000000"/>
            </w:tcBorders>
            <w:shd w:val="clear" w:color="auto" w:fill="auto"/>
            <w:noWrap/>
            <w:vAlign w:val="center"/>
            <w:hideMark/>
          </w:tcPr>
          <w:p w14:paraId="33140F36" w14:textId="77777777" w:rsidR="00535548" w:rsidRPr="001E7A27" w:rsidRDefault="00535548" w:rsidP="00B753DA">
            <w:pPr>
              <w:pStyle w:val="AR6Table"/>
              <w:rPr>
                <w:rFonts w:ascii="Cambria" w:hAnsi="Cambria"/>
                <w:b/>
                <w:sz w:val="32"/>
                <w:szCs w:val="32"/>
                <w:lang w:val="en-GB"/>
              </w:rPr>
            </w:pPr>
            <w:r w:rsidRPr="001E7A27">
              <w:rPr>
                <w:rFonts w:ascii="Symbol" w:hAnsi="Symbol"/>
                <w:b/>
                <w:sz w:val="32"/>
                <w:szCs w:val="32"/>
                <w:lang w:val="en-GB"/>
              </w:rPr>
              <w:t></w:t>
            </w:r>
            <w:r w:rsidRPr="001E7A27">
              <w:rPr>
                <w:rFonts w:ascii="Arial Hebrew" w:hAnsi="Arial Hebrew" w:cs="Arial Hebrew"/>
                <w:b/>
                <w:sz w:val="32"/>
                <w:szCs w:val="32"/>
                <w:vertAlign w:val="subscript"/>
                <w:lang w:val="en-GB"/>
              </w:rPr>
              <w:t>L</w:t>
            </w:r>
          </w:p>
        </w:tc>
        <w:tc>
          <w:tcPr>
            <w:tcW w:w="1984" w:type="dxa"/>
            <w:gridSpan w:val="3"/>
            <w:tcBorders>
              <w:top w:val="single" w:sz="4" w:space="0" w:color="auto"/>
              <w:left w:val="nil"/>
              <w:bottom w:val="nil"/>
              <w:right w:val="nil"/>
            </w:tcBorders>
            <w:shd w:val="clear" w:color="auto" w:fill="auto"/>
            <w:noWrap/>
            <w:vAlign w:val="center"/>
            <w:hideMark/>
          </w:tcPr>
          <w:p w14:paraId="2398533A" w14:textId="77777777" w:rsidR="00535548" w:rsidRPr="001E7A27" w:rsidRDefault="00535548" w:rsidP="00B753DA">
            <w:pPr>
              <w:pStyle w:val="AR6Table"/>
              <w:rPr>
                <w:b/>
                <w:sz w:val="32"/>
                <w:szCs w:val="32"/>
                <w:lang w:val="en-GB"/>
              </w:rPr>
            </w:pPr>
            <w:r w:rsidRPr="001E7A27">
              <w:rPr>
                <w:rFonts w:ascii="Symbol" w:hAnsi="Symbol"/>
                <w:b/>
                <w:sz w:val="32"/>
                <w:szCs w:val="32"/>
                <w:lang w:val="en-GB"/>
              </w:rPr>
              <w:t></w:t>
            </w:r>
            <w:r w:rsidRPr="001E7A27">
              <w:rPr>
                <w:rFonts w:cstheme="minorHAnsi"/>
                <w:b/>
                <w:sz w:val="32"/>
                <w:szCs w:val="32"/>
                <w:vertAlign w:val="subscript"/>
                <w:lang w:val="en-GB"/>
              </w:rPr>
              <w:t>L</w:t>
            </w:r>
          </w:p>
        </w:tc>
        <w:tc>
          <w:tcPr>
            <w:tcW w:w="1975" w:type="dxa"/>
            <w:gridSpan w:val="3"/>
            <w:tcBorders>
              <w:top w:val="single" w:sz="4" w:space="0" w:color="auto"/>
              <w:left w:val="single" w:sz="8" w:space="0" w:color="auto"/>
              <w:bottom w:val="nil"/>
              <w:right w:val="single" w:sz="8" w:space="0" w:color="000000"/>
            </w:tcBorders>
            <w:shd w:val="clear" w:color="auto" w:fill="auto"/>
            <w:noWrap/>
            <w:vAlign w:val="center"/>
            <w:hideMark/>
          </w:tcPr>
          <w:p w14:paraId="25BD8BEC" w14:textId="77777777" w:rsidR="00535548" w:rsidRPr="001E7A27" w:rsidRDefault="00535548" w:rsidP="00B753DA">
            <w:pPr>
              <w:pStyle w:val="AR6Table"/>
              <w:rPr>
                <w:b/>
                <w:sz w:val="32"/>
                <w:szCs w:val="32"/>
                <w:lang w:val="en-GB"/>
              </w:rPr>
            </w:pPr>
            <w:r w:rsidRPr="001E7A27">
              <w:rPr>
                <w:rFonts w:ascii="Symbol" w:hAnsi="Symbol"/>
                <w:b/>
                <w:sz w:val="32"/>
                <w:szCs w:val="32"/>
                <w:lang w:val="en-GB"/>
              </w:rPr>
              <w:t></w:t>
            </w:r>
            <w:r w:rsidRPr="001E7A27">
              <w:rPr>
                <w:rFonts w:ascii="Symbol" w:hAnsi="Symbol"/>
                <w:b/>
                <w:sz w:val="32"/>
                <w:szCs w:val="32"/>
                <w:vertAlign w:val="subscript"/>
                <w:lang w:val="en-GB"/>
              </w:rPr>
              <w:t></w:t>
            </w:r>
          </w:p>
        </w:tc>
        <w:tc>
          <w:tcPr>
            <w:tcW w:w="2092" w:type="dxa"/>
            <w:gridSpan w:val="3"/>
            <w:tcBorders>
              <w:top w:val="single" w:sz="4" w:space="0" w:color="auto"/>
              <w:left w:val="nil"/>
              <w:bottom w:val="nil"/>
              <w:right w:val="single" w:sz="12" w:space="0" w:color="auto"/>
            </w:tcBorders>
            <w:shd w:val="clear" w:color="auto" w:fill="auto"/>
            <w:noWrap/>
            <w:vAlign w:val="center"/>
            <w:hideMark/>
          </w:tcPr>
          <w:p w14:paraId="73ADAAE2" w14:textId="77777777" w:rsidR="00535548" w:rsidRPr="001E7A27" w:rsidRDefault="00535548" w:rsidP="00B753DA">
            <w:pPr>
              <w:pStyle w:val="AR6Table"/>
              <w:rPr>
                <w:b/>
                <w:sz w:val="32"/>
                <w:szCs w:val="32"/>
                <w:lang w:val="en-GB"/>
              </w:rPr>
            </w:pPr>
            <w:r w:rsidRPr="001E7A27">
              <w:rPr>
                <w:rFonts w:ascii="Symbol" w:hAnsi="Symbol"/>
                <w:b/>
                <w:sz w:val="32"/>
                <w:szCs w:val="32"/>
                <w:lang w:val="en-GB"/>
              </w:rPr>
              <w:t></w:t>
            </w:r>
            <w:r w:rsidRPr="001E7A27">
              <w:rPr>
                <w:rFonts w:ascii="Symbol" w:hAnsi="Symbol"/>
                <w:b/>
                <w:sz w:val="32"/>
                <w:szCs w:val="32"/>
                <w:vertAlign w:val="subscript"/>
                <w:lang w:val="en-GB"/>
              </w:rPr>
              <w:t></w:t>
            </w:r>
          </w:p>
        </w:tc>
      </w:tr>
      <w:tr w:rsidR="00535548" w:rsidRPr="001E7A27" w14:paraId="1A46AA47" w14:textId="77777777" w:rsidTr="00B753DA">
        <w:trPr>
          <w:trHeight w:val="424"/>
        </w:trPr>
        <w:tc>
          <w:tcPr>
            <w:tcW w:w="2258" w:type="dxa"/>
            <w:tcBorders>
              <w:top w:val="nil"/>
              <w:left w:val="single" w:sz="12" w:space="0" w:color="auto"/>
              <w:bottom w:val="single" w:sz="8" w:space="0" w:color="auto"/>
              <w:right w:val="nil"/>
            </w:tcBorders>
            <w:shd w:val="clear" w:color="auto" w:fill="auto"/>
            <w:noWrap/>
            <w:vAlign w:val="center"/>
            <w:hideMark/>
          </w:tcPr>
          <w:p w14:paraId="4CC7E67F" w14:textId="77777777" w:rsidR="00535548" w:rsidRPr="001E7A27" w:rsidRDefault="00535548" w:rsidP="00B753DA">
            <w:pPr>
              <w:pStyle w:val="AR6Table"/>
              <w:rPr>
                <w:lang w:val="en-GB"/>
              </w:rPr>
            </w:pPr>
          </w:p>
        </w:tc>
        <w:tc>
          <w:tcPr>
            <w:tcW w:w="2298" w:type="dxa"/>
            <w:gridSpan w:val="3"/>
            <w:tcBorders>
              <w:top w:val="nil"/>
              <w:left w:val="single" w:sz="8" w:space="0" w:color="auto"/>
              <w:bottom w:val="single" w:sz="8" w:space="0" w:color="auto"/>
              <w:right w:val="single" w:sz="8" w:space="0" w:color="auto"/>
            </w:tcBorders>
            <w:shd w:val="clear" w:color="auto" w:fill="auto"/>
            <w:noWrap/>
            <w:vAlign w:val="center"/>
            <w:hideMark/>
          </w:tcPr>
          <w:p w14:paraId="2BE28495" w14:textId="4405B349" w:rsidR="00535548" w:rsidRPr="001E7A27" w:rsidRDefault="00535548" w:rsidP="00B753DA">
            <w:pPr>
              <w:pStyle w:val="AR6Table"/>
              <w:rPr>
                <w:b/>
                <w:lang w:val="en-GB"/>
              </w:rPr>
            </w:pPr>
            <w:r w:rsidRPr="001E7A27">
              <w:rPr>
                <w:b/>
                <w:lang w:val="en-GB"/>
              </w:rPr>
              <w:t>(PgC ppm</w:t>
            </w:r>
            <w:del w:id="4410" w:author="Ian Blenkinsop" w:date="2021-07-28T14:35:00Z">
              <w:r w:rsidRPr="001E7A27" w:rsidDel="00FC1A6F">
                <w:rPr>
                  <w:b/>
                  <w:vertAlign w:val="superscript"/>
                  <w:lang w:val="en-GB"/>
                </w:rPr>
                <w:delText>-</w:delText>
              </w:r>
            </w:del>
            <w:ins w:id="4411" w:author="Ian Blenkinsop" w:date="2021-07-28T14:35:00Z">
              <w:r w:rsidR="00FC1A6F" w:rsidRPr="001E7A27">
                <w:rPr>
                  <w:b/>
                  <w:vertAlign w:val="superscript"/>
                  <w:lang w:val="en-GB"/>
                </w:rPr>
                <w:t>–</w:t>
              </w:r>
            </w:ins>
            <w:r w:rsidRPr="001E7A27">
              <w:rPr>
                <w:b/>
                <w:vertAlign w:val="superscript"/>
                <w:lang w:val="en-GB"/>
              </w:rPr>
              <w:t>1</w:t>
            </w:r>
            <w:r w:rsidRPr="001E7A27">
              <w:rPr>
                <w:b/>
                <w:lang w:val="en-GB"/>
              </w:rPr>
              <w:t>)</w:t>
            </w:r>
          </w:p>
        </w:tc>
        <w:tc>
          <w:tcPr>
            <w:tcW w:w="1984" w:type="dxa"/>
            <w:gridSpan w:val="3"/>
            <w:tcBorders>
              <w:top w:val="nil"/>
              <w:left w:val="nil"/>
              <w:bottom w:val="single" w:sz="8" w:space="0" w:color="auto"/>
              <w:right w:val="nil"/>
            </w:tcBorders>
            <w:shd w:val="clear" w:color="auto" w:fill="auto"/>
            <w:noWrap/>
            <w:vAlign w:val="center"/>
            <w:hideMark/>
          </w:tcPr>
          <w:p w14:paraId="2C0517EE" w14:textId="01539BE8" w:rsidR="00535548" w:rsidRPr="001E7A27" w:rsidRDefault="00535548" w:rsidP="00B753DA">
            <w:pPr>
              <w:pStyle w:val="AR6Table"/>
              <w:rPr>
                <w:b/>
                <w:lang w:val="en-GB"/>
              </w:rPr>
            </w:pPr>
            <w:r w:rsidRPr="001E7A27">
              <w:rPr>
                <w:b/>
                <w:lang w:val="en-GB"/>
              </w:rPr>
              <w:t>(PgC K</w:t>
            </w:r>
            <w:del w:id="4412" w:author="Ian Blenkinsop" w:date="2021-07-28T14:35:00Z">
              <w:r w:rsidRPr="001E7A27" w:rsidDel="00FC1A6F">
                <w:rPr>
                  <w:b/>
                  <w:vertAlign w:val="superscript"/>
                  <w:lang w:val="en-GB"/>
                </w:rPr>
                <w:delText>-</w:delText>
              </w:r>
            </w:del>
            <w:ins w:id="4413" w:author="Ian Blenkinsop" w:date="2021-07-28T14:35:00Z">
              <w:r w:rsidR="00FC1A6F" w:rsidRPr="001E7A27">
                <w:rPr>
                  <w:b/>
                  <w:vertAlign w:val="superscript"/>
                  <w:lang w:val="en-GB"/>
                </w:rPr>
                <w:t>–</w:t>
              </w:r>
            </w:ins>
            <w:r w:rsidRPr="001E7A27">
              <w:rPr>
                <w:b/>
                <w:vertAlign w:val="superscript"/>
                <w:lang w:val="en-GB"/>
              </w:rPr>
              <w:t>1</w:t>
            </w:r>
            <w:r w:rsidRPr="001E7A27">
              <w:rPr>
                <w:b/>
                <w:lang w:val="en-GB"/>
              </w:rPr>
              <w:t>)</w:t>
            </w:r>
          </w:p>
        </w:tc>
        <w:tc>
          <w:tcPr>
            <w:tcW w:w="1975" w:type="dxa"/>
            <w:gridSpan w:val="3"/>
            <w:tcBorders>
              <w:top w:val="nil"/>
              <w:left w:val="single" w:sz="8" w:space="0" w:color="auto"/>
              <w:bottom w:val="single" w:sz="8" w:space="0" w:color="auto"/>
              <w:right w:val="single" w:sz="8" w:space="0" w:color="auto"/>
            </w:tcBorders>
            <w:shd w:val="clear" w:color="auto" w:fill="auto"/>
            <w:noWrap/>
            <w:vAlign w:val="center"/>
            <w:hideMark/>
          </w:tcPr>
          <w:p w14:paraId="5A73CA18" w14:textId="57D062F1" w:rsidR="00535548" w:rsidRPr="001E7A27" w:rsidRDefault="00535548" w:rsidP="00B753DA">
            <w:pPr>
              <w:pStyle w:val="AR6Table"/>
              <w:rPr>
                <w:b/>
                <w:lang w:val="en-GB"/>
              </w:rPr>
            </w:pPr>
            <w:r w:rsidRPr="001E7A27">
              <w:rPr>
                <w:b/>
                <w:lang w:val="en-GB"/>
              </w:rPr>
              <w:t>(PgC ppm</w:t>
            </w:r>
            <w:del w:id="4414" w:author="Ian Blenkinsop" w:date="2021-07-28T14:35:00Z">
              <w:r w:rsidRPr="001E7A27" w:rsidDel="00FC1A6F">
                <w:rPr>
                  <w:b/>
                  <w:vertAlign w:val="superscript"/>
                  <w:lang w:val="en-GB"/>
                </w:rPr>
                <w:delText>-</w:delText>
              </w:r>
            </w:del>
            <w:ins w:id="4415" w:author="Ian Blenkinsop" w:date="2021-07-28T14:35:00Z">
              <w:r w:rsidR="00FC1A6F" w:rsidRPr="001E7A27">
                <w:rPr>
                  <w:b/>
                  <w:vertAlign w:val="superscript"/>
                  <w:lang w:val="en-GB"/>
                </w:rPr>
                <w:t>–</w:t>
              </w:r>
            </w:ins>
            <w:r w:rsidRPr="001E7A27">
              <w:rPr>
                <w:b/>
                <w:vertAlign w:val="superscript"/>
                <w:lang w:val="en-GB"/>
              </w:rPr>
              <w:t>1</w:t>
            </w:r>
            <w:r w:rsidRPr="001E7A27">
              <w:rPr>
                <w:b/>
                <w:lang w:val="en-GB"/>
              </w:rPr>
              <w:t>)</w:t>
            </w:r>
          </w:p>
        </w:tc>
        <w:tc>
          <w:tcPr>
            <w:tcW w:w="2092" w:type="dxa"/>
            <w:gridSpan w:val="3"/>
            <w:tcBorders>
              <w:top w:val="nil"/>
              <w:left w:val="nil"/>
              <w:bottom w:val="single" w:sz="8" w:space="0" w:color="auto"/>
              <w:right w:val="single" w:sz="12" w:space="0" w:color="auto"/>
            </w:tcBorders>
            <w:shd w:val="clear" w:color="auto" w:fill="auto"/>
            <w:noWrap/>
            <w:vAlign w:val="center"/>
            <w:hideMark/>
          </w:tcPr>
          <w:p w14:paraId="271CE33F" w14:textId="68611187" w:rsidR="00535548" w:rsidRPr="001E7A27" w:rsidRDefault="00535548" w:rsidP="00B753DA">
            <w:pPr>
              <w:pStyle w:val="AR6Table"/>
              <w:rPr>
                <w:b/>
                <w:lang w:val="en-GB"/>
              </w:rPr>
            </w:pPr>
            <w:r w:rsidRPr="001E7A27">
              <w:rPr>
                <w:b/>
                <w:lang w:val="en-GB"/>
              </w:rPr>
              <w:t>(PgC K</w:t>
            </w:r>
            <w:del w:id="4416" w:author="Ian Blenkinsop" w:date="2021-07-28T14:36:00Z">
              <w:r w:rsidRPr="001E7A27" w:rsidDel="00FC1A6F">
                <w:rPr>
                  <w:b/>
                  <w:vertAlign w:val="superscript"/>
                  <w:lang w:val="en-GB"/>
                </w:rPr>
                <w:delText>-</w:delText>
              </w:r>
            </w:del>
            <w:ins w:id="4417" w:author="Ian Blenkinsop" w:date="2021-07-28T14:36:00Z">
              <w:r w:rsidR="00FC1A6F" w:rsidRPr="001E7A27">
                <w:rPr>
                  <w:b/>
                  <w:vertAlign w:val="superscript"/>
                  <w:lang w:val="en-GB"/>
                </w:rPr>
                <w:t>–</w:t>
              </w:r>
            </w:ins>
            <w:r w:rsidRPr="001E7A27">
              <w:rPr>
                <w:b/>
                <w:vertAlign w:val="superscript"/>
                <w:lang w:val="en-GB"/>
              </w:rPr>
              <w:t>1</w:t>
            </w:r>
            <w:r w:rsidRPr="001E7A27">
              <w:rPr>
                <w:b/>
                <w:lang w:val="en-GB"/>
              </w:rPr>
              <w:t>)</w:t>
            </w:r>
          </w:p>
        </w:tc>
      </w:tr>
      <w:tr w:rsidR="00535548" w:rsidRPr="001E7A27" w14:paraId="3E234C2D"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23FF16B9" w14:textId="77777777" w:rsidR="00535548" w:rsidRPr="001E7A27" w:rsidRDefault="00535548" w:rsidP="00B753DA">
            <w:pPr>
              <w:pStyle w:val="AR6Table"/>
              <w:rPr>
                <w:lang w:val="en-GB"/>
              </w:rPr>
            </w:pPr>
            <w:r w:rsidRPr="001E7A27">
              <w:rPr>
                <w:lang w:val="en-GB"/>
              </w:rPr>
              <w:t>ACCESS-ESM1.5</w:t>
            </w:r>
          </w:p>
        </w:tc>
        <w:tc>
          <w:tcPr>
            <w:tcW w:w="998" w:type="dxa"/>
            <w:tcBorders>
              <w:top w:val="nil"/>
              <w:left w:val="single" w:sz="8" w:space="0" w:color="auto"/>
              <w:bottom w:val="nil"/>
              <w:right w:val="nil"/>
            </w:tcBorders>
            <w:shd w:val="clear" w:color="auto" w:fill="auto"/>
            <w:noWrap/>
            <w:vAlign w:val="center"/>
            <w:hideMark/>
          </w:tcPr>
          <w:p w14:paraId="0C178224" w14:textId="77777777" w:rsidR="00535548" w:rsidRPr="001E7A27" w:rsidRDefault="00535548" w:rsidP="00B753DA">
            <w:pPr>
              <w:pStyle w:val="AR6Table"/>
              <w:rPr>
                <w:lang w:val="en-GB"/>
              </w:rPr>
            </w:pPr>
            <w:r w:rsidRPr="001E7A27">
              <w:rPr>
                <w:lang w:val="en-GB"/>
              </w:rPr>
              <w:t>0.37</w:t>
            </w:r>
          </w:p>
        </w:tc>
        <w:tc>
          <w:tcPr>
            <w:tcW w:w="645" w:type="dxa"/>
            <w:tcBorders>
              <w:top w:val="nil"/>
              <w:left w:val="nil"/>
              <w:bottom w:val="nil"/>
              <w:right w:val="nil"/>
            </w:tcBorders>
            <w:shd w:val="clear" w:color="auto" w:fill="auto"/>
            <w:noWrap/>
            <w:vAlign w:val="center"/>
          </w:tcPr>
          <w:p w14:paraId="7CE844C3" w14:textId="77777777" w:rsidR="00535548" w:rsidRPr="001E7A27"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75A2FB0D" w14:textId="77777777" w:rsidR="00535548" w:rsidRPr="001E7A27"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088618A3" w14:textId="1C342B58" w:rsidR="00535548" w:rsidRPr="001E7A27" w:rsidRDefault="00535548" w:rsidP="00B753DA">
            <w:pPr>
              <w:pStyle w:val="AR6Table"/>
              <w:rPr>
                <w:lang w:val="en-GB"/>
              </w:rPr>
            </w:pPr>
            <w:del w:id="4418" w:author="Ian Blenkinsop" w:date="2021-07-28T14:36:00Z">
              <w:r w:rsidRPr="001E7A27" w:rsidDel="00FC1A6F">
                <w:rPr>
                  <w:lang w:val="en-GB"/>
                </w:rPr>
                <w:delText>-</w:delText>
              </w:r>
            </w:del>
            <w:ins w:id="4419" w:author="Ian Blenkinsop" w:date="2021-07-28T14:36:00Z">
              <w:r w:rsidR="00FC1A6F" w:rsidRPr="001E7A27">
                <w:rPr>
                  <w:lang w:val="en-GB"/>
                </w:rPr>
                <w:t>–</w:t>
              </w:r>
            </w:ins>
            <w:r w:rsidRPr="001E7A27">
              <w:rPr>
                <w:lang w:val="en-GB"/>
              </w:rPr>
              <w:t>21.1</w:t>
            </w:r>
          </w:p>
        </w:tc>
        <w:tc>
          <w:tcPr>
            <w:tcW w:w="479" w:type="dxa"/>
            <w:tcBorders>
              <w:top w:val="nil"/>
              <w:left w:val="nil"/>
              <w:bottom w:val="nil"/>
              <w:right w:val="nil"/>
            </w:tcBorders>
            <w:shd w:val="clear" w:color="auto" w:fill="auto"/>
            <w:noWrap/>
            <w:vAlign w:val="center"/>
            <w:hideMark/>
          </w:tcPr>
          <w:p w14:paraId="1B6BE2E2" w14:textId="77777777" w:rsidR="00535548" w:rsidRPr="001E7A27"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14EBBE63" w14:textId="77777777" w:rsidR="00535548" w:rsidRPr="001E7A27"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32F39DFA" w14:textId="77777777" w:rsidR="00535548" w:rsidRPr="001E7A27" w:rsidRDefault="00535548" w:rsidP="00B753DA">
            <w:pPr>
              <w:pStyle w:val="AR6Table"/>
              <w:rPr>
                <w:lang w:val="en-GB"/>
              </w:rPr>
            </w:pPr>
            <w:r w:rsidRPr="001E7A27">
              <w:rPr>
                <w:lang w:val="en-GB"/>
              </w:rPr>
              <w:t>0.90</w:t>
            </w:r>
          </w:p>
        </w:tc>
        <w:tc>
          <w:tcPr>
            <w:tcW w:w="479" w:type="dxa"/>
            <w:tcBorders>
              <w:top w:val="nil"/>
              <w:left w:val="nil"/>
              <w:bottom w:val="nil"/>
              <w:right w:val="nil"/>
            </w:tcBorders>
            <w:shd w:val="clear" w:color="auto" w:fill="auto"/>
            <w:noWrap/>
            <w:vAlign w:val="center"/>
            <w:hideMark/>
          </w:tcPr>
          <w:p w14:paraId="47005AA2" w14:textId="77777777" w:rsidR="00535548" w:rsidRPr="001E7A27"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73A1D862" w14:textId="77777777" w:rsidR="00535548" w:rsidRPr="001E7A27"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22F71825" w14:textId="55055E22" w:rsidR="00535548" w:rsidRPr="001E7A27" w:rsidRDefault="00535548" w:rsidP="00B753DA">
            <w:pPr>
              <w:pStyle w:val="AR6Table"/>
              <w:rPr>
                <w:lang w:val="en-GB"/>
              </w:rPr>
            </w:pPr>
            <w:del w:id="4420" w:author="Ian Blenkinsop" w:date="2021-07-28T14:37:00Z">
              <w:r w:rsidRPr="001E7A27" w:rsidDel="00FC1A6F">
                <w:rPr>
                  <w:lang w:val="en-GB"/>
                </w:rPr>
                <w:delText>-</w:delText>
              </w:r>
            </w:del>
            <w:ins w:id="4421" w:author="Ian Blenkinsop" w:date="2021-07-28T14:37:00Z">
              <w:r w:rsidR="00FC1A6F" w:rsidRPr="001E7A27">
                <w:rPr>
                  <w:lang w:val="en-GB"/>
                </w:rPr>
                <w:t>–</w:t>
              </w:r>
            </w:ins>
            <w:r w:rsidRPr="001E7A27">
              <w:rPr>
                <w:lang w:val="en-GB"/>
              </w:rPr>
              <w:t>23.8</w:t>
            </w:r>
          </w:p>
        </w:tc>
        <w:tc>
          <w:tcPr>
            <w:tcW w:w="479" w:type="dxa"/>
            <w:tcBorders>
              <w:top w:val="nil"/>
              <w:left w:val="nil"/>
              <w:bottom w:val="nil"/>
              <w:right w:val="nil"/>
            </w:tcBorders>
            <w:shd w:val="clear" w:color="auto" w:fill="auto"/>
            <w:noWrap/>
            <w:vAlign w:val="center"/>
            <w:hideMark/>
          </w:tcPr>
          <w:p w14:paraId="7C6616AF" w14:textId="77777777" w:rsidR="00535548" w:rsidRPr="001E7A27"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73813035" w14:textId="77777777" w:rsidR="00535548" w:rsidRPr="001E7A27" w:rsidRDefault="00535548" w:rsidP="00B753DA">
            <w:pPr>
              <w:pStyle w:val="AR6Table"/>
              <w:rPr>
                <w:lang w:val="en-GB"/>
              </w:rPr>
            </w:pPr>
          </w:p>
        </w:tc>
      </w:tr>
      <w:tr w:rsidR="00535548" w:rsidRPr="001E7A27" w14:paraId="5F9FA0E8"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6B2E3BFA" w14:textId="77777777" w:rsidR="00535548" w:rsidRPr="001E7A27" w:rsidRDefault="00535548" w:rsidP="00B753DA">
            <w:pPr>
              <w:pStyle w:val="AR6Table"/>
              <w:rPr>
                <w:lang w:val="en-GB"/>
              </w:rPr>
            </w:pPr>
            <w:r w:rsidRPr="001E7A27">
              <w:rPr>
                <w:lang w:val="en-GB"/>
              </w:rPr>
              <w:t>CanESM5</w:t>
            </w:r>
          </w:p>
        </w:tc>
        <w:tc>
          <w:tcPr>
            <w:tcW w:w="998" w:type="dxa"/>
            <w:tcBorders>
              <w:top w:val="nil"/>
              <w:left w:val="single" w:sz="8" w:space="0" w:color="auto"/>
              <w:bottom w:val="nil"/>
              <w:right w:val="nil"/>
            </w:tcBorders>
            <w:shd w:val="clear" w:color="auto" w:fill="auto"/>
            <w:noWrap/>
            <w:vAlign w:val="center"/>
            <w:hideMark/>
          </w:tcPr>
          <w:p w14:paraId="67BFD9A8" w14:textId="77777777" w:rsidR="00535548" w:rsidRPr="001E7A27" w:rsidRDefault="00535548" w:rsidP="00B753DA">
            <w:pPr>
              <w:pStyle w:val="AR6Table"/>
              <w:rPr>
                <w:lang w:val="en-GB"/>
              </w:rPr>
            </w:pPr>
            <w:r w:rsidRPr="001E7A27">
              <w:rPr>
                <w:lang w:val="en-GB"/>
              </w:rPr>
              <w:t>1.28</w:t>
            </w:r>
          </w:p>
        </w:tc>
        <w:tc>
          <w:tcPr>
            <w:tcW w:w="645" w:type="dxa"/>
            <w:tcBorders>
              <w:top w:val="nil"/>
              <w:left w:val="nil"/>
              <w:bottom w:val="nil"/>
              <w:right w:val="nil"/>
            </w:tcBorders>
            <w:shd w:val="clear" w:color="auto" w:fill="auto"/>
            <w:noWrap/>
            <w:vAlign w:val="center"/>
          </w:tcPr>
          <w:p w14:paraId="460DFB57" w14:textId="77777777" w:rsidR="00535548" w:rsidRPr="001E7A27"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2170155E" w14:textId="77777777" w:rsidR="00535548" w:rsidRPr="001E7A27"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63F08C0A" w14:textId="77777777" w:rsidR="00535548" w:rsidRPr="001E7A27" w:rsidRDefault="00535548" w:rsidP="00B753DA">
            <w:pPr>
              <w:pStyle w:val="AR6Table"/>
              <w:rPr>
                <w:lang w:val="en-GB"/>
              </w:rPr>
            </w:pPr>
            <w:r w:rsidRPr="001E7A27">
              <w:rPr>
                <w:lang w:val="en-GB"/>
              </w:rPr>
              <w:t>16.0</w:t>
            </w:r>
          </w:p>
        </w:tc>
        <w:tc>
          <w:tcPr>
            <w:tcW w:w="479" w:type="dxa"/>
            <w:tcBorders>
              <w:top w:val="nil"/>
              <w:left w:val="nil"/>
              <w:bottom w:val="nil"/>
              <w:right w:val="nil"/>
            </w:tcBorders>
            <w:shd w:val="clear" w:color="auto" w:fill="auto"/>
            <w:noWrap/>
            <w:vAlign w:val="center"/>
            <w:hideMark/>
          </w:tcPr>
          <w:p w14:paraId="1E39541F" w14:textId="77777777" w:rsidR="00535548" w:rsidRPr="001E7A27"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185CDFBD" w14:textId="77777777" w:rsidR="00535548" w:rsidRPr="001E7A27"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3E000B29" w14:textId="77777777" w:rsidR="00535548" w:rsidRPr="001E7A27" w:rsidRDefault="00535548" w:rsidP="00B753DA">
            <w:pPr>
              <w:pStyle w:val="AR6Table"/>
              <w:rPr>
                <w:lang w:val="en-GB"/>
              </w:rPr>
            </w:pPr>
            <w:r w:rsidRPr="001E7A27">
              <w:rPr>
                <w:lang w:val="en-GB"/>
              </w:rPr>
              <w:t>0.77</w:t>
            </w:r>
          </w:p>
        </w:tc>
        <w:tc>
          <w:tcPr>
            <w:tcW w:w="479" w:type="dxa"/>
            <w:tcBorders>
              <w:top w:val="nil"/>
              <w:left w:val="nil"/>
              <w:bottom w:val="nil"/>
              <w:right w:val="nil"/>
            </w:tcBorders>
            <w:shd w:val="clear" w:color="auto" w:fill="auto"/>
            <w:noWrap/>
            <w:vAlign w:val="center"/>
            <w:hideMark/>
          </w:tcPr>
          <w:p w14:paraId="22B8F1E6" w14:textId="77777777" w:rsidR="00535548" w:rsidRPr="001E7A27"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2C24BB67" w14:textId="77777777" w:rsidR="00535548" w:rsidRPr="001E7A27"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183636C3" w14:textId="18FA5BD6" w:rsidR="00535548" w:rsidRPr="001E7A27" w:rsidRDefault="00535548" w:rsidP="00B753DA">
            <w:pPr>
              <w:pStyle w:val="AR6Table"/>
              <w:rPr>
                <w:lang w:val="en-GB"/>
              </w:rPr>
            </w:pPr>
            <w:del w:id="4422" w:author="Ian Blenkinsop" w:date="2021-07-28T14:37:00Z">
              <w:r w:rsidRPr="001E7A27" w:rsidDel="00FC1A6F">
                <w:rPr>
                  <w:lang w:val="en-GB"/>
                </w:rPr>
                <w:delText>-</w:delText>
              </w:r>
            </w:del>
            <w:ins w:id="4423" w:author="Ian Blenkinsop" w:date="2021-07-28T14:37:00Z">
              <w:r w:rsidR="00FC1A6F" w:rsidRPr="001E7A27">
                <w:rPr>
                  <w:lang w:val="en-GB"/>
                </w:rPr>
                <w:t>–</w:t>
              </w:r>
            </w:ins>
            <w:r w:rsidRPr="001E7A27">
              <w:rPr>
                <w:lang w:val="en-GB"/>
              </w:rPr>
              <w:t>14.7</w:t>
            </w:r>
          </w:p>
        </w:tc>
        <w:tc>
          <w:tcPr>
            <w:tcW w:w="479" w:type="dxa"/>
            <w:tcBorders>
              <w:top w:val="nil"/>
              <w:left w:val="nil"/>
              <w:bottom w:val="nil"/>
              <w:right w:val="nil"/>
            </w:tcBorders>
            <w:shd w:val="clear" w:color="auto" w:fill="auto"/>
            <w:noWrap/>
            <w:vAlign w:val="center"/>
            <w:hideMark/>
          </w:tcPr>
          <w:p w14:paraId="72DF903B" w14:textId="77777777" w:rsidR="00535548" w:rsidRPr="001E7A27"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05AD2CE3" w14:textId="77777777" w:rsidR="00535548" w:rsidRPr="001E7A27" w:rsidRDefault="00535548" w:rsidP="00B753DA">
            <w:pPr>
              <w:pStyle w:val="AR6Table"/>
              <w:rPr>
                <w:lang w:val="en-GB"/>
              </w:rPr>
            </w:pPr>
          </w:p>
        </w:tc>
      </w:tr>
      <w:tr w:rsidR="00535548" w:rsidRPr="001E7A27" w14:paraId="176C25D7"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09ECD713" w14:textId="77777777" w:rsidR="00535548" w:rsidRPr="001E7A27" w:rsidRDefault="00535548" w:rsidP="00B753DA">
            <w:pPr>
              <w:pStyle w:val="AR6Table"/>
              <w:rPr>
                <w:lang w:val="en-GB"/>
              </w:rPr>
            </w:pPr>
            <w:r w:rsidRPr="001E7A27">
              <w:rPr>
                <w:lang w:val="en-GB"/>
              </w:rPr>
              <w:t>CESM2</w:t>
            </w:r>
          </w:p>
        </w:tc>
        <w:tc>
          <w:tcPr>
            <w:tcW w:w="998" w:type="dxa"/>
            <w:tcBorders>
              <w:top w:val="nil"/>
              <w:left w:val="single" w:sz="8" w:space="0" w:color="auto"/>
              <w:bottom w:val="nil"/>
              <w:right w:val="nil"/>
            </w:tcBorders>
            <w:shd w:val="clear" w:color="auto" w:fill="auto"/>
            <w:noWrap/>
            <w:vAlign w:val="center"/>
            <w:hideMark/>
          </w:tcPr>
          <w:p w14:paraId="5E03B1DE" w14:textId="77777777" w:rsidR="00535548" w:rsidRPr="001E7A27" w:rsidRDefault="00535548" w:rsidP="00B753DA">
            <w:pPr>
              <w:pStyle w:val="AR6Table"/>
              <w:rPr>
                <w:lang w:val="en-GB"/>
              </w:rPr>
            </w:pPr>
            <w:r w:rsidRPr="001E7A27">
              <w:rPr>
                <w:lang w:val="en-GB"/>
              </w:rPr>
              <w:t>0.90</w:t>
            </w:r>
          </w:p>
        </w:tc>
        <w:tc>
          <w:tcPr>
            <w:tcW w:w="645" w:type="dxa"/>
            <w:tcBorders>
              <w:top w:val="nil"/>
              <w:left w:val="nil"/>
              <w:bottom w:val="nil"/>
              <w:right w:val="nil"/>
            </w:tcBorders>
            <w:shd w:val="clear" w:color="auto" w:fill="auto"/>
            <w:noWrap/>
            <w:vAlign w:val="center"/>
          </w:tcPr>
          <w:p w14:paraId="4ECB73CE" w14:textId="77777777" w:rsidR="00535548" w:rsidRPr="001E7A27"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6E267DB9" w14:textId="77777777" w:rsidR="00535548" w:rsidRPr="001E7A27"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55B224E2" w14:textId="37402A1A" w:rsidR="00535548" w:rsidRPr="001E7A27" w:rsidRDefault="00535548" w:rsidP="00B753DA">
            <w:pPr>
              <w:pStyle w:val="AR6Table"/>
              <w:rPr>
                <w:lang w:val="en-GB"/>
              </w:rPr>
            </w:pPr>
            <w:del w:id="4424" w:author="Ian Blenkinsop" w:date="2021-07-28T14:36:00Z">
              <w:r w:rsidRPr="001E7A27" w:rsidDel="00FC1A6F">
                <w:rPr>
                  <w:lang w:val="en-GB"/>
                </w:rPr>
                <w:delText>-</w:delText>
              </w:r>
            </w:del>
            <w:ins w:id="4425" w:author="Ian Blenkinsop" w:date="2021-07-28T14:36:00Z">
              <w:r w:rsidR="00FC1A6F" w:rsidRPr="001E7A27">
                <w:rPr>
                  <w:lang w:val="en-GB"/>
                </w:rPr>
                <w:t>–</w:t>
              </w:r>
            </w:ins>
            <w:r w:rsidRPr="001E7A27">
              <w:rPr>
                <w:lang w:val="en-GB"/>
              </w:rPr>
              <w:t>21.6</w:t>
            </w:r>
          </w:p>
        </w:tc>
        <w:tc>
          <w:tcPr>
            <w:tcW w:w="479" w:type="dxa"/>
            <w:tcBorders>
              <w:top w:val="nil"/>
              <w:left w:val="nil"/>
              <w:bottom w:val="nil"/>
              <w:right w:val="nil"/>
            </w:tcBorders>
            <w:shd w:val="clear" w:color="auto" w:fill="auto"/>
            <w:noWrap/>
            <w:vAlign w:val="center"/>
            <w:hideMark/>
          </w:tcPr>
          <w:p w14:paraId="2E3DC38D" w14:textId="77777777" w:rsidR="00535548" w:rsidRPr="001E7A27"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1283BCB6" w14:textId="77777777" w:rsidR="00535548" w:rsidRPr="001E7A27"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62EB4657" w14:textId="77777777" w:rsidR="00535548" w:rsidRPr="001E7A27" w:rsidRDefault="00535548" w:rsidP="00B753DA">
            <w:pPr>
              <w:pStyle w:val="AR6Table"/>
              <w:rPr>
                <w:lang w:val="en-GB"/>
              </w:rPr>
            </w:pPr>
            <w:r w:rsidRPr="001E7A27">
              <w:rPr>
                <w:lang w:val="en-GB"/>
              </w:rPr>
              <w:t>0.71</w:t>
            </w:r>
          </w:p>
        </w:tc>
        <w:tc>
          <w:tcPr>
            <w:tcW w:w="479" w:type="dxa"/>
            <w:tcBorders>
              <w:top w:val="nil"/>
              <w:left w:val="nil"/>
              <w:bottom w:val="nil"/>
              <w:right w:val="nil"/>
            </w:tcBorders>
            <w:shd w:val="clear" w:color="auto" w:fill="auto"/>
            <w:noWrap/>
            <w:vAlign w:val="center"/>
            <w:hideMark/>
          </w:tcPr>
          <w:p w14:paraId="76F66898" w14:textId="77777777" w:rsidR="00535548" w:rsidRPr="001E7A27"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66178C1F" w14:textId="77777777" w:rsidR="00535548" w:rsidRPr="001E7A27"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306779AC" w14:textId="1E6F4C1A" w:rsidR="00535548" w:rsidRPr="001E7A27" w:rsidRDefault="00535548" w:rsidP="00B753DA">
            <w:pPr>
              <w:pStyle w:val="AR6Table"/>
              <w:rPr>
                <w:lang w:val="en-GB"/>
              </w:rPr>
            </w:pPr>
            <w:del w:id="4426" w:author="Ian Blenkinsop" w:date="2021-07-28T14:36:00Z">
              <w:r w:rsidRPr="001E7A27" w:rsidDel="00FC1A6F">
                <w:rPr>
                  <w:lang w:val="en-GB"/>
                </w:rPr>
                <w:delText>-</w:delText>
              </w:r>
            </w:del>
            <w:ins w:id="4427" w:author="Ian Blenkinsop" w:date="2021-07-28T14:36:00Z">
              <w:r w:rsidR="00FC1A6F" w:rsidRPr="001E7A27">
                <w:rPr>
                  <w:lang w:val="en-GB"/>
                </w:rPr>
                <w:t>–</w:t>
              </w:r>
            </w:ins>
            <w:r w:rsidRPr="001E7A27">
              <w:rPr>
                <w:lang w:val="en-GB"/>
              </w:rPr>
              <w:t>10.9</w:t>
            </w:r>
          </w:p>
        </w:tc>
        <w:tc>
          <w:tcPr>
            <w:tcW w:w="479" w:type="dxa"/>
            <w:tcBorders>
              <w:top w:val="nil"/>
              <w:left w:val="nil"/>
              <w:bottom w:val="nil"/>
              <w:right w:val="nil"/>
            </w:tcBorders>
            <w:shd w:val="clear" w:color="auto" w:fill="auto"/>
            <w:noWrap/>
            <w:vAlign w:val="center"/>
            <w:hideMark/>
          </w:tcPr>
          <w:p w14:paraId="0CB3915B" w14:textId="77777777" w:rsidR="00535548" w:rsidRPr="001E7A27"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5FDC09AD" w14:textId="77777777" w:rsidR="00535548" w:rsidRPr="001E7A27" w:rsidRDefault="00535548" w:rsidP="00B753DA">
            <w:pPr>
              <w:pStyle w:val="AR6Table"/>
              <w:rPr>
                <w:lang w:val="en-GB"/>
              </w:rPr>
            </w:pPr>
          </w:p>
        </w:tc>
      </w:tr>
      <w:tr w:rsidR="00535548" w:rsidRPr="001E7A27" w14:paraId="184EB7CE"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2AF4637A" w14:textId="77777777" w:rsidR="00535548" w:rsidRPr="001E7A27" w:rsidRDefault="00535548" w:rsidP="00B753DA">
            <w:pPr>
              <w:pStyle w:val="AR6Table"/>
              <w:rPr>
                <w:lang w:val="en-GB"/>
              </w:rPr>
            </w:pPr>
            <w:r w:rsidRPr="001E7A27">
              <w:rPr>
                <w:lang w:val="en-GB"/>
              </w:rPr>
              <w:t>CNRM-ESM2-1</w:t>
            </w:r>
          </w:p>
        </w:tc>
        <w:tc>
          <w:tcPr>
            <w:tcW w:w="998" w:type="dxa"/>
            <w:tcBorders>
              <w:top w:val="nil"/>
              <w:left w:val="single" w:sz="8" w:space="0" w:color="auto"/>
              <w:bottom w:val="nil"/>
              <w:right w:val="nil"/>
            </w:tcBorders>
            <w:shd w:val="clear" w:color="auto" w:fill="auto"/>
            <w:noWrap/>
            <w:vAlign w:val="center"/>
            <w:hideMark/>
          </w:tcPr>
          <w:p w14:paraId="7C9905E6" w14:textId="77777777" w:rsidR="00535548" w:rsidRPr="001E7A27" w:rsidRDefault="00535548" w:rsidP="00B753DA">
            <w:pPr>
              <w:pStyle w:val="AR6Table"/>
              <w:rPr>
                <w:lang w:val="en-GB"/>
              </w:rPr>
            </w:pPr>
            <w:r w:rsidRPr="001E7A27">
              <w:rPr>
                <w:lang w:val="en-GB"/>
              </w:rPr>
              <w:t>1.36</w:t>
            </w:r>
          </w:p>
        </w:tc>
        <w:tc>
          <w:tcPr>
            <w:tcW w:w="645" w:type="dxa"/>
            <w:tcBorders>
              <w:top w:val="nil"/>
              <w:left w:val="nil"/>
              <w:bottom w:val="nil"/>
              <w:right w:val="nil"/>
            </w:tcBorders>
            <w:shd w:val="clear" w:color="auto" w:fill="auto"/>
            <w:noWrap/>
            <w:vAlign w:val="center"/>
          </w:tcPr>
          <w:p w14:paraId="15844CCE" w14:textId="77777777" w:rsidR="00535548" w:rsidRPr="001E7A27"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0F83453E" w14:textId="77777777" w:rsidR="00535548" w:rsidRPr="001E7A27"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3A041D29" w14:textId="208CF048" w:rsidR="00535548" w:rsidRPr="001E7A27" w:rsidRDefault="00535548" w:rsidP="00B753DA">
            <w:pPr>
              <w:pStyle w:val="AR6Table"/>
              <w:rPr>
                <w:lang w:val="en-GB"/>
              </w:rPr>
            </w:pPr>
            <w:del w:id="4428" w:author="Ian Blenkinsop" w:date="2021-07-28T14:36:00Z">
              <w:r w:rsidRPr="001E7A27" w:rsidDel="00FC1A6F">
                <w:rPr>
                  <w:lang w:val="en-GB"/>
                </w:rPr>
                <w:delText>-</w:delText>
              </w:r>
            </w:del>
            <w:ins w:id="4429" w:author="Ian Blenkinsop" w:date="2021-07-28T14:36:00Z">
              <w:r w:rsidR="00FC1A6F" w:rsidRPr="001E7A27">
                <w:rPr>
                  <w:lang w:val="en-GB"/>
                </w:rPr>
                <w:t>–</w:t>
              </w:r>
            </w:ins>
            <w:r w:rsidRPr="001E7A27">
              <w:rPr>
                <w:lang w:val="en-GB"/>
              </w:rPr>
              <w:t>83.1</w:t>
            </w:r>
          </w:p>
        </w:tc>
        <w:tc>
          <w:tcPr>
            <w:tcW w:w="479" w:type="dxa"/>
            <w:tcBorders>
              <w:top w:val="nil"/>
              <w:left w:val="nil"/>
              <w:bottom w:val="nil"/>
              <w:right w:val="nil"/>
            </w:tcBorders>
            <w:shd w:val="clear" w:color="auto" w:fill="auto"/>
            <w:noWrap/>
            <w:vAlign w:val="center"/>
            <w:hideMark/>
          </w:tcPr>
          <w:p w14:paraId="4ADF8C3B" w14:textId="77777777" w:rsidR="00535548" w:rsidRPr="001E7A27"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7D138135" w14:textId="77777777" w:rsidR="00535548" w:rsidRPr="001E7A27"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7050BCEC" w14:textId="77777777" w:rsidR="00535548" w:rsidRPr="001E7A27" w:rsidRDefault="00535548" w:rsidP="00B753DA">
            <w:pPr>
              <w:pStyle w:val="AR6Table"/>
              <w:rPr>
                <w:lang w:val="en-GB"/>
              </w:rPr>
            </w:pPr>
            <w:r w:rsidRPr="001E7A27">
              <w:rPr>
                <w:lang w:val="en-GB"/>
              </w:rPr>
              <w:t>0.70</w:t>
            </w:r>
          </w:p>
        </w:tc>
        <w:tc>
          <w:tcPr>
            <w:tcW w:w="479" w:type="dxa"/>
            <w:tcBorders>
              <w:top w:val="nil"/>
              <w:left w:val="nil"/>
              <w:bottom w:val="nil"/>
              <w:right w:val="nil"/>
            </w:tcBorders>
            <w:shd w:val="clear" w:color="auto" w:fill="auto"/>
            <w:noWrap/>
            <w:vAlign w:val="center"/>
            <w:hideMark/>
          </w:tcPr>
          <w:p w14:paraId="646C8E83" w14:textId="77777777" w:rsidR="00535548" w:rsidRPr="001E7A27"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33A41D45" w14:textId="77777777" w:rsidR="00535548" w:rsidRPr="001E7A27"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3A03A633" w14:textId="5C4CC966" w:rsidR="00535548" w:rsidRPr="001E7A27" w:rsidRDefault="00535548" w:rsidP="00B753DA">
            <w:pPr>
              <w:pStyle w:val="AR6Table"/>
              <w:rPr>
                <w:lang w:val="en-GB"/>
              </w:rPr>
            </w:pPr>
            <w:del w:id="4430" w:author="Ian Blenkinsop" w:date="2021-07-28T14:36:00Z">
              <w:r w:rsidRPr="001E7A27" w:rsidDel="00FC1A6F">
                <w:rPr>
                  <w:lang w:val="en-GB"/>
                </w:rPr>
                <w:delText>-</w:delText>
              </w:r>
            </w:del>
            <w:ins w:id="4431" w:author="Ian Blenkinsop" w:date="2021-07-28T14:36:00Z">
              <w:r w:rsidR="00FC1A6F" w:rsidRPr="001E7A27">
                <w:rPr>
                  <w:lang w:val="en-GB"/>
                </w:rPr>
                <w:t>–</w:t>
              </w:r>
            </w:ins>
            <w:r w:rsidRPr="001E7A27">
              <w:rPr>
                <w:lang w:val="en-GB"/>
              </w:rPr>
              <w:t>9.4</w:t>
            </w:r>
          </w:p>
        </w:tc>
        <w:tc>
          <w:tcPr>
            <w:tcW w:w="479" w:type="dxa"/>
            <w:tcBorders>
              <w:top w:val="nil"/>
              <w:left w:val="nil"/>
              <w:bottom w:val="nil"/>
              <w:right w:val="nil"/>
            </w:tcBorders>
            <w:shd w:val="clear" w:color="auto" w:fill="auto"/>
            <w:noWrap/>
            <w:vAlign w:val="center"/>
            <w:hideMark/>
          </w:tcPr>
          <w:p w14:paraId="390BCCF7" w14:textId="77777777" w:rsidR="00535548" w:rsidRPr="001E7A27"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14C302CA" w14:textId="77777777" w:rsidR="00535548" w:rsidRPr="001E7A27" w:rsidRDefault="00535548" w:rsidP="00B753DA">
            <w:pPr>
              <w:pStyle w:val="AR6Table"/>
              <w:rPr>
                <w:lang w:val="en-GB"/>
              </w:rPr>
            </w:pPr>
          </w:p>
        </w:tc>
      </w:tr>
      <w:tr w:rsidR="00535548" w:rsidRPr="001E7A27" w14:paraId="4F597357"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1EEE2B10" w14:textId="77777777" w:rsidR="00535548" w:rsidRPr="001E7A27" w:rsidRDefault="00535548" w:rsidP="00B753DA">
            <w:pPr>
              <w:pStyle w:val="AR6Table"/>
              <w:rPr>
                <w:lang w:val="en-GB"/>
              </w:rPr>
            </w:pPr>
            <w:r w:rsidRPr="001E7A27">
              <w:rPr>
                <w:lang w:val="en-GB"/>
              </w:rPr>
              <w:t>IPSL-CM6A-LR</w:t>
            </w:r>
          </w:p>
        </w:tc>
        <w:tc>
          <w:tcPr>
            <w:tcW w:w="998" w:type="dxa"/>
            <w:tcBorders>
              <w:top w:val="nil"/>
              <w:left w:val="single" w:sz="8" w:space="0" w:color="auto"/>
              <w:bottom w:val="nil"/>
              <w:right w:val="nil"/>
            </w:tcBorders>
            <w:shd w:val="clear" w:color="auto" w:fill="auto"/>
            <w:noWrap/>
            <w:vAlign w:val="center"/>
            <w:hideMark/>
          </w:tcPr>
          <w:p w14:paraId="31F6B465" w14:textId="77777777" w:rsidR="00535548" w:rsidRPr="001E7A27" w:rsidRDefault="00535548" w:rsidP="00B753DA">
            <w:pPr>
              <w:pStyle w:val="AR6Table"/>
              <w:rPr>
                <w:lang w:val="en-GB"/>
              </w:rPr>
            </w:pPr>
            <w:r w:rsidRPr="001E7A27">
              <w:rPr>
                <w:lang w:val="en-GB"/>
              </w:rPr>
              <w:t>0.62</w:t>
            </w:r>
          </w:p>
        </w:tc>
        <w:tc>
          <w:tcPr>
            <w:tcW w:w="645" w:type="dxa"/>
            <w:tcBorders>
              <w:top w:val="nil"/>
              <w:left w:val="nil"/>
              <w:bottom w:val="nil"/>
              <w:right w:val="nil"/>
            </w:tcBorders>
            <w:shd w:val="clear" w:color="auto" w:fill="auto"/>
            <w:noWrap/>
            <w:vAlign w:val="center"/>
          </w:tcPr>
          <w:p w14:paraId="60734747" w14:textId="77777777" w:rsidR="00535548" w:rsidRPr="001E7A27"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41825EA9" w14:textId="77777777" w:rsidR="00535548" w:rsidRPr="001E7A27"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41765A80" w14:textId="7AB020C7" w:rsidR="00535548" w:rsidRPr="001E7A27" w:rsidRDefault="00535548" w:rsidP="00B753DA">
            <w:pPr>
              <w:pStyle w:val="AR6Table"/>
              <w:rPr>
                <w:lang w:val="en-GB"/>
              </w:rPr>
            </w:pPr>
            <w:del w:id="4432" w:author="Ian Blenkinsop" w:date="2021-07-28T14:36:00Z">
              <w:r w:rsidRPr="001E7A27" w:rsidDel="00FC1A6F">
                <w:rPr>
                  <w:lang w:val="en-GB"/>
                </w:rPr>
                <w:delText>-</w:delText>
              </w:r>
            </w:del>
            <w:ins w:id="4433" w:author="Ian Blenkinsop" w:date="2021-07-28T14:36:00Z">
              <w:r w:rsidR="00FC1A6F" w:rsidRPr="001E7A27">
                <w:rPr>
                  <w:lang w:val="en-GB"/>
                </w:rPr>
                <w:t>–</w:t>
              </w:r>
            </w:ins>
            <w:r w:rsidRPr="001E7A27">
              <w:rPr>
                <w:lang w:val="en-GB"/>
              </w:rPr>
              <w:t>8.7</w:t>
            </w:r>
          </w:p>
        </w:tc>
        <w:tc>
          <w:tcPr>
            <w:tcW w:w="479" w:type="dxa"/>
            <w:tcBorders>
              <w:top w:val="nil"/>
              <w:left w:val="nil"/>
              <w:bottom w:val="nil"/>
              <w:right w:val="nil"/>
            </w:tcBorders>
            <w:shd w:val="clear" w:color="auto" w:fill="auto"/>
            <w:noWrap/>
            <w:vAlign w:val="center"/>
            <w:hideMark/>
          </w:tcPr>
          <w:p w14:paraId="747AC9EC" w14:textId="77777777" w:rsidR="00535548" w:rsidRPr="001E7A27"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25A15261" w14:textId="77777777" w:rsidR="00535548" w:rsidRPr="001E7A27"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38E21F97" w14:textId="77777777" w:rsidR="00535548" w:rsidRPr="001E7A27" w:rsidRDefault="00535548" w:rsidP="00B753DA">
            <w:pPr>
              <w:pStyle w:val="AR6Table"/>
              <w:rPr>
                <w:lang w:val="en-GB"/>
              </w:rPr>
            </w:pPr>
            <w:r w:rsidRPr="001E7A27">
              <w:rPr>
                <w:lang w:val="en-GB"/>
              </w:rPr>
              <w:t>0.76</w:t>
            </w:r>
          </w:p>
        </w:tc>
        <w:tc>
          <w:tcPr>
            <w:tcW w:w="479" w:type="dxa"/>
            <w:tcBorders>
              <w:top w:val="nil"/>
              <w:left w:val="nil"/>
              <w:bottom w:val="nil"/>
              <w:right w:val="nil"/>
            </w:tcBorders>
            <w:shd w:val="clear" w:color="auto" w:fill="auto"/>
            <w:noWrap/>
            <w:vAlign w:val="center"/>
            <w:hideMark/>
          </w:tcPr>
          <w:p w14:paraId="55E2C137" w14:textId="77777777" w:rsidR="00535548" w:rsidRPr="001E7A27"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771B4141" w14:textId="77777777" w:rsidR="00535548" w:rsidRPr="001E7A27"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6BA3587E" w14:textId="7438E867" w:rsidR="00535548" w:rsidRPr="001E7A27" w:rsidRDefault="00535548" w:rsidP="00B753DA">
            <w:pPr>
              <w:pStyle w:val="AR6Table"/>
              <w:rPr>
                <w:lang w:val="en-GB"/>
              </w:rPr>
            </w:pPr>
            <w:del w:id="4434" w:author="Ian Blenkinsop" w:date="2021-07-28T14:36:00Z">
              <w:r w:rsidRPr="001E7A27" w:rsidDel="00FC1A6F">
                <w:rPr>
                  <w:lang w:val="en-GB"/>
                </w:rPr>
                <w:delText>-</w:delText>
              </w:r>
            </w:del>
            <w:ins w:id="4435" w:author="Ian Blenkinsop" w:date="2021-07-28T14:36:00Z">
              <w:r w:rsidR="00FC1A6F" w:rsidRPr="001E7A27">
                <w:rPr>
                  <w:lang w:val="en-GB"/>
                </w:rPr>
                <w:t>–</w:t>
              </w:r>
            </w:ins>
            <w:r w:rsidRPr="001E7A27">
              <w:rPr>
                <w:lang w:val="en-GB"/>
              </w:rPr>
              <w:t>13.0</w:t>
            </w:r>
          </w:p>
        </w:tc>
        <w:tc>
          <w:tcPr>
            <w:tcW w:w="479" w:type="dxa"/>
            <w:tcBorders>
              <w:top w:val="nil"/>
              <w:left w:val="nil"/>
              <w:bottom w:val="nil"/>
              <w:right w:val="nil"/>
            </w:tcBorders>
            <w:shd w:val="clear" w:color="auto" w:fill="auto"/>
            <w:noWrap/>
            <w:vAlign w:val="center"/>
            <w:hideMark/>
          </w:tcPr>
          <w:p w14:paraId="7486B99B" w14:textId="77777777" w:rsidR="00535548" w:rsidRPr="001E7A27"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6F8B556F" w14:textId="77777777" w:rsidR="00535548" w:rsidRPr="001E7A27" w:rsidRDefault="00535548" w:rsidP="00B753DA">
            <w:pPr>
              <w:pStyle w:val="AR6Table"/>
              <w:rPr>
                <w:lang w:val="en-GB"/>
              </w:rPr>
            </w:pPr>
          </w:p>
        </w:tc>
      </w:tr>
      <w:tr w:rsidR="00535548" w:rsidRPr="001E7A27" w14:paraId="7D6BD3F4"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35AABFBA" w14:textId="77777777" w:rsidR="00535548" w:rsidRPr="001E7A27" w:rsidRDefault="00535548" w:rsidP="00B753DA">
            <w:pPr>
              <w:pStyle w:val="AR6Table"/>
              <w:rPr>
                <w:lang w:val="en-GB"/>
              </w:rPr>
            </w:pPr>
            <w:r w:rsidRPr="001E7A27">
              <w:rPr>
                <w:lang w:val="en-GB"/>
              </w:rPr>
              <w:t>MIROC-ES2L</w:t>
            </w:r>
          </w:p>
        </w:tc>
        <w:tc>
          <w:tcPr>
            <w:tcW w:w="998" w:type="dxa"/>
            <w:tcBorders>
              <w:top w:val="nil"/>
              <w:left w:val="single" w:sz="8" w:space="0" w:color="auto"/>
              <w:bottom w:val="nil"/>
              <w:right w:val="nil"/>
            </w:tcBorders>
            <w:shd w:val="clear" w:color="auto" w:fill="auto"/>
            <w:noWrap/>
            <w:vAlign w:val="center"/>
            <w:hideMark/>
          </w:tcPr>
          <w:p w14:paraId="728A045B" w14:textId="77777777" w:rsidR="00535548" w:rsidRPr="001E7A27" w:rsidRDefault="00535548" w:rsidP="00B753DA">
            <w:pPr>
              <w:pStyle w:val="AR6Table"/>
              <w:rPr>
                <w:lang w:val="en-GB"/>
              </w:rPr>
            </w:pPr>
            <w:r w:rsidRPr="001E7A27">
              <w:rPr>
                <w:lang w:val="en-GB"/>
              </w:rPr>
              <w:t>1.12</w:t>
            </w:r>
          </w:p>
        </w:tc>
        <w:tc>
          <w:tcPr>
            <w:tcW w:w="645" w:type="dxa"/>
            <w:tcBorders>
              <w:top w:val="nil"/>
              <w:left w:val="nil"/>
              <w:bottom w:val="nil"/>
              <w:right w:val="nil"/>
            </w:tcBorders>
            <w:shd w:val="clear" w:color="auto" w:fill="auto"/>
            <w:noWrap/>
            <w:vAlign w:val="center"/>
          </w:tcPr>
          <w:p w14:paraId="33D60355" w14:textId="77777777" w:rsidR="00535548" w:rsidRPr="001E7A27"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344A997D" w14:textId="77777777" w:rsidR="00535548" w:rsidRPr="001E7A27"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2CEF206F" w14:textId="2E314BCB" w:rsidR="00535548" w:rsidRPr="001E7A27" w:rsidRDefault="00535548" w:rsidP="00B753DA">
            <w:pPr>
              <w:pStyle w:val="AR6Table"/>
              <w:rPr>
                <w:lang w:val="en-GB"/>
              </w:rPr>
            </w:pPr>
            <w:del w:id="4436" w:author="Ian Blenkinsop" w:date="2021-07-28T14:36:00Z">
              <w:r w:rsidRPr="001E7A27" w:rsidDel="00FC1A6F">
                <w:rPr>
                  <w:lang w:val="en-GB"/>
                </w:rPr>
                <w:delText>-</w:delText>
              </w:r>
            </w:del>
            <w:ins w:id="4437" w:author="Ian Blenkinsop" w:date="2021-07-28T14:36:00Z">
              <w:r w:rsidR="00FC1A6F" w:rsidRPr="001E7A27">
                <w:rPr>
                  <w:lang w:val="en-GB"/>
                </w:rPr>
                <w:t>–</w:t>
              </w:r>
            </w:ins>
            <w:r w:rsidRPr="001E7A27">
              <w:rPr>
                <w:lang w:val="en-GB"/>
              </w:rPr>
              <w:t>69.6</w:t>
            </w:r>
          </w:p>
        </w:tc>
        <w:tc>
          <w:tcPr>
            <w:tcW w:w="479" w:type="dxa"/>
            <w:tcBorders>
              <w:top w:val="nil"/>
              <w:left w:val="nil"/>
              <w:bottom w:val="nil"/>
              <w:right w:val="nil"/>
            </w:tcBorders>
            <w:shd w:val="clear" w:color="auto" w:fill="auto"/>
            <w:noWrap/>
            <w:vAlign w:val="center"/>
            <w:hideMark/>
          </w:tcPr>
          <w:p w14:paraId="6CBC1BDC" w14:textId="77777777" w:rsidR="00535548" w:rsidRPr="001E7A27"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0785C973" w14:textId="77777777" w:rsidR="00535548" w:rsidRPr="001E7A27"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328E0470" w14:textId="77777777" w:rsidR="00535548" w:rsidRPr="001E7A27" w:rsidRDefault="00535548" w:rsidP="00B753DA">
            <w:pPr>
              <w:pStyle w:val="AR6Table"/>
              <w:rPr>
                <w:lang w:val="en-GB"/>
              </w:rPr>
            </w:pPr>
            <w:r w:rsidRPr="001E7A27">
              <w:rPr>
                <w:lang w:val="en-GB"/>
              </w:rPr>
              <w:t>0.73</w:t>
            </w:r>
          </w:p>
        </w:tc>
        <w:tc>
          <w:tcPr>
            <w:tcW w:w="479" w:type="dxa"/>
            <w:tcBorders>
              <w:top w:val="nil"/>
              <w:left w:val="nil"/>
              <w:bottom w:val="nil"/>
              <w:right w:val="nil"/>
            </w:tcBorders>
            <w:shd w:val="clear" w:color="auto" w:fill="auto"/>
            <w:noWrap/>
            <w:vAlign w:val="center"/>
            <w:hideMark/>
          </w:tcPr>
          <w:p w14:paraId="0D4D175B" w14:textId="77777777" w:rsidR="00535548" w:rsidRPr="001E7A27"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6185A94A" w14:textId="77777777" w:rsidR="00535548" w:rsidRPr="001E7A27"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5FBC74AA" w14:textId="37EDAB9E" w:rsidR="00535548" w:rsidRPr="001E7A27" w:rsidRDefault="00535548" w:rsidP="00B753DA">
            <w:pPr>
              <w:pStyle w:val="AR6Table"/>
              <w:rPr>
                <w:lang w:val="en-GB"/>
              </w:rPr>
            </w:pPr>
            <w:del w:id="4438" w:author="Ian Blenkinsop" w:date="2021-07-28T14:36:00Z">
              <w:r w:rsidRPr="001E7A27" w:rsidDel="00FC1A6F">
                <w:rPr>
                  <w:lang w:val="en-GB"/>
                </w:rPr>
                <w:delText>-</w:delText>
              </w:r>
            </w:del>
            <w:ins w:id="4439" w:author="Ian Blenkinsop" w:date="2021-07-28T14:36:00Z">
              <w:r w:rsidR="00FC1A6F" w:rsidRPr="001E7A27">
                <w:rPr>
                  <w:lang w:val="en-GB"/>
                </w:rPr>
                <w:t>–</w:t>
              </w:r>
            </w:ins>
            <w:r w:rsidRPr="001E7A27">
              <w:rPr>
                <w:lang w:val="en-GB"/>
              </w:rPr>
              <w:t>22.3</w:t>
            </w:r>
          </w:p>
        </w:tc>
        <w:tc>
          <w:tcPr>
            <w:tcW w:w="479" w:type="dxa"/>
            <w:tcBorders>
              <w:top w:val="nil"/>
              <w:left w:val="nil"/>
              <w:bottom w:val="nil"/>
              <w:right w:val="nil"/>
            </w:tcBorders>
            <w:shd w:val="clear" w:color="auto" w:fill="auto"/>
            <w:noWrap/>
            <w:vAlign w:val="center"/>
            <w:hideMark/>
          </w:tcPr>
          <w:p w14:paraId="5BD49677" w14:textId="77777777" w:rsidR="00535548" w:rsidRPr="001E7A27"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059D44FA" w14:textId="77777777" w:rsidR="00535548" w:rsidRPr="001E7A27" w:rsidRDefault="00535548" w:rsidP="00B753DA">
            <w:pPr>
              <w:pStyle w:val="AR6Table"/>
              <w:rPr>
                <w:lang w:val="en-GB"/>
              </w:rPr>
            </w:pPr>
          </w:p>
        </w:tc>
      </w:tr>
      <w:tr w:rsidR="00535548" w:rsidRPr="001E7A27" w14:paraId="305308BA"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2CAF2D21" w14:textId="77777777" w:rsidR="00535548" w:rsidRPr="001E7A27" w:rsidRDefault="00535548" w:rsidP="00B753DA">
            <w:pPr>
              <w:pStyle w:val="AR6Table"/>
              <w:rPr>
                <w:lang w:val="en-GB"/>
              </w:rPr>
            </w:pPr>
            <w:r w:rsidRPr="001E7A27">
              <w:rPr>
                <w:lang w:val="en-GB"/>
              </w:rPr>
              <w:t>MPI-ESM1.2-LR</w:t>
            </w:r>
          </w:p>
        </w:tc>
        <w:tc>
          <w:tcPr>
            <w:tcW w:w="998" w:type="dxa"/>
            <w:tcBorders>
              <w:top w:val="nil"/>
              <w:left w:val="single" w:sz="8" w:space="0" w:color="auto"/>
              <w:bottom w:val="nil"/>
              <w:right w:val="nil"/>
            </w:tcBorders>
            <w:shd w:val="clear" w:color="auto" w:fill="auto"/>
            <w:noWrap/>
            <w:vAlign w:val="center"/>
            <w:hideMark/>
          </w:tcPr>
          <w:p w14:paraId="57631DA2" w14:textId="77777777" w:rsidR="00535548" w:rsidRPr="001E7A27" w:rsidRDefault="00535548" w:rsidP="00B753DA">
            <w:pPr>
              <w:pStyle w:val="AR6Table"/>
              <w:rPr>
                <w:lang w:val="en-GB"/>
              </w:rPr>
            </w:pPr>
            <w:r w:rsidRPr="001E7A27">
              <w:rPr>
                <w:lang w:val="en-GB"/>
              </w:rPr>
              <w:t>0.71</w:t>
            </w:r>
          </w:p>
        </w:tc>
        <w:tc>
          <w:tcPr>
            <w:tcW w:w="645" w:type="dxa"/>
            <w:tcBorders>
              <w:top w:val="nil"/>
              <w:left w:val="nil"/>
              <w:bottom w:val="nil"/>
              <w:right w:val="nil"/>
            </w:tcBorders>
            <w:shd w:val="clear" w:color="auto" w:fill="auto"/>
            <w:noWrap/>
            <w:vAlign w:val="center"/>
          </w:tcPr>
          <w:p w14:paraId="1074B71B" w14:textId="77777777" w:rsidR="00535548" w:rsidRPr="001E7A27"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68A145D2" w14:textId="77777777" w:rsidR="00535548" w:rsidRPr="001E7A27"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0E008047" w14:textId="6FC12656" w:rsidR="00535548" w:rsidRPr="001E7A27" w:rsidRDefault="00535548" w:rsidP="00B753DA">
            <w:pPr>
              <w:pStyle w:val="AR6Table"/>
              <w:rPr>
                <w:lang w:val="en-GB"/>
              </w:rPr>
            </w:pPr>
            <w:del w:id="4440" w:author="Ian Blenkinsop" w:date="2021-07-28T14:36:00Z">
              <w:r w:rsidRPr="001E7A27" w:rsidDel="00FC1A6F">
                <w:rPr>
                  <w:lang w:val="en-GB"/>
                </w:rPr>
                <w:delText>-</w:delText>
              </w:r>
            </w:del>
            <w:ins w:id="4441" w:author="Ian Blenkinsop" w:date="2021-07-28T14:36:00Z">
              <w:r w:rsidR="00FC1A6F" w:rsidRPr="001E7A27">
                <w:rPr>
                  <w:lang w:val="en-GB"/>
                </w:rPr>
                <w:t>–</w:t>
              </w:r>
            </w:ins>
            <w:r w:rsidRPr="001E7A27">
              <w:rPr>
                <w:lang w:val="en-GB"/>
              </w:rPr>
              <w:t>5.2</w:t>
            </w:r>
          </w:p>
        </w:tc>
        <w:tc>
          <w:tcPr>
            <w:tcW w:w="479" w:type="dxa"/>
            <w:tcBorders>
              <w:top w:val="nil"/>
              <w:left w:val="nil"/>
              <w:bottom w:val="nil"/>
              <w:right w:val="nil"/>
            </w:tcBorders>
            <w:shd w:val="clear" w:color="auto" w:fill="auto"/>
            <w:noWrap/>
            <w:vAlign w:val="center"/>
            <w:hideMark/>
          </w:tcPr>
          <w:p w14:paraId="4445E85A" w14:textId="77777777" w:rsidR="00535548" w:rsidRPr="001E7A27"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48EFA640" w14:textId="77777777" w:rsidR="00535548" w:rsidRPr="001E7A27"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2CC9D21F" w14:textId="77777777" w:rsidR="00535548" w:rsidRPr="001E7A27" w:rsidRDefault="00535548" w:rsidP="00B753DA">
            <w:pPr>
              <w:pStyle w:val="AR6Table"/>
              <w:rPr>
                <w:lang w:val="en-GB"/>
              </w:rPr>
            </w:pPr>
            <w:r w:rsidRPr="001E7A27">
              <w:rPr>
                <w:lang w:val="en-GB"/>
              </w:rPr>
              <w:t>0.77</w:t>
            </w:r>
          </w:p>
        </w:tc>
        <w:tc>
          <w:tcPr>
            <w:tcW w:w="479" w:type="dxa"/>
            <w:tcBorders>
              <w:top w:val="nil"/>
              <w:left w:val="nil"/>
              <w:bottom w:val="nil"/>
              <w:right w:val="nil"/>
            </w:tcBorders>
            <w:shd w:val="clear" w:color="auto" w:fill="auto"/>
            <w:noWrap/>
            <w:vAlign w:val="center"/>
            <w:hideMark/>
          </w:tcPr>
          <w:p w14:paraId="558EC62D" w14:textId="77777777" w:rsidR="00535548" w:rsidRPr="001E7A27"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6155A129" w14:textId="77777777" w:rsidR="00535548" w:rsidRPr="001E7A27"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2D14828E" w14:textId="478AA45E" w:rsidR="00535548" w:rsidRPr="001E7A27" w:rsidRDefault="00535548" w:rsidP="00B753DA">
            <w:pPr>
              <w:pStyle w:val="AR6Table"/>
              <w:rPr>
                <w:lang w:val="en-GB"/>
              </w:rPr>
            </w:pPr>
            <w:del w:id="4442" w:author="Ian Blenkinsop" w:date="2021-07-28T14:37:00Z">
              <w:r w:rsidRPr="001E7A27" w:rsidDel="00FC1A6F">
                <w:rPr>
                  <w:lang w:val="en-GB"/>
                </w:rPr>
                <w:delText>-</w:delText>
              </w:r>
            </w:del>
            <w:ins w:id="4443" w:author="Ian Blenkinsop" w:date="2021-07-28T14:37:00Z">
              <w:r w:rsidR="00FC1A6F" w:rsidRPr="001E7A27">
                <w:rPr>
                  <w:lang w:val="en-GB"/>
                </w:rPr>
                <w:t>–</w:t>
              </w:r>
            </w:ins>
            <w:r w:rsidRPr="001E7A27">
              <w:rPr>
                <w:lang w:val="en-GB"/>
              </w:rPr>
              <w:t>20.1</w:t>
            </w:r>
          </w:p>
        </w:tc>
        <w:tc>
          <w:tcPr>
            <w:tcW w:w="479" w:type="dxa"/>
            <w:tcBorders>
              <w:top w:val="nil"/>
              <w:left w:val="nil"/>
              <w:bottom w:val="nil"/>
              <w:right w:val="nil"/>
            </w:tcBorders>
            <w:shd w:val="clear" w:color="auto" w:fill="auto"/>
            <w:noWrap/>
            <w:vAlign w:val="center"/>
            <w:hideMark/>
          </w:tcPr>
          <w:p w14:paraId="06E14134" w14:textId="77777777" w:rsidR="00535548" w:rsidRPr="001E7A27"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0A8F238A" w14:textId="77777777" w:rsidR="00535548" w:rsidRPr="001E7A27" w:rsidRDefault="00535548" w:rsidP="00B753DA">
            <w:pPr>
              <w:pStyle w:val="AR6Table"/>
              <w:rPr>
                <w:lang w:val="en-GB"/>
              </w:rPr>
            </w:pPr>
          </w:p>
        </w:tc>
      </w:tr>
      <w:tr w:rsidR="00535548" w:rsidRPr="001E7A27" w14:paraId="7D565142"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7C8285C2" w14:textId="77777777" w:rsidR="00535548" w:rsidRPr="001E7A27" w:rsidRDefault="00535548" w:rsidP="00B753DA">
            <w:pPr>
              <w:pStyle w:val="AR6Table"/>
              <w:rPr>
                <w:lang w:val="en-GB"/>
              </w:rPr>
            </w:pPr>
            <w:r w:rsidRPr="001E7A27">
              <w:rPr>
                <w:lang w:val="en-GB"/>
              </w:rPr>
              <w:lastRenderedPageBreak/>
              <w:t>NOAA-GFDL-ESM4</w:t>
            </w:r>
          </w:p>
        </w:tc>
        <w:tc>
          <w:tcPr>
            <w:tcW w:w="998" w:type="dxa"/>
            <w:tcBorders>
              <w:top w:val="nil"/>
              <w:left w:val="single" w:sz="8" w:space="0" w:color="auto"/>
              <w:bottom w:val="nil"/>
              <w:right w:val="nil"/>
            </w:tcBorders>
            <w:shd w:val="clear" w:color="auto" w:fill="auto"/>
            <w:noWrap/>
            <w:vAlign w:val="center"/>
            <w:hideMark/>
          </w:tcPr>
          <w:p w14:paraId="36525A8A" w14:textId="77777777" w:rsidR="00535548" w:rsidRPr="001E7A27" w:rsidRDefault="00535548" w:rsidP="00B753DA">
            <w:pPr>
              <w:pStyle w:val="AR6Table"/>
              <w:rPr>
                <w:lang w:val="en-GB"/>
              </w:rPr>
            </w:pPr>
            <w:r w:rsidRPr="001E7A27">
              <w:rPr>
                <w:lang w:val="en-GB"/>
              </w:rPr>
              <w:t>0.93</w:t>
            </w:r>
          </w:p>
        </w:tc>
        <w:tc>
          <w:tcPr>
            <w:tcW w:w="645" w:type="dxa"/>
            <w:tcBorders>
              <w:top w:val="nil"/>
              <w:left w:val="nil"/>
              <w:bottom w:val="nil"/>
              <w:right w:val="nil"/>
            </w:tcBorders>
            <w:shd w:val="clear" w:color="auto" w:fill="auto"/>
            <w:noWrap/>
            <w:vAlign w:val="center"/>
          </w:tcPr>
          <w:p w14:paraId="10682BBD" w14:textId="77777777" w:rsidR="00535548" w:rsidRPr="001E7A27"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0762AFB4" w14:textId="77777777" w:rsidR="00535548" w:rsidRPr="001E7A27"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6FFB4F26" w14:textId="106AC4BD" w:rsidR="00535548" w:rsidRPr="001E7A27" w:rsidRDefault="00535548" w:rsidP="00B753DA">
            <w:pPr>
              <w:pStyle w:val="AR6Table"/>
              <w:rPr>
                <w:lang w:val="en-GB"/>
              </w:rPr>
            </w:pPr>
            <w:del w:id="4444" w:author="Ian Blenkinsop" w:date="2021-07-28T14:37:00Z">
              <w:r w:rsidRPr="001E7A27" w:rsidDel="00FC1A6F">
                <w:rPr>
                  <w:lang w:val="en-GB"/>
                </w:rPr>
                <w:delText>-</w:delText>
              </w:r>
            </w:del>
            <w:ins w:id="4445" w:author="Ian Blenkinsop" w:date="2021-07-28T14:37:00Z">
              <w:r w:rsidR="00FC1A6F" w:rsidRPr="001E7A27">
                <w:rPr>
                  <w:lang w:val="en-GB"/>
                </w:rPr>
                <w:t>–</w:t>
              </w:r>
            </w:ins>
            <w:r w:rsidRPr="001E7A27">
              <w:rPr>
                <w:lang w:val="en-GB"/>
              </w:rPr>
              <w:t>80.1</w:t>
            </w:r>
          </w:p>
        </w:tc>
        <w:tc>
          <w:tcPr>
            <w:tcW w:w="479" w:type="dxa"/>
            <w:tcBorders>
              <w:top w:val="nil"/>
              <w:left w:val="nil"/>
              <w:bottom w:val="nil"/>
              <w:right w:val="nil"/>
            </w:tcBorders>
            <w:shd w:val="clear" w:color="auto" w:fill="auto"/>
            <w:noWrap/>
            <w:vAlign w:val="center"/>
            <w:hideMark/>
          </w:tcPr>
          <w:p w14:paraId="17185EF1" w14:textId="77777777" w:rsidR="00535548" w:rsidRPr="001E7A27"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1CFEFA07" w14:textId="77777777" w:rsidR="00535548" w:rsidRPr="001E7A27"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7CCA940A" w14:textId="77777777" w:rsidR="00535548" w:rsidRPr="001E7A27" w:rsidRDefault="00535548" w:rsidP="00B753DA">
            <w:pPr>
              <w:pStyle w:val="AR6Table"/>
              <w:rPr>
                <w:lang w:val="en-GB"/>
              </w:rPr>
            </w:pPr>
            <w:r w:rsidRPr="001E7A27">
              <w:rPr>
                <w:lang w:val="en-GB"/>
              </w:rPr>
              <w:t>0.84</w:t>
            </w:r>
          </w:p>
        </w:tc>
        <w:tc>
          <w:tcPr>
            <w:tcW w:w="479" w:type="dxa"/>
            <w:tcBorders>
              <w:top w:val="nil"/>
              <w:left w:val="nil"/>
              <w:bottom w:val="nil"/>
              <w:right w:val="nil"/>
            </w:tcBorders>
            <w:shd w:val="clear" w:color="auto" w:fill="auto"/>
            <w:noWrap/>
            <w:vAlign w:val="center"/>
            <w:hideMark/>
          </w:tcPr>
          <w:p w14:paraId="029E3800" w14:textId="77777777" w:rsidR="00535548" w:rsidRPr="001E7A27"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0AD70EED" w14:textId="77777777" w:rsidR="00535548" w:rsidRPr="001E7A27"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7764530B" w14:textId="631DA93C" w:rsidR="00535548" w:rsidRPr="001E7A27" w:rsidRDefault="00535548" w:rsidP="00B753DA">
            <w:pPr>
              <w:pStyle w:val="AR6Table"/>
              <w:rPr>
                <w:lang w:val="en-GB"/>
              </w:rPr>
            </w:pPr>
            <w:del w:id="4446" w:author="Ian Blenkinsop" w:date="2021-07-28T14:37:00Z">
              <w:r w:rsidRPr="001E7A27" w:rsidDel="00FC1A6F">
                <w:rPr>
                  <w:lang w:val="en-GB"/>
                </w:rPr>
                <w:delText>-</w:delText>
              </w:r>
            </w:del>
            <w:ins w:id="4447" w:author="Ian Blenkinsop" w:date="2021-07-28T14:37:00Z">
              <w:r w:rsidR="00FC1A6F" w:rsidRPr="001E7A27">
                <w:rPr>
                  <w:lang w:val="en-GB"/>
                </w:rPr>
                <w:t>–</w:t>
              </w:r>
            </w:ins>
            <w:r w:rsidRPr="001E7A27">
              <w:rPr>
                <w:lang w:val="en-GB"/>
              </w:rPr>
              <w:t>21.7</w:t>
            </w:r>
          </w:p>
        </w:tc>
        <w:tc>
          <w:tcPr>
            <w:tcW w:w="479" w:type="dxa"/>
            <w:tcBorders>
              <w:top w:val="nil"/>
              <w:left w:val="nil"/>
              <w:bottom w:val="nil"/>
              <w:right w:val="nil"/>
            </w:tcBorders>
            <w:shd w:val="clear" w:color="auto" w:fill="auto"/>
            <w:noWrap/>
            <w:vAlign w:val="center"/>
            <w:hideMark/>
          </w:tcPr>
          <w:p w14:paraId="5ED2BFA0" w14:textId="77777777" w:rsidR="00535548" w:rsidRPr="001E7A27"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560E4ABE" w14:textId="77777777" w:rsidR="00535548" w:rsidRPr="001E7A27" w:rsidRDefault="00535548" w:rsidP="00B753DA">
            <w:pPr>
              <w:pStyle w:val="AR6Table"/>
              <w:rPr>
                <w:lang w:val="en-GB"/>
              </w:rPr>
            </w:pPr>
          </w:p>
        </w:tc>
      </w:tr>
      <w:tr w:rsidR="00535548" w:rsidRPr="001E7A27" w14:paraId="21B3816F"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737842F1" w14:textId="77777777" w:rsidR="00535548" w:rsidRPr="001E7A27" w:rsidRDefault="00535548" w:rsidP="00B753DA">
            <w:pPr>
              <w:pStyle w:val="AR6Table"/>
              <w:rPr>
                <w:lang w:val="en-GB"/>
              </w:rPr>
            </w:pPr>
            <w:r w:rsidRPr="001E7A27">
              <w:rPr>
                <w:lang w:val="en-GB"/>
              </w:rPr>
              <w:t>NorESM2-LM</w:t>
            </w:r>
          </w:p>
        </w:tc>
        <w:tc>
          <w:tcPr>
            <w:tcW w:w="998" w:type="dxa"/>
            <w:tcBorders>
              <w:top w:val="nil"/>
              <w:left w:val="single" w:sz="8" w:space="0" w:color="auto"/>
              <w:bottom w:val="nil"/>
              <w:right w:val="nil"/>
            </w:tcBorders>
            <w:shd w:val="clear" w:color="auto" w:fill="auto"/>
            <w:noWrap/>
            <w:vAlign w:val="center"/>
            <w:hideMark/>
          </w:tcPr>
          <w:p w14:paraId="67ACFC07" w14:textId="77777777" w:rsidR="00535548" w:rsidRPr="001E7A27" w:rsidRDefault="00535548" w:rsidP="00B753DA">
            <w:pPr>
              <w:pStyle w:val="AR6Table"/>
              <w:rPr>
                <w:lang w:val="en-GB"/>
              </w:rPr>
            </w:pPr>
            <w:r w:rsidRPr="001E7A27">
              <w:rPr>
                <w:lang w:val="en-GB"/>
              </w:rPr>
              <w:t>0.85</w:t>
            </w:r>
          </w:p>
        </w:tc>
        <w:tc>
          <w:tcPr>
            <w:tcW w:w="645" w:type="dxa"/>
            <w:tcBorders>
              <w:top w:val="nil"/>
              <w:left w:val="nil"/>
              <w:bottom w:val="nil"/>
              <w:right w:val="nil"/>
            </w:tcBorders>
            <w:shd w:val="clear" w:color="auto" w:fill="auto"/>
            <w:noWrap/>
            <w:vAlign w:val="center"/>
          </w:tcPr>
          <w:p w14:paraId="724D88B5" w14:textId="77777777" w:rsidR="00535548" w:rsidRPr="001E7A27"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238284BD" w14:textId="77777777" w:rsidR="00535548" w:rsidRPr="001E7A27"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612AF93C" w14:textId="050E79EB" w:rsidR="00535548" w:rsidRPr="001E7A27" w:rsidRDefault="00535548" w:rsidP="00B753DA">
            <w:pPr>
              <w:pStyle w:val="AR6Table"/>
              <w:rPr>
                <w:lang w:val="en-GB"/>
              </w:rPr>
            </w:pPr>
            <w:del w:id="4448" w:author="Ian Blenkinsop" w:date="2021-07-28T14:37:00Z">
              <w:r w:rsidRPr="001E7A27" w:rsidDel="00FC1A6F">
                <w:rPr>
                  <w:lang w:val="en-GB"/>
                </w:rPr>
                <w:delText>-</w:delText>
              </w:r>
            </w:del>
            <w:ins w:id="4449" w:author="Ian Blenkinsop" w:date="2021-07-28T14:37:00Z">
              <w:r w:rsidR="00FC1A6F" w:rsidRPr="001E7A27">
                <w:rPr>
                  <w:lang w:val="en-GB"/>
                </w:rPr>
                <w:t>–</w:t>
              </w:r>
            </w:ins>
            <w:r w:rsidRPr="001E7A27">
              <w:rPr>
                <w:lang w:val="en-GB"/>
              </w:rPr>
              <w:t>21.0</w:t>
            </w:r>
          </w:p>
        </w:tc>
        <w:tc>
          <w:tcPr>
            <w:tcW w:w="479" w:type="dxa"/>
            <w:tcBorders>
              <w:top w:val="nil"/>
              <w:left w:val="nil"/>
              <w:bottom w:val="nil"/>
              <w:right w:val="nil"/>
            </w:tcBorders>
            <w:shd w:val="clear" w:color="auto" w:fill="auto"/>
            <w:noWrap/>
            <w:vAlign w:val="center"/>
            <w:hideMark/>
          </w:tcPr>
          <w:p w14:paraId="48A863F0" w14:textId="77777777" w:rsidR="00535548" w:rsidRPr="001E7A27"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7F0ED2AA" w14:textId="77777777" w:rsidR="00535548" w:rsidRPr="001E7A27"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76B4B3D9" w14:textId="77777777" w:rsidR="00535548" w:rsidRPr="001E7A27" w:rsidRDefault="00535548" w:rsidP="00B753DA">
            <w:pPr>
              <w:pStyle w:val="AR6Table"/>
              <w:rPr>
                <w:lang w:val="en-GB"/>
              </w:rPr>
            </w:pPr>
            <w:r w:rsidRPr="001E7A27">
              <w:rPr>
                <w:lang w:val="en-GB"/>
              </w:rPr>
              <w:t>0.78</w:t>
            </w:r>
          </w:p>
        </w:tc>
        <w:tc>
          <w:tcPr>
            <w:tcW w:w="479" w:type="dxa"/>
            <w:tcBorders>
              <w:top w:val="nil"/>
              <w:left w:val="nil"/>
              <w:bottom w:val="nil"/>
              <w:right w:val="nil"/>
            </w:tcBorders>
            <w:shd w:val="clear" w:color="auto" w:fill="auto"/>
            <w:noWrap/>
            <w:vAlign w:val="center"/>
            <w:hideMark/>
          </w:tcPr>
          <w:p w14:paraId="0D6481D9" w14:textId="77777777" w:rsidR="00535548" w:rsidRPr="001E7A27"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63D6189A" w14:textId="77777777" w:rsidR="00535548" w:rsidRPr="001E7A27"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277AC3AF" w14:textId="08B99166" w:rsidR="00535548" w:rsidRPr="001E7A27" w:rsidRDefault="00535548" w:rsidP="00B753DA">
            <w:pPr>
              <w:pStyle w:val="AR6Table"/>
              <w:rPr>
                <w:lang w:val="en-GB"/>
              </w:rPr>
            </w:pPr>
            <w:del w:id="4450" w:author="Ian Blenkinsop" w:date="2021-07-28T14:37:00Z">
              <w:r w:rsidRPr="001E7A27" w:rsidDel="00FC1A6F">
                <w:rPr>
                  <w:lang w:val="en-GB"/>
                </w:rPr>
                <w:delText>-</w:delText>
              </w:r>
            </w:del>
            <w:ins w:id="4451" w:author="Ian Blenkinsop" w:date="2021-07-28T14:37:00Z">
              <w:r w:rsidR="00FC1A6F" w:rsidRPr="001E7A27">
                <w:rPr>
                  <w:lang w:val="en-GB"/>
                </w:rPr>
                <w:t>–</w:t>
              </w:r>
            </w:ins>
            <w:r w:rsidRPr="001E7A27">
              <w:rPr>
                <w:lang w:val="en-GB"/>
              </w:rPr>
              <w:t>19.6</w:t>
            </w:r>
          </w:p>
        </w:tc>
        <w:tc>
          <w:tcPr>
            <w:tcW w:w="479" w:type="dxa"/>
            <w:tcBorders>
              <w:top w:val="nil"/>
              <w:left w:val="nil"/>
              <w:bottom w:val="nil"/>
              <w:right w:val="nil"/>
            </w:tcBorders>
            <w:shd w:val="clear" w:color="auto" w:fill="auto"/>
            <w:noWrap/>
            <w:vAlign w:val="center"/>
            <w:hideMark/>
          </w:tcPr>
          <w:p w14:paraId="2BB1CE18" w14:textId="77777777" w:rsidR="00535548" w:rsidRPr="001E7A27"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5F3C2710" w14:textId="77777777" w:rsidR="00535548" w:rsidRPr="001E7A27" w:rsidRDefault="00535548" w:rsidP="00B753DA">
            <w:pPr>
              <w:pStyle w:val="AR6Table"/>
              <w:rPr>
                <w:lang w:val="en-GB"/>
              </w:rPr>
            </w:pPr>
          </w:p>
        </w:tc>
      </w:tr>
      <w:tr w:rsidR="00535548" w:rsidRPr="001E7A27" w14:paraId="75AF5062" w14:textId="77777777" w:rsidTr="00B753DA">
        <w:trPr>
          <w:trHeight w:val="340"/>
        </w:trPr>
        <w:tc>
          <w:tcPr>
            <w:tcW w:w="2258" w:type="dxa"/>
            <w:tcBorders>
              <w:top w:val="nil"/>
              <w:left w:val="single" w:sz="12" w:space="0" w:color="auto"/>
              <w:bottom w:val="nil"/>
              <w:right w:val="nil"/>
            </w:tcBorders>
            <w:shd w:val="clear" w:color="auto" w:fill="auto"/>
            <w:noWrap/>
            <w:vAlign w:val="center"/>
            <w:hideMark/>
          </w:tcPr>
          <w:p w14:paraId="7E793305" w14:textId="77777777" w:rsidR="00535548" w:rsidRPr="001E7A27" w:rsidRDefault="00535548" w:rsidP="00B753DA">
            <w:pPr>
              <w:pStyle w:val="AR6Table"/>
              <w:rPr>
                <w:lang w:val="en-GB"/>
              </w:rPr>
            </w:pPr>
            <w:r w:rsidRPr="001E7A27">
              <w:rPr>
                <w:lang w:val="en-GB"/>
              </w:rPr>
              <w:t>UKESM1-0-LL</w:t>
            </w:r>
          </w:p>
        </w:tc>
        <w:tc>
          <w:tcPr>
            <w:tcW w:w="998" w:type="dxa"/>
            <w:tcBorders>
              <w:top w:val="nil"/>
              <w:left w:val="single" w:sz="8" w:space="0" w:color="auto"/>
              <w:bottom w:val="nil"/>
              <w:right w:val="nil"/>
            </w:tcBorders>
            <w:shd w:val="clear" w:color="auto" w:fill="auto"/>
            <w:noWrap/>
            <w:vAlign w:val="center"/>
            <w:hideMark/>
          </w:tcPr>
          <w:p w14:paraId="0AA753C3" w14:textId="77777777" w:rsidR="00535548" w:rsidRPr="001E7A27" w:rsidRDefault="00535548" w:rsidP="00B753DA">
            <w:pPr>
              <w:pStyle w:val="AR6Table"/>
              <w:rPr>
                <w:lang w:val="en-GB"/>
              </w:rPr>
            </w:pPr>
            <w:r w:rsidRPr="001E7A27">
              <w:rPr>
                <w:lang w:val="en-GB"/>
              </w:rPr>
              <w:t>0.75</w:t>
            </w:r>
          </w:p>
        </w:tc>
        <w:tc>
          <w:tcPr>
            <w:tcW w:w="645" w:type="dxa"/>
            <w:tcBorders>
              <w:top w:val="nil"/>
              <w:left w:val="nil"/>
              <w:bottom w:val="nil"/>
              <w:right w:val="nil"/>
            </w:tcBorders>
            <w:shd w:val="clear" w:color="auto" w:fill="auto"/>
            <w:noWrap/>
            <w:vAlign w:val="center"/>
          </w:tcPr>
          <w:p w14:paraId="50450694" w14:textId="77777777" w:rsidR="00535548" w:rsidRPr="001E7A27"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031A3216" w14:textId="77777777" w:rsidR="00535548" w:rsidRPr="001E7A27"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1F003310" w14:textId="180EC415" w:rsidR="00535548" w:rsidRPr="001E7A27" w:rsidRDefault="00535548" w:rsidP="00B753DA">
            <w:pPr>
              <w:pStyle w:val="AR6Table"/>
              <w:rPr>
                <w:lang w:val="en-GB"/>
              </w:rPr>
            </w:pPr>
            <w:del w:id="4452" w:author="Ian Blenkinsop" w:date="2021-07-28T14:37:00Z">
              <w:r w:rsidRPr="001E7A27" w:rsidDel="00FC1A6F">
                <w:rPr>
                  <w:lang w:val="en-GB"/>
                </w:rPr>
                <w:delText>-</w:delText>
              </w:r>
            </w:del>
            <w:ins w:id="4453" w:author="Ian Blenkinsop" w:date="2021-07-28T14:37:00Z">
              <w:r w:rsidR="00FC1A6F" w:rsidRPr="001E7A27">
                <w:rPr>
                  <w:lang w:val="en-GB"/>
                </w:rPr>
                <w:t>–</w:t>
              </w:r>
            </w:ins>
            <w:r w:rsidRPr="001E7A27">
              <w:rPr>
                <w:lang w:val="en-GB"/>
              </w:rPr>
              <w:t>38.4</w:t>
            </w:r>
          </w:p>
        </w:tc>
        <w:tc>
          <w:tcPr>
            <w:tcW w:w="479" w:type="dxa"/>
            <w:tcBorders>
              <w:top w:val="nil"/>
              <w:left w:val="nil"/>
              <w:bottom w:val="nil"/>
              <w:right w:val="nil"/>
            </w:tcBorders>
            <w:shd w:val="clear" w:color="auto" w:fill="auto"/>
            <w:noWrap/>
            <w:vAlign w:val="center"/>
            <w:hideMark/>
          </w:tcPr>
          <w:p w14:paraId="65B3A1B6" w14:textId="77777777" w:rsidR="00535548" w:rsidRPr="001E7A27"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374FBD1A" w14:textId="77777777" w:rsidR="00535548" w:rsidRPr="001E7A27"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09165D33" w14:textId="77777777" w:rsidR="00535548" w:rsidRPr="001E7A27" w:rsidRDefault="00535548" w:rsidP="00B753DA">
            <w:pPr>
              <w:pStyle w:val="AR6Table"/>
              <w:rPr>
                <w:lang w:val="en-GB"/>
              </w:rPr>
            </w:pPr>
            <w:r w:rsidRPr="001E7A27">
              <w:rPr>
                <w:lang w:val="en-GB"/>
              </w:rPr>
              <w:t>0.75</w:t>
            </w:r>
          </w:p>
        </w:tc>
        <w:tc>
          <w:tcPr>
            <w:tcW w:w="479" w:type="dxa"/>
            <w:tcBorders>
              <w:top w:val="nil"/>
              <w:left w:val="nil"/>
              <w:bottom w:val="nil"/>
              <w:right w:val="nil"/>
            </w:tcBorders>
            <w:shd w:val="clear" w:color="auto" w:fill="auto"/>
            <w:noWrap/>
            <w:vAlign w:val="center"/>
            <w:hideMark/>
          </w:tcPr>
          <w:p w14:paraId="3A021D55" w14:textId="77777777" w:rsidR="00535548" w:rsidRPr="001E7A27"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7E2C1B5E" w14:textId="77777777" w:rsidR="00535548" w:rsidRPr="001E7A27"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7D22EF03" w14:textId="150FED48" w:rsidR="00535548" w:rsidRPr="001E7A27" w:rsidRDefault="00535548" w:rsidP="00B753DA">
            <w:pPr>
              <w:pStyle w:val="AR6Table"/>
              <w:rPr>
                <w:lang w:val="en-GB"/>
              </w:rPr>
            </w:pPr>
            <w:del w:id="4454" w:author="Ian Blenkinsop" w:date="2021-07-28T14:37:00Z">
              <w:r w:rsidRPr="001E7A27" w:rsidDel="00FC1A6F">
                <w:rPr>
                  <w:lang w:val="en-GB"/>
                </w:rPr>
                <w:delText>-</w:delText>
              </w:r>
            </w:del>
            <w:ins w:id="4455" w:author="Ian Blenkinsop" w:date="2021-07-28T14:37:00Z">
              <w:r w:rsidR="00FC1A6F" w:rsidRPr="001E7A27">
                <w:rPr>
                  <w:lang w:val="en-GB"/>
                </w:rPr>
                <w:t>–</w:t>
              </w:r>
            </w:ins>
            <w:r w:rsidRPr="001E7A27">
              <w:rPr>
                <w:lang w:val="en-GB"/>
              </w:rPr>
              <w:t>14.1</w:t>
            </w:r>
          </w:p>
        </w:tc>
        <w:tc>
          <w:tcPr>
            <w:tcW w:w="479" w:type="dxa"/>
            <w:tcBorders>
              <w:top w:val="nil"/>
              <w:left w:val="nil"/>
              <w:bottom w:val="nil"/>
              <w:right w:val="nil"/>
            </w:tcBorders>
            <w:shd w:val="clear" w:color="auto" w:fill="auto"/>
            <w:noWrap/>
            <w:vAlign w:val="center"/>
            <w:hideMark/>
          </w:tcPr>
          <w:p w14:paraId="40384EAF" w14:textId="77777777" w:rsidR="00535548" w:rsidRPr="001E7A27"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4B2F6E82" w14:textId="77777777" w:rsidR="00535548" w:rsidRPr="001E7A27" w:rsidRDefault="00535548" w:rsidP="00B753DA">
            <w:pPr>
              <w:pStyle w:val="AR6Table"/>
              <w:rPr>
                <w:lang w:val="en-GB"/>
              </w:rPr>
            </w:pPr>
          </w:p>
        </w:tc>
      </w:tr>
      <w:tr w:rsidR="00535548" w:rsidRPr="001E7A27" w14:paraId="288E3FA0" w14:textId="77777777" w:rsidTr="00B753DA">
        <w:trPr>
          <w:trHeight w:val="320"/>
        </w:trPr>
        <w:tc>
          <w:tcPr>
            <w:tcW w:w="2258" w:type="dxa"/>
            <w:tcBorders>
              <w:top w:val="single" w:sz="8" w:space="0" w:color="auto"/>
              <w:left w:val="single" w:sz="12" w:space="0" w:color="auto"/>
              <w:bottom w:val="nil"/>
              <w:right w:val="nil"/>
            </w:tcBorders>
            <w:shd w:val="clear" w:color="auto" w:fill="auto"/>
            <w:noWrap/>
            <w:vAlign w:val="center"/>
            <w:hideMark/>
          </w:tcPr>
          <w:p w14:paraId="61ABB3AA" w14:textId="77777777" w:rsidR="00535548" w:rsidRPr="001E7A27" w:rsidRDefault="00535548" w:rsidP="00B753DA">
            <w:pPr>
              <w:pStyle w:val="AR6Table"/>
              <w:rPr>
                <w:b/>
                <w:bCs/>
                <w:lang w:val="en-GB"/>
              </w:rPr>
            </w:pPr>
            <w:r w:rsidRPr="001E7A27">
              <w:rPr>
                <w:b/>
                <w:bCs/>
                <w:lang w:val="en-GB"/>
              </w:rPr>
              <w:t>CMIP6 Model Mean</w:t>
            </w:r>
          </w:p>
        </w:tc>
        <w:tc>
          <w:tcPr>
            <w:tcW w:w="998" w:type="dxa"/>
            <w:tcBorders>
              <w:top w:val="single" w:sz="8" w:space="0" w:color="auto"/>
              <w:left w:val="single" w:sz="8" w:space="0" w:color="auto"/>
              <w:bottom w:val="nil"/>
              <w:right w:val="nil"/>
            </w:tcBorders>
            <w:shd w:val="clear" w:color="auto" w:fill="auto"/>
            <w:noWrap/>
            <w:vAlign w:val="center"/>
            <w:hideMark/>
          </w:tcPr>
          <w:p w14:paraId="13186889" w14:textId="77777777" w:rsidR="00535548" w:rsidRPr="001E7A27" w:rsidRDefault="00535548" w:rsidP="00B753DA">
            <w:pPr>
              <w:pStyle w:val="AR6Table"/>
              <w:rPr>
                <w:b/>
                <w:bCs/>
                <w:lang w:val="en-GB"/>
              </w:rPr>
            </w:pPr>
            <w:r w:rsidRPr="001E7A27">
              <w:rPr>
                <w:b/>
                <w:bCs/>
                <w:lang w:val="en-GB"/>
              </w:rPr>
              <w:t>0.89</w:t>
            </w:r>
          </w:p>
        </w:tc>
        <w:tc>
          <w:tcPr>
            <w:tcW w:w="645" w:type="dxa"/>
            <w:tcBorders>
              <w:top w:val="single" w:sz="8" w:space="0" w:color="auto"/>
              <w:left w:val="nil"/>
              <w:bottom w:val="nil"/>
              <w:right w:val="nil"/>
            </w:tcBorders>
            <w:shd w:val="clear" w:color="auto" w:fill="auto"/>
            <w:noWrap/>
            <w:vAlign w:val="center"/>
            <w:hideMark/>
          </w:tcPr>
          <w:p w14:paraId="2A6F1933" w14:textId="77777777" w:rsidR="00535548" w:rsidRPr="001E7A27" w:rsidRDefault="00535548" w:rsidP="00B753DA">
            <w:pPr>
              <w:pStyle w:val="AR6Table"/>
              <w:rPr>
                <w:b/>
                <w:bCs/>
                <w:lang w:val="en-GB"/>
              </w:rPr>
            </w:pPr>
            <w:r w:rsidRPr="001E7A27">
              <w:rPr>
                <w:lang w:val="en-GB"/>
              </w:rPr>
              <w:t>±</w:t>
            </w:r>
          </w:p>
        </w:tc>
        <w:tc>
          <w:tcPr>
            <w:tcW w:w="655" w:type="dxa"/>
            <w:tcBorders>
              <w:top w:val="single" w:sz="8" w:space="0" w:color="auto"/>
              <w:left w:val="nil"/>
              <w:bottom w:val="nil"/>
              <w:right w:val="single" w:sz="8" w:space="0" w:color="auto"/>
            </w:tcBorders>
            <w:shd w:val="clear" w:color="auto" w:fill="auto"/>
            <w:noWrap/>
            <w:vAlign w:val="center"/>
            <w:hideMark/>
          </w:tcPr>
          <w:p w14:paraId="032693AC" w14:textId="77777777" w:rsidR="00535548" w:rsidRPr="001E7A27" w:rsidRDefault="00535548" w:rsidP="00B753DA">
            <w:pPr>
              <w:pStyle w:val="AR6Table"/>
              <w:rPr>
                <w:b/>
                <w:bCs/>
                <w:lang w:val="en-GB"/>
              </w:rPr>
            </w:pPr>
            <w:r w:rsidRPr="001E7A27">
              <w:rPr>
                <w:b/>
                <w:bCs/>
                <w:lang w:val="en-GB"/>
              </w:rPr>
              <w:t>0.30</w:t>
            </w:r>
          </w:p>
        </w:tc>
        <w:tc>
          <w:tcPr>
            <w:tcW w:w="850" w:type="dxa"/>
            <w:tcBorders>
              <w:top w:val="single" w:sz="8" w:space="0" w:color="auto"/>
              <w:left w:val="nil"/>
              <w:bottom w:val="nil"/>
              <w:right w:val="nil"/>
            </w:tcBorders>
            <w:shd w:val="clear" w:color="auto" w:fill="auto"/>
            <w:noWrap/>
            <w:vAlign w:val="center"/>
            <w:hideMark/>
          </w:tcPr>
          <w:p w14:paraId="79FBCE4D" w14:textId="65ECD51A" w:rsidR="00535548" w:rsidRPr="001E7A27" w:rsidRDefault="00535548" w:rsidP="00B753DA">
            <w:pPr>
              <w:pStyle w:val="AR6Table"/>
              <w:rPr>
                <w:b/>
                <w:bCs/>
                <w:lang w:val="en-GB"/>
              </w:rPr>
            </w:pPr>
            <w:del w:id="4456" w:author="Ian Blenkinsop" w:date="2021-07-28T14:37:00Z">
              <w:r w:rsidRPr="001E7A27" w:rsidDel="00FC1A6F">
                <w:rPr>
                  <w:b/>
                  <w:bCs/>
                  <w:lang w:val="en-GB"/>
                </w:rPr>
                <w:delText>-</w:delText>
              </w:r>
            </w:del>
            <w:ins w:id="4457" w:author="Ian Blenkinsop" w:date="2021-07-28T14:37:00Z">
              <w:r w:rsidR="00FC1A6F" w:rsidRPr="001E7A27">
                <w:rPr>
                  <w:b/>
                  <w:bCs/>
                  <w:lang w:val="en-GB"/>
                </w:rPr>
                <w:t>–</w:t>
              </w:r>
            </w:ins>
            <w:r w:rsidRPr="001E7A27">
              <w:rPr>
                <w:b/>
                <w:bCs/>
                <w:lang w:val="en-GB"/>
              </w:rPr>
              <w:t>33.3</w:t>
            </w:r>
          </w:p>
        </w:tc>
        <w:tc>
          <w:tcPr>
            <w:tcW w:w="479" w:type="dxa"/>
            <w:tcBorders>
              <w:top w:val="single" w:sz="8" w:space="0" w:color="auto"/>
              <w:left w:val="nil"/>
              <w:bottom w:val="nil"/>
              <w:right w:val="nil"/>
            </w:tcBorders>
            <w:shd w:val="clear" w:color="auto" w:fill="auto"/>
            <w:noWrap/>
            <w:vAlign w:val="center"/>
            <w:hideMark/>
          </w:tcPr>
          <w:p w14:paraId="4C264F3E" w14:textId="77777777" w:rsidR="00535548" w:rsidRPr="001E7A27" w:rsidRDefault="00535548" w:rsidP="00B753DA">
            <w:pPr>
              <w:pStyle w:val="AR6Table"/>
              <w:rPr>
                <w:b/>
                <w:bCs/>
                <w:lang w:val="en-GB"/>
              </w:rPr>
            </w:pPr>
            <w:r w:rsidRPr="001E7A27">
              <w:rPr>
                <w:lang w:val="en-GB"/>
              </w:rPr>
              <w:t>±</w:t>
            </w:r>
          </w:p>
        </w:tc>
        <w:tc>
          <w:tcPr>
            <w:tcW w:w="655" w:type="dxa"/>
            <w:tcBorders>
              <w:top w:val="single" w:sz="8" w:space="0" w:color="auto"/>
              <w:left w:val="nil"/>
              <w:bottom w:val="nil"/>
              <w:right w:val="nil"/>
            </w:tcBorders>
            <w:shd w:val="clear" w:color="auto" w:fill="auto"/>
            <w:noWrap/>
            <w:vAlign w:val="center"/>
            <w:hideMark/>
          </w:tcPr>
          <w:p w14:paraId="74BAE43F" w14:textId="77777777" w:rsidR="00535548" w:rsidRPr="001E7A27" w:rsidRDefault="00535548" w:rsidP="00B753DA">
            <w:pPr>
              <w:pStyle w:val="AR6Table"/>
              <w:rPr>
                <w:b/>
                <w:bCs/>
                <w:lang w:val="en-GB"/>
              </w:rPr>
            </w:pPr>
            <w:r w:rsidRPr="001E7A27">
              <w:rPr>
                <w:b/>
                <w:bCs/>
                <w:lang w:val="en-GB"/>
              </w:rPr>
              <w:t>33.8</w:t>
            </w:r>
          </w:p>
        </w:tc>
        <w:tc>
          <w:tcPr>
            <w:tcW w:w="851" w:type="dxa"/>
            <w:tcBorders>
              <w:top w:val="single" w:sz="8" w:space="0" w:color="auto"/>
              <w:left w:val="single" w:sz="8" w:space="0" w:color="auto"/>
              <w:bottom w:val="nil"/>
              <w:right w:val="nil"/>
            </w:tcBorders>
            <w:shd w:val="clear" w:color="auto" w:fill="auto"/>
            <w:noWrap/>
            <w:vAlign w:val="center"/>
            <w:hideMark/>
          </w:tcPr>
          <w:p w14:paraId="40D34637" w14:textId="77777777" w:rsidR="00535548" w:rsidRPr="001E7A27" w:rsidRDefault="00535548" w:rsidP="00B753DA">
            <w:pPr>
              <w:pStyle w:val="AR6Table"/>
              <w:rPr>
                <w:b/>
                <w:bCs/>
                <w:lang w:val="en-GB"/>
              </w:rPr>
            </w:pPr>
            <w:r w:rsidRPr="001E7A27">
              <w:rPr>
                <w:b/>
                <w:bCs/>
                <w:lang w:val="en-GB"/>
              </w:rPr>
              <w:t>0.77</w:t>
            </w:r>
          </w:p>
        </w:tc>
        <w:tc>
          <w:tcPr>
            <w:tcW w:w="479" w:type="dxa"/>
            <w:tcBorders>
              <w:top w:val="single" w:sz="8" w:space="0" w:color="auto"/>
              <w:left w:val="nil"/>
              <w:bottom w:val="nil"/>
              <w:right w:val="nil"/>
            </w:tcBorders>
            <w:shd w:val="clear" w:color="auto" w:fill="auto"/>
            <w:noWrap/>
            <w:vAlign w:val="center"/>
            <w:hideMark/>
          </w:tcPr>
          <w:p w14:paraId="0439733E" w14:textId="77777777" w:rsidR="00535548" w:rsidRPr="001E7A27" w:rsidRDefault="00535548" w:rsidP="00B753DA">
            <w:pPr>
              <w:pStyle w:val="AR6Table"/>
              <w:rPr>
                <w:b/>
                <w:bCs/>
                <w:lang w:val="en-GB"/>
              </w:rPr>
            </w:pPr>
            <w:r w:rsidRPr="001E7A27">
              <w:rPr>
                <w:lang w:val="en-GB"/>
              </w:rPr>
              <w:t>±</w:t>
            </w:r>
          </w:p>
        </w:tc>
        <w:tc>
          <w:tcPr>
            <w:tcW w:w="645" w:type="dxa"/>
            <w:tcBorders>
              <w:top w:val="single" w:sz="8" w:space="0" w:color="auto"/>
              <w:left w:val="nil"/>
              <w:bottom w:val="nil"/>
              <w:right w:val="single" w:sz="8" w:space="0" w:color="auto"/>
            </w:tcBorders>
            <w:shd w:val="clear" w:color="auto" w:fill="auto"/>
            <w:noWrap/>
            <w:vAlign w:val="center"/>
            <w:hideMark/>
          </w:tcPr>
          <w:p w14:paraId="2B06BB09" w14:textId="77777777" w:rsidR="00535548" w:rsidRPr="001E7A27" w:rsidRDefault="00535548" w:rsidP="00B753DA">
            <w:pPr>
              <w:pStyle w:val="AR6Table"/>
              <w:rPr>
                <w:b/>
                <w:bCs/>
                <w:lang w:val="en-GB"/>
              </w:rPr>
            </w:pPr>
            <w:r w:rsidRPr="001E7A27">
              <w:rPr>
                <w:b/>
                <w:bCs/>
                <w:lang w:val="en-GB"/>
              </w:rPr>
              <w:t>0.06</w:t>
            </w:r>
          </w:p>
        </w:tc>
        <w:tc>
          <w:tcPr>
            <w:tcW w:w="826" w:type="dxa"/>
            <w:tcBorders>
              <w:top w:val="single" w:sz="8" w:space="0" w:color="auto"/>
              <w:left w:val="nil"/>
              <w:bottom w:val="nil"/>
              <w:right w:val="nil"/>
            </w:tcBorders>
            <w:shd w:val="clear" w:color="auto" w:fill="auto"/>
            <w:noWrap/>
            <w:vAlign w:val="center"/>
            <w:hideMark/>
          </w:tcPr>
          <w:p w14:paraId="3C4213DF" w14:textId="51D936F1" w:rsidR="00535548" w:rsidRPr="001E7A27" w:rsidRDefault="00535548" w:rsidP="00B753DA">
            <w:pPr>
              <w:pStyle w:val="AR6Table"/>
              <w:rPr>
                <w:b/>
                <w:bCs/>
                <w:lang w:val="en-GB"/>
              </w:rPr>
            </w:pPr>
            <w:del w:id="4458" w:author="Ian Blenkinsop" w:date="2021-07-28T14:37:00Z">
              <w:r w:rsidRPr="001E7A27" w:rsidDel="00FC1A6F">
                <w:rPr>
                  <w:b/>
                  <w:bCs/>
                  <w:lang w:val="en-GB"/>
                </w:rPr>
                <w:delText>-</w:delText>
              </w:r>
            </w:del>
            <w:ins w:id="4459" w:author="Ian Blenkinsop" w:date="2021-07-28T14:37:00Z">
              <w:r w:rsidR="00FC1A6F" w:rsidRPr="001E7A27">
                <w:rPr>
                  <w:b/>
                  <w:bCs/>
                  <w:lang w:val="en-GB"/>
                </w:rPr>
                <w:t>–</w:t>
              </w:r>
            </w:ins>
            <w:r w:rsidRPr="001E7A27">
              <w:rPr>
                <w:b/>
                <w:bCs/>
                <w:lang w:val="en-GB"/>
              </w:rPr>
              <w:t>16.9</w:t>
            </w:r>
          </w:p>
        </w:tc>
        <w:tc>
          <w:tcPr>
            <w:tcW w:w="479" w:type="dxa"/>
            <w:tcBorders>
              <w:top w:val="single" w:sz="8" w:space="0" w:color="auto"/>
              <w:left w:val="nil"/>
              <w:bottom w:val="nil"/>
              <w:right w:val="nil"/>
            </w:tcBorders>
            <w:shd w:val="clear" w:color="auto" w:fill="auto"/>
            <w:noWrap/>
            <w:vAlign w:val="center"/>
            <w:hideMark/>
          </w:tcPr>
          <w:p w14:paraId="4E01366A" w14:textId="77777777" w:rsidR="00535548" w:rsidRPr="001E7A27" w:rsidRDefault="00535548" w:rsidP="00B753DA">
            <w:pPr>
              <w:pStyle w:val="AR6Table"/>
              <w:rPr>
                <w:b/>
                <w:bCs/>
                <w:lang w:val="en-GB"/>
              </w:rPr>
            </w:pPr>
            <w:r w:rsidRPr="001E7A27">
              <w:rPr>
                <w:lang w:val="en-GB"/>
              </w:rPr>
              <w:t>±</w:t>
            </w:r>
          </w:p>
        </w:tc>
        <w:tc>
          <w:tcPr>
            <w:tcW w:w="787" w:type="dxa"/>
            <w:tcBorders>
              <w:top w:val="single" w:sz="8" w:space="0" w:color="auto"/>
              <w:left w:val="nil"/>
              <w:bottom w:val="nil"/>
              <w:right w:val="single" w:sz="12" w:space="0" w:color="auto"/>
            </w:tcBorders>
            <w:shd w:val="clear" w:color="auto" w:fill="auto"/>
            <w:noWrap/>
            <w:vAlign w:val="center"/>
            <w:hideMark/>
          </w:tcPr>
          <w:p w14:paraId="1F9169A2" w14:textId="77777777" w:rsidR="00535548" w:rsidRPr="001E7A27" w:rsidRDefault="00535548" w:rsidP="00B753DA">
            <w:pPr>
              <w:pStyle w:val="AR6Table"/>
              <w:rPr>
                <w:b/>
                <w:bCs/>
                <w:lang w:val="en-GB"/>
              </w:rPr>
            </w:pPr>
            <w:r w:rsidRPr="001E7A27">
              <w:rPr>
                <w:b/>
                <w:bCs/>
                <w:lang w:val="en-GB"/>
              </w:rPr>
              <w:t>5.1</w:t>
            </w:r>
          </w:p>
        </w:tc>
      </w:tr>
      <w:tr w:rsidR="00535548" w:rsidRPr="001E7A27" w14:paraId="151EACF9" w14:textId="77777777" w:rsidTr="00B753DA">
        <w:trPr>
          <w:trHeight w:val="340"/>
        </w:trPr>
        <w:tc>
          <w:tcPr>
            <w:tcW w:w="2258" w:type="dxa"/>
            <w:tcBorders>
              <w:top w:val="nil"/>
              <w:left w:val="single" w:sz="12" w:space="0" w:color="auto"/>
              <w:bottom w:val="single" w:sz="12" w:space="0" w:color="auto"/>
              <w:right w:val="nil"/>
            </w:tcBorders>
            <w:shd w:val="clear" w:color="auto" w:fill="auto"/>
            <w:noWrap/>
            <w:vAlign w:val="center"/>
            <w:hideMark/>
          </w:tcPr>
          <w:p w14:paraId="742B9372" w14:textId="77777777" w:rsidR="00535548" w:rsidRPr="001E7A27" w:rsidRDefault="00535548" w:rsidP="00B753DA">
            <w:pPr>
              <w:pStyle w:val="AR6Table"/>
              <w:rPr>
                <w:b/>
                <w:bCs/>
                <w:lang w:val="en-GB"/>
              </w:rPr>
            </w:pPr>
            <w:r w:rsidRPr="001E7A27">
              <w:rPr>
                <w:b/>
                <w:bCs/>
                <w:lang w:val="en-GB"/>
              </w:rPr>
              <w:t>CMIP5 Model Mean</w:t>
            </w:r>
          </w:p>
        </w:tc>
        <w:tc>
          <w:tcPr>
            <w:tcW w:w="998" w:type="dxa"/>
            <w:tcBorders>
              <w:top w:val="nil"/>
              <w:left w:val="single" w:sz="8" w:space="0" w:color="auto"/>
              <w:bottom w:val="single" w:sz="12" w:space="0" w:color="auto"/>
              <w:right w:val="nil"/>
            </w:tcBorders>
            <w:shd w:val="clear" w:color="auto" w:fill="auto"/>
            <w:noWrap/>
            <w:vAlign w:val="center"/>
            <w:hideMark/>
          </w:tcPr>
          <w:p w14:paraId="46C470B4" w14:textId="77777777" w:rsidR="00535548" w:rsidRPr="001E7A27" w:rsidRDefault="00535548" w:rsidP="00B753DA">
            <w:pPr>
              <w:pStyle w:val="AR6Table"/>
              <w:rPr>
                <w:b/>
                <w:bCs/>
                <w:lang w:val="en-GB"/>
              </w:rPr>
            </w:pPr>
            <w:r w:rsidRPr="001E7A27">
              <w:rPr>
                <w:b/>
                <w:bCs/>
                <w:lang w:val="en-GB"/>
              </w:rPr>
              <w:t>0.93</w:t>
            </w:r>
          </w:p>
        </w:tc>
        <w:tc>
          <w:tcPr>
            <w:tcW w:w="645" w:type="dxa"/>
            <w:tcBorders>
              <w:top w:val="nil"/>
              <w:left w:val="nil"/>
              <w:bottom w:val="single" w:sz="12" w:space="0" w:color="auto"/>
              <w:right w:val="nil"/>
            </w:tcBorders>
            <w:shd w:val="clear" w:color="auto" w:fill="auto"/>
            <w:noWrap/>
            <w:vAlign w:val="center"/>
            <w:hideMark/>
          </w:tcPr>
          <w:p w14:paraId="79247FA1" w14:textId="77777777" w:rsidR="00535548" w:rsidRPr="001E7A27" w:rsidRDefault="00535548" w:rsidP="00B753DA">
            <w:pPr>
              <w:pStyle w:val="AR6Table"/>
              <w:rPr>
                <w:b/>
                <w:bCs/>
                <w:lang w:val="en-GB"/>
              </w:rPr>
            </w:pPr>
            <w:r w:rsidRPr="001E7A27">
              <w:rPr>
                <w:lang w:val="en-GB"/>
              </w:rPr>
              <w:t>±</w:t>
            </w:r>
          </w:p>
        </w:tc>
        <w:tc>
          <w:tcPr>
            <w:tcW w:w="655" w:type="dxa"/>
            <w:tcBorders>
              <w:top w:val="nil"/>
              <w:left w:val="nil"/>
              <w:bottom w:val="single" w:sz="12" w:space="0" w:color="auto"/>
              <w:right w:val="single" w:sz="8" w:space="0" w:color="auto"/>
            </w:tcBorders>
            <w:shd w:val="clear" w:color="auto" w:fill="auto"/>
            <w:noWrap/>
            <w:vAlign w:val="center"/>
            <w:hideMark/>
          </w:tcPr>
          <w:p w14:paraId="08414651" w14:textId="77777777" w:rsidR="00535548" w:rsidRPr="001E7A27" w:rsidRDefault="00535548" w:rsidP="00B753DA">
            <w:pPr>
              <w:pStyle w:val="AR6Table"/>
              <w:rPr>
                <w:b/>
                <w:bCs/>
                <w:lang w:val="en-GB"/>
              </w:rPr>
            </w:pPr>
            <w:r w:rsidRPr="001E7A27">
              <w:rPr>
                <w:b/>
                <w:bCs/>
                <w:lang w:val="en-GB"/>
              </w:rPr>
              <w:t>0.49</w:t>
            </w:r>
          </w:p>
        </w:tc>
        <w:tc>
          <w:tcPr>
            <w:tcW w:w="850" w:type="dxa"/>
            <w:tcBorders>
              <w:top w:val="nil"/>
              <w:left w:val="nil"/>
              <w:bottom w:val="single" w:sz="12" w:space="0" w:color="auto"/>
              <w:right w:val="nil"/>
            </w:tcBorders>
            <w:shd w:val="clear" w:color="auto" w:fill="auto"/>
            <w:noWrap/>
            <w:vAlign w:val="center"/>
            <w:hideMark/>
          </w:tcPr>
          <w:p w14:paraId="4B334A99" w14:textId="1A5CDC77" w:rsidR="00535548" w:rsidRPr="001E7A27" w:rsidRDefault="00535548" w:rsidP="00B753DA">
            <w:pPr>
              <w:pStyle w:val="AR6Table"/>
              <w:rPr>
                <w:b/>
                <w:bCs/>
                <w:lang w:val="en-GB"/>
              </w:rPr>
            </w:pPr>
            <w:del w:id="4460" w:author="Ian Blenkinsop" w:date="2021-07-28T14:37:00Z">
              <w:r w:rsidRPr="001E7A27" w:rsidDel="00FC1A6F">
                <w:rPr>
                  <w:b/>
                  <w:bCs/>
                  <w:lang w:val="en-GB"/>
                </w:rPr>
                <w:delText>-</w:delText>
              </w:r>
            </w:del>
            <w:ins w:id="4461" w:author="Ian Blenkinsop" w:date="2021-07-28T14:37:00Z">
              <w:r w:rsidR="00FC1A6F" w:rsidRPr="001E7A27">
                <w:rPr>
                  <w:b/>
                  <w:bCs/>
                  <w:lang w:val="en-GB"/>
                </w:rPr>
                <w:t>–</w:t>
              </w:r>
            </w:ins>
            <w:r w:rsidRPr="001E7A27">
              <w:rPr>
                <w:b/>
                <w:bCs/>
                <w:lang w:val="en-GB"/>
              </w:rPr>
              <w:t>57.9</w:t>
            </w:r>
          </w:p>
        </w:tc>
        <w:tc>
          <w:tcPr>
            <w:tcW w:w="479" w:type="dxa"/>
            <w:tcBorders>
              <w:top w:val="nil"/>
              <w:left w:val="nil"/>
              <w:bottom w:val="single" w:sz="12" w:space="0" w:color="auto"/>
              <w:right w:val="nil"/>
            </w:tcBorders>
            <w:shd w:val="clear" w:color="auto" w:fill="auto"/>
            <w:noWrap/>
            <w:vAlign w:val="center"/>
            <w:hideMark/>
          </w:tcPr>
          <w:p w14:paraId="09C199C4" w14:textId="77777777" w:rsidR="00535548" w:rsidRPr="001E7A27" w:rsidRDefault="00535548" w:rsidP="00B753DA">
            <w:pPr>
              <w:pStyle w:val="AR6Table"/>
              <w:rPr>
                <w:b/>
                <w:bCs/>
                <w:lang w:val="en-GB"/>
              </w:rPr>
            </w:pPr>
            <w:r w:rsidRPr="001E7A27">
              <w:rPr>
                <w:lang w:val="en-GB"/>
              </w:rPr>
              <w:t>±</w:t>
            </w:r>
          </w:p>
        </w:tc>
        <w:tc>
          <w:tcPr>
            <w:tcW w:w="655" w:type="dxa"/>
            <w:tcBorders>
              <w:top w:val="nil"/>
              <w:left w:val="nil"/>
              <w:bottom w:val="single" w:sz="12" w:space="0" w:color="auto"/>
              <w:right w:val="nil"/>
            </w:tcBorders>
            <w:shd w:val="clear" w:color="auto" w:fill="auto"/>
            <w:noWrap/>
            <w:vAlign w:val="center"/>
            <w:hideMark/>
          </w:tcPr>
          <w:p w14:paraId="6334A0EF" w14:textId="77777777" w:rsidR="00535548" w:rsidRPr="001E7A27" w:rsidRDefault="00535548" w:rsidP="00B753DA">
            <w:pPr>
              <w:pStyle w:val="AR6Table"/>
              <w:rPr>
                <w:b/>
                <w:bCs/>
                <w:lang w:val="en-GB"/>
              </w:rPr>
            </w:pPr>
            <w:r w:rsidRPr="001E7A27">
              <w:rPr>
                <w:b/>
                <w:bCs/>
                <w:lang w:val="en-GB"/>
              </w:rPr>
              <w:t>38.2</w:t>
            </w:r>
          </w:p>
        </w:tc>
        <w:tc>
          <w:tcPr>
            <w:tcW w:w="851" w:type="dxa"/>
            <w:tcBorders>
              <w:top w:val="nil"/>
              <w:left w:val="single" w:sz="8" w:space="0" w:color="auto"/>
              <w:bottom w:val="single" w:sz="12" w:space="0" w:color="auto"/>
              <w:right w:val="nil"/>
            </w:tcBorders>
            <w:shd w:val="clear" w:color="auto" w:fill="auto"/>
            <w:noWrap/>
            <w:vAlign w:val="center"/>
            <w:hideMark/>
          </w:tcPr>
          <w:p w14:paraId="750EDB85" w14:textId="77777777" w:rsidR="00535548" w:rsidRPr="001E7A27" w:rsidRDefault="00535548" w:rsidP="00B753DA">
            <w:pPr>
              <w:pStyle w:val="AR6Table"/>
              <w:rPr>
                <w:b/>
                <w:bCs/>
                <w:lang w:val="en-GB"/>
              </w:rPr>
            </w:pPr>
            <w:r w:rsidRPr="001E7A27">
              <w:rPr>
                <w:b/>
                <w:bCs/>
                <w:lang w:val="en-GB"/>
              </w:rPr>
              <w:t>0.82</w:t>
            </w:r>
          </w:p>
        </w:tc>
        <w:tc>
          <w:tcPr>
            <w:tcW w:w="479" w:type="dxa"/>
            <w:tcBorders>
              <w:top w:val="nil"/>
              <w:left w:val="nil"/>
              <w:bottom w:val="single" w:sz="12" w:space="0" w:color="auto"/>
              <w:right w:val="nil"/>
            </w:tcBorders>
            <w:shd w:val="clear" w:color="auto" w:fill="auto"/>
            <w:noWrap/>
            <w:vAlign w:val="center"/>
            <w:hideMark/>
          </w:tcPr>
          <w:p w14:paraId="56087055" w14:textId="77777777" w:rsidR="00535548" w:rsidRPr="001E7A27" w:rsidRDefault="00535548" w:rsidP="00B753DA">
            <w:pPr>
              <w:pStyle w:val="AR6Table"/>
              <w:rPr>
                <w:b/>
                <w:bCs/>
                <w:lang w:val="en-GB"/>
              </w:rPr>
            </w:pPr>
            <w:r w:rsidRPr="001E7A27">
              <w:rPr>
                <w:lang w:val="en-GB"/>
              </w:rPr>
              <w:t>±</w:t>
            </w:r>
          </w:p>
        </w:tc>
        <w:tc>
          <w:tcPr>
            <w:tcW w:w="645" w:type="dxa"/>
            <w:tcBorders>
              <w:top w:val="nil"/>
              <w:left w:val="nil"/>
              <w:bottom w:val="single" w:sz="12" w:space="0" w:color="auto"/>
              <w:right w:val="single" w:sz="8" w:space="0" w:color="auto"/>
            </w:tcBorders>
            <w:shd w:val="clear" w:color="auto" w:fill="auto"/>
            <w:noWrap/>
            <w:vAlign w:val="center"/>
            <w:hideMark/>
          </w:tcPr>
          <w:p w14:paraId="1CCA3FD4" w14:textId="77777777" w:rsidR="00535548" w:rsidRPr="001E7A27" w:rsidRDefault="00535548" w:rsidP="00B753DA">
            <w:pPr>
              <w:pStyle w:val="AR6Table"/>
              <w:rPr>
                <w:b/>
                <w:bCs/>
                <w:lang w:val="en-GB"/>
              </w:rPr>
            </w:pPr>
            <w:r w:rsidRPr="001E7A27">
              <w:rPr>
                <w:b/>
                <w:bCs/>
                <w:lang w:val="en-GB"/>
              </w:rPr>
              <w:t>0.07</w:t>
            </w:r>
          </w:p>
        </w:tc>
        <w:tc>
          <w:tcPr>
            <w:tcW w:w="826" w:type="dxa"/>
            <w:tcBorders>
              <w:top w:val="nil"/>
              <w:left w:val="nil"/>
              <w:bottom w:val="single" w:sz="12" w:space="0" w:color="auto"/>
              <w:right w:val="nil"/>
            </w:tcBorders>
            <w:shd w:val="clear" w:color="auto" w:fill="auto"/>
            <w:noWrap/>
            <w:vAlign w:val="center"/>
            <w:hideMark/>
          </w:tcPr>
          <w:p w14:paraId="15FF5E6B" w14:textId="28A8E85A" w:rsidR="00535548" w:rsidRPr="001E7A27" w:rsidRDefault="00535548" w:rsidP="00B753DA">
            <w:pPr>
              <w:pStyle w:val="AR6Table"/>
              <w:rPr>
                <w:b/>
                <w:bCs/>
                <w:lang w:val="en-GB"/>
              </w:rPr>
            </w:pPr>
            <w:del w:id="4462" w:author="Ian Blenkinsop" w:date="2021-07-28T14:37:00Z">
              <w:r w:rsidRPr="001E7A27" w:rsidDel="00FC1A6F">
                <w:rPr>
                  <w:b/>
                  <w:bCs/>
                  <w:lang w:val="en-GB"/>
                </w:rPr>
                <w:delText>-</w:delText>
              </w:r>
            </w:del>
            <w:ins w:id="4463" w:author="Ian Blenkinsop" w:date="2021-07-28T14:37:00Z">
              <w:r w:rsidR="00FC1A6F" w:rsidRPr="001E7A27">
                <w:rPr>
                  <w:b/>
                  <w:bCs/>
                  <w:lang w:val="en-GB"/>
                </w:rPr>
                <w:t>–</w:t>
              </w:r>
            </w:ins>
            <w:r w:rsidRPr="001E7A27">
              <w:rPr>
                <w:b/>
                <w:bCs/>
                <w:lang w:val="en-GB"/>
              </w:rPr>
              <w:t>17.3</w:t>
            </w:r>
          </w:p>
        </w:tc>
        <w:tc>
          <w:tcPr>
            <w:tcW w:w="479" w:type="dxa"/>
            <w:tcBorders>
              <w:top w:val="nil"/>
              <w:left w:val="nil"/>
              <w:bottom w:val="single" w:sz="12" w:space="0" w:color="auto"/>
              <w:right w:val="nil"/>
            </w:tcBorders>
            <w:shd w:val="clear" w:color="auto" w:fill="auto"/>
            <w:noWrap/>
            <w:vAlign w:val="center"/>
            <w:hideMark/>
          </w:tcPr>
          <w:p w14:paraId="00D5DD68" w14:textId="77777777" w:rsidR="00535548" w:rsidRPr="001E7A27" w:rsidRDefault="00535548" w:rsidP="00B753DA">
            <w:pPr>
              <w:pStyle w:val="AR6Table"/>
              <w:rPr>
                <w:b/>
                <w:bCs/>
                <w:lang w:val="en-GB"/>
              </w:rPr>
            </w:pPr>
            <w:r w:rsidRPr="001E7A27">
              <w:rPr>
                <w:lang w:val="en-GB"/>
              </w:rPr>
              <w:t>±</w:t>
            </w:r>
          </w:p>
        </w:tc>
        <w:tc>
          <w:tcPr>
            <w:tcW w:w="787" w:type="dxa"/>
            <w:tcBorders>
              <w:top w:val="nil"/>
              <w:left w:val="nil"/>
              <w:bottom w:val="single" w:sz="12" w:space="0" w:color="auto"/>
              <w:right w:val="single" w:sz="12" w:space="0" w:color="auto"/>
            </w:tcBorders>
            <w:shd w:val="clear" w:color="auto" w:fill="auto"/>
            <w:noWrap/>
            <w:vAlign w:val="center"/>
            <w:hideMark/>
          </w:tcPr>
          <w:p w14:paraId="279B8A8B" w14:textId="77777777" w:rsidR="00535548" w:rsidRPr="001E7A27" w:rsidRDefault="00535548" w:rsidP="00B753DA">
            <w:pPr>
              <w:pStyle w:val="AR6Table"/>
              <w:rPr>
                <w:b/>
                <w:bCs/>
                <w:lang w:val="en-GB"/>
              </w:rPr>
            </w:pPr>
            <w:r w:rsidRPr="001E7A27">
              <w:rPr>
                <w:b/>
                <w:bCs/>
                <w:lang w:val="en-GB"/>
              </w:rPr>
              <w:t>3.8</w:t>
            </w:r>
          </w:p>
        </w:tc>
      </w:tr>
    </w:tbl>
    <w:p w14:paraId="12FB90A1" w14:textId="77777777" w:rsidR="00535548" w:rsidRPr="001E7A27" w:rsidRDefault="00535548" w:rsidP="005C7F25">
      <w:pPr>
        <w:pStyle w:val="AR6BodyText"/>
        <w:rPr>
          <w:b/>
          <w:lang w:val="en-GB"/>
        </w:rPr>
      </w:pPr>
    </w:p>
    <w:p w14:paraId="012704FC" w14:textId="612102E5" w:rsidR="00833549" w:rsidRPr="001E7A27" w:rsidRDefault="00833549" w:rsidP="005C7F25">
      <w:pPr>
        <w:pStyle w:val="AR6BodyText"/>
        <w:rPr>
          <w:b/>
          <w:lang w:val="en-GB"/>
        </w:rPr>
      </w:pPr>
      <w:r w:rsidRPr="001E7A27">
        <w:rPr>
          <w:b/>
          <w:lang w:val="en-GB"/>
        </w:rPr>
        <w:t xml:space="preserve">[END TABLE 5.5 HERE] </w:t>
      </w:r>
    </w:p>
    <w:p w14:paraId="50F6EEEC" w14:textId="77777777" w:rsidR="00833549" w:rsidRPr="001E7A27" w:rsidRDefault="00833549" w:rsidP="005C7F25">
      <w:pPr>
        <w:pStyle w:val="AR6BodyText"/>
        <w:rPr>
          <w:lang w:val="en-GB"/>
        </w:rPr>
      </w:pPr>
    </w:p>
    <w:p w14:paraId="6DCC0C14" w14:textId="77777777" w:rsidR="00D0356A" w:rsidRPr="001E7A27" w:rsidRDefault="00D0356A" w:rsidP="005C7F25">
      <w:pPr>
        <w:pStyle w:val="AR6BodyText"/>
        <w:rPr>
          <w:lang w:val="en-GB"/>
        </w:rPr>
      </w:pPr>
    </w:p>
    <w:p w14:paraId="716CD206" w14:textId="6024BE97" w:rsidR="002D5862" w:rsidRPr="001E7A27" w:rsidRDefault="00833549" w:rsidP="005C7F25">
      <w:pPr>
        <w:pStyle w:val="AR6BodyText"/>
        <w:rPr>
          <w:lang w:val="en-GB"/>
        </w:rPr>
      </w:pPr>
      <w:r w:rsidRPr="001E7A27">
        <w:rPr>
          <w:lang w:val="en-GB"/>
        </w:rPr>
        <w:t>In these ideali</w:t>
      </w:r>
      <w:ins w:id="4464" w:author="Soapbox" w:date="2021-07-21T12:39:00Z">
        <w:r w:rsidR="00D7137F" w:rsidRPr="001E7A27">
          <w:rPr>
            <w:lang w:val="en-GB"/>
          </w:rPr>
          <w:t>z</w:t>
        </w:r>
      </w:ins>
      <w:del w:id="4465" w:author="Soapbox" w:date="2021-07-21T12:39:00Z">
        <w:r w:rsidRPr="001E7A27" w:rsidDel="00D7137F">
          <w:rPr>
            <w:lang w:val="en-GB"/>
          </w:rPr>
          <w:delText>s</w:delText>
        </w:r>
      </w:del>
      <w:r w:rsidRPr="001E7A27">
        <w:rPr>
          <w:lang w:val="en-GB"/>
        </w:rPr>
        <w:t>ed 1% per year CO</w:t>
      </w:r>
      <w:r w:rsidRPr="001E7A27">
        <w:rPr>
          <w:vertAlign w:val="subscript"/>
          <w:lang w:val="en-GB"/>
        </w:rPr>
        <w:t>2</w:t>
      </w:r>
      <w:r w:rsidRPr="001E7A27">
        <w:rPr>
          <w:lang w:val="en-GB"/>
        </w:rPr>
        <w:t xml:space="preserve"> runs, the CMIP6 models show reasonable agreement on the patterns of carbon uptake and also on the separate impacts of CO</w:t>
      </w:r>
      <w:r w:rsidRPr="001E7A27">
        <w:rPr>
          <w:vertAlign w:val="subscript"/>
          <w:lang w:val="en-GB"/>
        </w:rPr>
        <w:t>2</w:t>
      </w:r>
      <w:r w:rsidRPr="001E7A27">
        <w:rPr>
          <w:lang w:val="en-GB"/>
        </w:rPr>
        <w:t xml:space="preserve"> increase and climate change (Figure 5.2</w:t>
      </w:r>
      <w:r w:rsidR="002D6497" w:rsidRPr="001E7A27">
        <w:rPr>
          <w:lang w:val="en-GB"/>
        </w:rPr>
        <w:t>7</w:t>
      </w:r>
      <w:r w:rsidRPr="001E7A27">
        <w:rPr>
          <w:lang w:val="en-GB"/>
        </w:rPr>
        <w:t>). For the ensemble mean, increasing atmospheric CO</w:t>
      </w:r>
      <w:r w:rsidRPr="001E7A27">
        <w:rPr>
          <w:vertAlign w:val="subscript"/>
          <w:lang w:val="en-GB"/>
        </w:rPr>
        <w:t>2</w:t>
      </w:r>
      <w:r w:rsidRPr="001E7A27">
        <w:rPr>
          <w:lang w:val="en-GB"/>
        </w:rPr>
        <w:t xml:space="preserve"> increases carbon uptake by the oceans, especially in the</w:t>
      </w:r>
      <w:r w:rsidR="00D7137F" w:rsidRPr="001E7A27">
        <w:rPr>
          <w:lang w:val="en-GB"/>
        </w:rPr>
        <w:t xml:space="preserve"> </w:t>
      </w:r>
      <w:r w:rsidR="002D5862" w:rsidRPr="001E7A27">
        <w:rPr>
          <w:lang w:val="en-GB"/>
        </w:rPr>
        <w:t>Southern Ocean and the North Atlantic Ocean</w:t>
      </w:r>
      <w:ins w:id="4466" w:author="Soapbox" w:date="2021-07-21T12:41:00Z">
        <w:r w:rsidR="00D7137F" w:rsidRPr="001E7A27">
          <w:rPr>
            <w:lang w:val="en-GB"/>
          </w:rPr>
          <w:t>,</w:t>
        </w:r>
      </w:ins>
      <w:del w:id="4467" w:author="Soapbox" w:date="2021-07-21T12:41:00Z">
        <w:r w:rsidR="002D5862" w:rsidRPr="001E7A27" w:rsidDel="00D7137F">
          <w:rPr>
            <w:lang w:val="en-GB"/>
          </w:rPr>
          <w:delText>;</w:delText>
        </w:r>
      </w:del>
      <w:r w:rsidR="002D5862" w:rsidRPr="001E7A27">
        <w:rPr>
          <w:lang w:val="en-GB"/>
        </w:rPr>
        <w:t xml:space="preserve"> and on the land, especially in tropical and boreal forests (</w:t>
      </w:r>
      <w:r w:rsidR="002D5862" w:rsidRPr="001E7A27">
        <w:rPr>
          <w:rFonts w:ascii="Symbol" w:hAnsi="Symbol"/>
          <w:i/>
          <w:lang w:val="en-GB"/>
        </w:rPr>
        <w:t></w:t>
      </w:r>
      <w:r w:rsidR="002D5862" w:rsidRPr="001E7A27">
        <w:rPr>
          <w:rFonts w:ascii="Symbol" w:hAnsi="Symbol"/>
          <w:i/>
          <w:lang w:val="en-GB"/>
        </w:rPr>
        <w:t></w:t>
      </w:r>
      <w:r w:rsidR="002D5862" w:rsidRPr="001E7A27">
        <w:rPr>
          <w:rFonts w:ascii="Symbol" w:hAnsi="Symbol"/>
          <w:i/>
          <w:lang w:val="en-GB"/>
        </w:rPr>
        <w:t></w:t>
      </w:r>
      <w:r w:rsidR="002D5862" w:rsidRPr="001E7A27">
        <w:rPr>
          <w:lang w:val="en-GB"/>
        </w:rPr>
        <w:t>Figure 5.27a). Climate change further enhances land carbon storage in the boreal zone</w:t>
      </w:r>
      <w:ins w:id="4468" w:author="Soapbox" w:date="2021-07-21T12:41:00Z">
        <w:r w:rsidR="00D7137F" w:rsidRPr="001E7A27">
          <w:rPr>
            <w:lang w:val="en-GB"/>
          </w:rPr>
          <w:t>,</w:t>
        </w:r>
      </w:ins>
      <w:r w:rsidR="002D5862" w:rsidRPr="001E7A27">
        <w:rPr>
          <w:lang w:val="en-GB"/>
        </w:rPr>
        <w:t xml:space="preserve"> but has a compensating negative impact on the carbon sink in tropical and subtropical lands, and in the North Atlantic Ocean (</w:t>
      </w:r>
      <w:r w:rsidR="002D5862" w:rsidRPr="001E7A27">
        <w:rPr>
          <w:rFonts w:ascii="Symbol" w:hAnsi="Symbol"/>
          <w:i/>
          <w:lang w:val="en-GB"/>
        </w:rPr>
        <w:t></w:t>
      </w:r>
      <w:r w:rsidR="002D5862" w:rsidRPr="001E7A27">
        <w:rPr>
          <w:rFonts w:ascii="Symbol" w:hAnsi="Symbol"/>
          <w:i/>
          <w:lang w:val="en-GB"/>
        </w:rPr>
        <w:t></w:t>
      </w:r>
      <w:r w:rsidR="002D5862" w:rsidRPr="001E7A27">
        <w:rPr>
          <w:rFonts w:ascii="Symbol" w:hAnsi="Symbol"/>
          <w:i/>
          <w:lang w:val="en-GB"/>
        </w:rPr>
        <w:t></w:t>
      </w:r>
      <w:r w:rsidR="002D5862" w:rsidRPr="001E7A27">
        <w:rPr>
          <w:lang w:val="en-GB"/>
        </w:rPr>
        <w:t>Figure 5.27b). Overall, the ensemble mean of the CMIP6 ESMs model</w:t>
      </w:r>
      <w:del w:id="4469" w:author="Soapbox" w:date="2021-07-21T12:42:00Z">
        <w:r w:rsidR="002D5862" w:rsidRPr="001E7A27" w:rsidDel="00D7137F">
          <w:rPr>
            <w:lang w:val="en-GB"/>
          </w:rPr>
          <w:delText>s</w:delText>
        </w:r>
      </w:del>
      <w:r w:rsidR="002D5862" w:rsidRPr="001E7A27">
        <w:rPr>
          <w:lang w:val="en-GB"/>
        </w:rPr>
        <w:t xml:space="preserve"> indicates increasing carbon storage with CO</w:t>
      </w:r>
      <w:r w:rsidR="002D5862" w:rsidRPr="001E7A27">
        <w:rPr>
          <w:vertAlign w:val="subscript"/>
          <w:lang w:val="en-GB"/>
        </w:rPr>
        <w:t>2</w:t>
      </w:r>
      <w:r w:rsidR="002D5862" w:rsidRPr="001E7A27">
        <w:rPr>
          <w:lang w:val="en-GB"/>
        </w:rPr>
        <w:t xml:space="preserve"> in almost all locations (Figure 5.27c).</w:t>
      </w:r>
    </w:p>
    <w:p w14:paraId="14221B2A" w14:textId="77777777" w:rsidR="002D5862" w:rsidRPr="001E7A27" w:rsidRDefault="002D5862" w:rsidP="005C7F25">
      <w:pPr>
        <w:pStyle w:val="AR6BodyText"/>
        <w:rPr>
          <w:lang w:val="en-GB"/>
        </w:rPr>
      </w:pPr>
    </w:p>
    <w:p w14:paraId="45B1C959" w14:textId="77777777" w:rsidR="001C7F75" w:rsidRPr="001E7A27" w:rsidRDefault="001C7F75" w:rsidP="005C7F25">
      <w:pPr>
        <w:pStyle w:val="AR6BodyText"/>
        <w:rPr>
          <w:lang w:val="en-GB"/>
        </w:rPr>
      </w:pPr>
    </w:p>
    <w:p w14:paraId="31E30CE4" w14:textId="77777777" w:rsidR="00833549" w:rsidRPr="001E7A27" w:rsidRDefault="00833549" w:rsidP="005C7F25">
      <w:pPr>
        <w:pStyle w:val="AR6BodyText"/>
        <w:rPr>
          <w:b/>
          <w:lang w:val="en-GB"/>
        </w:rPr>
      </w:pPr>
      <w:r w:rsidRPr="001E7A27">
        <w:rPr>
          <w:b/>
          <w:lang w:val="en-GB"/>
        </w:rPr>
        <w:t>[START FIGURE 5.2</w:t>
      </w:r>
      <w:r w:rsidR="002D6497" w:rsidRPr="001E7A27">
        <w:rPr>
          <w:b/>
          <w:lang w:val="en-GB"/>
        </w:rPr>
        <w:t>7</w:t>
      </w:r>
      <w:r w:rsidRPr="001E7A27">
        <w:rPr>
          <w:b/>
          <w:lang w:val="en-GB"/>
        </w:rPr>
        <w:t xml:space="preserve"> HERE]</w:t>
      </w:r>
    </w:p>
    <w:p w14:paraId="0BF6DC46" w14:textId="4C765386" w:rsidR="00833549" w:rsidRPr="001E7A27" w:rsidRDefault="00833549" w:rsidP="005C7F25">
      <w:pPr>
        <w:pStyle w:val="AR6BodyText"/>
        <w:rPr>
          <w:b/>
          <w:bCs/>
          <w:lang w:val="en-GB" w:eastAsia="en-US"/>
        </w:rPr>
      </w:pPr>
    </w:p>
    <w:p w14:paraId="7A8B0D72" w14:textId="6313F4D3" w:rsidR="003A2598" w:rsidRPr="001E7A27" w:rsidRDefault="003A2598" w:rsidP="003A2598">
      <w:pPr>
        <w:pStyle w:val="AR6Chap5Figure"/>
        <w:rPr>
          <w:lang w:val="en-GB"/>
        </w:rPr>
      </w:pPr>
      <w:r w:rsidRPr="001E7A27">
        <w:rPr>
          <w:b/>
          <w:bCs/>
          <w:lang w:val="en-GB"/>
        </w:rPr>
        <w:t>Maps of carbon-concentration and carbon</w:t>
      </w:r>
      <w:ins w:id="4470" w:author="Soapbox" w:date="2021-07-16T07:59:00Z">
        <w:r w:rsidR="00576D5B" w:rsidRPr="001E7A27">
          <w:rPr>
            <w:rFonts w:cs="Times New Roman"/>
            <w:b/>
            <w:bCs/>
            <w:lang w:val="en-GB"/>
          </w:rPr>
          <w:t>–</w:t>
        </w:r>
      </w:ins>
      <w:del w:id="4471" w:author="Soapbox" w:date="2021-07-16T07:59:00Z">
        <w:r w:rsidRPr="001E7A27" w:rsidDel="00576D5B">
          <w:rPr>
            <w:b/>
            <w:bCs/>
            <w:lang w:val="en-GB"/>
          </w:rPr>
          <w:delText>-</w:delText>
        </w:r>
      </w:del>
      <w:r w:rsidRPr="001E7A27">
        <w:rPr>
          <w:b/>
          <w:bCs/>
          <w:lang w:val="en-GB"/>
        </w:rPr>
        <w:t>climate feedback terms, as well as net carbon changes under the idealised 1% per year CO</w:t>
      </w:r>
      <w:r w:rsidRPr="001E7A27">
        <w:rPr>
          <w:b/>
          <w:bCs/>
          <w:vertAlign w:val="subscript"/>
          <w:lang w:val="en-GB"/>
        </w:rPr>
        <w:t>2</w:t>
      </w:r>
      <w:r w:rsidRPr="001E7A27">
        <w:rPr>
          <w:b/>
          <w:bCs/>
          <w:lang w:val="en-GB"/>
        </w:rPr>
        <w:t xml:space="preserve"> scenario, as evaluated from CMIP6 Earth system models (ESMs)</w:t>
      </w:r>
      <w:r w:rsidRPr="001E7A27">
        <w:rPr>
          <w:lang w:val="en-GB"/>
        </w:rPr>
        <w:t xml:space="preserve">. Shown are the model means from nine CMIP6 ESMs. </w:t>
      </w:r>
      <w:r w:rsidRPr="001E7A27">
        <w:rPr>
          <w:rFonts w:cs="Times New Roman"/>
          <w:color w:val="000000"/>
          <w:lang w:val="en-GB"/>
        </w:rPr>
        <w:t xml:space="preserve">Uncertainty is represented using the simple approach (see </w:t>
      </w:r>
      <w:r w:rsidRPr="001E7A27">
        <w:rPr>
          <w:rFonts w:cs="Times New Roman"/>
          <w:iCs/>
          <w:color w:val="000000"/>
          <w:lang w:val="en-GB"/>
        </w:rPr>
        <w:t>Cross-Chapter Box Atlas.1 for more information)</w:t>
      </w:r>
      <w:r w:rsidRPr="001E7A27">
        <w:rPr>
          <w:rFonts w:cs="Times New Roman"/>
          <w:color w:val="000000"/>
          <w:lang w:val="en-GB"/>
        </w:rPr>
        <w:t xml:space="preserve">: </w:t>
      </w:r>
      <w:r w:rsidRPr="001E7A27">
        <w:rPr>
          <w:rFonts w:cs="Times New Roman"/>
          <w:iCs/>
          <w:color w:val="000000"/>
          <w:lang w:val="en-GB"/>
        </w:rPr>
        <w:t>No overlay indicates regions with high model agreement, where ≥</w:t>
      </w:r>
      <w:r w:rsidRPr="001E7A27">
        <w:rPr>
          <w:rFonts w:cs="Times New Roman"/>
          <w:color w:val="000000"/>
          <w:lang w:val="en-GB"/>
        </w:rPr>
        <w:t xml:space="preserve">80% of models agree with the ensemble mean on the sign of change; </w:t>
      </w:r>
      <w:r w:rsidRPr="001E7A27">
        <w:rPr>
          <w:rFonts w:cs="Times New Roman"/>
          <w:iCs/>
          <w:color w:val="000000"/>
          <w:lang w:val="en-GB"/>
        </w:rPr>
        <w:t>diagonal lines indicate regions with low model agreement, where &lt;</w:t>
      </w:r>
      <w:r w:rsidRPr="001E7A27">
        <w:rPr>
          <w:rFonts w:cs="Times New Roman"/>
          <w:color w:val="000000"/>
          <w:lang w:val="en-GB"/>
        </w:rPr>
        <w:t>80% of models agree with the ensemble mean on the sign of change</w:t>
      </w:r>
      <w:r w:rsidRPr="001E7A27">
        <w:rPr>
          <w:rFonts w:cs="Times New Roman"/>
          <w:iCs/>
          <w:color w:val="000000"/>
          <w:lang w:val="en-GB"/>
        </w:rPr>
        <w:t xml:space="preserve">. </w:t>
      </w:r>
      <w:r w:rsidRPr="001E7A27">
        <w:rPr>
          <w:lang w:val="en-GB"/>
        </w:rPr>
        <w:t>Also shown are zonal-mean latitude profiles of land (green) and ocean (blue) feedbacks. On the land, the zonal mean feedback for the mean of the ensemble of models that include nitrogen is shown as dashed lines, and carbon-only models as dash-dotted lines, and the carbon</w:t>
      </w:r>
      <w:ins w:id="4472" w:author="Soapbox" w:date="2021-07-16T07:59:00Z">
        <w:r w:rsidR="00576D5B" w:rsidRPr="001E7A27">
          <w:rPr>
            <w:rFonts w:cs="Times New Roman"/>
            <w:lang w:val="en-GB"/>
          </w:rPr>
          <w:t>–</w:t>
        </w:r>
      </w:ins>
      <w:del w:id="4473" w:author="Soapbox" w:date="2021-07-16T07:59:00Z">
        <w:r w:rsidRPr="001E7A27" w:rsidDel="00576D5B">
          <w:rPr>
            <w:lang w:val="en-GB"/>
          </w:rPr>
          <w:delText>-</w:delText>
        </w:r>
      </w:del>
      <w:r w:rsidRPr="001E7A27">
        <w:rPr>
          <w:lang w:val="en-GB"/>
        </w:rPr>
        <w:t>climate feedback from one permafrost-carbon enabled ESM is shown as a dotted line carbon changes are calculated as the difference between carbon stocks at different times on land and for the ocean as the time integral of atmosphere-ocean CO</w:t>
      </w:r>
      <w:r w:rsidRPr="001E7A27">
        <w:rPr>
          <w:vertAlign w:val="subscript"/>
          <w:lang w:val="en-GB"/>
        </w:rPr>
        <w:t>2</w:t>
      </w:r>
      <w:r w:rsidRPr="001E7A27">
        <w:rPr>
          <w:lang w:val="en-GB"/>
        </w:rPr>
        <w:t xml:space="preserve"> flux anomalies relative to the pre-industrial. The denominator for gamma here is the global mean surface air temperature.</w:t>
      </w:r>
      <w:r w:rsidR="00E9713E" w:rsidRPr="001E7A27">
        <w:rPr>
          <w:lang w:val="en-GB"/>
        </w:rPr>
        <w:t xml:space="preserve"> </w:t>
      </w:r>
      <w:r w:rsidR="00E9713E" w:rsidRPr="001E7A27">
        <w:rPr>
          <w:rFonts w:cs="Times New Roman"/>
          <w:szCs w:val="20"/>
          <w:lang w:val="en-GB"/>
        </w:rPr>
        <w:t>Further details on data sources and processing are available in the chapter data table (Table 5.SM.6).</w:t>
      </w:r>
    </w:p>
    <w:p w14:paraId="438FBAB0" w14:textId="77777777" w:rsidR="003A2598" w:rsidRPr="001E7A27" w:rsidRDefault="003A2598">
      <w:pPr>
        <w:rPr>
          <w:lang w:val="en-GB"/>
        </w:rPr>
      </w:pPr>
    </w:p>
    <w:p w14:paraId="2EC3CD64" w14:textId="77777777" w:rsidR="00833549" w:rsidRPr="001E7A27" w:rsidRDefault="00833549" w:rsidP="005C7F25">
      <w:pPr>
        <w:pStyle w:val="AR6BodyText"/>
        <w:rPr>
          <w:lang w:val="en-GB"/>
        </w:rPr>
      </w:pPr>
    </w:p>
    <w:p w14:paraId="28AB4BA6" w14:textId="77777777" w:rsidR="00833549" w:rsidRPr="001E7A27" w:rsidRDefault="00833549" w:rsidP="005C7F25">
      <w:pPr>
        <w:pStyle w:val="AR6BodyText"/>
        <w:rPr>
          <w:b/>
          <w:lang w:val="en-GB"/>
        </w:rPr>
      </w:pPr>
      <w:r w:rsidRPr="001E7A27">
        <w:rPr>
          <w:b/>
          <w:lang w:val="en-GB"/>
        </w:rPr>
        <w:t>[END FIGURE 5.2</w:t>
      </w:r>
      <w:r w:rsidR="002D6497" w:rsidRPr="001E7A27">
        <w:rPr>
          <w:b/>
          <w:lang w:val="en-GB"/>
        </w:rPr>
        <w:t xml:space="preserve">7 </w:t>
      </w:r>
      <w:r w:rsidRPr="001E7A27">
        <w:rPr>
          <w:b/>
          <w:lang w:val="en-GB"/>
        </w:rPr>
        <w:t>HERE]</w:t>
      </w:r>
    </w:p>
    <w:p w14:paraId="4E81DC5F" w14:textId="77777777" w:rsidR="00041691" w:rsidRPr="001E7A27" w:rsidRDefault="00041691" w:rsidP="005C7F25">
      <w:pPr>
        <w:pStyle w:val="AR6BodyText"/>
        <w:rPr>
          <w:b/>
          <w:bCs/>
          <w:lang w:val="en-GB"/>
        </w:rPr>
      </w:pPr>
    </w:p>
    <w:p w14:paraId="66F003C6" w14:textId="77777777" w:rsidR="00C95A77" w:rsidRPr="001E7A27" w:rsidRDefault="00C95A77" w:rsidP="005C7F25">
      <w:pPr>
        <w:pStyle w:val="AR6BodyText"/>
        <w:rPr>
          <w:lang w:val="en-GB"/>
        </w:rPr>
      </w:pPr>
    </w:p>
    <w:p w14:paraId="20CDA5EA" w14:textId="77777777" w:rsidR="00041691" w:rsidRPr="001E7A27" w:rsidRDefault="00041691" w:rsidP="00535548">
      <w:pPr>
        <w:pStyle w:val="AR6Chap5Level2511"/>
        <w:rPr>
          <w:lang w:val="en-GB"/>
        </w:rPr>
      </w:pPr>
      <w:bookmarkStart w:id="4474" w:name="_Toc33564293"/>
      <w:bookmarkStart w:id="4475" w:name="_Toc70535707"/>
      <w:r w:rsidRPr="001E7A27">
        <w:rPr>
          <w:lang w:val="en-GB"/>
        </w:rPr>
        <w:t>Emergent constraints to reduce uncertainties in projections</w:t>
      </w:r>
      <w:bookmarkEnd w:id="4474"/>
      <w:bookmarkEnd w:id="4475"/>
    </w:p>
    <w:p w14:paraId="0C62B377" w14:textId="77777777" w:rsidR="00041691" w:rsidRPr="001E7A27" w:rsidRDefault="00041691" w:rsidP="005C7F25">
      <w:pPr>
        <w:pStyle w:val="AR6BodyText"/>
        <w:rPr>
          <w:lang w:val="en-GB"/>
        </w:rPr>
      </w:pPr>
    </w:p>
    <w:p w14:paraId="418B8B36" w14:textId="0BCDCD6D" w:rsidR="00041691" w:rsidRPr="001E7A27" w:rsidRDefault="00041691" w:rsidP="005C7F25">
      <w:pPr>
        <w:pStyle w:val="AR6BodyText"/>
        <w:rPr>
          <w:lang w:val="en-GB"/>
        </w:rPr>
      </w:pPr>
      <w:r w:rsidRPr="001E7A27">
        <w:rPr>
          <w:lang w:val="en-GB"/>
        </w:rPr>
        <w:t>Emergent constraints are based on relationships between observable aspects of the current or past climate (such as trends or variability), and uncertain aspects of future climate change (such as the strength of particular feedbacks). These relationships are evident across an ensemble of models. When combined with an observational estimate of the trend or variability in the real climate, such emergent relationships can yield ‘emergent constraints’ on future climate change</w:t>
      </w:r>
      <w:r w:rsidR="00C805B4" w:rsidRPr="001E7A27">
        <w:rPr>
          <w:lang w:val="en-GB"/>
        </w:rPr>
        <w:t xml:space="preserve"> </w:t>
      </w:r>
      <w:r w:rsidR="00C805B4" w:rsidRPr="001E7A27">
        <w:rPr>
          <w:lang w:val="en-GB"/>
        </w:rPr>
        <w:fldChar w:fldCharType="begin" w:fldLock="1"/>
      </w:r>
      <w:r w:rsidR="00747167" w:rsidRPr="001E7A27">
        <w:rPr>
          <w:lang w:val="en-GB"/>
        </w:rPr>
        <w:instrText>ADDIN CSL_CITATION { "citationItems" : [ { "id" : "ITEM-1", "itemData" : { "DOI" : "10.1038/s41558-019-0436-6", "ISSN" : "1758-678X", "abstract" : "In recent years, an evaluation technique for Earth System Models (ESMs) has arisen\u2014emergent constraints (ECs)\u2014which rely on strong statistical relationships between aspects of current climate and future change across an ESM ensemble. Combining the EC relationship with observations could reduce uncertainty surrounding future change. Here, we articulate a framework to assess ECs, and provide indicators whereby a proposed EC may move from a strong statistical relationship to confirmation. The primary indicators are verified mechanisms and out-of-sample testing. Confirmed ECs have the potential to improve ESMs by focusing attention on the variables most relevant to climate projections. Looking forward, there may be undiscovered ECs for extremes and teleconnections, and ECs may help identify climate system tipping points.", "author" : [ { "dropping-particle" : "", "family" : "Hall", "given" : "Alex", "non-dropping-particle" : "", "parse-names" : false, "suffix" : "" }, { "dropping-particle" : "", "family" : "Cox", "given" : "Peter", "non-dropping-particle" : "", "parse-names" : false, "suffix" : "" }, { "dropping-particle" : "", "family" : "Huntingford", "given" : "Chris", "non-dropping-particle" : "", "parse-names" : false, "suffix" : "" }, { "dropping-particle" : "", "family" : "Klein", "given" : "Stephen", "non-dropping-particle" : "", "parse-names" : false, "suffix" : "" } ], "container-title" : "Nature Climate Change", "id" : "ITEM-1", "issue" : "4", "issued" : { "date-parts" : [ [ "2019", "4", "18" ] ] }, "page" : "269-278", "title" : "Progressing emergent constraints on future climate change", "translator" : [ { "dropping-particle" : "", "family" : "L6236", "given" : "", "non-dropping-particle" : "", "parse-names" : false, "suffix" : "" } ], "type" : "article-journal", "volume" : "9" }, "uris" : [ "http://www.mendeley.com/documents/?uuid=f3b8b714-a3fa-41f0-91b2-8474e0b2d47f" ] } ], "mendeley" : { "formattedCitation" : "(Hall et al., 2019)", "plainTextFormattedCitation" : "(Hall et al., 2019)", "previouslyFormattedCitation" : "(Hall et al., 2019)" }, "properties" : { "noteIndex" : 0 }, "schema" : "https://github.com/citation-style-language/schema/raw/master/csl-citation.json" }</w:instrText>
      </w:r>
      <w:r w:rsidR="00C805B4" w:rsidRPr="001E7A27">
        <w:rPr>
          <w:lang w:val="en-GB"/>
        </w:rPr>
        <w:fldChar w:fldCharType="separate"/>
      </w:r>
      <w:r w:rsidR="00025FA2" w:rsidRPr="001E7A27">
        <w:rPr>
          <w:noProof/>
          <w:lang w:val="en-GB"/>
        </w:rPr>
        <w:t>(Hall et al., 2019)</w:t>
      </w:r>
      <w:r w:rsidR="00C805B4" w:rsidRPr="001E7A27">
        <w:rPr>
          <w:lang w:val="en-GB"/>
        </w:rPr>
        <w:fldChar w:fldCharType="end"/>
      </w:r>
      <w:r w:rsidRPr="001E7A27">
        <w:rPr>
          <w:lang w:val="en-GB"/>
        </w:rPr>
        <w:t xml:space="preserve">. At the time of </w:t>
      </w:r>
      <w:del w:id="4476" w:author="Soapbox" w:date="2021-07-21T12:43:00Z">
        <w:r w:rsidRPr="001E7A27" w:rsidDel="00D7137F">
          <w:rPr>
            <w:lang w:val="en-GB"/>
          </w:rPr>
          <w:delText xml:space="preserve">the </w:delText>
        </w:r>
      </w:del>
      <w:r w:rsidRPr="001E7A27">
        <w:rPr>
          <w:lang w:val="en-GB"/>
        </w:rPr>
        <w:t>AR5</w:t>
      </w:r>
      <w:r w:rsidR="00A14FBD" w:rsidRPr="001E7A27">
        <w:rPr>
          <w:lang w:val="en-GB"/>
        </w:rPr>
        <w:t xml:space="preserve"> (WGI, </w:t>
      </w:r>
      <w:ins w:id="4477" w:author="Ian Blenkinsop" w:date="2021-07-28T14:37:00Z">
        <w:r w:rsidR="00FC1A6F" w:rsidRPr="001E7A27">
          <w:rPr>
            <w:lang w:val="en-GB"/>
          </w:rPr>
          <w:t xml:space="preserve">Section </w:t>
        </w:r>
      </w:ins>
      <w:r w:rsidR="00A14FBD" w:rsidRPr="001E7A27">
        <w:rPr>
          <w:lang w:val="en-GB"/>
        </w:rPr>
        <w:t>9.8.3)</w:t>
      </w:r>
      <w:r w:rsidRPr="001E7A27">
        <w:rPr>
          <w:lang w:val="en-GB"/>
        </w:rPr>
        <w:t xml:space="preserve">, there had been relatively few applications of the technique to constrain carbon cycle sensitivities, but there have been many studies published since </w:t>
      </w:r>
      <w:r w:rsidR="00C805B4" w:rsidRPr="001E7A27">
        <w:rPr>
          <w:lang w:val="en-GB"/>
        </w:rPr>
        <w:t>(</w:t>
      </w:r>
      <w:del w:id="4478" w:author="Soapbox" w:date="2021-07-21T12:46:00Z">
        <w:r w:rsidR="00C805B4" w:rsidRPr="001E7A27" w:rsidDel="0085750B">
          <w:rPr>
            <w:lang w:val="en-GB"/>
          </w:rPr>
          <w:delText>see for example</w:delText>
        </w:r>
      </w:del>
      <w:ins w:id="4479" w:author="Soapbox" w:date="2021-07-21T12:46:00Z">
        <w:r w:rsidR="0085750B" w:rsidRPr="001E7A27">
          <w:rPr>
            <w:lang w:val="en-GB"/>
          </w:rPr>
          <w:t>e.g.</w:t>
        </w:r>
      </w:ins>
      <w:ins w:id="4480" w:author="Ian Blenkinsop" w:date="2021-07-28T14:37:00Z">
        <w:r w:rsidR="00FC1A6F" w:rsidRPr="001E7A27">
          <w:rPr>
            <w:lang w:val="en-GB"/>
          </w:rPr>
          <w:t>,</w:t>
        </w:r>
      </w:ins>
      <w:ins w:id="4481" w:author="Soapbox" w:date="2021-07-21T12:43:00Z">
        <w:r w:rsidR="0085750B" w:rsidRPr="001E7A27">
          <w:rPr>
            <w:lang w:val="en-GB"/>
          </w:rPr>
          <w:t xml:space="preserve"> the</w:t>
        </w:r>
      </w:ins>
      <w:r w:rsidR="00C805B4" w:rsidRPr="001E7A27">
        <w:rPr>
          <w:lang w:val="en-GB"/>
        </w:rPr>
        <w:t xml:space="preserve"> summary in </w:t>
      </w:r>
      <w:commentRangeStart w:id="4482"/>
      <w:r w:rsidR="00C805B4" w:rsidRPr="001E7A27">
        <w:rPr>
          <w:lang w:val="en-GB"/>
        </w:rPr>
        <w:fldChar w:fldCharType="begin" w:fldLock="1"/>
      </w:r>
      <w:ins w:id="4483" w:author="Robin Matthews" w:date="2021-06-17T18:11:00Z">
        <w:r w:rsidR="007320EC" w:rsidRPr="001E7A27">
          <w:rPr>
            <w:lang w:val="en-GB"/>
          </w:rPr>
          <w:instrText>ADDIN CSL_CITATION { "citationItems" : [ { "id" : "ITEM-1", "itemData" : { "DOI" : "10.1007/s40641-019-00141-y", "ISSN" : "2198-6061", "author" : [ { "dropping-particle" : "", "family" : "Cox", "given" : "Peter M.", "non-dropping-particle" : "", "parse-names" : false, "suffix" : "" } ], "container-title" : "Current Climate Change Reports", "id" : "ITEM-1", "issue" : "4", "issued" : { "date-parts" : [ [ "2019", "12", "10" ] ] }, "page" : "275-281", "title" : "Emergent constraints on climate-carbon cycle feedbacks", "translator" : [ { "dropping-particle" : "", "family" : "L6624", "given" : "", "non-dropping-particle" : "", "parse-names" : false, "suffix" : "" } ], "type" : "article-journal", "volume" : "5" }, "uris" : [ "http://www.mendeley.com/documents/?uuid=51bf73a1-04dd-47e7-b1f7-748dfedf3c98" ] } ], "mendeley" : { "formattedCitation" : "(Cox, 2019)", "manualFormatting" : "Cox, 2019)", "plainTextFormattedCitation" : "(Cox, 2019)", "previouslyFormattedCitation" : "(Cox, 2019)" }, "properties" : { "noteIndex" : 0 }, "schema" : "https://github.com/citation-style-language/schema/raw/master/csl-citation.json" }</w:instrText>
        </w:r>
      </w:ins>
      <w:del w:id="4484" w:author="Robin Matthews" w:date="2021-06-17T18:11:00Z">
        <w:r w:rsidR="00747167" w:rsidRPr="001E7A27" w:rsidDel="007320EC">
          <w:rPr>
            <w:lang w:val="en-GB"/>
          </w:rPr>
          <w:delInstrText>ADDIN CSL_CITATION { "citationItems" : [ { "id" : "ITEM-1", "itemData" : { "DOI" : "10.1007/s40641-019-00141-y", "ISSN" : "2198-6061", "author" : [ { "dropping-particle" : "", "family" : "Cox", "given" : "Peter M.", "non-dropping-particle" : "", "parse-names" : false, "suffix" : "" } ], "container-title" : "Current Climate Change Reports", "id" : "ITEM-1", "issue" : "4", "issued" : { "date-parts" : [ [ "2019", "12", "10" ] ] }, "page" : "275-281", "title" : "Emergent constraints on climate-carbon cycle feedbacks", "translator" : [ { "dropping-particle" : "", "family" : "L6624", "given" : "", "non-dropping-particle" : "", "parse-names" : false, "suffix" : "" } ], "type" : "article-journal", "volume" : "5" }, "uris" : [ "http://www.mendeley.com/documents/?uuid=51bf73a1-04dd-47e7-b1f7-748dfedf3c98" ] } ], "mendeley" : { "formattedCitation" : "(Cox, 2019)", "manualFormatting" : "Cox, (2019)", "plainTextFormattedCitation" : "(Cox, 2019)", "previouslyFormattedCitation" : "(Cox, 2019)" }, "properties" : { "noteIndex" : 0 }, "schema" : "https://github.com/citation-style-language/schema/raw/master/csl-citation.json" }</w:delInstrText>
        </w:r>
      </w:del>
      <w:r w:rsidR="00C805B4" w:rsidRPr="001E7A27">
        <w:rPr>
          <w:lang w:val="en-GB"/>
        </w:rPr>
        <w:fldChar w:fldCharType="separate"/>
      </w:r>
      <w:r w:rsidR="00025FA2" w:rsidRPr="001E7A27">
        <w:rPr>
          <w:noProof/>
          <w:lang w:val="en-GB"/>
        </w:rPr>
        <w:t xml:space="preserve">Cox, </w:t>
      </w:r>
      <w:del w:id="4485" w:author="Robin Matthews" w:date="2021-06-17T18:11:00Z">
        <w:r w:rsidR="00025FA2" w:rsidRPr="001E7A27" w:rsidDel="007320EC">
          <w:rPr>
            <w:noProof/>
            <w:lang w:val="en-GB"/>
          </w:rPr>
          <w:delText>(</w:delText>
        </w:r>
      </w:del>
      <w:r w:rsidR="00025FA2" w:rsidRPr="001E7A27">
        <w:rPr>
          <w:noProof/>
          <w:lang w:val="en-GB"/>
        </w:rPr>
        <w:t>2019)</w:t>
      </w:r>
      <w:r w:rsidR="00C805B4" w:rsidRPr="001E7A27">
        <w:rPr>
          <w:lang w:val="en-GB"/>
        </w:rPr>
        <w:fldChar w:fldCharType="end"/>
      </w:r>
      <w:commentRangeEnd w:id="4482"/>
      <w:r w:rsidR="00025FA2" w:rsidRPr="001E7A27">
        <w:rPr>
          <w:rStyle w:val="CommentReference"/>
          <w:lang w:val="en-GB"/>
        </w:rPr>
        <w:commentReference w:id="4482"/>
      </w:r>
      <w:del w:id="4486" w:author="Robin Matthews" w:date="2021-06-17T18:11:00Z">
        <w:r w:rsidR="00C413D8" w:rsidRPr="001E7A27" w:rsidDel="007320EC">
          <w:rPr>
            <w:lang w:val="en-GB"/>
          </w:rPr>
          <w:delText>)</w:delText>
        </w:r>
      </w:del>
      <w:r w:rsidR="00C805B4" w:rsidRPr="001E7A27">
        <w:rPr>
          <w:lang w:val="en-GB"/>
        </w:rPr>
        <w:t xml:space="preserve">. Figure 5.28 shows some key published </w:t>
      </w:r>
      <w:r w:rsidRPr="001E7A27">
        <w:rPr>
          <w:lang w:val="en-GB"/>
        </w:rPr>
        <w:t xml:space="preserve">emergent constraints on the carbon cycle in ESMs. </w:t>
      </w:r>
    </w:p>
    <w:p w14:paraId="5AEA1E38" w14:textId="77777777" w:rsidR="001C7F75" w:rsidRPr="001E7A27" w:rsidRDefault="001C7F75" w:rsidP="005C7F25">
      <w:pPr>
        <w:pStyle w:val="AR6BodyText"/>
        <w:rPr>
          <w:lang w:val="en-GB"/>
        </w:rPr>
      </w:pPr>
    </w:p>
    <w:p w14:paraId="0B8F4ADF" w14:textId="77777777" w:rsidR="00041691" w:rsidRPr="001E7A27" w:rsidRDefault="00041691" w:rsidP="005C7F25">
      <w:pPr>
        <w:pStyle w:val="AR6BodyText"/>
        <w:rPr>
          <w:lang w:val="en-GB"/>
        </w:rPr>
      </w:pPr>
    </w:p>
    <w:p w14:paraId="3EB92EB5" w14:textId="256D8022" w:rsidR="005A2651" w:rsidRPr="001E7A27" w:rsidRDefault="00041691" w:rsidP="005C7F25">
      <w:pPr>
        <w:pStyle w:val="AR6BodyText"/>
        <w:rPr>
          <w:b/>
          <w:lang w:val="en-GB"/>
        </w:rPr>
      </w:pPr>
      <w:r w:rsidRPr="001E7A27">
        <w:rPr>
          <w:b/>
          <w:lang w:val="en-GB"/>
        </w:rPr>
        <w:t>[START FIGURE 5.2</w:t>
      </w:r>
      <w:r w:rsidR="002D6497" w:rsidRPr="001E7A27">
        <w:rPr>
          <w:b/>
          <w:lang w:val="en-GB"/>
        </w:rPr>
        <w:t>8</w:t>
      </w:r>
      <w:r w:rsidRPr="001E7A27">
        <w:rPr>
          <w:b/>
          <w:lang w:val="en-GB"/>
        </w:rPr>
        <w:t xml:space="preserve"> HERE]</w:t>
      </w:r>
    </w:p>
    <w:p w14:paraId="6141A879" w14:textId="77777777" w:rsidR="00041691" w:rsidRPr="001E7A27" w:rsidRDefault="00041691" w:rsidP="005C7F25">
      <w:pPr>
        <w:pStyle w:val="AR6BodyText"/>
        <w:jc w:val="center"/>
        <w:rPr>
          <w:b/>
          <w:lang w:val="en-GB"/>
        </w:rPr>
      </w:pPr>
    </w:p>
    <w:p w14:paraId="2EE9182E" w14:textId="2C8FE0B4" w:rsidR="00041691" w:rsidRPr="001E7A27" w:rsidRDefault="00041691" w:rsidP="005C7F25">
      <w:pPr>
        <w:pStyle w:val="AR6Chap5Figure"/>
        <w:rPr>
          <w:lang w:val="en-GB"/>
        </w:rPr>
      </w:pPr>
      <w:r w:rsidRPr="001E7A27">
        <w:rPr>
          <w:b/>
          <w:bCs/>
          <w:lang w:val="en-GB"/>
        </w:rPr>
        <w:t xml:space="preserve">Examples of emergent constraints on the carbon cycle in </w:t>
      </w:r>
      <w:r w:rsidR="00B36F8B" w:rsidRPr="001E7A27">
        <w:rPr>
          <w:b/>
          <w:bCs/>
          <w:lang w:val="en-GB"/>
        </w:rPr>
        <w:t>Earth system models (ESMs)</w:t>
      </w:r>
      <w:r w:rsidRPr="001E7A27">
        <w:rPr>
          <w:lang w:val="en-GB"/>
        </w:rPr>
        <w:t xml:space="preserve">, reproduced </w:t>
      </w:r>
      <w:r w:rsidRPr="001E7A27">
        <w:rPr>
          <w:lang w:val="en-GB"/>
        </w:rPr>
        <w:lastRenderedPageBreak/>
        <w:t>from previously published studies: (a) projected global mean atmospheric CO</w:t>
      </w:r>
      <w:r w:rsidRPr="001E7A27">
        <w:rPr>
          <w:rStyle w:val="AR6BodyTextCar"/>
          <w:rFonts w:cs="Times New Roman"/>
          <w:sz w:val="22"/>
          <w:vertAlign w:val="subscript"/>
          <w:lang w:val="en-GB"/>
        </w:rPr>
        <w:t>2</w:t>
      </w:r>
      <w:r w:rsidRPr="001E7A27">
        <w:rPr>
          <w:vertAlign w:val="subscript"/>
          <w:lang w:val="en-GB"/>
        </w:rPr>
        <w:t xml:space="preserve"> </w:t>
      </w:r>
      <w:r w:rsidRPr="001E7A27">
        <w:rPr>
          <w:lang w:val="en-GB"/>
        </w:rPr>
        <w:t>concentration by 2060 under the RCP8.5 emissions scenario against the simulated CO</w:t>
      </w:r>
      <w:r w:rsidRPr="001E7A27">
        <w:rPr>
          <w:rStyle w:val="AR6BodyTextCar"/>
          <w:rFonts w:cs="Times New Roman"/>
          <w:sz w:val="22"/>
          <w:vertAlign w:val="subscript"/>
          <w:lang w:val="en-GB"/>
        </w:rPr>
        <w:t>2</w:t>
      </w:r>
      <w:r w:rsidRPr="001E7A27">
        <w:rPr>
          <w:lang w:val="en-GB"/>
        </w:rPr>
        <w:t xml:space="preserve"> in 2010 </w:t>
      </w:r>
      <w:r w:rsidRPr="001E7A27">
        <w:rPr>
          <w:lang w:val="en-GB"/>
        </w:rPr>
        <w:fldChar w:fldCharType="begin" w:fldLock="1"/>
      </w:r>
      <w:r w:rsidR="00747167" w:rsidRPr="001E7A27">
        <w:rPr>
          <w:lang w:val="en-GB"/>
        </w:rPr>
        <w:instrText>ADDIN CSL_CITATION { "citationItems" : [ { "id" : "ITEM-1", "itemData" : { "DOI" : "10.1002/2013JG002381", "ISSN" : "21698953", "author" : [ { "dropping-particle" : "", "family" : "Hoffman", "given" : "F. M.", "non-dropping-particle" : "", "parse-names" : false, "suffix" : "" }, { "dropping-particle" : "", "family" : "Randerson", "given" : "J. T.", "non-dropping-particle" : "", "parse-names" : false, "suffix" : "" }, { "dropping-particle" : "", "family" : "Arora", "given" : "V. K.", "non-dropping-particle" : "", "parse-names" : false, "suffix" : "" }, { "dropping-particle" : "", "family" : "Bao", "given" : "Q.", "non-dropping-particle" : "", "parse-names" : false, "suffix" : "" }, { "dropping-particle" : "", "family" : "Cadule", "given" : "P.", "non-dropping-particle" : "", "parse-names" : false, "suffix" : "" }, { "dropping-particle" : "", "family" : "Ji", "given" : "D.", "non-dropping-particle" : "", "parse-names" : false, "suffix" : "" }, { "dropping-particle" : "", "family" : "Jones", "given" : "C. D.", "non-dropping-particle" : "", "parse-names" : false, "suffix" : "" }, { "dropping-particle" : "", "family" : "Kawamiya", "given" : "M.", "non-dropping-particle" : "", "parse-names" : false, "suffix" : "" }, { "dropping-particle" : "", "family" : "Khatiwala", "given" : "S.", "non-dropping-particle" : "", "parse-names" : false, "suffix" : "" }, { "dropping-particle" : "", "family" : "Lindsay", "given" : "K.", "non-dropping-particle" : "", "parse-names" : false, "suffix" : "" }, { "dropping-particle" : "", "family" : "Obata", "given" : "A.", "non-dropping-particle" : "", "parse-names" : false, "suffix" : "" }, { "dropping-particle" : "", "family" : "Shevliakova", "given" : "E.", "non-dropping-particle" : "", "parse-names" : false, "suffix" : "" }, { "dropping-particle" : "", "family" : "Six", "given" : "K. D.", "non-dropping-particle" : "", "parse-names" : false, "suffix" : "" }, { "dropping-particle" : "", "family" : "Tjiputra", "given" : "J. F.", "non-dropping-particle" : "", "parse-names" : false, "suffix" : "" }, { "dropping-particle" : "", "family" : "Volodin", "given" : "E. M.", "non-dropping-particle" : "", "parse-names" : false, "suffix" : "" }, { "dropping-particle" : "", "family" : "Wu", "given" : "T.", "non-dropping-particle" : "", "parse-names" : false, "suffix" : "" } ], "container-title" : "Journal of Geophysical Research: Biogeosciences", "id" : "ITEM-1", "issue" : "2", "issued" : { "date-parts" : [ [ "2014", "2", "1" ] ] }, "page" : "141-162", "publisher" : "Wiley-Blackwell", "title" : "Causes and implications of persistent atmospheric carbon dioxide biases in Earth System Models", "translator" : [ { "dropping-particle" : "", "family" : "L4477", "given" : "", "non-dropping-particle" : "", "parse-names" : false, "suffix" : "" } ], "type" : "article-journal", "volume" : "119" }, "uris" : [ "http://www.mendeley.com/documents/?uuid=99e432d0-e8a6-3a51-99fa-88470928ea5a" ] }, { "id" : "ITEM-2", "itemData" : { "DOI" : "10.1175/JCLI-D-12-00579.1", "ISSN" : "0894-8755", "abstract" : "In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 When forced by RCP8.5 CO2 emissions, models simulate a large spread in atmospheric CO2; the simulated 2100 concentrations range between 795 and 1145 ppm. Seven out of the 11 ESMs simulate a larger CO2 (on average by 44 ppm, 985 \u00b1 97 ppm by 2100) and hence higher radiative forcing (by 0.25 W m\u22122) when driven by CO2 emissions than for the concentration-driven scenarios (941 ppm). However, most of these models already overestimate the present-day CO2, with the present-day biases reasonably well correlated with future atmospheric concentrations\u2019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3.9\u00b0 \u00b1 0.9\u00b0C for the emission-driven simulations compared to 3.7\u00b0 \u00b1 0.7\u00b0C in the concentration-driven simulations. Although the lower ends are comparable in both sets of simulations, the highest climate projections are significantly warmer in the emission-driven simulations because of stronger carbon cycle feedbacks.",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"ITEM-2", "issue" : "2", "issued" : { "date-parts" : [ [ "2014", "1" ] ] }, "page" : "511-526", "title" : "Uncertainties in CMIP5 climate projections due to carbon cycle feedbacks", "translator" : [ { "dropping-particle" : "", "family" : "L4489", "given" : "", "non-dropping-particle" : "", "parse-names" : false, "suffix" : "" } ], "type" : "article-journal", "volume" : "27" }, "uris" : [ "http://www.mendeley.com/documents/?uuid=532a8016-9c0b-435b-847a-dcf799e1e4e2" ] } ], "mendeley" : { "formattedCitation" : "(Friedlingstein et al., 2014b; Hoffman et al., 2014)", "plainTextFormattedCitation" : "(Friedlingstein et al., 2014b; Hoffman et al., 2014)", "previouslyFormattedCitation" : "(Friedlingstein et al., 2014b; Hoffman et al., 2014)" }, "properties" : { "noteIndex" : 0 }, "schema" : "https://github.com/citation-style-language/schema/raw/master/csl-citation.json" }</w:instrText>
      </w:r>
      <w:r w:rsidRPr="001E7A27">
        <w:rPr>
          <w:lang w:val="en-GB"/>
        </w:rPr>
        <w:fldChar w:fldCharType="separate"/>
      </w:r>
      <w:r w:rsidR="00025FA2" w:rsidRPr="001E7A27">
        <w:rPr>
          <w:noProof/>
          <w:lang w:val="en-GB"/>
        </w:rPr>
        <w:t>(Friedlingstein et al., 2014b; Hoffman et al., 2014)</w:t>
      </w:r>
      <w:r w:rsidRPr="001E7A27">
        <w:rPr>
          <w:lang w:val="en-GB"/>
        </w:rPr>
        <w:fldChar w:fldCharType="end"/>
      </w:r>
      <w:r w:rsidRPr="001E7A27">
        <w:rPr>
          <w:lang w:val="en-GB"/>
        </w:rPr>
        <w:t>; (b) sensitivity of tropical land carbon to warming (</w:t>
      </w:r>
      <w:r w:rsidRPr="001E7A27">
        <w:rPr>
          <w:rFonts w:ascii="Symbol" w:hAnsi="Symbol"/>
          <w:lang w:val="en-GB"/>
        </w:rPr>
        <w:t></w:t>
      </w:r>
      <w:r w:rsidRPr="001E7A27">
        <w:rPr>
          <w:vertAlign w:val="subscript"/>
          <w:lang w:val="en-GB"/>
        </w:rPr>
        <w:t>LT</w:t>
      </w:r>
      <w:r w:rsidRPr="001E7A27">
        <w:rPr>
          <w:lang w:val="en-GB"/>
        </w:rPr>
        <w:t>) against the sensitivity of the atmospheric CO</w:t>
      </w:r>
      <w:r w:rsidRPr="001E7A27">
        <w:rPr>
          <w:rStyle w:val="AR6BodyTextCar"/>
          <w:rFonts w:cs="Times New Roman"/>
          <w:sz w:val="22"/>
          <w:vertAlign w:val="subscript"/>
          <w:lang w:val="en-GB"/>
        </w:rPr>
        <w:t>2</w:t>
      </w:r>
      <w:r w:rsidRPr="001E7A27">
        <w:rPr>
          <w:lang w:val="en-GB"/>
        </w:rPr>
        <w:t xml:space="preserve"> growth-rate to tropical temperature variability </w:t>
      </w:r>
      <w:r w:rsidRPr="001E7A27">
        <w:rPr>
          <w:lang w:val="en-GB"/>
        </w:rPr>
        <w:fldChar w:fldCharType="begin" w:fldLock="1"/>
      </w:r>
      <w:r w:rsidR="001B061E" w:rsidRPr="001E7A27">
        <w:rPr>
          <w:lang w:val="en-GB"/>
        </w:rPr>
        <w:instrText>ADDIN CSL_CITATION { "citationItems" : [ { "id" : "ITEM-1", "itemData" : { "DOI" : "10.1002/2013JG002591", "ISBN" : "2169-8961", "ISSN" : "21698953", "abstract" : "An emergent linear relationship between the long-term sensitivity of tropical land carbon storage to climate warming (\u03b3LT) and the short-term sensitivity of atmospheric carbon dioxide (CO2) to interannual temperature variability (\u03b3IAV) has previously been identified by Cox et al. (2013) across an ensemble of Earth System models (ESMs) participating in the Coupled Climate-Carbon Cycle Model Intercomparison Project (C4MIP). Here, we examine whether such a constraint also holds for a new set of eight ESMs participating in Phase 5 of the Coupled Model Intercomparison Project (CMIP5). A wide spread in tropical land carbon storage is found for the quadrupling of atmospheric CO2, which is of the order of 252 \u00b1 112 GtC when carbon climate feedbacks are enabled. Correspondingly, the spread in \u03b3LT is wide (-49 \u00b1 40 GtC/K) and thus remains one of the key uncertainties in climate projections. A tight correlation is found between the long-term sensitivity of tropical land carbon and the short-term sensitivity of atmospheric CO2 (\u03b3LT vs. \u03b3IAV), which enables the projections to be constrained with observations. The observed short-term sensitivity of CO2 (-4.9 \u00b1 0.9 GtC/yr/K) sharpens the range of \u03b3LT -44 \u00b1 14 GtC/K. Which overlaps with the probability density function (PDF) derived from the C4MIP models (-53 \u00b1 17 GtC/K) by Cox et al. (2013), even though the lines relating \u03b3LT and \u03b3IAV differ in the two cases. Emergent constraints of this type provide a means to focus ESM evaluation against observations on the metrics most relevant to projections of future climate change.", "author" : [ { "dropping-particle" : "", "family" : "Wenzel", "given" : "Sabrina", "non-dropping-particle" : "", "parse-names" : false, "suffix" : "" }, { "dropping-particle" : "", "family" : "Cox", "given" : "Peter M.", "non-dropping-particle" : "", "parse-names" : false, "suffix" : "" }, { "dropping-particle" : "", "family" : "Eyring", "given" : "Veronika", "non-dropping-particle" : "", "parse-names" : false, "suffix" : "" }, { "dropping-particle" : "", "family" : "Friedlingstein", "given" : "Pierre", "non-dropping-particle" : "", "parse-names" : false, "suffix" : "" } ], "container-title" : "Journal of Geophysical Research: Biogeosciences", "id" : "ITEM-1", "issue" : "5", "issued" : { "date-parts" : [ [ "2014", "5" ] ] }, "page" : "794-807", "title" : "Emergent constraints on climate-carbon cycle feedbacks in the CMIP5 Earth system models", "translator" : [ { "dropping-particle" : "", "family" : "L4647", "given" : "", "non-dropping-particle" : "", "parse-names" : false, "suffix" : "" } ], "type" : "article-journal", "volume" : "119" }, "uris" : [ "http://www.mendeley.com/documents/?uuid=a0a8e7c0-9b8b-40ea-8617-b3893414a767" ] }, { "id" : "ITEM-2", "itemData" : { "DOI" : "10.1038/nature11882", "ISBN" : "0028-0836", "ISSN" : "0028-0836", "PMID" : "23389447", "abstract" : "The release of carbon from tropical forests may exacerbate future climate change, but the magnitude of the effect in climate models remains uncertain. Coupled climate-carbon-cycle models generally agree that carbon storage on land will increase as a result of the simultaneous enhancement of plant photosynthesis and water use efficiency under higher atmospheric CO(2) concentrations, but will decrease owing to higher soil and plant respiration rates associated with warming temperatures. At present, the balance between these effects varies markedly among coupled climate-carbon-cycle models, leading to a range of 330 gigatonnes in the projected change in the amount of carbon stored on tropical land by 2100. Explanations for this large uncertainty include differences in the predicted change in rainfall in Amazonia and variations in the responses of alternative vegetation models to warming. Here we identify an emergent linear relationship, across an ensemble of models, between the sensitivity of tropical land carbon storage to warming and the sensitivity of the annual growth rate of atmospheric CO(2) to tropical temperature anomalies. Combined with contemporary observations of atmospheric CO(2) concentration and tropical temperature, this relationship provides a tight constraint on the sensitivity of tropical land carbon to climate change. We estimate that over tropical land from latitude 30\u00b0 north to 30\u00b0 south, warming alone will release 53 \u00b1 17 gigatonnes of carbon per kelvin. Compared with the unconstrained ensemble of climate-carbon-cycle projections, this indicates a much lower risk of Amazon forest dieback under CO(2)-induced climate change if CO(2) fertilization effects are as large as suggested by current models. Our study, however, also implies greater certainty that carbon will be lost from tropical land if warming arises from reductions in aerosols or increases in other greenhouse gases.", "author" : [ { "dropping-particle" : "", "family" : "Cox", "given" : "Peter M.", "non-dropping-particle" : "", "parse-names" : false, "suffix" : "" }, { "dropping-particle" : "", "family" : "Pearson", "given" : "David", "non-dropping-particle" : "", "parse-names" : false, "suffix" : "" }, { "dropping-particle" : "", "family" : "Booth", "given" : "Ben B.", "non-dropping-particle" : "", "parse-names" : false, "suffix" : "" }, { "dropping-particle" : "", "family" : "Friedlingstein", "given" : "Pierre",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"Luke", "given" : "Catherine M.", "non-dropping-particle" : "", "parse-names" : false, "suffix" : "" } ], "container-title" : "Nature", "id" : "ITEM-2", "issue" : "7437", "issued" : { "date-parts" : [ [ "2013", "2", "6" ] ] }, "page" : "341-344", "publisher" : "Nature Publishing Group", "title" : "Sensitivity of tropical carbon to climate change constrained by carbon dioxide variability", "translator" : [ { "dropping-particle" : "", "family" : "L4490", "given" : "", "non-dropping-particle" : "", "parse-names" : false, "suffix" : "" } ], "type" : "article-journal", "volume" : "494" }, "uris" : [ "http://www.mendeley.com/documents/?uuid=b93e9619-c7fd-44ab-ae8f-8908341b6509" ] } ], "mendeley" : { "formattedCitation" : "(Cox et al., 2013; Wenzel et al., 2014)", "plainTextFormattedCitation" : "(Cox et al., 2013; Wenzel et al., 2014)", "previouslyFormattedCitation" : "(Cox et al., 2013; Wenzel et al., 2014)" }, "properties" : { "noteIndex" : 0 }, "schema" : "https://github.com/citation-style-language/schema/raw/master/csl-citation.json" }</w:instrText>
      </w:r>
      <w:r w:rsidRPr="001E7A27">
        <w:rPr>
          <w:lang w:val="en-GB"/>
        </w:rPr>
        <w:fldChar w:fldCharType="separate"/>
      </w:r>
      <w:r w:rsidR="00025FA2" w:rsidRPr="001E7A27">
        <w:rPr>
          <w:noProof/>
          <w:lang w:val="en-GB"/>
        </w:rPr>
        <w:t>(Cox et al., 2013; Wenzel et al., 2014)</w:t>
      </w:r>
      <w:r w:rsidRPr="001E7A27">
        <w:rPr>
          <w:lang w:val="en-GB"/>
        </w:rPr>
        <w:fldChar w:fldCharType="end"/>
      </w:r>
      <w:r w:rsidRPr="001E7A27">
        <w:rPr>
          <w:lang w:val="en-GB"/>
        </w:rPr>
        <w:t>; (c) sensitivity of extratropical (30</w:t>
      </w:r>
      <w:r w:rsidRPr="001E7A27">
        <w:rPr>
          <w:vertAlign w:val="superscript"/>
          <w:lang w:val="en-GB"/>
        </w:rPr>
        <w:t>o</w:t>
      </w:r>
      <w:r w:rsidRPr="001E7A27">
        <w:rPr>
          <w:lang w:val="en-GB"/>
        </w:rPr>
        <w:t>N</w:t>
      </w:r>
      <w:r w:rsidRPr="001E7A27">
        <w:rPr>
          <w:rFonts w:eastAsia="MinionPro-Regular" w:cs="Times New Roman"/>
          <w:lang w:val="en-GB" w:eastAsia="ja-JP"/>
        </w:rPr>
        <w:t>–</w:t>
      </w:r>
      <w:r w:rsidRPr="001E7A27">
        <w:rPr>
          <w:lang w:val="en-GB"/>
        </w:rPr>
        <w:t>90</w:t>
      </w:r>
      <w:r w:rsidRPr="001E7A27">
        <w:rPr>
          <w:vertAlign w:val="superscript"/>
          <w:lang w:val="en-GB"/>
        </w:rPr>
        <w:t>o</w:t>
      </w:r>
      <w:r w:rsidRPr="001E7A27">
        <w:rPr>
          <w:lang w:val="en-GB"/>
        </w:rPr>
        <w:t>N) gross primary production to a doubling of atmospheric CO</w:t>
      </w:r>
      <w:r w:rsidRPr="001E7A27">
        <w:rPr>
          <w:vertAlign w:val="subscript"/>
          <w:lang w:val="en-GB"/>
        </w:rPr>
        <w:t>2</w:t>
      </w:r>
      <w:r w:rsidRPr="001E7A27">
        <w:rPr>
          <w:rFonts w:ascii="Symbol" w:hAnsi="Symbol"/>
          <w:lang w:val="en-GB"/>
        </w:rPr>
        <w:t></w:t>
      </w:r>
      <w:r w:rsidRPr="001E7A27">
        <w:rPr>
          <w:lang w:val="en-GB"/>
        </w:rPr>
        <w:t>against the sensitivity of the amplitude of the CO</w:t>
      </w:r>
      <w:r w:rsidRPr="001E7A27">
        <w:rPr>
          <w:rStyle w:val="AR6BodyTextCar"/>
          <w:rFonts w:cs="Times New Roman"/>
          <w:sz w:val="22"/>
          <w:vertAlign w:val="subscript"/>
          <w:lang w:val="en-GB"/>
        </w:rPr>
        <w:t>2</w:t>
      </w:r>
      <w:r w:rsidRPr="001E7A27">
        <w:rPr>
          <w:lang w:val="en-GB"/>
        </w:rPr>
        <w:t xml:space="preserve"> seasonal cycle at Kumkahi, Hawaii to global atmospheric CO</w:t>
      </w:r>
      <w:r w:rsidRPr="001E7A27">
        <w:rPr>
          <w:rStyle w:val="AR6BodyTextCar"/>
          <w:rFonts w:cs="Times New Roman"/>
          <w:sz w:val="22"/>
          <w:vertAlign w:val="subscript"/>
          <w:lang w:val="en-GB"/>
        </w:rPr>
        <w:t>2</w:t>
      </w:r>
      <w:r w:rsidRPr="001E7A27">
        <w:rPr>
          <w:lang w:val="en-GB"/>
        </w:rPr>
        <w:t xml:space="preserve"> concentration </w:t>
      </w:r>
      <w:r w:rsidRPr="001E7A27">
        <w:rPr>
          <w:lang w:val="en-GB"/>
        </w:rPr>
        <w:fldChar w:fldCharType="begin" w:fldLock="1"/>
      </w:r>
      <w:r w:rsidR="00747167" w:rsidRPr="001E7A27">
        <w:rPr>
          <w:lang w:val="en-GB"/>
        </w:rPr>
        <w:instrText>ADDIN CSL_CITATION { "citationItems" : [ { "id" : "ITEM-1", "itemData" : { "DOI" : "10.1038/nature19772", "ISSN" : "0028-0836", "abstract" : "Uncertainties in the response of vegetation to rising atmospheric CO2 concentrations1,2 contribute to the large spread in projections of future climate change3,4. Climate\u2013carbon cycle models generally agree that elevated atmospheric CO2 concentrations will enhance terrestrial gross primary productivity (GPP). However, the magnitude of this CO2 fertilization effect varies from a 20 per cent to a 60 per cent increase in GPP for a doubling of atmospheric CO2 concentrations in model studies5,6,7. Here we demonstrate emergent constraints8,9,10,11 on large-scale CO2 fertilization using observed changes in the amplitude of the atmospheric CO2 seasonal cycle that are thought to be the result of increasing terrestrial GPP12,13,14. Our comparison of atmospheric CO2 measurements from Point Barrow in Alaska and Cape Kumukahi in Hawaii with historical simulations of the latest climate\u2013carbon cycle models demonstrates that the increase in the amplitude of the CO2 seasonal cycle at both measurement sites is consistent with increasing annual mean GPP, driven in part by climate warming, but with differences in CO2 fertilization controlling the spread among the model trends. As a result, the relationship between the amplitude of the CO2 seasonal cycle and the magnitude of CO2 fertilization of GPP is almost linear across the entire ensemble of models. When combined with the observed trends in the seasonal CO2 amplitude, these relationships lead to consistent emergent constraints on the CO2 fertilization of GPP. Overall, we estimate a GPP increase of 37 \u00b1 9 per cent for high-latitude ecosystems and 32 \u00b1 9 per cent for extratropical ecosystems under a doubling of atmospheric CO2 concentrations on the basis of the Point Barrow and Cape Kumukahi records, respectively.", "author" : [ { "dropping-particle" : "", "family" : "Wenzel", "given" : "Sabrina", "non-dropping-particle" : "", "parse-names" : false, "suffix" : "" }, { "dropping-particle" : "", "family" : "Cox", "given" : "Peter M", "non-dropping-particle" : "", "parse-names" : false, "suffix" : "" }, { "dropping-particle" : "", "family" : "Eyring", "given" : "Veronika", "non-dropping-particle" : "", "parse-names" : false, "suffix" : "" }, { "dropping-particle" : "", "family" : "Friedlingstein", "given" : "Pierre", "non-dropping-particle" : "", "parse-names" : false, "suffix" : "" } ], "container-title" : "Nature", "id" : "ITEM-1", "issue" : "7626", "issued" : { "date-parts" : [ [ "2016", "10", "28" ] ] }, "page" : "499-501", "publisher" : "Macmillan Publishers Limited, part of Springer Nature. All rights reserved.", "title" : "Projected land photosynthesis constrained by changes in the seasonal cycle of atmospheric CO2", "translator" : [ { "dropping-particle" : "", "family" : "L4173", "given" : "", "non-dropping-particle" : "", "parse-names" : false, "suffix" : "" } ], "type" : "article-journal", "volume" : "538" }, "uris" : [ "http://www.mendeley.com/documents/?uuid=6bfd76ef-1cc2-4a40-976f-835c97da414c" ] } ], "mendeley" : { "formattedCitation" : "(Wenzel et al., 2016)", "plainTextFormattedCitation" : "(Wenzel et al., 2016)", "previouslyFormattedCitation" : "(Wenzel et al., 2016)" }, "properties" : { "noteIndex" : 0 }, "schema" : "https://github.com/citation-style-language/schema/raw/master/csl-citation.json" }</w:instrText>
      </w:r>
      <w:r w:rsidRPr="001E7A27">
        <w:rPr>
          <w:lang w:val="en-GB"/>
        </w:rPr>
        <w:fldChar w:fldCharType="separate"/>
      </w:r>
      <w:r w:rsidR="00025FA2" w:rsidRPr="001E7A27">
        <w:rPr>
          <w:noProof/>
          <w:lang w:val="en-GB"/>
        </w:rPr>
        <w:t>(Wenzel et al., 2016)</w:t>
      </w:r>
      <w:r w:rsidRPr="001E7A27">
        <w:rPr>
          <w:lang w:val="en-GB"/>
        </w:rPr>
        <w:fldChar w:fldCharType="end"/>
      </w:r>
      <w:r w:rsidRPr="001E7A27">
        <w:rPr>
          <w:lang w:val="en-GB"/>
        </w:rPr>
        <w:t>; (d) change in high-latitude (30</w:t>
      </w:r>
      <w:r w:rsidRPr="001E7A27">
        <w:rPr>
          <w:vertAlign w:val="superscript"/>
          <w:lang w:val="en-GB"/>
        </w:rPr>
        <w:t>o</w:t>
      </w:r>
      <w:r w:rsidRPr="001E7A27">
        <w:rPr>
          <w:lang w:val="en-GB"/>
        </w:rPr>
        <w:t>N</w:t>
      </w:r>
      <w:r w:rsidRPr="001E7A27">
        <w:rPr>
          <w:rFonts w:eastAsia="MinionPro-Regular" w:cs="Times New Roman"/>
          <w:lang w:val="en-GB" w:eastAsia="ja-JP"/>
        </w:rPr>
        <w:t>–</w:t>
      </w:r>
      <w:r w:rsidRPr="001E7A27">
        <w:rPr>
          <w:lang w:val="en-GB"/>
        </w:rPr>
        <w:t>90</w:t>
      </w:r>
      <w:r w:rsidRPr="001E7A27">
        <w:rPr>
          <w:vertAlign w:val="superscript"/>
          <w:lang w:val="en-GB"/>
        </w:rPr>
        <w:t>o</w:t>
      </w:r>
      <w:r w:rsidRPr="001E7A27">
        <w:rPr>
          <w:lang w:val="en-GB"/>
        </w:rPr>
        <w:t xml:space="preserve">N) gross primary production versus trend in high-latitude leaf area index or ‘greenness’ </w:t>
      </w:r>
      <w:r w:rsidRPr="001E7A27">
        <w:rPr>
          <w:lang w:val="en-GB"/>
        </w:rPr>
        <w:fldChar w:fldCharType="begin" w:fldLock="1"/>
      </w:r>
      <w:r w:rsidR="00747167" w:rsidRPr="001E7A27">
        <w:rPr>
          <w:lang w:val="en-GB"/>
        </w:rPr>
        <w:instrText>ADDIN CSL_CITATION { "citationItems" : [ { "id" : "ITEM-1", "itemData" : { "DOI" : "10.1038/s41467-019-08633-z", "ISSN" : "2041-1723", "abstract" : "Most Earth system models agree that land will continue to store carbon due to the physiological effects of rising CO 2 concentration and climatic changes favoring plant growth in temperature-limited regions. But they largely disagree on the amount of carbon uptake. The historical CO 2 increase has resulted in enhanced photosynthetic carbon fixation (Gross Primary Production, GPP), as can be evidenced from atmospheric CO 2 concentration and satellite leaf area index measurements. Here, we use leaf area sensitivity to ambient CO 2 from the past 36 years of satellite measurements to obtain an Emergent Constraint (EC) estimate of GPP enhancement in the northern high latitudes at two-times the pre-industrial CO 2 concentration (3.4 \u00b1 0.2 Pg C yr \u22121 ). We derive three independent comparable estimates from CO 2 measurements and atmospheric inversions. Our EC estimate is 60% larger than the conventionally used multi-model average (44% higher at the global scale). This suggests that most models largely underestimate photosynthetic carbon fixation and therefore likely overestimate future atmospheric CO 2 abundance and ensuing climate change, though not proportionately.", "author" : [ { "dropping-particle" : "", "family" : "Winkler", "given" : "Alexander J.", "non-dropping-particle" : "", "parse-names" : false, "suffix" : "" }, { "dropping-particle" : "", "family" : "Myneni", "given" : "Ranga B.", "non-dropping-particle" : "", "parse-names" : false, "suffix" : "" }, { "dropping-particle" : "", "family" : "Alexandrov", "given" : "Georgii A.", "non-dropping-particle" : "", "parse-names" : false, "suffix" : "" }, { "dropping-particle" : "", "family" : "Brovkin", "given" : "Victor", "non-dropping-particle" : "", "parse-names" : false, "suffix" : "" } ], "container-title" : "Nature Communications", "id" : "ITEM-1", "issue" : "1", "issued" : { "date-parts" : [ [ "2019", "12", "21" ] ] }, "page" : "885", "title" : "Earth system models underestimate carbon fixation by plants in the high latitudes", "translator" : [ { "dropping-particle" : "", "family" : "L6627", "given" : "", "non-dropping-particle" : "", "parse-names" : false, "suffix" : "" } ], "type" : "article-journal", "volume" : "10" }, "uris" : [ "http://www.mendeley.com/documents/?uuid=4d81291c-1197-45de-b73d-309d085938a0" ] } ], "mendeley" : { "formattedCitation" : "(Winkler et al., 2019)", "plainTextFormattedCitation" : "(Winkler et al., 2019)", "previouslyFormattedCitation" : "(Winkler et al., 2019)" }, "properties" : { "noteIndex" : 0 }, "schema" : "https://github.com/citation-style-language/schema/raw/master/csl-citation.json" }</w:instrText>
      </w:r>
      <w:r w:rsidRPr="001E7A27">
        <w:rPr>
          <w:lang w:val="en-GB"/>
        </w:rPr>
        <w:fldChar w:fldCharType="separate"/>
      </w:r>
      <w:r w:rsidR="00025FA2" w:rsidRPr="001E7A27">
        <w:rPr>
          <w:noProof/>
          <w:lang w:val="en-GB"/>
        </w:rPr>
        <w:t>(Winkler et al., 2019)</w:t>
      </w:r>
      <w:r w:rsidRPr="001E7A27">
        <w:rPr>
          <w:lang w:val="en-GB"/>
        </w:rPr>
        <w:fldChar w:fldCharType="end"/>
      </w:r>
      <w:r w:rsidRPr="001E7A27">
        <w:rPr>
          <w:lang w:val="en-GB"/>
        </w:rPr>
        <w:t xml:space="preserve">; (e) sensitivity of the primary production of the Tropical ocean to climate change versus its sensitivity to ENSO-driven temperature variability </w:t>
      </w:r>
      <w:r w:rsidRPr="001E7A27">
        <w:rPr>
          <w:lang w:val="en-GB"/>
        </w:rPr>
        <w:fldChar w:fldCharType="begin" w:fldLock="1"/>
      </w:r>
      <w:r w:rsidR="00747167" w:rsidRPr="001E7A27">
        <w:rPr>
          <w:lang w:val="en-GB"/>
        </w:rPr>
        <w:instrText>ADDIN CSL_CITATION { "citationItems" : [ { "id" : "ITEM-1", "itemData" : { "DOI" : "10.1038/nclimate3265", "ISSN" : "1758-678X", "abstract" : "Marine primary production is a fundamental component of the Earth system, providing the main source of food and energy to the marine food web, and influencing the concentration of atmospheric CO 2 (refs 1,2). Earth system model (ESM) projections of global marine primary production are highly uncertain with models projecting both increases3,4 and declines of up to 20% by 21005,6. This uncertainty is predominantly driven by the sensitivity of tropical ocean primary production to climate change, with the latest ESMs suggesting twenty-first-century tropical declines of between 1 and 30% (refs 5,6). Here we identify an emergent relationship7,8,9,10,11 between the long-term sensitivity of tropical ocean primary production to rising equatorial zone sea surface temperature (SST) and the interannual sensitivity of primary production to El Ni\u00f1o/Southern Oscillation (ENSO)-driven SST anomalies. Satellite-based observations of the ENSO sensitivity of tropical primary production are then used to constrain projections of the long-term climate impact on primary production. We estimate that tropical primary production will decline by 3 \u00b1 1% per kelvin increase in equatorial zone SST. Under a business-as-usual emissions scenario this results in an 11 \u00b1 6% decline in tropical marine primary production and a 6 \u00b1 3% decline in global marine primary production by 2100.", "author" : [ { "dropping-particle" : "", "family" : "Kwiatkowski", "given" : "Lester",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"Ciais", "given" : "Philippe", "non-dropping-particle" : "", "parse-names" : false, "suffix" : "" }, { "dropping-particle" : "", "family" : "Cox", "given" : "Peter M", "non-dropping-particle" : "", "parse-names" : false, "suffix" : "" }, { "dropping-particle" : "", "family" : "Laufk\u00f6tter", "given" : "Charlotte", "non-dropping-particle" : "", "parse-names" : false, "suffix" : "" }, { "dropping-particle" : "", "family" : "Li", "given" : "Yue", "non-dropping-particle" : "", "parse-names" : false, "suffix" : "" }, { "dropping-particle" : "", "family" : "S\u00e9f\u00e9rian", "given" : "Roland", "non-dropping-particle" : "", "parse-names" : false, "suffix" : "" } ], "container-title" : "Nature Climate Change", "id" : "ITEM-1", "issue" : "5", "issued" : { "date-parts" : [ [ "2017", "5", "10" ] ] }, "page" : "355-358", "title" : "Emergent constraints on projections of declining primary production in the tropical oceans", "translator" : [ { "dropping-particle" : "", "family" : "L7397", "given" : "", "non-dropping-particle" : "", "parse-names" : false, "suffix" : "" } ], "type" : "article-journal", "volume" : "7" }, "uris" : [ "http://www.mendeley.com/documents/?uuid=a9a60606-5c7d-46c1-80c0-626abe94391b" ] } ], "mendeley" : { "formattedCitation" : "(Kwiatkowski et al., 2017)", "plainTextFormattedCitation" : "(Kwiatkowski et al., 2017)", "previouslyFormattedCitation" : "(Kwiatkowski et al., 2017)" }, "properties" : { "noteIndex" : 0 }, "schema" : "https://github.com/citation-style-language/schema/raw/master/csl-citation.json" }</w:instrText>
      </w:r>
      <w:r w:rsidRPr="001E7A27">
        <w:rPr>
          <w:lang w:val="en-GB"/>
        </w:rPr>
        <w:fldChar w:fldCharType="separate"/>
      </w:r>
      <w:r w:rsidR="00025FA2" w:rsidRPr="001E7A27">
        <w:rPr>
          <w:noProof/>
          <w:lang w:val="en-GB"/>
        </w:rPr>
        <w:t>(Kwiatkowski et al., 2017)</w:t>
      </w:r>
      <w:r w:rsidRPr="001E7A27">
        <w:rPr>
          <w:lang w:val="en-GB"/>
        </w:rPr>
        <w:fldChar w:fldCharType="end"/>
      </w:r>
      <w:r w:rsidRPr="001E7A27">
        <w:rPr>
          <w:lang w:val="en-GB"/>
        </w:rPr>
        <w:t xml:space="preserve">; (f) global ocean carbon sink in the 2090s versus the current-day carbon sink in the Southern Ocean. In each case, a red-dot represents a single ESM projection, the grey bar represents the emergent relationship between the y-variable and the x-variable, the blue bar represents the observational estimate of the x-axis variable, and the green bar represents the resulting emergent constraint on the y-axis variable. The thicknesses represent ± one standard error in each case. Figure after </w:t>
      </w:r>
      <w:commentRangeStart w:id="4487"/>
      <w:r w:rsidRPr="001E7A27">
        <w:rPr>
          <w:lang w:val="en-GB"/>
        </w:rPr>
        <w:fldChar w:fldCharType="begin" w:fldLock="1"/>
      </w:r>
      <w:ins w:id="4488" w:author="Robin Matthews" w:date="2021-06-17T18:11:00Z">
        <w:r w:rsidR="007320EC" w:rsidRPr="001E7A27">
          <w:rPr>
            <w:lang w:val="en-GB"/>
          </w:rPr>
          <w:instrText>ADDIN CSL_CITATION { "citationItems" : [ { "id" : "ITEM-1", "itemData" : { "DOI" : "10.1007/s40641-019-00141-y", "ISSN" : "2198-6061", "author" : [ { "dropping-particle" : "", "family" : "Cox", "given" : "Peter M.", "non-dropping-particle" : "", "parse-names" : false, "suffix" : "" } ], "container-title" : "Current Climate Change Reports", "id" : "ITEM-1", "issue" : "4", "issued" : { "date-parts" : [ [ "2019", "12", "10" ] ] }, "page" : "275-281", "title" : "Emergent constraints on climate-carbon cycle feedbacks", "translator" : [ { "dropping-particle" : "", "family" : "L6624", "given" : "", "non-dropping-particle" : "", "parse-names" : false, "suffix" : "" } ], "type" : "article-journal", "volume" : "5" }, "uris" : [ "http://www.mendeley.com/documents/?uuid=51bf73a1-04dd-47e7-b1f7-748dfedf3c98" ] } ], "mendeley" : { "formattedCitation" : "(Cox, 2019)", "manualFormatting" : "Cox (2019)", "plainTextFormattedCitation" : "(Cox, 2019)", "previouslyFormattedCitation" : "(Cox, 2019)" }, "properties" : { "noteIndex" : 0 }, "schema" : "https://github.com/citation-style-language/schema/raw/master/csl-citation.json" }</w:instrText>
        </w:r>
      </w:ins>
      <w:del w:id="4489" w:author="Robin Matthews" w:date="2021-06-17T18:11:00Z">
        <w:r w:rsidR="00747167" w:rsidRPr="001E7A27" w:rsidDel="007320EC">
          <w:rPr>
            <w:lang w:val="en-GB"/>
          </w:rPr>
          <w:delInstrText>ADDIN CSL_CITATION { "citationItems" : [ { "id" : "ITEM-1", "itemData" : { "DOI" : "10.1007/s40641-019-00141-y", "ISSN" : "2198-6061", "author" : [ { "dropping-particle" : "", "family" : "Cox", "given" : "Peter M.", "non-dropping-particle" : "", "parse-names" : false, "suffix" : "" } ], "container-title" : "Current Climate Change Reports", "id" : "ITEM-1", "issue" : "4", "issued" : { "date-parts" : [ [ "2019", "12", "10" ] ] }, "page" : "275-281", "title" : "Emergent constraints on climate-carbon cycle feedbacks", "translator" : [ { "dropping-particle" : "", "family" : "L6624", "given" : "", "non-dropping-particle" : "", "parse-names" : false, "suffix" : "" } ], "type" : "article-journal", "volume" : "5" }, "uris" : [ "http://www.mendeley.com/documents/?uuid=51bf73a1-04dd-47e7-b1f7-748dfedf3c98" ] } ], "mendeley" : { "formattedCitation" : "(Cox, 2019)", "manualFormatting" : "Cox, ( 2019)", "plainTextFormattedCitation" : "(Cox, 2019)", "previouslyFormattedCitation" : "(Cox, 2019)" }, "properties" : { "noteIndex" : 0 }, "schema" : "https://github.com/citation-style-language/schema/raw/master/csl-citation.json" }</w:delInstrText>
        </w:r>
      </w:del>
      <w:r w:rsidRPr="001E7A27">
        <w:rPr>
          <w:lang w:val="en-GB"/>
        </w:rPr>
        <w:fldChar w:fldCharType="separate"/>
      </w:r>
      <w:r w:rsidR="00025FA2" w:rsidRPr="001E7A27">
        <w:rPr>
          <w:noProof/>
          <w:lang w:val="en-GB"/>
        </w:rPr>
        <w:t>Cox</w:t>
      </w:r>
      <w:del w:id="4490" w:author="Robin Matthews" w:date="2021-06-17T18:11:00Z">
        <w:r w:rsidR="00025FA2" w:rsidRPr="001E7A27" w:rsidDel="007320EC">
          <w:rPr>
            <w:noProof/>
            <w:lang w:val="en-GB"/>
          </w:rPr>
          <w:delText>,</w:delText>
        </w:r>
      </w:del>
      <w:r w:rsidR="00025FA2" w:rsidRPr="001E7A27">
        <w:rPr>
          <w:noProof/>
          <w:lang w:val="en-GB"/>
        </w:rPr>
        <w:t xml:space="preserve"> (</w:t>
      </w:r>
      <w:del w:id="4491" w:author="Robin Matthews" w:date="2021-06-17T18:11:00Z">
        <w:r w:rsidR="00025FA2" w:rsidRPr="001E7A27" w:rsidDel="007320EC">
          <w:rPr>
            <w:noProof/>
            <w:lang w:val="en-GB"/>
          </w:rPr>
          <w:delText xml:space="preserve"> </w:delText>
        </w:r>
      </w:del>
      <w:r w:rsidR="00025FA2" w:rsidRPr="001E7A27">
        <w:rPr>
          <w:noProof/>
          <w:lang w:val="en-GB"/>
        </w:rPr>
        <w:t>2019)</w:t>
      </w:r>
      <w:r w:rsidRPr="001E7A27">
        <w:rPr>
          <w:lang w:val="en-GB"/>
        </w:rPr>
        <w:fldChar w:fldCharType="end"/>
      </w:r>
      <w:commentRangeEnd w:id="4487"/>
      <w:r w:rsidR="00025FA2" w:rsidRPr="001E7A27">
        <w:rPr>
          <w:rStyle w:val="CommentReference"/>
          <w:lang w:val="en-GB"/>
        </w:rPr>
        <w:commentReference w:id="4487"/>
      </w:r>
      <w:r w:rsidRPr="001E7A27">
        <w:rPr>
          <w:lang w:val="en-GB"/>
        </w:rPr>
        <w:t>.</w:t>
      </w:r>
      <w:r w:rsidR="00E9713E" w:rsidRPr="001E7A27">
        <w:rPr>
          <w:lang w:val="en-GB"/>
        </w:rPr>
        <w:t xml:space="preserve"> </w:t>
      </w:r>
      <w:r w:rsidR="00E9713E" w:rsidRPr="001E7A27">
        <w:rPr>
          <w:rFonts w:cs="Times New Roman"/>
          <w:szCs w:val="20"/>
          <w:lang w:val="en-GB"/>
        </w:rPr>
        <w:t>Further details on data sources and processing are available in the chapter data table (Table 5.SM.6).</w:t>
      </w:r>
    </w:p>
    <w:p w14:paraId="3F51579B" w14:textId="77777777" w:rsidR="00041691" w:rsidRPr="001E7A27" w:rsidRDefault="00041691" w:rsidP="005C7F25">
      <w:pPr>
        <w:pStyle w:val="AR6BodyText"/>
        <w:rPr>
          <w:lang w:val="en-GB"/>
        </w:rPr>
      </w:pPr>
    </w:p>
    <w:p w14:paraId="2E9AA64F" w14:textId="77777777" w:rsidR="00041691" w:rsidRPr="001E7A27" w:rsidRDefault="00041691" w:rsidP="005C7F25">
      <w:pPr>
        <w:pStyle w:val="AR6BodyText"/>
        <w:rPr>
          <w:b/>
          <w:bCs/>
          <w:lang w:val="en-GB"/>
        </w:rPr>
      </w:pPr>
      <w:r w:rsidRPr="001E7A27">
        <w:rPr>
          <w:b/>
          <w:bCs/>
          <w:lang w:val="en-GB"/>
        </w:rPr>
        <w:t>[END FIGURE 5.</w:t>
      </w:r>
      <w:r w:rsidR="002D6497" w:rsidRPr="001E7A27">
        <w:rPr>
          <w:b/>
          <w:bCs/>
          <w:lang w:val="en-GB"/>
        </w:rPr>
        <w:t>28</w:t>
      </w:r>
      <w:r w:rsidRPr="001E7A27">
        <w:rPr>
          <w:b/>
          <w:bCs/>
          <w:lang w:val="en-GB"/>
        </w:rPr>
        <w:t xml:space="preserve"> HERE] </w:t>
      </w:r>
    </w:p>
    <w:p w14:paraId="7DEAE5BC" w14:textId="77777777" w:rsidR="00027E4D" w:rsidRPr="001E7A27" w:rsidRDefault="00027E4D" w:rsidP="005C7F25">
      <w:pPr>
        <w:pStyle w:val="AR6BodyText"/>
        <w:rPr>
          <w:lang w:val="en-GB"/>
        </w:rPr>
      </w:pPr>
    </w:p>
    <w:p w14:paraId="7A4A2546" w14:textId="77777777" w:rsidR="001C7F75" w:rsidRPr="001E7A27" w:rsidRDefault="001C7F75" w:rsidP="005C7F25">
      <w:pPr>
        <w:pStyle w:val="AR6BodyText"/>
        <w:rPr>
          <w:lang w:val="en-GB"/>
        </w:rPr>
      </w:pPr>
    </w:p>
    <w:p w14:paraId="377C509D" w14:textId="2160F19D" w:rsidR="00AD2291" w:rsidRPr="001E7A27" w:rsidRDefault="00AD2291" w:rsidP="00535548">
      <w:pPr>
        <w:pStyle w:val="AR6Chap5Level2511"/>
        <w:rPr>
          <w:lang w:val="en-GB"/>
        </w:rPr>
      </w:pPr>
      <w:bookmarkStart w:id="4492" w:name="_Toc70535708"/>
      <w:bookmarkStart w:id="4493" w:name="_Toc33564294"/>
      <w:r w:rsidRPr="001E7A27">
        <w:rPr>
          <w:lang w:val="en-GB"/>
        </w:rPr>
        <w:t xml:space="preserve">Climate </w:t>
      </w:r>
      <w:r w:rsidR="00EC2B15" w:rsidRPr="001E7A27">
        <w:rPr>
          <w:lang w:val="en-GB"/>
        </w:rPr>
        <w:t>F</w:t>
      </w:r>
      <w:r w:rsidRPr="001E7A27">
        <w:rPr>
          <w:lang w:val="en-GB"/>
        </w:rPr>
        <w:t>eedbacks from CH</w:t>
      </w:r>
      <w:r w:rsidRPr="001E7A27">
        <w:rPr>
          <w:vertAlign w:val="subscript"/>
          <w:lang w:val="en-GB"/>
          <w:rPrChange w:id="4494" w:author="Soapbox" w:date="2021-07-15T08:45:00Z">
            <w:rPr/>
          </w:rPrChange>
        </w:rPr>
        <w:t>4</w:t>
      </w:r>
      <w:r w:rsidRPr="001E7A27">
        <w:rPr>
          <w:lang w:val="en-GB"/>
        </w:rPr>
        <w:t xml:space="preserve"> and N</w:t>
      </w:r>
      <w:r w:rsidRPr="001E7A27">
        <w:rPr>
          <w:vertAlign w:val="subscript"/>
          <w:lang w:val="en-GB"/>
          <w:rPrChange w:id="4495" w:author="Soapbox" w:date="2021-07-15T08:45:00Z">
            <w:rPr/>
          </w:rPrChange>
        </w:rPr>
        <w:t>2</w:t>
      </w:r>
      <w:r w:rsidRPr="001E7A27">
        <w:rPr>
          <w:lang w:val="en-GB"/>
        </w:rPr>
        <w:t>O</w:t>
      </w:r>
      <w:bookmarkEnd w:id="4492"/>
      <w:r w:rsidRPr="001E7A27">
        <w:rPr>
          <w:lang w:val="en-GB"/>
        </w:rPr>
        <w:t xml:space="preserve"> </w:t>
      </w:r>
      <w:bookmarkEnd w:id="4493"/>
    </w:p>
    <w:p w14:paraId="372D5F7E" w14:textId="77777777" w:rsidR="00AD2291" w:rsidRPr="001E7A27" w:rsidRDefault="00AD2291" w:rsidP="005C7F25">
      <w:pPr>
        <w:pStyle w:val="AR6BodyText"/>
        <w:rPr>
          <w:lang w:val="en-GB"/>
        </w:rPr>
      </w:pPr>
    </w:p>
    <w:p w14:paraId="62B5310C" w14:textId="0F3DF8CE" w:rsidR="00AD2291" w:rsidRPr="001E7A27" w:rsidRDefault="00AD2291" w:rsidP="005C7F25">
      <w:pPr>
        <w:pStyle w:val="AR6BodyText"/>
        <w:rPr>
          <w:rFonts w:eastAsia="DejaVu Sans"/>
          <w:lang w:val="en-GB"/>
        </w:rPr>
      </w:pPr>
      <w:r w:rsidRPr="001E7A27">
        <w:rPr>
          <w:rFonts w:eastAsia="DejaVu Sans"/>
          <w:lang w:val="en-GB"/>
        </w:rPr>
        <w:t>Sources and sinks of CH</w:t>
      </w:r>
      <w:r w:rsidRPr="001E7A27">
        <w:rPr>
          <w:rFonts w:eastAsia="DejaVu Sans"/>
          <w:vertAlign w:val="subscript"/>
          <w:lang w:val="en-GB"/>
        </w:rPr>
        <w:t>4</w:t>
      </w:r>
      <w:r w:rsidRPr="001E7A27">
        <w:rPr>
          <w:rFonts w:eastAsia="DejaVu Sans"/>
          <w:lang w:val="en-GB"/>
        </w:rPr>
        <w:t xml:space="preserve"> and N</w:t>
      </w:r>
      <w:r w:rsidRPr="001E7A27">
        <w:rPr>
          <w:rFonts w:eastAsia="DejaVu Sans" w:cs="Calibri Light"/>
          <w:vertAlign w:val="subscript"/>
          <w:lang w:val="en-GB"/>
        </w:rPr>
        <w:t>2</w:t>
      </w:r>
      <w:r w:rsidRPr="001E7A27">
        <w:rPr>
          <w:rFonts w:eastAsia="DejaVu Sans"/>
          <w:lang w:val="en-GB"/>
        </w:rPr>
        <w:t>O respond both directly and indirectly to atmospheric CO</w:t>
      </w:r>
      <w:r w:rsidRPr="001E7A27">
        <w:rPr>
          <w:rStyle w:val="AR6BodyTextCar"/>
          <w:rFonts w:cs="Times New Roman"/>
          <w:vertAlign w:val="subscript"/>
          <w:lang w:val="en-GB"/>
        </w:rPr>
        <w:t>2</w:t>
      </w:r>
      <w:r w:rsidRPr="001E7A27">
        <w:rPr>
          <w:rFonts w:eastAsia="DejaVu Sans"/>
          <w:vertAlign w:val="subscript"/>
          <w:lang w:val="en-GB"/>
        </w:rPr>
        <w:t xml:space="preserve"> </w:t>
      </w:r>
      <w:r w:rsidRPr="001E7A27">
        <w:rPr>
          <w:rFonts w:eastAsia="DejaVu Sans"/>
          <w:lang w:val="en-GB"/>
        </w:rPr>
        <w:t>concentration and climate change, and thereby give rise to additional biogeochemical feedbacks in the climate system, which may amplify or attenuate climate</w:t>
      </w:r>
      <w:ins w:id="4496" w:author="Tom Maycock" w:date="2021-09-09T15:15:00Z">
        <w:r w:rsidR="00D74675">
          <w:rPr>
            <w:rFonts w:eastAsia="DejaVu Sans"/>
            <w:lang w:val="en-GB"/>
          </w:rPr>
          <w:t>–</w:t>
        </w:r>
      </w:ins>
      <w:del w:id="4497" w:author="Tom Maycock" w:date="2021-09-09T15:15:00Z">
        <w:r w:rsidRPr="001E7A27" w:rsidDel="00D74675">
          <w:rPr>
            <w:rFonts w:eastAsia="DejaVu Sans"/>
            <w:lang w:val="en-GB"/>
          </w:rPr>
          <w:delText>-</w:delText>
        </w:r>
      </w:del>
      <w:r w:rsidRPr="001E7A27">
        <w:rPr>
          <w:rFonts w:eastAsia="DejaVu Sans"/>
          <w:lang w:val="en-GB"/>
        </w:rPr>
        <w:t xml:space="preserve">carbon cycle feedbacks </w:t>
      </w:r>
      <w:r w:rsidRPr="001E7A27">
        <w:rPr>
          <w:rFonts w:eastAsia="DejaVu Sans"/>
          <w:lang w:val="en-GB"/>
        </w:rPr>
        <w:fldChar w:fldCharType="begin" w:fldLock="1"/>
      </w:r>
      <w:r w:rsidR="001B061E" w:rsidRPr="001E7A27">
        <w:rPr>
          <w:rFonts w:eastAsia="DejaVu Sans"/>
          <w:lang w:val="en-GB"/>
        </w:rPr>
        <w:instrText>ADDIN CSL_CITATION { "citationItems" : [ { "id" : "ITEM-1", "itemData" : { "DOI" : "10.5194/esd-8-235-2017", "ISSN" : "2190-4987", "abstract" : "Abstract. Most emission metrics have previously been inconsistently estimated by including the climate\u2013carbon feedback for the reference gas (i.e. CO2) but not the other species (e.g. CH4). In the fifth assessment report of the IPCC, a first attempt was made to consistently account for the climate\u2013carbon feedback in emission metrics. This attempt was based on only one study, and therefore the IPCC concluded that more research was needed. Here, we carry out this research. First, using the simple Earth system model OSCAR v2.2, we establish a new impulse response function for the climate\u2013carbon feedback. Second, we use this impulse response function to provide new estimates for the two most common metrics: global warming potential (GWP) and global temperature-change potential (GTP). We find that, when the climate\u2013carbon feedback is correctly accounted for, the emission metrics of non-CO2 species increase, but in most cases not as much as initially indicated by IPCC. We also find that, when the feedback is removed for both the reference and studied species, these relative metric values only have modest changes compared to when the feedback is included (absolute metrics change more markedly). Including or excluding the climate\u2013carbon feedback ultimately depends on the user's goal, but consistency should be ensured in either case.", "author" : [ { "dropping-particle" : "", "family" : "Gasser", "given" : "Thomas", "non-dropping-particle" : "", "parse-names" : false, "suffix" : "" }, { "dropping-particle" : "", "family" : "Peters", "given" : "Glen P", "non-dropping-particle" : "", "parse-names" : false, "suffix" : "" }, { "dropping-particle" : "", "family" : "Fuglestvedt", "given" : "Jan S", "non-dropping-particle" : "", "parse-names" : false, "suffix" : "" }, { "dropping-particle" : "", "family" : "Collins", "given" : "William J", "non-dropping-particle" : "", "parse-names" : false, "suffix" : "" }, { "dropping-particle" : "", "family" : "Shindell", "given" : "Drew T", "non-dropping-particle" : "", "parse-names" : false, "suffix" : "" }, { "dropping-particle" : "", "family" : "Ciais", "given" : "Philippe", "non-dropping-particle" : "", "parse-names" : false, "suffix" : "" } ], "container-title" : "Earth System Dynamics", "id" : "ITEM-1", "issue" : "2", "issued" : { "date-parts" : [ [ "2017", "4", "10" ] ] }, "page" : "235-253", "title" : "Accounting for the climate\u2013carbon feedback in emission metrics", "translator" : [ { "dropping-particle" : "", "family" : "L3830", "given" : "", "non-dropping-particle" : "", "parse-names" : false, "suffix" : "" } ], "type" : "article-journal", "volume" : "8" }, "uris" : [ "http://www.mendeley.com/documents/?uuid=e2bcdc06-4367-4a22-9648-d8a5601abcb5" ] }, { "id" : "ITEM-2", "itemData" : { "DOI" : "10.5194/esd-9-507-2018", "ISSN" : "2190-4987", "abstract" : "Abstract. Changes to climate\u2013carbon cycle feedbacks may significantly affect the Earth system's response to greenhouse gas emissions. These feedbacks are usually analysed from numerical output of complex and arguably opaque Earth system models. Here, we construct a stylised global climate\u2013carbon cycle model, test its output against comprehensive Earth system models, and investigate the strengths of its climate\u2013carbon cycle feedbacks analytically. The analytical expressions we obtain aid understanding of carbon cycle feedbacks and the operation of the carbon cycle. Specific results include that different feedback formalisms measure fundamentally the same climate\u2013carbon cycle processes; temperature dependence of the solubility pump, biological pump, and CO2 solubility all contribute approximately equally to the ocean climate\u2013carbon feedback; and concentration\u2013carbon feedbacks may be more sensitive to future climate change than climate\u2013carbon feedbacks. Simple models such as that developed here also provide workbenches for simple but mechanistically based explorations of Earth system processes, such as interactions and feedbacks between the planetary boundaries, that are currently too uncertain to be included in comprehensive Earth system models.", "author" : [ { "dropping-particle" : "", "family" : "Lade", "given" : "Steven J", "non-dropping-particle" : "", "parse-names" : false, "suffix" : "" }, { "dropping-particle" : "", "family" : "Donges", "given" : "Jonathan F", "non-dropping-particle" : "", "parse-names" : false, "suffix" : "" }, { "dropping-particle" : "", "family" : "Fetzer", "given" : "Ingo", "non-dropping-particle" : "", "parse-names" : false, "suffix" : "" }, { "dropping-particle" : "", "family" : "Anderies", "given" : "John M", "non-dropping-particle" : "", "parse-names" : false, "suffix" : "" }, { "dropping-particle" : "", "family" : "Beer", "given" : "Christian", "non-dropping-particle" : "", "parse-names" : false, "suffix" : "" }, { "dropping-particle" : "", "family" : "Cornell", "given" : "Sarah E", "non-dropping-particle" : "", "parse-names" : false, "suffix" : "" }, { "dropping-particle" : "", "family" : "Gasser", "given" : "Thomas", "non-dropping-particle" : "", "parse-names" : false, "suffix" : "" }, { "dropping-particle" : "", "family" : "Norberg", "given" : "Jon", "non-dropping-particle" : "", "parse-names" : false, "suffix" : "" }, { "dropping-particle" : "", "family" : "Richardson", "given" : "Katherine", "non-dropping-particle" : "", "parse-names" : false, "suffix" : "" }, { "dropping-particle" : "", "family" : "Rockstr\u00f6m", "given" : "Johan", "non-dropping-particle" : "", "parse-names" : false, "suffix" : "" }, { "dropping-particle" : "", "family" : "Steffen", "given" : "Will", "non-dropping-particle" : "", "parse-names" : false, "suffix" : "" } ], "container-title" : "Earth System Dynamics", "id" : "ITEM-2", "issue" : "2", "issued" : { "date-parts" : [ [ "2018", "5", "17" ] ] }, "page" : "507-523", "title" : "Analytically tractable climate-carbon cycle feedbacks under 21st century anthropogenic forcing", "translator" : [ { "dropping-particle" : "", "family" : "L3985", "given" : "", "non-dropping-particle" : "", "parse-names" : false, "suffix" : "" } ], "type" : "article-journal", "volume" : "9" }, "uris" : [ "http://www.mendeley.com/documents/?uuid=a253984b-89b9-49c7-8a34-778b7c5973f5" ] }, { "id" : "ITEM-3", "itemData" : { "DOI" : "10.1134/S1028334X19090010", "ISSN" : "1531-8354", "abstract" : "Estimates of the contribution of anthropogenic and natural greenhouse gases to the atmosphere from the territory of Russia to global climate change under different scenarios of anthropogenic emissions in the 21st century are obtained. It is shown that the consideration of the changes in climate conditions can strongly affect the indicators of impacts of different greenhouse gas emissions on the climate system, especially over long time horizons. In making decisions, it is necessary to take into account that, with respect to the planning horizon, the role of natural flows of greenhouse gases into the atmosphere from the terrestrial ecosystems can change. Currently, in the Russian regions, CO2 uptake by terrestrial ecosystems decelerate global warming, and their CH4 release into the atmosphere accelerate it. In this case, the general effect of natural fluxes of these greenhouse gases from the Russian regions under modern conditions foster deceleration of warming. The role of this effect decelerating warming will grow in the first half of the 21st century, and after reaching the maximum, which depends on the scenario of anthropogenic emissions, it will decrease by the end of the century under all scenarios of anthropogenic impacts considered due to the growth of natural emissions of CH4 and a decrease in the absorption of CO2 by the terrestrial ecosystems.", "author" : [ { "dropping-particle" : "", "family" : "Denisov", "given" : "S N", "non-dropping-particle" : "", "parse-names" : false, "suffix" : "" }, { "dropping-particle" : "V", "family" : "Eliseev", "given" : "A", "non-dropping-particle" : "", "parse-names" : false, "suffix" : "" }, { "dropping-particle" : "", "family" : "Mokhov", "given" : "I I", "non-dropping-particle" : "", "parse-names" : false, "suffix" : "" } ], "container-title" : "Doklady Earth Sciences", "id" : "ITEM-3", "issue" : "1", "issued" : { "date-parts" : [ [ "2019" ] ] }, "page" : "1066-1071", "title" : "Contribution of Natural and Anthropogenic Emissions of CO2 and CH4 to the Atmosphere from the Territory of Russia to Global Climate Changes in the Twenty-first Century", "translator" : [ { "dropping-particle" : "", "family" : "L6697", "given" : "", "non-dropping-particle" : "", "parse-names" : false, "suffix" : "" } ], "type" : "article-journal", "volume" : "488" }, "uris" : [ "http://www.mendeley.com/documents/?uuid=c5a0445d-8ca9-44e9-afa3-e4c3020241c5" ] } ], "mendeley" : { "formattedCitation" : "(Gasser et al., 2017; Lade et al., 2018; Denisov et al., 2019)", "plainTextFormattedCitation" : "(Gasser et al., 2017; Lade et al., 2018; Denisov et al., 2019)", "previouslyFormattedCitation" : "(Gasser et al., 2017; Lade et al., 2018; Denisov et al., 2019)" }, "properties" : { "noteIndex" : 0 }, "schema" : "https://github.com/citation-style-language/schema/raw/master/csl-citation.json" }</w:instrText>
      </w:r>
      <w:r w:rsidRPr="001E7A27">
        <w:rPr>
          <w:rFonts w:eastAsia="DejaVu Sans"/>
          <w:lang w:val="en-GB"/>
        </w:rPr>
        <w:fldChar w:fldCharType="separate"/>
      </w:r>
      <w:r w:rsidR="00025FA2" w:rsidRPr="001E7A27">
        <w:rPr>
          <w:rFonts w:eastAsia="DejaVu Sans"/>
          <w:noProof/>
          <w:lang w:val="en-GB"/>
        </w:rPr>
        <w:t>(Gasser et al., 2017; Lade et al., 2018; Denisov et al., 2019)</w:t>
      </w:r>
      <w:r w:rsidRPr="001E7A27">
        <w:rPr>
          <w:rFonts w:eastAsia="DejaVu Sans"/>
          <w:lang w:val="en-GB"/>
        </w:rPr>
        <w:fldChar w:fldCharType="end"/>
      </w:r>
      <w:r w:rsidRPr="001E7A27">
        <w:rPr>
          <w:rFonts w:eastAsia="DejaVu Sans"/>
          <w:lang w:val="en-GB"/>
        </w:rPr>
        <w:t>. Many of these of feedbacks are only partially understood, and thus were only partially addressed in AR5</w:t>
      </w:r>
      <w:r w:rsidR="004159DE" w:rsidRPr="001E7A27">
        <w:rPr>
          <w:rFonts w:eastAsia="DejaVu Sans"/>
          <w:lang w:val="en-GB"/>
        </w:rPr>
        <w:t xml:space="preserve"> (WGI, Sections 6.3.3, 6.3.4</w:t>
      </w:r>
      <w:del w:id="4498" w:author="Ian Blenkinsop" w:date="2021-07-28T14:38:00Z">
        <w:r w:rsidR="004159DE" w:rsidRPr="001E7A27" w:rsidDel="00FC1A6F">
          <w:rPr>
            <w:rFonts w:eastAsia="DejaVu Sans"/>
            <w:lang w:val="en-GB"/>
          </w:rPr>
          <w:delText xml:space="preserve">, </w:delText>
        </w:r>
      </w:del>
      <w:ins w:id="4499" w:author="Ian Blenkinsop" w:date="2021-07-28T14:38:00Z">
        <w:r w:rsidR="00FC1A6F" w:rsidRPr="001E7A27">
          <w:rPr>
            <w:rFonts w:eastAsia="DejaVu Sans"/>
            <w:lang w:val="en-GB"/>
          </w:rPr>
          <w:t xml:space="preserve"> and </w:t>
        </w:r>
      </w:ins>
      <w:r w:rsidR="004159DE" w:rsidRPr="001E7A27">
        <w:rPr>
          <w:rFonts w:eastAsia="DejaVu Sans"/>
          <w:lang w:val="en-GB"/>
        </w:rPr>
        <w:t>6.4.7)</w:t>
      </w:r>
      <w:r w:rsidRPr="001E7A27">
        <w:rPr>
          <w:rFonts w:eastAsia="DejaVu Sans"/>
          <w:lang w:val="en-GB"/>
        </w:rPr>
        <w:t xml:space="preserve">. Since AR5, a growing body of estimates from ESMs, as well as independent modelling and observation-based studies, enable improved estimates of the associated feedbacks. </w:t>
      </w:r>
    </w:p>
    <w:p w14:paraId="5C27961D" w14:textId="77777777" w:rsidR="00AD2291" w:rsidRPr="001E7A27" w:rsidRDefault="00AD2291" w:rsidP="005C7F25">
      <w:pPr>
        <w:pStyle w:val="AR6BodyText"/>
        <w:rPr>
          <w:rFonts w:eastAsia="DejaVu Sans"/>
          <w:lang w:val="en-GB"/>
        </w:rPr>
      </w:pPr>
    </w:p>
    <w:p w14:paraId="75B6C0EE" w14:textId="29EA90AE" w:rsidR="00AD2291" w:rsidRPr="001E7A27" w:rsidRDefault="00AD2291" w:rsidP="005C7F25">
      <w:pPr>
        <w:pStyle w:val="AR6BodyText"/>
        <w:rPr>
          <w:rFonts w:eastAsia="DejaVu Sans"/>
          <w:lang w:val="en-GB"/>
        </w:rPr>
      </w:pPr>
      <w:r w:rsidRPr="001E7A27">
        <w:rPr>
          <w:rFonts w:eastAsia="DejaVu Sans"/>
          <w:lang w:val="en-GB"/>
        </w:rPr>
        <w:t xml:space="preserve">The goal of this section is to assess the climate feedback parameters </w:t>
      </w:r>
      <w:r w:rsidRPr="001E7A27">
        <w:rPr>
          <w:rFonts w:eastAsia="DejaVu Sans" w:cs="Times New Roman"/>
          <w:lang w:val="en-GB"/>
        </w:rPr>
        <w:t>α, as it is defined in Section 7.4.1.1,</w:t>
      </w:r>
      <w:r w:rsidRPr="001E7A27">
        <w:rPr>
          <w:rFonts w:eastAsia="DejaVu Sans"/>
          <w:lang w:val="en-GB"/>
        </w:rPr>
        <w:t xml:space="preserve"> for CH</w:t>
      </w:r>
      <w:r w:rsidRPr="001E7A27">
        <w:rPr>
          <w:rFonts w:eastAsia="DejaVu Sans"/>
          <w:vertAlign w:val="subscript"/>
          <w:lang w:val="en-GB"/>
        </w:rPr>
        <w:t>4</w:t>
      </w:r>
      <w:r w:rsidRPr="001E7A27">
        <w:rPr>
          <w:rFonts w:eastAsia="DejaVu Sans"/>
          <w:lang w:val="en-GB"/>
        </w:rPr>
        <w:t xml:space="preserve"> and N</w:t>
      </w:r>
      <w:r w:rsidRPr="001E7A27">
        <w:rPr>
          <w:rFonts w:eastAsia="DejaVu Sans"/>
          <w:vertAlign w:val="subscript"/>
          <w:lang w:val="en-GB"/>
        </w:rPr>
        <w:t>2</w:t>
      </w:r>
      <w:r w:rsidRPr="001E7A27">
        <w:rPr>
          <w:rFonts w:eastAsia="DejaVu Sans"/>
          <w:lang w:val="en-GB"/>
        </w:rPr>
        <w:t xml:space="preserve">O biogeochemical feedbacks. The strength of the feedbacks is estimated in a linear framework </w:t>
      </w:r>
      <w:r w:rsidRPr="001E7A27">
        <w:rPr>
          <w:rFonts w:eastAsia="DejaVu Sans"/>
          <w:lang w:val="en-GB"/>
        </w:rPr>
        <w:fldChar w:fldCharType="begin" w:fldLock="1"/>
      </w:r>
      <w:r w:rsidR="00747167" w:rsidRPr="001E7A27">
        <w:rPr>
          <w:rFonts w:eastAsia="DejaVu Sans"/>
          <w:lang w:val="en-GB"/>
        </w:rPr>
        <w:instrText>ADDIN CSL_CITATION { "citationItems" : [ { "id" : "ITEM-1", "itemData" : { "DOI" : "10.1175/2009JCLI2949.1", "ISBN" : "0894-8755", "ISSN" : "0894-8755", "PMID" : "11089968", "abstract" : "Abstract Perturbations to the carbon cycle could constitute large feedbacks on future changes in atmospheric CO2 concentration and climate. This paper demonstrates how carbon cycle feedback can be expressed in formally similar ways to climate feedback, and thus compares their magnitudes. The carbon cycle gives rise to two climate feedback terms: the concentration\u2013carbon feedback, resulting from the uptake of carbon by land and ocean as a biogeochemical response to the atmospheric CO2 concentration, and the climate\u2013carbon feedback, resulting from the effect of climate change on carbon fluxes. In the earth system models of the Coupled Climate\u2013Carbon Cycle Model Intercomparison Project (C4MIP), climate\u2013carbon feedback on warming is positive and of a similar size to the cloud feedback. The concentration\u2013carbon feedback is negative; it has generally received less attention in the literature, but in magnitude it is 4 times larger than the climate\u2013carbon feedback and more uncertain. The concentration\u2013carbon feed...", "author" : [ { "dropping-particle" : "", "family" : "Gregory", "given" : "J. M.", "non-dropping-particle" : "", "parse-names" : false, "suffix" : "" }, { "dropping-particle" : "", "family" : "Jones", "given" : "C. D.", "non-dropping-particle" : "", "parse-names" : false, "suffix" : "" }, { "dropping-particle" : "", "family" : "Cadule", "given" : "P.", "non-dropping-particle" : "", "parse-names" : false, "suffix" : "" }, { "dropping-particle" : "", "family" : "Friedlingstein", "given" : "P.", "non-dropping-particle" : "", "parse-names" : false, "suffix" : "" } ], "container-title" : "Journal of Climate", "id" : "ITEM-1", "issue" : "19", "issued" : { "date-parts" : [ [ "2009", "10" ] ] }, "page" : "5232-5250", "title" : "Quantifying Carbon Cycle Feedbacks", "translator" : [ { "dropping-particle" : "", "family" : "L3929", "given" : "", "non-dropping-particle" : "", "parse-names" : false, "suffix" : "" } ], "type" : "article-journal", "volume" : "22" }, "uris" : [ "http://www.mendeley.com/documents/?uuid=8cc301f9-b027-3602-936e-036e9cffa84d" ] } ], "mendeley" : { "formattedCitation" : "(Gregory et al., 2009)", "plainTextFormattedCitation" : "(Gregory et al., 2009)", "previouslyFormattedCitation" : "(Gregory et al., 2009)" }, "properties" : { "noteIndex" : 0 }, "schema" : "https://github.com/citation-style-language/schema/raw/master/csl-citation.json" }</w:instrText>
      </w:r>
      <w:r w:rsidRPr="001E7A27">
        <w:rPr>
          <w:rFonts w:eastAsia="DejaVu Sans"/>
          <w:lang w:val="en-GB"/>
        </w:rPr>
        <w:fldChar w:fldCharType="separate"/>
      </w:r>
      <w:r w:rsidR="00025FA2" w:rsidRPr="001E7A27">
        <w:rPr>
          <w:rFonts w:eastAsia="DejaVu Sans"/>
          <w:noProof/>
          <w:lang w:val="en-GB"/>
        </w:rPr>
        <w:t>(Gregory et al., 2009)</w:t>
      </w:r>
      <w:r w:rsidRPr="001E7A27">
        <w:rPr>
          <w:rFonts w:eastAsia="DejaVu Sans"/>
          <w:lang w:val="en-GB"/>
        </w:rPr>
        <w:fldChar w:fldCharType="end"/>
      </w:r>
      <w:r w:rsidRPr="001E7A27">
        <w:rPr>
          <w:rFonts w:eastAsia="DejaVu Sans"/>
          <w:lang w:val="en-GB"/>
        </w:rPr>
        <w:t xml:space="preserve">, </w:t>
      </w:r>
      <w:r w:rsidRPr="001E7A27">
        <w:rPr>
          <w:lang w:val="en-GB"/>
        </w:rPr>
        <w:t>using the radiative forcing equations for CO</w:t>
      </w:r>
      <w:r w:rsidRPr="001E7A27">
        <w:rPr>
          <w:vertAlign w:val="subscript"/>
          <w:lang w:val="en-GB"/>
        </w:rPr>
        <w:t>2</w:t>
      </w:r>
      <w:r w:rsidRPr="001E7A27">
        <w:rPr>
          <w:lang w:val="en-GB"/>
        </w:rPr>
        <w:t>, CH</w:t>
      </w:r>
      <w:r w:rsidRPr="001E7A27">
        <w:rPr>
          <w:vertAlign w:val="subscript"/>
          <w:lang w:val="en-GB"/>
        </w:rPr>
        <w:t>4</w:t>
      </w:r>
      <w:r w:rsidRPr="001E7A27">
        <w:rPr>
          <w:lang w:val="en-GB"/>
        </w:rPr>
        <w:t xml:space="preserve"> and N</w:t>
      </w:r>
      <w:r w:rsidRPr="001E7A27">
        <w:rPr>
          <w:vertAlign w:val="subscript"/>
          <w:lang w:val="en-GB"/>
        </w:rPr>
        <w:t>2</w:t>
      </w:r>
      <w:r w:rsidRPr="001E7A27">
        <w:rPr>
          <w:lang w:val="en-GB"/>
        </w:rPr>
        <w:t xml:space="preserve">O </w:t>
      </w:r>
      <w:r w:rsidRPr="001E7A27">
        <w:rPr>
          <w:lang w:val="en-GB"/>
        </w:rPr>
        <w:fldChar w:fldCharType="begin" w:fldLock="1"/>
      </w:r>
      <w:r w:rsidR="00747167" w:rsidRPr="001E7A27">
        <w:rPr>
          <w:lang w:val="en-GB"/>
        </w:rPr>
        <w:instrText>ADDIN CSL_CITATION { "citationItems" : [ { "id" : "ITEM-1", "itemData" : { "DOI" : "10.1002/2016GL071930", "ISBN" : "10.1002/2016", "ISSN" : "00948276", "abstract" : "New calculations of the radiative forcing (RF) are presented for the three main well-mixed greenhouse gases, methane, nitrous oxide, and carbon dioxide. Methane's RF is particularly impacted because of the inclusion of the shortwave forcing; the 1750-2011 RF is about 25% higher (increasing from 0.48Wm \u22122 to 0.61Wm \u22122) compared to the value in the Intergovernmental Panel on Climate Change (IPCC) 2013 assessment; the 100year global warming potential is 14% higher than the IPCC value. We present new simplified expressions to calculate RF. Unlike previous expressions used by IPCC, the new ones include the overlap between CO 2 and N 2 O; for N 2 O forcing, the CO 2 overlap can be as important as the CH 4 overlap. The 1750-2011 CO 2 RF is within 1% of IPCC's value but is about 10% higher when CO 2 amounts reach 2000ppm, a value projected to be possible under the extended RCP8.5 scenario.", "author" : [ { "dropping-particle" : "", "family" : "Etminan", "given" : "M", "non-dropping-particle" : "", "parse-names" : false, "suffix" : "" }, { "dropping-particle" : "", "family" : "Myhre", "given" : "G", "non-dropping-particle" : "", "parse-names" : false, "suffix" : "" }, { "dropping-particle" : "", "family" : "Highwood", "given" : "E J J", "non-dropping-particle" : "", "parse-names" : false, "suffix" : "" }, { "dropping-particle" : "", "family" : "Shine", "given" : "K P P", "non-dropping-particle" : "", "parse-names" : false, "suffix" : "" } ], "container-title" : "Geophysical Research Letters", "id" : "ITEM-1", "issue" : "24", "issued" : { "date-parts" : [ [ "2016", "12", "28" ] ] }, "page" : "12,614-12,623", "title" : "Radiative forcing of carbon dioxide, methane, and nitrous oxide: A significant revision of the methane radiative forcing", "translator" : [ { "dropping-particle" : "", "family" : "L7242", "given" : "", "non-dropping-particle" : "", "parse-names" : false, "suffix" : "" } ], "type" : "article-journal", "volume" : "43" }, "uris" : [ "http://www.mendeley.com/documents/?uuid=6b88b665-f2c5-4db8-955a-c890af0da5fd" ] } ], "mendeley" : { "formattedCitation" : "(Etminan et al., 2016)", "plainTextFormattedCitation" : "(Etminan et al., 2016)", "previouslyFormattedCitation" : "(Etminan et al., 2016)" }, "properties" : { "noteIndex" : 0 }, "schema" : "https://github.com/citation-style-language/schema/raw/master/csl-citation.json" }</w:instrText>
      </w:r>
      <w:r w:rsidRPr="001E7A27">
        <w:rPr>
          <w:lang w:val="en-GB"/>
        </w:rPr>
        <w:fldChar w:fldCharType="separate"/>
      </w:r>
      <w:r w:rsidR="00025FA2" w:rsidRPr="001E7A27">
        <w:rPr>
          <w:noProof/>
          <w:lang w:val="en-GB"/>
        </w:rPr>
        <w:t>(Etminan et al., 2016)</w:t>
      </w:r>
      <w:r w:rsidRPr="001E7A27">
        <w:rPr>
          <w:lang w:val="en-GB"/>
        </w:rPr>
        <w:fldChar w:fldCharType="end"/>
      </w:r>
      <w:r w:rsidRPr="001E7A27">
        <w:rPr>
          <w:rFonts w:eastAsia="DejaVu Sans"/>
          <w:lang w:val="en-GB"/>
        </w:rPr>
        <w:t xml:space="preserve">. In addition to estimates from ESMs, the feedback parameter </w:t>
      </w:r>
      <w:r w:rsidRPr="001E7A27">
        <w:rPr>
          <w:rFonts w:cs="Times New Roman"/>
          <w:lang w:val="en-GB"/>
        </w:rPr>
        <w:t>α</w:t>
      </w:r>
      <w:r w:rsidRPr="001E7A27">
        <w:rPr>
          <w:rFonts w:eastAsia="DejaVu Sans"/>
          <w:lang w:val="en-GB"/>
        </w:rPr>
        <w:t xml:space="preserve"> is estimated from independent estimates of surface emission climate sensitivities and atmospheric box models, following </w:t>
      </w:r>
      <w:r w:rsidRPr="001E7A27">
        <w:rPr>
          <w:rFonts w:eastAsia="DejaVu Sans"/>
          <w:lang w:val="en-GB"/>
        </w:rPr>
        <w:fldChar w:fldCharType="begin" w:fldLock="1"/>
      </w:r>
      <w:r w:rsidR="00747167" w:rsidRPr="001E7A27">
        <w:rPr>
          <w:rFonts w:eastAsia="DejaVu Sans"/>
          <w:lang w:val="en-GB"/>
        </w:rPr>
        <w:instrText>ADDIN CSL_CITATION { "citationItems" : [ { "id" : "ITEM-1", "itemData" : { "DOI" : "10.1038/ngeo905", "ISBN" : "1752-0894", "ISSN" : "1752-0894", "abstract" : "The terrestrial biosphere is a key regulator of atmospheric chemistry and climate. During past periods of climate change, vegetation cover and interactions between the terrestrial biosphere and atmosphere changed within decades. Modern observations show a similar responsiveness of terrestrial biogeochemistry to anthropogenically forced climate change and air pollution. Although interactions between the carbon cycle and climate have been a central focus, other biogeochemical feedbacks could be as important in modulating future climate change. Total positive radiative forcings resulting from feedbacks between the terrestrial biosphere and the atmosphere are estimated to reach up to 0.9 or 1.5 W m\u22122 K\u22121 towards the end of the twenty-first century, depending on the extent to which interactions with the nitrogen cycle stimulate or limit carbon sequestration. This substantially reduces and potentially even eliminates the cooling effect owing to carbon dioxide fertilization of the terrestrial biota. The overall magnitude of the biogeochemical feedbacks could potentially be similar to that of feedbacks in the physical climate system, but there are large uncertainties in the magnitude of individual estimates and in accounting for synergies between these effects.", "author" : [ { "dropping-particle" : "", "family" : "Arneth", "given" : "A.", "non-dropping-particle" : "", "parse-names" : false, "suffix" : "" }, { "dropping-particle" : "", "family" : "Harrison", "given" : "S. P.", "non-dropping-particle" : "", "parse-names" : false, "suffix" : "" }, { "dropping-particle" : "", "family" : "Zaehle", "given" : "S.", "non-dropping-particle" : "", "parse-names" : false, "suffix" : "" }, { "dropping-particle" : "", "family" : "Tsigaridis", "given" : "K.", "non-dropping-particle" : "", "parse-names" : false, "suffix" : "" }, { "dropping-particle" : "", "family" : "Menon", "given" : "S.", "non-dropping-particle" : "", "parse-names" : false, "suffix" : "" }, { "dropping-particle" : "", "family" : "Bartlein", "given" : "P. J.", "non-dropping-particle" : "", "parse-names" : false, "suffix" : "" }, { "dropping-particle" : "", "family" : "Feichter", "given" : "J.", "non-dropping-particle" : "", "parse-names" : false, "suffix" : "" }, { "dropping-particle" : "", "family" : "Korhola", "given" : "A.", "non-dropping-particle" : "", "parse-names" : false, "suffix" : "" }, { "dropping-particle" : "", "family" : "Kulmala", "given" : "M.", "non-dropping-particle" : "", "parse-names" : false, "suffix" : "" }, { "dropping-particle" : "", "family" : "O'Donnell", "given" : "D.", "non-dropping-particle" : "", "parse-names" : false, "suffix" : "" }, { "dropping-particle" : "", "family" : "Schurgers", "given" : "G.", "non-dropping-particle" : "", "parse-names" : false, "suffix" : "" }, { "dropping-particle" : "", "family" : "Sorvari", "given" : "S.", "non-dropping-particle" : "", "parse-names" : false, "suffix" : "" }, { "dropping-particle" : "", "family" : "Vesala", "given" : "T.", "non-dropping-particle" : "", "parse-names" : false, "suffix" : "" } ], "container-title" : "Nature Geoscience", "id" : "ITEM-1", "issue" : "8", "issued" : { "date-parts" : [ [ "2010", "8", "25" ] ] }, "page" : "525-532", "publisher" : "Nature Publishing Group", "title" : "Terrestrial biogeochemical feedbacks in the climate system", "translator" : [ { "dropping-particle" : "", "family" : "L3930", "given" : "", "non-dropping-particle" : "", "parse-names" : false, "suffix" : "" } ], "type" : "article-journal", "volume" : "3" }, "uris" : [ "http://www.mendeley.com/documents/?uuid=88e4de99-a244-338a-b0f7-e0485f15d421" ] }, { "id" : "ITEM-2", "itemData" : { "DOI" : "10.5194/acp-2019-1207", "ISSN" : "1680-7316", "abstract" : "Abstract. Feedbacks play a fundamental role in determining the magnitude of the response of the climate system to external forcing, such as from anthropogenic emissions. The latest generation of Earth system models include aerosol and chemistry components that interact with each other and with the biosphere. These interactions introduce a complex web of feedbacks which it is important to understand and quantify. This paper addresses the multiple pathways for aerosol and chemical feedbacks in Earth system models. This is achieved by extending previous formalisms which include CO2 concentrations as a state variable to a formalism which in principle includes the concentrations of all climate-active atmospheric constituents. This framework is demonstrated by applying it to the Earth system models participating in CMIP6 with a focus on the non-CO2 reactive gases and aerosols (methane, ozone, sulphate aerosol, organic aerosol and dust). We find that the overall climate feedback through chemistry and aerosols is negative in the CMIP6 Earth system models due to increased negative forcing from aerosols with warmer temperatures. Through diagnosing changes in methane emissions and lifetime we find that if Earth system models were to allow methane to vary interactively, methane positive feedbacks (principally wetland methane emissions and biogenic VOC emissions) would offset much of the aerosol feedbacks.", "author" : [ { "dropping-particle" : "", "family" : "Thornhill", "given" : "Gillian", "non-dropping-particle" : "", "parse-names" : false, "suffix" : "" }, { "dropping-particle" : "", "family" : "Collins", "given" : "William", "non-dropping-particle" : "", "parse-names" : false, "suffix" : "" }, { "dropping-particle" : "", "family" : "Olivi\u00e9", "given" : "Dirk", "non-dropping-particle" : "", "parse-names" : false, "suffix" : "" }, { "dropping-particle" : "", "family" : "Archibald", "given" : "Alex", "non-dropping-particle" : "", "parse-names" : false, "suffix" : "" }, { "dropping-particle" : "", "family" : "Bauer", "given" : "Susanne", "non-dropping-particle" : "", "parse-names" : false, "suffix" : "" }, { "dropping-particle" : "", "family" : "Checa-Garcia", "given" : "Ramiro", "non-dropping-particle" : "", "parse-names" : false, "suffix" : "" }, { "dropping-particle" : "", "family" : "Fiedler", "given" : "Stephanie", "non-dropping-particle" : "", "parse-names" : false, "suffix" : "" }, { "dropping-particle" : "", "family" : "Folberth", "given" : "Gerd", "non-dropping-particle" : "", "parse-names" : false, "suffix" : "" }, { "dropping-particle" : "", "family" : "Gjermundsen", "given" : "Ada", "non-dropping-particle" : "", "parse-names" : false, "suffix" : "" }, { "dropping-particle" : "", "family" : "Horowitz", "given" : "Larry",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"Mulcahy", "given" : "Jane", "non-dropping-particle" : "", "parse-names" : false, "suffix" : "" }, { "dropping-particle" : "", "family" : "Nabat", "given" : "Pierre", "non-dropping-particle" : "", "parse-names" : false, "suffix" : "" }, { "dropping-particle" : "", "family" : "Naik", "given" : "Vaishali", "non-dropping-particle" : "", "parse-names" : false, "suffix" : "" }, { "dropping-particle" : "", "family" : "O'Connor", "given" : "Fiona", "non-dropping-particle" : "", "parse-names" : false, "suffix" : "" }, { "dropping-particle" : "", "family" : "Paulot", "given" : "Fabien", "non-dropping-particle" : "", "parse-names" : false, "suffix" : "" }, { "dropping-particle" : "", "family" : "Schulz", "given" : "Michael", "non-dropping-particle" : "", "parse-names" : false, "suffix" : "" }, { "dropping-particle" : "", "family" : "Scott", "given" : "Catherine", "non-dropping-particle" : "", "parse-names" : false, "suffix" : "" }, { "dropping-particle" : "", "family" : "Seferian", "given" : "Roland", "non-dropping-particle" : "", "parse-names" : false, "suffix" : "" }, { "dropping-particle" : "", "family" : "Smith", "given" : "Chris",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"Weber", "given" : "James", "non-dropping-particle" : "", "parse-names" : false, "suffix" : "" } ], "container-title" : "Atmospheric Chemistry and Physics", "id" : "ITEM-2", "issue" : "February", "issued" : { "date-parts" : [ [ "2020" ] ] }, "page" : "1-36", "title" : "Climate-driven chemistry and aerosol feedbacks in CMIP6 Earth system models", "translator" : [ { "dropping-particle" : "", "family" : "L6936", "given" : "", "non-dropping-particle" : "", "parse-names" : false, "suffix" : "" } ], "type" : "article-journal" }, "uris" : [ "http://www.mendeley.com/documents/?uuid=bf8a4a47-0f7f-4910-a010-2da709e16f50", "http://www.mendeley.com/documents/?uuid=9edabc25-2928-4a31-986b-7b0ee5b0d50f" ] } ], "mendeley" : { "formattedCitation" : "(Arneth et al., 2010; Thornhill et al., 2020)", "plainTextFormattedCitation" : "(Arneth et al., 2010; Thornhill et al., 2020)", "previouslyFormattedCitation" : "(Arneth et al., 2010; Thornhill et al., 2020)" }, "properties" : { "noteIndex" : 0 }, "schema" : "https://github.com/citation-style-language/schema/raw/master/csl-citation.json" }</w:instrText>
      </w:r>
      <w:r w:rsidRPr="001E7A27">
        <w:rPr>
          <w:rFonts w:eastAsia="DejaVu Sans"/>
          <w:lang w:val="en-GB"/>
        </w:rPr>
        <w:fldChar w:fldCharType="separate"/>
      </w:r>
      <w:r w:rsidR="00025FA2" w:rsidRPr="001E7A27">
        <w:rPr>
          <w:rFonts w:eastAsia="DejaVu Sans"/>
          <w:noProof/>
          <w:lang w:val="en-GB"/>
        </w:rPr>
        <w:t>(Arneth et al., 2010; Thornhill et al., 2020)</w:t>
      </w:r>
      <w:r w:rsidRPr="001E7A27">
        <w:rPr>
          <w:rFonts w:eastAsia="DejaVu Sans"/>
          <w:lang w:val="en-GB"/>
        </w:rPr>
        <w:fldChar w:fldCharType="end"/>
      </w:r>
      <w:r w:rsidRPr="001E7A27">
        <w:rPr>
          <w:rFonts w:eastAsia="DejaVu Sans"/>
          <w:lang w:val="en-GB"/>
        </w:rPr>
        <w:t>. These assessed feedback parameters are used in Section 7.4.2.5.</w:t>
      </w:r>
    </w:p>
    <w:p w14:paraId="7F1467F6" w14:textId="77777777" w:rsidR="00AD2291" w:rsidRPr="001E7A27" w:rsidRDefault="00AD2291" w:rsidP="005C7F25">
      <w:pPr>
        <w:pStyle w:val="AR6BodyText"/>
        <w:rPr>
          <w:lang w:val="en-GB"/>
        </w:rPr>
      </w:pPr>
    </w:p>
    <w:p w14:paraId="31FAAA50" w14:textId="75E280B2" w:rsidR="00582200" w:rsidRPr="001E7A27" w:rsidRDefault="0085750B" w:rsidP="005C7F25">
      <w:pPr>
        <w:pStyle w:val="AR6BodyText"/>
        <w:rPr>
          <w:rFonts w:eastAsia="DejaVu Sans"/>
          <w:lang w:val="en-GB"/>
        </w:rPr>
      </w:pPr>
      <w:ins w:id="4500" w:author="Soapbox" w:date="2021-07-21T12:45:00Z">
        <w:r w:rsidRPr="001E7A27">
          <w:rPr>
            <w:rFonts w:eastAsia="DejaVu Sans"/>
            <w:lang w:val="en-GB"/>
          </w:rPr>
          <w:t xml:space="preserve">The </w:t>
        </w:r>
      </w:ins>
      <w:r w:rsidR="00AD2291" w:rsidRPr="001E7A27">
        <w:rPr>
          <w:rFonts w:eastAsia="DejaVu Sans"/>
          <w:lang w:val="en-GB"/>
        </w:rPr>
        <w:t>CH</w:t>
      </w:r>
      <w:r w:rsidR="00AD2291" w:rsidRPr="001E7A27">
        <w:rPr>
          <w:rFonts w:eastAsia="DejaVu Sans"/>
          <w:vertAlign w:val="subscript"/>
          <w:lang w:val="en-GB"/>
        </w:rPr>
        <w:t>4</w:t>
      </w:r>
      <w:r w:rsidR="00AD2291" w:rsidRPr="001E7A27">
        <w:rPr>
          <w:rFonts w:eastAsia="DejaVu Sans"/>
          <w:lang w:val="en-GB"/>
        </w:rPr>
        <w:t xml:space="preserve"> feedbacks may arise from changing wetland emissions (including rice farming) and from sources that are expected to grow under climate change (e.g.</w:t>
      </w:r>
      <w:ins w:id="4501" w:author="Tom Maycock" w:date="2021-09-09T16:48:00Z">
        <w:r w:rsidR="00334BDE">
          <w:rPr>
            <w:rFonts w:eastAsia="DejaVu Sans"/>
            <w:lang w:val="en-GB"/>
          </w:rPr>
          <w:t>,</w:t>
        </w:r>
      </w:ins>
      <w:r w:rsidR="00AD2291" w:rsidRPr="001E7A27">
        <w:rPr>
          <w:rFonts w:eastAsia="DejaVu Sans"/>
          <w:lang w:val="en-GB"/>
        </w:rPr>
        <w:t xml:space="preserve"> related to permafrost thaw, fires, and freshwater bodies). CH</w:t>
      </w:r>
      <w:r w:rsidR="00AD2291" w:rsidRPr="001E7A27">
        <w:rPr>
          <w:rFonts w:eastAsia="DejaVu Sans"/>
          <w:vertAlign w:val="subscript"/>
          <w:lang w:val="en-GB"/>
        </w:rPr>
        <w:t>4</w:t>
      </w:r>
      <w:r w:rsidR="00AD2291" w:rsidRPr="001E7A27">
        <w:rPr>
          <w:rFonts w:eastAsia="DejaVu Sans"/>
          <w:lang w:val="en-GB"/>
        </w:rPr>
        <w:t xml:space="preserve"> emissions from wetlands and landfills generally increase with warming due to enhanced decomposition with higher temperatures, thereby potentially providing a positive CH</w:t>
      </w:r>
      <w:r w:rsidR="00AD2291" w:rsidRPr="001E7A27">
        <w:rPr>
          <w:rFonts w:eastAsia="DejaVu Sans"/>
          <w:vertAlign w:val="subscript"/>
          <w:lang w:val="en-GB"/>
        </w:rPr>
        <w:t>4</w:t>
      </w:r>
      <w:r w:rsidR="00AD2291" w:rsidRPr="001E7A27">
        <w:rPr>
          <w:rFonts w:eastAsia="DejaVu Sans"/>
          <w:lang w:val="en-GB"/>
        </w:rPr>
        <w:t xml:space="preserve"> feedback on climate </w:t>
      </w:r>
      <w:r w:rsidR="00AD2291" w:rsidRPr="001E7A27">
        <w:rPr>
          <w:rFonts w:eastAsia="DejaVu Sans"/>
          <w:lang w:val="en-GB"/>
        </w:rPr>
        <w:fldChar w:fldCharType="begin" w:fldLock="1"/>
      </w:r>
      <w:r w:rsidR="00747167" w:rsidRPr="001E7A27">
        <w:rPr>
          <w:rFonts w:eastAsia="DejaVu Sans"/>
          <w:lang w:val="en-GB"/>
        </w:rPr>
        <w:instrText>ADDIN CSL_CITATION { "citationItems" : [ { "id" : "ITEM-1", "itemData" : { "DOI" : "10.1002/2017RG000559", "ISBN" : "8755-1209", "ISSN" : "87551209", "PMID" : "3196358", "abstract" : "Methane (CH4) is produced in many natural systems that are vulnerable to change under a warming climate, yet current CH4 budgets, as well as future shifts in CH4 emissions, have high uncertainties. Climate change has the potential to increase CH4 emissions from critical systems such as wetlands, marine and freshwater systems, permafrost, and methane hydrates, through shifts in temperature, hydrology, vegetation, landscape disturbance and sea level rise. Increased CH4 emissions from these systems would in turn induce further climate change, resulting in a positive climate feedback. Here we synthesize biological, geochemical and physically focused CH4 climate feedback literature, bringing together the key findings of these disciplines. We discuss environment-specific feedback processes, including the microbial, physical and geochemical inter-linkages and the timescales on which they operate, and present the current state of knowledge of CH4 climate feedbacks in the immediate and distant future. The important linkages between microbial activity and climate warming are discussed with the aim to better constrain the sensitivity of the CH4 cycle to future climate predictions. We determine that wetlands will form the majority of the CH4 climate feedback up to 2100. Beyond this timescale, CH4 emissions from marine and freshwater systems and permafrost environments could become more important. Significant CH4 emissions to the atmosphere from the dissociation of methane hydrates are not expected in the near future. Our key findings highlight the importance of quantifying whether CH4 consumption can counter balance CH4 production under future climate scenarios.", "author" : [ { "dropping-particle" : "", "family" : "Dean", "given" : "Joshua F.", "non-dropping-particle" : "", "parse-names" : false, "suffix" : "" }, { "dropping-particle" : "", "family" : "Middelburg", "given" : "Jack J.", "non-dropping-particle" : "", "parse-names" : false, "suffix" : "" }, { "dropping-particle" : "", "family" : "R\u00f6ckmann", "given" : "Thomas", "non-dropping-particle" : "", "parse-names" : false, "suffix" : "" }, { "dropping-particle" : "", "family" : "Aerts", "given" : "Rien", "non-dropping-particle" : "", "parse-names" : false, "suffix" : "" }, { "dropping-particle" : "", "family" : "Blauw", "given" : "Luke G.", "non-dropping-particle" : "", "parse-names" : false, "suffix" : "" }, { "dropping-particle" : "", "family" : "Egger", "given" : "Matthias", "non-dropping-particle" : "", "parse-names" : false, "suffix" : "" }, { "dropping-particle" : "", "family" : "Jetten", "given" : "Mike S. M.", "non-dropping-particle" : "", "parse-names" : false, "suffix" : "" }, { "dropping-particle" : "", "family" : "Jong", "given" : "Anniek E. E.", "non-dropping-particle" : "de", "parse-names" : false, "suffix" : "" }, { "dropping-particle" : "", "family" : "Meisel", "given" : "Ove H.", "non-dropping-particle" : "", "parse-names" : false, "suffix" : "" }, { "dropping-particle" : "", "family" : "Rasigraf", "given" : "Olivia", "non-dropping-particle" : "", "parse-names" : false, "suffix" : "" }, { "dropping-particle" : "", "family" : "Slomp", "given" : "Caroline P.", "non-dropping-particle" : "", "parse-names" : false, "suffix" : "" }, { "dropping-particle" : "", "family" : "in't Zandt", "given" : "Michiel H.", "non-dropping-particle" : "", "parse-names" : false, "suffix" : "" }, { "dropping-particle" : "", "family" : "Dolman", "given" : "A. J.", "non-dropping-particle" : "", "parse-names" : false, "suffix" : "" } ], "container-title" : "Reviews of Geophysics", "id" : "ITEM-1", "issue" : "1", "issued" : { "date-parts" : [ [ "2018", "3" ] ] }, "page" : "207-250", "title" : "Methane feedbacks to the global climate system in a warmer world", "translator" : [ { "dropping-particle" : "", "family" : "L4968", "given" : "", "non-dropping-particle" : "", "parse-names" : false, "suffix" : "" } ], "type" : "article-journal", "volume" : "56" }, "uris" : [ "http://www.mendeley.com/documents/?uuid=a946bb7d-a441-4462-b5b5-e38e31507f96" ] } ], "mendeley" : { "formattedCitation" : "(Dean et al., 2018)", "plainTextFormattedCitation" : "(Dean et al., 2018)", "previouslyFormattedCitation" : "(Dean et al., 2018)" }, "properties" : { "noteIndex" : 0 }, "schema" : "https://github.com/citation-style-language/schema/raw/master/csl-citation.json" }</w:instrText>
      </w:r>
      <w:r w:rsidR="00AD2291" w:rsidRPr="001E7A27">
        <w:rPr>
          <w:rFonts w:eastAsia="DejaVu Sans"/>
          <w:lang w:val="en-GB"/>
        </w:rPr>
        <w:fldChar w:fldCharType="separate"/>
      </w:r>
      <w:r w:rsidR="00025FA2" w:rsidRPr="001E7A27">
        <w:rPr>
          <w:rFonts w:eastAsia="DejaVu Sans"/>
          <w:noProof/>
          <w:lang w:val="en-GB"/>
        </w:rPr>
        <w:t>(Dean et al., 2018)</w:t>
      </w:r>
      <w:r w:rsidR="00AD2291" w:rsidRPr="001E7A27">
        <w:rPr>
          <w:rFonts w:eastAsia="DejaVu Sans"/>
          <w:lang w:val="en-GB"/>
        </w:rPr>
        <w:fldChar w:fldCharType="end"/>
      </w:r>
      <w:r w:rsidR="00AD2291" w:rsidRPr="001E7A27">
        <w:rPr>
          <w:rFonts w:eastAsia="DejaVu Sans"/>
          <w:lang w:val="en-GB"/>
        </w:rPr>
        <w:t>. The contribution of wetlands to interannual variability of atmospheric CH</w:t>
      </w:r>
      <w:r w:rsidR="00AD2291" w:rsidRPr="001E7A27">
        <w:rPr>
          <w:rFonts w:eastAsia="DejaVu Sans"/>
          <w:vertAlign w:val="subscript"/>
          <w:lang w:val="en-GB"/>
        </w:rPr>
        <w:t>4</w:t>
      </w:r>
      <w:r w:rsidR="00AD2291" w:rsidRPr="001E7A27">
        <w:rPr>
          <w:rFonts w:eastAsia="DejaVu Sans"/>
          <w:lang w:val="en-GB"/>
        </w:rPr>
        <w:t xml:space="preserve"> is shaped by the different impacts of temperature and precipitation anomalies on wetland emissions (e.g.</w:t>
      </w:r>
      <w:ins w:id="4502" w:author="Tom Maycock" w:date="2021-09-09T16:48:00Z">
        <w:r w:rsidR="00334BDE">
          <w:rPr>
            <w:rFonts w:eastAsia="DejaVu Sans"/>
            <w:lang w:val="en-GB"/>
          </w:rPr>
          <w:t>,</w:t>
        </w:r>
      </w:ins>
      <w:r w:rsidR="00AD2291" w:rsidRPr="001E7A27">
        <w:rPr>
          <w:rFonts w:eastAsia="DejaVu Sans"/>
          <w:lang w:val="en-GB"/>
        </w:rPr>
        <w:t xml:space="preserve"> during El Ni</w:t>
      </w:r>
      <w:r w:rsidR="00AD2291" w:rsidRPr="001E7A27">
        <w:rPr>
          <w:rFonts w:eastAsia="DejaVu Sans" w:cs="Times New Roman"/>
          <w:lang w:val="en-GB"/>
        </w:rPr>
        <w:t>ñ</w:t>
      </w:r>
      <w:r w:rsidR="00AD2291" w:rsidRPr="001E7A27">
        <w:rPr>
          <w:rFonts w:eastAsia="DejaVu Sans"/>
          <w:lang w:val="en-GB"/>
        </w:rPr>
        <w:t>o episodes) and therefore the relationship between climate anomalies and the wetland contribution to the CH</w:t>
      </w:r>
      <w:r w:rsidR="00AD2291" w:rsidRPr="001E7A27">
        <w:rPr>
          <w:rFonts w:eastAsia="DejaVu Sans"/>
          <w:vertAlign w:val="subscript"/>
          <w:lang w:val="en-GB"/>
        </w:rPr>
        <w:t>4</w:t>
      </w:r>
      <w:r w:rsidR="00AD2291" w:rsidRPr="001E7A27">
        <w:rPr>
          <w:rFonts w:eastAsia="DejaVu Sans"/>
          <w:lang w:val="en-GB"/>
        </w:rPr>
        <w:t xml:space="preserve"> growth rate is complex </w:t>
      </w:r>
      <w:commentRangeStart w:id="4503"/>
      <w:r w:rsidR="00AD2291" w:rsidRPr="001E7A27">
        <w:rPr>
          <w:rFonts w:eastAsia="DejaVu Sans"/>
          <w:lang w:val="en-GB"/>
        </w:rPr>
        <w:fldChar w:fldCharType="begin" w:fldLock="1"/>
      </w:r>
      <w:ins w:id="4504" w:author="Robin Matthews" w:date="2021-06-17T18:11:00Z">
        <w:r w:rsidR="007320EC" w:rsidRPr="001E7A27">
          <w:rPr>
            <w:rFonts w:eastAsia="DejaVu Sans"/>
            <w:lang w:val="en-GB"/>
          </w:rPr>
          <w:instrText>ADDIN CSL_CITATION { "citationItems" : [ { "id" : "ITEM-1", "itemData" : { "DOI" : "10.5194/acp-13-11609-2013", "ISSN" : "1680-7324", "abstract" : "Abstract. Two atmospheric inversions (one fine-resolved and one process-discriminating) and a process-based model for land surface exchanges are brought together to analyse the variations of methane emissions from 1990 to 2009. A focus is put on the role of natural wetlands and on the years 2000\u20132006, a period of stable atmospheric concentrations. From 1990 to 2000, the top-down and bottom-up visions agree on the time-phasing of global total and wetland emission anomalies. The process-discriminating inversion indicates that wetlands dominate the time-variability of methane emissions (90% of the total variability). The contribution of tropical wetlands to the anomalies is found to be large, especially during the post-Pinatubo years (global negative anomalies with minima between \u221241 and \u221219 Tg yr\u22121 in 1992) and during the alternate 1997\u20131998 El-Ni\u00f1o/1998\u20131999 La-Ni\u00f1a (maximal anomalies in tropical regions between +16 and +22 Tg yr\u22121 for the inversions and anomalies due to tropical wetlands between +12 and +17 Tg yr\u22121 for the process-based model). Between 2000 and 2006, during the stagnation of methane concentrations in the atmosphere, the top-down and bottom-up approaches agree on the fact that South America is the main region contributing to anomalies in natural wetland emissions, but they disagree on the sign and magnitude of the flux trend in the Amazon basin. A negative trend (\u22123.9 \u00b1 1.3 Tg yr\u22121) is inferred by the process-discriminating inversion whereas a positive trend (+1.3 \u00b1 0.3 Tg yr\u22121) is found by the process model. Although processed-based models have their own caveats and may not take into account all processes, the positive trend found by the B-U approach is considered more likely because it is a robust feature of the process-based model, consistent with analysed precipitations and the satellite-derived extent of inundated areas. On the contrary, the surface-data based inversions lack constraints for South America. This result suggests the need for a re-interpretation of the large increase found in anthropogenic methane inventories after 2000.", "author" : [ { "dropping-particle" : "", "family" : "Pison", "given" : "I.", "non-dropping-particle" : "", "parse-names" : false, "suffix" : "" }, { "dropping-particle" : "", "family" : "Ringeval", "given" : "B.", "non-dropping-particle" : "", "parse-names" : false, "suffix" : "" }, { "dropping-particle" : "", "family" : "Bousquet", "given" : "P.", "non-dropping-particle" : "", "parse-names" : false, "suffix" : "" }, { "dropping-particle" : "", "family" : "Prigent", "given" : "C.", "non-dropping-particle" : "", "parse-names" : false, "suffix" : "" }, { "dropping-particle" : "", "family" : "Papa", "given" : "F.", "non-dropping-particle" : "", "parse-names" : false, "suffix" : "" } ], "container-title" : "Atmospheric Chemistry and Physics", "id" : "ITEM-1", "issue" : "23", "issued" : { "date-parts" : [ [ "2013", "12", "2" ] ] }, "page" : "11609-11623", "title" : "Stable atmospheric methane in the 2000s: key-role of emissions from natural wetlands", "translator" : [ { "dropping-particle" : "", "family" : "L5084", "given" : "", "non-dropping-particle" : "", "parse-names" : false, "suffix" : "" } ], "type" : "article-journal", "volume" : "13" }, "uris" : [ "http://www.mendeley.com/documents/?uuid=1dda15fe-5bdd-4f70-aeaa-037ad0df52c0" ] }, { "id" : "ITEM-2", "itemData" : { "DOI" : "10.1002/2016GB005406", "ISSN" : "08866236", "abstract" : "Abstract From 2007 to 2013, the globally averaged mole fraction of methane in the atmosphere increased by 5.7 \u00b1 1.2 ppb yr\u22121. Simultaneously, \u03b413CCH4 (a measure of the 13C/12C isotope ratio in methane) has shifted to significantly more negative values since 2007. Growth was extreme in 2014, at 12.5 \u00b1 0.4 ppb, with a further shift to more negative values being observed at most latitudes. The isotopic evidence presented here suggests that the methane rise was dominated by significant increases in biogenic methane emissions, particularly in the tropics, for example, from expansion of tropical wetlands in years with strongly positive rainfall anomalies or emissions from increased agricultural sources such as ruminants and rice paddies. Changes in the removal rate of methane by the OH radical have not been seen in other tracers of atmospheric chemistry and do not appear to explain short-term variations in methane. Fossil fuel emissions may also have grown, but the sustained shift to more 13C-depleted values and its significant interannual variability, and the tropical and Southern Hemisphere loci of post-2007 growth, both indicate that fossil fuel emissions have not been the dominant factor driving the increase. A major cause of increased tropical wetland and tropical agricultural methane emissions, the likely major contributors to growth, may be their responses to meteorological change.", "author" : [ { "dropping-particle" : "", "family" : "Nisbet", "given" : "E G", "non-dropping-particle" : "", "parse-names" : false, "suffix" : "" }, { "dropping-particle" : "", "family" : "Dlugokencky", "given" : "E J", "non-dropping-particle" : "", "parse-names" : false, "suffix" : "" }, { "dropping-particle" : "", "family" : "Manning", "given" : "M. R.", "non-dropping-particle" : "", "parse-names" : false, "suffix" : "" }, { "dropping-particle" : "", "family" : "Lowry", "given" : "D", "non-dropping-particle" : "", "parse-names" : false, "suffix" : "" }, { "dropping-particle" : "", "family" : "Fisher", "given" : "R E", "non-dropping-particle" : "", "parse-names" : false, "suffix" : "" }, { "dropping-particle" : "", "family" : "France", "given" : "J L", "non-dropping-particle" : "", "parse-names" : false, "suffix" : "" }, { "dropping-particle" : "", "family" : "Michel", "given" : "S E", "non-dropping-particle" : "", "parse-names" : false, "suffix" : "" }, { "dropping-particle" : "", "family" : "Miller", "given" : "J B", "non-dropping-particle" : "", "parse-names" : false, "suffix" : "" }, { "dropping-particle" : "", "family" : "White", "given" : "J W C", "non-dropping-particle" : "", "parse-names" : false, "suffix" : "" }, { "dropping-particle" : "", "family" : "Vaughn", "given" : "B", "non-dropping-particle" : "", "parse-names" : false, "suffix" : "" }, { "dropping-particle" : "", "family" : "Bousquet", "given" : "P", "non-dropping-particle" : "", "parse-names" : false, "suffix" : "" }, { "dropping-particle" : "", "family" : "Pyle", "given" : "J A", "non-dropping-particle" : "", "parse-names" : false, "suffix" : "" }, { "dropping-particle" : "", "family" : "Warwick", "given" : "N J", "non-dropping-particle" : "", "parse-names" : false, "suffix" : "" }, { "dropping-particle" : "", "family" : "Cain", "given" : "M", "non-dropping-particle" : "", "parse-names" : false, "suffix" : "" }, { "dropping-particle" : "", "family" : "Brownlow", "given" : "R", "non-dropping-particle" : "", "parse-names" : false, "suffix" : "" }, { "dropping-particle" : "", "family" : "Zazzeri", "given" : "G", "non-dropping-particle" : "", "parse-names" : false, "suffix" : "" }, { "dropping-particle" : "", "family" : "Lanoisell\u00e9", "given" : "M", "non-dropping-particle" : "", "parse-names" : false, "suffix" : "" }, { "dropping-particle" : "", "family" : "Manning", "given" : "A C", "non-dropping-particle" : "", "parse-names" : false, "suffix" : "" }, { "dropping-particle" : "", "family" : "Gloor", "given" : "E", "non-dropping-particle" : "", "parse-names" : false, "suffix" : "" }, { "dropping-particle" : "", "family" : "Worthy", "given" : "D E J", "non-dropping-particle" : "", "parse-names" : false, "suffix" : "" }, { "dropping-particle" : "", "family" : "Brunke", "given" : "E.-G.", "non-dropping-particle" : "", "parse-names" : false, "suffix" : "" }, { "dropping-particle" : "", "family" : "Labuschagne", "given" : "C", "non-dropping-particle" : "", "parse-names" : false, "suffix" : "" }, { "dropping-particle" : "", "family" : "Wolff", "given" : "E W", "non-dropping-particle" : "", "parse-names" : false, "suffix" : "" }, { "dropping-particle" : "", "family" : "Ganesan", "given" : "A L", "non-dropping-particle" : "", "parse-names" : false, "suffix" : "" } ], "container-title" : "Global Biogeochemical Cycles", "id" : "ITEM-2", "issue" : "9", "issued" : { "date-parts" : [ [ "2016", "9" ] ] }, "page" : "1356-1370", "title" : "Rising atmospheric methane: 2007-2014 growth and isotopic shift", "translator" : [ { "dropping-particle" : "", "family" : "L4023", "given" : "", "non-dropping-particle" : "", "parse-names" : false, "suffix" : "" } ], "type" : "article-journal", "volume" : "30" }, "uris" : [ "http://www.mendeley.com/documents/?uuid=3214f465-0a63-456c-8c77-1b7a74916b95" ] }, { "id" : "ITEM-3", "itemData" : { "DOI" : "10.1007/s00382-020-05219-0", "ISSN" : "1432-0894", "abstract" : "The variability of methane emissions from wetlands in the tropics and northern temperate regions can explain more than 70% of the interannual variation in global wetland methane emissions, which are largely driven by climate variability. We use climate reanalysis, remote sensing wetland area dataset and simulations from 11 land models contributing to Global Methane Budget to investigate the interannual variation and anomalies of wetland methane emissions in the Asian Monsoon region. Methane emissions in this region steadily increased over 2000\u20132012. However, abnormally low methane emissions were found in equatorial fully humid (Af), warm temperate winter dry (Cw), and warm temperate fully humid (Cf) Asian Monsoon climate sub-regions in 2008, 2009 and 2011, respectively. These spatially-shifting low emissions occurred simultaneously with observed wetland area shrinkage due to abnormally low precipitation. Interannual variability of wetland methane emissions in Asian Monsoon region are primarily driven by South Asian Monsoon system. However, the abnormally low emissions are related to strong La Ni\u00f1a events, and its accompanying effect of weakened East Asian Monsoon system and eastward Western Pacific subtropical high, which drives the shifting pattern of rainfall, and thus the spatial pattern of methane emission anomalies.", "author" : [ { "dropping-particle" : "", "family" : "Zhang", "given" : "Xiaoyan", "non-dropping-particle" : "", "parse-names" : false, "suffix" : "" }, { "dropping-particle" : "", "family" : "Xu", "given" : "Xiyan", "non-dropping-particle" : "", "parse-names" : false, "suffix" : "" }, { "dropping-particle" : "", "family" : "Jia", "given" : "Gensuo", "non-dropping-particle" : "", "parse-names" : false, "suffix" : "" }, { "dropping-particle" : "", "family" : "Poulter", "given" : "Benjamin", "non-dropping-particle" : "", "parse-names" : false, "suffix" : "" }, { "dropping-particle" : "", "family" : "Zhang", "given" : "Zhen", "non-dropping-particle" : "", "parse-names" : false, "suffix" : "" } ], "container-title" : "Climate Dynamics", "id" : "ITEM-3", "issue" : "9", "issued" : { "date-parts" : [ [ "2020" ] ] }, "page" : "4095-4107", "title" : "Hiatus of wetland methane emissions associated with recent La Ni\u00f1a episodes in the Asian monsoon region", "translator" : [ { "dropping-particle" : "", "family" : "L6710", "given" : "", "non-dropping-particle" : "", "parse-names" : false, "suffix" : "" } ], "type" : "article-journal", "volume" : "54" }, "uris" : [ "http://www.mendeley.com/documents/?uuid=b24a3ad4-bb42-4418-9057-b11fbd6eb863" ] } ], "mendeley" : { "formattedCitation" : "(Pison et al., 2013; Nisbet et al., 2016; Zhang et al., 2020b)", "manualFormatting" : "(Pison et al., 2013; Nisbet et al., 2016; X. Zhang et al., 2020)", "plainTextFormattedCitation" : "(Pison et al., 2013; Nisbet et al., 2016; Zhang et al., 2020b)", "previouslyFormattedCitation" : "(Pison et al., 2013; Nisbet et al., 2016; Zhang et al., 2020b)" }, "properties" : { "noteIndex" : 0 }, "schema" : "https://github.com/citation-style-language/schema/raw/master/csl-citation.json" }</w:instrText>
        </w:r>
      </w:ins>
      <w:del w:id="4505" w:author="Robin Matthews" w:date="2021-06-17T18:11:00Z">
        <w:r w:rsidR="00747167" w:rsidRPr="001E7A27" w:rsidDel="007320EC">
          <w:rPr>
            <w:rFonts w:eastAsia="DejaVu Sans"/>
            <w:lang w:val="en-GB"/>
          </w:rPr>
          <w:delInstrText>ADDIN CSL_CITATION { "citationItems" : [ { "id" : "ITEM-1", "itemData" : { "DOI" : "10.5194/acp-13-11609-2013", "ISSN" : "1680-7324", "abstract" : "Abstract. Two atmospheric inversions (one fine-resolved and one process-discriminating) and a process-based model for land surface exchanges are brought together to analyse the variations of methane emissions from 1990 to 2009. A focus is put on the role of natural wetlands and on the years 2000\u20132006, a period of stable atmospheric concentrations. From 1990 to 2000, the top-down and bottom-up visions agree on the time-phasing of global total and wetland emission anomalies. The process-discriminating inversion indicates that wetlands dominate the time-variability of methane emissions (90% of the total variability). The contribution of tropical wetlands to the anomalies is found to be large, especially during the post-Pinatubo years (global negative anomalies with minima between \u221241 and \u221219 Tg yr\u22121 in 1992) and during the alternate 1997\u20131998 El-Ni\u00f1o/1998\u20131999 La-Ni\u00f1a (maximal anomalies in tropical regions between +16 and +22 Tg yr\u22121 for the inversions and anomalies due to tropical wetlands between +12 and +17 Tg yr\u22121 for the process-based model). Between 2000 and 2006, during the stagnation of methane concentrations in the atmosphere, the top-down and bottom-up approaches agree on the fact that South America is the main region contributing to anomalies in natural wetland emissions, but they disagree on the sign and magnitude of the flux trend in the Amazon basin. A negative trend (\u22123.9 \u00b1 1.3 Tg yr\u22121) is inferred by the process-discriminating inversion whereas a positive trend (+1.3 \u00b1 0.3 Tg yr\u22121) is found by the process model. Although processed-based models have their own caveats and may not take into account all processes, the positive trend found by the B-U approach is considered more likely because it is a robust feature of the process-based model, consistent with analysed precipitations and the satellite-derived extent of inundated areas. On the contrary, the surface-data based inversions lack constraints for South America. This result suggests the need for a re-interpretation of the large increase found in anthropogenic methane inventories after 2000.", "author" : [ { "dropping-particle" : "", "family" : "Pison", "given" : "I.", "non-dropping-particle" : "", "parse-names" : false, "suffix" : "" }, { "dropping-particle" : "", "family" : "Ringeval", "given" : "B.", "non-dropping-particle" : "", "parse-names" : false, "suffix" : "" }, { "dropping-particle" : "", "family" : "Bousquet", "given" : "P.", "non-dropping-particle" : "", "parse-names" : false, "suffix" : "" }, { "dropping-particle" : "", "family" : "Prigent", "given" : "C.", "non-dropping-particle" : "", "parse-names" : false, "suffix" : "" }, { "dropping-particle" : "", "family" : "Papa", "given" : "F.", "non-dropping-particle" : "", "parse-names" : false, "suffix" : "" } ], "container-title" : "Atmospheric Chemistry and Physics", "id" : "ITEM-1", "issue" : "23", "issued" : { "date-parts" : [ [ "2013", "12", "2" ] ] }, "page" : "11609-11623", "title" : "Stable atmospheric methane in the 2000s: key-role of emissions from natural wetlands", "translator" : [ { "dropping-particle" : "", "family" : "L5084", "given" : "", "non-dropping-particle" : "", "parse-names" : false, "suffix" : "" } ], "type" : "article-journal", "volume" : "13" }, "uris" : [ "http://www.mendeley.com/documents/?uuid=1dda15fe-5bdd-4f70-aeaa-037ad0df52c0" ] }, { "id" : "ITEM-2", "itemData" : { "DOI" : "10.1002/2016GB005406", "ISSN" : "08866236", "abstract" : "Abstract From 2007 to 2013, the globally averaged mole fraction of methane in the atmosphere increased by 5.7 \u00b1 1.2 ppb yr\u22121. Simultaneously, \u03b413CCH4 (a measure of the 13C/12C isotope ratio in methane) has shifted to significantly more negative values since 2007. Growth was extreme in 2014, at 12.5 \u00b1 0.4 ppb, with a further shift to more negative values being observed at most latitudes. The isotopic evidence presented here suggests that the methane rise was dominated by significant increases in biogenic methane emissions, particularly in the tropics, for example, from expansion of tropical wetlands in years with strongly positive rainfall anomalies or emissions from increased agricultural sources such as ruminants and rice paddies. Changes in the removal rate of methane by the OH radical have not been seen in other tracers of atmospheric chemistry and do not appear to explain short-term variations in methane. Fossil fuel emissions may also have grown, but the sustained shift to more 13C-depleted values and its significant interannual variability, and the tropical and Southern Hemisphere loci of post-2007 growth, both indicate that fossil fuel emissions have not been the dominant factor driving the increase. A major cause of increased tropical wetland and tropical agricultural methane emissions, the likely major contributors to growth, may be their responses to meteorological change.", "author" : [ { "dropping-particle" : "", "family" : "Nisbet", "given" : "E G", "non-dropping-particle" : "", "parse-names" : false, "suffix" : "" }, { "dropping-particle" : "", "family" : "Dlugokencky", "given" : "E J", "non-dropping-particle" : "", "parse-names" : false, "suffix" : "" }, { "dropping-particle" : "", "family" : "Manning", "given" : "M. R.", "non-dropping-particle" : "", "parse-names" : false, "suffix" : "" }, { "dropping-particle" : "", "family" : "Lowry", "given" : "D", "non-dropping-particle" : "", "parse-names" : false, "suffix" : "" }, { "dropping-particle" : "", "family" : "Fisher", "given" : "R E", "non-dropping-particle" : "", "parse-names" : false, "suffix" : "" }, { "dropping-particle" : "", "family" : "France", "given" : "J L", "non-dropping-particle" : "", "parse-names" : false, "suffix" : "" }, { "dropping-particle" : "", "family" : "Michel", "given" : "S E", "non-dropping-particle" : "", "parse-names" : false, "suffix" : "" }, { "dropping-particle" : "", "family" : "Miller", "given" : "J B", "non-dropping-particle" : "", "parse-names" : false, "suffix" : "" }, { "dropping-particle" : "", "family" : "White", "given" : "J W C", "non-dropping-particle" : "", "parse-names" : false, "suffix" : "" }, { "dropping-particle" : "", "family" : "Vaughn", "given" : "B", "non-dropping-particle" : "", "parse-names" : false, "suffix" : "" }, { "dropping-particle" : "", "family" : "Bousquet", "given" : "P", "non-dropping-particle" : "", "parse-names" : false, "suffix" : "" }, { "dropping-particle" : "", "family" : "Pyle", "given" : "J A", "non-dropping-particle" : "", "parse-names" : false, "suffix" : "" }, { "dropping-particle" : "", "family" : "Warwick", "given" : "N J", "non-dropping-particle" : "", "parse-names" : false, "suffix" : "" }, { "dropping-particle" : "", "family" : "Cain", "given" : "M", "non-dropping-particle" : "", "parse-names" : false, "suffix" : "" }, { "dropping-particle" : "", "family" : "Brownlow", "given" : "R", "non-dropping-particle" : "", "parse-names" : false, "suffix" : "" }, { "dropping-particle" : "", "family" : "Zazzeri", "given" : "G", "non-dropping-particle" : "", "parse-names" : false, "suffix" : "" }, { "dropping-particle" : "", "family" : "Lanoisell\u00e9", "given" : "M", "non-dropping-particle" : "", "parse-names" : false, "suffix" : "" }, { "dropping-particle" : "", "family" : "Manning", "given" : "A C", "non-dropping-particle" : "", "parse-names" : false, "suffix" : "" }, { "dropping-particle" : "", "family" : "Gloor", "given" : "E", "non-dropping-particle" : "", "parse-names" : false, "suffix" : "" }, { "dropping-particle" : "", "family" : "Worthy", "given" : "D E J", "non-dropping-particle" : "", "parse-names" : false, "suffix" : "" }, { "dropping-particle" : "", "family" : "Brunke", "given" : "E.-G.", "non-dropping-particle" : "", "parse-names" : false, "suffix" : "" }, { "dropping-particle" : "", "family" : "Labuschagne", "given" : "C", "non-dropping-particle" : "", "parse-names" : false, "suffix" : "" }, { "dropping-particle" : "", "family" : "Wolff", "given" : "E W", "non-dropping-particle" : "", "parse-names" : false, "suffix" : "" }, { "dropping-particle" : "", "family" : "Ganesan", "given" : "A L", "non-dropping-particle" : "", "parse-names" : false, "suffix" : "" } ], "container-title" : "Global Biogeochemical Cycles", "id" : "ITEM-2", "issue" : "9", "issued" : { "date-parts" : [ [ "2016", "9" ] ] }, "page" : "1356-1370", "title" : "Rising atmospheric methane: 2007-2014 growth and isotopic shift", "translator" : [ { "dropping-particle" : "", "family" : "L4023", "given" : "", "non-dropping-particle" : "", "parse-names" : false, "suffix" : "" } ], "type" : "article-journal", "volume" : "30" }, "uris" : [ "http://www.mendeley.com/documents/?uuid=3214f465-0a63-456c-8c77-1b7a74916b95" ] }, { "id" : "ITEM-3", "itemData" : { "DOI" : "10.1007/s00382-020-05219-0", "ISSN" : "1432-0894", "abstract" : "The variability of methane emissions from wetlands in the tropics and northern temperate regions can explain more than 70% of the interannual variation in global wetland methane emissions, which are largely driven by climate variability. We use climate reanalysis, remote sensing wetland area dataset and simulations from 11 land models contributing to Global Methane Budget to investigate the interannual variation and anomalies of wetland methane emissions in the Asian Monsoon region. Methane emissions in this region steadily increased over 2000\u20132012. However, abnormally low methane emissions were found in equatorial fully humid (Af), warm temperate winter dry (Cw), and warm temperate fully humid (Cf) Asian Monsoon climate sub-regions in 2008, 2009 and 2011, respectively. These spatially-shifting low emissions occurred simultaneously with observed wetland area shrinkage due to abnormally low precipitation. Interannual variability of wetland methane emissions in Asian Monsoon region are primarily driven by South Asian Monsoon system. However, the abnormally low emissions are related to strong La Ni\u00f1a events, and its accompanying effect of weakened East Asian Monsoon system and eastward Western Pacific subtropical high, which drives the shifting pattern of rainfall, and thus the spatial pattern of methane emission anomalies.", "author" : [ { "dropping-particle" : "", "family" : "Zhang", "given" : "Xiaoyan", "non-dropping-particle" : "", "parse-names" : false, "suffix" : "" }, { "dropping-particle" : "", "family" : "Xu", "given" : "Xiyan", "non-dropping-particle" : "", "parse-names" : false, "suffix" : "" }, { "dropping-particle" : "", "family" : "Jia", "given" : "Gensuo", "non-dropping-particle" : "", "parse-names" : false, "suffix" : "" }, { "dropping-particle" : "", "family" : "Poulter", "given" : "Benjamin", "non-dropping-particle" : "", "parse-names" : false, "suffix" : "" }, { "dropping-particle" : "", "family" : "Zhang", "given" : "Zhen", "non-dropping-particle" : "", "parse-names" : false, "suffix" : "" } ], "container-title" : "Climate Dynamics", "id" : "ITEM-3", "issue" : "9", "issued" : { "date-parts" : [ [ "2020" ] ] }, "page" : "4095-4107", "title" : "Hiatus of wetland methane emissions associated with recent La Ni\u00f1a episodes in the Asian monsoon region", "translator" : [ { "dropping-particle" : "", "family" : "L6710", "given" : "", "non-dropping-particle" : "", "parse-names" : false, "suffix" : "" } ], "type" : "article-journal", "volume" : "54" }, "uris" : [ "http://www.mendeley.com/documents/?uuid=b24a3ad4-bb42-4418-9057-b11fbd6eb863" ] } ], "mendeley" : { "formattedCitation" : "(Pison et al., 2013; Nisbet et al., 2016; Zhang et al., 2020b)", "plainTextFormattedCitation" : "(Pison et al., 2013; Nisbet et al., 2016; Zhang et al., 2020b)", "previouslyFormattedCitation" : "(Pison et al., 2013; Nisbet et al., 2016; Zhang et al., 2020b)" }, "properties" : { "noteIndex" : 0 }, "schema" : "https://github.com/citation-style-language/schema/raw/master/csl-citation.json" }</w:delInstrText>
        </w:r>
      </w:del>
      <w:r w:rsidR="00AD2291" w:rsidRPr="001E7A27">
        <w:rPr>
          <w:rFonts w:eastAsia="DejaVu Sans"/>
          <w:lang w:val="en-GB"/>
        </w:rPr>
        <w:fldChar w:fldCharType="separate"/>
      </w:r>
      <w:r w:rsidR="00025FA2" w:rsidRPr="001E7A27">
        <w:rPr>
          <w:rFonts w:eastAsia="DejaVu Sans"/>
          <w:noProof/>
          <w:lang w:val="en-GB"/>
        </w:rPr>
        <w:t xml:space="preserve">(Pison et al., 2013; Nisbet et al., 2016; </w:t>
      </w:r>
      <w:ins w:id="4506" w:author="Robin Matthews" w:date="2021-06-17T18:11:00Z">
        <w:r w:rsidR="007320EC" w:rsidRPr="001E7A27">
          <w:rPr>
            <w:rFonts w:eastAsia="DejaVu Sans"/>
            <w:noProof/>
            <w:lang w:val="en-GB"/>
          </w:rPr>
          <w:t xml:space="preserve">X. </w:t>
        </w:r>
      </w:ins>
      <w:r w:rsidR="00025FA2" w:rsidRPr="001E7A27">
        <w:rPr>
          <w:rFonts w:eastAsia="DejaVu Sans"/>
          <w:noProof/>
          <w:lang w:val="en-GB"/>
        </w:rPr>
        <w:t>Zhang et al., 2020</w:t>
      </w:r>
      <w:del w:id="4507" w:author="Robin Matthews" w:date="2021-06-17T18:11:00Z">
        <w:r w:rsidR="00025FA2" w:rsidRPr="001E7A27" w:rsidDel="007320EC">
          <w:rPr>
            <w:rFonts w:eastAsia="DejaVu Sans"/>
            <w:noProof/>
            <w:lang w:val="en-GB"/>
          </w:rPr>
          <w:delText>b</w:delText>
        </w:r>
      </w:del>
      <w:r w:rsidR="00025FA2" w:rsidRPr="001E7A27">
        <w:rPr>
          <w:rFonts w:eastAsia="DejaVu Sans"/>
          <w:noProof/>
          <w:lang w:val="en-GB"/>
        </w:rPr>
        <w:t>)</w:t>
      </w:r>
      <w:r w:rsidR="00AD2291" w:rsidRPr="001E7A27">
        <w:rPr>
          <w:rFonts w:eastAsia="DejaVu Sans"/>
          <w:lang w:val="en-GB"/>
        </w:rPr>
        <w:fldChar w:fldCharType="end"/>
      </w:r>
      <w:commentRangeEnd w:id="4503"/>
      <w:r w:rsidR="00025FA2" w:rsidRPr="001E7A27">
        <w:rPr>
          <w:rStyle w:val="CommentReference"/>
          <w:lang w:val="en-GB"/>
        </w:rPr>
        <w:commentReference w:id="4503"/>
      </w:r>
      <w:r w:rsidR="00AD2291" w:rsidRPr="001E7A27">
        <w:rPr>
          <w:rFonts w:eastAsia="DejaVu Sans"/>
          <w:lang w:val="en-GB"/>
        </w:rPr>
        <w:t xml:space="preserve">. </w:t>
      </w:r>
      <w:r w:rsidR="00AD2291" w:rsidRPr="001E7A27">
        <w:rPr>
          <w:rFonts w:cs="Times New Roman"/>
          <w:lang w:val="en-GB"/>
        </w:rPr>
        <w:t xml:space="preserve">As assessed by SROCC </w:t>
      </w:r>
      <w:r w:rsidR="00AD2291" w:rsidRPr="001E7A27">
        <w:rPr>
          <w:lang w:val="en-GB"/>
        </w:rPr>
        <w:fldChar w:fldCharType="begin" w:fldLock="1"/>
      </w:r>
      <w:r w:rsidR="00747167" w:rsidRPr="001E7A27">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"plainTextFormattedCitation" : "(IPCC, 2019b)", "previouslyFormattedCitation" : "(IPCC, 2019b)" }, "properties" : { "noteIndex" : 0 }, "schema" : "https://github.com/citation-style-language/schema/raw/master/csl-citation.json" }</w:instrText>
      </w:r>
      <w:r w:rsidR="00AD2291" w:rsidRPr="001E7A27">
        <w:rPr>
          <w:lang w:val="en-GB"/>
        </w:rPr>
        <w:fldChar w:fldCharType="separate"/>
      </w:r>
      <w:r w:rsidR="00025FA2" w:rsidRPr="001E7A27">
        <w:rPr>
          <w:noProof/>
          <w:lang w:val="en-GB"/>
        </w:rPr>
        <w:t>(IPCC, 2019b)</w:t>
      </w:r>
      <w:r w:rsidR="00AD2291" w:rsidRPr="001E7A27">
        <w:rPr>
          <w:lang w:val="en-GB"/>
        </w:rPr>
        <w:fldChar w:fldCharType="end"/>
      </w:r>
      <w:r w:rsidR="00AD2291" w:rsidRPr="001E7A27">
        <w:rPr>
          <w:rFonts w:cs="Times New Roman"/>
          <w:lang w:val="en-GB"/>
        </w:rPr>
        <w:t xml:space="preserve">, there is </w:t>
      </w:r>
      <w:r w:rsidR="00AD2291" w:rsidRPr="001E7A27">
        <w:rPr>
          <w:rFonts w:cs="Times New Roman"/>
          <w:i/>
          <w:lang w:val="en-GB"/>
        </w:rPr>
        <w:t xml:space="preserve">high agreement </w:t>
      </w:r>
      <w:r w:rsidR="00AD2291" w:rsidRPr="001E7A27">
        <w:rPr>
          <w:rFonts w:cs="Times New Roman"/>
          <w:lang w:val="en-GB"/>
        </w:rPr>
        <w:t>across model simulations that wetlands CH</w:t>
      </w:r>
      <w:r w:rsidR="00AD2291" w:rsidRPr="001E7A27">
        <w:rPr>
          <w:rFonts w:cs="Times New Roman"/>
          <w:vertAlign w:val="subscript"/>
          <w:lang w:val="en-GB"/>
        </w:rPr>
        <w:t>4</w:t>
      </w:r>
      <w:r w:rsidR="00AD2291" w:rsidRPr="001E7A27">
        <w:rPr>
          <w:rFonts w:cs="Times New Roman"/>
          <w:lang w:val="en-GB"/>
        </w:rPr>
        <w:t xml:space="preserve"> </w:t>
      </w:r>
      <w:r w:rsidR="00AD2291" w:rsidRPr="001E7A27">
        <w:rPr>
          <w:lang w:val="en-GB"/>
        </w:rPr>
        <w:t>emissions will increase in the 21</w:t>
      </w:r>
      <w:r w:rsidR="00AD2291" w:rsidRPr="001E7A27">
        <w:rPr>
          <w:vertAlign w:val="superscript"/>
          <w:lang w:val="en-GB"/>
          <w:rPrChange w:id="4508" w:author="Ian Blenkinsop" w:date="2021-07-28T18:52:00Z">
            <w:rPr>
              <w:lang w:val="en-GB"/>
            </w:rPr>
          </w:rPrChange>
        </w:rPr>
        <w:t>st</w:t>
      </w:r>
      <w:r w:rsidR="00AD2291" w:rsidRPr="001E7A27">
        <w:rPr>
          <w:lang w:val="en-GB"/>
        </w:rPr>
        <w:t xml:space="preserve"> century, but </w:t>
      </w:r>
      <w:r w:rsidR="00AD2291" w:rsidRPr="001E7A27">
        <w:rPr>
          <w:i/>
          <w:lang w:val="en-GB"/>
        </w:rPr>
        <w:t>low agreement</w:t>
      </w:r>
      <w:r w:rsidR="00AD2291" w:rsidRPr="001E7A27">
        <w:rPr>
          <w:lang w:val="en-GB"/>
        </w:rPr>
        <w:t xml:space="preserve"> in the magnitude of the change </w:t>
      </w:r>
      <w:commentRangeStart w:id="4509"/>
      <w:r w:rsidR="00AD2291" w:rsidRPr="001E7A27">
        <w:rPr>
          <w:lang w:val="en-GB"/>
        </w:rPr>
        <w:fldChar w:fldCharType="begin" w:fldLock="1"/>
      </w:r>
      <w:r w:rsidR="0088348B" w:rsidRPr="001E7A27">
        <w:rPr>
          <w:lang w:val="en-GB"/>
        </w:rPr>
        <w:instrText>ADDIN CSL_CITATION { "citationItems" : [ { "id" : "ITEM-1", "itemData" : { "DOI" : "10.1073/pnas.1618765114", "ISSN" : "0027-8424", "abstract" : "Conventional greenhouse gas mitigation policies ignore the role of global wetlands in emitting methane (CH4) from feedbacks associated with changing climate. Here we investigate wetland feedbacks and whether, and to what degree, wetlands will exceed anthropogenic 21st century CH4 emissions using an ensemble of climate projections and a biogeochemical methane model with dynamic wetland area and permafrost. Our results reveal an emerging contribution of global wetland CH4 emissions due to processes mainly related to the sensitivity of methane emissions to temperature and changing global wetland area. We highlight that climate-change and wetland CH4 feedbacks to radiative forcing are an important component of climate change and should be represented in policies aiming to mitigate global warming below 2{\\textdegree}C.Wetland methane (CH4) emissions are the largest natural source in the global CH4 budget, contributing to roughly one third of total natural and anthropogenic emissions. As the second most important anthropogenic greenhouse gas in the atmosphere after CO2, CH4 is strongly associated with climate feedbacks. However, due to the paucity of data, wetland CH4 feedbacks were not fully assessed in the Intergovernmental Panel on Climate Change Fifth Assessment Report. The degree to which future expansion of wetlands and CH4 emissions will evolve and consequently drive climate feedbacks is thus a question of major concern. Here we present an ensemble estimate of wetland CH4 emissions driven by 38 general circulation models for the 21st century. We find that climate change-induced increases in boreal wetland extent and temperature-driven increases in tropical CH4 emissions will dominate anthropogenic CH4 emissions by 38 to 56% toward the end of the 21st century under the Representative Concentration Pathway (RCP2.6). Depending on scenarios, wetland CH4 feedbacks translate to an increase in additional global mean radiative forcing of 0.04 W\u00b7m-2 to 0.19 W\u00b7m-2 by the end of the 21st century. Under the {\\textquotedblleft}worst-case{\\textquotedblright} RCP8.5 scenario, with no climate mitigation, boreal CH4 emissions are enhanced by 18.05 Tg to 41.69 Tg, due to thawing of inundated areas during the cold season (December to May) and rising temperature, while tropical CH4 emissions accelerate with a total increment of 48.36 Tg to 87.37 Tg by 2099. Our results suggest that climate mitigation policies must consider mitigation of wetland CH4 feedbacks to maintain a\u2026", "author" : [ { "dropping-particle" : "", "family" : "Zhang", "given" : "Zhen", "non-dropping-particle" : "", "parse-names" : false, "suffix" : "" }, { "dropping-particle" : "", "family" : "Zimmermann", "given" : "Niklaus E", "non-dropping-particle" : "", "parse-names" : false, "suffix" : "" }, { "dropping-particle" : "", "family" : "Stenke", "given" : "Andrea", "non-dropping-particle" : "", "parse-names" : false, "suffix" : "" }, { "dropping-particle" : "", "family" : "Li", "given" : "Xin", "non-dropping-particle" : "", "parse-names" : false, "suffix" : "" }, { "dropping-particle" : "", "family" : "Hodson", "given" : "Elke L", "non-dropping-particle" : "", "parse-names" : false, "suffix" : "" }, { "dropping-particle" : "", "family" : "Zhu", "given" : "Gaofeng", "non-dropping-particle" : "", "parse-names" : false, "suffix" : "" }, { "dropping-particle" : "", "family" : "Huang", "given" : "Chunlin", "non-dropping-particle" : "", "parse-names" : false, "suffix" : "" }, { "dropping-particle" : "", "family" : "Poulter", "given" : "Benjamin", "non-dropping-particle" : "", "parse-names" : false, "suffix" : "" } ], "container-title" : "Proceedings of the National Academy of Sciences", "id" : "ITEM-1", "issue" : "36", "issued" : { "date-parts" : [ [ "2017", "9", "5" ] ] }, "page" : "9647-9652", "publisher" : "National Academy of Sciences", "title" : "Emerging role of wetland methane emissions in driving 21st century climate change", "translator" : [ { "dropping-particle" : "", "family" : "L4024", "given" : "", "non-dropping-particle" : "", "parse-names" : false, "suffix" : "" } ], "type" : "article-journal", "volume" : "114" }, "uris" : [ "http://www.mendeley.com/documents/?uuid=deb2485d-78da-466d-aad2-f90d70ec217c" ] }, { "id" : "ITEM-2", "itemData" : { "DOI" : "10.1038/nclimate1864", "ISSN" : "1758-678X", "abstract" : "Atmospheric concentrations of the three important greenhouse gases (GHGs) CO2, CH4 and N2O are mediated by processes in the terrestrial biosphere that are sensitive to climate and CO2. This leads to feedbacks between climate and land and has contributed to the sharp rise in atmospheric GHG concentrations since pre-industrial times. Here, we apply a process-based model to reproduce the historical atmospheric N2O and CH4 budgets within their uncertainties and apply future scenarios for climate, land-use change and reactive nitrogen (Nr) inputs to investigate future GHG emissions and their feedbacks with climate in a consistent and comprehensive framework1. Results suggest that in a business-as-usual scenario, terrestrial N2O and CH4 emissions increase by 80 and 45%, respectively, and the land becomes a net source of C by AD 2100. N2O and CH4 feedbacks imply an additional warming of 0.4\u20130.5 \u00b0C by AD 2300; on top of 0.8\u20131.0 \u00b0C caused by terrestrial carbon cycle and Albedo feedbacks. The land biosphere represents an increasingly positive feedback to anthropogenic climate change and amplifies equilibrium climate sensitivity by 22\u201327%. Strong mitigation limits the increase of terrestrial GHG emissions and prevents the land biosphere from acting as an increasingly strong amplifier to anthropogenic climate change.", "author" : [ { "dropping-particle" : "", "family" : "Stocker", "given" : "Benjamin D", "non-dropping-particle" : "", "parse-names" : false, "suffix" : "" }, { "dropping-particle" : "", "family" : "Roth", "given" : "Raphael", "non-dropping-particle" : "", "parse-names" : false, "suffix" : "" }, { "dropping-particle" : "", "family" : "Joos", "given" : "Fortunat",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"Zaehle", "given" : "Soenke", "non-dropping-particle" : "", "parse-names" : false, "suffix" : "" }, { "dropping-particle" : "", "family" : "Bouwman", "given" : "Lex", "non-dropping-particle" : "", "parse-names" : false, "suffix" : "" }, { "dropping-particle" : "", "family" : "Xu-Ri", "given" : "", "non-dropping-particle" : "", "parse-names" : false, "suffix" : "" }, { "dropping-particle" : "", "family" : "Prentice", "given" : "Iain Colin", "non-dropping-particle" : "", "parse-names" : false, "suffix" : "" } ], "container-title" : "Nature Climate Change", "id" : "ITEM-2", "issue" : "7", "issued" : { "date-parts" : [ [ "2013", "7", "14" ] ] }, "page" : "666-672", "publisher" : "Nature Publishing Group", "title" : "Multiple greenhouse-gas feedbacks from the land biosphere under future climate change scenarios", "translator" : [ { "dropping-particle" : "", "family" : "L4022", "given" : "", "non-dropping-particle" : "", "parse-names" : false, "suffix" : "" } ], "type" : "article-journal", "volume" : "3" }, "uris" : [ "http://www.mendeley.com/documents/?uuid=4d0d945a-3d99-481b-b180-3f932f80ccc8" ] }, { "id" : "ITEM-3", "itemData" : { "DOI" : "10.3103/S1068373913110034", "ISSN" : "1068-3739", "abstract" : "Carried out are numerical experiments with the IAP RAS global climate model (IAP RAS CM) under new RCP scenarios of anthropogenic impact for the 18th-21st centuries taking account of the response of the methane emission from the soil to the atmosphere and effects of chemical processes in the atmosphere on the climate changes. The model generally simulates the preindustrial and present-day characteristics of the methane cycle. Methane emissions from the soil to the atmosphere (within the range of 150-160 Mt CH4/year for the present-day period) reach 170-230 Mt CH4/year by the late 21st century depending on the scenario of anthropogenic impact. The methane concentration under the most aggressive RCP 8.5 anthropogenic scenario increases up to 3900 ppb by the late 21st century. Under more moderate RCP 4.5 and 6.0 anthropogenic scenarios, it reaches 1850-1980 ppb in the second half of the 21st century and decreases afterwards. Under RCP 2.6 scenario, the methane concentration maximum of 1730 ppb in the atmosphere is reached in the second decade of the 21st century. The taking account of the interaction between the processes in the soils and the climate leads to the additional increase in the methane content in the atmosphere by 10-25% in the 21st century depending on the scenario of anthropogenic impact. The taking account of the methane oxidation in the atmosphere in the case of warming reduces the increase in its concentration by 5-40%. The associated changes in the surface air temperature turn out to be small (less than 0.1 K globally or 4% of the warming expected by the late 21st century). \u00a9 2013 Allerton Press, Inc.", "author" : [ { "dropping-particle" : "", "family" : "Denisov", "given" : "S. N.", "non-dropping-particle" : "", "parse-names" : false, "suffix" : "" }, { "dropping-particle" : "V.", "family" : "Eliseev", "given" : "A.", "non-dropping-particle" : "", "parse-names" : false, "suffix" : "" }, { "dropping-particle" : "", "family" : "Mokhov", "given" : "I. I.", "non-dropping-particle" : "", "parse-names" : false, "suffix" : "" } ], "container-title" : "Russian Meteorology and Hydrology", "id" : "ITEM-3", "issue" : "11", "issued" : { "date-parts" : [ [ "2013", "11", "22" ] ] }, "page" : "741-749", "title" : "Climate change in IAP RAS global model taking account of interaction with methane cycle under anthropogenic scenarios of RCP family", "translator" : [ { "dropping-particle" : "", "family" : "L3833", "given" : "", "non-dropping-particle" : "", "parse-names" : false, "suffix" : "" } ], "type" : "article-journal", "volume" : "38" }, "uris" : [ "http://www.mendeley.com/documents/?uuid=184b76b3-2c8c-4503-9bf0-b7c452a69800" ] }, { "id" : "ITEM-4", "itemData" : { "DOI" : "10.5194/acp-13-2653-2013", "author" : [ { "dropping-particle" : "", "family" : "Shindell", "given" : "D T", "non-dropping-particle" : "", "parse-names" : false, "suffix" : "" }, { "dropping-particle" : "", "family" : "Pechony", "given" : "O", "non-dropping-particle" : "", "parse-names" : false, "suffix" : "" }, { "dropping-particle" : "", "family" : "Voulgarakis", "given" : "A", "non-dropping-particle" : "", "parse-names" : false, "suffix" : "" }, { "dropping-particle" : "", "family" : "Faluvegi", "given" : "G", "non-dropping-particle" : "", "parse-names" : false, "suffix" : "" }, { "dropping-particle" : "", "family" : "Nazarenko", "given" : "L", "non-dropping-particle" : "", "parse-names" : false, "suffix" : "" }, { "dropping-particle" : "", "family" : "Lamarque", "given" : "J.-F.", "non-dropping-particle" : "", "parse-names" : false, "suffix" : "" }, { "dropping-particle" : "", "family" : "Bowman", "given" : "K", "non-dropping-particle" : "", "parse-names" : false, "suffix" : "" }, { "dropping-particle" : "", "family" : "Milly", "given" : "G", "non-dropping-particle" : "", "parse-names" : false, "suffix" : "" }, { "dropping-particle" : "", "family" : "Kovari", "given" : "B", "non-dropping-particle" : "", "parse-names" : false, "suffix" : "" }, { "dropping-particle" : "", "family" : "Ruedy", "given" : "R", "non-dropping-particle" : "", "parse-names" : false, "suffix" : "" }, { "dropping-particle" : "", "family" : "Schmidt", "given" : "G A", "non-dropping-particle" : "", "parse-names" : false, "suffix" : "" } ], "container-title" : "Atmospheric Chemistry and Physics", "id" : "ITEM-4", "issue" : "5", "issued" : { "date-parts" : [ [ "2013" ] ] }, "page" : "2653-2689", "title" : "Interactive ozone and methane chemistry in GISS-E2 historical and future climate simulations", "translator" : [ { "dropping-particle" : "", "family" : "L5328", "given" : "", "non-dropping-particle" : "", "parse-names" : false, "suffix" : "" } ], "type" : "article-journal", "volume" : "13" }, "uris" : [ "http://www.mendeley.com/documents/?uuid=62defd02-46c5-4d82-99ca-f065f0859213" ] }, { "id" : "ITEM-5", "itemData" : { "DOI" : "10.1126/sciadv.aay4444", "abstract" : "Wetlands are a major source of methane (CH4) and contribute between 30 and 40% to the total CH4 emissions. Wetland CH4 emissions depend on temperature, water table depth, and both the quantity and quality of organic matter. Global warming will affect these three drivers of methanogenesis, raising questions about the feedbacks between natural methane production and climate change. Until present the large-scale response of wetland CH4 emissions to climate has been investigated with land-surface models that have produced contrasting results. Here, we produce a novel global estimate of wetland methane emissions based on atmospheric inverse modeling of CH4 fluxes and observed temperature and precipitation. Our data-driven model suggests that by 2100, current emissions may increase by 50% to 80%, which is within the range of 50% and 150% reported in previous studies. This finding highlights the importance of limiting global warming below 2{\\textdegree}C to avoid substantial climate feedbacks driven by methane emissions from natural wetlands.", "author" : [ { "dropping-particle" : "", "family" : "Koffi", "given" : "Ernest N", "non-dropping-particle" : "", "parse-names" : false, "suffix" : "" }, { "dropping-particle" : "", "family" : "Bergamaschi", "given" : "Peter", "non-dropping-particle" : "", "parse-names" : false, "suffix" : "" }, { "dropping-particle" : "", "family" : "Alkama", "given" : "Romain", "non-dropping-particle" : "", "parse-names" : false, "suffix" : "" }, { "dropping-particle" : "", "family" : "Cescatti", "given" : "Alessandro", "non-dropping-particle" : "", "parse-names" : false, "suffix" : "" } ], "container-title" : "Science Advances", "id" : "ITEM-5", "issue" : "15", "issued" : { "date-parts" : [ [ "2020" ] ] }, "publisher" : "American Association for the Advancement of Science", "title" : "An observation-constrained assessment of the climate sensitivity and future trajectories of wetland methane emissions", "translator" : [ { "dropping-particle" : "", "family" : "L6848", "given" : "", "non-dropping-particle" : "", "parse-names" : false, "suffix" : "" } ], "type" : "article-journal", "volume" : "6" }, "uris" : [ "http://www.mendeley.com/documents/?uuid=1b03c27d-7565-48fc-9420-583565f26efb" ] } ], "mendeley" : { "formattedCitation" : "(Denisov et al., 2013; Shindell et al., 2013; Stocker et al., 2013a; Zhang et al., 2017; Koffi et al., 2020)", "plainTextFormattedCitation" : "(Denisov et al., 2013; Shindell et al., 2013; Stocker et al., 2013a; Zhang et al., 2017; Koffi et al., 2020)", "previouslyFormattedCitation" : "(Denisov et al., 2013; Shindell et al., 2013; Stocker et al., 2013a; Zhang et al., 2017; Koffi et al., 2020)" }, "properties" : { "noteIndex" : 0 }, "schema" : "https://github.com/citation-style-language/schema/raw/master/csl-citation.json" }</w:instrText>
      </w:r>
      <w:r w:rsidR="00AD2291" w:rsidRPr="001E7A27">
        <w:rPr>
          <w:lang w:val="en-GB"/>
        </w:rPr>
        <w:fldChar w:fldCharType="separate"/>
      </w:r>
      <w:r w:rsidR="00025FA2" w:rsidRPr="001E7A27">
        <w:rPr>
          <w:noProof/>
          <w:lang w:val="en-GB"/>
        </w:rPr>
        <w:t xml:space="preserve">(Denisov et al., 2013; Shindell et al., 2013; </w:t>
      </w:r>
      <w:ins w:id="4510" w:author="Robin Matthews" w:date="2021-06-17T18:12:00Z">
        <w:r w:rsidR="007320EC" w:rsidRPr="001E7A27">
          <w:rPr>
            <w:noProof/>
            <w:lang w:val="en-GB"/>
          </w:rPr>
          <w:t xml:space="preserve">B.D. </w:t>
        </w:r>
      </w:ins>
      <w:r w:rsidR="00025FA2" w:rsidRPr="001E7A27">
        <w:rPr>
          <w:noProof/>
          <w:lang w:val="en-GB"/>
        </w:rPr>
        <w:t>Stocker et al., 2013</w:t>
      </w:r>
      <w:del w:id="4511" w:author="Robin Matthews" w:date="2021-06-17T18:12:00Z">
        <w:r w:rsidR="00025FA2" w:rsidRPr="001E7A27" w:rsidDel="007320EC">
          <w:rPr>
            <w:noProof/>
            <w:lang w:val="en-GB"/>
          </w:rPr>
          <w:delText>a</w:delText>
        </w:r>
      </w:del>
      <w:r w:rsidR="00025FA2" w:rsidRPr="001E7A27">
        <w:rPr>
          <w:noProof/>
          <w:lang w:val="en-GB"/>
        </w:rPr>
        <w:t>; Zhang et al., 2017; Koffi et al., 2020)</w:t>
      </w:r>
      <w:r w:rsidR="00AD2291" w:rsidRPr="001E7A27">
        <w:rPr>
          <w:lang w:val="en-GB"/>
        </w:rPr>
        <w:fldChar w:fldCharType="end"/>
      </w:r>
      <w:commentRangeEnd w:id="4509"/>
      <w:r w:rsidR="00025FA2" w:rsidRPr="001E7A27">
        <w:rPr>
          <w:rStyle w:val="CommentReference"/>
          <w:lang w:val="en-GB"/>
        </w:rPr>
        <w:commentReference w:id="4509"/>
      </w:r>
      <w:r w:rsidR="00AD2291" w:rsidRPr="001E7A27">
        <w:rPr>
          <w:rFonts w:cs="Times New Roman"/>
          <w:lang w:val="en-GB"/>
        </w:rPr>
        <w:t xml:space="preserve">. Climate change increases wetland emissions </w:t>
      </w:r>
      <w:r w:rsidR="00AD2291" w:rsidRPr="001E7A27">
        <w:rPr>
          <w:rFonts w:eastAsia="DejaVu Sans"/>
          <w:lang w:val="en-GB"/>
        </w:rPr>
        <w:fldChar w:fldCharType="begin" w:fldLock="1"/>
      </w:r>
      <w:r w:rsidR="00176897" w:rsidRPr="001E7A27">
        <w:rPr>
          <w:rFonts w:eastAsia="DejaVu Sans"/>
          <w:lang w:val="en-GB"/>
        </w:rPr>
        <w:instrText>ADDIN CSL_CITATION { "citationItems" : [ { "id" : "ITEM-1", "itemData" : { "DOI" : "10.1029/2004GL020919", "ISSN" : "0094-8276", "abstract" : "The potential for wetland emissions to feedback on climate change has been previously hypothesised [Houghton et al., 2001]. We assess this hypothesis using an interactive wetlands scheme radiatively coupled to an integrated climate change effects model. The scheme predicts wetland area and methane (CH4) emissions from soil temperature and water table depth, and is constrained by optimising its ability to reproduce the observed inter-annual variability in atmospheric CH4. In transient climate change simulations the wetland response amplifies the total anthropogenic radiative forcing at 2100 by about 3.5\u20135%. The modelled increase in global CH4 flux from wetland is comparable to the projected increase in anthropogenic CH4 emissions over the 21st century under the IS92a scenario.", "author" : [ { "dropping-particle" : "", "family" : "Gedney", "given" : "N", "non-dropping-particle" : "", "parse-names" : false, "suffix" : "" } ], "container-title" : "Geophysical Research Letters", "id" : "ITEM-1", "issue" : "20", "issued" : { "date-parts" : [ [ "2004" ] ] }, "page" : "L20503", "title" : "Climate feedback from wetland methane emissions", "translator" : [ { "dropping-particle" : "", "family" : "L3838", "given" : "", "non-dropping-particle" : "", "parse-names" : false, "suffix" : "" } ], "type" : "article-journal", "volume" : "31" }, "uris" : [ "http://www.mendeley.com/documents/?uuid=30cd44d0-3a2f-4014-8a97-e10741609105" ] }, { "id" : "ITEM-2", "itemData" : { "DOI" : "10.5194/bg-8-2137-2011", "ISSN" : "1726-4189", "abstract" : "Abstract. The existence of a feedback between climate and methane (CH4) emissions from wetlands has previously been hypothesized, but both its sign and amplitude remain unknown. Moreover, this feedback could interact with the climate-CO2 cycle feedback, which has not yet been accounted for at the global scale. These interactions relate to (i) the effect of atmospheric CO2 on methanogenic substrates by virtue of its fertilizing effect on plant productivity and (ii) the fact that a climate perturbation due to CO2 (respectively CH4) radiative forcing has an effect on wetland CH4 emissions (respectively CO2 fluxes at the surface/atmosphere interface). We present a theoretical analysis of these interactions, which makes it possible to express the magnitude of the feedback for CO2 and CH4 alone, the additional gain due to interactions between these two feedbacks and the effects of these feedbacks on the difference in atmospheric CH4 and CO2 between 2100 and pre-industrial time (respectively \u0394CH4 and \u0394CO2). These gains are expressed as functions of different sensitivity terms, which we estimate based on prior studies and from experiments performed with the global terrestrial vegetation model ORCHIDEE. Despite high uncertainties on the sensitivity of wetland CH4 emissions to climate, we found that the absolute value of the gain of the climate-CH4 feedback from wetlands is relatively low (&lt;30 % of climate-CO2 feedback gain), with either negative or positive sign within the range of estimates. Whereas the interactions between the two feedbacks have low influence on \u0394CO2, the \u0394CH4 could increase by 475 to 1400 ppb based on the sign of the C-CH4 feedback gain. Our study suggests that it is necessary to better constrain the evolution of wetland area under future climate change as well as the local coupling through methanogenesis substrate of the carbon and CH4 cycles \u2013 in particular the magnitude of the CO2 fertilization effect on the wetland CH4 emissions \u2013 as these are the dominant sources of uncertainty in our model.", "author" : [ { "dropping-particle" : "", "family" : "Ringeval", "given" : "B", "non-dropping-particle" : "", "parse-names" : false, "suffix" : "" }, { "dropping-particle" : "", "family" : "Friedlingstein", "given" : "P", "non-dropping-particle" : "", "parse-names" : false, "suffix" : "" }, { "dropping-particle" : "", "family" : "Koven", "given" : "C", "non-dropping-particle" : "", "parse-names" : false, "suffix" : "" }, { "dropping-particle" : "", "family" : "Ciais", "given" : "P", "non-dropping-particle" : "", "parse-names" : false, "suffix" : "" }, { "dropping-particle" : "", "family" : "Noblet-Ducoudr\u00e9", "given" : "N", "non-dropping-particle" : "de", "parse-names" : false, "suffix" : "" }, { "dropping-particle" : "", "family" : "Decharme", "given" : "B", "non-dropping-particle" : "", "parse-names" : false, "suffix" : "" }, { "dropping-particle" : "", "family" : "Cadule", "given" : "P", "non-dropping-particle" : "", "parse-names" : false, "suffix" : "" } ], "container-title" : "Biogeosciences", "id" : "ITEM-2", "issue" : "8", "issued" : { "date-parts" : [ [ "2011", "8", "9" ] ] }, "page" : "2137-2157", "title" : "Climate-CH4 feedback from wetlands and its interaction with the climate-CO2 feedback", "translator" : [ { "dropping-particle" : "", "family" : "L3832", "given" : "", "non-dropping-particle" : "", "parse-names" : false, "suffix" : "" } ], "type" : "article-journal", "volume" : "8" }, "uris" : [ "http://www.mendeley.com/documents/?uuid=f72f21ea-ea7e-4700-b051-7828b9e0b9d3" ] }, { "id" : "ITEM-3", "itemData" : { "DOI" : "10.3103/S1068373913110034", "ISSN" : "1068-3739", "abstract" : "Carried out are numerical experiments with the IAP RAS global climate model (IAP RAS CM) under new RCP scenarios of anthropogenic impact for the 18th-21st centuries taking account of the response of the methane emission from the soil to the atmosphere and effects of chemical processes in the atmosphere on the climate changes. The model generally simulates the preindustrial and present-day characteristics of the methane cycle. Methane emissions from the soil to the atmosphere (within the range of 150-160 Mt CH4/year for the present-day period) reach 170-230 Mt CH4/year by the late 21st century depending on the scenario of anthropogenic impact. The methane concentration under the most aggressive RCP 8.5 anthropogenic scenario increases up to 3900 ppb by the late 21st century. Under more moderate RCP 4.5 and 6.0 anthropogenic scenarios, it reaches 1850-1980 ppb in the second half of the 21st century and decreases afterwards. Under RCP 2.6 scenario, the methane concentration maximum of 1730 ppb in the atmosphere is reached in the second decade of the 21st century. The taking account of the interaction between the processes in the soils and the climate leads to the additional increase in the methane content in the atmosphere by 10-25% in the 21st century depending on the scenario of anthropogenic impact. The taking account of the methane oxidation in the atmosphere in the case of warming reduces the increase in its concentration by 5-40%. The associated changes in the surface air temperature turn out to be small (less than 0.1 K globally or 4% of the warming expected by the late 21st century). \u00a9 2013 Allerton Press, Inc.", "author" : [ { "dropping-particle" : "", "family" : "Denisov", "given" : "S. N.", "non-dropping-particle" : "", "parse-names" : false, "suffix" : "" }, { "dropping-particle" : "V.", "family" : "Eliseev", "given" : "A.", "non-dropping-particle" : "", "parse-names" : false, "suffix" : "" }, { "dropping-particle" : "", "family" : "Mokhov", "given" : "I. I.", "non-dropping-particle" : "", "parse-names" : false, "suffix" : "" } ], "container-title" : "Russian Meteorology and Hydrology", "id" : "ITEM-3", "issue" : "11", "issued" : { "date-parts" : [ [ "2013", "11", "22" ] ] }, "page" : "741-749", "title" : "Climate change in IAP RAS global model taking account of interaction with methane cycle under anthropogenic scenarios of RCP family", "translator" : [ { "dropping-particle" : "", "family" : "L3833", "given" : "", "non-dropping-particle" : "", "parse-names" : false, "suffix" : "" } ], "type" : "article-journal", "volume" : "38" }, "uris" : [ "http://www.mendeley.com/documents/?uuid=184b76b3-2c8c-4503-9bf0-b7c452a69800" ] }, { "id" : "ITEM-4", "itemData" : { "DOI" : "10.1134/S0001433808020023", "ISSN" : "0001-4338", "abstract" : "The atmosphere-ocean general circulation model with the carbon cycle is coupled to a model of methane evolution, in which methane sources in the soil of wetlands and methane evolution in the atmosphere are calculated. A numerical experiment on the simulation of climate and methane-cycle changes in 1860--2100 has been conducted with the model forced by methane emissions prescribed from scenario A1B. The distribution of the sources of methane from soil agrees with the available estimates and amounts to about 240 Mt/year in the 20th century. The methane flux from soil increases to 340 Mt/year by the end of the 21st century. The model adequately reproduces an increase in the atmospheric methane concentration from 800 ppb in 1860 to about 1800 ppb in 2000, but does not produce the observed stabilization of methane concentration in the early 21st century. By 2060, the methane concentration in the model attains 2700 ppb. The increase in atmospheric methane concentration is due mainly to anthropogenic emissions. A similar numerical experiment with fixed sources of methane from soil at the 1860--1900 level suggests that the maximum methane concentration in the model in this case could amount to 2400 ppb. A temperature increase at the end of the 21st century relative to the 19th century is 3.5{\\textdegree} for a simulated change in the methane flux from soil and 0.25{\\textdegree} less for a fixed methane flux.", "author" : [ { "dropping-particle" : "", "family" : "Volodin", "given" : "E M", "non-dropping-particle" : "", "parse-names" : false, "suffix" : "" } ], "container-title" : "Izvestiya, Atmospheric and Oceanic Physics", "id" : "ITEM-4", "issue" : "2", "issued" : { "date-parts" : [ [ "2008", "4", "4" ] ] }, "page" : "153-159", "title" : "Methane cycle in the INM RAS climate model", "translator" : [ { "dropping-particle" : "", "family" : "L3831", "given" : "", "non-dropping-particle" : "", "parse-names" : false, "suffix" : "" } ], "type" : "article-journal", "volume" : "44" }, "uris" : [ "http://www.mendeley.com/documents/?uuid=eacfd1f1-740e-4e2d-a414-332de26f8db2" ] }, { "id" : "ITEM-5", "itemData" : { "DOI" : "10.1088/1748-9326/ab2726", "abstract" : "Emissions from wetlands are the single largest source of the atmospheric greenhouse gas (GHG) methane (CH4). This may increase in a warming climate, leading to a positive feedback on climate change. For the first time, we extend interactive wetland CH4 emissions schemes to include the recently quantified, significant process of CH4 transfer through tropical trees. We constrain the parameterisations using a multi-site flux study, and biogeochemical and inversion models. This provides an estimate and uncertainty range in contemporary, large-scale wetland emissions and their response to temperature. To assess the potential for future wetland CH4 emissions to feedback on climate, the schemes are forced with simulated climate change using a \u2018pattern-scaling\u2019 system, which links altered atmospheric radiative forcing to meteorology changes. We perform multiple simulations emulating 34 Earth System Models over different anthropogenic GHG emissions scenarios (RCPs). We provide a detailed assessment of the causes of uncertainty in predicting wetland CH4\u2013climate feedback. Despite the constraints applied, uncertainty from wetland CH4 emission modelling is greater that from projected climate spread (under a given RCP). Limited knowledge of contemporary global wetland emissions restricts model calibration, producing the largest individual cause of wetland parameterisation uncertainty. Wetland feedback causes an additional temperature increase between 0.6% and 5.5% over the 21st century, with a feedback on climate ranging from 0.01 to 0.11 Wm\u22122 K\u22121. Wetland CH4 emissions amplify atmospheric CH4 increases by up to a further possible 25.4% in one simulation, and reduce remaining allowed anthropogenic emissions to maintain the RCP2.6 temperature threshold by 8.0% on average.", "author" : [ { "dropping-particle" : "", "family" : "Gedney", "given" : "N", "non-dropping-particle" : "", "parse-names" : false, "suffix" : "" }, { "dropping-particle" : "", "family" : "Huntingford", "given" : "C", "non-dropping-particle" : "", "parse-names" : false, "suffix" : "" }, { "dropping-particle" : "", "family" : "Comyn-Platt", "given" : "E", "non-dropping-particle" : "", "parse-names" : false, "suffix" : "" }, { "dropping-particle" : "", "family" : "Wiltshire", "given" : "A", "non-dropping-particle" : "", "parse-names" : false, "suffix" : "" } ], "container-title" : "Environmental Research Letters", "id" : "ITEM-5", "issue" : "8", "issued" : { "date-parts" : [ [ "2019" ] ] }, "page" : "84027", "publisher" : "{IOP} Publishing", "title" : "Significant feedbacks of wetland methane release on climate change and the causes of their uncertainty", "translator" : [ { "dropping-particle" : "", "family" : "L6709", "given" : "", "non-dropping-particle" : "", "parse-names" : false, "suffix" : "" } ], "type" : "article-journal", "volume" : "14" }, "uris" : [ "http://www.mendeley.com/documents/?uuid=b6fcd6c4-6014-4358-b26a-a50387d44bb9" ] }, { "id" : "ITEM-6", "itemData" : { "DOI" : "10.5194/acp-13-2653-2013", "author" : [ { "dropping-particle" : "", "family" : "Shindell", "given" : "D T", "non-dropping-particle" : "", "parse-names" : false, "suffix" : "" }, { "dropping-particle" : "", "family" : "Pechony", "given" : "O", "non-dropping-particle" : "", "parse-names" : false, "suffix" : "" }, { "dropping-particle" : "", "family" : "Voulgarakis", "given" : "A", "non-dropping-particle" : "", "parse-names" : false, "suffix" : "" }, { "dropping-particle" : "", "family" : "Faluvegi", "given" : "G", "non-dropping-particle" : "", "parse-names" : false, "suffix" : "" }, { "dropping-particle" : "", "family" : "Nazarenko", "given" : "L", "non-dropping-particle" : "", "parse-names" : false, "suffix" : "" }, { "dropping-particle" : "", "family" : "Lamarque", "given" : "J.-F.", "non-dropping-particle" : "", "parse-names" : false, "suffix" : "" }, { "dropping-particle" : "", "family" : "Bowman", "given" : "K", "non-dropping-particle" : "", "parse-names" : false, "suffix" : "" }, { "dropping-particle" : "", "family" : "Milly", "given" : "G", "non-dropping-particle" : "", "parse-names" : false, "suffix" : "" }, { "dropping-particle" : "", "family" : "Kovari", "given" : "B", "non-dropping-particle" : "", "parse-names" : false, "suffix" : "" }, { "dropping-particle" : "", "family" : "Ruedy", "given" : "R", "non-dropping-particle" : "", "parse-names" : false, "suffix" : "" }, { "dropping-particle" : "", "family" : "Schmidt", "given" : "G A", "non-dropping-particle" : "", "parse-names" : false, "suffix" : "" } ], "container-title" : "Atmospheric Chemistry and Physics", "id" : "ITEM-6", "issue" : "5", "issued" : { "date-parts" : [ [ "2013" ] ] }, "page" : "2653-2689", "title" : "Interactive ozone and methane chemistry in GISS-E2 historical and future climate simulations", "translator" : [ { "dropping-particle" : "", "family" : "L5328", "given" : "", "non-dropping-particle" : "", "parse-names" : false, "suffix" : "" } ], "type" : "article-journal", "volume" : "13" }, "uris" : [ "http://www.mendeley.com/documents/?uuid=62defd02-46c5-4d82-99ca-f065f0859213" ] } ], "mendeley" : { "formattedCitation" : "(Gedney, 2004; Volodin, 2008; Ringeval et al., 2011; Denisov et al., 2013; Shindell et al., 2013; Gedney et al., 2019)", "plainTextFormattedCitation" : "(Gedney, 2004; Volodin, 2008; Ringeval et al., 2011; Denisov et al., 2013; Shindell et al., 2013; Gedney et al., 2019)", "previouslyFormattedCitation" : "(Gedney, 2004; Volodin, 2008; Ringeval et al., 2011; Denisov et al., 2013; Shindell et al., 2013; Gedney et al., 2019)" }, "properties" : { "noteIndex" : 0 }, "schema" : "https://github.com/citation-style-language/schema/raw/master/csl-citation.json" }</w:instrText>
      </w:r>
      <w:r w:rsidR="00AD2291" w:rsidRPr="001E7A27">
        <w:rPr>
          <w:rFonts w:eastAsia="DejaVu Sans"/>
          <w:lang w:val="en-GB"/>
        </w:rPr>
        <w:fldChar w:fldCharType="separate"/>
      </w:r>
      <w:r w:rsidR="00025FA2" w:rsidRPr="001E7A27">
        <w:rPr>
          <w:rFonts w:eastAsia="DejaVu Sans"/>
          <w:noProof/>
          <w:lang w:val="en-GB"/>
        </w:rPr>
        <w:t>(Gedney, 2004; Volodin, 2008; Ringeval et al., 2011; Denisov et al., 2013; Shindell et al., 2013; Gedney et al., 2019)</w:t>
      </w:r>
      <w:r w:rsidR="00AD2291" w:rsidRPr="001E7A27">
        <w:rPr>
          <w:rFonts w:eastAsia="DejaVu Sans"/>
          <w:lang w:val="en-GB"/>
        </w:rPr>
        <w:fldChar w:fldCharType="end"/>
      </w:r>
      <w:r w:rsidR="00AD2291" w:rsidRPr="001E7A27">
        <w:rPr>
          <w:rFonts w:cs="Times New Roman"/>
          <w:lang w:val="en-GB"/>
        </w:rPr>
        <w:t xml:space="preserve"> and gives rise to an </w:t>
      </w:r>
      <w:r w:rsidR="005A2651" w:rsidRPr="001E7A27">
        <w:rPr>
          <w:rFonts w:cs="Times New Roman"/>
          <w:lang w:val="en-GB"/>
        </w:rPr>
        <w:t>estimated</w:t>
      </w:r>
      <w:r w:rsidR="00AD2291" w:rsidRPr="001E7A27">
        <w:rPr>
          <w:rFonts w:cs="Times New Roman"/>
          <w:lang w:val="en-GB"/>
        </w:rPr>
        <w:t xml:space="preserve">  wetland CH</w:t>
      </w:r>
      <w:r w:rsidR="00AD2291" w:rsidRPr="001E7A27">
        <w:rPr>
          <w:rFonts w:cs="Times New Roman"/>
          <w:vertAlign w:val="subscript"/>
          <w:lang w:val="en-GB"/>
        </w:rPr>
        <w:t>4</w:t>
      </w:r>
      <w:del w:id="4512" w:author="Ian Blenkinsop" w:date="2021-07-28T14:38:00Z">
        <w:r w:rsidR="00AD2291" w:rsidRPr="001E7A27" w:rsidDel="00FC1A6F">
          <w:rPr>
            <w:rFonts w:cs="Times New Roman"/>
            <w:lang w:val="en-GB"/>
          </w:rPr>
          <w:delText>-</w:delText>
        </w:r>
      </w:del>
      <w:ins w:id="4513" w:author="Ian Blenkinsop" w:date="2021-07-28T14:38:00Z">
        <w:r w:rsidR="00FC1A6F" w:rsidRPr="001E7A27">
          <w:rPr>
            <w:rFonts w:cs="Times New Roman"/>
            <w:lang w:val="en-GB"/>
          </w:rPr>
          <w:t>–</w:t>
        </w:r>
      </w:ins>
      <w:r w:rsidR="00AD2291" w:rsidRPr="001E7A27">
        <w:rPr>
          <w:rFonts w:cs="Times New Roman"/>
          <w:lang w:val="en-GB"/>
        </w:rPr>
        <w:t>climate feedback of 0.03 ± 0.01 W m</w:t>
      </w:r>
      <w:del w:id="4514" w:author="Ian Blenkinsop" w:date="2021-07-28T14:38:00Z">
        <w:r w:rsidR="00AD2291" w:rsidRPr="001E7A27" w:rsidDel="00FC1A6F">
          <w:rPr>
            <w:rFonts w:cs="Times New Roman"/>
            <w:vertAlign w:val="superscript"/>
            <w:lang w:val="en-GB"/>
          </w:rPr>
          <w:delText>-</w:delText>
        </w:r>
      </w:del>
      <w:ins w:id="4515" w:author="Ian Blenkinsop" w:date="2021-07-28T14:38:00Z">
        <w:r w:rsidR="00FC1A6F" w:rsidRPr="001E7A27">
          <w:rPr>
            <w:rFonts w:cs="Times New Roman"/>
            <w:vertAlign w:val="superscript"/>
            <w:lang w:val="en-GB"/>
          </w:rPr>
          <w:t>–</w:t>
        </w:r>
      </w:ins>
      <w:r w:rsidR="00AD2291" w:rsidRPr="001E7A27">
        <w:rPr>
          <w:rFonts w:cs="Times New Roman"/>
          <w:vertAlign w:val="superscript"/>
          <w:lang w:val="en-GB"/>
        </w:rPr>
        <w:t>2</w:t>
      </w:r>
      <w:r w:rsidR="00AD2291" w:rsidRPr="001E7A27">
        <w:rPr>
          <w:rFonts w:cs="Times New Roman"/>
          <w:lang w:val="en-GB"/>
        </w:rPr>
        <w:t xml:space="preserve"> °C</w:t>
      </w:r>
      <w:del w:id="4516" w:author="Ian Blenkinsop" w:date="2021-07-28T14:38:00Z">
        <w:r w:rsidR="00AD2291" w:rsidRPr="001E7A27" w:rsidDel="00FC1A6F">
          <w:rPr>
            <w:rFonts w:cs="Times New Roman"/>
            <w:vertAlign w:val="superscript"/>
            <w:lang w:val="en-GB"/>
          </w:rPr>
          <w:delText>-</w:delText>
        </w:r>
      </w:del>
      <w:ins w:id="4517" w:author="Ian Blenkinsop" w:date="2021-07-28T14:38:00Z">
        <w:r w:rsidR="00FC1A6F" w:rsidRPr="001E7A27">
          <w:rPr>
            <w:rFonts w:cs="Times New Roman"/>
            <w:vertAlign w:val="superscript"/>
            <w:lang w:val="en-GB"/>
          </w:rPr>
          <w:t>–</w:t>
        </w:r>
      </w:ins>
      <w:r w:rsidR="00AD2291" w:rsidRPr="001E7A27">
        <w:rPr>
          <w:rFonts w:cs="Times New Roman"/>
          <w:vertAlign w:val="superscript"/>
          <w:lang w:val="en-GB"/>
        </w:rPr>
        <w:t>1</w:t>
      </w:r>
      <w:r w:rsidR="00AD2291" w:rsidRPr="001E7A27">
        <w:rPr>
          <w:rFonts w:cs="Times New Roman"/>
          <w:lang w:val="en-GB"/>
        </w:rPr>
        <w:t xml:space="preserve"> (</w:t>
      </w:r>
      <w:r w:rsidR="00AD2291" w:rsidRPr="001E7A27">
        <w:rPr>
          <w:lang w:val="en-GB"/>
        </w:rPr>
        <w:t>mean ± 1 standard deviation;</w:t>
      </w:r>
      <w:r w:rsidR="00AD2291" w:rsidRPr="001E7A27">
        <w:rPr>
          <w:rFonts w:cs="Times New Roman"/>
          <w:i/>
          <w:lang w:val="en-GB"/>
        </w:rPr>
        <w:t xml:space="preserve"> limited evidence</w:t>
      </w:r>
      <w:r w:rsidR="00AD2291" w:rsidRPr="001E7A27">
        <w:rPr>
          <w:rFonts w:cs="Times New Roman"/>
          <w:iCs/>
          <w:lang w:val="en-GB"/>
          <w:rPrChange w:id="4518" w:author="Ian Blenkinsop" w:date="2021-07-28T14:38:00Z">
            <w:rPr>
              <w:rFonts w:cs="Times New Roman"/>
              <w:i/>
              <w:lang w:val="en-GB"/>
            </w:rPr>
          </w:rPrChange>
        </w:rPr>
        <w:t>,</w:t>
      </w:r>
      <w:r w:rsidR="00AD2291" w:rsidRPr="001E7A27">
        <w:rPr>
          <w:rFonts w:cs="Times New Roman"/>
          <w:i/>
          <w:lang w:val="en-GB"/>
        </w:rPr>
        <w:t xml:space="preserve"> high agreement</w:t>
      </w:r>
      <w:r w:rsidR="00AD2291" w:rsidRPr="001E7A27">
        <w:rPr>
          <w:rFonts w:cs="Times New Roman"/>
          <w:lang w:val="en-GB"/>
        </w:rPr>
        <w:t xml:space="preserve">) </w:t>
      </w:r>
      <w:commentRangeStart w:id="4519"/>
      <w:r w:rsidR="00AD2291" w:rsidRPr="001E7A27">
        <w:rPr>
          <w:rFonts w:cs="Times New Roman"/>
          <w:lang w:val="en-GB"/>
        </w:rPr>
        <w:fldChar w:fldCharType="begin" w:fldLock="1"/>
      </w:r>
      <w:r w:rsidR="0088348B" w:rsidRPr="001E7A27">
        <w:rPr>
          <w:rFonts w:cs="Times New Roman"/>
          <w:lang w:val="en-GB"/>
        </w:rPr>
        <w:instrText>ADDIN CSL_CITATION { "citationItems" : [ { "id" : "ITEM-1", "itemData" : { "DOI" : "10.1038/ngeo905", "ISBN" : "1752-0894", "ISSN" : "1752-0894", "abstract" : "The terrestrial biosphere is a key regulator of atmospheric chemistry and climate. During past periods of climate change, vegetation cover and interactions between the terrestrial biosphere and atmosphere changed within decades. Modern observations show a similar responsiveness of terrestrial biogeochemistry to anthropogenically forced climate change and air pollution. Although interactions between the carbon cycle and climate have been a central focus, other biogeochemical feedbacks could be as important in modulating future climate change. Total positive radiative forcings resulting from feedbacks between the terrestrial biosphere and the atmosphere are estimated to reach up to 0.9 or 1.5 W m\u22122 K\u22121 towards the end of the twenty-first century, depending on the extent to which interactions with the nitrogen cycle stimulate or limit carbon sequestration. This substantially reduces and potentially even eliminates the cooling effect owing to carbon dioxide fertilization of the terrestrial biota. The overall magnitude of the biogeochemical feedbacks could potentially be similar to that of feedbacks in the physical climate system, but there are large uncertainties in the magnitude of individual estimates and in accounting for synergies between these effects.", "author" : [ { "dropping-particle" : "", "family" : "Arneth", "given" : "A.", "non-dropping-particle" : "", "parse-names" : false, "suffix" : "" }, { "dropping-particle" : "", "family" : "Harrison", "given" : "S. P.", "non-dropping-particle" : "", "parse-names" : false, "suffix" : "" }, { "dropping-particle" : "", "family" : "Zaehle", "given" : "S.", "non-dropping-particle" : "", "parse-names" : false, "suffix" : "" }, { "dropping-particle" : "", "family" : "Tsigaridis", "given" : "K.", "non-dropping-particle" : "", "parse-names" : false, "suffix" : "" }, { "dropping-particle" : "", "family" : "Menon", "given" : "S.", "non-dropping-particle" : "", "parse-names" : false, "suffix" : "" }, { "dropping-particle" : "", "family" : "Bartlein", "given" : "P. J.", "non-dropping-particle" : "", "parse-names" : false, "suffix" : "" }, { "dropping-particle" : "", "family" : "Feichter", "given" : "J.", "non-dropping-particle" : "", "parse-names" : false, "suffix" : "" }, { "dropping-particle" : "", "family" : "Korhola", "given" : "A.", "non-dropping-particle" : "", "parse-names" : false, "suffix" : "" }, { "dropping-particle" : "", "family" : "Kulmala", "given" : "M.", "non-dropping-particle" : "", "parse-names" : false, "suffix" : "" }, { "dropping-particle" : "", "family" : "O'Donnell", "given" : "D.", "non-dropping-particle" : "", "parse-names" : false, "suffix" : "" }, { "dropping-particle" : "", "family" : "Schurgers", "given" : "G.", "non-dropping-particle" : "", "parse-names" : false, "suffix" : "" }, { "dropping-particle" : "", "family" : "Sorvari", "given" : "S.", "non-dropping-particle" : "", "parse-names" : false, "suffix" : "" }, { "dropping-particle" : "", "family" : "Vesala", "given" : "T.", "non-dropping-particle" : "", "parse-names" : false, "suffix" : "" } ], "container-title" : "Nature Geoscience", "id" : "ITEM-1", "issue" : "8", "issued" : { "date-parts" : [ [ "2010", "8", "25" ] ] }, "page" : "525-532", "publisher" : "Nature Publishing Group", "title" : "Terrestrial biogeochemical feedbacks in the climate system", "translator" : [ { "dropping-particle" : "", "family" : "L3930", "given" : "", "non-dropping-particle" : "", "parse-names" : false, "suffix" : "" } ], "type" : "article-journal", "volume" : "3" }, "uris" : [ "http://www.mendeley.com/documents/?uuid=88e4de99-a244-338a-b0f7-e0485f15d421" ] }, { "id" : "ITEM-2", "itemData" : { "DOI" : "10.1073/pnas.1618765114", "ISSN" : "0027-8424", "abstract" : "Conventional greenhouse gas mitigation policies ignore the role of global wetlands in emitting methane (CH4) from feedbacks associated with changing climate. Here we investigate wetland feedbacks and whether, and to what degree, wetlands will exceed anthropogenic 21st century CH4 emissions using an ensemble of climate projections and a biogeochemical methane model with dynamic wetland area and permafrost. Our results reveal an emerging contribution of global wetland CH4 emissions due to processes mainly related to the sensitivity of methane emissions to temperature and changing global wetland area. We highlight that climate-change and wetland CH4 feedbacks to radiative forcing are an important component of climate change and should be represented in policies aiming to mitigate global warming below 2{\\textdegree}C.Wetland methane (CH4) emissions are the largest natural source in the global CH4 budget, contributing to roughly one third of total natural and anthropogenic emissions. As the second most important anthropogenic greenhouse gas in the atmosphere after CO2, CH4 is strongly associated with climate feedbacks. However, due to the paucity of data, wetland CH4 feedbacks were not fully assessed in the Intergovernmental Panel on Climate Change Fifth Assessment Report. The degree to which future expansion of wetlands and CH4 emissions will evolve and consequently drive climate feedbacks is thus a question of major concern. Here we present an ensemble estimate of wetland CH4 emissions driven by 38 general circulation models for the 21st century. We find that climate change-induced increases in boreal wetland extent and temperature-driven increases in tropical CH4 emissions will dominate anthropogenic CH4 emissions by 38 to 56% toward the end of the 21st century under the Representative Concentration Pathway (RCP2.6). Depending on scenarios, wetland CH4 feedbacks translate to an increase in additional global mean radiative forcing of 0.04 W\u00b7m-2 to 0.19 W\u00b7m-2 by the end of the 21st century. Under the {\\textquotedblleft}worst-case{\\textquotedblright} RCP8.5 scenario, with no climate mitigation, boreal CH4 emissions are enhanced by 18.05 Tg to 41.69 Tg, due to thawing of inundated areas during the cold season (December to May) and rising temperature, while tropical CH4 emissions accelerate with a total increment of 48.36 Tg to 87.37 Tg by 2099. Our results suggest that climate mitigation policies must consider mitigation of wetland CH4 feedbacks to maintain a\u2026", "author" : [ { "dropping-particle" : "", "family" : "Zhang", "given" : "Zhen", "non-dropping-particle" : "", "parse-names" : false, "suffix" : "" }, { "dropping-particle" : "", "family" : "Zimmermann", "given" : "Niklaus E", "non-dropping-particle" : "", "parse-names" : false, "suffix" : "" }, { "dropping-particle" : "", "family" : "Stenke", "given" : "Andrea", "non-dropping-particle" : "", "parse-names" : false, "suffix" : "" }, { "dropping-particle" : "", "family" : "Li", "given" : "Xin", "non-dropping-particle" : "", "parse-names" : false, "suffix" : "" }, { "dropping-particle" : "", "family" : "Hodson", "given" : "Elke L", "non-dropping-particle" : "", "parse-names" : false, "suffix" : "" }, { "dropping-particle" : "", "family" : "Zhu", "given" : "Gaofeng", "non-dropping-particle" : "", "parse-names" : false, "suffix" : "" }, { "dropping-particle" : "", "family" : "Huang", "given" : "Chunlin", "non-dropping-particle" : "", "parse-names" : false, "suffix" : "" }, { "dropping-particle" : "", "family" : "Poulter", "given" : "Benjamin", "non-dropping-particle" : "", "parse-names" : false, "suffix" : "" } ], "container-title" : "Proceedings of the National Academy of Sciences", "id" : "ITEM-2", "issue" : "36", "issued" : { "date-parts" : [ [ "2017", "9", "5" ] ] }, "page" : "9647-9652", "publisher" : "National Academy of Sciences", "title" : "Emerging role of wetland methane emissions in driving 21st century climate change", "translator" : [ { "dropping-particle" : "", "family" : "L4024", "given" : "", "non-dropping-particle" : "", "parse-names" : false, "suffix" : "" } ], "type" : "article-journal", "volume" : "114" }, "uris" : [ "http://www.mendeley.com/documents/?uuid=deb2485d-78da-466d-aad2-f90d70ec217c" ] }, { "id" : "ITEM-3", "itemData" : { "DOI" : "10.5194/acp-13-2653-2013", "author" : [ { "dropping-particle" : "", "family" : "Shindell", "given" : "D T", "non-dropping-particle" : "", "parse-names" : false, "suffix" : "" }, { "dropping-particle" : "", "family" : "Pechony", "given" : "O", "non-dropping-particle" : "", "parse-names" : false, "suffix" : "" }, { "dropping-particle" : "", "family" : "Voulgarakis", "given" : "A", "non-dropping-particle" : "", "parse-names" : false, "suffix" : "" }, { "dropping-particle" : "", "family" : "Faluvegi", "given" : "G", "non-dropping-particle" : "", "parse-names" : false, "suffix" : "" }, { "dropping-particle" : "", "family" : "Nazarenko", "given" : "L", "non-dropping-particle" : "", "parse-names" : false, "suffix" : "" }, { "dropping-particle" : "", "family" : "Lamarque", "given" : "J.-F.", "non-dropping-particle" : "", "parse-names" : false, "suffix" : "" }, { "dropping-particle" : "", "family" : "Bowman", "given" : "K", "non-dropping-particle" : "", "parse-names" : false, "suffix" : "" }, { "dropping-particle" : "", "family" : "Milly", "given" : "G", "non-dropping-particle" : "", "parse-names" : false, "suffix" : "" }, { "dropping-particle" : "", "family" : "Kovari", "given" : "B", "non-dropping-particle" : "", "parse-names" : false, "suffix" : "" }, { "dropping-particle" : "", "family" : "Ruedy", "given" : "R", "non-dropping-particle" : "", "parse-names" : false, "suffix" : "" }, { "dropping-particle" : "", "family" : "Schmidt", "given" : "G A", "non-dropping-particle" : "", "parse-names" : false, "suffix" : "" } ], "container-title" : "Atmospheric Chemistry and Physics", "id" : "ITEM-3", "issue" : "5", "issued" : { "date-parts" : [ [ "2013" ] ] }, "page" : "2653-2689", "title" : "Interactive ozone and methane chemistry in GISS-E2 historical and future climate simulations", "translator" : [ { "dropping-particle" : "", "family" : "L5328", "given" : "", "non-dropping-particle" : "", "parse-names" : false, "suffix" : "" } ], "type" : "article-journal", "volume" : "13" }, "uris" : [ "http://www.mendeley.com/documents/?uuid=62defd02-46c5-4d82-99ca-f065f0859213" ] }, { "id" : "ITEM-4", "itemData" : { "DOI" : "10.1038/nclimate1864", "ISSN" : "1758-678X", "abstract" : "Atmospheric concentrations of the three important greenhouse gases (GHGs) CO2, CH4 and N2O are mediated by processes in the terrestrial biosphere that are sensitive to climate and CO2. This leads to feedbacks between climate and land and has contributed to the sharp rise in atmospheric GHG concentrations since pre-industrial times. Here, we apply a process-based model to reproduce the historical atmospheric N2O and CH4 budgets within their uncertainties and apply future scenarios for climate, land-use change and reactive nitrogen (Nr) inputs to investigate future GHG emissions and their feedbacks with climate in a consistent and comprehensive framework1. Results suggest that in a business-as-usual scenario, terrestrial N2O and CH4 emissions increase by 80 and 45%, respectively, and the land becomes a net source of C by AD 2100. N2O and CH4 feedbacks imply an additional warming of 0.4\u20130.5 \u00b0C by AD 2300; on top of 0.8\u20131.0 \u00b0C caused by terrestrial carbon cycle and Albedo feedbacks. The land biosphere represents an increasingly positive feedback to anthropogenic climate change and amplifies equilibrium climate sensitivity by 22\u201327%. Strong mitigation limits the increase of terrestrial GHG emissions and prevents the land biosphere from acting as an increasingly strong amplifier to anthropogenic climate change.", "author" : [ { "dropping-particle" : "", "family" : "Stocker", "given" : "Benjamin D", "non-dropping-particle" : "", "parse-names" : false, "suffix" : "" }, { "dropping-particle" : "", "family" : "Roth", "given" : "Raphael", "non-dropping-particle" : "", "parse-names" : false, "suffix" : "" }, { "dropping-particle" : "", "family" : "Joos", "given" : "Fortunat",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"Zaehle", "given" : "Soenke", "non-dropping-particle" : "", "parse-names" : false, "suffix" : "" }, { "dropping-particle" : "", "family" : "Bouwman", "given" : "Lex", "non-dropping-particle" : "", "parse-names" : false, "suffix" : "" }, { "dropping-particle" : "", "family" : "Xu-Ri", "given" : "", "non-dropping-particle" : "", "parse-names" : false, "suffix" : "" }, { "dropping-particle" : "", "family" : "Prentice", "given" : "Iain Colin", "non-dropping-particle" : "", "parse-names" : false, "suffix" : "" } ], "container-title" : "Nature Climate Change", "id" : "ITEM-4", "issue" : "7", "issued" : { "date-parts" : [ [ "2013", "7", "14" ] ] }, "page" : "666-672", "publisher" : "Nature Publishing Group", "title" : "Multiple greenhouse-gas feedbacks from the land biosphere under future climate change scenarios", "translator" : [ { "dropping-particle" : "", "family" : "L4022", "given" : "", "non-dropping-particle" : "", "parse-names" : false, "suffix" : "" } ], "type" : "article-journal", "volume" : "3" }, "uris" : [ "http://www.mendeley.com/documents/?uuid=4d0d945a-3d99-481b-b180-3f932f80ccc8" ] } ], "mendeley" : { "formattedCitation" : "(Arneth et al., 2010; Shindell et al., 2013; Stocker et al., 2013a; Zhang et al., 2017)", "plainTextFormattedCitation" : "(Arneth et al., 2010; Shindell et al., 2013; Stocker et al., 2013a; Zhang et al., 2017)", "previouslyFormattedCitation" : "(Arneth et al., 2010; Shindell et al., 2013; Stocker et al., 2013a; Zhang et al., 2017)" }, "properties" : { "noteIndex" : 0 }, "schema" : "https://github.com/citation-style-language/schema/raw/master/csl-citation.json" }</w:instrText>
      </w:r>
      <w:r w:rsidR="00AD2291" w:rsidRPr="001E7A27">
        <w:rPr>
          <w:rFonts w:cs="Times New Roman"/>
          <w:lang w:val="en-GB"/>
        </w:rPr>
        <w:fldChar w:fldCharType="separate"/>
      </w:r>
      <w:r w:rsidR="00025FA2" w:rsidRPr="001E7A27">
        <w:rPr>
          <w:rFonts w:cs="Times New Roman"/>
          <w:noProof/>
          <w:lang w:val="en-GB"/>
        </w:rPr>
        <w:t xml:space="preserve">(Arneth et al., 2010; Shindell et al., 2013; </w:t>
      </w:r>
      <w:ins w:id="4520" w:author="Robin Matthews" w:date="2021-06-17T18:12:00Z">
        <w:r w:rsidR="007320EC" w:rsidRPr="001E7A27">
          <w:rPr>
            <w:rFonts w:cs="Times New Roman"/>
            <w:noProof/>
            <w:lang w:val="en-GB"/>
          </w:rPr>
          <w:t xml:space="preserve">B.D. </w:t>
        </w:r>
      </w:ins>
      <w:r w:rsidR="00025FA2" w:rsidRPr="001E7A27">
        <w:rPr>
          <w:rFonts w:cs="Times New Roman"/>
          <w:noProof/>
          <w:lang w:val="en-GB"/>
        </w:rPr>
        <w:t>Stocker et al., 2013</w:t>
      </w:r>
      <w:del w:id="4521" w:author="Robin Matthews" w:date="2021-06-17T18:12:00Z">
        <w:r w:rsidR="00025FA2" w:rsidRPr="001E7A27" w:rsidDel="007320EC">
          <w:rPr>
            <w:rFonts w:cs="Times New Roman"/>
            <w:noProof/>
            <w:lang w:val="en-GB"/>
          </w:rPr>
          <w:delText>a</w:delText>
        </w:r>
      </w:del>
      <w:r w:rsidR="00025FA2" w:rsidRPr="001E7A27">
        <w:rPr>
          <w:rFonts w:cs="Times New Roman"/>
          <w:noProof/>
          <w:lang w:val="en-GB"/>
        </w:rPr>
        <w:t>; Zhang et al., 2017)</w:t>
      </w:r>
      <w:r w:rsidR="00AD2291" w:rsidRPr="001E7A27">
        <w:rPr>
          <w:rFonts w:cs="Times New Roman"/>
          <w:lang w:val="en-GB"/>
        </w:rPr>
        <w:fldChar w:fldCharType="end"/>
      </w:r>
      <w:commentRangeEnd w:id="4519"/>
      <w:r w:rsidR="00025FA2" w:rsidRPr="001E7A27">
        <w:rPr>
          <w:rStyle w:val="CommentReference"/>
          <w:lang w:val="en-GB"/>
        </w:rPr>
        <w:commentReference w:id="4519"/>
      </w:r>
      <w:r w:rsidR="00AD2291" w:rsidRPr="001E7A27">
        <w:rPr>
          <w:rFonts w:cs="Times New Roman"/>
          <w:lang w:val="en-GB"/>
        </w:rPr>
        <w:t>. The effect of rising CO</w:t>
      </w:r>
      <w:r w:rsidR="00AD2291" w:rsidRPr="001E7A27">
        <w:rPr>
          <w:rFonts w:cs="Times New Roman"/>
          <w:vertAlign w:val="subscript"/>
          <w:lang w:val="en-GB"/>
        </w:rPr>
        <w:t>2</w:t>
      </w:r>
      <w:r w:rsidR="00AD2291" w:rsidRPr="001E7A27">
        <w:rPr>
          <w:rFonts w:cs="Times New Roman"/>
          <w:lang w:val="en-GB"/>
        </w:rPr>
        <w:t xml:space="preserve"> on productivity, and therefore on the substrate for methanogenesis, can further increase the projected increase in wetland CH</w:t>
      </w:r>
      <w:r w:rsidR="00AD2291" w:rsidRPr="001E7A27">
        <w:rPr>
          <w:rFonts w:cs="Times New Roman"/>
          <w:vertAlign w:val="subscript"/>
          <w:lang w:val="en-GB"/>
        </w:rPr>
        <w:t>4</w:t>
      </w:r>
      <w:r w:rsidR="00AD2291" w:rsidRPr="001E7A27">
        <w:rPr>
          <w:rFonts w:cs="Times New Roman"/>
          <w:lang w:val="en-GB"/>
        </w:rPr>
        <w:t xml:space="preserve"> emissions </w:t>
      </w:r>
      <w:r w:rsidR="00AD2291" w:rsidRPr="001E7A27">
        <w:rPr>
          <w:lang w:val="en-GB"/>
        </w:rPr>
        <w:fldChar w:fldCharType="begin" w:fldLock="1"/>
      </w:r>
      <w:r w:rsidR="00747167" w:rsidRPr="001E7A27">
        <w:rPr>
          <w:lang w:val="en-GB"/>
        </w:rPr>
        <w:instrText>ADDIN CSL_CITATION { "citationItems" : [ { "id" : "ITEM-1", "itemData" : { "DOI" : "10.5194/bg-8-2137-2011", "ISSN" : "1726-4189", "abstract" : "Abstract. The existence of a feedback between climate and methane (CH4) emissions from wetlands has previously been hypothesized, but both its sign and amplitude remain unknown. Moreover, this feedback could interact with the climate-CO2 cycle feedback, which has not yet been accounted for at the global scale. These interactions relate to (i) the effect of atmospheric CO2 on methanogenic substrates by virtue of its fertilizing effect on plant productivity and (ii) the fact that a climate perturbation due to CO2 (respectively CH4) radiative forcing has an effect on wetland CH4 emissions (respectively CO2 fluxes at the surface/atmosphere interface). We present a theoretical analysis of these interactions, which makes it possible to express the magnitude of the feedback for CO2 and CH4 alone, the additional gain due to interactions between these two feedbacks and the effects of these feedbacks on the difference in atmospheric CH4 and CO2 between 2100 and pre-industrial time (respectively \u0394CH4 and \u0394CO2). These gains are expressed as functions of different sensitivity terms, which we estimate based on prior studies and from experiments performed with the global terrestrial vegetation model ORCHIDEE. Despite high uncertainties on the sensitivity of wetland CH4 emissions to climate, we found that the absolute value of the gain of the climate-CH4 feedback from wetlands is relatively low (&lt;30 % of climate-CO2 feedback gain), with either negative or positive sign within the range of estimates. Whereas the interactions between the two feedbacks have low influence on \u0394CO2, the \u0394CH4 could increase by 475 to 1400 ppb based on the sign of the C-CH4 feedback gain. Our study suggests that it is necessary to better constrain the evolution of wetland area under future climate change as well as the local coupling through methanogenesis substrate of the carbon and CH4 cycles \u2013 in particular the magnitude of the CO2 fertilization effect on the wetland CH4 emissions \u2013 as these are the dominant sources of uncertainty in our model.", "author" : [ { "dropping-particle" : "", "family" : "Ringeval", "given" : "B", "non-dropping-particle" : "", "parse-names" : false, "suffix" : "" }, { "dropping-particle" : "", "family" : "Friedlingstein", "given" : "P", "non-dropping-particle" : "", "parse-names" : false, "suffix" : "" }, { "dropping-particle" : "", "family" : "Koven", "given" : "C", "non-dropping-particle" : "", "parse-names" : false, "suffix" : "" }, { "dropping-particle" : "", "family" : "Ciais", "given" : "P", "non-dropping-particle" : "", "parse-names" : false, "suffix" : "" }, { "dropping-particle" : "", "family" : "Noblet-Ducoudr\u00e9", "given" : "N", "non-dropping-particle" : "de", "parse-names" : false, "suffix" : "" }, { "dropping-particle" : "", "family" : "Decharme", "given" : "B", "non-dropping-particle" : "", "parse-names" : false, "suffix" : "" }, { "dropping-particle" : "", "family" : "Cadule", "given" : "P", "non-dropping-particle" : "", "parse-names" : false, "suffix" : "" } ], "container-title" : "Biogeosciences", "id" : "ITEM-1", "issue" : "8", "issued" : { "date-parts" : [ [ "2011", "8", "9" ] ] }, "page" : "2137-2157", "title" : "Climate-CH4 feedback from wetlands and its interaction with the climate-CO2 feedback", "translator" : [ { "dropping-particle" : "", "family" : "L3832", "given" : "", "non-dropping-particle" : "", "parse-names" : false, "suffix" : "" } ], "type" : "article-journal", "volume" : "8" }, "uris" : [ "http://www.mendeley.com/documents/?uuid=f72f21ea-ea7e-4700-b051-7828b9e0b9d3" ] }, { "id" : "ITEM-2", "itemData" : { "DOI" : "10.5194/bg-10-753-2013", "ISSN" : "1726-4189", "abstract" : "Abstract. Global wetlands are believed to be climate sensitive, and are the largest natural emitters of methane (CH4). Increased wetland CH4 emissions could act as a positive feedback to future warming. The Wetland and Wetland CH4 Inter-comparison of Models Project (WETCHIMP) investigated our present ability to simulate large-scale wetland characteristics and corresponding CH4 emissions. To ensure inter-comparability, we used a common experimental protocol driving all models with the same climate and carbon dioxide (CO2) forcing datasets. The WETCHIMP experiments were conducted for model equilibrium states as well as transient simulations covering the last century. Sensitivity experiments investigated model response to changes in selected forcing inputs (precipitation, temperature, and atmospheric CO2 concentration). Ten models participated, covering the spectrum from simple to relatively complex, including models tailored either for regional or global simulations. The models also varied in methods to calculate wetland size and location, with some models simulating wetland area prognostically, while other models relied on remotely sensed inundation datasets, or an approach intermediate between the two. Four major conclusions emerged from the project. First, the suite of models demonstrate extensive disagreement in their simulations of wetland areal extent and CH4 emissions, in both space and time. Simple metrics of wetland area, such as the latitudinal gradient, show large variability, principally between models that use inundation dataset information and those that independently determine wetland area. Agreement between the models improves for zonally summed CH4 emissions, but large variation between the models remains. For annual global CH4 emissions, the models vary by \u00b140% of the all-model mean (190 Tg CH4 yr\u22121). Second, all models show a strong positive response to increased atmospheric CO2 concentrations (857 ppm) in both CH4 emissions and wetland area. In response to increasing global temperatures (+3.4 \u00b0C globally spatially uniform), on average, the models decreased wetland area and CH4 fluxes, primarily in the tropics, but the magnitude and sign of the response varied greatly. Models were least sensitive to increased global precipitation (+3.9 % globally spatially uniform) with a consistent small positive response in CH4 fluxes and wetland area. Results from the 20th century transient simulation show that interactions between climate forcings c\u2026", "author" : [ { "dropping-particle" : "", "family" : "Melton", "given" : "J R", "non-dropping-particle" : "", "parse-names" : false, "suffix" : "" }, { "dropping-particle" : "", "family" : "Wania", "given" : "R", "non-dropping-particle" : "", "parse-names" : false, "suffix" : "" }, { "dropping-particle" : "", "family" : "Hodson", "given" : "E L", "non-dropping-particle" : "", "parse-names" : false, "suffix" : "" }, { "dropping-particle" : "", "family" : "Poulter", "given" : "B", "non-dropping-particle" : "", "parse-names" : false, "suffix" : "" }, { "dropping-particle" : "", "family" : "Ringeval", "given" : "B", "non-dropping-particle" : "", "parse-names" : false, "suffix" : "" }, { "dropping-particle" : "", "family" : "Spahni", "given" : "R", "non-dropping-particle" : "", "parse-names" : false, "suffix" : "" }, { "dropping-particle" : "", "family" : "Bohn", "given" : "T", "non-dropping-particle" : "", "parse-names" : false, "suffix" : "" }, { "dropping-particle" : "", "family" : "Avis", "given" : "C A", "non-dropping-particle" : "", "parse-names" : false, "suffix" : "" }, { "dropping-particle" : "", "family" : "Beerling", "given" : "D J", "non-dropping-particle" : "", "parse-names" : false, "suffix" : "" }, { "dropping-particle" : "", "family" : "Chen", "given" : "G", "non-dropping-particle" : "", "parse-names" : false, "suffix" : "" }, { "dropping-particle" : "V", "family" : "Eliseev", "given" : "A", "non-dropping-particle" : "", "parse-names" : false, "suffix" : "" }, { "dropping-particle" : "", "family" : "Denisov", "given" : "S N", "non-dropping-particle" : "", "parse-names" : false, "suffix" : "" }, { "dropping-particle" : "", "family" : "Hopcroft", "given" : "P O", "non-dropping-particle" : "", "parse-names" : false, "suffix" : "" }, { "dropping-particle" : "", "family" : "Lettenmaier", "given" : "D P", "non-dropping-particle" : "", "parse-names" : false, "suffix" : "" }, { "dropping-particle" : "", "family" : "Riley", "given" : "W J", "non-dropping-particle" : "", "parse-names" : false, "suffix" : "" }, { "dropping-particle" : "", "family" : "Singarayer", "given" : "J S", "non-dropping-particle" : "", "parse-names" : false, "suffix" : "" }, { "dropping-particle" : "", "family" : "Subin", "given" : "Z M", "non-dropping-particle" : "", "parse-names" : false, "suffix" : "" }, { "dropping-particle" : "", "family" : "Tian", "given" : "H", "non-dropping-particle" : "", "parse-names" : false, "suffix" : "" }, { "dropping-particle" : "", "family" : "Z\u00fcrcher", "given" : "S", "non-dropping-particle" : "", "parse-names" : false, "suffix" : "" }, { "dropping-particle" : "", "family" : "Brovkin", "given" : "V", "non-dropping-particle" : "", "parse-names" : false, "suffix" : "" }, { "dropping-particle" : "", "family" : "Bodegom", "given" : "P M", "non-dropping-particle" : "van", "parse-names" : false, "suffix" : "" }, { "dropping-particle" : "", "family" : "Kleinen", "given" : "T", "non-dropping-particle" : "", "parse-names" : false, "suffix" : "" }, { "dropping-particle" : "", "family" : "Yu", "given" : "Z C", "non-dropping-particle" : "", "parse-names" : false, "suffix" : "" }, { "dropping-particle" : "", "family" : "Kaplan", "given" : "J O", "non-dropping-particle" : "", "parse-names" : false, "suffix" : "" } ], "container-title" : "Biogeosciences", "id" : "ITEM-2", "issue" : "2", "issued" : { "date-parts" : [ [ "2013", "2", "4" ] ] }, "page" : "753-788", "title" : "Present state of global wetland extent and wetland methane modelling: conclusions from a model inter-comparison project (WETCHIMP)", "translator" : [ { "dropping-particle" : "", "family" : "L4157", "given" : "", "non-dropping-particle" : "", "parse-names" : false, "suffix" : "" } ], "type" : "article-journal", "volume" : "10" }, "uris" : [ "http://www.mendeley.com/documents/?uuid=12bc7d49-80c7-4315-8167-488bff0ebec1" ] } ], "mendeley" : { "formattedCitation" : "(Ringeval et al., 2011; Melton et al., 2013)", "plainTextFormattedCitation" : "(Ringeval et al., 2011; Melton et al., 2013)", "previouslyFormattedCitation" : "(Ringeval et al., 2011; Melton et al., 2013)" }, "properties" : { "noteIndex" : 0 }, "schema" : "https://github.com/citation-style-language/schema/raw/master/csl-citation.json" }</w:instrText>
      </w:r>
      <w:r w:rsidR="00AD2291" w:rsidRPr="001E7A27">
        <w:rPr>
          <w:lang w:val="en-GB"/>
        </w:rPr>
        <w:fldChar w:fldCharType="separate"/>
      </w:r>
      <w:r w:rsidR="00025FA2" w:rsidRPr="001E7A27">
        <w:rPr>
          <w:noProof/>
          <w:lang w:val="en-GB"/>
        </w:rPr>
        <w:t>(Ringeval et al., 2011; Melton et al., 2013)</w:t>
      </w:r>
      <w:r w:rsidR="00AD2291" w:rsidRPr="001E7A27">
        <w:rPr>
          <w:lang w:val="en-GB"/>
        </w:rPr>
        <w:fldChar w:fldCharType="end"/>
      </w:r>
      <w:r w:rsidR="00AD2291" w:rsidRPr="001E7A27">
        <w:rPr>
          <w:rFonts w:cs="Times New Roman"/>
          <w:lang w:val="en-GB"/>
        </w:rPr>
        <w:t>. Model projections accounting for the combined effects of CO</w:t>
      </w:r>
      <w:r w:rsidR="00AD2291" w:rsidRPr="001E7A27">
        <w:rPr>
          <w:rFonts w:cs="Times New Roman"/>
          <w:vertAlign w:val="subscript"/>
          <w:lang w:val="en-GB"/>
        </w:rPr>
        <w:t>2</w:t>
      </w:r>
      <w:r w:rsidR="00AD2291" w:rsidRPr="001E7A27">
        <w:rPr>
          <w:rFonts w:cs="Times New Roman"/>
          <w:lang w:val="en-GB"/>
        </w:rPr>
        <w:t xml:space="preserve"> and climate change suggest a potentially larger climate feedback (0.01</w:t>
      </w:r>
      <w:r w:rsidR="00AD2291" w:rsidRPr="001E7A27">
        <w:rPr>
          <w:rFonts w:eastAsia="MinionPro-Regular" w:cs="Times New Roman"/>
          <w:lang w:val="en-GB" w:eastAsia="ja-JP"/>
        </w:rPr>
        <w:t>–</w:t>
      </w:r>
      <w:r w:rsidR="00AD2291" w:rsidRPr="001E7A27">
        <w:rPr>
          <w:rFonts w:cs="Times New Roman"/>
          <w:lang w:val="en-GB"/>
        </w:rPr>
        <w:t>0.16 W m</w:t>
      </w:r>
      <w:del w:id="4522" w:author="Ian Blenkinsop" w:date="2021-07-28T14:38:00Z">
        <w:r w:rsidR="00AD2291" w:rsidRPr="001E7A27" w:rsidDel="005F6587">
          <w:rPr>
            <w:rFonts w:cs="Times New Roman"/>
            <w:vertAlign w:val="superscript"/>
            <w:lang w:val="en-GB"/>
          </w:rPr>
          <w:delText>-</w:delText>
        </w:r>
      </w:del>
      <w:ins w:id="4523" w:author="Ian Blenkinsop" w:date="2021-07-28T14:38:00Z">
        <w:r w:rsidR="005F6587" w:rsidRPr="001E7A27">
          <w:rPr>
            <w:rFonts w:cs="Times New Roman"/>
            <w:vertAlign w:val="superscript"/>
            <w:lang w:val="en-GB"/>
          </w:rPr>
          <w:t>–</w:t>
        </w:r>
      </w:ins>
      <w:r w:rsidR="00AD2291" w:rsidRPr="001E7A27">
        <w:rPr>
          <w:rFonts w:cs="Times New Roman"/>
          <w:vertAlign w:val="superscript"/>
          <w:lang w:val="en-GB"/>
        </w:rPr>
        <w:t>2</w:t>
      </w:r>
      <w:r w:rsidR="00AD2291" w:rsidRPr="001E7A27">
        <w:rPr>
          <w:rFonts w:cs="Times New Roman"/>
          <w:lang w:val="en-GB"/>
        </w:rPr>
        <w:t xml:space="preserve"> °C</w:t>
      </w:r>
      <w:del w:id="4524" w:author="Ian Blenkinsop" w:date="2021-07-28T14:38:00Z">
        <w:r w:rsidR="00AD2291" w:rsidRPr="001E7A27" w:rsidDel="005F6587">
          <w:rPr>
            <w:rFonts w:cs="Times New Roman"/>
            <w:vertAlign w:val="superscript"/>
            <w:lang w:val="en-GB"/>
          </w:rPr>
          <w:delText>-</w:delText>
        </w:r>
      </w:del>
      <w:ins w:id="4525" w:author="Ian Blenkinsop" w:date="2021-07-28T14:38:00Z">
        <w:r w:rsidR="005F6587" w:rsidRPr="001E7A27">
          <w:rPr>
            <w:rFonts w:cs="Times New Roman"/>
            <w:vertAlign w:val="superscript"/>
            <w:lang w:val="en-GB"/>
          </w:rPr>
          <w:t>–</w:t>
        </w:r>
      </w:ins>
      <w:r w:rsidR="00AD2291" w:rsidRPr="001E7A27">
        <w:rPr>
          <w:rFonts w:cs="Times New Roman"/>
          <w:vertAlign w:val="superscript"/>
          <w:lang w:val="en-GB"/>
        </w:rPr>
        <w:t>1</w:t>
      </w:r>
      <w:del w:id="4526" w:author="Ian Blenkinsop" w:date="2021-07-28T14:38:00Z">
        <w:r w:rsidR="00AD2291" w:rsidRPr="001E7A27" w:rsidDel="005F6587">
          <w:rPr>
            <w:rFonts w:cs="Times New Roman"/>
            <w:lang w:val="en-GB"/>
          </w:rPr>
          <w:delText xml:space="preserve">; </w:delText>
        </w:r>
      </w:del>
      <w:ins w:id="4527" w:author="Ian Blenkinsop" w:date="2021-07-28T14:38:00Z">
        <w:r w:rsidR="005F6587" w:rsidRPr="001E7A27">
          <w:rPr>
            <w:rFonts w:cs="Times New Roman"/>
            <w:lang w:val="en-GB"/>
          </w:rPr>
          <w:t>)</w:t>
        </w:r>
      </w:ins>
      <w:ins w:id="4528" w:author="Ian Blenkinsop" w:date="2021-07-28T14:39:00Z">
        <w:r w:rsidR="005F6587" w:rsidRPr="001E7A27">
          <w:rPr>
            <w:rFonts w:cs="Times New Roman"/>
            <w:lang w:val="en-GB"/>
          </w:rPr>
          <w:t xml:space="preserve"> </w:t>
        </w:r>
      </w:ins>
      <w:ins w:id="4529" w:author="Ian Blenkinsop" w:date="2021-07-28T14:38:00Z">
        <w:r w:rsidR="005F6587" w:rsidRPr="001E7A27">
          <w:rPr>
            <w:rFonts w:cs="Times New Roman"/>
            <w:lang w:val="en-GB"/>
          </w:rPr>
          <w:t>(</w:t>
        </w:r>
      </w:ins>
      <w:r w:rsidR="00AD2291" w:rsidRPr="001E7A27">
        <w:rPr>
          <w:rFonts w:cs="Times New Roman"/>
          <w:i/>
          <w:lang w:val="en-GB"/>
        </w:rPr>
        <w:t>limited evidence</w:t>
      </w:r>
      <w:r w:rsidR="00AD2291" w:rsidRPr="001E7A27">
        <w:rPr>
          <w:rFonts w:cs="Times New Roman"/>
          <w:iCs/>
          <w:lang w:val="en-GB"/>
          <w:rPrChange w:id="4530" w:author="Ian Blenkinsop" w:date="2021-07-28T14:39:00Z">
            <w:rPr>
              <w:rFonts w:cs="Times New Roman"/>
              <w:i/>
              <w:lang w:val="en-GB"/>
            </w:rPr>
          </w:rPrChange>
        </w:rPr>
        <w:t>,</w:t>
      </w:r>
      <w:r w:rsidR="00AD2291" w:rsidRPr="001E7A27">
        <w:rPr>
          <w:rFonts w:cs="Times New Roman"/>
          <w:i/>
          <w:lang w:val="en-GB"/>
        </w:rPr>
        <w:t xml:space="preserve"> limited agreement</w:t>
      </w:r>
      <w:r w:rsidR="00AD2291" w:rsidRPr="001E7A27">
        <w:rPr>
          <w:rFonts w:cs="Times New Roman"/>
          <w:lang w:val="en-GB"/>
        </w:rPr>
        <w:t xml:space="preserve">) </w:t>
      </w:r>
      <w:r w:rsidR="00AD2291" w:rsidRPr="001E7A27">
        <w:rPr>
          <w:rFonts w:cs="Times New Roman"/>
          <w:lang w:val="en-GB"/>
        </w:rPr>
        <w:fldChar w:fldCharType="begin" w:fldLock="1"/>
      </w:r>
      <w:r w:rsidR="00747167" w:rsidRPr="001E7A27">
        <w:rPr>
          <w:rFonts w:cs="Times New Roman"/>
          <w:lang w:val="en-GB"/>
        </w:rPr>
        <w:instrText>ADDIN CSL_CITATION { "citationItems" : [ { "id" : "ITEM-1", "itemData" : { "DOI" : "10.1088/1748-9326/ab2726", "abstract" : "Emissions from wetlands are the single largest source of the atmospheric greenhouse gas (GHG) methane (CH4). This may increase in a warming climate, leading to a positive feedback on climate change. For the first time, we extend interactive wetland CH4 emissions schemes to include the recently quantified, significant process of CH4 transfer through tropical trees. We constrain the parameterisations using a multi-site flux study, and biogeochemical and inversion models. This provides an estimate and uncertainty range in contemporary, large-scale wetland emissions and their response to temperature. To assess the potential for future wetland CH4 emissions to feedback on climate, the schemes are forced with simulated climate change using a \u2018pattern-scaling\u2019 system, which links altered atmospheric radiative forcing to meteorology changes. We perform multiple simulations emulating 34 Earth System Models over different anthropogenic GHG emissions scenarios (RCPs). We provide a detailed assessment of the causes of uncertainty in predicting wetland CH4\u2013climate feedback. Despite the constraints applied, uncertainty from wetland CH4 emission modelling is greater that from projected climate spread (under a given RCP). Limited knowledge of contemporary global wetland emissions restricts model calibration, producing the largest individual cause of wetland parameterisation uncertainty. Wetland feedback causes an additional temperature increase between 0.6% and 5.5% over the 21st century, with a feedback on climate ranging from 0.01 to 0.11 Wm\u22122 K\u22121. Wetland CH4 emissions amplify atmospheric CH4 increases by up to a further possible 25.4% in one simulation, and reduce remaining allowed anthropogenic emissions to maintain the RCP2.6 temperature threshold by 8.0% on average.", "author" : [ { "dropping-particle" : "", "family" : "Gedney", "given" : "N", "non-dropping-particle" : "", "parse-names" : false, "suffix" : "" }, { "dropping-particle" : "", "family" : "Huntingford", "given" : "C", "non-dropping-particle" : "", "parse-names" : false, "suffix" : "" }, { "dropping-particle" : "", "family" : "Comyn-Platt", "given" : "E", "non-dropping-particle" : "", "parse-names" : false, "suffix" : "" }, { "dropping-particle" : "", "family" : "Wiltshire", "given" : "A", "non-dropping-particle" : "", "parse-names" : false, "suffix" : "" } ], "container-title" : "Environmental Research Letters", "id" : "ITEM-1", "issue" : "8", "issued" : { "date-parts" : [ [ "2019" ] ] }, "page" : "84027", "publisher" : "{IOP} Publishing", "title" : "Significant feedbacks of wetland methane release on climate change and the causes of their uncertainty", "translator" : [ { "dropping-particle" : "", "family" : "L6709", "given" : "", "non-dropping-particle" : "", "parse-names" : false, "suffix" : "" } ], "type" : "article-journal", "volume" : "14" }, "uris" : [ "http://www.mendeley.com/documents/?uuid=b6fcd6c4-6014-4358-b26a-a50387d44bb9" ] }, { "id" : "ITEM-2", "itemData" : { "DOI" : "10.5194/acp-2019-1207", "ISSN" : "1680-7316", "abstract" : "Abstract. Feedbacks play a fundamental role in determining the magnitude of the response of the climate system to external forcing, such as from anthropogenic emissions. The latest generation of Earth system models include aerosol and chemistry components that interact with each other and with the biosphere. These interactions introduce a complex web of feedbacks which it is important to understand and quantify. This paper addresses the multiple pathways for aerosol and chemical feedbacks in Earth system models. This is achieved by extending previous formalisms which include CO2 concentrations as a state variable to a formalism which in principle includes the concentrations of all climate-active atmospheric constituents. This framework is demonstrated by applying it to the Earth system models participating in CMIP6 with a focus on the non-CO2 reactive gases and aerosols (methane, ozone, sulphate aerosol, organic aerosol and dust). We find that the overall climate feedback through chemistry and aerosols is negative in the CMIP6 Earth system models due to increased negative forcing from aerosols with warmer temperatures. Through diagnosing changes in methane emissions and lifetime we find that if Earth system models were to allow methane to vary interactively, methane positive feedbacks (principally wetland methane emissions and biogenic VOC emissions) would offset much of the aerosol feedbacks.", "author" : [ { "dropping-particle" : "", "family" : "Thornhill", "given" : "Gillian", "non-dropping-particle" : "", "parse-names" : false, "suffix" : "" }, { "dropping-particle" : "", "family" : "Collins", "given" : "William", "non-dropping-particle" : "", "parse-names" : false, "suffix" : "" }, { "dropping-particle" : "", "family" : "Olivi\u00e9", "given" : "Dirk", "non-dropping-particle" : "", "parse-names" : false, "suffix" : "" }, { "dropping-particle" : "", "family" : "Archibald", "given" : "Alex", "non-dropping-particle" : "", "parse-names" : false, "suffix" : "" }, { "dropping-particle" : "", "family" : "Bauer", "given" : "Susanne", "non-dropping-particle" : "", "parse-names" : false, "suffix" : "" }, { "dropping-particle" : "", "family" : "Checa-Garcia", "given" : "Ramiro", "non-dropping-particle" : "", "parse-names" : false, "suffix" : "" }, { "dropping-particle" : "", "family" : "Fiedler", "given" : "Stephanie", "non-dropping-particle" : "", "parse-names" : false, "suffix" : "" }, { "dropping-particle" : "", "family" : "Folberth", "given" : "Gerd", "non-dropping-particle" : "", "parse-names" : false, "suffix" : "" }, { "dropping-particle" : "", "family" : "Gjermundsen", "given" : "Ada", "non-dropping-particle" : "", "parse-names" : false, "suffix" : "" }, { "dropping-particle" : "", "family" : "Horowitz", "given" : "Larry",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"Mulcahy", "given" : "Jane", "non-dropping-particle" : "", "parse-names" : false, "suffix" : "" }, { "dropping-particle" : "", "family" : "Nabat", "given" : "Pierre", "non-dropping-particle" : "", "parse-names" : false, "suffix" : "" }, { "dropping-particle" : "", "family" : "Naik", "given" : "Vaishali", "non-dropping-particle" : "", "parse-names" : false, "suffix" : "" }, { "dropping-particle" : "", "family" : "O'Connor", "given" : "Fiona", "non-dropping-particle" : "", "parse-names" : false, "suffix" : "" }, { "dropping-particle" : "", "family" : "Paulot", "given" : "Fabien", "non-dropping-particle" : "", "parse-names" : false, "suffix" : "" }, { "dropping-particle" : "", "family" : "Schulz", "given" : "Michael", "non-dropping-particle" : "", "parse-names" : false, "suffix" : "" }, { "dropping-particle" : "", "family" : "Scott", "given" : "Catherine", "non-dropping-particle" : "", "parse-names" : false, "suffix" : "" }, { "dropping-particle" : "", "family" : "Seferian", "given" : "Roland", "non-dropping-particle" : "", "parse-names" : false, "suffix" : "" }, { "dropping-particle" : "", "family" : "Smith", "given" : "Chris",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"Weber", "given" : "James", "non-dropping-particle" : "", "parse-names" : false, "suffix" : "" } ], "container-title" : "Atmospheric Chemistry and Physics", "id" : "ITEM-2", "issue" : "February", "issued" : { "date-parts" : [ [ "2020" ] ] }, "page" : "1-36", "title" : "Climate-driven chemistry and aerosol feedbacks in CMIP6 Earth system models", "translator" : [ { "dropping-particle" : "", "family" : "L6936", "given" : "", "non-dropping-particle" : "", "parse-names" : false, "suffix" : "" } ], "type" : "article-journal" }, "uris" : [ "http://www.mendeley.com/documents/?uuid=9edabc25-2928-4a31-986b-7b0ee5b0d50f", "http://www.mendeley.com/documents/?uuid=bf8a4a47-0f7f-4910-a010-2da709e16f50" ] } ], "mendeley" : { "formattedCitation" : "(Gedney et al., 2019; Thornhill et al., 2020)", "plainTextFormattedCitation" : "(Gedney et al., 2019; Thornhill et al., 2020)", "previouslyFormattedCitation" : "(Gedney et al., 2019; Thornhill et al., 2020)" }, "properties" : { "noteIndex" : 0 }, "schema" : "https://github.com/citation-style-language/schema/raw/master/csl-citation.json" }</w:instrText>
      </w:r>
      <w:r w:rsidR="00AD2291" w:rsidRPr="001E7A27">
        <w:rPr>
          <w:rFonts w:cs="Times New Roman"/>
          <w:lang w:val="en-GB"/>
        </w:rPr>
        <w:fldChar w:fldCharType="separate"/>
      </w:r>
      <w:r w:rsidR="00025FA2" w:rsidRPr="001E7A27">
        <w:rPr>
          <w:rFonts w:cs="Times New Roman"/>
          <w:noProof/>
          <w:lang w:val="en-GB"/>
        </w:rPr>
        <w:t>(Gedney et al., 2019; Thornhill et al., 2020)</w:t>
      </w:r>
      <w:r w:rsidR="00AD2291" w:rsidRPr="001E7A27">
        <w:rPr>
          <w:rFonts w:cs="Times New Roman"/>
          <w:lang w:val="en-GB"/>
        </w:rPr>
        <w:fldChar w:fldCharType="end"/>
      </w:r>
      <w:r w:rsidR="00AD2291" w:rsidRPr="001E7A27">
        <w:rPr>
          <w:rFonts w:cs="Times New Roman"/>
          <w:lang w:val="en-GB"/>
        </w:rPr>
        <w:t>.</w:t>
      </w:r>
      <w:r w:rsidR="00AD2291" w:rsidRPr="001E7A27">
        <w:rPr>
          <w:lang w:val="en-GB"/>
        </w:rPr>
        <w:t xml:space="preserve"> </w:t>
      </w:r>
      <w:r w:rsidR="00AD2291" w:rsidRPr="001E7A27">
        <w:rPr>
          <w:rFonts w:eastAsia="DejaVu Sans"/>
          <w:lang w:val="en-GB"/>
        </w:rPr>
        <w:t xml:space="preserve">Methane release from wetlands </w:t>
      </w:r>
      <w:r w:rsidR="00AD2291" w:rsidRPr="001E7A27">
        <w:rPr>
          <w:rFonts w:eastAsia="DejaVu Sans"/>
          <w:lang w:val="en-GB"/>
        </w:rPr>
        <w:lastRenderedPageBreak/>
        <w:t xml:space="preserve">depends on the nutrient availability for methanogenic and methanotrophic microorganisms that can further modify this feedback </w:t>
      </w:r>
      <w:r w:rsidR="00AD2291" w:rsidRPr="001E7A27">
        <w:rPr>
          <w:rFonts w:eastAsia="DejaVu Sans"/>
          <w:lang w:val="en-GB"/>
        </w:rPr>
        <w:fldChar w:fldCharType="begin" w:fldLock="1"/>
      </w:r>
      <w:r w:rsidR="00747167" w:rsidRPr="001E7A27">
        <w:rPr>
          <w:rFonts w:eastAsia="DejaVu Sans"/>
          <w:lang w:val="en-GB"/>
        </w:rPr>
        <w:instrText>ADDIN CSL_CITATION { "citationItems" : [ { "id" : "ITEM-1", "itemData" : { "DOI" : "10.1038/s41467-017-01648-4", "ISSN" : "2041-1723", "abstract" : "Oxic lake surface waters are frequently oversaturated with methane (CH4). The contribution to the global CH4 cycle is significant, thus leading to an increasing number of studies and stimulating debates. Here we show, using a mass balance, on a temperate, mesotrophic lake, that ~90% of CH4 emissions to the atmosphere is due to CH4 produced within the oxic surface mixed layer (SML) during the stratified period, while the often observed CH4 maximum at the thermocline represents only a physically driven accumulation. Negligible surface CH4 oxidation suggests that the produced 110\u2009\u00b1\u200960\u2009nmol\u2009CH4\u2009L\u22121\u2009d\u22121 efficiently escapes to the atmosphere. Stable carbon isotope ratios indicate that CH4 in the SML is distinct from sedimentary CH4 production, suggesting alternative pathways and precursors. Our approach reveals CH4 production in the epilimnion that is currently overlooked, and that research on possible mechanisms behind the methane paradox should additionally focus on the lake surface layer.", "author" : [ { "dropping-particle" : "", "family" : "Donis", "given" : "D", "non-dropping-particle" : "", "parse-names" : false, "suffix" : "" }, { "dropping-particle" : "", "family" : "Flury", "given" : "S", "non-dropping-particle" : "", "parse-names" : false, "suffix" : "" }, { "dropping-particle" : "", "family" : "St\u00f6ckli", "given" : "A", "non-dropping-particle" : "", "parse-names" : false, "suffix" : "" }, { "dropping-particle" : "", "family" : "Spangenberg", "given" : "J E", "non-dropping-particle" : "", "parse-names" : false, "suffix" : "" }, { "dropping-particle" : "", "family" : "Vachon", "given" : "D", "non-dropping-particle" : "", "parse-names" : false, "suffix" : "" }, { "dropping-particle" : "", "family" : "McGinnis", "given" : "D F", "non-dropping-particle" : "", "parse-names" : false, "suffix" : "" } ], "container-title" : "Nature Communications", "id" : "ITEM-1", "issue" : "1", "issued" : { "date-parts" : [ [ "2017" ] ] }, "page" : "1661", "title" : "Full-scale evaluation of methane production under oxic conditions in a mesotrophic lake", "translator" : [ { "dropping-particle" : "", "family" : "L6712", "given" : "", "non-dropping-particle" : "", "parse-names" : false, "suffix" : "" } ], "type" : "article-journal", "volume" : "8" }, "uris" : [ "http://www.mendeley.com/documents/?uuid=e9fc48f5-07f3-4d8f-9e5d-d56b8306a28b" ] }, { "id" : "ITEM-2", "itemData" : { "DOI" : "10.1038/s41467-019-09100-5", "ISSN" : "2041-1723", "author" : [ { "dropping-particle" : "", "family" : "Beaulieu", "given" : "Jake J.", "non-dropping-particle" : "", "parse-names" : false, "suffix" : "" }, { "dropping-particle" : "", "family" : "DelSontro", "given" : "Tonya", "non-dropping-particle" : "", "parse-names" : false, "suffix" : "" }, { "dropping-particle" : "", "family" : "Downing", "given" : "John A.", "non-dropping-particle" : "", "parse-names" : false, "suffix" : "" } ], "container-title" : "Nature Communications", "id" : "ITEM-2", "issue" : "1", "issued" : { "date-parts" : [ [ "2019", "12", "26" ] ] }, "page" : "1375", "title" : "Eutrophication will increase methane emissions from lakes and impoundments during the 21st century", "translator" : [ { "dropping-particle" : "", "family" : "L6105", "given" : "", "non-dropping-particle" : "", "parse-names" : false, "suffix" : "" } ], "type" : "article-journal", "volume" : "10" }, "uris" : [ "http://www.mendeley.com/documents/?uuid=11cd9555-a875-4a1e-bc9d-00a9d08c190d" ] }, { "id" : "ITEM-3", "itemData" : { "DOI" : "10.5194/gmd-9-1977-2016", "ISSN" : "1991-9603", "abstract" : "Abstract. A one-dimensional (1-D) model for an enclosed basin (lake) is presented, which reproduces temperature, horizontal velocities, oxygen, carbon dioxide and methane in the basin. All prognostic variables are treated in a unified manner via a generic 1-D transport equation for horizontally averaged property. A water body interacts with underlying sediments. These sediments are represented by a set of vertical columns with heat, moisture and CH4 transport inside. The model is validated vs. a comprehensive observational data set gathered at Kuivaj\u00e4rvi Lake (southern Finland), demonstrating a fair agreement. The value of a key calibration constant, regulating the magnitude of methane production in sediments, corresponded well to that obtained from another two lakes. We demonstrated via surface seiche parameterization that the near-bottom turbulence induced by surface seiches is likely to significantly affect CH4 accumulation there. Furthermore, our results suggest that a gas transfer through thermocline under intense internal seiche motions is a bottleneck in quantifying greenhouse gas dynamics in dimictic lakes, which calls for further research.", "author" : [ { "dropping-particle" : "", "family" : "Stepanenko", "given" : "Victor", "non-dropping-particle" : "", "parse-names" : false, "suffix" : "" }, { "dropping-particle" : "", "family" : "Mammarella", "given" : "Ivan", "non-dropping-particle" : "", "parse-names" : false, "suffix" : "" }, { "dropping-particle" : "", "family" : "Ojala", "given" : "Anne", "non-dropping-particle" : "", "parse-names" : false, "suffix" : "" }, { "dropping-particle" : "", "family" : "Miettinen", "given" : "Heli", "non-dropping-particle" : "", "parse-names" : false, "suffix" : "" }, { "dropping-particle" : "", "family" : "Lykosov", "given" : "Vasily", "non-dropping-particle" : "", "parse-names" : false, "suffix" : "" }, { "dropping-particle" : "", "family" : "Vesala", "given" : "Timo", "non-dropping-particle" : "", "parse-names" : false, "suffix" : "" } ], "container-title" : "Geoscientific Model Development", "id" : "ITEM-3", "issue" : "5", "issued" : { "date-parts" : [ [ "2016", "5", "30" ] ] }, "page" : "1977-2006", "title" : "LAKE 2.0: a model for temperature, methane, carbon dioxide and oxygen dynamics in lakes", "translator" : [ { "dropping-particle" : "", "family" : "L3894", "given" : "", "non-dropping-particle" : "", "parse-names" : false, "suffix" : "" } ], "type" : "article-journal", "volume" : "9" }, "uris" : [ "http://www.mendeley.com/documents/?uuid=ba1c84b9-630d-42f2-a5d4-d71b6818360b" ] } ], "mendeley" : { "formattedCitation" : "(Stepanenko et al., 2016; Donis et al., 2017; Beaulieu et al., 2019)", "plainTextFormattedCitation" : "(Stepanenko et al., 2016; Donis et al., 2017; Beaulieu et al., 2019)", "previouslyFormattedCitation" : "(Stepanenko et al., 2016; Donis et al., 2017; Beaulieu et al., 2019)" }, "properties" : { "noteIndex" : 0 }, "schema" : "https://github.com/citation-style-language/schema/raw/master/csl-citation.json" }</w:instrText>
      </w:r>
      <w:r w:rsidR="00AD2291" w:rsidRPr="001E7A27">
        <w:rPr>
          <w:rFonts w:eastAsia="DejaVu Sans"/>
          <w:lang w:val="en-GB"/>
        </w:rPr>
        <w:fldChar w:fldCharType="separate"/>
      </w:r>
      <w:r w:rsidR="00025FA2" w:rsidRPr="001E7A27">
        <w:rPr>
          <w:rFonts w:eastAsia="DejaVu Sans"/>
          <w:noProof/>
          <w:lang w:val="en-GB"/>
        </w:rPr>
        <w:t>(Stepanenko et al., 2016; Donis et al., 2017; Beaulieu et al., 2019)</w:t>
      </w:r>
      <w:r w:rsidR="00AD2291" w:rsidRPr="001E7A27">
        <w:rPr>
          <w:rFonts w:eastAsia="DejaVu Sans"/>
          <w:lang w:val="en-GB"/>
        </w:rPr>
        <w:fldChar w:fldCharType="end"/>
      </w:r>
      <w:r w:rsidR="00AD2291" w:rsidRPr="001E7A27">
        <w:rPr>
          <w:rFonts w:eastAsia="DejaVu Sans"/>
          <w:lang w:val="en-GB"/>
        </w:rPr>
        <w:t xml:space="preserve">. </w:t>
      </w:r>
      <w:r w:rsidR="00582200" w:rsidRPr="001E7A27">
        <w:rPr>
          <w:lang w:val="en-GB"/>
        </w:rPr>
        <w:t>Methane emissions from thermokarst ponds and wetlands resulting from permafrost thaw</w:t>
      </w:r>
      <w:del w:id="4531" w:author="Soapbox" w:date="2021-07-21T12:49:00Z">
        <w:r w:rsidR="00582200" w:rsidRPr="001E7A27" w:rsidDel="0085750B">
          <w:rPr>
            <w:lang w:val="en-GB"/>
          </w:rPr>
          <w:delText>,</w:delText>
        </w:r>
      </w:del>
      <w:r w:rsidR="00582200" w:rsidRPr="001E7A27">
        <w:rPr>
          <w:lang w:val="en-GB"/>
        </w:rPr>
        <w:t xml:space="preserve"> </w:t>
      </w:r>
      <w:del w:id="4532" w:author="Soapbox" w:date="2021-07-21T12:49:00Z">
        <w:r w:rsidR="00582200" w:rsidRPr="001E7A27" w:rsidDel="0085750B">
          <w:rPr>
            <w:lang w:val="en-GB"/>
          </w:rPr>
          <w:delText xml:space="preserve">is </w:delText>
        </w:r>
      </w:del>
      <w:ins w:id="4533" w:author="Soapbox" w:date="2021-07-21T12:49:00Z">
        <w:r w:rsidRPr="001E7A27">
          <w:rPr>
            <w:lang w:val="en-GB"/>
          </w:rPr>
          <w:t xml:space="preserve">are </w:t>
        </w:r>
      </w:ins>
      <w:r w:rsidR="00582200" w:rsidRPr="001E7A27">
        <w:rPr>
          <w:lang w:val="en-GB"/>
        </w:rPr>
        <w:t>estimated to contribute an additional CH</w:t>
      </w:r>
      <w:r w:rsidR="00582200" w:rsidRPr="001E7A27">
        <w:rPr>
          <w:vertAlign w:val="subscript"/>
          <w:lang w:val="en-GB"/>
        </w:rPr>
        <w:t>4</w:t>
      </w:r>
      <w:r w:rsidR="00582200" w:rsidRPr="001E7A27">
        <w:rPr>
          <w:lang w:val="en-GB"/>
        </w:rPr>
        <w:t>-climate feedback of 0.01 [0.003</w:t>
      </w:r>
      <w:del w:id="4534" w:author="Tom Maycock" w:date="2021-09-08T15:32:00Z">
        <w:r w:rsidR="00582200" w:rsidRPr="001E7A27" w:rsidDel="00FC0403">
          <w:rPr>
            <w:rFonts w:eastAsia="MinionPro-Regular" w:cs="Times New Roman"/>
            <w:lang w:val="en-GB" w:eastAsia="ja-JP"/>
          </w:rPr>
          <w:delText>–</w:delText>
        </w:r>
      </w:del>
      <w:ins w:id="4535" w:author="Tom Maycock" w:date="2021-09-08T15:32:00Z">
        <w:r w:rsidR="00FC0403" w:rsidRPr="001E7A27">
          <w:rPr>
            <w:rFonts w:eastAsia="MinionPro-Regular" w:cs="Times New Roman"/>
            <w:lang w:val="en-GB" w:eastAsia="ja-JP"/>
          </w:rPr>
          <w:t xml:space="preserve"> to </w:t>
        </w:r>
      </w:ins>
      <w:r w:rsidR="00582200" w:rsidRPr="001E7A27">
        <w:rPr>
          <w:lang w:val="en-GB"/>
        </w:rPr>
        <w:t>0.04, 5</w:t>
      </w:r>
      <w:r w:rsidR="00582200" w:rsidRPr="001E7A27">
        <w:rPr>
          <w:rFonts w:eastAsia="MinionPro-Regular" w:cs="Times New Roman"/>
          <w:lang w:val="en-GB" w:eastAsia="ja-JP"/>
        </w:rPr>
        <w:t>–</w:t>
      </w:r>
      <w:r w:rsidR="00582200" w:rsidRPr="001E7A27">
        <w:rPr>
          <w:lang w:val="en-GB"/>
        </w:rPr>
        <w:t>95th percentile range] W m</w:t>
      </w:r>
      <w:del w:id="4536" w:author="Ian Blenkinsop" w:date="2021-07-28T14:39:00Z">
        <w:r w:rsidR="00582200" w:rsidRPr="001E7A27" w:rsidDel="005F6587">
          <w:rPr>
            <w:vertAlign w:val="superscript"/>
            <w:lang w:val="en-GB"/>
          </w:rPr>
          <w:delText>-</w:delText>
        </w:r>
      </w:del>
      <w:ins w:id="4537" w:author="Ian Blenkinsop" w:date="2021-07-28T14:39:00Z">
        <w:r w:rsidR="005F6587" w:rsidRPr="001E7A27">
          <w:rPr>
            <w:vertAlign w:val="superscript"/>
            <w:lang w:val="en-GB"/>
          </w:rPr>
          <w:t>–</w:t>
        </w:r>
      </w:ins>
      <w:r w:rsidR="00582200" w:rsidRPr="001E7A27">
        <w:rPr>
          <w:vertAlign w:val="superscript"/>
          <w:lang w:val="en-GB"/>
        </w:rPr>
        <w:t>2</w:t>
      </w:r>
      <w:r w:rsidR="00582200" w:rsidRPr="001E7A27">
        <w:rPr>
          <w:lang w:val="en-GB"/>
        </w:rPr>
        <w:t xml:space="preserve"> °C</w:t>
      </w:r>
      <w:del w:id="4538" w:author="Ian Blenkinsop" w:date="2021-07-28T14:39:00Z">
        <w:r w:rsidR="00582200" w:rsidRPr="001E7A27" w:rsidDel="005F6587">
          <w:rPr>
            <w:vertAlign w:val="superscript"/>
            <w:lang w:val="en-GB"/>
          </w:rPr>
          <w:delText>-</w:delText>
        </w:r>
      </w:del>
      <w:ins w:id="4539" w:author="Ian Blenkinsop" w:date="2021-07-28T14:39:00Z">
        <w:r w:rsidR="005F6587" w:rsidRPr="001E7A27">
          <w:rPr>
            <w:vertAlign w:val="superscript"/>
            <w:lang w:val="en-GB"/>
          </w:rPr>
          <w:t>–</w:t>
        </w:r>
      </w:ins>
      <w:r w:rsidR="00582200" w:rsidRPr="001E7A27">
        <w:rPr>
          <w:vertAlign w:val="superscript"/>
          <w:lang w:val="en-GB"/>
        </w:rPr>
        <w:t>1</w:t>
      </w:r>
      <w:r w:rsidR="00582200" w:rsidRPr="001E7A27">
        <w:rPr>
          <w:lang w:val="en-GB"/>
        </w:rPr>
        <w:t xml:space="preserve"> (</w:t>
      </w:r>
      <w:r w:rsidR="00582200" w:rsidRPr="001E7A27">
        <w:rPr>
          <w:i/>
          <w:iCs/>
          <w:lang w:val="en-GB"/>
        </w:rPr>
        <w:t>limited evidence, moderate agreement</w:t>
      </w:r>
      <w:r w:rsidR="00582200" w:rsidRPr="001E7A27">
        <w:rPr>
          <w:lang w:val="en-GB"/>
        </w:rPr>
        <w:t>).</w:t>
      </w:r>
      <w:r w:rsidR="00582200" w:rsidRPr="001E7A27">
        <w:rPr>
          <w:rFonts w:eastAsiaTheme="majorEastAsia"/>
          <w:lang w:val="en-GB"/>
        </w:rPr>
        <w:t> </w:t>
      </w:r>
    </w:p>
    <w:p w14:paraId="148DCA3C" w14:textId="77777777" w:rsidR="00AD2291" w:rsidRPr="001E7A27" w:rsidRDefault="00AD2291" w:rsidP="005C7F25">
      <w:pPr>
        <w:pStyle w:val="AR6BodyText"/>
        <w:rPr>
          <w:rFonts w:eastAsia="DejaVu Sans"/>
          <w:lang w:val="en-GB"/>
        </w:rPr>
      </w:pPr>
    </w:p>
    <w:p w14:paraId="1E942362" w14:textId="0BF1499C" w:rsidR="00AD2291" w:rsidRPr="001E7A27" w:rsidRDefault="00AD2291" w:rsidP="005C7F25">
      <w:pPr>
        <w:pStyle w:val="AR6BodyText"/>
        <w:rPr>
          <w:rFonts w:eastAsia="DejaVu Sans"/>
          <w:lang w:val="en-GB"/>
        </w:rPr>
      </w:pPr>
      <w:r w:rsidRPr="001E7A27">
        <w:rPr>
          <w:rFonts w:eastAsia="DejaVu Sans"/>
          <w:lang w:val="en-GB"/>
        </w:rPr>
        <w:t xml:space="preserve">Methane release from wildfires may increase by </w:t>
      </w:r>
      <w:del w:id="4540" w:author="Soapbox" w:date="2021-07-21T12:49:00Z">
        <w:r w:rsidRPr="001E7A27" w:rsidDel="0085750B">
          <w:rPr>
            <w:rFonts w:eastAsia="DejaVu Sans"/>
            <w:lang w:val="en-GB"/>
          </w:rPr>
          <w:delText xml:space="preserve">a </w:delText>
        </w:r>
      </w:del>
      <w:r w:rsidRPr="001E7A27">
        <w:rPr>
          <w:rFonts w:eastAsia="DejaVu Sans"/>
          <w:lang w:val="en-GB"/>
        </w:rPr>
        <w:t>up to a factor of 1.5 during the 21</w:t>
      </w:r>
      <w:r w:rsidRPr="001E7A27">
        <w:rPr>
          <w:rFonts w:eastAsia="DejaVu Sans"/>
          <w:vertAlign w:val="superscript"/>
          <w:lang w:val="en-GB"/>
          <w:rPrChange w:id="4541" w:author="Ian Blenkinsop" w:date="2021-07-28T18:52:00Z">
            <w:rPr>
              <w:rFonts w:eastAsia="DejaVu Sans"/>
              <w:lang w:val="en-GB"/>
            </w:rPr>
          </w:rPrChange>
        </w:rPr>
        <w:t>st</w:t>
      </w:r>
      <w:r w:rsidRPr="001E7A27">
        <w:rPr>
          <w:rFonts w:eastAsia="DejaVu Sans"/>
          <w:lang w:val="en-GB"/>
        </w:rPr>
        <w:t xml:space="preserve"> century </w:t>
      </w:r>
      <w:commentRangeStart w:id="4542"/>
      <w:r w:rsidRPr="001E7A27">
        <w:rPr>
          <w:rFonts w:eastAsia="DejaVu Sans"/>
          <w:lang w:val="en-GB"/>
        </w:rPr>
        <w:fldChar w:fldCharType="begin" w:fldLock="1"/>
      </w:r>
      <w:ins w:id="4543" w:author="Robin Matthews" w:date="2021-06-17T18:12:00Z">
        <w:r w:rsidR="007320EC" w:rsidRPr="001E7A27">
          <w:rPr>
            <w:rFonts w:eastAsia="DejaVu Sans"/>
            <w:lang w:val="en-GB"/>
          </w:rPr>
          <w:instrText>ADDIN CSL_CITATION { "citationItems" : [ { "id" : "ITEM-1", "itemData" : { "DOI" : "10.1016/j.gloplacha.2016.12.017", "ISBN" : "0921-8181", "abstract" : "Earth System Models (ESMs) have recently integrated fire processes in their vegetation model components to account for fire as an important disturbance process for vegetation dynamics and agent in the land carbon cycle. The present study analyses the performance of ESMs that participated in the 5th Coupled Model Intercomparison Project (CMIP5) in simulating historical and future fire occurrence. The global present day (1981 to 2005) burned area simulated in the analysed ESMs ranges between 149 and 208Mha, which is substantially lower than the most recent observation based estimate of 399Mha (GFEDv4s averaged over the time period 1997 to 2015). Simulated global fire carbon emissions, however, are with 2.0PgC/year to 2.7PgC/year on the higher end compared to the GFEDv4s estimate of 2.2PgC/year. Regionally, largest differences are found for Africa. Over the historical period (1850 to 2005) changes in simulated fire carbon emissions range between an increase of +43% and a decrease of \u221235%. For the future (2005 to 2100) we analysed the CMIP5 simulations following the representative concentration pathways (RCPs) 26, 45, and 85, for which the strongest changes in global fire carbon emissions simulated in the single ESMs amount to +8%, +52% and +58%, respectively. Overall, however, there is little agreement between the single ESMs on how fire occurrence changed over the past or will change in the future. Furthermore, contrasting simulated changes in fire carbon emissions and changes in annual mean precipitation shows no emergent pattern among the different analysed ESMs on the regional or global scale. This indicates differences in the single fire model representations that should be subject of upcoming fire model intercomparison studies. The increasing information derived from observational datasets (charcoal, ice-cores, satellite, inventories) will help to further constrain the trajectories of fire models.", "author" : [ { "dropping-particle" : "", "family" : "Kloster", "given" : "Silvia", "non-dropping-particle" : "", "parse-names" : false, "suffix" : "" }, { "dropping-particle" : "", "family" : "Lasslop", "given" : "Gitta", "non-dropping-particle" : "", "parse-names" : false, "suffix" : "" } ], "container-title" : "Global and Planetary Change", "id" : "ITEM-1", "issued" : { "date-parts" : [ [ "2017" ] ] }, "page" : "58-69", "title" : "Historical and future fire occurrence (1850 to 2100) simulated in CMIP5 Earth System Models", "translator" : [ { "dropping-particle" : "", "family" : "L147", "given" : "", "non-dropping-particle" : "", "parse-names" : false, "suffix" : "" } ], "type" : "article-journal", "volume" : "150" }, "uris" : [ "http://www.mendeley.com/documents/?uuid=680197bf-e4a4-4532-96ff-81ef1f9ffae3" ] }, { "id" : "ITEM-2", "itemData" : { "DOI" : "10.5194/bg-11-3205-2014", "ISSN" : "1726-4189", "abstract" : "Abstract. This paper presents ensemble simulations with the global climate model developed at the A. M. Obukhov Institute of Atmospheric Physics, Russian Academy of Sciences (IAP RAS CM). These simulations are forced by historical reconstructions of concentrations of well-mixed greenhouse gases (CO2, CH4, and N2O), sulfate aerosols (both in the troposphere and stratosphere), extent of crops and pastures, and total solar irradiance for AD 850\u20132005 (hereafter all years are taken as being AD) and by the Representative Concentration Pathway (RCP) scenarios for the same forcing agents until the year 2300. Our model implements GlobFIRM (Global FIRe Model) as a scheme for calculating characteristics of natural fires. Comparing to the original GlobFIRM model, in our implementation, the scheme is extended by a module accounting for CO2 release from soil during fires. The novel approach of our paper is to simulate natural fires in an ensemble fashion. Different ensemble members in the present paper are constructed by varying the values of parameters of the natural fires module. These members are constrained by the GFED-3.1 data set for the burnt area and CO2 release from fires and further subjected to Bayesian averaging. Our simulations are the first coupled model assessment of future changes in gross characteristics of natural fires. In our model, the present-day (1998\u20132011) global area burnt due to natural fires is (2.1 \u00b1 0.4) \u00d7 106 km2 yr\u22121 (ensemble mean and intra-ensemble standard deviation are presented), and the respective CO2 emissions to the atmosphere are (1.4 \u00b1 0.2) Pg C yr\u22121. The latter value is in agreement with the corresponding GFED estimates. The area burnt by natural fires is generally larger than the GFED estimates except in boreal Eurasia, where it is realistic, and in Australia, where it is smaller than these estimates. Regionally, the modelled CO2 emissions are larger (smaller) than the GFED estimates in Europe (in the tropics and north-eastern Eurasia). From 1998\u20132011 to 2091\u20132100, the ensemble mean global burnt area is increased by 13% (28%, 36%, 51%) under scenario RCP 2.6 (RCP 4.5, RCP 6.0, RCP 8.5). The corresponding global emissions increase is 14% (29%, 37%, 42%). From 2091\u20132100 to 2291\u20132300, under the mitigation scenario RCP 2.6 the ensemble mean global burnt area and the respective CO2 emissions slightly decrease, both by 5% relative to their values in the period 2091\u20132100. In turn, under scenario RCP 4.5 (RCP 6.0, RCP 8.5) the ensem\u2026",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"Biogeosciences", "id" : "ITEM-2", "issue" : "12", "issued" : { "date-parts" : [ [ "2014", "6", "17" ] ] }, "page" : "3205-3223", "title" : "An ensemble approach to simulate CO2 emissions from natural fires", "translator" : [ { "dropping-particle" : "", "family" : "L4965", "given" : "", "non-dropping-particle" : "", "parse-names" : false, "suffix" : "" } ], "type" : "article-journal", "volume" : "11" }, "uris" : [ "http://www.mendeley.com/documents/?uuid=c4c08731-ec66-4a9c-bb61-4dd030733a2a" ] }, { "id" : "ITEM-3", "itemData" : { "DOI" : "10.1134/S1028334X14120034", "ISSN" : "1028-334X",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"Doklady Earth Sciences", "id" : "ITEM-3", "issue" : "2", "issued" : { "date-parts" : [ [ "2014", "12", "8" ] ] }, "page" : "1565-1569", "title" : "Influence of ground and peat fires on CO2 emissions into the atmosphere", "translator" : [ { "dropping-particle" : "", "family" : "L3908", "given" : "", "non-dropping-particle" : "", "parse-names" : false, "suffix" : "" } ], "type" : "article-journal", "volume" : "459" }, "uris" : [ "http://www.mendeley.com/documents/?uuid=5cc9dd28-4d92-441b-9241-f004c0c0c967" ] } ], "mendeley" : { "formattedCitation" : "(Eliseev et al., 2014a, 2014b; Kloster and Lasslop, 2017)", "manualFormatting" : "(Eliseev et al., 2014a, b; Kloster and Lasslop, 2017)", "plainTextFormattedCitation" : "(Eliseev et al., 2014a, 2014b; Kloster and Lasslop, 2017)", "previouslyFormattedCitation" : "(Eliseev et al., 2014a, 2014b; Kloster and Lasslop, 2017)" }, "properties" : { "noteIndex" : 0 }, "schema" : "https://github.com/citation-style-language/schema/raw/master/csl-citation.json" }</w:instrText>
        </w:r>
      </w:ins>
      <w:del w:id="4544" w:author="Robin Matthews" w:date="2021-06-17T18:12:00Z">
        <w:r w:rsidR="00747167" w:rsidRPr="001E7A27" w:rsidDel="007320EC">
          <w:rPr>
            <w:rFonts w:eastAsia="DejaVu Sans"/>
            <w:lang w:val="en-GB"/>
          </w:rPr>
          <w:delInstrText>ADDIN CSL_CITATION { "citationItems" : [ { "id" : "ITEM-1", "itemData" : { "DOI" : "10.1016/j.gloplacha.2016.12.017", "ISBN" : "0921-8181", "abstract" : "Earth System Models (ESMs) have recently integrated fire processes in their vegetation model components to account for fire as an important disturbance process for vegetation dynamics and agent in the land carbon cycle. The present study analyses the performance of ESMs that participated in the 5th Coupled Model Intercomparison Project (CMIP5) in simulating historical and future fire occurrence. The global present day (1981 to 2005) burned area simulated in the analysed ESMs ranges between 149 and 208Mha, which is substantially lower than the most recent observation based estimate of 399Mha (GFEDv4s averaged over the time period 1997 to 2015). Simulated global fire carbon emissions, however, are with 2.0PgC/year to 2.7PgC/year on the higher end compared to the GFEDv4s estimate of 2.2PgC/year. Regionally, largest differences are found for Africa. Over the historical period (1850 to 2005) changes in simulated fire carbon emissions range between an increase of +43% and a decrease of \u221235%. For the future (2005 to 2100) we analysed the CMIP5 simulations following the representative concentration pathways (RCPs) 26, 45, and 85, for which the strongest changes in global fire carbon emissions simulated in the single ESMs amount to +8%, +52% and +58%, respectively. Overall, however, there is little agreement between the single ESMs on how fire occurrence changed over the past or will change in the future. Furthermore, contrasting simulated changes in fire carbon emissions and changes in annual mean precipitation shows no emergent pattern among the different analysed ESMs on the regional or global scale. This indicates differences in the single fire model representations that should be subject of upcoming fire model intercomparison studies. The increasing information derived from observational datasets (charcoal, ice-cores, satellite, inventories) will help to further constrain the trajectories of fire models.", "author" : [ { "dropping-particle" : "", "family" : "Kloster", "given" : "Silvia", "non-dropping-particle" : "", "parse-names" : false, "suffix" : "" }, { "dropping-particle" : "", "family" : "Lasslop", "given" : "Gitta", "non-dropping-particle" : "", "parse-names" : false, "suffix" : "" } ], "container-title" : "Global and Planetary Change", "id" : "ITEM-1", "issued" : { "date-parts" : [ [ "2017" ] ] }, "page" : "58-69", "title" : "Historical and future fire occurrence (1850 to 2100) simulated in CMIP5 Earth System Models", "translator" : [ { "dropping-particle" : "", "family" : "L147", "given" : "", "non-dropping-particle" : "", "parse-names" : false, "suffix" : "" } ], "type" : "article-journal", "volume" : "150" }, "uris" : [ "http://www.mendeley.com/documents/?uuid=680197bf-e4a4-4532-96ff-81ef1f9ffae3" ] }, { "id" : "ITEM-2", "itemData" : { "DOI" : "10.5194/bg-11-3205-2014", "ISSN" : "1726-4189", "abstract" : "Abstract. This paper presents ensemble simulations with the global climate model developed at the A. M. Obukhov Institute of Atmospheric Physics, Russian Academy of Sciences (IAP RAS CM). These simulations are forced by historical reconstructions of concentrations of well-mixed greenhouse gases (CO2, CH4, and N2O), sulfate aerosols (both in the troposphere and stratosphere), extent of crops and pastures, and total solar irradiance for AD 850\u20132005 (hereafter all years are taken as being AD) and by the Representative Concentration Pathway (RCP) scenarios for the same forcing agents until the year 2300. Our model implements GlobFIRM (Global FIRe Model) as a scheme for calculating characteristics of natural fires. Comparing to the original GlobFIRM model, in our implementation, the scheme is extended by a module accounting for CO2 release from soil during fires. The novel approach of our paper is to simulate natural fires in an ensemble fashion. Different ensemble members in the present paper are constructed by varying the values of parameters of the natural fires module. These members are constrained by the GFED-3.1 data set for the burnt area and CO2 release from fires and further subjected to Bayesian averaging. Our simulations are the first coupled model assessment of future changes in gross characteristics of natural fires. In our model, the present-day (1998\u20132011) global area burnt due to natural fires is (2.1 \u00b1 0.4) \u00d7 106 km2 yr\u22121 (ensemble mean and intra-ensemble standard deviation are presented), and the respective CO2 emissions to the atmosphere are (1.4 \u00b1 0.2) Pg C yr\u22121. The latter value is in agreement with the corresponding GFED estimates. The area burnt by natural fires is generally larger than the GFED estimates except in boreal Eurasia, where it is realistic, and in Australia, where it is smaller than these estimates. Regionally, the modelled CO2 emissions are larger (smaller) than the GFED estimates in Europe (in the tropics and north-eastern Eurasia). From 1998\u20132011 to 2091\u20132100, the ensemble mean global burnt area is increased by 13% (28%, 36%, 51%) under scenario RCP 2.6 (RCP 4.5, RCP 6.0, RCP 8.5). The corresponding global emissions increase is 14% (29%, 37%, 42%). From 2091\u20132100 to 2291\u20132300, under the mitigation scenario RCP 2.6 the ensemble mean global burnt area and the respective CO2 emissions slightly decrease, both by 5% relative to their values in the period 2091\u20132100. In turn, under scenario RCP 4.5 (RCP 6.0, RCP 8.5) the ensem\u2026",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"Biogeosciences", "id" : "ITEM-2", "issue" : "12", "issued" : { "date-parts" : [ [ "2014", "6", "17" ] ] }, "page" : "3205-3223", "title" : "An ensemble approach to simulate CO2 emissions from natural fires", "translator" : [ { "dropping-particle" : "", "family" : "L4965", "given" : "", "non-dropping-particle" : "", "parse-names" : false, "suffix" : "" } ], "type" : "article-journal", "volume" : "11" }, "uris" : [ "http://www.mendeley.com/documents/?uuid=c4c08731-ec66-4a9c-bb61-4dd030733a2a" ] }, { "id" : "ITEM-3", "itemData" : { "DOI" : "10.1134/S1028334X14120034", "ISSN" : "1028-334X",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"Doklady Earth Sciences", "id" : "ITEM-3", "issue" : "2", "issued" : { "date-parts" : [ [ "2014", "12", "8" ] ] }, "page" : "1565-1569", "title" : "Influence of ground and peat fires on CO2 emissions into the atmosphere", "translator" : [ { "dropping-particle" : "", "family" : "L3908", "given" : "", "non-dropping-particle" : "", "parse-names" : false, "suffix" : "" } ], "type" : "article-journal", "volume" : "459" }, "uris" : [ "http://www.mendeley.com/documents/?uuid=5cc9dd28-4d92-441b-9241-f004c0c0c967" ] } ], "mendeley" : { "formattedCitation" : "(Eliseev et al., 2014a, 2014b; Kloster and Lasslop, 2017)", "plainTextFormattedCitation" : "(Eliseev et al., 2014a, 2014b; Kloster and Lasslop, 2017)", "previouslyFormattedCitation" : "(Eliseev et al., 2014a, 2014b; Kloster and Lasslop, 2017)" }, "properties" : { "noteIndex" : 0 }, "schema" : "https://github.com/citation-style-language/schema/raw/master/csl-citation.json" }</w:delInstrText>
        </w:r>
      </w:del>
      <w:r w:rsidRPr="001E7A27">
        <w:rPr>
          <w:rFonts w:eastAsia="DejaVu Sans"/>
          <w:lang w:val="en-GB"/>
        </w:rPr>
        <w:fldChar w:fldCharType="separate"/>
      </w:r>
      <w:r w:rsidR="00025FA2" w:rsidRPr="001E7A27">
        <w:rPr>
          <w:rFonts w:eastAsia="DejaVu Sans"/>
          <w:noProof/>
          <w:lang w:val="en-GB"/>
        </w:rPr>
        <w:t xml:space="preserve">(Eliseev et al., 2014a, </w:t>
      </w:r>
      <w:del w:id="4545" w:author="Robin Matthews" w:date="2021-06-17T18:12:00Z">
        <w:r w:rsidR="00025FA2" w:rsidRPr="001E7A27" w:rsidDel="007320EC">
          <w:rPr>
            <w:rFonts w:eastAsia="DejaVu Sans"/>
            <w:noProof/>
            <w:lang w:val="en-GB"/>
          </w:rPr>
          <w:delText>2014</w:delText>
        </w:r>
      </w:del>
      <w:r w:rsidR="00025FA2" w:rsidRPr="001E7A27">
        <w:rPr>
          <w:rFonts w:eastAsia="DejaVu Sans"/>
          <w:noProof/>
          <w:lang w:val="en-GB"/>
        </w:rPr>
        <w:t>b; Kloster and Lasslop, 2017)</w:t>
      </w:r>
      <w:r w:rsidRPr="001E7A27">
        <w:rPr>
          <w:rFonts w:eastAsia="DejaVu Sans"/>
          <w:lang w:val="en-GB"/>
        </w:rPr>
        <w:fldChar w:fldCharType="end"/>
      </w:r>
      <w:commentRangeEnd w:id="4542"/>
      <w:r w:rsidR="00025FA2" w:rsidRPr="001E7A27">
        <w:rPr>
          <w:rStyle w:val="CommentReference"/>
          <w:lang w:val="en-GB"/>
        </w:rPr>
        <w:commentReference w:id="4542"/>
      </w:r>
      <w:r w:rsidRPr="001E7A27">
        <w:rPr>
          <w:rFonts w:eastAsia="DejaVu Sans"/>
          <w:lang w:val="en-GB"/>
        </w:rPr>
        <w:t>. However, given the contemporary estimate for CH</w:t>
      </w:r>
      <w:r w:rsidRPr="001E7A27">
        <w:rPr>
          <w:rFonts w:eastAsia="DejaVu Sans"/>
          <w:vertAlign w:val="subscript"/>
          <w:lang w:val="en-GB"/>
        </w:rPr>
        <w:t>4</w:t>
      </w:r>
      <w:r w:rsidRPr="001E7A27">
        <w:rPr>
          <w:rFonts w:eastAsia="DejaVu Sans"/>
          <w:lang w:val="en-GB"/>
        </w:rPr>
        <w:t xml:space="preserve"> from wildfires of no more than 16 TgCH</w:t>
      </w:r>
      <w:r w:rsidRPr="001E7A27">
        <w:rPr>
          <w:rFonts w:eastAsia="DejaVu Sans"/>
          <w:vertAlign w:val="subscript"/>
          <w:lang w:val="en-GB"/>
        </w:rPr>
        <w:t>4</w:t>
      </w:r>
      <w:r w:rsidRPr="001E7A27">
        <w:rPr>
          <w:rFonts w:eastAsia="DejaVu Sans"/>
          <w:lang w:val="en-GB"/>
        </w:rPr>
        <w:t xml:space="preserve"> yr</w:t>
      </w:r>
      <w:del w:id="4546" w:author="Ian Blenkinsop" w:date="2021-07-28T16:18:00Z">
        <w:r w:rsidRPr="001E7A27" w:rsidDel="00E4692D">
          <w:rPr>
            <w:rFonts w:eastAsia="DejaVu Sans"/>
            <w:vertAlign w:val="superscript"/>
            <w:lang w:val="en-GB"/>
          </w:rPr>
          <w:delText>-</w:delText>
        </w:r>
      </w:del>
      <w:ins w:id="4547" w:author="Ian Blenkinsop" w:date="2021-07-28T16:18:00Z">
        <w:r w:rsidR="00E4692D" w:rsidRPr="001E7A27">
          <w:rPr>
            <w:rFonts w:eastAsia="DejaVu Sans"/>
            <w:vertAlign w:val="superscript"/>
            <w:lang w:val="en-GB"/>
          </w:rPr>
          <w:t>–</w:t>
        </w:r>
      </w:ins>
      <w:r w:rsidRPr="001E7A27">
        <w:rPr>
          <w:rFonts w:eastAsia="DejaVu Sans"/>
          <w:vertAlign w:val="superscript"/>
          <w:lang w:val="en-GB"/>
        </w:rPr>
        <w:t>1</w:t>
      </w:r>
      <w:r w:rsidRPr="001E7A27">
        <w:rPr>
          <w:rFonts w:eastAsia="DejaVu Sans"/>
          <w:lang w:val="en-GB"/>
        </w:rPr>
        <w:t xml:space="preserve"> </w:t>
      </w:r>
      <w:r w:rsidRPr="001E7A27">
        <w:rPr>
          <w:rFonts w:eastAsia="DejaVu Sans"/>
          <w:lang w:val="en-GB"/>
        </w:rPr>
        <w:fldChar w:fldCharType="begin" w:fldLock="1"/>
      </w:r>
      <w:r w:rsidR="00747167" w:rsidRPr="001E7A27">
        <w:rPr>
          <w:rFonts w:eastAsia="DejaVu Sans"/>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"10.5194/essd-9-697-2017", "ISBN" : "1866-3516", "ISSN" : "1866-3516", "abstract" : "Abstract. Climate, land use, and other anthropogenic and natural drivers have the potential to influence fire dynamics in many regions. To develop a mechanistic understanding of the changing role of these drivers and their impact on atmospheric composition, long-term fire records are needed that fuse information from different satellite and in situ data streams. Here we describe the fourth version of the Global Fire Emissions Database (GFED) and quantify global fire emissions patterns during 1997\u20132016. The modeling system, based on the Carnegie\u2013Ames\u2013Stanford Approach (CASA) biogeochemical model, has several modifications from the previous version and uses higher quality input datasets. Significant upgrades include (1) new burned area estimates with contributions from small fires, (2) a revised fuel consumption parameterization optimized using field observations, (3) modifications that improve the representation of fuel consumption in frequently burning landscapes, and (4) fire severity estimates that better represent continental differences in burning processes across boreal regions of North America and Eurasia. The new version has a higher spatial resolution (0.25\u00b0) and uses a different set of emission factors that separately resolves trace gas and aerosol emissions from temperate and boreal forest ecosystems. Global mean carbon emissions using the burned area dataset with small fires (GFED4s) were 2.2 \u00d7 1015 grams of carbon per year (Pg C yr\u22121) during 1997\u20132016, with a maximum in 1997 (3.0 Pg C yr\u22121) and minimum in 2013 (1.8 Pg C yr\u22121). These estimates were 11 % higher than our previous estimates (GFED3) during 1997\u20132011, when the two datasets overlapped. This net increase was the result of a substantial increase in burned area (37 %), mostly due to the inclusion of small fires, and a modest decrease in mean fuel consumption (\u221219 %) to better match estimates from field studies, primarily in savannas and grasslands. For trace gas and aerosol emissions, differences between GFED4s and GFED3 were often larger due to the use of revised emission factors. If small fire burned area was excluded (GFED4 without the s for small fires), average emissions were 1.5 Pg C yr\u22121. The addition of small fires had the largest impact on emissions in temperate North America, Central America, Europe, and temperate Asia. This small fire layer carries substantial uncertainties; improving these estimates will require use of new burned area products derived from high-resolution \u2026", "author" : [ { "dropping-particle" : "", "family" : "Werf", "given" : "Guido R.", "non-dropping-particle" : "van der", "parse-names" : false, "suffix" : "" }, { "dropping-particle" : "", "family" : "Randerson", "given" : "James T.", "non-dropping-particle" : "", "parse-names" : false, "suffix" : "" }, { "dropping-particle" : "", "family" : "Giglio", "given" : "Louis", "non-dropping-particle" : "", "parse-names" : false, "suffix" : "" }, { "dropping-particle" : "", "family" : "Leeuwen", "given" : "Thijs T.", "non-dropping-particle" : "van", "parse-names" : false, "suffix" : "" }, { "dropping-particle" : "", "family" : "Chen", "given" : "Yang", "non-dropping-particle" : "", "parse-names" : false, "suffix" : "" }, { "dropping-particle" : "", "family" : "Rogers", "given" : "Brendan M.", "non-dropping-particle" : "", "parse-names" : false, "suffix" : "" }, { "dropping-particle" : "", "family" : "Mu", "given" : "Mingquan", "non-dropping-particle" : "", "parse-names" : false, "suffix" : "" }, { "dropping-particle" : "", "family" : "Marle", "given" : "Margreet J. E.", "non-dropping-particle" : "van", "parse-names" : false, "suffix" : "" }, { "dropping-particle" : "", "family" : "Morton", "given" : "Douglas C.", "non-dropping-particle" : "", "parse-names" : false, "suffix" : "" }, { "dropping-particle" : "", "family" : "Collatz", "given" : "G. James", "non-dropping-particle" : "", "parse-names" : false, "suffix" : "" }, { "dropping-particle" : "", "family" : "Yokelson", "given" : "Robert J.", "non-dropping-particle" : "", "parse-names" : false, "suffix" : "" }, { "dropping-particle" : "", "family" : "Kasibhatla", "given" : "Prasad S.", "non-dropping-particle" : "", "parse-names" : false, "suffix" : "" } ], "container-title" : "Earth System Science Data", "id" : "ITEM-2", "issue" : "2", "issued" : { "date-parts" : [ [ "2017", "9", "12" ] ] }, "page" : "697-720", "title" : "Global fire emissions estimates during 1997\u20132016", "translator" : [ { "dropping-particle" : "", "family" : "L7212", "given" : "", "non-dropping-particle" : "", "parse-names" : false, "suffix" : "" } ], "type" : "article-journal", "volume" : "9" }, "uris" : [ "http://www.mendeley.com/documents/?uuid=ebc17b27-4936-46fb-bf3f-fcfad0a2abc0" ] } ], "mendeley" : { "formattedCitation" : "(van der Werf et al., 2017; Saunois et al., 2020)", "plainTextFormattedCitation" : "(van der Werf et al., 2017; Saunois et al., 2020)", "previouslyFormattedCitation" : "(van der Werf et al., 2017; Saunois et al., 2020)" }, "properties" : { "noteIndex" : 0 }, "schema" : "https://github.com/citation-style-language/schema/raw/master/csl-citation.json" }</w:instrText>
      </w:r>
      <w:r w:rsidRPr="001E7A27">
        <w:rPr>
          <w:rFonts w:eastAsia="DejaVu Sans"/>
          <w:lang w:val="en-GB"/>
        </w:rPr>
        <w:fldChar w:fldCharType="separate"/>
      </w:r>
      <w:r w:rsidR="00025FA2" w:rsidRPr="001E7A27">
        <w:rPr>
          <w:rFonts w:eastAsia="DejaVu Sans"/>
          <w:noProof/>
          <w:lang w:val="en-GB"/>
        </w:rPr>
        <w:t>(van der Werf et al., 2017; Saunois et al., 2020)</w:t>
      </w:r>
      <w:r w:rsidRPr="001E7A27">
        <w:rPr>
          <w:rFonts w:eastAsia="DejaVu Sans"/>
          <w:lang w:val="en-GB"/>
        </w:rPr>
        <w:fldChar w:fldCharType="end"/>
      </w:r>
      <w:r w:rsidRPr="001E7A27">
        <w:rPr>
          <w:rFonts w:eastAsia="DejaVu Sans"/>
          <w:lang w:val="en-GB"/>
        </w:rPr>
        <w:t>, this feedback is small, adding no more than 40 ppb to the atmospheric CH</w:t>
      </w:r>
      <w:r w:rsidRPr="001E7A27">
        <w:rPr>
          <w:rFonts w:eastAsia="DejaVu Sans"/>
          <w:vertAlign w:val="subscript"/>
          <w:lang w:val="en-GB"/>
        </w:rPr>
        <w:t>4</w:t>
      </w:r>
      <w:r w:rsidRPr="001E7A27">
        <w:rPr>
          <w:rFonts w:eastAsia="DejaVu Sans"/>
          <w:lang w:val="en-GB"/>
        </w:rPr>
        <w:t xml:space="preserve"> by the end of the 21</w:t>
      </w:r>
      <w:r w:rsidRPr="001E7A27">
        <w:rPr>
          <w:rFonts w:eastAsia="DejaVu Sans"/>
          <w:vertAlign w:val="superscript"/>
          <w:lang w:val="en-GB"/>
          <w:rPrChange w:id="4548" w:author="Ian Blenkinsop" w:date="2021-07-28T18:52:00Z">
            <w:rPr>
              <w:rFonts w:eastAsia="DejaVu Sans"/>
              <w:lang w:val="en-GB"/>
            </w:rPr>
          </w:rPrChange>
        </w:rPr>
        <w:t>st</w:t>
      </w:r>
      <w:r w:rsidRPr="001E7A27">
        <w:rPr>
          <w:rFonts w:eastAsia="DejaVu Sans"/>
          <w:lang w:val="en-GB"/>
        </w:rPr>
        <w:t xml:space="preserve"> century (</w:t>
      </w:r>
      <w:r w:rsidRPr="001E7A27">
        <w:rPr>
          <w:rFonts w:eastAsia="DejaVu Sans"/>
          <w:i/>
          <w:iCs/>
          <w:lang w:val="en-GB"/>
        </w:rPr>
        <w:t>medium confidence</w:t>
      </w:r>
      <w:r w:rsidRPr="001E7A27">
        <w:rPr>
          <w:rFonts w:eastAsia="DejaVu Sans"/>
          <w:lang w:val="en-GB"/>
        </w:rPr>
        <w:t>). Methane emissions from pan-Arctic freshwater bodies is also estimated to increase by 16 TgCH</w:t>
      </w:r>
      <w:r w:rsidRPr="001E7A27">
        <w:rPr>
          <w:rFonts w:eastAsia="DejaVu Sans"/>
          <w:vertAlign w:val="subscript"/>
          <w:lang w:val="en-GB"/>
        </w:rPr>
        <w:t>4</w:t>
      </w:r>
      <w:r w:rsidRPr="001E7A27">
        <w:rPr>
          <w:rFonts w:eastAsia="DejaVu Sans"/>
          <w:lang w:val="en-GB"/>
        </w:rPr>
        <w:t xml:space="preserve"> yr</w:t>
      </w:r>
      <w:del w:id="4549" w:author="Ian Blenkinsop" w:date="2021-07-28T16:18:00Z">
        <w:r w:rsidRPr="001E7A27" w:rsidDel="00E4692D">
          <w:rPr>
            <w:rFonts w:eastAsia="DejaVu Sans"/>
            <w:vertAlign w:val="superscript"/>
            <w:lang w:val="en-GB"/>
          </w:rPr>
          <w:delText>-</w:delText>
        </w:r>
      </w:del>
      <w:ins w:id="4550" w:author="Ian Blenkinsop" w:date="2021-07-28T16:18:00Z">
        <w:r w:rsidR="00E4692D" w:rsidRPr="001E7A27">
          <w:rPr>
            <w:rFonts w:eastAsia="DejaVu Sans"/>
            <w:vertAlign w:val="superscript"/>
            <w:lang w:val="en-GB"/>
          </w:rPr>
          <w:t>–</w:t>
        </w:r>
      </w:ins>
      <w:r w:rsidRPr="001E7A27">
        <w:rPr>
          <w:rFonts w:eastAsia="DejaVu Sans"/>
          <w:vertAlign w:val="superscript"/>
          <w:lang w:val="en-GB"/>
        </w:rPr>
        <w:t>1</w:t>
      </w:r>
      <w:r w:rsidRPr="001E7A27">
        <w:rPr>
          <w:rFonts w:eastAsia="DejaVu Sans"/>
          <w:lang w:val="en-GB"/>
        </w:rPr>
        <w:t xml:space="preserve"> in the 21</w:t>
      </w:r>
      <w:r w:rsidRPr="001E7A27">
        <w:rPr>
          <w:rFonts w:eastAsia="DejaVu Sans"/>
          <w:vertAlign w:val="superscript"/>
          <w:lang w:val="en-GB"/>
          <w:rPrChange w:id="4551" w:author="Ian Blenkinsop" w:date="2021-07-28T18:52:00Z">
            <w:rPr>
              <w:rFonts w:eastAsia="DejaVu Sans"/>
              <w:lang w:val="en-GB"/>
            </w:rPr>
          </w:rPrChange>
        </w:rPr>
        <w:t>st</w:t>
      </w:r>
      <w:r w:rsidRPr="001E7A27">
        <w:rPr>
          <w:rFonts w:eastAsia="DejaVu Sans"/>
          <w:lang w:val="en-GB"/>
        </w:rPr>
        <w:t xml:space="preserve"> century </w:t>
      </w:r>
      <w:r w:rsidRPr="001E7A27">
        <w:rPr>
          <w:rFonts w:eastAsia="DejaVu Sans"/>
          <w:lang w:val="en-GB"/>
        </w:rPr>
        <w:fldChar w:fldCharType="begin" w:fldLock="1"/>
      </w:r>
      <w:r w:rsidR="00747167" w:rsidRPr="001E7A27">
        <w:rPr>
          <w:rFonts w:eastAsia="DejaVu Sans"/>
          <w:lang w:val="en-GB"/>
        </w:rPr>
        <w:instrText>ADDIN CSL_CITATION { "citationItems" : [ { "id" : "ITEM-1", "itemData" : { "DOI" : "10.1088/1748-9326/10/5/054016", "ISSN" : "1748-9326", "abstract" : "Methane is the second most powerful carbon-based greenhouse gas in the atmosphere and its production in the natural environment through methanogenesis is positively correlated with temperature. Recent field studies showed that methane emissions from Arctic thermokarst lakes are significant and could increase by two- to four-fold due to global warming. But the estimates of this source are still poorly constrained. By using a process-based climate-sensitive lake biogeochemical model, we estimated that the total amount of methane emissions from Arctic lakes is 11.86 Tg yr \u22121 , which is in the range of recent estimates of 7.1\u201317.3 Tg yr \u22121 and is on the same order of methane emissions from northern high-latitude wetlands. The methane emission rate varies spatially over high latitudes from 110.8 mg CH 4 m \u22122 day \u22121 in Alaska to 12.7 mg CH 4 m \u22122 day \u22121 in northern Europe. Under Representative Concentration Pathways (RCP) 2.6 and 8.5 future climate scenarios, methane emissions from Arctic lakes will increase by 10.3 and 16.2 Tg CH 4 yr \u22121 , respectively, by the end of the 21st century.", "author" : [ { "dropping-particle" : "", "family" : "Tan", "given" : "Zeli", "non-dropping-particle" : "", "parse-names" : false, "suffix" : "" }, { "dropping-particle" : "", "family" : "Zhuang", "given" : "Qianlai", "non-dropping-particle" : "", "parse-names" : false, "suffix" : "" } ], "container-title" : "Environmental Research Letters", "id" : "ITEM-1", "issue" : "5", "issued" : { "date-parts" : [ [ "2015", "5", "1" ] ] }, "page" : "054016", "title" : "Arctic lakes are continuous methane sources to the atmosphere under warming conditions", "translator" : [ { "dropping-particle" : "", "family" : "L4190", "given" : "", "non-dropping-particle" : "", "parse-names" : false, "suffix" : "" } ], "type" : "article-journal", "volume" : "10" }, "uris" : [ "http://www.mendeley.com/documents/?uuid=8c724515-d5ee-4021-a904-c9ec4d536738" ] } ], "mendeley" : { "formattedCitation" : "(Tan and Zhuang, 2015)", "plainTextFormattedCitation" : "(Tan and Zhuang, 2015)", "previouslyFormattedCitation" : "(Tan and Zhuang, 2015)" }, "properties" : { "noteIndex" : 0 }, "schema" : "https://github.com/citation-style-language/schema/raw/master/csl-citation.json" }</w:instrText>
      </w:r>
      <w:r w:rsidRPr="001E7A27">
        <w:rPr>
          <w:rFonts w:eastAsia="DejaVu Sans"/>
          <w:lang w:val="en-GB"/>
        </w:rPr>
        <w:fldChar w:fldCharType="separate"/>
      </w:r>
      <w:r w:rsidR="00025FA2" w:rsidRPr="001E7A27">
        <w:rPr>
          <w:rFonts w:eastAsia="DejaVu Sans"/>
          <w:noProof/>
          <w:lang w:val="en-GB"/>
        </w:rPr>
        <w:t>(Tan and Zhuang, 2015)</w:t>
      </w:r>
      <w:r w:rsidRPr="001E7A27">
        <w:rPr>
          <w:rFonts w:eastAsia="DejaVu Sans"/>
          <w:lang w:val="en-GB"/>
        </w:rPr>
        <w:fldChar w:fldCharType="end"/>
      </w:r>
      <w:r w:rsidRPr="001E7A27">
        <w:rPr>
          <w:rFonts w:eastAsia="DejaVu Sans"/>
          <w:lang w:val="en-GB"/>
        </w:rPr>
        <w:t>. Emissions from subsea and permafrost methane hydrates are not expected to change substantially in the 21</w:t>
      </w:r>
      <w:r w:rsidRPr="001E7A27">
        <w:rPr>
          <w:rFonts w:eastAsia="DejaVu Sans"/>
          <w:vertAlign w:val="superscript"/>
          <w:lang w:val="en-GB"/>
          <w:rPrChange w:id="4552" w:author="Ian Blenkinsop" w:date="2021-07-28T18:52:00Z">
            <w:rPr>
              <w:rFonts w:eastAsia="DejaVu Sans"/>
              <w:lang w:val="en-GB"/>
            </w:rPr>
          </w:rPrChange>
        </w:rPr>
        <w:t>st</w:t>
      </w:r>
      <w:r w:rsidRPr="001E7A27">
        <w:rPr>
          <w:rFonts w:eastAsia="DejaVu Sans"/>
          <w:lang w:val="en-GB"/>
        </w:rPr>
        <w:t xml:space="preserve"> century (</w:t>
      </w:r>
      <w:r w:rsidR="00C96F12" w:rsidRPr="001E7A27">
        <w:rPr>
          <w:rFonts w:eastAsia="DejaVu Sans"/>
          <w:lang w:val="en-GB"/>
        </w:rPr>
        <w:t xml:space="preserve">Section </w:t>
      </w:r>
      <w:r w:rsidRPr="001E7A27">
        <w:rPr>
          <w:rFonts w:eastAsia="DejaVu Sans"/>
          <w:lang w:val="en-GB"/>
        </w:rPr>
        <w:t>5.4.8).</w:t>
      </w:r>
    </w:p>
    <w:p w14:paraId="341E3A4C" w14:textId="77777777" w:rsidR="00AD2291" w:rsidRPr="001E7A27" w:rsidRDefault="00AD2291" w:rsidP="005C7F25">
      <w:pPr>
        <w:pStyle w:val="AR6BodyText"/>
        <w:rPr>
          <w:rFonts w:eastAsia="DejaVu Sans"/>
          <w:lang w:val="en-GB"/>
        </w:rPr>
      </w:pPr>
    </w:p>
    <w:p w14:paraId="0A7D1E1D" w14:textId="509ED143" w:rsidR="00710DC6" w:rsidRPr="001E7A27" w:rsidRDefault="00710DC6" w:rsidP="005C7F25">
      <w:pPr>
        <w:pStyle w:val="AR6BodyText"/>
        <w:rPr>
          <w:lang w:val="en-GB"/>
        </w:rPr>
      </w:pPr>
      <w:r w:rsidRPr="001E7A27">
        <w:rPr>
          <w:rFonts w:eastAsia="DejaVu Sans" w:cs="Calibri Light"/>
          <w:lang w:val="en-GB"/>
        </w:rPr>
        <w:t xml:space="preserve">Land biosphere models show </w:t>
      </w:r>
      <w:r w:rsidRPr="001E7A27">
        <w:rPr>
          <w:rFonts w:eastAsia="DejaVu Sans" w:cs="Calibri Light"/>
          <w:i/>
          <w:lang w:val="en-GB"/>
        </w:rPr>
        <w:t xml:space="preserve">high agreement </w:t>
      </w:r>
      <w:r w:rsidRPr="001E7A27">
        <w:rPr>
          <w:rFonts w:eastAsia="DejaVu Sans" w:cs="Calibri Light"/>
          <w:lang w:val="en-GB"/>
        </w:rPr>
        <w:t>that long-term warming will increase N</w:t>
      </w:r>
      <w:r w:rsidRPr="001E7A27">
        <w:rPr>
          <w:rFonts w:eastAsia="DejaVu Sans" w:cs="Calibri Light"/>
          <w:vertAlign w:val="subscript"/>
          <w:lang w:val="en-GB"/>
        </w:rPr>
        <w:t>2</w:t>
      </w:r>
      <w:r w:rsidRPr="001E7A27">
        <w:rPr>
          <w:rFonts w:eastAsia="DejaVu Sans" w:cs="Calibri Light"/>
          <w:lang w:val="en-GB"/>
        </w:rPr>
        <w:t xml:space="preserve">O release from </w:t>
      </w:r>
      <w:r w:rsidRPr="001E7A27">
        <w:rPr>
          <w:lang w:val="en-GB"/>
        </w:rPr>
        <w:t xml:space="preserve">terrestrial ecosystems </w:t>
      </w:r>
      <w:commentRangeStart w:id="4553"/>
      <w:r w:rsidRPr="001E7A27">
        <w:rPr>
          <w:rFonts w:eastAsia="DejaVu Sans" w:cs="Calibri Light"/>
          <w:lang w:val="en-GB"/>
        </w:rPr>
        <w:fldChar w:fldCharType="begin" w:fldLock="1"/>
      </w:r>
      <w:r w:rsidR="007B506D" w:rsidRPr="001E7A27">
        <w:rPr>
          <w:rFonts w:eastAsia="DejaVu Sans" w:cs="Calibri Light"/>
          <w:lang w:val="en-GB"/>
        </w:rPr>
        <w:instrText>ADDIN CSL_CITATION { "citationItems" : [ { "id" : "ITEM-1", "itemData" : { "DOI" : "10.1111/j.1469-8137.2012.04269.x", "ISSN" : "0028-646X", "abstract" : "Summary Ecosystem nitrous oxide (N2O) emissions respond to changes in climate and CO2 concentration as well as anthropogenic nitrogen (N) enhancements. Here, we aimed to quantify the responses of natural ecosystem N2O emissions to multiple environmental drivers using a process-based global vegetation model (DyN-LPJ). We checked that modelled annual N2O emissions from nonagricultural ecosystems could reproduce field measurements worldwide, and experimentally observed responses to step changes in environmental factors. We then simulated global N2O emissions throughout the 20th century and analysed the effects of environmental changes. The model reproduced well the global pattern of N2O emissions and the observed responses of N cycle components to changes in environmental factors. Simulated 20th century global decadal-average soil emissions were c. 8.2\u20139.5 Tg N yr\u22121 (or 8.3\u201310.3 Tg N yr\u22121 with N deposition). Warming and N deposition contributed 0.85 \u00b1 0.41 and 0.80 \u00b1 0.14 Tg N yr\u22121, respectively, to an overall upward trend. Rising CO2 also contributed, in part, through a positive interaction with warming. The modelled temperature dependence of N2O emission (c. 1 Tg N yr\u22121 K\u22121) implies a positive climate feedback which, over the lifetime of N2O (114 yr), could become as important as the climate\u2013carbon cycle feedback caused by soil CO2 release.", "author" : [ { "dropping-particle" : "", "family" : "Xu\u2010Ri", "given" : "", "non-dropping-particle" : "", "parse-names" : false, "suffix" : "" }, { "dropping-particle" : "", "family" : "Prentice", "given" : "I Colin", "non-dropping-particle" : "", "parse-names" : false, "suffix" : "" }, { "dropping-particle" : "", "family" : "Spahni", "given" : "Renato", "non-dropping-particle" : "", "parse-names" : false, "suffix" : "" }, { "dropping-particle" : "", "family" : "Niu", "given" : "Hai Shan", "non-dropping-particle" : "", "parse-names" : false, "suffix" : "" } ], "container-title" : "New Phytologist", "id" : "ITEM-1", "issue" : "2", "issued" : { "date-parts" : [ [ "2012", "10", "24" ] ] }, "note" : "added by A.Eliseev 22.01.2019", "page" : "472-488", "title" : "Modelling terrestrial nitrous oxide emissions and implications for climate feedback", "translator" : [ { "dropping-particle" : "", "family" : "L4741", "given" : "", "non-dropping-particle" : "", "parse-names" : false, "suffix" : "" } ], "type" : "article-journal", "volume" : "196" }, "uris" : [ "http://www.mendeley.com/documents/?uuid=7f4b16c3-037d-44f6-97b3-a612f5735a4c" ] }, { "id" : "ITEM-2", "itemData" : { "DOI" : "10.1098/rstb.2013.0125", "ISBN" : "1471-2970 (Electronic)\\r0962-8436 (Linking)", "ISSN" : "0962-8436", "PMID" : "23713123", "abstract" : "Interactions between the terrestrial nitrogen (N) and carbon (C) cycles shape the response of ecosystems to global change. However, the global distribution of nitrogen availability and its importance in global biogeochemistry and biogeochemical interactions with the climate system remain uncertain. Based on projections of a terrestrial biosphere model scaling ecological understanding of nitrogen-carbon cycle interactions to global scales, anthropogenic nitrogen additions since 1860 are estimated to have enriched the terrestrial biosphere by 1.3 Pg N, supporting the sequestration of 11.2 Pg C. Over the same time period, CO2 fertilization has increased terrestrial carbon storage by 134.0 Pg C, increasing the terrestrial nitrogen stock by 1.2 Pg N. In 2001-2010, terrestrial ecosystems sequestered an estimated total of 27 Tg N yr(-1) (1.9 Pg C yr(-1)), of which 10 Tg N yr(-1) (0.2 Pg C yr(-1)) are due to anthropogenic nitrogen deposition. Nitrogen availability already limits terrestrial carbon sequestration in the boreal and temperate zone, and will constrain future carbon sequestration in response to CO2 fertilization (regionally by up to 70% compared with an estimate without considering nitrogen-carbon interactions). This reduced terrestrial carbon uptake will probably dominate the role of the terrestrial nitrogen cycle in the climate system, as it accelerates the accumulation of anthropogenic CO2 in the atmosphere. However, increases of N2O emissions owing to anthropogenic nitrogen and climate change (at a rate of approx. 0.5 Tg N yr(-1) per 1\u00b0C degree climate warming) will add an important long-term climate forcing.", "author" : [ { "dropping-particle" : "", "family" : "Zaehle", "given" : "S.", "non-dropping-particle" : "", "parse-names" : false, "suffix" : "" } ], "container-title" : "Philosophical Transactions of the Royal Society B: Biological Sciences", "id" : "ITEM-2", "issue" : "1621", "issued" : { "date-parts" : [ [ "2013", "5", "27" ] ] }, "page" : "20130125-20130125", "title" : "Terrestrial nitrogen-carbon cycle interactions at the global scale", "translator" : [ { "dropping-particle" : "", "family" : "L4863", "given" : "", "non-dropping-particle" : "", "parse-names" : false, "suffix" : "" } ], "type" : "article-journal", "volume" : "368" }, "uris" : [ "http://www.mendeley.com/documents/?uuid=13b4ce30-d6a8-4bd6-9812-b55b8cb08e1e" ] }, { "id" : "ITEM-3",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"ITEM-3",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"id" : "ITEM-4", "itemData" : { "DOI" : "10.1038/nclimate1864", "ISSN" : "1758-678X", "abstract" : "Atmospheric concentrations of the three important greenhouse gases (GHGs) CO2, CH4 and N2O are mediated by processes in the terrestrial biosphere that are sensitive to climate and CO2. This leads to feedbacks between climate and land and has contributed to the sharp rise in atmospheric GHG concentrations since pre-industrial times. Here, we apply a process-based model to reproduce the historical atmospheric N2O and CH4 budgets within their uncertainties and apply future scenarios for climate, land-use change and reactive nitrogen (Nr) inputs to investigate future GHG emissions and their feedbacks with climate in a consistent and comprehensive framework1. Results suggest that in a business-as-usual scenario, terrestrial N2O and CH4 emissions increase by 80 and 45%, respectively, and the land becomes a net source of C by AD 2100. N2O and CH4 feedbacks imply an additional warming of 0.4\u20130.5 \u00b0C by AD 2300; on top of 0.8\u20131.0 \u00b0C caused by terrestrial carbon cycle and Albedo feedbacks. The land biosphere represents an increasingly positive feedback to anthropogenic climate change and amplifies equilibrium climate sensitivity by 22\u201327%. Strong mitigation limits the increase of terrestrial GHG emissions and prevents the land biosphere from acting as an increasingly strong amplifier to anthropogenic climate change.", "author" : [ { "dropping-particle" : "", "family" : "Stocker", "given" : "Benjamin D", "non-dropping-particle" : "", "parse-names" : false, "suffix" : "" }, { "dropping-particle" : "", "family" : "Roth", "given" : "Raphael", "non-dropping-particle" : "", "parse-names" : false, "suffix" : "" }, { "dropping-particle" : "", "family" : "Joos", "given" : "Fortunat",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"Zaehle", "given" : "Soenke", "non-dropping-particle" : "", "parse-names" : false, "suffix" : "" }, { "dropping-particle" : "", "family" : "Bouwman", "given" : "Lex", "non-dropping-particle" : "", "parse-names" : false, "suffix" : "" }, { "dropping-particle" : "", "family" : "Xu-Ri", "given" : "", "non-dropping-particle" : "", "parse-names" : false, "suffix" : "" }, { "dropping-particle" : "", "family" : "Prentice", "given" : "Iain Colin", "non-dropping-particle" : "", "parse-names" : false, "suffix" : "" } ], "container-title" : "Nature Climate Change", "id" : "ITEM-4", "issue" : "7", "issued" : { "date-parts" : [ [ "2013", "7", "14" ] ] }, "page" : "666-672", "publisher" : "Nature Publishing Group", "title" : "Multiple greenhouse-gas feedbacks from the land biosphere under future climate change scenarios", "translator" : [ { "dropping-particle" : "", "family" : "L4022", "given" : "", "non-dropping-particle" : "", "parse-names" : false, "suffix" : "" } ], "type" : "article-journal", "volume" : "3" }, "uris" : [ "http://www.mendeley.com/documents/?uuid=4d0d945a-3d99-481b-b180-3f932f80ccc8" ] } ], "mendeley" : { "formattedCitation" : "(Xu\u2010Ri et al., 2012; Stocker et al., 2013a; Zaehle, 2013; Tian et al., 2019)", "manualFormatting" : "(Xu-Ri et al., 2012; Stocker et al., 2013a; Zaehle, 2013; Tian et al., 2019)", "plainTextFormattedCitation" : "(Xu\u2010Ri et al., 2012; Stocker et al., 2013a; Zaehle, 2013; Tian et al., 2019)", "previouslyFormattedCitation" : "(Xu\u2010Ri et al., 2012; Stocker et al., 2013a; Zaehle, 2013; Tian et al., 2019)" }, "properties" : { "noteIndex" : 0 }, "schema" : "https://github.com/citation-style-language/schema/raw/master/csl-citation.json" }</w:instrText>
      </w:r>
      <w:r w:rsidRPr="001E7A27">
        <w:rPr>
          <w:rFonts w:eastAsia="DejaVu Sans" w:cs="Calibri Light"/>
          <w:lang w:val="en-GB"/>
        </w:rPr>
        <w:fldChar w:fldCharType="separate"/>
      </w:r>
      <w:r w:rsidR="00025FA2" w:rsidRPr="001E7A27">
        <w:rPr>
          <w:rFonts w:eastAsia="DejaVu Sans" w:cs="Calibri Light"/>
          <w:noProof/>
          <w:lang w:val="en-GB"/>
        </w:rPr>
        <w:t xml:space="preserve">(Xu-Ri et al., 2012; </w:t>
      </w:r>
      <w:ins w:id="4554" w:author="Robin Matthews" w:date="2021-06-17T18:13:00Z">
        <w:r w:rsidR="007320EC" w:rsidRPr="001E7A27">
          <w:rPr>
            <w:rFonts w:eastAsia="DejaVu Sans" w:cs="Calibri Light"/>
            <w:noProof/>
            <w:lang w:val="en-GB"/>
          </w:rPr>
          <w:t xml:space="preserve">B.D. </w:t>
        </w:r>
      </w:ins>
      <w:r w:rsidR="00025FA2" w:rsidRPr="001E7A27">
        <w:rPr>
          <w:rFonts w:eastAsia="DejaVu Sans" w:cs="Calibri Light"/>
          <w:noProof/>
          <w:lang w:val="en-GB"/>
        </w:rPr>
        <w:t>Stocker et al., 2013</w:t>
      </w:r>
      <w:del w:id="4555" w:author="Robin Matthews" w:date="2021-06-17T18:13:00Z">
        <w:r w:rsidR="00025FA2" w:rsidRPr="001E7A27" w:rsidDel="007320EC">
          <w:rPr>
            <w:rFonts w:eastAsia="DejaVu Sans" w:cs="Calibri Light"/>
            <w:noProof/>
            <w:lang w:val="en-GB"/>
          </w:rPr>
          <w:delText>a</w:delText>
        </w:r>
      </w:del>
      <w:r w:rsidR="00025FA2" w:rsidRPr="001E7A27">
        <w:rPr>
          <w:rFonts w:eastAsia="DejaVu Sans" w:cs="Calibri Light"/>
          <w:noProof/>
          <w:lang w:val="en-GB"/>
        </w:rPr>
        <w:t>; Zaehle, 2013; Tian et al., 2019)</w:t>
      </w:r>
      <w:r w:rsidRPr="001E7A27">
        <w:rPr>
          <w:rFonts w:eastAsia="DejaVu Sans" w:cs="Calibri Light"/>
          <w:lang w:val="en-GB"/>
        </w:rPr>
        <w:fldChar w:fldCharType="end"/>
      </w:r>
      <w:commentRangeEnd w:id="4553"/>
      <w:r w:rsidR="00025FA2" w:rsidRPr="001E7A27">
        <w:rPr>
          <w:rStyle w:val="CommentReference"/>
          <w:lang w:val="en-GB"/>
        </w:rPr>
        <w:commentReference w:id="4553"/>
      </w:r>
      <w:r w:rsidRPr="001E7A27">
        <w:rPr>
          <w:lang w:val="en-GB"/>
        </w:rPr>
        <w:t>. A positive land N</w:t>
      </w:r>
      <w:r w:rsidRPr="001E7A27">
        <w:rPr>
          <w:vertAlign w:val="subscript"/>
          <w:lang w:val="en-GB"/>
        </w:rPr>
        <w:t>2</w:t>
      </w:r>
      <w:r w:rsidRPr="001E7A27">
        <w:rPr>
          <w:lang w:val="en-GB"/>
        </w:rPr>
        <w:t xml:space="preserve">O climate feedback is consistent with paleo-evidence based on reconstructed and modelled emissions during the last deglacial period </w:t>
      </w:r>
      <w:commentRangeStart w:id="4556"/>
      <w:r w:rsidRPr="001E7A27">
        <w:rPr>
          <w:lang w:val="en-GB"/>
        </w:rPr>
        <w:fldChar w:fldCharType="begin" w:fldLock="1"/>
      </w:r>
      <w:r w:rsidR="00747167" w:rsidRPr="001E7A27">
        <w:rPr>
          <w:lang w:val="en-GB"/>
        </w:rPr>
        <w:instrText>ADDIN CSL_CITATION { "citationItems" : [ { "id" : "ITEM-1",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"ITEM-1",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"id" : "ITEM-3", "itemData" : { "DOI" : "10.5194/bg-17-3511-2020", "ISSN" : "1726-4189", "author" : [ { "dropping-particle" : "", "family" : "Joos", "given" : "Fortunat", "non-dropping-particle" : "", "parse-names" : false, "suffix" : "" }, { "dropping-particle" : "", "family" : "Spahni", "given" : "Renato", "non-dropping-particle" : "", "parse-names" : false, "suffix" : "" }, { "dropping-particle" : "", "family" : "Stocker", "given" : "Benjamin D.", "non-dropping-particle" : "", "parse-names" : false, "suffix" : "" }, { "dropping-particle" : "", "family" : "Lienert", "given" : "Sebastian", "non-dropping-particle" : "", "parse-names" : false, "suffix" : "" }, { "dropping-particle" : "", "family" : "M\u00fcller", "given" : "Jurek", "non-dropping-particle" : "", "parse-names" : false, "suffix" : "" }, { "dropping-particle" : "", "family" : "Fischer", "given" : "Hubertus", "non-dropping-particle" : "", "parse-names" : false, "suffix" : "" }, { "dropping-particle" : "", "family" : "Schmitt", "given" : "Jochen", "non-dropping-particle" : "", "parse-names" : false, "suffix" : "" }, { "dropping-particle" : "", "family" : "Prentice", "given" : "I. Colin", "non-dropping-particle" : "", "parse-names" : false, "suffix" : "" }, { "dropping-particle" : "", "family" : "Otto-Bliesner", "given" : "Bette", "non-dropping-particle" : "", "parse-names" : false, "suffix" : "" }, { "dropping-particle" : "", "family" : "Liu", "given" : "Zhengyu", "non-dropping-particle" : "", "parse-names" : false, "suffix" : "" } ], "container-title" : "Biogeosciences", "id" : "ITEM-3", "issue" : "13", "issued" : { "date-parts" : [ [ "2020", "7", "8" ] ] }, "page" : "3511-3543", "title" : "N2O changes from the Last Glacial Maximum to the preindustrial \u2013 Part 2: terrestrial N2O emissions and carbon\u2013nitrogen cycle interactions", "translator" : [ { "dropping-particle" : "", "family" : "L6739", "given" : "", "non-dropping-particle" : "", "parse-names" : false, "suffix" : "" } ], "type" : "article-journal", "volume" : "17" }, "uris" : [ "http://www.mendeley.com/documents/?uuid=26f323d1-07cd-42a8-b5f5-c43fc8c69add" ] } ], "mendeley" : { "formattedCitation" : "(Schilt et al., 2014; Fischer et al., 2019b; Joos et al., 2020)", "plainTextFormattedCitation" : "(Schilt et al., 2014; Fischer et al., 2019b; Joos et al., 2020)", "previouslyFormattedCitation" : "(Schilt et al., 2014; Fischer et al., 2019b; Joos et al., 2020)" }, "properties" : { "noteIndex" : 0 }, "schema" : "https://github.com/citation-style-language/schema/raw/master/csl-citation.json" }</w:instrText>
      </w:r>
      <w:r w:rsidRPr="001E7A27">
        <w:rPr>
          <w:lang w:val="en-GB"/>
        </w:rPr>
        <w:fldChar w:fldCharType="separate"/>
      </w:r>
      <w:r w:rsidR="00025FA2" w:rsidRPr="001E7A27">
        <w:rPr>
          <w:noProof/>
          <w:lang w:val="en-GB"/>
        </w:rPr>
        <w:t xml:space="preserve">(Schilt et al., 2014; </w:t>
      </w:r>
      <w:ins w:id="4557" w:author="Robin Matthews" w:date="2021-06-17T18:13:00Z">
        <w:r w:rsidR="006C7F4B" w:rsidRPr="001E7A27">
          <w:rPr>
            <w:noProof/>
            <w:lang w:val="en-GB"/>
          </w:rPr>
          <w:t xml:space="preserve">H. </w:t>
        </w:r>
      </w:ins>
      <w:r w:rsidR="00025FA2" w:rsidRPr="001E7A27">
        <w:rPr>
          <w:noProof/>
          <w:lang w:val="en-GB"/>
        </w:rPr>
        <w:t>Fischer et al., 2019</w:t>
      </w:r>
      <w:del w:id="4558" w:author="Robin Matthews" w:date="2021-06-17T18:13:00Z">
        <w:r w:rsidR="00025FA2" w:rsidRPr="001E7A27" w:rsidDel="006C7F4B">
          <w:rPr>
            <w:noProof/>
            <w:lang w:val="en-GB"/>
          </w:rPr>
          <w:delText>b</w:delText>
        </w:r>
      </w:del>
      <w:r w:rsidR="00025FA2" w:rsidRPr="001E7A27">
        <w:rPr>
          <w:noProof/>
          <w:lang w:val="en-GB"/>
        </w:rPr>
        <w:t>; Joos et al., 2020)</w:t>
      </w:r>
      <w:r w:rsidRPr="001E7A27">
        <w:rPr>
          <w:lang w:val="en-GB"/>
        </w:rPr>
        <w:fldChar w:fldCharType="end"/>
      </w:r>
      <w:commentRangeEnd w:id="4556"/>
      <w:r w:rsidR="00025FA2" w:rsidRPr="001E7A27">
        <w:rPr>
          <w:rStyle w:val="CommentReference"/>
          <w:lang w:val="en-GB"/>
        </w:rPr>
        <w:commentReference w:id="4556"/>
      </w:r>
      <w:r w:rsidRPr="001E7A27">
        <w:rPr>
          <w:lang w:val="en-GB"/>
        </w:rPr>
        <w:t>. The response of terrestrial N</w:t>
      </w:r>
      <w:r w:rsidRPr="001E7A27">
        <w:rPr>
          <w:rFonts w:eastAsia="DejaVu Sans" w:cs="Calibri Light"/>
          <w:vertAlign w:val="subscript"/>
          <w:lang w:val="en-GB"/>
        </w:rPr>
        <w:t>2</w:t>
      </w:r>
      <w:r w:rsidRPr="001E7A27">
        <w:rPr>
          <w:lang w:val="en-GB"/>
        </w:rPr>
        <w:t>O emissions to atmospheric CO</w:t>
      </w:r>
      <w:r w:rsidRPr="001E7A27">
        <w:rPr>
          <w:rStyle w:val="AR6BodyTextCar"/>
          <w:rFonts w:cs="Times New Roman"/>
          <w:vertAlign w:val="subscript"/>
          <w:lang w:val="en-GB"/>
        </w:rPr>
        <w:t>2</w:t>
      </w:r>
      <w:r w:rsidRPr="001E7A27">
        <w:rPr>
          <w:lang w:val="en-GB"/>
        </w:rPr>
        <w:t xml:space="preserve"> increase and associated warming is dependent on nitrogen availability </w:t>
      </w:r>
      <w:r w:rsidRPr="001E7A27">
        <w:rPr>
          <w:lang w:val="en-GB"/>
        </w:rPr>
        <w:fldChar w:fldCharType="begin" w:fldLock="1"/>
      </w:r>
      <w:r w:rsidR="00747167" w:rsidRPr="001E7A27">
        <w:rPr>
          <w:lang w:val="en-GB"/>
        </w:rPr>
        <w:instrText>ADDIN CSL_CITATION { "citationItems" : [ { "id" : "ITEM-1", "itemData" : { "DOI" : "10.1098/rstb.2013.0122", "ISSN" : "0962-8436", "abstract" : "Although it is well established that soils are the dominating source for atmospheric nitrous oxide (N(2)O), we are still struggling to fully understand the complexity of the underlying microbial production and consumption processes and the links to biotic (e.g. inter- and intraspecies competition, food webs, plant\u2013microbe interaction) and abiotic (e.g. soil climate, physics and chemistry) factors. Recent work shows that a better understanding of the composition and diversity of the microbial community across a variety of soils in different climates and under different land use, as well as plant\u2013microbe interactions in the rhizosphere, may provide a key to better understand the variability of N(2)O fluxes at the soil\u2013atmosphere interface. Moreover, recent insights into the regulation of the reduction of N(2)O to dinitrogen (N(2)) have increased our understanding of N(2)O exchange. This improved process understanding, building on the increased use of isotope tracing techniques and metagenomics, needs to go along with improvements in measurement techniques for N(2)O (and N(2)) emission in order to obtain robust field and laboratory datasets for different ecosystem types. Advances in both fields are currently used to improve process descriptions in biogeochemical models, which may eventually be used not only to test our current process understanding from the microsite to the field level, but also used as tools for up-scaling emissions to landscapes and regions and to explore feedbacks of soil N(2)O emissions to changes in environmental conditions, land management and land use.", "author" : [ { "dropping-particle" : "", "family" : "Butterbach-Bahl", "given" : "Klaus", "non-dropping-particle" : "", "parse-names" : false, "suffix" : "" }, { "dropping-particle" : "", "family" : "Baggs", "given" : "Elizabeth M", "non-dropping-particle" : "", "parse-names" : false, "suffix" : "" }, { "dropping-particle" : "", "family" : "Dannenmann", "given" : "Michael", "non-dropping-particle" : "", "parse-names" : false, "suffix" : "" }, { "dropping-particle" : "", "family" : "Kiese", "given" : "Ralf", "non-dropping-particle" : "", "parse-names" : false, "suffix" : "" }, { "dropping-particle" : "", "family" : "Zechmeister-Boltenstern", "given" : "Sophie", "non-dropping-particle" : "", "parse-names" : false, "suffix" : "" } ], "container-title" : "Philosophical Transactions of the Royal Society B: Biological Sciences", "id" : "ITEM-1", "issue" : "1621", "issued" : { "date-parts" : [ [ "2013", "5", "27" ] ] }, "page" : "20130122-20130122", "publisher" : "The Royal Society", "title" : "Nitrous oxide emissions from soils: how well do we understand the processes and their controls?", "translator" : [ { "dropping-particle" : "", "family" : "L4058", "given" : "", "non-dropping-particle" : "", "parse-names" : false, "suffix" : "" } ], "type" : "article-journal", "volume" : "368" }, "uris" : [ "http://www.mendeley.com/documents/?uuid=723a0aea-cecf-47c3-864b-0e2a892e7947" ] }, { "id" : "ITEM-2", "itemData" : { "DOI" : "10.1038/nature10176", "ISSN" : "0028-0836", "abstract" : "Increasing concentrations of atmospheric carbon dioxide (CO2) can affect biotic and abiotic conditions in soil, such as microbial activity and water content1,2. In turn, these changes might be expected to alter the production and consumption of the important greenhouse gases nitrous oxide (N2O) and methane (CH4) (refs 2, 3). However, studies on fluxes of N2O and CH4 from soil under increased atmospheric CO2 have not been quantitatively synthesized. Here we show, using meta-analysis, that increased CO2 (ranging from 463 to 780 parts per million by volume) stimulates both N2O emissions from upland soils and CH4 emissions from rice paddies and natural wetlands. Because enhanced greenhouse-gas emissions add to the radiative forcing of terrestrial ecosystems, these emissions are expected to negate at least 16.6 per cent of the climate change mitigation potential previously predicted from an increase in the terrestrial carbon sink under increased atmospheric CO2 concentrations4. Our results therefore suggest that the capacity of land ecosystems to slow climate warming has been overestimated.", "author" : [ { "dropping-particle" : "", "family" : "Groenigen", "given" : "Kees Jan", "non-dropping-particle" : "van", "parse-names" : false, "suffix" : "" }, { "dropping-particle" : "", "family" : "Osenberg", "given" : "Craig W", "non-dropping-particle" : "", "parse-names" : false, "suffix" : "" }, { "dropping-particle" : "", "family" : "Hungate", "given" : "Bruce A", "non-dropping-particle" : "", "parse-names" : false, "suffix" : "" } ], "container-title" : "Nature", "id" : "ITEM-2", "issue" : "7355", "issued" : { "date-parts" : [ [ "2011", "7", "13" ] ] }, "page" : "214-216", "publisher" : "Nature Publishing Group, a division of Macmillan Publishers Limited. All Rights Reserved.", "title" : "Increased soil emissions of potent greenhouse gases under increased atmospheric CO2", "translator" : [ { "dropping-particle" : "", "family" : "L4055", "given" : "", "non-dropping-particle" : "", "parse-names" : false, "suffix" : "" } ], "type" : "article-journal", "volume" : "475" }, "uris" : [ "http://www.mendeley.com/documents/?uuid=70180647-1d81-4ae4-bc64-7b3599776a1e" ] }, { "id" : "ITEM-3",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"ITEM-3",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"mendeley" : { "formattedCitation" : "(van Groenigen et al., 2011; Butterbach-Bahl et al., 2013; Tian et al., 2019)", "manualFormatting" : "(van Groenigen et al., 2011; Butterbach-Bahl et al., 2013; Tian et al., 2019)", "plainTextFormattedCitation" : "(van Groenigen et al., 2011; Butterbach-Bahl et al., 2013; Tian et al., 2019)", "previouslyFormattedCitation" : "(van Groenigen et al., 2011; Butterbach-Bahl et al., 2013; Tian et al., 2019)" }, "properties" : { "noteIndex" : 0 }, "schema" : "https://github.com/citation-style-language/schema/raw/master/csl-citation.json" }</w:instrText>
      </w:r>
      <w:r w:rsidRPr="001E7A27">
        <w:rPr>
          <w:lang w:val="en-GB"/>
        </w:rPr>
        <w:fldChar w:fldCharType="separate"/>
      </w:r>
      <w:r w:rsidR="00025FA2" w:rsidRPr="001E7A27">
        <w:rPr>
          <w:noProof/>
          <w:lang w:val="en-GB"/>
        </w:rPr>
        <w:t>(van Groenigen et al., 2011; Butterbach-Bahl et al., 2013; Tian et al., 2019)</w:t>
      </w:r>
      <w:r w:rsidRPr="001E7A27">
        <w:rPr>
          <w:lang w:val="en-GB"/>
        </w:rPr>
        <w:fldChar w:fldCharType="end"/>
      </w:r>
      <w:r w:rsidRPr="001E7A27">
        <w:rPr>
          <w:lang w:val="en-GB"/>
        </w:rPr>
        <w:t>. Model-based estimates do not account for the potentially strong emission</w:t>
      </w:r>
      <w:ins w:id="4559" w:author="Tom Maycock" w:date="2021-09-08T15:26:00Z">
        <w:r w:rsidR="00FC0403" w:rsidRPr="001E7A27">
          <w:rPr>
            <w:lang w:val="en-GB"/>
          </w:rPr>
          <w:t>s</w:t>
        </w:r>
      </w:ins>
      <w:r w:rsidRPr="001E7A27">
        <w:rPr>
          <w:lang w:val="en-GB"/>
        </w:rPr>
        <w:t xml:space="preserve"> increases in </w:t>
      </w:r>
      <w:ins w:id="4560" w:author="Soapbox" w:date="2021-07-21T12:52:00Z">
        <w:r w:rsidR="009D09DB" w:rsidRPr="001E7A27">
          <w:rPr>
            <w:lang w:val="en-GB"/>
          </w:rPr>
          <w:t>b</w:t>
        </w:r>
      </w:ins>
      <w:del w:id="4561" w:author="Soapbox" w:date="2021-07-21T12:52:00Z">
        <w:r w:rsidRPr="001E7A27" w:rsidDel="009D09DB">
          <w:rPr>
            <w:lang w:val="en-GB"/>
          </w:rPr>
          <w:delText>B</w:delText>
        </w:r>
      </w:del>
      <w:r w:rsidRPr="001E7A27">
        <w:rPr>
          <w:lang w:val="en-GB"/>
        </w:rPr>
        <w:t xml:space="preserve">oreal and </w:t>
      </w:r>
      <w:ins w:id="4562" w:author="Soapbox" w:date="2021-07-21T12:52:00Z">
        <w:r w:rsidR="009D09DB" w:rsidRPr="001E7A27">
          <w:rPr>
            <w:lang w:val="en-GB"/>
          </w:rPr>
          <w:t>a</w:t>
        </w:r>
      </w:ins>
      <w:del w:id="4563" w:author="Soapbox" w:date="2021-07-21T12:52:00Z">
        <w:r w:rsidRPr="001E7A27" w:rsidDel="009D09DB">
          <w:rPr>
            <w:lang w:val="en-GB"/>
          </w:rPr>
          <w:delText>A</w:delText>
        </w:r>
      </w:del>
      <w:r w:rsidRPr="001E7A27">
        <w:rPr>
          <w:lang w:val="en-GB"/>
        </w:rPr>
        <w:t xml:space="preserve">rctic ecosystems associated with future warming and permafrost thaw </w:t>
      </w:r>
      <w:r w:rsidRPr="001E7A27">
        <w:rPr>
          <w:lang w:val="en-GB"/>
        </w:rPr>
        <w:fldChar w:fldCharType="begin" w:fldLock="1"/>
      </w:r>
      <w:r w:rsidR="00747167" w:rsidRPr="001E7A27">
        <w:rPr>
          <w:lang w:val="en-GB"/>
        </w:rPr>
        <w:instrText>ADDIN CSL_CITATION { "citationItems" : [ { "id" : "ITEM-1", "itemData" : { "DOI" : "10.1073/pnas.1702902114", "ISSN" : "0027-8424", "abstract" : "The Arctic is warming rapidly, causing permafrost soils to thaw. Vast stocks of nitrogen (&amp;gt;67 billion tons) in the permafrost, accumulated thousands of years ago, could now become available for decomposition, leading to the release of nitrous oxide (N2O) to the atmosphere. N2O is a strong greenhouse gas, almost 300 times more powerful than CO2 for warming the climate. Although carbon dynamics in the Arctic are well studied, the fact that Arctic soils store enormous amounts of nitrogen has received little attention so far. We report that the Arctic may become a substantial source of N2O when the permafrost thaws, and that N2O emissions could occur from surfaces covering almost one-fourth of the entire Arctic.Permafrost in the Arctic is thawing, exposing large carbon and nitrogen stocks for decomposition. Gaseous carbon release from Arctic soils due to permafrost thawing is known to be substantial, but growing evidence suggests that Arctic soils may also be relevant sources of nitrous oxide (N2O). Here we show that N2O emissions from subarctic peatlands increase as the permafrost thaws. In our study, the highest postthaw emissions occurred from bare peat surfaces, a typical landform in permafrost peatlands, where permafrost thaw caused a fivefold increase in emissions (0.56 {\\textpm} 0.11 vs. 2.81 {\\textpm} 0.6 mg N2O m-2 d-1). These emission rates match those from tropical forest soils, the world{\\textquoteright}s largest natural terrestrial N2O source. The presence of vegetation, known to limit N2O emissions in tundra, did decrease (by ~90%) but did not prevent thaw-induced N2O release, whereas waterlogged conditions suppressed the emissions. We show that regions with high probability for N2O emissions cover one-fourth of the Arctic. Our results imply that the Arctic N2O budget will depend strongly on moisture changes, and that a gradual deepening of the active layer will create a strong noncarbon climate change feedback.", "author" : [ { "dropping-particle" : "", "family" : "Voigt", "given" : "Carolina", "non-dropping-particle" : "", "parse-names" : false, "suffix" : "" }, { "dropping-particle" : "", "family" : "Marushchak", "given" : "Maija E", "non-dropping-particle" : "", "parse-names" : false, "suffix" : "" }, { "dropping-particle" : "", "family" : "Lamprecht", "given" : "Richard E", "non-dropping-particle" : "", "parse-names" : false, "suffix" : "" }, { "dropping-particle" : "", "family" : "Jackowicz-Korczy\u0144ski", "given" : "Marcin", "non-dropping-particle" : "", "parse-names" : false, "suffix" : "" }, { "dropping-particle" : "", "family" : "Lindgren", "given" : "Amelie", "non-dropping-particle" : "", "parse-names" : false, "suffix" : "" }, { "dropping-particle" : "", "family" : "Mastepanov", "given" : "Mikhail", "non-dropping-particle" : "", "parse-names" : false, "suffix" : "" }, { "dropping-particle" : "", "family" : "Granlund", "given" : "Lars", "non-dropping-particle" : "", "parse-names" : false, "suffix" : "" }, { "dropping-particle" : "", "family" : "Christensen", "given" : "Torben R", "non-dropping-particle" : "", "parse-names" : false, "suffix" : "" }, { "dropping-particle" : "", "family" : "Tahvanainen", "given" : "Teemu", "non-dropping-particle" : "", "parse-names" : false, "suffix" : "" }, { "dropping-particle" : "", "family" : "Martikainen", "given" : "Pertti J", "non-dropping-particle" : "", "parse-names" : false, "suffix" : "" }, { "dropping-particle" : "", "family" : "Biasi", "given" : "Christina", "non-dropping-particle" : "", "parse-names" : false, "suffix" : "" } ], "container-title" : "Proceedings of the National Academy of Sciences", "id" : "ITEM-1", "issue" : "24", "issued" : { "date-parts" : [ [ "2017", "6", "13" ] ] }, "page" : "6238-6243", "publisher" : "National Academy of Sciences", "title" : "Increased nitrous oxide emissions from Arctic peatlands after permafrost thaw", "translator" : [ { "dropping-particle" : "", "family" : "L4063", "given" : "", "non-dropping-particle" : "", "parse-names" : false, "suffix" : "" } ], "type" : "article-journal", "volume" : "114" }, "uris" : [ "http://www.mendeley.com/documents/?uuid=076461ec-23dd-455b-8824-b288c8c551fc" ] }, { "id" : "ITEM-2", "itemData" : { "DOI" : "10.1038/ngeo803", "ISSN" : "1752-0894", "author" : [ { "dropping-particle" : "", "family" : "Elberling", "given" : "Bo", "non-dropping-particle" : "", "parse-names" : false, "suffix" : "" }, { "dropping-particle" : "", "family" : "Christiansen", "given" : "Hanne H.", "non-dropping-particle" : "", "parse-names" : false, "suffix" : "" }, { "dropping-particle" : "", "family" : "Hansen", "given" : "Birger U.", "non-dropping-particle" : "", "parse-names" : false, "suffix" : "" } ], "container-title" : "Nature Geoscience", "id" : "ITEM-2", "issue" : "5", "issued" : { "date-parts" : [ [ "2010", "5", "4" ] ] }, "page" : "332-335", "title" : "High nitrous oxide production from thawing permafrost", "translator" : [ { "dropping-particle" : "", "family" : "L4797", "given" : "", "non-dropping-particle" : "", "parse-names" : false, "suffix" : "" } ], "type" : "article-journal", "volume" : "3" }, "uris" : [ "http://www.mendeley.com/documents/?uuid=d18d548f-8e23-48d1-b70f-67fa3a2d8300" ] } ], "mendeley" : { "formattedCitation" : "(Elberling et al., 2010; Voigt et al., 2017)", "plainTextFormattedCitation" : "(Elberling et al., 2010; Voigt et al., 2017)", "previouslyFormattedCitation" : "(Elberling et al., 2010; Voigt et al., 2017)" }, "properties" : { "noteIndex" : 0 }, "schema" : "https://github.com/citation-style-language/schema/raw/master/csl-citation.json" }</w:instrText>
      </w:r>
      <w:r w:rsidRPr="001E7A27">
        <w:rPr>
          <w:lang w:val="en-GB"/>
        </w:rPr>
        <w:fldChar w:fldCharType="separate"/>
      </w:r>
      <w:r w:rsidR="00025FA2" w:rsidRPr="001E7A27">
        <w:rPr>
          <w:noProof/>
          <w:lang w:val="en-GB"/>
        </w:rPr>
        <w:t>(Elberling et al., 2010; Voigt et al., 2017)</w:t>
      </w:r>
      <w:r w:rsidRPr="001E7A27">
        <w:rPr>
          <w:lang w:val="en-GB"/>
        </w:rPr>
        <w:fldChar w:fldCharType="end"/>
      </w:r>
      <w:r w:rsidRPr="001E7A27">
        <w:rPr>
          <w:lang w:val="en-GB"/>
        </w:rPr>
        <w:t xml:space="preserve">. There is </w:t>
      </w:r>
      <w:r w:rsidRPr="001E7A27">
        <w:rPr>
          <w:i/>
          <w:lang w:val="en-GB"/>
        </w:rPr>
        <w:t xml:space="preserve">medium confidence </w:t>
      </w:r>
      <w:r w:rsidRPr="001E7A27">
        <w:rPr>
          <w:lang w:val="en-GB"/>
        </w:rPr>
        <w:t>that the land N</w:t>
      </w:r>
      <w:r w:rsidRPr="001E7A27">
        <w:rPr>
          <w:vertAlign w:val="subscript"/>
          <w:lang w:val="en-GB"/>
        </w:rPr>
        <w:t>2</w:t>
      </w:r>
      <w:r w:rsidRPr="001E7A27">
        <w:rPr>
          <w:lang w:val="en-GB"/>
        </w:rPr>
        <w:t xml:space="preserve">O climate feedback is positive, but </w:t>
      </w:r>
      <w:r w:rsidRPr="001E7A27">
        <w:rPr>
          <w:i/>
          <w:lang w:val="en-GB"/>
        </w:rPr>
        <w:t xml:space="preserve">low confidence </w:t>
      </w:r>
      <w:r w:rsidRPr="001E7A27">
        <w:rPr>
          <w:lang w:val="en-GB"/>
        </w:rPr>
        <w:t>in the magnitude (0.02 ± 0.01 W m</w:t>
      </w:r>
      <w:del w:id="4564" w:author="Ian Blenkinsop" w:date="2021-07-28T16:18:00Z">
        <w:r w:rsidRPr="001E7A27" w:rsidDel="00E4692D">
          <w:rPr>
            <w:vertAlign w:val="superscript"/>
            <w:lang w:val="en-GB"/>
          </w:rPr>
          <w:delText>-</w:delText>
        </w:r>
      </w:del>
      <w:ins w:id="4565" w:author="Ian Blenkinsop" w:date="2021-07-28T16:18:00Z">
        <w:r w:rsidR="00E4692D" w:rsidRPr="001E7A27">
          <w:rPr>
            <w:vertAlign w:val="superscript"/>
            <w:lang w:val="en-GB"/>
          </w:rPr>
          <w:t>–</w:t>
        </w:r>
      </w:ins>
      <w:r w:rsidRPr="001E7A27">
        <w:rPr>
          <w:vertAlign w:val="superscript"/>
          <w:lang w:val="en-GB"/>
        </w:rPr>
        <w:t>2</w:t>
      </w:r>
      <w:r w:rsidRPr="001E7A27">
        <w:rPr>
          <w:lang w:val="en-GB"/>
        </w:rPr>
        <w:t xml:space="preserve"> °C</w:t>
      </w:r>
      <w:del w:id="4566" w:author="Ian Blenkinsop" w:date="2021-07-28T16:18:00Z">
        <w:r w:rsidRPr="001E7A27" w:rsidDel="00E4692D">
          <w:rPr>
            <w:vertAlign w:val="superscript"/>
            <w:lang w:val="en-GB"/>
          </w:rPr>
          <w:delText>-</w:delText>
        </w:r>
      </w:del>
      <w:ins w:id="4567" w:author="Ian Blenkinsop" w:date="2021-07-28T16:18:00Z">
        <w:r w:rsidR="00E4692D" w:rsidRPr="001E7A27">
          <w:rPr>
            <w:vertAlign w:val="superscript"/>
            <w:lang w:val="en-GB"/>
          </w:rPr>
          <w:t>–</w:t>
        </w:r>
      </w:ins>
      <w:r w:rsidRPr="001E7A27">
        <w:rPr>
          <w:vertAlign w:val="superscript"/>
          <w:lang w:val="en-GB"/>
        </w:rPr>
        <w:t>1</w:t>
      </w:r>
      <w:r w:rsidRPr="001E7A27">
        <w:rPr>
          <w:lang w:val="en-GB"/>
        </w:rPr>
        <w:t>).</w:t>
      </w:r>
    </w:p>
    <w:p w14:paraId="0DE9A791" w14:textId="77777777" w:rsidR="00AD2291" w:rsidRPr="001E7A27" w:rsidRDefault="00AD2291" w:rsidP="005C7F25">
      <w:pPr>
        <w:pStyle w:val="AR6BodyText"/>
        <w:rPr>
          <w:lang w:val="en-GB"/>
        </w:rPr>
      </w:pPr>
    </w:p>
    <w:p w14:paraId="57CE152E" w14:textId="78870785" w:rsidR="00AD2291" w:rsidRPr="001E7A27" w:rsidRDefault="00AD2291" w:rsidP="005C7F25">
      <w:pPr>
        <w:pStyle w:val="AR6BodyText"/>
        <w:rPr>
          <w:lang w:val="en-GB"/>
        </w:rPr>
      </w:pPr>
      <w:r w:rsidRPr="001E7A27">
        <w:rPr>
          <w:lang w:val="en-GB" w:eastAsia="en-US"/>
        </w:rPr>
        <w:t>Climate change will also affect N</w:t>
      </w:r>
      <w:r w:rsidRPr="001E7A27">
        <w:rPr>
          <w:rFonts w:eastAsia="DejaVu Sans" w:cs="Calibri Light"/>
          <w:vertAlign w:val="subscript"/>
          <w:lang w:val="en-GB"/>
        </w:rPr>
        <w:t>2</w:t>
      </w:r>
      <w:r w:rsidRPr="001E7A27">
        <w:rPr>
          <w:lang w:val="en-GB" w:eastAsia="en-US"/>
        </w:rPr>
        <w:t xml:space="preserve">O production in the ocean </w:t>
      </w:r>
      <w:r w:rsidRPr="001E7A27">
        <w:rPr>
          <w:lang w:val="en-GB" w:eastAsia="en-US"/>
        </w:rPr>
        <w:fldChar w:fldCharType="begin" w:fldLock="1"/>
      </w:r>
      <w:r w:rsidR="00747167" w:rsidRPr="001E7A27">
        <w:rPr>
          <w:lang w:val="en-GB" w:eastAsia="en-US"/>
        </w:rPr>
        <w:instrText>ADDIN CSL_CITATION { "citationItems" : [ { "id" : "ITEM-1", "itemData" : { "DOI" : "10.1098/rstb.2011.0360", "ISSN" : "0962-8436", "PMID" : "22451110", "abstract" : "We use transient time distributions calculated from tracer data together with in situ measurements of nitrous oxide (N(2)O) to estimate the concentration of biologically produced N(2)O and N(2)O production rates in the ocean on a global scale. Our approach to estimate the N(2)O production rates integrates the effects of potentially varying production and decomposition mechanisms along the transport path of a water mass. We estimate that the oceanic N(2)O production is dominated by nitrification with a contribution of only approximately 7 per cent by denitrification. This indicates that previously used approaches have overestimated the contribution by denitrification. Shelf areas may account for only a negligible fraction of the global production; however, estuarine sources and coastal upwelling of N(2)O are not taken into account in our study. The largest amount of subsurface N(2)O is produced in the upper 500 m of the water column. The estimated global annual subsurface N(2)O production ranges from 3.1 \u00b1 0.9 to 3.4 \u00b1 0.9 Tg N yr(-1). This is in agreement with estimates of the global N(2)O emissions to the atmosphere and indicates that a N(2)O source in the mixed layer is unlikely. The potential future development of the oceanic N(2)O source in view of the ongoing changes of the ocean environment (deoxygenation, warming, eutrophication and acidification) is discussed.", "author" : [ { "dropping-particle" : "", "family" : "Freing", "given" : "Alina", "non-dropping-particle" : "", "parse-names" : false, "suffix" : "" }, { "dropping-particle" : "", "family" : "Wallace", "given" : "Douglas W R", "non-dropping-particle" : "", "parse-names" : false, "suffix" : "" }, { "dropping-particle" : "", "family" : "Bange", "given" : "Hermann W", "non-dropping-particle" : "", "parse-names" : false, "suffix" : "" } ], "container-title" : "Philosophical Transactions of the Royal Society B: Biological Sciences", "id" : "ITEM-1", "issue" : "1593", "issued" : { "date-parts" : [ [ "2012", "5", "5" ] ] }, "page" : "1245-1255", "publisher" : "The Royal Society", "title" : "Global oceanic production of nitrous oxide", "translator" : [ { "dropping-particle" : "", "family" : "L4550", "given" : "", "non-dropping-particle" : "", "parse-names" : false, "suffix" : "" } ], "type" : "article-journal", "volume" : "367" }, "uris" : [ "http://www.mendeley.com/documents/?uuid=b2e77a0a-073f-3072-94cb-6dfd2a3843ea" ] }, { "id" : "ITEM-2", "itemData" : { "DOI" : "10.1126/science.1184945", "ISSN" : "0036-8075", "author" : [ { "dropping-particle" : "", "family" : "Codispoti", "given" : "L. A.", "non-dropping-particle" : "", "parse-names" : false, "suffix" : "" } ], "container-title" : "Science", "id" : "ITEM-2", "issue" : "5971", "issued" : { "date-parts" : [ [ "2010", "3", "12" ] ] }, "page" : "1339-1340", "title" : "Interesting Times for Marine N2O", "translator" : [ { "dropping-particle" : "", "family" : "L4799", "given" : "", "non-dropping-particle" : "", "parse-names" : false, "suffix" : "" } ], "type" : "article-journal", "volume" : "327" }, "uris" : [ "http://www.mendeley.com/documents/?uuid=ff642b06-4122-46f8-928c-2352e7a32a9e" ] }, { "id" : "ITEM-3", "itemData" : { "DOI" : "https://doi.org/10.1016/j.dsr2.2015.12.006", "ISSN" : "0967-0645", "abstract" : "The effects of ocean acidification (OA) on nitrous oxide (N2O) production and on the community composition of ammonium oxidizing archaea (AOA) were examined in the northern and southern sub-polar and polar Atlantic Ocean. Two research cruises were performed during June 2012 between the North Sea and Arctic Greenland and Barent Seas, and in January\u2013February 2013 to the Antarctic Scotia Sea. Seven stations were occupied in all during which shipboard experimental manipulations of the carbonate chemistry were performed through additions of NaHCO3\u2212+HCl in order to examine the impact of short-term (48h for N2O and between 96 and 168h for AOA) exposure to control and elevated conditions of OA. During each experiment, triplicate incubations were performed at ambient conditions and at 3 lowered levels of pH which varied between 0.06 and 0.4 units according to the total scale and which were targeted at CO2 partial pressures of ~500, 750 and 1000\u00b5atm. The AOA assemblage in both Arctic and Antarctic regions was dominated by two major archetypes that represent the marine AOA clades most often detected in seawater. There were no significant changes in AOA assemblage composition between the beginning and end of the incubation experiments. N2O production was sensitive to decreasing pHT at all stations and decreased by between 2.4% and 44% with reduced pHT values of between 0.06 and 0.4. The reduction in N2O yield from nitrification was directly related to a decrease of between 28% and 67% in available NH3 as a result of the pH driven shift in the NH3:NH4+ equilibrium. The maximum reduction in N2O production at conditions projected for the end of the 21st century was estimated to be 0.82TgNy\u22121.", "author" : [ { "dropping-particle" : "", "family" : "Rees", "given" : "Andrew P", "non-dropping-particle" : "", "parse-names" : false, "suffix" : "" }, { "dropping-particle" : "", "family" : "Brown", "given" : "Ian J", "non-dropping-particle" : "", "parse-names" : false, "suffix" : "" }, { "dropping-particle" : "", "family" : "Jayakumar", "given" : "Amal", "non-dropping-particle" : "", "parse-names" : false, "suffix" : "" }, { "dropping-particle" : "", "family" : "Ward", "given" : "Bess B", "non-dropping-particle" : "", "parse-names" : false, "suffix" : "" } ], "container-title" : "Deep Sea Research Part II: Topical Studies in Oceanography", "id" : "ITEM-3", "issued" : { "date-parts" : [ [ "2016" ] ] }, "note" : "Impacts of surface ocean acidification in polar seas and globally: a field-based approach", "page" : "93-101", "title" : "The inhibition of N2O production by ocean acidification in cold temperate and polar waters", "translator" : [ { "dropping-particle" : "", "family" : "L6706", "given" : "", "non-dropping-particle" : "", "parse-names" : false, "suffix" : "" } ], "type" : "article-journal", "volume" : "127" }, "uris" : [ "http://www.mendeley.com/documents/?uuid=b2a10c52-cadb-4212-94df-000cd55f525e" ] }, { "id" : "ITEM-4", "itemData" : { "DOI" : "10.1038/s41558-019-0605-7", "ISSN" : "1758-6798", "abstract" : "Ocean acidification, induced by the increase in anthropogenic CO2 emissions, has a profound impact on marine organisms and biogeochemical processes1. The response of marine microbial activities to ocean acidification might play a crucial role in the future evolution of air\u2013sea fluxes of biogenic gases such as nitrous oxide (N2O), a strong GHG and the dominant stratospheric ozone-depleting substance2. Here, we examine the response of N2O production from nitrification to acidification in a series of incubation experiments conducted in subtropical and subarctic western North Pacific. The experiments show that when pH was reduced, the N2O production rate during nitrification measured at subarctic stations increased significantly while nitrification rates remained stable or decreased. Contrary to previous findings, these results suggest that the effect of ocean acidification on N2O production during nitrification and nitrification rates are probably uncoupled. Collectively, these results suggest that if seawater pH continues to decline at the same rate, ocean acidification could increase marine N2O production during nitrification in the subarctic North Pacific by 185 to 491% by the end of the century.", "author" : [ { "dropping-particle" : "", "family" : "Breider", "given" : "Florian", "non-dropping-particle" : "", "parse-names" : false, "suffix" : "" }, { "dropping-particle" : "", "family" : "Yoshikawa", "given" : "Chisato", "non-dropping-particle" : "", "parse-names" : false, "suffix" : "" }, { "dropping-particle" : "", "family" : "Makabe", "given" : "Akiko", "non-dropping-particle" : "", "parse-names" : false, "suffix" : "" }, { "dropping-particle" : "", "family" : "Toyoda", "given" : "Sakae", "non-dropping-particle" : "", "parse-names" : false, "suffix" : "" }, { "dropping-particle" : "", "family" : "Wakita", "given" : "Masahide", "non-dropping-particle" : "", "parse-names" : false, "suffix" : "" }, { "dropping-particle" : "", "family" : "Matsui", "given" : "Yohei", "non-dropping-particle" : "", "parse-names" : false, "suffix" : "" }, { "dropping-particle" : "", "family" : "Kawagucci", "given" : "Shinsuke", "non-dropping-particle" : "", "parse-names" : false, "suffix" : "" }, { "dropping-particle" : "", "family" : "Fujiki", "given" : "Tetsuichi", "non-dropping-particle" : "", "parse-names" : false, "suffix" : "" }, { "dropping-particle" : "", "family" : "Harada", "given" : "Naomi", "non-dropping-particle" : "", "parse-names" : false, "suffix" : "" }, { "dropping-particle" : "", "family" : "Yoshida", "given" : "Naohiro", "non-dropping-particle" : "", "parse-names" : false, "suffix" : "" } ], "container-title" : "Nature Climate Change", "id" : "ITEM-4", "issue" : "12", "issued" : { "date-parts" : [ [ "2019" ] ] }, "page" : "954-958", "title" : "Response of N2O production rate to ocean acidification in the western North Pacific", "translator" : [ { "dropping-particle" : "", "family" : "L6705", "given" : "", "non-dropping-particle" : "", "parse-names" : false, "suffix" : "" } ], "type" : "article-journal", "volume" : "9" }, "uris" : [ "http://www.mendeley.com/documents/?uuid=6897f1b7-d789-4b7c-964b-520e986e5e03" ] }, { "id" : "ITEM-5", "itemData" : { "DOI" : "10.5194/bg-10-6225-2013", "ISSN" : "1726-4189", "abstract" : "Abstract. Ocean ecosystems are increasingly stressed by human-induced changes of their physical, chemical and biological environment. Among these changes, warming, acidification, deoxygenation and changes in primary productivity by marine phytoplankton can be considered as four of the major stressors of open ocean ecosystems. Due to rising atmospheric CO2 in the coming decades, these changes will be amplified. Here, we use the most recent simulations performed in the framework of the Coupled Model Intercomparison Project 5 to assess how these stressors may evolve over the course of the 21st century. The 10 Earth system models used here project similar trends in ocean warming, acidification, deoxygenation and reduced primary productivity for each of the IPCC's representative concentration pathways (RCPs) over the 21st century. For the \"business-as-usual\" scenario RCP8.5, the model-mean changes in the 2090s (compared to the 1990s) for sea surface temperature, sea surface pH, global O2 content and integrated primary productivity amount to &amp;plus;2.73 (\u00b10.72) \u00b0C, \u22120.33 (\u00b10.003) pH unit, \u22123.45 (\u00b10.44)% and \u22128.6 (\u00b17.9)%, respectively. For the high mitigation scenario RCP2.6, corresponding changes are +0.71 (\u00b10.45) \u00b0C, \u22120.07 (\u00b10.001) pH unit, \u22121.81 (\u00b10.31)% and \u22122.0 (\u00b14.1)%, respectively, illustrating the effectiveness of extreme mitigation strategies. Although these stressors operate globally, they display distinct regional patterns and thus do not change coincidentally. Large decreases in O2 and in pH are simulated in global ocean intermediate and mode waters, whereas large reductions in primary production are simulated in the tropics and in the North Atlantic. Although temperature and pH projections are robust across models, the same does not hold for projections of subsurface O2 concentrations in the tropics and global and regional changes in net primary productivity. These high uncertainties in projections of primary productivity and subsurface oxygen prompt us to continue inter-model comparisons to understand these model differences, while calling for caution when using the CMIP5 models to force regional impact models.", "author" : [ { "dropping-particle" : "", "family" : "Bopp", "given" : "L.", "non-dropping-particle" : "", "parse-names" : false, "suffix" : "" }, { "dropping-particle" : "", "family" : "Resplandy", "given" : "L.", "non-dropping-particle" : "", "parse-names" : false, "suffix" : "" }, { "dropping-particle" : "", "family" : "Orr", "given" : "J. C.", "non-dropping-particle" : "", "parse-names" : false, "suffix" : "" }, { "dropping-particle" : "", "family" : "Doney", "given" : "S. C.", "non-dropping-particle" : "", "parse-names" : false, "suffix" : "" }, { "dropping-particle" : "", "family" : "Dunne", "given" : "J. P.", "non-dropping-particle" : "", "parse-names" : false, "suffix" : "" }, { "dropping-particle" : "", "family" : "Gehlen", "given" : "M.", "non-dropping-particle" : "", "parse-names" : false, "suffix" : "" }, { "dropping-particle" : "", "family" : "Halloran", "given" : "P.", "non-dropping-particle" : "", "parse-names" : false, "suffix" : "" }, { "dropping-particle" : "", "family" : "Heinze", "given" : "C.", "non-dropping-particle" : "", "parse-names" : false, "suffix" : "" }, { "dropping-particle" : "", "family" : "Ilyina", "given" : "T.", "non-dropping-particle" : "", "parse-names" : false, "suffix" : "" }, { "dropping-particle" : "", "family" : "S\u00e9f\u00e9rian", "given" : "R.", "non-dropping-particle" : "", "parse-names" : false, "suffix" : "" }, { "dropping-particle" : "", "family" : "Tjiputra", "given" : "J.", "non-dropping-particle" : "", "parse-names" : false, "suffix" : "" }, { "dropping-particle" : "", "family" : "Vichi", "given" : "M.", "non-dropping-particle" : "", "parse-names" : false, "suffix" : "" } ], "container-title" : "Biogeosciences", "id" : "ITEM-5", "issue" : "10", "issued" : { "date-parts" : [ [ "2013", "10", "2" ] ] }, "page" : "6225-6245", "title" : "Multiple stressors of ocean ecosystems in the 21st century: projections with CMIP5 models", "translator" : [ { "dropping-particle" : "", "family" : "L7263", "given" : "", "non-dropping-particle" : "", "parse-names" : false, "suffix" : "" } ], "type" : "article-journal", "volume" : "10" }, "uris" : [ "http://www.mendeley.com/documents/?uuid=dc89fd9c-f156-4b6d-a29c-85f10a5a5e4f" ] } ], "mendeley" : { "formattedCitation" : "(Codispoti, 2010; Freing et al., 2012; Bopp et al., 2013; Rees et al., 2016; Breider et al., 2019)", "plainTextFormattedCitation" : "(Codispoti, 2010; Freing et al., 2012; Bopp et al., 2013; Rees et al., 2016; Breider et al., 2019)", "previouslyFormattedCitation" : "(Codispoti, 2010; Freing et al., 2012; Bopp et al., 2013; Rees et al., 2016; Breider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(Codispoti, 2010; Freing et al., 2012; Bopp et al., 2013; Rees et al., 2016; Breider et al., 2019)</w:t>
      </w:r>
      <w:r w:rsidRPr="001E7A27">
        <w:rPr>
          <w:lang w:val="en-GB" w:eastAsia="en-US"/>
        </w:rPr>
        <w:fldChar w:fldCharType="end"/>
      </w:r>
      <w:r w:rsidRPr="001E7A27">
        <w:rPr>
          <w:lang w:val="en-GB" w:eastAsia="en-US"/>
        </w:rPr>
        <w:t xml:space="preserve">. </w:t>
      </w:r>
      <w:r w:rsidR="004E0A36" w:rsidRPr="001E7A27">
        <w:rPr>
          <w:lang w:val="en-GB" w:eastAsia="en-GB"/>
        </w:rPr>
        <w:t>Model projections in the 21</w:t>
      </w:r>
      <w:r w:rsidR="004E0A36" w:rsidRPr="001E7A27">
        <w:rPr>
          <w:vertAlign w:val="superscript"/>
          <w:lang w:val="en-GB" w:eastAsia="en-GB"/>
          <w:rPrChange w:id="4568" w:author="Ian Blenkinsop" w:date="2021-07-28T18:52:00Z">
            <w:rPr>
              <w:lang w:val="en-GB" w:eastAsia="en-GB"/>
            </w:rPr>
          </w:rPrChange>
        </w:rPr>
        <w:t>st</w:t>
      </w:r>
      <w:r w:rsidR="004E0A36" w:rsidRPr="001E7A27">
        <w:rPr>
          <w:lang w:val="en-GB" w:eastAsia="en-GB"/>
        </w:rPr>
        <w:t xml:space="preserve"> century show a 4–12% decrease in ocean N</w:t>
      </w:r>
      <w:r w:rsidR="004E0A36" w:rsidRPr="001E7A27">
        <w:rPr>
          <w:vertAlign w:val="subscript"/>
          <w:lang w:val="en-GB" w:eastAsia="en-GB"/>
        </w:rPr>
        <w:t>2</w:t>
      </w:r>
      <w:r w:rsidR="004E0A36" w:rsidRPr="001E7A27">
        <w:rPr>
          <w:lang w:val="en-GB" w:eastAsia="en-GB"/>
        </w:rPr>
        <w:t>O emissions under RCP8.5 due to a combination of factors</w:t>
      </w:r>
      <w:ins w:id="4569" w:author="Soapbox" w:date="2021-07-21T12:52:00Z">
        <w:r w:rsidR="009D09DB" w:rsidRPr="001E7A27">
          <w:rPr>
            <w:lang w:val="en-GB" w:eastAsia="en-GB"/>
          </w:rPr>
          <w:t>,</w:t>
        </w:r>
      </w:ins>
      <w:r w:rsidR="004E0A36" w:rsidRPr="001E7A27">
        <w:rPr>
          <w:lang w:val="en-GB" w:eastAsia="en-GB"/>
        </w:rPr>
        <w:t xml:space="preserve"> including increased ocean stratification, decrease</w:t>
      </w:r>
      <w:ins w:id="4570" w:author="Soapbox" w:date="2021-07-21T12:52:00Z">
        <w:r w:rsidR="009D09DB" w:rsidRPr="001E7A27">
          <w:rPr>
            <w:lang w:val="en-GB" w:eastAsia="en-GB"/>
          </w:rPr>
          <w:t>d</w:t>
        </w:r>
      </w:ins>
      <w:del w:id="4571" w:author="Soapbox" w:date="2021-07-21T12:52:00Z">
        <w:r w:rsidR="004E0A36" w:rsidRPr="001E7A27" w:rsidDel="009D09DB">
          <w:rPr>
            <w:lang w:val="en-GB" w:eastAsia="en-GB"/>
          </w:rPr>
          <w:delText>s in</w:delText>
        </w:r>
      </w:del>
      <w:r w:rsidR="004E0A36" w:rsidRPr="001E7A27">
        <w:rPr>
          <w:lang w:val="en-GB" w:eastAsia="en-GB"/>
        </w:rPr>
        <w:t xml:space="preserve"> ocean productivity, and the impact of increasing atmospheric N</w:t>
      </w:r>
      <w:r w:rsidR="004E0A36" w:rsidRPr="001E7A27">
        <w:rPr>
          <w:vertAlign w:val="subscript"/>
          <w:lang w:val="en-GB" w:eastAsia="en-GB"/>
        </w:rPr>
        <w:t>2</w:t>
      </w:r>
      <w:r w:rsidR="004E0A36" w:rsidRPr="001E7A27">
        <w:rPr>
          <w:lang w:val="en-GB" w:eastAsia="en-GB"/>
        </w:rPr>
        <w:t>O abundance on the air-sea flux, corresponding to an ocean N</w:t>
      </w:r>
      <w:r w:rsidR="004E0A36" w:rsidRPr="001E7A27">
        <w:rPr>
          <w:vertAlign w:val="subscript"/>
          <w:lang w:val="en-GB" w:eastAsia="en-GB"/>
        </w:rPr>
        <w:t>2</w:t>
      </w:r>
      <w:r w:rsidR="004E0A36" w:rsidRPr="001E7A27">
        <w:rPr>
          <w:lang w:val="en-GB" w:eastAsia="en-GB"/>
        </w:rPr>
        <w:t xml:space="preserve">O climate feedback of </w:t>
      </w:r>
      <w:r w:rsidR="004E0A36" w:rsidRPr="001E7A27">
        <w:rPr>
          <w:rStyle w:val="AR6BodyTextCar"/>
          <w:rFonts w:cs="Times New Roman"/>
          <w:lang w:val="en-GB"/>
        </w:rPr>
        <w:t>–</w:t>
      </w:r>
      <w:r w:rsidR="004E0A36" w:rsidRPr="001E7A27">
        <w:rPr>
          <w:lang w:val="en-GB" w:eastAsia="en-GB"/>
        </w:rPr>
        <w:t xml:space="preserve">0.008 ± 0.002 </w:t>
      </w:r>
      <w:r w:rsidR="004E0A36" w:rsidRPr="001E7A27">
        <w:rPr>
          <w:lang w:val="en-GB"/>
        </w:rPr>
        <w:t>W m</w:t>
      </w:r>
      <w:del w:id="4572" w:author="Ian Blenkinsop" w:date="2021-07-28T16:18:00Z">
        <w:r w:rsidR="004E0A36" w:rsidRPr="001E7A27" w:rsidDel="00E4692D">
          <w:rPr>
            <w:vertAlign w:val="superscript"/>
            <w:lang w:val="en-GB"/>
          </w:rPr>
          <w:delText>-</w:delText>
        </w:r>
      </w:del>
      <w:ins w:id="4573" w:author="Ian Blenkinsop" w:date="2021-07-28T16:18:00Z">
        <w:r w:rsidR="00E4692D" w:rsidRPr="001E7A27">
          <w:rPr>
            <w:vertAlign w:val="superscript"/>
            <w:lang w:val="en-GB"/>
          </w:rPr>
          <w:t>–</w:t>
        </w:r>
      </w:ins>
      <w:r w:rsidR="004E0A36" w:rsidRPr="001E7A27">
        <w:rPr>
          <w:vertAlign w:val="superscript"/>
          <w:lang w:val="en-GB"/>
        </w:rPr>
        <w:t>2</w:t>
      </w:r>
      <w:r w:rsidR="004E0A36" w:rsidRPr="001E7A27">
        <w:rPr>
          <w:lang w:val="en-GB"/>
        </w:rPr>
        <w:t xml:space="preserve"> °C</w:t>
      </w:r>
      <w:del w:id="4574" w:author="Ian Blenkinsop" w:date="2021-07-28T16:18:00Z">
        <w:r w:rsidR="004E0A36" w:rsidRPr="001E7A27" w:rsidDel="00E4692D">
          <w:rPr>
            <w:vertAlign w:val="superscript"/>
            <w:lang w:val="en-GB"/>
          </w:rPr>
          <w:delText>-</w:delText>
        </w:r>
      </w:del>
      <w:ins w:id="4575" w:author="Ian Blenkinsop" w:date="2021-07-28T16:18:00Z">
        <w:r w:rsidR="00E4692D" w:rsidRPr="001E7A27">
          <w:rPr>
            <w:vertAlign w:val="superscript"/>
            <w:lang w:val="en-GB"/>
          </w:rPr>
          <w:t>–</w:t>
        </w:r>
      </w:ins>
      <w:r w:rsidR="004E0A36" w:rsidRPr="001E7A27">
        <w:rPr>
          <w:vertAlign w:val="superscript"/>
          <w:lang w:val="en-GB"/>
        </w:rPr>
        <w:t>1</w:t>
      </w:r>
      <w:r w:rsidR="004E0A36" w:rsidRPr="001E7A27">
        <w:rPr>
          <w:lang w:val="en-GB"/>
        </w:rPr>
        <w:t xml:space="preserve"> </w:t>
      </w:r>
      <w:r w:rsidR="004E0A36" w:rsidRPr="001E7A27">
        <w:rPr>
          <w:lang w:val="en-GB" w:eastAsia="en-GB"/>
        </w:rPr>
        <w:t>(</w:t>
      </w:r>
      <w:r w:rsidR="004E0A36" w:rsidRPr="001E7A27">
        <w:rPr>
          <w:i/>
          <w:iCs/>
          <w:lang w:val="en-GB" w:eastAsia="en-GB"/>
        </w:rPr>
        <w:t>high agreement, limited evidence</w:t>
      </w:r>
      <w:r w:rsidR="004E0A36" w:rsidRPr="001E7A27">
        <w:rPr>
          <w:lang w:val="en-GB" w:eastAsia="en-GB"/>
        </w:rPr>
        <w:t xml:space="preserve">) </w:t>
      </w:r>
      <w:commentRangeStart w:id="4576"/>
      <w:r w:rsidR="004E0A36" w:rsidRPr="001E7A27">
        <w:rPr>
          <w:lang w:val="en-GB" w:eastAsia="en-US"/>
        </w:rPr>
        <w:fldChar w:fldCharType="begin" w:fldLock="1"/>
      </w:r>
      <w:ins w:id="4577" w:author="Robin Matthews" w:date="2021-06-17T18:14:00Z">
        <w:r w:rsidR="006C7F4B" w:rsidRPr="001E7A27">
          <w:rPr>
            <w:lang w:val="en-GB" w:eastAsia="en-US"/>
          </w:rPr>
          <w:instrText>ADDIN CSL_CITATION { "citationItems" : [ { "id" : "ITEM-1",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"ITEM-1",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"id" : "ITEM-2",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"ITEM-2",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"ITEM-3", "itemData" : { "DOI" : "10.1002/2017GB005671", "ISSN" : "08866236", "author" : [ { "dropping-particle" : "", "family" : "Battaglia", "given" : "G.", "non-dropping-particle" : "", "parse-names" : false, "suffix" : "" }, { "dropping-particle" : "", "family" : "Joos", "given" : "F.", "non-dropping-particle" : "", "parse-names" : false, "suffix" : "" } ], "container-title" : "Global Biogeochemical Cycles", "id" : "ITEM-3", "issue" : "1", "issued" : { "date-parts" : [ [ "2018", "1", "1" ] ] }, "page" : "92-121", "publisher" : "Wiley-Blackwell", "title" : "Marine N2O emissions from nitrification and denitrification constrained by modern observations and projected in multimillennial global warming simulations", "translator" : [ { "dropping-particle" : "", "family" : "L6597", "given" : "", "non-dropping-particle" : "", "parse-names" : false, "suffix" : "" } ], "type" : "article-journal", "volume" : "32" }, "uris" : [ "http://www.mendeley.com/documents/?uuid=85bcf89d-406b-4181-adac-7bcb478a279b" ] } ], "mendeley" : { "formattedCitation" : "(Martinez-Rey et al., 2015; Landolfi et al., 2017; Battaglia and Joos, 2018b)", "manualFormatting" : "(Martinez-Rey et al., 2015; Landolfi et al., 2017; Battaglia and Joos, 2018b)", "plainTextFormattedCitation" : "(Martinez-Rey et al., 2015; Landolfi et al., 2017; Battaglia and Joos, 2018b)", "previouslyFormattedCitation" : "(Martinez-Rey et al., 2015; Landolfi et al., 2017; Battaglia and Joos, 2018b)" }, "properties" : { "noteIndex" : 0 }, "schema" : "https://github.com/citation-style-language/schema/raw/master/csl-citation.json" }</w:instrText>
        </w:r>
      </w:ins>
      <w:del w:id="4578" w:author="Robin Matthews" w:date="2021-06-17T18:14:00Z">
        <w:r w:rsidR="00747167" w:rsidRPr="001E7A27" w:rsidDel="006C7F4B">
          <w:rPr>
            <w:lang w:val="en-GB" w:eastAsia="en-US"/>
          </w:rPr>
          <w:delInstrText>ADDIN CSL_CITATION { "citationItems" : [ { "id" : "ITEM-1",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"ITEM-1",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"id" : "ITEM-2",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"ITEM-2",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"ITEM-3", "itemData" : { "DOI" : "10.1002/2017GB005671", "ISSN" : "08866236", "author" : [ { "dropping-particle" : "", "family" : "Battaglia", "given" : "G.", "non-dropping-particle" : "", "parse-names" : false, "suffix" : "" }, { "dropping-particle" : "", "family" : "Joos", "given" : "F.", "non-dropping-particle" : "", "parse-names" : false, "suffix" : "" } ], "container-title" : "Global Biogeochemical Cycles", "id" : "ITEM-3", "issue" : "1", "issued" : { "date-parts" : [ [ "2018", "1", "1" ] ] }, "page" : "92-121", "publisher" : "Wiley-Blackwell", "title" : "Marine N2O emissions from nitrification and denitrification constrained by modern observations and projected in multimillennial global warming simulations", "translator" : [ { "dropping-particle" : "", "family" : "L6597", "given" : "", "non-dropping-particle" : "", "parse-names" : false, "suffix" : "" } ], "type" : "article-journal", "volume" : "32" }, "uris" : [ "http://www.mendeley.com/documents/?uuid=85bcf89d-406b-4181-adac-7bcb478a279b" ] } ], "mendeley" : { "formattedCitation" : "(Martinez-Rey et al., 2015; Landolfi et al., 2017; Battaglia and Joos, 2018b)", "manualFormatting" : "(Martinez-Rey et al., 2015; Landolfi et al., 2017; Battaglia and Joos, 2018)", "plainTextFormattedCitation" : "(Martinez-Rey et al., 2015; Landolfi et al., 2017; Battaglia and Joos, 2018b)", "previouslyFormattedCitation" : "(Martinez-Rey et al., 2015; Landolfi et al., 2017; Battaglia and Joos, 2018b)" }, "properties" : { "noteIndex" : 0 }, "schema" : "https://github.com/citation-style-language/schema/raw/master/csl-citation.json" }</w:delInstrText>
        </w:r>
      </w:del>
      <w:r w:rsidR="004E0A36" w:rsidRPr="001E7A27">
        <w:rPr>
          <w:lang w:val="en-GB" w:eastAsia="en-US"/>
        </w:rPr>
        <w:fldChar w:fldCharType="separate"/>
      </w:r>
      <w:r w:rsidR="00025FA2" w:rsidRPr="001E7A27">
        <w:rPr>
          <w:noProof/>
          <w:lang w:val="en-GB" w:eastAsia="en-US"/>
        </w:rPr>
        <w:t>(Martinez-Rey et al., 2015; Landolfi et al., 2017; Battaglia and Joos, 2018</w:t>
      </w:r>
      <w:ins w:id="4579" w:author="Robin Matthews" w:date="2021-06-17T18:14:00Z">
        <w:r w:rsidR="006C7F4B" w:rsidRPr="001E7A27">
          <w:rPr>
            <w:noProof/>
            <w:lang w:val="en-GB" w:eastAsia="en-US"/>
          </w:rPr>
          <w:t>b</w:t>
        </w:r>
      </w:ins>
      <w:r w:rsidR="00025FA2" w:rsidRPr="001E7A27">
        <w:rPr>
          <w:noProof/>
          <w:lang w:val="en-GB" w:eastAsia="en-US"/>
        </w:rPr>
        <w:t>)</w:t>
      </w:r>
      <w:r w:rsidR="004E0A36" w:rsidRPr="001E7A27">
        <w:rPr>
          <w:lang w:val="en-GB" w:eastAsia="en-US"/>
        </w:rPr>
        <w:fldChar w:fldCharType="end"/>
      </w:r>
      <w:commentRangeEnd w:id="4576"/>
      <w:r w:rsidR="00025FA2" w:rsidRPr="001E7A27">
        <w:rPr>
          <w:rStyle w:val="CommentReference"/>
          <w:lang w:val="en-GB"/>
        </w:rPr>
        <w:commentReference w:id="4576"/>
      </w:r>
      <w:r w:rsidR="004E0A36" w:rsidRPr="001E7A27">
        <w:rPr>
          <w:lang w:val="en-GB" w:eastAsia="en-US"/>
        </w:rPr>
        <w:t>.</w:t>
      </w:r>
      <w:r w:rsidR="004E0A36" w:rsidRPr="001E7A27">
        <w:rPr>
          <w:lang w:val="en-GB"/>
        </w:rPr>
        <w:t xml:space="preserve"> </w:t>
      </w:r>
      <w:r w:rsidRPr="001E7A27">
        <w:rPr>
          <w:lang w:val="en-GB" w:eastAsia="en-US"/>
        </w:rPr>
        <w:t>On millennial time</w:t>
      </w:r>
      <w:ins w:id="4580" w:author="Soapbox" w:date="2021-07-15T12:52:00Z">
        <w:r w:rsidR="006C248B" w:rsidRPr="001E7A27">
          <w:rPr>
            <w:lang w:val="en-GB" w:eastAsia="en-US"/>
          </w:rPr>
          <w:t xml:space="preserve"> </w:t>
        </w:r>
      </w:ins>
      <w:r w:rsidRPr="001E7A27">
        <w:rPr>
          <w:lang w:val="en-GB" w:eastAsia="en-US"/>
        </w:rPr>
        <w:t>scales, the ocean N</w:t>
      </w:r>
      <w:r w:rsidRPr="001E7A27">
        <w:rPr>
          <w:vertAlign w:val="subscript"/>
          <w:lang w:val="en-GB" w:eastAsia="en-US"/>
        </w:rPr>
        <w:t>2</w:t>
      </w:r>
      <w:r w:rsidRPr="001E7A27">
        <w:rPr>
          <w:lang w:val="en-GB" w:eastAsia="en-US"/>
        </w:rPr>
        <w:t xml:space="preserve">O climate feedback may be positive, owing to ocean </w:t>
      </w:r>
      <w:r w:rsidR="00E112C2" w:rsidRPr="001E7A27">
        <w:rPr>
          <w:lang w:val="en-GB" w:eastAsia="en-US"/>
        </w:rPr>
        <w:t>deoxygenation</w:t>
      </w:r>
      <w:r w:rsidRPr="001E7A27">
        <w:rPr>
          <w:lang w:val="en-GB" w:eastAsia="en-US"/>
        </w:rPr>
        <w:t xml:space="preserve"> and long-term increases in reminerali</w:t>
      </w:r>
      <w:ins w:id="4581" w:author="Soapbox" w:date="2021-07-16T11:08:00Z">
        <w:r w:rsidR="00507331" w:rsidRPr="001E7A27">
          <w:rPr>
            <w:lang w:val="en-GB" w:eastAsia="en-US"/>
          </w:rPr>
          <w:t>z</w:t>
        </w:r>
      </w:ins>
      <w:del w:id="4582" w:author="Soapbox" w:date="2021-07-16T11:08:00Z">
        <w:r w:rsidRPr="001E7A27" w:rsidDel="00507331">
          <w:rPr>
            <w:lang w:val="en-GB" w:eastAsia="en-US"/>
          </w:rPr>
          <w:delText>s</w:delText>
        </w:r>
      </w:del>
      <w:r w:rsidRPr="001E7A27">
        <w:rPr>
          <w:lang w:val="en-GB" w:eastAsia="en-US"/>
        </w:rPr>
        <w:t xml:space="preserve">ation </w:t>
      </w:r>
      <w:r w:rsidRPr="001E7A27">
        <w:rPr>
          <w:lang w:val="en-GB" w:eastAsia="en-US"/>
        </w:rPr>
        <w:fldChar w:fldCharType="begin" w:fldLock="1"/>
      </w:r>
      <w:r w:rsidR="00747167" w:rsidRPr="001E7A27">
        <w:rPr>
          <w:lang w:val="en-GB" w:eastAsia="en-US"/>
        </w:rPr>
        <w:instrText>ADDIN CSL_CITATION { "citationItems" : [ { "id" : "ITEM-1", "itemData" : { "DOI" : "10.1002/2017GB005671", "ISSN" : "08866236", "author" : [ { "dropping-particle" : "", "family" : "Battaglia", "given" : "G.", "non-dropping-particle" : "", "parse-names" : false, "suffix" : "" }, { "dropping-particle" : "", "family" : "Joos", "given" : "F.", "non-dropping-particle" : "", "parse-names" : false, "suffix" : "" } ], "container-title" : "Global Biogeochemical Cycles", "id" : "ITEM-1", "issue" : "1", "issued" : { "date-parts" : [ [ "2018", "1", "1" ] ] }, "page" : "92-121", "publisher" : "Wiley-Blackwell", "title" : "Marine N2O emissions from nitrification and denitrification constrained by modern observations and projected in multimillennial global warming simulations", "translator" : [ { "dropping-particle" : "", "family" : "L6597", "given" : "", "non-dropping-particle" : "", "parse-names" : false, "suffix" : "" } ], "type" : "article-journal", "volume" : "32" }, "uris" : [ "http://www.mendeley.com/documents/?uuid=85bcf89d-406b-4181-adac-7bcb478a279b" ] } ], "mendeley" : { "formattedCitation" : "(Battaglia and Joos, 2018b)", "plainTextFormattedCitation" : "(Battaglia and Joos, 2018b)", "previouslyFormattedCitation" : "(Battaglia and Joos, 2018b)"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(Battaglia and Joos, 2018b)</w:t>
      </w:r>
      <w:r w:rsidRPr="001E7A27">
        <w:rPr>
          <w:lang w:val="en-GB" w:eastAsia="en-US"/>
        </w:rPr>
        <w:fldChar w:fldCharType="end"/>
      </w:r>
      <w:r w:rsidRPr="001E7A27">
        <w:rPr>
          <w:lang w:val="en-GB" w:eastAsia="en-US"/>
        </w:rPr>
        <w:t>.</w:t>
      </w:r>
    </w:p>
    <w:p w14:paraId="26619E2A" w14:textId="77777777" w:rsidR="004E0A36" w:rsidRPr="001E7A27" w:rsidRDefault="004E0A36" w:rsidP="005C7F25">
      <w:pPr>
        <w:pStyle w:val="AR6BodyText"/>
        <w:rPr>
          <w:lang w:val="en-GB"/>
        </w:rPr>
      </w:pPr>
    </w:p>
    <w:p w14:paraId="69DF0787" w14:textId="3B711CE7" w:rsidR="001E32FB" w:rsidRPr="001E7A27" w:rsidRDefault="001E32FB" w:rsidP="005C7F25">
      <w:pPr>
        <w:pStyle w:val="AR6BodyText"/>
        <w:rPr>
          <w:lang w:val="en-GB"/>
        </w:rPr>
      </w:pPr>
      <w:r w:rsidRPr="001E7A27">
        <w:rPr>
          <w:lang w:val="en-GB"/>
        </w:rPr>
        <w:t xml:space="preserve">Based-on these studies, there is </w:t>
      </w:r>
      <w:r w:rsidRPr="001E7A27">
        <w:rPr>
          <w:i/>
          <w:iCs/>
          <w:lang w:val="en-GB"/>
          <w:rPrChange w:id="4583" w:author="Soapbox" w:date="2021-07-21T12:53:00Z">
            <w:rPr>
              <w:lang w:val="en-GB"/>
            </w:rPr>
          </w:rPrChange>
        </w:rPr>
        <w:t>medium confidence</w:t>
      </w:r>
      <w:r w:rsidRPr="001E7A27">
        <w:rPr>
          <w:lang w:val="en-GB"/>
        </w:rPr>
        <w:t xml:space="preserve"> that the combined climate feedback parameter for CH</w:t>
      </w:r>
      <w:r w:rsidRPr="001E7A27">
        <w:rPr>
          <w:vertAlign w:val="subscript"/>
          <w:lang w:val="en-GB"/>
        </w:rPr>
        <w:t>4</w:t>
      </w:r>
      <w:r w:rsidRPr="001E7A27">
        <w:rPr>
          <w:lang w:val="en-GB"/>
        </w:rPr>
        <w:t xml:space="preserve"> and N</w:t>
      </w:r>
      <w:r w:rsidRPr="001E7A27">
        <w:rPr>
          <w:vertAlign w:val="subscript"/>
          <w:lang w:val="en-GB"/>
        </w:rPr>
        <w:t>2</w:t>
      </w:r>
      <w:r w:rsidRPr="001E7A27">
        <w:rPr>
          <w:lang w:val="en-GB"/>
        </w:rPr>
        <w:t xml:space="preserve">O is positive, but there is </w:t>
      </w:r>
      <w:r w:rsidRPr="001E7A27">
        <w:rPr>
          <w:i/>
          <w:iCs/>
          <w:lang w:val="en-GB"/>
          <w:rPrChange w:id="4584" w:author="Soapbox" w:date="2021-07-21T12:53:00Z">
            <w:rPr>
              <w:lang w:val="en-GB"/>
            </w:rPr>
          </w:rPrChange>
        </w:rPr>
        <w:t>low confidence</w:t>
      </w:r>
      <w:r w:rsidRPr="001E7A27">
        <w:rPr>
          <w:lang w:val="en-GB"/>
        </w:rPr>
        <w:t xml:space="preserve"> in the magnitude of the estimate (0.05 </w:t>
      </w:r>
      <w:ins w:id="4585" w:author="Tom Maycock" w:date="2021-09-09T16:08:00Z">
        <w:r w:rsidR="003D2BB4">
          <w:rPr>
            <w:lang w:val="en-GB"/>
          </w:rPr>
          <w:t>[</w:t>
        </w:r>
      </w:ins>
      <w:commentRangeStart w:id="4586"/>
      <w:commentRangeStart w:id="4587"/>
      <w:del w:id="4588" w:author="Tom Maycock" w:date="2021-09-09T16:08:00Z">
        <w:r w:rsidRPr="001E7A27" w:rsidDel="003D2BB4">
          <w:rPr>
            <w:lang w:val="en-GB"/>
          </w:rPr>
          <w:delText>(</w:delText>
        </w:r>
      </w:del>
      <w:r w:rsidRPr="001E7A27">
        <w:rPr>
          <w:lang w:val="en-GB"/>
        </w:rPr>
        <w:t>0.02</w:t>
      </w:r>
      <w:ins w:id="4589" w:author="Tom Maycock" w:date="2021-09-09T16:09:00Z">
        <w:r w:rsidR="003D2BB4">
          <w:rPr>
            <w:rStyle w:val="AR6BodyTextCar"/>
            <w:rFonts w:cs="Times New Roman"/>
            <w:lang w:val="en-GB"/>
          </w:rPr>
          <w:t xml:space="preserve"> to </w:t>
        </w:r>
      </w:ins>
      <w:del w:id="4590" w:author="Tom Maycock" w:date="2021-09-09T16:09:00Z">
        <w:r w:rsidRPr="001E7A27" w:rsidDel="003D2BB4">
          <w:rPr>
            <w:rStyle w:val="AR6BodyTextCar"/>
            <w:rFonts w:cs="Times New Roman"/>
            <w:lang w:val="en-GB"/>
          </w:rPr>
          <w:delText>–</w:delText>
        </w:r>
      </w:del>
      <w:r w:rsidRPr="001E7A27">
        <w:rPr>
          <w:lang w:val="en-GB"/>
        </w:rPr>
        <w:t>0.09</w:t>
      </w:r>
      <w:ins w:id="4591" w:author="Tom Maycock" w:date="2021-09-09T16:08:00Z">
        <w:r w:rsidR="003D2BB4">
          <w:rPr>
            <w:lang w:val="en-GB"/>
          </w:rPr>
          <w:t>]</w:t>
        </w:r>
      </w:ins>
      <w:del w:id="4592" w:author="Tom Maycock" w:date="2021-09-09T16:08:00Z">
        <w:r w:rsidRPr="001E7A27" w:rsidDel="003D2BB4">
          <w:rPr>
            <w:lang w:val="en-GB"/>
          </w:rPr>
          <w:delText>)</w:delText>
        </w:r>
      </w:del>
      <w:r w:rsidRPr="001E7A27">
        <w:rPr>
          <w:lang w:val="en-GB"/>
        </w:rPr>
        <w:t xml:space="preserve"> </w:t>
      </w:r>
      <w:commentRangeEnd w:id="4586"/>
      <w:r w:rsidR="005F6587" w:rsidRPr="001E7A27">
        <w:rPr>
          <w:rStyle w:val="CommentReference"/>
          <w:lang w:val="en-GB"/>
        </w:rPr>
        <w:commentReference w:id="4586"/>
      </w:r>
      <w:commentRangeEnd w:id="4587"/>
      <w:r w:rsidR="003D2BB4">
        <w:rPr>
          <w:rStyle w:val="CommentReference"/>
          <w:lang w:val="en-GB"/>
        </w:rPr>
        <w:commentReference w:id="4587"/>
      </w:r>
      <w:r w:rsidRPr="001E7A27">
        <w:rPr>
          <w:lang w:val="en-GB"/>
        </w:rPr>
        <w:t>W m</w:t>
      </w:r>
      <w:del w:id="4593" w:author="Ian Blenkinsop" w:date="2021-07-28T14:39:00Z">
        <w:r w:rsidRPr="001E7A27" w:rsidDel="005F6587">
          <w:rPr>
            <w:vertAlign w:val="superscript"/>
            <w:lang w:val="en-GB"/>
          </w:rPr>
          <w:delText>-</w:delText>
        </w:r>
      </w:del>
      <w:ins w:id="4594" w:author="Ian Blenkinsop" w:date="2021-07-28T14:39:00Z">
        <w:r w:rsidR="005F6587" w:rsidRPr="001E7A27">
          <w:rPr>
            <w:vertAlign w:val="superscript"/>
            <w:lang w:val="en-GB"/>
          </w:rPr>
          <w:t>–</w:t>
        </w:r>
      </w:ins>
      <w:r w:rsidRPr="001E7A27">
        <w:rPr>
          <w:vertAlign w:val="superscript"/>
          <w:lang w:val="en-GB"/>
        </w:rPr>
        <w:t>2</w:t>
      </w:r>
      <w:r w:rsidRPr="001E7A27">
        <w:rPr>
          <w:lang w:val="en-GB"/>
        </w:rPr>
        <w:t xml:space="preserve"> °C</w:t>
      </w:r>
      <w:del w:id="4595" w:author="Ian Blenkinsop" w:date="2021-07-28T14:39:00Z">
        <w:r w:rsidRPr="001E7A27" w:rsidDel="005F6587">
          <w:rPr>
            <w:vertAlign w:val="superscript"/>
            <w:lang w:val="en-GB"/>
          </w:rPr>
          <w:delText>-</w:delText>
        </w:r>
      </w:del>
      <w:ins w:id="4596" w:author="Ian Blenkinsop" w:date="2021-07-28T14:39:00Z">
        <w:r w:rsidR="005F6587" w:rsidRPr="001E7A27">
          <w:rPr>
            <w:vertAlign w:val="superscript"/>
            <w:lang w:val="en-GB"/>
          </w:rPr>
          <w:t>–</w:t>
        </w:r>
      </w:ins>
      <w:r w:rsidRPr="001E7A27">
        <w:rPr>
          <w:vertAlign w:val="superscript"/>
          <w:lang w:val="en-GB"/>
        </w:rPr>
        <w:t>1</w:t>
      </w:r>
      <w:r w:rsidRPr="001E7A27">
        <w:rPr>
          <w:lang w:val="en-GB"/>
        </w:rPr>
        <w:t>, 5</w:t>
      </w:r>
      <w:r w:rsidRPr="001E7A27">
        <w:rPr>
          <w:rStyle w:val="AR6BodyTextCar"/>
          <w:rFonts w:cs="Times New Roman"/>
          <w:lang w:val="en-GB"/>
        </w:rPr>
        <w:t>–</w:t>
      </w:r>
      <w:r w:rsidRPr="001E7A27">
        <w:rPr>
          <w:lang w:val="en-GB"/>
        </w:rPr>
        <w:t>95th percentile range).</w:t>
      </w:r>
      <w:r w:rsidRPr="001E7A27">
        <w:rPr>
          <w:rStyle w:val="apple-converted-space"/>
          <w:rFonts w:eastAsiaTheme="majorEastAsia"/>
          <w:lang w:val="en-GB"/>
        </w:rPr>
        <w:t> </w:t>
      </w:r>
    </w:p>
    <w:p w14:paraId="454C8166" w14:textId="77777777" w:rsidR="001E32FB" w:rsidRPr="001E7A27" w:rsidRDefault="001E32FB" w:rsidP="005C7F25">
      <w:pPr>
        <w:pStyle w:val="AR6BodyText"/>
        <w:rPr>
          <w:lang w:val="en-GB"/>
        </w:rPr>
      </w:pPr>
    </w:p>
    <w:p w14:paraId="3D69F9B8" w14:textId="77777777" w:rsidR="001C7F75" w:rsidRPr="001E7A27" w:rsidRDefault="001C7F75" w:rsidP="005C7F25">
      <w:pPr>
        <w:pStyle w:val="AR6BodyText"/>
        <w:rPr>
          <w:lang w:val="en-GB"/>
        </w:rPr>
      </w:pPr>
    </w:p>
    <w:p w14:paraId="3CC8F1FB" w14:textId="12A53D4F" w:rsidR="00AD2291" w:rsidRPr="001E7A27" w:rsidRDefault="00AD2291" w:rsidP="00535548">
      <w:pPr>
        <w:pStyle w:val="AR6Chap5Level2511"/>
        <w:rPr>
          <w:lang w:val="en-GB"/>
        </w:rPr>
      </w:pPr>
      <w:bookmarkStart w:id="4597" w:name="_Toc70535709"/>
      <w:r w:rsidRPr="001E7A27">
        <w:rPr>
          <w:lang w:val="en-GB"/>
        </w:rPr>
        <w:t xml:space="preserve">Combined </w:t>
      </w:r>
      <w:r w:rsidR="00EC2B15" w:rsidRPr="001E7A27">
        <w:rPr>
          <w:lang w:val="en-GB"/>
        </w:rPr>
        <w:t>B</w:t>
      </w:r>
      <w:r w:rsidRPr="001E7A27">
        <w:rPr>
          <w:lang w:val="en-GB"/>
        </w:rPr>
        <w:t xml:space="preserve">iogeochemical </w:t>
      </w:r>
      <w:r w:rsidR="00EC2B15" w:rsidRPr="001E7A27">
        <w:rPr>
          <w:lang w:val="en-GB"/>
        </w:rPr>
        <w:t>C</w:t>
      </w:r>
      <w:r w:rsidRPr="001E7A27">
        <w:rPr>
          <w:lang w:val="en-GB"/>
        </w:rPr>
        <w:t xml:space="preserve">limate </w:t>
      </w:r>
      <w:r w:rsidR="00EC2B15" w:rsidRPr="001E7A27">
        <w:rPr>
          <w:lang w:val="en-GB"/>
        </w:rPr>
        <w:t>F</w:t>
      </w:r>
      <w:r w:rsidRPr="001E7A27">
        <w:rPr>
          <w:lang w:val="en-GB"/>
        </w:rPr>
        <w:t>eedback</w:t>
      </w:r>
      <w:bookmarkEnd w:id="4597"/>
      <w:r w:rsidRPr="001E7A27">
        <w:rPr>
          <w:lang w:val="en-GB"/>
        </w:rPr>
        <w:t xml:space="preserve"> </w:t>
      </w:r>
    </w:p>
    <w:p w14:paraId="03F80839" w14:textId="77777777" w:rsidR="00AD2291" w:rsidRPr="001E7A27" w:rsidRDefault="00AD2291" w:rsidP="005C7F25">
      <w:pPr>
        <w:pStyle w:val="AR6BodyText"/>
        <w:rPr>
          <w:lang w:val="en-GB"/>
        </w:rPr>
      </w:pPr>
    </w:p>
    <w:p w14:paraId="5D60249C" w14:textId="26C51104" w:rsidR="00AD2291" w:rsidRPr="001E7A27" w:rsidRDefault="00AD2291" w:rsidP="005C7F25">
      <w:pPr>
        <w:pStyle w:val="AR6BodyText"/>
        <w:rPr>
          <w:rFonts w:eastAsia="DejaVu Sans"/>
          <w:lang w:val="en-GB"/>
        </w:rPr>
      </w:pPr>
      <w:r w:rsidRPr="001E7A27">
        <w:rPr>
          <w:rFonts w:eastAsia="DejaVu Sans"/>
          <w:lang w:val="en-GB"/>
        </w:rPr>
        <w:t>This section assesses the magnitude of the combined biogeochemical feedback in the climate system (Figure 5.</w:t>
      </w:r>
      <w:r w:rsidR="002D6497" w:rsidRPr="001E7A27">
        <w:rPr>
          <w:rFonts w:eastAsia="DejaVu Sans"/>
          <w:lang w:val="en-GB"/>
        </w:rPr>
        <w:t>29</w:t>
      </w:r>
      <w:r w:rsidRPr="001E7A27">
        <w:rPr>
          <w:rFonts w:eastAsia="DejaVu Sans"/>
          <w:lang w:val="en-GB"/>
        </w:rPr>
        <w:t>) by integrating evidence from: carbon-cycle projections represented in Earth system models</w:t>
      </w:r>
      <w:ins w:id="4598" w:author="Soapbox" w:date="2021-07-21T13:08:00Z">
        <w:r w:rsidR="00D15783" w:rsidRPr="001E7A27">
          <w:rPr>
            <w:rFonts w:eastAsia="DejaVu Sans"/>
            <w:lang w:val="en-GB"/>
          </w:rPr>
          <w:t xml:space="preserve"> (ESMs)</w:t>
        </w:r>
      </w:ins>
      <w:r w:rsidRPr="001E7A27">
        <w:rPr>
          <w:rFonts w:eastAsia="DejaVu Sans"/>
          <w:lang w:val="en-GB"/>
        </w:rPr>
        <w:t xml:space="preserve"> (Section 5.4.5.5), independent estimates of CO</w:t>
      </w:r>
      <w:r w:rsidRPr="001E7A27">
        <w:rPr>
          <w:rFonts w:eastAsia="DejaVu Sans"/>
          <w:vertAlign w:val="subscript"/>
          <w:lang w:val="en-GB"/>
        </w:rPr>
        <w:t>2</w:t>
      </w:r>
      <w:r w:rsidRPr="001E7A27">
        <w:rPr>
          <w:rFonts w:eastAsia="DejaVu Sans"/>
          <w:lang w:val="en-GB"/>
        </w:rPr>
        <w:t xml:space="preserve"> emissions due to permafrost thaw (Box 5.1) and fire (Section 5.4.3.2), natural CH</w:t>
      </w:r>
      <w:r w:rsidRPr="001E7A27">
        <w:rPr>
          <w:rFonts w:eastAsia="DejaVu Sans"/>
          <w:vertAlign w:val="subscript"/>
          <w:lang w:val="en-GB"/>
        </w:rPr>
        <w:t>4</w:t>
      </w:r>
      <w:r w:rsidRPr="001E7A27">
        <w:rPr>
          <w:rFonts w:eastAsia="DejaVu Sans"/>
          <w:lang w:val="en-GB"/>
        </w:rPr>
        <w:t xml:space="preserve"> and N</w:t>
      </w:r>
      <w:r w:rsidRPr="001E7A27">
        <w:rPr>
          <w:rFonts w:eastAsia="DejaVu Sans"/>
          <w:vertAlign w:val="subscript"/>
          <w:lang w:val="en-GB"/>
        </w:rPr>
        <w:t>2</w:t>
      </w:r>
      <w:r w:rsidRPr="001E7A27">
        <w:rPr>
          <w:rFonts w:eastAsia="DejaVu Sans"/>
          <w:lang w:val="en-GB"/>
        </w:rPr>
        <w:t>O emissions (Section 5.4.7), and</w:t>
      </w:r>
      <w:r w:rsidRPr="001E7A27">
        <w:rPr>
          <w:lang w:val="en-GB" w:eastAsia="en-US"/>
        </w:rPr>
        <w:t xml:space="preserve"> aerosol and atmospheric chemistry </w:t>
      </w:r>
      <w:r w:rsidRPr="001E7A27">
        <w:rPr>
          <w:rFonts w:eastAsia="DejaVu Sans"/>
          <w:lang w:val="en-GB"/>
        </w:rPr>
        <w:t>(Section 6.3.6). We derive a physical climate feedback parameter</w:t>
      </w:r>
      <w:r w:rsidRPr="001E7A27">
        <w:rPr>
          <w:rFonts w:eastAsia="DejaVu Sans" w:cs="Times New Roman"/>
          <w:lang w:val="en-GB"/>
        </w:rPr>
        <w:t xml:space="preserve"> α, as defined in Section 7.4.1.1, for CO</w:t>
      </w:r>
      <w:r w:rsidRPr="001E7A27">
        <w:rPr>
          <w:rFonts w:eastAsia="DejaVu Sans" w:cs="Times New Roman"/>
          <w:vertAlign w:val="subscript"/>
          <w:lang w:val="en-GB"/>
        </w:rPr>
        <w:t>2</w:t>
      </w:r>
      <w:r w:rsidRPr="001E7A27">
        <w:rPr>
          <w:rFonts w:eastAsia="DejaVu Sans" w:cs="Times New Roman"/>
          <w:lang w:val="en-GB"/>
        </w:rPr>
        <w:t xml:space="preserve">-based feedbacks using the </w:t>
      </w:r>
      <w:r w:rsidRPr="001E7A27">
        <w:rPr>
          <w:rFonts w:eastAsia="DejaVu Sans"/>
          <w:lang w:val="en-GB"/>
        </w:rPr>
        <w:t xml:space="preserve">linear framework proposed by </w:t>
      </w:r>
      <w:r w:rsidRPr="001E7A27">
        <w:rPr>
          <w:rFonts w:eastAsia="DejaVu Sans"/>
          <w:lang w:val="en-GB"/>
        </w:rPr>
        <w:fldChar w:fldCharType="begin" w:fldLock="1"/>
      </w:r>
      <w:r w:rsidR="00747167" w:rsidRPr="001E7A27">
        <w:rPr>
          <w:rFonts w:eastAsia="DejaVu Sans"/>
          <w:lang w:val="en-GB"/>
        </w:rPr>
        <w:instrText>ADDIN CSL_CITATION { "citationItems" : [ { "id" : "ITEM-1", "itemData" : { "DOI" : "10.1175/2009JCLI2949.1", "ISBN" : "0894-8755", "ISSN" : "0894-8755", "PMID" : "11089968", "abstract" : "Abstract Perturbations to the carbon cycle could constitute large feedbacks on future changes in atmospheric CO2 concentration and climate. This paper demonstrates how carbon cycle feedback can be expressed in formally similar ways to climate feedback, and thus compares their magnitudes. The carbon cycle gives rise to two climate feedback terms: the concentration\u2013carbon feedback, resulting from the uptake of carbon by land and ocean as a biogeochemical response to the atmospheric CO2 concentration, and the climate\u2013carbon feedback, resulting from the effect of climate change on carbon fluxes. In the earth system models of the Coupled Climate\u2013Carbon Cycle Model Intercomparison Project (C4MIP), climate\u2013carbon feedback on warming is positive and of a similar size to the cloud feedback. The concentration\u2013carbon feedback is negative; it has generally received less attention in the literature, but in magnitude it is 4 times larger than the climate\u2013carbon feedback and more uncertain. The concentration\u2013carbon feed...", "author" : [ { "dropping-particle" : "", "family" : "Gregory", "given" : "J. M.", "non-dropping-particle" : "", "parse-names" : false, "suffix" : "" }, { "dropping-particle" : "", "family" : "Jones", "given" : "C. D.", "non-dropping-particle" : "", "parse-names" : false, "suffix" : "" }, { "dropping-particle" : "", "family" : "Cadule", "given" : "P.", "non-dropping-particle" : "", "parse-names" : false, "suffix" : "" }, { "dropping-particle" : "", "family" : "Friedlingstein", "given" : "P.", "non-dropping-particle" : "", "parse-names" : false, "suffix" : "" } ], "container-title" : "Journal of Climate", "id" : "ITEM-1", "issue" : "19", "issued" : { "date-parts" : [ [ "2009", "10" ] ] }, "page" : "5232-5250", "title" : "Quantifying Carbon Cycle Feedbacks", "translator" : [ { "dropping-particle" : "", "family" : "L3929", "given" : "", "non-dropping-particle" : "", "parse-names" : false, "suffix" : "" } ], "type" : "article-journal", "volume" : "22" }, "suppress-author" : 1, "uris" : [ "http://www.mendeley.com/documents/?uuid=8cc301f9-b027-3602-936e-036e9cffa84d" ] } ], "mendeley" : { "formattedCitation" : "(2009)", "manualFormatting" : "Gregory et al. (2009)", "plainTextFormattedCitation" : "(2009)", "previouslyFormattedCitation" : "(2009)" }, "properties" : { "noteIndex" : 0 }, "schema" : "https://github.com/citation-style-language/schema/raw/master/csl-citation.json" }</w:instrText>
      </w:r>
      <w:r w:rsidRPr="001E7A27">
        <w:rPr>
          <w:rFonts w:eastAsia="DejaVu Sans"/>
          <w:lang w:val="en-GB"/>
        </w:rPr>
        <w:fldChar w:fldCharType="separate"/>
      </w:r>
      <w:r w:rsidR="00025FA2" w:rsidRPr="001E7A27">
        <w:rPr>
          <w:rFonts w:eastAsia="DejaVu Sans"/>
          <w:noProof/>
          <w:lang w:val="en-GB"/>
        </w:rPr>
        <w:t>Gregory et al. (2009)</w:t>
      </w:r>
      <w:r w:rsidRPr="001E7A27">
        <w:rPr>
          <w:rFonts w:eastAsia="DejaVu Sans"/>
          <w:lang w:val="en-GB"/>
        </w:rPr>
        <w:fldChar w:fldCharType="end"/>
      </w:r>
      <w:r w:rsidRPr="001E7A27">
        <w:rPr>
          <w:rFonts w:eastAsia="DejaVu Sans"/>
          <w:lang w:val="en-GB"/>
        </w:rPr>
        <w:t xml:space="preserve">, </w:t>
      </w:r>
      <w:r w:rsidRPr="001E7A27">
        <w:rPr>
          <w:lang w:val="en-GB"/>
        </w:rPr>
        <w:t>using the radiative forcing equations for CO</w:t>
      </w:r>
      <w:r w:rsidRPr="001E7A27">
        <w:rPr>
          <w:vertAlign w:val="subscript"/>
          <w:lang w:val="en-GB"/>
        </w:rPr>
        <w:t>2</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"10.1002/2016GL071930", "ISBN" : "10.1002/2016", "ISSN" : "00948276", "abstract" : "New calculations of the radiative forcing (RF) are presented for the three main well-mixed greenhouse gases, methane, nitrous oxide, and carbon dioxide. Methane's RF is particularly impacted because of the inclusion of the shortwave forcing; the 1750-2011 RF is about 25% higher (increasing from 0.48Wm \u22122 to 0.61Wm \u22122) compared to the value in the Intergovernmental Panel on Climate Change (IPCC) 2013 assessment; the 100year global warming potential is 14% higher than the IPCC value. We present new simplified expressions to calculate RF. Unlike previous expressions used by IPCC, the new ones include the overlap between CO 2 and N 2 O; for N 2 O forcing, the CO 2 overlap can be as important as the CH 4 overlap. The 1750-2011 CO 2 RF is within 1% of IPCC's value but is about 10% higher when CO 2 amounts reach 2000ppm, a value projected to be possible under the extended RCP8.5 scenario.", "author" : [ { "dropping-particle" : "", "family" : "Etminan", "given" : "M", "non-dropping-particle" : "", "parse-names" : false, "suffix" : "" }, { "dropping-particle" : "", "family" : "Myhre", "given" : "G", "non-dropping-particle" : "", "parse-names" : false, "suffix" : "" }, { "dropping-particle" : "", "family" : "Highwood", "given" : "E J J", "non-dropping-particle" : "", "parse-names" : false, "suffix" : "" }, { "dropping-particle" : "", "family" : "Shine", "given" : "K P P", "non-dropping-particle" : "", "parse-names" : false, "suffix" : "" } ], "container-title" : "Geophysical Research Letters", "id" : "ITEM-1", "issue" : "24", "issued" : { "date-parts" : [ [ "2016", "12", "28" ] ] }, "page" : "12,614-12,623", "title" : "Radiative forcing of carbon dioxide, methane, and nitrous oxide: A significant revision of the methane radiative forcing", "translator" : [ { "dropping-particle" : "", "family" : "L7242", "given" : "", "non-dropping-particle" : "", "parse-names" : false, "suffix" : "" } ], "type" : "article-journal", "volume" : "43" }, "uris" : [ "http://www.mendeley.com/documents/?uuid=6b88b665-f2c5-4db8-955a-c890af0da5fd" ] } ], "mendeley" : { "formattedCitation" : "(Etminan et al., 2016)", "plainTextFormattedCitation" : "(Etminan et al., 2016)", "previouslyFormattedCitation" : "(Etminan et al., 2016)" }, "properties" : { "noteIndex" : 0 }, "schema" : "https://github.com/citation-style-language/schema/raw/master/csl-citation.json" }</w:instrText>
      </w:r>
      <w:r w:rsidRPr="001E7A27">
        <w:rPr>
          <w:lang w:val="en-GB"/>
        </w:rPr>
        <w:fldChar w:fldCharType="separate"/>
      </w:r>
      <w:r w:rsidR="00025FA2" w:rsidRPr="001E7A27">
        <w:rPr>
          <w:noProof/>
          <w:lang w:val="en-GB"/>
        </w:rPr>
        <w:t>(Etminan et al., 2016)</w:t>
      </w:r>
      <w:r w:rsidRPr="001E7A27">
        <w:rPr>
          <w:lang w:val="en-GB"/>
        </w:rPr>
        <w:fldChar w:fldCharType="end"/>
      </w:r>
      <w:r w:rsidRPr="001E7A27">
        <w:rPr>
          <w:rFonts w:eastAsia="DejaVu Sans"/>
          <w:lang w:val="en-GB"/>
        </w:rPr>
        <w:t>.</w:t>
      </w:r>
    </w:p>
    <w:p w14:paraId="4C694D76" w14:textId="77777777" w:rsidR="00AD2291" w:rsidRPr="001E7A27" w:rsidRDefault="00AD2291" w:rsidP="005C7F25">
      <w:pPr>
        <w:pStyle w:val="AR6BodyText"/>
        <w:rPr>
          <w:rFonts w:eastAsia="DejaVu Sans"/>
          <w:lang w:val="en-GB"/>
        </w:rPr>
      </w:pPr>
    </w:p>
    <w:p w14:paraId="2B60C0BF" w14:textId="77777777" w:rsidR="001C7F75" w:rsidRPr="001E7A27" w:rsidRDefault="001C7F75" w:rsidP="005C7F25">
      <w:pPr>
        <w:pStyle w:val="AR6BodyText"/>
        <w:rPr>
          <w:rFonts w:eastAsia="DejaVu Sans"/>
          <w:lang w:val="en-GB"/>
        </w:rPr>
      </w:pPr>
    </w:p>
    <w:p w14:paraId="4C4BA941" w14:textId="4D4F0488" w:rsidR="00FF05F5" w:rsidRPr="001E7A27" w:rsidRDefault="00AD2291" w:rsidP="005C7F25">
      <w:pPr>
        <w:pStyle w:val="AR6BodyText"/>
        <w:rPr>
          <w:b/>
          <w:lang w:val="en-GB"/>
        </w:rPr>
      </w:pPr>
      <w:r w:rsidRPr="001E7A27">
        <w:rPr>
          <w:b/>
          <w:lang w:val="en-GB"/>
        </w:rPr>
        <w:t>[START FIGURE 5.</w:t>
      </w:r>
      <w:r w:rsidR="002D6497" w:rsidRPr="001E7A27">
        <w:rPr>
          <w:b/>
          <w:lang w:val="en-GB"/>
        </w:rPr>
        <w:t>29</w:t>
      </w:r>
      <w:r w:rsidRPr="001E7A27">
        <w:rPr>
          <w:b/>
          <w:lang w:val="en-GB"/>
        </w:rPr>
        <w:t xml:space="preserve"> HERE</w:t>
      </w:r>
      <w:r w:rsidR="005A2651" w:rsidRPr="001E7A27">
        <w:rPr>
          <w:b/>
          <w:lang w:val="en-GB"/>
        </w:rPr>
        <w:t>]</w:t>
      </w:r>
    </w:p>
    <w:p w14:paraId="5DFB355A" w14:textId="77777777" w:rsidR="00AD2291" w:rsidRPr="001E7A27" w:rsidRDefault="00AD2291" w:rsidP="005C7F25">
      <w:pPr>
        <w:pStyle w:val="AR6BodyText"/>
        <w:rPr>
          <w:rFonts w:cs="Times New Roman"/>
          <w:lang w:val="en-GB"/>
        </w:rPr>
      </w:pPr>
    </w:p>
    <w:p w14:paraId="093A997C" w14:textId="6099850B" w:rsidR="00AD2291" w:rsidRPr="001E7A27" w:rsidRDefault="00AD2291" w:rsidP="005C7F25">
      <w:pPr>
        <w:pStyle w:val="AR6Chap5Figure"/>
        <w:rPr>
          <w:lang w:val="en-GB"/>
        </w:rPr>
      </w:pPr>
      <w:r w:rsidRPr="001E7A27">
        <w:rPr>
          <w:b/>
          <w:bCs/>
          <w:lang w:val="en-GB"/>
        </w:rPr>
        <w:t>Estimates of the biogeochemical climate feedback parameter (</w:t>
      </w:r>
      <w:r w:rsidRPr="001E7A27">
        <w:rPr>
          <w:rFonts w:cs="Times New Roman"/>
          <w:b/>
          <w:bCs/>
          <w:lang w:val="en-GB"/>
        </w:rPr>
        <w:t>α)</w:t>
      </w:r>
      <w:r w:rsidRPr="001E7A27">
        <w:rPr>
          <w:lang w:val="en-GB"/>
        </w:rPr>
        <w:t xml:space="preserve">. The parameter </w:t>
      </w:r>
      <w:r w:rsidRPr="001E7A27">
        <w:rPr>
          <w:rFonts w:cs="Times New Roman"/>
          <w:lang w:val="en-GB"/>
        </w:rPr>
        <w:t>α</w:t>
      </w:r>
      <w:r w:rsidRPr="001E7A27">
        <w:rPr>
          <w:lang w:val="en-GB"/>
        </w:rPr>
        <w:t xml:space="preserve"> (W m</w:t>
      </w:r>
      <w:r w:rsidRPr="001E7A27">
        <w:rPr>
          <w:vertAlign w:val="superscript"/>
          <w:lang w:val="en-GB"/>
        </w:rPr>
        <w:t>−2</w:t>
      </w:r>
      <w:r w:rsidRPr="001E7A27">
        <w:rPr>
          <w:lang w:val="en-GB"/>
        </w:rPr>
        <w:t xml:space="preserve"> </w:t>
      </w:r>
      <w:r w:rsidRPr="001E7A27">
        <w:rPr>
          <w:lang w:val="en-GB" w:eastAsia="ja-JP"/>
        </w:rPr>
        <w:t>°</w:t>
      </w:r>
      <w:r w:rsidRPr="001E7A27">
        <w:rPr>
          <w:lang w:val="en-GB"/>
        </w:rPr>
        <w:t>C</w:t>
      </w:r>
      <w:r w:rsidRPr="001E7A27">
        <w:rPr>
          <w:vertAlign w:val="superscript"/>
          <w:lang w:val="en-GB"/>
        </w:rPr>
        <w:t>−1</w:t>
      </w:r>
      <w:r w:rsidRPr="001E7A27">
        <w:rPr>
          <w:lang w:val="en-GB"/>
        </w:rPr>
        <w:t xml:space="preserve">) for a feedback variable </w:t>
      </w:r>
      <w:r w:rsidRPr="001E7A27">
        <w:rPr>
          <w:i/>
          <w:lang w:val="en-GB"/>
        </w:rPr>
        <w:t>x</w:t>
      </w:r>
      <w:r w:rsidRPr="001E7A27">
        <w:rPr>
          <w:lang w:val="en-GB"/>
        </w:rPr>
        <w:t xml:space="preserve"> is defined as </w:t>
      </w:r>
      <m:oMath>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∂N</m:t>
            </m:r>
          </m:num>
          <m:den>
            <m:r>
              <w:rPr>
                <w:rFonts w:ascii="Cambria Math" w:hAnsi="Cambria Math"/>
                <w:lang w:val="en-GB"/>
              </w:rPr>
              <m:t>∂x</m:t>
            </m:r>
          </m:den>
        </m:f>
        <m:f>
          <m:fPr>
            <m:ctrlPr>
              <w:rPr>
                <w:rFonts w:ascii="Cambria Math" w:hAnsi="Cambria Math"/>
                <w:i/>
                <w:lang w:val="en-GB"/>
              </w:rPr>
            </m:ctrlPr>
          </m:fPr>
          <m:num>
            <m:r>
              <w:rPr>
                <w:rFonts w:ascii="Cambria Math" w:hAnsi="Cambria Math"/>
                <w:lang w:val="en-GB"/>
              </w:rPr>
              <m:t>dx</m:t>
            </m:r>
          </m:num>
          <m:den>
            <m:r>
              <w:rPr>
                <w:rFonts w:ascii="Cambria Math" w:hAnsi="Cambria Math"/>
                <w:lang w:val="en-GB"/>
              </w:rPr>
              <m:t>dT</m:t>
            </m:r>
          </m:den>
        </m:f>
      </m:oMath>
      <w:r w:rsidRPr="001E7A27">
        <w:rPr>
          <w:lang w:val="en-GB"/>
        </w:rPr>
        <w:t xml:space="preserve"> where </w:t>
      </w:r>
      <m:oMath>
        <m:f>
          <m:fPr>
            <m:ctrlPr>
              <w:rPr>
                <w:rFonts w:ascii="Cambria Math" w:hAnsi="Cambria Math"/>
                <w:i/>
                <w:lang w:val="en-GB"/>
              </w:rPr>
            </m:ctrlPr>
          </m:fPr>
          <m:num>
            <m:r>
              <w:rPr>
                <w:rFonts w:ascii="Cambria Math" w:hAnsi="Cambria Math"/>
                <w:lang w:val="en-GB"/>
              </w:rPr>
              <m:t>∂N</m:t>
            </m:r>
          </m:num>
          <m:den>
            <m:r>
              <w:rPr>
                <w:rFonts w:ascii="Cambria Math" w:hAnsi="Cambria Math"/>
                <w:lang w:val="en-GB"/>
              </w:rPr>
              <m:t>∂x</m:t>
            </m:r>
          </m:den>
        </m:f>
      </m:oMath>
      <w:r w:rsidRPr="001E7A27">
        <w:rPr>
          <w:lang w:val="en-GB"/>
        </w:rPr>
        <w:t xml:space="preserve"> is the change in TOA energy balance in response to a change in </w:t>
      </w:r>
      <w:r w:rsidRPr="001E7A27">
        <w:rPr>
          <w:i/>
          <w:lang w:val="en-GB"/>
        </w:rPr>
        <w:t>x</w:t>
      </w:r>
      <w:r w:rsidRPr="001E7A27">
        <w:rPr>
          <w:lang w:val="en-GB"/>
        </w:rPr>
        <w:t xml:space="preserve"> induced by a change in surface temperature (</w:t>
      </w:r>
      <w:r w:rsidRPr="001E7A27">
        <w:rPr>
          <w:i/>
          <w:lang w:val="en-GB"/>
        </w:rPr>
        <w:t>T</w:t>
      </w:r>
      <w:r w:rsidRPr="001E7A27">
        <w:rPr>
          <w:lang w:val="en-GB"/>
        </w:rPr>
        <w:t xml:space="preserve">), as in Section 7.4.1.1. (a) Synthesis of </w:t>
      </w:r>
      <w:r w:rsidRPr="001E7A27">
        <w:rPr>
          <w:lang w:val="en-GB"/>
        </w:rPr>
        <w:lastRenderedPageBreak/>
        <w:t>biogeochemical feedbacks from panels (b) and (c). Red (blue) bars correspond to positive (negative) feedbacks increasing (decreasing) radiative forcing at the top of the atmosphere. Bars denote the mean and the error bar represents the</w:t>
      </w:r>
      <w:r w:rsidR="00A446FE" w:rsidRPr="001E7A27">
        <w:rPr>
          <w:lang w:val="en-GB"/>
        </w:rPr>
        <w:t xml:space="preserve"> 5</w:t>
      </w:r>
      <w:r w:rsidR="00A446FE" w:rsidRPr="001E7A27">
        <w:rPr>
          <w:rFonts w:eastAsia="MinionPro-Regular" w:cs="Times New Roman"/>
          <w:lang w:val="en-GB" w:eastAsia="ja-JP"/>
        </w:rPr>
        <w:t>–</w:t>
      </w:r>
      <w:r w:rsidR="00A446FE" w:rsidRPr="001E7A27">
        <w:rPr>
          <w:lang w:val="en-GB"/>
        </w:rPr>
        <w:t>95</w:t>
      </w:r>
      <w:r w:rsidR="00A446FE" w:rsidRPr="001E7A27">
        <w:rPr>
          <w:vertAlign w:val="superscript"/>
          <w:lang w:val="en-GB"/>
        </w:rPr>
        <w:t>th</w:t>
      </w:r>
      <w:r w:rsidR="00A446FE" w:rsidRPr="001E7A27">
        <w:rPr>
          <w:lang w:val="en-GB"/>
        </w:rPr>
        <w:t xml:space="preserve"> percentile </w:t>
      </w:r>
      <w:r w:rsidRPr="001E7A27">
        <w:rPr>
          <w:lang w:val="en-GB"/>
        </w:rPr>
        <w:t xml:space="preserve">range of the estimates; (b) carbon-cycle feedbacks as estimated by coupled carbon-cycle climate models in the CMIP5 </w:t>
      </w:r>
      <w:r w:rsidRPr="001E7A27">
        <w:rPr>
          <w:lang w:val="en-GB"/>
        </w:rPr>
        <w:fldChar w:fldCharType="begin" w:fldLock="1"/>
      </w:r>
      <w:r w:rsidR="00747167" w:rsidRPr="001E7A27">
        <w:rPr>
          <w:lang w:val="en-GB"/>
        </w:rPr>
        <w:instrText>ADDIN CSL_CITATION { "citationItems" : [ { "id" : "ITEM-1", "itemData" : { "DOI" : "10.1175/JCLI-D-12-00494.1", "ISBN" : "0894-8755\\r1520-0442", "ISSN" : "0894-8755", "PMID" : "1331", "abstract" : "AbstractThe magnitude and evolution of parameters that characterize feedbacks in the coupled carbon\u2013climate system are compared across nine Earth system models (ESMs). The analysis is based on results from biogeochemically, radiatively, and fully coupled simulations in which CO2 increases at a rate of 1% yr\u22121. These simulations are part of phase 5 of the Coupled Model Intercomparison Project (CMIP5). The CO2 fluxes between the atmosphere and underlying land and ocean respond to changes in atmospheric CO2 concentration and to changes in temperature and other climate variables. The carbon\u2013concentration and carbon\u2013climate feedback parameters characterize the response of the CO2 flux between the atmosphere and the underlying surface to these changes. Feedback parameters are calculated using two different approaches. The two approaches are equivalent and either may be used to calculate the contribution of the feedback terms to diagnosed cumulative emissions. The contribution of carbon\u2013concentration feedback to...", "author" : [ { "dropping-particle" : "", "family" : "Arora", "given" : "Vivek K.", "non-dropping-particle" : "", "parse-names" : false, "suffix" : "" }, { "dropping-particle" : "", "family" : "Boer", "given" : "George J.", "non-dropping-particle" : "", "parse-names" : false, "suffix" : "" }, { "dropping-particle" : "", "family" : "Friedlingstein", "given" : "Pierre", "non-dropping-particle" : "", "parse-names" : false, "suffix" : "" }, { "dropping-particle" : "", "family" : "Eby", "given" : "Michael", "non-dropping-particle" : "", "parse-names" : false, "suffix" : "" }, { "dropping-particle" : "", "family" : "Jones", "given" : "Chris D.", "non-dropping-particle" : "", "parse-names" : false, "suffix" : "" }, { "dropping-particle" : "", "family" : "Christian", "given" : "James R.", "non-dropping-particle" : "", "parse-names" : false, "suffix" : "" }, { "dropping-particle" : "", "family" : "Bonan", "given" : "Gordon", "non-dropping-particle" : "", "parse-names" : false, "suffix" : "" }, { "dropping-particle" : "", "family" : "Bopp", "given" : "Laurent", "non-dropping-particle" : "", "parse-names" : false, "suffix" : "" }, { "dropping-particle" : "", "family" : "Brovkin", "given" : "Victor", "non-dropping-particle" : "", "parse-names" : false, "suffix" : "" }, { "dropping-particle" : "", "family" : "Cadule", "given" : "Patricia",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"Lindsay", "given" : "Keith", "non-dropping-particle" : "", "parse-names" : false, "suffix" : "" }, { "dropping-particle" : "", "family" : "Tjiputra", "given" : "Jerry F.", "non-dropping-particle" : "", "parse-names" : false, "suffix" : "" }, { "dropping-particle" : "", "family" : "Wu", "given" : "Tongwen", "non-dropping-particle" : "", "parse-names" : false, "suffix" : "" } ], "container-title" : "Journal of Climate", "id" : "ITEM-1", "issue" : "15", "issued" : { "date-parts" : [ [ "2013", "8" ] ] }, "page" : "5289-5314", "title" : "Carbon\u2013concentration and carbon\u2013climate feedbacks in CMIP5 Earth system models", "translator" : [ { "dropping-particle" : "", "family" : "L6629", "given" : "", "non-dropping-particle" : "", "parse-names" : false, "suffix" : "" } ], "type" : "article-journal", "volume" : "26" }, "uris" : [ "http://www.mendeley.com/documents/?uuid=0e6b3baa-5dd6-4122-a601-21eb371631aa" ] } ], "mendeley" : { "formattedCitation" : "(Arora et al., 2013)", "plainTextFormattedCitation" : "(Arora et al., 2013)", "previouslyFormattedCitation" : "(Arora et al., 2013)"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2013)</w:t>
      </w:r>
      <w:r w:rsidRPr="001E7A27">
        <w:rPr>
          <w:lang w:val="en-GB"/>
        </w:rPr>
        <w:fldChar w:fldCharType="end"/>
      </w:r>
      <w:r w:rsidRPr="001E7A27">
        <w:rPr>
          <w:lang w:val="en-GB"/>
        </w:rPr>
        <w:t xml:space="preserve"> and CMIP6 </w:t>
      </w:r>
      <w:r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2020)</w:t>
      </w:r>
      <w:r w:rsidRPr="001E7A27">
        <w:rPr>
          <w:lang w:val="en-GB"/>
        </w:rPr>
        <w:fldChar w:fldCharType="end"/>
      </w:r>
      <w:r w:rsidRPr="001E7A27">
        <w:rPr>
          <w:lang w:val="en-GB"/>
        </w:rPr>
        <w:t xml:space="preserve"> ensembles, where dots represent single model estimates, and filled (open) circles are those estimates which do (not) include the representation of a terrestrial nitrogen cycle; (c) Estimates of other biogeochemical feedback mechanisms based on various modelling studies. Dots represent single estimates, and coloured bars denote the mean of these estimates with no weighting being made regarding the likelihood of any single estimate, and error bars the </w:t>
      </w:r>
      <w:r w:rsidR="00A446FE" w:rsidRPr="001E7A27">
        <w:rPr>
          <w:lang w:val="en-GB"/>
        </w:rPr>
        <w:t>5</w:t>
      </w:r>
      <w:r w:rsidR="00A446FE" w:rsidRPr="001E7A27">
        <w:rPr>
          <w:rFonts w:eastAsia="MinionPro-Regular" w:cs="Times New Roman"/>
          <w:lang w:val="en-GB" w:eastAsia="ja-JP"/>
        </w:rPr>
        <w:t>–</w:t>
      </w:r>
      <w:r w:rsidR="00A446FE" w:rsidRPr="001E7A27">
        <w:rPr>
          <w:lang w:val="en-GB"/>
        </w:rPr>
        <w:t>95</w:t>
      </w:r>
      <w:r w:rsidR="00A446FE" w:rsidRPr="001E7A27">
        <w:rPr>
          <w:vertAlign w:val="superscript"/>
          <w:lang w:val="en-GB"/>
        </w:rPr>
        <w:t>th</w:t>
      </w:r>
      <w:r w:rsidR="00A446FE" w:rsidRPr="001E7A27">
        <w:rPr>
          <w:lang w:val="en-GB"/>
        </w:rPr>
        <w:t xml:space="preserve"> percentile range </w:t>
      </w:r>
      <w:r w:rsidRPr="001E7A27">
        <w:rPr>
          <w:lang w:val="en-GB"/>
        </w:rPr>
        <w:t xml:space="preserve">derived from these estimates. Results in panel (c) have been compiled from (a) Section 5.4.3.2 </w:t>
      </w:r>
      <w:r w:rsidRPr="001E7A27">
        <w:rPr>
          <w:lang w:val="en-GB"/>
        </w:rPr>
        <w:fldChar w:fldCharType="begin" w:fldLock="1"/>
      </w:r>
      <w:r w:rsidR="00747167" w:rsidRPr="001E7A27">
        <w:rPr>
          <w:lang w:val="en-GB"/>
        </w:rPr>
        <w:instrText>ADDIN CSL_CITATION { "citationItems" : [ { "id" : "ITEM-1", "itemData" : { "DOI" : "10.5194/esd-9-663-2018", "ISBN" : "2190-4987", "ISSN" : "2190-4987", "abstract" : "Abstract. Temperature exerts strong controls on the incidence and severity of fire. All else equal, warming is expected to increase fire-related carbon emissions, and thereby atmospheric CO2. But the magnitude of this feedback is very poorly known. We use a single-box model of the land biosphere to quantify this positive feedback from satellite-based estimates of biomass burning emissions for 2000\u20132014CE and from sedimentary charcoal records for the millennium before the industrial period. We derive an estimate of the centennial-scale feedback strength of 6.5\u00b13.4ppmCO2 per degree of land temperature increase, based on the satellite data. However, this estimate is poorly constrained, and is largely driven by the well-documented dependence of tropical deforestation and peat fires (primarily anthropogenic) on climate variability patterns linked to the El Ni\u00f1o\u2013Southern Oscillation. Palaeo-data from pre-industrial times provide the opportunity to assess the fire-related climate\u2013carbon-cycle feedback over a longer period, with less pervasive human impacts. Past biomass burning can be quantified based on variations in either the concentration and isotopic composition of methane in ice cores (with assumptions about the isotopic signatures of different methane sources) or the abundances of charcoal preserved in sediments, which reflect landscape-scale changes in burnt biomass. These two data sources are shown here to be coherent with one another. The more numerous data from sedimentary charcoal, expressed as normalized anomalies (fractional deviations from the long-term mean), are then used \u2013 together with an estimate of mean biomass burning derived from methane isotope data \u2013 to infer a feedback strength of 5.6\u00b13.2ppmCO2 per degree of land temperature and (for a climate sensitivity of 2.8K) a gain of 0.09\u00b10.05. This finding indicates that the positive carbon cycle feedback from increased fire provides a substantial contribution to the overall climate\u2013carbon-cycle feedback on centennial timescales. Although the feedback estimates from palaeo- and satellite-era data are in agreement, this is likely fortuitous because of the pervasive influence of human activities on fire regimes during recent decades.", "author" : [ { "dropping-particle" : "", "family" : "Harrison", "given" : "Sandy P.", "non-dropping-particle" : "", "parse-names" : false, "suffix" : "" }, { "dropping-particle" : "", "family" : "Bartlein", "given" : "Patrick J.", "non-dropping-particle" : "", "parse-names" : false, "suffix" : "" }, { "dropping-particle" : "", "family" : "Brovkin", "given" : "Victor", "non-dropping-particle" : "", "parse-names" : false, "suffix" : "" }, { "dropping-particle" : "", "family" : "Houweling", "given" : "Sander", "non-dropping-particle" : "", "parse-names" : false, "suffix" : "" }, { "dropping-particle" : "", "family" : "Kloster", "given" : "Silvia", "non-dropping-particle" : "", "parse-names" : false, "suffix" : "" }, { "dropping-particle" : "", "family" : "Prentice", "given" : "I. Colin", "non-dropping-particle" : "", "parse-names" : false, "suffix" : "" } ], "container-title" : "Earth System Dynamics", "id" : "ITEM-1", "issue" : "2", "issued" : { "date-parts" : [ [ "2018", "5", "28" ] ] }, "page" : "663-677", "title" : "The biomass burning contribution to climate\u2013carbon-cycle feedback", "translator" : [ { "dropping-particle" : "", "family" : "L4966", "given" : "", "non-dropping-particle" : "", "parse-names" : false, "suffix" : "" } ], "type" : "article-journal", "volume" : "9" }, "uris" : [ "http://www.mendeley.com/documents/?uuid=ee0d3b86-68d6-4fa2-9e17-9c815539a7ee" ] }, { "id" : "ITEM-2", "itemData" : { "DOI" : "10.5194/bg-11-3205-2014", "ISSN" : "1726-4189", "abstract" : "Abstract. This paper presents ensemble simulations with the global climate model developed at the A. M. Obukhov Institute of Atmospheric Physics, Russian Academy of Sciences (IAP RAS CM). These simulations are forced by historical reconstructions of concentrations of well-mixed greenhouse gases (CO2, CH4, and N2O), sulfate aerosols (both in the troposphere and stratosphere), extent of crops and pastures, and total solar irradiance for AD 850\u20132005 (hereafter all years are taken as being AD) and by the Representative Concentration Pathway (RCP) scenarios for the same forcing agents until the year 2300. Our model implements GlobFIRM (Global FIRe Model) as a scheme for calculating characteristics of natural fires. Comparing to the original GlobFIRM model, in our implementation, the scheme is extended by a module accounting for CO2 release from soil during fires. The novel approach of our paper is to simulate natural fires in an ensemble fashion. Different ensemble members in the present paper are constructed by varying the values of parameters of the natural fires module. These members are constrained by the GFED-3.1 data set for the burnt area and CO2 release from fires and further subjected to Bayesian averaging. Our simulations are the first coupled model assessment of future changes in gross characteristics of natural fires. In our model, the present-day (1998\u20132011) global area burnt due to natural fires is (2.1 \u00b1 0.4) \u00d7 106 km2 yr\u22121 (ensemble mean and intra-ensemble standard deviation are presented), and the respective CO2 emissions to the atmosphere are (1.4 \u00b1 0.2) Pg C yr\u22121. The latter value is in agreement with the corresponding GFED estimates. The area burnt by natural fires is generally larger than the GFED estimates except in boreal Eurasia, where it is realistic, and in Australia, where it is smaller than these estimates. Regionally, the modelled CO2 emissions are larger (smaller) than the GFED estimates in Europe (in the tropics and north-eastern Eurasia). From 1998\u20132011 to 2091\u20132100, the ensemble mean global burnt area is increased by 13% (28%, 36%, 51%) under scenario RCP 2.6 (RCP 4.5, RCP 6.0, RCP 8.5). The corresponding global emissions increase is 14% (29%, 37%, 42%). From 2091\u20132100 to 2291\u20132300, under the mitigation scenario RCP 2.6 the ensemble mean global burnt area and the respective CO2 emissions slightly decrease, both by 5% relative to their values in the period 2091\u20132100. In turn, under scenario RCP 4.5 (RCP 6.0, RCP 8.5) the ensem\u2026",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"Biogeosciences", "id" : "ITEM-2", "issue" : "12", "issued" : { "date-parts" : [ [ "2014", "6", "17" ] ] }, "page" : "3205-3223", "title" : "An ensemble approach to simulate CO2 emissions from natural fires", "translator" : [ { "dropping-particle" : "", "family" : "L4965", "given" : "", "non-dropping-particle" : "", "parse-names" : false, "suffix" : "" } ], "type" : "article-journal", "volume" : "11" }, "uris" : [ "http://www.mendeley.com/documents/?uuid=c4c08731-ec66-4a9c-bb61-4dd030733a2a" ] } ], "mendeley" : { "formattedCitation" : "(Eliseev et al., 2014a; Harrison et al., 2018)", "plainTextFormattedCitation" : "(Eliseev et al., 2014a; Harrison et al., 2018)", "previouslyFormattedCitation" : "(Eliseev et al., 2014a; Harrison et al., 2018)" }, "properties" : { "noteIndex" : 0 }, "schema" : "https://github.com/citation-style-language/schema/raw/master/csl-citation.json" }</w:instrText>
      </w:r>
      <w:r w:rsidRPr="001E7A27">
        <w:rPr>
          <w:lang w:val="en-GB"/>
        </w:rPr>
        <w:fldChar w:fldCharType="separate"/>
      </w:r>
      <w:r w:rsidR="00025FA2" w:rsidRPr="001E7A27">
        <w:rPr>
          <w:noProof/>
          <w:lang w:val="en-GB"/>
        </w:rPr>
        <w:t>(Eliseev et al., 2014a; Harrison et al., 2018)</w:t>
      </w:r>
      <w:r w:rsidRPr="001E7A27">
        <w:rPr>
          <w:lang w:val="en-GB"/>
        </w:rPr>
        <w:fldChar w:fldCharType="end"/>
      </w:r>
      <w:r w:rsidRPr="001E7A27">
        <w:rPr>
          <w:lang w:val="en-GB"/>
        </w:rPr>
        <w:t xml:space="preserve">; (b) Section 5.4.3.3 </w:t>
      </w:r>
      <w:commentRangeStart w:id="4599"/>
      <w:r w:rsidRPr="001E7A27">
        <w:rPr>
          <w:lang w:val="en-GB"/>
        </w:rPr>
        <w:fldChar w:fldCharType="begin" w:fldLock="1"/>
      </w:r>
      <w:r w:rsidR="000005B9" w:rsidRPr="001E7A27">
        <w:rPr>
          <w:lang w:val="en-GB"/>
        </w:rPr>
        <w:instrText>ADDIN CSL_CITATION { "citationItems" : [ { "id" : "ITEM-1", "itemData" : { "DOI" : "10.1175/JCLI-D-12-00550.1", "ISSN" : "0894-8755", "abstract" : "AbstractUnder climate change, thawing permafrost may cause a release of carbon, which has a positive feedback on the climate. The permafrost-carbon climate response (\u03b3PF) is the additional permafrost-carbon made vulnerable to decomposition per degree of global temperature increase. A simple framework was adopted to estimate \u03b3PF using the database for phase 5 of the Coupled Model Intercomparison Project (CMIP5). The projected changes in the annual maximum active layer thicknesses (ALTmax) over the twenty-first century were quantified using CMIP5 soil temperatures. These changes were combined with the observed distribution of soil organic carbon and its potential decomposability to give \u03b3PF. This estimate of \u03b3PF is dependent on the biases in the simulated present-day permafrost. This dependency was reduced by combining a reference estimate of the present-day ALTmax with an estimate of the sensitivity of ALTmax to temperature from the CMIP5 models. In this case, \u03b3PF was from \u22126 to \u221266 PgC K\u22121(5th\u201395th percen...", "author" : [ { "dropping-particle" : "", "family" : "Burke", "given" : "Eleanor J.", "non-dropping-particle" : "", "parse-names" : false, "suffix" : "" }, { "dropping-particle" : "", "family" : "Jones", "given" : "Chris D.", "non-dropping-particle" : "", "parse-names" : false, "suffix" : "" }, { "dropping-particle" : "", "family" : "Koven", "given" : "Charles D.", "non-dropping-particle" : "", "parse-names" : false, "suffix" : "" } ], "container-title" : "Journal of Climate", "id" : "ITEM-1", "issue" : "14", "issued" : { "date-parts" : [ [ "2013", "7" ] ] }, "page" : "4897-4909", "title" : "Estimating the permafrost-carbon climate response in the CMIP5 climate models using a simplified approach", "translator" : [ { "dropping-particle" : "", "family" : "L4967", "given" : "", "non-dropping-particle" : "", "parse-names" : false, "suffix" : "" } ], "type" : "article-journal", "volume" : "26" }, "uris" : [ "http://www.mendeley.com/documents/?uuid=25b75024-6d9e-40f5-86bb-9696eb76fc15" ] }, { "id" : "ITEM-2", "itemData" : { "DOI" : "10.5194/bg-9-649-2012", "ISSN" : "1726-4189", "abstract" : "Abstract. Thawing of permafrost and the associated release of carbon constitutes a positive feedback in the climate system, elevating the effect of anthropogenic GHG emissions on global-mean temperatures. Multiple factors have hindered the quantification of this feedback, which was not included in climate carbon-cycle models which participated in recent model intercomparisons (such as the Coupled Carbon Cycle Climate Model Intercomparison Project \u2013 C4MIP) . There are considerable uncertainties in the rate and extent of permafrost thaw, the hydrological and vegetation response to permafrost thaw, the decomposition timescales of freshly thawed organic material, the proportion of soil carbon that might be emitted as carbon dioxide via aerobic decomposition or as methane via anaerobic decomposition, and in the magnitude of the high latitude amplification of global warming that will drive permafrost degradation. Additionally, there are extensive and poorly characterized regional heterogeneities in soil properties, carbon content, and hydrology. Here, we couple a new permafrost module to a reduced complexity carbon-cycle climate model, which allows us to perform a large ensemble of simulations. The ensemble is designed to span the uncertainties listed above and thereby the results provide an estimate of the potential strength of the feedback from newly thawed permafrost carbon. For the high CO2 concentration scenario (RCP8.5), 33\u2013114 GtC (giga tons of Carbon) are released by 2100 (68 % uncertainty range). This leads to an additional warming of 0.04\u20130.23 \u00b0C. Though projected 21st century permafrost carbon emissions are relatively modest, ongoing permafrost thaw and slow but steady soil carbon decomposition means that, by 2300, about half of the potentially vulnerable permafrost carbon stock in the upper 3 m of soil layer (600\u20131000 GtC) could be released as CO2, with an extra 1\u20134 % being released as methane. Our results also suggest that mitigation action in line with the lower scenario RCP3-PD could contain Arctic temperature increase sufficiently that thawing of the permafrost area is limited to 9\u201323 % and the permafrost-carbon induced temperature increase does not exceed 0.04\u20130.16 \u00b0C by 2300.", "author" : [ { "dropping-particle" : "", "family" : "Schneider von Deimling", "given" : "T.", "non-dropping-particle" : "", "parse-names" : false, "suffix" : "" }, { "dropping-particle" : "", "family" : "Meinshausen", "given" : "M.", "non-dropping-particle" : "", "parse-names" : false, "suffix" : "" }, { "dropping-particle" : "", "family" : "Levermann", "given" : "A.", "non-dropping-particle" : "", "parse-names" : false, "suffix" : "" }, { "dropping-particle" : "", "family" : "Huber", "given" : "V.", "non-dropping-particle" : "", "parse-names" : false, "suffix" : "" }, { "dropping-particle" : "", "family" : "Frieler", "given" : "K.", "non-dropping-particle" : "", "parse-names" : false, "suffix" : "" }, { "dropping-particle" : "", "family" : "Lawrence", "given" : "D. M.", "non-dropping-particle" : "", "parse-names" : false, "suffix" : "" }, { "dropping-particle" : "", "family" : "Brovkin", "given" : "V.", "non-dropping-particle" : "", "parse-names" : false, "suffix" : "" } ], "container-title" : "Biogeosciences", "id" : "ITEM-2", "issue" : "2", "issued" : { "date-parts" : [ [ "2012", "2", "3" ] ] }, "page" : "649-665", "title" : "Estimating the near-surface permafrost-carbon feedback on global warming", "translator" : [ { "dropping-particle" : "", "family" : "L4964", "given" : "", "non-dropping-particle" : "", "parse-names" : false, "suffix" : "" } ], "type" : "article-journal", "volume" : "9" }, "uris" : [ "http://www.mendeley.com/documents/?uuid=fae8f861-38c2-4603-bf40-2f338c9292ad" ] }, { "id" : "ITEM-3", "itemData" : { "DOI" : "10.1098/rsta.2014.0423", "ISSN" : "1364-503X", "author" : [ { "dropping-particle" : "", "family" : "Koven", "given" : "C D", "non-dropping-particle" : "", "parse-names" : false, "suffix" : "" }, { "dropping-particle" : "", "family" : "Schuur", "given" : "E A G", "non-dropping-particle" : "", "parse-names" : false, "suffix" : "" }, { "dropping-particle" : "", "family" : "Sch\u00e4del", "given" : "C", "non-dropping-particle" : "", "parse-names" : false, "suffix" : "" }, { "dropping-particle" : "", "family" : "Bohn", "given" : "T J", "non-dropping-particle" : "", "parse-names" : false, "suffix" : "" }, { "dropping-particle" : "", "family" : "Burke", "given" : "E J", "non-dropping-particle" : "", "parse-names" : false, "suffix" : "" }, { "dropping-particle" : "", "family" : "Chen", "given" : "G.", "non-dropping-particle" : "", "parse-names" : false, "suffix" : "" }, { "dropping-particle" : "", "family" : "Chen", "given" : "X", "non-dropping-particle" : "", "parse-names" : false, "suffix" : "" }, { "dropping-particle" : "", "family" : "Ciais", "given" : "P", "non-dropping-particle" : "", "parse-names" : false, "suffix" : "" }, { "dropping-particle" : "", "family" : "Grosse", "given" : "G", "non-dropping-particle" : "", "parse-names" : false, "suffix" : "" }, { "dropping-particle" : "", "family" : "Harden", "given" : "J W", "non-dropping-particle" : "", "parse-names" : false, "suffix" : "" }, { "dropping-particle" : "", "family" : "Hayes", "given" : "D J", "non-dropping-particle" : "", "parse-names" : false, "suffix" : "" }, { "dropping-particle" : "", "family" : "Hugelius", "given" : "G", "non-dropping-particle" : "", "parse-names" : false, "suffix" : "" }, { "dropping-particle" : "", "family" : "Jafarov", "given" : "E E", "non-dropping-particle" : "", "parse-names" : false, "suffix" : "" }, { "dropping-particle" : "", "family" : "Krinner", "given" : "G", "non-dropping-particle" : "", "parse-names" : false, "suffix" : "" }, { "dropping-particle" : "", "family" : "Kuhry", "given" : "P", "non-dropping-particle" : "", "parse-names" : false, "suffix" : "" }, { "dropping-particle" : "", "family" : "Lawrence", "given" : "D M", "non-dropping-particle" : "", "parse-names" : false, "suffix" : "" }, { "dropping-particle" : "", "family" : "MacDougall", "given" : "A H", "non-dropping-particle" : "", "parse-names" : false, "suffix" : "" }, { "dropping-particle" : "", "family" : "Marchenko", "given" : "S S", "non-dropping-particle" : "", "parse-names" : false, "suffix" : "" }, { "dropping-particle" : "", "family" : "McGuire", "given" : "A D", "non-dropping-particle" : "", "parse-names" : false, "suffix" : "" }, { "dropping-particle" : "", "family" : "Natali", "given" : "S M", "non-dropping-particle" : "", "parse-names" : false, "suffix" : "" }, { "dropping-particle" : "", "family" : "Nicolsky", "given" : "D J", "non-dropping-particle" : "", "parse-names" : false, "suffix" : "" }, { "dropping-particle" : "", "family" : "Olefeldt", "given" : "D", "non-dropping-particle" : "", "parse-names" : false, "suffix" : "" }, { "dropping-particle" : "", "family" : "Peng", "given" : "S", "non-dropping-particle" : "", "parse-names" : false, "suffix" : "" }, { "dropping-particle" : "", "family" : "Romanovsky", "given" : "V E", "non-dropping-particle" : "", "parse-names" : false, "suffix" : "" }, { "dropping-particle" : "", "family" : "Schaefer", "given" : "K M", "non-dropping-particle" : "", "parse-names" : false, "suffix" : "" }, { "dropping-particle" : "", "family" : "Strauss", "given" : "J", "non-dropping-particle" : "", "parse-names" : false, "suffix" : "" }, { "dropping-particle" : "", "family" : "Treat", "given" : "C C", "non-dropping-particle" : "", "parse-names" : false, "suffix" : "" }, { "dropping-particle" : "", "family" : "Turetsky", "given" : "M", "non-dropping-particle" : "", "parse-names" : false, "suffix" : "" } ], "container-title" : "Philosophical Transactions of the Royal Society A: Mathematical, Physical and Engineering Sciences", "id" : "ITEM-3", "issue" : "2054", "issued" : { "date-parts" : [ [ "2015", "11", "13" ] ] }, "page" : "20140423", "title" : "A simplified, data-constrained approach to estimate the permafrost carbon\u2013climate feedback", "translator" : [ { "dropping-particle" : "", "family" : "L5094", "given" : "", "non-dropping-particle" : "", "parse-names" : false, "suffix" : "" } ], "type" : "article-journal", "volume" : "373" }, "uris" : [ "http://www.mendeley.com/documents/?uuid=9cf7d7bc-08dc-4b98-887d-18cbf915ea0c" ] }, { "id" : "ITEM-4",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"ITEM-4",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"ITEM-5", "itemData" : { "DOI" : "10.1088/1748-9326/aad824", "ISSN" : "1748-9326", "author" : [ { "dropping-particle" : "", "family" : "Kleinen", "given" : "Thomas", "non-dropping-particle" : "", "parse-names" : false, "suffix" : "" }, { "dropping-particle" : "", "family" : "Brovkin", "given" : "Victor", "non-dropping-particle" : "", "parse-names" : false, "suffix" : "" } ], "container-title" : "Environmental Research Letters", "id" : "ITEM-5", "issue" : "9", "issued" : { "date-parts" : [ [ "2018", "8", "20" ] ] }, "page" : "094001", "publisher" : "{IOP} Publishing", "title" : "Pathway-dependent fate of permafrost region carbon", "translator" : [ { "dropping-particle" : "", "family" : "L6564", "given" : "", "non-dropping-particle" : "", "parse-names" : false, "suffix" : "" } ], "type" : "article-journal", "volume" : "13" }, "uris" : [ "http://www.mendeley.com/documents/?uuid=61942d5f-7d75-47f3-afe3-9c840ce3f408" ] }, { "id" : "ITEM-6", "itemData" : { "DOI" : "10.5194/bg-14-3051-2017", "ISSN" : "1726-4189", "abstract" : "Abstract. The land surface models JULES (Joint UK Land Environment Simulator, two versions) and ORCHIDEE-MICT (Organizing Carbon and Hydrology in Dynamic Ecosystems), each with a revised representation of permafrost carbon, were coupled to the Integrated Model Of Global Effects of climatic aNomalies (IMOGEN) intermediate-complexity climate and ocean carbon uptake model. IMOGEN calculates atmospheric carbon dioxide (CO2) and local monthly surface climate for a given emission scenario with the land\u2013atmosphere CO2 flux exchange from either JULES or ORCHIDEE-MICT. These simulations include feedbacks associated with permafrost carbon changes in a warming world. Both IMOGEN\u2013JULES and IMOGEN\u2013ORCHIDEE-MICT were forced by historical and three alternative future-CO2-emission scenarios. Those simulations were performed for different climate sensitivities and regional climate change patterns based on 22 different Earth system models (ESMs) used for CMIP3 (phase 3 of the Coupled Model Intercomparison Project), allowing us to explore climate uncertainties in the context of permafrost carbon\u2013climate feedbacks. Three future emission scenarios consistent with three representative concentration pathways were used: RCP2.6, RCP4.5 and RCP8.5. Paired simulations with and without frozen carbon processes were required to quantify the impact of the permafrost carbon feedback on climate change. The additional warming from the permafrost carbon feedback is between 0.2 and 12% of the change in the global mean temperature (\u0394T) by the year 2100 and 0.5 and 17% of \u0394T by 2300, with these ranges reflecting differences in land surface models, climate models and emissions pathway. As a percentage of \u0394T, the permafrost carbon feedback has a greater impact on the low-emissions scenario (RCP2.6) than on the higher-emissions scenarios, suggesting that permafrost carbon should be taken into account when evaluating scenarios of heavy mitigation and stabilization. Structural differences between the land surface models (particularly the representation of the soil carbon decomposition) are found to be a larger source of uncertainties than differences in the climate response. Inertia in the permafrost carbon system means that the permafrost carbon response depends on the temporal trajectory of warming as well as the absolute amount of warming. We propose a new policy-relevant metric \u2013 the frozen carbon residence time (FCRt) in years \u2013 that can be derived from these complex land surface models and\u2026", "author" : [ { "dropping-particle" : "", "family" : "Burke", "given" : "Eleanor J", "non-dropping-particle" : "", "parse-names" : false, "suffix" : "" }, { "dropping-particle" : "", "family" : "Ekici", "given" : "Altug", "non-dropping-particle" : "", "parse-names" : false, "suffix" : "" }, { "dropping-particle" : "", "family" : "Huang", "given" : "Ye", "non-dropping-particle" : "", "parse-names" : false, "suffix" : "" }, { "dropping-particle" : "", "family" : "Chadburn", "given" : "Sarah 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"Peng", "given" : "Shushi", "non-dropping-particle" : "", "parse-names" : false, "suffix" : "" }, { "dropping-particle" : "", "family" : "Krinner", "given" : "Gerhard", "non-dropping-particle" : "", "parse-names" : false, "suffix" : "" } ], "container-title" : "Biogeosciences", "id" : "ITEM-6", "issue" : "12", "issued" : { "date-parts" : [ [ "2017", "6", "22" ] ] }, "page" : "3051-3066", "title" : "Quantifying uncertainties of permafrost carbon\u2013climate feedbacks", "translator" : [ { "dropping-particle" : "", "family" : "L4980", "given" : "", "non-dropping-particle" : "", "parse-names" : false, "suffix" : "" } ], "type" : "article-journal", "volume" : "14" }, "uris" : [ "http://www.mendeley.com/documents/?uuid=156971e1-01ad-4c15-80da-a6bc20a47c95" ] }, { "id" : "ITEM-7", "itemData" : { "DOI" : "10.5194/bg-13-2123-2016", "ISSN" : "1726-4189", "abstract" : "Abstract. The soils of the northern hemispheric permafrost region are estimated to contain 1100 to 1500 Pg of carbon. A substantial fraction of this carbon has been frozen and therefore protected from microbial decay for millennia. As anthropogenic climate warming progresses much of this permafrost is expected to thaw. Here we conduct perturbed model experiments on a climate model of intermediate complexity, with an improved permafrost carbon module, to estimate with formal uncertainty bounds the release of carbon from permafrost soils by the year 2100 and 2300 CE. We estimate that by year 2100 the permafrost region may release between 56 (13 to 118) Pg C under Representative Concentration Pathway (RCP) 2.6 and 102 (27 to 199) Pg C under RCP 8.5, with substantially more to be released under each scenario by the year 2300. Our analysis suggests that the two parameters that contribute most to the uncertainty in the release of carbon from permafrost soils are the size of the non-passive fraction of the permafrost carbon pool and the equilibrium climate sensitivity. A subset of 25 model variants are integrated 8000 years into the future under continued RCP forcing. Under the moderate RCP 4.5 forcing a remnant near-surface permafrost region persists in the high Arctic, eventually developing a new permafrost carbon pool. Overall our simulations suggest that the permafrost carbon cycle feedback to climate change will make a significant contribution to climate change over the next centuries and millennia, releasing a quantity of carbon 3 to 54 % of the cumulative anthropogenic total.", "author" : [ { "dropping-particle" : "", "family" : "MacDougall", "given" : "Andrew H.", "non-dropping-particle" : "", "parse-names" : false, "suffix" : "" }, { "dropping-particle" : "", "family" : "Knutti", "given" : "Reto", "non-dropping-particle" : "", "parse-names" : false, "suffix" : "" } ], "container-title" : "Biogeosciences", "id" : "ITEM-7", "issue" : "7", "issued" : { "date-parts" : [ [ "2016", "4", "12" ] ] }, "page" : "2123-2136", "title" : "Projecting the release of carbon from permafrost soils using a perturbed parameter ensemble modelling approach", "translator" : [ { "dropping-particle" : "", "family" : "L6528", "given" : "", "non-dropping-particle" : "", "parse-names" : false, "suffix" : "" } ], "type" : "article-journal", "volume" : "13" }, "uris" : [ "http://www.mendeley.com/documents/?uuid=a469c494-8a3c-4c97-9583-4dc2f1f8c1c1" ] }, { "id" : "ITEM-8", "itemData" : { "DOI" : "10.1073/pnas.1415123112", "ISSN" : "0027-8424", "abstract" : "Permafrost soils contain enormous amounts of organic carbon whose stability is contingent on remaining frozen. With future warming, these soils may release carbon to the atmosphere and act as a positive feedback to climate change. Significant uncertainty remains on the postthaw carbon dynamics of permafrost-affected ecosystems, in particular since most of the carbon resides at depth where decomposition dynamics may differ from surface soils, and since nitrogen mineralized by decomposition may enhance plant growth. Here we show, using a carbon\u2212nitrogen model that includes permafrost processes forced in an unmitigated warming scenario, that the future carbon balance of the permafrost region is highly sensitive to the decomposability of deeper carbon, with the net balance ranging from 21 Pg C to 164 Pg C losses by 2300. Increased soil nitrogen mineralization reduces nutrient limitations, but the impact of deep nitrogen on the carbon budget is small due to enhanced nitrogen availability from warming surface soils and seasonal asynchrony between deeper nitrogen availability and plant nitrogen demands. Although nitrogen dynamics are highly uncertain, the future carbon balance of this region is projected to hinge more on the rate and extent of permafrost thaw and soil decomposition than on enhanced nitrogen availability for vegetation growth resulting from permafrost thaw.", "author" : [ { "dropping-particle" : "", "family" : "Koven", "given" : "Charles D", "non-dropping-particle" : "", "parse-names" : false, "suffix" : "" }, { "dropping-particle" : "", "family" : "Lawrence", "given" : "David M", "non-dropping-particle" : "", "parse-names" : false, "suffix" : "" }, { "dropping-particle" : "", "family" : "Riley", "given" : "William J", "non-dropping-particle" : "", "parse-names" : false, "suffix" : "" } ], "container-title" : "Proceedings of the National Academy of Sciences", "id" : "ITEM-8", "issue" : "12", "issued" : { "date-parts" : [ [ "2015", "3", "9" ] ] }, "page" : "201415123", "title" : "Permafrost carbon\u2212climate feedback is sensitive to deep soil carbon decomposability but not deep soil nitrogen dynamics", "translator" : [ { "dropping-particle" : "", "family" : "L4052", "given" : "", "non-dropping-particle" : "", "parse-names" : false, "suffix" : "" } ], "type" : "article-journal", "volume" : "112" }, "uris" : [ "http://www.mendeley.com/documents/?uuid=07c8292d-7328-4433-8b2e-94a4ce84937c" ] } ], "mendeley" : { "formattedCitation" : "(Schneider von Deimling et al., 2012; Burke et al., 2013, 2017b, Koven et al., 2015c, 2015b; MacDougall and Knutti, 2016b; Gasser et al., 2018; Kleinen and Brovkin, 2018)", "plainTextFormattedCitation" : "(Schneider von Deimling et al., 2012; Burke et al., 2013, 2017b, Koven et al., 2015c, 2015b; MacDougall and Knutti, 2016b; Gasser et al., 2018; Kleinen and Brovkin, 2018)", "previouslyFormattedCitation" : "(Schneider von Deimling et al., 2012; Burke et al., 2013, 2017b, Koven et al., 2015c, 2015b; MacDougall and Knutti, 2016b; Gasser et al., 2018; Kleinen and Brovkin, 2018)" }, "properties" : { "noteIndex" : 0 }, "schema" : "https://github.com/citation-style-language/schema/raw/master/csl-citation.json" }</w:instrText>
      </w:r>
      <w:r w:rsidRPr="001E7A27">
        <w:rPr>
          <w:lang w:val="en-GB"/>
        </w:rPr>
        <w:fldChar w:fldCharType="separate"/>
      </w:r>
      <w:r w:rsidR="00025FA2" w:rsidRPr="001E7A27">
        <w:rPr>
          <w:noProof/>
          <w:lang w:val="en-GB"/>
        </w:rPr>
        <w:t>(Schneider von Deimling et al., 2012; Burke et al., 2013, 2017b, Koven et al., 2015</w:t>
      </w:r>
      <w:ins w:id="4600" w:author="Robin Matthews" w:date="2021-06-17T18:14:00Z">
        <w:r w:rsidR="006C7F4B" w:rsidRPr="001E7A27">
          <w:rPr>
            <w:noProof/>
            <w:lang w:val="en-GB"/>
          </w:rPr>
          <w:t>a</w:t>
        </w:r>
      </w:ins>
      <w:del w:id="4601" w:author="Robin Matthews" w:date="2021-06-17T18:14:00Z">
        <w:r w:rsidR="00025FA2" w:rsidRPr="001E7A27" w:rsidDel="006C7F4B">
          <w:rPr>
            <w:noProof/>
            <w:lang w:val="en-GB"/>
          </w:rPr>
          <w:delText>c</w:delText>
        </w:r>
      </w:del>
      <w:r w:rsidR="00025FA2" w:rsidRPr="001E7A27">
        <w:rPr>
          <w:noProof/>
          <w:lang w:val="en-GB"/>
        </w:rPr>
        <w:t xml:space="preserve">, </w:t>
      </w:r>
      <w:ins w:id="4602" w:author="Robin Matthews" w:date="2021-06-17T18:14:00Z">
        <w:r w:rsidR="006C7F4B" w:rsidRPr="001E7A27">
          <w:rPr>
            <w:noProof/>
            <w:lang w:val="en-GB"/>
          </w:rPr>
          <w:t>c</w:t>
        </w:r>
      </w:ins>
      <w:del w:id="4603" w:author="Robin Matthews" w:date="2021-06-17T18:14:00Z">
        <w:r w:rsidR="00025FA2" w:rsidRPr="001E7A27" w:rsidDel="006C7F4B">
          <w:rPr>
            <w:noProof/>
            <w:lang w:val="en-GB"/>
          </w:rPr>
          <w:delText>2015b</w:delText>
        </w:r>
      </w:del>
      <w:r w:rsidR="00025FA2" w:rsidRPr="001E7A27">
        <w:rPr>
          <w:noProof/>
          <w:lang w:val="en-GB"/>
        </w:rPr>
        <w:t>; MacDougall and Knutti, 2016b; Gasser et al., 2018; Kleinen and Brovkin, 2018)</w:t>
      </w:r>
      <w:r w:rsidRPr="001E7A27">
        <w:rPr>
          <w:lang w:val="en-GB"/>
        </w:rPr>
        <w:fldChar w:fldCharType="end"/>
      </w:r>
      <w:commentRangeEnd w:id="4599"/>
      <w:r w:rsidR="00025FA2" w:rsidRPr="001E7A27">
        <w:rPr>
          <w:rStyle w:val="CommentReference"/>
          <w:lang w:val="en-GB"/>
        </w:rPr>
        <w:commentReference w:id="4599"/>
      </w:r>
      <w:r w:rsidRPr="001E7A27">
        <w:rPr>
          <w:lang w:val="en-GB"/>
        </w:rPr>
        <w:t xml:space="preserve">, where the estimates from Burke et al. have been constrained as assessed in their study (c) Section 5.4.7 </w:t>
      </w:r>
      <w:r w:rsidRPr="001E7A27">
        <w:rPr>
          <w:rFonts w:eastAsia="DejaVu Sans"/>
          <w:lang w:val="en-GB"/>
        </w:rPr>
        <w:fldChar w:fldCharType="begin" w:fldLock="1"/>
      </w:r>
      <w:r w:rsidR="00747167" w:rsidRPr="001E7A27">
        <w:rPr>
          <w:rFonts w:eastAsia="DejaVu Sans"/>
          <w:lang w:val="en-GB"/>
        </w:rPr>
        <w:instrText>ADDIN CSL_CITATION { "citationItems" : [ { "id" : "ITEM-1", "itemData" : { "DOI" : "10.5194/bg-9-649-2012", "ISSN" : "1726-4189", "abstract" : "Abstract. Thawing of permafrost and the associated release of carbon constitutes a positive feedback in the climate system, elevating the effect of anthropogenic GHG emissions on global-mean temperatures. Multiple factors have hindered the quantification of this feedback, which was not included in climate carbon-cycle models which participated in recent model intercomparisons (such as the Coupled Carbon Cycle Climate Model Intercomparison Project \u2013 C4MIP) . There are considerable uncertainties in the rate and extent of permafrost thaw, the hydrological and vegetation response to permafrost thaw, the decomposition timescales of freshly thawed organic material, the proportion of soil carbon that might be emitted as carbon dioxide via aerobic decomposition or as methane via anaerobic decomposition, and in the magnitude of the high latitude amplification of global warming that will drive permafrost degradation. Additionally, there are extensive and poorly characterized regional heterogeneities in soil properties, carbon content, and hydrology. Here, we couple a new permafrost module to a reduced complexity carbon-cycle climate model, which allows us to perform a large ensemble of simulations. The ensemble is designed to span the uncertainties listed above and thereby the results provide an estimate of the potential strength of the feedback from newly thawed permafrost carbon. For the high CO2 concentration scenario (RCP8.5), 33\u2013114 GtC (giga tons of Carbon) are released by 2100 (68 % uncertainty range). This leads to an additional warming of 0.04\u20130.23 \u00b0C. Though projected 21st century permafrost carbon emissions are relatively modest, ongoing permafrost thaw and slow but steady soil carbon decomposition means that, by 2300, about half of the potentially vulnerable permafrost carbon stock in the upper 3 m of soil layer (600\u20131000 GtC) could be released as CO2, with an extra 1\u20134 % being released as methane. Our results also suggest that mitigation action in line with the lower scenario RCP3-PD could contain Arctic temperature increase sufficiently that thawing of the permafrost area is limited to 9\u201323 % and the permafrost-carbon induced temperature increase does not exceed 0.04\u20130.16 \u00b0C by 2300.", "author" : [ { "dropping-particle" : "", "family" : "Schneider von Deimling", "given" : "T.", "non-dropping-particle" : "", "parse-names" : false, "suffix" : "" }, { "dropping-particle" : "", "family" : "Meinshausen", "given" : "M.", "non-dropping-particle" : "", "parse-names" : false, "suffix" : "" }, { "dropping-particle" : "", "family" : "Levermann", "given" : "A.", "non-dropping-particle" : "", "parse-names" : false, "suffix" : "" }, { "dropping-particle" : "", "family" : "Huber", "given" : "V.", "non-dropping-particle" : "", "parse-names" : false, "suffix" : "" }, { "dropping-particle" : "", "family" : "Frieler", "given" : "K.", "non-dropping-particle" : "", "parse-names" : false, "suffix" : "" }, { "dropping-particle" : "", "family" : "Lawrence", "given" : "D. M.", "non-dropping-particle" : "", "parse-names" : false, "suffix" : "" }, { "dropping-particle" : "", "family" : "Brovkin", "given" : "V.", "non-dropping-particle" : "", "parse-names" : false, "suffix" : "" } ], "container-title" : "Biogeosciences", "id" : "ITEM-1", "issue" : "2", "issued" : { "date-parts" : [ [ "2012", "2", "3" ] ] }, "page" : "649-665", "title" : "Estimating the near-surface permafrost-carbon feedback on global warming", "translator" : [ { "dropping-particle" : "", "family" : "L4964", "given" : "", "non-dropping-particle" : "", "parse-names" : false, "suffix" : "" } ], "type" : "article-journal", "volume" : "9" }, "uris" : [ "http://www.mendeley.com/documents/?uuid=fae8f861-38c2-4603-bf40-2f338c9292ad" ] }, { "id" : "ITEM-2",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"ITEM-2",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"id" : "ITEM-3", "itemData" : { "DOI" : "10.1038/s41561-019-0526-0", "ISSN" : "1752-0908", "abstract" : "The permafrost zone is expected to be a substantial carbon source to the atmosphere, yet large-scale models currently only simulate gradual changes in seasonally thawed soil. Abrupt thaw will probably occur in &lt;20% of the permafrost zone but could affect half of permafrost carbon through collapsing ground, rapid erosion and landslides. Here, we synthesize the best available information and develop inventory models to simulate abrupt thaw impacts on permafrost carbon balance. Emissions across 2.5\u2009million\u2009km2 of abrupt thaw could provide a similar climate feedback as gradual thaw emissions from the entire 18\u2009million\u2009km2 permafrost region under the warming projection of Representative Concentration Pathway 8.5. While models forecast that gradual thaw may lead to net ecosystem carbon uptake under projections of Representative Concentration Pathway 4.5, abrupt thaw emissions are likely to offset this potential carbon sink. Active hillslope erosional features will occupy 3% of abrupt thaw terrain by 2300 but emit one-third of abrupt thaw carbon losses. Thaw lakes and wetlands are methane hot spots but their carbon release is partially offset by slowly regrowing vegetation. After considering abrupt thaw stabilization, lake drainage and soil carbon uptake by vegetation regrowth, we conclude that models considering only gradual permafrost thaw are substantially underestimating carbon emissions from thawing permafrost.", "author" : [ { "dropping-particle" : "", "family" : "Turetsky", "given" : "Merritt R.", "non-dropping-particle" : "", "parse-names" : false, "suffix" : "" }, { "dropping-particle" : "", "family" : "Abbott", "given" : "Benjamin W.", "non-dropping-particle" : "", "parse-names" : false, "suffix" : "" }, { "dropping-particle" : "", "family" : "Jones", "given" : "Miriam C.", "non-dropping-particle" : "", "parse-names" : false, "suffix" : "" }, { "dropping-particle" : "", "family" : "Anthony", "given" : "Katey Walter", "non-dropping-particle" : "", "parse-names" : false, "suffix" : "" }, { "dropping-particle" : "", "family" : "Olefeldt", "given" : "David", "non-dropping-particle" : "", "parse-names" : false, "suffix" : "" }, { "dropping-particle" : "", "family" : "Schuur", "given" : "Edward A G", "non-dropping-particle" : "", "parse-names" : false, "suffix" : "" }, { "dropping-particle" : "", "family" : "Grosse", "given" : "Guido", "non-dropping-particle" : "", "parse-names" : false, "suffix" : "" }, { "dropping-particle" : "", "family" : "Kuhry", "given" : "Peter", "non-dropping-particle" : "", "parse-names" : false, "suffix" : "" }, { "dropping-particle" : "", "family" : "Hugelius", "given" : "Gustaf", "non-dropping-particle" : "", "parse-names" : false, "suffix" : "" }, { "dropping-particle" : "", "family" : "Koven", "given" : "Charles", "non-dropping-particle" : "", "parse-names" : false, "suffix" : "" }, { "dropping-particle" : "", "family" : "Lawrence", "given" : "David M", "non-dropping-particle" : "", "parse-names" : false, "suffix" : "" }, { "dropping-particle" : "", "family" : "Gibson", "given" : "Carolyn", "non-dropping-particle" : "", "parse-names" : false, "suffix" : "" }, { "dropping-particle" : "", "family" : "Sannel", "given" : "A. Britta K.", "non-dropping-particle" : "", "parse-names" : false, "suffix" : "" }, { "dropping-particle" : "", "family" : "McGuire", "given" : "A David", "non-dropping-particle" : "", "parse-names" : false, "suffix" : "" } ], "container-title" : "Nature Geoscience", "id" : "ITEM-3", "issue" : "2", "issued" : { "date-parts" : [ [ "2020", "2", "3" ] ] }, "page" : "138-143", "title" : "Carbon release through abrupt permafrost thaw", "translator" : [ { "dropping-particle" : "", "family" : "L7484", "given" : "", "non-dropping-particle" : "", "parse-names" : false, "suffix" : "" } ], "type" : "article-journal", "volume" : "13" }, "uris" : [ "http://www.mendeley.com/documents/?uuid=709036df-b13c-4e7d-8237-32a6bc0f3001" ] }, { "id" : "ITEM-4", "itemData" : { "DOI" : "10.1098/rsta.2014.0423", "ISSN" : "1364-503X", "author" : [ { "dropping-particle" : "", "family" : "Koven", "given" : "C D", "non-dropping-particle" : "", "parse-names" : false, "suffix" : "" }, { "dropping-particle" : "", "family" : "Schuur", "given" : "E A G", "non-dropping-particle" : "", "parse-names" : false, "suffix" : "" }, { "dropping-particle" : "", "family" : "Sch\u00e4del", "given" : "C", "non-dropping-particle" : "", "parse-names" : false, "suffix" : "" }, { "dropping-particle" : "", "family" : "Bohn", "given" : "T J", "non-dropping-particle" : "", "parse-names" : false, "suffix" : "" }, { "dropping-particle" : "", "family" : "Burke", "given" : "E J", "non-dropping-particle" : "", "parse-names" : false, "suffix" : "" }, { "dropping-particle" : "", "family" : "Chen", "given" : "G.", "non-dropping-particle" : "", "parse-names" : false, "suffix" : "" }, { "dropping-particle" : "", "family" : "Chen", "given" : "X", "non-dropping-particle" : "", "parse-names" : false, "suffix" : "" }, { "dropping-particle" : "", "family" : "Ciais", "given" : "P", "non-dropping-particle" : "", "parse-names" : false, "suffix" : "" }, { "dropping-particle" : "", "family" : "Grosse", "given" : "G", "non-dropping-particle" : "", "parse-names" : false, "suffix" : "" }, { "dropping-particle" : "", "family" : "Harden", "given" : "J W", "non-dropping-particle" : "", "parse-names" : false, "suffix" : "" }, { "dropping-particle" : "", "family" : "Hayes", "given" : "D J", "non-dropping-particle" : "", "parse-names" : false, "suffix" : "" }, { "dropping-particle" : "", "family" : "Hugelius", "given" : "G", "non-dropping-particle" : "", "parse-names" : false, "suffix" : "" }, { "dropping-particle" : "", "family" : "Jafarov", "given" : "E E", "non-dropping-particle" : "", "parse-names" : false, "suffix" : "" }, { "dropping-particle" : "", "family" : "Krinner", "given" : "G", "non-dropping-particle" : "", "parse-names" : false, "suffix" : "" }, { "dropping-particle" : "", "family" : "Kuhry", "given" : "P", "non-dropping-particle" : "", "parse-names" : false, "suffix" : "" }, { "dropping-particle" : "", "family" : "Lawrence", "given" : "D M", "non-dropping-particle" : "", "parse-names" : false, "suffix" : "" }, { "dropping-particle" : "", "family" : "MacDougall", "given" : "A H", "non-dropping-particle" : "", "parse-names" : false, "suffix" : "" }, { "dropping-particle" : "", "family" : "Marchenko", "given" : "S S", "non-dropping-particle" : "", "parse-names" : false, "suffix" : "" }, { "dropping-particle" : "", "family" : "McGuire", "given" : "A D", "non-dropping-particle" : "", "parse-names" : false, "suffix" : "" }, { "dropping-particle" : "", "family" : "Natali", "given" : "S M", "non-dropping-particle" : "", "parse-names" : false, "suffix" : "" }, { "dropping-particle" : "", "family" : "Nicolsky", "given" : "D J", "non-dropping-particle" : "", "parse-names" : false, "suffix" : "" }, { "dropping-particle" : "", "family" : "Olefeldt", "given" : "D", "non-dropping-particle" : "", "parse-names" : false, "suffix" : "" }, { "dropping-particle" : "", "family" : "Peng", "given" : "S", "non-dropping-particle" : "", "parse-names" : false, "suffix" : "" }, { "dropping-particle" : "", "family" : "Romanovsky", "given" : "V E", "non-dropping-particle" : "", "parse-names" : false, "suffix" : "" }, { "dropping-particle" : "", "family" : "Schaefer", "given" : "K M", "non-dropping-particle" : "", "parse-names" : false, "suffix" : "" }, { "dropping-particle" : "", "family" : "Strauss", "given" : "J", "non-dropping-particle" : "", "parse-names" : false, "suffix" : "" }, { "dropping-particle" : "", "family" : "Treat", "given" : "C C", "non-dropping-particle" : "", "parse-names" : false, "suffix" : "" }, { "dropping-particle" : "", "family" : "Turetsky", "given" : "M", "non-dropping-particle" : "", "parse-names" : false, "suffix" : "" } ], "container-title" : "Philosophical Transactions of the Royal Society A: Mathematical, Physical and Engineering Sciences", "id" : "ITEM-4", "issue" : "2054", "issued" : { "date-parts" : [ [ "2015", "11", "13" ] ] }, "page" : "20140423", "title" : "A simplified, data-constrained approach to estimate the permafrost carbon\u2013climate feedback", "translator" : [ { "dropping-particle" : "", "family" : "L5094", "given" : "", "non-dropping-particle" : "", "parse-names" : false, "suffix" : "" } ], "type" : "article-journal", "volume" : "373" }, "uris" : [ "http://www.mendeley.com/documents/?uuid=9cf7d7bc-08dc-4b98-887d-18cbf915ea0c" ] } ], "mendeley" : { "formattedCitation" : "(Schneider von Deimling et al., 2012, 2015; Koven et al., 2015c; Turetsky et al., 2020)", "plainTextFormattedCitation" : "(Schneider von Deimling et al., 2012, 2015; Koven et al., 2015c; Turetsky et al., 2020)", "previouslyFormattedCitation" : "(Schneider von Deimling et al., 2012, 2015; Koven et al., 2015c; Turetsky et al., 2020)" }, "properties" : { "noteIndex" : 0 }, "schema" : "https://github.com/citation-style-language/schema/raw/master/csl-citation.json" }</w:instrText>
      </w:r>
      <w:r w:rsidRPr="001E7A27">
        <w:rPr>
          <w:rFonts w:eastAsia="DejaVu Sans"/>
          <w:lang w:val="en-GB"/>
        </w:rPr>
        <w:fldChar w:fldCharType="separate"/>
      </w:r>
      <w:r w:rsidR="00025FA2" w:rsidRPr="001E7A27">
        <w:rPr>
          <w:rFonts w:eastAsia="DejaVu Sans"/>
          <w:noProof/>
          <w:lang w:val="en-GB"/>
        </w:rPr>
        <w:t>(Schneider von Deimling et al., 2012, 2015; Koven et al., 2015c; Turetsky et al., 2020)</w:t>
      </w:r>
      <w:r w:rsidRPr="001E7A27">
        <w:rPr>
          <w:rFonts w:eastAsia="DejaVu Sans"/>
          <w:lang w:val="en-GB"/>
        </w:rPr>
        <w:fldChar w:fldCharType="end"/>
      </w:r>
      <w:ins w:id="4604" w:author="Ian Blenkinsop" w:date="2021-07-28T18:52:00Z">
        <w:r w:rsidR="00B5268E" w:rsidRPr="001E7A27">
          <w:rPr>
            <w:rFonts w:eastAsia="DejaVu Sans"/>
            <w:lang w:val="en-GB"/>
          </w:rPr>
          <w:t> </w:t>
        </w:r>
      </w:ins>
      <w:r w:rsidRPr="001E7A27">
        <w:rPr>
          <w:rFonts w:eastAsia="DejaVu Sans"/>
          <w:lang w:val="en-GB"/>
        </w:rPr>
        <w:t>;</w:t>
      </w:r>
      <w:r w:rsidRPr="001E7A27">
        <w:rPr>
          <w:lang w:val="en-GB"/>
        </w:rPr>
        <w:t xml:space="preserve"> (d) Section 5.4.7 </w:t>
      </w:r>
      <w:commentRangeStart w:id="4605"/>
      <w:r w:rsidRPr="001E7A27">
        <w:rPr>
          <w:lang w:val="en-GB"/>
        </w:rPr>
        <w:fldChar w:fldCharType="begin" w:fldLock="1"/>
      </w:r>
      <w:r w:rsidR="0088348B" w:rsidRPr="001E7A27">
        <w:rPr>
          <w:lang w:val="en-GB"/>
        </w:rPr>
        <w:instrText>ADDIN CSL_CITATION { "citationItems" : [ { "id" : "ITEM-1", "itemData" : { "DOI" : "10.1073/pnas.1618765114", "ISSN" : "0027-8424", "abstract" : "Conventional greenhouse gas mitigation policies ignore the role of global wetlands in emitting methane (CH4) from feedbacks associated with changing climate. Here we investigate wetland feedbacks and whether, and to what degree, wetlands will exceed anthropogenic 21st century CH4 emissions using an ensemble of climate projections and a biogeochemical methane model with dynamic wetland area and permafrost. Our results reveal an emerging contribution of global wetland CH4 emissions due to processes mainly related to the sensitivity of methane emissions to temperature and changing global wetland area. We highlight that climate-change and wetland CH4 feedbacks to radiative forcing are an important component of climate change and should be represented in policies aiming to mitigate global warming below 2{\\textdegree}C.Wetland methane (CH4) emissions are the largest natural source in the global CH4 budget, contributing to roughly one third of total natural and anthropogenic emissions. As the second most important anthropogenic greenhouse gas in the atmosphere after CO2, CH4 is strongly associated with climate feedbacks. However, due to the paucity of data, wetland CH4 feedbacks were not fully assessed in the Intergovernmental Panel on Climate Change Fifth Assessment Report. The degree to which future expansion of wetlands and CH4 emissions will evolve and consequently drive climate feedbacks is thus a question of major concern. Here we present an ensemble estimate of wetland CH4 emissions driven by 38 general circulation models for the 21st century. We find that climate change-induced increases in boreal wetland extent and temperature-driven increases in tropical CH4 emissions will dominate anthropogenic CH4 emissions by 38 to 56% toward the end of the 21st century under the Representative Concentration Pathway (RCP2.6). Depending on scenarios, wetland CH4 feedbacks translate to an increase in additional global mean radiative forcing of 0.04 W\u00b7m-2 to 0.19 W\u00b7m-2 by the end of the 21st century. Under the {\\textquotedblleft}worst-case{\\textquotedblright} RCP8.5 scenario, with no climate mitigation, boreal CH4 emissions are enhanced by 18.05 Tg to 41.69 Tg, due to thawing of inundated areas during the cold season (December to May) and rising temperature, while tropical CH4 emissions accelerate with a total increment of 48.36 Tg to 87.37 Tg by 2099. Our results suggest that climate mitigation policies must consider mitigation of wetland CH4 feedbacks to maintain a\u2026", "author" : [ { "dropping-particle" : "", "family" : "Zhang", "given" : "Zhen", "non-dropping-particle" : "", "parse-names" : false, "suffix" : "" }, { "dropping-particle" : "", "family" : "Zimmermann", "given" : "Niklaus E", "non-dropping-particle" : "", "parse-names" : false, "suffix" : "" }, { "dropping-particle" : "", "family" : "Stenke", "given" : "Andrea", "non-dropping-particle" : "", "parse-names" : false, "suffix" : "" }, { "dropping-particle" : "", "family" : "Li", "given" : "Xin", "non-dropping-particle" : "", "parse-names" : false, "suffix" : "" }, { "dropping-particle" : "", "family" : "Hodson", "given" : "Elke L", "non-dropping-particle" : "", "parse-names" : false, "suffix" : "" }, { "dropping-particle" : "", "family" : "Zhu", "given" : "Gaofeng", "non-dropping-particle" : "", "parse-names" : false, "suffix" : "" }, { "dropping-particle" : "", "family" : "Huang", "given" : "Chunlin", "non-dropping-particle" : "", "parse-names" : false, "suffix" : "" }, { "dropping-particle" : "", "family" : "Poulter", "given" : "Benjamin", "non-dropping-particle" : "", "parse-names" : false, "suffix" : "" } ], "container-title" : "Proceedings of the National Academy of Sciences", "id" : "ITEM-1", "issue" : "36", "issued" : { "date-parts" : [ [ "2017", "9", "5" ] ] }, "page" : "9647-9652", "publisher" : "National Academy of Sciences", "title" : "Emerging role of wetland methane emissions in driving 21st century climate change", "translator" : [ { "dropping-particle" : "", "family" : "L4024", "given" : "", "non-dropping-particle" : "", "parse-names" : false, "suffix" : "" } ], "type" : "article-journal", "volume" : "114" }, "uris" : [ "http://www.mendeley.com/documents/?uuid=deb2485d-78da-466d-aad2-f90d70ec217c" ] }, { "id" : "ITEM-2", "itemData" : { "DOI" : "10.3103/S1068373913110034", "ISSN" : "1068-3739", "abstract" : "Carried out are numerical experiments with the IAP RAS global climate model (IAP RAS CM) under new RCP scenarios of anthropogenic impact for the 18th-21st centuries taking account of the response of the methane emission from the soil to the atmosphere and effects of chemical processes in the atmosphere on the climate changes. The model generally simulates the preindustrial and present-day characteristics of the methane cycle. Methane emissions from the soil to the atmosphere (within the range of 150-160 Mt CH4/year for the present-day period) reach 170-230 Mt CH4/year by the late 21st century depending on the scenario of anthropogenic impact. The methane concentration under the most aggressive RCP 8.5 anthropogenic scenario increases up to 3900 ppb by the late 21st century. Under more moderate RCP 4.5 and 6.0 anthropogenic scenarios, it reaches 1850-1980 ppb in the second half of the 21st century and decreases afterwards. Under RCP 2.6 scenario, the methane concentration maximum of 1730 ppb in the atmosphere is reached in the second decade of the 21st century. The taking account of the interaction between the processes in the soils and the climate leads to the additional increase in the methane content in the atmosphere by 10-25% in the 21st century depending on the scenario of anthropogenic impact. The taking account of the methane oxidation in the atmosphere in the case of warming reduces the increase in its concentration by 5-40%. The associated changes in the surface air temperature turn out to be small (less than 0.1 K globally or 4% of the warming expected by the late 21st century). \u00a9 2013 Allerton Press, Inc.", "author" : [ { "dropping-particle" : "", "family" : "Denisov", "given" : "S. N.", "non-dropping-particle" : "", "parse-names" : false, "suffix" : "" }, { "dropping-particle" : "V.", "family" : "Eliseev", "given" : "A.", "non-dropping-particle" : "", "parse-names" : false, "suffix" : "" }, { "dropping-particle" : "", "family" : "Mokhov", "given" : "I. I.", "non-dropping-particle" : "", "parse-names" : false, "suffix" : "" } ], "container-title" : "Russian Meteorology and Hydrology", "id" : "ITEM-2", "issue" : "11", "issued" : { "date-parts" : [ [ "2013", "11", "22" ] ] }, "page" : "741-749", "title" : "Climate change in IAP RAS global model taking account of interaction with methane cycle under anthropogenic scenarios of RCP family", "translator" : [ { "dropping-particle" : "", "family" : "L3833", "given" : "", "non-dropping-particle" : "", "parse-names" : false, "suffix" : "" } ], "type" : "article-journal", "volume" : "38" }, "uris" : [ "http://www.mendeley.com/documents/?uuid=184b76b3-2c8c-4503-9bf0-b7c452a69800" ] }, { "id" : "ITEM-3", "itemData" : { "DOI" : "10.1038/ngeo905", "ISBN" : "1752-0894", "ISSN" : "1752-0894", "abstract" : "The terrestrial biosphere is a key regulator of atmospheric chemistry and climate. During past periods of climate change, vegetation cover and interactions between the terrestrial biosphere and atmosphere changed within decades. Modern observations show a similar responsiveness of terrestrial biogeochemistry to anthropogenically forced climate change and air pollution. Although interactions between the carbon cycle and climate have been a central focus, other biogeochemical feedbacks could be as important in modulating future climate change. Total positive radiative forcings resulting from feedbacks between the terrestrial biosphere and the atmosphere are estimated to reach up to 0.9 or 1.5 W m\u22122 K\u22121 towards the end of the twenty-first century, depending on the extent to which interactions with the nitrogen cycle stimulate or limit carbon sequestration. This substantially reduces and potentially even eliminates the cooling effect owing to carbon dioxide fertilization of the terrestrial biota. The overall magnitude of the biogeochemical feedbacks could potentially be similar to that of feedbacks in the physical climate system, but there are large uncertainties in the magnitude of individual estimates and in accounting for synergies between these effects.", "author" : [ { "dropping-particle" : "", "family" : "Arneth", "given" : "A.", "non-dropping-particle" : "", "parse-names" : false, "suffix" : "" }, { "dropping-particle" : "", "family" : "Harrison", "given" : "S. P.", "non-dropping-particle" : "", "parse-names" : false, "suffix" : "" }, { "dropping-particle" : "", "family" : "Zaehle", "given" : "S.", "non-dropping-particle" : "", "parse-names" : false, "suffix" : "" }, { "dropping-particle" : "", "family" : "Tsigaridis", "given" : "K.", "non-dropping-particle" : "", "parse-names" : false, "suffix" : "" }, { "dropping-particle" : "", "family" : "Menon", "given" : "S.", "non-dropping-particle" : "", "parse-names" : false, "suffix" : "" }, { "dropping-particle" : "", "family" : "Bartlein", "given" : "P. J.", "non-dropping-particle" : "", "parse-names" : false, "suffix" : "" }, { "dropping-particle" : "", "family" : "Feichter", "given" : "J.", "non-dropping-particle" : "", "parse-names" : false, "suffix" : "" }, { "dropping-particle" : "", "family" : "Korhola", "given" : "A.", "non-dropping-particle" : "", "parse-names" : false, "suffix" : "" }, { "dropping-particle" : "", "family" : "Kulmala", "given" : "M.", "non-dropping-particle" : "", "parse-names" : false, "suffix" : "" }, { "dropping-particle" : "", "family" : "O'Donnell", "given" : "D.", "non-dropping-particle" : "", "parse-names" : false, "suffix" : "" }, { "dropping-particle" : "", "family" : "Schurgers", "given" : "G.", "non-dropping-particle" : "", "parse-names" : false, "suffix" : "" }, { "dropping-particle" : "", "family" : "Sorvari", "given" : "S.", "non-dropping-particle" : "", "parse-names" : false, "suffix" : "" }, { "dropping-particle" : "", "family" : "Vesala", "given" : "T.", "non-dropping-particle" : "", "parse-names" : false, "suffix" : "" } ], "container-title" : "Nature Geoscience", "id" : "ITEM-3", "issue" : "8", "issued" : { "date-parts" : [ [ "2010", "8", "25" ] ] }, "page" : "525-532", "publisher" : "Nature Publishing Group", "title" : "Terrestrial biogeochemical feedbacks in the climate system", "translator" : [ { "dropping-particle" : "", "family" : "L3930", "given" : "", "non-dropping-particle" : "", "parse-names" : false, "suffix" : "" } ], "type" : "article-journal", "volume" : "3" }, "uris" : [ "http://www.mendeley.com/documents/?uuid=88e4de99-a244-338a-b0f7-e0485f15d421" ] }, { "id" : "ITEM-4", "itemData" : { "DOI" : "10.5194/acp-13-2653-2013", "author" : [ { "dropping-particle" : "", "family" : "Shindell", "given" : "D T", "non-dropping-particle" : "", "parse-names" : false, "suffix" : "" }, { "dropping-particle" : "", "family" : "Pechony", "given" : "O", "non-dropping-particle" : "", "parse-names" : false, "suffix" : "" }, { "dropping-particle" : "", "family" : "Voulgarakis", "given" : "A", "non-dropping-particle" : "", "parse-names" : false, "suffix" : "" }, { "dropping-particle" : "", "family" : "Faluvegi", "given" : "G", "non-dropping-particle" : "", "parse-names" : false, "suffix" : "" }, { "dropping-particle" : "", "family" : "Nazarenko", "given" : "L", "non-dropping-particle" : "", "parse-names" : false, "suffix" : "" }, { "dropping-particle" : "", "family" : "Lamarque", "given" : "J.-F.", "non-dropping-particle" : "", "parse-names" : false, "suffix" : "" }, { "dropping-particle" : "", "family" : "Bowman", "given" : "K", "non-dropping-particle" : "", "parse-names" : false, "suffix" : "" }, { "dropping-particle" : "", "family" : "Milly", "given" : "G", "non-dropping-particle" : "", "parse-names" : false, "suffix" : "" }, { "dropping-particle" : "", "family" : "Kovari", "given" : "B", "non-dropping-particle" : "", "parse-names" : false, "suffix" : "" }, { "dropping-particle" : "", "family" : "Ruedy", "given" : "R", "non-dropping-particle" : "", "parse-names" : false, "suffix" : "" }, { "dropping-particle" : "", "family" : "Schmidt", "given" : "G A", "non-dropping-particle" : "", "parse-names" : false, "suffix" : "" } ], "container-title" : "Atmospheric Chemistry and Physics", "id" : "ITEM-4", "issue" : "5", "issued" : { "date-parts" : [ [ "2013" ] ] }, "page" : "2653-2689", "title" : "Interactive ozone and methane chemistry in GISS-E2 historical and future climate simulations", "translator" : [ { "dropping-particle" : "", "family" : "L5328", "given" : "", "non-dropping-particle" : "", "parse-names" : false, "suffix" : "" } ], "type" : "article-journal", "volume" : "13" }, "uris" : [ "http://www.mendeley.com/documents/?uuid=62defd02-46c5-4d82-99ca-f065f0859213" ] }, { "id" : "ITEM-5", "itemData" : { "DOI" : "10.1038/nclimate1864", "ISSN" : "1758-678X", "abstract" : "Atmospheric concentrations of the three important greenhouse gases (GHGs) CO2, CH4 and N2O are mediated by processes in the terrestrial biosphere that are sensitive to climate and CO2. This leads to feedbacks between climate and land and has contributed to the sharp rise in atmospheric GHG concentrations since pre-industrial times. Here, we apply a process-based model to reproduce the historical atmospheric N2O and CH4 budgets within their uncertainties and apply future scenarios for climate, land-use change and reactive nitrogen (Nr) inputs to investigate future GHG emissions and their feedbacks with climate in a consistent and comprehensive framework1. Results suggest that in a business-as-usual scenario, terrestrial N2O and CH4 emissions increase by 80 and 45%, respectively, and the land becomes a net source of C by AD 2100. N2O and CH4 feedbacks imply an additional warming of 0.4\u20130.5 \u00b0C by AD 2300; on top of 0.8\u20131.0 \u00b0C caused by terrestrial carbon cycle and Albedo feedbacks. The land biosphere represents an increasingly positive feedback to anthropogenic climate change and amplifies equilibrium climate sensitivity by 22\u201327%. Strong mitigation limits the increase of terrestrial GHG emissions and prevents the land biosphere from acting as an increasingly strong amplifier to anthropogenic climate change.", "author" : [ { "dropping-particle" : "", "family" : "Stocker", "given" : "Benjamin D", "non-dropping-particle" : "", "parse-names" : false, "suffix" : "" }, { "dropping-particle" : "", "family" : "Roth", "given" : "Raphael", "non-dropping-particle" : "", "parse-names" : false, "suffix" : "" }, { "dropping-particle" : "", "family" : "Joos", "given" : "Fortunat",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"Zaehle", "given" : "Soenke", "non-dropping-particle" : "", "parse-names" : false, "suffix" : "" }, { "dropping-particle" : "", "family" : "Bouwman", "given" : "Lex", "non-dropping-particle" : "", "parse-names" : false, "suffix" : "" }, { "dropping-particle" : "", "family" : "Xu-Ri", "given" : "", "non-dropping-particle" : "", "parse-names" : false, "suffix" : "" }, { "dropping-particle" : "", "family" : "Prentice", "given" : "Iain Colin", "non-dropping-particle" : "", "parse-names" : false, "suffix" : "" } ], "container-title" : "Nature Climate Change", "id" : "ITEM-5", "issue" : "7", "issued" : { "date-parts" : [ [ "2013", "7", "14" ] ] }, "page" : "666-672", "publisher" : "Nature Publishing Group", "title" : "Multiple greenhouse-gas feedbacks from the land biosphere under future climate change scenarios", "translator" : [ { "dropping-particle" : "", "family" : "L4022", "given" : "", "non-dropping-particle" : "", "parse-names" : false, "suffix" : "" } ], "type" : "article-journal", "volume" : "3" }, "uris" : [ "http://www.mendeley.com/documents/?uuid=4d0d945a-3d99-481b-b180-3f932f80ccc8" ] } ], "mendeley" : { "formattedCitation" : "(Arneth et al., 2010; Denisov et al., 2013; Shindell et al., 2013; Stocker et al., 2013a; Zhang et al., 2017)", "plainTextFormattedCitation" : "(Arneth et al., 2010; Denisov et al., 2013; Shindell et al., 2013; Stocker et al., 2013a; Zhang et al., 2017)", "previouslyFormattedCitation" : "(Arneth et al., 2010; Denisov et al., 2013; Shindell et al., 2013; Stocker et al., 2013a; Zhang et al., 2017)" }, "properties" : { "noteIndex" : 0 }, "schema" : "https://github.com/citation-style-language/schema/raw/master/csl-citation.json" }</w:instrText>
      </w:r>
      <w:r w:rsidRPr="001E7A27">
        <w:rPr>
          <w:lang w:val="en-GB"/>
        </w:rPr>
        <w:fldChar w:fldCharType="separate"/>
      </w:r>
      <w:r w:rsidR="00025FA2" w:rsidRPr="001E7A27">
        <w:rPr>
          <w:noProof/>
          <w:lang w:val="en-GB"/>
        </w:rPr>
        <w:t xml:space="preserve">(Arneth et al., 2010; Denisov et al., 2013; Shindell et al., 2013; </w:t>
      </w:r>
      <w:ins w:id="4606" w:author="Robin Matthews" w:date="2021-06-17T18:15:00Z">
        <w:r w:rsidR="006C7F4B" w:rsidRPr="001E7A27">
          <w:rPr>
            <w:noProof/>
            <w:lang w:val="en-GB"/>
          </w:rPr>
          <w:t xml:space="preserve">B.D. </w:t>
        </w:r>
      </w:ins>
      <w:r w:rsidR="00025FA2" w:rsidRPr="001E7A27">
        <w:rPr>
          <w:noProof/>
          <w:lang w:val="en-GB"/>
        </w:rPr>
        <w:t>Stocker et al., 2013</w:t>
      </w:r>
      <w:del w:id="4607" w:author="Robin Matthews" w:date="2021-06-17T18:15:00Z">
        <w:r w:rsidR="00025FA2" w:rsidRPr="001E7A27" w:rsidDel="006C7F4B">
          <w:rPr>
            <w:noProof/>
            <w:lang w:val="en-GB"/>
          </w:rPr>
          <w:delText>a</w:delText>
        </w:r>
      </w:del>
      <w:r w:rsidR="00025FA2" w:rsidRPr="001E7A27">
        <w:rPr>
          <w:noProof/>
          <w:lang w:val="en-GB"/>
        </w:rPr>
        <w:t>; Zhang et al., 2017)</w:t>
      </w:r>
      <w:r w:rsidRPr="001E7A27">
        <w:rPr>
          <w:lang w:val="en-GB"/>
        </w:rPr>
        <w:fldChar w:fldCharType="end"/>
      </w:r>
      <w:commentRangeEnd w:id="4605"/>
      <w:r w:rsidR="00025FA2" w:rsidRPr="001E7A27">
        <w:rPr>
          <w:rStyle w:val="CommentReference"/>
          <w:lang w:val="en-GB"/>
        </w:rPr>
        <w:commentReference w:id="4605"/>
      </w:r>
      <w:ins w:id="4608" w:author="Ian Blenkinsop" w:date="2021-07-28T18:52:00Z">
        <w:r w:rsidR="00B5268E" w:rsidRPr="001E7A27">
          <w:rPr>
            <w:lang w:val="en-GB"/>
          </w:rPr>
          <w:t> </w:t>
        </w:r>
      </w:ins>
      <w:r w:rsidRPr="001E7A27">
        <w:rPr>
          <w:lang w:val="en-GB"/>
        </w:rPr>
        <w:t xml:space="preserve">; (f) Section 5.4.7 </w:t>
      </w:r>
      <w:commentRangeStart w:id="4609"/>
      <w:r w:rsidRPr="001E7A27">
        <w:rPr>
          <w:lang w:val="en-GB"/>
        </w:rPr>
        <w:fldChar w:fldCharType="begin" w:fldLock="1"/>
      </w:r>
      <w:ins w:id="4610" w:author="Robin Matthews" w:date="2021-06-17T18:15:00Z">
        <w:r w:rsidR="006C7F4B" w:rsidRPr="001E7A27">
          <w:rPr>
            <w:lang w:val="en-GB"/>
          </w:rPr>
          <w:instrText>ADDIN CSL_CITATION { "citationItems" : [ { "id" : "ITEM-1", "itemData" : { "DOI" : "10.1111/j.1469-8137.2012.04269.x", "ISSN" : "0028-646X", "abstract" : "Summary Ecosystem nitrous oxide (N2O) emissions respond to changes in climate and CO2 concentration as well as anthropogenic nitrogen (N) enhancements. Here, we aimed to quantify the responses of natural ecosystem N2O emissions to multiple environmental drivers using a process-based global vegetation model (DyN-LPJ). We checked that modelled annual N2O emissions from nonagricultural ecosystems could reproduce field measurements worldwide, and experimentally observed responses to step changes in environmental factors. We then simulated global N2O emissions throughout the 20th century and analysed the effects of environmental changes. The model reproduced well the global pattern of N2O emissions and the observed responses of N cycle components to changes in environmental factors. Simulated 20th century global decadal-average soil emissions were c. 8.2\u20139.5 Tg N yr\u22121 (or 8.3\u201310.3 Tg N yr\u22121 with N deposition). Warming and N deposition contributed 0.85 \u00b1 0.41 and 0.80 \u00b1 0.14 Tg N yr\u22121, respectively, to an overall upward trend. Rising CO2 also contributed, in part, through a positive interaction with warming. The modelled temperature dependence of N2O emission (c. 1 Tg N yr\u22121 K\u22121) implies a positive climate feedback which, over the lifetime of N2O (114 yr), could become as important as the climate\u2013carbon cycle feedback caused by soil CO2 release.", "author" : [ { "dropping-particle" : "", "family" : "Xu\u2010Ri", "given" : "", "non-dropping-particle" : "", "parse-names" : false, "suffix" : "" }, { "dropping-particle" : "", "family" : "Prentice", "given" : "I Colin", "non-dropping-particle" : "", "parse-names" : false, "suffix" : "" }, { "dropping-particle" : "", "family" : "Spahni", "given" : "Renato", "non-dropping-particle" : "", "parse-names" : false, "suffix" : "" }, { "dropping-particle" : "", "family" : "Niu", "given" : "Hai Shan", "non-dropping-particle" : "", "parse-names" : false, "suffix" : "" } ], "container-title" : "New Phytologist", "id" : "ITEM-1", "issue" : "2", "issued" : { "date-parts" : [ [ "2012", "10", "24" ] ] }, "note" : "added by A.Eliseev 22.01.2019", "page" : "472-488", "title" : "Modelling terrestrial nitrous oxide emissions and implications for climate feedback", "translator" : [ { "dropping-particle" : "", "family" : "L4741", "given" : "", "non-dropping-particle" : "", "parse-names" : false, "suffix" : "" } ], "type" : "article-journal", "volume" : "196" }, "uris" : [ "http://www.mendeley.com/documents/?uuid=7f4b16c3-037d-44f6-97b3-a612f5735a4c" ] }, { "id" : "ITEM-2",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"ITEM-2",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"id" : "ITEM-3", "itemData" : { "DOI" : "10.1038/nclimate1864", "ISSN" : "1758-678X", "abstract" : "Atmospheric concentrations of the three important greenhouse gases (GHGs) CO2, CH4 and N2O are mediated by processes in the terrestrial biosphere that are sensitive to climate and CO2. This leads to feedbacks between climate and land and has contributed to the sharp rise in atmospheric GHG concentrations since pre-industrial times. Here, we apply a process-based model to reproduce the historical atmospheric N2O and CH4 budgets within their uncertainties and apply future scenarios for climate, land-use change and reactive nitrogen (Nr) inputs to investigate future GHG emissions and their feedbacks with climate in a consistent and comprehensive framework1. Results suggest that in a business-as-usual scenario, terrestrial N2O and CH4 emissions increase by 80 and 45%, respectively, and the land becomes a net source of C by AD 2100. N2O and CH4 feedbacks imply an additional warming of 0.4\u20130.5 \u00b0C by AD 2300; on top of 0.8\u20131.0 \u00b0C caused by terrestrial carbon cycle and Albedo feedbacks. The land biosphere represents an increasingly positive feedback to anthropogenic climate change and amplifies equilibrium climate sensitivity by 22\u201327%. Strong mitigation limits the increase of terrestrial GHG emissions and prevents the land biosphere from acting as an increasingly strong amplifier to anthropogenic climate change.", "author" : [ { "dropping-particle" : "", "family" : "Stocker", "given" : "Benjamin D", "non-dropping-particle" : "", "parse-names" : false, "suffix" : "" }, { "dropping-particle" : "", "family" : "Roth", "given" : "Raphael", "non-dropping-particle" : "", "parse-names" : false, "suffix" : "" }, { "dropping-particle" : "", "family" : "Joos", "given" : "Fortunat",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"Zaehle", "given" : "Soenke", "non-dropping-particle" : "", "parse-names" : false, "suffix" : "" }, { "dropping-particle" : "", "family" : "Bouwman", "given" : "Lex", "non-dropping-particle" : "", "parse-names" : false, "suffix" : "" }, { "dropping-particle" : "", "family" : "Xu-Ri", "given" : "", "non-dropping-particle" : "", "parse-names" : false, "suffix" : "" }, { "dropping-particle" : "", "family" : "Prentice", "given" : "Iain Colin", "non-dropping-particle" : "", "parse-names" : false, "suffix" : "" } ], "container-title" : "Nature Climate Change", "id" : "ITEM-3", "issue" : "7", "issued" : { "date-parts" : [ [ "2013", "7", "14" ] ] }, "page" : "666-672", "publisher" : "Nature Publishing Group", "title" : "Multiple greenhouse-gas feedbacks from the land biosphere under future climate change scenarios", "translator" : [ { "dropping-particle" : "", "family" : "L4022", "given" : "", "non-dropping-particle" : "", "parse-names" : false, "suffix" : "" } ], "type" : "article-journal", "volume" : "3" }, "uris" : [ "http://www.mendeley.com/documents/?uuid=4d0d945a-3d99-481b-b180-3f932f80ccc8" ] }, { "id" : "ITEM-4", "itemData" : { "DOI" : "10.1098/rstb.2013.0125", "ISBN" : "1471-2970 (Electronic)\\r0962-8436 (Linking)", "ISSN" : "0962-8436", "PMID" : "23713123", "abstract" : "Interactions between the terrestrial nitrogen (N) and carbon (C) cycles shape the response of ecosystems to global change. However, the global distribution of nitrogen availability and its importance in global biogeochemistry and biogeochemical interactions with the climate system remain uncertain. Based on projections of a terrestrial biosphere model scaling ecological understanding of nitrogen-carbon cycle interactions to global scales, anthropogenic nitrogen additions since 1860 are estimated to have enriched the terrestrial biosphere by 1.3 Pg N, supporting the sequestration of 11.2 Pg C. Over the same time period, CO2 fertilization has increased terrestrial carbon storage by 134.0 Pg C, increasing the terrestrial nitrogen stock by 1.2 Pg N. In 2001-2010, terrestrial ecosystems sequestered an estimated total of 27 Tg N yr(-1) (1.9 Pg C yr(-1)), of which 10 Tg N yr(-1) (0.2 Pg C yr(-1)) are due to anthropogenic nitrogen deposition. Nitrogen availability already limits terrestrial carbon sequestration in the boreal and temperate zone, and will constrain future carbon sequestration in response to CO2 fertilization (regionally by up to 70% compared with an estimate without considering nitrogen-carbon interactions). This reduced terrestrial carbon uptake will probably dominate the role of the terrestrial nitrogen cycle in the climate system, as it accelerates the accumulation of anthropogenic CO2 in the atmosphere. However, increases of N2O emissions owing to anthropogenic nitrogen and climate change (at a rate of approx. 0.5 Tg N yr(-1) per 1\u00b0C degree climate warming) will add an important long-term climate forcing.", "author" : [ { "dropping-particle" : "", "family" : "Zaehle", "given" : "S.", "non-dropping-particle" : "", "parse-names" : false, "suffix" : "" } ], "container-title" : "Philosophical Transactions of the Royal Society B: Biological Sciences", "id" : "ITEM-4", "issue" : "1621", "issued" : { "date-parts" : [ [ "2013", "5", "27" ] ] }, "page" : "20130125-20130125", "title" : "Terrestrial nitrogen-carbon cycle interactions at the global scale", "translator" : [ { "dropping-particle" : "", "family" : "L4863", "given" : "", "non-dropping-particle" : "", "parse-names" : false, "suffix" : "" } ], "type" : "article-journal", "volume" : "368" }, "uris" : [ "http://www.mendeley.com/documents/?uuid=13b4ce30-d6a8-4bd6-9812-b55b8cb08e1e" ] } ], "mendeley" : { "formattedCitation" : "(Xu\u2010Ri et al., 2012; Stocker et al., 2013a; Zaehle, 2013; Tian et al., 2019)", "manualFormatting" : "(Xu-Ri et al., 2012; B.D. Stocker et al., 2013; Zaehle, 2013; Tian et al., 2019)", "plainTextFormattedCitation" : "(Xu\u2010Ri et al., 2012; Stocker et al., 2013a; Zaehle, 2013; Tian et al., 2019)", "previouslyFormattedCitation" : "(Xu\u2010Ri et al., 2012; Stocker et al., 2013a; Zaehle, 2013; Tian et al., 2019)" }, "properties" : { "noteIndex" : 0 }, "schema" : "https://github.com/citation-style-language/schema/raw/master/csl-citation.json" }</w:instrText>
        </w:r>
      </w:ins>
      <w:del w:id="4611" w:author="Robin Matthews" w:date="2021-06-17T18:15:00Z">
        <w:r w:rsidR="007B506D" w:rsidRPr="001E7A27" w:rsidDel="006C7F4B">
          <w:rPr>
            <w:lang w:val="en-GB"/>
          </w:rPr>
          <w:delInstrText>ADDIN CSL_CITATION { "citationItems" : [ { "id" : "ITEM-1", "itemData" : { "DOI" : "10.1111/j.1469-8137.2012.04269.x", "ISSN" : "0028-646X", "abstract" : "Summary Ecosystem nitrous oxide (N2O) emissions respond to changes in climate and CO2 concentration as well as anthropogenic nitrogen (N) enhancements. Here, we aimed to quantify the responses of natural ecosystem N2O emissions to multiple environmental drivers using a process-based global vegetation model (DyN-LPJ). We checked that modelled annual N2O emissions from nonagricultural ecosystems could reproduce field measurements worldwide, and experimentally observed responses to step changes in environmental factors. We then simulated global N2O emissions throughout the 20th century and analysed the effects of environmental changes. The model reproduced well the global pattern of N2O emissions and the observed responses of N cycle components to changes in environmental factors. Simulated 20th century global decadal-average soil emissions were c. 8.2\u20139.5 Tg N yr\u22121 (or 8.3\u201310.3 Tg N yr\u22121 with N deposition). Warming and N deposition contributed 0.85 \u00b1 0.41 and 0.80 \u00b1 0.14 Tg N yr\u22121, respectively, to an overall upward trend. Rising CO2 also contributed, in part, through a positive interaction with warming. The modelled temperature dependence of N2O emission (c. 1 Tg N yr\u22121 K\u22121) implies a positive climate feedback which, over the lifetime of N2O (114 yr), could become as important as the climate\u2013carbon cycle feedback caused by soil CO2 release.", "author" : [ { "dropping-particle" : "", "family" : "Xu\u2010Ri", "given" : "", "non-dropping-particle" : "", "parse-names" : false, "suffix" : "" }, { "dropping-particle" : "", "family" : "Prentice", "given" : "I Colin", "non-dropping-particle" : "", "parse-names" : false, "suffix" : "" }, { "dropping-particle" : "", "family" : "Spahni", "given" : "Renato", "non-dropping-particle" : "", "parse-names" : false, "suffix" : "" }, { "dropping-particle" : "", "family" : "Niu", "given" : "Hai Shan", "non-dropping-particle" : "", "parse-names" : false, "suffix" : "" } ], "container-title" : "New Phytologist", "id" : "ITEM-1", "issue" : "2", "issued" : { "date-parts" : [ [ "2012", "10", "24" ] ] }, "note" : "added by A.Eliseev 22.01.2019", "page" : "472-488", "title" : "Modelling terrestrial nitrous oxide emissions and implications for climate feedback", "translator" : [ { "dropping-particle" : "", "family" : "L4741", "given" : "", "non-dropping-particle" : "", "parse-names" : false, "suffix" : "" } ], "type" : "article-journal", "volume" : "196" }, "uris" : [ "http://www.mendeley.com/documents/?uuid=7f4b16c3-037d-44f6-97b3-a612f5735a4c" ] }, { "id" : "ITEM-2",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"ITEM-2",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"id" : "ITEM-3", "itemData" : { "DOI" : "10.1038/nclimate1864", "ISSN" : "1758-678X", "abstract" : "Atmospheric concentrations of the three important greenhouse gases (GHGs) CO2, CH4 and N2O are mediated by processes in the terrestrial biosphere that are sensitive to climate and CO2. This leads to feedbacks between climate and land and has contributed to the sharp rise in atmospheric GHG concentrations since pre-industrial times. Here, we apply a process-based model to reproduce the historical atmospheric N2O and CH4 budgets within their uncertainties and apply future scenarios for climate, land-use change and reactive nitrogen (Nr) inputs to investigate future GHG emissions and their feedbacks with climate in a consistent and comprehensive framework1. Results suggest that in a business-as-usual scenario, terrestrial N2O and CH4 emissions increase by 80 and 45%, respectively, and the land becomes a net source of C by AD 2100. N2O and CH4 feedbacks imply an additional warming of 0.4\u20130.5 \u00b0C by AD 2300; on top of 0.8\u20131.0 \u00b0C caused by terrestrial carbon cycle and Albedo feedbacks. The land biosphere represents an increasingly positive feedback to anthropogenic climate change and amplifies equilibrium climate sensitivity by 22\u201327%. Strong mitigation limits the increase of terrestrial GHG emissions and prevents the land biosphere from acting as an increasingly strong amplifier to anthropogenic climate change.", "author" : [ { "dropping-particle" : "", "family" : "Stocker", "given" : "Benjamin D", "non-dropping-particle" : "", "parse-names" : false, "suffix" : "" }, { "dropping-particle" : "", "family" : "Roth", "given" : "Raphael", "non-dropping-particle" : "", "parse-names" : false, "suffix" : "" }, { "dropping-particle" : "", "family" : "Joos", "given" : "Fortunat",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"Zaehle", "given" : "Soenke", "non-dropping-particle" : "", "parse-names" : false, "suffix" : "" }, { "dropping-particle" : "", "family" : "Bouwman", "given" : "Lex", "non-dropping-particle" : "", "parse-names" : false, "suffix" : "" }, { "dropping-particle" : "", "family" : "Xu-Ri", "given" : "", "non-dropping-particle" : "", "parse-names" : false, "suffix" : "" }, { "dropping-particle" : "", "family" : "Prentice", "given" : "Iain Colin", "non-dropping-particle" : "", "parse-names" : false, "suffix" : "" } ], "container-title" : "Nature Climate Change", "id" : "ITEM-3", "issue" : "7", "issued" : { "date-parts" : [ [ "2013", "7", "14" ] ] }, "page" : "666-672", "publisher" : "Nature Publishing Group", "title" : "Multiple greenhouse-gas feedbacks from the land biosphere under future climate change scenarios", "translator" : [ { "dropping-particle" : "", "family" : "L4022", "given" : "", "non-dropping-particle" : "", "parse-names" : false, "suffix" : "" } ], "type" : "article-journal", "volume" : "3" }, "uris" : [ "http://www.mendeley.com/documents/?uuid=4d0d945a-3d99-481b-b180-3f932f80ccc8" ] }, { "id" : "ITEM-4", "itemData" : { "DOI" : "10.1098/rstb.2013.0125", "ISBN" : "1471-2970 (Electronic)\\r0962-8436 (Linking)", "ISSN" : "0962-8436", "PMID" : "23713123", "abstract" : "Interactions between the terrestrial nitrogen (N) and carbon (C) cycles shape the response of ecosystems to global change. However, the global distribution of nitrogen availability and its importance in global biogeochemistry and biogeochemical interactions with the climate system remain uncertain. Based on projections of a terrestrial biosphere model scaling ecological understanding of nitrogen-carbon cycle interactions to global scales, anthropogenic nitrogen additions since 1860 are estimated to have enriched the terrestrial biosphere by 1.3 Pg N, supporting the sequestration of 11.2 Pg C. Over the same time period, CO2 fertilization has increased terrestrial carbon storage by 134.0 Pg C, increasing the terrestrial nitrogen stock by 1.2 Pg N. In 2001-2010, terrestrial ecosystems sequestered an estimated total of 27 Tg N yr(-1) (1.9 Pg C yr(-1)), of which 10 Tg N yr(-1) (0.2 Pg C yr(-1)) are due to anthropogenic nitrogen deposition. Nitrogen availability already limits terrestrial carbon sequestration in the boreal and temperate zone, and will constrain future carbon sequestration in response to CO2 fertilization (regionally by up to 70% compared with an estimate without considering nitrogen-carbon interactions). This reduced terrestrial carbon uptake will probably dominate the role of the terrestrial nitrogen cycle in the climate system, as it accelerates the accumulation of anthropogenic CO2 in the atmosphere. However, increases of N2O emissions owing to anthropogenic nitrogen and climate change (at a rate of approx. 0.5 Tg N yr(-1) per 1\u00b0C degree climate warming) will add an important long-term climate forcing.", "author" : [ { "dropping-particle" : "", "family" : "Zaehle", "given" : "S.", "non-dropping-particle" : "", "parse-names" : false, "suffix" : "" } ], "container-title" : "Philosophical Transactions of the Royal Society B: Biological Sciences", "id" : "ITEM-4", "issue" : "1621", "issued" : { "date-parts" : [ [ "2013", "5", "27" ] ] }, "page" : "20130125-20130125", "title" : "Terrestrial nitrogen-carbon cycle interactions at the global scale", "translator" : [ { "dropping-particle" : "", "family" : "L4863", "given" : "", "non-dropping-particle" : "", "parse-names" : false, "suffix" : "" } ], "type" : "article-journal", "volume" : "368" }, "uris" : [ "http://www.mendeley.com/documents/?uuid=13b4ce30-d6a8-4bd6-9812-b55b8cb08e1e" ] } ], "mendeley" : { "formattedCitation" : "(Xu\u2010Ri et al., 2012; Stocker et al., 2013a; Zaehle, 2013; Tian et al., 2019)", "manualFormatting" : "(Xu-Ri et al., 2012; Zaehle, 2013; Stocker et al., 2013; Tian et al., 2019)", "plainTextFormattedCitation" : "(Xu\u2010Ri et al., 2012; Stocker et al., 2013a; Zaehle, 2013; Tian et al., 2019)", "previouslyFormattedCitation" : "(Xu\u2010Ri et al., 2012; Stocker et al., 2013a; Zaehle, 2013; Tian et al., 2019)" }, "properties" : { "noteIndex" : 0 }, "schema" : "https://github.com/citation-style-language/schema/raw/master/csl-citation.json" }</w:delInstrText>
        </w:r>
      </w:del>
      <w:r w:rsidRPr="001E7A27">
        <w:rPr>
          <w:lang w:val="en-GB"/>
        </w:rPr>
        <w:fldChar w:fldCharType="separate"/>
      </w:r>
      <w:r w:rsidR="00025FA2" w:rsidRPr="001E7A27">
        <w:rPr>
          <w:noProof/>
          <w:lang w:val="en-GB"/>
        </w:rPr>
        <w:t>(</w:t>
      </w:r>
      <w:del w:id="4612" w:author="Robin Matthews" w:date="2021-06-17T18:15:00Z">
        <w:r w:rsidR="00025FA2" w:rsidRPr="001E7A27" w:rsidDel="006C7F4B">
          <w:rPr>
            <w:noProof/>
            <w:lang w:val="en-GB"/>
          </w:rPr>
          <w:delText>Xu-Ri et al., 2012; Zaehle, 2013; Stocker et al., 2013; Tian et al., 2019</w:delText>
        </w:r>
      </w:del>
      <w:ins w:id="4613" w:author="Robin Matthews" w:date="2021-06-17T18:15:00Z">
        <w:r w:rsidR="006C7F4B" w:rsidRPr="001E7A27">
          <w:rPr>
            <w:lang w:val="en-GB"/>
          </w:rPr>
          <w:t>Xu-Ri et al., 2012; B.D. Stocker et al., 2013; Zaehle, 2013; Tian et al., 2019</w:t>
        </w:r>
      </w:ins>
      <w:r w:rsidR="00025FA2" w:rsidRPr="001E7A27">
        <w:rPr>
          <w:noProof/>
          <w:lang w:val="en-GB"/>
        </w:rPr>
        <w:t>)</w:t>
      </w:r>
      <w:r w:rsidRPr="001E7A27">
        <w:rPr>
          <w:lang w:val="en-GB"/>
        </w:rPr>
        <w:fldChar w:fldCharType="end"/>
      </w:r>
      <w:commentRangeEnd w:id="4609"/>
      <w:r w:rsidR="00025FA2" w:rsidRPr="001E7A27">
        <w:rPr>
          <w:rStyle w:val="CommentReference"/>
          <w:lang w:val="en-GB"/>
        </w:rPr>
        <w:commentReference w:id="4609"/>
      </w:r>
      <w:ins w:id="4614" w:author="Ian Blenkinsop" w:date="2021-07-28T18:52:00Z">
        <w:r w:rsidR="00B5268E" w:rsidRPr="001E7A27">
          <w:rPr>
            <w:lang w:val="en-GB"/>
          </w:rPr>
          <w:t> </w:t>
        </w:r>
      </w:ins>
      <w:r w:rsidRPr="001E7A27">
        <w:rPr>
          <w:lang w:val="en-GB"/>
        </w:rPr>
        <w:t xml:space="preserve">; (g) Section 5.4.7 </w:t>
      </w:r>
      <w:commentRangeStart w:id="4615"/>
      <w:r w:rsidRPr="001E7A27">
        <w:rPr>
          <w:lang w:val="en-GB"/>
        </w:rPr>
        <w:fldChar w:fldCharType="begin" w:fldLock="1"/>
      </w:r>
      <w:r w:rsidR="00747167" w:rsidRPr="001E7A27">
        <w:rPr>
          <w:lang w:val="en-GB"/>
        </w:rPr>
        <w:instrText>ADDIN CSL_CITATION { "citationItems" : [ { "id" : "ITEM-1",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"ITEM-1",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"id" : "ITEM-2",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"ITEM-2",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"ITEM-3", "itemData" : { "DOI" : "10.1002/2017GB005671", "ISSN" : "08866236", "author" : [ { "dropping-particle" : "", "family" : "Battaglia", "given" : "G.", "non-dropping-particle" : "", "parse-names" : false, "suffix" : "" }, { "dropping-particle" : "", "family" : "Joos", "given" : "F.", "non-dropping-particle" : "", "parse-names" : false, "suffix" : "" } ], "container-title" : "Global Biogeochemical Cycles", "id" : "ITEM-3", "issue" : "1", "issued" : { "date-parts" : [ [ "2018", "1", "1" ] ] }, "page" : "92-121", "publisher" : "Wiley-Blackwell", "title" : "Marine N2O emissions from nitrification and denitrification constrained by modern observations and projected in multimillennial global warming simulations", "translator" : [ { "dropping-particle" : "", "family" : "L6597", "given" : "", "non-dropping-particle" : "", "parse-names" : false, "suffix" : "" } ], "type" : "article-journal", "volume" : "32" }, "uris" : [ "http://www.mendeley.com/documents/?uuid=85bcf89d-406b-4181-adac-7bcb478a279b" ] } ], "mendeley" : { "formattedCitation" : "(Martinez-Rey et al., 2015; Landolfi et al., 2017; Battaglia and Joos, 2018b)", "manualFormatting" : "(Martinez-Rey et al., 2015; Landolfi et al., 2017; Battaglia and Joos, 2018)", "plainTextFormattedCitation" : "(Martinez-Rey et al., 2015; Landolfi et al., 2017; Battaglia and Joos, 2018b)", "previouslyFormattedCitation" : "(Martinez-Rey et al., 2015; Landolfi et al., 2017; Battaglia and Joos, 2018b)" }, "properties" : { "noteIndex" : 0 }, "schema" : "https://github.com/citation-style-language/schema/raw/master/csl-citation.json" }</w:instrText>
      </w:r>
      <w:r w:rsidRPr="001E7A27">
        <w:rPr>
          <w:lang w:val="en-GB"/>
        </w:rPr>
        <w:fldChar w:fldCharType="separate"/>
      </w:r>
      <w:r w:rsidR="00025FA2" w:rsidRPr="001E7A27">
        <w:rPr>
          <w:noProof/>
          <w:lang w:val="en-GB"/>
        </w:rPr>
        <w:t>(Martinez-Rey et al., 2015; Landolfi et al., 2017; Battaglia and Joos, 2018</w:t>
      </w:r>
      <w:ins w:id="4616" w:author="Robin Matthews" w:date="2021-06-17T18:16:00Z">
        <w:r w:rsidR="006C7F4B" w:rsidRPr="001E7A27">
          <w:rPr>
            <w:noProof/>
            <w:lang w:val="en-GB"/>
          </w:rPr>
          <w:t>b</w:t>
        </w:r>
      </w:ins>
      <w:r w:rsidR="00025FA2" w:rsidRPr="001E7A27">
        <w:rPr>
          <w:noProof/>
          <w:lang w:val="en-GB"/>
        </w:rPr>
        <w:t>)</w:t>
      </w:r>
      <w:r w:rsidRPr="001E7A27">
        <w:rPr>
          <w:lang w:val="en-GB"/>
        </w:rPr>
        <w:fldChar w:fldCharType="end"/>
      </w:r>
      <w:commentRangeEnd w:id="4615"/>
      <w:r w:rsidR="00025FA2" w:rsidRPr="001E7A27">
        <w:rPr>
          <w:rStyle w:val="CommentReference"/>
          <w:lang w:val="en-GB"/>
        </w:rPr>
        <w:commentReference w:id="4615"/>
      </w:r>
      <w:r w:rsidRPr="001E7A27">
        <w:rPr>
          <w:lang w:val="en-GB"/>
        </w:rPr>
        <w:t>. (h) Section 6.3, Table 6.9 mean and</w:t>
      </w:r>
      <w:r w:rsidR="00A446FE" w:rsidRPr="001E7A27">
        <w:rPr>
          <w:lang w:val="en-GB"/>
        </w:rPr>
        <w:t xml:space="preserve"> the 5</w:t>
      </w:r>
      <w:r w:rsidR="00A446FE" w:rsidRPr="001E7A27">
        <w:rPr>
          <w:rFonts w:eastAsia="MinionPro-Regular" w:cs="Times New Roman"/>
          <w:lang w:val="en-GB" w:eastAsia="ja-JP"/>
        </w:rPr>
        <w:t>–</w:t>
      </w:r>
      <w:r w:rsidR="00A446FE" w:rsidRPr="001E7A27">
        <w:rPr>
          <w:lang w:val="en-GB"/>
        </w:rPr>
        <w:t>95</w:t>
      </w:r>
      <w:r w:rsidR="00A446FE" w:rsidRPr="001E7A27">
        <w:rPr>
          <w:vertAlign w:val="superscript"/>
          <w:lang w:val="en-GB"/>
        </w:rPr>
        <w:t>th</w:t>
      </w:r>
      <w:r w:rsidR="00A446FE" w:rsidRPr="001E7A27">
        <w:rPr>
          <w:lang w:val="en-GB"/>
        </w:rPr>
        <w:t xml:space="preserve"> percentile</w:t>
      </w:r>
      <w:r w:rsidRPr="001E7A27">
        <w:rPr>
          <w:i/>
          <w:lang w:val="en-GB"/>
        </w:rPr>
        <w:t xml:space="preserve"> </w:t>
      </w:r>
      <w:r w:rsidRPr="001E7A27">
        <w:rPr>
          <w:lang w:val="en-GB"/>
        </w:rPr>
        <w:t>range the assessed feedback parameter.</w:t>
      </w:r>
      <w:r w:rsidR="00E9713E" w:rsidRPr="001E7A27">
        <w:rPr>
          <w:lang w:val="en-GB"/>
        </w:rPr>
        <w:t xml:space="preserve"> </w:t>
      </w:r>
      <w:r w:rsidR="00E9713E" w:rsidRPr="001E7A27">
        <w:rPr>
          <w:rFonts w:cs="Times New Roman"/>
          <w:szCs w:val="20"/>
          <w:lang w:val="en-GB"/>
        </w:rPr>
        <w:t>Further details on data sources and processing are available in the chapter data table (Table 5.SM.6).</w:t>
      </w:r>
    </w:p>
    <w:p w14:paraId="281EF115" w14:textId="77777777" w:rsidR="00AD2291" w:rsidRPr="001E7A27" w:rsidRDefault="00AD2291" w:rsidP="005C7F25">
      <w:pPr>
        <w:pStyle w:val="AR6BodyText"/>
        <w:rPr>
          <w:lang w:val="en-GB"/>
        </w:rPr>
      </w:pPr>
    </w:p>
    <w:p w14:paraId="46136D99" w14:textId="77777777" w:rsidR="00AD2291" w:rsidRPr="001E7A27" w:rsidRDefault="00AD2291" w:rsidP="005C7F25">
      <w:pPr>
        <w:pStyle w:val="AR6BodyText"/>
        <w:rPr>
          <w:b/>
          <w:lang w:val="en-GB"/>
        </w:rPr>
      </w:pPr>
      <w:r w:rsidRPr="001E7A27">
        <w:rPr>
          <w:b/>
          <w:lang w:val="en-GB"/>
        </w:rPr>
        <w:t>[END FIGURE 5.</w:t>
      </w:r>
      <w:r w:rsidR="002D6497" w:rsidRPr="001E7A27">
        <w:rPr>
          <w:b/>
          <w:lang w:val="en-GB"/>
        </w:rPr>
        <w:t>29</w:t>
      </w:r>
      <w:r w:rsidRPr="001E7A27">
        <w:rPr>
          <w:b/>
          <w:lang w:val="en-GB"/>
        </w:rPr>
        <w:t xml:space="preserve"> HERE] </w:t>
      </w:r>
    </w:p>
    <w:p w14:paraId="72605E8C" w14:textId="77777777" w:rsidR="00AD2291" w:rsidRPr="001E7A27" w:rsidRDefault="00AD2291" w:rsidP="005C7F25">
      <w:pPr>
        <w:pStyle w:val="AR6BodyText"/>
        <w:rPr>
          <w:rFonts w:eastAsia="DejaVu Sans"/>
          <w:lang w:val="en-GB"/>
        </w:rPr>
      </w:pPr>
    </w:p>
    <w:p w14:paraId="4A4AE535" w14:textId="77777777" w:rsidR="001C7F75" w:rsidRPr="001E7A27" w:rsidRDefault="001C7F75" w:rsidP="005C7F25">
      <w:pPr>
        <w:pStyle w:val="AR6BodyText"/>
        <w:rPr>
          <w:rFonts w:eastAsia="DejaVu Sans"/>
          <w:lang w:val="en-GB"/>
        </w:rPr>
      </w:pPr>
    </w:p>
    <w:p w14:paraId="76180423" w14:textId="62D632DC" w:rsidR="00AD2291" w:rsidRPr="001E7A27" w:rsidRDefault="00AD2291" w:rsidP="005C7F25">
      <w:pPr>
        <w:pStyle w:val="AR6BodyText"/>
        <w:rPr>
          <w:rFonts w:eastAsia="DejaVu Sans"/>
          <w:lang w:val="en-GB"/>
        </w:rPr>
      </w:pPr>
      <w:r w:rsidRPr="001E7A27">
        <w:rPr>
          <w:lang w:val="en-GB"/>
        </w:rPr>
        <w:t>The climate feedback parameter for CO</w:t>
      </w:r>
      <w:r w:rsidRPr="001E7A27">
        <w:rPr>
          <w:vertAlign w:val="subscript"/>
          <w:lang w:val="en-GB"/>
        </w:rPr>
        <w:t>2</w:t>
      </w:r>
      <w:r w:rsidRPr="001E7A27">
        <w:rPr>
          <w:lang w:val="en-GB"/>
        </w:rPr>
        <w:t xml:space="preserve"> </w:t>
      </w:r>
      <w:r w:rsidR="00A446FE" w:rsidRPr="001E7A27">
        <w:rPr>
          <w:lang w:val="en-GB"/>
        </w:rPr>
        <w:t>(</w:t>
      </w:r>
      <w:r w:rsidRPr="001E7A27">
        <w:rPr>
          <w:rFonts w:eastAsia="MinionPro-Regular" w:cs="Times New Roman"/>
          <w:lang w:val="en-GB" w:eastAsia="ja-JP"/>
        </w:rPr>
        <w:t>–</w:t>
      </w:r>
      <w:r w:rsidRPr="001E7A27">
        <w:rPr>
          <w:lang w:val="en-GB"/>
        </w:rPr>
        <w:t>1.13</w:t>
      </w:r>
      <w:r w:rsidR="00A446FE" w:rsidRPr="001E7A27">
        <w:rPr>
          <w:lang w:val="en-GB"/>
        </w:rPr>
        <w:t xml:space="preserve"> </w:t>
      </w:r>
      <w:r w:rsidR="00A446FE" w:rsidRPr="001E7A27">
        <w:rPr>
          <w:rFonts w:eastAsia="DejaVu Sans"/>
          <w:lang w:val="en-GB"/>
        </w:rPr>
        <w:t xml:space="preserve">± 0.45 </w:t>
      </w:r>
      <w:r w:rsidRPr="001E7A27">
        <w:rPr>
          <w:lang w:val="en-GB"/>
        </w:rPr>
        <w:t>W m</w:t>
      </w:r>
      <w:del w:id="4617" w:author="Ian Blenkinsop" w:date="2021-07-28T16:18:00Z">
        <w:r w:rsidRPr="001E7A27" w:rsidDel="00E4692D">
          <w:rPr>
            <w:vertAlign w:val="superscript"/>
            <w:lang w:val="en-GB"/>
          </w:rPr>
          <w:delText>-</w:delText>
        </w:r>
      </w:del>
      <w:ins w:id="4618" w:author="Ian Blenkinsop" w:date="2021-07-28T16:18:00Z">
        <w:r w:rsidR="00E4692D" w:rsidRPr="001E7A27">
          <w:rPr>
            <w:vertAlign w:val="superscript"/>
            <w:lang w:val="en-GB"/>
          </w:rPr>
          <w:t>–</w:t>
        </w:r>
      </w:ins>
      <w:r w:rsidRPr="001E7A27">
        <w:rPr>
          <w:vertAlign w:val="superscript"/>
          <w:lang w:val="en-GB"/>
        </w:rPr>
        <w:t>2</w:t>
      </w:r>
      <w:r w:rsidRPr="001E7A27">
        <w:rPr>
          <w:lang w:val="en-GB"/>
        </w:rPr>
        <w:t xml:space="preserve"> °C</w:t>
      </w:r>
      <w:del w:id="4619" w:author="Ian Blenkinsop" w:date="2021-07-28T14:40:00Z">
        <w:r w:rsidRPr="001E7A27" w:rsidDel="003379EF">
          <w:rPr>
            <w:vertAlign w:val="superscript"/>
            <w:lang w:val="en-GB"/>
          </w:rPr>
          <w:delText>-</w:delText>
        </w:r>
      </w:del>
      <w:ins w:id="4620" w:author="Ian Blenkinsop" w:date="2021-07-28T14:40:00Z">
        <w:r w:rsidR="003379EF" w:rsidRPr="001E7A27">
          <w:rPr>
            <w:vertAlign w:val="superscript"/>
            <w:lang w:val="en-GB"/>
          </w:rPr>
          <w:t>–</w:t>
        </w:r>
      </w:ins>
      <w:r w:rsidRPr="001E7A27">
        <w:rPr>
          <w:vertAlign w:val="superscript"/>
          <w:lang w:val="en-GB"/>
        </w:rPr>
        <w:t>1,</w:t>
      </w:r>
      <w:r w:rsidRPr="001E7A27">
        <w:rPr>
          <w:lang w:val="en-GB"/>
        </w:rPr>
        <w:t xml:space="preserve"> mean and</w:t>
      </w:r>
      <w:r w:rsidR="00A446FE" w:rsidRPr="001E7A27">
        <w:rPr>
          <w:lang w:val="en-GB"/>
        </w:rPr>
        <w:t xml:space="preserve"> 1 standard-deviation </w:t>
      </w:r>
      <w:r w:rsidRPr="001E7A27">
        <w:rPr>
          <w:lang w:val="en-GB"/>
        </w:rPr>
        <w:t>range)</w:t>
      </w:r>
      <w:r w:rsidRPr="001E7A27">
        <w:rPr>
          <w:rFonts w:eastAsia="DejaVu Sans"/>
          <w:lang w:val="en-GB"/>
        </w:rPr>
        <w:t xml:space="preserve"> </w:t>
      </w:r>
      <w:r w:rsidRPr="001E7A27">
        <w:rPr>
          <w:lang w:val="en-GB"/>
        </w:rPr>
        <w:t>is dominated by the contribution of the CO</w:t>
      </w:r>
      <w:r w:rsidRPr="001E7A27">
        <w:rPr>
          <w:vertAlign w:val="subscript"/>
          <w:lang w:val="en-GB"/>
        </w:rPr>
        <w:t>2</w:t>
      </w:r>
      <w:r w:rsidRPr="001E7A27">
        <w:rPr>
          <w:lang w:val="en-GB"/>
        </w:rPr>
        <w:t>-induced increase of ocean and land carbon storage (</w:t>
      </w:r>
      <w:r w:rsidRPr="001E7A27">
        <w:rPr>
          <w:rFonts w:eastAsia="MinionPro-Regular" w:cs="Times New Roman"/>
          <w:lang w:val="en-GB" w:eastAsia="ja-JP"/>
        </w:rPr>
        <w:t>–</w:t>
      </w:r>
      <w:r w:rsidRPr="001E7A27">
        <w:rPr>
          <w:lang w:val="en-GB"/>
        </w:rPr>
        <w:t>1.46</w:t>
      </w:r>
      <w:r w:rsidR="00A446FE" w:rsidRPr="001E7A27">
        <w:rPr>
          <w:lang w:val="en-GB"/>
        </w:rPr>
        <w:t xml:space="preserve"> </w:t>
      </w:r>
      <w:r w:rsidR="00A446FE" w:rsidRPr="001E7A27">
        <w:rPr>
          <w:rFonts w:eastAsia="DejaVu Sans"/>
          <w:lang w:val="en-GB"/>
        </w:rPr>
        <w:t xml:space="preserve">± 0.41 </w:t>
      </w:r>
      <w:r w:rsidRPr="001E7A27">
        <w:rPr>
          <w:lang w:val="en-GB"/>
        </w:rPr>
        <w:t>W m</w:t>
      </w:r>
      <w:del w:id="4621" w:author="Ian Blenkinsop" w:date="2021-07-28T16:18:00Z">
        <w:r w:rsidRPr="001E7A27" w:rsidDel="00E4692D">
          <w:rPr>
            <w:vertAlign w:val="superscript"/>
            <w:lang w:val="en-GB"/>
          </w:rPr>
          <w:delText>-</w:delText>
        </w:r>
      </w:del>
      <w:ins w:id="4622" w:author="Ian Blenkinsop" w:date="2021-07-28T16:18:00Z">
        <w:r w:rsidR="00E4692D" w:rsidRPr="001E7A27">
          <w:rPr>
            <w:vertAlign w:val="superscript"/>
            <w:lang w:val="en-GB"/>
          </w:rPr>
          <w:t>–</w:t>
        </w:r>
      </w:ins>
      <w:r w:rsidRPr="001E7A27">
        <w:rPr>
          <w:vertAlign w:val="superscript"/>
          <w:lang w:val="en-GB"/>
        </w:rPr>
        <w:t>2</w:t>
      </w:r>
      <w:r w:rsidRPr="001E7A27">
        <w:rPr>
          <w:lang w:val="en-GB"/>
        </w:rPr>
        <w:t xml:space="preserve"> °C</w:t>
      </w:r>
      <w:del w:id="4623" w:author="Ian Blenkinsop" w:date="2021-07-28T16:18:00Z">
        <w:r w:rsidRPr="001E7A27" w:rsidDel="00E4692D">
          <w:rPr>
            <w:vertAlign w:val="superscript"/>
            <w:lang w:val="en-GB"/>
          </w:rPr>
          <w:delText>-</w:delText>
        </w:r>
      </w:del>
      <w:ins w:id="4624" w:author="Ian Blenkinsop" w:date="2021-07-28T16:18:00Z">
        <w:r w:rsidR="00E4692D" w:rsidRPr="001E7A27">
          <w:rPr>
            <w:vertAlign w:val="superscript"/>
            <w:lang w:val="en-GB"/>
          </w:rPr>
          <w:t>–</w:t>
        </w:r>
      </w:ins>
      <w:r w:rsidRPr="001E7A27">
        <w:rPr>
          <w:vertAlign w:val="superscript"/>
          <w:lang w:val="en-GB"/>
        </w:rPr>
        <w:t>1</w:t>
      </w:r>
      <w:r w:rsidRPr="001E7A27">
        <w:rPr>
          <w:lang w:val="en-GB"/>
        </w:rPr>
        <w:t xml:space="preserve">, corresponding to a </w:t>
      </w:r>
      <w:r w:rsidRPr="001E7A27">
        <w:rPr>
          <w:rFonts w:ascii="Symbol" w:hAnsi="Symbol"/>
          <w:i/>
          <w:lang w:val="en-GB"/>
        </w:rPr>
        <w:t></w:t>
      </w:r>
      <w:r w:rsidRPr="001E7A27">
        <w:rPr>
          <w:iCs/>
          <w:vertAlign w:val="subscript"/>
          <w:lang w:val="en-GB"/>
        </w:rPr>
        <w:t>L</w:t>
      </w:r>
      <w:r w:rsidR="00F63DC3" w:rsidRPr="001E7A27">
        <w:rPr>
          <w:rFonts w:eastAsia="DejaVu Sans" w:cs="Times New Roman"/>
          <w:vertAlign w:val="subscript"/>
          <w:lang w:val="en-GB"/>
        </w:rPr>
        <w:t>+O</w:t>
      </w:r>
      <w:r w:rsidRPr="001E7A27">
        <w:rPr>
          <w:lang w:val="en-GB"/>
        </w:rPr>
        <w:t xml:space="preserve"> of 1.66</w:t>
      </w:r>
      <w:r w:rsidR="00A446FE" w:rsidRPr="001E7A27">
        <w:rPr>
          <w:lang w:val="en-GB"/>
        </w:rPr>
        <w:t xml:space="preserve"> </w:t>
      </w:r>
      <w:r w:rsidR="00A446FE" w:rsidRPr="001E7A27">
        <w:rPr>
          <w:rFonts w:eastAsia="DejaVu Sans"/>
          <w:lang w:val="en-GB"/>
        </w:rPr>
        <w:t>± 0.31</w:t>
      </w:r>
      <w:r w:rsidRPr="001E7A27">
        <w:rPr>
          <w:lang w:val="en-GB"/>
        </w:rPr>
        <w:t xml:space="preserve"> PgC ppm</w:t>
      </w:r>
      <w:del w:id="4625" w:author="Ian Blenkinsop" w:date="2021-07-28T16:18:00Z">
        <w:r w:rsidR="00A446FE" w:rsidRPr="001E7A27" w:rsidDel="00E4692D">
          <w:rPr>
            <w:vertAlign w:val="superscript"/>
            <w:lang w:val="en-GB"/>
          </w:rPr>
          <w:delText>-</w:delText>
        </w:r>
      </w:del>
      <w:ins w:id="4626" w:author="Ian Blenkinsop" w:date="2021-07-28T16:18:00Z">
        <w:r w:rsidR="00E4692D" w:rsidRPr="001E7A27">
          <w:rPr>
            <w:vertAlign w:val="superscript"/>
            <w:lang w:val="en-GB"/>
          </w:rPr>
          <w:t>–</w:t>
        </w:r>
      </w:ins>
      <w:r w:rsidR="00A446FE" w:rsidRPr="001E7A27">
        <w:rPr>
          <w:vertAlign w:val="superscript"/>
          <w:lang w:val="en-GB"/>
        </w:rPr>
        <w:t>1</w:t>
      </w:r>
      <w:r w:rsidRPr="001E7A27">
        <w:rPr>
          <w:lang w:val="en-GB"/>
        </w:rPr>
        <w:t xml:space="preserve">), with smaller contributions from the carbon cycle’s response to climate (0.24 </w:t>
      </w:r>
      <w:r w:rsidR="00A446FE" w:rsidRPr="001E7A27">
        <w:rPr>
          <w:rFonts w:eastAsia="DejaVu Sans"/>
          <w:lang w:val="en-GB"/>
        </w:rPr>
        <w:t xml:space="preserve">± 0.17 </w:t>
      </w:r>
      <w:r w:rsidRPr="001E7A27">
        <w:rPr>
          <w:lang w:val="en-GB"/>
        </w:rPr>
        <w:t>W m</w:t>
      </w:r>
      <w:del w:id="4627" w:author="Ian Blenkinsop" w:date="2021-07-28T16:18:00Z">
        <w:r w:rsidRPr="001E7A27" w:rsidDel="00E4692D">
          <w:rPr>
            <w:vertAlign w:val="superscript"/>
            <w:lang w:val="en-GB"/>
          </w:rPr>
          <w:delText>-</w:delText>
        </w:r>
      </w:del>
      <w:ins w:id="4628" w:author="Ian Blenkinsop" w:date="2021-07-28T16:18:00Z">
        <w:r w:rsidR="00E4692D" w:rsidRPr="001E7A27">
          <w:rPr>
            <w:vertAlign w:val="superscript"/>
            <w:lang w:val="en-GB"/>
          </w:rPr>
          <w:t>–</w:t>
        </w:r>
      </w:ins>
      <w:r w:rsidRPr="001E7A27">
        <w:rPr>
          <w:vertAlign w:val="superscript"/>
          <w:lang w:val="en-GB"/>
        </w:rPr>
        <w:t>2</w:t>
      </w:r>
      <w:r w:rsidRPr="001E7A27">
        <w:rPr>
          <w:lang w:val="en-GB"/>
        </w:rPr>
        <w:t xml:space="preserve"> °C</w:t>
      </w:r>
      <w:del w:id="4629" w:author="Ian Blenkinsop" w:date="2021-07-28T16:18:00Z">
        <w:r w:rsidRPr="001E7A27" w:rsidDel="00E4692D">
          <w:rPr>
            <w:vertAlign w:val="superscript"/>
            <w:lang w:val="en-GB"/>
          </w:rPr>
          <w:delText>-</w:delText>
        </w:r>
      </w:del>
      <w:ins w:id="4630" w:author="Ian Blenkinsop" w:date="2021-07-28T16:18:00Z">
        <w:r w:rsidR="00E4692D" w:rsidRPr="001E7A27">
          <w:rPr>
            <w:vertAlign w:val="superscript"/>
            <w:lang w:val="en-GB"/>
          </w:rPr>
          <w:t>–</w:t>
        </w:r>
      </w:ins>
      <w:r w:rsidRPr="001E7A27">
        <w:rPr>
          <w:vertAlign w:val="superscript"/>
          <w:lang w:val="en-GB"/>
        </w:rPr>
        <w:t>1</w:t>
      </w:r>
      <w:r w:rsidRPr="001E7A27">
        <w:rPr>
          <w:lang w:val="en-GB"/>
        </w:rPr>
        <w:t xml:space="preserve">, corresponding to </w:t>
      </w:r>
      <w:r w:rsidRPr="001E7A27">
        <w:rPr>
          <w:rFonts w:ascii="Symbol" w:hAnsi="Symbol"/>
          <w:lang w:val="en-GB"/>
        </w:rPr>
        <w:t></w:t>
      </w:r>
      <w:r w:rsidR="00F63DC3" w:rsidRPr="001E7A27">
        <w:rPr>
          <w:rFonts w:eastAsia="DejaVu Sans" w:cs="Times New Roman"/>
          <w:vertAlign w:val="subscript"/>
          <w:lang w:val="en-GB"/>
        </w:rPr>
        <w:t>L+O</w:t>
      </w:r>
      <w:r w:rsidRPr="001E7A27">
        <w:rPr>
          <w:lang w:val="en-GB"/>
        </w:rPr>
        <w:t xml:space="preserve"> of </w:t>
      </w:r>
      <w:r w:rsidR="00A446FE" w:rsidRPr="001E7A27">
        <w:rPr>
          <w:rFonts w:eastAsia="MinionPro-Regular" w:cs="Times New Roman"/>
          <w:lang w:val="en-GB" w:eastAsia="ja-JP"/>
        </w:rPr>
        <w:t>–</w:t>
      </w:r>
      <w:r w:rsidRPr="001E7A27">
        <w:rPr>
          <w:lang w:val="en-GB"/>
        </w:rPr>
        <w:t xml:space="preserve">50 </w:t>
      </w:r>
      <w:r w:rsidR="00A446FE" w:rsidRPr="001E7A27">
        <w:rPr>
          <w:rFonts w:eastAsia="DejaVu Sans"/>
          <w:lang w:val="en-GB"/>
        </w:rPr>
        <w:t>±</w:t>
      </w:r>
      <w:r w:rsidR="00A446FE" w:rsidRPr="001E7A27">
        <w:rPr>
          <w:lang w:val="en-GB"/>
        </w:rPr>
        <w:t xml:space="preserve"> 34</w:t>
      </w:r>
      <w:r w:rsidRPr="001E7A27">
        <w:rPr>
          <w:lang w:val="en-GB"/>
        </w:rPr>
        <w:t xml:space="preserve"> PgC °C</w:t>
      </w:r>
      <w:del w:id="4631" w:author="Ian Blenkinsop" w:date="2021-07-28T14:40:00Z">
        <w:r w:rsidRPr="001E7A27" w:rsidDel="003379EF">
          <w:rPr>
            <w:vertAlign w:val="superscript"/>
            <w:lang w:val="en-GB"/>
          </w:rPr>
          <w:delText>-</w:delText>
        </w:r>
      </w:del>
      <w:ins w:id="4632" w:author="Ian Blenkinsop" w:date="2021-07-28T14:40:00Z">
        <w:r w:rsidR="003379EF" w:rsidRPr="001E7A27">
          <w:rPr>
            <w:vertAlign w:val="superscript"/>
            <w:lang w:val="en-GB"/>
          </w:rPr>
          <w:t>–</w:t>
        </w:r>
      </w:ins>
      <w:r w:rsidRPr="001E7A27">
        <w:rPr>
          <w:vertAlign w:val="superscript"/>
          <w:lang w:val="en-GB"/>
        </w:rPr>
        <w:t>1</w:t>
      </w:r>
      <w:r w:rsidRPr="001E7A27">
        <w:rPr>
          <w:lang w:val="en-GB"/>
        </w:rPr>
        <w:t>), and emissions from permafrost thaw (0.09 [0.02</w:t>
      </w:r>
      <w:ins w:id="4633" w:author="Tom Maycock" w:date="2021-09-08T15:32:00Z">
        <w:r w:rsidR="00FC0403" w:rsidRPr="001E7A27">
          <w:rPr>
            <w:rFonts w:eastAsia="MinionPro-Regular" w:cs="Times New Roman"/>
            <w:lang w:val="en-GB" w:eastAsia="ja-JP"/>
          </w:rPr>
          <w:t xml:space="preserve"> to </w:t>
        </w:r>
      </w:ins>
      <w:del w:id="4634" w:author="Tom Maycock" w:date="2021-09-08T15:32:00Z">
        <w:r w:rsidRPr="001E7A27" w:rsidDel="00FC0403">
          <w:rPr>
            <w:rFonts w:eastAsia="MinionPro-Regular" w:cs="Times New Roman"/>
            <w:lang w:val="en-GB" w:eastAsia="ja-JP"/>
          </w:rPr>
          <w:delText>–</w:delText>
        </w:r>
      </w:del>
      <w:r w:rsidRPr="001E7A27">
        <w:rPr>
          <w:lang w:val="en-GB"/>
        </w:rPr>
        <w:t>0.20] W m</w:t>
      </w:r>
      <w:del w:id="4635" w:author="Ian Blenkinsop" w:date="2021-07-28T14:40:00Z">
        <w:r w:rsidRPr="001E7A27" w:rsidDel="003379EF">
          <w:rPr>
            <w:vertAlign w:val="superscript"/>
            <w:lang w:val="en-GB"/>
          </w:rPr>
          <w:delText>-</w:delText>
        </w:r>
      </w:del>
      <w:ins w:id="4636" w:author="Ian Blenkinsop" w:date="2021-07-28T14:40:00Z">
        <w:r w:rsidR="003379EF" w:rsidRPr="001E7A27">
          <w:rPr>
            <w:vertAlign w:val="superscript"/>
            <w:lang w:val="en-GB"/>
          </w:rPr>
          <w:t>–</w:t>
        </w:r>
      </w:ins>
      <w:r w:rsidRPr="001E7A27">
        <w:rPr>
          <w:vertAlign w:val="superscript"/>
          <w:lang w:val="en-GB"/>
        </w:rPr>
        <w:t>2</w:t>
      </w:r>
      <w:r w:rsidRPr="001E7A27">
        <w:rPr>
          <w:lang w:val="en-GB"/>
        </w:rPr>
        <w:t xml:space="preserve"> °C</w:t>
      </w:r>
      <w:del w:id="4637" w:author="Ian Blenkinsop" w:date="2021-07-28T14:40:00Z">
        <w:r w:rsidRPr="001E7A27" w:rsidDel="003379EF">
          <w:rPr>
            <w:vertAlign w:val="superscript"/>
            <w:lang w:val="en-GB"/>
          </w:rPr>
          <w:delText>-</w:delText>
        </w:r>
      </w:del>
      <w:ins w:id="4638" w:author="Ian Blenkinsop" w:date="2021-07-28T14:40:00Z">
        <w:r w:rsidR="003379EF" w:rsidRPr="001E7A27">
          <w:rPr>
            <w:vertAlign w:val="superscript"/>
            <w:lang w:val="en-GB"/>
          </w:rPr>
          <w:t>–</w:t>
        </w:r>
      </w:ins>
      <w:r w:rsidRPr="001E7A27">
        <w:rPr>
          <w:vertAlign w:val="superscript"/>
          <w:lang w:val="en-GB"/>
        </w:rPr>
        <w:t>1</w:t>
      </w:r>
      <w:r w:rsidRPr="001E7A27">
        <w:rPr>
          <w:lang w:val="en-GB"/>
        </w:rPr>
        <w:t xml:space="preserve">, corresponding to </w:t>
      </w:r>
      <w:r w:rsidRPr="001E7A27">
        <w:rPr>
          <w:rFonts w:ascii="Symbol" w:hAnsi="Symbol"/>
          <w:lang w:val="en-GB"/>
        </w:rPr>
        <w:t></w:t>
      </w:r>
      <w:r w:rsidRPr="001E7A27">
        <w:rPr>
          <w:lang w:val="en-GB"/>
        </w:rPr>
        <w:t xml:space="preserve"> of </w:t>
      </w:r>
      <w:r w:rsidR="00A446FE" w:rsidRPr="001E7A27">
        <w:rPr>
          <w:rFonts w:eastAsia="MinionPro-Regular" w:cs="Times New Roman"/>
          <w:lang w:val="en-GB" w:eastAsia="ja-JP"/>
        </w:rPr>
        <w:t>–</w:t>
      </w:r>
      <w:r w:rsidRPr="001E7A27">
        <w:rPr>
          <w:lang w:val="en-GB"/>
        </w:rPr>
        <w:t>18 [3</w:t>
      </w:r>
      <w:ins w:id="4639" w:author="Tom Maycock" w:date="2021-09-08T15:32:00Z">
        <w:r w:rsidR="00FC0403" w:rsidRPr="001E7A27">
          <w:rPr>
            <w:rFonts w:eastAsia="MinionPro-Regular" w:cs="Times New Roman"/>
            <w:lang w:val="en-GB" w:eastAsia="ja-JP"/>
          </w:rPr>
          <w:t xml:space="preserve"> to </w:t>
        </w:r>
      </w:ins>
      <w:del w:id="4640" w:author="Tom Maycock" w:date="2021-09-08T15:32:00Z">
        <w:r w:rsidRPr="001E7A27" w:rsidDel="00FC0403">
          <w:rPr>
            <w:rFonts w:eastAsia="MinionPro-Regular" w:cs="Times New Roman"/>
            <w:lang w:val="en-GB" w:eastAsia="ja-JP"/>
          </w:rPr>
          <w:delText>–</w:delText>
        </w:r>
      </w:del>
      <w:r w:rsidRPr="001E7A27">
        <w:rPr>
          <w:lang w:val="en-GB"/>
        </w:rPr>
        <w:t>41] PgC °C</w:t>
      </w:r>
      <w:del w:id="4641" w:author="Ian Blenkinsop" w:date="2021-07-28T16:18:00Z">
        <w:r w:rsidRPr="001E7A27" w:rsidDel="00E4692D">
          <w:rPr>
            <w:vertAlign w:val="superscript"/>
            <w:lang w:val="en-GB"/>
          </w:rPr>
          <w:delText>-</w:delText>
        </w:r>
      </w:del>
      <w:ins w:id="4642" w:author="Ian Blenkinsop" w:date="2021-07-28T16:18:00Z">
        <w:r w:rsidR="00E4692D" w:rsidRPr="001E7A27">
          <w:rPr>
            <w:vertAlign w:val="superscript"/>
            <w:lang w:val="en-GB"/>
          </w:rPr>
          <w:t>–</w:t>
        </w:r>
      </w:ins>
      <w:r w:rsidRPr="001E7A27">
        <w:rPr>
          <w:vertAlign w:val="superscript"/>
          <w:lang w:val="en-GB"/>
        </w:rPr>
        <w:t>1</w:t>
      </w:r>
      <w:r w:rsidR="00A446FE" w:rsidRPr="001E7A27">
        <w:rPr>
          <w:lang w:val="en-GB"/>
        </w:rPr>
        <w:t xml:space="preserve">, mean and </w:t>
      </w:r>
      <w:commentRangeStart w:id="4643"/>
      <w:r w:rsidR="00A446FE" w:rsidRPr="001E7A27">
        <w:rPr>
          <w:lang w:val="en-GB"/>
        </w:rPr>
        <w:t>5</w:t>
      </w:r>
      <w:r w:rsidR="00A446FE" w:rsidRPr="001E7A27">
        <w:rPr>
          <w:rFonts w:eastAsia="MinionPro-Regular" w:cs="Times New Roman"/>
          <w:lang w:val="en-GB" w:eastAsia="ja-JP"/>
        </w:rPr>
        <w:t>–</w:t>
      </w:r>
      <w:r w:rsidR="00A446FE" w:rsidRPr="001E7A27">
        <w:rPr>
          <w:lang w:val="en-GB"/>
        </w:rPr>
        <w:t>95</w:t>
      </w:r>
      <w:r w:rsidR="00A446FE" w:rsidRPr="001E7A27">
        <w:rPr>
          <w:lang w:val="en-GB"/>
          <w:rPrChange w:id="4644" w:author="Ian Blenkinsop" w:date="2021-07-29T08:51:00Z">
            <w:rPr>
              <w:vertAlign w:val="superscript"/>
              <w:lang w:val="en-GB"/>
            </w:rPr>
          </w:rPrChange>
        </w:rPr>
        <w:t>th</w:t>
      </w:r>
      <w:r w:rsidR="00A446FE" w:rsidRPr="001E7A27">
        <w:rPr>
          <w:lang w:val="en-GB"/>
        </w:rPr>
        <w:t xml:space="preserve"> </w:t>
      </w:r>
      <w:commentRangeEnd w:id="4643"/>
      <w:r w:rsidR="0086190C" w:rsidRPr="001E7A27">
        <w:rPr>
          <w:rStyle w:val="CommentReference"/>
          <w:lang w:val="en-GB"/>
        </w:rPr>
        <w:commentReference w:id="4643"/>
      </w:r>
      <w:r w:rsidR="00A446FE" w:rsidRPr="001E7A27">
        <w:rPr>
          <w:lang w:val="en-GB"/>
        </w:rPr>
        <w:t xml:space="preserve">percentile range) (Figure 5.29a). </w:t>
      </w:r>
      <w:r w:rsidRPr="001E7A27">
        <w:rPr>
          <w:lang w:val="en-GB"/>
        </w:rPr>
        <w:t>This estimate does not include an estimate of the fire-related CO</w:t>
      </w:r>
      <w:r w:rsidRPr="001E7A27">
        <w:rPr>
          <w:vertAlign w:val="subscript"/>
          <w:lang w:val="en-GB"/>
        </w:rPr>
        <w:t>2</w:t>
      </w:r>
      <w:r w:rsidRPr="001E7A27">
        <w:rPr>
          <w:lang w:val="en-GB"/>
        </w:rPr>
        <w:t xml:space="preserve"> feedback (range: 0.01</w:t>
      </w:r>
      <w:r w:rsidRPr="001E7A27">
        <w:rPr>
          <w:rFonts w:eastAsia="MinionPro-Regular" w:cs="Times New Roman"/>
          <w:lang w:val="en-GB" w:eastAsia="ja-JP"/>
        </w:rPr>
        <w:t>–</w:t>
      </w:r>
      <w:r w:rsidRPr="001E7A27">
        <w:rPr>
          <w:lang w:val="en-GB"/>
        </w:rPr>
        <w:t>0.06 W m</w:t>
      </w:r>
      <w:del w:id="4645" w:author="Ian Blenkinsop" w:date="2021-07-28T16:18:00Z">
        <w:r w:rsidRPr="001E7A27" w:rsidDel="00E4692D">
          <w:rPr>
            <w:vertAlign w:val="superscript"/>
            <w:lang w:val="en-GB"/>
          </w:rPr>
          <w:delText>-</w:delText>
        </w:r>
      </w:del>
      <w:ins w:id="4646" w:author="Ian Blenkinsop" w:date="2021-07-28T16:18:00Z">
        <w:r w:rsidR="00E4692D" w:rsidRPr="001E7A27">
          <w:rPr>
            <w:vertAlign w:val="superscript"/>
            <w:lang w:val="en-GB"/>
          </w:rPr>
          <w:t>–</w:t>
        </w:r>
      </w:ins>
      <w:r w:rsidRPr="001E7A27">
        <w:rPr>
          <w:vertAlign w:val="superscript"/>
          <w:lang w:val="en-GB"/>
        </w:rPr>
        <w:t>2</w:t>
      </w:r>
      <w:r w:rsidRPr="001E7A27">
        <w:rPr>
          <w:lang w:val="en-GB"/>
        </w:rPr>
        <w:t xml:space="preserve"> °C</w:t>
      </w:r>
      <w:del w:id="4647" w:author="Ian Blenkinsop" w:date="2021-07-28T16:18:00Z">
        <w:r w:rsidRPr="001E7A27" w:rsidDel="00E4692D">
          <w:rPr>
            <w:vertAlign w:val="superscript"/>
            <w:lang w:val="en-GB"/>
          </w:rPr>
          <w:delText>-</w:delText>
        </w:r>
      </w:del>
      <w:ins w:id="4648" w:author="Ian Blenkinsop" w:date="2021-07-28T16:18:00Z">
        <w:r w:rsidR="00E4692D" w:rsidRPr="001E7A27">
          <w:rPr>
            <w:vertAlign w:val="superscript"/>
            <w:lang w:val="en-GB"/>
          </w:rPr>
          <w:t>–</w:t>
        </w:r>
      </w:ins>
      <w:r w:rsidRPr="001E7A27">
        <w:rPr>
          <w:vertAlign w:val="superscript"/>
          <w:lang w:val="en-GB"/>
        </w:rPr>
        <w:t>1</w:t>
      </w:r>
      <w:r w:rsidRPr="001E7A27">
        <w:rPr>
          <w:lang w:val="en-GB"/>
        </w:rPr>
        <w:t xml:space="preserve">), as </w:t>
      </w:r>
      <w:r w:rsidR="00A446FE" w:rsidRPr="001E7A27">
        <w:rPr>
          <w:lang w:val="en-GB"/>
        </w:rPr>
        <w:t>only limited evidence was available to inform its assessment</w:t>
      </w:r>
      <w:r w:rsidRPr="001E7A27">
        <w:rPr>
          <w:lang w:val="en-GB"/>
        </w:rPr>
        <w:t xml:space="preserve">. The sum </w:t>
      </w:r>
      <w:r w:rsidR="00A446FE" w:rsidRPr="001E7A27">
        <w:rPr>
          <w:lang w:val="en-GB"/>
        </w:rPr>
        <w:t>(mean and 5</w:t>
      </w:r>
      <w:r w:rsidR="00A446FE" w:rsidRPr="001E7A27">
        <w:rPr>
          <w:rFonts w:eastAsia="MinionPro-Regular" w:cs="Times New Roman"/>
          <w:lang w:val="en-GB" w:eastAsia="ja-JP"/>
        </w:rPr>
        <w:t>–</w:t>
      </w:r>
      <w:r w:rsidR="00A446FE" w:rsidRPr="001E7A27">
        <w:rPr>
          <w:lang w:val="en-GB"/>
        </w:rPr>
        <w:t>95</w:t>
      </w:r>
      <w:r w:rsidR="00A446FE" w:rsidRPr="001E7A27">
        <w:rPr>
          <w:lang w:val="en-GB"/>
          <w:rPrChange w:id="4649" w:author="Ian Blenkinsop" w:date="2021-07-29T08:51:00Z">
            <w:rPr>
              <w:vertAlign w:val="superscript"/>
              <w:lang w:val="en-GB"/>
            </w:rPr>
          </w:rPrChange>
        </w:rPr>
        <w:t>th</w:t>
      </w:r>
      <w:r w:rsidR="00A446FE" w:rsidRPr="001E7A27">
        <w:rPr>
          <w:lang w:val="en-GB"/>
        </w:rPr>
        <w:t xml:space="preserve"> percentile range) </w:t>
      </w:r>
      <w:r w:rsidRPr="001E7A27">
        <w:rPr>
          <w:lang w:val="en-GB"/>
        </w:rPr>
        <w:t>of feedbacks from natural emissions of CH</w:t>
      </w:r>
      <w:r w:rsidRPr="001E7A27">
        <w:rPr>
          <w:vertAlign w:val="subscript"/>
          <w:lang w:val="en-GB"/>
        </w:rPr>
        <w:t>4</w:t>
      </w:r>
      <w:r w:rsidRPr="001E7A27">
        <w:rPr>
          <w:rStyle w:val="CommentReference"/>
          <w:rFonts w:asciiTheme="minorHAnsi" w:hAnsiTheme="minorHAnsi"/>
          <w:lang w:val="en-GB" w:eastAsia="de-DE"/>
        </w:rPr>
        <w:t xml:space="preserve"> </w:t>
      </w:r>
      <w:r w:rsidRPr="001E7A27">
        <w:rPr>
          <w:lang w:val="en-GB"/>
        </w:rPr>
        <w:t>including permafrost thaw, and N</w:t>
      </w:r>
      <w:r w:rsidRPr="001E7A27">
        <w:rPr>
          <w:vertAlign w:val="subscript"/>
          <w:lang w:val="en-GB"/>
        </w:rPr>
        <w:t>2</w:t>
      </w:r>
      <w:r w:rsidRPr="001E7A27">
        <w:rPr>
          <w:lang w:val="en-GB"/>
        </w:rPr>
        <w:t>O (0.05 [0.02</w:t>
      </w:r>
      <w:del w:id="4650" w:author="Tom Maycock" w:date="2021-09-08T15:32:00Z">
        <w:r w:rsidR="00637D35" w:rsidRPr="001E7A27" w:rsidDel="00FC0403">
          <w:rPr>
            <w:rFonts w:eastAsia="MinionPro-Regular" w:cs="Times New Roman"/>
            <w:lang w:val="en-GB" w:eastAsia="ja-JP"/>
          </w:rPr>
          <w:delText>–</w:delText>
        </w:r>
      </w:del>
      <w:ins w:id="4651" w:author="Tom Maycock" w:date="2021-09-08T15:32:00Z">
        <w:r w:rsidR="00FC0403" w:rsidRPr="001E7A27">
          <w:rPr>
            <w:rFonts w:eastAsia="MinionPro-Regular" w:cs="Times New Roman"/>
            <w:lang w:val="en-GB" w:eastAsia="ja-JP"/>
          </w:rPr>
          <w:t xml:space="preserve"> to </w:t>
        </w:r>
      </w:ins>
      <w:r w:rsidRPr="001E7A27">
        <w:rPr>
          <w:lang w:val="en-GB"/>
        </w:rPr>
        <w:t>0.09] W m</w:t>
      </w:r>
      <w:del w:id="4652" w:author="Ian Blenkinsop" w:date="2021-07-28T16:18:00Z">
        <w:r w:rsidRPr="001E7A27" w:rsidDel="00E4692D">
          <w:rPr>
            <w:vertAlign w:val="superscript"/>
            <w:lang w:val="en-GB"/>
          </w:rPr>
          <w:delText>-</w:delText>
        </w:r>
      </w:del>
      <w:ins w:id="4653" w:author="Ian Blenkinsop" w:date="2021-07-28T16:18:00Z">
        <w:r w:rsidR="00E4692D" w:rsidRPr="001E7A27">
          <w:rPr>
            <w:vertAlign w:val="superscript"/>
            <w:lang w:val="en-GB"/>
          </w:rPr>
          <w:t>–</w:t>
        </w:r>
      </w:ins>
      <w:r w:rsidRPr="001E7A27">
        <w:rPr>
          <w:vertAlign w:val="superscript"/>
          <w:lang w:val="en-GB"/>
        </w:rPr>
        <w:t>2</w:t>
      </w:r>
      <w:r w:rsidRPr="001E7A27">
        <w:rPr>
          <w:lang w:val="en-GB"/>
        </w:rPr>
        <w:t xml:space="preserve"> °C</w:t>
      </w:r>
      <w:del w:id="4654" w:author="Ian Blenkinsop" w:date="2021-07-28T16:18:00Z">
        <w:r w:rsidRPr="001E7A27" w:rsidDel="00E4692D">
          <w:rPr>
            <w:vertAlign w:val="superscript"/>
            <w:lang w:val="en-GB"/>
          </w:rPr>
          <w:delText>-</w:delText>
        </w:r>
      </w:del>
      <w:ins w:id="4655" w:author="Ian Blenkinsop" w:date="2021-07-28T16:18:00Z">
        <w:r w:rsidR="00E4692D" w:rsidRPr="001E7A27">
          <w:rPr>
            <w:vertAlign w:val="superscript"/>
            <w:lang w:val="en-GB"/>
          </w:rPr>
          <w:t>–</w:t>
        </w:r>
      </w:ins>
      <w:r w:rsidRPr="001E7A27">
        <w:rPr>
          <w:vertAlign w:val="superscript"/>
          <w:lang w:val="en-GB"/>
        </w:rPr>
        <w:t>1</w:t>
      </w:r>
      <w:r w:rsidRPr="001E7A27">
        <w:rPr>
          <w:lang w:val="en-GB"/>
        </w:rPr>
        <w:t>), and feedbacks from aerosol and atmospheric chemistry (</w:t>
      </w:r>
      <w:r w:rsidRPr="001E7A27">
        <w:rPr>
          <w:rFonts w:eastAsia="MinionPro-Regular" w:cs="Times New Roman"/>
          <w:lang w:val="en-GB" w:eastAsia="ja-JP"/>
        </w:rPr>
        <w:t>–</w:t>
      </w:r>
      <w:r w:rsidRPr="001E7A27">
        <w:rPr>
          <w:lang w:val="en-GB"/>
        </w:rPr>
        <w:t>0.20 [</w:t>
      </w:r>
      <w:r w:rsidR="00F72FF0" w:rsidRPr="001E7A27">
        <w:rPr>
          <w:rFonts w:eastAsia="MinionPro-Regular" w:cs="Times New Roman"/>
          <w:lang w:val="en-GB" w:eastAsia="ja-JP"/>
        </w:rPr>
        <w:t>–</w:t>
      </w:r>
      <w:r w:rsidRPr="001E7A27">
        <w:rPr>
          <w:lang w:val="en-GB"/>
        </w:rPr>
        <w:t>0.41</w:t>
      </w:r>
      <w:r w:rsidR="00F72FF0" w:rsidRPr="001E7A27">
        <w:rPr>
          <w:rFonts w:eastAsia="MinionPro-Regular" w:cs="Times New Roman"/>
          <w:lang w:val="en-GB" w:eastAsia="ja-JP"/>
        </w:rPr>
        <w:t xml:space="preserve"> to </w:t>
      </w:r>
      <w:r w:rsidRPr="001E7A27">
        <w:rPr>
          <w:lang w:val="en-GB"/>
        </w:rPr>
        <w:t>0.01] W m</w:t>
      </w:r>
      <w:del w:id="4656" w:author="Ian Blenkinsop" w:date="2021-07-28T14:40:00Z">
        <w:r w:rsidRPr="001E7A27" w:rsidDel="003379EF">
          <w:rPr>
            <w:vertAlign w:val="superscript"/>
            <w:lang w:val="en-GB"/>
          </w:rPr>
          <w:delText>-</w:delText>
        </w:r>
      </w:del>
      <w:ins w:id="4657" w:author="Ian Blenkinsop" w:date="2021-07-28T14:40:00Z">
        <w:r w:rsidR="003379EF" w:rsidRPr="001E7A27">
          <w:rPr>
            <w:vertAlign w:val="superscript"/>
            <w:lang w:val="en-GB"/>
          </w:rPr>
          <w:t>–</w:t>
        </w:r>
      </w:ins>
      <w:r w:rsidRPr="001E7A27">
        <w:rPr>
          <w:vertAlign w:val="superscript"/>
          <w:lang w:val="en-GB"/>
        </w:rPr>
        <w:t>2</w:t>
      </w:r>
      <w:r w:rsidRPr="001E7A27">
        <w:rPr>
          <w:lang w:val="en-GB"/>
        </w:rPr>
        <w:t xml:space="preserve"> °C</w:t>
      </w:r>
      <w:del w:id="4658" w:author="Ian Blenkinsop" w:date="2021-07-28T14:40:00Z">
        <w:r w:rsidRPr="001E7A27" w:rsidDel="003379EF">
          <w:rPr>
            <w:vertAlign w:val="superscript"/>
            <w:lang w:val="en-GB"/>
          </w:rPr>
          <w:delText>-</w:delText>
        </w:r>
      </w:del>
      <w:ins w:id="4659" w:author="Ian Blenkinsop" w:date="2021-07-28T14:40:00Z">
        <w:r w:rsidR="003379EF" w:rsidRPr="001E7A27">
          <w:rPr>
            <w:vertAlign w:val="superscript"/>
            <w:lang w:val="en-GB"/>
          </w:rPr>
          <w:t>–</w:t>
        </w:r>
      </w:ins>
      <w:r w:rsidRPr="001E7A27">
        <w:rPr>
          <w:vertAlign w:val="superscript"/>
          <w:lang w:val="en-GB"/>
        </w:rPr>
        <w:t>1</w:t>
      </w:r>
      <w:r w:rsidRPr="001E7A27">
        <w:rPr>
          <w:lang w:val="en-GB"/>
        </w:rPr>
        <w:t>) leads to an estimate of the non-CO</w:t>
      </w:r>
      <w:r w:rsidRPr="001E7A27">
        <w:rPr>
          <w:vertAlign w:val="subscript"/>
          <w:lang w:val="en-GB"/>
        </w:rPr>
        <w:t>2</w:t>
      </w:r>
      <w:r w:rsidRPr="001E7A27">
        <w:rPr>
          <w:lang w:val="en-GB"/>
        </w:rPr>
        <w:t xml:space="preserve"> biogeochemical feedback parameter of </w:t>
      </w:r>
      <w:r w:rsidRPr="001E7A27">
        <w:rPr>
          <w:rFonts w:eastAsia="MinionPro-Regular" w:cs="Times New Roman"/>
          <w:lang w:val="en-GB" w:eastAsia="ja-JP"/>
        </w:rPr>
        <w:t>–</w:t>
      </w:r>
      <w:r w:rsidRPr="001E7A27">
        <w:rPr>
          <w:rFonts w:eastAsia="DejaVu Sans"/>
          <w:lang w:val="en-GB"/>
        </w:rPr>
        <w:t>0.15 [</w:t>
      </w:r>
      <w:r w:rsidR="002D6497" w:rsidRPr="001E7A27">
        <w:rPr>
          <w:rFonts w:eastAsia="MinionPro-Regular" w:cs="Times New Roman"/>
          <w:lang w:val="en-GB" w:eastAsia="ja-JP"/>
        </w:rPr>
        <w:t>–</w:t>
      </w:r>
      <w:r w:rsidRPr="001E7A27">
        <w:rPr>
          <w:rFonts w:eastAsia="DejaVu Sans"/>
          <w:lang w:val="en-GB"/>
        </w:rPr>
        <w:t>0.36</w:t>
      </w:r>
      <w:r w:rsidR="002D6497" w:rsidRPr="001E7A27">
        <w:rPr>
          <w:rFonts w:eastAsia="MinionPro-Regular" w:cs="Times New Roman"/>
          <w:lang w:val="en-GB" w:eastAsia="ja-JP"/>
        </w:rPr>
        <w:t xml:space="preserve"> to </w:t>
      </w:r>
      <w:ins w:id="4660" w:author="Ian Blenkinsop" w:date="2021-07-28T16:18:00Z">
        <w:r w:rsidR="00E4692D" w:rsidRPr="001E7A27">
          <w:rPr>
            <w:rFonts w:eastAsia="MinionPro-Regular" w:cs="Times New Roman"/>
            <w:lang w:val="en-GB" w:eastAsia="ja-JP"/>
          </w:rPr>
          <w:t>+</w:t>
        </w:r>
      </w:ins>
      <w:r w:rsidRPr="001E7A27">
        <w:rPr>
          <w:rFonts w:eastAsia="DejaVu Sans"/>
          <w:lang w:val="en-GB"/>
        </w:rPr>
        <w:t xml:space="preserve">0.06] W </w:t>
      </w:r>
      <w:r w:rsidRPr="001E7A27">
        <w:rPr>
          <w:lang w:val="en-GB"/>
        </w:rPr>
        <w:t>m</w:t>
      </w:r>
      <w:del w:id="4661" w:author="Ian Blenkinsop" w:date="2021-07-28T16:18:00Z">
        <w:r w:rsidRPr="001E7A27" w:rsidDel="00E4692D">
          <w:rPr>
            <w:vertAlign w:val="superscript"/>
            <w:lang w:val="en-GB"/>
          </w:rPr>
          <w:delText>-</w:delText>
        </w:r>
      </w:del>
      <w:ins w:id="4662" w:author="Ian Blenkinsop" w:date="2021-07-28T16:18:00Z">
        <w:r w:rsidR="00E4692D" w:rsidRPr="001E7A27">
          <w:rPr>
            <w:vertAlign w:val="superscript"/>
            <w:lang w:val="en-GB"/>
          </w:rPr>
          <w:t>–</w:t>
        </w:r>
      </w:ins>
      <w:r w:rsidRPr="001E7A27">
        <w:rPr>
          <w:vertAlign w:val="superscript"/>
          <w:lang w:val="en-GB"/>
        </w:rPr>
        <w:t>2</w:t>
      </w:r>
      <w:r w:rsidRPr="001E7A27">
        <w:rPr>
          <w:lang w:val="en-GB"/>
        </w:rPr>
        <w:t xml:space="preserve"> °C</w:t>
      </w:r>
      <w:del w:id="4663" w:author="Ian Blenkinsop" w:date="2021-07-28T16:18:00Z">
        <w:r w:rsidRPr="001E7A27" w:rsidDel="00E4692D">
          <w:rPr>
            <w:vertAlign w:val="superscript"/>
            <w:lang w:val="en-GB"/>
          </w:rPr>
          <w:delText>-</w:delText>
        </w:r>
      </w:del>
      <w:ins w:id="4664" w:author="Ian Blenkinsop" w:date="2021-07-28T16:18:00Z">
        <w:r w:rsidR="00E4692D" w:rsidRPr="001E7A27">
          <w:rPr>
            <w:vertAlign w:val="superscript"/>
            <w:lang w:val="en-GB"/>
          </w:rPr>
          <w:t>–</w:t>
        </w:r>
      </w:ins>
      <w:r w:rsidRPr="001E7A27">
        <w:rPr>
          <w:vertAlign w:val="superscript"/>
          <w:lang w:val="en-GB"/>
        </w:rPr>
        <w:t>1</w:t>
      </w:r>
      <w:r w:rsidRPr="001E7A27">
        <w:rPr>
          <w:lang w:val="en-GB"/>
        </w:rPr>
        <w:t xml:space="preserve">. </w:t>
      </w:r>
      <w:r w:rsidRPr="001E7A27">
        <w:rPr>
          <w:rFonts w:eastAsia="DejaVu Sans"/>
          <w:lang w:val="en-GB"/>
        </w:rPr>
        <w:t xml:space="preserve">There is </w:t>
      </w:r>
      <w:r w:rsidRPr="001E7A27">
        <w:rPr>
          <w:rFonts w:eastAsia="DejaVu Sans"/>
          <w:i/>
          <w:lang w:val="en-GB"/>
        </w:rPr>
        <w:t>low confidence</w:t>
      </w:r>
      <w:r w:rsidRPr="001E7A27">
        <w:rPr>
          <w:rFonts w:eastAsia="DejaVu Sans"/>
          <w:lang w:val="en-GB"/>
        </w:rPr>
        <w:t xml:space="preserve"> in the estimate of the non-CO</w:t>
      </w:r>
      <w:r w:rsidRPr="001E7A27">
        <w:rPr>
          <w:rFonts w:eastAsia="DejaVu Sans"/>
          <w:vertAlign w:val="subscript"/>
          <w:lang w:val="en-GB"/>
        </w:rPr>
        <w:t>2</w:t>
      </w:r>
      <w:r w:rsidRPr="001E7A27">
        <w:rPr>
          <w:rFonts w:eastAsia="DejaVu Sans"/>
          <w:lang w:val="en-GB"/>
        </w:rPr>
        <w:t xml:space="preserve"> biogeochemical feedbacks, due to the large range in the estimates of α for some individual feedbacks (Figure 5.</w:t>
      </w:r>
      <w:r w:rsidR="002D6497" w:rsidRPr="001E7A27">
        <w:rPr>
          <w:rFonts w:eastAsia="DejaVu Sans"/>
          <w:lang w:val="en-GB"/>
        </w:rPr>
        <w:t>29</w:t>
      </w:r>
      <w:r w:rsidRPr="001E7A27">
        <w:rPr>
          <w:rFonts w:eastAsia="DejaVu Sans"/>
          <w:lang w:val="en-GB"/>
        </w:rPr>
        <w:t xml:space="preserve">c), which can be attributed to the diversity in how models account for these feedbacks, limited process-level understanding, and the existence of known feedbacks </w:t>
      </w:r>
      <w:del w:id="4665" w:author="Soapbox" w:date="2021-07-21T13:11:00Z">
        <w:r w:rsidRPr="001E7A27" w:rsidDel="00A03E9E">
          <w:rPr>
            <w:rFonts w:eastAsia="DejaVu Sans"/>
            <w:lang w:val="en-GB"/>
          </w:rPr>
          <w:delText>for which</w:delText>
        </w:r>
      </w:del>
      <w:ins w:id="4666" w:author="Soapbox" w:date="2021-07-21T13:11:00Z">
        <w:r w:rsidR="00A03E9E" w:rsidRPr="001E7A27">
          <w:rPr>
            <w:rFonts w:eastAsia="DejaVu Sans"/>
            <w:lang w:val="en-GB"/>
          </w:rPr>
          <w:t>where</w:t>
        </w:r>
      </w:ins>
      <w:r w:rsidRPr="001E7A27">
        <w:rPr>
          <w:rFonts w:eastAsia="DejaVu Sans"/>
          <w:lang w:val="en-GB"/>
        </w:rPr>
        <w:t xml:space="preserve"> there is</w:t>
      </w:r>
      <w:ins w:id="4667" w:author="Soapbox" w:date="2021-07-21T13:11:00Z">
        <w:r w:rsidR="00A03E9E" w:rsidRPr="001E7A27">
          <w:rPr>
            <w:rFonts w:eastAsia="DejaVu Sans"/>
            <w:lang w:val="en-GB"/>
          </w:rPr>
          <w:t xml:space="preserve"> </w:t>
        </w:r>
      </w:ins>
      <w:del w:id="4668" w:author="Soapbox" w:date="2021-07-21T13:11:00Z">
        <w:r w:rsidRPr="001E7A27" w:rsidDel="00A03E9E">
          <w:rPr>
            <w:rFonts w:eastAsia="DejaVu Sans"/>
            <w:lang w:val="en-GB"/>
          </w:rPr>
          <w:delText xml:space="preserve"> not </w:delText>
        </w:r>
      </w:del>
      <w:ins w:id="4669" w:author="Soapbox" w:date="2021-07-21T13:11:00Z">
        <w:r w:rsidR="00A03E9E" w:rsidRPr="001E7A27">
          <w:rPr>
            <w:rFonts w:eastAsia="DejaVu Sans"/>
            <w:lang w:val="en-GB"/>
          </w:rPr>
          <w:t>in</w:t>
        </w:r>
      </w:ins>
      <w:r w:rsidRPr="001E7A27">
        <w:rPr>
          <w:rFonts w:eastAsia="DejaVu Sans"/>
          <w:lang w:val="en-GB"/>
        </w:rPr>
        <w:t xml:space="preserve">sufficient evidence to assess the feedback strength. </w:t>
      </w:r>
    </w:p>
    <w:p w14:paraId="1263A67B" w14:textId="77777777" w:rsidR="00AD2291" w:rsidRPr="001E7A27" w:rsidRDefault="00AD2291" w:rsidP="005C7F25">
      <w:pPr>
        <w:pStyle w:val="AR6BodyText"/>
        <w:rPr>
          <w:rFonts w:eastAsia="DejaVu Sans"/>
          <w:lang w:val="en-GB"/>
        </w:rPr>
      </w:pPr>
    </w:p>
    <w:p w14:paraId="3A7E76B6" w14:textId="61693189" w:rsidR="00F72FF0" w:rsidRPr="001E7A27" w:rsidRDefault="00AD2291" w:rsidP="005C7F25">
      <w:pPr>
        <w:pStyle w:val="AR6BodyText"/>
        <w:rPr>
          <w:rFonts w:eastAsia="DejaVu Sans"/>
          <w:lang w:val="en-GB"/>
        </w:rPr>
      </w:pPr>
      <w:r w:rsidRPr="001E7A27">
        <w:rPr>
          <w:rFonts w:eastAsia="DejaVu Sans"/>
          <w:lang w:val="en-GB"/>
        </w:rPr>
        <w:t>CO</w:t>
      </w:r>
      <w:r w:rsidRPr="001E7A27">
        <w:rPr>
          <w:rFonts w:eastAsia="DejaVu Sans"/>
          <w:vertAlign w:val="subscript"/>
          <w:lang w:val="en-GB"/>
        </w:rPr>
        <w:t>2</w:t>
      </w:r>
      <w:r w:rsidRPr="001E7A27">
        <w:rPr>
          <w:rFonts w:eastAsia="DejaVu Sans"/>
          <w:lang w:val="en-GB"/>
        </w:rPr>
        <w:t xml:space="preserve"> and non-CO</w:t>
      </w:r>
      <w:r w:rsidRPr="001E7A27">
        <w:rPr>
          <w:rFonts w:eastAsia="DejaVu Sans"/>
          <w:vertAlign w:val="subscript"/>
          <w:lang w:val="en-GB"/>
        </w:rPr>
        <w:t>2</w:t>
      </w:r>
      <w:r w:rsidRPr="001E7A27">
        <w:rPr>
          <w:rFonts w:eastAsia="DejaVu Sans"/>
          <w:lang w:val="en-GB"/>
        </w:rPr>
        <w:t xml:space="preserve"> biogeochemical feedbacks are an important component of the assessment of TCRE and</w:t>
      </w:r>
      <w:r w:rsidR="00A446FE" w:rsidRPr="001E7A27">
        <w:rPr>
          <w:rFonts w:eastAsia="DejaVu Sans"/>
          <w:lang w:val="en-GB"/>
        </w:rPr>
        <w:t xml:space="preserve"> the</w:t>
      </w:r>
      <w:r w:rsidRPr="001E7A27">
        <w:rPr>
          <w:rFonts w:eastAsia="DejaVu Sans"/>
          <w:lang w:val="en-GB"/>
        </w:rPr>
        <w:t xml:space="preserve"> remaining carbon budget (Section 5.5). </w:t>
      </w:r>
      <w:r w:rsidR="00A446FE" w:rsidRPr="001E7A27">
        <w:rPr>
          <w:rFonts w:eastAsia="DejaVu Sans"/>
          <w:lang w:val="en-GB"/>
        </w:rPr>
        <w:t>The feedbacks of the carbon cycle of CO</w:t>
      </w:r>
      <w:r w:rsidR="00A446FE" w:rsidRPr="001E7A27">
        <w:rPr>
          <w:rFonts w:eastAsia="DejaVu Sans"/>
          <w:vertAlign w:val="subscript"/>
          <w:lang w:val="en-GB"/>
        </w:rPr>
        <w:t>2</w:t>
      </w:r>
      <w:r w:rsidR="00A446FE" w:rsidRPr="001E7A27">
        <w:rPr>
          <w:rFonts w:eastAsia="DejaVu Sans"/>
          <w:lang w:val="en-GB"/>
        </w:rPr>
        <w:t xml:space="preserve"> and climate are implicitly taken account in the TCRE assessment, because they are </w:t>
      </w:r>
      <w:r w:rsidR="002375C2" w:rsidRPr="001E7A27">
        <w:rPr>
          <w:rFonts w:eastAsia="DejaVu Sans"/>
          <w:lang w:val="en-GB"/>
        </w:rPr>
        <w:t>represe</w:t>
      </w:r>
      <w:r w:rsidR="00F72FF0" w:rsidRPr="001E7A27">
        <w:rPr>
          <w:rFonts w:eastAsia="DejaVu Sans"/>
          <w:lang w:val="en-GB"/>
        </w:rPr>
        <w:t>nted in the various underlying lines of evidence. Other feedback contributions, such as the non-CO</w:t>
      </w:r>
      <w:r w:rsidR="00F72FF0" w:rsidRPr="001E7A27">
        <w:rPr>
          <w:rFonts w:eastAsia="DejaVu Sans"/>
          <w:vertAlign w:val="subscript"/>
          <w:lang w:val="en-GB"/>
        </w:rPr>
        <w:t>2</w:t>
      </w:r>
      <w:r w:rsidR="00F72FF0" w:rsidRPr="001E7A27">
        <w:rPr>
          <w:rFonts w:eastAsia="DejaVu Sans"/>
          <w:lang w:val="en-GB"/>
        </w:rPr>
        <w:t xml:space="preserve"> biogeochemical feedback, can be converted into a carbon-equivalent feedback term (</w:t>
      </w:r>
      <w:r w:rsidR="00F72FF0" w:rsidRPr="001E7A27">
        <w:rPr>
          <w:rFonts w:ascii="Symbol" w:eastAsia="DejaVu Sans" w:hAnsi="Symbol"/>
          <w:lang w:val="en-GB"/>
        </w:rPr>
        <w:t></w:t>
      </w:r>
      <w:r w:rsidR="00F72FF0" w:rsidRPr="001E7A27">
        <w:rPr>
          <w:rFonts w:ascii="Symbol" w:eastAsia="DejaVu Sans" w:hAnsi="Symbol"/>
          <w:lang w:val="en-GB"/>
        </w:rPr>
        <w:t></w:t>
      </w:r>
      <w:r w:rsidR="00F72FF0" w:rsidRPr="001E7A27">
        <w:rPr>
          <w:rFonts w:ascii="Symbol" w:eastAsia="DejaVu Sans" w:hAnsi="Symbol"/>
          <w:lang w:val="en-GB"/>
        </w:rPr>
        <w:t></w:t>
      </w:r>
      <w:r w:rsidR="00F72FF0" w:rsidRPr="001E7A27">
        <w:rPr>
          <w:rFonts w:eastAsia="DejaVu Sans"/>
          <w:lang w:val="en-GB"/>
        </w:rPr>
        <w:t>Section 5.4.5.5</w:t>
      </w:r>
      <w:r w:rsidR="007201C3" w:rsidRPr="001E7A27">
        <w:rPr>
          <w:rFonts w:eastAsia="DejaVu Sans"/>
          <w:lang w:val="en-GB"/>
        </w:rPr>
        <w:t>, 7.6</w:t>
      </w:r>
      <w:r w:rsidR="00F72FF0" w:rsidRPr="001E7A27">
        <w:rPr>
          <w:rFonts w:eastAsia="DejaVu Sans"/>
          <w:lang w:val="en-GB"/>
        </w:rPr>
        <w:t xml:space="preserve">) by reverse application of the linear feedback approximation </w:t>
      </w:r>
      <w:r w:rsidR="00F72FF0" w:rsidRPr="001E7A27">
        <w:rPr>
          <w:rFonts w:eastAsia="DejaVu Sans"/>
          <w:lang w:val="en-GB"/>
        </w:rPr>
        <w:fldChar w:fldCharType="begin" w:fldLock="1"/>
      </w:r>
      <w:r w:rsidR="00747167" w:rsidRPr="001E7A27">
        <w:rPr>
          <w:rFonts w:eastAsia="DejaVu Sans"/>
          <w:lang w:val="en-GB"/>
        </w:rPr>
        <w:instrText>ADDIN CSL_CITATION { "citationItems" : [ { "id" : "ITEM-1", "itemData" : { "DOI" : "10.1175/2009JCLI2949.1", "ISBN" : "0894-8755", "ISSN" : "0894-8755", "PMID" : "11089968", "abstract" : "Abstract Perturbations to the carbon cycle could constitute large feedbacks on future changes in atmospheric CO2 concentration and climate. This paper demonstrates how carbon cycle feedback can be expressed in formally similar ways to climate feedback, and thus compares their magnitudes. The carbon cycle gives rise to two climate feedback terms: the concentration\u2013carbon feedback, resulting from the uptake of carbon by land and ocean as a biogeochemical response to the atmospheric CO2 concentration, and the climate\u2013carbon feedback, resulting from the effect of climate change on carbon fluxes. In the earth system models of the Coupled Climate\u2013Carbon Cycle Model Intercomparison Project (C4MIP), climate\u2013carbon feedback on warming is positive and of a similar size to the cloud feedback. The concentration\u2013carbon feedback is negative; it has generally received less attention in the literature, but in magnitude it is 4 times larger than the climate\u2013carbon feedback and more uncertain. The concentration\u2013carbon feed...", "author" : [ { "dropping-particle" : "", "family" : "Gregory", "given" : "J. M.", "non-dropping-particle" : "", "parse-names" : false, "suffix" : "" }, { "dropping-particle" : "", "family" : "Jones", "given" : "C. D.", "non-dropping-particle" : "", "parse-names" : false, "suffix" : "" }, { "dropping-particle" : "", "family" : "Cadule", "given" : "P.", "non-dropping-particle" : "", "parse-names" : false, "suffix" : "" }, { "dropping-particle" : "", "family" : "Friedlingstein", "given" : "P.", "non-dropping-particle" : "", "parse-names" : false, "suffix" : "" } ], "container-title" : "Journal of Climate", "id" : "ITEM-1", "issue" : "19", "issued" : { "date-parts" : [ [ "2009", "10" ] ] }, "page" : "5232-5250", "title" : "Quantifying Carbon Cycle Feedbacks", "translator" : [ { "dropping-particle" : "", "family" : "L3929", "given" : "", "non-dropping-particle" : "", "parse-names" : false, "suffix" : "" } ], "type" : "article-journal", "volume" : "22" }, "uris" : [ "http://www.mendeley.com/documents/?uuid=8cc301f9-b027-3602-936e-036e9cffa84d" ] } ], "mendeley" : { "formattedCitation" : "(Gregory et al., 2009)", "plainTextFormattedCitation" : "(Gregory et al., 2009)", "previouslyFormattedCitation" : "(Gregory et al., 2009)" }, "properties" : { "noteIndex" : 0 }, "schema" : "https://github.com/citation-style-language/schema/raw/master/csl-citation.json" }</w:instrText>
      </w:r>
      <w:r w:rsidR="00F72FF0" w:rsidRPr="001E7A27">
        <w:rPr>
          <w:rFonts w:eastAsia="DejaVu Sans"/>
          <w:lang w:val="en-GB"/>
        </w:rPr>
        <w:fldChar w:fldCharType="separate"/>
      </w:r>
      <w:r w:rsidR="00025FA2" w:rsidRPr="001E7A27">
        <w:rPr>
          <w:rFonts w:eastAsia="DejaVu Sans"/>
          <w:noProof/>
          <w:lang w:val="en-GB"/>
        </w:rPr>
        <w:t>(Gregory et al., 2009)</w:t>
      </w:r>
      <w:r w:rsidR="00F72FF0" w:rsidRPr="001E7A27">
        <w:rPr>
          <w:rFonts w:eastAsia="DejaVu Sans"/>
          <w:lang w:val="en-GB"/>
        </w:rPr>
        <w:fldChar w:fldCharType="end"/>
      </w:r>
      <w:r w:rsidR="00F72FF0" w:rsidRPr="001E7A27">
        <w:rPr>
          <w:rFonts w:eastAsia="DejaVu Sans"/>
          <w:lang w:val="en-GB"/>
        </w:rPr>
        <w:t>. The contributions of non-CO</w:t>
      </w:r>
      <w:r w:rsidR="00F72FF0" w:rsidRPr="001E7A27">
        <w:rPr>
          <w:rFonts w:eastAsia="DejaVu Sans"/>
          <w:vertAlign w:val="subscript"/>
          <w:lang w:val="en-GB"/>
        </w:rPr>
        <w:t>2</w:t>
      </w:r>
      <w:r w:rsidR="00F72FF0" w:rsidRPr="001E7A27">
        <w:rPr>
          <w:rFonts w:eastAsia="DejaVu Sans"/>
          <w:lang w:val="en-GB"/>
        </w:rPr>
        <w:t xml:space="preserve"> biogeochemical feedbacks combine to a linear feedback term of 30 ± 27 PgCeq °C</w:t>
      </w:r>
      <w:del w:id="4670" w:author="Ian Blenkinsop" w:date="2021-07-28T16:18:00Z">
        <w:r w:rsidR="00F72FF0" w:rsidRPr="001E7A27" w:rsidDel="00E4692D">
          <w:rPr>
            <w:rFonts w:eastAsia="DejaVu Sans"/>
            <w:vertAlign w:val="superscript"/>
            <w:lang w:val="en-GB"/>
          </w:rPr>
          <w:delText>-</w:delText>
        </w:r>
      </w:del>
      <w:ins w:id="4671" w:author="Ian Blenkinsop" w:date="2021-07-28T16:18:00Z">
        <w:r w:rsidR="00E4692D" w:rsidRPr="001E7A27">
          <w:rPr>
            <w:rFonts w:eastAsia="DejaVu Sans"/>
            <w:vertAlign w:val="superscript"/>
            <w:lang w:val="en-GB"/>
          </w:rPr>
          <w:t>–</w:t>
        </w:r>
      </w:ins>
      <w:r w:rsidR="00F72FF0" w:rsidRPr="001E7A27">
        <w:rPr>
          <w:rFonts w:eastAsia="DejaVu Sans"/>
          <w:vertAlign w:val="superscript"/>
          <w:lang w:val="en-GB"/>
        </w:rPr>
        <w:t>1</w:t>
      </w:r>
      <w:r w:rsidR="00F72FF0" w:rsidRPr="001E7A27">
        <w:rPr>
          <w:rFonts w:eastAsia="DejaVu Sans"/>
          <w:lang w:val="en-GB"/>
        </w:rPr>
        <w:t xml:space="preserve"> (1 standard deviation range, 111 ± 98 Gt CO</w:t>
      </w:r>
      <w:r w:rsidR="00F72FF0" w:rsidRPr="001E7A27">
        <w:rPr>
          <w:rFonts w:eastAsia="DejaVu Sans"/>
          <w:vertAlign w:val="subscript"/>
          <w:lang w:val="en-GB"/>
        </w:rPr>
        <w:t>2</w:t>
      </w:r>
      <w:r w:rsidR="00F72FF0" w:rsidRPr="001E7A27">
        <w:rPr>
          <w:rFonts w:eastAsia="DejaVu Sans"/>
          <w:lang w:val="en-GB"/>
        </w:rPr>
        <w:t>eq °C</w:t>
      </w:r>
      <w:del w:id="4672" w:author="Ian Blenkinsop" w:date="2021-07-28T16:18:00Z">
        <w:r w:rsidR="00F72FF0" w:rsidRPr="001E7A27" w:rsidDel="00E4692D">
          <w:rPr>
            <w:rFonts w:eastAsia="DejaVu Sans"/>
            <w:vertAlign w:val="superscript"/>
            <w:lang w:val="en-GB"/>
          </w:rPr>
          <w:delText>-</w:delText>
        </w:r>
      </w:del>
      <w:ins w:id="4673" w:author="Ian Blenkinsop" w:date="2021-07-28T16:18:00Z">
        <w:r w:rsidR="00E4692D" w:rsidRPr="001E7A27">
          <w:rPr>
            <w:rFonts w:eastAsia="DejaVu Sans"/>
            <w:vertAlign w:val="superscript"/>
            <w:lang w:val="en-GB"/>
          </w:rPr>
          <w:t>–</w:t>
        </w:r>
      </w:ins>
      <w:r w:rsidR="00F72FF0" w:rsidRPr="001E7A27">
        <w:rPr>
          <w:rFonts w:eastAsia="DejaVu Sans"/>
          <w:vertAlign w:val="superscript"/>
          <w:lang w:val="en-GB"/>
        </w:rPr>
        <w:t>1</w:t>
      </w:r>
      <w:r w:rsidR="00F72FF0" w:rsidRPr="001E7A27">
        <w:rPr>
          <w:rFonts w:eastAsia="DejaVu Sans"/>
          <w:lang w:val="en-GB"/>
        </w:rPr>
        <w:t>)</w:t>
      </w:r>
      <w:r w:rsidR="00CB65FB" w:rsidRPr="001E7A27">
        <w:rPr>
          <w:lang w:val="en-GB" w:eastAsia="en-GB"/>
        </w:rPr>
        <w:t xml:space="preserve">, including a feedback term of </w:t>
      </w:r>
      <w:r w:rsidR="00CB65FB" w:rsidRPr="001E7A27">
        <w:rPr>
          <w:rFonts w:eastAsia="MinionPro-Regular" w:cs="Times New Roman"/>
          <w:lang w:val="en-GB" w:eastAsia="ja-JP"/>
        </w:rPr>
        <w:t>–</w:t>
      </w:r>
      <w:r w:rsidR="00CB65FB" w:rsidRPr="001E7A27">
        <w:rPr>
          <w:lang w:val="en-GB" w:eastAsia="en-GB"/>
        </w:rPr>
        <w:t>11 (</w:t>
      </w:r>
      <w:r w:rsidR="00CB65FB" w:rsidRPr="001E7A27">
        <w:rPr>
          <w:rFonts w:eastAsia="MinionPro-Regular" w:cs="Times New Roman"/>
          <w:lang w:val="en-GB" w:eastAsia="ja-JP"/>
        </w:rPr>
        <w:t>–</w:t>
      </w:r>
      <w:r w:rsidR="00CB65FB" w:rsidRPr="001E7A27">
        <w:rPr>
          <w:lang w:val="en-GB" w:eastAsia="en-GB"/>
        </w:rPr>
        <w:t xml:space="preserve">18 to </w:t>
      </w:r>
      <w:r w:rsidR="00CB65FB" w:rsidRPr="001E7A27">
        <w:rPr>
          <w:rFonts w:eastAsia="MinionPro-Regular" w:cs="Times New Roman"/>
          <w:lang w:val="en-GB" w:eastAsia="ja-JP"/>
        </w:rPr>
        <w:t>–</w:t>
      </w:r>
      <w:r w:rsidR="00CB65FB" w:rsidRPr="001E7A27">
        <w:rPr>
          <w:lang w:val="en-GB" w:eastAsia="en-GB"/>
        </w:rPr>
        <w:t>5) PgCeq °C</w:t>
      </w:r>
      <w:del w:id="4674" w:author="Ian Blenkinsop" w:date="2021-07-28T16:18:00Z">
        <w:r w:rsidR="00CB65FB" w:rsidRPr="001E7A27" w:rsidDel="00E4692D">
          <w:rPr>
            <w:vertAlign w:val="superscript"/>
            <w:lang w:val="en-GB" w:eastAsia="en-GB"/>
          </w:rPr>
          <w:delText>-</w:delText>
        </w:r>
      </w:del>
      <w:ins w:id="4675" w:author="Ian Blenkinsop" w:date="2021-07-28T16:18:00Z">
        <w:r w:rsidR="00E4692D" w:rsidRPr="001E7A27">
          <w:rPr>
            <w:vertAlign w:val="superscript"/>
            <w:lang w:val="en-GB" w:eastAsia="en-GB"/>
          </w:rPr>
          <w:t>–</w:t>
        </w:r>
      </w:ins>
      <w:r w:rsidR="00CB65FB" w:rsidRPr="001E7A27">
        <w:rPr>
          <w:vertAlign w:val="superscript"/>
          <w:lang w:val="en-GB" w:eastAsia="en-GB"/>
        </w:rPr>
        <w:t>1</w:t>
      </w:r>
      <w:r w:rsidR="00CB65FB" w:rsidRPr="001E7A27">
        <w:rPr>
          <w:lang w:val="en-GB" w:eastAsia="en-GB"/>
        </w:rPr>
        <w:t xml:space="preserve"> (5</w:t>
      </w:r>
      <w:del w:id="4676" w:author="Ian Blenkinsop" w:date="2021-07-29T08:51:00Z">
        <w:r w:rsidR="00CB65FB" w:rsidRPr="001E7A27" w:rsidDel="0086190C">
          <w:rPr>
            <w:vertAlign w:val="superscript"/>
            <w:lang w:val="en-GB" w:eastAsia="en-GB"/>
            <w:rPrChange w:id="4677" w:author="Ian Blenkinsop" w:date="2021-07-28T18:52:00Z">
              <w:rPr>
                <w:lang w:val="en-GB" w:eastAsia="en-GB"/>
              </w:rPr>
            </w:rPrChange>
          </w:rPr>
          <w:delText>th</w:delText>
        </w:r>
      </w:del>
      <w:r w:rsidR="00CB65FB" w:rsidRPr="001E7A27">
        <w:rPr>
          <w:rFonts w:eastAsia="MinionPro-Regular" w:cs="Times New Roman"/>
          <w:lang w:val="en-GB" w:eastAsia="ja-JP"/>
        </w:rPr>
        <w:t>–</w:t>
      </w:r>
      <w:r w:rsidR="00CB65FB" w:rsidRPr="001E7A27">
        <w:rPr>
          <w:lang w:val="en-GB" w:eastAsia="en-GB"/>
        </w:rPr>
        <w:t xml:space="preserve">95th percentile range, </w:t>
      </w:r>
      <w:r w:rsidR="00CB65FB" w:rsidRPr="001E7A27">
        <w:rPr>
          <w:rFonts w:eastAsia="MinionPro-Regular" w:cs="Times New Roman"/>
          <w:lang w:val="en-GB" w:eastAsia="ja-JP"/>
        </w:rPr>
        <w:t>–</w:t>
      </w:r>
      <w:r w:rsidR="00CB65FB" w:rsidRPr="001E7A27">
        <w:rPr>
          <w:lang w:val="en-GB" w:eastAsia="en-GB"/>
        </w:rPr>
        <w:t xml:space="preserve">40 </w:t>
      </w:r>
      <w:commentRangeStart w:id="4678"/>
      <w:r w:rsidR="00CB65FB" w:rsidRPr="001E7A27">
        <w:rPr>
          <w:lang w:val="en-GB" w:eastAsia="en-GB"/>
        </w:rPr>
        <w:t>(</w:t>
      </w:r>
      <w:r w:rsidR="00CB65FB" w:rsidRPr="001E7A27">
        <w:rPr>
          <w:rFonts w:eastAsia="MinionPro-Regular" w:cs="Times New Roman"/>
          <w:lang w:val="en-GB" w:eastAsia="ja-JP"/>
        </w:rPr>
        <w:t>–</w:t>
      </w:r>
      <w:r w:rsidR="00CB65FB" w:rsidRPr="001E7A27">
        <w:rPr>
          <w:lang w:val="en-GB" w:eastAsia="en-GB"/>
        </w:rPr>
        <w:t xml:space="preserve">62 to </w:t>
      </w:r>
      <w:r w:rsidR="00CB65FB" w:rsidRPr="001E7A27">
        <w:rPr>
          <w:rFonts w:eastAsia="MinionPro-Regular" w:cs="Times New Roman"/>
          <w:lang w:val="en-GB" w:eastAsia="ja-JP"/>
        </w:rPr>
        <w:t>–</w:t>
      </w:r>
      <w:r w:rsidR="00CB65FB" w:rsidRPr="001E7A27">
        <w:rPr>
          <w:lang w:val="en-GB" w:eastAsia="en-GB"/>
        </w:rPr>
        <w:t xml:space="preserve">18) </w:t>
      </w:r>
      <w:commentRangeEnd w:id="4678"/>
      <w:r w:rsidR="003D2BB4">
        <w:rPr>
          <w:rStyle w:val="CommentReference"/>
          <w:lang w:val="en-GB"/>
        </w:rPr>
        <w:commentReference w:id="4678"/>
      </w:r>
      <w:r w:rsidR="00CB65FB" w:rsidRPr="001E7A27">
        <w:rPr>
          <w:lang w:val="en-GB" w:eastAsia="en-GB"/>
        </w:rPr>
        <w:t>Gt CO</w:t>
      </w:r>
      <w:r w:rsidR="00CB65FB" w:rsidRPr="001E7A27">
        <w:rPr>
          <w:vertAlign w:val="subscript"/>
          <w:lang w:val="en-GB" w:eastAsia="en-GB"/>
        </w:rPr>
        <w:t>2</w:t>
      </w:r>
      <w:r w:rsidR="00CB65FB" w:rsidRPr="001E7A27">
        <w:rPr>
          <w:lang w:val="en-GB" w:eastAsia="en-GB"/>
        </w:rPr>
        <w:t>eq °C</w:t>
      </w:r>
      <w:del w:id="4679" w:author="Ian Blenkinsop" w:date="2021-07-28T16:20:00Z">
        <w:r w:rsidR="00CB65FB" w:rsidRPr="001E7A27" w:rsidDel="006C2F7B">
          <w:rPr>
            <w:vertAlign w:val="superscript"/>
            <w:lang w:val="en-GB" w:eastAsia="en-GB"/>
          </w:rPr>
          <w:delText>-</w:delText>
        </w:r>
      </w:del>
      <w:ins w:id="4680" w:author="Ian Blenkinsop" w:date="2021-07-28T16:20:00Z">
        <w:r w:rsidR="006C2F7B" w:rsidRPr="001E7A27">
          <w:rPr>
            <w:vertAlign w:val="superscript"/>
            <w:lang w:val="en-GB" w:eastAsia="en-GB"/>
          </w:rPr>
          <w:t>–</w:t>
        </w:r>
      </w:ins>
      <w:r w:rsidR="00CB65FB" w:rsidRPr="001E7A27">
        <w:rPr>
          <w:vertAlign w:val="superscript"/>
          <w:lang w:val="en-GB" w:eastAsia="en-GB"/>
        </w:rPr>
        <w:t>1</w:t>
      </w:r>
      <w:r w:rsidR="00CB65FB" w:rsidRPr="001E7A27">
        <w:rPr>
          <w:lang w:val="en-GB" w:eastAsia="en-GB"/>
        </w:rPr>
        <w:t>) from natural CH</w:t>
      </w:r>
      <w:r w:rsidR="00CB65FB" w:rsidRPr="001E7A27">
        <w:rPr>
          <w:vertAlign w:val="subscript"/>
          <w:lang w:val="en-GB" w:eastAsia="en-GB"/>
        </w:rPr>
        <w:t>4</w:t>
      </w:r>
      <w:r w:rsidR="00CB65FB" w:rsidRPr="001E7A27">
        <w:rPr>
          <w:lang w:val="en-GB" w:eastAsia="en-GB"/>
        </w:rPr>
        <w:t xml:space="preserve"> and N</w:t>
      </w:r>
      <w:r w:rsidR="00CB65FB" w:rsidRPr="001E7A27">
        <w:rPr>
          <w:vertAlign w:val="subscript"/>
          <w:lang w:val="en-GB" w:eastAsia="en-GB"/>
        </w:rPr>
        <w:t>2</w:t>
      </w:r>
      <w:r w:rsidR="00CB65FB" w:rsidRPr="001E7A27">
        <w:rPr>
          <w:lang w:val="en-GB" w:eastAsia="en-GB"/>
        </w:rPr>
        <w:t>O sources. </w:t>
      </w:r>
      <w:r w:rsidR="00F72FF0" w:rsidRPr="001E7A27">
        <w:rPr>
          <w:rFonts w:eastAsia="DejaVu Sans"/>
          <w:lang w:val="en-GB"/>
        </w:rPr>
        <w:t xml:space="preserve">The biogeochemical feedback from permafrost thaw leads to a combined linear feedback term of </w:t>
      </w:r>
      <w:r w:rsidR="00F72FF0" w:rsidRPr="001E7A27">
        <w:rPr>
          <w:rFonts w:eastAsia="MinionPro-Regular" w:cs="Times New Roman"/>
          <w:lang w:val="en-GB" w:eastAsia="ja-JP"/>
        </w:rPr>
        <w:t>–</w:t>
      </w:r>
      <w:r w:rsidR="00F72FF0" w:rsidRPr="001E7A27">
        <w:rPr>
          <w:rFonts w:eastAsia="DejaVu Sans"/>
          <w:lang w:val="en-GB"/>
        </w:rPr>
        <w:t>21 ± 12 PgCeq °C</w:t>
      </w:r>
      <w:del w:id="4681" w:author="Ian Blenkinsop" w:date="2021-07-28T16:20:00Z">
        <w:r w:rsidR="00F72FF0" w:rsidRPr="001E7A27" w:rsidDel="006C2F7B">
          <w:rPr>
            <w:rFonts w:eastAsia="DejaVu Sans"/>
            <w:vertAlign w:val="superscript"/>
            <w:lang w:val="en-GB"/>
          </w:rPr>
          <w:delText>-</w:delText>
        </w:r>
      </w:del>
      <w:ins w:id="4682" w:author="Ian Blenkinsop" w:date="2021-07-28T16:20:00Z">
        <w:r w:rsidR="006C2F7B" w:rsidRPr="001E7A27">
          <w:rPr>
            <w:rFonts w:eastAsia="DejaVu Sans"/>
            <w:vertAlign w:val="superscript"/>
            <w:lang w:val="en-GB"/>
          </w:rPr>
          <w:t>–</w:t>
        </w:r>
      </w:ins>
      <w:r w:rsidR="00F72FF0" w:rsidRPr="001E7A27">
        <w:rPr>
          <w:rFonts w:eastAsia="DejaVu Sans"/>
          <w:vertAlign w:val="superscript"/>
          <w:lang w:val="en-GB"/>
        </w:rPr>
        <w:t>1</w:t>
      </w:r>
      <w:r w:rsidR="00F72FF0" w:rsidRPr="001E7A27">
        <w:rPr>
          <w:rFonts w:eastAsia="DejaVu Sans"/>
          <w:lang w:val="en-GB"/>
        </w:rPr>
        <w:t xml:space="preserve"> (1 standard deviation range </w:t>
      </w:r>
      <w:r w:rsidR="00F72FF0" w:rsidRPr="001E7A27">
        <w:rPr>
          <w:rFonts w:eastAsia="MinionPro-Regular" w:cs="Times New Roman"/>
          <w:lang w:val="en-GB" w:eastAsia="ja-JP"/>
        </w:rPr>
        <w:t>–</w:t>
      </w:r>
      <w:r w:rsidR="00F72FF0" w:rsidRPr="001E7A27">
        <w:rPr>
          <w:rFonts w:eastAsia="DejaVu Sans"/>
          <w:lang w:val="en-GB"/>
        </w:rPr>
        <w:t>77 ± 44 Gt CO</w:t>
      </w:r>
      <w:r w:rsidR="00F72FF0" w:rsidRPr="001E7A27">
        <w:rPr>
          <w:rFonts w:eastAsia="DejaVu Sans"/>
          <w:vertAlign w:val="subscript"/>
          <w:lang w:val="en-GB"/>
          <w:rPrChange w:id="4683" w:author="Soapbox" w:date="2021-07-21T13:12:00Z">
            <w:rPr>
              <w:rFonts w:eastAsia="DejaVu Sans"/>
              <w:lang w:val="en-GB"/>
            </w:rPr>
          </w:rPrChange>
        </w:rPr>
        <w:t>2</w:t>
      </w:r>
      <w:r w:rsidR="00F72FF0" w:rsidRPr="001E7A27">
        <w:rPr>
          <w:rFonts w:eastAsia="DejaVu Sans"/>
          <w:lang w:val="en-GB"/>
        </w:rPr>
        <w:t>eq °C</w:t>
      </w:r>
      <w:del w:id="4684" w:author="Ian Blenkinsop" w:date="2021-07-28T16:20:00Z">
        <w:r w:rsidR="00F72FF0" w:rsidRPr="001E7A27" w:rsidDel="006C2F7B">
          <w:rPr>
            <w:rFonts w:eastAsia="DejaVu Sans"/>
            <w:vertAlign w:val="superscript"/>
            <w:lang w:val="en-GB"/>
          </w:rPr>
          <w:delText>-</w:delText>
        </w:r>
      </w:del>
      <w:ins w:id="4685" w:author="Ian Blenkinsop" w:date="2021-07-28T16:20:00Z">
        <w:r w:rsidR="006C2F7B" w:rsidRPr="001E7A27">
          <w:rPr>
            <w:rFonts w:eastAsia="DejaVu Sans"/>
            <w:vertAlign w:val="superscript"/>
            <w:lang w:val="en-GB"/>
          </w:rPr>
          <w:t>–</w:t>
        </w:r>
      </w:ins>
      <w:r w:rsidR="00F72FF0" w:rsidRPr="001E7A27">
        <w:rPr>
          <w:rFonts w:eastAsia="DejaVu Sans"/>
          <w:vertAlign w:val="superscript"/>
          <w:lang w:val="en-GB"/>
        </w:rPr>
        <w:t>1</w:t>
      </w:r>
      <w:r w:rsidR="00F72FF0" w:rsidRPr="001E7A27">
        <w:rPr>
          <w:rFonts w:eastAsia="DejaVu Sans"/>
          <w:lang w:val="en-GB"/>
        </w:rPr>
        <w:t>). For the integration of these feedbacks in the assessment of the remaining carbon budget (Section 5.5.2), two individual non-CO</w:t>
      </w:r>
      <w:r w:rsidR="00F72FF0" w:rsidRPr="001E7A27">
        <w:rPr>
          <w:rFonts w:eastAsia="DejaVu Sans"/>
          <w:vertAlign w:val="subscript"/>
          <w:lang w:val="en-GB"/>
        </w:rPr>
        <w:t>2</w:t>
      </w:r>
      <w:r w:rsidR="00F72FF0" w:rsidRPr="001E7A27">
        <w:rPr>
          <w:rFonts w:eastAsia="DejaVu Sans"/>
          <w:lang w:val="en-GB"/>
        </w:rPr>
        <w:t xml:space="preserve"> feedback</w:t>
      </w:r>
      <w:r w:rsidR="00015579" w:rsidRPr="001E7A27">
        <w:rPr>
          <w:rFonts w:eastAsia="DejaVu Sans"/>
          <w:lang w:val="en-GB"/>
        </w:rPr>
        <w:t>s</w:t>
      </w:r>
      <w:r w:rsidR="00F72FF0" w:rsidRPr="001E7A27">
        <w:rPr>
          <w:rFonts w:eastAsia="DejaVu Sans"/>
          <w:lang w:val="en-GB"/>
        </w:rPr>
        <w:t xml:space="preserve"> (tropospheric ozone, and methane lifetime) are captured in the AR6-calibrated emulators (Box 7.1). Excluding those two contributions, the resulting combined linear feedback term for application in Section 5.5.2 is assessed at a reduction of</w:t>
      </w:r>
      <w:r w:rsidR="00015579" w:rsidRPr="001E7A27">
        <w:rPr>
          <w:rFonts w:eastAsia="DejaVu Sans"/>
          <w:lang w:val="en-GB"/>
        </w:rPr>
        <w:t xml:space="preserve"> </w:t>
      </w:r>
      <w:r w:rsidR="00F72FF0" w:rsidRPr="001E7A27">
        <w:rPr>
          <w:rFonts w:eastAsia="DejaVu Sans"/>
          <w:lang w:val="en-GB"/>
        </w:rPr>
        <w:t>7 ± 27 PgCeq °C</w:t>
      </w:r>
      <w:del w:id="4686" w:author="Ian Blenkinsop" w:date="2021-07-28T16:20:00Z">
        <w:r w:rsidR="00F72FF0" w:rsidRPr="001E7A27" w:rsidDel="006C2F7B">
          <w:rPr>
            <w:rFonts w:eastAsia="DejaVu Sans"/>
            <w:vertAlign w:val="superscript"/>
            <w:lang w:val="en-GB"/>
          </w:rPr>
          <w:delText>-</w:delText>
        </w:r>
      </w:del>
      <w:ins w:id="4687" w:author="Ian Blenkinsop" w:date="2021-07-28T16:20:00Z">
        <w:r w:rsidR="006C2F7B" w:rsidRPr="001E7A27">
          <w:rPr>
            <w:rFonts w:eastAsia="DejaVu Sans"/>
            <w:vertAlign w:val="superscript"/>
            <w:lang w:val="en-GB"/>
          </w:rPr>
          <w:t>–</w:t>
        </w:r>
      </w:ins>
      <w:r w:rsidR="00F72FF0" w:rsidRPr="001E7A27">
        <w:rPr>
          <w:rFonts w:eastAsia="DejaVu Sans"/>
          <w:vertAlign w:val="superscript"/>
          <w:lang w:val="en-GB"/>
        </w:rPr>
        <w:t>1</w:t>
      </w:r>
      <w:r w:rsidR="00F72FF0" w:rsidRPr="001E7A27">
        <w:rPr>
          <w:rFonts w:eastAsia="DejaVu Sans"/>
          <w:lang w:val="en-GB"/>
        </w:rPr>
        <w:t xml:space="preserve"> (1 standard deviation range, </w:t>
      </w:r>
      <w:r w:rsidR="00F72FF0" w:rsidRPr="001E7A27">
        <w:rPr>
          <w:rFonts w:eastAsia="MinionPro-Regular" w:cs="Times New Roman"/>
          <w:lang w:val="en-GB" w:eastAsia="ja-JP"/>
        </w:rPr>
        <w:t>–</w:t>
      </w:r>
      <w:r w:rsidR="00F72FF0" w:rsidRPr="001E7A27">
        <w:rPr>
          <w:rFonts w:eastAsia="DejaVu Sans"/>
          <w:lang w:val="en-GB"/>
        </w:rPr>
        <w:t>26 ± 97 PgCeq °C</w:t>
      </w:r>
      <w:del w:id="4688" w:author="Ian Blenkinsop" w:date="2021-07-28T16:19:00Z">
        <w:r w:rsidR="00F72FF0" w:rsidRPr="001E7A27" w:rsidDel="006C2F7B">
          <w:rPr>
            <w:rFonts w:eastAsia="DejaVu Sans"/>
            <w:vertAlign w:val="superscript"/>
            <w:lang w:val="en-GB"/>
          </w:rPr>
          <w:delText>-</w:delText>
        </w:r>
      </w:del>
      <w:ins w:id="4689" w:author="Ian Blenkinsop" w:date="2021-07-28T16:19:00Z">
        <w:r w:rsidR="006C2F7B" w:rsidRPr="001E7A27">
          <w:rPr>
            <w:rFonts w:eastAsia="DejaVu Sans"/>
            <w:vertAlign w:val="superscript"/>
            <w:lang w:val="en-GB"/>
          </w:rPr>
          <w:t>–</w:t>
        </w:r>
      </w:ins>
      <w:r w:rsidR="00F72FF0" w:rsidRPr="001E7A27">
        <w:rPr>
          <w:rFonts w:eastAsia="DejaVu Sans"/>
          <w:vertAlign w:val="superscript"/>
          <w:lang w:val="en-GB"/>
        </w:rPr>
        <w:t>1</w:t>
      </w:r>
      <w:r w:rsidR="00F72FF0" w:rsidRPr="001E7A27">
        <w:rPr>
          <w:rFonts w:eastAsia="DejaVu Sans"/>
          <w:lang w:val="en-GB"/>
        </w:rPr>
        <w:t xml:space="preserve">). For the same reasons as for the feedback terms expressed in </w:t>
      </w:r>
      <w:r w:rsidR="00F72FF0" w:rsidRPr="001E7A27">
        <w:rPr>
          <w:lang w:val="en-GB"/>
        </w:rPr>
        <w:t>W m</w:t>
      </w:r>
      <w:del w:id="4690" w:author="Ian Blenkinsop" w:date="2021-07-28T16:20:00Z">
        <w:r w:rsidR="00F72FF0" w:rsidRPr="001E7A27" w:rsidDel="006C2F7B">
          <w:rPr>
            <w:vertAlign w:val="superscript"/>
            <w:lang w:val="en-GB"/>
          </w:rPr>
          <w:delText>-</w:delText>
        </w:r>
      </w:del>
      <w:ins w:id="4691" w:author="Ian Blenkinsop" w:date="2021-07-28T16:20:00Z">
        <w:r w:rsidR="006C2F7B" w:rsidRPr="001E7A27">
          <w:rPr>
            <w:vertAlign w:val="superscript"/>
            <w:lang w:val="en-GB"/>
          </w:rPr>
          <w:t>–</w:t>
        </w:r>
      </w:ins>
      <w:r w:rsidR="00F72FF0" w:rsidRPr="001E7A27">
        <w:rPr>
          <w:vertAlign w:val="superscript"/>
          <w:lang w:val="en-GB"/>
        </w:rPr>
        <w:t>2</w:t>
      </w:r>
      <w:r w:rsidR="00F72FF0" w:rsidRPr="001E7A27">
        <w:rPr>
          <w:lang w:val="en-GB"/>
        </w:rPr>
        <w:t xml:space="preserve"> °C</w:t>
      </w:r>
      <w:del w:id="4692" w:author="Ian Blenkinsop" w:date="2021-07-28T16:20:00Z">
        <w:r w:rsidR="00F72FF0" w:rsidRPr="001E7A27" w:rsidDel="006C2F7B">
          <w:rPr>
            <w:vertAlign w:val="superscript"/>
            <w:lang w:val="en-GB"/>
          </w:rPr>
          <w:delText>-</w:delText>
        </w:r>
      </w:del>
      <w:ins w:id="4693" w:author="Ian Blenkinsop" w:date="2021-07-28T16:20:00Z">
        <w:r w:rsidR="006C2F7B" w:rsidRPr="001E7A27">
          <w:rPr>
            <w:vertAlign w:val="superscript"/>
            <w:lang w:val="en-GB"/>
          </w:rPr>
          <w:t>–</w:t>
        </w:r>
      </w:ins>
      <w:r w:rsidR="00F72FF0" w:rsidRPr="001E7A27">
        <w:rPr>
          <w:vertAlign w:val="superscript"/>
          <w:lang w:val="en-GB"/>
        </w:rPr>
        <w:t>1</w:t>
      </w:r>
      <w:r w:rsidR="00F72FF0" w:rsidRPr="001E7A27">
        <w:rPr>
          <w:rFonts w:eastAsia="DejaVu Sans"/>
          <w:lang w:val="en-GB"/>
        </w:rPr>
        <w:t xml:space="preserve"> (see above), there is overall </w:t>
      </w:r>
      <w:r w:rsidR="00F72FF0" w:rsidRPr="001E7A27">
        <w:rPr>
          <w:rFonts w:eastAsia="DejaVu Sans"/>
          <w:i/>
          <w:iCs/>
          <w:lang w:val="en-GB"/>
        </w:rPr>
        <w:t>low confidence</w:t>
      </w:r>
      <w:r w:rsidR="00F72FF0" w:rsidRPr="001E7A27">
        <w:rPr>
          <w:rFonts w:eastAsia="DejaVu Sans"/>
          <w:lang w:val="en-GB"/>
        </w:rPr>
        <w:t xml:space="preserve"> in the magnitude of these feedbacks. </w:t>
      </w:r>
    </w:p>
    <w:p w14:paraId="73E2BC67" w14:textId="77777777" w:rsidR="00A63E93" w:rsidRPr="001E7A27" w:rsidRDefault="00A63E93" w:rsidP="005C7F25">
      <w:pPr>
        <w:pStyle w:val="AR6BodyText"/>
        <w:rPr>
          <w:b/>
          <w:bCs/>
          <w:lang w:val="en-GB" w:eastAsia="en-US"/>
        </w:rPr>
      </w:pPr>
    </w:p>
    <w:p w14:paraId="5C62BA6C" w14:textId="77777777" w:rsidR="00A63E93" w:rsidRPr="001E7A27" w:rsidRDefault="00A63E93" w:rsidP="005C7F25">
      <w:pPr>
        <w:pStyle w:val="AR6BodyText"/>
        <w:rPr>
          <w:b/>
          <w:bCs/>
          <w:lang w:val="en-GB" w:eastAsia="en-US"/>
        </w:rPr>
      </w:pPr>
    </w:p>
    <w:p w14:paraId="52969694" w14:textId="242A3C12" w:rsidR="00A63E93" w:rsidRPr="001E7A27" w:rsidRDefault="00A63E93" w:rsidP="00535548">
      <w:pPr>
        <w:pStyle w:val="AR6Chap5Level2511"/>
        <w:rPr>
          <w:lang w:val="en-GB"/>
        </w:rPr>
      </w:pPr>
      <w:bookmarkStart w:id="4694" w:name="_Toc33564295"/>
      <w:bookmarkStart w:id="4695" w:name="_Toc70535710"/>
      <w:r w:rsidRPr="001E7A27">
        <w:rPr>
          <w:lang w:val="en-GB"/>
        </w:rPr>
        <w:t xml:space="preserve">Abrupt </w:t>
      </w:r>
      <w:r w:rsidR="00EC2B15" w:rsidRPr="001E7A27">
        <w:rPr>
          <w:lang w:val="en-GB"/>
        </w:rPr>
        <w:t>C</w:t>
      </w:r>
      <w:r w:rsidRPr="001E7A27">
        <w:rPr>
          <w:lang w:val="en-GB"/>
        </w:rPr>
        <w:t xml:space="preserve">hanges and </w:t>
      </w:r>
      <w:r w:rsidR="00EC2B15" w:rsidRPr="001E7A27">
        <w:rPr>
          <w:lang w:val="en-GB"/>
        </w:rPr>
        <w:t>T</w:t>
      </w:r>
      <w:r w:rsidRPr="001E7A27">
        <w:rPr>
          <w:lang w:val="en-GB"/>
        </w:rPr>
        <w:t xml:space="preserve">ipping </w:t>
      </w:r>
      <w:r w:rsidR="00EC2B15" w:rsidRPr="001E7A27">
        <w:rPr>
          <w:lang w:val="en-GB"/>
        </w:rPr>
        <w:t>P</w:t>
      </w:r>
      <w:r w:rsidRPr="001E7A27">
        <w:rPr>
          <w:lang w:val="en-GB"/>
        </w:rPr>
        <w:t>oints</w:t>
      </w:r>
      <w:bookmarkEnd w:id="4694"/>
      <w:bookmarkEnd w:id="4695"/>
    </w:p>
    <w:p w14:paraId="761B8155" w14:textId="77777777" w:rsidR="00A63E93" w:rsidRPr="001E7A27" w:rsidRDefault="00A63E93" w:rsidP="005C7F25">
      <w:pPr>
        <w:pStyle w:val="AR6BodyText"/>
        <w:rPr>
          <w:lang w:val="en-GB"/>
        </w:rPr>
      </w:pPr>
    </w:p>
    <w:p w14:paraId="183D845B" w14:textId="70317827" w:rsidR="00A63E93" w:rsidRPr="001E7A27" w:rsidRDefault="00A63E93" w:rsidP="005C7F25">
      <w:pPr>
        <w:pStyle w:val="AR6BodyText"/>
        <w:rPr>
          <w:lang w:val="en-GB"/>
        </w:rPr>
      </w:pPr>
      <w:r w:rsidRPr="001E7A27">
        <w:rPr>
          <w:lang w:val="en-GB"/>
        </w:rPr>
        <w:t>The applicability of the linear feedback framework (Section 5.4.5.5) suggests that large-scale biogeochemical feedbacks are approximately linear in the forcing from changes in CO</w:t>
      </w:r>
      <w:r w:rsidRPr="001E7A27">
        <w:rPr>
          <w:rStyle w:val="AR6BodyTextCar"/>
          <w:rFonts w:cs="Times New Roman"/>
          <w:vertAlign w:val="subscript"/>
          <w:lang w:val="en-GB"/>
        </w:rPr>
        <w:t>2</w:t>
      </w:r>
      <w:r w:rsidRPr="001E7A27">
        <w:rPr>
          <w:lang w:val="en-GB"/>
        </w:rPr>
        <w:t xml:space="preserve"> and climate. Nevertheless, regionally the biosphere is known to be capable of producing abrupt changes or even ‘tipping points’ </w:t>
      </w:r>
      <w:r w:rsidRPr="001E7A27">
        <w:rPr>
          <w:lang w:val="en-GB"/>
        </w:rPr>
        <w:fldChar w:fldCharType="begin" w:fldLock="1"/>
      </w:r>
      <w:r w:rsidR="00747167" w:rsidRPr="001E7A27">
        <w:rPr>
          <w:lang w:val="en-GB"/>
        </w:rPr>
        <w:instrText>ADDIN CSL_CITATION { "citationItems" : [ { "id" : "ITEM-1", "itemData" : { "DOI" : "10.1002/2016GL069365", "ISSN" : "00948276", "abstract" : "Abstract The presence of multiple stable states has far-reaching consequences for a system's susceptibility to disturbances, including the possibility of abrupt transitions between stable states. The occurrence of multiple stable states of vegetation is supported by ecological theory, models, and observations. Here we describe the occurrence of multiple stable states of tree cover in a global dynamic vegetation model and provide the first global picture on multiple stable states of tree cover due to a fire-vegetation feedback. The multiple stable states occur in the transition zones between grasslands and forests, mainly in Africa and Asia. By sensitivity simulations and simplifying the relevant model equations we show that the occurrence of multiple states is caused by the sensitivity of the fire disturbance rate to the presence of woody plant types.", "author" : [ { "dropping-particle" : "", "family" : "Lasslop", "given" : "G", "non-dropping-particle" : "", "parse-names" : false, "suffix" : "" }, { "dropping-particle" : "", "family" : "Brovkin", "given" : "V", "non-dropping-particle" : "", "parse-names" : false, "suffix" : "" }, { "dropping-particle" : "", "family" : "Reick", "given" : "C H", "non-dropping-particle" : "", "parse-names" : false, "suffix" : "" }, { "dropping-particle" : "", "family" : "Bathiany", "given" : "S", "non-dropping-particle" : "", "parse-names" : false, "suffix" : "" }, { "dropping-particle" : "", "family" : "Kloster", "given" : "S", "non-dropping-particle" : "", "parse-names" : false, "suffix" : "" } ], "container-title" : "Geophysical Research Letters", "id" : "ITEM-1", "issue" : "12", "issued" : { "date-parts" : [ [ "2016", "6", "28" ] ] }, "note" : "added by A.Eliseev 25.01.2019", "page" : "6324-6331", "title" : "Multiple stable states of tree cover in a global land surface model due to a fire-vegetation feedback", "translator" : [ { "dropping-particle" : "", "family" : "L4731", "given" : "", "non-dropping-particle" : "", "parse-names" : false, "suffix" : "" } ], "type" : "article-journal", "volume" : "43" }, "uris" : [ "http://www.mendeley.com/documents/?uuid=7ed2f284-2943-482c-b6b1-9a1655dda9ef" ] }, { "id" : "ITEM-2", "itemData" : { "DOI" : "10.1038/nature11238", "ISSN" : "0028-0836", "author" : [ { "dropping-particle" : "", "family" : "Higgins", "given" : "Steven I", "non-dropping-particle" : "", "parse-names" : false, "suffix" : "" }, { "dropping-particle" : "", "family" : "Scheiter", "given" : "Simon", "non-dropping-particle" : "", "parse-names" : false, "suffix" : "" } ], "container-title" : "Nature", "id" : "ITEM-2", "issue" : "7410", "issued" : { "date-parts" : [ [ "2012", "8", "27" ] ] }, "note" : "added by A.Eliseev 25.01.2019", "page" : "209-212", "publisher" : "Nature Publishing Group, a division of Macmillan Publishers Limited. All Rights Reserved.", "title" : "Atmospheric CO2 forces abrupt vegetation shifts locally, but not globally", "translator" : [ { "dropping-particle" : "", "family" : "L4735", "given" : "", "non-dropping-particle" : "", "parse-names" : false, "suffix" : "" } ], "type" : "article-journal", "volume" : "488" }, "uris" : [ "http://www.mendeley.com/documents/?uuid=3fddb3a1-22e1-48bd-996f-e841b3f79e96" ] } ], "mendeley" : { "formattedCitation" : "(Higgins and Scheiter, 2012; Lasslop et al., 2016)", "plainTextFormattedCitation" : "(Higgins and Scheiter, 2012; Lasslop et al., 2016)", "previouslyFormattedCitation" : "(Higgins and Scheiter, 2012; Lasslop et al., 2016)" }, "properties" : { "noteIndex" : 0 }, "schema" : "https://github.com/citation-style-language/schema/raw/master/csl-citation.json" }</w:instrText>
      </w:r>
      <w:r w:rsidRPr="001E7A27">
        <w:rPr>
          <w:lang w:val="en-GB"/>
        </w:rPr>
        <w:fldChar w:fldCharType="separate"/>
      </w:r>
      <w:r w:rsidR="00025FA2" w:rsidRPr="001E7A27">
        <w:rPr>
          <w:noProof/>
          <w:lang w:val="en-GB"/>
        </w:rPr>
        <w:t>(Higgins and Scheiter, 2012; Lasslop et al., 2016)</w:t>
      </w:r>
      <w:r w:rsidRPr="001E7A27">
        <w:rPr>
          <w:lang w:val="en-GB"/>
        </w:rPr>
        <w:fldChar w:fldCharType="end"/>
      </w:r>
      <w:r w:rsidRPr="001E7A27">
        <w:rPr>
          <w:lang w:val="en-GB"/>
        </w:rPr>
        <w:t>. Abrupt change is defined as a change in the system that is substantially faster than the typical rate of the changes in its history (</w:t>
      </w:r>
      <w:del w:id="4696" w:author="Soapbox" w:date="2021-07-27T15:16:00Z">
        <w:r w:rsidRPr="001E7A27" w:rsidDel="006A6C53">
          <w:rPr>
            <w:rFonts w:cs="Times New Roman"/>
            <w:lang w:val="en-GB"/>
          </w:rPr>
          <w:delText xml:space="preserve">Chapter 1, </w:delText>
        </w:r>
      </w:del>
      <w:r w:rsidRPr="001E7A27">
        <w:rPr>
          <w:rFonts w:cs="Times New Roman"/>
          <w:lang w:val="en-GB"/>
        </w:rPr>
        <w:t>Section 1.4.5)</w:t>
      </w:r>
      <w:r w:rsidRPr="001E7A27">
        <w:rPr>
          <w:lang w:val="en-GB"/>
        </w:rPr>
        <w:t xml:space="preserve">. A related matter is a tipping point: a critical threshold beyond which a system reorganizes, often abruptly and/or irreversibly. Possible abrupt changes in the Earth system include those related to ecosystems and biogeochemistry </w:t>
      </w:r>
      <w:r w:rsidRPr="001E7A27">
        <w:rPr>
          <w:lang w:val="en-GB"/>
        </w:rPr>
        <w:fldChar w:fldCharType="begin" w:fldLock="1"/>
      </w:r>
      <w:r w:rsidR="00747167" w:rsidRPr="001E7A27">
        <w:rPr>
          <w:lang w:val="en-GB"/>
        </w:rPr>
        <w:instrText>ADDIN CSL_CITATION { "citationItems" : [ { "id" : "ITEM-1", "itemData" : { "DOI" : "10.1073/pnas.0705414105", "ISBN" : "1091-6490 (Electronic) 0027-8424 (Linking)", "ISSN" : "0027-8424", "PMID" : "18258748", "abstract" : "The term \u2018\u2018tipping point\u2019\u2019 commonly refers to a critical threshold at which a tiny perturbation can qualitatively alter the state or development of a system. Here we introduce the term \u2018\u2018tipping element\u2019\u2019 to describe large-scale components of the Earth system that may pass a tipping point. We critically evaluate potential policy-relevant tipping elements in the climate system under anthropogenic forcing, drawing on the pertinent literature and a recent international workshop to compile a short list, and we assess where their tipping points lie. An expert elicitation is used to help rank their sensitivity to global warming and the uncertainty about the underlying physical mechanisms. Then we explain how, in principle, early warning systems could be established to detect the proximity of some tipping points.", "author" : [ { "dropping-particle" : "", "family" : "Lenton", "given" : "T. M.", "non-dropping-particle" : "", "parse-names" : false, "suffix" : "" }, { "dropping-particle" : "", "family" : "Held", "given" : "H.", "non-dropping-particle" : "", "parse-names" : false, "suffix" : "" }, { "dropping-particle" : "", "family" : "Kriegler", "given" : "E.", "non-dropping-particle" : "", "parse-names" : false, "suffix" : "" }, { "dropping-particle" : "", "family" : "Hall", "given" : "J. W.", "non-dropping-particle" : "", "parse-names" : false, "suffix" : "" }, { "dropping-particle" : "", "family" : "Lucht", "given" : "W.", "non-dropping-particle" : "", "parse-names" : false, "suffix" : "" }, { "dropping-particle" : "", "family" : "Rahmstorf", "given" : "S.", "non-dropping-particle" : "", "parse-names" : false, "suffix" : "" }, { "dropping-particle" : "", "family" : "Schellnhuber", "given" : "H. J.", "non-dropping-particle" : "", "parse-names" : false, "suffix" : "" } ], "container-title" : "Proceedings of the National Academy of Sciences", "id" : "ITEM-1", "issue" : "6", "issued" : { "date-parts" : [ [ "2008", "2", "12" ] ] }, "page" : "1786-1793", "title" : "Tipping elements in the Earth's climate system", "translator" : [ { "dropping-particle" : "", "family" : "L4304", "given" : "", "non-dropping-particle" : "", "parse-names" : false, "suffix" : "" } ], "type" : "article-journal", "volume" : "105" }, "uris" : [ "http://www.mendeley.com/documents/?uuid=52262b93-47cf-39bf-9153-951449c0bd92" ] }, { "id" : "ITEM-2", "itemData" : { "DOI" : "10.1073/pnas.1810141115", "ISSN" : "0027-8424", "PMID" : "30082409", "abstract" : "We explore the risk that self-reinforcing feedbacks could push the Earth System toward a planetary threshold that, if crossed, could prevent stabilization of the climate at intermediate temperature rises and cause continued warming on a \u201cHothouse Earth\u201d pathway even as human emissions are reduced. Crossing the threshold would lead to a much higher global average temperature than any interglacial in the past 1.2 million years and to sea levels significantly higher than at any time in the Holocene. We examine the evidence that such a threshold might exist and where it might be. If the threshold is crossed, the resulting trajectory would likely cause serious disruptions to ecosystems, society, and economies. Collective human action is required to steer the Earth System away from a potential threshold and stabilize it in a habitable interglacial-like state. Such action entails stewardship of the entire Earth System\u2014biosphere, climate, and societies\u2014and could include decarbonization of the global economy, enhancement of biosphere carbon sinks, behavioral changes, technological innovations, new governance arrangements, and transformed social values.", "author" : [ { "dropping-particle" : "", "family" : "Steffen", "given" : "Will", "non-dropping-particle" : "", "parse-names" : false, "suffix" : "" }, { "dropping-particle" : "", "family" : "Rockstr\u00f6m", "given" : "Johan", "non-dropping-particle" : "", "parse-names" : false, "suffix" : "" }, { "dropping-particle" : "", "family" : "Richardson", "given" : "Katherine", "non-dropping-particle" : "", "parse-names" : false, "suffix" : "" }, { "dropping-particle" : "", "family" : "Lenton", "given" : "Timothy M", "non-dropping-particle" : "", "parse-names" : false, "suffix" : "" }, { "dropping-particle" : "", "family" : "Folke", "given" : "Carl", "non-dropping-particle" : "", "parse-names" : false, "suffix" : "" }, { "dropping-particle" : "", "family" : "Liverman", "given" : "Diana", "non-dropping-particle" : "", "parse-names" : false, "suffix" : "" }, { "dropping-particle" : "", "family" : "Summerhayes", "given" : "Colin P", "non-dropping-particle" : "", "parse-names" : false, "suffix" : "" }, { "dropping-particle" : "", "family" : "Barnosky", "given" : "Anthony D", "non-dropping-particle" : "", "parse-names" : false, "suffix" : "" }, { "dropping-particle" : "", "family" : "Cornell", "given" : "Sarah E", "non-dropping-particle" : "", "parse-names" : false, "suffix" : "" }, { "dropping-particle" : "", "family" : "Crucifix", "given" : "Michel", "non-dropping-particle" : "", "parse-names" : false, "suffix" : "" }, { "dropping-particle" : "", "family" : "Donges", "given" : "Jonathan F", "non-dropping-particle" : "", "parse-names" : false, "suffix" : "" }, { "dropping-particle" : "", "family" : "Fetzer", "given" : "Ingo", "non-dropping-particle" : "", "parse-names" : false, "suffix" : "" }, { "dropping-particle" : "", "family" : "Lade", "given" : "Steven J", "non-dropping-particle" : "", "parse-names" : false, "suffix" : "" }, { "dropping-particle" : "", "family" : "Scheffer", "given" : "Marten", "non-dropping-particle" : "", "parse-names" : false, "suffix" : "" }, { "dropping-particle" : "", "family" : "Winkelmann", "given" : "Ricarda", "non-dropping-particle" : "", "parse-names" : false, "suffix" : "" }, { "dropping-particle" : "", "family" : "Schellnhuber", "given" : "Hans Joachim", "non-dropping-particle" : "", "parse-names" : false, "suffix" : "" } ], "container-title" : "Proceedings of the National Academy of Sciences", "id" : "ITEM-2", "issue" : "33", "issued" : { "date-parts" : [ [ "2018", "8", "14" ] ] }, "page" : "8252-8259", "publisher" : "National Academy of Sciences", "title" : "Trajectories of the Earth System in the Anthropocene", "translator" : [ { "dropping-particle" : "", "family" : "L4422", "given" : "", "non-dropping-particle" : "", "parse-names" : false, "suffix" : "" } ], "type" : "article-journal", "volume" : "115" }, "uris" : [ "http://www.mendeley.com/documents/?uuid=619566dc-67f7-39f3-a0ab-41e9f82f7b94" ] } ], "mendeley" : { "formattedCitation" : "(Lenton et al., 2008; Steffen et al., 2018)", "plainTextFormattedCitation" : "(Lenton et al., 2008; Steffen et al., 2018)", "previouslyFormattedCitation" : "(Lenton et al., 2008; Steffen et al., 2018)" }, "properties" : { "noteIndex" : 0 }, "schema" : "https://github.com/citation-style-language/schema/raw/master/csl-citation.json" }</w:instrText>
      </w:r>
      <w:r w:rsidRPr="001E7A27">
        <w:rPr>
          <w:lang w:val="en-GB"/>
        </w:rPr>
        <w:fldChar w:fldCharType="separate"/>
      </w:r>
      <w:r w:rsidR="00025FA2" w:rsidRPr="001E7A27">
        <w:rPr>
          <w:noProof/>
          <w:lang w:val="en-GB"/>
        </w:rPr>
        <w:t>(Lenton et al., 2008; Steffen et al., 2018)</w:t>
      </w:r>
      <w:r w:rsidRPr="001E7A27">
        <w:rPr>
          <w:lang w:val="en-GB"/>
        </w:rPr>
        <w:fldChar w:fldCharType="end"/>
      </w:r>
      <w:r w:rsidRPr="001E7A27">
        <w:rPr>
          <w:lang w:val="en-GB"/>
        </w:rPr>
        <w:t>: tropical and boreal forest dieback; and release of greenhouse gases</w:t>
      </w:r>
      <w:ins w:id="4697" w:author="Soapbox" w:date="2021-07-21T13:16:00Z">
        <w:r w:rsidR="003A122C" w:rsidRPr="001E7A27">
          <w:rPr>
            <w:lang w:val="en-GB"/>
          </w:rPr>
          <w:t xml:space="preserve"> (GHGs)</w:t>
        </w:r>
      </w:ins>
      <w:r w:rsidRPr="001E7A27">
        <w:rPr>
          <w:lang w:val="en-GB"/>
        </w:rPr>
        <w:t xml:space="preserve"> from permafrost</w:t>
      </w:r>
      <w:r w:rsidRPr="001E7A27">
        <w:rPr>
          <w:rFonts w:cs="Times New Roman"/>
          <w:lang w:val="en-GB"/>
        </w:rPr>
        <w:t xml:space="preserve"> and methane clathrates (Table 5.6). </w:t>
      </w:r>
      <w:r w:rsidRPr="001E7A27">
        <w:rPr>
          <w:lang w:val="en-GB"/>
        </w:rPr>
        <w:t>It is not currently possible to carry</w:t>
      </w:r>
      <w:r w:rsidR="007201C3" w:rsidRPr="001E7A27">
        <w:rPr>
          <w:lang w:val="en-GB"/>
        </w:rPr>
        <w:t xml:space="preserve"> </w:t>
      </w:r>
      <w:r w:rsidRPr="001E7A27">
        <w:rPr>
          <w:lang w:val="en-GB"/>
        </w:rPr>
        <w:t>out a full</w:t>
      </w:r>
      <w:r w:rsidR="007201C3" w:rsidRPr="001E7A27">
        <w:rPr>
          <w:lang w:val="en-GB"/>
        </w:rPr>
        <w:t xml:space="preserve"> </w:t>
      </w:r>
      <w:r w:rsidRPr="001E7A27">
        <w:rPr>
          <w:lang w:val="en-GB"/>
        </w:rPr>
        <w:t xml:space="preserve">assessment of proposed abrupt changes and tipping points in the biogeochemical cycles. In this section we therefore focus </w:t>
      </w:r>
      <w:del w:id="4698" w:author="Soapbox" w:date="2021-07-21T13:16:00Z">
        <w:r w:rsidRPr="001E7A27" w:rsidDel="003A122C">
          <w:rPr>
            <w:lang w:val="en-GB"/>
          </w:rPr>
          <w:delText xml:space="preserve">instead </w:delText>
        </w:r>
      </w:del>
      <w:r w:rsidRPr="001E7A27">
        <w:rPr>
          <w:lang w:val="en-GB"/>
        </w:rPr>
        <w:t>on estimating upper limits on the possible impact of abrupt changes on the evolution of atmospheric GHGs out to 2100, for comparison to the impact of direct anthropogenic emissions.</w:t>
      </w:r>
    </w:p>
    <w:p w14:paraId="0B0B4EE2" w14:textId="77777777" w:rsidR="00A63E93" w:rsidRPr="001E7A27" w:rsidRDefault="00A63E93" w:rsidP="005C7F25">
      <w:pPr>
        <w:pStyle w:val="AR6BodyText"/>
        <w:rPr>
          <w:lang w:val="en-GB"/>
        </w:rPr>
      </w:pPr>
    </w:p>
    <w:p w14:paraId="2F00AA41" w14:textId="77777777" w:rsidR="001C7F75" w:rsidRPr="001E7A27" w:rsidRDefault="001C7F75" w:rsidP="005C7F25">
      <w:pPr>
        <w:pStyle w:val="AR6BodyText"/>
        <w:rPr>
          <w:lang w:val="en-GB"/>
        </w:rPr>
      </w:pPr>
    </w:p>
    <w:p w14:paraId="4BDDF3F1" w14:textId="77777777" w:rsidR="00A63E93" w:rsidRPr="001E7A27" w:rsidRDefault="00A63E93" w:rsidP="005C7F25">
      <w:pPr>
        <w:pStyle w:val="AR6BodyText"/>
        <w:rPr>
          <w:b/>
          <w:lang w:val="en-GB"/>
        </w:rPr>
      </w:pPr>
      <w:r w:rsidRPr="001E7A27">
        <w:rPr>
          <w:b/>
          <w:lang w:val="en-GB"/>
        </w:rPr>
        <w:t xml:space="preserve">[START TABLE 5.6 HERE] </w:t>
      </w:r>
    </w:p>
    <w:p w14:paraId="1CE4351A" w14:textId="77777777" w:rsidR="00A63E93" w:rsidRPr="001E7A27" w:rsidRDefault="00A63E93" w:rsidP="005C7F25">
      <w:pPr>
        <w:pStyle w:val="AR6BodyText"/>
        <w:rPr>
          <w:lang w:val="en-GB"/>
        </w:rPr>
      </w:pPr>
    </w:p>
    <w:p w14:paraId="79D5E408" w14:textId="0A57EB67" w:rsidR="00A63E93" w:rsidRPr="001E7A27" w:rsidRDefault="00A63E93" w:rsidP="005C7F25">
      <w:pPr>
        <w:pStyle w:val="AR6Chap5Table"/>
        <w:spacing w:line="240" w:lineRule="auto"/>
        <w:rPr>
          <w:lang w:val="en-GB"/>
        </w:rPr>
      </w:pPr>
      <w:r w:rsidRPr="001E7A27">
        <w:rPr>
          <w:b/>
          <w:bCs/>
          <w:lang w:val="en-GB"/>
        </w:rPr>
        <w:t>Examples of possible biogeochemical abrupt changes and tipping points in the Earth system</w:t>
      </w:r>
      <w:r w:rsidRPr="001E7A27">
        <w:rPr>
          <w:lang w:val="en-GB"/>
        </w:rPr>
        <w:t xml:space="preserve">. The fourth and sixth </w:t>
      </w:r>
      <w:commentRangeStart w:id="4699"/>
      <w:commentRangeStart w:id="4700"/>
      <w:r w:rsidRPr="001E7A27">
        <w:rPr>
          <w:lang w:val="en-GB"/>
        </w:rPr>
        <w:t>co</w:t>
      </w:r>
      <w:ins w:id="4701" w:author="Tom Maycock" w:date="2021-09-09T16:11:00Z">
        <w:r w:rsidR="003D2BB4">
          <w:rPr>
            <w:lang w:val="en-GB"/>
          </w:rPr>
          <w:t>lumns</w:t>
        </w:r>
      </w:ins>
      <w:del w:id="4702" w:author="Tom Maycock" w:date="2021-09-09T16:11:00Z">
        <w:r w:rsidRPr="001E7A27" w:rsidDel="003D2BB4">
          <w:rPr>
            <w:lang w:val="en-GB"/>
          </w:rPr>
          <w:delText>mments</w:delText>
        </w:r>
      </w:del>
      <w:r w:rsidRPr="001E7A27">
        <w:rPr>
          <w:lang w:val="en-GB"/>
        </w:rPr>
        <w:t xml:space="preserve"> </w:t>
      </w:r>
      <w:commentRangeEnd w:id="4699"/>
      <w:r w:rsidR="006E2494" w:rsidRPr="001E7A27">
        <w:rPr>
          <w:rStyle w:val="CommentReference"/>
          <w:lang w:val="en-GB"/>
        </w:rPr>
        <w:commentReference w:id="4699"/>
      </w:r>
      <w:commentRangeEnd w:id="4700"/>
      <w:r w:rsidR="003D2BB4">
        <w:rPr>
          <w:rStyle w:val="CommentReference"/>
          <w:lang w:val="en-GB"/>
        </w:rPr>
        <w:commentReference w:id="4700"/>
      </w:r>
      <w:r w:rsidRPr="001E7A27">
        <w:rPr>
          <w:lang w:val="en-GB"/>
        </w:rPr>
        <w:t>provide upper estimates of the impact of each example on the evolution of atmospheric GHGs in the 21</w:t>
      </w:r>
      <w:r w:rsidRPr="001E7A27">
        <w:rPr>
          <w:vertAlign w:val="superscript"/>
          <w:lang w:val="en-GB"/>
          <w:rPrChange w:id="4703" w:author="Ian Blenkinsop" w:date="2021-07-28T18:52:00Z">
            <w:rPr>
              <w:lang w:val="en-GB"/>
            </w:rPr>
          </w:rPrChange>
        </w:rPr>
        <w:t>st</w:t>
      </w:r>
      <w:r w:rsidRPr="001E7A27">
        <w:rPr>
          <w:lang w:val="en-GB"/>
        </w:rPr>
        <w:t xml:space="preserve"> century. These upper estimates are therefore </w:t>
      </w:r>
      <w:r w:rsidRPr="001E7A27">
        <w:rPr>
          <w:i/>
          <w:lang w:val="en-GB"/>
        </w:rPr>
        <w:t>very unlikely</w:t>
      </w:r>
      <w:r w:rsidRPr="001E7A27">
        <w:rPr>
          <w:lang w:val="en-GB"/>
        </w:rPr>
        <w:t xml:space="preserve"> but provide a useful comparison to</w:t>
      </w:r>
      <w:ins w:id="4704" w:author="Soapbox" w:date="2021-07-21T13:20:00Z">
        <w:r w:rsidR="006E2494" w:rsidRPr="001E7A27">
          <w:rPr>
            <w:lang w:val="en-GB"/>
          </w:rPr>
          <w:t xml:space="preserve"> </w:t>
        </w:r>
      </w:ins>
      <w:r w:rsidRPr="001E7A27">
        <w:rPr>
          <w:lang w:val="en-GB"/>
        </w:rPr>
        <w:t>the impact of direct anthropogenic emissions</w:t>
      </w:r>
      <w:r w:rsidRPr="001E7A27" w:rsidDel="00DC2261">
        <w:rPr>
          <w:lang w:val="en-GB"/>
        </w:rPr>
        <w:t xml:space="preserve"> </w:t>
      </w:r>
      <w:r w:rsidRPr="001E7A27">
        <w:rPr>
          <w:lang w:val="en-GB"/>
        </w:rPr>
        <w:t>(currently 2.5 ppm yr</w:t>
      </w:r>
      <w:del w:id="4705" w:author="Ian Blenkinsop" w:date="2021-07-28T16:20:00Z">
        <w:r w:rsidRPr="001E7A27" w:rsidDel="006C2F7B">
          <w:rPr>
            <w:vertAlign w:val="superscript"/>
            <w:lang w:val="en-GB"/>
          </w:rPr>
          <w:delText>-</w:delText>
        </w:r>
      </w:del>
      <w:ins w:id="4706" w:author="Ian Blenkinsop" w:date="2021-07-28T16:20:00Z">
        <w:r w:rsidR="006C2F7B" w:rsidRPr="001E7A27">
          <w:rPr>
            <w:vertAlign w:val="superscript"/>
            <w:lang w:val="en-GB"/>
          </w:rPr>
          <w:t>–</w:t>
        </w:r>
      </w:ins>
      <w:r w:rsidRPr="001E7A27">
        <w:rPr>
          <w:vertAlign w:val="superscript"/>
          <w:lang w:val="en-GB"/>
        </w:rPr>
        <w:t>1</w:t>
      </w:r>
      <w:r w:rsidRPr="001E7A27">
        <w:rPr>
          <w:lang w:val="en-GB"/>
        </w:rPr>
        <w:t>).</w:t>
      </w:r>
    </w:p>
    <w:p w14:paraId="1D9A12F3" w14:textId="77777777" w:rsidR="00A63E93" w:rsidRPr="001E7A27" w:rsidRDefault="00A63E93" w:rsidP="005C7F25">
      <w:pPr>
        <w:pStyle w:val="AR6BodyText"/>
        <w:rPr>
          <w:lang w:val="en-GB"/>
        </w:rPr>
      </w:pPr>
    </w:p>
    <w:tbl>
      <w:tblPr>
        <w:tblStyle w:val="TableGrid"/>
        <w:tblW w:w="0" w:type="auto"/>
        <w:tblLook w:val="04A0" w:firstRow="1" w:lastRow="0" w:firstColumn="1" w:lastColumn="0" w:noHBand="0" w:noVBand="1"/>
      </w:tblPr>
      <w:tblGrid>
        <w:gridCol w:w="1847"/>
        <w:gridCol w:w="1326"/>
        <w:gridCol w:w="1335"/>
        <w:gridCol w:w="1335"/>
        <w:gridCol w:w="1135"/>
        <w:gridCol w:w="1335"/>
        <w:gridCol w:w="1308"/>
      </w:tblGrid>
      <w:tr w:rsidR="00A63E93" w:rsidRPr="001E7A27" w14:paraId="2150C7E8" w14:textId="77777777" w:rsidTr="00A63E93">
        <w:tc>
          <w:tcPr>
            <w:tcW w:w="1533" w:type="dxa"/>
            <w:shd w:val="clear" w:color="auto" w:fill="FFFFFF" w:themeFill="background1"/>
          </w:tcPr>
          <w:p w14:paraId="3AD5BA7C" w14:textId="34409970" w:rsidR="00A63E93" w:rsidRPr="001E7A27" w:rsidRDefault="00A63E93" w:rsidP="005C7F25">
            <w:pPr>
              <w:pStyle w:val="AR6Table"/>
              <w:rPr>
                <w:b/>
                <w:bCs/>
                <w:lang w:val="en-GB"/>
              </w:rPr>
            </w:pPr>
            <w:r w:rsidRPr="001E7A27">
              <w:rPr>
                <w:b/>
                <w:bCs/>
                <w:lang w:val="en-GB"/>
              </w:rPr>
              <w:t xml:space="preserve">Abrupt </w:t>
            </w:r>
            <w:del w:id="4707" w:author="Ian Blenkinsop" w:date="2021-07-28T14:41:00Z">
              <w:r w:rsidRPr="001E7A27" w:rsidDel="003379EF">
                <w:rPr>
                  <w:b/>
                  <w:bCs/>
                  <w:lang w:val="en-GB"/>
                </w:rPr>
                <w:delText>change</w:delText>
              </w:r>
            </w:del>
            <w:ins w:id="4708" w:author="Ian Blenkinsop" w:date="2021-07-28T14:41:00Z">
              <w:r w:rsidR="003379EF" w:rsidRPr="001E7A27">
                <w:rPr>
                  <w:b/>
                  <w:bCs/>
                  <w:lang w:val="en-GB"/>
                </w:rPr>
                <w:t>Change</w:t>
              </w:r>
            </w:ins>
            <w:r w:rsidRPr="001E7A27">
              <w:rPr>
                <w:b/>
                <w:bCs/>
                <w:lang w:val="en-GB"/>
              </w:rPr>
              <w:t xml:space="preserve">/Tipping </w:t>
            </w:r>
            <w:del w:id="4709" w:author="Ian Blenkinsop" w:date="2021-07-28T14:41:00Z">
              <w:r w:rsidRPr="001E7A27" w:rsidDel="003379EF">
                <w:rPr>
                  <w:b/>
                  <w:bCs/>
                  <w:lang w:val="en-GB"/>
                </w:rPr>
                <w:delText>point</w:delText>
              </w:r>
            </w:del>
            <w:ins w:id="4710" w:author="Ian Blenkinsop" w:date="2021-07-28T14:41:00Z">
              <w:r w:rsidR="003379EF" w:rsidRPr="001E7A27">
                <w:rPr>
                  <w:b/>
                  <w:bCs/>
                  <w:lang w:val="en-GB"/>
                </w:rPr>
                <w:t>Point</w:t>
              </w:r>
            </w:ins>
          </w:p>
        </w:tc>
        <w:tc>
          <w:tcPr>
            <w:tcW w:w="1122" w:type="dxa"/>
            <w:shd w:val="clear" w:color="auto" w:fill="FFFFFF" w:themeFill="background1"/>
          </w:tcPr>
          <w:p w14:paraId="34600874" w14:textId="2A4B6D2A" w:rsidR="00A63E93" w:rsidRPr="001E7A27" w:rsidRDefault="00A63E93" w:rsidP="005C7F25">
            <w:pPr>
              <w:pStyle w:val="AR6Table"/>
              <w:rPr>
                <w:b/>
                <w:bCs/>
                <w:lang w:val="en-GB"/>
              </w:rPr>
            </w:pPr>
            <w:r w:rsidRPr="001E7A27">
              <w:rPr>
                <w:b/>
                <w:bCs/>
                <w:lang w:val="en-GB"/>
              </w:rPr>
              <w:t xml:space="preserve">Key </w:t>
            </w:r>
            <w:del w:id="4711" w:author="Ian Blenkinsop" w:date="2021-07-28T14:41:00Z">
              <w:r w:rsidRPr="001E7A27" w:rsidDel="003379EF">
                <w:rPr>
                  <w:b/>
                  <w:bCs/>
                  <w:lang w:val="en-GB"/>
                </w:rPr>
                <w:delText>region</w:delText>
              </w:r>
            </w:del>
            <w:ins w:id="4712" w:author="Ian Blenkinsop" w:date="2021-07-28T14:41:00Z">
              <w:r w:rsidR="003379EF" w:rsidRPr="001E7A27">
                <w:rPr>
                  <w:b/>
                  <w:bCs/>
                  <w:lang w:val="en-GB"/>
                </w:rPr>
                <w:t>Region</w:t>
              </w:r>
            </w:ins>
            <w:r w:rsidRPr="001E7A27">
              <w:rPr>
                <w:b/>
                <w:bCs/>
                <w:lang w:val="en-GB"/>
              </w:rPr>
              <w:t>(s)</w:t>
            </w:r>
          </w:p>
        </w:tc>
        <w:tc>
          <w:tcPr>
            <w:tcW w:w="940" w:type="dxa"/>
            <w:shd w:val="clear" w:color="auto" w:fill="FFFFFF" w:themeFill="background1"/>
          </w:tcPr>
          <w:p w14:paraId="63312913" w14:textId="57E747CD" w:rsidR="00A63E93" w:rsidRPr="001E7A27" w:rsidRDefault="00A63E93" w:rsidP="005C7F25">
            <w:pPr>
              <w:pStyle w:val="AR6Table"/>
              <w:rPr>
                <w:b/>
                <w:bCs/>
                <w:lang w:val="en-GB"/>
              </w:rPr>
            </w:pPr>
            <w:r w:rsidRPr="001E7A27">
              <w:rPr>
                <w:b/>
                <w:bCs/>
                <w:lang w:val="en-GB"/>
              </w:rPr>
              <w:t xml:space="preserve">Probability to </w:t>
            </w:r>
            <w:del w:id="4713" w:author="Ian Blenkinsop" w:date="2021-07-28T14:41:00Z">
              <w:r w:rsidRPr="001E7A27" w:rsidDel="003379EF">
                <w:rPr>
                  <w:b/>
                  <w:bCs/>
                  <w:lang w:val="en-GB"/>
                </w:rPr>
                <w:delText xml:space="preserve">occur </w:delText>
              </w:r>
            </w:del>
            <w:ins w:id="4714" w:author="Ian Blenkinsop" w:date="2021-07-28T14:41:00Z">
              <w:r w:rsidR="003379EF" w:rsidRPr="001E7A27">
                <w:rPr>
                  <w:b/>
                  <w:bCs/>
                  <w:lang w:val="en-GB"/>
                </w:rPr>
                <w:t xml:space="preserve">Occur </w:t>
              </w:r>
            </w:ins>
            <w:r w:rsidRPr="001E7A27">
              <w:rPr>
                <w:b/>
                <w:bCs/>
                <w:lang w:val="en-GB"/>
              </w:rPr>
              <w:t>in the 21</w:t>
            </w:r>
            <w:r w:rsidRPr="001E7A27">
              <w:rPr>
                <w:b/>
                <w:bCs/>
                <w:vertAlign w:val="superscript"/>
                <w:lang w:val="en-GB"/>
                <w:rPrChange w:id="4715" w:author="Ian Blenkinsop" w:date="2021-07-28T18:52:00Z">
                  <w:rPr>
                    <w:b/>
                    <w:bCs/>
                    <w:lang w:val="en-GB"/>
                  </w:rPr>
                </w:rPrChange>
              </w:rPr>
              <w:t>st</w:t>
            </w:r>
            <w:r w:rsidRPr="001E7A27">
              <w:rPr>
                <w:b/>
                <w:bCs/>
                <w:lang w:val="en-GB"/>
              </w:rPr>
              <w:t xml:space="preserve"> </w:t>
            </w:r>
            <w:del w:id="4716" w:author="Ian Blenkinsop" w:date="2021-07-28T14:41:00Z">
              <w:r w:rsidRPr="001E7A27" w:rsidDel="003379EF">
                <w:rPr>
                  <w:b/>
                  <w:bCs/>
                  <w:lang w:val="en-GB"/>
                </w:rPr>
                <w:delText>century</w:delText>
              </w:r>
            </w:del>
            <w:ins w:id="4717" w:author="Ian Blenkinsop" w:date="2021-07-28T14:41:00Z">
              <w:r w:rsidR="003379EF" w:rsidRPr="001E7A27">
                <w:rPr>
                  <w:b/>
                  <w:bCs/>
                  <w:lang w:val="en-GB"/>
                </w:rPr>
                <w:t>Century</w:t>
              </w:r>
            </w:ins>
          </w:p>
        </w:tc>
        <w:tc>
          <w:tcPr>
            <w:tcW w:w="1482" w:type="dxa"/>
            <w:shd w:val="clear" w:color="auto" w:fill="FFFFFF" w:themeFill="background1"/>
          </w:tcPr>
          <w:p w14:paraId="70019D0F" w14:textId="5E05E127" w:rsidR="00A63E93" w:rsidRPr="001E7A27" w:rsidRDefault="00A63E93" w:rsidP="005C7F25">
            <w:pPr>
              <w:pStyle w:val="AR6Table"/>
              <w:rPr>
                <w:b/>
                <w:bCs/>
                <w:lang w:val="en-GB"/>
              </w:rPr>
            </w:pPr>
            <w:r w:rsidRPr="001E7A27">
              <w:rPr>
                <w:b/>
                <w:bCs/>
                <w:lang w:val="en-GB"/>
              </w:rPr>
              <w:t xml:space="preserve">Maximum </w:t>
            </w:r>
            <w:ins w:id="4718" w:author="Soapbox" w:date="2021-07-21T13:21:00Z">
              <w:r w:rsidR="006E2494" w:rsidRPr="001E7A27">
                <w:rPr>
                  <w:b/>
                  <w:bCs/>
                  <w:lang w:val="en-GB"/>
                </w:rPr>
                <w:t>CO</w:t>
              </w:r>
              <w:r w:rsidR="006E2494" w:rsidRPr="001E7A27">
                <w:rPr>
                  <w:b/>
                  <w:bCs/>
                  <w:vertAlign w:val="subscript"/>
                  <w:lang w:val="en-GB"/>
                </w:rPr>
                <w:t>2</w:t>
              </w:r>
              <w:r w:rsidR="006E2494" w:rsidRPr="001E7A27">
                <w:rPr>
                  <w:b/>
                  <w:bCs/>
                  <w:lang w:val="en-GB"/>
                </w:rPr>
                <w:t xml:space="preserve"> or CH</w:t>
              </w:r>
              <w:r w:rsidR="006E2494" w:rsidRPr="001E7A27">
                <w:rPr>
                  <w:b/>
                  <w:bCs/>
                  <w:vertAlign w:val="subscript"/>
                  <w:lang w:val="en-GB"/>
                </w:rPr>
                <w:t>4</w:t>
              </w:r>
              <w:r w:rsidR="006E2494" w:rsidRPr="001E7A27">
                <w:rPr>
                  <w:b/>
                  <w:bCs/>
                  <w:lang w:val="en-GB"/>
                </w:rPr>
                <w:t xml:space="preserve"> </w:t>
              </w:r>
            </w:ins>
            <w:del w:id="4719" w:author="Soapbox" w:date="2021-07-21T13:21:00Z">
              <w:r w:rsidRPr="001E7A27" w:rsidDel="006E2494">
                <w:rPr>
                  <w:b/>
                  <w:bCs/>
                  <w:lang w:val="en-GB"/>
                </w:rPr>
                <w:delText xml:space="preserve">carbon dioxide or methane </w:delText>
              </w:r>
            </w:del>
            <w:del w:id="4720" w:author="Ian Blenkinsop" w:date="2021-07-28T14:41:00Z">
              <w:r w:rsidRPr="001E7A27" w:rsidDel="003379EF">
                <w:rPr>
                  <w:b/>
                  <w:bCs/>
                  <w:lang w:val="en-GB"/>
                </w:rPr>
                <w:delText>r</w:delText>
              </w:r>
            </w:del>
            <w:ins w:id="4721" w:author="Ian Blenkinsop" w:date="2021-07-28T14:41:00Z">
              <w:r w:rsidR="003379EF" w:rsidRPr="001E7A27">
                <w:rPr>
                  <w:b/>
                  <w:bCs/>
                  <w:lang w:val="en-GB"/>
                </w:rPr>
                <w:t>R</w:t>
              </w:r>
            </w:ins>
            <w:r w:rsidRPr="001E7A27">
              <w:rPr>
                <w:b/>
                <w:bCs/>
                <w:lang w:val="en-GB"/>
              </w:rPr>
              <w:t>elease in the 21</w:t>
            </w:r>
            <w:r w:rsidRPr="001E7A27">
              <w:rPr>
                <w:b/>
                <w:bCs/>
                <w:vertAlign w:val="superscript"/>
                <w:lang w:val="en-GB"/>
                <w:rPrChange w:id="4722" w:author="Ian Blenkinsop" w:date="2021-07-28T18:52:00Z">
                  <w:rPr>
                    <w:b/>
                    <w:bCs/>
                    <w:lang w:val="en-GB"/>
                  </w:rPr>
                </w:rPrChange>
              </w:rPr>
              <w:t>st</w:t>
            </w:r>
            <w:r w:rsidRPr="001E7A27">
              <w:rPr>
                <w:b/>
                <w:bCs/>
                <w:lang w:val="en-GB"/>
              </w:rPr>
              <w:t xml:space="preserve"> </w:t>
            </w:r>
            <w:del w:id="4723" w:author="Ian Blenkinsop" w:date="2021-07-28T14:41:00Z">
              <w:r w:rsidRPr="001E7A27" w:rsidDel="003379EF">
                <w:rPr>
                  <w:b/>
                  <w:bCs/>
                  <w:lang w:val="en-GB"/>
                </w:rPr>
                <w:delText>century</w:delText>
              </w:r>
            </w:del>
            <w:ins w:id="4724" w:author="Ian Blenkinsop" w:date="2021-07-28T14:41:00Z">
              <w:r w:rsidR="003379EF" w:rsidRPr="001E7A27">
                <w:rPr>
                  <w:b/>
                  <w:bCs/>
                  <w:lang w:val="en-GB"/>
                </w:rPr>
                <w:t>Century</w:t>
              </w:r>
            </w:ins>
          </w:p>
        </w:tc>
        <w:tc>
          <w:tcPr>
            <w:tcW w:w="1351" w:type="dxa"/>
            <w:shd w:val="clear" w:color="auto" w:fill="FFFFFF" w:themeFill="background1"/>
          </w:tcPr>
          <w:p w14:paraId="08F33C84" w14:textId="23CF289C" w:rsidR="00A63E93" w:rsidRPr="001E7A27" w:rsidRDefault="00A63E93" w:rsidP="005C7F25">
            <w:pPr>
              <w:pStyle w:val="AR6Table"/>
              <w:rPr>
                <w:b/>
                <w:bCs/>
                <w:lang w:val="en-GB"/>
              </w:rPr>
            </w:pPr>
            <w:r w:rsidRPr="001E7A27">
              <w:rPr>
                <w:b/>
                <w:bCs/>
                <w:lang w:val="en-GB"/>
              </w:rPr>
              <w:t xml:space="preserve">Principal </w:t>
            </w:r>
            <w:del w:id="4725" w:author="Ian Blenkinsop" w:date="2021-07-28T14:41:00Z">
              <w:r w:rsidRPr="001E7A27" w:rsidDel="003379EF">
                <w:rPr>
                  <w:b/>
                  <w:bCs/>
                  <w:lang w:val="en-GB"/>
                </w:rPr>
                <w:delText xml:space="preserve">development </w:delText>
              </w:r>
            </w:del>
            <w:ins w:id="4726" w:author="Ian Blenkinsop" w:date="2021-07-28T14:41:00Z">
              <w:r w:rsidR="003379EF" w:rsidRPr="001E7A27">
                <w:rPr>
                  <w:b/>
                  <w:bCs/>
                  <w:lang w:val="en-GB"/>
                </w:rPr>
                <w:t xml:space="preserve">Development </w:t>
              </w:r>
            </w:ins>
            <w:del w:id="4727" w:author="Ian Blenkinsop" w:date="2021-07-28T14:41:00Z">
              <w:r w:rsidRPr="001E7A27" w:rsidDel="003379EF">
                <w:rPr>
                  <w:b/>
                  <w:bCs/>
                  <w:lang w:val="en-GB"/>
                </w:rPr>
                <w:delText>time</w:delText>
              </w:r>
            </w:del>
            <w:ins w:id="4728" w:author="Soapbox" w:date="2021-07-15T12:52:00Z">
              <w:del w:id="4729" w:author="Ian Blenkinsop" w:date="2021-07-28T14:41:00Z">
                <w:r w:rsidR="006C248B" w:rsidRPr="001E7A27" w:rsidDel="003379EF">
                  <w:rPr>
                    <w:b/>
                    <w:bCs/>
                    <w:lang w:val="en-GB"/>
                  </w:rPr>
                  <w:delText xml:space="preserve"> </w:delText>
                </w:r>
              </w:del>
            </w:ins>
            <w:ins w:id="4730" w:author="Ian Blenkinsop" w:date="2021-07-28T14:41:00Z">
              <w:r w:rsidR="003379EF" w:rsidRPr="001E7A27">
                <w:rPr>
                  <w:b/>
                  <w:bCs/>
                  <w:lang w:val="en-GB"/>
                </w:rPr>
                <w:t xml:space="preserve">Time </w:t>
              </w:r>
            </w:ins>
            <w:del w:id="4731" w:author="Ian Blenkinsop" w:date="2021-07-28T14:41:00Z">
              <w:r w:rsidRPr="001E7A27" w:rsidDel="003379EF">
                <w:rPr>
                  <w:b/>
                  <w:bCs/>
                  <w:lang w:val="en-GB"/>
                </w:rPr>
                <w:delText>scale</w:delText>
              </w:r>
            </w:del>
            <w:ins w:id="4732" w:author="Ian Blenkinsop" w:date="2021-07-28T14:41:00Z">
              <w:r w:rsidR="003379EF" w:rsidRPr="001E7A27">
                <w:rPr>
                  <w:b/>
                  <w:bCs/>
                  <w:lang w:val="en-GB"/>
                </w:rPr>
                <w:t>Scale</w:t>
              </w:r>
            </w:ins>
          </w:p>
        </w:tc>
        <w:tc>
          <w:tcPr>
            <w:tcW w:w="1225" w:type="dxa"/>
            <w:shd w:val="clear" w:color="auto" w:fill="FFFFFF" w:themeFill="background1"/>
          </w:tcPr>
          <w:p w14:paraId="7665555D" w14:textId="69B5A79F" w:rsidR="00A63E93" w:rsidRPr="001E7A27" w:rsidRDefault="00A63E93" w:rsidP="005C7F25">
            <w:pPr>
              <w:pStyle w:val="AR6Table"/>
              <w:rPr>
                <w:b/>
                <w:bCs/>
                <w:lang w:val="en-GB"/>
              </w:rPr>
            </w:pPr>
            <w:r w:rsidRPr="001E7A27">
              <w:rPr>
                <w:b/>
                <w:bCs/>
                <w:lang w:val="en-GB"/>
              </w:rPr>
              <w:t>Maximum CO</w:t>
            </w:r>
            <w:r w:rsidRPr="001E7A27">
              <w:rPr>
                <w:b/>
                <w:bCs/>
                <w:vertAlign w:val="subscript"/>
                <w:lang w:val="en-GB"/>
              </w:rPr>
              <w:t>2</w:t>
            </w:r>
            <w:r w:rsidRPr="001E7A27">
              <w:rPr>
                <w:b/>
                <w:bCs/>
                <w:lang w:val="en-GB"/>
              </w:rPr>
              <w:t xml:space="preserve"> or CH</w:t>
            </w:r>
            <w:r w:rsidRPr="001E7A27">
              <w:rPr>
                <w:b/>
                <w:bCs/>
                <w:vertAlign w:val="subscript"/>
                <w:lang w:val="en-GB"/>
              </w:rPr>
              <w:t>4</w:t>
            </w:r>
            <w:r w:rsidRPr="001E7A27">
              <w:rPr>
                <w:b/>
                <w:bCs/>
                <w:lang w:val="en-GB"/>
              </w:rPr>
              <w:t xml:space="preserve"> </w:t>
            </w:r>
            <w:del w:id="4733" w:author="Ian Blenkinsop" w:date="2021-07-28T14:41:00Z">
              <w:r w:rsidRPr="001E7A27" w:rsidDel="003379EF">
                <w:rPr>
                  <w:b/>
                  <w:bCs/>
                  <w:lang w:val="en-GB"/>
                </w:rPr>
                <w:delText xml:space="preserve">rate </w:delText>
              </w:r>
            </w:del>
            <w:ins w:id="4734" w:author="Ian Blenkinsop" w:date="2021-07-28T14:41:00Z">
              <w:r w:rsidR="003379EF" w:rsidRPr="001E7A27">
                <w:rPr>
                  <w:b/>
                  <w:bCs/>
                  <w:lang w:val="en-GB"/>
                </w:rPr>
                <w:t xml:space="preserve">Rate </w:t>
              </w:r>
            </w:ins>
            <w:r w:rsidRPr="001E7A27">
              <w:rPr>
                <w:b/>
                <w:bCs/>
                <w:lang w:val="en-GB"/>
              </w:rPr>
              <w:t xml:space="preserve">of </w:t>
            </w:r>
            <w:del w:id="4735" w:author="Ian Blenkinsop" w:date="2021-07-28T14:41:00Z">
              <w:r w:rsidRPr="001E7A27" w:rsidDel="003379EF">
                <w:rPr>
                  <w:b/>
                  <w:bCs/>
                  <w:lang w:val="en-GB"/>
                </w:rPr>
                <w:delText xml:space="preserve">change </w:delText>
              </w:r>
            </w:del>
            <w:ins w:id="4736" w:author="Ian Blenkinsop" w:date="2021-07-28T14:41:00Z">
              <w:r w:rsidR="003379EF" w:rsidRPr="001E7A27">
                <w:rPr>
                  <w:b/>
                  <w:bCs/>
                  <w:lang w:val="en-GB"/>
                </w:rPr>
                <w:t xml:space="preserve">Change </w:t>
              </w:r>
            </w:ins>
            <w:del w:id="4737" w:author="Ian Blenkinsop" w:date="2021-07-28T14:41:00Z">
              <w:r w:rsidRPr="001E7A27" w:rsidDel="003379EF">
                <w:rPr>
                  <w:b/>
                  <w:bCs/>
                  <w:lang w:val="en-GB"/>
                </w:rPr>
                <w:delText xml:space="preserve">over </w:delText>
              </w:r>
            </w:del>
            <w:ins w:id="4738" w:author="Ian Blenkinsop" w:date="2021-07-28T14:41:00Z">
              <w:r w:rsidR="003379EF" w:rsidRPr="001E7A27">
                <w:rPr>
                  <w:b/>
                  <w:bCs/>
                  <w:lang w:val="en-GB"/>
                </w:rPr>
                <w:t xml:space="preserve">Over </w:t>
              </w:r>
            </w:ins>
            <w:r w:rsidRPr="001E7A27">
              <w:rPr>
                <w:b/>
                <w:bCs/>
                <w:lang w:val="en-GB"/>
              </w:rPr>
              <w:t>the 21</w:t>
            </w:r>
            <w:r w:rsidRPr="001E7A27">
              <w:rPr>
                <w:b/>
                <w:bCs/>
                <w:vertAlign w:val="superscript"/>
                <w:lang w:val="en-GB"/>
                <w:rPrChange w:id="4739" w:author="Ian Blenkinsop" w:date="2021-07-28T18:52:00Z">
                  <w:rPr>
                    <w:b/>
                    <w:bCs/>
                    <w:lang w:val="en-GB"/>
                  </w:rPr>
                </w:rPrChange>
              </w:rPr>
              <w:t>st</w:t>
            </w:r>
            <w:r w:rsidRPr="001E7A27">
              <w:rPr>
                <w:b/>
                <w:bCs/>
                <w:lang w:val="en-GB"/>
              </w:rPr>
              <w:t xml:space="preserve"> </w:t>
            </w:r>
            <w:del w:id="4740" w:author="Ian Blenkinsop" w:date="2021-07-28T14:41:00Z">
              <w:r w:rsidRPr="001E7A27" w:rsidDel="003379EF">
                <w:rPr>
                  <w:b/>
                  <w:bCs/>
                  <w:lang w:val="en-GB"/>
                </w:rPr>
                <w:delText>century</w:delText>
              </w:r>
            </w:del>
            <w:ins w:id="4741" w:author="Ian Blenkinsop" w:date="2021-07-28T14:41:00Z">
              <w:r w:rsidR="003379EF" w:rsidRPr="001E7A27">
                <w:rPr>
                  <w:b/>
                  <w:bCs/>
                  <w:lang w:val="en-GB"/>
                </w:rPr>
                <w:t>Century</w:t>
              </w:r>
            </w:ins>
          </w:p>
        </w:tc>
        <w:tc>
          <w:tcPr>
            <w:tcW w:w="2194" w:type="dxa"/>
            <w:shd w:val="clear" w:color="auto" w:fill="FFFFFF" w:themeFill="background1"/>
          </w:tcPr>
          <w:p w14:paraId="2888C094" w14:textId="77777777" w:rsidR="00A63E93" w:rsidRPr="001E7A27" w:rsidRDefault="00A63E93" w:rsidP="005C7F25">
            <w:pPr>
              <w:pStyle w:val="AR6Table"/>
              <w:rPr>
                <w:b/>
                <w:bCs/>
                <w:lang w:val="en-GB"/>
              </w:rPr>
            </w:pPr>
            <w:r w:rsidRPr="001E7A27">
              <w:rPr>
                <w:b/>
                <w:bCs/>
                <w:lang w:val="en-GB"/>
              </w:rPr>
              <w:t>(Ir)reversibility</w:t>
            </w:r>
          </w:p>
        </w:tc>
      </w:tr>
      <w:tr w:rsidR="00A63E93" w:rsidRPr="001E7A27" w14:paraId="18E5FC4D" w14:textId="77777777" w:rsidTr="00A63E93">
        <w:tc>
          <w:tcPr>
            <w:tcW w:w="1533" w:type="dxa"/>
            <w:shd w:val="clear" w:color="auto" w:fill="FFFFFF" w:themeFill="background1"/>
          </w:tcPr>
          <w:p w14:paraId="3311D677" w14:textId="1F520754" w:rsidR="00A63E93" w:rsidRPr="001E7A27" w:rsidRDefault="00A63E93" w:rsidP="005C7F25">
            <w:pPr>
              <w:pStyle w:val="AR6Table"/>
              <w:rPr>
                <w:lang w:val="en-GB"/>
              </w:rPr>
            </w:pPr>
            <w:r w:rsidRPr="001E7A27">
              <w:rPr>
                <w:lang w:val="en-GB"/>
              </w:rPr>
              <w:t>Tropical forests dieback (Section 5.4.</w:t>
            </w:r>
            <w:r w:rsidR="00D44CB2" w:rsidRPr="001E7A27">
              <w:rPr>
                <w:lang w:val="en-GB"/>
              </w:rPr>
              <w:t>9</w:t>
            </w:r>
            <w:r w:rsidRPr="001E7A27">
              <w:rPr>
                <w:lang w:val="en-GB"/>
              </w:rPr>
              <w:t>.1.1)</w:t>
            </w:r>
          </w:p>
        </w:tc>
        <w:tc>
          <w:tcPr>
            <w:tcW w:w="1122" w:type="dxa"/>
            <w:shd w:val="clear" w:color="auto" w:fill="FFFFFF" w:themeFill="background1"/>
          </w:tcPr>
          <w:p w14:paraId="4E5D5C23" w14:textId="77777777" w:rsidR="00A63E93" w:rsidRPr="001E7A27" w:rsidRDefault="00A63E93" w:rsidP="005C7F25">
            <w:pPr>
              <w:pStyle w:val="AR6Table"/>
              <w:rPr>
                <w:lang w:val="en-GB"/>
              </w:rPr>
            </w:pPr>
            <w:r w:rsidRPr="001E7A27">
              <w:rPr>
                <w:lang w:val="en-GB"/>
              </w:rPr>
              <w:t>Amazon watershed</w:t>
            </w:r>
          </w:p>
        </w:tc>
        <w:tc>
          <w:tcPr>
            <w:tcW w:w="940" w:type="dxa"/>
            <w:shd w:val="clear" w:color="auto" w:fill="FFFFFF" w:themeFill="background1"/>
          </w:tcPr>
          <w:p w14:paraId="6EA47A70" w14:textId="48BDC702" w:rsidR="00A63E93" w:rsidRPr="001E7A27" w:rsidRDefault="006E2494" w:rsidP="005C7F25">
            <w:pPr>
              <w:pStyle w:val="AR6Table"/>
              <w:rPr>
                <w:lang w:val="en-GB"/>
              </w:rPr>
            </w:pPr>
            <w:ins w:id="4742" w:author="Soapbox" w:date="2021-07-21T13:22:00Z">
              <w:r w:rsidRPr="001E7A27">
                <w:rPr>
                  <w:lang w:val="en-GB"/>
                </w:rPr>
                <w:t>L</w:t>
              </w:r>
            </w:ins>
            <w:del w:id="4743" w:author="Soapbox" w:date="2021-07-21T13:22:00Z">
              <w:r w:rsidR="00A63E93" w:rsidRPr="001E7A27" w:rsidDel="006E2494">
                <w:rPr>
                  <w:lang w:val="en-GB"/>
                </w:rPr>
                <w:delText>l</w:delText>
              </w:r>
            </w:del>
            <w:r w:rsidR="00A63E93" w:rsidRPr="001E7A27">
              <w:rPr>
                <w:lang w:val="en-GB"/>
              </w:rPr>
              <w:t>ow</w:t>
            </w:r>
          </w:p>
        </w:tc>
        <w:tc>
          <w:tcPr>
            <w:tcW w:w="1482" w:type="dxa"/>
            <w:shd w:val="clear" w:color="auto" w:fill="FFFFFF" w:themeFill="background1"/>
          </w:tcPr>
          <w:p w14:paraId="36F9FEB8" w14:textId="77777777" w:rsidR="00A63E93" w:rsidRPr="001E7A27" w:rsidRDefault="00A63E93" w:rsidP="005C7F25">
            <w:pPr>
              <w:pStyle w:val="AR6Table"/>
              <w:rPr>
                <w:lang w:val="en-GB"/>
              </w:rPr>
            </w:pPr>
            <w:r w:rsidRPr="001E7A27">
              <w:rPr>
                <w:lang w:val="en-GB"/>
              </w:rPr>
              <w:t>&lt;200 PgC as CO</w:t>
            </w:r>
            <w:r w:rsidRPr="001E7A27">
              <w:rPr>
                <w:vertAlign w:val="subscript"/>
                <w:lang w:val="en-GB"/>
              </w:rPr>
              <w:t>2</w:t>
            </w:r>
            <w:r w:rsidRPr="001E7A27">
              <w:rPr>
                <w:lang w:val="en-GB"/>
              </w:rPr>
              <w:t xml:space="preserve"> (Section 5.4.8.1.1; </w:t>
            </w:r>
            <w:r w:rsidRPr="001E7A27">
              <w:rPr>
                <w:i/>
                <w:lang w:val="en-GB"/>
              </w:rPr>
              <w:t>medium confidence</w:t>
            </w:r>
            <w:r w:rsidRPr="001E7A27">
              <w:rPr>
                <w:lang w:val="en-GB"/>
              </w:rPr>
              <w:t>)</w:t>
            </w:r>
          </w:p>
        </w:tc>
        <w:tc>
          <w:tcPr>
            <w:tcW w:w="1351" w:type="dxa"/>
            <w:shd w:val="clear" w:color="auto" w:fill="FFFFFF" w:themeFill="background1"/>
          </w:tcPr>
          <w:p w14:paraId="2FAD9F34" w14:textId="48EB7EFB" w:rsidR="00A63E93" w:rsidRPr="001E7A27" w:rsidRDefault="006E2494" w:rsidP="005C7F25">
            <w:pPr>
              <w:pStyle w:val="AR6Table"/>
              <w:rPr>
                <w:lang w:val="en-GB"/>
              </w:rPr>
            </w:pPr>
            <w:ins w:id="4744" w:author="Soapbox" w:date="2021-07-21T13:22:00Z">
              <w:r w:rsidRPr="001E7A27">
                <w:rPr>
                  <w:lang w:val="en-GB"/>
                </w:rPr>
                <w:t>M</w:t>
              </w:r>
            </w:ins>
            <w:del w:id="4745" w:author="Soapbox" w:date="2021-07-21T13:22:00Z">
              <w:r w:rsidR="00A63E93" w:rsidRPr="001E7A27" w:rsidDel="006E2494">
                <w:rPr>
                  <w:lang w:val="en-GB"/>
                </w:rPr>
                <w:delText>m</w:delText>
              </w:r>
            </w:del>
            <w:r w:rsidR="00A63E93" w:rsidRPr="001E7A27">
              <w:rPr>
                <w:lang w:val="en-GB"/>
              </w:rPr>
              <w:t>ulti-decadal</w:t>
            </w:r>
          </w:p>
        </w:tc>
        <w:tc>
          <w:tcPr>
            <w:tcW w:w="1225" w:type="dxa"/>
            <w:shd w:val="clear" w:color="auto" w:fill="FFFFFF" w:themeFill="background1"/>
          </w:tcPr>
          <w:p w14:paraId="32C156DF" w14:textId="5D01239B" w:rsidR="00A63E93" w:rsidRPr="001E7A27" w:rsidRDefault="00A63E93" w:rsidP="005C7F25">
            <w:pPr>
              <w:pStyle w:val="AR6Table"/>
              <w:rPr>
                <w:lang w:val="en-GB"/>
              </w:rPr>
            </w:pPr>
            <w:r w:rsidRPr="001E7A27">
              <w:rPr>
                <w:lang w:val="en-GB"/>
              </w:rPr>
              <w:t>CO</w:t>
            </w:r>
            <w:r w:rsidRPr="001E7A27">
              <w:rPr>
                <w:vertAlign w:val="subscript"/>
                <w:lang w:val="en-GB"/>
              </w:rPr>
              <w:t>2</w:t>
            </w:r>
            <w:r w:rsidRPr="001E7A27">
              <w:rPr>
                <w:lang w:val="en-GB"/>
              </w:rPr>
              <w:t>: &lt;0.5 ppm yr</w:t>
            </w:r>
            <w:del w:id="4746" w:author="Ian Blenkinsop" w:date="2021-07-28T14:41:00Z">
              <w:r w:rsidRPr="001E7A27" w:rsidDel="003379EF">
                <w:rPr>
                  <w:vertAlign w:val="superscript"/>
                  <w:lang w:val="en-GB"/>
                </w:rPr>
                <w:delText>-</w:delText>
              </w:r>
            </w:del>
            <w:ins w:id="4747" w:author="Ian Blenkinsop" w:date="2021-07-28T14:41:00Z">
              <w:r w:rsidR="003379EF" w:rsidRPr="001E7A27">
                <w:rPr>
                  <w:vertAlign w:val="superscript"/>
                  <w:lang w:val="en-GB"/>
                </w:rPr>
                <w:t>–</w:t>
              </w:r>
            </w:ins>
            <w:r w:rsidRPr="001E7A27">
              <w:rPr>
                <w:vertAlign w:val="superscript"/>
                <w:lang w:val="en-GB"/>
              </w:rPr>
              <w:t>1</w:t>
            </w:r>
          </w:p>
        </w:tc>
        <w:tc>
          <w:tcPr>
            <w:tcW w:w="2194" w:type="dxa"/>
            <w:shd w:val="clear" w:color="auto" w:fill="FFFFFF" w:themeFill="background1"/>
          </w:tcPr>
          <w:p w14:paraId="3E2E7FB4" w14:textId="15D989ED" w:rsidR="00A63E93" w:rsidRPr="001E7A27" w:rsidRDefault="006E2494" w:rsidP="005C7F25">
            <w:pPr>
              <w:pStyle w:val="AR6Table"/>
              <w:rPr>
                <w:lang w:val="en-GB"/>
              </w:rPr>
            </w:pPr>
            <w:ins w:id="4748" w:author="Soapbox" w:date="2021-07-21T13:22:00Z">
              <w:r w:rsidRPr="001E7A27">
                <w:rPr>
                  <w:lang w:val="en-GB"/>
                </w:rPr>
                <w:t>I</w:t>
              </w:r>
            </w:ins>
            <w:del w:id="4749" w:author="Soapbox" w:date="2021-07-21T13:22:00Z">
              <w:r w:rsidR="00A63E93" w:rsidRPr="001E7A27" w:rsidDel="006E2494">
                <w:rPr>
                  <w:lang w:val="en-GB"/>
                </w:rPr>
                <w:delText>i</w:delText>
              </w:r>
            </w:del>
            <w:r w:rsidR="00A63E93" w:rsidRPr="001E7A27">
              <w:rPr>
                <w:lang w:val="en-GB"/>
              </w:rPr>
              <w:t>rreversible at multi-decadal scale (</w:t>
            </w:r>
            <w:r w:rsidR="00A63E93" w:rsidRPr="001E7A27">
              <w:rPr>
                <w:i/>
                <w:lang w:val="en-GB"/>
              </w:rPr>
              <w:t>medium confidence</w:t>
            </w:r>
            <w:r w:rsidR="00A63E93" w:rsidRPr="001E7A27">
              <w:rPr>
                <w:lang w:val="en-GB"/>
              </w:rPr>
              <w:t>)</w:t>
            </w:r>
          </w:p>
        </w:tc>
      </w:tr>
      <w:tr w:rsidR="00A63E93" w:rsidRPr="001E7A27" w14:paraId="019A870C" w14:textId="77777777" w:rsidTr="00A63E93">
        <w:tc>
          <w:tcPr>
            <w:tcW w:w="1533" w:type="dxa"/>
            <w:shd w:val="clear" w:color="auto" w:fill="FFFFFF" w:themeFill="background1"/>
          </w:tcPr>
          <w:p w14:paraId="4A0CDCA1" w14:textId="56625A2B" w:rsidR="00A63E93" w:rsidRPr="001E7A27" w:rsidRDefault="00A63E93" w:rsidP="005C7F25">
            <w:pPr>
              <w:pStyle w:val="AR6Table"/>
              <w:rPr>
                <w:lang w:val="en-GB"/>
              </w:rPr>
            </w:pPr>
            <w:r w:rsidRPr="001E7A27">
              <w:rPr>
                <w:lang w:val="en-GB"/>
              </w:rPr>
              <w:t>Boreal forests dieback (Section</w:t>
            </w:r>
            <w:ins w:id="4750" w:author="Ian Blenkinsop" w:date="2021-07-28T14:42:00Z">
              <w:r w:rsidR="003379EF" w:rsidRPr="001E7A27">
                <w:rPr>
                  <w:lang w:val="en-GB"/>
                </w:rPr>
                <w:t>s</w:t>
              </w:r>
            </w:ins>
            <w:r w:rsidRPr="001E7A27">
              <w:rPr>
                <w:lang w:val="en-GB"/>
              </w:rPr>
              <w:t xml:space="preserve"> 5.4.</w:t>
            </w:r>
            <w:r w:rsidR="00D44CB2" w:rsidRPr="001E7A27">
              <w:rPr>
                <w:lang w:val="en-GB"/>
              </w:rPr>
              <w:t>9</w:t>
            </w:r>
            <w:r w:rsidRPr="001E7A27">
              <w:rPr>
                <w:lang w:val="en-GB"/>
              </w:rPr>
              <w:t>.1.1</w:t>
            </w:r>
            <w:r w:rsidR="00EC6141" w:rsidRPr="001E7A27">
              <w:rPr>
                <w:lang w:val="en-GB"/>
              </w:rPr>
              <w:t>, 5.4.3.2</w:t>
            </w:r>
            <w:r w:rsidRPr="001E7A27">
              <w:rPr>
                <w:lang w:val="en-GB"/>
              </w:rPr>
              <w:t>)</w:t>
            </w:r>
          </w:p>
        </w:tc>
        <w:tc>
          <w:tcPr>
            <w:tcW w:w="1122" w:type="dxa"/>
            <w:shd w:val="clear" w:color="auto" w:fill="FFFFFF" w:themeFill="background1"/>
          </w:tcPr>
          <w:p w14:paraId="6A78F157" w14:textId="7AC5F7F2" w:rsidR="00A63E93" w:rsidRPr="001E7A27" w:rsidRDefault="006E2494" w:rsidP="005C7F25">
            <w:pPr>
              <w:pStyle w:val="AR6Table"/>
              <w:rPr>
                <w:lang w:val="en-GB"/>
              </w:rPr>
            </w:pPr>
            <w:ins w:id="4751" w:author="Soapbox" w:date="2021-07-21T13:21:00Z">
              <w:r w:rsidRPr="001E7A27">
                <w:rPr>
                  <w:lang w:val="en-GB"/>
                </w:rPr>
                <w:t>B</w:t>
              </w:r>
            </w:ins>
            <w:del w:id="4752" w:author="Soapbox" w:date="2021-07-21T13:21:00Z">
              <w:r w:rsidR="00A63E93" w:rsidRPr="001E7A27" w:rsidDel="006E2494">
                <w:rPr>
                  <w:lang w:val="en-GB"/>
                </w:rPr>
                <w:delText>b</w:delText>
              </w:r>
            </w:del>
            <w:r w:rsidR="00A63E93" w:rsidRPr="001E7A27">
              <w:rPr>
                <w:lang w:val="en-GB"/>
              </w:rPr>
              <w:t>oreal Eurasia and North America</w:t>
            </w:r>
          </w:p>
        </w:tc>
        <w:tc>
          <w:tcPr>
            <w:tcW w:w="940" w:type="dxa"/>
            <w:shd w:val="clear" w:color="auto" w:fill="FFFFFF" w:themeFill="background1"/>
          </w:tcPr>
          <w:p w14:paraId="3CCF832D" w14:textId="3B1164CA" w:rsidR="00A63E93" w:rsidRPr="001E7A27" w:rsidRDefault="006E2494" w:rsidP="005C7F25">
            <w:pPr>
              <w:pStyle w:val="AR6Table"/>
              <w:rPr>
                <w:lang w:val="en-GB"/>
              </w:rPr>
            </w:pPr>
            <w:ins w:id="4753" w:author="Soapbox" w:date="2021-07-21T13:22:00Z">
              <w:r w:rsidRPr="001E7A27">
                <w:rPr>
                  <w:lang w:val="en-GB"/>
                </w:rPr>
                <w:t>L</w:t>
              </w:r>
            </w:ins>
            <w:del w:id="4754" w:author="Soapbox" w:date="2021-07-21T13:22:00Z">
              <w:r w:rsidR="00A63E93" w:rsidRPr="001E7A27" w:rsidDel="006E2494">
                <w:rPr>
                  <w:lang w:val="en-GB"/>
                </w:rPr>
                <w:delText>l</w:delText>
              </w:r>
            </w:del>
            <w:r w:rsidR="00A63E93" w:rsidRPr="001E7A27">
              <w:rPr>
                <w:lang w:val="en-GB"/>
              </w:rPr>
              <w:t>ow</w:t>
            </w:r>
          </w:p>
        </w:tc>
        <w:tc>
          <w:tcPr>
            <w:tcW w:w="1482" w:type="dxa"/>
            <w:shd w:val="clear" w:color="auto" w:fill="FFFFFF" w:themeFill="background1"/>
          </w:tcPr>
          <w:p w14:paraId="7FE836C0" w14:textId="77777777" w:rsidR="00A63E93" w:rsidRPr="001E7A27" w:rsidRDefault="00A63E93" w:rsidP="005C7F25">
            <w:pPr>
              <w:pStyle w:val="AR6Table"/>
              <w:rPr>
                <w:lang w:val="en-GB"/>
              </w:rPr>
            </w:pPr>
            <w:r w:rsidRPr="001E7A27">
              <w:rPr>
                <w:lang w:val="en-GB"/>
              </w:rPr>
              <w:t xml:space="preserve">&lt;27 Pg (Section 5.4.8.1.1; </w:t>
            </w:r>
            <w:r w:rsidRPr="001E7A27">
              <w:rPr>
                <w:i/>
                <w:lang w:val="en-GB"/>
              </w:rPr>
              <w:t>medium confidence</w:t>
            </w:r>
            <w:r w:rsidRPr="001E7A27">
              <w:rPr>
                <w:lang w:val="en-GB"/>
              </w:rPr>
              <w:t>)</w:t>
            </w:r>
          </w:p>
        </w:tc>
        <w:tc>
          <w:tcPr>
            <w:tcW w:w="1351" w:type="dxa"/>
            <w:shd w:val="clear" w:color="auto" w:fill="FFFFFF" w:themeFill="background1"/>
          </w:tcPr>
          <w:p w14:paraId="0A89690D" w14:textId="5C019C2B" w:rsidR="00A63E93" w:rsidRPr="001E7A27" w:rsidRDefault="006E2494" w:rsidP="005C7F25">
            <w:pPr>
              <w:pStyle w:val="AR6Table"/>
              <w:rPr>
                <w:lang w:val="en-GB"/>
              </w:rPr>
            </w:pPr>
            <w:ins w:id="4755" w:author="Soapbox" w:date="2021-07-21T13:22:00Z">
              <w:r w:rsidRPr="001E7A27">
                <w:rPr>
                  <w:lang w:val="en-GB"/>
                </w:rPr>
                <w:t>M</w:t>
              </w:r>
            </w:ins>
            <w:del w:id="4756" w:author="Soapbox" w:date="2021-07-21T13:22:00Z">
              <w:r w:rsidR="00A63E93" w:rsidRPr="001E7A27" w:rsidDel="006E2494">
                <w:rPr>
                  <w:lang w:val="en-GB"/>
                </w:rPr>
                <w:delText>m</w:delText>
              </w:r>
            </w:del>
            <w:r w:rsidR="00A63E93" w:rsidRPr="001E7A27">
              <w:rPr>
                <w:lang w:val="en-GB"/>
              </w:rPr>
              <w:t>ulti-decadal</w:t>
            </w:r>
          </w:p>
        </w:tc>
        <w:tc>
          <w:tcPr>
            <w:tcW w:w="1225" w:type="dxa"/>
            <w:shd w:val="clear" w:color="auto" w:fill="FFFFFF" w:themeFill="background1"/>
          </w:tcPr>
          <w:p w14:paraId="548FD098" w14:textId="1C5BCBB2" w:rsidR="00A63E93" w:rsidRPr="001E7A27" w:rsidRDefault="00882293" w:rsidP="005C7F25">
            <w:pPr>
              <w:pStyle w:val="AR6Table"/>
              <w:rPr>
                <w:lang w:val="en-GB"/>
              </w:rPr>
            </w:pPr>
            <w:ins w:id="4757" w:author="Soapbox" w:date="2021-07-21T13:23:00Z">
              <w:r w:rsidRPr="001E7A27">
                <w:rPr>
                  <w:lang w:val="en-GB"/>
                </w:rPr>
                <w:t>S</w:t>
              </w:r>
            </w:ins>
            <w:del w:id="4758" w:author="Soapbox" w:date="2021-07-21T13:22:00Z">
              <w:r w:rsidR="00A63E93" w:rsidRPr="001E7A27" w:rsidDel="00882293">
                <w:rPr>
                  <w:lang w:val="en-GB"/>
                </w:rPr>
                <w:delText>s</w:delText>
              </w:r>
            </w:del>
            <w:r w:rsidR="00A63E93" w:rsidRPr="001E7A27">
              <w:rPr>
                <w:lang w:val="en-GB"/>
              </w:rPr>
              <w:t>mall (</w:t>
            </w:r>
            <w:r w:rsidR="00A63E93" w:rsidRPr="001E7A27">
              <w:rPr>
                <w:i/>
                <w:lang w:val="en-GB"/>
              </w:rPr>
              <w:t>low confidence</w:t>
            </w:r>
            <w:r w:rsidR="00A63E93" w:rsidRPr="001E7A27">
              <w:rPr>
                <w:lang w:val="en-GB"/>
              </w:rPr>
              <w:t>)</w:t>
            </w:r>
          </w:p>
        </w:tc>
        <w:tc>
          <w:tcPr>
            <w:tcW w:w="2194" w:type="dxa"/>
            <w:shd w:val="clear" w:color="auto" w:fill="FFFFFF" w:themeFill="background1"/>
          </w:tcPr>
          <w:p w14:paraId="2C422BE4" w14:textId="79043A9E" w:rsidR="00A63E93" w:rsidRPr="001E7A27" w:rsidRDefault="006E2494" w:rsidP="005C7F25">
            <w:pPr>
              <w:pStyle w:val="AR6Table"/>
              <w:rPr>
                <w:lang w:val="en-GB"/>
              </w:rPr>
            </w:pPr>
            <w:ins w:id="4759" w:author="Soapbox" w:date="2021-07-21T13:22:00Z">
              <w:r w:rsidRPr="001E7A27">
                <w:rPr>
                  <w:lang w:val="en-GB"/>
                </w:rPr>
                <w:t>I</w:t>
              </w:r>
            </w:ins>
            <w:del w:id="4760" w:author="Soapbox" w:date="2021-07-21T13:22:00Z">
              <w:r w:rsidR="00A63E93" w:rsidRPr="001E7A27" w:rsidDel="006E2494">
                <w:rPr>
                  <w:lang w:val="en-GB"/>
                </w:rPr>
                <w:delText>i</w:delText>
              </w:r>
            </w:del>
            <w:r w:rsidR="00A63E93" w:rsidRPr="001E7A27">
              <w:rPr>
                <w:lang w:val="en-GB"/>
              </w:rPr>
              <w:t>rreversible at multi-decadal scale (</w:t>
            </w:r>
            <w:r w:rsidR="00A63E93" w:rsidRPr="001E7A27">
              <w:rPr>
                <w:i/>
                <w:lang w:val="en-GB"/>
              </w:rPr>
              <w:t>medium confidence</w:t>
            </w:r>
            <w:r w:rsidR="00A63E93" w:rsidRPr="001E7A27">
              <w:rPr>
                <w:lang w:val="en-GB"/>
              </w:rPr>
              <w:t>)</w:t>
            </w:r>
          </w:p>
        </w:tc>
      </w:tr>
      <w:tr w:rsidR="00A63E93" w:rsidRPr="001E7A27" w14:paraId="6E5B7156" w14:textId="77777777" w:rsidTr="00A63E93">
        <w:tc>
          <w:tcPr>
            <w:tcW w:w="1533" w:type="dxa"/>
          </w:tcPr>
          <w:p w14:paraId="203B9A33" w14:textId="3A70671C" w:rsidR="00A63E93" w:rsidRPr="001E7A27" w:rsidRDefault="00A63E93" w:rsidP="005C7F25">
            <w:pPr>
              <w:pStyle w:val="AR6Table"/>
              <w:rPr>
                <w:lang w:val="en-GB"/>
              </w:rPr>
            </w:pPr>
            <w:r w:rsidRPr="001E7A27">
              <w:rPr>
                <w:lang w:val="en-GB"/>
              </w:rPr>
              <w:t>Biogenic emissions from permafrost thaw (Section 5.4.</w:t>
            </w:r>
            <w:r w:rsidR="00D44CB2" w:rsidRPr="001E7A27">
              <w:rPr>
                <w:lang w:val="en-GB"/>
              </w:rPr>
              <w:t>9</w:t>
            </w:r>
            <w:r w:rsidRPr="001E7A27">
              <w:rPr>
                <w:lang w:val="en-GB"/>
              </w:rPr>
              <w:t>.1.2)</w:t>
            </w:r>
          </w:p>
        </w:tc>
        <w:tc>
          <w:tcPr>
            <w:tcW w:w="1122" w:type="dxa"/>
          </w:tcPr>
          <w:p w14:paraId="29974AE8" w14:textId="0913AB1D" w:rsidR="00A63E93" w:rsidRPr="001E7A27" w:rsidRDefault="006E2494" w:rsidP="005C7F25">
            <w:pPr>
              <w:pStyle w:val="AR6Table"/>
              <w:rPr>
                <w:lang w:val="en-GB"/>
              </w:rPr>
            </w:pPr>
            <w:ins w:id="4761" w:author="Soapbox" w:date="2021-07-21T13:21:00Z">
              <w:r w:rsidRPr="001E7A27">
                <w:rPr>
                  <w:lang w:val="en-GB"/>
                </w:rPr>
                <w:t>P</w:t>
              </w:r>
            </w:ins>
            <w:del w:id="4762" w:author="Soapbox" w:date="2021-07-21T13:21:00Z">
              <w:r w:rsidR="00A63E93" w:rsidRPr="001E7A27" w:rsidDel="006E2494">
                <w:rPr>
                  <w:lang w:val="en-GB"/>
                </w:rPr>
                <w:delText>p</w:delText>
              </w:r>
            </w:del>
            <w:r w:rsidR="00A63E93" w:rsidRPr="001E7A27">
              <w:rPr>
                <w:lang w:val="en-GB"/>
              </w:rPr>
              <w:t>an-Arctic</w:t>
            </w:r>
          </w:p>
        </w:tc>
        <w:tc>
          <w:tcPr>
            <w:tcW w:w="940" w:type="dxa"/>
          </w:tcPr>
          <w:p w14:paraId="2C2163FC" w14:textId="2A0B1298" w:rsidR="00A63E93" w:rsidRPr="001E7A27" w:rsidRDefault="006E2494" w:rsidP="005C7F25">
            <w:pPr>
              <w:pStyle w:val="AR6Table"/>
              <w:rPr>
                <w:lang w:val="en-GB"/>
              </w:rPr>
            </w:pPr>
            <w:ins w:id="4763" w:author="Soapbox" w:date="2021-07-21T13:22:00Z">
              <w:r w:rsidRPr="001E7A27">
                <w:rPr>
                  <w:lang w:val="en-GB"/>
                </w:rPr>
                <w:t>H</w:t>
              </w:r>
            </w:ins>
            <w:del w:id="4764" w:author="Soapbox" w:date="2021-07-21T13:22:00Z">
              <w:r w:rsidR="00A63E93" w:rsidRPr="001E7A27" w:rsidDel="006E2494">
                <w:rPr>
                  <w:lang w:val="en-GB"/>
                </w:rPr>
                <w:delText>h</w:delText>
              </w:r>
            </w:del>
            <w:r w:rsidR="00A63E93" w:rsidRPr="001E7A27">
              <w:rPr>
                <w:lang w:val="en-GB"/>
              </w:rPr>
              <w:t>igh</w:t>
            </w:r>
          </w:p>
        </w:tc>
        <w:tc>
          <w:tcPr>
            <w:tcW w:w="1482" w:type="dxa"/>
          </w:tcPr>
          <w:p w14:paraId="18059780" w14:textId="238A4CDF" w:rsidR="00A63E93" w:rsidRPr="001E7A27" w:rsidRDefault="00A63E93" w:rsidP="005C7F25">
            <w:pPr>
              <w:pStyle w:val="AR6Table"/>
              <w:rPr>
                <w:lang w:val="en-GB"/>
              </w:rPr>
            </w:pPr>
            <w:r w:rsidRPr="001E7A27">
              <w:rPr>
                <w:lang w:val="en-GB"/>
              </w:rPr>
              <w:t>up to 240 PgC of CO</w:t>
            </w:r>
            <w:r w:rsidRPr="001E7A27">
              <w:rPr>
                <w:vertAlign w:val="subscript"/>
                <w:lang w:val="en-GB"/>
              </w:rPr>
              <w:t xml:space="preserve">2 </w:t>
            </w:r>
            <w:r w:rsidRPr="001E7A27">
              <w:rPr>
                <w:lang w:val="en-GB"/>
              </w:rPr>
              <w:t xml:space="preserve">and up to </w:t>
            </w:r>
            <w:r w:rsidR="008070F0" w:rsidRPr="001E7A27">
              <w:rPr>
                <w:lang w:val="en-GB"/>
              </w:rPr>
              <w:t xml:space="preserve">5300 </w:t>
            </w:r>
            <w:r w:rsidRPr="001E7A27">
              <w:rPr>
                <w:lang w:val="en-GB"/>
              </w:rPr>
              <w:t>Tg of CH</w:t>
            </w:r>
            <w:r w:rsidRPr="001E7A27">
              <w:rPr>
                <w:vertAlign w:val="subscript"/>
                <w:lang w:val="en-GB"/>
              </w:rPr>
              <w:t>4</w:t>
            </w:r>
            <w:r w:rsidRPr="001E7A27">
              <w:rPr>
                <w:lang w:val="en-GB"/>
              </w:rPr>
              <w:t xml:space="preserve"> (Section 5.4.8.1.2; </w:t>
            </w:r>
            <w:r w:rsidRPr="001E7A27">
              <w:rPr>
                <w:i/>
                <w:lang w:val="en-GB"/>
              </w:rPr>
              <w:t>low confidence</w:t>
            </w:r>
            <w:r w:rsidRPr="001E7A27">
              <w:rPr>
                <w:lang w:val="en-GB"/>
              </w:rPr>
              <w:t xml:space="preserve">) </w:t>
            </w:r>
          </w:p>
        </w:tc>
        <w:tc>
          <w:tcPr>
            <w:tcW w:w="1351" w:type="dxa"/>
          </w:tcPr>
          <w:p w14:paraId="2991B645" w14:textId="176F8EC0" w:rsidR="00A63E93" w:rsidRPr="001E7A27" w:rsidRDefault="006E2494" w:rsidP="005C7F25">
            <w:pPr>
              <w:pStyle w:val="AR6Table"/>
              <w:rPr>
                <w:lang w:val="en-GB"/>
              </w:rPr>
            </w:pPr>
            <w:ins w:id="4765" w:author="Soapbox" w:date="2021-07-21T13:22:00Z">
              <w:r w:rsidRPr="001E7A27">
                <w:rPr>
                  <w:lang w:val="en-GB"/>
                </w:rPr>
                <w:t>M</w:t>
              </w:r>
            </w:ins>
            <w:del w:id="4766" w:author="Soapbox" w:date="2021-07-21T13:22:00Z">
              <w:r w:rsidR="00A63E93" w:rsidRPr="001E7A27" w:rsidDel="006E2494">
                <w:rPr>
                  <w:lang w:val="en-GB"/>
                </w:rPr>
                <w:delText>m</w:delText>
              </w:r>
            </w:del>
            <w:r w:rsidR="00A63E93" w:rsidRPr="001E7A27">
              <w:rPr>
                <w:lang w:val="en-GB"/>
              </w:rPr>
              <w:t>ulti-decadal</w:t>
            </w:r>
          </w:p>
        </w:tc>
        <w:tc>
          <w:tcPr>
            <w:tcW w:w="1225" w:type="dxa"/>
          </w:tcPr>
          <w:p w14:paraId="560A5011" w14:textId="74B98642" w:rsidR="00A63E93" w:rsidRPr="001E7A27" w:rsidRDefault="00A63E93" w:rsidP="005C7F25">
            <w:pPr>
              <w:pStyle w:val="AR6Table"/>
              <w:rPr>
                <w:rFonts w:cs="Times New Roman"/>
                <w:lang w:val="en-GB"/>
              </w:rPr>
            </w:pPr>
            <w:r w:rsidRPr="001E7A27">
              <w:rPr>
                <w:rFonts w:cs="Times New Roman"/>
                <w:lang w:val="en-GB"/>
              </w:rPr>
              <w:t>CO</w:t>
            </w:r>
            <w:r w:rsidRPr="001E7A27">
              <w:rPr>
                <w:rFonts w:cs="Times New Roman"/>
                <w:vertAlign w:val="subscript"/>
                <w:lang w:val="en-GB"/>
              </w:rPr>
              <w:t>2</w:t>
            </w:r>
            <w:r w:rsidRPr="001E7A27">
              <w:rPr>
                <w:rFonts w:cs="Times New Roman"/>
                <w:lang w:val="en-GB"/>
              </w:rPr>
              <w:t xml:space="preserve">: ≤1 </w:t>
            </w:r>
            <w:r w:rsidRPr="001E7A27">
              <w:rPr>
                <w:lang w:val="en-GB"/>
              </w:rPr>
              <w:t>ppm yr</w:t>
            </w:r>
            <w:del w:id="4767" w:author="Ian Blenkinsop" w:date="2021-07-28T16:20:00Z">
              <w:r w:rsidRPr="001E7A27" w:rsidDel="006C2F7B">
                <w:rPr>
                  <w:vertAlign w:val="superscript"/>
                  <w:lang w:val="en-GB"/>
                </w:rPr>
                <w:delText>-</w:delText>
              </w:r>
            </w:del>
            <w:ins w:id="4768" w:author="Ian Blenkinsop" w:date="2021-07-28T16:20:00Z">
              <w:r w:rsidR="006C2F7B" w:rsidRPr="001E7A27">
                <w:rPr>
                  <w:vertAlign w:val="superscript"/>
                  <w:lang w:val="en-GB"/>
                </w:rPr>
                <w:t>–</w:t>
              </w:r>
            </w:ins>
            <w:r w:rsidRPr="001E7A27">
              <w:rPr>
                <w:vertAlign w:val="superscript"/>
                <w:lang w:val="en-GB"/>
              </w:rPr>
              <w:t>1</w:t>
            </w:r>
          </w:p>
          <w:p w14:paraId="64AE79F2" w14:textId="2241BE9E" w:rsidR="00A63E93" w:rsidRPr="001E7A27" w:rsidRDefault="00A63E93" w:rsidP="005C7F25">
            <w:pPr>
              <w:pStyle w:val="AR6Table"/>
              <w:rPr>
                <w:lang w:val="en-GB"/>
              </w:rPr>
            </w:pPr>
            <w:r w:rsidRPr="001E7A27">
              <w:rPr>
                <w:rFonts w:cs="Times New Roman"/>
                <w:lang w:val="en-GB"/>
              </w:rPr>
              <w:t>CH</w:t>
            </w:r>
            <w:r w:rsidRPr="001E7A27">
              <w:rPr>
                <w:rFonts w:cs="Times New Roman"/>
                <w:vertAlign w:val="subscript"/>
                <w:lang w:val="en-GB"/>
              </w:rPr>
              <w:t>4</w:t>
            </w:r>
            <w:r w:rsidRPr="001E7A27">
              <w:rPr>
                <w:rFonts w:cs="Times New Roman"/>
                <w:lang w:val="en-GB"/>
              </w:rPr>
              <w:t>: ≤</w:t>
            </w:r>
            <w:r w:rsidRPr="001E7A27">
              <w:rPr>
                <w:lang w:val="en-GB"/>
              </w:rPr>
              <w:t>10 ppb yr</w:t>
            </w:r>
            <w:del w:id="4769" w:author="Ian Blenkinsop" w:date="2021-07-28T16:20:00Z">
              <w:r w:rsidRPr="001E7A27" w:rsidDel="006C2F7B">
                <w:rPr>
                  <w:vertAlign w:val="superscript"/>
                  <w:lang w:val="en-GB"/>
                </w:rPr>
                <w:delText>-</w:delText>
              </w:r>
            </w:del>
            <w:ins w:id="4770" w:author="Ian Blenkinsop" w:date="2021-07-28T16:20:00Z">
              <w:r w:rsidR="006C2F7B" w:rsidRPr="001E7A27">
                <w:rPr>
                  <w:vertAlign w:val="superscript"/>
                  <w:lang w:val="en-GB"/>
                </w:rPr>
                <w:t>–</w:t>
              </w:r>
            </w:ins>
            <w:r w:rsidRPr="001E7A27">
              <w:rPr>
                <w:vertAlign w:val="superscript"/>
                <w:lang w:val="en-GB"/>
              </w:rPr>
              <w:t>1</w:t>
            </w:r>
          </w:p>
        </w:tc>
        <w:tc>
          <w:tcPr>
            <w:tcW w:w="2194" w:type="dxa"/>
          </w:tcPr>
          <w:p w14:paraId="1489324D" w14:textId="2CD59373" w:rsidR="00A63E93" w:rsidRPr="001E7A27" w:rsidRDefault="006E2494" w:rsidP="005C7F25">
            <w:pPr>
              <w:pStyle w:val="AR6Table"/>
              <w:rPr>
                <w:i/>
                <w:lang w:val="en-GB"/>
              </w:rPr>
            </w:pPr>
            <w:ins w:id="4771" w:author="Soapbox" w:date="2021-07-21T13:22:00Z">
              <w:r w:rsidRPr="001E7A27">
                <w:rPr>
                  <w:lang w:val="en-GB"/>
                </w:rPr>
                <w:t>I</w:t>
              </w:r>
            </w:ins>
            <w:del w:id="4772" w:author="Soapbox" w:date="2021-07-21T13:22:00Z">
              <w:r w:rsidR="00A63E93" w:rsidRPr="001E7A27" w:rsidDel="006E2494">
                <w:rPr>
                  <w:lang w:val="en-GB"/>
                </w:rPr>
                <w:delText>i</w:delText>
              </w:r>
            </w:del>
            <w:r w:rsidR="00A63E93" w:rsidRPr="001E7A27">
              <w:rPr>
                <w:lang w:val="en-GB"/>
              </w:rPr>
              <w:t>rreversible at centennial time</w:t>
            </w:r>
            <w:ins w:id="4773" w:author="Soapbox" w:date="2021-07-15T12:52:00Z">
              <w:r w:rsidR="006C248B" w:rsidRPr="001E7A27">
                <w:rPr>
                  <w:lang w:val="en-GB"/>
                </w:rPr>
                <w:t xml:space="preserve"> </w:t>
              </w:r>
            </w:ins>
            <w:r w:rsidR="00A63E93" w:rsidRPr="001E7A27">
              <w:rPr>
                <w:lang w:val="en-GB"/>
              </w:rPr>
              <w:t>scales (</w:t>
            </w:r>
            <w:r w:rsidR="00A63E93" w:rsidRPr="001E7A27">
              <w:rPr>
                <w:i/>
                <w:lang w:val="en-GB"/>
              </w:rPr>
              <w:t>high confidence</w:t>
            </w:r>
            <w:r w:rsidR="00A63E93" w:rsidRPr="001E7A27">
              <w:rPr>
                <w:lang w:val="en-GB"/>
              </w:rPr>
              <w:t>)</w:t>
            </w:r>
          </w:p>
        </w:tc>
      </w:tr>
      <w:tr w:rsidR="00A63E93" w:rsidRPr="001E7A27" w14:paraId="5EDAD95F" w14:textId="77777777" w:rsidTr="00A63E93">
        <w:tc>
          <w:tcPr>
            <w:tcW w:w="1533" w:type="dxa"/>
          </w:tcPr>
          <w:p w14:paraId="4517E761" w14:textId="32040CEE" w:rsidR="00A63E93" w:rsidRPr="001E7A27" w:rsidRDefault="00A63E93" w:rsidP="005C7F25">
            <w:pPr>
              <w:pStyle w:val="AR6Table"/>
              <w:rPr>
                <w:lang w:val="en-GB"/>
              </w:rPr>
            </w:pPr>
            <w:r w:rsidRPr="001E7A27">
              <w:rPr>
                <w:lang w:val="en-GB"/>
              </w:rPr>
              <w:t>Methane release from clathrates (Section 5.4.</w:t>
            </w:r>
            <w:r w:rsidR="00D44CB2" w:rsidRPr="001E7A27">
              <w:rPr>
                <w:lang w:val="en-GB"/>
              </w:rPr>
              <w:t>9.</w:t>
            </w:r>
            <w:r w:rsidRPr="001E7A27">
              <w:rPr>
                <w:lang w:val="en-GB"/>
              </w:rPr>
              <w:t>1.3)</w:t>
            </w:r>
          </w:p>
        </w:tc>
        <w:tc>
          <w:tcPr>
            <w:tcW w:w="1122" w:type="dxa"/>
          </w:tcPr>
          <w:p w14:paraId="411446E2" w14:textId="16405456" w:rsidR="00A63E93" w:rsidRPr="001E7A27" w:rsidRDefault="006E2494" w:rsidP="005C7F25">
            <w:pPr>
              <w:pStyle w:val="AR6Table"/>
              <w:rPr>
                <w:lang w:val="en-GB"/>
              </w:rPr>
            </w:pPr>
            <w:ins w:id="4774" w:author="Soapbox" w:date="2021-07-21T13:21:00Z">
              <w:r w:rsidRPr="001E7A27">
                <w:rPr>
                  <w:lang w:val="en-GB"/>
                </w:rPr>
                <w:t>O</w:t>
              </w:r>
            </w:ins>
            <w:del w:id="4775" w:author="Soapbox" w:date="2021-07-21T13:21:00Z">
              <w:r w:rsidR="00A63E93" w:rsidRPr="001E7A27" w:rsidDel="006E2494">
                <w:rPr>
                  <w:lang w:val="en-GB"/>
                </w:rPr>
                <w:delText>o</w:delText>
              </w:r>
            </w:del>
            <w:r w:rsidR="00A63E93" w:rsidRPr="001E7A27">
              <w:rPr>
                <w:lang w:val="en-GB"/>
              </w:rPr>
              <w:t>ceanic shelf</w:t>
            </w:r>
          </w:p>
        </w:tc>
        <w:tc>
          <w:tcPr>
            <w:tcW w:w="940" w:type="dxa"/>
          </w:tcPr>
          <w:p w14:paraId="41F0335A" w14:textId="729B42FA" w:rsidR="00A63E93" w:rsidRPr="001E7A27" w:rsidRDefault="006E2494" w:rsidP="005C7F25">
            <w:pPr>
              <w:pStyle w:val="AR6Table"/>
              <w:rPr>
                <w:lang w:val="en-GB"/>
              </w:rPr>
            </w:pPr>
            <w:ins w:id="4776" w:author="Soapbox" w:date="2021-07-21T13:22:00Z">
              <w:r w:rsidRPr="001E7A27">
                <w:rPr>
                  <w:lang w:val="en-GB"/>
                </w:rPr>
                <w:t>V</w:t>
              </w:r>
            </w:ins>
            <w:del w:id="4777" w:author="Soapbox" w:date="2021-07-21T13:22:00Z">
              <w:r w:rsidR="00A63E93" w:rsidRPr="001E7A27" w:rsidDel="006E2494">
                <w:rPr>
                  <w:lang w:val="en-GB"/>
                </w:rPr>
                <w:delText>v</w:delText>
              </w:r>
            </w:del>
            <w:r w:rsidR="00A63E93" w:rsidRPr="001E7A27">
              <w:rPr>
                <w:lang w:val="en-GB"/>
              </w:rPr>
              <w:t>ery low</w:t>
            </w:r>
          </w:p>
        </w:tc>
        <w:tc>
          <w:tcPr>
            <w:tcW w:w="1482" w:type="dxa"/>
          </w:tcPr>
          <w:p w14:paraId="36EEE913" w14:textId="62BBF9C7" w:rsidR="00A63E93" w:rsidRPr="001E7A27" w:rsidRDefault="00A63E93" w:rsidP="005C7F25">
            <w:pPr>
              <w:pStyle w:val="AR6Table"/>
              <w:rPr>
                <w:lang w:val="en-GB"/>
              </w:rPr>
            </w:pPr>
            <w:r w:rsidRPr="001E7A27">
              <w:rPr>
                <w:i/>
                <w:lang w:val="en-GB"/>
              </w:rPr>
              <w:t>very likely</w:t>
            </w:r>
            <w:r w:rsidRPr="001E7A27">
              <w:rPr>
                <w:lang w:val="en-GB"/>
              </w:rPr>
              <w:t xml:space="preserve"> small (Section 5.4.</w:t>
            </w:r>
            <w:r w:rsidR="00D44CB2" w:rsidRPr="001E7A27">
              <w:rPr>
                <w:lang w:val="en-GB"/>
              </w:rPr>
              <w:t>9</w:t>
            </w:r>
            <w:r w:rsidRPr="001E7A27">
              <w:rPr>
                <w:lang w:val="en-GB"/>
              </w:rPr>
              <w:t>.1.3)</w:t>
            </w:r>
          </w:p>
        </w:tc>
        <w:tc>
          <w:tcPr>
            <w:tcW w:w="1351" w:type="dxa"/>
          </w:tcPr>
          <w:p w14:paraId="06704E87" w14:textId="2AE0E218" w:rsidR="00A63E93" w:rsidRPr="001E7A27" w:rsidRDefault="006E2494" w:rsidP="005C7F25">
            <w:pPr>
              <w:pStyle w:val="AR6Table"/>
              <w:rPr>
                <w:lang w:val="en-GB"/>
              </w:rPr>
            </w:pPr>
            <w:ins w:id="4778" w:author="Soapbox" w:date="2021-07-21T13:22:00Z">
              <w:r w:rsidRPr="001E7A27">
                <w:rPr>
                  <w:lang w:val="en-GB"/>
                </w:rPr>
                <w:t>M</w:t>
              </w:r>
            </w:ins>
            <w:del w:id="4779" w:author="Soapbox" w:date="2021-07-21T13:22:00Z">
              <w:r w:rsidR="00A63E93" w:rsidRPr="001E7A27" w:rsidDel="006E2494">
                <w:rPr>
                  <w:lang w:val="en-GB"/>
                </w:rPr>
                <w:delText>m</w:delText>
              </w:r>
            </w:del>
            <w:r w:rsidR="00A63E93" w:rsidRPr="001E7A27">
              <w:rPr>
                <w:lang w:val="en-GB"/>
              </w:rPr>
              <w:t>ulti-millennium</w:t>
            </w:r>
          </w:p>
        </w:tc>
        <w:tc>
          <w:tcPr>
            <w:tcW w:w="1225" w:type="dxa"/>
          </w:tcPr>
          <w:p w14:paraId="1D81559B" w14:textId="46A2D4D6" w:rsidR="00A63E93" w:rsidRPr="001E7A27" w:rsidRDefault="00A63E93" w:rsidP="005C7F25">
            <w:pPr>
              <w:pStyle w:val="AR6Table"/>
              <w:rPr>
                <w:lang w:val="en-GB"/>
              </w:rPr>
            </w:pPr>
            <w:r w:rsidRPr="001E7A27">
              <w:rPr>
                <w:rFonts w:cs="Times New Roman"/>
                <w:lang w:val="en-GB"/>
              </w:rPr>
              <w:t>CH</w:t>
            </w:r>
            <w:r w:rsidRPr="001E7A27">
              <w:rPr>
                <w:rFonts w:cs="Times New Roman"/>
                <w:vertAlign w:val="subscript"/>
                <w:lang w:val="en-GB"/>
              </w:rPr>
              <w:t>4</w:t>
            </w:r>
            <w:r w:rsidRPr="001E7A27">
              <w:rPr>
                <w:rFonts w:cs="Times New Roman"/>
                <w:lang w:val="en-GB"/>
              </w:rPr>
              <w:t>: ≤</w:t>
            </w:r>
            <w:r w:rsidRPr="001E7A27">
              <w:rPr>
                <w:lang w:val="en-GB"/>
              </w:rPr>
              <w:t>0.2 ppb yr</w:t>
            </w:r>
            <w:del w:id="4780" w:author="Ian Blenkinsop" w:date="2021-07-28T16:20:00Z">
              <w:r w:rsidRPr="001E7A27" w:rsidDel="006C2F7B">
                <w:rPr>
                  <w:vertAlign w:val="superscript"/>
                  <w:lang w:val="en-GB"/>
                </w:rPr>
                <w:delText>-</w:delText>
              </w:r>
            </w:del>
            <w:ins w:id="4781" w:author="Ian Blenkinsop" w:date="2021-07-28T16:20:00Z">
              <w:r w:rsidR="006C2F7B" w:rsidRPr="001E7A27">
                <w:rPr>
                  <w:vertAlign w:val="superscript"/>
                  <w:lang w:val="en-GB"/>
                </w:rPr>
                <w:t>–</w:t>
              </w:r>
            </w:ins>
            <w:r w:rsidRPr="001E7A27">
              <w:rPr>
                <w:vertAlign w:val="superscript"/>
                <w:lang w:val="en-GB"/>
              </w:rPr>
              <w:t>1</w:t>
            </w:r>
          </w:p>
        </w:tc>
        <w:tc>
          <w:tcPr>
            <w:tcW w:w="2194" w:type="dxa"/>
          </w:tcPr>
          <w:p w14:paraId="05BDD681" w14:textId="7E3F5BD8" w:rsidR="00A63E93" w:rsidRPr="001E7A27" w:rsidRDefault="006E2494" w:rsidP="005C7F25">
            <w:pPr>
              <w:pStyle w:val="AR6Table"/>
              <w:rPr>
                <w:lang w:val="en-GB"/>
              </w:rPr>
            </w:pPr>
            <w:ins w:id="4782" w:author="Soapbox" w:date="2021-07-21T13:22:00Z">
              <w:r w:rsidRPr="001E7A27">
                <w:rPr>
                  <w:lang w:val="en-GB"/>
                </w:rPr>
                <w:t>I</w:t>
              </w:r>
            </w:ins>
            <w:del w:id="4783" w:author="Soapbox" w:date="2021-07-21T13:22:00Z">
              <w:r w:rsidR="00A63E93" w:rsidRPr="001E7A27" w:rsidDel="006E2494">
                <w:rPr>
                  <w:lang w:val="en-GB"/>
                </w:rPr>
                <w:delText>i</w:delText>
              </w:r>
            </w:del>
            <w:r w:rsidR="00A63E93" w:rsidRPr="001E7A27">
              <w:rPr>
                <w:lang w:val="en-GB"/>
              </w:rPr>
              <w:t>rreversible at multi-millennium time</w:t>
            </w:r>
            <w:ins w:id="4784" w:author="Soapbox" w:date="2021-07-15T12:52:00Z">
              <w:r w:rsidR="006C248B" w:rsidRPr="001E7A27">
                <w:rPr>
                  <w:lang w:val="en-GB"/>
                </w:rPr>
                <w:t xml:space="preserve"> </w:t>
              </w:r>
            </w:ins>
            <w:r w:rsidR="00A63E93" w:rsidRPr="001E7A27">
              <w:rPr>
                <w:lang w:val="en-GB"/>
              </w:rPr>
              <w:t>scales (</w:t>
            </w:r>
            <w:r w:rsidR="00A63E93" w:rsidRPr="001E7A27">
              <w:rPr>
                <w:i/>
                <w:lang w:val="en-GB"/>
              </w:rPr>
              <w:t>medium confidence</w:t>
            </w:r>
            <w:r w:rsidR="00A63E93" w:rsidRPr="001E7A27">
              <w:rPr>
                <w:lang w:val="en-GB"/>
              </w:rPr>
              <w:t>)</w:t>
            </w:r>
          </w:p>
        </w:tc>
      </w:tr>
    </w:tbl>
    <w:p w14:paraId="0CD1E86F" w14:textId="77777777" w:rsidR="00A63E93" w:rsidRPr="001E7A27" w:rsidRDefault="00A63E93" w:rsidP="005C7F25">
      <w:pPr>
        <w:pStyle w:val="AR6BodyText"/>
        <w:rPr>
          <w:lang w:val="en-GB"/>
        </w:rPr>
      </w:pPr>
    </w:p>
    <w:p w14:paraId="6BCE9269" w14:textId="77777777" w:rsidR="00A63E93" w:rsidRPr="001E7A27" w:rsidRDefault="00A63E93" w:rsidP="005C7F25">
      <w:pPr>
        <w:pStyle w:val="AR6BodyText"/>
        <w:rPr>
          <w:b/>
          <w:lang w:val="en-GB"/>
        </w:rPr>
      </w:pPr>
      <w:r w:rsidRPr="001E7A27">
        <w:rPr>
          <w:b/>
          <w:lang w:val="en-GB"/>
        </w:rPr>
        <w:lastRenderedPageBreak/>
        <w:t xml:space="preserve">[END TABLE 5.6 HERE] </w:t>
      </w:r>
    </w:p>
    <w:p w14:paraId="48B2EC9A" w14:textId="77777777" w:rsidR="00A63E93" w:rsidRPr="001E7A27" w:rsidRDefault="00A63E93" w:rsidP="005C7F25">
      <w:pPr>
        <w:pStyle w:val="AR6BodyText"/>
        <w:rPr>
          <w:lang w:val="en-GB" w:eastAsia="en-US"/>
        </w:rPr>
      </w:pPr>
    </w:p>
    <w:p w14:paraId="3EAC69D4" w14:textId="77777777" w:rsidR="001C7F75" w:rsidRPr="001E7A27" w:rsidRDefault="001C7F75" w:rsidP="005C7F25">
      <w:pPr>
        <w:pStyle w:val="AR6BodyText"/>
        <w:rPr>
          <w:lang w:val="en-GB" w:eastAsia="en-US"/>
        </w:rPr>
      </w:pPr>
    </w:p>
    <w:p w14:paraId="132B999A" w14:textId="69D7FDBB" w:rsidR="00A63E93" w:rsidRPr="001E7A27" w:rsidRDefault="00A63E93" w:rsidP="00535548">
      <w:pPr>
        <w:pStyle w:val="AR6Chap5Level35111"/>
        <w:rPr>
          <w:lang w:val="en-GB"/>
        </w:rPr>
      </w:pPr>
      <w:bookmarkStart w:id="4785" w:name="_Toc70535711"/>
      <w:r w:rsidRPr="001E7A27">
        <w:rPr>
          <w:lang w:val="en-GB"/>
        </w:rPr>
        <w:t xml:space="preserve">Assessment of </w:t>
      </w:r>
      <w:ins w:id="4786" w:author="Soapbox" w:date="2021-07-15T09:17:00Z">
        <w:r w:rsidR="007C4F57" w:rsidRPr="001E7A27">
          <w:rPr>
            <w:lang w:val="en-GB"/>
          </w:rPr>
          <w:t>B</w:t>
        </w:r>
      </w:ins>
      <w:del w:id="4787" w:author="Soapbox" w:date="2021-07-15T09:17:00Z">
        <w:r w:rsidRPr="001E7A27" w:rsidDel="007C4F57">
          <w:rPr>
            <w:lang w:val="en-GB"/>
          </w:rPr>
          <w:delText>b</w:delText>
        </w:r>
      </w:del>
      <w:r w:rsidRPr="001E7A27">
        <w:rPr>
          <w:lang w:val="en-GB"/>
        </w:rPr>
        <w:t xml:space="preserve">iogeochemical </w:t>
      </w:r>
      <w:ins w:id="4788" w:author="Soapbox" w:date="2021-07-15T09:17:00Z">
        <w:r w:rsidR="007C4F57" w:rsidRPr="001E7A27">
          <w:rPr>
            <w:lang w:val="en-GB"/>
          </w:rPr>
          <w:t>T</w:t>
        </w:r>
      </w:ins>
      <w:del w:id="4789" w:author="Soapbox" w:date="2021-07-15T09:17:00Z">
        <w:r w:rsidRPr="001E7A27" w:rsidDel="007C4F57">
          <w:rPr>
            <w:lang w:val="en-GB"/>
          </w:rPr>
          <w:delText>t</w:delText>
        </w:r>
      </w:del>
      <w:r w:rsidRPr="001E7A27">
        <w:rPr>
          <w:lang w:val="en-GB"/>
        </w:rPr>
        <w:t xml:space="preserve">ipping </w:t>
      </w:r>
      <w:ins w:id="4790" w:author="Soapbox" w:date="2021-07-15T09:17:00Z">
        <w:r w:rsidR="007C4F57" w:rsidRPr="001E7A27">
          <w:rPr>
            <w:lang w:val="en-GB"/>
          </w:rPr>
          <w:t>P</w:t>
        </w:r>
      </w:ins>
      <w:del w:id="4791" w:author="Soapbox" w:date="2021-07-15T09:17:00Z">
        <w:r w:rsidRPr="001E7A27" w:rsidDel="007C4F57">
          <w:rPr>
            <w:lang w:val="en-GB"/>
          </w:rPr>
          <w:delText>p</w:delText>
        </w:r>
      </w:del>
      <w:r w:rsidRPr="001E7A27">
        <w:rPr>
          <w:lang w:val="en-GB"/>
        </w:rPr>
        <w:t>oints</w:t>
      </w:r>
      <w:bookmarkEnd w:id="4785"/>
    </w:p>
    <w:p w14:paraId="0AB071A1" w14:textId="77777777" w:rsidR="00A63E93" w:rsidRPr="001E7A27" w:rsidRDefault="00A63E93" w:rsidP="005C7F25">
      <w:pPr>
        <w:pStyle w:val="AR6BodyText"/>
        <w:rPr>
          <w:b/>
          <w:bCs/>
          <w:lang w:val="en-GB" w:eastAsia="en-US"/>
        </w:rPr>
      </w:pPr>
    </w:p>
    <w:p w14:paraId="2E03E84F" w14:textId="114F9CC5" w:rsidR="00A63E93" w:rsidRPr="001E7A27" w:rsidRDefault="00A63E93" w:rsidP="00535548">
      <w:pPr>
        <w:pStyle w:val="AR6Chap5Level451111"/>
        <w:rPr>
          <w:lang w:val="en-GB"/>
        </w:rPr>
      </w:pPr>
      <w:bookmarkStart w:id="4792" w:name="_Toc33564296"/>
      <w:bookmarkStart w:id="4793" w:name="_Toc70535712"/>
      <w:r w:rsidRPr="001E7A27">
        <w:rPr>
          <w:lang w:val="en-GB"/>
        </w:rPr>
        <w:t xml:space="preserve">Forest </w:t>
      </w:r>
      <w:ins w:id="4794" w:author="Soapbox" w:date="2021-07-15T10:24:00Z">
        <w:r w:rsidR="007B192D" w:rsidRPr="001E7A27">
          <w:rPr>
            <w:lang w:val="en-GB"/>
          </w:rPr>
          <w:t>d</w:t>
        </w:r>
      </w:ins>
      <w:del w:id="4795" w:author="Soapbox" w:date="2021-07-15T10:24:00Z">
        <w:r w:rsidR="00EC2B15" w:rsidRPr="001E7A27" w:rsidDel="007B192D">
          <w:rPr>
            <w:lang w:val="en-GB"/>
          </w:rPr>
          <w:delText>D</w:delText>
        </w:r>
      </w:del>
      <w:r w:rsidRPr="001E7A27">
        <w:rPr>
          <w:lang w:val="en-GB"/>
        </w:rPr>
        <w:t>ieback</w:t>
      </w:r>
      <w:bookmarkEnd w:id="4792"/>
      <w:bookmarkEnd w:id="4793"/>
      <w:r w:rsidRPr="001E7A27">
        <w:rPr>
          <w:lang w:val="en-GB"/>
        </w:rPr>
        <w:t xml:space="preserve"> </w:t>
      </w:r>
    </w:p>
    <w:p w14:paraId="66F3E8BA" w14:textId="175CBEF0" w:rsidR="00A63E93" w:rsidRPr="001E7A27" w:rsidRDefault="00A63E93" w:rsidP="005C7F25">
      <w:pPr>
        <w:pStyle w:val="AR6BodyText"/>
        <w:rPr>
          <w:lang w:val="en-GB"/>
        </w:rPr>
      </w:pPr>
      <w:r w:rsidRPr="001E7A27">
        <w:rPr>
          <w:lang w:val="en-GB"/>
        </w:rPr>
        <w:t xml:space="preserve">Published examples of abrupt biogeochemical changes in models include tropical rain forest dieback </w:t>
      </w:r>
      <w:r w:rsidRPr="001E7A27">
        <w:rPr>
          <w:lang w:val="en-GB"/>
        </w:rPr>
        <w:fldChar w:fldCharType="begin" w:fldLock="1"/>
      </w:r>
      <w:r w:rsidR="001B061E" w:rsidRPr="001E7A27">
        <w:rPr>
          <w:lang w:val="en-GB"/>
        </w:rPr>
        <w:instrText>ADDIN CSL_CITATION { "citationItems" : [ { "id" : "ITEM-1", "itemData" : { "DOI" : "10.1007/s00704-004-0049-4", "ISSN" : "0177-798X", "abstract" : "The first GCM climate change projections to include dynamic vegetation and an interactive carbon cycle produced a very significant amplification of global warming over the 21st century. Under the IS92a ``business as usual'' emissions scenario CO2 concentrations reached about 980{\\thinspace}ppmv by 2100, which is about 280{\\thinspace}ppmv higher than when these feedbacks were ignored. The major contribution to the increased CO2 arose from reductions in soil carbon because global warming is assumed to accelerate respiration. However, there was also a lesser contribution from an alarming loss of the Amazonian rainforest. This paper describes the phenomenon of Amazonian forest dieback under elevated CO2 in the Hadley Centre climate-carbon cycle model.", "author" : [ { "dropping-particle" : "", "family" : "Cox", "given" : "P M", "non-dropping-particle" : "", "parse-names" : false, "suffix" : "" }, { "dropping-particle" : "", "family" : "Betts", "given" : "R A", "non-dropping-particle" : "", "parse-names" : false, "suffix" : "" }, { "dropping-particle" : "", "family" : "Collins", "given" : "M", "non-dropping-particle" : "", "parse-names" : false, "suffix" : "" }, { "dropping-particle" : "", "family" : "Harris", "given" : "P P", "non-dropping-particle" : "", "parse-names" : false, "suffix" : "" }, { "dropping-particle" : "", "family" : "Huntingford", "given" : "C", "non-dropping-particle" : "", "parse-names" : false, "suffix" : "" }, { "dropping-particle" : "", "family" : "Jones", "given" : "C D", "non-dropping-particle" : "", "parse-names" : false, "suffix" : "" } ], "container-title" : "Theoretical and Applied Climatology", "id" : "ITEM-1", "issue" : "1-3", "issued" : { "date-parts" : [ [ "2004", "6", "27" ] ] }, "note" : "added by A.Eliseev 25.01.2019", "page" : "137-156", "title" : "Amazonian forest dieback under climate-carbon cycle projections for the 21st century", "translator" : [ { "dropping-particle" : "", "family" : "L4727", "given" : "", "non-dropping-particle" : "", "parse-names" : false, "suffix" : "" } ], "type" : "article-journal", "volume" : "78" }, "uris" : [ "http://www.mendeley.com/documents/?uuid=e3a3de23-4dc1-4ad6-85b2-2383958801f3" ] }, { "id" : "ITEM-2", "itemData" : { "DOI" : "10.1038/ncomms14681", "ISSN" : "2041-1723", "author" : [ { "dropping-particle" : "", "family" : "Zemp", "given" : "Delphine Clara", "non-dropping-particle" : "", "parse-names" : false, "suffix" : "" }, { "dropping-particle" : "", "family" : "Schleussner", "given" : "Carl-Friedrich", "non-dropping-particle" : "", "parse-names" : false, "suffix" : "" }, { "dropping-particle" : "", "family" : "Barbosa", "given" : "Henrique M J", "non-dropping-particle" : "", "parse-names" : false, "suffix" : "" }, { "dropping-particle" : "", "family" : "Hirota", "given" : "Marina", "non-dropping-particle" : "", "parse-names" : false, "suffix" : "" }, { "dropping-particle" : "", "family" : "Montade", "given" : "Vincent", "non-dropping-particle" : "", "parse-names" : false, "suffix" : "" }, { "dropping-particle" : "", "family" : "Sampaio", "given" : "Gilvan", "non-dropping-particle" : "", "parse-names" : false, "suffix" : "" }, { "dropping-particle" : "", "family" : "Staal", "given" : "Arie", "non-dropping-particle" : "", "parse-names" : false, "suffix" : "" }, { "dropping-particle" : "", "family" : "Wang-Erlandsson", "given" : "Lan", "non-dropping-particle" : "", "parse-names" : false, "suffix" : "" }, { "dropping-particle" : "", "family" : "Rammig", "given" : "Anja", "non-dropping-particle" : "", "parse-names" : false, "suffix" : "" } ], "container-title" : "Nature Communications", "id" : "ITEM-2", "issued" : { "date-parts" : [ [ "2017", "3", "13" ] ] }, "note" : "added by A.Eliseev 25.01.2019", "page" : "14681", "publisher" : "The Author(s)", "title" : "Self-amplified Amazon forest loss due to vegetation-atmosphere feedbacks", "translator" : [ { "dropping-particle" : "", "family" : "L4737", "given" : "", "non-dropping-particle" : "", "parse-names" : false, "suffix" : "" } ], "type" : "article-journal", "volume" : "8" }, "uris" : [ "http://www.mendeley.com/documents/?uuid=fc07fdcd-7a89-4df2-aeee-fd91c5947461" ] }, { "id" : "ITEM-3", "itemData" : { "DOI" : "10.5194/esd-8-1237-2017", "ISSN" : "2190-4987", "abstract" : "Abstract. Tropical forests have been a permanent feature of the Amazon basin for at least 55 million years, yet climate change and land use threaten the forest's future over the next century. Understory forest fires, which are common under the current climate in frontier forests, may accelerate Amazon forest losses from climate-driven dieback and deforestation. Far from land use frontiers, scarce fire ignitions and high moisture levels preclude significant burning, yet projected climate and land use changes may increase fire activity in these remote regions. Here, we used a fire model specifically parameterized for Amazon understory fires to examine the interactions between anthropogenic activities and climate under current and projected conditions. In a scenario of low mitigation efforts with substantial land use expansion and climate change &amp;ndash; Representative Concentration Pathway (RCP) 8.5 &amp;ndash; projected understory fires increase in frequency and duration, burning 4&amp;ndash;28 times more forest in 2080&amp;ndash;2100 than during 1990&amp;ndash;2010. In contrast, active climate mitigation and land use contraction in RCP4.5 constrain the projected increase in fire activity to 0.9&amp;ndash;5.4 times contemporary burned area. Importantly, if climate mitigation is not successful, land use contraction alone is very effective under low to moderate climate change, but does little to reduce fire activity under the most severe climate projections. These results underscore the potential for a fire-driven transformation of Amazon forests if recent regional policies for forest conservation are not paired with global efforts to mitigate climate change.", "author" : [ { "dropping-particle" : "", "family" : "Page", "given" : "Yannick", "non-dropping-particle" : "Le", "parse-names" : false, "suffix" : "" }, { "dropping-particle" : "", "family" : "Morton", "given" : "Douglas", "non-dropping-particle" : "", "parse-names" : false, "suffix" : "" }, { "dropping-particle" : "", "family" : "Hartin", "given" : "Corinne", "non-dropping-particle" : "", "parse-names" : false, "suffix" : "" }, { "dropping-particle" : "", "family" : "Bond-Lamberty", "given" : "Ben", "non-dropping-particle" : "", "parse-names" : false, "suffix" : "" }, { "dropping-particle" : "", "family" : "Pereira", "given" : "Jos\u00e9 Miguel Cardoso", "non-dropping-particle" : "", "parse-names" : false, "suffix" : "" }, { "dropping-particle" : "", "family" : "Hurtt", "given" : "George", "non-dropping-particle" : "", "parse-names" : false, "suffix" : "" }, { "dropping-particle" : "", "family" : "Asrar", "given" : "Ghassem", "non-dropping-particle" : "", "parse-names" : false, "suffix" : "" } ], "container-title" : "Earth System Dynamics", "id" : "ITEM-3", "issue" : "4", "issued" : { "date-parts" : [ [ "2017", "12", "20" ] ] }, "note" : "added by A.Eliseev 25.01.2019", "page" : "1237-1246", "title" : "Synergy between land use and climate change increases future fire risk in Amazon forests", "translator" : [ { "dropping-particle" : "", "family" : "L4721", "given" : "", "non-dropping-particle" : "", "parse-names" : false, "suffix" : "" } ], "type" : "article-journal", "volume" : "8" }, "uris" : [ "http://www.mendeley.com/documents/?uuid=3177ff71-f001-41da-9d1f-4357b382738a" ] }, { "id" : "ITEM-4", "itemData" : { "DOI" : "10.1038/ngeo555", "ISSN" : "1752-0894", "author" : [ { "dropping-particle" : "", "family" : "Jones", "given" : "Chris D.", "non-dropping-particle" : "", "parse-names" : false, "suffix" : "" }, { "dropping-particle" : "", "family" : "Lowe", "given" : "Jason", "non-dropping-particle" : "", "parse-names" : false, "suffix" : "" }, { "dropping-particle" : "", "family" : "Liddicoat", "given" : "Spencer", "non-dropping-particle" : "", "parse-names" : false, "suffix" : "" }, { "dropping-particle" : "", "family" : "Betts", "given" : "Richard", "non-dropping-particle" : "", "parse-names" : false, "suffix" : "" } ], "container-title" : "Nature Geoscience", "id" : "ITEM-4", "issue" : "7", "issued" : { "date-parts" : [ [ "2009", "7", "28" ] ] }, "page" : "484-487", "publisher" : "Nature Publishing Group", "title" : "Committed terrestrial ecosystem changes due to climate change", "translator" : [ { "dropping-particle" : "", "family" : "L6568", "given" : "", "non-dropping-particle" : "", "parse-names" : false, "suffix" : "" } ], "type" : "article-journal", "volume" : "2" }, "uris" : [ "http://www.mendeley.com/documents/?uuid=5c8b06bb-faf2-4691-a360-b5fedce86c47" ] }, { "id" : "ITEM-5", "itemData" : { "DOI" : "10.1073/pnas.1305499111", "ISSN" : "0027-8424", "abstract" : "Climate change alone is unlikely to drive severe tropical forest degradation in the next few decades, but an alternative process associated with severe weather and forest fires is already operating in southeastern Amazonia. Recent droughts caused greatly elevated fire-induced tree mortality in a fire experiment and widespread regional forest fires that burned 5{\\textendash}12% of southeastern Amazon forests. These results suggest that feedbacks between fires and extreme climatic conditions could increase the likelihood of an Amazon forest {\\textquotedblleft}dieback{\\textquotedblright} in the near-term. To secure the integrity of seasonally dry Amazon forests, efforts to end deforestation must be accompanied by initiatives that reduce the accidental spread of land management fires into neighboring forest reserves and effectively suppress forest fires when they start.Interactions between climate and land-use change may drive widespread degradation of Amazonian forests. High-intensity fires associated with extreme weather events could accelerate this degradation by abruptly increasing tree mortality, but this process remains poorly understood. Here we present, to our knowledge, the first field-based evidence of a tipping point in Amazon forests due to altered fire regimes. Based on results of a large-scale, long-term experiment with annual and triennial burn regimes (B1yr and B3yr, respectively) in the Amazon, we found abrupt increases in fire-induced tree mortality (226 and 462%) during a severe drought event, when fuel loads and air temperatures were substantially higher and relative humidity was lower than long-term averages. This threshold mortality response had a cascading effect, causing sharp declines in canopy cover (23 and 31%) and aboveground live biomass (12 and 30%) and favoring widespread invasion by flammable grasses across the forest edge area (80 and 63%), where fires were most intense (e.g., 220 and 820 kW.m-1). During the droughts of 2007 and 2010, regional forest fires burned 12 and 5% of southeastern Amazon forests, respectively, compared with &lt;1% in nondrought years. These results show that a few extreme drought events, coupled with forest fragmentation and anthropogenic ignition sources, are already causing widespread fire-induced tree mortality and forest degradation across southeastern Amazon forests. Future projections of vegetation responses to climate change across drier portions of the Amazon require more than simulation of g\u2026", "author" : [ { "dropping-particle" : "", "family" : "Brando", "given" : "Paulo Monteiro", "non-dropping-particle" : "", "parse-names" : false, "suffix" : "" }, { "dropping-particle" : "", "family" : "Balch", "given" : "Jennifer K", "non-dropping-particle" : "", "parse-names" : false, "suffix" : "" }, { "dropping-particle" : "", "family" : "Nepstad", "given" : "Daniel C", "non-dropping-particle" : "", "parse-names" : false, "suffix" : "" }, { "dropping-particle" : "", "family" : "Morton", "given" : "Douglas C", "non-dropping-particle" : "", "parse-names" : false, "suffix" : "" }, { "dropping-particle" : "", "family" : "Putz", "given" : "Francis E", "non-dropping-particle" : "", "parse-names" : false, "suffix" : "" }, { "dropping-particle" : "", "family" : "Coe", "given" : "Michael T", "non-dropping-particle" : "", "parse-names" : false, "suffix" : "" }, { "dropping-particle" : "", "family" : "Silverio", "given" : "D.", "non-dropping-particle" : "", "parse-names" : false, "suffix" : "" }, { "dropping-particle" : "", "family" : "Macedo", "given" : "Marcia N", "non-dropping-particle" : "", "parse-names" : false, "suffix" : "" }, { "dropping-particle" : "", "family" : "Davidson", "given" : "Eric A", "non-dropping-particle" : "", "parse-names" : false, "suffix" : "" }, { "dropping-particle" : "", "family" : "Nobrega", "given" : "C. C.", "non-dropping-particle" : "", "parse-names" : false, "suffix" : "" }, { "dropping-particle" : "", "family" : "Alencar", "given" : "Ane", "non-dropping-particle" : "", "parse-names" : false, "suffix" : "" }, { "dropping-particle" : "", "family" : "Soares-Filho", "given" : "Britaldo S", "non-dropping-particle" : "", "parse-names" : false, "suffix" : "" } ], "container-title" : "Proceedings of the National Academy of Sciences", "id" : "ITEM-5", "issue" : "17", "issued" : { "date-parts" : [ [ "2014", "4", "29" ] ] }, "page" : "6347-6352", "publisher" : "National Academy of Sciences", "title" : "Abrupt increases in Amazonian tree mortality due to drought-fire interactions", "translator" : [ { "dropping-particle" : "", "family" : "L7262", "given" : "", "non-dropping-particle" : "", "parse-names" : false, "suffix" : "" } ], "type" : "article-journal", "volume" : "111" }, "uris" : [ "http://www.mendeley.com/documents/?uuid=c5d08248-2098-4458-b41f-cd4abf9c5bc8" ] } ], "mendeley" : { "formattedCitation" : "(Cox et al., 2004; Jones et al., 2009; Brando et al., 2014; Le Page et al., 2017; Zemp et al., 2017)", "manualFormatting" : "(Cox et al., 2004; Jones et al., 2009; Brando et al., 2014; Le Page et al., 2017; Zemp et al., 2017)", "plainTextFormattedCitation" : "(Cox et al., 2004; Jones et al., 2009; Brando et al., 2014; Le Page et al., 2017; Zemp et al., 2017)", "previouslyFormattedCitation" : "(Cox et al., 2004; Jones et al., 2009; Brando et al., 2014; Le Page et al., 2017; Zemp et al., 2017)" }, "properties" : { "noteIndex" : 0 }, "schema" : "https://github.com/citation-style-language/schema/raw/master/csl-citation.json" }</w:instrText>
      </w:r>
      <w:r w:rsidRPr="001E7A27">
        <w:rPr>
          <w:lang w:val="en-GB"/>
        </w:rPr>
        <w:fldChar w:fldCharType="separate"/>
      </w:r>
      <w:r w:rsidR="00025FA2" w:rsidRPr="001E7A27">
        <w:rPr>
          <w:noProof/>
          <w:lang w:val="en-GB"/>
        </w:rPr>
        <w:t>(Cox et al., 2004; Jones et al., 2009; Brando et al., 2014; Le Page et al., 2017; Zemp et al., 2017)</w:t>
      </w:r>
      <w:r w:rsidRPr="001E7A27">
        <w:rPr>
          <w:lang w:val="en-GB"/>
        </w:rPr>
        <w:fldChar w:fldCharType="end"/>
      </w:r>
      <w:r w:rsidRPr="001E7A27">
        <w:rPr>
          <w:lang w:val="en-GB"/>
        </w:rPr>
        <w:t xml:space="preserve">, and temperate and boreal forest dieback </w:t>
      </w:r>
      <w:r w:rsidRPr="001E7A27">
        <w:rPr>
          <w:lang w:val="en-GB"/>
        </w:rPr>
        <w:fldChar w:fldCharType="begin" w:fldLock="1"/>
      </w:r>
      <w:r w:rsidR="00747167" w:rsidRPr="001E7A27">
        <w:rPr>
          <w:lang w:val="en-GB"/>
        </w:rPr>
        <w:instrText>ADDIN CSL_CITATION { "citationItems" : [ { "id" : "ITEM-1", "itemData" : { "DOI" : "10.1029/2000GB001375", "ISSN" : "08866236", "abstract" : "A coupled physical-biogeochemical climate model that includes a dynamic global vegetation model and a representation of a coupled atmosphere-ocean general circulation model is driven by the nonintervention emission scenarios recently developed by the Intergovernmental Panel on Climate Change (IPCC). Atmospheric CO2, carbon sinks, radiative forcing by greenhouse gases (GHGs) and aerosols, changes in the fields of surface-air temperature, precipitation, cloud cover, ocean thermal expansion, and vegetation structure are projected. Up to 2100, atmospheric CO2 increases to 540 ppm for the lowest and to 960 ppm for the highest emission scenario analyzed. Sensitivity analyses suggest an uncertainty in these projections of \u221210 to +30% for a given emission scenario. Radiative forcing is estimated to increase between 3 and 8 W m\u22122 between now and 2100. Simulated warmer conditions in North America and Eurasia affect ecosystem structure: boreal trees expand poleward in high latitudes and are partly replaced by temperate trees and grasses at lower latitudes. The consequences for terrestrial carbon storage depend on the assumed sensitivity of climate to radiative forcing, the sensitivity of soil respiration to temperature, and the rate of increase in radiative forcing by both CO2 and other GHGs. In the most extreme cases, the terrestrial biosphere becomes a source of carbon during the second half of the century. High GHG emissions and high contributions of non-CO2 agents to radiative forcing favor a transient terrestrial carbon source by enhancing warming and the associated release of soil carbon.", "author" : [ { "dropping-particle" : "", "family" : "Joos", "given" : "Fortunat", "non-dropping-particle" : "", "parse-names" : false, "suffix" : "" }, { "dropping-particle" : "", "family" : "Prentice", "given" : "I Colin", "non-dropping-particle" : "", "parse-names" : false, "suffix" : "" }, { "dropping-particle" : "", "family" : "Sitch", "given" : "Stephen", "non-dropping-particle" : "", "parse-names" : false, "suffix" : "" }, { "dropping-particle" : "", "family" : "Meyer", "given" : "Robert", "non-dropping-particle" : "", "parse-names" : false, "suffix" : "" }, { "dropping-particle" : "", "family" : "Hooss", "given" : "Georg", "non-dropping-particle" : "", "parse-names" : false, "suffix" : "" }, { "dropping-particle" : "", "family" : "Plattner", "given" : "Gian-Kasper", "non-dropping-particle" : "", "parse-names" : false, "suffix" : "" }, { "dropping-particle" : "", "family" : "Gerber", "given" : "Stefan", "non-dropping-particle" : "", "parse-names" : false, "suffix" : "" }, { "dropping-particle" : "", "family" : "Hasselmann", "given" : "Klaus", "non-dropping-particle" : "", "parse-names" : false, "suffix" : "" } ], "container-title" : "Global Biogeochemical Cycles", "id" : "ITEM-1", "issue" : "4", "issued" : { "date-parts" : [ [ "2001", "12" ] ] }, "note" : "added by A.Eliseev 25.01.2019", "page" : "891-907", "title" : "Global warming feedbacks on terrestrial carbon uptake under the Intergovernmental Panel on Climate Change (IPCC) emission scenarios", "translator" : [ { "dropping-particle" : "", "family" : "L4715", "given" : "", "non-dropping-particle" : "", "parse-names" : false, "suffix" : "" } ], "type" : "article-journal", "volume" : "15" }, "uris" : [ "http://www.mendeley.com/documents/?uuid=3bf6e10b-841e-4e0d-a59f-8fa52299ab2c" ] }, { "id" : "ITEM-2", "itemData" : { "DOI" : "10.1186/1750-0680-1-6", "ISSN" : "1750-0680", "abstract" : "Dynamic Global Vegetation Models (DGVMs) compute the terrestrial carbon balance as well as the transient spatial distribution of vegetation. We study two scenarios of moderate and strong climate change (2.9 K and 5.3 K temperature increase over present) to investigate the spatial redistribution of major vegetation types and their carbon balance in the year 2100.", "author" : [ { "dropping-particle" : "", "family" : "Lucht", "given" : "Wolfgang", "non-dropping-particle" : "", "parse-names" : false, "suffix" : "" }, { "dropping-particle" : "", "family" : "Schaphoff", "given" : "Sibyll", "non-dropping-particle" : "", "parse-names" : false, "suffix" : "" }, { "dropping-particle" : "", "family" : "Erbrecht", "given" : "Tim", "non-dropping-particle" : "", "parse-names" : false, "suffix" : "" }, { "dropping-particle" : "", "family" : "Heyder", "given" : "Ursula", "non-dropping-particle" : "", "parse-names" : false, "suffix" : "" }, { "dropping-particle" : "", "family" : "Cramer", "given" : "Wolfgang", "non-dropping-particle" : "", "parse-names" : false, "suffix" : "" } ], "container-title" : "Carbon Balance and Management", "id" : "ITEM-2", "issue" : "1", "issued" : { "date-parts" : [ [ "2006", "12", "25" ] ] }, "note" : "added by A.Eliseev 25.01.2019", "page" : "6", "title" : "Terrestrial vegetation redistribution and carbon balance under climate change", "translator" : [ { "dropping-particle" : "", "family" : "L4719", "given" : "", "non-dropping-particle" : "", "parse-names" : false, "suffix" : "" } ], "type" : "article-journal", "volume" : "1" }, "uris" : [ "http://www.mendeley.com/documents/?uuid=adfb947b-65f9-4393-b822-bf83c2e0c861" ] }, { "id" : "ITEM-3", "itemData" : { "DOI" : "10.1073/pnas.1219844110", "ISSN" : "0027-8424",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 "non-dropping-particle" : "", "parse-names" : false, "suffix" : "" }, { "dropping-particle" : "", "family" : "Hirota", "given" : "M", "non-dropping-particle" : "", "parse-names" : false, "suffix" : "" }, { "dropping-particle" : "", "family" : "Holmgren", "given" : "M", "non-dropping-particle" : "", "parse-names" : false, "suffix" : "" }, { "dropping-particle" : "", "family" : "Nes", "given" : "E H", "non-dropping-particle" : "Van", "parse-names" : false, "suffix" : "" }, { "dropping-particle" : "", "family" : "Chapin", "given" : "F. S.", "non-dropping-particle" : "", "parse-names" : false, "suffix" : "" } ], "container-title" : "Proceedings of the National Academy of Sciences", "id" : "ITEM-3", "issue" : "52", "issued" : { "date-parts" : [ [ "2012", "12", "26" ] ] }, "page" : "21384-21389", "publisher" : "Proceedings of the National Academy of Sciences", "title" : "Thresholds for boreal biome transitions", "translator" : [ { "dropping-particle" : "", "family" : "L3984", "given" : "", "non-dropping-particle" : "", "parse-names" : false, "suffix" : "" } ], "type" : "article-journal", "volume" : "109" }, "uris" : [ "http://www.mendeley.com/documents/?uuid=f7e397b2-d0b1-45fd-9049-3c416c5cf889" ] }, { "id" : "ITEM-4", "itemData" : { "DOI" : "10.1002/2016GL069365", "ISSN" : "00948276", "abstract" : "Abstract The presence of multiple stable states has far-reaching consequences for a system's susceptibility to disturbances, including the possibility of abrupt transitions between stable states. The occurrence of multiple stable states of vegetation is supported by ecological theory, models, and observations. Here we describe the occurrence of multiple stable states of tree cover in a global dynamic vegetation model and provide the first global picture on multiple stable states of tree cover due to a fire-vegetation feedback. The multiple stable states occur in the transition zones between grasslands and forests, mainly in Africa and Asia. By sensitivity simulations and simplifying the relevant model equations we show that the occurrence of multiple states is caused by the sensitivity of the fire disturbance rate to the presence of woody plant types.", "author" : [ { "dropping-particle" : "", "family" : "Lasslop", "given" : "G", "non-dropping-particle" : "", "parse-names" : false, "suffix" : "" }, { "dropping-particle" : "", "family" : "Brovkin", "given" : "V", "non-dropping-particle" : "", "parse-names" : false, "suffix" : "" }, { "dropping-particle" : "", "family" : "Reick", "given" : "C H", "non-dropping-particle" : "", "parse-names" : false, "suffix" : "" }, { "dropping-particle" : "", "family" : "Bathiany", "given" : "S", "non-dropping-particle" : "", "parse-names" : false, "suffix" : "" }, { "dropping-particle" : "", "family" : "Kloster", "given" : "S", "non-dropping-particle" : "", "parse-names" : false, "suffix" : "" } ], "container-title" : "Geophysical Research Letters", "id" : "ITEM-4", "issue" : "12", "issued" : { "date-parts" : [ [ "2016", "6", "28" ] ] }, "note" : "added by A.Eliseev 25.01.2019", "page" : "6324-6331", "title" : "Multiple stable states of tree cover in a global land surface model due to a fire-vegetation feedback", "translator" : [ { "dropping-particle" : "", "family" : "L4731", "given" : "", "non-dropping-particle" : "", "parse-names" : false, "suffix" : "" } ], "type" : "article-journal", "volume" : "43" }, "uris" : [ "http://www.mendeley.com/documents/?uuid=7ed2f284-2943-482c-b6b1-9a1655dda9ef" ] } ], "mendeley" : { "formattedCitation" : "(Joos et al., 2001; Lucht et al., 2006; Scheffer et al., 2012; Lasslop et al., 2016)", "manualFormatting" : "(Joos et al., 2001; Lucht et al., 2006; Scheffer et al., 2012; Lasslop et al., 2016)", "plainTextFormattedCitation" : "(Joos et al., 2001; Lucht et al., 2006; Scheffer et al., 2012; Lasslop et al., 2016)", "previouslyFormattedCitation" : "(Joos et al., 2001; Lucht et al., 2006; Scheffer et al., 2012; Lasslop et al., 2016)" }, "properties" : { "noteIndex" : 0 }, "schema" : "https://github.com/citation-style-language/schema/raw/master/csl-citation.json" }</w:instrText>
      </w:r>
      <w:r w:rsidRPr="001E7A27">
        <w:rPr>
          <w:lang w:val="en-GB"/>
        </w:rPr>
        <w:fldChar w:fldCharType="separate"/>
      </w:r>
      <w:r w:rsidR="00025FA2" w:rsidRPr="001E7A27">
        <w:rPr>
          <w:noProof/>
          <w:lang w:val="en-GB"/>
        </w:rPr>
        <w:t>(Joos et al., 2001; Lucht et al., 2006; Scheffer et al., 2012; Lasslop et al., 2016</w:t>
      </w:r>
      <w:ins w:id="4796" w:author="Soapbox" w:date="2021-07-27T14:55:00Z">
        <w:r w:rsidR="00882C17" w:rsidRPr="001E7A27">
          <w:rPr>
            <w:noProof/>
            <w:lang w:val="en-GB"/>
          </w:rPr>
          <w:t>;</w:t>
        </w:r>
      </w:ins>
      <w:del w:id="4797" w:author="Soapbox" w:date="2021-07-27T14:55:00Z">
        <w:r w:rsidR="00025FA2" w:rsidRPr="001E7A27" w:rsidDel="00882C17">
          <w:rPr>
            <w:noProof/>
            <w:lang w:val="en-GB"/>
          </w:rPr>
          <w:delText>)</w:delText>
        </w:r>
      </w:del>
      <w:r w:rsidRPr="001E7A27">
        <w:rPr>
          <w:lang w:val="en-GB"/>
        </w:rPr>
        <w:fldChar w:fldCharType="end"/>
      </w:r>
      <w:del w:id="4798" w:author="Soapbox" w:date="2021-07-27T14:55:00Z">
        <w:r w:rsidRPr="001E7A27" w:rsidDel="00882C17">
          <w:rPr>
            <w:lang w:val="en-GB"/>
          </w:rPr>
          <w:delText xml:space="preserve"> (</w:delText>
        </w:r>
      </w:del>
      <w:ins w:id="4799" w:author="Soapbox" w:date="2021-07-27T14:55:00Z">
        <w:r w:rsidR="00882C17" w:rsidRPr="001E7A27">
          <w:rPr>
            <w:lang w:val="en-GB"/>
          </w:rPr>
          <w:t xml:space="preserve"> </w:t>
        </w:r>
      </w:ins>
      <w:del w:id="4800" w:author="Soapbox" w:date="2021-07-27T14:55:00Z">
        <w:r w:rsidRPr="001E7A27" w:rsidDel="00882C17">
          <w:rPr>
            <w:lang w:val="en-GB"/>
          </w:rPr>
          <w:delText xml:space="preserve">see also </w:delText>
        </w:r>
      </w:del>
      <w:r w:rsidRPr="001E7A27">
        <w:rPr>
          <w:lang w:val="en-GB"/>
        </w:rPr>
        <w:t>Section 5.4.3). Such transitions may be related to</w:t>
      </w:r>
      <w:ins w:id="4801" w:author="Soapbox" w:date="2021-07-21T13:23:00Z">
        <w:r w:rsidR="00882293" w:rsidRPr="001E7A27">
          <w:rPr>
            <w:lang w:val="en-GB"/>
          </w:rPr>
          <w:t>:</w:t>
        </w:r>
      </w:ins>
      <w:r w:rsidRPr="001E7A27">
        <w:rPr>
          <w:lang w:val="en-GB"/>
        </w:rPr>
        <w:t xml:space="preserve"> (i) large-scale changes in mean climate conditions crossing particular climate thresholds </w:t>
      </w:r>
      <w:r w:rsidRPr="001E7A27">
        <w:rPr>
          <w:lang w:val="en-GB"/>
        </w:rPr>
        <w:fldChar w:fldCharType="begin" w:fldLock="1"/>
      </w:r>
      <w:r w:rsidR="00747167" w:rsidRPr="001E7A27">
        <w:rPr>
          <w:lang w:val="en-GB"/>
        </w:rPr>
        <w:instrText>ADDIN CSL_CITATION { "citationItems" : [ { "id" : "ITEM-1", "itemData" : { "DOI" : "10.1007/s00704-004-0049-4", "ISSN" : "0177-798X", "abstract" : "The first GCM climate change projections to include dynamic vegetation and an interactive carbon cycle produced a very significant amplification of global warming over the 21st century. Under the IS92a ``business as usual'' emissions scenario CO2 concentrations reached about 980{\\thinspace}ppmv by 2100, which is about 280{\\thinspace}ppmv higher than when these feedbacks were ignored. The major contribution to the increased CO2 arose from reductions in soil carbon because global warming is assumed to accelerate respiration. However, there was also a lesser contribution from an alarming loss of the Amazonian rainforest. This paper describes the phenomenon of Amazonian forest dieback under elevated CO2 in the Hadley Centre climate-carbon cycle model.", "author" : [ { "dropping-particle" : "", "family" : "Cox", "given" : "P M", "non-dropping-particle" : "", "parse-names" : false, "suffix" : "" }, { "dropping-particle" : "", "family" : "Betts", "given" : "R A", "non-dropping-particle" : "", "parse-names" : false, "suffix" : "" }, { "dropping-particle" : "", "family" : "Collins", "given" : "M", "non-dropping-particle" : "", "parse-names" : false, "suffix" : "" }, { "dropping-particle" : "", "family" : "Harris", "given" : "P P", "non-dropping-particle" : "", "parse-names" : false, "suffix" : "" }, { "dropping-particle" : "", "family" : "Huntingford", "given" : "C", "non-dropping-particle" : "", "parse-names" : false, "suffix" : "" }, { "dropping-particle" : "", "family" : "Jones", "given" : "C D", "non-dropping-particle" : "", "parse-names" : false, "suffix" : "" } ], "container-title" : "Theoretical and Applied Climatology", "id" : "ITEM-1", "issue" : "1-3", "issued" : { "date-parts" : [ [ "2004", "6", "27" ] ] }, "note" : "added by A.Eliseev 25.01.2019", "page" : "137-156", "title" : "Amazonian forest dieback under climate-carbon cycle projections for the 21st century", "translator" : [ { "dropping-particle" : "", "family" : "L4727", "given" : "", "non-dropping-particle" : "", "parse-names" : false, "suffix" : "" } ], "type" : "article-journal", "volume" : "78" }, "uris" : [ "http://www.mendeley.com/documents/?uuid=e3a3de23-4dc1-4ad6-85b2-2383958801f3" ] }, { "id" : "ITEM-2", "itemData" : { "DOI" : "10.1029/2000GB001375", "ISSN" : "08866236", "abstract" : "A coupled physical-biogeochemical climate model that includes a dynamic global vegetation model and a representation of a coupled atmosphere-ocean general circulation model is driven by the nonintervention emission scenarios recently developed by the Intergovernmental Panel on Climate Change (IPCC). Atmospheric CO2, carbon sinks, radiative forcing by greenhouse gases (GHGs) and aerosols, changes in the fields of surface-air temperature, precipitation, cloud cover, ocean thermal expansion, and vegetation structure are projected. Up to 2100, atmospheric CO2 increases to 540 ppm for the lowest and to 960 ppm for the highest emission scenario analyzed. Sensitivity analyses suggest an uncertainty in these projections of \u221210 to +30% for a given emission scenario. Radiative forcing is estimated to increase between 3 and 8 W m\u22122 between now and 2100. Simulated warmer conditions in North America and Eurasia affect ecosystem structure: boreal trees expand poleward in high latitudes and are partly replaced by temperate trees and grasses at lower latitudes. The consequences for terrestrial carbon storage depend on the assumed sensitivity of climate to radiative forcing, the sensitivity of soil respiration to temperature, and the rate of increase in radiative forcing by both CO2 and other GHGs. In the most extreme cases, the terrestrial biosphere becomes a source of carbon during the second half of the century. High GHG emissions and high contributions of non-CO2 agents to radiative forcing favor a transient terrestrial carbon source by enhancing warming and the associated release of soil carbon.", "author" : [ { "dropping-particle" : "", "family" : "Joos", "given" : "Fortunat", "non-dropping-particle" : "", "parse-names" : false, "suffix" : "" }, { "dropping-particle" : "", "family" : "Prentice", "given" : "I Colin", "non-dropping-particle" : "", "parse-names" : false, "suffix" : "" }, { "dropping-particle" : "", "family" : "Sitch", "given" : "Stephen", "non-dropping-particle" : "", "parse-names" : false, "suffix" : "" }, { "dropping-particle" : "", "family" : "Meyer", "given" : "Robert", "non-dropping-particle" : "", "parse-names" : false, "suffix" : "" }, { "dropping-particle" : "", "family" : "Hooss", "given" : "Georg", "non-dropping-particle" : "", "parse-names" : false, "suffix" : "" }, { "dropping-particle" : "", "family" : "Plattner", "given" : "Gian-Kasper", "non-dropping-particle" : "", "parse-names" : false, "suffix" : "" }, { "dropping-particle" : "", "family" : "Gerber", "given" : "Stefan", "non-dropping-particle" : "", "parse-names" : false, "suffix" : "" }, { "dropping-particle" : "", "family" : "Hasselmann", "given" : "Klaus", "non-dropping-particle" : "", "parse-names" : false, "suffix" : "" } ], "container-title" : "Global Biogeochemical Cycles", "id" : "ITEM-2", "issue" : "4", "issued" : { "date-parts" : [ [ "2001", "12" ] ] }, "note" : "added by A.Eliseev 25.01.2019", "page" : "891-907", "title" : "Global warming feedbacks on terrestrial carbon uptake under the Intergovernmental Panel on Climate Change (IPCC) emission scenarios", "translator" : [ { "dropping-particle" : "", "family" : "L4715", "given" : "", "non-dropping-particle" : "", "parse-names" : false, "suffix" : "" } ], "type" : "article-journal", "volume" : "15" }, "uris" : [ "http://www.mendeley.com/documents/?uuid=3bf6e10b-841e-4e0d-a59f-8fa52299ab2c" ] }, { "id" : "ITEM-3", "itemData" : { "DOI" : "10.1186/1750-0680-1-6", "ISSN" : "1750-0680", "abstract" : "Dynamic Global Vegetation Models (DGVMs) compute the terrestrial carbon balance as well as the transient spatial distribution of vegetation. We study two scenarios of moderate and strong climate change (2.9 K and 5.3 K temperature increase over present) to investigate the spatial redistribution of major vegetation types and their carbon balance in the year 2100.", "author" : [ { "dropping-particle" : "", "family" : "Lucht", "given" : "Wolfgang", "non-dropping-particle" : "", "parse-names" : false, "suffix" : "" }, { "dropping-particle" : "", "family" : "Schaphoff", "given" : "Sibyll", "non-dropping-particle" : "", "parse-names" : false, "suffix" : "" }, { "dropping-particle" : "", "family" : "Erbrecht", "given" : "Tim", "non-dropping-particle" : "", "parse-names" : false, "suffix" : "" }, { "dropping-particle" : "", "family" : "Heyder", "given" : "Ursula", "non-dropping-particle" : "", "parse-names" : false, "suffix" : "" }, { "dropping-particle" : "", "family" : "Cramer", "given" : "Wolfgang", "non-dropping-particle" : "", "parse-names" : false, "suffix" : "" } ], "container-title" : "Carbon Balance and Management", "id" : "ITEM-3", "issue" : "1", "issued" : { "date-parts" : [ [ "2006", "12", "25" ] ] }, "note" : "added by A.Eliseev 25.01.2019", "page" : "6", "title" : "Terrestrial vegetation redistribution and carbon balance under climate change", "translator" : [ { "dropping-particle" : "", "family" : "L4719", "given" : "", "non-dropping-particle" : "", "parse-names" : false, "suffix" : "" } ], "type" : "article-journal", "volume" : "1" }, "uris" : [ "http://www.mendeley.com/documents/?uuid=adfb947b-65f9-4393-b822-bf83c2e0c861" ] }, { "id" : "ITEM-4", "itemData" : { "DOI" : "10.1126/science.1210657", "ISSN" : "0036-8075",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"ITEM-4", "issue" : "6053", "issued" : { "date-parts" : [ [ "2011", "10", "14" ] ] }, "note" : "added by A.Eliseev 25.01.2019", "page" : "232-235", "publisher" : "American Association for the Advancement of Science", "title" : "Global resilience of tropical forest and savanna to critical transitions", "translator" : [ { "dropping-particle" : "", "family" : "L4728", "given" : "", "non-dropping-particle" : "", "parse-names" : false, "suffix" : "" } ], "type" : "article-journal", "volume" : "334" }, "uris" : [ "http://www.mendeley.com/documents/?uuid=0fd669f2-52e2-4a2c-8a76-9670ec3ac08d" ] }, { "id" : "ITEM-5", "itemData" : { "DOI" : "10.1073/pnas.1219844110", "ISSN" : "0027-8424",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 "non-dropping-particle" : "", "parse-names" : false, "suffix" : "" }, { "dropping-particle" : "", "family" : "Hirota", "given" : "M", "non-dropping-particle" : "", "parse-names" : false, "suffix" : "" }, { "dropping-particle" : "", "family" : "Holmgren", "given" : "M", "non-dropping-particle" : "", "parse-names" : false, "suffix" : "" }, { "dropping-particle" : "", "family" : "Nes", "given" : "E H", "non-dropping-particle" : "Van", "parse-names" : false, "suffix" : "" }, { "dropping-particle" : "", "family" : "Chapin", "given" : "F. S.", "non-dropping-particle" : "", "parse-names" : false, "suffix" : "" } ], "container-title" : "Proceedings of the National Academy of Sciences", "id" : "ITEM-5", "issue" : "52", "issued" : { "date-parts" : [ [ "2012", "12", "26" ] ] }, "page" : "21384-21389", "publisher" : "Proceedings of the National Academy of Sciences", "title" : "Thresholds for boreal biome transitions", "translator" : [ { "dropping-particle" : "", "family" : "L3984", "given" : "", "non-dropping-particle" : "", "parse-names" : false, "suffix" : "" } ], "type" : "article-journal", "volume" : "109" }, "uris" : [ "http://www.mendeley.com/documents/?uuid=f7e397b2-d0b1-45fd-9049-3c416c5cf889" ] }, { "id" : "ITEM-6", "itemData" : { "DOI" : "10.1038/ncomms14681", "ISSN" : "2041-1723", "author" : [ { "dropping-particle" : "", "family" : "Zemp", "given" : "Delphine Clara", "non-dropping-particle" : "", "parse-names" : false, "suffix" : "" }, { "dropping-particle" : "", "family" : "Schleussner", "given" : "Carl-Friedrich", "non-dropping-particle" : "", "parse-names" : false, "suffix" : "" }, { "dropping-particle" : "", "family" : "Barbosa", "given" : "Henrique M J", "non-dropping-particle" : "", "parse-names" : false, "suffix" : "" }, { "dropping-particle" : "", "family" : "Hirota", "given" : "Marina", "non-dropping-particle" : "", "parse-names" : false, "suffix" : "" }, { "dropping-particle" : "", "family" : "Montade", "given" : "Vincent", "non-dropping-particle" : "", "parse-names" : false, "suffix" : "" }, { "dropping-particle" : "", "family" : "Sampaio", "given" : "Gilvan", "non-dropping-particle" : "", "parse-names" : false, "suffix" : "" }, { "dropping-particle" : "", "family" : "Staal", "given" : "Arie", "non-dropping-particle" : "", "parse-names" : false, "suffix" : "" }, { "dropping-particle" : "", "family" : "Wang-Erlandsson", "given" : "Lan", "non-dropping-particle" : "", "parse-names" : false, "suffix" : "" }, { "dropping-particle" : "", "family" : "Rammig", "given" : "Anja", "non-dropping-particle" : "", "parse-names" : false, "suffix" : "" } ], "container-title" : "Nature Communications", "id" : "ITEM-6", "issued" : { "date-parts" : [ [ "2017", "3", "13" ] ] }, "note" : "added by A.Eliseev 25.01.2019", "page" : "14681", "publisher" : "The Author(s)", "title" : "Self-amplified Amazon forest loss due to vegetation-atmosphere feedbacks", "translator" : [ { "dropping-particle" : "", "family" : "L4737", "given" : "", "non-dropping-particle" : "", "parse-names" : false, "suffix" : "" } ], "type" : "article-journal", "volume" : "8" }, "uris" : [ "http://www.mendeley.com/documents/?uuid=fc07fdcd-7a89-4df2-aeee-fd91c5947461" ] }, { "id" : "ITEM-7", "itemData" : { "DOI" : "10.5194/esd-8-1237-2017", "ISSN" : "2190-4987", "abstract" : "Abstract. Tropical forests have been a permanent feature of the Amazon basin for at least 55 million years, yet climate change and land use threaten the forest's future over the next century. Understory forest fires, which are common under the current climate in frontier forests, may accelerate Amazon forest losses from climate-driven dieback and deforestation. Far from land use frontiers, scarce fire ignitions and high moisture levels preclude significant burning, yet projected climate and land use changes may increase fire activity in these remote regions. Here, we used a fire model specifically parameterized for Amazon understory fires to examine the interactions between anthropogenic activities and climate under current and projected conditions. In a scenario of low mitigation efforts with substantial land use expansion and climate change &amp;ndash; Representative Concentration Pathway (RCP) 8.5 &amp;ndash; projected understory fires increase in frequency and duration, burning 4&amp;ndash;28 times more forest in 2080&amp;ndash;2100 than during 1990&amp;ndash;2010. In contrast, active climate mitigation and land use contraction in RCP4.5 constrain the projected increase in fire activity to 0.9&amp;ndash;5.4 times contemporary burned area. Importantly, if climate mitigation is not successful, land use contraction alone is very effective under low to moderate climate change, but does little to reduce fire activity under the most severe climate projections. These results underscore the potential for a fire-driven transformation of Amazon forests if recent regional policies for forest conservation are not paired with global efforts to mitigate climate change.", "author" : [ { "dropping-particle" : "", "family" : "Page", "given" : "Yannick", "non-dropping-particle" : "Le", "parse-names" : false, "suffix" : "" }, { "dropping-particle" : "", "family" : "Morton", "given" : "Douglas", "non-dropping-particle" : "", "parse-names" : false, "suffix" : "" }, { "dropping-particle" : "", "family" : "Hartin", "given" : "Corinne", "non-dropping-particle" : "", "parse-names" : false, "suffix" : "" }, { "dropping-particle" : "", "family" : "Bond-Lamberty", "given" : "Ben", "non-dropping-particle" : "", "parse-names" : false, "suffix" : "" }, { "dropping-particle" : "", "family" : "Pereira", "given" : "Jos\u00e9 Miguel Cardoso", "non-dropping-particle" : "", "parse-names" : false, "suffix" : "" }, { "dropping-particle" : "", "family" : "Hurtt", "given" : "George", "non-dropping-particle" : "", "parse-names" : false, "suffix" : "" }, { "dropping-particle" : "", "family" : "Asrar", "given" : "Ghassem", "non-dropping-particle" : "", "parse-names" : false, "suffix" : "" } ], "container-title" : "Earth System Dynamics", "id" : "ITEM-7", "issue" : "4", "issued" : { "date-parts" : [ [ "2017", "12", "20" ] ] }, "note" : "added by A.Eliseev 25.01.2019", "page" : "1237-1246", "title" : "Synergy between land use and climate change increases future fire risk in Amazon forests", "translator" : [ { "dropping-particle" : "", "family" : "L4721", "given" : "", "non-dropping-particle" : "", "parse-names" : false, "suffix" : "" } ], "type" : "article-journal", "volume" : "8" }, "uris" : [ "http://www.mendeley.com/documents/?uuid=3177ff71-f001-41da-9d1f-4357b382738a" ] } ], "mendeley" : { "formattedCitation" : "(Joos et al., 2001; Cox et al., 2004; Lucht et al., 2006; Hirota et al., 2011; Scheffer et al., 2012; Le Page et al., 2017; Zemp et al., 2017)", "manualFormatting" : "(Joos et al., 2001; Cox et al., 2004; Lucht et al., 2006; Hirota et al., 2011; Scheffer et al., 2012; Le Page et al., 2017; Zemp et al., 2017)", "plainTextFormattedCitation" : "(Joos et al., 2001; Cox et al., 2004; Lucht et al., 2006; Hirota et al., 2011; Scheffer et al., 2012; Le Page et al., 2017; Zemp et al., 2017)", "previouslyFormattedCitation" : "(Joos et al., 2001; Cox et al., 2004; Lucht et al., 2006; Hirota et al., 2011; Scheffer et al., 2012; Le Page et al., 2017; Zemp et al., 2017)" }, "properties" : { "noteIndex" : 0 }, "schema" : "https://github.com/citation-style-language/schema/raw/master/csl-citation.json" }</w:instrText>
      </w:r>
      <w:r w:rsidRPr="001E7A27">
        <w:rPr>
          <w:lang w:val="en-GB"/>
        </w:rPr>
        <w:fldChar w:fldCharType="separate"/>
      </w:r>
      <w:r w:rsidR="00025FA2" w:rsidRPr="001E7A27">
        <w:rPr>
          <w:noProof/>
          <w:lang w:val="en-GB"/>
        </w:rPr>
        <w:t>(Joos et al., 2001; Cox et al., 2004; Lucht et al., 2006; Hirota et al., 2011; Scheffer et al., 2012; Le Page et al., 2017; Zemp et al., 2017)</w:t>
      </w:r>
      <w:r w:rsidRPr="001E7A27">
        <w:rPr>
          <w:lang w:val="en-GB"/>
        </w:rPr>
        <w:fldChar w:fldCharType="end"/>
      </w:r>
      <w:ins w:id="4802" w:author="Soapbox" w:date="2021-07-21T13:23:00Z">
        <w:r w:rsidR="00882293" w:rsidRPr="001E7A27">
          <w:rPr>
            <w:lang w:val="en-GB"/>
          </w:rPr>
          <w:t>;</w:t>
        </w:r>
      </w:ins>
      <w:del w:id="4803" w:author="Soapbox" w:date="2021-07-21T13:23:00Z">
        <w:r w:rsidRPr="001E7A27" w:rsidDel="00882293">
          <w:rPr>
            <w:lang w:val="en-GB"/>
          </w:rPr>
          <w:delText>,</w:delText>
        </w:r>
      </w:del>
      <w:r w:rsidRPr="001E7A27">
        <w:rPr>
          <w:lang w:val="en-GB"/>
        </w:rPr>
        <w:t xml:space="preserve"> (ii) temperature and precipitation extremes </w:t>
      </w:r>
      <w:r w:rsidRPr="001E7A27">
        <w:rPr>
          <w:lang w:val="en-GB"/>
        </w:rPr>
        <w:fldChar w:fldCharType="begin" w:fldLock="1"/>
      </w:r>
      <w:r w:rsidR="00747167" w:rsidRPr="001E7A27">
        <w:rPr>
          <w:lang w:val="en-GB"/>
        </w:rPr>
        <w:instrText>ADDIN CSL_CITATION { "citationItems" : [ { "id" : "ITEM-1", "itemData" : { "DOI" : "10.1126/science.1210465", "ISSN" : "0036-8075", "abstract" : "Theoretically, fire{\\textendash}tree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"id" : "ITEM-1", "issue" : "6053", "issued" : { "date-parts" : [ [ "2011", "10", "14" ] ] }, "note" : "added by A.Eliseev 25.01.2019", "page" : "230-232", "publisher" : "American Association for the Advancement of Science", "title" : "The global extent and determinants of savanna and forest as alternative biome states", "translator" : [ { "dropping-particle" : "", "family" : "L4732", "given" : "", "non-dropping-particle" : "", "parse-names" : false, "suffix" : "" } ], "type" : "article-journal", "volume" : "334" }, "uris" : [ "http://www.mendeley.com/documents/?uuid=21750de3-475a-4790-a9bb-640e2f31cb80" ] }, { "id" : "ITEM-2", "itemData" : { "DOI" : "10.1038/nature11238", "ISSN" : "0028-0836", "author" : [ { "dropping-particle" : "", "family" : "Higgins", "given" : "Steven I", "non-dropping-particle" : "", "parse-names" : false, "suffix" : "" }, { "dropping-particle" : "", "family" : "Scheiter", "given" : "Simon", "non-dropping-particle" : "", "parse-names" : false, "suffix" : "" } ], "container-title" : "Nature", "id" : "ITEM-2", "issue" : "7410", "issued" : { "date-parts" : [ [ "2012", "8", "27" ] ] }, "note" : "added by A.Eliseev 25.01.2019", "page" : "209-212", "publisher" : "Nature Publishing Group, a division of Macmillan Publishers Limited. All Rights Reserved.", "title" : "Atmospheric CO2 forces abrupt vegetation shifts locally, but not globally", "translator" : [ { "dropping-particle" : "", "family" : "L4735", "given" : "", "non-dropping-particle" : "", "parse-names" : false, "suffix" : "" } ], "type" : "article-journal", "volume" : "488" }, "uris" : [ "http://www.mendeley.com/documents/?uuid=3fddb3a1-22e1-48bd-996f-e841b3f79e96" ] }, { "id" : "ITEM-3", "itemData" : { "DOI" : "10.1134/S1995425515040125", "ISSN" : "1995-4255", "abstract" : "This study is based on 20 years of research into the massive dieback of coniferous forests (Pinus sibirica Du Tour, Picea obovata Ledeb., Abies sibirica Ledeb., Pinus sylvestris L., Larix gmelinii (Rupr.) Kuzen., Abies nephrolepis (Trautv. ex Maxim.) Maxim., Pinus koraiensis Siebold &amp; Zucc.) in Siberia and the Far East. It was found that the dieback had been provoked by the causative agents of root rot disease (Armillaria mellea s.l, Heterobasidion annosum s.l, Phellinus sulphurascens Pilat., Porodaedalea niemelaei M. Fischer, Phaeolus schweinitzii (Fr.) Pat.). The disease spread due to the decreased biological sustainability of coniferous trees. A. borealis Marxm. &amp; Korh. should be considered the most dangerous species affecting a large variety of woody plants in different forest-site conditions. The trigger mechanism of the dieback was a combination of adverse climatic anomalies and certain edaphic conditions and/or a set of factors favorable for pathogenic organisms.", "author" : [ { "dropping-particle" : "", "family" : "Pavlov", "given" : "I N", "non-dropping-particle" : "", "parse-names" : false, "suffix" : "" } ], "container-title" : "Contemporary Problems of Ecology", "id" : "ITEM-3", "issue" : "4", "issued" : { "date-parts" : [ [ "2015", "7", "19" ] ] }, "note" : "added by A.Eliseev 25.01.2019", "page" : "440-456", "title" : "Biotic and abiotic factors as causes of coniferous forests dieback in Siberia and Far East", "translator" : [ { "dropping-particle" : "", "family" : "L4724", "given" : "", "non-dropping-particle" : "", "parse-names" : false, "suffix" : "" } ], "type" : "article-journal", "volume" : "8" }, "uris" : [ "http://www.mendeley.com/documents/?uuid=1360ac21-553f-4dd9-9d5c-e353316a6d38" ] }, { "id" : "ITEM-4", "itemData" : { "DOI" : "10.1073/pnas.1219844110", "ISSN" : "0027-8424",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 "non-dropping-particle" : "", "parse-names" : false, "suffix" : "" }, { "dropping-particle" : "", "family" : "Hirota", "given" : "M", "non-dropping-particle" : "", "parse-names" : false, "suffix" : "" }, { "dropping-particle" : "", "family" : "Holmgren", "given" : "M", "non-dropping-particle" : "", "parse-names" : false, "suffix" : "" }, { "dropping-particle" : "", "family" : "Nes", "given" : "E H", "non-dropping-particle" : "Van", "parse-names" : false, "suffix" : "" }, { "dropping-particle" : "", "family" : "Chapin", "given" : "F. S.", "non-dropping-particle" : "", "parse-names" : false, "suffix" : "" } ], "container-title" : "Proceedings of the National Academy of Sciences", "id" : "ITEM-4", "issue" : "52", "issued" : { "date-parts" : [ [ "2012", "12", "26" ] ] }, "page" : "21384-21389", "publisher" : "Proceedings of the National Academy of Sciences", "title" : "Thresholds for boreal biome transitions", "translator" : [ { "dropping-particle" : "", "family" : "L3984", "given" : "", "non-dropping-particle" : "", "parse-names" : false, "suffix" : "" } ], "type" : "article-journal", "volume" : "109" }, "uris" : [ "http://www.mendeley.com/documents/?uuid=f7e397b2-d0b1-45fd-9049-3c416c5cf889" ] }, { "id" : "ITEM-5", "itemData" : { "DOI" : "10.1038/ncomms14681", "ISSN" : "2041-1723", "author" : [ { "dropping-particle" : "", "family" : "Zemp", "given" : "Delphine Clara", "non-dropping-particle" : "", "parse-names" : false, "suffix" : "" }, { "dropping-particle" : "", "family" : "Schleussner", "given" : "Carl-Friedrich", "non-dropping-particle" : "", "parse-names" : false, "suffix" : "" }, { "dropping-particle" : "", "family" : "Barbosa", "given" : "Henrique M J", "non-dropping-particle" : "", "parse-names" : false, "suffix" : "" }, { "dropping-particle" : "", "family" : "Hirota", "given" : "Marina", "non-dropping-particle" : "", "parse-names" : false, "suffix" : "" }, { "dropping-particle" : "", "family" : "Montade", "given" : "Vincent", "non-dropping-particle" : "", "parse-names" : false, "suffix" : "" }, { "dropping-particle" : "", "family" : "Sampaio", "given" : "Gilvan", "non-dropping-particle" : "", "parse-names" : false, "suffix" : "" }, { "dropping-particle" : "", "family" : "Staal", "given" : "Arie", "non-dropping-particle" : "", "parse-names" : false, "suffix" : "" }, { "dropping-particle" : "", "family" : "Wang-Erlandsson", "given" : "Lan", "non-dropping-particle" : "", "parse-names" : false, "suffix" : "" }, { "dropping-particle" : "", "family" : "Rammig", "given" : "Anja", "non-dropping-particle" : "", "parse-names" : false, "suffix" : "" } ], "container-title" : "Nature Communications", "id" : "ITEM-5", "issued" : { "date-parts" : [ [ "2017", "3", "13" ] ] }, "note" : "added by A.Eliseev 25.01.2019", "page" : "14681", "publisher" : "The Author(s)", "title" : "Self-amplified Amazon forest loss due to vegetation-atmosphere feedbacks", "translator" : [ { "dropping-particle" : "", "family" : "L4737", "given" : "", "non-dropping-particle" : "", "parse-names" : false, "suffix" : "" } ], "type" : "article-journal", "volume" : "8" }, "uris" : [ "http://www.mendeley.com/documents/?uuid=fc07fdcd-7a89-4df2-aeee-fd91c5947461" ] } ], "mendeley" : { "formattedCitation" : "(Staver et al., 2011; Higgins and Scheiter, 2012; Scheffer et al., 2012; Pavlov, 2015; Zemp et al., 2017)", "manualFormatting" : "(Staver et al., 2011; Higgins and Scheiter, 2012; Scheffer et al., 2012; Pavlov, 2015; Zemp et al., 2017)", "plainTextFormattedCitation" : "(Staver et al., 2011; Higgins and Scheiter, 2012; Scheffer et al., 2012; Pavlov, 2015; Zemp et al., 2017)", "previouslyFormattedCitation" : "(Staver et al., 2011; Higgins and Scheiter, 2012; Scheffer et al., 2012; Pavlov, 2015; Zemp et al., 2017)" }, "properties" : { "noteIndex" : 0 }, "schema" : "https://github.com/citation-style-language/schema/raw/master/csl-citation.json" }</w:instrText>
      </w:r>
      <w:r w:rsidRPr="001E7A27">
        <w:rPr>
          <w:lang w:val="en-GB"/>
        </w:rPr>
        <w:fldChar w:fldCharType="separate"/>
      </w:r>
      <w:r w:rsidR="00025FA2" w:rsidRPr="001E7A27">
        <w:rPr>
          <w:noProof/>
          <w:lang w:val="en-GB"/>
        </w:rPr>
        <w:t>(Staver et al., 2011; Higgins and Scheiter, 2012; Scheffer et al., 2012; Pavlov, 2015; Zemp et al., 2017)</w:t>
      </w:r>
      <w:r w:rsidRPr="001E7A27">
        <w:rPr>
          <w:lang w:val="en-GB"/>
        </w:rPr>
        <w:fldChar w:fldCharType="end"/>
      </w:r>
      <w:ins w:id="4804" w:author="Soapbox" w:date="2021-07-21T13:23:00Z">
        <w:r w:rsidR="00882293" w:rsidRPr="001E7A27">
          <w:rPr>
            <w:lang w:val="en-GB"/>
          </w:rPr>
          <w:t>;</w:t>
        </w:r>
      </w:ins>
      <w:del w:id="4805" w:author="Soapbox" w:date="2021-07-21T13:23:00Z">
        <w:r w:rsidRPr="001E7A27" w:rsidDel="00882293">
          <w:rPr>
            <w:lang w:val="en-GB"/>
          </w:rPr>
          <w:delText>,</w:delText>
        </w:r>
      </w:del>
      <w:r w:rsidRPr="001E7A27">
        <w:rPr>
          <w:lang w:val="en-GB"/>
        </w:rPr>
        <w:t xml:space="preserve"> or (iii) possible enhancement and intermittency in fire activity </w:t>
      </w:r>
      <w:r w:rsidRPr="001E7A27">
        <w:rPr>
          <w:lang w:val="en-GB"/>
        </w:rPr>
        <w:fldChar w:fldCharType="begin" w:fldLock="1"/>
      </w:r>
      <w:r w:rsidR="00747167" w:rsidRPr="001E7A27">
        <w:rPr>
          <w:lang w:val="en-GB"/>
        </w:rPr>
        <w:instrText>ADDIN CSL_CITATION { "citationItems" : [ { "id" : "ITEM-1", "itemData" : { "DOI" : "10.1126/science.1210465", "ISSN" : "0036-8075", "abstract" : "Theoretically, fire{\\textendash}tree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"id" : "ITEM-1", "issue" : "6053", "issued" : { "date-parts" : [ [ "2011", "10", "14" ] ] }, "note" : "added by A.Eliseev 25.01.2019", "page" : "230-232", "publisher" : "American Association for the Advancement of Science", "title" : "The global extent and determinants of savanna and forest as alternative biome states", "translator" : [ { "dropping-particle" : "", "family" : "L4732", "given" : "", "non-dropping-particle" : "", "parse-names" : false, "suffix" : "" } ], "type" : "article-journal", "volume" : "334" }, "uris" : [ "http://www.mendeley.com/documents/?uuid=21750de3-475a-4790-a9bb-640e2f31cb80" ] }, { "id" : "ITEM-2", "itemData" : { "DOI" : "10.1038/nature11238", "ISSN" : "0028-0836", "author" : [ { "dropping-particle" : "", "family" : "Higgins", "given" : "Steven I", "non-dropping-particle" : "", "parse-names" : false, "suffix" : "" }, { "dropping-particle" : "", "family" : "Scheiter", "given" : "Simon", "non-dropping-particle" : "", "parse-names" : false, "suffix" : "" } ], "container-title" : "Nature", "id" : "ITEM-2", "issue" : "7410", "issued" : { "date-parts" : [ [ "2012", "8", "27" ] ] }, "note" : "added by A.Eliseev 25.01.2019", "page" : "209-212", "publisher" : "Nature Publishing Group, a division of Macmillan Publishers Limited. All Rights Reserved.", "title" : "Atmospheric CO2 forces abrupt vegetation shifts locally, but not globally", "translator" : [ { "dropping-particle" : "", "family" : "L4735", "given" : "", "non-dropping-particle" : "", "parse-names" : false, "suffix" : "" } ], "type" : "article-journal", "volume" : "488" }, "uris" : [ "http://www.mendeley.com/documents/?uuid=3fddb3a1-22e1-48bd-996f-e841b3f79e96" ] }, { "id" : "ITEM-3", "itemData" : { "DOI" : "10.1002/2016GL069365", "ISSN" : "00948276", "abstract" : "Abstract The presence of multiple stable states has far-reaching consequences for a system's susceptibility to disturbances, including the possibility of abrupt transitions between stable states. The occurrence of multiple stable states of vegetation is supported by ecological theory, models, and observations. Here we describe the occurrence of multiple stable states of tree cover in a global dynamic vegetation model and provide the first global picture on multiple stable states of tree cover due to a fire-vegetation feedback. The multiple stable states occur in the transition zones between grasslands and forests, mainly in Africa and Asia. By sensitivity simulations and simplifying the relevant model equations we show that the occurrence of multiple states is caused by the sensitivity of the fire disturbance rate to the presence of woody plant types.", "author" : [ { "dropping-particle" : "", "family" : "Lasslop", "given" : "G", "non-dropping-particle" : "", "parse-names" : false, "suffix" : "" }, { "dropping-particle" : "", "family" : "Brovkin", "given" : "V", "non-dropping-particle" : "", "parse-names" : false, "suffix" : "" }, { "dropping-particle" : "", "family" : "Reick", "given" : "C H", "non-dropping-particle" : "", "parse-names" : false, "suffix" : "" }, { "dropping-particle" : "", "family" : "Bathiany", "given" : "S", "non-dropping-particle" : "", "parse-names" : false, "suffix" : "" }, { "dropping-particle" : "", "family" : "Kloster", "given" : "S", "non-dropping-particle" : "", "parse-names" : false, "suffix" : "" } ], "container-title" : "Geophysical Research Letters", "id" : "ITEM-3", "issue" : "12", "issued" : { "date-parts" : [ [ "2016", "6", "28" ] ] }, "note" : "added by A.Eliseev 25.01.2019", "page" : "6324-6331", "title" : "Multiple stable states of tree cover in a global land surface model due to a fire-vegetation feedback", "translator" : [ { "dropping-particle" : "", "family" : "L4731", "given" : "", "non-dropping-particle" : "", "parse-names" : false, "suffix" : "" } ], "type" : "article-journal", "volume" : "43" }, "uris" : [ "http://www.mendeley.com/documents/?uuid=7ed2f284-2943-482c-b6b1-9a1655dda9ef" ] }, { "id" : "ITEM-4", "itemData" : { "DOI" : "10.1126/sciadv.aay1632", "abstract" : "Wildfires, exacerbated by extreme weather events and land use, threaten to change the Amazon from a net carbon sink to a net carbon source. Here, we develop and apply a coupled ecosystem-fire model to quantify how greenhouse gas{\\textendash}driven drying and warming would affect wildfires and associated CO2 emissions in the southern Brazilian Amazon. Regional climate projections suggest that Amazon fire regimes will intensify under both low- and high-emission scenarios. Our results indicate that projected climatic changes will double the area burned by wildfires, affecting up to 16% of the region{\\textquoteright}s forests by 2050. Although these fires could emit as much as 17.0 Pg of CO2 equivalent to the atmosphere, avoiding new deforestation could cut total net fire emissions in half and help prevent fires from escaping into protected areas and indigenous lands. Aggressive efforts to eliminate ignition sources and suppress wildfires will be critical to conserve southern Amazon forests.", "author" : [ { "dropping-particle" : "", "family" : "Brando", "given" : "P M", "non-dropping-particle" : "", "parse-names" : false, "suffix" : "" }, { "dropping-particle" : "", "family" : "Soares-Filho", "given" : "B", "non-dropping-particle" : "", "parse-names" : false, "suffix" : "" }, { "dropping-particle" : "", "family" : "Rodrigues", "given" : "L", "non-dropping-particle" : "", "parse-names" : false, "suffix" : "" }, { "dropping-particle" : "", "family" : "Assun\u00e7\u00e3o", "given" : "A", "non-dropping-particle" : "", "parse-names" : false, "suffix" : "" }, { "dropping-particle" : "", "family" : "Morton", "given" : "D", "non-dropping-particle" : "", "parse-names" : false, "suffix" : "" }, { "dropping-particle" : "", "family" : "Tuchschneider", "given" : "D", "non-dropping-particle" : "", "parse-names" : false, "suffix" : "" }, { "dropping-particle" : "", "family" : "Fernandes", "given" : "E C M", "non-dropping-particle" : "", "parse-names" : false, "suffix" : "" }, { "dropping-particle" : "", "family" : "Macedo", "given" : "M N", "non-dropping-particle" : "", "parse-names" : false, "suffix" : "" }, { "dropping-particle" : "", "family" : "Oliveira", "given" : "U", "non-dropping-particle" : "", "parse-names" : false, "suffix" : "" }, { "dropping-particle" : "", "family" : "Coe", "given" : "M T", "non-dropping-particle" : "", "parse-names" : false, "suffix" : "" } ], "container-title" : "Science Advances", "id" : "ITEM-4", "issue" : "2", "issued" : { "date-parts" : [ [ "2020" ] ] }, "publisher" : "American Association for the Advancement of Science", "title" : "The gathering firestorm in southern Amazonia", "translator" : [ { "dropping-particle" : "", "family" : "L6704", "given" : "", "non-dropping-particle" : "", "parse-names" : false, "suffix" : "" } ], "type" : "article-journal", "volume" : "6" }, "uris" : [ "http://www.mendeley.com/documents/?uuid=cd428d30-45b1-4b96-a712-aa722c024aab" ] } ], "mendeley" : { "formattedCitation" : "(Staver et al., 2011; Higgins and Scheiter, 2012; Lasslop et al., 2016; Brando et al., 2020)", "plainTextFormattedCitation" : "(Staver et al., 2011; Higgins and Scheiter, 2012; Lasslop et al., 2016; Brando et al., 2020)", "previouslyFormattedCitation" : "(Staver et al., 2011; Higgins and Scheiter, 2012; Lasslop et al., 2016; Brando et al., 2020)" }, "properties" : { "noteIndex" : 0 }, "schema" : "https://github.com/citation-style-language/schema/raw/master/csl-citation.json" }</w:instrText>
      </w:r>
      <w:r w:rsidRPr="001E7A27">
        <w:rPr>
          <w:lang w:val="en-GB"/>
        </w:rPr>
        <w:fldChar w:fldCharType="separate"/>
      </w:r>
      <w:r w:rsidR="00025FA2" w:rsidRPr="001E7A27">
        <w:rPr>
          <w:noProof/>
          <w:lang w:val="en-GB"/>
        </w:rPr>
        <w:t>(Staver et al., 2011; Higgins and Scheiter, 2012; Lasslop et al., 2016; Brando et al., 2020)</w:t>
      </w:r>
      <w:r w:rsidRPr="001E7A27">
        <w:rPr>
          <w:lang w:val="en-GB"/>
        </w:rPr>
        <w:fldChar w:fldCharType="end"/>
      </w:r>
      <w:r w:rsidRPr="001E7A27">
        <w:rPr>
          <w:lang w:val="en-GB"/>
        </w:rPr>
        <w:t>. Simulated changes in forest cover are a combination of the effects of CO</w:t>
      </w:r>
      <w:r w:rsidRPr="001E7A27">
        <w:rPr>
          <w:vertAlign w:val="subscript"/>
          <w:lang w:val="en-GB"/>
        </w:rPr>
        <w:t>2</w:t>
      </w:r>
      <w:r w:rsidRPr="001E7A27">
        <w:rPr>
          <w:lang w:val="en-GB"/>
        </w:rPr>
        <w:t xml:space="preserve"> on photosynthesis and water-use efficiency (Section 5.4.1), and the effects of climate change on photosynthesis, respiration and disturbance (Section 5.4.3). </w:t>
      </w:r>
      <w:del w:id="4806" w:author="Soapbox" w:date="2021-07-21T13:24:00Z">
        <w:r w:rsidRPr="001E7A27" w:rsidDel="00882293">
          <w:rPr>
            <w:lang w:val="en-GB"/>
          </w:rPr>
          <w:delText xml:space="preserve"> </w:delText>
        </w:r>
      </w:del>
      <w:r w:rsidRPr="001E7A27">
        <w:rPr>
          <w:lang w:val="en-GB"/>
        </w:rPr>
        <w:t>In ESMs, direct CO</w:t>
      </w:r>
      <w:r w:rsidRPr="001E7A27">
        <w:rPr>
          <w:vertAlign w:val="subscript"/>
          <w:lang w:val="en-GB"/>
        </w:rPr>
        <w:t xml:space="preserve">2 </w:t>
      </w:r>
      <w:r w:rsidRPr="001E7A27">
        <w:rPr>
          <w:lang w:val="en-GB"/>
        </w:rPr>
        <w:t>effects tend to enhance forest growth, but the impacts of climate change vary between being predominantly negative in the tropics and predominantly positive in the boreal zone (</w:t>
      </w:r>
      <w:commentRangeStart w:id="4807"/>
      <w:r w:rsidRPr="001E7A27">
        <w:rPr>
          <w:lang w:val="en-GB"/>
        </w:rPr>
        <w:t>Figure 5.2</w:t>
      </w:r>
      <w:r w:rsidR="002D6497" w:rsidRPr="001E7A27">
        <w:rPr>
          <w:lang w:val="en-GB"/>
        </w:rPr>
        <w:t>7</w:t>
      </w:r>
      <w:commentRangeEnd w:id="4807"/>
      <w:r w:rsidR="00882293" w:rsidRPr="001E7A27">
        <w:rPr>
          <w:rStyle w:val="CommentReference"/>
          <w:lang w:val="en-GB"/>
        </w:rPr>
        <w:commentReference w:id="4807"/>
      </w:r>
      <w:r w:rsidRPr="001E7A27">
        <w:rPr>
          <w:lang w:val="en-GB"/>
        </w:rPr>
        <w:t>).</w:t>
      </w:r>
    </w:p>
    <w:p w14:paraId="36341318" w14:textId="77777777" w:rsidR="00A63E93" w:rsidRPr="001E7A27" w:rsidRDefault="00A63E93" w:rsidP="005C7F25">
      <w:pPr>
        <w:pStyle w:val="AR6BodyText"/>
        <w:rPr>
          <w:lang w:val="en-GB"/>
        </w:rPr>
      </w:pPr>
    </w:p>
    <w:p w14:paraId="06CD4C4D" w14:textId="10306F5E" w:rsidR="00A63E93" w:rsidRPr="001E7A27" w:rsidRDefault="00A63E93" w:rsidP="005C7F25">
      <w:pPr>
        <w:pStyle w:val="AR6BodyText"/>
        <w:rPr>
          <w:lang w:val="en-GB"/>
        </w:rPr>
      </w:pPr>
      <w:r w:rsidRPr="001E7A27">
        <w:rPr>
          <w:lang w:val="en-GB"/>
        </w:rPr>
        <w:t>Most ESMs project continuing carbon accumulation in tropical forests as a result of direct CO</w:t>
      </w:r>
      <w:r w:rsidRPr="001E7A27">
        <w:rPr>
          <w:vertAlign w:val="subscript"/>
          <w:lang w:val="en-GB"/>
        </w:rPr>
        <w:t>2</w:t>
      </w:r>
      <w:r w:rsidRPr="001E7A27">
        <w:rPr>
          <w:lang w:val="en-GB"/>
        </w:rPr>
        <w:t xml:space="preserve"> effects overwhelming the negative </w:t>
      </w:r>
      <w:r w:rsidR="004D61C3" w:rsidRPr="001E7A27">
        <w:rPr>
          <w:lang w:val="en-GB"/>
        </w:rPr>
        <w:t xml:space="preserve">effects </w:t>
      </w:r>
      <w:r w:rsidRPr="001E7A27">
        <w:rPr>
          <w:lang w:val="en-GB"/>
        </w:rPr>
        <w:t xml:space="preserve">of climate change </w:t>
      </w:r>
      <w:r w:rsidRPr="001E7A27">
        <w:rPr>
          <w:lang w:val="en-GB"/>
        </w:rPr>
        <w:fldChar w:fldCharType="begin" w:fldLock="1"/>
      </w:r>
      <w:r w:rsidR="00747167" w:rsidRPr="001E7A27">
        <w:rPr>
          <w:lang w:val="en-GB"/>
        </w:rPr>
        <w:instrText>ADDIN CSL_CITATION { "citationItems" : [ { "id" : "ITEM-1", "itemData" : { "DOI" : "10.1038/ngeo1741", "ISSN" : "1752-0894", "author" : [ { "dropping-particle" : "", "family" : "Huntingford", "given" : "Chris", "non-dropping-particle" : "", "parse-names" : false, "suffix" : "" }, { "dropping-particle" : "", "family" : "Zelazowski", "given" : "Przemyslaw", "non-dropping-particle" : "", "parse-names" : false, "suffix" : "" }, { "dropping-particle" : "", "family" : "Galbraith", "given" : "David", "non-dropping-particle" : "", "parse-names" : false, "suffix" : "" }, { "dropping-particle" : "", "family" : "Mercado", "given" : "Lina M", "non-dropping-particle" : "", "parse-names" : false, "suffix" : "" }, { "dropping-particle" : "", "family" : "Sitch", "given" : "Stephen", "non-dropping-particle" : "", "parse-names" : false, "suffix" : "" }, { "dropping-particle" : "", "family" : "Fisher", "given" : "Rosie", "non-dropping-particle" : "", "parse-names" : false, "suffix" : "" }, { "dropping-particle" : "", "family" : "Lomas", "given" : "Mark", "non-dropping-particle" : "", "parse-names" : false, "suffix" : "" }, { "dropping-particle" : "", "family" : "Walker", "given" : "Anthony P", "non-dropping-particle" : "", "parse-names" : false, "suffix" : "" }, { "dropping-particle" : "", "family" : "Jones", "given" : "Chris D", "non-dropping-particle" : "", "parse-names" : false, "suffix" : "" }, { "dropping-particle" : "", "family" : "Booth", "given" : "Ben B B", "non-dropping-particle" : "", "parse-names" : false, "suffix" : "" }, { "dropping-particle" : "", "family" : "Malhi", "given" : "Yadvinder", "non-dropping-particle" : "", "parse-names" : false, "suffix" : "" }, { "dropping-particle" : "", "family" : "Hemming", "given" : "Debbie", "non-dropping-particle" : "", "parse-names" : false, "suffix" : "" }, { "dropping-particle" : "", "family" : "Kay", "given" : "Gillian", "non-dropping-particle" : "", "parse-names" : false, "suffix" : "" }, { "dropping-particle" : "", "family" : "Good", "given" : "Peter", "non-dropping-particle" : "", "parse-names" : false, "suffix" : "" }, { "dropping-particle" : "", "family" : "Lewis", "given" : "Simon L", "non-dropping-particle" : "", "parse-names" : false, "suffix" : "" }, { "dropping-particle" : "", "family" : "Phillips", "given" : "Oliver L", "non-dropping-particle" : "", "parse-names" : false, "suffix" : "" }, { "dropping-particle" : "", "family" : "Atkin", "given" : "Owen K", "non-dropping-particle" : "", "parse-names" : false, "suffix" : "" }, { "dropping-particle" : "", "family" : "Lloyd", "given" : "Jon", "non-dropping-particle" : "", "parse-names" : false, "suffix" : "" }, { "dropping-particle" : "", "family" : "Gloor", "given" : "Emanuel", "non-dropping-particle" : "", "parse-names" : false, "suffix" : "" }, { "dropping-particle" : "", "family" : "Zaragoza-Castells", "given" : "Joana", "non-dropping-particle" : "", "parse-names" : false, "suffix" : "" }, { "dropping-particle" : "", "family" : "Meir", "given" : "Patrick", "non-dropping-particle" : "", "parse-names" : false, "suffix" : "" }, { "dropping-particle" : "", "family" : "Betts", "given" : "Richard", "non-dropping-particle" : "", "parse-names" : false, "suffix" : "" }, { "dropping-particle" : "", "family" : "Harris", "given" : "Phil P", "non-dropping-particle" : "", "parse-names" : false, "suffix" : "" }, { "dropping-particle" : "", "family" : "Nobre", "given" : "Carlos", "non-dropping-particle" : "", "parse-names" : false, "suffix" : "" }, { "dropping-particle" : "", "family" : "Marengo", "given" : "Jose", "non-dropping-particle" : "", "parse-names" : false, "suffix" : "" }, { "dropping-particle" : "", "family" : "Cox", "given" : "Peter M", "non-dropping-particle" : "", "parse-names" : false, "suffix" : "" } ], "container-title" : "Nature Geoscience", "id" : "ITEM-1", "issue" : "4", "issued" : { "date-parts" : [ [ "2013", "4", "10" ] ] }, "note" : "added by A.Eliseev 25.01.2019", "page" : "268-273", "publisher" : "Nature Publishing Group", "title" : "Simulated resilience of tropical rainforests to CO2-induced climate change", "translator" : [ { "dropping-particle" : "", "family" : "L4736", "given" : "", "non-dropping-particle" : "", "parse-names" : false, "suffix" : "" } ], "type" : "article-journal", "volume" : "6" }, "uris" : [ "http://www.mendeley.com/documents/?uuid=3ff09ec9-3da3-49f9-b86b-b331760977cc" ] }, { "id" : "ITEM-2", "itemData" : { "DOI" : "10.1111/gcb.13733", "ISBN" : "1354-1013", "ISSN" : "13541013", "abstract" : "Abstract The future of the Amazon rainforest is unknown due to uncertainties in projected climate change and the response of the forest to this change (forest resiliency). Here, we explore the effect of some uncertainties in climate and land surface processes on the future of the forest, using a perturbed physics ensemble of HadCM3C. This is the first time Amazon forest changes are presented using an ensemble exploring both land vegetation processes and physical climate feedbacks in a fully coupled modelling framework. Under three different emissions scenarios, we measure the change in the forest coverage by the end of the 21st century (the transient response) and make a novel adaptation to a previously used method known as ?dry-season resilience? to predict the long-term committed response of the forest, should the state of the climate remain constant past 2100. Our analysis of this ensemble suggests that there will be a high chance of greater forest loss on longer timescales than is realized by 2100, especially for mid-range and low emissions scenarios. In both the transient and predicted committed responses, there is an increasing uncertainty in the outcome of the forest as the strength of the emissions scenarios increases. It is important to note however, that very few of the simulations produce future forest loss of the magnitude previously shown under the standard model configuration. We find that low optimum temperatures for photosynthesis and a high minimum leaf area index needed for the forest to compete for space appear to be precursors for dieback. We then decompose the uncertainty into that associated with future climate change and that associated with forest resiliency, finding that it is important to reduce the uncertainty in both of these if we are to better determine the Amazon's outcome.", "author" : [ { "dropping-particle" : "", "family" : "Boulton", "given" : "Chris A", "non-dropping-particle" : "", "parse-names" : false, "suffix" : "" }, { "dropping-particle" : "", "family" : "Booth", "given" : "Ben B B", "non-dropping-particle" : "", "parse-names" : false, "suffix" : "" }, { "dropping-particle" : "", "family" : "Good", "given" : "Peter", "non-dropping-particle" : "", "parse-names" : false, "suffix" : "" } ], "container-title" : "Global Change Biology", "id" : "ITEM-2", "issue" : "12", "issued" : { "date-parts" : [ [ "2017", "12" ] ] }, "page" : "5032-5044", "title" : "Exploring uncertainty of Amazon dieback in a perturbed parameter Earth system ensemble", "translator" : [ { "dropping-particle" : "", "family" : "L3991", "given" : "", "non-dropping-particle" : "", "parse-names" : false, "suffix" : "" } ], "type" : "article-journal", "volume" : "23" }, "uris" : [ "http://www.mendeley.com/documents/?uuid=3b96343a-e17c-46f7-ac06-a61c0d5cb1d4" ] }, { "id" : "ITEM-3", "itemData" : { "DOI" : "10.1073/pnas.1511451112", "ISBN" : "0027-8424", "ISSN" : "0027-8424", "PMID" : "26460042", "abstract" : "Abrupt transitions of regional climate in response to the gradual rise in atmospheric greenhouse gas concentrations are notoriously difficult to foresee. However, such events could be particularly challenging in view of the capacity required for society and ecosystems to adapt to them. We present, to our knowledge, the first systematic screening of the massive climate model ensemble informing the recent Intergovernmental Panel on Climate Change report, and reveal evidence of 37 forced regional abrupt changes in the ocean, sea ice, snow cover, permafrost, and terrestrial biosphere that arise after a certain global temperature increase. Eighteen out of 37 events occur for global warming levels of less than 2\u00b0, a threshold sometimes presented as a safe limit. Although most models predict one or more such events, any specific occurrence typically appears in only a few models. We find no compelling evidence for a general relation between the overall number of abrupt shifts and the level of global warming. However, we do note that abrupt changes in ocean circulation occur more often for moderate warming (less than 2\u00b0), whereas over land they occurmore often forwarming larger than 2\u00b0. Using a basic proportion test, however, we find that the number of abrupt shifts identified in Representative Concentration Pathway (RCP) 8.5 scenarios is significantly larger than in other scenarios of lower radiative forcing. This suggests the potential for a gradual trend of destabilization of the climate with respect to such shifts, due to increasing global mean temperature change.",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"ITEM-3", "issue" : "43", "issued" : { "date-parts" : [ [ "2015", "10", "27" ] ] }, "page" : "E5777-E5786", "title" : "Catalogue of abrupt shifts in Intergovernmental panel on climate change climate models", "translator" : [ { "dropping-particle" : "", "family" : "L4493", "given" : "", "non-dropping-particle" : "", "parse-names" : false, "suffix" : "" } ], "type" : "article-journal", "volume" : "112" }, "uris" : [ "http://www.mendeley.com/documents/?uuid=d2cd1759-f54d-3241-8432-4e778c00380b" ] } ], "mendeley" : { "formattedCitation" : "(Huntingford et al., 2013; Drijfhout et al., 2015; Boulton et al., 2017)", "plainTextFormattedCitation" : "(Huntingford et al., 2013; Drijfhout et al., 2015; Boulton et al., 2017)", "previouslyFormattedCitation" : "(Huntingford et al., 2013; Drijfhout et al., 2015; Boulton et al., 2017)" }, "properties" : { "noteIndex" : 0 }, "schema" : "https://github.com/citation-style-language/schema/raw/master/csl-citation.json" }</w:instrText>
      </w:r>
      <w:r w:rsidRPr="001E7A27">
        <w:rPr>
          <w:lang w:val="en-GB"/>
        </w:rPr>
        <w:fldChar w:fldCharType="separate"/>
      </w:r>
      <w:r w:rsidR="00025FA2" w:rsidRPr="001E7A27">
        <w:rPr>
          <w:noProof/>
          <w:lang w:val="en-GB"/>
        </w:rPr>
        <w:t>(Huntingford et al., 2013; Drijfhout et al., 2015; Boulton et al., 2017)</w:t>
      </w:r>
      <w:r w:rsidRPr="001E7A27">
        <w:rPr>
          <w:lang w:val="en-GB"/>
        </w:rPr>
        <w:fldChar w:fldCharType="end"/>
      </w:r>
      <w:r w:rsidRPr="001E7A27">
        <w:rPr>
          <w:lang w:val="en-GB"/>
        </w:rPr>
        <w:t>. In the real world, forests may be less vulnerable to climate changes than those modelled in ESMs because of the greater plant trait diversity</w:t>
      </w:r>
      <w:ins w:id="4808" w:author="Tom Maycock" w:date="2021-09-09T16:12:00Z">
        <w:r w:rsidR="0074024A">
          <w:rPr>
            <w:lang w:val="en-GB"/>
          </w:rPr>
          <w:t>,</w:t>
        </w:r>
      </w:ins>
      <w:r w:rsidRPr="001E7A27">
        <w:rPr>
          <w:lang w:val="en-GB"/>
        </w:rPr>
        <w:t xml:space="preserve"> which confers additional resilience </w:t>
      </w:r>
      <w:r w:rsidRPr="001E7A27">
        <w:rPr>
          <w:lang w:val="en-GB"/>
        </w:rPr>
        <w:fldChar w:fldCharType="begin" w:fldLock="1"/>
      </w:r>
      <w:r w:rsidR="00747167" w:rsidRPr="001E7A27">
        <w:rPr>
          <w:lang w:val="en-GB"/>
        </w:rPr>
        <w:instrText>ADDIN CSL_CITATION { "citationItems" : [ { "id" : "ITEM-1", "itemData" : { "DOI" : "10.1073/pnas.1511344112", "ISSN" : "0027-8424", "abstract" : "Amazon forests, which store \u223c50% of tropical forest carbon and play a vital role in global water, energy, and carbon cycling, are predicted to experience both longer and more intense dry seasons by the end of the 21st century. However, the climate sensitivity of this ecosystem remains uncertain: several studies have predicted large-scale die-back of the Amazon, whereas several more recent studies predict that the biome will remain largely intact. Combining remote-sensing and ground-based observations with a size- and age-structured terrestrial ecosystem model, we explore the sensitivity and ecological resilience of these forests to changes in climate. We demonstrate that water stress operating at the scale of individual plants, combined with spatial variation in soil texture, explains observed patterns of variation in ecosystem biomass, composition, and dynamics across the region, and strongly influences the ecosystem's resilience to changes in dry season length. Specifically, our analysis suggests that in contrast to existing predictions of either stability or catastrophic biomass loss, the Amazon forest's response to a drying regional climate is likely to be an immediate, graded, heterogeneous transition from high-biomass moist forests to transitional dry forests and woody savannah-like states. Fire, logging, and other anthropogenic disturbances may, however, exacerbate these climate change-induced ecosystem transitions.", "author" : [ { "dropping-particle" : "", "family" : "Levine", "given" : "Naomi M", "non-dropping-particle" : "", "parse-names" : false, "suffix" : "" }, { "dropping-particle" : "", "family" : "Zhang", "given" : "Ke", "non-dropping-particle" : "", "parse-names" : false, "suffix" : "" }, { "dropping-particle" : "", "family" : "Longo", "given" : "Marcos", "non-dropping-particle" : "", "parse-names" : false, "suffix" : "" }, { "dropping-particle" : "", "family" : "Baccini", "given" : "Alessandro", "non-dropping-particle" : "", "parse-names" : false, "suffix" : "" }, { "dropping-particle" : "", "family" : "Phillips", "given" : "Oliver L", "non-dropping-particle" : "", "parse-names" : false, "suffix" : "" }, { "dropping-particle" : "", "family" : "Lewis", "given" : "Simon L", "non-dropping-particle" : "", "parse-names" : false, "suffix" : "" }, { "dropping-particle" : "", "family" : "Alvarez-D\u00e1vila", "given" : "Esteban", "non-dropping-particle" : "", "parse-names" : false, "suffix" : "" }, { "dropping-particle" : "", "family" : "Segalin de Andrade", "given" : "Ana Cristina", "non-dropping-particle" : "", "parse-names" : false, "suffix" : "" }, { "dropping-particle" : "", "family" : "Brienen", "given" : "Roel J W", "non-dropping-particle" : "", "parse-names" : false, "suffix" : "" }, { "dropping-particle" : "", "family" : "Erwin", "given" : "Terry L", "non-dropping-particle" : "", "parse-names" : false, "suffix" : "" }, { "dropping-particle" : "", "family" : "Feldpausch", "given" : "Ted R", "non-dropping-particle" : "", "parse-names" : false, "suffix" : "" }, { "dropping-particle" : "", "family" : "Monteagudo Mendoza", "given" : "Abel Lorenzo", "non-dropping-particle" : "", "parse-names" : false, "suffix" : "" }, { "dropping-particle" : "", "family" : "Nu\u00f1ez Vargas", "given" : "Percy", "non-dropping-particle" : "", "parse-names" : false, "suffix" : "" }, { "dropping-particle" : "", "family" : "Prieto", "given" : "Adriana", "non-dropping-particle" : "", "parse-names" : false, "suffix" : "" }, { "dropping-particle" : "", "family" : "Silva-Espejo", "given" : "Javier Eduardo", "non-dropping-particle" : "", "parse-names" : false, "suffix" : "" }, { "dropping-particle" : "", "family" : "Malhi", "given" : "Yadvinder", "non-dropping-particle" : "", "parse-names" : false, "suffix" : "" }, { "dropping-particle" : "", "family" : "Moorcroft", "given" : "Paul R", "non-dropping-particle" : "", "parse-names" : false, "suffix" : "" } ], "container-title" : "Proceedings of the National Academy of Sciences", "id" : "ITEM-1", "issue" : "3", "issued" : { "date-parts" : [ [ "2016", "1", "19" ] ] }, "page" : "793-797", "title" : "Ecosystem heterogeneity determines the ecological resilience of the Amazon to climate change", "translator" : [ { "dropping-particle" : "", "family" : "L3815", "given" : "", "non-dropping-particle" : "", "parse-names" : false, "suffix" : "" } ], "type" : "article-journal", "volume" : "113" }, "uris" : [ "http://www.mendeley.com/documents/?uuid=a6672e04-d0f3-4101-bb10-fbdb6896c6ec" ] }, { "id" : "ITEM-2", "itemData" : { "DOI" : "10.1038/nclimate3109", "ISSN" : "1758-678X", "author" : [ { "dropping-particle" : "", "family" : "Sakschewski", "given" : "Boris", "non-dropping-particle" : "", "parse-names" : false, "suffix" : "" }, { "dropping-particle" : "", "family" : "Bloh", "given" : "Werner", "non-dropping-particle" : "von", "parse-names" : false, "suffix" : "" }, { "dropping-particle" : "", "family" : "Boit", "given" : "Alice", "non-dropping-particle" : "", "parse-names" : false, "suffix" : "" }, { "dropping-particle" : "", "family" : "Poorter", "given" : "Lourens", "non-dropping-particle" : "", "parse-names" : false, "suffix" : "" }, { "dropping-particle" : "", "family" : "Pe\u00f1a-Claros", "given" : "Marielos", "non-dropping-particle" : "", "parse-names" : false, "suffix" : "" }, { "dropping-particle" : "", "family" : "Heinke", "given" : "Jens", "non-dropping-particle" : "", "parse-names" : false, "suffix" : "" }, { "dropping-particle" : "", "family" : "Joshi", "given" : "Jasmin", "non-dropping-particle" : "", "parse-names" : false, "suffix" : "" }, { "dropping-particle" : "", "family" : "Thonicke", "given" : "Kirsten", "non-dropping-particle" : "", "parse-names" : false, "suffix" : "" } ], "container-title" : "Nature Climate Change", "id" : "ITEM-2", "issue" : "11", "issued" : { "date-parts" : [ [ "2016", "11", "29" ] ] }, "page" : "1032-1036", "publisher" : "Nature Publishing Group", "title" : "Resilience of Amazon forests emerges from plant trait diversity", "translator" : [ { "dropping-particle" : "", "family" : "L4825", "given" : "", "non-dropping-particle" : "", "parse-names" : false, "suffix" : "" } ], "type" : "article-journal", "volume" : "6" }, "uris" : [ "http://www.mendeley.com/documents/?uuid=909308bd-e41e-4ee0-83c1-482f1f8c2e72" ] }, { "id" : "ITEM-3", "itemData" : { "DOI" : "10.1111/1365-2745.12337", "abstract" : "Summary: Anthropogenic global change compromises forest resilience, with profound impacts to ecosystem functions and services. This synthesis paper reflects on the current understanding of forest resilience and potential tipping points under environmental change and explores challenges to assessing responses using experiments, observations and models. Forests are changing over a wide range of spatio-temporal scales, but it is often unclear whether these changes reduce resilience or represent a tipping point. Tipping points may arise from interactions across scales, as processes such as climate change, land-use change, invasive species or deforestation gradually erode resilience and increase vulnerability to extreme events. Studies covering interactions across different spatio-temporal scales are needed to further our understanding. Combinations of experiments, observations and process-based models could improve our ability to project forest resilience and tipping points under global change. We discuss uncertainties in changing CO2 concentration and quantifying tree mortality as examples. Synthesis. As forests change at various scales, it is increasingly important to understand whether and how such changes lead to reduced resilience and potential tipping points. Understanding the mechanisms underlying forest resilience and tipping points would help in assessing risks to ecosystems and presents opportunities for ecosystem restoration and sustainable forest management. As forests change at various scales, it is increasingly important to understand whether and how such changes lead to reduced resilience and potential tipping points. Understanding the mechanisms underlying forest resilience and tipping points would help in assessing risks to ecosystems and presents opportunities for ecosystem restoration and sustainable forest management. \u00a9 2015 British Ecological Society.", "author" : [ { "dropping-particle" : "", "family" : "Reyer", "given" : "C P O", "non-dropping-particle" : "", "parse-names" : false, "suffix" : "" }, { "dropping-particle" : "", "family" : "Brouwers", "given" : "N", "non-dropping-particle" : "", "parse-names" : false, "suffix" : "" }, { "dropping-particle" : "", "family" : "Rammig", "given" : "A", "non-dropping-particle" : "", "parse-names" : false, "suffix" : "" }, { "dropping-particle" : "", "family" : "Brook", "given" : "B W", "non-dropping-particle" : "", "parse-names" : false, "suffix" : "" }, { "dropping-particle" : "", "family" : "Epila", "given" : "J", "non-dropping-particle" : "", "parse-names" : false, "suffix" : "" }, { "dropping-particle" : "", "family" : "Grant", "given" : "R F", "non-dropping-particle" : "", "parse-names" : false, "suffix" : "" }, { "dropping-particle" : "", "family" : "Holmgren", "given" : "M", "non-dropping-particle" : "", "parse-names" : false, "suffix" : "" }, { "dropping-particle" : "", "family" : "Langerwisch", "given" : "F", "non-dropping-particle" : "", "parse-names" : false, "suffix" : "" }, { "dropping-particle" : "", "family" : "Leuzinger", "given" : "S", "non-dropping-particle" : "", "parse-names" : false, "suffix" : "" }, { "dropping-particle" : "", "family" : "Lucht", "given" : "W", "non-dropping-particle" : "", "parse-names" : false, "suffix" : "" }, { "dropping-particle" : "", "family" : "Medlyn", "given" : "B", "non-dropping-particle" : "", "parse-names" : false, "suffix" : "" }, { "dropping-particle" : "", "family" : "Pfeifer", "given" : "M", "non-dropping-particle" : "", "parse-names" : false, "suffix" : "" }, { "dropping-particle" : "", "family" : "Steinkamp", "given" : "J", "non-dropping-particle" : "", "parse-names" : false, "suffix" : "" }, { "dropping-particle" : "", "family" : "Vanderwel", "given" : "M C", "non-dropping-particle" : "", "parse-names" : false, "suffix" : "" }, { "dropping-particle" : "", "family" : "Verbeeck", "given" : "H", "non-dropping-particle" : "", "parse-names" : false, "suffix" : "" }, { "dropping-particle" : "", "family" : "Villela", "given" : "D M", "non-dropping-particle" : "", "parse-names" : false, "suffix" : "" } ], "container-title" : "Journal of Ecology", "id" : "ITEM-3", "issue" : "1", "issued" : { "date-parts" : [ [ "2015" ] ] }, "note" : "cited By 81", "page" : "5-15", "title" : "Forest resilience and tipping points at different spatio-temporal scales: Approaches and challenges", "translator" : [ { "dropping-particle" : "", "family" : "L6702", "given" : "", "non-dropping-particle" : "", "parse-names" : false, "suffix" : "" } ], "type" : "article-journal", "volume" : "103" }, "uris" : [ "http://www.mendeley.com/documents/?uuid=de902ec1-6efe-44a7-b1f8-e5bce6a3a661" ] } ], "mendeley" : { "formattedCitation" : "(Reyer et al., 2015; Levine et al., 2016; Sakschewski et al., 2016)", "plainTextFormattedCitation" : "(Reyer et al., 2015; Levine et al., 2016; Sakschewski et al., 2016)", "previouslyFormattedCitation" : "(Reyer et al., 2015; Levine et al., 2016; Sakschewski et al., 2016)" }, "properties" : { "noteIndex" : 0 }, "schema" : "https://github.com/citation-style-language/schema/raw/master/csl-citation.json" }</w:instrText>
      </w:r>
      <w:r w:rsidRPr="001E7A27">
        <w:rPr>
          <w:lang w:val="en-GB"/>
        </w:rPr>
        <w:fldChar w:fldCharType="separate"/>
      </w:r>
      <w:r w:rsidR="00025FA2" w:rsidRPr="001E7A27">
        <w:rPr>
          <w:noProof/>
          <w:lang w:val="en-GB"/>
        </w:rPr>
        <w:t>(Reyer et al., 2015; Levine et al., 2016; Sakschewski et al., 2016)</w:t>
      </w:r>
      <w:r w:rsidRPr="001E7A27">
        <w:rPr>
          <w:lang w:val="en-GB"/>
        </w:rPr>
        <w:fldChar w:fldCharType="end"/>
      </w:r>
      <w:r w:rsidRPr="001E7A27">
        <w:rPr>
          <w:lang w:val="en-GB"/>
        </w:rPr>
        <w:t xml:space="preserve">, and </w:t>
      </w:r>
      <w:del w:id="4809" w:author="Tom Maycock" w:date="2021-09-09T16:12:00Z">
        <w:r w:rsidRPr="001E7A27" w:rsidDel="0074024A">
          <w:rPr>
            <w:lang w:val="en-GB"/>
          </w:rPr>
          <w:delText xml:space="preserve">also </w:delText>
        </w:r>
      </w:del>
      <w:r w:rsidRPr="001E7A27">
        <w:rPr>
          <w:lang w:val="en-GB"/>
        </w:rPr>
        <w:t xml:space="preserve">because of possible acclimation of vegetation to warming </w:t>
      </w:r>
      <w:r w:rsidRPr="001E7A27">
        <w:rPr>
          <w:lang w:val="en-GB"/>
        </w:rPr>
        <w:fldChar w:fldCharType="begin" w:fldLock="1"/>
      </w:r>
      <w:r w:rsidR="00747167" w:rsidRPr="001E7A27">
        <w:rPr>
          <w:lang w:val="en-GB"/>
        </w:rPr>
        <w:instrText>ADDIN CSL_CITATION { "citationItems" : [ { "id" : "ITEM-1", "itemData" : { "DOI" : "10.1111/j.1365-2486.2011.02624.x", "ISSN" : "13541013", "abstract" : "Abstract Current climatic trends involve both increasing temperatures and climatic variability, with extreme events becoming more frequent. Increasing concern on extreme climatic events has triggered research on vegetation shifts. However, evidences of vegetation shifts resulting from these events are still relatively rare. Empirical evidence supports the existence of stabilizing processes minimizing and counteracting the effects of these events, reinforcing community resilience. We propose a demographic framework to understand this inertia to change based on the balance between adult mortality induced by the event and enhanced recruitment or adult survival after the event. The stabilizing processes potentially contributing to this compensation include attenuation of the adult mortality caused by the event, due to site quality variability, to tolerance, phenotypic variability, and plasticity at population level, and to facilitative interactions. Mortality compensation may also occur by increasing future survival due to beneficial effect on growth and survival of the new conditions derived from global warming and increased climatic variability, to lowered competition resulting from reduced density in affected stands, or to antagonistic release when pathogens or predators are vulnerable to the event or the ongoing climatic conditions. Finally, mortality compensation may appear by enhanced recruitment due to release of competition with established vegetation, for instance as a consequence of gap openings after event-caused mortality, or to the new conditions, which may be more favorable for seedling establishment, or to enhanced mutualistic interactions (pollination, dispersal). There are important challenges imposed by the need of long-term studies, but a research agenda focused on potentially stabilizing processes is well suited to understand the variety of responses, including lack of sudden changes and community inertia that are frequently observed in vegetation under extreme events. This understanding is crucial for the establishment of sound management strategies and actions addressed to improve ecosystem resilience under climate change scenarios.", "author" : [ { "dropping-particle" : "", "family" : "Lloret", "given" : "Francisco", "non-dropping-particle" : "", "parse-names" : false, "suffix" : "" }, { "dropping-particle" : "", "family" : "Escudero", "given" : "Adrian", "non-dropping-particle" : "", "parse-names" : false, "suffix" : "" }, { "dropping-particle" : "", "family" : "Iriondo", "given" : "Jos\u00e9 Mar\u00eda", "non-dropping-particle" : "", "parse-names" : false, "suffix" : "" }, { "dropping-particle" : "", "family" : "Mart\u00ednez-Vilalta", "given" : "Jordi", "non-dropping-particle" : "", "parse-names" : false, "suffix" : "" }, { "dropping-particle" : "", "family" : "Valladares", "given" : "Fernando", "non-dropping-particle" : "", "parse-names" : false, "suffix" : "" } ], "container-title" : "Global Change Biology", "id" : "ITEM-1", "issue" : "3", "issued" : { "date-parts" : [ [ "2012", "3" ] ] }, "note" : "added by A.Eliseev 25.01.2019", "page" : "797-805", "title" : "Extreme climatic events and vegetation: the role of stabilizing processes", "translator" : [ { "dropping-particle" : "", "family" : "L4726", "given" : "", "non-dropping-particle" : "", "parse-names" : false, "suffix" : "" } ], "type" : "article-journal", "volume" : "18" }, "uris" : [ "http://www.mendeley.com/documents/?uuid=0aa86184-f67a-4aa6-b5db-605ba7ec573b" ] }, { "id" : "ITEM-2", "itemData" : { "DOI" : "10.1175/2010JCLI3865.1", "abstract" : "Abstract Future changes in atmospheric greenhouse gas concentrations, and their associated influences on climate, will affect the future sustainability of tropical forests. While dynamic global vegetation models (DGVMs) represent the processes by which climate and vegetation interact, there is limited quantitative understanding of how specific environmental drivers each affect the simulated patterns of vegetation behavior and the resultant tropical forest fraction. Here, an attempt is made to improve on the qualitative understanding of how changes in dry season length, temperature, and CO2 combine to drive forest changes. Investigation of these topics is undertaken by integrating the Hadley Centre Climate Model version 3, run at lower spatial resolution with a coupled climate\u2013carbon cycle (HadCM3LC), to steady state. This represents the situation where vegetation has adjusted fully to the prevailing climate and vice versa, permitting direct analysis of how climate and vegetation interact. These links are quantified by fitting the simulated tropical broadleaf tree fraction with a simple function of CO2 concentration, surface temperature, and dry season length. The resulting empirical function (denoted dry season resilience or DSR) is able to predict a sustainable tropical broadleaf fraction in this model across a very wide range of climates. The DSR function can also be used to compare the importance of different environmental drivers and to explore other emissions scenarios. While this DSR function is specific to the vegetation\u2013land surface scheme in HadCM3LC, the method employed in this work is applicable to steady-state simulations from other vegetation\u2013land surface schemes. The DSR metric is applied first as a framework to evaluate the DGVM by comparison of the simulated and observed forest fractions. For tropical broadleaf resilience in this model, a warming of 1\u00b0C is approximately equivalent to a 2-week increase in dry season. In HadCM3LC climate model projections under the International Panel on Climate Change\u2019s (IPCC\u2019s) Special Report on Emissions Scenarios (SRES) A1B scenario, twenty-first-century increases in forest resilience due to CO2 fertilization approximately balance the tropical mean decrease from warming (the relative importance of rainfall and temperature changes depends on the uncertain spatial pattern of rainfall change). DSR is a tool that could be applied to different vegetation models to help us understand and narrow uncertainty i\u2026", "author" : [ { "dropping-particle" : "", "family" : "Good", "given" : "Peter", "non-dropping-particle" : "", "parse-names" : false, "suffix" : "" }, { "dropping-particle" : "", "family" : "Jones", "given" : "Chris", "non-dropping-particle" : "", "parse-names" : false, "suffix" : "" }, { "dropping-particle" : "", "family" : "Lowe", "given" : "Jason", "non-dropping-particle" : "", "parse-names" : false, "suffix" : "" }, { "dropping-particle" : "", "family" : "Betts", "given" : "Richard", "non-dropping-particle" : "", "parse-names" : false, "suffix" : "" }, { "dropping-particle" : "", "family" : "Booth", "given" : "Ben", "non-dropping-particle" : "", "parse-names" : false, "suffix" : "" }, { "dropping-particle" : "", "family" : "Huntingford", "given" : "Chris", "non-dropping-particle" : "", "parse-names" : false, "suffix" : "" } ], "container-title" : "Journal of Climate", "id" : "ITEM-2", "issue" : "5", "issued" : { "date-parts" : [ [ "2011" ] ] }, "page" : "1337-1349", "title" : "Quantifying environmental drivers of future tropical forest extent", "translator" : [ { "dropping-particle" : "", "family" : "L5316", "given" : "", "non-dropping-particle" : "", "parse-names" : false, "suffix" : "" } ], "type" : "article-journal", "volume" : "24" }, "uris" : [ "http://www.mendeley.com/documents/?uuid=a756820c-592f-4255-bbb0-6127cace790b", "http://www.mendeley.com/documents/?uuid=69500a9a-e561-48d9-ac1f-9e166e7df66a" ] }, { "id" : "ITEM-3", "itemData" : { "DOI" : "10.1175/JCLI-D-11-00366.1", "abstract" : "AbstractFuture changes in atmospheric greenhouse gas concentrations and associated influences on climate could affect the future sustainability of tropical forests. The authors report on tropical forest projections from the new Hadley Centre Global Environmental Model version 2 Earth System configuration (HadGEM2-ES) and compare them to results from the previous generation model [third climate configuration of the Met Office Unified Model in lower resolution with carbon cycle (HadCM3LC)], which had projected near-complete dieback of the Amazon rain forest for a business as usual scenario. In contrast, HadGEM2-ES projects minimal change in Amazon forest extent. The main aim of this study is a preliminary investigation of this difference between the two models. It is found that around 40% of the difference in forest dieback projections is associated with differences in the projected change in dry-season length. Differences in control climatologies of temperature and dry-season length, projected regional warming, and the forest response to climate and CO2 also all contribute to the increased survival of forest in HadGEM2-ES. However, HadGEM2-ES does not invalidate HadCM3LC: Amazon dieback remains a possible scenario of dangerous change that requires further understanding. The authors discuss the relevance to assessments of dieback risk and future work toward narrowing uncertainty about the fate of the Amazon forest.", "author" : [ { "dropping-particle" : "", "family" : "Good", "given" : "Peter", "non-dropping-particle" : "", "parse-names" : false, "suffix" : "" }, { "dropping-particle" : "", "family" : "Jones", "given" : "Chris", "non-dropping-particle" : "", "parse-names" : false, "suffix" : "" }, { "dropping-particle" : "", "family" : "Lowe", "given" : "Jason", "non-dropping-particle" : "", "parse-names" : false, "suffix" : "" }, { "dropping-particle" : "", "family" : "Betts", "given" : "Richard", "non-dropping-particle" : "", "parse-names" : false, "suffix" : "" }, { "dropping-particle" : "", "family" : "Gedney", "given" : "Nicola", "non-dropping-particle" : "", "parse-names" : false, "suffix" : "" } ], "container-title" : "Journal of Climate", "id" : "ITEM-3", "issue" : "2", "issued" : { "date-parts" : [ [ "2013" ] ] }, "page" : "495-511", "title" : "Comparing tropical forest projections from two denerations of Hadley Centre Earth System Models, HadGEM2-ES and HadCM3LC", "translator" : [ { "dropping-particle" : "", "family" : "L5317", "given" : "", "non-dropping-particle" : "", "parse-names" : false, "suffix" : "" } ], "type" : "article-journal", "volume" : "26" }, "uris" : [ "http://www.mendeley.com/documents/?uuid=def775c9-cb65-4678-9e00-5c66f7d780ab", "http://www.mendeley.com/documents/?uuid=00419255-c222-407a-9e3d-b86dc5038486" ] }, { "id" : "ITEM-4", "itemData" : { "DOI" : "10.1111/nph.15100", "ISSN" : "0028646X", "author" : [ { "dropping-particle" : "", "family" : "Mercado", "given" : "Lina M", "non-dropping-particle" : "", "parse-names" : false, "suffix" : "" }, { "dropping-particle" : "", "family" : "Medlyn", "given" : "Belinda E", "non-dropping-particle" : "", "parse-names" : false, "suffix" : "" }, { "dropping-particle" : "", "family" : "Huntingford", "given" : "Chris", "non-dropping-particle" : "", "parse-names" : false, "suffix" : "" }, { "dropping-particle" : "", "family" : "Oliver", "given" : "Rebecca J", "non-dropping-particle" : "", "parse-names" : false, "suffix" : "" }, { "dropping-particle" : "", "family" : "Clark", "given" : "Douglas B", "non-dropping-particle" : "", "parse-names" : false, "suffix" : "" }, { "dropping-particle" : "", "family" : "Sitch", "given" : "Stephen", "non-dropping-particle" : "", "parse-names" : false, "suffix" : "" }, { "dropping-particle" : "", "family" : "Zelazowski", "given" : "Przemyslaw", "non-dropping-particle" : "", "parse-names" : false, "suffix" : "" }, { "dropping-particle" : "", "family" : "Kattge", "given" : "Jens", "non-dropping-particle" : "", "parse-names" : false, "suffix" : "" }, { "dropping-particle" : "", "family" : "Harper", "given" : "Anna B", "non-dropping-particle" : "", "parse-names" : false, "suffix" : "" }, { "dropping-particle" : "", "family" : "Cox", "given" : "Peter M", "non-dropping-particle" : "", "parse-names" : false, "suffix" : "" } ], "container-title" : "New Phytologist", "id" : "ITEM-4", "issue" : "4", "issued" : { "date-parts" : [ [ "2018", "6" ] ] }, "page" : "1462-1477", "title" : "Large sensitivity in land carbon storage due to geographical and temporal variation in the thermal response of photosynthetic capacity", "translator" : [ { "dropping-particle" : "", "family" : "L4461", "given" : "", "non-dropping-particle" : "", "parse-names" : false, "suffix" : "" } ], "type" : "article-journal", "volume" : "218" }, "uris" : [ "http://www.mendeley.com/documents/?uuid=2a71eb17-bcb2-4f32-a0f0-bacc72b529f1" ] } ], "mendeley" : { "formattedCitation" : "(Good et al., 2011, 2013; Lloret et al., 2012; Mercado et al., 2018)", "plainTextFormattedCitation" : "(Good et al., 2011, 2013; Lloret et al., 2012; Mercado et al., 2018)", "previouslyFormattedCitation" : "(Good et al., 2011, 2013; Lloret et al., 2012; Mercado et al., 2018)" }, "properties" : { "noteIndex" : 0 }, "schema" : "https://github.com/citation-style-language/schema/raw/master/csl-citation.json" }</w:instrText>
      </w:r>
      <w:r w:rsidRPr="001E7A27">
        <w:rPr>
          <w:lang w:val="en-GB"/>
        </w:rPr>
        <w:fldChar w:fldCharType="separate"/>
      </w:r>
      <w:r w:rsidR="00025FA2" w:rsidRPr="001E7A27">
        <w:rPr>
          <w:noProof/>
          <w:lang w:val="en-GB"/>
        </w:rPr>
        <w:t>(Good et al., 2011, 2013; Lloret et al., 2012; Mercado et al., 2018)</w:t>
      </w:r>
      <w:r w:rsidRPr="001E7A27">
        <w:rPr>
          <w:lang w:val="en-GB"/>
        </w:rPr>
        <w:fldChar w:fldCharType="end"/>
      </w:r>
      <w:r w:rsidRPr="001E7A27">
        <w:rPr>
          <w:lang w:val="en-GB"/>
        </w:rPr>
        <w:t xml:space="preserve">. </w:t>
      </w:r>
      <w:ins w:id="4810" w:author="Tom Maycock" w:date="2021-09-09T16:12:00Z">
        <w:r w:rsidR="0074024A">
          <w:rPr>
            <w:lang w:val="en-GB"/>
          </w:rPr>
          <w:t xml:space="preserve">On the </w:t>
        </w:r>
      </w:ins>
      <w:commentRangeStart w:id="4811"/>
      <w:commentRangeStart w:id="4812"/>
      <w:del w:id="4813" w:author="Tom Maycock" w:date="2021-09-09T16:12:00Z">
        <w:r w:rsidR="004D61C3" w:rsidRPr="001E7A27" w:rsidDel="0074024A">
          <w:rPr>
            <w:lang w:val="en-GB"/>
          </w:rPr>
          <w:delText>Contrary</w:delText>
        </w:r>
      </w:del>
      <w:ins w:id="4814" w:author="Tom Maycock" w:date="2021-09-09T16:12:00Z">
        <w:r w:rsidR="0074024A">
          <w:rPr>
            <w:lang w:val="en-GB"/>
          </w:rPr>
          <w:t>c</w:t>
        </w:r>
        <w:r w:rsidR="0074024A" w:rsidRPr="001E7A27">
          <w:rPr>
            <w:lang w:val="en-GB"/>
          </w:rPr>
          <w:t>ontrary</w:t>
        </w:r>
      </w:ins>
      <w:r w:rsidR="004D61C3" w:rsidRPr="001E7A27">
        <w:rPr>
          <w:lang w:val="en-GB"/>
        </w:rPr>
        <w:t xml:space="preserve">, </w:t>
      </w:r>
      <w:commentRangeEnd w:id="4811"/>
      <w:r w:rsidR="00372B42" w:rsidRPr="001E7A27">
        <w:rPr>
          <w:rStyle w:val="CommentReference"/>
          <w:lang w:val="en-GB"/>
        </w:rPr>
        <w:commentReference w:id="4811"/>
      </w:r>
      <w:commentRangeEnd w:id="4812"/>
      <w:r w:rsidR="0074024A">
        <w:rPr>
          <w:rStyle w:val="CommentReference"/>
          <w:lang w:val="en-GB"/>
        </w:rPr>
        <w:commentReference w:id="4812"/>
      </w:r>
      <w:r w:rsidR="004D61C3" w:rsidRPr="001E7A27">
        <w:rPr>
          <w:lang w:val="en-GB"/>
        </w:rPr>
        <w:t xml:space="preserve">forests </w:t>
      </w:r>
      <w:r w:rsidR="0056259D" w:rsidRPr="001E7A27">
        <w:rPr>
          <w:lang w:val="en-GB"/>
        </w:rPr>
        <w:t>may</w:t>
      </w:r>
      <w:r w:rsidR="004D61C3" w:rsidRPr="001E7A27">
        <w:rPr>
          <w:lang w:val="en-GB"/>
        </w:rPr>
        <w:t xml:space="preserve"> be more vulnerable in the real world due to indirect climate change </w:t>
      </w:r>
      <w:r w:rsidR="0056259D" w:rsidRPr="001E7A27">
        <w:rPr>
          <w:lang w:val="en-GB"/>
        </w:rPr>
        <w:t>effects such as</w:t>
      </w:r>
      <w:r w:rsidR="004D61C3" w:rsidRPr="001E7A27">
        <w:rPr>
          <w:lang w:val="en-GB"/>
        </w:rPr>
        <w:t xml:space="preserve"> insect outbreaks and diseases not considered here</w:t>
      </w:r>
      <w:r w:rsidR="0056259D" w:rsidRPr="001E7A27">
        <w:rPr>
          <w:lang w:val="en-GB"/>
        </w:rPr>
        <w:t xml:space="preserve"> (Section 5.4.3.2) or model limitations in representing the effects disturbances such as wildfire and droughts</w:t>
      </w:r>
      <w:r w:rsidR="004D61C3" w:rsidRPr="001E7A27">
        <w:rPr>
          <w:lang w:val="en-GB"/>
        </w:rPr>
        <w:t xml:space="preserve">. </w:t>
      </w:r>
      <w:r w:rsidRPr="001E7A27">
        <w:rPr>
          <w:lang w:val="en-GB"/>
        </w:rPr>
        <w:t xml:space="preserve">In general, forests are most vulnerable when climate change is combined with increased rates of direct deforestation  </w:t>
      </w:r>
      <w:r w:rsidRPr="001E7A27">
        <w:rPr>
          <w:lang w:val="en-GB"/>
        </w:rPr>
        <w:fldChar w:fldCharType="begin" w:fldLock="1"/>
      </w:r>
      <w:r w:rsidR="00747167" w:rsidRPr="001E7A27">
        <w:rPr>
          <w:lang w:val="en-GB"/>
        </w:rPr>
        <w:instrText>ADDIN CSL_CITATION { "citationItems" : [ { "id" : "ITEM-1", "itemData" : { "DOI" : "10.5194/esd-8-1237-2017", "ISSN" : "2190-4987", "abstract" : "Abstract. Tropical forests have been a permanent feature of the Amazon basin for at least 55 million years, yet climate change and land use threaten the forest's future over the next century. Understory forest fires, which are common under the current climate in frontier forests, may accelerate Amazon forest losses from climate-driven dieback and deforestation. Far from land use frontiers, scarce fire ignitions and high moisture levels preclude significant burning, yet projected climate and land use changes may increase fire activity in these remote regions. Here, we used a fire model specifically parameterized for Amazon understory fires to examine the interactions between anthropogenic activities and climate under current and projected conditions. In a scenario of low mitigation efforts with substantial land use expansion and climate change &amp;ndash; Representative Concentration Pathway (RCP) 8.5 &amp;ndash; projected understory fires increase in frequency and duration, burning 4&amp;ndash;28 times more forest in 2080&amp;ndash;2100 than during 1990&amp;ndash;2010. In contrast, active climate mitigation and land use contraction in RCP4.5 constrain the projected increase in fire activity to 0.9&amp;ndash;5.4 times contemporary burned area. Importantly, if climate mitigation is not successful, land use contraction alone is very effective under low to moderate climate change, but does little to reduce fire activity under the most severe climate projections. These results underscore the potential for a fire-driven transformation of Amazon forests if recent regional policies for forest conservation are not paired with global efforts to mitigate climate change.", "author" : [ { "dropping-particle" : "", "family" : "Page", "given" : "Yannick", "non-dropping-particle" : "Le", "parse-names" : false, "suffix" : "" }, { "dropping-particle" : "", "family" : "Morton", "given" : "Douglas", "non-dropping-particle" : "", "parse-names" : false, "suffix" : "" }, { "dropping-particle" : "", "family" : "Hartin", "given" : "Corinne", "non-dropping-particle" : "", "parse-names" : false, "suffix" : "" }, { "dropping-particle" : "", "family" : "Bond-Lamberty", "given" : "Ben", "non-dropping-particle" : "", "parse-names" : false, "suffix" : "" }, { "dropping-particle" : "", "family" : "Pereira", "given" : "Jos\u00e9 Miguel Cardoso", "non-dropping-particle" : "", "parse-names" : false, "suffix" : "" }, { "dropping-particle" : "", "family" : "Hurtt", "given" : "George", "non-dropping-particle" : "", "parse-names" : false, "suffix" : "" }, { "dropping-particle" : "", "family" : "Asrar", "given" : "Ghassem", "non-dropping-particle" : "", "parse-names" : false, "suffix" : "" } ], "container-title" : "Earth System Dynamics", "id" : "ITEM-1", "issue" : "4", "issued" : { "date-parts" : [ [ "2017", "12", "20" ] ] }, "note" : "added by A.Eliseev 25.01.2019", "page" : "1237-1246", "title" : "Synergy between land use and climate change increases future fire risk in Amazon forests", "translator" : [ { "dropping-particle" : "", "family" : "L4721", "given" : "", "non-dropping-particle" : "", "parse-names" : false, "suffix" : "" } ], "type" : "article-journal", "volume" : "8" }, "uris" : [ "http://www.mendeley.com/documents/?uuid=3177ff71-f001-41da-9d1f-4357b382738a" ] }, { "id" : "ITEM-2", "itemData" : { "DOI" : "10.1073/pnas.1605516113", "ISSN" : "0027-8424", "abstract" : "The Amazonian tropical forests have been disappearing at a fast rate in the last 50 y due to deforestation to open areas for agriculture, posing high risks of irreversible changes to biodiversity and ecosystems. Climate change poses additional risks to the stability of the forests. Studies suggest {\\textquotedblleft}tipping points{\\textquotedblright} not to be transgressed: 4{\\textdegree} C of global warming or 40% of total deforested area. The regional development debate has focused on attempting to reconcile maximizing conservation with intensification of traditional agriculture. Large reductions of deforestation in the last decade open up opportunities for an alternative model based on seeing the Amazon as a global public good of biological assets for the creation of high-value products and ecosystem services.For half a century, the process of economic integration of the Amazon has been based on intensive use of renewable and nonrenewable natural resources, which has brought significant basin-wide environmental alterations. The rural development in the Amazonia pushed the agricultural frontier swiftly, resulting in widespread land-cover change, but agriculture in the Amazon has been of low productivity and unsustainable. The loss of biodiversity and continued deforestation will lead to high risks of irreversible change of its tropical forests. It has been established by modeling studies that the Amazon may have two {\\textquotedblleft}tipping points,{\\textquotedblright} namely, temperature increase of 4 {\\textdegree}C or deforestation exceeding 40% of the forest area. If transgressed, large-scale {\\textquotedblleft}savannization{\\textquotedblright} of mostly southern and eastern Amazon may take place. The region has warmed about 1 {\\textdegree}C over the last 60 y, and total deforestation is reaching 20% of the forested area. The recent significant reductions in deforestation{\\textemdash}80% reduction in the Brazilian Amazon in the last decade{\\textemdash}opens up opportunities for a novel sustainable development paradigm for the future of the Amazon. We argue for a new development paradigm{\\textemdash}away from only attempting to reconcile maximizing conservation versus intensification of traditional agriculture and expansion of hydropower capacity{\\textemdash}in which we research, develop, and scale a high-tech innovation approach that sees the Amazon as a global public good of biological assets that can enable the creation of innovative high-value \u2026", "author" : [ { "dropping-particle" : "", "family" : "Nobre", "given" : "Carlos A", "non-dropping-particle" : "", "parse-names" : false, "suffix" : "" }, { "dropping-particle" : "", "family" : "Sampaio", "given" : "Gilvan", "non-dropping-particle" : "", "parse-names" : false, "suffix" : "" }, { "dropping-particle" : "", "family" : "Borma", "given" : "Laura S", "non-dropping-particle" : "", "parse-names" : false, "suffix" : "" }, { "dropping-particle" : "", "family" : "Castilla-Rubio", "given" : "Juan Carlos", "non-dropping-particle" : "", "parse-names" : false, "suffix" : "" }, { "dropping-particle" : "", "family" : "Silva", "given" : "Jos\u00e9 S", "non-dropping-particle" : "", "parse-names" : false, "suffix" : "" }, { "dropping-particle" : "", "family" : "Cardoso", "given" : "Manoel", "non-dropping-particle" : "", "parse-names" : false, "suffix" : "" } ], "container-title" : "Proceedings of the National Academy of Sciences", "id" : "ITEM-2", "issue" : "39", "issued" : { "date-parts" : [ [ "2016" ] ] }, "page" : "10759-10768", "publisher" : "National Academy of Sciences", "title" : "Land-use and climate change risks in the Amazon and the need of a novel sustainable development paradigm", "translator" : [ { "dropping-particle" : "", "family" : "L7204", "given" : "", "non-dropping-particle" : "", "parse-names" : false, "suffix" : "" } ], "type" : "article-journal", "volume" : "113" }, "uris" : [ "http://www.mendeley.com/documents/?uuid=ac7b5a77-c8a2-46d9-bb18-c3cf20456245" ] } ], "mendeley" : { "formattedCitation" : "(Nobre et al., 2016; Le Page et al., 2017)", "plainTextFormattedCitation" : "(Nobre et al., 2016; Le Page et al., 2017)", "previouslyFormattedCitation" : "(Nobre et al., 2016; Le Page et al., 2017)" }, "properties" : { "noteIndex" : 0 }, "schema" : "https://github.com/citation-style-language/schema/raw/master/csl-citation.json" }</w:instrText>
      </w:r>
      <w:r w:rsidRPr="001E7A27">
        <w:rPr>
          <w:lang w:val="en-GB"/>
        </w:rPr>
        <w:fldChar w:fldCharType="separate"/>
      </w:r>
      <w:r w:rsidR="00025FA2" w:rsidRPr="001E7A27">
        <w:rPr>
          <w:noProof/>
          <w:lang w:val="en-GB"/>
        </w:rPr>
        <w:t>(Nobre et al., 2016; Le Page et al., 2017)</w:t>
      </w:r>
      <w:r w:rsidRPr="001E7A27">
        <w:rPr>
          <w:lang w:val="en-GB"/>
        </w:rPr>
        <w:fldChar w:fldCharType="end"/>
      </w:r>
      <w:r w:rsidRPr="001E7A27">
        <w:rPr>
          <w:lang w:val="en-GB"/>
        </w:rPr>
        <w:t xml:space="preserve">. </w:t>
      </w:r>
    </w:p>
    <w:p w14:paraId="0CF4CB84" w14:textId="77777777" w:rsidR="00A63E93" w:rsidRPr="001E7A27" w:rsidRDefault="00A63E93" w:rsidP="005C7F25">
      <w:pPr>
        <w:pStyle w:val="AR6BodyText"/>
        <w:rPr>
          <w:lang w:val="en-GB"/>
        </w:rPr>
      </w:pPr>
    </w:p>
    <w:p w14:paraId="26303A81" w14:textId="2126E5CF" w:rsidR="00A63E93" w:rsidRPr="001E7A27" w:rsidRDefault="00372B42" w:rsidP="005C7F25">
      <w:pPr>
        <w:pStyle w:val="AR6BodyText"/>
        <w:rPr>
          <w:lang w:val="en-GB"/>
        </w:rPr>
      </w:pPr>
      <w:ins w:id="4815" w:author="Soapbox" w:date="2021-07-21T13:29:00Z">
        <w:r w:rsidRPr="001E7A27">
          <w:rPr>
            <w:lang w:val="en-GB"/>
          </w:rPr>
          <w:t>T</w:t>
        </w:r>
      </w:ins>
      <w:del w:id="4816" w:author="Soapbox" w:date="2021-07-21T13:29:00Z">
        <w:r w:rsidR="00A63E93" w:rsidRPr="001E7A27" w:rsidDel="00372B42">
          <w:rPr>
            <w:lang w:val="en-GB"/>
          </w:rPr>
          <w:delText>In order t</w:delText>
        </w:r>
      </w:del>
      <w:r w:rsidR="00A63E93" w:rsidRPr="001E7A27">
        <w:rPr>
          <w:lang w:val="en-GB"/>
        </w:rPr>
        <w:t>o estimate an upper limit on the impact of Amazon forest dieback on atmospheric CO</w:t>
      </w:r>
      <w:r w:rsidR="00A63E93" w:rsidRPr="001E7A27">
        <w:rPr>
          <w:vertAlign w:val="subscript"/>
          <w:lang w:val="en-GB"/>
        </w:rPr>
        <w:t>2</w:t>
      </w:r>
      <w:r w:rsidR="00A63E93" w:rsidRPr="001E7A27">
        <w:rPr>
          <w:lang w:val="en-GB"/>
        </w:rPr>
        <w:t xml:space="preserve">, we consider the </w:t>
      </w:r>
      <w:r w:rsidR="00A63E93" w:rsidRPr="001E7A27">
        <w:rPr>
          <w:i/>
          <w:lang w:val="en-GB"/>
        </w:rPr>
        <w:t>very unlikely</w:t>
      </w:r>
      <w:r w:rsidR="00A63E93" w:rsidRPr="001E7A27">
        <w:rPr>
          <w:lang w:val="en-GB"/>
        </w:rPr>
        <w:t xml:space="preserve"> limiting case of negligible direct-CO</w:t>
      </w:r>
      <w:r w:rsidR="00A63E93" w:rsidRPr="001E7A27">
        <w:rPr>
          <w:vertAlign w:val="subscript"/>
          <w:lang w:val="en-GB"/>
        </w:rPr>
        <w:t>2</w:t>
      </w:r>
      <w:r w:rsidR="00A63E93" w:rsidRPr="001E7A27">
        <w:rPr>
          <w:lang w:val="en-GB"/>
        </w:rPr>
        <w:t xml:space="preserve"> effects (Section 5.4.1). Emergent constraint approaches (Section 5.4.6) may be used to estimate an overall loss of tropical land carbon due to climate change alone, of around 50 PgC per </w:t>
      </w:r>
      <w:r w:rsidR="00A63E93" w:rsidRPr="001E7A27">
        <w:rPr>
          <w:vertAlign w:val="superscript"/>
          <w:lang w:val="en-GB"/>
        </w:rPr>
        <w:t>o</w:t>
      </w:r>
      <w:r w:rsidR="00A63E93" w:rsidRPr="001E7A27">
        <w:rPr>
          <w:lang w:val="en-GB"/>
        </w:rPr>
        <w:t xml:space="preserve">C of tropical warming </w:t>
      </w:r>
      <w:r w:rsidR="00A63E93" w:rsidRPr="001E7A27">
        <w:rPr>
          <w:lang w:val="en-GB"/>
        </w:rPr>
        <w:fldChar w:fldCharType="begin" w:fldLock="1"/>
      </w:r>
      <w:r w:rsidR="001B061E" w:rsidRPr="001E7A27">
        <w:rPr>
          <w:lang w:val="en-GB"/>
        </w:rPr>
        <w:instrText>ADDIN CSL_CITATION { "citationItems" : [ { "id" : "ITEM-1", "itemData" : { "DOI" : "10.1002/2013JG002591", "ISBN" : "2169-8961", "ISSN" : "21698953", "abstract" : "An emergent linear relationship between the long-term sensitivity of tropical land carbon storage to climate warming (\u03b3LT) and the short-term sensitivity of atmospheric carbon dioxide (CO2) to interannual temperature variability (\u03b3IAV) has previously been identified by Cox et al. (2013) across an ensemble of Earth System models (ESMs) participating in the Coupled Climate-Carbon Cycle Model Intercomparison Project (C4MIP). Here, we examine whether such a constraint also holds for a new set of eight ESMs participating in Phase 5 of the Coupled Model Intercomparison Project (CMIP5). A wide spread in tropical land carbon storage is found for the quadrupling of atmospheric CO2, which is of the order of 252 \u00b1 112 GtC when carbon climate feedbacks are enabled. Correspondingly, the spread in \u03b3LT is wide (-49 \u00b1 40 GtC/K) and thus remains one of the key uncertainties in climate projections. A tight correlation is found between the long-term sensitivity of tropical land carbon and the short-term sensitivity of atmospheric CO2 (\u03b3LT vs. \u03b3IAV), which enables the projections to be constrained with observations. The observed short-term sensitivity of CO2 (-4.9 \u00b1 0.9 GtC/yr/K) sharpens the range of \u03b3LT -44 \u00b1 14 GtC/K. Which overlaps with the probability density function (PDF) derived from the C4MIP models (-53 \u00b1 17 GtC/K) by Cox et al. (2013), even though the lines relating \u03b3LT and \u03b3IAV differ in the two cases. Emergent constraints of this type provide a means to focus ESM evaluation against observations on the metrics most relevant to projections of future climate change.", "author" : [ { "dropping-particle" : "", "family" : "Wenzel", "given" : "Sabrina", "non-dropping-particle" : "", "parse-names" : false, "suffix" : "" }, { "dropping-particle" : "", "family" : "Cox", "given" : "Peter M.", "non-dropping-particle" : "", "parse-names" : false, "suffix" : "" }, { "dropping-particle" : "", "family" : "Eyring", "given" : "Veronika", "non-dropping-particle" : "", "parse-names" : false, "suffix" : "" }, { "dropping-particle" : "", "family" : "Friedlingstein", "given" : "Pierre", "non-dropping-particle" : "", "parse-names" : false, "suffix" : "" } ], "container-title" : "Journal of Geophysical Research: Biogeosciences", "id" : "ITEM-1", "issue" : "5", "issued" : { "date-parts" : [ [ "2014", "5" ] ] }, "page" : "794-807", "title" : "Emergent constraints on climate-carbon cycle feedbacks in the CMIP5 Earth system models", "translator" : [ { "dropping-particle" : "", "family" : "L4647", "given" : "", "non-dropping-particle" : "", "parse-names" : false, "suffix" : "" } ], "type" : "article-journal", "volume" : "119" }, "uris" : [ "http://www.mendeley.com/documents/?uuid=a0a8e7c0-9b8b-40ea-8617-b3893414a767" ] }, { "id" : "ITEM-2", "itemData" : { "DOI" : "10.1038/nature11882", "ISBN" : "0028-0836", "ISSN" : "0028-0836", "PMID" : "23389447", "abstract" : "The release of carbon from tropical forests may exacerbate future climate change, but the magnitude of the effect in climate models remains uncertain. Coupled climate-carbon-cycle models generally agree that carbon storage on land will increase as a result of the simultaneous enhancement of plant photosynthesis and water use efficiency under higher atmospheric CO(2) concentrations, but will decrease owing to higher soil and plant respiration rates associated with warming temperatures. At present, the balance between these effects varies markedly among coupled climate-carbon-cycle models, leading to a range of 330 gigatonnes in the projected change in the amount of carbon stored on tropical land by 2100. Explanations for this large uncertainty include differences in the predicted change in rainfall in Amazonia and variations in the responses of alternative vegetation models to warming. Here we identify an emergent linear relationship, across an ensemble of models, between the sensitivity of tropical land carbon storage to warming and the sensitivity of the annual growth rate of atmospheric CO(2) to tropical temperature anomalies. Combined with contemporary observations of atmospheric CO(2) concentration and tropical temperature, this relationship provides a tight constraint on the sensitivity of tropical land carbon to climate change. We estimate that over tropical land from latitude 30\u00b0 north to 30\u00b0 south, warming alone will release 53 \u00b1 17 gigatonnes of carbon per kelvin. Compared with the unconstrained ensemble of climate-carbon-cycle projections, this indicates a much lower risk of Amazon forest dieback under CO(2)-induced climate change if CO(2) fertilization effects are as large as suggested by current models. Our study, however, also implies greater certainty that carbon will be lost from tropical land if warming arises from reductions in aerosols or increases in other greenhouse gases.", "author" : [ { "dropping-particle" : "", "family" : "Cox", "given" : "Peter M.", "non-dropping-particle" : "", "parse-names" : false, "suffix" : "" }, { "dropping-particle" : "", "family" : "Pearson", "given" : "David", "non-dropping-particle" : "", "parse-names" : false, "suffix" : "" }, { "dropping-particle" : "", "family" : "Booth", "given" : "Ben B.", "non-dropping-particle" : "", "parse-names" : false, "suffix" : "" }, { "dropping-particle" : "", "family" : "Friedlingstein", "given" : "Pierre",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"Luke", "given" : "Catherine M.", "non-dropping-particle" : "", "parse-names" : false, "suffix" : "" } ], "container-title" : "Nature", "id" : "ITEM-2", "issue" : "7437", "issued" : { "date-parts" : [ [ "2013", "2", "6" ] ] }, "page" : "341-344", "publisher" : "Nature Publishing Group", "title" : "Sensitivity of tropical carbon to climate change constrained by carbon dioxide variability", "translator" : [ { "dropping-particle" : "", "family" : "L4490", "given" : "", "non-dropping-particle" : "", "parse-names" : false, "suffix" : "" } ], "type" : "article-journal", "volume" : "494" }, "uris" : [ "http://www.mendeley.com/documents/?uuid=b93e9619-c7fd-44ab-ae8f-8908341b6509" ] } ], "mendeley" : { "formattedCitation" : "(Cox et al., 2013; Wenzel et al., 2014)", "plainTextFormattedCitation" : "(Cox et al., 2013; Wenzel et al., 2014)", "previouslyFormattedCitation" : "(Cox et al., 2013; Wenzel et al., 2014)" }, "properties" : { "noteIndex" : 0 }, "schema" : "https://github.com/citation-style-language/schema/raw/master/csl-citation.json" }</w:instrText>
      </w:r>
      <w:r w:rsidR="00A63E93" w:rsidRPr="001E7A27">
        <w:rPr>
          <w:lang w:val="en-GB"/>
        </w:rPr>
        <w:fldChar w:fldCharType="separate"/>
      </w:r>
      <w:r w:rsidR="00025FA2" w:rsidRPr="001E7A27">
        <w:rPr>
          <w:noProof/>
          <w:lang w:val="en-GB"/>
        </w:rPr>
        <w:t>(Cox et al., 2013; Wenzel et al., 2014)</w:t>
      </w:r>
      <w:r w:rsidR="00A63E93" w:rsidRPr="001E7A27">
        <w:rPr>
          <w:lang w:val="en-GB"/>
        </w:rPr>
        <w:fldChar w:fldCharType="end"/>
      </w:r>
      <w:r w:rsidR="00A63E93" w:rsidRPr="001E7A27">
        <w:rPr>
          <w:lang w:val="en-GB"/>
        </w:rPr>
        <w:t>. This implies an upper limit to the release of tropical land carbon of &lt;200 PgC over the 21</w:t>
      </w:r>
      <w:r w:rsidR="00A63E93" w:rsidRPr="001E7A27">
        <w:rPr>
          <w:vertAlign w:val="superscript"/>
          <w:lang w:val="en-GB"/>
          <w:rPrChange w:id="4817" w:author="Ian Blenkinsop" w:date="2021-07-28T18:52:00Z">
            <w:rPr>
              <w:lang w:val="en-GB"/>
            </w:rPr>
          </w:rPrChange>
        </w:rPr>
        <w:t>st</w:t>
      </w:r>
      <w:r w:rsidR="00A63E93" w:rsidRPr="001E7A27">
        <w:rPr>
          <w:lang w:val="en-GB"/>
        </w:rPr>
        <w:t xml:space="preserve"> century (assuming tropical warming of &lt;4</w:t>
      </w:r>
      <w:r w:rsidR="00A63E93" w:rsidRPr="001E7A27">
        <w:rPr>
          <w:vertAlign w:val="superscript"/>
          <w:lang w:val="en-GB"/>
        </w:rPr>
        <w:t>o</w:t>
      </w:r>
      <w:r w:rsidR="007E56EC" w:rsidRPr="001E7A27">
        <w:rPr>
          <w:lang w:val="en-GB"/>
        </w:rPr>
        <w:t>C</w:t>
      </w:r>
      <w:r w:rsidR="00A63E93" w:rsidRPr="001E7A27">
        <w:rPr>
          <w:i/>
          <w:lang w:val="en-GB"/>
        </w:rPr>
        <w:t xml:space="preserve">, </w:t>
      </w:r>
      <w:r w:rsidR="00A63E93" w:rsidRPr="001E7A27">
        <w:rPr>
          <w:lang w:val="en-GB"/>
        </w:rPr>
        <w:t>and no CO</w:t>
      </w:r>
      <w:r w:rsidR="00A63E93" w:rsidRPr="001E7A27">
        <w:rPr>
          <w:vertAlign w:val="subscript"/>
          <w:lang w:val="en-GB"/>
        </w:rPr>
        <w:t>2</w:t>
      </w:r>
      <w:r w:rsidR="00A63E93" w:rsidRPr="001E7A27">
        <w:rPr>
          <w:lang w:val="en-GB"/>
        </w:rPr>
        <w:t>-fertili</w:t>
      </w:r>
      <w:ins w:id="4818" w:author="Soapbox" w:date="2021-07-16T10:15:00Z">
        <w:r w:rsidR="00953844" w:rsidRPr="001E7A27">
          <w:rPr>
            <w:lang w:val="en-GB"/>
          </w:rPr>
          <w:t>z</w:t>
        </w:r>
      </w:ins>
      <w:del w:id="4819" w:author="Soapbox" w:date="2021-07-16T10:15:00Z">
        <w:r w:rsidR="00B27274" w:rsidRPr="001E7A27" w:rsidDel="00953844">
          <w:rPr>
            <w:lang w:val="en-GB"/>
          </w:rPr>
          <w:delText>s</w:delText>
        </w:r>
      </w:del>
      <w:r w:rsidR="00A63E93" w:rsidRPr="001E7A27">
        <w:rPr>
          <w:lang w:val="en-GB"/>
        </w:rPr>
        <w:t xml:space="preserve">ation), which translates to </w:t>
      </w:r>
      <w:commentRangeStart w:id="4820"/>
      <w:r w:rsidR="00A63E93" w:rsidRPr="001E7A27">
        <w:rPr>
          <w:lang w:val="en-GB"/>
        </w:rPr>
        <w:t>dCO</w:t>
      </w:r>
      <w:r w:rsidR="00A63E93" w:rsidRPr="001E7A27">
        <w:rPr>
          <w:rStyle w:val="AR6BodyTextCar"/>
          <w:rFonts w:cs="Times New Roman"/>
          <w:vertAlign w:val="subscript"/>
          <w:lang w:val="en-GB"/>
        </w:rPr>
        <w:t>2</w:t>
      </w:r>
      <w:r w:rsidR="00A63E93" w:rsidRPr="001E7A27">
        <w:rPr>
          <w:lang w:val="en-GB"/>
        </w:rPr>
        <w:t xml:space="preserve">/dt </w:t>
      </w:r>
      <w:commentRangeEnd w:id="4820"/>
      <w:r w:rsidR="003379EF" w:rsidRPr="001E7A27">
        <w:rPr>
          <w:rStyle w:val="CommentReference"/>
          <w:lang w:val="en-GB"/>
        </w:rPr>
        <w:commentReference w:id="4820"/>
      </w:r>
      <w:r w:rsidR="00A63E93" w:rsidRPr="001E7A27">
        <w:rPr>
          <w:lang w:val="en-GB"/>
        </w:rPr>
        <w:t>&lt; 0.5 ppm yr</w:t>
      </w:r>
      <w:del w:id="4821" w:author="Ian Blenkinsop" w:date="2021-07-28T16:20:00Z">
        <w:r w:rsidR="00A63E93" w:rsidRPr="001E7A27" w:rsidDel="006C2F7B">
          <w:rPr>
            <w:color w:val="000000" w:themeColor="text1"/>
            <w:vertAlign w:val="superscript"/>
            <w:lang w:val="en-GB" w:eastAsia="en-US"/>
          </w:rPr>
          <w:delText>-</w:delText>
        </w:r>
      </w:del>
      <w:ins w:id="4822" w:author="Ian Blenkinsop" w:date="2021-07-28T16:20:00Z">
        <w:r w:rsidR="006C2F7B" w:rsidRPr="001E7A27">
          <w:rPr>
            <w:color w:val="000000" w:themeColor="text1"/>
            <w:vertAlign w:val="superscript"/>
            <w:lang w:val="en-GB" w:eastAsia="en-US"/>
          </w:rPr>
          <w:t>–</w:t>
        </w:r>
      </w:ins>
      <w:r w:rsidR="00A63E93" w:rsidRPr="001E7A27">
        <w:rPr>
          <w:color w:val="000000" w:themeColor="text1"/>
          <w:vertAlign w:val="superscript"/>
          <w:lang w:val="en-GB" w:eastAsia="en-US"/>
        </w:rPr>
        <w:t>1</w:t>
      </w:r>
      <w:r w:rsidR="00A63E93" w:rsidRPr="001E7A27">
        <w:rPr>
          <w:lang w:val="en-GB"/>
        </w:rPr>
        <w:t xml:space="preserve">.  </w:t>
      </w:r>
    </w:p>
    <w:p w14:paraId="23413F81" w14:textId="77777777" w:rsidR="00A63E93" w:rsidRPr="001E7A27" w:rsidRDefault="00A63E93" w:rsidP="005C7F25">
      <w:pPr>
        <w:pStyle w:val="AR6BodyText"/>
        <w:rPr>
          <w:lang w:val="en-GB"/>
        </w:rPr>
      </w:pPr>
    </w:p>
    <w:p w14:paraId="192E0D22" w14:textId="3A8E5D39" w:rsidR="00A63E93" w:rsidRPr="001E7A27" w:rsidRDefault="00A63E93" w:rsidP="005C7F25">
      <w:pPr>
        <w:pStyle w:val="AR6BodyText"/>
        <w:rPr>
          <w:lang w:val="en-GB"/>
        </w:rPr>
      </w:pPr>
      <w:r w:rsidRPr="001E7A27">
        <w:rPr>
          <w:lang w:val="en-GB"/>
        </w:rPr>
        <w:t>Boreal forest dieback is not expected to change the atmospheric CO</w:t>
      </w:r>
      <w:r w:rsidRPr="001E7A27">
        <w:rPr>
          <w:vertAlign w:val="subscript"/>
          <w:lang w:val="en-GB"/>
        </w:rPr>
        <w:t>2</w:t>
      </w:r>
      <w:r w:rsidRPr="001E7A27">
        <w:rPr>
          <w:lang w:val="en-GB"/>
        </w:rPr>
        <w:t xml:space="preserve"> concentration substantially because forest </w:t>
      </w:r>
      <w:del w:id="4823" w:author="Soapbox" w:date="2021-07-21T13:29:00Z">
        <w:r w:rsidRPr="001E7A27" w:rsidDel="00372B42">
          <w:rPr>
            <w:lang w:val="en-GB"/>
          </w:rPr>
          <w:delText xml:space="preserve"> </w:delText>
        </w:r>
      </w:del>
      <w:r w:rsidRPr="001E7A27">
        <w:rPr>
          <w:lang w:val="en-GB"/>
        </w:rPr>
        <w:t>loss at the south is partly compensated by</w:t>
      </w:r>
      <w:ins w:id="4824" w:author="Soapbox" w:date="2021-07-21T13:29:00Z">
        <w:r w:rsidR="00372B42" w:rsidRPr="001E7A27">
          <w:rPr>
            <w:lang w:val="en-GB"/>
          </w:rPr>
          <w:t>:</w:t>
        </w:r>
      </w:ins>
      <w:r w:rsidRPr="001E7A27">
        <w:rPr>
          <w:lang w:val="en-GB"/>
        </w:rPr>
        <w:t xml:space="preserve"> (i) temperate forest invasion into the previous boreal area</w:t>
      </w:r>
      <w:ins w:id="4825" w:author="Soapbox" w:date="2021-07-21T13:30:00Z">
        <w:r w:rsidR="00372B42" w:rsidRPr="001E7A27">
          <w:rPr>
            <w:lang w:val="en-GB"/>
          </w:rPr>
          <w:t>;</w:t>
        </w:r>
      </w:ins>
      <w:r w:rsidRPr="001E7A27">
        <w:rPr>
          <w:lang w:val="en-GB"/>
        </w:rPr>
        <w:t xml:space="preserve"> </w:t>
      </w:r>
      <w:r w:rsidR="00637D35" w:rsidRPr="001E7A27">
        <w:rPr>
          <w:lang w:val="en-GB"/>
        </w:rPr>
        <w:t xml:space="preserve">and </w:t>
      </w:r>
      <w:r w:rsidRPr="001E7A27">
        <w:rPr>
          <w:lang w:val="en-GB"/>
        </w:rPr>
        <w:t xml:space="preserve">(ii) boreal forest gain at the north </w:t>
      </w:r>
      <w:r w:rsidRPr="001E7A27">
        <w:rPr>
          <w:lang w:val="en-GB"/>
        </w:rPr>
        <w:fldChar w:fldCharType="begin" w:fldLock="1"/>
      </w:r>
      <w:r w:rsidR="00747167" w:rsidRPr="001E7A27">
        <w:rPr>
          <w:lang w:val="en-GB"/>
        </w:rPr>
        <w:instrText>ADDIN CSL_CITATION { "citationItems" : [ { "id" : "ITEM-1", "itemData" : { "DOI" : "10.1073/pnas.1222477110", "ISSN" : "0027-8424", "abstract" : "Future climate change and increasing atmospheric CO2 are expected to cause major changes in vegetation structure and function over large fractions of the global land surface. Seven global vegetation models are used to analyze possible responses to future climate simulated by a range of general circulation models run under all four representative concentration pathway scenarios of changing concentrations of greenhouse gases. All 110 simulations predict an increase in global vegetation carbon to 2100, but with substantial variation between vegetation models. For example, at 4 $\\,^{\\circ}$C of global land surface warming (510--758 ppm of CO2), vegetation carbon increases by 52--477 Pg C (224 Pg C mean), mainly due to CO2 fertilization of photosynthesis. Simulations agree on large regional increases across much of the boreal forest, western Amazonia, central Africa, western China, and southeast Asia, with reductions across southwestern North America, central South America, southern Mediterranean areas, southwestern Africa, and southwestern Australia. Four vegetation models display discontinuities across 4 $\\,^{\\circ}$C of warming, indicating global thresholds in the balance of positive and negative influences on productivity and biomass. In contrast to previous global vegetation model studies, we emphasize the importance of uncertainties in projected changes in carbon residence times. We find, when all seven models are considered for one representative concentration pathway \u00d7 general circulation model combination, such uncertainties explain 30% more variation in modeled vegetation carbon change than responses of net primary productivity alone, increasing to 151% for non-HYBRID4 models. A change in research priorities away from production and toward structural dynamics and demographic processes is recommended.", "author" : [ { "dropping-particle" : "", "family" : "Friend", "given" : "Andrew D", "non-dropping-particle" : "", "parse-names" : false, "suffix" : "" }, { "dropping-particle" : "", "family" : "Lucht", "given" : "Wolfgang", "non-dropping-particle" : "", "parse-names" : false, "suffix" : "" }, { "dropping-particle" : "", "family" : "Rademacher", "given" : "Tim T", "non-dropping-particle" : "", "parse-names" : false, "suffix" : "" }, { "dropping-particle" : "", "family" : "Keribin", "given" : "Rozenn", "non-dropping-particle" : "", "parse-names" : false, "suffix" : "" }, { "dropping-particle" : "", "family" : "Betts", "given" : "Richard", "non-dropping-particle" : "", "parse-names" : false, "suffix" : "" }, { "dropping-particle" : "", "family" : "Cadule", "given" : "Patricia", "non-dropping-particle" : "", "parse-names" : false, "suffix" : "" }, { "dropping-particle" : "", "family" : "Ciais", "given" : "Philippe", "non-dropping-particle" : "", "parse-names" : false, "suffix" : "" }, { "dropping-particle" : "", "family" : "Clark", "given" : "Douglas B", "non-dropping-particle" : "", "parse-names" : false, "suffix" : "" }, { "dropping-particle" : "", "family" : "Dankers", "given" : "Rutger", "non-dropping-particle" : "", "parse-names" : false, "suffix" : "" }, { "dropping-particle" : "", "family" : "Falloon", "given" : "Pete D", "non-dropping-particle" : "", "parse-names" : false, "suffix" : "" }, { "dropping-particle" : "", "family" : "Ito", "given" : "Akihiko", "non-dropping-particle" : "", "parse-names" : false, "suffix" : "" }, { "dropping-particle" : "", "family" : "Kahana", "given" : "Ron", "non-dropping-particle" : "", "parse-names" : false, "suffix" : "" }, { "dropping-particle" : "", "family" : "Kleidon", "given" : "Axel", "non-dropping-particle" : "", "parse-names" : false, "suffix" : "" }, { "dropping-particle" : "", "family" : "Lomas", "given" : "Mark R", "non-dropping-particle" : "", "parse-names" : false, "suffix" : "" }, { "dropping-particle" : "", "family" : "Nishina", "given" : "Kazuya", "non-dropping-particle" : "", "parse-names" : false, "suffix" : "" }, { "dropping-particle" : "", "family" : "Ostberg", "given" : "Sebastian", "non-dropping-particle" : "", "parse-names" : false, "suffix" : "" }, { "dropping-particle" : "", "family" : "Pavlick", "given" : "Ryan", "non-dropping-particle" : "", "parse-names" : false, "suffix" : "" }, { "dropping-particle" : "", "family" : "Peylin", "given" : "Philippe", "non-dropping-particle" : "", "parse-names" : false, "suffix" : "" }, { "dropping-particle" : "", "family" : "Schaphoff", "given" : "Sibyll", "non-dropping-particle" : "", "parse-names" : false, "suffix" : "" }, { "dropping-particle" : "", "family" : "Vuichard", "given" : "Nicolas", "non-dropping-particle" : "", "parse-names" : false, "suffix" : "" }, { "dropping-particle" : "", "family" : "Warszawski", "given" : "Lila", "non-dropping-particle" : "", "parse-names" : false, "suffix" : "" }, { "dropping-particle" : "", "family" : "Wiltshire", "given" : "Andy", "non-dropping-particle" : "", "parse-names" : false, "suffix" : "" }, { "dropping-particle" : "", "family" : "Woodward", "given" : "F Ian", "non-dropping-particle" : "", "parse-names" : false, "suffix" : "" } ], "container-title" : "Proceedings of the National Academy of Sciences", "id" : "ITEM-1", "issue" : "9", "issued" : { "date-parts" : [ [ "2014", "3", "4" ] ] }, "page" : "3280-3285", "title" : "Carbon residence time dominates uncertainty in terrestrial vegetation responses to future climate and atmospheric CO2", "translator" : [ { "dropping-particle" : "", "family" : "L3996", "given" : "", "non-dropping-particle" : "", "parse-names" : false, "suffix" : "" } ], "type" : "article-journal", "volume" : "111" }, "uris" : [ "http://www.mendeley.com/documents/?uuid=c399d76e-b4a8-4a11-9052-6f2cfdb7b967" ] }, { "id" : "ITEM-2", "itemData" : { "DOI" : "10.1088/1748-9326/9/3/035004", "abstract" : "Climate change will alter ecosystem metabolism and may lead to a redistribution of vegetation and changes in fire regimes in Northern Eurasia over the 21st century. Land management decisions will interact with these climate-driven changes to reshape the region\u2019s landscape. Here we present an assessment of the potential consequences of climate change on land use and associated land carbon sink activity for Northern Eurasia in the context of climate-induced vegetation shifts. Under a \u2018business-as-usual\u2019 scenario, climate-induced vegetation shifts allow expansion of areas devoted to food crop production (15%) and pastures (39%) over the 21st century. Under a climate stabilization scenario, climate-induced vegetation shifts permit expansion of areas devoted to cellulosic biofuel production (25%) and pastures (21%), but reduce the expansion of areas devoted to food crop production by 10%. In both climate scenarios, vegetation shifts further reduce the areas devoted to timber production by 6\u20138% over this same time period. Fire associated with climate-induced vegetation shifts causes the region to become more of a carbon source than if no vegetation shifts occur. Consideration of the interactions between climate-induced vegetation shifts and human activities through a modeling framework has provided clues to how humans may be able to adapt to a changing world and identified the trade-offs, including unintended consequences, associated with proposed climate/energy policies.", "author" : [ { "dropping-particle" : "", "family" : "Kicklighter", "given" : "D W", "non-dropping-particle" : "", "parse-names" : false, "suffix" : "" }, { "dropping-particle" : "", "family" : "Cai", "given" : "Y", "non-dropping-particle" : "", "parse-names" : false, "suffix" : "" }, { "dropping-particle" : "", "family" : "Zhuang", "given" : "Q", "non-dropping-particle" : "", "parse-names" : false, "suffix" : "" }, { "dropping-particle" : "", "family" : "Parfenova", "given" : "E I", "non-dropping-particle" : "", "parse-names" : false, "suffix" : "" }, { "dropping-particle" : "", "family" : "Paltsev", "given" : "S", "non-dropping-particle" : "", "parse-names" : false, "suffix" : "" }, { "dropping-particle" : "", "family" : "Sokolov", "given" : "A P", "non-dropping-particle" : "", "parse-names" : false, "suffix" : "" }, { "dropping-particle" : "", "family" : "Melillo", "given" : "J M", "non-dropping-particle" : "", "parse-names" : false, "suffix" : "" }, { "dropping-particle" : "", "family" : "Reilly", "given" : "J M", "non-dropping-particle" : "", "parse-names" : false, "suffix" : "" }, { "dropping-particle" : "", "family" : "Tchebakova", "given" : "N M", "non-dropping-particle" : "", "parse-names" : false, "suffix" : "" }, { "dropping-particle" : "", "family" : "Lu", "given" : "X", "non-dropping-particle" : "", "parse-names" : false, "suffix" : "" } ], "container-title" : "Environmental Research Letters", "id" : "ITEM-2", "issue" : "3", "issued" : { "date-parts" : [ [ "2014", "3" ] ] }, "page" : "35004", "publisher" : "{IOP} Publishing", "title" : "Potential influence of climate-induced vegetation shifts on future land use and associated land carbon fluxes in Northern Eurasia", "translator" : [ { "dropping-particle" : "", "family" : "L5329", "given" : "", "non-dropping-particle" : "", "parse-names" : false, "suffix" : "" } ], "type" : "article-journal", "volume" : "9" }, "uris" : [ "http://www.mendeley.com/documents/?uuid=82cf7a6e-46fc-463c-a550-7f36807cbfe9", "http://www.mendeley.com/documents/?uuid=c7251808-3837-4739-a4d1-3a0a2f04d3b4" ] }, { "id" : "ITEM-3", "itemData" : { "DOI" : "10.1016/j.foreco.2015.11.043", "abstract" : "Russia's boreal forests provide numerous important ecosystem functions and services, but they are being increasingly affected by climate change. This review presents an overview of observed and potential future climate change impacts on those forests with an emphasis on their aggregate carbon balance and processes driving changes therein. We summarize recent findings highlighting that radiation increases, temperature-driven longer growing seasons and increasing atmospheric CO2 concentrations generally enhance vegetation productivity, while heat waves and droughts tend to decrease it. Estimates of major carbon fluxes such as net biome production agree that the Russian forests as a whole currently act as a carbon sink, but these estimates differ in terms of the magnitude of the sink due to different methods and time periods used. Moreover, models project substantial distributional shifts of forest biomes, but they may overestimate the extent to which the boreal forest will shift poleward as past migration rates have been slow. While other impacts of current climate change are already substantial, and projected impacts could be both large-scale and disastrous, the likelihood for a tipping point behavior of Russia's boreal forest is still unquantified. Other substantial research gaps include the large-scale effect of (climate-driven) disturbances such as fires and insect outbreaks, which are expected to increase in the future. We conclude that the impacts of climate change on Russia's boreal forest are often superimposed by other environmental and societal changes in a complex way, and the interaction of these developments could exacerbate both existing and projected future challenges. Hence, development of adaptation and mitigation strategies for Russia's forests is strongly advised. \u00a9 2015 Elsevier B.V.", "author" : [ { "dropping-particle" : "", "family" : "Schaphoff", "given" : "S", "non-dropping-particle" : "", "parse-names" : false, "suffix" : "" }, { "dropping-particle" : "", "family" : "Reyer", "given" : "C P O", "non-dropping-particle" : "", "parse-names" : false, "suffix" : "" }, { "dropping-particle" : "", "family" : "Schepaschenko", "given" : "D", "non-dropping-particle" : "", "parse-names" : false, "suffix" : "" }, { "dropping-particle" : "", "family" : "Gerten", "given" : "D", "non-dropping-particle" : "", "parse-names" : false, "suffix" : "" }, { "dropping-particle" : "", "family" : "Shvidenko", "given" : "A", "non-dropping-particle" : "", "parse-names" : false, "suffix" : "" } ], "container-title" : "Forest Ecology and Management", "id" : "ITEM-3", "issued" : { "date-parts" : [ [ "2016" ] ] }, "note" : "cited By 22", "page" : "432-444", "title" : "Tamm Review: Observed and projected climate change impacts on Russia's forests and its carbon balance", "translator" : [ { "dropping-particle" : "", "family" : "L5330", "given" : "", "non-dropping-particle" : "", "parse-names" : false, "suffix" : "" } ], "type" : "article-journal", "volume" : "361" }, "uris" : [ "http://www.mendeley.com/documents/?uuid=d2d7b0c8-c16b-49be-8109-41afe7360ca7", "http://www.mendeley.com/documents/?uuid=fcb8a0d7-0fe8-4f5e-a0a2-6530048eca54" ] } ], "mendeley" : { "formattedCitation" : "(Friend et al., 2014; Kicklighter et al., 2014; Schaphoff et al., 2016)", "plainTextFormattedCitation" : "(Friend et al., 2014; Kicklighter et al., 2014; Schaphoff et al., 2016)", "previouslyFormattedCitation" : "(Friend et al., 2014; Kicklighter et al., 2014; Schaphoff et al., 2016)" }, "properties" : { "noteIndex" : 0 }, "schema" : "https://github.com/citation-style-language/schema/raw/master/csl-citation.json" }</w:instrText>
      </w:r>
      <w:r w:rsidRPr="001E7A27">
        <w:rPr>
          <w:lang w:val="en-GB"/>
        </w:rPr>
        <w:fldChar w:fldCharType="separate"/>
      </w:r>
      <w:r w:rsidR="00025FA2" w:rsidRPr="001E7A27">
        <w:rPr>
          <w:noProof/>
          <w:lang w:val="en-GB"/>
        </w:rPr>
        <w:t>(Friend et al., 2014; Kicklighter et al., 2014; Schaphoff et al., 2016)</w:t>
      </w:r>
      <w:r w:rsidRPr="001E7A27">
        <w:rPr>
          <w:lang w:val="en-GB"/>
        </w:rPr>
        <w:fldChar w:fldCharType="end"/>
      </w:r>
      <w:r w:rsidRPr="001E7A27">
        <w:rPr>
          <w:lang w:val="en-GB"/>
        </w:rPr>
        <w:t xml:space="preserve"> (</w:t>
      </w:r>
      <w:r w:rsidRPr="001E7A27">
        <w:rPr>
          <w:i/>
          <w:lang w:val="en-GB"/>
        </w:rPr>
        <w:t>medium confidence</w:t>
      </w:r>
      <w:r w:rsidRPr="001E7A27">
        <w:rPr>
          <w:lang w:val="en-GB"/>
        </w:rPr>
        <w:t xml:space="preserve">). An upper estimate of this magnitude, based on statistical modelling of climate change alone, is of 27 Pg vegetation </w:t>
      </w:r>
      <w:commentRangeStart w:id="4826"/>
      <w:r w:rsidRPr="001E7A27">
        <w:rPr>
          <w:lang w:val="en-GB"/>
        </w:rPr>
        <w:t>C</w:t>
      </w:r>
      <w:commentRangeEnd w:id="4826"/>
      <w:r w:rsidR="00DE2B87" w:rsidRPr="001E7A27">
        <w:rPr>
          <w:rStyle w:val="CommentReference"/>
          <w:lang w:val="en-GB"/>
        </w:rPr>
        <w:commentReference w:id="4826"/>
      </w:r>
      <w:r w:rsidRPr="001E7A27">
        <w:rPr>
          <w:lang w:val="en-GB"/>
        </w:rPr>
        <w:t xml:space="preserve"> loss in the southern boreal forest, which is roughly balanced by gains in the northern zone </w:t>
      </w:r>
      <w:r w:rsidRPr="001E7A27">
        <w:rPr>
          <w:lang w:val="en-GB"/>
        </w:rPr>
        <w:fldChar w:fldCharType="begin" w:fldLock="1"/>
      </w:r>
      <w:r w:rsidR="00747167" w:rsidRPr="001E7A27">
        <w:rPr>
          <w:lang w:val="en-GB"/>
        </w:rPr>
        <w:instrText>ADDIN CSL_CITATION { "citationItems" : [ { "id" : "ITEM-1", "itemData" : { "DOI" : "10.1038/ngeo1801", "ISSN" : "1752-0908", "abstract" : "Climate change can be thought of in terms of geographical shifts in climate properties. Tracking the geographical movement of analogous climate conditions between historical and future climate model simulations, and calculating the impact of such shifts on vegetation carbon storage, suggests that boreal forests will lose carbon as low-carbon ecosystems shift in.", "author" : [ { "dropping-particle" : "", "family" : "Koven", "given" : "Charles D", "non-dropping-particle" : "", "parse-names" : false, "suffix" : "" } ], "container-title" : "Nature Geoscience", "id" : "ITEM-1", "issue" : "6", "issued" : { "date-parts" : [ [ "2013" ] ] }, "page" : "452-456", "title" : "Boreal carbon loss due to poleward shift in low-carbon ecosystems", "translator" : [ { "dropping-particle" : "", "family" : "L7323", "given" : "", "non-dropping-particle" : "", "parse-names" : false, "suffix" : "" } ], "type" : "article-journal", "volume" : "6" }, "uris" : [ "http://www.mendeley.com/documents/?uuid=6beca50e-217b-491b-937b-b8eba4156e4e" ] } ], "mendeley" : { "formattedCitation" : "(Koven, 2013)", "plainTextFormattedCitation" : "(Koven, 2013)", "previouslyFormattedCitation" : "(Koven, 2013)" }, "properties" : { "noteIndex" : 0 }, "schema" : "https://github.com/citation-style-language/schema/raw/master/csl-citation.json" }</w:instrText>
      </w:r>
      <w:r w:rsidRPr="001E7A27">
        <w:rPr>
          <w:lang w:val="en-GB"/>
        </w:rPr>
        <w:fldChar w:fldCharType="separate"/>
      </w:r>
      <w:r w:rsidR="00025FA2" w:rsidRPr="001E7A27">
        <w:rPr>
          <w:noProof/>
          <w:lang w:val="en-GB"/>
        </w:rPr>
        <w:t>(Koven, 2013)</w:t>
      </w:r>
      <w:r w:rsidRPr="001E7A27">
        <w:rPr>
          <w:lang w:val="en-GB"/>
        </w:rPr>
        <w:fldChar w:fldCharType="end"/>
      </w:r>
      <w:r w:rsidRPr="001E7A27">
        <w:rPr>
          <w:lang w:val="en-GB"/>
        </w:rPr>
        <w:t xml:space="preserve">. Carbon release from vegetation and soil due to wildfires in boreal regions </w:t>
      </w:r>
      <w:commentRangeStart w:id="4827"/>
      <w:r w:rsidRPr="001E7A27">
        <w:rPr>
          <w:lang w:val="en-GB"/>
        </w:rPr>
        <w:fldChar w:fldCharType="begin" w:fldLock="1"/>
      </w:r>
      <w:ins w:id="4828" w:author="Robin Matthews" w:date="2021-06-17T18:16:00Z">
        <w:r w:rsidR="00646100" w:rsidRPr="001E7A27">
          <w:rPr>
            <w:lang w:val="en-GB"/>
          </w:rPr>
          <w:instrText>ADDIN CSL_CITATION { "citationItems" : [ { "id" : "ITEM-1", "itemData" : { "DOI" : "10.1038/s41467-019-08348-1", "ISSN" : "2041-1723", "author" : [ { "dropping-particle" : "", "family" : "Walker", "given" : "Anthony P.", "non-dropping-particle" : "", "parse-names" : false, "suffix" :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"Iversen", "given" : "Colleen M.", "non-dropping-particle" : "", "parse-names" : false, "suffix" : "" }, { "dropping-particle" : "", "family" : "Asao", "given" : "Shinichi", "non-dropping-particle" : "", "parse-names" : false, "suffix" : "" }, { "dropping-particle" : "", "family" : "Guenet", "given" : "Bertrand", "non-dropping-particle" : "", "parse-names" : false, "suffix" : "" }, { "dropping-particle" : "", "family" : "Harper", "given" : "Anna", "non-dropping-particle" : "", "parse-names" : false, "suffix" : "" }, { "dropping-particle" : "", "family" : "Hickler", "given" : "Thomas", "non-dropping-particle" : "", "parse-names" : false, "suffix" : "" }, { "dropping-particle" : "", "family" : "Hungate", "given" : "Bruce A.", "non-dropping-particle" : "", "parse-names" : false, "suffix" : "" }, { "dropping-particle" : "", "family" : "Jain", "given" : "Atul K.", "non-dropping-particle" : "", "parse-names" : false, "suffix" : "" }, { "dropping-particle" : "", "family" : "Luo", "given" : "Yiqi", "non-dropping-particle" : "", "parse-names" : false, "suffix" : "" }, { "dropping-particle" : "", "family" : "Lu", "given" : "Xingjie", "non-dropping-particle" : "", "parse-names" : false, "suffix" : "" }, { "dropping-particle" : "", "family" : "Lu", "given" : "Meng", "non-dropping-particle" : "", "parse-names" : false, "suffix" : "" }, { "dropping-particle" : "", "family" : "Luus", "given" : "Kristina", "non-dropping-particle" : "", "parse-names" : false, "suffix" : "" }, { "dropping-particle" : "", "family" : "Megonigal", "given" : "J. Patrick", "non-dropping-particle" : "", "parse-names" : false, "suffix" : "" }, { "dropping-particle" : "", "family" : "Oren", "given" : "Ram", "non-dropping-particle" : "", "parse-names" : false, "suffix" : "" }, { "dropping-particle" : "", "family" : "Ryan", "given" : "Edmund", "non-dropping-particle" : "", "parse-names" : false, "suffix" : "" }, { "dropping-particle" : "", "family" : "Shu", "given" : "Shijie", "non-dropping-particle" : "", "parse-names" : false, "suffix" : "" }, { "dropping-particle" : "", "family" : "Talhelm", "given" : "Alan", "non-dropping-particle" : "", "parse-names" : false, "suffix" : "" }, { "dropping-particle" : "", "family" : "Wang", "given" : "Ying-Ping", "non-dropping-particle" : "", "parse-names" : false, "suffix" : "" }, { "dropping-particle" : "", "family" : "Warren", "given" : "Jeffrey M.", "non-dropping-particle" : "", "parse-names" : false, "suffix" : "" }, { "dropping-particle" : "", "family" : "Werner", "given" : "Christian", "non-dropping-particle" : "", "parse-names" : false, "suffix" : "" }, { "dropping-particle" : "", "family" : "Xia", "given" : "Jianyang", "non-dropping-particle" : "", "parse-names" : false, "suffix" : "" }, { "dropping-particle" : "", "family" : "Yang", "given" : "Bai", "non-dropping-particle" : "", "parse-names" : false, "suffix" : "" }, { "dropping-particle" : "", "family" : "Zak", "given" : "Donald R.", "non-dropping-particle" : "", "parse-names" : false, "suffix" : "" }, { "dropping-particle" : "", "family" : "Norby", "given" : "Richard J.", "non-dropping-particle" : "", "parse-names" : false, "suffix" : "" } ], "container-title" : "Nature Communications", "id" : "ITEM-1", "issue" : "1", "issued" : { "date-parts" : [ [ "2019", "12", "14" ] ] }, "page" : "454", "title" : "Decadal biomass increment in early secondary succession woody ecosystems is increased by CO2 enrichment", "translator" : [ { "dropping-particle" : "", "family" : "L5085", "given" : "", "non-dropping-particle" : "", "parse-names" : false, "suffix" : "" } ], "type" : "article-journal", "volume" : "10" }, "uris" : [ "http://www.mendeley.com/documents/?uuid=0d13977f-bba5-49c2-bfc0-fad82cff5ff7" ] }, { "id" : "ITEM-2", "itemData" : { "DOI" : "10.1038/ngeo2325", "ISSN" : "1752-0894", "author" : [ { "dropping-particle" : "", "family" : "Turetsky", "given" : "Merritt R", "non-dropping-particle" : "", "parse-names" : false, "suffix" : "" }, { "dropping-particle" : "", "family" : "Benscoter", "given" : "Brian", "non-dropping-particle" : "", "parse-names" : false, "suffix" : "" }, { "dropping-particle" : "", "family" : "Page", "given" : "Susan", "non-dropping-particle" : "", "parse-names" : false, "suffix" : "" }, { "dropping-particle" : "", "family" : "Rein", "given" : "Guillermo", "non-dropping-particle" : "", "parse-names" : false, "suffix" : "" }, { "dropping-particle" : "", "family" : "Werf", "given" : "Guido R", "non-dropping-particle" : "van der", "parse-names" : false, "suffix" : "" }, { "dropping-particle" : "", "family" : "Watts", "given" : "Adam", "non-dropping-particle" : "", "parse-names" : false, "suffix" : "" } ], "container-title" : "Nature Geoscience", "id" : "ITEM-2", "issue" : "1", "issued" : { "date-parts" : [ [ "2015", "1", "1" ] ] }, "page" : "11-14", "publisher" : "Nature Publishing Group, a division of Macmillan Publishers Limited. All Rights Reserved.", "title" : "Global vulnerability of peatlands to fire and carbon loss", "translator" : [ { "dropping-particle" : "", "family" : "L3974", "given" : "", "non-dropping-particle" : "", "parse-names" : false, "suffix" : "" } ], "type" : "article-journal", "volume" : "8" }, "uris" : [ "http://www.mendeley.com/documents/?uuid=0920d951-cb9e-4c8f-afb9-11dc86bb933f" ] }, { "id" : "ITEM-3", "itemData" : { "DOI" : "10.1134/S1028334X14120034", "ISSN" : "1028-334X",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"Doklady Earth Sciences", "id" : "ITEM-3", "issue" : "2", "issued" : { "date-parts" : [ [ "2014", "12", "8" ] ] }, "page" : "1565-1569", "title" : "Influence of ground and peat fires on CO2 emissions into the atmosphere", "translator" : [ { "dropping-particle" : "", "family" : "L3908", "given" : "", "non-dropping-particle" : "", "parse-names" : false, "suffix" : "" } ], "type" : "article-journal", "volume" : "459" }, "uris" : [ "http://www.mendeley.com/documents/?uuid=5cc9dd28-4d92-441b-9241-f004c0c0c967" ] } ], "mendeley" : { "formattedCitation" : "(Eliseev et al., 2014b; Turetsky et al., 2015; Walker et al., 2019a)", "manualFormatting" : "(Eliseev et al., 2014b; Turetsky et al., 2015;  A.P. Walker et al., 2019)", "plainTextFormattedCitation" : "(Eliseev et al., 2014b; Turetsky et al., 2015; Walker et al., 2019a)", "previouslyFormattedCitation" : "(Eliseev et al., 2014b; Turetsky et al., 2015; Walker et al., 2019a)" }, "properties" : { "noteIndex" : 0 }, "schema" : "https://github.com/citation-style-language/schema/raw/master/csl-citation.json" }</w:instrText>
        </w:r>
      </w:ins>
      <w:del w:id="4829" w:author="Robin Matthews" w:date="2021-06-17T18:16:00Z">
        <w:r w:rsidR="00747167" w:rsidRPr="001E7A27" w:rsidDel="00646100">
          <w:rPr>
            <w:lang w:val="en-GB"/>
          </w:rPr>
          <w:delInstrText>ADDIN CSL_CITATION { "citationItems" : [ { "id" : "ITEM-1", "itemData" : { "DOI" : "10.1038/s41467-019-08348-1", "ISSN" : "2041-1723", "author" : [ { "dropping-particle" : "", "family" : "Walker", "given" : "Anthony P.", "non-dropping-particle" : "", "parse-names" : false, "suffix" :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"Iversen", "given" : "Colleen M.", "non-dropping-particle" : "", "parse-names" : false, "suffix" : "" }, { "dropping-particle" : "", "family" : "Asao", "given" : "Shinichi", "non-dropping-particle" : "", "parse-names" : false, "suffix" : "" }, { "dropping-particle" : "", "family" : "Guenet", "given" : "Bertrand", "non-dropping-particle" : "", "parse-names" : false, "suffix" : "" }, { "dropping-particle" : "", "family" : "Harper", "given" : "Anna", "non-dropping-particle" : "", "parse-names" : false, "suffix" : "" }, { "dropping-particle" : "", "family" : "Hickler", "given" : "Thomas", "non-dropping-particle" : "", "parse-names" : false, "suffix" : "" }, { "dropping-particle" : "", "family" : "Hungate", "given" : "Bruce A.", "non-dropping-particle" : "", "parse-names" : false, "suffix" : "" }, { "dropping-particle" : "", "family" : "Jain", "given" : "Atul K.", "non-dropping-particle" : "", "parse-names" : false, "suffix" : "" }, { "dropping-particle" : "", "family" : "Luo", "given" : "Yiqi", "non-dropping-particle" : "", "parse-names" : false, "suffix" : "" }, { "dropping-particle" : "", "family" : "Lu", "given" : "Xingjie", "non-dropping-particle" : "", "parse-names" : false, "suffix" : "" }, { "dropping-particle" : "", "family" : "Lu", "given" : "Meng", "non-dropping-particle" : "", "parse-names" : false, "suffix" : "" }, { "dropping-particle" : "", "family" : "Luus", "given" : "Kristina", "non-dropping-particle" : "", "parse-names" : false, "suffix" : "" }, { "dropping-particle" : "", "family" : "Megonigal", "given" : "J. Patrick", "non-dropping-particle" : "", "parse-names" : false, "suffix" : "" }, { "dropping-particle" : "", "family" : "Oren", "given" : "Ram", "non-dropping-particle" : "", "parse-names" : false, "suffix" : "" }, { "dropping-particle" : "", "family" : "Ryan", "given" : "Edmund", "non-dropping-particle" : "", "parse-names" : false, "suffix" : "" }, { "dropping-particle" : "", "family" : "Shu", "given" : "Shijie", "non-dropping-particle" : "", "parse-names" : false, "suffix" : "" }, { "dropping-particle" : "", "family" : "Talhelm", "given" : "Alan", "non-dropping-particle" : "", "parse-names" : false, "suffix" : "" }, { "dropping-particle" : "", "family" : "Wang", "given" : "Ying-Ping", "non-dropping-particle" : "", "parse-names" : false, "suffix" : "" }, { "dropping-particle" : "", "family" : "Warren", "given" : "Jeffrey M.", "non-dropping-particle" : "", "parse-names" : false, "suffix" : "" }, { "dropping-particle" : "", "family" : "Werner", "given" : "Christian", "non-dropping-particle" : "", "parse-names" : false, "suffix" : "" }, { "dropping-particle" : "", "family" : "Xia", "given" : "Jianyang", "non-dropping-particle" : "", "parse-names" : false, "suffix" : "" }, { "dropping-particle" : "", "family" : "Yang", "given" : "Bai", "non-dropping-particle" : "", "parse-names" : false, "suffix" : "" }, { "dropping-particle" : "", "family" : "Zak", "given" : "Donald R.", "non-dropping-particle" : "", "parse-names" : false, "suffix" : "" }, { "dropping-particle" : "", "family" : "Norby", "given" : "Richard J.", "non-dropping-particle" : "", "parse-names" : false, "suffix" : "" } ], "container-title" : "Nature Communications", "id" : "ITEM-1", "issue" : "1", "issued" : { "date-parts" : [ [ "2019", "12", "14" ] ] }, "page" : "454", "title" : "Decadal biomass increment in early secondary succession woody ecosystems is increased by CO2 enrichment", "translator" : [ { "dropping-particle" : "", "family" : "L5085", "given" : "", "non-dropping-particle" : "", "parse-names" : false, "suffix" : "" } ], "type" : "article-journal", "volume" : "10" }, "uris" : [ "http://www.mendeley.com/documents/?uuid=0d13977f-bba5-49c2-bfc0-fad82cff5ff7" ] }, { "id" : "ITEM-2", "itemData" : { "DOI" : "10.1038/ngeo2325", "ISSN" : "1752-0894", "author" : [ { "dropping-particle" : "", "family" : "Turetsky", "given" : "Merritt R", "non-dropping-particle" : "", "parse-names" : false, "suffix" : "" }, { "dropping-particle" : "", "family" : "Benscoter", "given" : "Brian", "non-dropping-particle" : "", "parse-names" : false, "suffix" : "" }, { "dropping-particle" : "", "family" : "Page", "given" : "Susan", "non-dropping-particle" : "", "parse-names" : false, "suffix" : "" }, { "dropping-particle" : "", "family" : "Rein", "given" : "Guillermo", "non-dropping-particle" : "", "parse-names" : false, "suffix" : "" }, { "dropping-particle" : "", "family" : "Werf", "given" : "Guido R", "non-dropping-particle" : "van der", "parse-names" : false, "suffix" : "" }, { "dropping-particle" : "", "family" : "Watts", "given" : "Adam", "non-dropping-particle" : "", "parse-names" : false, "suffix" : "" } ], "container-title" : "Nature Geoscience", "id" : "ITEM-2", "issue" : "1", "issued" : { "date-parts" : [ [ "2015", "1", "1" ] ] }, "page" : "11-14", "publisher" : "Nature Publishing Group, a division of Macmillan Publishers Limited. All Rights Reserved.", "title" : "Global vulnerability of peatlands to fire and carbon loss", "translator" : [ { "dropping-particle" : "", "family" : "L3974", "given" : "", "non-dropping-particle" : "", "parse-names" : false, "suffix" : "" } ], "type" : "article-journal", "volume" : "8" }, "uris" : [ "http://www.mendeley.com/documents/?uuid=0920d951-cb9e-4c8f-afb9-11dc86bb933f" ] }, { "id" : "ITEM-3", "itemData" : { "DOI" : "10.1134/S1028334X14120034", "ISSN" : "1028-334X",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"Doklady Earth Sciences", "id" : "ITEM-3", "issue" : "2", "issued" : { "date-parts" : [ [ "2014", "12", "8" ] ] }, "page" : "1565-1569", "title" : "Influence of ground and peat fires on CO2 emissions into the atmosphere", "translator" : [ { "dropping-particle" : "", "family" : "L3908", "given" : "", "non-dropping-particle" : "", "parse-names" : false, "suffix" : "" } ], "type" : "article-journal", "volume" : "459" }, "uris" : [ "http://www.mendeley.com/documents/?uuid=5cc9dd28-4d92-441b-9241-f004c0c0c967" ] } ], "mendeley" : { "formattedCitation" : "(Eliseev et al., 2014b; Turetsky et al., 2015; Walker et al., 2019a)", "plainTextFormattedCitation" : "(Eliseev et al., 2014b; Turetsky et al., 2015; Walker et al., 2019a)", "previouslyFormattedCitation" : "(Eliseev et al., 2014b; Turetsky et al., 2015; Walker et al., 2019a)" }, "properties" : { "noteIndex" : 0 }, "schema" : "https://github.com/citation-style-language/schema/raw/master/csl-citation.json" }</w:delInstrText>
        </w:r>
      </w:del>
      <w:r w:rsidRPr="001E7A27">
        <w:rPr>
          <w:lang w:val="en-GB"/>
        </w:rPr>
        <w:fldChar w:fldCharType="separate"/>
      </w:r>
      <w:r w:rsidR="00025FA2" w:rsidRPr="001E7A27">
        <w:rPr>
          <w:noProof/>
          <w:lang w:val="en-GB"/>
        </w:rPr>
        <w:t xml:space="preserve">(Eliseev et al., 2014b; Turetsky et al., 2015; </w:t>
      </w:r>
      <w:ins w:id="4830" w:author="Robin Matthews" w:date="2021-06-17T18:16:00Z">
        <w:del w:id="4831" w:author="Ian Blenkinsop" w:date="2021-07-28T14:42:00Z">
          <w:r w:rsidR="00646100" w:rsidRPr="001E7A27" w:rsidDel="00A97338">
            <w:rPr>
              <w:noProof/>
              <w:lang w:val="en-GB"/>
            </w:rPr>
            <w:delText xml:space="preserve"> </w:delText>
          </w:r>
        </w:del>
        <w:r w:rsidR="00646100" w:rsidRPr="001E7A27">
          <w:rPr>
            <w:noProof/>
            <w:lang w:val="en-GB"/>
          </w:rPr>
          <w:t xml:space="preserve">A.P. </w:t>
        </w:r>
      </w:ins>
      <w:r w:rsidR="00025FA2" w:rsidRPr="001E7A27">
        <w:rPr>
          <w:noProof/>
          <w:lang w:val="en-GB"/>
        </w:rPr>
        <w:t>Walker et al., 2019</w:t>
      </w:r>
      <w:del w:id="4832" w:author="Robin Matthews" w:date="2021-06-17T18:16:00Z">
        <w:r w:rsidR="00025FA2" w:rsidRPr="001E7A27" w:rsidDel="00646100">
          <w:rPr>
            <w:noProof/>
            <w:lang w:val="en-GB"/>
          </w:rPr>
          <w:delText>a</w:delText>
        </w:r>
      </w:del>
      <w:r w:rsidR="00025FA2" w:rsidRPr="001E7A27">
        <w:rPr>
          <w:noProof/>
          <w:lang w:val="en-GB"/>
        </w:rPr>
        <w:t>)</w:t>
      </w:r>
      <w:r w:rsidRPr="001E7A27">
        <w:rPr>
          <w:lang w:val="en-GB"/>
        </w:rPr>
        <w:fldChar w:fldCharType="end"/>
      </w:r>
      <w:commentRangeEnd w:id="4827"/>
      <w:r w:rsidR="00025FA2" w:rsidRPr="001E7A27">
        <w:rPr>
          <w:rStyle w:val="CommentReference"/>
          <w:lang w:val="en-GB"/>
        </w:rPr>
        <w:commentReference w:id="4827"/>
      </w:r>
      <w:r w:rsidRPr="001E7A27">
        <w:rPr>
          <w:lang w:val="en-GB"/>
        </w:rPr>
        <w:t xml:space="preserve"> is also not expected to change this estimate substantially because of its small present-day value of about 0.2 PgC yr</w:t>
      </w:r>
      <w:del w:id="4833" w:author="Ian Blenkinsop" w:date="2021-07-28T16:20:00Z">
        <w:r w:rsidRPr="001E7A27" w:rsidDel="006C2F7B">
          <w:rPr>
            <w:vertAlign w:val="superscript"/>
            <w:lang w:val="en-GB"/>
          </w:rPr>
          <w:delText>-</w:delText>
        </w:r>
      </w:del>
      <w:ins w:id="4834" w:author="Ian Blenkinsop" w:date="2021-07-28T16:20:00Z">
        <w:r w:rsidR="006C2F7B" w:rsidRPr="001E7A27">
          <w:rPr>
            <w:vertAlign w:val="superscript"/>
            <w:lang w:val="en-GB"/>
          </w:rPr>
          <w:t>–</w:t>
        </w:r>
      </w:ins>
      <w:r w:rsidRPr="001E7A27">
        <w:rPr>
          <w:vertAlign w:val="superscript"/>
          <w:lang w:val="en-GB"/>
        </w:rPr>
        <w:t>1</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"10.5194/essd-9-697-2017", "ISBN" : "1866-3516", "ISSN" : "1866-3516", "abstract" : "Abstract. Climate, land use, and other anthropogenic and natural drivers have the potential to influence fire dynamics in many regions. To develop a mechanistic understanding of the changing role of these drivers and their impact on atmospheric composition, long-term fire records are needed that fuse information from different satellite and in situ data streams. Here we describe the fourth version of the Global Fire Emissions Database (GFED) and quantify global fire emissions patterns during 1997\u20132016. The modeling system, based on the Carnegie\u2013Ames\u2013Stanford Approach (CASA) biogeochemical model, has several modifications from the previous version and uses higher quality input datasets. Significant upgrades include (1) new burned area estimates with contributions from small fires, (2) a revised fuel consumption parameterization optimized using field observations, (3) modifications that improve the representation of fuel consumption in frequently burning landscapes, and (4) fire severity estimates that better represent continental differences in burning processes across boreal regions of North America and Eurasia. The new version has a higher spatial resolution (0.25\u00b0) and uses a different set of emission factors that separately resolves trace gas and aerosol emissions from temperate and boreal forest ecosystems. Global mean carbon emissions using the burned area dataset with small fires (GFED4s) were 2.2 \u00d7 1015 grams of carbon per year (Pg C yr\u22121) during 1997\u20132016, with a maximum in 1997 (3.0 Pg C yr\u22121) and minimum in 2013 (1.8 Pg C yr\u22121). These estimates were 11 % higher than our previous estimates (GFED3) during 1997\u20132011, when the two datasets overlapped. This net increase was the result of a substantial increase in burned area (37 %), mostly due to the inclusion of small fires, and a modest decrease in mean fuel consumption (\u221219 %) to better match estimates from field studies, primarily in savannas and grasslands. For trace gas and aerosol emissions, differences between GFED4s and GFED3 were often larger due to the use of revised emission factors. If small fire burned area was excluded (GFED4 without the s for small fires), average emissions were 1.5 Pg C yr\u22121. The addition of small fires had the largest impact on emissions in temperate North America, Central America, Europe, and temperate Asia. This small fire layer carries substantial uncertainties; improving these estimates will require use of new burned area products derived from high-resolution \u2026", "author" : [ { "dropping-particle" : "", "family" : "Werf", "given" : "Guido R.", "non-dropping-particle" : "van der", "parse-names" : false, "suffix" : "" }, { "dropping-particle" : "", "family" : "Randerson", "given" : "James T.", "non-dropping-particle" : "", "parse-names" : false, "suffix" : "" }, { "dropping-particle" : "", "family" : "Giglio", "given" : "Louis", "non-dropping-particle" : "", "parse-names" : false, "suffix" : "" }, { "dropping-particle" : "", "family" : "Leeuwen", "given" : "Thijs T.", "non-dropping-particle" : "van", "parse-names" : false, "suffix" : "" }, { "dropping-particle" : "", "family" : "Chen", "given" : "Yang", "non-dropping-particle" : "", "parse-names" : false, "suffix" : "" }, { "dropping-particle" : "", "family" : "Rogers", "given" : "Brendan M.", "non-dropping-particle" : "", "parse-names" : false, "suffix" : "" }, { "dropping-particle" : "", "family" : "Mu", "given" : "Mingquan", "non-dropping-particle" : "", "parse-names" : false, "suffix" : "" }, { "dropping-particle" : "", "family" : "Marle", "given" : "Margreet J. E.", "non-dropping-particle" : "van", "parse-names" : false, "suffix" : "" }, { "dropping-particle" : "", "family" : "Morton", "given" : "Douglas C.", "non-dropping-particle" : "", "parse-names" : false, "suffix" : "" }, { "dropping-particle" : "", "family" : "Collatz", "given" : "G. James", "non-dropping-particle" : "", "parse-names" : false, "suffix" : "" }, { "dropping-particle" : "", "family" : "Yokelson", "given" : "Robert J.", "non-dropping-particle" : "", "parse-names" : false, "suffix" : "" }, { "dropping-particle" : "", "family" : "Kasibhatla", "given" : "Prasad S.", "non-dropping-particle" : "", "parse-names" : false, "suffix" : "" } ], "container-title" : "Earth System Science Data", "id" : "ITEM-1", "issue" : "2", "issued" : { "date-parts" : [ [ "2017", "9", "12" ] ] }, "page" : "697-720", "title" : "Global fire emissions estimates during 1997\u20132016", "translator" : [ { "dropping-particle" : "", "family" : "L7212", "given" : "", "non-dropping-particle" : "", "parse-names" : false, "suffix" : "" } ], "type" : "article-journal", "volume" : "9" }, "uris" : [ "http://www.mendeley.com/documents/?uuid=ebc17b27-4936-46fb-bf3f-fcfad0a2abc0" ] } ], "mendeley" : { "formattedCitation" : "(van der Werf et al., 2017)", "plainTextFormattedCitation" : "(van der Werf et al., 2017)", "previouslyFormattedCitation" : "(van der Werf et al., 2017)" }, "properties" : { "noteIndex" : 0 }, "schema" : "https://github.com/citation-style-language/schema/raw/master/csl-citation.json" }</w:instrText>
      </w:r>
      <w:r w:rsidRPr="001E7A27">
        <w:rPr>
          <w:lang w:val="en-GB"/>
        </w:rPr>
        <w:fldChar w:fldCharType="separate"/>
      </w:r>
      <w:r w:rsidR="00025FA2" w:rsidRPr="001E7A27">
        <w:rPr>
          <w:noProof/>
          <w:lang w:val="en-GB"/>
        </w:rPr>
        <w:t>(van der Werf et al., 2017)</w:t>
      </w:r>
      <w:r w:rsidRPr="001E7A27">
        <w:rPr>
          <w:lang w:val="en-GB"/>
        </w:rPr>
        <w:fldChar w:fldCharType="end"/>
      </w:r>
      <w:r w:rsidRPr="001E7A27">
        <w:rPr>
          <w:lang w:val="en-GB"/>
        </w:rPr>
        <w:t xml:space="preserve">, and because of </w:t>
      </w:r>
      <w:r w:rsidRPr="001E7A27">
        <w:rPr>
          <w:i/>
          <w:lang w:val="en-GB"/>
        </w:rPr>
        <w:t>likely</w:t>
      </w:r>
      <w:r w:rsidRPr="001E7A27">
        <w:rPr>
          <w:lang w:val="en-GB"/>
        </w:rPr>
        <w:t xml:space="preserve"> increases in precipitation in boreal regions (</w:t>
      </w:r>
      <w:del w:id="4835" w:author="Soapbox" w:date="2021-07-27T15:16:00Z">
        <w:r w:rsidRPr="001E7A27" w:rsidDel="006A6C53">
          <w:rPr>
            <w:lang w:val="en-GB"/>
          </w:rPr>
          <w:delText xml:space="preserve">Chapter 4, </w:delText>
        </w:r>
      </w:del>
      <w:r w:rsidRPr="001E7A27">
        <w:rPr>
          <w:lang w:val="en-GB"/>
        </w:rPr>
        <w:t>Section 4.5.1).</w:t>
      </w:r>
    </w:p>
    <w:p w14:paraId="16BA9FF4" w14:textId="77777777" w:rsidR="00A63E93" w:rsidRPr="001E7A27" w:rsidRDefault="00A63E93" w:rsidP="005C7F25">
      <w:pPr>
        <w:pStyle w:val="AR6BodyText"/>
        <w:rPr>
          <w:b/>
          <w:bCs/>
          <w:lang w:val="en-GB" w:eastAsia="en-US"/>
        </w:rPr>
      </w:pPr>
    </w:p>
    <w:p w14:paraId="71E55CBB" w14:textId="77777777" w:rsidR="001C7F75" w:rsidRPr="001E7A27" w:rsidRDefault="001C7F75" w:rsidP="005C7F25">
      <w:pPr>
        <w:pStyle w:val="AR6BodyText"/>
        <w:rPr>
          <w:b/>
          <w:bCs/>
          <w:lang w:val="en-GB" w:eastAsia="en-US"/>
        </w:rPr>
      </w:pPr>
    </w:p>
    <w:p w14:paraId="10971BE0" w14:textId="2D7717CF" w:rsidR="00A63E93" w:rsidRPr="001E7A27" w:rsidRDefault="00A63E93" w:rsidP="00535548">
      <w:pPr>
        <w:pStyle w:val="AR6Chap5Level451111"/>
        <w:rPr>
          <w:lang w:val="en-GB"/>
        </w:rPr>
      </w:pPr>
      <w:bookmarkStart w:id="4836" w:name="_Toc33564297"/>
      <w:bookmarkStart w:id="4837" w:name="_Toc70535713"/>
      <w:r w:rsidRPr="001E7A27">
        <w:rPr>
          <w:lang w:val="en-GB"/>
        </w:rPr>
        <w:t xml:space="preserve">Biogenic </w:t>
      </w:r>
      <w:ins w:id="4838" w:author="Soapbox" w:date="2021-07-15T10:24:00Z">
        <w:r w:rsidR="007B192D" w:rsidRPr="001E7A27">
          <w:rPr>
            <w:lang w:val="en-GB"/>
          </w:rPr>
          <w:t>e</w:t>
        </w:r>
      </w:ins>
      <w:del w:id="4839" w:author="Soapbox" w:date="2021-07-15T10:24:00Z">
        <w:r w:rsidR="00EC2B15" w:rsidRPr="001E7A27" w:rsidDel="007B192D">
          <w:rPr>
            <w:lang w:val="en-GB"/>
          </w:rPr>
          <w:delText>E</w:delText>
        </w:r>
      </w:del>
      <w:r w:rsidRPr="001E7A27">
        <w:rPr>
          <w:lang w:val="en-GB"/>
        </w:rPr>
        <w:t xml:space="preserve">missions </w:t>
      </w:r>
      <w:ins w:id="4840" w:author="Soapbox" w:date="2021-07-15T10:24:00Z">
        <w:r w:rsidR="007B192D" w:rsidRPr="001E7A27">
          <w:rPr>
            <w:lang w:val="en-GB"/>
          </w:rPr>
          <w:t>f</w:t>
        </w:r>
      </w:ins>
      <w:del w:id="4841" w:author="Soapbox" w:date="2021-07-15T10:24:00Z">
        <w:r w:rsidR="00EC2B15" w:rsidRPr="001E7A27" w:rsidDel="007B192D">
          <w:rPr>
            <w:lang w:val="en-GB"/>
          </w:rPr>
          <w:delText>F</w:delText>
        </w:r>
      </w:del>
      <w:r w:rsidRPr="001E7A27">
        <w:rPr>
          <w:lang w:val="en-GB"/>
        </w:rPr>
        <w:t xml:space="preserve">ollowing </w:t>
      </w:r>
      <w:ins w:id="4842" w:author="Soapbox" w:date="2021-07-15T10:24:00Z">
        <w:r w:rsidR="007B192D" w:rsidRPr="001E7A27">
          <w:rPr>
            <w:lang w:val="en-GB"/>
          </w:rPr>
          <w:t>p</w:t>
        </w:r>
      </w:ins>
      <w:del w:id="4843" w:author="Soapbox" w:date="2021-07-15T10:24:00Z">
        <w:r w:rsidR="00EC2B15" w:rsidRPr="001E7A27" w:rsidDel="007B192D">
          <w:rPr>
            <w:lang w:val="en-GB"/>
          </w:rPr>
          <w:delText>P</w:delText>
        </w:r>
      </w:del>
      <w:r w:rsidRPr="001E7A27">
        <w:rPr>
          <w:lang w:val="en-GB"/>
        </w:rPr>
        <w:t xml:space="preserve">ermafrost </w:t>
      </w:r>
      <w:ins w:id="4844" w:author="Soapbox" w:date="2021-07-15T10:24:00Z">
        <w:r w:rsidR="007B192D" w:rsidRPr="001E7A27">
          <w:rPr>
            <w:lang w:val="en-GB"/>
          </w:rPr>
          <w:t>t</w:t>
        </w:r>
      </w:ins>
      <w:del w:id="4845" w:author="Soapbox" w:date="2021-07-15T10:24:00Z">
        <w:r w:rsidR="00EC2B15" w:rsidRPr="001E7A27" w:rsidDel="007B192D">
          <w:rPr>
            <w:lang w:val="en-GB"/>
          </w:rPr>
          <w:delText>T</w:delText>
        </w:r>
      </w:del>
      <w:r w:rsidRPr="001E7A27">
        <w:rPr>
          <w:lang w:val="en-GB"/>
        </w:rPr>
        <w:t>haw</w:t>
      </w:r>
      <w:bookmarkEnd w:id="4836"/>
      <w:bookmarkEnd w:id="4837"/>
    </w:p>
    <w:p w14:paraId="101517C0" w14:textId="4AE0B711" w:rsidR="00A63E93" w:rsidRPr="001E7A27" w:rsidRDefault="00A63E93" w:rsidP="005C7F25">
      <w:pPr>
        <w:pStyle w:val="AR6BodyText"/>
        <w:rPr>
          <w:lang w:val="en-GB"/>
        </w:rPr>
      </w:pPr>
      <w:r w:rsidRPr="001E7A27">
        <w:rPr>
          <w:lang w:val="en-GB"/>
        </w:rPr>
        <w:t>There is large uncertainty in release of GHGs from permafrost in the 21</w:t>
      </w:r>
      <w:r w:rsidRPr="0074024A">
        <w:rPr>
          <w:lang w:val="en-GB"/>
        </w:rPr>
        <w:t>st</w:t>
      </w:r>
      <w:r w:rsidRPr="001E7A27">
        <w:rPr>
          <w:lang w:val="en-GB"/>
        </w:rPr>
        <w:t xml:space="preserve"> century</w:t>
      </w:r>
      <w:ins w:id="4846" w:author="Soapbox" w:date="2021-07-21T13:30:00Z">
        <w:r w:rsidR="00372B42" w:rsidRPr="001E7A27">
          <w:rPr>
            <w:lang w:val="en-GB"/>
          </w:rPr>
          <w:t>. T</w:t>
        </w:r>
      </w:ins>
      <w:del w:id="4847" w:author="Soapbox" w:date="2021-07-21T13:30:00Z">
        <w:r w:rsidRPr="001E7A27" w:rsidDel="00372B42">
          <w:rPr>
            <w:lang w:val="en-GB"/>
          </w:rPr>
          <w:delText xml:space="preserve"> with t</w:delText>
        </w:r>
      </w:del>
      <w:r w:rsidRPr="001E7A27">
        <w:rPr>
          <w:lang w:val="en-GB"/>
        </w:rPr>
        <w:t xml:space="preserve">he largest of these estimates </w:t>
      </w:r>
      <w:del w:id="4848" w:author="Soapbox" w:date="2021-07-21T13:30:00Z">
        <w:r w:rsidRPr="001E7A27" w:rsidDel="00372B42">
          <w:rPr>
            <w:lang w:val="en-GB"/>
          </w:rPr>
          <w:delText xml:space="preserve">implying </w:delText>
        </w:r>
      </w:del>
      <w:ins w:id="4849" w:author="Soapbox" w:date="2021-07-21T13:30:00Z">
        <w:r w:rsidR="00372B42" w:rsidRPr="001E7A27">
          <w:rPr>
            <w:lang w:val="en-GB"/>
          </w:rPr>
          <w:t xml:space="preserve">implies </w:t>
        </w:r>
      </w:ins>
      <w:r w:rsidRPr="001E7A27">
        <w:rPr>
          <w:lang w:val="en-GB"/>
        </w:rPr>
        <w:t xml:space="preserve">tens to hundreds of </w:t>
      </w:r>
      <w:r w:rsidR="00637D35" w:rsidRPr="001E7A27">
        <w:rPr>
          <w:lang w:val="en-GB"/>
        </w:rPr>
        <w:t>gigatons</w:t>
      </w:r>
      <w:r w:rsidRPr="001E7A27">
        <w:rPr>
          <w:lang w:val="en-GB"/>
        </w:rPr>
        <w:t xml:space="preserve"> of carbon released in the form of CO</w:t>
      </w:r>
      <w:r w:rsidRPr="001E7A27">
        <w:rPr>
          <w:vertAlign w:val="subscript"/>
          <w:lang w:val="en-GB"/>
        </w:rPr>
        <w:t>2</w:t>
      </w:r>
      <w:r w:rsidRPr="001E7A27">
        <w:rPr>
          <w:lang w:val="en-GB"/>
        </w:rPr>
        <w:t xml:space="preserve"> (Box 5.1) and methane emissions up to 100 TgCH</w:t>
      </w:r>
      <w:r w:rsidRPr="001E7A27">
        <w:rPr>
          <w:vertAlign w:val="subscript"/>
          <w:lang w:val="en-GB"/>
        </w:rPr>
        <w:t>4</w:t>
      </w:r>
      <w:r w:rsidRPr="001E7A27">
        <w:rPr>
          <w:lang w:val="en-GB"/>
        </w:rPr>
        <w:t xml:space="preserve"> yr</w:t>
      </w:r>
      <w:del w:id="4850" w:author="Ian Blenkinsop" w:date="2021-07-28T16:20:00Z">
        <w:r w:rsidRPr="001E7A27" w:rsidDel="006C2F7B">
          <w:rPr>
            <w:vertAlign w:val="superscript"/>
            <w:lang w:val="en-GB"/>
          </w:rPr>
          <w:delText>-</w:delText>
        </w:r>
      </w:del>
      <w:ins w:id="4851" w:author="Ian Blenkinsop" w:date="2021-07-28T16:20:00Z">
        <w:r w:rsidR="006C2F7B" w:rsidRPr="001E7A27">
          <w:rPr>
            <w:vertAlign w:val="superscript"/>
            <w:lang w:val="en-GB"/>
          </w:rPr>
          <w:t>–</w:t>
        </w:r>
      </w:ins>
      <w:r w:rsidRPr="001E7A27">
        <w:rPr>
          <w:vertAlign w:val="superscript"/>
          <w:lang w:val="en-GB"/>
        </w:rPr>
        <w:t xml:space="preserve">1 </w:t>
      </w:r>
      <w:r w:rsidRPr="001E7A27">
        <w:rPr>
          <w:lang w:val="en-GB"/>
        </w:rPr>
        <w:t>(Box 5.1). A carbon dioxide release of such magnitude would lead to an increase in the CO</w:t>
      </w:r>
      <w:r w:rsidRPr="001E7A27">
        <w:rPr>
          <w:vertAlign w:val="subscript"/>
          <w:lang w:val="en-GB"/>
        </w:rPr>
        <w:t>2</w:t>
      </w:r>
      <w:r w:rsidRPr="001E7A27">
        <w:rPr>
          <w:lang w:val="en-GB"/>
        </w:rPr>
        <w:t xml:space="preserve"> accumulation rate in the atmosphere of </w:t>
      </w:r>
      <w:r w:rsidRPr="001E7A27">
        <w:rPr>
          <w:rFonts w:cs="Times New Roman"/>
          <w:lang w:val="en-GB"/>
        </w:rPr>
        <w:t>≤</w:t>
      </w:r>
      <w:r w:rsidRPr="001E7A27">
        <w:rPr>
          <w:lang w:val="en-GB"/>
        </w:rPr>
        <w:t>1 ppm yr</w:t>
      </w:r>
      <w:del w:id="4852" w:author="Ian Blenkinsop" w:date="2021-07-28T16:20:00Z">
        <w:r w:rsidRPr="001E7A27" w:rsidDel="006C2F7B">
          <w:rPr>
            <w:vertAlign w:val="superscript"/>
            <w:lang w:val="en-GB"/>
          </w:rPr>
          <w:delText>-</w:delText>
        </w:r>
      </w:del>
      <w:ins w:id="4853" w:author="Ian Blenkinsop" w:date="2021-07-28T16:20:00Z">
        <w:r w:rsidR="006C2F7B" w:rsidRPr="001E7A27">
          <w:rPr>
            <w:vertAlign w:val="superscript"/>
            <w:lang w:val="en-GB"/>
          </w:rPr>
          <w:t>–</w:t>
        </w:r>
      </w:ins>
      <w:r w:rsidRPr="001E7A27">
        <w:rPr>
          <w:vertAlign w:val="superscript"/>
          <w:lang w:val="en-GB"/>
        </w:rPr>
        <w:t>1</w:t>
      </w:r>
      <w:r w:rsidRPr="001E7A27">
        <w:rPr>
          <w:lang w:val="en-GB"/>
        </w:rPr>
        <w:t xml:space="preserve">. These emissions develop at </w:t>
      </w:r>
      <w:ins w:id="4854" w:author="Soapbox" w:date="2021-07-21T13:31:00Z">
        <w:r w:rsidR="00372B42" w:rsidRPr="001E7A27">
          <w:rPr>
            <w:lang w:val="en-GB"/>
          </w:rPr>
          <w:t xml:space="preserve">a </w:t>
        </w:r>
      </w:ins>
      <w:r w:rsidRPr="001E7A27">
        <w:rPr>
          <w:lang w:val="en-GB"/>
        </w:rPr>
        <w:lastRenderedPageBreak/>
        <w:t>multi-decadal time</w:t>
      </w:r>
      <w:ins w:id="4855" w:author="Soapbox" w:date="2021-07-15T12:52:00Z">
        <w:r w:rsidR="006C248B" w:rsidRPr="001E7A27">
          <w:rPr>
            <w:lang w:val="en-GB"/>
          </w:rPr>
          <w:t xml:space="preserve"> </w:t>
        </w:r>
      </w:ins>
      <w:r w:rsidRPr="001E7A27">
        <w:rPr>
          <w:lang w:val="en-GB"/>
        </w:rPr>
        <w:t>scale. Assuming a CH</w:t>
      </w:r>
      <w:r w:rsidRPr="001E7A27">
        <w:rPr>
          <w:vertAlign w:val="subscript"/>
          <w:lang w:val="en-GB"/>
        </w:rPr>
        <w:t>4</w:t>
      </w:r>
      <w:r w:rsidRPr="001E7A27">
        <w:rPr>
          <w:lang w:val="en-GB"/>
        </w:rPr>
        <w:t xml:space="preserve"> lifetime in the atmosphere of the order of 10 years and the associated feedback parameter of 1.34 </w:t>
      </w:r>
      <w:r w:rsidRPr="001E7A27">
        <w:rPr>
          <w:rFonts w:cs="Times New Roman"/>
          <w:lang w:val="en-GB"/>
        </w:rPr>
        <w:t xml:space="preserve">± </w:t>
      </w:r>
      <w:r w:rsidRPr="001E7A27">
        <w:rPr>
          <w:lang w:val="en-GB"/>
        </w:rPr>
        <w:t>0.04 (</w:t>
      </w:r>
      <w:del w:id="4856" w:author="Soapbox" w:date="2021-07-27T15:16:00Z">
        <w:r w:rsidRPr="001E7A27" w:rsidDel="006A6C53">
          <w:rPr>
            <w:lang w:val="en-GB"/>
          </w:rPr>
          <w:delText xml:space="preserve">Chapter 6, </w:delText>
        </w:r>
      </w:del>
      <w:r w:rsidRPr="001E7A27">
        <w:rPr>
          <w:lang w:val="en-GB"/>
        </w:rPr>
        <w:t xml:space="preserve">Section 6.2.2.1), this would increase the atmospheric </w:t>
      </w:r>
      <w:ins w:id="4857" w:author="Soapbox" w:date="2021-07-21T13:32:00Z">
        <w:r w:rsidR="00372B42" w:rsidRPr="001E7A27">
          <w:rPr>
            <w:lang w:val="en-GB"/>
          </w:rPr>
          <w:t>CH</w:t>
        </w:r>
        <w:r w:rsidR="00372B42" w:rsidRPr="001E7A27">
          <w:rPr>
            <w:vertAlign w:val="subscript"/>
            <w:lang w:val="en-GB"/>
          </w:rPr>
          <w:t>4</w:t>
        </w:r>
        <w:r w:rsidR="00372B42" w:rsidRPr="001E7A27">
          <w:rPr>
            <w:lang w:val="en-GB"/>
          </w:rPr>
          <w:t xml:space="preserve"> </w:t>
        </w:r>
      </w:ins>
      <w:del w:id="4858" w:author="Soapbox" w:date="2021-07-21T13:32:00Z">
        <w:r w:rsidRPr="001E7A27" w:rsidDel="00372B42">
          <w:rPr>
            <w:lang w:val="en-GB"/>
          </w:rPr>
          <w:delText xml:space="preserve">methane </w:delText>
        </w:r>
      </w:del>
      <w:r w:rsidRPr="001E7A27">
        <w:rPr>
          <w:lang w:val="en-GB"/>
        </w:rPr>
        <w:t xml:space="preserve">content by about 500 ppb over the century, corresponding to a rate of </w:t>
      </w:r>
      <w:r w:rsidRPr="001E7A27">
        <w:rPr>
          <w:rFonts w:cs="Times New Roman"/>
          <w:lang w:val="en-GB"/>
        </w:rPr>
        <w:t>≤</w:t>
      </w:r>
      <w:r w:rsidRPr="001E7A27">
        <w:rPr>
          <w:lang w:val="en-GB"/>
        </w:rPr>
        <w:t>10 ppb yr</w:t>
      </w:r>
      <w:r w:rsidRPr="001E7A27">
        <w:rPr>
          <w:vertAlign w:val="superscript"/>
          <w:lang w:val="en-GB"/>
        </w:rPr>
        <w:t xml:space="preserve"> 1</w:t>
      </w:r>
      <w:r w:rsidRPr="001E7A27">
        <w:rPr>
          <w:lang w:val="en-GB"/>
        </w:rPr>
        <w:t xml:space="preserve">. Irrespective of its origin, additional </w:t>
      </w:r>
      <w:ins w:id="4859" w:author="Soapbox" w:date="2021-07-21T13:32:00Z">
        <w:r w:rsidR="00372B42" w:rsidRPr="001E7A27">
          <w:rPr>
            <w:lang w:val="en-GB"/>
          </w:rPr>
          <w:t>CH</w:t>
        </w:r>
        <w:r w:rsidR="00372B42" w:rsidRPr="001E7A27">
          <w:rPr>
            <w:vertAlign w:val="subscript"/>
            <w:lang w:val="en-GB"/>
          </w:rPr>
          <w:t xml:space="preserve">4 </w:t>
        </w:r>
      </w:ins>
      <w:del w:id="4860" w:author="Soapbox" w:date="2021-07-21T13:32:00Z">
        <w:r w:rsidRPr="001E7A27" w:rsidDel="00372B42">
          <w:rPr>
            <w:lang w:val="en-GB"/>
          </w:rPr>
          <w:delText xml:space="preserve">methane </w:delText>
        </w:r>
      </w:del>
      <w:r w:rsidRPr="001E7A27">
        <w:rPr>
          <w:lang w:val="en-GB"/>
        </w:rPr>
        <w:t xml:space="preserve">accumulation of such a magnitude is not expected to modify the temperature response to </w:t>
      </w:r>
      <w:r w:rsidRPr="0074024A">
        <w:rPr>
          <w:highlight w:val="red"/>
          <w:lang w:val="en-GB"/>
          <w:rPrChange w:id="4861" w:author="Tom Maycock" w:date="2021-09-09T16:14:00Z">
            <w:rPr>
              <w:lang w:val="en-GB"/>
            </w:rPr>
          </w:rPrChange>
        </w:rPr>
        <w:t xml:space="preserve">anthropogenic emissions by more than a </w:t>
      </w:r>
      <w:commentRangeStart w:id="4862"/>
      <w:commentRangeStart w:id="4863"/>
      <w:r w:rsidRPr="0074024A">
        <w:rPr>
          <w:highlight w:val="red"/>
          <w:lang w:val="en-GB"/>
          <w:rPrChange w:id="4864" w:author="Tom Maycock" w:date="2021-09-09T16:14:00Z">
            <w:rPr>
              <w:lang w:val="en-GB"/>
            </w:rPr>
          </w:rPrChange>
        </w:rPr>
        <w:t xml:space="preserve">few </w:t>
      </w:r>
      <w:r w:rsidR="00BB23F4" w:rsidRPr="0074024A">
        <w:rPr>
          <w:highlight w:val="red"/>
          <w:lang w:val="en-GB"/>
          <w:rPrChange w:id="4865" w:author="Tom Maycock" w:date="2021-09-09T16:14:00Z">
            <w:rPr>
              <w:lang w:val="en-GB"/>
            </w:rPr>
          </w:rPrChange>
        </w:rPr>
        <w:t xml:space="preserve">tens of </w:t>
      </w:r>
      <w:r w:rsidR="00BB23F4" w:rsidRPr="0074024A">
        <w:rPr>
          <w:highlight w:val="red"/>
          <w:lang w:val="en-GB"/>
          <w:rPrChange w:id="4866" w:author="Tom Maycock" w:date="2021-09-09T16:14:00Z">
            <w:rPr>
              <w:lang w:val="en-GB"/>
            </w:rPr>
          </w:rPrChange>
        </w:rPr>
        <w:sym w:font="Symbol" w:char="F0B0"/>
      </w:r>
      <w:r w:rsidR="00BB23F4" w:rsidRPr="0074024A">
        <w:rPr>
          <w:highlight w:val="red"/>
          <w:lang w:val="en-GB"/>
          <w:rPrChange w:id="4867" w:author="Tom Maycock" w:date="2021-09-09T16:14:00Z">
            <w:rPr>
              <w:lang w:val="en-GB"/>
            </w:rPr>
          </w:rPrChange>
        </w:rPr>
        <w:t xml:space="preserve">C </w:t>
      </w:r>
      <w:r w:rsidRPr="0074024A">
        <w:rPr>
          <w:highlight w:val="red"/>
          <w:lang w:val="en-GB"/>
          <w:rPrChange w:id="4868" w:author="Tom Maycock" w:date="2021-09-09T16:14:00Z">
            <w:rPr>
              <w:lang w:val="en-GB"/>
            </w:rPr>
          </w:rPrChange>
        </w:rPr>
        <w:t>cent</w:t>
      </w:r>
      <w:r w:rsidRPr="001E7A27">
        <w:rPr>
          <w:lang w:val="en-GB"/>
        </w:rPr>
        <w:t xml:space="preserve"> </w:t>
      </w:r>
      <w:commentRangeEnd w:id="4862"/>
      <w:r w:rsidR="00372B42" w:rsidRPr="001E7A27">
        <w:rPr>
          <w:rStyle w:val="CommentReference"/>
          <w:lang w:val="en-GB"/>
        </w:rPr>
        <w:commentReference w:id="4862"/>
      </w:r>
      <w:commentRangeEnd w:id="4863"/>
      <w:r w:rsidR="0074024A">
        <w:rPr>
          <w:rStyle w:val="CommentReference"/>
          <w:lang w:val="en-GB"/>
        </w:rPr>
        <w:commentReference w:id="4863"/>
      </w:r>
      <w:r w:rsidRPr="001E7A27">
        <w:rPr>
          <w:lang w:val="en-GB"/>
        </w:rPr>
        <w:fldChar w:fldCharType="begin" w:fldLock="1"/>
      </w:r>
      <w:r w:rsidR="00747167" w:rsidRPr="001E7A27">
        <w:rPr>
          <w:lang w:val="en-GB"/>
        </w:rPr>
        <w:instrText>ADDIN CSL_CITATION { "citationItems" : [ { "id" : "ITEM-1", "itemData" : { "DOI" : "10.1029/2004GL020919", "ISSN" : "0094-8276", "abstract" : "The potential for wetland emissions to feedback on climate change has been previously hypothesised [Houghton et al., 2001]. We assess this hypothesis using an interactive wetlands scheme radiatively coupled to an integrated climate change effects model. The scheme predicts wetland area and methane (CH4) emissions from soil temperature and water table depth, and is constrained by optimising its ability to reproduce the observed inter-annual variability in atmospheric CH4. In transient climate change simulations the wetland response amplifies the total anthropogenic radiative forcing at 2100 by about 3.5\u20135%. The modelled increase in global CH4 flux from wetland is comparable to the projected increase in anthropogenic CH4 emissions over the 21st century under the IS92a scenario.", "author" : [ { "dropping-particle" : "", "family" : "Gedney", "given" : "N", "non-dropping-particle" : "", "parse-names" : false, "suffix" : "" } ], "container-title" : "Geophysical Research Letters", "id" : "ITEM-1", "issue" : "20", "issued" : { "date-parts" : [ [ "2004" ] ] }, "page" : "L20503", "title" : "Climate feedback from wetland methane emissions", "translator" : [ { "dropping-particle" : "", "family" : "L3838", "given" : "", "non-dropping-particle" : "", "parse-names" : false, "suffix" : "" } ], "type" : "article-journal", "volume" : "31" }, "uris" : [ "http://www.mendeley.com/documents/?uuid=30cd44d0-3a2f-4014-8a97-e10741609105" ] }, { "id" : "ITEM-2", "itemData" : { "DOI" : "10.1134/S0001433808020011", "ISSN" : "0001-4338", "abstract" : "The climate model of the Institute of Atmospheric Physics of the Russian Academy of Sciences (IAP RAS CM) has been supplemented with a module of soil thermal physics and the methane cycle, which takes into account the response of methane emissions from wetland ecosystems to climate changes. Methane emissions are allowed only from unfrozen top layers of the soil, with an additional constraint in the depth of the simulated layer. All wetland ecosystems are assumed to be water-saturated. The molar amount of the methane oxidized in the atmosphere is added to the simulated atmospheric concentration of CO2. A control preindustrial experiment and a series of numerical experiments for the 17th-21st centuries were conducted with the model forced by greenhouse gases and tropospheric sulfate aerosols. It is shown that the IAP RAS CM generally reproduces preindustrial and current characteristics of both seasonal thawing/freezing of the soil and the methane cycle. During global warming in the 21st century, the permafrost area is reduced by four million square kilometers. By the end of the 21st century, methane emissions from wetland ecosystems amount to 130-140 Mt CH4/ year for the preindustrial and current period increase to 170-200 MtCH4/year. In the aggressive anthropogenic forcing scenario A2, the atmospheric methane concentration grows steadily to 3900 ppb. In more moderate scenarios A1B and B1, the methane concentration increases until the mid-21st century, reaching -2100-2400 ppb, and then decreases. Methane oxidation in air results in a slight additional growth of the atmospheric concentration of carbon dioxide. Allowance for the interaction between processes in wetland ecosystems and the methane cycle in the IAP RAS CM leads to an additional atmospheric methane increase of 10-20% depending on the anthropogenic forcing scenario and the time. The causes of this additional increase are the temperature dependence of integral methane production and the longer duration of a warm period in the soil. However, the resulting enhancement of the instantaneous greenhouse radiative forcing of atmospheric methane and an increase in the mean surface air temperature are small (globally &lt; 0.1 W/m2and 0.05 K, respectively). \u00a9 MAIK Nauka 2008.", "author" : [ { "dropping-particle" : "V.", "family" : "Eliseev", "given" : "A.", "non-dropping-particle" : "", "parse-names" : false, "suffix" : "" }, { "dropping-particle" : "", "family" : "Mokhov", "given" : "I. I.", "non-dropping-particle" : "", "parse-names" : false, "suffix" : "" }, { "dropping-particle" : "", "family" : "Arzhanov", "given" : "M. M.", "non-dropping-particle" : "", "parse-names" : false, "suffix" : "" }, { "dropping-particle" : "", "family" : "Demchenko", "given" : "P. F.", "non-dropping-particle" : "", "parse-names" : false, "suffix" : "" }, { "dropping-particle" : "", "family" : "Denisov", "given" : "S. N.", "non-dropping-particle" : "", "parse-names" : false, "suffix" : "" } ], "container-title" : "Izvestiya, Atmospheric and Oceanic Physics", "id" : "ITEM-2", "issue" : "2", "issued" : { "date-parts" : [ [ "2008", "4", "4" ] ] }, "page" : "139-152", "title" : "Interaction of the methane cycle and processes in wetland ecosystems in a climate model of intermediate complexity", "translator" : [ { "dropping-particle" : "", "family" : "L3834", "given" : "", "non-dropping-particle" : "", "parse-names" : false, "suffix" : "" } ], "type" : "article-journal", "volume" : "44" }, "uris" : [ "http://www.mendeley.com/documents/?uuid=422f2254-e5aa-493d-ab09-190fe5934924" ] }, { "id" : "ITEM-3", "itemData" : { "DOI" : "10.3103/S1068373913110034", "ISSN" : "1068-3739", "abstract" : "Carried out are numerical experiments with the IAP RAS global climate model (IAP RAS CM) under new RCP scenarios of anthropogenic impact for the 18th-21st centuries taking account of the response of the methane emission from the soil to the atmosphere and effects of chemical processes in the atmosphere on the climate changes. The model generally simulates the preindustrial and present-day characteristics of the methane cycle. Methane emissions from the soil to the atmosphere (within the range of 150-160 Mt CH4/year for the present-day period) reach 170-230 Mt CH4/year by the late 21st century depending on the scenario of anthropogenic impact. The methane concentration under the most aggressive RCP 8.5 anthropogenic scenario increases up to 3900 ppb by the late 21st century. Under more moderate RCP 4.5 and 6.0 anthropogenic scenarios, it reaches 1850-1980 ppb in the second half of the 21st century and decreases afterwards. Under RCP 2.6 scenario, the methane concentration maximum of 1730 ppb in the atmosphere is reached in the second decade of the 21st century. The taking account of the interaction between the processes in the soils and the climate leads to the additional increase in the methane content in the atmosphere by 10-25% in the 21st century depending on the scenario of anthropogenic impact. The taking account of the methane oxidation in the atmosphere in the case of warming reduces the increase in its concentration by 5-40%. The associated changes in the surface air temperature turn out to be small (less than 0.1 K globally or 4% of the warming expected by the late 21st century). \u00a9 2013 Allerton Press, Inc.", "author" : [ { "dropping-particle" : "", "family" : "Denisov", "given" : "S. N.", "non-dropping-particle" : "", "parse-names" : false, "suffix" : "" }, { "dropping-particle" : "V.", "family" : "Eliseev", "given" : "A.", "non-dropping-particle" : "", "parse-names" : false, "suffix" : "" }, { "dropping-particle" : "", "family" : "Mokhov", "given" : "I. I.", "non-dropping-particle" : "", "parse-names" : false, "suffix" : "" } ], "container-title" : "Russian Meteorology and Hydrology", "id" : "ITEM-3", "issue" : "11", "issued" : { "date-parts" : [ [ "2013", "11", "22" ] ] }, "page" : "741-749", "title" : "Climate change in IAP RAS global model taking account of interaction with methane cycle under anthropogenic scenarios of RCP family", "translator" : [ { "dropping-particle" : "", "family" : "L3833", "given" : "", "non-dropping-particle" : "", "parse-names" : false, "suffix" : "" } ], "type" : "article-journal", "volume" : "38" }, "uris" : [ "http://www.mendeley.com/documents/?uuid=184b76b3-2c8c-4503-9bf0-b7c452a69800" ] } ], "mendeley" : { "formattedCitation" : "(Gedney, 2004; Eliseev et al., 2008; Denisov et al., 2013)", "plainTextFormattedCitation" : "(Gedney, 2004; Eliseev et al., 2008; Denisov et al., 2013)", "previouslyFormattedCitation" : "(Gedney, 2004; Eliseev et al., 2008; Denisov et al., 2013)" }, "properties" : { "noteIndex" : 0 }, "schema" : "https://github.com/citation-style-language/schema/raw/master/csl-citation.json" }</w:instrText>
      </w:r>
      <w:r w:rsidRPr="001E7A27">
        <w:rPr>
          <w:lang w:val="en-GB"/>
        </w:rPr>
        <w:fldChar w:fldCharType="separate"/>
      </w:r>
      <w:r w:rsidR="00025FA2" w:rsidRPr="001E7A27">
        <w:rPr>
          <w:noProof/>
          <w:lang w:val="en-GB"/>
        </w:rPr>
        <w:t>(Gedney, 2004; Eliseev et al., 2008; Denisov et al., 2013)</w:t>
      </w:r>
      <w:r w:rsidRPr="001E7A27">
        <w:rPr>
          <w:lang w:val="en-GB"/>
        </w:rPr>
        <w:fldChar w:fldCharType="end"/>
      </w:r>
      <w:r w:rsidRPr="001E7A27">
        <w:rPr>
          <w:lang w:val="en-GB"/>
        </w:rPr>
        <w:t>.</w:t>
      </w:r>
      <w:r w:rsidR="002B558E" w:rsidRPr="001E7A27">
        <w:rPr>
          <w:lang w:val="en-GB"/>
        </w:rPr>
        <w:t xml:space="preserve"> Emissions from the permafrost are assessed in Box 5.1. </w:t>
      </w:r>
    </w:p>
    <w:p w14:paraId="143CDD25" w14:textId="77777777" w:rsidR="00A63E93" w:rsidRPr="001E7A27" w:rsidRDefault="00A63E93" w:rsidP="005C7F25">
      <w:pPr>
        <w:pStyle w:val="AR6BodyText"/>
        <w:rPr>
          <w:lang w:val="en-GB"/>
        </w:rPr>
      </w:pPr>
    </w:p>
    <w:p w14:paraId="1DF45D09" w14:textId="77777777" w:rsidR="00C54D58" w:rsidRPr="001E7A27" w:rsidRDefault="00C54D58" w:rsidP="005C7F25">
      <w:pPr>
        <w:pStyle w:val="AR6BodyText"/>
        <w:rPr>
          <w:lang w:val="en-GB"/>
        </w:rPr>
      </w:pPr>
    </w:p>
    <w:p w14:paraId="6D71F8DC" w14:textId="3C6370E4" w:rsidR="00A63E93" w:rsidRPr="001E7A27" w:rsidRDefault="00A63E93" w:rsidP="00535548">
      <w:pPr>
        <w:pStyle w:val="AR6Chap5Level451111"/>
        <w:rPr>
          <w:lang w:val="en-GB"/>
        </w:rPr>
      </w:pPr>
      <w:bookmarkStart w:id="4869" w:name="_Toc33564298"/>
      <w:bookmarkStart w:id="4870" w:name="_Toc70535714"/>
      <w:r w:rsidRPr="001E7A27">
        <w:rPr>
          <w:lang w:val="en-GB"/>
        </w:rPr>
        <w:t xml:space="preserve">Methane </w:t>
      </w:r>
      <w:ins w:id="4871" w:author="Soapbox" w:date="2021-07-15T10:25:00Z">
        <w:r w:rsidR="007B192D" w:rsidRPr="001E7A27">
          <w:rPr>
            <w:lang w:val="en-GB"/>
          </w:rPr>
          <w:t>r</w:t>
        </w:r>
      </w:ins>
      <w:del w:id="4872" w:author="Soapbox" w:date="2021-07-15T10:25:00Z">
        <w:r w:rsidR="00EC2B15" w:rsidRPr="001E7A27" w:rsidDel="007B192D">
          <w:rPr>
            <w:lang w:val="en-GB"/>
          </w:rPr>
          <w:delText>R</w:delText>
        </w:r>
      </w:del>
      <w:r w:rsidRPr="001E7A27">
        <w:rPr>
          <w:lang w:val="en-GB"/>
        </w:rPr>
        <w:t xml:space="preserve">elease from </w:t>
      </w:r>
      <w:ins w:id="4873" w:author="Soapbox" w:date="2021-07-15T10:25:00Z">
        <w:r w:rsidR="007B192D" w:rsidRPr="001E7A27">
          <w:rPr>
            <w:lang w:val="en-GB"/>
          </w:rPr>
          <w:t>c</w:t>
        </w:r>
      </w:ins>
      <w:del w:id="4874" w:author="Soapbox" w:date="2021-07-15T10:25:00Z">
        <w:r w:rsidR="00EC2B15" w:rsidRPr="001E7A27" w:rsidDel="007B192D">
          <w:rPr>
            <w:lang w:val="en-GB"/>
          </w:rPr>
          <w:delText>C</w:delText>
        </w:r>
      </w:del>
      <w:r w:rsidRPr="001E7A27">
        <w:rPr>
          <w:lang w:val="en-GB"/>
        </w:rPr>
        <w:t>lathrates</w:t>
      </w:r>
      <w:bookmarkEnd w:id="4869"/>
      <w:bookmarkEnd w:id="4870"/>
    </w:p>
    <w:p w14:paraId="486504F6" w14:textId="5DA81686" w:rsidR="00A63E93" w:rsidRPr="001E7A27" w:rsidRDefault="00A63E93" w:rsidP="005C7F25">
      <w:pPr>
        <w:pStyle w:val="AR6BodyText"/>
        <w:rPr>
          <w:rFonts w:cs="Times New Roman"/>
          <w:lang w:val="en-GB"/>
        </w:rPr>
      </w:pPr>
      <w:r w:rsidRPr="001E7A27">
        <w:rPr>
          <w:rStyle w:val="AR6BodyTextCar"/>
          <w:rFonts w:cs="Times New Roman"/>
          <w:lang w:val="en-GB"/>
        </w:rPr>
        <w:t xml:space="preserve">The total global clathrate reservoir is estimated to contain 1500–2000 PgC </w:t>
      </w:r>
      <w:r w:rsidRPr="001E7A27">
        <w:rPr>
          <w:rStyle w:val="AR6BodyTextCar"/>
          <w:rFonts w:cs="Times New Roman"/>
          <w:lang w:val="en-GB"/>
        </w:rPr>
        <w:fldChar w:fldCharType="begin" w:fldLock="1"/>
      </w:r>
      <w:r w:rsidR="00747167" w:rsidRPr="001E7A27">
        <w:rPr>
          <w:rStyle w:val="AR6BodyTextCar"/>
          <w:rFonts w:cs="Times New Roman"/>
          <w:lang w:val="en-GB"/>
        </w:rPr>
        <w:instrText>ADDIN CSL_CITATION { "citationItems" : [ { "id" : "ITEM-1", "itemData" : { "DOI" : "10.1002/2016RG000534", "ISBN" : "8755-1209", "ISSN" : "87551209", "abstract" : "Gas hydrate, a frozen, naturally-occurring and highly-concentrated form of methane, sequesters significant carbon in the global system and is stable only over a range of low-temperature and moderate-pressure conditions. Gas hydrate is widespread in the sediments of marine continental margins and permafrost areas, locations where ocean and atmospheric warming may perturb the hydrate stability field and lead to release of the sequestered methane into the overlying sediments and soils. Methane and methane-derived carbon that escape from sediments and soils and reach the atmosphere could exacerbate greenhouse warming. The synergy between warming climate and gas hydrate dissociation feeds a popular perception that global warming could drive catastrophic methane releases from the contemporary gas hydrate reservoir. Appropriate evaluation of the two sides of the climate-methane hydrate synergy requires assessing direct and indirect observational data related to gas hydrate dissociation phenomena and numerical models that track the interaction of gas hydrates/methane with the ocean and/or atmosphere. Methane hydrate is likely undergoing dissociation now on global upper continental slopes and on continental shelves that ring the Arctic Ocean. Many factors--the depth of the gas hydrates in sediments, strong sediment and water column sinks, and the inability of bubbles emitted at the seafloor to deliver methane to the sea-air interface in most cases--mitigate the impact of gas hydrate dissociation on atmospheric greenhouse gas concentrations though. There is no conclusive proof that hydrate-derived methane is reaching the atmosphere now, but more observational data and improved numerical models will better characterize the climate-hydrate synergy in the future.", "author" : [ { "dropping-particle" : "", "family" : "Ruppel", "given" : "Carolyn D.", "non-dropping-particle" : "", "parse-names" : false, "suffix" : "" }, { "dropping-particle" : "", "family" : "Kessler", "given" : "John D.", "non-dropping-particle" : "", "parse-names" : false, "suffix" : "" } ], "container-title" : "Reviews of Geophysics", "id" : "ITEM-1", "issue" : "1", "issued" : { "date-parts" : [ [ "2017", "3" ] ] }, "page" : "126-168", "title" : "The interaction of climate change and methane hydrates", "translator" : [ { "dropping-particle" : "", "family" : "L5255", "given" : "", "non-dropping-particle" : "", "parse-names" : false, "suffix" : "" } ], "type" : "article-journal", "volume" : "55" }, "uris" : [ "http://www.mendeley.com/documents/?uuid=05f85970-dd82-4612-a5b7-d4c08a9bd3e5" ] }, { "id" : "ITEM-2", "itemData" : { "DOI" : "10.1073/pnas.0800885105", "ISBN" : "0027-8424", "ISSN" : "0027-8424", "PMID" : "19017807", "abstract" : "We present a model of the global methane inventory as hydrate and bubbles below the sea floor. The model predicts the inventory of CH(4) in the ocean today to be approximately 1600-2,000 Pg of C. Most of the hydrate in the model is in the Pacific, in large part because lower oxygen levels enhance the preservation of organic carbon. Because the oxygen concentration today may be different from the long-term average, the sensitivity of the model to O(2) is a source of uncertainty in predicting hydrate inventories. Cold water column temperatures in the high latitudes lead to buildup of hydrates in the Arctic and Antarctic at shallower depths than is possible in low latitudes. A critical bubble volume fraction threshold has been proposed as a critical threshold at which gas migrates all through the sediment column. Our model lacks many factors that lead to heterogeneity in the real hydrate reservoir in the ocean, such as preferential hydrate formation in sandy sediments and subsurface gas migration, and is therefore conservative in its prediction of releasable methane, finding only 35 Pg of C released after 3 degrees C of uniform warming by using a 10% critical bubble volume. If 2.5% bubble volume is taken as critical, then 940 Pg of C might escape in response to 3 degrees C warming. This hydrate model embedded into a global climate model predicts approximately 0.4-0.5 degrees C additional warming from the hydrate response to fossil fuel CO(2) release, initially because of methane, but persisting through the 10-kyr duration of the simulations because of the CO(2) oxidation product of methane.", "author" : [ { "dropping-particle" : "", "family" : "Archer", "given" : "D.", "non-dropping-particle" : "", "parse-names" : false, "suffix" : "" }, { "dropping-particle" : "", "family" : "Buffett", "given" : "B.", "non-dropping-particle" : "", "parse-names" : false, "suffix" : "" }, { "dropping-particle" : "", "family" : "Brovkin", "given" : "V.", "non-dropping-particle" : "", "parse-names" : false, "suffix" : "" } ], "container-title" : "Proceedings of the National Academy of Sciences", "id" : "ITEM-2", "issue" : "49", "issued" : { "date-parts" : [ [ "2009", "12", "8" ] ] }, "note" : "added by A. Eliseev", "page" : "20596-20601", "title" : "Ocean methane hydrates as a slow tipping point in the global carbon cycle", "translator" : [ { "dropping-particle" : "", "family" : "L4876", "given" : "", "non-dropping-particle" : "", "parse-names" : false, "suffix" : "" } ], "type" : "article-journal", "volume" : "106" }, "uris" : [ "http://www.mendeley.com/documents/?uuid=ab6f59ec-3533-4275-97fe-dc5205cba8fe" ] } ], "mendeley" : { "formattedCitation" : "(Archer et al., 2009; Ruppel and Kessler, 2017)", "plainTextFormattedCitation" : "(Archer et al., 2009; Ruppel and Kessler, 2017)", "previouslyFormattedCitation" : "(Archer et al., 2009; Ruppel and Kessler, 2017)" }, "properties" : { "noteIndex" : 0 }, "schema" : "https://github.com/citation-style-language/schema/raw/master/csl-citation.json" }</w:instrText>
      </w:r>
      <w:r w:rsidRPr="001E7A27">
        <w:rPr>
          <w:rStyle w:val="AR6BodyTextCar"/>
          <w:rFonts w:cs="Times New Roman"/>
          <w:lang w:val="en-GB"/>
        </w:rPr>
        <w:fldChar w:fldCharType="separate"/>
      </w:r>
      <w:r w:rsidR="00025FA2" w:rsidRPr="001E7A27">
        <w:rPr>
          <w:rStyle w:val="AR6BodyTextCar"/>
          <w:rFonts w:cs="Times New Roman"/>
          <w:noProof/>
          <w:lang w:val="en-GB"/>
        </w:rPr>
        <w:t>(Archer et al., 2009; Ruppel and Kessler, 2017)</w:t>
      </w:r>
      <w:r w:rsidRPr="001E7A27">
        <w:rPr>
          <w:rStyle w:val="AR6BodyTextCar"/>
          <w:rFonts w:cs="Times New Roman"/>
          <w:lang w:val="en-GB"/>
        </w:rPr>
        <w:fldChar w:fldCharType="end"/>
      </w:r>
      <w:r w:rsidRPr="001E7A27">
        <w:rPr>
          <w:rStyle w:val="AR6BodyTextCar"/>
          <w:rFonts w:cs="Times New Roman"/>
          <w:lang w:val="en-GB"/>
        </w:rPr>
        <w:t>, held predominantly in ocean sediments</w:t>
      </w:r>
      <w:ins w:id="4875" w:author="Soapbox" w:date="2021-07-21T13:33:00Z">
        <w:r w:rsidR="00372B42" w:rsidRPr="001E7A27">
          <w:rPr>
            <w:rStyle w:val="AR6BodyTextCar"/>
            <w:rFonts w:cs="Times New Roman"/>
            <w:lang w:val="en-GB"/>
          </w:rPr>
          <w:t>,</w:t>
        </w:r>
      </w:ins>
      <w:r w:rsidRPr="001E7A27">
        <w:rPr>
          <w:rStyle w:val="AR6BodyTextCar"/>
          <w:rFonts w:cs="Times New Roman"/>
          <w:lang w:val="en-GB"/>
        </w:rPr>
        <w:t xml:space="preserve"> with only an estimated 20 PgC in and under permafrost </w:t>
      </w:r>
      <w:r w:rsidRPr="001E7A27">
        <w:rPr>
          <w:rStyle w:val="AR6BodyTextCar"/>
          <w:rFonts w:cs="Times New Roman"/>
          <w:lang w:val="en-GB"/>
        </w:rPr>
        <w:fldChar w:fldCharType="begin" w:fldLock="1"/>
      </w:r>
      <w:r w:rsidR="00747167" w:rsidRPr="001E7A27">
        <w:rPr>
          <w:rStyle w:val="AR6BodyTextCar"/>
          <w:rFonts w:cs="Times New Roman"/>
          <w:lang w:val="en-GB"/>
        </w:rPr>
        <w:instrText>ADDIN CSL_CITATION { "citationItems" : [ { "id" : "ITEM-1", "itemData" : { "DOI" : "10.1021/je500770m", "author" : [ { "dropping-particle" : "", "family" : "Ruppel", "given" : "C", "non-dropping-particle" : "", "parse-names" : false, "suffix" : "" } ], "container-title" : "Journal of Chemical &amp; Engineering Data", "id" : "ITEM-1", "issue" : "2", "issued" : { "date-parts" : [ [ "2015" ] ] }, "page" : "429-436", "title" : "Permafrost-Associated Gas Hydrate: Is It Really Approximately 1 % of the Global System?", "translator" : [ { "dropping-particle" : "", "family" : "L7202", "given" : "", "non-dropping-particle" : "", "parse-names" : false, "suffix" : "" } ], "type" : "article-journal", "volume" : "60" }, "uris" : [ "http://www.mendeley.com/documents/?uuid=371071e8-baee-4d35-a1c6-1f40982de307" ] } ], "mendeley" : { "formattedCitation" : "(Ruppel, 2015)", "plainTextFormattedCitation" : "(Ruppel, 2015)", "previouslyFormattedCitation" : "(Ruppel, 2015)" }, "properties" : { "noteIndex" : 0 }, "schema" : "https://github.com/citation-style-language/schema/raw/master/csl-citation.json" }</w:instrText>
      </w:r>
      <w:r w:rsidRPr="001E7A27">
        <w:rPr>
          <w:rStyle w:val="AR6BodyTextCar"/>
          <w:rFonts w:cs="Times New Roman"/>
          <w:lang w:val="en-GB"/>
        </w:rPr>
        <w:fldChar w:fldCharType="separate"/>
      </w:r>
      <w:r w:rsidR="00025FA2" w:rsidRPr="001E7A27">
        <w:rPr>
          <w:rStyle w:val="AR6BodyTextCar"/>
          <w:rFonts w:cs="Times New Roman"/>
          <w:noProof/>
          <w:lang w:val="en-GB"/>
        </w:rPr>
        <w:t>(Ruppel, 2015)</w:t>
      </w:r>
      <w:r w:rsidRPr="001E7A27">
        <w:rPr>
          <w:rStyle w:val="AR6BodyTextCar"/>
          <w:rFonts w:cs="Times New Roman"/>
          <w:lang w:val="en-GB"/>
        </w:rPr>
        <w:fldChar w:fldCharType="end"/>
      </w:r>
      <w:r w:rsidRPr="001E7A27">
        <w:rPr>
          <w:rStyle w:val="AR6BodyTextCar"/>
          <w:rFonts w:cs="Times New Roman"/>
          <w:lang w:val="en-GB"/>
        </w:rPr>
        <w:t>. The present-day methane release from shelf clathrates is &lt;10 TgCH</w:t>
      </w:r>
      <w:r w:rsidRPr="001E7A27">
        <w:rPr>
          <w:rFonts w:eastAsia="DejaVu Sans"/>
          <w:vertAlign w:val="subscript"/>
          <w:lang w:val="en-GB"/>
        </w:rPr>
        <w:t>4</w:t>
      </w:r>
      <w:r w:rsidRPr="001E7A27">
        <w:rPr>
          <w:rStyle w:val="AR6BodyTextCar"/>
          <w:rFonts w:cs="Times New Roman"/>
          <w:lang w:val="en-GB"/>
        </w:rPr>
        <w:t xml:space="preserve"> yr</w:t>
      </w:r>
      <w:del w:id="4876" w:author="Ian Blenkinsop" w:date="2021-07-28T16:20:00Z">
        <w:r w:rsidRPr="001E7A27" w:rsidDel="006C2F7B">
          <w:rPr>
            <w:color w:val="000000" w:themeColor="text1"/>
            <w:vertAlign w:val="superscript"/>
            <w:lang w:val="en-GB" w:eastAsia="en-US"/>
          </w:rPr>
          <w:delText>-</w:delText>
        </w:r>
      </w:del>
      <w:ins w:id="4877" w:author="Ian Blenkinsop" w:date="2021-07-28T16:20:00Z">
        <w:r w:rsidR="006C2F7B" w:rsidRPr="001E7A27">
          <w:rPr>
            <w:color w:val="000000" w:themeColor="text1"/>
            <w:vertAlign w:val="superscript"/>
            <w:lang w:val="en-GB" w:eastAsia="en-US"/>
          </w:rPr>
          <w:t>–</w:t>
        </w:r>
      </w:ins>
      <w:r w:rsidRPr="001E7A27">
        <w:rPr>
          <w:color w:val="000000" w:themeColor="text1"/>
          <w:vertAlign w:val="superscript"/>
          <w:lang w:val="en-GB" w:eastAsia="en-US"/>
        </w:rPr>
        <w:t>1</w:t>
      </w:r>
      <w:r w:rsidRPr="001E7A27">
        <w:rPr>
          <w:rStyle w:val="AR6BodyTextCar"/>
          <w:rFonts w:cs="Times New Roman"/>
          <w:lang w:val="en-GB"/>
        </w:rPr>
        <w:t xml:space="preserve"> </w:t>
      </w:r>
      <w:r w:rsidRPr="001E7A27">
        <w:rPr>
          <w:rStyle w:val="AR6BodyTextCar"/>
          <w:rFonts w:cs="Times New Roman"/>
          <w:lang w:val="en-GB"/>
        </w:rPr>
        <w:fldChar w:fldCharType="begin" w:fldLock="1"/>
      </w:r>
      <w:r w:rsidR="00747167" w:rsidRPr="001E7A27">
        <w:rPr>
          <w:rStyle w:val="AR6BodyTextCar"/>
          <w:rFonts w:cs="Times New Roman"/>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"10.1002/2014GB005011", "abstract" : "AbstractLarge amounts of methane hydrate locked up within marine sediments are vulnerable to climate change. Changes in bottom water temperatures may lead to their destabilization and the release of methane into the water column or even the atmosphere. In a multimodel approach, the possible impact of destabilizing methane hydrates onto global climate within the next century is evaluated. The focus is set on changing bottom water temperatures to infer the response of the global methane hydrate inventory to future climate change. Present and future bottom water temperatures are evaluated by the combined use of hindcast high-resolution ocean circulation simulations and climate modeling for the next century. The changing global hydrate inventory is computed using the parameterized transfer function recently proposed by Wallmann et al. (2012). We find that the present-day world's total marine methane hydrate inventory is estimated to be 1146\u2009Gt of methane carbon. Within the next 100\u2009years this global inventory may be reduced by \u223c0.03% (releasing \u223c473\u2009Mt methane from the seafloor). Compared to the present-day annual emissions of anthropogenic methane, the amount of methane released from melting hydrates by 2100 is small and will not have a major impact on the global climate. On a regional scale, ocean bottom warming over the next 100\u2009years will result in a relatively large decrease in the methane hydrate deposits, with the Arctic and Blake Ridge region, offshore South Carolina, being most affected.", "author" : [ { "dropping-particle" : "", "family" : "Kretschmer", "given" : "Kerstin", "non-dropping-particle" : "", "parse-names" : false, "suffix" : "" }, { "dropping-particle" : "", "family" : "Biastoch", "given" : "Arne", "non-dropping-particle" : "", "parse-names" : false, "suffix" : "" }, { "dropping-particle" : "", "family" : "R\u00fcpke", "given" : "Lars", "non-dropping-particle" : "", "parse-names" : false, "suffix" : "" }, { "dropping-particle" : "", "family" : "Burwicz", "given" : "Ewa", "non-dropping-particle" : "", "parse-names" : false, "suffix" : "" } ], "container-title" : "Global Biogeochemical Cycles", "id" : "ITEM-2", "issue" : "5", "issued" : { "date-parts" : [ [ "2015" ] ] }, "page" : "610-625", "title" : "Modeling the fate of methane hydrates under global warming", "translator" : [ { "dropping-particle" : "", "family" : "L3889", "given" : "", "non-dropping-particle" : "", "parse-names" : false, "suffix" : "" } ], "type" : "article-journal", "volume" : "29" }, "uris" : [ "http://www.mendeley.com/documents/?uuid=77fcf202-122c-4f1a-bae4-9b7e3e4da92d" ] } ], "mendeley" : { "formattedCitation" : "(Kretschmer et al., 2015; Saunois et al., 2020)", "plainTextFormattedCitation" : "(Kretschmer et al., 2015; Saunois et al., 2020)", "previouslyFormattedCitation" : "(Kretschmer et al., 2015; Saunois et al., 2020)" }, "properties" : { "noteIndex" : 0 }, "schema" : "https://github.com/citation-style-language/schema/raw/master/csl-citation.json" }</w:instrText>
      </w:r>
      <w:r w:rsidRPr="001E7A27">
        <w:rPr>
          <w:rStyle w:val="AR6BodyTextCar"/>
          <w:rFonts w:cs="Times New Roman"/>
          <w:lang w:val="en-GB"/>
        </w:rPr>
        <w:fldChar w:fldCharType="separate"/>
      </w:r>
      <w:r w:rsidR="00025FA2" w:rsidRPr="001E7A27">
        <w:rPr>
          <w:rStyle w:val="AR6BodyTextCar"/>
          <w:rFonts w:cs="Times New Roman"/>
          <w:noProof/>
          <w:lang w:val="en-GB"/>
        </w:rPr>
        <w:t>(Kretschmer et al., 2015; Saunois et al., 2020)</w:t>
      </w:r>
      <w:r w:rsidRPr="001E7A27">
        <w:rPr>
          <w:rStyle w:val="AR6BodyTextCar"/>
          <w:rFonts w:cs="Times New Roman"/>
          <w:lang w:val="en-GB"/>
        </w:rPr>
        <w:fldChar w:fldCharType="end"/>
      </w:r>
      <w:r w:rsidRPr="001E7A27">
        <w:rPr>
          <w:rStyle w:val="AR6BodyTextCar"/>
          <w:rFonts w:cs="Times New Roman"/>
          <w:lang w:val="en-GB"/>
        </w:rPr>
        <w:t>. Despite polar amplification (Chapter 7)</w:t>
      </w:r>
      <w:r w:rsidRPr="001E7A27">
        <w:rPr>
          <w:lang w:val="en-GB"/>
        </w:rPr>
        <w:t xml:space="preserve">, substantial releases from </w:t>
      </w:r>
      <w:r w:rsidRPr="001E7A27">
        <w:rPr>
          <w:rFonts w:eastAsia="DejaVu Sans" w:cs="Calibri Light"/>
          <w:lang w:val="en-GB"/>
        </w:rPr>
        <w:t xml:space="preserve">the permafrost-embedded subsea clathrates </w:t>
      </w:r>
      <w:r w:rsidRPr="001E7A27">
        <w:rPr>
          <w:lang w:val="en-GB"/>
        </w:rPr>
        <w:t xml:space="preserve">is </w:t>
      </w:r>
      <w:r w:rsidRPr="001E7A27">
        <w:rPr>
          <w:i/>
          <w:lang w:val="en-GB"/>
        </w:rPr>
        <w:t>very unlikely</w:t>
      </w:r>
      <w:r w:rsidRPr="001E7A27">
        <w:rPr>
          <w:lang w:val="en-GB"/>
        </w:rPr>
        <w:t xml:space="preserve"> </w:t>
      </w:r>
      <w:r w:rsidRPr="001E7A27">
        <w:rPr>
          <w:rFonts w:eastAsia="DejaVu Sans" w:cs="Calibri Light"/>
          <w:lang w:val="en-GB"/>
        </w:rPr>
        <w:fldChar w:fldCharType="begin" w:fldLock="1"/>
      </w:r>
      <w:r w:rsidR="00747167" w:rsidRPr="001E7A27">
        <w:rPr>
          <w:rFonts w:eastAsia="DejaVu Sans" w:cs="Calibri Light"/>
          <w:lang w:val="en-GB"/>
        </w:rPr>
        <w:instrText>ADDIN CSL_CITATION { "citationItems" : [ { "id" : "ITEM-1", "itemData" : { "DOI" : "10.1002/2016GL069676", "abstract" : "Abstract During the Paleocene-Eocene Thermal Maximum (PETM), the carbon isotopic signature (\u03b413C) of surface carbon-bearing phases decreased abruptly by at least 2.5 to 3.0\u2030. This carbon isotope excursion (CIE) has been attributed to widespread methane hydrate dissociation in response to rapid ocean warming. We ran a thermohydraulic modeling code to simulate hydrate dissociation due to ocean warming for various PETM scenarios. Our results show that hydrate dissociation in response to such warming can be rapid but suggest that methane release to the ocean is modest and delayed by hundreds to thousands of years after the onset of dissociation, limiting the potential for positive feedback from emission-induced warming. In all of our simulations at least half of the dissociated hydrate methane remains beneath the seabed, suggesting that the pre-PETM hydrate inventory needed to account for all of the CIE is at least double that required for isotopic mass balance.", "author" : [ { "dropping-particle" : "", "family" : "Minshull", "given" : "T A", "non-dropping-particle" : "", "parse-names" : false, "suffix" : "" }, { "dropping-particle" : "", "family" : "Mar\u00edn-Moreno", "given" : "H", "non-dropping-particle" : "", "parse-names" : false, "suffix" : "" }, { "dropping-particle" : "", "family" : "Armstrong McKay", "given" : "D I", "non-dropping-particle" : "", "parse-names" : false, "suffix" : "" }, { "dropping-particle" : "", "family" : "Wilson", "given" : "P A", "non-dropping-particle" : "", "parse-names" : false, "suffix" : "" } ], "container-title" : "Geophysical Research Letters", "id" : "ITEM-1", "issue" : "16", "issued" : { "date-parts" : [ [ "2016" ] ] }, "page" : "8637-8644", "title" : "Mechanistic insights into a hydrate contribution to the Paleocene-Eocene carbon cycle perturbation from coupled thermohydraulic simulations", "translator" : [ { "dropping-particle" : "", "family" : "L6545", "given" : "", "non-dropping-particle" : "", "parse-names" : false, "suffix" : "" } ], "type" : "article-journal", "volume" : "43" }, "uris" : [ "http://www.mendeley.com/documents/?uuid=0118f8dd-5865-4428-9164-60a7a85dcfff" ] }, { "id" : "ITEM-2", "itemData" : { "DOI" : "10.1016/j.gloplacha.2017.08.007", "ISSN" : "09218181", "abstract" : "Climate warming may lead to degradation of the subsea permafrost developed during Pleistocene glaciations and release methane from the hydrates, which are stored in this permafrost. It is important to quantify time scales at which this release is plausible. While, in principle, such time scale might be inferred from paleoarchives, this is hampered by considerable uncertainty associated with paleodata. In the present paper, to reduce such uncertainty, one-dimensional simulations with a model for thermal state of subsea sediments forced by the data obtained from the ice core reconstructions are performed. It is shown that heat propagates in the sediments with a time scale of \u223c 10\u201320 kyr. This time scale is longer than the present interglacial and is determined by the time needed for heat penetration in the unfrozen part of thick sediments. We highlight also that timings of shelf exposure during oceanic regressions and flooding during transgressions are important for simulating thermal state of the sediments and methane hydrates stability zone (HSZ). These timings should be resolved with respect to the contemporary shelf depth (SD). During glacial cycles, the temperature at the top of the sediments is a major driver for moving the HSZ vertical boundaries irrespective of SD. In turn, pressure due to oceanic water is additionally important for SD \u2265 50 m. Thus, oceanic transgressions and regressions do not instantly determine onsets of HSZ and/or its disappearance. Finally, impact of initial conditions in the subsea sediments is lost after \u223c 100 kyr. Our results are moderately sensitive to intensity of geothermal heat flux.", "author" : [ { "dropping-particle" : "V.", "family" : "Malakhova", "given" : "Valentina", "non-dropping-particle" : "", "parse-names" : false, "suffix" : "" }, { "dropping-particle" : "V.", "family" : "Eliseev", "given" : "Alexey", "non-dropping-particle" : "", "parse-names" : false, "suffix" : "" } ], "container-title" : "Global and Planetary Change", "id" : "ITEM-2", "issued" : { "date-parts" : [ [ "2017", "10" ] ] }, "page" : "18-25", "title" : "The role of heat transfer time scale in the evolution of the subsea permafrost and associated methane hydrates stability zone during glacial cycles", "translator" : [ { "dropping-particle" : "", "family" : "L3900", "given" : "", "non-dropping-particle" : "", "parse-names" : false, "suffix" : "" } ], "type" : "article-journal", "volume" : "157" }, "uris" : [ "http://www.mendeley.com/documents/?uuid=e971d13a-d52a-4ba7-a709-692c085ddd8d" ] }, { "id" : "ITEM-3", "itemData" : { "DOI" : "10.1016/j.gloplacha.2020.103249", "ISSN" : "0921-8181", "abstract" : "Temperature and sea level changes in the Pleistocene are uncertain. This leads to uncertainty in the associated response of the thermal state of the subsea sediments. We quantified the upper bound of the latter uncertainty in idealised simulations with a model for thermophysical processes in the sediments. At the coast and at the shallow and intermediate\u2013depth shelves and except during relatively isolated time intervals, this bound for permafrost base depth and for the methane hydrate stability zone (MHSZ) characteristics (depth of its bottom boundary and its thickness) is \u226445% provided that the geothermal heat flux (GHF) is not larger than 80mWm\u22122. These values are much smaller than the uncertainty metrics for the forcing data, which are typically \u226565%. However, for the intermediate shelf with a larger geothermal heat flux and for the deep shelf irrespective of GHF, different forcing time series may even lead to qualitatively different behaviour of the sediment thermophysical characteristics. We found that prescription of sea level changes plays a crucial role in uncertainty of the simulated subsea permafrost and MHSZ in the deep shelf sediments. In addition, we also quantified uncertainty for estimated apparent response time scales. The relative uncertainty for permafrost base depth and hydrate stability zone thickness time scales is \u226420% for most cases. We found no systematic dependence of our results on accounting for millennium\u2013scale temperature variability provided that timescales of the order of 104yr are resolved by forcing datasets.", "author" : [ { "dropping-particle" : "V", "family" : "Malakhova", "given" : "Valentina", "non-dropping-particle" : "", "parse-names" : false, "suffix" : "" }, { "dropping-particle" : "V", "family" : "Eliseev", "given" : "Alexey", "non-dropping-particle" : "", "parse-names" : false, "suffix" : "" } ], "container-title" : "Global and Planetary Change", "id" : "ITEM-3", "issued" : { "date-parts" : [ [ "2020" ] ] }, "page" : "103249", "title" : "Uncertainty in temperature and sea level datasets for the Pleistocene glacial cycles: Implications for thermal state of the subsea sediments", "translator" : [ { "dropping-particle" : "", "family" : "L2956", "given" : "", "non-dropping-particle" : "", "parse-names" : false, "suffix" : "" } ], "type" : "article-journal", "volume" : "192" }, "uris" : [ "http://www.mendeley.com/documents/?uuid=f332e0cd-d4b3-4bf1-8cbd-d381e2196e55" ] } ], "mendeley" : { "formattedCitation" : "(Minshull et al., 2016; Malakhova and Eliseev, 2017, 2020)", "plainTextFormattedCitation" : "(Minshull et al., 2016; Malakhova and Eliseev, 2017, 2020)", "previouslyFormattedCitation" : "(Minshull et al., 2016; Malakhova and Eliseev, 2017, 2020)" }, "properties" : { "noteIndex" : 0 }, "schema" : "https://github.com/citation-style-language/schema/raw/master/csl-citation.json" }</w:instrText>
      </w:r>
      <w:r w:rsidRPr="001E7A27">
        <w:rPr>
          <w:rFonts w:eastAsia="DejaVu Sans" w:cs="Calibri Light"/>
          <w:lang w:val="en-GB"/>
        </w:rPr>
        <w:fldChar w:fldCharType="separate"/>
      </w:r>
      <w:r w:rsidR="00025FA2" w:rsidRPr="001E7A27">
        <w:rPr>
          <w:rFonts w:eastAsia="DejaVu Sans" w:cs="Calibri Light"/>
          <w:noProof/>
          <w:lang w:val="en-GB"/>
        </w:rPr>
        <w:t>(Minshull et al., 2016; Malakhova and Eliseev, 2017, 2020)</w:t>
      </w:r>
      <w:r w:rsidRPr="001E7A27">
        <w:rPr>
          <w:rFonts w:eastAsia="DejaVu Sans" w:cs="Calibri Light"/>
          <w:lang w:val="en-GB"/>
        </w:rPr>
        <w:fldChar w:fldCharType="end"/>
      </w:r>
      <w:r w:rsidRPr="001E7A27">
        <w:rPr>
          <w:rFonts w:eastAsia="DejaVu Sans" w:cs="Calibri Light"/>
          <w:lang w:val="en-GB"/>
        </w:rPr>
        <w:t xml:space="preserve">. This is consistent with an overall small release of methane from the shelf clathrates during the </w:t>
      </w:r>
      <w:commentRangeStart w:id="4878"/>
      <w:r w:rsidRPr="001E7A27">
        <w:rPr>
          <w:rFonts w:eastAsia="DejaVu Sans" w:cs="Calibri Light"/>
          <w:lang w:val="en-GB"/>
        </w:rPr>
        <w:t>last deglacial</w:t>
      </w:r>
      <w:commentRangeEnd w:id="4878"/>
      <w:r w:rsidR="00372B42" w:rsidRPr="001E7A27">
        <w:rPr>
          <w:rStyle w:val="CommentReference"/>
          <w:lang w:val="en-GB"/>
        </w:rPr>
        <w:commentReference w:id="4878"/>
      </w:r>
      <w:ins w:id="4879" w:author="Soapbox" w:date="2021-07-21T13:33:00Z">
        <w:r w:rsidR="00372B42" w:rsidRPr="001E7A27">
          <w:rPr>
            <w:rFonts w:eastAsia="DejaVu Sans" w:cs="Calibri Light"/>
            <w:lang w:val="en-GB"/>
          </w:rPr>
          <w:t>,</w:t>
        </w:r>
      </w:ins>
      <w:r w:rsidRPr="001E7A27">
        <w:rPr>
          <w:rFonts w:eastAsia="DejaVu Sans" w:cs="Calibri Light"/>
          <w:lang w:val="en-GB"/>
        </w:rPr>
        <w:t xml:space="preserve"> despite large reorgani</w:t>
      </w:r>
      <w:ins w:id="4880" w:author="Soapbox" w:date="2021-07-16T10:08:00Z">
        <w:r w:rsidR="005D3299" w:rsidRPr="001E7A27">
          <w:rPr>
            <w:rFonts w:eastAsia="DejaVu Sans" w:cs="Calibri Light"/>
            <w:lang w:val="en-GB"/>
          </w:rPr>
          <w:t>z</w:t>
        </w:r>
      </w:ins>
      <w:del w:id="4881" w:author="Soapbox" w:date="2021-07-16T10:08:00Z">
        <w:r w:rsidR="0088355D" w:rsidRPr="001E7A27" w:rsidDel="005D3299">
          <w:rPr>
            <w:rFonts w:eastAsia="DejaVu Sans" w:cs="Calibri Light"/>
            <w:lang w:val="en-GB"/>
          </w:rPr>
          <w:delText>s</w:delText>
        </w:r>
      </w:del>
      <w:r w:rsidRPr="001E7A27">
        <w:rPr>
          <w:rFonts w:eastAsia="DejaVu Sans" w:cs="Calibri Light"/>
          <w:lang w:val="en-GB"/>
        </w:rPr>
        <w:t xml:space="preserve">ations in climate state </w:t>
      </w:r>
      <w:commentRangeStart w:id="4882"/>
      <w:commentRangeStart w:id="4883"/>
      <w:r w:rsidRPr="001E7A27">
        <w:rPr>
          <w:rFonts w:eastAsia="DejaVu Sans" w:cs="Calibri Light"/>
          <w:lang w:val="en-GB"/>
        </w:rPr>
        <w:fldChar w:fldCharType="begin" w:fldLock="1"/>
      </w:r>
      <w:r w:rsidR="00747167" w:rsidRPr="001E7A27">
        <w:rPr>
          <w:rFonts w:eastAsia="DejaVu Sans" w:cs="Calibri Light"/>
          <w:lang w:val="en-GB"/>
        </w:rPr>
        <w:instrText>ADDIN CSL_CITATION { "citationItems" : [ { "id" : "ITEM-1", "itemData" : { "DOI" : "10.1126/science.aax0504", "ISSN" : "10959203", "PMID" : "32079770", "abstract" : "Permafrost and methane hydrates are large, climate-sensitive old carbon reservoirs that have the potential to emit large quantities of methane, a potent greenhouse gas, as the Earth continues to warm. We present ice core isotopic measurements of methane (D14C, d13C, and dD) from the last deglaciation, which is a partial analog for modern warming. Our results show that methane emissions from old carbon reservoirs in response to deglacial warming were small (&lt;19 teragrams of methane per year, 95% confidence interval) and argue against similar methane emissions in response to future warming. Our results also indicate that methane emissions from biomass burning in the pre-Industrial Holocene were 22 to 56 teragrams of methane per year (95% confidence interval), which is comparable to today.", "author" : [ { "dropping-particle" : "", "family" : "Dyonisius", "given" : "M. N.", "non-dropping-particle" : "", "parse-names" : false, "suffix" : "" }, { "dropping-particle" : "V.", "family" : "Petrenko", "given" : "V.", "non-dropping-particle" : "", "parse-names" : false, "suffix" : "" }, { "dropping-particle" : "", "family" : "Smith", "given" : "A. M.", "non-dropping-particle" : "", "parse-names" : false, "suffix" : "" }, { "dropping-particle" : "", "family" : "Hua", "given" : "Q.", "non-dropping-particle" : "", "parse-names" : false, "suffix" : "" }, { "dropping-particle" : "", "family" : "Yang", "given" : "B.", "non-dropping-particle" : "", "parse-names" : false, "suffix" : "" }, { "dropping-particle" : "", "family" : "Schmitt", "given" : "J.", "non-dropping-particle" : "", "parse-names" : false, "suffix" : "" }, { "dropping-particle" : "", "family" : "Beck", "given" : "J.", "non-dropping-particle" : "", "parse-names" : false, "suffix" : "" }, { "dropping-particle" : "", "family" : "Seth", "given" : "B.", "non-dropping-particle" : "", "parse-names" : false, "suffix" : "" }, { "dropping-particle" : "", "family" : "Bock", "given" : "M.", "non-dropping-particle" : "", "parse-names" : false, "suffix" : "" }, { "dropping-particle" : "", "family" : "Hmiel", "given" : "B.", "non-dropping-particle" : "", "parse-names" : false, "suffix" : "" }, { "dropping-particle" : "", "family" : "Vimont", "given" : "I.", "non-dropping-particle" : "", "parse-names" : false, "suffix" : "" }, { "dropping-particle" : "", "family" : "Menking", "given" : "J. A.", "non-dropping-particle" : "", "parse-names" : false, "suffix" : "" }, { "dropping-particle" : "", "family" : "Shackleton", "given" : "S. A.", "non-dropping-particle" : "", "parse-names" : false, "suffix" : "" }, { "dropping-particle" : "", "family" : "Baggenstos", "given" : "D.", "non-dropping-particle" : "", "parse-names" : false, "suffix" : "" }, { "dropping-particle" : "", "family" : "Bauska", "given" : "T. K.", "non-dropping-particle" : "", "parse-names" : false, "suffix" : "" }, { "dropping-particle" : "", "family" : "Rhodes", "given" : "R. H.", "non-dropping-particle" : "", "parse-names" : false, "suffix" : "" }, { "dropping-particle" : "", "family" : "Sperlich", "given" : "P.", "non-dropping-particle" : "", "parse-names" : false, "suffix" : "" }, { "dropping-particle" : "", "family" : "Beaudette", "given" : "R.", "non-dropping-particle" : "", "parse-names" : false, "suffix" : "" }, { "dropping-particle" : "", "family" : "Harth", "given" : "C.", "non-dropping-particle" : "", "parse-names" : false, "suffix" : "" }, { "dropping-particle" : "", "family" : "Kalk", "given" : "M.", "non-dropping-particle" : "", "parse-names" : false, "suffix" : "" }, { "dropping-particle" : "", "family" : "Brook", "given" : "E. J.", "non-dropping-particle" : "", "parse-names" : false, "suffix" : "" }, { "dropping-particle" : "", "family" : "Fischer", "given" : "H.", "non-dropping-particle" : "", "parse-names" : false, "suffix" : "" }, { "dropping-particle" : "", "family" : "Severinghaus", "given" : "J. P.", "non-dropping-particle" : "", "parse-names" : false, "suffix" : "" }, { "dropping-particle" : "", "family" : "Weiss", "given" : "R. F.", "non-dropping-particle" : "", "parse-names" : false, "suffix" : "" } ], "container-title" : "Science", "id" : "ITEM-1", "issue" : "6480", "issued" : { "date-parts" : [ [ "2020" ] ] }, "page" : "907-910", "title" : "Old carbon reservoirs were not important in the deglacial methane budget", "translator" : [ { "dropping-particle" : "", "family" : "L6883", "given" : "", "non-dropping-particle" : "", "parse-names" : false, "suffix" : "" } ], "type" : "article-journal", "volume" : "367" }, "uris" : [ "http://www.mendeley.com/documents/?uuid=5ac93de4-d699-4263-a12e-06e35d238a59" ] }, { "id" : "ITEM-2", "itemData" : { "DOI" : "10.1038/nature23316", "ISSN" : "0028-0836", "author" : [ { "dropping-particle" : "V", "family" : "Petrenko", "given" : "Vasilii", "non-dropping-particle" : "", "parse-names" : false, "suffix" : "" }, { "dropping-particle" : "", "family" : "Smith", "given" : "Andrew M", "non-dropping-particle" : "", "parse-names" : false, "suffix" : "" }, { "dropping-particle" : "", "family" : "Schaefer", "given" : "Hinrich", "non-dropping-particle" : "", "parse-names" : false, "suffix" : "" }, { "dropping-particle" : "", "family" : "Riedel", "given" : "Katja", "non-dropping-particle" : "", "parse-names" : false, "suffix" : "" }, { "dropping-particle" : "", "family" : "Brook", "given" : "Edward", "non-dropping-particle" : "", "parse-names" : false, "suffix" : "" }, { "dropping-particle" : "", "family" : "Baggenstos", "given" : "Daniel", "non-dropping-particle" : "", "parse-names" : false, "suffix" : "" }, { "dropping-particle" : "", "family" : "Harth", "given" : "Christina", "non-dropping-particle" : "", "parse-names" : false, "suffix" : "" }, { "dropping-particle" : "", "family" : "Hua", "given" : "Quan", "non-dropping-particle" : "", "parse-names" : false, "suffix" : "" }, { "dropping-particle" : "", "family" : "Buizert", "given" : "Christo", "non-dropping-particle" : "", "parse-names" : false, "suffix" : "" }, { "dropping-particle" : "", "family" : "Schilt", "given" : "Adrian", "non-dropping-particle" : "", "parse-names" : false, "suffix" : "" }, { "dropping-particle" : "", "family" : "Fain", "given" : "Xavier", "non-dropping-particle" : "", "parse-names" : false, "suffix" : "" }, { "dropping-particle" : "", "family" : "Mitchell", "given" : "Logan", "non-dropping-particle" : "", "parse-names" : false, "suffix" : "" }, { "dropping-particle" : "", "family" : "Bauska", "given" : "Thomas", "non-dropping-particle" : "", "parse-names" : false, "suffix" : "" }, { "dropping-particle" : "", "family" : "Orsi", "given" : "Anais", "non-dropping-particle" : "", "parse-names" : false, "suffix" : "" }, { "dropping-particle" : "", "family" : "Weiss", "given" : "Ray F", "non-dropping-particle" : "", "parse-names" : false, "suffix" : "" }, { "dropping-particle" : "", "family" : "Severinghaus", "given" : "Jeffrey P", "non-dropping-particle" : "", "parse-names" : false, "suffix" : "" } ], "container-title" : "Nature", "id" : "ITEM-2", "issue" : "7668", "issued" : { "date-parts" : [ [ "2017", "8", "24" ] ] }, "page" : "443-446", "publisher" : "Macmillan Publishers Limited, part of Springer Nature. All rights reserved.", "title" : "Minimal geological methane emissions during the Younger Dryas\u2013Preboreal abrupt warming event", "translator" : [ { "dropping-particle" : "", "family" : "L4248", "given" : "", "non-dropping-particle" : "", "parse-names" : false, "suffix" : "" } ], "type" : "article-journal", "volume" : "548" }, "uris" : [ "http://www.mendeley.com/documents/?uuid=69df31fd-64f8-4e11-840a-c5d073cb7b18" ] } ], "mendeley" : { "formattedCitation" : "(Petrenko et al., 2017; Dyonisius et al., 2020)", "manualFormatting" : "(Bock et al., 2017; Petrenko et al., 2017; Dyonisius et al., 2020)", "plainTextFormattedCitation" : "(Petrenko et al., 2017; Dyonisius et al., 2020)", "previouslyFormattedCitation" : "(Petrenko et al., 2017; Dyonisius et al., 2020)" }, "properties" : { "noteIndex" : 0 }, "schema" : "https://github.com/citation-style-language/schema/raw/master/csl-citation.json" }</w:instrText>
      </w:r>
      <w:r w:rsidRPr="001E7A27">
        <w:rPr>
          <w:rFonts w:eastAsia="DejaVu Sans" w:cs="Calibri Light"/>
          <w:lang w:val="en-GB"/>
        </w:rPr>
        <w:fldChar w:fldCharType="separate"/>
      </w:r>
      <w:r w:rsidR="00025FA2" w:rsidRPr="001E7A27">
        <w:rPr>
          <w:rFonts w:eastAsia="DejaVu Sans" w:cs="Calibri Light"/>
          <w:noProof/>
          <w:lang w:val="en-GB"/>
        </w:rPr>
        <w:t>(Bock et al., 2017; Petrenko et al., 2017; Dyonisius et al., 2020)</w:t>
      </w:r>
      <w:r w:rsidRPr="001E7A27">
        <w:rPr>
          <w:rFonts w:eastAsia="DejaVu Sans" w:cs="Calibri Light"/>
          <w:lang w:val="en-GB"/>
        </w:rPr>
        <w:fldChar w:fldCharType="end"/>
      </w:r>
      <w:commentRangeEnd w:id="4882"/>
      <w:commentRangeEnd w:id="4883"/>
      <w:r w:rsidR="00646100" w:rsidRPr="001E7A27">
        <w:rPr>
          <w:rStyle w:val="CommentReference"/>
          <w:lang w:val="en-GB"/>
        </w:rPr>
        <w:commentReference w:id="4882"/>
      </w:r>
      <w:r w:rsidR="00025FA2" w:rsidRPr="001E7A27">
        <w:rPr>
          <w:rStyle w:val="CommentReference"/>
          <w:lang w:val="en-GB"/>
        </w:rPr>
        <w:commentReference w:id="4883"/>
      </w:r>
      <w:r w:rsidRPr="001E7A27">
        <w:rPr>
          <w:rFonts w:eastAsia="DejaVu Sans" w:cs="Calibri Light"/>
          <w:lang w:val="en-GB"/>
        </w:rPr>
        <w:t>. Th</w:t>
      </w:r>
      <w:r w:rsidRPr="001E7A27">
        <w:rPr>
          <w:rFonts w:cstheme="minorHAnsi"/>
          <w:lang w:val="en-GB"/>
        </w:rPr>
        <w:t>e long time</w:t>
      </w:r>
      <w:ins w:id="4884" w:author="Soapbox" w:date="2021-07-15T12:52:00Z">
        <w:r w:rsidR="006C248B" w:rsidRPr="001E7A27">
          <w:rPr>
            <w:rFonts w:cstheme="minorHAnsi"/>
            <w:lang w:val="en-GB"/>
          </w:rPr>
          <w:t xml:space="preserve"> </w:t>
        </w:r>
      </w:ins>
      <w:r w:rsidRPr="001E7A27">
        <w:rPr>
          <w:rFonts w:cstheme="minorHAnsi"/>
          <w:lang w:val="en-GB"/>
        </w:rPr>
        <w:t>scales associated with clathrate destabili</w:t>
      </w:r>
      <w:ins w:id="4885" w:author="Soapbox" w:date="2021-07-17T06:28:00Z">
        <w:r w:rsidR="0089224C" w:rsidRPr="001E7A27">
          <w:rPr>
            <w:rFonts w:cstheme="minorHAnsi"/>
            <w:lang w:val="en-GB"/>
          </w:rPr>
          <w:t>z</w:t>
        </w:r>
      </w:ins>
      <w:del w:id="4886" w:author="Soapbox" w:date="2021-07-17T06:28:00Z">
        <w:r w:rsidRPr="001E7A27" w:rsidDel="0089224C">
          <w:rPr>
            <w:rFonts w:cstheme="minorHAnsi"/>
            <w:lang w:val="en-GB"/>
          </w:rPr>
          <w:delText>s</w:delText>
        </w:r>
      </w:del>
      <w:r w:rsidRPr="001E7A27">
        <w:rPr>
          <w:rFonts w:cstheme="minorHAnsi"/>
          <w:lang w:val="en-GB"/>
        </w:rPr>
        <w:t xml:space="preserve">ation makes it </w:t>
      </w:r>
      <w:r w:rsidRPr="001E7A27">
        <w:rPr>
          <w:rFonts w:cstheme="minorHAnsi"/>
          <w:i/>
          <w:lang w:val="en-GB"/>
        </w:rPr>
        <w:t>unlikely</w:t>
      </w:r>
      <w:r w:rsidRPr="001E7A27">
        <w:rPr>
          <w:rFonts w:cstheme="minorHAnsi"/>
          <w:lang w:val="en-GB"/>
        </w:rPr>
        <w:t xml:space="preserve"> that CH</w:t>
      </w:r>
      <w:r w:rsidRPr="001E7A27">
        <w:rPr>
          <w:rFonts w:cstheme="minorHAnsi"/>
          <w:vertAlign w:val="subscript"/>
          <w:lang w:val="en-GB"/>
        </w:rPr>
        <w:t>4</w:t>
      </w:r>
      <w:r w:rsidRPr="001E7A27">
        <w:rPr>
          <w:rFonts w:cstheme="minorHAnsi"/>
          <w:lang w:val="en-GB"/>
        </w:rPr>
        <w:t xml:space="preserve"> release from the ocean to the atmosphere will deviate markedly from the present-day value through the 2</w:t>
      </w:r>
      <w:r w:rsidR="00637D35" w:rsidRPr="001E7A27">
        <w:rPr>
          <w:rFonts w:cstheme="minorHAnsi"/>
          <w:lang w:val="en-GB"/>
        </w:rPr>
        <w:t>1</w:t>
      </w:r>
      <w:r w:rsidR="00637D35" w:rsidRPr="001E7A27">
        <w:rPr>
          <w:rFonts w:cstheme="minorHAnsi"/>
          <w:vertAlign w:val="superscript"/>
          <w:lang w:val="en-GB"/>
          <w:rPrChange w:id="4887" w:author="Ian Blenkinsop" w:date="2021-07-28T18:52:00Z">
            <w:rPr>
              <w:rFonts w:cstheme="minorHAnsi"/>
              <w:lang w:val="en-GB"/>
            </w:rPr>
          </w:rPrChange>
        </w:rPr>
        <w:t>st</w:t>
      </w:r>
      <w:r w:rsidRPr="001E7A27">
        <w:rPr>
          <w:rFonts w:cstheme="minorHAnsi"/>
          <w:lang w:val="en-GB"/>
        </w:rPr>
        <w:t xml:space="preserve"> century</w:t>
      </w:r>
      <w:r w:rsidRPr="001E7A27">
        <w:rPr>
          <w:rFonts w:cs="Times New Roman"/>
          <w:lang w:val="en-GB"/>
        </w:rPr>
        <w:t xml:space="preserve"> </w:t>
      </w:r>
      <w:r w:rsidRPr="001E7A27">
        <w:rPr>
          <w:rFonts w:cs="Times New Roman"/>
          <w:lang w:val="en-GB"/>
        </w:rPr>
        <w:fldChar w:fldCharType="begin" w:fldLock="1"/>
      </w:r>
      <w:r w:rsidR="00747167" w:rsidRPr="001E7A27">
        <w:rPr>
          <w:rFonts w:cs="Times New Roman"/>
          <w:lang w:val="en-GB"/>
        </w:rPr>
        <w:instrText>ADDIN CSL_CITATION { "citationItems" : [ { "id" : "ITEM-1", "itemData" : { "DOI" : "10.1016/j.epsl.2013.02.017", "ISSN" : "0012821X", "abstract" : "The global submarine inventory of methane hydrate is thought to be considerable. The stability of marine hydrates is sensitive to changes in temperature and pressure and once destabilised, hydrates release methane into sediments and ocean and potentially into the atmosphere, creating a positive feedback with climate change. Here we present results from a multi-model study investigating how the methane hydrate inventory dynamically responds to different scenarios of future climate and sea level change. The results indicate that a warming-induced reduction is dominant even when assuming rather extreme rates of sea level rise (up to 20 mm yr\u22121) under moderate warming scenarios (RCP 4.5). Over the next century modelled hydrate dissociation is focussed in the top of Arctic and Subarctic sediments beneath water depth. Predicted dissociation rates are particularly sensitive to the modelled vertical hydrate distribution within sediments. Under the worst case business-as-usual scenario (RCP 8.5), upper estimates of resulting global sea-floor methane fluxes could exceed estimates of natural global fluxes by 2100 , although subsequent oxidation in the water column could reduce peak atmospheric release rates to 0.75\u20131.4 Tg CH4 yr\u22121.", "author" : [ { "dropping-particle" : "", "family" : "Hunter", "given" : "S.J.", "non-dropping-particle" : "", "parse-names" : false, "suffix" : "" }, { "dropping-particle" : "", "family" : "Goldobin", "given" : "D.S.", "non-dropping-particle" : "", "parse-names" : false, "suffix" : "" }, { "dropping-particle" : "", "family" : "Haywood", "given" : "A.M.", "non-dropping-particle" : "", "parse-names" : false, "suffix" : "" }, { "dropping-particle" : "", "family" : "Ridgwell", "given" : "A", "non-dropping-particle" : "", "parse-names" : false, "suffix" : "" }, { "dropping-particle" : "", "family" : "Rees", "given" : "J.G.", "non-dropping-particle" : "", "parse-names" : false, "suffix" : "" } ], "container-title" : "Earth and Planetary Science Letters", "id" : "ITEM-1", "issued" : { "date-parts" : [ [ "2013", "4" ] ] }, "page" : "105-115", "title" : "Sensitivity of the global submarine hydrate inventory to scenarios of future climate change", "translator" : [ { "dropping-particle" : "", "family" : "L3903", "given" : "", "non-dropping-particle" : "", "parse-names" : false, "suffix" : "" } ], "type" : "article-journal", "volume" : "367" }, "uris" : [ "http://www.mendeley.com/documents/?uuid=df72870e-018a-4992-82c3-a0c1090a1131" ] } ], "mendeley" : { "formattedCitation" : "(Hunter et al., 2013)", "plainTextFormattedCitation" : "(Hunter et al., 2013)", "previouslyFormattedCitation" : "(Hunter et al., 2013)" }, "properties" : { "noteIndex" : 0 }, "schema" : "https://github.com/citation-style-language/schema/raw/master/csl-citation.json" }</w:instrText>
      </w:r>
      <w:r w:rsidRPr="001E7A27">
        <w:rPr>
          <w:rFonts w:cs="Times New Roman"/>
          <w:lang w:val="en-GB"/>
        </w:rPr>
        <w:fldChar w:fldCharType="separate"/>
      </w:r>
      <w:r w:rsidR="00025FA2" w:rsidRPr="001E7A27">
        <w:rPr>
          <w:rFonts w:cs="Times New Roman"/>
          <w:noProof/>
          <w:lang w:val="en-GB"/>
        </w:rPr>
        <w:t>(Hunter et al., 2013)</w:t>
      </w:r>
      <w:r w:rsidRPr="001E7A27">
        <w:rPr>
          <w:rFonts w:cs="Times New Roman"/>
          <w:lang w:val="en-GB"/>
        </w:rPr>
        <w:fldChar w:fldCharType="end"/>
      </w:r>
      <w:r w:rsidRPr="001E7A27">
        <w:rPr>
          <w:rFonts w:cs="Times New Roman"/>
          <w:lang w:val="en-GB"/>
        </w:rPr>
        <w:t>, corresponding to no more than additional 20 ppb of atmospheric methane (i.e.</w:t>
      </w:r>
      <w:ins w:id="4888" w:author="Ian Blenkinsop" w:date="2021-07-28T14:43:00Z">
        <w:r w:rsidR="00A97338" w:rsidRPr="001E7A27">
          <w:rPr>
            <w:rFonts w:cs="Times New Roman"/>
            <w:lang w:val="en-GB"/>
          </w:rPr>
          <w:t>,</w:t>
        </w:r>
      </w:ins>
      <w:r w:rsidRPr="001E7A27">
        <w:rPr>
          <w:rFonts w:cs="Times New Roman"/>
          <w:lang w:val="en-GB"/>
        </w:rPr>
        <w:t xml:space="preserve"> &lt;0.2 ppb yr</w:t>
      </w:r>
      <w:del w:id="4889" w:author="Ian Blenkinsop" w:date="2021-07-28T16:20:00Z">
        <w:r w:rsidRPr="001E7A27" w:rsidDel="006C2F7B">
          <w:rPr>
            <w:rFonts w:cs="Times New Roman"/>
            <w:vertAlign w:val="superscript"/>
            <w:lang w:val="en-GB"/>
          </w:rPr>
          <w:delText>-</w:delText>
        </w:r>
      </w:del>
      <w:ins w:id="4890" w:author="Ian Blenkinsop" w:date="2021-07-28T16:20:00Z">
        <w:r w:rsidR="006C2F7B" w:rsidRPr="001E7A27">
          <w:rPr>
            <w:rFonts w:cs="Times New Roman"/>
            <w:vertAlign w:val="superscript"/>
            <w:lang w:val="en-GB"/>
          </w:rPr>
          <w:t>–</w:t>
        </w:r>
      </w:ins>
      <w:r w:rsidRPr="001E7A27">
        <w:rPr>
          <w:rFonts w:cs="Times New Roman"/>
          <w:vertAlign w:val="superscript"/>
          <w:lang w:val="en-GB"/>
        </w:rPr>
        <w:t>1</w:t>
      </w:r>
      <w:r w:rsidRPr="001E7A27">
        <w:rPr>
          <w:rFonts w:cs="Times New Roman"/>
          <w:lang w:val="en-GB"/>
        </w:rPr>
        <w:t xml:space="preserve">). </w:t>
      </w:r>
      <w:r w:rsidRPr="001E7A27">
        <w:rPr>
          <w:lang w:val="en-GB"/>
        </w:rPr>
        <w:t>Another possible source of CH</w:t>
      </w:r>
      <w:r w:rsidRPr="001E7A27">
        <w:rPr>
          <w:rFonts w:eastAsia="DejaVu Sans"/>
          <w:vertAlign w:val="subscript"/>
          <w:lang w:val="en-GB"/>
        </w:rPr>
        <w:t>4</w:t>
      </w:r>
      <w:r w:rsidRPr="001E7A27">
        <w:rPr>
          <w:lang w:val="en-GB"/>
        </w:rPr>
        <w:t xml:space="preserve"> </w:t>
      </w:r>
      <w:del w:id="4891" w:author="Soapbox" w:date="2021-07-21T13:34:00Z">
        <w:r w:rsidRPr="001E7A27" w:rsidDel="0095243B">
          <w:rPr>
            <w:lang w:val="en-GB"/>
          </w:rPr>
          <w:delText xml:space="preserve">are </w:delText>
        </w:r>
      </w:del>
      <w:ins w:id="4892" w:author="Soapbox" w:date="2021-07-21T13:34:00Z">
        <w:r w:rsidR="0095243B" w:rsidRPr="001E7A27">
          <w:rPr>
            <w:lang w:val="en-GB"/>
          </w:rPr>
          <w:t xml:space="preserve">is </w:t>
        </w:r>
      </w:ins>
      <w:r w:rsidRPr="001E7A27">
        <w:rPr>
          <w:lang w:val="en-GB"/>
        </w:rPr>
        <w:t xml:space="preserve">gas clathrates in deeper terrestrial permafrost and below it </w:t>
      </w:r>
      <w:r w:rsidRPr="001E7A27">
        <w:rPr>
          <w:lang w:val="en-GB"/>
        </w:rPr>
        <w:fldChar w:fldCharType="begin" w:fldLock="1"/>
      </w:r>
      <w:r w:rsidR="00747167" w:rsidRPr="001E7A27">
        <w:rPr>
          <w:lang w:val="en-GB"/>
        </w:rPr>
        <w:instrText>ADDIN CSL_CITATION { "citationItems" : [ { "id" : "ITEM-1", "itemData" : { "DOI" : "10.1038/s41598-018-31858-9", "ISSN" : "2045-2322", "abstract" : "Geological activity on icy planets and planetoids includes cryovolcanism. Until recently, most research on terrestrial permafrost has been engineering-oriented, and many related phenomena have received too little attention. Although fast processes in the Earth\u2019s cryosphere were known before, they have never been attributed to cryovolcanism. The discovery of a couple of tens of meters wide crater in the Yamal Peninsula aroused numerous hypotheses of its origin, including a meteorite impact or migration of deep gas as a result of global warming. However, the origin of the Yamal crater can be explained in terms of cryospheric processes. Thus, the Yamal crater appears to result from collapse of a large pingo, which formed within a thaw lake when it shoaled and dried out allowing a large talik (that is layer or body of unfrozen ground in a permafrost area) below it to freeze back. The pingo collapsed under cryogenic hydrostatic pressure built up in the closed system of the freezing talik. This happened before the freezing completed, when a core of wet ground remained unfrozen and stored a huge amount of carbon dioxide dissolved in pore water. This eventually reached gas-phase saturation, and the resulting overpressure came to exceed the lithospheric confining stress and the strength of the overlying ice. As the pingo exploded, the demarcation of the crater followed the cylindrical shape of the remnant talik core.", "author" : [ { "dropping-particle" : "", "family" : "Buldovicz", "given" : "Sergey N", "non-dropping-particle" : "", "parse-names" : false, "suffix" : "" }, { "dropping-particle" : "", "family" : "Khilimonyuk", "given" : "Vanda Z", "non-dropping-particle" : "", "parse-names" : false, "suffix" : "" }, { "dropping-particle" : "", "family" : "Bychkov", "given" : "Andrey Y", "non-dropping-particle" : "", "parse-names" : false, "suffix" : "" }, { "dropping-particle" : "", "family" : "Ospennikov", "given" : "Evgeny N", "non-dropping-particle" : "", "parse-names" : false, "suffix" : "" }, { "dropping-particle" : "", "family" : "Vorobyev", "given" : "Sergey A", "non-dropping-particle" : "", "parse-names" : false, "suffix" : "" }, { "dropping-particle" : "", "family" : "Gunar", "given" : "Aleksey Y", "non-dropping-particle" : "", "parse-names" : false, "suffix" : "" }, { "dropping-particle" : "", "family" : "Gorshkov", "given" : "Evgeny I", "non-dropping-particle" : "", "parse-names" : false, "suffix" : "" }, { "dropping-particle" : "", "family" : "Chuvilin", "given" : "Evgeny M", "non-dropping-particle" : "", "parse-names" : false, "suffix" : "" }, { "dropping-particle" : "", "family" : "Cherbunina", "given" : "Maria Y", "non-dropping-particle" : "", "parse-names" : false, "suffix" : "" }, { "dropping-particle" : "", "family" : "Kotov", "given" : "Pavel I", "non-dropping-particle" : "", "parse-names" : false, "suffix" : "" }, { "dropping-particle" : "V", "family" : "Lubnina", "given" : "Natalia", "non-dropping-particle" : "", "parse-names" : false, "suffix" : "" }, { "dropping-particle" : "", "family" : "Motenko", "given" : "Rimma G", "non-dropping-particle" : "", "parse-names" : false, "suffix" : "" }, { "dropping-particle" : "", "family" : "Amanzhurov", "given" : "Ruslan M", "non-dropping-particle" : "", "parse-names" : false, "suffix" : "" } ], "container-title" : "Scientific Reports", "id" : "ITEM-1", "issue" : "1", "issued" : { "date-parts" : [ [ "2018" ] ] }, "page" : "13534", "title" : "Cryovolcanism on the Earth: prigin of a spectacular crater in the Yamal peninsula (Russia)", "translator" : [ { "dropping-particle" : "", "family" : "L6593", "given" : "", "non-dropping-particle" : "", "parse-names" : false, "suffix" : "" } ], "type" : "article-journal", "volume" : "8" }, "uris" : [ "http://www.mendeley.com/documents/?uuid=f558e8b1-7005-451e-85c9-b5c0358f9797" ] }, { "id" : "ITEM-2", "itemData" : { "DOI" : "10.3390/geosciences8120431", "ISSN" : "2076-3263", "abstract" : "Gases releasing from shallow permafrost above 150 m may contain methane produced by the dissociation of pore metastable gas hydrates, which can exist in permafrost due to self-preservation. In this study, special experiments were conducted to study the self-preservation kinetics. For this, sandy samples from gas-bearing permafrost horizons in West Siberia were first saturated with methane hydrate and frozen and then exposed to gas pressure drop below the triple-phase equilibrium in the \u201cgas\u2013gas hydrate\u2013ice\u201d system. The experimental results showed that methane hydrate could survive for a long time in frozen soils at temperatures of \u22125 to \u22127 \u00b0C at below-equilibrium pressures, thus evidencing the self-preservation effect. The self-preservation of gas hydrates in permafrost depends on its temperature, salinity, ice content, and gas pressure. Prolonged preservation of metastable relict hydrates is possible in ice-rich sandy permafrost at \u22124 to \u22125 \u00b0C or colder, with a salinity of &lt;0.1% at depths below 20\u201330 m.", "author" : [ { "dropping-particle" : "", "family" : "Chuvilin", "given" : "Evgeny", "non-dropping-particle" : "", "parse-names" : false, "suffix" : "" }, { "dropping-particle" : "", "family" : "Bukhanov", "given" : "Boris", "non-dropping-particle" : "", "parse-names" : false, "suffix" : "" }, { "dropping-particle" : "", "family" : "Davletshina", "given" : "Dinara", "non-dropping-particle" : "", "parse-names" : false, "suffix" : "" }, { "dropping-particle" : "", "family" : "Grebenkin", "given" : "Sergey", "non-dropping-particle" : "", "parse-names" : false, "suffix" : "" }, { "dropping-particle" : "", "family" : "Istomin", "given" : "Vladimir", "non-dropping-particle" : "", "parse-names" : false, "suffix" : "" } ], "container-title" : "Geosciences", "id" : "ITEM-2", "issue" : "12", "issued" : { "date-parts" : [ [ "2018", "11", "23" ] ] }, "page" : "431", "title" : "Dissociation and self-preservation of gas hydrates in permafrost", "translator" : [ { "dropping-particle" : "", "family" : "L6590", "given" : "", "non-dropping-particle" : "", "parse-names" : false, "suffix" : "" } ], "type" : "article-journal", "volume" : "8" }, "uris" : [ "http://www.mendeley.com/documents/?uuid=d2b7f53b-4363-4352-8870-3f7bade07bd3" ] } ], "mendeley" : { "formattedCitation" : "(Buldovicz et al., 2018; Chuvilin et al., 2018)", "plainTextFormattedCitation" : "(Buldovicz et al., 2018; Chuvilin et al., 2018)", "previouslyFormattedCitation" : "(Buldovicz et al., 2018; Chuvilin et al., 2018)" }, "properties" : { "noteIndex" : 0 }, "schema" : "https://github.com/citation-style-language/schema/raw/master/csl-citation.json" }</w:instrText>
      </w:r>
      <w:r w:rsidRPr="001E7A27">
        <w:rPr>
          <w:lang w:val="en-GB"/>
        </w:rPr>
        <w:fldChar w:fldCharType="separate"/>
      </w:r>
      <w:r w:rsidR="00025FA2" w:rsidRPr="001E7A27">
        <w:rPr>
          <w:noProof/>
          <w:lang w:val="en-GB"/>
        </w:rPr>
        <w:t>(Buldovicz et al., 2018; Chuvilin et al., 2018)</w:t>
      </w:r>
      <w:r w:rsidRPr="001E7A27">
        <w:rPr>
          <w:lang w:val="en-GB"/>
        </w:rPr>
        <w:fldChar w:fldCharType="end"/>
      </w:r>
      <w:r w:rsidRPr="001E7A27">
        <w:rPr>
          <w:lang w:val="en-GB"/>
        </w:rPr>
        <w:t xml:space="preserve">, which may have caused recent craters in the north of  Russia </w:t>
      </w:r>
      <w:r w:rsidRPr="001E7A27">
        <w:rPr>
          <w:lang w:val="en-GB"/>
        </w:rPr>
        <w:fldChar w:fldCharType="begin" w:fldLock="1"/>
      </w:r>
      <w:r w:rsidR="00747167" w:rsidRPr="001E7A27">
        <w:rPr>
          <w:lang w:val="en-GB"/>
        </w:rPr>
        <w:instrText>ADDIN CSL_CITATION { "citationItems" : [ { "id" : "ITEM-1", "itemData" : { "DOI" : "10.3390/rs9101023", "ISSN" : "2072-4292", "abstract" : "Gas Emission Craters (GEC) represent a new phenomenon in permafrost regions discovered in the north of West Siberia. In this study we use very-high-resolution Worldview satellite stereopairs and Resurs-P images to reveal and measure the geomorphic features that preceded and followed GEC formation on the Yamal and Gydan peninsulas. Analysis of DEMs allowed us to: (1) distinguish different terrain positions of the GEC, at the foot of a gentle slope (Yamal), and on an upper edge of a terrace slope; (2) notice that the formation of both Yamal and Gydan GECs were preceded by mound development; (3) measure a funnel-shaped upper part and a cylindrical lower part for each crater; (4) and measure the expansion and plan form modification of GECs. Although the general characteristics of both craters are similar, there are differences when comparing both key sites in detail. The height of the mound and diameter of the resulting GEC in Yamal exceeds that in Gydan; GEC-1 was surrounded by a well-developed parapet, while AntGEC did not show any considerable accumulative body. Thus, using very-high-resolution remote sensing data allowed us to discriminate geomorphic features and relief positions characteristic for GEC formation. GECs are a potential threat to commercial facilities in permafrost and indigenous settlements, especially because at present there is no statistically significant number of study objects to identify the local environmental conditions in which the formation of new GEC is possible.", "author" : [ { "dropping-particle" : "", "family" : "Kizyakov", "given" : "Alexander", "non-dropping-particle" : "", "parse-names" : false, "suffix" : "" }, { "dropping-particle" : "", "family" : "Zimin", "given" : "Mikhail", "non-dropping-particle" : "", "parse-names" : false, "suffix" : "" }, { "dropping-particle" : "", "family" : "Sonyushkin", "given" : "Anton", "non-dropping-particle" : "", "parse-names" : false, "suffix" : "" }, { "dropping-particle" : "", "family" : "Dvornikov", "given" : "Yury", "non-dropping-particle" : "", "parse-names" : false, "suffix" : "" }, { "dropping-particle" : "", "family" : "Khomutov", "given" : "Artem", "non-dropping-particle" : "", "parse-names" : false, "suffix" : "" }, { "dropping-particle" : "", "family" : "Leibman", "given" : "Marina", "non-dropping-particle" : "", "parse-names" : false, "suffix" : "" } ], "container-title" : "Remote Sensing", "id" : "ITEM-1", "issue" : "10", "issued" : { "date-parts" : [ [ "2017", "10", "4" ] ] }, "note" : "added by A.Eliseev 25.01.2019", "page" : "1023", "title" : "Comparison of gas emission crater geomorphodynamics on Yamal and Gydan Peninsulas (Russia), based on repeat very-high-resolution stereopairs", "translator" : [ { "dropping-particle" : "", "family" : "L4722", "given" : "", "non-dropping-particle" : "", "parse-names" : false, "suffix" : "" } ], "type" : "article-journal", "volume" : "9" }, "uris" : [ "http://www.mendeley.com/documents/?uuid=7139e997-32e7-4cac-b05d-fe776dd7aed7" ] }, { "id" : "ITEM-2", "itemData" : { "DOI" : "10.3390/rs10050677", "ISSN" : "2072-4292", "abstract" : "Formation of gas emission craters (GEC) is a new process in the permafrost zone, leading to considerable terrain changes. Yet their role in changing the relief is local, incomparable in the volume of the removed deposits to other destructive cryogenic processes. However, the relief-forming role of GECs is not limited to the appearance of the crater itself, but also results in positive and negative microforms as well. Negative microforms are rounded hollows, surrounded by piles of ejected or extruded deposits. Hypotheses related to the origin of these forms are put forward and supported by an analysis of multi-temporal satellite images, field observations and photographs of GECs. Remote sensing data specifically was used for interpretation of landform origin, measuring distances and density of material scattering, identifying scattered material through analysis of repeated imagery. Remote-sensing and field data reliably substantiate an impact nature of the hollows around GECs. It is found that scattering of frozen blocks at a distance of up to 293 m from a GEC is capable of creating an impact hollow. These data indicate the influence of GEC on the relief through the formation of a microrelief within a radius of 15&amp;ndash;20 times the radius of the crater itself. Our study aims at the prediction of risk zones.", "author" : [ { "dropping-particle" : "", "family" : "Kizyakov", "given" : "Alexander", "non-dropping-particle" : "", "parse-names" : false, "suffix" : "" }, { "dropping-particle" : "", "family" : "Khomutov", "given" : "Artem", "non-dropping-particle" : "", "parse-names" : false, "suffix" : "" }, { "dropping-particle" : "", "family" : "Zimin", "given" : "Mikhail", "non-dropping-particle" : "", "parse-names" : false, "suffix" : "" }, { "dropping-particle" : "", "family" : "Khairullin", "given" : "Rustam", "non-dropping-particle" : "", "parse-names" : false, "suffix" : "" }, { "dropping-particle" : "", "family" : "Babkina", "given" : "Elena", "non-dropping-particle" : "", "parse-names" : false, "suffix" : "" }, { "dropping-particle" : "", "family" : "Dvornikov", "given" : "Yury", "non-dropping-particle" : "", "parse-names" : false, "suffix" : "" }, { "dropping-particle" : "", "family" : "Leibman", "given" : "Marina", "non-dropping-particle" : "", "parse-names" : false, "suffix" : "" } ], "container-title" : "Remote Sensing", "id" : "ITEM-2", "issue" : "5", "issued" : { "date-parts" : [ [ "2018", "4", "26" ] ] }, "note" : "added by A.Eliseev 25.01.2019", "page" : "677", "title" : "Microrelief associated with gas emission craters: remote-sensing and field-based study", "translator" : [ { "dropping-particle" : "", "family" : "L4716", "given" : "", "non-dropping-particle" : "", "parse-names" : false, "suffix" : "" } ], "type" : "article-journal", "volume" : "10" }, "uris" : [ "http://www.mendeley.com/documents/?uuid=e7c9cc11-6c33-4a1d-9ff5-8518b90e8411" ] }, { "id" : "ITEM-3", "itemData" : { "DOI" : "10.1134/S1028334X1606009X", "ISSN" : "1028-334X", "abstract" : "This paper considers the impact of current climatic change on the permafrost strength and stability of relic gas hydrates in the Yamal Peninsula based on the results of permafrost thermal regime simulations and model estimates of climate change within last 100 ka.", "author" : [ { "dropping-particle" : "", "family" : "Arzhanov", "given" : "M M", "non-dropping-particle" : "", "parse-names" : false, "suffix" : "" }, { "dropping-particle" : "", "family" : "Mokhov", "given" : "I I", "non-dropping-particle" : "", "parse-names" : false, "suffix" : "" }, { "dropping-particle" : "", "family" : "Denisov", "given" : "S N", "non-dropping-particle" : "", "parse-names" : false, "suffix" : "" } ], "container-title" : "Doklady Earth Sciences", "id" : "ITEM-3", "issue" : "2", "issued" : { "date-parts" : [ [ "2016", "6", "14" ] ] }, "note" : "added by A.Eliseev 25.01.2019", "page" : "616-618", "title" : "Impact of regional climatic change on the stability of relic gas hydrates", "translator" : [ { "dropping-particle" : "", "family" : "L4717", "given" : "", "non-dropping-particle" : "", "parse-names" : false, "suffix" : "" } ], "type" : "article-journal", "volume" : "468" }, "uris" : [ "http://www.mendeley.com/documents/?uuid=f9ff7b35-8f89-4fc4-be1e-abed989b2e32" ] }, { "id" : "ITEM-4", "itemData" : { "DOI" : "10.1134/S1028334X17100026", "ISSN" : "1028-334X", "abstract" : "Modelling of the thermal regime of permafrost soils has made it possible to estimate the stability of methane hydrates in the continental permafrost in the Northern Eurasian and North American regions with the risk of gas emissions into the atmosphere as a result of possible dissociation of gas hydrates in the Holocene Optimum and under contemporary climatic conditions [1, 2].", "author" : [ { "dropping-particle" : "", "family" : "Arzhanov", "given" : "M M", "non-dropping-particle" : "", "parse-names" : false, "suffix" : "" }, { "dropping-particle" : "", "family" : "Mokhov", "given" : "I I", "non-dropping-particle" : "", "parse-names" : false, "suffix" : "" } ], "container-title" : "Doklady Earth Sciences", "id" : "ITEM-4", "issue" : "2", "issued" : { "date-parts" : [ [ "2017", "10", "4" ] ] }, "note" : "added by A.Eliseev 25.01.2019", "page" : "1163-1167", "title" : "Stability of continental relic methane hydrates for the holocene climatic optimum and for contemporary conditions", "translator" : [ { "dropping-particle" : "", "family" : "L4733", "given" : "", "non-dropping-particle" : "", "parse-names" : false, "suffix" : "" } ], "type" : "article-journal", "volume" : "476" }, "uris" : [ "http://www.mendeley.com/documents/?uuid=89649291-4436-4617-8a8a-331c49d94b72" ] }, { "id" : "ITEM-5", "itemData" : { "DOI" : "10.1002/ppp.2074", "abstract" : "Abstract In recent years, new geophysical phenomena have been observed in the high-latitude regions of continental permafrost. Since 2014 new craters 10\u201320 m in diameter have been found within the Yamal Peninsula and neighboring regions. They are associated with the emissions of gases, which could have been formed during dissociation of relict gas hydrate deposits due to increases in soil temperature. This paper presents the results of numerical modeling of the thermal regime of permafrost in the north of Western Siberia with the assessment of methane hydrate stability zone under climate changes over the past 130,000 years. According to the results obtained, the upper boundary of the methane hydrate stability zone in Yamal could have reached the surface within the periods of glacial maxima (about 90,000 and 60,000 years ago). We show that at present in Yamal permafrost above the modern boundary of the stability zone, relic methane hydrates are likely to exist at depths of up to 100\u2013150 m, they could have \u201csurvives\u201d warming during the Holocene optimum about 6,000 years ago and remain in permafrost rocks under negative temperatures even under transgression and increased geothermal flux conditions.", "author" : [ { "dropping-particle" : "", "family" : "Arzhanov", "given" : "Maxim M", "non-dropping-particle" : "", "parse-names" : false, "suffix" : "" }, { "dropping-particle" : "V", "family" : "Malakhova", "given" : "Valentina", "non-dropping-particle" : "", "parse-names" : false, "suffix" : "" }, { "dropping-particle" : "", "family" : "Mokhov", "given" : "Igor I", "non-dropping-particle" : "", "parse-names" : false, "suffix" : "" } ], "container-title" : "Permafrost and Periglacial Processes", "id" : "ITEM-5", "issue" : "4", "issued" : { "date-parts" : [ [ "2020" ] ] }, "page" : "487-496", "title" : "Modeling thermal regime and evolution of the methane hydrate stability zone of the Yamal peninsula permafrost", "translator" : [ { "dropping-particle" : "", "family" : "L3353", "given" : "", "non-dropping-particle" : "", "parse-names" : false, "suffix" : "" } ], "type" : "article-journal", "volume" : "31" }, "uris" : [ "http://www.mendeley.com/documents/?uuid=01afefe2-2631-4f82-840a-314d88fedba1" ] } ], "mendeley" : { "formattedCitation" : "(Arzhanov et al., 2016, 2020; Arzhanov and Mokhov, 2017; Kizyakov et al., 2017, 2018)", "plainTextFormattedCitation" : "(Arzhanov et al., 2016, 2020; Arzhanov and Mokhov, 2017; Kizyakov et al., 2017, 2018)", "previouslyFormattedCitation" : "(Arzhanov et al., 2016, 2020; Arzhanov and Mokhov, 2017; Kizyakov et al., 2017, 2018)" }, "properties" : { "noteIndex" : 0 }, "schema" : "https://github.com/citation-style-language/schema/raw/master/csl-citation.json" }</w:instrText>
      </w:r>
      <w:r w:rsidRPr="001E7A27">
        <w:rPr>
          <w:lang w:val="en-GB"/>
        </w:rPr>
        <w:fldChar w:fldCharType="separate"/>
      </w:r>
      <w:r w:rsidR="00025FA2" w:rsidRPr="001E7A27">
        <w:rPr>
          <w:noProof/>
          <w:lang w:val="en-GB"/>
        </w:rPr>
        <w:t>(Arzhanov et al., 2016, 2020; Arzhanov and Mokhov, 2017; Kizyakov et al., 2017, 2018)</w:t>
      </w:r>
      <w:r w:rsidRPr="001E7A27">
        <w:rPr>
          <w:lang w:val="en-GB"/>
        </w:rPr>
        <w:fldChar w:fldCharType="end"/>
      </w:r>
      <w:r w:rsidRPr="001E7A27">
        <w:rPr>
          <w:lang w:val="en-GB"/>
        </w:rPr>
        <w:t xml:space="preserve">. Land clathrates are formed at depths </w:t>
      </w:r>
      <w:ins w:id="4893" w:author="Tom Maycock" w:date="2021-09-09T16:16:00Z">
        <w:r w:rsidR="003C4356">
          <w:rPr>
            <w:lang w:val="en-GB"/>
          </w:rPr>
          <w:t xml:space="preserve">great than </w:t>
        </w:r>
      </w:ins>
      <w:commentRangeStart w:id="4894"/>
      <w:commentRangeStart w:id="4895"/>
      <w:del w:id="4896" w:author="Tom Maycock" w:date="2021-09-09T16:16:00Z">
        <w:r w:rsidRPr="001E7A27" w:rsidDel="003C4356">
          <w:rPr>
            <w:lang w:val="en-GB"/>
          </w:rPr>
          <w:delText>&gt;</w:delText>
        </w:r>
      </w:del>
      <w:r w:rsidRPr="001E7A27">
        <w:rPr>
          <w:lang w:val="en-GB"/>
        </w:rPr>
        <w:t xml:space="preserve">200 m </w:t>
      </w:r>
      <w:commentRangeEnd w:id="4894"/>
      <w:r w:rsidR="0095243B" w:rsidRPr="001E7A27">
        <w:rPr>
          <w:rStyle w:val="CommentReference"/>
          <w:lang w:val="en-GB"/>
        </w:rPr>
        <w:commentReference w:id="4894"/>
      </w:r>
      <w:commentRangeEnd w:id="4895"/>
      <w:r w:rsidR="003C4356">
        <w:rPr>
          <w:rStyle w:val="CommentReference"/>
          <w:lang w:val="en-GB"/>
        </w:rPr>
        <w:commentReference w:id="4895"/>
      </w:r>
      <w:r w:rsidRPr="001E7A27">
        <w:rPr>
          <w:lang w:val="en-GB"/>
        </w:rPr>
        <w:fldChar w:fldCharType="begin" w:fldLock="1"/>
      </w:r>
      <w:r w:rsidR="00747167" w:rsidRPr="001E7A27">
        <w:rPr>
          <w:lang w:val="en-GB"/>
        </w:rPr>
        <w:instrText>ADDIN CSL_CITATION { "citationItems" : [ { "id" : "ITEM-1", "itemData" : { "DOI" : "10.1002/2016RG000534", "ISBN" : "8755-1209", "ISSN" : "87551209", "abstract" : "Gas hydrate, a frozen, naturally-occurring and highly-concentrated form of methane, sequesters significant carbon in the global system and is stable only over a range of low-temperature and moderate-pressure conditions. Gas hydrate is widespread in the sediments of marine continental margins and permafrost areas, locations where ocean and atmospheric warming may perturb the hydrate stability field and lead to release of the sequestered methane into the overlying sediments and soils. Methane and methane-derived carbon that escape from sediments and soils and reach the atmosphere could exacerbate greenhouse warming. The synergy between warming climate and gas hydrate dissociation feeds a popular perception that global warming could drive catastrophic methane releases from the contemporary gas hydrate reservoir. Appropriate evaluation of the two sides of the climate-methane hydrate synergy requires assessing direct and indirect observational data related to gas hydrate dissociation phenomena and numerical models that track the interaction of gas hydrates/methane with the ocean and/or atmosphere. Methane hydrate is likely undergoing dissociation now on global upper continental slopes and on continental shelves that ring the Arctic Ocean. Many factors--the depth of the gas hydrates in sediments, strong sediment and water column sinks, and the inability of bubbles emitted at the seafloor to deliver methane to the sea-air interface in most cases--mitigate the impact of gas hydrate dissociation on atmospheric greenhouse gas concentrations though. There is no conclusive proof that hydrate-derived methane is reaching the atmosphere now, but more observational data and improved numerical models will better characterize the climate-hydrate synergy in the future.", "author" : [ { "dropping-particle" : "", "family" : "Ruppel", "given" : "Carolyn D.", "non-dropping-particle" : "", "parse-names" : false, "suffix" : "" }, { "dropping-particle" : "", "family" : "Kessler", "given" : "John D.", "non-dropping-particle" : "", "parse-names" : false, "suffix" : "" } ], "container-title" : "Reviews of Geophysics", "id" : "ITEM-1", "issue" : "1", "issued" : { "date-parts" : [ [ "2017", "3" ] ] }, "page" : "126-168", "title" : "The interaction of climate change and methane hydrates", "translator" : [ { "dropping-particle" : "", "family" : "L5255", "given" : "", "non-dropping-particle" : "", "parse-names" : false, "suffix" : "" } ], "type" : "article-journal", "volume" : "55" }, "uris" : [ "http://www.mendeley.com/documents/?uuid=05f85970-dd82-4612-a5b7-d4c08a9bd3e5" ] }, { "id" : "ITEM-2", "itemData" : { "DOI" : "10.1016/j.gloplacha.2020.103249", "ISSN" : "0921-8181", "abstract" : "Temperature and sea level changes in the Pleistocene are uncertain. This leads to uncertainty in the associated response of the thermal state of the subsea sediments. We quantified the upper bound of the latter uncertainty in idealised simulations with a model for thermophysical processes in the sediments. At the coast and at the shallow and intermediate\u2013depth shelves and except during relatively isolated time intervals, this bound for permafrost base depth and for the methane hydrate stability zone (MHSZ) characteristics (depth of its bottom boundary and its thickness) is \u226445% provided that the geothermal heat flux (GHF) is not larger than 80mWm\u22122. These values are much smaller than the uncertainty metrics for the forcing data, which are typically \u226565%. However, for the intermediate shelf with a larger geothermal heat flux and for the deep shelf irrespective of GHF, different forcing time series may even lead to qualitatively different behaviour of the sediment thermophysical characteristics. We found that prescription of sea level changes plays a crucial role in uncertainty of the simulated subsea permafrost and MHSZ in the deep shelf sediments. In addition, we also quantified uncertainty for estimated apparent response time scales. The relative uncertainty for permafrost base depth and hydrate stability zone thickness time scales is \u226420% for most cases. We found no systematic dependence of our results on accounting for millennium\u2013scale temperature variability provided that timescales of the order of 104yr are resolved by forcing datasets.", "author" : [ { "dropping-particle" : "V", "family" : "Malakhova", "given" : "Valentina", "non-dropping-particle" : "", "parse-names" : false, "suffix" : "" }, { "dropping-particle" : "V", "family" : "Eliseev", "given" : "Alexey", "non-dropping-particle" : "", "parse-names" : false, "suffix" : "" } ], "container-title" : "Global and Planetary Change", "id" : "ITEM-2", "issued" : { "date-parts" : [ [ "2020" ] ] }, "page" : "103249", "title" : "Uncertainty in temperature and sea level datasets for the Pleistocene glacial cycles: Implications for thermal state of the subsea sediments", "translator" : [ { "dropping-particle" : "", "family" : "L2956", "given" : "", "non-dropping-particle" : "", "parse-names" : false, "suffix" : "" } ], "type" : "article-journal", "volume" : "192" }, "uris" : [ "http://www.mendeley.com/documents/?uuid=f332e0cd-d4b3-4bf1-8cbd-d381e2196e55" ] } ], "mendeley" : { "formattedCitation" : "(Ruppel and Kessler, 2017; Malakhova and Eliseev, 2020)", "plainTextFormattedCitation" : "(Ruppel and Kessler, 2017; Malakhova and Eliseev, 2020)", "previouslyFormattedCitation" : "(Ruppel and Kessler, 2017; Malakhova and Eliseev, 2020)" }, "properties" : { "noteIndex" : 0 }, "schema" : "https://github.com/citation-style-language/schema/raw/master/csl-citation.json" }</w:instrText>
      </w:r>
      <w:r w:rsidRPr="001E7A27">
        <w:rPr>
          <w:lang w:val="en-GB"/>
        </w:rPr>
        <w:fldChar w:fldCharType="separate"/>
      </w:r>
      <w:r w:rsidR="00025FA2" w:rsidRPr="001E7A27">
        <w:rPr>
          <w:noProof/>
          <w:lang w:val="en-GB"/>
        </w:rPr>
        <w:t>(Ruppel and Kessler, 2017; Malakhova and Eliseev, 2020)</w:t>
      </w:r>
      <w:r w:rsidRPr="001E7A27">
        <w:rPr>
          <w:lang w:val="en-GB"/>
        </w:rPr>
        <w:fldChar w:fldCharType="end"/>
      </w:r>
      <w:r w:rsidRPr="001E7A27">
        <w:rPr>
          <w:lang w:val="en-GB"/>
        </w:rPr>
        <w:t xml:space="preserve">, which precludes a substantial response to global warming over the next few centuries and associated emissions. </w:t>
      </w:r>
    </w:p>
    <w:p w14:paraId="667C20B7" w14:textId="77777777" w:rsidR="00A63E93" w:rsidRPr="001E7A27" w:rsidRDefault="00A63E93" w:rsidP="005C7F25">
      <w:pPr>
        <w:pStyle w:val="AR6BodyText"/>
        <w:rPr>
          <w:rFonts w:cs="Times New Roman"/>
          <w:lang w:val="en-GB"/>
        </w:rPr>
      </w:pPr>
    </w:p>
    <w:p w14:paraId="42FFF408" w14:textId="05F7A9BC" w:rsidR="00A63E93" w:rsidRPr="001E7A27" w:rsidRDefault="00A63E93" w:rsidP="005C7F25">
      <w:pPr>
        <w:pStyle w:val="AR6BodyText"/>
        <w:rPr>
          <w:rFonts w:cstheme="minorHAnsi"/>
          <w:lang w:val="en-GB"/>
        </w:rPr>
      </w:pPr>
      <w:r w:rsidRPr="001E7A27">
        <w:rPr>
          <w:rFonts w:cs="Times New Roman"/>
          <w:lang w:val="en-GB"/>
        </w:rPr>
        <w:t xml:space="preserve">Thus, </w:t>
      </w:r>
      <w:r w:rsidRPr="001E7A27">
        <w:rPr>
          <w:rFonts w:cstheme="minorHAnsi"/>
          <w:lang w:val="en-GB"/>
        </w:rPr>
        <w:t xml:space="preserve">it is </w:t>
      </w:r>
      <w:r w:rsidR="00BB23F4" w:rsidRPr="001E7A27">
        <w:rPr>
          <w:rFonts w:cstheme="minorHAnsi"/>
          <w:i/>
          <w:lang w:val="en-GB"/>
        </w:rPr>
        <w:t xml:space="preserve">very </w:t>
      </w:r>
      <w:r w:rsidRPr="001E7A27">
        <w:rPr>
          <w:rFonts w:cstheme="minorHAnsi"/>
          <w:i/>
          <w:lang w:val="en-GB"/>
        </w:rPr>
        <w:t xml:space="preserve">unlikely </w:t>
      </w:r>
      <w:r w:rsidRPr="001E7A27">
        <w:rPr>
          <w:rFonts w:cstheme="minorHAnsi"/>
          <w:lang w:val="en-GB"/>
        </w:rPr>
        <w:t>that CH</w:t>
      </w:r>
      <w:r w:rsidRPr="001E7A27">
        <w:rPr>
          <w:rFonts w:cstheme="minorHAnsi"/>
          <w:vertAlign w:val="subscript"/>
          <w:lang w:val="en-GB"/>
        </w:rPr>
        <w:t>4</w:t>
      </w:r>
      <w:r w:rsidRPr="001E7A27">
        <w:rPr>
          <w:rFonts w:cstheme="minorHAnsi"/>
          <w:lang w:val="en-GB"/>
        </w:rPr>
        <w:t xml:space="preserve"> emissions from clathrates will substantially warm the climate system over the next few centuries.</w:t>
      </w:r>
    </w:p>
    <w:p w14:paraId="7041B1CB" w14:textId="77777777" w:rsidR="00A63E93" w:rsidRPr="001E7A27" w:rsidRDefault="00A63E93" w:rsidP="005C7F25">
      <w:pPr>
        <w:pStyle w:val="AR6BodyText"/>
        <w:rPr>
          <w:rFonts w:eastAsia="DejaVu Sans"/>
          <w:lang w:val="en-GB"/>
        </w:rPr>
      </w:pPr>
    </w:p>
    <w:p w14:paraId="17B61514" w14:textId="77777777" w:rsidR="001C7F75" w:rsidRPr="001E7A27" w:rsidRDefault="001C7F75" w:rsidP="005C7F25">
      <w:pPr>
        <w:pStyle w:val="AR6BodyText"/>
        <w:rPr>
          <w:rFonts w:eastAsia="DejaVu Sans"/>
          <w:lang w:val="en-GB"/>
        </w:rPr>
      </w:pPr>
    </w:p>
    <w:p w14:paraId="234E9F40" w14:textId="230AF022" w:rsidR="00A63E93" w:rsidRPr="001E7A27" w:rsidRDefault="00A63E93" w:rsidP="00535548">
      <w:pPr>
        <w:pStyle w:val="AR6Chap5Level35111"/>
        <w:rPr>
          <w:lang w:val="en-GB"/>
        </w:rPr>
      </w:pPr>
      <w:bookmarkStart w:id="4897" w:name="_Toc33564300"/>
      <w:bookmarkStart w:id="4898" w:name="_Toc70535715"/>
      <w:r w:rsidRPr="001E7A27">
        <w:rPr>
          <w:lang w:val="en-GB"/>
        </w:rPr>
        <w:t xml:space="preserve">Abrupt </w:t>
      </w:r>
      <w:r w:rsidR="00EC2B15" w:rsidRPr="001E7A27">
        <w:rPr>
          <w:lang w:val="en-GB"/>
        </w:rPr>
        <w:t>C</w:t>
      </w:r>
      <w:r w:rsidRPr="001E7A27">
        <w:rPr>
          <w:lang w:val="en-GB"/>
        </w:rPr>
        <w:t xml:space="preserve">hanges </w:t>
      </w:r>
      <w:r w:rsidR="00EC2B15" w:rsidRPr="001E7A27">
        <w:rPr>
          <w:lang w:val="en-GB"/>
        </w:rPr>
        <w:t>D</w:t>
      </w:r>
      <w:r w:rsidRPr="001E7A27">
        <w:rPr>
          <w:lang w:val="en-GB"/>
        </w:rPr>
        <w:t xml:space="preserve">etected in </w:t>
      </w:r>
      <w:del w:id="4899" w:author="Ian Blenkinsop" w:date="2021-07-28T14:43:00Z">
        <w:r w:rsidRPr="001E7A27" w:rsidDel="00A97338">
          <w:rPr>
            <w:lang w:val="en-GB"/>
          </w:rPr>
          <w:delText xml:space="preserve">ESM </w:delText>
        </w:r>
      </w:del>
      <w:ins w:id="4900" w:author="Ian Blenkinsop" w:date="2021-07-28T14:43:00Z">
        <w:r w:rsidR="00A97338" w:rsidRPr="001E7A27">
          <w:rPr>
            <w:lang w:val="en-GB"/>
          </w:rPr>
          <w:t xml:space="preserve">Earth System Model </w:t>
        </w:r>
      </w:ins>
      <w:r w:rsidR="00EC2B15" w:rsidRPr="001E7A27">
        <w:rPr>
          <w:lang w:val="en-GB"/>
        </w:rPr>
        <w:t>P</w:t>
      </w:r>
      <w:r w:rsidRPr="001E7A27">
        <w:rPr>
          <w:lang w:val="en-GB"/>
        </w:rPr>
        <w:t>rojections</w:t>
      </w:r>
      <w:bookmarkEnd w:id="4897"/>
      <w:bookmarkEnd w:id="4898"/>
    </w:p>
    <w:p w14:paraId="1A402050" w14:textId="77777777" w:rsidR="00A63E93" w:rsidRPr="001E7A27" w:rsidRDefault="00A63E93" w:rsidP="005C7F25">
      <w:pPr>
        <w:pStyle w:val="AR6BodyText"/>
        <w:rPr>
          <w:rFonts w:eastAsia="DejaVu Sans"/>
          <w:lang w:val="en-GB"/>
        </w:rPr>
      </w:pPr>
    </w:p>
    <w:p w14:paraId="29244A2C" w14:textId="5D731461" w:rsidR="00A63E93" w:rsidRPr="001E7A27" w:rsidRDefault="00A63E93" w:rsidP="005C7F25">
      <w:pPr>
        <w:pStyle w:val="AR6BodyText"/>
        <w:rPr>
          <w:lang w:val="en-GB"/>
        </w:rPr>
      </w:pPr>
      <w:r w:rsidRPr="001E7A27">
        <w:rPr>
          <w:lang w:val="en-GB"/>
        </w:rPr>
        <w:t xml:space="preserve">Projecting abrupt changes is intrinsically difficult, because by definition abrupt changes occur in a small region of the parameter and/or forcing space. At the time of </w:t>
      </w:r>
      <w:del w:id="4901" w:author="Soapbox" w:date="2021-07-21T13:35:00Z">
        <w:r w:rsidRPr="001E7A27" w:rsidDel="00D62324">
          <w:rPr>
            <w:lang w:val="en-GB"/>
          </w:rPr>
          <w:delText xml:space="preserve">the </w:delText>
        </w:r>
      </w:del>
      <w:r w:rsidRPr="001E7A27">
        <w:rPr>
          <w:lang w:val="en-GB"/>
        </w:rPr>
        <w:t xml:space="preserve">AR5 there was no available systematic study of abrupt changes or tipping points in </w:t>
      </w:r>
      <w:ins w:id="4902" w:author="Ian Blenkinsop" w:date="2021-07-28T14:44:00Z">
        <w:r w:rsidR="00A97338" w:rsidRPr="001E7A27">
          <w:rPr>
            <w:lang w:val="en-GB"/>
          </w:rPr>
          <w:t>Earth system models (</w:t>
        </w:r>
      </w:ins>
      <w:r w:rsidRPr="001E7A27">
        <w:rPr>
          <w:lang w:val="en-GB"/>
        </w:rPr>
        <w:t>ESMs</w:t>
      </w:r>
      <w:ins w:id="4903" w:author="Ian Blenkinsop" w:date="2021-07-28T14:44:00Z">
        <w:r w:rsidR="00A97338" w:rsidRPr="001E7A27">
          <w:rPr>
            <w:lang w:val="en-GB"/>
          </w:rPr>
          <w:t>)</w:t>
        </w:r>
      </w:ins>
      <w:r w:rsidRPr="001E7A27">
        <w:rPr>
          <w:lang w:val="en-GB"/>
        </w:rPr>
        <w:t xml:space="preserve">. An analysis of ESMs since </w:t>
      </w:r>
      <w:del w:id="4904" w:author="Soapbox" w:date="2021-07-21T13:35:00Z">
        <w:r w:rsidRPr="001E7A27" w:rsidDel="00D62324">
          <w:rPr>
            <w:lang w:val="en-GB"/>
          </w:rPr>
          <w:delText xml:space="preserve">the </w:delText>
        </w:r>
      </w:del>
      <w:r w:rsidRPr="001E7A27">
        <w:rPr>
          <w:lang w:val="en-GB"/>
        </w:rPr>
        <w:t xml:space="preserve">AR5 has identified a number of abrupt changes in the CMIP5 ensemble </w:t>
      </w:r>
      <w:r w:rsidRPr="001E7A27">
        <w:rPr>
          <w:lang w:val="en-GB"/>
        </w:rPr>
        <w:fldChar w:fldCharType="begin" w:fldLock="1"/>
      </w:r>
      <w:r w:rsidR="00747167" w:rsidRPr="001E7A27">
        <w:rPr>
          <w:lang w:val="en-GB"/>
        </w:rPr>
        <w:instrText>ADDIN CSL_CITATION { "citationItems" : [ { "id" : "ITEM-1", "itemData" : { "DOI" : "10.1073/pnas.1511451112", "ISBN" : "0027-8424", "ISSN" : "0027-8424", "PMID" : "26460042", "abstract" : "Abrupt transitions of regional climate in response to the gradual rise in atmospheric greenhouse gas concentrations are notoriously difficult to foresee. However, such events could be particularly challenging in view of the capacity required for society and ecosystems to adapt to them. We present, to our knowledge, the first systematic screening of the massive climate model ensemble informing the recent Intergovernmental Panel on Climate Change report, and reveal evidence of 37 forced regional abrupt changes in the ocean, sea ice, snow cover, permafrost, and terrestrial biosphere that arise after a certain global temperature increase. Eighteen out of 37 events occur for global warming levels of less than 2\u00b0, a threshold sometimes presented as a safe limit. Although most models predict one or more such events, any specific occurrence typically appears in only a few models. We find no compelling evidence for a general relation between the overall number of abrupt shifts and the level of global warming. However, we do note that abrupt changes in ocean circulation occur more often for moderate warming (less than 2\u00b0), whereas over land they occurmore often forwarming larger than 2\u00b0. Using a basic proportion test, however, we find that the number of abrupt shifts identified in Representative Concentration Pathway (RCP) 8.5 scenarios is significantly larger than in other scenarios of lower radiative forcing. This suggests the potential for a gradual trend of destabilization of the climate with respect to such shifts, due to increasing global mean temperature change.",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"title" : "Catalogue of abrupt shifts in Intergovernmental panel on climate change climate models", "translator" : [ { "dropping-particle" : "", "family" : "L4493", "given" : "", "non-dropping-particle" : "", "parse-names" : false, "suffix" : "" } ], "type" : "article-journal", "volume" : "112" }, "uris" : [ "http://www.mendeley.com/documents/?uuid=d2cd1759-f54d-3241-8432-4e778c00380b" ] }, { "id" : "ITEM-2", "itemData" : { "DOI" : "10.1175/JCLI-D-19-0449.1", "ISSN" : "0894-8755", "abstract" : "The most discernible and devastating impacts of climate change are caused by events with temporary extreme conditions (\u201cextreme events\u201d) or abrupt shifts to a new persistent climate state (\u201ctipping points\u201d). The rapidly growing amount of data from models and observations poses the challenge to reliably detect where, when, why, and how these events occur. This situation calls for data-mining approaches that can detect and diagnose events in an automatic and reproducible way. Here, we apply a new strategy to this task by generalizing the classical machine-vision problem of detecting edges in 2D images to many dimensions (including time). Our edge detector identifies abrupt or extreme climate events in spatiotemporal data, quantifies their abruptness (or extremeness), and provides diagnostics that help one to understand the causes of these shifts. We also publish a comprehensive toolset of code that is documented and free to use. We document the performance of the new edge detector by analyzing several datasets of observations and models. In particular, we apply it to all monthly 2D variables of the RCP8.5 scenario of the Coupled Model Intercomparison Project (CMIP5). More than half of all simulations show abrupt shifts of more than 4 standard deviations on a time scale of 10 years. These shifts are mostly related to the loss of sea ice and permafrost in the Arctic. Our results demonstrate that the edge detector is particularly useful to scan large datasets in an efficient way, for example multimodel or perturbed-physics ensembles. It can thus help to reveal hidden \u201cclimate surprises\u201d and to assess the uncertainties of dangerous climate events.", "author" : [ { "dropping-particle" : "", "family" : "Bathiany", "given" : "Sebastian", "non-dropping-particle" : "", "parse-names" : false, "suffix" : "" }, { "dropping-particle" : "", "family" : "Hidding", "given" : "Johan", "non-dropping-particle" : "", "parse-names" : false, "suffix" : "" }, { "dropping-particle" : "", "family" : "Scheffer", "given" : "Marten", "non-dropping-particle" : "", "parse-names" : false, "suffix" : "" } ], "container-title" : "Journal of Climate", "id" : "ITEM-2", "issue" : "15", "issued" : { "date-parts" : [ [ "2020" ] ] }, "page" : "6399-6421", "title" : "Edge Detection Reveals Abrupt and Extreme Climate Events", "translator" : [ { "dropping-particle" : "", "family" : "L6693", "given" : "", "non-dropping-particle" : "", "parse-names" : false, "suffix" : "" } ], "type" : "article-journal", "volume" : "33" }, "uris" : [ "http://www.mendeley.com/documents/?uuid=540b9e11-228e-4263-8c96-44bc44f90e16" ] } ], "mendeley" : { "formattedCitation" : "(Drijfhout et al., 2015; Bathiany et al., 2020)", "plainTextFormattedCitation" : "(Drijfhout et al., 2015; Bathiany et al., 2020)", "previouslyFormattedCitation" : "(Drijfhout et al., 2015; Bathiany et al., 2020)" }, "properties" : { "noteIndex" : 0 }, "schema" : "https://github.com/citation-style-language/schema/raw/master/csl-citation.json" }</w:instrText>
      </w:r>
      <w:r w:rsidRPr="001E7A27">
        <w:rPr>
          <w:lang w:val="en-GB"/>
        </w:rPr>
        <w:fldChar w:fldCharType="separate"/>
      </w:r>
      <w:r w:rsidR="00025FA2" w:rsidRPr="001E7A27">
        <w:rPr>
          <w:noProof/>
          <w:lang w:val="en-GB"/>
        </w:rPr>
        <w:t>(Drijfhout et al., 2015; Bathiany et al., 2020)</w:t>
      </w:r>
      <w:r w:rsidRPr="001E7A27">
        <w:rPr>
          <w:lang w:val="en-GB"/>
        </w:rPr>
        <w:fldChar w:fldCharType="end"/>
      </w:r>
      <w:r w:rsidRPr="001E7A27">
        <w:rPr>
          <w:lang w:val="en-GB"/>
        </w:rPr>
        <w:t xml:space="preserve">. These include abrupt changes in tropical forests and high-latitude greening, permafrost thaw, and vegetation composition change </w:t>
      </w:r>
      <w:r w:rsidRPr="001E7A27">
        <w:rPr>
          <w:lang w:val="en-GB"/>
        </w:rPr>
        <w:fldChar w:fldCharType="begin" w:fldLock="1"/>
      </w:r>
      <w:r w:rsidR="00747167" w:rsidRPr="001E7A27">
        <w:rPr>
          <w:lang w:val="en-GB"/>
        </w:rPr>
        <w:instrText>ADDIN CSL_CITATION { "citationItems" : [ { "id" : "ITEM-1", "itemData" : { "DOI" : "10.1175/JCLI-D-19-0449.1", "ISSN" : "0894-8755", "abstract" : "The most discernible and devastating impacts of climate change are caused by events with temporary extreme conditions (\u201cextreme events\u201d) or abrupt shifts to a new persistent climate state (\u201ctipping points\u201d). The rapidly growing amount of data from models and observations poses the challenge to reliably detect where, when, why, and how these events occur. This situation calls for data-mining approaches that can detect and diagnose events in an automatic and reproducible way. Here, we apply a new strategy to this task by generalizing the classical machine-vision problem of detecting edges in 2D images to many dimensions (including time). Our edge detector identifies abrupt or extreme climate events in spatiotemporal data, quantifies their abruptness (or extremeness), and provides diagnostics that help one to understand the causes of these shifts. We also publish a comprehensive toolset of code that is documented and free to use. We document the performance of the new edge detector by analyzing several datasets of observations and models. In particular, we apply it to all monthly 2D variables of the RCP8.5 scenario of the Coupled Model Intercomparison Project (CMIP5). More than half of all simulations show abrupt shifts of more than 4 standard deviations on a time scale of 10 years. These shifts are mostly related to the loss of sea ice and permafrost in the Arctic. Our results demonstrate that the edge detector is particularly useful to scan large datasets in an efficient way, for example multimodel or perturbed-physics ensembles. It can thus help to reveal hidden \u201cclimate surprises\u201d and to assess the uncertainties of dangerous climate events.", "author" : [ { "dropping-particle" : "", "family" : "Bathiany", "given" : "Sebastian", "non-dropping-particle" : "", "parse-names" : false, "suffix" : "" }, { "dropping-particle" : "", "family" : "Hidding", "given" : "Johan", "non-dropping-particle" : "", "parse-names" : false, "suffix" : "" }, { "dropping-particle" : "", "family" : "Scheffer", "given" : "Marten", "non-dropping-particle" : "", "parse-names" : false, "suffix" : "" } ], "container-title" : "Journal of Climate", "id" : "ITEM-1", "issue" : "15", "issued" : { "date-parts" : [ [ "2020" ] ] }, "page" : "6399-6421", "title" : "Edge Detection Reveals Abrupt and Extreme Climate Events", "translator" : [ { "dropping-particle" : "", "family" : "L6693", "given" : "", "non-dropping-particle" : "", "parse-names" : false, "suffix" : "" } ], "type" : "article-journal", "volume" : "33" }, "uris" : [ "http://www.mendeley.com/documents/?uuid=540b9e11-228e-4263-8c96-44bc44f90e16" ] } ], "mendeley" : { "formattedCitation" : "(Bathiany et al., 2020)", "plainTextFormattedCitation" : "(Bathiany et al., 2020)", "previouslyFormattedCitation" : "(Bathiany et al., 2020)" }, "properties" : { "noteIndex" : 0 }, "schema" : "https://github.com/citation-style-language/schema/raw/master/csl-citation.json" }</w:instrText>
      </w:r>
      <w:r w:rsidRPr="001E7A27">
        <w:rPr>
          <w:lang w:val="en-GB"/>
        </w:rPr>
        <w:fldChar w:fldCharType="separate"/>
      </w:r>
      <w:r w:rsidR="00025FA2" w:rsidRPr="001E7A27">
        <w:rPr>
          <w:noProof/>
          <w:lang w:val="en-GB"/>
        </w:rPr>
        <w:t>(Bathiany et al., 2020)</w:t>
      </w:r>
      <w:r w:rsidRPr="001E7A27">
        <w:rPr>
          <w:lang w:val="en-GB"/>
        </w:rPr>
        <w:fldChar w:fldCharType="end"/>
      </w:r>
      <w:r w:rsidRPr="001E7A27">
        <w:rPr>
          <w:lang w:val="en-GB"/>
        </w:rPr>
        <w:t xml:space="preserve">. Most modelled abrupt changes were detected in boreal and tundra regions, with few models showing Amazon forest dieback </w:t>
      </w:r>
      <w:r w:rsidRPr="001E7A27">
        <w:rPr>
          <w:lang w:val="en-GB"/>
        </w:rPr>
        <w:fldChar w:fldCharType="begin" w:fldLock="1"/>
      </w:r>
      <w:r w:rsidR="00747167" w:rsidRPr="001E7A27">
        <w:rPr>
          <w:lang w:val="en-GB"/>
        </w:rPr>
        <w:instrText>ADDIN CSL_CITATION { "citationItems" : [ { "id" : "ITEM-1", "itemData" : { "DOI" : "10.1175/JCLI-D-19-0449.1", "ISSN" : "0894-8755", "abstract" : "The most discernible and devastating impacts of climate change are caused by events with temporary extreme conditions (\u201cextreme events\u201d) or abrupt shifts to a new persistent climate state (\u201ctipping points\u201d). The rapidly growing amount of data from models and observations poses the challenge to reliably detect where, when, why, and how these events occur. This situation calls for data-mining approaches that can detect and diagnose events in an automatic and reproducible way. Here, we apply a new strategy to this task by generalizing the classical machine-vision problem of detecting edges in 2D images to many dimensions (including time). Our edge detector identifies abrupt or extreme climate events in spatiotemporal data, quantifies their abruptness (or extremeness), and provides diagnostics that help one to understand the causes of these shifts. We also publish a comprehensive toolset of code that is documented and free to use. We document the performance of the new edge detector by analyzing several datasets of observations and models. In particular, we apply it to all monthly 2D variables of the RCP8.5 scenario of the Coupled Model Intercomparison Project (CMIP5). More than half of all simulations show abrupt shifts of more than 4 standard deviations on a time scale of 10 years. These shifts are mostly related to the loss of sea ice and permafrost in the Arctic. Our results demonstrate that the edge detector is particularly useful to scan large datasets in an efficient way, for example multimodel or perturbed-physics ensembles. It can thus help to reveal hidden \u201cclimate surprises\u201d and to assess the uncertainties of dangerous climate events.", "author" : [ { "dropping-particle" : "", "family" : "Bathiany", "given" : "Sebastian", "non-dropping-particle" : "", "parse-names" : false, "suffix" : "" }, { "dropping-particle" : "", "family" : "Hidding", "given" : "Johan", "non-dropping-particle" : "", "parse-names" : false, "suffix" : "" }, { "dropping-particle" : "", "family" : "Scheffer", "given" : "Marten", "non-dropping-particle" : "", "parse-names" : false, "suffix" : "" } ], "container-title" : "Journal of Climate", "id" : "ITEM-1", "issue" : "15", "issued" : { "date-parts" : [ [ "2020" ] ] }, "page" : "6399-6421", "title" : "Edge Detection Reveals Abrupt and Extreme Climate Events", "translator" : [ { "dropping-particle" : "", "family" : "L6693", "given" : "", "non-dropping-particle" : "", "parse-names" : false, "suffix" : "" } ], "type" : "article-journal", "volume" : "33" }, "uris" : [ "http://www.mendeley.com/documents/?uuid=540b9e11-228e-4263-8c96-44bc44f90e16" ] } ], "mendeley" : { "formattedCitation" : "(Bathiany et al., 2020)", "plainTextFormattedCitation" : "(Bathiany et al., 2020)", "previouslyFormattedCitation" : "(Bathiany et al., 2020)" }, "properties" : { "noteIndex" : 0 }, "schema" : "https://github.com/citation-style-language/schema/raw/master/csl-citation.json" }</w:instrText>
      </w:r>
      <w:r w:rsidRPr="001E7A27">
        <w:rPr>
          <w:lang w:val="en-GB"/>
        </w:rPr>
        <w:fldChar w:fldCharType="separate"/>
      </w:r>
      <w:r w:rsidR="00025FA2" w:rsidRPr="001E7A27">
        <w:rPr>
          <w:noProof/>
          <w:lang w:val="en-GB"/>
        </w:rPr>
        <w:t>(Bathiany et al., 2020)</w:t>
      </w:r>
      <w:r w:rsidRPr="001E7A27">
        <w:rPr>
          <w:lang w:val="en-GB"/>
        </w:rPr>
        <w:fldChar w:fldCharType="end"/>
      </w:r>
      <w:r w:rsidRPr="001E7A27">
        <w:rPr>
          <w:lang w:val="en-GB"/>
        </w:rPr>
        <w:t xml:space="preserve">. </w:t>
      </w:r>
    </w:p>
    <w:p w14:paraId="703E3ACB" w14:textId="77777777" w:rsidR="00A63E93" w:rsidRPr="001E7A27" w:rsidRDefault="00A63E93" w:rsidP="005C7F25">
      <w:pPr>
        <w:pStyle w:val="AR6BodyText"/>
        <w:rPr>
          <w:lang w:val="en-GB"/>
        </w:rPr>
      </w:pPr>
    </w:p>
    <w:p w14:paraId="1E628285" w14:textId="6255A42E" w:rsidR="00A63E93" w:rsidRPr="001E7A27" w:rsidRDefault="00A63E93" w:rsidP="005C7F25">
      <w:pPr>
        <w:pStyle w:val="AR6BodyText"/>
        <w:rPr>
          <w:lang w:val="en-GB"/>
        </w:rPr>
      </w:pPr>
      <w:r w:rsidRPr="001E7A27">
        <w:rPr>
          <w:lang w:val="en-GB"/>
        </w:rPr>
        <w:t>Based on the evidence presented in this section, we conclude that abrupt changes and tipping points in the biogeochemical cycles lead to additional uncertainty in 21</w:t>
      </w:r>
      <w:r w:rsidRPr="003C4356">
        <w:rPr>
          <w:lang w:val="en-GB"/>
        </w:rPr>
        <w:t>st</w:t>
      </w:r>
      <w:r w:rsidRPr="001E7A27">
        <w:rPr>
          <w:lang w:val="en-GB"/>
        </w:rPr>
        <w:t xml:space="preserve"> century GHG concentrations changes</w:t>
      </w:r>
      <w:ins w:id="4905" w:author="Soapbox" w:date="2021-07-21T13:36:00Z">
        <w:r w:rsidR="00D62324" w:rsidRPr="001E7A27">
          <w:rPr>
            <w:lang w:val="en-GB"/>
          </w:rPr>
          <w:t>.</w:t>
        </w:r>
      </w:ins>
      <w:del w:id="4906" w:author="Soapbox" w:date="2021-07-21T13:36:00Z">
        <w:r w:rsidRPr="001E7A27" w:rsidDel="00D62324">
          <w:rPr>
            <w:lang w:val="en-GB"/>
          </w:rPr>
          <w:delText>, but</w:delText>
        </w:r>
      </w:del>
      <w:ins w:id="4907" w:author="Soapbox" w:date="2021-07-21T13:36:00Z">
        <w:r w:rsidR="00D62324" w:rsidRPr="001E7A27">
          <w:rPr>
            <w:lang w:val="en-GB"/>
          </w:rPr>
          <w:t xml:space="preserve"> However,</w:t>
        </w:r>
      </w:ins>
      <w:r w:rsidRPr="001E7A27">
        <w:rPr>
          <w:lang w:val="en-GB"/>
        </w:rPr>
        <w:t xml:space="preserve"> these are </w:t>
      </w:r>
      <w:r w:rsidRPr="001E7A27">
        <w:rPr>
          <w:i/>
          <w:lang w:val="en-GB"/>
        </w:rPr>
        <w:t>very likely</w:t>
      </w:r>
      <w:r w:rsidRPr="001E7A27">
        <w:rPr>
          <w:lang w:val="en-GB"/>
        </w:rPr>
        <w:t xml:space="preserve"> to be small compared to the uncertainty associated with future anthropogenic emissions (</w:t>
      </w:r>
      <w:r w:rsidRPr="001E7A27">
        <w:rPr>
          <w:i/>
          <w:lang w:val="en-GB"/>
        </w:rPr>
        <w:t>high confidence</w:t>
      </w:r>
      <w:r w:rsidRPr="001E7A27">
        <w:rPr>
          <w:lang w:val="en-GB"/>
        </w:rPr>
        <w:t xml:space="preserve">). </w:t>
      </w:r>
    </w:p>
    <w:p w14:paraId="4435FD0F" w14:textId="77777777" w:rsidR="00A63E93" w:rsidRPr="001E7A27" w:rsidRDefault="00A63E93" w:rsidP="005C7F25">
      <w:pPr>
        <w:pStyle w:val="AR6BodyText"/>
        <w:rPr>
          <w:lang w:val="en-GB"/>
        </w:rPr>
      </w:pPr>
    </w:p>
    <w:p w14:paraId="663A12FF" w14:textId="77777777" w:rsidR="00A63E93" w:rsidRPr="001E7A27" w:rsidRDefault="00A63E93" w:rsidP="005C7F25">
      <w:pPr>
        <w:pStyle w:val="AR6BodyText"/>
        <w:rPr>
          <w:lang w:val="en-GB"/>
        </w:rPr>
      </w:pPr>
    </w:p>
    <w:p w14:paraId="5CF7A5B7" w14:textId="1B2429D6" w:rsidR="00A63E93" w:rsidRPr="001E7A27" w:rsidRDefault="00A63E93" w:rsidP="00535548">
      <w:pPr>
        <w:pStyle w:val="AR6Chap5Level2511"/>
        <w:rPr>
          <w:lang w:val="en-GB"/>
        </w:rPr>
      </w:pPr>
      <w:bookmarkStart w:id="4908" w:name="_Toc33564302"/>
      <w:bookmarkStart w:id="4909" w:name="_Toc70535716"/>
      <w:r w:rsidRPr="001E7A27">
        <w:rPr>
          <w:lang w:val="en-GB"/>
        </w:rPr>
        <w:t>Long</w:t>
      </w:r>
      <w:ins w:id="4910" w:author="Soapbox" w:date="2021-07-15T09:18:00Z">
        <w:r w:rsidR="00F26723" w:rsidRPr="001E7A27">
          <w:rPr>
            <w:lang w:val="en-GB"/>
          </w:rPr>
          <w:t>-</w:t>
        </w:r>
      </w:ins>
      <w:del w:id="4911" w:author="Soapbox" w:date="2021-07-15T09:18:00Z">
        <w:r w:rsidRPr="001E7A27" w:rsidDel="00F26723">
          <w:rPr>
            <w:lang w:val="en-GB"/>
          </w:rPr>
          <w:delText xml:space="preserve"> </w:delText>
        </w:r>
      </w:del>
      <w:r w:rsidR="00EC2B15" w:rsidRPr="001E7A27">
        <w:rPr>
          <w:lang w:val="en-GB"/>
        </w:rPr>
        <w:t>T</w:t>
      </w:r>
      <w:r w:rsidRPr="001E7A27">
        <w:rPr>
          <w:lang w:val="en-GB"/>
        </w:rPr>
        <w:t xml:space="preserve">erm </w:t>
      </w:r>
      <w:r w:rsidR="00EC2B15" w:rsidRPr="001E7A27">
        <w:rPr>
          <w:lang w:val="en-GB"/>
        </w:rPr>
        <w:t>R</w:t>
      </w:r>
      <w:r w:rsidRPr="001E7A27">
        <w:rPr>
          <w:lang w:val="en-GB"/>
        </w:rPr>
        <w:t xml:space="preserve">esponse </w:t>
      </w:r>
      <w:ins w:id="4912" w:author="Soapbox" w:date="2021-07-15T09:18:00Z">
        <w:r w:rsidR="007C4F57" w:rsidRPr="001E7A27">
          <w:rPr>
            <w:lang w:val="en-GB"/>
          </w:rPr>
          <w:t>P</w:t>
        </w:r>
      </w:ins>
      <w:del w:id="4913" w:author="Soapbox" w:date="2021-07-15T09:18:00Z">
        <w:r w:rsidRPr="001E7A27" w:rsidDel="007C4F57">
          <w:rPr>
            <w:lang w:val="en-GB"/>
          </w:rPr>
          <w:delText>p</w:delText>
        </w:r>
      </w:del>
      <w:r w:rsidRPr="001E7A27">
        <w:rPr>
          <w:lang w:val="en-GB"/>
        </w:rPr>
        <w:t>ast 2100</w:t>
      </w:r>
      <w:bookmarkEnd w:id="4908"/>
      <w:bookmarkEnd w:id="4909"/>
    </w:p>
    <w:p w14:paraId="239D3898" w14:textId="77777777" w:rsidR="00A63E93" w:rsidRPr="001E7A27" w:rsidRDefault="00A63E93" w:rsidP="005C7F25">
      <w:pPr>
        <w:pStyle w:val="AR6BodyText"/>
        <w:rPr>
          <w:lang w:val="en-GB"/>
        </w:rPr>
      </w:pPr>
    </w:p>
    <w:p w14:paraId="6190F443" w14:textId="500D6A12" w:rsidR="00A63E93" w:rsidRPr="001E7A27" w:rsidRDefault="00D62324" w:rsidP="005C7F25">
      <w:pPr>
        <w:pStyle w:val="AR6BodyText"/>
        <w:rPr>
          <w:color w:val="000000" w:themeColor="text1"/>
          <w:lang w:val="en-GB"/>
        </w:rPr>
      </w:pPr>
      <w:ins w:id="4914" w:author="Soapbox" w:date="2021-07-21T13:36:00Z">
        <w:r w:rsidRPr="001E7A27">
          <w:rPr>
            <w:color w:val="000000" w:themeColor="text1"/>
            <w:lang w:val="en-GB" w:eastAsia="en-US"/>
          </w:rPr>
          <w:t xml:space="preserve">The </w:t>
        </w:r>
      </w:ins>
      <w:r w:rsidR="00A63E93" w:rsidRPr="001E7A27">
        <w:rPr>
          <w:color w:val="000000" w:themeColor="text1"/>
          <w:lang w:val="en-GB" w:eastAsia="en-US"/>
        </w:rPr>
        <w:t xml:space="preserve">AR5 assessed </w:t>
      </w:r>
      <w:r w:rsidR="00A63E93" w:rsidRPr="001E7A27">
        <w:rPr>
          <w:color w:val="000000" w:themeColor="text1"/>
          <w:lang w:val="en-GB"/>
        </w:rPr>
        <w:t xml:space="preserve">with </w:t>
      </w:r>
      <w:r w:rsidR="00A63E93" w:rsidRPr="001E7A27">
        <w:rPr>
          <w:i/>
          <w:iCs/>
          <w:color w:val="000000" w:themeColor="text1"/>
          <w:lang w:val="en-GB"/>
        </w:rPr>
        <w:t>very high confidence</w:t>
      </w:r>
      <w:r w:rsidR="00A63E93" w:rsidRPr="001E7A27">
        <w:rPr>
          <w:color w:val="000000" w:themeColor="text1"/>
          <w:lang w:val="en-GB"/>
        </w:rPr>
        <w:t xml:space="preserve"> that the carbon cycle in the ocean and on land will continue to respond to climate change and rising atmospheric </w:t>
      </w:r>
      <w:r w:rsidR="00A63E93" w:rsidRPr="001E7A27">
        <w:rPr>
          <w:color w:val="000000" w:themeColor="text1"/>
          <w:lang w:val="en-GB" w:eastAsia="en-US"/>
        </w:rPr>
        <w:t>CO</w:t>
      </w:r>
      <w:r w:rsidR="00A63E93" w:rsidRPr="001E7A27">
        <w:rPr>
          <w:color w:val="000000" w:themeColor="text1"/>
          <w:vertAlign w:val="subscript"/>
          <w:lang w:val="en-GB" w:eastAsia="en-US"/>
        </w:rPr>
        <w:t>2</w:t>
      </w:r>
      <w:r w:rsidR="00A63E93" w:rsidRPr="001E7A27">
        <w:rPr>
          <w:color w:val="000000" w:themeColor="text1"/>
          <w:lang w:val="en-GB" w:eastAsia="en-US"/>
        </w:rPr>
        <w:t xml:space="preserve"> </w:t>
      </w:r>
      <w:r w:rsidR="00A63E93" w:rsidRPr="001E7A27">
        <w:rPr>
          <w:color w:val="000000" w:themeColor="text1"/>
          <w:lang w:val="en-GB"/>
        </w:rPr>
        <w:t>concentrations created during the 21</w:t>
      </w:r>
      <w:r w:rsidR="00A63E93" w:rsidRPr="001E7A27">
        <w:rPr>
          <w:color w:val="000000" w:themeColor="text1"/>
          <w:vertAlign w:val="superscript"/>
          <w:lang w:val="en-GB"/>
          <w:rPrChange w:id="4915" w:author="Ian Blenkinsop" w:date="2021-07-28T18:52:00Z">
            <w:rPr>
              <w:color w:val="000000" w:themeColor="text1"/>
              <w:lang w:val="en-GB"/>
            </w:rPr>
          </w:rPrChange>
        </w:rPr>
        <w:t>st</w:t>
      </w:r>
      <w:r w:rsidR="00A63E93" w:rsidRPr="001E7A27">
        <w:rPr>
          <w:color w:val="000000" w:themeColor="text1"/>
          <w:lang w:val="en-GB"/>
        </w:rPr>
        <w:t xml:space="preserve"> century</w:t>
      </w:r>
      <w:r w:rsidR="004159DE" w:rsidRPr="001E7A27">
        <w:rPr>
          <w:color w:val="000000" w:themeColor="text1"/>
          <w:lang w:val="en-GB"/>
        </w:rPr>
        <w:t xml:space="preserve"> (WGI, Chapter 6, Executive Summary)</w:t>
      </w:r>
      <w:r w:rsidR="00A63E93" w:rsidRPr="001E7A27">
        <w:rPr>
          <w:color w:val="000000" w:themeColor="text1"/>
          <w:lang w:val="en-GB"/>
        </w:rPr>
        <w:t xml:space="preserve">. </w:t>
      </w:r>
      <w:r w:rsidR="00A63E93" w:rsidRPr="001E7A27">
        <w:rPr>
          <w:color w:val="000000" w:themeColor="text1"/>
          <w:lang w:val="en-GB" w:eastAsia="en-US"/>
        </w:rPr>
        <w:t xml:space="preserve">Since AR5, experiments with the </w:t>
      </w:r>
      <w:commentRangeStart w:id="4916"/>
      <w:r w:rsidR="00A63E93" w:rsidRPr="001E7A27">
        <w:rPr>
          <w:color w:val="000000" w:themeColor="text1"/>
          <w:lang w:val="en-GB" w:eastAsia="en-US"/>
        </w:rPr>
        <w:t>CESM1</w:t>
      </w:r>
      <w:commentRangeEnd w:id="4916"/>
      <w:r w:rsidRPr="001E7A27">
        <w:rPr>
          <w:rStyle w:val="CommentReference"/>
          <w:lang w:val="en-GB"/>
        </w:rPr>
        <w:commentReference w:id="4916"/>
      </w:r>
      <w:r w:rsidR="00A63E93" w:rsidRPr="001E7A27">
        <w:rPr>
          <w:color w:val="000000" w:themeColor="text1"/>
          <w:lang w:val="en-GB" w:eastAsia="en-US"/>
        </w:rPr>
        <w:t xml:space="preserve"> model under the RCP8.5 extension scenario </w:t>
      </w:r>
      <w:del w:id="4917" w:author="Soapbox" w:date="2021-07-21T13:37:00Z">
        <w:r w:rsidR="00A63E93" w:rsidRPr="001E7A27" w:rsidDel="00D62324">
          <w:rPr>
            <w:color w:val="000000" w:themeColor="text1"/>
            <w:lang w:val="en-GB" w:eastAsia="en-US"/>
          </w:rPr>
          <w:delText xml:space="preserve">out </w:delText>
        </w:r>
      </w:del>
      <w:r w:rsidR="00A63E93" w:rsidRPr="001E7A27">
        <w:rPr>
          <w:color w:val="000000" w:themeColor="text1"/>
          <w:lang w:val="en-GB" w:eastAsia="en-US"/>
        </w:rPr>
        <w:t>to 2300, suggest that both land and ocean carbon</w:t>
      </w:r>
      <w:ins w:id="4918" w:author="Soapbox" w:date="2021-07-16T07:59:00Z">
        <w:r w:rsidR="00576D5B" w:rsidRPr="001E7A27">
          <w:rPr>
            <w:rFonts w:cs="Times New Roman"/>
            <w:lang w:val="en-GB"/>
          </w:rPr>
          <w:t>–</w:t>
        </w:r>
      </w:ins>
      <w:del w:id="4919" w:author="Soapbox" w:date="2021-07-16T07:59:00Z">
        <w:r w:rsidR="00A63E93" w:rsidRPr="001E7A27" w:rsidDel="00576D5B">
          <w:rPr>
            <w:color w:val="000000" w:themeColor="text1"/>
            <w:lang w:val="en-GB" w:eastAsia="en-US"/>
          </w:rPr>
          <w:delText>-</w:delText>
        </w:r>
      </w:del>
      <w:r w:rsidR="00A63E93" w:rsidRPr="001E7A27">
        <w:rPr>
          <w:color w:val="000000" w:themeColor="text1"/>
          <w:lang w:val="en-GB" w:eastAsia="en-US"/>
        </w:rPr>
        <w:t xml:space="preserve">climate feedbacks strengthen in time, land and ocean carbon-concentration feedbacks weaken, and the relative importance of ocean sinks versus land sinks increases </w:t>
      </w:r>
      <w:r w:rsidR="00A63E93"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"10.1002/2014GB005079", "ISSN" : "08866236", "abstract" : "Improved constraints on carbon cycle responses to climate change are needed to inform mitigation policy, yet our understanding of how these responses may evolve after 2100 remains highly uncertain. Using the Community Earth System Model (v1.0), we quantified climate-carbon feedbacks from 1850 to 2300 for the Representative Concentration Pathway 8.5 and its extension. In three simulations, land and ocean biogeochemical processes experienced the same trajectory of increasing atmospheric CO2. Each simulation had a different degree of radiative coupling for CO2 and other greenhouse gases and aerosols, enabling diagnosis of feedbacks. In a fully coupled simulation, global mean surface air temperature increased by 9.3 K from 1850 to 2300, with 4.4 K of this warming occurring after 2100. Excluding CO2, warming from other greenhouse gases and aerosols was 1.6 K by 2300, near a 2 K target needed to avoid dangerous anthropogenic interference with the climate system. Ocean contributions to the climate-carbon feedback increased considerably over time and exceeded contributions from land after 2100. The sensitivity of ocean carbon to climate change was found to be proportional to changes in ocean heat content, as a consequence of this heat modifying transport pathways for anthropogenic CO2 inflow and solubility of dissolved inorganic carbon. By 2300, climate change reduced cumulative ocean uptake by 330 Pg C, from 1410 Pg C to 1080 Pg C. Land fluxes similarly diverged over time, with climate change reducing stocks by 232 Pg C. Regional influence of climate change on carbon stocks was largest in the North Atlantic Ocean and tropical forests of South America. Our analysis suggests that after 2100, oceans may become as important as terrestrial ecosystems in regulating the magnitude of the climate-carbon feedback.", "author" : [ { "dropping-particle" : "", "family" : "Randerson", "given" : "J T", "non-dropping-particle" : "", "parse-names" : false, "suffix" : "" }, { "dropping-particle" : "", "family" : "Lindsay", "given" : "K", "non-dropping-particle" : "", "parse-names" : false, "suffix" : "" }, { "dropping-particle" : "", "family" : "Munoz", "given" : "E", "non-dropping-particle" : "", "parse-names" : false, "suffix" : "" }, { "dropping-particle" : "", "family" : "Fu", "given" : "W", "non-dropping-particle" : "", "parse-names" : false, "suffix" : "" }, { "dropping-particle" : "", "family" : "Moore", "given" : "J K", "non-dropping-particle" : "", "parse-names" : false, "suffix" : "" }, { "dropping-particle" : "", "family" : "Hoffman", "given" : "F M", "non-dropping-particle" : "", "parse-names" : false, "suffix" : "" }, { "dropping-particle" : "", "family" : "Mahowald", "given" : "N M", "non-dropping-particle" : "", "parse-names" : false, "suffix" : "" }, { "dropping-particle" : "", "family" : "Doney", "given" : "S C", "non-dropping-particle" : "", "parse-names" : false, "suffix" : "" } ], "container-title" : "Global Biogeochemical Cycles", "id" : "ITEM-1", "issue" : "6", "issued" : { "date-parts" : [ [ "2015", "6" ] ] }, "page" : "744-759", "title" : "Multicentury changes in ocean and land contributions to the climate-carbon feedback", "translator" : [ { "dropping-particle" : "", "family" : "L3852", "given" : "", "non-dropping-particle" : "", "parse-names" : false, "suffix" : "" } ], "type" : "article-journal", "volume" : "29" }, "uris" : [ "http://www.mendeley.com/documents/?uuid=74e14d3f-f3bb-482d-a640-b877f0880c22" ] } ], "mendeley" : { "formattedCitation" : "(Randerson et al., 2015)", "plainTextFormattedCitation" : "(Randerson et al., 2015)", "previouslyFormattedCitation" : "(Randerson et al., 2015)" }, "properties" : { "noteIndex" : 0 }, "schema" : "https://github.com/citation-style-language/schema/raw/master/csl-citation.json" }</w:instrText>
      </w:r>
      <w:r w:rsidR="00A63E93" w:rsidRPr="001E7A27">
        <w:rPr>
          <w:color w:val="000000" w:themeColor="text1"/>
          <w:lang w:val="en-GB" w:eastAsia="en-US"/>
        </w:rPr>
        <w:fldChar w:fldCharType="separate"/>
      </w:r>
      <w:r w:rsidR="00025FA2" w:rsidRPr="001E7A27">
        <w:rPr>
          <w:noProof/>
          <w:color w:val="000000" w:themeColor="text1"/>
          <w:lang w:val="en-GB" w:eastAsia="en-US"/>
        </w:rPr>
        <w:t>(Randerson et al., 2015)</w:t>
      </w:r>
      <w:r w:rsidR="00A63E93" w:rsidRPr="001E7A27">
        <w:rPr>
          <w:color w:val="000000" w:themeColor="text1"/>
          <w:lang w:val="en-GB" w:eastAsia="en-US"/>
        </w:rPr>
        <w:fldChar w:fldCharType="end"/>
      </w:r>
      <w:r w:rsidR="00A63E93" w:rsidRPr="001E7A27">
        <w:rPr>
          <w:color w:val="000000" w:themeColor="text1"/>
          <w:lang w:val="en-GB" w:eastAsia="en-US"/>
        </w:rPr>
        <w:t>. Under high emissions scenarios, this relative strengthening of land carbon</w:t>
      </w:r>
      <w:ins w:id="4920" w:author="Soapbox" w:date="2021-07-16T07:59:00Z">
        <w:r w:rsidR="00576D5B" w:rsidRPr="001E7A27">
          <w:rPr>
            <w:rFonts w:cs="Times New Roman"/>
            <w:lang w:val="en-GB"/>
          </w:rPr>
          <w:t>–</w:t>
        </w:r>
      </w:ins>
      <w:del w:id="4921" w:author="Soapbox" w:date="2021-07-16T07:59:00Z">
        <w:r w:rsidR="00A63E93" w:rsidRPr="001E7A27" w:rsidDel="00576D5B">
          <w:rPr>
            <w:color w:val="000000" w:themeColor="text1"/>
            <w:lang w:val="en-GB" w:eastAsia="en-US"/>
          </w:rPr>
          <w:delText>-</w:delText>
        </w:r>
      </w:del>
      <w:r w:rsidR="00A63E93" w:rsidRPr="001E7A27">
        <w:rPr>
          <w:color w:val="000000" w:themeColor="text1"/>
          <w:lang w:val="en-GB" w:eastAsia="en-US"/>
        </w:rPr>
        <w:t xml:space="preserve">climate feedbacks leads the terrestrial biosphere to shift from sink to source at </w:t>
      </w:r>
      <w:r w:rsidR="00A63E93" w:rsidRPr="001E7A27">
        <w:rPr>
          <w:color w:val="000000" w:themeColor="text1"/>
          <w:lang w:val="en-GB" w:eastAsia="en-US"/>
        </w:rPr>
        <w:lastRenderedPageBreak/>
        <w:t xml:space="preserve">some point after 2100 in all of the CMIP5 ESMs and CMIP5-era </w:t>
      </w:r>
      <w:ins w:id="4922" w:author="Soapbox" w:date="2021-07-21T13:38:00Z">
        <w:r w:rsidRPr="001E7A27">
          <w:rPr>
            <w:color w:val="000000" w:themeColor="text1"/>
            <w:lang w:val="en-GB" w:eastAsia="en-US"/>
          </w:rPr>
          <w:t>Earth models of intermediate complexity (</w:t>
        </w:r>
      </w:ins>
      <w:r w:rsidR="00A63E93" w:rsidRPr="001E7A27">
        <w:rPr>
          <w:color w:val="000000" w:themeColor="text1"/>
          <w:lang w:val="en-GB" w:eastAsia="en-US"/>
        </w:rPr>
        <w:t>EMICs</w:t>
      </w:r>
      <w:ins w:id="4923" w:author="Soapbox" w:date="2021-07-21T13:38:00Z">
        <w:r w:rsidRPr="001E7A27">
          <w:rPr>
            <w:color w:val="000000" w:themeColor="text1"/>
            <w:lang w:val="en-GB" w:eastAsia="en-US"/>
          </w:rPr>
          <w:t>)</w:t>
        </w:r>
      </w:ins>
      <w:r w:rsidR="00A63E93" w:rsidRPr="001E7A27">
        <w:rPr>
          <w:color w:val="000000" w:themeColor="text1"/>
          <w:lang w:val="en-GB" w:eastAsia="en-US"/>
        </w:rPr>
        <w:t xml:space="preserve"> </w:t>
      </w:r>
      <w:r w:rsidR="00A63E93"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"ITEM-1",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"mendeley" : { "formattedCitation" : "(Tokarska et al., 2016)", "plainTextFormattedCitation" : "(Tokarska et al., 2016)", "previouslyFormattedCitation" : "(Tokarska et al., 2016)" }, "properties" : { "noteIndex" : 0 }, "schema" : "https://github.com/citation-style-language/schema/raw/master/csl-citation.json" }</w:instrText>
      </w:r>
      <w:r w:rsidR="00A63E93" w:rsidRPr="001E7A27">
        <w:rPr>
          <w:color w:val="000000" w:themeColor="text1"/>
          <w:lang w:val="en-GB" w:eastAsia="en-US"/>
        </w:rPr>
        <w:fldChar w:fldCharType="separate"/>
      </w:r>
      <w:r w:rsidR="00025FA2" w:rsidRPr="001E7A27">
        <w:rPr>
          <w:noProof/>
          <w:color w:val="000000" w:themeColor="text1"/>
          <w:lang w:val="en-GB" w:eastAsia="en-US"/>
        </w:rPr>
        <w:t>(Tokarska et al., 2016)</w:t>
      </w:r>
      <w:r w:rsidR="00A63E93" w:rsidRPr="001E7A27">
        <w:rPr>
          <w:color w:val="000000" w:themeColor="text1"/>
          <w:lang w:val="en-GB" w:eastAsia="en-US"/>
        </w:rPr>
        <w:fldChar w:fldCharType="end"/>
      </w:r>
      <w:r w:rsidR="00A63E93" w:rsidRPr="001E7A27">
        <w:rPr>
          <w:color w:val="000000" w:themeColor="text1"/>
          <w:lang w:val="en-GB" w:eastAsia="en-US"/>
        </w:rPr>
        <w:t>. The strengthening of land and ocean carbon</w:t>
      </w:r>
      <w:ins w:id="4924" w:author="Soapbox" w:date="2021-07-16T07:59:00Z">
        <w:r w:rsidR="00576D5B" w:rsidRPr="001E7A27">
          <w:rPr>
            <w:rFonts w:cs="Times New Roman"/>
            <w:lang w:val="en-GB"/>
          </w:rPr>
          <w:t>–</w:t>
        </w:r>
      </w:ins>
      <w:del w:id="4925" w:author="Soapbox" w:date="2021-07-16T07:59:00Z">
        <w:r w:rsidR="00A63E93" w:rsidRPr="001E7A27" w:rsidDel="00576D5B">
          <w:rPr>
            <w:color w:val="000000" w:themeColor="text1"/>
            <w:lang w:val="en-GB" w:eastAsia="en-US"/>
          </w:rPr>
          <w:delText>-</w:delText>
        </w:r>
      </w:del>
      <w:r w:rsidR="00A63E93" w:rsidRPr="001E7A27">
        <w:rPr>
          <w:color w:val="000000" w:themeColor="text1"/>
          <w:lang w:val="en-GB" w:eastAsia="en-US"/>
        </w:rPr>
        <w:t>climate feedbacks projected beyond 2100 under high emissions scenarios offsets the declining climate sensitivity to incremental increases of CO</w:t>
      </w:r>
      <w:r w:rsidR="00A63E93" w:rsidRPr="001E7A27">
        <w:rPr>
          <w:rStyle w:val="AR6BodyTextCar"/>
          <w:rFonts w:cs="Times New Roman"/>
          <w:vertAlign w:val="subscript"/>
          <w:lang w:val="en-GB"/>
        </w:rPr>
        <w:t>2</w:t>
      </w:r>
      <w:r w:rsidR="00A63E93" w:rsidRPr="001E7A27">
        <w:rPr>
          <w:color w:val="000000" w:themeColor="text1"/>
          <w:lang w:val="en-GB" w:eastAsia="en-US"/>
        </w:rPr>
        <w:t xml:space="preserve">, leading to a net strengthening of carbon cycle feedbacks, as measured by the gain parameter, from one century to the next </w:t>
      </w:r>
      <w:r w:rsidR="00A63E93"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"10.1002/2014GB005079", "ISSN" : "08866236", "abstract" : "Improved constraints on carbon cycle responses to climate change are needed to inform mitigation policy, yet our understanding of how these responses may evolve after 2100 remains highly uncertain. Using the Community Earth System Model (v1.0), we quantified climate-carbon feedbacks from 1850 to 2300 for the Representative Concentration Pathway 8.5 and its extension. In three simulations, land and ocean biogeochemical processes experienced the same trajectory of increasing atmospheric CO2. Each simulation had a different degree of radiative coupling for CO2 and other greenhouse gases and aerosols, enabling diagnosis of feedbacks. In a fully coupled simulation, global mean surface air temperature increased by 9.3 K from 1850 to 2300, with 4.4 K of this warming occurring after 2100. Excluding CO2, warming from other greenhouse gases and aerosols was 1.6 K by 2300, near a 2 K target needed to avoid dangerous anthropogenic interference with the climate system. Ocean contributions to the climate-carbon feedback increased considerably over time and exceeded contributions from land after 2100. The sensitivity of ocean carbon to climate change was found to be proportional to changes in ocean heat content, as a consequence of this heat modifying transport pathways for anthropogenic CO2 inflow and solubility of dissolved inorganic carbon. By 2300, climate change reduced cumulative ocean uptake by 330 Pg C, from 1410 Pg C to 1080 Pg C. Land fluxes similarly diverged over time, with climate change reducing stocks by 232 Pg C. Regional influence of climate change on carbon stocks was largest in the North Atlantic Ocean and tropical forests of South America. Our analysis suggests that after 2100, oceans may become as important as terrestrial ecosystems in regulating the magnitude of the climate-carbon feedback.", "author" : [ { "dropping-particle" : "", "family" : "Randerson", "given" : "J T", "non-dropping-particle" : "", "parse-names" : false, "suffix" : "" }, { "dropping-particle" : "", "family" : "Lindsay", "given" : "K", "non-dropping-particle" : "", "parse-names" : false, "suffix" : "" }, { "dropping-particle" : "", "family" : "Munoz", "given" : "E", "non-dropping-particle" : "", "parse-names" : false, "suffix" : "" }, { "dropping-particle" : "", "family" : "Fu", "given" : "W", "non-dropping-particle" : "", "parse-names" : false, "suffix" : "" }, { "dropping-particle" : "", "family" : "Moore", "given" : "J K", "non-dropping-particle" : "", "parse-names" : false, "suffix" : "" }, { "dropping-particle" : "", "family" : "Hoffman", "given" : "F M", "non-dropping-particle" : "", "parse-names" : false, "suffix" : "" }, { "dropping-particle" : "", "family" : "Mahowald", "given" : "N M", "non-dropping-particle" : "", "parse-names" : false, "suffix" : "" }, { "dropping-particle" : "", "family" : "Doney", "given" : "S C", "non-dropping-particle" : "", "parse-names" : false, "suffix" : "" } ], "container-title" : "Global Biogeochemical Cycles", "id" : "ITEM-1", "issue" : "6", "issued" : { "date-parts" : [ [ "2015", "6" ] ] }, "page" : "744-759", "title" : "Multicentury changes in ocean and land contributions to the climate-carbon feedback", "translator" : [ { "dropping-particle" : "", "family" : "L3852", "given" : "", "non-dropping-particle" : "", "parse-names" : false, "suffix" : "" } ], "type" : "article-journal", "volume" : "29" }, "uris" : [ "http://www.mendeley.com/documents/?uuid=74e14d3f-f3bb-482d-a640-b877f0880c22" ] } ], "mendeley" : { "formattedCitation" : "(Randerson et al., 2015)", "plainTextFormattedCitation" : "(Randerson et al., 2015)", "previouslyFormattedCitation" : "(Randerson et al., 2015)" }, "properties" : { "noteIndex" : 0 }, "schema" : "https://github.com/citation-style-language/schema/raw/master/csl-citation.json" }</w:instrText>
      </w:r>
      <w:r w:rsidR="00A63E93" w:rsidRPr="001E7A27">
        <w:rPr>
          <w:color w:val="000000" w:themeColor="text1"/>
          <w:lang w:val="en-GB" w:eastAsia="en-US"/>
        </w:rPr>
        <w:fldChar w:fldCharType="separate"/>
      </w:r>
      <w:r w:rsidR="00025FA2" w:rsidRPr="001E7A27">
        <w:rPr>
          <w:noProof/>
          <w:color w:val="000000" w:themeColor="text1"/>
          <w:lang w:val="en-GB" w:eastAsia="en-US"/>
        </w:rPr>
        <w:t>(Randerson et al., 2015)</w:t>
      </w:r>
      <w:r w:rsidR="00A63E93" w:rsidRPr="001E7A27">
        <w:rPr>
          <w:color w:val="000000" w:themeColor="text1"/>
          <w:lang w:val="en-GB" w:eastAsia="en-US"/>
        </w:rPr>
        <w:fldChar w:fldCharType="end"/>
      </w:r>
      <w:r w:rsidR="00A63E93" w:rsidRPr="001E7A27">
        <w:rPr>
          <w:color w:val="000000" w:themeColor="text1"/>
          <w:lang w:val="en-GB" w:eastAsia="en-US"/>
        </w:rPr>
        <w:t xml:space="preserve">. </w:t>
      </w:r>
    </w:p>
    <w:p w14:paraId="10F78E67" w14:textId="77777777" w:rsidR="00A63E93" w:rsidRPr="001E7A27" w:rsidRDefault="00A63E93" w:rsidP="005C7F25">
      <w:pPr>
        <w:pStyle w:val="AR6BodyText"/>
        <w:rPr>
          <w:lang w:val="en-GB"/>
        </w:rPr>
      </w:pPr>
    </w:p>
    <w:p w14:paraId="041EB3A7" w14:textId="1F471654" w:rsidR="00A63E93" w:rsidRPr="001E7A27" w:rsidRDefault="00A63E93" w:rsidP="005C7F25">
      <w:pPr>
        <w:pStyle w:val="AR6BodyText"/>
        <w:rPr>
          <w:lang w:val="en-GB"/>
        </w:rPr>
      </w:pPr>
      <w:r w:rsidRPr="001E7A27">
        <w:rPr>
          <w:lang w:val="en-GB"/>
        </w:rPr>
        <w:t>Figure 5.3</w:t>
      </w:r>
      <w:r w:rsidR="002D6497" w:rsidRPr="001E7A27">
        <w:rPr>
          <w:lang w:val="en-GB"/>
        </w:rPr>
        <w:t>0</w:t>
      </w:r>
      <w:r w:rsidRPr="001E7A27">
        <w:rPr>
          <w:lang w:val="en-GB"/>
        </w:rPr>
        <w:t xml:space="preserve"> shows carbon cycle changes to 2300 under three SSP scenarios with long-term extensions: SSP5</w:t>
      </w:r>
      <w:del w:id="4926" w:author="Ian Blenkinsop" w:date="2021-07-28T14:44:00Z">
        <w:r w:rsidRPr="001E7A27" w:rsidDel="00A97338">
          <w:rPr>
            <w:lang w:val="en-GB"/>
          </w:rPr>
          <w:delText>–</w:delText>
        </w:r>
      </w:del>
      <w:ins w:id="4927" w:author="Ian Blenkinsop" w:date="2021-07-28T14:44:00Z">
        <w:r w:rsidR="00A97338" w:rsidRPr="001E7A27">
          <w:rPr>
            <w:lang w:val="en-GB"/>
          </w:rPr>
          <w:t>-</w:t>
        </w:r>
      </w:ins>
      <w:r w:rsidRPr="001E7A27">
        <w:rPr>
          <w:lang w:val="en-GB"/>
        </w:rPr>
        <w:t>8.5, SSP5</w:t>
      </w:r>
      <w:del w:id="4928" w:author="Ian Blenkinsop" w:date="2021-07-28T14:44:00Z">
        <w:r w:rsidRPr="001E7A27" w:rsidDel="00A97338">
          <w:rPr>
            <w:lang w:val="en-GB"/>
          </w:rPr>
          <w:delText>–</w:delText>
        </w:r>
      </w:del>
      <w:ins w:id="4929" w:author="Ian Blenkinsop" w:date="2021-07-28T14:44:00Z">
        <w:r w:rsidR="00A97338" w:rsidRPr="001E7A27">
          <w:rPr>
            <w:lang w:val="en-GB"/>
          </w:rPr>
          <w:t>-</w:t>
        </w:r>
      </w:ins>
      <w:r w:rsidRPr="001E7A27">
        <w:rPr>
          <w:lang w:val="en-GB"/>
        </w:rPr>
        <w:t>3.4</w:t>
      </w:r>
      <w:del w:id="4930" w:author="Ian Blenkinsop" w:date="2021-07-28T14:44:00Z">
        <w:r w:rsidR="005033BB" w:rsidRPr="001E7A27" w:rsidDel="00A97338">
          <w:rPr>
            <w:rFonts w:cs="Times New Roman"/>
            <w:bCs/>
            <w:lang w:val="en-GB"/>
          </w:rPr>
          <w:delText>–</w:delText>
        </w:r>
      </w:del>
      <w:ins w:id="4931" w:author="Ian Blenkinsop" w:date="2021-07-28T14:44:00Z">
        <w:r w:rsidR="00A97338" w:rsidRPr="001E7A27">
          <w:rPr>
            <w:rFonts w:cs="Times New Roman"/>
            <w:bCs/>
            <w:lang w:val="en-GB"/>
          </w:rPr>
          <w:t>-</w:t>
        </w:r>
      </w:ins>
      <w:r w:rsidRPr="001E7A27">
        <w:rPr>
          <w:lang w:val="en-GB"/>
        </w:rPr>
        <w:t>overshoot, and SSP1</w:t>
      </w:r>
      <w:del w:id="4932" w:author="Ian Blenkinsop" w:date="2021-07-28T14:44:00Z">
        <w:r w:rsidRPr="001E7A27" w:rsidDel="00A97338">
          <w:rPr>
            <w:lang w:val="en-GB"/>
          </w:rPr>
          <w:delText>–</w:delText>
        </w:r>
      </w:del>
      <w:ins w:id="4933" w:author="Ian Blenkinsop" w:date="2021-07-28T14:44:00Z">
        <w:r w:rsidR="00A97338" w:rsidRPr="001E7A27">
          <w:rPr>
            <w:lang w:val="en-GB"/>
          </w:rPr>
          <w:t>-</w:t>
        </w:r>
      </w:ins>
      <w:r w:rsidRPr="001E7A27">
        <w:rPr>
          <w:lang w:val="en-GB"/>
        </w:rPr>
        <w:t>2.6, for four CMIP6 ESMs and one EMIC. Under all three scenarios, all five models project a reversal of the terrestrial carbon cycle from a sink to a source. However, the reasons for these reversals under very high emissions and low/negative emissions are very different.  Under the SSP5</w:t>
      </w:r>
      <w:del w:id="4934" w:author="Ian Blenkinsop" w:date="2021-07-28T14:45:00Z">
        <w:r w:rsidRPr="001E7A27" w:rsidDel="00A97338">
          <w:rPr>
            <w:lang w:val="en-GB"/>
          </w:rPr>
          <w:delText>–</w:delText>
        </w:r>
      </w:del>
      <w:ins w:id="4935" w:author="Ian Blenkinsop" w:date="2021-07-28T14:45:00Z">
        <w:r w:rsidR="00A97338" w:rsidRPr="001E7A27">
          <w:rPr>
            <w:lang w:val="en-GB"/>
          </w:rPr>
          <w:t>-</w:t>
        </w:r>
      </w:ins>
      <w:r w:rsidRPr="001E7A27">
        <w:rPr>
          <w:lang w:val="en-GB"/>
        </w:rPr>
        <w:t>8.5 scenario, the terrestrial carbon</w:t>
      </w:r>
      <w:ins w:id="4936" w:author="Soapbox" w:date="2021-07-16T07:59:00Z">
        <w:r w:rsidR="00576D5B" w:rsidRPr="001E7A27">
          <w:rPr>
            <w:rFonts w:cs="Times New Roman"/>
            <w:lang w:val="en-GB"/>
          </w:rPr>
          <w:t>–</w:t>
        </w:r>
      </w:ins>
      <w:del w:id="4937" w:author="Soapbox" w:date="2021-07-16T07:59:00Z">
        <w:r w:rsidRPr="001E7A27" w:rsidDel="00576D5B">
          <w:rPr>
            <w:lang w:val="en-GB"/>
          </w:rPr>
          <w:delText>-</w:delText>
        </w:r>
      </w:del>
      <w:r w:rsidRPr="001E7A27">
        <w:rPr>
          <w:lang w:val="en-GB"/>
        </w:rPr>
        <w:t xml:space="preserve">climate feedback is projected to strengthen, while the carbon-concentration feedbacks weaken after emissions peak at 2100, which together drives the land to become a net carbon source after 2100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"ITEM-1",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"mendeley" : { "formattedCitation" : "(Tokarska et al., 2016)", "plainTextFormattedCitation" : "(Tokarska et al., 2016)", "previouslyFormattedCitation" : "(Tokarska et al., 2016)"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(Tokarska et al., 2016)</w:t>
      </w:r>
      <w:r w:rsidRPr="001E7A27">
        <w:rPr>
          <w:color w:val="000000" w:themeColor="text1"/>
          <w:lang w:val="en-GB" w:eastAsia="en-US"/>
        </w:rPr>
        <w:fldChar w:fldCharType="end"/>
      </w:r>
      <w:r w:rsidRPr="001E7A27">
        <w:rPr>
          <w:lang w:val="en-GB"/>
        </w:rPr>
        <w:t xml:space="preserve">. The difference in both timing and magnitude of this transition across the ensemble, leads to an assessment of </w:t>
      </w:r>
      <w:r w:rsidRPr="001E7A27">
        <w:rPr>
          <w:i/>
          <w:lang w:val="en-GB"/>
        </w:rPr>
        <w:t>medium confidence</w:t>
      </w:r>
      <w:r w:rsidRPr="001E7A27">
        <w:rPr>
          <w:lang w:val="en-GB"/>
        </w:rPr>
        <w:t xml:space="preserve"> in the likelihood and </w:t>
      </w:r>
      <w:r w:rsidRPr="001E7A27">
        <w:rPr>
          <w:i/>
          <w:lang w:val="en-GB"/>
        </w:rPr>
        <w:t>low confidence</w:t>
      </w:r>
      <w:r w:rsidRPr="001E7A27">
        <w:rPr>
          <w:lang w:val="en-GB"/>
        </w:rPr>
        <w:t xml:space="preserve"> in the timing and strength, of the land transitioning from a net sink to a net source under such a scenario. Based on </w:t>
      </w:r>
      <w:r w:rsidRPr="001E7A27">
        <w:rPr>
          <w:i/>
          <w:iCs/>
          <w:lang w:val="en-GB"/>
        </w:rPr>
        <w:t>high agreement</w:t>
      </w:r>
      <w:r w:rsidRPr="001E7A27">
        <w:rPr>
          <w:lang w:val="en-GB"/>
        </w:rPr>
        <w:t xml:space="preserve"> across all available models, we assess with </w:t>
      </w:r>
      <w:r w:rsidRPr="001E7A27">
        <w:rPr>
          <w:i/>
          <w:lang w:val="en-GB"/>
        </w:rPr>
        <w:t>high confidence</w:t>
      </w:r>
      <w:r w:rsidRPr="001E7A27">
        <w:rPr>
          <w:lang w:val="en-GB"/>
        </w:rPr>
        <w:t xml:space="preserve"> that the ocean sink strength would weaken but not reverse under a long-term high</w:t>
      </w:r>
      <w:ins w:id="4938" w:author="Soapbox" w:date="2021-07-21T13:40:00Z">
        <w:r w:rsidR="001366AD" w:rsidRPr="001E7A27">
          <w:rPr>
            <w:lang w:val="en-GB"/>
          </w:rPr>
          <w:t xml:space="preserve"> </w:t>
        </w:r>
      </w:ins>
      <w:del w:id="4939" w:author="Soapbox" w:date="2021-07-21T13:40:00Z">
        <w:r w:rsidRPr="001E7A27" w:rsidDel="001366AD">
          <w:rPr>
            <w:lang w:val="en-GB"/>
          </w:rPr>
          <w:delText>-</w:delText>
        </w:r>
      </w:del>
      <w:r w:rsidRPr="001E7A27">
        <w:rPr>
          <w:lang w:val="en-GB"/>
        </w:rPr>
        <w:t>emissions scenario. In the SSP5</w:t>
      </w:r>
      <w:del w:id="4940" w:author="Ian Blenkinsop" w:date="2021-07-28T17:57:00Z">
        <w:r w:rsidRPr="001E7A27" w:rsidDel="009F3AC2">
          <w:rPr>
            <w:lang w:val="en-GB"/>
          </w:rPr>
          <w:delText>–</w:delText>
        </w:r>
      </w:del>
      <w:ins w:id="4941" w:author="Ian Blenkinsop" w:date="2021-07-28T17:57:00Z">
        <w:r w:rsidR="009F3AC2" w:rsidRPr="001E7A27">
          <w:rPr>
            <w:lang w:val="en-GB"/>
          </w:rPr>
          <w:t>-</w:t>
        </w:r>
      </w:ins>
      <w:r w:rsidRPr="001E7A27">
        <w:rPr>
          <w:lang w:val="en-GB"/>
        </w:rPr>
        <w:t>3.4</w:t>
      </w:r>
      <w:ins w:id="4942" w:author="Ian Blenkinsop" w:date="2021-07-28T17:57:00Z">
        <w:r w:rsidR="009F3AC2" w:rsidRPr="001E7A27">
          <w:rPr>
            <w:rFonts w:cs="Times New Roman"/>
            <w:bCs/>
            <w:lang w:val="en-GB"/>
          </w:rPr>
          <w:t>-</w:t>
        </w:r>
      </w:ins>
      <w:del w:id="4943" w:author="Ian Blenkinsop" w:date="2021-07-28T17:57:00Z">
        <w:r w:rsidR="005033BB" w:rsidRPr="001E7A27" w:rsidDel="009F3AC2">
          <w:rPr>
            <w:rFonts w:cs="Times New Roman"/>
            <w:bCs/>
            <w:lang w:val="en-GB"/>
          </w:rPr>
          <w:delText>–</w:delText>
        </w:r>
      </w:del>
      <w:r w:rsidRPr="001E7A27">
        <w:rPr>
          <w:lang w:val="en-GB"/>
        </w:rPr>
        <w:t>overshoot scenario, both the terrestrial and ocean reservoirs act as transient carbon sources during the overshoot period, when net anthropogenic CO</w:t>
      </w:r>
      <w:r w:rsidRPr="001E7A27">
        <w:rPr>
          <w:vertAlign w:val="subscript"/>
          <w:lang w:val="en-GB"/>
        </w:rPr>
        <w:t xml:space="preserve">2 </w:t>
      </w:r>
      <w:r w:rsidRPr="001E7A27">
        <w:rPr>
          <w:lang w:val="en-GB"/>
        </w:rPr>
        <w:t>emissions are negative and CO</w:t>
      </w:r>
      <w:r w:rsidRPr="001E7A27">
        <w:rPr>
          <w:vertAlign w:val="subscript"/>
          <w:lang w:val="en-GB"/>
        </w:rPr>
        <w:t xml:space="preserve">2 </w:t>
      </w:r>
      <w:r w:rsidRPr="001E7A27">
        <w:rPr>
          <w:lang w:val="en-GB"/>
        </w:rPr>
        <w:t>concentrations are falling, and then revert to near-zero (land) or weak sink (ocean) fluxes after stabili</w:t>
      </w:r>
      <w:ins w:id="4944" w:author="Soapbox" w:date="2021-07-17T06:28:00Z">
        <w:r w:rsidR="0089224C" w:rsidRPr="001E7A27">
          <w:rPr>
            <w:lang w:val="en-GB"/>
          </w:rPr>
          <w:t>z</w:t>
        </w:r>
      </w:ins>
      <w:del w:id="4945" w:author="Soapbox" w:date="2021-07-17T06:28:00Z">
        <w:r w:rsidRPr="001E7A27" w:rsidDel="0089224C">
          <w:rPr>
            <w:lang w:val="en-GB"/>
          </w:rPr>
          <w:delText>s</w:delText>
        </w:r>
      </w:del>
      <w:r w:rsidRPr="001E7A27">
        <w:rPr>
          <w:lang w:val="en-GB"/>
        </w:rPr>
        <w:t>ation of atmospheric CO</w:t>
      </w:r>
      <w:r w:rsidRPr="001E7A27">
        <w:rPr>
          <w:vertAlign w:val="subscript"/>
          <w:lang w:val="en-GB"/>
        </w:rPr>
        <w:t>2</w:t>
      </w:r>
      <w:r w:rsidRPr="001E7A27">
        <w:rPr>
          <w:lang w:val="en-GB"/>
        </w:rPr>
        <w:t>. The SSP1</w:t>
      </w:r>
      <w:del w:id="4946" w:author="Ian Blenkinsop" w:date="2021-07-28T17:56:00Z">
        <w:r w:rsidRPr="001E7A27" w:rsidDel="009F3AC2">
          <w:rPr>
            <w:lang w:val="en-GB"/>
          </w:rPr>
          <w:delText>–</w:delText>
        </w:r>
      </w:del>
      <w:ins w:id="4947" w:author="Ian Blenkinsop" w:date="2021-07-28T17:56:00Z">
        <w:r w:rsidR="009F3AC2" w:rsidRPr="001E7A27">
          <w:rPr>
            <w:lang w:val="en-GB"/>
          </w:rPr>
          <w:t>-</w:t>
        </w:r>
      </w:ins>
      <w:r w:rsidRPr="001E7A27">
        <w:rPr>
          <w:lang w:val="en-GB"/>
        </w:rPr>
        <w:t>2.6 scenario, characteri</w:t>
      </w:r>
      <w:ins w:id="4948" w:author="Soapbox" w:date="2021-07-20T05:56:00Z">
        <w:r w:rsidR="0051433E" w:rsidRPr="001E7A27">
          <w:rPr>
            <w:lang w:val="en-GB"/>
          </w:rPr>
          <w:t>z</w:t>
        </w:r>
      </w:ins>
      <w:del w:id="4949" w:author="Soapbox" w:date="2021-07-20T05:56:00Z">
        <w:r w:rsidRPr="001E7A27" w:rsidDel="0051433E">
          <w:rPr>
            <w:lang w:val="en-GB"/>
          </w:rPr>
          <w:delText>s</w:delText>
        </w:r>
      </w:del>
      <w:r w:rsidRPr="001E7A27">
        <w:rPr>
          <w:lang w:val="en-GB"/>
        </w:rPr>
        <w:t>ed by lower peak CO</w:t>
      </w:r>
      <w:r w:rsidRPr="001E7A27">
        <w:rPr>
          <w:vertAlign w:val="subscript"/>
          <w:lang w:val="en-GB"/>
        </w:rPr>
        <w:t>2</w:t>
      </w:r>
      <w:r w:rsidRPr="001E7A27">
        <w:rPr>
          <w:lang w:val="en-GB"/>
        </w:rPr>
        <w:t xml:space="preserve"> concentrations, a smaller overshoot, and much less carbon loss from land</w:t>
      </w:r>
      <w:ins w:id="4950" w:author="Soapbox" w:date="2021-07-16T12:22:00Z">
        <w:r w:rsidR="00ED666E" w:rsidRPr="001E7A27">
          <w:rPr>
            <w:lang w:val="en-GB"/>
          </w:rPr>
          <w:t>-</w:t>
        </w:r>
      </w:ins>
      <w:del w:id="4951" w:author="Soapbox" w:date="2021-07-16T12:22:00Z">
        <w:r w:rsidRPr="001E7A27" w:rsidDel="00ED666E">
          <w:rPr>
            <w:lang w:val="en-GB"/>
          </w:rPr>
          <w:delText xml:space="preserve"> </w:delText>
        </w:r>
      </w:del>
      <w:r w:rsidRPr="001E7A27">
        <w:rPr>
          <w:lang w:val="en-GB"/>
        </w:rPr>
        <w:t>use change, shows instead a relaxation towards a neutral biosphere on land</w:t>
      </w:r>
      <w:ins w:id="4952" w:author="Soapbox" w:date="2021-07-21T13:40:00Z">
        <w:r w:rsidR="001366AD" w:rsidRPr="001E7A27">
          <w:rPr>
            <w:lang w:val="en-GB"/>
          </w:rPr>
          <w:t>,</w:t>
        </w:r>
      </w:ins>
      <w:r w:rsidRPr="001E7A27">
        <w:rPr>
          <w:lang w:val="en-GB"/>
        </w:rPr>
        <w:t xml:space="preserve"> and a sustained weak sink in the ocean (see also Section 5.6.2.2</w:t>
      </w:r>
      <w:r w:rsidR="00D44CB2" w:rsidRPr="001E7A27">
        <w:rPr>
          <w:lang w:val="en-GB"/>
        </w:rPr>
        <w:t>.1.2</w:t>
      </w:r>
      <w:r w:rsidRPr="001E7A27">
        <w:rPr>
          <w:lang w:val="en-GB"/>
        </w:rPr>
        <w:t>).</w:t>
      </w:r>
    </w:p>
    <w:p w14:paraId="28DEC3EB" w14:textId="77777777" w:rsidR="00A63E93" w:rsidRPr="001E7A27" w:rsidRDefault="00A63E93" w:rsidP="005C7F25">
      <w:pPr>
        <w:pStyle w:val="AR6BodyText"/>
        <w:rPr>
          <w:lang w:val="en-GB" w:eastAsia="en-US"/>
        </w:rPr>
      </w:pPr>
    </w:p>
    <w:p w14:paraId="179790DA" w14:textId="77777777" w:rsidR="001C7F75" w:rsidRPr="001E7A27" w:rsidRDefault="001C7F75" w:rsidP="005C7F25">
      <w:pPr>
        <w:pStyle w:val="AR6BodyText"/>
        <w:rPr>
          <w:lang w:val="en-GB" w:eastAsia="en-US"/>
        </w:rPr>
      </w:pPr>
    </w:p>
    <w:p w14:paraId="6C599BCB" w14:textId="1E3D7498" w:rsidR="005A2651" w:rsidRPr="001E7A27" w:rsidRDefault="00A63E93" w:rsidP="005C7F25">
      <w:pPr>
        <w:pStyle w:val="AR6BodyText"/>
        <w:rPr>
          <w:b/>
          <w:bCs/>
          <w:lang w:val="en-GB"/>
        </w:rPr>
      </w:pPr>
      <w:r w:rsidRPr="001E7A27">
        <w:rPr>
          <w:b/>
          <w:bCs/>
          <w:lang w:val="en-GB"/>
        </w:rPr>
        <w:t>[START FIGURE 5.3</w:t>
      </w:r>
      <w:r w:rsidR="002D6497" w:rsidRPr="001E7A27">
        <w:rPr>
          <w:b/>
          <w:bCs/>
          <w:lang w:val="en-GB"/>
        </w:rPr>
        <w:t>0</w:t>
      </w:r>
      <w:r w:rsidRPr="001E7A27">
        <w:rPr>
          <w:b/>
          <w:bCs/>
          <w:lang w:val="en-GB"/>
        </w:rPr>
        <w:t xml:space="preserve"> HERE]</w:t>
      </w:r>
    </w:p>
    <w:p w14:paraId="44BABA93" w14:textId="77777777" w:rsidR="00A63E93" w:rsidRPr="001E7A27" w:rsidRDefault="00A63E93" w:rsidP="005C7F25">
      <w:pPr>
        <w:pStyle w:val="AR6BodyText"/>
        <w:rPr>
          <w:rStyle w:val="AR6Chap5FigureCar"/>
          <w:lang w:val="en-GB"/>
        </w:rPr>
      </w:pPr>
    </w:p>
    <w:p w14:paraId="4A946EBF" w14:textId="525C8A39" w:rsidR="00A63E93" w:rsidRPr="001E7A27" w:rsidRDefault="00A63E93" w:rsidP="005C7F25">
      <w:pPr>
        <w:pStyle w:val="AR6Chap5Figure"/>
        <w:rPr>
          <w:lang w:val="en-GB"/>
        </w:rPr>
      </w:pPr>
      <w:r w:rsidRPr="001E7A27">
        <w:rPr>
          <w:b/>
          <w:bCs/>
          <w:lang w:val="en-GB"/>
        </w:rPr>
        <w:t>Trajectories of carbon cycle dynamics for models beyond 2100</w:t>
      </w:r>
      <w:r w:rsidRPr="001E7A27">
        <w:rPr>
          <w:lang w:val="en-GB"/>
        </w:rPr>
        <w:t xml:space="preserve">. Shown are three </w:t>
      </w:r>
      <w:r w:rsidRPr="001E7A27">
        <w:rPr>
          <w:lang w:val="en-GB"/>
        </w:rPr>
        <w:softHyphen/>
        <w:t>scenarios, SSP5–8.5, SSP5–3.4–overshoot, and SSP1–2.6, from four ESMs (CanESM5, UKESM1, CESM2-WACCM, IPSL-CM6a-LR) and one EMIC (UVIC-ESCM,</w:t>
      </w:r>
      <w:ins w:id="4953" w:author="Robin Matthews" w:date="2021-06-18T11:39:00Z">
        <w:r w:rsidR="006A0309" w:rsidRPr="001E7A27">
          <w:rPr>
            <w:lang w:val="en-GB"/>
          </w:rPr>
          <w:t xml:space="preserve"> </w:t>
        </w:r>
      </w:ins>
      <w:del w:id="4954" w:author="Robin Matthews" w:date="2021-06-18T11:39:00Z">
        <w:r w:rsidRPr="001E7A27" w:rsidDel="006A0309">
          <w:rPr>
            <w:lang w:val="en-GB"/>
          </w:rPr>
          <w:delText xml:space="preserve"> </w:delText>
        </w:r>
      </w:del>
      <w:r w:rsidRPr="001E7A27">
        <w:rPr>
          <w:lang w:val="en-GB"/>
        </w:rPr>
        <w:fldChar w:fldCharType="begin" w:fldLock="1"/>
      </w:r>
      <w:ins w:id="4955" w:author="Robin Matthews" w:date="2021-06-18T11:39:00Z">
        <w:r w:rsidR="006A0309" w:rsidRPr="001E7A27">
          <w:rPr>
            <w:lang w:val="en-GB"/>
          </w:rPr>
          <w:instrText>ADDIN CSL_CITATION { "citationItems" : [ { "id" : "ITEM-1", "itemData" : { "DOI" : "10.5194/gmd-13-4183-2020", "author" : [ { "dropping-particle" : "", "family" : "Mengis", "given" : "N", "non-dropping-particle" : "", "parse-names" : false, "suffix" : "" }, { "dropping-particle" : "", "family" : "Keller", "given" : "D P", "non-dropping-particle" : "", "parse-names" : false, "suffix" : "" }, { "dropping-particle" : "", "family" : "MacDougall", "given" : "A H", "non-dropping-particle" : "", "parse-names" : false, "suffix" : "" }, { "dropping-particle" : "", "family" : "Eby", "given" : "M", "non-dropping-particle" : "", "parse-names" : false, "suffix" : "" }, { "dropping-particle" : "", "family" : "Wright", "given" : "N", "non-dropping-particle" : "", "parse-names" : false, "suffix" : "" }, { "dropping-particle" : "", "family" : "Meissner", "given" : "K J", "non-dropping-particle" : "", "parse-names" : false, "suffix" : "" }, { "dropping-particle" : "", "family" : "Oschlies", "given" : "A", "non-dropping-particle" : "", "parse-names" : false, "suffix" : "" }, { "dropping-particle" : "", "family" : "Schmittner", "given" : "A", "non-dropping-particle" : "", "parse-names" : false, "suffix" : "" }, { "dropping-particle" : "", "family" : "MacIsaac", "given" : "A J", "non-dropping-particle" : "", "parse-names" : false, "suffix" : "" }, { "dropping-particle" : "", "family" : "Matthews", "given" : "H D", "non-dropping-particle" : "", "parse-names" : false, "suffix" : "" }, { "dropping-particle" : "", "family" : "Zickfeld", "given" : "K", "non-dropping-particle" : "", "parse-names" : false, "suffix" : "" } ], "container-title" : "Geoscientific Model Development", "id" : "ITEM-1", "issue" : "9", "issued" : { "date-parts" : [ [ "2020" ] ] }, "page" : "4183-4204", "title" : "Evaluation of the University of Victoria Earth System Climate Model version 2.10 (UVic ESCM 2.10)", "translator" : [ { "dropping-particle" : "", "family" : "L6913", "given" : "", "non-dropping-particle" : "", "parse-names" : false, "suffix" : "" } ], "type" : "article-journal", "volume" : "13" }, "uris" : [ "http://www.mendeley.com/documents/?uuid=3444a9e7-eda6-4089-a5bb-e9e873cf6d22" ] } ], "mendeley" : { "formattedCitation" : "(Mengis et al., 2020)", "manualFormatting" : "Mengis et al., 2020)", "plainTextFormattedCitation" : "(Mengis et al., 2020)", "previouslyFormattedCitation" : "(Mengis et al., 2020)" }, "properties" : { "noteIndex" : 0 }, "schema" : "https://github.com/citation-style-language/schema/raw/master/csl-citation.json" }</w:instrText>
        </w:r>
      </w:ins>
      <w:del w:id="4956" w:author="Robin Matthews" w:date="2021-06-18T11:39:00Z">
        <w:r w:rsidR="00747167" w:rsidRPr="001E7A27" w:rsidDel="006A0309">
          <w:rPr>
            <w:lang w:val="en-GB"/>
          </w:rPr>
          <w:delInstrText>ADDIN CSL_CITATION { "citationItems" : [ { "id" : "ITEM-1", "itemData" : { "DOI" : "10.5194/gmd-13-4183-2020", "author" : [ { "dropping-particle" : "", "family" : "Mengis", "given" : "N", "non-dropping-particle" : "", "parse-names" : false, "suffix" : "" }, { "dropping-particle" : "", "family" : "Keller", "given" : "D P", "non-dropping-particle" : "", "parse-names" : false, "suffix" : "" }, { "dropping-particle" : "", "family" : "MacDougall", "given" : "A H", "non-dropping-particle" : "", "parse-names" : false, "suffix" : "" }, { "dropping-particle" : "", "family" : "Eby", "given" : "M", "non-dropping-particle" : "", "parse-names" : false, "suffix" : "" }, { "dropping-particle" : "", "family" : "Wright", "given" : "N", "non-dropping-particle" : "", "parse-names" : false, "suffix" : "" }, { "dropping-particle" : "", "family" : "Meissner", "given" : "K J", "non-dropping-particle" : "", "parse-names" : false, "suffix" : "" }, { "dropping-particle" : "", "family" : "Oschlies", "given" : "A", "non-dropping-particle" : "", "parse-names" : false, "suffix" : "" }, { "dropping-particle" : "", "family" : "Schmittner", "given" : "A", "non-dropping-particle" : "", "parse-names" : false, "suffix" : "" }, { "dropping-particle" : "", "family" : "MacIsaac", "given" : "A J", "non-dropping-particle" : "", "parse-names" : false, "suffix" : "" }, { "dropping-particle" : "", "family" : "Matthews", "given" : "H D", "non-dropping-particle" : "", "parse-names" : false, "suffix" : "" }, { "dropping-particle" : "", "family" : "Zickfeld", "given" : "K", "non-dropping-particle" : "", "parse-names" : false, "suffix" : "" } ], "container-title" : "Geoscientific Model Development", "id" : "ITEM-1", "issue" : "9", "issued" : { "date-parts" : [ [ "2020" ] ] }, "page" : "4183-4204", "title" : "Evaluation of the University of Victoria Earth System Climate Model version 2.10 (UVic ESCM 2.10)", "translator" : [ { "dropping-particle" : "", "family" : "L6913", "given" : "", "non-dropping-particle" : "", "parse-names" : false, "suffix" : "" } ], "type" : "article-journal", "volume" : "13" }, "uris" : [ "http://www.mendeley.com/documents/?uuid=3444a9e7-eda6-4089-a5bb-e9e873cf6d22" ] } ], "mendeley" : { "formattedCitation" : "(Mengis et al., 2020)", "plainTextFormattedCitation" : "(Mengis et al., 2020)", "previouslyFormattedCitation" : "(Mengis et al., 2020)" }, "properties" : { "noteIndex" : 0 }, "schema" : "https://github.com/citation-style-language/schema/raw/master/csl-citation.json" }</w:delInstrText>
        </w:r>
      </w:del>
      <w:r w:rsidRPr="001E7A27">
        <w:rPr>
          <w:lang w:val="en-GB"/>
        </w:rPr>
        <w:fldChar w:fldCharType="separate"/>
      </w:r>
      <w:del w:id="4957" w:author="Robin Matthews" w:date="2021-06-18T11:39:00Z">
        <w:r w:rsidR="00025FA2" w:rsidRPr="001E7A27" w:rsidDel="006A0309">
          <w:rPr>
            <w:noProof/>
            <w:lang w:val="en-GB"/>
          </w:rPr>
          <w:delText>(</w:delText>
        </w:r>
      </w:del>
      <w:r w:rsidR="00025FA2" w:rsidRPr="001E7A27">
        <w:rPr>
          <w:noProof/>
          <w:lang w:val="en-GB"/>
        </w:rPr>
        <w:t>Mengis et al., 2020)</w:t>
      </w:r>
      <w:r w:rsidRPr="001E7A27">
        <w:rPr>
          <w:lang w:val="en-GB"/>
        </w:rPr>
        <w:fldChar w:fldCharType="end"/>
      </w:r>
      <w:del w:id="4958" w:author="Robin Matthews" w:date="2021-06-18T11:39:00Z">
        <w:r w:rsidRPr="001E7A27" w:rsidDel="006A0309">
          <w:rPr>
            <w:lang w:val="en-GB"/>
          </w:rPr>
          <w:delText>)</w:delText>
        </w:r>
      </w:del>
      <w:r w:rsidRPr="001E7A27">
        <w:rPr>
          <w:lang w:val="en-GB"/>
        </w:rPr>
        <w:t xml:space="preserve"> for which extensions beyond 2100 are available. Solid lines represent the median flux value across the ensemble, and shading represents 15</w:t>
      </w:r>
      <w:r w:rsidRPr="001E7A27">
        <w:rPr>
          <w:vertAlign w:val="superscript"/>
          <w:lang w:val="en-GB"/>
          <w:rPrChange w:id="4959" w:author="Ian Blenkinsop" w:date="2021-07-28T18:52:00Z">
            <w:rPr>
              <w:lang w:val="en-GB"/>
            </w:rPr>
          </w:rPrChange>
        </w:rPr>
        <w:t>th</w:t>
      </w:r>
      <w:r w:rsidRPr="001E7A27">
        <w:rPr>
          <w:lang w:val="en-GB"/>
        </w:rPr>
        <w:t>–85</w:t>
      </w:r>
      <w:r w:rsidRPr="001E7A27">
        <w:rPr>
          <w:vertAlign w:val="superscript"/>
          <w:lang w:val="en-GB"/>
          <w:rPrChange w:id="4960" w:author="Ian Blenkinsop" w:date="2021-07-28T18:52:00Z">
            <w:rPr>
              <w:lang w:val="en-GB"/>
            </w:rPr>
          </w:rPrChange>
        </w:rPr>
        <w:t>th</w:t>
      </w:r>
      <w:r w:rsidRPr="001E7A27">
        <w:rPr>
          <w:lang w:val="en-GB"/>
        </w:rPr>
        <w:t xml:space="preserve"> percentiles across the ensemble. </w:t>
      </w:r>
      <w:r w:rsidR="00E9713E" w:rsidRPr="001E7A27">
        <w:rPr>
          <w:rFonts w:cs="Times New Roman"/>
          <w:szCs w:val="20"/>
          <w:lang w:val="en-GB"/>
        </w:rPr>
        <w:t>Further details on data sources and processing are available in the chapter data table (Table 5.SM.6).</w:t>
      </w:r>
    </w:p>
    <w:p w14:paraId="3B696AF5" w14:textId="77777777" w:rsidR="00A63E93" w:rsidRPr="001E7A27" w:rsidRDefault="00A63E93" w:rsidP="005C7F25">
      <w:pPr>
        <w:pStyle w:val="AR6BodyText"/>
        <w:rPr>
          <w:color w:val="000000" w:themeColor="text1"/>
          <w:lang w:val="en-GB" w:eastAsia="en-US"/>
        </w:rPr>
      </w:pPr>
    </w:p>
    <w:p w14:paraId="5638FD1D" w14:textId="77777777" w:rsidR="00A63E93" w:rsidRPr="001E7A27" w:rsidRDefault="00A63E93" w:rsidP="005C7F25">
      <w:pPr>
        <w:pStyle w:val="AR6BodyText"/>
        <w:rPr>
          <w:b/>
          <w:bCs/>
          <w:lang w:val="en-GB"/>
        </w:rPr>
      </w:pPr>
      <w:r w:rsidRPr="001E7A27">
        <w:rPr>
          <w:b/>
          <w:bCs/>
          <w:lang w:val="en-GB"/>
        </w:rPr>
        <w:t>[END FIGURE 5.3</w:t>
      </w:r>
      <w:r w:rsidR="002D6497" w:rsidRPr="001E7A27">
        <w:rPr>
          <w:b/>
          <w:bCs/>
          <w:lang w:val="en-GB"/>
        </w:rPr>
        <w:t>0</w:t>
      </w:r>
      <w:r w:rsidRPr="001E7A27">
        <w:rPr>
          <w:b/>
          <w:bCs/>
          <w:lang w:val="en-GB"/>
        </w:rPr>
        <w:t xml:space="preserve"> HERE]</w:t>
      </w:r>
    </w:p>
    <w:p w14:paraId="63531FA5" w14:textId="77777777" w:rsidR="00A63E93" w:rsidRPr="001E7A27" w:rsidRDefault="00A63E93" w:rsidP="005C7F25">
      <w:pPr>
        <w:pStyle w:val="AR6BodyText"/>
        <w:rPr>
          <w:lang w:val="en-GB"/>
        </w:rPr>
      </w:pPr>
    </w:p>
    <w:p w14:paraId="06F1DC2E" w14:textId="77777777" w:rsidR="00A63E93" w:rsidRPr="001E7A27" w:rsidRDefault="00A63E93" w:rsidP="005C7F25">
      <w:pPr>
        <w:pStyle w:val="AR6BodyText"/>
        <w:rPr>
          <w:lang w:val="en-GB"/>
        </w:rPr>
      </w:pPr>
    </w:p>
    <w:p w14:paraId="07987F05" w14:textId="632BB059" w:rsidR="00A63E93" w:rsidRPr="001E7A27" w:rsidRDefault="00A63E93" w:rsidP="00535548">
      <w:pPr>
        <w:pStyle w:val="AR6Chap5Level2511"/>
        <w:rPr>
          <w:lang w:val="en-GB"/>
        </w:rPr>
      </w:pPr>
      <w:bookmarkStart w:id="4961" w:name="_Toc33564303"/>
      <w:bookmarkStart w:id="4962" w:name="_Toc70535717"/>
      <w:r w:rsidRPr="001E7A27">
        <w:rPr>
          <w:lang w:val="en-GB"/>
        </w:rPr>
        <w:t>Near-</w:t>
      </w:r>
      <w:del w:id="4963" w:author="Ian Blenkinsop" w:date="2021-07-28T14:45:00Z">
        <w:r w:rsidR="00EC2B15" w:rsidRPr="001E7A27" w:rsidDel="00A97338">
          <w:rPr>
            <w:lang w:val="en-GB"/>
          </w:rPr>
          <w:delText>T</w:delText>
        </w:r>
        <w:r w:rsidRPr="001E7A27" w:rsidDel="00A97338">
          <w:rPr>
            <w:lang w:val="en-GB"/>
          </w:rPr>
          <w:delText xml:space="preserve">erm </w:delText>
        </w:r>
      </w:del>
      <w:ins w:id="4964" w:author="Ian Blenkinsop" w:date="2021-07-28T14:45:00Z">
        <w:r w:rsidR="00A97338" w:rsidRPr="001E7A27">
          <w:rPr>
            <w:lang w:val="en-GB"/>
          </w:rPr>
          <w:t xml:space="preserve">term </w:t>
        </w:r>
      </w:ins>
      <w:r w:rsidR="00EC2B15" w:rsidRPr="001E7A27">
        <w:rPr>
          <w:lang w:val="en-GB"/>
        </w:rPr>
        <w:t>P</w:t>
      </w:r>
      <w:r w:rsidRPr="001E7A27">
        <w:rPr>
          <w:lang w:val="en-GB"/>
        </w:rPr>
        <w:t xml:space="preserve">rediction of </w:t>
      </w:r>
      <w:r w:rsidR="00EC2B15" w:rsidRPr="001E7A27">
        <w:rPr>
          <w:lang w:val="en-GB"/>
        </w:rPr>
        <w:t>O</w:t>
      </w:r>
      <w:r w:rsidRPr="001E7A27">
        <w:rPr>
          <w:lang w:val="en-GB"/>
        </w:rPr>
        <w:t xml:space="preserve">cean and </w:t>
      </w:r>
      <w:r w:rsidR="00EC2B15" w:rsidRPr="001E7A27">
        <w:rPr>
          <w:lang w:val="en-GB"/>
        </w:rPr>
        <w:t>L</w:t>
      </w:r>
      <w:r w:rsidRPr="001E7A27">
        <w:rPr>
          <w:lang w:val="en-GB"/>
        </w:rPr>
        <w:t xml:space="preserve">and </w:t>
      </w:r>
      <w:r w:rsidR="00EC2B15" w:rsidRPr="001E7A27">
        <w:rPr>
          <w:lang w:val="en-GB"/>
        </w:rPr>
        <w:t>C</w:t>
      </w:r>
      <w:r w:rsidRPr="001E7A27">
        <w:rPr>
          <w:lang w:val="en-GB"/>
        </w:rPr>
        <w:t xml:space="preserve">arbon </w:t>
      </w:r>
      <w:r w:rsidR="00EC2B15" w:rsidRPr="001E7A27">
        <w:rPr>
          <w:lang w:val="en-GB"/>
        </w:rPr>
        <w:t>S</w:t>
      </w:r>
      <w:r w:rsidRPr="001E7A27">
        <w:rPr>
          <w:lang w:val="en-GB"/>
        </w:rPr>
        <w:t>inks</w:t>
      </w:r>
      <w:bookmarkEnd w:id="4961"/>
      <w:bookmarkEnd w:id="4962"/>
    </w:p>
    <w:p w14:paraId="004DA009" w14:textId="77777777" w:rsidR="00A63E93" w:rsidRPr="001E7A27" w:rsidRDefault="00A63E93" w:rsidP="005C7F25">
      <w:pPr>
        <w:pStyle w:val="AR6BodyText"/>
        <w:rPr>
          <w:lang w:val="en-GB"/>
        </w:rPr>
      </w:pPr>
    </w:p>
    <w:p w14:paraId="3D013C1B" w14:textId="779FFD5F" w:rsidR="00A63E93" w:rsidRPr="001E7A27" w:rsidRDefault="00A63E93" w:rsidP="005C7F25">
      <w:pPr>
        <w:pStyle w:val="AR6BodyText"/>
        <w:rPr>
          <w:lang w:val="en-GB"/>
        </w:rPr>
      </w:pPr>
      <w:r w:rsidRPr="001E7A27">
        <w:rPr>
          <w:lang w:val="en-GB"/>
        </w:rPr>
        <w:t xml:space="preserve">The </w:t>
      </w:r>
      <w:del w:id="4965" w:author="Ian Blenkinsop" w:date="2021-07-28T14:45:00Z">
        <w:r w:rsidRPr="001E7A27" w:rsidDel="00A97338">
          <w:rPr>
            <w:lang w:val="en-GB"/>
          </w:rPr>
          <w:delText xml:space="preserve">IPCC </w:delText>
        </w:r>
      </w:del>
      <w:r w:rsidRPr="001E7A27">
        <w:rPr>
          <w:lang w:val="en-GB"/>
        </w:rPr>
        <w:t>AR5 (</w:t>
      </w:r>
      <w:r w:rsidR="004159DE" w:rsidRPr="001E7A27">
        <w:rPr>
          <w:lang w:val="en-GB"/>
        </w:rPr>
        <w:t>WGI, Section</w:t>
      </w:r>
      <w:r w:rsidRPr="001E7A27">
        <w:rPr>
          <w:lang w:val="en-GB"/>
        </w:rPr>
        <w:t xml:space="preserve"> 11</w:t>
      </w:r>
      <w:r w:rsidR="004159DE" w:rsidRPr="001E7A27">
        <w:rPr>
          <w:lang w:val="en-GB"/>
        </w:rPr>
        <w:t>.3.2</w:t>
      </w:r>
      <w:r w:rsidRPr="001E7A27">
        <w:rPr>
          <w:lang w:val="en-GB"/>
        </w:rPr>
        <w:t>) assessed near-term climate predictability based on ESMs initiali</w:t>
      </w:r>
      <w:ins w:id="4966" w:author="Soapbox" w:date="2021-07-21T13:44:00Z">
        <w:r w:rsidR="001366AD" w:rsidRPr="001E7A27">
          <w:rPr>
            <w:lang w:val="en-GB"/>
          </w:rPr>
          <w:t>z</w:t>
        </w:r>
      </w:ins>
      <w:del w:id="4967" w:author="Soapbox" w:date="2021-07-21T13:44:00Z">
        <w:r w:rsidRPr="001E7A27" w:rsidDel="001366AD">
          <w:rPr>
            <w:lang w:val="en-GB"/>
          </w:rPr>
          <w:delText>s</w:delText>
        </w:r>
      </w:del>
      <w:r w:rsidRPr="001E7A27">
        <w:rPr>
          <w:lang w:val="en-GB"/>
        </w:rPr>
        <w:t xml:space="preserve">ed from the observed climate state. Since </w:t>
      </w:r>
      <w:del w:id="4968" w:author="Soapbox" w:date="2021-07-21T13:41:00Z">
        <w:r w:rsidRPr="001E7A27" w:rsidDel="001366AD">
          <w:rPr>
            <w:lang w:val="en-GB"/>
          </w:rPr>
          <w:delText xml:space="preserve">the </w:delText>
        </w:r>
      </w:del>
      <w:r w:rsidRPr="001E7A27">
        <w:rPr>
          <w:lang w:val="en-GB"/>
        </w:rPr>
        <w:t>AR5, a growing number of prediction systems have been developed based on ESMs that include the ocean and land carbon cycle components. Predictability of key physical climate variables (assessed in Chapter 4) provides a platform to establish predictive skill for interannual variations in the strength of the natural carbon sinks in response to internal climate variability. In most systems the carbon cycle components are only indirectly initiali</w:t>
      </w:r>
      <w:ins w:id="4969" w:author="Soapbox" w:date="2021-07-21T13:44:00Z">
        <w:r w:rsidR="001366AD" w:rsidRPr="001E7A27">
          <w:rPr>
            <w:lang w:val="en-GB"/>
          </w:rPr>
          <w:t>z</w:t>
        </w:r>
      </w:ins>
      <w:del w:id="4970" w:author="Soapbox" w:date="2021-07-21T13:44:00Z">
        <w:r w:rsidRPr="001E7A27" w:rsidDel="001366AD">
          <w:rPr>
            <w:lang w:val="en-GB"/>
          </w:rPr>
          <w:delText>s</w:delText>
        </w:r>
      </w:del>
      <w:r w:rsidRPr="001E7A27">
        <w:rPr>
          <w:lang w:val="en-GB"/>
        </w:rPr>
        <w:t>ed and respond to the initiali</w:t>
      </w:r>
      <w:ins w:id="4971" w:author="Soapbox" w:date="2021-07-21T13:44:00Z">
        <w:r w:rsidR="001366AD" w:rsidRPr="001E7A27">
          <w:rPr>
            <w:lang w:val="en-GB"/>
          </w:rPr>
          <w:t>z</w:t>
        </w:r>
      </w:ins>
      <w:del w:id="4972" w:author="Soapbox" w:date="2021-07-21T13:44:00Z">
        <w:r w:rsidRPr="001E7A27" w:rsidDel="001366AD">
          <w:rPr>
            <w:lang w:val="en-GB"/>
          </w:rPr>
          <w:delText>s</w:delText>
        </w:r>
      </w:del>
      <w:r w:rsidRPr="001E7A27">
        <w:rPr>
          <w:lang w:val="en-GB"/>
        </w:rPr>
        <w:t xml:space="preserve">ed climate variations </w:t>
      </w:r>
      <w:r w:rsidRPr="001E7A27">
        <w:rPr>
          <w:lang w:val="en-GB"/>
        </w:rPr>
        <w:fldChar w:fldCharType="begin" w:fldLock="1"/>
      </w:r>
      <w:r w:rsidR="00747167" w:rsidRPr="001E7A27">
        <w:rPr>
          <w:lang w:val="en-GB"/>
        </w:rPr>
        <w:instrText>ADDIN CSL_CITATION { "citationItems" : [ { "id" : "ITEM-1", "itemData" : { "DOI" : "10.1126/sciadv.aav6471", "ISSN" : "2375-2548", "abstract" : "Strong decadal variations in the oceanic uptake of carbon dioxide (CO 2 ) observed over the past three decades challenge our ability to predict the strength of the ocean carbon sink. By assimilating atmospheric and oceanic observational data products into an Earth system model\u2013based decadal prediction system, we can reproduce the observed variations of the ocean carbon uptake globally. We find that variations of the ocean CO 2 uptake are predictable up to 2 years in advance globally, albeit there is evidence for a higher predictive skill up to 5 years regionally. We further suggest that while temperature variations largely determine shorter-term (&lt;3 years) predictability, nonthermal drivers are responsible for longer-term (&gt;3 years) predictability, especially at high latitudes.", "author" : [ { "dropping-particle" : "", "family" : "Li", "given" : "H.", "non-dropping-particle" : "", "parse-names" : false, "suffix" : "" }, { "dropping-particle" : "", "family" : "Ilyina", "given" : "T.", "non-dropping-particle" : "", "parse-names" : false, "suffix" : "" }, { "dropping-particle" : "", "family" : "M\u00fcller", "given" : "W. A.", "non-dropping-particle" : "", "parse-names" : false, "suffix" : "" }, { "dropping-particle" : "", "family" : "Landsch\u00fctzer", "given" : "P.", "non-dropping-particle" : "", "parse-names" : false, "suffix" : "" } ], "container-title" : "Science Advances", "id" : "ITEM-1", "issue" : "4", "issued" : { "date-parts" : [ [ "2019", "4", "17" ] ] }, "page" : "eaav6471", "title" : "Predicting the variable ocean carbon sink", "translator" : [ { "dropping-particle" : "", "family" : "L6290", "given" : "", "non-dropping-particle" : "", "parse-names" : false, "suffix" : "" } ], "type" : "article-journal", "volume" : "5" }, "uris" : [ "http://www.mendeley.com/documents/?uuid=a4a2fbc5-2e85-44d5-8a18-aced9d38dbb3" ] } ], "mendeley" : { "formattedCitation" : "(Li et al., 2019)", "plainTextFormattedCitation" : "(Li et al., 2019)", "previouslyFormattedCitation" : "(Li et al., 2019)" }, "properties" : { "noteIndex" : 0 }, "schema" : "https://github.com/citation-style-language/schema/raw/master/csl-citation.json" }</w:instrText>
      </w:r>
      <w:r w:rsidRPr="001E7A27">
        <w:rPr>
          <w:lang w:val="en-GB"/>
        </w:rPr>
        <w:fldChar w:fldCharType="separate"/>
      </w:r>
      <w:r w:rsidR="00025FA2" w:rsidRPr="001E7A27">
        <w:rPr>
          <w:noProof/>
          <w:lang w:val="en-GB"/>
        </w:rPr>
        <w:t>(Li et al., 2019)</w:t>
      </w:r>
      <w:r w:rsidRPr="001E7A27">
        <w:rPr>
          <w:lang w:val="en-GB"/>
        </w:rPr>
        <w:fldChar w:fldCharType="end"/>
      </w:r>
      <w:r w:rsidRPr="001E7A27">
        <w:rPr>
          <w:lang w:val="en-GB"/>
        </w:rPr>
        <w:t>. This subsection synthesi</w:t>
      </w:r>
      <w:ins w:id="4973" w:author="Soapbox" w:date="2021-07-22T09:23:00Z">
        <w:r w:rsidR="00B10F16" w:rsidRPr="001E7A27">
          <w:rPr>
            <w:lang w:val="en-GB"/>
          </w:rPr>
          <w:t>z</w:t>
        </w:r>
      </w:ins>
      <w:del w:id="4974" w:author="Soapbox" w:date="2021-07-22T09:23:00Z">
        <w:r w:rsidRPr="001E7A27" w:rsidDel="00B10F16">
          <w:rPr>
            <w:lang w:val="en-GB"/>
          </w:rPr>
          <w:delText>s</w:delText>
        </w:r>
      </w:del>
      <w:r w:rsidRPr="001E7A27">
        <w:rPr>
          <w:lang w:val="en-GB"/>
        </w:rPr>
        <w:t>es information on predictability of the land and ocean carbon sinks using both the ideali</w:t>
      </w:r>
      <w:ins w:id="4975" w:author="Soapbox" w:date="2021-07-21T12:39:00Z">
        <w:r w:rsidR="00D7137F" w:rsidRPr="001E7A27">
          <w:rPr>
            <w:lang w:val="en-GB"/>
          </w:rPr>
          <w:t>z</w:t>
        </w:r>
      </w:ins>
      <w:del w:id="4976" w:author="Soapbox" w:date="2021-07-21T12:39:00Z">
        <w:r w:rsidRPr="001E7A27" w:rsidDel="00D7137F">
          <w:rPr>
            <w:lang w:val="en-GB"/>
          </w:rPr>
          <w:delText>s</w:delText>
        </w:r>
      </w:del>
      <w:r w:rsidRPr="001E7A27">
        <w:rPr>
          <w:lang w:val="en-GB"/>
        </w:rPr>
        <w:t xml:space="preserve">ed potential predictability and the actual predictability skill measures. </w:t>
      </w:r>
    </w:p>
    <w:p w14:paraId="736BB28C" w14:textId="77777777" w:rsidR="00A63E93" w:rsidRPr="001E7A27" w:rsidRDefault="00A63E93" w:rsidP="005C7F25">
      <w:pPr>
        <w:pStyle w:val="AR6BodyText"/>
        <w:rPr>
          <w:lang w:val="en-GB"/>
        </w:rPr>
      </w:pPr>
    </w:p>
    <w:p w14:paraId="05AD8BD1" w14:textId="5F77F5B0" w:rsidR="00A63E93" w:rsidRPr="001E7A27" w:rsidRDefault="00A63E93" w:rsidP="005C7F25">
      <w:pPr>
        <w:pStyle w:val="AR6BodyText"/>
        <w:rPr>
          <w:lang w:val="en-GB"/>
        </w:rPr>
      </w:pPr>
      <w:r w:rsidRPr="001E7A27">
        <w:rPr>
          <w:lang w:val="en-GB"/>
        </w:rPr>
        <w:t xml:space="preserve">Longer-term memory residing in the ocean enables predictability of the ocean carbon sink </w:t>
      </w:r>
      <w:r w:rsidRPr="001E7A27">
        <w:rPr>
          <w:lang w:val="en-GB"/>
        </w:rPr>
        <w:fldChar w:fldCharType="begin" w:fldLock="1"/>
      </w:r>
      <w:r w:rsidR="00747167" w:rsidRPr="001E7A27">
        <w:rPr>
          <w:lang w:val="en-GB"/>
        </w:rPr>
        <w:instrText>ADDIN CSL_CITATION { "citationItems" : [ { "id" : "ITEM-1", "itemData" : { "DOI" : "10.1146/annurev-marine-010816-060529", "ISSN" : "1941-1405", "abstract" : "\u00a92017 by Annual Reviews. All rights reserved. Since preindustrial times, the ocean has removed from the atmosphere 41% of the carbon emitted by human industrial activities. Despite significant uncertainties, the balance of evidence indicates that the globally integrated rate of ocean carbon uptake is increasing in response to increasing atmospheric CO2 concentrations. The El Ni\u00f1o-Southern Oscillation in the equatorial Pacific dominates interannual variability of the globally integrated sink. Modes of climate variability in high latitudes are correlated with variability in regional carbon sinks, but mechanistic understanding is incomplete. Regional sink variability, combined with sparse sampling, means that the growing oceanic sink cannot yet be directly detected from available surface data. Accurate and precise shipboard observations need to be continued and increasingly complemented with autonomous observations. These data, together with a variety of mechanistic and diagnostic models, are needed for better understanding, long-term monitoring, and future projections of this critical climate regulation service.", "author" : [ { "dropping-particle" : "", "family" : "McKinley", "given" : "Galen A.", "non-dropping-particle" : "", "parse-names" : false, "suffix" : "" }, { "dropping-particle" : "", "family" : "Fay", "given" : "Amanda R.", "non-dropping-particle" : "", "parse-names" : false, "suffix" : "" }, { "dropping-particle" : "", "family" : "Lovenduski", "given" : "Nicole S.", "non-dropping-particle" : "", "parse-names" : false, "suffix" : "" }, { "dropping-particle" : "", "family" : "Pilcher", "given" : "Darren J.", "non-dropping-particle" : "", "parse-names" : false, "suffix" : "" } ], "container-title" : "Annual Review of Marine Science", "id" : "ITEM-1", "issue" : "1", "issued" : { "date-parts" : [ [ "2017", "1", "3" ] ] }, "page" : "125-150", "title" : "Natural Variability and Anthropogenic Trends in the Ocean Carbon Sink", "translator" : [ { "dropping-particle" : "", "family" : "L7486", "given" : "", "non-dropping-particle" : "", "parse-names" : false, "suffix" : "" } ], "type" : "article-journal", "volume" : "9" }, "uris" : [ "http://www.mendeley.com/documents/?uuid=55988fdb-72fa-4ff5-aded-3d36c5691f06" ] }, { "id" : "ITEM-2", "itemData" : { "DOI" : "10.1002/2017GL075370", "ISSN" : "0094-8276", "abstract" : "We investigate the internal decadal variability of the ocean carbon uptake using 100 ensemble simulations based on the Max Planck Institute Earth system model (MPI\u2010ESM). We find that on decadal time scales, internal variability (ensemble spread) is as large as the forced temporal variability (ensemble mean), and the largest internal variability is found in major carbon sink regions, that is, the 50\u201365\u00b0S band of the Southern Ocean, the North Pacific, and the North Atlantic. The MPI\u2010ESM ensemble produces both positive and negative 10 year trends in the ocean carbon uptake in agreement with observational estimates. Negative decadal trends are projected to occur in the future under RCP4.5 scenario. Due to the large internal variability, the Southern Ocean and the North Pacific require the most ensemble members (more than 53 and 46, respectively) to reproduce the forced decadal trends. This number increases up to 79 in future decades as CO2 emission trajectory changes.", "author" : [ { "dropping-particle" : "", "family" : "Li", "given" : "Hongmei", "non-dropping-particle" : "", "parse-names" : false, "suffix" : "" }, { "dropping-particle" : "", "family" : "Ilyina", "given" : "Tatiana", "non-dropping-particle" : "", "parse-names" : false, "suffix" : "" } ], "container-title" : "Geophysical Research Letters", "id" : "ITEM-2", "issue" : "2", "issued" : { "date-parts" : [ [ "2018", "1", "28" ] ] }, "page" : "916-925", "publisher" : "Wiley-Blackwell", "title" : "Current and future decadal trends in the oceanic carbon uptake are dominated by internal variability", "translator" : [ { "dropping-particle" : "", "family" : "L6731", "given" : "", "non-dropping-particle" : "", "parse-names" : false, "suffix" : "" } ], "type" : "article-journal", "volume" : "45" }, "uris" : [ "http://www.mendeley.com/documents/?uuid=4c370857-8742-492e-8111-85148e89ed1d" ] } ], "mendeley" : { "formattedCitation" : "(McKinley et al., 2017; Li and Ilyina, 2018)", "manualFormatting" : "(McKinley et al., 2017; Li and Ilyina, 2018)", "plainTextFormattedCitation" : "(McKinley et al., 2017; Li and Ilyina, 2018)", "previouslyFormattedCitation" : "(McKinley et al., 2017; Li and Ilyina, 2018)" }, "properties" : { "noteIndex" : 0 }, "schema" : "https://github.com/citation-style-language/schema/raw/master/csl-citation.json" }</w:instrText>
      </w:r>
      <w:r w:rsidRPr="001E7A27">
        <w:rPr>
          <w:lang w:val="en-GB"/>
        </w:rPr>
        <w:fldChar w:fldCharType="separate"/>
      </w:r>
      <w:r w:rsidR="00025FA2" w:rsidRPr="001E7A27">
        <w:rPr>
          <w:noProof/>
          <w:lang w:val="en-GB"/>
        </w:rPr>
        <w:t>(McKinley et al., 2017; Li and Ilyina, 2018)</w:t>
      </w:r>
      <w:r w:rsidRPr="001E7A27">
        <w:rPr>
          <w:lang w:val="en-GB"/>
        </w:rPr>
        <w:fldChar w:fldCharType="end"/>
      </w:r>
      <w:r w:rsidRPr="001E7A27">
        <w:rPr>
          <w:lang w:val="en-GB"/>
        </w:rPr>
        <w:t>. The predictive horizon of the globally integrated air-sea CO</w:t>
      </w:r>
      <w:r w:rsidRPr="001E7A27">
        <w:rPr>
          <w:vertAlign w:val="subscript"/>
          <w:lang w:val="en-GB"/>
        </w:rPr>
        <w:t>2</w:t>
      </w:r>
      <w:r w:rsidRPr="001E7A27">
        <w:rPr>
          <w:lang w:val="en-GB"/>
        </w:rPr>
        <w:t xml:space="preserve"> fluxes has been assessed in perfect-model frameworks that are based on an ideali</w:t>
      </w:r>
      <w:ins w:id="4977" w:author="Soapbox" w:date="2021-07-21T12:39:00Z">
        <w:r w:rsidR="00D7137F" w:rsidRPr="001E7A27">
          <w:rPr>
            <w:lang w:val="en-GB"/>
          </w:rPr>
          <w:t>z</w:t>
        </w:r>
      </w:ins>
      <w:del w:id="4978" w:author="Soapbox" w:date="2021-07-21T12:39:00Z">
        <w:r w:rsidRPr="001E7A27" w:rsidDel="00D7137F">
          <w:rPr>
            <w:lang w:val="en-GB"/>
          </w:rPr>
          <w:delText>s</w:delText>
        </w:r>
      </w:del>
      <w:r w:rsidRPr="001E7A27">
        <w:rPr>
          <w:lang w:val="en-GB"/>
        </w:rPr>
        <w:t>ed ensemble of simulations in which each ensemble member serves as a verification, while no observations are assessed. Perfect-model studies provide an estimate of the upper range of potential predictability for the integrated air-sea CO</w:t>
      </w:r>
      <w:r w:rsidRPr="001E7A27">
        <w:rPr>
          <w:vertAlign w:val="subscript"/>
          <w:lang w:val="en-GB"/>
        </w:rPr>
        <w:t>2</w:t>
      </w:r>
      <w:r w:rsidRPr="001E7A27">
        <w:rPr>
          <w:lang w:val="en-GB"/>
        </w:rPr>
        <w:t xml:space="preserve"> fluxes of about </w:t>
      </w:r>
      <w:ins w:id="4979" w:author="Soapbox" w:date="2021-07-21T13:42:00Z">
        <w:r w:rsidR="001366AD" w:rsidRPr="001E7A27">
          <w:rPr>
            <w:lang w:val="en-GB"/>
          </w:rPr>
          <w:t>two</w:t>
        </w:r>
      </w:ins>
      <w:del w:id="4980" w:author="Soapbox" w:date="2021-07-21T13:42:00Z">
        <w:r w:rsidRPr="001E7A27" w:rsidDel="001366AD">
          <w:rPr>
            <w:lang w:val="en-GB"/>
          </w:rPr>
          <w:delText>2</w:delText>
        </w:r>
      </w:del>
      <w:r w:rsidRPr="001E7A27">
        <w:rPr>
          <w:lang w:val="en-GB"/>
        </w:rPr>
        <w:t xml:space="preserve"> years globally and up to a decade in some regions </w:t>
      </w:r>
      <w:r w:rsidRPr="001E7A27">
        <w:rPr>
          <w:lang w:val="en-GB"/>
        </w:rPr>
        <w:fldChar w:fldCharType="begin" w:fldLock="1"/>
      </w:r>
      <w:r w:rsidR="00747167" w:rsidRPr="001E7A27">
        <w:rPr>
          <w:lang w:val="en-GB"/>
        </w:rPr>
        <w:instrText>ADDIN CSL_CITATION { "citationItems" : [ { "id" : "ITEM-1", "itemData" : { "DOI" : "10.1002/2017GL076092", "ISSN" : "0094-8276", "abstract" : "The decadal predictability of carbon fluxes has been examined over continents and oceans using a \u201cperfect model\u201d approach based on a 400 year preindustrial simulation and five 10-member ensembles from the Centre National de Recherches M\u00e9t\u00e9orologiques-Earth System Model version 1. From these experiments, we find that the global land uptake and ocean carbon uptake are potentially predictable by up to six years, with a median predictability horizon of four years. Predictability of global carbon uptake is prominently driven by the ocean's predictability. The difference in predictability between ocean and land carbon fluxes stems from the relative capability of ocean or land to generate low-frequency fluctuations in carbon flux. Indeed, ocean carbon fluxes display low-frequency variability that emerges from the year-to-year variability in the North Atlantic, the North Pacific, and the Southern Ocean. The Southern Ocean carbon uptake can be predicted up to six years in advance and explains most of the global carbon uptake predictability.", "author" : [ { "dropping-particle" : "", "family" : "S\u00e9f\u00e9rian", "given" : "Roland", "non-dropping-particle" : "", "parse-names" : false, "suffix" : "" }, { "dropping-particle" : "", "family" : "Berthet", "given" : "Sarah", "non-dropping-particle" : "", "parse-names" : false, "suffix" : "" }, { "dropping-particle" : "", "family" : "Chevallier", "given" : "Matthieu", "non-dropping-particle" : "", "parse-names" : false, "suffix" : "" } ], "container-title" : "Geophysical Research Letters", "id" : "ITEM-1", "issue" : "5", "issued" : { "date-parts" : [ [ "2018", "3", "16" ] ] }, "page" : "2455-2466", "title" : "Assessing the decadal predictability of land and ocean carbon uptake", "translator" : [ { "dropping-particle" : "", "family" : "L6286", "given" : "", "non-dropping-particle" : "", "parse-names" : false, "suffix" : "" } ], "type" : "article-journal", "volume" : "45" }, "uris" : [ "http://www.mendeley.com/documents/?uuid=02d58980-b77c-4ac5-9fb6-4ae3200f8004" ] }, { "id" : "ITEM-2", "itemData" : { "DOI" : "10.1029/2019GL085311", "ISSN" : "0094-8276", "abstract" : "On interannual timescales the growth rate of atmospheric CO2 is largely controlled by the response of the land and ocean carbon sinks to climate variability. Yet, it is unknown to what extent this variability limits the predictability of atmospheric CO2 variations. Using perfect-model Earth System Model simulations, we show that variations in atmospheric CO2 are potentially predictable for 3 years. We find a 2-year predictability horizon for global oceanic CO2 flux with longer regional predictability of up to 7 years. The 2-year predictability horizon of terrestrial CO2 flux originates in the tropics and midlatitudes. With the predictability of the isolated effects of land and ocean carbon sink on atmospheric CO2 of 5 and 12 years respectively, land dampens the overall predictability of atmospheric CO2 variations. Our research shows the potential of Earth System Model-based predictions to forecast multiyear variations in atmospheric CO2.", "author" : [ { "dropping-particle" : "", "family" : "Spring", "given" : "Aaron", "non-dropping-particle" : "", "parse-names" : false, "suffix" : "" }, { "dropping-particle" : "", "family" : "Ilyina", "given" : "Tatiana", "non-dropping-particle" : "", "parse-names" : false, "suffix" : "" } ], "container-title" : "Geophysical Research Letters", "id" : "ITEM-2", "issue" : "9", "issued" : { "date-parts" : [ [ "2020", "5", "16" ] ] }, "title" : "Predictability Horizons in the Global Carbon Cycle Inferred From a Perfect\u2010Model Framework", "translator" : [ { "dropping-particle" : "", "family" : "L6887", "given" : "", "non-dropping-particle" : "", "parse-names" : false, "suffix" : "" } ], "type" : "article-journal", "volume" : "47" }, "uris" : [ "http://www.mendeley.com/documents/?uuid=35588f2a-b4bf-404a-a870-42117e257052" ] } ], "mendeley" : { "formattedCitation" : "(S\u00e9f\u00e9rian et al., 2018a; Spring and Ilyina, 2020)", "plainTextFormattedCitation" : "(S\u00e9f\u00e9rian et al., 2018a; Spring and Ilyina, 2020)", "previouslyFormattedCitation" : "(S\u00e9f\u00e9rian et al., 2018a; Spring and Ilyina, 2020)" }, "properties" : { "noteIndex" : 0 }, "schema" : "https://github.com/citation-style-language/schema/raw/master/csl-citation.json" }</w:instrText>
      </w:r>
      <w:r w:rsidRPr="001E7A27">
        <w:rPr>
          <w:lang w:val="en-GB"/>
        </w:rPr>
        <w:fldChar w:fldCharType="separate"/>
      </w:r>
      <w:r w:rsidR="00025FA2" w:rsidRPr="001E7A27">
        <w:rPr>
          <w:noProof/>
          <w:lang w:val="en-GB"/>
        </w:rPr>
        <w:t>(Séférian et al., 2018a; Spring and Ilyina, 2020)</w:t>
      </w:r>
      <w:r w:rsidRPr="001E7A27">
        <w:rPr>
          <w:lang w:val="en-GB"/>
        </w:rPr>
        <w:fldChar w:fldCharType="end"/>
      </w:r>
      <w:r w:rsidRPr="001E7A27">
        <w:rPr>
          <w:lang w:val="en-GB"/>
        </w:rPr>
        <w:t>. Evidence is also emerging for predictive skill of the global air-sea CO</w:t>
      </w:r>
      <w:r w:rsidRPr="001E7A27">
        <w:rPr>
          <w:vertAlign w:val="subscript"/>
          <w:lang w:val="en-GB"/>
        </w:rPr>
        <w:t>2</w:t>
      </w:r>
      <w:r w:rsidRPr="001E7A27">
        <w:rPr>
          <w:lang w:val="en-GB"/>
        </w:rPr>
        <w:t xml:space="preserve"> fluxes of up to </w:t>
      </w:r>
      <w:ins w:id="4981" w:author="Soapbox" w:date="2021-07-21T13:42:00Z">
        <w:r w:rsidR="001366AD" w:rsidRPr="001E7A27">
          <w:rPr>
            <w:lang w:val="en-GB"/>
          </w:rPr>
          <w:t>six</w:t>
        </w:r>
      </w:ins>
      <w:del w:id="4982" w:author="Soapbox" w:date="2021-07-21T13:42:00Z">
        <w:r w:rsidRPr="001E7A27" w:rsidDel="001366AD">
          <w:rPr>
            <w:lang w:val="en-GB"/>
          </w:rPr>
          <w:delText>6</w:delText>
        </w:r>
      </w:del>
      <w:r w:rsidRPr="001E7A27">
        <w:rPr>
          <w:lang w:val="en-GB"/>
        </w:rPr>
        <w:t xml:space="preserve"> years based</w:t>
      </w:r>
      <w:ins w:id="4983" w:author="Soapbox" w:date="2021-07-21T13:42:00Z">
        <w:r w:rsidR="001366AD" w:rsidRPr="001E7A27">
          <w:rPr>
            <w:lang w:val="en-GB"/>
          </w:rPr>
          <w:t xml:space="preserve"> </w:t>
        </w:r>
      </w:ins>
      <w:del w:id="4984" w:author="Soapbox" w:date="2021-07-21T13:42:00Z">
        <w:r w:rsidRPr="001E7A27" w:rsidDel="001366AD">
          <w:rPr>
            <w:lang w:val="en-GB"/>
          </w:rPr>
          <w:delText>-</w:delText>
        </w:r>
      </w:del>
      <w:r w:rsidRPr="001E7A27">
        <w:rPr>
          <w:lang w:val="en-GB"/>
        </w:rPr>
        <w:t xml:space="preserve">on prediction </w:t>
      </w:r>
      <w:r w:rsidRPr="001E7A27">
        <w:rPr>
          <w:lang w:val="en-GB"/>
        </w:rPr>
        <w:lastRenderedPageBreak/>
        <w:t>systems initiali</w:t>
      </w:r>
      <w:ins w:id="4985" w:author="Soapbox" w:date="2021-07-21T13:44:00Z">
        <w:r w:rsidR="001366AD" w:rsidRPr="001E7A27">
          <w:rPr>
            <w:lang w:val="en-GB"/>
          </w:rPr>
          <w:t>z</w:t>
        </w:r>
      </w:ins>
      <w:del w:id="4986" w:author="Soapbox" w:date="2021-07-21T13:44:00Z">
        <w:r w:rsidRPr="001E7A27" w:rsidDel="001366AD">
          <w:rPr>
            <w:lang w:val="en-GB"/>
          </w:rPr>
          <w:delText>s</w:delText>
        </w:r>
      </w:del>
      <w:r w:rsidRPr="001E7A27">
        <w:rPr>
          <w:lang w:val="en-GB"/>
        </w:rPr>
        <w:t xml:space="preserve">ed with observed physical climate states </w:t>
      </w:r>
      <w:r w:rsidRPr="001E7A27">
        <w:rPr>
          <w:lang w:val="en-GB"/>
        </w:rPr>
        <w:fldChar w:fldCharType="begin" w:fldLock="1"/>
      </w:r>
      <w:r w:rsidR="00747167" w:rsidRPr="001E7A27">
        <w:rPr>
          <w:lang w:val="en-GB"/>
        </w:rPr>
        <w:instrText>ADDIN CSL_CITATION { "citationItems" : [ { "id" : "ITEM-1", "itemData" : { "DOI" : "10.1126/sciadv.aav6471", "ISSN" : "2375-2548", "abstract" : "Strong decadal variations in the oceanic uptake of carbon dioxide (CO 2 ) observed over the past three decades challenge our ability to predict the strength of the ocean carbon sink. By assimilating atmospheric and oceanic observational data products into an Earth system model\u2013based decadal prediction system, we can reproduce the observed variations of the ocean carbon uptake globally. We find that variations of the ocean CO 2 uptake are predictable up to 2 years in advance globally, albeit there is evidence for a higher predictive skill up to 5 years regionally. We further suggest that while temperature variations largely determine shorter-term (&lt;3 years) predictability, nonthermal drivers are responsible for longer-term (&gt;3 years) predictability, especially at high latitudes.", "author" : [ { "dropping-particle" : "", "family" : "Li", "given" : "H.", "non-dropping-particle" : "", "parse-names" : false, "suffix" : "" }, { "dropping-particle" : "", "family" : "Ilyina", "given" : "T.", "non-dropping-particle" : "", "parse-names" : false, "suffix" : "" }, { "dropping-particle" : "", "family" : "M\u00fcller", "given" : "W. A.", "non-dropping-particle" : "", "parse-names" : false, "suffix" : "" }, { "dropping-particle" : "", "family" : "Landsch\u00fctzer", "given" : "P.", "non-dropping-particle" : "", "parse-names" : false, "suffix" : "" } ], "container-title" : "Science Advances", "id" : "ITEM-1", "issue" : "4", "issued" : { "date-parts" : [ [ "2019", "4", "17" ] ] }, "page" : "eaav6471", "title" : "Predicting the variable ocean carbon sink", "translator" : [ { "dropping-particle" : "", "family" : "L6290", "given" : "", "non-dropping-particle" : "", "parse-names" : false, "suffix" : "" } ], "type" : "article-journal", "volume" : "5" }, "uris" : [ "http://www.mendeley.com/documents/?uuid=a4a2fbc5-2e85-44d5-8a18-aced9d38dbb3" ] } ], "mendeley" : { "formattedCitation" : "(Li et al., 2019)", "plainTextFormattedCitation" : "(Li et al., 2019)", "previouslyFormattedCitation" : "(Li et al., 2019)" }, "properties" : { "noteIndex" : 0 }, "schema" : "https://github.com/citation-style-language/schema/raw/master/csl-citation.json" }</w:instrText>
      </w:r>
      <w:r w:rsidRPr="001E7A27">
        <w:rPr>
          <w:lang w:val="en-GB"/>
        </w:rPr>
        <w:fldChar w:fldCharType="separate"/>
      </w:r>
      <w:r w:rsidR="00025FA2" w:rsidRPr="001E7A27">
        <w:rPr>
          <w:noProof/>
          <w:lang w:val="en-GB"/>
        </w:rPr>
        <w:t>(Li et al., 2019)</w:t>
      </w:r>
      <w:r w:rsidRPr="001E7A27">
        <w:rPr>
          <w:lang w:val="en-GB"/>
        </w:rPr>
        <w:fldChar w:fldCharType="end"/>
      </w:r>
      <w:r w:rsidRPr="001E7A27">
        <w:rPr>
          <w:lang w:val="en-GB"/>
        </w:rPr>
        <w:t>, with a potential for even longer-term regional predictability in some regions</w:t>
      </w:r>
      <w:ins w:id="4987" w:author="Soapbox" w:date="2021-07-21T13:42:00Z">
        <w:r w:rsidR="001366AD" w:rsidRPr="001E7A27">
          <w:rPr>
            <w:lang w:val="en-GB"/>
          </w:rPr>
          <w:t>,</w:t>
        </w:r>
      </w:ins>
      <w:r w:rsidRPr="001E7A27">
        <w:rPr>
          <w:lang w:val="en-GB"/>
        </w:rPr>
        <w:t xml:space="preserve"> including the North Atlantic and subpolar Southern Ocean </w:t>
      </w:r>
      <w:commentRangeStart w:id="4988"/>
      <w:r w:rsidRPr="001E7A27">
        <w:rPr>
          <w:lang w:val="en-GB"/>
        </w:rPr>
        <w:fldChar w:fldCharType="begin" w:fldLock="1"/>
      </w:r>
      <w:ins w:id="4989" w:author="Robin Matthews" w:date="2021-06-17T18:18:00Z">
        <w:r w:rsidR="00646100" w:rsidRPr="001E7A27">
          <w:rPr>
            <w:lang w:val="en-GB"/>
          </w:rPr>
          <w:instrText>ADDIN CSL_CITATION { "citationItems" : [ { "id" : "ITEM-1", "itemData" : { "DOI" : "10.1038/ncomms11076", "ISSN" : "2041-1723", "abstract" : "As a major CO2 sink, the North Atlantic, especially its subpolar gyre region, is essential for the global carbon cycle. Decadal fluctuations of CO2 uptake in the North Atlantic subpolar gyre region are associated with the evolution of the North Atlantic Oscillation, the Atlantic meridional overturning circulation, ocean mixing and sea surface temperature anomalies. While variations in the physical state of the ocean can be predicted several years in advance by initialization of Earth system models, predictability of CO2 uptake has remained unexplored. Here we investigate the predictability of CO2 uptake variations by initialization of the MPI-ESM decadal prediction system. We find large multi-year variability in oceanic CO2 uptake and demonstrate that its potential predictive skill in the western subpolar gyre region is up to 4-7 years. The predictive skill is mainly maintained in winter and is attributed to the improved physical state of the ocean.", "author" : [ { "dropping-particle" : "", "family" : "Li", "given" : "Hongmei", "non-dropping-particle" : "", "parse-names" : false, "suffix" : "" }, { "dropping-particle" : "", "family" : "Ilyina", "given" : "Tatiana", "non-dropping-particle" : "", "parse-names" : false, "suffix" : "" }, { "dropping-particle" : "", "family" : "M\u00fcller", "given" : "Wolfgang A.", "non-dropping-particle" : "", "parse-names" : false, "suffix" : "" }, { "dropping-particle" : "", "family" : "Sienz", "given" : "Frank", "non-dropping-particle" : "", "parse-names" : false, "suffix" : "" } ], "container-title" : "Nature Communications", "id" : "ITEM-1", "issue" : "1", "issued" : { "date-parts" : [ [ "2016", "4", "30" ] ] }, "page" : "11076", "title" : "Decadal predictions of the North Atlantic CO2 uptake", "translator" : [ { "dropping-particle" : "", "family" : "L6295", "given" : "", "non-dropping-particle" : "", "parse-names" : false, "suffix" : "" } ], "type" : "article-journal", "volume" : "7" }, "uris" : [ "http://www.mendeley.com/documents/?uuid=1a663285-ea11-4c52-82f6-f5d59959116d" ] }, { "id" : "ITEM-2", "itemData" : { "DOI" : "10.5194/esd-10-45-2019", "ISSN" : "2190-4987", "author" : [ { "dropping-particle" : "", "family" : "Lovenduski", "given" : "Nicole S.",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"Long", "given" : "Matthew C.", "non-dropping-particle" : "", "parse-names" : false, "suffix" : "" } ], "container-title" : "Earth System Dynamics", "id" : "ITEM-2", "issue" : "1", "issued" : { "date-parts" : [ [ "2019", "1", "24" ] ] }, "page" : "45-57", "title" : "Predicting near-term variability in ocean carbon uptake", "translator" : [ { "dropping-particle" : "", "family" : "L6623", "given" : "", "non-dropping-particle" : "", "parse-names" : false, "suffix" : "" } ], "type" : "article-journal", "volume" : "10" }, "uris" : [ "http://www.mendeley.com/documents/?uuid=741e5065-9177-4c2e-bc91-68e60d967e0c" ] } ], "mendeley" : { "formattedCitation" : "(Li et al., 2016a; Lovenduski et al., 2019b)", "manualFormatting" : "(H. Li et al., 2016a; Lovenduski et al., 2019a)", "plainTextFormattedCitation" : "(Li et al., 2016a; Lovenduski et al., 2019b)", "previouslyFormattedCitation" : "(Li et al., 2016a; Lovenduski et al., 2019b)" }, "properties" : { "noteIndex" : 0 }, "schema" : "https://github.com/citation-style-language/schema/raw/master/csl-citation.json" }</w:instrText>
        </w:r>
      </w:ins>
      <w:del w:id="4990" w:author="Robin Matthews" w:date="2021-06-17T18:18:00Z">
        <w:r w:rsidR="00747167" w:rsidRPr="001E7A27" w:rsidDel="00646100">
          <w:rPr>
            <w:lang w:val="en-GB"/>
          </w:rPr>
          <w:delInstrText>ADDIN CSL_CITATION { "citationItems" : [ { "id" : "ITEM-1", "itemData" : { "DOI" : "10.1038/ncomms11076", "ISSN" : "2041-1723", "abstract" : "As a major CO2 sink, the North Atlantic, especially its subpolar gyre region, is essential for the global carbon cycle. Decadal fluctuations of CO2 uptake in the North Atlantic subpolar gyre region are associated with the evolution of the North Atlantic Oscillation, the Atlantic meridional overturning circulation, ocean mixing and sea surface temperature anomalies. While variations in the physical state of the ocean can be predicted several years in advance by initialization of Earth system models, predictability of CO2 uptake has remained unexplored. Here we investigate the predictability of CO2 uptake variations by initialization of the MPI-ESM decadal prediction system. We find large multi-year variability in oceanic CO2 uptake and demonstrate that its potential predictive skill in the western subpolar gyre region is up to 4-7 years. The predictive skill is mainly maintained in winter and is attributed to the improved physical state of the ocean.", "author" : [ { "dropping-particle" : "", "family" : "Li", "given" : "Hongmei", "non-dropping-particle" : "", "parse-names" : false, "suffix" : "" }, { "dropping-particle" : "", "family" : "Ilyina", "given" : "Tatiana", "non-dropping-particle" : "", "parse-names" : false, "suffix" : "" }, { "dropping-particle" : "", "family" : "M\u00fcller", "given" : "Wolfgang A.", "non-dropping-particle" : "", "parse-names" : false, "suffix" : "" }, { "dropping-particle" : "", "family" : "Sienz", "given" : "Frank", "non-dropping-particle" : "", "parse-names" : false, "suffix" : "" } ], "container-title" : "Nature Communications", "id" : "ITEM-1", "issue" : "1", "issued" : { "date-parts" : [ [ "2016", "4", "30" ] ] }, "page" : "11076", "title" : "Decadal predictions of the North Atlantic CO2 uptake", "translator" : [ { "dropping-particle" : "", "family" : "L6295", "given" : "", "non-dropping-particle" : "", "parse-names" : false, "suffix" : "" } ], "type" : "article-journal", "volume" : "7" }, "uris" : [ "http://www.mendeley.com/documents/?uuid=1a663285-ea11-4c52-82f6-f5d59959116d" ] }, { "id" : "ITEM-2", "itemData" : { "DOI" : "10.5194/esd-10-45-2019", "ISSN" : "2190-4987", "author" : [ { "dropping-particle" : "", "family" : "Lovenduski", "given" : "Nicole S.",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"Long", "given" : "Matthew C.", "non-dropping-particle" : "", "parse-names" : false, "suffix" : "" } ], "container-title" : "Earth System Dynamics", "id" : "ITEM-2", "issue" : "1", "issued" : { "date-parts" : [ [ "2019", "1", "24" ] ] }, "page" : "45-57", "title" : "Predicting near-term variability in ocean carbon uptake", "translator" : [ { "dropping-particle" : "", "family" : "L6623", "given" : "", "non-dropping-particle" : "", "parse-names" : false, "suffix" : "" } ], "type" : "article-journal", "volume" : "10" }, "uris" : [ "http://www.mendeley.com/documents/?uuid=741e5065-9177-4c2e-bc91-68e60d967e0c" ] } ], "mendeley" : { "formattedCitation" : "(Li et al., 2016a; Lovenduski et al., 2019b)", "plainTextFormattedCitation" : "(Li et al., 2016a; Lovenduski et al., 2019b)", "previouslyFormattedCitation" : "(Li et al., 2016a; Lovenduski et al., 2019b)" }, "properties" : { "noteIndex" : 0 }, "schema" : "https://github.com/citation-style-language/schema/raw/master/csl-citation.json" }</w:delInstrText>
        </w:r>
      </w:del>
      <w:r w:rsidRPr="001E7A27">
        <w:rPr>
          <w:lang w:val="en-GB"/>
        </w:rPr>
        <w:fldChar w:fldCharType="separate"/>
      </w:r>
      <w:r w:rsidR="00025FA2" w:rsidRPr="001E7A27">
        <w:rPr>
          <w:noProof/>
          <w:lang w:val="en-GB"/>
        </w:rPr>
        <w:t>(</w:t>
      </w:r>
      <w:ins w:id="4991" w:author="Robin Matthews" w:date="2021-06-17T18:18:00Z">
        <w:r w:rsidR="00646100" w:rsidRPr="001E7A27">
          <w:rPr>
            <w:noProof/>
            <w:lang w:val="en-GB"/>
          </w:rPr>
          <w:t xml:space="preserve">H. </w:t>
        </w:r>
      </w:ins>
      <w:r w:rsidR="00025FA2" w:rsidRPr="001E7A27">
        <w:rPr>
          <w:noProof/>
          <w:lang w:val="en-GB"/>
        </w:rPr>
        <w:t>Li et al., 2016</w:t>
      </w:r>
      <w:del w:id="4992" w:author="Robin Matthews" w:date="2021-06-17T18:18:00Z">
        <w:r w:rsidR="00025FA2" w:rsidRPr="001E7A27" w:rsidDel="00646100">
          <w:rPr>
            <w:noProof/>
            <w:lang w:val="en-GB"/>
          </w:rPr>
          <w:delText>a</w:delText>
        </w:r>
      </w:del>
      <w:r w:rsidR="00025FA2" w:rsidRPr="001E7A27">
        <w:rPr>
          <w:noProof/>
          <w:lang w:val="en-GB"/>
        </w:rPr>
        <w:t>; Lovenduski et al., 2019</w:t>
      </w:r>
      <w:del w:id="4993" w:author="Robin Matthews" w:date="2021-06-17T18:18:00Z">
        <w:r w:rsidR="00025FA2" w:rsidRPr="001E7A27" w:rsidDel="00646100">
          <w:rPr>
            <w:noProof/>
            <w:lang w:val="en-GB"/>
          </w:rPr>
          <w:delText>b</w:delText>
        </w:r>
      </w:del>
      <w:ins w:id="4994" w:author="Robin Matthews" w:date="2021-06-17T18:18:00Z">
        <w:r w:rsidR="00646100" w:rsidRPr="001E7A27">
          <w:rPr>
            <w:noProof/>
            <w:lang w:val="en-GB"/>
          </w:rPr>
          <w:t>a</w:t>
        </w:r>
      </w:ins>
      <w:r w:rsidR="00025FA2" w:rsidRPr="001E7A27">
        <w:rPr>
          <w:noProof/>
          <w:lang w:val="en-GB"/>
        </w:rPr>
        <w:t>)</w:t>
      </w:r>
      <w:r w:rsidRPr="001E7A27">
        <w:rPr>
          <w:lang w:val="en-GB"/>
        </w:rPr>
        <w:fldChar w:fldCharType="end"/>
      </w:r>
      <w:commentRangeEnd w:id="4988"/>
      <w:r w:rsidR="00025FA2" w:rsidRPr="001E7A27">
        <w:rPr>
          <w:rStyle w:val="CommentReference"/>
          <w:lang w:val="en-GB"/>
        </w:rPr>
        <w:commentReference w:id="4988"/>
      </w:r>
      <w:r w:rsidRPr="001E7A27">
        <w:rPr>
          <w:lang w:val="en-GB"/>
        </w:rPr>
        <w:t xml:space="preserve">. </w:t>
      </w:r>
    </w:p>
    <w:p w14:paraId="6DD97437" w14:textId="77777777" w:rsidR="00A63E93" w:rsidRPr="001E7A27" w:rsidRDefault="00A63E93" w:rsidP="005C7F25">
      <w:pPr>
        <w:pStyle w:val="AR6BodyText"/>
        <w:rPr>
          <w:lang w:val="en-GB"/>
        </w:rPr>
      </w:pPr>
    </w:p>
    <w:p w14:paraId="4A4C5106" w14:textId="4FAC7E0C" w:rsidR="00A63E93" w:rsidRPr="001E7A27" w:rsidRDefault="00A63E93" w:rsidP="005C7F25">
      <w:pPr>
        <w:pStyle w:val="AR6BodyText"/>
        <w:rPr>
          <w:lang w:val="en-GB"/>
        </w:rPr>
      </w:pPr>
      <w:r w:rsidRPr="001E7A27">
        <w:rPr>
          <w:lang w:val="en-GB"/>
        </w:rPr>
        <w:t>Models suggest that predictability of the air-sea CO</w:t>
      </w:r>
      <w:r w:rsidRPr="001E7A27">
        <w:rPr>
          <w:vertAlign w:val="subscript"/>
          <w:lang w:val="en-GB"/>
        </w:rPr>
        <w:t>2</w:t>
      </w:r>
      <w:r w:rsidRPr="001E7A27">
        <w:rPr>
          <w:lang w:val="en-GB"/>
        </w:rPr>
        <w:t xml:space="preserve"> flux is related to predictability of ocean biogeochemical state variables such as dissolved inorganic carbon (DIC) and total alkalinity (TA</w:t>
      </w:r>
      <w:del w:id="4995" w:author="Ian Blenkinsop" w:date="2021-07-28T14:45:00Z">
        <w:r w:rsidRPr="001E7A27" w:rsidDel="00A97338">
          <w:rPr>
            <w:lang w:val="en-GB"/>
          </w:rPr>
          <w:delText xml:space="preserve">) </w:delText>
        </w:r>
      </w:del>
      <w:ins w:id="4996" w:author="Ian Blenkinsop" w:date="2021-07-28T14:45:00Z">
        <w:r w:rsidR="00A97338" w:rsidRPr="001E7A27">
          <w:rPr>
            <w:lang w:val="en-GB"/>
          </w:rPr>
          <w:t xml:space="preserve">; </w:t>
        </w:r>
      </w:ins>
      <w:commentRangeStart w:id="4997"/>
      <w:r w:rsidRPr="001E7A27">
        <w:rPr>
          <w:lang w:val="en-GB"/>
        </w:rPr>
        <w:fldChar w:fldCharType="begin" w:fldLock="1"/>
      </w:r>
      <w:ins w:id="4998" w:author="Robin Matthews" w:date="2021-06-17T18:19:00Z">
        <w:r w:rsidR="00646100" w:rsidRPr="001E7A27">
          <w:rPr>
            <w:lang w:val="en-GB"/>
          </w:rPr>
          <w:instrText>ADDIN CSL_CITATION { "citationItems" : [ { "id" : "ITEM-1", "itemData" : { "DOI" : "10.5194/esd-10-45-2019", "ISSN" : "2190-4987", "author" : [ { "dropping-particle" : "", "family" : "Lovenduski", "given" : "Nicole S.",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"Long", "given" : "Matthew C.", "non-dropping-particle" : "", "parse-names" : false, "suffix" : "" } ], "container-title" : "Earth System Dynamics", "id" : "ITEM-1", "issue" : "1", "issued" : { "date-parts" : [ [ "2019", "1", "24" ] ] }, "page" : "45-57", "title" : "Predicting near-term variability in ocean carbon uptake", "translator" : [ { "dropping-particle" : "", "family" : "L6623", "given" : "", "non-dropping-particle" : "", "parse-names" : false, "suffix" : "" } ], "type" : "article-journal", "volume" : "10" }, "uris" : [ "http://www.mendeley.com/documents/?uuid=741e5065-9177-4c2e-bc91-68e60d967e0c" ] } ], "mendeley" : { "formattedCitation" : "(Lovenduski et al., 2019b)", "manualFormatting" : "(Lovenduski et al., 2019a)", "plainTextFormattedCitation" : "(Lovenduski et al., 2019b)", "previouslyFormattedCitation" : "(Lovenduski et al., 2019b)" }, "properties" : { "noteIndex" : 0 }, "schema" : "https://github.com/citation-style-language/schema/raw/master/csl-citation.json" }</w:instrText>
        </w:r>
      </w:ins>
      <w:del w:id="4999" w:author="Robin Matthews" w:date="2021-06-17T18:19:00Z">
        <w:r w:rsidR="00747167" w:rsidRPr="001E7A27" w:rsidDel="00646100">
          <w:rPr>
            <w:lang w:val="en-GB"/>
          </w:rPr>
          <w:delInstrText>ADDIN CSL_CITATION { "citationItems" : [ { "id" : "ITEM-1", "itemData" : { "DOI" : "10.5194/esd-10-45-2019", "ISSN" : "2190-4987", "author" : [ { "dropping-particle" : "", "family" : "Lovenduski", "given" : "Nicole S.",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"Long", "given" : "Matthew C.", "non-dropping-particle" : "", "parse-names" : false, "suffix" : "" } ], "container-title" : "Earth System Dynamics", "id" : "ITEM-1", "issue" : "1", "issued" : { "date-parts" : [ [ "2019", "1", "24" ] ] }, "page" : "45-57", "title" : "Predicting near-term variability in ocean carbon uptake", "translator" : [ { "dropping-particle" : "", "family" : "L6623", "given" : "", "non-dropping-particle" : "", "parse-names" : false, "suffix" : "" } ], "type" : "article-journal", "volume" : "10" }, "uris" : [ "http://www.mendeley.com/documents/?uuid=741e5065-9177-4c2e-bc91-68e60d967e0c" ] } ], "mendeley" : { "formattedCitation" : "(Lovenduski et al., 2019b)", "plainTextFormattedCitation" : "(Lovenduski et al., 2019b)", "previouslyFormattedCitation" : "(Lovenduski et al., 2019b)" }, "properties" : { "noteIndex" : 0 }, "schema" : "https://github.com/citation-style-language/schema/raw/master/csl-citation.json" }</w:delInstrText>
        </w:r>
      </w:del>
      <w:r w:rsidRPr="001E7A27">
        <w:rPr>
          <w:lang w:val="en-GB"/>
        </w:rPr>
        <w:fldChar w:fldCharType="separate"/>
      </w:r>
      <w:del w:id="5000" w:author="Ian Blenkinsop" w:date="2021-07-28T14:45:00Z">
        <w:r w:rsidR="00025FA2" w:rsidRPr="001E7A27" w:rsidDel="00A97338">
          <w:rPr>
            <w:noProof/>
            <w:lang w:val="en-GB"/>
          </w:rPr>
          <w:delText>(</w:delText>
        </w:r>
      </w:del>
      <w:r w:rsidR="00025FA2" w:rsidRPr="001E7A27">
        <w:rPr>
          <w:noProof/>
          <w:lang w:val="en-GB"/>
        </w:rPr>
        <w:t>Lovenduski et al., 2019</w:t>
      </w:r>
      <w:ins w:id="5001" w:author="Robin Matthews" w:date="2021-06-17T18:19:00Z">
        <w:r w:rsidR="00646100" w:rsidRPr="001E7A27">
          <w:rPr>
            <w:noProof/>
            <w:lang w:val="en-GB"/>
          </w:rPr>
          <w:t>a</w:t>
        </w:r>
      </w:ins>
      <w:del w:id="5002" w:author="Robin Matthews" w:date="2021-06-17T18:19:00Z">
        <w:r w:rsidR="00025FA2" w:rsidRPr="001E7A27" w:rsidDel="00646100">
          <w:rPr>
            <w:noProof/>
            <w:lang w:val="en-GB"/>
          </w:rPr>
          <w:delText>b</w:delText>
        </w:r>
      </w:del>
      <w:r w:rsidR="00025FA2" w:rsidRPr="001E7A27">
        <w:rPr>
          <w:noProof/>
          <w:lang w:val="en-GB"/>
        </w:rPr>
        <w:t>)</w:t>
      </w:r>
      <w:r w:rsidRPr="001E7A27">
        <w:rPr>
          <w:lang w:val="en-GB"/>
        </w:rPr>
        <w:fldChar w:fldCharType="end"/>
      </w:r>
      <w:commentRangeEnd w:id="4997"/>
      <w:r w:rsidR="00025FA2" w:rsidRPr="001E7A27">
        <w:rPr>
          <w:rStyle w:val="CommentReference"/>
          <w:lang w:val="en-GB"/>
        </w:rPr>
        <w:commentReference w:id="4997"/>
      </w:r>
      <w:r w:rsidRPr="001E7A27">
        <w:rPr>
          <w:lang w:val="en-GB"/>
        </w:rPr>
        <w:t xml:space="preserve">, as well as the mixed layer depth </w:t>
      </w:r>
      <w:commentRangeStart w:id="5003"/>
      <w:r w:rsidRPr="001E7A27">
        <w:rPr>
          <w:lang w:val="en-GB"/>
        </w:rPr>
        <w:fldChar w:fldCharType="begin" w:fldLock="1"/>
      </w:r>
      <w:ins w:id="5004" w:author="Robin Matthews" w:date="2021-06-17T18:19:00Z">
        <w:r w:rsidR="00646100" w:rsidRPr="001E7A27">
          <w:rPr>
            <w:lang w:val="en-GB"/>
          </w:rPr>
          <w:instrText>ADDIN CSL_CITATION { "citationItems" : [ { "id" : "ITEM-1", "itemData" : { "DOI" : "10.1038/ncomms11076", "ISSN" : "2041-1723", "abstract" : "As a major CO2 sink, the North Atlantic, especially its subpolar gyre region, is essential for the global carbon cycle. Decadal fluctuations of CO2 uptake in the North Atlantic subpolar gyre region are associated with the evolution of the North Atlantic Oscillation, the Atlantic meridional overturning circulation, ocean mixing and sea surface temperature anomalies. While variations in the physical state of the ocean can be predicted several years in advance by initialization of Earth system models, predictability of CO2 uptake has remained unexplored. Here we investigate the predictability of CO2 uptake variations by initialization of the MPI-ESM decadal prediction system. We find large multi-year variability in oceanic CO2 uptake and demonstrate that its potential predictive skill in the western subpolar gyre region is up to 4-7 years. The predictive skill is mainly maintained in winter and is attributed to the improved physical state of the ocean.", "author" : [ { "dropping-particle" : "", "family" : "Li", "given" : "Hongmei", "non-dropping-particle" : "", "parse-names" : false, "suffix" : "" }, { "dropping-particle" : "", "family" : "Ilyina", "given" : "Tatiana", "non-dropping-particle" : "", "parse-names" : false, "suffix" : "" }, { "dropping-particle" : "", "family" : "M\u00fcller", "given" : "Wolfgang A.", "non-dropping-particle" : "", "parse-names" : false, "suffix" : "" }, { "dropping-particle" : "", "family" : "Sienz", "given" : "Frank", "non-dropping-particle" : "", "parse-names" : false, "suffix" : "" } ], "container-title" : "Nature Communications", "id" : "ITEM-1", "issue" : "1", "issued" : { "date-parts" : [ [ "2016", "4", "30" ] ] }, "page" : "11076", "title" : "Decadal predictions of the North Atlantic CO2 uptake", "translator" : [ { "dropping-particle" : "", "family" : "L6295", "given" : "", "non-dropping-particle" : "", "parse-names" : false, "suffix" : "" } ], "type" : "article-journal", "volume" : "7" }, "uris" : [ "http://www.mendeley.com/documents/?uuid=1a663285-ea11-4c52-82f6-f5d59959116d" ] } ], "mendeley" : { "formattedCitation" : "(Li et al., 2016a)", "manualFormatting" : "(H. Li et al., 2016)", "plainTextFormattedCitation" : "(Li et al., 2016a)", "previouslyFormattedCitation" : "(Li et al., 2016a)" }, "properties" : { "noteIndex" : 0 }, "schema" : "https://github.com/citation-style-language/schema/raw/master/csl-citation.json" }</w:instrText>
        </w:r>
      </w:ins>
      <w:del w:id="5005" w:author="Robin Matthews" w:date="2021-06-17T18:19:00Z">
        <w:r w:rsidR="00747167" w:rsidRPr="001E7A27" w:rsidDel="00646100">
          <w:rPr>
            <w:lang w:val="en-GB"/>
          </w:rPr>
          <w:delInstrText>ADDIN CSL_CITATION { "citationItems" : [ { "id" : "ITEM-1", "itemData" : { "DOI" : "10.1038/ncomms11076", "ISSN" : "2041-1723", "abstract" : "As a major CO2 sink, the North Atlantic, especially its subpolar gyre region, is essential for the global carbon cycle. Decadal fluctuations of CO2 uptake in the North Atlantic subpolar gyre region are associated with the evolution of the North Atlantic Oscillation, the Atlantic meridional overturning circulation, ocean mixing and sea surface temperature anomalies. While variations in the physical state of the ocean can be predicted several years in advance by initialization of Earth system models, predictability of CO2 uptake has remained unexplored. Here we investigate the predictability of CO2 uptake variations by initialization of the MPI-ESM decadal prediction system. We find large multi-year variability in oceanic CO2 uptake and demonstrate that its potential predictive skill in the western subpolar gyre region is up to 4-7 years. The predictive skill is mainly maintained in winter and is attributed to the improved physical state of the ocean.", "author" : [ { "dropping-particle" : "", "family" : "Li", "given" : "Hongmei", "non-dropping-particle" : "", "parse-names" : false, "suffix" : "" }, { "dropping-particle" : "", "family" : "Ilyina", "given" : "Tatiana", "non-dropping-particle" : "", "parse-names" : false, "suffix" : "" }, { "dropping-particle" : "", "family" : "M\u00fcller", "given" : "Wolfgang A.", "non-dropping-particle" : "", "parse-names" : false, "suffix" : "" }, { "dropping-particle" : "", "family" : "Sienz", "given" : "Frank", "non-dropping-particle" : "", "parse-names" : false, "suffix" : "" } ], "container-title" : "Nature Communications", "id" : "ITEM-1", "issue" : "1", "issued" : { "date-parts" : [ [ "2016", "4", "30" ] ] }, "page" : "11076", "title" : "Decadal predictions of the North Atlantic CO2 uptake", "translator" : [ { "dropping-particle" : "", "family" : "L6295", "given" : "", "non-dropping-particle" : "", "parse-names" : false, "suffix" : "" } ], "type" : "article-journal", "volume" : "7" }, "uris" : [ "http://www.mendeley.com/documents/?uuid=1a663285-ea11-4c52-82f6-f5d59959116d" ] } ], "mendeley" : { "formattedCitation" : "(Li et al., 2016a)", "plainTextFormattedCitation" : "(Li et al., 2016a)", "previouslyFormattedCitation" : "(Li et al., 2016a)" }, "properties" : { "noteIndex" : 0 }, "schema" : "https://github.com/citation-style-language/schema/raw/master/csl-citation.json" }</w:delInstrText>
        </w:r>
      </w:del>
      <w:r w:rsidRPr="001E7A27">
        <w:rPr>
          <w:lang w:val="en-GB"/>
        </w:rPr>
        <w:fldChar w:fldCharType="separate"/>
      </w:r>
      <w:r w:rsidR="00025FA2" w:rsidRPr="001E7A27">
        <w:rPr>
          <w:noProof/>
          <w:lang w:val="en-GB"/>
        </w:rPr>
        <w:t>(</w:t>
      </w:r>
      <w:ins w:id="5006" w:author="Robin Matthews" w:date="2021-06-17T18:19:00Z">
        <w:r w:rsidR="00646100" w:rsidRPr="001E7A27">
          <w:rPr>
            <w:noProof/>
            <w:lang w:val="en-GB"/>
          </w:rPr>
          <w:t xml:space="preserve">H. </w:t>
        </w:r>
      </w:ins>
      <w:r w:rsidR="00025FA2" w:rsidRPr="001E7A27">
        <w:rPr>
          <w:noProof/>
          <w:lang w:val="en-GB"/>
        </w:rPr>
        <w:t>Li et al., 2016</w:t>
      </w:r>
      <w:del w:id="5007" w:author="Robin Matthews" w:date="2021-06-17T18:19:00Z">
        <w:r w:rsidR="00025FA2" w:rsidRPr="001E7A27" w:rsidDel="00646100">
          <w:rPr>
            <w:noProof/>
            <w:lang w:val="en-GB"/>
          </w:rPr>
          <w:delText>a</w:delText>
        </w:r>
      </w:del>
      <w:r w:rsidR="00025FA2" w:rsidRPr="001E7A27">
        <w:rPr>
          <w:noProof/>
          <w:lang w:val="en-GB"/>
        </w:rPr>
        <w:t>)</w:t>
      </w:r>
      <w:r w:rsidRPr="001E7A27">
        <w:rPr>
          <w:lang w:val="en-GB"/>
        </w:rPr>
        <w:fldChar w:fldCharType="end"/>
      </w:r>
      <w:commentRangeEnd w:id="5003"/>
      <w:r w:rsidR="00025FA2" w:rsidRPr="001E7A27">
        <w:rPr>
          <w:rStyle w:val="CommentReference"/>
          <w:lang w:val="en-GB"/>
        </w:rPr>
        <w:commentReference w:id="5003"/>
      </w:r>
      <w:r w:rsidRPr="001E7A27">
        <w:rPr>
          <w:lang w:val="en-GB"/>
        </w:rPr>
        <w:t>. Temperature variations largely control shorter-term predictability of the ocean carbon sink, while longer</w:t>
      </w:r>
      <w:ins w:id="5008" w:author="Soapbox" w:date="2021-07-21T13:43:00Z">
        <w:r w:rsidR="001366AD" w:rsidRPr="001E7A27">
          <w:rPr>
            <w:lang w:val="en-GB"/>
          </w:rPr>
          <w:t>-</w:t>
        </w:r>
      </w:ins>
      <w:del w:id="5009" w:author="Soapbox" w:date="2021-07-21T13:43:00Z">
        <w:r w:rsidRPr="001E7A27" w:rsidDel="001366AD">
          <w:rPr>
            <w:lang w:val="en-GB"/>
          </w:rPr>
          <w:delText xml:space="preserve"> </w:delText>
        </w:r>
      </w:del>
      <w:r w:rsidRPr="001E7A27">
        <w:rPr>
          <w:lang w:val="en-GB"/>
        </w:rPr>
        <w:t xml:space="preserve">term predictability is related to non-thermal drivers such as ocean circulation and biology </w:t>
      </w:r>
      <w:r w:rsidRPr="001E7A27">
        <w:rPr>
          <w:lang w:val="en-GB"/>
        </w:rPr>
        <w:fldChar w:fldCharType="begin" w:fldLock="1"/>
      </w:r>
      <w:r w:rsidR="00747167" w:rsidRPr="001E7A27">
        <w:rPr>
          <w:lang w:val="en-GB"/>
        </w:rPr>
        <w:instrText>ADDIN CSL_CITATION { "citationItems" : [ { "id" : "ITEM-1", "itemData" : { "DOI" : "10.1126/sciadv.aav6471", "ISSN" : "2375-2548", "abstract" : "Strong decadal variations in the oceanic uptake of carbon dioxide (CO 2 ) observed over the past three decades challenge our ability to predict the strength of the ocean carbon sink. By assimilating atmospheric and oceanic observational data products into an Earth system model\u2013based decadal prediction system, we can reproduce the observed variations of the ocean carbon uptake globally. We find that variations of the ocean CO 2 uptake are predictable up to 2 years in advance globally, albeit there is evidence for a higher predictive skill up to 5 years regionally. We further suggest that while temperature variations largely determine shorter-term (&lt;3 years) predictability, nonthermal drivers are responsible for longer-term (&gt;3 years) predictability, especially at high latitudes.", "author" : [ { "dropping-particle" : "", "family" : "Li", "given" : "H.", "non-dropping-particle" : "", "parse-names" : false, "suffix" : "" }, { "dropping-particle" : "", "family" : "Ilyina", "given" : "T.", "non-dropping-particle" : "", "parse-names" : false, "suffix" : "" }, { "dropping-particle" : "", "family" : "M\u00fcller", "given" : "W. A.", "non-dropping-particle" : "", "parse-names" : false, "suffix" : "" }, { "dropping-particle" : "", "family" : "Landsch\u00fctzer", "given" : "P.", "non-dropping-particle" : "", "parse-names" : false, "suffix" : "" } ], "container-title" : "Science Advances", "id" : "ITEM-1", "issue" : "4", "issued" : { "date-parts" : [ [ "2019", "4", "17" ] ] }, "page" : "eaav6471", "title" : "Predicting the variable ocean carbon sink", "translator" : [ { "dropping-particle" : "", "family" : "L6290", "given" : "", "non-dropping-particle" : "", "parse-names" : false, "suffix" : "" } ], "type" : "article-journal", "volume" : "5" }, "uris" : [ "http://www.mendeley.com/documents/?uuid=a4a2fbc5-2e85-44d5-8a18-aced9d38dbb3" ] } ], "mendeley" : { "formattedCitation" : "(Li et al., 2019)", "plainTextFormattedCitation" : "(Li et al., 2019)", "previouslyFormattedCitation" : "(Li et al., 2019)" }, "properties" : { "noteIndex" : 0 }, "schema" : "https://github.com/citation-style-language/schema/raw/master/csl-citation.json" }</w:instrText>
      </w:r>
      <w:r w:rsidRPr="001E7A27">
        <w:rPr>
          <w:lang w:val="en-GB"/>
        </w:rPr>
        <w:fldChar w:fldCharType="separate"/>
      </w:r>
      <w:r w:rsidR="00025FA2" w:rsidRPr="001E7A27">
        <w:rPr>
          <w:noProof/>
          <w:lang w:val="en-GB"/>
        </w:rPr>
        <w:t>(Li et al., 2019)</w:t>
      </w:r>
      <w:r w:rsidRPr="001E7A27">
        <w:rPr>
          <w:lang w:val="en-GB"/>
        </w:rPr>
        <w:fldChar w:fldCharType="end"/>
      </w:r>
      <w:r w:rsidRPr="001E7A27">
        <w:rPr>
          <w:lang w:val="en-GB"/>
        </w:rPr>
        <w:t>. Although there is a substantial spatial heterogeneity, initiali</w:t>
      </w:r>
      <w:ins w:id="5010" w:author="Soapbox" w:date="2021-07-21T13:43:00Z">
        <w:r w:rsidR="001366AD" w:rsidRPr="001E7A27">
          <w:rPr>
            <w:lang w:val="en-GB"/>
          </w:rPr>
          <w:t>z</w:t>
        </w:r>
      </w:ins>
      <w:del w:id="5011" w:author="Soapbox" w:date="2021-07-21T13:43:00Z">
        <w:r w:rsidRPr="001E7A27" w:rsidDel="001366AD">
          <w:rPr>
            <w:lang w:val="en-GB"/>
          </w:rPr>
          <w:delText>s</w:delText>
        </w:r>
      </w:del>
      <w:r w:rsidRPr="001E7A27">
        <w:rPr>
          <w:lang w:val="en-GB"/>
        </w:rPr>
        <w:t>ed predictions suggest stronger multi-year variations of the air-sea CO</w:t>
      </w:r>
      <w:r w:rsidRPr="001E7A27">
        <w:rPr>
          <w:vertAlign w:val="subscript"/>
          <w:lang w:val="en-GB"/>
        </w:rPr>
        <w:t>2</w:t>
      </w:r>
      <w:r w:rsidRPr="001E7A27">
        <w:rPr>
          <w:lang w:val="en-GB"/>
        </w:rPr>
        <w:t xml:space="preserve"> flux and generally tend to outperform </w:t>
      </w:r>
      <w:r w:rsidR="007E56EC" w:rsidRPr="001E7A27">
        <w:rPr>
          <w:lang w:val="en-GB"/>
        </w:rPr>
        <w:t>uninitialized</w:t>
      </w:r>
      <w:r w:rsidRPr="001E7A27">
        <w:rPr>
          <w:lang w:val="en-GB"/>
        </w:rPr>
        <w:t xml:space="preserve"> simulations on the global scale </w:t>
      </w:r>
      <w:r w:rsidRPr="001E7A27">
        <w:rPr>
          <w:lang w:val="en-GB"/>
        </w:rPr>
        <w:fldChar w:fldCharType="begin" w:fldLock="1"/>
      </w:r>
      <w:r w:rsidR="00747167" w:rsidRPr="001E7A27">
        <w:rPr>
          <w:lang w:val="en-GB"/>
        </w:rPr>
        <w:instrText>ADDIN CSL_CITATION { "citationItems" : [ { "id" : "ITEM-1", "itemData" : { "DOI" : "10.1126/sciadv.aav6471", "ISSN" : "2375-2548", "abstract" : "Strong decadal variations in the oceanic uptake of carbon dioxide (CO 2 ) observed over the past three decades challenge our ability to predict the strength of the ocean carbon sink. By assimilating atmospheric and oceanic observational data products into an Earth system model\u2013based decadal prediction system, we can reproduce the observed variations of the ocean carbon uptake globally. We find that variations of the ocean CO 2 uptake are predictable up to 2 years in advance globally, albeit there is evidence for a higher predictive skill up to 5 years regionally. We further suggest that while temperature variations largely determine shorter-term (&lt;3 years) predictability, nonthermal drivers are responsible for longer-term (&gt;3 years) predictability, especially at high latitudes.", "author" : [ { "dropping-particle" : "", "family" : "Li", "given" : "H.", "non-dropping-particle" : "", "parse-names" : false, "suffix" : "" }, { "dropping-particle" : "", "family" : "Ilyina", "given" : "T.", "non-dropping-particle" : "", "parse-names" : false, "suffix" : "" }, { "dropping-particle" : "", "family" : "M\u00fcller", "given" : "W. A.", "non-dropping-particle" : "", "parse-names" : false, "suffix" : "" }, { "dropping-particle" : "", "family" : "Landsch\u00fctzer", "given" : "P.", "non-dropping-particle" : "", "parse-names" : false, "suffix" : "" } ], "container-title" : "Science Advances", "id" : "ITEM-1", "issue" : "4", "issued" : { "date-parts" : [ [ "2019", "4", "17" ] ] }, "page" : "eaav6471", "title" : "Predicting the variable ocean carbon sink", "translator" : [ { "dropping-particle" : "", "family" : "L6290", "given" : "", "non-dropping-particle" : "", "parse-names" : false, "suffix" : "" } ], "type" : "article-journal", "volume" : "5" }, "uris" : [ "http://www.mendeley.com/documents/?uuid=a4a2fbc5-2e85-44d5-8a18-aced9d38dbb3" ] } ], "mendeley" : { "formattedCitation" : "(Li et al., 2019)", "plainTextFormattedCitation" : "(Li et al., 2019)", "previouslyFormattedCitation" : "(Li et al., 2019)" }, "properties" : { "noteIndex" : 0 }, "schema" : "https://github.com/citation-style-language/schema/raw/master/csl-citation.json" }</w:instrText>
      </w:r>
      <w:r w:rsidRPr="001E7A27">
        <w:rPr>
          <w:lang w:val="en-GB"/>
        </w:rPr>
        <w:fldChar w:fldCharType="separate"/>
      </w:r>
      <w:r w:rsidR="00025FA2" w:rsidRPr="001E7A27">
        <w:rPr>
          <w:noProof/>
          <w:lang w:val="en-GB"/>
        </w:rPr>
        <w:t>(Li et al., 2019)</w:t>
      </w:r>
      <w:r w:rsidRPr="001E7A27">
        <w:rPr>
          <w:lang w:val="en-GB"/>
        </w:rPr>
        <w:fldChar w:fldCharType="end"/>
      </w:r>
      <w:r w:rsidRPr="001E7A27">
        <w:rPr>
          <w:lang w:val="en-GB"/>
        </w:rPr>
        <w:t>. The predictive skill of air-sea CO</w:t>
      </w:r>
      <w:r w:rsidRPr="001E7A27">
        <w:rPr>
          <w:vertAlign w:val="subscript"/>
          <w:lang w:val="en-GB"/>
        </w:rPr>
        <w:t>2</w:t>
      </w:r>
      <w:r w:rsidRPr="001E7A27">
        <w:rPr>
          <w:lang w:val="en-GB"/>
        </w:rPr>
        <w:t xml:space="preserve"> flux shows a consistent spatial pattern in different models</w:t>
      </w:r>
      <w:ins w:id="5012" w:author="Soapbox" w:date="2021-07-21T13:43:00Z">
        <w:r w:rsidR="001366AD" w:rsidRPr="001E7A27">
          <w:rPr>
            <w:lang w:val="en-GB"/>
          </w:rPr>
          <w:t>,</w:t>
        </w:r>
      </w:ins>
      <w:r w:rsidRPr="001E7A27">
        <w:rPr>
          <w:lang w:val="en-GB"/>
        </w:rPr>
        <w:t xml:space="preserve"> despite the wide range of techniques used to assimilate observational information </w:t>
      </w:r>
      <w:r w:rsidRPr="001E7A27">
        <w:rPr>
          <w:lang w:val="en-GB"/>
        </w:rPr>
        <w:fldChar w:fldCharType="begin" w:fldLock="1"/>
      </w:r>
      <w:r w:rsidR="00747167" w:rsidRPr="001E7A27">
        <w:rPr>
          <w:lang w:val="en-GB"/>
        </w:rPr>
        <w:instrText>ADDIN CSL_CITATION { "citationItems" : [ { "id" : "ITEM-1", "itemData" : { "DOI" : "10.1038/ngeo1830", "ISSN" : "1752-0894", "abstract" : "A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yr-1 since pre-industrial times, mainly owing to enhanced carbon export from soils. Most of this additional carbon input to upstream rivers is either emitted back to the atmosphere as carbon dioxide (~0.4 Pg C yr-1 ) or sequestered in sediments (~0.5 Pg C yr-1 ) along the continuum of freshwater bodies, estuaries and coastal waters, leaving only a perturbation carbon input of ~0.1 Pg C yr-1 to the open ocean. According to our analysis, terrestrial ecosystems store ~0.9 Pg C yr-1 at present, which is in agreement with results from forest inventories but significantly differs from the figure of 1.5 Pg C yr-1 previously estimated when ignoring changes in lateral carbon fluxes. We suggest that carbon fluxes along the land\u2013ocean aquatic continuum need to be included in global carbon dioxide budgets.", "author" : [ { "dropping-particle" : "", "family" : "Regnier", "given" : "Pierre", "non-dropping-particle" : "", "parse-names" : false, "suffix" : "" }, { "dropping-particle" : "", "family" : "Friedlingstein", "given" : "Pierre", "non-dropping-particle" : "", "parse-names" : false, "suffix" : "" }, { "dropping-particle" : "", "family" : "Ciais", "given" : "Philippe", "non-dropping-particle" : "", "parse-names" : false, "suffix" : "" }, { "dropping-particle" : "", "family" : "Mackenzie", "given" : "Fred T", "non-dropping-particle" : "", "parse-names" : false, "suffix" : "" }, { "dropping-particle" : "", "family" : "Gruber", "given" : "Nicolas", "non-dropping-particle" : "", "parse-names" : false, "suffix" : "" }, { "dropping-particle" : "", "family" : "Janssens", "given" : "Ivan 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"Luyssaert", "given" : "Sebastiaan", "non-dropping-particle" : "", "parse-names" : false, "suffix" : "" }, { "dropping-particle" : "", "family" : "Andersson", "given" : "Andreas J", "non-dropping-particle" : "", "parse-names" : false, "suffix" : "" }, { "dropping-particle" : "", "family" : "Arndt", "given" : "Sandra", "non-dropping-particle" : "", "parse-names" : false, "suffix" : "" }, { "dropping-particle" : "", "family" : "Arnosti", "given" : "Carol", "non-dropping-particle" : "", "parse-names" : false, "suffix" : "" }, { "dropping-particle" : "V", "family" : "Borges", "given" : "Alberto", "non-dropping-particle" : "", "parse-names" : false, "suffix" : "" }, { "dropping-particle" : "", "family" : "Dale", "given" : "Andrew W", "non-dropping-particle" : "", "parse-names" : false, "suffix" : "" }, { "dropping-particle" : "", "family" : "Gallego-Sala", "given" : "Angela", "non-dropping-particle" : "", "parse-names" : false, "suffix" : "" }, { "dropping-particle" : "", "family" : "Godd\u00e9ris", "given" : "Yves", "non-dropping-particle" : "", "parse-names" : false, "suffix" : "" }, { "dropping-particle" : "", "family" : "Goossens", "given" : "Nicolas", "non-dropping-particle" : "", "parse-names" : false, "suffix" : "" }, { "dropping-particle" : "", "family" : "Hartmann", "given" : "Jens", "non-dropping-particle" : "", "parse-names" : false, "suffix" : "" }, { "dropping-particle" : "", "family" : "Heinze", "given" : "Christoph", "non-dropping-particle" : "", "parse-names" : false, "suffix" : "" }, { "dropping-particle" : "", "family" : "Ilyina", "given" : "Tatiana", "non-dropping-particle" : "", "parse-names" : false, "suffix" : "" }, { "dropping-particle" : "", "family" : "Joos", "given" : "Fortunat", "non-dropping-particle" : "", "parse-names" : false, "suffix" : "" }, { "dropping-particle" : "", "family" : "LaRowe", "given" : "Douglas E", "non-dropping-particle" : "", "parse-names" : false, "suffix" : "" }, { "dropping-particle" : "", "family" : "Leifeld", "given" : "Jens", "non-dropping-particle" : "", "parse-names" : false, "suffix" : "" }, { "dropping-particle" : "", "family" : "Meysman", "given" : "Filip J R", "non-dropping-particle" : "", "parse-names" : false, "suffix" : "" }, { "dropping-particle" : "", "family" : "Munhoven", "given" : "Guy", "non-dropping-particle" : "", "parse-names" : false, "suffix" : "" }, { "dropping-particle" : "", "family" : "Raymond", "given" : "Peter A", "non-dropping-particle" : "", "parse-names" : false, "suffix" : "" }, { "dropping-particle" : "", "family" : "Spahni", "given" : "Renato", "non-dropping-particle" : "", "parse-names" : false, "suffix" : "" }, { "dropping-particle" : "", "family" : "Suntharalingam", "given" : "Parvadha", "non-dropping-particle" : "", "parse-names" : false, "suffix" : "" }, { "dropping-particle" : "", "family" : "Thullner", "given" : "Martin", "non-dropping-particle" : "", "parse-names" : false, "suffix" : "" } ], "container-title" : "Nature Geoscience", "id" : "ITEM-1", "issue" : "8", "issued" : { "date-parts" : [ [ "2013", "8", "9" ] ] }, "page" : "597-607", "publisher" : "Nature Publishing Group, a division of Macmillan Publishers Limited. All Rights Reserved.", "title" : "Anthropogenic perturbation of the carbon fluxes from land to ocean", "translator" : [ { "dropping-particle" : "", "family" : "L327", "given" : "", "non-dropping-particle" : "", "parse-names" : false, "suffix" : "" } ], "type" : "article-journal", "volume" : "6" }, "uris" : [ "http://www.mendeley.com/documents/?uuid=60bccdee-1d0d-4fb2-bdc3-f1cac5843702" ] } ], "mendeley" : { "formattedCitation" : "(Regnier et al., 2013a)", "plainTextFormattedCitation" : "(Regnier et al., 2013a)", "previouslyFormattedCitation" : "(Regnier et al., 2013a)" }, "properties" : { "noteIndex" : 0 }, "schema" : "https://github.com/citation-style-language/schema/raw/master/csl-citation.json" }</w:instrText>
      </w:r>
      <w:r w:rsidRPr="001E7A27">
        <w:rPr>
          <w:lang w:val="en-GB"/>
        </w:rPr>
        <w:fldChar w:fldCharType="separate"/>
      </w:r>
      <w:r w:rsidR="00025FA2" w:rsidRPr="001E7A27">
        <w:rPr>
          <w:noProof/>
          <w:lang w:val="en-GB"/>
        </w:rPr>
        <w:t>(Regnier et al., 2013a)</w:t>
      </w:r>
      <w:r w:rsidRPr="001E7A27">
        <w:rPr>
          <w:lang w:val="en-GB"/>
        </w:rPr>
        <w:fldChar w:fldCharType="end"/>
      </w:r>
      <w:r w:rsidRPr="001E7A27">
        <w:rPr>
          <w:lang w:val="en-GB"/>
        </w:rPr>
        <w:t xml:space="preserve">. ESM-based prediction systems also demonstrate predictability of other marine biogeochemical properties such as net primary production </w:t>
      </w:r>
      <w:r w:rsidRPr="001E7A27">
        <w:rPr>
          <w:lang w:val="en-GB"/>
        </w:rPr>
        <w:fldChar w:fldCharType="begin" w:fldLock="1"/>
      </w:r>
      <w:r w:rsidR="00747167" w:rsidRPr="001E7A27">
        <w:rPr>
          <w:lang w:val="en-GB"/>
        </w:rPr>
        <w:instrText>ADDIN CSL_CITATION { "citationItems" : [ { "id" : "ITEM-1", "itemData" : { "DOI" : "10.1175/BAMS-D-17-0098.1", "ISSN" : "0003-0007", "abstract" : "A new community data resource offers unique capabilities for evaluating the potential for useful Earth system prediction on decadal time scales.",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"ITEM-1", "issue" : "9", "issued" : { "date-parts" : [ [ "2018", "9" ] ] }, "page" : "1867-1886", "title" : "Predicting near-term changes in the Earth system: a large ensemble of initialized decadal prediction simulations using the community Earth system model", "translator" : [ { "dropping-particle" : "", "family" : "L6285", "given" : "", "non-dropping-particle" : "", "parse-names" : false, "suffix" : "" } ], "type" : "article-journal", "volume" : "99" }, "uris" : [ "http://www.mendeley.com/documents/?uuid=ab84898c-996a-414a-a19d-4c0feb4f6996" ] }, { "id" : "ITEM-2", "itemData" : { "DOI" : "10.1073/pnas.1315855111", "ISSN" : "0027-8424", "abstract" : "With the emergence of decadal predictability simulations, research toward forecasting variations of the climate system now covers a large range of timescales. However, assessment of the capacity to predict natural variations of relevant biogeochemical variables like carbon fluxes, pH, or marine primary productivity remains unexplored. Among these, the net primary productivity (NPP) is of particular relevance in a forecasting perspective. Indeed, in regions like the tropical Pacific (30\u00b0N-30\u00b0S), NPP exhibits natural fluctuations at interannual to decadal timescales that have large impacts on marine ecosystems and fisheries. Here, we investigate predictions of NPP variations over the last decades (i.e., from 1997 to 2011) with an Earth system model within the tropical Pacific. Results suggest a predictive skill for NPP of 3 y, which is higher than that of sea surface temperature (1 y). We attribute the higher predictability of NPP to the poleward advection of nutrient anomalies (nitrate and iron), which sustain fluctuations in phytoplankton productivity over several years. These results open previously unidentified perspectives to the development of science-based management approaches to marine resources relying on integrated physical-biogeochemical forecasting systems.", "author" : [ { "dropping-particle" : "", "family" : "S\u00e9f\u00e9rian", "given" : "Roland", "non-dropping-particle" : "", "parse-names" : false, "suffix" : "" }, { "dropping-particle" : "", "family" : "Bopp", "given" : "Laurent", "non-dropping-particle" : "", "parse-names" : false, "suffix" : "" }, { "dropping-particle" : "", "family" : "Gehlen", "given" : "Marion", "non-dropping-particle" : "", "parse-names" : false, "suffix" : "" }, { "dropping-particle" : "", "family" : "Swingedouw", "given" : "Didier", "non-dropping-particle" : "", "parse-names" : false, "suffix" : "" }, { "dropping-particle" : "", "family" : "Mignot", "given" : "Juliette", "non-dropping-particle" : "", "parse-names" : false, "suffix" : "" }, { "dropping-particle" : "", "family" : "Guilyardi", "given" : "Eric", "non-dropping-particle" : "", "parse-names" : false, "suffix" : "" }, { "dropping-particle" : "", "family" : "Servonnat", "given" : "J\u00e9r\u00f4me", "non-dropping-particle" : "", "parse-names" : false, "suffix" : "" } ], "container-title" : "Proceedings of the National Academy of Sciences", "id" : "ITEM-2", "issue" : "32", "issued" : { "date-parts" : [ [ "2014", "8", "12" ] ] }, "page" : "11646-11651", "title" : "Multiyear predictability of tropical marine productivity", "translator" : [ { "dropping-particle" : "", "family" : "L6288", "given" : "", "non-dropping-particle" : "", "parse-names" : false, "suffix" : "" } ], "type" : "article-journal", "volume" : "111" }, "uris" : [ "http://www.mendeley.com/documents/?uuid=d8e25e78-3ff3-48f4-a358-308fee9c08b1" ] }, { "id" : "ITEM-3", "itemData" : { "DOI" : "10.1126/science.aav6634", "ISSN" : "0036-8075", "abstract" : "Climate variations have a profound impact on marine ecosystems and the communities that depend upon them. Anticipating ecosystem shifts using global Earth system models (ESMs) could enable communities to adapt to climate fluctuations and contribute to long-term ecosystem resilience. We show that newly developed ESM-based marine biogeochemical predictions can skillfully predict satellite-derived seasonal to multiannual chlorophyll fluctuations in many regions. Prediction skill arises primarily from successfully simulating the chlorophyll response to the El Ni\u00f1o\u2013Southern Oscillation and capturing the winter reemergence of subsurface nutrient anomalies in the extratropics, which subsequently affect spring and summer chlorophyll concentrations. Further investigations suggest that interannual fish-catch variations in selected large marine ecosystems can be anticipated from predicted chlorophyll and sea surface temperature anomalies. This result, together with high predictability for other marine-resource\u2013relevant biogeochemical properties (e.g., oxygen, primary production), suggests a role for ESM-based marine biogeochemical predictions in dynamic marine resource management efforts.", "author" : [ { "dropping-particle" : "", "family" : "Park", "given" : "Jong-Yeon", "non-dropping-particle" : "", "parse-names" : false, "suffix" : "" }, { "dropping-particle" : "", "family" : "Stock", "given" : "Charles A.", "non-dropping-particle" : "", "parse-names" : false, "suffix" : "" }, { "dropping-particle" : "", "family" : "Dunne", "given" : "John P.", "non-dropping-particle" : "", "parse-names" : false, "suffix" : "" }, { "dropping-particle" : "", "family" : "Yang", "given" : "Xiaosong", "non-dropping-particle" : "", "parse-names" : false, "suffix" : "" }, { "dropping-particle" : "", "family" : "Rosati", "given" : "Anthony", "non-dropping-particle" : "", "parse-names" : false, "suffix" : "" } ], "container-title" : "Science", "id" : "ITEM-3", "issue" : "6450", "issued" : { "date-parts" : [ [ "2019", "7", "19" ] ] }, "page" : "284-288", "title" : "Seasonal to multiannual marine ecosystem prediction with a global Earth system model", "translator" : [ { "dropping-particle" : "", "family" : "L6287", "given" : "", "non-dropping-particle" : "", "parse-names" : false, "suffix" : "" } ], "type" : "article-journal", "volume" : "365" }, "uris" : [ "http://www.mendeley.com/documents/?uuid=de980e2a-9cdf-48a6-a5a4-9ec6180e61d5" ] } ], "mendeley" : { "formattedCitation" : "(S\u00e9f\u00e9rian et al., 2014; Yeager et al., 2018; Park et al., 2019)", "plainTextFormattedCitation" : "(S\u00e9f\u00e9rian et al., 2014; Yeager et al., 2018; Park et al., 2019)", "previouslyFormattedCitation" : "(S\u00e9f\u00e9rian et al., 2014; Yeager et al., 2018; Park et al., 2019)" }, "properties" : { "noteIndex" : 0 }, "schema" : "https://github.com/citation-style-language/schema/raw/master/csl-citation.json" }</w:instrText>
      </w:r>
      <w:r w:rsidRPr="001E7A27">
        <w:rPr>
          <w:lang w:val="en-GB"/>
        </w:rPr>
        <w:fldChar w:fldCharType="separate"/>
      </w:r>
      <w:r w:rsidR="00025FA2" w:rsidRPr="001E7A27">
        <w:rPr>
          <w:noProof/>
          <w:lang w:val="en-GB"/>
        </w:rPr>
        <w:t>(Séférian et al., 2014; Yeager et al., 2018; Park et al., 2019)</w:t>
      </w:r>
      <w:r w:rsidRPr="001E7A27">
        <w:rPr>
          <w:lang w:val="en-GB"/>
        </w:rPr>
        <w:fldChar w:fldCharType="end"/>
      </w:r>
      <w:r w:rsidRPr="001E7A27">
        <w:rPr>
          <w:lang w:val="en-GB"/>
        </w:rPr>
        <w:t xml:space="preserve"> and seawater pH </w:t>
      </w:r>
      <w:r w:rsidRPr="001E7A27">
        <w:rPr>
          <w:lang w:val="en-GB"/>
        </w:rPr>
        <w:fldChar w:fldCharType="begin" w:fldLock="1"/>
      </w:r>
      <w:r w:rsidR="00747167" w:rsidRPr="001E7A27">
        <w:rPr>
          <w:lang w:val="en-GB"/>
        </w:rPr>
        <w:instrText>ADDIN CSL_CITATION { "citationItems" : [ { "id" : "ITEM-1", "itemData" : { "DOI" : "10.1038/s41467-020-15722-x", "ISSN" : "2041-1723", "PMID" : "32358499", "abstract" : "The California Current System (CCS) sustains economically valuable fisheries and is particularly vulnerable to ocean acidification, due to its natural upwelling of carbon-enriched waters that generate corrosive conditions for local ecosystems. Here we use a novel suite of retrospective, initialized ensemble forecasts with an Earth system model (ESM) to predict the evolution of surface pH anomalies in the CCS. We show that the forecast system skillfully predicts observed surface pH variations a year in advance over a naive forecasting method, with the potential for skillful prediction up to five years in advance. Skillful predictions of surface pH are mainly derived from the initialization of dissolved inorganic carbon anomalies that are subsequently transported into the CCS. Our results demonstrate the potential for ESMs to provide skillful predictions of ocean acidification on large scales in the CCS. Initialized ESMs could also provide boundary conditions to improve high-resolution regional forecasting systems.", "author" : [ { "dropping-particle" : "", "family" : "Brady", "given" : "Riley X.", "non-dropping-particle" : "", "parse-names" : false, "suffix" : "" }, { "dropping-particle" : "", "family" : "Lovenduski", "given" : "Nicole S.", "non-dropping-particle" : "", "parse-names" : false, "suffix" : "" }, { "dropping-particle" : "", "family" : "Yeager", "given" : "Stephen G.", "non-dropping-particle" : "", "parse-names" : false, "suffix" : "" }, { "dropping-particle" : "", "family" : "Long", "given" : "Matthew C.", "non-dropping-particle" : "", "parse-names" : false, "suffix" : "" }, { "dropping-particle" : "", "family" : "Lindsay", "given" : "Keith", "non-dropping-particle" : "", "parse-names" : false, "suffix" : "" } ], "container-title" : "Nature Communications", "id" : "ITEM-1", "issue" : "1", "issued" : { "date-parts" : [ [ "2020", "12", "1" ] ] }, "page" : "2166", "title" : "Skillful multiyear predictions of ocean acidification in the California Current System", "translator" : [ { "dropping-particle" : "", "family" : "L6886", "given" : "", "non-dropping-particle" : "", "parse-names" : false, "suffix" : "" } ], "type" : "article-journal", "volume" : "11" }, "uris" : [ "http://www.mendeley.com/documents/?uuid=cc23abe6-70e2-419b-9581-830af3dba0ee" ] } ], "mendeley" : { "formattedCitation" : "(Brady et al., 2020)", "plainTextFormattedCitation" : "(Brady et al., 2020)", "previouslyFormattedCitation" : "(Brady et al., 2020)" }, "properties" : { "noteIndex" : 0 }, "schema" : "https://github.com/citation-style-language/schema/raw/master/csl-citation.json" }</w:instrText>
      </w:r>
      <w:r w:rsidRPr="001E7A27">
        <w:rPr>
          <w:lang w:val="en-GB"/>
        </w:rPr>
        <w:fldChar w:fldCharType="separate"/>
      </w:r>
      <w:r w:rsidR="00025FA2" w:rsidRPr="001E7A27">
        <w:rPr>
          <w:noProof/>
          <w:lang w:val="en-GB"/>
        </w:rPr>
        <w:t>(Brady et al., 2020)</w:t>
      </w:r>
      <w:r w:rsidRPr="001E7A27">
        <w:rPr>
          <w:lang w:val="en-GB"/>
        </w:rPr>
        <w:fldChar w:fldCharType="end"/>
      </w:r>
      <w:r w:rsidRPr="001E7A27">
        <w:rPr>
          <w:lang w:val="en-GB"/>
        </w:rPr>
        <w:t xml:space="preserve">. </w:t>
      </w:r>
    </w:p>
    <w:p w14:paraId="6CCD3482" w14:textId="77777777" w:rsidR="00A63E93" w:rsidRPr="001E7A27" w:rsidRDefault="00A63E93" w:rsidP="005C7F25">
      <w:pPr>
        <w:pStyle w:val="AR6BodyText"/>
        <w:rPr>
          <w:lang w:val="en-GB"/>
        </w:rPr>
      </w:pPr>
    </w:p>
    <w:p w14:paraId="17645D8F" w14:textId="2A3B6823" w:rsidR="00A63E93" w:rsidRPr="001E7A27" w:rsidRDefault="00A63E93" w:rsidP="005C7F25">
      <w:pPr>
        <w:pStyle w:val="AR6BodyText"/>
        <w:rPr>
          <w:lang w:val="en-GB"/>
        </w:rPr>
      </w:pPr>
      <w:r w:rsidRPr="001E7A27">
        <w:rPr>
          <w:lang w:val="en-GB"/>
        </w:rPr>
        <w:t>Seasonal predictability of air-land CO</w:t>
      </w:r>
      <w:r w:rsidRPr="001E7A27">
        <w:rPr>
          <w:vertAlign w:val="subscript"/>
          <w:lang w:val="en-GB"/>
        </w:rPr>
        <w:t>2</w:t>
      </w:r>
      <w:r w:rsidRPr="001E7A27">
        <w:rPr>
          <w:lang w:val="en-GB"/>
        </w:rPr>
        <w:t xml:space="preserve"> flux up to 6–8 months is driven by the state of </w:t>
      </w:r>
      <w:ins w:id="5013" w:author="Soapbox" w:date="2021-07-21T13:46:00Z">
        <w:r w:rsidR="00E50D12" w:rsidRPr="001E7A27">
          <w:rPr>
            <w:lang w:val="en-GB"/>
          </w:rPr>
          <w:t>El Niño</w:t>
        </w:r>
        <w:del w:id="5014" w:author="Ian Blenkinsop" w:date="2021-07-28T14:46:00Z">
          <w:r w:rsidR="00E50D12" w:rsidRPr="001E7A27" w:rsidDel="00A97338">
            <w:rPr>
              <w:lang w:val="en-GB"/>
            </w:rPr>
            <w:delText xml:space="preserve"> s</w:delText>
          </w:r>
        </w:del>
      </w:ins>
      <w:ins w:id="5015" w:author="Ian Blenkinsop" w:date="2021-07-28T14:46:00Z">
        <w:r w:rsidR="00A97338" w:rsidRPr="001E7A27">
          <w:rPr>
            <w:lang w:val="en-GB"/>
          </w:rPr>
          <w:t>–S</w:t>
        </w:r>
      </w:ins>
      <w:ins w:id="5016" w:author="Soapbox" w:date="2021-07-21T13:46:00Z">
        <w:r w:rsidR="00E50D12" w:rsidRPr="001E7A27">
          <w:rPr>
            <w:lang w:val="en-GB"/>
          </w:rPr>
          <w:t xml:space="preserve">outhern </w:t>
        </w:r>
        <w:del w:id="5017" w:author="Ian Blenkinsop" w:date="2021-07-28T14:46:00Z">
          <w:r w:rsidR="00E50D12" w:rsidRPr="001E7A27" w:rsidDel="00A97338">
            <w:rPr>
              <w:lang w:val="en-GB"/>
            </w:rPr>
            <w:delText>o</w:delText>
          </w:r>
        </w:del>
      </w:ins>
      <w:ins w:id="5018" w:author="Ian Blenkinsop" w:date="2021-07-28T14:46:00Z">
        <w:r w:rsidR="00A97338" w:rsidRPr="001E7A27">
          <w:rPr>
            <w:lang w:val="en-GB"/>
          </w:rPr>
          <w:t>O</w:t>
        </w:r>
      </w:ins>
      <w:ins w:id="5019" w:author="Soapbox" w:date="2021-07-21T13:46:00Z">
        <w:r w:rsidR="00E50D12" w:rsidRPr="001E7A27">
          <w:rPr>
            <w:lang w:val="en-GB"/>
          </w:rPr>
          <w:t>scillation (</w:t>
        </w:r>
      </w:ins>
      <w:r w:rsidRPr="001E7A27">
        <w:rPr>
          <w:lang w:val="en-GB"/>
        </w:rPr>
        <w:t>ENSO</w:t>
      </w:r>
      <w:ins w:id="5020" w:author="Soapbox" w:date="2021-07-21T13:47:00Z">
        <w:r w:rsidR="00E50D12" w:rsidRPr="001E7A27">
          <w:rPr>
            <w:lang w:val="en-GB"/>
          </w:rPr>
          <w:t>)</w:t>
        </w:r>
      </w:ins>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"10.1029/2008GB003183", "ISSN" : "08866236", "abstract" : "Using a 25-year hindcast experiment, we explore the possibility of seasonal-interannual prediction of terrestrial ecosystems and the global carbon cycle. This has been achieved using a prototype forecasting system in which the dynamic vegetation and terrestrial carbon cycle model VEGAS was forced with 15-member ensemble climate predictions generated by the NOAA/NCEP coupled climate forecasting system (CFS) for the period 1981-2005, with lead times up to 9 months. The results show that the predictability is dominated by the ENSO signal with its major influence on the tropical and subtropical regions, including South America, Indonesia, southern Africa, eastern Australia, western United States, and central Asia. There is also important non-ENSO related predictability such as that associated with midlatitude drought Comparison of the dynamical prediction results with benchmark statistical prediction methods such as anomaly persistence and damping show that the dynamical method performs significantly better. The hindcasted ecosystem variables and carbon flux show significantly slower decrease in skill at longer lead time compared to the climate forcing variables, partly because of the memories in land and vegetation processes that filter out the higher-frequency noise and sustain the signal. Copyright 2008 by the American Geophysical Union.", "author" : [ { "dropping-particle" : "", "family" : "Zeng", "given" : "Ning", "non-dropping-particle" : "", "parse-names" : false, "suffix" : "" }, { "dropping-particle" : "", "family" : "Yoon", "given" : "Jin-Ho", "non-dropping-particle" : "", "parse-names" : false, "suffix" : "" }, { "dropping-particle" : "", "family" : "Vintzileos", "given" : "Augustin", "non-dropping-particle" : "", "parse-names" : false, "suffix" : "" }, { "dropping-particle" : "", "family" : "Collatz", "given" : "G. James", "non-dropping-particle" : "", "parse-names" : false, "suffix" : "" }, { "dropping-particle" : "", "family" : "Kalnay", "given" : "Eugenia", "non-dropping-particle" : "", "parse-names" : false, "suffix" : "" }, { "dropping-particle" : "", "family" : "Mariotti", "given" : "Annarita", "non-dropping-particle" : "", "parse-names" : false, "suffix" : "" }, { "dropping-particle" : "", "family" : "Kumar", "given" : "Arun", "non-dropping-particle" : "", "parse-names" : false, "suffix" : "" }, { "dropping-particle" : "", "family" : "Busalacchi", "given" : "Antonio", "non-dropping-particle" : "", "parse-names" : false, "suffix" : "" }, { "dropping-particle" : "", "family" : "Lord", "given" : "Stephen", "non-dropping-particle" : "", "parse-names" : false, "suffix" : "" } ], "container-title" : "Global Biogeochemical Cycles", "id" : "ITEM-1", "issue" : "4", "issued" : { "date-parts" : [ [ "2008", "12" ] ] }, "page" : "n/a-n/a", "title" : "Dynamical prediction of terrestrial ecosystems and the global carbon cycle: A 25-year hindcast experiment", "translator" : [ { "dropping-particle" : "", "family" : "L6284", "given" : "", "non-dropping-particle" : "", "parse-names" : false, "suffix" : "" } ], "type" : "article-journal", "volume" : "22" }, "uris" : [ "http://www.mendeley.com/documents/?uuid=dd4a54ec-e2eb-40a5-b937-833e33fcd6b0" ] }, { "id" : "ITEM-2", "itemData" : { "DOI" : "10.1098/rstb.2017.0301", "ISSN" : "0962-8436", "abstract" : "In early 2016, we predicted that the annual rise in carbon dioxide concentration at Mauna Loa would be the largest on record. Our forecast used a statistical relationship between observed and forecast sea surface temperatures in the Ni\u00f1o 3.4 region and the annual CO2 rise. Here, we provide a formal verification of that forecast. The observed rise of 3.4 ppm relative to 2015 was within the forecast range of 3.15 + 0.53 ppm, so the prediction was successful. A global terrestrial biosphere model supports the expectation that the El Ni\u00f1o weakened the tropical land carbon sink. We estimate that the El Ni\u00f1o contributed approximately 25% to the record rise in CO2, with 75% due to anthropogenic emissions. The 2015/2016 CO2 rise was greater than that following the previous large El Ni\u00f1o in 1997/1998, because anthropogenic emissions had increased. We had also correctly predicted that 2016 would be the first year with monthly mean CO2 above 400 ppm all year round. We now estimate that atmospheric CO2 at Mauna Loa would have remained above 400 ppm all year round in 2016 even if the El Ni\u00f1o had not occurred, contrary to our previous expectations based on a simple extrapolation of previous trends. This article is part of a discussion meeting issue \u2018The impact of the 2015/2016 El Ni\u00f1o on the terrestrial tropical carbon cycle: patterns, mechanisms and implications\u2019.", "author" : [ { "dropping-particle" : "", "family" : "Betts", "given" : "Richard A.", "non-dropping-particle" : "", "parse-names" : false, "suffix" : "" }, { "dropping-particle" : "", "family" : "Jones", "given" : "Chris D.", "non-dropping-particle" : "", "parse-names" : false, "suffix" : "" }, { "dropping-particle" : "", "family" : "Knight", "given" : "Jeff R.", "non-dropping-particle" : "", "parse-names" : false, "suffix" : "" }, { "dropping-particle" : "", "family" : "Keeling", "given" : "Ralph F.", "non-dropping-particle" : "", "parse-names" : false, "suffix" : "" }, { "dropping-particle" : "", "family" : "Kennedy", "given" : "John J.", "non-dropping-particle" : "", "parse-names" : false, "suffix" : "" }, { "dropping-particle" : "", "family" : "Wiltshire", "given" : "Andrew J.", "non-dropping-particle" : "", "parse-names" : false, "suffix" : "" }, { "dropping-particle" : "", "family" : "Andrew", "given" : "Robbie M.", "non-dropping-particle" : "", "parse-names" : false, "suffix" : "" }, { "dropping-particle" : "", "family" : "Arag\u00e3o", "given" : "Luiz E. O. C.", "non-dropping-particle" : "", "parse-names" : false, "suffix" : "" } ], "container-title" : "Philosophical Transactions of the Royal Society B: Biological Sciences", "id" : "ITEM-2", "issue" : "1760", "issued" : { "date-parts" : [ [ "2018", "11", "19" ] ] }, "page" : "20170301", "title" : "A successful prediction of the record CO2 rise associated with the 2015/2016 El Ni\u00f1o", "translator" : [ { "dropping-particle" : "", "family" : "L6296", "given" : "", "non-dropping-particle" : "", "parse-names" : false, "suffix" : "" } ], "type" : "article-journal", "volume" : "373" }, "uris" : [ "http://www.mendeley.com/documents/?uuid=91b0ea7d-20b3-47a2-a694-b870348019c1" ] } ], "mendeley" : { "formattedCitation" : "(Zeng et al., 2008; Betts et al., 2018)", "plainTextFormattedCitation" : "(Zeng et al., 2008; Betts et al., 2018)", "previouslyFormattedCitation" : "(Zeng et al., 2008; Betts et al., 2018)" }, "properties" : { "noteIndex" : 0 }, "schema" : "https://github.com/citation-style-language/schema/raw/master/csl-citation.json" }</w:instrText>
      </w:r>
      <w:r w:rsidRPr="001E7A27">
        <w:rPr>
          <w:lang w:val="en-GB"/>
        </w:rPr>
        <w:fldChar w:fldCharType="separate"/>
      </w:r>
      <w:r w:rsidR="00025FA2" w:rsidRPr="001E7A27">
        <w:rPr>
          <w:noProof/>
          <w:lang w:val="en-GB"/>
        </w:rPr>
        <w:t>(Zeng et al., 2008; Betts et al., 2018)</w:t>
      </w:r>
      <w:r w:rsidRPr="001E7A27">
        <w:rPr>
          <w:lang w:val="en-GB"/>
        </w:rPr>
        <w:fldChar w:fldCharType="end"/>
      </w:r>
      <w:r w:rsidRPr="001E7A27">
        <w:rPr>
          <w:lang w:val="en-GB"/>
        </w:rPr>
        <w:t>. Fewer land carbon initiali</w:t>
      </w:r>
      <w:ins w:id="5021" w:author="Soapbox" w:date="2021-07-21T13:44:00Z">
        <w:r w:rsidR="001366AD" w:rsidRPr="001E7A27">
          <w:rPr>
            <w:lang w:val="en-GB"/>
          </w:rPr>
          <w:t>z</w:t>
        </w:r>
      </w:ins>
      <w:del w:id="5022" w:author="Soapbox" w:date="2021-07-21T13:44:00Z">
        <w:r w:rsidRPr="001E7A27" w:rsidDel="001366AD">
          <w:rPr>
            <w:lang w:val="en-GB"/>
          </w:rPr>
          <w:delText>s</w:delText>
        </w:r>
      </w:del>
      <w:r w:rsidRPr="001E7A27">
        <w:rPr>
          <w:lang w:val="en-GB"/>
        </w:rPr>
        <w:t xml:space="preserve">ed predictions are available from decadal prediction systems, yet they tend to outperform the </w:t>
      </w:r>
      <w:r w:rsidR="007E56EC" w:rsidRPr="001E7A27">
        <w:rPr>
          <w:lang w:val="en-GB"/>
        </w:rPr>
        <w:t>uninitialized</w:t>
      </w:r>
      <w:r w:rsidRPr="001E7A27">
        <w:rPr>
          <w:lang w:val="en-GB"/>
        </w:rPr>
        <w:t xml:space="preserve"> simulations in capturing the major year-to-year variations</w:t>
      </w:r>
      <w:ins w:id="5023" w:author="Soapbox" w:date="2021-07-21T13:47:00Z">
        <w:r w:rsidR="00E50D12" w:rsidRPr="001E7A27">
          <w:rPr>
            <w:lang w:val="en-GB"/>
          </w:rPr>
          <w:t>,</w:t>
        </w:r>
      </w:ins>
      <w:r w:rsidRPr="001E7A27">
        <w:rPr>
          <w:lang w:val="en-GB"/>
        </w:rPr>
        <w:t xml:space="preserve"> as indicated by higher correlations with the </w:t>
      </w:r>
      <w:ins w:id="5024" w:author="Soapbox" w:date="2021-07-27T14:13:00Z">
        <w:r w:rsidR="00063279" w:rsidRPr="001E7A27">
          <w:rPr>
            <w:lang w:val="en-GB"/>
          </w:rPr>
          <w:t>g</w:t>
        </w:r>
      </w:ins>
      <w:del w:id="5025" w:author="Soapbox" w:date="2021-07-27T14:13:00Z">
        <w:r w:rsidRPr="001E7A27" w:rsidDel="00063279">
          <w:rPr>
            <w:lang w:val="en-GB"/>
          </w:rPr>
          <w:delText>G</w:delText>
        </w:r>
      </w:del>
      <w:r w:rsidRPr="001E7A27">
        <w:rPr>
          <w:lang w:val="en-GB"/>
        </w:rPr>
        <w:t xml:space="preserve">lobal </w:t>
      </w:r>
      <w:ins w:id="5026" w:author="Soapbox" w:date="2021-07-27T14:13:00Z">
        <w:r w:rsidR="00063279" w:rsidRPr="001E7A27">
          <w:rPr>
            <w:lang w:val="en-GB"/>
          </w:rPr>
          <w:t>c</w:t>
        </w:r>
      </w:ins>
      <w:del w:id="5027" w:author="Soapbox" w:date="2021-07-27T14:13:00Z">
        <w:r w:rsidRPr="001E7A27" w:rsidDel="00063279">
          <w:rPr>
            <w:lang w:val="en-GB"/>
          </w:rPr>
          <w:delText>C</w:delText>
        </w:r>
      </w:del>
      <w:r w:rsidRPr="001E7A27">
        <w:rPr>
          <w:lang w:val="en-GB"/>
        </w:rPr>
        <w:t xml:space="preserve">arbon </w:t>
      </w:r>
      <w:ins w:id="5028" w:author="Soapbox" w:date="2021-07-27T14:13:00Z">
        <w:r w:rsidR="00063279" w:rsidRPr="001E7A27">
          <w:rPr>
            <w:lang w:val="en-GB"/>
          </w:rPr>
          <w:t>b</w:t>
        </w:r>
      </w:ins>
      <w:del w:id="5029" w:author="Soapbox" w:date="2021-07-27T14:13:00Z">
        <w:r w:rsidRPr="001E7A27" w:rsidDel="00063279">
          <w:rPr>
            <w:lang w:val="en-GB"/>
          </w:rPr>
          <w:delText>B</w:delText>
        </w:r>
      </w:del>
      <w:r w:rsidRPr="001E7A27">
        <w:rPr>
          <w:lang w:val="en-GB"/>
        </w:rPr>
        <w:t xml:space="preserve">udget estimates. There is growing evidence that </w:t>
      </w:r>
      <w:ins w:id="5030" w:author="Soapbox" w:date="2021-07-21T13:47:00Z">
        <w:r w:rsidR="00E50D12" w:rsidRPr="001E7A27">
          <w:rPr>
            <w:lang w:val="en-GB"/>
          </w:rPr>
          <w:t xml:space="preserve">the </w:t>
        </w:r>
      </w:ins>
      <w:r w:rsidRPr="001E7A27">
        <w:rPr>
          <w:lang w:val="en-GB"/>
        </w:rPr>
        <w:t>potential predictive skill of air-land CO</w:t>
      </w:r>
      <w:r w:rsidRPr="001E7A27">
        <w:rPr>
          <w:vertAlign w:val="subscript"/>
          <w:lang w:val="en-GB"/>
        </w:rPr>
        <w:t>2</w:t>
      </w:r>
      <w:r w:rsidRPr="001E7A27">
        <w:rPr>
          <w:lang w:val="en-GB"/>
        </w:rPr>
        <w:t xml:space="preserve"> flux is maintained out to a lead-time of </w:t>
      </w:r>
      <w:ins w:id="5031" w:author="Soapbox" w:date="2021-07-21T13:47:00Z">
        <w:r w:rsidR="00E50D12" w:rsidRPr="001E7A27">
          <w:rPr>
            <w:lang w:val="en-GB"/>
          </w:rPr>
          <w:t>two</w:t>
        </w:r>
      </w:ins>
      <w:del w:id="5032" w:author="Soapbox" w:date="2021-07-21T13:47:00Z">
        <w:r w:rsidRPr="001E7A27" w:rsidDel="00E50D12">
          <w:rPr>
            <w:lang w:val="en-GB"/>
          </w:rPr>
          <w:delText>2</w:delText>
        </w:r>
      </w:del>
      <w:r w:rsidRPr="001E7A27">
        <w:rPr>
          <w:lang w:val="en-GB"/>
        </w:rPr>
        <w:t xml:space="preserve"> years </w:t>
      </w:r>
      <w:commentRangeStart w:id="5033"/>
      <w:r w:rsidRPr="001E7A27">
        <w:rPr>
          <w:lang w:val="en-GB"/>
        </w:rPr>
        <w:fldChar w:fldCharType="begin" w:fldLock="1"/>
      </w:r>
      <w:ins w:id="5034" w:author="Robin Matthews" w:date="2021-06-17T18:19:00Z">
        <w:r w:rsidR="00646100" w:rsidRPr="001E7A27">
          <w:rPr>
            <w:lang w:val="en-GB"/>
          </w:rPr>
          <w:instrText>ADDIN CSL_CITATION { "citationItems" : [ { "id" : "ITEM-1", "itemData" : { "DOI" : "10.1088/1748-9326/ab5c55", "ISSN" : "1748-9326", "author" : [ { "dropping-particle" : "", "family" : "Lovenduski", "given" : "Nicole S", "non-dropping-particle" : "", "parse-names" : false, "suffix" : "" }, { "dropping-particle" : "", "family" : "Bonan", "given" : "Gordon B",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"Lombardozzi", "given" : "Danica L", "non-dropping-particle" : "", "parse-names" : false, "suffix" : "" } ], "container-title" : "Environmental Research Letters", "id" : "ITEM-1", "issue" : "12", "issued" : { "date-parts" : [ [ "2019", "12", "18" ] ] }, "page" : "124074", "title" : "High predictability of terrestrial carbon fluxes from an initialized decadal prediction system", "translator" : [ { "dropping-particle" : "", "family" : "L6630", "given" : "", "non-dropping-particle" : "", "parse-names" : false, "suffix" : "" } ], "type" : "article-journal", "volume" : "14" }, "uris" : [ "http://www.mendeley.com/documents/?uuid=65750eb6-07be-3014-90be-88168582dde6" ] } ], "mendeley" : { "formattedCitation" : "(Lovenduski et al., 2019a)", "manualFormatting" : "(Lovenduski et al., 2019b)", "plainTextFormattedCitation" : "(Lovenduski et al., 2019a)", "previouslyFormattedCitation" : "(Lovenduski et al., 2019a)" }, "properties" : { "noteIndex" : 0 }, "schema" : "https://github.com/citation-style-language/schema/raw/master/csl-citation.json" }</w:instrText>
        </w:r>
      </w:ins>
      <w:del w:id="5035" w:author="Robin Matthews" w:date="2021-06-17T18:19:00Z">
        <w:r w:rsidR="00747167" w:rsidRPr="001E7A27" w:rsidDel="00646100">
          <w:rPr>
            <w:lang w:val="en-GB"/>
          </w:rPr>
          <w:delInstrText>ADDIN CSL_CITATION { "citationItems" : [ { "id" : "ITEM-1", "itemData" : { "DOI" : "10.1088/1748-9326/ab5c55", "ISSN" : "1748-9326", "author" : [ { "dropping-particle" : "", "family" : "Lovenduski", "given" : "Nicole S", "non-dropping-particle" : "", "parse-names" : false, "suffix" : "" }, { "dropping-particle" : "", "family" : "Bonan", "given" : "Gordon B",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"Lombardozzi", "given" : "Danica L", "non-dropping-particle" : "", "parse-names" : false, "suffix" : "" } ], "container-title" : "Environmental Research Letters", "id" : "ITEM-1", "issue" : "12", "issued" : { "date-parts" : [ [ "2019", "12", "18" ] ] }, "page" : "124074", "title" : "High predictability of terrestrial carbon fluxes from an initialized decadal prediction system", "translator" : [ { "dropping-particle" : "", "family" : "L6630", "given" : "", "non-dropping-particle" : "", "parse-names" : false, "suffix" : "" } ], "type" : "article-journal", "volume" : "14" }, "uris" : [ "http://www.mendeley.com/documents/?uuid=65750eb6-07be-3014-90be-88168582dde6" ] } ], "mendeley" : { "formattedCitation" : "(Lovenduski et al., 2019a)", "plainTextFormattedCitation" : "(Lovenduski et al., 2019a)", "previouslyFormattedCitation" : "(Lovenduski et al., 2019a)" }, "properties" : { "noteIndex" : 0 }, "schema" : "https://github.com/citation-style-language/schema/raw/master/csl-citation.json" }</w:delInstrText>
        </w:r>
      </w:del>
      <w:r w:rsidRPr="001E7A27">
        <w:rPr>
          <w:lang w:val="en-GB"/>
        </w:rPr>
        <w:fldChar w:fldCharType="separate"/>
      </w:r>
      <w:r w:rsidR="00025FA2" w:rsidRPr="001E7A27">
        <w:rPr>
          <w:noProof/>
          <w:lang w:val="en-GB"/>
        </w:rPr>
        <w:t>(Lovenduski et al., 2019</w:t>
      </w:r>
      <w:ins w:id="5036" w:author="Robin Matthews" w:date="2021-06-17T18:19:00Z">
        <w:r w:rsidR="00646100" w:rsidRPr="001E7A27">
          <w:rPr>
            <w:noProof/>
            <w:lang w:val="en-GB"/>
          </w:rPr>
          <w:t>b</w:t>
        </w:r>
      </w:ins>
      <w:del w:id="5037" w:author="Robin Matthews" w:date="2021-06-17T18:19:00Z">
        <w:r w:rsidR="00025FA2" w:rsidRPr="001E7A27" w:rsidDel="00646100">
          <w:rPr>
            <w:noProof/>
            <w:lang w:val="en-GB"/>
          </w:rPr>
          <w:delText>a</w:delText>
        </w:r>
      </w:del>
      <w:r w:rsidR="00025FA2" w:rsidRPr="001E7A27">
        <w:rPr>
          <w:noProof/>
          <w:lang w:val="en-GB"/>
        </w:rPr>
        <w:t>)</w:t>
      </w:r>
      <w:r w:rsidRPr="001E7A27">
        <w:rPr>
          <w:lang w:val="en-GB"/>
        </w:rPr>
        <w:fldChar w:fldCharType="end"/>
      </w:r>
      <w:commentRangeEnd w:id="5033"/>
      <w:r w:rsidR="00025FA2" w:rsidRPr="001E7A27">
        <w:rPr>
          <w:rStyle w:val="CommentReference"/>
          <w:lang w:val="en-GB"/>
        </w:rPr>
        <w:commentReference w:id="5033"/>
      </w:r>
      <w:r w:rsidRPr="001E7A27">
        <w:rPr>
          <w:lang w:val="en-GB"/>
        </w:rPr>
        <w:t xml:space="preserve">; this predictability horizon is also supported by perfect model studies </w:t>
      </w:r>
      <w:r w:rsidRPr="001E7A27">
        <w:rPr>
          <w:lang w:val="en-GB"/>
        </w:rPr>
        <w:fldChar w:fldCharType="begin" w:fldLock="1"/>
      </w:r>
      <w:r w:rsidR="00747167" w:rsidRPr="001E7A27">
        <w:rPr>
          <w:lang w:val="en-GB"/>
        </w:rPr>
        <w:instrText>ADDIN CSL_CITATION { "citationItems" : [ { "id" : "ITEM-1", "itemData" : { "DOI" : "10.1002/2017GL076092", "ISSN" : "0094-8276", "abstract" : "The decadal predictability of carbon fluxes has been examined over continents and oceans using a \u201cperfect model\u201d approach based on a 400 year preindustrial simulation and five 10-member ensembles from the Centre National de Recherches M\u00e9t\u00e9orologiques-Earth System Model version 1. From these experiments, we find that the global land uptake and ocean carbon uptake are potentially predictable by up to six years, with a median predictability horizon of four years. Predictability of global carbon uptake is prominently driven by the ocean's predictability. The difference in predictability between ocean and land carbon fluxes stems from the relative capability of ocean or land to generate low-frequency fluctuations in carbon flux. Indeed, ocean carbon fluxes display low-frequency variability that emerges from the year-to-year variability in the North Atlantic, the North Pacific, and the Southern Ocean. The Southern Ocean carbon uptake can be predicted up to six years in advance and explains most of the global carbon uptake predictability.", "author" : [ { "dropping-particle" : "", "family" : "S\u00e9f\u00e9rian", "given" : "Roland", "non-dropping-particle" : "", "parse-names" : false, "suffix" : "" }, { "dropping-particle" : "", "family" : "Berthet", "given" : "Sarah", "non-dropping-particle" : "", "parse-names" : false, "suffix" : "" }, { "dropping-particle" : "", "family" : "Chevallier", "given" : "Matthieu", "non-dropping-particle" : "", "parse-names" : false, "suffix" : "" } ], "container-title" : "Geophysical Research Letters", "id" : "ITEM-1", "issue" : "5", "issued" : { "date-parts" : [ [ "2018", "3", "16" ] ] }, "page" : "2455-2466", "title" : "Assessing the decadal predictability of land and ocean carbon uptake", "translator" : [ { "dropping-particle" : "", "family" : "L6286", "given" : "", "non-dropping-particle" : "", "parse-names" : false, "suffix" : "" } ], "type" : "article-journal", "volume" : "45" }, "uris" : [ "http://www.mendeley.com/documents/?uuid=02d58980-b77c-4ac5-9fb6-4ae3200f8004" ] }, { "id" : "ITEM-2", "itemData" : { "DOI" : "10.1029/2019GL085311", "ISSN" : "0094-8276", "abstract" : "On interannual timescales the growth rate of atmospheric CO2 is largely controlled by the response of the land and ocean carbon sinks to climate variability. Yet, it is unknown to what extent this variability limits the predictability of atmospheric CO2 variations. Using perfect-model Earth System Model simulations, we show that variations in atmospheric CO2 are potentially predictable for 3 years. We find a 2-year predictability horizon for global oceanic CO2 flux with longer regional predictability of up to 7 years. The 2-year predictability horizon of terrestrial CO2 flux originates in the tropics and midlatitudes. With the predictability of the isolated effects of land and ocean carbon sink on atmospheric CO2 of 5 and 12 years respectively, land dampens the overall predictability of atmospheric CO2 variations. Our research shows the potential of Earth System Model-based predictions to forecast multiyear variations in atmospheric CO2.", "author" : [ { "dropping-particle" : "", "family" : "Spring", "given" : "Aaron", "non-dropping-particle" : "", "parse-names" : false, "suffix" : "" }, { "dropping-particle" : "", "family" : "Ilyina", "given" : "Tatiana", "non-dropping-particle" : "", "parse-names" : false, "suffix" : "" } ], "container-title" : "Geophysical Research Letters", "id" : "ITEM-2", "issue" : "9", "issued" : { "date-parts" : [ [ "2020", "5", "16" ] ] }, "title" : "Predictability Horizons in the Global Carbon Cycle Inferred From a Perfect\u2010Model Framework", "translator" : [ { "dropping-particle" : "", "family" : "L6887", "given" : "", "non-dropping-particle" : "", "parse-names" : false, "suffix" : "" } ], "type" : "article-journal", "volume" : "47" }, "uris" : [ "http://www.mendeley.com/documents/?uuid=35588f2a-b4bf-404a-a870-42117e257052" ] } ], "mendeley" : { "formattedCitation" : "(S\u00e9f\u00e9rian et al., 2018a; Spring and Ilyina, 2020)", "plainTextFormattedCitation" : "(S\u00e9f\u00e9rian et al., 2018a; Spring and Ilyina, 2020)", "previouslyFormattedCitation" : "(S\u00e9f\u00e9rian et al., 2018a; Spring and Ilyina, 2020)" }, "properties" : { "noteIndex" : 0 }, "schema" : "https://github.com/citation-style-language/schema/raw/master/csl-citation.json" }</w:instrText>
      </w:r>
      <w:r w:rsidRPr="001E7A27">
        <w:rPr>
          <w:lang w:val="en-GB"/>
        </w:rPr>
        <w:fldChar w:fldCharType="separate"/>
      </w:r>
      <w:r w:rsidR="00025FA2" w:rsidRPr="001E7A27">
        <w:rPr>
          <w:noProof/>
          <w:lang w:val="en-GB"/>
        </w:rPr>
        <w:t>(Séférian et al., 2018a; Spring and Ilyina, 2020)</w:t>
      </w:r>
      <w:r w:rsidRPr="001E7A27">
        <w:rPr>
          <w:lang w:val="en-GB"/>
        </w:rPr>
        <w:fldChar w:fldCharType="end"/>
      </w:r>
      <w:r w:rsidRPr="001E7A27">
        <w:rPr>
          <w:lang w:val="en-GB"/>
        </w:rPr>
        <w:t xml:space="preserve">. The origins of this interannual predictability are not yet fully understood. However, they seem to be associated with the oscillatory behaviour of ENSO </w:t>
      </w:r>
      <w:r w:rsidRPr="001E7A27">
        <w:rPr>
          <w:lang w:val="en-GB"/>
        </w:rPr>
        <w:fldChar w:fldCharType="begin" w:fldLock="1"/>
      </w:r>
      <w:r w:rsidR="00747167" w:rsidRPr="001E7A27">
        <w:rPr>
          <w:lang w:val="en-GB"/>
        </w:rPr>
        <w:instrText>ADDIN CSL_CITATION { "citationItems" : [ { "id" : "ITEM-1", "itemData" : { "DOI" : "10.1073/pnas.1315855111", "ISSN" : "0027-8424", "abstract" : "With the emergence of decadal predictability simulations, research toward forecasting variations of the climate system now covers a large range of timescales. However, assessment of the capacity to predict natural variations of relevant biogeochemical variables like carbon fluxes, pH, or marine primary productivity remains unexplored. Among these, the net primary productivity (NPP) is of particular relevance in a forecasting perspective. Indeed, in regions like the tropical Pacific (30\u00b0N-30\u00b0S), NPP exhibits natural fluctuations at interannual to decadal timescales that have large impacts on marine ecosystems and fisheries. Here, we investigate predictions of NPP variations over the last decades (i.e., from 1997 to 2011) with an Earth system model within the tropical Pacific. Results suggest a predictive skill for NPP of 3 y, which is higher than that of sea surface temperature (1 y). We attribute the higher predictability of NPP to the poleward advection of nutrient anomalies (nitrate and iron), which sustain fluctuations in phytoplankton productivity over several years. These results open previously unidentified perspectives to the development of science-based management approaches to marine resources relying on integrated physical-biogeochemical forecasting systems.", "author" : [ { "dropping-particle" : "", "family" : "S\u00e9f\u00e9rian", "given" : "Roland", "non-dropping-particle" : "", "parse-names" : false, "suffix" : "" }, { "dropping-particle" : "", "family" : "Bopp", "given" : "Laurent", "non-dropping-particle" : "", "parse-names" : false, "suffix" : "" }, { "dropping-particle" : "", "family" : "Gehlen", "given" : "Marion", "non-dropping-particle" : "", "parse-names" : false, "suffix" : "" }, { "dropping-particle" : "", "family" : "Swingedouw", "given" : "Didier", "non-dropping-particle" : "", "parse-names" : false, "suffix" : "" }, { "dropping-particle" : "", "family" : "Mignot", "given" : "Juliette", "non-dropping-particle" : "", "parse-names" : false, "suffix" : "" }, { "dropping-particle" : "", "family" : "Guilyardi", "given" : "Eric", "non-dropping-particle" : "", "parse-names" : false, "suffix" : "" }, { "dropping-particle" : "", "family" : "Servonnat", "given" : "J\u00e9r\u00f4me", "non-dropping-particle" : "", "parse-names" : false, "suffix" : "" } ], "container-title" : "Proceedings of the National Academy of Sciences", "id" : "ITEM-1", "issue" : "32", "issued" : { "date-parts" : [ [ "2014", "8", "12" ] ] }, "page" : "11646-11651", "title" : "Multiyear predictability of tropical marine productivity", "translator" : [ { "dropping-particle" : "", "family" : "L6288", "given" : "", "non-dropping-particle" : "", "parse-names" : false, "suffix" : "" } ], "type" : "article-journal", "volume" : "111" }, "uris" : [ "http://www.mendeley.com/documents/?uuid=d8e25e78-3ff3-48f4-a358-308fee9c08b1" ] } ], "mendeley" : { "formattedCitation" : "(S\u00e9f\u00e9rian et al., 2014)", "plainTextFormattedCitation" : "(S\u00e9f\u00e9rian et al., 2014)", "previouslyFormattedCitation" : "(S\u00e9f\u00e9rian et al., 2014)" }, "properties" : { "noteIndex" : 0 }, "schema" : "https://github.com/citation-style-language/schema/raw/master/csl-citation.json" }</w:instrText>
      </w:r>
      <w:r w:rsidRPr="001E7A27">
        <w:rPr>
          <w:lang w:val="en-GB"/>
        </w:rPr>
        <w:fldChar w:fldCharType="separate"/>
      </w:r>
      <w:r w:rsidR="00025FA2" w:rsidRPr="001E7A27">
        <w:rPr>
          <w:noProof/>
          <w:lang w:val="en-GB"/>
        </w:rPr>
        <w:t>(Séférian et al., 2014)</w:t>
      </w:r>
      <w:r w:rsidRPr="001E7A27">
        <w:rPr>
          <w:lang w:val="en-GB"/>
        </w:rPr>
        <w:fldChar w:fldCharType="end"/>
      </w:r>
      <w:r w:rsidRPr="001E7A27">
        <w:rPr>
          <w:lang w:val="en-GB"/>
        </w:rPr>
        <w:t xml:space="preserve"> and the predictability of terrestrial ecosystem drivers such as ecosystem respiration and gross primary production </w:t>
      </w:r>
      <w:commentRangeStart w:id="5038"/>
      <w:r w:rsidRPr="001E7A27">
        <w:rPr>
          <w:lang w:val="en-GB"/>
        </w:rPr>
        <w:fldChar w:fldCharType="begin" w:fldLock="1"/>
      </w:r>
      <w:ins w:id="5039" w:author="Robin Matthews" w:date="2021-06-17T18:19:00Z">
        <w:r w:rsidR="00646100" w:rsidRPr="001E7A27">
          <w:rPr>
            <w:lang w:val="en-GB"/>
          </w:rPr>
          <w:instrText>ADDIN CSL_CITATION { "citationItems" : [ { "id" : "ITEM-1", "itemData" : { "DOI" : "10.5194/esd-10-45-2019", "ISSN" : "2190-4987", "author" : [ { "dropping-particle" : "", "family" : "Lovenduski", "given" : "Nicole S.",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"Long", "given" : "Matthew C.", "non-dropping-particle" : "", "parse-names" : false, "suffix" : "" } ], "container-title" : "Earth System Dynamics", "id" : "ITEM-1", "issue" : "1", "issued" : { "date-parts" : [ [ "2019", "1", "24" ] ] }, "page" : "45-57", "title" : "Predicting near-term variability in ocean carbon uptake", "translator" : [ { "dropping-particle" : "", "family" : "L6623", "given" : "", "non-dropping-particle" : "", "parse-names" : false, "suffix" : "" } ], "type" : "article-journal", "volume" : "10" }, "uris" : [ "http://www.mendeley.com/documents/?uuid=741e5065-9177-4c2e-bc91-68e60d967e0c" ] } ], "mendeley" : { "formattedCitation" : "(Lovenduski et al., 2019b)", "manualFormatting" : "(Lovenduski et al., 2019a)", "plainTextFormattedCitation" : "(Lovenduski et al., 2019b)", "previouslyFormattedCitation" : "(Lovenduski et al., 2019b)" }, "properties" : { "noteIndex" : 0 }, "schema" : "https://github.com/citation-style-language/schema/raw/master/csl-citation.json" }</w:instrText>
        </w:r>
      </w:ins>
      <w:del w:id="5040" w:author="Robin Matthews" w:date="2021-06-17T18:19:00Z">
        <w:r w:rsidR="00747167" w:rsidRPr="001E7A27" w:rsidDel="00646100">
          <w:rPr>
            <w:lang w:val="en-GB"/>
          </w:rPr>
          <w:delInstrText>ADDIN CSL_CITATION { "citationItems" : [ { "id" : "ITEM-1", "itemData" : { "DOI" : "10.5194/esd-10-45-2019", "ISSN" : "2190-4987", "author" : [ { "dropping-particle" : "", "family" : "Lovenduski", "given" : "Nicole S.",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"Long", "given" : "Matthew C.", "non-dropping-particle" : "", "parse-names" : false, "suffix" : "" } ], "container-title" : "Earth System Dynamics", "id" : "ITEM-1", "issue" : "1", "issued" : { "date-parts" : [ [ "2019", "1", "24" ] ] }, "page" : "45-57", "title" : "Predicting near-term variability in ocean carbon uptake", "translator" : [ { "dropping-particle" : "", "family" : "L6623", "given" : "", "non-dropping-particle" : "", "parse-names" : false, "suffix" : "" } ], "type" : "article-journal", "volume" : "10" }, "uris" : [ "http://www.mendeley.com/documents/?uuid=741e5065-9177-4c2e-bc91-68e60d967e0c" ] } ], "mendeley" : { "formattedCitation" : "(Lovenduski et al., 2019b)", "plainTextFormattedCitation" : "(Lovenduski et al., 2019b)", "previouslyFormattedCitation" : "(Lovenduski et al., 2019b)" }, "properties" : { "noteIndex" : 0 }, "schema" : "https://github.com/citation-style-language/schema/raw/master/csl-citation.json" }</w:delInstrText>
        </w:r>
      </w:del>
      <w:r w:rsidRPr="001E7A27">
        <w:rPr>
          <w:lang w:val="en-GB"/>
        </w:rPr>
        <w:fldChar w:fldCharType="separate"/>
      </w:r>
      <w:r w:rsidR="00025FA2" w:rsidRPr="001E7A27">
        <w:rPr>
          <w:noProof/>
          <w:lang w:val="en-GB"/>
        </w:rPr>
        <w:t>(Lovenduski et al., 2019</w:t>
      </w:r>
      <w:ins w:id="5041" w:author="Robin Matthews" w:date="2021-06-17T18:19:00Z">
        <w:r w:rsidR="00646100" w:rsidRPr="001E7A27">
          <w:rPr>
            <w:noProof/>
            <w:lang w:val="en-GB"/>
          </w:rPr>
          <w:t>a</w:t>
        </w:r>
      </w:ins>
      <w:del w:id="5042" w:author="Robin Matthews" w:date="2021-06-17T18:19:00Z">
        <w:r w:rsidR="00025FA2" w:rsidRPr="001E7A27" w:rsidDel="00646100">
          <w:rPr>
            <w:noProof/>
            <w:lang w:val="en-GB"/>
          </w:rPr>
          <w:delText>b</w:delText>
        </w:r>
      </w:del>
      <w:r w:rsidR="00025FA2" w:rsidRPr="001E7A27">
        <w:rPr>
          <w:noProof/>
          <w:lang w:val="en-GB"/>
        </w:rPr>
        <w:t>)</w:t>
      </w:r>
      <w:r w:rsidRPr="001E7A27">
        <w:rPr>
          <w:lang w:val="en-GB"/>
        </w:rPr>
        <w:fldChar w:fldCharType="end"/>
      </w:r>
      <w:commentRangeEnd w:id="5038"/>
      <w:r w:rsidR="00025FA2" w:rsidRPr="001E7A27">
        <w:rPr>
          <w:rStyle w:val="CommentReference"/>
          <w:lang w:val="en-GB"/>
        </w:rPr>
        <w:commentReference w:id="5038"/>
      </w:r>
      <w:r w:rsidRPr="001E7A27">
        <w:rPr>
          <w:lang w:val="en-GB"/>
        </w:rPr>
        <w:t>. Initiali</w:t>
      </w:r>
      <w:ins w:id="5043" w:author="Soapbox" w:date="2021-07-21T13:44:00Z">
        <w:r w:rsidR="001366AD" w:rsidRPr="001E7A27">
          <w:rPr>
            <w:lang w:val="en-GB"/>
          </w:rPr>
          <w:t>z</w:t>
        </w:r>
      </w:ins>
      <w:del w:id="5044" w:author="Soapbox" w:date="2021-07-21T13:44:00Z">
        <w:r w:rsidRPr="001E7A27" w:rsidDel="001366AD">
          <w:rPr>
            <w:lang w:val="en-GB"/>
          </w:rPr>
          <w:delText>s</w:delText>
        </w:r>
      </w:del>
      <w:r w:rsidRPr="001E7A27">
        <w:rPr>
          <w:lang w:val="en-GB"/>
        </w:rPr>
        <w:t>ed simulations suggest that observed variability in the land carbon sink is improved through initiali</w:t>
      </w:r>
      <w:ins w:id="5045" w:author="Soapbox" w:date="2021-07-20T07:09:00Z">
        <w:r w:rsidR="00766F77" w:rsidRPr="001E7A27">
          <w:rPr>
            <w:lang w:val="en-GB"/>
          </w:rPr>
          <w:t>z</w:t>
        </w:r>
      </w:ins>
      <w:del w:id="5046" w:author="Soapbox" w:date="2021-07-20T07:09:00Z">
        <w:r w:rsidRPr="001E7A27" w:rsidDel="00766F77">
          <w:rPr>
            <w:lang w:val="en-GB"/>
          </w:rPr>
          <w:delText>s</w:delText>
        </w:r>
      </w:del>
      <w:r w:rsidRPr="001E7A27">
        <w:rPr>
          <w:lang w:val="en-GB"/>
        </w:rPr>
        <w:t>ation of prediction systems with the observed state of the physical climate.</w:t>
      </w:r>
    </w:p>
    <w:p w14:paraId="0065F405" w14:textId="77777777" w:rsidR="00A63E93" w:rsidRPr="001E7A27" w:rsidRDefault="00A63E93" w:rsidP="005C7F25">
      <w:pPr>
        <w:pStyle w:val="AR6BodyText"/>
        <w:rPr>
          <w:lang w:val="en-GB"/>
        </w:rPr>
      </w:pPr>
    </w:p>
    <w:p w14:paraId="624F18B7" w14:textId="780B426F" w:rsidR="00A63E93" w:rsidRPr="001E7A27" w:rsidRDefault="00A63E93" w:rsidP="005C7F25">
      <w:pPr>
        <w:pStyle w:val="AR6BodyText"/>
        <w:rPr>
          <w:lang w:val="en-GB"/>
        </w:rPr>
      </w:pPr>
      <w:r w:rsidRPr="001E7A27">
        <w:rPr>
          <w:lang w:val="en-GB"/>
        </w:rPr>
        <w:t>The predictability horizon of variations in atmospheric CO</w:t>
      </w:r>
      <w:r w:rsidRPr="001E7A27">
        <w:rPr>
          <w:vertAlign w:val="subscript"/>
          <w:lang w:val="en-GB"/>
        </w:rPr>
        <w:t>2</w:t>
      </w:r>
      <w:r w:rsidRPr="001E7A27">
        <w:rPr>
          <w:lang w:val="en-GB"/>
        </w:rPr>
        <w:t xml:space="preserve"> growth</w:t>
      </w:r>
      <w:ins w:id="5047" w:author="Soapbox" w:date="2021-07-21T13:48:00Z">
        <w:r w:rsidR="00E50D12" w:rsidRPr="001E7A27">
          <w:rPr>
            <w:lang w:val="en-GB"/>
          </w:rPr>
          <w:t xml:space="preserve"> </w:t>
        </w:r>
      </w:ins>
      <w:del w:id="5048" w:author="Soapbox" w:date="2021-07-21T13:48:00Z">
        <w:r w:rsidRPr="001E7A27" w:rsidDel="00E50D12">
          <w:rPr>
            <w:lang w:val="en-GB"/>
          </w:rPr>
          <w:delText>-</w:delText>
        </w:r>
      </w:del>
      <w:r w:rsidRPr="001E7A27">
        <w:rPr>
          <w:lang w:val="en-GB"/>
        </w:rPr>
        <w:t xml:space="preserve">rate </w:t>
      </w:r>
      <w:del w:id="5049" w:author="Soapbox" w:date="2021-07-21T13:48:00Z">
        <w:r w:rsidRPr="001E7A27" w:rsidDel="00E50D12">
          <w:rPr>
            <w:lang w:val="en-GB"/>
          </w:rPr>
          <w:delText xml:space="preserve">are </w:delText>
        </w:r>
      </w:del>
      <w:ins w:id="5050" w:author="Soapbox" w:date="2021-07-21T13:48:00Z">
        <w:r w:rsidR="00E50D12" w:rsidRPr="001E7A27">
          <w:rPr>
            <w:lang w:val="en-GB"/>
          </w:rPr>
          <w:t xml:space="preserve">is </w:t>
        </w:r>
      </w:ins>
      <w:r w:rsidRPr="001E7A27">
        <w:rPr>
          <w:lang w:val="en-GB"/>
        </w:rPr>
        <w:t>not yet fully established in the literature. However, predictive skill of the land and ocean carbon sinks show a potential to establish predictability of variations in atmospheric CO</w:t>
      </w:r>
      <w:r w:rsidRPr="001E7A27">
        <w:rPr>
          <w:vertAlign w:val="subscript"/>
          <w:lang w:val="en-GB"/>
        </w:rPr>
        <w:t xml:space="preserve">2 </w:t>
      </w:r>
      <w:r w:rsidRPr="001E7A27">
        <w:rPr>
          <w:lang w:val="en-GB"/>
        </w:rPr>
        <w:t xml:space="preserve">up to </w:t>
      </w:r>
      <w:ins w:id="5051" w:author="Soapbox" w:date="2021-07-21T13:48:00Z">
        <w:r w:rsidR="00E50D12" w:rsidRPr="001E7A27">
          <w:rPr>
            <w:lang w:val="en-GB"/>
          </w:rPr>
          <w:t>two</w:t>
        </w:r>
      </w:ins>
      <w:del w:id="5052" w:author="Soapbox" w:date="2021-07-21T13:48:00Z">
        <w:r w:rsidRPr="001E7A27" w:rsidDel="00E50D12">
          <w:rPr>
            <w:lang w:val="en-GB"/>
          </w:rPr>
          <w:delText>2</w:delText>
        </w:r>
      </w:del>
      <w:r w:rsidRPr="001E7A27">
        <w:rPr>
          <w:lang w:val="en-GB"/>
        </w:rPr>
        <w:t xml:space="preserve"> years in advance in the initiali</w:t>
      </w:r>
      <w:ins w:id="5053" w:author="Soapbox" w:date="2021-07-21T13:44:00Z">
        <w:r w:rsidR="001366AD" w:rsidRPr="001E7A27">
          <w:rPr>
            <w:lang w:val="en-GB"/>
          </w:rPr>
          <w:t>z</w:t>
        </w:r>
      </w:ins>
      <w:del w:id="5054" w:author="Soapbox" w:date="2021-07-21T13:44:00Z">
        <w:r w:rsidRPr="001E7A27" w:rsidDel="001366AD">
          <w:rPr>
            <w:lang w:val="en-GB"/>
          </w:rPr>
          <w:delText>s</w:delText>
        </w:r>
      </w:del>
      <w:r w:rsidRPr="001E7A27">
        <w:rPr>
          <w:lang w:val="en-GB"/>
        </w:rPr>
        <w:t>ed prediction systems</w:t>
      </w:r>
      <w:ins w:id="5055" w:author="Soapbox" w:date="2021-07-21T13:48:00Z">
        <w:r w:rsidR="00E50D12" w:rsidRPr="001E7A27">
          <w:rPr>
            <w:lang w:val="en-GB"/>
          </w:rPr>
          <w:t xml:space="preserve">, </w:t>
        </w:r>
      </w:ins>
      <w:del w:id="5056" w:author="Soapbox" w:date="2021-07-21T13:48:00Z">
        <w:r w:rsidRPr="001E7A27" w:rsidDel="00E50D12">
          <w:rPr>
            <w:lang w:val="en-GB"/>
          </w:rPr>
          <w:delText xml:space="preserve">  </w:delText>
        </w:r>
      </w:del>
      <w:r w:rsidRPr="001E7A27">
        <w:rPr>
          <w:lang w:val="en-GB"/>
        </w:rPr>
        <w:t xml:space="preserve">with an upper bound of up to </w:t>
      </w:r>
      <w:ins w:id="5057" w:author="Soapbox" w:date="2021-07-21T13:48:00Z">
        <w:r w:rsidR="00E50D12" w:rsidRPr="001E7A27">
          <w:rPr>
            <w:lang w:val="en-GB"/>
          </w:rPr>
          <w:t>three</w:t>
        </w:r>
      </w:ins>
      <w:del w:id="5058" w:author="Soapbox" w:date="2021-07-21T13:48:00Z">
        <w:r w:rsidRPr="001E7A27" w:rsidDel="00E50D12">
          <w:rPr>
            <w:lang w:val="en-GB"/>
          </w:rPr>
          <w:delText>3</w:delText>
        </w:r>
      </w:del>
      <w:r w:rsidRPr="001E7A27">
        <w:rPr>
          <w:lang w:val="en-GB"/>
        </w:rPr>
        <w:t xml:space="preserve"> years in a perfect-model study </w:t>
      </w:r>
      <w:r w:rsidRPr="001E7A27">
        <w:rPr>
          <w:lang w:val="en-GB"/>
        </w:rPr>
        <w:fldChar w:fldCharType="begin" w:fldLock="1"/>
      </w:r>
      <w:r w:rsidR="00747167" w:rsidRPr="001E7A27">
        <w:rPr>
          <w:lang w:val="en-GB"/>
        </w:rPr>
        <w:instrText>ADDIN CSL_CITATION { "citationItems" : [ { "id" : "ITEM-1", "itemData" : { "DOI" : "10.1029/2019GL085311", "ISSN" : "0094-8276", "abstract" : "On interannual timescales the growth rate of atmospheric CO2 is largely controlled by the response of the land and ocean carbon sinks to climate variability. Yet, it is unknown to what extent this variability limits the predictability of atmospheric CO2 variations. Using perfect-model Earth System Model simulations, we show that variations in atmospheric CO2 are potentially predictable for 3 years. We find a 2-year predictability horizon for global oceanic CO2 flux with longer regional predictability of up to 7 years. The 2-year predictability horizon of terrestrial CO2 flux originates in the tropics and midlatitudes. With the predictability of the isolated effects of land and ocean carbon sink on atmospheric CO2 of 5 and 12 years respectively, land dampens the overall predictability of atmospheric CO2 variations. Our research shows the potential of Earth System Model-based predictions to forecast multiyear variations in atmospheric CO2.", "author" : [ { "dropping-particle" : "", "family" : "Spring", "given" : "Aaron", "non-dropping-particle" : "", "parse-names" : false, "suffix" : "" }, { "dropping-particle" : "", "family" : "Ilyina", "given" : "Tatiana", "non-dropping-particle" : "", "parse-names" : false, "suffix" : "" } ], "container-title" : "Geophysical Research Letters", "id" : "ITEM-1", "issue" : "9", "issued" : { "date-parts" : [ [ "2020", "5", "16" ] ] }, "title" : "Predictability Horizons in the Global Carbon Cycle Inferred From a Perfect\u2010Model Framework", "translator" : [ { "dropping-particle" : "", "family" : "L6887", "given" : "", "non-dropping-particle" : "", "parse-names" : false, "suffix" : "" } ], "type" : "article-journal", "volume" : "47" }, "uris" : [ "http://www.mendeley.com/documents/?uuid=35588f2a-b4bf-404a-a870-42117e257052" ] } ], "mendeley" : { "formattedCitation" : "(Spring and Ilyina, 2020)", "plainTextFormattedCitation" : "(Spring and Ilyina, 2020)", "previouslyFormattedCitation" : "(Spring and Ilyina, 2020)" }, "properties" : { "noteIndex" : 0 }, "schema" : "https://github.com/citation-style-language/schema/raw/master/csl-citation.json" }</w:instrText>
      </w:r>
      <w:r w:rsidRPr="001E7A27">
        <w:rPr>
          <w:lang w:val="en-GB"/>
        </w:rPr>
        <w:fldChar w:fldCharType="separate"/>
      </w:r>
      <w:r w:rsidR="00025FA2" w:rsidRPr="001E7A27">
        <w:rPr>
          <w:noProof/>
          <w:lang w:val="en-GB"/>
        </w:rPr>
        <w:t>(Spring and Ilyina, 2020)</w:t>
      </w:r>
      <w:r w:rsidRPr="001E7A27">
        <w:rPr>
          <w:lang w:val="en-GB"/>
        </w:rPr>
        <w:fldChar w:fldCharType="end"/>
      </w:r>
      <w:r w:rsidRPr="001E7A27">
        <w:rPr>
          <w:lang w:val="en-GB"/>
        </w:rPr>
        <w:t xml:space="preserve">; this skill is primarily limited by the terrestrial carbon sink predictability. </w:t>
      </w:r>
    </w:p>
    <w:p w14:paraId="1420BD9F" w14:textId="77777777" w:rsidR="00AD2291" w:rsidRPr="001E7A27" w:rsidRDefault="00AD2291" w:rsidP="005C7F25">
      <w:pPr>
        <w:pStyle w:val="AR6BodyText"/>
        <w:rPr>
          <w:rFonts w:eastAsia="DejaVu Sans"/>
          <w:lang w:val="en-GB"/>
        </w:rPr>
      </w:pPr>
    </w:p>
    <w:p w14:paraId="47174092" w14:textId="77777777" w:rsidR="00834757" w:rsidRPr="001E7A27" w:rsidRDefault="00834757" w:rsidP="005C7F25">
      <w:pPr>
        <w:pStyle w:val="AR6BodyTextBold"/>
        <w:rPr>
          <w:lang w:val="en-GB"/>
        </w:rPr>
      </w:pPr>
    </w:p>
    <w:p w14:paraId="621509A3" w14:textId="77777777" w:rsidR="00834757" w:rsidRPr="001E7A27" w:rsidRDefault="00834757" w:rsidP="00535548">
      <w:pPr>
        <w:pStyle w:val="AR6Chap5Level151"/>
        <w:rPr>
          <w:lang w:val="en-GB"/>
        </w:rPr>
      </w:pPr>
      <w:bookmarkStart w:id="5059" w:name="_Toc33564304"/>
      <w:bookmarkStart w:id="5060" w:name="_Toc70535718"/>
      <w:r w:rsidRPr="001E7A27">
        <w:rPr>
          <w:lang w:val="en-GB"/>
        </w:rPr>
        <w:t>Remaining Carbon Budgets</w:t>
      </w:r>
      <w:bookmarkEnd w:id="5059"/>
      <w:bookmarkEnd w:id="5060"/>
      <w:r w:rsidRPr="001E7A27">
        <w:rPr>
          <w:lang w:val="en-GB"/>
        </w:rPr>
        <w:t xml:space="preserve"> </w:t>
      </w:r>
    </w:p>
    <w:p w14:paraId="5C1FA1EE" w14:textId="77777777" w:rsidR="00834757" w:rsidRPr="001E7A27" w:rsidRDefault="00834757" w:rsidP="005C7F25">
      <w:pPr>
        <w:pStyle w:val="AR6BodyText"/>
        <w:rPr>
          <w:lang w:val="en-GB" w:eastAsia="en-US"/>
        </w:rPr>
      </w:pPr>
    </w:p>
    <w:p w14:paraId="118CB025" w14:textId="5DBC23E6" w:rsidR="005925B0" w:rsidRPr="001E7A27" w:rsidRDefault="005925B0" w:rsidP="005C7F25">
      <w:pPr>
        <w:pStyle w:val="AR6BodyText"/>
        <w:rPr>
          <w:color w:val="000000" w:themeColor="text1"/>
          <w:lang w:val="en-GB" w:eastAsia="en-US"/>
        </w:rPr>
      </w:pPr>
      <w:r w:rsidRPr="001E7A27">
        <w:rPr>
          <w:lang w:val="en-GB" w:eastAsia="en-US"/>
        </w:rPr>
        <w:t xml:space="preserve">Science at the time of </w:t>
      </w:r>
      <w:del w:id="5061" w:author="Soapbox" w:date="2021-07-22T02:44:00Z">
        <w:r w:rsidRPr="001E7A27" w:rsidDel="0083793A">
          <w:rPr>
            <w:lang w:val="en-GB" w:eastAsia="en-US"/>
          </w:rPr>
          <w:delText xml:space="preserve">the </w:delText>
        </w:r>
      </w:del>
      <w:del w:id="5062" w:author="Ian Blenkinsop" w:date="2021-07-28T18:22:00Z">
        <w:r w:rsidRPr="001E7A27" w:rsidDel="004D7781">
          <w:rPr>
            <w:lang w:val="en-GB" w:eastAsia="en-US"/>
          </w:rPr>
          <w:delText>IPCC</w:delText>
        </w:r>
        <w:r w:rsidR="004D7781" w:rsidRPr="001E7A27" w:rsidDel="004D7781">
          <w:rPr>
            <w:lang w:val="en-GB" w:eastAsia="en-US"/>
          </w:rPr>
          <w:delText xml:space="preserve"> </w:delText>
        </w:r>
      </w:del>
      <w:r w:rsidRPr="001E7A27">
        <w:rPr>
          <w:lang w:val="en-GB" w:eastAsia="en-US"/>
        </w:rPr>
        <w:t>AR5 established a near-linear relationship between cumulative emissions of CO</w:t>
      </w:r>
      <w:r w:rsidRPr="001E7A27">
        <w:rPr>
          <w:vertAlign w:val="subscript"/>
          <w:lang w:val="en-GB" w:eastAsia="en-US"/>
        </w:rPr>
        <w:t>2</w:t>
      </w:r>
      <w:r w:rsidRPr="001E7A27">
        <w:rPr>
          <w:lang w:val="en-GB" w:eastAsia="en-US"/>
        </w:rPr>
        <w:t xml:space="preserve"> and the resulting global warming </w:t>
      </w:r>
      <w:commentRangeStart w:id="5063"/>
      <w:r w:rsidRPr="001E7A27">
        <w:rPr>
          <w:lang w:val="en-GB"/>
        </w:rPr>
        <w:fldChar w:fldCharType="begin" w:fldLock="1"/>
      </w:r>
      <w:ins w:id="5064" w:author="Robin Matthews" w:date="2021-06-17T18:20:00Z">
        <w:r w:rsidR="00C37E9A" w:rsidRPr="001E7A27">
          <w:rPr>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"id" : "ITEM-2",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"ITEM-3", "itemData" : { "DOI" : "10.1073/pnas.0805800106", "ISSN" : "0027-8424", "PMID" : "19706489", "abstract" : "Avoiding \"dangerous anthropogenic interference with the climate system\" requires stabilization of atmospheric greenhouse gas concentrations and substantial reductions in anthropogenic emissions. Here, we present an inverse approach to coupled climate-carbon cycle modeling, which allows us to estimate the probability that any given level of carbon dioxide (CO2) emissions will exceed specified long-term global mean temperature targets for \"dangerous anthropogenic interference,\" taking into consideration uncertainties in climate sensitivity and the carbon cycle response to climate change. We show that to stabilize global mean temperature increase at 2 degrees C above preindustrial levels with a probability of at least 0.66, cumulative CO2 emissions from 2000 to 2500 must not exceed a median estimate of 590 petagrams of carbon (PgC) (range, 200 to 950 PgC). If the 2 degrees C temperature stabilization target is to be met with a probability of at least 0.9, median total allowable CO2 emissions are 170 PgC (range, -220 to 700 PgC). Furthermore, these estimates of cumulative CO2 emissions, compatible with a specified temperature stabilization target, are independent of the path taken to stabilization. Our analysis therefore supports an international policy framework aimed at avoiding dangerous anthropogenic interference formulated on the basis of total allowable greenhouse gas emissions.", "author" : [ { "dropping-particle" : "", "family" : "Zickfeld", "given" : "Kirsten", "non-dropping-particle" : "", "parse-names" : false, "suffix" : "" }, { "dropping-particle" : "", "family" : "Eby", "given" : "Michael", "non-dropping-particle" : "", "parse-names" : false, "suffix" : "" }, { "dropping-particle" : "", "family" : "Matthews", "given" : "H Damon", "non-dropping-particle" : "", "parse-names" : false, "suffix" : "" }, { "dropping-particle" : "", "family" : "Weaver", "given" : "Andrew J", "non-dropping-particle" : "", "parse-names" : false, "suffix" : "" } ], "container-title" : "Proceedings of the National Academy of Sciences", "id" : "ITEM-3", "issue" : "38", "issued" : { "date-parts" : [ [ "2009", "9", "22" ] ] }, "page" : "16129-16134", "publisher" : "National Academy of Sciences", "title" : "Setting cumulative emissions targets to reduce the risk of dangerous climate change", "translator" : [ { "dropping-particle" : "", "family" : "L4956", "given" : "", "non-dropping-particle" : "", "parse-names" : false, "suffix" : "" } ], "type" : "article-journal", "volume" : "106" }, "uris" : [ "http://www.mendeley.com/documents/?uuid=2c7094e7-be6c-3b96-a9ad-2ea7c4c32f6e" ] }, { "id" : "ITEM-4",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"ITEM-4",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"ITEM-5",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"ITEM-5",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"id" : "ITEM-6",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"ITEM-6",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"mendeley" : { "formattedCitation" : "(Allen et al., 2009; Matthews et al., 2009; Meinshausen et al., 2009; Zickfeld et al., 2009; Collins et al., 2013a; Stocker et al., 2013b)", "manualFormatting" : "(Allen et al., 2009; Matthews et al., 2009; Meinshausen et al., 2009; Zickfeld et al., 2009; M. Collins et al., 2013; T.F. Stocker et al., 2013)", "plainTextFormattedCitation" : "(Allen et al., 2009; Matthews et al., 2009; Meinshausen et al., 2009; Zickfeld et al., 2009; Collins et al., 2013a; Stocker et al., 2013b)", "previouslyFormattedCitation" : "(Allen et al., 2009; Matthews et al., 2009; Meinshausen et al., 2009; Zickfeld et al., 2009; Collins et al., 2013a; Stocker et al., 2013b)" }, "properties" : { "noteIndex" : 0 }, "schema" : "https://github.com/citation-style-language/schema/raw/master/csl-citation.json" }</w:instrText>
        </w:r>
      </w:ins>
      <w:del w:id="5065" w:author="Robin Matthews" w:date="2021-06-17T18:20:00Z">
        <w:r w:rsidR="00BC2C5E" w:rsidRPr="001E7A27" w:rsidDel="00C37E9A">
          <w:rPr>
            <w:lang w:val="en-GB" w:eastAsia="en-US"/>
          </w:rPr>
          <w:del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"id" : "ITEM-2",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"ITEM-3", "itemData" : { "DOI" : "10.1073/pnas.0805800106", "ISSN" : "0027-8424", "PMID" : "19706489", "abstract" : "Avoiding \"dangerous anthropogenic interference with the climate system\" requires stabilization of atmospheric greenhouse gas concentrations and substantial reductions in anthropogenic emissions. Here, we present an inverse approach to coupled climate-carbon cycle modeling, which allows us to estimate the probability that any given level of carbon dioxide (CO2) emissions will exceed specified long-term global mean temperature targets for \"dangerous anthropogenic interference,\" taking into consideration uncertainties in climate sensitivity and the carbon cycle response to climate change. We show that to stabilize global mean temperature increase at 2 degrees C above preindustrial levels with a probability of at least 0.66, cumulative CO2 emissions from 2000 to 2500 must not exceed a median estimate of 590 petagrams of carbon (PgC) (range, 200 to 950 PgC). If the 2 degrees C temperature stabilization target is to be met with a probability of at least 0.9, median total allowable CO2 emissions are 170 PgC (range, -220 to 700 PgC). Furthermore, these estimates of cumulative CO2 emissions, compatible with a specified temperature stabilization target, are independent of the path taken to stabilization. Our analysis therefore supports an international policy framework aimed at avoiding dangerous anthropogenic interference formulated on the basis of total allowable greenhouse gas emissions.", "author" : [ { "dropping-particle" : "", "family" : "Zickfeld", "given" : "Kirsten", "non-dropping-particle" : "", "parse-names" : false, "suffix" : "" }, { "dropping-particle" : "", "family" : "Eby", "given" : "Michael", "non-dropping-particle" : "", "parse-names" : false, "suffix" : "" }, { "dropping-particle" : "", "family" : "Matthews", "given" : "H Damon", "non-dropping-particle" : "", "parse-names" : false, "suffix" : "" }, { "dropping-particle" : "", "family" : "Weaver", "given" : "Andrew J", "non-dropping-particle" : "", "parse-names" : false, "suffix" : "" } ], "container-title" : "Proceedings of the National Academy of Sciences", "id" : "ITEM-3", "issue" : "38", "issued" : { "date-parts" : [ [ "2009", "9", "22" ] ] }, "page" : "16129-16134", "publisher" : "National Academy of Sciences", "title" : "Setting cumulative emissions targets to reduce the risk of dangerous climate change", "translator" : [ { "dropping-particle" : "", "family" : "L4956", "given" : "", "non-dropping-particle" : "", "parse-names" : false, "suffix" : "" } ], "type" : "article-journal", "volume" : "106" }, "uris" : [ "http://www.mendeley.com/documents/?uuid=2c7094e7-be6c-3b96-a9ad-2ea7c4c32f6e" ] }, { "id" : "ITEM-4",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"ITEM-4",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"ITEM-5",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"ITEM-5",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"id" : "ITEM-6",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"ITEM-6",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"mendeley" : { "formattedCitation" : "(Allen et al., 2009; Matthews et al., 2009; Meinshausen et al., 2009; Zickfeld et al., 2009; Collins et al., 2013a; Stocker et al., 2013b)", "manualFormatting" : "(Allen et al., 2009; Matthews et al., 2009; Meinshausen et al., 2009; Zickfeld et al., 2009; Collins et al., 2013; Stocker et al., 2013;)", "plainTextFormattedCitation" : "(Allen et al., 2009; Matthews et al., 2009; Meinshausen et al., 2009; Zickfeld et al., 2009; Collins et al., 2013a; Stocker et al., 2013b)", "previouslyFormattedCitation" : "(Allen et al., 2009; Matthews et al., 2009; Meinshausen et al., 2009; Zickfeld et al., 2009; Collins et al., 2013a; Stocker et al., 2013b)" }, "properties" : { "noteIndex" : 0 }, "schema" : "https://github.com/citation-style-language/schema/raw/master/csl-citation.json" }</w:delInstrText>
        </w:r>
      </w:del>
      <w:r w:rsidRPr="001E7A27">
        <w:rPr>
          <w:lang w:val="en-GB"/>
        </w:rPr>
        <w:fldChar w:fldCharType="separate"/>
      </w:r>
      <w:r w:rsidR="00025FA2" w:rsidRPr="001E7A27">
        <w:rPr>
          <w:noProof/>
          <w:lang w:val="en-GB" w:eastAsia="en-US"/>
        </w:rPr>
        <w:t xml:space="preserve">(Allen et al., 2009; Matthews et al., 2009; Meinshausen et al., 2009; Zickfeld et al., 2009; </w:t>
      </w:r>
      <w:ins w:id="5066" w:author="Robin Matthews" w:date="2021-06-17T18:20:00Z">
        <w:r w:rsidR="00C37E9A" w:rsidRPr="001E7A27">
          <w:rPr>
            <w:noProof/>
            <w:lang w:val="en-GB" w:eastAsia="en-US"/>
          </w:rPr>
          <w:t xml:space="preserve">M. </w:t>
        </w:r>
      </w:ins>
      <w:r w:rsidR="00025FA2" w:rsidRPr="001E7A27">
        <w:rPr>
          <w:noProof/>
          <w:lang w:val="en-GB" w:eastAsia="en-US"/>
        </w:rPr>
        <w:t xml:space="preserve">Collins et al., 2013; </w:t>
      </w:r>
      <w:ins w:id="5067" w:author="Robin Matthews" w:date="2021-06-17T18:20:00Z">
        <w:r w:rsidR="00C37E9A" w:rsidRPr="001E7A27">
          <w:rPr>
            <w:noProof/>
            <w:lang w:val="en-GB" w:eastAsia="en-US"/>
          </w:rPr>
          <w:t xml:space="preserve">T.F. </w:t>
        </w:r>
      </w:ins>
      <w:r w:rsidR="00025FA2" w:rsidRPr="001E7A27">
        <w:rPr>
          <w:noProof/>
          <w:lang w:val="en-GB" w:eastAsia="en-US"/>
        </w:rPr>
        <w:t>Stocker et al., 2013</w:t>
      </w:r>
      <w:del w:id="5068" w:author="Robin Matthews" w:date="2021-06-17T18:20:00Z">
        <w:r w:rsidR="00025FA2" w:rsidRPr="001E7A27" w:rsidDel="00C37E9A">
          <w:rPr>
            <w:noProof/>
            <w:lang w:val="en-GB" w:eastAsia="en-US"/>
          </w:rPr>
          <w:delText>;</w:delText>
        </w:r>
      </w:del>
      <w:r w:rsidR="00025FA2" w:rsidRPr="001E7A27">
        <w:rPr>
          <w:noProof/>
          <w:lang w:val="en-GB" w:eastAsia="en-US"/>
        </w:rPr>
        <w:t>)</w:t>
      </w:r>
      <w:r w:rsidRPr="001E7A27">
        <w:rPr>
          <w:lang w:val="en-GB"/>
        </w:rPr>
        <w:fldChar w:fldCharType="end"/>
      </w:r>
      <w:commentRangeEnd w:id="5063"/>
      <w:r w:rsidR="00025FA2" w:rsidRPr="001E7A27">
        <w:rPr>
          <w:rStyle w:val="CommentReference"/>
          <w:lang w:val="en-GB"/>
        </w:rPr>
        <w:commentReference w:id="5063"/>
      </w:r>
      <w:r w:rsidRPr="001E7A27">
        <w:rPr>
          <w:lang w:val="en-GB" w:eastAsia="en-US"/>
        </w:rPr>
        <w:t xml:space="preserve">. The amount of global warming per unit of cumulated </w:t>
      </w:r>
      <w:ins w:id="5069" w:author="Soapbox" w:date="2021-07-22T02:45:00Z">
        <w:r w:rsidR="0083793A" w:rsidRPr="001E7A27">
          <w:rPr>
            <w:lang w:val="en-GB" w:eastAsia="en-US"/>
          </w:rPr>
          <w:t xml:space="preserve">carbon dioxide </w:t>
        </w:r>
      </w:ins>
      <w:del w:id="5070" w:author="Soapbox" w:date="2021-07-22T02:45:00Z">
        <w:r w:rsidRPr="001E7A27" w:rsidDel="0083793A">
          <w:rPr>
            <w:lang w:val="en-GB" w:eastAsia="en-US"/>
          </w:rPr>
          <w:delText>CO</w:delText>
        </w:r>
        <w:r w:rsidRPr="001E7A27" w:rsidDel="0083793A">
          <w:rPr>
            <w:vertAlign w:val="subscript"/>
            <w:lang w:val="en-GB" w:eastAsia="en-US"/>
          </w:rPr>
          <w:delText>2</w:delText>
        </w:r>
        <w:r w:rsidRPr="001E7A27" w:rsidDel="0083793A">
          <w:rPr>
            <w:lang w:val="en-GB" w:eastAsia="en-US"/>
          </w:rPr>
          <w:delText xml:space="preserve"> </w:delText>
        </w:r>
      </w:del>
      <w:r w:rsidRPr="001E7A27">
        <w:rPr>
          <w:lang w:val="en-GB" w:eastAsia="en-US"/>
        </w:rPr>
        <w:t xml:space="preserve">emissions is called the transient climate response to cumulative </w:t>
      </w:r>
      <w:ins w:id="5071" w:author="Soapbox" w:date="2021-07-22T02:45:00Z">
        <w:r w:rsidR="0083793A" w:rsidRPr="001E7A27">
          <w:rPr>
            <w:lang w:val="en-GB" w:eastAsia="en-US"/>
          </w:rPr>
          <w:t>CO</w:t>
        </w:r>
        <w:r w:rsidR="0083793A" w:rsidRPr="001E7A27">
          <w:rPr>
            <w:vertAlign w:val="subscript"/>
            <w:lang w:val="en-GB" w:eastAsia="en-US"/>
          </w:rPr>
          <w:t xml:space="preserve">2 </w:t>
        </w:r>
      </w:ins>
      <w:r w:rsidRPr="001E7A27">
        <w:rPr>
          <w:lang w:val="en-GB" w:eastAsia="en-US"/>
        </w:rPr>
        <w:t xml:space="preserve">emissions </w:t>
      </w:r>
      <w:del w:id="5072" w:author="Soapbox" w:date="2021-07-22T02:45:00Z">
        <w:r w:rsidRPr="001E7A27" w:rsidDel="0083793A">
          <w:rPr>
            <w:lang w:val="en-GB" w:eastAsia="en-US"/>
          </w:rPr>
          <w:delText xml:space="preserve">of carbon dioxide </w:delText>
        </w:r>
      </w:del>
      <w:r w:rsidRPr="001E7A27">
        <w:rPr>
          <w:lang w:val="en-GB" w:eastAsia="en-US"/>
        </w:rPr>
        <w:t>(TCRE). This TCRE relationship is now used to estimate the amount of CO</w:t>
      </w:r>
      <w:r w:rsidRPr="001E7A27">
        <w:rPr>
          <w:vertAlign w:val="subscript"/>
          <w:lang w:val="en-GB" w:eastAsia="en-US"/>
        </w:rPr>
        <w:t>2</w:t>
      </w:r>
      <w:r w:rsidRPr="001E7A27">
        <w:rPr>
          <w:lang w:val="en-GB" w:eastAsia="en-US"/>
        </w:rPr>
        <w:t xml:space="preserve"> emissions that would be consistent with limiting global warming to specific levels </w:t>
      </w:r>
      <w:commentRangeStart w:id="5073"/>
      <w:r w:rsidRPr="001E7A27">
        <w:rPr>
          <w:lang w:val="en-GB"/>
        </w:rPr>
        <w:fldChar w:fldCharType="begin" w:fldLock="1"/>
      </w:r>
      <w:ins w:id="5074" w:author="Robin Matthews" w:date="2021-06-17T18:21:00Z">
        <w:r w:rsidR="00C37E9A" w:rsidRPr="001E7A27">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"10.1073/pnas.0805800106", "ISSN" : "0027-8424", "PMID" : "19706489", "abstract" : "Avoiding \"dangerous anthropogenic interference with the climate system\" requires stabilization of atmospheric greenhouse gas concentrations and substantial reductions in anthropogenic emissions. Here, we present an inverse approach to coupled climate-carbon cycle modeling, which allows us to estimate the probability that any given level of carbon dioxide (CO2) emissions will exceed specified long-term global mean temperature targets for \"dangerous anthropogenic interference,\" taking into consideration uncertainties in climate sensitivity and the carbon cycle response to climate change. We show that to stabilize global mean temperature increase at 2 degrees C above preindustrial levels with a probability of at least 0.66, cumulative CO2 emissions from 2000 to 2500 must not exceed a median estimate of 590 petagrams of carbon (PgC) (range, 200 to 950 PgC). If the 2 degrees C temperature stabilization target is to be met with a probability of at least 0.9, median total allowable CO2 emissions are 170 PgC (range, -220 to 700 PgC). Furthermore, these estimates of cumulative CO2 emissions, compatible with a specified temperature stabilization target, are independent of the path taken to stabilization. Our analysis therefore supports an international policy framework aimed at avoiding dangerous anthropogenic interference formulated on the basis of total allowable greenhouse gas emissions.", "author" : [ { "dropping-particle" : "", "family" : "Zickfeld", "given" : "Kirsten", "non-dropping-particle" : "", "parse-names" : false, "suffix" : "" }, { "dropping-particle" : "", "family" : "Eby", "given" : "Michael", "non-dropping-particle" : "", "parse-names" : false, "suffix" : "" }, { "dropping-particle" : "", "family" : "Matthews", "given" : "H Damon", "non-dropping-particle" : "", "parse-names" : false, "suffix" : "" }, { "dropping-particle" : "", "family" : "Weaver", "given" : "Andrew J", "non-dropping-particle" : "", "parse-names" : false, "suffix" : "" } ], "container-title" : "Proceedings of the National Academy of Sciences", "id" : "ITEM-2", "issue" : "38", "issued" : { "date-parts" : [ [ "2009", "9", "22" ] ] }, "page" : "16129-16134", "publisher" : "National Academy of Sciences", "title" : "Setting cumulative emissions targets to reduce the risk of dangerous climate change", "translator" : [ { "dropping-particle" : "", "family" : "L4956", "given" : "", "non-dropping-particle" : "", "parse-names" : false, "suffix" : "" } ], "type" : "article-journal", "volume" : "106" }, "uris" : [ "http://www.mendeley.com/documents/?uuid=2c7094e7-be6c-3b96-a9ad-2ea7c4c32f6e" ] }, { "id" : "ITEM-3",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"ITEM-3",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"ITEM-4",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"ITEM-4",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"ITEM-5", "itemData" : { "DOI" : "10.1007/s10584-015-1340-3", "ISSN" : "0165-0009", "author" : [ { "dropping-particle" : "", "family" : "Knutti", "given" : "Reto", "non-dropping-particle" : "", "parse-names" : false, "suffix" : "" }, { "dropping-particle" : "", "family" : "Rogelj", "given" : "Joeri", "non-dropping-particle" : "", "parse-names" : false, "suffix" : "" } ], "container-title" : "Climatic Change", "id" : "ITEM-5", "issue" : "3", "issued" : { "date-parts" : [ [ "2015", "12", "3" ] ] }, "page" : "361-373", "publisher" : "Springer Netherlands", "title" : "The legacy of our CO2 emissions: a clash of scientific facts, politics and ethics", "translator" : [ { "dropping-particle" : "", "family" : "L4955", "given" : "", "non-dropping-particle" : "", "parse-names" : false, "suffix" : "" } ], "type" : "article-journal", "volume" : "133" }, "uris" : [ "http://www.mendeley.com/documents/?uuid=6f2feaeb-9d7a-370c-9b20-d78f492a8047" ] }, { "id" : "ITEM-6",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"ITEM-6",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"ITEM-7", "itemData" : { "DOI" : "10.1098/rsta.2012.0064", "ISSN" : "1364-503X", "abstract" : "The primary objective of the United Nations Framework Convention on Climate Change is to stabilize greenhouse gas concentrations at a level that will avoid dangerous climate impacts. However, greenhouse gas concentration stabilization is an awkward framework within which to assess dangerous climate change on account of the significant lag between a given concentration level and the eventual equilibrium temperature change. By contrast, recent research has shown that global temperature change can be well described by a given cumulative carbon emissions budget. Here, we propose that cumulative carbon emissions represent an alternative framework that is applicable both as a tool for climate mitigation as well as for the assessment of potential climate impacts. We show first that both atmospheric CO2 concentration at a given year and the associated temperature change are generally associated with a unique cumulative carbon emissions budget that is largely independent of the emissions scenario. The rate of glob...", "author" : [ { "dropping-particle" : "", "family" : "Matthews", "given" : "H. D.", "non-dropping-particle" : "", "parse-names" : false, "suffix" : "" }, { "dropping-particle" : "", "family" : "Solomon", "given" : "S.", "non-dropping-particle" : "", "parse-names" : false, "suffix" : "" }, { "dropping-particle" : "", "family" : "Pierrehumbert", "given" : "R.", "non-dropping-particle" : "", "parse-names" : false, "suffix" : "" } ], "container-title" : "Philosophical Transactions of the Royal Society A: Mathematical, Physical and Engineering Sciences", "id" : "ITEM-7", "issue" : "1974", "issued" : { "date-parts" : [ [ "2012", "9", "13" ] ] }, "page" : "4365-4379", "publisher" : "The Royal Society Publishing", "title" : "Cumulative carbon as a policy framework for achieving climate stabilization", "translator" : [ { "dropping-particle" : "", "family" : "L4954", "given" : "", "non-dropping-particle" : "", "parse-names" : false, "suffix" : "" } ], "type" : "article-journal", "volume" : "370" }, "uris" : [ "http://www.mendeley.com/documents/?uuid=c893a725-6680-3152-825c-e342ff3a7449" ] }, { "id" : "ITEM-8",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"ITEM-8",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"id" : "ITEM-9",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"ITEM-9",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 }, { "id" : "ITEM-10",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"ITEM-10",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"id" : "ITEM-11",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"(Allen et al., 2009; Zickfeld et al., 2009; Matthews et al., 2009, 2012; Meinshausen et al., 2009; Collins et al., 2013a; Stocker et al., 2013b; Knutti and Rogelj, 2015; Rogelj et al., 2016, 2019; Goodwin et al., 2018)", "manualFormatting" : "(Allen et al., 2009; Matthews et al., 2009, 2012; Meinshausen et al., 2009; Zickfeld et al., 2009; M. Collins et al., 2013; T.F. Stocker et al., 2013; Knutti and Rogelj, 2015; Rogelj et al., 2016, 2019; Goodwin et al., 2018)", "plainTextFormattedCitation" : "(Allen et al., 2009; Zickfeld et al., 2009; Matthews et al., 2009, 2012; Meinshausen et al., 2009; Collins et al., 2013a; Stocker et al., 2013b; Knutti and Rogelj, 2015; Rogelj et al., 2016, 2019; Goodwin et al., 2018)", "previouslyFormattedCitation" : "(Allen et al., 2009; Zickfeld et al., 2009; Matthews et al., 2009, 2012; Meinshausen et al., 2009; Collins et al., 2013a; Stocker et al., 2013b; Knutti and Rogelj, 2015; Rogelj et al., 2016, 2019; Goodwin et al., 2018)" }, "properties" : { "noteIndex" : 0 }, "schema" : "https://github.com/citation-style-language/schema/raw/master/csl-citation.json" }</w:instrText>
        </w:r>
      </w:ins>
      <w:del w:id="5075" w:author="Robin Matthews" w:date="2021-06-17T18:21:00Z">
        <w:r w:rsidR="007B506D" w:rsidRPr="001E7A27" w:rsidDel="00C37E9A">
          <w:rPr>
            <w:lang w:val="en-GB" w:eastAsia="en-US"/>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"10.1073/pnas.0805800106", "ISSN" : "0027-8424", "PMID" : "19706489", "abstract" : "Avoiding \"dangerous anthropogenic interference with the climate system\" requires stabilization of atmospheric greenhouse gas concentrations and substantial reductions in anthropogenic emissions. Here, we present an inverse approach to coupled climate-carbon cycle modeling, which allows us to estimate the probability that any given level of carbon dioxide (CO2) emissions will exceed specified long-term global mean temperature targets for \"dangerous anthropogenic interference,\" taking into consideration uncertainties in climate sensitivity and the carbon cycle response to climate change. We show that to stabilize global mean temperature increase at 2 degrees C above preindustrial levels with a probability of at least 0.66, cumulative CO2 emissions from 2000 to 2500 must not exceed a median estimate of 590 petagrams of carbon (PgC) (range, 200 to 950 PgC). If the 2 degrees C temperature stabilization target is to be met with a probability of at least 0.9, median total allowable CO2 emissions are 170 PgC (range, -220 to 700 PgC). Furthermore, these estimates of cumulative CO2 emissions, compatible with a specified temperature stabilization target, are independent of the path taken to stabilization. Our analysis therefore supports an international policy framework aimed at avoiding dangerous anthropogenic interference formulated on the basis of total allowable greenhouse gas emissions.", "author" : [ { "dropping-particle" : "", "family" : "Zickfeld", "given" : "Kirsten", "non-dropping-particle" : "", "parse-names" : false, "suffix" : "" }, { "dropping-particle" : "", "family" : "Eby", "given" : "Michael", "non-dropping-particle" : "", "parse-names" : false, "suffix" : "" }, { "dropping-particle" : "", "family" : "Matthews", "given" : "H Damon", "non-dropping-particle" : "", "parse-names" : false, "suffix" : "" }, { "dropping-particle" : "", "family" : "Weaver", "given" : "Andrew J", "non-dropping-particle" : "", "parse-names" : false, "suffix" : "" } ], "container-title" : "Proceedings of the National Academy of Sciences", "id" : "ITEM-2", "issue" : "38", "issued" : { "date-parts" : [ [ "2009", "9", "22" ] ] }, "page" : "16129-16134", "publisher" : "National Academy of Sciences", "title" : "Setting cumulative emissions targets to reduce the risk of dangerous climate change", "translator" : [ { "dropping-particle" : "", "family" : "L4956", "given" : "", "non-dropping-particle" : "", "parse-names" : false, "suffix" : "" } ], "type" : "article-journal", "volume" : "106" }, "uris" : [ "http://www.mendeley.com/documents/?uuid=2c7094e7-be6c-3b96-a9ad-2ea7c4c32f6e" ] }, { "id" : "ITEM-3",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"ITEM-3",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"ITEM-4",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"ITEM-4",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"ITEM-5", "itemData" : { "DOI" : "10.1007/s10584-015-1340-3", "ISSN" : "0165-0009", "author" : [ { "dropping-particle" : "", "family" : "Knutti", "given" : "Reto", "non-dropping-particle" : "", "parse-names" : false, "suffix" : "" }, { "dropping-particle" : "", "family" : "Rogelj", "given" : "Joeri", "non-dropping-particle" : "", "parse-names" : false, "suffix" : "" } ], "container-title" : "Climatic Change", "id" : "ITEM-5", "issue" : "3", "issued" : { "date-parts" : [ [ "2015", "12", "3" ] ] }, "page" : "361-373", "publisher" : "Springer Netherlands", "title" : "The legacy of our CO2 emissions: a clash of scientific facts, politics and ethics", "translator" : [ { "dropping-particle" : "", "family" : "L4955", "given" : "", "non-dropping-particle" : "", "parse-names" : false, "suffix" : "" } ], "type" : "article-journal", "volume" : "133" }, "uris" : [ "http://www.mendeley.com/documents/?uuid=6f2feaeb-9d7a-370c-9b20-d78f492a8047" ] }, { "id" : "ITEM-6",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"ITEM-6",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"ITEM-7", "itemData" : { "DOI" : "10.1098/rsta.2012.0064", "ISSN" : "1364-503X", "abstract" : "The primary objective of the United Nations Framework Convention on Climate Change is to stabilize greenhouse gas concentrations at a level that will avoid dangerous climate impacts. However, greenhouse gas concentration stabilization is an awkward framework within which to assess dangerous climate change on account of the significant lag between a given concentration level and the eventual equilibrium temperature change. By contrast, recent research has shown that global temperature change can be well described by a given cumulative carbon emissions budget. Here, we propose that cumulative carbon emissions represent an alternative framework that is applicable both as a tool for climate mitigation as well as for the assessment of potential climate impacts. We show first that both atmospheric CO2 concentration at a given year and the associated temperature change are generally associated with a unique cumulative carbon emissions budget that is largely independent of the emissions scenario. The rate of glob...", "author" : [ { "dropping-particle" : "", "family" : "Matthews", "given" : "H. D.", "non-dropping-particle" : "", "parse-names" : false, "suffix" : "" }, { "dropping-particle" : "", "family" : "Solomon", "given" : "S.", "non-dropping-particle" : "", "parse-names" : false, "suffix" : "" }, { "dropping-particle" : "", "family" : "Pierrehumbert", "given" : "R.", "non-dropping-particle" : "", "parse-names" : false, "suffix" : "" } ], "container-title" : "Philosophical Transactions of the Royal Society A: Mathematical, Physical and Engineering Sciences", "id" : "ITEM-7", "issue" : "1974", "issued" : { "date-parts" : [ [ "2012", "9", "13" ] ] }, "page" : "4365-4379", "publisher" : "The Royal Society Publishing", "title" : "Cumulative carbon as a policy framework for achieving climate stabilization", "translator" : [ { "dropping-particle" : "", "family" : "L4954", "given" : "", "non-dropping-particle" : "", "parse-names" : false, "suffix" : "" } ], "type" : "article-journal", "volume" : "370" }, "uris" : [ "http://www.mendeley.com/documents/?uuid=c893a725-6680-3152-825c-e342ff3a7449" ] }, { "id" : "ITEM-8",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"ITEM-8",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"id" : "ITEM-9",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"ITEM-9",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 }, { "id" : "ITEM-10",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"ITEM-10",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"id" : "ITEM-11",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"(Allen et al., 2009; Zickfeld et al., 2009; Matthews et al., 2009, 2012; Meinshausen et al., 2009; Collins et al., 2013a; Stocker et al., 2013b; Knutti and Rogelj, 2015; Rogelj et al., 2016, 2019; Goodwin et al., 2018)", "manualFormatting" : "(Allen et al., 2009; Matthews et al., 2009; Meinshausen et al., 2009; Zickfeld et al., 2009; Matthews et al., 2012; Collins et al., 2013; Stocker et al., 2013; Knutti and Rogelj, 2015; Rogelj et al., 2016; Goodwin et al., 2018; Rogelj et al., 2019)", "plainTextFormattedCitation" : "(Allen et al., 2009; Zickfeld et al., 2009; Matthews et al., 2009, 2012; Meinshausen et al., 2009; Collins et al., 2013a; Stocker et al., 2013b; Knutti and Rogelj, 2015; Rogelj et al., 2016, 2019; Goodwin et al., 2018)", "previouslyFormattedCitation" : "(Allen et al., 2009; Zickfeld et al., 2009; Matthews et al., 2009, 2012; Meinshausen et al., 2009; Collins et al., 2013a; Stocker et al., 2013b; Knutti and Rogelj, 2015; Rogelj et al., 2016, 2019; Goodwin et al., 2018)" }, "properties" : { "noteIndex" : 0 }, "schema" : "https://github.com/citation-style-language/schema/raw/master/csl-citation.json" }</w:delInstrText>
        </w:r>
      </w:del>
      <w:r w:rsidRPr="001E7A27">
        <w:rPr>
          <w:lang w:val="en-GB"/>
        </w:rPr>
        <w:fldChar w:fldCharType="separate"/>
      </w:r>
      <w:r w:rsidR="00025FA2" w:rsidRPr="001E7A27">
        <w:rPr>
          <w:noProof/>
          <w:lang w:val="en-GB" w:eastAsia="en-US"/>
        </w:rPr>
        <w:t>(</w:t>
      </w:r>
      <w:ins w:id="5076" w:author="Robin Matthews" w:date="2021-06-17T18:21:00Z">
        <w:r w:rsidR="00C37E9A" w:rsidRPr="001E7A27">
          <w:rPr>
            <w:lang w:val="en-GB"/>
          </w:rPr>
          <w:t>Allen et al., 2009; Matthews et al., 2009, 2012; Meinshausen et al., 2009; Zickfeld et al., 2009; M. Collins et al., 2013; T.F. Stocker et al., 2013; Knutti and Rogelj, 2015; Rogelj et al., 2016, 2019; Goodwin et al., 2018</w:t>
        </w:r>
      </w:ins>
      <w:del w:id="5077" w:author="Robin Matthews" w:date="2021-06-17T18:21:00Z">
        <w:r w:rsidR="00025FA2" w:rsidRPr="001E7A27" w:rsidDel="00C37E9A">
          <w:rPr>
            <w:noProof/>
            <w:lang w:val="en-GB" w:eastAsia="en-US"/>
          </w:rPr>
          <w:delText>Allen et al., 2009; Matthews et al., 2009; Meinshausen et al., 2009; Zickfeld et al., 2009; Matthews et al., 2012; Collins et al., 2013; Stocker et al., 2013; Knutti and Rogelj, 2015; Rogelj et al., 2016; Goodwin et al., 2018; Rogelj et al., 2019</w:delText>
        </w:r>
      </w:del>
      <w:r w:rsidR="00025FA2" w:rsidRPr="001E7A27">
        <w:rPr>
          <w:noProof/>
          <w:lang w:val="en-GB" w:eastAsia="en-US"/>
        </w:rPr>
        <w:t>)</w:t>
      </w:r>
      <w:r w:rsidRPr="001E7A27">
        <w:rPr>
          <w:lang w:val="en-GB"/>
        </w:rPr>
        <w:fldChar w:fldCharType="end"/>
      </w:r>
      <w:commentRangeEnd w:id="5073"/>
      <w:r w:rsidR="00025FA2" w:rsidRPr="001E7A27">
        <w:rPr>
          <w:rStyle w:val="CommentReference"/>
          <w:lang w:val="en-GB"/>
        </w:rPr>
        <w:commentReference w:id="5073"/>
      </w:r>
      <w:r w:rsidRPr="001E7A27">
        <w:rPr>
          <w:lang w:val="en-GB" w:eastAsia="en-US"/>
        </w:rPr>
        <w:t>. The remainder of CO</w:t>
      </w:r>
      <w:r w:rsidRPr="001E7A27">
        <w:rPr>
          <w:vertAlign w:val="subscript"/>
          <w:lang w:val="en-GB" w:eastAsia="en-US"/>
        </w:rPr>
        <w:t>2</w:t>
      </w:r>
      <w:r w:rsidRPr="001E7A27">
        <w:rPr>
          <w:lang w:val="en-GB" w:eastAsia="en-US"/>
        </w:rPr>
        <w:t xml:space="preserve"> emissions that would be in line with limiting global warming to a specific temperature </w:t>
      </w:r>
      <w:r w:rsidR="00B21021" w:rsidRPr="001E7A27">
        <w:rPr>
          <w:lang w:val="en-GB" w:eastAsia="en-US"/>
        </w:rPr>
        <w:t xml:space="preserve">level </w:t>
      </w:r>
      <w:r w:rsidRPr="001E7A27">
        <w:rPr>
          <w:lang w:val="en-GB" w:eastAsia="en-US"/>
        </w:rPr>
        <w:t xml:space="preserve">(while accounting for all other factors affecting global warming) can be estimated with </w:t>
      </w:r>
      <w:ins w:id="5078" w:author="Soapbox" w:date="2021-07-22T02:46:00Z">
        <w:r w:rsidR="0083793A" w:rsidRPr="001E7A27">
          <w:rPr>
            <w:lang w:val="en-GB" w:eastAsia="en-US"/>
          </w:rPr>
          <w:t xml:space="preserve">the </w:t>
        </w:r>
      </w:ins>
      <w:r w:rsidRPr="001E7A27">
        <w:rPr>
          <w:lang w:val="en-GB" w:eastAsia="en-US"/>
        </w:rPr>
        <w:t xml:space="preserve">help of the TCRE and is referred to as the remaining carbon budget </w:t>
      </w:r>
      <w:r w:rsidRPr="001E7A27">
        <w:rPr>
          <w:lang w:val="en-GB" w:eastAsia="en-US"/>
        </w:rPr>
        <w:fldChar w:fldCharType="begin" w:fldLock="1"/>
      </w:r>
      <w:r w:rsidR="00747167" w:rsidRPr="001E7A27">
        <w:rPr>
          <w:lang w:val="en-GB" w:eastAsia="en-US"/>
        </w:rPr>
        <w:instrText>ADDIN CSL_CITATION { "citationItems" : [ { "id" : "ITEM-1", "itemData" : { "DOI" : "10.1038/s41561-020-00663-3", "ISBN" : "4156102000663", "author" : [ { "dropping-particle" : "", "family" : "Matthews", "given" : "H Damon", "non-dropping-particle" : "", "parse-names" : false, "suffix" : "" }, { "dropping-particle" : "", "family" : "Tokarska", "given" : "Katarzyna B", "non-dropping-particle" : "", "parse-names" : false, "suffix" : "" }, { "dropping-particle" : "", "family" : "Nicholls", "given" : "Zebedee R J", "non-dropping-particle" : "", "parse-names" : false, "suffix" : "" }, { "dropping-particle" : "", "family" : "Rogelj", "given" : "Joeri",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"Forster", "given" : "Piers M",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"Koven", "given" : "Charles", "non-dropping-particle" : "", "parse-names" : false, "suffix" : "" }, { "dropping-particle" : "", "family" : "Knutti", "given" : "Reto", "non-dropping-particle" : "", "parse-names" : false, "suffix" : "" }, { "dropping-particle" : "", "family" : "Macdougall", "given" : "Andrew H",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"Zickfeld", "given" : "Kirsten", "non-dropping-particle" : "", "parse-names" : false, "suffix" : "" } ], "container-title" : "Nature Geoscience", "id" : "ITEM-1", "issued" : { "date-parts" : [ [ "2020" ] ] }, "page" : "1-13", "title" : "Opportunities and challenges in using remaining carbon budgets to guide climate policy", "translator" : [ { "dropping-particle" : "", "family" : "L6946", "given" : "", "non-dropping-particle" : "", "parse-names" : false, "suffix" : "" } ], "type" : "article-journal" }, "uris" : [ "http://www.mendeley.com/documents/?uuid=aefa8e3b-f049-4634-b9b8-9f8a7f18500b" ] }, { "id" : "ITEM-2",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"ITEM-2",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"mendeley" : { "formattedCitation" : "(Rogelj et al., 2019; Matthews et al., 2020)", "plainTextFormattedCitation" : "(Rogelj et al., 2019; Matthews et al., 2020)", "previouslyFormattedCitation" : "(Rogelj et al., 2019; Matthews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(Rogelj et al., 2019; Matthews et al., 2020)</w:t>
      </w:r>
      <w:r w:rsidRPr="001E7A27">
        <w:rPr>
          <w:lang w:val="en-GB" w:eastAsia="en-US"/>
        </w:rPr>
        <w:fldChar w:fldCharType="end"/>
      </w:r>
      <w:r w:rsidRPr="001E7A27">
        <w:rPr>
          <w:lang w:val="en-GB" w:eastAsia="en-US"/>
        </w:rPr>
        <w:t>. Section 5.5.1 first assesses the TCRE as one of the core concepts underlying the notion of a remaining carbon budget</w:t>
      </w:r>
      <w:ins w:id="5079" w:author="Soapbox" w:date="2021-07-22T02:46:00Z">
        <w:r w:rsidR="0083793A" w:rsidRPr="001E7A27">
          <w:rPr>
            <w:lang w:val="en-GB" w:eastAsia="en-US"/>
          </w:rPr>
          <w:t>,</w:t>
        </w:r>
      </w:ins>
      <w:r w:rsidRPr="001E7A27">
        <w:rPr>
          <w:lang w:val="en-GB" w:eastAsia="en-US"/>
        </w:rPr>
        <w:t xml:space="preserve"> and Section 5.5.2 then integrates this with </w:t>
      </w:r>
      <w:del w:id="5080" w:author="Soapbox" w:date="2021-07-22T02:47:00Z">
        <w:r w:rsidRPr="001E7A27" w:rsidDel="0083793A">
          <w:rPr>
            <w:lang w:val="en-GB" w:eastAsia="en-US"/>
          </w:rPr>
          <w:delText xml:space="preserve">the assessment of </w:delText>
        </w:r>
      </w:del>
      <w:r w:rsidRPr="001E7A27">
        <w:rPr>
          <w:lang w:val="en-GB" w:eastAsia="en-US"/>
        </w:rPr>
        <w:t xml:space="preserve">other contributing factors from across this assessment to provide a consolidated assessment following the approach of </w:t>
      </w:r>
      <w:ins w:id="5081" w:author="Tom Maycock" w:date="2021-09-09T16:25:00Z">
        <w:r w:rsidR="00AF21D1">
          <w:rPr>
            <w:lang w:val="en-GB" w:eastAsia="en-US"/>
          </w:rPr>
          <w:t xml:space="preserve">the </w:t>
        </w:r>
        <w:r w:rsidR="00AF21D1">
          <w:rPr>
            <w:color w:val="000000"/>
            <w:lang w:val="en-GB"/>
          </w:rPr>
          <w:t>Special Report on Global Warming of 1.5°C</w:t>
        </w:r>
        <w:r w:rsidR="00AF21D1">
          <w:rPr>
            <w:color w:val="000000"/>
            <w:lang w:val="en-GB"/>
          </w:rPr>
          <w:t xml:space="preserve"> (</w:t>
        </w:r>
      </w:ins>
      <w:del w:id="5082" w:author="Tom Maycock" w:date="2021-09-09T16:19:00Z">
        <w:r w:rsidRPr="001E7A27" w:rsidDel="00AF21D1">
          <w:rPr>
            <w:lang w:val="en-GB" w:eastAsia="en-US"/>
          </w:rPr>
          <w:delText>the IPCC</w:delText>
        </w:r>
      </w:del>
      <w:ins w:id="5083" w:author="Soapbox" w:date="2021-07-22T02:47:00Z">
        <w:del w:id="5084" w:author="Tom Maycock" w:date="2021-09-09T16:19:00Z">
          <w:r w:rsidR="0083793A" w:rsidRPr="001E7A27" w:rsidDel="00AF21D1">
            <w:rPr>
              <w:lang w:val="en-GB" w:eastAsia="en-US"/>
            </w:rPr>
            <w:delText>'</w:delText>
          </w:r>
        </w:del>
      </w:ins>
      <w:ins w:id="5085" w:author="Ian Blenkinsop" w:date="2021-07-28T18:52:00Z">
        <w:del w:id="5086" w:author="Tom Maycock" w:date="2021-09-09T16:19:00Z">
          <w:r w:rsidR="00B5268E" w:rsidRPr="001E7A27" w:rsidDel="00AF21D1">
            <w:rPr>
              <w:lang w:val="en-GB" w:eastAsia="en-US"/>
            </w:rPr>
            <w:delText>’</w:delText>
          </w:r>
        </w:del>
      </w:ins>
      <w:ins w:id="5087" w:author="Soapbox" w:date="2021-07-22T02:47:00Z">
        <w:del w:id="5088" w:author="Tom Maycock" w:date="2021-09-09T16:19:00Z">
          <w:r w:rsidR="0083793A" w:rsidRPr="001E7A27" w:rsidDel="00AF21D1">
            <w:rPr>
              <w:lang w:val="en-GB" w:eastAsia="en-US"/>
            </w:rPr>
            <w:delText>s</w:delText>
          </w:r>
        </w:del>
      </w:ins>
      <w:del w:id="5089" w:author="Tom Maycock" w:date="2021-09-09T16:19:00Z">
        <w:r w:rsidRPr="001E7A27" w:rsidDel="00AF21D1">
          <w:rPr>
            <w:lang w:val="en-GB" w:eastAsia="en-US"/>
          </w:rPr>
          <w:delText xml:space="preserve"> </w:delText>
        </w:r>
      </w:del>
      <w:r w:rsidRPr="001E7A27">
        <w:rPr>
          <w:lang w:val="en-GB" w:eastAsia="en-US"/>
        </w:rPr>
        <w:t>S</w:t>
      </w:r>
      <w:r w:rsidR="00756675" w:rsidRPr="001E7A27">
        <w:rPr>
          <w:lang w:val="en-GB" w:eastAsia="en-US"/>
        </w:rPr>
        <w:t>R</w:t>
      </w:r>
      <w:r w:rsidRPr="001E7A27">
        <w:rPr>
          <w:lang w:val="en-GB" w:eastAsia="en-US"/>
        </w:rPr>
        <w:t>1.5</w:t>
      </w:r>
      <w:ins w:id="5090" w:author="Tom Maycock" w:date="2021-09-09T16:25:00Z">
        <w:r w:rsidR="00AF21D1">
          <w:rPr>
            <w:lang w:val="en-GB" w:eastAsia="en-US"/>
          </w:rPr>
          <w:t>)</w:t>
        </w:r>
      </w:ins>
      <w:r w:rsidRPr="001E7A27">
        <w:rPr>
          <w:lang w:val="en-GB" w:eastAsia="en-US"/>
        </w:rPr>
        <w:t xml:space="preserve">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(Rogelj et al., 2018b)</w:t>
      </w:r>
      <w:r w:rsidRPr="001E7A27">
        <w:rPr>
          <w:lang w:val="en-GB" w:eastAsia="en-US"/>
        </w:rPr>
        <w:fldChar w:fldCharType="end"/>
      </w:r>
      <w:r w:rsidRPr="001E7A27">
        <w:rPr>
          <w:lang w:val="en-GB" w:eastAsia="en-US"/>
        </w:rPr>
        <w:t xml:space="preserve">. The historical </w:t>
      </w:r>
      <w:r w:rsidRPr="001E7A27">
        <w:rPr>
          <w:lang w:val="en-GB" w:eastAsia="en-US"/>
        </w:rPr>
        <w:lastRenderedPageBreak/>
        <w:t>carbon budget of CO</w:t>
      </w:r>
      <w:r w:rsidRPr="001E7A27">
        <w:rPr>
          <w:vertAlign w:val="subscript"/>
          <w:lang w:val="en-GB" w:eastAsia="en-US"/>
        </w:rPr>
        <w:t>2</w:t>
      </w:r>
      <w:r w:rsidRPr="001E7A27">
        <w:rPr>
          <w:lang w:val="en-GB" w:eastAsia="en-US"/>
        </w:rPr>
        <w:t xml:space="preserve"> already emitted is assessed in Section 5.2.1.5. </w:t>
      </w:r>
    </w:p>
    <w:p w14:paraId="01C2A1F2" w14:textId="77777777" w:rsidR="00834757" w:rsidRPr="001E7A27" w:rsidRDefault="00834757" w:rsidP="005C7F25">
      <w:pPr>
        <w:pStyle w:val="AR6BodyText"/>
        <w:rPr>
          <w:color w:val="000000" w:themeColor="text1"/>
          <w:lang w:val="en-GB" w:eastAsia="en-US"/>
        </w:rPr>
      </w:pPr>
    </w:p>
    <w:p w14:paraId="71C35B9A" w14:textId="77777777" w:rsidR="001C7F75" w:rsidRPr="001E7A27" w:rsidRDefault="001C7F75" w:rsidP="005C7F25">
      <w:pPr>
        <w:pStyle w:val="AR6BodyText"/>
        <w:rPr>
          <w:color w:val="000000" w:themeColor="text1"/>
          <w:lang w:val="en-GB" w:eastAsia="en-US"/>
        </w:rPr>
      </w:pPr>
    </w:p>
    <w:p w14:paraId="22CB6315" w14:textId="609EB25B" w:rsidR="00834757" w:rsidRPr="001E7A27" w:rsidRDefault="00834757" w:rsidP="00535548">
      <w:pPr>
        <w:pStyle w:val="AR6Chap5Level2511"/>
        <w:rPr>
          <w:lang w:val="en-GB"/>
        </w:rPr>
      </w:pPr>
      <w:bookmarkStart w:id="5091" w:name="_Toc5716964"/>
      <w:bookmarkStart w:id="5092" w:name="_Toc33564305"/>
      <w:bookmarkStart w:id="5093" w:name="_Toc70535719"/>
      <w:r w:rsidRPr="001E7A27">
        <w:rPr>
          <w:lang w:val="en-GB"/>
        </w:rPr>
        <w:t xml:space="preserve">Transient </w:t>
      </w:r>
      <w:r w:rsidR="00EC2B15" w:rsidRPr="001E7A27">
        <w:rPr>
          <w:lang w:val="en-GB"/>
        </w:rPr>
        <w:t>C</w:t>
      </w:r>
      <w:r w:rsidRPr="001E7A27">
        <w:rPr>
          <w:lang w:val="en-GB"/>
        </w:rPr>
        <w:t xml:space="preserve">limate </w:t>
      </w:r>
      <w:r w:rsidR="00EC2B15" w:rsidRPr="001E7A27">
        <w:rPr>
          <w:lang w:val="en-GB"/>
        </w:rPr>
        <w:t>R</w:t>
      </w:r>
      <w:r w:rsidRPr="001E7A27">
        <w:rPr>
          <w:lang w:val="en-GB"/>
        </w:rPr>
        <w:t xml:space="preserve">esponse to </w:t>
      </w:r>
      <w:r w:rsidR="00EC2B15" w:rsidRPr="001E7A27">
        <w:rPr>
          <w:lang w:val="en-GB"/>
        </w:rPr>
        <w:t>C</w:t>
      </w:r>
      <w:r w:rsidRPr="001E7A27">
        <w:rPr>
          <w:lang w:val="en-GB"/>
        </w:rPr>
        <w:t xml:space="preserve">umulative </w:t>
      </w:r>
      <w:r w:rsidR="00EC2B15" w:rsidRPr="001E7A27">
        <w:rPr>
          <w:lang w:val="en-GB"/>
        </w:rPr>
        <w:t>E</w:t>
      </w:r>
      <w:r w:rsidRPr="001E7A27">
        <w:rPr>
          <w:lang w:val="en-GB"/>
        </w:rPr>
        <w:t xml:space="preserve">missions of </w:t>
      </w:r>
      <w:commentRangeStart w:id="5094"/>
      <w:commentRangeStart w:id="5095"/>
      <w:ins w:id="5096" w:author="Soapbox" w:date="2021-07-15T09:19:00Z">
        <w:r w:rsidR="00F26723" w:rsidRPr="001E7A27">
          <w:rPr>
            <w:lang w:val="en-GB"/>
          </w:rPr>
          <w:t>C</w:t>
        </w:r>
      </w:ins>
      <w:del w:id="5097" w:author="Soapbox" w:date="2021-07-15T09:19:00Z">
        <w:r w:rsidRPr="001E7A27" w:rsidDel="00F26723">
          <w:rPr>
            <w:lang w:val="en-GB"/>
          </w:rPr>
          <w:delText>c</w:delText>
        </w:r>
      </w:del>
      <w:r w:rsidRPr="001E7A27">
        <w:rPr>
          <w:lang w:val="en-GB"/>
        </w:rPr>
        <w:t xml:space="preserve">arbon </w:t>
      </w:r>
      <w:ins w:id="5098" w:author="Soapbox" w:date="2021-07-15T09:19:00Z">
        <w:r w:rsidR="00F26723" w:rsidRPr="001E7A27">
          <w:rPr>
            <w:lang w:val="en-GB"/>
          </w:rPr>
          <w:t>D</w:t>
        </w:r>
      </w:ins>
      <w:del w:id="5099" w:author="Soapbox" w:date="2021-07-15T09:19:00Z">
        <w:r w:rsidRPr="001E7A27" w:rsidDel="00F26723">
          <w:rPr>
            <w:lang w:val="en-GB"/>
          </w:rPr>
          <w:delText>d</w:delText>
        </w:r>
      </w:del>
      <w:r w:rsidRPr="001E7A27">
        <w:rPr>
          <w:lang w:val="en-GB"/>
        </w:rPr>
        <w:t>ioxide</w:t>
      </w:r>
      <w:ins w:id="5100" w:author="Ian Blenkinsop" w:date="2021-07-28T15:23:00Z">
        <w:r w:rsidR="00AA6C3A" w:rsidRPr="001E7A27">
          <w:rPr>
            <w:lang w:val="en-GB"/>
          </w:rPr>
          <w:t xml:space="preserve"> (TCRE)</w:t>
        </w:r>
      </w:ins>
      <w:del w:id="5101" w:author="Ian Blenkinsop" w:date="2021-07-28T14:46:00Z">
        <w:r w:rsidRPr="001E7A27" w:rsidDel="00A97338">
          <w:rPr>
            <w:lang w:val="en-GB"/>
          </w:rPr>
          <w:delText xml:space="preserve"> </w:delText>
        </w:r>
      </w:del>
      <w:commentRangeEnd w:id="5094"/>
      <w:r w:rsidR="00F26723" w:rsidRPr="001E7A27">
        <w:rPr>
          <w:rStyle w:val="CommentReference"/>
          <w:rFonts w:eastAsia="Times New Roman" w:cstheme="minorBidi"/>
          <w:b w:val="0"/>
          <w:i w:val="0"/>
          <w:lang w:val="en-GB" w:eastAsia="fr-FR"/>
        </w:rPr>
        <w:commentReference w:id="5094"/>
      </w:r>
      <w:commentRangeEnd w:id="5095"/>
      <w:r w:rsidR="000D7FE3">
        <w:rPr>
          <w:rStyle w:val="CommentReference"/>
          <w:rFonts w:eastAsia="Times New Roman" w:cstheme="minorBidi"/>
          <w:b w:val="0"/>
          <w:i w:val="0"/>
          <w:lang w:val="en-GB" w:eastAsia="fr-FR"/>
        </w:rPr>
        <w:commentReference w:id="5095"/>
      </w:r>
      <w:del w:id="5102" w:author="Ian Blenkinsop" w:date="2021-07-28T14:46:00Z">
        <w:r w:rsidRPr="001E7A27" w:rsidDel="00A97338">
          <w:rPr>
            <w:lang w:val="en-GB"/>
          </w:rPr>
          <w:delText>(TCRE)</w:delText>
        </w:r>
      </w:del>
      <w:bookmarkEnd w:id="5091"/>
      <w:bookmarkEnd w:id="5092"/>
      <w:bookmarkEnd w:id="5093"/>
      <w:r w:rsidRPr="001E7A27">
        <w:rPr>
          <w:lang w:val="en-GB"/>
        </w:rPr>
        <w:t xml:space="preserve"> </w:t>
      </w:r>
    </w:p>
    <w:p w14:paraId="6FA4EFE0" w14:textId="77777777" w:rsidR="00834757" w:rsidRPr="001E7A27" w:rsidRDefault="00834757" w:rsidP="005C7F25">
      <w:pPr>
        <w:pStyle w:val="AR6BodyText"/>
        <w:rPr>
          <w:lang w:val="en-GB"/>
        </w:rPr>
      </w:pPr>
    </w:p>
    <w:p w14:paraId="25934DA7" w14:textId="0A9F1257" w:rsidR="00834757" w:rsidRPr="001E7A27" w:rsidRDefault="00834757" w:rsidP="00535548">
      <w:pPr>
        <w:pStyle w:val="AR6Chap5Level35111"/>
        <w:rPr>
          <w:lang w:val="en-GB"/>
        </w:rPr>
      </w:pPr>
      <w:bookmarkStart w:id="5103" w:name="_Toc5716965"/>
      <w:bookmarkStart w:id="5104" w:name="_Toc33564306"/>
      <w:bookmarkStart w:id="5105" w:name="_Toc70535720"/>
      <w:r w:rsidRPr="001E7A27">
        <w:rPr>
          <w:lang w:val="en-GB"/>
        </w:rPr>
        <w:t xml:space="preserve">Contributing </w:t>
      </w:r>
      <w:r w:rsidR="00EC2B15" w:rsidRPr="001E7A27">
        <w:rPr>
          <w:lang w:val="en-GB"/>
        </w:rPr>
        <w:t>P</w:t>
      </w:r>
      <w:r w:rsidRPr="001E7A27">
        <w:rPr>
          <w:lang w:val="en-GB"/>
        </w:rPr>
        <w:t xml:space="preserve">hysical </w:t>
      </w:r>
      <w:r w:rsidR="00EC2B15" w:rsidRPr="001E7A27">
        <w:rPr>
          <w:lang w:val="en-GB"/>
        </w:rPr>
        <w:t>P</w:t>
      </w:r>
      <w:r w:rsidRPr="001E7A27">
        <w:rPr>
          <w:lang w:val="en-GB"/>
        </w:rPr>
        <w:t xml:space="preserve">rocesses and </w:t>
      </w:r>
      <w:r w:rsidR="00EC2B15" w:rsidRPr="001E7A27">
        <w:rPr>
          <w:lang w:val="en-GB"/>
        </w:rPr>
        <w:t>T</w:t>
      </w:r>
      <w:r w:rsidRPr="001E7A27">
        <w:rPr>
          <w:lang w:val="en-GB"/>
        </w:rPr>
        <w:t xml:space="preserve">heoretical </w:t>
      </w:r>
      <w:r w:rsidR="00EC2B15" w:rsidRPr="001E7A27">
        <w:rPr>
          <w:lang w:val="en-GB"/>
        </w:rPr>
        <w:t>F</w:t>
      </w:r>
      <w:r w:rsidRPr="001E7A27">
        <w:rPr>
          <w:lang w:val="en-GB"/>
        </w:rPr>
        <w:t>rameworks</w:t>
      </w:r>
      <w:bookmarkEnd w:id="5103"/>
      <w:bookmarkEnd w:id="5104"/>
      <w:bookmarkEnd w:id="5105"/>
    </w:p>
    <w:p w14:paraId="1F16BB17" w14:textId="77777777" w:rsidR="00834757" w:rsidRPr="001E7A27" w:rsidRDefault="00834757" w:rsidP="005C7F25">
      <w:pPr>
        <w:pStyle w:val="AR6BodyText"/>
        <w:rPr>
          <w:lang w:val="en-GB"/>
        </w:rPr>
      </w:pPr>
    </w:p>
    <w:p w14:paraId="46141668" w14:textId="5B8890E8" w:rsidR="00834757" w:rsidRPr="001E7A27" w:rsidRDefault="00834757" w:rsidP="005C7F25">
      <w:pPr>
        <w:pStyle w:val="AR6BodyText"/>
        <w:rPr>
          <w:lang w:val="en-GB"/>
        </w:rPr>
      </w:pPr>
      <w:r w:rsidRPr="001E7A27">
        <w:rPr>
          <w:lang w:val="en-GB"/>
        </w:rPr>
        <w:t>The processes that translate emissions of CO</w:t>
      </w:r>
      <w:r w:rsidRPr="001E7A27">
        <w:rPr>
          <w:vertAlign w:val="subscript"/>
          <w:lang w:val="en-GB"/>
        </w:rPr>
        <w:t>2</w:t>
      </w:r>
      <w:r w:rsidRPr="001E7A27">
        <w:rPr>
          <w:lang w:val="en-GB"/>
        </w:rPr>
        <w:t xml:space="preserve"> into a change in global temperature (terrestrial and oceanic carbon uptake, radiative forcing from CO</w:t>
      </w:r>
      <w:r w:rsidRPr="001E7A27">
        <w:rPr>
          <w:vertAlign w:val="subscript"/>
          <w:lang w:val="en-GB"/>
        </w:rPr>
        <w:t>2</w:t>
      </w:r>
      <w:r w:rsidRPr="001E7A27">
        <w:rPr>
          <w:lang w:val="en-GB"/>
        </w:rPr>
        <w:t xml:space="preserve">, and ocean heat uptake) are governed by complex mechanisms that all evolve in time </w:t>
      </w:r>
      <w:ins w:id="5106" w:author="Ian Blenkinsop" w:date="2021-07-28T14:46:00Z">
        <w:r w:rsidR="00A97338" w:rsidRPr="001E7A27">
          <w:rPr>
            <w:lang w:val="en-GB"/>
          </w:rPr>
          <w:t>(</w:t>
        </w:r>
      </w:ins>
      <w:ins w:id="5107" w:author="Ian Blenkinsop" w:date="2021-07-28T14:47:00Z">
        <w:r w:rsidR="00A97338" w:rsidRPr="001E7A27">
          <w:rPr>
            <w:lang w:val="en-GB"/>
          </w:rPr>
          <w:t xml:space="preserve">Sections 3.5, 4.3, 4.5, 5.4, and 7.3, and Cross-Chapter Box 5.3; </w:t>
        </w:r>
      </w:ins>
      <w:r w:rsidRPr="001E7A27">
        <w:rPr>
          <w:lang w:val="en-GB"/>
        </w:rPr>
        <w:fldChar w:fldCharType="begin" w:fldLock="1"/>
      </w:r>
      <w:r w:rsidR="00747167" w:rsidRPr="001E7A27">
        <w:rPr>
          <w:lang w:val="en-GB"/>
        </w:rPr>
        <w:instrText>ADDIN CSL_CITATION { "citationItems" : [ { "id" : "ITEM-1", "itemData" : { "DOI" : "10.1175/2009JCLI2949.1", "ISBN" : "0894-8755", "ISSN" : "0894-8755", "PMID" : "11089968", "abstract" : "Abstract Perturbations to the carbon cycle could constitute large feedbacks on future changes in atmospheric CO2 concentration and climate. This paper demonstrates how carbon cycle feedback can be expressed in formally similar ways to climate feedback, and thus compares their magnitudes. The carbon cycle gives rise to two climate feedback terms: the concentration\u2013carbon feedback, resulting from the uptake of carbon by land and ocean as a biogeochemical response to the atmospheric CO2 concentration, and the climate\u2013carbon feedback, resulting from the effect of climate change on carbon fluxes. In the earth system models of the Coupled Climate\u2013Carbon Cycle Model Intercomparison Project (C4MIP), climate\u2013carbon feedback on warming is positive and of a similar size to the cloud feedback. The concentration\u2013carbon feedback is negative; it has generally received less attention in the literature, but in magnitude it is 4 times larger than the climate\u2013carbon feedback and more uncertain. The concentration\u2013carbon feed...", "author" : [ { "dropping-particle" : "", "family" : "Gregory", "given" : "J. M.", "non-dropping-particle" : "", "parse-names" : false, "suffix" : "" }, { "dropping-particle" : "", "family" : "Jones", "given" : "C. D.", "non-dropping-particle" : "", "parse-names" : false, "suffix" : "" }, { "dropping-particle" : "", "family" : "Cadule", "given" : "P.", "non-dropping-particle" : "", "parse-names" : false, "suffix" : "" }, { "dropping-particle" : "", "family" : "Friedlingstein", "given" : "P.", "non-dropping-particle" : "", "parse-names" : false, "suffix" : "" } ], "container-title" : "Journal of Climate", "id" : "ITEM-1", "issue" : "19", "issued" : { "date-parts" : [ [ "2009", "10" ] ] }, "page" : "5232-5250", "title" : "Quantifying Carbon Cycle Feedbacks", "translator" : [ { "dropping-particle" : "", "family" : "L3929", "given" : "", "non-dropping-particle" : "", "parse-names" : false, "suffix" : "" } ], "type" : "article-journal", "volume" : "22" }, "uris" : [ "http://www.mendeley.com/documents/?uuid=8cc301f9-b027-3602-936e-036e9cffa84d" ] } ], "mendeley" : { "formattedCitation" : "(Gregory et al., 2009)", "plainTextFormattedCitation" : "(Gregory et al., 2009)", "previouslyFormattedCitation" : "(Gregory et al., 2009)" }, "properties" : { "noteIndex" : 0 }, "schema" : "https://github.com/citation-style-language/schema/raw/master/csl-citation.json" }</w:instrText>
      </w:r>
      <w:r w:rsidRPr="001E7A27">
        <w:rPr>
          <w:lang w:val="en-GB"/>
        </w:rPr>
        <w:fldChar w:fldCharType="separate"/>
      </w:r>
      <w:del w:id="5108" w:author="Ian Blenkinsop" w:date="2021-07-28T14:47:00Z">
        <w:r w:rsidR="00025FA2" w:rsidRPr="001E7A27" w:rsidDel="00A97338">
          <w:rPr>
            <w:noProof/>
            <w:lang w:val="en-GB"/>
          </w:rPr>
          <w:delText>(</w:delText>
        </w:r>
      </w:del>
      <w:r w:rsidR="00025FA2" w:rsidRPr="001E7A27">
        <w:rPr>
          <w:noProof/>
          <w:lang w:val="en-GB"/>
        </w:rPr>
        <w:t>Gregory et al., 2009</w:t>
      </w:r>
      <w:ins w:id="5109" w:author="Soapbox" w:date="2021-07-27T14:56:00Z">
        <w:del w:id="5110" w:author="Ian Blenkinsop" w:date="2021-07-28T14:46:00Z">
          <w:r w:rsidR="00882C17" w:rsidRPr="001E7A27" w:rsidDel="00A97338">
            <w:rPr>
              <w:noProof/>
              <w:lang w:val="en-GB"/>
            </w:rPr>
            <w:delText>;</w:delText>
          </w:r>
        </w:del>
      </w:ins>
      <w:del w:id="5111" w:author="Soapbox" w:date="2021-07-27T14:56:00Z">
        <w:r w:rsidR="00025FA2" w:rsidRPr="001E7A27" w:rsidDel="00882C17">
          <w:rPr>
            <w:noProof/>
            <w:lang w:val="en-GB"/>
          </w:rPr>
          <w:delText>)</w:delText>
        </w:r>
      </w:del>
      <w:r w:rsidRPr="001E7A27">
        <w:rPr>
          <w:lang w:val="en-GB"/>
        </w:rPr>
        <w:fldChar w:fldCharType="end"/>
      </w:r>
      <w:del w:id="5112" w:author="Soapbox" w:date="2021-07-27T14:56:00Z">
        <w:r w:rsidRPr="001E7A27" w:rsidDel="00882C17">
          <w:rPr>
            <w:lang w:val="en-GB"/>
          </w:rPr>
          <w:delText xml:space="preserve"> (</w:delText>
        </w:r>
      </w:del>
      <w:ins w:id="5113" w:author="Soapbox" w:date="2021-07-27T14:56:00Z">
        <w:del w:id="5114" w:author="Ian Blenkinsop" w:date="2021-07-28T14:46:00Z">
          <w:r w:rsidR="00882C17" w:rsidRPr="001E7A27" w:rsidDel="00A97338">
            <w:rPr>
              <w:lang w:val="en-GB"/>
            </w:rPr>
            <w:delText xml:space="preserve"> </w:delText>
          </w:r>
        </w:del>
      </w:ins>
      <w:del w:id="5115" w:author="Ian Blenkinsop" w:date="2021-07-28T14:46:00Z">
        <w:r w:rsidRPr="001E7A27" w:rsidDel="00A97338">
          <w:rPr>
            <w:lang w:val="en-GB"/>
          </w:rPr>
          <w:delText>Sections 3.5, 4.3, 4.5, 5.4, and 7.3, Cross-Chapter Box 5.3</w:delText>
        </w:r>
      </w:del>
      <w:r w:rsidRPr="001E7A27">
        <w:rPr>
          <w:lang w:val="en-GB"/>
        </w:rPr>
        <w:t xml:space="preserve">). Starting with an initial description in AR5 </w:t>
      </w:r>
      <w:commentRangeStart w:id="5116"/>
      <w:r w:rsidRPr="001E7A27">
        <w:rPr>
          <w:lang w:val="en-GB"/>
        </w:rPr>
        <w:fldChar w:fldCharType="begin" w:fldLock="1"/>
      </w:r>
      <w:ins w:id="5117" w:author="Robin Matthews" w:date="2021-06-17T18:22:00Z">
        <w:r w:rsidR="00C37E9A" w:rsidRPr="001E7A27">
          <w:rPr>
            <w:lang w:val="en-GB"/>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"manualFormatting" : "(M. Collins et al., 2013; T.F. Stocker et al., 2013)", "plainTextFormattedCitation" : "(Collins et al., 2013a; Stocker et al., 2013b)", "previouslyFormattedCitation" : "(Collins et al., 2013a; Stocker et al., 2013b)" }, "properties" : { "noteIndex" : 0 }, "schema" : "https://github.com/citation-style-language/schema/raw/master/csl-citation.json" }</w:instrText>
        </w:r>
      </w:ins>
      <w:del w:id="5118" w:author="Robin Matthews" w:date="2021-06-17T18:22:00Z">
        <w:r w:rsidR="00BC2C5E" w:rsidRPr="001E7A27" w:rsidDel="00C37E9A">
          <w:rPr>
            <w:lang w:val="en-GB"/>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"plainTextFormattedCitation" : "(Collins et al., 2013a; Stocker et al., 2013b)", "previouslyFormattedCitation" : "(Collins et al., 2013a; Stocker et al., 2013b)" }, "properties" : { "noteIndex" : 0 }, "schema" : "https://github.com/citation-style-language/schema/raw/master/csl-citation.json" }</w:delInstrText>
        </w:r>
      </w:del>
      <w:r w:rsidRPr="001E7A27">
        <w:rPr>
          <w:lang w:val="en-GB"/>
        </w:rPr>
        <w:fldChar w:fldCharType="separate"/>
      </w:r>
      <w:r w:rsidR="00025FA2" w:rsidRPr="001E7A27">
        <w:rPr>
          <w:noProof/>
          <w:lang w:val="en-GB"/>
        </w:rPr>
        <w:t>(</w:t>
      </w:r>
      <w:ins w:id="5119" w:author="Robin Matthews" w:date="2021-06-17T18:22:00Z">
        <w:r w:rsidR="00C37E9A" w:rsidRPr="001E7A27">
          <w:rPr>
            <w:lang w:val="en-GB"/>
          </w:rPr>
          <w:t>M. Collins et al., 2013; T.F. Stocker et al., 2013</w:t>
        </w:r>
      </w:ins>
      <w:del w:id="5120" w:author="Robin Matthews" w:date="2021-06-17T18:22:00Z">
        <w:r w:rsidR="00025FA2" w:rsidRPr="001E7A27" w:rsidDel="00C37E9A">
          <w:rPr>
            <w:noProof/>
            <w:lang w:val="en-GB"/>
          </w:rPr>
          <w:delText>Collins et al., 2013a; Stocker et al., 2013b</w:delText>
        </w:r>
      </w:del>
      <w:r w:rsidR="00025FA2" w:rsidRPr="001E7A27">
        <w:rPr>
          <w:noProof/>
          <w:lang w:val="en-GB"/>
        </w:rPr>
        <w:t>)</w:t>
      </w:r>
      <w:r w:rsidRPr="001E7A27">
        <w:rPr>
          <w:lang w:val="en-GB"/>
        </w:rPr>
        <w:fldChar w:fldCharType="end"/>
      </w:r>
      <w:commentRangeEnd w:id="5116"/>
      <w:ins w:id="5121" w:author="Tom Maycock" w:date="2021-09-09T16:27:00Z">
        <w:r w:rsidR="000D7FE3">
          <w:rPr>
            <w:lang w:val="en-GB"/>
          </w:rPr>
          <w:t>,</w:t>
        </w:r>
      </w:ins>
      <w:r w:rsidR="00025FA2" w:rsidRPr="001E7A27">
        <w:rPr>
          <w:rStyle w:val="CommentReference"/>
          <w:lang w:val="en-GB"/>
        </w:rPr>
        <w:commentReference w:id="5116"/>
      </w:r>
      <w:r w:rsidRPr="001E7A27">
        <w:rPr>
          <w:lang w:val="en-GB"/>
        </w:rPr>
        <w:t xml:space="preserve"> a body of literature has since expanded the understanding of physical mechanisms from which a simple proportional relationship between cumulative emissions of CO</w:t>
      </w:r>
      <w:r w:rsidRPr="001E7A27">
        <w:rPr>
          <w:vertAlign w:val="subscript"/>
          <w:lang w:val="en-GB"/>
        </w:rPr>
        <w:t>2</w:t>
      </w:r>
      <w:r w:rsidRPr="001E7A27">
        <w:rPr>
          <w:lang w:val="en-GB"/>
        </w:rPr>
        <w:t xml:space="preserve"> and change in global temperature</w:t>
      </w:r>
      <w:ins w:id="5122" w:author="Soapbox" w:date="2021-07-22T02:49:00Z">
        <w:r w:rsidR="0083793A" w:rsidRPr="001E7A27">
          <w:rPr>
            <w:lang w:val="en-GB"/>
          </w:rPr>
          <w:t xml:space="preserve"> arises</w:t>
        </w:r>
      </w:ins>
      <w:r w:rsidRPr="001E7A27">
        <w:rPr>
          <w:lang w:val="en-GB"/>
        </w:rPr>
        <w:t xml:space="preserve"> </w:t>
      </w:r>
      <w:ins w:id="5123" w:author="Soapbox" w:date="2021-07-22T02:48:00Z">
        <w:r w:rsidR="0083793A" w:rsidRPr="001E7A27">
          <w:rPr>
            <w:rFonts w:cs="Times New Roman"/>
            <w:lang w:val="en-GB"/>
          </w:rPr>
          <w:t>–</w:t>
        </w:r>
        <w:r w:rsidR="0083793A" w:rsidRPr="001E7A27">
          <w:rPr>
            <w:lang w:val="en-GB"/>
          </w:rPr>
          <w:t xml:space="preserve"> </w:t>
        </w:r>
      </w:ins>
      <w:del w:id="5124" w:author="Soapbox" w:date="2021-07-22T02:48:00Z">
        <w:r w:rsidRPr="001E7A27" w:rsidDel="0083793A">
          <w:rPr>
            <w:lang w:val="en-GB"/>
          </w:rPr>
          <w:delText>(</w:delText>
        </w:r>
      </w:del>
      <w:r w:rsidRPr="001E7A27">
        <w:rPr>
          <w:lang w:val="en-GB"/>
        </w:rPr>
        <w:t>expressed in either global mean surface temperature</w:t>
      </w:r>
      <w:ins w:id="5125" w:author="Soapbox" w:date="2021-07-22T02:48:00Z">
        <w:r w:rsidR="0083793A" w:rsidRPr="001E7A27">
          <w:rPr>
            <w:lang w:val="en-GB"/>
          </w:rPr>
          <w:t xml:space="preserve"> (</w:t>
        </w:r>
      </w:ins>
      <w:del w:id="5126" w:author="Soapbox" w:date="2021-07-22T02:48:00Z">
        <w:r w:rsidRPr="001E7A27" w:rsidDel="0083793A">
          <w:rPr>
            <w:lang w:val="en-GB"/>
          </w:rPr>
          <w:delText xml:space="preserve">, </w:delText>
        </w:r>
      </w:del>
      <w:r w:rsidRPr="001E7A27">
        <w:rPr>
          <w:lang w:val="en-GB"/>
        </w:rPr>
        <w:t>GMST</w:t>
      </w:r>
      <w:ins w:id="5127" w:author="Soapbox" w:date="2021-07-22T02:49:00Z">
        <w:r w:rsidR="0083793A" w:rsidRPr="001E7A27">
          <w:rPr>
            <w:lang w:val="en-GB"/>
          </w:rPr>
          <w:t>)</w:t>
        </w:r>
      </w:ins>
      <w:r w:rsidRPr="001E7A27">
        <w:rPr>
          <w:lang w:val="en-GB"/>
        </w:rPr>
        <w:t xml:space="preserve"> or global </w:t>
      </w:r>
      <w:del w:id="5128" w:author="Soapbox" w:date="2021-07-22T09:12:00Z">
        <w:r w:rsidRPr="001E7A27" w:rsidDel="00C70A78">
          <w:rPr>
            <w:lang w:val="en-GB"/>
          </w:rPr>
          <w:delText xml:space="preserve">mean </w:delText>
        </w:r>
      </w:del>
      <w:r w:rsidRPr="001E7A27">
        <w:rPr>
          <w:lang w:val="en-GB"/>
        </w:rPr>
        <w:t>surface air temperature</w:t>
      </w:r>
      <w:ins w:id="5129" w:author="Soapbox" w:date="2021-07-22T02:49:00Z">
        <w:r w:rsidR="0083793A" w:rsidRPr="001E7A27">
          <w:rPr>
            <w:lang w:val="en-GB"/>
          </w:rPr>
          <w:t xml:space="preserve"> (</w:t>
        </w:r>
      </w:ins>
      <w:del w:id="5130" w:author="Soapbox" w:date="2021-07-22T02:49:00Z">
        <w:r w:rsidRPr="001E7A27" w:rsidDel="0083793A">
          <w:rPr>
            <w:lang w:val="en-GB"/>
          </w:rPr>
          <w:delText xml:space="preserve">, </w:delText>
        </w:r>
      </w:del>
      <w:r w:rsidRPr="001E7A27">
        <w:rPr>
          <w:lang w:val="en-GB"/>
        </w:rPr>
        <w:t>GSAT)</w:t>
      </w:r>
      <w:del w:id="5131" w:author="Soapbox" w:date="2021-07-22T02:49:00Z">
        <w:r w:rsidRPr="001E7A27" w:rsidDel="0083793A">
          <w:rPr>
            <w:lang w:val="en-GB"/>
          </w:rPr>
          <w:delText xml:space="preserve"> arises</w:delText>
        </w:r>
      </w:del>
      <w:r w:rsidRPr="001E7A27">
        <w:rPr>
          <w:lang w:val="en-GB"/>
        </w:rPr>
        <w:t xml:space="preserve">. </w:t>
      </w:r>
    </w:p>
    <w:p w14:paraId="0BAC5E57" w14:textId="77777777" w:rsidR="00834757" w:rsidRPr="001E7A27" w:rsidRDefault="00834757" w:rsidP="005C7F25">
      <w:pPr>
        <w:pStyle w:val="AR6BodyText"/>
        <w:rPr>
          <w:lang w:val="en-GB"/>
        </w:rPr>
      </w:pPr>
    </w:p>
    <w:p w14:paraId="6EABD8D0" w14:textId="0CF22510" w:rsidR="00834757" w:rsidRPr="001E7A27" w:rsidRDefault="00834757" w:rsidP="005C7F25">
      <w:pPr>
        <w:pStyle w:val="AR6BodyText"/>
        <w:rPr>
          <w:lang w:val="en-GB"/>
        </w:rPr>
      </w:pPr>
      <w:r w:rsidRPr="001E7A27">
        <w:rPr>
          <w:lang w:val="en-GB"/>
        </w:rPr>
        <w:t xml:space="preserve">Studies have focused on two key features of the </w:t>
      </w:r>
      <w:ins w:id="5132" w:author="Ian Blenkinsop" w:date="2021-07-28T14:47:00Z">
        <w:r w:rsidR="00A97338" w:rsidRPr="001E7A27">
          <w:rPr>
            <w:lang w:val="en-GB"/>
          </w:rPr>
          <w:t>transient climate response to cumulative</w:t>
        </w:r>
      </w:ins>
      <w:ins w:id="5133" w:author="Tom Maycock" w:date="2021-09-09T16:28:00Z">
        <w:r w:rsidR="00C57BD8">
          <w:rPr>
            <w:lang w:val="en-GB"/>
          </w:rPr>
          <w:t xml:space="preserve"> CO</w:t>
        </w:r>
        <w:r w:rsidR="00C57BD8" w:rsidRPr="00C57BD8">
          <w:rPr>
            <w:vertAlign w:val="subscript"/>
            <w:lang w:val="en-GB"/>
            <w:rPrChange w:id="5134" w:author="Tom Maycock" w:date="2021-09-09T16:28:00Z">
              <w:rPr>
                <w:lang w:val="en-GB"/>
              </w:rPr>
            </w:rPrChange>
          </w:rPr>
          <w:t>2</w:t>
        </w:r>
      </w:ins>
      <w:ins w:id="5135" w:author="Ian Blenkinsop" w:date="2021-07-28T14:47:00Z">
        <w:r w:rsidR="00A97338" w:rsidRPr="001E7A27">
          <w:rPr>
            <w:lang w:val="en-GB"/>
          </w:rPr>
          <w:t xml:space="preserve"> emissions </w:t>
        </w:r>
      </w:ins>
      <w:ins w:id="5136" w:author="Ian Blenkinsop" w:date="2021-07-28T14:48:00Z">
        <w:r w:rsidR="00A97338" w:rsidRPr="001E7A27">
          <w:rPr>
            <w:lang w:val="en-GB"/>
          </w:rPr>
          <w:t>(</w:t>
        </w:r>
      </w:ins>
      <w:r w:rsidRPr="001E7A27">
        <w:rPr>
          <w:lang w:val="en-GB"/>
        </w:rPr>
        <w:t>TCRE</w:t>
      </w:r>
      <w:ins w:id="5137" w:author="Ian Blenkinsop" w:date="2021-07-28T14:48:00Z">
        <w:r w:rsidR="00A97338" w:rsidRPr="001E7A27">
          <w:rPr>
            <w:lang w:val="en-GB"/>
          </w:rPr>
          <w:t>)</w:t>
        </w:r>
      </w:ins>
      <w:r w:rsidRPr="001E7A27">
        <w:rPr>
          <w:lang w:val="en-GB"/>
        </w:rPr>
        <w:t xml:space="preserve"> relationship: (i) why the relationship is nearly constant in time </w:t>
      </w:r>
      <w:r w:rsidRPr="001E7A27">
        <w:rPr>
          <w:lang w:val="en-GB"/>
        </w:rPr>
        <w:fldChar w:fldCharType="begin" w:fldLock="1"/>
      </w:r>
      <w:r w:rsidR="00747167" w:rsidRPr="001E7A27">
        <w:rPr>
          <w:lang w:val="en-GB"/>
        </w:rPr>
        <w:instrText>ADDIN CSL_CITATION { "citationItems" : [ { "id" : "ITEM-1",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"ITEM-1",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"ITEM-2",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"ITEM-2",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"ITEM-3",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"ITEM-3",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"ITEM-4",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"ITEM-4",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"id" : "ITEM-5", "itemData" : { "DOI" : "10.1029/2018GL077849", "ISSN" : "00948276", "abstract" : "The Transient Climate Response to Emissions (TCRE), the ratio of surface warming and cumulative carbon emissions, is controlled by a product of thermal and carbon contributions. The carbon contribution involves the airborne fraction and the ratio of ocean saturated and atmospheric carbon inventories, with this ratio controlled by ocean carbonate chemistry. The evolution of the carbon contribution to the TCRE is illustrated in a hierarchy of models: a box model of the atmosphere-ocean and an Earth system model, both integrated for 1,000 years, and a suite of Earth system models integrated for 140 years. For all models, there is the same generic carbonate chemistry response: An acidifying ocean during emissions leads to a decrease in the ratio of the ocean saturated and atmospheric carbon inventories and the carbon contribution to the TCRE. Hence, ocean carbonate chemistry is important in controlling the magnitude of the TCRE and its evolution in time.",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"dropping-particle" : "", "family" : "Roussenov", "given" : "Vassil", "non-dropping-particle" : "", "parse-names" : false, "suffix" : "" } ], "container-title" : "Geophysical Research Letters", "id" : "ITEM-5", "issue" : "12", "issued" : { "date-parts" : [ [ "2018", "6", "20" ] ] }, "note" : "From Duplicate 3 (Reconciling atmospheric and oceanic views of the Transient Climate Response to Emissions - Katavouta, Anna; Williams, Richard G.; Goodwin, Philip; Roussenov, Vassil)\n\nFrom Duplicate 1 (Reconciling Atmospheric and Oceanic Views of the Transient Climate Response to Emissions - Katavouta, Anna; Williams, Richard G; Goodwin, Philip; Roussenov, Vassil)\n\ndoi: 10.1029/2018GL077849\n\nFrom Duplicate 4 (Reconciling atmospheric and oceanic views of the Transient Climate Response to Emissions - Katavouta, Anna; Williams, Richard G; Goodwin, Philip; Roussenov, Vassil)\n\ndoi: 10.1029/2018GL077849", "page" : "6205-6214", "publisher" : "Wiley-Blackwell", "title" : "Reconciling Atmospheric and Oceanic Views of the Transient Climate Response to Emissions", "translator" : [ { "dropping-particle" : "", "family" : "L7392", "given" : "", "non-dropping-particle" : "", "parse-names" : false, "suffix" : "" } ], "type" : "article-journal", "volume" : "45" }, "uris" : [ "http://www.mendeley.com/documents/?uuid=7f79b811-d8c6-4220-ac8d-f5e766cb444e" ] } ], "mendeley" : { "formattedCitation" : "(Goodwin et al., 2015; MacDougall and Friedlingstein, 2015; Williams et al., 2016; Ehlert et al., 2017; Katavouta et al., 2018)", "manualFormatting" : "(Goodwin et al., 2015; MacDougall and Friedlingstein, 2015; Williams et al., 2016; Ehlert et al., 2017; Katavouta et al., 2018)", "plainTextFormattedCitation" : "(Goodwin et al., 2015; MacDougall and Friedlingstein, 2015; Williams et al., 2016; Ehlert et al., 2017; Katavouta et al., 2018)", "previouslyFormattedCitation" : "(Goodwin et al., 2015; MacDougall and Friedlingstein, 2015; Williams et al., 2016; Ehlert et al., 2017; Katavouta et al., 2018)" }, "properties" : { "noteIndex" : 0 }, "schema" : "https://github.com/citation-style-language/schema/raw/master/csl-citation.json" }</w:instrText>
      </w:r>
      <w:r w:rsidRPr="001E7A27">
        <w:rPr>
          <w:lang w:val="en-GB"/>
        </w:rPr>
        <w:fldChar w:fldCharType="separate"/>
      </w:r>
      <w:r w:rsidR="00025FA2" w:rsidRPr="001E7A27">
        <w:rPr>
          <w:noProof/>
          <w:lang w:val="en-GB"/>
        </w:rPr>
        <w:t>(Goodwin et al., 2015; MacDougall and Friedlingstein, 2015; Williams et al., 2016; Ehlert et al., 2017; Katavouta et al., 2018)</w:t>
      </w:r>
      <w:r w:rsidRPr="001E7A27">
        <w:rPr>
          <w:lang w:val="en-GB"/>
        </w:rPr>
        <w:fldChar w:fldCharType="end"/>
      </w:r>
      <w:r w:rsidRPr="001E7A27">
        <w:rPr>
          <w:lang w:val="en-GB"/>
        </w:rPr>
        <w:t>; and (ii) why</w:t>
      </w:r>
      <w:ins w:id="5138" w:author="Soapbox" w:date="2021-07-22T02:49:00Z">
        <w:r w:rsidR="0083793A" w:rsidRPr="001E7A27">
          <w:rPr>
            <w:lang w:val="en-GB"/>
          </w:rPr>
          <w:t>,</w:t>
        </w:r>
      </w:ins>
      <w:r w:rsidRPr="001E7A27">
        <w:rPr>
          <w:lang w:val="en-GB"/>
        </w:rPr>
        <w:t xml:space="preserve"> and under which conditions</w:t>
      </w:r>
      <w:ins w:id="5139" w:author="Soapbox" w:date="2021-07-22T02:50:00Z">
        <w:r w:rsidR="0083793A" w:rsidRPr="001E7A27">
          <w:rPr>
            <w:lang w:val="en-GB"/>
          </w:rPr>
          <w:t>,</w:t>
        </w:r>
      </w:ins>
      <w:r w:rsidRPr="001E7A27">
        <w:rPr>
          <w:lang w:val="en-GB"/>
        </w:rPr>
        <w:t xml:space="preserve"> the relationship is independent </w:t>
      </w:r>
      <w:del w:id="5140" w:author="Soapbox" w:date="2021-07-22T02:53:00Z">
        <w:r w:rsidRPr="001E7A27" w:rsidDel="00CC3816">
          <w:rPr>
            <w:lang w:val="en-GB"/>
          </w:rPr>
          <w:delText xml:space="preserve">on </w:delText>
        </w:r>
      </w:del>
      <w:ins w:id="5141" w:author="Soapbox" w:date="2021-07-22T02:53:00Z">
        <w:r w:rsidR="00CC3816" w:rsidRPr="001E7A27">
          <w:rPr>
            <w:lang w:val="en-GB"/>
          </w:rPr>
          <w:t xml:space="preserve">of </w:t>
        </w:r>
      </w:ins>
      <w:r w:rsidRPr="001E7A27">
        <w:rPr>
          <w:lang w:val="en-GB"/>
        </w:rPr>
        <w:t>the historical rate (or pathway) of CO</w:t>
      </w:r>
      <w:r w:rsidRPr="001E7A27">
        <w:rPr>
          <w:vertAlign w:val="subscript"/>
          <w:lang w:val="en-GB"/>
        </w:rPr>
        <w:t>2</w:t>
      </w:r>
      <w:r w:rsidRPr="001E7A27">
        <w:rPr>
          <w:lang w:val="en-GB"/>
        </w:rPr>
        <w:t xml:space="preserve"> emissions</w:t>
      </w:r>
      <w:r w:rsidRPr="001E7A27" w:rsidDel="000E40B7">
        <w:rPr>
          <w:lang w:val="en-GB"/>
        </w:rPr>
        <w:t xml:space="preserve"> </w:t>
      </w:r>
      <w:r w:rsidRPr="001E7A27">
        <w:rPr>
          <w:lang w:val="en-GB"/>
        </w:rPr>
        <w:fldChar w:fldCharType="begin" w:fldLock="1"/>
      </w:r>
      <w:r w:rsidR="00747167" w:rsidRPr="001E7A27">
        <w:rPr>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"id" : "ITEM-2", "itemData" : { "DOI" : "10.1007/s00382-016-3519-3", "ISBN" : "0123456789", "ISSN" : "0930-7575", "author" : [ { "dropping-particle" : "", "family" : "Seshadri", "given" : "Ashwin K.", "non-dropping-particle" : "", "parse-names" : false, "suffix" : "" } ], "container-title" : "Climate Dynamics", "id" : "ITEM-2", "issue" : "9-10", "issued" : { "date-parts" : [ [ "2017", "11", "3" ] ] }, "page" : "3383-3401", "publisher" : "Springer Berlin Heidelberg", "title" : "Origin of path independence between cumulative CO2 emissions and global warming", "translator" : [ { "dropping-particle" : "", "family" : "L3910", "given" : "", "non-dropping-particle" : "", "parse-names" : false, "suffix" : "" } ], "type" : "article-journal", "volume" : "49" }, "uris" : [ "http://www.mendeley.com/documents/?uuid=fcf28d0d-5bc3-4c6f-bda6-136898e5d9df" ] } ], "mendeley" : { "formattedCitation" : "(MacDougall, 2017; Seshadri, 2017)", "plainTextFormattedCitation" : "(MacDougall, 2017; Seshadri, 2017)", "previouslyFormattedCitation" : "(MacDougall, 2017; Seshadri, 2017)" }, "properties" : { "noteIndex" : 0 }, "schema" : "https://github.com/citation-style-language/schema/raw/master/csl-citation.json" }</w:instrText>
      </w:r>
      <w:r w:rsidRPr="001E7A27">
        <w:rPr>
          <w:lang w:val="en-GB"/>
        </w:rPr>
        <w:fldChar w:fldCharType="separate"/>
      </w:r>
      <w:r w:rsidR="00025FA2" w:rsidRPr="001E7A27">
        <w:rPr>
          <w:noProof/>
          <w:lang w:val="en-GB"/>
        </w:rPr>
        <w:t>(MacDougall, 2017; Seshadri, 2017)</w:t>
      </w:r>
      <w:r w:rsidRPr="001E7A27">
        <w:rPr>
          <w:lang w:val="en-GB"/>
        </w:rPr>
        <w:fldChar w:fldCharType="end"/>
      </w:r>
      <w:r w:rsidRPr="001E7A27">
        <w:rPr>
          <w:lang w:val="en-GB"/>
        </w:rPr>
        <w:t xml:space="preserve">. </w:t>
      </w:r>
    </w:p>
    <w:p w14:paraId="51A9A005" w14:textId="77777777" w:rsidR="00834757" w:rsidRPr="001E7A27" w:rsidRDefault="00834757" w:rsidP="005C7F25">
      <w:pPr>
        <w:pStyle w:val="AR6BodyText"/>
        <w:rPr>
          <w:lang w:val="en-GB"/>
        </w:rPr>
      </w:pPr>
    </w:p>
    <w:p w14:paraId="736CAE6A" w14:textId="6099FE78" w:rsidR="00834757" w:rsidRPr="001E7A27" w:rsidRDefault="00834757" w:rsidP="005C7F25">
      <w:pPr>
        <w:pStyle w:val="AR6BodyText"/>
        <w:rPr>
          <w:lang w:val="en-GB"/>
        </w:rPr>
      </w:pPr>
      <w:r w:rsidRPr="001E7A27">
        <w:rPr>
          <w:lang w:val="en-GB"/>
        </w:rPr>
        <w:t xml:space="preserve">There is increased confidence in the near-constancy of TCRE because of the variety of methods that have been used to examine this relationship: sensitivity studies with Earth system models of </w:t>
      </w:r>
      <w:ins w:id="5142" w:author="Soapbox" w:date="2021-07-22T02:52:00Z">
        <w:r w:rsidR="00CC3816" w:rsidRPr="001E7A27">
          <w:rPr>
            <w:color w:val="000000" w:themeColor="text1"/>
            <w:lang w:val="en-GB" w:eastAsia="en-US"/>
          </w:rPr>
          <w:t>intermediate complexity (</w:t>
        </w:r>
      </w:ins>
      <w:r w:rsidRPr="001E7A27">
        <w:rPr>
          <w:lang w:val="en-GB"/>
        </w:rPr>
        <w:t>EMICs</w:t>
      </w:r>
      <w:ins w:id="5143" w:author="Soapbox" w:date="2021-07-22T02:52:00Z">
        <w:del w:id="5144" w:author="Ian Blenkinsop" w:date="2021-07-28T14:48:00Z">
          <w:r w:rsidR="00CC3816" w:rsidRPr="001E7A27" w:rsidDel="00A97338">
            <w:rPr>
              <w:lang w:val="en-GB"/>
            </w:rPr>
            <w:delText>)</w:delText>
          </w:r>
        </w:del>
      </w:ins>
      <w:ins w:id="5145" w:author="Ian Blenkinsop" w:date="2021-07-28T14:48:00Z">
        <w:r w:rsidR="00A97338" w:rsidRPr="001E7A27">
          <w:rPr>
            <w:lang w:val="en-GB"/>
          </w:rPr>
          <w:t>;</w:t>
        </w:r>
      </w:ins>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"ITEM-1",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"ITEM-2", "itemData" : { "DOI" : "10.5194/esd-5-409-2014", "ISSN" : "2190-4987", "abstract" : "Abstract. Recent studies have identified an approximately proportional relationship between global warming and cumulative carbon emissions, yet the robustness of this relationship has not been tested over a broad range of cumulative emissions and emission rates. This study explores the path dependence of the climate and carbon cycle response using an Earth system model of intermediate complexity forced with 24 idealized emissions scenarios across five cumulative emission groups (1275\u20135275 Gt C) with varying rates of emission. We find the century-scale climate and carbon cycle response after cessation of emissions to be approximately independent of emission pathway for all cumulative emission levels considered. The ratio of global mean temperature change to cumulative emissions \u2013 referred to as the transient climate response to cumulative carbon emissions (TCRE) \u2013 is found to be constant for cumulative emissions lower than &amp;sim;1500 Gt C but to decline with higher cumulative emissions. The TCRE is also found to decrease with increasing emission rate. The response of Arctic sea ice is found to be approximately proportional to cumulative emissions, while the response of the Atlantic Meridional Overturning Circulation does not scale linearly with cumulative emissions, as its peak response is strongly dependent on emission rate. Ocean carbon uptake weakens with increasing cumulative emissions, while land carbon uptake displays non-monotonic behavior, increasing up to a cumulative emission threshold of &amp;sim;2000 Gt C and then declining.", "author" : [ { "dropping-particle" : "", "family" : "Herrington", "given" : "T", "non-dropping-particle" : "", "parse-names" : false, "suffix" : "" }, { "dropping-particle" : "", "family" : "Zickfeld", "given" : "K", "non-dropping-particle" : "", "parse-names" : false, "suffix" : "" } ], "container-title" : "Earth System Dynamics", "id" : "ITEM-2", "issue" : "2", "issued" : { "date-parts" : [ [ "2014", "11", "24" ] ] }, "page" : "409-422", "title" : "Path independence of climate and carbon cycle response over a broad range of cumulative carbon emissions", "translator" : [ { "dropping-particle" : "", "family" : "L4103", "given" : "", "non-dropping-particle" : "", "parse-names" : false, "suffix" : "" } ], "type" : "article-journal", "volume" : "5" }, "uris" : [ "http://www.mendeley.com/documents/?uuid=54cc90f7-a942-4a85-bf94-6655accbb98f" ] } ], "mendeley" : { "formattedCitation" : "(Herrington and Zickfeld, 2014; Ehlert et al., 2017)", "manualFormatting" : "(Herrington and Zickfeld, 2014; Ehlert et al., 2017)", "plainTextFormattedCitation" : "(Herrington and Zickfeld, 2014; Ehlert et al., 2017)", "previouslyFormattedCitation" : "(Herrington and Zickfeld, 2014; Ehlert et al., 2017)" }, "properties" : { "noteIndex" : 0 }, "schema" : "https://github.com/citation-style-language/schema/raw/master/csl-citation.json" }</w:instrText>
      </w:r>
      <w:r w:rsidRPr="001E7A27">
        <w:rPr>
          <w:lang w:val="en-GB"/>
        </w:rPr>
        <w:fldChar w:fldCharType="separate"/>
      </w:r>
      <w:del w:id="5146" w:author="Ian Blenkinsop" w:date="2021-07-28T14:48:00Z">
        <w:r w:rsidR="00025FA2" w:rsidRPr="001E7A27" w:rsidDel="00A97338">
          <w:rPr>
            <w:noProof/>
            <w:lang w:val="en-GB"/>
          </w:rPr>
          <w:delText>(</w:delText>
        </w:r>
      </w:del>
      <w:r w:rsidR="00025FA2" w:rsidRPr="001E7A27">
        <w:rPr>
          <w:noProof/>
          <w:lang w:val="en-GB"/>
        </w:rPr>
        <w:t>Herrington and Zickfeld, 2014; Ehlert et al., 2017)</w:t>
      </w:r>
      <w:r w:rsidRPr="001E7A27">
        <w:rPr>
          <w:lang w:val="en-GB"/>
        </w:rPr>
        <w:fldChar w:fldCharType="end"/>
      </w:r>
      <w:r w:rsidRPr="001E7A27">
        <w:rPr>
          <w:lang w:val="en-GB"/>
        </w:rPr>
        <w:t xml:space="preserve">; theory-based equations used to examine Earth </w:t>
      </w:r>
      <w:r w:rsidR="00C03978" w:rsidRPr="001E7A27">
        <w:rPr>
          <w:lang w:val="en-GB"/>
        </w:rPr>
        <w:t>s</w:t>
      </w:r>
      <w:r w:rsidRPr="001E7A27">
        <w:rPr>
          <w:lang w:val="en-GB"/>
        </w:rPr>
        <w:t xml:space="preserve">ystem </w:t>
      </w:r>
      <w:r w:rsidR="00C03978" w:rsidRPr="001E7A27">
        <w:rPr>
          <w:lang w:val="en-GB"/>
        </w:rPr>
        <w:t>m</w:t>
      </w:r>
      <w:r w:rsidRPr="001E7A27">
        <w:rPr>
          <w:lang w:val="en-GB"/>
        </w:rPr>
        <w:t xml:space="preserve">odel (ESM) and EMIC output </w:t>
      </w:r>
      <w:bookmarkStart w:id="5147" w:name="_Hlk74846597"/>
      <w:commentRangeStart w:id="5148"/>
      <w:r w:rsidRPr="001E7A27">
        <w:rPr>
          <w:lang w:val="en-GB"/>
        </w:rPr>
        <w:fldChar w:fldCharType="begin" w:fldLock="1"/>
      </w:r>
      <w:ins w:id="5149" w:author="Robin Matthews" w:date="2021-06-17T18:23:00Z">
        <w:r w:rsidR="00C37E9A" w:rsidRPr="001E7A27">
          <w:rPr>
            <w:lang w:val="en-GB"/>
          </w:rPr>
          <w:instrText>ADDIN CSL_CITATION { "citationItems" : [ { "id" : "ITEM-1",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"id" : "ITEM-2",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"ITEM-2",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"ITEM-3",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"ITEM-3",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"mendeley" : { "formattedCitation" : "(Goodwin et al., 2015; Williams et al., 2016, 2017c)", "manualFormatting" : "(Goodwin et al., 2015; R.G. Williams et al., 2016, 2017b)", "plainTextFormattedCitation" : "(Goodwin et al., 2015; Williams et al., 2016, 2017c)", "previouslyFormattedCitation" : "(Goodwin et al., 2015; Williams et al., 2016, 2017c)" }, "properties" : { "noteIndex" : 0 }, "schema" : "https://github.com/citation-style-language/schema/raw/master/csl-citation.json" }</w:instrText>
        </w:r>
      </w:ins>
      <w:del w:id="5150" w:author="Robin Matthews" w:date="2021-06-17T18:23:00Z">
        <w:r w:rsidR="00747167" w:rsidRPr="001E7A27" w:rsidDel="00C37E9A">
          <w:rPr>
            <w:lang w:val="en-GB"/>
          </w:rPr>
          <w:delInstrText>ADDIN CSL_CITATION { "citationItems" : [ { "id" : "ITEM-1",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"id" : "ITEM-2",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"ITEM-2",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"ITEM-3",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"ITEM-3",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"mendeley" : { "formattedCitation" : "(Goodwin et al., 2015; Williams et al., 2016, 2017c)", "plainTextFormattedCitation" : "(Goodwin et al., 2015; Williams et al., 2016, 2017c)", "previouslyFormattedCitation" : "(Goodwin et al., 2015; Williams et al., 2016, 2017c)" }, "properties" : { "noteIndex" : 0 }, "schema" : "https://github.com/citation-style-language/schema/raw/master/csl-citation.json" }</w:delInstrText>
        </w:r>
      </w:del>
      <w:r w:rsidRPr="001E7A27">
        <w:rPr>
          <w:lang w:val="en-GB"/>
        </w:rPr>
        <w:fldChar w:fldCharType="separate"/>
      </w:r>
      <w:r w:rsidR="00025FA2" w:rsidRPr="001E7A27">
        <w:rPr>
          <w:noProof/>
          <w:lang w:val="en-GB"/>
        </w:rPr>
        <w:t>(</w:t>
      </w:r>
      <w:ins w:id="5151" w:author="Robin Matthews" w:date="2021-06-17T18:23:00Z">
        <w:r w:rsidR="00C37E9A" w:rsidRPr="001E7A27">
          <w:rPr>
            <w:lang w:val="en-GB"/>
          </w:rPr>
          <w:t>Goodwin et al., 2015; R.G. Williams et al., 2016, 2017b</w:t>
        </w:r>
      </w:ins>
      <w:del w:id="5152" w:author="Robin Matthews" w:date="2021-06-17T18:23:00Z">
        <w:r w:rsidR="00025FA2" w:rsidRPr="001E7A27" w:rsidDel="00C37E9A">
          <w:rPr>
            <w:noProof/>
            <w:lang w:val="en-GB"/>
          </w:rPr>
          <w:delText>Goodwin et al., 2015; Williams et al., 2016, 2017c</w:delText>
        </w:r>
      </w:del>
      <w:r w:rsidR="00025FA2" w:rsidRPr="001E7A27">
        <w:rPr>
          <w:noProof/>
          <w:lang w:val="en-GB"/>
        </w:rPr>
        <w:t>)</w:t>
      </w:r>
      <w:r w:rsidRPr="001E7A27">
        <w:rPr>
          <w:lang w:val="en-GB"/>
        </w:rPr>
        <w:fldChar w:fldCharType="end"/>
      </w:r>
      <w:bookmarkEnd w:id="5147"/>
      <w:commentRangeEnd w:id="5148"/>
      <w:r w:rsidR="00025FA2" w:rsidRPr="001E7A27">
        <w:rPr>
          <w:rStyle w:val="CommentReference"/>
          <w:lang w:val="en-GB"/>
        </w:rPr>
        <w:commentReference w:id="5148"/>
      </w:r>
      <w:r w:rsidRPr="001E7A27">
        <w:rPr>
          <w:lang w:val="en-GB"/>
        </w:rPr>
        <w:t xml:space="preserve">; and simple analytical models that capture aspects of the TCRE relationship </w:t>
      </w:r>
      <w:r w:rsidRPr="001E7A27">
        <w:rPr>
          <w:lang w:val="en-GB"/>
        </w:rPr>
        <w:fldChar w:fldCharType="begin" w:fldLock="1"/>
      </w:r>
      <w:r w:rsidR="00747167" w:rsidRPr="001E7A27">
        <w:rPr>
          <w:lang w:val="en-GB"/>
        </w:rPr>
        <w: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"mendeley" : { "formattedCitation" : "(MacDougall and Friedlingstein, 2015)", "plainTextFormattedCitation" : "(MacDougall and Friedlingstein, 2015)", "previouslyFormattedCitation" : "(MacDougall and Friedlingstein, 2015)" }, "properties" : { "noteIndex" : 0 }, "schema" : "https://github.com/citation-style-language/schema/raw/master/csl-citation.json" }</w:instrText>
      </w:r>
      <w:r w:rsidRPr="001E7A27">
        <w:rPr>
          <w:lang w:val="en-GB"/>
        </w:rPr>
        <w:fldChar w:fldCharType="separate"/>
      </w:r>
      <w:r w:rsidR="00025FA2" w:rsidRPr="001E7A27">
        <w:rPr>
          <w:noProof/>
          <w:lang w:val="en-GB"/>
        </w:rPr>
        <w:t>(MacDougall and Friedlingstein, 2015)</w:t>
      </w:r>
      <w:r w:rsidRPr="001E7A27">
        <w:rPr>
          <w:lang w:val="en-GB"/>
        </w:rPr>
        <w:fldChar w:fldCharType="end"/>
      </w:r>
      <w:r w:rsidRPr="001E7A27">
        <w:rPr>
          <w:lang w:val="en-GB"/>
        </w:rPr>
        <w:t>. All studies agree that the near-constancy of the TCRE arises from compensation between the diminishing sensitivity of radiative forcing to CO</w:t>
      </w:r>
      <w:r w:rsidRPr="001E7A27">
        <w:rPr>
          <w:vertAlign w:val="subscript"/>
          <w:lang w:val="en-GB"/>
        </w:rPr>
        <w:t>2</w:t>
      </w:r>
      <w:r w:rsidRPr="001E7A27">
        <w:rPr>
          <w:lang w:val="en-GB"/>
        </w:rPr>
        <w:t xml:space="preserve"> at higher atmospheric concentration</w:t>
      </w:r>
      <w:del w:id="5153" w:author="Tom Maycock" w:date="2021-09-09T16:29:00Z">
        <w:r w:rsidRPr="001E7A27" w:rsidDel="003444C6">
          <w:rPr>
            <w:lang w:val="en-GB"/>
          </w:rPr>
          <w:delText>,</w:delText>
        </w:r>
      </w:del>
      <w:r w:rsidRPr="001E7A27">
        <w:rPr>
          <w:lang w:val="en-GB"/>
        </w:rPr>
        <w:t xml:space="preserve"> and the diminishing ability of the ocean to take up heat and carbon at higher cumulative emissions </w:t>
      </w:r>
      <w:r w:rsidRPr="001E7A27">
        <w:rPr>
          <w:lang w:val="en-GB"/>
        </w:rPr>
        <w:fldChar w:fldCharType="begin" w:fldLock="1"/>
      </w:r>
      <w:r w:rsidR="00747167" w:rsidRPr="001E7A27">
        <w:rPr>
          <w:lang w:val="en-GB"/>
        </w:rPr>
        <w: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"ITEM-2",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"ITEM-2",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"ITEM-3", "itemData" : { "DOI" : "10.1007/s40641-015-0030-6", "ISSN" : "2198-6061", "abstract" : "The transient climate response to cumulative CO2 emissions (TCRE) is a metric of climate change that directly relates the primary cause of climate change (cumulative CO2 emissions) to global mean temperature change. The metric was developed once researchers noticed that the cumulative CO2 versus temperature change curve was nearly linear for almost all Earth system model output. Here, recent literature on the origin, limits, and value of TCRE is reviewed. TCRE appears to emerge from the diminishing radiative forcing per unit mass of atmospheric CO2 being compensated by diminishing efficiency of ocean heat uptake and the modulation of airborne fraction of carbon by ocean processes. The best estimate of the value of TCRE is between 0.8 to 2.5 K EgC\u22121. Overall, TCRE has been shown to be a conceptually simple and robust metric of climate warming with many applications in formulating climate policy.", "author" : [ { "dropping-particle" : "", "family" : "MacDougall", "given" : "Andrew H.", "non-dropping-particle" : "", "parse-names" : false, "suffix" : "" } ], "container-title" : "Current Climate Change Reports", "id" : "ITEM-3", "issue" : "1", "issued" : { "date-parts" : [ [ "2016", "3", "17" ] ] }, "page" : "39-47", "title" : "The Transient Response to Cumulative CO2 Emissions: a Review", "translator" : [ { "dropping-particle" : "", "family" : "L3925", "given" : "", "non-dropping-particle" : "", "parse-names" : false, "suffix" : "" } ], "type" : "article-journal", "volume" : "2" }, "uris" : [ "http://www.mendeley.com/documents/?uuid=dc6628b3-a08b-42ef-bf5c-80664ca05035" ] }, { "id" : "ITEM-4",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"ITEM-4",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"ITEM-5", "itemData" : { "DOI" : "10.1098/rsta.2014.0417", "ISSN" : "1364-503X", "abstract" : "In the Coupled Model Intercomparison Project Phase 5 (CMIP5), the model-mean increase in global mean surface air temperature T under the 1pctCO2 scenario (atmospheric CO2 increasing at 1 yr1) durin...", "author" : [ { "dropping-particle" : "", "family" : "Gregory", "given" : "J. M.", "non-dropping-particle" : "", "parse-names" : false, "suffix" : "" }, { "dropping-particle" : "", "family" : "Andrews", "given" : "T.", "non-dropping-particle" : "", "parse-names" : false, "suffix" : "" }, { "dropping-particle" : "", "family" : "Good", "given" : "P.", "non-dropping-particle" : "", "parse-names" : false, "suffix" : "" } ], "container-title" : "Philosophical Transactions of the Royal Society A: Mathematical, Physical and Engineering Sciences", "id" : "ITEM-5", "issue" : "2054", "issued" : { "date-parts" : [ [ "2015", "11", "13" ] ] }, "page" : "20140417", "publisher" : "The Royal Society Publishing", "title" : "The inconstancy of the transient climate response parameter under increasing CO2", "translator" : [ { "dropping-particle" : "", "family" : "L6555", "given" : "", "non-dropping-particle" : "", "parse-names" : false, "suffix" : "" } ], "type" : "article-journal", "volume" : "373" }, "uris" : [ "http://www.mendeley.com/documents/?uuid=b79126b8-3455-4d38-a5d1-ee9341527785" ] }, { "id" : "ITEM-6", "itemData" : { "DOI" : "10.1088/1748-9326/10/7/075002", "ISSN" : "1748-9326", "author" : [ { "dropping-particle" : "", "family" : "Fr\u00f6licher", "given" : "Thomas L", "non-dropping-particle" : "", "parse-names" : false, "suffix" : "" }, { "dropping-particle" : "", "family" : "Paynter", "given" : "David J", "non-dropping-particle" : "", "parse-names" : false, "suffix" : "" } ], "container-title" : "Environmental Research Letters", "id" : "ITEM-6", "issue" : "7", "issued" : { "date-parts" : [ [ "2015", "7", "1" ] ] }, "page" : "075002", "publisher" : "IOP Publishing", "title" : "Extending the relationship between global warming and cumulative carbon emissions to multi-millennial timescales", "translator" : [ { "dropping-particle" : "", "family" : "L7241", "given" : "", "non-dropping-particle" : "", "parse-names" : false, "suffix" : "" } ], "type" : "article-journal", "volume" : "10" }, "uris" : [ "http://www.mendeley.com/documents/?uuid=532d5483-f780-43cd-b2a6-c65f4aa159ba" ] }, { "id" : "ITEM-7",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"ITEM-7",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"id" : "ITEM-8",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"ITEM-8",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"ITEM-9",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"ITEM-9",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"mendeley" : { "formattedCitation" : "(Allen et al., 2009; Matthews et al., 2009; Fr\u00f6licher and Paynter, 2015; Goodwin et al., 2015; Gregory et al., 2015; MacDougall and Friedlingstein, 2015; MacDougall, 2016; Tokarska et al., 2016; Ehlert et al., 2017)", "plainTextFormattedCitation" : "(Allen et al., 2009; Matthews et al., 2009; Fr\u00f6licher and Paynter, 2015; Goodwin et al., 2015; Gregory et al., 2015; MacDougall and Friedlingstein, 2015; MacDougall, 2016; Tokarska et al., 2016; Ehlert et al., 2017)", "previouslyFormattedCitation" : "(Allen et al., 2009; Matthews et al., 2009; Fr\u00f6licher and Paynter, 2015; Goodwin et al., 2015; Gregory et al., 2015; MacDougall and Friedlingstein, 2015; MacDougall, 2016; Tokarska et al., 2016; Ehlert et al., 2017)" }, "properties" : { "noteIndex" : 0 }, "schema" : "https://github.com/citation-style-language/schema/raw/master/csl-citation.json" }</w:instrText>
      </w:r>
      <w:r w:rsidRPr="001E7A27">
        <w:rPr>
          <w:lang w:val="en-GB"/>
        </w:rPr>
        <w:fldChar w:fldCharType="separate"/>
      </w:r>
      <w:r w:rsidR="00025FA2" w:rsidRPr="001E7A27">
        <w:rPr>
          <w:noProof/>
          <w:lang w:val="en-GB"/>
        </w:rPr>
        <w:t>(Allen et al., 2009; Matthews et al., 2009; Frölicher and Paynter, 2015; Goodwin et al., 2015; Gregory et al., 2015; MacDougall and Friedlingstein, 2015; MacDougall, 2016; Tokarska et al., 2016; Ehlert et al., 2017)</w:t>
      </w:r>
      <w:r w:rsidRPr="001E7A27">
        <w:rPr>
          <w:lang w:val="en-GB"/>
        </w:rPr>
        <w:fldChar w:fldCharType="end"/>
      </w:r>
      <w:r w:rsidRPr="001E7A27">
        <w:rPr>
          <w:lang w:val="en-GB"/>
        </w:rPr>
        <w:t xml:space="preserve">. </w:t>
      </w:r>
    </w:p>
    <w:p w14:paraId="2B6C071B" w14:textId="77777777" w:rsidR="00834757" w:rsidRPr="001E7A27" w:rsidRDefault="00834757" w:rsidP="005C7F25">
      <w:pPr>
        <w:pStyle w:val="AR6BodyText"/>
        <w:rPr>
          <w:lang w:val="en-GB"/>
        </w:rPr>
      </w:pPr>
    </w:p>
    <w:p w14:paraId="6A594E2E" w14:textId="3AC173A7" w:rsidR="00834757" w:rsidRPr="001E7A27" w:rsidRDefault="00834757" w:rsidP="005C7F25">
      <w:pPr>
        <w:pStyle w:val="AR6BodyText"/>
        <w:rPr>
          <w:lang w:val="en-GB"/>
        </w:rPr>
      </w:pPr>
      <w:r w:rsidRPr="001E7A27">
        <w:rPr>
          <w:lang w:val="en-GB"/>
        </w:rPr>
        <w:t xml:space="preserve">The question </w:t>
      </w:r>
      <w:ins w:id="5154" w:author="Soapbox" w:date="2021-07-22T02:52:00Z">
        <w:r w:rsidR="00CC3816" w:rsidRPr="001E7A27">
          <w:rPr>
            <w:lang w:val="en-GB"/>
          </w:rPr>
          <w:t xml:space="preserve">of </w:t>
        </w:r>
      </w:ins>
      <w:r w:rsidRPr="001E7A27">
        <w:rPr>
          <w:lang w:val="en-GB"/>
        </w:rPr>
        <w:t>whether</w:t>
      </w:r>
      <w:ins w:id="5155" w:author="Soapbox" w:date="2021-07-22T02:52:00Z">
        <w:r w:rsidR="00CC3816" w:rsidRPr="001E7A27">
          <w:rPr>
            <w:lang w:val="en-GB"/>
          </w:rPr>
          <w:t>,</w:t>
        </w:r>
      </w:ins>
      <w:r w:rsidRPr="001E7A27">
        <w:rPr>
          <w:lang w:val="en-GB"/>
        </w:rPr>
        <w:t xml:space="preserve"> and under which conditions</w:t>
      </w:r>
      <w:ins w:id="5156" w:author="Soapbox" w:date="2021-07-22T02:52:00Z">
        <w:r w:rsidR="00CC3816" w:rsidRPr="001E7A27">
          <w:rPr>
            <w:lang w:val="en-GB"/>
          </w:rPr>
          <w:t>,</w:t>
        </w:r>
      </w:ins>
      <w:r w:rsidRPr="001E7A27">
        <w:rPr>
          <w:lang w:val="en-GB"/>
        </w:rPr>
        <w:t xml:space="preserve"> the TCRE relationship is independent of the historical rate of CO</w:t>
      </w:r>
      <w:r w:rsidRPr="001E7A27">
        <w:rPr>
          <w:vertAlign w:val="subscript"/>
          <w:lang w:val="en-GB"/>
        </w:rPr>
        <w:t>2</w:t>
      </w:r>
      <w:r w:rsidRPr="001E7A27">
        <w:rPr>
          <w:lang w:val="en-GB"/>
        </w:rPr>
        <w:t xml:space="preserve"> emissions (also referred to as ‘pathway independence of TCRE’) has been examined by using simple mathematically</w:t>
      </w:r>
      <w:ins w:id="5157" w:author="Soapbox" w:date="2021-07-21T09:05:00Z">
        <w:r w:rsidR="00A97349" w:rsidRPr="001E7A27">
          <w:rPr>
            <w:lang w:val="en-GB"/>
          </w:rPr>
          <w:t xml:space="preserve"> </w:t>
        </w:r>
      </w:ins>
      <w:del w:id="5158" w:author="Soapbox" w:date="2021-07-21T09:05:00Z">
        <w:r w:rsidRPr="001E7A27" w:rsidDel="00A97349">
          <w:rPr>
            <w:lang w:val="en-GB"/>
          </w:rPr>
          <w:delText>-</w:delText>
        </w:r>
      </w:del>
      <w:r w:rsidRPr="001E7A27">
        <w:rPr>
          <w:lang w:val="en-GB"/>
        </w:rPr>
        <w:t xml:space="preserve">tractable models </w:t>
      </w:r>
      <w:r w:rsidRPr="001E7A27">
        <w:rPr>
          <w:lang w:val="en-GB"/>
        </w:rPr>
        <w:fldChar w:fldCharType="begin" w:fldLock="1"/>
      </w:r>
      <w:r w:rsidR="00747167" w:rsidRPr="001E7A27">
        <w:rPr>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"id" : "ITEM-2", "itemData" : { "DOI" : "10.1007/s00382-016-3519-3", "ISBN" : "0123456789", "ISSN" : "0930-7575", "author" : [ { "dropping-particle" : "", "family" : "Seshadri", "given" : "Ashwin K.", "non-dropping-particle" : "", "parse-names" : false, "suffix" : "" } ], "container-title" : "Climate Dynamics", "id" : "ITEM-2", "issue" : "9-10", "issued" : { "date-parts" : [ [ "2017", "11", "3" ] ] }, "page" : "3383-3401", "publisher" : "Springer Berlin Heidelberg", "title" : "Origin of path independence between cumulative CO2 emissions and global warming", "translator" : [ { "dropping-particle" : "", "family" : "L3910", "given" : "", "non-dropping-particle" : "", "parse-names" : false, "suffix" : "" } ], "type" : "article-journal", "volume" : "49" }, "uris" : [ "http://www.mendeley.com/documents/?uuid=fcf28d0d-5bc3-4c6f-bda6-136898e5d9df" ] } ], "mendeley" : { "formattedCitation" : "(MacDougall, 2017; Seshadri, 2017)", "plainTextFormattedCitation" : "(MacDougall, 2017; Seshadri, 2017)", "previouslyFormattedCitation" : "(MacDougall, 2017; Seshadri, 2017)" }, "properties" : { "noteIndex" : 0 }, "schema" : "https://github.com/citation-style-language/schema/raw/master/csl-citation.json" }</w:instrText>
      </w:r>
      <w:r w:rsidRPr="001E7A27">
        <w:rPr>
          <w:lang w:val="en-GB"/>
        </w:rPr>
        <w:fldChar w:fldCharType="separate"/>
      </w:r>
      <w:r w:rsidR="00025FA2" w:rsidRPr="001E7A27">
        <w:rPr>
          <w:noProof/>
          <w:lang w:val="en-GB"/>
        </w:rPr>
        <w:t>(MacDougall, 2017; Seshadri, 2017)</w:t>
      </w:r>
      <w:r w:rsidRPr="001E7A27">
        <w:rPr>
          <w:lang w:val="en-GB"/>
        </w:rPr>
        <w:fldChar w:fldCharType="end"/>
      </w:r>
      <w:r w:rsidRPr="001E7A27">
        <w:rPr>
          <w:lang w:val="en-GB"/>
        </w:rPr>
        <w:t>. Based on the assumption that the cumulative fraction of carbon taken up by the terrestrial biosphere is constant, and that the climate feedback parameter and ocean heat uptake efficacy do not change in time, both studies agree that pathway independence is sensitive to the rate of CO</w:t>
      </w:r>
      <w:r w:rsidRPr="001E7A27">
        <w:rPr>
          <w:vertAlign w:val="subscript"/>
          <w:lang w:val="en-GB"/>
        </w:rPr>
        <w:t>2</w:t>
      </w:r>
      <w:r w:rsidRPr="001E7A27">
        <w:rPr>
          <w:lang w:val="en-GB"/>
        </w:rPr>
        <w:t xml:space="preserve"> emissions, such that pathway independence is expected to break</w:t>
      </w:r>
      <w:ins w:id="5159" w:author="Soapbox" w:date="2021-07-22T02:53:00Z">
        <w:r w:rsidR="00CC3816" w:rsidRPr="001E7A27">
          <w:rPr>
            <w:lang w:val="en-GB"/>
          </w:rPr>
          <w:t xml:space="preserve"> </w:t>
        </w:r>
      </w:ins>
      <w:r w:rsidRPr="001E7A27">
        <w:rPr>
          <w:lang w:val="en-GB"/>
        </w:rPr>
        <w:t>down at both very high and very low absolute CO</w:t>
      </w:r>
      <w:r w:rsidRPr="001E7A27">
        <w:rPr>
          <w:vertAlign w:val="subscript"/>
          <w:lang w:val="en-GB"/>
        </w:rPr>
        <w:t>2</w:t>
      </w:r>
      <w:r w:rsidRPr="001E7A27">
        <w:rPr>
          <w:lang w:val="en-GB"/>
        </w:rPr>
        <w:t xml:space="preserve"> emission</w:t>
      </w:r>
      <w:ins w:id="5160" w:author="Tom Maycock" w:date="2021-09-08T15:26:00Z">
        <w:r w:rsidR="00FC0403" w:rsidRPr="001E7A27">
          <w:rPr>
            <w:lang w:val="en-GB"/>
          </w:rPr>
          <w:t>s</w:t>
        </w:r>
      </w:ins>
      <w:r w:rsidRPr="001E7A27">
        <w:rPr>
          <w:lang w:val="en-GB"/>
        </w:rPr>
        <w:t xml:space="preserve"> rates </w:t>
      </w:r>
      <w:r w:rsidRPr="001E7A27">
        <w:rPr>
          <w:lang w:val="en-GB"/>
        </w:rPr>
        <w:fldChar w:fldCharType="begin" w:fldLock="1"/>
      </w:r>
      <w:r w:rsidR="00747167" w:rsidRPr="001E7A27">
        <w:rPr>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"id" : "ITEM-2", "itemData" : { "DOI" : "10.1007/s00382-016-3519-3", "ISBN" : "0123456789", "ISSN" : "0930-7575", "author" : [ { "dropping-particle" : "", "family" : "Seshadri", "given" : "Ashwin K.", "non-dropping-particle" : "", "parse-names" : false, "suffix" : "" } ], "container-title" : "Climate Dynamics", "id" : "ITEM-2", "issue" : "9-10", "issued" : { "date-parts" : [ [ "2017", "11", "3" ] ] }, "page" : "3383-3401", "publisher" : "Springer Berlin Heidelberg", "title" : "Origin of path independence between cumulative CO2 emissions and global warming", "translator" : [ { "dropping-particle" : "", "family" : "L3910", "given" : "", "non-dropping-particle" : "", "parse-names" : false, "suffix" : "" } ], "type" : "article-journal", "volume" : "49" }, "uris" : [ "http://www.mendeley.com/documents/?uuid=fcf28d0d-5bc3-4c6f-bda6-136898e5d9df" ] } ], "mendeley" : { "formattedCitation" : "(MacDougall, 2017; Seshadri, 2017)", "plainTextFormattedCitation" : "(MacDougall, 2017; Seshadri, 2017)", "previouslyFormattedCitation" : "(MacDougall, 2017; Seshadri, 2017)" }, "properties" : { "noteIndex" : 0 }, "schema" : "https://github.com/citation-style-language/schema/raw/master/csl-citation.json" }</w:instrText>
      </w:r>
      <w:r w:rsidRPr="001E7A27">
        <w:rPr>
          <w:lang w:val="en-GB"/>
        </w:rPr>
        <w:fldChar w:fldCharType="separate"/>
      </w:r>
      <w:r w:rsidR="00025FA2" w:rsidRPr="001E7A27">
        <w:rPr>
          <w:noProof/>
          <w:lang w:val="en-GB"/>
        </w:rPr>
        <w:t>(MacDougall, 2017; Seshadri, 2017)</w:t>
      </w:r>
      <w:r w:rsidRPr="001E7A27">
        <w:rPr>
          <w:lang w:val="en-GB"/>
        </w:rPr>
        <w:fldChar w:fldCharType="end"/>
      </w:r>
      <w:r w:rsidRPr="001E7A27">
        <w:rPr>
          <w:lang w:val="en-GB"/>
        </w:rPr>
        <w:t>. Note that</w:t>
      </w:r>
      <w:ins w:id="5161" w:author="Soapbox" w:date="2021-07-22T02:53:00Z">
        <w:r w:rsidR="00CC3816" w:rsidRPr="001E7A27">
          <w:rPr>
            <w:lang w:val="en-GB"/>
          </w:rPr>
          <w:t>,</w:t>
        </w:r>
      </w:ins>
      <w:r w:rsidRPr="001E7A27">
        <w:rPr>
          <w:lang w:val="en-GB"/>
        </w:rPr>
        <w:t xml:space="preserve"> in pathways with strongly declining emissions, the cumulative sink fraction by the combined terrestrial biosphere and ocean is expected to increase (</w:t>
      </w:r>
      <w:del w:id="5162" w:author="Ian Blenkinsop" w:date="2021-07-28T14:48:00Z">
        <w:r w:rsidRPr="001E7A27" w:rsidDel="00A97338">
          <w:rPr>
            <w:lang w:val="en-GB"/>
          </w:rPr>
          <w:delText xml:space="preserve">see </w:delText>
        </w:r>
      </w:del>
      <w:r w:rsidRPr="001E7A27">
        <w:rPr>
          <w:lang w:val="en-GB"/>
        </w:rPr>
        <w:t>Figure 5.2</w:t>
      </w:r>
      <w:r w:rsidR="002D6497" w:rsidRPr="001E7A27">
        <w:rPr>
          <w:lang w:val="en-GB"/>
        </w:rPr>
        <w:t>5</w:t>
      </w:r>
      <w:del w:id="5163" w:author="Ian Blenkinsop" w:date="2021-07-28T14:48:00Z">
        <w:r w:rsidRPr="001E7A27" w:rsidDel="00A97338">
          <w:rPr>
            <w:lang w:val="en-GB"/>
          </w:rPr>
          <w:delText xml:space="preserve"> in Section 5.4.5</w:delText>
        </w:r>
      </w:del>
      <w:r w:rsidRPr="001E7A27">
        <w:rPr>
          <w:lang w:val="en-GB"/>
        </w:rPr>
        <w:t>). The studies also agree that no similar relationship analogous to TCRE can be expected for short-lived non-CO</w:t>
      </w:r>
      <w:r w:rsidRPr="001E7A27">
        <w:rPr>
          <w:vertAlign w:val="subscript"/>
          <w:lang w:val="en-GB"/>
        </w:rPr>
        <w:t>2</w:t>
      </w:r>
      <w:r w:rsidRPr="001E7A27">
        <w:rPr>
          <w:lang w:val="en-GB"/>
        </w:rPr>
        <w:t xml:space="preserve"> forcers, for which the annual emissions are a closer proxy for the implied warming </w:t>
      </w:r>
      <w:commentRangeStart w:id="5164"/>
      <w:r w:rsidRPr="001E7A27">
        <w:rPr>
          <w:lang w:val="en-GB"/>
        </w:rPr>
        <w:fldChar w:fldCharType="begin" w:fldLock="1"/>
      </w:r>
      <w:ins w:id="5165" w:author="Robin Matthews" w:date="2021-06-18T11:40:00Z">
        <w:r w:rsidR="006A0309" w:rsidRPr="001E7A27">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"manualFormatting" : "(M. Collins et al., 2013", "plainTextFormattedCitation" : "(Collins et al., 2013a)", "previouslyFormattedCitation" : "(Collins et al., 2013a)" }, "properties" : { "noteIndex" : 0 }, "schema" : "https://github.com/citation-style-language/schema/raw/master/csl-citation.json" }</w:instrText>
        </w:r>
      </w:ins>
      <w:del w:id="5166" w:author="Robin Matthews" w:date="2021-06-17T18:24:00Z">
        <w:r w:rsidR="00747167" w:rsidRPr="001E7A27" w:rsidDel="0077084F">
          <w:rPr>
            <w:lang w:val="en-GB"/>
          </w:rPr>
          <w:del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"plainTextFormattedCitation" : "(Collins et al., 2013a)", "previouslyFormattedCitation" : "(Collins et al., 2013a)" }, "properties" : { "noteIndex" : 0 }, "schema" : "https://github.com/citation-style-language/schema/raw/master/csl-citation.json" }</w:delInstrText>
        </w:r>
      </w:del>
      <w:r w:rsidRPr="001E7A27">
        <w:rPr>
          <w:lang w:val="en-GB"/>
        </w:rPr>
        <w:fldChar w:fldCharType="separate"/>
      </w:r>
      <w:r w:rsidR="00025FA2" w:rsidRPr="001E7A27">
        <w:rPr>
          <w:noProof/>
          <w:lang w:val="en-GB"/>
        </w:rPr>
        <w:t>(</w:t>
      </w:r>
      <w:ins w:id="5167" w:author="Robin Matthews" w:date="2021-06-17T18:24:00Z">
        <w:r w:rsidR="0077084F" w:rsidRPr="001E7A27">
          <w:rPr>
            <w:noProof/>
            <w:lang w:val="en-GB"/>
          </w:rPr>
          <w:t xml:space="preserve">M. </w:t>
        </w:r>
      </w:ins>
      <w:r w:rsidR="00025FA2" w:rsidRPr="001E7A27">
        <w:rPr>
          <w:noProof/>
          <w:lang w:val="en-GB"/>
        </w:rPr>
        <w:t>Collins et al., 2013</w:t>
      </w:r>
      <w:del w:id="5168" w:author="Robin Matthews" w:date="2021-06-17T18:24:00Z">
        <w:r w:rsidR="00025FA2" w:rsidRPr="001E7A27" w:rsidDel="0077084F">
          <w:rPr>
            <w:noProof/>
            <w:lang w:val="en-GB"/>
          </w:rPr>
          <w:delText>a</w:delText>
        </w:r>
      </w:del>
      <w:del w:id="5169" w:author="Robin Matthews" w:date="2021-06-18T11:40:00Z">
        <w:r w:rsidR="00025FA2" w:rsidRPr="001E7A27" w:rsidDel="006A0309">
          <w:rPr>
            <w:noProof/>
            <w:lang w:val="en-GB"/>
          </w:rPr>
          <w:delText>)</w:delText>
        </w:r>
      </w:del>
      <w:r w:rsidRPr="001E7A27">
        <w:rPr>
          <w:lang w:val="en-GB"/>
        </w:rPr>
        <w:fldChar w:fldCharType="end"/>
      </w:r>
      <w:commentRangeEnd w:id="5164"/>
      <w:r w:rsidR="00025FA2" w:rsidRPr="001E7A27">
        <w:rPr>
          <w:rStyle w:val="CommentReference"/>
          <w:lang w:val="en-GB"/>
        </w:rPr>
        <w:commentReference w:id="5164"/>
      </w:r>
      <w:ins w:id="5170" w:author="Ian Blenkinsop" w:date="2021-07-28T18:52:00Z">
        <w:r w:rsidR="00B5268E" w:rsidRPr="001E7A27">
          <w:rPr>
            <w:lang w:val="en-GB"/>
          </w:rPr>
          <w:t> </w:t>
        </w:r>
      </w:ins>
      <w:r w:rsidR="00C7519D" w:rsidRPr="001E7A27">
        <w:rPr>
          <w:lang w:val="en-GB"/>
        </w:rPr>
        <w:t>; Sections 6.4, 7.6</w:t>
      </w:r>
      <w:commentRangeStart w:id="5171"/>
      <w:ins w:id="5172" w:author="Robin Matthews" w:date="2021-06-18T11:40:00Z">
        <w:r w:rsidR="006A0309" w:rsidRPr="001E7A27">
          <w:rPr>
            <w:lang w:val="en-GB"/>
          </w:rPr>
          <w:t>)</w:t>
        </w:r>
        <w:commentRangeEnd w:id="5171"/>
        <w:r w:rsidR="006A0309" w:rsidRPr="001E7A27">
          <w:rPr>
            <w:rStyle w:val="CommentReference"/>
            <w:lang w:val="en-GB"/>
          </w:rPr>
          <w:commentReference w:id="5171"/>
        </w:r>
      </w:ins>
      <w:r w:rsidR="00C7519D" w:rsidRPr="001E7A27">
        <w:rPr>
          <w:lang w:val="en-GB"/>
        </w:rPr>
        <w:t>.</w:t>
      </w:r>
      <w:r w:rsidRPr="001E7A27">
        <w:rPr>
          <w:lang w:val="en-GB"/>
        </w:rPr>
        <w:t xml:space="preserve"> </w:t>
      </w:r>
      <w:commentRangeStart w:id="5173"/>
      <w:r w:rsidRPr="001E7A27">
        <w:rPr>
          <w:lang w:val="en-GB"/>
        </w:rPr>
        <w:fldChar w:fldCharType="begin" w:fldLock="1"/>
      </w:r>
      <w:ins w:id="5174" w:author="Robin Matthews" w:date="2021-06-17T18:24:00Z">
        <w:r w:rsidR="0077084F" w:rsidRPr="001E7A27">
          <w:rPr>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"mendeley" : { "formattedCitation" : "(MacDougall, 2017)", "manualFormatting" : "MacDougall (2017)", "plainTextFormattedCitation" : "(MacDougall, 2017)", "previouslyFormattedCitation" : "(MacDougall, 2017)" }, "properties" : { "noteIndex" : 0 }, "schema" : "https://github.com/citation-style-language/schema/raw/master/csl-citation.json" }</w:instrText>
        </w:r>
      </w:ins>
      <w:del w:id="5175" w:author="Robin Matthews" w:date="2021-06-17T18:24:00Z">
        <w:r w:rsidR="00747167" w:rsidRPr="001E7A27" w:rsidDel="0077084F">
          <w:rPr>
            <w:lang w:val="en-GB"/>
          </w:rPr>
          <w:del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"mendeley" : { "formattedCitation" : "(MacDougall, 2017)", "manualFormatting" : "MacDougall, (2017)", "plainTextFormattedCitation" : "(MacDougall, 2017)", "previouslyFormattedCitation" : "(MacDougall, 2017)" }, "properties" : { "noteIndex" : 0 }, "schema" : "https://github.com/citation-style-language/schema/raw/master/csl-citation.json" }</w:delInstrText>
        </w:r>
      </w:del>
      <w:r w:rsidRPr="001E7A27">
        <w:rPr>
          <w:lang w:val="en-GB"/>
        </w:rPr>
        <w:fldChar w:fldCharType="separate"/>
      </w:r>
      <w:r w:rsidR="00025FA2" w:rsidRPr="001E7A27">
        <w:rPr>
          <w:noProof/>
          <w:lang w:val="en-GB"/>
        </w:rPr>
        <w:t>MacDougall</w:t>
      </w:r>
      <w:del w:id="5176" w:author="Robin Matthews" w:date="2021-06-17T18:24:00Z">
        <w:r w:rsidR="00025FA2" w:rsidRPr="001E7A27" w:rsidDel="0077084F">
          <w:rPr>
            <w:noProof/>
            <w:lang w:val="en-GB"/>
          </w:rPr>
          <w:delText>,</w:delText>
        </w:r>
      </w:del>
      <w:r w:rsidR="00025FA2" w:rsidRPr="001E7A27">
        <w:rPr>
          <w:noProof/>
          <w:lang w:val="en-GB"/>
        </w:rPr>
        <w:t xml:space="preserve"> (2017)</w:t>
      </w:r>
      <w:r w:rsidRPr="001E7A27">
        <w:rPr>
          <w:lang w:val="en-GB"/>
        </w:rPr>
        <w:fldChar w:fldCharType="end"/>
      </w:r>
      <w:commentRangeEnd w:id="5173"/>
      <w:r w:rsidR="00025FA2" w:rsidRPr="001E7A27">
        <w:rPr>
          <w:rStyle w:val="CommentReference"/>
          <w:lang w:val="en-GB"/>
        </w:rPr>
        <w:commentReference w:id="5173"/>
      </w:r>
      <w:r w:rsidRPr="001E7A27">
        <w:rPr>
          <w:lang w:val="en-GB"/>
        </w:rPr>
        <w:t xml:space="preserve"> suggests that two additional constraints are required to create pathway independence: first, the transport of heat and carbon into the deep ocean should be governed by processes with similar time</w:t>
      </w:r>
      <w:ins w:id="5177" w:author="Soapbox" w:date="2021-07-15T12:53:00Z">
        <w:r w:rsidR="006C248B" w:rsidRPr="001E7A27">
          <w:rPr>
            <w:lang w:val="en-GB"/>
          </w:rPr>
          <w:t xml:space="preserve"> </w:t>
        </w:r>
      </w:ins>
      <w:r w:rsidRPr="001E7A27">
        <w:rPr>
          <w:lang w:val="en-GB"/>
        </w:rPr>
        <w:t>scales; and second, the ratio of the net change in the atmospheric carbon pool to the net change in the ocean carbon pool should be close to the ratio of the enhanced longwave radiation to space (i.e.</w:t>
      </w:r>
      <w:ins w:id="5178" w:author="Ian Blenkinsop" w:date="2021-07-28T18:52:00Z">
        <w:r w:rsidR="00B5268E" w:rsidRPr="001E7A27">
          <w:rPr>
            <w:lang w:val="en-GB"/>
          </w:rPr>
          <w:t>,</w:t>
        </w:r>
      </w:ins>
      <w:r w:rsidRPr="001E7A27">
        <w:rPr>
          <w:lang w:val="en-GB"/>
        </w:rPr>
        <w:t xml:space="preserve"> the radiative response of the surface) to ocean heat uptake. If these ratios are identical</w:t>
      </w:r>
      <w:ins w:id="5179" w:author="Soapbox" w:date="2021-07-22T02:54:00Z">
        <w:r w:rsidR="00CC3816" w:rsidRPr="001E7A27">
          <w:rPr>
            <w:lang w:val="en-GB"/>
          </w:rPr>
          <w:t>,</w:t>
        </w:r>
      </w:ins>
      <w:r w:rsidRPr="001E7A27">
        <w:rPr>
          <w:lang w:val="en-GB"/>
        </w:rPr>
        <w:t xml:space="preserve"> then TCRE would be completely path independent </w:t>
      </w:r>
      <w:r w:rsidRPr="001E7A27">
        <w:rPr>
          <w:lang w:val="en-GB"/>
        </w:rPr>
        <w:fldChar w:fldCharType="begin" w:fldLock="1"/>
      </w:r>
      <w:r w:rsidR="00747167" w:rsidRPr="001E7A27">
        <w:rPr>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"mendeley" : { "formattedCitation" : "(MacDougall, 2017)", "plainTextFormattedCitation" : "(MacDougall, 2017)", "previouslyFormattedCitation" : "(MacDougall, 2017)" }, "properties" : { "noteIndex" : 0 }, "schema" : "https://github.com/citation-style-language/schema/raw/master/csl-citation.json" }</w:instrText>
      </w:r>
      <w:r w:rsidRPr="001E7A27">
        <w:rPr>
          <w:lang w:val="en-GB"/>
        </w:rPr>
        <w:fldChar w:fldCharType="separate"/>
      </w:r>
      <w:r w:rsidR="00025FA2" w:rsidRPr="001E7A27">
        <w:rPr>
          <w:noProof/>
          <w:lang w:val="en-GB"/>
        </w:rPr>
        <w:t>(MacDougall, 2017)</w:t>
      </w:r>
      <w:r w:rsidRPr="001E7A27">
        <w:rPr>
          <w:lang w:val="en-GB"/>
        </w:rPr>
        <w:fldChar w:fldCharType="end"/>
      </w:r>
      <w:r w:rsidRPr="001E7A27">
        <w:rPr>
          <w:lang w:val="en-GB"/>
        </w:rPr>
        <w:t xml:space="preserve">. If the ratios are close but not identical, TCRE would be only approximately path independent over a wide range of cumulative emissions </w:t>
      </w:r>
      <w:ins w:id="5180" w:author="Ian Blenkinsop" w:date="2021-07-28T14:49:00Z">
        <w:r w:rsidR="00A97338" w:rsidRPr="001E7A27">
          <w:rPr>
            <w:lang w:val="en-GB"/>
          </w:rPr>
          <w:t xml:space="preserve">(Cross-Chapter Box 5.3; </w:t>
        </w:r>
      </w:ins>
      <w:r w:rsidRPr="001E7A27">
        <w:rPr>
          <w:lang w:val="en-GB"/>
        </w:rPr>
        <w:fldChar w:fldCharType="begin" w:fldLock="1"/>
      </w:r>
      <w:r w:rsidR="00747167" w:rsidRPr="001E7A27">
        <w:rPr>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"mendeley" : { "formattedCitation" : "(MacDougall, 2017)", "plainTextFormattedCitation" : "(MacDougall, 2017)", "previouslyFormattedCitation" : "(MacDougall, 2017)" }, "properties" : { "noteIndex" : 0 }, "schema" : "https://github.com/citation-style-language/schema/raw/master/csl-citation.json" }</w:instrText>
      </w:r>
      <w:r w:rsidRPr="001E7A27">
        <w:rPr>
          <w:lang w:val="en-GB"/>
        </w:rPr>
        <w:fldChar w:fldCharType="separate"/>
      </w:r>
      <w:del w:id="5181" w:author="Ian Blenkinsop" w:date="2021-07-28T14:49:00Z">
        <w:r w:rsidR="00025FA2" w:rsidRPr="001E7A27" w:rsidDel="00A97338">
          <w:rPr>
            <w:noProof/>
            <w:lang w:val="en-GB"/>
          </w:rPr>
          <w:delText>(</w:delText>
        </w:r>
      </w:del>
      <w:r w:rsidR="00025FA2" w:rsidRPr="001E7A27">
        <w:rPr>
          <w:noProof/>
          <w:lang w:val="en-GB"/>
        </w:rPr>
        <w:t>MacDougall, 2017)</w:t>
      </w:r>
      <w:r w:rsidRPr="001E7A27">
        <w:rPr>
          <w:lang w:val="en-GB"/>
        </w:rPr>
        <w:fldChar w:fldCharType="end"/>
      </w:r>
      <w:del w:id="5182" w:author="Ian Blenkinsop" w:date="2021-07-28T14:49:00Z">
        <w:r w:rsidRPr="001E7A27" w:rsidDel="00A97338">
          <w:rPr>
            <w:lang w:val="en-GB"/>
          </w:rPr>
          <w:delText xml:space="preserve"> (Cross-Chapter Box 5.3)</w:delText>
        </w:r>
      </w:del>
      <w:r w:rsidRPr="001E7A27">
        <w:rPr>
          <w:lang w:val="en-GB"/>
        </w:rPr>
        <w:t>.</w:t>
      </w:r>
    </w:p>
    <w:p w14:paraId="7F191D77" w14:textId="77777777" w:rsidR="00834757" w:rsidRPr="001E7A27" w:rsidRDefault="00834757" w:rsidP="005C7F25">
      <w:pPr>
        <w:pStyle w:val="AR6BodyText"/>
        <w:rPr>
          <w:lang w:val="en-GB"/>
        </w:rPr>
      </w:pPr>
    </w:p>
    <w:p w14:paraId="018C4782" w14:textId="07339C07" w:rsidR="00834757" w:rsidRPr="001E7A27" w:rsidRDefault="00834757" w:rsidP="005C7F25">
      <w:pPr>
        <w:pStyle w:val="AR6BodyText"/>
        <w:rPr>
          <w:lang w:val="en-GB" w:eastAsia="en-US"/>
        </w:rPr>
      </w:pPr>
      <w:r w:rsidRPr="001E7A27">
        <w:rPr>
          <w:lang w:val="en-GB" w:eastAsia="en-US"/>
        </w:rPr>
        <w:t>The land carbon cycle does not appear to play a fundamental role in the origin of the linearity and path-</w:t>
      </w:r>
      <w:r w:rsidRPr="001E7A27">
        <w:rPr>
          <w:lang w:val="en-GB" w:eastAsia="en-US"/>
        </w:rPr>
        <w:lastRenderedPageBreak/>
        <w:t>independence of TCRE</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"ITEM-1",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"ITEM-2",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"ITEM-2",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"ITEM-3",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"ITEM-3",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"mendeley" : { "formattedCitation" : "(Goodwin et al., 2015; MacDougall and Friedlingstein, 2015; Ehlert et al., 2017)", "manualFormatting" : "(Goodwin et al., 2015; MacDougall and Friedlingstein, 2015; Ehlert et al., 2017)", "plainTextFormattedCitation" : "(Goodwin et al., 2015; MacDougall and Friedlingstein, 2015; Ehlert et al., 2017)", "previouslyFormattedCitation" : "(Goodwin et al., 2015; MacDougall and Friedlingstein, 2015; Ehlert et al., 2017)" }, "properties" : { "noteIndex" : 0 }, "schema" : "https://github.com/citation-style-language/schema/raw/master/csl-citation.json" }</w:instrText>
      </w:r>
      <w:r w:rsidRPr="001E7A27">
        <w:rPr>
          <w:lang w:val="en-GB"/>
        </w:rPr>
        <w:fldChar w:fldCharType="separate"/>
      </w:r>
      <w:r w:rsidR="00025FA2" w:rsidRPr="001E7A27">
        <w:rPr>
          <w:noProof/>
          <w:lang w:val="en-GB"/>
        </w:rPr>
        <w:t>(Goodwin et al., 2015; MacDougall and Friedlingstein, 2015; Ehlert et al., 2017)</w:t>
      </w:r>
      <w:r w:rsidRPr="001E7A27">
        <w:rPr>
          <w:lang w:val="en-GB"/>
        </w:rPr>
        <w:fldChar w:fldCharType="end"/>
      </w:r>
      <w:del w:id="5183" w:author="Soapbox" w:date="2021-07-22T02:55:00Z">
        <w:r w:rsidRPr="001E7A27" w:rsidDel="00CC3816">
          <w:rPr>
            <w:lang w:val="en-GB"/>
          </w:rPr>
          <w:delText>,</w:delText>
        </w:r>
      </w:del>
      <w:r w:rsidRPr="001E7A27">
        <w:rPr>
          <w:lang w:val="en-GB"/>
        </w:rPr>
        <w:t xml:space="preserve"> but, in contrast to the ocean sink,</w:t>
      </w:r>
      <w:r w:rsidRPr="001E7A27">
        <w:rPr>
          <w:lang w:val="en-GB" w:eastAsia="en-US"/>
        </w:rPr>
        <w:t xml:space="preserve"> dominates the uncertainty in the magnitude of TCRE by modulating the cumulative airborne fraction of carbon </w:t>
      </w:r>
      <w:r w:rsidRPr="001E7A27">
        <w:rPr>
          <w:lang w:val="en-GB" w:eastAsia="en-US"/>
        </w:rPr>
        <w:fldChar w:fldCharType="begin" w:fldLock="1"/>
      </w:r>
      <w:r w:rsidR="00747167" w:rsidRPr="001E7A27">
        <w:rPr>
          <w:lang w:val="en-GB" w:eastAsia="en-US"/>
        </w:rPr>
        <w:instrText>ADDIN CSL_CITATION { "citationItems" : [ { "id" : "ITEM-1",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"ITEM-1",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"ITEM-2",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"ITEM-2",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"id" : "ITEM-3", "itemData" : { "DOI" : "10.1029/2018GL077849", "ISSN" : "00948276", "abstract" : "The Transient Climate Response to Emissions (TCRE), the ratio of surface warming and cumulative carbon emissions, is controlled by a product of thermal and carbon contributions. The carbon contribution involves the airborne fraction and the ratio of ocean saturated and atmospheric carbon inventories, with this ratio controlled by ocean carbonate chemistry. The evolution of the carbon contribution to the TCRE is illustrated in a hierarchy of models: a box model of the atmosphere-ocean and an Earth system model, both integrated for 1,000 years, and a suite of Earth system models integrated for 140 years. For all models, there is the same generic carbonate chemistry response: An acidifying ocean during emissions leads to a decrease in the ratio of the ocean saturated and atmospheric carbon inventories and the carbon contribution to the TCRE. Hence, ocean carbonate chemistry is important in controlling the magnitude of the TCRE and its evolution in time.",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"dropping-particle" : "", "family" : "Roussenov", "given" : "Vassil", "non-dropping-particle" : "", "parse-names" : false, "suffix" : "" } ], "container-title" : "Geophysical Research Letters", "id" : "ITEM-3", "issue" : "12", "issued" : { "date-parts" : [ [ "2018", "6", "20" ] ] }, "note" : "From Duplicate 3 (Reconciling atmospheric and oceanic views of the Transient Climate Response to Emissions - Katavouta, Anna; Williams, Richard G.; Goodwin, Philip; Roussenov, Vassil)\n\nFrom Duplicate 1 (Reconciling Atmospheric and Oceanic Views of the Transient Climate Response to Emissions - Katavouta, Anna; Williams, Richard G; Goodwin, Philip; Roussenov, Vassil)\n\ndoi: 10.1029/2018GL077849\n\nFrom Duplicate 4 (Reconciling atmospheric and oceanic views of the Transient Climate Response to Emissions - Katavouta, Anna; Williams, Richard G; Goodwin, Philip; Roussenov, Vassil)\n\ndoi: 10.1029/2018GL077849", "page" : "6205-6214", "publisher" : "Wiley-Blackwell", "title" : "Reconciling Atmospheric and Oceanic Views of the Transient Climate Response to Emissions", "translator" : [ { "dropping-particle" : "", "family" : "L7392", "given" : "", "non-dropping-particle" : "", "parse-names" : false, "suffix" : "" } ], "type" : "article-journal", "volume" : "45" }, "uris" : [ "http://www.mendeley.com/documents/?uuid=7f79b811-d8c6-4220-ac8d-f5e766cb444e" ] }, { "id" : "ITEM-4",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"ITEM-4",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"(Goodwin et al., 2015; Williams et al., 2016; Katavouta et al., 2018; Jones and Friedlingstein, 2020)", "plainTextFormattedCitation" : "(Goodwin et al., 2015; Williams et al., 2016; Katavouta et al., 2018; Jones and Friedlingstein, 2020)", "previouslyFormattedCitation" : "(Goodwin et al., 2015; Williams et al., 2016; Katavouta et al., 2018; Jones and Friedlingstein,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(Goodwin et al., 2015; Williams et al., 2016; Katavouta et al., 2018; Jones and Friedlingstein, 2020)</w:t>
      </w:r>
      <w:r w:rsidRPr="001E7A27">
        <w:rPr>
          <w:lang w:val="en-GB" w:eastAsia="en-US"/>
        </w:rPr>
        <w:fldChar w:fldCharType="end"/>
      </w:r>
      <w:r w:rsidRPr="001E7A27">
        <w:rPr>
          <w:lang w:val="en-GB" w:eastAsia="en-US"/>
        </w:rPr>
        <w:t>. Some</w:t>
      </w:r>
      <w:r w:rsidRPr="001E7A27">
        <w:rPr>
          <w:lang w:val="en-GB"/>
        </w:rPr>
        <w:t xml:space="preserve"> terrestrial carbon cycle feedbacks (such as the permafrost carbon feedback</w:t>
      </w:r>
      <w:del w:id="5184" w:author="Ian Blenkinsop" w:date="2021-07-28T14:49:00Z">
        <w:r w:rsidRPr="001E7A27" w:rsidDel="00A97338">
          <w:rPr>
            <w:lang w:val="en-GB"/>
          </w:rPr>
          <w:delText xml:space="preserve">, </w:delText>
        </w:r>
      </w:del>
      <w:ins w:id="5185" w:author="Ian Blenkinsop" w:date="2021-07-28T14:49:00Z">
        <w:r w:rsidR="00A97338" w:rsidRPr="001E7A27">
          <w:rPr>
            <w:lang w:val="en-GB"/>
          </w:rPr>
          <w:t xml:space="preserve">; </w:t>
        </w:r>
      </w:ins>
      <w:r w:rsidRPr="001E7A27">
        <w:rPr>
          <w:lang w:val="en-GB"/>
        </w:rPr>
        <w:t>Section 5.4.8</w:t>
      </w:r>
      <w:commentRangeStart w:id="5186"/>
      <w:r w:rsidRPr="001E7A27">
        <w:rPr>
          <w:lang w:val="en-GB"/>
        </w:rPr>
        <w:t>,</w:t>
      </w:r>
      <w:commentRangeEnd w:id="5186"/>
      <w:r w:rsidR="00A97338" w:rsidRPr="001E7A27">
        <w:rPr>
          <w:rStyle w:val="CommentReference"/>
          <w:lang w:val="en-GB"/>
        </w:rPr>
        <w:commentReference w:id="5186"/>
      </w:r>
      <w:r w:rsidRPr="001E7A27">
        <w:rPr>
          <w:lang w:val="en-GB"/>
        </w:rPr>
        <w:t xml:space="preserve"> Box 5.1) have the potential to alter both the linearity and pathway independence of TCRE, if such feedbacks significantly contribute carbon to the atmosphere </w:t>
      </w:r>
      <w:ins w:id="5187" w:author="Ian Blenkinsop" w:date="2021-07-28T14:49:00Z">
        <w:r w:rsidR="00A97338" w:rsidRPr="001E7A27">
          <w:rPr>
            <w:lang w:val="en-GB"/>
          </w:rPr>
          <w:t>(Section</w:t>
        </w:r>
      </w:ins>
      <w:ins w:id="5188" w:author="Ian Blenkinsop" w:date="2021-07-28T14:50:00Z">
        <w:r w:rsidR="00A97338" w:rsidRPr="001E7A27">
          <w:rPr>
            <w:lang w:val="en-GB"/>
          </w:rPr>
          <w:t>s</w:t>
        </w:r>
      </w:ins>
      <w:ins w:id="5189" w:author="Ian Blenkinsop" w:date="2021-07-28T14:49:00Z">
        <w:r w:rsidR="00A97338" w:rsidRPr="001E7A27">
          <w:rPr>
            <w:lang w:val="en-GB"/>
          </w:rPr>
          <w:t xml:space="preserve"> 5.5.1.2.3</w:t>
        </w:r>
      </w:ins>
      <w:ins w:id="5190" w:author="Ian Blenkinsop" w:date="2021-07-28T14:50:00Z">
        <w:r w:rsidR="00A97338" w:rsidRPr="001E7A27">
          <w:rPr>
            <w:lang w:val="en-GB"/>
          </w:rPr>
          <w:t xml:space="preserve"> and</w:t>
        </w:r>
      </w:ins>
      <w:ins w:id="5191" w:author="Ian Blenkinsop" w:date="2021-07-28T14:49:00Z">
        <w:r w:rsidR="00A97338" w:rsidRPr="001E7A27">
          <w:rPr>
            <w:lang w:val="en-GB"/>
          </w:rPr>
          <w:t xml:space="preserve"> 5.4.8,</w:t>
        </w:r>
      </w:ins>
      <w:ins w:id="5192" w:author="Ian Blenkinsop" w:date="2021-07-28T14:50:00Z">
        <w:r w:rsidR="00A97338" w:rsidRPr="001E7A27">
          <w:rPr>
            <w:lang w:val="en-GB"/>
          </w:rPr>
          <w:t xml:space="preserve"> and</w:t>
        </w:r>
      </w:ins>
      <w:ins w:id="5193" w:author="Ian Blenkinsop" w:date="2021-07-28T14:49:00Z">
        <w:r w:rsidR="00A97338" w:rsidRPr="001E7A27">
          <w:rPr>
            <w:lang w:val="en-GB"/>
          </w:rPr>
          <w:t xml:space="preserve"> Box 5.1</w:t>
        </w:r>
      </w:ins>
      <w:ins w:id="5194" w:author="Ian Blenkinsop" w:date="2021-07-28T14:50:00Z">
        <w:r w:rsidR="00A97338" w:rsidRPr="001E7A27">
          <w:rPr>
            <w:lang w:val="en-GB"/>
          </w:rPr>
          <w:t xml:space="preserve">; </w:t>
        </w:r>
      </w:ins>
      <w:r w:rsidRPr="001E7A27">
        <w:rPr>
          <w:lang w:val="en-GB"/>
        </w:rPr>
        <w:fldChar w:fldCharType="begin" w:fldLock="1"/>
      </w:r>
      <w:r w:rsidR="00747167" w:rsidRPr="001E7A27">
        <w:rPr>
          <w:lang w:val="en-GB"/>
        </w:rPr>
        <w: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"mendeley" : { "formattedCitation" : "(MacDougall and Friedlingstein, 2015)", "plainTextFormattedCitation" : "(MacDougall and Friedlingstein, 2015)", "previouslyFormattedCitation" : "(MacDougall and Friedlingstein, 2015)" }, "properties" : { "noteIndex" : 0 }, "schema" : "https://github.com/citation-style-language/schema/raw/master/csl-citation.json" }</w:instrText>
      </w:r>
      <w:r w:rsidRPr="001E7A27">
        <w:rPr>
          <w:lang w:val="en-GB"/>
        </w:rPr>
        <w:fldChar w:fldCharType="separate"/>
      </w:r>
      <w:del w:id="5195" w:author="Ian Blenkinsop" w:date="2021-07-28T14:50:00Z">
        <w:r w:rsidR="00025FA2" w:rsidRPr="001E7A27" w:rsidDel="00A97338">
          <w:rPr>
            <w:noProof/>
            <w:lang w:val="en-GB"/>
          </w:rPr>
          <w:delText>(</w:delText>
        </w:r>
      </w:del>
      <w:r w:rsidR="00025FA2" w:rsidRPr="001E7A27">
        <w:rPr>
          <w:noProof/>
          <w:lang w:val="en-GB"/>
        </w:rPr>
        <w:t>MacDougall and Friedlingstein, 2015</w:t>
      </w:r>
      <w:ins w:id="5196" w:author="Soapbox" w:date="2021-07-27T14:57:00Z">
        <w:r w:rsidR="00882C17" w:rsidRPr="001E7A27">
          <w:rPr>
            <w:noProof/>
            <w:lang w:val="en-GB"/>
          </w:rPr>
          <w:t>;</w:t>
        </w:r>
      </w:ins>
      <w:del w:id="5197" w:author="Soapbox" w:date="2021-07-27T14:57:00Z">
        <w:r w:rsidR="00025FA2" w:rsidRPr="001E7A27" w:rsidDel="00882C17">
          <w:rPr>
            <w:noProof/>
            <w:lang w:val="en-GB"/>
          </w:rPr>
          <w:delText>)</w:delText>
        </w:r>
      </w:del>
      <w:r w:rsidRPr="001E7A27">
        <w:rPr>
          <w:lang w:val="en-GB"/>
        </w:rPr>
        <w:fldChar w:fldCharType="end"/>
      </w:r>
      <w:del w:id="5198" w:author="Soapbox" w:date="2021-07-27T14:57:00Z">
        <w:r w:rsidRPr="001E7A27" w:rsidDel="00882C17">
          <w:rPr>
            <w:lang w:val="en-GB"/>
          </w:rPr>
          <w:delText xml:space="preserve"> (</w:delText>
        </w:r>
      </w:del>
      <w:ins w:id="5199" w:author="Soapbox" w:date="2021-07-27T14:57:00Z">
        <w:del w:id="5200" w:author="Ian Blenkinsop" w:date="2021-07-28T14:49:00Z">
          <w:r w:rsidR="00882C17" w:rsidRPr="001E7A27" w:rsidDel="00A97338">
            <w:rPr>
              <w:lang w:val="en-GB"/>
            </w:rPr>
            <w:delText xml:space="preserve"> </w:delText>
          </w:r>
        </w:del>
      </w:ins>
      <w:del w:id="5201" w:author="Ian Blenkinsop" w:date="2021-07-28T14:49:00Z">
        <w:r w:rsidRPr="001E7A27" w:rsidDel="00A97338">
          <w:rPr>
            <w:lang w:val="en-GB"/>
          </w:rPr>
          <w:delText>Section 5.5.1.2.3, Section 5.4.8, Box 5.1</w:delText>
        </w:r>
      </w:del>
      <w:r w:rsidRPr="001E7A27">
        <w:rPr>
          <w:lang w:val="en-GB"/>
        </w:rPr>
        <w:t xml:space="preserve">). </w:t>
      </w:r>
      <w:r w:rsidRPr="001E7A27">
        <w:rPr>
          <w:lang w:val="en-GB" w:eastAsia="en-US"/>
        </w:rPr>
        <w:t xml:space="preserve">A recent study also shows how the value of TCRE can depend on the effect of ocean ventilation modulating ocean heat uptake </w:t>
      </w:r>
      <w:r w:rsidRPr="001E7A27">
        <w:rPr>
          <w:lang w:val="en-GB" w:eastAsia="en-US"/>
        </w:rPr>
        <w:fldChar w:fldCharType="begin" w:fldLock="1"/>
      </w:r>
      <w:r w:rsidR="00747167" w:rsidRPr="001E7A27">
        <w:rPr>
          <w:lang w:val="en-GB" w:eastAsia="en-US"/>
        </w:rPr>
        <w:instrText>ADDIN CSL_CITATION { "citationItems" : [ { "id" : "ITEM-1", "itemData" : { "DOI" : "10.1175/JCLI-D-18-0829.1", "ISSN" : "0894-8755", "abstract" : "The surface warming response to carbon emissions is affected by how the ocean sequesters excess heat and carbon supplied to the climate system. This ocean uptake involves the ventilation mechanism, where heat and carbon are taken up by the mixed layer and transferred to the thermocline and deep ocean. The effect of ocean ventilation on the surface warming response to carbon emissions is explored using simplified conceptual models of the atmosphere and ocean with and without explicit representation of the meridional overturning. Sensitivity experiments are conducted to investigate the effects of (i) mixed layer thickness, (ii) rate of ventilation of the ocean interior, (iii) strength of the meridional overturning, and (iv) extent of subduction in the Southern Ocean. Our diagnostics focus on a climate metric, the transient climate response to carbon emissions (TCRE), defined by the ratio of surface warming to the cumulative carbon emissions, which may be expressed in terms of separate thermal and carbon contributions. The variability in the thermal contribution due to changes in ocean ventilation dominates the variability in the TCRE on time scales from years to centuries, while that of the carbon contribution dominates on time scales from centuries to millennia. These ventilated controls are primarily from changes in the mixed layer thickness on decadal time scales, and in the rate of ventilated transfer from the mixed layer to the thermocline and deep ocean on centennial and millennial time scales, which is itself affected by the strength of the meridional overturning and extent of subduction in the Southern Ocean.",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"container-title" : "Journal of Climate", "id" : "ITEM-1", "issue" : "16", "issued" : { "date-parts" : [ [ "2019", "8", "15" ] ] }, "page" : "5085-5105", "title" : "The Effect of Ocean Ventilation on the Transient Climate Response to Emissions", "translator" : [ { "dropping-particle" : "", "family" : "L7393", "given" : "", "non-dropping-particle" : "", "parse-names" : false, "suffix" : "" } ], "type" : "article-journal", "volume" : "32" }, "uris" : [ "http://www.mendeley.com/documents/?uuid=1acd0698-783b-4343-81f7-5c3fbb5670a8" ] } ], "mendeley" : { "formattedCitation" : "(Katavouta et al., 2019)", "plainTextFormattedCitation" : "(Katavouta et al., 2019)", "previouslyFormattedCitation" : "(Katavouta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(Katavouta et al., 2019)</w:t>
      </w:r>
      <w:r w:rsidRPr="001E7A27">
        <w:rPr>
          <w:lang w:val="en-GB" w:eastAsia="en-US"/>
        </w:rPr>
        <w:fldChar w:fldCharType="end"/>
      </w:r>
      <w:r w:rsidRPr="001E7A27">
        <w:rPr>
          <w:lang w:val="en-GB" w:eastAsia="en-US"/>
        </w:rPr>
        <w:t>.</w:t>
      </w:r>
    </w:p>
    <w:p w14:paraId="7E6BF25A" w14:textId="77777777" w:rsidR="00834757" w:rsidRPr="001E7A27" w:rsidRDefault="00834757" w:rsidP="005C7F25">
      <w:pPr>
        <w:pStyle w:val="AR6BodyText"/>
        <w:rPr>
          <w:lang w:val="en-GB" w:eastAsia="en-US"/>
        </w:rPr>
      </w:pPr>
    </w:p>
    <w:p w14:paraId="3AED28D4" w14:textId="77777777" w:rsidR="001C7F75" w:rsidRPr="001E7A27" w:rsidRDefault="001C7F75" w:rsidP="005C7F25">
      <w:pPr>
        <w:pStyle w:val="AR6BodyText"/>
        <w:rPr>
          <w:lang w:val="en-GB" w:eastAsia="en-US"/>
        </w:rPr>
      </w:pPr>
    </w:p>
    <w:p w14:paraId="0E3D6328" w14:textId="77777777" w:rsidR="00834757" w:rsidRPr="001E7A27" w:rsidRDefault="00834757" w:rsidP="005C7F25">
      <w:pPr>
        <w:pStyle w:val="AR6BodyText"/>
        <w:rPr>
          <w:b/>
          <w:bCs/>
          <w:lang w:val="en-GB" w:eastAsia="en-US"/>
        </w:rPr>
      </w:pPr>
      <w:r w:rsidRPr="001E7A27">
        <w:rPr>
          <w:b/>
          <w:bCs/>
          <w:lang w:val="en-GB" w:eastAsia="en-US"/>
        </w:rPr>
        <w:t>[START CROSS-CHAPTER BOX 5.3]</w:t>
      </w:r>
    </w:p>
    <w:p w14:paraId="64119DC4" w14:textId="77777777" w:rsidR="00834757" w:rsidRPr="001E7A27" w:rsidRDefault="00834757" w:rsidP="005C7F25">
      <w:pPr>
        <w:pStyle w:val="AR6BodyText"/>
        <w:rPr>
          <w:lang w:val="en-GB" w:eastAsia="en-US"/>
        </w:rPr>
      </w:pPr>
    </w:p>
    <w:p w14:paraId="15C6369B" w14:textId="101FC2A0" w:rsidR="009D3DF4" w:rsidRPr="001E7A27" w:rsidRDefault="009D3DF4" w:rsidP="005C7F25">
      <w:pPr>
        <w:pStyle w:val="AR6Chap5Cross-ChapterBox"/>
        <w:shd w:val="clear" w:color="auto" w:fill="DEEAF6" w:themeFill="accent1" w:themeFillTint="33"/>
        <w:rPr>
          <w:rFonts w:eastAsia="Calibri"/>
          <w:lang w:val="en-GB"/>
        </w:rPr>
      </w:pPr>
      <w:bookmarkStart w:id="5202" w:name="_Toc70535721"/>
      <w:r w:rsidRPr="001E7A27">
        <w:rPr>
          <w:rFonts w:eastAsia="Calibri"/>
          <w:lang w:val="en-GB"/>
        </w:rPr>
        <w:t xml:space="preserve">The Ocean </w:t>
      </w:r>
      <w:commentRangeStart w:id="5203"/>
      <w:commentRangeStart w:id="5204"/>
      <w:r w:rsidRPr="001E7A27">
        <w:rPr>
          <w:rFonts w:eastAsia="Calibri"/>
          <w:lang w:val="en-GB"/>
        </w:rPr>
        <w:t>Carbon</w:t>
      </w:r>
      <w:ins w:id="5205" w:author="Tom Maycock" w:date="2021-09-09T16:30:00Z">
        <w:r w:rsidR="003444C6">
          <w:rPr>
            <w:rFonts w:eastAsia="Calibri"/>
            <w:lang w:val="en-GB"/>
          </w:rPr>
          <w:t>–</w:t>
        </w:r>
      </w:ins>
      <w:del w:id="5206" w:author="Tom Maycock" w:date="2021-09-09T16:30:00Z">
        <w:r w:rsidRPr="001E7A27" w:rsidDel="003444C6">
          <w:rPr>
            <w:rFonts w:eastAsia="Calibri"/>
            <w:lang w:val="en-GB"/>
          </w:rPr>
          <w:delText>-</w:delText>
        </w:r>
      </w:del>
      <w:r w:rsidRPr="001E7A27">
        <w:rPr>
          <w:rFonts w:eastAsia="Calibri"/>
          <w:lang w:val="en-GB"/>
        </w:rPr>
        <w:t xml:space="preserve">Heat </w:t>
      </w:r>
      <w:commentRangeEnd w:id="5203"/>
      <w:r w:rsidR="008D5E4A" w:rsidRPr="001E7A27">
        <w:rPr>
          <w:rStyle w:val="CommentReference"/>
          <w:rFonts w:eastAsia="Times New Roman" w:cstheme="minorBidi"/>
          <w:b w:val="0"/>
          <w:lang w:val="en-GB" w:eastAsia="fr-FR"/>
        </w:rPr>
        <w:commentReference w:id="5203"/>
      </w:r>
      <w:commentRangeEnd w:id="5204"/>
      <w:r w:rsidR="003444C6">
        <w:rPr>
          <w:rStyle w:val="CommentReference"/>
          <w:rFonts w:eastAsia="Times New Roman" w:cstheme="minorBidi"/>
          <w:b w:val="0"/>
          <w:lang w:val="en-GB" w:eastAsia="fr-FR"/>
        </w:rPr>
        <w:commentReference w:id="5204"/>
      </w:r>
      <w:r w:rsidRPr="001E7A27">
        <w:rPr>
          <w:rFonts w:eastAsia="Calibri"/>
          <w:lang w:val="en-GB"/>
        </w:rPr>
        <w:t>Nexus and Climate Change Commitment</w:t>
      </w:r>
      <w:bookmarkEnd w:id="5202"/>
    </w:p>
    <w:p w14:paraId="232F1304" w14:textId="12DA0FF4" w:rsidR="004A4FD2" w:rsidRPr="001E7A27" w:rsidRDefault="004A4FD2" w:rsidP="007E30DE">
      <w:pPr>
        <w:pStyle w:val="AR6BodyText"/>
        <w:shd w:val="clear" w:color="auto" w:fill="DEEAF6" w:themeFill="accent1" w:themeFillTint="33"/>
        <w:rPr>
          <w:rFonts w:eastAsia="Calibri"/>
          <w:b/>
          <w:lang w:val="en-GB"/>
        </w:rPr>
      </w:pPr>
    </w:p>
    <w:p w14:paraId="6A7AAAE7" w14:textId="50D401E2" w:rsidR="009D3DF4" w:rsidRPr="001E7A27" w:rsidRDefault="008830F7" w:rsidP="007E30DE">
      <w:pPr>
        <w:pStyle w:val="AR6BodyText"/>
        <w:shd w:val="clear" w:color="auto" w:fill="DEEAF6" w:themeFill="accent1" w:themeFillTint="33"/>
        <w:rPr>
          <w:rFonts w:eastAsia="Calibri"/>
          <w:b/>
          <w:lang w:val="en-GB"/>
        </w:rPr>
      </w:pPr>
      <w:r w:rsidRPr="001E7A27">
        <w:rPr>
          <w:rFonts w:eastAsia="Calibri"/>
          <w:b/>
          <w:lang w:val="en-GB"/>
        </w:rPr>
        <w:t>Contributors:</w:t>
      </w:r>
      <w:r w:rsidR="009D3DF4" w:rsidRPr="001E7A27">
        <w:rPr>
          <w:rFonts w:eastAsia="Calibri"/>
          <w:lang w:val="en-GB"/>
        </w:rPr>
        <w:t xml:space="preserve"> </w:t>
      </w:r>
      <w:r w:rsidR="00435BD1" w:rsidRPr="001E7A27">
        <w:rPr>
          <w:rFonts w:eastAsia="Calibri"/>
          <w:lang w:val="en-GB"/>
        </w:rPr>
        <w:t xml:space="preserve">Pedro M.S. Monteiro </w:t>
      </w:r>
      <w:r w:rsidR="00435BD1" w:rsidRPr="001E7A27">
        <w:rPr>
          <w:lang w:val="en-GB"/>
        </w:rPr>
        <w:t>(South Africa)</w:t>
      </w:r>
      <w:r w:rsidR="00435BD1" w:rsidRPr="001E7A27">
        <w:rPr>
          <w:rFonts w:eastAsia="Calibri"/>
          <w:lang w:val="en-GB"/>
        </w:rPr>
        <w:t>, Jean-Baptiste Sallée (France),</w:t>
      </w:r>
      <w:r w:rsidR="00435BD1" w:rsidRPr="001E7A27">
        <w:rPr>
          <w:rFonts w:eastAsia="Calibri"/>
          <w:b/>
          <w:lang w:val="en-GB"/>
        </w:rPr>
        <w:t xml:space="preserve"> </w:t>
      </w:r>
      <w:r w:rsidR="00D0356A" w:rsidRPr="001E7A27">
        <w:rPr>
          <w:rFonts w:eastAsia="Calibri"/>
          <w:lang w:val="en-GB"/>
        </w:rPr>
        <w:t>Piers Foster</w:t>
      </w:r>
      <w:r w:rsidR="003E6FE2" w:rsidRPr="001E7A27">
        <w:rPr>
          <w:rFonts w:eastAsia="Calibri"/>
          <w:lang w:val="en-GB"/>
        </w:rPr>
        <w:t xml:space="preserve"> (</w:t>
      </w:r>
      <w:r w:rsidR="008102D9" w:rsidRPr="001E7A27">
        <w:rPr>
          <w:lang w:val="en-GB"/>
        </w:rPr>
        <w:t>United Kingdom</w:t>
      </w:r>
      <w:r w:rsidR="003E6FE2" w:rsidRPr="001E7A27">
        <w:rPr>
          <w:rFonts w:eastAsia="Calibri"/>
          <w:lang w:val="en-GB"/>
        </w:rPr>
        <w:t>)</w:t>
      </w:r>
      <w:r w:rsidR="00D0356A" w:rsidRPr="001E7A27">
        <w:rPr>
          <w:rFonts w:eastAsia="Calibri"/>
          <w:lang w:val="en-GB"/>
        </w:rPr>
        <w:t xml:space="preserve">, Baylor </w:t>
      </w:r>
      <w:r w:rsidR="009D3DF4" w:rsidRPr="001E7A27">
        <w:rPr>
          <w:rFonts w:eastAsia="Calibri"/>
          <w:lang w:val="en-GB"/>
        </w:rPr>
        <w:t>Fox-Kemper</w:t>
      </w:r>
      <w:r w:rsidR="002C36A7" w:rsidRPr="001E7A27">
        <w:rPr>
          <w:rFonts w:eastAsia="Calibri"/>
          <w:lang w:val="en-GB"/>
        </w:rPr>
        <w:t xml:space="preserve"> (</w:t>
      </w:r>
      <w:r w:rsidR="008102D9" w:rsidRPr="001E7A27">
        <w:rPr>
          <w:lang w:val="en-GB"/>
        </w:rPr>
        <w:t>United States of America</w:t>
      </w:r>
      <w:r w:rsidR="002C36A7" w:rsidRPr="001E7A27">
        <w:rPr>
          <w:rFonts w:eastAsia="Calibri"/>
          <w:lang w:val="en-GB"/>
        </w:rPr>
        <w:t>)</w:t>
      </w:r>
      <w:r w:rsidR="009D3DF4" w:rsidRPr="001E7A27">
        <w:rPr>
          <w:rFonts w:eastAsia="Calibri"/>
          <w:lang w:val="en-GB"/>
        </w:rPr>
        <w:t xml:space="preserve">, </w:t>
      </w:r>
      <w:r w:rsidR="00D0356A" w:rsidRPr="001E7A27">
        <w:rPr>
          <w:rFonts w:eastAsia="Calibri"/>
          <w:lang w:val="en-GB"/>
        </w:rPr>
        <w:t xml:space="preserve">Helen </w:t>
      </w:r>
      <w:r w:rsidR="008102D9" w:rsidRPr="001E7A27">
        <w:rPr>
          <w:rFonts w:eastAsia="Calibri"/>
          <w:lang w:val="en-GB"/>
        </w:rPr>
        <w:t xml:space="preserve">T. </w:t>
      </w:r>
      <w:r w:rsidR="00D0356A" w:rsidRPr="001E7A27">
        <w:rPr>
          <w:rFonts w:eastAsia="Calibri"/>
          <w:lang w:val="en-GB"/>
        </w:rPr>
        <w:t>Hewitt</w:t>
      </w:r>
      <w:r w:rsidR="003E6FE2" w:rsidRPr="001E7A27">
        <w:rPr>
          <w:rFonts w:eastAsia="Calibri"/>
          <w:lang w:val="en-GB"/>
        </w:rPr>
        <w:t xml:space="preserve"> (</w:t>
      </w:r>
      <w:r w:rsidR="008102D9" w:rsidRPr="001E7A27">
        <w:rPr>
          <w:lang w:val="en-GB"/>
        </w:rPr>
        <w:t>United Kingdom</w:t>
      </w:r>
      <w:r w:rsidR="003E6FE2" w:rsidRPr="001E7A27">
        <w:rPr>
          <w:rFonts w:eastAsia="Calibri"/>
          <w:lang w:val="en-GB"/>
        </w:rPr>
        <w:t>)</w:t>
      </w:r>
      <w:r w:rsidR="00EB261C" w:rsidRPr="001E7A27">
        <w:rPr>
          <w:rFonts w:eastAsia="Calibri"/>
          <w:lang w:val="en-GB"/>
        </w:rPr>
        <w:t>, Masao Ishii</w:t>
      </w:r>
      <w:r w:rsidR="003E6FE2" w:rsidRPr="001E7A27">
        <w:rPr>
          <w:rFonts w:eastAsia="Calibri"/>
          <w:lang w:val="en-GB"/>
        </w:rPr>
        <w:t xml:space="preserve"> (Japan)</w:t>
      </w:r>
      <w:r w:rsidR="009D3DF4" w:rsidRPr="001E7A27">
        <w:rPr>
          <w:rFonts w:eastAsia="Calibri"/>
          <w:lang w:val="en-GB"/>
        </w:rPr>
        <w:t xml:space="preserve">, </w:t>
      </w:r>
      <w:r w:rsidR="00D0356A" w:rsidRPr="001E7A27">
        <w:rPr>
          <w:rFonts w:eastAsia="Calibri"/>
          <w:lang w:val="en-GB"/>
        </w:rPr>
        <w:t>Joeri Rogelj</w:t>
      </w:r>
      <w:r w:rsidR="003E6FE2" w:rsidRPr="001E7A27">
        <w:rPr>
          <w:rFonts w:eastAsia="Calibri"/>
          <w:lang w:val="en-GB"/>
        </w:rPr>
        <w:t xml:space="preserve"> (</w:t>
      </w:r>
      <w:r w:rsidR="008102D9" w:rsidRPr="001E7A27">
        <w:rPr>
          <w:lang w:val="en-GB"/>
        </w:rPr>
        <w:t>United Kingdom</w:t>
      </w:r>
      <w:r w:rsidR="008102D9" w:rsidRPr="001E7A27">
        <w:rPr>
          <w:rFonts w:eastAsia="Calibri"/>
          <w:lang w:val="en-GB"/>
        </w:rPr>
        <w:t>/</w:t>
      </w:r>
      <w:r w:rsidR="003E6FE2" w:rsidRPr="001E7A27">
        <w:rPr>
          <w:rFonts w:eastAsia="Calibri"/>
          <w:lang w:val="en-GB"/>
        </w:rPr>
        <w:t>Belgium)</w:t>
      </w:r>
      <w:r w:rsidR="009D3DF4" w:rsidRPr="001E7A27">
        <w:rPr>
          <w:rFonts w:eastAsia="Calibri"/>
          <w:lang w:val="en-GB"/>
        </w:rPr>
        <w:t xml:space="preserve">, </w:t>
      </w:r>
      <w:r w:rsidR="00D0356A" w:rsidRPr="001E7A27">
        <w:rPr>
          <w:rFonts w:eastAsia="Calibri"/>
          <w:lang w:val="en-GB"/>
        </w:rPr>
        <w:t>Kirsten Zickfeld</w:t>
      </w:r>
      <w:r w:rsidR="009D3DF4" w:rsidRPr="001E7A27">
        <w:rPr>
          <w:rFonts w:eastAsia="Calibri"/>
          <w:lang w:val="en-GB"/>
        </w:rPr>
        <w:t xml:space="preserve"> </w:t>
      </w:r>
      <w:r w:rsidR="002C36A7" w:rsidRPr="001E7A27">
        <w:rPr>
          <w:rFonts w:eastAsia="Calibri"/>
          <w:lang w:val="en-GB"/>
        </w:rPr>
        <w:t>(Canada/Germany)</w:t>
      </w:r>
    </w:p>
    <w:p w14:paraId="081FCAED" w14:textId="77777777" w:rsidR="009D3DF4" w:rsidRPr="001E7A27" w:rsidRDefault="009D3DF4" w:rsidP="007E30DE">
      <w:pPr>
        <w:pStyle w:val="AR6BodyText"/>
        <w:shd w:val="clear" w:color="auto" w:fill="DEEAF6" w:themeFill="accent1" w:themeFillTint="33"/>
        <w:rPr>
          <w:rFonts w:eastAsia="Calibri"/>
          <w:highlight w:val="yellow"/>
          <w:lang w:val="en-GB"/>
        </w:rPr>
      </w:pPr>
    </w:p>
    <w:p w14:paraId="46B8A02B" w14:textId="77777777" w:rsidR="009D3DF4" w:rsidRPr="001E7A27" w:rsidRDefault="009D3DF4" w:rsidP="005C7F25">
      <w:pPr>
        <w:pStyle w:val="AR6BodyText"/>
        <w:shd w:val="clear" w:color="auto" w:fill="DEEAF6" w:themeFill="accent1" w:themeFillTint="33"/>
        <w:rPr>
          <w:rFonts w:eastAsia="Calibri"/>
          <w:i/>
          <w:lang w:val="en-GB"/>
        </w:rPr>
      </w:pPr>
      <w:r w:rsidRPr="001E7A27">
        <w:rPr>
          <w:rFonts w:eastAsia="Calibri"/>
          <w:i/>
          <w:lang w:val="en-GB"/>
        </w:rPr>
        <w:t>Context</w:t>
      </w:r>
    </w:p>
    <w:p w14:paraId="33E562B2" w14:textId="77777777" w:rsidR="009D3DF4" w:rsidRPr="001E7A27" w:rsidRDefault="009D3DF4" w:rsidP="005C7F25">
      <w:pPr>
        <w:pStyle w:val="AR6BodyText"/>
        <w:shd w:val="clear" w:color="auto" w:fill="DEEAF6" w:themeFill="accent1" w:themeFillTint="33"/>
        <w:rPr>
          <w:rFonts w:eastAsia="Calibri"/>
          <w:lang w:val="en-GB"/>
        </w:rPr>
      </w:pPr>
    </w:p>
    <w:p w14:paraId="02080EAD" w14:textId="5D2135A2" w:rsidR="009D3DF4" w:rsidRPr="001E7A27" w:rsidRDefault="009D3DF4" w:rsidP="005C7F25">
      <w:pPr>
        <w:pStyle w:val="AR6BodyText"/>
        <w:shd w:val="clear" w:color="auto" w:fill="DEEAF6" w:themeFill="accent1" w:themeFillTint="33"/>
        <w:rPr>
          <w:lang w:val="en-GB"/>
        </w:rPr>
      </w:pPr>
      <w:r w:rsidRPr="001E7A27">
        <w:rPr>
          <w:rFonts w:eastAsia="Calibri"/>
          <w:lang w:val="en-GB"/>
        </w:rPr>
        <w:t>In the past 60 years</w:t>
      </w:r>
      <w:ins w:id="5207" w:author="Soapbox" w:date="2021-07-22T02:56:00Z">
        <w:r w:rsidR="00CC3816" w:rsidRPr="001E7A27">
          <w:rPr>
            <w:rFonts w:eastAsia="Calibri"/>
            <w:lang w:val="en-GB"/>
          </w:rPr>
          <w:t>,</w:t>
        </w:r>
      </w:ins>
      <w:r w:rsidRPr="001E7A27">
        <w:rPr>
          <w:rFonts w:eastAsia="Calibri"/>
          <w:lang w:val="en-GB"/>
        </w:rPr>
        <w:t xml:space="preserve"> the ocean has taken up and stored 23 ± 5% of anthropogenic carbon emissions (</w:t>
      </w:r>
      <w:r w:rsidRPr="001E7A27">
        <w:rPr>
          <w:rFonts w:eastAsia="Calibri"/>
          <w:i/>
          <w:lang w:val="en-GB"/>
        </w:rPr>
        <w:t>medium confidence</w:t>
      </w:r>
      <w:del w:id="5208" w:author="Ian Blenkinsop" w:date="2021-07-28T14:50:00Z">
        <w:r w:rsidRPr="001E7A27" w:rsidDel="00A97338">
          <w:rPr>
            <w:rFonts w:eastAsia="Calibri"/>
            <w:lang w:val="en-GB"/>
          </w:rPr>
          <w:delText>;</w:delText>
        </w:r>
      </w:del>
      <w:ins w:id="5209" w:author="Ian Blenkinsop" w:date="2021-07-28T14:50:00Z">
        <w:r w:rsidR="00A97338" w:rsidRPr="001E7A27">
          <w:rPr>
            <w:rFonts w:eastAsia="Calibri"/>
            <w:lang w:val="en-GB"/>
          </w:rPr>
          <w:t>)</w:t>
        </w:r>
      </w:ins>
      <w:r w:rsidRPr="001E7A27">
        <w:rPr>
          <w:rFonts w:eastAsia="Calibri"/>
          <w:lang w:val="en-GB"/>
        </w:rPr>
        <w:t xml:space="preserve"> </w:t>
      </w:r>
      <w:ins w:id="5210" w:author="Ian Blenkinsop" w:date="2021-07-28T14:50:00Z">
        <w:r w:rsidR="00A97338" w:rsidRPr="001E7A27">
          <w:rPr>
            <w:rFonts w:eastAsia="Calibri"/>
            <w:lang w:val="en-GB"/>
          </w:rPr>
          <w:t>(</w:t>
        </w:r>
      </w:ins>
      <w:r w:rsidRPr="001E7A27">
        <w:rPr>
          <w:rFonts w:eastAsia="Calibri"/>
          <w:lang w:val="en-GB"/>
        </w:rPr>
        <w:t>Section 5.2.1.3) as well as more than 90% of the heat that has accumulated in the Earth system (referred to as excess heat) since the 1970s (Sections 7.2.2, 9.2.2</w:t>
      </w:r>
      <w:del w:id="5211" w:author="Ian Blenkinsop" w:date="2021-07-28T14:50:00Z">
        <w:r w:rsidRPr="001E7A27" w:rsidDel="00A97338">
          <w:rPr>
            <w:rFonts w:eastAsia="Calibri"/>
            <w:lang w:val="en-GB"/>
          </w:rPr>
          <w:delText xml:space="preserve">, </w:delText>
        </w:r>
      </w:del>
      <w:ins w:id="5212" w:author="Ian Blenkinsop" w:date="2021-07-28T14:50:00Z">
        <w:r w:rsidR="00A97338" w:rsidRPr="001E7A27">
          <w:rPr>
            <w:rFonts w:eastAsia="Calibri"/>
            <w:lang w:val="en-GB"/>
          </w:rPr>
          <w:t xml:space="preserve"> and </w:t>
        </w:r>
      </w:ins>
      <w:r w:rsidRPr="001E7A27">
        <w:rPr>
          <w:rFonts w:eastAsia="Calibri"/>
          <w:lang w:val="en-GB"/>
        </w:rPr>
        <w:t>9.2.3</w:t>
      </w:r>
      <w:del w:id="5213" w:author="Ian Blenkinsop" w:date="2021-07-28T14:50:00Z">
        <w:r w:rsidRPr="001E7A27" w:rsidDel="00A97338">
          <w:rPr>
            <w:rFonts w:eastAsia="Calibri"/>
            <w:lang w:val="en-GB"/>
          </w:rPr>
          <w:delText xml:space="preserve">; </w:delText>
        </w:r>
      </w:del>
      <w:ins w:id="5214" w:author="Ian Blenkinsop" w:date="2021-07-28T14:50:00Z">
        <w:r w:rsidR="00A97338" w:rsidRPr="001E7A27">
          <w:rPr>
            <w:rFonts w:eastAsia="Calibri"/>
            <w:lang w:val="en-GB"/>
          </w:rPr>
          <w:t xml:space="preserve">, and </w:t>
        </w:r>
      </w:ins>
      <w:r w:rsidRPr="001E7A27">
        <w:rPr>
          <w:rFonts w:eastAsia="Calibri"/>
          <w:lang w:val="en-GB"/>
        </w:rPr>
        <w:t>Box 7.2;</w:t>
      </w:r>
      <w:del w:id="5215" w:author="Soapbox" w:date="2021-07-22T02:56:00Z">
        <w:r w:rsidRPr="001E7A27" w:rsidDel="00CC3816">
          <w:rPr>
            <w:rFonts w:eastAsia="Calibri"/>
            <w:lang w:val="en-GB"/>
          </w:rPr>
          <w:delText xml:space="preserve">) </w:delText>
        </w:r>
      </w:del>
      <w:commentRangeStart w:id="5216"/>
      <w:r w:rsidR="00483FFD" w:rsidRPr="001E7A27">
        <w:rPr>
          <w:rFonts w:eastAsia="Calibri"/>
          <w:lang w:val="en-GB"/>
        </w:rPr>
        <w:fldChar w:fldCharType="begin" w:fldLock="1"/>
      </w:r>
      <w:r w:rsidR="001B061E" w:rsidRPr="001E7A27">
        <w:rPr>
          <w:rFonts w:eastAsia="Calibri"/>
          <w:lang w:val="en-GB"/>
        </w:rPr>
        <w:instrText>ADDIN CSL_CITATION { "citationItems" : [ { "id" : "ITEM-1", "itemData" : { "DOI" : "10.1146/annurev-marine-052915-100829", "ISSN" : "1941-1405", "abstract" : "Global ship-based programs, with highly accurate, full water column physical and biogeochemical observations repeated decadally since the 1970s, provide a crucial resource for documenting ocean change. The ocean, a central component of Earth's climate system, is taking up most of Earth's excess anthropogenic heat, with about 19% of this excess in the abyssal ocean beneath 2,000 m, dominated by Southern Ocean warming. The ocean also has taken up about 27% of anthropogenic carbon, resulting in acidification of the upper ocean. Increased stratification has resulted in a decline in oxygen and increase in nutrients in the Northern Hemisphere thermocline and an expansion of tropical oxygen minimum zones. Southern Hemisphere thermocline oxygen increased in the 2000s owing to stronger wind forcingand ventilation. The most recent decade of global hydrography has mapped dissolved organic carbon, a large, bioactive reservoir, for the first time and quantified its contribution to export production (?20%) and deep-ocean oxygen utilization. Ship-based measurements also show that vertical diffusivity increases from a minimum in the thermocline to a maximum within the bottom 1,500 m, shifting our physical paradigm of the ocean's overturning circulation.", "author" : [ { "dropping-particle" : "", "family" : "Talley", "given" : "L.D.", "non-dropping-particle" : "", "parse-names" : false, "suffix" : "" }, { "dropping-particle" : "", "family" : "Feely", "given" : "R.A.", "non-dropping-particle" : "", "parse-names" : false, "suffix" : "" }, { "dropping-particle" : "", "family" : "Sloyan", "given" : "B.M.", "non-dropping-particle" : "", "parse-names" : false, "suffix" : "" }, { "dropping-particle" : "", "family" : "Wanninkhof", "given" : "R", "non-dropping-particle" : "", "parse-names" : false, "suffix" : "" }, { "dropping-particle" : "", "family" : "Baringer", "given" : "M.O.", "non-dropping-particle" : "", "parse-names" : false, "suffix" : "" }, { "dropping-particle" : "", "family" : "Bullister", "given" : "J.L.", "non-dropping-particle" : "", "parse-names" : false, "suffix" : "" }, { "dropping-particle" : "", "family" : "Carlson", "given" : "C.A.", "non-dropping-particle" : "", "parse-names" : false, "suffix" : "" }, { "dropping-particle" : "", "family" : "Doney", "given" : "S.C.", "non-dropping-particle" : "", "parse-names" : false, "suffix" : "" }, { "dropping-particle" : "", "family" : "Fine", "given" : "R.A.", "non-dropping-particle" : "", "parse-names" : false, "suffix" : "" }, { "dropping-particle" : "", "family" : "Firing", "given" : "E", "non-dropping-particle" : "", "parse-names" : false, "suffix" : "" }, { "dropping-particle" : "", "family" : "Gruber", "given" : "N", "non-dropping-particle" : "", "parse-names" : false, "suffix" : "" }, { "dropping-particle" : "", "family" : "Hansell", "given" : "D.A.", "non-dropping-particle" : "", "parse-names" : false, "suffix" : "" }, { "dropping-particle" : "", "family" : "Ishii", "given" : "M", "non-dropping-particle" : "", "parse-names" : false, "suffix" : "" }, { "dropping-particle" : "", "family" : "Johnson", "given" : "G.C.", "non-dropping-particle" : "", "parse-names" : false, "suffix" : "" }, { "dropping-particle" : "", "family" : "Katsumata", "given" : "K", "non-dropping-particle" : "", "parse-names" : false, "suffix" : "" }, { "dropping-particle" : "", "family" : "Key", "given" : "R.M.", "non-dropping-particle" : "", "parse-names" : false, "suffix" : "" }, { "dropping-particle" : "", "family" : "Kramp", "given" : "M", "non-dropping-particle" : "", "parse-names" : false, "suffix" : "" }, { "dropping-particle" : "", "family" : "Langdon", "given" : "C", "non-dropping-particle" : "", "parse-names" : false, "suffix" : "" }, { "dropping-particle" : "", "family" : "Macdonald", "given" : "A.M.", "non-dropping-particle" : "", "parse-names" : false, "suffix" : "" }, { "dropping-particle" : "", "family" : "Mathis", "given" : "J.T.", "non-dropping-particle" : "", "parse-names" : false, "suffix" : "" }, { "dropping-particle" : "", "family" : "McDonagh", "given" : "E.L.", "non-dropping-particle" : "", "parse-names" : false, "suffix" : "" }, { "dropping-particle" : "", "family" : "Mecking", "given" : "S", "non-dropping-particle" : "", "parse-names" : false, "suffix" : "" }, { "dropping-particle" : "", "family" : "Millero", "given" : "F.J.", "non-dropping-particle" : "", "parse-names" : false, "suffix" : "" }, { "dropping-particle" : "", "family" : "Mordy", "given" : "C.W.", "non-dropping-particle" : "", "parse-names" : false, "suffix" : "" }, { "dropping-particle" : "", "family" : "Nakano", "given" : "T", "non-dropping-particle" : "", "parse-names" : false, "suffix" : "" }, { "dropping-particle" : "", "family" : "Sabine", "given" : "C.L.", "non-dropping-particle" : "", "parse-names" : false, "suffix" : "" }, { "dropping-particle" : "", "family" : "Smethie", "given" : "W.M.", "non-dropping-particle" : "", "parse-names" : false, "suffix" : "" }, { "dropping-particle" : "", "family" : "Swift", "given" : "J.H.", "non-dropping-particle" : "", "parse-names" : false, "suffix" : "" }, { "dropping-particle" : "", "family" : "Tanhua", "given" : "T", "non-dropping-particle" : "", "parse-names" : false, "suffix" : "" }, { "dropping-particle" : "", "family" : "Thurnherr", "given" : "A.M.", "non-dropping-particle" : "", "parse-names" : false, "suffix" : "" }, { "dropping-particle" : "", "family" : "Warner", "given" : "M.J.", "non-dropping-particle" : "", "parse-names" : false, "suffix" : "" }, { "dropping-particle" : "", "family" : "Zhang", "given" : "J.-Z.", "non-dropping-particle" : "", "parse-names" : false, "suffix" : "" } ], "container-title" : "Annual Review of Marine Science", "id" : "ITEM-1", "issue" : "1", "issued" : { "date-parts" : [ [ "2016", "1", "3" ] ] }, "note" : "doi: 10.1146/annurev-marine-052915-100829", "page" : "185-215", "publisher" : "Annual Reviews", "title" : "Changes in Ocean Heat, Carbon Content, and Ventilation: A Review of the First Decade of GO-SHIP Global Repeat Hydrography", "translator" : [ { "dropping-particle" : "", "family" : "L3962", "given" : "", "non-dropping-particle" : "", "parse-names" : false, "suffix" : "" } ], "type" : "article-journal", "volume" : "8" }, "uris" : [ "http://www.mendeley.com/documents/?uuid=cd902a06-bd0b-3253-bf78-9e0a51a913c3" ] }, { "id" : "ITEM-2",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"ITEM-2",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"id" : "ITEM-3",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"ITEM-3",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"ITEM-4",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"ITEM-4",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"(Fr\u00f6licher et al., 2015; Talley et al., 2016; Gruber et al., 2019a; Hauck et al., 2020)", "plainTextFormattedCitation" : "(Fr\u00f6licher et al., 2015; Talley et al., 2016; Gruber et al., 2019a; Hauck et al., 2020)", "previouslyFormattedCitation" : "(Fr\u00f6licher et al., 2015; Talley et al., 2016; Gruber et al., 2019a; Hauck et al., 2020)" }, "properties" : { "noteIndex" : 0 }, "schema" : "https://github.com/citation-style-language/schema/raw/master/csl-citation.json" }</w:instrText>
      </w:r>
      <w:r w:rsidR="00483FFD" w:rsidRPr="001E7A27">
        <w:rPr>
          <w:rFonts w:eastAsia="Calibri"/>
          <w:lang w:val="en-GB"/>
        </w:rPr>
        <w:fldChar w:fldCharType="separate"/>
      </w:r>
      <w:ins w:id="5217" w:author="Soapbox" w:date="2021-07-22T02:56:00Z">
        <w:r w:rsidR="00CC3816" w:rsidRPr="001E7A27">
          <w:rPr>
            <w:rFonts w:eastAsia="Calibri"/>
            <w:noProof/>
            <w:lang w:val="en-GB"/>
          </w:rPr>
          <w:t xml:space="preserve"> </w:t>
        </w:r>
      </w:ins>
      <w:del w:id="5218" w:author="Soapbox" w:date="2021-07-22T02:56:00Z">
        <w:r w:rsidR="00025FA2" w:rsidRPr="001E7A27" w:rsidDel="00CC3816">
          <w:rPr>
            <w:rFonts w:eastAsia="Calibri"/>
            <w:noProof/>
            <w:lang w:val="en-GB"/>
          </w:rPr>
          <w:delText>(</w:delText>
        </w:r>
      </w:del>
      <w:r w:rsidR="00025FA2" w:rsidRPr="001E7A27">
        <w:rPr>
          <w:rFonts w:eastAsia="Calibri"/>
          <w:noProof/>
          <w:lang w:val="en-GB"/>
        </w:rPr>
        <w:t>Frölicher et al., 2015; Talley et al., 2016; Gruber et al., 2019</w:t>
      </w:r>
      <w:ins w:id="5219" w:author="Robin Matthews" w:date="2021-06-17T18:25:00Z">
        <w:r w:rsidR="00323BDC" w:rsidRPr="001E7A27">
          <w:rPr>
            <w:rFonts w:eastAsia="Calibri"/>
            <w:noProof/>
            <w:lang w:val="en-GB"/>
          </w:rPr>
          <w:t>b</w:t>
        </w:r>
      </w:ins>
      <w:del w:id="5220" w:author="Robin Matthews" w:date="2021-06-17T18:25:00Z">
        <w:r w:rsidR="00025FA2" w:rsidRPr="001E7A27" w:rsidDel="00323BDC">
          <w:rPr>
            <w:rFonts w:eastAsia="Calibri"/>
            <w:noProof/>
            <w:lang w:val="en-GB"/>
          </w:rPr>
          <w:delText>a</w:delText>
        </w:r>
      </w:del>
      <w:r w:rsidR="00025FA2" w:rsidRPr="001E7A27">
        <w:rPr>
          <w:rFonts w:eastAsia="Calibri"/>
          <w:noProof/>
          <w:lang w:val="en-GB"/>
        </w:rPr>
        <w:t>; Hauck et al., 2020)</w:t>
      </w:r>
      <w:r w:rsidR="00483FFD" w:rsidRPr="001E7A27">
        <w:rPr>
          <w:rFonts w:eastAsia="Calibri"/>
          <w:lang w:val="en-GB"/>
        </w:rPr>
        <w:fldChar w:fldCharType="end"/>
      </w:r>
      <w:commentRangeEnd w:id="5216"/>
      <w:r w:rsidR="00025FA2" w:rsidRPr="001E7A27">
        <w:rPr>
          <w:rStyle w:val="CommentReference"/>
          <w:lang w:val="en-GB"/>
        </w:rPr>
        <w:commentReference w:id="5216"/>
      </w:r>
      <w:r w:rsidR="00483FFD" w:rsidRPr="001E7A27">
        <w:rPr>
          <w:rFonts w:eastAsia="Calibri"/>
          <w:lang w:val="en-GB"/>
        </w:rPr>
        <w:t xml:space="preserve">. </w:t>
      </w:r>
      <w:r w:rsidRPr="001E7A27">
        <w:rPr>
          <w:rFonts w:eastAsia="Calibri"/>
          <w:lang w:val="en-GB"/>
        </w:rPr>
        <w:t>The interplay between heat and CO</w:t>
      </w:r>
      <w:r w:rsidRPr="001E7A27">
        <w:rPr>
          <w:rFonts w:eastAsia="Calibri"/>
          <w:vertAlign w:val="subscript"/>
          <w:lang w:val="en-GB"/>
        </w:rPr>
        <w:t>2</w:t>
      </w:r>
      <w:r w:rsidRPr="001E7A27">
        <w:rPr>
          <w:rFonts w:eastAsia="Calibri"/>
          <w:lang w:val="en-GB"/>
        </w:rPr>
        <w:t xml:space="preserve"> uptake by the ocean has </w:t>
      </w:r>
      <w:del w:id="5221" w:author="Soapbox" w:date="2021-07-22T02:57:00Z">
        <w:r w:rsidRPr="001E7A27" w:rsidDel="00CC3816">
          <w:rPr>
            <w:rFonts w:eastAsia="Calibri"/>
            <w:lang w:val="en-GB"/>
          </w:rPr>
          <w:delText xml:space="preserve">not only </w:delText>
        </w:r>
      </w:del>
      <w:r w:rsidRPr="001E7A27">
        <w:rPr>
          <w:rFonts w:eastAsia="Calibri"/>
          <w:lang w:val="en-GB"/>
        </w:rPr>
        <w:t>played a major role in slowing the rate of global warming</w:t>
      </w:r>
      <w:ins w:id="5222" w:author="Soapbox" w:date="2021-07-22T02:57:00Z">
        <w:r w:rsidR="00CC3816" w:rsidRPr="001E7A27">
          <w:rPr>
            <w:rFonts w:eastAsia="Calibri"/>
            <w:lang w:val="en-GB"/>
          </w:rPr>
          <w:t>, and also</w:t>
        </w:r>
      </w:ins>
      <w:del w:id="5223" w:author="Soapbox" w:date="2021-07-22T02:57:00Z">
        <w:r w:rsidRPr="001E7A27" w:rsidDel="00CC3816">
          <w:rPr>
            <w:rFonts w:eastAsia="Calibri"/>
            <w:lang w:val="en-GB"/>
          </w:rPr>
          <w:delText xml:space="preserve"> but</w:delText>
        </w:r>
      </w:del>
      <w:r w:rsidRPr="001E7A27">
        <w:rPr>
          <w:rFonts w:eastAsia="Calibri"/>
          <w:lang w:val="en-GB"/>
        </w:rPr>
        <w:t xml:space="preserve"> provides a first order influence in determining the unique properties of a metric of the coupled climate</w:t>
      </w:r>
      <w:ins w:id="5224" w:author="Tom Maycock" w:date="2021-09-09T15:22:00Z">
        <w:r w:rsidR="00D74675">
          <w:rPr>
            <w:rFonts w:eastAsia="Calibri"/>
            <w:lang w:val="en-GB"/>
          </w:rPr>
          <w:t>–</w:t>
        </w:r>
      </w:ins>
      <w:del w:id="5225" w:author="Tom Maycock" w:date="2021-09-09T15:22:00Z">
        <w:r w:rsidRPr="001E7A27" w:rsidDel="00D74675">
          <w:rPr>
            <w:rFonts w:eastAsia="Calibri"/>
            <w:lang w:val="en-GB"/>
          </w:rPr>
          <w:delText>-</w:delText>
        </w:r>
      </w:del>
      <w:r w:rsidRPr="001E7A27">
        <w:rPr>
          <w:rFonts w:eastAsia="Calibri"/>
          <w:lang w:val="en-GB"/>
        </w:rPr>
        <w:t>carbon cycle response</w:t>
      </w:r>
      <w:ins w:id="5226" w:author="Soapbox" w:date="2021-07-22T02:57:00Z">
        <w:r w:rsidR="00CC3816" w:rsidRPr="001E7A27">
          <w:rPr>
            <w:rFonts w:eastAsia="Calibri"/>
            <w:lang w:val="en-GB"/>
          </w:rPr>
          <w:t xml:space="preserve"> </w:t>
        </w:r>
        <w:r w:rsidR="00CC3816" w:rsidRPr="001E7A27">
          <w:rPr>
            <w:rFonts w:eastAsia="Calibri" w:cs="Times New Roman"/>
            <w:lang w:val="en-GB"/>
          </w:rPr>
          <w:t>–</w:t>
        </w:r>
        <w:del w:id="5227" w:author="Ian Blenkinsop" w:date="2021-07-28T14:51:00Z">
          <w:r w:rsidR="00CC3816" w:rsidRPr="001E7A27" w:rsidDel="00A97338">
            <w:rPr>
              <w:rFonts w:eastAsia="Calibri"/>
              <w:lang w:val="en-GB"/>
            </w:rPr>
            <w:delText xml:space="preserve"> </w:delText>
          </w:r>
        </w:del>
      </w:ins>
      <w:del w:id="5228" w:author="Soapbox" w:date="2021-07-22T02:57:00Z">
        <w:r w:rsidRPr="001E7A27" w:rsidDel="00CC3816">
          <w:rPr>
            <w:rFonts w:eastAsia="Calibri"/>
            <w:lang w:val="en-GB"/>
          </w:rPr>
          <w:delText>,</w:delText>
        </w:r>
      </w:del>
      <w:r w:rsidRPr="001E7A27">
        <w:rPr>
          <w:rFonts w:eastAsia="Calibri"/>
          <w:lang w:val="en-GB"/>
        </w:rPr>
        <w:t xml:space="preserve"> </w:t>
      </w:r>
      <w:r w:rsidR="00483FFD" w:rsidRPr="001E7A27">
        <w:rPr>
          <w:rFonts w:eastAsia="Calibri"/>
          <w:lang w:val="en-GB"/>
        </w:rPr>
        <w:t>t</w:t>
      </w:r>
      <w:r w:rsidRPr="001E7A27">
        <w:rPr>
          <w:rFonts w:eastAsia="Calibri"/>
          <w:lang w:val="en-GB"/>
        </w:rPr>
        <w:t xml:space="preserve">ransient </w:t>
      </w:r>
      <w:r w:rsidR="00483FFD" w:rsidRPr="001E7A27">
        <w:rPr>
          <w:rFonts w:eastAsia="Calibri"/>
          <w:lang w:val="en-GB"/>
        </w:rPr>
        <w:t>c</w:t>
      </w:r>
      <w:r w:rsidRPr="001E7A27">
        <w:rPr>
          <w:rFonts w:eastAsia="Calibri"/>
          <w:lang w:val="en-GB"/>
        </w:rPr>
        <w:t xml:space="preserve">limate </w:t>
      </w:r>
      <w:r w:rsidR="00483FFD" w:rsidRPr="001E7A27">
        <w:rPr>
          <w:rFonts w:eastAsia="Calibri"/>
          <w:lang w:val="en-GB"/>
        </w:rPr>
        <w:t>r</w:t>
      </w:r>
      <w:r w:rsidRPr="001E7A27">
        <w:rPr>
          <w:rFonts w:eastAsia="Calibri"/>
          <w:lang w:val="en-GB"/>
        </w:rPr>
        <w:t xml:space="preserve">esponse to cumulative </w:t>
      </w:r>
      <w:del w:id="5229" w:author="Soapbox" w:date="2021-07-22T02:58:00Z">
        <w:r w:rsidRPr="001E7A27" w:rsidDel="00CC3816">
          <w:rPr>
            <w:rFonts w:eastAsia="Calibri"/>
            <w:lang w:val="en-GB"/>
          </w:rPr>
          <w:delText xml:space="preserve">carbon </w:delText>
        </w:r>
      </w:del>
      <w:ins w:id="5230" w:author="Soapbox" w:date="2021-07-22T02:58:00Z">
        <w:r w:rsidR="00CC3816" w:rsidRPr="001E7A27">
          <w:rPr>
            <w:rFonts w:eastAsia="Calibri"/>
            <w:lang w:val="en-GB"/>
          </w:rPr>
          <w:t>CO</w:t>
        </w:r>
        <w:r w:rsidR="00CC3816" w:rsidRPr="001E7A27">
          <w:rPr>
            <w:rFonts w:eastAsia="Calibri"/>
            <w:vertAlign w:val="subscript"/>
            <w:lang w:val="en-GB"/>
          </w:rPr>
          <w:t>2</w:t>
        </w:r>
        <w:r w:rsidR="00CC3816" w:rsidRPr="001E7A27">
          <w:rPr>
            <w:rFonts w:eastAsia="Calibri"/>
            <w:lang w:val="en-GB"/>
          </w:rPr>
          <w:t xml:space="preserve"> </w:t>
        </w:r>
      </w:ins>
      <w:r w:rsidR="00483FFD" w:rsidRPr="001E7A27">
        <w:rPr>
          <w:rFonts w:eastAsia="Calibri"/>
          <w:lang w:val="en-GB"/>
        </w:rPr>
        <w:t>e</w:t>
      </w:r>
      <w:r w:rsidRPr="001E7A27">
        <w:rPr>
          <w:rFonts w:eastAsia="Calibri"/>
          <w:lang w:val="en-GB"/>
        </w:rPr>
        <w:t>missions (TCRE)</w:t>
      </w:r>
      <w:ins w:id="5231" w:author="Soapbox" w:date="2021-07-22T02:58:00Z">
        <w:r w:rsidR="00CC3816" w:rsidRPr="001E7A27">
          <w:rPr>
            <w:rFonts w:eastAsia="Calibri"/>
            <w:lang w:val="en-GB"/>
          </w:rPr>
          <w:t xml:space="preserve"> </w:t>
        </w:r>
        <w:r w:rsidR="00CC3816" w:rsidRPr="001E7A27">
          <w:rPr>
            <w:rFonts w:eastAsia="Calibri" w:cs="Times New Roman"/>
            <w:lang w:val="en-GB"/>
          </w:rPr>
          <w:t xml:space="preserve">– </w:t>
        </w:r>
      </w:ins>
      <w:del w:id="5232" w:author="Soapbox" w:date="2021-07-22T02:58:00Z">
        <w:r w:rsidRPr="001E7A27" w:rsidDel="00CC3816">
          <w:rPr>
            <w:rFonts w:eastAsia="Calibri"/>
            <w:lang w:val="en-GB"/>
          </w:rPr>
          <w:delText xml:space="preserve">, </w:delText>
        </w:r>
      </w:del>
      <w:r w:rsidRPr="001E7A27">
        <w:rPr>
          <w:rFonts w:eastAsia="Calibri"/>
          <w:lang w:val="en-GB"/>
        </w:rPr>
        <w:t>which is critical to setting the future remaining carbon emissions budget (</w:t>
      </w:r>
      <w:r w:rsidR="00483FFD" w:rsidRPr="001E7A27">
        <w:rPr>
          <w:rFonts w:eastAsia="Calibri"/>
          <w:lang w:val="en-GB"/>
        </w:rPr>
        <w:t xml:space="preserve">Sections </w:t>
      </w:r>
      <w:r w:rsidRPr="001E7A27">
        <w:rPr>
          <w:rFonts w:eastAsia="Calibri"/>
          <w:lang w:val="en-GB"/>
        </w:rPr>
        <w:t>5.5.1.3</w:t>
      </w:r>
      <w:ins w:id="5233" w:author="Ian Blenkinsop" w:date="2021-07-28T14:51:00Z">
        <w:r w:rsidR="00A97338" w:rsidRPr="001E7A27">
          <w:rPr>
            <w:rFonts w:eastAsia="Calibri"/>
            <w:lang w:val="en-GB"/>
          </w:rPr>
          <w:t xml:space="preserve"> and</w:t>
        </w:r>
      </w:ins>
      <w:del w:id="5234" w:author="Ian Blenkinsop" w:date="2021-07-28T14:51:00Z">
        <w:r w:rsidR="00483FFD" w:rsidRPr="001E7A27" w:rsidDel="00A97338">
          <w:rPr>
            <w:rFonts w:eastAsia="Calibri"/>
            <w:lang w:val="en-GB"/>
          </w:rPr>
          <w:delText>,</w:delText>
        </w:r>
      </w:del>
      <w:r w:rsidRPr="001E7A27">
        <w:rPr>
          <w:rFonts w:eastAsia="Calibri"/>
          <w:lang w:val="en-GB"/>
        </w:rPr>
        <w:t xml:space="preserve"> 5.5.4).</w:t>
      </w:r>
      <w:r w:rsidR="00483FFD" w:rsidRPr="001E7A27">
        <w:rPr>
          <w:rFonts w:eastAsia="Calibri"/>
          <w:lang w:val="en-GB"/>
        </w:rPr>
        <w:t xml:space="preserve"> </w:t>
      </w:r>
      <w:r w:rsidRPr="001E7A27">
        <w:rPr>
          <w:rFonts w:eastAsia="Calibri"/>
          <w:lang w:val="en-GB"/>
        </w:rPr>
        <w:t>This role of the ocean in the uptake of heat and anthropogenic CO</w:t>
      </w:r>
      <w:r w:rsidRPr="001E7A27">
        <w:rPr>
          <w:rFonts w:eastAsia="Calibri"/>
          <w:vertAlign w:val="subscript"/>
          <w:lang w:val="en-GB"/>
        </w:rPr>
        <w:t>2</w:t>
      </w:r>
      <w:r w:rsidRPr="001E7A27">
        <w:rPr>
          <w:rFonts w:eastAsia="Calibri"/>
          <w:lang w:val="en-GB"/>
        </w:rPr>
        <w:t xml:space="preserve"> and related feedbacks is what we term </w:t>
      </w:r>
      <w:del w:id="5235" w:author="Soapbox" w:date="2021-07-22T02:58:00Z">
        <w:r w:rsidRPr="001E7A27" w:rsidDel="00CC3816">
          <w:rPr>
            <w:rFonts w:eastAsia="Calibri"/>
            <w:lang w:val="en-GB"/>
          </w:rPr>
          <w:delText xml:space="preserve">here </w:delText>
        </w:r>
      </w:del>
      <w:r w:rsidRPr="001E7A27">
        <w:rPr>
          <w:rFonts w:eastAsia="Calibri"/>
          <w:lang w:val="en-GB"/>
        </w:rPr>
        <w:t xml:space="preserve">the </w:t>
      </w:r>
      <w:ins w:id="5236" w:author="Ian Blenkinsop" w:date="2021-07-28T14:51:00Z">
        <w:r w:rsidR="00A97338" w:rsidRPr="001E7A27">
          <w:rPr>
            <w:rFonts w:eastAsia="Calibri"/>
            <w:lang w:val="en-GB"/>
          </w:rPr>
          <w:t>‘</w:t>
        </w:r>
      </w:ins>
      <w:del w:id="5237" w:author="Soapbox" w:date="2021-07-22T02:58:00Z">
        <w:r w:rsidRPr="001E7A27" w:rsidDel="00CC3816">
          <w:rPr>
            <w:rFonts w:eastAsia="Calibri"/>
            <w:lang w:val="en-GB"/>
          </w:rPr>
          <w:delText>“</w:delText>
        </w:r>
      </w:del>
      <w:r w:rsidRPr="001E7A27">
        <w:rPr>
          <w:rFonts w:eastAsia="Calibri"/>
          <w:lang w:val="en-GB"/>
        </w:rPr>
        <w:t>Ocean Heat-Carbon Nexus</w:t>
      </w:r>
      <w:ins w:id="5238" w:author="Ian Blenkinsop" w:date="2021-07-28T14:51:00Z">
        <w:r w:rsidR="00A97338" w:rsidRPr="001E7A27">
          <w:rPr>
            <w:rFonts w:eastAsia="Calibri"/>
            <w:lang w:val="en-GB"/>
          </w:rPr>
          <w:t>’</w:t>
        </w:r>
      </w:ins>
      <w:del w:id="5239" w:author="Soapbox" w:date="2021-07-22T02:58:00Z">
        <w:r w:rsidRPr="001E7A27" w:rsidDel="00CC3816">
          <w:rPr>
            <w:rFonts w:eastAsia="Calibri"/>
            <w:lang w:val="en-GB"/>
          </w:rPr>
          <w:delText>”</w:delText>
        </w:r>
      </w:del>
      <w:r w:rsidRPr="001E7A27">
        <w:rPr>
          <w:rFonts w:eastAsia="Calibri"/>
          <w:lang w:val="en-GB"/>
        </w:rPr>
        <w:t>.  The ocean processes behind this nexus are important in shaping and understanding the near-linear relationship between cumulative CO</w:t>
      </w:r>
      <w:r w:rsidRPr="001E7A27">
        <w:rPr>
          <w:rFonts w:eastAsia="Calibri"/>
          <w:sz w:val="14"/>
          <w:szCs w:val="14"/>
          <w:vertAlign w:val="subscript"/>
          <w:lang w:val="en-GB"/>
        </w:rPr>
        <w:t>2</w:t>
      </w:r>
      <w:r w:rsidRPr="001E7A27">
        <w:rPr>
          <w:rFonts w:eastAsia="Calibri"/>
          <w:lang w:val="en-GB"/>
        </w:rPr>
        <w:t xml:space="preserve"> emissions and global warming (TCRE) as well as the uncertainties in future projections of TCRE properties</w:t>
      </w:r>
      <w:r w:rsidR="00483FFD" w:rsidRPr="001E7A27">
        <w:rPr>
          <w:rFonts w:eastAsia="Calibri"/>
          <w:lang w:val="en-GB"/>
        </w:rPr>
        <w:t xml:space="preserve"> </w:t>
      </w:r>
      <w:r w:rsidR="00483FFD" w:rsidRPr="001E7A27">
        <w:rPr>
          <w:rFonts w:eastAsia="Calibri"/>
          <w:lang w:val="en-GB"/>
        </w:rPr>
        <w:fldChar w:fldCharType="begin" w:fldLock="1"/>
      </w:r>
      <w:r w:rsidR="00747167" w:rsidRPr="001E7A27">
        <w:rPr>
          <w:rFonts w:eastAsia="Calibri"/>
          <w:lang w:val="en-GB"/>
        </w:rPr>
        <w:instrText>ADDIN CSL_CITATION { "citationItems" : [ { "id" : "ITEM-1", "itemData" : { "DOI" : "10.1088/1748-9326/11/5/055006", "ISSN" : "1748-9326", "abstract" : "Recent research has demonstrated that global mean surface air warming is approximately proportional to cumulative CO 2 emissions. This proportional relationship has received considerable attention, as it allows one to calculate the cumulative CO 2 emissions (\u2018carbon budget\u2019) compatible with temperature targets and is a useful measure for model inter-comparison. Here we use an Earth system model to explore whether this relationship persists during periods of net negative CO 2 emissions. Negative CO 2 emissions are required in the majority of emissions scenarios limiting global warming to 2 \u00b0C above pre-industrial, with emissions becoming net negative in the second half of this century in several scenarios. We find that for model simulations with a symmetric 1% per year increase and decrease in atmospheric CO 2 , the temperature change (\u0394 T ) versus cumulative CO 2 emissions (CE) relationship is nonlinear during periods of net negative emissions, owing to the lagged response of the deep ocean to previously increasing atmospheric CO 2 . When corrected for this lagged response, or if the CO 2 decline is applied after the system has equilibrated with the previous CO 2 increase, the \u0394 T versus CE relationship is close to linear during periods of net negative CO 2 emissions. A proportionality constant\u2014the transient climate response to cumulative carbon emissions (TCRE)\u2212 can therefore be calculated for both positive and net negative CO 2 emission periods. We find that in simulations with a symmetric 1% per year increase and decrease in atmospheric CO 2 the TCRE is larger on the upward than on the downward CO 2 trajectory, suggesting that positive CO 2 emissions are more effective at warming than negative emissions are at subsequently cooling. We also find that the cooling effectiveness of negative CO 2 emissions decreases if applied at higher atmospheric CO 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"ITEM-1", "issue" : "5", "issued" : { "date-parts" : [ [ "2016", "5", "1" ] ] }, "language" : "en", "page" : "055006", "publisher" : "IOP Publishing", "title" : "On the proportionality between global temperature change and cumulative CO2 emissions during periods of net negative CO2 emissions", "translator" : [ { "dropping-particle" : "", "family" : "L3743", "given" : "", "non-dropping-particle" : "", "parse-names" : false, "suffix" : "" } ], "type" : "article-journal", "volume" : "11" }, "uris" : [ "http://www.mendeley.com/documents/?uuid=13ba01b4-5ed3-4026-a932-6253b121c44d" ] }, { "id" : "ITEM-2", "itemData" : { "DOI" : "10.1038/s41586-020-2573-5", "ISSN" : "0028-0836", "author" : [ { "dropping-particle" : "", "family" : "Bronselaer", "given" : "Ben", "non-dropping-particle" : "", "parse-names" : false, "suffix" : "" }, { "dropping-particle" : "", "family" : "Zanna", "given" : "Laure", "non-dropping-particle" : "", "parse-names" : false, "suffix" : "" } ], "container-title" : "Nature", "id" : "ITEM-2", "issue" : "7820", "issued" : { "date-parts" : [ [ "2020", "8", "13" ] ] }, "page" : "227-233", "title" : "Heat and carbon coupling reveals ocean warming due to circulation changes", "translator" : [ { "dropping-particle" : "", "family" : "L7289", "given" : "", "non-dropping-particle" : "", "parse-names" : false, "suffix" : "" } ], "type" : "article-journal", "volume" : "584" }, "uris" : [ "http://www.mendeley.com/documents/?uuid=4998cb50-7832-4d7e-9538-7c431732890a" ] }, { "id" : "ITEM-3",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"ITEM-3",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"(Zickfeld et al., 2016; Bronselaer and Zanna, 2020; Jones and Friedlingstein, 2020)", "plainTextFormattedCitation" : "(Zickfeld et al., 2016; Bronselaer and Zanna, 2020; Jones and Friedlingstein, 2020)", "previouslyFormattedCitation" : "(Zickfeld et al., 2016; Bronselaer and Zanna, 2020; Jones and Friedlingstein, 2020)" }, "properties" : { "noteIndex" : 0 }, "schema" : "https://github.com/citation-style-language/schema/raw/master/csl-citation.json" }</w:instrText>
      </w:r>
      <w:r w:rsidR="00483FFD" w:rsidRPr="001E7A27">
        <w:rPr>
          <w:rFonts w:eastAsia="Calibri"/>
          <w:lang w:val="en-GB"/>
        </w:rPr>
        <w:fldChar w:fldCharType="separate"/>
      </w:r>
      <w:r w:rsidR="00025FA2" w:rsidRPr="001E7A27">
        <w:rPr>
          <w:rFonts w:eastAsia="Calibri"/>
          <w:noProof/>
          <w:lang w:val="en-GB"/>
        </w:rPr>
        <w:t>(Zickfeld et al., 2016; Bronselaer and Zanna, 2020; Jones and Friedlingstein, 2020)</w:t>
      </w:r>
      <w:r w:rsidR="00483FFD" w:rsidRPr="001E7A27">
        <w:rPr>
          <w:rFonts w:eastAsia="Calibri"/>
          <w:lang w:val="en-GB"/>
        </w:rPr>
        <w:fldChar w:fldCharType="end"/>
      </w:r>
      <w:r w:rsidRPr="001E7A27">
        <w:rPr>
          <w:rFonts w:eastAsia="Calibri"/>
          <w:lang w:val="en-GB"/>
        </w:rPr>
        <w:t xml:space="preserve">, its path independence </w:t>
      </w:r>
      <w:r w:rsidRPr="001E7A27">
        <w:rPr>
          <w:rFonts w:eastAsia="Calibri"/>
          <w:lang w:val="en-GB"/>
        </w:rPr>
        <w:fldChar w:fldCharType="begin" w:fldLock="1"/>
      </w:r>
      <w:r w:rsidR="00747167" w:rsidRPr="001E7A27">
        <w:rPr>
          <w:rFonts w:eastAsia="Calibri"/>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"mendeley" : { "formattedCitation" : "(MacDougall, 2017)", "plainTextFormattedCitation" : "(MacDougall, 2017)", "previouslyFormattedCitation" : "(MacDougall, 2017)" }, "properties" : { "noteIndex" : 0 }, "schema" : "https://github.com/citation-style-language/schema/raw/master/csl-citation.json" }</w:instrText>
      </w:r>
      <w:r w:rsidRPr="001E7A27">
        <w:rPr>
          <w:rFonts w:eastAsia="Calibri"/>
          <w:lang w:val="en-GB"/>
        </w:rPr>
        <w:fldChar w:fldCharType="separate"/>
      </w:r>
      <w:r w:rsidR="00025FA2" w:rsidRPr="001E7A27">
        <w:rPr>
          <w:rFonts w:eastAsia="Calibri"/>
          <w:noProof/>
          <w:lang w:val="en-GB"/>
        </w:rPr>
        <w:t>(MacDougall, 2017)</w:t>
      </w:r>
      <w:r w:rsidRPr="001E7A27">
        <w:rPr>
          <w:rFonts w:eastAsia="Calibri"/>
          <w:lang w:val="en-GB"/>
        </w:rPr>
        <w:fldChar w:fldCharType="end"/>
      </w:r>
      <w:r w:rsidRPr="001E7A27">
        <w:rPr>
          <w:rFonts w:eastAsia="Calibri"/>
          <w:lang w:val="en-GB"/>
        </w:rPr>
        <w:t>, and the warming commitment after cessation of greenhouse gas emissions</w:t>
      </w:r>
      <w:ins w:id="5240" w:author="Soapbox" w:date="2021-07-22T07:46:00Z">
        <w:r w:rsidR="00DA60A7" w:rsidRPr="001E7A27">
          <w:rPr>
            <w:rFonts w:eastAsia="Calibri"/>
            <w:lang w:val="en-GB"/>
          </w:rPr>
          <w:t xml:space="preserve"> </w:t>
        </w:r>
        <w:r w:rsidR="00DA60A7" w:rsidRPr="001E7A27">
          <w:rPr>
            <w:rFonts w:eastAsia="Calibri" w:cs="Times New Roman"/>
            <w:lang w:val="en-GB"/>
          </w:rPr>
          <w:t>–</w:t>
        </w:r>
        <w:r w:rsidR="00DA60A7" w:rsidRPr="001E7A27">
          <w:rPr>
            <w:rFonts w:eastAsia="Calibri"/>
            <w:lang w:val="en-GB"/>
          </w:rPr>
          <w:t xml:space="preserve"> the zero emissions commitment </w:t>
        </w:r>
      </w:ins>
      <w:del w:id="5241" w:author="Soapbox" w:date="2021-07-22T07:46:00Z">
        <w:r w:rsidRPr="001E7A27" w:rsidDel="00DA60A7">
          <w:rPr>
            <w:rFonts w:eastAsia="Calibri"/>
            <w:lang w:val="en-GB"/>
          </w:rPr>
          <w:delText xml:space="preserve"> </w:delText>
        </w:r>
      </w:del>
      <w:r w:rsidRPr="001E7A27">
        <w:rPr>
          <w:rFonts w:eastAsia="Calibri"/>
          <w:lang w:val="en-GB"/>
        </w:rPr>
        <w:t>(ZEC</w:t>
      </w:r>
      <w:del w:id="5242" w:author="Ian Blenkinsop" w:date="2021-07-28T14:51:00Z">
        <w:r w:rsidRPr="001E7A27" w:rsidDel="00A97338">
          <w:rPr>
            <w:rFonts w:eastAsia="Calibri"/>
            <w:lang w:val="en-GB"/>
          </w:rPr>
          <w:delText>)</w:delText>
        </w:r>
        <w:r w:rsidR="00483FFD" w:rsidRPr="001E7A27" w:rsidDel="00A97338">
          <w:rPr>
            <w:rFonts w:eastAsia="Calibri"/>
            <w:lang w:val="en-GB"/>
          </w:rPr>
          <w:delText xml:space="preserve"> </w:delText>
        </w:r>
      </w:del>
      <w:ins w:id="5243" w:author="Ian Blenkinsop" w:date="2021-07-28T14:51:00Z">
        <w:r w:rsidR="00A97338" w:rsidRPr="001E7A27">
          <w:rPr>
            <w:rFonts w:eastAsia="Calibri"/>
            <w:lang w:val="en-GB"/>
          </w:rPr>
          <w:t xml:space="preserve">; Section 5.5.2; </w:t>
        </w:r>
      </w:ins>
      <w:commentRangeStart w:id="5244"/>
      <w:r w:rsidR="00483FFD" w:rsidRPr="001E7A27">
        <w:rPr>
          <w:rFonts w:eastAsia="Calibri"/>
          <w:lang w:val="en-GB"/>
        </w:rPr>
        <w:fldChar w:fldCharType="begin" w:fldLock="1"/>
      </w:r>
      <w:r w:rsidR="00747167" w:rsidRPr="001E7A27">
        <w:rPr>
          <w:rFonts w:eastAsia="Calibri"/>
          <w:lang w:val="en-GB"/>
        </w:rPr>
        <w:instrText>ADDIN CSL_CITATION { "citationItems" : [ { "id" : "ITEM-1", "itemData" : { "DOI" : "10.1088/1748-9326/aa564a", "ISSN" : "1748-9326", "author" : [ { "dropping-particle" : "", "family" : "Ehlert", "given" : "Dana", "non-dropping-particle" : "", "parse-names" : false, "suffix" : "" }, { "dropping-particle" : "", "family" : "Zickfeld", "given" : "Kirsten", "non-dropping-particle" : "", "parse-names" : false, "suffix" : "" } ], "container-title" : "Environmental Research Letters", "id" : "ITEM-1", "issue" : "1", "issued" : { "date-parts" : [ [ "2017", "1", "23" ] ] }, "page" : "015002", "publisher" : "IOP Publishing", "title" : "What determines the warming commitment after cessation of CO2 emissions?", "translator" : [ { "dropping-particle" : "", "family" : "L4934", "given" : "", "non-dropping-particle" : "", "parse-names" : false, "suffix" : "" } ], "type" : "article-journal", "volume" : "12" }, "uris" : [ "http://www.mendeley.com/documents/?uuid=43d876ed-6b6b-3f98-a5e6-1b8f6aa95719" ] }, { "id" : "ITEM-2", "itemData" : { "DOI" : "10.1088/1748-9326/11/5/055006", "ISSN" : "1748-9326", "abstract" : "Recent research has demonstrated that global mean surface air warming is approximately proportional to cumulative CO 2 emissions. This proportional relationship has received considerable attention, as it allows one to calculate the cumulative CO 2 emissions (\u2018carbon budget\u2019) compatible with temperature targets and is a useful measure for model inter-comparison. Here we use an Earth system model to explore whether this relationship persists during periods of net negative CO 2 emissions. Negative CO 2 emissions are required in the majority of emissions scenarios limiting global warming to 2 \u00b0C above pre-industrial, with emissions becoming net negative in the second half of this century in several scenarios. We find that for model simulations with a symmetric 1% per year increase and decrease in atmospheric CO 2 , the temperature change (\u0394 T ) versus cumulative CO 2 emissions (CE) relationship is nonlinear during periods of net negative emissions, owing to the lagged response of the deep ocean to previously increasing atmospheric CO 2 . When corrected for this lagged response, or if the CO 2 decline is applied after the system has equilibrated with the previous CO 2 increase, the \u0394 T versus CE relationship is close to linear during periods of net negative CO 2 emissions. A proportionality constant\u2014the transient climate response to cumulative carbon emissions (TCRE)\u2212 can therefore be calculated for both positive and net negative CO 2 emission periods. We find that in simulations with a symmetric 1% per year increase and decrease in atmospheric CO 2 the TCRE is larger on the upward than on the downward CO 2 trajectory, suggesting that positive CO 2 emissions are more effective at warming than negative emissions are at subsequently cooling. We also find that the cooling effectiveness of negative CO 2 emissions decreases if applied at higher atmospheric CO 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"ITEM-2", "issue" : "5", "issued" : { "date-parts" : [ [ "2016", "5", "1" ] ] }, "language" : "en", "page" : "055006", "publisher" : "IOP Publishing", "title" : "On the proportionality between global temperature change and cumulative CO2 emissions during periods of net negative CO2 emissions", "translator" : [ { "dropping-particle" : "", "family" : "L3743", "given" : "", "non-dropping-particle" : "", "parse-names" : false, "suffix" : "" } ], "type" : "article-journal", "volume" : "11" }, "uris" : [ "http://www.mendeley.com/documents/?uuid=13ba01b4-5ed3-4026-a932-6253b121c44d" ] } ], "mendeley" : { "formattedCitation" : "(Zickfeld et al., 2016; Ehlert and Zickfeld, 2017)", "manualFormatting" : "(Zickfeld et al., 2016; Ehlert and Zickfeld, 2017", "plainTextFormattedCitation" : "(Zickfeld et al., 2016; Ehlert and Zickfeld, 2017)", "previouslyFormattedCitation" : "(Zickfeld et al., 2016; Ehlert and Zickfeld, 2017)" }, "properties" : { "noteIndex" : 0 }, "schema" : "https://github.com/citation-style-language/schema/raw/master/csl-citation.json" }</w:instrText>
      </w:r>
      <w:r w:rsidR="00483FFD" w:rsidRPr="001E7A27">
        <w:rPr>
          <w:rFonts w:eastAsia="Calibri"/>
          <w:lang w:val="en-GB"/>
        </w:rPr>
        <w:fldChar w:fldCharType="separate"/>
      </w:r>
      <w:del w:id="5245" w:author="Ian Blenkinsop" w:date="2021-07-28T14:51:00Z">
        <w:r w:rsidR="00025FA2" w:rsidRPr="001E7A27" w:rsidDel="00A97338">
          <w:rPr>
            <w:rFonts w:eastAsia="Calibri"/>
            <w:noProof/>
            <w:lang w:val="en-GB"/>
          </w:rPr>
          <w:delText>(</w:delText>
        </w:r>
      </w:del>
      <w:r w:rsidR="00025FA2" w:rsidRPr="001E7A27">
        <w:rPr>
          <w:rFonts w:eastAsia="Calibri"/>
          <w:noProof/>
          <w:lang w:val="en-GB"/>
        </w:rPr>
        <w:t>Zickfeld et al., 2016; Ehlert and Zickfeld, 2017</w:t>
      </w:r>
      <w:r w:rsidR="00483FFD" w:rsidRPr="001E7A27">
        <w:rPr>
          <w:rFonts w:eastAsia="Calibri"/>
          <w:lang w:val="en-GB"/>
        </w:rPr>
        <w:fldChar w:fldCharType="end"/>
      </w:r>
      <w:commentRangeEnd w:id="5244"/>
      <w:r w:rsidR="00025FA2" w:rsidRPr="001E7A27">
        <w:rPr>
          <w:rStyle w:val="CommentReference"/>
          <w:lang w:val="en-GB"/>
        </w:rPr>
        <w:commentReference w:id="5244"/>
      </w:r>
      <w:del w:id="5246" w:author="Ian Blenkinsop" w:date="2021-07-28T14:51:00Z">
        <w:r w:rsidR="00483FFD" w:rsidRPr="001E7A27" w:rsidDel="00A97338">
          <w:rPr>
            <w:rFonts w:eastAsia="Calibri"/>
            <w:lang w:val="en-GB"/>
          </w:rPr>
          <w:delText xml:space="preserve">; Section </w:delText>
        </w:r>
        <w:r w:rsidRPr="001E7A27" w:rsidDel="00A97338">
          <w:rPr>
            <w:rFonts w:eastAsia="Calibri"/>
            <w:lang w:val="en-GB"/>
          </w:rPr>
          <w:delText>5.5.2</w:delText>
        </w:r>
      </w:del>
      <w:r w:rsidR="00483FFD" w:rsidRPr="001E7A27">
        <w:rPr>
          <w:rFonts w:eastAsia="Calibri"/>
          <w:lang w:val="en-GB"/>
        </w:rPr>
        <w:t>)</w:t>
      </w:r>
      <w:r w:rsidRPr="001E7A27">
        <w:rPr>
          <w:rFonts w:eastAsia="Calibri"/>
          <w:lang w:val="en-GB"/>
        </w:rPr>
        <w:t>. In this box, we assess the role of the ocean and its physical and chemical thermodynamic processes that shape these striking characteristics.</w:t>
      </w:r>
    </w:p>
    <w:p w14:paraId="0A27A551" w14:textId="77777777" w:rsidR="009D3DF4" w:rsidRPr="001E7A27" w:rsidRDefault="009D3DF4" w:rsidP="005C7F25">
      <w:pPr>
        <w:pStyle w:val="AR6BodyText"/>
        <w:shd w:val="clear" w:color="auto" w:fill="DEEAF6" w:themeFill="accent1" w:themeFillTint="33"/>
        <w:rPr>
          <w:rFonts w:eastAsia="Calibri"/>
          <w:b/>
          <w:lang w:val="en-GB"/>
        </w:rPr>
      </w:pPr>
    </w:p>
    <w:p w14:paraId="2DFDDD2F" w14:textId="381EC555" w:rsidR="009D3DF4" w:rsidRPr="001E7A27" w:rsidRDefault="009D3DF4" w:rsidP="005C7F25">
      <w:pPr>
        <w:pStyle w:val="AR6BodyText"/>
        <w:shd w:val="clear" w:color="auto" w:fill="DEEAF6" w:themeFill="accent1" w:themeFillTint="33"/>
        <w:rPr>
          <w:lang w:val="en-GB"/>
        </w:rPr>
      </w:pPr>
      <w:r w:rsidRPr="001E7A27">
        <w:rPr>
          <w:rFonts w:eastAsia="Calibri"/>
          <w:lang w:val="en-GB"/>
        </w:rPr>
        <w:t>The role of the ocean in setting the coupled climate</w:t>
      </w:r>
      <w:ins w:id="5247" w:author="Tom Maycock" w:date="2021-09-09T15:21:00Z">
        <w:r w:rsidR="00D74675">
          <w:rPr>
            <w:rFonts w:eastAsia="Calibri"/>
            <w:lang w:val="en-GB"/>
          </w:rPr>
          <w:t>–</w:t>
        </w:r>
      </w:ins>
      <w:del w:id="5248" w:author="Tom Maycock" w:date="2021-09-09T15:21:00Z">
        <w:r w:rsidRPr="001E7A27" w:rsidDel="00D74675">
          <w:rPr>
            <w:rFonts w:eastAsia="Calibri"/>
            <w:lang w:val="en-GB"/>
          </w:rPr>
          <w:delText>-</w:delText>
        </w:r>
      </w:del>
      <w:r w:rsidRPr="001E7A27">
        <w:rPr>
          <w:rFonts w:eastAsia="Calibri"/>
          <w:lang w:val="en-GB"/>
        </w:rPr>
        <w:t>carbon cycle response is threefold</w:t>
      </w:r>
      <w:ins w:id="5249" w:author="Soapbox" w:date="2021-07-22T03:01:00Z">
        <w:r w:rsidR="007B1AF3" w:rsidRPr="001E7A27">
          <w:rPr>
            <w:rFonts w:eastAsia="Calibri"/>
            <w:lang w:val="en-GB"/>
          </w:rPr>
          <w:t>. F</w:t>
        </w:r>
      </w:ins>
      <w:del w:id="5250" w:author="Soapbox" w:date="2021-07-22T03:01:00Z">
        <w:r w:rsidRPr="001E7A27" w:rsidDel="007B1AF3">
          <w:rPr>
            <w:rFonts w:eastAsia="Calibri"/>
            <w:lang w:val="en-GB"/>
          </w:rPr>
          <w:delText>: f</w:delText>
        </w:r>
      </w:del>
      <w:r w:rsidRPr="001E7A27">
        <w:rPr>
          <w:rFonts w:eastAsia="Calibri"/>
          <w:lang w:val="en-GB"/>
        </w:rPr>
        <w:t>irst</w:t>
      </w:r>
      <w:del w:id="5251" w:author="Soapbox" w:date="2021-07-22T03:00:00Z">
        <w:r w:rsidRPr="001E7A27" w:rsidDel="007B1AF3">
          <w:rPr>
            <w:rFonts w:eastAsia="Calibri"/>
            <w:lang w:val="en-GB"/>
          </w:rPr>
          <w:delText>ly</w:delText>
        </w:r>
      </w:del>
      <w:r w:rsidRPr="001E7A27">
        <w:rPr>
          <w:rFonts w:eastAsia="Calibri"/>
          <w:lang w:val="en-GB"/>
        </w:rPr>
        <w:t>, the ocean and land carbon sinks together set the airborne fraction (AF) of CO</w:t>
      </w:r>
      <w:r w:rsidRPr="001E7A27">
        <w:rPr>
          <w:rFonts w:eastAsia="Calibri"/>
          <w:vertAlign w:val="subscript"/>
          <w:lang w:val="en-GB"/>
        </w:rPr>
        <w:t>2</w:t>
      </w:r>
      <w:r w:rsidRPr="001E7A27">
        <w:rPr>
          <w:rFonts w:eastAsia="Calibri"/>
          <w:lang w:val="en-GB"/>
        </w:rPr>
        <w:t xml:space="preserve"> in the atmosphere, which sets the radiative forcing that drives the additional heat in the atmosphere</w:t>
      </w:r>
      <w:ins w:id="5252" w:author="Soapbox" w:date="2021-07-22T03:00:00Z">
        <w:r w:rsidR="007B1AF3" w:rsidRPr="001E7A27">
          <w:rPr>
            <w:rFonts w:eastAsia="Calibri"/>
            <w:lang w:val="en-GB"/>
          </w:rPr>
          <w:t>,</w:t>
        </w:r>
      </w:ins>
      <w:r w:rsidRPr="001E7A27">
        <w:rPr>
          <w:rFonts w:eastAsia="Calibri"/>
          <w:lang w:val="en-GB"/>
        </w:rPr>
        <w:t xml:space="preserve"> most of which is taken up by the ocean </w:t>
      </w:r>
      <w:ins w:id="5253" w:author="Ian Blenkinsop" w:date="2021-07-28T14:51:00Z">
        <w:r w:rsidR="00A97338" w:rsidRPr="001E7A27">
          <w:rPr>
            <w:rFonts w:eastAsia="Calibri"/>
            <w:lang w:val="en-GB"/>
          </w:rPr>
          <w:t>(Sections 7.2</w:t>
        </w:r>
      </w:ins>
      <w:ins w:id="5254" w:author="Ian Blenkinsop" w:date="2021-07-28T14:52:00Z">
        <w:r w:rsidR="00A97338" w:rsidRPr="001E7A27">
          <w:rPr>
            <w:rFonts w:eastAsia="Calibri"/>
            <w:lang w:val="en-GB"/>
          </w:rPr>
          <w:t xml:space="preserve"> and</w:t>
        </w:r>
      </w:ins>
      <w:ins w:id="5255" w:author="Ian Blenkinsop" w:date="2021-07-28T14:51:00Z">
        <w:r w:rsidR="00A97338" w:rsidRPr="001E7A27">
          <w:rPr>
            <w:rFonts w:eastAsia="Calibri"/>
            <w:lang w:val="en-GB"/>
          </w:rPr>
          <w:t xml:space="preserve"> 9.2; </w:t>
        </w:r>
      </w:ins>
      <w:commentRangeStart w:id="5256"/>
      <w:r w:rsidR="00483FFD" w:rsidRPr="001E7A27">
        <w:rPr>
          <w:rFonts w:eastAsia="Calibri"/>
          <w:lang w:val="en-GB"/>
        </w:rPr>
        <w:fldChar w:fldCharType="begin" w:fldLock="1"/>
      </w:r>
      <w:r w:rsidR="00747167" w:rsidRPr="001E7A27">
        <w:rPr>
          <w:rFonts w:eastAsia="Calibri"/>
          <w:lang w:val="en-GB"/>
        </w:rPr>
        <w:instrText>ADDIN CSL_CITATION { "citationItems" : [ { "id" : "ITEM-1",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"ITEM-1",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"id" : "ITEM-2", "itemData" : { "DOI" : "10.1175/JCLI-D-18-0829.1", "ISSN" : "0894-8755", "abstract" : "The surface warming response to carbon emissions is affected by how the ocean sequesters excess heat and carbon supplied to the climate system. This ocean uptake involves the ventilation mechanism, where heat and carbon are taken up by the mixed layer and transferred to the thermocline and deep ocean. The effect of ocean ventilation on the surface warming response to carbon emissions is explored using simplified conceptual models of the atmosphere and ocean with and without explicit representation of the meridional overturning. Sensitivity experiments are conducted to investigate the effects of (i) mixed layer thickness, (ii) rate of ventilation of the ocean interior, (iii) strength of the meridional overturning, and (iv) extent of subduction in the Southern Ocean. Our diagnostics focus on a climate metric, the transient climate response to carbon emissions (TCRE), defined by the ratio of surface warming to the cumulative carbon emissions, which may be expressed in terms of separate thermal and carbon contributions. The variability in the thermal contribution due to changes in ocean ventilation dominates the variability in the TCRE on time scales from years to centuries, while that of the carbon contribution dominates on time scales from centuries to millennia. These ventilated controls are primarily from changes in the mixed layer thickness on decadal time scales, and in the rate of ventilated transfer from the mixed layer to the thermocline and deep ocean on centennial and millennial time scales, which is itself affected by the strength of the meridional overturning and extent of subduction in the Southern Ocean.",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"container-title" : "Journal of Climate", "id" : "ITEM-2", "issue" : "16", "issued" : { "date-parts" : [ [ "2019", "8", "15" ] ] }, "page" : "5085-5105", "title" : "The Effect of Ocean Ventilation on the Transient Climate Response to Emissions", "translator" : [ { "dropping-particle" : "", "family" : "L7393", "given" : "", "non-dropping-particle" : "", "parse-names" : false, "suffix" : "" } ], "type" : "article-journal", "volume" : "32" }, "uris" : [ "http://www.mendeley.com/documents/?uuid=1acd0698-783b-4343-81f7-5c3fbb5670a8" ] } ], "mendeley" : { "formattedCitation" : "(Katavouta et al., 2019; Williams et al., 2019)", "manualFormatting" : "(Katavouta et al., 2019; Williams et al., 2019", "plainTextFormattedCitation" : "(Katavouta et al., 2019; Williams et al., 2019)", "previouslyFormattedCitation" : "(Katavouta et al., 2019; Williams et al., 2019)" }, "properties" : { "noteIndex" : 0 }, "schema" : "https://github.com/citation-style-language/schema/raw/master/csl-citation.json" }</w:instrText>
      </w:r>
      <w:r w:rsidR="00483FFD" w:rsidRPr="001E7A27">
        <w:rPr>
          <w:rFonts w:eastAsia="Calibri"/>
          <w:lang w:val="en-GB"/>
        </w:rPr>
        <w:fldChar w:fldCharType="separate"/>
      </w:r>
      <w:del w:id="5257" w:author="Ian Blenkinsop" w:date="2021-07-28T14:51:00Z">
        <w:r w:rsidR="00025FA2" w:rsidRPr="001E7A27" w:rsidDel="00A97338">
          <w:rPr>
            <w:rFonts w:eastAsia="Calibri"/>
            <w:noProof/>
            <w:lang w:val="en-GB"/>
          </w:rPr>
          <w:delText>(</w:delText>
        </w:r>
      </w:del>
      <w:r w:rsidR="00025FA2" w:rsidRPr="001E7A27">
        <w:rPr>
          <w:rFonts w:eastAsia="Calibri"/>
          <w:noProof/>
          <w:lang w:val="en-GB"/>
        </w:rPr>
        <w:t>Katavouta et al., 2019; Williams et al., 2019</w:t>
      </w:r>
      <w:r w:rsidR="00483FFD" w:rsidRPr="001E7A27">
        <w:rPr>
          <w:rFonts w:eastAsia="Calibri"/>
          <w:lang w:val="en-GB"/>
        </w:rPr>
        <w:fldChar w:fldCharType="end"/>
      </w:r>
      <w:commentRangeEnd w:id="5256"/>
      <w:r w:rsidR="00025FA2" w:rsidRPr="001E7A27">
        <w:rPr>
          <w:rStyle w:val="CommentReference"/>
          <w:lang w:val="en-GB"/>
        </w:rPr>
        <w:commentReference w:id="5256"/>
      </w:r>
      <w:del w:id="5258" w:author="Ian Blenkinsop" w:date="2021-07-28T14:51:00Z">
        <w:r w:rsidR="00483FFD" w:rsidRPr="001E7A27" w:rsidDel="00A97338">
          <w:rPr>
            <w:rFonts w:eastAsia="Calibri"/>
            <w:lang w:val="en-GB"/>
          </w:rPr>
          <w:delText xml:space="preserve">; </w:delText>
        </w:r>
        <w:r w:rsidRPr="001E7A27" w:rsidDel="00A97338">
          <w:rPr>
            <w:rFonts w:eastAsia="Calibri"/>
            <w:lang w:val="en-GB"/>
          </w:rPr>
          <w:delText>Sections 7.2</w:delText>
        </w:r>
        <w:r w:rsidR="00483FFD" w:rsidRPr="001E7A27" w:rsidDel="00A97338">
          <w:rPr>
            <w:rFonts w:eastAsia="Calibri"/>
            <w:lang w:val="en-GB"/>
          </w:rPr>
          <w:delText xml:space="preserve">, </w:delText>
        </w:r>
        <w:r w:rsidRPr="001E7A27" w:rsidDel="00A97338">
          <w:rPr>
            <w:rFonts w:eastAsia="Calibri"/>
            <w:lang w:val="en-GB"/>
          </w:rPr>
          <w:delText>9.2</w:delText>
        </w:r>
      </w:del>
      <w:r w:rsidRPr="001E7A27">
        <w:rPr>
          <w:rFonts w:eastAsia="Calibri"/>
          <w:lang w:val="en-GB"/>
        </w:rPr>
        <w:t>). However, the land carbon sink does not appear to play an important role in determining the linearity and path-independence of TCRE (Section 5.5.1.1;</w:t>
      </w:r>
      <w:r w:rsidR="00483FFD" w:rsidRPr="001E7A27">
        <w:rPr>
          <w:rFonts w:eastAsia="Calibri"/>
          <w:lang w:val="en-GB"/>
        </w:rPr>
        <w:t xml:space="preserve"> </w:t>
      </w:r>
      <w:commentRangeStart w:id="5259"/>
      <w:r w:rsidR="00483FFD" w:rsidRPr="001E7A27">
        <w:rPr>
          <w:rFonts w:eastAsia="Calibri"/>
          <w:lang w:val="en-GB"/>
        </w:rPr>
        <w:fldChar w:fldCharType="begin" w:fldLock="1"/>
      </w:r>
      <w:r w:rsidR="00747167" w:rsidRPr="001E7A27">
        <w:rPr>
          <w:rFonts w:eastAsia="Calibri"/>
          <w:lang w:val="en-GB"/>
        </w:rPr>
        <w:instrText>ADDIN CSL_CITATION { "citationItems" : [ { "id" : "ITEM-1",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"ITEM-1",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"ITEM-2",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"ITEM-2",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"ITEM-3",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"ITEM-3",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"mendeley" : { "formattedCitation" : "(Goodwin et al., 2015; MacDougall and Friedlingstein, 2015; Ehlert et al., 2017)", "manualFormatting" : "Goodwin et al., 2015; MacDougall and Friedlingstein, 2015; Ehlert et al., 2017)", "plainTextFormattedCitation" : "(Goodwin et al., 2015; MacDougall and Friedlingstein, 2015; Ehlert et al., 2017)", "previouslyFormattedCitation" : "(Goodwin et al., 2015; MacDougall and Friedlingstein, 2015; Ehlert et al., 2017)" }, "properties" : { "noteIndex" : 0 }, "schema" : "https://github.com/citation-style-language/schema/raw/master/csl-citation.json" }</w:instrText>
      </w:r>
      <w:r w:rsidR="00483FFD" w:rsidRPr="001E7A27">
        <w:rPr>
          <w:rFonts w:eastAsia="Calibri"/>
          <w:lang w:val="en-GB"/>
        </w:rPr>
        <w:fldChar w:fldCharType="separate"/>
      </w:r>
      <w:r w:rsidR="00025FA2" w:rsidRPr="001E7A27">
        <w:rPr>
          <w:rFonts w:eastAsia="Calibri"/>
          <w:noProof/>
          <w:lang w:val="en-GB"/>
        </w:rPr>
        <w:t>Goodwin et al., 2015; MacDougall and Friedlingstein, 2015; Ehlert et al., 2017)</w:t>
      </w:r>
      <w:r w:rsidR="00483FFD" w:rsidRPr="001E7A27">
        <w:rPr>
          <w:rFonts w:eastAsia="Calibri"/>
          <w:lang w:val="en-GB"/>
        </w:rPr>
        <w:fldChar w:fldCharType="end"/>
      </w:r>
      <w:commentRangeEnd w:id="5259"/>
      <w:r w:rsidR="00025FA2" w:rsidRPr="001E7A27">
        <w:rPr>
          <w:rStyle w:val="CommentReference"/>
          <w:lang w:val="en-GB"/>
        </w:rPr>
        <w:commentReference w:id="5259"/>
      </w:r>
      <w:r w:rsidRPr="001E7A27">
        <w:rPr>
          <w:rFonts w:eastAsia="Calibri"/>
          <w:lang w:val="en-GB"/>
        </w:rPr>
        <w:t>. Second</w:t>
      </w:r>
      <w:del w:id="5260" w:author="Soapbox" w:date="2021-07-22T03:01:00Z">
        <w:r w:rsidRPr="001E7A27" w:rsidDel="007B1AF3">
          <w:rPr>
            <w:rFonts w:eastAsia="Calibri"/>
            <w:lang w:val="en-GB"/>
          </w:rPr>
          <w:delText>ly</w:delText>
        </w:r>
      </w:del>
      <w:r w:rsidRPr="001E7A27">
        <w:rPr>
          <w:rFonts w:eastAsia="Calibri"/>
          <w:lang w:val="en-GB"/>
        </w:rPr>
        <w:t xml:space="preserve">, the ocean sets the thermal response through ocean heat uptake (Section 9.2; </w:t>
      </w:r>
      <w:commentRangeStart w:id="5261"/>
      <w:r w:rsidR="00483FFD" w:rsidRPr="001E7A27">
        <w:rPr>
          <w:rFonts w:eastAsia="Calibri"/>
          <w:lang w:val="en-GB"/>
        </w:rPr>
        <w:fldChar w:fldCharType="begin" w:fldLock="1"/>
      </w:r>
      <w:r w:rsidR="00747167" w:rsidRPr="001E7A27">
        <w:rPr>
          <w:rFonts w:eastAsia="Calibri"/>
          <w:lang w:val="en-GB"/>
        </w:rPr>
        <w:instrText>ADDIN CSL_CITATION { "citationItems" : [ { "id" : "ITEM-1", "itemData" : { "DOI" : "10.1038/s41586-020-2573-5", "ISSN" : "0028-0836", "author" : [ { "dropping-particle" : "", "family" : "Bronselaer", "given" : "Ben", "non-dropping-particle" : "", "parse-names" : false, "suffix" : "" }, { "dropping-particle" : "", "family" : "Zanna", "given" : "Laure", "non-dropping-particle" : "", "parse-names" : false, "suffix" : "" } ], "container-title" : "Nature", "id" : "ITEM-1", "issue" : "7820", "issued" : { "date-parts" : [ [ "2020", "8", "13" ] ] }, "page" : "227-233", "title" : "Heat and carbon coupling reveals ocean warming due to circulation changes", "translator" : [ { "dropping-particle" : "", "family" : "L7289", "given" : "", "non-dropping-particle" : "", "parse-names" : false, "suffix" : "" } ], "type" : "article-journal", "volume" : "584" }, "uris" : [ "http://www.mendeley.com/documents/?uuid=4998cb50-7832-4d7e-9538-7c431732890a" ] }, { "id" : "ITEM-2",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"ITEM-2",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Bronselaer and Zanna, 2020)", "manualFormatting" : "Fr\u00f6licher et al., 2015; Bronselaer and Zanna, 2020)", "plainTextFormattedCitation" : "(Fr\u00f6licher et al., 2015; Bronselaer and Zanna, 2020)", "previouslyFormattedCitation" : "(Fr\u00f6licher et al., 2015; Bronselaer and Zanna, 2020)" }, "properties" : { "noteIndex" : 0 }, "schema" : "https://github.com/citation-style-language/schema/raw/master/csl-citation.json" }</w:instrText>
      </w:r>
      <w:r w:rsidR="00483FFD" w:rsidRPr="001E7A27">
        <w:rPr>
          <w:rFonts w:eastAsia="Calibri"/>
          <w:lang w:val="en-GB"/>
        </w:rPr>
        <w:fldChar w:fldCharType="separate"/>
      </w:r>
      <w:r w:rsidR="00025FA2" w:rsidRPr="001E7A27">
        <w:rPr>
          <w:rFonts w:eastAsia="Calibri"/>
          <w:noProof/>
          <w:lang w:val="en-GB"/>
        </w:rPr>
        <w:t>Frölicher et al., 2015; Bronselaer and Zanna, 2020)</w:t>
      </w:r>
      <w:r w:rsidR="00483FFD" w:rsidRPr="001E7A27">
        <w:rPr>
          <w:rFonts w:eastAsia="Calibri"/>
          <w:lang w:val="en-GB"/>
        </w:rPr>
        <w:fldChar w:fldCharType="end"/>
      </w:r>
      <w:commentRangeEnd w:id="5261"/>
      <w:r w:rsidR="00025FA2" w:rsidRPr="001E7A27">
        <w:rPr>
          <w:rStyle w:val="CommentReference"/>
          <w:lang w:val="en-GB"/>
        </w:rPr>
        <w:commentReference w:id="5261"/>
      </w:r>
      <w:r w:rsidRPr="001E7A27">
        <w:rPr>
          <w:rFonts w:eastAsia="Calibri"/>
          <w:noProof/>
          <w:lang w:val="en-GB"/>
        </w:rPr>
        <w:t>.</w:t>
      </w:r>
      <w:r w:rsidRPr="001E7A27">
        <w:rPr>
          <w:rFonts w:eastAsia="Calibri"/>
          <w:lang w:val="en-GB"/>
        </w:rPr>
        <w:t xml:space="preserve"> Third</w:t>
      </w:r>
      <w:del w:id="5262" w:author="Soapbox" w:date="2021-07-22T03:01:00Z">
        <w:r w:rsidRPr="001E7A27" w:rsidDel="007B1AF3">
          <w:rPr>
            <w:rFonts w:eastAsia="Calibri"/>
            <w:lang w:val="en-GB"/>
          </w:rPr>
          <w:delText>ly</w:delText>
        </w:r>
      </w:del>
      <w:r w:rsidRPr="001E7A27">
        <w:rPr>
          <w:rFonts w:eastAsia="Calibri"/>
          <w:lang w:val="en-GB"/>
        </w:rPr>
        <w:t xml:space="preserve">, there is a feedback within the ocean heat-carbon </w:t>
      </w:r>
      <w:r w:rsidR="00BE2420" w:rsidRPr="001E7A27">
        <w:rPr>
          <w:rFonts w:eastAsia="Calibri"/>
          <w:lang w:val="en-GB"/>
        </w:rPr>
        <w:t>n</w:t>
      </w:r>
      <w:r w:rsidRPr="001E7A27">
        <w:rPr>
          <w:rFonts w:eastAsia="Calibri"/>
          <w:lang w:val="en-GB"/>
        </w:rPr>
        <w:t>exus as ocean warming, particularly under low or no mitigation scenarios</w:t>
      </w:r>
      <w:ins w:id="5263" w:author="Soapbox" w:date="2021-07-22T03:02:00Z">
        <w:r w:rsidR="003A3081" w:rsidRPr="001E7A27">
          <w:rPr>
            <w:rFonts w:eastAsia="Calibri"/>
            <w:lang w:val="en-GB"/>
          </w:rPr>
          <w:t>,</w:t>
        </w:r>
      </w:ins>
      <w:r w:rsidRPr="001E7A27">
        <w:rPr>
          <w:rFonts w:eastAsia="Calibri"/>
          <w:lang w:val="en-GB"/>
        </w:rPr>
        <w:t xml:space="preserve"> weakens the ocean sink of CO</w:t>
      </w:r>
      <w:r w:rsidRPr="001E7A27">
        <w:rPr>
          <w:rFonts w:eastAsia="Calibri"/>
          <w:vertAlign w:val="subscript"/>
          <w:lang w:val="en-GB"/>
          <w:rPrChange w:id="5264" w:author="Soapbox" w:date="2021-07-22T03:02:00Z">
            <w:rPr>
              <w:rFonts w:eastAsia="Calibri"/>
              <w:lang w:val="en-GB"/>
            </w:rPr>
          </w:rPrChange>
        </w:rPr>
        <w:t>2</w:t>
      </w:r>
      <w:r w:rsidRPr="001E7A27">
        <w:rPr>
          <w:rFonts w:eastAsia="Calibri"/>
          <w:lang w:val="en-GB"/>
        </w:rPr>
        <w:t xml:space="preserve">, which influences the AF, and hence the radiative forcing </w:t>
      </w:r>
      <w:ins w:id="5265" w:author="Ian Blenkinsop" w:date="2021-07-28T14:52:00Z">
        <w:r w:rsidR="00A97338" w:rsidRPr="001E7A27">
          <w:rPr>
            <w:rFonts w:eastAsia="Calibri"/>
            <w:lang w:val="en-GB"/>
          </w:rPr>
          <w:t xml:space="preserve">(Box 7.1; </w:t>
        </w:r>
      </w:ins>
      <w:r w:rsidR="00232288" w:rsidRPr="001E7A27">
        <w:rPr>
          <w:rFonts w:eastAsia="Calibri"/>
          <w:lang w:val="en-GB"/>
        </w:rPr>
        <w:fldChar w:fldCharType="begin" w:fldLock="1"/>
      </w:r>
      <w:r w:rsidR="00747167" w:rsidRPr="001E7A27">
        <w:rPr>
          <w:rFonts w:eastAsia="Calibri"/>
          <w:lang w:val="en-GB"/>
        </w:rPr>
        <w:instrText>ADDIN CSL_CITATION { "citationItems" : [ { "id" : "ITEM-1",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"ITEM-1",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"mendeley" : { "formattedCitation" : "(Williams et al., 2019)", "plainTextFormattedCitation" : "(Williams et al., 2019)", "previouslyFormattedCitation" : "(Williams et al., 2019)" }, "properties" : { "noteIndex" : 0 }, "schema" : "https://github.com/citation-style-language/schema/raw/master/csl-citation.json" }</w:instrText>
      </w:r>
      <w:r w:rsidR="00232288" w:rsidRPr="001E7A27">
        <w:rPr>
          <w:rFonts w:eastAsia="Calibri"/>
          <w:lang w:val="en-GB"/>
        </w:rPr>
        <w:fldChar w:fldCharType="separate"/>
      </w:r>
      <w:del w:id="5266" w:author="Ian Blenkinsop" w:date="2021-07-28T14:52:00Z">
        <w:r w:rsidR="00025FA2" w:rsidRPr="001E7A27" w:rsidDel="00A97338">
          <w:rPr>
            <w:rFonts w:eastAsia="Calibri"/>
            <w:noProof/>
            <w:lang w:val="en-GB"/>
          </w:rPr>
          <w:delText>(</w:delText>
        </w:r>
      </w:del>
      <w:r w:rsidR="00025FA2" w:rsidRPr="001E7A27">
        <w:rPr>
          <w:rFonts w:eastAsia="Calibri"/>
          <w:noProof/>
          <w:lang w:val="en-GB"/>
        </w:rPr>
        <w:t>Williams et al., 2019</w:t>
      </w:r>
      <w:ins w:id="5267" w:author="Soapbox" w:date="2021-07-27T15:04:00Z">
        <w:del w:id="5268" w:author="Ian Blenkinsop" w:date="2021-07-28T14:52:00Z">
          <w:r w:rsidR="00A11012" w:rsidRPr="001E7A27" w:rsidDel="00A97338">
            <w:rPr>
              <w:rFonts w:eastAsia="Calibri"/>
              <w:noProof/>
              <w:lang w:val="en-GB"/>
            </w:rPr>
            <w:delText>;</w:delText>
          </w:r>
        </w:del>
      </w:ins>
      <w:del w:id="5269" w:author="Soapbox" w:date="2021-07-27T15:04:00Z">
        <w:r w:rsidR="00025FA2" w:rsidRPr="001E7A27" w:rsidDel="00A11012">
          <w:rPr>
            <w:rFonts w:eastAsia="Calibri"/>
            <w:noProof/>
            <w:lang w:val="en-GB"/>
          </w:rPr>
          <w:delText>)</w:delText>
        </w:r>
      </w:del>
      <w:r w:rsidR="00232288" w:rsidRPr="001E7A27">
        <w:rPr>
          <w:rFonts w:eastAsia="Calibri"/>
          <w:lang w:val="en-GB"/>
        </w:rPr>
        <w:fldChar w:fldCharType="end"/>
      </w:r>
      <w:del w:id="5270" w:author="Soapbox" w:date="2021-07-27T15:04:00Z">
        <w:r w:rsidRPr="001E7A27" w:rsidDel="00A11012">
          <w:rPr>
            <w:rFonts w:eastAsia="Calibri"/>
            <w:lang w:val="en-GB"/>
          </w:rPr>
          <w:delText xml:space="preserve"> </w:delText>
        </w:r>
        <w:r w:rsidR="00232288" w:rsidRPr="001E7A27" w:rsidDel="00A11012">
          <w:rPr>
            <w:rFonts w:eastAsia="Calibri"/>
            <w:lang w:val="en-GB"/>
          </w:rPr>
          <w:delText>(</w:delText>
        </w:r>
      </w:del>
      <w:ins w:id="5271" w:author="Soapbox" w:date="2021-07-27T15:04:00Z">
        <w:del w:id="5272" w:author="Ian Blenkinsop" w:date="2021-07-28T14:52:00Z">
          <w:r w:rsidR="00A11012" w:rsidRPr="001E7A27" w:rsidDel="00A97338">
            <w:rPr>
              <w:rFonts w:eastAsia="Calibri"/>
              <w:lang w:val="en-GB"/>
            </w:rPr>
            <w:delText xml:space="preserve"> </w:delText>
          </w:r>
        </w:del>
      </w:ins>
      <w:del w:id="5273" w:author="Ian Blenkinsop" w:date="2021-07-28T14:52:00Z">
        <w:r w:rsidRPr="001E7A27" w:rsidDel="00A97338">
          <w:rPr>
            <w:rFonts w:eastAsia="Calibri"/>
            <w:lang w:val="en-GB"/>
          </w:rPr>
          <w:delText>Box 7.1</w:delText>
        </w:r>
      </w:del>
      <w:r w:rsidRPr="001E7A27">
        <w:rPr>
          <w:rFonts w:eastAsia="Calibri"/>
          <w:lang w:val="en-GB"/>
        </w:rPr>
        <w:t>). The near-linear relationship between cumulative CO</w:t>
      </w:r>
      <w:r w:rsidRPr="001E7A27">
        <w:rPr>
          <w:rFonts w:eastAsia="Calibri"/>
          <w:vertAlign w:val="subscript"/>
          <w:lang w:val="en-GB"/>
        </w:rPr>
        <w:t>2</w:t>
      </w:r>
      <w:r w:rsidRPr="001E7A27">
        <w:rPr>
          <w:rFonts w:eastAsia="Calibri"/>
          <w:lang w:val="en-GB"/>
        </w:rPr>
        <w:t xml:space="preserve"> emissions and global warming (TCRE) is thought to arise</w:t>
      </w:r>
      <w:ins w:id="5274" w:author="Soapbox" w:date="2021-07-22T03:04:00Z">
        <w:r w:rsidR="008037FC" w:rsidRPr="001E7A27">
          <w:rPr>
            <w:rFonts w:eastAsia="Calibri"/>
            <w:lang w:val="en-GB"/>
          </w:rPr>
          <w:t>,</w:t>
        </w:r>
      </w:ins>
      <w:r w:rsidRPr="001E7A27">
        <w:rPr>
          <w:rFonts w:eastAsia="Calibri"/>
          <w:lang w:val="en-GB"/>
        </w:rPr>
        <w:t xml:space="preserve"> to a large extent</w:t>
      </w:r>
      <w:ins w:id="5275" w:author="Soapbox" w:date="2021-07-22T03:04:00Z">
        <w:r w:rsidR="008037FC" w:rsidRPr="001E7A27">
          <w:rPr>
            <w:rFonts w:eastAsia="Calibri"/>
            <w:lang w:val="en-GB"/>
          </w:rPr>
          <w:t>,</w:t>
        </w:r>
      </w:ins>
      <w:r w:rsidRPr="001E7A27">
        <w:rPr>
          <w:rFonts w:eastAsia="Calibri"/>
          <w:lang w:val="en-GB"/>
        </w:rPr>
        <w:t xml:space="preserve"> from the compensation between the decreasing ability of the ocean to take up heat and CO</w:t>
      </w:r>
      <w:r w:rsidRPr="001E7A27">
        <w:rPr>
          <w:rFonts w:eastAsia="Calibri"/>
          <w:vertAlign w:val="subscript"/>
          <w:lang w:val="en-GB"/>
        </w:rPr>
        <w:t>2</w:t>
      </w:r>
      <w:r w:rsidRPr="001E7A27">
        <w:rPr>
          <w:rFonts w:eastAsia="Calibri"/>
          <w:lang w:val="en-GB"/>
        </w:rPr>
        <w:t xml:space="preserve"> at higher cumulative CO</w:t>
      </w:r>
      <w:r w:rsidRPr="001E7A27">
        <w:rPr>
          <w:rFonts w:eastAsia="Calibri"/>
          <w:vertAlign w:val="subscript"/>
          <w:lang w:val="en-GB"/>
        </w:rPr>
        <w:t>2</w:t>
      </w:r>
      <w:r w:rsidRPr="001E7A27">
        <w:rPr>
          <w:rFonts w:eastAsia="Calibri"/>
          <w:lang w:val="en-GB"/>
        </w:rPr>
        <w:t xml:space="preserve"> emissions, pointing to similar processes that determine ocean uptake of heat and carbon</w:t>
      </w:r>
      <w:r w:rsidR="00A854EF" w:rsidRPr="001E7A27">
        <w:rPr>
          <w:rFonts w:eastAsia="Calibri"/>
          <w:lang w:val="en-GB"/>
        </w:rPr>
        <w:t xml:space="preserve"> </w:t>
      </w:r>
      <w:ins w:id="5276" w:author="Ian Blenkinsop" w:date="2021-07-28T14:52:00Z">
        <w:r w:rsidR="00A97338" w:rsidRPr="001E7A27">
          <w:rPr>
            <w:rFonts w:eastAsia="Calibri"/>
            <w:lang w:val="en-GB"/>
          </w:rPr>
          <w:t>(</w:t>
        </w:r>
        <w:r w:rsidR="00A97338" w:rsidRPr="001E7A27">
          <w:rPr>
            <w:lang w:val="en-GB"/>
          </w:rPr>
          <w:t xml:space="preserve">Section </w:t>
        </w:r>
        <w:r w:rsidR="00A97338" w:rsidRPr="001E7A27">
          <w:rPr>
            <w:rFonts w:eastAsia="Calibri"/>
            <w:lang w:val="en-GB"/>
          </w:rPr>
          <w:t xml:space="preserve">5.5.1.1; </w:t>
        </w:r>
      </w:ins>
      <w:commentRangeStart w:id="5277"/>
      <w:r w:rsidR="00A854EF" w:rsidRPr="001E7A27">
        <w:rPr>
          <w:rFonts w:eastAsia="Calibri"/>
          <w:lang w:val="en-GB"/>
        </w:rPr>
        <w:fldChar w:fldCharType="begin" w:fldLock="1"/>
      </w:r>
      <w:r w:rsidR="00747167" w:rsidRPr="001E7A27">
        <w:rPr>
          <w:rFonts w:eastAsia="Calibri"/>
          <w:lang w:val="en-GB"/>
        </w:rPr>
        <w:instrText>ADDIN CSL_CITATION { "citationItems" : [ { "id" : "ITEM-1",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"ITEM-1",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"ITEM-2",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"ITEM-2",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"ITEM-3",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"ITEM-3",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"ITEM-4",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"ITEM-4",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"id" : "ITEM-5", "itemData" : { "DOI" : "10.1088/1748-9326/11/5/055006", "ISSN" : "1748-9326", "abstract" : "Recent research has demonstrated that global mean surface air warming is approximately proportional to cumulative CO 2 emissions. This proportional relationship has received considerable attention, as it allows one to calculate the cumulative CO 2 emissions (\u2018carbon budget\u2019) compatible with temperature targets and is a useful measure for model inter-comparison. Here we use an Earth system model to explore whether this relationship persists during periods of net negative CO 2 emissions. Negative CO 2 emissions are required in the majority of emissions scenarios limiting global warming to 2 \u00b0C above pre-industrial, with emissions becoming net negative in the second half of this century in several scenarios. We find that for model simulations with a symmetric 1% per year increase and decrease in atmospheric CO 2 , the temperature change (\u0394 T ) versus cumulative CO 2 emissions (CE) relationship is nonlinear during periods of net negative emissions, owing to the lagged response of the deep ocean to previously increasing atmospheric CO 2 . When corrected for this lagged response, or if the CO 2 decline is applied after the system has equilibrated with the previous CO 2 increase, the \u0394 T versus CE relationship is close to linear during periods of net negative CO 2 emissions. A proportionality constant\u2014the transient climate response to cumulative carbon emissions (TCRE)\u2212 can therefore be calculated for both positive and net negative CO 2 emission periods. We find that in simulations with a symmetric 1% per year increase and decrease in atmospheric CO 2 the TCRE is larger on the upward than on the downward CO 2 trajectory, suggesting that positive CO 2 emissions are more effective at warming than negative emissions are at subsequently cooling. We also find that the cooling effectiveness of negative CO 2 emissions decreases if applied at higher atmospheric CO 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"ITEM-5", "issue" : "5", "issued" : { "date-parts" : [ [ "2016", "5", "1" ] ] }, "language" : "en", "page" : "055006", "publisher" : "IOP Publishing", "title" : "On the proportionality between global temperature change and cumulative CO2 emissions during periods of net negative CO2 emissions", "translator" : [ { "dropping-particle" : "", "family" : "L3743", "given" : "", "non-dropping-particle" : "", "parse-names" : false, "suffix" : "" } ], "type" : "article-journal", "volume" : "11" }, "uris" : [ "http://www.mendeley.com/documents/?uuid=13ba01b4-5ed3-4026-a932-6253b121c44d" ] } ], "mendeley" : { "formattedCitation" : "(Goodwin et al., 2015; MacDougall and Friedlingstein, 2015; Williams et al., 2016; Zickfeld et al., 2016; Ehlert et al., 2017)", "manualFormatting" : "(Goodwin et al., 2015; MacDougall and Friedlingstein, 2015; Williams et al., 2016; Zickfeld et al., 2016; Ehlert et al., 2017", "plainTextFormattedCitation" : "(Goodwin et al., 2015; MacDougall and Friedlingstein, 2015; Williams et al., 2016; Zickfeld et al., 2016; Ehlert et al., 2017)", "previouslyFormattedCitation" : "(Goodwin et al., 2015; MacDougall and Friedlingstein, 2015; Williams et al., 2016; Zickfeld et al., 2016; Ehlert et al., 2017)" }, "properties" : { "noteIndex" : 0 }, "schema" : "https://github.com/citation-style-language/schema/raw/master/csl-citation.json" }</w:instrText>
      </w:r>
      <w:r w:rsidR="00A854EF" w:rsidRPr="001E7A27">
        <w:rPr>
          <w:rFonts w:eastAsia="Calibri"/>
          <w:lang w:val="en-GB"/>
        </w:rPr>
        <w:fldChar w:fldCharType="separate"/>
      </w:r>
      <w:del w:id="5278" w:author="Ian Blenkinsop" w:date="2021-07-28T14:52:00Z">
        <w:r w:rsidR="00025FA2" w:rsidRPr="001E7A27" w:rsidDel="00A97338">
          <w:rPr>
            <w:rFonts w:eastAsia="Calibri"/>
            <w:noProof/>
            <w:lang w:val="en-GB"/>
          </w:rPr>
          <w:delText>(</w:delText>
        </w:r>
      </w:del>
      <w:r w:rsidR="00025FA2" w:rsidRPr="001E7A27">
        <w:rPr>
          <w:rFonts w:eastAsia="Calibri"/>
          <w:noProof/>
          <w:lang w:val="en-GB"/>
        </w:rPr>
        <w:t>Goodwin et al., 2015; MacDougall and Friedlingstein, 2015; Williams et al., 2016; Zickfeld et al., 2016; Ehlert et al., 2017</w:t>
      </w:r>
      <w:r w:rsidR="00A854EF" w:rsidRPr="001E7A27">
        <w:rPr>
          <w:rFonts w:eastAsia="Calibri"/>
          <w:lang w:val="en-GB"/>
        </w:rPr>
        <w:fldChar w:fldCharType="end"/>
      </w:r>
      <w:commentRangeEnd w:id="5277"/>
      <w:r w:rsidR="00025FA2" w:rsidRPr="001E7A27">
        <w:rPr>
          <w:rStyle w:val="CommentReference"/>
          <w:lang w:val="en-GB"/>
        </w:rPr>
        <w:commentReference w:id="5277"/>
      </w:r>
      <w:del w:id="5279" w:author="Ian Blenkinsop" w:date="2021-07-28T14:52:00Z">
        <w:r w:rsidR="00A854EF" w:rsidRPr="001E7A27" w:rsidDel="00A97338">
          <w:rPr>
            <w:lang w:val="en-GB"/>
          </w:rPr>
          <w:delText xml:space="preserve">; Section </w:delText>
        </w:r>
        <w:r w:rsidRPr="001E7A27" w:rsidDel="00A97338">
          <w:rPr>
            <w:rFonts w:eastAsia="Calibri"/>
            <w:lang w:val="en-GB"/>
          </w:rPr>
          <w:delText>5.5.1.1</w:delText>
        </w:r>
      </w:del>
      <w:r w:rsidRPr="001E7A27">
        <w:rPr>
          <w:rFonts w:eastAsia="Calibri"/>
          <w:lang w:val="en-GB"/>
        </w:rPr>
        <w:t>).</w:t>
      </w:r>
    </w:p>
    <w:p w14:paraId="6CA92159" w14:textId="77777777" w:rsidR="009D3DF4" w:rsidRPr="001E7A27" w:rsidRDefault="009D3DF4" w:rsidP="005C7F25">
      <w:pPr>
        <w:pStyle w:val="AR6BodyText"/>
        <w:shd w:val="clear" w:color="auto" w:fill="DEEAF6" w:themeFill="accent1" w:themeFillTint="33"/>
        <w:rPr>
          <w:rFonts w:eastAsia="Calibri"/>
          <w:b/>
          <w:lang w:val="en-GB"/>
        </w:rPr>
      </w:pPr>
    </w:p>
    <w:p w14:paraId="2F7137AA" w14:textId="455B671E" w:rsidR="009D3DF4" w:rsidRPr="001E7A27" w:rsidRDefault="009D3DF4" w:rsidP="005C7F25">
      <w:pPr>
        <w:pStyle w:val="AR6BodyText"/>
        <w:shd w:val="clear" w:color="auto" w:fill="DEEAF6" w:themeFill="accent1" w:themeFillTint="33"/>
        <w:rPr>
          <w:rFonts w:eastAsia="Calibri"/>
          <w:color w:val="000000"/>
          <w:lang w:val="en-GB"/>
        </w:rPr>
      </w:pPr>
      <w:r w:rsidRPr="001E7A27">
        <w:rPr>
          <w:rFonts w:eastAsia="Calibri"/>
          <w:i/>
          <w:lang w:val="en-GB"/>
        </w:rPr>
        <w:t xml:space="preserve">Processes </w:t>
      </w:r>
      <w:del w:id="5280" w:author="Soapbox" w:date="2021-07-22T03:04:00Z">
        <w:r w:rsidRPr="001E7A27" w:rsidDel="008037FC">
          <w:rPr>
            <w:rFonts w:eastAsia="Calibri"/>
            <w:i/>
            <w:lang w:val="en-GB"/>
          </w:rPr>
          <w:delText xml:space="preserve">the </w:delText>
        </w:r>
      </w:del>
      <w:ins w:id="5281" w:author="Soapbox" w:date="2021-07-22T03:04:00Z">
        <w:r w:rsidR="008037FC" w:rsidRPr="001E7A27">
          <w:rPr>
            <w:rFonts w:eastAsia="Calibri"/>
            <w:i/>
            <w:lang w:val="en-GB"/>
          </w:rPr>
          <w:t xml:space="preserve">that </w:t>
        </w:r>
      </w:ins>
      <w:r w:rsidRPr="001E7A27">
        <w:rPr>
          <w:rFonts w:eastAsia="Calibri"/>
          <w:i/>
          <w:lang w:val="en-GB"/>
        </w:rPr>
        <w:t xml:space="preserve">drive the </w:t>
      </w:r>
      <w:ins w:id="5282" w:author="Soapbox" w:date="2021-07-22T03:19:00Z">
        <w:r w:rsidR="00E868BD" w:rsidRPr="001E7A27">
          <w:rPr>
            <w:rFonts w:eastAsia="Calibri"/>
            <w:i/>
            <w:lang w:val="en-GB"/>
          </w:rPr>
          <w:t>o</w:t>
        </w:r>
      </w:ins>
      <w:del w:id="5283" w:author="Soapbox" w:date="2021-07-22T03:19:00Z">
        <w:r w:rsidRPr="001E7A27" w:rsidDel="00E868BD">
          <w:rPr>
            <w:rFonts w:eastAsia="Calibri"/>
            <w:i/>
            <w:lang w:val="en-GB"/>
          </w:rPr>
          <w:delText>O</w:delText>
        </w:r>
      </w:del>
      <w:r w:rsidRPr="001E7A27">
        <w:rPr>
          <w:rFonts w:eastAsia="Calibri"/>
          <w:i/>
          <w:lang w:val="en-GB"/>
        </w:rPr>
        <w:t xml:space="preserve">cean </w:t>
      </w:r>
      <w:ins w:id="5284" w:author="Soapbox" w:date="2021-07-22T03:19:00Z">
        <w:r w:rsidR="00E868BD" w:rsidRPr="001E7A27">
          <w:rPr>
            <w:rFonts w:eastAsia="Calibri"/>
            <w:i/>
            <w:lang w:val="en-GB"/>
          </w:rPr>
          <w:t>c</w:t>
        </w:r>
      </w:ins>
      <w:del w:id="5285" w:author="Soapbox" w:date="2021-07-22T03:19:00Z">
        <w:r w:rsidRPr="001E7A27" w:rsidDel="00E868BD">
          <w:rPr>
            <w:rFonts w:eastAsia="Calibri"/>
            <w:i/>
            <w:lang w:val="en-GB"/>
          </w:rPr>
          <w:delText>C</w:delText>
        </w:r>
      </w:del>
      <w:r w:rsidRPr="001E7A27">
        <w:rPr>
          <w:rFonts w:eastAsia="Calibri"/>
          <w:i/>
          <w:lang w:val="en-GB"/>
        </w:rPr>
        <w:t>arbon</w:t>
      </w:r>
      <w:del w:id="5286" w:author="Soapbox" w:date="2021-07-22T03:19:00Z">
        <w:r w:rsidRPr="001E7A27" w:rsidDel="00E868BD">
          <w:rPr>
            <w:rFonts w:eastAsia="Calibri"/>
            <w:i/>
            <w:lang w:val="en-GB"/>
          </w:rPr>
          <w:delText xml:space="preserve"> </w:delText>
        </w:r>
      </w:del>
      <w:r w:rsidRPr="001E7A27">
        <w:rPr>
          <w:rFonts w:eastAsia="Calibri"/>
          <w:i/>
          <w:lang w:val="en-GB"/>
        </w:rPr>
        <w:t>-</w:t>
      </w:r>
      <w:del w:id="5287" w:author="Soapbox" w:date="2021-07-22T03:19:00Z">
        <w:r w:rsidRPr="001E7A27" w:rsidDel="00E868BD">
          <w:rPr>
            <w:rFonts w:eastAsia="Calibri"/>
            <w:i/>
            <w:lang w:val="en-GB"/>
          </w:rPr>
          <w:delText xml:space="preserve"> </w:delText>
        </w:r>
      </w:del>
      <w:ins w:id="5288" w:author="Soapbox" w:date="2021-07-22T03:19:00Z">
        <w:r w:rsidR="00E868BD" w:rsidRPr="001E7A27">
          <w:rPr>
            <w:rFonts w:eastAsia="Calibri"/>
            <w:i/>
            <w:lang w:val="en-GB"/>
          </w:rPr>
          <w:t>h</w:t>
        </w:r>
      </w:ins>
      <w:del w:id="5289" w:author="Soapbox" w:date="2021-07-22T03:19:00Z">
        <w:r w:rsidRPr="001E7A27" w:rsidDel="00E868BD">
          <w:rPr>
            <w:rFonts w:eastAsia="Calibri"/>
            <w:i/>
            <w:lang w:val="en-GB"/>
          </w:rPr>
          <w:delText>H</w:delText>
        </w:r>
      </w:del>
      <w:r w:rsidRPr="001E7A27">
        <w:rPr>
          <w:rFonts w:eastAsia="Calibri"/>
          <w:i/>
          <w:lang w:val="en-GB"/>
        </w:rPr>
        <w:t xml:space="preserve">eat </w:t>
      </w:r>
      <w:ins w:id="5290" w:author="Soapbox" w:date="2021-07-22T03:19:00Z">
        <w:r w:rsidR="00E868BD" w:rsidRPr="001E7A27">
          <w:rPr>
            <w:rFonts w:eastAsia="Calibri"/>
            <w:i/>
            <w:lang w:val="en-GB"/>
          </w:rPr>
          <w:t>n</w:t>
        </w:r>
      </w:ins>
      <w:del w:id="5291" w:author="Soapbox" w:date="2021-07-22T03:19:00Z">
        <w:r w:rsidRPr="001E7A27" w:rsidDel="00E868BD">
          <w:rPr>
            <w:rFonts w:eastAsia="Calibri"/>
            <w:i/>
            <w:lang w:val="en-GB"/>
          </w:rPr>
          <w:delText>N</w:delText>
        </w:r>
      </w:del>
      <w:r w:rsidRPr="001E7A27">
        <w:rPr>
          <w:rFonts w:eastAsia="Calibri"/>
          <w:i/>
          <w:lang w:val="en-GB"/>
        </w:rPr>
        <w:t>exus and its change</w:t>
      </w:r>
    </w:p>
    <w:p w14:paraId="257130A1" w14:textId="77777777" w:rsidR="009D3DF4" w:rsidRPr="001E7A27" w:rsidRDefault="009D3DF4" w:rsidP="005C7F25">
      <w:pPr>
        <w:pStyle w:val="AR6BodyText"/>
        <w:shd w:val="clear" w:color="auto" w:fill="DEEAF6" w:themeFill="accent1" w:themeFillTint="33"/>
        <w:rPr>
          <w:rFonts w:eastAsia="Calibri"/>
          <w:highlight w:val="yellow"/>
          <w:lang w:val="en-GB"/>
        </w:rPr>
      </w:pPr>
    </w:p>
    <w:p w14:paraId="026348FD" w14:textId="590E3191" w:rsidR="009D3DF4" w:rsidRPr="001E7A27" w:rsidRDefault="009D3DF4" w:rsidP="005C7F25">
      <w:pPr>
        <w:pStyle w:val="AR6BodyText"/>
        <w:shd w:val="clear" w:color="auto" w:fill="DEEAF6" w:themeFill="accent1" w:themeFillTint="33"/>
        <w:rPr>
          <w:lang w:val="en-GB"/>
        </w:rPr>
      </w:pPr>
      <w:r w:rsidRPr="001E7A27">
        <w:rPr>
          <w:rFonts w:eastAsia="Calibri"/>
          <w:lang w:val="en-GB"/>
        </w:rPr>
        <w:t xml:space="preserve">The air-sea flux of heat and all gases across the ocean interface is driven by a common set of complex and </w:t>
      </w:r>
      <w:del w:id="5292" w:author="Soapbox" w:date="2021-07-22T03:05:00Z">
        <w:r w:rsidRPr="001E7A27" w:rsidDel="00CC74D7">
          <w:rPr>
            <w:rFonts w:eastAsia="Calibri"/>
            <w:lang w:val="en-GB"/>
          </w:rPr>
          <w:delText xml:space="preserve">difficult to observe </w:delText>
        </w:r>
      </w:del>
      <w:r w:rsidRPr="001E7A27">
        <w:rPr>
          <w:rFonts w:eastAsia="Calibri"/>
          <w:lang w:val="en-GB"/>
        </w:rPr>
        <w:t>turbulent diffusion and mixing processes</w:t>
      </w:r>
      <w:ins w:id="5293" w:author="Soapbox" w:date="2021-07-22T03:05:00Z">
        <w:r w:rsidR="00CC74D7" w:rsidRPr="001E7A27">
          <w:rPr>
            <w:rFonts w:eastAsia="Calibri"/>
            <w:lang w:val="en-GB"/>
          </w:rPr>
          <w:t xml:space="preserve"> that are difficult to observe</w:t>
        </w:r>
      </w:ins>
      <w:r w:rsidRPr="001E7A27">
        <w:rPr>
          <w:rFonts w:eastAsia="Calibri"/>
          <w:lang w:val="en-GB"/>
        </w:rPr>
        <w:t xml:space="preserve"> </w:t>
      </w:r>
      <w:ins w:id="5294" w:author="Ian Blenkinsop" w:date="2021-07-28T14:54:00Z">
        <w:r w:rsidR="00B9477B" w:rsidRPr="001E7A27">
          <w:rPr>
            <w:rFonts w:eastAsia="Calibri"/>
            <w:lang w:val="en-GB"/>
          </w:rPr>
          <w:t xml:space="preserve">(Sections 5.2.1.3 and 9.2.1.2; </w:t>
        </w:r>
      </w:ins>
      <w:commentRangeStart w:id="5295"/>
      <w:r w:rsidR="00A854EF" w:rsidRPr="001E7A27">
        <w:rPr>
          <w:rFonts w:eastAsia="Calibri"/>
          <w:lang w:val="en-GB"/>
        </w:rPr>
        <w:fldChar w:fldCharType="begin" w:fldLock="1"/>
      </w:r>
      <w:r w:rsidR="00747167" w:rsidRPr="001E7A27">
        <w:rPr>
          <w:rFonts w:eastAsia="Calibri"/>
          <w:lang w:val="en-GB"/>
        </w:rPr>
        <w:instrText>ADDIN CSL_CITATION { "citationItems" : [ { "id" : "ITEM-1", "itemData" : { "DOI" : "10.1146/annurev.marine.010908.163742", "ISSN" : "1941-1405", "author" : [ { "dropping-particle" : "", "family" : "Wanninkhof", "given" : "Rik", "non-dropping-particle" : "", "parse-names" : false, "suffix" : "" }, { "dropping-particle" : "", "family" : "Asher", "given" : "William E.", "non-dropping-particle" : "", "parse-names" : false, "suffix" : "" }, { "dropping-particle" : "", "family" : "Ho", "given" : "David T.", "non-dropping-particle" : "", "parse-names" : false, "suffix" : "" }, { "dropping-particle" : "", "family" : "Sweeney", "given" : "Colm", "non-dropping-particle" : "", "parse-names" : false, "suffix" : "" }, { "dropping-particle" : "", "family" : "McGillis", "given" : "Wade R.", "non-dropping-particle" : "", "parse-names" : false, "suffix" : "" } ], "container-title" : "Annual Review of Marine Science", "id" : "ITEM-1", "issue" : "1", "issued" : { "date-parts" : [ [ "2009", "1" ] ] }, "page" : "213-244", "title" : "Advances in Quantifying Air-Sea Gas Exchange and Environmental Forcing", "translator" : [ { "dropping-particle" : "", "family" : "L5160", "given" : "", "non-dropping-particle" : "", "parse-names" : false, "suffix" : "" } ], "type" : "article-journal", "volume" : "1" }, "uris" : [ "http://www.mendeley.com/documents/?uuid=48d22107-f766-37cd-bad9-10b8b8f8aee7" ] }, { "id" : "ITEM-2", "itemData" : { "DOI" : "10.4319/lom.2014.12.351", "ISSN" : "15415856", "abstract" : "The relationship between gas exchange and wind speed is used extensively for estimating bulk fluxes of atmospheric gases across the air-sea interface. Here, I provide an update on the frequently used method of Wanninkhof (1992). The update of the methodology reflects advances that have occurred over the past two decades in quantifying the input parameters. The general principle of obtaining a relationship constrained by the globally integrated bomb-14CO2 flux into the ocean remains unchanged. The improved relationship is created using revised global ocean 14C inventories and improved wind speed products. Empirical relationships of the Schmidt number, which are necessary to determine the fluxes, are extended to 40\u00b0C to facilitate their use in the models. The focus is on the gas exchange of carbon dioxide, but the suggested functionality can be extended to other gases at intermediate winds (\u2248 4-15 m s-1). The updated relationship, expressed as k = 0.251 &lt;U2&gt; (Sc/660)-0.5 where k is the gas transfer velocity, &lt;U2&gt; is the average squared wind speed, and Sc is the Schmidt number, has a 20% uncertainty. The relationship is in close agreement with recent parameterizations based on results from gas exchange process studies over the ocean. \u00a9 2014, by the American Society of Limnology and Oceanography, Inc.", "author" : [ { "dropping-particle" : "", "family" : "Wanninkhof", "given" : "Rik", "non-dropping-particle" : "", "parse-names" : false, "suffix" : "" } ], "container-title" : "Limnology and Oceanography: Methods", "id" : "ITEM-2", "issue" : "6", "issued" : { "date-parts" : [ [ "2014", "6", "1" ] ] }, "page" : "351-362", "publisher" : "American Society of Limnology and Oceanography Inc.", "title" : "Relationship between wind speed and gas exchange over the ocean revisited", "translator" : [ { "dropping-particle" : "", "family" : "L7319", "given" : "", "non-dropping-particle" : "", "parse-names" : false, "suffix" : "" } ], "type" : "article-journal", "volume" : "12" }, "uris" : [ "http://www.mendeley.com/documents/?uuid=96d8f2e0-ff46-3ec6-b518-ab8553c5b30d", "http://www.mendeley.com/documents/?uuid=592e7370-d8f2-49e9-86fe-4d235c6efb2f", "http://www.mendeley.com/documents/?uuid=915833c5-5e94-40a4-8f59-370a4d3b454b" ] }, { "id" : "ITEM-3", "itemData" : { "DOI" : "10.1038/s41467-020-18203-3", "ISSN" : "20411723", "PMID" : "32887875", "abstract" : "The ocean is a sink for ~25% of the atmospheric CO2 emitted by human activities, an amount in excess of 2 petagrams of carbon per year (PgC yr\u22121). Time-resolved estimates of global ocean-atmosphere CO2 flux provide an important constraint on the global carbon budget. However, previous estimates of this flux, derived from surface ocean CO2 concentrations, have not corrected the data for temperature gradients between the surface and sampling at a few meters depth, or for the effect of the cool ocean surface skin. Here we calculate a time history of ocean-atmosphere CO2 fluxes from 1992 to 2018, corrected for these effects. These increase the calculated net flux into the oceans by 0.8\u20130.9 PgC\u00a0yr\u22121, at times doubling uncorrected values. We estimate uncertainties using multiple interpolation methods, finding convergent results for fluxes globally after 2000, or over the Northern Hemisphere throughout the period. Our corrections reconcile surface uptake with independent estimates of the increase in ocean CO2 inventory, and suggest most ocean models underestimate uptake.", "author" : [ { "dropping-particle" : "", "family" : "Watson", "given" : "Andrew J.", "non-dropping-particle" : "", "parse-names" : false, "suffix" : "" }, { "dropping-particle" : "", "family" : "Schuster", "given" : "Ute", "non-dropping-particle" : "", "parse-names" : false, "suffix" : "" }, { "dropping-particle" : "", "family" : "Shutler", "given" : "Jamie D.", "non-dropping-particle" : "", "parse-names" : false, "suffix" : "" }, { "dropping-particle" : "", "family" : "Holding", "given" : "Thomas", "non-dropping-particle" : "", "parse-names" : false, "suffix" : "" }, { "dropping-particle" : "", "family" : "Ashton", "given" : "Ian G.C.", "non-dropping-particle" : "", "parse-names" : false, "suffix" : "" }, { "dropping-particle" : "", "family" : "Landsch\u00fctzer", "given" : "Peter", "non-dropping-particle" : "", "parse-names" : false, "suffix" : "" }, { "dropping-particle" : "", "family" : "Woolf", "given" : "David K.", "non-dropping-particle" : "", "parse-names" : false, "suffix" : "" }, { "dropping-particle" : "", "family" : "Goddijn-Murphy", "given" : "Lonneke", "non-dropping-particle" : "", "parse-names" : false, "suffix" : "" } ], "container-title" : "Nature Communications", "id" : "ITEM-3", "issued" : { "date-parts" : [ [ "2020" ] ] }, "title" : "Revised estimates of ocean-atmosphere CO2 flux are consistent with ocean carbon inventory", "translator" : [ { "dropping-particle" : "", "family" : "L7060", "given" : "", "non-dropping-particle" : "", "parse-names" : false, "suffix" : "" } ], "type" : "article-journal" }, "uris" : [ "http://www.mendeley.com/documents/?uuid=585fbc69-860d-42bc-9f57-9a1264bd9564" ] }, { "id" : "ITEM-4", "itemData" : { "DOI" : "10.3389/fmars.2019.00430", "ISSN" : "22967745", "abstract" : "Turbulent and radiative exchanges of heat between the ocean and atmosphere (hereafter heat fluxes), ocean surface wind stress, and state variables used to estimate them, are Essential Ocean Variables (EOVs) and Essential Climate Variables (ECVs) influencing weather and climate. This paper describes an observational strategy for producing 3-hourly, 25-km (and an aspirational goal of hourly at 10-km) heat flux and wind stress fields over the global, ice-free ocean with breakthrough 1-day random uncertainty of 15 W m-2 and a bias of less than 5 W m-2. At present this accuracy target is met only at OceanSITES reference station moorings and research vessels (RVs) that follow best practices. To meet these targets globally, in the next decade, satellite-based observations must be optimized for boundary layer measurements of air temperature, humidity, sea surface temperature, and ocean wind stress. In order to tune and validate these satellite measurements, a complementary global in situ flux array, built around an expanded OceanSITES network of time series reference station moorings, is also needed. The array would include 500 - 1000 measurement platforms, including autonomous surface vehicles, moored and drifting buoys, RVs, the existing OceanSITES network of 22 flux sites, and new OceanSITES expanded in 19 key regions. This array would be globally distributed, with 1 - 3 measurement platforms in each nominal 10\u00b0 by 10\u00b0 boxes. These improved moisture and temperature profiles and surface data, if assimilated into Numerical Weather Prediction (NWP) models, would lead to better representation of cloud formation processes, improving state variables and surface radiative and turbulent fluxes from these models. The in situ flux array provides globally distributed measurements and metrics for satellite algorithm development, product validation, and for improving satellite-based, NWP and blended flux products. In addition, some of these flux platforms will also measure direct turbulent fluxes, which can be used to improve algorithms for computation of air-sea exchange of heat and momentum in flux products and models. With these improved air-sea fluxes, the ocean's influence on the atmosphere will be better quantified and lead to improved long-term weather forecasts, seasonal-interannual-decadal climate predictions, and regional climate projections.", "author" : [ { "dropping-particle" : "", "family" : "Cronin", "given" : "Meghan F.", "non-dropping-particle" : "", "parse-names" : false, "suffix" : "" }, { "dropping-particle" : "", "family" : "Gentemann", "given" : "Chelle L.", "non-dropping-particle" : "", "parse-names" : false, "suffix" : "" }, { "dropping-particle" : "", "family" : "Edson", "given" : "James B.", "non-dropping-particle" : "", "parse-names" : false, "suffix" : "" }, { "dropping-particle" : "", "family" : "Ueki", "given" : "Iwao", "non-dropping-particle" : "", "parse-names" : false, "suffix" : "" }, { "dropping-particle" : "", "family" : "Bourassa", "given" : "Mark", "non-dropping-particle" : "", "parse-names" : false, "suffix" : "" }, { "dropping-particle" : "", "family" : "Brown", "given" : "Shannon", "non-dropping-particle" : "", "parse-names" : false, "suffix" : "" }, { "dropping-particle" : "", "family" : "Clayson", "given" : "Carol A.", "non-dropping-particle" : "", "parse-names" : false, "suffix" : "" }, { "dropping-particle" : "", "family" : "Fairall", "given" : "Chris", "non-dropping-particle" : "", "parse-names" : false, "suffix" : "" }, { "dropping-particle" : "", "family" : "T. Farrar", "given" : "J.", "non-dropping-particle" : "", "parse-names" : false, "suffix" : "" }, { "dropping-particle" : "", "family" : "Gille", "given" : "Sarah T.", "non-dropping-particle" : "", "parse-names" : false, "suffix" : "" }, { "dropping-particle" : "", "family" : "Gulev", "given" : "Sergey", "non-dropping-particle" : "", "parse-names" : false, "suffix" : "" }, { "dropping-particle" : "", "family" : "Josey", "given" : "Simon", "non-dropping-particle" : "", "parse-names" : false, "suffix" : "" }, { "dropping-particle" : "", "family" : "Kato", "given" : "Sieji", "non-dropping-particle" : "", "parse-names" : false, "suffix" : "" }, { "dropping-particle" : "", "family" : "Katsumata", "given" : "Masaki", "non-dropping-particle" : "", "parse-names" : false, "suffix" : "" }, { "dropping-particle" : "", "family" : "Kent", "given" : "Elizabeth C.", "non-dropping-particle" : "", "parse-names" : false, "suffix" : "" }, { "dropping-particle" : "", "family" : "Krug", "given" : "Marjolaine", "non-dropping-particle" : "", "parse-names" : false, "suffix" : "" }, { "dropping-particle" : "", "family" : "Minnett", "given" : "Peter J.", "non-dropping-particle" : "", "parse-names" : false, "suffix" : "" }, { "dropping-particle" : "", "family" : "Parfitt", "given" : "Rhys", "non-dropping-particle" : "", "parse-names" : false, "suffix" : "" }, { "dropping-particle" : "", "family" : "Pinker", "given" : "Rachel T.", "non-dropping-particle" : "", "parse-names" : false, "suffix" : "" }, { "dropping-particle" : "", "family" : "Stackhouse", "given" : "Paul W.", "non-dropping-particle" : "", "parse-names" : false, "suffix" : "" }, { "dropping-particle" : "", "family" : "Swart", "given" : "Sebastiaan", "non-dropping-particle" : "", "parse-names" : false, "suffix" : "" }, { "dropping-particle" : "", "family" : "Tomita", "given" : "Hiroyuki", "non-dropping-particle" : "", "parse-names" : false, "suffix" : "" }, { "dropping-particle" : "", "family" : "Vandemark", "given" : "Doug", "non-dropping-particle" : "", "parse-names" : false, "suffix" : "" }, { "dropping-particle" : "", "family" : "Weller", "given" : "Robert A.", "non-dropping-particle" : "", "parse-names" : false, "suffix" : "" }, { "dropping-particle" : "", "family" : "Yoneyama", "given" : "Kunio", "non-dropping-particle" : "", "parse-names" : false, "suffix" : "" }, { "dropping-particle" : "", "family" : "Yu", "given" : "Lisan", "non-dropping-particle" : "", "parse-names" : false, "suffix" : "" }, { "dropping-particle" : "", "family" : "Zhang", "given" : "Dongxiao", "non-dropping-particle" : "", "parse-names" : false, "suffix" : "" } ], "container-title" : "Frontiers in Marine Science", "id" : "ITEM-4", "issue" : "JUL", "issued" : { "date-parts" : [ [ "2019", "7", "31" ] ] }, "page" : "430", "publisher" : "Frontiers Media S.A.", "title" : "Air-sea fluxes with a focus on heat and momentum", "translator" : [ { "dropping-particle" : "", "family" : "L7318", "given" : "", "non-dropping-particle" : "", "parse-names" : false, "suffix" : "" } ], "type" : "article", "volume" : "6" }, "uris" : [ "http://www.mendeley.com/documents/?uuid=080b3cab-9bce-3b9d-874f-a5614d996599", "http://www.mendeley.com/documents/?uuid=6f47759a-fdbb-4ed6-9bfd-bc4cb9d00667", "http://www.mendeley.com/documents/?uuid=e4348f20-3eed-4076-a2a3-aa0db51aa638" ] } ], "mendeley" : { "formattedCitation" : "(Wanninkhof et al., 2009; Wanninkhof, 2014; Cronin et al., 2019; Watson et al., 2020)", "manualFormatting" : "(Wanninkhof et al., 2009; Wanninkhof, 2014; Cronin et al., 2019; Watson et al., 2020", "plainTextFormattedCitation" : "(Wanninkhof et al., 2009; Wanninkhof, 2014; Cronin et al., 2019; Watson et al., 2020)", "previouslyFormattedCitation" : "(Wanninkhof et al., 2009; Wanninkhof, 2014; Cronin et al., 2019; Watson et al., 2020)" }, "properties" : { "noteIndex" : 0 }, "schema" : "https://github.com/citation-style-language/schema/raw/master/csl-citation.json" }</w:instrText>
      </w:r>
      <w:r w:rsidR="00A854EF" w:rsidRPr="001E7A27">
        <w:rPr>
          <w:rFonts w:eastAsia="Calibri"/>
          <w:lang w:val="en-GB"/>
        </w:rPr>
        <w:fldChar w:fldCharType="separate"/>
      </w:r>
      <w:del w:id="5296" w:author="Ian Blenkinsop" w:date="2021-07-28T14:54:00Z">
        <w:r w:rsidR="00025FA2" w:rsidRPr="001E7A27" w:rsidDel="00B9477B">
          <w:rPr>
            <w:rFonts w:eastAsia="Calibri"/>
            <w:noProof/>
            <w:lang w:val="en-GB"/>
          </w:rPr>
          <w:delText>(</w:delText>
        </w:r>
      </w:del>
      <w:r w:rsidR="00025FA2" w:rsidRPr="001E7A27">
        <w:rPr>
          <w:rFonts w:eastAsia="Calibri"/>
          <w:noProof/>
          <w:lang w:val="en-GB"/>
        </w:rPr>
        <w:t>Wanninkhof et al., 2009; Wanninkhof, 2014; Cronin et al., 2019; Watson et al., 2020</w:t>
      </w:r>
      <w:r w:rsidR="00A854EF" w:rsidRPr="001E7A27">
        <w:rPr>
          <w:rFonts w:eastAsia="Calibri"/>
          <w:lang w:val="en-GB"/>
        </w:rPr>
        <w:fldChar w:fldCharType="end"/>
      </w:r>
      <w:commentRangeEnd w:id="5295"/>
      <w:r w:rsidR="00025FA2" w:rsidRPr="001E7A27">
        <w:rPr>
          <w:rStyle w:val="CommentReference"/>
          <w:lang w:val="en-GB"/>
        </w:rPr>
        <w:commentReference w:id="5295"/>
      </w:r>
      <w:del w:id="5297" w:author="Ian Blenkinsop" w:date="2021-07-28T14:54:00Z">
        <w:r w:rsidR="00A854EF" w:rsidRPr="001E7A27" w:rsidDel="00B9477B">
          <w:rPr>
            <w:rFonts w:eastAsia="Calibri"/>
            <w:lang w:val="en-GB"/>
          </w:rPr>
          <w:delText xml:space="preserve">; Sections </w:delText>
        </w:r>
        <w:r w:rsidRPr="001E7A27" w:rsidDel="00B9477B">
          <w:rPr>
            <w:rFonts w:eastAsia="Calibri"/>
            <w:lang w:val="en-GB"/>
          </w:rPr>
          <w:delText>5.2.1.3; 9.2.1.2</w:delText>
        </w:r>
      </w:del>
      <w:r w:rsidRPr="001E7A27">
        <w:rPr>
          <w:rFonts w:eastAsia="Calibri"/>
          <w:lang w:val="en-GB"/>
        </w:rPr>
        <w:t>). These processes are typically simplified into widely verified expressions that link the flux to wind stress, the solubility and the gradient across the air-sea interface (</w:t>
      </w:r>
      <w:r w:rsidRPr="001E7A27">
        <w:rPr>
          <w:rFonts w:eastAsia="Calibri"/>
          <w:i/>
          <w:lang w:val="en-GB"/>
        </w:rPr>
        <w:t>medium confidence</w:t>
      </w:r>
      <w:r w:rsidRPr="001E7A27">
        <w:rPr>
          <w:rFonts w:eastAsia="Calibri"/>
          <w:lang w:val="en-GB"/>
        </w:rPr>
        <w:t>). Because the ocean has a higher heat capacity than the atmosphere (</w:t>
      </w:r>
      <w:ins w:id="5298" w:author="Soapbox" w:date="2021-07-22T03:06:00Z">
        <w:r w:rsidR="00161309" w:rsidRPr="001E7A27">
          <w:rPr>
            <w:rFonts w:eastAsia="Calibri"/>
            <w:lang w:val="en-GB"/>
          </w:rPr>
          <w:t xml:space="preserve">the </w:t>
        </w:r>
      </w:ins>
      <w:r w:rsidRPr="001E7A27">
        <w:rPr>
          <w:rFonts w:eastAsia="Calibri"/>
          <w:lang w:val="en-GB"/>
        </w:rPr>
        <w:t>heat capacity of the upper 100 m of the ocean is about 30 times larger than the heat capacity of the atmosphere), the partitioning of heat between the atmosphere and the ocean is primarily influenced by the temperature differences between air and seawater. Similarly, the unique seawater carbonate buffering capacity</w:t>
      </w:r>
      <w:del w:id="5299" w:author="Tom Maycock" w:date="2021-09-09T16:32:00Z">
        <w:r w:rsidRPr="001E7A27" w:rsidDel="003444C6">
          <w:rPr>
            <w:rFonts w:eastAsia="Calibri"/>
            <w:lang w:val="en-GB"/>
          </w:rPr>
          <w:delText>,</w:delText>
        </w:r>
      </w:del>
      <w:r w:rsidRPr="001E7A27">
        <w:rPr>
          <w:rFonts w:eastAsia="Calibri"/>
          <w:lang w:val="en-GB"/>
        </w:rPr>
        <w:t xml:space="preserve"> enables CO</w:t>
      </w:r>
      <w:r w:rsidRPr="001E7A27">
        <w:rPr>
          <w:rFonts w:eastAsia="Calibri"/>
          <w:vertAlign w:val="subscript"/>
          <w:lang w:val="en-GB"/>
        </w:rPr>
        <w:t>2</w:t>
      </w:r>
      <w:r w:rsidRPr="001E7A27">
        <w:rPr>
          <w:rFonts w:eastAsia="Calibri"/>
          <w:lang w:val="en-GB"/>
        </w:rPr>
        <w:t xml:space="preserve"> to be stored in the ocean as dissolved salts, rather than just as dissolved gas</w:t>
      </w:r>
      <w:ins w:id="5300" w:author="Tom Maycock" w:date="2021-09-09T16:32:00Z">
        <w:r w:rsidR="003444C6">
          <w:rPr>
            <w:rFonts w:eastAsia="Calibri"/>
            <w:lang w:val="en-GB"/>
          </w:rPr>
          <w:t>; this</w:t>
        </w:r>
      </w:ins>
      <w:del w:id="5301" w:author="Tom Maycock" w:date="2021-09-09T16:32:00Z">
        <w:r w:rsidRPr="001E7A27" w:rsidDel="003444C6">
          <w:rPr>
            <w:rFonts w:eastAsia="Calibri"/>
            <w:lang w:val="en-GB"/>
          </w:rPr>
          <w:delText>,</w:delText>
        </w:r>
      </w:del>
      <w:del w:id="5302" w:author="Tom Maycock" w:date="2021-09-09T16:33:00Z">
        <w:r w:rsidRPr="001E7A27" w:rsidDel="003444C6">
          <w:rPr>
            <w:rFonts w:eastAsia="Calibri"/>
            <w:lang w:val="en-GB"/>
          </w:rPr>
          <w:delText xml:space="preserve"> which</w:delText>
        </w:r>
      </w:del>
      <w:r w:rsidRPr="001E7A27">
        <w:rPr>
          <w:rFonts w:eastAsia="Calibri"/>
          <w:lang w:val="en-GB"/>
        </w:rPr>
        <w:t xml:space="preserve"> increases the capacity of seawater to store CO</w:t>
      </w:r>
      <w:r w:rsidRPr="001E7A27">
        <w:rPr>
          <w:rFonts w:eastAsia="Calibri"/>
          <w:vertAlign w:val="subscript"/>
          <w:lang w:val="en-GB"/>
        </w:rPr>
        <w:t>2</w:t>
      </w:r>
      <w:r w:rsidRPr="001E7A27">
        <w:rPr>
          <w:rFonts w:eastAsia="Calibri"/>
          <w:lang w:val="en-GB"/>
        </w:rPr>
        <w:t xml:space="preserve"> by two orders of magnitude beyond the solubility of CO</w:t>
      </w:r>
      <w:r w:rsidRPr="001E7A27">
        <w:rPr>
          <w:rFonts w:eastAsia="Calibri"/>
          <w:vertAlign w:val="subscript"/>
          <w:lang w:val="en-GB"/>
        </w:rPr>
        <w:t>2</w:t>
      </w:r>
      <w:r w:rsidRPr="001E7A27">
        <w:rPr>
          <w:rFonts w:eastAsia="Calibri"/>
          <w:lang w:val="en-GB"/>
        </w:rPr>
        <w:t xml:space="preserve"> gas and approximate</w:t>
      </w:r>
      <w:ins w:id="5303" w:author="Soapbox" w:date="2021-07-22T03:07:00Z">
        <w:r w:rsidR="00161309" w:rsidRPr="001E7A27">
          <w:rPr>
            <w:rFonts w:eastAsia="Calibri"/>
            <w:lang w:val="en-GB"/>
          </w:rPr>
          <w:t>s</w:t>
        </w:r>
      </w:ins>
      <w:r w:rsidRPr="001E7A27">
        <w:rPr>
          <w:rFonts w:eastAsia="Calibri"/>
          <w:lang w:val="en-GB"/>
        </w:rPr>
        <w:t xml:space="preserve"> the partitioning ratio of heat between the atmosphere and the ocean </w:t>
      </w:r>
      <w:ins w:id="5304" w:author="Ian Blenkinsop" w:date="2021-07-28T14:54:00Z">
        <w:r w:rsidR="00B9477B" w:rsidRPr="001E7A27">
          <w:rPr>
            <w:rFonts w:eastAsia="Calibri"/>
            <w:lang w:val="en-GB"/>
          </w:rPr>
          <w:t xml:space="preserve">(Section 9.2.2.1; </w:t>
        </w:r>
      </w:ins>
      <w:commentRangeStart w:id="5305"/>
      <w:r w:rsidR="00A3642F" w:rsidRPr="001E7A27">
        <w:rPr>
          <w:rFonts w:eastAsia="Calibri"/>
          <w:lang w:val="en-GB"/>
        </w:rPr>
        <w:fldChar w:fldCharType="begin" w:fldLock="1"/>
      </w:r>
      <w:r w:rsidR="00747167" w:rsidRPr="001E7A27">
        <w:rPr>
          <w:rFonts w:eastAsia="Calibri"/>
          <w:lang w:val="en-GB"/>
        </w:rPr>
        <w:instrText>ADDIN CSL_CITATION { "citationItems" : [ { "id" : "ITEM-1", "itemData" : { "DOI" : "10.1038/s41586-020-2573-5", "ISSN" : "0028-0836", "author" : [ { "dropping-particle" : "", "family" : "Bronselaer", "given" : "Ben", "non-dropping-particle" : "", "parse-names" : false, "suffix" : "" }, { "dropping-particle" : "", "family" : "Zanna", "given" : "Laure", "non-dropping-particle" : "", "parse-names" : false, "suffix" : "" } ], "container-title" : "Nature", "id" : "ITEM-1", "issue" : "7820", "issued" : { "date-parts" : [ [ "2020", "8", "13" ] ] }, "page" : "227-233", "title" : "Heat and carbon coupling reveals ocean warming due to circulation changes", "translator" : [ { "dropping-particle" : "", "family" : "L7289", "given" : "", "non-dropping-particle" : "", "parse-names" : false, "suffix" : "" } ], "type" : "article-journal", "volume" : "584" }, "uris" : [ "http://www.mendeley.com/documents/?uuid=4998cb50-7832-4d7e-9538-7c431732890a" ] }, { "id" : "ITEM-2", "itemData" : { "DOI" : "10.1007/978-1-4020-4411-3_30", "author" : [ { "dropping-particle" : "", "family" : "Zeebe", "given" : "Richard E.", "non-dropping-particle" : "", "parse-names" : false, "suffix" : "" }, { "dropping-particle" : "", "family" : "Wolf-Gladrow", "given" : "Dieter A.", "non-dropping-particle" : "", "parse-names" : false, "suffix" : "" } ], "collection-title" : "Encyclopedia of Earth Sciences Series", "container-title" : "Encyclopedia of Paleoclimatology and Ancient Environments", "editor" : [ { "dropping-particle" : "", "family" : "Gornitz", "given" : "V.", "non-dropping-particle" : "", "parse-names" : false, "suffix" : "" } ], "id" : "ITEM-2", "issued" : { "date-parts" : [ [ "2009" ] ] }, "page" : "1037-1039", "publisher" : "Springer", "publisher-place" : "Dordrecht, The Netherlands", "title" : "Carbon Dioxide, Dissolved (Ocean)", "translator" : [ { "dropping-particle" : "", "family" : "L7320", "given" : "Rt6", "non-dropping-particle" : "", "parse-names" : false, "suffix" : "" } ], "type" : "chapter" }, "uris" : [ "http://www.mendeley.com/documents/?uuid=3f3d182e-0b20-3e34-8c56-a037080c12e5" ] } ], "mendeley" : { "formattedCitation" : "(Zeebe and Wolf-Gladrow, 2009; Bronselaer and Zanna, 2020)", "manualFormatting" : "(Zeebe and Wolf-Gladrow, 2009; Bronselaer and Zanna, 2020", "plainTextFormattedCitation" : "(Zeebe and Wolf-Gladrow, 2009; Bronselaer and Zanna, 2020)", "previouslyFormattedCitation" : "(Zeebe and Wolf-Gladrow, 2009; Bronselaer and Zanna, 2020)" }, "properties" : { "noteIndex" : 0 }, "schema" : "https://github.com/citation-style-language/schema/raw/master/csl-citation.json" }</w:instrText>
      </w:r>
      <w:r w:rsidR="00A3642F" w:rsidRPr="001E7A27">
        <w:rPr>
          <w:rFonts w:eastAsia="Calibri"/>
          <w:lang w:val="en-GB"/>
        </w:rPr>
        <w:fldChar w:fldCharType="separate"/>
      </w:r>
      <w:del w:id="5306" w:author="Ian Blenkinsop" w:date="2021-07-28T14:54:00Z">
        <w:r w:rsidR="00025FA2" w:rsidRPr="001E7A27" w:rsidDel="00B9477B">
          <w:rPr>
            <w:rFonts w:eastAsia="Calibri"/>
            <w:noProof/>
            <w:lang w:val="en-GB"/>
          </w:rPr>
          <w:delText>(</w:delText>
        </w:r>
      </w:del>
      <w:r w:rsidR="00025FA2" w:rsidRPr="001E7A27">
        <w:rPr>
          <w:rFonts w:eastAsia="Calibri"/>
          <w:noProof/>
          <w:lang w:val="en-GB"/>
        </w:rPr>
        <w:t>Zeebe and Wolf-Gladrow, 2009; Bronselaer and Zanna, 2020</w:t>
      </w:r>
      <w:r w:rsidR="00A3642F" w:rsidRPr="001E7A27">
        <w:rPr>
          <w:rFonts w:eastAsia="Calibri"/>
          <w:lang w:val="en-GB"/>
        </w:rPr>
        <w:fldChar w:fldCharType="end"/>
      </w:r>
      <w:commentRangeEnd w:id="5305"/>
      <w:r w:rsidR="00025FA2" w:rsidRPr="001E7A27">
        <w:rPr>
          <w:rStyle w:val="CommentReference"/>
          <w:lang w:val="en-GB"/>
        </w:rPr>
        <w:commentReference w:id="5305"/>
      </w:r>
      <w:del w:id="5307" w:author="Ian Blenkinsop" w:date="2021-07-28T14:54:00Z">
        <w:r w:rsidR="00A3642F" w:rsidRPr="001E7A27" w:rsidDel="00B9477B">
          <w:rPr>
            <w:rFonts w:eastAsia="Calibri"/>
            <w:lang w:val="en-GB"/>
          </w:rPr>
          <w:delText>;</w:delText>
        </w:r>
        <w:r w:rsidRPr="001E7A27" w:rsidDel="00B9477B">
          <w:rPr>
            <w:rFonts w:eastAsia="Calibri"/>
            <w:lang w:val="en-GB"/>
          </w:rPr>
          <w:delText xml:space="preserve"> Section 9.2.2.1</w:delText>
        </w:r>
      </w:del>
      <w:r w:rsidRPr="001E7A27">
        <w:rPr>
          <w:rFonts w:eastAsia="Calibri"/>
          <w:lang w:val="en-GB"/>
        </w:rPr>
        <w:t>). The role of the biological carbon pump in influencing the ocean sink of anthropogenic carbon into the ocean interior is assessed to be minimal during the historical period</w:t>
      </w:r>
      <w:ins w:id="5308" w:author="Soapbox" w:date="2021-07-22T03:09:00Z">
        <w:r w:rsidR="00161309" w:rsidRPr="001E7A27">
          <w:rPr>
            <w:rFonts w:eastAsia="Calibri"/>
            <w:lang w:val="en-GB"/>
          </w:rPr>
          <w:t>,</w:t>
        </w:r>
      </w:ins>
      <w:r w:rsidRPr="001E7A27">
        <w:rPr>
          <w:rFonts w:eastAsia="Calibri"/>
          <w:lang w:val="en-GB"/>
        </w:rPr>
        <w:t xml:space="preserve"> but this may change, particularly in regional contexts, by 2100 (</w:t>
      </w:r>
      <w:r w:rsidRPr="001E7A27">
        <w:rPr>
          <w:rFonts w:eastAsia="Calibri"/>
          <w:i/>
          <w:iCs/>
          <w:lang w:val="en-GB"/>
        </w:rPr>
        <w:t>medium confidence</w:t>
      </w:r>
      <w:r w:rsidRPr="001E7A27">
        <w:rPr>
          <w:rFonts w:eastAsia="Calibri"/>
          <w:lang w:val="en-GB"/>
        </w:rPr>
        <w:t>)</w:t>
      </w:r>
      <w:r w:rsidR="00A854EF" w:rsidRPr="001E7A27">
        <w:rPr>
          <w:rFonts w:eastAsia="Calibri"/>
          <w:lang w:val="en-GB"/>
        </w:rPr>
        <w:t xml:space="preserve"> </w:t>
      </w:r>
      <w:r w:rsidR="00A854EF" w:rsidRPr="001E7A27">
        <w:rPr>
          <w:rFonts w:eastAsia="Calibri"/>
          <w:lang w:val="en-GB"/>
        </w:rPr>
        <w:fldChar w:fldCharType="begin" w:fldLock="1"/>
      </w:r>
      <w:r w:rsidR="00747167" w:rsidRPr="001E7A27">
        <w:rPr>
          <w:rFonts w:eastAsia="Calibri"/>
          <w:lang w:val="en-GB"/>
        </w:rPr>
        <w:instrText>ADDIN CSL_CITATION { "citationItems" : [ { "id" : "ITEM-1", "itemData" : { "DOI" : "10.5194/bg-12-6955-2015", "ISSN" : "1726-4189", "abstract" : "Abstract. Past model studies have projected a global decrease in marine net primary production (NPP) over the 21st century, but these studies focused on the multi-model mean rather than on the large inter-model differences. Here, we analyze model-simulated changes in NPP for the 21st century under IPCC's high-emission scenario RCP8.5. We use a suite of nine coupled carbon\u2013climate Earth system models with embedded marine ecosystem models and focus on the spread between the different models and the underlying reasons. Globally, NPP decreases in five out of the nine models over the course of the 21st century, while three show no significant trend and one even simulates an increase. The largest model spread occurs in the low latitudes (between 30\u00b0 S and 30\u00b0 N), with individual models simulating relative changes between \u221225 and +40 %. Of the seven models diagnosing a net decrease in NPP in the low latitudes, only three simulate this to be a consequence of the classical interpretation, i.e., a stronger nutrient limitation due to increased stratification leading to reduced phytoplankton growth. In the other four, warming-induced increases in phytoplankton growth outbalance the stronger nutrient limitation. However, temperature-driven increases in grazing and other loss processes cause a net decrease in phytoplankton biomass and reduce NPP despite higher growth rates. One model projects a strong increase in NPP in the low latitudes, caused by an intensification of the microbial loop, while NPP in the remaining model changes by less than 0.5 %. While models consistently project increases NPP in the Southern Ocean, the regional inter-model range is also very substantial. In most models, this increase in NPP is driven by temperature, but it is also modulated by changes in light, macronutrients and iron as well as grazing. Overall, current projections of future changes in global marine NPP are subject to large uncertainties and necessitate a dedicated and sustained effort to improve the models and the concepts and data that guide their development.", "author" : [ { "dropping-particle" : "", "family" : "Laufk\u00f6tter", "given" : "C", "non-dropping-particle" : "", "parse-names" : false, "suffix" : "" }, { "dropping-particle" : "", "family" : "Vogt", "given" : "M", "non-dropping-particle" : "", "parse-names" : false, "suffix" : "" }, { "dropping-particle" : "", "family" : "Gruber", "given" : "N", "non-dropping-particle" : "", "parse-names" : false, "suffix" : "" }, { "dropping-particle" : "", "family" : "Aita-Noguchi",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"non-dropping-particle" : "", "parse-names" : false, "suffix" : "" }, { "dropping-particle" : "", "family" : "Doney", "given" : "S C", "non-dropping-particle" : "", "parse-names" : false, "suffix" : "" }, { "dropping-particle" : "", "family" : "Dunne", "given" : "J", "non-dropping-particle" : "", "parse-names" : false, "suffix" : "" }, { "dropping-particle" : "", "family" : "Hashioka", "given" : "T", "non-dropping-particle" : "", "parse-names" : false, "suffix" : "" }, { "dropping-particle" : "", "family" : "Hauck", "given" : "J", "non-dropping-particle" : "", "parse-names" : false, "suffix" : "" }, { "dropping-particle" : "", "family" : "Hirata", "given" : "T", "non-dropping-particle" : "", "parse-names" : false, "suffix" : "" }, { "dropping-particle" : "", "family" : "John", "given" : "J", "non-dropping-particle" : "", "parse-names" : false, "suffix" : "" }, { "dropping-particle" : "", "family" : "Qu\u00e9r\u00e9", "given" : "C.", "non-dropping-particle" : "Le", "parse-names" : false, "suffix" : "" }, { "dropping-particle" : "", "family" : "Lima", "given" : "I D", "non-dropping-particle" : "", "parse-names" : false, "suffix" : "" }, { "dropping-particle" : "", "family" : "Nakano", "given" : "H", "non-dropping-particle" : "", "parse-names" : false, "suffix" : "" }, { "dropping-particle" : "", "family" : "Seferian", "given" : "R", "non-dropping-particle" : "", "parse-names" : false, "suffix" : "" }, { "dropping-particle" : "", "family" : "Totterdell", "given" : "I", "non-dropping-particle" : "", "parse-names" : false, "suffix" : "" }, { "dropping-particle" : "", "family" : "Vichi", "given" : "M", "non-dropping-particle" : "", "parse-names" : false, "suffix" : "" }, { "dropping-particle" : "", "family" : "V\u00f6lker", "given" : "C.", "non-dropping-particle" : "", "parse-names" : false, "suffix" : "" } ], "container-title" : "Biogeosciences", "id" : "ITEM-1", "issue" : "23", "issued" : { "date-parts" : [ [ "2015", "12", "7" ] ] }, "page" : "6955-6984", "title" : "Drivers and uncertainties of future global marine primary production in marine ecosystem models", "translator" : [ { "dropping-particle" : "", "family" : "L4272", "given" : "", "non-dropping-particle" : "", "parse-names" : false, "suffix" : "" } ], "type" : "article-journal", "volume" : "12" }, "uris" : [ "http://www.mendeley.com/documents/?uuid=169d1adb-a1fc-482a-b3d8-1d0df63d4a6d" ] }, { "id" : "ITEM-2",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"ITEM-2",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"(Laufk\u00f6tter et al., 2015; Kwiatkowski et al., 2020)", "plainTextFormattedCitation" : "(Laufk\u00f6tter et al., 2015; Kwiatkowski et al., 2020)", "previouslyFormattedCitation" : "(Laufk\u00f6tter et al., 2015; Kwiatkowski et al., 2020)" }, "properties" : { "noteIndex" : 0 }, "schema" : "https://github.com/citation-style-language/schema/raw/master/csl-citation.json" }</w:instrText>
      </w:r>
      <w:r w:rsidR="00A854EF" w:rsidRPr="001E7A27">
        <w:rPr>
          <w:rFonts w:eastAsia="Calibri"/>
          <w:lang w:val="en-GB"/>
        </w:rPr>
        <w:fldChar w:fldCharType="separate"/>
      </w:r>
      <w:r w:rsidR="00025FA2" w:rsidRPr="001E7A27">
        <w:rPr>
          <w:rFonts w:eastAsia="Calibri"/>
          <w:noProof/>
          <w:lang w:val="en-GB"/>
        </w:rPr>
        <w:t>(Laufkötter et al., 2015; Kwiatkowski et al., 2020)</w:t>
      </w:r>
      <w:r w:rsidR="00A854EF" w:rsidRPr="001E7A27">
        <w:rPr>
          <w:rFonts w:eastAsia="Calibri"/>
          <w:lang w:val="en-GB"/>
        </w:rPr>
        <w:fldChar w:fldCharType="end"/>
      </w:r>
      <w:r w:rsidR="00973765" w:rsidRPr="001E7A27">
        <w:rPr>
          <w:rFonts w:eastAsia="Calibri"/>
          <w:lang w:val="en-GB"/>
        </w:rPr>
        <w:t>.</w:t>
      </w:r>
      <w:r w:rsidRPr="001E7A27">
        <w:rPr>
          <w:rFonts w:eastAsia="Calibri"/>
          <w:lang w:val="en-GB"/>
        </w:rPr>
        <w:t xml:space="preserve"> </w:t>
      </w:r>
      <w:r w:rsidR="00973765" w:rsidRPr="001E7A27">
        <w:rPr>
          <w:rFonts w:eastAsia="Calibri"/>
          <w:lang w:val="en-GB"/>
        </w:rPr>
        <w:t>I</w:t>
      </w:r>
      <w:r w:rsidRPr="001E7A27">
        <w:rPr>
          <w:rFonts w:eastAsia="Calibri"/>
          <w:lang w:val="en-GB"/>
        </w:rPr>
        <w:t>ts role is important in the natural or pre-industrial carbon cycle (</w:t>
      </w:r>
      <w:r w:rsidRPr="001E7A27">
        <w:rPr>
          <w:rFonts w:eastAsia="Calibri"/>
          <w:i/>
          <w:lang w:val="en-GB"/>
        </w:rPr>
        <w:t>medium confidence</w:t>
      </w:r>
      <w:r w:rsidRPr="001E7A27">
        <w:rPr>
          <w:rFonts w:eastAsia="Calibri"/>
          <w:lang w:val="en-GB"/>
        </w:rPr>
        <w:t xml:space="preserve">) </w:t>
      </w:r>
      <w:r w:rsidRPr="001E7A27">
        <w:rPr>
          <w:rFonts w:eastAsia="Calibri"/>
          <w:lang w:val="en-GB"/>
        </w:rPr>
        <w:fldChar w:fldCharType="begin" w:fldLock="1"/>
      </w:r>
      <w:r w:rsidR="00747167" w:rsidRPr="001E7A27">
        <w:rPr>
          <w:rFonts w:eastAsia="Calibri"/>
          <w:lang w:val="en-GB"/>
        </w:rPr>
        <w:instrText>ADDIN CSL_CITATION { "citationItems" : [ { "id" : "ITEM-1", "itemData" : { "DOI" : "10.1111/gcb.13152", "ISSN" : "13541013", "abstract" : "Understanding the influence of anthropogenic forcing on the marine biosphere is a high priority. Climate change-driven trends need to be accurately assessed and detected in a timely manner. As part of the effort towards detection of long-term trends, a network of ocean observatories and time series stations provide high quality data for a number of key parameters, such as pH, oxygen concentration or primary production (PP). Here, we use an ensemble of global coupled climate models to assess the temporal and spatial scales over which observations of eight biogeochemically relevant variables must be made to robustly detect a long-term trend. We find that, as a global average, continuous time series are required for between 14 (pH) and 32 (PP) years to distinguish a climate change trend from natural variability. Regional differences are extensive, with low latitudes and the Arctic generally needing shorter time series (&lt;similar to 30years) to detect trends than other areas. In addition, we quantify the footprint' of existing and planned time series stations, that is the area over which a station is representative of a broader region. Footprints are generally largest for pH and sea surface temperature, but nevertheless the existing network of observatories only represents 9-15% of the global ocean surface. Our results present a quantitative framework for assessing the adequacy of current and future ocean observing networks for detection and monitoring of climate change-driven responses in the marine ecosystem.", "author" : [ { "dropping-particle" : "", "family" : "Henson", "given" : "Stephanie A", "non-dropping-particle" : "", "parse-names" : false, "suffix" : "" }, { "dropping-particle" : "", "family" : "Beaulieu", "given" : "Claudie", "non-dropping-particle" : "", "parse-names" : false, "suffix" : "" }, { "dropping-particle" : "", "family" : "Lampitt", "given" : "Richard", "non-dropping-particle" : "", "parse-names" : false, "suffix" : "" } ], "container-title" : "Global Change Biology", "id" : "ITEM-1", "issue" : "4", "issued" : { "date-parts" : [ [ "2016", "4" ] ] }, "page" : "1561-1571", "title" : "Observing climate change trends in ocean biogeochemistry: when and where", "translator" : [ { "dropping-particle" : "", "family" : "L4267", "given" : "", "non-dropping-particle" : "", "parse-names" : false, "suffix" : "" } ], "type" : "article-journal", "volume" : "22" }, "uris" : [ "http://www.mendeley.com/documents/?uuid=3f4bde08-8bd2-469f-a198-69f4b420939d" ] } ], "mendeley" : { "formattedCitation" : "(Henson et al., 2016)", "plainTextFormattedCitation" : "(Henson et al., 2016)", "previouslyFormattedCitation" : "(Henson et al., 2016)" }, "properties" : { "noteIndex" : 0 }, "schema" : "https://github.com/citation-style-language/schema/raw/master/csl-citation.json" }</w:instrText>
      </w:r>
      <w:r w:rsidRPr="001E7A27">
        <w:rPr>
          <w:rFonts w:eastAsia="Calibri"/>
          <w:lang w:val="en-GB"/>
        </w:rPr>
        <w:fldChar w:fldCharType="separate"/>
      </w:r>
      <w:r w:rsidR="00025FA2" w:rsidRPr="001E7A27">
        <w:rPr>
          <w:rFonts w:eastAsia="Calibri"/>
          <w:noProof/>
          <w:lang w:val="en-GB"/>
        </w:rPr>
        <w:t>(Henson et al., 2016)</w:t>
      </w:r>
      <w:r w:rsidRPr="001E7A27">
        <w:rPr>
          <w:rFonts w:eastAsia="Calibri"/>
          <w:lang w:val="en-GB"/>
        </w:rPr>
        <w:fldChar w:fldCharType="end"/>
      </w:r>
      <w:r w:rsidRPr="001E7A27">
        <w:rPr>
          <w:rFonts w:eastAsia="Calibri"/>
          <w:lang w:val="en-GB"/>
        </w:rPr>
        <w:t xml:space="preserve">.  </w:t>
      </w:r>
    </w:p>
    <w:p w14:paraId="35F3C3BD" w14:textId="77777777" w:rsidR="009D3DF4" w:rsidRPr="001E7A27" w:rsidRDefault="009D3DF4" w:rsidP="005C7F25">
      <w:pPr>
        <w:pStyle w:val="AR6BodyText"/>
        <w:shd w:val="clear" w:color="auto" w:fill="DEEAF6" w:themeFill="accent1" w:themeFillTint="33"/>
        <w:rPr>
          <w:rFonts w:eastAsia="Calibri"/>
          <w:highlight w:val="yellow"/>
          <w:lang w:val="en-GB"/>
        </w:rPr>
      </w:pPr>
    </w:p>
    <w:p w14:paraId="63A8FB7B" w14:textId="26A500F3" w:rsidR="009D3DF4" w:rsidRPr="001E7A27" w:rsidRDefault="009D3DF4" w:rsidP="005C7F25">
      <w:pPr>
        <w:pStyle w:val="AR6BodyText"/>
        <w:shd w:val="clear" w:color="auto" w:fill="DEEAF6" w:themeFill="accent1" w:themeFillTint="33"/>
        <w:rPr>
          <w:rFonts w:eastAsia="Calibri"/>
          <w:lang w:val="en-GB"/>
        </w:rPr>
      </w:pPr>
      <w:r w:rsidRPr="001E7A27">
        <w:rPr>
          <w:rFonts w:eastAsia="Calibri"/>
          <w:lang w:val="en-GB"/>
        </w:rPr>
        <w:t>Under climate change, the buffering capacity of the ocean decreases (increasing Revelle Factor), which reflects a decreasing capacity for the ocean to take up additional anthropogenic CO</w:t>
      </w:r>
      <w:r w:rsidRPr="001E7A27">
        <w:rPr>
          <w:rFonts w:eastAsia="Calibri"/>
          <w:vertAlign w:val="subscript"/>
          <w:lang w:val="en-GB"/>
        </w:rPr>
        <w:t>2</w:t>
      </w:r>
      <w:r w:rsidRPr="001E7A27">
        <w:rPr>
          <w:rFonts w:eastAsia="Calibri"/>
          <w:lang w:val="en-GB"/>
        </w:rPr>
        <w:t xml:space="preserve"> and store it in the </w:t>
      </w:r>
      <w:ins w:id="5309" w:author="Soapbox" w:date="2021-07-22T03:10:00Z">
        <w:r w:rsidR="00B903AE" w:rsidRPr="001E7A27">
          <w:rPr>
            <w:rFonts w:eastAsia="Calibri"/>
            <w:lang w:val="en-GB"/>
          </w:rPr>
          <w:t xml:space="preserve">dissolved inorganic carbon </w:t>
        </w:r>
      </w:ins>
      <w:del w:id="5310" w:author="Soapbox" w:date="2021-07-22T03:12:00Z">
        <w:r w:rsidRPr="001E7A27" w:rsidDel="004972DD">
          <w:rPr>
            <w:rFonts w:eastAsia="Calibri"/>
            <w:lang w:val="en-GB"/>
          </w:rPr>
          <w:delText xml:space="preserve">DIC </w:delText>
        </w:r>
      </w:del>
      <w:r w:rsidRPr="001E7A27">
        <w:rPr>
          <w:rFonts w:eastAsia="Calibri"/>
          <w:lang w:val="en-GB"/>
        </w:rPr>
        <w:t xml:space="preserve">reservoir </w:t>
      </w:r>
      <w:r w:rsidRPr="001E7A27">
        <w:rPr>
          <w:rFonts w:eastAsia="Calibri"/>
          <w:lang w:val="en-GB"/>
        </w:rPr>
        <w:fldChar w:fldCharType="begin" w:fldLock="1"/>
      </w:r>
      <w:r w:rsidR="00747167" w:rsidRPr="001E7A27">
        <w:rPr>
          <w:rFonts w:eastAsia="Calibri"/>
          <w:lang w:val="en-GB"/>
        </w:rPr>
        <w:instrText>ADDIN CSL_CITATION { "citationItems" : [ { "id" : "ITEM-1", "itemData" : { "DOI" : "https://doi.org/10.1029/2008GB003407", "abstract" : "We derive explicit expressions of the Revelle factor and several other buffer factors of interest to climate change scientists and those studying ocean acidification. These buffer factors quantify the sensitivity of CO2 and H+ concentrations ([CO2] and [H+]) and CaCO3 saturation (\u03a9) to changes in dissolved inorganic carbon concentration (DIC) and alkalinity (Alk). The explicit expressions of these buffer factors provide a convenient means to compare the degree of buffering of [CO2], [H+], and \u03a9 in different regions of the oceans and at different times in the future and to gain insight into the buffering mechanisms. All six buffer factors have roughly similar values, and all reach an absolute minimum when DIC = Alk (pH \u223c 7.5). Surface maps of the buffer factors generally show stronger buffering capacity in the subtropical gyres relative to the polar regions. As the dissolution of anthropogenic CO2 increases the DIC of surface seawater over the next century, all the buffer factors will decrease, resulting in a much greater sensitivity to local variations in DIC and Alk. For example, diurnal and seasonal variations in pH and \u03a9 caused by photosynthesis and respiration will be greatly amplified. Buffer factors provide convenient means to quantify the effect that changes in DIC and Alk have on seawater chemistry. They should also help illuminate the role that various physical and biological processes have in determining the oceanic response to an increase in atmospheric CO2.", "author" : [ { "dropping-particle" : "", "family" : "Egleston", "given" : "Eric S", "non-dropping-particle" : "", "parse-names" : false, "suffix" : "" }, { "dropping-particle" : "", "family" : "Sabine", "given" : "Christopher L", "non-dropping-particle" : "", "parse-names" : false, "suffix" : "" }, { "dropping-particle" : "", "family" : "Morel", "given" : "Fran\u00e7ois M M", "non-dropping-particle" : "", "parse-names" : false, "suffix" : "" } ], "container-title" : "Global Biogeochemical Cycles", "id" : "ITEM-1", "issue" : "1", "issued" : { "date-parts" : [ [ "2010" ] ] }, "title" : "Revelle revisited: Buffer factors that quantify the response of ocean chemistry to changes in DIC and alkalinity", "translator" : [ { "dropping-particle" : "", "family" : "L7079", "given" : "", "non-dropping-particle" : "", "parse-names" : false, "suffix" : "" } ], "type" : "article-journal", "volume" : "24" }, "uris" : [ "http://www.mendeley.com/documents/?uuid=48f7c0ce-5161-3985-b6c0-793821e39f92" ] } ], "mendeley" : { "formattedCitation" : "(Egleston et al., 2010)", "plainTextFormattedCitation" : "(Egleston et al., 2010)", "previouslyFormattedCitation" : "(Egleston et al., 2010)" }, "properties" : { "noteIndex" : 0 }, "schema" : "https://github.com/citation-style-language/schema/raw/master/csl-citation.json" }</w:instrText>
      </w:r>
      <w:r w:rsidRPr="001E7A27">
        <w:rPr>
          <w:rFonts w:eastAsia="Calibri"/>
          <w:lang w:val="en-GB"/>
        </w:rPr>
        <w:fldChar w:fldCharType="separate"/>
      </w:r>
      <w:r w:rsidR="00025FA2" w:rsidRPr="001E7A27">
        <w:rPr>
          <w:rFonts w:eastAsia="Calibri"/>
          <w:noProof/>
          <w:lang w:val="en-GB"/>
        </w:rPr>
        <w:t>(Egleston et al., 2010)</w:t>
      </w:r>
      <w:r w:rsidRPr="001E7A27">
        <w:rPr>
          <w:rFonts w:eastAsia="Calibri"/>
          <w:lang w:val="en-GB"/>
        </w:rPr>
        <w:fldChar w:fldCharType="end"/>
      </w:r>
      <w:r w:rsidRPr="001E7A27">
        <w:rPr>
          <w:rFonts w:eastAsia="Calibri"/>
          <w:lang w:val="en-GB"/>
        </w:rPr>
        <w:t>. In contrast to CO</w:t>
      </w:r>
      <w:r w:rsidRPr="001E7A27">
        <w:rPr>
          <w:rFonts w:eastAsia="Calibri"/>
          <w:vertAlign w:val="subscript"/>
          <w:lang w:val="en-GB"/>
        </w:rPr>
        <w:t>2</w:t>
      </w:r>
      <w:r w:rsidRPr="001E7A27">
        <w:rPr>
          <w:rFonts w:eastAsia="Calibri"/>
          <w:lang w:val="en-GB"/>
        </w:rPr>
        <w:t xml:space="preserve">, there is no physical limitation that would reduce the ability of surface ocean temperature to equilibrate with the atmospheric temperature. However, both carbon and heat fluxes </w:t>
      </w:r>
      <w:commentRangeStart w:id="5311"/>
      <w:r w:rsidRPr="001E7A27">
        <w:rPr>
          <w:rFonts w:eastAsia="Calibri"/>
          <w:lang w:val="en-GB"/>
        </w:rPr>
        <w:t>depend on air</w:t>
      </w:r>
      <w:ins w:id="5312" w:author="Tom Maycock" w:date="2021-09-09T16:33:00Z">
        <w:r w:rsidR="003444C6">
          <w:rPr>
            <w:rFonts w:eastAsia="Calibri"/>
            <w:lang w:val="en-GB"/>
          </w:rPr>
          <w:t>–</w:t>
        </w:r>
      </w:ins>
      <w:del w:id="5313" w:author="Tom Maycock" w:date="2021-09-09T16:33:00Z">
        <w:r w:rsidRPr="001E7A27" w:rsidDel="003444C6">
          <w:rPr>
            <w:rFonts w:eastAsia="Calibri"/>
            <w:lang w:val="en-GB"/>
          </w:rPr>
          <w:delText>-</w:delText>
        </w:r>
      </w:del>
      <w:r w:rsidRPr="001E7A27">
        <w:rPr>
          <w:rFonts w:eastAsia="Calibri"/>
          <w:lang w:val="en-GB"/>
        </w:rPr>
        <w:t xml:space="preserve">sea heat fluxes that </w:t>
      </w:r>
      <w:ins w:id="5314" w:author="Tom Maycock" w:date="2021-09-09T16:33:00Z">
        <w:r w:rsidR="003444C6">
          <w:rPr>
            <w:rFonts w:eastAsia="Calibri"/>
            <w:lang w:val="en-GB"/>
          </w:rPr>
          <w:t xml:space="preserve">in turn </w:t>
        </w:r>
      </w:ins>
      <w:r w:rsidRPr="001E7A27">
        <w:rPr>
          <w:rFonts w:eastAsia="Calibri"/>
          <w:lang w:val="en-GB"/>
        </w:rPr>
        <w:t xml:space="preserve">depend on </w:t>
      </w:r>
      <w:commentRangeEnd w:id="5311"/>
      <w:r w:rsidR="003444C6">
        <w:rPr>
          <w:rStyle w:val="CommentReference"/>
          <w:lang w:val="en-GB"/>
        </w:rPr>
        <w:commentReference w:id="5311"/>
      </w:r>
      <w:r w:rsidRPr="001E7A27">
        <w:rPr>
          <w:rFonts w:eastAsia="Calibri"/>
          <w:lang w:val="en-GB"/>
        </w:rPr>
        <w:t>gradients of characteristics at the air-sea interface. These gradients at the air</w:t>
      </w:r>
      <w:ins w:id="5315" w:author="Tom Maycock" w:date="2021-09-09T16:34:00Z">
        <w:r w:rsidR="003444C6">
          <w:rPr>
            <w:rFonts w:eastAsia="Calibri"/>
            <w:lang w:val="en-GB"/>
          </w:rPr>
          <w:t>–</w:t>
        </w:r>
      </w:ins>
      <w:del w:id="5316" w:author="Tom Maycock" w:date="2021-09-09T16:34:00Z">
        <w:r w:rsidRPr="001E7A27" w:rsidDel="003444C6">
          <w:rPr>
            <w:rFonts w:eastAsia="Calibri"/>
            <w:lang w:val="en-GB"/>
          </w:rPr>
          <w:delText>-</w:delText>
        </w:r>
      </w:del>
      <w:r w:rsidRPr="001E7A27">
        <w:rPr>
          <w:rFonts w:eastAsia="Calibri"/>
          <w:lang w:val="en-GB"/>
        </w:rPr>
        <w:t>sea interface respond to ocean dynamics, such as the volume of the surface mixed-layer that equilibrates with the atmosphere, and ocean circulation that can flush the surface layer with water</w:t>
      </w:r>
      <w:ins w:id="5317" w:author="Soapbox" w:date="2021-07-22T03:11:00Z">
        <w:r w:rsidR="004972DD" w:rsidRPr="001E7A27">
          <w:rPr>
            <w:rFonts w:eastAsia="Calibri"/>
            <w:lang w:val="en-GB"/>
          </w:rPr>
          <w:t xml:space="preserve"> </w:t>
        </w:r>
      </w:ins>
      <w:del w:id="5318" w:author="Soapbox" w:date="2021-07-22T03:11:00Z">
        <w:r w:rsidRPr="001E7A27" w:rsidDel="004972DD">
          <w:rPr>
            <w:rFonts w:eastAsia="Calibri"/>
            <w:lang w:val="en-GB"/>
          </w:rPr>
          <w:delText>-</w:delText>
        </w:r>
      </w:del>
      <w:r w:rsidRPr="001E7A27">
        <w:rPr>
          <w:rFonts w:eastAsia="Calibri"/>
          <w:lang w:val="en-GB"/>
        </w:rPr>
        <w:t xml:space="preserve">masses that have not equilibrated with the atmosphere for a long time. Limited recent evidence </w:t>
      </w:r>
      <w:del w:id="5319" w:author="Soapbox" w:date="2021-07-22T03:12:00Z">
        <w:r w:rsidRPr="001E7A27" w:rsidDel="004972DD">
          <w:rPr>
            <w:rFonts w:eastAsia="Calibri"/>
            <w:lang w:val="en-GB"/>
          </w:rPr>
          <w:delText xml:space="preserve">has </w:delText>
        </w:r>
      </w:del>
      <w:r w:rsidRPr="001E7A27">
        <w:rPr>
          <w:rFonts w:eastAsia="Calibri"/>
          <w:lang w:val="en-GB"/>
        </w:rPr>
        <w:t>suggest</w:t>
      </w:r>
      <w:ins w:id="5320" w:author="Soapbox" w:date="2021-07-22T03:12:00Z">
        <w:r w:rsidR="004972DD" w:rsidRPr="001E7A27">
          <w:rPr>
            <w:rFonts w:eastAsia="Calibri"/>
            <w:lang w:val="en-GB"/>
          </w:rPr>
          <w:t>s</w:t>
        </w:r>
      </w:ins>
      <w:del w:id="5321" w:author="Soapbox" w:date="2021-07-22T03:12:00Z">
        <w:r w:rsidRPr="001E7A27" w:rsidDel="004972DD">
          <w:rPr>
            <w:rFonts w:eastAsia="Calibri"/>
            <w:lang w:val="en-GB"/>
          </w:rPr>
          <w:delText>ed</w:delText>
        </w:r>
      </w:del>
      <w:r w:rsidRPr="001E7A27">
        <w:rPr>
          <w:rFonts w:eastAsia="Calibri"/>
          <w:lang w:val="en-GB"/>
        </w:rPr>
        <w:t xml:space="preserve"> that the effect of small-scale dynamics absent in climate and </w:t>
      </w:r>
      <w:ins w:id="5322" w:author="Soapbox" w:date="2021-07-15T12:20:00Z">
        <w:r w:rsidR="007813B4" w:rsidRPr="001E7A27">
          <w:rPr>
            <w:rFonts w:eastAsia="Calibri"/>
            <w:lang w:val="en-GB"/>
          </w:rPr>
          <w:t>E</w:t>
        </w:r>
      </w:ins>
      <w:del w:id="5323" w:author="Soapbox" w:date="2021-07-15T12:20:00Z">
        <w:r w:rsidRPr="001E7A27" w:rsidDel="007813B4">
          <w:rPr>
            <w:rFonts w:eastAsia="Calibri"/>
            <w:lang w:val="en-GB"/>
          </w:rPr>
          <w:delText>e</w:delText>
        </w:r>
      </w:del>
      <w:r w:rsidRPr="001E7A27">
        <w:rPr>
          <w:rFonts w:eastAsia="Calibri"/>
          <w:lang w:val="en-GB"/>
        </w:rPr>
        <w:t xml:space="preserve">arth system models might be locally important </w:t>
      </w:r>
      <w:del w:id="5324" w:author="Soapbox" w:date="2021-07-22T03:12:00Z">
        <w:r w:rsidRPr="001E7A27" w:rsidDel="004972DD">
          <w:rPr>
            <w:rFonts w:eastAsia="Calibri"/>
            <w:lang w:val="en-GB"/>
          </w:rPr>
          <w:delText xml:space="preserve">in this regard </w:delText>
        </w:r>
      </w:del>
      <w:r w:rsidRPr="001E7A27">
        <w:rPr>
          <w:rFonts w:eastAsia="Calibri"/>
          <w:lang w:val="en-GB"/>
        </w:rPr>
        <w:fldChar w:fldCharType="begin" w:fldLock="1"/>
      </w:r>
      <w:r w:rsidR="00747167" w:rsidRPr="001E7A27">
        <w:rPr>
          <w:rFonts w:eastAsia="Calibri"/>
          <w:lang w:val="en-GB"/>
        </w:rPr>
        <w:instrText>ADDIN CSL_CITATION { "citationItems" : [ { "id" : "ITEM-1", "itemData" : { "DOI" : "10.1175/JPO-D-20-0117.1", "ISSN" : "15200485", "abstract" : "Ocean ventilation is the process by which climatically important tracers such as heat and carbon are exchanged between the atmosphere and ocean interior. In this paper a series of numerical simulations are used to study the interaction of submesoscales and a topographically steered jet in driving rapid ventilation. The ventilation is found to increase both as a function of wind stress and model resolution, with a submesoscale-resolving 1/120\u00b0 model exhibiting the largest ventilation rate. The jet in this simulation is found to be persistently unstable to submesoscale instabilities, which are known to feature intense vertical circulations. The vertical tracer transport is found to scale as a function of the eddy kinetic energy and mean isopycnal slope, whose behaviors change as a function of the wind stress and due to the emergence of a strong potential vorticity gradient due to the lateral shear of the jet. These results highlight the importance of jet-submesoscale interaction as a bridge between the atmosphere and the ocean interior.", "author" : [ { "dropping-particle" : "", "family" : "Bachman", "given" : "Scott D.", "non-dropping-particle" : "", "parse-names" : false, "suffix" : "" }, { "dropping-particle" : "", "family" : "Klocker", "given" : "Andreas", "non-dropping-particle" : "", "parse-names" : false, "suffix" : "" } ], "container-title" : "Journal of Physical Oceanography", "id" : "ITEM-1", "issue" : "10", "issued" : { "date-parts" : [ [ "2020", "9", "21" ] ] }, "page" : "2873-2883", "publisher" : "American Meteorological Society", "title" : "Interaction of jets and submesoscale dynamics leads to rapid ocean ventilation", "translator" : [ { "dropping-particle" : "", "family" : "L7317", "given" : "", "non-dropping-particle" : "", "parse-names" : false, "suffix" : "" } ], "type" : "article-journal", "volume" : "50" }, "uris" : [ "http://www.mendeley.com/documents/?uuid=77440504-2a17-3a60-8865-3424b6ea2837", "http://www.mendeley.com/documents/?uuid=6fb7804c-5611-41fb-8ada-30afc7c17a8a" ] } ], "mendeley" : { "formattedCitation" : "(Bachman and Klocker, 2020)", "plainTextFormattedCitation" : "(Bachman and Klocker, 2020)", "previouslyFormattedCitation" : "(Bachman and Klocker, 2020)" }, "properties" : { "noteIndex" : 0 }, "schema" : "https://github.com/citation-style-language/schema/raw/master/csl-citation.json" }</w:instrText>
      </w:r>
      <w:r w:rsidRPr="001E7A27">
        <w:rPr>
          <w:rFonts w:eastAsia="Calibri"/>
          <w:lang w:val="en-GB"/>
        </w:rPr>
        <w:fldChar w:fldCharType="separate"/>
      </w:r>
      <w:r w:rsidR="00025FA2" w:rsidRPr="001E7A27">
        <w:rPr>
          <w:rFonts w:eastAsia="Calibri"/>
          <w:noProof/>
          <w:lang w:val="en-GB"/>
        </w:rPr>
        <w:t>(Bachman and Klocker, 2020)</w:t>
      </w:r>
      <w:r w:rsidRPr="001E7A27">
        <w:rPr>
          <w:rFonts w:eastAsia="Calibri"/>
          <w:lang w:val="en-GB"/>
        </w:rPr>
        <w:fldChar w:fldCharType="end"/>
      </w:r>
      <w:r w:rsidRPr="001E7A27">
        <w:rPr>
          <w:rFonts w:eastAsia="Calibri"/>
          <w:lang w:val="en-GB"/>
        </w:rPr>
        <w:t>. In summary, changes in heat and carbon uptake by the ocean rely on a combination of unique chemical and shared physical processes</w:t>
      </w:r>
      <w:ins w:id="5325" w:author="Soapbox" w:date="2021-07-22T03:12:00Z">
        <w:r w:rsidR="00DE1897" w:rsidRPr="001E7A27">
          <w:rPr>
            <w:rFonts w:eastAsia="Calibri"/>
            <w:lang w:val="en-GB"/>
          </w:rPr>
          <w:t>,</w:t>
        </w:r>
      </w:ins>
      <w:r w:rsidRPr="001E7A27">
        <w:rPr>
          <w:rFonts w:eastAsia="Calibri"/>
          <w:lang w:val="en-GB"/>
        </w:rPr>
        <w:t xml:space="preserve"> any of which have the potential to disrupt the coherence of heat and CO</w:t>
      </w:r>
      <w:r w:rsidRPr="001E7A27">
        <w:rPr>
          <w:rFonts w:eastAsia="Calibri"/>
          <w:vertAlign w:val="subscript"/>
          <w:lang w:val="en-GB"/>
        </w:rPr>
        <w:t>2</w:t>
      </w:r>
      <w:r w:rsidRPr="001E7A27">
        <w:rPr>
          <w:rFonts w:eastAsia="Calibri"/>
          <w:lang w:val="en-GB"/>
        </w:rPr>
        <w:t xml:space="preserve"> change in the ocean. </w:t>
      </w:r>
    </w:p>
    <w:p w14:paraId="439A5445" w14:textId="77777777" w:rsidR="00CF4AC7" w:rsidRPr="001E7A27" w:rsidRDefault="00CF4AC7" w:rsidP="005C7F25">
      <w:pPr>
        <w:pStyle w:val="AR6BodyText"/>
        <w:shd w:val="clear" w:color="auto" w:fill="DEEAF6" w:themeFill="accent1" w:themeFillTint="33"/>
        <w:rPr>
          <w:rFonts w:eastAsia="Calibri"/>
          <w:color w:val="000000"/>
          <w:lang w:val="en-GB"/>
        </w:rPr>
      </w:pPr>
    </w:p>
    <w:p w14:paraId="65A2025E" w14:textId="77777777" w:rsidR="009D3DF4" w:rsidRPr="001E7A27" w:rsidRDefault="009D3DF4" w:rsidP="005C7F25">
      <w:pPr>
        <w:pStyle w:val="AR6BodyText"/>
        <w:shd w:val="clear" w:color="auto" w:fill="DEEAF6" w:themeFill="accent1" w:themeFillTint="33"/>
        <w:rPr>
          <w:rFonts w:eastAsia="Calibri"/>
          <w:i/>
          <w:color w:val="000000"/>
          <w:lang w:val="en-GB"/>
        </w:rPr>
      </w:pPr>
      <w:r w:rsidRPr="001E7A27">
        <w:rPr>
          <w:rFonts w:eastAsia="Calibri"/>
          <w:i/>
          <w:color w:val="000000"/>
          <w:lang w:val="en-GB"/>
        </w:rPr>
        <w:t>Spatial pattern of air-sea fluxes and storage</w:t>
      </w:r>
    </w:p>
    <w:p w14:paraId="1341C3D7" w14:textId="77777777" w:rsidR="009D3DF4" w:rsidRPr="001E7A27" w:rsidRDefault="009D3DF4" w:rsidP="005C7F25">
      <w:pPr>
        <w:pStyle w:val="AR6BodyText"/>
        <w:shd w:val="clear" w:color="auto" w:fill="DEEAF6" w:themeFill="accent1" w:themeFillTint="33"/>
        <w:rPr>
          <w:rFonts w:eastAsia="Calibri"/>
          <w:lang w:val="en-GB"/>
        </w:rPr>
      </w:pPr>
    </w:p>
    <w:p w14:paraId="271FC281" w14:textId="1308BBCA" w:rsidR="00EB256B" w:rsidRPr="001E7A27" w:rsidRDefault="009D3DF4" w:rsidP="005C7F25">
      <w:pPr>
        <w:shd w:val="clear" w:color="auto" w:fill="DEEAF6" w:themeFill="accent1" w:themeFillTint="33"/>
        <w:rPr>
          <w:rFonts w:eastAsia="Calibri"/>
          <w:lang w:val="en-GB"/>
        </w:rPr>
      </w:pPr>
      <w:r w:rsidRPr="001E7A27">
        <w:rPr>
          <w:rFonts w:eastAsia="Calibri"/>
          <w:lang w:val="en-GB"/>
        </w:rPr>
        <w:t>Large</w:t>
      </w:r>
      <w:ins w:id="5326" w:author="Soapbox" w:date="2021-07-16T08:44:00Z">
        <w:r w:rsidR="00964CD4" w:rsidRPr="001E7A27">
          <w:rPr>
            <w:rFonts w:eastAsia="Calibri"/>
            <w:lang w:val="en-GB"/>
          </w:rPr>
          <w:t>-</w:t>
        </w:r>
      </w:ins>
      <w:del w:id="5327" w:author="Soapbox" w:date="2021-07-16T08:44:00Z">
        <w:r w:rsidRPr="001E7A27" w:rsidDel="00964CD4">
          <w:rPr>
            <w:rFonts w:eastAsia="Calibri"/>
            <w:lang w:val="en-GB"/>
          </w:rPr>
          <w:delText xml:space="preserve"> </w:delText>
        </w:r>
      </w:del>
      <w:r w:rsidRPr="001E7A27">
        <w:rPr>
          <w:rFonts w:eastAsia="Calibri"/>
          <w:lang w:val="en-GB"/>
        </w:rPr>
        <w:t>scale regional and global ocean circulation shape the spatial pattern of the uptake and storage of both CO</w:t>
      </w:r>
      <w:r w:rsidRPr="001E7A27">
        <w:rPr>
          <w:rFonts w:eastAsia="Calibri"/>
          <w:vertAlign w:val="subscript"/>
          <w:lang w:val="en-GB"/>
        </w:rPr>
        <w:t>2</w:t>
      </w:r>
      <w:r w:rsidRPr="001E7A27">
        <w:rPr>
          <w:rFonts w:eastAsia="Calibri"/>
          <w:lang w:val="en-GB"/>
        </w:rPr>
        <w:t xml:space="preserve"> and heat (see Figure 5.8 for carbon; Figure 9.6 for heat observations; Section 9.2; </w:t>
      </w:r>
      <w:r w:rsidR="00BF40B5" w:rsidRPr="001E7A27">
        <w:rPr>
          <w:rFonts w:eastAsia="Calibri"/>
          <w:lang w:val="en-GB"/>
        </w:rPr>
        <w:fldChar w:fldCharType="begin" w:fldLock="1"/>
      </w:r>
      <w:r w:rsidR="00747167" w:rsidRPr="001E7A27">
        <w:rPr>
          <w:rFonts w:eastAsia="Calibri"/>
          <w:lang w:val="en-GB"/>
        </w:rPr>
        <w:instrText>ADDIN CSL_CITATION { "citationItems" : [ { "id" : "ITEM-1", "itemData" : { "DOI" : "10.1038/s41586-020-2573-5", "ISSN" : "0028-0836", "author" : [ { "dropping-particle" : "", "family" : "Bronselaer", "given" : "Ben", "non-dropping-particle" : "", "parse-names" : false, "suffix" : "" }, { "dropping-particle" : "", "family" : "Zanna", "given" : "Laure", "non-dropping-particle" : "", "parse-names" : false, "suffix" : "" } ], "container-title" : "Nature", "id" : "ITEM-1", "issue" : "7820", "issued" : { "date-parts" : [ [ "2020", "8", "13" ] ] }, "page" : "227-233", "title" : "Heat and carbon coupling reveals ocean warming due to circulation changes", "translator" : [ { "dropping-particle" : "", "family" : "L7289", "given" : "", "non-dropping-particle" : "", "parse-names" : false, "suffix" : "" } ], "type" : "article-journal", "volume" : "584" }, "uris" : [ "http://www.mendeley.com/documents/?uuid=4998cb50-7832-4d7e-9538-7c431732890a" ] }, { "id" : "ITEM-2",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"ITEM-2",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Bronselaer and Zanna, 2020)", "plainTextFormattedCitation" : "(Fr\u00f6licher et al., 2015; Bronselaer and Zanna, 2020)", "previouslyFormattedCitation" : "(Fr\u00f6licher et al., 2015; Bronselaer and Zanna, 2020)" }, "properties" : { "noteIndex" : 0 }, "schema" : "https://github.com/citation-style-language/schema/raw/master/csl-citation.json" }</w:instrText>
      </w:r>
      <w:r w:rsidR="00BF40B5" w:rsidRPr="001E7A27">
        <w:rPr>
          <w:rFonts w:eastAsia="Calibri"/>
          <w:lang w:val="en-GB"/>
        </w:rPr>
        <w:fldChar w:fldCharType="separate"/>
      </w:r>
      <w:del w:id="5328" w:author="Soapbox" w:date="2021-07-22T03:13:00Z">
        <w:r w:rsidR="00025FA2" w:rsidRPr="001E7A27" w:rsidDel="00DE1897">
          <w:rPr>
            <w:rFonts w:eastAsia="Calibri"/>
            <w:noProof/>
            <w:lang w:val="en-GB"/>
          </w:rPr>
          <w:delText>(</w:delText>
        </w:r>
      </w:del>
      <w:r w:rsidR="00025FA2" w:rsidRPr="001E7A27">
        <w:rPr>
          <w:rFonts w:eastAsia="Calibri"/>
          <w:noProof/>
          <w:lang w:val="en-GB"/>
        </w:rPr>
        <w:t>Frölicher et al., 2015; Bronselaer and Zanna, 2020)</w:t>
      </w:r>
      <w:r w:rsidR="00BF40B5" w:rsidRPr="001E7A27">
        <w:rPr>
          <w:rFonts w:eastAsia="Calibri"/>
          <w:lang w:val="en-GB"/>
        </w:rPr>
        <w:fldChar w:fldCharType="end"/>
      </w:r>
      <w:r w:rsidRPr="001E7A27">
        <w:rPr>
          <w:rFonts w:eastAsia="Calibri"/>
          <w:lang w:val="en-GB"/>
        </w:rPr>
        <w:t xml:space="preserve">. This coherence of spatial patterns driven by the large-scale ocean circulation has </w:t>
      </w:r>
      <w:commentRangeStart w:id="5329"/>
      <w:r w:rsidRPr="001E7A27">
        <w:rPr>
          <w:rFonts w:eastAsia="Calibri"/>
          <w:lang w:val="en-GB"/>
        </w:rPr>
        <w:t>three aspects</w:t>
      </w:r>
      <w:ins w:id="5330" w:author="Soapbox" w:date="2021-07-22T03:13:00Z">
        <w:r w:rsidR="00DE1897" w:rsidRPr="001E7A27">
          <w:rPr>
            <w:rFonts w:eastAsia="Calibri"/>
            <w:lang w:val="en-GB"/>
          </w:rPr>
          <w:t>.</w:t>
        </w:r>
      </w:ins>
      <w:del w:id="5331" w:author="Soapbox" w:date="2021-07-22T03:13:00Z">
        <w:r w:rsidRPr="001E7A27" w:rsidDel="00DE1897">
          <w:rPr>
            <w:rFonts w:eastAsia="Calibri"/>
            <w:lang w:val="en-GB"/>
          </w:rPr>
          <w:delText xml:space="preserve">: </w:delText>
        </w:r>
      </w:del>
      <w:del w:id="5332" w:author="Soapbox" w:date="2021-07-22T03:14:00Z">
        <w:r w:rsidRPr="001E7A27" w:rsidDel="00DE1897">
          <w:rPr>
            <w:rFonts w:eastAsia="Calibri"/>
            <w:lang w:val="en-GB"/>
          </w:rPr>
          <w:delText>f</w:delText>
        </w:r>
      </w:del>
      <w:ins w:id="5333" w:author="Soapbox" w:date="2021-07-22T03:14:00Z">
        <w:r w:rsidR="00DE1897" w:rsidRPr="001E7A27">
          <w:rPr>
            <w:rFonts w:eastAsia="Calibri"/>
            <w:lang w:val="en-GB"/>
          </w:rPr>
          <w:t xml:space="preserve"> </w:t>
        </w:r>
      </w:ins>
      <w:commentRangeEnd w:id="5329"/>
      <w:ins w:id="5334" w:author="Soapbox" w:date="2021-07-22T03:16:00Z">
        <w:r w:rsidR="00DE1897" w:rsidRPr="001E7A27">
          <w:rPr>
            <w:rStyle w:val="CommentReference"/>
            <w:lang w:val="en-GB"/>
          </w:rPr>
          <w:commentReference w:id="5329"/>
        </w:r>
      </w:ins>
      <w:ins w:id="5335" w:author="Soapbox" w:date="2021-07-22T03:14:00Z">
        <w:r w:rsidR="00DE1897" w:rsidRPr="001E7A27">
          <w:rPr>
            <w:rFonts w:eastAsia="Calibri"/>
            <w:lang w:val="en-GB"/>
          </w:rPr>
          <w:t>F</w:t>
        </w:r>
      </w:ins>
      <w:r w:rsidRPr="001E7A27">
        <w:rPr>
          <w:rFonts w:eastAsia="Calibri"/>
          <w:lang w:val="en-GB"/>
        </w:rPr>
        <w:t>irst</w:t>
      </w:r>
      <w:del w:id="5336" w:author="Soapbox" w:date="2021-07-22T03:13:00Z">
        <w:r w:rsidRPr="001E7A27" w:rsidDel="00DE1897">
          <w:rPr>
            <w:rFonts w:eastAsia="Calibri"/>
            <w:lang w:val="en-GB"/>
          </w:rPr>
          <w:delText>ly</w:delText>
        </w:r>
      </w:del>
      <w:r w:rsidRPr="001E7A27">
        <w:rPr>
          <w:rFonts w:eastAsia="Calibri"/>
          <w:lang w:val="en-GB"/>
        </w:rPr>
        <w:t>, notwithstanding interannual</w:t>
      </w:r>
      <w:del w:id="5337" w:author="Soapbox" w:date="2021-07-22T03:13:00Z">
        <w:r w:rsidRPr="001E7A27" w:rsidDel="00DE1897">
          <w:rPr>
            <w:rFonts w:eastAsia="Calibri"/>
            <w:lang w:val="en-GB"/>
          </w:rPr>
          <w:delText xml:space="preserve"> </w:delText>
        </w:r>
      </w:del>
      <w:r w:rsidRPr="001E7A27">
        <w:rPr>
          <w:rFonts w:eastAsia="Calibri"/>
          <w:lang w:val="en-GB"/>
        </w:rPr>
        <w:t>-</w:t>
      </w:r>
      <w:del w:id="5338" w:author="Soapbox" w:date="2021-07-22T03:13:00Z">
        <w:r w:rsidRPr="001E7A27" w:rsidDel="00DE1897">
          <w:rPr>
            <w:rFonts w:eastAsia="Calibri"/>
            <w:lang w:val="en-GB"/>
          </w:rPr>
          <w:delText xml:space="preserve"> </w:delText>
        </w:r>
      </w:del>
      <w:r w:rsidRPr="001E7A27">
        <w:rPr>
          <w:rFonts w:eastAsia="Calibri"/>
          <w:lang w:val="en-GB"/>
        </w:rPr>
        <w:t>decadal variability in heat and CO</w:t>
      </w:r>
      <w:r w:rsidRPr="001E7A27">
        <w:rPr>
          <w:rFonts w:eastAsia="Calibri"/>
          <w:vertAlign w:val="subscript"/>
          <w:lang w:val="en-GB"/>
        </w:rPr>
        <w:t>2</w:t>
      </w:r>
      <w:r w:rsidRPr="001E7A27">
        <w:rPr>
          <w:rFonts w:eastAsia="Calibri"/>
          <w:lang w:val="en-GB"/>
        </w:rPr>
        <w:t xml:space="preserve"> uptake, there is a spatial coherence of the temporally integrated uptake at the air-sea boundary, particularly in the Southern Ocean (C</w:t>
      </w:r>
      <w:r w:rsidR="00973765" w:rsidRPr="001E7A27">
        <w:rPr>
          <w:rFonts w:eastAsia="Calibri"/>
          <w:lang w:val="en-GB"/>
        </w:rPr>
        <w:t>ross-</w:t>
      </w:r>
      <w:r w:rsidRPr="001E7A27">
        <w:rPr>
          <w:rFonts w:eastAsia="Calibri"/>
          <w:lang w:val="en-GB"/>
        </w:rPr>
        <w:t>C</w:t>
      </w:r>
      <w:r w:rsidR="00973765" w:rsidRPr="001E7A27">
        <w:rPr>
          <w:rFonts w:eastAsia="Calibri"/>
          <w:lang w:val="en-GB"/>
        </w:rPr>
        <w:t xml:space="preserve">hapter </w:t>
      </w:r>
      <w:r w:rsidRPr="001E7A27">
        <w:rPr>
          <w:rFonts w:eastAsia="Calibri"/>
          <w:lang w:val="en-GB"/>
        </w:rPr>
        <w:t>B</w:t>
      </w:r>
      <w:r w:rsidR="00973765" w:rsidRPr="001E7A27">
        <w:rPr>
          <w:rFonts w:eastAsia="Calibri"/>
          <w:lang w:val="en-GB"/>
        </w:rPr>
        <w:t>ox</w:t>
      </w:r>
      <w:r w:rsidRPr="001E7A27">
        <w:rPr>
          <w:rFonts w:eastAsia="Calibri"/>
          <w:lang w:val="en-GB"/>
        </w:rPr>
        <w:t xml:space="preserve"> 5.3</w:t>
      </w:r>
      <w:r w:rsidR="00973765" w:rsidRPr="001E7A27">
        <w:rPr>
          <w:rFonts w:eastAsia="Calibri"/>
          <w:lang w:val="en-GB"/>
        </w:rPr>
        <w:t xml:space="preserve">, Figure </w:t>
      </w:r>
      <w:r w:rsidRPr="001E7A27">
        <w:rPr>
          <w:rFonts w:eastAsia="Calibri"/>
          <w:lang w:val="en-GB"/>
        </w:rPr>
        <w:t>1;</w:t>
      </w:r>
      <w:r w:rsidR="00BF40B5" w:rsidRPr="001E7A27">
        <w:rPr>
          <w:rFonts w:eastAsia="Calibri"/>
          <w:lang w:val="en-GB"/>
        </w:rPr>
        <w:t xml:space="preserve"> </w:t>
      </w:r>
      <w:commentRangeStart w:id="5339"/>
      <w:r w:rsidR="00BF40B5" w:rsidRPr="001E7A27">
        <w:rPr>
          <w:rFonts w:cs="Times New Roman"/>
          <w:lang w:val="en-GB"/>
        </w:rPr>
        <w:fldChar w:fldCharType="begin" w:fldLock="1"/>
      </w:r>
      <w:r w:rsidR="00747167" w:rsidRPr="001E7A27">
        <w:rPr>
          <w:rFonts w:cs="Times New Roman"/>
          <w:lang w:val="en-GB"/>
        </w:rPr>
        <w:instrText>ADDIN CSL_CITATION { "citationItems" : [ { "id" : "ITEM-1", "itemData" : { "DOI" : "10.1146/annurev-marine-052915-100829", "ISSN" : "1941-1405", "abstract" : "Global ship-based programs, with highly accurate, full water column physical and biogeochemical observations repeated decadally since the 1970s, provide a crucial resource for documenting ocean change. The ocean, a central component of Earth's climate system, is taking up most of Earth's excess anthropogenic heat, with about 19% of this excess in the abyssal ocean beneath 2,000 m, dominated by Southern Ocean warming. The ocean also has taken up about 27% of anthropogenic carbon, resulting in acidification of the upper ocean. Increased stratification has resulted in a decline in oxygen and increase in nutrients in the Northern Hemisphere thermocline and an expansion of tropical oxygen minimum zones. Southern Hemisphere thermocline oxygen increased in the 2000s owing to stronger wind forcingand ventilation. The most recent decade of global hydrography has mapped dissolved organic carbon, a large, bioactive reservoir, for the first time and quantified its contribution to export production (?20%) and deep-ocean oxygen utilization. Ship-based measurements also show that vertical diffusivity increases from a minimum in the thermocline to a maximum within the bottom 1,500 m, shifting our physical paradigm of the ocean's overturning circulation.", "author" : [ { "dropping-particle" : "", "family" : "Talley", "given" : "L.D.", "non-dropping-particle" : "", "parse-names" : false, "suffix" : "" }, { "dropping-particle" : "", "family" : "Feely", "given" : "R.A.", "non-dropping-particle" : "", "parse-names" : false, "suffix" : "" }, { "dropping-particle" : "", "family" : "Sloyan", "given" : "B.M.", "non-dropping-particle" : "", "parse-names" : false, "suffix" : "" }, { "dropping-particle" : "", "family" : "Wanninkhof", "given" : "R", "non-dropping-particle" : "", "parse-names" : false, "suffix" : "" }, { "dropping-particle" : "", "family" : "Baringer", "given" : "M.O.", "non-dropping-particle" : "", "parse-names" : false, "suffix" : "" }, { "dropping-particle" : "", "family" : "Bullister", "given" : "J.L.", "non-dropping-particle" : "", "parse-names" : false, "suffix" : "" }, { "dropping-particle" : "", "family" : "Carlson", "given" : "C.A.", "non-dropping-particle" : "", "parse-names" : false, "suffix" : "" }, { "dropping-particle" : "", "family" : "Doney", "given" : "S.C.", "non-dropping-particle" : "", "parse-names" : false, "suffix" : "" }, { "dropping-particle" : "", "family" : "Fine", "given" : "R.A.", "non-dropping-particle" : "", "parse-names" : false, "suffix" : "" }, { "dropping-particle" : "", "family" : "Firing", "given" : "E", "non-dropping-particle" : "", "parse-names" : false, "suffix" : "" }, { "dropping-particle" : "", "family" : "Gruber", "given" : "N", "non-dropping-particle" : "", "parse-names" : false, "suffix" : "" }, { "dropping-particle" : "", "family" : "Hansell", "given" : "D.A.", "non-dropping-particle" : "", "parse-names" : false, "suffix" : "" }, { "dropping-particle" : "", "family" : "Ishii", "given" : "M", "non-dropping-particle" : "", "parse-names" : false, "suffix" : "" }, { "dropping-particle" : "", "family" : "Johnson", "given" : "G.C.", "non-dropping-particle" : "", "parse-names" : false, "suffix" : "" }, { "dropping-particle" : "", "family" : "Katsumata", "given" : "K", "non-dropping-particle" : "", "parse-names" : false, "suffix" : "" }, { "dropping-particle" : "", "family" : "Key", "given" : "R.M.", "non-dropping-particle" : "", "parse-names" : false, "suffix" : "" }, { "dropping-particle" : "", "family" : "Kramp", "given" : "M", "non-dropping-particle" : "", "parse-names" : false, "suffix" : "" }, { "dropping-particle" : "", "family" : "Langdon", "given" : "C", "non-dropping-particle" : "", "parse-names" : false, "suffix" : "" }, { "dropping-particle" : "", "family" : "Macdonald", "given" : "A.M.", "non-dropping-particle" : "", "parse-names" : false, "suffix" : "" }, { "dropping-particle" : "", "family" : "Mathis", "given" : "J.T.", "non-dropping-particle" : "", "parse-names" : false, "suffix" : "" }, { "dropping-particle" : "", "family" : "McDonagh", "given" : "E.L.", "non-dropping-particle" : "", "parse-names" : false, "suffix" : "" }, { "dropping-particle" : "", "family" : "Mecking", "given" : "S", "non-dropping-particle" : "", "parse-names" : false, "suffix" : "" }, { "dropping-particle" : "", "family" : "Millero", "given" : "F.J.", "non-dropping-particle" : "", "parse-names" : false, "suffix" : "" }, { "dropping-particle" : "", "family" : "Mordy", "given" : "C.W.", "non-dropping-particle" : "", "parse-names" : false, "suffix" : "" }, { "dropping-particle" : "", "family" : "Nakano", "given" : "T", "non-dropping-particle" : "", "parse-names" : false, "suffix" : "" }, { "dropping-particle" : "", "family" : "Sabine", "given" : "C.L.", "non-dropping-particle" : "", "parse-names" : false, "suffix" : "" }, { "dropping-particle" : "", "family" : "Smethie", "given" : "W.M.", "non-dropping-particle" : "", "parse-names" : false, "suffix" : "" }, { "dropping-particle" : "", "family" : "Swift", "given" : "J.H.", "non-dropping-particle" : "", "parse-names" : false, "suffix" : "" }, { "dropping-particle" : "", "family" : "Tanhua", "given" : "T", "non-dropping-particle" : "", "parse-names" : false, "suffix" : "" }, { "dropping-particle" : "", "family" : "Thurnherr", "given" : "A.M.", "non-dropping-particle" : "", "parse-names" : false, "suffix" : "" }, { "dropping-particle" : "", "family" : "Warner", "given" : "M.J.", "non-dropping-particle" : "", "parse-names" : false, "suffix" : "" }, { "dropping-particle" : "", "family" : "Zhang", "given" : "J.-Z.", "non-dropping-particle" : "", "parse-names" : false, "suffix" : "" } ], "container-title" : "Annual Review of Marine Science", "id" : "ITEM-1", "issue" : "1", "issued" : { "date-parts" : [ [ "2016", "1", "3" ] ] }, "note" : "doi: 10.1146/annurev-marine-052915-100829", "page" : "185-215", "publisher" : "Annual Reviews", "title" : "Changes in Ocean Heat, Carbon Content, and Ventilation: A Review of the First Decade of GO-SHIP Global Repeat Hydrography", "translator" : [ { "dropping-particle" : "", "family" : "L3962", "given" : "", "non-dropping-particle" : "", "parse-names" : false, "suffix" : "" } ], "type" : "article-journal", "volume" : "8" }, "uris" : [ "http://www.mendeley.com/documents/?uuid=cd902a06-bd0b-3253-bf78-9e0a51a913c3" ] }, { "id" : "ITEM-2", "itemData" : { "DOI" : "10.1038/s41598-019-43826-y", "ISSN" : "2045-2322", "PMID" : "31089173", "abstract" : "The Southern Ocean south of 35\u00b0S accounts for approximately half of the annual oceanic carbon uptake, thereby substantially mitigating the effects of anthropogenic carbon dioxide (CO 2 ) emissions. The intensity of this important carbon sink varies considerably on inter-annual to decadal timescales. However, the drivers of this variability are still debated, challenging our ability to accurately predict the future role of the Southern Ocean in absorbing atmospheric carbon. Analysing mapped sea-air CO 2 fluxes, estimated from upscaled surface ocean CO 2 measurements, we find that the overall Southern Ocean carbon sink has weakened since ~2011, reversing the trend of the reinvigoration period of the 2000s. Although we find significant regional positive and negative responses of the Southern Ocean carbon uptake to changes in the Southern Annular Mode (SAM) over the past 35 years, the net effect of the SAM on the Southern Ocean carbon sink variability is approximately zero, due to the opposing effects of enhanced outgassing in upwelling regions and enhanced carbon uptake elsewhere. Instead, regional shifts in sea level pressure, linked to zonal wavenumber 3 (ZW3) and related changes in surface winds substantially contribute to the inter-annual to decadal variability of the Southern Ocean carbon sink.", "author" : [ { "dropping-particle" : "", "family" : "Keppler", "given" : "Lydia", "non-dropping-particle" : "", "parse-names" : false, "suffix" : "" }, { "dropping-particle" : "", "family" : "Landsch\u00fctzer", "given" : "Peter", "non-dropping-particle" : "", "parse-names" : false, "suffix" : "" } ], "container-title" : "Scientific Reports", "id" : "ITEM-2", "issue" : "1", "issued" : { "date-parts" : [ [ "2019", "12", "14" ] ] }, "page" : "7384", "publisher" : "Nature Publishing Group", "title" : "Regional Wind Variability Modulates the Southern Ocean Carbon Sink", "translator" : [ { "dropping-particle" : "", "family" : "L7305", "given" : "", "non-dropping-particle" : "", "parse-names" : false, "suffix" : "" } ], "type" : "article-journal", "volume" : "9" }, "uris" : [ "http://www.mendeley.com/documents/?uuid=fb5abdfa-0cef-32c2-bbb4-b41c61a78f89" ] }, { "id" : "ITEM-3", "itemData" : { "DOI" : "10.1038/s41467-020-20781-1", "ISSN" : "2041-1723", "abstract" : "Despite playing a major role in global ocean heat storage, the Southern Ocean remains the most sparsely measured region of the global ocean. Here, a unique 25-year temperature time-series of the upper 800 m, repeated several times a year across the Southern Ocean, allows us to document the long-term change within water-masses and how it compares to the interannual variability. Three regions stand out as having strong trends that dominate over interannual variability: warming of the subantarctic waters (0.29 \u00b1 0.09 \u00b0C per decade); cooling of the near-surface subpolar waters (\u22120.07 \u00b1 0.04 \u00b0C per decade); and warming of the subsurface subpolar deep waters (0.04 \u00b1 0.01 \u00b0C per decade). Although this subsurface warming of subpolar deep waters is small, it is the most robust long-term trend of our section, being in a region with weak interannual variability. This robust warming is associated with a large shoaling of the maximum temperature core in the subpolar deep water (39 \u00b1 09 m per decade), which has been significantly underestimated by a factor of 3 to 10 in past studies. We find temperature changes of comparable magnitude to those reported in Amundsen\u2013Bellingshausen Seas, which calls for a reconsideration of current ocean changes with important consequences for our understanding of future Antarctic ice-sheet mass loss.", "author" : [ { "dropping-particle" : "", "family" : "Auger", "given" : "Matthis", "non-dropping-particle" : "", "parse-names" : false, "suffix" : "" }, { "dropping-particle" : "", "family" : "Morrow", "given" : "Rosemary", "non-dropping-particle" : "", "parse-names" : false, "suffix" : "" }, { "dropping-particle" : "", "family" : "Kestenare", "given" : "Elodie", "non-dropping-particle" : "", "parse-names" : false, "suffix" : "" }, { "dropping-particle" : "", "family" : "Sall\u00e9e", "given" : "Jean-Baptiste", "non-dropping-particle" : "", "parse-names" : false, "suffix" : "" }, { "dropping-particle" : "", "family" : "Cowley", "given" : "Rebecca", "non-dropping-particle" : "", "parse-names" : false, "suffix" : "" } ], "container-title" : "Nature Communications", "id" : "ITEM-3", "issue" : "1", "issued" : { "date-parts" : [ [ "2021", "12", "21" ] ] }, "page" : "514", "title" : "Southern Ocean in-situ temperature trends over 25 years emerge from interannual variability", "translator" : [ { "dropping-particle" : "", "family" : "L7478", "given" : "", "non-dropping-particle" : "", "parse-names" : false, "suffix" : "" } ], "type" : "article-journal", "volume" : "12" }, "uris" : [ "http://www.mendeley.com/documents/?uuid=07d4ead2-a0e0-4714-8fb5-8d8eaab056bb", "http://www.mendeley.com/documents/?uuid=4bbfd926-659a-4c42-a9de-1fce185c5ab9" ] } ], "mendeley" : { "formattedCitation" : "(Talley et al., 2016; Keppler and Landsch\u00fctzer, 2019; Auger et al., 2021)", "manualFormatting" : "Talley et al., 2016; Keppler and Landsch\u00fctzer, 2019; Auger et al., 2021)", "plainTextFormattedCitation" : "(Talley et al., 2016; Keppler and Landsch\u00fctzer, 2019; Auger et al., 2021)", "previouslyFormattedCitation" : "(Talley et al., 2016; Keppler and Landsch\u00fctzer, 2019; Auger et al., 2021)" }, "properties" : { "noteIndex" : 0 }, "schema" : "https://github.com/citation-style-language/schema/raw/master/csl-citation.json" }</w:instrText>
      </w:r>
      <w:r w:rsidR="00BF40B5" w:rsidRPr="001E7A27">
        <w:rPr>
          <w:rFonts w:cs="Times New Roman"/>
          <w:lang w:val="en-GB"/>
        </w:rPr>
        <w:fldChar w:fldCharType="separate"/>
      </w:r>
      <w:r w:rsidR="00025FA2" w:rsidRPr="001E7A27">
        <w:rPr>
          <w:rFonts w:cs="Times New Roman"/>
          <w:noProof/>
          <w:lang w:val="en-GB"/>
        </w:rPr>
        <w:t>Talley et al., 2016; Keppler and Landschützer, 2019; Auger et al., 2021)</w:t>
      </w:r>
      <w:r w:rsidR="00BF40B5" w:rsidRPr="001E7A27">
        <w:rPr>
          <w:rFonts w:cs="Times New Roman"/>
          <w:lang w:val="en-GB"/>
        </w:rPr>
        <w:fldChar w:fldCharType="end"/>
      </w:r>
      <w:commentRangeEnd w:id="5339"/>
      <w:r w:rsidR="00025FA2" w:rsidRPr="001E7A27">
        <w:rPr>
          <w:rStyle w:val="CommentReference"/>
          <w:lang w:val="en-GB"/>
        </w:rPr>
        <w:commentReference w:id="5339"/>
      </w:r>
      <w:r w:rsidRPr="001E7A27">
        <w:rPr>
          <w:rFonts w:eastAsia="Calibri"/>
          <w:lang w:val="en-GB"/>
        </w:rPr>
        <w:t>. Second</w:t>
      </w:r>
      <w:del w:id="5340" w:author="Soapbox" w:date="2021-07-22T03:13:00Z">
        <w:r w:rsidRPr="001E7A27" w:rsidDel="00DE1897">
          <w:rPr>
            <w:rFonts w:eastAsia="Calibri"/>
            <w:lang w:val="en-GB"/>
          </w:rPr>
          <w:delText>ly</w:delText>
        </w:r>
      </w:del>
      <w:r w:rsidRPr="001E7A27">
        <w:rPr>
          <w:rFonts w:eastAsia="Calibri"/>
          <w:lang w:val="en-GB"/>
        </w:rPr>
        <w:t>, the importance of the meridional overturning circulation in the subsequent storage of both heat and CO</w:t>
      </w:r>
      <w:r w:rsidRPr="001E7A27">
        <w:rPr>
          <w:rFonts w:eastAsia="Calibri"/>
          <w:vertAlign w:val="subscript"/>
          <w:lang w:val="en-GB"/>
        </w:rPr>
        <w:t>2</w:t>
      </w:r>
      <w:r w:rsidRPr="001E7A27">
        <w:rPr>
          <w:rFonts w:eastAsia="Calibri"/>
          <w:lang w:val="en-GB"/>
        </w:rPr>
        <w:t xml:space="preserve"> in mode, intermediate and deep waters of the ocean interior (Section 9.2). </w:t>
      </w:r>
      <w:ins w:id="5341" w:author="Soapbox" w:date="2021-07-22T03:15:00Z">
        <w:r w:rsidR="00DE1897" w:rsidRPr="001E7A27">
          <w:rPr>
            <w:rFonts w:eastAsia="Calibri"/>
            <w:lang w:val="en-GB"/>
          </w:rPr>
          <w:t>Third, o</w:t>
        </w:r>
      </w:ins>
      <w:del w:id="5342" w:author="Soapbox" w:date="2021-07-22T03:15:00Z">
        <w:r w:rsidRPr="001E7A27" w:rsidDel="00DE1897">
          <w:rPr>
            <w:rFonts w:eastAsia="Calibri"/>
            <w:lang w:val="en-GB"/>
          </w:rPr>
          <w:delText>O</w:delText>
        </w:r>
      </w:del>
      <w:r w:rsidRPr="001E7A27">
        <w:rPr>
          <w:rFonts w:eastAsia="Calibri"/>
          <w:lang w:val="en-GB"/>
        </w:rPr>
        <w:t>f particular note</w:t>
      </w:r>
      <w:ins w:id="5343" w:author="Soapbox" w:date="2021-07-22T03:15:00Z">
        <w:r w:rsidR="00DE1897" w:rsidRPr="001E7A27">
          <w:rPr>
            <w:rFonts w:eastAsia="Calibri"/>
            <w:lang w:val="en-GB"/>
          </w:rPr>
          <w:t xml:space="preserve">, </w:t>
        </w:r>
      </w:ins>
      <w:del w:id="5344" w:author="Soapbox" w:date="2021-07-22T03:15:00Z">
        <w:r w:rsidRPr="001E7A27" w:rsidDel="00DE1897">
          <w:rPr>
            <w:rFonts w:eastAsia="Calibri"/>
            <w:lang w:val="en-GB"/>
          </w:rPr>
          <w:delText xml:space="preserve"> are </w:delText>
        </w:r>
      </w:del>
      <w:r w:rsidRPr="001E7A27">
        <w:rPr>
          <w:rFonts w:eastAsia="Calibri"/>
          <w:lang w:val="en-GB"/>
        </w:rPr>
        <w:t>the roles of the North Atlantic Ocean (Section 9.2.3.1) and the Southern Ocean (Section 9.2.3.2) in linking the spatial pattern of air-sea fluxes, the storage of heat and carbon, and ultimately in understanding and predicting the sensitivity of the carbon</w:t>
      </w:r>
      <w:del w:id="5345" w:author="Soapbox" w:date="2021-07-22T03:14:00Z">
        <w:r w:rsidRPr="001E7A27" w:rsidDel="00DE1897">
          <w:rPr>
            <w:rFonts w:eastAsia="Calibri"/>
            <w:lang w:val="en-GB"/>
          </w:rPr>
          <w:delText xml:space="preserve"> </w:delText>
        </w:r>
      </w:del>
      <w:ins w:id="5346" w:author="Soapbox" w:date="2021-07-27T14:18:00Z">
        <w:r w:rsidR="00100300" w:rsidRPr="001E7A27">
          <w:rPr>
            <w:rFonts w:eastAsia="Calibri"/>
            <w:lang w:val="en-GB"/>
          </w:rPr>
          <w:t>-</w:t>
        </w:r>
      </w:ins>
      <w:del w:id="5347" w:author="Soapbox" w:date="2021-07-27T14:18:00Z">
        <w:r w:rsidRPr="001E7A27" w:rsidDel="00100300">
          <w:rPr>
            <w:rFonts w:eastAsia="Calibri"/>
            <w:lang w:val="en-GB"/>
          </w:rPr>
          <w:delText>–</w:delText>
        </w:r>
      </w:del>
      <w:del w:id="5348" w:author="Soapbox" w:date="2021-07-22T03:14:00Z">
        <w:r w:rsidRPr="001E7A27" w:rsidDel="00DE1897">
          <w:rPr>
            <w:rFonts w:eastAsia="Calibri"/>
            <w:lang w:val="en-GB"/>
          </w:rPr>
          <w:delText xml:space="preserve"> </w:delText>
        </w:r>
      </w:del>
      <w:r w:rsidRPr="001E7A27">
        <w:rPr>
          <w:rFonts w:eastAsia="Calibri"/>
          <w:lang w:val="en-GB"/>
        </w:rPr>
        <w:t>heat nexus to climate change</w:t>
      </w:r>
      <w:r w:rsidR="00BF40B5" w:rsidRPr="001E7A27">
        <w:rPr>
          <w:rFonts w:eastAsia="Calibri"/>
          <w:lang w:val="en-GB"/>
        </w:rPr>
        <w:t xml:space="preserve"> </w:t>
      </w:r>
      <w:r w:rsidR="00EB256B" w:rsidRPr="001E7A27">
        <w:rPr>
          <w:rFonts w:eastAsia="Calibri" w:cs="Times New Roman"/>
          <w:lang w:val="en-GB"/>
        </w:rPr>
        <w:fldChar w:fldCharType="begin" w:fldLock="1"/>
      </w:r>
      <w:r w:rsidR="00747167" w:rsidRPr="001E7A27">
        <w:rPr>
          <w:rFonts w:eastAsia="Calibri" w:cs="Times New Roman"/>
          <w:lang w:val="en-GB"/>
        </w:rPr>
        <w:instrText>ADDIN CSL_CITATION { "citationItems" : [ { "id" : "ITEM-1", "itemData" : { "DOI" : "10.5194/bg-16-2661-2019", "ISSN" : "1726-4189", "author" : [ { "dropping-particle" : "", "family" : "Wu", "given" : "Yingxu", "non-dropping-particle" : "", "parse-names" : false, "suffix" : "" }, { "dropping-particle" : "", "family" : "Hain", "given" : "Mathis P.", "non-dropping-particle" : "", "parse-names" : false, "suffix" : "" }, { "dropping-particle" : "", "family" : "Humphreys", "given" : "Matthew P.", "non-dropping-particle" : "", "parse-names" : false, "suffix" : "" }, { "dropping-particle" : "", "family" : "Hartman", "given" : "Sue", "non-dropping-particle" : "", "parse-names" : false, "suffix" : "" }, { "dropping-particle" : "", "family" : "Tyrrell", "given" : "Toby", "non-dropping-particle" : "", "parse-names" : false, "suffix" : "" } ], "container-title" : "Biogeosciences", "id" : "ITEM-1", "issue" : "13", "issued" : { "date-parts" : [ [ "2019", "7", "11" ] ] }, "page" : "2661-2681", "publisher" : "Copernicus GmbH", "title" : "What drives the latitudinal gradient in open-ocean surface dissolved inorganic carbon concentration?", "translator" : [ { "dropping-particle" : "", "family" : "L7087", "given" : "", "non-dropping-particle" : "", "parse-names" : false, "suffix" : "" } ], "type" : "article-journal", "volume" : "16" }, "uris" : [ "http://www.mendeley.com/documents/?uuid=2690ec54-a405-35ca-b712-aef21ab63b23" ] }, { "id" : "ITEM-2", "itemData" : { "DOI" : "10.1175/JCLI-D-17-0134.1", "ISSN" : "08948755", "abstract" : "The global ocean serves as a critical sink for anthropogenic carbon and heat. While significant effort has been dedicated to quantifying the oceanic uptake of these quantities, less research has been conducted on the mechanisms underlying decadal-to-centennial variability in oceanic heat and carbon. Therefore, little is understood about how much such variability may have obscured or reinforced anthropogenic change. Here the relationship between oceanic heat and carbon content is examined in a suite of coupled climate model simulations that use different parameterization settings for mesoscale mixing. The differences in mesoscale mixing result in very different multidecadal variability, especially in the Weddell Sea where the characteristics of deep convection are drastically changed. Although the magnitude and frequency of variability in global heat and carbon content is different across the model simulations, there is a robust anticorrelation between global heat and carbon content in all simulations. Global carbon content variability is primarily driven by Southern Ocean carbon variability. This contrasts with global heat content variability. Global heat content is primarily driven by variability in the southern midlatitudes and tropics, which opposes the Southern Ocean variability.", "author" : [ { "dropping-particle" : "", "family" : "Thomas", "given" : "Jordan", "non-dropping-particle" : "", "parse-names" : false, "suffix" : "" }, { "dropping-particle" : "", "family" : "Waugh", "given" : "Darryn", "non-dropping-particle" : "", "parse-names" : false, "suffix" : "" }, { "dropping-particle" : "", "family" : "Gnanadesikan", "given" : "Anand", "non-dropping-particle" : "", "parse-names" : false, "suffix" : "" } ], "container-title" : "Journal of Climate", "id" : "ITEM-2", "issue" : "4", "issued" : { "date-parts" : [ [ "2018", "2", "1" ] ] }, "page" : "1467-1482", "publisher" : "American Meteorological Society", "title" : "Relationship between ocean carbon and heat multidecadal variability", "translator" : [ { "dropping-particle" : "", "family" : "L7453", "given" : "", "non-dropping-particle" : "", "parse-names" : false, "suffix" : "" } ], "type" : "article-journal", "volume" : "31" }, "uris" : [ "http://www.mendeley.com/documents/?uuid=522b00a4-ba13-37c8-8da7-382708ec331d" ] }, { "id" : "ITEM-3",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"ITEM-3",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Thomas et al., 2018; Wu et al., 2019)", "plainTextFormattedCitation" : "(Fr\u00f6licher et al., 2015; Thomas et al., 2018; Wu et al., 2019)", "previouslyFormattedCitation" : "(Fr\u00f6licher et al., 2015; Thomas et al., 2018; Wu et al., 2019)" }, "properties" : { "noteIndex" : 0 }, "schema" : "https://github.com/citation-style-language/schema/raw/master/csl-citation.json" }</w:instrText>
      </w:r>
      <w:r w:rsidR="00EB256B" w:rsidRPr="001E7A27">
        <w:rPr>
          <w:rFonts w:eastAsia="Calibri" w:cs="Times New Roman"/>
          <w:lang w:val="en-GB"/>
        </w:rPr>
        <w:fldChar w:fldCharType="separate"/>
      </w:r>
      <w:r w:rsidR="00025FA2" w:rsidRPr="001E7A27">
        <w:rPr>
          <w:rFonts w:eastAsia="Calibri" w:cs="Times New Roman"/>
          <w:noProof/>
          <w:lang w:val="en-GB"/>
        </w:rPr>
        <w:t>(Frölicher et al., 2015; Thomas et al., 2018; Wu et al., 2019)</w:t>
      </w:r>
      <w:r w:rsidR="00EB256B" w:rsidRPr="001E7A27">
        <w:rPr>
          <w:rFonts w:eastAsia="Calibri" w:cs="Times New Roman"/>
          <w:lang w:val="en-GB"/>
        </w:rPr>
        <w:fldChar w:fldCharType="end"/>
      </w:r>
      <w:r w:rsidR="00EB256B" w:rsidRPr="001E7A27">
        <w:rPr>
          <w:rFonts w:eastAsia="Calibri" w:cs="Times New Roman"/>
          <w:lang w:val="en-GB"/>
        </w:rPr>
        <w:t>.</w:t>
      </w:r>
    </w:p>
    <w:p w14:paraId="508A81CC" w14:textId="5AC01C3C" w:rsidR="009D3DF4" w:rsidRPr="001E7A27" w:rsidRDefault="009D3DF4" w:rsidP="005C7F25">
      <w:pPr>
        <w:pStyle w:val="AR6BodyText"/>
        <w:shd w:val="clear" w:color="auto" w:fill="DEEAF6" w:themeFill="accent1" w:themeFillTint="33"/>
        <w:rPr>
          <w:lang w:val="en-GB"/>
        </w:rPr>
      </w:pPr>
    </w:p>
    <w:p w14:paraId="70631C1F" w14:textId="77777777" w:rsidR="00435BD1" w:rsidRPr="001E7A27" w:rsidRDefault="00435BD1" w:rsidP="005C7F25">
      <w:pPr>
        <w:pStyle w:val="AR6BodyText"/>
        <w:shd w:val="clear" w:color="auto" w:fill="DEEAF6" w:themeFill="accent1" w:themeFillTint="33"/>
        <w:rPr>
          <w:lang w:val="en-GB"/>
        </w:rPr>
      </w:pPr>
    </w:p>
    <w:p w14:paraId="72118A2F" w14:textId="77777777" w:rsidR="00CF4AC7" w:rsidRPr="001E7A27" w:rsidRDefault="00CF4AC7" w:rsidP="005C7F25">
      <w:pPr>
        <w:pStyle w:val="AR6BodyText"/>
        <w:shd w:val="clear" w:color="auto" w:fill="DEEAF6" w:themeFill="accent1" w:themeFillTint="33"/>
        <w:rPr>
          <w:rFonts w:eastAsia="Calibri"/>
          <w:b/>
          <w:bCs/>
          <w:color w:val="000000"/>
          <w:lang w:val="en-GB"/>
        </w:rPr>
      </w:pPr>
      <w:r w:rsidRPr="001E7A27">
        <w:rPr>
          <w:rFonts w:eastAsia="Calibri"/>
          <w:b/>
          <w:bCs/>
          <w:color w:val="000000"/>
          <w:lang w:val="en-GB"/>
        </w:rPr>
        <w:t>[START CROSS-CHAPTER BOX 5.3, FIGURE 1 HERE]</w:t>
      </w:r>
    </w:p>
    <w:p w14:paraId="25EF1899" w14:textId="4D23B81A" w:rsidR="00CF4AC7" w:rsidRPr="001E7A27" w:rsidRDefault="00CF4AC7" w:rsidP="005C7F25">
      <w:pPr>
        <w:pStyle w:val="AR6BodyText"/>
        <w:shd w:val="clear" w:color="auto" w:fill="DEEAF6" w:themeFill="accent1" w:themeFillTint="33"/>
        <w:rPr>
          <w:rFonts w:eastAsia="Calibri"/>
          <w:b/>
          <w:color w:val="000000"/>
          <w:lang w:val="en-GB"/>
        </w:rPr>
      </w:pPr>
    </w:p>
    <w:p w14:paraId="7C41F841" w14:textId="542BDAAF" w:rsidR="00962929" w:rsidRPr="001E7A27" w:rsidRDefault="00962929" w:rsidP="00821FBE">
      <w:pPr>
        <w:pStyle w:val="AR6BodyText"/>
        <w:shd w:val="clear" w:color="auto" w:fill="DEEAF6" w:themeFill="accent1" w:themeFillTint="33"/>
        <w:ind w:left="2835" w:hanging="2835"/>
        <w:rPr>
          <w:sz w:val="20"/>
          <w:szCs w:val="20"/>
          <w:lang w:val="en-GB"/>
        </w:rPr>
      </w:pPr>
      <w:r w:rsidRPr="001E7A27">
        <w:rPr>
          <w:rFonts w:eastAsia="Calibri"/>
          <w:b/>
          <w:color w:val="000000"/>
          <w:sz w:val="20"/>
          <w:szCs w:val="20"/>
          <w:lang w:val="en-GB"/>
        </w:rPr>
        <w:t>Cross-Chapter Box 5.3, Figure 1: CMIP6 multi-model mean</w:t>
      </w:r>
      <w:r w:rsidRPr="001E7A27" w:rsidDel="008A4281">
        <w:rPr>
          <w:rFonts w:eastAsia="Calibri"/>
          <w:b/>
          <w:color w:val="000000"/>
          <w:sz w:val="20"/>
          <w:szCs w:val="20"/>
          <w:lang w:val="en-GB"/>
        </w:rPr>
        <w:t xml:space="preserve"> of</w:t>
      </w:r>
      <w:r w:rsidRPr="001E7A27">
        <w:rPr>
          <w:rFonts w:eastAsia="Calibri"/>
          <w:b/>
          <w:color w:val="000000"/>
          <w:sz w:val="20"/>
          <w:szCs w:val="20"/>
          <w:lang w:val="en-GB"/>
        </w:rPr>
        <w:t xml:space="preserve"> changes in </w:t>
      </w:r>
      <w:r w:rsidRPr="001E7A27">
        <w:rPr>
          <w:rFonts w:eastAsia="Calibri"/>
          <w:b/>
          <w:sz w:val="20"/>
          <w:szCs w:val="20"/>
          <w:lang w:val="en-GB"/>
        </w:rPr>
        <w:t>zonally</w:t>
      </w:r>
      <w:r w:rsidRPr="001E7A27">
        <w:rPr>
          <w:rFonts w:eastAsia="Calibri"/>
          <w:b/>
          <w:color w:val="000000"/>
          <w:sz w:val="20"/>
          <w:szCs w:val="20"/>
          <w:lang w:val="en-GB"/>
        </w:rPr>
        <w:t xml:space="preserve"> integrated (a) </w:t>
      </w:r>
      <w:r w:rsidRPr="001E7A27">
        <w:rPr>
          <w:rFonts w:eastAsia="Calibri"/>
          <w:b/>
          <w:sz w:val="20"/>
          <w:szCs w:val="20"/>
          <w:lang w:val="en-GB"/>
        </w:rPr>
        <w:t xml:space="preserve">carbon </w:t>
      </w:r>
      <w:r w:rsidRPr="001E7A27">
        <w:rPr>
          <w:rFonts w:eastAsia="Calibri"/>
          <w:b/>
          <w:color w:val="000000"/>
          <w:sz w:val="20"/>
          <w:szCs w:val="20"/>
          <w:lang w:val="en-GB"/>
        </w:rPr>
        <w:t>and (b) heat storage in ocean</w:t>
      </w:r>
      <w:r w:rsidRPr="001E7A27">
        <w:rPr>
          <w:rFonts w:eastAsia="Calibri"/>
          <w:color w:val="000000"/>
          <w:sz w:val="20"/>
          <w:szCs w:val="20"/>
          <w:lang w:val="en-GB"/>
        </w:rPr>
        <w:t xml:space="preserve"> </w:t>
      </w:r>
      <w:r w:rsidRPr="001E7A27">
        <w:rPr>
          <w:rFonts w:eastAsia="Calibri"/>
          <w:b/>
          <w:color w:val="000000"/>
          <w:sz w:val="20"/>
          <w:szCs w:val="20"/>
          <w:lang w:val="en-GB"/>
        </w:rPr>
        <w:t>between the pre-industrial and the modern period</w:t>
      </w:r>
      <w:r w:rsidRPr="001E7A27">
        <w:rPr>
          <w:rFonts w:eastAsia="Calibri"/>
          <w:color w:val="000000"/>
          <w:sz w:val="20"/>
          <w:szCs w:val="20"/>
          <w:lang w:val="en-GB"/>
        </w:rPr>
        <w:t>. Carbon corresponds to dissolved inorganic carbon</w:t>
      </w:r>
      <w:r w:rsidR="00A8766D" w:rsidRPr="001E7A27">
        <w:rPr>
          <w:rFonts w:eastAsia="Calibri"/>
          <w:color w:val="000000"/>
          <w:sz w:val="20"/>
          <w:szCs w:val="20"/>
          <w:lang w:val="en-GB"/>
        </w:rPr>
        <w:t xml:space="preserve">. Data are shown for the </w:t>
      </w:r>
      <w:r w:rsidRPr="001E7A27" w:rsidDel="008A4281">
        <w:rPr>
          <w:rFonts w:eastAsia="Calibri"/>
          <w:color w:val="000000"/>
          <w:sz w:val="20"/>
          <w:szCs w:val="20"/>
          <w:lang w:val="en-GB"/>
        </w:rPr>
        <w:t>u</w:t>
      </w:r>
      <w:r w:rsidR="00A8766D" w:rsidRPr="001E7A27">
        <w:rPr>
          <w:rFonts w:eastAsia="Calibri"/>
          <w:color w:val="000000"/>
          <w:sz w:val="20"/>
          <w:szCs w:val="20"/>
          <w:lang w:val="en-GB"/>
        </w:rPr>
        <w:t>pper 2000m. T</w:t>
      </w:r>
      <w:r w:rsidRPr="001E7A27" w:rsidDel="008A4281">
        <w:rPr>
          <w:rFonts w:eastAsia="Calibri"/>
          <w:color w:val="000000"/>
          <w:sz w:val="20"/>
          <w:szCs w:val="20"/>
          <w:lang w:val="en-GB"/>
        </w:rPr>
        <w:t xml:space="preserve">he </w:t>
      </w:r>
      <w:r w:rsidRPr="001E7A27">
        <w:rPr>
          <w:rFonts w:eastAsia="Calibri"/>
          <w:color w:val="000000"/>
          <w:sz w:val="20"/>
          <w:szCs w:val="20"/>
          <w:lang w:val="en-GB"/>
        </w:rPr>
        <w:t>modern period is 1995–2014. </w:t>
      </w:r>
      <w:r w:rsidR="00C856DF" w:rsidRPr="001E7A27">
        <w:rPr>
          <w:rFonts w:eastAsia="Calibri"/>
          <w:color w:val="000000"/>
          <w:sz w:val="20"/>
          <w:szCs w:val="20"/>
          <w:lang w:val="en-GB"/>
        </w:rPr>
        <w:t>A</w:t>
      </w:r>
      <w:r w:rsidRPr="001E7A27">
        <w:rPr>
          <w:rFonts w:eastAsia="Calibri"/>
          <w:color w:val="000000"/>
          <w:sz w:val="20"/>
          <w:szCs w:val="20"/>
          <w:lang w:val="en-GB"/>
        </w:rPr>
        <w:t>dapted from</w:t>
      </w:r>
      <w:r w:rsidRPr="001E7A27">
        <w:rPr>
          <w:rFonts w:eastAsia="Calibri"/>
          <w:sz w:val="20"/>
          <w:szCs w:val="20"/>
          <w:lang w:val="en-GB"/>
        </w:rPr>
        <w:t xml:space="preserve"> </w:t>
      </w:r>
      <w:r w:rsidRPr="001E7A27">
        <w:rPr>
          <w:rFonts w:eastAsia="Calibri"/>
          <w:color w:val="000000"/>
          <w:sz w:val="20"/>
          <w:szCs w:val="20"/>
          <w:lang w:val="en-GB"/>
        </w:rPr>
        <w:fldChar w:fldCharType="begin" w:fldLock="1"/>
      </w:r>
      <w:ins w:id="5349" w:author="Robin Matthews" w:date="2021-06-18T11:41:00Z">
        <w:r w:rsidR="006A0309" w:rsidRPr="001E7A27">
          <w:rPr>
            <w:rFonts w:eastAsia="Calibri"/>
            <w:color w:val="000000"/>
            <w:sz w:val="20"/>
            <w:szCs w:val="20"/>
            <w:lang w:val="en-GB"/>
          </w:rPr>
          <w:instrText>ADDIN CSL_CITATION { "citationItems" : [ { "id" : "ITEM-1",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"ITEM-1",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"manualFormatting" : "Fr\u00f6licher et al., 2015)", "plainTextFormattedCitation" : "(Fr\u00f6licher et al., 2015)", "previouslyFormattedCitation" : "(Fr\u00f6licher et al., 2015)" }, "properties" : { "noteIndex" : 0 }, "schema" : "https://github.com/citation-style-language/schema/raw/master/csl-citation.json" }</w:instrText>
        </w:r>
      </w:ins>
      <w:del w:id="5350" w:author="Robin Matthews" w:date="2021-06-18T11:41:00Z">
        <w:r w:rsidR="00747167" w:rsidRPr="001E7A27" w:rsidDel="006A0309">
          <w:rPr>
            <w:rFonts w:eastAsia="Calibri"/>
            <w:color w:val="000000"/>
            <w:sz w:val="20"/>
            <w:szCs w:val="20"/>
            <w:lang w:val="en-GB"/>
          </w:rPr>
          <w:delInstrText>ADDIN CSL_CITATION { "citationItems" : [ { "id" : "ITEM-1",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"ITEM-1",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"plainTextFormattedCitation" : "(Fr\u00f6licher et al., 2015)", "previouslyFormattedCitation" : "(Fr\u00f6licher et al., 2015)" }, "properties" : { "noteIndex" : 0 }, "schema" : "https://github.com/citation-style-language/schema/raw/master/csl-citation.json" }</w:delInstrText>
        </w:r>
      </w:del>
      <w:r w:rsidRPr="001E7A27">
        <w:rPr>
          <w:rFonts w:eastAsia="Calibri"/>
          <w:color w:val="000000"/>
          <w:sz w:val="20"/>
          <w:szCs w:val="20"/>
          <w:lang w:val="en-GB"/>
        </w:rPr>
        <w:fldChar w:fldCharType="separate"/>
      </w:r>
      <w:del w:id="5351" w:author="Robin Matthews" w:date="2021-06-18T11:41:00Z">
        <w:r w:rsidR="00025FA2" w:rsidRPr="001E7A27" w:rsidDel="006A0309">
          <w:rPr>
            <w:rFonts w:eastAsia="Calibri"/>
            <w:noProof/>
            <w:color w:val="000000"/>
            <w:sz w:val="20"/>
            <w:szCs w:val="20"/>
            <w:lang w:val="en-GB"/>
          </w:rPr>
          <w:delText>(</w:delText>
        </w:r>
      </w:del>
      <w:r w:rsidR="00025FA2" w:rsidRPr="001E7A27">
        <w:rPr>
          <w:rFonts w:eastAsia="Calibri"/>
          <w:noProof/>
          <w:color w:val="000000"/>
          <w:sz w:val="20"/>
          <w:szCs w:val="20"/>
          <w:lang w:val="en-GB"/>
        </w:rPr>
        <w:t>Frölicher et al., 2015)</w:t>
      </w:r>
      <w:r w:rsidRPr="001E7A27">
        <w:rPr>
          <w:rFonts w:eastAsia="Calibri"/>
          <w:color w:val="000000"/>
          <w:sz w:val="20"/>
          <w:szCs w:val="20"/>
          <w:lang w:val="en-GB"/>
        </w:rPr>
        <w:fldChar w:fldCharType="end"/>
      </w:r>
      <w:del w:id="5352" w:author="Robin Matthews" w:date="2021-06-18T11:41:00Z">
        <w:r w:rsidRPr="001E7A27" w:rsidDel="006A0309">
          <w:rPr>
            <w:rFonts w:eastAsia="Calibri"/>
            <w:sz w:val="20"/>
            <w:szCs w:val="20"/>
            <w:lang w:val="en-GB"/>
          </w:rPr>
          <w:delText>)</w:delText>
        </w:r>
      </w:del>
      <w:ins w:id="5353" w:author="Robin Matthews" w:date="2021-06-18T11:41:00Z">
        <w:r w:rsidR="006A0309" w:rsidRPr="001E7A27">
          <w:rPr>
            <w:rFonts w:eastAsia="Calibri"/>
            <w:sz w:val="20"/>
            <w:szCs w:val="20"/>
            <w:lang w:val="en-GB"/>
          </w:rPr>
          <w:t>.</w:t>
        </w:r>
      </w:ins>
      <w:r w:rsidRPr="001E7A27">
        <w:rPr>
          <w:rFonts w:eastAsia="Calibri"/>
          <w:sz w:val="20"/>
          <w:szCs w:val="20"/>
          <w:lang w:val="en-GB"/>
        </w:rPr>
        <w:t xml:space="preserve"> </w:t>
      </w:r>
    </w:p>
    <w:p w14:paraId="7A1E3AAA" w14:textId="77777777" w:rsidR="00CF4AC7" w:rsidRPr="001E7A27" w:rsidRDefault="00CF4AC7" w:rsidP="005C7F25">
      <w:pPr>
        <w:pStyle w:val="AR6BodyText"/>
        <w:shd w:val="clear" w:color="auto" w:fill="DEEAF6" w:themeFill="accent1" w:themeFillTint="33"/>
        <w:rPr>
          <w:rFonts w:eastAsia="Calibri"/>
          <w:color w:val="000000"/>
          <w:lang w:val="en-GB"/>
        </w:rPr>
      </w:pPr>
    </w:p>
    <w:p w14:paraId="74BD87E9" w14:textId="77777777" w:rsidR="00CF4AC7" w:rsidRPr="001E7A27" w:rsidRDefault="00CF4AC7" w:rsidP="005C7F25">
      <w:pPr>
        <w:pStyle w:val="AR6BodyText"/>
        <w:shd w:val="clear" w:color="auto" w:fill="DEEAF6" w:themeFill="accent1" w:themeFillTint="33"/>
        <w:rPr>
          <w:rFonts w:eastAsia="Calibri"/>
          <w:b/>
          <w:bCs/>
          <w:color w:val="000000"/>
          <w:lang w:val="en-GB"/>
        </w:rPr>
      </w:pPr>
      <w:r w:rsidRPr="001E7A27">
        <w:rPr>
          <w:rFonts w:eastAsia="Calibri"/>
          <w:b/>
          <w:bCs/>
          <w:color w:val="000000"/>
          <w:lang w:val="en-GB"/>
        </w:rPr>
        <w:t>[END CROSS-CHAPTER BOX 5.3, FIGURE 1 HERE]</w:t>
      </w:r>
    </w:p>
    <w:p w14:paraId="072D3653" w14:textId="77777777" w:rsidR="00CF4AC7" w:rsidRPr="001E7A27" w:rsidRDefault="00CF4AC7" w:rsidP="005C7F25">
      <w:pPr>
        <w:pStyle w:val="AR6BodyText"/>
        <w:shd w:val="clear" w:color="auto" w:fill="DEEAF6" w:themeFill="accent1" w:themeFillTint="33"/>
        <w:rPr>
          <w:lang w:val="en-GB"/>
        </w:rPr>
      </w:pPr>
    </w:p>
    <w:p w14:paraId="70BA013E" w14:textId="77777777" w:rsidR="00435BD1" w:rsidRPr="001E7A27" w:rsidRDefault="00435BD1" w:rsidP="005C7F25">
      <w:pPr>
        <w:pStyle w:val="AR6BodyText"/>
        <w:shd w:val="clear" w:color="auto" w:fill="DEEAF6" w:themeFill="accent1" w:themeFillTint="33"/>
        <w:rPr>
          <w:lang w:val="en-GB"/>
        </w:rPr>
      </w:pPr>
    </w:p>
    <w:p w14:paraId="6CA24B7E" w14:textId="56FC7F1B" w:rsidR="009D3DF4" w:rsidRPr="001E7A27" w:rsidRDefault="009D3DF4" w:rsidP="005C7F25">
      <w:pPr>
        <w:pStyle w:val="AR6BodyText"/>
        <w:shd w:val="clear" w:color="auto" w:fill="DEEAF6" w:themeFill="accent1" w:themeFillTint="33"/>
        <w:rPr>
          <w:rFonts w:eastAsia="Calibri"/>
          <w:color w:val="000000"/>
          <w:lang w:val="en-GB"/>
        </w:rPr>
      </w:pPr>
      <w:r w:rsidRPr="001E7A27">
        <w:rPr>
          <w:rFonts w:eastAsia="Calibri"/>
          <w:lang w:val="en-GB"/>
        </w:rPr>
        <w:t>The role of the large-scale circulation in shaping these fluxes is to</w:t>
      </w:r>
      <w:ins w:id="5354" w:author="Soapbox" w:date="2021-07-22T03:16:00Z">
        <w:r w:rsidR="00E868BD" w:rsidRPr="001E7A27">
          <w:rPr>
            <w:rFonts w:eastAsia="Calibri"/>
            <w:lang w:val="en-GB"/>
          </w:rPr>
          <w:t>:</w:t>
        </w:r>
      </w:ins>
      <w:r w:rsidRPr="001E7A27">
        <w:rPr>
          <w:rFonts w:eastAsia="Calibri"/>
          <w:color w:val="000000"/>
          <w:lang w:val="en-GB"/>
        </w:rPr>
        <w:t xml:space="preserve"> (i) flush the ocean surface layer with deep waters that are relatively cold and with weak or no anthropogenic CO</w:t>
      </w:r>
      <w:r w:rsidRPr="001E7A27">
        <w:rPr>
          <w:rFonts w:eastAsia="Calibri"/>
          <w:color w:val="000000"/>
          <w:vertAlign w:val="subscript"/>
          <w:lang w:val="en-GB"/>
        </w:rPr>
        <w:t>2</w:t>
      </w:r>
      <w:r w:rsidRPr="001E7A27">
        <w:rPr>
          <w:rFonts w:eastAsia="Calibri"/>
          <w:color w:val="000000"/>
          <w:lang w:val="en-GB"/>
        </w:rPr>
        <w:t xml:space="preserve"> and heat content </w:t>
      </w:r>
      <w:r w:rsidRPr="001E7A27">
        <w:rPr>
          <w:rFonts w:eastAsia="Calibri"/>
          <w:lang w:val="en-GB"/>
        </w:rPr>
        <w:t>because they</w:t>
      </w:r>
      <w:r w:rsidRPr="001E7A27">
        <w:rPr>
          <w:rFonts w:eastAsia="Calibri"/>
          <w:color w:val="000000"/>
          <w:lang w:val="en-GB"/>
        </w:rPr>
        <w:t xml:space="preserve"> have been isolated from the atmosphere for centuries</w:t>
      </w:r>
      <w:ins w:id="5355" w:author="Soapbox" w:date="2021-07-22T03:16:00Z">
        <w:r w:rsidR="00E868BD" w:rsidRPr="001E7A27">
          <w:rPr>
            <w:rFonts w:eastAsia="Calibri"/>
            <w:color w:val="000000"/>
            <w:lang w:val="en-GB"/>
          </w:rPr>
          <w:t>;</w:t>
        </w:r>
      </w:ins>
      <w:del w:id="5356" w:author="Soapbox" w:date="2021-07-22T03:16:00Z">
        <w:r w:rsidRPr="001E7A27" w:rsidDel="00E868BD">
          <w:rPr>
            <w:rFonts w:eastAsia="Calibri"/>
            <w:color w:val="000000"/>
            <w:lang w:val="en-GB"/>
          </w:rPr>
          <w:delText>,</w:delText>
        </w:r>
      </w:del>
      <w:r w:rsidRPr="001E7A27">
        <w:rPr>
          <w:rFonts w:eastAsia="Calibri"/>
          <w:color w:val="000000"/>
          <w:lang w:val="en-GB"/>
        </w:rPr>
        <w:t xml:space="preserve"> and (ii) transport the anthropogenic CO</w:t>
      </w:r>
      <w:r w:rsidRPr="001E7A27">
        <w:rPr>
          <w:rFonts w:eastAsia="Calibri"/>
          <w:color w:val="000000"/>
          <w:vertAlign w:val="subscript"/>
          <w:lang w:val="en-GB"/>
        </w:rPr>
        <w:t>2</w:t>
      </w:r>
      <w:r w:rsidRPr="001E7A27">
        <w:rPr>
          <w:rFonts w:eastAsia="Calibri"/>
          <w:color w:val="000000"/>
          <w:lang w:val="en-GB"/>
        </w:rPr>
        <w:t xml:space="preserve"> and heat at depth, away from the atmosphere</w:t>
      </w:r>
      <w:r w:rsidR="00BF40B5" w:rsidRPr="001E7A27">
        <w:rPr>
          <w:rFonts w:eastAsia="Calibri"/>
          <w:color w:val="000000"/>
          <w:lang w:val="en-GB"/>
        </w:rPr>
        <w:t xml:space="preserve"> </w:t>
      </w:r>
      <w:r w:rsidR="00BF40B5" w:rsidRPr="001E7A27">
        <w:rPr>
          <w:rFonts w:eastAsia="Calibri"/>
          <w:color w:val="000000"/>
          <w:lang w:val="en-GB"/>
        </w:rPr>
        <w:fldChar w:fldCharType="begin" w:fldLock="1"/>
      </w:r>
      <w:r w:rsidR="00747167" w:rsidRPr="001E7A27">
        <w:rPr>
          <w:rFonts w:eastAsia="Calibri"/>
          <w:color w:val="000000"/>
          <w:lang w:val="en-GB"/>
        </w:rPr>
        <w:instrText>ADDIN CSL_CITATION { "citationItems" : [ { "id" : "ITEM-1", "itemData" : { "DOI" : "10.1007/s00382-014-2308-0", "ISSN" : "0930-7575", "author" : [ { "dropping-particle" : "", "family" : "Marshall", "given" : "John", "non-dropping-particle" : "", "parse-names" : false, "suffix" : "" }, { "dropping-particle" : "", "family" : "Scott", "given" : "Jeffery R.", "non-dropping-particle" : "", "parse-names" : false, "suffix" : "" }, { "dropping-particle" : "", "family" : "Armour", "given" : "Kyle C.", "non-dropping-particle" : "", "parse-names" : false, "suffix" : "" }, { "dropping-particle" : "", "family" : "Campin", "given" : "J.-M.", "non-dropping-particle" : "", "parse-names" : false, "suffix" : "" }, { "dropping-particle" : "", "family" : "Kelley", "given" : "Maxwell", "non-dropping-particle" : "", "parse-names" : false, "suffix" : "" }, { "dropping-particle" : "", "family" : "Romanou", "given" : "Anastasia", "non-dropping-particle" : "", "parse-names" : false, "suffix" : "" } ], "container-title" : "Climate Dynamics", "id" : "ITEM-1", "issue" : "7-8", "issued" : { "date-parts" : [ [ "2015", "4", "4" ] ] }, "page" : "2287-2299", "title" : "The ocean\u2019s role in the transient response of climate to abrupt greenhouse gas forcing", "translator" : [ { "dropping-particle" : "", "family" : "L7476", "given" : "", "non-dropping-particle" : "", "parse-names" : false, "suffix" : "" } ], "type" : "article-journal", "volume" : "44" }, "uris" : [ "http://www.mendeley.com/documents/?uuid=af456dab-cda3-43b5-8f20-56d35d0b517d", "http://www.mendeley.com/documents/?uuid=63bd45a5-b161-43a8-be4e-caeb8ba13604" ] }, { "id" : "ITEM-2", "itemData" : { "DOI" : "10.1038/ngeo2731", "ISSN" : "1752-0894", "author" : [ { "dropping-particle" : "", "family" : "Armour", "given" : "Kyle C.", "non-dropping-particle" : "", "parse-names" : false, "suffix" : "" }, { "dropping-particle" : "", "family" : "Marshall", "given" : "John", "non-dropping-particle" : "", "parse-names" : false, "suffix" : "" }, { "dropping-particle" : "", "family" : "Scott", "given" : "Jeffery R.", "non-dropping-particle" : "", "parse-names" : false, "suffix" : "" }, { "dropping-particle" : "", "family" : "Donohoe", "given" : "Aaron", "non-dropping-particle" : "", "parse-names" : false, "suffix" : "" }, { "dropping-particle" : "", "family" : "Newsom", "given" : "Emily R.", "non-dropping-particle" : "", "parse-names" : false, "suffix" : "" } ], "container-title" : "Nature Geoscience", "id" : "ITEM-2", "issue" : "7", "issued" : { "date-parts" : [ [ "2016", "7", "30" ] ] }, "page" : "549-554", "title" : "Southern Ocean warming delayed by circumpolar upwelling and equatorward transport", "translator" : [ { "dropping-particle" : "", "family" : "L7477", "given" : "", "non-dropping-particle" : "", "parse-names" : false, "suffix" : "" } ], "type" : "article-journal", "volume" : "9" }, "uris" : [ "http://www.mendeley.com/documents/?uuid=362bd894-90a0-42fc-bee7-bc2a73d297b0", "http://www.mendeley.com/documents/?uuid=c9ac9dcd-9f85-447b-a21c-bf3499729798" ] }, { "id" : "ITEM-3",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"ITEM-3",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Marshall et al., 2015; Armour et al., 2016)", "plainTextFormattedCitation" : "(Fr\u00f6licher et al., 2015; Marshall et al., 2015; Armour et al., 2016)", "previouslyFormattedCitation" : "(Fr\u00f6licher et al., 2015; Marshall et al., 2015; Armour et al., 2016)" }, "properties" : { "noteIndex" : 0 }, "schema" : "https://github.com/citation-style-language/schema/raw/master/csl-citation.json" }</w:instrText>
      </w:r>
      <w:r w:rsidR="00BF40B5" w:rsidRPr="001E7A27">
        <w:rPr>
          <w:rFonts w:eastAsia="Calibri"/>
          <w:color w:val="000000"/>
          <w:lang w:val="en-GB"/>
        </w:rPr>
        <w:fldChar w:fldCharType="separate"/>
      </w:r>
      <w:r w:rsidR="00025FA2" w:rsidRPr="001E7A27">
        <w:rPr>
          <w:rFonts w:eastAsia="Calibri"/>
          <w:noProof/>
          <w:color w:val="000000"/>
          <w:lang w:val="en-GB"/>
        </w:rPr>
        <w:t>(Frölicher et al., 2015; Marshall et al., 2015; Armour et al., 2016)</w:t>
      </w:r>
      <w:r w:rsidR="00BF40B5" w:rsidRPr="001E7A27">
        <w:rPr>
          <w:rFonts w:eastAsia="Calibri"/>
          <w:color w:val="000000"/>
          <w:lang w:val="en-GB"/>
        </w:rPr>
        <w:fldChar w:fldCharType="end"/>
      </w:r>
      <w:r w:rsidRPr="001E7A27">
        <w:rPr>
          <w:rFonts w:eastAsia="Calibri"/>
          <w:color w:val="000000"/>
          <w:lang w:val="en-GB"/>
        </w:rPr>
        <w:t>. For instance, in the Southern Ocean</w:t>
      </w:r>
      <w:ins w:id="5357" w:author="Soapbox" w:date="2021-07-22T03:17:00Z">
        <w:r w:rsidR="00E868BD" w:rsidRPr="001E7A27">
          <w:rPr>
            <w:rFonts w:eastAsia="Calibri"/>
            <w:color w:val="000000"/>
            <w:lang w:val="en-GB"/>
          </w:rPr>
          <w:t>,</w:t>
        </w:r>
      </w:ins>
      <w:r w:rsidRPr="001E7A27">
        <w:rPr>
          <w:rFonts w:eastAsia="Calibri"/>
          <w:color w:val="000000"/>
          <w:lang w:val="en-GB"/>
        </w:rPr>
        <w:t xml:space="preserve"> upwelled water</w:t>
      </w:r>
      <w:ins w:id="5358" w:author="Soapbox" w:date="2021-07-22T03:17:00Z">
        <w:r w:rsidR="00E868BD" w:rsidRPr="001E7A27">
          <w:rPr>
            <w:rFonts w:eastAsia="Calibri"/>
            <w:color w:val="000000"/>
            <w:lang w:val="en-GB"/>
          </w:rPr>
          <w:t xml:space="preserve"> </w:t>
        </w:r>
      </w:ins>
      <w:del w:id="5359" w:author="Soapbox" w:date="2021-07-22T03:17:00Z">
        <w:r w:rsidRPr="001E7A27" w:rsidDel="00E868BD">
          <w:rPr>
            <w:rFonts w:eastAsia="Calibri"/>
            <w:color w:val="000000"/>
            <w:lang w:val="en-GB"/>
          </w:rPr>
          <w:delText>-</w:delText>
        </w:r>
      </w:del>
      <w:r w:rsidRPr="001E7A27">
        <w:rPr>
          <w:rFonts w:eastAsia="Calibri"/>
          <w:color w:val="000000"/>
          <w:lang w:val="en-GB"/>
        </w:rPr>
        <w:t xml:space="preserve">masses </w:t>
      </w:r>
      <w:del w:id="5360" w:author="Soapbox" w:date="2021-07-22T03:17:00Z">
        <w:r w:rsidRPr="001E7A27" w:rsidDel="00E868BD">
          <w:rPr>
            <w:rFonts w:eastAsia="Calibri"/>
            <w:color w:val="000000"/>
            <w:lang w:val="en-GB"/>
          </w:rPr>
          <w:delText>up</w:delText>
        </w:r>
      </w:del>
      <w:r w:rsidRPr="001E7A27">
        <w:rPr>
          <w:rFonts w:eastAsia="Calibri"/>
          <w:color w:val="000000"/>
          <w:lang w:val="en-GB"/>
        </w:rPr>
        <w:t>take</w:t>
      </w:r>
      <w:ins w:id="5361" w:author="Soapbox" w:date="2021-07-22T03:17:00Z">
        <w:r w:rsidR="00E868BD" w:rsidRPr="001E7A27">
          <w:rPr>
            <w:rFonts w:eastAsia="Calibri"/>
            <w:color w:val="000000"/>
            <w:lang w:val="en-GB"/>
          </w:rPr>
          <w:t xml:space="preserve"> up a</w:t>
        </w:r>
      </w:ins>
      <w:r w:rsidRPr="001E7A27">
        <w:rPr>
          <w:rFonts w:eastAsia="Calibri"/>
          <w:color w:val="000000"/>
          <w:lang w:val="en-GB"/>
        </w:rPr>
        <w:t xml:space="preserve"> large amount of anthropogenic CO</w:t>
      </w:r>
      <w:r w:rsidRPr="001E7A27">
        <w:rPr>
          <w:rFonts w:eastAsia="Calibri"/>
          <w:color w:val="000000"/>
          <w:vertAlign w:val="subscript"/>
          <w:lang w:val="en-GB"/>
        </w:rPr>
        <w:t>2</w:t>
      </w:r>
      <w:r w:rsidRPr="001E7A27">
        <w:rPr>
          <w:rFonts w:eastAsia="Calibri"/>
          <w:color w:val="000000"/>
          <w:lang w:val="en-GB"/>
        </w:rPr>
        <w:t xml:space="preserve"> and heat (</w:t>
      </w:r>
      <w:r w:rsidR="00973765" w:rsidRPr="001E7A27">
        <w:rPr>
          <w:rFonts w:eastAsia="Calibri"/>
          <w:color w:val="000000"/>
          <w:lang w:val="en-GB"/>
        </w:rPr>
        <w:t>Cross-Chapter Box 5.3, Figure 1</w:t>
      </w:r>
      <w:r w:rsidRPr="001E7A27">
        <w:rPr>
          <w:rFonts w:eastAsia="Calibri"/>
          <w:color w:val="000000"/>
          <w:lang w:val="en-GB"/>
        </w:rPr>
        <w:t>), which are then exported northward by the circulation to be stored at depth in the Southern Hemisphere subtropical gyres (</w:t>
      </w:r>
      <w:r w:rsidR="00973765" w:rsidRPr="001E7A27">
        <w:rPr>
          <w:rFonts w:eastAsia="Calibri"/>
          <w:color w:val="000000"/>
          <w:lang w:val="en-GB"/>
        </w:rPr>
        <w:t>Cross-Chapter Box 5.3, Figure 1</w:t>
      </w:r>
      <w:r w:rsidRPr="001E7A27">
        <w:rPr>
          <w:rFonts w:eastAsia="Calibri"/>
          <w:color w:val="000000"/>
          <w:lang w:val="en-GB"/>
        </w:rPr>
        <w:t>; Figure 9</w:t>
      </w:r>
      <w:r w:rsidRPr="001E7A27">
        <w:rPr>
          <w:rFonts w:eastAsia="Calibri"/>
          <w:lang w:val="en-GB"/>
        </w:rPr>
        <w:t>.7</w:t>
      </w:r>
      <w:r w:rsidRPr="001E7A27">
        <w:rPr>
          <w:rFonts w:eastAsia="Calibri"/>
          <w:color w:val="000000"/>
          <w:lang w:val="en-GB"/>
        </w:rPr>
        <w:t>). In the North Atlantic, the signature of the</w:t>
      </w:r>
      <w:r w:rsidR="00973765" w:rsidRPr="001E7A27">
        <w:rPr>
          <w:rFonts w:eastAsia="Calibri"/>
          <w:color w:val="000000"/>
          <w:lang w:val="en-GB"/>
        </w:rPr>
        <w:t xml:space="preserve"> Atlantic meridional overturning circulation</w:t>
      </w:r>
      <w:r w:rsidRPr="001E7A27">
        <w:rPr>
          <w:rFonts w:eastAsia="Calibri"/>
          <w:color w:val="000000"/>
          <w:lang w:val="en-GB"/>
        </w:rPr>
        <w:t xml:space="preserve"> </w:t>
      </w:r>
      <w:r w:rsidR="00973765" w:rsidRPr="001E7A27">
        <w:rPr>
          <w:rFonts w:eastAsia="Calibri"/>
          <w:color w:val="000000"/>
          <w:lang w:val="en-GB"/>
        </w:rPr>
        <w:t>(</w:t>
      </w:r>
      <w:r w:rsidRPr="001E7A27">
        <w:rPr>
          <w:rFonts w:eastAsia="Calibri"/>
          <w:color w:val="000000"/>
          <w:lang w:val="en-GB"/>
        </w:rPr>
        <w:t>AMOC</w:t>
      </w:r>
      <w:r w:rsidR="00973765" w:rsidRPr="001E7A27">
        <w:rPr>
          <w:rFonts w:eastAsia="Calibri"/>
          <w:color w:val="000000"/>
          <w:lang w:val="en-GB"/>
        </w:rPr>
        <w:t>)</w:t>
      </w:r>
      <w:r w:rsidRPr="001E7A27">
        <w:rPr>
          <w:rFonts w:eastAsia="Calibri"/>
          <w:color w:val="000000"/>
          <w:lang w:val="en-GB"/>
        </w:rPr>
        <w:t xml:space="preserve"> is also clearly visible, with large </w:t>
      </w:r>
      <w:r w:rsidRPr="001E7A27">
        <w:rPr>
          <w:rFonts w:eastAsia="Calibri"/>
          <w:lang w:val="en-GB"/>
        </w:rPr>
        <w:t>amounts</w:t>
      </w:r>
      <w:r w:rsidRPr="001E7A27">
        <w:rPr>
          <w:rFonts w:eastAsia="Calibri"/>
          <w:color w:val="000000"/>
          <w:lang w:val="en-GB"/>
        </w:rPr>
        <w:t xml:space="preserve"> of heat and carbon being stored </w:t>
      </w:r>
      <w:r w:rsidRPr="001E7A27">
        <w:rPr>
          <w:rFonts w:eastAsia="Calibri"/>
          <w:lang w:val="en-GB"/>
        </w:rPr>
        <w:t>beneath</w:t>
      </w:r>
      <w:r w:rsidRPr="001E7A27">
        <w:rPr>
          <w:rFonts w:eastAsia="Calibri"/>
          <w:color w:val="000000"/>
          <w:lang w:val="en-GB"/>
        </w:rPr>
        <w:t xml:space="preserve"> the North Atlantic subtropical gyre at 1</w:t>
      </w:r>
      <w:r w:rsidR="00973765" w:rsidRPr="001E7A27">
        <w:rPr>
          <w:rFonts w:eastAsia="Calibri"/>
          <w:color w:val="000000"/>
          <w:lang w:val="en-GB"/>
        </w:rPr>
        <w:t xml:space="preserve"> </w:t>
      </w:r>
      <w:r w:rsidRPr="001E7A27">
        <w:rPr>
          <w:rFonts w:eastAsia="Calibri"/>
          <w:color w:val="000000"/>
          <w:lang w:val="en-GB"/>
        </w:rPr>
        <w:t>km depth (</w:t>
      </w:r>
      <w:r w:rsidR="00973765" w:rsidRPr="001E7A27">
        <w:rPr>
          <w:rFonts w:eastAsia="Calibri"/>
          <w:color w:val="000000"/>
          <w:lang w:val="en-GB"/>
        </w:rPr>
        <w:t>Cross-Chapter Box 5.3, Figure 1</w:t>
      </w:r>
      <w:r w:rsidRPr="001E7A27">
        <w:rPr>
          <w:rFonts w:eastAsia="Calibri"/>
          <w:color w:val="000000"/>
          <w:lang w:val="en-GB"/>
        </w:rPr>
        <w:t xml:space="preserve">). In </w:t>
      </w:r>
      <w:r w:rsidRPr="001E7A27">
        <w:rPr>
          <w:rFonts w:eastAsia="Calibri"/>
          <w:lang w:val="en-GB"/>
        </w:rPr>
        <w:t>summary, the net air-sea fluxes of anthropogenic CO</w:t>
      </w:r>
      <w:r w:rsidRPr="001E7A27">
        <w:rPr>
          <w:rFonts w:eastAsia="Calibri"/>
          <w:vertAlign w:val="subscript"/>
          <w:lang w:val="en-GB"/>
        </w:rPr>
        <w:t>2</w:t>
      </w:r>
      <w:r w:rsidRPr="001E7A27">
        <w:rPr>
          <w:rFonts w:eastAsia="Calibri"/>
          <w:lang w:val="en-GB"/>
        </w:rPr>
        <w:t xml:space="preserve"> and heat depend on large-scale circulation, which is associated with upper ocean stratification, mixed-layer depth, and water-mass formation, transport and mixing (Section</w:t>
      </w:r>
      <w:r w:rsidR="00CF6252" w:rsidRPr="001E7A27">
        <w:rPr>
          <w:rFonts w:eastAsia="Calibri"/>
          <w:lang w:val="en-GB"/>
        </w:rPr>
        <w:t>s</w:t>
      </w:r>
      <w:r w:rsidRPr="001E7A27">
        <w:rPr>
          <w:rFonts w:eastAsia="Calibri"/>
          <w:lang w:val="en-GB"/>
        </w:rPr>
        <w:t xml:space="preserve"> 9.1</w:t>
      </w:r>
      <w:del w:id="5362" w:author="Ian Blenkinsop" w:date="2021-07-28T14:55:00Z">
        <w:r w:rsidRPr="001E7A27" w:rsidDel="00B9477B">
          <w:rPr>
            <w:rFonts w:eastAsia="Calibri"/>
            <w:lang w:val="en-GB"/>
          </w:rPr>
          <w:delText xml:space="preserve">; </w:delText>
        </w:r>
      </w:del>
      <w:ins w:id="5363" w:author="Ian Blenkinsop" w:date="2021-07-28T14:55:00Z">
        <w:r w:rsidR="00B9477B" w:rsidRPr="001E7A27">
          <w:rPr>
            <w:rFonts w:eastAsia="Calibri"/>
            <w:lang w:val="en-GB"/>
          </w:rPr>
          <w:t>–</w:t>
        </w:r>
      </w:ins>
      <w:del w:id="5364" w:author="Ian Blenkinsop" w:date="2021-07-28T14:55:00Z">
        <w:r w:rsidRPr="001E7A27" w:rsidDel="00B9477B">
          <w:rPr>
            <w:rFonts w:eastAsia="Calibri"/>
            <w:lang w:val="en-GB"/>
          </w:rPr>
          <w:delText xml:space="preserve">9.2; </w:delText>
        </w:r>
      </w:del>
      <w:r w:rsidRPr="001E7A27">
        <w:rPr>
          <w:rFonts w:eastAsia="Calibri"/>
          <w:lang w:val="en-GB"/>
        </w:rPr>
        <w:t xml:space="preserve">9.3). </w:t>
      </w:r>
    </w:p>
    <w:p w14:paraId="29371F8E" w14:textId="77777777" w:rsidR="009D3DF4" w:rsidRPr="001E7A27" w:rsidRDefault="009D3DF4" w:rsidP="005C7F25">
      <w:pPr>
        <w:pStyle w:val="AR6BodyText"/>
        <w:shd w:val="clear" w:color="auto" w:fill="DEEAF6" w:themeFill="accent1" w:themeFillTint="33"/>
        <w:rPr>
          <w:rFonts w:eastAsia="Calibri"/>
          <w:color w:val="000000"/>
          <w:lang w:val="en-GB"/>
        </w:rPr>
      </w:pPr>
    </w:p>
    <w:p w14:paraId="42C24AF3" w14:textId="58A3F72F" w:rsidR="009D3DF4" w:rsidRPr="001E7A27" w:rsidRDefault="009D3DF4" w:rsidP="005C7F25">
      <w:pPr>
        <w:pStyle w:val="AR6BodyText"/>
        <w:shd w:val="clear" w:color="auto" w:fill="DEEAF6" w:themeFill="accent1" w:themeFillTint="33"/>
        <w:rPr>
          <w:i/>
          <w:lang w:val="en-GB"/>
        </w:rPr>
      </w:pPr>
      <w:r w:rsidRPr="001E7A27">
        <w:rPr>
          <w:rFonts w:eastAsia="Calibri"/>
          <w:i/>
          <w:lang w:val="en-GB"/>
        </w:rPr>
        <w:t>C</w:t>
      </w:r>
      <w:r w:rsidRPr="001E7A27">
        <w:rPr>
          <w:rFonts w:eastAsia="Calibri"/>
          <w:i/>
          <w:color w:val="000000"/>
          <w:lang w:val="en-GB"/>
        </w:rPr>
        <w:t>hanges in ocean processes and impact on the ocean carbon</w:t>
      </w:r>
      <w:ins w:id="5365" w:author="Tom Maycock" w:date="2021-09-09T16:30:00Z">
        <w:r w:rsidR="003444C6">
          <w:rPr>
            <w:rFonts w:eastAsia="Calibri"/>
            <w:i/>
            <w:color w:val="000000"/>
            <w:lang w:val="en-GB"/>
          </w:rPr>
          <w:t>–</w:t>
        </w:r>
      </w:ins>
      <w:del w:id="5366" w:author="Tom Maycock" w:date="2021-09-09T16:30:00Z">
        <w:r w:rsidRPr="001E7A27" w:rsidDel="003444C6">
          <w:rPr>
            <w:rFonts w:eastAsia="Calibri"/>
            <w:i/>
            <w:color w:val="000000"/>
            <w:lang w:val="en-GB"/>
          </w:rPr>
          <w:delText>-</w:delText>
        </w:r>
      </w:del>
      <w:r w:rsidRPr="001E7A27">
        <w:rPr>
          <w:rFonts w:eastAsia="Calibri"/>
          <w:i/>
          <w:color w:val="000000"/>
          <w:lang w:val="en-GB"/>
        </w:rPr>
        <w:t>heat nexus</w:t>
      </w:r>
    </w:p>
    <w:p w14:paraId="32C2273E" w14:textId="77777777" w:rsidR="009D3DF4" w:rsidRPr="001E7A27" w:rsidRDefault="009D3DF4" w:rsidP="005C7F25">
      <w:pPr>
        <w:pStyle w:val="AR6BodyText"/>
        <w:shd w:val="clear" w:color="auto" w:fill="DEEAF6" w:themeFill="accent1" w:themeFillTint="33"/>
        <w:rPr>
          <w:rFonts w:eastAsia="Calibri"/>
          <w:highlight w:val="yellow"/>
          <w:lang w:val="en-GB"/>
        </w:rPr>
      </w:pPr>
    </w:p>
    <w:p w14:paraId="5D683CA1" w14:textId="46B3BB45" w:rsidR="009D3DF4" w:rsidRPr="001E7A27" w:rsidRDefault="009D3DF4" w:rsidP="005C7F25">
      <w:pPr>
        <w:pStyle w:val="AR6BodyText"/>
        <w:shd w:val="clear" w:color="auto" w:fill="DEEAF6" w:themeFill="accent1" w:themeFillTint="33"/>
        <w:rPr>
          <w:rFonts w:eastAsia="Calibri"/>
          <w:color w:val="000000"/>
          <w:lang w:val="en-GB"/>
        </w:rPr>
      </w:pPr>
      <w:r w:rsidRPr="001E7A27">
        <w:rPr>
          <w:rFonts w:eastAsia="Calibri"/>
          <w:lang w:val="en-GB"/>
        </w:rPr>
        <w:t>Future projections of the ocean carbon</w:t>
      </w:r>
      <w:ins w:id="5367" w:author="Tom Maycock" w:date="2021-09-09T16:30:00Z">
        <w:r w:rsidR="003444C6">
          <w:rPr>
            <w:rFonts w:eastAsia="Calibri"/>
            <w:lang w:val="en-GB"/>
          </w:rPr>
          <w:t>–</w:t>
        </w:r>
      </w:ins>
      <w:del w:id="5368" w:author="Tom Maycock" w:date="2021-09-09T16:30:00Z">
        <w:r w:rsidRPr="001E7A27" w:rsidDel="003444C6">
          <w:rPr>
            <w:rFonts w:eastAsia="Calibri"/>
            <w:lang w:val="en-GB"/>
          </w:rPr>
          <w:delText>-</w:delText>
        </w:r>
      </w:del>
      <w:r w:rsidRPr="001E7A27">
        <w:rPr>
          <w:rFonts w:eastAsia="Calibri"/>
          <w:lang w:val="en-GB"/>
        </w:rPr>
        <w:t>heat nexus in the second half of the 2</w:t>
      </w:r>
      <w:r w:rsidR="00973765" w:rsidRPr="001E7A27">
        <w:rPr>
          <w:rFonts w:eastAsia="Calibri"/>
          <w:lang w:val="en-GB"/>
        </w:rPr>
        <w:t xml:space="preserve">1st </w:t>
      </w:r>
      <w:r w:rsidRPr="001E7A27">
        <w:rPr>
          <w:rFonts w:eastAsia="Calibri"/>
          <w:lang w:val="en-GB"/>
        </w:rPr>
        <w:t>century, particularly those under weak or no mitigation scenarios, are characterized by the strengthening of the two largest positive feedbacks: weakening surface ocean CO</w:t>
      </w:r>
      <w:r w:rsidRPr="001E7A27">
        <w:rPr>
          <w:rFonts w:eastAsia="Calibri"/>
          <w:sz w:val="14"/>
          <w:szCs w:val="14"/>
          <w:vertAlign w:val="subscript"/>
          <w:lang w:val="en-GB"/>
        </w:rPr>
        <w:t xml:space="preserve">2  </w:t>
      </w:r>
      <w:r w:rsidRPr="001E7A27">
        <w:rPr>
          <w:rFonts w:eastAsia="Calibri"/>
          <w:lang w:val="en-GB"/>
        </w:rPr>
        <w:t>buffering capacity (increasing Revelle Factor) and warming that further reduces CO</w:t>
      </w:r>
      <w:r w:rsidRPr="001E7A27">
        <w:rPr>
          <w:rFonts w:eastAsia="Calibri"/>
          <w:sz w:val="14"/>
          <w:szCs w:val="14"/>
          <w:vertAlign w:val="subscript"/>
          <w:lang w:val="en-GB"/>
        </w:rPr>
        <w:t>2</w:t>
      </w:r>
      <w:r w:rsidRPr="001E7A27">
        <w:rPr>
          <w:rFonts w:eastAsia="Calibri"/>
          <w:lang w:val="en-GB"/>
        </w:rPr>
        <w:t xml:space="preserve"> solubility and strengthens ocean stratification, which reduces exchange between the ocean surface and interior</w:t>
      </w:r>
      <w:r w:rsidR="00973765" w:rsidRPr="001E7A27">
        <w:rPr>
          <w:rFonts w:eastAsia="Calibri"/>
          <w:lang w:val="en-GB"/>
        </w:rPr>
        <w:t xml:space="preserve"> </w:t>
      </w:r>
      <w:r w:rsidR="00973765" w:rsidRPr="001E7A27">
        <w:rPr>
          <w:rFonts w:eastAsia="Calibri"/>
          <w:lang w:val="en-GB"/>
        </w:rPr>
        <w:fldChar w:fldCharType="begin" w:fldLock="1"/>
      </w:r>
      <w:r w:rsidR="00747167" w:rsidRPr="001E7A27">
        <w:rPr>
          <w:rFonts w:eastAsia="Calibri"/>
          <w:lang w:val="en-GB"/>
        </w:rPr>
        <w:instrText>ADDIN CSL_CITATION { "citationItems" : [ { "id" : "ITEM-1",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"ITEM-1",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"id" : "ITEM-2", "itemData" : { "DOI" : "10.1038/s41586-020-2573-5", "ISSN" : "0028-0836", "author" : [ { "dropping-particle" : "", "family" : "Bronselaer", "given" : "Ben", "non-dropping-particle" : "", "parse-names" : false, "suffix" : "" }, { "dropping-particle" : "", "family" : "Zanna", "given" : "Laure", "non-dropping-particle" : "", "parse-names" : false, "suffix" : "" } ], "container-title" : "Nature", "id" : "ITEM-2", "issue" : "7820", "issued" : { "date-parts" : [ [ "2020", "8", "13" ] ] }, "page" : "227-233", "title" : "Heat and carbon coupling reveals ocean warming due to circulation changes", "translator" : [ { "dropping-particle" : "", "family" : "L7289", "given" : "", "non-dropping-particle" : "", "parse-names" : false, "suffix" : "" } ], "type" : "article-journal", "volume" : "584" }, "uris" : [ "http://www.mendeley.com/documents/?uuid=4998cb50-7832-4d7e-9538-7c431732890a" ] } ], "mendeley" : { "formattedCitation" : "(Jiang et al., 2019; Bronselaer and Zanna, 2020)", "plainTextFormattedCitation" : "(Jiang et al., 2019; Bronselaer and Zanna, 2020)", "previouslyFormattedCitation" : "(Jiang et al., 2019; Bronselaer and Zanna, 2020)" }, "properties" : { "noteIndex" : 0 }, "schema" : "https://github.com/citation-style-language/schema/raw/master/csl-citation.json" }</w:instrText>
      </w:r>
      <w:r w:rsidR="00973765" w:rsidRPr="001E7A27">
        <w:rPr>
          <w:rFonts w:eastAsia="Calibri"/>
          <w:lang w:val="en-GB"/>
        </w:rPr>
        <w:fldChar w:fldCharType="separate"/>
      </w:r>
      <w:r w:rsidR="00025FA2" w:rsidRPr="001E7A27">
        <w:rPr>
          <w:rFonts w:eastAsia="Calibri"/>
          <w:noProof/>
          <w:lang w:val="en-GB"/>
        </w:rPr>
        <w:t>(Jiang et al., 2019; Bronselaer and Zanna, 2020)</w:t>
      </w:r>
      <w:r w:rsidR="00973765" w:rsidRPr="001E7A27">
        <w:rPr>
          <w:rFonts w:eastAsia="Calibri"/>
          <w:lang w:val="en-GB"/>
        </w:rPr>
        <w:fldChar w:fldCharType="end"/>
      </w:r>
      <w:r w:rsidRPr="001E7A27">
        <w:rPr>
          <w:rFonts w:eastAsia="Calibri"/>
          <w:lang w:val="en-GB"/>
        </w:rPr>
        <w:t>. These are offset by a growing but scenario-dependent negative feedback from increasing carbon and heat air</w:t>
      </w:r>
      <w:ins w:id="5369" w:author="Tom Maycock" w:date="2021-09-09T16:35:00Z">
        <w:r w:rsidR="003444C6">
          <w:rPr>
            <w:rFonts w:eastAsia="Calibri"/>
            <w:lang w:val="en-GB"/>
          </w:rPr>
          <w:t>–</w:t>
        </w:r>
      </w:ins>
      <w:del w:id="5370" w:author="Tom Maycock" w:date="2021-09-09T16:35:00Z">
        <w:r w:rsidRPr="001E7A27" w:rsidDel="003444C6">
          <w:rPr>
            <w:rFonts w:eastAsia="Calibri"/>
            <w:lang w:val="en-GB"/>
          </w:rPr>
          <w:delText xml:space="preserve"> </w:delText>
        </w:r>
      </w:del>
      <w:r w:rsidRPr="001E7A27">
        <w:rPr>
          <w:rFonts w:eastAsia="Calibri"/>
          <w:lang w:val="en-GB"/>
        </w:rPr>
        <w:t>sea fluxes towards the ocean, due to increased atmospheric temperature and CO</w:t>
      </w:r>
      <w:r w:rsidRPr="001E7A27">
        <w:rPr>
          <w:rFonts w:eastAsia="Calibri"/>
          <w:sz w:val="14"/>
          <w:szCs w:val="14"/>
          <w:lang w:val="en-GB"/>
        </w:rPr>
        <w:t>2</w:t>
      </w:r>
      <w:r w:rsidRPr="001E7A27">
        <w:rPr>
          <w:rFonts w:eastAsia="Calibri"/>
          <w:lang w:val="en-GB"/>
        </w:rPr>
        <w:t xml:space="preserve"> concentrations</w:t>
      </w:r>
      <w:r w:rsidR="00BF40B5" w:rsidRPr="001E7A27">
        <w:rPr>
          <w:rFonts w:eastAsia="Calibri"/>
          <w:lang w:val="en-GB"/>
        </w:rPr>
        <w:t xml:space="preserve"> </w:t>
      </w:r>
      <w:r w:rsidR="00BF40B5" w:rsidRPr="001E7A27">
        <w:rPr>
          <w:rFonts w:eastAsia="Calibri"/>
          <w:color w:val="000000"/>
          <w:lang w:val="en-GB"/>
        </w:rPr>
        <w:fldChar w:fldCharType="begin" w:fldLock="1"/>
      </w:r>
      <w:r w:rsidR="00747167" w:rsidRPr="001E7A27">
        <w:rPr>
          <w:rFonts w:eastAsia="Calibri"/>
          <w:color w:val="000000"/>
          <w:lang w:val="en-GB"/>
        </w:rPr>
        <w:instrText>ADDIN CSL_CITATION { "citationItems" : [ { "id" : "ITEM-1", "itemData" : { "DOI" : "10.1146/annurev-marine-052915-100829", "ISSN" : "1941-1405", "abstract" : "Global ship-based programs, with highly accurate, full water column physical and biogeochemical observations repeated decadally since the 1970s, provide a crucial resource for documenting ocean change. The ocean, a central component of Earth's climate system, is taking up most of Earth's excess anthropogenic heat, with about 19% of this excess in the abyssal ocean beneath 2,000 m, dominated by Southern Ocean warming. The ocean also has taken up about 27% of anthropogenic carbon, resulting in acidification of the upper ocean. Increased stratification has resulted in a decline in oxygen and increase in nutrients in the Northern Hemisphere thermocline and an expansion of tropical oxygen minimum zones. Southern Hemisphere thermocline oxygen increased in the 2000s owing to stronger wind forcingand ventilation. The most recent decade of global hydrography has mapped dissolved organic carbon, a large, bioactive reservoir, for the first time and quantified its contribution to export production (?20%) and deep-ocean oxygen utilization. Ship-based measurements also show that vertical diffusivity increases from a minimum in the thermocline to a maximum within the bottom 1,500 m, shifting our physical paradigm of the ocean's overturning circulation.", "author" : [ { "dropping-particle" : "", "family" : "Talley", "given" : "L.D.", "non-dropping-particle" : "", "parse-names" : false, "suffix" : "" }, { "dropping-particle" : "", "family" : "Feely", "given" : "R.A.", "non-dropping-particle" : "", "parse-names" : false, "suffix" : "" }, { "dropping-particle" : "", "family" : "Sloyan", "given" : "B.M.", "non-dropping-particle" : "", "parse-names" : false, "suffix" : "" }, { "dropping-particle" : "", "family" : "Wanninkhof", "given" : "R", "non-dropping-particle" : "", "parse-names" : false, "suffix" : "" }, { "dropping-particle" : "", "family" : "Baringer", "given" : "M.O.", "non-dropping-particle" : "", "parse-names" : false, "suffix" : "" }, { "dropping-particle" : "", "family" : "Bullister", "given" : "J.L.", "non-dropping-particle" : "", "parse-names" : false, "suffix" : "" }, { "dropping-particle" : "", "family" : "Carlson", "given" : "C.A.", "non-dropping-particle" : "", "parse-names" : false, "suffix" : "" }, { "dropping-particle" : "", "family" : "Doney", "given" : "S.C.", "non-dropping-particle" : "", "parse-names" : false, "suffix" : "" }, { "dropping-particle" : "", "family" : "Fine", "given" : "R.A.", "non-dropping-particle" : "", "parse-names" : false, "suffix" : "" }, { "dropping-particle" : "", "family" : "Firing", "given" : "E", "non-dropping-particle" : "", "parse-names" : false, "suffix" : "" }, { "dropping-particle" : "", "family" : "Gruber", "given" : "N", "non-dropping-particle" : "", "parse-names" : false, "suffix" : "" }, { "dropping-particle" : "", "family" : "Hansell", "given" : "D.A.", "non-dropping-particle" : "", "parse-names" : false, "suffix" : "" }, { "dropping-particle" : "", "family" : "Ishii", "given" : "M", "non-dropping-particle" : "", "parse-names" : false, "suffix" : "" }, { "dropping-particle" : "", "family" : "Johnson", "given" : "G.C.", "non-dropping-particle" : "", "parse-names" : false, "suffix" : "" }, { "dropping-particle" : "", "family" : "Katsumata", "given" : "K", "non-dropping-particle" : "", "parse-names" : false, "suffix" : "" }, { "dropping-particle" : "", "family" : "Key", "given" : "R.M.", "non-dropping-particle" : "", "parse-names" : false, "suffix" : "" }, { "dropping-particle" : "", "family" : "Kramp", "given" : "M", "non-dropping-particle" : "", "parse-names" : false, "suffix" : "" }, { "dropping-particle" : "", "family" : "Langdon", "given" : "C", "non-dropping-particle" : "", "parse-names" : false, "suffix" : "" }, { "dropping-particle" : "", "family" : "Macdonald", "given" : "A.M.", "non-dropping-particle" : "", "parse-names" : false, "suffix" : "" }, { "dropping-particle" : "", "family" : "Mathis", "given" : "J.T.", "non-dropping-particle" : "", "parse-names" : false, "suffix" : "" }, { "dropping-particle" : "", "family" : "McDonagh", "given" : "E.L.", "non-dropping-particle" : "", "parse-names" : false, "suffix" : "" }, { "dropping-particle" : "", "family" : "Mecking", "given" : "S", "non-dropping-particle" : "", "parse-names" : false, "suffix" : "" }, { "dropping-particle" : "", "family" : "Millero", "given" : "F.J.", "non-dropping-particle" : "", "parse-names" : false, "suffix" : "" }, { "dropping-particle" : "", "family" : "Mordy", "given" : "C.W.", "non-dropping-particle" : "", "parse-names" : false, "suffix" : "" }, { "dropping-particle" : "", "family" : "Nakano", "given" : "T", "non-dropping-particle" : "", "parse-names" : false, "suffix" : "" }, { "dropping-particle" : "", "family" : "Sabine", "given" : "C.L.", "non-dropping-particle" : "", "parse-names" : false, "suffix" : "" }, { "dropping-particle" : "", "family" : "Smethie", "given" : "W.M.", "non-dropping-particle" : "", "parse-names" : false, "suffix" : "" }, { "dropping-particle" : "", "family" : "Swift", "given" : "J.H.", "non-dropping-particle" : "", "parse-names" : false, "suffix" : "" }, { "dropping-particle" : "", "family" : "Tanhua", "given" : "T", "non-dropping-particle" : "", "parse-names" : false, "suffix" : "" }, { "dropping-particle" : "", "family" : "Thurnherr", "given" : "A.M.", "non-dropping-particle" : "", "parse-names" : false, "suffix" : "" }, { "dropping-particle" : "", "family" : "Warner", "given" : "M.J.", "non-dropping-particle" : "", "parse-names" : false, "suffix" : "" }, { "dropping-particle" : "", "family" : "Zhang", "given" : "J.-Z.", "non-dropping-particle" : "", "parse-names" : false, "suffix" : "" } ], "container-title" : "Annual Review of Marine Science", "id" : "ITEM-1", "issue" : "1", "issued" : { "date-parts" : [ [ "2016", "1", "3" ] ] }, "note" : "doi: 10.1146/annurev-marine-052915-100829", "page" : "185-215", "publisher" : "Annual Reviews", "title" : "Changes in Ocean Heat, Carbon Content, and Ventilation: A Review of the First Decade of GO-SHIP Global Repeat Hydrography", "translator" : [ { "dropping-particle" : "", "family" : "L3962", "given" : "", "non-dropping-particle" : "", "parse-names" : false, "suffix" : "" } ], "type" : "article-journal", "volume" : "8" }, "uris" : [ "http://www.mendeley.com/documents/?uuid=cd902a06-bd0b-3253-bf78-9e0a51a913c3" ] }, { "id" : "ITEM-2",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"ITEM-2",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"id" : "ITEM-3", "itemData" : { "DOI" : "10.1029/2019AV000149", "ISSN" : "2576-604X", "abstract" : "The ocean has absorbed the equivalent of 39% of industrial\u2010age fossil carbon emissions, significantly modulating the growth rate of atmospheric CO2 and its associated impacts on climate. Despite the importance of the ocean carbon sink to climate, our understanding of the causes of its interannual\u2010to\u2010decadal variability remains limited. This hinders our ability to attribute its past behavior and project its future. A key period of interest is the 1990s, when the ocean carbon sink did not grow as expected. Previous explanations of this behavior have focused on variability internal to the ocean or associated with coupled atmosphere/ocean modes. Here, we use an idealized upper ocean box model to illustrate that two external forcings are sufficient to explain the pattern and magnitude of sink variability since the mid\u20101980s. First, the global\u2010scale reduction in the decadal\u2010average ocean carbon sink in the 1990s is attributable to the slowed growth rate of atmospheric pCO2. The acceleration of atmospheric pCO2 growth after 2001 drove recovery of the sink. Second, the global sea surface temperature response to the 1991 eruption of Mt Pinatubo explains the timing of the global sink within the 1990s. These results are consistent with previous experiments using ocean hindcast models with variable atmospheric pCO2 and with and without climate variability. The fact that variability in the growth rate of atmospheric pCO2 directly imprints on the ocean sink implies that there will be an immediate reduction in ocean carbon uptake as atmospheric pCO2 responds to cuts in anthropogenic emissions.", "author" : [ { "dropping-particle" : "", "family" : "McKinley", "given" : "Galen A.", "non-dropping-particle" : "", "parse-names" : false, "suffix" : "" }, { "dropping-particle" : "", "family" : "Fay", "given" : "Amanda R.", "non-dropping-particle" : "", "parse-names" : false, "suffix" : "" }, { "dropping-particle" : "", "family" : "Eddebbar", "given" : "Yassir A.", "non-dropping-particle" : "", "parse-names" : false, "suffix" : "" }, { "dropping-particle" : "", "family" : "Gloege", "given" : "Lucas", "non-dropping-particle" : "", "parse-names" : false, "suffix" : "" }, { "dropping-particle" : "", "family" : "Lovenduski", "given" : "Nicole S.", "non-dropping-particle" : "", "parse-names" : false, "suffix" : "" } ], "container-title" : "AGU Advances", "id" : "ITEM-3", "issue" : "2", "issued" : { "date-parts" : [ [ "2020", "6", "3" ] ] }, "publisher" : "American Geophysical Union (AGU)", "title" : "External Forcing Explains Recent Decadal Variability of the Ocean Carbon Sink", "translator" : [ { "dropping-particle" : "", "family" : "L7488", "given" : "", "non-dropping-particle" : "", "parse-names" : false, "suffix" : "" } ], "type" : "article-journal", "volume" : "1" }, "uris" : [ "http://www.mendeley.com/documents/?uuid=886dd741-e933-4d81-8017-cfa57a3261fb" ] } ], "mendeley" : { "formattedCitation" : "(Talley et al., 2016; Jiang et al., 2019; McKinley et al., 2020)", "plainTextFormattedCitation" : "(Talley et al., 2016; Jiang et al., 2019; McKinley et al., 2020)", "previouslyFormattedCitation" : "(Talley et al., 2016; Jiang et al., 2019; McKinley et al., 2020)" }, "properties" : { "noteIndex" : 0 }, "schema" : "https://github.com/citation-style-language/schema/raw/master/csl-citation.json" }</w:instrText>
      </w:r>
      <w:r w:rsidR="00BF40B5" w:rsidRPr="001E7A27">
        <w:rPr>
          <w:rFonts w:eastAsia="Calibri"/>
          <w:color w:val="000000"/>
          <w:lang w:val="en-GB"/>
        </w:rPr>
        <w:fldChar w:fldCharType="separate"/>
      </w:r>
      <w:r w:rsidR="00025FA2" w:rsidRPr="001E7A27">
        <w:rPr>
          <w:rFonts w:eastAsia="Calibri"/>
          <w:noProof/>
          <w:color w:val="000000"/>
          <w:lang w:val="en-GB"/>
        </w:rPr>
        <w:t>(Talley et al., 2016; Jiang et al., 2019; McKinley et al., 2020)</w:t>
      </w:r>
      <w:r w:rsidR="00BF40B5" w:rsidRPr="001E7A27">
        <w:rPr>
          <w:rFonts w:eastAsia="Calibri"/>
          <w:color w:val="000000"/>
          <w:lang w:val="en-GB"/>
        </w:rPr>
        <w:fldChar w:fldCharType="end"/>
      </w:r>
      <w:r w:rsidRPr="001E7A27">
        <w:rPr>
          <w:rFonts w:eastAsia="Calibri"/>
          <w:lang w:val="en-GB"/>
        </w:rPr>
        <w:t xml:space="preserve">. The Southern Ocean </w:t>
      </w:r>
      <w:del w:id="5371" w:author="Soapbox" w:date="2021-07-22T03:51:00Z">
        <w:r w:rsidRPr="001E7A27" w:rsidDel="00DB226A">
          <w:rPr>
            <w:rFonts w:eastAsia="Calibri"/>
            <w:lang w:val="en-GB"/>
          </w:rPr>
          <w:delText xml:space="preserve">(SO) </w:delText>
        </w:r>
      </w:del>
      <w:r w:rsidRPr="001E7A27">
        <w:rPr>
          <w:rFonts w:eastAsia="Calibri"/>
          <w:lang w:val="en-GB"/>
        </w:rPr>
        <w:t xml:space="preserve">in particular is one of the regions where the projected feedback can be largest and where inter-model differences are strongest </w:t>
      </w:r>
      <w:r w:rsidR="00973765" w:rsidRPr="001E7A27">
        <w:rPr>
          <w:rFonts w:eastAsia="Calibri"/>
          <w:lang w:val="en-GB"/>
        </w:rPr>
        <w:fldChar w:fldCharType="begin" w:fldLock="1"/>
      </w:r>
      <w:r w:rsidR="00747167" w:rsidRPr="001E7A27">
        <w:rPr>
          <w:rFonts w:eastAsia="Calibri"/>
          <w:lang w:val="en-GB"/>
        </w:rPr>
        <w:instrText>ADDIN CSL_CITATION { "citationItems" : [ { "id" : "ITEM-1", "itemData" : { "DOI" : "10.1175/2010JCLI3787.1", "ISSN" : "08948755", "abstract" : "The increase in atmospheric CO2 over this century depends on the evolution of the oceanic air-sea CO2 uptake, which will be driven by the combined response to rising atmospheric CO2 itself and climate change. Here, the future oceanic CO2 uptake is simulated using an ensemble of coupled climate-carbon cycle models. The models are driven by CO2 emissions from historical data and the Special Report on Emissions Scenarios (SRES) A2 high-emission scenario. A linear feedback analysis successfully separates the regional future (2010-2100) oceanic CO2 uptake into a CO2-induced component, due to rising atmospheric CO2 concentrations, and a climate-induced component, due to global warming. The models capture the observationbased magnitude and distribution of anthropogenic CO2 uptake. The distributions of the climate-induced component are broadly consistent between the models, with reduced CO2 uptake in the subpolar Southern Ocean and the equatorial regions, owing to decreased CO2 solubility; and reduced CO2 uptake in the midlatitudes, owing to decreased CO2 solubility and increased vertical stratification. The magnitude of the climate-induced component is sensitive to local warming in the southern extratropics, to large freshwater fluxes in the extratropical North Atlantic Ocean, and to small changes in the CO2 solubility in the equatorial regions. In key anthropogenic CO2 uptake regions, the climate-induced component offsets the CO2-induced component at a constant proportion up until the end of this century. This amounts to approximately 50% in the northern extratropics and 25% in the southern extratropics and equatorial regions. Consequently, the detection of climate change impacts on anthropogenic CO2 uptake may be difficult without monitoring additional tracers, such as oxygen. \u00a9 2011 American Meteorological Society.", "author" : [ { "dropping-particle" : "", "family" : "Roy", "given" : "Tilla", "non-dropping-particle" : "", "parse-names" : false, "suffix" : "" }, { "dropping-particle" : "", "family" : "Bopp", "given" : "Laurent", "non-dropping-particle" : "", "parse-names" : false, "suffix" : "" }, { "dropping-particle" : "", "family" : "Gehlen", "given" : "Marion", "non-dropping-particle" : "", "parse-names" : false, "suffix" : "" }, { "dropping-particle" : "", "family" : "Schneider", "given" : "Birgit", "non-dropping-particle" : "", "parse-names" : false, "suffix" : "" }, { "dropping-particle" : "", "family" : "Cadule", "given" : "Patricia", "non-dropping-particle" : "", "parse-names" : false, "suffix" : "" }, { "dropping-particle" : "", "family" : "Fr\u00f6licher", "given" : "Thomas L.", "non-dropping-particle" : "", "parse-names" : false, "suffix" : "" }, { "dropping-particle" : "", "family" : "Segschneider", "given" : "Joachim", "non-dropping-particle" : "", "parse-names" : false, "suffix" : "" }, { "dropping-particle" : "", "family" : "Tjiputra", "given" : "Jerry", "non-dropping-particle" : "", "parse-names" : false, "suffix" : "" }, { "dropping-particle" : "", "family" : "Heinze", "given" : "Christoph", "non-dropping-particle" : "", "parse-names" : false, "suffix" : "" }, { "dropping-particle" : "", "family" : "Joos", "given" : "Fortunat", "non-dropping-particle" : "", "parse-names" : false, "suffix" : "" } ], "container-title" : "Journal of Climate", "id" : "ITEM-1", "issue" : "9", "issued" : { "date-parts" : [ [ "2011", "5", "1" ] ] }, "page" : "2300-2318", "publisher" : "American Meteorological Society", "title" : "Regional impacts of climate change and atmospheric CO2 on future ocean carbon uptake: A multimodel linear feedback analysis", "translator" : [ { "dropping-particle" : "", "family" : "L7314", "given" : "", "non-dropping-particle" : "", "parse-names" : false, "suffix" : "" } ], "type" : "article-journal", "volume" : "24" }, "uris" : [ "http://www.mendeley.com/documents/?uuid=39045c9e-0af8-36d3-8849-1ad66a3db3ae", "http://www.mendeley.com/documents/?uuid=bdb3972e-6644-4b8a-a0b9-b8b8e3c593d0", "http://www.mendeley.com/documents/?uuid=5353a5bb-9862-481d-8796-45b8ab3118fd" ] }, { "id" : "ITEM-2", "itemData" : { "DOI" : "10.5194/gmd-9-3655-2016", "ISSN" : "19919603", "abstract" : "There is mounting evidence that resolving mesoscale eddies and western boundary currents as well as topographically controlled flows can play an important role in air-sea interaction associated with vertical and lateral transports of heat and salt. Here we describe the development of the Met Office Global Coupled Model version 2 (GC2) with increased resolution relative to the standard model: the ocean resolution is increased from 1/4 to 1/12\u00b0 (28 to 9 km at the Equator), the atmosphere resolution increased from 60 km (N216) to 25 km (N512) and the coupling period reduced from 3 hourly to hourly. The technical developments that were required to build a version of the model at higher resolution are described as well as results from a 20-year simulation. The results demonstrate the key role played by the enhanced resolution of the ocean model: reduced sea surface temperature (SST) biases, improved ocean heat transports, deeper and stronger overturning circulation and a stronger Antarctic Circumpolar Current. Our results suggest that the improvements seen here require high resolution in both atmosphere and ocean components as well as high-frequency coupling. These results add to the body of evidence suggesting that ocean resolution is an important consideration when developing coupled models for weather and climate applications.", "author" : [ { "dropping-particle" : "", "family" : "Hewitt", "given" : "Helene T.", "non-dropping-particle" : "", "parse-names" : false, "suffix" : "" }, { "dropping-particle" : "", "family" : "Roberts", "given" : "Malcolm J.", "non-dropping-particle" : "", "parse-names" : false, "suffix" : "" }, { "dropping-particle" : "", "family" : "Hyder", "given" : "Pat", "non-dropping-particle" : "", "parse-names" : false, "suffix" : "" }, { "dropping-particle" : "", "family" : "Graham", "given" : "Tim", "non-dropping-particle" : "", "parse-names" : false, "suffix" : "" }, { "dropping-particle" : "", "family" : "Rae", "given" : "Jamie", "non-dropping-particle" : "", "parse-names" : false, "suffix" : "" }, { "dropping-particle" : "", "family" : "Belcher", "given" : "Stephen E.", "non-dropping-particle" : "", "parse-names" : false, "suffix" : "" }, { "dropping-particle" : "", "family" : "Bourdall\u00e9-Badie", "given" : "Romain", "non-dropping-particle" : "", "parse-names" : false, "suffix" : "" }, { "dropping-particle" : "", "family" : "Copsey", "given" : "Dan", "non-dropping-particle" : "", "parse-names" : false, "suffix" : "" }, { "dropping-particle" : "", "family" : "Coward", "given" : "Andrew", "non-dropping-particle" : "", "parse-names" : false, "suffix" : "" }, { "dropping-particle" : "", "family" : "Guiavarch", "given" : "Catherine", "non-dropping-particle" : "", "parse-names" : false, "suffix" : "" }, { "dropping-particle" : "", "family" : "Harris", "given" : "Chris", "non-dropping-particle" : "", "parse-names" : false, "suffix" : "" }, { "dropping-particle" : "", "family" : "Hill", "given" : "Richard", "non-dropping-particle" : "", "parse-names" : false, "suffix" : "" }, { "dropping-particle" : "", "family" : "Hirschi", "given" : "Jo\u00ebl J.M.", "non-dropping-particle" : "", "parse-names" : false, "suffix" : "" }, { "dropping-particle" : "", "family" : "Madec", "given" : "Gurvan", "non-dropping-particle" : "", "parse-names" : false, "suffix" : "" }, { "dropping-particle" : "", "family" : "Mizielinski", "given" : "Matthew S.", "non-dropping-particle" : "", "parse-names" : false, "suffix" : "" }, { "dropping-particle" : "", "family" : "Neininger", "given" : "Erica", "non-dropping-particle" : "", "parse-names" : false, "suffix" : "" }, { "dropping-particle" : "", "family" : "New", "given" : "Adrian L.", "non-dropping-particle" : "", "parse-names" : false, "suffix" : "" }, { "dropping-particle" : "", "family" : "Rioual", "given" : "Jean Christophe", "non-dropping-particle" : "", "parse-names" : false, "suffix" : "" }, { "dropping-particle" : "", "family" : "Sinha", "given" : "Bablu", "non-dropping-particle" : "", "parse-names" : false, "suffix" : "" }, { "dropping-particle" : "", "family" : "Storkey", "given" : "David", "non-dropping-particle" : "", "parse-names" : false, "suffix" : "" }, { "dropping-particle" : "", "family" : "Shelly", "given" : "Ann", "non-dropping-particle" : "", "parse-names" : false, "suffix" : "" }, { "dropping-particle" : "", "family" : "Thorpe", "given" : "Livia", "non-dropping-particle" : "", "parse-names" : false, "suffix" : "" }, { "dropping-particle" : "", "family" : "Wood", "given" : "Richard A.", "non-dropping-particle" : "", "parse-names" : false, "suffix" : "" } ], "container-title" : "Geoscientific Model Development", "id" : "ITEM-2", "issue" : "10", "issued" : { "date-parts" : [ [ "2016", "10", "13" ] ] }, "page" : "3655-3670", "publisher" : "Copernicus GmbH", "title" : "The impact of resolving the Rossby radius at mid-latitudes in the ocean: Results from a high-resolution version of the Met Office GC2 coupled model", "translator" : [ { "dropping-particle" : "", "family" : "L7315", "given" : "", "non-dropping-particle" : "", "parse-names" : false, "suffix" : "" } ], "type" : "article-journal", "volume" : "9" }, "uris" : [ "http://www.mendeley.com/documents/?uuid=8d2a96fa-18eb-3b2a-a2f8-ae0f30577aa9", "http://www.mendeley.com/documents/?uuid=23d328e4-ee39-4d26-a298-ee42f2c51dbc", "http://www.mendeley.com/documents/?uuid=f88db7d9-b99e-49b6-8e35-d06d5c48a21a" ] }, { "id" : "ITEM-3", "itemData" : { "DOI" : "10.5194/bg-15-2851-2018", "ISSN" : "1726-4189", "abstract" : "Abstract. The Southern Ocean forms an important component of the Earth system as a major sink of CO2 and heat. Recent studies based on the Coupled Model Intercomparison Project version 5 (CMIP5) Earth system models (ESMs) show that CMIP5 models disagree on the phasing of the seasonal cycle of the CO2 flux (FCO2) and compare poorly with available observation products for the Southern Ocean. Because the seasonal cycle is the dominant mode of CO2 variability in the Southern Ocean, its simulation is a rigorous test for models and their long-term projections. Here we examine the competing roles of temperature and dissolved inorganic carbon (DIC) as drivers of the seasonal cycle of pCO2 in the Southern Ocean to explain the mechanistic basis for the seasonal biases in CMIP5 models. We find that despite significant differences in the spatial characteristics of the mean annual fluxes, the intra-model homogeneity in the seasonal cycle of FCO2 is greater than observational products. FCO2 biases in CMIP5 models can be grouped into two main categories, i.e., group-SST and group-DIC. Group-SST models show an exaggeration of the seasonal rates of change of sea surface temperature (SST) in autumn and spring during the cooling and warming peaks. These higher-than-observed rates of change of SST tip the control of the seasonal cycle of pCO2 and FCO2 towards SST and result in a divergence between the observed and modeled seasonal cycles, particularly in the Sub-Antarctic Zone. While almost all analyzed models (9 out of 10) show these SST-driven biases, 3 out of 10 (namely NorESM1-ME, HadGEM-ES and MPI-ESM, collectively the group-DIC models) compensate for the solubility bias because of their overly exaggerated primary production, such that biologically driven DIC changes mainly regulate the seasonal cycle of FCO2. ]]&gt;", "author" : [ { "dropping-particle" : "", "family" : "Mongwe", "given" : "N. Precious", "non-dropping-particle" : "", "parse-names" : false, "suffix" : "" }, { "dropping-particle" : "", "family" : "Vichi", "given" : "Marcello", "non-dropping-particle" : "", "parse-names" : false, "suffix" : "" }, { "dropping-particle" : "", "family" : "Monteiro", "given" : "Pedro M. S.", "non-dropping-particle" : "", "parse-names" : false, "suffix" : "" } ], "container-title" : "Biogeosciences", "id" : "ITEM-3", "issue" : "9", "issued" : { "date-parts" : [ [ "2018", "5", "15" ] ] }, "page" : "2851-2872", "title" : "The seasonal cycle of pCO2 and CO2 fluxes in the Southern Ocean: diagnosing anomalies in CMIP5 Earth system models", "translator" : [ { "dropping-particle" : "", "family" : "L4651", "given" : "", "non-dropping-particle" : "", "parse-names" : false, "suffix" : "" } ], "type" : "article-journal", "volume" : "15" }, "uris" : [ "http://www.mendeley.com/documents/?uuid=6bdb0b35-3c87-3abc-90c7-4caac6a71613" ] }, { "id" : "ITEM-4",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"ITEM-4",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"(Roy et al., 2011; Fr\u00f6licher et al., 2015; Hewitt et al., 2016; Mongwe et al., 2018)", "plainTextFormattedCitation" : "(Roy et al., 2011; Fr\u00f6licher et al., 2015; Hewitt et al., 2016; Mongwe et al., 2018)", "previouslyFormattedCitation" : "(Roy et al., 2011; Fr\u00f6licher et al., 2015; Hewitt et al., 2016; Mongwe et al., 2018)" }, "properties" : { "noteIndex" : 0 }, "schema" : "https://github.com/citation-style-language/schema/raw/master/csl-citation.json" }</w:instrText>
      </w:r>
      <w:r w:rsidR="00973765" w:rsidRPr="001E7A27">
        <w:rPr>
          <w:rFonts w:eastAsia="Calibri"/>
          <w:lang w:val="en-GB"/>
        </w:rPr>
        <w:fldChar w:fldCharType="separate"/>
      </w:r>
      <w:r w:rsidR="00025FA2" w:rsidRPr="001E7A27">
        <w:rPr>
          <w:rFonts w:eastAsia="Calibri"/>
          <w:noProof/>
          <w:lang w:val="en-GB"/>
        </w:rPr>
        <w:t>(Roy et al., 2011; Frölicher et al., 2015; Hewitt et al., 2016; Mongwe et al., 2018)</w:t>
      </w:r>
      <w:r w:rsidR="00973765" w:rsidRPr="001E7A27">
        <w:rPr>
          <w:rFonts w:eastAsia="Calibri"/>
          <w:lang w:val="en-GB"/>
        </w:rPr>
        <w:fldChar w:fldCharType="end"/>
      </w:r>
      <w:r w:rsidRPr="001E7A27">
        <w:rPr>
          <w:rFonts w:eastAsia="Calibri"/>
          <w:lang w:val="en-GB"/>
        </w:rPr>
        <w:t>. These projected trends in ocean carbonate chemistry (</w:t>
      </w:r>
      <w:ins w:id="5372" w:author="Soapbox" w:date="2021-07-22T03:50:00Z">
        <w:r w:rsidR="00DB226A" w:rsidRPr="001E7A27">
          <w:rPr>
            <w:rFonts w:eastAsia="Calibri"/>
            <w:lang w:val="en-GB"/>
          </w:rPr>
          <w:t xml:space="preserve">Section </w:t>
        </w:r>
      </w:ins>
      <w:r w:rsidRPr="001E7A27">
        <w:rPr>
          <w:rFonts w:eastAsia="Calibri"/>
          <w:lang w:val="en-GB"/>
        </w:rPr>
        <w:t>5.4.2), together with surface ocean warming (</w:t>
      </w:r>
      <w:r w:rsidR="00973765" w:rsidRPr="001E7A27">
        <w:rPr>
          <w:rFonts w:eastAsia="Calibri"/>
          <w:lang w:val="en-GB"/>
        </w:rPr>
        <w:t>Section</w:t>
      </w:r>
      <w:r w:rsidRPr="001E7A27">
        <w:rPr>
          <w:rFonts w:eastAsia="Calibri"/>
          <w:lang w:val="en-GB"/>
        </w:rPr>
        <w:t xml:space="preserve"> 9.2.1.1), explain the slow down and long-term reduction of the ocean sink for anthropogenic CO</w:t>
      </w:r>
      <w:r w:rsidRPr="001E7A27">
        <w:rPr>
          <w:rFonts w:eastAsia="Calibri"/>
          <w:vertAlign w:val="subscript"/>
          <w:lang w:val="en-GB"/>
        </w:rPr>
        <w:t>2</w:t>
      </w:r>
      <w:r w:rsidRPr="001E7A27">
        <w:rPr>
          <w:rFonts w:eastAsia="Calibri"/>
          <w:lang w:val="en-GB"/>
        </w:rPr>
        <w:t xml:space="preserve"> even as emissions continue to rise beyond 2050 under weak</w:t>
      </w:r>
      <w:ins w:id="5373" w:author="Soapbox" w:date="2021-07-22T03:50:00Z">
        <w:r w:rsidR="00DB226A" w:rsidRPr="001E7A27">
          <w:rPr>
            <w:rFonts w:eastAsia="Calibri"/>
            <w:lang w:val="en-GB"/>
          </w:rPr>
          <w:t>-</w:t>
        </w:r>
      </w:ins>
      <w:del w:id="5374" w:author="Soapbox" w:date="2021-07-22T03:50:00Z">
        <w:r w:rsidRPr="001E7A27" w:rsidDel="00DB226A">
          <w:rPr>
            <w:rFonts w:eastAsia="Calibri"/>
            <w:lang w:val="en-GB"/>
          </w:rPr>
          <w:delText xml:space="preserve"> </w:delText>
        </w:r>
      </w:del>
      <w:r w:rsidRPr="001E7A27">
        <w:rPr>
          <w:rFonts w:eastAsia="Calibri"/>
          <w:lang w:val="en-GB"/>
        </w:rPr>
        <w:t>to</w:t>
      </w:r>
      <w:ins w:id="5375" w:author="Soapbox" w:date="2021-07-22T03:50:00Z">
        <w:r w:rsidR="00DB226A" w:rsidRPr="001E7A27">
          <w:rPr>
            <w:rFonts w:eastAsia="Calibri"/>
            <w:lang w:val="en-GB"/>
          </w:rPr>
          <w:t>-</w:t>
        </w:r>
      </w:ins>
      <w:del w:id="5376" w:author="Soapbox" w:date="2021-07-22T03:50:00Z">
        <w:r w:rsidRPr="001E7A27" w:rsidDel="00DB226A">
          <w:rPr>
            <w:rFonts w:eastAsia="Calibri"/>
            <w:lang w:val="en-GB"/>
          </w:rPr>
          <w:delText xml:space="preserve"> </w:delText>
        </w:r>
      </w:del>
      <w:r w:rsidRPr="001E7A27">
        <w:rPr>
          <w:rFonts w:eastAsia="Calibri"/>
          <w:lang w:val="en-GB"/>
        </w:rPr>
        <w:t>no</w:t>
      </w:r>
      <w:ins w:id="5377" w:author="Soapbox" w:date="2021-07-22T03:50:00Z">
        <w:r w:rsidR="00DB226A" w:rsidRPr="001E7A27">
          <w:rPr>
            <w:rFonts w:eastAsia="Calibri"/>
            <w:lang w:val="en-GB"/>
          </w:rPr>
          <w:t>-</w:t>
        </w:r>
      </w:ins>
      <w:del w:id="5378" w:author="Soapbox" w:date="2021-07-22T03:50:00Z">
        <w:r w:rsidRPr="001E7A27" w:rsidDel="00DB226A">
          <w:rPr>
            <w:rFonts w:eastAsia="Calibri"/>
            <w:lang w:val="en-GB"/>
          </w:rPr>
          <w:delText xml:space="preserve"> </w:delText>
        </w:r>
      </w:del>
      <w:r w:rsidRPr="001E7A27">
        <w:rPr>
          <w:rFonts w:eastAsia="Calibri"/>
          <w:lang w:val="en-GB"/>
        </w:rPr>
        <w:t>mitigation scenarios </w:t>
      </w:r>
      <w:r w:rsidR="00CF6252" w:rsidRPr="001E7A27">
        <w:rPr>
          <w:rFonts w:eastAsia="Calibri"/>
          <w:lang w:val="en-GB"/>
        </w:rPr>
        <w:t>(</w:t>
      </w:r>
      <w:del w:id="5379" w:author="Ian Blenkinsop" w:date="2021-07-28T14:55:00Z">
        <w:r w:rsidRPr="001E7A27" w:rsidDel="00B9477B">
          <w:rPr>
            <w:rFonts w:eastAsia="Calibri"/>
            <w:lang w:val="en-GB"/>
          </w:rPr>
          <w:delText xml:space="preserve">Section 5.4: </w:delText>
        </w:r>
      </w:del>
      <w:r w:rsidRPr="001E7A27">
        <w:rPr>
          <w:rFonts w:eastAsia="Calibri"/>
          <w:lang w:val="en-GB"/>
        </w:rPr>
        <w:t>Fig</w:t>
      </w:r>
      <w:r w:rsidR="00CF6252" w:rsidRPr="001E7A27">
        <w:rPr>
          <w:rFonts w:eastAsia="Calibri"/>
          <w:lang w:val="en-GB"/>
        </w:rPr>
        <w:t>ure</w:t>
      </w:r>
      <w:ins w:id="5380" w:author="Ian Blenkinsop" w:date="2021-07-28T14:56:00Z">
        <w:r w:rsidR="00B9477B" w:rsidRPr="001E7A27">
          <w:rPr>
            <w:rFonts w:eastAsia="Calibri"/>
            <w:lang w:val="en-GB"/>
          </w:rPr>
          <w:t>s</w:t>
        </w:r>
      </w:ins>
      <w:r w:rsidRPr="001E7A27">
        <w:rPr>
          <w:rFonts w:eastAsia="Calibri"/>
          <w:lang w:val="en-GB"/>
        </w:rPr>
        <w:t xml:space="preserve"> </w:t>
      </w:r>
      <w:ins w:id="5381" w:author="Ian Blenkinsop" w:date="2021-07-28T14:56:00Z">
        <w:r w:rsidR="00B9477B" w:rsidRPr="001E7A27">
          <w:rPr>
            <w:rFonts w:eastAsia="Calibri"/>
            <w:lang w:val="en-GB"/>
          </w:rPr>
          <w:t xml:space="preserve">2.7.1 and </w:t>
        </w:r>
      </w:ins>
      <w:r w:rsidRPr="001E7A27">
        <w:rPr>
          <w:rFonts w:eastAsia="Calibri"/>
          <w:lang w:val="en-GB"/>
        </w:rPr>
        <w:t>5.25</w:t>
      </w:r>
      <w:del w:id="5382" w:author="Ian Blenkinsop" w:date="2021-07-28T14:55:00Z">
        <w:r w:rsidRPr="001E7A27" w:rsidDel="00B9477B">
          <w:rPr>
            <w:rFonts w:eastAsia="Calibri"/>
            <w:lang w:val="en-GB"/>
          </w:rPr>
          <w:delText xml:space="preserve">; </w:delText>
        </w:r>
      </w:del>
      <w:ins w:id="5383" w:author="Ian Blenkinsop" w:date="2021-07-28T14:55:00Z">
        <w:r w:rsidR="00B9477B" w:rsidRPr="001E7A27">
          <w:rPr>
            <w:rFonts w:eastAsia="Calibri"/>
            <w:lang w:val="en-GB"/>
          </w:rPr>
          <w:t>,</w:t>
        </w:r>
      </w:ins>
      <w:ins w:id="5384" w:author="Ian Blenkinsop" w:date="2021-07-28T14:56:00Z">
        <w:r w:rsidR="00B9477B" w:rsidRPr="001E7A27">
          <w:rPr>
            <w:rFonts w:eastAsia="Calibri"/>
            <w:lang w:val="en-GB"/>
          </w:rPr>
          <w:t xml:space="preserve"> and</w:t>
        </w:r>
      </w:ins>
      <w:ins w:id="5385" w:author="Ian Blenkinsop" w:date="2021-07-28T14:55:00Z">
        <w:r w:rsidR="00B9477B" w:rsidRPr="001E7A27">
          <w:rPr>
            <w:rFonts w:eastAsia="Calibri"/>
            <w:lang w:val="en-GB"/>
          </w:rPr>
          <w:t xml:space="preserve"> </w:t>
        </w:r>
      </w:ins>
      <w:r w:rsidRPr="001E7A27">
        <w:rPr>
          <w:rFonts w:eastAsia="Calibri"/>
          <w:lang w:val="en-GB"/>
        </w:rPr>
        <w:t>T</w:t>
      </w:r>
      <w:r w:rsidR="00CF6252" w:rsidRPr="001E7A27">
        <w:rPr>
          <w:rFonts w:eastAsia="Calibri"/>
          <w:lang w:val="en-GB"/>
        </w:rPr>
        <w:t xml:space="preserve">echnical </w:t>
      </w:r>
      <w:r w:rsidRPr="001E7A27">
        <w:rPr>
          <w:rFonts w:eastAsia="Calibri"/>
          <w:lang w:val="en-GB"/>
        </w:rPr>
        <w:t>S</w:t>
      </w:r>
      <w:r w:rsidR="00CF6252" w:rsidRPr="001E7A27">
        <w:rPr>
          <w:rFonts w:eastAsia="Calibri"/>
          <w:lang w:val="en-GB"/>
        </w:rPr>
        <w:t xml:space="preserve">ummary </w:t>
      </w:r>
      <w:r w:rsidR="007D60C2" w:rsidRPr="001E7A27">
        <w:rPr>
          <w:rFonts w:eastAsia="Calibri"/>
          <w:lang w:val="en-GB"/>
        </w:rPr>
        <w:t xml:space="preserve">TS </w:t>
      </w:r>
      <w:r w:rsidR="00DB7663" w:rsidRPr="001E7A27">
        <w:rPr>
          <w:rFonts w:eastAsia="Calibri"/>
          <w:lang w:val="en-GB"/>
        </w:rPr>
        <w:t xml:space="preserve">Box </w:t>
      </w:r>
      <w:r w:rsidR="007D60C2" w:rsidRPr="001E7A27">
        <w:rPr>
          <w:rFonts w:eastAsia="Calibri"/>
          <w:lang w:val="en-GB"/>
        </w:rPr>
        <w:t>7</w:t>
      </w:r>
      <w:del w:id="5386" w:author="Ian Blenkinsop" w:date="2021-07-28T14:56:00Z">
        <w:r w:rsidR="00CF6252" w:rsidRPr="001E7A27" w:rsidDel="00B9477B">
          <w:rPr>
            <w:rFonts w:eastAsia="Calibri"/>
            <w:lang w:val="en-GB"/>
          </w:rPr>
          <w:delText xml:space="preserve"> and </w:delText>
        </w:r>
        <w:r w:rsidRPr="001E7A27" w:rsidDel="00B9477B">
          <w:rPr>
            <w:rFonts w:eastAsia="Calibri"/>
            <w:lang w:val="en-GB"/>
          </w:rPr>
          <w:delText>Figure 2.7.1</w:delText>
        </w:r>
      </w:del>
      <w:r w:rsidR="00CF6252" w:rsidRPr="001E7A27">
        <w:rPr>
          <w:rFonts w:eastAsia="Calibri"/>
          <w:lang w:val="en-GB"/>
        </w:rPr>
        <w:t>)</w:t>
      </w:r>
      <w:r w:rsidRPr="001E7A27">
        <w:rPr>
          <w:rFonts w:eastAsia="Calibri"/>
          <w:lang w:val="en-GB"/>
        </w:rPr>
        <w:t xml:space="preserve">. </w:t>
      </w:r>
      <w:del w:id="5387" w:author="Ian Blenkinsop" w:date="2021-07-28T14:56:00Z">
        <w:r w:rsidRPr="001E7A27" w:rsidDel="00B9477B">
          <w:rPr>
            <w:rFonts w:eastAsia="Calibri"/>
            <w:lang w:val="en-GB"/>
          </w:rPr>
          <w:delText xml:space="preserve"> </w:delText>
        </w:r>
      </w:del>
      <w:r w:rsidRPr="001E7A27">
        <w:rPr>
          <w:rFonts w:eastAsia="Calibri"/>
          <w:lang w:val="en-GB"/>
        </w:rPr>
        <w:t xml:space="preserve">Projected change in the North Atlantic and Southern Ocean overturning circulation also impact air-sea fluxes of heat and carbon. The </w:t>
      </w:r>
      <w:r w:rsidRPr="001E7A27">
        <w:rPr>
          <w:rFonts w:eastAsia="Calibri"/>
          <w:i/>
          <w:lang w:val="en-GB"/>
        </w:rPr>
        <w:t>very likely</w:t>
      </w:r>
      <w:r w:rsidRPr="001E7A27">
        <w:rPr>
          <w:rFonts w:eastAsia="Calibri"/>
          <w:lang w:val="en-GB"/>
        </w:rPr>
        <w:t xml:space="preserve"> decline in AMOC in the 2</w:t>
      </w:r>
      <w:r w:rsidR="00CF6252" w:rsidRPr="001E7A27">
        <w:rPr>
          <w:rFonts w:eastAsia="Calibri"/>
          <w:lang w:val="en-GB"/>
        </w:rPr>
        <w:t xml:space="preserve">1st </w:t>
      </w:r>
      <w:r w:rsidRPr="001E7A27">
        <w:rPr>
          <w:rFonts w:eastAsia="Calibri"/>
          <w:lang w:val="en-GB"/>
        </w:rPr>
        <w:t xml:space="preserve">century for all </w:t>
      </w:r>
      <w:r w:rsidR="00CF6252" w:rsidRPr="001E7A27">
        <w:rPr>
          <w:rFonts w:eastAsia="Calibri"/>
          <w:lang w:val="en-GB"/>
        </w:rPr>
        <w:t>shared socio</w:t>
      </w:r>
      <w:ins w:id="5388" w:author="Soapbox" w:date="2021-07-16T08:17:00Z">
        <w:r w:rsidR="00092291" w:rsidRPr="001E7A27">
          <w:rPr>
            <w:rFonts w:eastAsia="Calibri"/>
            <w:lang w:val="en-GB"/>
          </w:rPr>
          <w:t>-</w:t>
        </w:r>
      </w:ins>
      <w:r w:rsidR="00CF6252" w:rsidRPr="001E7A27">
        <w:rPr>
          <w:rFonts w:eastAsia="Calibri"/>
          <w:lang w:val="en-GB"/>
        </w:rPr>
        <w:t>economic pathways (</w:t>
      </w:r>
      <w:r w:rsidRPr="001E7A27">
        <w:rPr>
          <w:rFonts w:eastAsia="Calibri"/>
          <w:lang w:val="en-GB"/>
        </w:rPr>
        <w:t>SSP</w:t>
      </w:r>
      <w:r w:rsidR="00CF6252" w:rsidRPr="001E7A27">
        <w:rPr>
          <w:rFonts w:eastAsia="Calibri"/>
          <w:lang w:val="en-GB"/>
        </w:rPr>
        <w:t>)</w:t>
      </w:r>
      <w:r w:rsidRPr="001E7A27">
        <w:rPr>
          <w:rFonts w:eastAsia="Calibri"/>
          <w:lang w:val="en-GB"/>
        </w:rPr>
        <w:t xml:space="preserve"> scenarios (Section 9.2.3.1) tends to reduce heat and carbon uptake</w:t>
      </w:r>
      <w:ins w:id="5389" w:author="Soapbox" w:date="2021-07-22T03:51:00Z">
        <w:r w:rsidR="00DB226A" w:rsidRPr="001E7A27">
          <w:rPr>
            <w:rFonts w:eastAsia="Calibri"/>
            <w:lang w:val="en-GB"/>
          </w:rPr>
          <w:t>,</w:t>
        </w:r>
      </w:ins>
      <w:r w:rsidRPr="001E7A27">
        <w:rPr>
          <w:rFonts w:eastAsia="Calibri"/>
          <w:lang w:val="en-GB"/>
        </w:rPr>
        <w:t xml:space="preserve"> translating </w:t>
      </w:r>
      <w:commentRangeStart w:id="5390"/>
      <w:commentRangeStart w:id="5391"/>
      <w:r w:rsidRPr="001E7A27">
        <w:rPr>
          <w:rFonts w:eastAsia="Calibri"/>
          <w:lang w:val="en-GB"/>
        </w:rPr>
        <w:t>in</w:t>
      </w:r>
      <w:commentRangeEnd w:id="5390"/>
      <w:r w:rsidR="00DB226A" w:rsidRPr="001E7A27">
        <w:rPr>
          <w:rStyle w:val="CommentReference"/>
          <w:lang w:val="en-GB"/>
        </w:rPr>
        <w:commentReference w:id="5390"/>
      </w:r>
      <w:commentRangeEnd w:id="5391"/>
      <w:r w:rsidR="003444C6">
        <w:rPr>
          <w:rStyle w:val="CommentReference"/>
          <w:lang w:val="en-GB"/>
        </w:rPr>
        <w:commentReference w:id="5391"/>
      </w:r>
      <w:r w:rsidRPr="001E7A27">
        <w:rPr>
          <w:rFonts w:eastAsia="Calibri"/>
          <w:lang w:val="en-GB"/>
        </w:rPr>
        <w:t xml:space="preserve"> a positive feedback. In </w:t>
      </w:r>
      <w:commentRangeStart w:id="5392"/>
      <w:commentRangeStart w:id="5393"/>
      <w:r w:rsidRPr="001E7A27">
        <w:rPr>
          <w:rFonts w:eastAsia="Calibri"/>
          <w:lang w:val="en-GB"/>
        </w:rPr>
        <w:t>contrast, in the Southern Ocean, the future 2</w:t>
      </w:r>
      <w:r w:rsidR="00CF6252" w:rsidRPr="001E7A27">
        <w:rPr>
          <w:rFonts w:eastAsia="Calibri"/>
          <w:lang w:val="en-GB"/>
        </w:rPr>
        <w:t>1st</w:t>
      </w:r>
      <w:r w:rsidRPr="001E7A27">
        <w:rPr>
          <w:rFonts w:eastAsia="Calibri"/>
          <w:lang w:val="en-GB"/>
        </w:rPr>
        <w:t xml:space="preserve"> century projected increase in upper ocean overturning circulation (</w:t>
      </w:r>
      <w:r w:rsidRPr="001E7A27">
        <w:rPr>
          <w:rFonts w:eastAsia="Calibri"/>
          <w:i/>
          <w:lang w:val="en-GB"/>
        </w:rPr>
        <w:t>low confidence</w:t>
      </w:r>
      <w:r w:rsidRPr="001E7A27">
        <w:rPr>
          <w:rFonts w:eastAsia="Calibri"/>
          <w:lang w:val="en-GB"/>
        </w:rPr>
        <w:t xml:space="preserve">) </w:t>
      </w:r>
      <w:ins w:id="5394" w:author="Tom Maycock" w:date="2021-09-09T16:37:00Z">
        <w:r w:rsidR="003444C6">
          <w:rPr>
            <w:rFonts w:eastAsia="Calibri"/>
            <w:lang w:val="en-GB"/>
          </w:rPr>
          <w:t xml:space="preserve">– </w:t>
        </w:r>
      </w:ins>
      <w:r w:rsidRPr="001E7A27">
        <w:rPr>
          <w:rFonts w:eastAsia="Calibri"/>
          <w:lang w:val="en-GB"/>
        </w:rPr>
        <w:t>due to increasing wind forcing projected for all scenario</w:t>
      </w:r>
      <w:r w:rsidR="00E95D15" w:rsidRPr="001E7A27">
        <w:rPr>
          <w:rFonts w:eastAsia="Calibri"/>
          <w:lang w:val="en-GB"/>
        </w:rPr>
        <w:t>s</w:t>
      </w:r>
      <w:r w:rsidRPr="001E7A27">
        <w:rPr>
          <w:rFonts w:eastAsia="Calibri"/>
          <w:lang w:val="en-GB"/>
        </w:rPr>
        <w:t>, except those with large mitigation (SSP1</w:t>
      </w:r>
      <w:del w:id="5395" w:author="Ian Blenkinsop" w:date="2021-07-28T14:56:00Z">
        <w:r w:rsidR="00CF6252" w:rsidRPr="001E7A27" w:rsidDel="00B9477B">
          <w:rPr>
            <w:lang w:val="en-GB"/>
          </w:rPr>
          <w:delText>–</w:delText>
        </w:r>
      </w:del>
      <w:ins w:id="5396" w:author="Ian Blenkinsop" w:date="2021-07-28T14:56:00Z">
        <w:r w:rsidR="00B9477B" w:rsidRPr="001E7A27">
          <w:rPr>
            <w:lang w:val="en-GB"/>
          </w:rPr>
          <w:t>-</w:t>
        </w:r>
      </w:ins>
      <w:r w:rsidRPr="001E7A27">
        <w:rPr>
          <w:rFonts w:eastAsia="Calibri"/>
          <w:lang w:val="en-GB"/>
        </w:rPr>
        <w:t>2.6</w:t>
      </w:r>
      <w:del w:id="5397" w:author="Tom Maycock" w:date="2021-09-09T16:37:00Z">
        <w:r w:rsidRPr="001E7A27" w:rsidDel="003444C6">
          <w:rPr>
            <w:rFonts w:eastAsia="Calibri"/>
            <w:lang w:val="en-GB"/>
          </w:rPr>
          <w:delText xml:space="preserve">), </w:delText>
        </w:r>
      </w:del>
      <w:ins w:id="5398" w:author="Tom Maycock" w:date="2021-09-09T16:37:00Z">
        <w:r w:rsidR="003444C6" w:rsidRPr="001E7A27">
          <w:rPr>
            <w:rFonts w:eastAsia="Calibri"/>
            <w:lang w:val="en-GB"/>
          </w:rPr>
          <w:t>)</w:t>
        </w:r>
        <w:r w:rsidR="003444C6">
          <w:rPr>
            <w:rFonts w:eastAsia="Calibri"/>
            <w:lang w:val="en-GB"/>
          </w:rPr>
          <w:t xml:space="preserve"> –</w:t>
        </w:r>
        <w:r w:rsidR="003444C6" w:rsidRPr="001E7A27">
          <w:rPr>
            <w:rFonts w:eastAsia="Calibri"/>
            <w:lang w:val="en-GB"/>
          </w:rPr>
          <w:t xml:space="preserve"> </w:t>
        </w:r>
      </w:ins>
      <w:del w:id="5399" w:author="Tom Maycock" w:date="2021-09-09T16:37:00Z">
        <w:r w:rsidRPr="001E7A27" w:rsidDel="003444C6">
          <w:rPr>
            <w:rFonts w:eastAsia="Calibri"/>
            <w:lang w:val="en-GB"/>
          </w:rPr>
          <w:delText xml:space="preserve">translate </w:delText>
        </w:r>
        <w:commentRangeStart w:id="5400"/>
        <w:r w:rsidRPr="001E7A27" w:rsidDel="003444C6">
          <w:rPr>
            <w:rFonts w:eastAsia="Calibri"/>
            <w:lang w:val="en-GB"/>
          </w:rPr>
          <w:delText>in</w:delText>
        </w:r>
        <w:commentRangeEnd w:id="5400"/>
        <w:r w:rsidR="00DB226A" w:rsidRPr="001E7A27" w:rsidDel="003444C6">
          <w:rPr>
            <w:rStyle w:val="CommentReference"/>
            <w:lang w:val="en-GB"/>
          </w:rPr>
          <w:commentReference w:id="5400"/>
        </w:r>
      </w:del>
      <w:ins w:id="5401" w:author="Tom Maycock" w:date="2021-09-09T16:37:00Z">
        <w:r w:rsidR="003444C6">
          <w:rPr>
            <w:rFonts w:eastAsia="Calibri"/>
            <w:lang w:val="en-GB"/>
          </w:rPr>
          <w:t>produces</w:t>
        </w:r>
      </w:ins>
      <w:r w:rsidRPr="001E7A27">
        <w:rPr>
          <w:rFonts w:eastAsia="Calibri"/>
          <w:lang w:val="en-GB"/>
        </w:rPr>
        <w:t xml:space="preserve"> a negative feedback</w:t>
      </w:r>
      <w:ins w:id="5402" w:author="Tom Maycock" w:date="2021-09-09T16:37:00Z">
        <w:r w:rsidR="003444C6">
          <w:rPr>
            <w:rFonts w:eastAsia="Calibri"/>
            <w:lang w:val="en-GB"/>
          </w:rPr>
          <w:t>,</w:t>
        </w:r>
      </w:ins>
      <w:r w:rsidRPr="001E7A27">
        <w:rPr>
          <w:rFonts w:eastAsia="Calibri"/>
          <w:lang w:val="en-GB"/>
        </w:rPr>
        <w:t xml:space="preserve"> with increasing heat and carbon uptake and storage despite the increasing stratification and outgassing of natural CO</w:t>
      </w:r>
      <w:r w:rsidRPr="001E7A27">
        <w:rPr>
          <w:rFonts w:eastAsia="Calibri"/>
          <w:vertAlign w:val="subscript"/>
          <w:lang w:val="en-GB"/>
        </w:rPr>
        <w:t>2</w:t>
      </w:r>
      <w:r w:rsidRPr="001E7A27">
        <w:rPr>
          <w:rFonts w:eastAsia="Calibri"/>
          <w:lang w:val="en-GB"/>
        </w:rPr>
        <w:t xml:space="preserve"> in the upwelling zone (Sections 9.2.3.2</w:t>
      </w:r>
      <w:del w:id="5403" w:author="Ian Blenkinsop" w:date="2021-07-28T14:56:00Z">
        <w:r w:rsidRPr="001E7A27" w:rsidDel="00B9477B">
          <w:rPr>
            <w:rFonts w:eastAsia="Calibri"/>
            <w:lang w:val="en-GB"/>
          </w:rPr>
          <w:delText xml:space="preserve">; </w:delText>
        </w:r>
      </w:del>
      <w:ins w:id="5404" w:author="Ian Blenkinsop" w:date="2021-07-28T14:56:00Z">
        <w:r w:rsidR="00B9477B" w:rsidRPr="001E7A27">
          <w:rPr>
            <w:rFonts w:eastAsia="Calibri"/>
            <w:lang w:val="en-GB"/>
          </w:rPr>
          <w:t xml:space="preserve"> and </w:t>
        </w:r>
      </w:ins>
      <w:r w:rsidRPr="001E7A27">
        <w:rPr>
          <w:rFonts w:eastAsia="Calibri"/>
          <w:lang w:val="en-GB"/>
        </w:rPr>
        <w:t xml:space="preserve">5.2.1.3). </w:t>
      </w:r>
      <w:commentRangeEnd w:id="5392"/>
      <w:r w:rsidR="00DB226A" w:rsidRPr="001E7A27">
        <w:rPr>
          <w:rStyle w:val="CommentReference"/>
          <w:lang w:val="en-GB"/>
        </w:rPr>
        <w:commentReference w:id="5392"/>
      </w:r>
      <w:commentRangeEnd w:id="5393"/>
      <w:r w:rsidR="003444C6">
        <w:rPr>
          <w:rStyle w:val="CommentReference"/>
          <w:lang w:val="en-GB"/>
        </w:rPr>
        <w:commentReference w:id="5393"/>
      </w:r>
    </w:p>
    <w:p w14:paraId="02EAD4CB" w14:textId="77777777" w:rsidR="009D3DF4" w:rsidRPr="001E7A27" w:rsidRDefault="009D3DF4" w:rsidP="005C7F25">
      <w:pPr>
        <w:pStyle w:val="AR6BodyText"/>
        <w:shd w:val="clear" w:color="auto" w:fill="DEEAF6" w:themeFill="accent1" w:themeFillTint="33"/>
        <w:rPr>
          <w:rFonts w:eastAsia="Calibri"/>
          <w:lang w:val="en-GB"/>
        </w:rPr>
      </w:pPr>
    </w:p>
    <w:p w14:paraId="05F21D3B" w14:textId="41184903" w:rsidR="009D3DF4" w:rsidRPr="001E7A27" w:rsidRDefault="009D3DF4" w:rsidP="005C7F25">
      <w:pPr>
        <w:pStyle w:val="AR6BodyText"/>
        <w:shd w:val="clear" w:color="auto" w:fill="DEEAF6" w:themeFill="accent1" w:themeFillTint="33"/>
        <w:rPr>
          <w:rFonts w:eastAsia="Calibri"/>
          <w:lang w:val="en-GB"/>
        </w:rPr>
      </w:pPr>
      <w:r w:rsidRPr="001E7A27">
        <w:rPr>
          <w:rFonts w:eastAsia="Calibri"/>
          <w:lang w:val="en-GB"/>
        </w:rPr>
        <w:t>In summary, a combination of unique chemical properties of seawater carbonate combined with shared physical ocean processes explain the coherence and scaling in the uptake and storage of both CO</w:t>
      </w:r>
      <w:r w:rsidRPr="001E7A27">
        <w:rPr>
          <w:rFonts w:eastAsia="Calibri"/>
          <w:vertAlign w:val="subscript"/>
          <w:lang w:val="en-GB"/>
        </w:rPr>
        <w:t>2</w:t>
      </w:r>
      <w:r w:rsidRPr="001E7A27">
        <w:rPr>
          <w:rFonts w:eastAsia="Calibri"/>
          <w:lang w:val="en-GB"/>
        </w:rPr>
        <w:t xml:space="preserve"> and heat in the ocean, which is the basis for the carbon</w:t>
      </w:r>
      <w:ins w:id="5405" w:author="Tom Maycock" w:date="2021-09-09T16:30:00Z">
        <w:r w:rsidR="003444C6">
          <w:rPr>
            <w:rFonts w:eastAsia="Calibri"/>
            <w:lang w:val="en-GB"/>
          </w:rPr>
          <w:t>–</w:t>
        </w:r>
      </w:ins>
      <w:del w:id="5406" w:author="Tom Maycock" w:date="2021-09-09T16:30:00Z">
        <w:r w:rsidRPr="001E7A27" w:rsidDel="003444C6">
          <w:rPr>
            <w:rFonts w:eastAsia="Calibri"/>
            <w:lang w:val="en-GB"/>
          </w:rPr>
          <w:delText>-</w:delText>
        </w:r>
      </w:del>
      <w:r w:rsidRPr="001E7A27">
        <w:rPr>
          <w:rFonts w:eastAsia="Calibri"/>
          <w:lang w:val="en-GB"/>
        </w:rPr>
        <w:t>heat nexus (</w:t>
      </w:r>
      <w:r w:rsidRPr="001E7A27">
        <w:rPr>
          <w:rFonts w:eastAsia="Calibri"/>
          <w:i/>
          <w:lang w:val="en-GB"/>
        </w:rPr>
        <w:t>high confidence</w:t>
      </w:r>
      <w:r w:rsidRPr="001E7A27">
        <w:rPr>
          <w:rFonts w:eastAsia="Calibri"/>
          <w:lang w:val="en-GB"/>
        </w:rPr>
        <w:t>). In this way</w:t>
      </w:r>
      <w:ins w:id="5407" w:author="Soapbox" w:date="2021-07-22T03:53:00Z">
        <w:r w:rsidR="0023524B" w:rsidRPr="001E7A27">
          <w:rPr>
            <w:rFonts w:eastAsia="Calibri"/>
            <w:lang w:val="en-GB"/>
          </w:rPr>
          <w:t>,</w:t>
        </w:r>
      </w:ins>
      <w:r w:rsidRPr="001E7A27">
        <w:rPr>
          <w:rFonts w:eastAsia="Calibri"/>
          <w:lang w:val="en-GB"/>
        </w:rPr>
        <w:t xml:space="preserve"> the processes of the ocean carbon</w:t>
      </w:r>
      <w:del w:id="5408" w:author="Soapbox" w:date="2021-07-22T03:53:00Z">
        <w:r w:rsidRPr="001E7A27" w:rsidDel="0023524B">
          <w:rPr>
            <w:rFonts w:eastAsia="Calibri"/>
            <w:lang w:val="en-GB"/>
          </w:rPr>
          <w:delText xml:space="preserve"> </w:delText>
        </w:r>
      </w:del>
      <w:ins w:id="5409" w:author="Soapbox" w:date="2021-07-27T14:19:00Z">
        <w:r w:rsidR="00100300" w:rsidRPr="001E7A27">
          <w:rPr>
            <w:rFonts w:eastAsia="Calibri"/>
            <w:lang w:val="en-GB"/>
          </w:rPr>
          <w:t>-</w:t>
        </w:r>
      </w:ins>
      <w:del w:id="5410" w:author="Soapbox" w:date="2021-07-27T14:19:00Z">
        <w:r w:rsidRPr="001E7A27" w:rsidDel="00100300">
          <w:rPr>
            <w:rFonts w:eastAsia="Calibri"/>
            <w:lang w:val="en-GB"/>
          </w:rPr>
          <w:delText>–</w:delText>
        </w:r>
      </w:del>
      <w:del w:id="5411" w:author="Soapbox" w:date="2021-07-22T03:53:00Z">
        <w:r w:rsidRPr="001E7A27" w:rsidDel="0023524B">
          <w:rPr>
            <w:rFonts w:eastAsia="Calibri"/>
            <w:lang w:val="en-GB"/>
          </w:rPr>
          <w:delText xml:space="preserve"> </w:delText>
        </w:r>
      </w:del>
      <w:r w:rsidRPr="001E7A27">
        <w:rPr>
          <w:rFonts w:eastAsia="Calibri"/>
          <w:lang w:val="en-GB"/>
        </w:rPr>
        <w:t>heat nexus help</w:t>
      </w:r>
      <w:r w:rsidR="00E95D15" w:rsidRPr="001E7A27">
        <w:rPr>
          <w:rFonts w:eastAsia="Calibri"/>
          <w:lang w:val="en-GB"/>
        </w:rPr>
        <w:t xml:space="preserve"> </w:t>
      </w:r>
      <w:r w:rsidRPr="001E7A27">
        <w:rPr>
          <w:rFonts w:eastAsia="Calibri"/>
          <w:lang w:val="en-GB"/>
        </w:rPr>
        <w:t xml:space="preserve">understand the quasi-linear and path independence of properties of TCRE, which forms the basis for the </w:t>
      </w:r>
      <w:ins w:id="5412" w:author="Soapbox" w:date="2021-07-22T07:47:00Z">
        <w:r w:rsidR="00DA60A7" w:rsidRPr="001E7A27">
          <w:rPr>
            <w:rFonts w:eastAsia="Calibri"/>
            <w:lang w:val="en-GB"/>
          </w:rPr>
          <w:t>zero emissions commitment (</w:t>
        </w:r>
      </w:ins>
      <w:r w:rsidRPr="001E7A27">
        <w:rPr>
          <w:rFonts w:eastAsia="Calibri"/>
          <w:lang w:val="en-GB"/>
        </w:rPr>
        <w:t>ZEC</w:t>
      </w:r>
      <w:ins w:id="5413" w:author="Ian Blenkinsop" w:date="2021-07-28T14:56:00Z">
        <w:r w:rsidR="00B9477B" w:rsidRPr="001E7A27">
          <w:rPr>
            <w:rFonts w:eastAsia="Calibri"/>
            <w:lang w:val="en-GB"/>
          </w:rPr>
          <w:t xml:space="preserve">; </w:t>
        </w:r>
      </w:ins>
      <w:ins w:id="5414" w:author="Soapbox" w:date="2021-07-22T07:47:00Z">
        <w:del w:id="5415" w:author="Ian Blenkinsop" w:date="2021-07-28T14:56:00Z">
          <w:r w:rsidR="00DA60A7" w:rsidRPr="001E7A27" w:rsidDel="00B9477B">
            <w:rPr>
              <w:rFonts w:eastAsia="Calibri"/>
              <w:lang w:val="en-GB"/>
            </w:rPr>
            <w:delText>)</w:delText>
          </w:r>
        </w:del>
      </w:ins>
      <w:del w:id="5416" w:author="Ian Blenkinsop" w:date="2021-07-28T14:56:00Z">
        <w:r w:rsidRPr="001E7A27" w:rsidDel="00B9477B">
          <w:rPr>
            <w:rFonts w:eastAsia="Calibri"/>
            <w:lang w:val="en-GB"/>
          </w:rPr>
          <w:delText xml:space="preserve"> (</w:delText>
        </w:r>
      </w:del>
      <w:r w:rsidRPr="001E7A27">
        <w:rPr>
          <w:rFonts w:eastAsia="Calibri"/>
          <w:lang w:val="en-GB"/>
        </w:rPr>
        <w:t>Section 5.5) (</w:t>
      </w:r>
      <w:r w:rsidRPr="001E7A27">
        <w:rPr>
          <w:rFonts w:eastAsia="Calibri"/>
          <w:i/>
          <w:lang w:val="en-GB"/>
        </w:rPr>
        <w:t>medium confidence</w:t>
      </w:r>
      <w:r w:rsidRPr="001E7A27">
        <w:rPr>
          <w:rFonts w:eastAsia="Calibri"/>
          <w:lang w:val="en-GB"/>
        </w:rPr>
        <w:t xml:space="preserve">). </w:t>
      </w:r>
      <w:del w:id="5417" w:author="Soapbox" w:date="2021-07-22T03:53:00Z">
        <w:r w:rsidRPr="001E7A27" w:rsidDel="0023524B">
          <w:rPr>
            <w:rFonts w:eastAsia="Calibri"/>
            <w:lang w:val="en-GB"/>
          </w:rPr>
          <w:delText xml:space="preserve"> </w:delText>
        </w:r>
      </w:del>
      <w:r w:rsidRPr="001E7A27">
        <w:rPr>
          <w:rFonts w:eastAsia="Calibri"/>
          <w:lang w:val="en-GB"/>
        </w:rPr>
        <w:t xml:space="preserve">Future projections under low or no mitigation indicate with </w:t>
      </w:r>
      <w:r w:rsidRPr="001E7A27">
        <w:rPr>
          <w:rFonts w:eastAsia="Calibri"/>
          <w:i/>
          <w:lang w:val="en-GB"/>
        </w:rPr>
        <w:t>high confidence</w:t>
      </w:r>
      <w:r w:rsidRPr="001E7A27">
        <w:rPr>
          <w:rFonts w:eastAsia="Calibri"/>
          <w:lang w:val="en-GB"/>
        </w:rPr>
        <w:t xml:space="preserve"> that carbon chemistry and warming will strengthen the positive feedback to climate change by reducing ocean carbon uptake, and </w:t>
      </w:r>
      <w:r w:rsidRPr="001E7A27">
        <w:rPr>
          <w:rFonts w:eastAsia="Calibri"/>
          <w:i/>
          <w:lang w:val="en-GB"/>
        </w:rPr>
        <w:t>medium confidence</w:t>
      </w:r>
      <w:r w:rsidRPr="001E7A27">
        <w:rPr>
          <w:rFonts w:eastAsia="Calibri"/>
          <w:lang w:val="en-GB"/>
        </w:rPr>
        <w:t xml:space="preserve"> that ocean circulation may partially compensate that positive feedback by slightly increasing anthropogenic carbon storage. Increasing ocean warming and stratification may decrease exchanges between the surface and subsurface ocean, which could reduce the path independence of TCRE, though this effect can be partially counterbalanced regionally by increasing circulation associated with increasing winds (</w:t>
      </w:r>
      <w:r w:rsidRPr="001E7A27">
        <w:rPr>
          <w:rFonts w:eastAsia="Calibri"/>
          <w:i/>
          <w:lang w:val="en-GB"/>
        </w:rPr>
        <w:t>low confidence</w:t>
      </w:r>
      <w:r w:rsidRPr="001E7A27">
        <w:rPr>
          <w:rFonts w:eastAsia="Calibri"/>
          <w:lang w:val="en-GB"/>
        </w:rPr>
        <w:t>).</w:t>
      </w:r>
    </w:p>
    <w:p w14:paraId="76B4ADD7" w14:textId="77777777" w:rsidR="00834757" w:rsidRPr="001E7A27" w:rsidRDefault="00834757" w:rsidP="005C7F25">
      <w:pPr>
        <w:shd w:val="clear" w:color="auto" w:fill="DEEAF6" w:themeFill="accent1" w:themeFillTint="33"/>
        <w:autoSpaceDE w:val="0"/>
        <w:autoSpaceDN w:val="0"/>
        <w:adjustRightInd w:val="0"/>
        <w:rPr>
          <w:lang w:val="en-GB"/>
        </w:rPr>
      </w:pPr>
    </w:p>
    <w:p w14:paraId="0C7E1A3A" w14:textId="77777777" w:rsidR="00834757" w:rsidRPr="001E7A27" w:rsidRDefault="00834757" w:rsidP="005C7F25">
      <w:pPr>
        <w:pStyle w:val="AR6BodyText"/>
        <w:rPr>
          <w:b/>
          <w:bCs/>
          <w:lang w:val="en-GB" w:eastAsia="en-US"/>
        </w:rPr>
      </w:pPr>
      <w:r w:rsidRPr="001E7A27">
        <w:rPr>
          <w:b/>
          <w:bCs/>
          <w:lang w:val="en-GB" w:eastAsia="en-US"/>
        </w:rPr>
        <w:t>[END CROSS-CHAPTER BOX 5.3]</w:t>
      </w:r>
    </w:p>
    <w:p w14:paraId="6F496FA1" w14:textId="77777777" w:rsidR="00834757" w:rsidRPr="001E7A27" w:rsidRDefault="00834757" w:rsidP="005C7F25">
      <w:pPr>
        <w:pStyle w:val="AR6BodyText"/>
        <w:rPr>
          <w:lang w:val="en-GB" w:eastAsia="en-US"/>
        </w:rPr>
      </w:pPr>
    </w:p>
    <w:p w14:paraId="44A35FBC" w14:textId="77777777" w:rsidR="001C7F75" w:rsidRPr="001E7A27" w:rsidRDefault="001C7F75" w:rsidP="005C7F25">
      <w:pPr>
        <w:pStyle w:val="AR6BodyText"/>
        <w:rPr>
          <w:lang w:val="en-GB" w:eastAsia="en-US"/>
        </w:rPr>
      </w:pPr>
    </w:p>
    <w:p w14:paraId="6F4C660D" w14:textId="784ED862" w:rsidR="00834757" w:rsidRPr="001E7A27" w:rsidRDefault="00834757" w:rsidP="00535548">
      <w:pPr>
        <w:pStyle w:val="AR6Chap5Level35111"/>
        <w:rPr>
          <w:lang w:val="en-GB"/>
        </w:rPr>
      </w:pPr>
      <w:bookmarkStart w:id="5418" w:name="_Toc5716966"/>
      <w:bookmarkStart w:id="5419" w:name="_Toc33564307"/>
      <w:bookmarkStart w:id="5420" w:name="_Toc70535722"/>
      <w:r w:rsidRPr="001E7A27">
        <w:rPr>
          <w:lang w:val="en-GB"/>
        </w:rPr>
        <w:t xml:space="preserve">Assessment of </w:t>
      </w:r>
      <w:r w:rsidR="00EC2B15" w:rsidRPr="001E7A27">
        <w:rPr>
          <w:lang w:val="en-GB"/>
        </w:rPr>
        <w:t>L</w:t>
      </w:r>
      <w:r w:rsidRPr="001E7A27">
        <w:rPr>
          <w:lang w:val="en-GB"/>
        </w:rPr>
        <w:t xml:space="preserve">imits of the TCRE </w:t>
      </w:r>
      <w:bookmarkEnd w:id="5418"/>
      <w:bookmarkEnd w:id="5419"/>
      <w:r w:rsidR="00EC2B15" w:rsidRPr="001E7A27">
        <w:rPr>
          <w:lang w:val="en-GB"/>
        </w:rPr>
        <w:t>C</w:t>
      </w:r>
      <w:r w:rsidRPr="001E7A27">
        <w:rPr>
          <w:lang w:val="en-GB"/>
        </w:rPr>
        <w:t>oncept</w:t>
      </w:r>
      <w:bookmarkEnd w:id="5420"/>
      <w:r w:rsidRPr="001E7A27">
        <w:rPr>
          <w:lang w:val="en-GB"/>
        </w:rPr>
        <w:t xml:space="preserve"> </w:t>
      </w:r>
    </w:p>
    <w:p w14:paraId="0A61523F" w14:textId="77777777" w:rsidR="004D0837" w:rsidRPr="001E7A27" w:rsidRDefault="004D0837" w:rsidP="005C7F25">
      <w:pPr>
        <w:pStyle w:val="AR6BodyText"/>
        <w:rPr>
          <w:lang w:val="en-GB" w:eastAsia="en-US"/>
        </w:rPr>
      </w:pPr>
    </w:p>
    <w:p w14:paraId="0A47A7B2" w14:textId="174BCD02" w:rsidR="00834757" w:rsidRPr="001E7A27" w:rsidRDefault="00834757" w:rsidP="00535548">
      <w:pPr>
        <w:pStyle w:val="AR6Chap5Level451111"/>
        <w:rPr>
          <w:lang w:val="en-GB"/>
        </w:rPr>
      </w:pPr>
      <w:bookmarkStart w:id="5421" w:name="_Toc5716967"/>
      <w:bookmarkStart w:id="5422" w:name="_Toc33564308"/>
      <w:bookmarkStart w:id="5423" w:name="_Toc70535723"/>
      <w:r w:rsidRPr="001E7A27">
        <w:rPr>
          <w:lang w:val="en-GB"/>
        </w:rPr>
        <w:t>Sensitivity to amount of cumulative CO</w:t>
      </w:r>
      <w:r w:rsidRPr="001E7A27">
        <w:rPr>
          <w:vertAlign w:val="subscript"/>
          <w:lang w:val="en-GB"/>
        </w:rPr>
        <w:t>2</w:t>
      </w:r>
      <w:r w:rsidRPr="001E7A27">
        <w:rPr>
          <w:lang w:val="en-GB"/>
        </w:rPr>
        <w:t xml:space="preserve"> emissions</w:t>
      </w:r>
      <w:bookmarkEnd w:id="5421"/>
      <w:bookmarkEnd w:id="5422"/>
      <w:bookmarkEnd w:id="5423"/>
      <w:r w:rsidRPr="001E7A27">
        <w:rPr>
          <w:lang w:val="en-GB"/>
        </w:rPr>
        <w:t xml:space="preserve"> </w:t>
      </w:r>
    </w:p>
    <w:p w14:paraId="79F90AE9" w14:textId="3BF5ADD9" w:rsidR="00834757" w:rsidRPr="001E7A27" w:rsidRDefault="00634224" w:rsidP="005C7F25">
      <w:pPr>
        <w:pStyle w:val="AR6BodyText"/>
        <w:rPr>
          <w:lang w:val="en-GB"/>
        </w:rPr>
      </w:pPr>
      <w:ins w:id="5424" w:author="Soapbox" w:date="2021-07-22T07:32:00Z">
        <w:r w:rsidRPr="001E7A27">
          <w:rPr>
            <w:lang w:val="en-GB"/>
          </w:rPr>
          <w:t xml:space="preserve">The </w:t>
        </w:r>
      </w:ins>
      <w:r w:rsidR="00834757" w:rsidRPr="001E7A27">
        <w:rPr>
          <w:lang w:val="en-GB"/>
        </w:rPr>
        <w:t>AR5 indicated</w:t>
      </w:r>
      <w:r w:rsidR="00834757" w:rsidRPr="001E7A27">
        <w:rPr>
          <w:rFonts w:eastAsiaTheme="majorEastAsia" w:cstheme="majorBidi"/>
          <w:iCs/>
          <w:lang w:val="en-GB" w:eastAsia="en-US"/>
        </w:rPr>
        <w:t xml:space="preserve"> that </w:t>
      </w:r>
      <w:r w:rsidR="00834757" w:rsidRPr="001E7A27">
        <w:rPr>
          <w:lang w:val="en-GB"/>
        </w:rPr>
        <w:t>the concept of a constant ratio of cumulative emissions of CO</w:t>
      </w:r>
      <w:r w:rsidR="00834757" w:rsidRPr="001E7A27">
        <w:rPr>
          <w:vertAlign w:val="subscript"/>
          <w:lang w:val="en-GB"/>
        </w:rPr>
        <w:t>2</w:t>
      </w:r>
      <w:r w:rsidR="00834757" w:rsidRPr="001E7A27">
        <w:rPr>
          <w:lang w:val="en-GB"/>
        </w:rPr>
        <w:t xml:space="preserve"> to temperature was applicable to scenarios with increasing cumulative CO</w:t>
      </w:r>
      <w:r w:rsidR="00834757" w:rsidRPr="001E7A27">
        <w:rPr>
          <w:vertAlign w:val="subscript"/>
          <w:lang w:val="en-GB"/>
        </w:rPr>
        <w:t>2</w:t>
      </w:r>
      <w:r w:rsidR="00834757" w:rsidRPr="001E7A27">
        <w:rPr>
          <w:lang w:val="en-GB"/>
        </w:rPr>
        <w:t xml:space="preserve"> emissions up to </w:t>
      </w:r>
      <w:commentRangeStart w:id="5425"/>
      <w:r w:rsidR="00834757" w:rsidRPr="001E7A27">
        <w:rPr>
          <w:lang w:val="en-GB"/>
        </w:rPr>
        <w:t>2000 PgC</w:t>
      </w:r>
      <w:del w:id="5426" w:author="Soapbox" w:date="2021-07-22T07:33:00Z">
        <w:r w:rsidR="00834757" w:rsidRPr="001E7A27" w:rsidDel="00634224">
          <w:rPr>
            <w:lang w:val="en-GB"/>
          </w:rPr>
          <w:delText xml:space="preserve"> </w:delText>
        </w:r>
        <w:r w:rsidR="000115B9" w:rsidRPr="001E7A27" w:rsidDel="00634224">
          <w:rPr>
            <w:lang w:val="en-GB"/>
          </w:rPr>
          <w:delText>AR5 indicated</w:delText>
        </w:r>
        <w:r w:rsidR="000115B9" w:rsidRPr="001E7A27" w:rsidDel="00634224">
          <w:rPr>
            <w:rFonts w:eastAsiaTheme="majorEastAsia" w:cstheme="majorBidi"/>
            <w:iCs/>
            <w:lang w:val="en-GB" w:eastAsia="en-US"/>
          </w:rPr>
          <w:delText xml:space="preserve"> that </w:delText>
        </w:r>
        <w:r w:rsidR="000115B9" w:rsidRPr="001E7A27" w:rsidDel="00634224">
          <w:rPr>
            <w:lang w:val="en-GB"/>
          </w:rPr>
          <w:delText>the concept of a constant ratio of cumulative emissions of CO</w:delText>
        </w:r>
        <w:r w:rsidR="000115B9" w:rsidRPr="001E7A27" w:rsidDel="00634224">
          <w:rPr>
            <w:vertAlign w:val="subscript"/>
            <w:lang w:val="en-GB"/>
          </w:rPr>
          <w:delText>2</w:delText>
        </w:r>
        <w:r w:rsidR="000115B9" w:rsidRPr="001E7A27" w:rsidDel="00634224">
          <w:rPr>
            <w:lang w:val="en-GB"/>
          </w:rPr>
          <w:delText xml:space="preserve"> to temperature was applicable to scenarios with increasing cumulative CO</w:delText>
        </w:r>
        <w:r w:rsidR="000115B9" w:rsidRPr="001E7A27" w:rsidDel="00634224">
          <w:rPr>
            <w:vertAlign w:val="subscript"/>
            <w:lang w:val="en-GB"/>
          </w:rPr>
          <w:delText>2</w:delText>
        </w:r>
        <w:r w:rsidR="000115B9" w:rsidRPr="001E7A27" w:rsidDel="00634224">
          <w:rPr>
            <w:lang w:val="en-GB"/>
          </w:rPr>
          <w:delText xml:space="preserve"> emissions up to 2000 PgC</w:delText>
        </w:r>
      </w:del>
      <w:r w:rsidR="000115B9" w:rsidRPr="001E7A27">
        <w:rPr>
          <w:lang w:val="en-GB"/>
        </w:rPr>
        <w:t xml:space="preserve"> </w:t>
      </w:r>
      <w:commentRangeEnd w:id="5425"/>
      <w:r w:rsidRPr="001E7A27">
        <w:rPr>
          <w:rStyle w:val="CommentReference"/>
          <w:lang w:val="en-GB"/>
        </w:rPr>
        <w:commentReference w:id="5425"/>
      </w:r>
      <w:commentRangeStart w:id="5427"/>
      <w:r w:rsidR="000115B9" w:rsidRPr="001E7A27">
        <w:rPr>
          <w:lang w:val="en-GB"/>
        </w:rPr>
        <w:fldChar w:fldCharType="begin" w:fldLock="1"/>
      </w:r>
      <w:r w:rsidR="000115B9" w:rsidRPr="001E7A27">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"manualFormatting" : "(M. Collins et al., 2013)", "plainTextFormattedCitation" : "(Collins et al., 2013a)", "previouslyFormattedCitation" : "(Collins et al., 2013a)" }, "properties" : { "noteIndex" : 0 }, "schema" : "https://github.com/citation-style-language/schema/raw/master/csl-citation.json" }</w:instrText>
      </w:r>
      <w:r w:rsidR="000115B9" w:rsidRPr="001E7A27">
        <w:rPr>
          <w:lang w:val="en-GB"/>
        </w:rPr>
        <w:fldChar w:fldCharType="separate"/>
      </w:r>
      <w:r w:rsidR="000115B9" w:rsidRPr="001E7A27">
        <w:rPr>
          <w:noProof/>
          <w:lang w:val="en-GB"/>
        </w:rPr>
        <w:t>(M. Collins et al., 2013)</w:t>
      </w:r>
      <w:r w:rsidR="000115B9" w:rsidRPr="001E7A27">
        <w:rPr>
          <w:lang w:val="en-GB"/>
        </w:rPr>
        <w:fldChar w:fldCharType="end"/>
      </w:r>
      <w:commentRangeEnd w:id="5427"/>
      <w:r w:rsidR="000115B9" w:rsidRPr="001E7A27">
        <w:rPr>
          <w:rStyle w:val="CommentReference"/>
          <w:lang w:val="en-GB"/>
        </w:rPr>
        <w:commentReference w:id="5427"/>
      </w:r>
      <w:r w:rsidR="000115B9" w:rsidRPr="001E7A27">
        <w:rPr>
          <w:lang w:val="en-GB"/>
        </w:rPr>
        <w:t xml:space="preserve">. </w:t>
      </w:r>
      <w:r w:rsidR="00834757" w:rsidRPr="001E7A27">
        <w:rPr>
          <w:lang w:val="en-GB"/>
        </w:rPr>
        <w:t xml:space="preserve">Recent analyses </w:t>
      </w:r>
      <w:del w:id="5428" w:author="Soapbox" w:date="2021-07-22T07:35:00Z">
        <w:r w:rsidR="00834757" w:rsidRPr="001E7A27" w:rsidDel="00AA3598">
          <w:rPr>
            <w:lang w:val="en-GB"/>
          </w:rPr>
          <w:delText xml:space="preserve">have </w:delText>
        </w:r>
      </w:del>
      <w:r w:rsidR="00834757" w:rsidRPr="001E7A27">
        <w:rPr>
          <w:lang w:val="en-GB"/>
        </w:rPr>
        <w:t xml:space="preserve">added confidence to this insight </w:t>
      </w:r>
      <w:r w:rsidR="00834757" w:rsidRPr="001E7A27">
        <w:rPr>
          <w:lang w:val="en-GB"/>
        </w:rPr>
        <w:fldChar w:fldCharType="begin" w:fldLock="1"/>
      </w:r>
      <w:r w:rsidR="00747167" w:rsidRPr="001E7A27">
        <w:rPr>
          <w:lang w:val="en-GB"/>
        </w:rPr>
        <w:instrText>ADDIN CSL_CITATION { "citationItems" : [ { "id" : "ITEM-1", "itemData" : { "DOI" : "10.5194/esd-5-409-2014", "ISSN" : "2190-4987", "abstract" : "Abstract. Recent studies have identified an approximately proportional relationship between global warming and cumulative carbon emissions, yet the robustness of this relationship has not been tested over a broad range of cumulative emissions and emission rates. This study explores the path dependence of the climate and carbon cycle response using an Earth system model of intermediate complexity forced with 24 idealized emissions scenarios across five cumulative emission groups (1275\u20135275 Gt C) with varying rates of emission. We find the century-scale climate and carbon cycle response after cessation of emissions to be approximately independent of emission pathway for all cumulative emission levels considered. The ratio of global mean temperature change to cumulative emissions \u2013 referred to as the transient climate response to cumulative carbon emissions (TCRE) \u2013 is found to be constant for cumulative emissions lower than &amp;sim;1500 Gt C but to decline with higher cumulative emissions. The TCRE is also found to decrease with increasing emission rate. The response of Arctic sea ice is found to be approximately proportional to cumulative emissions, while the response of the Atlantic Meridional Overturning Circulation does not scale linearly with cumulative emissions, as its peak response is strongly dependent on emission rate. Ocean carbon uptake weakens with increasing cumulative emissions, while land carbon uptake displays non-monotonic behavior, increasing up to a cumulative emission threshold of &amp;sim;2000 Gt C and then declining.", "author" : [ { "dropping-particle" : "", "family" : "Herrington", "given" : "T", "non-dropping-particle" : "", "parse-names" : false, "suffix" : "" }, { "dropping-particle" : "", "family" : "Zickfeld", "given" : "K", "non-dropping-particle" : "", "parse-names" : false, "suffix" : "" } ], "container-title" : "Earth System Dynamics", "id" : "ITEM-1", "issue" : "2", "issued" : { "date-parts" : [ [ "2014", "11", "24" ] ] }, "page" : "409-422", "title" : "Path independence of climate and carbon cycle response over a broad range of cumulative carbon emissions", "translator" : [ { "dropping-particle" : "", "family" : "L4103", "given" : "", "non-dropping-particle" : "", "parse-names" : false, "suffix" : "" } ], "type" : "article-journal", "volume" : "5" }, "uris" : [ "http://www.mendeley.com/documents/?uuid=54cc90f7-a942-4a85-bf94-6655accbb98f" ] }, { "id" : "ITEM-2", "itemData" : { "DOI" : "10.5194/bg-13-1071-2016", "ISBN" : "1726-4170", "ISSN" : "1726-4189", "abstract" : "Abstract. Information on the relationship between cumulative fossil CO2 emissions and multiple climate targets is essential to design emission mitigation and climate adaptation strategies. In this study, the transient response of a climate or environmental variable per trillion tonnes of CO2 emissions, termed TRE, is quantified for a set of impact-relevant climate variables and from a large set of multi-forcing scenarios extended to year 2300 towards stabilization. An \u223c 1000-member ensemble of the Bern3D-LPJ carbon\u2013climate model is applied and model outcomes are constrained by 26 physical and biogeochemical observational data sets in a Bayesian, Monte Carlo-type framework. Uncertainties in TRE estimates include both scenario uncertainty and model response uncertainty. Cumulative fossil emissions of 1000 Gt C result in a global mean surface air temperature change of 1.9 \u00b0C (68 % confidence interval (c.i.): 1.3 to 2.7 \u00b0C), a decrease in surface ocean pH of 0.19 (0.18 to 0.22), and a steric sea level rise of 20 cm (13 to 27 cm until 2300). Linearity between cumulative emissions and transient response is high for pH and reasonably high for surface air and sea surface temperatures, but less pronounced for changes in Atlantic meridional overturning, Southern Ocean and tropical surface water saturation with respect to biogenic structures of calcium carbonate, and carbon stocks in soils. The constrained model ensemble is also applied to determine the response to a pulse-like emission and in idealized CO2-only simulations. The transient climate response is constrained, primarily by long-term ocean heat observations, to 1.7 \u00b0C (68 % c.i.: 1.3 to 2.2 \u00b0C) and the equilibrium climate sensitivity to 2.9 \u00b0C (2.0 to 4.2 \u00b0C). This is consistent with results by CMIP5 models but inconsistent with recent studies that relied on short-term air temperature data affected by natural climate variability.", "author" : [ { "dropping-particle" : "", "family" : "Steinacher", "given" : "M.", "non-dropping-particle" : "", "parse-names" : false, "suffix" : "" }, { "dropping-particle" : "", "family" : "Joos", "given" : "F.", "non-dropping-particle" : "", "parse-names" : false, "suffix" : "" } ], "container-title" : "Biogeosciences", "id" : "ITEM-2", "issue" : "4", "issued" : { "date-parts" : [ [ "2016", "2", "23" ] ] }, "page" : "1071-1103", "title" : "Transient Earth system responses to cumulative carbon dioxide emissions: linearities, uncertainties, and probabilities in an observation-constrained model ensemble", "translator" : [ { "dropping-particle" : "", "family" : "L3911", "given" : "", "non-dropping-particle" : "", "parse-names" : false, "suffix" : "" } ], "type" : "article-journal", "volume" : "13" }, "uris" : [ "http://www.mendeley.com/documents/?uuid=e4eff0dd-6808-4eda-ba90-bfe2af7c46cb" ] } ], "mendeley" : { "formattedCitation" : "(Herrington and Zickfeld, 2014; Steinacher and Joos, 2016)", "plainTextFormattedCitation" : "(Herrington and Zickfeld, 2014; Steinacher and Joos, 2016)", "previouslyFormattedCitation" : "(Herrington and Zickfeld, 2014; Steinacher and Joos, 2016)" }, "properties" : { "noteIndex" : 0 }, "schema" : "https://github.com/citation-style-language/schema/raw/master/csl-citation.json" }</w:instrText>
      </w:r>
      <w:r w:rsidR="00834757" w:rsidRPr="001E7A27">
        <w:rPr>
          <w:lang w:val="en-GB"/>
        </w:rPr>
        <w:fldChar w:fldCharType="separate"/>
      </w:r>
      <w:r w:rsidR="00025FA2" w:rsidRPr="001E7A27">
        <w:rPr>
          <w:noProof/>
          <w:lang w:val="en-GB"/>
        </w:rPr>
        <w:t>(Herrington and Zickfeld, 2014; Steinacher and Joos, 2016)</w:t>
      </w:r>
      <w:r w:rsidR="00834757" w:rsidRPr="001E7A27">
        <w:rPr>
          <w:lang w:val="en-GB"/>
        </w:rPr>
        <w:fldChar w:fldCharType="end"/>
      </w:r>
      <w:r w:rsidR="00834757" w:rsidRPr="001E7A27">
        <w:rPr>
          <w:lang w:val="en-GB"/>
        </w:rPr>
        <w:t xml:space="preserve"> and </w:t>
      </w:r>
      <w:del w:id="5429" w:author="Soapbox" w:date="2021-07-22T07:35:00Z">
        <w:r w:rsidR="00834757" w:rsidRPr="001E7A27" w:rsidDel="00AA3598">
          <w:rPr>
            <w:lang w:val="en-GB"/>
          </w:rPr>
          <w:delText xml:space="preserve">have </w:delText>
        </w:r>
      </w:del>
      <w:del w:id="5430" w:author="Tom Maycock" w:date="2021-09-09T16:38:00Z">
        <w:r w:rsidR="00834757" w:rsidRPr="001E7A27" w:rsidDel="00C275A4">
          <w:rPr>
            <w:lang w:val="en-GB"/>
          </w:rPr>
          <w:delText xml:space="preserve">also </w:delText>
        </w:r>
      </w:del>
      <w:del w:id="5431" w:author="Soapbox" w:date="2021-07-22T07:35:00Z">
        <w:r w:rsidR="00834757" w:rsidRPr="001E7A27" w:rsidDel="00AA3598">
          <w:rPr>
            <w:lang w:val="en-GB"/>
          </w:rPr>
          <w:delText xml:space="preserve">shown </w:delText>
        </w:r>
      </w:del>
      <w:ins w:id="5432" w:author="Soapbox" w:date="2021-07-22T07:35:00Z">
        <w:r w:rsidR="00AA3598" w:rsidRPr="001E7A27">
          <w:rPr>
            <w:lang w:val="en-GB"/>
          </w:rPr>
          <w:t xml:space="preserve">showed </w:t>
        </w:r>
      </w:ins>
      <w:r w:rsidR="00834757" w:rsidRPr="001E7A27">
        <w:rPr>
          <w:lang w:val="en-GB"/>
        </w:rPr>
        <w:t xml:space="preserve">some evidence of a potentially larger window of constant TCRE </w:t>
      </w:r>
      <w:r w:rsidR="00834757" w:rsidRPr="001E7A27">
        <w:rPr>
          <w:lang w:val="en-GB"/>
        </w:rPr>
        <w:fldChar w:fldCharType="begin" w:fldLock="1"/>
      </w:r>
      <w:r w:rsidR="00747167" w:rsidRPr="001E7A27">
        <w:rPr>
          <w:lang w:val="en-GB"/>
        </w:rPr>
        <w:instrText>ADDIN CSL_CITATION { "citationItems" : [ { "id" : "ITEM-1", "itemData" : { "DOI" : "10.1175/JCLI-D-14-00500.1", "ISSN" : "0894-8755",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"Journal of Climate", "id" : "ITEM-1", "issue" : "24", "issued" : { "date-parts" : [ [ "2015", "12" ] ] }, "page" : "9955-9968", "title" : "Quantifying the limits of a linear temperature response to cumulative CO2 emissions", "translator" : [ { "dropping-particle" : "", "family" : "L3916", "given" : "", "non-dropping-particle" : "", "parse-names" : false, "suffix" : "" } ], "type" : "article-journal", "volume" : "28" }, "uris" : [ "http://www.mendeley.com/documents/?uuid=ef42e014-4541-4743-bbcf-c8f464aa09ac" ] }, { "id" : "ITEM-2",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"ITEM-2",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"mendeley" : { "formattedCitation" : "(Leduc et al., 2015; Tokarska et al., 2016)", "plainTextFormattedCitation" : "(Leduc et al., 2015; Tokarska et al., 2016)", "previouslyFormattedCitation" : "(Leduc et al., 2015; Tokarska et al., 2016)" }, "properties" : { "noteIndex" : 0 }, "schema" : "https://github.com/citation-style-language/schema/raw/master/csl-citation.json" }</w:instrText>
      </w:r>
      <w:r w:rsidR="00834757" w:rsidRPr="001E7A27">
        <w:rPr>
          <w:lang w:val="en-GB"/>
        </w:rPr>
        <w:fldChar w:fldCharType="separate"/>
      </w:r>
      <w:r w:rsidR="00025FA2" w:rsidRPr="001E7A27">
        <w:rPr>
          <w:noProof/>
          <w:lang w:val="en-GB"/>
        </w:rPr>
        <w:t>(Leduc et al., 2015; Tokarska et al., 2016)</w:t>
      </w:r>
      <w:r w:rsidR="00834757" w:rsidRPr="001E7A27">
        <w:rPr>
          <w:lang w:val="en-GB"/>
        </w:rPr>
        <w:fldChar w:fldCharType="end"/>
      </w:r>
      <w:r w:rsidR="00834757" w:rsidRPr="001E7A27">
        <w:rPr>
          <w:lang w:val="en-GB"/>
        </w:rPr>
        <w:t xml:space="preserve">. Using an analytical approach, </w:t>
      </w:r>
      <w:r w:rsidR="00834757" w:rsidRPr="001E7A27">
        <w:rPr>
          <w:lang w:val="en-GB"/>
        </w:rPr>
        <w:fldChar w:fldCharType="begin" w:fldLock="1"/>
      </w:r>
      <w:r w:rsidR="00747167" w:rsidRPr="001E7A27">
        <w:rPr>
          <w:lang w:val="en-GB"/>
        </w:rPr>
        <w: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"mendeley" : { "formattedCitation" : "(MacDougall and Friedlingstein, 2015)", "manualFormatting" : "MacDougall and Friedlingstein (2015)", "plainTextFormattedCitation" : "(MacDougall and Friedlingstein, 2015)", "previouslyFormattedCitation" : "(MacDougall and Friedlingstein, 2015)" }, "properties" : { "noteIndex" : 0 }, "schema" : "https://github.com/citation-style-language/schema/raw/master/csl-citation.json" }</w:instrText>
      </w:r>
      <w:r w:rsidR="00834757" w:rsidRPr="001E7A27">
        <w:rPr>
          <w:lang w:val="en-GB"/>
        </w:rPr>
        <w:fldChar w:fldCharType="separate"/>
      </w:r>
      <w:r w:rsidR="00025FA2" w:rsidRPr="001E7A27">
        <w:rPr>
          <w:noProof/>
          <w:lang w:val="en-GB"/>
        </w:rPr>
        <w:t>MacDougall and Friedlingstein (2015)</w:t>
      </w:r>
      <w:r w:rsidR="00834757" w:rsidRPr="001E7A27">
        <w:rPr>
          <w:lang w:val="en-GB"/>
        </w:rPr>
        <w:fldChar w:fldCharType="end"/>
      </w:r>
      <w:r w:rsidR="00834757" w:rsidRPr="001E7A27">
        <w:rPr>
          <w:lang w:val="en-GB"/>
        </w:rPr>
        <w:t xml:space="preserve"> quantified a window of constant TCRE – defined as the range in cumulative emissions over which the TCRE remains within 95% of its maximum value – as between 360 to 1560 PgC. However, models with a more sophisticated ocean representation suggest that TCRE could also remain constant for considerably larger quantities of cumulative emissions, up to at least 3000 PgC </w:t>
      </w:r>
      <w:r w:rsidR="00834757" w:rsidRPr="001E7A27">
        <w:rPr>
          <w:lang w:val="en-GB"/>
        </w:rPr>
        <w:fldChar w:fldCharType="begin" w:fldLock="1"/>
      </w:r>
      <w:r w:rsidR="00747167" w:rsidRPr="001E7A27">
        <w:rPr>
          <w:lang w:val="en-GB"/>
        </w:rPr>
        <w:instrText>ADDIN CSL_CITATION { "citationItems" : [ { "id" : "ITEM-1", "itemData" : { "DOI" : "10.1175/JCLI-D-14-00500.1", "ISSN" : "0894-8755",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"Journal of Climate", "id" : "ITEM-1", "issue" : "24", "issued" : { "date-parts" : [ [ "2015", "12" ] ] }, "page" : "9955-9968", "title" : "Quantifying the limits of a linear temperature response to cumulative CO2 emissions", "translator" : [ { "dropping-particle" : "", "family" : "L3916", "given" : "", "non-dropping-particle" : "", "parse-names" : false, "suffix" : "" } ], "type" : "article-journal", "volume" : "28" }, "uris" : [ "http://www.mendeley.com/documents/?uuid=ef42e014-4541-4743-bbcf-c8f464aa09ac" ] }, { "id" : "ITEM-2",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"ITEM-2",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"mendeley" : { "formattedCitation" : "(Leduc et al., 2015; Tokarska et al., 2016)", "plainTextFormattedCitation" : "(Leduc et al., 2015; Tokarska et al., 2016)", "previouslyFormattedCitation" : "(Leduc et al., 2015; Tokarska et al., 2016)" }, "properties" : { "noteIndex" : 0 }, "schema" : "https://github.com/citation-style-language/schema/raw/master/csl-citation.json" }</w:instrText>
      </w:r>
      <w:r w:rsidR="00834757" w:rsidRPr="001E7A27">
        <w:rPr>
          <w:lang w:val="en-GB"/>
        </w:rPr>
        <w:fldChar w:fldCharType="separate"/>
      </w:r>
      <w:r w:rsidR="00025FA2" w:rsidRPr="001E7A27">
        <w:rPr>
          <w:noProof/>
          <w:lang w:val="en-GB"/>
        </w:rPr>
        <w:t>(Leduc et al., 2015; Tokarska et al., 2016)</w:t>
      </w:r>
      <w:r w:rsidR="00834757" w:rsidRPr="001E7A27">
        <w:rPr>
          <w:lang w:val="en-GB"/>
        </w:rPr>
        <w:fldChar w:fldCharType="end"/>
      </w:r>
      <w:r w:rsidR="00834757" w:rsidRPr="001E7A27">
        <w:rPr>
          <w:lang w:val="en-GB"/>
        </w:rPr>
        <w:t>. Beyond this upper limit, studies are inconclusive</w:t>
      </w:r>
      <w:ins w:id="5433" w:author="Soapbox" w:date="2021-07-22T07:37:00Z">
        <w:r w:rsidR="00AA3598" w:rsidRPr="001E7A27">
          <w:rPr>
            <w:lang w:val="en-GB"/>
          </w:rPr>
          <w:t>,</w:t>
        </w:r>
      </w:ins>
      <w:r w:rsidR="00834757" w:rsidRPr="001E7A27">
        <w:rPr>
          <w:lang w:val="en-GB"/>
        </w:rPr>
        <w:t xml:space="preserve"> with some suggesting that TCRE will decrease </w:t>
      </w:r>
      <w:r w:rsidR="00834757" w:rsidRPr="001E7A27">
        <w:rPr>
          <w:lang w:val="en-GB"/>
        </w:rPr>
        <w:fldChar w:fldCharType="begin" w:fldLock="1"/>
      </w:r>
      <w:r w:rsidR="00747167" w:rsidRPr="001E7A27">
        <w:rPr>
          <w:lang w:val="en-GB"/>
        </w:rPr>
        <w:instrText>ADDIN CSL_CITATION { "citationItems" : [ { "id" : "ITEM-1", "itemData" : { "DOI" : "10.1175/JCLI-D-14-00500.1", "ISSN" : "0894-8755",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"Journal of Climate", "id" : "ITEM-1", "issue" : "24", "issued" : { "date-parts" : [ [ "2015", "12" ] ] }, "page" : "9955-9968", "title" : "Quantifying the limits of a linear temperature response to cumulative CO2 emissions", "translator" : [ { "dropping-particle" : "", "family" : "L3916", "given" : "", "non-dropping-particle" : "", "parse-names" : false, "suffix" : "" } ], "type" : "article-journal", "volume" : "28" }, "uris" : [ "http://www.mendeley.com/documents/?uuid=ef42e014-4541-4743-bbcf-c8f464aa09ac" ] } ], "mendeley" : { "formattedCitation" : "(Leduc et al., 2015)", "plainTextFormattedCitation" : "(Leduc et al., 2015)", "previouslyFormattedCitation" : "(Leduc et al., 2015)" }, "properties" : { "noteIndex" : 0 }, "schema" : "https://github.com/citation-style-language/schema/raw/master/csl-citation.json" }</w:instrText>
      </w:r>
      <w:r w:rsidR="00834757" w:rsidRPr="001E7A27">
        <w:rPr>
          <w:lang w:val="en-GB"/>
        </w:rPr>
        <w:fldChar w:fldCharType="separate"/>
      </w:r>
      <w:r w:rsidR="00025FA2" w:rsidRPr="001E7A27">
        <w:rPr>
          <w:noProof/>
          <w:lang w:val="en-GB"/>
        </w:rPr>
        <w:t>(Leduc et al., 2015)</w:t>
      </w:r>
      <w:r w:rsidR="00834757" w:rsidRPr="001E7A27">
        <w:rPr>
          <w:lang w:val="en-GB"/>
        </w:rPr>
        <w:fldChar w:fldCharType="end"/>
      </w:r>
      <w:r w:rsidR="00834757" w:rsidRPr="001E7A27">
        <w:rPr>
          <w:lang w:val="en-GB"/>
        </w:rPr>
        <w:t xml:space="preserve"> and others indicating that the linearity would hold up to as much as 5000 PgC </w:t>
      </w:r>
      <w:r w:rsidR="00834757" w:rsidRPr="001E7A27">
        <w:rPr>
          <w:lang w:val="en-GB"/>
        </w:rPr>
        <w:fldChar w:fldCharType="begin" w:fldLock="1"/>
      </w:r>
      <w:r w:rsidR="00747167" w:rsidRPr="001E7A27">
        <w:rPr>
          <w:lang w:val="en-GB"/>
        </w:rPr>
        <w:instrText>ADDIN CSL_CITATION { "citationItems" : [ { "id" : "ITEM-1",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"ITEM-1",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"mendeley" : { "formattedCitation" : "(Tokarska et al., 2016)", "plainTextFormattedCitation" : "(Tokarska et al., 2016)", "previouslyFormattedCitation" : "(Tokarska et al., 2016)" }, "properties" : { "noteIndex" : 0 }, "schema" : "https://github.com/citation-style-language/schema/raw/master/csl-citation.json" }</w:instrText>
      </w:r>
      <w:r w:rsidR="00834757" w:rsidRPr="001E7A27">
        <w:rPr>
          <w:lang w:val="en-GB"/>
        </w:rPr>
        <w:fldChar w:fldCharType="separate"/>
      </w:r>
      <w:r w:rsidR="00025FA2" w:rsidRPr="001E7A27">
        <w:rPr>
          <w:noProof/>
          <w:lang w:val="en-GB"/>
        </w:rPr>
        <w:t>(Tokarska et al., 2016)</w:t>
      </w:r>
      <w:r w:rsidR="00834757" w:rsidRPr="001E7A27">
        <w:rPr>
          <w:lang w:val="en-GB"/>
        </w:rPr>
        <w:fldChar w:fldCharType="end"/>
      </w:r>
      <w:r w:rsidR="00834757" w:rsidRPr="001E7A27">
        <w:rPr>
          <w:lang w:val="en-GB"/>
        </w:rPr>
        <w:t xml:space="preserve">. </w:t>
      </w:r>
    </w:p>
    <w:p w14:paraId="62249623" w14:textId="77777777" w:rsidR="00834757" w:rsidRPr="001E7A27" w:rsidRDefault="00834757" w:rsidP="005C7F25">
      <w:pPr>
        <w:pStyle w:val="AR6BodyText"/>
        <w:rPr>
          <w:lang w:val="en-GB"/>
        </w:rPr>
      </w:pPr>
    </w:p>
    <w:p w14:paraId="30A0A28B" w14:textId="147A2393" w:rsidR="00834757" w:rsidRPr="001E7A27" w:rsidRDefault="00834757" w:rsidP="005C7F25">
      <w:pPr>
        <w:pStyle w:val="AR6BodyText"/>
        <w:rPr>
          <w:lang w:val="en-GB"/>
        </w:rPr>
      </w:pPr>
      <w:r w:rsidRPr="001E7A27">
        <w:rPr>
          <w:lang w:val="en-GB"/>
        </w:rPr>
        <w:t>As cumulative emissions increase, weakening land and ocean carbon sinks increase the airborne fraction of CO</w:t>
      </w:r>
      <w:r w:rsidRPr="001E7A27">
        <w:rPr>
          <w:vertAlign w:val="subscript"/>
          <w:lang w:val="en-GB"/>
        </w:rPr>
        <w:t>2</w:t>
      </w:r>
      <w:r w:rsidRPr="001E7A27">
        <w:rPr>
          <w:lang w:val="en-GB"/>
        </w:rPr>
        <w:t xml:space="preserve"> emissions (see </w:t>
      </w:r>
      <w:del w:id="5434" w:author="Ian Blenkinsop" w:date="2021-07-28T14:58:00Z">
        <w:r w:rsidRPr="001E7A27" w:rsidDel="006A3CE0">
          <w:rPr>
            <w:lang w:val="en-GB"/>
          </w:rPr>
          <w:delText xml:space="preserve">Section 5.4.5, </w:delText>
        </w:r>
      </w:del>
      <w:r w:rsidRPr="001E7A27">
        <w:rPr>
          <w:lang w:val="en-GB"/>
        </w:rPr>
        <w:t>Figure 5.2</w:t>
      </w:r>
      <w:r w:rsidR="002D6497" w:rsidRPr="001E7A27">
        <w:rPr>
          <w:lang w:val="en-GB"/>
        </w:rPr>
        <w:t>5</w:t>
      </w:r>
      <w:r w:rsidRPr="001E7A27">
        <w:rPr>
          <w:lang w:val="en-GB"/>
        </w:rPr>
        <w:t>), but each unit increase in atmospheric CO</w:t>
      </w:r>
      <w:r w:rsidRPr="001E7A27">
        <w:rPr>
          <w:vertAlign w:val="subscript"/>
          <w:lang w:val="en-GB"/>
        </w:rPr>
        <w:t>2</w:t>
      </w:r>
      <w:r w:rsidRPr="001E7A27">
        <w:rPr>
          <w:lang w:val="en-GB"/>
        </w:rPr>
        <w:t xml:space="preserve"> has a smaller effect on global temperature owing to the logarithmic relationship between CO</w:t>
      </w:r>
      <w:r w:rsidRPr="001E7A27">
        <w:rPr>
          <w:vertAlign w:val="subscript"/>
          <w:lang w:val="en-GB"/>
        </w:rPr>
        <w:t>2</w:t>
      </w:r>
      <w:r w:rsidRPr="001E7A27">
        <w:rPr>
          <w:lang w:val="en-GB"/>
        </w:rPr>
        <w:t xml:space="preserve"> and its radiative forcing </w:t>
      </w:r>
      <w:r w:rsidRPr="001E7A27">
        <w:rPr>
          <w:lang w:val="en-GB"/>
        </w:rPr>
        <w:fldChar w:fldCharType="begin" w:fldLock="1"/>
      </w:r>
      <w:r w:rsidR="00747167" w:rsidRPr="001E7A27">
        <w:rPr>
          <w:lang w:val="en-GB"/>
        </w:rPr>
        <w: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"ITEM-2", "itemData" : { "DOI" : "10.1002/2016GL071930", "ISBN" : "10.1002/2016", "ISSN" : "00948276", "abstract" : "New calculations of the radiative forcing (RF) are presented for the three main well-mixed greenhouse gases, methane, nitrous oxide, and carbon dioxide. Methane's RF is particularly impacted because of the inclusion of the shortwave forcing; the 1750-2011 RF is about 25% higher (increasing from 0.48Wm \u22122 to 0.61Wm \u22122) compared to the value in the Intergovernmental Panel on Climate Change (IPCC) 2013 assessment; the 100year global warming potential is 14% higher than the IPCC value. We present new simplified expressions to calculate RF. Unlike previous expressions used by IPCC, the new ones include the overlap between CO 2 and N 2 O; for N 2 O forcing, the CO 2 overlap can be as important as the CH 4 overlap. The 1750-2011 CO 2 RF is within 1% of IPCC's value but is about 10% higher when CO 2 amounts reach 2000ppm, a value projected to be possible under the extended RCP8.5 scenario.", "author" : [ { "dropping-particle" : "", "family" : "Etminan", "given" : "M", "non-dropping-particle" : "", "parse-names" : false, "suffix" : "" }, { "dropping-particle" : "", "family" : "Myhre", "given" : "G", "non-dropping-particle" : "", "parse-names" : false, "suffix" : "" }, { "dropping-particle" : "", "family" : "Highwood", "given" : "E J J", "non-dropping-particle" : "", "parse-names" : false, "suffix" : "" }, { "dropping-particle" : "", "family" : "Shine", "given" : "K P P", "non-dropping-particle" : "", "parse-names" : false, "suffix" : "" } ], "container-title" : "Geophysical Research Letters", "id" : "ITEM-2", "issue" : "24", "issued" : { "date-parts" : [ [ "2016", "12", "28" ] ] }, "page" : "12,614-12,623", "title" : "Radiative forcing of carbon dioxide, methane, and nitrous oxide: A significant revision of the methane radiative forcing", "translator" : [ { "dropping-particle" : "", "family" : "L7242", "given" : "", "non-dropping-particle" : "", "parse-names" : false, "suffix" : "" } ], "type" : "article-journal", "volume" : "43" }, "uris" : [ "http://www.mendeley.com/documents/?uuid=6b88b665-f2c5-4db8-955a-c890af0da5fd" ] } ], "mendeley" : { "formattedCitation" : "(Matthews et al., 2009; Etminan et al., 2016)", "manualFormatting" : "(Matthews et al., 2009; Etminan et al., 2016)", "plainTextFormattedCitation" : "(Matthews et al., 2009; Etminan et al., 2016)", "previouslyFormattedCitation" : "(Matthews et al., 2009; Etminan et al., 2016)" }, "properties" : { "noteIndex" : 0 }, "schema" : "https://github.com/citation-style-language/schema/raw/master/csl-citation.json" }</w:instrText>
      </w:r>
      <w:r w:rsidRPr="001E7A27">
        <w:rPr>
          <w:lang w:val="en-GB"/>
        </w:rPr>
        <w:fldChar w:fldCharType="separate"/>
      </w:r>
      <w:r w:rsidR="00025FA2" w:rsidRPr="001E7A27">
        <w:rPr>
          <w:noProof/>
          <w:lang w:val="en-GB"/>
        </w:rPr>
        <w:t>(Matthews et al., 2009; Etminan et al., 2016)</w:t>
      </w:r>
      <w:r w:rsidRPr="001E7A27">
        <w:rPr>
          <w:lang w:val="en-GB"/>
        </w:rPr>
        <w:fldChar w:fldCharType="end"/>
      </w:r>
      <w:r w:rsidRPr="001E7A27">
        <w:rPr>
          <w:lang w:val="en-GB"/>
        </w:rPr>
        <w:t>. At high values of cumulative emissions, some models simulate less warming per unit CO</w:t>
      </w:r>
      <w:r w:rsidRPr="001E7A27">
        <w:rPr>
          <w:vertAlign w:val="subscript"/>
          <w:lang w:val="en-GB"/>
        </w:rPr>
        <w:t>2</w:t>
      </w:r>
      <w:r w:rsidRPr="001E7A27">
        <w:rPr>
          <w:lang w:val="en-GB"/>
        </w:rPr>
        <w:t xml:space="preserve"> emitted, suggesting that the saturation of CO</w:t>
      </w:r>
      <w:r w:rsidRPr="001E7A27">
        <w:rPr>
          <w:vertAlign w:val="subscript"/>
          <w:lang w:val="en-GB"/>
        </w:rPr>
        <w:t>2</w:t>
      </w:r>
      <w:r w:rsidRPr="001E7A27">
        <w:rPr>
          <w:lang w:val="en-GB"/>
        </w:rPr>
        <w:t xml:space="preserve"> radiative forcing becomes more important than the effect of weakened carbon sinks </w:t>
      </w:r>
      <w:r w:rsidRPr="001E7A27">
        <w:rPr>
          <w:lang w:val="en-GB"/>
        </w:rPr>
        <w:fldChar w:fldCharType="begin" w:fldLock="1"/>
      </w:r>
      <w:r w:rsidR="00747167" w:rsidRPr="001E7A27">
        <w:rPr>
          <w:lang w:val="en-GB"/>
        </w:rPr>
        <w:instrText>ADDIN CSL_CITATION { "citationItems" : [ { "id" : "ITEM-1", "itemData" : { "DOI" : "10.1175/JCLI-D-14-00500.1", "ISSN" : "0894-8755",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"Journal of Climate", "id" : "ITEM-1", "issue" : "24", "issued" : { "date-parts" : [ [ "2015", "12" ] ] }, "page" : "9955-9968", "title" : "Quantifying the limits of a linear temperature response to cumulative CO2 emissions", "translator" : [ { "dropping-particle" : "", "family" : "L3916", "given" : "", "non-dropping-particle" : "", "parse-names" : false, "suffix" : "" } ], "type" : "article-journal", "volume" : "28" }, "uris" : [ "http://www.mendeley.com/documents/?uuid=ef42e014-4541-4743-bbcf-c8f464aa09ac" ] }, { "id" : "ITEM-2", "itemData" : { "DOI" : "10.5194/esd-5-409-2014", "ISSN" : "2190-4987", "abstract" : "Abstract. Recent studies have identified an approximately proportional relationship between global warming and cumulative carbon emissions, yet the robustness of this relationship has not been tested over a broad range of cumulative emissions and emission rates. This study explores the path dependence of the climate and carbon cycle response using an Earth system model of intermediate complexity forced with 24 idealized emissions scenarios across five cumulative emission groups (1275\u20135275 Gt C) with varying rates of emission. We find the century-scale climate and carbon cycle response after cessation of emissions to be approximately independent of emission pathway for all cumulative emission levels considered. The ratio of global mean temperature change to cumulative emissions \u2013 referred to as the transient climate response to cumulative carbon emissions (TCRE) \u2013 is found to be constant for cumulative emissions lower than &amp;sim;1500 Gt C but to decline with higher cumulative emissions. The TCRE is also found to decrease with increasing emission rate. The response of Arctic sea ice is found to be approximately proportional to cumulative emissions, while the response of the Atlantic Meridional Overturning Circulation does not scale linearly with cumulative emissions, as its peak response is strongly dependent on emission rate. Ocean carbon uptake weakens with increasing cumulative emissions, while land carbon uptake displays non-monotonic behavior, increasing up to a cumulative emission threshold of &amp;sim;2000 Gt C and then declining.", "author" : [ { "dropping-particle" : "", "family" : "Herrington", "given" : "T", "non-dropping-particle" : "", "parse-names" : false, "suffix" : "" }, { "dropping-particle" : "", "family" : "Zickfeld", "given" : "K", "non-dropping-particle" : "", "parse-names" : false, "suffix" : "" } ], "container-title" : "Earth System Dynamics", "id" : "ITEM-2", "issue" : "2", "issued" : { "date-parts" : [ [ "2014", "11", "24" ] ] }, "page" : "409-422", "title" : "Path independence of climate and carbon cycle response over a broad range of cumulative carbon emissions", "translator" : [ { "dropping-particle" : "", "family" : "L4103", "given" : "", "non-dropping-particle" : "", "parse-names" : false, "suffix" : "" } ], "type" : "article-journal", "volume" : "5" }, "uris" : [ "http://www.mendeley.com/documents/?uuid=54cc90f7-a942-4a85-bf94-6655accbb98f" ] } ], "mendeley" : { "formattedCitation" : "(Herrington and Zickfeld, 2014; Leduc et al., 2015)", "plainTextFormattedCitation" : "(Herrington and Zickfeld, 2014; Leduc et al., 2015)", "previouslyFormattedCitation" : "(Herrington and Zickfeld, 2014; Leduc et al., 2015)" }, "properties" : { "noteIndex" : 0 }, "schema" : "https://github.com/citation-style-language/schema/raw/master/csl-citation.json" }</w:instrText>
      </w:r>
      <w:r w:rsidRPr="001E7A27">
        <w:rPr>
          <w:lang w:val="en-GB"/>
        </w:rPr>
        <w:fldChar w:fldCharType="separate"/>
      </w:r>
      <w:r w:rsidR="00025FA2" w:rsidRPr="001E7A27">
        <w:rPr>
          <w:noProof/>
          <w:lang w:val="en-GB"/>
        </w:rPr>
        <w:t>(Herrington and Zickfeld, 2014; Leduc et al., 2015)</w:t>
      </w:r>
      <w:r w:rsidRPr="001E7A27">
        <w:rPr>
          <w:lang w:val="en-GB"/>
        </w:rPr>
        <w:fldChar w:fldCharType="end"/>
      </w:r>
      <w:r w:rsidRPr="001E7A27">
        <w:rPr>
          <w:lang w:val="en-GB"/>
        </w:rPr>
        <w:t>. The behaviour of carbon sinks at high emission</w:t>
      </w:r>
      <w:del w:id="5435" w:author="Soapbox" w:date="2021-07-22T07:37:00Z">
        <w:r w:rsidRPr="001E7A27" w:rsidDel="00AA3598">
          <w:rPr>
            <w:lang w:val="en-GB"/>
          </w:rPr>
          <w:delText>s</w:delText>
        </w:r>
      </w:del>
      <w:r w:rsidRPr="001E7A27">
        <w:rPr>
          <w:lang w:val="en-GB"/>
        </w:rPr>
        <w:t xml:space="preserve"> levels remains uncertain, as models used to assess the limits of the TCRE show a large spread in net land carbon balance (Section 5.4.5)</w:t>
      </w:r>
      <w:ins w:id="5436" w:author="Soapbox" w:date="2021-07-22T07:38:00Z">
        <w:r w:rsidR="00AA3598" w:rsidRPr="001E7A27">
          <w:rPr>
            <w:lang w:val="en-GB"/>
          </w:rPr>
          <w:t>,</w:t>
        </w:r>
      </w:ins>
      <w:r w:rsidRPr="001E7A27">
        <w:rPr>
          <w:lang w:val="en-GB"/>
        </w:rPr>
        <w:t xml:space="preserve"> and most estimates did not include the effect of permafrost carbon feedbacks (Sections 5.5.1.2.3</w:t>
      </w:r>
      <w:ins w:id="5437" w:author="Soapbox" w:date="2021-07-22T07:38:00Z">
        <w:del w:id="5438" w:author="Ian Blenkinsop" w:date="2021-07-28T14:58:00Z">
          <w:r w:rsidR="00AA3598" w:rsidRPr="001E7A27" w:rsidDel="006A3CE0">
            <w:rPr>
              <w:lang w:val="en-GB"/>
            </w:rPr>
            <w:delText>;</w:delText>
          </w:r>
        </w:del>
      </w:ins>
      <w:ins w:id="5439" w:author="Ian Blenkinsop" w:date="2021-07-28T14:58:00Z">
        <w:r w:rsidR="006A3CE0" w:rsidRPr="001E7A27">
          <w:rPr>
            <w:lang w:val="en-GB"/>
          </w:rPr>
          <w:t xml:space="preserve"> and</w:t>
        </w:r>
      </w:ins>
      <w:del w:id="5440" w:author="Soapbox" w:date="2021-07-22T07:38:00Z">
        <w:r w:rsidRPr="001E7A27" w:rsidDel="00AA3598">
          <w:rPr>
            <w:lang w:val="en-GB"/>
          </w:rPr>
          <w:delText>,</w:delText>
        </w:r>
      </w:del>
      <w:r w:rsidRPr="001E7A27">
        <w:rPr>
          <w:lang w:val="en-GB"/>
        </w:rPr>
        <w:t xml:space="preserve"> 5.4). The latter would tend to further increase the airborne fraction at high cumulative emission</w:t>
      </w:r>
      <w:del w:id="5441" w:author="Soapbox" w:date="2021-07-22T07:38:00Z">
        <w:r w:rsidRPr="001E7A27" w:rsidDel="00AA3598">
          <w:rPr>
            <w:lang w:val="en-GB"/>
          </w:rPr>
          <w:delText>s</w:delText>
        </w:r>
      </w:del>
      <w:r w:rsidRPr="001E7A27">
        <w:rPr>
          <w:lang w:val="en-GB"/>
        </w:rPr>
        <w:t xml:space="preserve"> levels, and could therefore extend the window of linearity to higher total amounts of emissions </w:t>
      </w:r>
      <w:r w:rsidRPr="001E7A27">
        <w:rPr>
          <w:lang w:val="en-GB"/>
        </w:rPr>
        <w:fldChar w:fldCharType="begin" w:fldLock="1"/>
      </w:r>
      <w:r w:rsidR="00747167" w:rsidRPr="001E7A27">
        <w:rPr>
          <w:lang w:val="en-GB"/>
        </w:rPr>
        <w:instrText>ADDIN CSL_CITATION { "citationItems" : [ { "id" : "ITEM-1", "itemData" : { "DOI" : "10.1088/1748-9326/10/12/125003", "ISSN" : "1748-9326", "author" : [ { "dropping-particle" : "", "family" : "MacDougall", "given" : "Andrew H", "non-dropping-particle" : "", "parse-names" : false, "suffix" : "" }, { "dropping-particle" : "", "family" : "Zickfeld", "given" : "Kirsten", "non-dropping-particle" : "", "parse-names" : false, "suffix" : "" }, { "dropping-particle" : "", "family" : "Knutti", "given" : "Reto", "non-dropping-particle" : "", "parse-names" : false, "suffix" : "" }, { "dropping-particle" : "", "family" : "Matthews", "given" : "H Damon", "non-dropping-particle" : "", "parse-names" : false, "suffix" : "" } ], "container-title" : "Environmental Research Letters", "id" : "ITEM-1", "issue" : "12", "issued" : { "date-parts" : [ [ "2015", "12", "1" ] ] }, "page" : "125003", "publisher" : "IOP Publishing", "title" : "Sensitivity of carbon budgets to permafrost carbon feedbacks and non-CO2 forcings", "translator" : [ { "dropping-particle" : "", "family" : "L4794", "given" : "", "non-dropping-particle" : "", "parse-names" : false, "suffix" : "" } ], "type" : "article-journal", "volume" : "10" }, "uris" : [ "http://www.mendeley.com/documents/?uuid=f053feca-95ca-3866-a2af-61a756e8542d", "http://www.mendeley.com/documents/?uuid=a1193f77-dd87-41fa-9044-6940b3557cd8" ] } ], "mendeley" : { "formattedCitation" : "(MacDougall et al., 2015)", "plainTextFormattedCitation" : "(MacDougall et al., 2015)", "previouslyFormattedCitation" : "(MacDougall et al., 2015)" }, "properties" : { "noteIndex" : 0 }, "schema" : "https://github.com/citation-style-language/schema/raw/master/csl-citation.json" }</w:instrText>
      </w:r>
      <w:r w:rsidRPr="001E7A27">
        <w:rPr>
          <w:lang w:val="en-GB"/>
        </w:rPr>
        <w:fldChar w:fldCharType="separate"/>
      </w:r>
      <w:r w:rsidR="00025FA2" w:rsidRPr="001E7A27">
        <w:rPr>
          <w:noProof/>
          <w:lang w:val="en-GB"/>
        </w:rPr>
        <w:t>(MacDougall et al., 2015)</w:t>
      </w:r>
      <w:r w:rsidRPr="001E7A27">
        <w:rPr>
          <w:lang w:val="en-GB"/>
        </w:rPr>
        <w:fldChar w:fldCharType="end"/>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"10.1038/nclimate2913", "ISSN" : "1758-678X", "abstract" : "An analysis of the regional climate response to cumulative CO2 emissions establishes a clear quantitative link between the total amount of CO2 emitted and the magnitude of local climate warming.",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"Nature Climate Change", "id" : "ITEM-1", "issue" : "5", "issued" : { "date-parts" : [ [ "2016", "5", "4" ] ] }, "page" : "474-478", "publisher" : "Nature Publishing Group", "title" : "Regional estimates of the transient climate response to cumulative CO2 emissions", "translator" : [ { "dropping-particle" : "", "family" : "L4790", "given" : "", "non-dropping-particle" : "", "parse-names" : false, "suffix" : "" } ], "type" : "article-journal", "volume" : "6" }, "uris" : [ "http://www.mendeley.com/documents/?uuid=8cd9a698-cc3e-35a6-8757-e172e0fe62ed", "http://www.mendeley.com/documents/?uuid=f1c71f3a-3e20-468c-9f21-b474f83ac5b9" ] } ], "mendeley" : { "formattedCitation" : "(Leduc et al., 2016)", "manualFormatting" : "Leduc et al. (2016)", "plainTextFormattedCitation" : "(Leduc et al., 2016)", "previouslyFormattedCitation" : "(Leduc et al., 2016)" }, "properties" : { "noteIndex" : 0 }, "schema" : "https://github.com/citation-style-language/schema/raw/master/csl-citation.json" }</w:instrText>
      </w:r>
      <w:r w:rsidRPr="001E7A27">
        <w:rPr>
          <w:lang w:val="en-GB"/>
        </w:rPr>
        <w:fldChar w:fldCharType="separate"/>
      </w:r>
      <w:r w:rsidR="00025FA2" w:rsidRPr="001E7A27">
        <w:rPr>
          <w:noProof/>
          <w:lang w:val="en-GB"/>
        </w:rPr>
        <w:t>Leduc et al. (2016)</w:t>
      </w:r>
      <w:r w:rsidRPr="001E7A27">
        <w:rPr>
          <w:lang w:val="en-GB"/>
        </w:rPr>
        <w:fldChar w:fldCharType="end"/>
      </w:r>
      <w:r w:rsidRPr="001E7A27">
        <w:rPr>
          <w:lang w:val="en-GB"/>
        </w:rPr>
        <w:t xml:space="preserve"> suggested further that a declining strength of snow and sea</w:t>
      </w:r>
      <w:ins w:id="5442" w:author="Soapbox" w:date="2021-07-21T11:30:00Z">
        <w:r w:rsidR="00F90809" w:rsidRPr="001E7A27">
          <w:rPr>
            <w:lang w:val="en-GB"/>
          </w:rPr>
          <w:t xml:space="preserve"> </w:t>
        </w:r>
      </w:ins>
      <w:del w:id="5443" w:author="Soapbox" w:date="2021-07-21T11:30:00Z">
        <w:r w:rsidRPr="001E7A27" w:rsidDel="00F90809">
          <w:rPr>
            <w:lang w:val="en-GB"/>
          </w:rPr>
          <w:delText>-</w:delText>
        </w:r>
      </w:del>
      <w:r w:rsidRPr="001E7A27">
        <w:rPr>
          <w:lang w:val="en-GB"/>
        </w:rPr>
        <w:t xml:space="preserve">ice feedbacks in a warmer world would also contribute to a smaller TCRE at high amounts of cumulative emissions. </w:t>
      </w:r>
      <w:ins w:id="5444" w:author="Soapbox" w:date="2021-07-22T07:42:00Z">
        <w:r w:rsidR="00DA60A7" w:rsidRPr="001E7A27">
          <w:rPr>
            <w:lang w:val="en-GB"/>
          </w:rPr>
          <w:t>How</w:t>
        </w:r>
      </w:ins>
      <w:ins w:id="5445" w:author="Soapbox" w:date="2021-07-22T07:43:00Z">
        <w:r w:rsidR="00DA60A7" w:rsidRPr="001E7A27">
          <w:rPr>
            <w:lang w:val="en-GB"/>
          </w:rPr>
          <w:t>ever,</w:t>
        </w:r>
      </w:ins>
      <w:ins w:id="5446" w:author="Soapbox" w:date="2021-07-22T07:42:00Z">
        <w:r w:rsidR="00DA60A7" w:rsidRPr="001E7A27">
          <w:rPr>
            <w:lang w:val="en-GB"/>
          </w:rPr>
          <w:t xml:space="preserve"> </w:t>
        </w:r>
      </w:ins>
      <w:del w:id="5447" w:author="Soapbox" w:date="2021-07-22T07:42:00Z">
        <w:r w:rsidRPr="001E7A27" w:rsidDel="00AA3598">
          <w:rPr>
            <w:lang w:val="en-GB"/>
          </w:rPr>
          <w:delText xml:space="preserve">On the other hand, </w:delText>
        </w:r>
      </w:del>
      <w:r w:rsidRPr="001E7A27">
        <w:rPr>
          <w:lang w:val="en-GB"/>
        </w:rPr>
        <w:fldChar w:fldCharType="begin" w:fldLock="1"/>
      </w:r>
      <w:r w:rsidR="00747167" w:rsidRPr="001E7A27">
        <w:rPr>
          <w:lang w:val="en-GB"/>
        </w:rPr>
        <w:instrText>ADDIN CSL_CITATION { "citationItems" : [ { "id" : "ITEM-1",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"ITEM-1",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"mendeley" : { "formattedCitation" : "(Tokarska et al., 2016)", "manualFormatting" : "Tokarska et al. (2016)", "plainTextFormattedCitation" : "(Tokarska et al., 2016)", "previouslyFormattedCitation" : "(Tokarska et al., 2016)" }, "properties" : { "noteIndex" : 0 }, "schema" : "https://github.com/citation-style-language/schema/raw/master/csl-citation.json" }</w:instrText>
      </w:r>
      <w:r w:rsidRPr="001E7A27">
        <w:rPr>
          <w:lang w:val="en-GB"/>
        </w:rPr>
        <w:fldChar w:fldCharType="separate"/>
      </w:r>
      <w:r w:rsidR="00025FA2" w:rsidRPr="001E7A27">
        <w:rPr>
          <w:noProof/>
          <w:lang w:val="en-GB"/>
        </w:rPr>
        <w:t>Tokarska et al. (2016)</w:t>
      </w:r>
      <w:r w:rsidRPr="001E7A27">
        <w:rPr>
          <w:lang w:val="en-GB"/>
        </w:rPr>
        <w:fldChar w:fldCharType="end"/>
      </w:r>
      <w:r w:rsidRPr="001E7A27">
        <w:rPr>
          <w:lang w:val="en-GB"/>
        </w:rPr>
        <w:t xml:space="preserve"> suggested that a large decrease in TCRE for high cumulative emissions is only associated with some EMICs; in the four ESMs analysed in their study, the TCRE remained approximately constant up to 5000 PgC, owing to stronger declines in the efficiency of ocean heat uptake in ESMs compared to EMICs. </w:t>
      </w:r>
    </w:p>
    <w:p w14:paraId="1D888291" w14:textId="77777777" w:rsidR="00834757" w:rsidRPr="001E7A27" w:rsidRDefault="00834757" w:rsidP="005C7F25">
      <w:pPr>
        <w:pStyle w:val="AR6BodyText"/>
        <w:rPr>
          <w:lang w:val="en-GB"/>
        </w:rPr>
      </w:pPr>
    </w:p>
    <w:p w14:paraId="1905C6E0" w14:textId="77777777" w:rsidR="00834757" w:rsidRPr="001E7A27" w:rsidRDefault="00834757" w:rsidP="005C7F25">
      <w:pPr>
        <w:pStyle w:val="AR6BodyText"/>
        <w:rPr>
          <w:lang w:val="en-GB"/>
        </w:rPr>
      </w:pPr>
      <w:r w:rsidRPr="001E7A27">
        <w:rPr>
          <w:lang w:val="en-GB"/>
        </w:rPr>
        <w:t xml:space="preserve">Overall, there is </w:t>
      </w:r>
      <w:r w:rsidRPr="001E7A27">
        <w:rPr>
          <w:i/>
          <w:lang w:val="en-GB"/>
        </w:rPr>
        <w:t>high agreement</w:t>
      </w:r>
      <w:r w:rsidRPr="001E7A27">
        <w:rPr>
          <w:lang w:val="en-GB"/>
        </w:rPr>
        <w:t xml:space="preserve"> between multiple lines of evidence (</w:t>
      </w:r>
      <w:r w:rsidRPr="001E7A27">
        <w:rPr>
          <w:i/>
          <w:lang w:val="en-GB"/>
        </w:rPr>
        <w:t>robust evidence</w:t>
      </w:r>
      <w:r w:rsidRPr="001E7A27">
        <w:rPr>
          <w:lang w:val="en-GB"/>
        </w:rPr>
        <w:t xml:space="preserve">) resulting in </w:t>
      </w:r>
      <w:r w:rsidRPr="001E7A27">
        <w:rPr>
          <w:i/>
          <w:lang w:val="en-GB"/>
        </w:rPr>
        <w:t>high confidence</w:t>
      </w:r>
      <w:r w:rsidRPr="001E7A27">
        <w:rPr>
          <w:lang w:val="en-GB"/>
        </w:rPr>
        <w:t xml:space="preserve"> that TCRE remains constant for the domain of increasing cumulative CO</w:t>
      </w:r>
      <w:r w:rsidRPr="001E7A27">
        <w:rPr>
          <w:vertAlign w:val="subscript"/>
          <w:lang w:val="en-GB"/>
        </w:rPr>
        <w:t>2</w:t>
      </w:r>
      <w:r w:rsidRPr="001E7A27">
        <w:rPr>
          <w:lang w:val="en-GB"/>
        </w:rPr>
        <w:t xml:space="preserve"> emissions until at least 1500 PgC, with </w:t>
      </w:r>
      <w:r w:rsidRPr="001E7A27">
        <w:rPr>
          <w:i/>
          <w:iCs/>
          <w:lang w:val="en-GB"/>
        </w:rPr>
        <w:t xml:space="preserve">medium confidence </w:t>
      </w:r>
      <w:r w:rsidRPr="001E7A27">
        <w:rPr>
          <w:lang w:val="en-GB"/>
        </w:rPr>
        <w:t xml:space="preserve">of it remaining constant up to 3000 PgC because of less agreement across available lines of evidence. </w:t>
      </w:r>
    </w:p>
    <w:p w14:paraId="0DAB3CD2" w14:textId="77777777" w:rsidR="00834757" w:rsidRPr="001E7A27" w:rsidRDefault="00834757" w:rsidP="005C7F25">
      <w:pPr>
        <w:pStyle w:val="AR6BodyText"/>
        <w:rPr>
          <w:lang w:val="en-GB" w:eastAsia="en-US"/>
        </w:rPr>
      </w:pPr>
    </w:p>
    <w:p w14:paraId="0B7CB7DE" w14:textId="77777777" w:rsidR="004D0837" w:rsidRPr="001E7A27" w:rsidRDefault="004D0837" w:rsidP="005C7F25">
      <w:pPr>
        <w:pStyle w:val="AR6BodyText"/>
        <w:rPr>
          <w:lang w:val="en-GB" w:eastAsia="en-US"/>
        </w:rPr>
      </w:pPr>
    </w:p>
    <w:p w14:paraId="7D48F5AA" w14:textId="35E25959" w:rsidR="00834757" w:rsidRPr="001E7A27" w:rsidRDefault="00834757" w:rsidP="00535548">
      <w:pPr>
        <w:pStyle w:val="AR6Chap5Level451111"/>
        <w:rPr>
          <w:lang w:val="en-GB"/>
        </w:rPr>
      </w:pPr>
      <w:bookmarkStart w:id="5448" w:name="_Toc5716968"/>
      <w:bookmarkStart w:id="5449" w:name="_Toc33564309"/>
      <w:bookmarkStart w:id="5450" w:name="_Toc70535724"/>
      <w:r w:rsidRPr="001E7A27">
        <w:rPr>
          <w:lang w:val="en-GB"/>
        </w:rPr>
        <w:t xml:space="preserve">Sensitivity to the </w:t>
      </w:r>
      <w:ins w:id="5451" w:author="Soapbox" w:date="2021-07-15T10:30:00Z">
        <w:r w:rsidR="00B12C8A" w:rsidRPr="001E7A27">
          <w:rPr>
            <w:lang w:val="en-GB"/>
          </w:rPr>
          <w:t>r</w:t>
        </w:r>
      </w:ins>
      <w:del w:id="5452" w:author="Soapbox" w:date="2021-07-15T10:30:00Z">
        <w:r w:rsidR="00EC2B15" w:rsidRPr="001E7A27" w:rsidDel="00B12C8A">
          <w:rPr>
            <w:lang w:val="en-GB"/>
          </w:rPr>
          <w:delText>R</w:delText>
        </w:r>
      </w:del>
      <w:r w:rsidRPr="001E7A27">
        <w:rPr>
          <w:lang w:val="en-GB"/>
        </w:rPr>
        <w:t>ate of CO</w:t>
      </w:r>
      <w:r w:rsidRPr="001E7A27">
        <w:rPr>
          <w:vertAlign w:val="subscript"/>
          <w:lang w:val="en-GB"/>
        </w:rPr>
        <w:t>2</w:t>
      </w:r>
      <w:r w:rsidRPr="001E7A27">
        <w:rPr>
          <w:lang w:val="en-GB"/>
        </w:rPr>
        <w:t xml:space="preserve"> </w:t>
      </w:r>
      <w:ins w:id="5453" w:author="Soapbox" w:date="2021-07-15T10:30:00Z">
        <w:r w:rsidR="00B12C8A" w:rsidRPr="001E7A27">
          <w:rPr>
            <w:lang w:val="en-GB"/>
          </w:rPr>
          <w:t>e</w:t>
        </w:r>
      </w:ins>
      <w:del w:id="5454" w:author="Soapbox" w:date="2021-07-15T10:30:00Z">
        <w:r w:rsidR="00EC2B15" w:rsidRPr="001E7A27" w:rsidDel="00B12C8A">
          <w:rPr>
            <w:lang w:val="en-GB"/>
          </w:rPr>
          <w:delText>E</w:delText>
        </w:r>
      </w:del>
      <w:r w:rsidRPr="001E7A27">
        <w:rPr>
          <w:lang w:val="en-GB"/>
        </w:rPr>
        <w:t>missions</w:t>
      </w:r>
      <w:bookmarkEnd w:id="5448"/>
      <w:bookmarkEnd w:id="5449"/>
      <w:bookmarkEnd w:id="5450"/>
    </w:p>
    <w:p w14:paraId="73056F7E" w14:textId="2A994992" w:rsidR="00834757" w:rsidRPr="001E7A27" w:rsidRDefault="00834757" w:rsidP="005C7F25">
      <w:pPr>
        <w:pStyle w:val="AR6BodyText"/>
        <w:rPr>
          <w:lang w:val="en-GB" w:eastAsia="en-US"/>
        </w:rPr>
      </w:pPr>
      <w:r w:rsidRPr="001E7A27">
        <w:rPr>
          <w:lang w:val="en-GB"/>
        </w:rPr>
        <w:t>Global average temperature increase responds over a time</w:t>
      </w:r>
      <w:ins w:id="5455" w:author="Soapbox" w:date="2021-07-15T12:52:00Z">
        <w:r w:rsidR="006C248B" w:rsidRPr="001E7A27">
          <w:rPr>
            <w:lang w:val="en-GB"/>
          </w:rPr>
          <w:t xml:space="preserve"> </w:t>
        </w:r>
      </w:ins>
      <w:r w:rsidRPr="001E7A27">
        <w:rPr>
          <w:lang w:val="en-GB"/>
        </w:rPr>
        <w:t>scale of about 10 years following the emission of a 100 PgC pulse of CO</w:t>
      </w:r>
      <w:r w:rsidRPr="001E7A27">
        <w:rPr>
          <w:vertAlign w:val="subscript"/>
          <w:lang w:val="en-GB"/>
        </w:rPr>
        <w:t>2</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"10.5194/acp-13-2793-2013", "ISSN" : "1680-7324", "abstract" : "Abstract. The responses of carbon dioxide (CO2) and other climate variables to an emission pulse of CO2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CO2 response shows the known rapid decline in the first few decades followed by a millennium-scale tail. For a 100 Gt-C emission pulse added to a constant CO2 concentration of 389 ppm, 25 \u00b1 9% is still found in the atmosphere after 1000 yr; the ocean has absorbed 59 \u00b1 12% and the land the remainder (16 \u00b1 14%). The response in global mean surface air temperature is an increase by 0.20 \u00b1 0.12 \u00b0C within the first twenty years; thereafter and until year 1000, temperature decreases only slightly, whereas ocean heat content and sea level continue to rise. Our best estimate for the Absolute Global Warming Potential, given by the time-integrated response in CO2 at year 100 multiplied by its radiative efficiency, is 92.5 \u00d7 10&amp;minus;15 yr W m\u22122 per kg-CO2. This value very likely (5 to 95% confidence) lies within the range of (68 to 117) \u00d7 10&amp;minus;15 yr W m\u22122 per kg-CO2. Estimates for time-integrated response in CO2 published in the IPCC First, Second, and Fourth Assessment and our multi-model best estimate all agree within 15% during the first 100 yr. The integrated CO2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"ITEM-1", "issue" : "5", "issued" : { "date-parts" : [ [ "2013", "3", "8" ] ] }, "page" : "2793-2825", "title" : "Carbon dioxide and climate impulse response functions for the computation of greenhouse gas metrics: a multi-model analysis", "translator" : [ { "dropping-particle" : "", "family" : "L4788", "given" : "", "non-dropping-particle" : "", "parse-names" : false, "suffix" : "" } ], "type" : "article-journal", "volume" : "13" }, "uris" : [ "http://www.mendeley.com/documents/?uuid=d96cd5ea-ca1d-45ad-9311-7760094772e4" ] }, { "id" : "ITEM-2", "itemData" : { "DOI" : "10.1088/1748-9326/9/12/124002", "ISSN" : "1748-9326", "author" : [ { "dropping-particle" : "", "family" : "Ricke", "given" : "Katharine L", "non-dropping-particle" : "", "parse-names" : false, "suffix" : "" }, { "dropping-particle" : "", "family" : "Caldeira", "given" : "Ken", "non-dropping-particle" : "", "parse-names" : false, "suffix" : "" } ], "container-title" : "Environmental Research Letters", "id" : "ITEM-2", "issue" : "12", "issued" : { "date-parts" : [ [ "2014", "12", "1" ] ] }, "page" : "124002", "publisher" : "IOP Publishing", "title" : "Maximum warming occurs about one decade after a carbon dioxide emission", "translator" : [ { "dropping-particle" : "", "family" : "L4789", "given" : "", "non-dropping-particle" : "", "parse-names" : false, "suffix" : "" } ], "type" : "article-journal", "volume" : "9" }, "uris" : [ "http://www.mendeley.com/documents/?uuid=0d72ff18-65e3-31f5-baab-4d01f16abfae", "http://www.mendeley.com/documents/?uuid=0f52fa9e-76af-49ff-b5c3-ebcbb44e044d" ] } ], "mendeley" : { "formattedCitation" : "(Joos et al., 2013; Ricke and Caldeira, 2014)", "plainTextFormattedCitation" : "(Joos et al., 2013; Ricke and Caldeira, 2014)", "previouslyFormattedCitation" : "(Joos et al., 2013; Ricke and Caldeira, 2014)" }, "properties" : { "noteIndex" : 0 }, "schema" : "https://github.com/citation-style-language/schema/raw/master/csl-citation.json" }</w:instrText>
      </w:r>
      <w:r w:rsidRPr="001E7A27">
        <w:rPr>
          <w:lang w:val="en-GB"/>
        </w:rPr>
        <w:fldChar w:fldCharType="separate"/>
      </w:r>
      <w:r w:rsidR="00025FA2" w:rsidRPr="001E7A27">
        <w:rPr>
          <w:noProof/>
          <w:lang w:val="en-GB"/>
        </w:rPr>
        <w:t>(Joos et al., 2013; Ricke and Caldeira, 2014)</w:t>
      </w:r>
      <w:r w:rsidRPr="001E7A27">
        <w:rPr>
          <w:lang w:val="en-GB"/>
        </w:rPr>
        <w:fldChar w:fldCharType="end"/>
      </w:r>
      <w:r w:rsidRPr="001E7A27">
        <w:rPr>
          <w:lang w:val="en-GB"/>
        </w:rPr>
        <w:t>, with larger emission pulses associated with longer time</w:t>
      </w:r>
      <w:ins w:id="5456" w:author="Soapbox" w:date="2021-07-15T12:52:00Z">
        <w:r w:rsidR="006C248B" w:rsidRPr="001E7A27">
          <w:rPr>
            <w:lang w:val="en-GB"/>
          </w:rPr>
          <w:t xml:space="preserve"> </w:t>
        </w:r>
      </w:ins>
      <w:r w:rsidRPr="001E7A27">
        <w:rPr>
          <w:lang w:val="en-GB"/>
        </w:rPr>
        <w:t xml:space="preserve">scales and smaller pulses with shorter ones </w:t>
      </w:r>
      <w:r w:rsidRPr="001E7A27">
        <w:rPr>
          <w:lang w:val="en-GB"/>
        </w:rPr>
        <w:fldChar w:fldCharType="begin" w:fldLock="1"/>
      </w:r>
      <w:r w:rsidR="00747167" w:rsidRPr="001E7A27">
        <w:rPr>
          <w:lang w:val="en-GB"/>
        </w:rPr>
        <w:instrText>ADDIN CSL_CITATION { "citationItems" : [ { "id" : "ITEM-1", "itemData" : { "DOI" : "10.1088/1748-9326/10/3/031001", "ISSN" : "1748-9326", "author" : [ { "dropping-particle" : "", "family" : "Zickfeld", "given" : "Kirsten", "non-dropping-particle" : "", "parse-names" : false, "suffix" : "" }, { "dropping-particle" : "", "family" : "Herrington", "given" : "Tyler", "non-dropping-particle" : "", "parse-names" : false, "suffix" : "" } ], "container-title" : "Environmental Research Letters", "id" : "ITEM-1", "issue" : "3", "issued" : { "date-parts" : [ [ "2015", "3", "1" ] ] }, "page" : "031001", "publisher" : "IOP Publishing", "title" : "The time lag between a carbon dioxide emission and maximum warming increases with the size of the emission", "translator" : [ { "dropping-particle" : "", "family" : "L4983", "given" : "", "non-dropping-particle" : "", "parse-names" : false, "suffix" : "" } ], "type" : "article-journal", "volume" : "10" }, "uris" : [ "http://www.mendeley.com/documents/?uuid=ffee2208-ff25-3c0f-9b14-e35743ec7e38", "http://www.mendeley.com/documents/?uuid=691bfe9d-5dab-4bfa-923a-5c0ad3e8b213" ] }, { "id" : "ITEM-2", "itemData" : { "DOI" : "10.1126/science.1236372", "ISSN" : "0036-8075", "author" : [ { "dropping-particle" : "", "family" : "Matthews", "given" : "H Damon", "non-dropping-particle" : "", "parse-names" : false, "suffix" : "" }, { "dropping-particle" : "", "family" : "Solomon", "given" : "Susan", "non-dropping-particle" : "", "parse-names" : false, "suffix" : "" } ], "container-title" : "Science", "id" : "ITEM-2", "issue" : "6131", "issued" : { "date-parts" : [ [ "2013", "4", "26" ] ] }, "page" : "438-439", "publisher" : "American Association for the Advancement of Science", "title" : "Irreversible does not mean unavoidable", "translator" : [ { "dropping-particle" : "", "family" : "L4982", "given" : "", "non-dropping-particle" : "", "parse-names" : false, "suffix" : "" } ], "type" : "article-journal", "volume" : "340" }, "uris" : [ "http://www.mendeley.com/documents/?uuid=9aff8adf-097f-449a-88ed-8359be9e9e45", "http://www.mendeley.com/documents/?uuid=ff9ec830-c921-4c02-b8c2-e8208d3d905e" ] }, { "id" : "ITEM-3", "itemData" : { "DOI" : "10.5194/acp-13-2793-2013", "ISSN" : "1680-7324", "abstract" : "Abstract. The responses of carbon dioxide (CO2) and other climate variables to an emission pulse of CO2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CO2 response shows the known rapid decline in the first few decades followed by a millennium-scale tail. For a 100 Gt-C emission pulse added to a constant CO2 concentration of 389 ppm, 25 \u00b1 9% is still found in the atmosphere after 1000 yr; the ocean has absorbed 59 \u00b1 12% and the land the remainder (16 \u00b1 14%). The response in global mean surface air temperature is an increase by 0.20 \u00b1 0.12 \u00b0C within the first twenty years; thereafter and until year 1000, temperature decreases only slightly, whereas ocean heat content and sea level continue to rise. Our best estimate for the Absolute Global Warming Potential, given by the time-integrated response in CO2 at year 100 multiplied by its radiative efficiency, is 92.5 \u00d7 10&amp;minus;15 yr W m\u22122 per kg-CO2. This value very likely (5 to 95% confidence) lies within the range of (68 to 117) \u00d7 10&amp;minus;15 yr W m\u22122 per kg-CO2. Estimates for time-integrated response in CO2 published in the IPCC First, Second, and Fourth Assessment and our multi-model best estimate all agree within 15% during the first 100 yr. The integrated CO2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"ITEM-3", "issue" : "5", "issued" : { "date-parts" : [ [ "2013", "3", "8" ] ] }, "page" : "2793-2825", "title" : "Carbon dioxide and climate impulse response functions for the computation of greenhouse gas metrics: a multi-model analysis", "translator" : [ { "dropping-particle" : "", "family" : "L4788", "given" : "", "non-dropping-particle" : "", "parse-names" : false, "suffix" : "" } ], "type" : "article-journal", "volume" : "13" }, "uris" : [ "http://www.mendeley.com/documents/?uuid=d96cd5ea-ca1d-45ad-9311-7760094772e4" ] } ], "mendeley" : { "formattedCitation" : "(Joos et al., 2013; Matthews and Solomon, 2013; Zickfeld and Herrington, 2015)", "plainTextFormattedCitation" : "(Joos et al., 2013; Matthews and Solomon, 2013; Zickfeld and Herrington, 2015)", "previouslyFormattedCitation" : "(Joos et al., 2013; Matthews and Solomon, 2013; Zickfeld and Herrington, 2015)" }, "properties" : { "noteIndex" : 0 }, "schema" : "https://github.com/citation-style-language/schema/raw/master/csl-citation.json" }</w:instrText>
      </w:r>
      <w:r w:rsidRPr="001E7A27">
        <w:rPr>
          <w:lang w:val="en-GB"/>
        </w:rPr>
        <w:fldChar w:fldCharType="separate"/>
      </w:r>
      <w:r w:rsidR="00025FA2" w:rsidRPr="001E7A27">
        <w:rPr>
          <w:noProof/>
          <w:lang w:val="en-GB"/>
        </w:rPr>
        <w:t>(Joos et al., 2013; Matthews and Solomon, 2013; Zickfeld and Herrington, 2015)</w:t>
      </w:r>
      <w:r w:rsidRPr="001E7A27">
        <w:rPr>
          <w:lang w:val="en-GB"/>
        </w:rPr>
        <w:fldChar w:fldCharType="end"/>
      </w:r>
      <w:r w:rsidRPr="001E7A27">
        <w:rPr>
          <w:lang w:val="en-GB"/>
        </w:rPr>
        <w:t>. This behaviour is confirmed in other studies, including those that calculate the temperature response to an instantaneous doubling or quadrupling of atmospheric CO</w:t>
      </w:r>
      <w:r w:rsidRPr="001E7A27">
        <w:rPr>
          <w:vertAlign w:val="subscript"/>
          <w:lang w:val="en-GB"/>
        </w:rPr>
        <w:t>2</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"ITEM-2",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"ITEM-2",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"id" : "ITEM-3", "itemData" : { "DOI" : "10.5194/esd-5-409-2014", "ISSN" : "2190-4987", "abstract" : "Abstract. Recent studies have identified an approximately proportional relationship between global warming and cumulative carbon emissions, yet the robustness of this relationship has not been tested over a broad range of cumulative emissions and emission rates. This study explores the path dependence of the climate and carbon cycle response using an Earth system model of intermediate complexity forced with 24 idealized emissions scenarios across five cumulative emission groups (1275\u20135275 Gt C) with varying rates of emission. We find the century-scale climate and carbon cycle response after cessation of emissions to be approximately independent of emission pathway for all cumulative emission levels considered. The ratio of global mean temperature change to cumulative emissions \u2013 referred to as the transient climate response to cumulative carbon emissions (TCRE) \u2013 is found to be constant for cumulative emissions lower than &amp;sim;1500 Gt C but to decline with higher cumulative emissions. The TCRE is also found to decrease with increasing emission rate. The response of Arctic sea ice is found to be approximately proportional to cumulative emissions, while the response of the Atlantic Meridional Overturning Circulation does not scale linearly with cumulative emissions, as its peak response is strongly dependent on emission rate. Ocean carbon uptake weakens with increasing cumulative emissions, while land carbon uptake displays non-monotonic behavior, increasing up to a cumulative emission threshold of &amp;sim;2000 Gt C and then declining.", "author" : [ { "dropping-particle" : "", "family" : "Herrington", "given" : "T", "non-dropping-particle" : "", "parse-names" : false, "suffix" : "" }, { "dropping-particle" : "", "family" : "Zickfeld", "given" : "K", "non-dropping-particle" : "", "parse-names" : false, "suffix" : "" } ], "container-title" : "Earth System Dynamics", "id" : "ITEM-3", "issue" : "2", "issued" : { "date-parts" : [ [ "2014", "11", "24" ] ] }, "page" : "409-422", "title" : "Path independence of climate and carbon cycle response over a broad range of cumulative carbon emissions", "translator" : [ { "dropping-particle" : "", "family" : "L4103", "given" : "", "non-dropping-particle" : "", "parse-names" : false, "suffix" : "" } ], "type" : "article-journal", "volume" : "5" }, "uris" : [ "http://www.mendeley.com/documents/?uuid=54cc90f7-a942-4a85-bf94-6655accbb98f" ] }, { "id" : "ITEM-4", "itemData" : { "DOI" : "10.1175/JCLI-D-14-00500.1", "ISSN" : "0894-8755",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"Journal of Climate", "id" : "ITEM-4", "issue" : "24", "issued" : { "date-parts" : [ [ "2015", "12" ] ] }, "page" : "9955-9968", "title" : "Quantifying the limits of a linear temperature response to cumulative CO2 emissions", "translator" : [ { "dropping-particle" : "", "family" : "L3916", "given" : "", "non-dropping-particle" : "", "parse-names" : false, "suffix" : "" } ], "type" : "article-journal", "volume" : "28" }, "uris" : [ "http://www.mendeley.com/documents/?uuid=ef42e014-4541-4743-bbcf-c8f464aa09ac" ] }, { "id" : "ITEM-5", "itemData" : { "DOI" : "10.1186/s40645-020-00350-2", "ISSN" : "21974284", "abstract" : "Earth system models (ESMs) are commonly used for simulating the climate\u2013carbon (C) cycle and for projecting future global warming. While ESMs are most often applied to century-long climate simulations, millennium-long simulations, which have been conducted by other types of models but not by ESM because of the computational cost, can provide basic fundamental properties of climate\u2013C cycle models and will be required for estimating the carbon dioxide (CO2) concentration and subsequent climate stabilization in the future. This study used two ESMs (the Model for Interdisciplinary Research on Climate, the Earth system model version (MIROC-ESM) and the MIROC Earth system version 2 for long-term simulation (MIROC-ES2L)) to investigate millennium-scale climate and C cycle adjustment to external forcing. The CO2 concentration was doubled abruptly at the beginning of the model simulations and kept at that level for the next 1000 or 2000 years; these model simulations were compared with transient simulations where the CO2 was increased at the rate of 1% year\u22121 for up to 140 years (1pctCO2). Model simulations to separate and evaluate the C cycle feedbacks were also performed. Unlike the 1pctCO2 experiment, the change in temperature\u2013cumulative anthropogenic C emission (\u2206T\u2013CE) relationship was non-linear over the millennium time-scales; there were differences in this nonlinearity between the two ESMs. The differences in \u2206T\u2013CE among existing models suggest large uncertainty in the \u2206T and CE in the millennium-long climate-C simulations. Ocean C and heat transport were found to be disconnected over millennium time-scales, leading to longer time-scale of ocean C accumulation than heat uptake. Although the experimental design used here was highly idealized, this long-lasting C uptake by the ocean should be considered as part of the stabilization of CO2 concentration and global warming. Future studies should perform millennium time-scale simulations using a hierarchy of models to clarify climate-C cycle processes and to understand the long-term response of the Earth system to anthropogenic perturbations. [Figure not available: see fulltext.].", "author" : [ { "dropping-particle" : "", "family" : "Hajima", "given" : "Tomohiro", "non-dropping-particle" : "", "parse-names" : false, "suffix" : "" }, { "dropping-particle" : "", "family" : "Yamamoto", "given" : "Akitomo", "non-dropping-particle" : "", "parse-names" : false, "suffix" : "" }, { "dropping-particle" : "", "family" : "Kawamiya", "given" : "Michio", "non-dropping-particle" : "", "parse-names" : false, "suffix" : "" }, { "dropping-particle" : "", "family" : "Su", "given" : "Xuanming", "non-dropping-particle" : "", "parse-names" : false, "suffix" : "" }, { "dropping-particle" : "", "family" : "Watanabe", "given" : "Michio", "non-dropping-particle" : "", "parse-names" : false, "suffix" : "" }, { "dropping-particle" : "", "family" : "Ohgaito", "given" : "Rumi", "non-dropping-particle" : "", "parse-names" : false, "suffix" : "" }, { "dropping-particle" : "", "family" : "Tatebe", "given" : "Hiroaki", "non-dropping-particle" : "", "parse-names" : false, "suffix" : "" } ], "container-title" : "Progress in Earth and Planetary Science", "id" : "ITEM-5", "issue" : "1", "issued" : { "date-parts" : [ [ "2020", "12", "1" ] ] }, "page" : "1-19", "publisher" : "Springer", "title" : "Millennium time-scale experiments on climate-carbon cycle with doubled CO2 concentration", "translator" : [ { "dropping-particle" : "", "family" : "L6761", "given" : "", "non-dropping-particle" : "", "parse-names" : false, "suffix" : "" } ], "type" : "article-journal", "volume" : "7" }, "uris" : [ "http://www.mendeley.com/documents/?uuid=d880a6f3-7dd9-305d-b173-ce8689d69521" ] } ], "mendeley" : { "formattedCitation" : "(Matthews et al., 2009; Gillett et al., 2013; Herrington and Zickfeld, 2014; Leduc et al., 2015; Hajima et al., 2020b)", "plainTextFormattedCitation" : "(Matthews et al., 2009; Gillett et al., 2013; Herrington and Zickfeld, 2014; Leduc et al., 2015; Hajima et al., 2020b)", "previouslyFormattedCitation" : "(Matthews et al., 2009; Gillett et al., 2013; Herrington and Zickfeld, 2014; Leduc et al., 2015; Hajima et al., 2020b)" }, "properties" : { "noteIndex" : 0 }, "schema" : "https://github.com/citation-style-language/schema/raw/master/csl-citation.json" }</w:instrText>
      </w:r>
      <w:r w:rsidRPr="001E7A27">
        <w:rPr>
          <w:lang w:val="en-GB"/>
        </w:rPr>
        <w:fldChar w:fldCharType="separate"/>
      </w:r>
      <w:r w:rsidR="00025FA2" w:rsidRPr="001E7A27">
        <w:rPr>
          <w:noProof/>
          <w:lang w:val="en-GB"/>
        </w:rPr>
        <w:t>(Matthews et al., 2009; Gillett et al., 2013; Herrington and Zickfeld, 2014; Leduc et al., 2015; Hajima et al., 2020b)</w:t>
      </w:r>
      <w:r w:rsidRPr="001E7A27">
        <w:rPr>
          <w:lang w:val="en-GB"/>
        </w:rPr>
        <w:fldChar w:fldCharType="end"/>
      </w:r>
      <w:r w:rsidRPr="001E7A27">
        <w:rPr>
          <w:lang w:val="en-GB"/>
        </w:rPr>
        <w:t>. These findings suggest that the TCRE is sensitive to the rate of emissions, but studies assessing this sensitivity have found diverging results. For example, an increase in TCRE and its surrounding uncertainty was reported for experiments that imply a gradual decline in annual CO</w:t>
      </w:r>
      <w:r w:rsidRPr="001E7A27">
        <w:rPr>
          <w:vertAlign w:val="subscript"/>
          <w:lang w:val="en-GB"/>
        </w:rPr>
        <w:t>2</w:t>
      </w:r>
      <w:r w:rsidRPr="001E7A27">
        <w:rPr>
          <w:lang w:val="en-GB"/>
        </w:rPr>
        <w:t xml:space="preserve"> emissions </w:t>
      </w:r>
      <w:r w:rsidRPr="001E7A27">
        <w:rPr>
          <w:lang w:val="en-GB"/>
        </w:rPr>
        <w:fldChar w:fldCharType="begin" w:fldLock="1"/>
      </w:r>
      <w:r w:rsidR="00747167" w:rsidRPr="001E7A27">
        <w:rPr>
          <w:lang w:val="en-GB"/>
        </w:rPr>
        <w:instrText>ADDIN CSL_CITATION { "citationItems" : [ { "id" : "ITEM-1", "itemData" : { "DOI" : "10.1088/1748-9326/ab57d3", "ISSN" : "1748-9326", "author" : [ { "dropping-particle" : "", "family" : "Tachiiri", "given" : "Kaoru", "non-dropping-particle" : "", "parse-names" : false, "suffix" : "" }, { "dropping-particle" : "", "family" : "Hajima", "given" : "Tomohiro", "non-dropping-particle" : "", "parse-names" : false, "suffix" : "" }, { "dropping-particle" : "", "family" : "Kawamiya", "given" : "Michio", "non-dropping-particle" : "", "parse-names" : false, "suffix" : "" } ], "container-title" : "Environmental Research Letters", "id" : "ITEM-1", "issued" : { "date-parts" : [ [ "2019", "11", "14" ] ] }, "title" : "Increase of the transient climate response to cumulative carbon emissions with decreasing CO2 concentration scenarios", "translator" : [ { "dropping-particle" : "", "family" : "L6335", "given" : "", "non-dropping-particle" : "", "parse-names" : false, "suffix" : "" } ], "type" : "article-journal" }, "uris" : [ "http://www.mendeley.com/documents/?uuid=eed72fa3-32ba-3561-8edf-98f53259adca" ] } ], "mendeley" : { "formattedCitation" : "(Tachiiri et al., 2019)", "plainTextFormattedCitation" : "(Tachiiri et al., 2019)", "previouslyFormattedCitation" : "(Tachiiri et al., 2019)" }, "properties" : { "noteIndex" : 0 }, "schema" : "https://github.com/citation-style-language/schema/raw/master/csl-citation.json" }</w:instrText>
      </w:r>
      <w:r w:rsidRPr="001E7A27">
        <w:rPr>
          <w:lang w:val="en-GB"/>
        </w:rPr>
        <w:fldChar w:fldCharType="separate"/>
      </w:r>
      <w:r w:rsidR="00025FA2" w:rsidRPr="001E7A27">
        <w:rPr>
          <w:noProof/>
          <w:lang w:val="en-GB"/>
        </w:rPr>
        <w:t>(Tachiiri et al., 2019)</w:t>
      </w:r>
      <w:r w:rsidRPr="001E7A27">
        <w:rPr>
          <w:lang w:val="en-GB"/>
        </w:rPr>
        <w:fldChar w:fldCharType="end"/>
      </w:r>
      <w:r w:rsidRPr="001E7A27">
        <w:rPr>
          <w:lang w:val="en-GB"/>
        </w:rPr>
        <w:t>. These studies suggest that</w:t>
      </w:r>
      <w:ins w:id="5457" w:author="Soapbox" w:date="2021-07-22T07:44:00Z">
        <w:r w:rsidR="00DA60A7" w:rsidRPr="001E7A27">
          <w:rPr>
            <w:lang w:val="en-GB"/>
          </w:rPr>
          <w:t>,</w:t>
        </w:r>
      </w:ins>
      <w:r w:rsidRPr="001E7A27">
        <w:rPr>
          <w:lang w:val="en-GB"/>
        </w:rPr>
        <w:t xml:space="preserve"> in most cases</w:t>
      </w:r>
      <w:ins w:id="5458" w:author="Soapbox" w:date="2021-07-22T07:44:00Z">
        <w:r w:rsidR="00DA60A7" w:rsidRPr="001E7A27">
          <w:rPr>
            <w:lang w:val="en-GB"/>
          </w:rPr>
          <w:t>,</w:t>
        </w:r>
      </w:ins>
      <w:r w:rsidRPr="001E7A27" w:rsidDel="000B4374">
        <w:rPr>
          <w:lang w:val="en-GB"/>
        </w:rPr>
        <w:t xml:space="preserve"> </w:t>
      </w:r>
      <w:r w:rsidRPr="001E7A27">
        <w:rPr>
          <w:lang w:val="en-GB"/>
        </w:rPr>
        <w:t>TCRE would be expected to increase in scenarios with decreasing annual emissions rates. This increase in TCRE for annual CO</w:t>
      </w:r>
      <w:r w:rsidRPr="001E7A27">
        <w:rPr>
          <w:vertAlign w:val="subscript"/>
          <w:lang w:val="en-GB"/>
        </w:rPr>
        <w:t>2</w:t>
      </w:r>
      <w:r w:rsidRPr="001E7A27">
        <w:rPr>
          <w:lang w:val="en-GB"/>
        </w:rPr>
        <w:t xml:space="preserve"> emissions declining towards zero can be the result of the zero emissions commitment (ZEC) which is the amount of warming projected to occur </w:t>
      </w:r>
      <w:r w:rsidRPr="001E7A27">
        <w:rPr>
          <w:lang w:val="en-GB"/>
        </w:rPr>
        <w:lastRenderedPageBreak/>
        <w:t xml:space="preserve">following a complete cessation of emissions (see </w:t>
      </w:r>
      <w:del w:id="5459" w:author="Soapbox" w:date="2021-07-27T15:17:00Z">
        <w:r w:rsidRPr="001E7A27" w:rsidDel="006A6C53">
          <w:rPr>
            <w:lang w:val="en-GB"/>
          </w:rPr>
          <w:delText xml:space="preserve">Chapter 4, </w:delText>
        </w:r>
      </w:del>
      <w:r w:rsidRPr="001E7A27">
        <w:rPr>
          <w:lang w:val="en-GB"/>
        </w:rPr>
        <w:t>Section 4.7.2 for its assessment), as well as Earth system processes that are unrepresented in current TCRE estimates (Section 5.5.2.2.4) and other factors. When using TCRE to estimate CO</w:t>
      </w:r>
      <w:r w:rsidRPr="001E7A27">
        <w:rPr>
          <w:vertAlign w:val="subscript"/>
          <w:lang w:val="en-GB"/>
        </w:rPr>
        <w:t>2</w:t>
      </w:r>
      <w:r w:rsidRPr="001E7A27">
        <w:rPr>
          <w:lang w:val="en-GB"/>
        </w:rPr>
        <w:t xml:space="preserve"> emissions consistent with a specific maximum warming level</w:t>
      </w:r>
      <w:ins w:id="5460" w:author="Soapbox" w:date="2021-07-22T07:48:00Z">
        <w:r w:rsidR="009F2B37" w:rsidRPr="001E7A27">
          <w:rPr>
            <w:lang w:val="en-GB"/>
          </w:rPr>
          <w:t>,</w:t>
        </w:r>
      </w:ins>
      <w:r w:rsidRPr="001E7A27">
        <w:rPr>
          <w:lang w:val="en-GB"/>
        </w:rPr>
        <w:t xml:space="preserve"> these factors have to be taken into account (see Figure 5.3</w:t>
      </w:r>
      <w:r w:rsidR="00F14937" w:rsidRPr="001E7A27">
        <w:rPr>
          <w:lang w:val="en-GB"/>
        </w:rPr>
        <w:t>1</w:t>
      </w:r>
      <w:r w:rsidRPr="001E7A27">
        <w:rPr>
          <w:lang w:val="en-GB"/>
        </w:rPr>
        <w:t xml:space="preserve">). Combined with recent literature on the ZEC </w:t>
      </w:r>
      <w:r w:rsidRPr="001E7A27">
        <w:rPr>
          <w:lang w:val="en-GB"/>
        </w:rPr>
        <w:fldChar w:fldCharType="begin" w:fldLock="1"/>
      </w:r>
      <w:r w:rsidR="00747167" w:rsidRPr="001E7A27">
        <w:rPr>
          <w:lang w:val="en-GB"/>
        </w:rPr>
        <w:instrText>ADDIN CSL_CITATION { "citationItems" : [ { "id" : "ITEM-1",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"ITEM-1", "issue" : "11", "issued" : { "date-parts" : [ [ "2020", "6", "15" ] ] }, "page" : "2987-3016", "publisher" : "Copernicus GmbH", "title" : "Is there warming in the pipeline? A multi-model analysis of the Zero Emissions Commitment from CO2", "translator" : [ { "dropping-particle" : "", "family" : "L3148", "given" : "", "non-dropping-particle" : "", "parse-names" : false, "suffix" : "" } ], "type" : "article-journal", "volume" : "17" }, "uris" : [ "http://www.mendeley.com/documents/?uuid=6b662623-38e2-3fb8-833e-8e90446d9462" ] } ], "mendeley" : { "formattedCitation" : "(MacDougall et al., 2020)", "plainTextFormattedCitation" : "(MacDougall et al., 2020)", "previouslyFormattedCitation" : "(MacDougall et al., 2020)" }, "properties" : { "noteIndex" : 0 }, "schema" : "https://github.com/citation-style-language/schema/raw/master/csl-citation.json" }</w:instrText>
      </w:r>
      <w:r w:rsidRPr="001E7A27">
        <w:rPr>
          <w:lang w:val="en-GB"/>
        </w:rPr>
        <w:fldChar w:fldCharType="separate"/>
      </w:r>
      <w:r w:rsidR="00025FA2" w:rsidRPr="001E7A27">
        <w:rPr>
          <w:noProof/>
          <w:lang w:val="en-GB"/>
        </w:rPr>
        <w:t>(MacDougall et al., 2020)</w:t>
      </w:r>
      <w:r w:rsidRPr="001E7A27">
        <w:rPr>
          <w:lang w:val="en-GB"/>
        </w:rPr>
        <w:fldChar w:fldCharType="end"/>
      </w:r>
      <w:r w:rsidRPr="001E7A27">
        <w:rPr>
          <w:lang w:val="en-GB"/>
        </w:rPr>
        <w:t xml:space="preserve"> and emissions pathways </w:t>
      </w:r>
      <w:r w:rsidRPr="001E7A27">
        <w:rPr>
          <w:lang w:val="en-GB"/>
        </w:rPr>
        <w:fldChar w:fldCharType="begin" w:fldLock="1"/>
      </w:r>
      <w:r w:rsidR="00747167" w:rsidRPr="001E7A27">
        <w:rPr>
          <w:lang w:val="en-GB"/>
        </w:rPr>
        <w:instrText>ADDIN CSL_CITATION { "citationItems" : [ { "id" : "ITEM-1",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"mendeley" : { "formattedCitation" : "(Huppmann et al., 2018)", "plainTextFormattedCitation" : "(Huppmann et al., 2018)", "previouslyFormattedCitation" : "(Huppmann et al., 2018)" }, "properties" : { "noteIndex" : 0 }, "schema" : "https://github.com/citation-style-language/schema/raw/master/csl-citation.json" }</w:instrText>
      </w:r>
      <w:r w:rsidRPr="001E7A27">
        <w:rPr>
          <w:lang w:val="en-GB"/>
        </w:rPr>
        <w:fldChar w:fldCharType="separate"/>
      </w:r>
      <w:r w:rsidR="00025FA2" w:rsidRPr="001E7A27">
        <w:rPr>
          <w:noProof/>
          <w:lang w:val="en-GB"/>
        </w:rPr>
        <w:t>(Huppmann et al., 2018)</w:t>
      </w:r>
      <w:r w:rsidRPr="001E7A27">
        <w:rPr>
          <w:lang w:val="en-GB"/>
        </w:rPr>
        <w:fldChar w:fldCharType="end"/>
      </w:r>
      <w:r w:rsidRPr="001E7A27">
        <w:rPr>
          <w:lang w:val="en-GB"/>
        </w:rPr>
        <w:t xml:space="preserve"> and noting the lack of literature that disentangles these various contributions, there is </w:t>
      </w:r>
      <w:r w:rsidRPr="001E7A27">
        <w:rPr>
          <w:i/>
          <w:lang w:val="en-GB"/>
        </w:rPr>
        <w:t>medium evidence</w:t>
      </w:r>
      <w:r w:rsidRPr="001E7A27">
        <w:rPr>
          <w:lang w:val="en-GB"/>
        </w:rPr>
        <w:t xml:space="preserve"> and </w:t>
      </w:r>
      <w:r w:rsidRPr="001E7A27">
        <w:rPr>
          <w:i/>
          <w:lang w:val="en-GB"/>
        </w:rPr>
        <w:t>high agreement</w:t>
      </w:r>
      <w:r w:rsidRPr="001E7A27">
        <w:rPr>
          <w:lang w:val="en-GB"/>
        </w:rPr>
        <w:t xml:space="preserve"> resulting in </w:t>
      </w:r>
      <w:r w:rsidRPr="001E7A27">
        <w:rPr>
          <w:i/>
          <w:lang w:val="en-GB"/>
        </w:rPr>
        <w:t>medium confidence</w:t>
      </w:r>
      <w:r w:rsidRPr="001E7A27">
        <w:rPr>
          <w:lang w:val="en-GB"/>
        </w:rPr>
        <w:t xml:space="preserve"> that </w:t>
      </w:r>
      <w:ins w:id="5461" w:author="Soapbox" w:date="2021-07-22T07:48:00Z">
        <w:r w:rsidR="009F2B37" w:rsidRPr="001E7A27">
          <w:rPr>
            <w:lang w:val="en-GB"/>
          </w:rPr>
          <w:t xml:space="preserve">the </w:t>
        </w:r>
      </w:ins>
      <w:r w:rsidRPr="001E7A27">
        <w:rPr>
          <w:lang w:val="en-GB"/>
        </w:rPr>
        <w:t>TCRE remains a good predictor of CO</w:t>
      </w:r>
      <w:r w:rsidRPr="001E7A27">
        <w:rPr>
          <w:vertAlign w:val="subscript"/>
          <w:lang w:val="en-GB"/>
        </w:rPr>
        <w:t>2</w:t>
      </w:r>
      <w:r w:rsidRPr="001E7A27">
        <w:rPr>
          <w:lang w:val="en-GB"/>
        </w:rPr>
        <w:t>-induced warming when applied in the context of emission</w:t>
      </w:r>
      <w:ins w:id="5462" w:author="Tom Maycock" w:date="2021-09-08T15:26:00Z">
        <w:r w:rsidR="00FC0403" w:rsidRPr="001E7A27">
          <w:rPr>
            <w:lang w:val="en-GB"/>
          </w:rPr>
          <w:t>s</w:t>
        </w:r>
      </w:ins>
      <w:r w:rsidRPr="001E7A27">
        <w:rPr>
          <w:lang w:val="en-GB"/>
        </w:rPr>
        <w:t xml:space="preserve"> reduction pathways, provided that ZEC and long-term Earth system feedbacks are adequately accounted for when emissions decline towards zero (see also</w:t>
      </w:r>
      <w:ins w:id="5463" w:author="Soapbox" w:date="2021-07-22T07:49:00Z">
        <w:r w:rsidR="009F2B37" w:rsidRPr="001E7A27">
          <w:rPr>
            <w:lang w:val="en-GB"/>
          </w:rPr>
          <w:t xml:space="preserve"> </w:t>
        </w:r>
        <w:commentRangeStart w:id="5464"/>
        <w:r w:rsidR="009F2B37" w:rsidRPr="001E7A27">
          <w:rPr>
            <w:lang w:val="en-GB"/>
          </w:rPr>
          <w:t>the</w:t>
        </w:r>
      </w:ins>
      <w:r w:rsidRPr="001E7A27">
        <w:rPr>
          <w:lang w:val="en-GB"/>
        </w:rPr>
        <w:t xml:space="preserve"> next section</w:t>
      </w:r>
      <w:commentRangeEnd w:id="5464"/>
      <w:r w:rsidR="006A3CE0" w:rsidRPr="001E7A27">
        <w:rPr>
          <w:rStyle w:val="CommentReference"/>
          <w:lang w:val="en-GB"/>
        </w:rPr>
        <w:commentReference w:id="5464"/>
      </w:r>
      <w:r w:rsidRPr="001E7A27">
        <w:rPr>
          <w:lang w:val="en-GB"/>
        </w:rPr>
        <w:t xml:space="preserve">).  </w:t>
      </w:r>
    </w:p>
    <w:p w14:paraId="329334FA" w14:textId="77777777" w:rsidR="00834757" w:rsidRPr="001E7A27" w:rsidRDefault="00834757" w:rsidP="005C7F25">
      <w:pPr>
        <w:pStyle w:val="AR6BodyText"/>
        <w:rPr>
          <w:lang w:val="en-GB" w:eastAsia="en-US"/>
        </w:rPr>
      </w:pPr>
    </w:p>
    <w:p w14:paraId="5F6A3699" w14:textId="77777777" w:rsidR="004D0837" w:rsidRPr="001E7A27" w:rsidRDefault="004D0837" w:rsidP="005C7F25">
      <w:pPr>
        <w:pStyle w:val="AR6BodyText"/>
        <w:rPr>
          <w:lang w:val="en-GB" w:eastAsia="en-US"/>
        </w:rPr>
      </w:pPr>
    </w:p>
    <w:p w14:paraId="54642C91" w14:textId="3F1BAD72" w:rsidR="00834757" w:rsidRPr="001E7A27" w:rsidRDefault="00834757" w:rsidP="00535548">
      <w:pPr>
        <w:pStyle w:val="AR6Chap5Level451111"/>
        <w:rPr>
          <w:lang w:val="en-GB"/>
        </w:rPr>
      </w:pPr>
      <w:bookmarkStart w:id="5465" w:name="_Toc5716969"/>
      <w:bookmarkStart w:id="5466" w:name="_Toc33564310"/>
      <w:bookmarkStart w:id="5467" w:name="_Toc70535725"/>
      <w:r w:rsidRPr="001E7A27">
        <w:rPr>
          <w:lang w:val="en-GB"/>
        </w:rPr>
        <w:t xml:space="preserve">Reversibility and Earth </w:t>
      </w:r>
      <w:ins w:id="5468" w:author="Soapbox" w:date="2021-07-15T10:30:00Z">
        <w:r w:rsidR="00B12C8A" w:rsidRPr="001E7A27">
          <w:rPr>
            <w:lang w:val="en-GB"/>
          </w:rPr>
          <w:t>s</w:t>
        </w:r>
      </w:ins>
      <w:del w:id="5469" w:author="Soapbox" w:date="2021-07-15T10:30:00Z">
        <w:r w:rsidR="00EC2B15" w:rsidRPr="001E7A27" w:rsidDel="00B12C8A">
          <w:rPr>
            <w:lang w:val="en-GB"/>
          </w:rPr>
          <w:delText>S</w:delText>
        </w:r>
      </w:del>
      <w:r w:rsidRPr="001E7A27">
        <w:rPr>
          <w:lang w:val="en-GB"/>
        </w:rPr>
        <w:t xml:space="preserve">ystem </w:t>
      </w:r>
      <w:ins w:id="5470" w:author="Soapbox" w:date="2021-07-15T10:30:00Z">
        <w:r w:rsidR="00B12C8A" w:rsidRPr="001E7A27">
          <w:rPr>
            <w:lang w:val="en-GB"/>
          </w:rPr>
          <w:t>f</w:t>
        </w:r>
      </w:ins>
      <w:del w:id="5471" w:author="Soapbox" w:date="2021-07-15T10:30:00Z">
        <w:r w:rsidR="00EC2B15" w:rsidRPr="001E7A27" w:rsidDel="00B12C8A">
          <w:rPr>
            <w:lang w:val="en-GB"/>
          </w:rPr>
          <w:delText>F</w:delText>
        </w:r>
      </w:del>
      <w:r w:rsidRPr="001E7A27">
        <w:rPr>
          <w:lang w:val="en-GB"/>
        </w:rPr>
        <w:t>eedbacks</w:t>
      </w:r>
      <w:bookmarkEnd w:id="5465"/>
      <w:bookmarkEnd w:id="5466"/>
      <w:bookmarkEnd w:id="5467"/>
      <w:r w:rsidRPr="001E7A27">
        <w:rPr>
          <w:lang w:val="en-GB"/>
        </w:rPr>
        <w:t xml:space="preserve"> </w:t>
      </w:r>
    </w:p>
    <w:p w14:paraId="220E9709" w14:textId="62A1A605" w:rsidR="00834757" w:rsidRPr="001E7A27" w:rsidRDefault="00834757" w:rsidP="005C7F25">
      <w:pPr>
        <w:pStyle w:val="AR6BodyText"/>
        <w:rPr>
          <w:lang w:val="en-GB"/>
        </w:rPr>
      </w:pPr>
      <w:r w:rsidRPr="001E7A27">
        <w:rPr>
          <w:lang w:val="en-GB"/>
        </w:rPr>
        <w:t>There are relatively few studies that have assessed how the TCRE is expected to change in scenarios of declining emissions followed by net negative annual CO</w:t>
      </w:r>
      <w:r w:rsidRPr="001E7A27">
        <w:rPr>
          <w:vertAlign w:val="subscript"/>
          <w:lang w:val="en-GB"/>
        </w:rPr>
        <w:t>2</w:t>
      </w:r>
      <w:r w:rsidRPr="001E7A27">
        <w:rPr>
          <w:lang w:val="en-GB"/>
        </w:rPr>
        <w:t xml:space="preserve"> emissions. Conceptually, the literature suggests that the small lag of about a decade between CO</w:t>
      </w:r>
      <w:r w:rsidRPr="001E7A27">
        <w:rPr>
          <w:vertAlign w:val="subscript"/>
          <w:lang w:val="en-GB"/>
        </w:rPr>
        <w:t>2</w:t>
      </w:r>
      <w:r w:rsidRPr="001E7A27">
        <w:rPr>
          <w:lang w:val="en-GB"/>
        </w:rPr>
        <w:t xml:space="preserve"> emissions and temperature change </w:t>
      </w:r>
      <w:r w:rsidRPr="001E7A27">
        <w:rPr>
          <w:lang w:val="en-GB"/>
        </w:rPr>
        <w:fldChar w:fldCharType="begin" w:fldLock="1"/>
      </w:r>
      <w:r w:rsidR="00747167" w:rsidRPr="001E7A27">
        <w:rPr>
          <w:lang w:val="en-GB"/>
        </w:rPr>
        <w:instrText>ADDIN CSL_CITATION { "citationItems" : [ { "id" : "ITEM-1", "itemData" : { "DOI" : "10.1088/1748-9326/9/12/124002", "ISSN" : "1748-9326", "author" : [ { "dropping-particle" : "", "family" : "Ricke", "given" : "Katharine L", "non-dropping-particle" : "", "parse-names" : false, "suffix" : "" }, { "dropping-particle" : "", "family" : "Caldeira", "given" : "Ken", "non-dropping-particle" : "", "parse-names" : false, "suffix" : "" } ], "container-title" : "Environmental Research Letters", "id" : "ITEM-1", "issue" : "12", "issued" : { "date-parts" : [ [ "2014", "12", "1" ] ] }, "page" : "124002", "publisher" : "IOP Publishing", "title" : "Maximum warming occurs about one decade after a carbon dioxide emission", "translator" : [ { "dropping-particle" : "", "family" : "L4789", "given" : "", "non-dropping-particle" : "", "parse-names" : false, "suffix" : "" } ], "type" : "article-journal", "volume" : "9" }, "uris" : [ "http://www.mendeley.com/documents/?uuid=0d72ff18-65e3-31f5-baab-4d01f16abfae" ] }, { "id" : "ITEM-2", "itemData" : { "DOI" : "10.1088/1748-9326/10/3/031001", "ISSN" : "1748-9326", "author" : [ { "dropping-particle" : "", "family" : "Zickfeld", "given" : "Kirsten", "non-dropping-particle" : "", "parse-names" : false, "suffix" : "" }, { "dropping-particle" : "", "family" : "Herrington", "given" : "Tyler", "non-dropping-particle" : "", "parse-names" : false, "suffix" : "" } ], "container-title" : "Environmental Research Letters", "id" : "ITEM-2", "issue" : "3", "issued" : { "date-parts" : [ [ "2015", "3", "1" ] ] }, "page" : "031001", "publisher" : "IOP Publishing", "title" : "The time lag between a carbon dioxide emission and maximum warming increases with the size of the emission", "translator" : [ { "dropping-particle" : "", "family" : "L4983", "given" : "", "non-dropping-particle" : "", "parse-names" : false, "suffix" : "" } ], "type" : "article-journal", "volume" : "10" }, "uris" : [ "http://www.mendeley.com/documents/?uuid=ffee2208-ff25-3c0f-9b14-e35743ec7e38" ] } ], "mendeley" : { "formattedCitation" : "(Ricke and Caldeira, 2014; Zickfeld and Herrington, 2015)", "plainTextFormattedCitation" : "(Ricke and Caldeira, 2014; Zickfeld and Herrington, 2015)", "previouslyFormattedCitation" : "(Ricke and Caldeira, 2014; Zickfeld and Herrington, 2015)" }, "properties" : { "noteIndex" : 0 }, "schema" : "https://github.com/citation-style-language/schema/raw/master/csl-citation.json" }</w:instrText>
      </w:r>
      <w:r w:rsidRPr="001E7A27">
        <w:rPr>
          <w:lang w:val="en-GB"/>
        </w:rPr>
        <w:fldChar w:fldCharType="separate"/>
      </w:r>
      <w:r w:rsidR="00025FA2" w:rsidRPr="001E7A27">
        <w:rPr>
          <w:noProof/>
          <w:lang w:val="en-GB"/>
        </w:rPr>
        <w:t>(Ricke and Caldeira, 2014; Zickfeld and Herrington, 2015)</w:t>
      </w:r>
      <w:r w:rsidRPr="001E7A27">
        <w:rPr>
          <w:lang w:val="en-GB"/>
        </w:rPr>
        <w:fldChar w:fldCharType="end"/>
      </w:r>
      <w:r w:rsidRPr="001E7A27">
        <w:rPr>
          <w:lang w:val="en-GB"/>
        </w:rPr>
        <w:t xml:space="preserve"> would result in more warming at a given amount of cumulative emissions in a scenario where that emission</w:t>
      </w:r>
      <w:ins w:id="5472" w:author="Soapbox" w:date="2021-07-22T07:50:00Z">
        <w:r w:rsidR="00AF2AF7" w:rsidRPr="001E7A27">
          <w:rPr>
            <w:lang w:val="en-GB"/>
          </w:rPr>
          <w:t>s</w:t>
        </w:r>
      </w:ins>
      <w:r w:rsidRPr="001E7A27">
        <w:rPr>
          <w:lang w:val="en-GB"/>
        </w:rPr>
        <w:t xml:space="preserve"> level is first exceeded and then returned to by deploying negative emissions (referred to as an </w:t>
      </w:r>
      <w:ins w:id="5473" w:author="Ian Blenkinsop" w:date="2021-07-28T14:59:00Z">
        <w:r w:rsidR="00D247A1" w:rsidRPr="001E7A27">
          <w:rPr>
            <w:lang w:val="en-GB"/>
          </w:rPr>
          <w:t>‘</w:t>
        </w:r>
      </w:ins>
      <w:del w:id="5474" w:author="Soapbox" w:date="2021-07-22T07:50:00Z">
        <w:r w:rsidRPr="001E7A27" w:rsidDel="00AF2AF7">
          <w:rPr>
            <w:lang w:val="en-GB"/>
          </w:rPr>
          <w:delText>“</w:delText>
        </w:r>
      </w:del>
      <w:r w:rsidRPr="001E7A27">
        <w:rPr>
          <w:lang w:val="en-GB"/>
        </w:rPr>
        <w:t>overshoot</w:t>
      </w:r>
      <w:ins w:id="5475" w:author="Ian Blenkinsop" w:date="2021-07-28T15:00:00Z">
        <w:r w:rsidR="00D247A1" w:rsidRPr="001E7A27">
          <w:rPr>
            <w:lang w:val="en-GB"/>
          </w:rPr>
          <w:t>’</w:t>
        </w:r>
      </w:ins>
      <w:del w:id="5476" w:author="Soapbox" w:date="2021-07-22T07:50:00Z">
        <w:r w:rsidRPr="001E7A27" w:rsidDel="00AF2AF7">
          <w:rPr>
            <w:lang w:val="en-GB"/>
          </w:rPr>
          <w:delText>”</w:delText>
        </w:r>
      </w:del>
      <w:r w:rsidRPr="001E7A27">
        <w:rPr>
          <w:lang w:val="en-GB"/>
        </w:rPr>
        <w:t>, as is often the case in scenarios that aim to limit radiative forcing in 2100 to 2.6 or 1.9 W</w:t>
      </w:r>
      <w:del w:id="5477" w:author="Ian Blenkinsop" w:date="2021-07-28T14:59:00Z">
        <w:r w:rsidRPr="001E7A27" w:rsidDel="00D247A1">
          <w:rPr>
            <w:lang w:val="en-GB"/>
          </w:rPr>
          <w:delText>/</w:delText>
        </w:r>
      </w:del>
      <w:ins w:id="5478" w:author="Ian Blenkinsop" w:date="2021-07-28T14:59:00Z">
        <w:r w:rsidR="00D247A1" w:rsidRPr="001E7A27">
          <w:rPr>
            <w:lang w:val="en-GB"/>
          </w:rPr>
          <w:t xml:space="preserve"> </w:t>
        </w:r>
      </w:ins>
      <w:r w:rsidRPr="001E7A27">
        <w:rPr>
          <w:lang w:val="en-GB"/>
        </w:rPr>
        <w:t>m</w:t>
      </w:r>
      <w:ins w:id="5479" w:author="Ian Blenkinsop" w:date="2021-07-28T14:59:00Z">
        <w:r w:rsidR="00D247A1" w:rsidRPr="001E7A27">
          <w:rPr>
            <w:vertAlign w:val="superscript"/>
            <w:lang w:val="en-GB"/>
            <w:rPrChange w:id="5480" w:author="Ian Blenkinsop" w:date="2021-07-28T14:59:00Z">
              <w:rPr>
                <w:lang w:val="en-GB"/>
              </w:rPr>
            </w:rPrChange>
          </w:rPr>
          <w:t>–</w:t>
        </w:r>
      </w:ins>
      <w:r w:rsidRPr="001E7A27">
        <w:rPr>
          <w:vertAlign w:val="superscript"/>
          <w:lang w:val="en-GB"/>
        </w:rPr>
        <w:t>2</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 ] }, "page" : "153-168", "title" : "The Shared Socioeconomic Pathways and their energy, land use, and greenhouse gas emissions implications: An overview", "translator" : [ { "dropping-particle" : "", "family" : "L5436", "given" : "", "non-dropping-particle" : "", "parse-names" : false, "suffix" : "" } ], "type" : "article-journal", "volume" : "42" }, "uris" : [ "http://www.mendeley.com/documents/?uuid=a8091a35-df7b-4788-800a-455ecfc4213c" ] }, { "id" : "ITEM-2", "itemData" : { "DOI" : "10.1038/s41558-018-0091-3", "ISSN" : "1758-678X",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m-2 scenarios are characterized by a rapid shift away from traditional fossil-fuel use towards large-scale low-carbon energy supplies, reduced energy use, and carbon-dioxide removal. However, 1.9 W m-2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"ITEM-2", "issue" : "4", "issued" : { "date-parts" : [ [ "2018", "4", "5" ] ] }, "page" : "325-332", "publisher" : "Nature Publishing Group", "title" : "Scenarios towards limiting global mean temperature increase below 1.5 \u00b0C", "translator" : [ { "dropping-particle" : "", "family" : "L3121", "given" : "", "non-dropping-particle" : "", "parse-names" : false, "suffix" : "" } ], "type" : "article-journal", "volume" : "8" }, "uris" : [ "http://www.mendeley.com/documents/?uuid=7e9002bc-59af-347d-ac04-eacae4b5fe76" ] } ], "mendeley" : { "formattedCitation" : "(Riahi et al., 2017; Rogelj et al., 2018a)", "plainTextFormattedCitation" : "(Riahi et al., 2017; Rogelj et al., 2018a)", "previouslyFormattedCitation" : "(Riahi et al., 2017; Rogelj et al., 2018a)" }, "properties" : { "noteIndex" : 0 }, "schema" : "https://github.com/citation-style-language/schema/raw/master/csl-citation.json" }</w:instrText>
      </w:r>
      <w:r w:rsidRPr="001E7A27">
        <w:rPr>
          <w:lang w:val="en-GB"/>
        </w:rPr>
        <w:fldChar w:fldCharType="separate"/>
      </w:r>
      <w:r w:rsidR="00025FA2" w:rsidRPr="001E7A27">
        <w:rPr>
          <w:noProof/>
          <w:lang w:val="en-GB"/>
        </w:rPr>
        <w:t>(Riahi et al., 2017; Rogelj et al., 2018a)</w:t>
      </w:r>
      <w:r w:rsidRPr="001E7A27">
        <w:rPr>
          <w:lang w:val="en-GB"/>
        </w:rPr>
        <w:fldChar w:fldCharType="end"/>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"10.1088/1748-9326/11/5/055006", "ISSN" : "1748-9326", "abstract" : "Recent research has demonstrated that global mean surface air warming is approximately proportional to cumulative CO 2 emissions. This proportional relationship has received considerable attention, as it allows one to calculate the cumulative CO 2 emissions (\u2018carbon budget\u2019) compatible with temperature targets and is a useful measure for model inter-comparison. Here we use an Earth system model to explore whether this relationship persists during periods of net negative CO 2 emissions. Negative CO 2 emissions are required in the majority of emissions scenarios limiting global warming to 2 \u00b0C above pre-industrial, with emissions becoming net negative in the second half of this century in several scenarios. We find that for model simulations with a symmetric 1% per year increase and decrease in atmospheric CO 2 , the temperature change (\u0394 T ) versus cumulative CO 2 emissions (CE) relationship is nonlinear during periods of net negative emissions, owing to the lagged response of the deep ocean to previously increasing atmospheric CO 2 . When corrected for this lagged response, or if the CO 2 decline is applied after the system has equilibrated with the previous CO 2 increase, the \u0394 T versus CE relationship is close to linear during periods of net negative CO 2 emissions. A proportionality constant\u2014the transient climate response to cumulative carbon emissions (TCRE)\u2212 can therefore be calculated for both positive and net negative CO 2 emission periods. We find that in simulations with a symmetric 1% per year increase and decrease in atmospheric CO 2 the TCRE is larger on the upward than on the downward CO 2 trajectory, suggesting that positive CO 2 emissions are more effective at warming than negative emissions are at subsequently cooling. We also find that the cooling effectiveness of negative CO 2 emissions decreases if applied at higher atmospheric CO 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"ITEM-1", "issue" : "5", "issued" : { "date-parts" : [ [ "2016", "5", "1" ] ] }, "language" : "en", "page" : "055006", "publisher" : "IOP Publishing", "title" : "On the proportionality between global temperature change and cumulative CO2 emissions during periods of net negative CO2 emissions", "translator" : [ { "dropping-particle" : "", "family" : "L3743", "given" : "", "non-dropping-particle" : "", "parse-names" : false, "suffix" : "" } ], "type" : "article-journal", "volume" : "11" }, "uris" : [ "http://www.mendeley.com/documents/?uuid=13ba01b4-5ed3-4026-a932-6253b121c44d" ] } ], "mendeley" : { "formattedCitation" : "(Zickfeld et al., 2016)", "manualFormatting" : "Zickfeld et al. (2016)", "plainTextFormattedCitation" : "(Zickfeld et al., 2016)", "previouslyFormattedCitation" : "(Zickfeld et al., 2016)" }, "properties" : { "noteIndex" : 0 }, "schema" : "https://github.com/citation-style-language/schema/raw/master/csl-citation.json" }</w:instrText>
      </w:r>
      <w:r w:rsidRPr="001E7A27">
        <w:rPr>
          <w:lang w:val="en-GB"/>
        </w:rPr>
        <w:fldChar w:fldCharType="separate"/>
      </w:r>
      <w:r w:rsidR="00025FA2" w:rsidRPr="001E7A27">
        <w:rPr>
          <w:noProof/>
          <w:lang w:val="en-GB"/>
        </w:rPr>
        <w:t>Zickfeld et al. (2016)</w:t>
      </w:r>
      <w:r w:rsidRPr="001E7A27">
        <w:rPr>
          <w:lang w:val="en-GB"/>
        </w:rPr>
        <w:fldChar w:fldCharType="end"/>
      </w:r>
      <w:r w:rsidRPr="001E7A27">
        <w:rPr>
          <w:lang w:val="en-GB"/>
        </w:rPr>
        <w:t xml:space="preserve"> showed this to hold across a range of scenarios</w:t>
      </w:r>
      <w:ins w:id="5481" w:author="Soapbox" w:date="2021-07-22T07:50:00Z">
        <w:r w:rsidR="00AF2AF7" w:rsidRPr="001E7A27">
          <w:rPr>
            <w:lang w:val="en-GB"/>
          </w:rPr>
          <w:t>,</w:t>
        </w:r>
      </w:ins>
      <w:r w:rsidRPr="001E7A27">
        <w:rPr>
          <w:lang w:val="en-GB"/>
        </w:rPr>
        <w:t xml:space="preserve"> with positive emissions followed by negative emissions, whereby the TCRE increased by about 10% across the transition from positive to negative emissions as a result of the thermal and carbon inertia of the deep ocean. However, </w:t>
      </w:r>
      <w:ins w:id="5482" w:author="Soapbox" w:date="2021-07-20T05:10:00Z">
        <w:del w:id="5483" w:author="Ian Blenkinsop" w:date="2021-07-28T15:00:00Z">
          <w:r w:rsidR="00095BA6" w:rsidRPr="001E7A27" w:rsidDel="00D247A1">
            <w:rPr>
              <w:rFonts w:cs="Times New Roman"/>
              <w:lang w:val="en-GB"/>
            </w:rPr>
            <w:delText>Coupled Model Intercomparison Project Phase 6 (</w:delText>
          </w:r>
        </w:del>
      </w:ins>
      <w:r w:rsidRPr="001E7A27">
        <w:rPr>
          <w:lang w:val="en-GB"/>
        </w:rPr>
        <w:t>CMIP6</w:t>
      </w:r>
      <w:ins w:id="5484" w:author="Soapbox" w:date="2021-07-20T05:10:00Z">
        <w:del w:id="5485" w:author="Ian Blenkinsop" w:date="2021-07-28T15:00:00Z">
          <w:r w:rsidR="00095BA6" w:rsidRPr="001E7A27" w:rsidDel="00D247A1">
            <w:rPr>
              <w:lang w:val="en-GB"/>
            </w:rPr>
            <w:delText>)</w:delText>
          </w:r>
        </w:del>
      </w:ins>
      <w:r w:rsidRPr="001E7A27">
        <w:rPr>
          <w:lang w:val="en-GB"/>
        </w:rPr>
        <w:t xml:space="preserve"> results for the SSP5</w:t>
      </w:r>
      <w:ins w:id="5486" w:author="Ian Blenkinsop" w:date="2021-07-28T15:00:00Z">
        <w:r w:rsidR="00D247A1" w:rsidRPr="001E7A27">
          <w:rPr>
            <w:rFonts w:cs="Times New Roman"/>
            <w:bCs/>
            <w:lang w:val="en-GB"/>
          </w:rPr>
          <w:t>-</w:t>
        </w:r>
      </w:ins>
      <w:del w:id="5487" w:author="Ian Blenkinsop" w:date="2021-07-28T15:00:00Z">
        <w:r w:rsidR="005033BB" w:rsidRPr="001E7A27" w:rsidDel="00D247A1">
          <w:rPr>
            <w:rFonts w:cs="Times New Roman"/>
            <w:bCs/>
            <w:lang w:val="en-GB"/>
          </w:rPr>
          <w:delText>–</w:delText>
        </w:r>
      </w:del>
      <w:r w:rsidRPr="001E7A27">
        <w:rPr>
          <w:lang w:val="en-GB"/>
        </w:rPr>
        <w:t>3.4-overshoot scenario show diverging trends across various ESMs (</w:t>
      </w:r>
      <w:del w:id="5488" w:author="Ian Blenkinsop" w:date="2021-07-28T15:00:00Z">
        <w:r w:rsidRPr="001E7A27" w:rsidDel="00D247A1">
          <w:rPr>
            <w:lang w:val="en-GB"/>
          </w:rPr>
          <w:delText>see Section 5.4.</w:delText>
        </w:r>
        <w:r w:rsidR="007D60C2" w:rsidRPr="001E7A27" w:rsidDel="00D247A1">
          <w:rPr>
            <w:lang w:val="en-GB"/>
          </w:rPr>
          <w:delText>10</w:delText>
        </w:r>
        <w:r w:rsidRPr="001E7A27" w:rsidDel="00D247A1">
          <w:rPr>
            <w:lang w:val="en-GB"/>
          </w:rPr>
          <w:delText xml:space="preserve">, </w:delText>
        </w:r>
      </w:del>
      <w:r w:rsidRPr="001E7A27">
        <w:rPr>
          <w:lang w:val="en-GB"/>
        </w:rPr>
        <w:t xml:space="preserve">Figure </w:t>
      </w:r>
      <w:r w:rsidR="007D60C2" w:rsidRPr="001E7A27">
        <w:rPr>
          <w:lang w:val="en-GB"/>
        </w:rPr>
        <w:t>5.30</w:t>
      </w:r>
      <w:r w:rsidRPr="001E7A27">
        <w:rPr>
          <w:lang w:val="en-GB"/>
        </w:rPr>
        <w:t>). In an ideali</w:t>
      </w:r>
      <w:ins w:id="5489" w:author="Soapbox" w:date="2021-07-21T12:39:00Z">
        <w:r w:rsidR="00D7137F" w:rsidRPr="001E7A27">
          <w:rPr>
            <w:lang w:val="en-GB"/>
          </w:rPr>
          <w:t>z</w:t>
        </w:r>
      </w:ins>
      <w:del w:id="5490" w:author="Soapbox" w:date="2021-07-21T12:39:00Z">
        <w:r w:rsidRPr="001E7A27" w:rsidDel="00D7137F">
          <w:rPr>
            <w:lang w:val="en-GB"/>
          </w:rPr>
          <w:delText>s</w:delText>
        </w:r>
      </w:del>
      <w:r w:rsidRPr="001E7A27">
        <w:rPr>
          <w:lang w:val="en-GB"/>
        </w:rPr>
        <w:t>ed CO</w:t>
      </w:r>
      <w:r w:rsidRPr="001E7A27">
        <w:rPr>
          <w:vertAlign w:val="subscript"/>
          <w:lang w:val="en-GB"/>
        </w:rPr>
        <w:t>2</w:t>
      </w:r>
      <w:r w:rsidRPr="001E7A27">
        <w:rPr>
          <w:lang w:val="en-GB"/>
        </w:rPr>
        <w:t>-concentration-driven setting</w:t>
      </w:r>
      <w:ins w:id="5491" w:author="Soapbox" w:date="2021-07-22T07:51:00Z">
        <w:r w:rsidR="00AF2AF7" w:rsidRPr="001E7A27">
          <w:rPr>
            <w:lang w:val="en-GB"/>
          </w:rPr>
          <w:t>,</w:t>
        </w:r>
      </w:ins>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"10.1088/1748-9326/ab57d3", "ISSN" : "1748-9326", "author" : [ { "dropping-particle" : "", "family" : "Tachiiri", "given" : "Kaoru", "non-dropping-particle" : "", "parse-names" : false, "suffix" : "" }, { "dropping-particle" : "", "family" : "Hajima", "given" : "Tomohiro", "non-dropping-particle" : "", "parse-names" : false, "suffix" : "" }, { "dropping-particle" : "", "family" : "Kawamiya", "given" : "Michio", "non-dropping-particle" : "", "parse-names" : false, "suffix" : "" } ], "container-title" : "Environmental Research Letters", "id" : "ITEM-1", "issued" : { "date-parts" : [ [ "2019", "11", "14" ] ] }, "title" : "Increase of the transient climate response to cumulative carbon emissions with decreasing CO2 concentration scenarios", "translator" : [ { "dropping-particle" : "", "family" : "L6335", "given" : "", "non-dropping-particle" : "", "parse-names" : false, "suffix" : "" } ], "type" : "article-journal" }, "uris" : [ "http://www.mendeley.com/documents/?uuid=eed72fa3-32ba-3561-8edf-98f53259adca" ] } ], "mendeley" : { "formattedCitation" : "(Tachiiri et al., 2019)", "manualFormatting" : "Tachiiri et al. (2019)", "plainTextFormattedCitation" : "(Tachiiri et al., 2019)", "previouslyFormattedCitation" : "(Tachiiri et al., 2019)" }, "properties" : { "noteIndex" : 0 }, "schema" : "https://github.com/citation-style-language/schema/raw/master/csl-citation.json" }</w:instrText>
      </w:r>
      <w:r w:rsidRPr="001E7A27">
        <w:rPr>
          <w:lang w:val="en-GB"/>
        </w:rPr>
        <w:fldChar w:fldCharType="separate"/>
      </w:r>
      <w:r w:rsidR="00025FA2" w:rsidRPr="001E7A27">
        <w:rPr>
          <w:noProof/>
          <w:lang w:val="en-GB"/>
        </w:rPr>
        <w:t>Tachiiri et al. (2019)</w:t>
      </w:r>
      <w:r w:rsidRPr="001E7A27">
        <w:rPr>
          <w:lang w:val="en-GB"/>
        </w:rPr>
        <w:fldChar w:fldCharType="end"/>
      </w:r>
      <w:r w:rsidRPr="001E7A27">
        <w:rPr>
          <w:lang w:val="en-GB"/>
        </w:rPr>
        <w:t xml:space="preserve"> also reported an increase in TCRE. Exploring pathways with emissions rates and overshoots closer to mitigation pathways considered over the 21st century (in this case up to about 300 PgC), a recent emission-driven EMIC experiment showed pathway independence of TCRE </w:t>
      </w:r>
      <w:commentRangeStart w:id="5492"/>
      <w:r w:rsidRPr="001E7A27">
        <w:rPr>
          <w:lang w:val="en-GB"/>
        </w:rPr>
        <w:fldChar w:fldCharType="begin" w:fldLock="1"/>
      </w:r>
      <w:ins w:id="5493" w:author="Robin Matthews" w:date="2021-06-17T18:27:00Z">
        <w:r w:rsidR="00A557A1" w:rsidRPr="001E7A27">
          <w:rPr>
            <w:lang w:val="en-GB"/>
          </w:rPr>
          <w:instrText>ADDIN CSL_CITATION { "citationItems" : [ { "id" : "ITEM-1", "itemData" : { "DOI" : "10.1029/2019EF001312", "ISSN" : "2328-4277", "author" : [ { "dropping-particle" : "", "family" : "Tokarska", "given" : "Katarzyna B.", "non-dropping-particle" : "", "parse-names" : false, "suffix" : "" }, { "dropping-particle" : "", "family" : "Zickfeld", "given" : "Kirsten", "non-dropping-particle" : "", "parse-names" : false, "suffix" : "" }, { "dropping-particle" : "", "family" : "Rogelj", "given" : "Joeri", "non-dropping-particle" : "", "parse-names" : false, "suffix" : "" } ], "container-title" : "Earth's Future", "id" : "ITEM-1", "issued" : { "date-parts" : [ [ "2019", "12", "4" ] ] }, "page" : "2019EF001312", "title" : "Path independence of carbon budgets when meeting a stringent global mean temperature target after an overshoot", "translator" : [ { "dropping-particle" : "", "family" : "L6324", "given" : "", "non-dropping-particle" : "", "parse-names" : false, "suffix" : "" } ], "type" : "article-journal" }, "uris" : [ "http://www.mendeley.com/documents/?uuid=92f3899d-ae40-3f11-bc89-4a5a3d024261" ] } ], "mendeley" : { "formattedCitation" : "(Tokarska et al., 2019b)", "manualFormatting" : "(Tokarska et al., 2019a)", "plainTextFormattedCitation" : "(Tokarska et al., 2019b)", "previouslyFormattedCitation" : "(Tokarska et al., 2019b)" }, "properties" : { "noteIndex" : 0 }, "schema" : "https://github.com/citation-style-language/schema/raw/master/csl-citation.json" }</w:instrText>
        </w:r>
      </w:ins>
      <w:del w:id="5494" w:author="Robin Matthews" w:date="2021-06-17T18:27:00Z">
        <w:r w:rsidR="00747167" w:rsidRPr="001E7A27" w:rsidDel="00A557A1">
          <w:rPr>
            <w:lang w:val="en-GB"/>
          </w:rPr>
          <w:delInstrText>ADDIN CSL_CITATION { "citationItems" : [ { "id" : "ITEM-1", "itemData" : { "DOI" : "10.1029/2019EF001312", "ISSN" : "2328-4277", "author" : [ { "dropping-particle" : "", "family" : "Tokarska", "given" : "Katarzyna B.", "non-dropping-particle" : "", "parse-names" : false, "suffix" : "" }, { "dropping-particle" : "", "family" : "Zickfeld", "given" : "Kirsten", "non-dropping-particle" : "", "parse-names" : false, "suffix" : "" }, { "dropping-particle" : "", "family" : "Rogelj", "given" : "Joeri", "non-dropping-particle" : "", "parse-names" : false, "suffix" : "" } ], "container-title" : "Earth's Future", "id" : "ITEM-1", "issued" : { "date-parts" : [ [ "2019", "12", "4" ] ] }, "page" : "2019EF001312", "title" : "Path independence of carbon budgets when meeting a stringent global mean temperature target after an overshoot", "translator" : [ { "dropping-particle" : "", "family" : "L6324", "given" : "", "non-dropping-particle" : "", "parse-names" : false, "suffix" : "" } ], "type" : "article-journal" }, "uris" : [ "http://www.mendeley.com/documents/?uuid=92f3899d-ae40-3f11-bc89-4a5a3d024261" ] } ], "mendeley" : { "formattedCitation" : "(Tokarska et al., 2019b)", "plainTextFormattedCitation" : "(Tokarska et al., 2019b)", "previouslyFormattedCitation" : "(Tokarska et al., 2019b)" }, "properties" : { "noteIndex" : 0 }, "schema" : "https://github.com/citation-style-language/schema/raw/master/csl-citation.json" }</w:delInstrText>
        </w:r>
      </w:del>
      <w:r w:rsidRPr="001E7A27">
        <w:rPr>
          <w:lang w:val="en-GB"/>
        </w:rPr>
        <w:fldChar w:fldCharType="separate"/>
      </w:r>
      <w:r w:rsidR="00025FA2" w:rsidRPr="001E7A27">
        <w:rPr>
          <w:noProof/>
          <w:lang w:val="en-GB"/>
        </w:rPr>
        <w:t>(Tokarska et al., 2019</w:t>
      </w:r>
      <w:ins w:id="5495" w:author="Robin Matthews" w:date="2021-06-17T18:27:00Z">
        <w:r w:rsidR="00A557A1" w:rsidRPr="001E7A27">
          <w:rPr>
            <w:noProof/>
            <w:lang w:val="en-GB"/>
          </w:rPr>
          <w:t>a</w:t>
        </w:r>
      </w:ins>
      <w:del w:id="5496" w:author="Robin Matthews" w:date="2021-06-17T18:27:00Z">
        <w:r w:rsidR="00025FA2" w:rsidRPr="001E7A27" w:rsidDel="00A557A1">
          <w:rPr>
            <w:noProof/>
            <w:lang w:val="en-GB"/>
          </w:rPr>
          <w:delText>b</w:delText>
        </w:r>
      </w:del>
      <w:r w:rsidR="00025FA2" w:rsidRPr="001E7A27">
        <w:rPr>
          <w:noProof/>
          <w:lang w:val="en-GB"/>
        </w:rPr>
        <w:t>)</w:t>
      </w:r>
      <w:r w:rsidRPr="001E7A27">
        <w:rPr>
          <w:lang w:val="en-GB"/>
        </w:rPr>
        <w:fldChar w:fldCharType="end"/>
      </w:r>
      <w:commentRangeEnd w:id="5492"/>
      <w:r w:rsidR="00025FA2" w:rsidRPr="001E7A27">
        <w:rPr>
          <w:rStyle w:val="CommentReference"/>
          <w:lang w:val="en-GB"/>
        </w:rPr>
        <w:commentReference w:id="5492"/>
      </w:r>
      <w:r w:rsidRPr="001E7A27">
        <w:rPr>
          <w:lang w:val="en-GB"/>
        </w:rPr>
        <w:t>. Furthermore, also in absence of net negative emissions, warming would not necessarily remain perfectly constant on time</w:t>
      </w:r>
      <w:ins w:id="5497" w:author="Soapbox" w:date="2021-07-15T12:52:00Z">
        <w:r w:rsidR="006C248B" w:rsidRPr="001E7A27">
          <w:rPr>
            <w:lang w:val="en-GB"/>
          </w:rPr>
          <w:t xml:space="preserve"> </w:t>
        </w:r>
      </w:ins>
      <w:r w:rsidRPr="001E7A27">
        <w:rPr>
          <w:lang w:val="en-GB"/>
        </w:rPr>
        <w:t xml:space="preserve">scales of centuries and millennia, but could </w:t>
      </w:r>
      <w:del w:id="5498" w:author="Soapbox" w:date="2021-07-22T08:00:00Z">
        <w:r w:rsidRPr="001E7A27" w:rsidDel="00AF2AF7">
          <w:rPr>
            <w:lang w:val="en-GB"/>
          </w:rPr>
          <w:delText xml:space="preserve">both </w:delText>
        </w:r>
      </w:del>
      <w:r w:rsidRPr="001E7A27">
        <w:rPr>
          <w:lang w:val="en-GB"/>
        </w:rPr>
        <w:t xml:space="preserve">decrease or increase </w:t>
      </w:r>
      <w:commentRangeStart w:id="5499"/>
      <w:r w:rsidRPr="001E7A27">
        <w:rPr>
          <w:lang w:val="en-GB"/>
        </w:rPr>
        <w:fldChar w:fldCharType="begin" w:fldLock="1"/>
      </w:r>
      <w:r w:rsidR="00747167" w:rsidRPr="001E7A27">
        <w:rPr>
          <w:lang w:val="en-GB"/>
        </w:rPr>
        <w:instrText>ADDIN CSL_CITATION { "citationItems" : [ { "id" : "ITEM-1", "itemData" : { "DOI" : "10.1002/2017GL075080", "ISSN" : "00948276", "author" : [ { "dropping-particle" : "", "family" : "Williams", "given" : "Richard G.", "non-dropping-particle" : "", "parse-names" : false, "suffix" : "" }, { "dropping-particle" : "", "family" : "Roussenov", "given" : "Vassil", "non-dropping-particle" : "", "parse-names" : false, "suffix" : "" }, { "dropping-particle" : "", "family" : "Fr\u00f6licher", "given" : "Thomas L.", "non-dropping-particle" : "", "parse-names" : false, "suffix" : "" }, { "dropping-particle" : "", "family" : "Goodwin", "given" : "Philip", "non-dropping-particle" : "", "parse-names" : false, "suffix" : "" } ], "container-title" : "Geophysical Research Letters", "id" : "ITEM-1", "issue" : "20", "issued" : { "date-parts" : [ [ "2017", "10", "28" ] ] }, "page" : "10,633-10,642", "publisher" : "John Wiley &amp; Sons, Ltd", "title" : "Drivers of continued surface warming after cessation of carbon emissions", "translator" : [ { "dropping-particle" : "", "family" : "L7065", "given" : "", "non-dropping-particle" : "", "parse-names" : false, "suffix" : "" } ], "type" : "article-journal", "volume" : "44" }, "uris" : [ "http://www.mendeley.com/documents/?uuid=ad47b4b0-051c-4483-92c3-6a4b6bbbea03" ] }, { "id" : "ITEM-2", "itemData" : { "DOI" : "10.1186/s40645-020-00350-2", "ISSN" : "21974284", "abstract" : "Earth system models (ESMs) are commonly used for simulating the climate\u2013carbon (C) cycle and for projecting future global warming. While ESMs are most often applied to century-long climate simulations, millennium-long simulations, which have been conducted by other types of models but not by ESM because of the computational cost, can provide basic fundamental properties of climate\u2013C cycle models and will be required for estimating the carbon dioxide (CO2) concentration and subsequent climate stabilization in the future. This study used two ESMs (the Model for Interdisciplinary Research on Climate, the Earth system model version (MIROC-ESM) and the MIROC Earth system version 2 for long-term simulation (MIROC-ES2L)) to investigate millennium-scale climate and C cycle adjustment to external forcing. The CO2 concentration was doubled abruptly at the beginning of the model simulations and kept at that level for the next 1000 or 2000 years; these model simulations were compared with transient simulations where the CO2 was increased at the rate of 1% year\u22121 for up to 140 years (1pctCO2). Model simulations to separate and evaluate the C cycle feedbacks were also performed. Unlike the 1pctCO2 experiment, the change in temperature\u2013cumulative anthropogenic C emission (\u2206T\u2013CE) relationship was non-linear over the millennium time-scales; there were differences in this nonlinearity between the two ESMs. The differences in \u2206T\u2013CE among existing models suggest large uncertainty in the \u2206T and CE in the millennium-long climate-C simulations. Ocean C and heat transport were found to be disconnected over millennium time-scales, leading to longer time-scale of ocean C accumulation than heat uptake. Although the experimental design used here was highly idealized, this long-lasting C uptake by the ocean should be considered as part of the stabilization of CO2 concentration and global warming. Future studies should perform millennium time-scale simulations using a hierarchy of models to clarify climate-C cycle processes and to understand the long-term response of the Earth system to anthropogenic perturbations. [Figure not available: see fulltext.].", "author" : [ { "dropping-particle" : "", "family" : "Hajima", "given" : "Tomohiro", "non-dropping-particle" : "", "parse-names" : false, "suffix" : "" }, { "dropping-particle" : "", "family" : "Yamamoto", "given" : "Akitomo", "non-dropping-particle" : "", "parse-names" : false, "suffix" : "" }, { "dropping-particle" : "", "family" : "Kawamiya", "given" : "Michio", "non-dropping-particle" : "", "parse-names" : false, "suffix" : "" }, { "dropping-particle" : "", "family" : "Su", "given" : "Xuanming", "non-dropping-particle" : "", "parse-names" : false, "suffix" : "" }, { "dropping-particle" : "", "family" : "Watanabe", "given" : "Michio", "non-dropping-particle" : "", "parse-names" : false, "suffix" : "" }, { "dropping-particle" : "", "family" : "Ohgaito", "given" : "Rumi", "non-dropping-particle" : "", "parse-names" : false, "suffix" : "" }, { "dropping-particle" : "", "family" : "Tatebe", "given" : "Hiroaki", "non-dropping-particle" : "", "parse-names" : false, "suffix" : "" } ], "container-title" : "Progress in Earth and Planetary Science", "id" : "ITEM-2", "issue" : "1", "issued" : { "date-parts" : [ [ "2020", "12", "1" ] ] }, "page" : "1-19", "publisher" : "Springer", "title" : "Millennium time-scale experiments on climate-carbon cycle with doubled CO2 concentration", "translator" : [ { "dropping-particle" : "", "family" : "L6761", "given" : "", "non-dropping-particle" : "", "parse-names" : false, "suffix" : "" } ], "type" : "article-journal", "volume" : "7" }, "uris" : [ "http://www.mendeley.com/documents/?uuid=d880a6f3-7dd9-305d-b173-ce8689d69521" ] }, { "id" : "ITEM-3", "itemData" : { "DOI" : "10.1088/1748-9326/10/7/075002", "ISSN" : "1748-9326", "author" : [ { "dropping-particle" : "", "family" : "Fr\u00f6licher", "given" : "Thomas L", "non-dropping-particle" : "", "parse-names" : false, "suffix" : "" }, { "dropping-particle" : "", "family" : "Paynter", "given" : "David J", "non-dropping-particle" : "", "parse-names" : false, "suffix" : "" } ], "container-title" : "Environmental Research Letters", "id" : "ITEM-3", "issue" : "7", "issued" : { "date-parts" : [ [ "2015", "7", "1" ] ] }, "page" : "075002", "publisher" : "IOP Publishing", "title" : "Extending the relationship between global warming and cumulative carbon emissions to multi-millennial timescales", "translator" : [ { "dropping-particle" : "", "family" : "L7241", "given" : "", "non-dropping-particle" : "", "parse-names" : false, "suffix" : "" } ], "type" : "article-journal", "volume" : "10" }, "uris" : [ "http://www.mendeley.com/documents/?uuid=532d5483-f780-43cd-b2a6-c65f4aa159ba" ] } ], "mendeley" : { "formattedCitation" : "(Fr\u00f6licher and Paynter, 2015; Williams et al., 2017b; Hajima et al., 2020b)", "plainTextFormattedCitation" : "(Fr\u00f6licher and Paynter, 2015; Williams et al., 2017b; Hajima et al., 2020b)", "previouslyFormattedCitation" : "(Fr\u00f6licher and Paynter, 2015; Williams et al., 2017b; Hajima et al., 2020b)" }, "properties" : { "noteIndex" : 0 }, "schema" : "https://github.com/citation-style-language/schema/raw/master/csl-citation.json" }</w:instrText>
      </w:r>
      <w:r w:rsidRPr="001E7A27">
        <w:rPr>
          <w:lang w:val="en-GB"/>
        </w:rPr>
        <w:fldChar w:fldCharType="separate"/>
      </w:r>
      <w:r w:rsidR="00025FA2" w:rsidRPr="001E7A27">
        <w:rPr>
          <w:noProof/>
          <w:lang w:val="en-GB"/>
        </w:rPr>
        <w:t xml:space="preserve">(Frölicher and Paynter, 2015; </w:t>
      </w:r>
      <w:ins w:id="5500" w:author="Robin Matthews" w:date="2021-06-17T18:27:00Z">
        <w:r w:rsidR="00A557A1" w:rsidRPr="001E7A27">
          <w:rPr>
            <w:noProof/>
            <w:lang w:val="en-GB"/>
          </w:rPr>
          <w:t xml:space="preserve">R.G. </w:t>
        </w:r>
      </w:ins>
      <w:r w:rsidR="00025FA2" w:rsidRPr="001E7A27">
        <w:rPr>
          <w:noProof/>
          <w:lang w:val="en-GB"/>
        </w:rPr>
        <w:t>Williams et al., 2017</w:t>
      </w:r>
      <w:ins w:id="5501" w:author="Robin Matthews" w:date="2021-06-17T18:27:00Z">
        <w:r w:rsidR="00A557A1" w:rsidRPr="001E7A27">
          <w:rPr>
            <w:noProof/>
            <w:lang w:val="en-GB"/>
          </w:rPr>
          <w:t>a</w:t>
        </w:r>
      </w:ins>
      <w:del w:id="5502" w:author="Robin Matthews" w:date="2021-06-17T18:27:00Z">
        <w:r w:rsidR="00025FA2" w:rsidRPr="001E7A27" w:rsidDel="00A557A1">
          <w:rPr>
            <w:noProof/>
            <w:lang w:val="en-GB"/>
          </w:rPr>
          <w:delText>b</w:delText>
        </w:r>
      </w:del>
      <w:r w:rsidR="00025FA2" w:rsidRPr="001E7A27">
        <w:rPr>
          <w:noProof/>
          <w:lang w:val="en-GB"/>
        </w:rPr>
        <w:t>; Hajima et al., 2020b)</w:t>
      </w:r>
      <w:r w:rsidRPr="001E7A27">
        <w:rPr>
          <w:lang w:val="en-GB"/>
        </w:rPr>
        <w:fldChar w:fldCharType="end"/>
      </w:r>
      <w:commentRangeEnd w:id="5499"/>
      <w:r w:rsidR="00025FA2" w:rsidRPr="001E7A27">
        <w:rPr>
          <w:rStyle w:val="CommentReference"/>
          <w:lang w:val="en-GB"/>
        </w:rPr>
        <w:commentReference w:id="5499"/>
      </w:r>
      <w:r w:rsidRPr="001E7A27">
        <w:rPr>
          <w:lang w:val="en-GB"/>
        </w:rPr>
        <w:t>. These additional changes in global mean temperature increase at various time</w:t>
      </w:r>
      <w:ins w:id="5503" w:author="Soapbox" w:date="2021-07-15T12:52:00Z">
        <w:r w:rsidR="006C248B" w:rsidRPr="001E7A27">
          <w:rPr>
            <w:lang w:val="en-GB"/>
          </w:rPr>
          <w:t xml:space="preserve"> </w:t>
        </w:r>
      </w:ins>
      <w:r w:rsidRPr="001E7A27">
        <w:rPr>
          <w:lang w:val="en-GB"/>
        </w:rPr>
        <w:t xml:space="preserve">scales are known as the ZEC </w:t>
      </w:r>
      <w:r w:rsidRPr="001E7A27">
        <w:rPr>
          <w:lang w:val="en-GB"/>
        </w:rPr>
        <w:fldChar w:fldCharType="begin" w:fldLock="1"/>
      </w:r>
      <w:r w:rsidR="00747167" w:rsidRPr="001E7A27">
        <w:rPr>
          <w:lang w:val="en-GB"/>
        </w:rPr>
        <w:instrText>ADDIN CSL_CITATION { "citationItems" : [ { "id" : "ITEM-1", "itemData" : { "DOI" : "10.5194/gmd-12-4375-2019", "ISSN" : "1991-9603", "author" : [ { "dropping-particle" : "", "family" : "Jones", "given" : "Chris D.", "non-dropping-particle" : "", "parse-names" : false, "suffix" : "" }, { "dropping-particle" : "", "family" : "Fr\u00f6licher", "given" : "Thomas L.", "non-dropping-particle" : "", "parse-names" : false, "suffix" : "" }, { "dropping-particle" : "", "family" : "Koven", "given" : "Charles", "non-dropping-particle" : "", "parse-names" : false, "suffix" : "" }, { "dropping-particle" : "", "family" : "MacDougall", "given" : "Andrew H.",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"Rogelj", "given" : "Joeri", "non-dropping-particle" : "", "parse-names" : false, "suffix" : "" }, { "dropping-particle" : "", "family" : "Tokarska", "given" : "Katarzyna B.",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"S\u00e9f\u00e9rian", "given" : "Roland", "non-dropping-particle" : "", "parse-names" : false, "suffix" : "" }, { "dropping-particle" : "", "family" : "Eby", "given" : "Michael", "non-dropping-particle" : "", "parse-names" : false, "suffix" : "" }, { "dropping-particle" : "", "family" : "Burger", "given" : "Friedrich A.", "non-dropping-particle" : "", "parse-names" : false, "suffix" : "" } ], "container-title" : "Geoscientific Model Development", "id" : "ITEM-1", "issue" : "10", "issued" : { "date-parts" : [ [ "2019", "10", "15" ] ] }, "page" : "4375-4385", "title" : "The Zero Emissions Commitment Model Intercomparison Project (ZECMIP) contribution to C4MIP: quantifying committed climate changes following zero carbon emissions", "translator" : [ { "dropping-particle" : "", "family" : "L6851", "given" : "", "non-dropping-particle" : "", "parse-names" : false, "suffix" : "" } ], "type" : "article-journal", "volume" : "12" }, "uris" : [ "http://www.mendeley.com/documents/?uuid=9b84c9be-638b-45ac-a6e1-8ce95d294e65" ] }, { "id" : "ITEM-2",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"ITEM-2", "issue" : "11", "issued" : { "date-parts" : [ [ "2020", "6", "15" ] ] }, "page" : "2987-3016", "publisher" : "Copernicus GmbH", "title" : "Is there warming in the pipeline? A multi-model analysis of the Zero Emissions Commitment from CO2", "translator" : [ { "dropping-particle" : "", "family" : "L3148", "given" : "", "non-dropping-particle" : "", "parse-names" : false, "suffix" : "" } ], "type" : "article-journal", "volume" : "17" }, "uris" : [ "http://www.mendeley.com/documents/?uuid=6b662623-38e2-3fb8-833e-8e90446d9462" ] } ], "mendeley" : { "formattedCitation" : "(Jones et al., 2019; MacDougall et al., 2020)", "plainTextFormattedCitation" : "(Jones et al., 2019; MacDougall et al., 2020)", "previouslyFormattedCitation" : "(Jones et al., 2019; MacDougall et al., 2020)" }, "properties" : { "noteIndex" : 0 }, "schema" : "https://github.com/citation-style-language/schema/raw/master/csl-citation.json" }</w:instrText>
      </w:r>
      <w:r w:rsidRPr="001E7A27">
        <w:rPr>
          <w:lang w:val="en-GB"/>
        </w:rPr>
        <w:fldChar w:fldCharType="separate"/>
      </w:r>
      <w:r w:rsidR="00025FA2" w:rsidRPr="001E7A27">
        <w:rPr>
          <w:noProof/>
          <w:lang w:val="en-GB"/>
        </w:rPr>
        <w:t>(Jones et al., 2019; MacDougall et al., 2020)</w:t>
      </w:r>
      <w:r w:rsidRPr="001E7A27">
        <w:rPr>
          <w:lang w:val="en-GB"/>
        </w:rPr>
        <w:fldChar w:fldCharType="end"/>
      </w:r>
      <w:r w:rsidRPr="001E7A27">
        <w:rPr>
          <w:lang w:val="en-GB"/>
        </w:rPr>
        <w:t xml:space="preserve">, </w:t>
      </w:r>
      <w:commentRangeStart w:id="5504"/>
      <w:r w:rsidRPr="001E7A27">
        <w:rPr>
          <w:lang w:val="en-GB"/>
        </w:rPr>
        <w:t xml:space="preserve">assessed in Section 4.7.2, </w:t>
      </w:r>
      <w:commentRangeEnd w:id="5504"/>
      <w:r w:rsidR="00532505" w:rsidRPr="001E7A27">
        <w:rPr>
          <w:rStyle w:val="CommentReference"/>
          <w:lang w:val="en-GB"/>
        </w:rPr>
        <w:commentReference w:id="5504"/>
      </w:r>
      <w:r w:rsidRPr="001E7A27">
        <w:rPr>
          <w:lang w:val="en-GB"/>
        </w:rPr>
        <w:t xml:space="preserve">and have to be integrated when using TCRE to estimate warming or remaining carbon budgets in overshoot scenarios. </w:t>
      </w:r>
    </w:p>
    <w:p w14:paraId="24C4FE60" w14:textId="77777777" w:rsidR="00834757" w:rsidRPr="001E7A27" w:rsidRDefault="00834757" w:rsidP="005C7F25">
      <w:pPr>
        <w:pStyle w:val="AR6BodyText"/>
        <w:rPr>
          <w:lang w:val="en-GB"/>
        </w:rPr>
      </w:pPr>
    </w:p>
    <w:p w14:paraId="345F7501" w14:textId="74118356" w:rsidR="00834757" w:rsidRPr="001E7A27" w:rsidRDefault="00834757" w:rsidP="005C7F25">
      <w:pPr>
        <w:pStyle w:val="AR6BodyText"/>
        <w:rPr>
          <w:lang w:val="en-GB"/>
        </w:rPr>
      </w:pPr>
      <w:r w:rsidRPr="001E7A27">
        <w:rPr>
          <w:lang w:val="en-GB"/>
        </w:rPr>
        <w:t xml:space="preserve">The AR5-assessed </w:t>
      </w:r>
      <w:commentRangeStart w:id="5505"/>
      <w:r w:rsidR="007D60C2" w:rsidRPr="001E7A27">
        <w:rPr>
          <w:lang w:val="en-GB"/>
        </w:rPr>
        <w:fldChar w:fldCharType="begin" w:fldLock="1"/>
      </w:r>
      <w:ins w:id="5506" w:author="Robin Matthews" w:date="2021-06-17T18:28:00Z">
        <w:r w:rsidR="00A557A1" w:rsidRPr="001E7A27">
          <w:rPr>
            <w:lang w:val="en-GB"/>
          </w:rPr>
          <w: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"manualFormatting" : "(W.J. Collins et al., 2013)", "plainTextFormattedCitation" : "(Collins et al., 2013b)", "previouslyFormattedCitation" : "(Collins et al., 2013b)" }, "properties" : { "noteIndex" : 0 }, "schema" : "https://github.com/citation-style-language/schema/raw/master/csl-citation.json" }</w:instrText>
        </w:r>
      </w:ins>
      <w:del w:id="5507" w:author="Robin Matthews" w:date="2021-06-17T18:28:00Z">
        <w:r w:rsidR="00747167" w:rsidRPr="001E7A27" w:rsidDel="00A557A1">
          <w:rPr>
            <w:lang w:val="en-GB"/>
          </w:rPr>
          <w:del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"plainTextFormattedCitation" : "(Collins et al., 2013b)", "previouslyFormattedCitation" : "(Collins et al., 2013b)" }, "properties" : { "noteIndex" : 0 }, "schema" : "https://github.com/citation-style-language/schema/raw/master/csl-citation.json" }</w:delInstrText>
        </w:r>
      </w:del>
      <w:r w:rsidR="007D60C2" w:rsidRPr="001E7A27">
        <w:rPr>
          <w:lang w:val="en-GB"/>
        </w:rPr>
        <w:fldChar w:fldCharType="separate"/>
      </w:r>
      <w:r w:rsidR="00025FA2" w:rsidRPr="001E7A27">
        <w:rPr>
          <w:noProof/>
          <w:lang w:val="en-GB"/>
        </w:rPr>
        <w:t>(</w:t>
      </w:r>
      <w:ins w:id="5508" w:author="Robin Matthews" w:date="2021-06-17T18:28:00Z">
        <w:r w:rsidR="00A557A1" w:rsidRPr="001E7A27">
          <w:rPr>
            <w:noProof/>
            <w:lang w:val="en-GB"/>
          </w:rPr>
          <w:t xml:space="preserve">W.J. </w:t>
        </w:r>
      </w:ins>
      <w:r w:rsidR="00025FA2" w:rsidRPr="001E7A27">
        <w:rPr>
          <w:noProof/>
          <w:lang w:val="en-GB"/>
        </w:rPr>
        <w:t>Collins et al., 2013</w:t>
      </w:r>
      <w:del w:id="5509" w:author="Robin Matthews" w:date="2021-06-17T18:28:00Z">
        <w:r w:rsidR="00025FA2" w:rsidRPr="001E7A27" w:rsidDel="00A557A1">
          <w:rPr>
            <w:noProof/>
            <w:lang w:val="en-GB"/>
          </w:rPr>
          <w:delText>b</w:delText>
        </w:r>
      </w:del>
      <w:r w:rsidR="00025FA2" w:rsidRPr="001E7A27">
        <w:rPr>
          <w:noProof/>
          <w:lang w:val="en-GB"/>
        </w:rPr>
        <w:t>)</w:t>
      </w:r>
      <w:r w:rsidR="007D60C2" w:rsidRPr="001E7A27">
        <w:rPr>
          <w:lang w:val="en-GB"/>
        </w:rPr>
        <w:fldChar w:fldCharType="end"/>
      </w:r>
      <w:commentRangeEnd w:id="5505"/>
      <w:r w:rsidR="00025FA2" w:rsidRPr="001E7A27">
        <w:rPr>
          <w:rStyle w:val="CommentReference"/>
          <w:lang w:val="en-GB"/>
        </w:rPr>
        <w:commentReference w:id="5505"/>
      </w:r>
      <w:r w:rsidR="007D60C2" w:rsidRPr="001E7A27">
        <w:rPr>
          <w:lang w:val="en-GB"/>
        </w:rPr>
        <w:t xml:space="preserve"> </w:t>
      </w:r>
      <w:r w:rsidRPr="001E7A27">
        <w:rPr>
          <w:lang w:val="en-GB"/>
        </w:rPr>
        <w:t>TCRE range was based in part on the ESMs available at the time, which did not include some potentially important Earth system feedbacks. Since then, a number of studies have assessed the importance of permafrost carbon feedbacks</w:t>
      </w:r>
      <w:ins w:id="5510" w:author="Soapbox" w:date="2021-07-22T08:02:00Z">
        <w:r w:rsidR="00532505" w:rsidRPr="001E7A27">
          <w:rPr>
            <w:lang w:val="en-GB"/>
          </w:rPr>
          <w:t>,</w:t>
        </w:r>
      </w:ins>
      <w:r w:rsidRPr="001E7A27">
        <w:rPr>
          <w:lang w:val="en-GB"/>
        </w:rPr>
        <w:t xml:space="preserve"> in particular on remaining carbon budgets </w:t>
      </w:r>
      <w:commentRangeStart w:id="5511"/>
      <w:r w:rsidRPr="001E7A27">
        <w:rPr>
          <w:lang w:val="en-GB"/>
        </w:rPr>
        <w:fldChar w:fldCharType="begin" w:fldLock="1"/>
      </w:r>
      <w:ins w:id="5512" w:author="Robin Matthews" w:date="2021-06-17T18:28:00Z">
        <w:r w:rsidR="00E6087F" w:rsidRPr="001E7A27">
          <w:rPr>
            <w:lang w:val="en-GB"/>
          </w:rPr>
          <w: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"ITEM-2",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"ITEM-2",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"http://www.mendeley.com/documents/?uuid=d1dc7d08-623f-4724-afb4-70ba5ab7e379" ] }, { "id" : "ITEM-3", "itemData" : { "DOI" : "10.1098/rsta.2017.0263", "ISSN" : "1364-503X", "PMID" : "29610375", "abstract" : "A number of studies have examined the size of the allowable global cumulative carbon budget compatible with limiting twenty-first century global average temperature rise to below 2\u00b0C and below 1.5\u00b0C relative to pre-industrial levels. These estimates of cumulative emissions have a number of uncertainties including those associated with the climate sensitivity and the global carbon cycle. Although the IPCC fifth assessment report contained information on a range of Earth system feedbacks, such as carbon released by thawing of permafrost or methane production by wetlands as a result of climate change, the impact of many of these Earth system processes on the allowable carbon budgets remains to be quantified. Here, we make initial estimates to show that the combined impact from typically unrepresented Earth system processes may be important for the achievability of limiting warming to 1.5\u00b0C or 2\u00b0C above pre-industrial levels. The size of the effects range up to around a 350 GtCO2budget reduction for a 1.5\u00b0C warming limit and around a 500 GtCO2reduction for achieving a warming limit of 2\u00b0C. Median estimates for the extra Earth system forcing lead to around 100 GtCO2and 150 GtCO2, respectively, for the two warming limits. Our estimates are equivalent to several years of anthropogenic carbon dioxide emissions at present rates. In addition to the likely reduction of the allowable global carbon budgets, the extra feedbacks also bring forward the date at which a given warming threshold is likely to be exceeded for a particular emission pathway.This article is part of the theme issue 'The Paris Agreement: understanding the physical and social challenges for a warming world of 1.5\u00b0C above pre-industrial levels'.", "author" : [ { "dropping-particle" : "", "family" : "Lowe", "given" : "Jason A.", "non-dropping-particle" : "", "parse-names" : false, "suffix" : "" }, { "dropping-particle" : "", "family" : "Bernie", "given" : "Daniel", "non-dropping-particle" : "", "parse-names" : false, "suffix" : "" } ], "container-title" : "Philosophical Transactions of the Royal Society A: Mathematical, Physical and Engineering Sciences", "id" : "ITEM-3", "issue" : "2119", "issued" : { "date-parts" : [ [ "2018", "5", "13" ] ] }, "page" : "20170263", "title" : "The impact of Earth system feedbacks on carbon budgets and climate response", "translator" : [ { "dropping-particle" : "", "family" : "L3920", "given" : "", "non-dropping-particle" : "", "parse-names" : false, "suffix" : "" } ], "type" : "article-journal", "volume" : "376" }, "uris" : [ "http://www.mendeley.com/documents/?uuid=bb4eacfb-c068-4f03-8f01-02816286dc9f" ] }, { "id" : "ITEM-4", "itemData" : { "DOI" : "10.5194/bg-14-3051-2017", "ISSN" : "1726-4189", "abstract" : "Abstract. The land surface models JULES (Joint UK Land Environment Simulator, two versions) and ORCHIDEE-MICT (Organizing Carbon and Hydrology in Dynamic Ecosystems), each with a revised representation of permafrost carbon, were coupled to the Integrated Model Of Global Effects of climatic aNomalies (IMOGEN) intermediate-complexity climate and ocean carbon uptake model. IMOGEN calculates atmospheric carbon dioxide (CO2) and local monthly surface climate for a given emission scenario with the land\u2013atmosphere CO2 flux exchange from either JULES or ORCHIDEE-MICT. These simulations include feedbacks associated with permafrost carbon changes in a warming world. Both IMOGEN\u2013JULES and IMOGEN\u2013ORCHIDEE-MICT were forced by historical and three alternative future-CO2-emission scenarios. Those simulations were performed for different climate sensitivities and regional climate change patterns based on 22 different Earth system models (ESMs) used for CMIP3 (phase 3 of the Coupled Model Intercomparison Project), allowing us to explore climate uncertainties in the context of permafrost carbon\u2013climate feedbacks. Three future emission scenarios consistent with three representative concentration pathways were used: RCP2.6, RCP4.5 and RCP8.5. Paired simulations with and without frozen carbon processes were required to quantify the impact of the permafrost carbon feedback on climate change. The additional warming from the permafrost carbon feedback is between 0.2 and 12% of the change in the global mean temperature (\u0394T) by the year 2100 and 0.5 and 17% of \u0394T by 2300, with these ranges reflecting differences in land surface models, climate models and emissions pathway. As a percentage of \u0394T, the permafrost carbon feedback has a greater impact on the low-emissions scenario (RCP2.6) than on the higher-emissions scenarios, suggesting that permafrost carbon should be taken into account when evaluating scenarios of heavy mitigation and stabilization. Structural differences between the land surface models (particularly the representation of the soil carbon decomposition) are found to be a larger source of uncertainties than differences in the climate response. Inertia in the permafrost carbon system means that the permafrost carbon response depends on the temporal trajectory of warming as well as the absolute amount of warming. We propose a new policy-relevant metric \u2013 the frozen carbon residence time (FCRt) in years \u2013 that can be derived from these complex land surface models and\u2026", "author" : [ { "dropping-particle" : "", "family" : "Burke", "given" : "Eleanor J", "non-dropping-particle" : "", "parse-names" : false, "suffix" : "" }, { "dropping-particle" : "", "family" : "Ekici", "given" : "Altug", "non-dropping-particle" : "", "parse-names" : false, "suffix" : "" }, { "dropping-particle" : "", "family" : "Huang", "given" : "Ye", "non-dropping-particle" : "", "parse-names" : false, "suffix" : "" }, { "dropping-particle" : "", "family" : "Chadburn", "given" : "Sarah 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"Peng", "given" : "Shushi", "non-dropping-particle" : "", "parse-names" : false, "suffix" : "" }, { "dropping-particle" : "", "family" : "Krinner", "given" : "Gerhard", "non-dropping-particle" : "", "parse-names" : false, "suffix" : "" } ], "container-title" : "Biogeosciences", "id" : "ITEM-4", "issue" : "12", "issued" : { "date-parts" : [ [ "2017", "6", "22" ] ] }, "page" : "3051-3066", "title" : "Quantifying uncertainties of permafrost carbon\u2013climate feedbacks", "translator" : [ { "dropping-particle" : "", "family" : "L4980", "given" : "", "non-dropping-particle" : "", "parse-names" : false, "suffix" : "" } ], "type" : "article-journal", "volume" : "14" }, "uris" : [ "http://www.mendeley.com/documents/?uuid=156971e1-01ad-4c15-80da-a6bc20a47c95", "http://www.mendeley.com/documents/?uuid=0a2474ec-0502-4b3c-ab52-c5232570fa5e" ] }, { "id" : "ITEM-5", "itemData" : { "DOI" : "10.1088/1748-9326/10/12/125003", "ISSN" : "1748-9326", "author" : [ { "dropping-particle" : "", "family" : "MacDougall", "given" : "Andrew H", "non-dropping-particle" : "", "parse-names" : false, "suffix" : "" }, { "dropping-particle" : "", "family" : "Zickfeld", "given" : "Kirsten", "non-dropping-particle" : "", "parse-names" : false, "suffix" : "" }, { "dropping-particle" : "", "family" : "Knutti", "given" : "Reto", "non-dropping-particle" : "", "parse-names" : false, "suffix" : "" }, { "dropping-particle" : "", "family" : "Matthews", "given" : "H Damon", "non-dropping-particle" : "", "parse-names" : false, "suffix" : "" } ], "container-title" : "Environmental Research Letters", "id" : "ITEM-5", "issue" : "12", "issued" : { "date-parts" : [ [ "2015", "12", "1" ] ] }, "page" : "125003", "publisher" : "IOP Publishing", "title" : "Sensitivity of carbon budgets to permafrost carbon feedbacks and non-CO2 forcings", "translator" : [ { "dropping-particle" : "", "family" : "L4794", "given" : "", "non-dropping-particle" : "", "parse-names" : false, "suffix" : "" } ], "type" : "article-journal", "volume" : "10" }, "uris" : [ "http://www.mendeley.com/documents/?uuid=a1193f77-dd87-41fa-9044-6940b3557cd8", "http://www.mendeley.com/documents/?uuid=f053feca-95ca-3866-a2af-61a756e8542d" ] } ], "mendeley" : { "formattedCitation" : "(MacDougall and Friedlingstein, 2015; MacDougall et al., 2015; Burke et al., 2017b; Gasser et al., 2018; Lowe and Bernie, 2018)", "manualFormatting" : "(MacDougall and Friedlingstein, 2015; MacDougall et al., 2015; Burke et al., 2017b; Gasser et al., 2018; Lowe and Bernie, 2018)", "plainTextFormattedCitation" : "(MacDougall and Friedlingstein, 2015; MacDougall et al., 2015; Burke et al., 2017b; Gasser et al., 2018; Lowe and Bernie, 2018)", "previouslyFormattedCitation" : "(MacDougall and Friedlingstein, 2015; MacDougall et al., 2015; Burke et al., 2017b; Gasser et al., 2018; Lowe and Bernie, 2018)" }, "properties" : { "noteIndex" : 0 }, "schema" : "https://github.com/citation-style-language/schema/raw/master/csl-citation.json" }</w:instrText>
        </w:r>
      </w:ins>
      <w:del w:id="5513" w:author="Robin Matthews" w:date="2021-06-17T18:28:00Z">
        <w:r w:rsidR="00747167" w:rsidRPr="001E7A27" w:rsidDel="00E6087F">
          <w:rPr>
            <w:lang w:val="en-GB"/>
          </w:rPr>
          <w:del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"ITEM-2",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"ITEM-2",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"http://www.mendeley.com/documents/?uuid=d1dc7d08-623f-4724-afb4-70ba5ab7e379" ] }, { "id" : "ITEM-3", "itemData" : { "DOI" : "10.1098/rsta.2017.0263", "ISSN" : "1364-503X", "PMID" : "29610375", "abstract" : "A number of studies have examined the size of the allowable global cumulative carbon budget compatible with limiting twenty-first century global average temperature rise to below 2\u00b0C and below 1.5\u00b0C relative to pre-industrial levels. These estimates of cumulative emissions have a number of uncertainties including those associated with the climate sensitivity and the global carbon cycle. Although the IPCC fifth assessment report contained information on a range of Earth system feedbacks, such as carbon released by thawing of permafrost or methane production by wetlands as a result of climate change, the impact of many of these Earth system processes on the allowable carbon budgets remains to be quantified. Here, we make initial estimates to show that the combined impact from typically unrepresented Earth system processes may be important for the achievability of limiting warming to 1.5\u00b0C or 2\u00b0C above pre-industrial levels. The size of the effects range up to around a 350 GtCO2budget reduction for a 1.5\u00b0C warming limit and around a 500 GtCO2reduction for achieving a warming limit of 2\u00b0C. Median estimates for the extra Earth system forcing lead to around 100 GtCO2and 150 GtCO2, respectively, for the two warming limits. Our estimates are equivalent to several years of anthropogenic carbon dioxide emissions at present rates. In addition to the likely reduction of the allowable global carbon budgets, the extra feedbacks also bring forward the date at which a given warming threshold is likely to be exceeded for a particular emission pathway.This article is part of the theme issue 'The Paris Agreement: understanding the physical and social challenges for a warming world of 1.5\u00b0C above pre-industrial levels'.", "author" : [ { "dropping-particle" : "", "family" : "Lowe", "given" : "Jason A.", "non-dropping-particle" : "", "parse-names" : false, "suffix" : "" }, { "dropping-particle" : "", "family" : "Bernie", "given" : "Daniel", "non-dropping-particle" : "", "parse-names" : false, "suffix" : "" } ], "container-title" : "Philosophical Transactions of the Royal Society A: Mathematical, Physical and Engineering Sciences", "id" : "ITEM-3", "issue" : "2119", "issued" : { "date-parts" : [ [ "2018", "5", "13" ] ] }, "page" : "20170263", "title" : "The impact of Earth system feedbacks on carbon budgets and climate response", "translator" : [ { "dropping-particle" : "", "family" : "L3920", "given" : "", "non-dropping-particle" : "", "parse-names" : false, "suffix" : "" } ], "type" : "article-journal", "volume" : "376" }, "uris" : [ "http://www.mendeley.com/documents/?uuid=bb4eacfb-c068-4f03-8f01-02816286dc9f" ] }, { "id" : "ITEM-4", "itemData" : { "DOI" : "10.5194/bg-14-3051-2017", "ISSN" : "1726-4189", "abstract" : "Abstract. The land surface models JULES (Joint UK Land Environment Simulator, two versions) and ORCHIDEE-MICT (Organizing Carbon and Hydrology in Dynamic Ecosystems), each with a revised representation of permafrost carbon, were coupled to the Integrated Model Of Global Effects of climatic aNomalies (IMOGEN) intermediate-complexity climate and ocean carbon uptake model. IMOGEN calculates atmospheric carbon dioxide (CO2) and local monthly surface climate for a given emission scenario with the land\u2013atmosphere CO2 flux exchange from either JULES or ORCHIDEE-MICT. These simulations include feedbacks associated with permafrost carbon changes in a warming world. Both IMOGEN\u2013JULES and IMOGEN\u2013ORCHIDEE-MICT were forced by historical and three alternative future-CO2-emission scenarios. Those simulations were performed for different climate sensitivities and regional climate change patterns based on 22 different Earth system models (ESMs) used for CMIP3 (phase 3 of the Coupled Model Intercomparison Project), allowing us to explore climate uncertainties in the context of permafrost carbon\u2013climate feedbacks. Three future emission scenarios consistent with three representative concentration pathways were used: RCP2.6, RCP4.5 and RCP8.5. Paired simulations with and without frozen carbon processes were required to quantify the impact of the permafrost carbon feedback on climate change. The additional warming from the permafrost carbon feedback is between 0.2 and 12% of the change in the global mean temperature (\u0394T) by the year 2100 and 0.5 and 17% of \u0394T by 2300, with these ranges reflecting differences in land surface models, climate models and emissions pathway. As a percentage of \u0394T, the permafrost carbon feedback has a greater impact on the low-emissions scenario (RCP2.6) than on the higher-emissions scenarios, suggesting that permafrost carbon should be taken into account when evaluating scenarios of heavy mitigation and stabilization. Structural differences between the land surface models (particularly the representation of the soil carbon decomposition) are found to be a larger source of uncertainties than differences in the climate response. Inertia in the permafrost carbon system means that the permafrost carbon response depends on the temporal trajectory of warming as well as the absolute amount of warming. We propose a new policy-relevant metric \u2013 the frozen carbon residence time (FCRt) in years \u2013 that can be derived from these complex land surface models and\u2026", "author" : [ { "dropping-particle" : "", "family" : "Burke", "given" : "Eleanor J", "non-dropping-particle" : "", "parse-names" : false, "suffix" : "" }, { "dropping-particle" : "", "family" : "Ekici", "given" : "Altug", "non-dropping-particle" : "", "parse-names" : false, "suffix" : "" }, { "dropping-particle" : "", "family" : "Huang", "given" : "Ye", "non-dropping-particle" : "", "parse-names" : false, "suffix" : "" }, { "dropping-particle" : "", "family" : "Chadburn", "given" : "Sarah 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"Peng", "given" : "Shushi", "non-dropping-particle" : "", "parse-names" : false, "suffix" : "" }, { "dropping-particle" : "", "family" : "Krinner", "given" : "Gerhard", "non-dropping-particle" : "", "parse-names" : false, "suffix" : "" } ], "container-title" : "Biogeosciences", "id" : "ITEM-4", "issue" : "12", "issued" : { "date-parts" : [ [ "2017", "6", "22" ] ] }, "page" : "3051-3066", "title" : "Quantifying uncertainties of permafrost carbon\u2013climate feedbacks", "translator" : [ { "dropping-particle" : "", "family" : "L4980", "given" : "", "non-dropping-particle" : "", "parse-names" : false, "suffix" : "" } ], "type" : "article-journal", "volume" : "14" }, "uris" : [ "http://www.mendeley.com/documents/?uuid=156971e1-01ad-4c15-80da-a6bc20a47c95", "http://www.mendeley.com/documents/?uuid=0a2474ec-0502-4b3c-ab52-c5232570fa5e" ] }, { "id" : "ITEM-5", "itemData" : { "DOI" : "10.1088/1748-9326/10/12/125003", "ISSN" : "1748-9326", "author" : [ { "dropping-particle" : "", "family" : "MacDougall", "given" : "Andrew H", "non-dropping-particle" : "", "parse-names" : false, "suffix" : "" }, { "dropping-particle" : "", "family" : "Zickfeld", "given" : "Kirsten", "non-dropping-particle" : "", "parse-names" : false, "suffix" : "" }, { "dropping-particle" : "", "family" : "Knutti", "given" : "Reto", "non-dropping-particle" : "", "parse-names" : false, "suffix" : "" }, { "dropping-particle" : "", "family" : "Matthews", "given" : "H Damon", "non-dropping-particle" : "", "parse-names" : false, "suffix" : "" } ], "container-title" : "Environmental Research Letters", "id" : "ITEM-5", "issue" : "12", "issued" : { "date-parts" : [ [ "2015", "12", "1" ] ] }, "page" : "125003", "publisher" : "IOP Publishing", "title" : "Sensitivity of carbon budgets to permafrost carbon feedbacks and non-CO2 forcings", "translator" : [ { "dropping-particle" : "", "family" : "L4794", "given" : "", "non-dropping-particle" : "", "parse-names" : false, "suffix" : "" } ], "type" : "article-journal", "volume" : "10" }, "uris" : [ "http://www.mendeley.com/documents/?uuid=a1193f77-dd87-41fa-9044-6940b3557cd8", "http://www.mendeley.com/documents/?uuid=f053feca-95ca-3866-a2af-61a756e8542d" ] } ], "mendeley" : { "formattedCitation" : "(MacDougall and Friedlingstein, 2015; MacDougall et al., 2015; Burke et al., 2017b; Gasser et al., 2018; Lowe and Bernie, 2018)", "manualFormatting" : "(MacDougall et al., 2015; MacDougall and Friedlingstein, 2015; Burke et al., 2017; Gasser et al., 2018; Lowe and Bernie, 2018)", "plainTextFormattedCitation" : "(MacDougall and Friedlingstein, 2015; MacDougall et al., 2015; Burke et al., 2017b; Gasser et al., 2018; Lowe and Bernie, 2018)", "previouslyFormattedCitation" : "(MacDougall and Friedlingstein, 2015; MacDougall et al., 2015; Burke et al., 2017b; Gasser et al., 2018; Lowe and Bernie, 2018)" }, "properties" : { "noteIndex" : 0 }, "schema" : "https://github.com/citation-style-language/schema/raw/master/csl-citation.json" }</w:delInstrText>
        </w:r>
      </w:del>
      <w:r w:rsidRPr="001E7A27">
        <w:rPr>
          <w:lang w:val="en-GB"/>
        </w:rPr>
        <w:fldChar w:fldCharType="separate"/>
      </w:r>
      <w:r w:rsidR="00025FA2" w:rsidRPr="001E7A27">
        <w:rPr>
          <w:noProof/>
          <w:lang w:val="en-GB"/>
        </w:rPr>
        <w:t>(</w:t>
      </w:r>
      <w:ins w:id="5514" w:author="Robin Matthews" w:date="2021-06-17T18:28:00Z">
        <w:r w:rsidR="00E6087F" w:rsidRPr="001E7A27">
          <w:rPr>
            <w:lang w:val="en-GB"/>
          </w:rPr>
          <w:t>MacDougall and Friedlingstein, 2015; MacDougall et al., 2015; Burke et al., 2017b; Gasser et al., 2018; Lowe and Bernie, 2018</w:t>
        </w:r>
      </w:ins>
      <w:del w:id="5515" w:author="Robin Matthews" w:date="2021-06-17T18:28:00Z">
        <w:r w:rsidR="00025FA2" w:rsidRPr="001E7A27" w:rsidDel="00E6087F">
          <w:rPr>
            <w:noProof/>
            <w:lang w:val="en-GB"/>
          </w:rPr>
          <w:delText>MacDougall et al., 2015; MacDougall and Friedlingstein, 2015; Burke et al., 2017; Gasser et al., 2018; Lowe and Bernie, 2018</w:delText>
        </w:r>
      </w:del>
      <w:r w:rsidR="00025FA2" w:rsidRPr="001E7A27">
        <w:rPr>
          <w:noProof/>
          <w:lang w:val="en-GB"/>
        </w:rPr>
        <w:t>)</w:t>
      </w:r>
      <w:r w:rsidRPr="001E7A27">
        <w:rPr>
          <w:lang w:val="en-GB"/>
        </w:rPr>
        <w:fldChar w:fldCharType="end"/>
      </w:r>
      <w:commentRangeEnd w:id="5511"/>
      <w:r w:rsidR="00025FA2" w:rsidRPr="001E7A27">
        <w:rPr>
          <w:rStyle w:val="CommentReference"/>
          <w:lang w:val="en-GB"/>
        </w:rPr>
        <w:commentReference w:id="5511"/>
      </w:r>
      <w:r w:rsidRPr="001E7A27">
        <w:rPr>
          <w:lang w:val="en-GB"/>
        </w:rPr>
        <w:t xml:space="preserve">, a development highlighted and assessed in the IPCC Special Report on Global Warming of 1.5°C </w:t>
      </w:r>
      <w:r w:rsidRPr="001E7A27">
        <w:rPr>
          <w:lang w:val="en-GB"/>
        </w:rPr>
        <w:fldChar w:fldCharType="begin" w:fldLock="1"/>
      </w:r>
      <w:r w:rsidR="00747167" w:rsidRPr="001E7A27">
        <w:rPr>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"http://www.mendeley.com/documents/?uuid=62bc1926-76c8-4e6a-959a-99a5596ae2a2" ] } ], "mendeley" : { "formattedCitation" : "(Rogelj et al., 2018b)", "plainTextFormattedCitation" : "(Rogelj et al., 2018b)", "previouslyFormattedCitation" : "(Rogelj et al., 2018b)" }, "properties" : { "noteIndex" : 0 }, "schema" : "https://github.com/citation-style-language/schema/raw/master/csl-citation.json" }</w:instrText>
      </w:r>
      <w:r w:rsidRPr="001E7A27">
        <w:rPr>
          <w:lang w:val="en-GB"/>
        </w:rPr>
        <w:fldChar w:fldCharType="separate"/>
      </w:r>
      <w:r w:rsidR="00025FA2" w:rsidRPr="001E7A27">
        <w:rPr>
          <w:noProof/>
          <w:lang w:val="en-GB"/>
        </w:rPr>
        <w:t>(Rogelj et al., 2018b)</w:t>
      </w:r>
      <w:r w:rsidRPr="001E7A27">
        <w:rPr>
          <w:lang w:val="en-GB"/>
        </w:rPr>
        <w:fldChar w:fldCharType="end"/>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"mendeley" : { "formattedCitation" : "(MacDougall and Friedlingstein, 2015)", "manualFormatting" : "MacDougall and Friedlingstein (2015)", "plainTextFormattedCitation" : "(MacDougall and Friedlingstein, 2015)", "previouslyFormattedCitation" : "(MacDougall and Friedlingstein, 2015)" }, "properties" : { "noteIndex" : 0 }, "schema" : "https://github.com/citation-style-language/schema/raw/master/csl-citation.json" }</w:instrText>
      </w:r>
      <w:r w:rsidRPr="001E7A27">
        <w:rPr>
          <w:lang w:val="en-GB"/>
        </w:rPr>
        <w:fldChar w:fldCharType="separate"/>
      </w:r>
      <w:r w:rsidR="00025FA2" w:rsidRPr="001E7A27">
        <w:rPr>
          <w:noProof/>
          <w:lang w:val="en-GB"/>
        </w:rPr>
        <w:t>MacDougall and Friedlingstein (2015)</w:t>
      </w:r>
      <w:r w:rsidRPr="001E7A27">
        <w:rPr>
          <w:lang w:val="en-GB"/>
        </w:rPr>
        <w:fldChar w:fldCharType="end"/>
      </w:r>
      <w:r w:rsidRPr="001E7A27">
        <w:rPr>
          <w:lang w:val="en-GB"/>
        </w:rPr>
        <w:t xml:space="preserve"> reported a TCRE increase of about 15% when including permafrost carbon feedbacks. The overall linearity of the TCRE during the 21st century was not affected, but they also found that permafrost carbon feedbacks caused an increase in TCRE on multi-century time</w:t>
      </w:r>
      <w:ins w:id="5516" w:author="Soapbox" w:date="2021-07-15T12:52:00Z">
        <w:r w:rsidR="006C248B" w:rsidRPr="001E7A27">
          <w:rPr>
            <w:lang w:val="en-GB"/>
          </w:rPr>
          <w:t xml:space="preserve"> </w:t>
        </w:r>
      </w:ins>
      <w:r w:rsidRPr="001E7A27">
        <w:rPr>
          <w:lang w:val="en-GB"/>
        </w:rPr>
        <w:t>scales under declining CO</w:t>
      </w:r>
      <w:r w:rsidRPr="001E7A27">
        <w:rPr>
          <w:vertAlign w:val="subscript"/>
          <w:lang w:val="en-GB"/>
        </w:rPr>
        <w:t>2</w:t>
      </w:r>
      <w:r w:rsidRPr="001E7A27">
        <w:rPr>
          <w:lang w:val="en-GB"/>
        </w:rPr>
        <w:t xml:space="preserve"> emission</w:t>
      </w:r>
      <w:ins w:id="5517" w:author="Tom Maycock" w:date="2021-09-08T15:27:00Z">
        <w:r w:rsidR="00FC0403" w:rsidRPr="001E7A27">
          <w:rPr>
            <w:lang w:val="en-GB"/>
          </w:rPr>
          <w:t>s</w:t>
        </w:r>
      </w:ins>
      <w:r w:rsidRPr="001E7A27">
        <w:rPr>
          <w:lang w:val="en-GB"/>
        </w:rPr>
        <w:t xml:space="preserve"> rates. In addition, other processes that are not</w:t>
      </w:r>
      <w:ins w:id="5518" w:author="Soapbox" w:date="2021-07-22T08:04:00Z">
        <w:r w:rsidR="00B8004A" w:rsidRPr="001E7A27">
          <w:rPr>
            <w:lang w:val="en-GB"/>
          </w:rPr>
          <w:t xml:space="preserve"> regarded</w:t>
        </w:r>
      </w:ins>
      <w:ins w:id="5519" w:author="Soapbox" w:date="2021-07-22T08:03:00Z">
        <w:r w:rsidR="00532505" w:rsidRPr="001E7A27">
          <w:rPr>
            <w:lang w:val="en-GB"/>
          </w:rPr>
          <w:t>,</w:t>
        </w:r>
      </w:ins>
      <w:r w:rsidRPr="001E7A27">
        <w:rPr>
          <w:lang w:val="en-GB"/>
        </w:rPr>
        <w:t xml:space="preserve"> or </w:t>
      </w:r>
      <w:ins w:id="5520" w:author="Soapbox" w:date="2021-07-22T08:04:00Z">
        <w:r w:rsidR="00B8004A" w:rsidRPr="001E7A27">
          <w:rPr>
            <w:lang w:val="en-GB"/>
          </w:rPr>
          <w:t xml:space="preserve">are </w:t>
        </w:r>
      </w:ins>
      <w:r w:rsidRPr="001E7A27">
        <w:rPr>
          <w:lang w:val="en-GB"/>
        </w:rPr>
        <w:t xml:space="preserve">only partially considered </w:t>
      </w:r>
      <w:r w:rsidRPr="001E7A27">
        <w:rPr>
          <w:lang w:val="en-GB" w:eastAsia="en-US"/>
        </w:rPr>
        <w:t>in individual or all ESMs</w:t>
      </w:r>
      <w:ins w:id="5521" w:author="Tom Maycock" w:date="2021-09-09T16:46:00Z">
        <w:r w:rsidR="00334BDE">
          <w:rPr>
            <w:lang w:val="en-GB" w:eastAsia="en-US"/>
          </w:rPr>
          <w:t>,</w:t>
        </w:r>
      </w:ins>
      <w:r w:rsidRPr="001E7A27">
        <w:rPr>
          <w:lang w:val="en-GB" w:eastAsia="en-US"/>
        </w:rPr>
        <w:t xml:space="preserve"> </w:t>
      </w:r>
      <w:r w:rsidRPr="001E7A27">
        <w:rPr>
          <w:lang w:val="en-GB"/>
        </w:rPr>
        <w:t xml:space="preserve">could cause a further increase or decrease of TCRE </w:t>
      </w:r>
      <w:r w:rsidRPr="001E7A27">
        <w:rPr>
          <w:lang w:val="en-GB"/>
        </w:rPr>
        <w:fldChar w:fldCharType="begin" w:fldLock="1"/>
      </w:r>
      <w:r w:rsidR="00747167" w:rsidRPr="001E7A27">
        <w:rPr>
          <w:lang w:val="en-GB"/>
        </w:rPr>
        <w:instrText>ADDIN CSL_CITATION { "citationItems" : [ { "id" : "ITEM-1", "itemData" : { "DOI" : "10.1038/s41561-020-00663-3", "ISBN" : "4156102000663", "author" : [ { "dropping-particle" : "", "family" : "Matthews", "given" : "H Damon", "non-dropping-particle" : "", "parse-names" : false, "suffix" : "" }, { "dropping-particle" : "", "family" : "Tokarska", "given" : "Katarzyna B", "non-dropping-particle" : "", "parse-names" : false, "suffix" : "" }, { "dropping-particle" : "", "family" : "Nicholls", "given" : "Zebedee R J", "non-dropping-particle" : "", "parse-names" : false, "suffix" : "" }, { "dropping-particle" : "", "family" : "Rogelj", "given" : "Joeri",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"Forster", "given" : "Piers M",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"Koven", "given" : "Charles", "non-dropping-particle" : "", "parse-names" : false, "suffix" : "" }, { "dropping-particle" : "", "family" : "Knutti", "given" : "Reto", "non-dropping-particle" : "", "parse-names" : false, "suffix" : "" }, { "dropping-particle" : "", "family" : "Macdougall", "given" : "Andrew H",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"Zickfeld", "given" : "Kirsten", "non-dropping-particle" : "", "parse-names" : false, "suffix" : "" } ], "container-title" : "Nature Geoscience", "id" : "ITEM-1", "issued" : { "date-parts" : [ [ "2020" ] ] }, "page" : "1-13", "title" : "Opportunities and challenges in using remaining carbon budgets to guide climate policy", "translator" : [ { "dropping-particle" : "", "family" : "L6946", "given" : "", "non-dropping-particle" : "", "parse-names" : false, "suffix" : "" } ], "type" : "article-journal" }, "uris" : [ "http://www.mendeley.com/documents/?uuid=aefa8e3b-f049-4634-b9b8-9f8a7f18500b" ] } ], "mendeley" : { "formattedCitation" : "(Matthews et al., 2020)", "plainTextFormattedCitation" : "(Matthews et al., 2020)", "previouslyFormattedCitation" : "(Matthews et al., 2020)" }, "properties" : { "noteIndex" : 0 }, "schema" : "https://github.com/citation-style-language/schema/raw/master/csl-citation.json" }</w:instrText>
      </w:r>
      <w:r w:rsidRPr="001E7A27">
        <w:rPr>
          <w:lang w:val="en-GB"/>
        </w:rPr>
        <w:fldChar w:fldCharType="separate"/>
      </w:r>
      <w:r w:rsidR="00025FA2" w:rsidRPr="001E7A27">
        <w:rPr>
          <w:noProof/>
          <w:lang w:val="en-GB"/>
        </w:rPr>
        <w:t>(Matthews et al., 2020)</w:t>
      </w:r>
      <w:r w:rsidRPr="001E7A27">
        <w:rPr>
          <w:lang w:val="en-GB"/>
        </w:rPr>
        <w:fldChar w:fldCharType="end"/>
      </w:r>
      <w:r w:rsidRPr="001E7A27">
        <w:rPr>
          <w:lang w:val="en-GB"/>
        </w:rPr>
        <w:t xml:space="preserve">. These are discussed in detail in Section 5.4, but their quantitative effects on TCRE have not yet been explored by the literature. </w:t>
      </w:r>
    </w:p>
    <w:p w14:paraId="4D186FD2" w14:textId="77777777" w:rsidR="00834757" w:rsidRPr="001E7A27" w:rsidRDefault="00834757" w:rsidP="005C7F25">
      <w:pPr>
        <w:pStyle w:val="AR6BodyText"/>
        <w:rPr>
          <w:lang w:val="en-GB"/>
        </w:rPr>
      </w:pPr>
    </w:p>
    <w:p w14:paraId="3D869791" w14:textId="350383AC" w:rsidR="00834757" w:rsidRPr="001E7A27" w:rsidRDefault="00834757" w:rsidP="005C7F25">
      <w:pPr>
        <w:pStyle w:val="AR6BodyText"/>
        <w:rPr>
          <w:lang w:val="en-GB" w:eastAsia="en-US"/>
        </w:rPr>
      </w:pPr>
      <w:r w:rsidRPr="001E7A27">
        <w:rPr>
          <w:lang w:val="en-GB" w:eastAsia="en-US"/>
        </w:rPr>
        <w:t>Whether TCRE remains an accurate predictor of CO</w:t>
      </w:r>
      <w:r w:rsidRPr="001E7A27">
        <w:rPr>
          <w:vertAlign w:val="subscript"/>
          <w:lang w:val="en-GB" w:eastAsia="en-US"/>
        </w:rPr>
        <w:t>2</w:t>
      </w:r>
      <w:r w:rsidRPr="001E7A27">
        <w:rPr>
          <w:lang w:val="en-GB" w:eastAsia="en-US"/>
        </w:rPr>
        <w:t>-induced warming when annual CO</w:t>
      </w:r>
      <w:r w:rsidRPr="001E7A27">
        <w:rPr>
          <w:vertAlign w:val="subscript"/>
          <w:lang w:val="en-GB" w:eastAsia="en-US"/>
        </w:rPr>
        <w:t>2</w:t>
      </w:r>
      <w:r w:rsidRPr="001E7A27">
        <w:rPr>
          <w:lang w:val="en-GB" w:eastAsia="en-US"/>
        </w:rPr>
        <w:t xml:space="preserve"> emissions reach zero and are followed by net carbon</w:t>
      </w:r>
      <w:ins w:id="5522" w:author="Soapbox" w:date="2021-07-22T08:07:00Z">
        <w:r w:rsidR="00F37286" w:rsidRPr="001E7A27">
          <w:rPr>
            <w:lang w:val="en-GB" w:eastAsia="en-US"/>
          </w:rPr>
          <w:t xml:space="preserve"> </w:t>
        </w:r>
      </w:ins>
      <w:del w:id="5523" w:author="Soapbox" w:date="2021-07-22T08:07:00Z">
        <w:r w:rsidRPr="001E7A27" w:rsidDel="00F37286">
          <w:rPr>
            <w:lang w:val="en-GB" w:eastAsia="en-US"/>
          </w:rPr>
          <w:delText>-</w:delText>
        </w:r>
      </w:del>
      <w:r w:rsidRPr="001E7A27">
        <w:rPr>
          <w:lang w:val="en-GB" w:eastAsia="en-US"/>
        </w:rPr>
        <w:t xml:space="preserve">dioxide removal (also referred to as TCRE reversibility) therefore hinges on contributions of </w:t>
      </w:r>
      <w:r w:rsidR="00746B3D" w:rsidRPr="001E7A27">
        <w:rPr>
          <w:lang w:val="en-GB" w:eastAsia="en-US"/>
        </w:rPr>
        <w:t>slow</w:t>
      </w:r>
      <w:r w:rsidRPr="001E7A27">
        <w:rPr>
          <w:lang w:val="en-GB" w:eastAsia="en-US"/>
        </w:rPr>
        <w:t xml:space="preserve"> components of the climate system that cause unreali</w:t>
      </w:r>
      <w:ins w:id="5524" w:author="Soapbox" w:date="2021-07-17T05:24:00Z">
        <w:r w:rsidR="000F7820" w:rsidRPr="001E7A27">
          <w:rPr>
            <w:lang w:val="en-GB" w:eastAsia="en-US"/>
          </w:rPr>
          <w:t>z</w:t>
        </w:r>
      </w:ins>
      <w:del w:id="5525" w:author="Soapbox" w:date="2021-07-17T05:24:00Z">
        <w:r w:rsidRPr="001E7A27" w:rsidDel="000F7820">
          <w:rPr>
            <w:lang w:val="en-GB" w:eastAsia="en-US"/>
          </w:rPr>
          <w:delText>s</w:delText>
        </w:r>
      </w:del>
      <w:r w:rsidRPr="001E7A27">
        <w:rPr>
          <w:lang w:val="en-GB" w:eastAsia="en-US"/>
        </w:rPr>
        <w:t>ed warming from past CO</w:t>
      </w:r>
      <w:r w:rsidRPr="001E7A27">
        <w:rPr>
          <w:vertAlign w:val="subscript"/>
          <w:lang w:val="en-GB" w:eastAsia="en-US"/>
        </w:rPr>
        <w:t>2</w:t>
      </w:r>
      <w:r w:rsidRPr="001E7A27">
        <w:rPr>
          <w:lang w:val="en-GB" w:eastAsia="en-US"/>
        </w:rPr>
        <w:t xml:space="preserve"> emissions. Such </w:t>
      </w:r>
      <w:r w:rsidR="00746B3D" w:rsidRPr="001E7A27">
        <w:rPr>
          <w:lang w:val="en-GB" w:eastAsia="en-US"/>
        </w:rPr>
        <w:t>slow</w:t>
      </w:r>
      <w:r w:rsidRPr="001E7A27">
        <w:rPr>
          <w:lang w:val="en-GB" w:eastAsia="en-US"/>
        </w:rPr>
        <w:t xml:space="preserve"> components can arise from either physical climate (i.e., ocean heat uptake) or carbon cycle (i.e., ocean carbon uptake and permafrost carbon release) processes. The combined effect of these processes determines the magnitude and sign of the ZEC </w:t>
      </w:r>
      <w:r w:rsidRPr="001E7A27">
        <w:rPr>
          <w:lang w:val="en-GB" w:eastAsia="en-US"/>
        </w:rPr>
        <w:fldChar w:fldCharType="begin" w:fldLock="1"/>
      </w:r>
      <w:r w:rsidR="00747167" w:rsidRPr="001E7A27">
        <w:rPr>
          <w:lang w:val="en-GB" w:eastAsia="en-US"/>
        </w:rPr>
        <w:instrText>ADDIN CSL_CITATION { "citationItems" : [ { "id" : "ITEM-1",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"ITEM-1", "issue" : "11", "issued" : { "date-parts" : [ [ "2020", "6", "15" ] ] }, "page" : "2987-3016", "publisher" : "Copernicus GmbH", "title" : "Is there warming in the pipeline? A multi-model analysis of the Zero Emissions Commitment from CO2", "translator" : [ { "dropping-particle" : "", "family" : "L3148", "given" : "", "non-dropping-particle" : "", "parse-names" : false, "suffix" : "" } ], "type" : "article-journal", "volume" : "17" }, "uris" : [ "http://www.mendeley.com/documents/?uuid=6b662623-38e2-3fb8-833e-8e90446d9462" ] } ], "mendeley" : { "formattedCitation" : "(MacDougall et al., 2020)", "plainTextFormattedCitation" : "(MacDougall et al., 2020)", "previouslyFormattedCitation" : "(MacDougall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(MacDougall et al., 2020)</w:t>
      </w:r>
      <w:r w:rsidRPr="001E7A27">
        <w:rPr>
          <w:lang w:val="en-GB" w:eastAsia="en-US"/>
        </w:rPr>
        <w:fldChar w:fldCharType="end"/>
      </w:r>
      <w:r w:rsidRPr="001E7A27">
        <w:rPr>
          <w:lang w:val="en-GB" w:eastAsia="en-US"/>
        </w:rPr>
        <w:t>, which in turn impacts TCRE reversibility. As discussed in Section</w:t>
      </w:r>
      <w:r w:rsidRPr="001E7A27">
        <w:rPr>
          <w:lang w:val="en-GB"/>
        </w:rPr>
        <w:t xml:space="preserve"> 4.7.2, </w:t>
      </w:r>
      <w:r w:rsidRPr="001E7A27">
        <w:rPr>
          <w:lang w:val="en-GB" w:eastAsia="en-US"/>
        </w:rPr>
        <w:t xml:space="preserve">recent model estimates of the ZEC suggest a </w:t>
      </w:r>
      <w:r w:rsidRPr="001E7A27">
        <w:rPr>
          <w:lang w:val="en-GB" w:eastAsia="en-US"/>
        </w:rPr>
        <w:lastRenderedPageBreak/>
        <w:t xml:space="preserve">range of </w:t>
      </w:r>
      <w:r w:rsidR="00700AC3" w:rsidRPr="001E7A27">
        <w:rPr>
          <w:rFonts w:cs="Times New Roman"/>
          <w:lang w:val="en-GB" w:eastAsia="en-US"/>
        </w:rPr>
        <w:t>±</w:t>
      </w:r>
      <w:r w:rsidR="00700AC3" w:rsidRPr="001E7A27">
        <w:rPr>
          <w:lang w:val="en-GB" w:eastAsia="en-US"/>
        </w:rPr>
        <w:t>0.19°C</w:t>
      </w:r>
      <w:r w:rsidR="00700AC3" w:rsidRPr="001E7A27" w:rsidDel="00700AC3">
        <w:rPr>
          <w:lang w:val="en-GB" w:eastAsia="en-US"/>
        </w:rPr>
        <w:t xml:space="preserve"> </w:t>
      </w:r>
      <w:r w:rsidR="00922B88" w:rsidRPr="001E7A27">
        <w:rPr>
          <w:lang w:val="en-GB" w:eastAsia="en-US"/>
        </w:rPr>
        <w:t>centred</w:t>
      </w:r>
      <w:r w:rsidRPr="001E7A27">
        <w:rPr>
          <w:lang w:val="en-GB" w:eastAsia="en-US"/>
        </w:rPr>
        <w:t xml:space="preserve"> on zero </w:t>
      </w:r>
      <w:r w:rsidRPr="001E7A27">
        <w:rPr>
          <w:lang w:val="en-GB" w:eastAsia="en-US"/>
        </w:rPr>
        <w:fldChar w:fldCharType="begin" w:fldLock="1"/>
      </w:r>
      <w:r w:rsidR="00747167" w:rsidRPr="001E7A27">
        <w:rPr>
          <w:lang w:val="en-GB" w:eastAsia="en-US"/>
        </w:rPr>
        <w:instrText>ADDIN CSL_CITATION { "citationItems" : [ { "id" : "ITEM-1",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"ITEM-1", "issue" : "11", "issued" : { "date-parts" : [ [ "2020", "6", "15" ] ] }, "page" : "2987-3016", "publisher" : "Copernicus GmbH", "title" : "Is there warming in the pipeline? A multi-model analysis of the Zero Emissions Commitment from CO2", "translator" : [ { "dropping-particle" : "", "family" : "L3148", "given" : "", "non-dropping-particle" : "", "parse-names" : false, "suffix" : "" } ], "type" : "article-journal", "volume" : "17" }, "uris" : [ "http://www.mendeley.com/documents/?uuid=6b662623-38e2-3fb8-833e-8e90446d9462" ] } ], "mendeley" : { "formattedCitation" : "(MacDougall et al., 2020)", "plainTextFormattedCitation" : "(MacDougall et al., 2020)", "previouslyFormattedCitation" : "(MacDougall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(MacDougall et al., 2020)</w:t>
      </w:r>
      <w:r w:rsidRPr="001E7A27">
        <w:rPr>
          <w:lang w:val="en-GB" w:eastAsia="en-US"/>
        </w:rPr>
        <w:fldChar w:fldCharType="end"/>
      </w:r>
      <w:r w:rsidRPr="001E7A27">
        <w:rPr>
          <w:lang w:val="en-GB" w:eastAsia="en-US"/>
        </w:rPr>
        <w:t xml:space="preserve">. This suggests </w:t>
      </w:r>
      <w:r w:rsidRPr="001E7A27">
        <w:rPr>
          <w:i/>
          <w:iCs/>
          <w:lang w:val="en-GB" w:eastAsia="en-US"/>
        </w:rPr>
        <w:t xml:space="preserve">limited agreement </w:t>
      </w:r>
      <w:r w:rsidRPr="001E7A27">
        <w:rPr>
          <w:lang w:val="en-GB" w:eastAsia="en-US"/>
        </w:rPr>
        <w:t>among models as to the reversibility of the TCRE in response to net-negative CO</w:t>
      </w:r>
      <w:r w:rsidRPr="001E7A27">
        <w:rPr>
          <w:vertAlign w:val="subscript"/>
          <w:lang w:val="en-GB" w:eastAsia="en-US"/>
        </w:rPr>
        <w:t>2</w:t>
      </w:r>
      <w:r w:rsidRPr="001E7A27">
        <w:rPr>
          <w:lang w:val="en-GB" w:eastAsia="en-US"/>
        </w:rPr>
        <w:t xml:space="preserve"> emissions. Furthermore, most models used for ZEC assessments to date do not represent permafrost carbon processes, although understanding their </w:t>
      </w:r>
      <w:commentRangeStart w:id="5526"/>
      <w:r w:rsidRPr="001E7A27">
        <w:rPr>
          <w:lang w:val="en-GB" w:eastAsia="en-US"/>
        </w:rPr>
        <w:t>contribution is essential to isolate the TCRE contribution</w:t>
      </w:r>
      <w:commentRangeEnd w:id="5526"/>
      <w:r w:rsidR="00C60B79" w:rsidRPr="001E7A27">
        <w:rPr>
          <w:rStyle w:val="CommentReference"/>
          <w:lang w:val="en-GB"/>
        </w:rPr>
        <w:commentReference w:id="5526"/>
      </w:r>
      <w:r w:rsidRPr="001E7A27">
        <w:rPr>
          <w:lang w:val="en-GB" w:eastAsia="en-US"/>
        </w:rPr>
        <w:t xml:space="preserve">. There is therefore </w:t>
      </w:r>
      <w:r w:rsidRPr="001E7A27">
        <w:rPr>
          <w:i/>
          <w:iCs/>
          <w:lang w:val="en-GB" w:eastAsia="en-US"/>
        </w:rPr>
        <w:t>limited evidence</w:t>
      </w:r>
      <w:r w:rsidRPr="001E7A27">
        <w:rPr>
          <w:lang w:val="en-GB" w:eastAsia="en-US"/>
        </w:rPr>
        <w:t xml:space="preserve"> that quantifies the impact of permafrost carbon feedbacks on the reversibility of TCRE, leading to </w:t>
      </w:r>
      <w:r w:rsidRPr="001E7A27">
        <w:rPr>
          <w:i/>
          <w:iCs/>
          <w:lang w:val="en-GB" w:eastAsia="en-US"/>
        </w:rPr>
        <w:t>low confidence</w:t>
      </w:r>
      <w:r w:rsidRPr="001E7A27">
        <w:rPr>
          <w:lang w:val="en-GB" w:eastAsia="en-US"/>
        </w:rPr>
        <w:t xml:space="preserve"> that the TCRE remains an accurate predictor of temperature changes in scenarios of net-negative CO</w:t>
      </w:r>
      <w:r w:rsidRPr="001E7A27">
        <w:rPr>
          <w:vertAlign w:val="subscript"/>
          <w:lang w:val="en-GB" w:eastAsia="en-US"/>
        </w:rPr>
        <w:t>2</w:t>
      </w:r>
      <w:r w:rsidRPr="001E7A27">
        <w:rPr>
          <w:lang w:val="en-GB" w:eastAsia="en-US"/>
        </w:rPr>
        <w:t xml:space="preserve"> emissions on time</w:t>
      </w:r>
      <w:ins w:id="5527" w:author="Soapbox" w:date="2021-07-15T12:53:00Z">
        <w:r w:rsidR="006C248B" w:rsidRPr="001E7A27">
          <w:rPr>
            <w:lang w:val="en-GB" w:eastAsia="en-US"/>
          </w:rPr>
          <w:t xml:space="preserve"> </w:t>
        </w:r>
      </w:ins>
      <w:r w:rsidRPr="001E7A27">
        <w:rPr>
          <w:lang w:val="en-GB" w:eastAsia="en-US"/>
        </w:rPr>
        <w:t>scales of more than a half a century.</w:t>
      </w:r>
    </w:p>
    <w:p w14:paraId="6F716C11" w14:textId="77777777" w:rsidR="00834757" w:rsidRPr="001E7A27" w:rsidRDefault="00834757" w:rsidP="005C7F25">
      <w:pPr>
        <w:pStyle w:val="AR6BodyText"/>
        <w:rPr>
          <w:lang w:val="en-GB" w:eastAsia="en-US"/>
        </w:rPr>
      </w:pPr>
    </w:p>
    <w:p w14:paraId="720B545E" w14:textId="77777777" w:rsidR="001C7F75" w:rsidRPr="001E7A27" w:rsidRDefault="001C7F75" w:rsidP="005C7F25">
      <w:pPr>
        <w:pStyle w:val="AR6BodyText"/>
        <w:rPr>
          <w:lang w:val="en-GB" w:eastAsia="en-US"/>
        </w:rPr>
      </w:pPr>
    </w:p>
    <w:p w14:paraId="6D4BB292" w14:textId="77777777" w:rsidR="00834757" w:rsidRPr="001E7A27" w:rsidRDefault="00834757" w:rsidP="00535548">
      <w:pPr>
        <w:pStyle w:val="AR6Chap5Level35111"/>
        <w:rPr>
          <w:lang w:val="en-GB"/>
        </w:rPr>
      </w:pPr>
      <w:bookmarkStart w:id="5528" w:name="_Toc5716970"/>
      <w:bookmarkStart w:id="5529" w:name="_Toc33564311"/>
      <w:bookmarkStart w:id="5530" w:name="_Toc70535726"/>
      <w:r w:rsidRPr="001E7A27">
        <w:rPr>
          <w:lang w:val="en-GB"/>
        </w:rPr>
        <w:t>Estimates of TCRE</w:t>
      </w:r>
      <w:bookmarkEnd w:id="5528"/>
      <w:bookmarkEnd w:id="5529"/>
      <w:bookmarkEnd w:id="5530"/>
    </w:p>
    <w:p w14:paraId="0C0E888C" w14:textId="77777777" w:rsidR="00834757" w:rsidRPr="001E7A27" w:rsidRDefault="00834757" w:rsidP="005C7F25">
      <w:pPr>
        <w:pStyle w:val="AR6BodyText"/>
        <w:rPr>
          <w:lang w:val="en-GB"/>
        </w:rPr>
      </w:pPr>
    </w:p>
    <w:p w14:paraId="24991FEE" w14:textId="7DF6F267" w:rsidR="00834757" w:rsidRPr="001E7A27" w:rsidRDefault="00834757" w:rsidP="005C7F25">
      <w:pPr>
        <w:pStyle w:val="AR6BodyText"/>
        <w:rPr>
          <w:rFonts w:eastAsiaTheme="majorEastAsia" w:cstheme="majorBidi"/>
          <w:lang w:val="en-GB" w:eastAsia="en-US"/>
        </w:rPr>
      </w:pPr>
      <w:del w:id="5531" w:author="Ian Blenkinsop" w:date="2021-07-28T15:01:00Z">
        <w:r w:rsidRPr="001E7A27" w:rsidDel="00D247A1">
          <w:rPr>
            <w:rFonts w:eastAsiaTheme="majorEastAsia" w:cstheme="majorBidi"/>
            <w:lang w:val="en-GB" w:eastAsia="en-US"/>
          </w:rPr>
          <w:delText xml:space="preserve">IPCC </w:delText>
        </w:r>
      </w:del>
      <w:ins w:id="5532" w:author="Ian Blenkinsop" w:date="2021-07-28T15:01:00Z">
        <w:r w:rsidR="00D247A1" w:rsidRPr="001E7A27">
          <w:rPr>
            <w:rFonts w:eastAsiaTheme="majorEastAsia" w:cstheme="majorBidi"/>
            <w:lang w:val="en-GB" w:eastAsia="en-US"/>
          </w:rPr>
          <w:t xml:space="preserve">The </w:t>
        </w:r>
      </w:ins>
      <w:r w:rsidRPr="001E7A27">
        <w:rPr>
          <w:rFonts w:eastAsiaTheme="majorEastAsia" w:cstheme="majorBidi"/>
          <w:lang w:val="en-GB" w:eastAsia="en-US"/>
        </w:rPr>
        <w:t xml:space="preserve">AR5 </w:t>
      </w:r>
      <w:commentRangeStart w:id="5533"/>
      <w:r w:rsidRPr="001E7A27">
        <w:rPr>
          <w:rFonts w:eastAsiaTheme="majorEastAsia" w:cstheme="majorBidi"/>
          <w:lang w:val="en-GB" w:eastAsia="en-US"/>
        </w:rPr>
        <w:fldChar w:fldCharType="begin" w:fldLock="1"/>
      </w:r>
      <w:ins w:id="5534" w:author="Robin Matthews" w:date="2021-06-17T18:29:00Z">
        <w:r w:rsidR="00E6087F" w:rsidRPr="001E7A27">
          <w:rPr>
            <w:rFonts w:eastAsiaTheme="majorEastAsia" w:cstheme="majorBidi"/>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"manualFormatting" : "(M. Collins et al., 2013)", "plainTextFormattedCitation" : "(Collins et al., 2013a)", "previouslyFormattedCitation" : "(Collins et al., 2013a)" }, "properties" : { "noteIndex" : 0 }, "schema" : "https://github.com/citation-style-language/schema/raw/master/csl-citation.json" }</w:instrText>
        </w:r>
      </w:ins>
      <w:del w:id="5535" w:author="Robin Matthews" w:date="2021-06-17T18:29:00Z">
        <w:r w:rsidR="00747167" w:rsidRPr="001E7A27" w:rsidDel="00E6087F">
          <w:rPr>
            <w:rFonts w:eastAsiaTheme="majorEastAsia" w:cstheme="majorBidi"/>
            <w:lang w:val="en-GB" w:eastAsia="en-US"/>
          </w:rPr>
          <w:del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"plainTextFormattedCitation" : "(Collins et al., 2013a)", "previouslyFormattedCitation" : "(Collins et al., 2013a)" }, "properties" : { "noteIndex" : 0 }, "schema" : "https://github.com/citation-style-language/schema/raw/master/csl-citation.json" }</w:delInstrText>
        </w:r>
      </w:del>
      <w:r w:rsidRPr="001E7A27">
        <w:rPr>
          <w:rFonts w:eastAsiaTheme="majorEastAsia" w:cstheme="majorBidi"/>
          <w:lang w:val="en-GB" w:eastAsia="en-US"/>
        </w:rPr>
        <w:fldChar w:fldCharType="separate"/>
      </w:r>
      <w:r w:rsidR="00025FA2" w:rsidRPr="001E7A27">
        <w:rPr>
          <w:rFonts w:eastAsiaTheme="majorEastAsia" w:cstheme="majorBidi"/>
          <w:noProof/>
          <w:lang w:val="en-GB" w:eastAsia="en-US"/>
        </w:rPr>
        <w:t>(</w:t>
      </w:r>
      <w:ins w:id="5536" w:author="Robin Matthews" w:date="2021-06-17T18:29:00Z">
        <w:r w:rsidR="00E6087F" w:rsidRPr="001E7A27">
          <w:rPr>
            <w:rFonts w:eastAsiaTheme="majorEastAsia" w:cstheme="majorBidi"/>
            <w:noProof/>
            <w:lang w:val="en-GB" w:eastAsia="en-US"/>
          </w:rPr>
          <w:t xml:space="preserve">M. </w:t>
        </w:r>
      </w:ins>
      <w:r w:rsidR="00025FA2" w:rsidRPr="001E7A27">
        <w:rPr>
          <w:rFonts w:eastAsiaTheme="majorEastAsia" w:cstheme="majorBidi"/>
          <w:noProof/>
          <w:lang w:val="en-GB" w:eastAsia="en-US"/>
        </w:rPr>
        <w:t>Collins et al., 2013</w:t>
      </w:r>
      <w:del w:id="5537" w:author="Robin Matthews" w:date="2021-06-17T18:29:00Z">
        <w:r w:rsidR="00025FA2" w:rsidRPr="001E7A27" w:rsidDel="00E6087F">
          <w:rPr>
            <w:rFonts w:eastAsiaTheme="majorEastAsia" w:cstheme="majorBidi"/>
            <w:noProof/>
            <w:lang w:val="en-GB" w:eastAsia="en-US"/>
          </w:rPr>
          <w:delText>a</w:delText>
        </w:r>
      </w:del>
      <w:r w:rsidR="00025FA2" w:rsidRPr="001E7A27">
        <w:rPr>
          <w:rFonts w:eastAsiaTheme="majorEastAsia" w:cstheme="majorBidi"/>
          <w:noProof/>
          <w:lang w:val="en-GB" w:eastAsia="en-US"/>
        </w:rPr>
        <w:t>)</w:t>
      </w:r>
      <w:r w:rsidRPr="001E7A27">
        <w:rPr>
          <w:rFonts w:eastAsiaTheme="majorEastAsia" w:cstheme="majorBidi"/>
          <w:lang w:val="en-GB" w:eastAsia="en-US"/>
        </w:rPr>
        <w:fldChar w:fldCharType="end"/>
      </w:r>
      <w:commentRangeEnd w:id="5533"/>
      <w:r w:rsidR="00025FA2" w:rsidRPr="001E7A27">
        <w:rPr>
          <w:rStyle w:val="CommentReference"/>
          <w:lang w:val="en-GB"/>
        </w:rPr>
        <w:commentReference w:id="5533"/>
      </w:r>
      <w:r w:rsidRPr="001E7A27">
        <w:rPr>
          <w:rFonts w:eastAsiaTheme="majorEastAsia" w:cstheme="majorBidi"/>
          <w:lang w:val="en-GB" w:eastAsia="en-US"/>
        </w:rPr>
        <w:t xml:space="preserve"> assessed</w:t>
      </w:r>
      <w:ins w:id="5538" w:author="Soapbox" w:date="2021-07-22T08:19:00Z">
        <w:r w:rsidR="000A4D1A" w:rsidRPr="001E7A27">
          <w:rPr>
            <w:rFonts w:eastAsiaTheme="majorEastAsia" w:cstheme="majorBidi"/>
            <w:lang w:val="en-GB" w:eastAsia="en-US"/>
          </w:rPr>
          <w:t xml:space="preserve"> that the</w:t>
        </w:r>
      </w:ins>
      <w:r w:rsidRPr="001E7A27">
        <w:rPr>
          <w:rFonts w:eastAsiaTheme="majorEastAsia" w:cstheme="majorBidi"/>
          <w:lang w:val="en-GB" w:eastAsia="en-US"/>
        </w:rPr>
        <w:t xml:space="preserve"> TCRE</w:t>
      </w:r>
      <w:ins w:id="5539" w:author="Soapbox" w:date="2021-07-22T08:19:00Z">
        <w:r w:rsidR="000A4D1A" w:rsidRPr="001E7A27">
          <w:rPr>
            <w:rFonts w:eastAsiaTheme="majorEastAsia" w:cstheme="majorBidi"/>
            <w:lang w:val="en-GB" w:eastAsia="en-US"/>
          </w:rPr>
          <w:t xml:space="preserve"> is</w:t>
        </w:r>
      </w:ins>
      <w:r w:rsidRPr="001E7A27">
        <w:rPr>
          <w:rFonts w:eastAsiaTheme="majorEastAsia" w:cstheme="majorBidi"/>
          <w:lang w:val="en-GB" w:eastAsia="en-US"/>
        </w:rPr>
        <w:t xml:space="preserve"> </w:t>
      </w:r>
      <w:r w:rsidRPr="001E7A27">
        <w:rPr>
          <w:rFonts w:eastAsiaTheme="majorEastAsia" w:cstheme="majorBidi"/>
          <w:i/>
          <w:lang w:val="en-GB" w:eastAsia="en-US"/>
        </w:rPr>
        <w:t>likely</w:t>
      </w:r>
      <w:r w:rsidRPr="001E7A27">
        <w:rPr>
          <w:rFonts w:eastAsiaTheme="majorEastAsia" w:cstheme="majorBidi"/>
          <w:lang w:val="en-GB" w:eastAsia="en-US"/>
        </w:rPr>
        <w:t xml:space="preserve"> to fall in the range of 0.8</w:t>
      </w:r>
      <w:ins w:id="5540" w:author="Ian Blenkinsop" w:date="2021-07-28T15:01:00Z">
        <w:r w:rsidR="00D247A1" w:rsidRPr="001E7A27">
          <w:rPr>
            <w:rFonts w:eastAsiaTheme="majorEastAsia" w:cstheme="majorBidi"/>
            <w:lang w:val="en-GB" w:eastAsia="en-US"/>
          </w:rPr>
          <w:t>°C</w:t>
        </w:r>
        <w:r w:rsidR="00D247A1" w:rsidRPr="001E7A27">
          <w:rPr>
            <w:lang w:val="en-GB"/>
          </w:rPr>
          <w:t xml:space="preserve"> </w:t>
        </w:r>
      </w:ins>
      <w:r w:rsidRPr="001E7A27">
        <w:rPr>
          <w:lang w:val="en-GB"/>
        </w:rPr>
        <w:t>–</w:t>
      </w:r>
      <w:r w:rsidRPr="001E7A27">
        <w:rPr>
          <w:rFonts w:eastAsiaTheme="majorEastAsia" w:cstheme="majorBidi"/>
          <w:lang w:val="en-GB" w:eastAsia="en-US"/>
        </w:rPr>
        <w:t>2.5°C per 1000 PgC</w:t>
      </w:r>
      <w:r w:rsidR="004C510B" w:rsidRPr="001E7A27">
        <w:rPr>
          <w:rFonts w:eastAsiaTheme="majorEastAsia" w:cstheme="majorBidi"/>
          <w:lang w:val="en-GB" w:eastAsia="en-US"/>
        </w:rPr>
        <w:t xml:space="preserve"> (or per exagrams of carbon, EgC</w:t>
      </w:r>
      <w:del w:id="5541" w:author="Ian Blenkinsop" w:date="2021-07-28T15:01:00Z">
        <w:r w:rsidR="004C510B" w:rsidRPr="001E7A27" w:rsidDel="00D247A1">
          <w:rPr>
            <w:rFonts w:eastAsiaTheme="majorEastAsia" w:cstheme="majorBidi"/>
            <w:vertAlign w:val="superscript"/>
            <w:lang w:val="en-GB" w:eastAsia="en-US"/>
          </w:rPr>
          <w:delText>-</w:delText>
        </w:r>
      </w:del>
      <w:ins w:id="5542" w:author="Ian Blenkinsop" w:date="2021-07-28T15:01:00Z">
        <w:r w:rsidR="00D247A1" w:rsidRPr="001E7A27">
          <w:rPr>
            <w:rFonts w:eastAsiaTheme="majorEastAsia" w:cstheme="majorBidi"/>
            <w:vertAlign w:val="superscript"/>
            <w:lang w:val="en-GB" w:eastAsia="en-US"/>
          </w:rPr>
          <w:t>–</w:t>
        </w:r>
      </w:ins>
      <w:r w:rsidR="004C510B" w:rsidRPr="001E7A27">
        <w:rPr>
          <w:rFonts w:eastAsiaTheme="majorEastAsia" w:cstheme="majorBidi"/>
          <w:vertAlign w:val="superscript"/>
          <w:lang w:val="en-GB" w:eastAsia="en-US"/>
        </w:rPr>
        <w:t>1</w:t>
      </w:r>
      <w:r w:rsidR="00EC2903" w:rsidRPr="001E7A27">
        <w:rPr>
          <w:rFonts w:eastAsiaTheme="majorEastAsia" w:cstheme="majorBidi"/>
          <w:lang w:val="en-GB" w:eastAsia="en-US"/>
        </w:rPr>
        <w:t>)</w:t>
      </w:r>
      <w:r w:rsidR="004C510B" w:rsidRPr="001E7A27">
        <w:rPr>
          <w:rFonts w:eastAsiaTheme="majorEastAsia" w:cstheme="majorBidi"/>
          <w:lang w:val="en-GB" w:eastAsia="en-US"/>
        </w:rPr>
        <w:t xml:space="preserve"> </w:t>
      </w:r>
      <w:r w:rsidRPr="001E7A27">
        <w:rPr>
          <w:rFonts w:eastAsiaTheme="majorEastAsia" w:cstheme="majorBidi"/>
          <w:lang w:val="en-GB" w:eastAsia="en-US"/>
        </w:rPr>
        <w:t xml:space="preserve">for cumulative emissions up to 2000 PgC, based on multiple lines of evidence. These include estimates based on </w:t>
      </w:r>
      <w:del w:id="5543" w:author="Soapbox" w:date="2021-07-22T08:20:00Z">
        <w:r w:rsidRPr="001E7A27" w:rsidDel="000A4D1A">
          <w:rPr>
            <w:rFonts w:eastAsiaTheme="majorEastAsia" w:cstheme="majorBidi"/>
            <w:lang w:val="en-GB" w:eastAsia="en-US"/>
          </w:rPr>
          <w:delText>Earth system models</w:delText>
        </w:r>
      </w:del>
      <w:ins w:id="5544" w:author="Soapbox" w:date="2021-07-22T08:20:00Z">
        <w:r w:rsidR="000A4D1A" w:rsidRPr="001E7A27">
          <w:rPr>
            <w:rFonts w:eastAsiaTheme="majorEastAsia" w:cstheme="majorBidi"/>
            <w:lang w:val="en-GB" w:eastAsia="en-US"/>
          </w:rPr>
          <w:t>ESMs</w:t>
        </w:r>
      </w:ins>
      <w:r w:rsidRPr="001E7A27">
        <w:rPr>
          <w:rFonts w:eastAsiaTheme="majorEastAsia" w:cstheme="majorBidi"/>
          <w:lang w:val="en-GB" w:eastAsia="en-US"/>
        </w:rPr>
        <w:t xml:space="preserve"> of varying complexity </w:t>
      </w:r>
      <w:r w:rsidRPr="001E7A27">
        <w:rPr>
          <w:rFonts w:eastAsiaTheme="majorEastAsia" w:cstheme="majorBidi"/>
          <w:lang w:val="en-GB" w:eastAsia="en-US"/>
        </w:rPr>
        <w:fldChar w:fldCharType="begin" w:fldLock="1"/>
      </w:r>
      <w:r w:rsidR="00747167" w:rsidRPr="001E7A27">
        <w:rPr>
          <w:rFonts w:eastAsiaTheme="majorEastAsia" w:cstheme="majorBidi"/>
          <w:lang w:val="en-GB" w:eastAsia="en-US"/>
        </w:rPr>
        <w: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"ITEM-2", "itemData" : { "DOI" : "10.1175/JCLI-D-12-00584.1", "ISSN" : "0894-8755", "abstract" : "This paper summarizes the results of an intercomparison project with Earth System Models of Intermediate Complexity (EMICs) undertaken in support of the Intergovernmental Panel on Climate Change (IPCC) Fifth Assessment Report (AR5). The focus is on long-term climate projections designed to 1) quantify the climate change commitment of different radiative forcing trajectories and 2) explore the extent to which climate change is reversible on human time scales. All commitment simulations follow the four representative concentration pathways (RCPs) and their extensions to year 2300. MostEMICs simulate substantial surface air temperature and thermosteric sea level rise commitment following stabilization of the atmospheric composition at year-2300 levels. The meridional overturning circulation (MOC) is weakened temporarily and recovers to near-preindustrial values in most models for RCPs 2.6-6.0. The MOC weakening is more persistent for RCP8.5. Elimination of anthropogenic CO2emissions after 2300 results in slowly decreasing atmospheric CO2concentrations. At year 3000 atmospheric CO2is still at more than half its year-2300 level in all EMICs forRCPs 4.5-8.5. Surface air temperature remains constant or decreases slightly and thermosteric sea level rise continues for centuries after elimination ofCO2emissions in allEMICs.Restoration of atmosphericCO2fromRCPto preindustrial levels over 100-1000 years requires large artificial removal of CO2from the atmosphere and does not result in the simultaneous return to preindustrial climate conditions, as surface air temperature and sea level response exhibit a substantial time lag relative to atmospheric CO2. \u00a9 2013 American Meteorological Society.",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"ITEM-2", "issue" : "16", "issued" : { "date-parts" : [ [ "2013", "8" ] ] }, "page" : "5782-5809", "title" : "Long-term climate change commitment and reversibility: An EMIC intercomparison", "translator" : [ { "dropping-particle" : "", "family" : "L3879", "given" : "", "non-dropping-particle" : "", "parse-names" : false, "suffix" : "" } ], "type" : "article-journal", "volume" : "26" }, "uris" : [ "http://www.mendeley.com/documents/?uuid=d201c4f7-d840-44b3-862e-aa1f36552d4d" ] }, { "id" : "ITEM-3",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"ITEM-3",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"mendeley" : { "formattedCitation" : "(Matthews et al., 2009; Gillett et al., 2013; Zickfeld et al., 2013)", "plainTextFormattedCitation" : "(Matthews et al., 2009; Gillett et al., 2013; Zickfeld et al., 2013)", "previouslyFormattedCitation" : "(Matthews et al., 2009; Gillett et al., 2013; Zickfeld et al., 2013)" }, "properties" : { "noteIndex" : 0 }, "schema" : "https://github.com/citation-style-language/schema/raw/master/csl-citation.json" }</w:instrText>
      </w:r>
      <w:r w:rsidRPr="001E7A27">
        <w:rPr>
          <w:rFonts w:eastAsiaTheme="majorEastAsia" w:cstheme="majorBidi"/>
          <w:lang w:val="en-GB" w:eastAsia="en-US"/>
        </w:rPr>
        <w:fldChar w:fldCharType="separate"/>
      </w:r>
      <w:r w:rsidR="00025FA2" w:rsidRPr="001E7A27">
        <w:rPr>
          <w:rFonts w:eastAsiaTheme="majorEastAsia" w:cstheme="majorBidi"/>
          <w:noProof/>
          <w:lang w:val="en-GB" w:eastAsia="en-US"/>
        </w:rPr>
        <w:t>(Matthews et al., 2009; Gillett et al., 2013; Zickfeld et al., 2013)</w:t>
      </w:r>
      <w:r w:rsidRPr="001E7A27">
        <w:rPr>
          <w:rFonts w:eastAsiaTheme="majorEastAsia" w:cstheme="majorBidi"/>
          <w:lang w:val="en-GB" w:eastAsia="en-US"/>
        </w:rPr>
        <w:fldChar w:fldCharType="end"/>
      </w:r>
      <w:r w:rsidRPr="001E7A27">
        <w:rPr>
          <w:rFonts w:eastAsiaTheme="majorEastAsia" w:cstheme="majorBidi"/>
          <w:lang w:val="en-GB" w:eastAsia="en-US"/>
        </w:rPr>
        <w:t xml:space="preserve">, simple climate modelling approaches </w:t>
      </w:r>
      <w:r w:rsidRPr="001E7A27">
        <w:rPr>
          <w:rFonts w:eastAsiaTheme="majorEastAsia" w:cstheme="majorBidi"/>
          <w:lang w:val="en-GB" w:eastAsia="en-US"/>
        </w:rPr>
        <w:fldChar w:fldCharType="begin" w:fldLock="1"/>
      </w:r>
      <w:r w:rsidR="00747167" w:rsidRPr="001E7A27">
        <w:rPr>
          <w:rFonts w:eastAsiaTheme="majorEastAsia" w:cstheme="majorBidi"/>
          <w:lang w:val="en-GB" w:eastAsia="en-US"/>
        </w:rPr>
        <w:instrText>ADDIN CSL_CITATION { "citationItems" : [ { "id" : "ITEM-1",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"ITEM-1",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"id" : "ITEM-2", "itemData" : { "DOI" : "10.1038/nclimate1385", "ISSN" : "1758-678X", "abstract" : "Climate projections for the fourth assessment report (AR4) of the Intergovernmental Panel on Climate Change (IPCC) were based on scenarios from the Special Report on Emissions Scenarios (SRES) and simulations of the third phase of the Coupled Model Intercomparison Project (CMIP3). Since then, a new set of four scenarios (the representative concentration pathways or RCPs) was designed. Climate projections in the IPCC fifth assessment report (AR5) will be based on the fifth phase of the Coupled Model Intercomparison Project (CMIP5), which incorporates the latest versions of climate models and focuses on RCPs. This implies that by AR5 both models and scenarios will have changed, making a comparison with earlier literature challenging. To facilitate this comparison, we provide probabilistic climate projections of both SRES scenarios and RCPs in a single consistent framework. These estimates are based on a model set-up that probabilistically takes into account the overall consensus understanding of climate sensitivity uncertainty, synthesizes the understanding of climate system and carbon-cycle behaviour, and is at the same time constrained by the observed historical warming. \u00a9 2012 Macmillan Publishers Limited. All rights reserved.", "author" : [ { "dropping-particle" : "", "family" : "Rogelj", "given" : "Joeri", "non-dropping-particle" : "", "parse-names" : false, "suffix" : "" }, { "dropping-particle" : "", "family" : "Meinshausen", "given" : "Malte", "non-dropping-particle" : "", "parse-names" : false, "suffix" : "" }, { "dropping-particle" : "", "family" : "Knutti", "given" : "Reto", "non-dropping-particle" : "", "parse-names" : false, "suffix" : "" } ], "container-title" : "Nature Climate Change", "id" : "ITEM-2", "issue" : "4", "issued" : { "date-parts" : [ [ "2012", "4", "5" ] ] }, "page" : "248-253", "title" : "Global warming under old and new scenarios using IPCC climate sensitivity range estimates", "translator" : [ { "dropping-particle" : "", "family" : "L4931", "given" : "", "non-dropping-particle" : "", "parse-names" : false, "suffix" : "" } ], "type" : "article-journal", "volume" : "2" }, "uris" : [ "http://www.mendeley.com/documents/?uuid=aad95022-f27b-4ce6-9350-cf1539320808" ] } ], "mendeley" : { "formattedCitation" : "(Allen et al., 2009; Rogelj et al., 2012)", "plainTextFormattedCitation" : "(Allen et al., 2009; Rogelj et al., 2012)", "previouslyFormattedCitation" : "(Allen et al., 2009; Rogelj et al., 2012)" }, "properties" : { "noteIndex" : 0 }, "schema" : "https://github.com/citation-style-language/schema/raw/master/csl-citation.json" }</w:instrText>
      </w:r>
      <w:r w:rsidRPr="001E7A27">
        <w:rPr>
          <w:rFonts w:eastAsiaTheme="majorEastAsia" w:cstheme="majorBidi"/>
          <w:lang w:val="en-GB" w:eastAsia="en-US"/>
        </w:rPr>
        <w:fldChar w:fldCharType="separate"/>
      </w:r>
      <w:r w:rsidR="00025FA2" w:rsidRPr="001E7A27">
        <w:rPr>
          <w:rFonts w:eastAsiaTheme="majorEastAsia" w:cstheme="majorBidi"/>
          <w:noProof/>
          <w:lang w:val="en-GB" w:eastAsia="en-US"/>
        </w:rPr>
        <w:t>(Allen et al., 2009; Rogelj et al., 2012)</w:t>
      </w:r>
      <w:r w:rsidRPr="001E7A27">
        <w:rPr>
          <w:rFonts w:eastAsiaTheme="majorEastAsia" w:cstheme="majorBidi"/>
          <w:lang w:val="en-GB" w:eastAsia="en-US"/>
        </w:rPr>
        <w:fldChar w:fldCharType="end"/>
      </w:r>
      <w:r w:rsidRPr="001E7A27">
        <w:rPr>
          <w:rFonts w:eastAsiaTheme="majorEastAsia" w:cstheme="majorBidi"/>
          <w:lang w:val="en-GB" w:eastAsia="en-US"/>
        </w:rPr>
        <w:t xml:space="preserve"> or observational constraints and attributable warming </w:t>
      </w:r>
      <w:r w:rsidRPr="001E7A27">
        <w:rPr>
          <w:rFonts w:eastAsiaTheme="majorEastAsia" w:cstheme="majorBidi"/>
          <w:lang w:val="en-GB" w:eastAsia="en-US"/>
        </w:rPr>
        <w:fldChar w:fldCharType="begin" w:fldLock="1"/>
      </w:r>
      <w:r w:rsidR="00747167" w:rsidRPr="001E7A27">
        <w:rPr>
          <w:rFonts w:eastAsiaTheme="majorEastAsia" w:cstheme="majorBidi"/>
          <w:lang w:val="en-GB" w:eastAsia="en-US"/>
        </w:rPr>
        <w:instrText>ADDIN CSL_CITATION { "citationItems" : [ { "id" : "ITEM-1",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"mendeley" : { "formattedCitation" : "(Gillett et al., 2013)", "plainTextFormattedCitation" : "(Gillett et al., 2013)", "previouslyFormattedCitation" : "(Gillett et al., 2013)" }, "properties" : { "noteIndex" : 0 }, "schema" : "https://github.com/citation-style-language/schema/raw/master/csl-citation.json" }</w:instrText>
      </w:r>
      <w:r w:rsidRPr="001E7A27">
        <w:rPr>
          <w:rFonts w:eastAsiaTheme="majorEastAsia" w:cstheme="majorBidi"/>
          <w:lang w:val="en-GB" w:eastAsia="en-US"/>
        </w:rPr>
        <w:fldChar w:fldCharType="separate"/>
      </w:r>
      <w:r w:rsidR="00025FA2" w:rsidRPr="001E7A27">
        <w:rPr>
          <w:rFonts w:eastAsiaTheme="majorEastAsia" w:cstheme="majorBidi"/>
          <w:noProof/>
          <w:lang w:val="en-GB" w:eastAsia="en-US"/>
        </w:rPr>
        <w:t>(Gillett et al., 2013)</w:t>
      </w:r>
      <w:r w:rsidRPr="001E7A27">
        <w:rPr>
          <w:rFonts w:eastAsiaTheme="majorEastAsia" w:cstheme="majorBidi"/>
          <w:lang w:val="en-GB" w:eastAsia="en-US"/>
        </w:rPr>
        <w:fldChar w:fldCharType="end"/>
      </w:r>
      <w:r w:rsidRPr="001E7A27">
        <w:rPr>
          <w:rFonts w:eastAsiaTheme="majorEastAsia" w:cstheme="majorBidi"/>
          <w:lang w:val="en-GB" w:eastAsia="en-US"/>
        </w:rPr>
        <w:t xml:space="preserve">. </w:t>
      </w:r>
    </w:p>
    <w:p w14:paraId="216AA25D" w14:textId="77777777" w:rsidR="00834757" w:rsidRPr="001E7A27" w:rsidRDefault="00834757" w:rsidP="005C7F25">
      <w:pPr>
        <w:pStyle w:val="AR6BodyText"/>
        <w:rPr>
          <w:rFonts w:eastAsiaTheme="majorEastAsia" w:cstheme="majorBidi"/>
          <w:lang w:val="en-GB" w:eastAsia="en-US"/>
        </w:rPr>
      </w:pPr>
    </w:p>
    <w:p w14:paraId="3DA7F53C" w14:textId="0998E478" w:rsidR="00834757" w:rsidRPr="001E7A27" w:rsidRDefault="00834757" w:rsidP="005C7F25">
      <w:pPr>
        <w:pStyle w:val="AR6BodyText"/>
        <w:rPr>
          <w:rFonts w:eastAsiaTheme="majorEastAsia" w:cstheme="majorBidi"/>
          <w:noProof/>
          <w:lang w:val="en-GB" w:eastAsia="en-US"/>
          <w:rPrChange w:id="5545" w:author="Ian Blenkinsop" w:date="2021-07-29T08:51:00Z">
            <w:rPr>
              <w:lang w:val="en-GB"/>
            </w:rPr>
          </w:rPrChange>
        </w:rPr>
      </w:pPr>
      <w:r w:rsidRPr="001E7A27">
        <w:rPr>
          <w:rFonts w:eastAsiaTheme="majorEastAsia" w:cstheme="majorBidi"/>
          <w:lang w:val="en-GB" w:eastAsia="en-US"/>
        </w:rPr>
        <w:t xml:space="preserve">Since </w:t>
      </w:r>
      <w:del w:id="5546" w:author="Ian Blenkinsop" w:date="2021-07-28T15:02:00Z">
        <w:r w:rsidRPr="001E7A27" w:rsidDel="00D247A1">
          <w:rPr>
            <w:rFonts w:eastAsiaTheme="majorEastAsia" w:cstheme="majorBidi"/>
            <w:lang w:val="en-GB" w:eastAsia="en-US"/>
          </w:rPr>
          <w:delText xml:space="preserve">IPCC </w:delText>
        </w:r>
      </w:del>
      <w:r w:rsidRPr="001E7A27">
        <w:rPr>
          <w:rFonts w:eastAsiaTheme="majorEastAsia" w:cstheme="majorBidi"/>
          <w:lang w:val="en-GB" w:eastAsia="en-US"/>
        </w:rPr>
        <w:t xml:space="preserve">AR5, new studies have further expanded the evidence base for estimating the value of TCRE. These studies rely on ESMs or EMICs, observational constraints and concepts of attributable warming, or theoretically derived equations (see Table 5.7 for an overview). </w:t>
      </w:r>
      <w:r w:rsidRPr="001E7A27">
        <w:rPr>
          <w:lang w:val="en-GB"/>
        </w:rPr>
        <w:t>Several studies have endeavoured to partition the uncertainty in the value of TCRE into constituent sources. For example, TCRE can be decomposed into terms of TCR and the airborne fraction of anthropogenic CO</w:t>
      </w:r>
      <w:r w:rsidRPr="001E7A27">
        <w:rPr>
          <w:vertAlign w:val="subscript"/>
          <w:lang w:val="en-GB"/>
        </w:rPr>
        <w:t>2</w:t>
      </w:r>
      <w:r w:rsidRPr="001E7A27">
        <w:rPr>
          <w:lang w:val="en-GB"/>
        </w:rPr>
        <w:t xml:space="preserve"> emissions over time </w:t>
      </w:r>
      <w:r w:rsidRPr="001E7A27">
        <w:rPr>
          <w:lang w:val="en-GB"/>
        </w:rPr>
        <w:fldChar w:fldCharType="begin" w:fldLock="1"/>
      </w:r>
      <w:r w:rsidR="00747167" w:rsidRPr="001E7A27">
        <w:rPr>
          <w:lang w:val="en-GB"/>
        </w:rPr>
        <w: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"ITEM-2",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"ITEM-2",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"mendeley" : { "formattedCitation" : "(Allen et al., 2009; Matthews et al., 2009)", "plainTextFormattedCitation" : "(Allen et al., 2009; Matthews et al., 2009)", "previouslyFormattedCitation" : "(Allen et al., 2009; Matthews et al., 2009)" }, "properties" : { "noteIndex" : 0 }, "schema" : "https://github.com/citation-style-language/schema/raw/master/csl-citation.json" }</w:instrText>
      </w:r>
      <w:r w:rsidRPr="001E7A27">
        <w:rPr>
          <w:lang w:val="en-GB"/>
        </w:rPr>
        <w:fldChar w:fldCharType="separate"/>
      </w:r>
      <w:r w:rsidR="00025FA2" w:rsidRPr="001E7A27">
        <w:rPr>
          <w:noProof/>
          <w:lang w:val="en-GB"/>
        </w:rPr>
        <w:t>(Allen et al., 2009; Matthews et al., 2009)</w:t>
      </w:r>
      <w:r w:rsidRPr="001E7A27">
        <w:rPr>
          <w:lang w:val="en-GB"/>
        </w:rPr>
        <w:fldChar w:fldCharType="end"/>
      </w:r>
      <w:r w:rsidRPr="001E7A27">
        <w:rPr>
          <w:lang w:val="en-GB"/>
        </w:rPr>
        <w:t>. These two terms are assessed individually (see Section 5.4 and Chapter 7, respectively) and allow the integration of evidence assessed elsewhere in the report into the assessment of TCRE (Section 5.5.1.4). Further studies use a variety of methods</w:t>
      </w:r>
      <w:ins w:id="5547" w:author="Soapbox" w:date="2021-07-22T08:21:00Z">
        <w:r w:rsidR="000A4D1A" w:rsidRPr="001E7A27">
          <w:rPr>
            <w:lang w:val="en-GB"/>
          </w:rPr>
          <w:t>,</w:t>
        </w:r>
      </w:ins>
      <w:r w:rsidRPr="001E7A27">
        <w:rPr>
          <w:lang w:val="en-GB"/>
        </w:rPr>
        <w:t xml:space="preserve"> including analysing</w:t>
      </w:r>
      <w:ins w:id="5548" w:author="Soapbox" w:date="2021-07-22T08:22:00Z">
        <w:r w:rsidR="000A4D1A" w:rsidRPr="001E7A27">
          <w:rPr>
            <w:lang w:val="en-GB"/>
          </w:rPr>
          <w:t xml:space="preserve"> the</w:t>
        </w:r>
      </w:ins>
      <w:ins w:id="5549" w:author="Soapbox" w:date="2021-07-22T08:23:00Z">
        <w:r w:rsidR="000A4D1A" w:rsidRPr="001E7A27">
          <w:rPr>
            <w:lang w:val="en-GB"/>
          </w:rPr>
          <w:t xml:space="preserve"> outputs from </w:t>
        </w:r>
        <w:del w:id="5550" w:author="Ian Blenkinsop" w:date="2021-07-28T15:02:00Z">
          <w:r w:rsidR="000A4D1A" w:rsidRPr="001E7A27" w:rsidDel="00D247A1">
            <w:rPr>
              <w:lang w:val="en-GB"/>
            </w:rPr>
            <w:delText>the</w:delText>
          </w:r>
        </w:del>
      </w:ins>
      <w:ins w:id="5551" w:author="Soapbox" w:date="2021-07-22T08:22:00Z">
        <w:del w:id="5552" w:author="Ian Blenkinsop" w:date="2021-07-28T15:02:00Z">
          <w:r w:rsidR="000A4D1A" w:rsidRPr="001E7A27" w:rsidDel="00D247A1">
            <w:rPr>
              <w:lang w:val="en-GB"/>
            </w:rPr>
            <w:delText xml:space="preserve"> Coupled Model Intercomparison Project Phase 5 (</w:delText>
          </w:r>
        </w:del>
      </w:ins>
      <w:del w:id="5553" w:author="Ian Blenkinsop" w:date="2021-07-28T15:02:00Z">
        <w:r w:rsidRPr="001E7A27" w:rsidDel="00D247A1">
          <w:rPr>
            <w:lang w:val="en-GB"/>
          </w:rPr>
          <w:delText xml:space="preserve"> </w:delText>
        </w:r>
      </w:del>
      <w:r w:rsidRPr="001E7A27">
        <w:rPr>
          <w:lang w:val="en-GB"/>
        </w:rPr>
        <w:t>CMIP5</w:t>
      </w:r>
      <w:ins w:id="5554" w:author="Ian Blenkinsop" w:date="2021-07-28T15:02:00Z">
        <w:r w:rsidR="00D247A1" w:rsidRPr="001E7A27">
          <w:rPr>
            <w:lang w:val="en-GB"/>
          </w:rPr>
          <w:t xml:space="preserve"> </w:t>
        </w:r>
      </w:ins>
      <w:ins w:id="5555" w:author="Soapbox" w:date="2021-07-22T08:22:00Z">
        <w:del w:id="5556" w:author="Ian Blenkinsop" w:date="2021-07-28T15:02:00Z">
          <w:r w:rsidR="000A4D1A" w:rsidRPr="001E7A27" w:rsidDel="00D247A1">
            <w:rPr>
              <w:lang w:val="en-GB"/>
            </w:rPr>
            <w:delText>)</w:delText>
          </w:r>
        </w:del>
      </w:ins>
      <w:ins w:id="5557" w:author="Ian Blenkinsop" w:date="2021-07-28T15:02:00Z">
        <w:r w:rsidR="00D247A1" w:rsidRPr="001E7A27">
          <w:rPr>
            <w:lang w:val="en-GB"/>
          </w:rPr>
          <w:t>(</w:t>
        </w:r>
      </w:ins>
      <w:del w:id="5558" w:author="Ian Blenkinsop" w:date="2021-07-28T15:02:00Z">
        <w:r w:rsidRPr="001E7A27" w:rsidDel="00D247A1">
          <w:rPr>
            <w:lang w:val="en-GB"/>
          </w:rPr>
          <w:delText xml:space="preserve"> </w:delText>
        </w:r>
      </w:del>
      <w:commentRangeStart w:id="5559"/>
      <w:r w:rsidRPr="001E7A27">
        <w:rPr>
          <w:lang w:val="en-GB"/>
        </w:rPr>
        <w:fldChar w:fldCharType="begin" w:fldLock="1"/>
      </w:r>
      <w:ins w:id="5560" w:author="Robin Matthews" w:date="2021-06-17T18:29:00Z">
        <w:r w:rsidR="00E6087F" w:rsidRPr="001E7A27">
          <w:rPr>
            <w:lang w:val="en-GB"/>
          </w:rPr>
          <w:instrText>ADDIN CSL_CITATION { "citationItems" : [ { "id" : "ITEM-1",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"mendeley" : { "formattedCitation" : "(Williams et al., 2017c)", "manualFormatting" : "(R.G. Williams et al., 2017b)", "plainTextFormattedCitation" : "(Williams et al., 2017c)", "previouslyFormattedCitation" : "(Williams et al., 2017c)" }, "properties" : { "noteIndex" : 0 }, "schema" : "https://github.com/citation-style-language/schema/raw/master/csl-citation.json" }</w:instrText>
        </w:r>
      </w:ins>
      <w:del w:id="5561" w:author="Robin Matthews" w:date="2021-06-17T18:29:00Z">
        <w:r w:rsidR="00747167" w:rsidRPr="001E7A27" w:rsidDel="00E6087F">
          <w:rPr>
            <w:lang w:val="en-GB"/>
          </w:rPr>
          <w:delInstrText>ADDIN CSL_CITATION { "citationItems" : [ { "id" : "ITEM-1",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"mendeley" : { "formattedCitation" : "(Williams et al., 2017c)", "plainTextFormattedCitation" : "(Williams et al., 2017c)", "previouslyFormattedCitation" : "(Williams et al., 2017c)" }, "properties" : { "noteIndex" : 0 }, "schema" : "https://github.com/citation-style-language/schema/raw/master/csl-citation.json" }</w:delInstrText>
        </w:r>
      </w:del>
      <w:r w:rsidRPr="001E7A27">
        <w:rPr>
          <w:lang w:val="en-GB"/>
        </w:rPr>
        <w:fldChar w:fldCharType="separate"/>
      </w:r>
      <w:del w:id="5562" w:author="Ian Blenkinsop" w:date="2021-07-28T15:02:00Z">
        <w:r w:rsidR="00025FA2" w:rsidRPr="001E7A27" w:rsidDel="00D247A1">
          <w:rPr>
            <w:noProof/>
            <w:lang w:val="en-GB"/>
          </w:rPr>
          <w:delText>(</w:delText>
        </w:r>
      </w:del>
      <w:ins w:id="5563" w:author="Robin Matthews" w:date="2021-06-17T18:29:00Z">
        <w:r w:rsidR="00E6087F" w:rsidRPr="001E7A27">
          <w:rPr>
            <w:noProof/>
            <w:lang w:val="en-GB"/>
          </w:rPr>
          <w:t xml:space="preserve">R.G. </w:t>
        </w:r>
      </w:ins>
      <w:r w:rsidR="00025FA2" w:rsidRPr="001E7A27">
        <w:rPr>
          <w:noProof/>
          <w:lang w:val="en-GB"/>
        </w:rPr>
        <w:t>Williams et al., 2017</w:t>
      </w:r>
      <w:ins w:id="5564" w:author="Robin Matthews" w:date="2021-06-17T18:29:00Z">
        <w:r w:rsidR="00E6087F" w:rsidRPr="001E7A27">
          <w:rPr>
            <w:noProof/>
            <w:lang w:val="en-GB"/>
          </w:rPr>
          <w:t>b</w:t>
        </w:r>
      </w:ins>
      <w:del w:id="5565" w:author="Robin Matthews" w:date="2021-06-17T18:29:00Z">
        <w:r w:rsidR="00025FA2" w:rsidRPr="001E7A27" w:rsidDel="00E6087F">
          <w:rPr>
            <w:noProof/>
            <w:lang w:val="en-GB"/>
          </w:rPr>
          <w:delText>c</w:delText>
        </w:r>
      </w:del>
      <w:r w:rsidR="00025FA2" w:rsidRPr="001E7A27">
        <w:rPr>
          <w:noProof/>
          <w:lang w:val="en-GB"/>
        </w:rPr>
        <w:t>)</w:t>
      </w:r>
      <w:r w:rsidRPr="001E7A27">
        <w:rPr>
          <w:lang w:val="en-GB"/>
        </w:rPr>
        <w:fldChar w:fldCharType="end"/>
      </w:r>
      <w:commentRangeEnd w:id="5559"/>
      <w:r w:rsidR="00025FA2" w:rsidRPr="001E7A27">
        <w:rPr>
          <w:rStyle w:val="CommentReference"/>
          <w:lang w:val="en-GB"/>
        </w:rPr>
        <w:commentReference w:id="5559"/>
      </w:r>
      <w:r w:rsidRPr="001E7A27">
        <w:rPr>
          <w:lang w:val="en-GB"/>
        </w:rPr>
        <w:t xml:space="preserve"> or </w:t>
      </w:r>
      <w:ins w:id="5566" w:author="Soapbox" w:date="2021-07-22T08:23:00Z">
        <w:del w:id="5567" w:author="Ian Blenkinsop" w:date="2021-07-28T15:02:00Z">
          <w:r w:rsidR="000A4D1A" w:rsidRPr="001E7A27" w:rsidDel="00D247A1">
            <w:rPr>
              <w:lang w:val="en-GB"/>
            </w:rPr>
            <w:delText>Coupled Model Intercomparison Project Phase 6 (</w:delText>
          </w:r>
        </w:del>
      </w:ins>
      <w:r w:rsidRPr="001E7A27">
        <w:rPr>
          <w:lang w:val="en-GB"/>
        </w:rPr>
        <w:t>CMIP6</w:t>
      </w:r>
      <w:ins w:id="5568" w:author="Soapbox" w:date="2021-07-22T08:23:00Z">
        <w:del w:id="5569" w:author="Ian Blenkinsop" w:date="2021-07-28T15:02:00Z">
          <w:r w:rsidR="000A4D1A" w:rsidRPr="001E7A27" w:rsidDel="00D247A1">
            <w:rPr>
              <w:lang w:val="en-GB"/>
            </w:rPr>
            <w:delText>)</w:delText>
          </w:r>
        </w:del>
      </w:ins>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"id" : "ITEM-2",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"ITEM-2",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"(Arora et al., 2020; Jones and Friedlingstein, 2020)", "plainTextFormattedCitation" : "(Arora et al., 2020; Jones and Friedlingstein, 2020)", "previouslyFormattedCitation" : "(Arora et al., 2020; Jones and Friedlingstein, 2020)"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2020; Jones and Friedlingstein, 2020)</w:t>
      </w:r>
      <w:r w:rsidRPr="001E7A27">
        <w:rPr>
          <w:lang w:val="en-GB"/>
        </w:rPr>
        <w:fldChar w:fldCharType="end"/>
      </w:r>
      <w:del w:id="5570" w:author="Soapbox" w:date="2021-07-22T08:23:00Z">
        <w:r w:rsidRPr="001E7A27" w:rsidDel="000A4D1A">
          <w:rPr>
            <w:lang w:val="en-GB"/>
          </w:rPr>
          <w:delText xml:space="preserve"> output</w:delText>
        </w:r>
      </w:del>
      <w:r w:rsidRPr="001E7A27">
        <w:rPr>
          <w:lang w:val="en-GB"/>
        </w:rPr>
        <w:t xml:space="preserve">, conducting perturbed parameter experiments with a single model </w:t>
      </w:r>
      <w:r w:rsidRPr="001E7A27">
        <w:rPr>
          <w:lang w:val="en-GB"/>
        </w:rPr>
        <w:fldChar w:fldCharType="begin" w:fldLock="1"/>
      </w:r>
      <w:r w:rsidR="00747167" w:rsidRPr="001E7A27">
        <w:rPr>
          <w:lang w:val="en-GB"/>
        </w:rPr>
        <w:instrText>ADDIN CSL_CITATION { "citationItems" : [ { "id" : "ITEM-1", "itemData" : { "DOI" : "10.1175/JCLI-D-16-0205.1", "ISSN" : "0894-8755", "abstract" : "AbstractAn emergent property of most Earth system models is a near linear relationship between cumulative emission of CO2 and change in global near surface temperature. This relationship, which has been named the transient climate response to cumulative CO2 emissions (TCRE), implies a finite budget of fossil fuel carbon that can be burnt over all time consistent with a chosen temperature change target. Carbon budgets are inversely proportional to the value of TCRE and are therefore sensitive to the uncertainty in TCRE. Here we have used a perturbed physics approach with an Earth system model of intermediate complexity to assess the uncertainty in the TCRE that arises from uncertainty in the rate of transient temperature change and the effect of this uncertainty on carbon cycle feedbacks. The experiments are conducted using an idealized 1% per year increase in CO2 concentration. Additionally we have emulated the temperature output of 23 Climate Model Intercomparison Project Phase Five (CMIP5) models. The e...", "author" : [ { "dropping-particle" : "", "family" : "MacDougall", "given" : "Andrew H.", "non-dropping-particle" : "", "parse-names" : false, "suffix" : "" }, { "dropping-particle" : "", "family" : "Swart", "given" : "Neil C.", "non-dropping-particle" : "", "parse-names" : false, "suffix" : "" }, { "dropping-particle" : "", "family" : "Knutti", "given" : "Reto", "non-dropping-particle" : "", "parse-names" : false, "suffix" : "" } ], "container-title" : "Journal of Climate", "id" : "ITEM-1", "issue" : "2", "issued" : { "date-parts" : [ [ "2017", "1" ] ] }, "page" : "813-827", "title" : "The uncertainty in the transient climate response to cumulative CO2 emissions arising from the uncertainty in physical climate parameters", "translator" : [ { "dropping-particle" : "", "family" : "L3923", "given" : "", "non-dropping-particle" : "", "parse-names" : false, "suffix" : "" } ], "type" : "article-journal", "volume" : "30" }, "uris" : [ "http://www.mendeley.com/documents/?uuid=91974cd5-a73c-47e2-b989-d008d003db6d" ] } ], "mendeley" : { "formattedCitation" : "(MacDougall et al., 2017)", "plainTextFormattedCitation" : "(MacDougall et al., 2017)", "previouslyFormattedCitation" : "(MacDougall et al., 2017)" }, "properties" : { "noteIndex" : 0 }, "schema" : "https://github.com/citation-style-language/schema/raw/master/csl-citation.json" }</w:instrText>
      </w:r>
      <w:r w:rsidRPr="001E7A27">
        <w:rPr>
          <w:lang w:val="en-GB"/>
        </w:rPr>
        <w:fldChar w:fldCharType="separate"/>
      </w:r>
      <w:r w:rsidR="00025FA2" w:rsidRPr="001E7A27">
        <w:rPr>
          <w:noProof/>
          <w:lang w:val="en-GB"/>
        </w:rPr>
        <w:t>(MacDougall et al., 2017)</w:t>
      </w:r>
      <w:r w:rsidRPr="001E7A27">
        <w:rPr>
          <w:lang w:val="en-GB"/>
        </w:rPr>
        <w:fldChar w:fldCharType="end"/>
      </w:r>
      <w:r w:rsidRPr="001E7A27">
        <w:rPr>
          <w:lang w:val="en-GB"/>
        </w:rPr>
        <w:t xml:space="preserve">, Monte-Carlo methods applied to a simple climate model </w:t>
      </w:r>
      <w:r w:rsidRPr="001E7A27">
        <w:rPr>
          <w:lang w:val="en-GB"/>
        </w:rPr>
        <w:fldChar w:fldCharType="begin" w:fldLock="1"/>
      </w:r>
      <w:r w:rsidR="00747167" w:rsidRPr="001E7A27">
        <w:rPr>
          <w:lang w:val="en-GB"/>
        </w:rPr>
        <w:instrText>ADDIN CSL_CITATION { "citationItems" : [ { "id" : "ITEM-1", "itemData" : { "DOI" : "10.1088/1748-9326/ab6d7b", "ISSN" : "17489326", "abstract" : "The Transient Climate Response to Cumulative CO2 Emissions (TCRE) is the proportionality between global temperature change and cumulative CO2 emissions. The TCRE implies a finite quantity of CO2 emissions, or carbon budget, consistent with a given temperature change limit. The uncertainty of the TCRE is often assumed be normally distributed, but this assumption has yet to be validated. We calculated the TCRE using a zero-dimensional ocean diffusive model and a Monte-Carlo error propagation (n = 10 000 000) randomly drawing from probability density functions of the climate feedback parameter, the land-borne fraction of carbon, radiative forcing from an e-fold increase in CO2 concentration, effective ocean diffusivity, and the ratio of sea to global surface temperature change. The calculated TCRE has a positively skewed distribution, ranging from 1.1 to 2.9 K EgC-1 (5%-95% confidence), with a mean and median value of 1.9 and 1.8 K EgC-1. The calculated distribution of the TCRE is well described by a log-normal distribution. The CO2-only carbon budget compatible with 2 \u00b0C warming is 1100 PgC, ranging from 700 to 1800 PgC (5%-95% confidence) estimated using a simplified model of ocean dynamics. Climate sensitivity is the most influential Earth System parameter on the TCRE, followed by the land-borne fraction of carbon, radiative forcing from an e-fold increase in CO2, effective ocean diffusivity, and the ratio of sea to global surface temperature change. While the uncertainty of the TCRE is considerable, the use of a log-normal distribution may improve estimations of the TCRE and associated carbon budgets.", "author" : [ { "dropping-particle" : "", "family" : "Spafford", "given" : "Lynsay", "non-dropping-particle" : "", "parse-names" : false, "suffix" : "" }, { "dropping-particle" : "", "family" : "Macdougall", "given" : "Andrew H.", "non-dropping-particle" : "", "parse-names" : false, "suffix" : "" } ], "container-title" : "Environmental Research Letters", "id" : "ITEM-1", "issue" : "3", "issued" : { "date-parts" : [ [ "2020" ] ] }, "title" : "Quantifying the probability distribution function of the transient climate response to cumulative CO2 emissions", "translator" : [ { "dropping-particle" : "", "family" : "L6229", "given" : "", "non-dropping-particle" : "", "parse-names" : false, "suffix" : "" } ], "type" : "article-journal", "volume" : "15" }, "uris" : [ "http://www.mendeley.com/documents/?uuid=e70fab41-c220-47a8-8b6e-bfe71e030ba1" ] } ], "mendeley" : { "formattedCitation" : "(Spafford and Macdougall, 2020)", "plainTextFormattedCitation" : "(Spafford and Macdougall, 2020)", "previouslyFormattedCitation" : "(Spafford and Macdougall, 2020)" }, "properties" : { "noteIndex" : 0 }, "schema" : "https://github.com/citation-style-language/schema/raw/master/csl-citation.json" }</w:instrText>
      </w:r>
      <w:r w:rsidRPr="001E7A27">
        <w:rPr>
          <w:lang w:val="en-GB"/>
        </w:rPr>
        <w:fldChar w:fldCharType="separate"/>
      </w:r>
      <w:r w:rsidR="00025FA2" w:rsidRPr="001E7A27">
        <w:rPr>
          <w:noProof/>
          <w:lang w:val="en-GB"/>
        </w:rPr>
        <w:t>(Spafford and Macdougall, 2020)</w:t>
      </w:r>
      <w:r w:rsidRPr="001E7A27">
        <w:rPr>
          <w:lang w:val="en-GB"/>
        </w:rPr>
        <w:fldChar w:fldCharType="end"/>
      </w:r>
      <w:r w:rsidRPr="001E7A27">
        <w:rPr>
          <w:lang w:val="en-GB"/>
        </w:rPr>
        <w:t>, or observations and estimates of the contribution of CO</w:t>
      </w:r>
      <w:r w:rsidRPr="001E7A27">
        <w:rPr>
          <w:vertAlign w:val="subscript"/>
          <w:lang w:val="en-GB"/>
        </w:rPr>
        <w:t>2</w:t>
      </w:r>
      <w:r w:rsidRPr="001E7A27">
        <w:rPr>
          <w:lang w:val="en-GB"/>
        </w:rPr>
        <w:t xml:space="preserve"> and non-CO</w:t>
      </w:r>
      <w:r w:rsidRPr="001E7A27">
        <w:rPr>
          <w:vertAlign w:val="subscript"/>
          <w:lang w:val="en-GB"/>
        </w:rPr>
        <w:t>2</w:t>
      </w:r>
      <w:r w:rsidRPr="001E7A27">
        <w:rPr>
          <w:lang w:val="en-GB"/>
        </w:rPr>
        <w:t xml:space="preserve"> forcers </w:t>
      </w:r>
      <w:r w:rsidRPr="001E7A27">
        <w:rPr>
          <w:lang w:val="en-GB"/>
        </w:rPr>
        <w:fldChar w:fldCharType="begin" w:fldLock="1"/>
      </w:r>
      <w:r w:rsidR="00747167" w:rsidRPr="001E7A27">
        <w:rPr>
          <w:lang w:val="en-GB"/>
        </w:rPr>
        <w:instrText>ADDIN CSL_CITATION { "citationItems" : [ { "id" : "ITEM-1",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"(Matthews et al., 2021)", "plainTextFormattedCitation" : "(Matthews et al., 2021)", "previouslyFormattedCitation" : "(Matthews et al., 2021)" }, "properties" : { "noteIndex" : 0 }, "schema" : "https://github.com/citation-style-language/schema/raw/master/csl-citation.json" }</w:instrText>
      </w:r>
      <w:r w:rsidRPr="001E7A27">
        <w:rPr>
          <w:lang w:val="en-GB"/>
        </w:rPr>
        <w:fldChar w:fldCharType="separate"/>
      </w:r>
      <w:r w:rsidR="00025FA2" w:rsidRPr="001E7A27">
        <w:rPr>
          <w:noProof/>
          <w:lang w:val="en-GB"/>
        </w:rPr>
        <w:t>(Matthews et al., 2021)</w:t>
      </w:r>
      <w:r w:rsidRPr="001E7A27">
        <w:rPr>
          <w:lang w:val="en-GB"/>
        </w:rPr>
        <w:fldChar w:fldCharType="end"/>
      </w:r>
      <w:r w:rsidRPr="001E7A27">
        <w:rPr>
          <w:lang w:val="en-GB"/>
        </w:rPr>
        <w:t xml:space="preserve">. All of the studies agree that uncertainty in climate sensitivity </w:t>
      </w:r>
      <w:ins w:id="5571" w:author="Soapbox" w:date="2021-07-22T08:24:00Z">
        <w:r w:rsidR="00747EFA" w:rsidRPr="001E7A27">
          <w:rPr>
            <w:rFonts w:cs="Times New Roman"/>
            <w:lang w:val="en-GB"/>
          </w:rPr>
          <w:t>–</w:t>
        </w:r>
        <w:r w:rsidR="00747EFA" w:rsidRPr="001E7A27">
          <w:rPr>
            <w:lang w:val="en-GB"/>
          </w:rPr>
          <w:t xml:space="preserve"> </w:t>
        </w:r>
      </w:ins>
      <w:del w:id="5572" w:author="Soapbox" w:date="2021-07-22T08:24:00Z">
        <w:r w:rsidRPr="001E7A27" w:rsidDel="00747EFA">
          <w:rPr>
            <w:lang w:val="en-GB"/>
          </w:rPr>
          <w:delText>(</w:delText>
        </w:r>
      </w:del>
      <w:r w:rsidRPr="001E7A27">
        <w:rPr>
          <w:lang w:val="en-GB"/>
        </w:rPr>
        <w:t xml:space="preserve">either </w:t>
      </w:r>
      <w:ins w:id="5573" w:author="Soapbox" w:date="2021-07-22T08:32:00Z">
        <w:r w:rsidR="001C2689" w:rsidRPr="001E7A27">
          <w:rPr>
            <w:lang w:val="en-GB"/>
          </w:rPr>
          <w:t>e</w:t>
        </w:r>
      </w:ins>
      <w:del w:id="5574" w:author="Soapbox" w:date="2021-07-22T08:32:00Z">
        <w:r w:rsidR="00817ACF" w:rsidRPr="001E7A27" w:rsidDel="001C2689">
          <w:rPr>
            <w:lang w:val="en-GB"/>
          </w:rPr>
          <w:delText>E</w:delText>
        </w:r>
      </w:del>
      <w:r w:rsidR="00817ACF" w:rsidRPr="001E7A27">
        <w:rPr>
          <w:lang w:val="en-GB"/>
        </w:rPr>
        <w:t xml:space="preserve">quilibrium </w:t>
      </w:r>
      <w:ins w:id="5575" w:author="Soapbox" w:date="2021-07-22T08:32:00Z">
        <w:r w:rsidR="001C2689" w:rsidRPr="001E7A27">
          <w:rPr>
            <w:lang w:val="en-GB"/>
          </w:rPr>
          <w:t>c</w:t>
        </w:r>
      </w:ins>
      <w:del w:id="5576" w:author="Soapbox" w:date="2021-07-22T08:32:00Z">
        <w:r w:rsidR="00817ACF" w:rsidRPr="001E7A27" w:rsidDel="001C2689">
          <w:rPr>
            <w:lang w:val="en-GB"/>
          </w:rPr>
          <w:delText>C</w:delText>
        </w:r>
      </w:del>
      <w:r w:rsidR="00817ACF" w:rsidRPr="001E7A27">
        <w:rPr>
          <w:lang w:val="en-GB"/>
        </w:rPr>
        <w:t xml:space="preserve">limate </w:t>
      </w:r>
      <w:ins w:id="5577" w:author="Soapbox" w:date="2021-07-22T08:32:00Z">
        <w:r w:rsidR="001C2689" w:rsidRPr="001E7A27">
          <w:rPr>
            <w:lang w:val="en-GB"/>
          </w:rPr>
          <w:t>s</w:t>
        </w:r>
      </w:ins>
      <w:del w:id="5578" w:author="Soapbox" w:date="2021-07-22T08:32:00Z">
        <w:r w:rsidR="00817ACF" w:rsidRPr="001E7A27" w:rsidDel="001C2689">
          <w:rPr>
            <w:lang w:val="en-GB"/>
          </w:rPr>
          <w:delText>S</w:delText>
        </w:r>
      </w:del>
      <w:r w:rsidR="00817ACF" w:rsidRPr="001E7A27">
        <w:rPr>
          <w:lang w:val="en-GB"/>
        </w:rPr>
        <w:t>ensitivity (</w:t>
      </w:r>
      <w:r w:rsidRPr="001E7A27">
        <w:rPr>
          <w:lang w:val="en-GB"/>
        </w:rPr>
        <w:t>ECS</w:t>
      </w:r>
      <w:r w:rsidR="00817ACF" w:rsidRPr="001E7A27">
        <w:rPr>
          <w:lang w:val="en-GB"/>
        </w:rPr>
        <w:t>)</w:t>
      </w:r>
      <w:r w:rsidRPr="001E7A27">
        <w:rPr>
          <w:lang w:val="en-GB"/>
        </w:rPr>
        <w:t xml:space="preserve"> or </w:t>
      </w:r>
      <w:ins w:id="5579" w:author="Soapbox" w:date="2021-07-22T08:32:00Z">
        <w:r w:rsidR="001C2689" w:rsidRPr="001E7A27">
          <w:rPr>
            <w:lang w:val="en-GB"/>
          </w:rPr>
          <w:t>t</w:t>
        </w:r>
      </w:ins>
      <w:del w:id="5580" w:author="Soapbox" w:date="2021-07-22T08:32:00Z">
        <w:r w:rsidR="00480D14" w:rsidRPr="001E7A27" w:rsidDel="001C2689">
          <w:rPr>
            <w:lang w:val="en-GB"/>
          </w:rPr>
          <w:delText>T</w:delText>
        </w:r>
      </w:del>
      <w:r w:rsidR="00480D14" w:rsidRPr="001E7A27">
        <w:rPr>
          <w:lang w:val="en-GB"/>
        </w:rPr>
        <w:t xml:space="preserve">ransient </w:t>
      </w:r>
      <w:ins w:id="5581" w:author="Soapbox" w:date="2021-07-22T08:32:00Z">
        <w:r w:rsidR="001C2689" w:rsidRPr="001E7A27">
          <w:rPr>
            <w:lang w:val="en-GB"/>
          </w:rPr>
          <w:t>c</w:t>
        </w:r>
      </w:ins>
      <w:del w:id="5582" w:author="Soapbox" w:date="2021-07-22T08:32:00Z">
        <w:r w:rsidR="00480D14" w:rsidRPr="001E7A27" w:rsidDel="001C2689">
          <w:rPr>
            <w:lang w:val="en-GB"/>
          </w:rPr>
          <w:delText>C</w:delText>
        </w:r>
      </w:del>
      <w:r w:rsidR="00480D14" w:rsidRPr="001E7A27">
        <w:rPr>
          <w:lang w:val="en-GB"/>
        </w:rPr>
        <w:t xml:space="preserve">limate </w:t>
      </w:r>
      <w:ins w:id="5583" w:author="Soapbox" w:date="2021-07-22T08:32:00Z">
        <w:r w:rsidR="001C2689" w:rsidRPr="001E7A27">
          <w:rPr>
            <w:lang w:val="en-GB"/>
          </w:rPr>
          <w:t>r</w:t>
        </w:r>
      </w:ins>
      <w:del w:id="5584" w:author="Soapbox" w:date="2021-07-22T08:32:00Z">
        <w:r w:rsidR="00480D14" w:rsidRPr="001E7A27" w:rsidDel="001C2689">
          <w:rPr>
            <w:lang w:val="en-GB"/>
          </w:rPr>
          <w:delText>R</w:delText>
        </w:r>
      </w:del>
      <w:r w:rsidR="00480D14" w:rsidRPr="001E7A27">
        <w:rPr>
          <w:lang w:val="en-GB"/>
        </w:rPr>
        <w:t>esponse (</w:t>
      </w:r>
      <w:r w:rsidRPr="001E7A27">
        <w:rPr>
          <w:lang w:val="en-GB"/>
        </w:rPr>
        <w:t>TCR)</w:t>
      </w:r>
      <w:del w:id="5585" w:author="Soapbox" w:date="2021-07-22T08:25:00Z">
        <w:r w:rsidR="00480D14" w:rsidRPr="001E7A27" w:rsidDel="00747EFA">
          <w:rPr>
            <w:lang w:val="en-GB"/>
          </w:rPr>
          <w:delText>)</w:delText>
        </w:r>
      </w:del>
      <w:ins w:id="5586" w:author="Soapbox" w:date="2021-07-22T08:25:00Z">
        <w:r w:rsidR="00747EFA" w:rsidRPr="001E7A27">
          <w:rPr>
            <w:lang w:val="en-GB"/>
          </w:rPr>
          <w:t xml:space="preserve"> </w:t>
        </w:r>
        <w:r w:rsidR="00747EFA" w:rsidRPr="001E7A27">
          <w:rPr>
            <w:rFonts w:cs="Times New Roman"/>
            <w:lang w:val="en-GB"/>
          </w:rPr>
          <w:t>–</w:t>
        </w:r>
      </w:ins>
      <w:r w:rsidR="00480D14" w:rsidRPr="001E7A27">
        <w:rPr>
          <w:lang w:val="en-GB"/>
        </w:rPr>
        <w:t xml:space="preserve"> </w:t>
      </w:r>
      <w:r w:rsidRPr="001E7A27">
        <w:rPr>
          <w:lang w:val="en-GB"/>
        </w:rPr>
        <w:t>is among</w:t>
      </w:r>
      <w:del w:id="5587" w:author="Soapbox" w:date="2021-07-22T08:25:00Z">
        <w:r w:rsidRPr="001E7A27" w:rsidDel="00747EFA">
          <w:rPr>
            <w:lang w:val="en-GB"/>
          </w:rPr>
          <w:delText>st</w:delText>
        </w:r>
      </w:del>
      <w:r w:rsidRPr="001E7A27">
        <w:rPr>
          <w:lang w:val="en-GB"/>
        </w:rPr>
        <w:t xml:space="preserve"> the most important contribution to uncertainty in TCRE, with uncertainty in the strength of the land carbon feedback and ocean heat uptake or ventilation having also been identified as crucial to uncertainty in TCRE </w:t>
      </w:r>
      <w:bookmarkStart w:id="5588" w:name="_Hlk74847026"/>
      <w:commentRangeStart w:id="5589"/>
      <w:r w:rsidRPr="001E7A27">
        <w:rPr>
          <w:lang w:val="en-GB"/>
        </w:rPr>
        <w:fldChar w:fldCharType="begin" w:fldLock="1"/>
      </w:r>
      <w:r w:rsidR="00747167" w:rsidRPr="001E7A27">
        <w:rPr>
          <w:lang w:val="en-GB"/>
        </w:rPr>
        <w:instrText>ADDIN CSL_CITATION { "citationItems" : [ { "id" : "ITEM-1", "itemData" : { "DOI" : "10.1175/JCLI-D-16-0205.1", "ISSN" : "0894-8755", "abstract" : "AbstractAn emergent property of most Earth system models is a near linear relationship between cumulative emission of CO2 and change in global near surface temperature. This relationship, which has been named the transient climate response to cumulative CO2 emissions (TCRE), implies a finite budget of fossil fuel carbon that can be burnt over all time consistent with a chosen temperature change target. Carbon budgets are inversely proportional to the value of TCRE and are therefore sensitive to the uncertainty in TCRE. Here we have used a perturbed physics approach with an Earth system model of intermediate complexity to assess the uncertainty in the TCRE that arises from uncertainty in the rate of transient temperature change and the effect of this uncertainty on carbon cycle feedbacks. The experiments are conducted using an idealized 1% per year increase in CO2 concentration. Additionally we have emulated the temperature output of 23 Climate Model Intercomparison Project Phase Five (CMIP5) models. The e...", "author" : [ { "dropping-particle" : "", "family" : "MacDougall", "given" : "Andrew H.", "non-dropping-particle" : "", "parse-names" : false, "suffix" : "" }, { "dropping-particle" : "", "family" : "Swart", "given" : "Neil C.", "non-dropping-particle" : "", "parse-names" : false, "suffix" : "" }, { "dropping-particle" : "", "family" : "Knutti", "given" : "Reto", "non-dropping-particle" : "", "parse-names" : false, "suffix" : "" } ], "container-title" : "Journal of Climate", "id" : "ITEM-1", "issue" : "2", "issued" : { "date-parts" : [ [ "2017", "1" ] ] }, "page" : "813-827", "title" : "The uncertainty in the transient climate response to cumulative CO2 emissions arising from the uncertainty in physical climate parameters", "translator" : [ { "dropping-particle" : "", "family" : "L3923", "given" : "", "non-dropping-particle" : "", "parse-names" : false, "suffix" : "" } ], "type" : "article-journal", "volume" : "30" }, "uris" : [ "http://www.mendeley.com/documents/?uuid=91974cd5-a73c-47e2-b989-d008d003db6d" ] }, { "id" : "ITEM-2", "itemData" : { "DOI" : "10.1088/1748-9326/ab6d7b", "ISSN" : "17489326", "abstract" : "The Transient Climate Response to Cumulative CO2 Emissions (TCRE) is the proportionality between global temperature change and cumulative CO2 emissions. The TCRE implies a finite quantity of CO2 emissions, or carbon budget, consistent with a given temperature change limit. The uncertainty of the TCRE is often assumed be normally distributed, but this assumption has yet to be validated. We calculated the TCRE using a zero-dimensional ocean diffusive model and a Monte-Carlo error propagation (n = 10 000 000) randomly drawing from probability density functions of the climate feedback parameter, the land-borne fraction of carbon, radiative forcing from an e-fold increase in CO2 concentration, effective ocean diffusivity, and the ratio of sea to global surface temperature change. The calculated TCRE has a positively skewed distribution, ranging from 1.1 to 2.9 K EgC-1 (5%-95% confidence), with a mean and median value of 1.9 and 1.8 K EgC-1. The calculated distribution of the TCRE is well described by a log-normal distribution. The CO2-only carbon budget compatible with 2 \u00b0C warming is 1100 PgC, ranging from 700 to 1800 PgC (5%-95% confidence) estimated using a simplified model of ocean dynamics. Climate sensitivity is the most influential Earth System parameter on the TCRE, followed by the land-borne fraction of carbon, radiative forcing from an e-fold increase in CO2, effective ocean diffusivity, and the ratio of sea to global surface temperature change. While the uncertainty of the TCRE is considerable, the use of a log-normal distribution may improve estimations of the TCRE and associated carbon budgets.", "author" : [ { "dropping-particle" : "", "family" : "Spafford", "given" : "Lynsay", "non-dropping-particle" : "", "parse-names" : false, "suffix" : "" }, { "dropping-particle" : "", "family" : "Macdougall", "given" : "Andrew H.", "non-dropping-particle" : "", "parse-names" : false, "suffix" : "" } ], "container-title" : "Environmental Research Letters", "id" : "ITEM-2", "issue" : "3", "issued" : { "date-parts" : [ [ "2020" ] ] }, "title" : "Quantifying the probability distribution function of the transient climate response to cumulative CO2 emissions", "translator" : [ { "dropping-particle" : "", "family" : "L6229", "given" : "", "non-dropping-particle" : "", "parse-names" : false, "suffix" : "" } ], "type" : "article-journal", "volume" : "15" }, "uris" : [ "http://www.mendeley.com/documents/?uuid=e70fab41-c220-47a8-8b6e-bfe71e030ba1" ] }, { "id" : "ITEM-3",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"ITEM-3",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"ITEM-4",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"ITEM-4",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"ITEM-5", "itemData" : { "DOI" : "10.1088/1748-9326/ab97c9", "ISSN" : "1748-9326", "abstract" : "The surface warming response to carbon emissions is diagnosed using a suite of Earth system models, 9 CMIP6 and 7 CMIP5, following an annual 1% rise in atmospheric CO2 over 140 years. This surface warming response defines a climate metric, the Transient Climate Response to cumulative carbon Emissions (TCRE), which is important in estimating how much carbon may be emitted to avoid dangerous climate. The processes controlling these intermodel differences in the TCRE are revealed by defining the TCRE in terms of a product of three dependences: the surface warming dependence on radiative forcing (including the effects of physical climate feedbacks and planetary heat uptake), the radiative forcing dependence on changes in atmospheric carbon and the airborne fraction. Intermodel differences in the TCRE are mainly controlled by the thermal response involving the surface warming dependence on radiative forcing, which arise through large differences in physical climate feedbacks that are only partly compensated by smaller differences in ocean heat uptake. The other contributions to the TCRE from the radiative forcing and carbon responses are of comparable importance to the contribution from the thermal response on timescales of 50 years and longer for our subset of CMIP5 models and 100 years and longer for our subset of CMIP6 models. Hence, providing tighter constraints on how much carbon may be emitted based on the TCRE requires providing tighter bounds for estimates of the physical climate feedbacks, particularly from clouds, as well as to a lesser extent for the other contributions from the rate of ocean heat uptake, and the terrestrial and ocean cycling of carbon.", "author" : [ { "dropping-particle" : "", "family" : "Williams", "given" : "Richard G", "non-dropping-particle" : "", "parse-names" : false, "suffix" : "" }, { "dropping-particle" : "", "family" : "Ceppi", "given" : "Paulo", "non-dropping-particle" : "", "parse-names" : false, "suffix" : "" }, { "dropping-particle" : "", "family" : "Katavouta", "given" : "Anna", "non-dropping-particle" : "", "parse-names" : false, "suffix" : "" } ], "container-title" : "Environmental Research Letters", "id" : "ITEM-5", "issue" : "9", "issued" : { "date-parts" : [ [ "2020", "9", "11" ] ] }, "page" : "0940c1", "publisher" : "IOP Publishing", "title" : "Controls of the transient climate response to emissions by physical feedbacks, heat uptake and carbon cycling", "translator" : [ { "dropping-particle" : "", "family" : "L6762", "given" : "", "non-dropping-particle" : "", "parse-names" : false, "suffix" : "" } ], "type" : "article-journal", "volume" : "15" }, "uris" : [ "http://www.mendeley.com/documents/?uuid=fcf566a7-b877-303b-97eb-69f455567922" ] }, { "id" : "ITEM-6",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"ITEM-6",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"id" : "ITEM-7", "itemData" : { "DOI" : "10.1002/2017GL075080", "ISSN" : "00948276", "author" : [ { "dropping-particle" : "", "family" : "Williams", "given" : "Richard G.", "non-dropping-particle" : "", "parse-names" : false, "suffix" : "" }, { "dropping-particle" : "", "family" : "Roussenov", "given" : "Vassil", "non-dropping-particle" : "", "parse-names" : false, "suffix" : "" }, { "dropping-particle" : "", "family" : "Fr\u00f6licher", "given" : "Thomas L.", "non-dropping-particle" : "", "parse-names" : false, "suffix" : "" }, { "dropping-particle" : "", "family" : "Goodwin", "given" : "Philip", "non-dropping-particle" : "", "parse-names" : false, "suffix" : "" } ], "container-title" : "Geophysical Research Letters", "id" : "ITEM-7", "issue" : "20", "issued" : { "date-parts" : [ [ "2017", "10", "28" ] ] }, "page" : "10,633-10,642", "publisher" : "John Wiley &amp; Sons, Ltd", "title" : "Drivers of continued surface warming after cessation of carbon emissions", "translator" : [ { "dropping-particle" : "", "family" : "L7065", "given" : "", "non-dropping-particle" : "", "parse-names" : false, "suffix" : "" } ], "type" : "article-journal", "volume" : "44" }, "uris" : [ "http://www.mendeley.com/documents/?uuid=ad47b4b0-051c-4483-92c3-6a4b6bbbea03" ] }, { "id" : "ITEM-8",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"ITEM-8",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"id" : "ITEM-9", "itemData" : { "DOI" : "10.1175/JCLI-D-18-0829.1", "ISSN" : "0894-8755", "abstract" : "The surface warming response to carbon emissions is affected by how the ocean sequesters excess heat and carbon supplied to the climate system. This ocean uptake involves the ventilation mechanism, where heat and carbon are taken up by the mixed layer and transferred to the thermocline and deep ocean. The effect of ocean ventilation on the surface warming response to carbon emissions is explored using simplified conceptual models of the atmosphere and ocean with and without explicit representation of the meridional overturning. Sensitivity experiments are conducted to investigate the effects of (i) mixed layer thickness, (ii) rate of ventilation of the ocean interior, (iii) strength of the meridional overturning, and (iv) extent of subduction in the Southern Ocean. Our diagnostics focus on a climate metric, the transient climate response to carbon emissions (TCRE), defined by the ratio of surface warming to the cumulative carbon emissions, which may be expressed in terms of separate thermal and carbon contributions. The variability in the thermal contribution due to changes in ocean ventilation dominates the variability in the TCRE on time scales from years to centuries, while that of the carbon contribution dominates on time scales from centuries to millennia. These ventilated controls are primarily from changes in the mixed layer thickness on decadal time scales, and in the rate of ventilated transfer from the mixed layer to the thermocline and deep ocean on centennial and millennial time scales, which is itself affected by the strength of the meridional overturning and extent of subduction in the Southern Ocean.",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"container-title" : "Journal of Climate", "id" : "ITEM-9", "issue" : "16", "issued" : { "date-parts" : [ [ "2019", "8", "15" ] ] }, "page" : "5085-5105", "title" : "The Effect of Ocean Ventilation on the Transient Climate Response to Emissions", "translator" : [ { "dropping-particle" : "", "family" : "L7393", "given" : "", "non-dropping-particle" : "", "parse-names" : false, "suffix" : "" } ], "type" : "article-journal", "volume" : "32" }, "uris" : [ "http://www.mendeley.com/documents/?uuid=1acd0698-783b-4343-81f7-5c3fbb5670a8" ] }, { "id" : "ITEM-10",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"ITEM-10",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"(Matthews et al., 2009; Gillett et al., 2013; Ehlert et al., 2017; MacDougall et al., 2017; Williams et al., 2017b, 2020; Katavouta et al., 2019; Arora et al., 2020; Jones and Friedlingstein, 2020; Spafford and Macdougall, 2020)", "plainTextFormattedCitation" : "(Matthews et al., 2009; Gillett et al., 2013; Ehlert et al., 2017; MacDougall et al., 2017; Williams et al., 2017b, 2020; Katavouta et al., 2019; Arora et al., 2020; Jones and Friedlingstein, 2020; Spafford and Macdougall, 2020)", "previouslyFormattedCitation" : "(Matthews et al., 2009; Gillett et al., 2013; Ehlert et al., 2017; MacDougall et al., 2017; Williams et al., 2017b, 2020; Katavouta et al., 2019; Arora et al., 2020; Jones and Friedlingstein, 2020; Spafford and Macdougall, 2020)" }, "properties" : { "noteIndex" : 0 }, "schema" : "https://github.com/citation-style-language/schema/raw/master/csl-citation.json" }</w:instrText>
      </w:r>
      <w:r w:rsidRPr="001E7A27">
        <w:rPr>
          <w:lang w:val="en-GB"/>
        </w:rPr>
        <w:fldChar w:fldCharType="separate"/>
      </w:r>
      <w:r w:rsidR="00025FA2" w:rsidRPr="001E7A27">
        <w:rPr>
          <w:noProof/>
          <w:lang w:val="en-GB"/>
        </w:rPr>
        <w:t xml:space="preserve">(Matthews et al., 2009; Gillett et al., 2013; Ehlert et al., 2017; MacDougall et al., 2017; </w:t>
      </w:r>
      <w:ins w:id="5590" w:author="Robin Matthews" w:date="2021-06-17T18:30:00Z">
        <w:r w:rsidR="00E6087F" w:rsidRPr="001E7A27">
          <w:rPr>
            <w:noProof/>
            <w:lang w:val="en-GB"/>
          </w:rPr>
          <w:t xml:space="preserve">R.G. </w:t>
        </w:r>
      </w:ins>
      <w:r w:rsidR="00025FA2" w:rsidRPr="001E7A27">
        <w:rPr>
          <w:noProof/>
          <w:lang w:val="en-GB"/>
        </w:rPr>
        <w:t>Williams et al., 2017</w:t>
      </w:r>
      <w:ins w:id="5591" w:author="Robin Matthews" w:date="2021-06-17T18:30:00Z">
        <w:r w:rsidR="00E6087F" w:rsidRPr="001E7A27">
          <w:rPr>
            <w:noProof/>
            <w:lang w:val="en-GB"/>
          </w:rPr>
          <w:t>a</w:t>
        </w:r>
      </w:ins>
      <w:del w:id="5592" w:author="Robin Matthews" w:date="2021-06-17T18:30:00Z">
        <w:r w:rsidR="00025FA2" w:rsidRPr="001E7A27" w:rsidDel="00E6087F">
          <w:rPr>
            <w:noProof/>
            <w:lang w:val="en-GB"/>
          </w:rPr>
          <w:delText>b</w:delText>
        </w:r>
      </w:del>
      <w:r w:rsidR="00025FA2" w:rsidRPr="001E7A27">
        <w:rPr>
          <w:noProof/>
          <w:lang w:val="en-GB"/>
        </w:rPr>
        <w:t>, 2020; Katavouta et al., 2019; Arora et al., 2020; Jones and Friedlingstein, 2020; Spafford and Macdougall, 2020)</w:t>
      </w:r>
      <w:r w:rsidRPr="001E7A27">
        <w:rPr>
          <w:lang w:val="en-GB"/>
        </w:rPr>
        <w:fldChar w:fldCharType="end"/>
      </w:r>
      <w:commentRangeEnd w:id="5589"/>
      <w:r w:rsidR="00025FA2" w:rsidRPr="001E7A27">
        <w:rPr>
          <w:rStyle w:val="CommentReference"/>
          <w:lang w:val="en-GB"/>
        </w:rPr>
        <w:commentReference w:id="5589"/>
      </w:r>
      <w:r w:rsidRPr="001E7A27">
        <w:rPr>
          <w:lang w:val="en-GB"/>
        </w:rPr>
        <w:t xml:space="preserve">. </w:t>
      </w:r>
      <w:bookmarkEnd w:id="5588"/>
      <w:r w:rsidRPr="001E7A27">
        <w:rPr>
          <w:lang w:val="en-GB"/>
        </w:rPr>
        <w:t xml:space="preserve">Finally, internal variability has been shown to affect the maximum accuracy of TCRE estimates by </w:t>
      </w:r>
      <w:r w:rsidRPr="001E7A27">
        <w:rPr>
          <w:rFonts w:cs="Times New Roman"/>
          <w:lang w:val="en-GB"/>
        </w:rPr>
        <w:t>±</w:t>
      </w:r>
      <w:r w:rsidRPr="001E7A27">
        <w:rPr>
          <w:lang w:val="en-GB"/>
        </w:rPr>
        <w:t xml:space="preserve">0.1°C </w:t>
      </w:r>
      <w:r w:rsidRPr="001E7A27">
        <w:rPr>
          <w:rFonts w:eastAsiaTheme="majorEastAsia" w:cstheme="majorBidi"/>
          <w:lang w:val="en-GB" w:eastAsia="en-US"/>
        </w:rPr>
        <w:t>per 1000 PgC (5</w:t>
      </w:r>
      <w:r w:rsidRPr="001E7A27">
        <w:rPr>
          <w:lang w:val="en-GB"/>
        </w:rPr>
        <w:t>–</w:t>
      </w:r>
      <w:r w:rsidRPr="001E7A27">
        <w:rPr>
          <w:rFonts w:eastAsiaTheme="majorEastAsia" w:cstheme="majorBidi"/>
          <w:lang w:val="en-GB" w:eastAsia="en-US"/>
        </w:rPr>
        <w:t>95% range</w:t>
      </w:r>
      <w:del w:id="5593" w:author="Ian Blenkinsop" w:date="2021-07-28T15:06:00Z">
        <w:r w:rsidRPr="001E7A27" w:rsidDel="005E58F1">
          <w:rPr>
            <w:rFonts w:eastAsiaTheme="majorEastAsia" w:cstheme="majorBidi"/>
            <w:lang w:val="en-GB" w:eastAsia="en-US"/>
          </w:rPr>
          <w:delText xml:space="preserve">) </w:delText>
        </w:r>
      </w:del>
      <w:ins w:id="5594" w:author="Ian Blenkinsop" w:date="2021-07-28T15:06:00Z">
        <w:r w:rsidR="005E58F1" w:rsidRPr="001E7A27">
          <w:rPr>
            <w:rFonts w:eastAsiaTheme="majorEastAsia" w:cstheme="majorBidi"/>
            <w:lang w:val="en-GB" w:eastAsia="en-US"/>
          </w:rPr>
          <w:t xml:space="preserve">; </w:t>
        </w:r>
      </w:ins>
      <w:r w:rsidRPr="001E7A27">
        <w:rPr>
          <w:rFonts w:eastAsiaTheme="majorEastAsia" w:cstheme="majorBidi"/>
          <w:lang w:val="en-GB" w:eastAsia="en-US"/>
        </w:rPr>
        <w:fldChar w:fldCharType="begin" w:fldLock="1"/>
      </w:r>
      <w:r w:rsidR="00747167" w:rsidRPr="001E7A27">
        <w:rPr>
          <w:rFonts w:eastAsiaTheme="majorEastAsia" w:cstheme="majorBidi"/>
          <w:lang w:val="en-GB" w:eastAsia="en-US"/>
        </w:rPr>
        <w:instrText>ADDIN CSL_CITATION { "citationItems" : [ { "id" : "ITEM-1", "itemData" : { "DOI" : "10.1088/1748-9326/abaf1b", "abstract" : "Remaining carbon budget specifies the cap on global cumulative CO2 emissions from the present-day onwards that would be in line with limiting global warming to a specific maximum level. In the context of the Paris Agreement, global warming is usually interpreted as the externally-forced response to anthropogenic activities and emissions, but it excludes the natural fluctuations of the climate system known as internal variability. A remaining carbon budget can be calculated from an estimate of the anthropogenic warming to date, and either (i) the ratio of CO2-induced warming to cumulative emissions, known as the Transient Climate Response to Emissions (TCRE), in addition to information on the temperature response to the future evolution of non-CO2 emissions; or (ii) climate model scenario simulations that reach a given temperature threshold. Here we quantify the impact of internal variability on the carbon budgets consistent with the Paris Agreement derived using either approach, and on the TCRE diagnosed from individual models. Our results show that internal variability contributes approximately \u00b10.09 \u00b0C to the overall uncertainty range of the human-induced warming to-date, leading to a spread in the remaining carbon budgets as large as \u00b150 PgC, when using approach (i). Differences in diagnosed TCRE due to internal variability in individual models can be as large as \u00b10.1 \u00b0C/1000 PgC (5-95% range). Alternatively, spread in the remaining carbon budgets calculated from (ii) using future concentration-driven simulations of large ensembles of CMIP6 and CMIP5 models is estimated at \u00b1 30 PgC and \u00b1 40 PgC (5-95% range). These results are important for model evaluation and imply that caution is needed when interpreting small remaining budgets in policy discussions. We do not question the validity of a carbon budget approach in determining mitigation requirements. However, due to intrinsic uncertainty arising from internal variability, it may only be possible to determine the exact year when a budget is exceeded in hindsight, highlighting the importance of a precautionary approach.", "author" : [ { "dropping-particle" : "", "family" : "Tokarska", "given" : "Katarzyna B", "non-dropping-particle" : "", "parse-names" : false, "suffix" : "" }, { "dropping-particle" : "", "family" : "Arora", "given" : "Vivek K", "non-dropping-particle" : "", "parse-names" : false, "suffix" : "" }, { "dropping-particle" : "", "family" : "Gillett", "given" : "Nathan P", "non-dropping-particle" : "", "parse-names" : false, "suffix" : "" }, { "dropping-particle" : "", "family" : "Lehner", "given" : "Flavio", "non-dropping-particle" : "", "parse-names" : false, "suffix" : "" }, { "dropping-particle" : "", "family" : "Rogelj", "given" : "Joeri", "non-dropping-particle" : "", "parse-names" : false, "suffix" : "" }, { "dropping-particle" : "", "family" : "Schleussner", "given" : "Carl-Friedrich", "non-dropping-particle" : "", "parse-names" : false, "suffix" : "" }, { "dropping-particle" : "", "family" : "S\u00e9f\u00e9rian", "given" : "Roland", "non-dropping-particle" : "", "parse-names" : false, "suffix" : "" }, { "dropping-particle" : "", "family" : "Knutti", "given" : "Reto", "non-dropping-particle" : "", "parse-names" : false, "suffix" : "" } ], "container-title" : "Environmental Research Letters", "id" : "ITEM-1", "issued" : { "date-parts" : [ [ "2020", "8", "13" ] ] }, "publisher" : "IOP Publishing", "title" : "Uncertainty in carbon budget estimates due to internal climate variability", "translator" : [ { "dropping-particle" : "", "family" : "L6760", "given" : "", "non-dropping-particle" : "", "parse-names" : false, "suffix" : "" } ], "type" : "article-journal" }, "uris" : [ "http://www.mendeley.com/documents/?uuid=70e08729-85ab-380e-9300-d753e21b77ee" ] } ], "mendeley" : { "formattedCitation" : "(Tokarska et al., 2020)", "plainTextFormattedCitation" : "(Tokarska et al., 2020)", "previouslyFormattedCitation" : "(Tokarska et al., 2020)" }, "properties" : { "noteIndex" : 0 }, "schema" : "https://github.com/citation-style-language/schema/raw/master/csl-citation.json" }</w:instrText>
      </w:r>
      <w:r w:rsidRPr="001E7A27">
        <w:rPr>
          <w:rFonts w:eastAsiaTheme="majorEastAsia" w:cstheme="majorBidi"/>
          <w:lang w:val="en-GB" w:eastAsia="en-US"/>
        </w:rPr>
        <w:fldChar w:fldCharType="separate"/>
      </w:r>
      <w:r w:rsidR="00025FA2" w:rsidRPr="001E7A27">
        <w:rPr>
          <w:rFonts w:eastAsiaTheme="majorEastAsia" w:cstheme="majorBidi"/>
          <w:noProof/>
          <w:lang w:val="en-GB" w:eastAsia="en-US"/>
        </w:rPr>
        <w:t>(Tokarska et al., 2020)</w:t>
      </w:r>
      <w:r w:rsidRPr="001E7A27">
        <w:rPr>
          <w:rFonts w:eastAsiaTheme="majorEastAsia" w:cstheme="majorBidi"/>
          <w:lang w:val="en-GB" w:eastAsia="en-US"/>
        </w:rPr>
        <w:fldChar w:fldCharType="end"/>
      </w:r>
      <w:r w:rsidRPr="001E7A27">
        <w:rPr>
          <w:rFonts w:eastAsiaTheme="majorEastAsia" w:cstheme="majorBidi"/>
          <w:lang w:val="en-GB" w:eastAsia="en-US"/>
        </w:rPr>
        <w:t xml:space="preserve">. </w:t>
      </w:r>
    </w:p>
    <w:p w14:paraId="6F77D423" w14:textId="77777777" w:rsidR="00834757" w:rsidRPr="001E7A27" w:rsidRDefault="00834757" w:rsidP="005C7F25">
      <w:pPr>
        <w:pStyle w:val="AR6BodyText"/>
        <w:rPr>
          <w:rFonts w:eastAsiaTheme="majorEastAsia" w:cstheme="majorBidi"/>
          <w:lang w:val="en-GB" w:eastAsia="en-US"/>
        </w:rPr>
      </w:pPr>
    </w:p>
    <w:p w14:paraId="1206FC41" w14:textId="77777777" w:rsidR="001C7F75" w:rsidRPr="001E7A27" w:rsidRDefault="001C7F75" w:rsidP="005C7F25">
      <w:pPr>
        <w:pStyle w:val="AR6BodyText"/>
        <w:rPr>
          <w:rFonts w:eastAsiaTheme="majorEastAsia" w:cstheme="majorBidi"/>
          <w:lang w:val="en-GB" w:eastAsia="en-US"/>
        </w:rPr>
      </w:pPr>
    </w:p>
    <w:p w14:paraId="63123EA5" w14:textId="77777777" w:rsidR="00834757" w:rsidRPr="001E7A27" w:rsidRDefault="00834757" w:rsidP="005C7F25">
      <w:pPr>
        <w:pStyle w:val="AR6BodyText"/>
        <w:rPr>
          <w:b/>
          <w:lang w:val="en-GB"/>
        </w:rPr>
      </w:pPr>
      <w:r w:rsidRPr="001E7A27">
        <w:rPr>
          <w:b/>
          <w:lang w:val="en-GB"/>
        </w:rPr>
        <w:t xml:space="preserve">[START TABLE 5.7 HERE] </w:t>
      </w:r>
    </w:p>
    <w:p w14:paraId="4DFA2A90" w14:textId="77777777" w:rsidR="00834757" w:rsidRPr="001E7A27" w:rsidRDefault="00834757" w:rsidP="005C7F25">
      <w:pPr>
        <w:pStyle w:val="AR6BodyText"/>
        <w:rPr>
          <w:rFonts w:eastAsiaTheme="majorEastAsia" w:cstheme="majorBidi"/>
          <w:lang w:val="en-GB" w:eastAsia="en-US"/>
        </w:rPr>
      </w:pPr>
    </w:p>
    <w:p w14:paraId="113FC25D" w14:textId="15228308" w:rsidR="00834757" w:rsidRPr="001E7A27" w:rsidRDefault="00834757" w:rsidP="005C7F25">
      <w:pPr>
        <w:pStyle w:val="AR6Chap5Table"/>
        <w:spacing w:line="240" w:lineRule="auto"/>
        <w:rPr>
          <w:rFonts w:eastAsiaTheme="majorEastAsia"/>
          <w:lang w:val="en-GB" w:eastAsia="en-US"/>
        </w:rPr>
      </w:pPr>
      <w:r w:rsidRPr="001E7A27">
        <w:rPr>
          <w:b/>
          <w:bCs/>
          <w:lang w:val="en-GB"/>
        </w:rPr>
        <w:t xml:space="preserve">Overview of </w:t>
      </w:r>
      <w:ins w:id="5595" w:author="Tom Maycock" w:date="2021-09-09T16:47:00Z">
        <w:r w:rsidR="00334BDE">
          <w:rPr>
            <w:b/>
            <w:bCs/>
            <w:lang w:val="en-GB"/>
          </w:rPr>
          <w:t xml:space="preserve">results from </w:t>
        </w:r>
      </w:ins>
      <w:del w:id="5596" w:author="Soapbox" w:date="2021-07-22T08:26:00Z">
        <w:r w:rsidRPr="001E7A27" w:rsidDel="00747EFA">
          <w:rPr>
            <w:b/>
            <w:bCs/>
            <w:lang w:val="en-GB"/>
          </w:rPr>
          <w:delText xml:space="preserve">estimates of </w:delText>
        </w:r>
      </w:del>
      <w:r w:rsidRPr="001E7A27">
        <w:rPr>
          <w:b/>
          <w:bCs/>
          <w:lang w:val="en-GB"/>
        </w:rPr>
        <w:t xml:space="preserve">studies estimating the transient </w:t>
      </w:r>
      <w:ins w:id="5597" w:author="Soapbox" w:date="2021-07-22T08:26:00Z">
        <w:r w:rsidR="00747EFA" w:rsidRPr="001E7A27">
          <w:rPr>
            <w:b/>
            <w:bCs/>
            <w:lang w:val="en-GB"/>
          </w:rPr>
          <w:t xml:space="preserve">climate </w:t>
        </w:r>
      </w:ins>
      <w:r w:rsidRPr="001E7A27">
        <w:rPr>
          <w:b/>
          <w:bCs/>
          <w:lang w:val="en-GB"/>
        </w:rPr>
        <w:t xml:space="preserve">response to cumulative </w:t>
      </w:r>
      <w:ins w:id="5598" w:author="Soapbox" w:date="2021-07-22T08:26:00Z">
        <w:r w:rsidR="00747EFA" w:rsidRPr="001E7A27">
          <w:rPr>
            <w:b/>
            <w:bCs/>
            <w:lang w:val="en-GB"/>
          </w:rPr>
          <w:t>CO</w:t>
        </w:r>
        <w:r w:rsidR="00747EFA" w:rsidRPr="001E7A27">
          <w:rPr>
            <w:b/>
            <w:bCs/>
            <w:vertAlign w:val="subscript"/>
            <w:lang w:val="en-GB"/>
          </w:rPr>
          <w:t xml:space="preserve">2 </w:t>
        </w:r>
      </w:ins>
      <w:r w:rsidRPr="001E7A27">
        <w:rPr>
          <w:b/>
          <w:bCs/>
          <w:lang w:val="en-GB"/>
        </w:rPr>
        <w:t>emissions (TCRE)</w:t>
      </w:r>
      <w:del w:id="5599" w:author="Soapbox" w:date="2021-07-22T08:26:00Z">
        <w:r w:rsidRPr="001E7A27" w:rsidDel="00747EFA">
          <w:rPr>
            <w:b/>
            <w:bCs/>
            <w:lang w:val="en-GB"/>
          </w:rPr>
          <w:delText xml:space="preserve"> of CO</w:delText>
        </w:r>
        <w:r w:rsidRPr="001E7A27" w:rsidDel="00747EFA">
          <w:rPr>
            <w:b/>
            <w:bCs/>
            <w:vertAlign w:val="subscript"/>
            <w:lang w:val="en-GB"/>
          </w:rPr>
          <w:delText>2</w:delText>
        </w:r>
      </w:del>
      <w:r w:rsidRPr="001E7A27">
        <w:rPr>
          <w:lang w:val="en-GB"/>
        </w:rPr>
        <w:t xml:space="preserve">. GSAT = Global </w:t>
      </w:r>
      <w:r w:rsidR="000D02EF" w:rsidRPr="001E7A27">
        <w:rPr>
          <w:lang w:val="en-GB"/>
        </w:rPr>
        <w:t xml:space="preserve">mean </w:t>
      </w:r>
      <w:r w:rsidRPr="001E7A27">
        <w:rPr>
          <w:lang w:val="en-GB"/>
        </w:rPr>
        <w:t>surface air temperature increase, SAT = surface air temperature (e.g.</w:t>
      </w:r>
      <w:ins w:id="5600" w:author="Tom Maycock" w:date="2021-09-09T16:48:00Z">
        <w:r w:rsidR="00334BDE">
          <w:rPr>
            <w:lang w:val="en-GB"/>
          </w:rPr>
          <w:t>,</w:t>
        </w:r>
      </w:ins>
      <w:r w:rsidRPr="001E7A27">
        <w:rPr>
          <w:lang w:val="en-GB"/>
        </w:rPr>
        <w:t xml:space="preserve"> over land only), SST = sea surface temperature, ECS = equilibrium climate sensitivity. Studies that do not isolate the CO</w:t>
      </w:r>
      <w:r w:rsidRPr="001E7A27">
        <w:rPr>
          <w:vertAlign w:val="subscript"/>
          <w:lang w:val="en-GB"/>
        </w:rPr>
        <w:t>2</w:t>
      </w:r>
      <w:r w:rsidRPr="001E7A27">
        <w:rPr>
          <w:lang w:val="en-GB"/>
        </w:rPr>
        <w:t xml:space="preserve">-induced warming contribution in their TCRE estimates are not included. </w:t>
      </w:r>
    </w:p>
    <w:p w14:paraId="56101A6A" w14:textId="77777777" w:rsidR="00834757" w:rsidRPr="001E7A27" w:rsidRDefault="00834757" w:rsidP="005C7F25">
      <w:pPr>
        <w:pStyle w:val="AR6Table"/>
        <w:rPr>
          <w:rFonts w:eastAsiaTheme="majorEastAsia"/>
          <w:lang w:val="en-GB" w:eastAsia="en-US"/>
        </w:rPr>
      </w:pPr>
    </w:p>
    <w:tbl>
      <w:tblPr>
        <w:tblStyle w:val="TableGrid"/>
        <w:tblW w:w="0" w:type="auto"/>
        <w:tblLook w:val="04A0" w:firstRow="1" w:lastRow="0" w:firstColumn="1" w:lastColumn="0" w:noHBand="0" w:noVBand="1"/>
      </w:tblPr>
      <w:tblGrid>
        <w:gridCol w:w="2263"/>
        <w:gridCol w:w="1701"/>
        <w:gridCol w:w="5657"/>
      </w:tblGrid>
      <w:tr w:rsidR="00834757" w:rsidRPr="001E7A27" w14:paraId="75422F5F" w14:textId="77777777" w:rsidTr="00834757">
        <w:tc>
          <w:tcPr>
            <w:tcW w:w="2263" w:type="dxa"/>
            <w:shd w:val="clear" w:color="auto" w:fill="000000" w:themeFill="text1"/>
          </w:tcPr>
          <w:p w14:paraId="42D229ED"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Study</w:t>
            </w:r>
          </w:p>
        </w:tc>
        <w:tc>
          <w:tcPr>
            <w:tcW w:w="1701" w:type="dxa"/>
            <w:shd w:val="clear" w:color="auto" w:fill="000000" w:themeFill="text1"/>
          </w:tcPr>
          <w:p w14:paraId="139F45A3"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TCRE Range</w:t>
            </w:r>
            <w:r w:rsidRPr="001E7A27">
              <w:rPr>
                <w:rFonts w:eastAsiaTheme="majorEastAsia" w:cstheme="majorBidi"/>
                <w:sz w:val="18"/>
                <w:szCs w:val="18"/>
                <w:lang w:val="en-GB" w:eastAsia="en-US"/>
              </w:rPr>
              <w:br/>
              <w:t>(°C per 1000 PgC)</w:t>
            </w:r>
          </w:p>
        </w:tc>
        <w:tc>
          <w:tcPr>
            <w:tcW w:w="5657" w:type="dxa"/>
            <w:shd w:val="clear" w:color="auto" w:fill="000000" w:themeFill="text1"/>
          </w:tcPr>
          <w:p w14:paraId="603F3E34"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Notes</w:t>
            </w:r>
          </w:p>
        </w:tc>
      </w:tr>
      <w:tr w:rsidR="00834757" w:rsidRPr="001E7A27" w14:paraId="7DE6CDEA" w14:textId="77777777" w:rsidTr="00834757">
        <w:tc>
          <w:tcPr>
            <w:tcW w:w="9621" w:type="dxa"/>
            <w:gridSpan w:val="3"/>
            <w:shd w:val="clear" w:color="auto" w:fill="D9D9D9" w:themeFill="background1" w:themeFillShade="D9"/>
          </w:tcPr>
          <w:p w14:paraId="07205197" w14:textId="77777777" w:rsidR="00834757" w:rsidRPr="001E7A27" w:rsidRDefault="00834757" w:rsidP="005C7F25">
            <w:pPr>
              <w:pStyle w:val="AR6Table"/>
              <w:rPr>
                <w:rFonts w:eastAsiaTheme="majorEastAsia" w:cstheme="majorBidi"/>
                <w:b/>
                <w:sz w:val="18"/>
                <w:szCs w:val="18"/>
                <w:lang w:val="en-GB" w:eastAsia="en-US"/>
              </w:rPr>
            </w:pPr>
            <w:r w:rsidRPr="001E7A27">
              <w:rPr>
                <w:rFonts w:eastAsiaTheme="majorEastAsia" w:cstheme="majorBidi"/>
                <w:b/>
                <w:sz w:val="18"/>
                <w:szCs w:val="18"/>
                <w:lang w:val="en-GB" w:eastAsia="en-US"/>
              </w:rPr>
              <w:t>Studies available at the time of IPCC AR5</w:t>
            </w:r>
          </w:p>
        </w:tc>
      </w:tr>
      <w:tr w:rsidR="00834757" w:rsidRPr="001E7A27" w14:paraId="44BB81DD" w14:textId="77777777" w:rsidTr="00834757">
        <w:tc>
          <w:tcPr>
            <w:tcW w:w="2263" w:type="dxa"/>
          </w:tcPr>
          <w:p w14:paraId="1A7695D4" w14:textId="28920F6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01" w:author="Robin Matthews" w:date="2021-06-17T18:34:00Z">
              <w:r w:rsidR="00EF4FF1" w:rsidRPr="001E7A27">
                <w:rPr>
                  <w:rFonts w:eastAsiaTheme="majorEastAsia" w:cstheme="majorBidi"/>
                  <w:sz w:val="18"/>
                  <w:szCs w:val="18"/>
                  <w:lang w:val="en-GB" w:eastAsia="en-US"/>
                </w:rPr>
                <w: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"mendeley" : { "formattedCitation" : "(Matthews et al., 2009)", "manualFormatting" : "Matthews et al., 2009", "plainTextFormattedCitation" : "(Matthews et al., 2009)", "previouslyFormattedCitation" : "(Matthews et al., 2009)" }, "properties" : { "noteIndex" : 0 }, "schema" : "https://github.com/citation-style-language/schema/raw/master/csl-citation.json" }</w:instrText>
              </w:r>
            </w:ins>
            <w:del w:id="5602" w:author="Robin Matthews" w:date="2021-06-17T18:32:00Z">
              <w:r w:rsidR="00747167" w:rsidRPr="001E7A27" w:rsidDel="00EF4FF1">
                <w:rPr>
                  <w:rFonts w:eastAsiaTheme="majorEastAsia" w:cstheme="majorBidi"/>
                  <w:sz w:val="18"/>
                  <w:szCs w:val="18"/>
                  <w:lang w:val="en-GB" w:eastAsia="en-US"/>
                </w:rPr>
                <w:del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"mendeley" : { "formattedCitation" : "(Matthews et al., 2009)", "plainTextFormattedCitation" : "(Matthews et al., 2009)", "previouslyFormattedCitation" : "(Matthews et al., 2009)"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03"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Matthews et al., 2009</w:t>
            </w:r>
            <w:del w:id="5604"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tcPr>
          <w:p w14:paraId="525E9765"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1–2.1</w:t>
            </w:r>
          </w:p>
        </w:tc>
        <w:tc>
          <w:tcPr>
            <w:tcW w:w="5657" w:type="dxa"/>
          </w:tcPr>
          <w:p w14:paraId="11E2CC12" w14:textId="3298ED58"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del w:id="5605" w:author="Ian Blenkinsop" w:date="2021-07-28T15:12:00Z">
              <w:r w:rsidRPr="001E7A27" w:rsidDel="005E58F1">
                <w:rPr>
                  <w:rFonts w:eastAsiaTheme="majorEastAsia" w:cstheme="majorBidi"/>
                  <w:sz w:val="18"/>
                  <w:szCs w:val="18"/>
                  <w:lang w:val="en-GB" w:eastAsia="en-US"/>
                </w:rPr>
                <w:delText xml:space="preserve"> to </w:delText>
              </w:r>
            </w:del>
            <w:ins w:id="5606" w:author="Ian Blenkinsop" w:date="2021-07-28T15:12:00Z">
              <w:r w:rsidR="005E58F1" w:rsidRPr="001E7A27">
                <w:rPr>
                  <w:rFonts w:eastAsiaTheme="majorEastAsia" w:cstheme="majorBidi"/>
                  <w:sz w:val="18"/>
                  <w:szCs w:val="18"/>
                  <w:lang w:val="en-GB" w:eastAsia="en-US"/>
                </w:rPr>
                <w:t>–</w:t>
              </w:r>
            </w:ins>
            <w:r w:rsidRPr="001E7A27">
              <w:rPr>
                <w:rFonts w:eastAsiaTheme="majorEastAsia" w:cstheme="majorBidi"/>
                <w:sz w:val="18"/>
                <w:szCs w:val="18"/>
                <w:lang w:val="en-GB" w:eastAsia="en-US"/>
              </w:rPr>
              <w:t>95% range; GSAT; C</w:t>
            </w:r>
            <w:r w:rsidRPr="001E7A27">
              <w:rPr>
                <w:rFonts w:eastAsiaTheme="majorEastAsia" w:cstheme="majorBidi"/>
                <w:sz w:val="18"/>
                <w:szCs w:val="18"/>
                <w:vertAlign w:val="superscript"/>
                <w:lang w:val="en-GB" w:eastAsia="en-US"/>
              </w:rPr>
              <w:t>4</w:t>
            </w:r>
            <w:r w:rsidRPr="001E7A27">
              <w:rPr>
                <w:rFonts w:eastAsiaTheme="majorEastAsia" w:cstheme="majorBidi"/>
                <w:sz w:val="18"/>
                <w:szCs w:val="18"/>
                <w:lang w:val="en-GB" w:eastAsia="en-US"/>
              </w:rPr>
              <w:t>MIP model range</w:t>
            </w:r>
          </w:p>
        </w:tc>
      </w:tr>
      <w:tr w:rsidR="00834757" w:rsidRPr="001E7A27" w14:paraId="43F76160" w14:textId="77777777" w:rsidTr="00834757">
        <w:tc>
          <w:tcPr>
            <w:tcW w:w="2263" w:type="dxa"/>
            <w:shd w:val="clear" w:color="auto" w:fill="FFFFFF" w:themeFill="background1"/>
          </w:tcPr>
          <w:p w14:paraId="6871E562" w14:textId="552A393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07" w:author="Robin Matthews" w:date="2021-06-17T18:34:00Z">
              <w:r w:rsidR="00EF4FF1" w:rsidRPr="001E7A27">
                <w:rPr>
                  <w:rFonts w:eastAsiaTheme="majorEastAsia" w:cstheme="majorBidi"/>
                  <w:sz w:val="18"/>
                  <w:szCs w:val="18"/>
                  <w:lang w:val="en-GB" w:eastAsia="en-US"/>
                </w:rPr>
                <w:instrText>ADDIN CSL_CITATION { "citationItems" : [ { "id" : "ITEM-1",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"ITEM-1",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"mendeley" : { "formattedCitation" : "(Allen et al., 2009)", "manualFormatting" : "Allen et al., 2009", "plainTextFormattedCitation" : "(Allen et al., 2009)", "previouslyFormattedCitation" : "(Allen et al., 2009)" }, "properties" : { "noteIndex" : 0 }, "schema" : "https://github.com/citation-style-language/schema/raw/master/csl-citation.json" }</w:instrText>
              </w:r>
            </w:ins>
            <w:del w:id="5608" w:author="Robin Matthews" w:date="2021-06-17T18:32:00Z">
              <w:r w:rsidR="00747167" w:rsidRPr="001E7A27" w:rsidDel="00EF4FF1">
                <w:rPr>
                  <w:rFonts w:eastAsiaTheme="majorEastAsia" w:cstheme="majorBidi"/>
                  <w:sz w:val="18"/>
                  <w:szCs w:val="18"/>
                  <w:lang w:val="en-GB" w:eastAsia="en-US"/>
                </w:rPr>
                <w:delInstrText>ADDIN CSL_CITATION { "citationItems" : [ { "id" : "ITEM-1",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"ITEM-1",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"mendeley" : { "formattedCitation" : "(Allen et al., 2009)", "plainTextFormattedCitation" : "(Allen et al., 2009)", "previouslyFormattedCitation" : "(Allen et al., 2009)"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09"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Allen et al., 2009</w:t>
            </w:r>
            <w:del w:id="5610"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7479C23B"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1.4–2.5</w:t>
            </w:r>
          </w:p>
        </w:tc>
        <w:tc>
          <w:tcPr>
            <w:tcW w:w="5657" w:type="dxa"/>
            <w:shd w:val="clear" w:color="auto" w:fill="FFFFFF" w:themeFill="background1"/>
          </w:tcPr>
          <w:p w14:paraId="7E1D4545" w14:textId="413FF828"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del w:id="5611" w:author="Ian Blenkinsop" w:date="2021-07-28T15:12:00Z">
              <w:r w:rsidRPr="001E7A27" w:rsidDel="005E58F1">
                <w:rPr>
                  <w:rFonts w:eastAsiaTheme="majorEastAsia" w:cstheme="majorBidi"/>
                  <w:sz w:val="18"/>
                  <w:szCs w:val="18"/>
                  <w:lang w:val="en-GB" w:eastAsia="en-US"/>
                </w:rPr>
                <w:delText xml:space="preserve"> to </w:delText>
              </w:r>
            </w:del>
            <w:ins w:id="5612" w:author="Ian Blenkinsop" w:date="2021-07-28T15:12:00Z">
              <w:r w:rsidR="005E58F1" w:rsidRPr="001E7A27">
                <w:rPr>
                  <w:rFonts w:eastAsiaTheme="majorEastAsia" w:cstheme="majorBidi"/>
                  <w:sz w:val="18"/>
                  <w:szCs w:val="18"/>
                  <w:lang w:val="en-GB" w:eastAsia="en-US"/>
                </w:rPr>
                <w:t>–</w:t>
              </w:r>
            </w:ins>
            <w:r w:rsidRPr="001E7A27">
              <w:rPr>
                <w:rFonts w:eastAsiaTheme="majorEastAsia" w:cstheme="majorBidi"/>
                <w:sz w:val="18"/>
                <w:szCs w:val="18"/>
                <w:lang w:val="en-GB" w:eastAsia="en-US"/>
              </w:rPr>
              <w:t>95% range; blended global mean SAT and SSTs (no infilling of coverage gaps); simple model</w:t>
            </w:r>
          </w:p>
        </w:tc>
      </w:tr>
      <w:tr w:rsidR="00834757" w:rsidRPr="001E7A27" w14:paraId="6CE31C48" w14:textId="77777777" w:rsidTr="00834757">
        <w:tc>
          <w:tcPr>
            <w:tcW w:w="2263" w:type="dxa"/>
            <w:shd w:val="clear" w:color="auto" w:fill="FFFFFF" w:themeFill="background1"/>
          </w:tcPr>
          <w:p w14:paraId="045F7CB7" w14:textId="561E9DD0"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13" w:author="Robin Matthews" w:date="2021-06-17T18:34:00Z">
              <w:r w:rsidR="00EF4FF1" w:rsidRPr="001E7A27">
                <w:rPr>
                  <w:rFonts w:eastAsiaTheme="majorEastAsia" w:cstheme="majorBidi"/>
                  <w:sz w:val="18"/>
                  <w:szCs w:val="18"/>
                  <w:lang w:val="en-GB" w:eastAsia="en-US"/>
                </w:rPr>
                <w:instrText>ADDIN CSL_CITATION { "citationItems" : [ { "id" : "ITEM-1", "itemData" : { "DOI" : "10.1073/pnas.0805800106", "ISSN" : "0027-8424", "PMID" : "19706489", "abstract" : "Avoiding \"dangerous anthropogenic interference with the climate system\" requires stabilization of atmospheric greenhouse gas concentrations and substantial reductions in anthropogenic emissions. Here, we present an inverse approach to coupled climate-carbon cycle modeling, which allows us to estimate the probability that any given level of carbon dioxide (CO2) emissions will exceed specified long-term global mean temperature targets for \"dangerous anthropogenic interference,\" taking into consideration uncertainties in climate sensitivity and the carbon cycle response to climate change. We show that to stabilize global mean temperature increase at 2 degrees C above preindustrial levels with a probability of at least 0.66, cumulative CO2 emissions from 2000 to 2500 must not exceed a median estimate of 590 petagrams of carbon (PgC) (range, 200 to 950 PgC). If the 2 degrees C temperature stabilization target is to be met with a probability of at least 0.9, median total allowable CO2 emissions are 170 PgC (range, -220 to 700 PgC). Furthermore, these estimates of cumulative CO2 emissions, compatible with a specified temperature stabilization target, are independent of the path taken to stabilization. Our analysis therefore supports an international policy framework aimed at avoiding dangerous anthropogenic interference formulated on the basis of total allowable greenhouse gas emissions.", "author" : [ { "dropping-particle" : "", "family" : "Zickfeld", "given" : "Kirsten", "non-dropping-particle" : "", "parse-names" : false, "suffix" : "" }, { "dropping-particle" : "", "family" : "Eby", "given" : "Michael", "non-dropping-particle" : "", "parse-names" : false, "suffix" : "" }, { "dropping-particle" : "", "family" : "Matthews", "given" : "H Damon", "non-dropping-particle" : "", "parse-names" : false, "suffix" : "" }, { "dropping-particle" : "", "family" : "Weaver", "given" : "Andrew J", "non-dropping-particle" : "", "parse-names" : false, "suffix" : "" } ], "container-title" : "Proceedings of the National Academy of Sciences", "id" : "ITEM-1", "issue" : "38", "issued" : { "date-parts" : [ [ "2009", "9", "22" ] ] }, "page" : "16129-16134", "publisher" : "National Academy of Sciences", "title" : "Setting cumulative emissions targets to reduce the risk of dangerous climate change", "translator" : [ { "dropping-particle" : "", "family" : "L4956", "given" : "", "non-dropping-particle" : "", "parse-names" : false, "suffix" : "" } ], "type" : "article-journal", "volume" : "106" }, "uris" : [ "http://www.mendeley.com/documents/?uuid=2c7094e7-be6c-3b96-a9ad-2ea7c4c32f6e" ] } ], "mendeley" : { "formattedCitation" : "(Zickfeld et al., 2009)", "manualFormatting" : "Zickfeld et al., 2009", "plainTextFormattedCitation" : "(Zickfeld et al., 2009)", "previouslyFormattedCitation" : "(Zickfeld et al., 2009)" }, "properties" : { "noteIndex" : 0 }, "schema" : "https://github.com/citation-style-language/schema/raw/master/csl-citation.json" }</w:instrText>
              </w:r>
            </w:ins>
            <w:del w:id="5614" w:author="Robin Matthews" w:date="2021-06-17T18:34:00Z">
              <w:r w:rsidR="00747167" w:rsidRPr="001E7A27" w:rsidDel="00EF4FF1">
                <w:rPr>
                  <w:rFonts w:eastAsiaTheme="majorEastAsia" w:cstheme="majorBidi"/>
                  <w:sz w:val="18"/>
                  <w:szCs w:val="18"/>
                  <w:lang w:val="en-GB" w:eastAsia="en-US"/>
                </w:rPr>
                <w:delInstrText>ADDIN CSL_CITATION { "citationItems" : [ { "id" : "ITEM-1", "itemData" : { "DOI" : "10.1073/pnas.0805800106", "ISSN" : "0027-8424", "PMID" : "19706489", "abstract" : "Avoiding \"dangerous anthropogenic interference with the climate system\" requires stabilization of atmospheric greenhouse gas concentrations and substantial reductions in anthropogenic emissions. Here, we present an inverse approach to coupled climate-carbon cycle modeling, which allows us to estimate the probability that any given level of carbon dioxide (CO2) emissions will exceed specified long-term global mean temperature targets for \"dangerous anthropogenic interference,\" taking into consideration uncertainties in climate sensitivity and the carbon cycle response to climate change. We show that to stabilize global mean temperature increase at 2 degrees C above preindustrial levels with a probability of at least 0.66, cumulative CO2 emissions from 2000 to 2500 must not exceed a median estimate of 590 petagrams of carbon (PgC) (range, 200 to 950 PgC). If the 2 degrees C temperature stabilization target is to be met with a probability of at least 0.9, median total allowable CO2 emissions are 170 PgC (range, -220 to 700 PgC). Furthermore, these estimates of cumulative CO2 emissions, compatible with a specified temperature stabilization target, are independent of the path taken to stabilization. Our analysis therefore supports an international policy framework aimed at avoiding dangerous anthropogenic interference formulated on the basis of total allowable greenhouse gas emissions.", "author" : [ { "dropping-particle" : "", "family" : "Zickfeld", "given" : "Kirsten", "non-dropping-particle" : "", "parse-names" : false, "suffix" : "" }, { "dropping-particle" : "", "family" : "Eby", "given" : "Michael", "non-dropping-particle" : "", "parse-names" : false, "suffix" : "" }, { "dropping-particle" : "", "family" : "Matthews", "given" : "H Damon", "non-dropping-particle" : "", "parse-names" : false, "suffix" : "" }, { "dropping-particle" : "", "family" : "Weaver", "given" : "Andrew J", "non-dropping-particle" : "", "parse-names" : false, "suffix" : "" } ], "container-title" : "Proceedings of the National Academy of Sciences", "id" : "ITEM-1", "issue" : "38", "issued" : { "date-parts" : [ [ "2009", "9", "22" ] ] }, "page" : "16129-16134", "publisher" : "National Academy of Sciences", "title" : "Setting cumulative emissions targets to reduce the risk of dangerous climate change", "translator" : [ { "dropping-particle" : "", "family" : "L4956", "given" : "", "non-dropping-particle" : "", "parse-names" : false, "suffix" : "" } ], "type" : "article-journal", "volume" : "106" }, "uris" : [ "http://www.mendeley.com/documents/?uuid=2c7094e7-be6c-3b96-a9ad-2ea7c4c32f6e" ] } ], "mendeley" : { "formattedCitation" : "(Zickfeld et al., 2009)", "plainTextFormattedCitation" : "(Zickfeld et al., 2009)", "previouslyFormattedCitation" : "(Zickfeld et al., 2009)"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15"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Zickfeld et al., 2009</w:t>
            </w:r>
            <w:del w:id="5616"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5E402DFA"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1.5</w:t>
            </w:r>
          </w:p>
        </w:tc>
        <w:tc>
          <w:tcPr>
            <w:tcW w:w="5657" w:type="dxa"/>
            <w:shd w:val="clear" w:color="auto" w:fill="FFFFFF" w:themeFill="background1"/>
          </w:tcPr>
          <w:p w14:paraId="5F30C42F"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Best estimate; GSAT, EMIC</w:t>
            </w:r>
          </w:p>
        </w:tc>
      </w:tr>
      <w:tr w:rsidR="00834757" w:rsidRPr="001E7A27" w14:paraId="7F8E113B" w14:textId="77777777" w:rsidTr="00834757">
        <w:tc>
          <w:tcPr>
            <w:tcW w:w="2263" w:type="dxa"/>
            <w:shd w:val="clear" w:color="auto" w:fill="FFFFFF" w:themeFill="background1"/>
          </w:tcPr>
          <w:p w14:paraId="5FC0F4DC" w14:textId="620443E8"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17" w:author="Robin Matthews" w:date="2021-06-17T18:34:00Z">
              <w:r w:rsidR="00EF4FF1" w:rsidRPr="001E7A27">
                <w:rPr>
                  <w:rFonts w:eastAsiaTheme="majorEastAsia" w:cstheme="majorBidi"/>
                  <w:sz w:val="18"/>
                  <w:szCs w:val="18"/>
                  <w:lang w:val="en-GB" w:eastAsia="en-US"/>
                </w:rPr>
                <w:instrText>ADDIN CSL_CITATION { "citationItems" : [ { "id" : "ITEM-1", "itemData" : { "DOI" : "10.1029/2012GL052771", "ISSN" : "00948276", "abstract" : "[1] Surface warming and steric sea level rise over the global ocean nearly linearly increase with cumulative carbon emissions for an atmosphere-ocean equilibrium, reached many centuries after emissions cease. Surface warming increases with cumulative emissions with a proportionality factor, \u0394Tsurface:2\u00d7CO&lt;inf&gt;2&lt;/inf&gt;/(I&lt;inf&gt;B&lt;/inf&gt; ln 2), ranging from 0.8 to 1.9 K (1000 PgC)&lt;sup&gt;-1&lt;/sup&gt; for surface air temperature, depending on the climate sensitivity \u0394Tsurface:2\u00d7CO&lt;inf&gt;2&lt;/inf&gt; and the buffered carbon inventory I&lt;inf&gt;B&lt;/inf&gt;. Steric sea level rise similarly increases with cumulative emissions and depends on the climate sensitivity of the bulk ocean, ranging from 0.4 K to 2.7 K; a factor 0.4 \u00b1 0.2 smaller than that for surface temperature based on diagnostics of two Earth System models. The implied steric sea level rise ranges from 0.7 m to 5 m for a cumulative emission of 5000 PgC, approached perhaps 500 years or more after emissions cease.", "author" : [ { "dropping-particle" : "", "family" : "Williams", "given" : "Richard G.", "non-dropping-particle" : "", "parse-names" : false, "suffix" : "" }, { "dropping-particle" : "", "family" : "Goodwin", "given" : "Philip", "non-dropping-particle" : "", "parse-names" : false, "suffix" : "" }, { "dropping-particle" : "", "family" : "Ridgwell", "given" : "Andy", "non-dropping-particle" : "", "parse-names" : false, "suffix" : "" }, { "dropping-particle" : "", "family" : "Woodworth", "given" : "Philip L.", "non-dropping-particle" : "", "parse-names" : false, "suffix" : "" } ], "container-title" : "Geophysical Research Letters", "id" : "ITEM-1", "issue" : "19", "issued" : { "date-parts" : [ [ "2012", "10", "16" ] ] }, "page" : "n/a-n/a", "publisher" : "Blackwell Publishing Ltd", "title" : "How warming and steric sea level rise relate to cumulative carbon emissions", "translator" : [ { "dropping-particle" : "", "family" : "L6741", "given" : "", "non-dropping-particle" : "", "parse-names" : false, "suffix" : "" } ], "type" : "article-journal", "volume" : "39" }, "uris" : [ "http://www.mendeley.com/documents/?uuid=51212aba-3b53-3733-854a-187239247e3c" ] } ], "mendeley" : { "formattedCitation" : "(Williams et al., 2012)", "manualFormatting" : "Williams et al., 2012", "plainTextFormattedCitation" : "(Williams et al., 2012)", "previouslyFormattedCitation" : "(Williams et al., 2012)" }, "properties" : { "noteIndex" : 0 }, "schema" : "https://github.com/citation-style-language/schema/raw/master/csl-citation.json" }</w:instrText>
              </w:r>
            </w:ins>
            <w:del w:id="5618" w:author="Robin Matthews" w:date="2021-06-17T18:32:00Z">
              <w:r w:rsidR="00747167" w:rsidRPr="001E7A27" w:rsidDel="00EF4FF1">
                <w:rPr>
                  <w:rFonts w:eastAsiaTheme="majorEastAsia" w:cstheme="majorBidi"/>
                  <w:sz w:val="18"/>
                  <w:szCs w:val="18"/>
                  <w:lang w:val="en-GB" w:eastAsia="en-US"/>
                </w:rPr>
                <w:delInstrText>ADDIN CSL_CITATION { "citationItems" : [ { "id" : "ITEM-1", "itemData" : { "DOI" : "10.1029/2012GL052771", "ISSN" : "00948276", "abstract" : "[1] Surface warming and steric sea level rise over the global ocean nearly linearly increase with cumulative carbon emissions for an atmosphere-ocean equilibrium, reached many centuries after emissions cease. Surface warming increases with cumulative emissions with a proportionality factor, \u0394Tsurface:2\u00d7CO&lt;inf&gt;2&lt;/inf&gt;/(I&lt;inf&gt;B&lt;/inf&gt; ln 2), ranging from 0.8 to 1.9 K (1000 PgC)&lt;sup&gt;-1&lt;/sup&gt; for surface air temperature, depending on the climate sensitivity \u0394Tsurface:2\u00d7CO&lt;inf&gt;2&lt;/inf&gt; and the buffered carbon inventory I&lt;inf&gt;B&lt;/inf&gt;. Steric sea level rise similarly increases with cumulative emissions and depends on the climate sensitivity of the bulk ocean, ranging from 0.4 K to 2.7 K; a factor 0.4 \u00b1 0.2 smaller than that for surface temperature based on diagnostics of two Earth System models. The implied steric sea level rise ranges from 0.7 m to 5 m for a cumulative emission of 5000 PgC, approached perhaps 500 years or more after emissions cease.", "author" : [ { "dropping-particle" : "", "family" : "Williams", "given" : "Richard G.", "non-dropping-particle" : "", "parse-names" : false, "suffix" : "" }, { "dropping-particle" : "", "family" : "Goodwin", "given" : "Philip", "non-dropping-particle" : "", "parse-names" : false, "suffix" : "" }, { "dropping-particle" : "", "family" : "Ridgwell", "given" : "Andy", "non-dropping-particle" : "", "parse-names" : false, "suffix" : "" }, { "dropping-particle" : "", "family" : "Woodworth", "given" : "Philip L.", "non-dropping-particle" : "", "parse-names" : false, "suffix" : "" } ], "container-title" : "Geophysical Research Letters", "id" : "ITEM-1", "issue" : "19", "issued" : { "date-parts" : [ [ "2012", "10", "16" ] ] }, "page" : "n/a-n/a", "publisher" : "Blackwell Publishing Ltd", "title" : "How warming and steric sea level rise relate to cumulative carbon emissions", "translator" : [ { "dropping-particle" : "", "family" : "L6741", "given" : "", "non-dropping-particle" : "", "parse-names" : false, "suffix" : "" } ], "type" : "article-journal", "volume" : "39" }, "uris" : [ "http://www.mendeley.com/documents/?uuid=51212aba-3b53-3733-854a-187239247e3c" ] } ], "mendeley" : { "formattedCitation" : "(Williams et al., 2012)", "plainTextFormattedCitation" : "(Williams et al., 2012)", "previouslyFormattedCitation" : "(Williams et al., 2012)"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19"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Williams et al., 2012</w:t>
            </w:r>
            <w:del w:id="5620"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087E7BC2"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0.8–1.9</w:t>
            </w:r>
          </w:p>
        </w:tc>
        <w:tc>
          <w:tcPr>
            <w:tcW w:w="5657" w:type="dxa"/>
            <w:shd w:val="clear" w:color="auto" w:fill="FFFFFF" w:themeFill="background1"/>
          </w:tcPr>
          <w:p w14:paraId="775E812A" w14:textId="7D2D3588"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Range consistent with 2</w:t>
            </w:r>
            <w:ins w:id="5621" w:author="Tom Maycock" w:date="2021-09-09T16:50:00Z">
              <w:r w:rsidR="009D7FA8">
                <w:rPr>
                  <w:rFonts w:eastAsiaTheme="majorEastAsia" w:cstheme="majorBidi"/>
                  <w:sz w:val="18"/>
                  <w:szCs w:val="18"/>
                  <w:lang w:val="en-GB" w:eastAsia="en-US"/>
                </w:rPr>
                <w:t>°C</w:t>
              </w:r>
            </w:ins>
            <w:r w:rsidRPr="001E7A27">
              <w:rPr>
                <w:rFonts w:eastAsiaTheme="majorEastAsia" w:cstheme="majorBidi"/>
                <w:sz w:val="18"/>
                <w:szCs w:val="18"/>
                <w:lang w:val="en-GB" w:eastAsia="en-US"/>
              </w:rPr>
              <w:t xml:space="preserve"> to 4.5</w:t>
            </w:r>
            <w:del w:id="5622" w:author="Tom Maycock" w:date="2021-09-09T16:50:00Z">
              <w:r w:rsidRPr="001E7A27" w:rsidDel="009D7FA8">
                <w:rPr>
                  <w:rFonts w:eastAsiaTheme="majorEastAsia" w:cstheme="majorBidi"/>
                  <w:sz w:val="18"/>
                  <w:szCs w:val="18"/>
                  <w:lang w:val="en-GB" w:eastAsia="en-US"/>
                </w:rPr>
                <w:delText xml:space="preserve"> </w:delText>
              </w:r>
            </w:del>
            <w:r w:rsidRPr="001E7A27">
              <w:rPr>
                <w:rFonts w:eastAsiaTheme="majorEastAsia" w:cstheme="majorBidi"/>
                <w:sz w:val="18"/>
                <w:szCs w:val="18"/>
                <w:lang w:val="en-GB" w:eastAsia="en-US"/>
              </w:rPr>
              <w:t>°C ECS; GSAT</w:t>
            </w:r>
          </w:p>
        </w:tc>
      </w:tr>
      <w:tr w:rsidR="00834757" w:rsidRPr="001E7A27" w14:paraId="3A38BEBD" w14:textId="77777777" w:rsidTr="00834757">
        <w:tc>
          <w:tcPr>
            <w:tcW w:w="2263" w:type="dxa"/>
            <w:shd w:val="clear" w:color="auto" w:fill="FFFFFF" w:themeFill="background1"/>
          </w:tcPr>
          <w:p w14:paraId="0837F0B5" w14:textId="7F8E2DE8"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23" w:author="Robin Matthews" w:date="2021-06-17T18:34:00Z">
              <w:r w:rsidR="00EF4FF1" w:rsidRPr="001E7A27">
                <w:rPr>
                  <w:rFonts w:eastAsiaTheme="majorEastAsia" w:cstheme="majorBidi"/>
                  <w:sz w:val="18"/>
                  <w:szCs w:val="18"/>
                  <w:lang w:val="en-GB" w:eastAsia="en-US"/>
                </w:rPr>
                <w:instrText>ADDIN CSL_CITATION { "citationItems" : [ { "id" : "ITEM-1", "itemData" : { "DOI" : "10.1038/nclimate1385", "ISSN" : "1758-678X", "abstract" : "Climate projections for the fourth assessment report (AR4) of the Intergovernmental Panel on Climate Change (IPCC) were based on scenarios from the Special Report on Emissions Scenarios (SRES) and simulations of the third phase of the Coupled Model Intercomparison Project (CMIP3). Since then, a new set of four scenarios (the representative concentration pathways or RCPs) was designed. Climate projections in the IPCC fifth assessment report (AR5) will be based on the fifth phase of the Coupled Model Intercomparison Project (CMIP5), which incorporates the latest versions of climate models and focuses on RCPs. This implies that by AR5 both models and scenarios will have changed, making a comparison with earlier literature challenging. To facilitate this comparison, we provide probabilistic climate projections of both SRES scenarios and RCPs in a single consistent framework. These estimates are based on a model set-up that probabilistically takes into account the overall consensus understanding of climate sensitivity uncertainty, synthesizes the understanding of climate system and carbon-cycle behaviour, and is at the same time constrained by the observed historical warming. \u00a9 2012 Macmillan Publishers Limited. All rights reserved.", "author" : [ { "dropping-particle" : "", "family" : "Rogelj", "given" : "Joeri", "non-dropping-particle" : "", "parse-names" : false, "suffix" : "" }, { "dropping-particle" : "", "family" : "Meinshausen", "given" : "Malte", "non-dropping-particle" : "", "parse-names" : false, "suffix" : "" }, { "dropping-particle" : "", "family" : "Knutti", "given" : "Reto", "non-dropping-particle" : "", "parse-names" : false, "suffix" : "" } ], "container-title" : "Nature Climate Change", "id" : "ITEM-1", "issue" : "4", "issued" : { "date-parts" : [ [ "2012", "4", "5" ] ] }, "page" : "248-253", "title" : "Global warming under old and new scenarios using IPCC climate sensitivity range estimates", "translator" : [ { "dropping-particle" : "", "family" : "L4931", "given" : "", "non-dropping-particle" : "", "parse-names" : false, "suffix" : "" } ], "type" : "article-journal", "volume" : "2" }, "uris" : [ "http://www.mendeley.com/documents/?uuid=aad95022-f27b-4ce6-9350-cf1539320808" ] } ], "mendeley" : { "formattedCitation" : "(Rogelj et al., 2012)", "manualFormatting" : "Rogelj et al., 2012", "plainTextFormattedCitation" : "(Rogelj et al., 2012)", "previouslyFormattedCitation" : "(Rogelj et al., 2012)" }, "properties" : { "noteIndex" : 0 }, "schema" : "https://github.com/citation-style-language/schema/raw/master/csl-citation.json" }</w:instrText>
              </w:r>
            </w:ins>
            <w:del w:id="5624" w:author="Robin Matthews" w:date="2021-06-17T18:34:00Z">
              <w:r w:rsidR="00747167" w:rsidRPr="001E7A27" w:rsidDel="00EF4FF1">
                <w:rPr>
                  <w:rFonts w:eastAsiaTheme="majorEastAsia" w:cstheme="majorBidi"/>
                  <w:sz w:val="18"/>
                  <w:szCs w:val="18"/>
                  <w:lang w:val="en-GB" w:eastAsia="en-US"/>
                </w:rPr>
                <w:delInstrText>ADDIN CSL_CITATION { "citationItems" : [ { "id" : "ITEM-1", "itemData" : { "DOI" : "10.1038/nclimate1385", "ISSN" : "1758-678X", "abstract" : "Climate projections for the fourth assessment report (AR4) of the Intergovernmental Panel on Climate Change (IPCC) were based on scenarios from the Special Report on Emissions Scenarios (SRES) and simulations of the third phase of the Coupled Model Intercomparison Project (CMIP3). Since then, a new set of four scenarios (the representative concentration pathways or RCPs) was designed. Climate projections in the IPCC fifth assessment report (AR5) will be based on the fifth phase of the Coupled Model Intercomparison Project (CMIP5), which incorporates the latest versions of climate models and focuses on RCPs. This implies that by AR5 both models and scenarios will have changed, making a comparison with earlier literature challenging. To facilitate this comparison, we provide probabilistic climate projections of both SRES scenarios and RCPs in a single consistent framework. These estimates are based on a model set-up that probabilistically takes into account the overall consensus understanding of climate sensitivity uncertainty, synthesizes the understanding of climate system and carbon-cycle behaviour, and is at the same time constrained by the observed historical warming. \u00a9 2012 Macmillan Publishers Limited. All rights reserved.", "author" : [ { "dropping-particle" : "", "family" : "Rogelj", "given" : "Joeri", "non-dropping-particle" : "", "parse-names" : false, "suffix" : "" }, { "dropping-particle" : "", "family" : "Meinshausen", "given" : "Malte", "non-dropping-particle" : "", "parse-names" : false, "suffix" : "" }, { "dropping-particle" : "", "family" : "Knutti", "given" : "Reto", "non-dropping-particle" : "", "parse-names" : false, "suffix" : "" } ], "container-title" : "Nature Climate Change", "id" : "ITEM-1", "issue" : "4", "issued" : { "date-parts" : [ [ "2012", "4", "5" ] ] }, "page" : "248-253", "title" : "Global warming under old and new scenarios using IPCC climate sensitivity range estimates", "translator" : [ { "dropping-particle" : "", "family" : "L4931", "given" : "", "non-dropping-particle" : "", "parse-names" : false, "suffix" : "" } ], "type" : "article-journal", "volume" : "2" }, "uris" : [ "http://www.mendeley.com/documents/?uuid=aad95022-f27b-4ce6-9350-cf1539320808" ] } ], "mendeley" : { "formattedCitation" : "(Rogelj et al., 2012)", "plainTextFormattedCitation" : "(Rogelj et al., 2012)", "previouslyFormattedCitation" : "(Rogelj et al., 2012)"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25"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Rogelj et al., 2012</w:t>
            </w:r>
            <w:del w:id="5626"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651A155C"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About 1–2</w:t>
            </w:r>
          </w:p>
        </w:tc>
        <w:tc>
          <w:tcPr>
            <w:tcW w:w="5657" w:type="dxa"/>
            <w:shd w:val="clear" w:color="auto" w:fill="FFFFFF" w:themeFill="background1"/>
          </w:tcPr>
          <w:p w14:paraId="34B260CF" w14:textId="3C6278CB"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del w:id="5627" w:author="Ian Blenkinsop" w:date="2021-07-28T15:12:00Z">
              <w:r w:rsidRPr="001E7A27" w:rsidDel="005E58F1">
                <w:rPr>
                  <w:rFonts w:eastAsiaTheme="majorEastAsia" w:cstheme="majorBidi"/>
                  <w:sz w:val="18"/>
                  <w:szCs w:val="18"/>
                  <w:lang w:val="en-GB" w:eastAsia="en-US"/>
                </w:rPr>
                <w:delText xml:space="preserve"> to </w:delText>
              </w:r>
            </w:del>
            <w:ins w:id="5628" w:author="Ian Blenkinsop" w:date="2021-07-28T15:12:00Z">
              <w:r w:rsidR="005E58F1" w:rsidRPr="001E7A27">
                <w:rPr>
                  <w:rFonts w:eastAsiaTheme="majorEastAsia" w:cstheme="majorBidi"/>
                  <w:sz w:val="18"/>
                  <w:szCs w:val="18"/>
                  <w:lang w:val="en-GB" w:eastAsia="en-US"/>
                </w:rPr>
                <w:t>–</w:t>
              </w:r>
            </w:ins>
            <w:r w:rsidRPr="001E7A27">
              <w:rPr>
                <w:rFonts w:eastAsiaTheme="majorEastAsia" w:cstheme="majorBidi"/>
                <w:sz w:val="18"/>
                <w:szCs w:val="18"/>
                <w:lang w:val="en-GB" w:eastAsia="en-US"/>
              </w:rPr>
              <w:t xml:space="preserve">95% range; </w:t>
            </w:r>
            <w:r w:rsidR="004A4FD2" w:rsidRPr="001E7A27">
              <w:rPr>
                <w:rFonts w:eastAsiaTheme="majorEastAsia" w:cstheme="majorBidi"/>
                <w:sz w:val="18"/>
                <w:szCs w:val="18"/>
                <w:lang w:val="en-GB" w:eastAsia="en-US"/>
              </w:rPr>
              <w:t xml:space="preserve">historical constraint on GMST increase, but other </w:t>
            </w:r>
            <w:r w:rsidR="004A4FD2" w:rsidRPr="001E7A27">
              <w:rPr>
                <w:rFonts w:eastAsiaTheme="majorEastAsia" w:cstheme="majorBidi"/>
                <w:sz w:val="18"/>
                <w:szCs w:val="18"/>
                <w:lang w:val="en-GB" w:eastAsia="en-US"/>
              </w:rPr>
              <w:lastRenderedPageBreak/>
              <w:t xml:space="preserve">constraints on GSAT </w:t>
            </w:r>
            <w:r w:rsidRPr="001E7A27">
              <w:rPr>
                <w:rFonts w:eastAsiaTheme="majorEastAsia" w:cstheme="majorBidi"/>
                <w:sz w:val="18"/>
                <w:szCs w:val="18"/>
                <w:lang w:val="en-GB" w:eastAsia="en-US"/>
              </w:rPr>
              <w:t>increase</w:t>
            </w:r>
            <w:r w:rsidRPr="001E7A27">
              <w:rPr>
                <w:rFonts w:eastAsiaTheme="majorEastAsia" w:cstheme="majorBidi"/>
                <w:sz w:val="18"/>
                <w:szCs w:val="18"/>
                <w:lang w:val="en-GB" w:eastAsia="en-US"/>
              </w:rPr>
              <w:br/>
              <w:t>MAGICC model calibrated to C</w:t>
            </w:r>
            <w:r w:rsidRPr="001E7A27">
              <w:rPr>
                <w:rFonts w:eastAsiaTheme="majorEastAsia" w:cstheme="majorBidi"/>
                <w:sz w:val="18"/>
                <w:szCs w:val="18"/>
                <w:vertAlign w:val="superscript"/>
                <w:lang w:val="en-GB" w:eastAsia="en-US"/>
              </w:rPr>
              <w:t>4</w:t>
            </w:r>
            <w:r w:rsidRPr="001E7A27">
              <w:rPr>
                <w:rFonts w:eastAsiaTheme="majorEastAsia" w:cstheme="majorBidi"/>
                <w:sz w:val="18"/>
                <w:szCs w:val="18"/>
                <w:lang w:val="en-GB" w:eastAsia="en-US"/>
              </w:rPr>
              <w:t>MIP model range and 2</w:t>
            </w:r>
            <w:ins w:id="5629" w:author="Ian Blenkinsop" w:date="2021-07-28T15:12:00Z">
              <w:r w:rsidR="005E58F1" w:rsidRPr="001E7A27">
                <w:rPr>
                  <w:rFonts w:eastAsiaTheme="majorEastAsia" w:cstheme="majorBidi"/>
                  <w:sz w:val="18"/>
                  <w:szCs w:val="18"/>
                  <w:lang w:val="en-GB" w:eastAsia="en-US"/>
                </w:rPr>
                <w:t>°C</w:t>
              </w:r>
            </w:ins>
            <w:r w:rsidRPr="001E7A27">
              <w:rPr>
                <w:rFonts w:eastAsiaTheme="majorEastAsia" w:cstheme="majorBidi"/>
                <w:sz w:val="18"/>
                <w:szCs w:val="18"/>
                <w:lang w:val="en-GB" w:eastAsia="en-US"/>
              </w:rPr>
              <w:t xml:space="preserve">–4.5°C </w:t>
            </w:r>
            <w:r w:rsidRPr="001E7A27">
              <w:rPr>
                <w:rFonts w:eastAsiaTheme="majorEastAsia" w:cstheme="majorBidi"/>
                <w:i/>
                <w:sz w:val="18"/>
                <w:szCs w:val="18"/>
                <w:lang w:val="en-GB" w:eastAsia="en-US"/>
              </w:rPr>
              <w:t xml:space="preserve">likely </w:t>
            </w:r>
            <w:r w:rsidRPr="001E7A27">
              <w:rPr>
                <w:rFonts w:eastAsiaTheme="majorEastAsia" w:cstheme="majorBidi"/>
                <w:sz w:val="18"/>
                <w:szCs w:val="18"/>
                <w:lang w:val="en-GB" w:eastAsia="en-US"/>
              </w:rPr>
              <w:t>ECS</w:t>
            </w:r>
          </w:p>
        </w:tc>
      </w:tr>
      <w:tr w:rsidR="00834757" w:rsidRPr="001E7A27" w14:paraId="3941EE63" w14:textId="77777777" w:rsidTr="00834757">
        <w:tc>
          <w:tcPr>
            <w:tcW w:w="2263" w:type="dxa"/>
            <w:shd w:val="clear" w:color="auto" w:fill="FFFFFF" w:themeFill="background1"/>
          </w:tcPr>
          <w:p w14:paraId="2DFA34D3" w14:textId="0175D9FE"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lastRenderedPageBreak/>
              <w:fldChar w:fldCharType="begin" w:fldLock="1"/>
            </w:r>
            <w:ins w:id="5630" w:author="Robin Matthews" w:date="2021-06-17T18:34:00Z">
              <w:r w:rsidR="00EF4FF1" w:rsidRPr="001E7A27">
                <w:rPr>
                  <w:rFonts w:eastAsiaTheme="majorEastAsia" w:cstheme="majorBidi"/>
                  <w:sz w:val="18"/>
                  <w:szCs w:val="18"/>
                  <w:lang w:val="en-GB" w:eastAsia="en-US"/>
                </w:rPr>
                <w:instrText>ADDIN CSL_CITATION { "citationItems" : [ { "id" : "ITEM-1", "itemData" : { "DOI" : "10.1175/JCLI-D-12-00584.1", "ISSN" : "0894-8755", "abstract" : "This paper summarizes the results of an intercomparison project with Earth System Models of Intermediate Complexity (EMICs) undertaken in support of the Intergovernmental Panel on Climate Change (IPCC) Fifth Assessment Report (AR5). The focus is on long-term climate projections designed to 1) quantify the climate change commitment of different radiative forcing trajectories and 2) explore the extent to which climate change is reversible on human time scales. All commitment simulations follow the four representative concentration pathways (RCPs) and their extensions to year 2300. MostEMICs simulate substantial surface air temperature and thermosteric sea level rise commitment following stabilization of the atmospheric composition at year-2300 levels. The meridional overturning circulation (MOC) is weakened temporarily and recovers to near-preindustrial values in most models for RCPs 2.6-6.0. The MOC weakening is more persistent for RCP8.5. Elimination of anthropogenic CO2emissions after 2300 results in slowly decreasing atmospheric CO2concentrations. At year 3000 atmospheric CO2is still at more than half its year-2300 level in all EMICs forRCPs 4.5-8.5. Surface air temperature remains constant or decreases slightly and thermosteric sea level rise continues for centuries after elimination ofCO2emissions in allEMICs.Restoration of atmosphericCO2fromRCPto preindustrial levels over 100-1000 years requires large artificial removal of CO2from the atmosphere and does not result in the simultaneous return to preindustrial climate conditions, as surface air temperature and sea level response exhibit a substantial time lag relative to atmospheric CO2. \u00a9 2013 American Meteorological Society.",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"ITEM-1", "issue" : "16", "issued" : { "date-parts" : [ [ "2013", "8" ] ] }, "page" : "5782-5809", "title" : "Long-term climate change commitment and reversibility: An EMIC intercomparison", "translator" : [ { "dropping-particle" : "", "family" : "L3879", "given" : "", "non-dropping-particle" : "", "parse-names" : false, "suffix" : "" } ], "type" : "article-journal", "volume" : "26" }, "uris" : [ "http://www.mendeley.com/documents/?uuid=d201c4f7-d840-44b3-862e-aa1f36552d4d" ] } ], "mendeley" : { "formattedCitation" : "(Zickfeld et al., 2013)", "manualFormatting" : "Zickfeld et al., 2013", "plainTextFormattedCitation" : "(Zickfeld et al., 2013)", "previouslyFormattedCitation" : "(Zickfeld et al., 2013)" }, "properties" : { "noteIndex" : 0 }, "schema" : "https://github.com/citation-style-language/schema/raw/master/csl-citation.json" }</w:instrText>
              </w:r>
            </w:ins>
            <w:del w:id="5631" w:author="Robin Matthews" w:date="2021-06-17T18:32:00Z">
              <w:r w:rsidR="00747167" w:rsidRPr="001E7A27" w:rsidDel="00EF4FF1">
                <w:rPr>
                  <w:rFonts w:eastAsiaTheme="majorEastAsia" w:cstheme="majorBidi"/>
                  <w:sz w:val="18"/>
                  <w:szCs w:val="18"/>
                  <w:lang w:val="en-GB" w:eastAsia="en-US"/>
                </w:rPr>
                <w:delInstrText>ADDIN CSL_CITATION { "citationItems" : [ { "id" : "ITEM-1", "itemData" : { "DOI" : "10.1175/JCLI-D-12-00584.1", "ISSN" : "0894-8755", "abstract" : "This paper summarizes the results of an intercomparison project with Earth System Models of Intermediate Complexity (EMICs) undertaken in support of the Intergovernmental Panel on Climate Change (IPCC) Fifth Assessment Report (AR5). The focus is on long-term climate projections designed to 1) quantify the climate change commitment of different radiative forcing trajectories and 2) explore the extent to which climate change is reversible on human time scales. All commitment simulations follow the four representative concentration pathways (RCPs) and their extensions to year 2300. MostEMICs simulate substantial surface air temperature and thermosteric sea level rise commitment following stabilization of the atmospheric composition at year-2300 levels. The meridional overturning circulation (MOC) is weakened temporarily and recovers to near-preindustrial values in most models for RCPs 2.6-6.0. The MOC weakening is more persistent for RCP8.5. Elimination of anthropogenic CO2emissions after 2300 results in slowly decreasing atmospheric CO2concentrations. At year 3000 atmospheric CO2is still at more than half its year-2300 level in all EMICs forRCPs 4.5-8.5. Surface air temperature remains constant or decreases slightly and thermosteric sea level rise continues for centuries after elimination ofCO2emissions in allEMICs.Restoration of atmosphericCO2fromRCPto preindustrial levels over 100-1000 years requires large artificial removal of CO2from the atmosphere and does not result in the simultaneous return to preindustrial climate conditions, as surface air temperature and sea level response exhibit a substantial time lag relative to atmospheric CO2. \u00a9 2013 American Meteorological Society.",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"ITEM-1", "issue" : "16", "issued" : { "date-parts" : [ [ "2013", "8" ] ] }, "page" : "5782-5809", "title" : "Long-term climate change commitment and reversibility: An EMIC intercomparison", "translator" : [ { "dropping-particle" : "", "family" : "L3879", "given" : "", "non-dropping-particle" : "", "parse-names" : false, "suffix" : "" } ], "type" : "article-journal", "volume" : "26" }, "uris" : [ "http://www.mendeley.com/documents/?uuid=d201c4f7-d840-44b3-862e-aa1f36552d4d" ] } ], "mendeley" : { "formattedCitation" : "(Zickfeld et al., 2013)", "plainTextFormattedCitation" : "(Zickfeld et al., 2013)", "previouslyFormattedCitation" : "(Zickfeld et al., 2013)"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32"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Zickfeld et al., 2013</w:t>
            </w:r>
            <w:del w:id="5633"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72C94629"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1.4–2.5; mean: 1.9</w:t>
            </w:r>
          </w:p>
        </w:tc>
        <w:tc>
          <w:tcPr>
            <w:tcW w:w="5657" w:type="dxa"/>
            <w:shd w:val="clear" w:color="auto" w:fill="FFFFFF" w:themeFill="background1"/>
          </w:tcPr>
          <w:p w14:paraId="2E9585FC"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Model range; GSAT, EMICs</w:t>
            </w:r>
          </w:p>
        </w:tc>
      </w:tr>
      <w:tr w:rsidR="00834757" w:rsidRPr="001E7A27" w14:paraId="2BF1C286" w14:textId="77777777" w:rsidTr="00834757">
        <w:tc>
          <w:tcPr>
            <w:tcW w:w="2263" w:type="dxa"/>
            <w:shd w:val="clear" w:color="auto" w:fill="FFFFFF" w:themeFill="background1"/>
          </w:tcPr>
          <w:p w14:paraId="31631DA3" w14:textId="5B869155"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34" w:author="Robin Matthews" w:date="2021-06-17T18:34:00Z">
              <w:r w:rsidR="00EF4FF1" w:rsidRPr="001E7A27">
                <w:rPr>
                  <w:rFonts w:eastAsiaTheme="majorEastAsia" w:cstheme="majorBidi"/>
                  <w:sz w:val="18"/>
                  <w:szCs w:val="18"/>
                  <w:lang w:val="en-GB" w:eastAsia="en-US"/>
                </w:rPr>
                <w:instrText>ADDIN CSL_CITATION { "citationItems" : [ { "id" : "ITEM-1", "itemData" : { "DOI" : "10.5194/cp-9-1111-2013", "abstract" : "&lt;p&gt;&lt;p&gt;&lt;strong&gt;Abstract.&lt;/strong&gt; Both historical and idealized climate model experiments are performed with a variety of Earth system models of intermediate complexity (EMICs) as part of a community contribution to the Intergovernmental Panel on Climate Change Fifth Assessment Report. Historical simulations start at 850 CE and continue through to 2005. The standard simulations include changes in forcing from solar luminosity, Earth's orbital configuration, CO&lt;sub&gt;2&lt;/sub&gt;, additional greenhouse gases, land use, and sulphate and volcanic aerosols. In spite of very different modelled pre-industrial global surface air temperatures, overall 20th century trends in surface air temperature and carbon uptake are reasonably well simulated when compared to observed trends. Land carbon fluxes show much more variation between models than ocean carbon fluxes, and recent land fluxes appear to be slightly underestimated. It is possible that recent modelled climate trends or climate\u2013carbon feedbacks are overestimated resulting in too much land carbon loss or that carbon uptake due to CO&lt;sub&gt;2&lt;/sub&gt; and/or nitrogen fertilization is underestimated. Several one thousand year long, idealized, 2 \u00d7 and 4 \u00d7 CO&lt;sub&gt;2&lt;/sub&gt; experiments are used to quantify standard model characteristics, including transient and equilibrium climate sensitivities, and climate\u2013carbon feedbacks. The values from EMICs generally fall within the range given by general circulation models. Seven additional historical simulations, each including a single specified forcing, are used to assess the contributions of different climate forcings to the overall climate and carbon cycle response. The response of surface air temperature is the linear sum of the individual forcings, while the carbon cycle response shows a non-linear interaction between land-use change and CO&lt;sub&gt;2&lt;/sub&gt; forcings for some models. Finally, the preindustrial portions of the last millennium simulations are used to assess historical model carbon-climate feedbacks. Given the specified forcing, there is a tendency for the EMICs to underestimate the drop in surface air temperature and CO&lt;sub&gt;2&lt;/sub&gt; between the Medieval Climate Anomaly and the Little Ice Age estimated from palaeoclimate reconstructions. This in turn could be a result of unforced variability within the climate system, uncertainty in the reconstructions of temperature and CO&lt;sub&gt;2&lt;/sub&gt;, errors in the reconstructions of forcing used to drive the models, or the incomplete repr\u2026", "author" : [ { "dropping-particle" : "", "family" : "Eby", "given" : "M.", "non-dropping-particle" : "", "parse-names" : false, "suffix" : "" }, { "dropping-particle" : "", "family" : "Weaver", "given" : "A. J.", "non-dropping-particle" : "", "parse-names" : false, "suffix" : "" }, { "dropping-particle" : "", "family" : "Alexander", "given" : "K.", "non-dropping-particle" : "", "parse-names" : false, "suffix" : "" }, { "dropping-particle" : "", "family" : "Zickfeld", "given" : "K.", "non-dropping-particle" : "", "parse-names" : false, "suffix" : "" }, { "dropping-particle" : "", "family" : "Abe-Ouchi", "given" : "A.", "non-dropping-particle" : "", "parse-names" : false, "suffix" : "" }, { "dropping-particle" : "", "family" : "Cimatoribus", "given" : "A. A.", "non-dropping-particle" : "", "parse-names" : false, "suffix" : "" }, { "dropping-particle" : "", "family" : "Crespin", "given" : "E.", "non-dropping-particle" : "", "parse-names" : false, "suffix" : "" }, { "dropping-particle" : "", "family" : "Drijfhout", "given" : "S. S.", "non-dropping-particle" : "", "parse-names" : false, "suffix" : "" }, { "dropping-particle" : "", "family" : "Edwards", "given" : "N. R.", "non-dropping-particle" : "", "parse-names" : false, "suffix" : "" }, { "dropping-particle" : "V.", "family" : "Eliseev", "given" : "A.", "non-dropping-particle" : "", "parse-names" : false, "suffix" : "" }, { "dropping-particle" : "", "family" : "Feulner", "given" : "G.", "non-dropping-particle" : "", "parse-names" : false, "suffix" : "" }, { "dropping-particle" : "", "family" : "Fichefet", "given" : "T.", "non-dropping-particle" : "", "parse-names" : false, "suffix" : "" }, { "dropping-particle" : "", "family" : "Forest", "given" : "C. E.", "non-dropping-particle" : "", "parse-names" : false, "suffix" : "" }, { "dropping-particle" : "", "family" : "Goosse", "given" : "H.", "non-dropping-particle" : "", "parse-names" : false, "suffix" : "" }, { "dropping-particle" : "", "family" : "Holden", "given" : "P. B.", "non-dropping-particle" : "", "parse-names" : false, "suffix" : "" }, { "dropping-particle" : "", "family" : "Joos", "given" : "F.", "non-dropping-particle" : "", "parse-names" : false, "suffix" : "" }, { "dropping-particle" : "", "family" : "Kawamiya", "given" : "M.", "non-dropping-particle" : "", "parse-names" : false, "suffix" : "" }, { "dropping-particle" : "", "family" : "Kicklighter", "given" : "D.", "non-dropping-particle" : "", "parse-names" : false, "suffix" : "" }, { "dropping-particle" : "", "family" : "Kienert", "given" : "H.", "non-dropping-particle" : "", "parse-names" : false, "suffix" : "" }, { "dropping-particle" : "", "family" : "Matsumoto", "given" : "K.", "non-dropping-particle" : "", "parse-names" : false, "suffix" : "" }, { "dropping-particle" : "", "family" : "Mokhov", "given" : "I. I.", "non-dropping-particle" : "", "parse-names" : false, "suffix" : "" }, { "dropping-particle" : "", "family" : "Monier", "given" : "E.", "non-dropping-particle" : "", "parse-names" : false, "suffix" : "" }, { "dropping-particle" : "", "family" : "Olsen", "given" : "S. M.", "non-dropping-particle" : "", "parse-names" : false, "suffix" : "" }, { "dropping-particle" : "", "family" : "Pedersen", "given" : "J. O. P.", "non-dropping-particle" : "", "parse-names" : false, "suffix" : "" }, { "dropping-particle" : "", "family" : "Perrette", "given" : "M.", "non-dropping-particle" : "", "parse-names" : false, "suffix" : "" }, { "dropping-particle" : "", "family" : "Philippon-Berthier", "given" : "G.", "non-dropping-particle" : "", "parse-names" : false, "suffix" : "" }, { "dropping-particle" : "", "family" : "Ridgwell", "given" : "A.", "non-dropping-particle" : "", "parse-names" : false, "suffix" : "" }, { "dropping-particle" : "", "family" : "Schlosser", "given" : "A.", "non-dropping-particle" : "", "parse-names" : false, "suffix" : "" }, { "dropping-particle" : "", "family" : "Schneider von Deimling", "given" : "T.", "non-dropping-particle" : "", "parse-names" : false, "suffix" : "" }, { "dropping-particle" : "", "family" : "Shaffer", "given" : "G.", "non-dropping-particle" : "", "parse-names" : false, "suffix" : "" }, { "dropping-particle" : "", "family" : "Smith", "given" : "R. S.", "non-dropping-particle" : "", "parse-names" : false, "suffix" : "" }, { "dropping-particle" : "", "family" : "Spahni", "given" : "R.", "non-dropping-particle" : "", "parse-names" : false, "suffix" : "" }, { "dropping-particle" : "", "family" : "Sokolov", "given" : "A. P.", "non-dropping-particle" : "", "parse-names" : false, "suffix" : "" }, { "dropping-particle" : "", "family" : "Steinacher", "given" : "M.", "non-dropping-particle" : "", "parse-names" : false, "suffix" : "" }, { "dropping-particle" : "", "family" : "Tachiiri", "given" : "K.", "non-dropping-particle" : "", "parse-names" : false, "suffix" : "" }, { "dropping-particle" : "", "family" : "Tokos", "given" : "K.", "non-dropping-particle" : "", "parse-names" : false, "suffix" : "" }, { "dropping-particle" : "", "family" : "Yoshimori", "given" : "M.", "non-dropping-particle" : "", "parse-names" : false, "suffix" : "" }, { "dropping-particle" : "", "family" : "Zeng", "given" : "N.", "non-dropping-particle" : "", "parse-names" : false, "suffix" : "" }, { "dropping-particle" : "", "family" : "Zhao", "given" : "F.", "non-dropping-particle" : "", "parse-names" : false, "suffix" : "" } ], "container-title" : "Climate of the Past", "id" : "ITEM-1", "issue" : "3", "issued" : { "date-parts" : [ [ "2013", "5" ] ] }, "page" : "1111-1140", "title" : "Historical and idealized climate model experiments: an intercomparison of Earth system models of intermediate complexity", "translator" : [ { "dropping-particle" : "", "family" : "L5712", "given" : "", "non-dropping-particle" : "", "parse-names" : false, "suffix" : "" } ], "type" : "article-journal", "volume" : "9" }, "uris" : [ "http://www.mendeley.com/documents/?uuid=66330d78-0e86-46ed-a9ab-b47c6e9d6dbd" ] } ], "mendeley" : { "formattedCitation" : "(Eby et al., 2013)", "manualFormatting" : "Eby et al., 2013", "plainTextFormattedCitation" : "(Eby et al., 2013)", "previouslyFormattedCitation" : "(Eby et al., 2013)" }, "properties" : { "noteIndex" : 0 }, "schema" : "https://github.com/citation-style-language/schema/raw/master/csl-citation.json" }</w:instrText>
              </w:r>
            </w:ins>
            <w:del w:id="5635" w:author="Robin Matthews" w:date="2021-06-17T18:34:00Z">
              <w:r w:rsidR="00747167" w:rsidRPr="001E7A27" w:rsidDel="00EF4FF1">
                <w:rPr>
                  <w:rFonts w:eastAsiaTheme="majorEastAsia" w:cstheme="majorBidi"/>
                  <w:sz w:val="18"/>
                  <w:szCs w:val="18"/>
                  <w:lang w:val="en-GB" w:eastAsia="en-US"/>
                </w:rPr>
                <w:delInstrText>ADDIN CSL_CITATION { "citationItems" : [ { "id" : "ITEM-1", "itemData" : { "DOI" : "10.5194/cp-9-1111-2013", "abstract" : "&lt;p&gt;&lt;p&gt;&lt;strong&gt;Abstract.&lt;/strong&gt; Both historical and idealized climate model experiments are performed with a variety of Earth system models of intermediate complexity (EMICs) as part of a community contribution to the Intergovernmental Panel on Climate Change Fifth Assessment Report. Historical simulations start at 850 CE and continue through to 2005. The standard simulations include changes in forcing from solar luminosity, Earth's orbital configuration, CO&lt;sub&gt;2&lt;/sub&gt;, additional greenhouse gases, land use, and sulphate and volcanic aerosols. In spite of very different modelled pre-industrial global surface air temperatures, overall 20th century trends in surface air temperature and carbon uptake are reasonably well simulated when compared to observed trends. Land carbon fluxes show much more variation between models than ocean carbon fluxes, and recent land fluxes appear to be slightly underestimated. It is possible that recent modelled climate trends or climate\u2013carbon feedbacks are overestimated resulting in too much land carbon loss or that carbon uptake due to CO&lt;sub&gt;2&lt;/sub&gt; and/or nitrogen fertilization is underestimated. Several one thousand year long, idealized, 2 \u00d7 and 4 \u00d7 CO&lt;sub&gt;2&lt;/sub&gt; experiments are used to quantify standard model characteristics, including transient and equilibrium climate sensitivities, and climate\u2013carbon feedbacks. The values from EMICs generally fall within the range given by general circulation models. Seven additional historical simulations, each including a single specified forcing, are used to assess the contributions of different climate forcings to the overall climate and carbon cycle response. The response of surface air temperature is the linear sum of the individual forcings, while the carbon cycle response shows a non-linear interaction between land-use change and CO&lt;sub&gt;2&lt;/sub&gt; forcings for some models. Finally, the preindustrial portions of the last millennium simulations are used to assess historical model carbon-climate feedbacks. Given the specified forcing, there is a tendency for the EMICs to underestimate the drop in surface air temperature and CO&lt;sub&gt;2&lt;/sub&gt; between the Medieval Climate Anomaly and the Little Ice Age estimated from palaeoclimate reconstructions. This in turn could be a result of unforced variability within the climate system, uncertainty in the reconstructions of temperature and CO&lt;sub&gt;2&lt;/sub&gt;, errors in the reconstructions of forcing used to drive the models, or the incomplete repr\u2026", "author" : [ { "dropping-particle" : "", "family" : "Eby", "given" : "M.", "non-dropping-particle" : "", "parse-names" : false, "suffix" : "" }, { "dropping-particle" : "", "family" : "Weaver", "given" : "A. J.", "non-dropping-particle" : "", "parse-names" : false, "suffix" : "" }, { "dropping-particle" : "", "family" : "Alexander", "given" : "K.", "non-dropping-particle" : "", "parse-names" : false, "suffix" : "" }, { "dropping-particle" : "", "family" : "Zickfeld", "given" : "K.", "non-dropping-particle" : "", "parse-names" : false, "suffix" : "" }, { "dropping-particle" : "", "family" : "Abe-Ouchi", "given" : "A.", "non-dropping-particle" : "", "parse-names" : false, "suffix" : "" }, { "dropping-particle" : "", "family" : "Cimatoribus", "given" : "A. A.", "non-dropping-particle" : "", "parse-names" : false, "suffix" : "" }, { "dropping-particle" : "", "family" : "Crespin", "given" : "E.", "non-dropping-particle" : "", "parse-names" : false, "suffix" : "" }, { "dropping-particle" : "", "family" : "Drijfhout", "given" : "S. S.", "non-dropping-particle" : "", "parse-names" : false, "suffix" : "" }, { "dropping-particle" : "", "family" : "Edwards", "given" : "N. R.", "non-dropping-particle" : "", "parse-names" : false, "suffix" : "" }, { "dropping-particle" : "V.", "family" : "Eliseev", "given" : "A.", "non-dropping-particle" : "", "parse-names" : false, "suffix" : "" }, { "dropping-particle" : "", "family" : "Feulner", "given" : "G.", "non-dropping-particle" : "", "parse-names" : false, "suffix" : "" }, { "dropping-particle" : "", "family" : "Fichefet", "given" : "T.", "non-dropping-particle" : "", "parse-names" : false, "suffix" : "" }, { "dropping-particle" : "", "family" : "Forest", "given" : "C. E.", "non-dropping-particle" : "", "parse-names" : false, "suffix" : "" }, { "dropping-particle" : "", "family" : "Goosse", "given" : "H.", "non-dropping-particle" : "", "parse-names" : false, "suffix" : "" }, { "dropping-particle" : "", "family" : "Holden", "given" : "P. B.", "non-dropping-particle" : "", "parse-names" : false, "suffix" : "" }, { "dropping-particle" : "", "family" : "Joos", "given" : "F.", "non-dropping-particle" : "", "parse-names" : false, "suffix" : "" }, { "dropping-particle" : "", "family" : "Kawamiya", "given" : "M.", "non-dropping-particle" : "", "parse-names" : false, "suffix" : "" }, { "dropping-particle" : "", "family" : "Kicklighter", "given" : "D.", "non-dropping-particle" : "", "parse-names" : false, "suffix" : "" }, { "dropping-particle" : "", "family" : "Kienert", "given" : "H.", "non-dropping-particle" : "", "parse-names" : false, "suffix" : "" }, { "dropping-particle" : "", "family" : "Matsumoto", "given" : "K.", "non-dropping-particle" : "", "parse-names" : false, "suffix" : "" }, { "dropping-particle" : "", "family" : "Mokhov", "given" : "I. I.", "non-dropping-particle" : "", "parse-names" : false, "suffix" : "" }, { "dropping-particle" : "", "family" : "Monier", "given" : "E.", "non-dropping-particle" : "", "parse-names" : false, "suffix" : "" }, { "dropping-particle" : "", "family" : "Olsen", "given" : "S. M.", "non-dropping-particle" : "", "parse-names" : false, "suffix" : "" }, { "dropping-particle" : "", "family" : "Pedersen", "given" : "J. O. P.", "non-dropping-particle" : "", "parse-names" : false, "suffix" : "" }, { "dropping-particle" : "", "family" : "Perrette", "given" : "M.", "non-dropping-particle" : "", "parse-names" : false, "suffix" : "" }, { "dropping-particle" : "", "family" : "Philippon-Berthier", "given" : "G.", "non-dropping-particle" : "", "parse-names" : false, "suffix" : "" }, { "dropping-particle" : "", "family" : "Ridgwell", "given" : "A.", "non-dropping-particle" : "", "parse-names" : false, "suffix" : "" }, { "dropping-particle" : "", "family" : "Schlosser", "given" : "A.", "non-dropping-particle" : "", "parse-names" : false, "suffix" : "" }, { "dropping-particle" : "", "family" : "Schneider von Deimling", "given" : "T.", "non-dropping-particle" : "", "parse-names" : false, "suffix" : "" }, { "dropping-particle" : "", "family" : "Shaffer", "given" : "G.", "non-dropping-particle" : "", "parse-names" : false, "suffix" : "" }, { "dropping-particle" : "", "family" : "Smith", "given" : "R. S.", "non-dropping-particle" : "", "parse-names" : false, "suffix" : "" }, { "dropping-particle" : "", "family" : "Spahni", "given" : "R.", "non-dropping-particle" : "", "parse-names" : false, "suffix" : "" }, { "dropping-particle" : "", "family" : "Sokolov", "given" : "A. P.", "non-dropping-particle" : "", "parse-names" : false, "suffix" : "" }, { "dropping-particle" : "", "family" : "Steinacher", "given" : "M.", "non-dropping-particle" : "", "parse-names" : false, "suffix" : "" }, { "dropping-particle" : "", "family" : "Tachiiri", "given" : "K.", "non-dropping-particle" : "", "parse-names" : false, "suffix" : "" }, { "dropping-particle" : "", "family" : "Tokos", "given" : "K.", "non-dropping-particle" : "", "parse-names" : false, "suffix" : "" }, { "dropping-particle" : "", "family" : "Yoshimori", "given" : "M.", "non-dropping-particle" : "", "parse-names" : false, "suffix" : "" }, { "dropping-particle" : "", "family" : "Zeng", "given" : "N.", "non-dropping-particle" : "", "parse-names" : false, "suffix" : "" }, { "dropping-particle" : "", "family" : "Zhao", "given" : "F.", "non-dropping-particle" : "", "parse-names" : false, "suffix" : "" } ], "container-title" : "Climate of the Past", "id" : "ITEM-1", "issue" : "3", "issued" : { "date-parts" : [ [ "2013", "5" ] ] }, "page" : "1111-1140", "title" : "Historical and idealized climate model experiments: an intercomparison of Earth system models of intermediate complexity", "translator" : [ { "dropping-particle" : "", "family" : "L5712", "given" : "", "non-dropping-particle" : "", "parse-names" : false, "suffix" : "" } ], "type" : "article-journal", "volume" : "9" }, "uris" : [ "http://www.mendeley.com/documents/?uuid=66330d78-0e86-46ed-a9ab-b47c6e9d6dbd" ] } ], "mendeley" : { "formattedCitation" : "(Eby et al., 2013)", "plainTextFormattedCitation" : "(Eby et al., 2013)", "previouslyFormattedCitation" : "(Eby et al., 2013)"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36"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Eby et al., 2013</w:t>
            </w:r>
            <w:del w:id="5637"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4274CF9B"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1.1–2.1; mean: 1.6</w:t>
            </w:r>
          </w:p>
        </w:tc>
        <w:tc>
          <w:tcPr>
            <w:tcW w:w="5657" w:type="dxa"/>
            <w:shd w:val="clear" w:color="auto" w:fill="FFFFFF" w:themeFill="background1"/>
          </w:tcPr>
          <w:p w14:paraId="164D3B89"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Model range; GSAT, EMICs</w:t>
            </w:r>
          </w:p>
        </w:tc>
      </w:tr>
      <w:tr w:rsidR="00834757" w:rsidRPr="001E7A27" w14:paraId="6F13188E" w14:textId="77777777" w:rsidTr="00834757">
        <w:tc>
          <w:tcPr>
            <w:tcW w:w="2263" w:type="dxa"/>
            <w:shd w:val="clear" w:color="auto" w:fill="FFFFFF" w:themeFill="background1"/>
          </w:tcPr>
          <w:p w14:paraId="74C05AA7" w14:textId="7EC8F97E"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38" w:author="Robin Matthews" w:date="2021-06-17T18:34:00Z">
              <w:r w:rsidR="00EF4FF1" w:rsidRPr="001E7A27">
                <w:rPr>
                  <w:rFonts w:eastAsiaTheme="majorEastAsia" w:cstheme="majorBidi"/>
                  <w:sz w:val="18"/>
                  <w:szCs w:val="18"/>
                  <w:lang w:val="en-GB" w:eastAsia="en-US"/>
                </w:rPr>
                <w:instrText>ADDIN CSL_CITATION { "citationItems" : [ { "id" : "ITEM-1",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"mendeley" : { "formattedCitation" : "(Gillett et al., 2013)", "manualFormatting" : "Gillett et al., 2013", "plainTextFormattedCitation" : "(Gillett et al., 2013)", "previouslyFormattedCitation" : "(Gillett et al., 2013)" }, "properties" : { "noteIndex" : 0 }, "schema" : "https://github.com/citation-style-language/schema/raw/master/csl-citation.json" }</w:instrText>
              </w:r>
            </w:ins>
            <w:del w:id="5639" w:author="Robin Matthews" w:date="2021-06-17T18:32:00Z">
              <w:r w:rsidR="00747167" w:rsidRPr="001E7A27" w:rsidDel="00EF4FF1">
                <w:rPr>
                  <w:rFonts w:eastAsiaTheme="majorEastAsia" w:cstheme="majorBidi"/>
                  <w:sz w:val="18"/>
                  <w:szCs w:val="18"/>
                  <w:lang w:val="en-GB" w:eastAsia="en-US"/>
                </w:rPr>
                <w:delInstrText>ADDIN CSL_CITATION { "citationItems" : [ { "id" : "ITEM-1",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"mendeley" : { "formattedCitation" : "(Gillett et al., 2013)", "plainTextFormattedCitation" : "(Gillett et al., 2013)", "previouslyFormattedCitation" : "(Gillett et al., 2013)"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40"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Gillett et al., 2013</w:t>
            </w:r>
            <w:del w:id="5641"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1262BFEB"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0.8–2.4</w:t>
            </w:r>
          </w:p>
        </w:tc>
        <w:tc>
          <w:tcPr>
            <w:tcW w:w="5657" w:type="dxa"/>
            <w:shd w:val="clear" w:color="auto" w:fill="FFFFFF" w:themeFill="background1"/>
          </w:tcPr>
          <w:p w14:paraId="71694899"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Model range; GSAT, CMIP5 ESMs</w:t>
            </w:r>
          </w:p>
        </w:tc>
      </w:tr>
      <w:tr w:rsidR="00834757" w:rsidRPr="001E7A27" w14:paraId="55D28157" w14:textId="77777777" w:rsidTr="00834757">
        <w:tc>
          <w:tcPr>
            <w:tcW w:w="2263" w:type="dxa"/>
            <w:shd w:val="clear" w:color="auto" w:fill="FFFFFF" w:themeFill="background1"/>
          </w:tcPr>
          <w:p w14:paraId="4AA1ECE8" w14:textId="1C8444F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42" w:author="Robin Matthews" w:date="2021-06-17T18:34:00Z">
              <w:r w:rsidR="00EF4FF1" w:rsidRPr="001E7A27">
                <w:rPr>
                  <w:rFonts w:eastAsiaTheme="majorEastAsia" w:cstheme="majorBidi"/>
                  <w:sz w:val="18"/>
                  <w:szCs w:val="18"/>
                  <w:lang w:val="en-GB" w:eastAsia="en-US"/>
                </w:rPr>
                <w:instrText>ADDIN CSL_CITATION { "citationItems" : [ { "id" : "ITEM-1",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"mendeley" : { "formattedCitation" : "(Gillett et al., 2013)", "manualFormatting" : "Gillett et al., 2013", "plainTextFormattedCitation" : "(Gillett et al., 2013)", "previouslyFormattedCitation" : "(Gillett et al., 2013)" }, "properties" : { "noteIndex" : 0 }, "schema" : "https://github.com/citation-style-language/schema/raw/master/csl-citation.json" }</w:instrText>
              </w:r>
            </w:ins>
            <w:del w:id="5643" w:author="Robin Matthews" w:date="2021-06-17T18:32:00Z">
              <w:r w:rsidR="00747167" w:rsidRPr="001E7A27" w:rsidDel="00EF4FF1">
                <w:rPr>
                  <w:rFonts w:eastAsiaTheme="majorEastAsia" w:cstheme="majorBidi"/>
                  <w:sz w:val="18"/>
                  <w:szCs w:val="18"/>
                  <w:lang w:val="en-GB" w:eastAsia="en-US"/>
                </w:rPr>
                <w:delInstrText>ADDIN CSL_CITATION { "citationItems" : [ { "id" : "ITEM-1",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"mendeley" : { "formattedCitation" : "(Gillett et al., 2013)", "plainTextFormattedCitation" : "(Gillett et al., 2013)", "previouslyFormattedCitation" : "(Gillett et al., 2013)"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44"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Gillett et al., 2013</w:t>
            </w:r>
            <w:del w:id="5645"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410A5AB8"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0.7–2.0</w:t>
            </w:r>
          </w:p>
        </w:tc>
        <w:tc>
          <w:tcPr>
            <w:tcW w:w="5657" w:type="dxa"/>
            <w:shd w:val="clear" w:color="auto" w:fill="FFFFFF" w:themeFill="background1"/>
          </w:tcPr>
          <w:p w14:paraId="454727E6" w14:textId="66769BD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del w:id="5646" w:author="Ian Blenkinsop" w:date="2021-07-28T15:12:00Z">
              <w:r w:rsidRPr="001E7A27" w:rsidDel="005E58F1">
                <w:rPr>
                  <w:rFonts w:eastAsiaTheme="majorEastAsia" w:cstheme="majorBidi"/>
                  <w:sz w:val="18"/>
                  <w:szCs w:val="18"/>
                  <w:lang w:val="en-GB" w:eastAsia="en-US"/>
                </w:rPr>
                <w:delText xml:space="preserve"> to </w:delText>
              </w:r>
            </w:del>
            <w:ins w:id="5647" w:author="Ian Blenkinsop" w:date="2021-07-28T15:12:00Z">
              <w:r w:rsidR="005E58F1" w:rsidRPr="001E7A27">
                <w:rPr>
                  <w:rFonts w:eastAsiaTheme="majorEastAsia" w:cstheme="majorBidi"/>
                  <w:sz w:val="18"/>
                  <w:szCs w:val="18"/>
                  <w:lang w:val="en-GB" w:eastAsia="en-US"/>
                </w:rPr>
                <w:t>–</w:t>
              </w:r>
            </w:ins>
            <w:r w:rsidRPr="001E7A27">
              <w:rPr>
                <w:rFonts w:eastAsiaTheme="majorEastAsia" w:cstheme="majorBidi"/>
                <w:sz w:val="18"/>
                <w:szCs w:val="18"/>
                <w:lang w:val="en-GB" w:eastAsia="en-US"/>
              </w:rPr>
              <w:t>95% range; blended global mean SAT and SSTs; observationally constrained estimates of historical warming and emissions</w:t>
            </w:r>
          </w:p>
        </w:tc>
      </w:tr>
      <w:tr w:rsidR="00834757" w:rsidRPr="001E7A27" w14:paraId="4DD00682" w14:textId="77777777" w:rsidTr="00834757">
        <w:tc>
          <w:tcPr>
            <w:tcW w:w="2263" w:type="dxa"/>
            <w:shd w:val="clear" w:color="auto" w:fill="FFFFFF" w:themeFill="background1"/>
          </w:tcPr>
          <w:p w14:paraId="07B8B7D5" w14:textId="2E90A23D"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 xml:space="preserve">IPCC AR5 </w:t>
            </w:r>
            <w:r w:rsidRPr="001E7A27">
              <w:rPr>
                <w:rFonts w:eastAsiaTheme="majorEastAsia" w:cstheme="majorBidi"/>
                <w:sz w:val="18"/>
                <w:szCs w:val="18"/>
                <w:lang w:val="en-GB" w:eastAsia="en-US"/>
              </w:rPr>
              <w:br/>
            </w:r>
            <w:commentRangeStart w:id="5648"/>
            <w:r w:rsidRPr="001E7A27">
              <w:rPr>
                <w:rFonts w:eastAsiaTheme="majorEastAsia" w:cstheme="majorBidi"/>
                <w:sz w:val="18"/>
                <w:szCs w:val="18"/>
                <w:lang w:val="en-GB" w:eastAsia="en-US"/>
              </w:rPr>
              <w:fldChar w:fldCharType="begin" w:fldLock="1"/>
            </w:r>
            <w:ins w:id="5649" w:author="Robin Matthews" w:date="2021-06-17T18:38:00Z">
              <w:r w:rsidR="00497579" w:rsidRPr="001E7A27">
                <w:rPr>
                  <w:rFonts w:eastAsiaTheme="majorEastAsia" w:cstheme="majorBidi"/>
                  <w:sz w:val="18"/>
                  <w:szCs w:val="18"/>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"manualFormatting" : "M. Collins et al., 2013", "plainTextFormattedCitation" : "(Collins et al., 2013a)", "previouslyFormattedCitation" : "(Collins et al., 2013a)" }, "properties" : { "noteIndex" : 0 }, "schema" : "https://github.com/citation-style-language/schema/raw/master/csl-citation.json" }</w:instrText>
              </w:r>
            </w:ins>
            <w:del w:id="5650" w:author="Robin Matthews" w:date="2021-06-17T18:32:00Z">
              <w:r w:rsidR="00747167" w:rsidRPr="001E7A27" w:rsidDel="00EF4FF1">
                <w:rPr>
                  <w:rFonts w:eastAsiaTheme="majorEastAsia" w:cstheme="majorBidi"/>
                  <w:sz w:val="18"/>
                  <w:szCs w:val="18"/>
                  <w:lang w:val="en-GB" w:eastAsia="en-US"/>
                </w:rPr>
                <w:del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"plainTextFormattedCitation" : "(Collins et al., 2013a)", "previouslyFormattedCitation" : "(Collins et al., 2013a)"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51" w:author="Robin Matthews" w:date="2021-06-17T18:32:00Z">
              <w:r w:rsidR="00025FA2" w:rsidRPr="001E7A27" w:rsidDel="00EF4FF1">
                <w:rPr>
                  <w:rFonts w:eastAsiaTheme="majorEastAsia" w:cstheme="majorBidi"/>
                  <w:noProof/>
                  <w:sz w:val="18"/>
                  <w:szCs w:val="18"/>
                  <w:lang w:val="en-GB" w:eastAsia="en-US"/>
                </w:rPr>
                <w:delText>(</w:delText>
              </w:r>
            </w:del>
            <w:del w:id="5652" w:author="Robin Matthews" w:date="2021-06-17T18:38:00Z">
              <w:r w:rsidR="00025FA2" w:rsidRPr="001E7A27" w:rsidDel="00497579">
                <w:rPr>
                  <w:rFonts w:eastAsiaTheme="majorEastAsia" w:cstheme="majorBidi"/>
                  <w:noProof/>
                  <w:sz w:val="18"/>
                  <w:szCs w:val="18"/>
                  <w:lang w:val="en-GB" w:eastAsia="en-US"/>
                </w:rPr>
                <w:delText>C</w:delText>
              </w:r>
            </w:del>
            <w:ins w:id="5653" w:author="Robin Matthews" w:date="2021-06-17T18:38:00Z">
              <w:r w:rsidR="00497579" w:rsidRPr="001E7A27">
                <w:rPr>
                  <w:rFonts w:eastAsiaTheme="majorEastAsia" w:cstheme="majorBidi"/>
                  <w:noProof/>
                  <w:sz w:val="18"/>
                  <w:szCs w:val="18"/>
                  <w:lang w:val="en-GB" w:eastAsia="en-US"/>
                </w:rPr>
                <w:t>M. C</w:t>
              </w:r>
            </w:ins>
            <w:r w:rsidR="00025FA2" w:rsidRPr="001E7A27">
              <w:rPr>
                <w:rFonts w:eastAsiaTheme="majorEastAsia" w:cstheme="majorBidi"/>
                <w:noProof/>
                <w:sz w:val="18"/>
                <w:szCs w:val="18"/>
                <w:lang w:val="en-GB" w:eastAsia="en-US"/>
              </w:rPr>
              <w:t>ollins et al., 2013</w:t>
            </w:r>
            <w:del w:id="5654" w:author="Robin Matthews" w:date="2021-06-17T18:38:00Z">
              <w:r w:rsidR="00025FA2" w:rsidRPr="001E7A27" w:rsidDel="00497579">
                <w:rPr>
                  <w:rFonts w:eastAsiaTheme="majorEastAsia" w:cstheme="majorBidi"/>
                  <w:noProof/>
                  <w:sz w:val="18"/>
                  <w:szCs w:val="18"/>
                  <w:lang w:val="en-GB" w:eastAsia="en-US"/>
                </w:rPr>
                <w:delText>a</w:delText>
              </w:r>
            </w:del>
            <w:del w:id="5655"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commentRangeEnd w:id="5648"/>
            <w:r w:rsidR="00025FA2" w:rsidRPr="001E7A27">
              <w:rPr>
                <w:rStyle w:val="CommentReference"/>
                <w:lang w:val="en-GB"/>
              </w:rPr>
              <w:commentReference w:id="5648"/>
            </w:r>
          </w:p>
        </w:tc>
        <w:tc>
          <w:tcPr>
            <w:tcW w:w="1701" w:type="dxa"/>
            <w:shd w:val="clear" w:color="auto" w:fill="FFFFFF" w:themeFill="background1"/>
          </w:tcPr>
          <w:p w14:paraId="547115F5"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0.8–2.5</w:t>
            </w:r>
          </w:p>
        </w:tc>
        <w:tc>
          <w:tcPr>
            <w:tcW w:w="5657" w:type="dxa"/>
            <w:shd w:val="clear" w:color="auto" w:fill="FFFFFF" w:themeFill="background1"/>
          </w:tcPr>
          <w:p w14:paraId="11643EF5"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 xml:space="preserve">Assessed </w:t>
            </w:r>
            <w:r w:rsidRPr="001E7A27">
              <w:rPr>
                <w:rFonts w:eastAsiaTheme="majorEastAsia" w:cstheme="majorBidi"/>
                <w:i/>
                <w:sz w:val="18"/>
                <w:szCs w:val="18"/>
                <w:lang w:val="en-GB" w:eastAsia="en-US"/>
              </w:rPr>
              <w:t xml:space="preserve">likely </w:t>
            </w:r>
            <w:r w:rsidRPr="001E7A27">
              <w:rPr>
                <w:rFonts w:eastAsiaTheme="majorEastAsia" w:cstheme="majorBidi"/>
                <w:sz w:val="18"/>
                <w:szCs w:val="18"/>
                <w:lang w:val="en-GB" w:eastAsia="en-US"/>
              </w:rPr>
              <w:t>range; multiple lines of evidence; mixed definition of global average temperature increase</w:t>
            </w:r>
          </w:p>
        </w:tc>
      </w:tr>
      <w:tr w:rsidR="00834757" w:rsidRPr="001E7A27" w14:paraId="6A45C84D" w14:textId="77777777" w:rsidTr="00834757">
        <w:tc>
          <w:tcPr>
            <w:tcW w:w="9621" w:type="dxa"/>
            <w:gridSpan w:val="3"/>
            <w:shd w:val="clear" w:color="auto" w:fill="D9D9D9" w:themeFill="background1" w:themeFillShade="D9"/>
          </w:tcPr>
          <w:p w14:paraId="40968A55" w14:textId="77777777" w:rsidR="00834757" w:rsidRPr="001E7A27" w:rsidRDefault="00834757" w:rsidP="005C7F25">
            <w:pPr>
              <w:pStyle w:val="AR6Table"/>
              <w:rPr>
                <w:rFonts w:eastAsiaTheme="majorEastAsia" w:cstheme="majorBidi"/>
                <w:b/>
                <w:sz w:val="18"/>
                <w:szCs w:val="18"/>
                <w:lang w:val="en-GB" w:eastAsia="en-US"/>
              </w:rPr>
            </w:pPr>
            <w:r w:rsidRPr="001E7A27">
              <w:rPr>
                <w:rFonts w:eastAsiaTheme="majorEastAsia" w:cstheme="majorBidi"/>
                <w:b/>
                <w:sz w:val="18"/>
                <w:szCs w:val="18"/>
                <w:lang w:val="en-GB" w:eastAsia="en-US"/>
              </w:rPr>
              <w:t>Studies published since IPCC AR5</w:t>
            </w:r>
          </w:p>
        </w:tc>
      </w:tr>
      <w:tr w:rsidR="00834757" w:rsidRPr="001E7A27" w14:paraId="064121AC" w14:textId="77777777" w:rsidTr="00834757">
        <w:tc>
          <w:tcPr>
            <w:tcW w:w="2263" w:type="dxa"/>
            <w:shd w:val="clear" w:color="auto" w:fill="FFFFFF" w:themeFill="background1"/>
          </w:tcPr>
          <w:p w14:paraId="1222219E" w14:textId="03577F0E"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56" w:author="Robin Matthews" w:date="2021-06-17T18:34:00Z">
              <w:r w:rsidR="00EF4FF1" w:rsidRPr="001E7A27">
                <w:rPr>
                  <w:rFonts w:eastAsiaTheme="majorEastAsia" w:cstheme="majorBidi"/>
                  <w:sz w:val="18"/>
                  <w:szCs w:val="18"/>
                  <w:lang w:val="en-GB" w:eastAsia="en-US"/>
                </w:rPr>
                <w:instrText>ADDIN CSL_CITATION { "citationItems" : [ { "id" : "ITEM-1", "itemData" : { "DOI" : "10.1088/1748-9326/10/12/125018", "ISSN" : "1748-9326", "abstract" : "We analyzed a dataset from an experiment of an earth system model of intermediate complexity,\\nfocusing on the change in transient climate response to cumulative carbon emissions (TCRE) after\\natmospheric CO 2 concentration was stabilized in the Representative Concentration Pathway (RCP) 4.5.\\nWe estimated the TCRE in 2005 at 0.3\u20132.4 K/TtC for an unconstrained case and 1.1\u20131.7 K/TtC when\\nconstrained with historical and present-day observational data, the latter result being consistent\\nwith other studies. The range of TCRE increased when the increase of CO 2 concentration was\\nmoderated and then stabilized. This is because the larger (smaller) TCRE members yield even greater\\n(less) TCRE. An additional experiment to assess the equilibrium state revealed significant changes\\nin temperature and cumulative carbon emissions after 2300. We also found that variation of land\\ncarbon uptake is significant to the total allowable carbon emissions and subsequent change of the\\nTCRE. Additionally, in our experiment, we revealed that equilibrium climate sensitivity (ECS), one\\nof the 12 parameters perturbed in the ensemble experiment, has a strong positive relationship with\\nthe TCRE at the beginning of the stabilization and its subsequent change. We confirmed that for\\nparticipant models in the Coupled Model Intercomparison Project Phase 5, ECS has a strong positive\\nrelationship with TCRE. For models using similar experimental settings, there is a positive\\nrelationship with TCRE for the start of the period of stabilization in CO 2 concentration, and rate\\nof change after stabilization. The results of this study are influential regarding the total\\nallowable carbon emissions calculated from the TCRE and the temperature increase set as the\\nmitigation target.", "author" : [ { "dropping-particle" : "", "family" : "Tachiiri", "given" : "Kaoru", "non-dropping-particle" : "", "parse-names" : false, "suffix" : "" }, { "dropping-particle" : "", "family" : "Hajima", "given" : "Tomohiro", "non-dropping-particle" : "", "parse-names" : false, "suffix" : "" }, { "dropping-particle" : "", "family" : "Kawamiya", "given" : "Michio", "non-dropping-particle" : "", "parse-names" : false, "suffix" : "" } ], "container-title" : "Environmental Research Letters", "id" : "ITEM-1", "issue" : "12", "issued" : { "date-parts" : [ [ "2015", "12", "1" ] ] }, "page" : "125018", "publisher" : "IOP Publishing", "title" : "Increase of uncertainty in transient climate response to cumulative carbon emissions after stabilization of atmospheric CO2 concentration", "translator" : [ { "dropping-particle" : "", "family" : "L3918", "given" : "", "non-dropping-particle" : "", "parse-names" : false, "suffix" : "" } ], "type" : "article-journal", "volume" : "10" }, "uris" : [ "http://www.mendeley.com/documents/?uuid=fda6fe22-eb17-43ba-801a-23a353cd10ec" ] } ], "mendeley" : { "formattedCitation" : "(Tachiiri et al., 2015)", "manualFormatting" : "Tachiiri et al., 2015", "plainTextFormattedCitation" : "(Tachiiri et al., 2015)", "previouslyFormattedCitation" : "(Tachiiri et al., 2015)" }, "properties" : { "noteIndex" : 0 }, "schema" : "https://github.com/citation-style-language/schema/raw/master/csl-citation.json" }</w:instrText>
              </w:r>
            </w:ins>
            <w:del w:id="5657" w:author="Robin Matthews" w:date="2021-06-17T18:32:00Z">
              <w:r w:rsidR="00747167" w:rsidRPr="001E7A27" w:rsidDel="00EF4FF1">
                <w:rPr>
                  <w:rFonts w:eastAsiaTheme="majorEastAsia" w:cstheme="majorBidi"/>
                  <w:sz w:val="18"/>
                  <w:szCs w:val="18"/>
                  <w:lang w:val="en-GB" w:eastAsia="en-US"/>
                </w:rPr>
                <w:delInstrText>ADDIN CSL_CITATION { "citationItems" : [ { "id" : "ITEM-1", "itemData" : { "DOI" : "10.1088/1748-9326/10/12/125018", "ISSN" : "1748-9326", "abstract" : "We analyzed a dataset from an experiment of an earth system model of intermediate complexity,\\nfocusing on the change in transient climate response to cumulative carbon emissions (TCRE) after\\natmospheric CO 2 concentration was stabilized in the Representative Concentration Pathway (RCP) 4.5.\\nWe estimated the TCRE in 2005 at 0.3\u20132.4 K/TtC for an unconstrained case and 1.1\u20131.7 K/TtC when\\nconstrained with historical and present-day observational data, the latter result being consistent\\nwith other studies. The range of TCRE increased when the increase of CO 2 concentration was\\nmoderated and then stabilized. This is because the larger (smaller) TCRE members yield even greater\\n(less) TCRE. An additional experiment to assess the equilibrium state revealed significant changes\\nin temperature and cumulative carbon emissions after 2300. We also found that variation of land\\ncarbon uptake is significant to the total allowable carbon emissions and subsequent change of the\\nTCRE. Additionally, in our experiment, we revealed that equilibrium climate sensitivity (ECS), one\\nof the 12 parameters perturbed in the ensemble experiment, has a strong positive relationship with\\nthe TCRE at the beginning of the stabilization and its subsequent change. We confirmed that for\\nparticipant models in the Coupled Model Intercomparison Project Phase 5, ECS has a strong positive\\nrelationship with TCRE. For models using similar experimental settings, there is a positive\\nrelationship with TCRE for the start of the period of stabilization in CO 2 concentration, and rate\\nof change after stabilization. The results of this study are influential regarding the total\\nallowable carbon emissions calculated from the TCRE and the temperature increase set as the\\nmitigation target.", "author" : [ { "dropping-particle" : "", "family" : "Tachiiri", "given" : "Kaoru", "non-dropping-particle" : "", "parse-names" : false, "suffix" : "" }, { "dropping-particle" : "", "family" : "Hajima", "given" : "Tomohiro", "non-dropping-particle" : "", "parse-names" : false, "suffix" : "" }, { "dropping-particle" : "", "family" : "Kawamiya", "given" : "Michio", "non-dropping-particle" : "", "parse-names" : false, "suffix" : "" } ], "container-title" : "Environmental Research Letters", "id" : "ITEM-1", "issue" : "12", "issued" : { "date-parts" : [ [ "2015", "12", "1" ] ] }, "page" : "125018", "publisher" : "IOP Publishing", "title" : "Increase of uncertainty in transient climate response to cumulative carbon emissions after stabilization of atmospheric CO2 concentration", "translator" : [ { "dropping-particle" : "", "family" : "L3918", "given" : "", "non-dropping-particle" : "", "parse-names" : false, "suffix" : "" } ], "type" : "article-journal", "volume" : "10" }, "uris" : [ "http://www.mendeley.com/documents/?uuid=fda6fe22-eb17-43ba-801a-23a353cd10ec" ] } ], "mendeley" : { "formattedCitation" : "(Tachiiri et al., 2015)", "plainTextFormattedCitation" : "(Tachiiri et al., 2015)", "previouslyFormattedCitation" : "(Tachiiri et al., 2015)"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58"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Tachiiri et al., 2015</w:t>
            </w:r>
            <w:del w:id="5659"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4270769A"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0.3–2.4</w:t>
            </w:r>
          </w:p>
        </w:tc>
        <w:tc>
          <w:tcPr>
            <w:tcW w:w="5657" w:type="dxa"/>
            <w:shd w:val="clear" w:color="auto" w:fill="FFFFFF" w:themeFill="background1"/>
          </w:tcPr>
          <w:p w14:paraId="6F82C15E" w14:textId="2DCED012"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del w:id="5660" w:author="Ian Blenkinsop" w:date="2021-07-28T15:13:00Z">
              <w:r w:rsidRPr="001E7A27" w:rsidDel="005E58F1">
                <w:rPr>
                  <w:rFonts w:eastAsiaTheme="majorEastAsia" w:cstheme="majorBidi"/>
                  <w:sz w:val="18"/>
                  <w:szCs w:val="18"/>
                  <w:lang w:val="en-GB" w:eastAsia="en-US"/>
                </w:rPr>
                <w:delText xml:space="preserve"> to </w:delText>
              </w:r>
            </w:del>
            <w:ins w:id="5661" w:author="Ian Blenkinsop" w:date="2021-07-28T15:13:00Z">
              <w:r w:rsidR="005E58F1" w:rsidRPr="001E7A27">
                <w:rPr>
                  <w:rFonts w:eastAsiaTheme="majorEastAsia" w:cstheme="majorBidi"/>
                  <w:sz w:val="18"/>
                  <w:szCs w:val="18"/>
                  <w:lang w:val="en-GB" w:eastAsia="en-US"/>
                </w:rPr>
                <w:t>–</w:t>
              </w:r>
            </w:ins>
            <w:r w:rsidRPr="001E7A27">
              <w:rPr>
                <w:rFonts w:eastAsiaTheme="majorEastAsia" w:cstheme="majorBidi"/>
                <w:sz w:val="18"/>
                <w:szCs w:val="18"/>
                <w:lang w:val="en-GB" w:eastAsia="en-US"/>
              </w:rPr>
              <w:t>95% range; blended global mean SAT and SSTs; JUMP-LCM model perturbed physics ensemble (EMIC)</w:t>
            </w:r>
          </w:p>
        </w:tc>
      </w:tr>
      <w:tr w:rsidR="00834757" w:rsidRPr="001E7A27" w14:paraId="667E364B" w14:textId="77777777" w:rsidTr="00834757">
        <w:tc>
          <w:tcPr>
            <w:tcW w:w="2263" w:type="dxa"/>
            <w:shd w:val="clear" w:color="auto" w:fill="FFFFFF" w:themeFill="background1"/>
          </w:tcPr>
          <w:p w14:paraId="0BB573F7" w14:textId="301EAF0A"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62" w:author="Robin Matthews" w:date="2021-06-17T18:34:00Z">
              <w:r w:rsidR="00EF4FF1" w:rsidRPr="001E7A27">
                <w:rPr>
                  <w:rFonts w:eastAsiaTheme="majorEastAsia" w:cstheme="majorBidi"/>
                  <w:sz w:val="18"/>
                  <w:szCs w:val="18"/>
                  <w:lang w:val="en-GB" w:eastAsia="en-US"/>
                </w:rPr>
                <w:instrText>ADDIN CSL_CITATION { "citationItems" : [ { "id" : "ITEM-1", "itemData" : { "DOI" : "10.1088/1748-9326/10/12/125018", "ISSN" : "1748-9326", "abstract" : "We analyzed a dataset from an experiment of an earth system model of intermediate complexity,\\nfocusing on the change in transient climate response to cumulative carbon emissions (TCRE) after\\natmospheric CO 2 concentration was stabilized in the Representative Concentration Pathway (RCP) 4.5.\\nWe estimated the TCRE in 2005 at 0.3\u20132.4 K/TtC for an unconstrained case and 1.1\u20131.7 K/TtC when\\nconstrained with historical and present-day observational data, the latter result being consistent\\nwith other studies. The range of TCRE increased when the increase of CO 2 concentration was\\nmoderated and then stabilized. This is because the larger (smaller) TCRE members yield even greater\\n(less) TCRE. An additional experiment to assess the equilibrium state revealed significant changes\\nin temperature and cumulative carbon emissions after 2300. We also found that variation of land\\ncarbon uptake is significant to the total allowable carbon emissions and subsequent change of the\\nTCRE. Additionally, in our experiment, we revealed that equilibrium climate sensitivity (ECS), one\\nof the 12 parameters perturbed in the ensemble experiment, has a strong positive relationship with\\nthe TCRE at the beginning of the stabilization and its subsequent change. We confirmed that for\\nparticipant models in the Coupled Model Intercomparison Project Phase 5, ECS has a strong positive\\nrelationship with TCRE. For models using similar experimental settings, there is a positive\\nrelationship with TCRE for the start of the period of stabilization in CO 2 concentration, and rate\\nof change after stabilization. The results of this study are influential regarding the total\\nallowable carbon emissions calculated from the TCRE and the temperature increase set as the\\nmitigation target.", "author" : [ { "dropping-particle" : "", "family" : "Tachiiri", "given" : "Kaoru", "non-dropping-particle" : "", "parse-names" : false, "suffix" : "" }, { "dropping-particle" : "", "family" : "Hajima", "given" : "Tomohiro", "non-dropping-particle" : "", "parse-names" : false, "suffix" : "" }, { "dropping-particle" : "", "family" : "Kawamiya", "given" : "Michio", "non-dropping-particle" : "", "parse-names" : false, "suffix" : "" } ], "container-title" : "Environmental Research Letters", "id" : "ITEM-1", "issue" : "12", "issued" : { "date-parts" : [ [ "2015", "12", "1" ] ] }, "page" : "125018", "publisher" : "IOP Publishing", "title" : "Increase of uncertainty in transient climate response to cumulative carbon emissions after stabilization of atmospheric CO2 concentration", "translator" : [ { "dropping-particle" : "", "family" : "L3918", "given" : "", "non-dropping-particle" : "", "parse-names" : false, "suffix" : "" } ], "type" : "article-journal", "volume" : "10" }, "uris" : [ "http://www.mendeley.com/documents/?uuid=fda6fe22-eb17-43ba-801a-23a353cd10ec" ] } ], "mendeley" : { "formattedCitation" : "(Tachiiri et al., 2015)", "manualFormatting" : "Tachiiri et al., 2015", "plainTextFormattedCitation" : "(Tachiiri et al., 2015)", "previouslyFormattedCitation" : "(Tachiiri et al., 2015)" }, "properties" : { "noteIndex" : 0 }, "schema" : "https://github.com/citation-style-language/schema/raw/master/csl-citation.json" }</w:instrText>
              </w:r>
            </w:ins>
            <w:del w:id="5663" w:author="Robin Matthews" w:date="2021-06-17T18:32:00Z">
              <w:r w:rsidR="00747167" w:rsidRPr="001E7A27" w:rsidDel="00EF4FF1">
                <w:rPr>
                  <w:rFonts w:eastAsiaTheme="majorEastAsia" w:cstheme="majorBidi"/>
                  <w:sz w:val="18"/>
                  <w:szCs w:val="18"/>
                  <w:lang w:val="en-GB" w:eastAsia="en-US"/>
                </w:rPr>
                <w:delInstrText>ADDIN CSL_CITATION { "citationItems" : [ { "id" : "ITEM-1", "itemData" : { "DOI" : "10.1088/1748-9326/10/12/125018", "ISSN" : "1748-9326", "abstract" : "We analyzed a dataset from an experiment of an earth system model of intermediate complexity,\\nfocusing on the change in transient climate response to cumulative carbon emissions (TCRE) after\\natmospheric CO 2 concentration was stabilized in the Representative Concentration Pathway (RCP) 4.5.\\nWe estimated the TCRE in 2005 at 0.3\u20132.4 K/TtC for an unconstrained case and 1.1\u20131.7 K/TtC when\\nconstrained with historical and present-day observational data, the latter result being consistent\\nwith other studies. The range of TCRE increased when the increase of CO 2 concentration was\\nmoderated and then stabilized. This is because the larger (smaller) TCRE members yield even greater\\n(less) TCRE. An additional experiment to assess the equilibrium state revealed significant changes\\nin temperature and cumulative carbon emissions after 2300. We also found that variation of land\\ncarbon uptake is significant to the total allowable carbon emissions and subsequent change of the\\nTCRE. Additionally, in our experiment, we revealed that equilibrium climate sensitivity (ECS), one\\nof the 12 parameters perturbed in the ensemble experiment, has a strong positive relationship with\\nthe TCRE at the beginning of the stabilization and its subsequent change. We confirmed that for\\nparticipant models in the Coupled Model Intercomparison Project Phase 5, ECS has a strong positive\\nrelationship with TCRE. For models using similar experimental settings, there is a positive\\nrelationship with TCRE for the start of the period of stabilization in CO 2 concentration, and rate\\nof change after stabilization. The results of this study are influential regarding the total\\nallowable carbon emissions calculated from the TCRE and the temperature increase set as the\\nmitigation target.", "author" : [ { "dropping-particle" : "", "family" : "Tachiiri", "given" : "Kaoru", "non-dropping-particle" : "", "parse-names" : false, "suffix" : "" }, { "dropping-particle" : "", "family" : "Hajima", "given" : "Tomohiro", "non-dropping-particle" : "", "parse-names" : false, "suffix" : "" }, { "dropping-particle" : "", "family" : "Kawamiya", "given" : "Michio", "non-dropping-particle" : "", "parse-names" : false, "suffix" : "" } ], "container-title" : "Environmental Research Letters", "id" : "ITEM-1", "issue" : "12", "issued" : { "date-parts" : [ [ "2015", "12", "1" ] ] }, "page" : "125018", "publisher" : "IOP Publishing", "title" : "Increase of uncertainty in transient climate response to cumulative carbon emissions after stabilization of atmospheric CO2 concentration", "translator" : [ { "dropping-particle" : "", "family" : "L3918", "given" : "", "non-dropping-particle" : "", "parse-names" : false, "suffix" : "" } ], "type" : "article-journal", "volume" : "10" }, "uris" : [ "http://www.mendeley.com/documents/?uuid=fda6fe22-eb17-43ba-801a-23a353cd10ec" ] } ], "mendeley" : { "formattedCitation" : "(Tachiiri et al., 2015)", "plainTextFormattedCitation" : "(Tachiiri et al., 2015)", "previouslyFormattedCitation" : "(Tachiiri et al., 2015)"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64"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Tachiiri et al., 2015</w:t>
            </w:r>
            <w:del w:id="5665"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4B2E9236"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1.1–1.7</w:t>
            </w:r>
          </w:p>
        </w:tc>
        <w:tc>
          <w:tcPr>
            <w:tcW w:w="5657" w:type="dxa"/>
            <w:shd w:val="clear" w:color="auto" w:fill="FFFFFF" w:themeFill="background1"/>
          </w:tcPr>
          <w:p w14:paraId="54AC0665" w14:textId="443FDD3F"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ins w:id="5666" w:author="Ian Blenkinsop" w:date="2021-07-28T15:13:00Z">
              <w:r w:rsidR="005E58F1" w:rsidRPr="001E7A27">
                <w:rPr>
                  <w:rFonts w:eastAsiaTheme="majorEastAsia" w:cstheme="majorBidi"/>
                  <w:sz w:val="18"/>
                  <w:szCs w:val="18"/>
                  <w:lang w:val="en-GB" w:eastAsia="en-US"/>
                </w:rPr>
                <w:t>–</w:t>
              </w:r>
            </w:ins>
            <w:del w:id="5667" w:author="Ian Blenkinsop" w:date="2021-07-28T15:13:00Z">
              <w:r w:rsidRPr="001E7A27" w:rsidDel="005E58F1">
                <w:rPr>
                  <w:rFonts w:eastAsiaTheme="majorEastAsia" w:cstheme="majorBidi"/>
                  <w:sz w:val="18"/>
                  <w:szCs w:val="18"/>
                  <w:lang w:val="en-GB" w:eastAsia="en-US"/>
                </w:rPr>
                <w:delText xml:space="preserve"> to </w:delText>
              </w:r>
            </w:del>
            <w:r w:rsidRPr="001E7A27">
              <w:rPr>
                <w:rFonts w:eastAsiaTheme="majorEastAsia" w:cstheme="majorBidi"/>
                <w:sz w:val="18"/>
                <w:szCs w:val="18"/>
                <w:lang w:val="en-GB" w:eastAsia="en-US"/>
              </w:rPr>
              <w:t>95% range; blended global mean SAT and SSTs; observationally constrained JUMP-LCM perturbed physics ensemble</w:t>
            </w:r>
          </w:p>
        </w:tc>
      </w:tr>
      <w:tr w:rsidR="00834757" w:rsidRPr="001E7A27" w14:paraId="7615D4BC" w14:textId="77777777" w:rsidTr="00834757">
        <w:tc>
          <w:tcPr>
            <w:tcW w:w="2263" w:type="dxa"/>
            <w:shd w:val="clear" w:color="auto" w:fill="FFFFFF" w:themeFill="background1"/>
          </w:tcPr>
          <w:p w14:paraId="12F5C0C7" w14:textId="647A9AFE"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68" w:author="Robin Matthews" w:date="2021-06-17T18:34:00Z">
              <w:r w:rsidR="00EF4FF1" w:rsidRPr="001E7A27">
                <w:rPr>
                  <w:rFonts w:eastAsiaTheme="majorEastAsia" w:cstheme="majorBidi"/>
                  <w:sz w:val="18"/>
                  <w:szCs w:val="18"/>
                  <w:lang w:val="en-GB" w:eastAsia="en-US"/>
                </w:rPr>
                <w:instrText>ADDIN CSL_CITATION { "citationItems" : [ { "id" : "ITEM-1",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"ITEM-1",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"mendeley" : { "formattedCitation" : "(Goodwin et al., 2015)", "manualFormatting" : "Goodwin et al., 2015", "plainTextFormattedCitation" : "(Goodwin et al., 2015)", "previouslyFormattedCitation" : "(Goodwin et al., 2015)" }, "properties" : { "noteIndex" : 0 }, "schema" : "https://github.com/citation-style-language/schema/raw/master/csl-citation.json" }</w:instrText>
              </w:r>
            </w:ins>
            <w:del w:id="5669" w:author="Robin Matthews" w:date="2021-06-17T18:34:00Z">
              <w:r w:rsidR="00747167" w:rsidRPr="001E7A27" w:rsidDel="00EF4FF1">
                <w:rPr>
                  <w:rFonts w:eastAsiaTheme="majorEastAsia" w:cstheme="majorBidi"/>
                  <w:sz w:val="18"/>
                  <w:szCs w:val="18"/>
                  <w:lang w:val="en-GB" w:eastAsia="en-US"/>
                </w:rPr>
                <w:delInstrText>ADDIN CSL_CITATION { "citationItems" : [ { "id" : "ITEM-1",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"ITEM-1",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"mendeley" : { "formattedCitation" : "(Goodwin et al., 2015)", "plainTextFormattedCitation" : "(Goodwin et al., 2015)", "previouslyFormattedCitation" : "(Goodwin et al., 2015)"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70"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Goodwin et al., 2015</w:t>
            </w:r>
            <w:del w:id="5671"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78F14A7C"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1.1 ± 0.5</w:t>
            </w:r>
          </w:p>
        </w:tc>
        <w:tc>
          <w:tcPr>
            <w:tcW w:w="5657" w:type="dxa"/>
            <w:shd w:val="clear" w:color="auto" w:fill="FFFFFF" w:themeFill="background1"/>
          </w:tcPr>
          <w:p w14:paraId="5BC38017" w14:textId="6540C4C9"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ins w:id="5672" w:author="Ian Blenkinsop" w:date="2021-07-28T15:13:00Z">
              <w:r w:rsidR="005E58F1" w:rsidRPr="001E7A27">
                <w:rPr>
                  <w:rFonts w:eastAsiaTheme="majorEastAsia" w:cstheme="majorBidi"/>
                  <w:sz w:val="18"/>
                  <w:szCs w:val="18"/>
                  <w:lang w:val="en-GB" w:eastAsia="en-US"/>
                </w:rPr>
                <w:t>–</w:t>
              </w:r>
            </w:ins>
            <w:del w:id="5673" w:author="Ian Blenkinsop" w:date="2021-07-28T15:13:00Z">
              <w:r w:rsidRPr="001E7A27" w:rsidDel="005E58F1">
                <w:rPr>
                  <w:rFonts w:eastAsiaTheme="majorEastAsia" w:cstheme="majorBidi"/>
                  <w:sz w:val="18"/>
                  <w:szCs w:val="18"/>
                  <w:lang w:val="en-GB" w:eastAsia="en-US"/>
                </w:rPr>
                <w:delText xml:space="preserve"> to </w:delText>
              </w:r>
            </w:del>
            <w:r w:rsidRPr="001E7A27">
              <w:rPr>
                <w:rFonts w:eastAsiaTheme="majorEastAsia" w:cstheme="majorBidi"/>
                <w:sz w:val="18"/>
                <w:szCs w:val="18"/>
                <w:lang w:val="en-GB" w:eastAsia="en-US"/>
              </w:rPr>
              <w:t>95% range; theoretically derived TCRE equation constrained by surface warming, radiative forcing, and historic ocean and land carbon uptake from IPCC AR5</w:t>
            </w:r>
          </w:p>
        </w:tc>
      </w:tr>
      <w:commentRangeStart w:id="5674"/>
      <w:tr w:rsidR="00834757" w:rsidRPr="001E7A27" w14:paraId="10280996" w14:textId="77777777" w:rsidTr="00834757">
        <w:tc>
          <w:tcPr>
            <w:tcW w:w="2263" w:type="dxa"/>
            <w:shd w:val="clear" w:color="auto" w:fill="FFFFFF" w:themeFill="background1"/>
          </w:tcPr>
          <w:p w14:paraId="3E8F1D18" w14:textId="36BE5F12"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75" w:author="Robin Matthews" w:date="2021-06-17T18:38:00Z">
              <w:r w:rsidR="00497579" w:rsidRPr="001E7A27">
                <w:rPr>
                  <w:rFonts w:eastAsiaTheme="majorEastAsia" w:cstheme="majorBidi"/>
                  <w:sz w:val="18"/>
                  <w:szCs w:val="18"/>
                  <w:lang w:val="en-GB" w:eastAsia="en-US"/>
                </w:rPr>
                <w:instrText>ADDIN CSL_CITATION { "citationItems" : [ { "id" : "ITEM-1", "itemData" : { "DOI" : "10.5194/acp-17-7213-2017", "ISSN" : "1680-7324", "abstract" : "&lt;p&gt;Abstract. Projections of the response to anthropogenic emission scenarios, evaluation of some greenhouse gas metrics, and estimates of the social cost of carbon often require a simple model that links emissions of carbon dioxide (CO2) to atmospheric concentrations and global temperature changes. An essential requirement of such a model is to reproduce typical global surface temperature and atmospheric CO2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CO2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CO2 on a range of timescales and under a range of experimental designs.&lt;/p&gt;", "author" : [ { "dropping-particle" : "", "family" : "Millar", "given" : "Richard J.", "non-dropping-particle" : "", "parse-names" : false, "suffix" : "" }, { "dropping-particle" : "", "family" : "Nicholls", "given" : "Zebedee R.", "non-dropping-particle" : "", "parse-names" : false, "suffix" : "" }, { "dropping-particle" : "", "family" : "Friedlingstein", "given" : "Pierre", "non-dropping-particle" : "", "parse-names" : false, "suffix" : "" }, { "dropping-particle" : "", "family" : "Allen", "given" : "Myles R.", "non-dropping-particle" : "", "parse-names" : false, "suffix" : "" } ], "container-title" : "Atmospheric Chemistry and Physics", "id" : "ITEM-1", "issue" : "11", "issued" : { "date-parts" : [ [ "2017", "6", "16" ] ] }, "page" : "7213-7228", "publisher" : "Copernicus GmbH", "title" : "A modified impulse-response representation of the global near-surface air temperature and atmospheric concentration response to carbon dioxide emissions", "translator" : [ { "dropping-particle" : "", "family" : "L6742", "given" : "", "non-dropping-particle" : "", "parse-names" : false, "suffix" : "" } ], "type" : "article-journal", "volume" : "17" }, "uris" : [ "http://www.mendeley.com/documents/?uuid=f7639557-47c8-393a-9da7-f9cdd9006273" ] } ], "mendeley" : { "formattedCitation" : "(Millar et al., 2017b)", "manualFormatting" : "Millar et al., 2017a", "plainTextFormattedCitation" : "(Millar et al., 2017b)", "previouslyFormattedCitation" : "(Millar et al., 2017b)" }, "properties" : { "noteIndex" : 0 }, "schema" : "https://github.com/citation-style-language/schema/raw/master/csl-citation.json" }</w:instrText>
              </w:r>
            </w:ins>
            <w:del w:id="5676" w:author="Robin Matthews" w:date="2021-06-17T18:32:00Z">
              <w:r w:rsidR="00747167" w:rsidRPr="001E7A27" w:rsidDel="00EF4FF1">
                <w:rPr>
                  <w:rFonts w:eastAsiaTheme="majorEastAsia" w:cstheme="majorBidi"/>
                  <w:sz w:val="18"/>
                  <w:szCs w:val="18"/>
                  <w:lang w:val="en-GB" w:eastAsia="en-US"/>
                </w:rPr>
                <w:delInstrText>ADDIN CSL_CITATION { "citationItems" : [ { "id" : "ITEM-1", "itemData" : { "DOI" : "10.5194/acp-17-7213-2017", "ISSN" : "1680-7324", "abstract" : "&lt;p&gt;Abstract. Projections of the response to anthropogenic emission scenarios, evaluation of some greenhouse gas metrics, and estimates of the social cost of carbon often require a simple model that links emissions of carbon dioxide (CO2) to atmospheric concentrations and global temperature changes. An essential requirement of such a model is to reproduce typical global surface temperature and atmospheric CO2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CO2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CO2 on a range of timescales and under a range of experimental designs.&lt;/p&gt;", "author" : [ { "dropping-particle" : "", "family" : "Millar", "given" : "Richard J.", "non-dropping-particle" : "", "parse-names" : false, "suffix" : "" }, { "dropping-particle" : "", "family" : "Nicholls", "given" : "Zebedee R.", "non-dropping-particle" : "", "parse-names" : false, "suffix" : "" }, { "dropping-particle" : "", "family" : "Friedlingstein", "given" : "Pierre", "non-dropping-particle" : "", "parse-names" : false, "suffix" : "" }, { "dropping-particle" : "", "family" : "Allen", "given" : "Myles R.", "non-dropping-particle" : "", "parse-names" : false, "suffix" : "" } ], "container-title" : "Atmospheric Chemistry and Physics", "id" : "ITEM-1", "issue" : "11", "issued" : { "date-parts" : [ [ "2017", "6", "16" ] ] }, "page" : "7213-7228", "publisher" : "Copernicus GmbH", "title" : "A modified impulse-response representation of the global near-surface air temperature and atmospheric concentration response to carbon dioxide emissions", "translator" : [ { "dropping-particle" : "", "family" : "L6742", "given" : "", "non-dropping-particle" : "", "parse-names" : false, "suffix" : "" } ], "type" : "article-journal", "volume" : "17" }, "uris" : [ "http://www.mendeley.com/documents/?uuid=f7639557-47c8-393a-9da7-f9cdd9006273" ] } ], "mendeley" : { "formattedCitation" : "(Millar et al., 2017b)", "plainTextFormattedCitation" : "(Millar et al., 2017b)", "previouslyFormattedCitation" : "(Millar et al., 2017b)"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77"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Millar et al., 2017</w:t>
            </w:r>
            <w:ins w:id="5678" w:author="Robin Matthews" w:date="2021-06-17T18:38:00Z">
              <w:r w:rsidR="00497579" w:rsidRPr="001E7A27">
                <w:rPr>
                  <w:rFonts w:eastAsiaTheme="majorEastAsia" w:cstheme="majorBidi"/>
                  <w:noProof/>
                  <w:sz w:val="18"/>
                  <w:szCs w:val="18"/>
                  <w:lang w:val="en-GB" w:eastAsia="en-US"/>
                </w:rPr>
                <w:t>a</w:t>
              </w:r>
            </w:ins>
            <w:del w:id="5679" w:author="Robin Matthews" w:date="2021-06-17T18:38:00Z">
              <w:r w:rsidR="00025FA2" w:rsidRPr="001E7A27" w:rsidDel="00497579">
                <w:rPr>
                  <w:rFonts w:eastAsiaTheme="majorEastAsia" w:cstheme="majorBidi"/>
                  <w:noProof/>
                  <w:sz w:val="18"/>
                  <w:szCs w:val="18"/>
                  <w:lang w:val="en-GB" w:eastAsia="en-US"/>
                </w:rPr>
                <w:delText>b</w:delText>
              </w:r>
            </w:del>
            <w:del w:id="5680" w:author="Robin Matthews" w:date="2021-06-17T18:34: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commentRangeEnd w:id="5674"/>
            <w:r w:rsidR="00025FA2" w:rsidRPr="001E7A27">
              <w:rPr>
                <w:rStyle w:val="CommentReference"/>
                <w:lang w:val="en-GB"/>
              </w:rPr>
              <w:commentReference w:id="5674"/>
            </w:r>
          </w:p>
        </w:tc>
        <w:tc>
          <w:tcPr>
            <w:tcW w:w="1701" w:type="dxa"/>
            <w:shd w:val="clear" w:color="auto" w:fill="FFFFFF" w:themeFill="background1"/>
          </w:tcPr>
          <w:p w14:paraId="135BF1AC"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1.0–2.5</w:t>
            </w:r>
          </w:p>
        </w:tc>
        <w:tc>
          <w:tcPr>
            <w:tcW w:w="5657" w:type="dxa"/>
            <w:shd w:val="clear" w:color="auto" w:fill="FFFFFF" w:themeFill="background1"/>
          </w:tcPr>
          <w:p w14:paraId="4952FFB1"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 to 95% range; blended global mean SAT and SSTs (HadCRUT4); observationally constrained probabilistic setup of simple climate model</w:t>
            </w:r>
          </w:p>
        </w:tc>
      </w:tr>
      <w:tr w:rsidR="00834757" w:rsidRPr="001E7A27" w14:paraId="7ACD94B1" w14:textId="77777777" w:rsidTr="00834757">
        <w:tc>
          <w:tcPr>
            <w:tcW w:w="2263" w:type="dxa"/>
            <w:shd w:val="clear" w:color="auto" w:fill="FFFFFF" w:themeFill="background1"/>
          </w:tcPr>
          <w:p w14:paraId="6B0482A0" w14:textId="6D046E09"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81" w:author="Robin Matthews" w:date="2021-06-17T18:35:00Z">
              <w:r w:rsidR="00EF4FF1" w:rsidRPr="001E7A27">
                <w:rPr>
                  <w:rFonts w:eastAsiaTheme="majorEastAsia" w:cstheme="majorBidi"/>
                  <w:sz w:val="18"/>
                  <w:szCs w:val="18"/>
                  <w:lang w:val="en-GB" w:eastAsia="en-US"/>
                </w:rPr>
                <w:instrText>ADDIN CSL_CITATION { "citationItems" : [ { "id" : "ITEM-1", "itemData" : { "DOI" : "10.5194/bg-13-1071-2016", "ISBN" : "1726-4170", "ISSN" : "1726-4189", "abstract" : "Abstract. Information on the relationship between cumulative fossil CO2 emissions and multiple climate targets is essential to design emission mitigation and climate adaptation strategies. In this study, the transient response of a climate or environmental variable per trillion tonnes of CO2 emissions, termed TRE, is quantified for a set of impact-relevant climate variables and from a large set of multi-forcing scenarios extended to year 2300 towards stabilization. An \u223c 1000-member ensemble of the Bern3D-LPJ carbon\u2013climate model is applied and model outcomes are constrained by 26 physical and biogeochemical observational data sets in a Bayesian, Monte Carlo-type framework. Uncertainties in TRE estimates include both scenario uncertainty and model response uncertainty. Cumulative fossil emissions of 1000 Gt C result in a global mean surface air temperature change of 1.9 \u00b0C (68 % confidence interval (c.i.): 1.3 to 2.7 \u00b0C), a decrease in surface ocean pH of 0.19 (0.18 to 0.22), and a steric sea level rise of 20 cm (13 to 27 cm until 2300). Linearity between cumulative emissions and transient response is high for pH and reasonably high for surface air and sea surface temperatures, but less pronounced for changes in Atlantic meridional overturning, Southern Ocean and tropical surface water saturation with respect to biogenic structures of calcium carbonate, and carbon stocks in soils. The constrained model ensemble is also applied to determine the response to a pulse-like emission and in idealized CO2-only simulations. The transient climate response is constrained, primarily by long-term ocean heat observations, to 1.7 \u00b0C (68 % c.i.: 1.3 to 2.2 \u00b0C) and the equilibrium climate sensitivity to 2.9 \u00b0C (2.0 to 4.2 \u00b0C). This is consistent with results by CMIP5 models but inconsistent with recent studies that relied on short-term air temperature data affected by natural climate variability.", "author" : [ { "dropping-particle" : "", "family" : "Steinacher", "given" : "M.", "non-dropping-particle" : "", "parse-names" : false, "suffix" : "" }, { "dropping-particle" : "", "family" : "Joos", "given" : "F.", "non-dropping-particle" : "", "parse-names" : false, "suffix" : "" } ], "container-title" : "Biogeosciences", "id" : "ITEM-1", "issue" : "4", "issued" : { "date-parts" : [ [ "2016", "2", "23" ] ] }, "page" : "1071-1103", "title" : "Transient Earth system responses to cumulative carbon dioxide emissions: linearities, uncertainties, and probabilities in an observation-constrained model ensemble", "translator" : [ { "dropping-particle" : "", "family" : "L3911", "given" : "", "non-dropping-particle" : "", "parse-names" : false, "suffix" : "" } ], "type" : "article-journal", "volume" : "13" }, "uris" : [ "http://www.mendeley.com/documents/?uuid=e4eff0dd-6808-4eda-ba90-bfe2af7c46cb" ] } ], "mendeley" : { "formattedCitation" : "(Steinacher and Joos, 2016)", "manualFormatting" : "Steinacher and Joos, 2016", "plainTextFormattedCitation" : "(Steinacher and Joos, 2016)", "previouslyFormattedCitation" : "(Steinacher and Joos, 2016)" }, "properties" : { "noteIndex" : 0 }, "schema" : "https://github.com/citation-style-language/schema/raw/master/csl-citation.json" }</w:instrText>
              </w:r>
            </w:ins>
            <w:del w:id="5682" w:author="Robin Matthews" w:date="2021-06-17T18:35:00Z">
              <w:r w:rsidR="00747167" w:rsidRPr="001E7A27" w:rsidDel="00EF4FF1">
                <w:rPr>
                  <w:rFonts w:eastAsiaTheme="majorEastAsia" w:cstheme="majorBidi"/>
                  <w:sz w:val="18"/>
                  <w:szCs w:val="18"/>
                  <w:lang w:val="en-GB" w:eastAsia="en-US"/>
                </w:rPr>
                <w:delInstrText>ADDIN CSL_CITATION { "citationItems" : [ { "id" : "ITEM-1", "itemData" : { "DOI" : "10.5194/bg-13-1071-2016", "ISBN" : "1726-4170", "ISSN" : "1726-4189", "abstract" : "Abstract. Information on the relationship between cumulative fossil CO2 emissions and multiple climate targets is essential to design emission mitigation and climate adaptation strategies. In this study, the transient response of a climate or environmental variable per trillion tonnes of CO2 emissions, termed TRE, is quantified for a set of impact-relevant climate variables and from a large set of multi-forcing scenarios extended to year 2300 towards stabilization. An \u223c 1000-member ensemble of the Bern3D-LPJ carbon\u2013climate model is applied and model outcomes are constrained by 26 physical and biogeochemical observational data sets in a Bayesian, Monte Carlo-type framework. Uncertainties in TRE estimates include both scenario uncertainty and model response uncertainty. Cumulative fossil emissions of 1000 Gt C result in a global mean surface air temperature change of 1.9 \u00b0C (68 % confidence interval (c.i.): 1.3 to 2.7 \u00b0C), a decrease in surface ocean pH of 0.19 (0.18 to 0.22), and a steric sea level rise of 20 cm (13 to 27 cm until 2300). Linearity between cumulative emissions and transient response is high for pH and reasonably high for surface air and sea surface temperatures, but less pronounced for changes in Atlantic meridional overturning, Southern Ocean and tropical surface water saturation with respect to biogenic structures of calcium carbonate, and carbon stocks in soils. The constrained model ensemble is also applied to determine the response to a pulse-like emission and in idealized CO2-only simulations. The transient climate response is constrained, primarily by long-term ocean heat observations, to 1.7 \u00b0C (68 % c.i.: 1.3 to 2.2 \u00b0C) and the equilibrium climate sensitivity to 2.9 \u00b0C (2.0 to 4.2 \u00b0C). This is consistent with results by CMIP5 models but inconsistent with recent studies that relied on short-term air temperature data affected by natural climate variability.", "author" : [ { "dropping-particle" : "", "family" : "Steinacher", "given" : "M.", "non-dropping-particle" : "", "parse-names" : false, "suffix" : "" }, { "dropping-particle" : "", "family" : "Joos", "given" : "F.", "non-dropping-particle" : "", "parse-names" : false, "suffix" : "" } ], "container-title" : "Biogeosciences", "id" : "ITEM-1", "issue" : "4", "issued" : { "date-parts" : [ [ "2016", "2", "23" ] ] }, "page" : "1071-1103", "title" : "Transient Earth system responses to cumulative carbon dioxide emissions: linearities, uncertainties, and probabilities in an observation-constrained model ensemble", "translator" : [ { "dropping-particle" : "", "family" : "L3911", "given" : "", "non-dropping-particle" : "", "parse-names" : false, "suffix" : "" } ], "type" : "article-journal", "volume" : "13" }, "uris" : [ "http://www.mendeley.com/documents/?uuid=e4eff0dd-6808-4eda-ba90-bfe2af7c46cb" ] } ], "mendeley" : { "formattedCitation" : "(Steinacher and Joos, 2016)", "plainTextFormattedCitation" : "(Steinacher and Joos, 2016)", "previouslyFormattedCitation" : "(Steinacher and Joos, 2016)"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83"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Steinacher and Joos, 2016</w:t>
            </w:r>
            <w:del w:id="5684" w:author="Robin Matthews" w:date="2021-06-17T18:35: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27142ABD"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1.0–2.7; median: 1.7</w:t>
            </w:r>
          </w:p>
        </w:tc>
        <w:tc>
          <w:tcPr>
            <w:tcW w:w="5657" w:type="dxa"/>
            <w:shd w:val="clear" w:color="auto" w:fill="FFFFFF" w:themeFill="background1"/>
          </w:tcPr>
          <w:p w14:paraId="4BB85CD1" w14:textId="0950163B"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ins w:id="5685" w:author="Ian Blenkinsop" w:date="2021-07-28T15:13:00Z">
              <w:r w:rsidR="005E58F1" w:rsidRPr="001E7A27">
                <w:rPr>
                  <w:rFonts w:eastAsiaTheme="majorEastAsia" w:cstheme="majorBidi"/>
                  <w:sz w:val="18"/>
                  <w:szCs w:val="18"/>
                  <w:lang w:val="en-GB" w:eastAsia="en-US"/>
                </w:rPr>
                <w:t>–</w:t>
              </w:r>
            </w:ins>
            <w:del w:id="5686" w:author="Ian Blenkinsop" w:date="2021-07-28T15:13:00Z">
              <w:r w:rsidRPr="001E7A27" w:rsidDel="005E58F1">
                <w:rPr>
                  <w:rFonts w:eastAsiaTheme="majorEastAsia" w:cstheme="majorBidi"/>
                  <w:sz w:val="18"/>
                  <w:szCs w:val="18"/>
                  <w:lang w:val="en-GB" w:eastAsia="en-US"/>
                </w:rPr>
                <w:delText xml:space="preserve"> to </w:delText>
              </w:r>
            </w:del>
            <w:r w:rsidRPr="001E7A27">
              <w:rPr>
                <w:rFonts w:eastAsiaTheme="majorEastAsia" w:cstheme="majorBidi"/>
                <w:sz w:val="18"/>
                <w:szCs w:val="18"/>
                <w:lang w:val="en-GB" w:eastAsia="en-US"/>
              </w:rPr>
              <w:t>95% range; GSAT, observationally constrained BERN3D-LPJ EMIC</w:t>
            </w:r>
          </w:p>
        </w:tc>
      </w:tr>
      <w:tr w:rsidR="00834757" w:rsidRPr="001E7A27" w14:paraId="3340FD7A" w14:textId="77777777" w:rsidTr="00834757">
        <w:tc>
          <w:tcPr>
            <w:tcW w:w="2263" w:type="dxa"/>
            <w:shd w:val="clear" w:color="auto" w:fill="FFFFFF" w:themeFill="background1"/>
          </w:tcPr>
          <w:p w14:paraId="3BCE312E" w14:textId="6B9DEF7A"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87" w:author="Robin Matthews" w:date="2021-06-17T18:35:00Z">
              <w:r w:rsidR="00EF4FF1" w:rsidRPr="001E7A27">
                <w:rPr>
                  <w:rFonts w:eastAsiaTheme="majorEastAsia" w:cstheme="majorBidi"/>
                  <w:sz w:val="18"/>
                  <w:szCs w:val="18"/>
                  <w:lang w:val="en-GB" w:eastAsia="en-US"/>
                </w:rPr>
                <w:instrText>ADDIN CSL_CITATION { "citationItems" : [ { "id" : "ITEM-1", "itemData" : { "DOI" : "10.1175/JCLI-D-16-0205.1", "ISSN" : "0894-8755", "abstract" : "AbstractAn emergent property of most Earth system models is a near linear relationship between cumulative emission of CO2 and change in global near surface temperature. This relationship, which has been named the transient climate response to cumulative CO2 emissions (TCRE), implies a finite budget of fossil fuel carbon that can be burnt over all time consistent with a chosen temperature change target. Carbon budgets are inversely proportional to the value of TCRE and are therefore sensitive to the uncertainty in TCRE. Here we have used a perturbed physics approach with an Earth system model of intermediate complexity to assess the uncertainty in the TCRE that arises from uncertainty in the rate of transient temperature change and the effect of this uncertainty on carbon cycle feedbacks. The experiments are conducted using an idealized 1% per year increase in CO2 concentration. Additionally we have emulated the temperature output of 23 Climate Model Intercomparison Project Phase Five (CMIP5) models. The e...", "author" : [ { "dropping-particle" : "", "family" : "MacDougall", "given" : "Andrew H.", "non-dropping-particle" : "", "parse-names" : false, "suffix" : "" }, { "dropping-particle" : "", "family" : "Swart", "given" : "Neil C.", "non-dropping-particle" : "", "parse-names" : false, "suffix" : "" }, { "dropping-particle" : "", "family" : "Knutti", "given" : "Reto", "non-dropping-particle" : "", "parse-names" : false, "suffix" : "" } ], "container-title" : "Journal of Climate", "id" : "ITEM-1", "issue" : "2", "issued" : { "date-parts" : [ [ "2017", "1" ] ] }, "page" : "813-827", "title" : "The uncertainty in the transient climate response to cumulative CO2 emissions arising from the uncertainty in physical climate parameters", "translator" : [ { "dropping-particle" : "", "family" : "L3923", "given" : "", "non-dropping-particle" : "", "parse-names" : false, "suffix" : "" } ], "type" : "article-journal", "volume" : "30" }, "uris" : [ "http://www.mendeley.com/documents/?uuid=91974cd5-a73c-47e2-b989-d008d003db6d" ] } ], "mendeley" : { "formattedCitation" : "(MacDougall et al., 2017)", "manualFormatting" : "MacDougall et al., 2017", "plainTextFormattedCitation" : "(MacDougall et al., 2017)", "previouslyFormattedCitation" : "(MacDougall et al., 2017)" }, "properties" : { "noteIndex" : 0 }, "schema" : "https://github.com/citation-style-language/schema/raw/master/csl-citation.json" }</w:instrText>
              </w:r>
            </w:ins>
            <w:del w:id="5688" w:author="Robin Matthews" w:date="2021-06-17T18:32:00Z">
              <w:r w:rsidR="00747167" w:rsidRPr="001E7A27" w:rsidDel="00EF4FF1">
                <w:rPr>
                  <w:rFonts w:eastAsiaTheme="majorEastAsia" w:cstheme="majorBidi"/>
                  <w:sz w:val="18"/>
                  <w:szCs w:val="18"/>
                  <w:lang w:val="en-GB" w:eastAsia="en-US"/>
                </w:rPr>
                <w:delInstrText>ADDIN CSL_CITATION { "citationItems" : [ { "id" : "ITEM-1", "itemData" : { "DOI" : "10.1175/JCLI-D-16-0205.1", "ISSN" : "0894-8755", "abstract" : "AbstractAn emergent property of most Earth system models is a near linear relationship between cumulative emission of CO2 and change in global near surface temperature. This relationship, which has been named the transient climate response to cumulative CO2 emissions (TCRE), implies a finite budget of fossil fuel carbon that can be burnt over all time consistent with a chosen temperature change target. Carbon budgets are inversely proportional to the value of TCRE and are therefore sensitive to the uncertainty in TCRE. Here we have used a perturbed physics approach with an Earth system model of intermediate complexity to assess the uncertainty in the TCRE that arises from uncertainty in the rate of transient temperature change and the effect of this uncertainty on carbon cycle feedbacks. The experiments are conducted using an idealized 1% per year increase in CO2 concentration. Additionally we have emulated the temperature output of 23 Climate Model Intercomparison Project Phase Five (CMIP5) models. The e...", "author" : [ { "dropping-particle" : "", "family" : "MacDougall", "given" : "Andrew H.", "non-dropping-particle" : "", "parse-names" : false, "suffix" : "" }, { "dropping-particle" : "", "family" : "Swart", "given" : "Neil C.", "non-dropping-particle" : "", "parse-names" : false, "suffix" : "" }, { "dropping-particle" : "", "family" : "Knutti", "given" : "Reto", "non-dropping-particle" : "", "parse-names" : false, "suffix" : "" } ], "container-title" : "Journal of Climate", "id" : "ITEM-1", "issue" : "2", "issued" : { "date-parts" : [ [ "2017", "1" ] ] }, "page" : "813-827", "title" : "The uncertainty in the transient climate response to cumulative CO2 emissions arising from the uncertainty in physical climate parameters", "translator" : [ { "dropping-particle" : "", "family" : "L3923", "given" : "", "non-dropping-particle" : "", "parse-names" : false, "suffix" : "" } ], "type" : "article-journal", "volume" : "30" }, "uris" : [ "http://www.mendeley.com/documents/?uuid=91974cd5-a73c-47e2-b989-d008d003db6d" ] } ], "mendeley" : { "formattedCitation" : "(MacDougall et al., 2017)", "plainTextFormattedCitation" : "(MacDougall et al., 2017)", "previouslyFormattedCitation" : "(MacDougall et al., 2017)"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89" w:author="Robin Matthews" w:date="2021-06-17T18:32: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MacDougall et al., 2017</w:t>
            </w:r>
            <w:del w:id="5690" w:author="Robin Matthews" w:date="2021-06-17T18:35: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70417452"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0.9–2.5; mean: 1.7</w:t>
            </w:r>
          </w:p>
        </w:tc>
        <w:tc>
          <w:tcPr>
            <w:tcW w:w="5657" w:type="dxa"/>
            <w:shd w:val="clear" w:color="auto" w:fill="FFFFFF" w:themeFill="background1"/>
          </w:tcPr>
          <w:p w14:paraId="1A1859FD" w14:textId="772606EB"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ins w:id="5691" w:author="Ian Blenkinsop" w:date="2021-07-28T15:13:00Z">
              <w:r w:rsidR="005E58F1" w:rsidRPr="001E7A27">
                <w:rPr>
                  <w:rFonts w:eastAsiaTheme="majorEastAsia" w:cstheme="majorBidi"/>
                  <w:sz w:val="18"/>
                  <w:szCs w:val="18"/>
                  <w:lang w:val="en-GB" w:eastAsia="en-US"/>
                </w:rPr>
                <w:t>–</w:t>
              </w:r>
            </w:ins>
            <w:del w:id="5692" w:author="Ian Blenkinsop" w:date="2021-07-28T15:13:00Z">
              <w:r w:rsidRPr="001E7A27" w:rsidDel="005E58F1">
                <w:rPr>
                  <w:rFonts w:eastAsiaTheme="majorEastAsia" w:cstheme="majorBidi"/>
                  <w:sz w:val="18"/>
                  <w:szCs w:val="18"/>
                  <w:lang w:val="en-GB" w:eastAsia="en-US"/>
                </w:rPr>
                <w:delText xml:space="preserve"> to </w:delText>
              </w:r>
            </w:del>
            <w:r w:rsidRPr="001E7A27">
              <w:rPr>
                <w:rFonts w:eastAsiaTheme="majorEastAsia" w:cstheme="majorBidi"/>
                <w:sz w:val="18"/>
                <w:szCs w:val="18"/>
                <w:lang w:val="en-GB" w:eastAsia="en-US"/>
              </w:rPr>
              <w:t>95% range; GSAT, emulation of 23 CMIP5 ESMs</w:t>
            </w:r>
          </w:p>
        </w:tc>
      </w:tr>
      <w:tr w:rsidR="00834757" w:rsidRPr="001E7A27" w14:paraId="34BC8922" w14:textId="77777777" w:rsidTr="00834757">
        <w:tc>
          <w:tcPr>
            <w:tcW w:w="2263" w:type="dxa"/>
            <w:shd w:val="clear" w:color="auto" w:fill="FFFFFF" w:themeFill="background1"/>
          </w:tcPr>
          <w:p w14:paraId="5F48FE7F" w14:textId="5372E8DB"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93" w:author="Robin Matthews" w:date="2021-06-17T18:35:00Z">
              <w:r w:rsidR="00EF4FF1" w:rsidRPr="001E7A27">
                <w:rPr>
                  <w:rFonts w:eastAsiaTheme="majorEastAsia" w:cstheme="majorBidi"/>
                  <w:sz w:val="18"/>
                  <w:szCs w:val="18"/>
                  <w:lang w:val="en-GB" w:eastAsia="en-US"/>
                </w:rPr>
                <w:instrText>ADDIN CSL_CITATION { "citationItems" : [ { "id" : "ITEM-1",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"ITEM-1",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"mendeley" : { "formattedCitation" : "(Ehlert et al., 2017)", "manualFormatting" : "Ehlert et al., 2017", "plainTextFormattedCitation" : "(Ehlert et al., 2017)", "previouslyFormattedCitation" : "(Ehlert et al., 2017)" }, "properties" : { "noteIndex" : 0 }, "schema" : "https://github.com/citation-style-language/schema/raw/master/csl-citation.json" }</w:instrText>
              </w:r>
            </w:ins>
            <w:del w:id="5694" w:author="Robin Matthews" w:date="2021-06-17T18:33:00Z">
              <w:r w:rsidR="00747167" w:rsidRPr="001E7A27" w:rsidDel="00EF4FF1">
                <w:rPr>
                  <w:rFonts w:eastAsiaTheme="majorEastAsia" w:cstheme="majorBidi"/>
                  <w:sz w:val="18"/>
                  <w:szCs w:val="18"/>
                  <w:lang w:val="en-GB" w:eastAsia="en-US"/>
                </w:rPr>
                <w:delInstrText>ADDIN CSL_CITATION { "citationItems" : [ { "id" : "ITEM-1",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"ITEM-1",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"mendeley" : { "formattedCitation" : "(Ehlert et al., 2017)", "plainTextFormattedCitation" : "(Ehlert et al., 2017)", "previouslyFormattedCitation" : "(Ehlert et al., 2017)"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695" w:author="Robin Matthews" w:date="2021-06-17T18:33: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Ehlert et al., 2017</w:t>
            </w:r>
            <w:del w:id="5696" w:author="Robin Matthews" w:date="2021-06-17T18:35: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0E582B6D"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1.2–2.1</w:t>
            </w:r>
          </w:p>
        </w:tc>
        <w:tc>
          <w:tcPr>
            <w:tcW w:w="5657" w:type="dxa"/>
            <w:shd w:val="clear" w:color="auto" w:fill="FFFFFF" w:themeFill="background1"/>
          </w:tcPr>
          <w:p w14:paraId="6786AD8B"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Model range; GSAT, UVIC EMIC with varying ocean mixing parameters</w:t>
            </w:r>
          </w:p>
        </w:tc>
      </w:tr>
      <w:commentRangeStart w:id="5697"/>
      <w:tr w:rsidR="00834757" w:rsidRPr="001E7A27" w14:paraId="4D8696C4" w14:textId="77777777" w:rsidTr="00834757">
        <w:tc>
          <w:tcPr>
            <w:tcW w:w="2263" w:type="dxa"/>
          </w:tcPr>
          <w:p w14:paraId="3FE5BCCF" w14:textId="4DE461E2"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698" w:author="Robin Matthews" w:date="2021-06-17T18:38:00Z">
              <w:r w:rsidR="00497579" w:rsidRPr="001E7A27">
                <w:rPr>
                  <w:rFonts w:eastAsiaTheme="majorEastAsia" w:cstheme="majorBidi"/>
                  <w:sz w:val="18"/>
                  <w:szCs w:val="18"/>
                  <w:lang w:val="en-GB" w:eastAsia="en-US"/>
                </w:rPr>
                <w:instrText>ADDIN CSL_CITATION { "citationItems" : [ { "id" : "ITEM-1",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"mendeley" : { "formattedCitation" : "(Williams et al., 2017c)", "manualFormatting" : "R.G. Williams et al., 2017b", "plainTextFormattedCitation" : "(Williams et al., 2017c)", "previouslyFormattedCitation" : "(Williams et al., 2017c)" }, "properties" : { "noteIndex" : 0 }, "schema" : "https://github.com/citation-style-language/schema/raw/master/csl-citation.json" }</w:instrText>
              </w:r>
            </w:ins>
            <w:del w:id="5699" w:author="Robin Matthews" w:date="2021-06-17T18:33:00Z">
              <w:r w:rsidR="00747167" w:rsidRPr="001E7A27" w:rsidDel="00EF4FF1">
                <w:rPr>
                  <w:rFonts w:eastAsiaTheme="majorEastAsia" w:cstheme="majorBidi"/>
                  <w:sz w:val="18"/>
                  <w:szCs w:val="18"/>
                  <w:lang w:val="en-GB" w:eastAsia="en-US"/>
                </w:rPr>
                <w:delInstrText>ADDIN CSL_CITATION { "citationItems" : [ { "id" : "ITEM-1",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"mendeley" : { "formattedCitation" : "(Williams et al., 2017c)", "plainTextFormattedCitation" : "(Williams et al., 2017c)", "previouslyFormattedCitation" : "(Williams et al., 2017c)"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700" w:author="Robin Matthews" w:date="2021-06-17T18:33:00Z">
              <w:r w:rsidR="00025FA2" w:rsidRPr="001E7A27" w:rsidDel="00EF4FF1">
                <w:rPr>
                  <w:rFonts w:eastAsiaTheme="majorEastAsia" w:cstheme="majorBidi"/>
                  <w:noProof/>
                  <w:sz w:val="18"/>
                  <w:szCs w:val="18"/>
                  <w:lang w:val="en-GB" w:eastAsia="en-US"/>
                </w:rPr>
                <w:delText>(</w:delText>
              </w:r>
            </w:del>
            <w:del w:id="5701" w:author="Robin Matthews" w:date="2021-06-17T18:38:00Z">
              <w:r w:rsidR="00025FA2" w:rsidRPr="001E7A27" w:rsidDel="00497579">
                <w:rPr>
                  <w:rFonts w:eastAsiaTheme="majorEastAsia" w:cstheme="majorBidi"/>
                  <w:noProof/>
                  <w:sz w:val="18"/>
                  <w:szCs w:val="18"/>
                  <w:lang w:val="en-GB" w:eastAsia="en-US"/>
                </w:rPr>
                <w:delText>W</w:delText>
              </w:r>
            </w:del>
            <w:ins w:id="5702" w:author="Robin Matthews" w:date="2021-06-17T18:38:00Z">
              <w:r w:rsidR="00497579" w:rsidRPr="001E7A27">
                <w:rPr>
                  <w:rFonts w:eastAsiaTheme="majorEastAsia" w:cstheme="majorBidi"/>
                  <w:noProof/>
                  <w:sz w:val="18"/>
                  <w:szCs w:val="18"/>
                  <w:lang w:val="en-GB" w:eastAsia="en-US"/>
                </w:rPr>
                <w:t>R.G. W</w:t>
              </w:r>
            </w:ins>
            <w:r w:rsidR="00025FA2" w:rsidRPr="001E7A27">
              <w:rPr>
                <w:rFonts w:eastAsiaTheme="majorEastAsia" w:cstheme="majorBidi"/>
                <w:noProof/>
                <w:sz w:val="18"/>
                <w:szCs w:val="18"/>
                <w:lang w:val="en-GB" w:eastAsia="en-US"/>
              </w:rPr>
              <w:t>illiams et al., 2017</w:t>
            </w:r>
            <w:ins w:id="5703" w:author="Robin Matthews" w:date="2021-06-17T18:38:00Z">
              <w:r w:rsidR="00497579" w:rsidRPr="001E7A27">
                <w:rPr>
                  <w:rFonts w:eastAsiaTheme="majorEastAsia" w:cstheme="majorBidi"/>
                  <w:noProof/>
                  <w:sz w:val="18"/>
                  <w:szCs w:val="18"/>
                  <w:lang w:val="en-GB" w:eastAsia="en-US"/>
                </w:rPr>
                <w:t>b</w:t>
              </w:r>
            </w:ins>
            <w:del w:id="5704" w:author="Robin Matthews" w:date="2021-06-17T18:38:00Z">
              <w:r w:rsidR="00025FA2" w:rsidRPr="001E7A27" w:rsidDel="00497579">
                <w:rPr>
                  <w:rFonts w:eastAsiaTheme="majorEastAsia" w:cstheme="majorBidi"/>
                  <w:noProof/>
                  <w:sz w:val="18"/>
                  <w:szCs w:val="18"/>
                  <w:lang w:val="en-GB" w:eastAsia="en-US"/>
                </w:rPr>
                <w:delText>c</w:delText>
              </w:r>
            </w:del>
            <w:del w:id="5705" w:author="Robin Matthews" w:date="2021-06-17T18:35: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commentRangeEnd w:id="5697"/>
            <w:r w:rsidR="00025FA2" w:rsidRPr="001E7A27">
              <w:rPr>
                <w:rStyle w:val="CommentReference"/>
                <w:lang w:val="en-GB"/>
              </w:rPr>
              <w:commentReference w:id="5697"/>
            </w:r>
          </w:p>
        </w:tc>
        <w:tc>
          <w:tcPr>
            <w:tcW w:w="1701" w:type="dxa"/>
          </w:tcPr>
          <w:p w14:paraId="6B893AC5"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1.4–2.1; mean: 1.8</w:t>
            </w:r>
          </w:p>
        </w:tc>
        <w:tc>
          <w:tcPr>
            <w:tcW w:w="5657" w:type="dxa"/>
          </w:tcPr>
          <w:p w14:paraId="0AA09526"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1-sigma range; GSAT, diagnosed from 10 CMIP5 ESMs</w:t>
            </w:r>
          </w:p>
        </w:tc>
      </w:tr>
      <w:tr w:rsidR="00834757" w:rsidRPr="001E7A27" w14:paraId="6A67FCA8" w14:textId="77777777" w:rsidTr="00834757">
        <w:tc>
          <w:tcPr>
            <w:tcW w:w="2263" w:type="dxa"/>
          </w:tcPr>
          <w:p w14:paraId="3F52AD60" w14:textId="0861A2DA"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706" w:author="Robin Matthews" w:date="2021-06-17T18:35:00Z">
              <w:r w:rsidR="00EF4FF1" w:rsidRPr="001E7A27">
                <w:rPr>
                  <w:rFonts w:eastAsiaTheme="majorEastAsia" w:cstheme="majorBidi"/>
                  <w:sz w:val="18"/>
                  <w:szCs w:val="18"/>
                  <w:lang w:val="en-GB" w:eastAsia="en-US"/>
                </w:rPr>
                <w:instrText>ADDIN CSL_CITATION { "citationItems" : [ { "id" : "ITEM-1", "itemData" : { "DOI" : "10.1098/rsta.2016.0449", "ISSN" : "1364-503X", "PMID" : "29610381", "abstract" : "The historical observational record offers a way to constrain the relationship between cumulative carbon dioxide emissions and global mean warming. We use a standard detection and attribution technique, along with observational uncertainties to estimate the all-forcing or \u2018effective\u2019 transient climate response to cumulative emissions (TCRE) from the observational record. Accounting for observational uncertainty and uncertainty in historical non-CO2 radiative forcing gives a best-estimate from the historical record of 1.84\u00b0C/TtC (1.43\u20132.37\u00b0C/TtC 5\u201395% uncertainty) for the effective TCRE and 1.31\u00b0C/TtC (0.88\u20132.60\u00b0C/TtC 5\u201395%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\u2018The Paris Agreement: understanding the physical and social challenges for a warming world of 1.5\u00b0C above pre-industrial levels&amp;#039;.", "author" : [ { "dropping-particle" : "", "family" : "Millar", "given" : "Richard J.", "non-dropping-particle" : "", "parse-names" : false, "suffix" : "" }, { "dropping-particle" : "", "family" : "Friedlingstein", "given" : "Pierre", "non-dropping-particle" : "", "parse-names" : false, "suffix" : "" } ], "container-title" : "Philosophical Transactions of the Royal Society A: Mathematical, Physical and Engineering Sciences", "id" : "ITEM-1", "issue" : "2119", "issued" : { "date-parts" : [ [ "2018", "5", "13" ] ] }, "page" : "20160449", "title" : "The utility of the historical record for assessing the transient climate response to cumulative emissions", "translator" : [ { "dropping-particle" : "", "family" : "L3913", "given" : "", "non-dropping-particle" : "", "parse-names" : false, "suffix" : "" } ], "type" : "article-journal", "volume" : "376" }, "uris" : [ "http://www.mendeley.com/documents/?uuid=22ab8ca2-d73b-4d7f-96f5-661915b4798d" ] } ], "mendeley" : { "formattedCitation" : "(Millar and Friedlingstein, 2018)", "manualFormatting" : "Millar and Friedlingstein, 2018", "plainTextFormattedCitation" : "(Millar and Friedlingstein, 2018)", "previouslyFormattedCitation" : "(Millar and Friedlingstein, 2018)" }, "properties" : { "noteIndex" : 0 }, "schema" : "https://github.com/citation-style-language/schema/raw/master/csl-citation.json" }</w:instrText>
              </w:r>
            </w:ins>
            <w:del w:id="5707" w:author="Robin Matthews" w:date="2021-06-17T18:33:00Z">
              <w:r w:rsidR="00747167" w:rsidRPr="001E7A27" w:rsidDel="00EF4FF1">
                <w:rPr>
                  <w:rFonts w:eastAsiaTheme="majorEastAsia" w:cstheme="majorBidi"/>
                  <w:sz w:val="18"/>
                  <w:szCs w:val="18"/>
                  <w:lang w:val="en-GB" w:eastAsia="en-US"/>
                </w:rPr>
                <w:delInstrText>ADDIN CSL_CITATION { "citationItems" : [ { "id" : "ITEM-1", "itemData" : { "DOI" : "10.1098/rsta.2016.0449", "ISSN" : "1364-503X", "PMID" : "29610381", "abstract" : "The historical observational record offers a way to constrain the relationship between cumulative carbon dioxide emissions and global mean warming. We use a standard detection and attribution technique, along with observational uncertainties to estimate the all-forcing or \u2018effective\u2019 transient climate response to cumulative emissions (TCRE) from the observational record. Accounting for observational uncertainty and uncertainty in historical non-CO2 radiative forcing gives a best-estimate from the historical record of 1.84\u00b0C/TtC (1.43\u20132.37\u00b0C/TtC 5\u201395% uncertainty) for the effective TCRE and 1.31\u00b0C/TtC (0.88\u20132.60\u00b0C/TtC 5\u201395%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\u2018The Paris Agreement: understanding the physical and social challenges for a warming world of 1.5\u00b0C above pre-industrial levels&amp;#039;.", "author" : [ { "dropping-particle" : "", "family" : "Millar", "given" : "Richard J.", "non-dropping-particle" : "", "parse-names" : false, "suffix" : "" }, { "dropping-particle" : "", "family" : "Friedlingstein", "given" : "Pierre", "non-dropping-particle" : "", "parse-names" : false, "suffix" : "" } ], "container-title" : "Philosophical Transactions of the Royal Society A: Mathematical, Physical and Engineering Sciences", "id" : "ITEM-1", "issue" : "2119", "issued" : { "date-parts" : [ [ "2018", "5", "13" ] ] }, "page" : "20160449", "title" : "The utility of the historical record for assessing the transient climate response to cumulative emissions", "translator" : [ { "dropping-particle" : "", "family" : "L3913", "given" : "", "non-dropping-particle" : "", "parse-names" : false, "suffix" : "" } ], "type" : "article-journal", "volume" : "376" }, "uris" : [ "http://www.mendeley.com/documents/?uuid=22ab8ca2-d73b-4d7f-96f5-661915b4798d" ] } ], "mendeley" : { "formattedCitation" : "(Millar and Friedlingstein, 2018)", "plainTextFormattedCitation" : "(Millar and Friedlingstein, 2018)", "previouslyFormattedCitation" : "(Millar and Friedlingstein, 2018)"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708" w:author="Robin Matthews" w:date="2021-06-17T18:33: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Millar and Friedlingstein, 2018</w:t>
            </w:r>
            <w:del w:id="5709" w:author="Robin Matthews" w:date="2021-06-17T18:35: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tcPr>
          <w:p w14:paraId="61D22359"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0.9–2.6; best estimate: 1.3</w:t>
            </w:r>
          </w:p>
        </w:tc>
        <w:tc>
          <w:tcPr>
            <w:tcW w:w="5657" w:type="dxa"/>
          </w:tcPr>
          <w:p w14:paraId="55A3079D" w14:textId="22191F26"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del w:id="5710" w:author="Ian Blenkinsop" w:date="2021-07-29T08:55:00Z">
              <w:r w:rsidRPr="001E7A27" w:rsidDel="0086190C">
                <w:rPr>
                  <w:rFonts w:eastAsiaTheme="majorEastAsia" w:cstheme="majorBidi"/>
                  <w:sz w:val="18"/>
                  <w:szCs w:val="18"/>
                  <w:lang w:val="en-GB" w:eastAsia="en-US"/>
                </w:rPr>
                <w:delText xml:space="preserve"> to </w:delText>
              </w:r>
            </w:del>
            <w:ins w:id="5711" w:author="Ian Blenkinsop" w:date="2021-07-29T08:55:00Z">
              <w:r w:rsidR="0086190C" w:rsidRPr="001E7A27">
                <w:rPr>
                  <w:rFonts w:eastAsiaTheme="majorEastAsia" w:cstheme="majorBidi"/>
                  <w:sz w:val="18"/>
                  <w:szCs w:val="18"/>
                  <w:lang w:val="en-GB" w:eastAsia="en-US"/>
                </w:rPr>
                <w:t>–</w:t>
              </w:r>
            </w:ins>
            <w:r w:rsidRPr="001E7A27">
              <w:rPr>
                <w:rFonts w:eastAsiaTheme="majorEastAsia" w:cstheme="majorBidi"/>
                <w:sz w:val="18"/>
                <w:szCs w:val="18"/>
                <w:lang w:val="en-GB" w:eastAsia="en-US"/>
              </w:rPr>
              <w:t xml:space="preserve">95% range; blended global mean SAT and SSTs </w:t>
            </w:r>
            <w:r w:rsidRPr="001E7A27">
              <w:rPr>
                <w:rFonts w:eastAsiaTheme="majorEastAsia" w:cstheme="majorBidi"/>
                <w:sz w:val="18"/>
                <w:szCs w:val="18"/>
                <w:lang w:val="en-GB" w:eastAsia="en-US"/>
              </w:rPr>
              <w:fldChar w:fldCharType="begin" w:fldLock="1"/>
            </w:r>
            <w:r w:rsidR="00747167" w:rsidRPr="001E7A27">
              <w:rPr>
                <w:rFonts w:eastAsiaTheme="majorEastAsia" w:cstheme="majorBidi"/>
                <w:sz w:val="18"/>
                <w:szCs w:val="18"/>
                <w:lang w:val="en-GB" w:eastAsia="en-US"/>
              </w:rPr>
              <w:instrText>ADDIN CSL_CITATION { "citationItems" : [ { "id" : "ITEM-1", "itemData" : { "DOI" : "10.1002/qj.2297", "ISSN" : "00359009",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"7", "1" ] ] }, "page" : "1935-1944", "publisher" : "John Wiley &amp; Sons, Ltd", "title" : "Coverage bias in the HadCRUT4 temperature series and its impact on recent temperature trends", "translator" : [ { "dropping-particle" : "", "family" : "L4946", "given" : "", "non-dropping-particle" : "", "parse-names" : false, "suffix" : "" } ], "type" : "article-journal", "volume" : "140" }, "uris" : [ "http://www.mendeley.com/documents/?uuid=d7e00d48-c38b-378b-92d4-4583ae1d2a72" ] } ], "mendeley" : { "formattedCitation" : "(Cowtan and Way, 2014)", "plainTextFormattedCitation" : "(Cowtan and Way, 2014)", "previouslyFormattedCitation" : "(Cowtan and Way, 2014)" }, "properties" : { "noteIndex" : 0 }, "schema" : "https://github.com/citation-style-language/schema/raw/master/csl-citation.json" }</w:instrText>
            </w:r>
            <w:r w:rsidRPr="001E7A27">
              <w:rPr>
                <w:rFonts w:eastAsiaTheme="majorEastAsia" w:cstheme="majorBidi"/>
                <w:sz w:val="18"/>
                <w:szCs w:val="18"/>
                <w:lang w:val="en-GB" w:eastAsia="en-US"/>
              </w:rPr>
              <w:fldChar w:fldCharType="separate"/>
            </w:r>
            <w:r w:rsidR="00025FA2" w:rsidRPr="001E7A27">
              <w:rPr>
                <w:rFonts w:eastAsiaTheme="majorEastAsia" w:cstheme="majorBidi"/>
                <w:noProof/>
                <w:sz w:val="18"/>
                <w:szCs w:val="18"/>
                <w:lang w:val="en-GB" w:eastAsia="en-US"/>
              </w:rPr>
              <w:t>(Cowtan and Way, 2014)</w:t>
            </w:r>
            <w:r w:rsidRPr="001E7A27">
              <w:rPr>
                <w:rFonts w:eastAsiaTheme="majorEastAsia" w:cstheme="majorBidi"/>
                <w:sz w:val="18"/>
                <w:szCs w:val="18"/>
                <w:lang w:val="en-GB" w:eastAsia="en-US"/>
              </w:rPr>
              <w:fldChar w:fldCharType="end"/>
            </w:r>
            <w:r w:rsidRPr="001E7A27">
              <w:rPr>
                <w:rFonts w:eastAsiaTheme="majorEastAsia" w:cstheme="majorBidi"/>
                <w:sz w:val="18"/>
                <w:szCs w:val="18"/>
                <w:lang w:val="en-GB" w:eastAsia="en-US"/>
              </w:rPr>
              <w:t>; detection attribution with observational constraints</w:t>
            </w:r>
          </w:p>
        </w:tc>
      </w:tr>
      <w:tr w:rsidR="00834757" w:rsidRPr="001E7A27" w14:paraId="07CF733B" w14:textId="77777777" w:rsidTr="00834757">
        <w:tc>
          <w:tcPr>
            <w:tcW w:w="2263" w:type="dxa"/>
          </w:tcPr>
          <w:p w14:paraId="3254A514" w14:textId="1287F3F2"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712" w:author="Robin Matthews" w:date="2021-06-17T18:35:00Z">
              <w:r w:rsidR="00EF4FF1" w:rsidRPr="001E7A27">
                <w:rPr>
                  <w:rFonts w:eastAsiaTheme="majorEastAsia" w:cstheme="majorBidi"/>
                  <w:sz w:val="18"/>
                  <w:szCs w:val="18"/>
                  <w:lang w:val="en-GB" w:eastAsia="en-US"/>
                </w:rPr>
                <w:instrText>ADDIN CSL_CITATION { "citationItems" : [ { "id" : "ITEM-1", "itemData" : { "DOI" : "10.1098/rsta.2016.0449", "ISSN" : "1364-503X", "PMID" : "29610381", "abstract" : "The historical observational record offers a way to constrain the relationship between cumulative carbon dioxide emissions and global mean warming. We use a standard detection and attribution technique, along with observational uncertainties to estimate the all-forcing or \u2018effective\u2019 transient climate response to cumulative emissions (TCRE) from the observational record. Accounting for observational uncertainty and uncertainty in historical non-CO2 radiative forcing gives a best-estimate from the historical record of 1.84\u00b0C/TtC (1.43\u20132.37\u00b0C/TtC 5\u201395% uncertainty) for the effective TCRE and 1.31\u00b0C/TtC (0.88\u20132.60\u00b0C/TtC 5\u201395%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\u2018The Paris Agreement: understanding the physical and social challenges for a warming world of 1.5\u00b0C above pre-industrial levels&amp;#039;.", "author" : [ { "dropping-particle" : "", "family" : "Millar", "given" : "Richard J.", "non-dropping-particle" : "", "parse-names" : false, "suffix" : "" }, { "dropping-particle" : "", "family" : "Friedlingstein", "given" : "Pierre", "non-dropping-particle" : "", "parse-names" : false, "suffix" : "" } ], "container-title" : "Philosophical Transactions of the Royal Society A: Mathematical, Physical and Engineering Sciences", "id" : "ITEM-1", "issue" : "2119", "issued" : { "date-parts" : [ [ "2018", "5", "13" ] ] }, "page" : "20160449", "title" : "The utility of the historical record for assessing the transient climate response to cumulative emissions", "translator" : [ { "dropping-particle" : "", "family" : "L3913", "given" : "", "non-dropping-particle" : "", "parse-names" : false, "suffix" : "" } ], "type" : "article-journal", "volume" : "376" }, "uris" : [ "http://www.mendeley.com/documents/?uuid=22ab8ca2-d73b-4d7f-96f5-661915b4798d" ] } ], "mendeley" : { "formattedCitation" : "(Millar and Friedlingstein, 2018)", "manualFormatting" : "Millar and Friedlingstein, 2018", "plainTextFormattedCitation" : "(Millar and Friedlingstein, 2018)", "previouslyFormattedCitation" : "(Millar and Friedlingstein, 2018)" }, "properties" : { "noteIndex" : 0 }, "schema" : "https://github.com/citation-style-language/schema/raw/master/csl-citation.json" }</w:instrText>
              </w:r>
            </w:ins>
            <w:del w:id="5713" w:author="Robin Matthews" w:date="2021-06-17T18:35:00Z">
              <w:r w:rsidR="00747167" w:rsidRPr="001E7A27" w:rsidDel="00EF4FF1">
                <w:rPr>
                  <w:rFonts w:eastAsiaTheme="majorEastAsia" w:cstheme="majorBidi"/>
                  <w:sz w:val="18"/>
                  <w:szCs w:val="18"/>
                  <w:lang w:val="en-GB" w:eastAsia="en-US"/>
                </w:rPr>
                <w:delInstrText>ADDIN CSL_CITATION { "citationItems" : [ { "id" : "ITEM-1", "itemData" : { "DOI" : "10.1098/rsta.2016.0449", "ISSN" : "1364-503X", "PMID" : "29610381", "abstract" : "The historical observational record offers a way to constrain the relationship between cumulative carbon dioxide emissions and global mean warming. We use a standard detection and attribution technique, along with observational uncertainties to estimate the all-forcing or \u2018effective\u2019 transient climate response to cumulative emissions (TCRE) from the observational record. Accounting for observational uncertainty and uncertainty in historical non-CO2 radiative forcing gives a best-estimate from the historical record of 1.84\u00b0C/TtC (1.43\u20132.37\u00b0C/TtC 5\u201395% uncertainty) for the effective TCRE and 1.31\u00b0C/TtC (0.88\u20132.60\u00b0C/TtC 5\u201395%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\u2018The Paris Agreement: understanding the physical and social challenges for a warming world of 1.5\u00b0C above pre-industrial levels&amp;#039;.", "author" : [ { "dropping-particle" : "", "family" : "Millar", "given" : "Richard J.", "non-dropping-particle" : "", "parse-names" : false, "suffix" : "" }, { "dropping-particle" : "", "family" : "Friedlingstein", "given" : "Pierre", "non-dropping-particle" : "", "parse-names" : false, "suffix" : "" } ], "container-title" : "Philosophical Transactions of the Royal Society A: Mathematical, Physical and Engineering Sciences", "id" : "ITEM-1", "issue" : "2119", "issued" : { "date-parts" : [ [ "2018", "5", "13" ] ] }, "page" : "20160449", "title" : "The utility of the historical record for assessing the transient climate response to cumulative emissions", "translator" : [ { "dropping-particle" : "", "family" : "L3913", "given" : "", "non-dropping-particle" : "", "parse-names" : false, "suffix" : "" } ], "type" : "article-journal", "volume" : "376" }, "uris" : [ "http://www.mendeley.com/documents/?uuid=22ab8ca2-d73b-4d7f-96f5-661915b4798d" ] } ], "mendeley" : { "formattedCitation" : "(Millar and Friedlingstein, 2018)", "plainTextFormattedCitation" : "(Millar and Friedlingstein, 2018)", "previouslyFormattedCitation" : "(Millar and Friedlingstein, 2018)"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714" w:author="Robin Matthews" w:date="2021-06-17T18:33: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Millar and Friedlingstein, 2018</w:t>
            </w:r>
            <w:del w:id="5715" w:author="Robin Matthews" w:date="2021-06-17T18:35: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tcPr>
          <w:p w14:paraId="744DC741" w14:textId="770630A5" w:rsidR="00834757" w:rsidRPr="001E7A27" w:rsidRDefault="00747EFA" w:rsidP="005C7F25">
            <w:pPr>
              <w:pStyle w:val="AR6Table"/>
              <w:rPr>
                <w:rFonts w:eastAsiaTheme="majorEastAsia" w:cstheme="majorBidi"/>
                <w:sz w:val="18"/>
                <w:szCs w:val="18"/>
                <w:lang w:val="en-GB" w:eastAsia="en-US"/>
              </w:rPr>
            </w:pPr>
            <w:ins w:id="5716" w:author="Soapbox" w:date="2021-07-22T08:27:00Z">
              <w:r w:rsidRPr="001E7A27">
                <w:rPr>
                  <w:rFonts w:eastAsiaTheme="majorEastAsia" w:cstheme="majorBidi"/>
                  <w:sz w:val="18"/>
                  <w:szCs w:val="18"/>
                  <w:lang w:val="en-GB" w:eastAsia="en-US"/>
                </w:rPr>
                <w:t>B</w:t>
              </w:r>
            </w:ins>
            <w:del w:id="5717" w:author="Soapbox" w:date="2021-07-22T08:27:00Z">
              <w:r w:rsidR="00834757" w:rsidRPr="001E7A27" w:rsidDel="00747EFA">
                <w:rPr>
                  <w:rFonts w:eastAsiaTheme="majorEastAsia" w:cstheme="majorBidi"/>
                  <w:sz w:val="18"/>
                  <w:szCs w:val="18"/>
                  <w:lang w:val="en-GB" w:eastAsia="en-US"/>
                </w:rPr>
                <w:delText>b</w:delText>
              </w:r>
            </w:del>
            <w:r w:rsidR="00834757" w:rsidRPr="001E7A27">
              <w:rPr>
                <w:rFonts w:eastAsiaTheme="majorEastAsia" w:cstheme="majorBidi"/>
                <w:sz w:val="18"/>
                <w:szCs w:val="18"/>
                <w:lang w:val="en-GB" w:eastAsia="en-US"/>
              </w:rPr>
              <w:t>est estimate: 1.5</w:t>
            </w:r>
          </w:p>
        </w:tc>
        <w:tc>
          <w:tcPr>
            <w:tcW w:w="5657" w:type="dxa"/>
          </w:tcPr>
          <w:p w14:paraId="66E20465"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Blended global mean SAT and SSTs (Berkeley Earth); detection attribution with observational constraints</w:t>
            </w:r>
          </w:p>
        </w:tc>
      </w:tr>
      <w:tr w:rsidR="00834757" w:rsidRPr="001E7A27" w14:paraId="7A942F02" w14:textId="77777777" w:rsidTr="00834757">
        <w:tc>
          <w:tcPr>
            <w:tcW w:w="2263" w:type="dxa"/>
            <w:shd w:val="clear" w:color="auto" w:fill="FFFFFF" w:themeFill="background1"/>
          </w:tcPr>
          <w:p w14:paraId="3C845E6C" w14:textId="21EEEC8E"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718" w:author="Robin Matthews" w:date="2021-06-17T18:35:00Z">
              <w:r w:rsidR="00EF4FF1" w:rsidRPr="001E7A27">
                <w:rPr>
                  <w:rFonts w:eastAsiaTheme="majorEastAsia" w:cstheme="majorBidi"/>
                  <w:sz w:val="18"/>
                  <w:szCs w:val="18"/>
                  <w:lang w:val="en-GB" w:eastAsia="en-US"/>
                </w:rPr>
                <w:instrText>ADDIN CSL_CITATION { "citationItems" : [ { "id" : "ITEM-1", "itemData" : { "DOI" : "10.1098/rsta.2016.0449", "ISSN" : "1364-503X", "PMID" : "29610381", "abstract" : "The historical observational record offers a way to constrain the relationship between cumulative carbon dioxide emissions and global mean warming. We use a standard detection and attribution technique, along with observational uncertainties to estimate the all-forcing or \u2018effective\u2019 transient climate response to cumulative emissions (TCRE) from the observational record. Accounting for observational uncertainty and uncertainty in historical non-CO2 radiative forcing gives a best-estimate from the historical record of 1.84\u00b0C/TtC (1.43\u20132.37\u00b0C/TtC 5\u201395% uncertainty) for the effective TCRE and 1.31\u00b0C/TtC (0.88\u20132.60\u00b0C/TtC 5\u201395%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\u2018The Paris Agreement: understanding the physical and social challenges for a warming world of 1.5\u00b0C above pre-industrial levels&amp;#039;.", "author" : [ { "dropping-particle" : "", "family" : "Millar", "given" : "Richard J.", "non-dropping-particle" : "", "parse-names" : false, "suffix" : "" }, { "dropping-particle" : "", "family" : "Friedlingstein", "given" : "Pierre", "non-dropping-particle" : "", "parse-names" : false, "suffix" : "" } ], "container-title" : "Philosophical Transactions of the Royal Society A: Mathematical, Physical and Engineering Sciences", "id" : "ITEM-1", "issue" : "2119", "issued" : { "date-parts" : [ [ "2018", "5", "13" ] ] }, "page" : "20160449", "title" : "The utility of the historical record for assessing the transient climate response to cumulative emissions", "translator" : [ { "dropping-particle" : "", "family" : "L3913", "given" : "", "non-dropping-particle" : "", "parse-names" : false, "suffix" : "" } ], "type" : "article-journal", "volume" : "376" }, "uris" : [ "http://www.mendeley.com/documents/?uuid=22ab8ca2-d73b-4d7f-96f5-661915b4798d" ] } ], "mendeley" : { "formattedCitation" : "(Millar and Friedlingstein, 2018)", "manualFormatting" : "Millar and Friedlingstein, 2018", "plainTextFormattedCitation" : "(Millar and Friedlingstein, 2018)", "previouslyFormattedCitation" : "(Millar and Friedlingstein, 2018)" }, "properties" : { "noteIndex" : 0 }, "schema" : "https://github.com/citation-style-language/schema/raw/master/csl-citation.json" }</w:instrText>
              </w:r>
            </w:ins>
            <w:del w:id="5719" w:author="Robin Matthews" w:date="2021-06-17T18:35:00Z">
              <w:r w:rsidR="00747167" w:rsidRPr="001E7A27" w:rsidDel="00EF4FF1">
                <w:rPr>
                  <w:rFonts w:eastAsiaTheme="majorEastAsia" w:cstheme="majorBidi"/>
                  <w:sz w:val="18"/>
                  <w:szCs w:val="18"/>
                  <w:lang w:val="en-GB" w:eastAsia="en-US"/>
                </w:rPr>
                <w:delInstrText>ADDIN CSL_CITATION { "citationItems" : [ { "id" : "ITEM-1", "itemData" : { "DOI" : "10.1098/rsta.2016.0449", "ISSN" : "1364-503X", "PMID" : "29610381", "abstract" : "The historical observational record offers a way to constrain the relationship between cumulative carbon dioxide emissions and global mean warming. We use a standard detection and attribution technique, along with observational uncertainties to estimate the all-forcing or \u2018effective\u2019 transient climate response to cumulative emissions (TCRE) from the observational record. Accounting for observational uncertainty and uncertainty in historical non-CO2 radiative forcing gives a best-estimate from the historical record of 1.84\u00b0C/TtC (1.43\u20132.37\u00b0C/TtC 5\u201395% uncertainty) for the effective TCRE and 1.31\u00b0C/TtC (0.88\u20132.60\u00b0C/TtC 5\u201395%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\u2018The Paris Agreement: understanding the physical and social challenges for a warming world of 1.5\u00b0C above pre-industrial levels&amp;#039;.", "author" : [ { "dropping-particle" : "", "family" : "Millar", "given" : "Richard J.", "non-dropping-particle" : "", "parse-names" : false, "suffix" : "" }, { "dropping-particle" : "", "family" : "Friedlingstein", "given" : "Pierre", "non-dropping-particle" : "", "parse-names" : false, "suffix" : "" } ], "container-title" : "Philosophical Transactions of the Royal Society A: Mathematical, Physical and Engineering Sciences", "id" : "ITEM-1", "issue" : "2119", "issued" : { "date-parts" : [ [ "2018", "5", "13" ] ] }, "page" : "20160449", "title" : "The utility of the historical record for assessing the transient climate response to cumulative emissions", "translator" : [ { "dropping-particle" : "", "family" : "L3913", "given" : "", "non-dropping-particle" : "", "parse-names" : false, "suffix" : "" } ], "type" : "article-journal", "volume" : "376" }, "uris" : [ "http://www.mendeley.com/documents/?uuid=22ab8ca2-d73b-4d7f-96f5-661915b4798d" ] } ], "mendeley" : { "formattedCitation" : "(Millar and Friedlingstein, 2018)", "plainTextFormattedCitation" : "(Millar and Friedlingstein, 2018)", "previouslyFormattedCitation" : "(Millar and Friedlingstein, 2018)"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720" w:author="Robin Matthews" w:date="2021-06-17T18:35: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Millar and Friedlingstein, 2018</w:t>
            </w:r>
            <w:del w:id="5721" w:author="Robin Matthews" w:date="2021-06-17T18:35: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3D2733B8" w14:textId="43147ED2" w:rsidR="00834757" w:rsidRPr="001E7A27" w:rsidRDefault="00747EFA" w:rsidP="005C7F25">
            <w:pPr>
              <w:pStyle w:val="AR6Table"/>
              <w:rPr>
                <w:rFonts w:eastAsiaTheme="majorEastAsia" w:cstheme="majorBidi"/>
                <w:sz w:val="18"/>
                <w:szCs w:val="18"/>
                <w:lang w:val="en-GB" w:eastAsia="en-US"/>
              </w:rPr>
            </w:pPr>
            <w:ins w:id="5722" w:author="Soapbox" w:date="2021-07-22T08:27:00Z">
              <w:r w:rsidRPr="001E7A27">
                <w:rPr>
                  <w:rFonts w:eastAsiaTheme="majorEastAsia" w:cstheme="majorBidi"/>
                  <w:sz w:val="18"/>
                  <w:szCs w:val="18"/>
                  <w:lang w:val="en-GB" w:eastAsia="en-US"/>
                </w:rPr>
                <w:t>B</w:t>
              </w:r>
            </w:ins>
            <w:del w:id="5723" w:author="Soapbox" w:date="2021-07-22T08:27:00Z">
              <w:r w:rsidR="00834757" w:rsidRPr="001E7A27" w:rsidDel="00747EFA">
                <w:rPr>
                  <w:rFonts w:eastAsiaTheme="majorEastAsia" w:cstheme="majorBidi"/>
                  <w:sz w:val="18"/>
                  <w:szCs w:val="18"/>
                  <w:lang w:val="en-GB" w:eastAsia="en-US"/>
                </w:rPr>
                <w:delText>b</w:delText>
              </w:r>
            </w:del>
            <w:r w:rsidR="00834757" w:rsidRPr="001E7A27">
              <w:rPr>
                <w:rFonts w:eastAsiaTheme="majorEastAsia" w:cstheme="majorBidi"/>
                <w:sz w:val="18"/>
                <w:szCs w:val="18"/>
                <w:lang w:val="en-GB" w:eastAsia="en-US"/>
              </w:rPr>
              <w:t>est estimate: 1.2</w:t>
            </w:r>
          </w:p>
        </w:tc>
        <w:tc>
          <w:tcPr>
            <w:tcW w:w="5657" w:type="dxa"/>
            <w:shd w:val="clear" w:color="auto" w:fill="FFFFFF" w:themeFill="background1"/>
          </w:tcPr>
          <w:p w14:paraId="23F7F58F" w14:textId="53835DD1"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 xml:space="preserve">Blended global mean SAT and SSTs </w:t>
            </w:r>
            <w:r w:rsidRPr="001E7A27">
              <w:rPr>
                <w:rFonts w:eastAsiaTheme="majorEastAsia" w:cstheme="majorBidi"/>
                <w:sz w:val="18"/>
                <w:szCs w:val="18"/>
                <w:lang w:val="en-GB" w:eastAsia="en-US"/>
              </w:rPr>
              <w:fldChar w:fldCharType="begin" w:fldLock="1"/>
            </w:r>
            <w:r w:rsidR="00747167" w:rsidRPr="001E7A27">
              <w:rPr>
                <w:rFonts w:eastAsiaTheme="majorEastAsia" w:cstheme="majorBidi"/>
                <w:sz w:val="18"/>
                <w:szCs w:val="18"/>
                <w:lang w:val="en-GB" w:eastAsia="en-US"/>
              </w:rPr>
              <w:instrText>ADDIN CSL_CITATION { "citationItems" : [ { "id" : "ITEM-1", "itemData" : { "DOI" : "10.1002/qj.2297", "ISSN" : "00359009",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"7", "1" ] ] }, "page" : "1935-1944", "publisher" : "John Wiley &amp; Sons, Ltd", "title" : "Coverage bias in the HadCRUT4 temperature series and its impact on recent temperature trends", "translator" : [ { "dropping-particle" : "", "family" : "L4946", "given" : "", "non-dropping-particle" : "", "parse-names" : false, "suffix" : "" } ], "type" : "article-journal", "volume" : "140" }, "uris" : [ "http://www.mendeley.com/documents/?uuid=d7e00d48-c38b-378b-92d4-4583ae1d2a72" ] } ], "mendeley" : { "formattedCitation" : "(Cowtan and Way, 2014)", "plainTextFormattedCitation" : "(Cowtan and Way, 2014)", "previouslyFormattedCitation" : "(Cowtan and Way, 2014)" }, "properties" : { "noteIndex" : 0 }, "schema" : "https://github.com/citation-style-language/schema/raw/master/csl-citation.json" }</w:instrText>
            </w:r>
            <w:r w:rsidRPr="001E7A27">
              <w:rPr>
                <w:rFonts w:eastAsiaTheme="majorEastAsia" w:cstheme="majorBidi"/>
                <w:sz w:val="18"/>
                <w:szCs w:val="18"/>
                <w:lang w:val="en-GB" w:eastAsia="en-US"/>
              </w:rPr>
              <w:fldChar w:fldCharType="separate"/>
            </w:r>
            <w:r w:rsidR="00025FA2" w:rsidRPr="001E7A27">
              <w:rPr>
                <w:rFonts w:eastAsiaTheme="majorEastAsia" w:cstheme="majorBidi"/>
                <w:noProof/>
                <w:sz w:val="18"/>
                <w:szCs w:val="18"/>
                <w:lang w:val="en-GB" w:eastAsia="en-US"/>
              </w:rPr>
              <w:t>(Cowtan and Way, 2014)</w:t>
            </w:r>
            <w:r w:rsidRPr="001E7A27">
              <w:rPr>
                <w:rFonts w:eastAsiaTheme="majorEastAsia" w:cstheme="majorBidi"/>
                <w:sz w:val="18"/>
                <w:szCs w:val="18"/>
                <w:lang w:val="en-GB" w:eastAsia="en-US"/>
              </w:rPr>
              <w:fldChar w:fldCharType="end"/>
            </w:r>
            <w:r w:rsidRPr="001E7A27">
              <w:rPr>
                <w:rFonts w:eastAsiaTheme="majorEastAsia" w:cstheme="majorBidi"/>
                <w:sz w:val="18"/>
                <w:szCs w:val="18"/>
                <w:lang w:val="en-GB" w:eastAsia="en-US"/>
              </w:rPr>
              <w:t>; detection attribution with observational constraints, with updated historical CO</w:t>
            </w:r>
            <w:r w:rsidRPr="001E7A27">
              <w:rPr>
                <w:rFonts w:eastAsiaTheme="majorEastAsia" w:cstheme="majorBidi"/>
                <w:sz w:val="18"/>
                <w:szCs w:val="18"/>
                <w:vertAlign w:val="subscript"/>
                <w:lang w:val="en-GB" w:eastAsia="en-US"/>
              </w:rPr>
              <w:t>2</w:t>
            </w:r>
            <w:r w:rsidRPr="001E7A27">
              <w:rPr>
                <w:rFonts w:eastAsiaTheme="majorEastAsia" w:cstheme="majorBidi"/>
                <w:sz w:val="18"/>
                <w:szCs w:val="18"/>
                <w:lang w:val="en-GB" w:eastAsia="en-US"/>
              </w:rPr>
              <w:t xml:space="preserve"> emissions </w:t>
            </w:r>
            <w:r w:rsidRPr="001E7A27">
              <w:rPr>
                <w:rFonts w:eastAsiaTheme="majorEastAsia" w:cstheme="majorBidi"/>
                <w:sz w:val="18"/>
                <w:szCs w:val="18"/>
                <w:lang w:val="en-GB" w:eastAsia="en-US"/>
              </w:rPr>
              <w:fldChar w:fldCharType="begin" w:fldLock="1"/>
            </w:r>
            <w:r w:rsidR="00747167" w:rsidRPr="001E7A27">
              <w:rPr>
                <w:rFonts w:eastAsiaTheme="majorEastAsia" w:cstheme="majorBidi"/>
                <w:sz w:val="18"/>
                <w:szCs w:val="18"/>
                <w:lang w:val="en-GB" w:eastAsia="en-US"/>
              </w:rPr>
              <w:instrText>ADDIN CSL_CITATION { "citationItems" : [ { "id" : "ITEM-1", "itemData" : { "DOI" : "10.5194/essd-10-405-2018", "ISSN" : "1866-3516", "abstract" : "Abstract. Accurate assessment of anthropogenic carbon dioxide (CO2) emissions and their redistribution among the atmosphere, ocean, and terrestrial biosphere \u2013 the global carbon budget \u2013 is important to better understand the global carbon cycle, support the development of climate policies, and project future climate change. Here we describe data sets and methodology to quantify the five major components of the global carbon budget and their uncertainties. CO2 emissions from fossil fuels and industry (EFF) are based on energy statistics and cement production data, respectively, while emissions from land-use change (ELUC), mainly deforestation, are based on land-cover change data and bookkeeping models. The global atmospheric CO2 concentration is measured directly and its rate of growth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(2007\u20132016), EFF was 9.4 \u00b1 0.5 GtC yr\u22121, ELUC 1.3 \u00b1 0.7 GtC yr\u22121, GATM 4.7 \u00b1 0.1 GtC yr\u22121, SOCEAN 2.4 \u00b1 0.5 GtC yr\u22121, and SLAND 3.0 \u00b1 0.8 GtC yr\u22121, with a budget imbalance BIM of 0.6 GtC yr\u22121 indicating overestimated emissions and/or underestimated sinks. For year 2016 alone, the growth in EFF was approximately zero and emissions remained at 9.9 \u00b1 0.5 GtC yr\u22121. Also for 2016, ELUC was 1.3 \u00b1 0.7 GtC yr\u22121, GATM was 6.1 \u00b1 0.2 GtC yr\u22121, SOCEAN was 2.6 \u00b1 0.5 GtC yr\u22121, and SLAND was 2.7 \u00b1 1.0 GtC yr\u22121, with a small BIM of \u22120.3 GtC. GATM continued to be higher in 2016 compared to the past decade (2007\u20132016), reflecting in part the high fossil emissions and the small SLAND consistent with El Ni\u00f1o conditions. The global atmospheric CO2 concentration reached 402.8 \u00b1 0.1 ppm averaged over 2016. For 2017, preliminary data for the first 6\u20139 months indicate a renewed growth in EFF of +2.0 % (range of 0.8 to 3.0 %) based on national emissions projections for China, USA, and India, and projections of gross domestic product (GDP) corrected for recent changes in the carbon intensity of the economy for the rest of the world. This living data update documents changes in the methods\u2026",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"Pongratz", "given" : "Julia", "non-dropping-particle" : "", "parse-names" : false, "suffix" : "" }, { "dropping-particle" : "", "family" : "Manning", "given" : "Andrew C.",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"Boden", "given" : "Thomas A.", "non-dropping-particle" : "", "parse-names" : false, "suffix" : "" }, { "dropping-particle" : "", "family" : "Tans", "given" : "Pieter P.", "non-dropping-particle" : "", "parse-names" : false, "suffix" : "" }, { "dropping-particle" : "", "family" : "Andrews", "given" : "Oliver D.", "non-dropping-particle" : "", "parse-names" : false, "suffix" : "" }, { "dropping-particle" : "", "family" : "Arora", "given" : "Vivek K.", "non-dropping-particle" : "", "parse-names" : false, "suffix" : "" }, { "dropping-particle" : "", "family" : "Bakker", "given" : "Dorothee C. E.", "non-dropping-particle" : "", "parse-names" : false, "suffix" : "" }, { "dropping-particle" : "", "family" : "Barbero", "given" : "Leticia", "non-dropping-particle" : "", "parse-names" : false, "suffix" : "" }, { "dropping-particle" : "", "family" : "Becker", "given" : "Meike", "non-dropping-particle" : "", "parse-names" : false, "suffix" : "" }, { "dropping-particle" : "", "family" : "Betts", "given" : "Richard 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"Cosca", "given" : "Catherine E.", "non-dropping-particle" : "", "parse-names" : false, "suffix" : "" }, { "dropping-particle" : "", "family" : "Cross", "given" : "Jessica", "non-dropping-particle" : "", "parse-names" : false, "suffix" : "" }, { "dropping-particle" : "", "family" : "Currie", "given" : "Kim", "non-dropping-particle" : "", "parse-names" : false, "suffix" : "" }, { "dropping-particle" : "", "family" : "Gasser", "given" : "Thomas", "non-dropping-particle" : "", "parse-names" : false, "suffix" : "" }, { "dropping-particle" : "", "family" : "Harris", "given" : "Ian", "non-dropping-particle" : "", "parse-names" : false, "suffix" : "" }, { "dropping-particle" : "", "family" : "Hauck", "given" : "Judith",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"Hunt", "given" : "Christopher W.",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"Kato", "given" : "Etsushi", "non-dropping-particle" : "", "parse-names" : false, "suffix" : "" }, { "dropping-particle" : "", "family" : "Kautz", "given" : "Markus", "non-dropping-particle" : "", "parse-names" : false, "suffix" : "" }, { "dropping-particle" : "", "family" : "Keeling", "given" : "Ralph F.", "non-dropping-particle" : "", "parse-names" : false, "suffix" : "" }, { "dropping-particle" : "", "family" : "Klein Goldewijk", "given" : "Kees", "non-dropping-particle" : "", "parse-names" : false, "suffix" : "" }, { "dropping-particle" : "", "family" : "K\u00f6rtzinger", "given" : "Arne",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"Lima", "given" : "Ivan",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"Millero", "given" : "Frank",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"Padin", "given" : "X. Antonio", "non-dropping-particle" : "", "parse-names" : false, "suffix" : "" }, { "dropping-particle" : "", "family" : "Peregon", "given" : "Anna",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"Reimer", "given" : "Janet",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"Stocker", "given" : "Benjamin D.",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"Heuven", "given" : "Steven", "non-dropping-particle" : "van", "parse-names" : false, "suffix" : "" }, { "dropping-particle" : "", "family" : "Viovy", "given" : "Nicolas", "non-dropping-particle" : "", "parse-names" : false, "suffix" : "" }, { "dropping-particle" : "", "family" : "Vuichard", "given" : "Nicolas", "non-dropping-particle" : "", "parse-names" : false, "suffix" : "" }, { "dropping-particle" : "", "family" : "Walker", "given" : "Anthony P.", "non-dropping-particle" : "", "parse-names" : false, "suffix" : "" }, { "dropping-particle" : "", "family" : "Watson", "given" : "Andrew J.", "non-dropping-particle" : "", "parse-names" : false, "suffix" : "" }, { "dropping-particle" : "", "family" : "Wiltshire", "given" : "Andrew J.", "non-dropping-particle" : "", "parse-names" : false, "suffix" : "" }, { "dropping-particle" : "", "family" : "Zaehle", "given" : "S\u00f6nke", "non-dropping-particle" : "", "parse-names" : false, "suffix" : "" }, { "dropping-particle" : "", "family" : "Zhu", "given" : "Dan", "non-dropping-particle" : "", "parse-names" : false, "suffix" : "" } ], "container-title" : "Earth System Science Data", "id" : "ITEM-1", "issue" : "1", "issued" : { "date-parts" : [ [ "2018", "3", "12" ] ] }, "page" : "405-448", "title" : "Global Carbon Budget 2017", "translator" : [ { "dropping-particle" : "", "family" : "L7228", "given" : "", "non-dropping-particle" : "", "parse-names" : false, "suffix" : "" } ], "type" : "article-journal", "volume" : "10" }, "uris" : [ "http://www.mendeley.com/documents/?uuid=25f94334-5a37-47c2-bd07-bc51a777dbe6" ] } ], "mendeley" : { "formattedCitation" : "(Le Qu\u00e9r\u00e9 et al., 2018b)", "plainTextFormattedCitation" : "(Le Qu\u00e9r\u00e9 et al., 2018b)", "previouslyFormattedCitation" : "(Le Qu\u00e9r\u00e9 et al., 2018b)" }, "properties" : { "noteIndex" : 0 }, "schema" : "https://github.com/citation-style-language/schema/raw/master/csl-citation.json" }</w:instrText>
            </w:r>
            <w:r w:rsidRPr="001E7A27">
              <w:rPr>
                <w:rFonts w:eastAsiaTheme="majorEastAsia" w:cstheme="majorBidi"/>
                <w:sz w:val="18"/>
                <w:szCs w:val="18"/>
                <w:lang w:val="en-GB" w:eastAsia="en-US"/>
              </w:rPr>
              <w:fldChar w:fldCharType="separate"/>
            </w:r>
            <w:r w:rsidR="00025FA2" w:rsidRPr="001E7A27">
              <w:rPr>
                <w:rFonts w:eastAsiaTheme="majorEastAsia" w:cstheme="majorBidi"/>
                <w:noProof/>
                <w:sz w:val="18"/>
                <w:szCs w:val="18"/>
                <w:lang w:val="en-GB" w:eastAsia="en-US"/>
              </w:rPr>
              <w:t>(Le Quéré et al., 2018b)</w:t>
            </w:r>
            <w:r w:rsidRPr="001E7A27">
              <w:rPr>
                <w:rFonts w:eastAsiaTheme="majorEastAsia" w:cstheme="majorBidi"/>
                <w:sz w:val="18"/>
                <w:szCs w:val="18"/>
                <w:lang w:val="en-GB" w:eastAsia="en-US"/>
              </w:rPr>
              <w:fldChar w:fldCharType="end"/>
            </w:r>
          </w:p>
        </w:tc>
      </w:tr>
      <w:commentRangeStart w:id="5724"/>
      <w:tr w:rsidR="00834757" w:rsidRPr="001E7A27" w14:paraId="3F586E76" w14:textId="77777777" w:rsidTr="00834757">
        <w:tc>
          <w:tcPr>
            <w:tcW w:w="2263" w:type="dxa"/>
            <w:shd w:val="clear" w:color="auto" w:fill="FFFFFF" w:themeFill="background1"/>
          </w:tcPr>
          <w:p w14:paraId="21DC6B8C" w14:textId="277A96D6"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725" w:author="Robin Matthews" w:date="2021-06-17T18:39:00Z">
              <w:r w:rsidR="00FB245A" w:rsidRPr="001E7A27">
                <w:rPr>
                  <w:rFonts w:eastAsiaTheme="majorEastAsia" w:cstheme="majorBidi"/>
                  <w:sz w:val="18"/>
                  <w:szCs w:val="18"/>
                  <w:lang w:val="en-GB" w:eastAsia="en-US"/>
                </w:rPr>
                <w:instrText>ADDIN CSL_CITATION { "citationItems" : [ { "id" : "ITEM-1", "itemData" : { "DOI" : "10.5194/gmd-11-2273-2018", "ISSN" : "1991-9603", "abstract" :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"ITEM-1", "issue" : "6", "issued" : { "date-parts" : [ [ "2018", "6", "18" ] ] }, "page" : "2273-2297", "publisher" : "Copernicus GmbH", "title" : "FAIR v1.3: a simple emissions-based impulse response and carbon cycle model", "translator" : [ { "dropping-particle" : "", "family" : "L4943", "given" : "", "non-dropping-particle" : "", "parse-names" : false, "suffix" : "" } ], "type" : "article-journal", "volume" : "11" }, "uris" : [ "http://www.mendeley.com/documents/?uuid=b98f820e-d999-42ba-af47-bc550ccfa13f" ] } ], "mendeley" : { "formattedCitation" : "(Smith et al., 2018a)", "manualFormatting" : "C.J. Smith et al., 2018", "plainTextFormattedCitation" : "(Smith et al., 2018a)", "previouslyFormattedCitation" : "(Smith et al., 2018a)" }, "properties" : { "noteIndex" : 0 }, "schema" : "https://github.com/citation-style-language/schema/raw/master/csl-citation.json" }</w:instrText>
              </w:r>
            </w:ins>
            <w:del w:id="5726" w:author="Robin Matthews" w:date="2021-06-17T18:33:00Z">
              <w:r w:rsidR="0088348B" w:rsidRPr="001E7A27" w:rsidDel="00EF4FF1">
                <w:rPr>
                  <w:rFonts w:eastAsiaTheme="majorEastAsia" w:cstheme="majorBidi"/>
                  <w:sz w:val="18"/>
                  <w:szCs w:val="18"/>
                  <w:lang w:val="en-GB" w:eastAsia="en-US"/>
                </w:rPr>
                <w:delInstrText>ADDIN CSL_CITATION { "citationItems" : [ { "id" : "ITEM-1", "itemData" : { "DOI" : "10.5194/gmd-11-2273-2018", "ISSN" : "1991-9603", "abstract" :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"ITEM-1", "issue" : "6", "issued" : { "date-parts" : [ [ "2018", "6", "18" ] ] }, "page" : "2273-2297", "publisher" : "Copernicus GmbH", "title" : "FAIR v1.3: a simple emissions-based impulse response and carbon cycle model", "translator" : [ { "dropping-particle" : "", "family" : "L4943", "given" : "", "non-dropping-particle" : "", "parse-names" : false, "suffix" : "" } ], "type" : "article-journal", "volume" : "11" }, "uris" : [ "http://www.mendeley.com/documents/?uuid=b98f820e-d999-42ba-af47-bc550ccfa13f" ] } ], "mendeley" : { "formattedCitation" : "(Smith et al., 2018a)", "plainTextFormattedCitation" : "(Smith et al., 2018a)", "previouslyFormattedCitation" : "(Smith et al., 2018a)"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727" w:author="Robin Matthews" w:date="2021-06-17T18:33:00Z">
              <w:r w:rsidR="00025FA2" w:rsidRPr="001E7A27" w:rsidDel="00EF4FF1">
                <w:rPr>
                  <w:rFonts w:eastAsiaTheme="majorEastAsia" w:cstheme="majorBidi"/>
                  <w:noProof/>
                  <w:sz w:val="18"/>
                  <w:szCs w:val="18"/>
                  <w:lang w:val="en-GB" w:eastAsia="en-US"/>
                </w:rPr>
                <w:delText>(</w:delText>
              </w:r>
            </w:del>
            <w:del w:id="5728" w:author="Robin Matthews" w:date="2021-06-17T18:39:00Z">
              <w:r w:rsidR="00025FA2" w:rsidRPr="001E7A27" w:rsidDel="00497579">
                <w:rPr>
                  <w:rFonts w:eastAsiaTheme="majorEastAsia" w:cstheme="majorBidi"/>
                  <w:noProof/>
                  <w:sz w:val="18"/>
                  <w:szCs w:val="18"/>
                  <w:lang w:val="en-GB" w:eastAsia="en-US"/>
                </w:rPr>
                <w:delText>S</w:delText>
              </w:r>
            </w:del>
            <w:ins w:id="5729" w:author="Robin Matthews" w:date="2021-06-17T18:39:00Z">
              <w:r w:rsidR="00497579" w:rsidRPr="001E7A27">
                <w:rPr>
                  <w:rFonts w:eastAsiaTheme="majorEastAsia" w:cstheme="majorBidi"/>
                  <w:noProof/>
                  <w:sz w:val="18"/>
                  <w:szCs w:val="18"/>
                  <w:lang w:val="en-GB" w:eastAsia="en-US"/>
                </w:rPr>
                <w:t>C.J. S</w:t>
              </w:r>
            </w:ins>
            <w:r w:rsidR="00025FA2" w:rsidRPr="001E7A27">
              <w:rPr>
                <w:rFonts w:eastAsiaTheme="majorEastAsia" w:cstheme="majorBidi"/>
                <w:noProof/>
                <w:sz w:val="18"/>
                <w:szCs w:val="18"/>
                <w:lang w:val="en-GB" w:eastAsia="en-US"/>
              </w:rPr>
              <w:t>mith et al., 2018</w:t>
            </w:r>
            <w:del w:id="5730" w:author="Robin Matthews" w:date="2021-06-17T18:39:00Z">
              <w:r w:rsidR="00025FA2" w:rsidRPr="001E7A27" w:rsidDel="00497579">
                <w:rPr>
                  <w:rFonts w:eastAsiaTheme="majorEastAsia" w:cstheme="majorBidi"/>
                  <w:noProof/>
                  <w:sz w:val="18"/>
                  <w:szCs w:val="18"/>
                  <w:lang w:val="en-GB" w:eastAsia="en-US"/>
                </w:rPr>
                <w:delText>a</w:delText>
              </w:r>
            </w:del>
            <w:del w:id="5731" w:author="Robin Matthews" w:date="2021-06-17T18:35: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commentRangeEnd w:id="5724"/>
            <w:r w:rsidR="00025FA2" w:rsidRPr="001E7A27">
              <w:rPr>
                <w:rStyle w:val="CommentReference"/>
                <w:lang w:val="en-GB"/>
              </w:rPr>
              <w:commentReference w:id="5724"/>
            </w:r>
          </w:p>
        </w:tc>
        <w:tc>
          <w:tcPr>
            <w:tcW w:w="1701" w:type="dxa"/>
            <w:shd w:val="clear" w:color="auto" w:fill="FFFFFF" w:themeFill="background1"/>
          </w:tcPr>
          <w:p w14:paraId="20168B3D"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1.0–2.2</w:t>
            </w:r>
          </w:p>
        </w:tc>
        <w:tc>
          <w:tcPr>
            <w:tcW w:w="5657" w:type="dxa"/>
            <w:shd w:val="clear" w:color="auto" w:fill="FFFFFF" w:themeFill="background1"/>
          </w:tcPr>
          <w:p w14:paraId="1BE8718A" w14:textId="3ED31E31"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ins w:id="5732" w:author="Ian Blenkinsop" w:date="2021-07-28T15:13:00Z">
              <w:r w:rsidR="005E58F1" w:rsidRPr="001E7A27">
                <w:rPr>
                  <w:rFonts w:eastAsiaTheme="majorEastAsia" w:cstheme="majorBidi"/>
                  <w:sz w:val="18"/>
                  <w:szCs w:val="18"/>
                  <w:lang w:val="en-GB" w:eastAsia="en-US"/>
                </w:rPr>
                <w:t>–</w:t>
              </w:r>
            </w:ins>
            <w:del w:id="5733" w:author="Ian Blenkinsop" w:date="2021-07-28T15:13:00Z">
              <w:r w:rsidRPr="001E7A27" w:rsidDel="005E58F1">
                <w:rPr>
                  <w:rFonts w:eastAsiaTheme="majorEastAsia" w:cstheme="majorBidi"/>
                  <w:sz w:val="18"/>
                  <w:szCs w:val="18"/>
                  <w:lang w:val="en-GB" w:eastAsia="en-US"/>
                </w:rPr>
                <w:delText xml:space="preserve"> to </w:delText>
              </w:r>
            </w:del>
            <w:r w:rsidRPr="001E7A27">
              <w:rPr>
                <w:rFonts w:eastAsiaTheme="majorEastAsia" w:cstheme="majorBidi"/>
                <w:sz w:val="18"/>
                <w:szCs w:val="18"/>
                <w:lang w:val="en-GB" w:eastAsia="en-US"/>
              </w:rPr>
              <w:t xml:space="preserve">95% range; blended global mean SAT and SSTs </w:t>
            </w:r>
            <w:r w:rsidRPr="001E7A27">
              <w:rPr>
                <w:rFonts w:eastAsiaTheme="majorEastAsia" w:cstheme="majorBidi"/>
                <w:sz w:val="18"/>
                <w:szCs w:val="18"/>
                <w:lang w:val="en-GB" w:eastAsia="en-US"/>
              </w:rPr>
              <w:fldChar w:fldCharType="begin" w:fldLock="1"/>
            </w:r>
            <w:r w:rsidR="00747167" w:rsidRPr="001E7A27">
              <w:rPr>
                <w:rFonts w:eastAsiaTheme="majorEastAsia" w:cstheme="majorBidi"/>
                <w:sz w:val="18"/>
                <w:szCs w:val="18"/>
                <w:lang w:val="en-GB" w:eastAsia="en-US"/>
              </w:rPr>
              <w:instrText>ADDIN CSL_CITATION { "citationItems" : [ { "id" : "ITEM-1", "itemData" : { "DOI" : "10.1002/qj.2297", "ISSN" : "00359009",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"7", "1" ] ] }, "page" : "1935-1944", "publisher" : "John Wiley &amp; Sons, Ltd", "title" : "Coverage bias in the HadCRUT4 temperature series and its impact on recent temperature trends", "translator" : [ { "dropping-particle" : "", "family" : "L4946", "given" : "", "non-dropping-particle" : "", "parse-names" : false, "suffix" : "" } ], "type" : "article-journal", "volume" : "140" }, "uris" : [ "http://www.mendeley.com/documents/?uuid=d7e00d48-c38b-378b-92d4-4583ae1d2a72" ] } ], "mendeley" : { "formattedCitation" : "(Cowtan and Way, 2014)", "plainTextFormattedCitation" : "(Cowtan and Way, 2014)", "previouslyFormattedCitation" : "(Cowtan and Way, 2014)" }, "properties" : { "noteIndex" : 0 }, "schema" : "https://github.com/citation-style-language/schema/raw/master/csl-citation.json" }</w:instrText>
            </w:r>
            <w:r w:rsidRPr="001E7A27">
              <w:rPr>
                <w:rFonts w:eastAsiaTheme="majorEastAsia" w:cstheme="majorBidi"/>
                <w:sz w:val="18"/>
                <w:szCs w:val="18"/>
                <w:lang w:val="en-GB" w:eastAsia="en-US"/>
              </w:rPr>
              <w:fldChar w:fldCharType="separate"/>
            </w:r>
            <w:r w:rsidR="00025FA2" w:rsidRPr="001E7A27">
              <w:rPr>
                <w:rFonts w:eastAsiaTheme="majorEastAsia" w:cstheme="majorBidi"/>
                <w:noProof/>
                <w:sz w:val="18"/>
                <w:szCs w:val="18"/>
                <w:lang w:val="en-GB" w:eastAsia="en-US"/>
              </w:rPr>
              <w:t>(Cowtan and Way, 2014)</w:t>
            </w:r>
            <w:r w:rsidRPr="001E7A27">
              <w:rPr>
                <w:rFonts w:eastAsiaTheme="majorEastAsia" w:cstheme="majorBidi"/>
                <w:sz w:val="18"/>
                <w:szCs w:val="18"/>
                <w:lang w:val="en-GB" w:eastAsia="en-US"/>
              </w:rPr>
              <w:fldChar w:fldCharType="end"/>
            </w:r>
            <w:r w:rsidRPr="001E7A27">
              <w:rPr>
                <w:rFonts w:eastAsiaTheme="majorEastAsia" w:cstheme="majorBidi"/>
                <w:sz w:val="18"/>
                <w:szCs w:val="18"/>
                <w:lang w:val="en-GB" w:eastAsia="en-US"/>
              </w:rPr>
              <w:t>; observationally constrained probabilistic setup of simple climate model</w:t>
            </w:r>
          </w:p>
        </w:tc>
      </w:tr>
      <w:tr w:rsidR="00834757" w:rsidRPr="001E7A27" w14:paraId="2045B152" w14:textId="77777777" w:rsidTr="00834757">
        <w:tc>
          <w:tcPr>
            <w:tcW w:w="2263" w:type="dxa"/>
            <w:shd w:val="clear" w:color="auto" w:fill="FFFFFF" w:themeFill="background1"/>
          </w:tcPr>
          <w:p w14:paraId="3E92689A" w14:textId="0B0A83F4"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734" w:author="Robin Matthews" w:date="2021-06-17T18:35:00Z">
              <w:r w:rsidR="00EF4FF1" w:rsidRPr="001E7A27">
                <w:rPr>
                  <w:rFonts w:eastAsiaTheme="majorEastAsia" w:cstheme="majorBidi"/>
                  <w:sz w:val="18"/>
                  <w:szCs w:val="18"/>
                  <w:lang w:val="en-GB" w:eastAsia="en-US"/>
                </w:rPr>
                <w:instrText>ADDIN CSL_CITATION { "citationItems" : [ { "id" : "ITEM-1",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"(Matthews et al., 2021)", "manualFormatting" : "Matthews et al., 2021", "plainTextFormattedCitation" : "(Matthews et al., 2021)", "previouslyFormattedCitation" : "(Matthews et al., 2021)" }, "properties" : { "noteIndex" : 0 }, "schema" : "https://github.com/citation-style-language/schema/raw/master/csl-citation.json" }</w:instrText>
              </w:r>
            </w:ins>
            <w:del w:id="5735" w:author="Robin Matthews" w:date="2021-06-17T18:34:00Z">
              <w:r w:rsidR="00747167" w:rsidRPr="001E7A27" w:rsidDel="00EF4FF1">
                <w:rPr>
                  <w:rFonts w:eastAsiaTheme="majorEastAsia" w:cstheme="majorBidi"/>
                  <w:sz w:val="18"/>
                  <w:szCs w:val="18"/>
                  <w:lang w:val="en-GB" w:eastAsia="en-US"/>
                </w:rPr>
                <w:delInstrText>ADDIN CSL_CITATION { "citationItems" : [ { "id" : "ITEM-1",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"(Matthews et al., 2021)", "plainTextFormattedCitation" : "(Matthews et al., 2021)", "previouslyFormattedCitation" : "(Matthews et al., 2021)"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736" w:author="Robin Matthews" w:date="2021-06-17T18:34: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Matthews et al., 2021</w:t>
            </w:r>
            <w:del w:id="5737" w:author="Robin Matthews" w:date="2021-06-17T18:35: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11C3BD94"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1.0–2.2; median: 1.5</w:t>
            </w:r>
          </w:p>
        </w:tc>
        <w:tc>
          <w:tcPr>
            <w:tcW w:w="5657" w:type="dxa"/>
            <w:shd w:val="clear" w:color="auto" w:fill="FFFFFF" w:themeFill="background1"/>
          </w:tcPr>
          <w:p w14:paraId="1D4CA43E" w14:textId="1060C983"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ins w:id="5738" w:author="Ian Blenkinsop" w:date="2021-07-28T15:13:00Z">
              <w:r w:rsidR="005E58F1" w:rsidRPr="001E7A27">
                <w:rPr>
                  <w:rFonts w:eastAsiaTheme="majorEastAsia" w:cstheme="majorBidi"/>
                  <w:sz w:val="18"/>
                  <w:szCs w:val="18"/>
                  <w:lang w:val="en-GB" w:eastAsia="en-US"/>
                </w:rPr>
                <w:t>–</w:t>
              </w:r>
            </w:ins>
            <w:del w:id="5739" w:author="Ian Blenkinsop" w:date="2021-07-28T15:13:00Z">
              <w:r w:rsidRPr="001E7A27" w:rsidDel="005E58F1">
                <w:rPr>
                  <w:rFonts w:eastAsiaTheme="majorEastAsia" w:cstheme="majorBidi"/>
                  <w:sz w:val="18"/>
                  <w:szCs w:val="18"/>
                  <w:lang w:val="en-GB" w:eastAsia="en-US"/>
                </w:rPr>
                <w:delText xml:space="preserve"> to </w:delText>
              </w:r>
            </w:del>
            <w:r w:rsidRPr="001E7A27">
              <w:rPr>
                <w:rFonts w:eastAsiaTheme="majorEastAsia" w:cstheme="majorBidi"/>
                <w:sz w:val="18"/>
                <w:szCs w:val="18"/>
                <w:lang w:val="en-GB" w:eastAsia="en-US"/>
              </w:rPr>
              <w:t xml:space="preserve">95% range; blended global mean SAT and SSTs; human-induced warming </w:t>
            </w:r>
            <w:r w:rsidRPr="001E7A27">
              <w:rPr>
                <w:rFonts w:eastAsiaTheme="majorEastAsia" w:cstheme="majorBidi"/>
                <w:sz w:val="18"/>
                <w:szCs w:val="18"/>
                <w:lang w:val="en-GB" w:eastAsia="en-US"/>
              </w:rPr>
              <w:fldChar w:fldCharType="begin" w:fldLock="1"/>
            </w:r>
            <w:r w:rsidR="00747167" w:rsidRPr="001E7A27">
              <w:rPr>
                <w:rFonts w:eastAsiaTheme="majorEastAsia" w:cstheme="majorBidi"/>
                <w:sz w:val="18"/>
                <w:szCs w:val="18"/>
                <w:lang w:val="en-GB" w:eastAsia="en-US"/>
              </w:rPr>
              <w:instrText>ADDIN CSL_CITATION { "citationItems" : [ { "id" : "ITEM-1", "itemData" : { "DOI" : "10.1038/s41598-017-14828-5", "ISSN" : "2045-2322", "abstract" :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 R", "non-dropping-particle" : "", "parse-names" : false, "suffix" : "" }, { "dropping-particle" : "", "family" : "Forster", "given" : "P M", "non-dropping-particle" : "", "parse-names" : false, "suffix" : "" }, { "dropping-particle" : "", "family" : "Otto", "given" : "F E L", "non-dropping-particle" : "", "parse-names" : false, "suffix" : "" }, { "dropping-particle" : "", "family" : "Mitchell", "given" : "D M", "non-dropping-particle" : "", "parse-names" : false, "suffix" : "" }, { "dropping-particle" : "", "family" : "Matthews", "given" : "H D", "non-dropping-particle" : "", "parse-names" : false, "suffix" : "" }, { "dropping-particle" : "", "family" : "Frame", "given" : "D J", "non-dropping-particle" : "", "parse-names" : false, "suffix" : "" } ], "container-title" : "Scientific Reports", "id" : "ITEM-1", "issue" : "1", "issued" : { "date-parts" : [ [ "2017", "12", "13" ] ] }, "page" : "15417", "title" : "A real-time Global Warming Index", "translator" : [ { "dropping-particle" : "", "family" : "L4947", "given" : "", "non-dropping-particle" : "", "parse-names" : false, "suffix" : "" } ], "type" : "article-journal", "volume" : "7" }, "uris" : [ "http://www.mendeley.com/documents/?uuid=abf54382-acf3-4a19-86a0-9500ae10fa8f" ] } ], "mendeley" : { "formattedCitation" : "(Haustein et al., 2017)", "plainTextFormattedCitation" : "(Haustein et al., 2017)", "previouslyFormattedCitation" : "(Haustein et al., 2017)" }, "properties" : { "noteIndex" : 0 }, "schema" : "https://github.com/citation-style-language/schema/raw/master/csl-citation.json" }</w:instrText>
            </w:r>
            <w:r w:rsidRPr="001E7A27">
              <w:rPr>
                <w:rFonts w:eastAsiaTheme="majorEastAsia" w:cstheme="majorBidi"/>
                <w:sz w:val="18"/>
                <w:szCs w:val="18"/>
                <w:lang w:val="en-GB" w:eastAsia="en-US"/>
              </w:rPr>
              <w:fldChar w:fldCharType="separate"/>
            </w:r>
            <w:r w:rsidR="00025FA2" w:rsidRPr="001E7A27">
              <w:rPr>
                <w:rFonts w:eastAsiaTheme="majorEastAsia" w:cstheme="majorBidi"/>
                <w:noProof/>
                <w:sz w:val="18"/>
                <w:szCs w:val="18"/>
                <w:lang w:val="en-GB" w:eastAsia="en-US"/>
              </w:rPr>
              <w:t>(Haustein et al., 2017)</w:t>
            </w:r>
            <w:r w:rsidRPr="001E7A27">
              <w:rPr>
                <w:rFonts w:eastAsiaTheme="majorEastAsia" w:cstheme="majorBidi"/>
                <w:sz w:val="18"/>
                <w:szCs w:val="18"/>
                <w:lang w:val="en-GB" w:eastAsia="en-US"/>
              </w:rPr>
              <w:fldChar w:fldCharType="end"/>
            </w:r>
            <w:r w:rsidRPr="001E7A27">
              <w:rPr>
                <w:rFonts w:eastAsiaTheme="majorEastAsia" w:cstheme="majorBidi"/>
                <w:sz w:val="18"/>
                <w:szCs w:val="18"/>
                <w:lang w:val="en-GB" w:eastAsia="en-US"/>
              </w:rPr>
              <w:t xml:space="preserve"> based on an average of three full coverage datasets; observationally constrained estimate using the current non-CO</w:t>
            </w:r>
            <w:r w:rsidRPr="001E7A27">
              <w:rPr>
                <w:rFonts w:eastAsiaTheme="majorEastAsia" w:cstheme="majorBidi"/>
                <w:sz w:val="18"/>
                <w:szCs w:val="18"/>
                <w:vertAlign w:val="subscript"/>
                <w:lang w:val="en-GB" w:eastAsia="en-US"/>
              </w:rPr>
              <w:t>2</w:t>
            </w:r>
            <w:r w:rsidRPr="001E7A27">
              <w:rPr>
                <w:rFonts w:eastAsiaTheme="majorEastAsia" w:cstheme="majorBidi"/>
                <w:sz w:val="18"/>
                <w:szCs w:val="18"/>
                <w:lang w:val="en-GB" w:eastAsia="en-US"/>
              </w:rPr>
              <w:t xml:space="preserve"> fraction of total anthropogenic forcing </w:t>
            </w:r>
          </w:p>
        </w:tc>
      </w:tr>
      <w:tr w:rsidR="00834757" w:rsidRPr="001E7A27" w14:paraId="097E28F1" w14:textId="77777777" w:rsidTr="00834757">
        <w:tc>
          <w:tcPr>
            <w:tcW w:w="2263" w:type="dxa"/>
            <w:shd w:val="clear" w:color="auto" w:fill="FFFFFF" w:themeFill="background1"/>
          </w:tcPr>
          <w:p w14:paraId="2CB0659D" w14:textId="55E7A147" w:rsidR="00834757" w:rsidRPr="001E7A27" w:rsidRDefault="00834757" w:rsidP="005C7F25">
            <w:pPr>
              <w:pStyle w:val="AR6Table"/>
              <w:rPr>
                <w:rFonts w:eastAsiaTheme="majorEastAsia" w:cstheme="majorBidi"/>
                <w:sz w:val="18"/>
                <w:szCs w:val="18"/>
                <w:highlight w:val="red"/>
                <w:lang w:val="en-GB" w:eastAsia="en-US"/>
              </w:rPr>
            </w:pPr>
            <w:r w:rsidRPr="001E7A27">
              <w:rPr>
                <w:rFonts w:eastAsiaTheme="majorEastAsia" w:cstheme="majorBidi"/>
                <w:sz w:val="18"/>
                <w:szCs w:val="18"/>
                <w:lang w:val="en-GB" w:eastAsia="en-US"/>
              </w:rPr>
              <w:fldChar w:fldCharType="begin" w:fldLock="1"/>
            </w:r>
            <w:ins w:id="5740" w:author="Robin Matthews" w:date="2021-06-17T18:35:00Z">
              <w:r w:rsidR="00EF4FF1" w:rsidRPr="001E7A27">
                <w:rPr>
                  <w:rFonts w:eastAsiaTheme="majorEastAsia" w:cstheme="majorBidi"/>
                  <w:sz w:val="18"/>
                  <w:szCs w:val="18"/>
                  <w:lang w:val="en-GB" w:eastAsia="en-US"/>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"manualFormatting" : "Arora et al., 2020", "plainTextFormattedCitation" : "(Arora et al., 2020)", "previouslyFormattedCitation" : "(Arora et al., 2020)" }, "properties" : { "noteIndex" : 0 }, "schema" : "https://github.com/citation-style-language/schema/raw/master/csl-citation.json" }</w:instrText>
              </w:r>
            </w:ins>
            <w:del w:id="5741" w:author="Robin Matthews" w:date="2021-06-17T18:34:00Z">
              <w:r w:rsidR="00747167" w:rsidRPr="001E7A27" w:rsidDel="00EF4FF1">
                <w:rPr>
                  <w:rFonts w:eastAsiaTheme="majorEastAsia" w:cstheme="majorBidi"/>
                  <w:sz w:val="18"/>
                  <w:szCs w:val="18"/>
                  <w:lang w:val="en-GB" w:eastAsia="en-US"/>
                </w:rPr>
                <w:del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742" w:author="Robin Matthews" w:date="2021-06-17T18:34: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Arora et al., 2020</w:t>
            </w:r>
            <w:del w:id="5743" w:author="Robin Matthews" w:date="2021-06-17T18:35: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shd w:val="clear" w:color="auto" w:fill="FFFFFF" w:themeFill="background1"/>
          </w:tcPr>
          <w:p w14:paraId="0637152D"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1.3–2.4; mean: 1.8; median: 1.65</w:t>
            </w:r>
          </w:p>
        </w:tc>
        <w:tc>
          <w:tcPr>
            <w:tcW w:w="5657" w:type="dxa"/>
            <w:shd w:val="clear" w:color="auto" w:fill="FFFFFF" w:themeFill="background1"/>
          </w:tcPr>
          <w:p w14:paraId="0A340A5C"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Model range; GSAT, diagnosed CO</w:t>
            </w:r>
            <w:r w:rsidRPr="001E7A27">
              <w:rPr>
                <w:rFonts w:eastAsiaTheme="majorEastAsia" w:cstheme="majorBidi"/>
                <w:sz w:val="18"/>
                <w:szCs w:val="18"/>
                <w:vertAlign w:val="subscript"/>
                <w:lang w:val="en-GB" w:eastAsia="en-US"/>
              </w:rPr>
              <w:t>2</w:t>
            </w:r>
            <w:r w:rsidRPr="001E7A27">
              <w:rPr>
                <w:rFonts w:eastAsiaTheme="majorEastAsia" w:cstheme="majorBidi"/>
                <w:sz w:val="18"/>
                <w:szCs w:val="18"/>
                <w:lang w:val="en-GB" w:eastAsia="en-US"/>
              </w:rPr>
              <w:t xml:space="preserve"> emissions in CMIP6 ESMs</w:t>
            </w:r>
          </w:p>
        </w:tc>
      </w:tr>
      <w:tr w:rsidR="00834757" w:rsidRPr="001E7A27" w14:paraId="76AACDEA" w14:textId="77777777" w:rsidTr="00834757">
        <w:tc>
          <w:tcPr>
            <w:tcW w:w="2263" w:type="dxa"/>
          </w:tcPr>
          <w:p w14:paraId="47F55DE6" w14:textId="3222F816"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744" w:author="Robin Matthews" w:date="2021-06-17T18:34:00Z">
              <w:r w:rsidR="00EF4FF1" w:rsidRPr="001E7A27">
                <w:rPr>
                  <w:rFonts w:eastAsiaTheme="majorEastAsia" w:cstheme="majorBidi"/>
                  <w:sz w:val="18"/>
                  <w:szCs w:val="18"/>
                  <w:lang w:val="en-GB" w:eastAsia="en-US"/>
                </w:rPr>
                <w:instrText>ADDIN CSL_CITATION { "citationItems" : [ { "id" : "ITEM-1", "itemData" : { "DOI" : "10.1088/1748-9326/ab97c9", "ISSN" : "1748-9326", "abstract" : "The surface warming response to carbon emissions is diagnosed using a suite of Earth system models, 9 CMIP6 and 7 CMIP5, following an annual 1% rise in atmospheric CO2 over 140 years. This surface warming response defines a climate metric, the Transient Climate Response to cumulative carbon Emissions (TCRE), which is important in estimating how much carbon may be emitted to avoid dangerous climate. The processes controlling these intermodel differences in the TCRE are revealed by defining the TCRE in terms of a product of three dependences: the surface warming dependence on radiative forcing (including the effects of physical climate feedbacks and planetary heat uptake), the radiative forcing dependence on changes in atmospheric carbon and the airborne fraction. Intermodel differences in the TCRE are mainly controlled by the thermal response involving the surface warming dependence on radiative forcing, which arise through large differences in physical climate feedbacks that are only partly compensated by smaller differences in ocean heat uptake. The other contributions to the TCRE from the radiative forcing and carbon responses are of comparable importance to the contribution from the thermal response on timescales of 50 years and longer for our subset of CMIP5 models and 100 years and longer for our subset of CMIP6 models. Hence, providing tighter constraints on how much carbon may be emitted based on the TCRE requires providing tighter bounds for estimates of the physical climate feedbacks, particularly from clouds, as well as to a lesser extent for the other contributions from the rate of ocean heat uptake, and the terrestrial and ocean cycling of carbon.", "author" : [ { "dropping-particle" : "", "family" : "Williams", "given" : "Richard G", "non-dropping-particle" : "", "parse-names" : false, "suffix" : "" }, { "dropping-particle" : "", "family" : "Ceppi", "given" : "Paulo", "non-dropping-particle" : "", "parse-names" : false, "suffix" : "" }, { "dropping-particle" : "", "family" : "Katavouta", "given" : "Anna", "non-dropping-particle" : "", "parse-names" : false, "suffix" : "" } ], "container-title" : "Environmental Research Letters", "id" : "ITEM-1", "issue" : "9", "issued" : { "date-parts" : [ [ "2020", "9", "11" ] ] }, "page" : "0940c1", "publisher" : "IOP Publishing", "title" : "Controls of the transient climate response to emissions by physical feedbacks, heat uptake and carbon cycling", "translator" : [ { "dropping-particle" : "", "family" : "L6762", "given" : "", "non-dropping-particle" : "", "parse-names" : false, "suffix" : "" } ], "type" : "article-journal", "volume" : "15" }, "uris" : [ "http://www.mendeley.com/documents/?uuid=fcf566a7-b877-303b-97eb-69f455567922" ] } ], "mendeley" : { "formattedCitation" : "(Williams et al., 2020)", "manualFormatting" : "Williams et al., 2020)", "plainTextFormattedCitation" : "(Williams et al., 2020)", "previouslyFormattedCitation" : "(Williams et al., 2020)" }, "properties" : { "noteIndex" : 0 }, "schema" : "https://github.com/citation-style-language/schema/raw/master/csl-citation.json" }</w:instrText>
              </w:r>
            </w:ins>
            <w:del w:id="5745" w:author="Robin Matthews" w:date="2021-06-17T18:34:00Z">
              <w:r w:rsidR="00747167" w:rsidRPr="001E7A27" w:rsidDel="00EF4FF1">
                <w:rPr>
                  <w:rFonts w:eastAsiaTheme="majorEastAsia" w:cstheme="majorBidi"/>
                  <w:sz w:val="18"/>
                  <w:szCs w:val="18"/>
                  <w:lang w:val="en-GB" w:eastAsia="en-US"/>
                </w:rPr>
                <w:delInstrText>ADDIN CSL_CITATION { "citationItems" : [ { "id" : "ITEM-1", "itemData" : { "DOI" : "10.1088/1748-9326/ab97c9", "ISSN" : "1748-9326", "abstract" : "The surface warming response to carbon emissions is diagnosed using a suite of Earth system models, 9 CMIP6 and 7 CMIP5, following an annual 1% rise in atmospheric CO2 over 140 years. This surface warming response defines a climate metric, the Transient Climate Response to cumulative carbon Emissions (TCRE), which is important in estimating how much carbon may be emitted to avoid dangerous climate. The processes controlling these intermodel differences in the TCRE are revealed by defining the TCRE in terms of a product of three dependences: the surface warming dependence on radiative forcing (including the effects of physical climate feedbacks and planetary heat uptake), the radiative forcing dependence on changes in atmospheric carbon and the airborne fraction. Intermodel differences in the TCRE are mainly controlled by the thermal response involving the surface warming dependence on radiative forcing, which arise through large differences in physical climate feedbacks that are only partly compensated by smaller differences in ocean heat uptake. The other contributions to the TCRE from the radiative forcing and carbon responses are of comparable importance to the contribution from the thermal response on timescales of 50 years and longer for our subset of CMIP5 models and 100 years and longer for our subset of CMIP6 models. Hence, providing tighter constraints on how much carbon may be emitted based on the TCRE requires providing tighter bounds for estimates of the physical climate feedbacks, particularly from clouds, as well as to a lesser extent for the other contributions from the rate of ocean heat uptake, and the terrestrial and ocean cycling of carbon.", "author" : [ { "dropping-particle" : "", "family" : "Williams", "given" : "Richard G", "non-dropping-particle" : "", "parse-names" : false, "suffix" : "" }, { "dropping-particle" : "", "family" : "Ceppi", "given" : "Paulo", "non-dropping-particle" : "", "parse-names" : false, "suffix" : "" }, { "dropping-particle" : "", "family" : "Katavouta", "given" : "Anna", "non-dropping-particle" : "", "parse-names" : false, "suffix" : "" } ], "container-title" : "Environmental Research Letters", "id" : "ITEM-1", "issue" : "9", "issued" : { "date-parts" : [ [ "2020", "9", "11" ] ] }, "page" : "0940c1", "publisher" : "IOP Publishing", "title" : "Controls of the transient climate response to emissions by physical feedbacks, heat uptake and carbon cycling", "translator" : [ { "dropping-particle" : "", "family" : "L6762", "given" : "", "non-dropping-particle" : "", "parse-names" : false, "suffix" : "" } ], "type" : "article-journal", "volume" : "15" }, "uris" : [ "http://www.mendeley.com/documents/?uuid=fcf566a7-b877-303b-97eb-69f455567922" ] } ], "mendeley" : { "formattedCitation" : "(Williams et al., 2020)", "plainTextFormattedCitation" : "(Williams et al., 2020)", "previouslyFormattedCitation" : "(Williams et al., 2020)"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746" w:author="Robin Matthews" w:date="2021-06-17T18:34: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Williams et al., 2020</w:t>
            </w:r>
            <w:del w:id="5747" w:author="Robin Matthews" w:date="2021-06-17T18:35: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tcPr>
          <w:p w14:paraId="2B200ACF"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1.2–2.1; mean: 1.6</w:t>
            </w:r>
          </w:p>
        </w:tc>
        <w:tc>
          <w:tcPr>
            <w:tcW w:w="5657" w:type="dxa"/>
          </w:tcPr>
          <w:p w14:paraId="074B8144"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1-sigma range; GSAT, diagnosed CO</w:t>
            </w:r>
            <w:r w:rsidRPr="001E7A27">
              <w:rPr>
                <w:rFonts w:eastAsiaTheme="majorEastAsia" w:cstheme="majorBidi"/>
                <w:sz w:val="18"/>
                <w:szCs w:val="18"/>
                <w:vertAlign w:val="subscript"/>
                <w:lang w:val="en-GB" w:eastAsia="en-US"/>
              </w:rPr>
              <w:t>2</w:t>
            </w:r>
            <w:r w:rsidRPr="001E7A27">
              <w:rPr>
                <w:rFonts w:eastAsiaTheme="majorEastAsia" w:cstheme="majorBidi"/>
                <w:sz w:val="18"/>
                <w:szCs w:val="18"/>
                <w:lang w:val="en-GB" w:eastAsia="en-US"/>
              </w:rPr>
              <w:t xml:space="preserve"> emissions in 9 CMIP6 ESMs</w:t>
            </w:r>
          </w:p>
        </w:tc>
      </w:tr>
      <w:tr w:rsidR="00834757" w:rsidRPr="001E7A27" w14:paraId="29048BFC" w14:textId="77777777" w:rsidTr="00834757">
        <w:tc>
          <w:tcPr>
            <w:tcW w:w="2263" w:type="dxa"/>
          </w:tcPr>
          <w:p w14:paraId="11AA7D67" w14:textId="5B797C2E"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748" w:author="Robin Matthews" w:date="2021-06-17T18:35:00Z">
              <w:r w:rsidR="00EF4FF1" w:rsidRPr="001E7A27">
                <w:rPr>
                  <w:rFonts w:eastAsiaTheme="majorEastAsia" w:cstheme="majorBidi"/>
                  <w:sz w:val="18"/>
                  <w:szCs w:val="18"/>
                  <w:lang w:val="en-GB" w:eastAsia="en-US"/>
                </w:rPr>
                <w:instrText>ADDIN CSL_CITATION { "citationItems" : [ { "id" : "ITEM-1",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"(Jones and Friedlingstein, 2020)", "manualFormatting" : "Jones and Friedlingstein, 2020", "plainTextFormattedCitation" : "(Jones and Friedlingstein, 2020)", "previouslyFormattedCitation" : "(Jones and Friedlingstein, 2020)" }, "properties" : { "noteIndex" : 0 }, "schema" : "https://github.com/citation-style-language/schema/raw/master/csl-citation.json" }</w:instrText>
              </w:r>
            </w:ins>
            <w:del w:id="5749" w:author="Robin Matthews" w:date="2021-06-17T18:34:00Z">
              <w:r w:rsidR="00747167" w:rsidRPr="001E7A27" w:rsidDel="00EF4FF1">
                <w:rPr>
                  <w:rFonts w:eastAsiaTheme="majorEastAsia" w:cstheme="majorBidi"/>
                  <w:sz w:val="18"/>
                  <w:szCs w:val="18"/>
                  <w:lang w:val="en-GB" w:eastAsia="en-US"/>
                </w:rPr>
                <w:delInstrText>ADDIN CSL_CITATION { "citationItems" : [ { "id" : "ITEM-1",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"(Jones and Friedlingstein, 2020)", "plainTextFormattedCitation" : "(Jones and Friedlingstein, 2020)", "previouslyFormattedCitation" : "(Jones and Friedlingstein, 2020)"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750" w:author="Robin Matthews" w:date="2021-06-17T18:34: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Jones and Friedlingstein, 2020</w:t>
            </w:r>
            <w:del w:id="5751" w:author="Robin Matthews" w:date="2021-06-17T18:35: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tcPr>
          <w:p w14:paraId="54998167"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1.2–2.7; median: 1.8</w:t>
            </w:r>
          </w:p>
        </w:tc>
        <w:tc>
          <w:tcPr>
            <w:tcW w:w="5657" w:type="dxa"/>
          </w:tcPr>
          <w:p w14:paraId="200633F9" w14:textId="63210A26"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ins w:id="5752" w:author="Ian Blenkinsop" w:date="2021-07-28T15:14:00Z">
              <w:r w:rsidR="005E58F1" w:rsidRPr="001E7A27">
                <w:rPr>
                  <w:rFonts w:eastAsiaTheme="majorEastAsia" w:cstheme="majorBidi"/>
                  <w:sz w:val="18"/>
                  <w:szCs w:val="18"/>
                  <w:lang w:val="en-GB" w:eastAsia="en-US"/>
                </w:rPr>
                <w:t>–</w:t>
              </w:r>
            </w:ins>
            <w:del w:id="5753" w:author="Ian Blenkinsop" w:date="2021-07-28T15:14:00Z">
              <w:r w:rsidRPr="001E7A27" w:rsidDel="005E58F1">
                <w:rPr>
                  <w:rFonts w:eastAsiaTheme="majorEastAsia" w:cstheme="majorBidi"/>
                  <w:sz w:val="18"/>
                  <w:szCs w:val="18"/>
                  <w:lang w:val="en-GB" w:eastAsia="en-US"/>
                </w:rPr>
                <w:delText xml:space="preserve"> to </w:delText>
              </w:r>
            </w:del>
            <w:r w:rsidRPr="001E7A27">
              <w:rPr>
                <w:rFonts w:eastAsiaTheme="majorEastAsia" w:cstheme="majorBidi"/>
                <w:sz w:val="18"/>
                <w:szCs w:val="18"/>
                <w:lang w:val="en-GB" w:eastAsia="en-US"/>
              </w:rPr>
              <w:t xml:space="preserve">95% range; GSAT; </w:t>
            </w:r>
            <w:ins w:id="5754" w:author="Soapbox" w:date="2021-07-22T08:29:00Z">
              <w:r w:rsidR="00747EFA" w:rsidRPr="001E7A27">
                <w:rPr>
                  <w:rFonts w:eastAsiaTheme="majorEastAsia" w:cstheme="majorBidi"/>
                  <w:sz w:val="18"/>
                  <w:szCs w:val="18"/>
                  <w:lang w:val="en-GB" w:eastAsia="en-US"/>
                </w:rPr>
                <w:t>e</w:t>
              </w:r>
            </w:ins>
            <w:del w:id="5755" w:author="Soapbox" w:date="2021-07-22T08:29:00Z">
              <w:r w:rsidRPr="001E7A27" w:rsidDel="00747EFA">
                <w:rPr>
                  <w:rFonts w:eastAsiaTheme="majorEastAsia" w:cstheme="majorBidi"/>
                  <w:sz w:val="18"/>
                  <w:szCs w:val="18"/>
                  <w:lang w:val="en-GB" w:eastAsia="en-US"/>
                </w:rPr>
                <w:delText>E</w:delText>
              </w:r>
            </w:del>
            <w:r w:rsidRPr="001E7A27">
              <w:rPr>
                <w:rFonts w:eastAsiaTheme="majorEastAsia" w:cstheme="majorBidi"/>
                <w:sz w:val="18"/>
                <w:szCs w:val="18"/>
                <w:lang w:val="en-GB" w:eastAsia="en-US"/>
              </w:rPr>
              <w:t xml:space="preserve">stimate based on decomposition presented in </w:t>
            </w:r>
            <w:r w:rsidRPr="001E7A27">
              <w:rPr>
                <w:rFonts w:eastAsiaTheme="majorEastAsia" w:cstheme="majorBidi"/>
                <w:sz w:val="18"/>
                <w:szCs w:val="18"/>
                <w:lang w:val="en-GB" w:eastAsia="en-US"/>
              </w:rPr>
              <w:fldChar w:fldCharType="begin" w:fldLock="1"/>
            </w:r>
            <w:r w:rsidR="00747167" w:rsidRPr="001E7A27">
              <w:rPr>
                <w:rFonts w:eastAsiaTheme="majorEastAsia" w:cstheme="majorBidi"/>
                <w:sz w:val="18"/>
                <w:szCs w:val="18"/>
                <w:lang w:val="en-GB" w:eastAsia="en-US"/>
              </w:rPr>
              <w:instrText>ADDIN CSL_CITATION { "citationItems" : [ { "id" : "ITEM-1",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"(Jones and Friedlingstein, 2020)", "plainTextFormattedCitation" : "(Jones and Friedlingstein, 2020)", "previouslyFormattedCitation" : "(Jones and Friedlingstein, 2020)" }, "properties" : { "noteIndex" : 0 }, "schema" : "https://github.com/citation-style-language/schema/raw/master/csl-citation.json" }</w:instrText>
            </w:r>
            <w:r w:rsidRPr="001E7A27">
              <w:rPr>
                <w:rFonts w:eastAsiaTheme="majorEastAsia" w:cstheme="majorBidi"/>
                <w:sz w:val="18"/>
                <w:szCs w:val="18"/>
                <w:lang w:val="en-GB" w:eastAsia="en-US"/>
              </w:rPr>
              <w:fldChar w:fldCharType="separate"/>
            </w:r>
            <w:r w:rsidR="00025FA2" w:rsidRPr="001E7A27">
              <w:rPr>
                <w:rFonts w:eastAsiaTheme="majorEastAsia" w:cstheme="majorBidi"/>
                <w:noProof/>
                <w:sz w:val="18"/>
                <w:szCs w:val="18"/>
                <w:lang w:val="en-GB" w:eastAsia="en-US"/>
              </w:rPr>
              <w:t>(Jones and Friedlingstein, 2020)</w:t>
            </w:r>
            <w:r w:rsidRPr="001E7A27">
              <w:rPr>
                <w:rFonts w:eastAsiaTheme="majorEastAsia" w:cstheme="majorBidi"/>
                <w:sz w:val="18"/>
                <w:szCs w:val="18"/>
                <w:lang w:val="en-GB" w:eastAsia="en-US"/>
              </w:rPr>
              <w:fldChar w:fldCharType="end"/>
            </w:r>
            <w:r w:rsidRPr="001E7A27">
              <w:rPr>
                <w:rFonts w:eastAsiaTheme="majorEastAsia" w:cstheme="majorBidi"/>
                <w:sz w:val="18"/>
                <w:szCs w:val="18"/>
                <w:lang w:val="en-GB" w:eastAsia="en-US"/>
              </w:rPr>
              <w:t xml:space="preserve"> with ranges of carbon cycle feedback parameters from CMIP6 </w:t>
            </w:r>
            <w:r w:rsidRPr="001E7A27">
              <w:rPr>
                <w:rFonts w:eastAsiaTheme="majorEastAsia" w:cstheme="majorBidi"/>
                <w:sz w:val="18"/>
                <w:szCs w:val="18"/>
                <w:lang w:val="en-GB" w:eastAsia="en-US"/>
              </w:rPr>
              <w:fldChar w:fldCharType="begin" w:fldLock="1"/>
            </w:r>
            <w:r w:rsidR="00747167" w:rsidRPr="001E7A27">
              <w:rPr>
                <w:rFonts w:eastAsiaTheme="majorEastAsia" w:cstheme="majorBidi"/>
                <w:sz w:val="18"/>
                <w:szCs w:val="18"/>
                <w:lang w:val="en-GB" w:eastAsia="en-US"/>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rFonts w:eastAsiaTheme="majorEastAsia" w:cstheme="majorBidi"/>
                <w:sz w:val="18"/>
                <w:szCs w:val="18"/>
                <w:lang w:val="en-GB" w:eastAsia="en-US"/>
              </w:rPr>
              <w:fldChar w:fldCharType="separate"/>
            </w:r>
            <w:r w:rsidR="00025FA2" w:rsidRPr="001E7A27">
              <w:rPr>
                <w:rFonts w:eastAsiaTheme="majorEastAsia" w:cstheme="majorBidi"/>
                <w:noProof/>
                <w:sz w:val="18"/>
                <w:szCs w:val="18"/>
                <w:lang w:val="en-GB" w:eastAsia="en-US"/>
              </w:rPr>
              <w:t>(Arora et al., 2020)</w:t>
            </w:r>
            <w:r w:rsidRPr="001E7A27">
              <w:rPr>
                <w:rFonts w:eastAsiaTheme="majorEastAsia" w:cstheme="majorBidi"/>
                <w:sz w:val="18"/>
                <w:szCs w:val="18"/>
                <w:lang w:val="en-GB" w:eastAsia="en-US"/>
              </w:rPr>
              <w:fldChar w:fldCharType="end"/>
            </w:r>
            <w:r w:rsidRPr="001E7A27">
              <w:rPr>
                <w:rFonts w:eastAsiaTheme="majorEastAsia" w:cstheme="majorBidi"/>
                <w:sz w:val="18"/>
                <w:szCs w:val="18"/>
                <w:lang w:val="en-GB" w:eastAsia="en-US"/>
              </w:rPr>
              <w:t>, see Section 5.4.</w:t>
            </w:r>
          </w:p>
        </w:tc>
      </w:tr>
      <w:tr w:rsidR="00834757" w:rsidRPr="001E7A27" w14:paraId="0B1BABFD" w14:textId="77777777" w:rsidTr="00834757">
        <w:tc>
          <w:tcPr>
            <w:tcW w:w="2263" w:type="dxa"/>
          </w:tcPr>
          <w:p w14:paraId="2E7B02B0" w14:textId="457ECD07" w:rsidR="00834757" w:rsidRPr="001E7A27" w:rsidDel="00143D22"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fldChar w:fldCharType="begin" w:fldLock="1"/>
            </w:r>
            <w:ins w:id="5756" w:author="Robin Matthews" w:date="2021-06-17T18:35:00Z">
              <w:r w:rsidR="00EF4FF1" w:rsidRPr="001E7A27">
                <w:rPr>
                  <w:rFonts w:eastAsiaTheme="majorEastAsia" w:cstheme="majorBidi"/>
                  <w:sz w:val="18"/>
                  <w:szCs w:val="18"/>
                  <w:lang w:val="en-GB" w:eastAsia="en-US"/>
                </w:rPr>
                <w:instrText>ADDIN CSL_CITATION { "citationItems" : [ { "id" : "ITEM-1", "itemData" : { "DOI" : "10.1088/1748-9326/ab6d7b", "ISSN" : "17489326", "abstract" : "The Transient Climate Response to Cumulative CO2 Emissions (TCRE) is the proportionality between global temperature change and cumulative CO2 emissions. The TCRE implies a finite quantity of CO2 emissions, or carbon budget, consistent with a given temperature change limit. The uncertainty of the TCRE is often assumed be normally distributed, but this assumption has yet to be validated. We calculated the TCRE using a zero-dimensional ocean diffusive model and a Monte-Carlo error propagation (n = 10 000 000) randomly drawing from probability density functions of the climate feedback parameter, the land-borne fraction of carbon, radiative forcing from an e-fold increase in CO2 concentration, effective ocean diffusivity, and the ratio of sea to global surface temperature change. The calculated TCRE has a positively skewed distribution, ranging from 1.1 to 2.9 K EgC-1 (5%-95% confidence), with a mean and median value of 1.9 and 1.8 K EgC-1. The calculated distribution of the TCRE is well described by a log-normal distribution. The CO2-only carbon budget compatible with 2 \u00b0C warming is 1100 PgC, ranging from 700 to 1800 PgC (5%-95% confidence) estimated using a simplified model of ocean dynamics. Climate sensitivity is the most influential Earth System parameter on the TCRE, followed by the land-borne fraction of carbon, radiative forcing from an e-fold increase in CO2, effective ocean diffusivity, and the ratio of sea to global surface temperature change. While the uncertainty of the TCRE is considerable, the use of a log-normal distribution may improve estimations of the TCRE and associated carbon budgets.", "author" : [ { "dropping-particle" : "", "family" : "Spafford", "given" : "Lynsay", "non-dropping-particle" : "", "parse-names" : false, "suffix" : "" }, { "dropping-particle" : "", "family" : "Macdougall", "given" : "Andrew H.", "non-dropping-particle" : "", "parse-names" : false, "suffix" : "" } ], "container-title" : "Environmental Research Letters", "id" : "ITEM-1", "issue" : "3", "issued" : { "date-parts" : [ [ "2020" ] ] }, "title" : "Quantifying the probability distribution function of the transient climate response to cumulative CO2 emissions", "translator" : [ { "dropping-particle" : "", "family" : "L6229", "given" : "", "non-dropping-particle" : "", "parse-names" : false, "suffix" : "" } ], "type" : "article-journal", "volume" : "15" }, "uris" : [ "http://www.mendeley.com/documents/?uuid=e70fab41-c220-47a8-8b6e-bfe71e030ba1" ] } ], "mendeley" : { "formattedCitation" : "(Spafford and Macdougall, 2020)", "manualFormatting" : "Spafford and Macdougall, 2020", "plainTextFormattedCitation" : "(Spafford and Macdougall, 2020)", "previouslyFormattedCitation" : "(Spafford and Macdougall, 2020)" }, "properties" : { "noteIndex" : 0 }, "schema" : "https://github.com/citation-style-language/schema/raw/master/csl-citation.json" }</w:instrText>
              </w:r>
            </w:ins>
            <w:del w:id="5757" w:author="Robin Matthews" w:date="2021-06-17T18:34:00Z">
              <w:r w:rsidR="00747167" w:rsidRPr="001E7A27" w:rsidDel="00EF4FF1">
                <w:rPr>
                  <w:rFonts w:eastAsiaTheme="majorEastAsia" w:cstheme="majorBidi"/>
                  <w:sz w:val="18"/>
                  <w:szCs w:val="18"/>
                  <w:lang w:val="en-GB" w:eastAsia="en-US"/>
                </w:rPr>
                <w:delInstrText>ADDIN CSL_CITATION { "citationItems" : [ { "id" : "ITEM-1", "itemData" : { "DOI" : "10.1088/1748-9326/ab6d7b", "ISSN" : "17489326", "abstract" : "The Transient Climate Response to Cumulative CO2 Emissions (TCRE) is the proportionality between global temperature change and cumulative CO2 emissions. The TCRE implies a finite quantity of CO2 emissions, or carbon budget, consistent with a given temperature change limit. The uncertainty of the TCRE is often assumed be normally distributed, but this assumption has yet to be validated. We calculated the TCRE using a zero-dimensional ocean diffusive model and a Monte-Carlo error propagation (n = 10 000 000) randomly drawing from probability density functions of the climate feedback parameter, the land-borne fraction of carbon, radiative forcing from an e-fold increase in CO2 concentration, effective ocean diffusivity, and the ratio of sea to global surface temperature change. The calculated TCRE has a positively skewed distribution, ranging from 1.1 to 2.9 K EgC-1 (5%-95% confidence), with a mean and median value of 1.9 and 1.8 K EgC-1. The calculated distribution of the TCRE is well described by a log-normal distribution. The CO2-only carbon budget compatible with 2 \u00b0C warming is 1100 PgC, ranging from 700 to 1800 PgC (5%-95% confidence) estimated using a simplified model of ocean dynamics. Climate sensitivity is the most influential Earth System parameter on the TCRE, followed by the land-borne fraction of carbon, radiative forcing from an e-fold increase in CO2, effective ocean diffusivity, and the ratio of sea to global surface temperature change. While the uncertainty of the TCRE is considerable, the use of a log-normal distribution may improve estimations of the TCRE and associated carbon budgets.", "author" : [ { "dropping-particle" : "", "family" : "Spafford", "given" : "Lynsay", "non-dropping-particle" : "", "parse-names" : false, "suffix" : "" }, { "dropping-particle" : "", "family" : "Macdougall", "given" : "Andrew H.", "non-dropping-particle" : "", "parse-names" : false, "suffix" : "" } ], "container-title" : "Environmental Research Letters", "id" : "ITEM-1", "issue" : "3", "issued" : { "date-parts" : [ [ "2020" ] ] }, "title" : "Quantifying the probability distribution function of the transient climate response to cumulative CO2 emissions", "translator" : [ { "dropping-particle" : "", "family" : "L6229", "given" : "", "non-dropping-particle" : "", "parse-names" : false, "suffix" : "" } ], "type" : "article-journal", "volume" : "15" }, "uris" : [ "http://www.mendeley.com/documents/?uuid=e70fab41-c220-47a8-8b6e-bfe71e030ba1" ] } ], "mendeley" : { "formattedCitation" : "(Spafford and Macdougall, 2020)", "plainTextFormattedCitation" : "(Spafford and Macdougall, 2020)", "previouslyFormattedCitation" : "(Spafford and Macdougall, 2020)" }, "properties" : { "noteIndex" : 0 }, "schema" : "https://github.com/citation-style-language/schema/raw/master/csl-citation.json" }</w:delInstrText>
              </w:r>
            </w:del>
            <w:r w:rsidRPr="001E7A27">
              <w:rPr>
                <w:rFonts w:eastAsiaTheme="majorEastAsia" w:cstheme="majorBidi"/>
                <w:sz w:val="18"/>
                <w:szCs w:val="18"/>
                <w:lang w:val="en-GB" w:eastAsia="en-US"/>
              </w:rPr>
              <w:fldChar w:fldCharType="separate"/>
            </w:r>
            <w:del w:id="5758" w:author="Robin Matthews" w:date="2021-06-17T18:34:00Z">
              <w:r w:rsidR="00025FA2" w:rsidRPr="001E7A27" w:rsidDel="00EF4FF1">
                <w:rPr>
                  <w:rFonts w:eastAsiaTheme="majorEastAsia" w:cstheme="majorBidi"/>
                  <w:noProof/>
                  <w:sz w:val="18"/>
                  <w:szCs w:val="18"/>
                  <w:lang w:val="en-GB" w:eastAsia="en-US"/>
                </w:rPr>
                <w:delText>(</w:delText>
              </w:r>
            </w:del>
            <w:r w:rsidR="00025FA2" w:rsidRPr="001E7A27">
              <w:rPr>
                <w:rFonts w:eastAsiaTheme="majorEastAsia" w:cstheme="majorBidi"/>
                <w:noProof/>
                <w:sz w:val="18"/>
                <w:szCs w:val="18"/>
                <w:lang w:val="en-GB" w:eastAsia="en-US"/>
              </w:rPr>
              <w:t>Spafford and Macdougall, 2020</w:t>
            </w:r>
            <w:del w:id="5759" w:author="Robin Matthews" w:date="2021-06-17T18:35:00Z">
              <w:r w:rsidR="00025FA2" w:rsidRPr="001E7A27" w:rsidDel="00EF4FF1">
                <w:rPr>
                  <w:rFonts w:eastAsiaTheme="majorEastAsia" w:cstheme="majorBidi"/>
                  <w:noProof/>
                  <w:sz w:val="18"/>
                  <w:szCs w:val="18"/>
                  <w:lang w:val="en-GB" w:eastAsia="en-US"/>
                </w:rPr>
                <w:delText>)</w:delText>
              </w:r>
            </w:del>
            <w:r w:rsidRPr="001E7A27">
              <w:rPr>
                <w:rFonts w:eastAsiaTheme="majorEastAsia" w:cstheme="majorBidi"/>
                <w:sz w:val="18"/>
                <w:szCs w:val="18"/>
                <w:lang w:val="en-GB" w:eastAsia="en-US"/>
              </w:rPr>
              <w:fldChar w:fldCharType="end"/>
            </w:r>
          </w:p>
        </w:tc>
        <w:tc>
          <w:tcPr>
            <w:tcW w:w="1701" w:type="dxa"/>
          </w:tcPr>
          <w:p w14:paraId="4022DFFF"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 xml:space="preserve">1.1–2.9; mean: 1.9; </w:t>
            </w:r>
            <w:r w:rsidRPr="001E7A27">
              <w:rPr>
                <w:rFonts w:eastAsiaTheme="majorEastAsia" w:cstheme="majorBidi"/>
                <w:sz w:val="18"/>
                <w:szCs w:val="18"/>
                <w:lang w:val="en-GB" w:eastAsia="en-US"/>
              </w:rPr>
              <w:br/>
              <w:t xml:space="preserve">median: 1.8 </w:t>
            </w:r>
          </w:p>
        </w:tc>
        <w:tc>
          <w:tcPr>
            <w:tcW w:w="5657" w:type="dxa"/>
          </w:tcPr>
          <w:p w14:paraId="14F80D1C" w14:textId="230644FD"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5</w:t>
            </w:r>
            <w:ins w:id="5760" w:author="Ian Blenkinsop" w:date="2021-07-28T15:14:00Z">
              <w:r w:rsidR="005E58F1" w:rsidRPr="001E7A27">
                <w:rPr>
                  <w:rFonts w:eastAsiaTheme="majorEastAsia" w:cstheme="majorBidi"/>
                  <w:sz w:val="18"/>
                  <w:szCs w:val="18"/>
                  <w:lang w:val="en-GB" w:eastAsia="en-US"/>
                </w:rPr>
                <w:t>–</w:t>
              </w:r>
            </w:ins>
            <w:del w:id="5761" w:author="Ian Blenkinsop" w:date="2021-07-28T15:14:00Z">
              <w:r w:rsidRPr="001E7A27" w:rsidDel="005E58F1">
                <w:rPr>
                  <w:rFonts w:eastAsiaTheme="majorEastAsia" w:cstheme="majorBidi"/>
                  <w:sz w:val="18"/>
                  <w:szCs w:val="18"/>
                  <w:lang w:val="en-GB" w:eastAsia="en-US"/>
                </w:rPr>
                <w:delText xml:space="preserve"> to </w:delText>
              </w:r>
            </w:del>
            <w:r w:rsidRPr="001E7A27">
              <w:rPr>
                <w:rFonts w:eastAsiaTheme="majorEastAsia" w:cstheme="majorBidi"/>
                <w:sz w:val="18"/>
                <w:szCs w:val="18"/>
                <w:lang w:val="en-GB" w:eastAsia="en-US"/>
              </w:rPr>
              <w:t xml:space="preserve">95% range; ratio of land SAT and SST; probabilistic assessment of with a zero-dimensional ocean diffusive model </w:t>
            </w:r>
          </w:p>
        </w:tc>
      </w:tr>
      <w:tr w:rsidR="00834757" w:rsidRPr="001E7A27" w14:paraId="3B744BC0" w14:textId="77777777" w:rsidTr="00834757">
        <w:tc>
          <w:tcPr>
            <w:tcW w:w="9621" w:type="dxa"/>
            <w:gridSpan w:val="3"/>
          </w:tcPr>
          <w:p w14:paraId="3FA1C0F5" w14:textId="77777777" w:rsidR="00834757" w:rsidRPr="001E7A27" w:rsidRDefault="00834757" w:rsidP="005C7F25">
            <w:pPr>
              <w:pStyle w:val="AR6Table"/>
              <w:rPr>
                <w:rFonts w:eastAsiaTheme="majorEastAsia" w:cstheme="majorBidi"/>
                <w:b/>
                <w:sz w:val="18"/>
                <w:szCs w:val="18"/>
                <w:lang w:val="en-GB" w:eastAsia="en-US"/>
              </w:rPr>
            </w:pPr>
            <w:r w:rsidRPr="001E7A27">
              <w:rPr>
                <w:rFonts w:eastAsiaTheme="majorEastAsia" w:cstheme="majorBidi"/>
                <w:b/>
                <w:sz w:val="18"/>
                <w:szCs w:val="18"/>
                <w:lang w:val="en-GB" w:eastAsia="en-US"/>
              </w:rPr>
              <w:t>Cross-AR6 lines of evidence</w:t>
            </w:r>
          </w:p>
        </w:tc>
      </w:tr>
      <w:tr w:rsidR="00834757" w:rsidRPr="001E7A27" w14:paraId="7B1AE1D1" w14:textId="77777777" w:rsidTr="00834757">
        <w:tc>
          <w:tcPr>
            <w:tcW w:w="2263" w:type="dxa"/>
          </w:tcPr>
          <w:p w14:paraId="778AC8EF"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Transient Climate Response (TCR) and Airborne Fraction (AF)</w:t>
            </w:r>
          </w:p>
        </w:tc>
        <w:tc>
          <w:tcPr>
            <w:tcW w:w="1701" w:type="dxa"/>
          </w:tcPr>
          <w:p w14:paraId="224B5DE8"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1.0–2.3; median: 1.6</w:t>
            </w:r>
          </w:p>
        </w:tc>
        <w:tc>
          <w:tcPr>
            <w:tcW w:w="5657" w:type="dxa"/>
          </w:tcPr>
          <w:p w14:paraId="405E421B" w14:textId="1DAF8666"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 xml:space="preserve">5 </w:t>
            </w:r>
            <w:ins w:id="5762" w:author="Ian Blenkinsop" w:date="2021-07-28T15:14:00Z">
              <w:r w:rsidR="005E58F1" w:rsidRPr="001E7A27">
                <w:rPr>
                  <w:rFonts w:eastAsiaTheme="majorEastAsia" w:cstheme="majorBidi"/>
                  <w:sz w:val="18"/>
                  <w:szCs w:val="18"/>
                  <w:lang w:val="en-GB" w:eastAsia="en-US"/>
                </w:rPr>
                <w:t>–</w:t>
              </w:r>
            </w:ins>
            <w:del w:id="5763" w:author="Ian Blenkinsop" w:date="2021-07-28T15:14:00Z">
              <w:r w:rsidRPr="001E7A27" w:rsidDel="005E58F1">
                <w:rPr>
                  <w:rFonts w:eastAsiaTheme="majorEastAsia" w:cstheme="majorBidi"/>
                  <w:sz w:val="18"/>
                  <w:szCs w:val="18"/>
                  <w:lang w:val="en-GB" w:eastAsia="en-US"/>
                </w:rPr>
                <w:delText xml:space="preserve">to </w:delText>
              </w:r>
            </w:del>
            <w:r w:rsidRPr="001E7A27">
              <w:rPr>
                <w:rFonts w:eastAsiaTheme="majorEastAsia" w:cstheme="majorBidi"/>
                <w:sz w:val="18"/>
                <w:szCs w:val="18"/>
                <w:lang w:val="en-GB" w:eastAsia="en-US"/>
              </w:rPr>
              <w:t xml:space="preserve">95% range; GSAT; TCR–AF decomposition-based estimate using the assessed range of TCR (Section 7.5, 1.8°C median with 0.4°C 1-sigma range) and an airborne fraction of 53 </w:t>
            </w:r>
            <w:r w:rsidRPr="001E7A27">
              <w:rPr>
                <w:rFonts w:cs="Times New Roman"/>
                <w:lang w:val="en-GB" w:eastAsia="en-US"/>
              </w:rPr>
              <w:t>±</w:t>
            </w:r>
            <w:r w:rsidRPr="001E7A27">
              <w:rPr>
                <w:rFonts w:eastAsiaTheme="majorEastAsia" w:cstheme="majorBidi"/>
                <w:sz w:val="18"/>
                <w:szCs w:val="18"/>
                <w:lang w:val="en-GB" w:eastAsia="en-US"/>
              </w:rPr>
              <w:t xml:space="preserve"> 6% (1-sigma range) </w:t>
            </w:r>
          </w:p>
        </w:tc>
      </w:tr>
      <w:tr w:rsidR="00834757" w:rsidRPr="001E7A27" w14:paraId="6DDFB31D" w14:textId="77777777" w:rsidTr="00834757">
        <w:tc>
          <w:tcPr>
            <w:tcW w:w="9621" w:type="dxa"/>
            <w:gridSpan w:val="3"/>
            <w:shd w:val="clear" w:color="auto" w:fill="F2F2F2" w:themeFill="background1" w:themeFillShade="F2"/>
          </w:tcPr>
          <w:p w14:paraId="5156113A" w14:textId="77777777" w:rsidR="00834757" w:rsidRPr="001E7A27" w:rsidRDefault="00834757" w:rsidP="005C7F25">
            <w:pPr>
              <w:pStyle w:val="AR6Table"/>
              <w:rPr>
                <w:rFonts w:eastAsiaTheme="majorEastAsia" w:cstheme="majorBidi"/>
                <w:b/>
                <w:sz w:val="18"/>
                <w:szCs w:val="18"/>
                <w:lang w:val="en-GB" w:eastAsia="en-US"/>
              </w:rPr>
            </w:pPr>
            <w:r w:rsidRPr="001E7A27">
              <w:rPr>
                <w:rFonts w:eastAsiaTheme="majorEastAsia" w:cstheme="majorBidi"/>
                <w:b/>
                <w:sz w:val="18"/>
                <w:szCs w:val="18"/>
                <w:lang w:val="en-GB" w:eastAsia="en-US"/>
              </w:rPr>
              <w:t>Overall assessment</w:t>
            </w:r>
          </w:p>
        </w:tc>
      </w:tr>
      <w:tr w:rsidR="00834757" w:rsidRPr="001E7A27" w14:paraId="54EF2F3C" w14:textId="77777777" w:rsidTr="00834757">
        <w:tc>
          <w:tcPr>
            <w:tcW w:w="2263" w:type="dxa"/>
          </w:tcPr>
          <w:p w14:paraId="39E73F98" w14:textId="77777777"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IPCC AR6</w:t>
            </w:r>
          </w:p>
        </w:tc>
        <w:tc>
          <w:tcPr>
            <w:tcW w:w="1701" w:type="dxa"/>
          </w:tcPr>
          <w:p w14:paraId="777F7EF6" w14:textId="1E6737F4"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sz w:val="18"/>
                <w:szCs w:val="18"/>
                <w:lang w:val="en-GB" w:eastAsia="en-US"/>
              </w:rPr>
              <w:t>1.0–2.3;</w:t>
            </w:r>
            <w:r w:rsidRPr="001E7A27">
              <w:rPr>
                <w:rFonts w:eastAsiaTheme="majorEastAsia" w:cstheme="majorBidi"/>
                <w:sz w:val="18"/>
                <w:szCs w:val="18"/>
                <w:lang w:val="en-GB" w:eastAsia="en-US"/>
              </w:rPr>
              <w:br/>
              <w:t>best estimate: 1.6</w:t>
            </w:r>
            <w:r w:rsidR="008407C9" w:rsidRPr="001E7A27">
              <w:rPr>
                <w:rFonts w:eastAsiaTheme="majorEastAsia" w:cstheme="majorBidi"/>
                <w:sz w:val="18"/>
                <w:szCs w:val="18"/>
                <w:lang w:val="en-GB" w:eastAsia="en-US"/>
              </w:rPr>
              <w:t>5</w:t>
            </w:r>
          </w:p>
        </w:tc>
        <w:tc>
          <w:tcPr>
            <w:tcW w:w="5657" w:type="dxa"/>
          </w:tcPr>
          <w:p w14:paraId="71368DEA" w14:textId="5DF44C0F" w:rsidR="00834757" w:rsidRPr="001E7A27" w:rsidRDefault="00834757" w:rsidP="005C7F25">
            <w:pPr>
              <w:pStyle w:val="AR6Table"/>
              <w:rPr>
                <w:rFonts w:eastAsiaTheme="majorEastAsia" w:cstheme="majorBidi"/>
                <w:sz w:val="18"/>
                <w:szCs w:val="18"/>
                <w:lang w:val="en-GB" w:eastAsia="en-US"/>
              </w:rPr>
            </w:pPr>
            <w:r w:rsidRPr="001E7A27">
              <w:rPr>
                <w:rFonts w:eastAsiaTheme="majorEastAsia" w:cstheme="majorBidi"/>
                <w:i/>
                <w:sz w:val="18"/>
                <w:szCs w:val="18"/>
                <w:lang w:val="en-GB" w:eastAsia="en-US"/>
              </w:rPr>
              <w:t xml:space="preserve">Likely </w:t>
            </w:r>
            <w:r w:rsidRPr="001E7A27">
              <w:rPr>
                <w:rFonts w:eastAsiaTheme="majorEastAsia" w:cstheme="majorBidi"/>
                <w:sz w:val="18"/>
                <w:szCs w:val="18"/>
                <w:lang w:val="en-GB" w:eastAsia="en-US"/>
              </w:rPr>
              <w:t xml:space="preserve">range; GSAT; </w:t>
            </w:r>
            <w:ins w:id="5764" w:author="Soapbox" w:date="2021-07-22T08:30:00Z">
              <w:r w:rsidR="002F1855" w:rsidRPr="001E7A27">
                <w:rPr>
                  <w:rFonts w:eastAsiaTheme="majorEastAsia" w:cstheme="majorBidi"/>
                  <w:sz w:val="18"/>
                  <w:szCs w:val="18"/>
                  <w:lang w:val="en-GB" w:eastAsia="en-US"/>
                </w:rPr>
                <w:t>b</w:t>
              </w:r>
            </w:ins>
            <w:del w:id="5765" w:author="Soapbox" w:date="2021-07-22T08:30:00Z">
              <w:r w:rsidRPr="001E7A27" w:rsidDel="002F1855">
                <w:rPr>
                  <w:rFonts w:eastAsiaTheme="majorEastAsia" w:cstheme="majorBidi"/>
                  <w:sz w:val="18"/>
                  <w:szCs w:val="18"/>
                  <w:lang w:val="en-GB" w:eastAsia="en-US"/>
                </w:rPr>
                <w:delText>B</w:delText>
              </w:r>
            </w:del>
            <w:r w:rsidRPr="001E7A27">
              <w:rPr>
                <w:rFonts w:eastAsiaTheme="majorEastAsia" w:cstheme="majorBidi"/>
                <w:sz w:val="18"/>
                <w:szCs w:val="18"/>
                <w:lang w:val="en-GB" w:eastAsia="en-US"/>
              </w:rPr>
              <w:t>ased on combination of cross-AR6 lines of evidence (Section 5.5.1.4)</w:t>
            </w:r>
            <w:r w:rsidR="008E7EA2" w:rsidRPr="001E7A27">
              <w:rPr>
                <w:rFonts w:eastAsiaTheme="majorEastAsia" w:cstheme="majorBidi"/>
                <w:sz w:val="18"/>
                <w:szCs w:val="18"/>
                <w:lang w:val="en-GB" w:eastAsia="en-US"/>
              </w:rPr>
              <w:t>; normally distributed</w:t>
            </w:r>
          </w:p>
        </w:tc>
      </w:tr>
    </w:tbl>
    <w:p w14:paraId="76F3F9EB" w14:textId="77777777" w:rsidR="00834757" w:rsidRPr="001E7A27" w:rsidRDefault="00834757" w:rsidP="005C7F25">
      <w:pPr>
        <w:pStyle w:val="AR6BodyText"/>
        <w:rPr>
          <w:b/>
          <w:lang w:val="en-GB"/>
        </w:rPr>
      </w:pPr>
    </w:p>
    <w:p w14:paraId="08C7A682" w14:textId="77777777" w:rsidR="00834757" w:rsidRPr="001E7A27" w:rsidRDefault="00834757" w:rsidP="005C7F25">
      <w:pPr>
        <w:pStyle w:val="AR6BodyText"/>
        <w:rPr>
          <w:b/>
          <w:lang w:val="en-GB"/>
        </w:rPr>
      </w:pPr>
      <w:r w:rsidRPr="001E7A27">
        <w:rPr>
          <w:b/>
          <w:lang w:val="en-GB"/>
        </w:rPr>
        <w:t xml:space="preserve">[END TABLE 5.7 HERE] </w:t>
      </w:r>
    </w:p>
    <w:p w14:paraId="6E4B7FB2" w14:textId="77777777" w:rsidR="00834757" w:rsidRPr="001E7A27" w:rsidRDefault="00834757" w:rsidP="005C7F25">
      <w:pPr>
        <w:pStyle w:val="AR6BodyText"/>
        <w:rPr>
          <w:lang w:val="en-GB"/>
        </w:rPr>
      </w:pPr>
    </w:p>
    <w:p w14:paraId="616ED1E3" w14:textId="77777777" w:rsidR="00834757" w:rsidRPr="001E7A27" w:rsidRDefault="00834757" w:rsidP="005C7F25">
      <w:pPr>
        <w:pStyle w:val="AR6BodyText"/>
        <w:rPr>
          <w:lang w:val="en-GB"/>
        </w:rPr>
      </w:pPr>
    </w:p>
    <w:p w14:paraId="7376E5FA" w14:textId="2C8A6FED" w:rsidR="00834757" w:rsidRPr="001E7A27" w:rsidRDefault="00834757" w:rsidP="00535548">
      <w:pPr>
        <w:pStyle w:val="AR6Chap5Level35111"/>
        <w:rPr>
          <w:lang w:val="en-GB"/>
        </w:rPr>
      </w:pPr>
      <w:bookmarkStart w:id="5766" w:name="_Toc5716971"/>
      <w:bookmarkStart w:id="5767" w:name="_Toc33564312"/>
      <w:bookmarkStart w:id="5768" w:name="_Toc70535727"/>
      <w:r w:rsidRPr="001E7A27">
        <w:rPr>
          <w:lang w:val="en-GB"/>
        </w:rPr>
        <w:t xml:space="preserve">Combined </w:t>
      </w:r>
      <w:ins w:id="5769" w:author="Soapbox" w:date="2021-07-15T09:26:00Z">
        <w:r w:rsidR="00AA1EE8" w:rsidRPr="001E7A27">
          <w:rPr>
            <w:lang w:val="en-GB"/>
          </w:rPr>
          <w:t>A</w:t>
        </w:r>
      </w:ins>
      <w:del w:id="5770" w:author="Soapbox" w:date="2021-07-15T09:26:00Z">
        <w:r w:rsidRPr="001E7A27" w:rsidDel="00AA1EE8">
          <w:rPr>
            <w:lang w:val="en-GB"/>
          </w:rPr>
          <w:delText>a</w:delText>
        </w:r>
      </w:del>
      <w:r w:rsidRPr="001E7A27">
        <w:rPr>
          <w:lang w:val="en-GB"/>
        </w:rPr>
        <w:t>ssessment of TCRE</w:t>
      </w:r>
      <w:bookmarkEnd w:id="5766"/>
      <w:bookmarkEnd w:id="5767"/>
      <w:bookmarkEnd w:id="5768"/>
    </w:p>
    <w:p w14:paraId="336192F8" w14:textId="77777777" w:rsidR="00834757" w:rsidRPr="001E7A27" w:rsidRDefault="00834757" w:rsidP="005C7F25">
      <w:pPr>
        <w:pStyle w:val="AR6BodyText"/>
        <w:rPr>
          <w:lang w:val="en-GB" w:eastAsia="en-US"/>
        </w:rPr>
      </w:pPr>
    </w:p>
    <w:p w14:paraId="41500458" w14:textId="4F84E443" w:rsidR="00834757" w:rsidRPr="001E7A27" w:rsidRDefault="00834757" w:rsidP="005C7F25">
      <w:pPr>
        <w:pStyle w:val="AR6BodyText"/>
        <w:rPr>
          <w:lang w:val="en-GB" w:eastAsia="en-US"/>
        </w:rPr>
      </w:pPr>
      <w:r w:rsidRPr="001E7A27">
        <w:rPr>
          <w:lang w:val="en-GB" w:eastAsia="en-US"/>
        </w:rPr>
        <w:t>Studies differ in how they define TCRE, in the methods they use, and their assumptions, such as the assumed climate sensitivity distribution or the</w:t>
      </w:r>
      <w:r w:rsidR="001D6ABA" w:rsidRPr="001E7A27">
        <w:rPr>
          <w:lang w:val="en-GB" w:eastAsia="en-US"/>
        </w:rPr>
        <w:t xml:space="preserve"> choice of metrics of global temperature change</w:t>
      </w:r>
      <w:r w:rsidRPr="001E7A27">
        <w:rPr>
          <w:lang w:val="en-GB" w:eastAsia="en-US"/>
        </w:rPr>
        <w:t xml:space="preserve"> (e.g.</w:t>
      </w:r>
      <w:ins w:id="5771" w:author="Tom Maycock" w:date="2021-09-09T16:48:00Z">
        <w:r w:rsidR="00334BDE">
          <w:rPr>
            <w:lang w:val="en-GB" w:eastAsia="en-US"/>
          </w:rPr>
          <w:t>,</w:t>
        </w:r>
      </w:ins>
      <w:r w:rsidRPr="001E7A27">
        <w:rPr>
          <w:lang w:val="en-GB" w:eastAsia="en-US"/>
        </w:rPr>
        <w:t xml:space="preserve"> GMST or GSAT, see Table 5.7). This makes TCRE estimates from individual studies difficult to compare. The combined assessment of TCRE therefore takes advantage of the well-established decomposition of TCRE in two </w:t>
      </w:r>
      <w:r w:rsidRPr="001E7A27">
        <w:rPr>
          <w:lang w:val="en-GB" w:eastAsia="en-US"/>
        </w:rPr>
        <w:lastRenderedPageBreak/>
        <w:t xml:space="preserve">factors: the </w:t>
      </w:r>
      <w:del w:id="5772" w:author="Soapbox" w:date="2021-07-22T08:31:00Z">
        <w:r w:rsidRPr="001E7A27" w:rsidDel="002F1855">
          <w:rPr>
            <w:lang w:val="en-GB" w:eastAsia="en-US"/>
          </w:rPr>
          <w:delText>transient climate response (</w:delText>
        </w:r>
      </w:del>
      <w:r w:rsidRPr="001E7A27">
        <w:rPr>
          <w:lang w:val="en-GB" w:eastAsia="en-US"/>
        </w:rPr>
        <w:t>TCR</w:t>
      </w:r>
      <w:del w:id="5773" w:author="Soapbox" w:date="2021-07-22T08:31:00Z">
        <w:r w:rsidRPr="001E7A27" w:rsidDel="002F1855">
          <w:rPr>
            <w:lang w:val="en-GB" w:eastAsia="en-US"/>
          </w:rPr>
          <w:delText>)</w:delText>
        </w:r>
      </w:del>
      <w:r w:rsidRPr="001E7A27">
        <w:rPr>
          <w:lang w:val="en-GB" w:eastAsia="en-US"/>
        </w:rPr>
        <w:t xml:space="preserve"> and the </w:t>
      </w:r>
      <w:del w:id="5774" w:author="Soapbox" w:date="2021-07-22T08:33:00Z">
        <w:r w:rsidRPr="001E7A27" w:rsidDel="001C2689">
          <w:rPr>
            <w:lang w:val="en-GB" w:eastAsia="en-US"/>
          </w:rPr>
          <w:delText>airborne fraction</w:delText>
        </w:r>
      </w:del>
      <w:ins w:id="5775" w:author="Soapbox" w:date="2021-07-22T08:33:00Z">
        <w:r w:rsidR="001C2689" w:rsidRPr="001E7A27">
          <w:rPr>
            <w:lang w:val="en-GB" w:eastAsia="en-US"/>
          </w:rPr>
          <w:t>AF</w:t>
        </w:r>
      </w:ins>
      <w:r w:rsidRPr="001E7A27">
        <w:rPr>
          <w:lang w:val="en-GB" w:eastAsia="en-US"/>
        </w:rPr>
        <w:t xml:space="preserve"> (Section 5.5.1.3). This provides a TCRE assessment range for CO</w:t>
      </w:r>
      <w:r w:rsidRPr="001E7A27">
        <w:rPr>
          <w:vertAlign w:val="subscript"/>
          <w:lang w:val="en-GB" w:eastAsia="en-US"/>
        </w:rPr>
        <w:t>2</w:t>
      </w:r>
      <w:r w:rsidRPr="001E7A27">
        <w:rPr>
          <w:lang w:val="en-GB" w:eastAsia="en-US"/>
        </w:rPr>
        <w:t>-induced warming at the time of doubling CO</w:t>
      </w:r>
      <w:r w:rsidRPr="001E7A27">
        <w:rPr>
          <w:vertAlign w:val="subscript"/>
          <w:lang w:val="en-GB" w:eastAsia="en-US"/>
        </w:rPr>
        <w:t>2</w:t>
      </w:r>
      <w:r w:rsidRPr="001E7A27">
        <w:rPr>
          <w:lang w:val="en-GB" w:eastAsia="en-US"/>
        </w:rPr>
        <w:t xml:space="preserve"> concentrations that builds on the broader Working Group 1 assessment. Expert judg</w:t>
      </w:r>
      <w:ins w:id="5776" w:author="Soapbox" w:date="2021-07-22T08:33:00Z">
        <w:r w:rsidR="001C2689" w:rsidRPr="001E7A27">
          <w:rPr>
            <w:lang w:val="en-GB" w:eastAsia="en-US"/>
          </w:rPr>
          <w:t>e</w:t>
        </w:r>
      </w:ins>
      <w:r w:rsidRPr="001E7A27">
        <w:rPr>
          <w:lang w:val="en-GB" w:eastAsia="en-US"/>
        </w:rPr>
        <w:t xml:space="preserve">ment based on the airborne fraction range found in CMIP6 models </w:t>
      </w:r>
      <w:r w:rsidRPr="001E7A27">
        <w:rPr>
          <w:lang w:val="en-GB" w:eastAsia="en-US"/>
        </w:rPr>
        <w:fldChar w:fldCharType="begin" w:fldLock="1"/>
      </w:r>
      <w:r w:rsidR="00747167" w:rsidRPr="001E7A27">
        <w:rPr>
          <w:lang w:val="en-GB" w:eastAsia="en-US"/>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"id" : "ITEM-2",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"ITEM-2",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"(Arora et al., 2020; Jones and Friedlingstein, 2020)", "plainTextFormattedCitation" : "(Arora et al., 2020; Jones and Friedlingstein, 2020)", "previouslyFormattedCitation" : "(Arora et al., 2020; Jones and Friedlingstein,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(Arora et al., 2020; Jones and Friedlingstein, 2020)</w:t>
      </w:r>
      <w:r w:rsidRPr="001E7A27">
        <w:rPr>
          <w:lang w:val="en-GB" w:eastAsia="en-US"/>
        </w:rPr>
        <w:fldChar w:fldCharType="end"/>
      </w:r>
      <w:r w:rsidRPr="001E7A27">
        <w:rPr>
          <w:lang w:val="en-GB" w:eastAsia="en-US"/>
        </w:rPr>
        <w:t xml:space="preserve"> suggest a value of 53% with a 1-sigma range of </w:t>
      </w:r>
      <w:r w:rsidRPr="001E7A27">
        <w:rPr>
          <w:rFonts w:cs="Times New Roman"/>
          <w:lang w:val="en-GB" w:eastAsia="en-US"/>
        </w:rPr>
        <w:t>±</w:t>
      </w:r>
      <w:r w:rsidRPr="001E7A27">
        <w:rPr>
          <w:lang w:val="en-GB" w:eastAsia="en-US"/>
        </w:rPr>
        <w:t>6%, which is double the sigma range based on the spread of CMIP6 models only. Combining this range with the AR6 TCR assessment (Section 7.5, best estimate 1.8°C, 1.4</w:t>
      </w:r>
      <w:ins w:id="5777" w:author="Ian Blenkinsop" w:date="2021-07-28T15:14:00Z">
        <w:r w:rsidR="005E58F1" w:rsidRPr="001E7A27">
          <w:rPr>
            <w:lang w:val="en-GB" w:eastAsia="en-US"/>
          </w:rPr>
          <w:t>°C</w:t>
        </w:r>
      </w:ins>
      <w:r w:rsidRPr="001E7A27">
        <w:rPr>
          <w:lang w:val="en-GB" w:eastAsia="en-US"/>
        </w:rPr>
        <w:t xml:space="preserve">–2.2°C </w:t>
      </w:r>
      <w:r w:rsidRPr="001E7A27">
        <w:rPr>
          <w:i/>
          <w:iCs/>
          <w:lang w:val="en-GB" w:eastAsia="en-US"/>
        </w:rPr>
        <w:t xml:space="preserve">likely </w:t>
      </w:r>
      <w:r w:rsidRPr="001E7A27">
        <w:rPr>
          <w:lang w:val="en-GB" w:eastAsia="en-US"/>
        </w:rPr>
        <w:t>and 1.2</w:t>
      </w:r>
      <w:ins w:id="5778" w:author="Ian Blenkinsop" w:date="2021-07-28T15:14:00Z">
        <w:r w:rsidR="005E58F1" w:rsidRPr="001E7A27">
          <w:rPr>
            <w:lang w:val="en-GB" w:eastAsia="en-US"/>
          </w:rPr>
          <w:t>°C</w:t>
        </w:r>
      </w:ins>
      <w:r w:rsidRPr="001E7A27">
        <w:rPr>
          <w:lang w:val="en-GB" w:eastAsia="en-US"/>
        </w:rPr>
        <w:t xml:space="preserve">–2.4°C </w:t>
      </w:r>
      <w:r w:rsidRPr="001E7A27">
        <w:rPr>
          <w:i/>
          <w:iCs/>
          <w:lang w:val="en-GB" w:eastAsia="en-US"/>
        </w:rPr>
        <w:t xml:space="preserve">very likely </w:t>
      </w:r>
      <w:r w:rsidRPr="001E7A27">
        <w:rPr>
          <w:lang w:val="en-GB" w:eastAsia="en-US"/>
        </w:rPr>
        <w:t>range) results in a 5–95% range of 1.0–2.3°C per 1000 PgC. Based on expert judg</w:t>
      </w:r>
      <w:ins w:id="5779" w:author="Soapbox" w:date="2021-07-22T08:33:00Z">
        <w:r w:rsidR="001C2689" w:rsidRPr="001E7A27">
          <w:rPr>
            <w:lang w:val="en-GB" w:eastAsia="en-US"/>
          </w:rPr>
          <w:t>e</w:t>
        </w:r>
      </w:ins>
      <w:r w:rsidRPr="001E7A27">
        <w:rPr>
          <w:lang w:val="en-GB" w:eastAsia="en-US"/>
        </w:rPr>
        <w:t>ment that accounts for the incomplete coverage of all Earth system components, this result</w:t>
      </w:r>
      <w:ins w:id="5780" w:author="Soapbox" w:date="2021-07-22T08:34:00Z">
        <w:r w:rsidR="001C2689" w:rsidRPr="001E7A27">
          <w:rPr>
            <w:lang w:val="en-GB" w:eastAsia="en-US"/>
          </w:rPr>
          <w:t>s</w:t>
        </w:r>
      </w:ins>
      <w:r w:rsidRPr="001E7A27">
        <w:rPr>
          <w:lang w:val="en-GB" w:eastAsia="en-US"/>
        </w:rPr>
        <w:t xml:space="preserve"> in a consolidated assessment that TCRE would fall </w:t>
      </w:r>
      <w:r w:rsidRPr="001E7A27">
        <w:rPr>
          <w:i/>
          <w:iCs/>
          <w:lang w:val="en-GB" w:eastAsia="en-US"/>
        </w:rPr>
        <w:t xml:space="preserve">likely </w:t>
      </w:r>
      <w:r w:rsidRPr="001E7A27">
        <w:rPr>
          <w:lang w:val="en-GB" w:eastAsia="en-US"/>
        </w:rPr>
        <w:t>in the range of 1.0–2.3°C per 1000 PgC, with a best estimate of 1.6</w:t>
      </w:r>
      <w:r w:rsidR="00783F62" w:rsidRPr="001E7A27">
        <w:rPr>
          <w:lang w:val="en-GB" w:eastAsia="en-US"/>
        </w:rPr>
        <w:t>5</w:t>
      </w:r>
      <w:r w:rsidRPr="001E7A27">
        <w:rPr>
          <w:lang w:val="en-GB" w:eastAsia="en-US"/>
        </w:rPr>
        <w:t xml:space="preserve">°C per 1000 PgC. Warming here reflects the human-induced </w:t>
      </w:r>
      <w:r w:rsidR="000D02EF" w:rsidRPr="001E7A27">
        <w:rPr>
          <w:lang w:val="en-GB" w:eastAsia="en-US"/>
        </w:rPr>
        <w:t>GSAT</w:t>
      </w:r>
      <w:r w:rsidRPr="001E7A27">
        <w:rPr>
          <w:lang w:val="en-GB" w:eastAsia="en-US"/>
        </w:rPr>
        <w:t xml:space="preserve"> increase and assumes a normal distribution. Some studies using observational constraints support a lognormal shape for the TCRE distribution </w:t>
      </w:r>
      <w:r w:rsidRPr="001E7A27">
        <w:rPr>
          <w:lang w:val="en-GB" w:eastAsia="en-US"/>
        </w:rPr>
        <w:fldChar w:fldCharType="begin" w:fldLock="1"/>
      </w:r>
      <w:r w:rsidR="00747167" w:rsidRPr="001E7A27">
        <w:rPr>
          <w:lang w:val="en-GB" w:eastAsia="en-US"/>
        </w:rPr>
        <w:instrText>ADDIN CSL_CITATION { "citationItems" : [ { "id" : "ITEM-1", "itemData" : { "DOI" : "10.1088/1748-9326/ab6d7b", "ISSN" : "17489326", "abstract" : "The Transient Climate Response to Cumulative CO2 Emissions (TCRE) is the proportionality between global temperature change and cumulative CO2 emissions. The TCRE implies a finite quantity of CO2 emissions, or carbon budget, consistent with a given temperature change limit. The uncertainty of the TCRE is often assumed be normally distributed, but this assumption has yet to be validated. We calculated the TCRE using a zero-dimensional ocean diffusive model and a Monte-Carlo error propagation (n = 10 000 000) randomly drawing from probability density functions of the climate feedback parameter, the land-borne fraction of carbon, radiative forcing from an e-fold increase in CO2 concentration, effective ocean diffusivity, and the ratio of sea to global surface temperature change. The calculated TCRE has a positively skewed distribution, ranging from 1.1 to 2.9 K EgC-1 (5%-95% confidence), with a mean and median value of 1.9 and 1.8 K EgC-1. The calculated distribution of the TCRE is well described by a log-normal distribution. The CO2-only carbon budget compatible with 2 \u00b0C warming is 1100 PgC, ranging from 700 to 1800 PgC (5%-95% confidence) estimated using a simplified model of ocean dynamics. Climate sensitivity is the most influential Earth System parameter on the TCRE, followed by the land-borne fraction of carbon, radiative forcing from an e-fold increase in CO2, effective ocean diffusivity, and the ratio of sea to global surface temperature change. While the uncertainty of the TCRE is considerable, the use of a log-normal distribution may improve estimations of the TCRE and associated carbon budgets.", "author" : [ { "dropping-particle" : "", "family" : "Spafford", "given" : "Lynsay", "non-dropping-particle" : "", "parse-names" : false, "suffix" : "" }, { "dropping-particle" : "", "family" : "Macdougall", "given" : "Andrew H.", "non-dropping-particle" : "", "parse-names" : false, "suffix" : "" } ], "container-title" : "Environmental Research Letters", "id" : "ITEM-1", "issue" : "3", "issued" : { "date-parts" : [ [ "2020" ] ] }, "title" : "Quantifying the probability distribution function of the transient climate response to cumulative CO2 emissions", "translator" : [ { "dropping-particle" : "", "family" : "L6229", "given" : "", "non-dropping-particle" : "", "parse-names" : false, "suffix" : "" } ], "type" : "article-journal", "volume" : "15" }, "uris" : [ "http://www.mendeley.com/documents/?uuid=e70fab41-c220-47a8-8b6e-bfe71e030ba1" ] } ], "mendeley" : { "formattedCitation" : "(Spafford and Macdougall, 2020)", "plainTextFormattedCitation" : "(Spafford and Macdougall, 2020)", "previouslyFormattedCitation" : "(Spafford and Macdougall,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(Spafford and Macdougall, 2020)</w:t>
      </w:r>
      <w:r w:rsidRPr="001E7A27">
        <w:rPr>
          <w:lang w:val="en-GB" w:eastAsia="en-US"/>
        </w:rPr>
        <w:fldChar w:fldCharType="end"/>
      </w:r>
      <w:r w:rsidRPr="001E7A27">
        <w:rPr>
          <w:lang w:val="en-GB" w:eastAsia="en-US"/>
        </w:rPr>
        <w:t>, but such a distribution is currently not supported by the combined assessment of TCR and airborne fraction. Finally, this assessed TCRE range needs to be considered in combination with the ZEC (Section 4.7.2) when estimating the CO</w:t>
      </w:r>
      <w:r w:rsidRPr="001E7A27">
        <w:rPr>
          <w:vertAlign w:val="subscript"/>
          <w:lang w:val="en-GB" w:eastAsia="en-US"/>
        </w:rPr>
        <w:t>2</w:t>
      </w:r>
      <w:r w:rsidRPr="001E7A27">
        <w:rPr>
          <w:lang w:val="en-GB" w:eastAsia="en-US"/>
        </w:rPr>
        <w:t xml:space="preserve">-induced warming of low-emissions scenarios. </w:t>
      </w:r>
    </w:p>
    <w:p w14:paraId="35C36C0D" w14:textId="77777777" w:rsidR="00834757" w:rsidRPr="001E7A27" w:rsidRDefault="00834757" w:rsidP="005C7F25">
      <w:pPr>
        <w:pStyle w:val="AR6BodyText"/>
        <w:rPr>
          <w:lang w:val="en-GB" w:eastAsia="en-US"/>
        </w:rPr>
      </w:pPr>
    </w:p>
    <w:p w14:paraId="76531482" w14:textId="77777777" w:rsidR="00186B0B" w:rsidRPr="001E7A27" w:rsidRDefault="00186B0B" w:rsidP="005C7F25">
      <w:pPr>
        <w:pStyle w:val="AR6BodyText"/>
        <w:rPr>
          <w:lang w:val="en-GB" w:eastAsia="en-US"/>
        </w:rPr>
      </w:pPr>
    </w:p>
    <w:p w14:paraId="2514FE86" w14:textId="28AB188F" w:rsidR="00834757" w:rsidRPr="001E7A27" w:rsidRDefault="00834757" w:rsidP="00535548">
      <w:pPr>
        <w:pStyle w:val="AR6Chap5Level2511"/>
        <w:rPr>
          <w:lang w:val="en-GB"/>
        </w:rPr>
      </w:pPr>
      <w:r w:rsidRPr="001E7A27">
        <w:rPr>
          <w:lang w:val="en-GB"/>
        </w:rPr>
        <w:t xml:space="preserve"> </w:t>
      </w:r>
      <w:bookmarkStart w:id="5781" w:name="_Toc5716972"/>
      <w:bookmarkStart w:id="5782" w:name="_Toc33564313"/>
      <w:bookmarkStart w:id="5783" w:name="_Toc70535728"/>
      <w:r w:rsidRPr="001E7A27">
        <w:rPr>
          <w:lang w:val="en-GB"/>
        </w:rPr>
        <w:t xml:space="preserve">Remaining </w:t>
      </w:r>
      <w:r w:rsidR="00EC2B15" w:rsidRPr="001E7A27">
        <w:rPr>
          <w:lang w:val="en-GB"/>
        </w:rPr>
        <w:t>C</w:t>
      </w:r>
      <w:r w:rsidRPr="001E7A27">
        <w:rPr>
          <w:lang w:val="en-GB"/>
        </w:rPr>
        <w:t xml:space="preserve">arbon </w:t>
      </w:r>
      <w:r w:rsidR="00EC2B15" w:rsidRPr="001E7A27">
        <w:rPr>
          <w:lang w:val="en-GB"/>
        </w:rPr>
        <w:t>B</w:t>
      </w:r>
      <w:r w:rsidRPr="001E7A27">
        <w:rPr>
          <w:lang w:val="en-GB"/>
        </w:rPr>
        <w:t xml:space="preserve">udget </w:t>
      </w:r>
      <w:r w:rsidR="00EC2B15" w:rsidRPr="001E7A27">
        <w:rPr>
          <w:lang w:val="en-GB"/>
        </w:rPr>
        <w:t>A</w:t>
      </w:r>
      <w:r w:rsidRPr="001E7A27">
        <w:rPr>
          <w:lang w:val="en-GB"/>
        </w:rPr>
        <w:t>ssessment</w:t>
      </w:r>
      <w:bookmarkEnd w:id="5781"/>
      <w:bookmarkEnd w:id="5782"/>
      <w:bookmarkEnd w:id="5783"/>
    </w:p>
    <w:p w14:paraId="31751F51" w14:textId="77777777" w:rsidR="00834757" w:rsidRPr="001E7A27" w:rsidRDefault="00834757" w:rsidP="005C7F25">
      <w:pPr>
        <w:pStyle w:val="AR6BodyText"/>
        <w:rPr>
          <w:lang w:val="en-GB"/>
        </w:rPr>
      </w:pPr>
    </w:p>
    <w:p w14:paraId="753F2896" w14:textId="33AA35D4" w:rsidR="00834757" w:rsidRPr="001E7A27" w:rsidRDefault="00834757" w:rsidP="005C7F25">
      <w:pPr>
        <w:pStyle w:val="AR6BodyText"/>
        <w:rPr>
          <w:lang w:val="en-GB" w:eastAsia="en-US"/>
        </w:rPr>
      </w:pPr>
      <w:r w:rsidRPr="001E7A27">
        <w:rPr>
          <w:rFonts w:eastAsiaTheme="majorEastAsia" w:cstheme="majorBidi"/>
          <w:lang w:val="en-GB" w:eastAsia="en-US"/>
        </w:rPr>
        <w:t>Estimates of remaining carbon budgets consistent with holding global warming below a specific temperature threshold depend on a range of factors which are increasingly being studied and quantified. These factors include</w:t>
      </w:r>
      <w:ins w:id="5784" w:author="Soapbox" w:date="2021-07-22T08:35:00Z">
        <w:r w:rsidR="001C2689" w:rsidRPr="001E7A27">
          <w:rPr>
            <w:rFonts w:eastAsiaTheme="majorEastAsia" w:cstheme="majorBidi"/>
            <w:lang w:val="en-GB" w:eastAsia="en-US"/>
          </w:rPr>
          <w:t>:</w:t>
        </w:r>
      </w:ins>
      <w:r w:rsidRPr="001E7A27">
        <w:rPr>
          <w:rFonts w:eastAsiaTheme="majorEastAsia" w:cstheme="majorBidi"/>
          <w:lang w:val="en-GB" w:eastAsia="en-US"/>
        </w:rPr>
        <w:t xml:space="preserve"> (i) well-understood methodological and definitional choices </w:t>
      </w:r>
      <w:ins w:id="5785" w:author="Ian Blenkinsop" w:date="2021-07-28T15:18:00Z">
        <w:r w:rsidR="005E58F1" w:rsidRPr="001E7A27">
          <w:rPr>
            <w:rFonts w:eastAsiaTheme="majorEastAsia" w:cstheme="majorBidi"/>
            <w:lang w:val="en-GB" w:eastAsia="en-US"/>
          </w:rPr>
          <w:t xml:space="preserve">(Sections 5.5.2.1 and 5.5.2.2; </w:t>
        </w:r>
      </w:ins>
      <w:r w:rsidRPr="001E7A27">
        <w:rPr>
          <w:rFonts w:eastAsiaTheme="majorEastAsia" w:cstheme="majorBidi"/>
          <w:lang w:val="en-GB" w:eastAsia="en-US"/>
        </w:rPr>
        <w:fldChar w:fldCharType="begin" w:fldLock="1"/>
      </w:r>
      <w:r w:rsidR="00747167" w:rsidRPr="001E7A27">
        <w:rPr>
          <w:rFonts w:eastAsiaTheme="majorEastAsia" w:cstheme="majorBidi"/>
          <w:lang w:val="en-GB" w:eastAsia="en-US"/>
        </w:rPr>
        <w:instrText>ADDIN CSL_CITATION { "citationItems" : [ { "id" : "ITEM-1",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"ITEM-1",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"ITEM-2",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"ITEM-2",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"http://www.mendeley.com/documents/?uuid=3b2df1a4-e628-4ee0-82bc-5f5225e0b6d7" ] }, { "id" : "ITEM-3",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"ITEM-3",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"http://www.mendeley.com/documents/?uuid=62bc1926-76c8-4e6a-959a-99a5596ae2a2", "http://www.mendeley.com/documents/?uuid=c294cf00-5146-4e41-a692-e773faee8ba5" ] } ], "mendeley" : { "formattedCitation" : "(Friedlingstein et al., 2014a; Rogelj et al., 2016, 2018b)", "plainTextFormattedCitation" : "(Friedlingstein et al., 2014a; Rogelj et al., 2016, 2018b)", "previouslyFormattedCitation" : "(Friedlingstein et al., 2014a; Rogelj et al., 2016, 2018b)" }, "properties" : { "noteIndex" : 0 }, "schema" : "https://github.com/citation-style-language/schema/raw/master/csl-citation.json" }</w:instrText>
      </w:r>
      <w:r w:rsidRPr="001E7A27">
        <w:rPr>
          <w:rFonts w:eastAsiaTheme="majorEastAsia" w:cstheme="majorBidi"/>
          <w:lang w:val="en-GB" w:eastAsia="en-US"/>
        </w:rPr>
        <w:fldChar w:fldCharType="separate"/>
      </w:r>
      <w:del w:id="5786" w:author="Ian Blenkinsop" w:date="2021-07-28T15:18:00Z">
        <w:r w:rsidR="00025FA2" w:rsidRPr="001E7A27" w:rsidDel="005E58F1">
          <w:rPr>
            <w:rFonts w:eastAsiaTheme="majorEastAsia" w:cstheme="majorBidi"/>
            <w:noProof/>
            <w:lang w:val="en-GB" w:eastAsia="en-US"/>
          </w:rPr>
          <w:delText>(</w:delText>
        </w:r>
      </w:del>
      <w:r w:rsidR="00025FA2" w:rsidRPr="001E7A27">
        <w:rPr>
          <w:rFonts w:eastAsiaTheme="majorEastAsia" w:cstheme="majorBidi"/>
          <w:noProof/>
          <w:lang w:val="en-GB" w:eastAsia="en-US"/>
        </w:rPr>
        <w:t>Friedlingstein et al., 2014a; Rogelj et al., 2016, 2018b)</w:t>
      </w:r>
      <w:r w:rsidRPr="001E7A27">
        <w:rPr>
          <w:rFonts w:eastAsiaTheme="majorEastAsia" w:cstheme="majorBidi"/>
          <w:lang w:val="en-GB" w:eastAsia="en-US"/>
        </w:rPr>
        <w:fldChar w:fldCharType="end"/>
      </w:r>
      <w:del w:id="5787" w:author="Ian Blenkinsop" w:date="2021-07-28T15:18:00Z">
        <w:r w:rsidRPr="001E7A27" w:rsidDel="005E58F1">
          <w:rPr>
            <w:rFonts w:eastAsiaTheme="majorEastAsia" w:cstheme="majorBidi"/>
            <w:lang w:val="en-GB" w:eastAsia="en-US"/>
          </w:rPr>
          <w:delText xml:space="preserve"> (see Sections 5.5.2.1 and Section 5.5.2.2)</w:delText>
        </w:r>
      </w:del>
      <w:ins w:id="5788" w:author="Soapbox" w:date="2021-07-22T08:36:00Z">
        <w:r w:rsidR="001C2689" w:rsidRPr="001E7A27">
          <w:rPr>
            <w:rFonts w:eastAsiaTheme="majorEastAsia" w:cstheme="majorBidi"/>
            <w:lang w:val="en-GB" w:eastAsia="en-US"/>
          </w:rPr>
          <w:t>;</w:t>
        </w:r>
      </w:ins>
      <w:del w:id="5789" w:author="Soapbox" w:date="2021-07-22T08:36:00Z">
        <w:r w:rsidRPr="001E7A27" w:rsidDel="001C2689">
          <w:rPr>
            <w:rFonts w:eastAsiaTheme="majorEastAsia" w:cstheme="majorBidi"/>
            <w:lang w:val="en-GB" w:eastAsia="en-US"/>
          </w:rPr>
          <w:delText>,</w:delText>
        </w:r>
      </w:del>
      <w:r w:rsidRPr="001E7A27">
        <w:rPr>
          <w:rFonts w:eastAsiaTheme="majorEastAsia" w:cstheme="majorBidi"/>
          <w:lang w:val="en-GB" w:eastAsia="en-US"/>
        </w:rPr>
        <w:t xml:space="preserve"> and (ii) a set of contributing factors such as historical warming, the TCRE and its limitations, the ZEC (</w:t>
      </w:r>
      <w:r w:rsidRPr="001E7A27">
        <w:rPr>
          <w:lang w:val="en-GB"/>
        </w:rPr>
        <w:t>the amount of warming projected to occur following a complete cessation of emissions</w:t>
      </w:r>
      <w:del w:id="5790" w:author="Ian Blenkinsop" w:date="2021-07-28T15:18:00Z">
        <w:r w:rsidRPr="001E7A27" w:rsidDel="005E58F1">
          <w:rPr>
            <w:lang w:val="en-GB"/>
          </w:rPr>
          <w:delText xml:space="preserve">, </w:delText>
        </w:r>
      </w:del>
      <w:ins w:id="5791" w:author="Ian Blenkinsop" w:date="2021-07-28T15:18:00Z">
        <w:r w:rsidR="005E58F1" w:rsidRPr="001E7A27">
          <w:rPr>
            <w:lang w:val="en-GB"/>
          </w:rPr>
          <w:t xml:space="preserve">; </w:t>
        </w:r>
      </w:ins>
      <w:r w:rsidRPr="001E7A27">
        <w:rPr>
          <w:lang w:val="en-GB"/>
        </w:rPr>
        <w:t>see Section 4.7.2)</w:t>
      </w:r>
      <w:r w:rsidRPr="001E7A27">
        <w:rPr>
          <w:rFonts w:eastAsiaTheme="majorEastAsia" w:cstheme="majorBidi"/>
          <w:lang w:val="en-GB" w:eastAsia="en-US"/>
        </w:rPr>
        <w:t>, as well as contributions of non-CO</w:t>
      </w:r>
      <w:r w:rsidRPr="001E7A27">
        <w:rPr>
          <w:rFonts w:eastAsiaTheme="majorEastAsia" w:cstheme="majorBidi"/>
          <w:vertAlign w:val="subscript"/>
          <w:lang w:val="en-GB" w:eastAsia="en-US"/>
        </w:rPr>
        <w:t>2</w:t>
      </w:r>
      <w:r w:rsidRPr="001E7A27">
        <w:rPr>
          <w:rFonts w:eastAsiaTheme="majorEastAsia" w:cstheme="majorBidi"/>
          <w:lang w:val="en-GB" w:eastAsia="en-US"/>
        </w:rPr>
        <w:t xml:space="preserve"> climate forcers (Section 5.5.2.2</w:t>
      </w:r>
      <w:del w:id="5792" w:author="Ian Blenkinsop" w:date="2021-07-28T15:18:00Z">
        <w:r w:rsidRPr="001E7A27" w:rsidDel="005E58F1">
          <w:rPr>
            <w:rFonts w:eastAsiaTheme="majorEastAsia" w:cstheme="majorBidi"/>
            <w:lang w:val="en-GB" w:eastAsia="en-US"/>
          </w:rPr>
          <w:delText xml:space="preserve">) </w:delText>
        </w:r>
      </w:del>
      <w:ins w:id="5793" w:author="Ian Blenkinsop" w:date="2021-07-28T15:18:00Z">
        <w:r w:rsidR="005E58F1" w:rsidRPr="001E7A27">
          <w:rPr>
            <w:rFonts w:eastAsiaTheme="majorEastAsia" w:cstheme="majorBidi"/>
            <w:lang w:val="en-GB" w:eastAsia="en-US"/>
          </w:rPr>
          <w:t xml:space="preserve">; </w:t>
        </w:r>
      </w:ins>
      <w:commentRangeStart w:id="5794"/>
      <w:r w:rsidRPr="001E7A27">
        <w:rPr>
          <w:rFonts w:eastAsiaTheme="majorEastAsia" w:cstheme="majorBidi"/>
          <w:lang w:val="en-GB" w:eastAsia="en-US"/>
        </w:rPr>
        <w:fldChar w:fldCharType="begin" w:fldLock="1"/>
      </w:r>
      <w:ins w:id="5795" w:author="Robin Matthews" w:date="2021-06-17T18:40:00Z">
        <w:r w:rsidR="00FB245A" w:rsidRPr="001E7A27">
          <w:rPr>
            <w:rFonts w:eastAsiaTheme="majorEastAsia" w:cstheme="majorBidi"/>
            <w:lang w:val="en-GB" w:eastAsia="en-US"/>
          </w:rPr>
          <w:instrText>ADDIN CSL_CITATION { "citationItems" : [ { "id" : "ITEM-1", "itemData" : { "DOI" : "10.1007/s40641-015-0030-6", "ISSN" : "2198-6061", "abstract" : "The transient climate response to cumulative CO2 emissions (TCRE) is a metric of climate change that directly relates the primary cause of climate change (cumulative CO2 emissions) to global mean temperature change. The metric was developed once researchers noticed that the cumulative CO2 versus temperature change curve was nearly linear for almost all Earth system model output. Here, recent literature on the origin, limits, and value of TCRE is reviewed. TCRE appears to emerge from the diminishing radiative forcing per unit mass of atmospheric CO2 being compensated by diminishing efficiency of ocean heat uptake and the modulation of airborne fraction of carbon by ocean processes. The best estimate of the value of TCRE is between 0.8 to 2.5 K EgC\u22121. Overall, TCRE has been shown to be a conceptually simple and robust metric of climate warming with many applications in formulating climate policy.", "author" : [ { "dropping-particle" : "", "family" : "MacDougall", "given" : "Andrew H.", "non-dropping-particle" : "", "parse-names" : false, "suffix" : "" } ], "container-title" : "Current Climate Change Reports", "id" : "ITEM-1", "issue" : "1", "issued" : { "date-parts" : [ [ "2016", "3", "17" ] ] }, "page" : "39-47", "title" : "The Transient Response to Cumulative CO2 Emissions: a Review", "translator" : [ { "dropping-particle" : "", "family" : "L3925", "given" : "", "non-dropping-particle" : "", "parse-names" : false, "suffix" : "" } ], "type" : "article-journal", "volume" : "2" }, "uris" : [ "http://www.mendeley.com/documents/?uuid=dc6628b3-a08b-42ef-bf5c-80664ca05035" ] }, { "id" : "ITEM-2",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"ITEM-2",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"ITEM-3", "itemData" : { "DOI" : "10.1088/1748-9326/aac319", "ISSN" : "1748-9326", "author" : [ { "dropping-particle" : "", "family" : "Pfleiderer", "given" : "Peter", "non-dropping-particle" : "", "parse-names" : false, "suffix" : "" }, { "dropping-particle" : "", "family" : "Schleussner", "given" : "Carl-Friedrich", "non-dropping-particle" : "", "parse-names" : false, "suffix" : "" }, { "dropping-particle" : "", "family" : "Mengel", "given" : "Matthias", "non-dropping-particle" : "", "parse-names" : false, "suffix" : "" }, { "dropping-particle" : "", "family" : "Rogelj", "given" : "Joeri", "non-dropping-particle" : "", "parse-names" : false, "suffix" : "" } ], "container-title" : "Environmental Research Letters", "id" : "ITEM-3", "issue" : "6", "issued" : { "date-parts" : [ [ "2018", "6", "1" ] ] }, "page" : "064015", "publisher" : "IOP Publishing", "title" : "Global mean temperature indicators linked to warming levels avoiding climate risks", "translator" : [ { "dropping-particle" : "", "family" : "L4415", "given" : "", "non-dropping-particle" : "", "parse-names" : false, "suffix" : "" } ], "type" : "article-journal", "volume" : "13" }, "uris" : [ "http://www.mendeley.com/documents/?uuid=f50bdb08-42eb-37a7-9172-df5f16236cd2" ] }, { "id" : "ITEM-4",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"ITEM-4",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"http://www.mendeley.com/documents/?uuid=7d307f54-d69f-4c0e-9b6b-16a9f6d7e928" ] }, { "id" : "ITEM-5",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"ITEM-5",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"http://www.mendeley.com/documents/?uuid=18ad4662-127b-4424-88a2-4e2a3a0fc0a1" ] }, { "id" : "ITEM-6",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"ITEM-6",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"ITEM-7", "itemData" : { "DOI" : "10.1038/s41598-018-24241-1", "ISSN" : "2045-2322", "abstract" : "Estimates of the 1.5 \u00b0C carbon budget vary widely among recent studies, emphasizing the need to better understand and quantify key sources of uncertainty. Here we quantify the impact of carbon cycle uncertainty and non-CO2 forcing on the 1.5 \u00b0C carbon budget in the context of a prescribed 1.5 \u00b0C temperature stabilization scenario. We use Bayes theorem to weight members of a perturbed parameter ensemble with varying land and ocean carbon uptake, to derive an estimate for the fossil fuel (FF) carbon budget of 469 PgC since 1850, with a 95% likelihood range of (411,528) PgC. CO2 emissions from land-use change (LUC) add about 230 PgC. Our best estimate of the total (FF + LUC) carbon budget for 1.5 \u00b0C is therefore 699 PgC, which corresponds to about 11 years of current emissions. Non-CO2 greenhouse gas and aerosol emissions represent equivalent cumulative CO2 emissions of about 510 PgC and \u2212180 PgC for 1.5 \u00b0C, respectively. The increased LUC, high non-CO2 emissions and decreased aerosols in our scenario, cause the long-term FF carbon budget to decrease following temperature stabilization. In this scenario, negative emissions would be required to compensate not only for the increasing non-CO2 climate forcing, but also for the declining natural carbon sinks.", "author" : [ { "dropping-particle" : "", "family" : "Mengis", "given" : "Nadine", "non-dropping-particle" : "", "parse-names" : false, "suffix" : "" }, { "dropping-particle" : "", "family" : "Partanen", "given" : "Antti-Ilari", "non-dropping-particle" : "", "parse-names" : false, "suffix" : "" }, { "dropping-particle" : "", "family" : "Jalbert", "given" : "Jonathan", "non-dropping-particle" : "", "parse-names" : false, "suffix" : "" }, { "dropping-particle" : "", "family" : "Matthews", "given" : "H. Damon", "non-dropping-particle" : "", "parse-names" : false, "suffix" : "" } ], "container-title" : "Scientific Reports", "id" : "ITEM-7", "issue" : "1", "issued" : { "date-parts" : [ [ "2018", "12", "11" ] ] }, "page" : "5831", "publisher" : "Nature Publishing Group", "title" : "1.5 \u00b0C carbon budget dependent on carbon cycle uncertainty and future non-CO2 forcing", "translator" : [ { "dropping-particle" : "", "family" : "L4978", "given" : "", "non-dropping-particle" : "", "parse-names" : false, "suffix" : "" } ], "type" : "article-journal", "volume" : "8" }, "uris" : [ "http://www.mendeley.com/documents/?uuid=d3df2d23-723b-3115-ba8a-67bc84ee4dc0", "http://www.mendeley.com/documents/?uuid=3b351a93-501d-4fcd-81ff-ed51376664f8" ] }, { "id" : "ITEM-8",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"ITEM-8",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"ITEM-9",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"ITEM-9",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"http://www.mendeley.com/documents/?uuid=e6034151-0058-4d10-942d-be90b644bfa3" ] }, { "id" : "ITEM-10",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"ITEM-10",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"ITEM-11", "itemData" : { "DOI" : "10.1088/1748-9326/10/7/075003", "ISSN" : "1748-9326", "author" : [ { "dropping-particle" : "", "family" : "Rogelj", "given" : "Joeri", "non-dropping-particle" : "", "parse-names" : false, "suffix" : "" }, { "dropping-particle" : "", "family" : "Reisinger", "given" : "Andy", "non-dropping-particle" : "", "parse-names" : false, "suffix" : "" }, { "dropping-particle" : "", "family" : "McCollum", "given" : "David L", "non-dropping-particle" : "", "parse-names" : false, "suffix" : "" }, { "dropping-particle" : "", "family" : "Knutti", "given" : "Reto", "non-dropping-particle" : "", "parse-names" : false, "suffix" : "" }, { "dropping-particle" : "", "family" : "Riahi", "given" : "Keywan", "non-dropping-particle" : "", "parse-names" : false, "suffix" : "" }, { "dropping-particle" : "", "family" : "Meinshausen", "given" : "Malte", "non-dropping-particle" : "", "parse-names" : false, "suffix" : "" } ], "container-title" : "Environmental Research Letters", "id" : "ITEM-11", "issue" : "7", "issued" : { "date-parts" : [ [ "2015", "7", "1" ] ] }, "page" : "075003", "publisher" : "IOP Publishing", "title" : "Mitigation choices impact carbon budget size compatible with low temperature goals", "translator" : [ { "dropping-particle" : "", "family" : "L4951", "given" : "", "non-dropping-particle" : "", "parse-names" : false, "suffix" : "" } ], "type" : "article-journal", "volume" : "10" }, "uris" : [ "http://www.mendeley.com/documents/?uuid=45f9593b-be09-3e31-bdc0-4732047f1147" ] }, { "id" : "ITEM-12", "itemData" : { "DOI" : "10.1088/1748-9326/11/3/035001", "ISSN" : "1748-9326", "author" : [ { "dropping-particle" : "", "family" : "Simmons", "given" : "C T", "non-dropping-particle" : "", "parse-names" : false, "suffix" : "" }, { "dropping-particle" : "", "family" : "Matthews", "given" : "H D", "non-dropping-particle" : "", "parse-names" : false, "suffix" : "" } ], "container-title" : "Environmental Research Letters", "id" : "ITEM-12", "issue" : "3", "issued" : { "date-parts" : [ [ "2016", "3", "1" ] ] }, "page" : "035001", "publisher" : "IOP Publishing", "title" : "Assessing the implications of human land-use change for the transient climate response to cumulative carbon emissions", "translator" : [ { "dropping-particle" : "", "family" : "L4953", "given" : "", "non-dropping-particle" : "", "parse-names" : false, "suffix" : "" } ], "type" : "article-journal", "volume" : "11" }, "uris" : [ "http://www.mendeley.com/documents/?uuid=bd6b4f77-a428-3360-9d40-aa596b063099" ] }, { "id" : "ITEM-13", "itemData" : { "DOI" : "10.1038/s41612-019-0086-4", "ISSN" : "2397-3722", "abstract" : "Anthropogenic global warming at a given time is largely determined by the cumulative total emissions (or stock) of long-lived climate pollutants (LLCPs), predominantly carbon dioxide (CO2), and the emission rates (or flow) of short-lived climate pollutants (SLCPs) immediately prior to that time. Under the United Nations Framework Convention on Climate Change (UNFCCC), reporting of greenhouse gas emissions has been standardised in terms of CO2-equivalent (CO2-e) emissions using Global Warming Potentials (GWP) over 100-years, but the conventional usage of GWP does not adequately capture the different behaviours of LLCPs and SLCPs, or their impact on global mean surface temperature. An alternative usage of GWP, denoted GWP*, overcomes this problem by equating an increase in the emission rate of an SLCP with a one-off \u201cpulse\u201d emission of CO2. We show that this approach, while an improvement on the conventional usage, slightly underestimates the impact of recent increases in SLCP emissions on current rates of warming because the climate does not respond instantaneously to radiative forcing. We resolve this with a modification of the GWP* definition, which incorporates a term for each of the short-timescale and long-timescale climate responses to changes in radiative forcing. The amended version allows \u201cCO2-warming-equivalent\u201d (CO2-we) emissions to be calculated directly from reported emissions. Thus SLCPs can be incorporated directly into carbon budgets consistent with long-term temperature goals, because every unit of CO2-we emitted generates approximately the same amount of warming, whether it is emitted as a SLCP or a LLCP. This is not the case for conventionally derived CO2-e.", "author" : [ { "dropping-particle" : "", "family" : "Cain", "given" : "Michelle", "non-dropping-particle" : "", "parse-names" : false, "suffix" : "" }, { "dropping-particle" : "", "family" : "Lynch", "given" : "John", "non-dropping-particle" : "", "parse-names" : false, "suffix" : "" }, { "dropping-particle" : "", "family" : "Allen", "given" : "Myles R.", "non-dropping-particle" : "", "parse-names" : false, "suffix" : "" }, { "dropping-particle" : "", "family" : "Fuglestvedt", "given" : "Jan S.", "non-dropping-particle" : "", "parse-names" : false, "suffix" : "" }, { "dropping-particle" : "", "family" : "Frame", "given" : "David J.", "non-dropping-particle" : "", "parse-names" : false, "suffix" : "" }, { "dropping-particle" : "", "family" : "Macey", "given" : "Adrian H", "non-dropping-particle" : "", "parse-names" : false, "suffix" : "" } ], "container-title" : "npj Climate and Atmospheric Science", "id" : "ITEM-13", "issue" : "29", "issued" : { "date-parts" : [ [ "2019", "12" ] ] }, "publisher" : "Springer Science and Business Media LLC", "title" : "Improved calculation of warming-equivalent emissions for short-lived climate pollutants", "translator" : [ { "dropping-particle" : "", "family" : "L6325", "given" : "", "non-dropping-particle" : "", "parse-names" : false, "suffix" : "" } ], "type" : "article-journal", "volume" : "2" }, "uris" : [ "http://www.mendeley.com/documents/?uuid=bb595efd-de9f-39f6-8e89-435b8c534618" ] }, { "id" : "ITEM-14",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"ITEM-14",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"(Rogelj et al., 2015a, 2015b; MacDougall and Friedlingstein, 2015; Simmons and Matthews, 2016; MacDougall, 2016; Ehlert et al., 2017; Matthews et al., 2017, 2021; Millar et al., 2017a; Tokarska et al., 2018; Goodwin et al., 2018; Mengis et al., 2018; Pfleiderer et al., 2018; Cain et al., 2019)", "manualFormatting" : "(MacDougall and Friedlingstein, 2015; Rogelj et al., 2015a, b; MacDougall, 2016; Simmons and Matthews, 2016; Ehlert et al., 2017; Matthews et al., 2017, 2021; Millar et al., 2017b; Goodwin et al., 2018; Mengis et al., 2018; Pfleiderer et al., 2018; Tokarska et al., 2018; Cain et al., 2019)", "plainTextFormattedCitation" : "(Rogelj et al., 2015a, 2015b; MacDougall and Friedlingstein, 2015; Simmons and Matthews, 2016; MacDougall, 2016; Ehlert et al., 2017; Matthews et al., 2017, 2021; Millar et al., 2017a; Tokarska et al., 2018; Goodwin et al., 2018; Mengis et al., 2018; Pfleiderer et al., 2018; Cain et al., 2019)", "previouslyFormattedCitation" : "(Rogelj et al., 2015a, 2015b; MacDougall and Friedlingstein, 2015; Simmons and Matthews, 2016; MacDougall, 2016; Ehlert et al., 2017; Matthews et al., 2017, 2021; Millar et al., 2017a; Tokarska et al., 2018; Goodwin et al., 2018; Mengis et al., 2018; Pfleiderer et al., 2018; Cain et al., 2019)" }, "properties" : { "noteIndex" : 0 }, "schema" : "https://github.com/citation-style-language/schema/raw/master/csl-citation.json" }</w:instrText>
        </w:r>
      </w:ins>
      <w:del w:id="5796" w:author="Robin Matthews" w:date="2021-06-17T18:40:00Z">
        <w:r w:rsidR="00747167" w:rsidRPr="001E7A27" w:rsidDel="00FB245A">
          <w:rPr>
            <w:rFonts w:eastAsiaTheme="majorEastAsia" w:cstheme="majorBidi"/>
            <w:lang w:val="en-GB" w:eastAsia="en-US"/>
          </w:rPr>
          <w:delInstrText>ADDIN CSL_CITATION { "citationItems" : [ { "id" : "ITEM-1", "itemData" : { "DOI" : "10.1007/s40641-015-0030-6", "ISSN" : "2198-6061", "abstract" : "The transient climate response to cumulative CO2 emissions (TCRE) is a metric of climate change that directly relates the primary cause of climate change (cumulative CO2 emissions) to global mean temperature change. The metric was developed once researchers noticed that the cumulative CO2 versus temperature change curve was nearly linear for almost all Earth system model output. Here, recent literature on the origin, limits, and value of TCRE is reviewed. TCRE appears to emerge from the diminishing radiative forcing per unit mass of atmospheric CO2 being compensated by diminishing efficiency of ocean heat uptake and the modulation of airborne fraction of carbon by ocean processes. The best estimate of the value of TCRE is between 0.8 to 2.5 K EgC\u22121. Overall, TCRE has been shown to be a conceptually simple and robust metric of climate warming with many applications in formulating climate policy.", "author" : [ { "dropping-particle" : "", "family" : "MacDougall", "given" : "Andrew H.", "non-dropping-particle" : "", "parse-names" : false, "suffix" : "" } ], "container-title" : "Current Climate Change Reports", "id" : "ITEM-1", "issue" : "1", "issued" : { "date-parts" : [ [ "2016", "3", "17" ] ] }, "page" : "39-47", "title" : "The Transient Response to Cumulative CO2 Emissions: a Review", "translator" : [ { "dropping-particle" : "", "family" : "L3925", "given" : "", "non-dropping-particle" : "", "parse-names" : false, "suffix" : "" } ], "type" : "article-journal", "volume" : "2" }, "uris" : [ "http://www.mendeley.com/documents/?uuid=dc6628b3-a08b-42ef-bf5c-80664ca05035" ] }, { "id" : "ITEM-2",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"ITEM-2",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"ITEM-3", "itemData" : { "DOI" : "10.1088/1748-9326/aac319", "ISSN" : "1748-9326", "author" : [ { "dropping-particle" : "", "family" : "Pfleiderer", "given" : "Peter", "non-dropping-particle" : "", "parse-names" : false, "suffix" : "" }, { "dropping-particle" : "", "family" : "Schleussner", "given" : "Carl-Friedrich", "non-dropping-particle" : "", "parse-names" : false, "suffix" : "" }, { "dropping-particle" : "", "family" : "Mengel", "given" : "Matthias", "non-dropping-particle" : "", "parse-names" : false, "suffix" : "" }, { "dropping-particle" : "", "family" : "Rogelj", "given" : "Joeri", "non-dropping-particle" : "", "parse-names" : false, "suffix" : "" } ], "container-title" : "Environmental Research Letters", "id" : "ITEM-3", "issue" : "6", "issued" : { "date-parts" : [ [ "2018", "6", "1" ] ] }, "page" : "064015", "publisher" : "IOP Publishing", "title" : "Global mean temperature indicators linked to warming levels avoiding climate risks", "translator" : [ { "dropping-particle" : "", "family" : "L4415", "given" : "", "non-dropping-particle" : "", "parse-names" : false, "suffix" : "" } ], "type" : "article-journal", "volume" : "13" }, "uris" : [ "http://www.mendeley.com/documents/?uuid=f50bdb08-42eb-37a7-9172-df5f16236cd2" ] }, { "id" : "ITEM-4",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"ITEM-4",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"http://www.mendeley.com/documents/?uuid=7d307f54-d69f-4c0e-9b6b-16a9f6d7e928" ] }, { "id" : "ITEM-5",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"ITEM-5",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"http://www.mendeley.com/documents/?uuid=18ad4662-127b-4424-88a2-4e2a3a0fc0a1" ] }, { "id" : "ITEM-6",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"ITEM-6",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"ITEM-7", "itemData" : { "DOI" : "10.1038/s41598-018-24241-1", "ISSN" : "2045-2322", "abstract" : "Estimates of the 1.5 \u00b0C carbon budget vary widely among recent studies, emphasizing the need to better understand and quantify key sources of uncertainty. Here we quantify the impact of carbon cycle uncertainty and non-CO2 forcing on the 1.5 \u00b0C carbon budget in the context of a prescribed 1.5 \u00b0C temperature stabilization scenario. We use Bayes theorem to weight members of a perturbed parameter ensemble with varying land and ocean carbon uptake, to derive an estimate for the fossil fuel (FF) carbon budget of 469 PgC since 1850, with a 95% likelihood range of (411,528) PgC. CO2 emissions from land-use change (LUC) add about 230 PgC. Our best estimate of the total (FF + LUC) carbon budget for 1.5 \u00b0C is therefore 699 PgC, which corresponds to about 11 years of current emissions. Non-CO2 greenhouse gas and aerosol emissions represent equivalent cumulative CO2 emissions of about 510 PgC and \u2212180 PgC for 1.5 \u00b0C, respectively. The increased LUC, high non-CO2 emissions and decreased aerosols in our scenario, cause the long-term FF carbon budget to decrease following temperature stabilization. In this scenario, negative emissions would be required to compensate not only for the increasing non-CO2 climate forcing, but also for the declining natural carbon sinks.", "author" : [ { "dropping-particle" : "", "family" : "Mengis", "given" : "Nadine", "non-dropping-particle" : "", "parse-names" : false, "suffix" : "" }, { "dropping-particle" : "", "family" : "Partanen", "given" : "Antti-Ilari", "non-dropping-particle" : "", "parse-names" : false, "suffix" : "" }, { "dropping-particle" : "", "family" : "Jalbert", "given" : "Jonathan", "non-dropping-particle" : "", "parse-names" : false, "suffix" : "" }, { "dropping-particle" : "", "family" : "Matthews", "given" : "H. Damon", "non-dropping-particle" : "", "parse-names" : false, "suffix" : "" } ], "container-title" : "Scientific Reports", "id" : "ITEM-7", "issue" : "1", "issued" : { "date-parts" : [ [ "2018", "12", "11" ] ] }, "page" : "5831", "publisher" : "Nature Publishing Group", "title" : "1.5 \u00b0C carbon budget dependent on carbon cycle uncertainty and future non-CO2 forcing", "translator" : [ { "dropping-particle" : "", "family" : "L4978", "given" : "", "non-dropping-particle" : "", "parse-names" : false, "suffix" : "" } ], "type" : "article-journal", "volume" : "8" }, "uris" : [ "http://www.mendeley.com/documents/?uuid=d3df2d23-723b-3115-ba8a-67bc84ee4dc0", "http://www.mendeley.com/documents/?uuid=3b351a93-501d-4fcd-81ff-ed51376664f8" ] }, { "id" : "ITEM-8",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"ITEM-8",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"ITEM-9",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"ITEM-9",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"http://www.mendeley.com/documents/?uuid=e6034151-0058-4d10-942d-be90b644bfa3" ] }, { "id" : "ITEM-10",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"ITEM-10",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"ITEM-11", "itemData" : { "DOI" : "10.1088/1748-9326/10/7/075003", "ISSN" : "1748-9326", "author" : [ { "dropping-particle" : "", "family" : "Rogelj", "given" : "Joeri", "non-dropping-particle" : "", "parse-names" : false, "suffix" : "" }, { "dropping-particle" : "", "family" : "Reisinger", "given" : "Andy", "non-dropping-particle" : "", "parse-names" : false, "suffix" : "" }, { "dropping-particle" : "", "family" : "McCollum", "given" : "David L", "non-dropping-particle" : "", "parse-names" : false, "suffix" : "" }, { "dropping-particle" : "", "family" : "Knutti", "given" : "Reto", "non-dropping-particle" : "", "parse-names" : false, "suffix" : "" }, { "dropping-particle" : "", "family" : "Riahi", "given" : "Keywan", "non-dropping-particle" : "", "parse-names" : false, "suffix" : "" }, { "dropping-particle" : "", "family" : "Meinshausen", "given" : "Malte", "non-dropping-particle" : "", "parse-names" : false, "suffix" : "" } ], "container-title" : "Environmental Research Letters", "id" : "ITEM-11", "issue" : "7", "issued" : { "date-parts" : [ [ "2015", "7", "1" ] ] }, "page" : "075003", "publisher" : "IOP Publishing", "title" : "Mitigation choices impact carbon budget size compatible with low temperature goals", "translator" : [ { "dropping-particle" : "", "family" : "L4951", "given" : "", "non-dropping-particle" : "", "parse-names" : false, "suffix" : "" } ], "type" : "article-journal", "volume" : "10" }, "uris" : [ "http://www.mendeley.com/documents/?uuid=45f9593b-be09-3e31-bdc0-4732047f1147" ] }, { "id" : "ITEM-12", "itemData" : { "DOI" : "10.1088/1748-9326/11/3/035001", "ISSN" : "1748-9326", "author" : [ { "dropping-particle" : "", "family" : "Simmons", "given" : "C T", "non-dropping-particle" : "", "parse-names" : false, "suffix" : "" }, { "dropping-particle" : "", "family" : "Matthews", "given" : "H D", "non-dropping-particle" : "", "parse-names" : false, "suffix" : "" } ], "container-title" : "Environmental Research Letters", "id" : "ITEM-12", "issue" : "3", "issued" : { "date-parts" : [ [ "2016", "3", "1" ] ] }, "page" : "035001", "publisher" : "IOP Publishing", "title" : "Assessing the implications of human land-use change for the transient climate response to cumulative carbon emissions", "translator" : [ { "dropping-particle" : "", "family" : "L4953", "given" : "", "non-dropping-particle" : "", "parse-names" : false, "suffix" : "" } ], "type" : "article-journal", "volume" : "11" }, "uris" : [ "http://www.mendeley.com/documents/?uuid=bd6b4f77-a428-3360-9d40-aa596b063099" ] }, { "id" : "ITEM-13", "itemData" : { "DOI" : "10.1038/s41612-019-0086-4", "ISSN" : "2397-3722", "abstract" : "Anthropogenic global warming at a given time is largely determined by the cumulative total emissions (or stock) of long-lived climate pollutants (LLCPs), predominantly carbon dioxide (CO2), and the emission rates (or flow) of short-lived climate pollutants (SLCPs) immediately prior to that time. Under the United Nations Framework Convention on Climate Change (UNFCCC), reporting of greenhouse gas emissions has been standardised in terms of CO2-equivalent (CO2-e) emissions using Global Warming Potentials (GWP) over 100-years, but the conventional usage of GWP does not adequately capture the different behaviours of LLCPs and SLCPs, or their impact on global mean surface temperature. An alternative usage of GWP, denoted GWP*, overcomes this problem by equating an increase in the emission rate of an SLCP with a one-off \u201cpulse\u201d emission of CO2. We show that this approach, while an improvement on the conventional usage, slightly underestimates the impact of recent increases in SLCP emissions on current rates of warming because the climate does not respond instantaneously to radiative forcing. We resolve this with a modification of the GWP* definition, which incorporates a term for each of the short-timescale and long-timescale climate responses to changes in radiative forcing. The amended version allows \u201cCO2-warming-equivalent\u201d (CO2-we) emissions to be calculated directly from reported emissions. Thus SLCPs can be incorporated directly into carbon budgets consistent with long-term temperature goals, because every unit of CO2-we emitted generates approximately the same amount of warming, whether it is emitted as a SLCP or a LLCP. This is not the case for conventionally derived CO2-e.", "author" : [ { "dropping-particle" : "", "family" : "Cain", "given" : "Michelle", "non-dropping-particle" : "", "parse-names" : false, "suffix" : "" }, { "dropping-particle" : "", "family" : "Lynch", "given" : "John", "non-dropping-particle" : "", "parse-names" : false, "suffix" : "" }, { "dropping-particle" : "", "family" : "Allen", "given" : "Myles R.", "non-dropping-particle" : "", "parse-names" : false, "suffix" : "" }, { "dropping-particle" : "", "family" : "Fuglestvedt", "given" : "Jan S.", "non-dropping-particle" : "", "parse-names" : false, "suffix" : "" }, { "dropping-particle" : "", "family" : "Frame", "given" : "David J.", "non-dropping-particle" : "", "parse-names" : false, "suffix" : "" }, { "dropping-particle" : "", "family" : "Macey", "given" : "Adrian H", "non-dropping-particle" : "", "parse-names" : false, "suffix" : "" } ], "container-title" : "npj Climate and Atmospheric Science", "id" : "ITEM-13", "issue" : "29", "issued" : { "date-parts" : [ [ "2019", "12" ] ] }, "publisher" : "Springer Science and Business Media LLC", "title" : "Improved calculation of warming-equivalent emissions for short-lived climate pollutants", "translator" : [ { "dropping-particle" : "", "family" : "L6325", "given" : "", "non-dropping-particle" : "", "parse-names" : false, "suffix" : "" } ], "type" : "article-journal", "volume" : "2" }, "uris" : [ "http://www.mendeley.com/documents/?uuid=bb595efd-de9f-39f6-8e89-435b8c534618" ] }, { "id" : "ITEM-14",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"ITEM-14",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"(Rogelj et al., 2015a, 2015b; MacDougall and Friedlingstein, 2015; Simmons and Matthews, 2016; MacDougall, 2016; Ehlert et al., 2017; Matthews et al., 2017, 2021; Millar et al., 2017a; Tokarska et al., 2018; Goodwin et al., 2018; Mengis et al., 2018; Pfleiderer et al., 2018; Cain et al., 2019)", "plainTextFormattedCitation" : "(Rogelj et al., 2015a, 2015b; MacDougall and Friedlingstein, 2015; Simmons and Matthews, 2016; MacDougall, 2016; Ehlert et al., 2017; Matthews et al., 2017, 2021; Millar et al., 2017a; Tokarska et al., 2018; Goodwin et al., 2018; Mengis et al., 2018; Pfleiderer et al., 2018; Cain et al., 2019)", "previouslyFormattedCitation" : "(Rogelj et al., 2015a, 2015b; MacDougall and Friedlingstein, 2015; Simmons and Matthews, 2016; MacDougall, 2016; Ehlert et al., 2017; Matthews et al., 2017, 2021; Millar et al., 2017a; Tokarska et al., 2018; Goodwin et al., 2018; Mengis et al., 2018; Pfleiderer et al., 2018; Cain et al., 2019)" }, "properties" : { "noteIndex" : 0 }, "schema" : "https://github.com/citation-style-language/schema/raw/master/csl-citation.json" }</w:delInstrText>
        </w:r>
      </w:del>
      <w:r w:rsidRPr="001E7A27">
        <w:rPr>
          <w:rFonts w:eastAsiaTheme="majorEastAsia" w:cstheme="majorBidi"/>
          <w:lang w:val="en-GB" w:eastAsia="en-US"/>
        </w:rPr>
        <w:fldChar w:fldCharType="separate"/>
      </w:r>
      <w:del w:id="5797" w:author="Ian Blenkinsop" w:date="2021-07-28T15:19:00Z">
        <w:r w:rsidR="00025FA2" w:rsidRPr="001E7A27" w:rsidDel="005E58F1">
          <w:rPr>
            <w:rFonts w:eastAsiaTheme="majorEastAsia" w:cstheme="majorBidi"/>
            <w:noProof/>
            <w:lang w:val="en-GB" w:eastAsia="en-US"/>
          </w:rPr>
          <w:delText>(</w:delText>
        </w:r>
      </w:del>
      <w:ins w:id="5798" w:author="Robin Matthews" w:date="2021-06-17T18:39:00Z">
        <w:r w:rsidR="00FB245A" w:rsidRPr="001E7A27">
          <w:rPr>
            <w:lang w:val="en-GB"/>
          </w:rPr>
          <w:t>MacDougall and Friedlingstein, 2015; Rogelj et al., 2015a, b; MacDougall, 2016; Simmons and Matthews, 2016; Ehlert et al., 2017; Matthews et al., 2017, 2021; Millar et al., 2017b; Goodwin et al., 2018; Mengis et al., 2018; Pfleiderer et al., 2018; Tokarska et al., 2018; Cain et al., 2019</w:t>
        </w:r>
      </w:ins>
      <w:del w:id="5799" w:author="Robin Matthews" w:date="2021-06-17T18:39:00Z">
        <w:r w:rsidR="00025FA2" w:rsidRPr="001E7A27" w:rsidDel="00FB245A">
          <w:rPr>
            <w:rFonts w:eastAsiaTheme="majorEastAsia" w:cstheme="majorBidi"/>
            <w:noProof/>
            <w:lang w:val="en-GB" w:eastAsia="en-US"/>
          </w:rPr>
          <w:delText>Rogelj et al., 2015a, 2015b; MacDougall and Friedlingstein, 2015; Simmons and Matthews, 2016; MacDougall, 2016; Ehlert et al., 2017; Matthews et al., 2017, 2021; Millar et al., 2017a; Tokarska et al., 2018; Goodwin et al., 2018; Mengis et al., 2018; Pfleiderer et al., 2018; Cain et al., 2019</w:delText>
        </w:r>
      </w:del>
      <w:r w:rsidR="00025FA2" w:rsidRPr="001E7A27">
        <w:rPr>
          <w:rFonts w:eastAsiaTheme="majorEastAsia" w:cstheme="majorBidi"/>
          <w:noProof/>
          <w:lang w:val="en-GB" w:eastAsia="en-US"/>
        </w:rPr>
        <w:t>)</w:t>
      </w:r>
      <w:r w:rsidRPr="001E7A27">
        <w:rPr>
          <w:rFonts w:eastAsiaTheme="majorEastAsia" w:cstheme="majorBidi"/>
          <w:lang w:val="en-GB" w:eastAsia="en-US"/>
        </w:rPr>
        <w:fldChar w:fldCharType="end"/>
      </w:r>
      <w:commentRangeEnd w:id="5794"/>
      <w:r w:rsidR="00025FA2" w:rsidRPr="001E7A27">
        <w:rPr>
          <w:rStyle w:val="CommentReference"/>
          <w:lang w:val="en-GB"/>
        </w:rPr>
        <w:commentReference w:id="5794"/>
      </w:r>
      <w:r w:rsidRPr="001E7A27">
        <w:rPr>
          <w:rFonts w:eastAsiaTheme="majorEastAsia" w:cstheme="majorBidi"/>
          <w:lang w:val="en-GB" w:eastAsia="en-US"/>
        </w:rPr>
        <w:t>. These contributing factors are integrated in an overarching assessment of remaining carbon budgets for limiting global average warming to levels ranging from 1.5°C to 2.5°C relative to pre-industrial levels provided in Section 5.5.2.3. Box 5.2 provides an overview of the methodological advances since AR5</w:t>
      </w:r>
      <w:r w:rsidR="001D2E9D" w:rsidRPr="001E7A27">
        <w:rPr>
          <w:rFonts w:eastAsiaTheme="majorEastAsia" w:cstheme="majorBidi"/>
          <w:lang w:val="en-GB" w:eastAsia="en-US"/>
        </w:rPr>
        <w:t xml:space="preserve"> </w:t>
      </w:r>
      <w:commentRangeStart w:id="5800"/>
      <w:r w:rsidR="001D2E9D" w:rsidRPr="001E7A27">
        <w:rPr>
          <w:lang w:val="en-GB"/>
        </w:rPr>
        <w:fldChar w:fldCharType="begin" w:fldLock="1"/>
      </w:r>
      <w:ins w:id="5801" w:author="Robin Matthews" w:date="2021-06-17T18:40:00Z">
        <w:r w:rsidR="00FB245A" w:rsidRPr="001E7A27">
          <w:rPr>
            <w:lang w:val="en-GB"/>
          </w:rPr>
          <w: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"manualFormatting" : "(W.J. Collins et al., 2013)", "plainTextFormattedCitation" : "(Collins et al., 2013b)", "previouslyFormattedCitation" : "(Collins et al., 2013b)" }, "properties" : { "noteIndex" : 0 }, "schema" : "https://github.com/citation-style-language/schema/raw/master/csl-citation.json" }</w:instrText>
        </w:r>
      </w:ins>
      <w:del w:id="5802" w:author="Robin Matthews" w:date="2021-06-17T18:40:00Z">
        <w:r w:rsidR="00747167" w:rsidRPr="001E7A27" w:rsidDel="00FB245A">
          <w:rPr>
            <w:lang w:val="en-GB"/>
          </w:rPr>
          <w:del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"plainTextFormattedCitation" : "(Collins et al., 2013b)", "previouslyFormattedCitation" : "(Collins et al., 2013b)" }, "properties" : { "noteIndex" : 0 }, "schema" : "https://github.com/citation-style-language/schema/raw/master/csl-citation.json" }</w:delInstrText>
        </w:r>
      </w:del>
      <w:r w:rsidR="001D2E9D" w:rsidRPr="001E7A27">
        <w:rPr>
          <w:lang w:val="en-GB"/>
        </w:rPr>
        <w:fldChar w:fldCharType="separate"/>
      </w:r>
      <w:ins w:id="5803" w:author="Robin Matthews" w:date="2021-06-17T18:40:00Z">
        <w:r w:rsidR="00FB245A" w:rsidRPr="001E7A27">
          <w:rPr>
            <w:noProof/>
            <w:lang w:val="en-GB"/>
          </w:rPr>
          <w:t xml:space="preserve">(W.J. </w:t>
        </w:r>
      </w:ins>
      <w:del w:id="5804" w:author="Robin Matthews" w:date="2021-06-17T18:40:00Z">
        <w:r w:rsidR="00025FA2" w:rsidRPr="001E7A27" w:rsidDel="00FB245A">
          <w:rPr>
            <w:noProof/>
            <w:lang w:val="en-GB"/>
          </w:rPr>
          <w:delText>(</w:delText>
        </w:r>
      </w:del>
      <w:r w:rsidR="00025FA2" w:rsidRPr="001E7A27">
        <w:rPr>
          <w:noProof/>
          <w:lang w:val="en-GB"/>
        </w:rPr>
        <w:t>Collins et al., 2013</w:t>
      </w:r>
      <w:del w:id="5805" w:author="Robin Matthews" w:date="2021-06-17T18:40:00Z">
        <w:r w:rsidR="00025FA2" w:rsidRPr="001E7A27" w:rsidDel="00FB245A">
          <w:rPr>
            <w:noProof/>
            <w:lang w:val="en-GB"/>
          </w:rPr>
          <w:delText>b</w:delText>
        </w:r>
      </w:del>
      <w:r w:rsidR="00025FA2" w:rsidRPr="001E7A27">
        <w:rPr>
          <w:noProof/>
          <w:lang w:val="en-GB"/>
        </w:rPr>
        <w:t>)</w:t>
      </w:r>
      <w:r w:rsidR="001D2E9D" w:rsidRPr="001E7A27">
        <w:rPr>
          <w:lang w:val="en-GB"/>
        </w:rPr>
        <w:fldChar w:fldCharType="end"/>
      </w:r>
      <w:commentRangeEnd w:id="5800"/>
      <w:r w:rsidR="00025FA2" w:rsidRPr="001E7A27">
        <w:rPr>
          <w:rStyle w:val="CommentReference"/>
          <w:lang w:val="en-GB"/>
        </w:rPr>
        <w:commentReference w:id="5800"/>
      </w:r>
      <w:r w:rsidRPr="001E7A27">
        <w:rPr>
          <w:rFonts w:eastAsiaTheme="majorEastAsia" w:cstheme="majorBidi"/>
          <w:lang w:val="en-GB" w:eastAsia="en-US"/>
        </w:rPr>
        <w:t xml:space="preserve">. </w:t>
      </w:r>
    </w:p>
    <w:p w14:paraId="1304EB3F" w14:textId="77777777" w:rsidR="00834757" w:rsidRPr="001E7A27" w:rsidRDefault="00834757" w:rsidP="005C7F25">
      <w:pPr>
        <w:pStyle w:val="AR6BodyText"/>
        <w:rPr>
          <w:lang w:val="en-GB"/>
        </w:rPr>
      </w:pPr>
    </w:p>
    <w:p w14:paraId="3EC180F7" w14:textId="77777777" w:rsidR="00834757" w:rsidRPr="001E7A27" w:rsidRDefault="00834757" w:rsidP="005C7F25">
      <w:pPr>
        <w:pStyle w:val="AR6BodyText"/>
        <w:rPr>
          <w:lang w:val="en-GB"/>
        </w:rPr>
      </w:pPr>
    </w:p>
    <w:p w14:paraId="207D5C99" w14:textId="6090F2D3" w:rsidR="00834757" w:rsidRPr="001E7A27" w:rsidRDefault="00834757" w:rsidP="00535548">
      <w:pPr>
        <w:pStyle w:val="AR6Chap5Level35111"/>
        <w:rPr>
          <w:lang w:val="en-GB"/>
        </w:rPr>
      </w:pPr>
      <w:bookmarkStart w:id="5806" w:name="_Toc5716973"/>
      <w:bookmarkStart w:id="5807" w:name="_Toc33564314"/>
      <w:bookmarkStart w:id="5808" w:name="_Toc70535729"/>
      <w:r w:rsidRPr="001E7A27">
        <w:rPr>
          <w:lang w:val="en-GB"/>
        </w:rPr>
        <w:t xml:space="preserve">Framework and </w:t>
      </w:r>
      <w:r w:rsidR="00EC2B15" w:rsidRPr="001E7A27">
        <w:rPr>
          <w:lang w:val="en-GB"/>
        </w:rPr>
        <w:t>E</w:t>
      </w:r>
      <w:r w:rsidRPr="001E7A27">
        <w:rPr>
          <w:lang w:val="en-GB"/>
        </w:rPr>
        <w:t xml:space="preserve">arlier </w:t>
      </w:r>
      <w:r w:rsidR="00EC2B15" w:rsidRPr="001E7A27">
        <w:rPr>
          <w:lang w:val="en-GB"/>
        </w:rPr>
        <w:t>A</w:t>
      </w:r>
      <w:r w:rsidRPr="001E7A27">
        <w:rPr>
          <w:lang w:val="en-GB"/>
        </w:rPr>
        <w:t>pproaches</w:t>
      </w:r>
      <w:bookmarkEnd w:id="5806"/>
      <w:bookmarkEnd w:id="5807"/>
      <w:bookmarkEnd w:id="5808"/>
    </w:p>
    <w:p w14:paraId="04561D65" w14:textId="77777777" w:rsidR="00834757" w:rsidRPr="001E7A27" w:rsidRDefault="00834757" w:rsidP="005C7F25">
      <w:pPr>
        <w:pStyle w:val="AR6BodyText"/>
        <w:rPr>
          <w:lang w:val="en-GB" w:eastAsia="en-US"/>
        </w:rPr>
      </w:pPr>
    </w:p>
    <w:p w14:paraId="370F1886" w14:textId="2E6308D1" w:rsidR="00425751" w:rsidRPr="001E7A27" w:rsidRDefault="00834757" w:rsidP="005C7F25">
      <w:pPr>
        <w:pStyle w:val="AR6BodyText"/>
        <w:rPr>
          <w:ins w:id="5809" w:author="Soapbox" w:date="2021-07-22T08:41:00Z"/>
          <w:lang w:val="en-GB" w:eastAsia="en-US"/>
        </w:rPr>
      </w:pPr>
      <w:r w:rsidRPr="001E7A27">
        <w:rPr>
          <w:lang w:val="en-GB" w:eastAsia="en-US"/>
        </w:rPr>
        <w:t xml:space="preserve">The </w:t>
      </w:r>
      <w:del w:id="5810" w:author="Ian Blenkinsop" w:date="2021-07-28T15:21:00Z">
        <w:r w:rsidRPr="001E7A27" w:rsidDel="00AA6C3A">
          <w:rPr>
            <w:lang w:val="en-GB" w:eastAsia="en-US"/>
          </w:rPr>
          <w:delText xml:space="preserve">IPCC </w:delText>
        </w:r>
      </w:del>
      <w:r w:rsidRPr="001E7A27">
        <w:rPr>
          <w:lang w:val="en-GB" w:eastAsia="en-US"/>
        </w:rPr>
        <w:t xml:space="preserve">AR6 Glossary </w:t>
      </w:r>
      <w:r w:rsidR="00177FA1" w:rsidRPr="001E7A27">
        <w:rPr>
          <w:lang w:val="en-GB" w:eastAsia="en-US"/>
        </w:rPr>
        <w:t xml:space="preserve">(Annex VII) </w:t>
      </w:r>
      <w:r w:rsidRPr="001E7A27">
        <w:rPr>
          <w:lang w:val="en-GB" w:eastAsia="en-US"/>
        </w:rPr>
        <w:t>defines remaining carbon budgets as the maximum amount of cumulative net global anthropogenic CO</w:t>
      </w:r>
      <w:r w:rsidRPr="001E7A27">
        <w:rPr>
          <w:vertAlign w:val="subscript"/>
          <w:lang w:val="en-GB" w:eastAsia="en-US"/>
        </w:rPr>
        <w:t>2</w:t>
      </w:r>
      <w:r w:rsidRPr="001E7A27">
        <w:rPr>
          <w:lang w:val="en-GB" w:eastAsia="en-US"/>
        </w:rPr>
        <w:t xml:space="preserve"> emissions expressed from a recent specified date that would result in limiting global warming to a given level with a given probability, taking into account the effect of other anthropogenic climate forcers</w:t>
      </w:r>
      <w:commentRangeStart w:id="5811"/>
      <w:r w:rsidRPr="001E7A27">
        <w:rPr>
          <w:lang w:val="en-GB" w:eastAsia="en-US"/>
        </w:rPr>
        <w:t xml:space="preserve">, consistent with their assessment in </w:t>
      </w:r>
      <w:del w:id="5812" w:author="Tom Maycock" w:date="2021-09-09T16:19:00Z">
        <w:r w:rsidRPr="001E7A27" w:rsidDel="00AF21D1">
          <w:rPr>
            <w:rFonts w:eastAsiaTheme="majorEastAsia" w:cstheme="majorBidi"/>
            <w:lang w:val="en-GB" w:eastAsia="en-US"/>
          </w:rPr>
          <w:delText xml:space="preserve">the IPCC </w:delText>
        </w:r>
      </w:del>
      <w:r w:rsidRPr="001E7A27">
        <w:rPr>
          <w:rFonts w:eastAsiaTheme="majorEastAsia" w:cstheme="majorBidi"/>
          <w:lang w:val="en-GB" w:eastAsia="en-US"/>
        </w:rPr>
        <w:t xml:space="preserve">SR1.5 </w:t>
      </w:r>
      <w:commentRangeEnd w:id="5811"/>
      <w:r w:rsidR="00EE6DDC">
        <w:rPr>
          <w:rStyle w:val="CommentReference"/>
          <w:lang w:val="en-GB"/>
        </w:rPr>
        <w:commentReference w:id="5811"/>
      </w:r>
      <w:r w:rsidRPr="001E7A27">
        <w:rPr>
          <w:rFonts w:eastAsiaTheme="majorEastAsia" w:cstheme="majorBidi"/>
          <w:lang w:val="en-GB" w:eastAsia="en-US"/>
        </w:rPr>
        <w:fldChar w:fldCharType="begin" w:fldLock="1"/>
      </w:r>
      <w:r w:rsidR="00747167" w:rsidRPr="001E7A27">
        <w:rPr>
          <w:rFonts w:eastAsiaTheme="majorEastAsia" w:cstheme="majorBidi"/>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"http://www.mendeley.com/documents/?uuid=62bc1926-76c8-4e6a-959a-99a5596ae2a2",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E7A27">
        <w:rPr>
          <w:rFonts w:eastAsiaTheme="majorEastAsia" w:cstheme="majorBidi"/>
          <w:lang w:val="en-GB" w:eastAsia="en-US"/>
        </w:rPr>
        <w:fldChar w:fldCharType="separate"/>
      </w:r>
      <w:r w:rsidR="00025FA2" w:rsidRPr="001E7A27">
        <w:rPr>
          <w:rFonts w:eastAsiaTheme="majorEastAsia" w:cstheme="majorBidi"/>
          <w:noProof/>
          <w:lang w:val="en-GB" w:eastAsia="en-US"/>
        </w:rPr>
        <w:t>(Rogelj et al., 2018b)</w:t>
      </w:r>
      <w:r w:rsidRPr="001E7A27">
        <w:rPr>
          <w:rFonts w:eastAsiaTheme="majorEastAsia" w:cstheme="majorBidi"/>
          <w:lang w:val="en-GB" w:eastAsia="en-US"/>
        </w:rPr>
        <w:fldChar w:fldCharType="end"/>
      </w:r>
      <w:r w:rsidRPr="001E7A27">
        <w:rPr>
          <w:rFonts w:eastAsiaTheme="majorEastAsia" w:cstheme="majorBidi"/>
          <w:lang w:val="en-GB" w:eastAsia="en-US"/>
        </w:rPr>
        <w:t xml:space="preserve">. </w:t>
      </w:r>
      <w:r w:rsidRPr="001E7A27">
        <w:rPr>
          <w:lang w:val="en-GB" w:eastAsia="en-US"/>
        </w:rPr>
        <w:t>Studies, however, apply a variety of definitions that result in published remaining carbon budget estimates informing to cumulative emissions at the time when global-mean temperature increase would reach, exceed, avoid, or peak at a given warming level with a given probability</w:t>
      </w:r>
      <w:ins w:id="5813" w:author="Soapbox" w:date="2021-07-22T08:41:00Z">
        <w:r w:rsidR="00425751" w:rsidRPr="001E7A27">
          <w:rPr>
            <w:lang w:val="en-GB" w:eastAsia="en-US"/>
          </w:rPr>
          <w:t xml:space="preserve"> </w:t>
        </w:r>
      </w:ins>
      <w:del w:id="5814" w:author="Soapbox" w:date="2021-07-22T08:41:00Z">
        <w:r w:rsidRPr="001E7A27" w:rsidDel="00425751">
          <w:rPr>
            <w:lang w:val="en-GB" w:eastAsia="en-US"/>
          </w:rPr>
          <w:delText xml:space="preserve">, for example </w:delText>
        </w:r>
      </w:del>
      <w:commentRangeStart w:id="5815"/>
      <w:r w:rsidRPr="001E7A27">
        <w:rPr>
          <w:lang w:val="en-GB" w:eastAsia="en-US"/>
        </w:rPr>
        <w:fldChar w:fldCharType="begin" w:fldLock="1"/>
      </w:r>
      <w:ins w:id="5816" w:author="Robin Matthews" w:date="2021-06-17T18:41:00Z">
        <w:r w:rsidR="00FB245A" w:rsidRPr="001E7A27">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"ITEM-2",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"ITEM-3",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"ITEM-3",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"ITEM-4",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"ITEM-4",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"ITEM-5",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"ITEM-5",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"ITEM-6",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"ITEM-6",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"ITEM-7",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"ITEM-7",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Clarke et al., 2014; Friedlingstein et al., 2014a; IPCC, 2014; Rogelj et al., 2016; Millar et al., 2017a)", "manualFormatting" : "(M. Collins et al., 2013; T.F. Stocker et al., 2013; Clarke et al., 2014; Friedlingstein et al., 2014a; IPCC, 2014; Rogelj et al., 2016; Millar et al., 2017b )", "plainTextFormattedCitation" : "(Collins et al., 2013a; Stocker et al., 2013b; Clarke et al., 2014; Friedlingstein et al., 2014a; IPCC, 2014; Rogelj et al., 2016; Millar et al., 2017a)", "previouslyFormattedCitation" : "(Collins et al., 2013a; Stocker et al., 2013b; Clarke et al., 2014; Friedlingstein et al., 2014a; IPCC, 2014; Rogelj et al., 2016; Millar et al., 2017a)" }, "properties" : { "noteIndex" : 0 }, "schema" : "https://github.com/citation-style-language/schema/raw/master/csl-citation.json" }</w:instrText>
        </w:r>
      </w:ins>
      <w:del w:id="5817" w:author="Robin Matthews" w:date="2021-06-17T18:41:00Z">
        <w:r w:rsidR="00BC2C5E" w:rsidRPr="001E7A27" w:rsidDel="00FB245A">
          <w:rPr>
            <w:lang w:val="en-GB" w:eastAsia="en-US"/>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"ITEM-2",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"ITEM-3",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"ITEM-3",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"ITEM-4",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"ITEM-4",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"ITEM-5",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"ITEM-5",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"ITEM-6",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"ITEM-6",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"ITEM-7",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"ITEM-7",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Clarke et al., 2014; Friedlingstein et al., 2014a; IPCC, 2014; Rogelj et al., 2016; Millar et al., 2017a)", "plainTextFormattedCitation" : "(Collins et al., 2013a; Stocker et al., 2013b; Clarke et al., 2014; Friedlingstein et al., 2014a; IPCC, 2014; Rogelj et al., 2016; Millar et al., 2017a)", "previouslyFormattedCitation" : "(Collins et al., 2013a; Stocker et al., 2013b; Clarke et al., 2014; Friedlingstein et al., 2014a; IPCC, 2014; Rogelj et al., 2016; Millar et al., 2017a)"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w:t>
      </w:r>
      <w:ins w:id="5818" w:author="Robin Matthews" w:date="2021-06-17T18:41:00Z">
        <w:r w:rsidR="00FB245A" w:rsidRPr="001E7A27">
          <w:rPr>
            <w:lang w:val="en-GB"/>
          </w:rPr>
          <w:t>M. Collins et al., 2013; T.F. Stocker et al., 2013; Clarke et al., 2014; Friedlingstein et al., 2014a; IPCC, 2014; Rogelj et al., 2016; Millar et al., 2017b</w:t>
        </w:r>
        <w:r w:rsidR="00FB245A" w:rsidRPr="001E7A27" w:rsidDel="00FB245A">
          <w:rPr>
            <w:noProof/>
            <w:lang w:val="en-GB" w:eastAsia="en-US"/>
          </w:rPr>
          <w:t xml:space="preserve"> </w:t>
        </w:r>
      </w:ins>
      <w:del w:id="5819" w:author="Robin Matthews" w:date="2021-06-17T18:41:00Z">
        <w:r w:rsidR="00025FA2" w:rsidRPr="001E7A27" w:rsidDel="00FB245A">
          <w:rPr>
            <w:noProof/>
            <w:lang w:val="en-GB" w:eastAsia="en-US"/>
          </w:rPr>
          <w:delText>Collins et al., 2013a; Stocker et al., 2013b; Clarke et al., 2014; Friedlingstein et al., 2014a; IPCC, 2014; Rogelj et al., 2016; Millar et al., 2017a</w:delText>
        </w:r>
      </w:del>
      <w:r w:rsidR="00025FA2" w:rsidRPr="001E7A27">
        <w:rPr>
          <w:noProof/>
          <w:lang w:val="en-GB" w:eastAsia="en-US"/>
        </w:rPr>
        <w:t>)</w:t>
      </w:r>
      <w:r w:rsidRPr="001E7A27">
        <w:rPr>
          <w:lang w:val="en-GB" w:eastAsia="en-US"/>
        </w:rPr>
        <w:fldChar w:fldCharType="end"/>
      </w:r>
      <w:commentRangeEnd w:id="5815"/>
      <w:r w:rsidR="00025FA2" w:rsidRPr="001E7A27">
        <w:rPr>
          <w:rStyle w:val="CommentReference"/>
          <w:lang w:val="en-GB"/>
        </w:rPr>
        <w:commentReference w:id="5815"/>
      </w:r>
      <w:r w:rsidRPr="001E7A27">
        <w:rPr>
          <w:lang w:val="en-GB" w:eastAsia="en-US"/>
        </w:rPr>
        <w:t xml:space="preserve">. </w:t>
      </w:r>
    </w:p>
    <w:p w14:paraId="2BE17617" w14:textId="77777777" w:rsidR="00425751" w:rsidRPr="001E7A27" w:rsidRDefault="00425751" w:rsidP="005C7F25">
      <w:pPr>
        <w:pStyle w:val="AR6BodyText"/>
        <w:rPr>
          <w:ins w:id="5820" w:author="Soapbox" w:date="2021-07-22T08:41:00Z"/>
          <w:lang w:val="en-GB" w:eastAsia="en-US"/>
        </w:rPr>
      </w:pPr>
    </w:p>
    <w:p w14:paraId="76B26DED" w14:textId="104E6E13" w:rsidR="00834757" w:rsidRPr="001E7A27" w:rsidRDefault="00834757" w:rsidP="005C7F25">
      <w:pPr>
        <w:pStyle w:val="AR6BodyText"/>
        <w:rPr>
          <w:lang w:val="en-GB" w:eastAsia="en-US"/>
        </w:rPr>
      </w:pPr>
      <w:r w:rsidRPr="001E7A27">
        <w:rPr>
          <w:lang w:val="en-GB" w:eastAsia="en-US"/>
        </w:rPr>
        <w:t>This section provides an assessment of remaining carbon budgets consistent with the AR6 Glossary definition</w:t>
      </w:r>
      <w:r w:rsidR="00177FA1" w:rsidRPr="001E7A27">
        <w:rPr>
          <w:lang w:val="en-GB" w:eastAsia="en-US"/>
        </w:rPr>
        <w:t xml:space="preserve"> (Annex VII)</w:t>
      </w:r>
      <w:r w:rsidRPr="001E7A27">
        <w:rPr>
          <w:lang w:val="en-GB" w:eastAsia="en-US"/>
        </w:rPr>
        <w:t xml:space="preserve">. </w:t>
      </w:r>
      <w:r w:rsidRPr="001E7A27">
        <w:rPr>
          <w:rFonts w:eastAsiaTheme="majorEastAsia" w:cstheme="majorBidi"/>
          <w:lang w:val="en-GB" w:eastAsia="en-US"/>
        </w:rPr>
        <w:t xml:space="preserve">Given that some feedbacks are time dependent, the values in this section apply to limiting warming over the 21st century, consistent with recent studies highlighting the usefulness of time-limited carbon budgets </w:t>
      </w:r>
      <w:r w:rsidRPr="001E7A27">
        <w:rPr>
          <w:rFonts w:eastAsiaTheme="majorEastAsia" w:cstheme="majorBidi"/>
          <w:lang w:val="en-GB" w:eastAsia="en-US"/>
        </w:rPr>
        <w:fldChar w:fldCharType="begin" w:fldLock="1"/>
      </w:r>
      <w:r w:rsidR="00BC2C5E" w:rsidRPr="001E7A27">
        <w:rPr>
          <w:rFonts w:eastAsiaTheme="majorEastAsia" w:cstheme="majorBidi"/>
          <w:lang w:val="en-GB" w:eastAsia="en-US"/>
        </w:rPr>
        <w:instrText>ADDIN CSL_CITATION { "citationItems" : [ { "id" : "ITEM-1", "itemData" : { "DOI" : "10.5194/esd-11-563-2020", "ISSN" : "2190-4987", "abstract" : "Cumulative emissions budgets and net-zero emission target dates are often used to frame climate negotiations (Frame et al., 2014; Millar et al., 2016; Van Vuuren et al., 2016; Rogelj et al., 2015b; Matthews et al., 2012). However, their utility for near-term policy decisions is confounded by uncertainties in future negative emissions capacity (Fuss et al., 2014; Smith et al., 2016; Larkin et al., 2018; Anderson and Peters, 2016), in the role of non-CO2 forcers (MacDougall et al., 2015) and in the long-term Earth system response to forcing (Rugenstein et al., 2019; Knutti et al., 2017; Armour, 2017). Such uncertainties may impact the utility of an absolute carbon budget if peak temperatures occur significantly after net-zero emissions are achieved, the likelihood of which is shown here to be conditional on prior assumptions about the long-term dynamics of the Earth system. In the context of these uncertainties, we show that the necessity and scope for negative emissions deployment later in the century can be conditioned on near-term emissions, providing support for a scenario framework which focuses on emissions reductions rather than absolute budgets (Rogelj et al., 2019b).", "author" : [ { "dropping-particle" : "", "family" : "Sanderson", "given" : "Benjamin", "non-dropping-particle" : "", "parse-names" : false, "suffix" : "" } ], "container-title" : "Earth System Dynamics", "id" : "ITEM-1", "issue" : "2", "issued" : { "date-parts" : [ [ "2020", "6", "25" ] ] }, "page" : "563-577", "title" : "The role of prior assumptions in carbon budget calculations", "translator" : [ { "dropping-particle" : "", "family" : "L6321", "given" : "", "non-dropping-particle" : "", "parse-names" : false, "suffix" : "" } ], "type" : "article-journal", "volume" : "11" }, "uris" : [ "http://www.mendeley.com/documents/?uuid=63876f26-f288-414d-9c42-e05521f03839" ] } ], "mendeley" : { "formattedCitation" : "(Sanderson, 2020)", "plainTextFormattedCitation" : "(Sanderson, 2020)", "previouslyFormattedCitation" : "(Sanderson, 2020)" }, "properties" : { "noteIndex" : 0 }, "schema" : "https://github.com/citation-style-language/schema/raw/master/csl-citation.json" }</w:instrText>
      </w:r>
      <w:r w:rsidRPr="001E7A27">
        <w:rPr>
          <w:rFonts w:eastAsiaTheme="majorEastAsia" w:cstheme="majorBidi"/>
          <w:lang w:val="en-GB" w:eastAsia="en-US"/>
        </w:rPr>
        <w:fldChar w:fldCharType="separate"/>
      </w:r>
      <w:r w:rsidR="00025FA2" w:rsidRPr="001E7A27">
        <w:rPr>
          <w:rFonts w:eastAsiaTheme="majorEastAsia" w:cstheme="majorBidi"/>
          <w:noProof/>
          <w:lang w:val="en-GB" w:eastAsia="en-US"/>
        </w:rPr>
        <w:t>(Sanderson, 2020)</w:t>
      </w:r>
      <w:r w:rsidRPr="001E7A27">
        <w:rPr>
          <w:rFonts w:eastAsiaTheme="majorEastAsia" w:cstheme="majorBidi"/>
          <w:lang w:val="en-GB" w:eastAsia="en-US"/>
        </w:rPr>
        <w:fldChar w:fldCharType="end"/>
      </w:r>
      <w:r w:rsidRPr="001E7A27">
        <w:rPr>
          <w:rFonts w:eastAsiaTheme="majorEastAsia" w:cstheme="majorBidi"/>
          <w:lang w:val="en-GB" w:eastAsia="en-US"/>
        </w:rPr>
        <w:t>. Irrespective of the exact definition of the remaining carbon budget, the finding that higher cumulative CO</w:t>
      </w:r>
      <w:r w:rsidRPr="001E7A27">
        <w:rPr>
          <w:rFonts w:eastAsiaTheme="majorEastAsia" w:cstheme="majorBidi"/>
          <w:vertAlign w:val="subscript"/>
          <w:lang w:val="en-GB" w:eastAsia="en-US"/>
        </w:rPr>
        <w:t>2</w:t>
      </w:r>
      <w:r w:rsidRPr="001E7A27">
        <w:rPr>
          <w:rFonts w:eastAsiaTheme="majorEastAsia" w:cstheme="majorBidi"/>
          <w:lang w:val="en-GB" w:eastAsia="en-US"/>
        </w:rPr>
        <w:t xml:space="preserve"> emissions lead to higher temperatures implies that annual net </w:t>
      </w:r>
      <w:r w:rsidRPr="001E7A27">
        <w:rPr>
          <w:rFonts w:eastAsiaTheme="majorEastAsia" w:cstheme="majorBidi"/>
          <w:lang w:val="en-GB" w:eastAsia="en-US"/>
        </w:rPr>
        <w:lastRenderedPageBreak/>
        <w:t>CO</w:t>
      </w:r>
      <w:r w:rsidRPr="001E7A27">
        <w:rPr>
          <w:rFonts w:eastAsiaTheme="majorEastAsia" w:cstheme="majorBidi"/>
          <w:vertAlign w:val="subscript"/>
          <w:lang w:val="en-GB" w:eastAsia="en-US"/>
        </w:rPr>
        <w:t>2</w:t>
      </w:r>
      <w:r w:rsidRPr="001E7A27">
        <w:rPr>
          <w:rFonts w:eastAsiaTheme="majorEastAsia" w:cstheme="majorBidi"/>
          <w:lang w:val="en-GB" w:eastAsia="en-US"/>
        </w:rPr>
        <w:t xml:space="preserve"> emissions have to decline to close to zero in order to halt global warming, whether at 1.5°C, 2°C or another level </w:t>
      </w:r>
      <w:r w:rsidRPr="001E7A27">
        <w:rPr>
          <w:rFonts w:eastAsiaTheme="majorEastAsia" w:cstheme="majorBidi"/>
          <w:lang w:val="en-GB" w:eastAsia="en-US"/>
        </w:rPr>
        <w:fldChar w:fldCharType="begin" w:fldLock="1"/>
      </w:r>
      <w:r w:rsidR="00747167" w:rsidRPr="001E7A27">
        <w:rPr>
          <w:rFonts w:eastAsiaTheme="majorEastAsia" w:cstheme="majorBidi"/>
          <w:lang w:val="en-GB" w:eastAsia="en-US"/>
        </w:rPr>
        <w:instrText>ADDIN CSL_CITATION { "citationItems" : [ { "id" : "ITEM-1",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"Zickfeld", "given" : "K.",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"49-92", "publisher" : "In Press", "title" : "Framing and Context", "translator" : [ { "dropping-particle" : "", "family" : "L4705", "given" : "Rt13", "non-dropping-particle" : "", "parse-names" : false, "suffix" : "" } ], "type" : "chapter" }, "uris" : [ "http://www.mendeley.com/documents/?uuid=6d50f6e0-a221-47ee-b1eb-33a90a90af4e" ] } ], "mendeley" : { "formattedCitation" : "(Allen et al., 2018)", "plainTextFormattedCitation" : "(Allen et al., 2018)", "previouslyFormattedCitation" : "(Allen et al., 2018)" }, "properties" : { "noteIndex" : 0 }, "schema" : "https://github.com/citation-style-language/schema/raw/master/csl-citation.json" }</w:instrText>
      </w:r>
      <w:r w:rsidRPr="001E7A27">
        <w:rPr>
          <w:rFonts w:eastAsiaTheme="majorEastAsia" w:cstheme="majorBidi"/>
          <w:lang w:val="en-GB" w:eastAsia="en-US"/>
        </w:rPr>
        <w:fldChar w:fldCharType="separate"/>
      </w:r>
      <w:r w:rsidR="00025FA2" w:rsidRPr="001E7A27">
        <w:rPr>
          <w:rFonts w:eastAsiaTheme="majorEastAsia" w:cstheme="majorBidi"/>
          <w:noProof/>
          <w:lang w:val="en-GB" w:eastAsia="en-US"/>
        </w:rPr>
        <w:t>(Allen et al., 2018)</w:t>
      </w:r>
      <w:r w:rsidRPr="001E7A27">
        <w:rPr>
          <w:rFonts w:eastAsiaTheme="majorEastAsia" w:cstheme="majorBidi"/>
          <w:lang w:val="en-GB" w:eastAsia="en-US"/>
        </w:rPr>
        <w:fldChar w:fldCharType="end"/>
      </w:r>
      <w:r w:rsidRPr="001E7A27">
        <w:rPr>
          <w:rFonts w:eastAsiaTheme="majorEastAsia" w:cstheme="majorBidi"/>
          <w:lang w:val="en-GB" w:eastAsia="en-US"/>
        </w:rPr>
        <w:t xml:space="preserve">. </w:t>
      </w:r>
    </w:p>
    <w:p w14:paraId="36300CD1" w14:textId="77777777" w:rsidR="00834757" w:rsidRPr="001E7A27" w:rsidRDefault="00834757" w:rsidP="005C7F25">
      <w:pPr>
        <w:pStyle w:val="AR6BodyText"/>
        <w:rPr>
          <w:lang w:val="en-GB" w:eastAsia="en-US"/>
        </w:rPr>
      </w:pPr>
    </w:p>
    <w:p w14:paraId="6C68812B" w14:textId="6C54EBA7" w:rsidR="00834757" w:rsidRPr="001E7A27" w:rsidRDefault="00834757" w:rsidP="005C7F25">
      <w:pPr>
        <w:pStyle w:val="AR6BodyText"/>
        <w:rPr>
          <w:lang w:val="en-GB" w:eastAsia="en-US"/>
        </w:rPr>
      </w:pPr>
      <w:r w:rsidRPr="001E7A27">
        <w:rPr>
          <w:lang w:val="en-GB" w:eastAsia="en-US"/>
        </w:rPr>
        <w:t xml:space="preserve">Two approaches were used in AR5 to determine carbon budgets </w:t>
      </w:r>
      <w:commentRangeStart w:id="5821"/>
      <w:r w:rsidRPr="001E7A27">
        <w:rPr>
          <w:lang w:val="en-GB" w:eastAsia="en-US"/>
        </w:rPr>
        <w:fldChar w:fldCharType="begin" w:fldLock="1"/>
      </w:r>
      <w:ins w:id="5822" w:author="Robin Matthews" w:date="2021-06-17T18:41:00Z">
        <w:r w:rsidR="00FB245A" w:rsidRPr="001E7A27">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"ITEM-2",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"ITEM-3",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"ITEM-3",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"ITEM-4",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"ITEM-4",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"ITEM-5",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"ITEM-5",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Clarke et al., 2014; IPCC, 2014; Rogelj et al., 2016)", "manualFormatting" : "(M. Collins et al., 2013; T.F. Stocker et al., 2013; Clarke et al., 2014; IPCC, 2014; Rogelj et al., 2016)", "plainTextFormattedCitation" : "(Collins et al., 2013a; Stocker et al., 2013b; Clarke et al., 2014; IPCC, 2014; Rogelj et al., 2016)", "previouslyFormattedCitation" : "(Collins et al., 2013a; Stocker et al., 2013b; Clarke et al., 2014; IPCC, 2014; Rogelj et al., 2016)" }, "properties" : { "noteIndex" : 0 }, "schema" : "https://github.com/citation-style-language/schema/raw/master/csl-citation.json" }</w:instrText>
        </w:r>
      </w:ins>
      <w:del w:id="5823" w:author="Robin Matthews" w:date="2021-06-17T18:41:00Z">
        <w:r w:rsidR="00BC2C5E" w:rsidRPr="001E7A27" w:rsidDel="00FB245A">
          <w:rPr>
            <w:lang w:val="en-GB" w:eastAsia="en-US"/>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"ITEM-2",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"ITEM-3",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"ITEM-3",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"ITEM-4",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"ITEM-4",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"ITEM-5",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"ITEM-5",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Clarke et al., 2014; IPCC, 2014; Rogelj et al., 2016)", "manualFormatting" : "(Collins et al., 2013; Stocker et al., 2013; Clarke et al., 2014; IPCC, 2014; Rogelj et al., 2016)", "plainTextFormattedCitation" : "(Collins et al., 2013a; Stocker et al., 2013b; Clarke et al., 2014; IPCC, 2014; Rogelj et al., 2016)", "previouslyFormattedCitation" : "(Collins et al., 2013a; Stocker et al., 2013b; Clarke et al., 2014; IPCC, 2014; Rogelj et al., 2016)"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w:t>
      </w:r>
      <w:ins w:id="5824" w:author="Robin Matthews" w:date="2021-06-17T18:41:00Z">
        <w:r w:rsidR="00FB245A" w:rsidRPr="001E7A27">
          <w:rPr>
            <w:lang w:val="en-GB"/>
          </w:rPr>
          <w:t>M. Collins et al., 2013; T.F. Stocker et al., 2013; Clarke et al., 2014; IPCC, 2014; Rogelj et al., 2016</w:t>
        </w:r>
      </w:ins>
      <w:del w:id="5825" w:author="Robin Matthews" w:date="2021-06-17T18:41:00Z">
        <w:r w:rsidR="00025FA2" w:rsidRPr="001E7A27" w:rsidDel="00FB245A">
          <w:rPr>
            <w:noProof/>
            <w:lang w:val="en-GB" w:eastAsia="en-US"/>
          </w:rPr>
          <w:delText>Collins et al., 2013; Stocker et al., 2013; Clarke et al., 2014; IPCC, 2014; Rogelj et al., 2016</w:delText>
        </w:r>
      </w:del>
      <w:r w:rsidR="00025FA2" w:rsidRPr="001E7A27">
        <w:rPr>
          <w:noProof/>
          <w:lang w:val="en-GB" w:eastAsia="en-US"/>
        </w:rPr>
        <w:t>)</w:t>
      </w:r>
      <w:r w:rsidRPr="001E7A27">
        <w:rPr>
          <w:lang w:val="en-GB" w:eastAsia="en-US"/>
        </w:rPr>
        <w:fldChar w:fldCharType="end"/>
      </w:r>
      <w:commentRangeEnd w:id="5821"/>
      <w:r w:rsidR="00025FA2" w:rsidRPr="001E7A27">
        <w:rPr>
          <w:rStyle w:val="CommentReference"/>
          <w:lang w:val="en-GB"/>
        </w:rPr>
        <w:commentReference w:id="5821"/>
      </w:r>
      <w:r w:rsidRPr="001E7A27">
        <w:rPr>
          <w:lang w:val="en-GB" w:eastAsia="en-US"/>
        </w:rPr>
        <w:t xml:space="preserve">. Working </w:t>
      </w:r>
      <w:ins w:id="5826" w:author="Soapbox" w:date="2021-07-22T08:42:00Z">
        <w:r w:rsidR="00425751" w:rsidRPr="001E7A27">
          <w:rPr>
            <w:lang w:val="en-GB" w:eastAsia="en-US"/>
          </w:rPr>
          <w:t>G</w:t>
        </w:r>
      </w:ins>
      <w:del w:id="5827" w:author="Soapbox" w:date="2021-07-22T08:42:00Z">
        <w:r w:rsidRPr="001E7A27" w:rsidDel="00425751">
          <w:rPr>
            <w:lang w:val="en-GB" w:eastAsia="en-US"/>
          </w:rPr>
          <w:delText>g</w:delText>
        </w:r>
      </w:del>
      <w:r w:rsidRPr="001E7A27">
        <w:rPr>
          <w:lang w:val="en-GB" w:eastAsia="en-US"/>
        </w:rPr>
        <w:t>roup I (WGI) reported threshold exceedance budgets (TEB) that correspond to the amount of cumulative CO</w:t>
      </w:r>
      <w:r w:rsidRPr="001E7A27">
        <w:rPr>
          <w:vertAlign w:val="subscript"/>
          <w:lang w:val="en-GB" w:eastAsia="en-US"/>
        </w:rPr>
        <w:t>2</w:t>
      </w:r>
      <w:r w:rsidRPr="001E7A27">
        <w:rPr>
          <w:lang w:val="en-GB" w:eastAsia="en-US"/>
        </w:rPr>
        <w:t xml:space="preserve"> emissions at the time a specific temperature threshold is exceeded</w:t>
      </w:r>
      <w:ins w:id="5828" w:author="Soapbox" w:date="2021-07-22T08:43:00Z">
        <w:r w:rsidR="00425751" w:rsidRPr="001E7A27">
          <w:rPr>
            <w:lang w:val="en-GB" w:eastAsia="en-US"/>
          </w:rPr>
          <w:t>,</w:t>
        </w:r>
      </w:ins>
      <w:r w:rsidRPr="001E7A27">
        <w:rPr>
          <w:lang w:val="en-GB" w:eastAsia="en-US"/>
        </w:rPr>
        <w:t xml:space="preserve"> with a given probability in a particular greenhouse-gas and aerosol (pre-cursor) emission</w:t>
      </w:r>
      <w:ins w:id="5829" w:author="Tom Maycock" w:date="2021-09-08T15:27:00Z">
        <w:r w:rsidR="00FC0403" w:rsidRPr="001E7A27">
          <w:rPr>
            <w:lang w:val="en-GB" w:eastAsia="en-US"/>
          </w:rPr>
          <w:t>s</w:t>
        </w:r>
      </w:ins>
      <w:r w:rsidRPr="001E7A27">
        <w:rPr>
          <w:lang w:val="en-GB" w:eastAsia="en-US"/>
        </w:rPr>
        <w:t xml:space="preserve"> scenario </w:t>
      </w:r>
      <w:commentRangeStart w:id="5830"/>
      <w:r w:rsidRPr="001E7A27">
        <w:rPr>
          <w:lang w:val="en-GB" w:eastAsia="en-US"/>
        </w:rPr>
        <w:fldChar w:fldCharType="begin" w:fldLock="1"/>
      </w:r>
      <w:ins w:id="5831" w:author="Robin Matthews" w:date="2021-06-17T18:42:00Z">
        <w:r w:rsidR="00FB245A" w:rsidRPr="001E7A27">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"3-29", "publisher" : "Cambridge University Press", "publisher-place" : "Cambridge, United Kingdom and New York, NY, USA", "title" : "Summary for Policymakers", "translator" : [ { "dropping-particle" : "", "family" : "L4949", "given" : "Rt13", "non-dropping-particle" : "", "parse-names" : false, "suffix" : "" } ], "type" : "chapter" }, "uris" : [ "http://www.mendeley.com/documents/?uuid=27aa7eca-1d3f-4962-b1af-4684474fa3d9" ] }, { "id" : "ITEM-3",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IPCC, 2013b; Stocker et al., 2013b)", "manualFormatting" : "(M. Collins et al., 2013; IPCC, 2013b; T.F. Stocker et al., 2013)", "plainTextFormattedCitation" : "(Collins et al., 2013a; IPCC, 2013b; Stocker et al., 2013b)", "previouslyFormattedCitation" : "(Collins et al., 2013a; IPCC, 2013b; Stocker et al., 2013b)" }, "properties" : { "noteIndex" : 0 }, "schema" : "https://github.com/citation-style-language/schema/raw/master/csl-citation.json" }</w:instrText>
        </w:r>
      </w:ins>
      <w:del w:id="5832" w:author="Robin Matthews" w:date="2021-06-17T18:42:00Z">
        <w:r w:rsidR="00BC2C5E" w:rsidRPr="001E7A27" w:rsidDel="00FB245A">
          <w:rPr>
            <w:lang w:val="en-GB" w:eastAsia="en-US"/>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"3-29", "publisher" : "Cambridge University Press", "publisher-place" : "Cambridge, United Kingdom and New York, NY, USA", "title" : "Summary for Policymakers", "translator" : [ { "dropping-particle" : "", "family" : "L4949", "given" : "Rt13", "non-dropping-particle" : "", "parse-names" : false, "suffix" : "" } ], "type" : "chapter" }, "uris" : [ "http://www.mendeley.com/documents/?uuid=27aa7eca-1d3f-4962-b1af-4684474fa3d9" ] }, { "id" : "ITEM-3",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IPCC, 2013b; Stocker et al., 2013b)", "plainTextFormattedCitation" : "(Collins et al., 2013a; IPCC, 2013b; Stocker et al., 2013b)", "previouslyFormattedCitation" : "(Collins et al., 2013a; IPCC, 2013b; Stocker et al., 2013b)"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w:t>
      </w:r>
      <w:ins w:id="5833" w:author="Robin Matthews" w:date="2021-06-17T18:42:00Z">
        <w:r w:rsidR="00FB245A" w:rsidRPr="001E7A27">
          <w:rPr>
            <w:lang w:val="en-GB"/>
          </w:rPr>
          <w:t>M. Collins et al., 2013; IPCC, 2013b; T.F. Stocker et al., 2013</w:t>
        </w:r>
      </w:ins>
      <w:del w:id="5834" w:author="Robin Matthews" w:date="2021-06-17T18:42:00Z">
        <w:r w:rsidR="00025FA2" w:rsidRPr="001E7A27" w:rsidDel="00FB245A">
          <w:rPr>
            <w:noProof/>
            <w:lang w:val="en-GB" w:eastAsia="en-US"/>
          </w:rPr>
          <w:delText>Collins et al., 2013a; IPCC, 2013b; Stocker et al., 2013b</w:delText>
        </w:r>
      </w:del>
      <w:r w:rsidR="00025FA2" w:rsidRPr="001E7A27">
        <w:rPr>
          <w:noProof/>
          <w:lang w:val="en-GB" w:eastAsia="en-US"/>
        </w:rPr>
        <w:t>)</w:t>
      </w:r>
      <w:r w:rsidRPr="001E7A27">
        <w:rPr>
          <w:lang w:val="en-GB" w:eastAsia="en-US"/>
        </w:rPr>
        <w:fldChar w:fldCharType="end"/>
      </w:r>
      <w:commentRangeEnd w:id="5830"/>
      <w:r w:rsidR="00025FA2" w:rsidRPr="001E7A27">
        <w:rPr>
          <w:rStyle w:val="CommentReference"/>
          <w:lang w:val="en-GB"/>
        </w:rPr>
        <w:commentReference w:id="5830"/>
      </w:r>
      <w:r w:rsidRPr="001E7A27">
        <w:rPr>
          <w:lang w:val="en-GB" w:eastAsia="en-US"/>
        </w:rPr>
        <w:t>. WGI also reported TEBs for the hypothetical case that only CO</w:t>
      </w:r>
      <w:r w:rsidRPr="001E7A27">
        <w:rPr>
          <w:vertAlign w:val="subscript"/>
          <w:lang w:val="en-GB" w:eastAsia="en-US"/>
        </w:rPr>
        <w:t>2</w:t>
      </w:r>
      <w:r w:rsidRPr="001E7A27">
        <w:rPr>
          <w:lang w:val="en-GB" w:eastAsia="en-US"/>
        </w:rPr>
        <w:t xml:space="preserve"> would be emitted by human</w:t>
      </w:r>
      <w:r w:rsidR="000F241A" w:rsidRPr="001E7A27">
        <w:rPr>
          <w:lang w:val="en-GB" w:eastAsia="en-US"/>
        </w:rPr>
        <w:t xml:space="preserve"> activities</w:t>
      </w:r>
      <w:r w:rsidRPr="001E7A27">
        <w:rPr>
          <w:lang w:val="en-GB" w:eastAsia="en-US"/>
        </w:rPr>
        <w:t xml:space="preserve"> </w:t>
      </w:r>
      <w:commentRangeStart w:id="5835"/>
      <w:r w:rsidRPr="001E7A27">
        <w:rPr>
          <w:lang w:val="en-GB" w:eastAsia="en-US"/>
        </w:rPr>
        <w:fldChar w:fldCharType="begin" w:fldLock="1"/>
      </w:r>
      <w:r w:rsidR="00BC2C5E" w:rsidRPr="001E7A27">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"3-29", "publisher" : "Cambridge University Press", "publisher-place" : "Cambridge, United Kingdom and New York, NY, USA", "title" : "Summary for Policymakers", "translator" : [ { "dropping-particle" : "", "family" : "L4949", "given" : "Rt13", "non-dropping-particle" : "", "parse-names" : false, "suffix" : "" } ], "type" : "chapter" }, "uris" : [ "http://www.mendeley.com/documents/?uuid=27aa7eca-1d3f-4962-b1af-4684474fa3d9" ] }, { "id" : "ITEM-3",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IPCC, 2013b; Stocker et al., 2013b)", "plainTextFormattedCitation" : "(Collins et al., 2013a; IPCC, 2013b; Stocker et al., 2013b)", "previouslyFormattedCitation" : "(Collins et al., 2013a; IPCC, 2013b; Stocker et al., 2013b)"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w:t>
      </w:r>
      <w:ins w:id="5836" w:author="Robin Matthews" w:date="2021-06-17T18:42:00Z">
        <w:r w:rsidR="00FB245A" w:rsidRPr="001E7A27">
          <w:rPr>
            <w:lang w:val="en-GB"/>
          </w:rPr>
          <w:t>M. Collins et al., 2013; IPCC, 2013b; T.F. Stocker et al., 2013</w:t>
        </w:r>
      </w:ins>
      <w:del w:id="5837" w:author="Robin Matthews" w:date="2021-06-17T18:42:00Z">
        <w:r w:rsidR="00025FA2" w:rsidRPr="001E7A27" w:rsidDel="00FB245A">
          <w:rPr>
            <w:noProof/>
            <w:lang w:val="en-GB" w:eastAsia="en-US"/>
          </w:rPr>
          <w:delText>Collins et al., 2013a; IPCC, 2013b; Stocker et al., 2013b</w:delText>
        </w:r>
      </w:del>
      <w:r w:rsidR="00025FA2" w:rsidRPr="001E7A27">
        <w:rPr>
          <w:noProof/>
          <w:lang w:val="en-GB" w:eastAsia="en-US"/>
        </w:rPr>
        <w:t>)</w:t>
      </w:r>
      <w:r w:rsidRPr="001E7A27">
        <w:rPr>
          <w:lang w:val="en-GB" w:eastAsia="en-US"/>
        </w:rPr>
        <w:fldChar w:fldCharType="end"/>
      </w:r>
      <w:commentRangeEnd w:id="5835"/>
      <w:r w:rsidR="00025FA2" w:rsidRPr="001E7A27">
        <w:rPr>
          <w:rStyle w:val="CommentReference"/>
          <w:lang w:val="en-GB"/>
        </w:rPr>
        <w:commentReference w:id="5835"/>
      </w:r>
      <w:r w:rsidRPr="001E7A27">
        <w:rPr>
          <w:lang w:val="en-GB" w:eastAsia="en-US"/>
        </w:rPr>
        <w:t xml:space="preserve">. </w:t>
      </w:r>
      <w:ins w:id="5838" w:author="Soapbox" w:date="2021-07-22T08:44:00Z">
        <w:r w:rsidR="00425751" w:rsidRPr="001E7A27">
          <w:rPr>
            <w:lang w:val="en-GB" w:eastAsia="en-US"/>
          </w:rPr>
          <w:t xml:space="preserve">The </w:t>
        </w:r>
      </w:ins>
      <w:r w:rsidR="00841177" w:rsidRPr="001E7A27">
        <w:rPr>
          <w:lang w:val="en-GB" w:eastAsia="en-US"/>
        </w:rPr>
        <w:t xml:space="preserve">AR5 </w:t>
      </w:r>
      <w:r w:rsidRPr="001E7A27">
        <w:rPr>
          <w:lang w:val="en-GB" w:eastAsia="en-US"/>
        </w:rPr>
        <w:t xml:space="preserve">Working </w:t>
      </w:r>
      <w:ins w:id="5839" w:author="Soapbox" w:date="2021-07-22T08:42:00Z">
        <w:r w:rsidR="00425751" w:rsidRPr="001E7A27">
          <w:rPr>
            <w:lang w:val="en-GB" w:eastAsia="en-US"/>
          </w:rPr>
          <w:t>G</w:t>
        </w:r>
      </w:ins>
      <w:del w:id="5840" w:author="Soapbox" w:date="2021-07-22T08:42:00Z">
        <w:r w:rsidRPr="001E7A27" w:rsidDel="00425751">
          <w:rPr>
            <w:lang w:val="en-GB" w:eastAsia="en-US"/>
          </w:rPr>
          <w:delText>g</w:delText>
        </w:r>
      </w:del>
      <w:r w:rsidRPr="001E7A27">
        <w:rPr>
          <w:lang w:val="en-GB" w:eastAsia="en-US"/>
        </w:rPr>
        <w:t>roup III used threshold avoidance budgets (TAB) that correspond to the cumulative CO</w:t>
      </w:r>
      <w:r w:rsidRPr="001E7A27">
        <w:rPr>
          <w:vertAlign w:val="subscript"/>
          <w:lang w:val="en-GB" w:eastAsia="en-US"/>
        </w:rPr>
        <w:t>2</w:t>
      </w:r>
      <w:r w:rsidRPr="001E7A27">
        <w:rPr>
          <w:lang w:val="en-GB" w:eastAsia="en-US"/>
        </w:rPr>
        <w:t xml:space="preserve"> emissions over a given time period of a subset of greenhouse-gas and aerosol (precursor) emission</w:t>
      </w:r>
      <w:ins w:id="5841" w:author="Tom Maycock" w:date="2021-09-08T15:27:00Z">
        <w:r w:rsidR="00FC0403" w:rsidRPr="001E7A27">
          <w:rPr>
            <w:lang w:val="en-GB" w:eastAsia="en-US"/>
          </w:rPr>
          <w:t>s</w:t>
        </w:r>
      </w:ins>
      <w:r w:rsidRPr="001E7A27">
        <w:rPr>
          <w:lang w:val="en-GB" w:eastAsia="en-US"/>
        </w:rPr>
        <w:t xml:space="preserve"> scenarios in which global-mean temperature increase stays below a specific temperature threshold with at least a given probability </w:t>
      </w:r>
      <w:r w:rsidRPr="001E7A27">
        <w:rPr>
          <w:lang w:val="en-GB" w:eastAsia="en-US"/>
        </w:rPr>
        <w:fldChar w:fldCharType="begin" w:fldLock="1"/>
      </w:r>
      <w:r w:rsidR="00747167" w:rsidRPr="001E7A27">
        <w:rPr>
          <w:lang w:val="en-GB" w:eastAsia="en-US"/>
        </w:rPr>
        <w:instrText>ADDIN CSL_CITATION { "citationItems" : [ { "id" : "ITEM-1",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"ITEM-1",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"mendeley" : { "formattedCitation" : "(Clarke et al., 2014)", "plainTextFormattedCitation" : "(Clarke et al., 2014)", "previouslyFormattedCitation" : "(Clarke et al., 2014)"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(Clarke et al., 2014)</w:t>
      </w:r>
      <w:r w:rsidRPr="001E7A27">
        <w:rPr>
          <w:lang w:val="en-GB" w:eastAsia="en-US"/>
        </w:rPr>
        <w:fldChar w:fldCharType="end"/>
      </w:r>
      <w:r w:rsidRPr="001E7A27">
        <w:rPr>
          <w:lang w:val="en-GB" w:eastAsia="en-US"/>
        </w:rPr>
        <w:t xml:space="preserve">. The AR5 synthesis report used TABs defined until the time of peak warming over the 21st century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"ITEM-1",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"mendeley" : { "formattedCitation" : "(IPCC, 2014)", "plainTextFormattedCitation" : "(IPCC, 2014)", "previouslyFormattedCitation" : "(IPCC, 2014)"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(IPCC, 2014)</w:t>
      </w:r>
      <w:r w:rsidRPr="001E7A27">
        <w:rPr>
          <w:lang w:val="en-GB" w:eastAsia="en-US"/>
        </w:rPr>
        <w:fldChar w:fldCharType="end"/>
      </w:r>
      <w:r w:rsidRPr="001E7A27">
        <w:rPr>
          <w:lang w:val="en-GB" w:eastAsia="en-US"/>
        </w:rPr>
        <w:t xml:space="preserve">. Drawbacks have been identified for </w:t>
      </w:r>
      <w:del w:id="5842" w:author="Soapbox" w:date="2021-07-22T08:45:00Z">
        <w:r w:rsidRPr="001E7A27" w:rsidDel="00425751">
          <w:rPr>
            <w:lang w:val="en-GB" w:eastAsia="en-US"/>
          </w:rPr>
          <w:delText xml:space="preserve">both </w:delText>
        </w:r>
      </w:del>
      <w:r w:rsidRPr="001E7A27">
        <w:rPr>
          <w:lang w:val="en-GB" w:eastAsia="en-US"/>
        </w:rPr>
        <w:t xml:space="preserve">TEBs and TABs </w:t>
      </w:r>
      <w:r w:rsidRPr="001E7A27">
        <w:rPr>
          <w:lang w:val="en-GB" w:eastAsia="en-US"/>
        </w:rPr>
        <w:fldChar w:fldCharType="begin" w:fldLock="1"/>
      </w:r>
      <w:r w:rsidR="00747167" w:rsidRPr="001E7A27">
        <w:rPr>
          <w:lang w:val="en-GB" w:eastAsia="en-US"/>
        </w:rPr>
        <w:instrText>ADDIN CSL_CITATION { "citationItems" : [ { "id" : "ITEM-1",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"ITEM-1",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"mendeley" : { "formattedCitation" : "(Rogelj et al., 2016)", "plainTextFormattedCitation" : "(Rogelj et al., 2016)", "previouslyFormattedCitation" : "(Rogelj et al., 2016)"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(Rogelj et al., 2016)</w:t>
      </w:r>
      <w:r w:rsidRPr="001E7A27">
        <w:rPr>
          <w:lang w:val="en-GB" w:eastAsia="en-US"/>
        </w:rPr>
        <w:fldChar w:fldCharType="end"/>
      </w:r>
      <w:r w:rsidRPr="001E7A27">
        <w:rPr>
          <w:lang w:val="en-GB" w:eastAsia="en-US"/>
        </w:rPr>
        <w:t>. TABs provide an estimate of the cumulative CO</w:t>
      </w:r>
      <w:r w:rsidRPr="001E7A27">
        <w:rPr>
          <w:vertAlign w:val="subscript"/>
          <w:lang w:val="en-GB" w:eastAsia="en-US"/>
        </w:rPr>
        <w:t>2</w:t>
      </w:r>
      <w:r w:rsidRPr="001E7A27">
        <w:rPr>
          <w:lang w:val="en-GB" w:eastAsia="en-US"/>
        </w:rPr>
        <w:t xml:space="preserve"> emissions under pathways that have as a common characteristic </w:t>
      </w:r>
      <w:ins w:id="5843" w:author="Tom Maycock" w:date="2021-09-09T16:58:00Z">
        <w:r w:rsidR="00EE6DDC">
          <w:rPr>
            <w:lang w:val="en-GB" w:eastAsia="en-US"/>
          </w:rPr>
          <w:t xml:space="preserve">the fact </w:t>
        </w:r>
      </w:ins>
      <w:r w:rsidRPr="001E7A27">
        <w:rPr>
          <w:lang w:val="en-GB" w:eastAsia="en-US"/>
        </w:rPr>
        <w:t xml:space="preserve">that they do not exceed a specific global warming threshold. </w:t>
      </w:r>
      <w:ins w:id="5844" w:author="Soapbox" w:date="2021-07-22T08:46:00Z">
        <w:r w:rsidR="00425751" w:rsidRPr="001E7A27">
          <w:rPr>
            <w:lang w:val="en-GB" w:eastAsia="en-US"/>
          </w:rPr>
          <w:t>However, t</w:t>
        </w:r>
      </w:ins>
      <w:del w:id="5845" w:author="Soapbox" w:date="2021-07-22T08:46:00Z">
        <w:r w:rsidRPr="001E7A27" w:rsidDel="00425751">
          <w:rPr>
            <w:lang w:val="en-GB" w:eastAsia="en-US"/>
          </w:rPr>
          <w:delText>T</w:delText>
        </w:r>
      </w:del>
      <w:r w:rsidRPr="001E7A27">
        <w:rPr>
          <w:lang w:val="en-GB" w:eastAsia="en-US"/>
        </w:rPr>
        <w:t>he actual level of maximum warming can</w:t>
      </w:r>
      <w:ins w:id="5846" w:author="Soapbox" w:date="2021-07-22T08:46:00Z">
        <w:r w:rsidR="00425751" w:rsidRPr="001E7A27">
          <w:rPr>
            <w:lang w:val="en-GB" w:eastAsia="en-US"/>
          </w:rPr>
          <w:t xml:space="preserve"> </w:t>
        </w:r>
      </w:ins>
      <w:del w:id="5847" w:author="Soapbox" w:date="2021-07-22T08:46:00Z">
        <w:r w:rsidRPr="001E7A27" w:rsidDel="00425751">
          <w:rPr>
            <w:lang w:val="en-GB" w:eastAsia="en-US"/>
          </w:rPr>
          <w:delText xml:space="preserve"> however </w:delText>
        </w:r>
      </w:del>
      <w:r w:rsidRPr="001E7A27">
        <w:rPr>
          <w:lang w:val="en-GB" w:eastAsia="en-US"/>
        </w:rPr>
        <w:t xml:space="preserve">vary between pathways, leading to an unnecessary and poorly constrained spread in TAB estimates </w:t>
      </w:r>
      <w:r w:rsidRPr="001E7A27">
        <w:rPr>
          <w:lang w:val="en-GB" w:eastAsia="en-US"/>
        </w:rPr>
        <w:fldChar w:fldCharType="begin" w:fldLock="1"/>
      </w:r>
      <w:r w:rsidR="00747167" w:rsidRPr="001E7A27">
        <w:rPr>
          <w:lang w:val="en-GB" w:eastAsia="en-US"/>
        </w:rPr>
        <w:instrText>ADDIN CSL_CITATION { "citationItems" : [ { "id" : "ITEM-1",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"ITEM-1",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"mendeley" : { "formattedCitation" : "(Rogelj et al., 2016)", "plainTextFormattedCitation" : "(Rogelj et al., 2016)", "previouslyFormattedCitation" : "(Rogelj et al., 2016)"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(Rogelj et al., 2016)</w:t>
      </w:r>
      <w:r w:rsidRPr="001E7A27">
        <w:rPr>
          <w:lang w:val="en-GB" w:eastAsia="en-US"/>
        </w:rPr>
        <w:fldChar w:fldCharType="end"/>
      </w:r>
      <w:r w:rsidRPr="001E7A27">
        <w:rPr>
          <w:lang w:val="en-GB" w:eastAsia="en-US"/>
        </w:rPr>
        <w:t xml:space="preserve">. </w:t>
      </w:r>
      <w:ins w:id="5848" w:author="Soapbox" w:date="2021-07-22T08:46:00Z">
        <w:r w:rsidR="00425751" w:rsidRPr="001E7A27">
          <w:rPr>
            <w:lang w:val="en-GB" w:eastAsia="en-US"/>
          </w:rPr>
          <w:t xml:space="preserve">Therefore, </w:t>
        </w:r>
      </w:ins>
      <w:del w:id="5849" w:author="Soapbox" w:date="2021-07-22T08:46:00Z">
        <w:r w:rsidRPr="001E7A27" w:rsidDel="00425751">
          <w:rPr>
            <w:lang w:val="en-GB" w:eastAsia="en-US"/>
          </w:rPr>
          <w:delText>T</w:delText>
        </w:r>
      </w:del>
      <w:ins w:id="5850" w:author="Soapbox" w:date="2021-07-22T08:46:00Z">
        <w:r w:rsidR="00425751" w:rsidRPr="001E7A27">
          <w:rPr>
            <w:lang w:val="en-GB" w:eastAsia="en-US"/>
          </w:rPr>
          <w:t>t</w:t>
        </w:r>
      </w:ins>
      <w:r w:rsidRPr="001E7A27">
        <w:rPr>
          <w:lang w:val="en-GB" w:eastAsia="en-US"/>
        </w:rPr>
        <w:t xml:space="preserve">he TAB approach </w:t>
      </w:r>
      <w:del w:id="5851" w:author="Soapbox" w:date="2021-07-22T08:47:00Z">
        <w:r w:rsidRPr="001E7A27" w:rsidDel="00425751">
          <w:rPr>
            <w:lang w:val="en-GB" w:eastAsia="en-US"/>
          </w:rPr>
          <w:delText xml:space="preserve">does therefore </w:delText>
        </w:r>
      </w:del>
      <w:r w:rsidRPr="001E7A27">
        <w:rPr>
          <w:lang w:val="en-GB" w:eastAsia="en-US"/>
        </w:rPr>
        <w:t xml:space="preserve">typically </w:t>
      </w:r>
      <w:ins w:id="5852" w:author="Soapbox" w:date="2021-07-22T08:47:00Z">
        <w:r w:rsidR="00425751" w:rsidRPr="001E7A27">
          <w:rPr>
            <w:lang w:val="en-GB" w:eastAsia="en-US"/>
          </w:rPr>
          <w:t xml:space="preserve">does </w:t>
        </w:r>
      </w:ins>
      <w:r w:rsidRPr="001E7A27">
        <w:rPr>
          <w:lang w:val="en-GB" w:eastAsia="en-US"/>
        </w:rPr>
        <w:t xml:space="preserve">not result in accurate projections of the remaining carbon budget. </w:t>
      </w:r>
      <w:del w:id="5853" w:author="Soapbox" w:date="2021-07-22T08:47:00Z">
        <w:r w:rsidRPr="001E7A27" w:rsidDel="00425751">
          <w:rPr>
            <w:lang w:val="en-GB" w:eastAsia="en-US"/>
          </w:rPr>
          <w:delText>On the other hand,</w:delText>
        </w:r>
      </w:del>
      <w:ins w:id="5854" w:author="Soapbox" w:date="2021-07-22T08:47:00Z">
        <w:r w:rsidR="00425751" w:rsidRPr="001E7A27">
          <w:rPr>
            <w:lang w:val="en-GB" w:eastAsia="en-US"/>
          </w:rPr>
          <w:t>One</w:t>
        </w:r>
      </w:ins>
      <w:del w:id="5855" w:author="Soapbox" w:date="2021-07-22T08:47:00Z">
        <w:r w:rsidRPr="001E7A27" w:rsidDel="00425751">
          <w:rPr>
            <w:lang w:val="en-GB" w:eastAsia="en-US"/>
          </w:rPr>
          <w:delText xml:space="preserve"> a</w:delText>
        </w:r>
      </w:del>
      <w:r w:rsidRPr="001E7A27">
        <w:rPr>
          <w:lang w:val="en-GB" w:eastAsia="en-US"/>
        </w:rPr>
        <w:t xml:space="preserve"> drawback of TEBs is that they provide an estimate of the cumulative CO</w:t>
      </w:r>
      <w:r w:rsidRPr="001E7A27">
        <w:rPr>
          <w:vertAlign w:val="subscript"/>
          <w:lang w:val="en-GB" w:eastAsia="en-US"/>
        </w:rPr>
        <w:t>2</w:t>
      </w:r>
      <w:r w:rsidRPr="001E7A27">
        <w:rPr>
          <w:lang w:val="en-GB" w:eastAsia="en-US"/>
        </w:rPr>
        <w:t xml:space="preserve"> emissions at the time global warming crosses a given threshold of interest in a specific emissions scenario</w:t>
      </w:r>
      <w:ins w:id="5856" w:author="Soapbox" w:date="2021-07-22T08:47:00Z">
        <w:r w:rsidR="00425751" w:rsidRPr="001E7A27">
          <w:rPr>
            <w:lang w:val="en-GB" w:eastAsia="en-US"/>
          </w:rPr>
          <w:t xml:space="preserve"> </w:t>
        </w:r>
        <w:r w:rsidR="00425751" w:rsidRPr="001E7A27">
          <w:rPr>
            <w:rFonts w:cs="Times New Roman"/>
            <w:lang w:val="en-GB" w:eastAsia="en-US"/>
          </w:rPr>
          <w:t>–</w:t>
        </w:r>
      </w:ins>
      <w:del w:id="5857" w:author="Soapbox" w:date="2021-07-22T08:47:00Z">
        <w:r w:rsidRPr="001E7A27" w:rsidDel="00425751">
          <w:rPr>
            <w:lang w:val="en-GB" w:eastAsia="en-US"/>
          </w:rPr>
          <w:delText>,</w:delText>
        </w:r>
      </w:del>
      <w:r w:rsidRPr="001E7A27">
        <w:rPr>
          <w:lang w:val="en-GB" w:eastAsia="en-US"/>
        </w:rPr>
        <w:t xml:space="preserve"> for example, most of the standard scenarios used in climate change research</w:t>
      </w:r>
      <w:ins w:id="5858" w:author="Soapbox" w:date="2021-07-22T08:48:00Z">
        <w:r w:rsidR="00425751" w:rsidRPr="001E7A27">
          <w:rPr>
            <w:lang w:val="en-GB" w:eastAsia="en-US"/>
          </w:rPr>
          <w:t>,</w:t>
        </w:r>
      </w:ins>
      <w:r w:rsidRPr="001E7A27">
        <w:rPr>
          <w:lang w:val="en-GB" w:eastAsia="en-US"/>
        </w:rPr>
        <w:t xml:space="preserve"> such as the </w:t>
      </w:r>
      <w:commentRangeStart w:id="5859"/>
      <w:r w:rsidRPr="001E7A27">
        <w:rPr>
          <w:lang w:val="en-GB" w:eastAsia="en-US"/>
        </w:rPr>
        <w:t>RCP</w:t>
      </w:r>
      <w:commentRangeEnd w:id="5859"/>
      <w:r w:rsidR="00095BA6" w:rsidRPr="001E7A27">
        <w:rPr>
          <w:rStyle w:val="CommentReference"/>
          <w:lang w:val="en-GB"/>
        </w:rPr>
        <w:commentReference w:id="5859"/>
      </w:r>
      <w:r w:rsidRPr="001E7A27">
        <w:rPr>
          <w:lang w:val="en-GB" w:eastAsia="en-US"/>
        </w:rPr>
        <w:t xml:space="preserve">s or </w:t>
      </w:r>
      <w:commentRangeStart w:id="5860"/>
      <w:r w:rsidRPr="001E7A27">
        <w:rPr>
          <w:lang w:val="en-GB" w:eastAsia="en-US"/>
        </w:rPr>
        <w:t>SSP</w:t>
      </w:r>
      <w:commentRangeEnd w:id="5860"/>
      <w:r w:rsidR="00425751" w:rsidRPr="001E7A27">
        <w:rPr>
          <w:rStyle w:val="CommentReference"/>
          <w:lang w:val="en-GB"/>
        </w:rPr>
        <w:commentReference w:id="5860"/>
      </w:r>
      <w:r w:rsidRPr="001E7A27">
        <w:rPr>
          <w:lang w:val="en-GB" w:eastAsia="en-US"/>
        </w:rPr>
        <w:t xml:space="preserve">-based scenarios exceed global warming of 1.5°C or 2°C (see Cross-Chapter Box 1.5) </w:t>
      </w:r>
      <w:commentRangeStart w:id="5861"/>
      <w:r w:rsidRPr="001E7A27">
        <w:rPr>
          <w:lang w:val="en-GB" w:eastAsia="en-US"/>
        </w:rPr>
        <w:fldChar w:fldCharType="begin" w:fldLock="1"/>
      </w:r>
      <w:ins w:id="5862" w:author="Robin Matthews" w:date="2021-06-17T18:43:00Z">
        <w:r w:rsidR="00FB245A" w:rsidRPr="001E7A27">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"ITEM-3",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"ITEM-3",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"ITEM-4",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"ITEM-4",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Friedlingstein et al., 2014a; Millar et al., 2017a)", "manualFormatting" : "(M. Collins et al., 2013; T.F. Stocker et al., 2013; Friedlingstein et al., 2014a; Millar et al., 2017b )", "plainTextFormattedCitation" : "(Collins et al., 2013a; Stocker et al., 2013b; Friedlingstein et al., 2014a; Millar et al., 2017a)", "previouslyFormattedCitation" : "(Collins et al., 2013a; Stocker et al., 2013b; Friedlingstein et al., 2014a; Millar et al., 2017a)" }, "properties" : { "noteIndex" : 0 }, "schema" : "https://github.com/citation-style-language/schema/raw/master/csl-citation.json" }</w:instrText>
        </w:r>
      </w:ins>
      <w:del w:id="5863" w:author="Robin Matthews" w:date="2021-06-17T18:43:00Z">
        <w:r w:rsidR="00BC2C5E" w:rsidRPr="001E7A27" w:rsidDel="00FB245A">
          <w:rPr>
            <w:lang w:val="en-GB" w:eastAsia="en-US"/>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"ITEM-3",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"ITEM-3",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"ITEM-4",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"ITEM-4",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Friedlingstein et al., 2014a; Millar et al., 2017a)", "plainTextFormattedCitation" : "(Collins et al., 2013a; Stocker et al., 2013b; Friedlingstein et al., 2014a; Millar et al., 2017a)", "previouslyFormattedCitation" : "(Collins et al., 2013a; Stocker et al., 2013b; Friedlingstein et al., 2014a; Millar et al., 2017a)"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w:t>
      </w:r>
      <w:ins w:id="5864" w:author="Robin Matthews" w:date="2021-06-17T18:43:00Z">
        <w:r w:rsidR="00FB245A" w:rsidRPr="001E7A27">
          <w:rPr>
            <w:lang w:val="en-GB"/>
          </w:rPr>
          <w:t>M. Collins et al., 2013; T.F. Stocker et al., 2013; Friedlingstein et al., 2014a; Millar et al., 2017b</w:t>
        </w:r>
        <w:del w:id="5865" w:author="Soapbox" w:date="2021-07-22T08:49:00Z">
          <w:r w:rsidR="00FB245A" w:rsidRPr="001E7A27" w:rsidDel="0064058B">
            <w:rPr>
              <w:noProof/>
              <w:lang w:val="en-GB" w:eastAsia="en-US"/>
            </w:rPr>
            <w:delText xml:space="preserve"> </w:delText>
          </w:r>
        </w:del>
      </w:ins>
      <w:del w:id="5866" w:author="Robin Matthews" w:date="2021-06-17T18:43:00Z">
        <w:r w:rsidR="00025FA2" w:rsidRPr="001E7A27" w:rsidDel="00FB245A">
          <w:rPr>
            <w:noProof/>
            <w:lang w:val="en-GB" w:eastAsia="en-US"/>
          </w:rPr>
          <w:delText>Collins et al., 2013a; Stocker et al., 2013b; Friedlingstein et al., 2014a; Millar et al., 2017a</w:delText>
        </w:r>
      </w:del>
      <w:r w:rsidR="00025FA2" w:rsidRPr="001E7A27">
        <w:rPr>
          <w:noProof/>
          <w:lang w:val="en-GB" w:eastAsia="en-US"/>
        </w:rPr>
        <w:t>)</w:t>
      </w:r>
      <w:r w:rsidRPr="001E7A27">
        <w:rPr>
          <w:lang w:val="en-GB" w:eastAsia="en-US"/>
        </w:rPr>
        <w:fldChar w:fldCharType="end"/>
      </w:r>
      <w:commentRangeEnd w:id="5861"/>
      <w:r w:rsidR="00025FA2" w:rsidRPr="001E7A27">
        <w:rPr>
          <w:rStyle w:val="CommentReference"/>
          <w:lang w:val="en-GB"/>
        </w:rPr>
        <w:commentReference w:id="5861"/>
      </w:r>
      <w:r w:rsidRPr="001E7A27">
        <w:rPr>
          <w:lang w:val="en-GB" w:eastAsia="en-US"/>
        </w:rPr>
        <w:t>. Because of potential variations in non-CO</w:t>
      </w:r>
      <w:r w:rsidRPr="001E7A27">
        <w:rPr>
          <w:vertAlign w:val="subscript"/>
          <w:lang w:val="en-GB" w:eastAsia="en-US"/>
        </w:rPr>
        <w:t>2</w:t>
      </w:r>
      <w:r w:rsidRPr="001E7A27">
        <w:rPr>
          <w:lang w:val="en-GB" w:eastAsia="en-US"/>
        </w:rPr>
        <w:t xml:space="preserve"> warming at that point in time</w:t>
      </w:r>
      <w:ins w:id="5867" w:author="Soapbox" w:date="2021-07-22T08:49:00Z">
        <w:r w:rsidR="0064058B" w:rsidRPr="001E7A27">
          <w:rPr>
            <w:lang w:val="en-GB" w:eastAsia="en-US"/>
          </w:rPr>
          <w:t>,</w:t>
        </w:r>
      </w:ins>
      <w:r w:rsidRPr="001E7A27">
        <w:rPr>
          <w:lang w:val="en-GB" w:eastAsia="en-US"/>
        </w:rPr>
        <w:t xml:space="preserve"> or potential lags of about a decade in CO</w:t>
      </w:r>
      <w:r w:rsidRPr="001E7A27">
        <w:rPr>
          <w:vertAlign w:val="subscript"/>
          <w:lang w:val="en-GB" w:eastAsia="en-US"/>
        </w:rPr>
        <w:t>2</w:t>
      </w:r>
      <w:r w:rsidRPr="001E7A27">
        <w:rPr>
          <w:lang w:val="en-GB" w:eastAsia="en-US"/>
        </w:rPr>
        <w:t xml:space="preserve"> warming </w:t>
      </w:r>
      <w:commentRangeStart w:id="5868"/>
      <w:r w:rsidRPr="001E7A27">
        <w:rPr>
          <w:lang w:val="en-GB" w:eastAsia="en-US"/>
        </w:rPr>
        <w:fldChar w:fldCharType="begin" w:fldLock="1"/>
      </w:r>
      <w:ins w:id="5869" w:author="Robin Matthews" w:date="2021-06-17T18:51:00Z">
        <w:r w:rsidR="00F24450" w:rsidRPr="001E7A27">
          <w:rPr>
            <w:lang w:val="en-GB" w:eastAsia="en-US"/>
          </w:rPr>
          <w:instrText>ADDIN CSL_CITATION { "citationItems" : [ { "id" : "ITEM-1", "itemData" : { "DOI" : "10.5194/acp-13-2793-2013", "ISSN" : "1680-7324", "abstract" : "Abstract. The responses of carbon dioxide (CO2) and other climate variables to an emission pulse of CO2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CO2 response shows the known rapid decline in the first few decades followed by a millennium-scale tail. For a 100 Gt-C emission pulse added to a constant CO2 concentration of 389 ppm, 25 \u00b1 9% is still found in the atmosphere after 1000 yr; the ocean has absorbed 59 \u00b1 12% and the land the remainder (16 \u00b1 14%). The response in global mean surface air temperature is an increase by 0.20 \u00b1 0.12 \u00b0C within the first twenty years; thereafter and until year 1000, temperature decreases only slightly, whereas ocean heat content and sea level continue to rise. Our best estimate for the Absolute Global Warming Potential, given by the time-integrated response in CO2 at year 100 multiplied by its radiative efficiency, is 92.5 \u00d7 10&amp;minus;15 yr W m\u22122 per kg-CO2. This value very likely (5 to 95% confidence) lies within the range of (68 to 117) \u00d7 10&amp;minus;15 yr W m\u22122 per kg-CO2. Estimates for time-integrated response in CO2 published in the IPCC First, Second, and Fourth Assessment and our multi-model best estimate all agree within 15% during the first 100 yr. The integrated CO2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"ITEM-1", "issue" : "5", "issued" : { "date-parts" : [ [ "2013", "3", "8" ] ] }, "page" : "2793-2825", "title" : "Carbon dioxide and climate impulse response functions for the computation of greenhouse gas metrics: a multi-model analysis", "translator" : [ { "dropping-particle" : "", "family" : "L4788", "given" : "", "non-dropping-particle" : "", "parse-names" : false, "suffix" : "" } ], "type" : "article-journal", "volume" : "13" }, "uris" : [ "http://www.mendeley.com/documents/?uuid=d96cd5ea-ca1d-45ad-9311-7760094772e4" ] }, { "id" : "ITEM-2", "itemData" : { "DOI" : "10.1088/1748-9326/9/12/124002", "ISSN" : "1748-9326", "author" : [ { "dropping-particle" : "", "family" : "Ricke", "given" : "Katharine L", "non-dropping-particle" : "", "parse-names" : false, "suffix" : "" }, { "dropping-particle" : "", "family" : "Caldeira", "given" : "Ken", "non-dropping-particle" : "", "parse-names" : false, "suffix" : "" } ], "container-title" : "Environmental Research Letters", "id" : "ITEM-2", "issue" : "12", "issued" : { "date-parts" : [ [ "2014", "12", "1" ] ] }, "page" : "124002", "publisher" : "IOP Publishing", "title" : "Maximum warming occurs about one decade after a carbon dioxide emission", "translator" : [ { "dropping-particle" : "", "family" : "L4789", "given" : "", "non-dropping-particle" : "", "parse-names" : false, "suffix" : "" } ], "type" : "article-journal", "volume" : "9" }, "uris" : [ "http://www.mendeley.com/documents/?uuid=0d72ff18-65e3-31f5-baab-4d01f16abfae" ] }, { "id" : "ITEM-3", "itemData" : { "DOI" : "10.1088/1748-9326/10/3/031001", "ISSN" : "1748-9326", "author" : [ { "dropping-particle" : "", "family" : "Zickfeld", "given" : "Kirsten", "non-dropping-particle" : "", "parse-names" : false, "suffix" : "" }, { "dropping-particle" : "", "family" : "Herrington", "given" : "Tyler", "non-dropping-particle" : "", "parse-names" : false, "suffix" : "" } ], "container-title" : "Environmental Research Letters", "id" : "ITEM-3", "issue" : "3", "issued" : { "date-parts" : [ [ "2015", "3", "1" ] ] }, "page" : "031001", "publisher" : "IOP Publishing", "title" : "The time lag between a carbon dioxide emission and maximum warming increases with the size of the emission", "translator" : [ { "dropping-particle" : "", "family" : "L4983", "given" : "", "non-dropping-particle" : "", "parse-names" : false, "suffix" : "" } ], "type" : "article-journal", "volume" : "10" }, "uris" : [ "http://www.mendeley.com/documents/?uuid=ffee2208-ff25-3c0f-9b14-e35743ec7e38" ] }, { "id" : "ITEM-4",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"ITEM-4",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 }, { "id" : "ITEM-5",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"ITEM-5",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"ITEM-6",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"ITEM-6",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"(Joos et al., 2013; Ricke and Caldeira, 2014; Rogelj et al., 2015a, 2016, 2018b; Zickfeld and Herrington, 2015)", "manualFormatting" : "(Joos et al., 2013; Ricke and Caldeira, 2014; Rogelj et al., 2015a, 2016, 2018b; Zickfeld and Herrington, 2015)", "plainTextFormattedCitation" : "(Joos et al., 2013; Ricke and Caldeira, 2014; Rogelj et al., 2015a, 2016, 2018b; Zickfeld and Herrington, 2015)", "previouslyFormattedCitation" : "(Joos et al., 2013; Ricke and Caldeira, 2014; Rogelj et al., 2015a, 2016, 2018b; Zickfeld and Herrington, 2015)" }, "properties" : { "noteIndex" : 0 }, "schema" : "https://github.com/citation-style-language/schema/raw/master/csl-citation.json" }</w:instrText>
        </w:r>
      </w:ins>
      <w:del w:id="5870" w:author="Robin Matthews" w:date="2021-06-17T18:51:00Z">
        <w:r w:rsidR="00747167" w:rsidRPr="001E7A27" w:rsidDel="00F24450">
          <w:rPr>
            <w:lang w:val="en-GB" w:eastAsia="en-US"/>
          </w:rPr>
          <w:delInstrText>ADDIN CSL_CITATION { "citationItems" : [ { "id" : "ITEM-1", "itemData" : { "DOI" : "10.5194/acp-13-2793-2013", "ISSN" : "1680-7324", "abstract" : "Abstract. The responses of carbon dioxide (CO2) and other climate variables to an emission pulse of CO2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CO2 response shows the known rapid decline in the first few decades followed by a millennium-scale tail. For a 100 Gt-C emission pulse added to a constant CO2 concentration of 389 ppm, 25 \u00b1 9% is still found in the atmosphere after 1000 yr; the ocean has absorbed 59 \u00b1 12% and the land the remainder (16 \u00b1 14%). The response in global mean surface air temperature is an increase by 0.20 \u00b1 0.12 \u00b0C within the first twenty years; thereafter and until year 1000, temperature decreases only slightly, whereas ocean heat content and sea level continue to rise. Our best estimate for the Absolute Global Warming Potential, given by the time-integrated response in CO2 at year 100 multiplied by its radiative efficiency, is 92.5 \u00d7 10&amp;minus;15 yr W m\u22122 per kg-CO2. This value very likely (5 to 95% confidence) lies within the range of (68 to 117) \u00d7 10&amp;minus;15 yr W m\u22122 per kg-CO2. Estimates for time-integrated response in CO2 published in the IPCC First, Second, and Fourth Assessment and our multi-model best estimate all agree within 15% during the first 100 yr. The integrated CO2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"ITEM-1", "issue" : "5", "issued" : { "date-parts" : [ [ "2013", "3", "8" ] ] }, "page" : "2793-2825", "title" : "Carbon dioxide and climate impulse response functions for the computation of greenhouse gas metrics: a multi-model analysis", "translator" : [ { "dropping-particle" : "", "family" : "L4788", "given" : "", "non-dropping-particle" : "", "parse-names" : false, "suffix" : "" } ], "type" : "article-journal", "volume" : "13" }, "uris" : [ "http://www.mendeley.com/documents/?uuid=d96cd5ea-ca1d-45ad-9311-7760094772e4" ] }, { "id" : "ITEM-2", "itemData" : { "DOI" : "10.1088/1748-9326/9/12/124002", "ISSN" : "1748-9326", "author" : [ { "dropping-particle" : "", "family" : "Ricke", "given" : "Katharine L", "non-dropping-particle" : "", "parse-names" : false, "suffix" : "" }, { "dropping-particle" : "", "family" : "Caldeira", "given" : "Ken", "non-dropping-particle" : "", "parse-names" : false, "suffix" : "" } ], "container-title" : "Environmental Research Letters", "id" : "ITEM-2", "issue" : "12", "issued" : { "date-parts" : [ [ "2014", "12", "1" ] ] }, "page" : "124002", "publisher" : "IOP Publishing", "title" : "Maximum warming occurs about one decade after a carbon dioxide emission", "translator" : [ { "dropping-particle" : "", "family" : "L4789", "given" : "", "non-dropping-particle" : "", "parse-names" : false, "suffix" : "" } ], "type" : "article-journal", "volume" : "9" }, "uris" : [ "http://www.mendeley.com/documents/?uuid=0d72ff18-65e3-31f5-baab-4d01f16abfae" ] }, { "id" : "ITEM-3", "itemData" : { "DOI" : "10.1088/1748-9326/10/3/031001", "ISSN" : "1748-9326", "author" : [ { "dropping-particle" : "", "family" : "Zickfeld", "given" : "Kirsten", "non-dropping-particle" : "", "parse-names" : false, "suffix" : "" }, { "dropping-particle" : "", "family" : "Herrington", "given" : "Tyler", "non-dropping-particle" : "", "parse-names" : false, "suffix" : "" } ], "container-title" : "Environmental Research Letters", "id" : "ITEM-3", "issue" : "3", "issued" : { "date-parts" : [ [ "2015", "3", "1" ] ] }, "page" : "031001", "publisher" : "IOP Publishing", "title" : "The time lag between a carbon dioxide emission and maximum warming increases with the size of the emission", "translator" : [ { "dropping-particle" : "", "family" : "L4983", "given" : "", "non-dropping-particle" : "", "parse-names" : false, "suffix" : "" } ], "type" : "article-journal", "volume" : "10" }, "uris" : [ "http://www.mendeley.com/documents/?uuid=ffee2208-ff25-3c0f-9b14-e35743ec7e38" ] }, { "id" : "ITEM-4",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"ITEM-4",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 }, { "id" : "ITEM-5",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"ITEM-5",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"ITEM-6",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"ITEM-6",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"(Joos et al., 2013; Ricke and Caldeira, 2014; Rogelj et al., 2015a, 2016, 2018b; Zickfeld and Herrington, 2015)", "manualFormatting" : "(Joos et al., 2013; Ricke and Caldeira, 2014; Zickfeld and Herrington, 2015; Rogelj et al., 2015a, 2016, 2018)", "plainTextFormattedCitation" : "(Joos et al., 2013; Ricke and Caldeira, 2014; Rogelj et al., 2015a, 2016, 2018b; Zickfeld and Herrington, 2015)", "previouslyFormattedCitation" : "(Joos et al., 2013; Ricke and Caldeira, 2014; Rogelj et al., 2015a, 2016, 2018b; Zickfeld and Herrington, 2015)"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w:t>
      </w:r>
      <w:ins w:id="5871" w:author="Robin Matthews" w:date="2021-06-17T18:51:00Z">
        <w:r w:rsidR="00F24450" w:rsidRPr="001E7A27">
          <w:rPr>
            <w:lang w:val="en-GB"/>
          </w:rPr>
          <w:t>Joos et al., 2013; Ricke and Caldeira, 2014; Rogelj et al., 2015a, 2016, 2018b; Zickfeld and Herrington, 2015</w:t>
        </w:r>
      </w:ins>
      <w:del w:id="5872" w:author="Robin Matthews" w:date="2021-06-17T18:51:00Z">
        <w:r w:rsidR="00025FA2" w:rsidRPr="001E7A27" w:rsidDel="00F24450">
          <w:rPr>
            <w:noProof/>
            <w:lang w:val="en-GB" w:eastAsia="en-US"/>
          </w:rPr>
          <w:delText>Joos et al., 2013; Ricke and Caldeira, 2014; Zickfeld and Herrington, 2015; Rogelj et al., 2015a, 2016, 2018</w:delText>
        </w:r>
      </w:del>
      <w:r w:rsidR="00025FA2" w:rsidRPr="001E7A27">
        <w:rPr>
          <w:noProof/>
          <w:lang w:val="en-GB" w:eastAsia="en-US"/>
        </w:rPr>
        <w:t>)</w:t>
      </w:r>
      <w:r w:rsidRPr="001E7A27">
        <w:rPr>
          <w:lang w:val="en-GB" w:eastAsia="en-US"/>
        </w:rPr>
        <w:fldChar w:fldCharType="end"/>
      </w:r>
      <w:commentRangeEnd w:id="5868"/>
      <w:r w:rsidR="00025FA2" w:rsidRPr="001E7A27">
        <w:rPr>
          <w:rStyle w:val="CommentReference"/>
          <w:lang w:val="en-GB"/>
        </w:rPr>
        <w:commentReference w:id="5868"/>
      </w:r>
      <w:r w:rsidRPr="001E7A27">
        <w:rPr>
          <w:lang w:val="en-GB" w:eastAsia="en-US"/>
        </w:rPr>
        <w:t xml:space="preserve"> TEBs also do not provide a precise estimate of the remaining carbon budget for limiting warming to a specific level. </w:t>
      </w:r>
    </w:p>
    <w:p w14:paraId="00304743" w14:textId="77777777" w:rsidR="00834757" w:rsidRPr="001E7A27" w:rsidRDefault="00834757" w:rsidP="005C7F25">
      <w:pPr>
        <w:pStyle w:val="AR6BodyText"/>
        <w:rPr>
          <w:lang w:val="en-GB" w:eastAsia="en-US"/>
        </w:rPr>
      </w:pPr>
    </w:p>
    <w:p w14:paraId="572A7389" w14:textId="1BC2E8CF" w:rsidR="00834757" w:rsidRPr="001E7A27" w:rsidRDefault="00834757" w:rsidP="005C7F25">
      <w:pPr>
        <w:pStyle w:val="AR6BodyText"/>
        <w:rPr>
          <w:lang w:val="en-GB" w:eastAsia="en-US"/>
        </w:rPr>
      </w:pPr>
      <w:r w:rsidRPr="001E7A27">
        <w:rPr>
          <w:lang w:val="en-GB" w:eastAsia="en-US"/>
        </w:rPr>
        <w:t>Since the publication of AR5</w:t>
      </w:r>
      <w:r w:rsidR="001D2E9D" w:rsidRPr="001E7A27">
        <w:rPr>
          <w:lang w:val="en-GB" w:eastAsia="en-US"/>
        </w:rPr>
        <w:t xml:space="preserve"> </w:t>
      </w:r>
      <w:commentRangeStart w:id="5873"/>
      <w:r w:rsidR="001D2E9D" w:rsidRPr="001E7A27">
        <w:rPr>
          <w:lang w:val="en-GB"/>
        </w:rPr>
        <w:fldChar w:fldCharType="begin" w:fldLock="1"/>
      </w:r>
      <w:ins w:id="5874" w:author="Robin Matthews" w:date="2021-06-17T18:44:00Z">
        <w:r w:rsidR="00FB245A" w:rsidRPr="001E7A27">
          <w:rPr>
            <w:lang w:val="en-GB"/>
          </w:rPr>
          <w: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"manualFormatting" : "(W.J. Collins et al., 2013)", "plainTextFormattedCitation" : "(Collins et al., 2013b)", "previouslyFormattedCitation" : "(Collins et al., 2013b)" }, "properties" : { "noteIndex" : 0 }, "schema" : "https://github.com/citation-style-language/schema/raw/master/csl-citation.json" }</w:instrText>
        </w:r>
      </w:ins>
      <w:del w:id="5875" w:author="Robin Matthews" w:date="2021-06-17T18:44:00Z">
        <w:r w:rsidR="00747167" w:rsidRPr="001E7A27" w:rsidDel="00FB245A">
          <w:rPr>
            <w:lang w:val="en-GB"/>
          </w:rPr>
          <w:del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"plainTextFormattedCitation" : "(Collins et al., 2013b)", "previouslyFormattedCitation" : "(Collins et al., 2013b)" }, "properties" : { "noteIndex" : 0 }, "schema" : "https://github.com/citation-style-language/schema/raw/master/csl-citation.json" }</w:delInstrText>
        </w:r>
      </w:del>
      <w:r w:rsidR="001D2E9D" w:rsidRPr="001E7A27">
        <w:rPr>
          <w:lang w:val="en-GB"/>
        </w:rPr>
        <w:fldChar w:fldCharType="separate"/>
      </w:r>
      <w:r w:rsidR="00025FA2" w:rsidRPr="001E7A27">
        <w:rPr>
          <w:noProof/>
          <w:lang w:val="en-GB"/>
        </w:rPr>
        <w:t>(</w:t>
      </w:r>
      <w:ins w:id="5876" w:author="Robin Matthews" w:date="2021-06-17T18:43:00Z">
        <w:r w:rsidR="00FB245A" w:rsidRPr="001E7A27">
          <w:rPr>
            <w:noProof/>
            <w:lang w:val="en-GB"/>
          </w:rPr>
          <w:t xml:space="preserve">W.J. </w:t>
        </w:r>
      </w:ins>
      <w:r w:rsidR="00025FA2" w:rsidRPr="001E7A27">
        <w:rPr>
          <w:noProof/>
          <w:lang w:val="en-GB"/>
        </w:rPr>
        <w:t>Collins et al., 2013</w:t>
      </w:r>
      <w:del w:id="5877" w:author="Robin Matthews" w:date="2021-06-17T18:43:00Z">
        <w:r w:rsidR="00025FA2" w:rsidRPr="001E7A27" w:rsidDel="00FB245A">
          <w:rPr>
            <w:noProof/>
            <w:lang w:val="en-GB"/>
          </w:rPr>
          <w:delText>b</w:delText>
        </w:r>
      </w:del>
      <w:r w:rsidR="00025FA2" w:rsidRPr="001E7A27">
        <w:rPr>
          <w:noProof/>
          <w:lang w:val="en-GB"/>
        </w:rPr>
        <w:t>)</w:t>
      </w:r>
      <w:r w:rsidR="001D2E9D" w:rsidRPr="001E7A27">
        <w:rPr>
          <w:lang w:val="en-GB"/>
        </w:rPr>
        <w:fldChar w:fldCharType="end"/>
      </w:r>
      <w:commentRangeEnd w:id="5873"/>
      <w:r w:rsidR="00025FA2" w:rsidRPr="001E7A27">
        <w:rPr>
          <w:rStyle w:val="CommentReference"/>
          <w:lang w:val="en-GB"/>
        </w:rPr>
        <w:commentReference w:id="5873"/>
      </w:r>
      <w:r w:rsidRPr="001E7A27">
        <w:rPr>
          <w:lang w:val="en-GB" w:eastAsia="en-US"/>
        </w:rPr>
        <w:t>, several new approaches have been proposed that provide a solution to the identified limitations of TABs and TEBs. Most of these approaches indirectly rely on the concept of TCRE (Section 5.5.1), for example, because they estimate modelled cumulative CO</w:t>
      </w:r>
      <w:r w:rsidRPr="001E7A27">
        <w:rPr>
          <w:vertAlign w:val="subscript"/>
          <w:lang w:val="en-GB" w:eastAsia="en-US"/>
        </w:rPr>
        <w:t>2</w:t>
      </w:r>
      <w:r w:rsidRPr="001E7A27">
        <w:rPr>
          <w:lang w:val="en-GB" w:eastAsia="en-US"/>
        </w:rPr>
        <w:t xml:space="preserve"> emissions until a temperature threshold is crossed and use this budget to infer insights for pathways </w:t>
      </w:r>
      <w:del w:id="5878" w:author="Soapbox" w:date="2021-07-22T08:50:00Z">
        <w:r w:rsidRPr="001E7A27" w:rsidDel="0064058B">
          <w:rPr>
            <w:lang w:val="en-GB" w:eastAsia="en-US"/>
          </w:rPr>
          <w:delText xml:space="preserve">which </w:delText>
        </w:r>
      </w:del>
      <w:ins w:id="5879" w:author="Soapbox" w:date="2021-07-22T08:50:00Z">
        <w:r w:rsidR="0064058B" w:rsidRPr="001E7A27">
          <w:rPr>
            <w:lang w:val="en-GB" w:eastAsia="en-US"/>
          </w:rPr>
          <w:t xml:space="preserve">that </w:t>
        </w:r>
      </w:ins>
      <w:r w:rsidRPr="001E7A27">
        <w:rPr>
          <w:lang w:val="en-GB" w:eastAsia="en-US"/>
        </w:rPr>
        <w:t xml:space="preserve">attempt to limit warming to below this threshold and thus need to follow a different path </w:t>
      </w:r>
      <w:commentRangeStart w:id="5880"/>
      <w:commentRangeStart w:id="5881"/>
      <w:r w:rsidRPr="001E7A27">
        <w:rPr>
          <w:lang w:val="en-GB" w:eastAsia="en-US"/>
        </w:rPr>
        <w:fldChar w:fldCharType="begin" w:fldLock="1"/>
      </w:r>
      <w:r w:rsidR="00747167" w:rsidRPr="001E7A27">
        <w:rPr>
          <w:lang w:val="en-GB" w:eastAsia="en-US"/>
        </w:rPr>
        <w:instrText>ADDIN CSL_CITATION { "citationItems" : [ { "id" : "ITEM-1",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"ITEM-1",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"ITEM-2",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"ITEM-2",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 }, { "id" : "ITEM-3",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"ITEM-3",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"ITEM-4",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"ITEM-4",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"ITEM-5",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"ITEM-5",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 } ], "mendeley" : { "formattedCitation" : "(Friedlingstein et al., 2014a; Matthews et al., 2017; Millar et al., 2017a; Goodwin et al., 2018; Tokarska et al., 2018)", "manualFormatting" : "(Friedlingstein et al., 2014; Matthews et al., 2017; Millar et al., 2017; Goodwin et al., 2018; Tokarska and Gillett, 2018)", "plainTextFormattedCitation" : "(Friedlingstein et al., 2014a; Matthews et al., 2017; Millar et al., 2017a; Goodwin et al., 2018; Tokarska et al., 2018)", "previouslyFormattedCitation" : "(Friedlingstein et al., 2014a; Matthews et al., 2017; Millar et al., 2017a; Goodwin et al., 2018; Tokarska et al., 2018)"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(Friedlingstein et al., 2014</w:t>
      </w:r>
      <w:ins w:id="5882" w:author="Robin Matthews" w:date="2021-06-17T18:52:00Z">
        <w:r w:rsidR="00F24450" w:rsidRPr="001E7A27">
          <w:rPr>
            <w:noProof/>
            <w:lang w:val="en-GB" w:eastAsia="en-US"/>
          </w:rPr>
          <w:t>a</w:t>
        </w:r>
      </w:ins>
      <w:r w:rsidR="00025FA2" w:rsidRPr="001E7A27">
        <w:rPr>
          <w:noProof/>
          <w:lang w:val="en-GB" w:eastAsia="en-US"/>
        </w:rPr>
        <w:t>; Matthews et al., 2017; Millar et al., 2017</w:t>
      </w:r>
      <w:ins w:id="5883" w:author="Robin Matthews" w:date="2021-06-17T18:52:00Z">
        <w:r w:rsidR="00F24450" w:rsidRPr="001E7A27">
          <w:rPr>
            <w:noProof/>
            <w:lang w:val="en-GB" w:eastAsia="en-US"/>
          </w:rPr>
          <w:t>b</w:t>
        </w:r>
      </w:ins>
      <w:r w:rsidR="00025FA2" w:rsidRPr="001E7A27">
        <w:rPr>
          <w:noProof/>
          <w:lang w:val="en-GB" w:eastAsia="en-US"/>
        </w:rPr>
        <w:t>; Goodwin et al., 2018; Tokarska and Gillett, 2018)</w:t>
      </w:r>
      <w:r w:rsidRPr="001E7A27">
        <w:rPr>
          <w:lang w:val="en-GB" w:eastAsia="en-US"/>
        </w:rPr>
        <w:fldChar w:fldCharType="end"/>
      </w:r>
      <w:commentRangeEnd w:id="5880"/>
      <w:r w:rsidR="00025FA2" w:rsidRPr="001E7A27">
        <w:rPr>
          <w:rStyle w:val="CommentReference"/>
          <w:lang w:val="en-GB"/>
        </w:rPr>
        <w:commentReference w:id="5880"/>
      </w:r>
      <w:r w:rsidRPr="001E7A27">
        <w:rPr>
          <w:lang w:val="en-GB" w:eastAsia="en-US"/>
        </w:rPr>
        <w:t xml:space="preserve">. </w:t>
      </w:r>
      <w:commentRangeEnd w:id="5881"/>
      <w:r w:rsidR="00F24450" w:rsidRPr="001E7A27">
        <w:rPr>
          <w:rStyle w:val="CommentReference"/>
          <w:lang w:val="en-GB"/>
        </w:rPr>
        <w:commentReference w:id="5881"/>
      </w:r>
      <w:r w:rsidRPr="001E7A27">
        <w:rPr>
          <w:lang w:val="en-GB" w:eastAsia="en-US"/>
        </w:rPr>
        <w:t xml:space="preserve">In this report, the assessment framework of </w:t>
      </w:r>
      <w:del w:id="5884" w:author="Soapbox" w:date="2021-07-22T08:51:00Z">
        <w:r w:rsidRPr="001E7A27" w:rsidDel="00787E92">
          <w:rPr>
            <w:lang w:val="en-GB" w:eastAsia="en-US"/>
          </w:rPr>
          <w:delText xml:space="preserve">the </w:delText>
        </w:r>
      </w:del>
      <w:del w:id="5885" w:author="Tom Maycock" w:date="2021-09-09T16:19:00Z">
        <w:r w:rsidRPr="001E7A27" w:rsidDel="00AF21D1">
          <w:rPr>
            <w:lang w:val="en-GB" w:eastAsia="en-US"/>
          </w:rPr>
          <w:delText xml:space="preserve">IPCC </w:delText>
        </w:r>
      </w:del>
      <w:r w:rsidRPr="001E7A27">
        <w:rPr>
          <w:lang w:val="en-GB" w:eastAsia="en-US"/>
        </w:rPr>
        <w:t xml:space="preserve">SR1.5 for remaining carbon budgets is applied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"ITEM-2",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"mendeley" : { "formattedCitation" : "(Rogelj et al., 2018b, 2019)", "plainTextFormattedCitation" : "(Rogelj et al., 2018b, 2019)", "previouslyFormattedCitation" : "(Rogelj et al., 2018b,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(Rogelj et al., 2018b, 2019)</w:t>
      </w:r>
      <w:r w:rsidRPr="001E7A27">
        <w:rPr>
          <w:lang w:val="en-GB" w:eastAsia="en-US"/>
        </w:rPr>
        <w:fldChar w:fldCharType="end"/>
      </w:r>
      <w:r w:rsidRPr="001E7A27">
        <w:rPr>
          <w:lang w:val="en-GB" w:eastAsia="en-US"/>
        </w:rPr>
        <w:t xml:space="preserve">. This framework allows </w:t>
      </w:r>
      <w:del w:id="5886" w:author="Soapbox" w:date="2021-07-22T08:52:00Z">
        <w:r w:rsidRPr="001E7A27" w:rsidDel="007E6FBE">
          <w:rPr>
            <w:lang w:val="en-GB" w:eastAsia="en-US"/>
          </w:rPr>
          <w:delText xml:space="preserve">to </w:delText>
        </w:r>
      </w:del>
      <w:r w:rsidRPr="001E7A27">
        <w:rPr>
          <w:lang w:val="en-GB" w:eastAsia="en-US"/>
        </w:rPr>
        <w:t>integrat</w:t>
      </w:r>
      <w:ins w:id="5887" w:author="Soapbox" w:date="2021-07-22T08:52:00Z">
        <w:r w:rsidR="007E6FBE" w:rsidRPr="001E7A27">
          <w:rPr>
            <w:lang w:val="en-GB" w:eastAsia="en-US"/>
          </w:rPr>
          <w:t>ion</w:t>
        </w:r>
      </w:ins>
      <w:del w:id="5888" w:author="Soapbox" w:date="2021-07-22T08:52:00Z">
        <w:r w:rsidRPr="001E7A27" w:rsidDel="007E6FBE">
          <w:rPr>
            <w:lang w:val="en-GB" w:eastAsia="en-US"/>
          </w:rPr>
          <w:delText>e</w:delText>
        </w:r>
      </w:del>
      <w:ins w:id="5889" w:author="Soapbox" w:date="2021-07-22T08:52:00Z">
        <w:r w:rsidR="007E6FBE" w:rsidRPr="001E7A27">
          <w:rPr>
            <w:lang w:val="en-GB" w:eastAsia="en-US"/>
          </w:rPr>
          <w:t xml:space="preserve"> of</w:t>
        </w:r>
      </w:ins>
      <w:r w:rsidRPr="001E7A27">
        <w:rPr>
          <w:lang w:val="en-GB" w:eastAsia="en-US"/>
        </w:rPr>
        <w:t xml:space="preserve"> multiple lines of evidence to assess the contributions of five components that together result in a consolidated assessment of the remaining carbon budget (</w:t>
      </w:r>
      <w:commentRangeStart w:id="5890"/>
      <w:ins w:id="5891" w:author="Soapbox" w:date="2021-07-22T08:56:00Z">
        <w:r w:rsidR="000542E4" w:rsidRPr="001E7A27">
          <w:rPr>
            <w:lang w:val="en-GB" w:eastAsia="en-US"/>
          </w:rPr>
          <w:t>TCRE</w:t>
        </w:r>
      </w:ins>
      <w:commentRangeEnd w:id="5890"/>
      <w:ins w:id="5892" w:author="Soapbox" w:date="2021-07-22T08:57:00Z">
        <w:r w:rsidR="000542E4" w:rsidRPr="001E7A27">
          <w:rPr>
            <w:rStyle w:val="CommentReference"/>
            <w:lang w:val="en-GB"/>
          </w:rPr>
          <w:commentReference w:id="5890"/>
        </w:r>
      </w:ins>
      <w:ins w:id="5893" w:author="Soapbox" w:date="2021-07-22T08:56:00Z">
        <w:r w:rsidR="000542E4" w:rsidRPr="001E7A27">
          <w:rPr>
            <w:lang w:val="en-GB" w:eastAsia="en-US"/>
          </w:rPr>
          <w:t xml:space="preserve">, </w:t>
        </w:r>
      </w:ins>
      <w:r w:rsidRPr="001E7A27">
        <w:rPr>
          <w:lang w:val="en-GB" w:eastAsia="en-US"/>
        </w:rPr>
        <w:t xml:space="preserve">historical warming, </w:t>
      </w:r>
      <w:del w:id="5894" w:author="Soapbox" w:date="2021-07-22T08:56:00Z">
        <w:r w:rsidRPr="001E7A27" w:rsidDel="000542E4">
          <w:rPr>
            <w:lang w:val="en-GB" w:eastAsia="en-US"/>
          </w:rPr>
          <w:delText xml:space="preserve">TCRE, </w:delText>
        </w:r>
      </w:del>
      <w:r w:rsidRPr="001E7A27">
        <w:rPr>
          <w:lang w:val="en-GB" w:eastAsia="en-US"/>
        </w:rPr>
        <w:t>non-CO</w:t>
      </w:r>
      <w:r w:rsidRPr="001E7A27">
        <w:rPr>
          <w:vertAlign w:val="subscript"/>
          <w:lang w:val="en-GB" w:eastAsia="en-US"/>
        </w:rPr>
        <w:t>2</w:t>
      </w:r>
      <w:r w:rsidRPr="001E7A27">
        <w:rPr>
          <w:lang w:val="en-GB" w:eastAsia="en-US"/>
        </w:rPr>
        <w:t xml:space="preserve"> warming, the ZEC, and adjustments due to additional Earth system feedbacks, see Section 5.5.2.2). It builds on the advances in estimating remaining carbon budgets or related quantities that have been published since AR5 </w:t>
      </w:r>
      <w:commentRangeStart w:id="5895"/>
      <w:r w:rsidRPr="001E7A27">
        <w:rPr>
          <w:lang w:val="en-GB" w:eastAsia="en-US"/>
        </w:rPr>
        <w:fldChar w:fldCharType="begin" w:fldLock="1"/>
      </w:r>
      <w:r w:rsidR="00747167" w:rsidRPr="001E7A27">
        <w:rPr>
          <w:lang w:val="en-GB" w:eastAsia="en-US"/>
        </w:rPr>
        <w:instrText>ADDIN CSL_CITATION { "citationItems" : [ { "id" : "ITEM-1",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"ITEM-1",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"ITEM-2",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"ITEM-2",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"ITEM-3",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"ITEM-3",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 }, { "id" : "ITEM-4",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"ITEM-4",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"ITEM-5", "itemData" : { "DOI" : "10.1098/rsta.2017.0263", "ISSN" : "1364-503X", "PMID" : "29610375", "abstract" : "A number of studies have examined the size of the allowable global cumulative carbon budget compatible with limiting twenty-first century global average temperature rise to below 2\u00b0C and below 1.5\u00b0C relative to pre-industrial levels. These estimates of cumulative emissions have a number of uncertainties including those associated with the climate sensitivity and the global carbon cycle. Although the IPCC fifth assessment report contained information on a range of Earth system feedbacks, such as carbon released by thawing of permafrost or methane production by wetlands as a result of climate change, the impact of many of these Earth system processes on the allowable carbon budgets remains to be quantified. Here, we make initial estimates to show that the combined impact from typically unrepresented Earth system processes may be important for the achievability of limiting warming to 1.5\u00b0C or 2\u00b0C above pre-industrial levels. The size of the effects range up to around a 350 GtCO2budget reduction for a 1.5\u00b0C warming limit and around a 500 GtCO2reduction for achieving a warming limit of 2\u00b0C. Median estimates for the extra Earth system forcing lead to around 100 GtCO2and 150 GtCO2, respectively, for the two warming limits. Our estimates are equivalent to several years of anthropogenic carbon dioxide emissions at present rates. In addition to the likely reduction of the allowable global carbon budgets, the extra feedbacks also bring forward the date at which a given warming threshold is likely to be exceeded for a particular emission pathway.This article is part of the theme issue 'The Paris Agreement: understanding the physical and social challenges for a warming world of 1.5\u00b0C above pre-industrial levels'.", "author" : [ { "dropping-particle" : "", "family" : "Lowe", "given" : "Jason A.", "non-dropping-particle" : "", "parse-names" : false, "suffix" : "" }, { "dropping-particle" : "", "family" : "Bernie", "given" : "Daniel", "non-dropping-particle" : "", "parse-names" : false, "suffix" : "" } ], "container-title" : "Philosophical Transactions of the Royal Society A: Mathematical, Physical and Engineering Sciences", "id" : "ITEM-5", "issue" : "2119", "issued" : { "date-parts" : [ [ "2018", "5", "13" ] ] }, "page" : "20170263", "title" : "The impact of Earth system feedbacks on carbon budgets and climate response", "translator" : [ { "dropping-particle" : "", "family" : "L3920", "given" : "", "non-dropping-particle" : "", "parse-names" : false, "suffix" : "" } ], "type" : "article-journal", "volume" : "376" }, "uris" : [ "http://www.mendeley.com/documents/?uuid=bb4eacfb-c068-4f03-8f01-02816286dc9f" ] }, { "id" : "ITEM-6",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"ITEM-6",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 }, { "id" : "ITEM-7", "itemData" : { "DOI" : "10.1038/s41598-017-14828-5", "ISSN" : "2045-2322", "abstract" :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 R", "non-dropping-particle" : "", "parse-names" : false, "suffix" : "" }, { "dropping-particle" : "", "family" : "Forster", "given" : "P M", "non-dropping-particle" : "", "parse-names" : false, "suffix" : "" }, { "dropping-particle" : "", "family" : "Otto", "given" : "F E L", "non-dropping-particle" : "", "parse-names" : false, "suffix" : "" }, { "dropping-particle" : "", "family" : "Mitchell", "given" : "D M", "non-dropping-particle" : "", "parse-names" : false, "suffix" : "" }, { "dropping-particle" : "", "family" : "Matthews", "given" : "H D", "non-dropping-particle" : "", "parse-names" : false, "suffix" : "" }, { "dropping-particle" : "", "family" : "Frame", "given" : "D J", "non-dropping-particle" : "", "parse-names" : false, "suffix" : "" } ], "container-title" : "Scientific Reports", "id" : "ITEM-7", "issue" : "1", "issued" : { "date-parts" : [ [ "2017", "12", "13" ] ] }, "page" : "15417", "title" : "A real-time Global Warming Index", "translator" : [ { "dropping-particle" : "", "family" : "L4947", "given" : "", "non-dropping-particle" : "", "parse-names" : false, "suffix" : "" } ], "type" : "article-journal", "volume" : "7" }, "uris" : [ "http://www.mendeley.com/documents/?uuid=abf54382-acf3-4a19-86a0-9500ae10fa8f" ] }, { "id" : "ITEM-8", "itemData" : { "DOI" : "10.1088/1748-9326/ab83af", "abstract" : "To determine the remaining carbon budget, a new framework was introduced in the Intergovernmental Panel on Climate Change's Special Report on Global Warming of 1.5 \u00b0C (SR1.5). We refer to this as a 'segmented' framework because it considers the various components of the carbon budget derivation independently from one another. Whilst implementing this segmented framework, in SR1.5 the assumption was that there is a strictly linear relationship between cumulative CO2 emissions and CO2-induced warming i.e. the TCRE is constant and can be applied to a range of emissions scenarios. Here we test whether such an approach is able to replicate results from model simulations that take the climate system's internal feedbacks and non-linearities into account. Within our modelling framework, following the SR1.5's choices leads to smaller carbon budgets than using simulations with interacting climate components. For 1.5 \u00b0C and 2 \u00b0C warming targets, the differences are 50 GtCO2 (or 10%) and 260 GtCO2 (or 17%), respectively. However, by relaxing the assumption of strict linearity, we find that this difference can be reduced to around 0 GtCO2 for 1.5 \u00b0C of warming and 80 GtCO2 (or 5%) for 2.0 \u00b0C of warming (for middle of the range estimates of the carbon cycle and warming response to anthropogenic emissions). We propose an updated implementation of the segmented framework that allows for the consideration of non-linearities between cumulative CO2 emissions and CO2-induced warming.", "author" : [ { "dropping-particle" : "", "family" : "Nicholls", "given" : "Zebedee R. J.", "non-dropping-particle" : "", "parse-names" : false, "suffix" : "" }, { "dropping-particle" : "", "family" : "Gieseke", "given" : "R.", "non-dropping-particle" : "", "parse-names" : false, "suffix" : "" }, { "dropping-particle" : "", "family" : "Lewis", "given" : "Jared", "non-dropping-particle" : "", "parse-names" : false, "suffix" : "" }, { "dropping-particle" : "", "family" : "Nauels", "given" : "Alexander", "non-dropping-particle" : "", "parse-names" : false, "suffix" : "" }, { "dropping-particle" : "", "family" : "Meinshausen", "given" : "Malte", "non-dropping-particle" : "", "parse-names" : false, "suffix" : "" } ], "container-title" : "Environmental Research Letters", "id" : "ITEM-8", "issue" : "7", "issued" : { "date-parts" : [ [ "2020" ] ] }, "page" : "074017", "title" : "Implications of non-linearities between cumulative CO2 emissions and CO2-induced warming for assessing the remaining carbon budget", "translator" : [ { "dropping-particle" : "", "family" : "L6320", "given" : "", "non-dropping-particle" : "", "parse-names" : false, "suffix" : "" } ], "type" : "article-journal", "volume" : "15" }, "uris" : [ "http://www.mendeley.com/documents/?uuid=e8e3ed41-6f1a-4763-9508-99bce2210ce2" ] }, { "id" : "ITEM-9",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"ITEM-9",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"(Rogelj et al., 2015a; Haustein et al., 2017; Matthews et al., 2017, 2021; Millar et al., 2017a; Gasser et al., 2018; Lowe and Bernie, 2018; Tokarska et al., 2018; Nicholls et al., 2020)", "plainTextFormattedCitation" : "(Rogelj et al., 2015a; Haustein et al., 2017; Matthews et al., 2017, 2021; Millar et al., 2017a; Gasser et al., 2018; Lowe and Bernie, 2018; Tokarska et al., 2018; Nicholls et al., 2020)", "previouslyFormattedCitation" : "(Rogelj et al., 2015a; Haustein et al., 2017; Matthews et al., 2017, 2021; Millar et al., 2017a; Gasser et al., 2018; Lowe and Bernie, 2018; Tokarska et al., 2018; Nicholls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(Rogelj et al., 2015a; Haustein et al., 2017; Matthews et al., 2017, 2021; Millar et al., 2017</w:t>
      </w:r>
      <w:ins w:id="5896" w:author="Robin Matthews" w:date="2021-06-17T18:53:00Z">
        <w:r w:rsidR="00F24450" w:rsidRPr="001E7A27">
          <w:rPr>
            <w:noProof/>
            <w:lang w:val="en-GB" w:eastAsia="en-US"/>
          </w:rPr>
          <w:t>b</w:t>
        </w:r>
      </w:ins>
      <w:del w:id="5897" w:author="Robin Matthews" w:date="2021-06-17T18:53:00Z">
        <w:r w:rsidR="00025FA2" w:rsidRPr="001E7A27" w:rsidDel="00F24450">
          <w:rPr>
            <w:noProof/>
            <w:lang w:val="en-GB" w:eastAsia="en-US"/>
          </w:rPr>
          <w:delText>a</w:delText>
        </w:r>
      </w:del>
      <w:r w:rsidR="00025FA2" w:rsidRPr="001E7A27">
        <w:rPr>
          <w:noProof/>
          <w:lang w:val="en-GB" w:eastAsia="en-US"/>
        </w:rPr>
        <w:t>; Gasser et al., 2018; Lowe and Bernie, 2018; Tokarska et al., 2018; Nicholls et al., 2020)</w:t>
      </w:r>
      <w:r w:rsidRPr="001E7A27">
        <w:rPr>
          <w:lang w:val="en-GB" w:eastAsia="en-US"/>
        </w:rPr>
        <w:fldChar w:fldCharType="end"/>
      </w:r>
      <w:commentRangeEnd w:id="5895"/>
      <w:r w:rsidR="00025FA2" w:rsidRPr="001E7A27">
        <w:rPr>
          <w:rStyle w:val="CommentReference"/>
          <w:lang w:val="en-GB"/>
        </w:rPr>
        <w:commentReference w:id="5895"/>
      </w:r>
      <w:r w:rsidRPr="001E7A27">
        <w:rPr>
          <w:lang w:val="en-GB" w:eastAsia="en-US"/>
        </w:rPr>
        <w:t>.</w:t>
      </w:r>
    </w:p>
    <w:p w14:paraId="129F3055" w14:textId="77777777" w:rsidR="00834757" w:rsidRPr="001E7A27" w:rsidRDefault="00834757" w:rsidP="005C7F25">
      <w:pPr>
        <w:pStyle w:val="AR6BodyText"/>
        <w:rPr>
          <w:lang w:val="en-GB" w:eastAsia="en-US"/>
        </w:rPr>
      </w:pPr>
    </w:p>
    <w:p w14:paraId="000DDB6A" w14:textId="55E8BDF6" w:rsidR="00834757" w:rsidRPr="001E7A27" w:rsidRDefault="00834757" w:rsidP="005C7F25">
      <w:pPr>
        <w:pStyle w:val="AR6BodyText"/>
        <w:rPr>
          <w:lang w:val="en-GB" w:eastAsia="en-US"/>
        </w:rPr>
      </w:pPr>
      <w:r w:rsidRPr="001E7A27">
        <w:rPr>
          <w:lang w:val="en-GB" w:eastAsia="en-US"/>
        </w:rPr>
        <w:t xml:space="preserve">Recent studies suggest further changes to this framework by including non-linear adjustments to the TCRE contribution </w:t>
      </w:r>
      <w:r w:rsidRPr="001E7A27">
        <w:rPr>
          <w:lang w:val="en-GB" w:eastAsia="en-US"/>
        </w:rPr>
        <w:fldChar w:fldCharType="begin" w:fldLock="1"/>
      </w:r>
      <w:r w:rsidR="00747167" w:rsidRPr="001E7A27">
        <w:rPr>
          <w:lang w:val="en-GB" w:eastAsia="en-US"/>
        </w:rPr>
        <w:instrText>ADDIN CSL_CITATION { "citationItems" : [ { "id" : "ITEM-1", "itemData" : { "DOI" : "10.1088/1748-9326/ab83af", "abstract" : "To determine the remaining carbon budget, a new framework was introduced in the Intergovernmental Panel on Climate Change's Special Report on Global Warming of 1.5 \u00b0C (SR1.5). We refer to this as a 'segmented' framework because it considers the various components of the carbon budget derivation independently from one another. Whilst implementing this segmented framework, in SR1.5 the assumption was that there is a strictly linear relationship between cumulative CO2 emissions and CO2-induced warming i.e. the TCRE is constant and can be applied to a range of emissions scenarios. Here we test whether such an approach is able to replicate results from model simulations that take the climate system's internal feedbacks and non-linearities into account. Within our modelling framework, following the SR1.5's choices leads to smaller carbon budgets than using simulations with interacting climate components. For 1.5 \u00b0C and 2 \u00b0C warming targets, the differences are 50 GtCO2 (or 10%) and 260 GtCO2 (or 17%), respectively. However, by relaxing the assumption of strict linearity, we find that this difference can be reduced to around 0 GtCO2 for 1.5 \u00b0C of warming and 80 GtCO2 (or 5%) for 2.0 \u00b0C of warming (for middle of the range estimates of the carbon cycle and warming response to anthropogenic emissions). We propose an updated implementation of the segmented framework that allows for the consideration of non-linearities between cumulative CO2 emissions and CO2-induced warming.", "author" : [ { "dropping-particle" : "", "family" : "Nicholls", "given" : "Zebedee R. J.", "non-dropping-particle" : "", "parse-names" : false, "suffix" : "" }, { "dropping-particle" : "", "family" : "Gieseke", "given" : "R.", "non-dropping-particle" : "", "parse-names" : false, "suffix" : "" }, { "dropping-particle" : "", "family" : "Lewis", "given" : "Jared", "non-dropping-particle" : "", "parse-names" : false, "suffix" : "" }, { "dropping-particle" : "", "family" : "Nauels", "given" : "Alexander", "non-dropping-particle" : "", "parse-names" : false, "suffix" : "" }, { "dropping-particle" : "", "family" : "Meinshausen", "given" : "Malte", "non-dropping-particle" : "", "parse-names" : false, "suffix" : "" } ], "container-title" : "Environmental Research Letters", "id" : "ITEM-1", "issue" : "7", "issued" : { "date-parts" : [ [ "2020" ] ] }, "page" : "074017", "title" : "Implications of non-linearities between cumulative CO2 emissions and CO2-induced warming for assessing the remaining carbon budget", "translator" : [ { "dropping-particle" : "", "family" : "L6320", "given" : "", "non-dropping-particle" : "", "parse-names" : false, "suffix" : "" } ], "type" : "article-journal", "volume" : "15" }, "uris" : [ "http://www.mendeley.com/documents/?uuid=e8e3ed41-6f1a-4763-9508-99bce2210ce2" ] } ], "mendeley" : { "formattedCitation" : "(Nicholls et al., 2020)", "plainTextFormattedCitation" : "(Nicholls et al., 2020)", "previouslyFormattedCitation" : "(Nicholls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(Nicholls et al., 2020)</w:t>
      </w:r>
      <w:r w:rsidRPr="001E7A27">
        <w:rPr>
          <w:lang w:val="en-GB" w:eastAsia="en-US"/>
        </w:rPr>
        <w:fldChar w:fldCharType="end"/>
      </w:r>
      <w:r w:rsidRPr="001E7A27">
        <w:rPr>
          <w:lang w:val="en-GB" w:eastAsia="en-US"/>
        </w:rPr>
        <w:t>, or including non-CO</w:t>
      </w:r>
      <w:r w:rsidRPr="001E7A27">
        <w:rPr>
          <w:vertAlign w:val="subscript"/>
          <w:lang w:val="en-GB" w:eastAsia="en-US"/>
        </w:rPr>
        <w:t>2</w:t>
      </w:r>
      <w:r w:rsidRPr="001E7A27">
        <w:rPr>
          <w:lang w:val="en-GB" w:eastAsia="en-US"/>
        </w:rPr>
        <w:t xml:space="preserve"> forcers in different ways by accounting for their different forcing effects </w:t>
      </w:r>
      <w:r w:rsidRPr="001E7A27">
        <w:rPr>
          <w:lang w:val="en-GB" w:eastAsia="en-US"/>
        </w:rPr>
        <w:fldChar w:fldCharType="begin" w:fldLock="1"/>
      </w:r>
      <w:r w:rsidR="00747167" w:rsidRPr="001E7A27">
        <w:rPr>
          <w:lang w:val="en-GB" w:eastAsia="en-US"/>
        </w:rPr>
        <w:instrText>ADDIN CSL_CITATION { "citationItems" : [ { "id" : "ITEM-1",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"(Matthews et al., 2021)", "plainTextFormattedCitation" : "(Matthews et al., 2021)", "previouslyFormattedCitation" : "(Matthews et al., 2021)"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(Matthews et al., 2021)</w:t>
      </w:r>
      <w:r w:rsidRPr="001E7A27">
        <w:rPr>
          <w:lang w:val="en-GB" w:eastAsia="en-US"/>
        </w:rPr>
        <w:fldChar w:fldCharType="end"/>
      </w:r>
      <w:r w:rsidRPr="001E7A27">
        <w:rPr>
          <w:lang w:val="en-GB" w:eastAsia="en-US"/>
        </w:rPr>
        <w:t>. Figure 5.3</w:t>
      </w:r>
      <w:r w:rsidR="00F14937" w:rsidRPr="001E7A27">
        <w:rPr>
          <w:lang w:val="en-GB" w:eastAsia="en-US"/>
        </w:rPr>
        <w:t>1</w:t>
      </w:r>
      <w:r w:rsidRPr="001E7A27">
        <w:rPr>
          <w:lang w:val="en-GB" w:eastAsia="en-US"/>
        </w:rPr>
        <w:t xml:space="preserve"> provides a conceptual schematic of how the various individually assessed contributions are combined into a consolidated assessment of the remaining carbon budget. Together with estimates of historical CO</w:t>
      </w:r>
      <w:r w:rsidRPr="001E7A27">
        <w:rPr>
          <w:vertAlign w:val="subscript"/>
          <w:lang w:val="en-GB" w:eastAsia="en-US"/>
        </w:rPr>
        <w:t>2</w:t>
      </w:r>
      <w:r w:rsidRPr="001E7A27">
        <w:rPr>
          <w:lang w:val="en-GB" w:eastAsia="en-US"/>
        </w:rPr>
        <w:t xml:space="preserve"> emissions to date (Section 5.2.1), these remaining carbon budgets provide the overall amount of cumulative CO</w:t>
      </w:r>
      <w:r w:rsidRPr="001E7A27">
        <w:rPr>
          <w:vertAlign w:val="subscript"/>
          <w:lang w:val="en-GB" w:eastAsia="en-US"/>
        </w:rPr>
        <w:t>2</w:t>
      </w:r>
      <w:r w:rsidRPr="001E7A27">
        <w:rPr>
          <w:lang w:val="en-GB" w:eastAsia="en-US"/>
        </w:rPr>
        <w:t xml:space="preserve"> emissions consistent with limiting global warming to specific levels. A comparison with the approach applied in AR5 </w:t>
      </w:r>
      <w:commentRangeStart w:id="5898"/>
      <w:r w:rsidRPr="001E7A27">
        <w:rPr>
          <w:lang w:val="en-GB" w:eastAsia="en-US"/>
        </w:rPr>
        <w:fldChar w:fldCharType="begin" w:fldLock="1"/>
      </w:r>
      <w:ins w:id="5899" w:author="Robin Matthews" w:date="2021-06-17T18:54:00Z">
        <w:r w:rsidR="00DF0715" w:rsidRPr="001E7A27">
          <w:rPr>
            <w:lang w:val="en-GB" w:eastAsia="en-US"/>
          </w:rPr>
          <w:instrText>ADDIN CSL_CITATION { "citationItems" : [ { "id" : "ITEM-1",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"ITEM-1",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Clarke et al., 2014)", "manualFormatting" : "(M. Collins et al., 2013; Clarke et al., 2014)", "plainTextFormattedCitation" : "(Collins et al., 2013a; Clarke et al., 2014)", "previouslyFormattedCitation" : "(Collins et al., 2013a; Clarke et al., 2014)" }, "properties" : { "noteIndex" : 0 }, "schema" : "https://github.com/citation-style-language/schema/raw/master/csl-citation.json" }</w:instrText>
        </w:r>
      </w:ins>
      <w:del w:id="5900" w:author="Robin Matthews" w:date="2021-06-17T18:54:00Z">
        <w:r w:rsidR="00747167" w:rsidRPr="001E7A27" w:rsidDel="00DF0715">
          <w:rPr>
            <w:lang w:val="en-GB" w:eastAsia="en-US"/>
          </w:rPr>
          <w:delInstrText>ADDIN CSL_CITATION { "citationItems" : [ { "id" : "ITEM-1",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"ITEM-1",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Clarke et al., 2014)", "manualFormatting" : "(Collins et al., 2013; Clarke et al., 2014)", "plainTextFormattedCitation" : "(Collins et al., 2013a; Clarke et al., 2014)", "previouslyFormattedCitation" : "(Collins et al., 2013a; Clarke et al., 2014)"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w:t>
      </w:r>
      <w:ins w:id="5901" w:author="Robin Matthews" w:date="2021-06-17T18:54:00Z">
        <w:r w:rsidR="00DF0715" w:rsidRPr="001E7A27">
          <w:rPr>
            <w:noProof/>
            <w:lang w:val="en-GB" w:eastAsia="en-US"/>
          </w:rPr>
          <w:t xml:space="preserve">M. </w:t>
        </w:r>
      </w:ins>
      <w:r w:rsidR="00025FA2" w:rsidRPr="001E7A27">
        <w:rPr>
          <w:noProof/>
          <w:lang w:val="en-GB" w:eastAsia="en-US"/>
        </w:rPr>
        <w:t xml:space="preserve">Collins et al., 2013; Clarke </w:t>
      </w:r>
      <w:r w:rsidR="00025FA2" w:rsidRPr="001E7A27">
        <w:rPr>
          <w:noProof/>
          <w:lang w:val="en-GB" w:eastAsia="en-US"/>
        </w:rPr>
        <w:lastRenderedPageBreak/>
        <w:t>et al., 2014)</w:t>
      </w:r>
      <w:r w:rsidRPr="001E7A27">
        <w:rPr>
          <w:lang w:val="en-GB" w:eastAsia="en-US"/>
        </w:rPr>
        <w:fldChar w:fldCharType="end"/>
      </w:r>
      <w:commentRangeEnd w:id="5898"/>
      <w:r w:rsidR="00025FA2" w:rsidRPr="001E7A27">
        <w:rPr>
          <w:rStyle w:val="CommentReference"/>
          <w:lang w:val="en-GB"/>
        </w:rPr>
        <w:commentReference w:id="5898"/>
      </w:r>
      <w:r w:rsidRPr="001E7A27">
        <w:rPr>
          <w:lang w:val="en-GB" w:eastAsia="en-US"/>
        </w:rPr>
        <w:t xml:space="preserve"> is available in </w:t>
      </w:r>
      <w:del w:id="5902" w:author="Soapbox" w:date="2021-07-22T08:55:00Z">
        <w:r w:rsidRPr="001E7A27" w:rsidDel="002962ED">
          <w:rPr>
            <w:lang w:val="en-GB" w:eastAsia="en-US"/>
          </w:rPr>
          <w:delText xml:space="preserve">the </w:delText>
        </w:r>
      </w:del>
      <w:del w:id="5903" w:author="Tom Maycock" w:date="2021-09-09T16:19:00Z">
        <w:r w:rsidRPr="001E7A27" w:rsidDel="00AF21D1">
          <w:rPr>
            <w:lang w:val="en-GB" w:eastAsia="en-US"/>
          </w:rPr>
          <w:delText xml:space="preserve">IPCC </w:delText>
        </w:r>
      </w:del>
      <w:r w:rsidRPr="001E7A27">
        <w:rPr>
          <w:lang w:val="en-GB" w:eastAsia="en-US"/>
        </w:rPr>
        <w:t xml:space="preserve">SR1.5 Section 2.2.2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(Rogelj et al., 2018b)</w:t>
      </w:r>
      <w:r w:rsidRPr="001E7A27">
        <w:rPr>
          <w:lang w:val="en-GB" w:eastAsia="en-US"/>
        </w:rPr>
        <w:fldChar w:fldCharType="end"/>
      </w:r>
      <w:r w:rsidRPr="001E7A27">
        <w:rPr>
          <w:lang w:val="en-GB" w:eastAsia="en-US"/>
        </w:rPr>
        <w:t xml:space="preserve"> as well as </w:t>
      </w:r>
      <w:r w:rsidRPr="001E7A27">
        <w:rPr>
          <w:rFonts w:eastAsiaTheme="majorEastAsia" w:cstheme="majorBidi"/>
          <w:lang w:val="en-GB" w:eastAsia="en-US"/>
        </w:rPr>
        <w:t>Box 5.2</w:t>
      </w:r>
      <w:r w:rsidRPr="001E7A27">
        <w:rPr>
          <w:lang w:val="en-GB" w:eastAsia="en-US"/>
        </w:rPr>
        <w:t xml:space="preserve">.  </w:t>
      </w:r>
    </w:p>
    <w:p w14:paraId="2EA71D44" w14:textId="77777777" w:rsidR="00834757" w:rsidRPr="001E7A27" w:rsidRDefault="00834757" w:rsidP="005C7F25">
      <w:pPr>
        <w:pStyle w:val="AR6BodyText"/>
        <w:rPr>
          <w:lang w:val="en-GB" w:eastAsia="en-US"/>
        </w:rPr>
      </w:pPr>
    </w:p>
    <w:p w14:paraId="1C5C7E2D" w14:textId="77777777" w:rsidR="00186B0B" w:rsidRPr="001E7A27" w:rsidRDefault="00186B0B" w:rsidP="005C7F25">
      <w:pPr>
        <w:pStyle w:val="AR6BodyText"/>
        <w:rPr>
          <w:lang w:val="en-GB" w:eastAsia="en-US"/>
        </w:rPr>
      </w:pPr>
    </w:p>
    <w:p w14:paraId="5C1A968A" w14:textId="0929A4DC" w:rsidR="00834757" w:rsidRPr="001E7A27" w:rsidRDefault="00834757" w:rsidP="005C7F25">
      <w:pPr>
        <w:pStyle w:val="AR6BodyText"/>
        <w:rPr>
          <w:b/>
          <w:lang w:val="en-GB"/>
        </w:rPr>
      </w:pPr>
      <w:r w:rsidRPr="001E7A27">
        <w:rPr>
          <w:b/>
          <w:lang w:val="en-GB"/>
        </w:rPr>
        <w:t>[START FIGURE 5.3</w:t>
      </w:r>
      <w:r w:rsidR="00F14937" w:rsidRPr="001E7A27">
        <w:rPr>
          <w:b/>
          <w:lang w:val="en-GB"/>
        </w:rPr>
        <w:t>1</w:t>
      </w:r>
      <w:r w:rsidRPr="001E7A27">
        <w:rPr>
          <w:b/>
          <w:lang w:val="en-GB"/>
        </w:rPr>
        <w:t xml:space="preserve"> HERE] </w:t>
      </w:r>
    </w:p>
    <w:p w14:paraId="5B415F5D" w14:textId="77777777" w:rsidR="00365199" w:rsidRPr="001E7A27" w:rsidRDefault="00365199" w:rsidP="005C7F25">
      <w:pPr>
        <w:pStyle w:val="AR6BodyText"/>
        <w:rPr>
          <w:lang w:val="en-GB" w:eastAsia="en-US"/>
        </w:rPr>
      </w:pPr>
    </w:p>
    <w:p w14:paraId="4865B653" w14:textId="2DF0751C" w:rsidR="005925B0" w:rsidRPr="001E7A27" w:rsidRDefault="009A3742" w:rsidP="005C7F25">
      <w:pPr>
        <w:pStyle w:val="AR6Chap5Figure"/>
        <w:rPr>
          <w:lang w:val="en-GB"/>
        </w:rPr>
      </w:pPr>
      <w:r w:rsidRPr="001E7A27">
        <w:rPr>
          <w:b/>
          <w:bCs/>
          <w:lang w:val="en-GB"/>
        </w:rPr>
        <w:t xml:space="preserve">Illustration of relationship between cumulative emissions of </w:t>
      </w:r>
      <w:r w:rsidR="00962929" w:rsidRPr="001E7A27">
        <w:rPr>
          <w:b/>
          <w:bCs/>
          <w:lang w:val="en-GB"/>
        </w:rPr>
        <w:t>carbon dioxide (CO</w:t>
      </w:r>
      <w:r w:rsidR="00962929" w:rsidRPr="001E7A27">
        <w:rPr>
          <w:b/>
          <w:bCs/>
          <w:vertAlign w:val="subscript"/>
          <w:lang w:val="en-GB"/>
        </w:rPr>
        <w:t>2</w:t>
      </w:r>
      <w:r w:rsidR="00962929" w:rsidRPr="001E7A27">
        <w:rPr>
          <w:b/>
          <w:bCs/>
          <w:lang w:val="en-GB"/>
        </w:rPr>
        <w:t>)</w:t>
      </w:r>
      <w:r w:rsidRPr="001E7A27">
        <w:rPr>
          <w:b/>
          <w:bCs/>
          <w:lang w:val="en-GB"/>
        </w:rPr>
        <w:t xml:space="preserve"> and global mean surface air temperature increase (left) and conceptual schematic of the assessment of the remaining carbon budget from its constituting components (right).</w:t>
      </w:r>
      <w:r w:rsidRPr="001E7A27">
        <w:rPr>
          <w:lang w:val="en-GB"/>
        </w:rPr>
        <w:t xml:space="preserve"> Carbon budgets consistent with various levels of additional warming are provided in Table 5.8 and should not be read from the illustrations in either panel. Left-hand panel: Historical data (thin black line data) shows historical CO</w:t>
      </w:r>
      <w:r w:rsidRPr="001E7A27">
        <w:rPr>
          <w:vertAlign w:val="subscript"/>
          <w:lang w:val="en-GB"/>
        </w:rPr>
        <w:t>2</w:t>
      </w:r>
      <w:r w:rsidRPr="001E7A27">
        <w:rPr>
          <w:lang w:val="en-GB"/>
        </w:rPr>
        <w:t xml:space="preserve"> emissions as reported in </w:t>
      </w:r>
      <w:r w:rsidRPr="001E7A27">
        <w:rPr>
          <w:lang w:val="en-GB"/>
        </w:rPr>
        <w:fldChar w:fldCharType="begin" w:fldLock="1"/>
      </w:r>
      <w:ins w:id="5904" w:author="Robin Matthews" w:date="2021-06-18T11:45:00Z">
        <w:r w:rsidR="00F0535B" w:rsidRPr="001E7A2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"manualFormatting" : "Friedlingstein et al., (2020)", "plainTextFormattedCitation" : "(Friedlingstein et al., 2020)", "previouslyFormattedCitation" : "(Friedlingstein et al., 2020)" }, "properties" : { "noteIndex" : 0 }, "schema" : "https://github.com/citation-style-language/schema/raw/master/csl-citation.json" }</w:instrText>
        </w:r>
      </w:ins>
      <w:del w:id="5905" w:author="Robin Matthews" w:date="2021-06-18T11:45:00Z">
        <w:r w:rsidR="00747167" w:rsidRPr="001E7A27" w:rsidDel="00F0535B">
          <w:rPr>
            <w:lang w:val="en-GB"/>
          </w:rPr>
          <w:del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delInstrText>
        </w:r>
      </w:del>
      <w:r w:rsidRPr="001E7A27">
        <w:rPr>
          <w:lang w:val="en-GB"/>
        </w:rPr>
        <w:fldChar w:fldCharType="separate"/>
      </w:r>
      <w:del w:id="5906" w:author="Robin Matthews" w:date="2021-06-18T11:45:00Z">
        <w:r w:rsidR="00025FA2" w:rsidRPr="001E7A27" w:rsidDel="00F0535B">
          <w:rPr>
            <w:noProof/>
            <w:lang w:val="en-GB"/>
          </w:rPr>
          <w:delText>(</w:delText>
        </w:r>
      </w:del>
      <w:r w:rsidR="00025FA2" w:rsidRPr="001E7A27">
        <w:rPr>
          <w:noProof/>
          <w:lang w:val="en-GB"/>
        </w:rPr>
        <w:t>Friedlingstein et al.</w:t>
      </w:r>
      <w:del w:id="5907" w:author="Robin Matthews" w:date="2021-06-18T11:45:00Z">
        <w:r w:rsidR="00025FA2" w:rsidRPr="001E7A27" w:rsidDel="00F0535B">
          <w:rPr>
            <w:noProof/>
            <w:lang w:val="en-GB"/>
          </w:rPr>
          <w:delText>,</w:delText>
        </w:r>
      </w:del>
      <w:r w:rsidR="00025FA2" w:rsidRPr="001E7A27">
        <w:rPr>
          <w:noProof/>
          <w:lang w:val="en-GB"/>
        </w:rPr>
        <w:t xml:space="preserve"> </w:t>
      </w:r>
      <w:ins w:id="5908" w:author="Robin Matthews" w:date="2021-06-18T11:45:00Z">
        <w:r w:rsidR="00F0535B" w:rsidRPr="001E7A27">
          <w:rPr>
            <w:noProof/>
            <w:lang w:val="en-GB"/>
          </w:rPr>
          <w:t>(</w:t>
        </w:r>
      </w:ins>
      <w:r w:rsidR="00025FA2" w:rsidRPr="001E7A27">
        <w:rPr>
          <w:noProof/>
          <w:lang w:val="en-GB"/>
        </w:rPr>
        <w:t>2020)</w:t>
      </w:r>
      <w:r w:rsidRPr="001E7A27">
        <w:rPr>
          <w:lang w:val="en-GB"/>
        </w:rPr>
        <w:fldChar w:fldCharType="end"/>
      </w:r>
      <w:r w:rsidRPr="001E7A27">
        <w:rPr>
          <w:lang w:val="en-GB"/>
        </w:rPr>
        <w:t xml:space="preserve"> together with the assessed global</w:t>
      </w:r>
      <w:r w:rsidR="00330192" w:rsidRPr="001E7A27">
        <w:rPr>
          <w:lang w:val="en-GB"/>
        </w:rPr>
        <w:t xml:space="preserve"> mean</w:t>
      </w:r>
      <w:r w:rsidRPr="001E7A27">
        <w:rPr>
          <w:lang w:val="en-GB"/>
        </w:rPr>
        <w:t xml:space="preserve"> surface air temperature increase from 1850</w:t>
      </w:r>
      <w:r w:rsidRPr="001E7A27">
        <w:rPr>
          <w:rFonts w:eastAsiaTheme="majorEastAsia" w:cstheme="majorBidi"/>
          <w:sz w:val="18"/>
          <w:szCs w:val="18"/>
          <w:lang w:val="en-GB" w:eastAsia="en-US"/>
        </w:rPr>
        <w:t>–</w:t>
      </w:r>
      <w:r w:rsidRPr="001E7A27">
        <w:rPr>
          <w:lang w:val="en-GB"/>
        </w:rPr>
        <w:t xml:space="preserve">1900 as assessed in Chapter 2 (Box 2.3, GSAT). The orange-brown range with its central line shows the estimated human-induced share of historical warming </w:t>
      </w:r>
      <w:r w:rsidRPr="001E7A27">
        <w:rPr>
          <w:lang w:val="en-GB"/>
        </w:rPr>
        <w:fldChar w:fldCharType="begin" w:fldLock="1"/>
      </w:r>
      <w:r w:rsidR="00747167" w:rsidRPr="001E7A27">
        <w:rPr>
          <w:lang w:val="en-GB"/>
        </w:rPr>
        <w:instrText>ADDIN CSL_CITATION { "citationItems" : [ { "id" : "ITEM-1", "itemData" : { "DOI" : "10.1038/s41598-017-14828-5", "ISSN" : "2045-2322", "abstract" :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 R", "non-dropping-particle" : "", "parse-names" : false, "suffix" : "" }, { "dropping-particle" : "", "family" : "Forster", "given" : "P M", "non-dropping-particle" : "", "parse-names" : false, "suffix" : "" }, { "dropping-particle" : "", "family" : "Otto", "given" : "F E L", "non-dropping-particle" : "", "parse-names" : false, "suffix" : "" }, { "dropping-particle" : "", "family" : "Mitchell", "given" : "D M", "non-dropping-particle" : "", "parse-names" : false, "suffix" : "" }, { "dropping-particle" : "", "family" : "Matthews", "given" : "H D", "non-dropping-particle" : "", "parse-names" : false, "suffix" : "" }, { "dropping-particle" : "", "family" : "Frame", "given" : "D J", "non-dropping-particle" : "", "parse-names" : false, "suffix" : "" } ], "container-title" : "Scientific Reports", "id" : "ITEM-1", "issue" : "1", "issued" : { "date-parts" : [ [ "2017", "12", "13" ] ] }, "page" : "15417", "title" : "A real-time Global Warming Index", "translator" : [ { "dropping-particle" : "", "family" : "L4947", "given" : "", "non-dropping-particle" : "", "parse-names" : false, "suffix" : "" } ], "type" : "article-journal", "volume" : "7" }, "uris" : [ "http://www.mendeley.com/documents/?uuid=abf54382-acf3-4a19-86a0-9500ae10fa8f" ] } ], "mendeley" : { "formattedCitation" : "(Haustein et al., 2017)", "plainTextFormattedCitation" : "(Haustein et al., 2017)", "previouslyFormattedCitation" : "(Haustein et al., 2017)" }, "properties" : { "noteIndex" : 0 }, "schema" : "https://github.com/citation-style-language/schema/raw/master/csl-citation.json" }</w:instrText>
      </w:r>
      <w:r w:rsidRPr="001E7A27">
        <w:rPr>
          <w:lang w:val="en-GB"/>
        </w:rPr>
        <w:fldChar w:fldCharType="separate"/>
      </w:r>
      <w:r w:rsidR="00025FA2" w:rsidRPr="001E7A27">
        <w:rPr>
          <w:noProof/>
          <w:lang w:val="en-GB"/>
        </w:rPr>
        <w:t>(Haustein et al., 2017)</w:t>
      </w:r>
      <w:r w:rsidRPr="001E7A27">
        <w:rPr>
          <w:lang w:val="en-GB"/>
        </w:rPr>
        <w:fldChar w:fldCharType="end"/>
      </w:r>
      <w:r w:rsidRPr="001E7A27">
        <w:rPr>
          <w:lang w:val="en-GB"/>
        </w:rPr>
        <w:t>. The vertical orange-brown line shows the assessed range of historical human-induced warming for the 2010</w:t>
      </w:r>
      <w:r w:rsidRPr="001E7A27">
        <w:rPr>
          <w:rFonts w:eastAsiaTheme="majorEastAsia" w:cstheme="majorBidi"/>
          <w:sz w:val="18"/>
          <w:szCs w:val="18"/>
          <w:lang w:val="en-GB" w:eastAsia="en-US"/>
        </w:rPr>
        <w:t>–</w:t>
      </w:r>
      <w:r w:rsidRPr="001E7A27">
        <w:rPr>
          <w:lang w:val="en-GB"/>
        </w:rPr>
        <w:t>2019 period relative to 1850</w:t>
      </w:r>
      <w:r w:rsidRPr="001E7A27">
        <w:rPr>
          <w:rFonts w:eastAsiaTheme="majorEastAsia" w:cstheme="majorBidi"/>
          <w:sz w:val="18"/>
          <w:szCs w:val="18"/>
          <w:lang w:val="en-GB" w:eastAsia="en-US"/>
        </w:rPr>
        <w:t>–</w:t>
      </w:r>
      <w:r w:rsidRPr="001E7A27">
        <w:rPr>
          <w:lang w:val="en-GB"/>
        </w:rPr>
        <w:t xml:space="preserve">1900 (Chapter 3). The grey cone shows the assessed range for the transient climate response to cumulative emissions of carbon dioxide (TCRE) assessed to fall </w:t>
      </w:r>
      <w:r w:rsidRPr="001E7A27">
        <w:rPr>
          <w:i/>
          <w:lang w:val="en-GB"/>
        </w:rPr>
        <w:t>likely</w:t>
      </w:r>
      <w:r w:rsidRPr="001E7A27">
        <w:rPr>
          <w:lang w:val="en-GB"/>
        </w:rPr>
        <w:t xml:space="preserve"> in the 1.0</w:t>
      </w:r>
      <w:r w:rsidRPr="001E7A27">
        <w:rPr>
          <w:rFonts w:eastAsiaTheme="majorEastAsia" w:cstheme="majorBidi"/>
          <w:sz w:val="18"/>
          <w:szCs w:val="18"/>
          <w:lang w:val="en-GB" w:eastAsia="en-US"/>
        </w:rPr>
        <w:t>–</w:t>
      </w:r>
      <w:r w:rsidRPr="001E7A27">
        <w:rPr>
          <w:lang w:val="en-GB"/>
        </w:rPr>
        <w:t>2.3 °C per 1000 PgC range (Section 5.5.1.4), starting from 2015. Thin coloured lines show CMIP6 simulations for the five scenarios of the AR6 core set (SSP1</w:t>
      </w:r>
      <w:r w:rsidRPr="001E7A27">
        <w:rPr>
          <w:rFonts w:eastAsiaTheme="majorEastAsia" w:cstheme="majorBidi"/>
          <w:sz w:val="18"/>
          <w:szCs w:val="18"/>
          <w:lang w:val="en-GB" w:eastAsia="en-US"/>
        </w:rPr>
        <w:t>–</w:t>
      </w:r>
      <w:r w:rsidRPr="001E7A27">
        <w:rPr>
          <w:lang w:val="en-GB"/>
        </w:rPr>
        <w:t>1.9, green; SSP1</w:t>
      </w:r>
      <w:r w:rsidRPr="001E7A27">
        <w:rPr>
          <w:rFonts w:eastAsiaTheme="majorEastAsia" w:cstheme="majorBidi"/>
          <w:sz w:val="18"/>
          <w:szCs w:val="18"/>
          <w:lang w:val="en-GB" w:eastAsia="en-US"/>
        </w:rPr>
        <w:t>–</w:t>
      </w:r>
      <w:r w:rsidRPr="001E7A27">
        <w:rPr>
          <w:lang w:val="en-GB"/>
        </w:rPr>
        <w:t>2.6, blue; SSP2</w:t>
      </w:r>
      <w:r w:rsidRPr="001E7A27">
        <w:rPr>
          <w:rFonts w:eastAsiaTheme="majorEastAsia" w:cstheme="majorBidi"/>
          <w:sz w:val="18"/>
          <w:szCs w:val="18"/>
          <w:lang w:val="en-GB" w:eastAsia="en-US"/>
        </w:rPr>
        <w:t>–</w:t>
      </w:r>
      <w:r w:rsidRPr="001E7A27">
        <w:rPr>
          <w:lang w:val="en-GB"/>
        </w:rPr>
        <w:t>4.5, yellow; SSP3</w:t>
      </w:r>
      <w:r w:rsidRPr="001E7A27">
        <w:rPr>
          <w:rFonts w:eastAsiaTheme="majorEastAsia" w:cstheme="majorBidi"/>
          <w:sz w:val="18"/>
          <w:szCs w:val="18"/>
          <w:lang w:val="en-GB" w:eastAsia="en-US"/>
        </w:rPr>
        <w:t>–</w:t>
      </w:r>
      <w:r w:rsidRPr="001E7A27">
        <w:rPr>
          <w:lang w:val="en-GB"/>
        </w:rPr>
        <w:t>7.0, red; SSP5</w:t>
      </w:r>
      <w:r w:rsidRPr="001E7A27">
        <w:rPr>
          <w:rFonts w:eastAsiaTheme="majorEastAsia" w:cstheme="majorBidi"/>
          <w:sz w:val="18"/>
          <w:szCs w:val="18"/>
          <w:lang w:val="en-GB" w:eastAsia="en-US"/>
        </w:rPr>
        <w:t>–</w:t>
      </w:r>
      <w:r w:rsidRPr="001E7A27">
        <w:rPr>
          <w:lang w:val="en-GB"/>
        </w:rPr>
        <w:t xml:space="preserve">8.5, maroon), starting from 2015. Diagnosed carbon emissions </w:t>
      </w:r>
      <w:r w:rsidRPr="001E7A27">
        <w:rPr>
          <w:lang w:val="en-GB"/>
        </w:rPr>
        <w:fldChar w:fldCharType="begin" w:fldLock="1"/>
      </w:r>
      <w:r w:rsidR="00747167" w:rsidRPr="001E7A2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E7A27">
        <w:rPr>
          <w:lang w:val="en-GB"/>
        </w:rPr>
        <w:fldChar w:fldCharType="separate"/>
      </w:r>
      <w:r w:rsidR="00025FA2" w:rsidRPr="001E7A27">
        <w:rPr>
          <w:noProof/>
          <w:lang w:val="en-GB"/>
        </w:rPr>
        <w:t>(Arora et al., 2020)</w:t>
      </w:r>
      <w:r w:rsidRPr="001E7A27">
        <w:rPr>
          <w:lang w:val="en-GB"/>
        </w:rPr>
        <w:fldChar w:fldCharType="end"/>
      </w:r>
      <w:r w:rsidRPr="001E7A27">
        <w:rPr>
          <w:lang w:val="en-GB"/>
        </w:rPr>
        <w:t xml:space="preserve"> are complemented with estimated land-use change emissions for each respective scenario </w:t>
      </w:r>
      <w:r w:rsidRPr="001E7A27">
        <w:rPr>
          <w:lang w:val="en-GB"/>
        </w:rPr>
        <w:fldChar w:fldCharType="begin" w:fldLock="1"/>
      </w:r>
      <w:r w:rsidR="007B506D" w:rsidRPr="001E7A27">
        <w:rPr>
          <w:lang w:val="en-GB"/>
        </w:rPr>
        <w:instrText>ADDIN CSL_CITATION { "citationItems" : [ { "id" : "ITEM-1",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"4", "12" ] ] }, "page" : "1443-1475", "title" : "Global emissions pathways under different socioeconomic scenarios for use in CMIP6: a dataset of harmonized emissions trajectories through the end of the century", "translator" : [ { "dropping-particle" : "", "family" : "L6063", "given" : "", "non-dropping-particle" : "", "parse-names" : false, "suffix" : "" } ], "type" : "article-journal", "volume" : "12" }, "uris" : [ "http://www.mendeley.com/documents/?uuid=1269ec6d-d0c3-483d-8825-88d1a5e98222" ] } ], "mendeley" : { "formattedCitation" : "(Gidden et al., 2019)", "plainTextFormattedCitation" : "(Gidden et al., 2019)", "previouslyFormattedCitation" : "(Gidden et al., 2019)" }, "properties" : { "noteIndex" : 0 }, "schema" : "https://github.com/citation-style-language/schema/raw/master/csl-citation.json" }</w:instrText>
      </w:r>
      <w:r w:rsidRPr="001E7A27">
        <w:rPr>
          <w:lang w:val="en-GB"/>
        </w:rPr>
        <w:fldChar w:fldCharType="separate"/>
      </w:r>
      <w:r w:rsidR="00025FA2" w:rsidRPr="001E7A27">
        <w:rPr>
          <w:noProof/>
          <w:lang w:val="en-GB"/>
        </w:rPr>
        <w:t>(Gidden et al., 2019)</w:t>
      </w:r>
      <w:r w:rsidRPr="001E7A27">
        <w:rPr>
          <w:lang w:val="en-GB"/>
        </w:rPr>
        <w:fldChar w:fldCharType="end"/>
      </w:r>
      <w:r w:rsidRPr="001E7A27">
        <w:rPr>
          <w:lang w:val="en-GB"/>
        </w:rPr>
        <w:t xml:space="preserve">. Coloured areas show the Chapter 4 assessed </w:t>
      </w:r>
      <w:r w:rsidR="00401593" w:rsidRPr="001E7A27">
        <w:rPr>
          <w:i/>
          <w:iCs/>
          <w:lang w:val="en-GB"/>
        </w:rPr>
        <w:t>very</w:t>
      </w:r>
      <w:r w:rsidR="00401593" w:rsidRPr="001E7A27">
        <w:rPr>
          <w:lang w:val="en-GB"/>
        </w:rPr>
        <w:t xml:space="preserve"> </w:t>
      </w:r>
      <w:r w:rsidRPr="001E7A27">
        <w:rPr>
          <w:i/>
          <w:iCs/>
          <w:lang w:val="en-GB"/>
        </w:rPr>
        <w:t>likely</w:t>
      </w:r>
      <w:r w:rsidRPr="001E7A27">
        <w:rPr>
          <w:lang w:val="en-GB"/>
        </w:rPr>
        <w:t xml:space="preserve"> range of GSAT projections and thick coloured central lines the median estimate, for each respective scenario, relative to the original scenario emissions </w:t>
      </w:r>
      <w:r w:rsidRPr="001E7A27">
        <w:rPr>
          <w:lang w:val="en-GB"/>
        </w:rPr>
        <w:fldChar w:fldCharType="begin" w:fldLock="1"/>
      </w:r>
      <w:r w:rsidR="007B506D" w:rsidRPr="001E7A27">
        <w:rPr>
          <w:lang w:val="en-GB"/>
        </w:rPr>
        <w:instrText>ADDIN CSL_CITATION { "citationItems" : [ { "id" : "ITEM-1",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"4", "12" ] ] }, "page" : "1443-1475", "title" : "Global emissions pathways under different socioeconomic scenarios for use in CMIP6: a dataset of harmonized emissions trajectories through the end of the century", "translator" : [ { "dropping-particle" : "", "family" : "L6063", "given" : "", "non-dropping-particle" : "", "parse-names" : false, "suffix" : "" } ], "type" : "article-journal", "volume" : "12" }, "uris" : [ "http://www.mendeley.com/documents/?uuid=1269ec6d-d0c3-483d-8825-88d1a5e98222" ] }, { "id" : "ITEM-2",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"ITEM-2", "issued" : { "date-parts" : [ [ "2017", "1" ] ] }, "page" : "153-168", "title" : "The Shared Socioeconomic Pathways and their energy, land use, and greenhouse gas emissions implications: An overview", "translator" : [ { "dropping-particle" : "", "family" : "L5436", "given" : "", "non-dropping-particle" : "", "parse-names" : false, "suffix" : "" } ], "type" : "article-journal", "volume" : "42" }, "uris" : [ "http://www.mendeley.com/documents/?uuid=a8091a35-df7b-4788-800a-455ecfc4213c" ] }, { "id" : "ITEM-3", "itemData" : { "DOI" : "10.1038/s41558-018-0091-3", "ISSN" : "1758-678X",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m-2 scenarios are characterized by a rapid shift away from traditional fossil-fuel use towards large-scale low-carbon energy supplies, reduced energy use, and carbon-dioxide removal. However, 1.9 W m-2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"ITEM-3", "issue" : "4", "issued" : { "date-parts" : [ [ "2018", "4", "5" ] ] }, "page" : "325-332", "publisher" : "Nature Publishing Group", "title" : "Scenarios towards limiting global mean temperature increase below 1.5 \u00b0C", "translator" : [ { "dropping-particle" : "", "family" : "L3121", "given" : "", "non-dropping-particle" : "", "parse-names" : false, "suffix" : "" } ], "type" : "article-journal", "volume" : "8" }, "uris" : [ "http://www.mendeley.com/documents/?uuid=7e9002bc-59af-347d-ac04-eacae4b5fe76" ] } ], "mendeley" : { "formattedCitation" : "(Riahi et al., 2017; Rogelj et al., 2018a; Gidden et al., 2019)", "plainTextFormattedCitation" : "(Riahi et al., 2017; Rogelj et al., 2018a; Gidden et al., 2019)", "previouslyFormattedCitation" : "(Riahi et al., 2017; Rogelj et al., 2018a; Gidden et al., 2019)" }, "properties" : { "noteIndex" : 0 }, "schema" : "https://github.com/citation-style-language/schema/raw/master/csl-citation.json" }</w:instrText>
      </w:r>
      <w:r w:rsidRPr="001E7A27">
        <w:rPr>
          <w:lang w:val="en-GB"/>
        </w:rPr>
        <w:fldChar w:fldCharType="separate"/>
      </w:r>
      <w:r w:rsidR="00025FA2" w:rsidRPr="001E7A27">
        <w:rPr>
          <w:noProof/>
          <w:lang w:val="en-GB"/>
        </w:rPr>
        <w:t>(Riahi et al., 2017; Rogelj et al., 2018a; Gidden et al., 2019)</w:t>
      </w:r>
      <w:r w:rsidRPr="001E7A27">
        <w:rPr>
          <w:lang w:val="en-GB"/>
        </w:rPr>
        <w:fldChar w:fldCharType="end"/>
      </w:r>
      <w:r w:rsidRPr="001E7A27">
        <w:rPr>
          <w:lang w:val="en-GB"/>
        </w:rPr>
        <w:t>. Right-hand panel: schematic illustration of assessment of remaining carbon budget based on multiple lines of evidence. The remaining allowable warming is estimated by combining the global warming limit of interest with the assessed historical human induced warming (Section 5.5.2.2.2), the assessed future potential non-CO</w:t>
      </w:r>
      <w:r w:rsidRPr="001E7A27">
        <w:rPr>
          <w:vertAlign w:val="subscript"/>
          <w:lang w:val="en-GB"/>
        </w:rPr>
        <w:t>2</w:t>
      </w:r>
      <w:r w:rsidRPr="001E7A27">
        <w:rPr>
          <w:lang w:val="en-GB"/>
        </w:rPr>
        <w:t xml:space="preserve"> warming contribution (Section 5.5.2.2.3) and the ZEC (Section 5.5.2.2.4). </w:t>
      </w:r>
      <w:r w:rsidR="00AF3F56" w:rsidRPr="001E7A27">
        <w:rPr>
          <w:lang w:val="en-GB"/>
        </w:rPr>
        <w:t xml:space="preserve">Note that contributions in the right-hand panel are illustrative and contributions are not to scale. For example, the central ZEC estimate was assessed to be zero. </w:t>
      </w:r>
      <w:r w:rsidRPr="001E7A27">
        <w:rPr>
          <w:lang w:val="en-GB"/>
        </w:rPr>
        <w:t>The remaining allowable warming (vertical blue bar) is subsequently combined with the assessed TCRE (Sections 5.5.1.4 and 5.5.2.2.1) and contribution of unrepresented Earth system feedbacks</w:t>
      </w:r>
      <w:r w:rsidR="00AF3F56" w:rsidRPr="001E7A27">
        <w:rPr>
          <w:lang w:val="en-GB"/>
        </w:rPr>
        <w:t xml:space="preserve"> in models used to estimate ZEC and TCRE</w:t>
      </w:r>
      <w:r w:rsidRPr="001E7A27">
        <w:rPr>
          <w:lang w:val="en-GB"/>
        </w:rPr>
        <w:t xml:space="preserve"> (Section 5.5.2.2.5) to provide an assessed estimate of the remaining carbon budget (horizontal blue bar, Table 5.8).</w:t>
      </w:r>
      <w:r w:rsidR="00BB3FA0" w:rsidRPr="001E7A27">
        <w:rPr>
          <w:lang w:val="en-GB"/>
        </w:rPr>
        <w:t xml:space="preserve"> </w:t>
      </w:r>
      <w:r w:rsidR="00BB3FA0" w:rsidRPr="001E7A27">
        <w:rPr>
          <w:rFonts w:cs="Times New Roman"/>
          <w:szCs w:val="20"/>
          <w:lang w:val="en-GB"/>
        </w:rPr>
        <w:t>Further details on data sources and processing are available in the chapter data table (Table 5.SM.6).</w:t>
      </w:r>
    </w:p>
    <w:p w14:paraId="5275EFEA" w14:textId="77777777" w:rsidR="009A3742" w:rsidRPr="001E7A27" w:rsidRDefault="009A3742" w:rsidP="005C7F25">
      <w:pPr>
        <w:pStyle w:val="AR6BodyText"/>
        <w:rPr>
          <w:lang w:val="en-GB"/>
        </w:rPr>
      </w:pPr>
    </w:p>
    <w:p w14:paraId="1FF1760C" w14:textId="7417B1C9" w:rsidR="00834757" w:rsidRPr="001E7A27" w:rsidRDefault="00834757" w:rsidP="005C7F25">
      <w:pPr>
        <w:pStyle w:val="AR6BodyText"/>
        <w:rPr>
          <w:b/>
          <w:lang w:val="en-GB"/>
        </w:rPr>
      </w:pPr>
      <w:r w:rsidRPr="001E7A27">
        <w:rPr>
          <w:b/>
          <w:lang w:val="en-GB"/>
        </w:rPr>
        <w:t>[END FIGURE 5.3</w:t>
      </w:r>
      <w:r w:rsidR="00F14937" w:rsidRPr="001E7A27">
        <w:rPr>
          <w:b/>
          <w:lang w:val="en-GB"/>
        </w:rPr>
        <w:t>1</w:t>
      </w:r>
      <w:r w:rsidRPr="001E7A27">
        <w:rPr>
          <w:b/>
          <w:lang w:val="en-GB"/>
        </w:rPr>
        <w:t xml:space="preserve"> HERE] </w:t>
      </w:r>
    </w:p>
    <w:p w14:paraId="0D4A760A" w14:textId="77777777" w:rsidR="00834757" w:rsidRPr="001E7A27" w:rsidRDefault="00834757" w:rsidP="005C7F25">
      <w:pPr>
        <w:pStyle w:val="AR6BodyText"/>
        <w:rPr>
          <w:lang w:val="en-GB" w:eastAsia="en-US"/>
        </w:rPr>
      </w:pPr>
    </w:p>
    <w:p w14:paraId="420B3CB8" w14:textId="77777777" w:rsidR="00186B0B" w:rsidRPr="001E7A27" w:rsidRDefault="00186B0B" w:rsidP="005C7F25">
      <w:pPr>
        <w:pStyle w:val="AR6BodyText"/>
        <w:rPr>
          <w:lang w:val="en-GB" w:eastAsia="en-US"/>
        </w:rPr>
      </w:pPr>
    </w:p>
    <w:p w14:paraId="7C9F22A3" w14:textId="6AEE70EB" w:rsidR="00834757" w:rsidRPr="001E7A27" w:rsidRDefault="00834757" w:rsidP="00535548">
      <w:pPr>
        <w:pStyle w:val="AR6Chap5Level35111"/>
        <w:rPr>
          <w:lang w:val="en-GB"/>
        </w:rPr>
      </w:pPr>
      <w:bookmarkStart w:id="5909" w:name="_Toc5716974"/>
      <w:bookmarkStart w:id="5910" w:name="_Toc33564315"/>
      <w:bookmarkStart w:id="5911" w:name="_Toc70535730"/>
      <w:r w:rsidRPr="001E7A27">
        <w:rPr>
          <w:lang w:val="en-GB"/>
        </w:rPr>
        <w:t>Assessment of</w:t>
      </w:r>
      <w:r w:rsidR="00EC2B15" w:rsidRPr="001E7A27">
        <w:rPr>
          <w:lang w:val="en-GB"/>
        </w:rPr>
        <w:t xml:space="preserve"> I</w:t>
      </w:r>
      <w:r w:rsidRPr="001E7A27">
        <w:rPr>
          <w:lang w:val="en-GB"/>
        </w:rPr>
        <w:t xml:space="preserve">ndividual </w:t>
      </w:r>
      <w:r w:rsidR="00EC2B15" w:rsidRPr="001E7A27">
        <w:rPr>
          <w:lang w:val="en-GB"/>
        </w:rPr>
        <w:t>C</w:t>
      </w:r>
      <w:r w:rsidRPr="001E7A27">
        <w:rPr>
          <w:lang w:val="en-GB"/>
        </w:rPr>
        <w:t>omponents</w:t>
      </w:r>
      <w:bookmarkEnd w:id="5909"/>
      <w:bookmarkEnd w:id="5910"/>
      <w:bookmarkEnd w:id="5911"/>
    </w:p>
    <w:p w14:paraId="0000D296" w14:textId="77777777" w:rsidR="00834757" w:rsidRPr="001E7A27" w:rsidRDefault="00834757" w:rsidP="005C7F25">
      <w:pPr>
        <w:pStyle w:val="AR6Chap5Level35111"/>
        <w:numPr>
          <w:ilvl w:val="0"/>
          <w:numId w:val="0"/>
        </w:numPr>
        <w:ind w:left="864"/>
        <w:rPr>
          <w:color w:val="000000" w:themeColor="text1"/>
          <w:lang w:val="en-GB"/>
        </w:rPr>
      </w:pPr>
    </w:p>
    <w:p w14:paraId="3A9B7246" w14:textId="19F630D5" w:rsidR="00834757" w:rsidRPr="001E7A27" w:rsidRDefault="00834757" w:rsidP="005C7F25">
      <w:pPr>
        <w:pStyle w:val="AR6BodyText"/>
        <w:rPr>
          <w:lang w:val="en-GB" w:eastAsia="en-US"/>
        </w:rPr>
      </w:pPr>
      <w:r w:rsidRPr="001E7A27">
        <w:rPr>
          <w:lang w:val="en-GB" w:eastAsia="en-US"/>
        </w:rPr>
        <w:t xml:space="preserve">Remaining carbon budgets </w:t>
      </w:r>
      <w:r w:rsidR="002A0773" w:rsidRPr="001E7A27">
        <w:rPr>
          <w:lang w:val="en-GB" w:eastAsia="en-US"/>
        </w:rPr>
        <w:t xml:space="preserve">are </w:t>
      </w:r>
      <w:r w:rsidR="00C64033" w:rsidRPr="001E7A27">
        <w:rPr>
          <w:lang w:val="en-GB" w:eastAsia="en-US"/>
        </w:rPr>
        <w:t>assessed</w:t>
      </w:r>
      <w:r w:rsidRPr="001E7A27">
        <w:rPr>
          <w:lang w:val="en-GB" w:eastAsia="en-US"/>
        </w:rPr>
        <w:t xml:space="preserve"> through the combination of five separate components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"Forster", "given" : "P.",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"L4700", "given" : "Rt13", "non-dropping-particle" : "", "parse-names" : false, "suffix" : "" } ], "type" : "chapter" }, "uris" : [ "http://www.mendeley.com/documents/?uuid=0e6b258d-233c-4c3c-99ed-9d1472bf539c", "http://www.mendeley.com/documents/?uuid=2bf8cdec-9128-4bb8-981f-143be2941c2f" ] }, { "id" : "ITEM-2",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"http://www.mendeley.com/documents/?uuid=62bc1926-76c8-4e6a-959a-99a5596ae2a2", "http://www.mendeley.com/documents/?uuid=c294cf00-5146-4e41-a692-e773faee8ba5" ] } ], "mendeley" : { "formattedCitation" : "(Forster et al., 2018; Rogelj et al., 2018b)", "plainTextFormattedCitation" : "(Forster et al., 2018; Rogelj et al., 2018b)", "previouslyFormattedCitation" : "(Forster et al., 2018; Rogelj et al., 2018b)"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(Forster et al., 2018; Rogelj et al., 2018b)</w:t>
      </w:r>
      <w:r w:rsidRPr="001E7A27">
        <w:rPr>
          <w:lang w:val="en-GB" w:eastAsia="en-US"/>
        </w:rPr>
        <w:fldChar w:fldCharType="end"/>
      </w:r>
      <w:r w:rsidRPr="001E7A27">
        <w:rPr>
          <w:lang w:val="en-GB" w:eastAsia="en-US"/>
        </w:rPr>
        <w:t>. Each component is discussed and assessed separately in the sections below, based on all available lines of evidence. Box 5.1 details the differences compared to AR5 and SR1.5</w:t>
      </w:r>
      <w:r w:rsidR="001D2E9D" w:rsidRPr="001E7A27">
        <w:rPr>
          <w:lang w:val="en-GB" w:eastAsia="en-US"/>
        </w:rPr>
        <w:t xml:space="preserve"> estimates</w:t>
      </w:r>
      <w:del w:id="5912" w:author="Robin Matthews" w:date="2021-06-17T18:55:00Z">
        <w:r w:rsidRPr="001E7A27" w:rsidDel="00DF0715">
          <w:rPr>
            <w:lang w:val="en-GB" w:eastAsia="en-US"/>
          </w:rPr>
          <w:delText xml:space="preserve"> </w:delText>
        </w:r>
      </w:del>
      <w:bookmarkStart w:id="5913" w:name="_Hlk74848504"/>
      <w:ins w:id="5914" w:author="Robin Matthews" w:date="2021-06-17T18:55:00Z">
        <w:r w:rsidR="00DF0715" w:rsidRPr="001E7A27">
          <w:rPr>
            <w:lang w:val="en-GB" w:eastAsia="en-US"/>
          </w:rPr>
          <w:t xml:space="preserve"> </w:t>
        </w:r>
        <w:r w:rsidR="00DF0715" w:rsidRPr="001E7A27">
          <w:rPr>
            <w:lang w:val="en-GB"/>
          </w:rPr>
          <w:fldChar w:fldCharType="begin" w:fldLock="1"/>
        </w:r>
        <w:r w:rsidR="00DF0715" w:rsidRPr="001E7A27">
          <w:rPr>
            <w:lang w:val="en-GB"/>
          </w:rPr>
          <w: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"id" : "ITEM-2",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"(Collins et al., 2013; Rogelj et al., 2018)", "manualFormatting" : "(W.J. Collins et al., 2013; Rogelj et al., 2018)", "plainTextFormattedCitation" : "(Collins et al., 2013; Rogelj et al., 2018)" }, "properties" : { "noteIndex" : 0 }, "schema" : "https://github.com/citation-style-language/schema/raw/master/csl-citation.json" }</w:instrText>
        </w:r>
        <w:r w:rsidR="00DF0715" w:rsidRPr="001E7A27">
          <w:rPr>
            <w:lang w:val="en-GB"/>
          </w:rPr>
          <w:fldChar w:fldCharType="separate"/>
        </w:r>
        <w:r w:rsidR="00DF0715" w:rsidRPr="001E7A27">
          <w:rPr>
            <w:noProof/>
            <w:lang w:val="en-GB"/>
          </w:rPr>
          <w:t>(W.J. Collins et al., 2013; Rogelj et al., 2018b)</w:t>
        </w:r>
        <w:r w:rsidR="00DF0715" w:rsidRPr="001E7A27">
          <w:rPr>
            <w:lang w:val="en-GB"/>
          </w:rPr>
          <w:fldChar w:fldCharType="end"/>
        </w:r>
      </w:ins>
      <w:commentRangeStart w:id="5915"/>
      <w:del w:id="5916" w:author="Robin Matthews" w:date="2021-06-17T18:55:00Z">
        <w:r w:rsidR="001D2E9D" w:rsidRPr="001E7A27" w:rsidDel="00DF0715">
          <w:rPr>
            <w:lang w:val="en-GB"/>
          </w:rPr>
          <w:fldChar w:fldCharType="begin" w:fldLock="1"/>
        </w:r>
        <w:r w:rsidR="00747167" w:rsidRPr="001E7A27" w:rsidDel="00DF0715">
          <w:rPr>
            <w:lang w:val="en-GB"/>
          </w:rPr>
          <w:del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"plainTextFormattedCitation" : "(Collins et al., 2013b)", "previouslyFormattedCitation" : "(Collins et al., 2013b)" }, "properties" : { "noteIndex" : 0 }, "schema" : "https://github.com/citation-style-language/schema/raw/master/csl-citation.json" }</w:delInstrText>
        </w:r>
        <w:r w:rsidR="001D2E9D" w:rsidRPr="001E7A27" w:rsidDel="00DF0715">
          <w:rPr>
            <w:lang w:val="en-GB"/>
          </w:rPr>
          <w:fldChar w:fldCharType="separate"/>
        </w:r>
        <w:r w:rsidR="00025FA2" w:rsidRPr="001E7A27" w:rsidDel="00DF0715">
          <w:rPr>
            <w:noProof/>
            <w:lang w:val="en-GB"/>
          </w:rPr>
          <w:delText>(Collins et al., 2013b)</w:delText>
        </w:r>
        <w:r w:rsidR="001D2E9D" w:rsidRPr="001E7A27" w:rsidDel="00DF0715">
          <w:rPr>
            <w:lang w:val="en-GB"/>
          </w:rPr>
          <w:fldChar w:fldCharType="end"/>
        </w:r>
        <w:commentRangeEnd w:id="5915"/>
        <w:r w:rsidR="00025FA2" w:rsidRPr="001E7A27" w:rsidDel="00DF0715">
          <w:rPr>
            <w:rStyle w:val="CommentReference"/>
            <w:lang w:val="en-GB"/>
          </w:rPr>
          <w:commentReference w:id="5915"/>
        </w:r>
        <w:r w:rsidR="001D2E9D" w:rsidRPr="001E7A27" w:rsidDel="00DF0715">
          <w:rPr>
            <w:lang w:val="en-GB"/>
          </w:rPr>
          <w:delText xml:space="preserve"> </w:delText>
        </w:r>
        <w:r w:rsidR="001D2E9D" w:rsidRPr="001E7A27" w:rsidDel="00DF0715">
          <w:rPr>
            <w:lang w:val="en-GB" w:eastAsia="en-US"/>
          </w:rPr>
          <w:fldChar w:fldCharType="begin" w:fldLock="1"/>
        </w:r>
        <w:r w:rsidR="00747167" w:rsidRPr="001E7A27" w:rsidDel="00DF0715">
          <w:rPr>
            <w:lang w:val="en-GB" w:eastAsia="en-US"/>
          </w:rPr>
          <w:del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delInstrText>
        </w:r>
        <w:r w:rsidR="001D2E9D" w:rsidRPr="001E7A27" w:rsidDel="00DF0715">
          <w:rPr>
            <w:lang w:val="en-GB" w:eastAsia="en-US"/>
          </w:rPr>
          <w:fldChar w:fldCharType="separate"/>
        </w:r>
        <w:r w:rsidR="00025FA2" w:rsidRPr="001E7A27" w:rsidDel="00DF0715">
          <w:rPr>
            <w:noProof/>
            <w:lang w:val="en-GB" w:eastAsia="en-US"/>
          </w:rPr>
          <w:delText>(Rogelj et al., 2018b)</w:delText>
        </w:r>
        <w:r w:rsidR="001D2E9D" w:rsidRPr="001E7A27" w:rsidDel="00DF0715">
          <w:rPr>
            <w:lang w:val="en-GB" w:eastAsia="en-US"/>
          </w:rPr>
          <w:fldChar w:fldCharType="end"/>
        </w:r>
      </w:del>
      <w:bookmarkEnd w:id="5913"/>
      <w:r w:rsidRPr="001E7A27">
        <w:rPr>
          <w:lang w:val="en-GB" w:eastAsia="en-US"/>
        </w:rPr>
        <w:t xml:space="preserve">. </w:t>
      </w:r>
    </w:p>
    <w:p w14:paraId="787BC098" w14:textId="77777777" w:rsidR="00834757" w:rsidRPr="001E7A27" w:rsidRDefault="00834757" w:rsidP="005C7F25">
      <w:pPr>
        <w:pStyle w:val="AR6BodyText"/>
        <w:rPr>
          <w:lang w:val="en-GB"/>
        </w:rPr>
      </w:pPr>
      <w:r w:rsidRPr="001E7A27">
        <w:rPr>
          <w:lang w:val="en-GB"/>
        </w:rPr>
        <w:t xml:space="preserve"> </w:t>
      </w:r>
    </w:p>
    <w:p w14:paraId="7D2E4B17" w14:textId="77777777" w:rsidR="00186B0B" w:rsidRPr="001E7A27" w:rsidRDefault="00186B0B" w:rsidP="005C7F25">
      <w:pPr>
        <w:pStyle w:val="AR6BodyText"/>
        <w:rPr>
          <w:lang w:val="en-GB"/>
        </w:rPr>
      </w:pPr>
    </w:p>
    <w:p w14:paraId="3E9874B0" w14:textId="77777777" w:rsidR="00834757" w:rsidRPr="001E7A27" w:rsidRDefault="00834757" w:rsidP="00535548">
      <w:pPr>
        <w:pStyle w:val="AR6Chap5Level451111"/>
        <w:rPr>
          <w:lang w:val="en-GB"/>
        </w:rPr>
      </w:pPr>
      <w:bookmarkStart w:id="5917" w:name="_Toc5716975"/>
      <w:bookmarkStart w:id="5918" w:name="_Toc33564316"/>
      <w:bookmarkStart w:id="5919" w:name="_Toc70535731"/>
      <w:r w:rsidRPr="001E7A27">
        <w:rPr>
          <w:lang w:val="en-GB"/>
        </w:rPr>
        <w:t>TCRE</w:t>
      </w:r>
      <w:bookmarkEnd w:id="5917"/>
      <w:bookmarkEnd w:id="5918"/>
      <w:bookmarkEnd w:id="5919"/>
      <w:r w:rsidRPr="001E7A27">
        <w:rPr>
          <w:lang w:val="en-GB"/>
        </w:rPr>
        <w:t xml:space="preserve"> </w:t>
      </w:r>
    </w:p>
    <w:p w14:paraId="79C16C4F" w14:textId="0B816D84" w:rsidR="00834757" w:rsidRPr="001E7A27" w:rsidRDefault="00834757" w:rsidP="005C7F25">
      <w:pPr>
        <w:pStyle w:val="AR6BodyText"/>
        <w:rPr>
          <w:lang w:val="en-GB" w:eastAsia="en-US"/>
        </w:rPr>
      </w:pPr>
      <w:r w:rsidRPr="001E7A27">
        <w:rPr>
          <w:lang w:val="en-GB" w:eastAsia="en-US"/>
        </w:rPr>
        <w:t>The first and central component for estimating remaining carbon budgets is the TCRE.</w:t>
      </w:r>
      <w:r w:rsidRPr="001E7A27">
        <w:rPr>
          <w:rFonts w:eastAsiaTheme="majorEastAsia" w:cstheme="majorBidi"/>
          <w:lang w:val="en-GB" w:eastAsia="en-US"/>
        </w:rPr>
        <w:t xml:space="preserve"> </w:t>
      </w:r>
      <w:r w:rsidRPr="001E7A27">
        <w:rPr>
          <w:lang w:val="en-GB" w:eastAsia="en-US"/>
        </w:rPr>
        <w:t xml:space="preserve">Based on the assessment in Section 5.5.1.4, an assessed </w:t>
      </w:r>
      <w:r w:rsidRPr="001E7A27">
        <w:rPr>
          <w:i/>
          <w:lang w:val="en-GB" w:eastAsia="en-US"/>
        </w:rPr>
        <w:t xml:space="preserve">likely </w:t>
      </w:r>
      <w:r w:rsidRPr="001E7A27">
        <w:rPr>
          <w:lang w:val="en-GB" w:eastAsia="en-US"/>
        </w:rPr>
        <w:t>range for TCRE of 1.0</w:t>
      </w:r>
      <w:ins w:id="5920" w:author="Ian Blenkinsop" w:date="2021-07-28T15:24:00Z">
        <w:r w:rsidR="00AA6C3A" w:rsidRPr="001E7A27">
          <w:rPr>
            <w:lang w:val="en-GB" w:eastAsia="en-US"/>
          </w:rPr>
          <w:t>°C</w:t>
        </w:r>
      </w:ins>
      <w:r w:rsidRPr="001E7A27">
        <w:rPr>
          <w:lang w:val="en-GB"/>
        </w:rPr>
        <w:t>–</w:t>
      </w:r>
      <w:r w:rsidRPr="001E7A27">
        <w:rPr>
          <w:lang w:val="en-GB" w:eastAsia="en-US"/>
        </w:rPr>
        <w:t xml:space="preserve">2.3°C per 1000 PgC with a normal distribution is used. </w:t>
      </w:r>
    </w:p>
    <w:p w14:paraId="0C6513E1" w14:textId="77777777" w:rsidR="00834757" w:rsidRPr="001E7A27" w:rsidRDefault="00834757" w:rsidP="005C7F25">
      <w:pPr>
        <w:pStyle w:val="AR6BodyText"/>
        <w:rPr>
          <w:lang w:val="en-GB" w:eastAsia="en-US"/>
        </w:rPr>
      </w:pPr>
    </w:p>
    <w:p w14:paraId="79DD0810" w14:textId="77777777" w:rsidR="00186B0B" w:rsidRPr="001E7A27" w:rsidRDefault="00186B0B" w:rsidP="005C7F25">
      <w:pPr>
        <w:pStyle w:val="AR6BodyText"/>
        <w:rPr>
          <w:lang w:val="en-GB" w:eastAsia="en-US"/>
        </w:rPr>
      </w:pPr>
    </w:p>
    <w:p w14:paraId="1CB857E9" w14:textId="6488823E" w:rsidR="00834757" w:rsidRPr="001E7A27" w:rsidRDefault="00834757" w:rsidP="00535548">
      <w:pPr>
        <w:pStyle w:val="AR6Chap5Level451111"/>
        <w:rPr>
          <w:lang w:val="en-GB"/>
        </w:rPr>
      </w:pPr>
      <w:bookmarkStart w:id="5921" w:name="_Toc5716976"/>
      <w:bookmarkStart w:id="5922" w:name="_Toc33564317"/>
      <w:bookmarkStart w:id="5923" w:name="_Toc70535732"/>
      <w:r w:rsidRPr="001E7A27">
        <w:rPr>
          <w:lang w:val="en-GB"/>
        </w:rPr>
        <w:t xml:space="preserve">Historical </w:t>
      </w:r>
      <w:ins w:id="5924" w:author="Soapbox" w:date="2021-07-15T10:31:00Z">
        <w:r w:rsidR="00B12C8A" w:rsidRPr="001E7A27">
          <w:rPr>
            <w:lang w:val="en-GB"/>
          </w:rPr>
          <w:t>w</w:t>
        </w:r>
      </w:ins>
      <w:del w:id="5925" w:author="Soapbox" w:date="2021-07-15T10:31:00Z">
        <w:r w:rsidR="003A2CCF" w:rsidRPr="001E7A27" w:rsidDel="00B12C8A">
          <w:rPr>
            <w:lang w:val="en-GB"/>
          </w:rPr>
          <w:delText>W</w:delText>
        </w:r>
      </w:del>
      <w:r w:rsidRPr="001E7A27">
        <w:rPr>
          <w:lang w:val="en-GB"/>
        </w:rPr>
        <w:t>arming</w:t>
      </w:r>
      <w:bookmarkEnd w:id="5921"/>
      <w:bookmarkEnd w:id="5922"/>
      <w:bookmarkEnd w:id="5923"/>
    </w:p>
    <w:p w14:paraId="67114FD2" w14:textId="1073DAC2" w:rsidR="00834757" w:rsidRPr="001E7A27" w:rsidRDefault="00834757" w:rsidP="005C7F25">
      <w:pPr>
        <w:pStyle w:val="AR6BodyText"/>
        <w:rPr>
          <w:lang w:val="en-GB" w:eastAsia="en-US"/>
        </w:rPr>
      </w:pPr>
      <w:r w:rsidRPr="001E7A27">
        <w:rPr>
          <w:lang w:val="en-GB" w:eastAsia="en-US"/>
        </w:rPr>
        <w:t>Advances in methods to estimate remaining carbon budgets have shown the importance of applying an</w:t>
      </w:r>
      <w:ins w:id="5926" w:author="Soapbox" w:date="2021-07-22T09:03:00Z">
        <w:r w:rsidR="00113CB0" w:rsidRPr="001E7A27">
          <w:rPr>
            <w:lang w:val="en-GB" w:eastAsia="en-US"/>
          </w:rPr>
          <w:t xml:space="preserve"> </w:t>
        </w:r>
      </w:ins>
      <w:del w:id="5927" w:author="Soapbox" w:date="2021-07-22T09:03:00Z">
        <w:r w:rsidRPr="001E7A27" w:rsidDel="00113CB0">
          <w:rPr>
            <w:lang w:val="en-GB" w:eastAsia="en-US"/>
          </w:rPr>
          <w:delText xml:space="preserve"> as accurate as possible </w:delText>
        </w:r>
      </w:del>
      <w:r w:rsidRPr="001E7A27">
        <w:rPr>
          <w:lang w:val="en-GB" w:eastAsia="en-US"/>
        </w:rPr>
        <w:t>estimate of historical warming to date</w:t>
      </w:r>
      <w:ins w:id="5928" w:author="Soapbox" w:date="2021-07-22T09:03:00Z">
        <w:r w:rsidR="00113CB0" w:rsidRPr="001E7A27">
          <w:rPr>
            <w:lang w:val="en-GB" w:eastAsia="en-US"/>
          </w:rPr>
          <w:t xml:space="preserve"> that is as accurate as possible</w:t>
        </w:r>
      </w:ins>
      <w:r w:rsidRPr="001E7A27">
        <w:rPr>
          <w:lang w:val="en-GB" w:eastAsia="en-US"/>
        </w:rPr>
        <w:t xml:space="preserve"> </w:t>
      </w:r>
      <w:commentRangeStart w:id="5929"/>
      <w:r w:rsidRPr="001E7A27">
        <w:rPr>
          <w:lang w:val="en-GB" w:eastAsia="en-US"/>
        </w:rPr>
        <w:fldChar w:fldCharType="begin" w:fldLock="1"/>
      </w:r>
      <w:ins w:id="5930" w:author="Robin Matthews" w:date="2021-06-17T18:56:00Z">
        <w:r w:rsidR="00DF0715" w:rsidRPr="001E7A27">
          <w:rPr>
            <w:lang w:val="en-GB" w:eastAsia="en-US"/>
          </w:rPr>
          <w:instrText>ADDIN CSL_CITATION { "citationItems" : [ { "id" : "ITEM-1",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"ITEM-1",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"ITEM-2", "itemData" : { "DOI" : "10.1038/s41558-018-0118-9", "ISSN" : "1758-678X", "abstract" : "The Paris Agreement 1 commits ratifying parties to pursue efforts to limit the global temperature increase to 1.5 \u00b0C relative to pre-industrial levels. Carbon budgets2\u20135 consistent with remaining below 1.5 \u00b0C warming, reported in the IPCC Fifth Assessment Report (AR5)2,6,8, are directly based on Earth system model (Coupled Model Intercomparison Project Phase 5) 7 responses, which, on average, warm more than observations in response to historical CO2 emissions and other forcings8,9. These models indicate a median remaining budget of 55 PgC (ref. 10 , base period: year 1870) left to emit from January 2016, the equivalent to approximately five years of emissions at the 2015 rate11,12. Here we calculate warming and carbon budgets relative to the decade 2006\u20132015, which eliminates model\u2013observation differences in the climate\u2013carbon response over the historical period 9 , and increases the median remaining carbon budget to 208 PgC (33\u201366% range of 130\u2013255 PgC) from January 2016 (with mean warming of 0.89 \u00b0C for 2006\u20132015 relative to 1861\u2013188013\u201318). There is little sensitivity to the observational data set used to infer warming that has occurred, and no significant dependence on the choice of emissions scenario. Thus, although limiting median projected global warming to below 1.5 \u00b0C is undoubtedly challenging19\u201321, our results indicate it is not impossible, as might be inferred from the IPCC AR5 carbon budgets2,8.", "author" : [ { "dropping-particle" : "", "family" : "Tokarska", "given" : "Katarzyna B.", "non-dropping-particle" : "", "parse-names" : false, "suffix" : "" }, { "dropping-particle" : "", "family" : "Gillett", "given" : "Nathan P.", "non-dropping-particle" : "", "parse-names" : false, "suffix" : "" } ], "container-title" : "Nature Climate Change", "id" : "ITEM-2", "issue" : "4", "issued" : { "date-parts" : [ [ "2018", "4", "2" ] ] }, "page" : "296-299", "publisher" : "Nature Publishing Group", "title" : "Cumulative carbon emissions budgets consistent with 1.5 \u00b0C global warming", "translator" : [ { "dropping-particle" : "", "family" : "L7064", "given" : "", "non-dropping-particle" : "", "parse-names" : false, "suffix" : "" } ], "type" : "article-journal", "volume" : "8" }, "uris" : [ "http://www.mendeley.com/documents/?uuid=03957adb-8dbc-471e-bf83-cde5ba225153" ] } ], "mendeley" : { "formattedCitation" : "(Millar et al., 2017a; Tokarska and Gillett, 2018)", "manualFormatting" : "(Millar et al., 2017b; Tokarska and Gillett, 2018)", "plainTextFormattedCitation" : "(Millar et al., 2017a; Tokarska and Gillett, 2018)", "previouslyFormattedCitation" : "(Millar et al., 2017a; Tokarska and Gillett, 2018)" }, "properties" : { "noteIndex" : 0 }, "schema" : "https://github.com/citation-style-language/schema/raw/master/csl-citation.json" }</w:instrText>
        </w:r>
      </w:ins>
      <w:del w:id="5931" w:author="Robin Matthews" w:date="2021-06-17T18:56:00Z">
        <w:r w:rsidR="00747167" w:rsidRPr="001E7A27" w:rsidDel="00DF0715">
          <w:rPr>
            <w:lang w:val="en-GB" w:eastAsia="en-US"/>
          </w:rPr>
          <w:delInstrText>ADDIN CSL_CITATION { "citationItems" : [ { "id" : "ITEM-1",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"ITEM-1",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"ITEM-2", "itemData" : { "DOI" : "10.1038/s41558-018-0118-9", "ISSN" : "1758-678X", "abstract" : "The Paris Agreement 1 commits ratifying parties to pursue efforts to limit the global temperature increase to 1.5 \u00b0C relative to pre-industrial levels. Carbon budgets2\u20135 consistent with remaining below 1.5 \u00b0C warming, reported in the IPCC Fifth Assessment Report (AR5)2,6,8, are directly based on Earth system model (Coupled Model Intercomparison Project Phase 5) 7 responses, which, on average, warm more than observations in response to historical CO2 emissions and other forcings8,9. These models indicate a median remaining budget of 55 PgC (ref. 10 , base period: year 1870) left to emit from January 2016, the equivalent to approximately five years of emissions at the 2015 rate11,12. Here we calculate warming and carbon budgets relative to the decade 2006\u20132015, which eliminates model\u2013observation differences in the climate\u2013carbon response over the historical period 9 , and increases the median remaining carbon budget to 208 PgC (33\u201366% range of 130\u2013255 PgC) from January 2016 (with mean warming of 0.89 \u00b0C for 2006\u20132015 relative to 1861\u2013188013\u201318). There is little sensitivity to the observational data set used to infer warming that has occurred, and no significant dependence on the choice of emissions scenario. Thus, although limiting median projected global warming to below 1.5 \u00b0C is undoubtedly challenging19\u201321, our results indicate it is not impossible, as might be inferred from the IPCC AR5 carbon budgets2,8.", "author" : [ { "dropping-particle" : "", "family" : "Tokarska", "given" : "Katarzyna B.", "non-dropping-particle" : "", "parse-names" : false, "suffix" : "" }, { "dropping-particle" : "", "family" : "Gillett", "given" : "Nathan P.", "non-dropping-particle" : "", "parse-names" : false, "suffix" : "" } ], "container-title" : "Nature Climate Change", "id" : "ITEM-2", "issue" : "4", "issued" : { "date-parts" : [ [ "2018", "4", "2" ] ] }, "page" : "296-299", "publisher" : "Nature Publishing Group", "title" : "Cumulative carbon emissions budgets consistent with 1.5 \u00b0C global warming", "translator" : [ { "dropping-particle" : "", "family" : "L7064", "given" : "", "non-dropping-particle" : "", "parse-names" : false, "suffix" : "" } ], "type" : "article-journal", "volume" : "8" }, "uris" : [ "http://www.mendeley.com/documents/?uuid=03957adb-8dbc-471e-bf83-cde5ba225153" ] } ], "mendeley" : { "formattedCitation" : "(Millar et al., 2017a; Tokarska and Gillett, 2018)", "plainTextFormattedCitation" : "(Millar et al., 2017a; Tokarska and Gillett, 2018)", "previouslyFormattedCitation" : "(Millar et al., 2017a; Tokarska and Gillett, 2018)"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(Millar et al., 2017</w:t>
      </w:r>
      <w:ins w:id="5932" w:author="Robin Matthews" w:date="2021-06-17T18:55:00Z">
        <w:r w:rsidR="00DF0715" w:rsidRPr="001E7A27">
          <w:rPr>
            <w:noProof/>
            <w:lang w:val="en-GB" w:eastAsia="en-US"/>
          </w:rPr>
          <w:t>b</w:t>
        </w:r>
      </w:ins>
      <w:del w:id="5933" w:author="Robin Matthews" w:date="2021-06-17T18:55:00Z">
        <w:r w:rsidR="00025FA2" w:rsidRPr="001E7A27" w:rsidDel="00DF0715">
          <w:rPr>
            <w:noProof/>
            <w:lang w:val="en-GB" w:eastAsia="en-US"/>
          </w:rPr>
          <w:delText>a</w:delText>
        </w:r>
      </w:del>
      <w:r w:rsidR="00025FA2" w:rsidRPr="001E7A27">
        <w:rPr>
          <w:noProof/>
          <w:lang w:val="en-GB" w:eastAsia="en-US"/>
        </w:rPr>
        <w:t>; Tokarska and Gillett, 2018)</w:t>
      </w:r>
      <w:r w:rsidRPr="001E7A27">
        <w:rPr>
          <w:lang w:val="en-GB" w:eastAsia="en-US"/>
        </w:rPr>
        <w:fldChar w:fldCharType="end"/>
      </w:r>
      <w:commentRangeEnd w:id="5929"/>
      <w:r w:rsidR="00025FA2" w:rsidRPr="001E7A27">
        <w:rPr>
          <w:rStyle w:val="CommentReference"/>
          <w:lang w:val="en-GB"/>
        </w:rPr>
        <w:commentReference w:id="5929"/>
      </w:r>
      <w:r w:rsidRPr="001E7A27">
        <w:rPr>
          <w:lang w:val="en-GB" w:eastAsia="en-US"/>
        </w:rPr>
        <w:t xml:space="preserve">. This becomes particularly important when assessing remaining carbon budgets for global warming levels that are relatively close to present-day warming, such as a 1.5°C or 2°C </w:t>
      </w:r>
      <w:r w:rsidR="001501AB" w:rsidRPr="001E7A27">
        <w:rPr>
          <w:lang w:val="en-GB" w:eastAsia="en-US"/>
        </w:rPr>
        <w:t xml:space="preserve">levels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(Rogelj et al., 2018b)</w:t>
      </w:r>
      <w:r w:rsidRPr="001E7A27">
        <w:rPr>
          <w:lang w:val="en-GB" w:eastAsia="en-US"/>
        </w:rPr>
        <w:fldChar w:fldCharType="end"/>
      </w:r>
      <w:r w:rsidRPr="001E7A27">
        <w:rPr>
          <w:lang w:val="en-GB" w:eastAsia="en-US"/>
        </w:rPr>
        <w:t>. Also</w:t>
      </w:r>
      <w:ins w:id="5934" w:author="Soapbox" w:date="2021-07-22T09:04:00Z">
        <w:r w:rsidR="00272D7D" w:rsidRPr="001E7A27">
          <w:rPr>
            <w:lang w:val="en-GB" w:eastAsia="en-US"/>
          </w:rPr>
          <w:t xml:space="preserve"> shown to be important is</w:t>
        </w:r>
      </w:ins>
      <w:r w:rsidRPr="001E7A27">
        <w:rPr>
          <w:lang w:val="en-GB" w:eastAsia="en-US"/>
        </w:rPr>
        <w:t xml:space="preserve"> the definition of global average temperature by </w:t>
      </w:r>
      <w:r w:rsidRPr="001E7A27">
        <w:rPr>
          <w:lang w:val="en-GB" w:eastAsia="en-US"/>
        </w:rPr>
        <w:lastRenderedPageBreak/>
        <w:t xml:space="preserve">which historical warming is estimated </w:t>
      </w:r>
      <w:del w:id="5935" w:author="Soapbox" w:date="2021-07-22T09:04:00Z">
        <w:r w:rsidRPr="001E7A27" w:rsidDel="00272D7D">
          <w:rPr>
            <w:lang w:val="en-GB" w:eastAsia="en-US"/>
          </w:rPr>
          <w:delText xml:space="preserve">is shown to be important </w:delText>
        </w:r>
      </w:del>
      <w:r w:rsidRPr="001E7A27">
        <w:rPr>
          <w:lang w:val="en-GB" w:eastAsia="en-US"/>
        </w:rPr>
        <w:t>(</w:t>
      </w:r>
      <w:del w:id="5936" w:author="Ian Blenkinsop" w:date="2021-07-28T15:25:00Z">
        <w:r w:rsidRPr="001E7A27" w:rsidDel="00AA6C3A">
          <w:rPr>
            <w:lang w:val="en-GB" w:eastAsia="en-US"/>
          </w:rPr>
          <w:delText>see</w:delText>
        </w:r>
      </w:del>
      <w:r w:rsidRPr="001E7A27">
        <w:rPr>
          <w:lang w:val="en-GB" w:eastAsia="en-US"/>
        </w:rPr>
        <w:t xml:space="preserve"> Cross-Chapter Box 2.3</w:t>
      </w:r>
      <w:del w:id="5937" w:author="Ian Blenkinsop" w:date="2021-07-28T15:24:00Z">
        <w:r w:rsidRPr="001E7A27" w:rsidDel="00AA6C3A">
          <w:rPr>
            <w:lang w:val="en-GB" w:eastAsia="en-US"/>
          </w:rPr>
          <w:delText xml:space="preserve">) </w:delText>
        </w:r>
      </w:del>
      <w:ins w:id="5938" w:author="Ian Blenkinsop" w:date="2021-07-28T15:24:00Z">
        <w:r w:rsidR="00AA6C3A" w:rsidRPr="001E7A27">
          <w:rPr>
            <w:lang w:val="en-GB" w:eastAsia="en-US"/>
          </w:rPr>
          <w:t xml:space="preserve">; </w:t>
        </w:r>
      </w:ins>
      <w:commentRangeStart w:id="5939"/>
      <w:r w:rsidRPr="001E7A27">
        <w:rPr>
          <w:lang w:val="en-GB" w:eastAsia="en-US"/>
        </w:rPr>
        <w:fldChar w:fldCharType="begin" w:fldLock="1"/>
      </w:r>
      <w:ins w:id="5940" w:author="Robin Matthews" w:date="2021-06-17T18:56:00Z">
        <w:r w:rsidR="00DF0715" w:rsidRPr="001E7A27">
          <w:rPr>
            <w:lang w:val="en-GB" w:eastAsia="en-US"/>
          </w:rPr>
          <w:instrText>ADDIN CSL_CITATION { "citationItems" : [ { "id" : "ITEM-1", "itemData" : { "DOI" : "10.1002/qj.2297", "ISSN" : "00359009",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"7", "1" ] ] }, "page" : "1935-1944", "publisher" : "John Wiley &amp; Sons, Ltd", "title" : "Coverage bias in the HadCRUT4 temperature series and its impact on recent temperature trends", "translator" : [ { "dropping-particle" : "", "family" : "L4946", "given" : "", "non-dropping-particle" : "", "parse-names" : false, "suffix" : "" } ], "type" : "article-journal", "volume" : "140" }, "uris" : [ "http://www.mendeley.com/documents/?uuid=d7e00d48-c38b-378b-92d4-4583ae1d2a72" ] }, { "id" : "ITEM-2", "itemData" : { "DOI" : "10.1088/1748-9326/aac319", "ISSN" : "1748-9326", "author" : [ { "dropping-particle" : "", "family" : "Pfleiderer", "given" : "Peter", "non-dropping-particle" : "", "parse-names" : false, "suffix" : "" }, { "dropping-particle" : "", "family" : "Schleussner", "given" : "Carl-Friedrich", "non-dropping-particle" : "", "parse-names" : false, "suffix" : "" }, { "dropping-particle" : "", "family" : "Mengel", "given" : "Matthias", "non-dropping-particle" : "", "parse-names" : false, "suffix" : "" }, { "dropping-particle" : "", "family" : "Rogelj", "given" : "Joeri", "non-dropping-particle" : "", "parse-names" : false, "suffix" : "" } ], "container-title" : "Environmental Research Letters", "id" : "ITEM-2", "issue" : "6", "issued" : { "date-parts" : [ [ "2018", "6", "1" ] ] }, "page" : "064015", "publisher" : "IOP Publishing", "title" : "Global mean temperature indicators linked to warming levels avoiding climate risks", "translator" : [ { "dropping-particle" : "", "family" : "L4415", "given" : "", "non-dropping-particle" : "", "parse-names" : false, "suffix" : "" } ], "type" : "article-journal", "volume" : "13" }, "uris" : [ "http://www.mendeley.com/documents/?uuid=f50bdb08-42eb-37a7-9172-df5f16236cd2" ] }, { "id" : "ITEM-3", "itemData" : { "DOI" : "10.1088/1748-9326/aab305", "ISSN" : "1748-9326",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"ITEM-3", "issue" : "5", "issued" : { "date-parts" : [ [ "2018", "5", "1" ] ] }, "page" : "054004", "publisher" : "IOP Publishing", "title" : "Global temperature definition affects achievement of long-term climate goals", "translator" : [ { "dropping-particle" : "", "family" : "L4416", "given" : "", "non-dropping-particle" : "", "parse-names" : false, "suffix" : "" } ], "type" : "article-journal", "volume" : "13" }, "uris" : [ "http://www.mendeley.com/documents/?uuid=12095398-3467-3c51-8a7a-ec4acf3ce610" ] }, { "id" : "ITEM-4",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"Zickfeld", "given" : "K.",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"ITEM-4", "issued" : { "date-parts" : [ [ "2018" ] ] }, "page" : "49-92", "publisher" : "In Press", "title" : "Framing and Context", "translator" : [ { "dropping-particle" : "", "family" : "L4705", "given" : "Rt13", "non-dropping-particle" : "", "parse-names" : false, "suffix" : "" } ], "type" : "chapter" }, "uris" : [ "http://www.mendeley.com/documents/?uuid=6d50f6e0-a221-47ee-b1eb-33a90a90af4e" ] }, { "id" : "ITEM-5",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"ITEM-5", "issue" : "12", "issued" : { "date-parts" : [ [ "2019", "12", "28" ] ] }, "page" : "964-971", "title" : "Recommended temperature metrics for carbon budget estimates, model evaluation and climate policy", "translator" : [ { "dropping-particle" : "", "family" : "L6331", "given" : "", "non-dropping-particle" : "", "parse-names" : false, "suffix" : "" } ], "type" : "article-journal", "volume" : "12" }, "uris" : [ "http://www.mendeley.com/documents/?uuid=368730cd-9902-3726-965c-673fde668336" ] } ], "mendeley" : { "formattedCitation" : "(Cowtan and Way, 2014; Allen et al., 2018; Pfleiderer et al., 2018; Richardson et al., 2018; Tokarska et al., 2019a)", "manualFormatting" : "(Cowtan and Way, 2014; Allen et al., 2018; Pfleiderer et al., 2018; Richardson et al., 2018; Tokarska et al., 2019b)", "plainTextFormattedCitation" : "(Cowtan and Way, 2014; Allen et al., 2018; Pfleiderer et al., 2018; Richardson et al., 2018; Tokarska et al., 2019a)", "previouslyFormattedCitation" : "(Cowtan and Way, 2014; Allen et al., 2018; Pfleiderer et al., 2018; Richardson et al., 2018; Tokarska et al., 2019a)" }, "properties" : { "noteIndex" : 0 }, "schema" : "https://github.com/citation-style-language/schema/raw/master/csl-citation.json" }</w:instrText>
        </w:r>
      </w:ins>
      <w:del w:id="5941" w:author="Robin Matthews" w:date="2021-06-17T18:56:00Z">
        <w:r w:rsidR="00747167" w:rsidRPr="001E7A27" w:rsidDel="00DF0715">
          <w:rPr>
            <w:lang w:val="en-GB" w:eastAsia="en-US"/>
          </w:rPr>
          <w:delInstrText>ADDIN CSL_CITATION { "citationItems" : [ { "id" : "ITEM-1", "itemData" : { "DOI" : "10.1002/qj.2297", "ISSN" : "00359009",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"7", "1" ] ] }, "page" : "1935-1944", "publisher" : "John Wiley &amp; Sons, Ltd", "title" : "Coverage bias in the HadCRUT4 temperature series and its impact on recent temperature trends", "translator" : [ { "dropping-particle" : "", "family" : "L4946", "given" : "", "non-dropping-particle" : "", "parse-names" : false, "suffix" : "" } ], "type" : "article-journal", "volume" : "140" }, "uris" : [ "http://www.mendeley.com/documents/?uuid=d7e00d48-c38b-378b-92d4-4583ae1d2a72" ] }, { "id" : "ITEM-2", "itemData" : { "DOI" : "10.1088/1748-9326/aac319", "ISSN" : "1748-9326", "author" : [ { "dropping-particle" : "", "family" : "Pfleiderer", "given" : "Peter", "non-dropping-particle" : "", "parse-names" : false, "suffix" : "" }, { "dropping-particle" : "", "family" : "Schleussner", "given" : "Carl-Friedrich", "non-dropping-particle" : "", "parse-names" : false, "suffix" : "" }, { "dropping-particle" : "", "family" : "Mengel", "given" : "Matthias", "non-dropping-particle" : "", "parse-names" : false, "suffix" : "" }, { "dropping-particle" : "", "family" : "Rogelj", "given" : "Joeri", "non-dropping-particle" : "", "parse-names" : false, "suffix" : "" } ], "container-title" : "Environmental Research Letters", "id" : "ITEM-2", "issue" : "6", "issued" : { "date-parts" : [ [ "2018", "6", "1" ] ] }, "page" : "064015", "publisher" : "IOP Publishing", "title" : "Global mean temperature indicators linked to warming levels avoiding climate risks", "translator" : [ { "dropping-particle" : "", "family" : "L4415", "given" : "", "non-dropping-particle" : "", "parse-names" : false, "suffix" : "" } ], "type" : "article-journal", "volume" : "13" }, "uris" : [ "http://www.mendeley.com/documents/?uuid=f50bdb08-42eb-37a7-9172-df5f16236cd2" ] }, { "id" : "ITEM-3", "itemData" : { "DOI" : "10.1088/1748-9326/aab305", "ISSN" : "1748-9326",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"ITEM-3", "issue" : "5", "issued" : { "date-parts" : [ [ "2018", "5", "1" ] ] }, "page" : "054004", "publisher" : "IOP Publishing", "title" : "Global temperature definition affects achievement of long-term climate goals", "translator" : [ { "dropping-particle" : "", "family" : "L4416", "given" : "", "non-dropping-particle" : "", "parse-names" : false, "suffix" : "" } ], "type" : "article-journal", "volume" : "13" }, "uris" : [ "http://www.mendeley.com/documents/?uuid=12095398-3467-3c51-8a7a-ec4acf3ce610" ] }, { "id" : "ITEM-4",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"Zickfeld", "given" : "K.",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"ITEM-4", "issued" : { "date-parts" : [ [ "2018" ] ] }, "page" : "49-92", "publisher" : "In Press", "title" : "Framing and Context", "translator" : [ { "dropping-particle" : "", "family" : "L4705", "given" : "Rt13", "non-dropping-particle" : "", "parse-names" : false, "suffix" : "" } ], "type" : "chapter" }, "uris" : [ "http://www.mendeley.com/documents/?uuid=6d50f6e0-a221-47ee-b1eb-33a90a90af4e" ] }, { "id" : "ITEM-5",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"ITEM-5", "issue" : "12", "issued" : { "date-parts" : [ [ "2019", "12", "28" ] ] }, "page" : "964-971", "title" : "Recommended temperature metrics for carbon budget estimates, model evaluation and climate policy", "translator" : [ { "dropping-particle" : "", "family" : "L6331", "given" : "", "non-dropping-particle" : "", "parse-names" : false, "suffix" : "" } ], "type" : "article-journal", "volume" : "12" }, "uris" : [ "http://www.mendeley.com/documents/?uuid=368730cd-9902-3726-965c-673fde668336" ] } ], "mendeley" : { "formattedCitation" : "(Cowtan and Way, 2014; Allen et al., 2018; Pfleiderer et al., 2018; Richardson et al., 2018; Tokarska et al., 2019a)", "plainTextFormattedCitation" : "(Cowtan and Way, 2014; Allen et al., 2018; Pfleiderer et al., 2018; Richardson et al., 2018; Tokarska et al., 2019a)", "previouslyFormattedCitation" : "(Cowtan and Way, 2014; Allen et al., 2018; Pfleiderer et al., 2018; Richardson et al., 2018; Tokarska et al., 2019a)" }, "properties" : { "noteIndex" : 0 }, "schema" : "https://github.com/citation-style-language/schema/raw/master/csl-citation.json" }</w:delInstrText>
        </w:r>
      </w:del>
      <w:r w:rsidRPr="001E7A27">
        <w:rPr>
          <w:lang w:val="en-GB" w:eastAsia="en-US"/>
        </w:rPr>
        <w:fldChar w:fldCharType="separate"/>
      </w:r>
      <w:del w:id="5942" w:author="Ian Blenkinsop" w:date="2021-07-28T15:24:00Z">
        <w:r w:rsidR="00025FA2" w:rsidRPr="001E7A27" w:rsidDel="00AA6C3A">
          <w:rPr>
            <w:noProof/>
            <w:lang w:val="en-GB" w:eastAsia="en-US"/>
          </w:rPr>
          <w:delText>(</w:delText>
        </w:r>
      </w:del>
      <w:r w:rsidR="00025FA2" w:rsidRPr="001E7A27">
        <w:rPr>
          <w:noProof/>
          <w:lang w:val="en-GB" w:eastAsia="en-US"/>
        </w:rPr>
        <w:t>Cowtan and Way, 2014; Allen et al., 2018; Pfleiderer et al., 2018; Richardson et al., 2018; Tokarska et al., 2019</w:t>
      </w:r>
      <w:ins w:id="5943" w:author="Robin Matthews" w:date="2021-06-17T18:56:00Z">
        <w:r w:rsidR="00DF0715" w:rsidRPr="001E7A27">
          <w:rPr>
            <w:noProof/>
            <w:lang w:val="en-GB" w:eastAsia="en-US"/>
          </w:rPr>
          <w:t>b</w:t>
        </w:r>
      </w:ins>
      <w:del w:id="5944" w:author="Robin Matthews" w:date="2021-06-17T18:56:00Z">
        <w:r w:rsidR="00025FA2" w:rsidRPr="001E7A27" w:rsidDel="00DF0715">
          <w:rPr>
            <w:noProof/>
            <w:lang w:val="en-GB" w:eastAsia="en-US"/>
          </w:rPr>
          <w:delText>a</w:delText>
        </w:r>
      </w:del>
      <w:r w:rsidR="00025FA2" w:rsidRPr="001E7A27">
        <w:rPr>
          <w:noProof/>
          <w:lang w:val="en-GB" w:eastAsia="en-US"/>
        </w:rPr>
        <w:t>)</w:t>
      </w:r>
      <w:r w:rsidRPr="001E7A27">
        <w:rPr>
          <w:lang w:val="en-GB" w:eastAsia="en-US"/>
        </w:rPr>
        <w:fldChar w:fldCharType="end"/>
      </w:r>
      <w:commentRangeEnd w:id="5939"/>
      <w:r w:rsidR="00025FA2" w:rsidRPr="001E7A27">
        <w:rPr>
          <w:rStyle w:val="CommentReference"/>
          <w:lang w:val="en-GB"/>
        </w:rPr>
        <w:commentReference w:id="5939"/>
      </w:r>
      <w:r w:rsidRPr="001E7A27">
        <w:rPr>
          <w:lang w:val="en-GB" w:eastAsia="en-US"/>
        </w:rPr>
        <w:t xml:space="preserve">, as is the correct isolation of human-induced global warming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"Zickfeld", "given" : "K.",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"49-92", "publisher" : "In Press", "title" : "Framing and Context", "translator" : [ { "dropping-particle" : "", "family" : "L4705", "given" : "Rt13", "non-dropping-particle" : "", "parse-names" : false, "suffix" : "" } ], "type" : "chapter" }, "uris" : [ "http://www.mendeley.com/documents/?uuid=6d50f6e0-a221-47ee-b1eb-33a90a90af4e" ] }, { "id" : "ITEM-2", "itemData" : { "DOI" : "10.1038/s41598-017-14828-5", "ISSN" : "2045-2322", "abstract" :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 R", "non-dropping-particle" : "", "parse-names" : false, "suffix" : "" }, { "dropping-particle" : "", "family" : "Forster", "given" : "P M", "non-dropping-particle" : "", "parse-names" : false, "suffix" : "" }, { "dropping-particle" : "", "family" : "Otto", "given" : "F E L", "non-dropping-particle" : "", "parse-names" : false, "suffix" : "" }, { "dropping-particle" : "", "family" : "Mitchell", "given" : "D M", "non-dropping-particle" : "", "parse-names" : false, "suffix" : "" }, { "dropping-particle" : "", "family" : "Matthews", "given" : "H D", "non-dropping-particle" : "", "parse-names" : false, "suffix" : "" }, { "dropping-particle" : "", "family" : "Frame", "given" : "D J", "non-dropping-particle" : "", "parse-names" : false, "suffix" : "" } ], "container-title" : "Scientific Reports", "id" : "ITEM-2", "issue" : "1", "issued" : { "date-parts" : [ [ "2017", "12", "13" ] ] }, "page" : "15417", "title" : "A real-time Global Warming Index", "translator" : [ { "dropping-particle" : "", "family" : "L4947", "given" : "", "non-dropping-particle" : "", "parse-names" : false, "suffix" : "" } ], "type" : "article-journal", "volume" : "7" }, "uris" : [ "http://www.mendeley.com/documents/?uuid=abf54382-acf3-4a19-86a0-9500ae10fa8f" ] } ], "mendeley" : { "formattedCitation" : "(Haustein et al., 2017; Allen et al., 2018)", "plainTextFormattedCitation" : "(Haustein et al., 2017; Allen et al., 2018)", "previouslyFormattedCitation" : "(Haustein et al., 2017; Allen et al., 2018)"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(Haustein et al., 2017; Allen et al., 2018)</w:t>
      </w:r>
      <w:r w:rsidRPr="001E7A27">
        <w:rPr>
          <w:lang w:val="en-GB" w:eastAsia="en-US"/>
        </w:rPr>
        <w:fldChar w:fldCharType="end"/>
      </w:r>
      <w:r w:rsidRPr="001E7A27">
        <w:rPr>
          <w:lang w:val="en-GB" w:eastAsia="en-US"/>
        </w:rPr>
        <w:t xml:space="preserve"> to remove the effect of internal variability. Based on the assessment in Section 3.3 (Table 3.1), </w:t>
      </w:r>
      <w:ins w:id="5945" w:author="Tom Maycock" w:date="2021-09-09T17:01:00Z">
        <w:r w:rsidR="00820F2B">
          <w:rPr>
            <w:lang w:val="en-GB" w:eastAsia="en-US"/>
          </w:rPr>
          <w:t xml:space="preserve">here </w:t>
        </w:r>
      </w:ins>
      <w:r w:rsidRPr="001E7A27">
        <w:rPr>
          <w:lang w:val="en-GB" w:eastAsia="en-US"/>
        </w:rPr>
        <w:t xml:space="preserve">we </w:t>
      </w:r>
      <w:del w:id="5946" w:author="Tom Maycock" w:date="2021-09-09T17:01:00Z">
        <w:r w:rsidRPr="001E7A27" w:rsidDel="00820F2B">
          <w:rPr>
            <w:lang w:val="en-GB" w:eastAsia="en-US"/>
          </w:rPr>
          <w:delText xml:space="preserve">here </w:delText>
        </w:r>
      </w:del>
      <w:r w:rsidRPr="001E7A27">
        <w:rPr>
          <w:lang w:val="en-GB" w:eastAsia="en-US"/>
        </w:rPr>
        <w:t xml:space="preserve">apply an assessed </w:t>
      </w:r>
      <w:bookmarkStart w:id="5947" w:name="_Hlk53057184"/>
      <w:r w:rsidRPr="001E7A27">
        <w:rPr>
          <w:lang w:val="en-GB" w:eastAsia="en-US"/>
        </w:rPr>
        <w:t xml:space="preserve">best-estimate </w:t>
      </w:r>
      <w:ins w:id="5948" w:author="Tom Maycock" w:date="2021-09-09T17:01:00Z">
        <w:r w:rsidR="00820F2B">
          <w:rPr>
            <w:lang w:val="en-GB" w:eastAsia="en-US"/>
          </w:rPr>
          <w:t xml:space="preserve">of </w:t>
        </w:r>
      </w:ins>
      <w:r w:rsidRPr="001E7A27">
        <w:rPr>
          <w:lang w:val="en-GB" w:eastAsia="en-US"/>
        </w:rPr>
        <w:t xml:space="preserve">historical warming </w:t>
      </w:r>
      <w:del w:id="5949" w:author="Tom Maycock" w:date="2021-09-09T17:01:00Z">
        <w:r w:rsidRPr="001E7A27" w:rsidDel="00820F2B">
          <w:rPr>
            <w:lang w:val="en-GB" w:eastAsia="en-US"/>
          </w:rPr>
          <w:delText xml:space="preserve">estimate </w:delText>
        </w:r>
      </w:del>
      <w:r w:rsidRPr="00820F2B">
        <w:rPr>
          <w:highlight w:val="yellow"/>
          <w:lang w:val="en-GB" w:eastAsia="en-US"/>
          <w:rPrChange w:id="5950" w:author="Tom Maycock" w:date="2021-09-09T17:02:00Z">
            <w:rPr>
              <w:lang w:val="en-GB" w:eastAsia="en-US"/>
            </w:rPr>
          </w:rPrChange>
        </w:rPr>
        <w:t xml:space="preserve">expressed </w:t>
      </w:r>
      <w:del w:id="5951" w:author="Tom Maycock" w:date="2021-09-09T17:01:00Z">
        <w:r w:rsidRPr="00820F2B" w:rsidDel="00820F2B">
          <w:rPr>
            <w:highlight w:val="yellow"/>
            <w:lang w:val="en-GB" w:eastAsia="en-US"/>
            <w:rPrChange w:id="5952" w:author="Tom Maycock" w:date="2021-09-09T17:02:00Z">
              <w:rPr>
                <w:lang w:val="en-GB" w:eastAsia="en-US"/>
              </w:rPr>
            </w:rPrChange>
          </w:rPr>
          <w:delText>in</w:delText>
        </w:r>
      </w:del>
      <w:ins w:id="5953" w:author="Soapbox" w:date="2021-07-22T09:13:00Z">
        <w:del w:id="5954" w:author="Tom Maycock" w:date="2021-09-09T17:01:00Z">
          <w:r w:rsidR="00C70A78" w:rsidRPr="00820F2B" w:rsidDel="00820F2B">
            <w:rPr>
              <w:highlight w:val="yellow"/>
              <w:lang w:val="en-GB" w:eastAsia="en-US"/>
              <w:rPrChange w:id="5955" w:author="Tom Maycock" w:date="2021-09-09T17:02:00Z">
                <w:rPr>
                  <w:lang w:val="en-GB" w:eastAsia="en-US"/>
                </w:rPr>
              </w:rPrChange>
            </w:rPr>
            <w:delText xml:space="preserve"> </w:delText>
          </w:r>
        </w:del>
      </w:ins>
      <w:commentRangeStart w:id="5956"/>
      <w:ins w:id="5957" w:author="Tom Maycock" w:date="2021-09-09T17:01:00Z">
        <w:r w:rsidR="00820F2B" w:rsidRPr="00820F2B">
          <w:rPr>
            <w:highlight w:val="yellow"/>
            <w:lang w:val="en-GB" w:eastAsia="en-US"/>
            <w:rPrChange w:id="5958" w:author="Tom Maycock" w:date="2021-09-09T17:02:00Z">
              <w:rPr>
                <w:lang w:val="en-GB" w:eastAsia="en-US"/>
              </w:rPr>
            </w:rPrChange>
          </w:rPr>
          <w:t>as</w:t>
        </w:r>
      </w:ins>
      <w:commentRangeEnd w:id="5956"/>
      <w:ins w:id="5959" w:author="Tom Maycock" w:date="2021-09-09T17:02:00Z">
        <w:r w:rsidR="00820F2B">
          <w:rPr>
            <w:rStyle w:val="CommentReference"/>
            <w:lang w:val="en-GB"/>
          </w:rPr>
          <w:commentReference w:id="5956"/>
        </w:r>
      </w:ins>
      <w:ins w:id="5960" w:author="Tom Maycock" w:date="2021-09-09T17:01:00Z">
        <w:r w:rsidR="00820F2B" w:rsidRPr="00820F2B">
          <w:rPr>
            <w:highlight w:val="yellow"/>
            <w:lang w:val="en-GB" w:eastAsia="en-US"/>
            <w:rPrChange w:id="5961" w:author="Tom Maycock" w:date="2021-09-09T17:02:00Z">
              <w:rPr>
                <w:lang w:val="en-GB" w:eastAsia="en-US"/>
              </w:rPr>
            </w:rPrChange>
          </w:rPr>
          <w:t xml:space="preserve"> </w:t>
        </w:r>
      </w:ins>
      <w:ins w:id="5962" w:author="Soapbox" w:date="2021-07-22T09:13:00Z">
        <w:r w:rsidR="00C70A78" w:rsidRPr="00820F2B">
          <w:rPr>
            <w:highlight w:val="yellow"/>
            <w:lang w:val="en-GB" w:eastAsia="en-US"/>
            <w:rPrChange w:id="5963" w:author="Tom Maycock" w:date="2021-09-09T17:02:00Z">
              <w:rPr>
                <w:lang w:val="en-GB" w:eastAsia="en-US"/>
              </w:rPr>
            </w:rPrChange>
          </w:rPr>
          <w:t>a</w:t>
        </w:r>
      </w:ins>
      <w:ins w:id="5964" w:author="Tom Maycock" w:date="2021-09-09T17:02:00Z">
        <w:r w:rsidR="00820F2B" w:rsidRPr="00820F2B">
          <w:rPr>
            <w:highlight w:val="yellow"/>
            <w:lang w:val="en-GB" w:eastAsia="en-US"/>
            <w:rPrChange w:id="5965" w:author="Tom Maycock" w:date="2021-09-09T17:02:00Z">
              <w:rPr>
                <w:lang w:val="en-GB" w:eastAsia="en-US"/>
              </w:rPr>
            </w:rPrChange>
          </w:rPr>
          <w:t>n increase in</w:t>
        </w:r>
      </w:ins>
      <w:r w:rsidRPr="00820F2B">
        <w:rPr>
          <w:highlight w:val="yellow"/>
          <w:lang w:val="en-GB" w:eastAsia="en-US"/>
          <w:rPrChange w:id="5966" w:author="Tom Maycock" w:date="2021-09-09T17:02:00Z">
            <w:rPr>
              <w:lang w:val="en-GB" w:eastAsia="en-US"/>
            </w:rPr>
          </w:rPrChange>
        </w:rPr>
        <w:t xml:space="preserve"> </w:t>
      </w:r>
      <w:del w:id="5967" w:author="Soapbox" w:date="2021-07-22T09:11:00Z">
        <w:r w:rsidRPr="00820F2B" w:rsidDel="00C70A78">
          <w:rPr>
            <w:highlight w:val="yellow"/>
            <w:lang w:val="en-GB" w:eastAsia="en-US"/>
            <w:rPrChange w:id="5968" w:author="Tom Maycock" w:date="2021-09-09T17:02:00Z">
              <w:rPr>
                <w:lang w:val="en-GB" w:eastAsia="en-US"/>
              </w:rPr>
            </w:rPrChange>
          </w:rPr>
          <w:delText>global</w:delText>
        </w:r>
        <w:r w:rsidRPr="001E7A27" w:rsidDel="00C70A78">
          <w:rPr>
            <w:lang w:val="en-GB" w:eastAsia="en-US"/>
          </w:rPr>
          <w:delText xml:space="preserve"> </w:delText>
        </w:r>
      </w:del>
      <w:del w:id="5969" w:author="Soapbox" w:date="2021-07-22T09:10:00Z">
        <w:r w:rsidRPr="001E7A27" w:rsidDel="00C70A78">
          <w:rPr>
            <w:lang w:val="en-GB" w:eastAsia="en-US"/>
          </w:rPr>
          <w:delText>average surface air temperatures (</w:delText>
        </w:r>
      </w:del>
      <w:r w:rsidRPr="001E7A27">
        <w:rPr>
          <w:lang w:val="en-GB" w:eastAsia="en-US"/>
        </w:rPr>
        <w:t>GSAT</w:t>
      </w:r>
      <w:del w:id="5970" w:author="Soapbox" w:date="2021-07-22T09:11:00Z">
        <w:r w:rsidRPr="001E7A27" w:rsidDel="00C70A78">
          <w:rPr>
            <w:lang w:val="en-GB" w:eastAsia="en-US"/>
          </w:rPr>
          <w:delText>)</w:delText>
        </w:r>
      </w:del>
      <w:r w:rsidRPr="001E7A27">
        <w:rPr>
          <w:lang w:val="en-GB" w:eastAsia="en-US"/>
        </w:rPr>
        <w:t xml:space="preserve"> of 1.0</w:t>
      </w:r>
      <w:r w:rsidR="00560D6B" w:rsidRPr="001E7A27">
        <w:rPr>
          <w:lang w:val="en-GB" w:eastAsia="en-US"/>
        </w:rPr>
        <w:t>7</w:t>
      </w:r>
      <w:r w:rsidRPr="001E7A27">
        <w:rPr>
          <w:lang w:val="en-GB" w:eastAsia="en-US"/>
        </w:rPr>
        <w:t>°C (0.8</w:t>
      </w:r>
      <w:r w:rsidRPr="001E7A27">
        <w:rPr>
          <w:lang w:val="en-GB"/>
        </w:rPr>
        <w:t>–</w:t>
      </w:r>
      <w:r w:rsidRPr="001E7A27">
        <w:rPr>
          <w:lang w:val="en-GB" w:eastAsia="en-US"/>
        </w:rPr>
        <w:t xml:space="preserve">1.3°C, </w:t>
      </w:r>
      <w:r w:rsidRPr="001E7A27">
        <w:rPr>
          <w:i/>
          <w:lang w:val="en-GB" w:eastAsia="en-US"/>
        </w:rPr>
        <w:t xml:space="preserve">likely </w:t>
      </w:r>
      <w:r w:rsidRPr="001E7A27">
        <w:rPr>
          <w:lang w:val="en-GB" w:eastAsia="en-US"/>
        </w:rPr>
        <w:t>range) between 1850–1900 and 2010–2019</w:t>
      </w:r>
      <w:bookmarkEnd w:id="5947"/>
      <w:r w:rsidRPr="001E7A27">
        <w:rPr>
          <w:lang w:val="en-GB" w:eastAsia="en-US"/>
        </w:rPr>
        <w:t xml:space="preserve">. This choice implies global coverage and is consistent with AR5 where carbon budgets were reported in GSAT </w:t>
      </w:r>
      <w:commentRangeStart w:id="5971"/>
      <w:r w:rsidRPr="001E7A27">
        <w:rPr>
          <w:lang w:val="en-GB" w:eastAsia="en-US"/>
        </w:rPr>
        <w:fldChar w:fldCharType="begin" w:fldLock="1"/>
      </w:r>
      <w:ins w:id="5972" w:author="Robin Matthews" w:date="2021-06-17T18:56:00Z">
        <w:r w:rsidR="00DF0715" w:rsidRPr="001E7A27">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"manualFormatting" : "(M. Collins et al., 2013; T.F. Stocker et al., 2013)", "plainTextFormattedCitation" : "(Collins et al., 2013a; Stocker et al., 2013b)", "previouslyFormattedCitation" : "(Collins et al., 2013a; Stocker et al., 2013b)" }, "properties" : { "noteIndex" : 0 }, "schema" : "https://github.com/citation-style-language/schema/raw/master/csl-citation.json" }</w:instrText>
        </w:r>
      </w:ins>
      <w:del w:id="5973" w:author="Robin Matthews" w:date="2021-06-17T18:56:00Z">
        <w:r w:rsidR="00BC2C5E" w:rsidRPr="001E7A27" w:rsidDel="00DF0715">
          <w:rPr>
            <w:lang w:val="en-GB" w:eastAsia="en-US"/>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"plainTextFormattedCitation" : "(Collins et al., 2013a; Stocker et al., 2013b)", "previouslyFormattedCitation" : "(Collins et al., 2013a; Stocker et al., 2013b)"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w:t>
      </w:r>
      <w:ins w:id="5974" w:author="Robin Matthews" w:date="2021-06-17T18:56:00Z">
        <w:r w:rsidR="00DF0715" w:rsidRPr="001E7A27">
          <w:rPr>
            <w:noProof/>
            <w:lang w:val="en-GB" w:eastAsia="en-US"/>
          </w:rPr>
          <w:t xml:space="preserve">M. </w:t>
        </w:r>
      </w:ins>
      <w:r w:rsidR="00025FA2" w:rsidRPr="001E7A27">
        <w:rPr>
          <w:noProof/>
          <w:lang w:val="en-GB" w:eastAsia="en-US"/>
        </w:rPr>
        <w:t>Collins et al., 2013</w:t>
      </w:r>
      <w:del w:id="5975" w:author="Robin Matthews" w:date="2021-06-17T18:56:00Z">
        <w:r w:rsidR="00025FA2" w:rsidRPr="001E7A27" w:rsidDel="00DF0715">
          <w:rPr>
            <w:noProof/>
            <w:lang w:val="en-GB" w:eastAsia="en-US"/>
          </w:rPr>
          <w:delText>a</w:delText>
        </w:r>
      </w:del>
      <w:r w:rsidR="00025FA2" w:rsidRPr="001E7A27">
        <w:rPr>
          <w:noProof/>
          <w:lang w:val="en-GB" w:eastAsia="en-US"/>
        </w:rPr>
        <w:t xml:space="preserve">; </w:t>
      </w:r>
      <w:ins w:id="5976" w:author="Robin Matthews" w:date="2021-06-17T18:56:00Z">
        <w:r w:rsidR="00DF0715" w:rsidRPr="001E7A27">
          <w:rPr>
            <w:noProof/>
            <w:lang w:val="en-GB" w:eastAsia="en-US"/>
          </w:rPr>
          <w:t xml:space="preserve">T.F. </w:t>
        </w:r>
      </w:ins>
      <w:r w:rsidR="00025FA2" w:rsidRPr="001E7A27">
        <w:rPr>
          <w:noProof/>
          <w:lang w:val="en-GB" w:eastAsia="en-US"/>
        </w:rPr>
        <w:t>Stocker et al., 2013</w:t>
      </w:r>
      <w:del w:id="5977" w:author="Robin Matthews" w:date="2021-06-17T18:56:00Z">
        <w:r w:rsidR="00025FA2" w:rsidRPr="001E7A27" w:rsidDel="00DF0715">
          <w:rPr>
            <w:noProof/>
            <w:lang w:val="en-GB" w:eastAsia="en-US"/>
          </w:rPr>
          <w:delText>b</w:delText>
        </w:r>
      </w:del>
      <w:r w:rsidR="00025FA2" w:rsidRPr="001E7A27">
        <w:rPr>
          <w:noProof/>
          <w:lang w:val="en-GB" w:eastAsia="en-US"/>
        </w:rPr>
        <w:t>)</w:t>
      </w:r>
      <w:r w:rsidRPr="001E7A27">
        <w:rPr>
          <w:lang w:val="en-GB" w:eastAsia="en-US"/>
        </w:rPr>
        <w:fldChar w:fldCharType="end"/>
      </w:r>
      <w:commentRangeEnd w:id="5971"/>
      <w:r w:rsidR="00025FA2" w:rsidRPr="001E7A27">
        <w:rPr>
          <w:rStyle w:val="CommentReference"/>
          <w:lang w:val="en-GB"/>
        </w:rPr>
        <w:commentReference w:id="5971"/>
      </w:r>
      <w:r w:rsidRPr="001E7A27">
        <w:rPr>
          <w:lang w:val="en-GB" w:eastAsia="en-US"/>
        </w:rPr>
        <w:t xml:space="preserve">, </w:t>
      </w:r>
      <w:del w:id="5978" w:author="Tom Maycock" w:date="2021-09-09T16:19:00Z">
        <w:r w:rsidRPr="001E7A27" w:rsidDel="00AF21D1">
          <w:rPr>
            <w:lang w:val="en-GB" w:eastAsia="en-US"/>
          </w:rPr>
          <w:delText xml:space="preserve">the </w:delText>
        </w:r>
      </w:del>
      <w:r w:rsidRPr="001E7A27">
        <w:rPr>
          <w:lang w:val="en-GB" w:eastAsia="en-US"/>
        </w:rPr>
        <w:t xml:space="preserve">SR1.5 where GSAT was the central metric for remaining carbon budgets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(Rogelj et al., 2018b)</w:t>
      </w:r>
      <w:r w:rsidRPr="001E7A27">
        <w:rPr>
          <w:lang w:val="en-GB" w:eastAsia="en-US"/>
        </w:rPr>
        <w:fldChar w:fldCharType="end"/>
      </w:r>
      <w:ins w:id="5979" w:author="Soapbox" w:date="2021-07-22T09:13:00Z">
        <w:r w:rsidR="00C70A78" w:rsidRPr="001E7A27">
          <w:rPr>
            <w:lang w:val="en-GB" w:eastAsia="en-US"/>
          </w:rPr>
          <w:t>,</w:t>
        </w:r>
      </w:ins>
      <w:r w:rsidRPr="001E7A27">
        <w:rPr>
          <w:lang w:val="en-GB" w:eastAsia="en-US"/>
        </w:rPr>
        <w:t xml:space="preserve"> and recent studies th</w:t>
      </w:r>
      <w:r w:rsidR="001D2E9D" w:rsidRPr="001E7A27">
        <w:rPr>
          <w:lang w:val="en-GB" w:eastAsia="en-US"/>
        </w:rPr>
        <w:t>a</w:t>
      </w:r>
      <w:r w:rsidRPr="001E7A27">
        <w:rPr>
          <w:lang w:val="en-GB" w:eastAsia="en-US"/>
        </w:rPr>
        <w:t xml:space="preserve">t highlight how GSAT enables an easy translation with AR5 </w:t>
      </w:r>
      <w:commentRangeStart w:id="5980"/>
      <w:r w:rsidRPr="001E7A27">
        <w:rPr>
          <w:lang w:val="en-GB" w:eastAsia="en-US"/>
        </w:rPr>
        <w:fldChar w:fldCharType="begin" w:fldLock="1"/>
      </w:r>
      <w:ins w:id="5981" w:author="Robin Matthews" w:date="2021-06-17T18:57:00Z">
        <w:r w:rsidR="00DF0715" w:rsidRPr="001E7A27">
          <w:rPr>
            <w:lang w:val="en-GB" w:eastAsia="en-US"/>
          </w:rPr>
          <w:instrText>ADDIN CSL_CITATION { "citationItems" : [ { "id" : "ITEM-1",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"ITEM-1", "issue" : "12", "issued" : { "date-parts" : [ [ "2019", "12", "28" ] ] }, "page" : "964-971", "title" : "Recommended temperature metrics for carbon budget estimates, model evaluation and climate policy", "translator" : [ { "dropping-particle" : "", "family" : "L6331", "given" : "", "non-dropping-particle" : "", "parse-names" : false, "suffix" : "" } ], "type" : "article-journal", "volume" : "12" }, "uris" : [ "http://www.mendeley.com/documents/?uuid=368730cd-9902-3726-965c-673fde668336" ] } ], "mendeley" : { "formattedCitation" : "(Tokarska et al., 2019a)", "manualFormatting" : "(Tokarska et al., 2019b)", "plainTextFormattedCitation" : "(Tokarska et al., 2019a)", "previouslyFormattedCitation" : "(Tokarska et al., 2019a)" }, "properties" : { "noteIndex" : 0 }, "schema" : "https://github.com/citation-style-language/schema/raw/master/csl-citation.json" }</w:instrText>
        </w:r>
      </w:ins>
      <w:del w:id="5982" w:author="Robin Matthews" w:date="2021-06-17T18:57:00Z">
        <w:r w:rsidR="00747167" w:rsidRPr="001E7A27" w:rsidDel="00DF0715">
          <w:rPr>
            <w:lang w:val="en-GB" w:eastAsia="en-US"/>
          </w:rPr>
          <w:delInstrText>ADDIN CSL_CITATION { "citationItems" : [ { "id" : "ITEM-1",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"ITEM-1", "issue" : "12", "issued" : { "date-parts" : [ [ "2019", "12", "28" ] ] }, "page" : "964-971", "title" : "Recommended temperature metrics for carbon budget estimates, model evaluation and climate policy", "translator" : [ { "dropping-particle" : "", "family" : "L6331", "given" : "", "non-dropping-particle" : "", "parse-names" : false, "suffix" : "" } ], "type" : "article-journal", "volume" : "12" }, "uris" : [ "http://www.mendeley.com/documents/?uuid=368730cd-9902-3726-965c-673fde668336" ] } ], "mendeley" : { "formattedCitation" : "(Tokarska et al., 2019a)", "plainTextFormattedCitation" : "(Tokarska et al., 2019a)", "previouslyFormattedCitation" : "(Tokarska et al., 2019a)"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(Tokarska et al., 2019</w:t>
      </w:r>
      <w:ins w:id="5983" w:author="Robin Matthews" w:date="2021-06-17T18:57:00Z">
        <w:r w:rsidR="00DF0715" w:rsidRPr="001E7A27">
          <w:rPr>
            <w:noProof/>
            <w:lang w:val="en-GB" w:eastAsia="en-US"/>
          </w:rPr>
          <w:t>b</w:t>
        </w:r>
      </w:ins>
      <w:del w:id="5984" w:author="Robin Matthews" w:date="2021-06-17T18:57:00Z">
        <w:r w:rsidR="00025FA2" w:rsidRPr="001E7A27" w:rsidDel="00DF0715">
          <w:rPr>
            <w:noProof/>
            <w:lang w:val="en-GB" w:eastAsia="en-US"/>
          </w:rPr>
          <w:delText>a</w:delText>
        </w:r>
      </w:del>
      <w:r w:rsidR="00025FA2" w:rsidRPr="001E7A27">
        <w:rPr>
          <w:noProof/>
          <w:lang w:val="en-GB" w:eastAsia="en-US"/>
        </w:rPr>
        <w:t>)</w:t>
      </w:r>
      <w:r w:rsidRPr="001E7A27">
        <w:rPr>
          <w:lang w:val="en-GB" w:eastAsia="en-US"/>
        </w:rPr>
        <w:fldChar w:fldCharType="end"/>
      </w:r>
      <w:commentRangeEnd w:id="5980"/>
      <w:r w:rsidR="00025FA2" w:rsidRPr="001E7A27">
        <w:rPr>
          <w:rStyle w:val="CommentReference"/>
          <w:lang w:val="en-GB"/>
        </w:rPr>
        <w:commentReference w:id="5980"/>
      </w:r>
      <w:r w:rsidRPr="001E7A27">
        <w:rPr>
          <w:lang w:val="en-GB" w:eastAsia="en-US"/>
        </w:rPr>
        <w:t xml:space="preserve">. The use of other historical reference periods (Cross-Chapter Box 1.2) or temperature metrics and updated data products (Cross-Chapter Box 2.3) can result in a different estimated historical warming and thus a changed remaining carbon budget.  </w:t>
      </w:r>
    </w:p>
    <w:p w14:paraId="1E3024C0" w14:textId="77777777" w:rsidR="00834757" w:rsidRPr="001E7A27" w:rsidRDefault="00834757" w:rsidP="005C7F25">
      <w:pPr>
        <w:pStyle w:val="AR6BodyText"/>
        <w:rPr>
          <w:lang w:val="en-GB" w:eastAsia="en-US"/>
        </w:rPr>
      </w:pPr>
    </w:p>
    <w:p w14:paraId="41E1F4D6" w14:textId="77777777" w:rsidR="00186B0B" w:rsidRPr="001E7A27" w:rsidRDefault="00186B0B" w:rsidP="005C7F25">
      <w:pPr>
        <w:pStyle w:val="AR6BodyText"/>
        <w:rPr>
          <w:lang w:val="en-GB" w:eastAsia="en-US"/>
        </w:rPr>
      </w:pPr>
    </w:p>
    <w:p w14:paraId="37FE9E16" w14:textId="78FF404F" w:rsidR="00834757" w:rsidRPr="001E7A27" w:rsidRDefault="00834757" w:rsidP="00535548">
      <w:pPr>
        <w:pStyle w:val="AR6Chap5Level451111"/>
        <w:rPr>
          <w:lang w:val="en-GB"/>
        </w:rPr>
      </w:pPr>
      <w:bookmarkStart w:id="5985" w:name="_Toc5716977"/>
      <w:bookmarkStart w:id="5986" w:name="_Toc33564318"/>
      <w:bookmarkStart w:id="5987" w:name="_Toc70535733"/>
      <w:r w:rsidRPr="001E7A27">
        <w:rPr>
          <w:lang w:val="en-GB"/>
        </w:rPr>
        <w:t>Non-CO</w:t>
      </w:r>
      <w:r w:rsidRPr="001E7A27">
        <w:rPr>
          <w:vertAlign w:val="subscript"/>
          <w:lang w:val="en-GB"/>
          <w:rPrChange w:id="5988" w:author="Soapbox" w:date="2021-07-15T09:26:00Z">
            <w:rPr/>
          </w:rPrChange>
        </w:rPr>
        <w:t>2</w:t>
      </w:r>
      <w:r w:rsidRPr="001E7A27">
        <w:rPr>
          <w:lang w:val="en-GB"/>
        </w:rPr>
        <w:t xml:space="preserve"> </w:t>
      </w:r>
      <w:ins w:id="5989" w:author="Soapbox" w:date="2021-07-15T10:31:00Z">
        <w:r w:rsidR="00B12C8A" w:rsidRPr="001E7A27">
          <w:rPr>
            <w:lang w:val="en-GB"/>
          </w:rPr>
          <w:t>w</w:t>
        </w:r>
      </w:ins>
      <w:del w:id="5990" w:author="Soapbox" w:date="2021-07-15T10:31:00Z">
        <w:r w:rsidR="003A2CCF" w:rsidRPr="001E7A27" w:rsidDel="00B12C8A">
          <w:rPr>
            <w:lang w:val="en-GB"/>
          </w:rPr>
          <w:delText>W</w:delText>
        </w:r>
      </w:del>
      <w:r w:rsidRPr="001E7A27">
        <w:rPr>
          <w:lang w:val="en-GB"/>
        </w:rPr>
        <w:t xml:space="preserve">arming </w:t>
      </w:r>
      <w:ins w:id="5991" w:author="Soapbox" w:date="2021-07-15T10:31:00Z">
        <w:r w:rsidR="00B12C8A" w:rsidRPr="001E7A27">
          <w:rPr>
            <w:lang w:val="en-GB"/>
          </w:rPr>
          <w:t>c</w:t>
        </w:r>
      </w:ins>
      <w:del w:id="5992" w:author="Soapbox" w:date="2021-07-15T10:31:00Z">
        <w:r w:rsidR="003A2CCF" w:rsidRPr="001E7A27" w:rsidDel="00B12C8A">
          <w:rPr>
            <w:lang w:val="en-GB"/>
          </w:rPr>
          <w:delText>C</w:delText>
        </w:r>
      </w:del>
      <w:r w:rsidRPr="001E7A27">
        <w:rPr>
          <w:lang w:val="en-GB"/>
        </w:rPr>
        <w:t>ontribution</w:t>
      </w:r>
      <w:bookmarkEnd w:id="5985"/>
      <w:bookmarkEnd w:id="5986"/>
      <w:bookmarkEnd w:id="5987"/>
      <w:r w:rsidRPr="001E7A27">
        <w:rPr>
          <w:lang w:val="en-GB"/>
        </w:rPr>
        <w:t xml:space="preserve"> </w:t>
      </w:r>
    </w:p>
    <w:p w14:paraId="3E037EA5" w14:textId="2D6D4A8F" w:rsidR="00834757" w:rsidRPr="001E7A27" w:rsidRDefault="00834757" w:rsidP="005C7F25">
      <w:pPr>
        <w:pStyle w:val="AR6BodyText"/>
        <w:rPr>
          <w:lang w:val="en-GB" w:eastAsia="en-US"/>
        </w:rPr>
      </w:pPr>
      <w:r w:rsidRPr="001E7A27">
        <w:rPr>
          <w:lang w:val="en-GB" w:eastAsia="en-US"/>
        </w:rPr>
        <w:t>Non-CO</w:t>
      </w:r>
      <w:r w:rsidRPr="001E7A27">
        <w:rPr>
          <w:vertAlign w:val="subscript"/>
          <w:lang w:val="en-GB" w:eastAsia="en-US"/>
        </w:rPr>
        <w:t>2</w:t>
      </w:r>
      <w:r w:rsidRPr="001E7A27">
        <w:rPr>
          <w:lang w:val="en-GB" w:eastAsia="en-US"/>
        </w:rPr>
        <w:t xml:space="preserve"> emissions contribute either cumulatively (N</w:t>
      </w:r>
      <w:r w:rsidRPr="001E7A27">
        <w:rPr>
          <w:vertAlign w:val="subscript"/>
          <w:lang w:val="en-GB" w:eastAsia="en-US"/>
        </w:rPr>
        <w:t>2</w:t>
      </w:r>
      <w:r w:rsidRPr="001E7A27">
        <w:rPr>
          <w:lang w:val="en-GB" w:eastAsia="en-US"/>
        </w:rPr>
        <w:t>O, and other long-lived climate forcers) or in proportion to their annual emissions (CH</w:t>
      </w:r>
      <w:r w:rsidRPr="001E7A27">
        <w:rPr>
          <w:vertAlign w:val="subscript"/>
          <w:lang w:val="en-GB" w:eastAsia="en-US"/>
        </w:rPr>
        <w:t>4</w:t>
      </w:r>
      <w:r w:rsidRPr="001E7A27">
        <w:rPr>
          <w:lang w:val="en-GB" w:eastAsia="en-US"/>
        </w:rPr>
        <w:t xml:space="preserve"> and other short-lived climate forcers) to global warming, and thus also affect estimates of remaining carbon budgets by reducing the amount of warming that could still result from CO</w:t>
      </w:r>
      <w:r w:rsidRPr="001E7A27">
        <w:rPr>
          <w:vertAlign w:val="subscript"/>
          <w:lang w:val="en-GB" w:eastAsia="en-US"/>
        </w:rPr>
        <w:t>2</w:t>
      </w:r>
      <w:r w:rsidRPr="001E7A27">
        <w:rPr>
          <w:lang w:val="en-GB" w:eastAsia="en-US"/>
        </w:rPr>
        <w:t xml:space="preserve"> emissions </w:t>
      </w:r>
      <w:bookmarkStart w:id="5993" w:name="_Hlk74850189"/>
      <w:commentRangeStart w:id="5994"/>
      <w:r w:rsidRPr="001E7A27">
        <w:rPr>
          <w:lang w:val="en-GB" w:eastAsia="en-US"/>
        </w:rPr>
        <w:fldChar w:fldCharType="begin" w:fldLock="1"/>
      </w:r>
      <w:ins w:id="5995" w:author="Robin Matthews" w:date="2021-06-17T19:24:00Z">
        <w:r w:rsidR="000F32A8" w:rsidRPr="001E7A27">
          <w:rPr>
            <w:lang w:val="en-GB" w:eastAsia="en-US"/>
          </w:rPr>
          <w:instrText>ADDIN CSL_CITATION { "citationItems" : [ { "id" : "ITEM-1",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"ITEM-1",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"ITEM-2",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"ITEM-2",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 }, { "id" : "ITEM-3",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"ITEM-3",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"ITEM-4", "itemData" : { "DOI" : "10.1088/1748-9326/aab89c", "ISSN" : "1748-9326", "abstract" : "To understand the importance of methane on the levels of carbon emission reductions required to achieve temperature goals, a processed-based approach is necessary rather than reliance on the transient climate response to emissions. We show that plausible levels of methane (CH 4 ) mitigation can make a substantial difference to the feasibility of achieving the Paris climate targets through increasing the allowable carbon emissions. This benefit is enhanced by the indirect effects of CH 4 on ozone (O 3 ). Here the differing effects of CH 4 and CO 2 on land carbon storage, including the effects of surface O 3 , lead to an additional increase in the allowable carbon emissions with CH 4 mitigation. We find a simple robust relationship between the change in the 2100 CH 4 concentration and the extra allowable cumulative carbon emissions between now and 2100 (0.27 \u00b1 0.05 GtC per ppb CH 4 ). This relationship is independent of modelled climate sensitivity and precise temperature target, although later mitigation of CH 4 reduces its value and thus methane reduction effectiveness. Up to 12% of this increase in allowable emissions is due to the effect of surface ozone. We conclude early mitigation of CH 4 emissions would significantly increase the feasibility of stabilising global warming below 1.5 \u00b0C, alongside having co-benefits for human and ecosystem health.", "author" : [ { "dropping-particle" : "", "family" : "Collins", "given" : "William J.", "non-dropping-particle" : "", "parse-names" : false, "suffix" : "" }, { "dropping-particle" : "", "family" : "Webber", "given" : "Christopher P.", "non-dropping-particle" : "", "parse-names" : false, "suffix" : "" }, { "dropping-particle" : "", "family" : "Cox", "given" : "Peter M.", "non-dropping-particle" : "", "parse-names" : false, "suffix" : "" }, { "dropping-particle" : "", "family" : "Huntingford", "given" : "Chris", "non-dropping-particle" : "", "parse-names" : false, "suffix" : "" }, { "dropping-particle" : "", "family" : "Lowe", "given" : "Jason", "non-dropping-particle" : "", "parse-names" : false, "suffix" : "" }, { "dropping-particle" : "", "family" : "Sitch", "given" : "Stephen", "non-dropping-particle" : "", "parse-names" : false, "suffix" : "" }, { "dropping-particle" : "", "family" : "Chadburn", "given" : "Sarah E.", "non-dropping-particle" : "", "parse-names" : false, "suffix" : "" }, { "dropping-particle" : "", "family" : "Comyn-Platt", "given" : "Edward", "non-dropping-particle" : "", "parse-names" : false, "suffix" : "" }, { "dropping-particle" : "", "family" : "Harper", "given" : "Anna B.", "non-dropping-particle" : "", "parse-names" : false, "suffix" : "" }, { "dropping-particle" : "", "family" : "Hayman", "given" : "Garry", "non-dropping-particle" : "", "parse-names" : false, "suffix" : "" }, { "dropping-particle" : "", "family" : "Powell", "given" : "Tom", "non-dropping-particle" : "", "parse-names" : false, "suffix" : "" } ], "container-title" : "Environmental Research Letters", "id" : "ITEM-4", "issue" : "5", "issued" : { "date-parts" : [ [ "2018", "4", "1" ] ] }, "page" : "054003", "title" : "Increased importance of methane reduction for a 1.5 degree target", "translator" : [ { "dropping-particle" : "", "family" : "L4747", "given" : "", "non-dropping-particle" : "", "parse-names" : false, "suffix" : "" } ], "type" : "article-journal", "volume" : "13" }, "uris" : [ "http://www.mendeley.com/documents/?uuid=0b33f490-87e1-4851-a442-2387819c1f1b" ] }, { "id" : "ITEM-5",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"ITEM-5",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 }, { "id" : "ITEM-6", "itemData" : { "DOI" : "10.1007/s10584-015-1340-3", "ISSN" : "0165-0009", "author" : [ { "dropping-particle" : "", "family" : "Knutti", "given" : "Reto", "non-dropping-particle" : "", "parse-names" : false, "suffix" : "" }, { "dropping-particle" : "", "family" : "Rogelj", "given" : "Joeri", "non-dropping-particle" : "", "parse-names" : false, "suffix" : "" } ], "container-title" : "Climatic Change", "id" : "ITEM-6", "issue" : "3", "issued" : { "date-parts" : [ [ "2015", "12", "3" ] ] }, "page" : "361-373", "publisher" : "Springer Netherlands", "title" : "The legacy of our CO2 emissions: a clash of scientific facts, politics and ethics", "translator" : [ { "dropping-particle" : "", "family" : "L4955", "given" : "", "non-dropping-particle" : "", "parse-names" : false, "suffix" : "" } ], "type" : "article-journal", "volume" : "133" }, "uris" : [ "http://www.mendeley.com/documents/?uuid=6f2feaeb-9d7a-370c-9b20-d78f492a8047" ] }, { "id" : "ITEM-7", "itemData" : { "DOI" : "10.1038/s41598-018-24241-1", "ISSN" : "2045-2322", "abstract" : "Estimates of the 1.5 \u00b0C carbon budget vary widely among recent studies, emphasizing the need to better understand and quantify key sources of uncertainty. Here we quantify the impact of carbon cycle uncertainty and non-CO2 forcing on the 1.5 \u00b0C carbon budget in the context of a prescribed 1.5 \u00b0C temperature stabilization scenario. We use Bayes theorem to weight members of a perturbed parameter ensemble with varying land and ocean carbon uptake, to derive an estimate for the fossil fuel (FF) carbon budget of 469 PgC since 1850, with a 95% likelihood range of (411,528) PgC. CO2 emissions from land-use change (LUC) add about 230 PgC. Our best estimate of the total (FF + LUC) carbon budget for 1.5 \u00b0C is therefore 699 PgC, which corresponds to about 11 years of current emissions. Non-CO2 greenhouse gas and aerosol emissions represent equivalent cumulative CO2 emissions of about 510 PgC and \u2212180 PgC for 1.5 \u00b0C, respectively. The increased LUC, high non-CO2 emissions and decreased aerosols in our scenario, cause the long-term FF carbon budget to decrease following temperature stabilization. In this scenario, negative emissions would be required to compensate not only for the increasing non-CO2 climate forcing, but also for the declining natural carbon sinks.", "author" : [ { "dropping-particle" : "", "family" : "Mengis", "given" : "Nadine", "non-dropping-particle" : "", "parse-names" : false, "suffix" : "" }, { "dropping-particle" : "", "family" : "Partanen", "given" : "Antti-Ilari", "non-dropping-particle" : "", "parse-names" : false, "suffix" : "" }, { "dropping-particle" : "", "family" : "Jalbert", "given" : "Jonathan", "non-dropping-particle" : "", "parse-names" : false, "suffix" : "" }, { "dropping-particle" : "", "family" : "Matthews", "given" : "H. Damon", "non-dropping-particle" : "", "parse-names" : false, "suffix" : "" } ], "container-title" : "Scientific Reports", "id" : "ITEM-7", "issue" : "1", "issued" : { "date-parts" : [ [ "2018", "12", "11" ] ] }, "page" : "5831", "publisher" : "Nature Publishing Group", "title" : "1.5 \u00b0C carbon budget dependent on carbon cycle uncertainty and future non-CO2 forcing", "translator" : [ { "dropping-particle" : "", "family" : "L4978", "given" : "", "non-dropping-particle" : "", "parse-names" : false, "suffix" : "" } ], "type" : "article-journal", "volume" : "8" }, "uris" : [ "http://www.mendeley.com/documents/?uuid=d3df2d23-723b-3115-ba8a-67bc84ee4dc0" ] }, { "id" : "ITEM-8",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"ITEM-8",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"ITEM-9",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"ITEM-9",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"ITEM-10",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"ITEM-10",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"id" : "ITEM-11",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"ITEM-11",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"id" : "ITEM-12",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"ITEM-12",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"(Meinshausen et al., 2009; Friedlingstein et al., 2014a; Knutti and Rogelj, 2015; Rogelj et al., 2015a, 2016, Williams et al., 2017c, 2016; Matthews et al., 2017; Collins et al., 2018; Mengis et al., 2018; Tokarska et al., 2018; Zickfeld et al., 2021)", "manualFormatting" : "(Meinshausen et al., 2009; Friedlingstein et al., 2014a; Knutti and Rogelj, 2015; Rogelj et al., 2015a, 2016; Williams et al., 2016; Matthews et al., 2017; R.G. Williams et al., 2017b; Collins et al., 2018; Mengis et al., 2018; Tokarska et al., 2018; Zickfeld et al., 2021)", "plainTextFormattedCitation" : "(Meinshausen et al., 2009; Friedlingstein et al., 2014a; Knutti and Rogelj, 2015; Rogelj et al., 2015a, 2016, Williams et al., 2017c, 2016; Matthews et al., 2017; Collins et al., 2018; Mengis et al., 2018; Tokarska et al., 2018; Zickfeld et al., 2021)", "previouslyFormattedCitation" : "(Meinshausen et al., 2009; Friedlingstein et al., 2014a; Knutti and Rogelj, 2015; Rogelj et al., 2015a, 2016, Williams et al., 2017c, 2016; Matthews et al., 2017; Collins et al., 2018; Mengis et al., 2018; Tokarska et al., 2018; Zickfeld et al., 2021)" }, "properties" : { "noteIndex" : 0 }, "schema" : "https://github.com/citation-style-language/schema/raw/master/csl-citation.json" }</w:instrText>
        </w:r>
      </w:ins>
      <w:del w:id="5996" w:author="Robin Matthews" w:date="2021-06-17T19:24:00Z">
        <w:r w:rsidR="00BC2C5E" w:rsidRPr="001E7A27" w:rsidDel="000F32A8">
          <w:rPr>
            <w:lang w:val="en-GB" w:eastAsia="en-US"/>
          </w:rPr>
          <w:delInstrText>ADDIN CSL_CITATION { "citationItems" : [ { "id" : "ITEM-1",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"ITEM-1",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"ITEM-2",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"ITEM-2",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 }, { "id" : "ITEM-3",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"ITEM-3",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"ITEM-4", "itemData" : { "DOI" : "10.1088/1748-9326/aab89c", "ISSN" : "1748-9326", "abstract" : "To understand the importance of methane on the levels of carbon emission reductions required to achieve temperature goals, a processed-based approach is necessary rather than reliance on the transient climate response to emissions. We show that plausible levels of methane (CH 4 ) mitigation can make a substantial difference to the feasibility of achieving the Paris climate targets through increasing the allowable carbon emissions. This benefit is enhanced by the indirect effects of CH 4 on ozone (O 3 ). Here the differing effects of CH 4 and CO 2 on land carbon storage, including the effects of surface O 3 , lead to an additional increase in the allowable carbon emissions with CH 4 mitigation. We find a simple robust relationship between the change in the 2100 CH 4 concentration and the extra allowable cumulative carbon emissions between now and 2100 (0.27 \u00b1 0.05 GtC per ppb CH 4 ). This relationship is independent of modelled climate sensitivity and precise temperature target, although later mitigation of CH 4 reduces its value and thus methane reduction effectiveness. Up to 12% of this increase in allowable emissions is due to the effect of surface ozone. We conclude early mitigation of CH 4 emissions would significantly increase the feasibility of stabilising global warming below 1.5 \u00b0C, alongside having co-benefits for human and ecosystem health.", "author" : [ { "dropping-particle" : "", "family" : "Collins", "given" : "William J.", "non-dropping-particle" : "", "parse-names" : false, "suffix" : "" }, { "dropping-particle" : "", "family" : "Webber", "given" : "Christopher P.", "non-dropping-particle" : "", "parse-names" : false, "suffix" : "" }, { "dropping-particle" : "", "family" : "Cox", "given" : "Peter M.", "non-dropping-particle" : "", "parse-names" : false, "suffix" : "" }, { "dropping-particle" : "", "family" : "Huntingford", "given" : "Chris", "non-dropping-particle" : "", "parse-names" : false, "suffix" : "" }, { "dropping-particle" : "", "family" : "Lowe", "given" : "Jason", "non-dropping-particle" : "", "parse-names" : false, "suffix" : "" }, { "dropping-particle" : "", "family" : "Sitch", "given" : "Stephen", "non-dropping-particle" : "", "parse-names" : false, "suffix" : "" }, { "dropping-particle" : "", "family" : "Chadburn", "given" : "Sarah E.", "non-dropping-particle" : "", "parse-names" : false, "suffix" : "" }, { "dropping-particle" : "", "family" : "Comyn-Platt", "given" : "Edward", "non-dropping-particle" : "", "parse-names" : false, "suffix" : "" }, { "dropping-particle" : "", "family" : "Harper", "given" : "Anna B.", "non-dropping-particle" : "", "parse-names" : false, "suffix" : "" }, { "dropping-particle" : "", "family" : "Hayman", "given" : "Garry", "non-dropping-particle" : "", "parse-names" : false, "suffix" : "" }, { "dropping-particle" : "", "family" : "Powell", "given" : "Tom", "non-dropping-particle" : "", "parse-names" : false, "suffix" : "" } ], "container-title" : "Environmental Research Letters", "id" : "ITEM-4", "issue" : "5", "issued" : { "date-parts" : [ [ "2018", "4", "1" ] ] }, "page" : "054003", "title" : "Increased importance of methane reduction for a 1.5 degree target", "translator" : [ { "dropping-particle" : "", "family" : "L4747", "given" : "", "non-dropping-particle" : "", "parse-names" : false, "suffix" : "" } ], "type" : "article-journal", "volume" : "13" }, "uris" : [ "http://www.mendeley.com/documents/?uuid=0b33f490-87e1-4851-a442-2387819c1f1b" ] }, { "id" : "ITEM-5",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"ITEM-5",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 }, { "id" : "ITEM-6", "itemData" : { "DOI" : "10.1007/s10584-015-1340-3", "ISSN" : "0165-0009", "author" : [ { "dropping-particle" : "", "family" : "Knutti", "given" : "Reto", "non-dropping-particle" : "", "parse-names" : false, "suffix" : "" }, { "dropping-particle" : "", "family" : "Rogelj", "given" : "Joeri", "non-dropping-particle" : "", "parse-names" : false, "suffix" : "" } ], "container-title" : "Climatic Change", "id" : "ITEM-6", "issue" : "3", "issued" : { "date-parts" : [ [ "2015", "12", "3" ] ] }, "page" : "361-373", "publisher" : "Springer Netherlands", "title" : "The legacy of our CO2 emissions: a clash of scientific facts, politics and ethics", "translator" : [ { "dropping-particle" : "", "family" : "L4955", "given" : "", "non-dropping-particle" : "", "parse-names" : false, "suffix" : "" } ], "type" : "article-journal", "volume" : "133" }, "uris" : [ "http://www.mendeley.com/documents/?uuid=6f2feaeb-9d7a-370c-9b20-d78f492a8047" ] }, { "id" : "ITEM-7", "itemData" : { "DOI" : "10.1038/s41598-018-24241-1", "ISSN" : "2045-2322", "abstract" : "Estimates of the 1.5 \u00b0C carbon budget vary widely among recent studies, emphasizing the need to better understand and quantify key sources of uncertainty. Here we quantify the impact of carbon cycle uncertainty and non-CO2 forcing on the 1.5 \u00b0C carbon budget in the context of a prescribed 1.5 \u00b0C temperature stabilization scenario. We use Bayes theorem to weight members of a perturbed parameter ensemble with varying land and ocean carbon uptake, to derive an estimate for the fossil fuel (FF) carbon budget of 469 PgC since 1850, with a 95% likelihood range of (411,528) PgC. CO2 emissions from land-use change (LUC) add about 230 PgC. Our best estimate of the total (FF + LUC) carbon budget for 1.5 \u00b0C is therefore 699 PgC, which corresponds to about 11 years of current emissions. Non-CO2 greenhouse gas and aerosol emissions represent equivalent cumulative CO2 emissions of about 510 PgC and \u2212180 PgC for 1.5 \u00b0C, respectively. The increased LUC, high non-CO2 emissions and decreased aerosols in our scenario, cause the long-term FF carbon budget to decrease following temperature stabilization. In this scenario, negative emissions would be required to compensate not only for the increasing non-CO2 climate forcing, but also for the declining natural carbon sinks.", "author" : [ { "dropping-particle" : "", "family" : "Mengis", "given" : "Nadine", "non-dropping-particle" : "", "parse-names" : false, "suffix" : "" }, { "dropping-particle" : "", "family" : "Partanen", "given" : "Antti-Ilari", "non-dropping-particle" : "", "parse-names" : false, "suffix" : "" }, { "dropping-particle" : "", "family" : "Jalbert", "given" : "Jonathan", "non-dropping-particle" : "", "parse-names" : false, "suffix" : "" }, { "dropping-particle" : "", "family" : "Matthews", "given" : "H. Damon", "non-dropping-particle" : "", "parse-names" : false, "suffix" : "" } ], "container-title" : "Scientific Reports", "id" : "ITEM-7", "issue" : "1", "issued" : { "date-parts" : [ [ "2018", "12", "11" ] ] }, "page" : "5831", "publisher" : "Nature Publishing Group", "title" : "1.5 \u00b0C carbon budget dependent on carbon cycle uncertainty and future non-CO2 forcing", "translator" : [ { "dropping-particle" : "", "family" : "L4978", "given" : "", "non-dropping-particle" : "", "parse-names" : false, "suffix" : "" } ], "type" : "article-journal", "volume" : "8" }, "uris" : [ "http://www.mendeley.com/documents/?uuid=d3df2d23-723b-3115-ba8a-67bc84ee4dc0" ] }, { "id" : "ITEM-8",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"ITEM-8",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"ITEM-9",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"ITEM-9",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"ITEM-10",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"ITEM-10",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"id" : "ITEM-11",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"ITEM-11",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"id" : "ITEM-12",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"ITEM-12",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"(Meinshausen et al., 2009; Friedlingstein et al., 2014a; Knutti and Rogelj, 2015; Rogelj et al., 2015a, 2016, Williams et al., 2017c, 2016; Matthews et al., 2017; Collins et al., 2018; Mengis et al., 2018; Tokarska et al., 2018; Zickfeld et al., 2021)", "plainTextFormattedCitation" : "(Meinshausen et al., 2009; Friedlingstein et al., 2014a; Knutti and Rogelj, 2015; Rogelj et al., 2015a, 2016, Williams et al., 2017c, 2016; Matthews et al., 2017; Collins et al., 2018; Mengis et al., 2018; Tokarska et al., 2018; Zickfeld et al., 2021)", "previouslyFormattedCitation" : "(Meinshausen et al., 2009; Friedlingstein et al., 2014a; Knutti and Rogelj, 2015; Rogelj et al., 2015a, 2016, Williams et al., 2017c, 2016; Matthews et al., 2017; Collins et al., 2018; Mengis et al., 2018; Tokarska et al., 2018; Zickfeld et al., 2021)"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w:t>
      </w:r>
      <w:ins w:id="5997" w:author="Robin Matthews" w:date="2021-06-17T19:23:00Z">
        <w:r w:rsidR="000F32A8" w:rsidRPr="001E7A27">
          <w:rPr>
            <w:lang w:val="en-GB"/>
          </w:rPr>
          <w:t xml:space="preserve">Meinshausen et al., 2009; Friedlingstein et al., 2014a; Knutti and Rogelj, 2015; Rogelj et al., 2015a, 2016; </w:t>
        </w:r>
      </w:ins>
      <w:ins w:id="5998" w:author="Robin Matthews" w:date="2021-06-17T19:24:00Z">
        <w:r w:rsidR="000F32A8" w:rsidRPr="001E7A27">
          <w:rPr>
            <w:lang w:val="en-GB"/>
          </w:rPr>
          <w:t xml:space="preserve">R.G. </w:t>
        </w:r>
      </w:ins>
      <w:ins w:id="5999" w:author="Robin Matthews" w:date="2021-06-17T19:23:00Z">
        <w:r w:rsidR="000F32A8" w:rsidRPr="001E7A27">
          <w:rPr>
            <w:lang w:val="en-GB"/>
          </w:rPr>
          <w:t>Williams et al., 2016</w:t>
        </w:r>
      </w:ins>
      <w:ins w:id="6000" w:author="Robin Matthews" w:date="2021-06-17T19:24:00Z">
        <w:r w:rsidR="000F32A8" w:rsidRPr="001E7A27">
          <w:rPr>
            <w:lang w:val="en-GB"/>
          </w:rPr>
          <w:t>, 2017b</w:t>
        </w:r>
      </w:ins>
      <w:ins w:id="6001" w:author="Robin Matthews" w:date="2021-06-17T19:23:00Z">
        <w:r w:rsidR="000F32A8" w:rsidRPr="001E7A27">
          <w:rPr>
            <w:lang w:val="en-GB"/>
          </w:rPr>
          <w:t>; Matthews et al., 2017; Collins et al., 2018; Mengis et al., 2018; Tokarska et al., 2018; Zickfeld et al., 2021</w:t>
        </w:r>
      </w:ins>
      <w:del w:id="6002" w:author="Robin Matthews" w:date="2021-06-17T19:23:00Z">
        <w:r w:rsidR="00025FA2" w:rsidRPr="001E7A27" w:rsidDel="000F32A8">
          <w:rPr>
            <w:noProof/>
            <w:lang w:val="en-GB" w:eastAsia="en-US"/>
          </w:rPr>
          <w:delText>Meinshausen et al., 2009; Friedlingstein et al., 2014a; Knutti and Rogelj, 2015; Rogelj et al., 2015a, 2016, Williams et al., 2017c, 2016; Matthews et al., 2017; Collins et al., 2018; Mengis et al., 2018; Tokarska et al., 2018; Zickfeld et al., 2021</w:delText>
        </w:r>
      </w:del>
      <w:r w:rsidR="00025FA2" w:rsidRPr="001E7A27">
        <w:rPr>
          <w:noProof/>
          <w:lang w:val="en-GB" w:eastAsia="en-US"/>
        </w:rPr>
        <w:t>)</w:t>
      </w:r>
      <w:r w:rsidRPr="001E7A27">
        <w:rPr>
          <w:lang w:val="en-GB" w:eastAsia="en-US"/>
        </w:rPr>
        <w:fldChar w:fldCharType="end"/>
      </w:r>
      <w:commentRangeEnd w:id="5994"/>
      <w:r w:rsidR="00025FA2" w:rsidRPr="001E7A27">
        <w:rPr>
          <w:rStyle w:val="CommentReference"/>
          <w:lang w:val="en-GB"/>
        </w:rPr>
        <w:commentReference w:id="5994"/>
      </w:r>
      <w:r w:rsidRPr="001E7A27">
        <w:rPr>
          <w:lang w:val="en-GB" w:eastAsia="en-US"/>
        </w:rPr>
        <w:t xml:space="preserve">. </w:t>
      </w:r>
      <w:bookmarkEnd w:id="5993"/>
      <w:r w:rsidRPr="001E7A27">
        <w:rPr>
          <w:lang w:val="en-GB" w:eastAsia="en-US"/>
        </w:rPr>
        <w:t xml:space="preserve">The size of this contribution has been estimated both implicitly </w:t>
      </w:r>
      <w:r w:rsidRPr="001E7A27">
        <w:rPr>
          <w:lang w:val="en-GB" w:eastAsia="en-US"/>
        </w:rPr>
        <w:fldChar w:fldCharType="begin" w:fldLock="1"/>
      </w:r>
      <w:r w:rsidR="00747167" w:rsidRPr="001E7A27">
        <w:rPr>
          <w:lang w:val="en-GB" w:eastAsia="en-US"/>
        </w:rPr>
        <w:instrText>ADDIN CSL_CITATION { "citationItems" : [ { "id" : "ITEM-1",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"ITEM-1",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"ITEM-2",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"ITEM-2",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 }, { "id" : "ITEM-3", "itemData" : { "DOI" : "10.1038/s41598-018-24241-1", "ISSN" : "2045-2322", "abstract" : "Estimates of the 1.5 \u00b0C carbon budget vary widely among recent studies, emphasizing the need to better understand and quantify key sources of uncertainty. Here we quantify the impact of carbon cycle uncertainty and non-CO2 forcing on the 1.5 \u00b0C carbon budget in the context of a prescribed 1.5 \u00b0C temperature stabilization scenario. We use Bayes theorem to weight members of a perturbed parameter ensemble with varying land and ocean carbon uptake, to derive an estimate for the fossil fuel (FF) carbon budget of 469 PgC since 1850, with a 95% likelihood range of (411,528) PgC. CO2 emissions from land-use change (LUC) add about 230 PgC. Our best estimate of the total (FF + LUC) carbon budget for 1.5 \u00b0C is therefore 699 PgC, which corresponds to about 11 years of current emissions. Non-CO2 greenhouse gas and aerosol emissions represent equivalent cumulative CO2 emissions of about 510 PgC and \u2212180 PgC for 1.5 \u00b0C, respectively. The increased LUC, high non-CO2 emissions and decreased aerosols in our scenario, cause the long-term FF carbon budget to decrease following temperature stabilization. In this scenario, negative emissions would be required to compensate not only for the increasing non-CO2 climate forcing, but also for the declining natural carbon sinks.", "author" : [ { "dropping-particle" : "", "family" : "Mengis", "given" : "Nadine", "non-dropping-particle" : "", "parse-names" : false, "suffix" : "" }, { "dropping-particle" : "", "family" : "Partanen", "given" : "Antti-Ilari", "non-dropping-particle" : "", "parse-names" : false, "suffix" : "" }, { "dropping-particle" : "", "family" : "Jalbert", "given" : "Jonathan", "non-dropping-particle" : "", "parse-names" : false, "suffix" : "" }, { "dropping-particle" : "", "family" : "Matthews", "given" : "H. Damon", "non-dropping-particle" : "", "parse-names" : false, "suffix" : "" } ], "container-title" : "Scientific Reports", "id" : "ITEM-3", "issue" : "1", "issued" : { "date-parts" : [ [ "2018", "12", "11" ] ] }, "page" : "5831", "publisher" : "Nature Publishing Group", "title" : "1.5 \u00b0C carbon budget dependent on carbon cycle uncertainty and future non-CO2 forcing", "translator" : [ { "dropping-particle" : "", "family" : "L4978", "given" : "", "non-dropping-particle" : "", "parse-names" : false, "suffix" : "" } ], "type" : "article-journal", "volume" : "8" }, "uris" : [ "http://www.mendeley.com/documents/?uuid=d3df2d23-723b-3115-ba8a-67bc84ee4dc0" ] }, { "id" : "ITEM-4",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"ITEM-4",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"ITEM-5",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"ITEM-5",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"ITEM-6",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"ITEM-6",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"mendeley" : { "formattedCitation" : "(Meinshausen et al., 2009; Friedlingstein et al., 2014a; Rogelj et al., 2016; Matthews et al., 2017; Mengis et al., 2018; Tokarska et al., 2018)", "plainTextFormattedCitation" : "(Meinshausen et al., 2009; Friedlingstein et al., 2014a; Rogelj et al., 2016; Matthews et al., 2017; Mengis et al., 2018; Tokarska et al., 2018)", "previouslyFormattedCitation" : "(Meinshausen et al., 2009; Friedlingstein et al., 2014a; Rogelj et al., 2016; Matthews et al., 2017; Mengis et al., 2018; Tokarska et al., 2018)"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(Meinshausen et al., 2009; Friedlingstein et al., 2014a; Rogelj et al., 2016; Matthews et al., 2017; Mengis et al., 2018; Tokarska et al., 2018)</w:t>
      </w:r>
      <w:r w:rsidRPr="001E7A27">
        <w:rPr>
          <w:lang w:val="en-GB" w:eastAsia="en-US"/>
        </w:rPr>
        <w:fldChar w:fldCharType="end"/>
      </w:r>
      <w:r w:rsidRPr="001E7A27">
        <w:rPr>
          <w:lang w:val="en-GB" w:eastAsia="en-US"/>
        </w:rPr>
        <w:t xml:space="preserve"> and explicitly </w:t>
      </w:r>
      <w:r w:rsidRPr="001E7A27">
        <w:rPr>
          <w:lang w:val="en-GB" w:eastAsia="en-US"/>
        </w:rPr>
        <w:fldChar w:fldCharType="begin" w:fldLock="1"/>
      </w:r>
      <w:r w:rsidR="00747167" w:rsidRPr="001E7A27">
        <w:rPr>
          <w:lang w:val="en-GB" w:eastAsia="en-US"/>
        </w:rPr>
        <w:instrText>ADDIN CSL_CITATION { "citationItems" : [ { "id" : "ITEM-1",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"ITEM-1",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 }, { "id" : "ITEM-2",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"ITEM-3", "itemData" : { "DOI" : "10.1088/1748-9326/aab89c", "ISSN" : "1748-9326", "abstract" : "To understand the importance of methane on the levels of carbon emission reductions required to achieve temperature goals, a processed-based approach is necessary rather than reliance on the transient climate response to emissions. We show that plausible levels of methane (CH 4 ) mitigation can make a substantial difference to the feasibility of achieving the Paris climate targets through increasing the allowable carbon emissions. This benefit is enhanced by the indirect effects of CH 4 on ozone (O 3 ). Here the differing effects of CH 4 and CO 2 on land carbon storage, including the effects of surface O 3 , lead to an additional increase in the allowable carbon emissions with CH 4 mitigation. We find a simple robust relationship between the change in the 2100 CH 4 concentration and the extra allowable cumulative carbon emissions between now and 2100 (0.27 \u00b1 0.05 GtC per ppb CH 4 ). This relationship is independent of modelled climate sensitivity and precise temperature target, although later mitigation of CH 4 reduces its value and thus methane reduction effectiveness. Up to 12% of this increase in allowable emissions is due to the effect of surface ozone. We conclude early mitigation of CH 4 emissions would significantly increase the feasibility of stabilising global warming below 1.5 \u00b0C, alongside having co-benefits for human and ecosystem health.", "author" : [ { "dropping-particle" : "", "family" : "Collins", "given" : "William J.", "non-dropping-particle" : "", "parse-names" : false, "suffix" : "" }, { "dropping-particle" : "", "family" : "Webber", "given" : "Christopher P.", "non-dropping-particle" : "", "parse-names" : false, "suffix" : "" }, { "dropping-particle" : "", "family" : "Cox", "given" : "Peter M.", "non-dropping-particle" : "", "parse-names" : false, "suffix" : "" }, { "dropping-particle" : "", "family" : "Huntingford", "given" : "Chris", "non-dropping-particle" : "", "parse-names" : false, "suffix" : "" }, { "dropping-particle" : "", "family" : "Lowe", "given" : "Jason", "non-dropping-particle" : "", "parse-names" : false, "suffix" : "" }, { "dropping-particle" : "", "family" : "Sitch", "given" : "Stephen", "non-dropping-particle" : "", "parse-names" : false, "suffix" : "" }, { "dropping-particle" : "", "family" : "Chadburn", "given" : "Sarah E.", "non-dropping-particle" : "", "parse-names" : false, "suffix" : "" }, { "dropping-particle" : "", "family" : "Comyn-Platt", "given" : "Edward", "non-dropping-particle" : "", "parse-names" : false, "suffix" : "" }, { "dropping-particle" : "", "family" : "Harper", "given" : "Anna B.", "non-dropping-particle" : "", "parse-names" : false, "suffix" : "" }, { "dropping-particle" : "", "family" : "Hayman", "given" : "Garry", "non-dropping-particle" : "", "parse-names" : false, "suffix" : "" }, { "dropping-particle" : "", "family" : "Powell", "given" : "Tom", "non-dropping-particle" : "", "parse-names" : false, "suffix" : "" } ], "container-title" : "Environmental Research Letters", "id" : "ITEM-3", "issue" : "5", "issued" : { "date-parts" : [ [ "2018", "4", "1" ] ] }, "page" : "054003", "title" : "Increased importance of methane reduction for a 1.5 degree target", "translator" : [ { "dropping-particle" : "", "family" : "L4747", "given" : "", "non-dropping-particle" : "", "parse-names" : false, "suffix" : "" } ], "type" : "article-journal", "volume" : "13" }, "uris" : [ "http://www.mendeley.com/documents/?uuid=0b33f490-87e1-4851-a442-2387819c1f1b" ] }, { "id" : "ITEM-4",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"ITEM-4",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"(Rogelj et al., 2015a, 2018b; Collins et al., 2018; Matthews et al., 2021)", "plainTextFormattedCitation" : "(Rogelj et al., 2015a, 2018b; Collins et al., 2018; Matthews et al., 2021)", "previouslyFormattedCitation" : "(Rogelj et al., 2015a, 2018b; Collins et al., 2018; Matthews et al., 2021)"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(Rogelj et al., 2015a, 2018b; Collins et al., 2018; Matthews et al., 2021)</w:t>
      </w:r>
      <w:r w:rsidRPr="001E7A27">
        <w:rPr>
          <w:lang w:val="en-GB" w:eastAsia="en-US"/>
        </w:rPr>
        <w:fldChar w:fldCharType="end"/>
      </w:r>
      <w:r w:rsidRPr="001E7A27">
        <w:rPr>
          <w:lang w:val="en-GB" w:eastAsia="en-US"/>
        </w:rPr>
        <w:t xml:space="preserve"> by varying the assumptions of non-CO</w:t>
      </w:r>
      <w:r w:rsidRPr="001E7A27">
        <w:rPr>
          <w:vertAlign w:val="subscript"/>
          <w:lang w:val="en-GB" w:eastAsia="en-US"/>
        </w:rPr>
        <w:t>2</w:t>
      </w:r>
      <w:r w:rsidRPr="001E7A27">
        <w:rPr>
          <w:lang w:val="en-GB" w:eastAsia="en-US"/>
        </w:rPr>
        <w:t xml:space="preserve"> emissions and associated warming. Internally consistent evolutions of future CO</w:t>
      </w:r>
      <w:r w:rsidRPr="001E7A27">
        <w:rPr>
          <w:vertAlign w:val="subscript"/>
          <w:lang w:val="en-GB" w:eastAsia="en-US"/>
        </w:rPr>
        <w:t>2</w:t>
      </w:r>
      <w:r w:rsidRPr="001E7A27">
        <w:rPr>
          <w:lang w:val="en-GB" w:eastAsia="en-US"/>
        </w:rPr>
        <w:t xml:space="preserve"> and non-CO</w:t>
      </w:r>
      <w:r w:rsidRPr="001E7A27">
        <w:rPr>
          <w:vertAlign w:val="subscript"/>
          <w:lang w:val="en-GB" w:eastAsia="en-US"/>
        </w:rPr>
        <w:t>2</w:t>
      </w:r>
      <w:r w:rsidRPr="001E7A27">
        <w:rPr>
          <w:lang w:val="en-GB" w:eastAsia="en-US"/>
        </w:rPr>
        <w:t xml:space="preserve"> emissions allow </w:t>
      </w:r>
      <w:del w:id="6003" w:author="Soapbox" w:date="2021-07-22T09:17:00Z">
        <w:r w:rsidRPr="001E7A27" w:rsidDel="00B10F16">
          <w:rPr>
            <w:lang w:val="en-GB" w:eastAsia="en-US"/>
          </w:rPr>
          <w:delText xml:space="preserve">to </w:delText>
        </w:r>
      </w:del>
      <w:ins w:id="6004" w:author="Soapbox" w:date="2021-07-22T09:17:00Z">
        <w:r w:rsidR="00B10F16" w:rsidRPr="001E7A27">
          <w:rPr>
            <w:lang w:val="en-GB" w:eastAsia="en-US"/>
          </w:rPr>
          <w:t xml:space="preserve">for </w:t>
        </w:r>
      </w:ins>
      <w:del w:id="6005" w:author="Soapbox" w:date="2021-07-22T09:17:00Z">
        <w:r w:rsidRPr="001E7A27" w:rsidDel="00B10F16">
          <w:rPr>
            <w:lang w:val="en-GB" w:eastAsia="en-US"/>
          </w:rPr>
          <w:delText xml:space="preserve">derive </w:delText>
        </w:r>
      </w:del>
      <w:ins w:id="6006" w:author="Soapbox" w:date="2021-07-22T09:17:00Z">
        <w:r w:rsidR="00B10F16" w:rsidRPr="001E7A27">
          <w:rPr>
            <w:lang w:val="en-GB" w:eastAsia="en-US"/>
          </w:rPr>
          <w:t xml:space="preserve">derivation of </w:t>
        </w:r>
      </w:ins>
      <w:r w:rsidRPr="001E7A27">
        <w:rPr>
          <w:lang w:val="en-GB" w:eastAsia="en-US"/>
        </w:rPr>
        <w:t>non-CO</w:t>
      </w:r>
      <w:r w:rsidRPr="001E7A27">
        <w:rPr>
          <w:vertAlign w:val="subscript"/>
          <w:lang w:val="en-GB" w:eastAsia="en-US"/>
        </w:rPr>
        <w:t>2</w:t>
      </w:r>
      <w:r w:rsidRPr="001E7A27">
        <w:rPr>
          <w:lang w:val="en-GB" w:eastAsia="en-US"/>
        </w:rPr>
        <w:t xml:space="preserve"> warming contributions consistent with global CO</w:t>
      </w:r>
      <w:r w:rsidRPr="001E7A27">
        <w:rPr>
          <w:vertAlign w:val="subscript"/>
          <w:lang w:val="en-GB" w:eastAsia="en-US"/>
        </w:rPr>
        <w:t>2</w:t>
      </w:r>
      <w:r w:rsidRPr="001E7A27">
        <w:rPr>
          <w:lang w:val="en-GB" w:eastAsia="en-US"/>
        </w:rPr>
        <w:t xml:space="preserve"> emissions reaching net zero levels</w:t>
      </w:r>
      <w:ins w:id="6007" w:author="Soapbox" w:date="2021-07-22T09:17:00Z">
        <w:r w:rsidR="00B10F16" w:rsidRPr="001E7A27">
          <w:rPr>
            <w:lang w:val="en-GB" w:eastAsia="en-US"/>
          </w:rPr>
          <w:t>,</w:t>
        </w:r>
      </w:ins>
      <w:r w:rsidRPr="001E7A27">
        <w:rPr>
          <w:lang w:val="en-GB" w:eastAsia="en-US"/>
        </w:rPr>
        <w:t xml:space="preserve"> and therewith capping maximum future CO</w:t>
      </w:r>
      <w:r w:rsidRPr="001E7A27">
        <w:rPr>
          <w:vertAlign w:val="subscript"/>
          <w:lang w:val="en-GB" w:eastAsia="en-US"/>
        </w:rPr>
        <w:t>2</w:t>
      </w:r>
      <w:r w:rsidRPr="001E7A27">
        <w:rPr>
          <w:lang w:val="en-GB" w:eastAsia="en-US"/>
        </w:rPr>
        <w:t xml:space="preserve"> emissions </w:t>
      </w:r>
      <w:r w:rsidRPr="001E7A27">
        <w:rPr>
          <w:lang w:val="en-GB" w:eastAsia="en-US"/>
        </w:rPr>
        <w:fldChar w:fldCharType="begin" w:fldLock="1"/>
      </w:r>
      <w:r w:rsidR="00747167" w:rsidRPr="001E7A27">
        <w:rPr>
          <w:lang w:val="en-GB" w:eastAsia="en-US"/>
        </w:rPr>
        <w:instrText>ADDIN CSL_CITATION { "citationItems" : [ { "id" : "ITEM-1",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"ITEM-1",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"ITEM-2",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"ITEM-2",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"id" : "ITEM-3",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"ITEM-3",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"ITEM-4", "itemData" : { "DOI" : "10.1073/pnas.1308470110", "ISSN" : "0027-8424", "abstract" : "Emissions reductions focused on anthropogenic climate-forcing agents with relatively short atmospheric lifetimes, such as methane (CH4) and black carbon, have been suggested as a strategy to reduce the rate of climate change over the next several decades. We find that reductions of methane and black carbon would likely have only a modest impact on near-term global climate warming. Even with maximally feasible reductions phased in from 2015 to 2035, global mean temperatures in 2050 would be reduced by 0.16 {\\textdegree}C, with a range of 0.04{\\textendash}0.35 {\\textdegree}C because of uncertainties in carbonaceous aerosol emissions and aerosol forcing per unit of emissions. The high end of this range is only possible if total historical aerosol forcing is relatively small. More realistic emission reductions would likely provide an even smaller climate benefit. We find that the climate benefit from reductions in short-lived forcing agents are smaller than previously estimated. These near-term climate benefits of targeted reductions in short-lived forcers are not substantially different in magnitude from the benefits from a comprehensive climate policy.", "author" : [ { "dropping-particle" : "", "family" : "Smith", "given" : "Steven J", "non-dropping-particle" : "", "parse-names" : false, "suffix" : "" }, { "dropping-particle" : "", "family" : "Mizrahi", "given" : "Andrew", "non-dropping-particle" : "", "parse-names" : false, "suffix" : "" } ], "container-title" : "Proceedings of the National Academy of Sciences", "id" : "ITEM-4", "issue" : "35", "issued" : { "date-parts" : [ [ "2013", "8", "27" ] ] }, "page" : "14202-14206", "publisher" : "National Academy of Sciences", "title" : "Near-term climate mitigation by short-lived forcers", "translator" : [ { "dropping-particle" : "", "family" : "L4944", "given" : "", "non-dropping-particle" : "", "parse-names" : false, "suffix" : "" } ], "type" : "article-journal", "volume" : "110" }, "uris" : [ "http://www.mendeley.com/documents/?uuid=703ca6e4-8d64-4346-8b2d-904b13139043" ] }, { "id" : "ITEM-5",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"ITEM-5",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"(Smith and Mizrahi, 2013; Clarke et al., 2014; Huppmann et al., 2018; Rogelj et al., 2018b; Matthews et al., 2021)", "plainTextFormattedCitation" : "(Smith and Mizrahi, 2013; Clarke et al., 2014; Huppmann et al., 2018; Rogelj et al., 2018b; Matthews et al., 2021)", "previouslyFormattedCitation" : "(Smith and Mizrahi, 2013; Clarke et al., 2014; Huppmann et al., 2018; Rogelj et al., 2018b; Matthews et al., 2021)"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(Smith and Mizrahi, 2013; Clarke et al., 2014; Huppmann et al., 2018; Rogelj et al., 2018b; Matthews et al., 2021)</w:t>
      </w:r>
      <w:r w:rsidRPr="001E7A27">
        <w:rPr>
          <w:lang w:val="en-GB" w:eastAsia="en-US"/>
        </w:rPr>
        <w:fldChar w:fldCharType="end"/>
      </w:r>
      <w:r w:rsidRPr="001E7A27">
        <w:rPr>
          <w:lang w:val="en-GB" w:eastAsia="en-US"/>
        </w:rPr>
        <w:t>. Pathways that reflect such development typically show a stabili</w:t>
      </w:r>
      <w:ins w:id="6008" w:author="Soapbox" w:date="2021-07-17T06:28:00Z">
        <w:r w:rsidR="0089224C" w:rsidRPr="001E7A27">
          <w:rPr>
            <w:lang w:val="en-GB" w:eastAsia="en-US"/>
          </w:rPr>
          <w:t>z</w:t>
        </w:r>
      </w:ins>
      <w:del w:id="6009" w:author="Soapbox" w:date="2021-07-17T06:28:00Z">
        <w:r w:rsidRPr="001E7A27" w:rsidDel="0089224C">
          <w:rPr>
            <w:lang w:val="en-GB" w:eastAsia="en-US"/>
          </w:rPr>
          <w:delText>s</w:delText>
        </w:r>
      </w:del>
      <w:r w:rsidRPr="001E7A27">
        <w:rPr>
          <w:lang w:val="en-GB" w:eastAsia="en-US"/>
        </w:rPr>
        <w:t>ation or decline in non-CO</w:t>
      </w:r>
      <w:r w:rsidRPr="001E7A27">
        <w:rPr>
          <w:vertAlign w:val="subscript"/>
          <w:lang w:val="en-GB" w:eastAsia="en-US"/>
        </w:rPr>
        <w:t>2</w:t>
      </w:r>
      <w:r w:rsidRPr="001E7A27">
        <w:rPr>
          <w:lang w:val="en-GB" w:eastAsia="en-US"/>
        </w:rPr>
        <w:t xml:space="preserve"> radiative forcing and warming at</w:t>
      </w:r>
      <w:ins w:id="6010" w:author="Soapbox" w:date="2021-07-22T09:19:00Z">
        <w:r w:rsidR="00B10F16" w:rsidRPr="001E7A27">
          <w:rPr>
            <w:lang w:val="en-GB" w:eastAsia="en-US"/>
          </w:rPr>
          <w:t>,</w:t>
        </w:r>
      </w:ins>
      <w:r w:rsidRPr="001E7A27">
        <w:rPr>
          <w:lang w:val="en-GB" w:eastAsia="en-US"/>
        </w:rPr>
        <w:t xml:space="preserve"> and after the time of</w:t>
      </w:r>
      <w:ins w:id="6011" w:author="Soapbox" w:date="2021-07-22T09:19:00Z">
        <w:r w:rsidR="00B10F16" w:rsidRPr="001E7A27">
          <w:rPr>
            <w:lang w:val="en-GB" w:eastAsia="en-US"/>
          </w:rPr>
          <w:t>,</w:t>
        </w:r>
      </w:ins>
      <w:r w:rsidRPr="001E7A27">
        <w:rPr>
          <w:lang w:val="en-GB" w:eastAsia="en-US"/>
        </w:rPr>
        <w:t xml:space="preserve"> global CO</w:t>
      </w:r>
      <w:r w:rsidRPr="001E7A27">
        <w:rPr>
          <w:vertAlign w:val="subscript"/>
          <w:lang w:val="en-GB" w:eastAsia="en-US"/>
        </w:rPr>
        <w:t>2</w:t>
      </w:r>
      <w:r w:rsidRPr="001E7A27">
        <w:rPr>
          <w:lang w:val="en-GB" w:eastAsia="en-US"/>
        </w:rPr>
        <w:t xml:space="preserve"> emissions reaching net zero levels, as illustrated in the scenario database underlying </w:t>
      </w:r>
      <w:del w:id="6012" w:author="Soapbox" w:date="2021-07-22T09:20:00Z">
        <w:r w:rsidRPr="001E7A27" w:rsidDel="00B10F16">
          <w:rPr>
            <w:lang w:val="en-GB" w:eastAsia="en-US"/>
          </w:rPr>
          <w:delText xml:space="preserve">the </w:delText>
        </w:r>
      </w:del>
      <w:del w:id="6013" w:author="Tom Maycock" w:date="2021-09-09T16:19:00Z">
        <w:r w:rsidRPr="001E7A27" w:rsidDel="00AF21D1">
          <w:rPr>
            <w:lang w:val="en-GB" w:eastAsia="en-US"/>
          </w:rPr>
          <w:delText>IPCC</w:delText>
        </w:r>
      </w:del>
      <w:ins w:id="6014" w:author="Soapbox" w:date="2021-07-22T09:20:00Z">
        <w:del w:id="6015" w:author="Tom Maycock" w:date="2021-09-09T16:19:00Z">
          <w:r w:rsidR="00B10F16" w:rsidRPr="001E7A27" w:rsidDel="00AF21D1">
            <w:rPr>
              <w:lang w:val="en-GB" w:eastAsia="en-US"/>
            </w:rPr>
            <w:delText>'s</w:delText>
          </w:r>
        </w:del>
      </w:ins>
      <w:del w:id="6016" w:author="Tom Maycock" w:date="2021-09-09T16:19:00Z">
        <w:r w:rsidRPr="001E7A27" w:rsidDel="00AF21D1">
          <w:rPr>
            <w:lang w:val="en-GB" w:eastAsia="en-US"/>
          </w:rPr>
          <w:delText xml:space="preserve"> </w:delText>
        </w:r>
      </w:del>
      <w:r w:rsidRPr="001E7A27">
        <w:rPr>
          <w:lang w:val="en-GB" w:eastAsia="en-US"/>
        </w:rPr>
        <w:t xml:space="preserve">SR1.5 </w:t>
      </w:r>
      <w:r w:rsidRPr="001E7A27">
        <w:rPr>
          <w:lang w:val="en-GB" w:eastAsia="en-US"/>
        </w:rPr>
        <w:fldChar w:fldCharType="begin" w:fldLock="1"/>
      </w:r>
      <w:r w:rsidR="00747167" w:rsidRPr="001E7A27">
        <w:rPr>
          <w:lang w:val="en-GB" w:eastAsia="en-US"/>
        </w:rPr>
        <w:instrText>ADDIN CSL_CITATION { "citationItems" : [ { "id" : "ITEM-1",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"id" : "ITEM-2",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"(Huppmann et al., 2018; Rogelj et al., 2018b)", "plainTextFormattedCitation" : "(Huppmann et al., 2018; Rogelj et al., 2018b)", "previouslyFormattedCitation" : "(Huppmann et al., 2018; Rogelj et al., 2018b)"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(Huppmann et al., 2018; Rogelj et al., 2018b)</w:t>
      </w:r>
      <w:r w:rsidRPr="001E7A27">
        <w:rPr>
          <w:lang w:val="en-GB" w:eastAsia="en-US"/>
        </w:rPr>
        <w:fldChar w:fldCharType="end"/>
      </w:r>
      <w:r w:rsidRPr="001E7A27">
        <w:rPr>
          <w:lang w:val="en-GB" w:eastAsia="en-US"/>
        </w:rPr>
        <w:t xml:space="preserve">. </w:t>
      </w:r>
    </w:p>
    <w:p w14:paraId="271E52D0" w14:textId="77777777" w:rsidR="00834757" w:rsidRPr="001E7A27" w:rsidRDefault="00834757" w:rsidP="005C7F25">
      <w:pPr>
        <w:pStyle w:val="AR6BodyText"/>
        <w:rPr>
          <w:lang w:val="en-GB" w:eastAsia="en-US"/>
        </w:rPr>
      </w:pPr>
    </w:p>
    <w:p w14:paraId="3ACCD5AA" w14:textId="28315341" w:rsidR="00834757" w:rsidRPr="001E7A27" w:rsidRDefault="00834757" w:rsidP="005C7F25">
      <w:pPr>
        <w:pStyle w:val="AR6BodyText"/>
        <w:rPr>
          <w:lang w:val="en-GB" w:eastAsia="en-US"/>
        </w:rPr>
      </w:pPr>
      <w:r w:rsidRPr="001E7A27">
        <w:rPr>
          <w:lang w:val="en-GB" w:eastAsia="en-US"/>
        </w:rPr>
        <w:t>The impact of non-CO</w:t>
      </w:r>
      <w:r w:rsidRPr="001E7A27">
        <w:rPr>
          <w:vertAlign w:val="subscript"/>
          <w:lang w:val="en-GB" w:eastAsia="en-US"/>
        </w:rPr>
        <w:t>2</w:t>
      </w:r>
      <w:r w:rsidRPr="001E7A27">
        <w:rPr>
          <w:lang w:val="en-GB" w:eastAsia="en-US"/>
        </w:rPr>
        <w:t xml:space="preserve"> emissions on remaining carbon budgets is assessed with emulators </w:t>
      </w:r>
      <w:commentRangeStart w:id="6017"/>
      <w:r w:rsidRPr="001E7A27">
        <w:rPr>
          <w:lang w:val="en-GB" w:eastAsia="en-US"/>
        </w:rPr>
        <w:fldChar w:fldCharType="begin" w:fldLock="1"/>
      </w:r>
      <w:ins w:id="6018" w:author="Robin Matthews" w:date="2021-06-17T19:25:00Z">
        <w:r w:rsidR="000F32A8" w:rsidRPr="001E7A27">
          <w:rPr>
            <w:lang w:val="en-GB" w:eastAsia="en-US"/>
          </w:rPr>
          <w:instrText>ADDIN CSL_CITATION { "citationItems" : [ { "id" : "ITEM-1",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"ITEM-1",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"ITEM-2",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"ITEM-2",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 }, { "id" : "ITEM-3",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"ITEM-3",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"ITEM-4",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"ITEM-4",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"ITEM-5",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"ITEM-5",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"ITEM-6",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"ITEM-6",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"id" : "ITEM-7", "itemData" : { "DOI" : "10.5194/gmd-11-2273-2018", "ISSN" : "1991-9603", "abstract" :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"ITEM-7", "issue" : "6", "issued" : { "date-parts" : [ [ "2018", "6", "18" ] ] }, "page" : "2273-2297", "publisher" : "Copernicus GmbH", "title" : "FAIR v1.3: a simple emissions-based impulse response and carbon cycle model", "translator" : [ { "dropping-particle" : "", "family" : "L4943", "given" : "", "non-dropping-particle" : "", "parse-names" : false, "suffix" : "" } ], "type" : "article-journal", "volume" : "11" }, "uris" : [ "http://www.mendeley.com/documents/?uuid=b98f820e-d999-42ba-af47-bc550ccfa13f" ] } ], "mendeley" : { "formattedCitation" : "(Meinshausen et al., 2009; Millar et al., 2017a; Gasser et al., 2018; Goodwin et al., 2018; Rogelj et al., 2018b; Smith et al., 2018a; Matthews et al., 2021)", "manualFormatting" : "(Meinshausen et al., 2009; Millar et al., 2017b; Gasser et al., 2018; Goodwin et al., 2018; Rogelj et al., 2018b; C.J. Smith et al., 2018; Matthews et al., 2021)", "plainTextFormattedCitation" : "(Meinshausen et al., 2009; Millar et al., 2017a; Gasser et al., 2018; Goodwin et al., 2018; Rogelj et al., 2018b; Smith et al., 2018a; Matthews et al., 2021)", "previouslyFormattedCitation" : "(Meinshausen et al., 2009; Millar et al., 2017a; Gasser et al., 2018; Goodwin et al., 2018; Rogelj et al., 2018b; Smith et al., 2018a; Matthews et al., 2021)" }, "properties" : { "noteIndex" : 0 }, "schema" : "https://github.com/citation-style-language/schema/raw/master/csl-citation.json" }</w:instrText>
        </w:r>
      </w:ins>
      <w:del w:id="6019" w:author="Robin Matthews" w:date="2021-06-17T19:25:00Z">
        <w:r w:rsidR="0088348B" w:rsidRPr="001E7A27" w:rsidDel="000F32A8">
          <w:rPr>
            <w:lang w:val="en-GB" w:eastAsia="en-US"/>
          </w:rPr>
          <w:delInstrText>ADDIN CSL_CITATION { "citationItems" : [ { "id" : "ITEM-1",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"ITEM-1",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"ITEM-2",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"ITEM-2",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 }, { "id" : "ITEM-3",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"ITEM-3",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"ITEM-4",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"ITEM-4",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"ITEM-5",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"ITEM-5",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"ITEM-6",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"ITEM-6",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"id" : "ITEM-7", "itemData" : { "DOI" : "10.5194/gmd-11-2273-2018", "ISSN" : "1991-9603", "abstract" :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"ITEM-7", "issue" : "6", "issued" : { "date-parts" : [ [ "2018", "6", "18" ] ] }, "page" : "2273-2297", "publisher" : "Copernicus GmbH", "title" : "FAIR v1.3: a simple emissions-based impulse response and carbon cycle model", "translator" : [ { "dropping-particle" : "", "family" : "L4943", "given" : "", "non-dropping-particle" : "", "parse-names" : false, "suffix" : "" } ], "type" : "article-journal", "volume" : "11" }, "uris" : [ "http://www.mendeley.com/documents/?uuid=b98f820e-d999-42ba-af47-bc550ccfa13f" ] } ], "mendeley" : { "formattedCitation" : "(Meinshausen et al., 2009; Millar et al., 2017a; Gasser et al., 2018; Goodwin et al., 2018; Rogelj et al., 2018b; Smith et al., 2018a; Matthews et al., 2021)", "plainTextFormattedCitation" : "(Meinshausen et al., 2009; Millar et al., 2017a; Gasser et al., 2018; Goodwin et al., 2018; Rogelj et al., 2018b; Smith et al., 2018a; Matthews et al., 2021)", "previouslyFormattedCitation" : "(Meinshausen et al., 2009; Millar et al., 2017a; Gasser et al., 2018; Goodwin et al., 2018; Rogelj et al., 2018b; Smith et al., 2018a; Matthews et al., 2021)"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w:t>
      </w:r>
      <w:ins w:id="6020" w:author="Robin Matthews" w:date="2021-06-17T19:25:00Z">
        <w:r w:rsidR="000F32A8" w:rsidRPr="001E7A27">
          <w:rPr>
            <w:lang w:val="en-GB"/>
          </w:rPr>
          <w:t>Meinshausen et al., 2009; Millar et al., 2017b; Gasser et al., 2018; Goodwin et al., 2018; Rogelj et al., 2018b; C.J. Smith et al., 2018; Matthews et al., 2021</w:t>
        </w:r>
      </w:ins>
      <w:del w:id="6021" w:author="Robin Matthews" w:date="2021-06-17T19:25:00Z">
        <w:r w:rsidR="00025FA2" w:rsidRPr="001E7A27" w:rsidDel="000F32A8">
          <w:rPr>
            <w:noProof/>
            <w:lang w:val="en-GB" w:eastAsia="en-US"/>
          </w:rPr>
          <w:delText>Meinshausen et al., 2009; Millar et al., 2017a; Gasser et al., 2018; Goodwin et al., 2018; Rogelj et al., 2018b; Smith et al., 2018a; Matthews et al., 2021</w:delText>
        </w:r>
      </w:del>
      <w:r w:rsidR="00025FA2" w:rsidRPr="001E7A27">
        <w:rPr>
          <w:noProof/>
          <w:lang w:val="en-GB" w:eastAsia="en-US"/>
        </w:rPr>
        <w:t>)</w:t>
      </w:r>
      <w:r w:rsidRPr="001E7A27">
        <w:rPr>
          <w:lang w:val="en-GB" w:eastAsia="en-US"/>
        </w:rPr>
        <w:fldChar w:fldCharType="end"/>
      </w:r>
      <w:commentRangeEnd w:id="6017"/>
      <w:r w:rsidR="00025FA2" w:rsidRPr="001E7A27">
        <w:rPr>
          <w:rStyle w:val="CommentReference"/>
          <w:lang w:val="en-GB"/>
        </w:rPr>
        <w:commentReference w:id="6017"/>
      </w:r>
      <w:r w:rsidRPr="001E7A27">
        <w:rPr>
          <w:lang w:val="en-GB"/>
        </w:rPr>
        <w:t xml:space="preserve"> </w:t>
      </w:r>
      <w:r w:rsidRPr="001E7A27">
        <w:rPr>
          <w:lang w:val="en-GB" w:eastAsia="en-US"/>
        </w:rPr>
        <w:t>that incorporate synthesi</w:t>
      </w:r>
      <w:ins w:id="6022" w:author="Soapbox" w:date="2021-07-22T09:21:00Z">
        <w:r w:rsidR="00B10F16" w:rsidRPr="001E7A27">
          <w:rPr>
            <w:lang w:val="en-GB" w:eastAsia="en-US"/>
          </w:rPr>
          <w:t>z</w:t>
        </w:r>
      </w:ins>
      <w:del w:id="6023" w:author="Soapbox" w:date="2021-07-22T09:21:00Z">
        <w:r w:rsidRPr="001E7A27" w:rsidDel="00B10F16">
          <w:rPr>
            <w:lang w:val="en-GB" w:eastAsia="en-US"/>
          </w:rPr>
          <w:delText>s</w:delText>
        </w:r>
      </w:del>
      <w:r w:rsidRPr="001E7A27">
        <w:rPr>
          <w:lang w:val="en-GB" w:eastAsia="en-US"/>
        </w:rPr>
        <w:t>ed climate and carbon-cycle knowledge (Cross-Chapter Box 7.1). The estimated implied non-CO</w:t>
      </w:r>
      <w:r w:rsidRPr="001E7A27">
        <w:rPr>
          <w:vertAlign w:val="subscript"/>
          <w:lang w:val="en-GB" w:eastAsia="en-US"/>
        </w:rPr>
        <w:t>2</w:t>
      </w:r>
      <w:r w:rsidRPr="001E7A27">
        <w:rPr>
          <w:lang w:val="en-GB" w:eastAsia="en-US"/>
        </w:rPr>
        <w:t xml:space="preserve"> warming can subsequently be applied to reduce the remaining allowable warming for estimating the remaining carbon budget (</w:t>
      </w:r>
      <w:del w:id="6024" w:author="Ian Blenkinsop" w:date="2021-07-28T15:25:00Z">
        <w:r w:rsidRPr="001E7A27" w:rsidDel="00AA6C3A">
          <w:rPr>
            <w:lang w:val="en-GB" w:eastAsia="en-US"/>
          </w:rPr>
          <w:delText xml:space="preserve">see </w:delText>
        </w:r>
      </w:del>
      <w:r w:rsidRPr="001E7A27">
        <w:rPr>
          <w:lang w:val="en-GB" w:eastAsia="en-US"/>
        </w:rPr>
        <w:t>Figure 5.3</w:t>
      </w:r>
      <w:r w:rsidR="00F14937" w:rsidRPr="001E7A27">
        <w:rPr>
          <w:lang w:val="en-GB" w:eastAsia="en-US"/>
        </w:rPr>
        <w:t>1</w:t>
      </w:r>
      <w:del w:id="6025" w:author="Ian Blenkinsop" w:date="2021-07-28T15:25:00Z">
        <w:r w:rsidRPr="001E7A27" w:rsidDel="00AA6C3A">
          <w:rPr>
            <w:lang w:val="en-GB" w:eastAsia="en-US"/>
          </w:rPr>
          <w:delText xml:space="preserve">) </w:delText>
        </w:r>
      </w:del>
      <w:ins w:id="6026" w:author="Ian Blenkinsop" w:date="2021-07-28T15:25:00Z">
        <w:r w:rsidR="00AA6C3A" w:rsidRPr="001E7A27">
          <w:rPr>
            <w:lang w:val="en-GB" w:eastAsia="en-US"/>
          </w:rPr>
          <w:t xml:space="preserve">; </w:t>
        </w:r>
      </w:ins>
      <w:r w:rsidRPr="001E7A27">
        <w:rPr>
          <w:lang w:val="en-GB" w:eastAsia="en-US"/>
        </w:rPr>
        <w:fldChar w:fldCharType="begin" w:fldLock="1"/>
      </w:r>
      <w:r w:rsidR="00747167" w:rsidRPr="001E7A2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"ITEM-2",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"mendeley" : { "formattedCitation" : "(Rogelj et al., 2018b, 2019)", "plainTextFormattedCitation" : "(Rogelj et al., 2018b, 2019)", "previouslyFormattedCitation" : "(Rogelj et al., 2018b, 2019)" }, "properties" : { "noteIndex" : 0 }, "schema" : "https://github.com/citation-style-language/schema/raw/master/csl-citation.json" }</w:instrText>
      </w:r>
      <w:r w:rsidRPr="001E7A27">
        <w:rPr>
          <w:lang w:val="en-GB" w:eastAsia="en-US"/>
        </w:rPr>
        <w:fldChar w:fldCharType="separate"/>
      </w:r>
      <w:del w:id="6027" w:author="Ian Blenkinsop" w:date="2021-07-28T15:25:00Z">
        <w:r w:rsidR="00025FA2" w:rsidRPr="001E7A27" w:rsidDel="00AA6C3A">
          <w:rPr>
            <w:noProof/>
            <w:lang w:val="en-GB" w:eastAsia="en-US"/>
          </w:rPr>
          <w:delText>(</w:delText>
        </w:r>
      </w:del>
      <w:r w:rsidR="00025FA2" w:rsidRPr="001E7A27">
        <w:rPr>
          <w:noProof/>
          <w:lang w:val="en-GB" w:eastAsia="en-US"/>
        </w:rPr>
        <w:t>Rogelj et al., 2018b, 2019)</w:t>
      </w:r>
      <w:r w:rsidRPr="001E7A27">
        <w:rPr>
          <w:lang w:val="en-GB" w:eastAsia="en-US"/>
        </w:rPr>
        <w:fldChar w:fldCharType="end"/>
      </w:r>
      <w:r w:rsidRPr="001E7A27">
        <w:rPr>
          <w:lang w:val="en-GB" w:eastAsia="en-US"/>
        </w:rPr>
        <w:t>. Alternative methods estimate the non-CO</w:t>
      </w:r>
      <w:r w:rsidRPr="001E7A27">
        <w:rPr>
          <w:vertAlign w:val="subscript"/>
          <w:lang w:val="en-GB" w:eastAsia="en-US"/>
        </w:rPr>
        <w:t>2</w:t>
      </w:r>
      <w:r w:rsidRPr="001E7A27">
        <w:rPr>
          <w:lang w:val="en-GB" w:eastAsia="en-US"/>
        </w:rPr>
        <w:t xml:space="preserve"> fraction of total anthropogenic forcing </w:t>
      </w:r>
      <w:r w:rsidRPr="001E7A27">
        <w:rPr>
          <w:lang w:val="en-GB" w:eastAsia="en-US"/>
        </w:rPr>
        <w:fldChar w:fldCharType="begin" w:fldLock="1"/>
      </w:r>
      <w:r w:rsidR="00747167" w:rsidRPr="001E7A27">
        <w:rPr>
          <w:lang w:val="en-GB" w:eastAsia="en-US"/>
        </w:rPr>
        <w:instrText>ADDIN CSL_CITATION { "citationItems" : [ { "id" : "ITEM-1",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"(Matthews et al., 2021)", "plainTextFormattedCitation" : "(Matthews et al., 2021)", "previouslyFormattedCitation" : "(Matthews et al., 2021)"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(Matthews et al., 2021)</w:t>
      </w:r>
      <w:r w:rsidRPr="001E7A27">
        <w:rPr>
          <w:lang w:val="en-GB" w:eastAsia="en-US"/>
        </w:rPr>
        <w:fldChar w:fldCharType="end"/>
      </w:r>
      <w:r w:rsidRPr="001E7A27">
        <w:rPr>
          <w:lang w:val="en-GB" w:eastAsia="en-US"/>
        </w:rPr>
        <w:t>, or do not correct for non-CO</w:t>
      </w:r>
      <w:r w:rsidRPr="001E7A27">
        <w:rPr>
          <w:vertAlign w:val="subscript"/>
          <w:lang w:val="en-GB" w:eastAsia="en-US"/>
        </w:rPr>
        <w:t>2</w:t>
      </w:r>
      <w:r w:rsidRPr="001E7A27">
        <w:rPr>
          <w:lang w:val="en-GB" w:eastAsia="en-US"/>
        </w:rPr>
        <w:t xml:space="preserve"> warming directly. The latter methods instead consider CO</w:t>
      </w:r>
      <w:r w:rsidRPr="001E7A27">
        <w:rPr>
          <w:vertAlign w:val="subscript"/>
          <w:lang w:val="en-GB" w:eastAsia="en-US"/>
        </w:rPr>
        <w:t>2</w:t>
      </w:r>
      <w:r w:rsidRPr="001E7A27">
        <w:rPr>
          <w:lang w:val="en-GB" w:eastAsia="en-US"/>
        </w:rPr>
        <w:t xml:space="preserve"> and non-CO</w:t>
      </w:r>
      <w:r w:rsidRPr="001E7A27">
        <w:rPr>
          <w:vertAlign w:val="subscript"/>
          <w:lang w:val="en-GB" w:eastAsia="en-US"/>
        </w:rPr>
        <w:t>2</w:t>
      </w:r>
      <w:r w:rsidRPr="001E7A27">
        <w:rPr>
          <w:lang w:val="en-GB" w:eastAsia="en-US"/>
        </w:rPr>
        <w:t xml:space="preserve"> warming together to define a CO</w:t>
      </w:r>
      <w:r w:rsidRPr="001E7A27">
        <w:rPr>
          <w:vertAlign w:val="subscript"/>
          <w:lang w:val="en-GB" w:eastAsia="en-US"/>
        </w:rPr>
        <w:t>2</w:t>
      </w:r>
      <w:ins w:id="6028" w:author="Soapbox" w:date="2021-07-22T09:26:00Z">
        <w:r w:rsidR="003525B4" w:rsidRPr="001E7A27">
          <w:rPr>
            <w:lang w:val="en-GB" w:eastAsia="en-US"/>
          </w:rPr>
          <w:t>-</w:t>
        </w:r>
      </w:ins>
      <w:del w:id="6029" w:author="Soapbox" w:date="2021-07-22T09:26:00Z">
        <w:r w:rsidRPr="001E7A27" w:rsidDel="003525B4">
          <w:rPr>
            <w:lang w:val="en-GB" w:eastAsia="en-US"/>
          </w:rPr>
          <w:delText xml:space="preserve"> </w:delText>
        </w:r>
      </w:del>
      <w:r w:rsidRPr="001E7A27">
        <w:rPr>
          <w:lang w:val="en-GB" w:eastAsia="en-US"/>
        </w:rPr>
        <w:t>forcing equivalent carbon budget from which eventual non-CO</w:t>
      </w:r>
      <w:r w:rsidRPr="001E7A27">
        <w:rPr>
          <w:vertAlign w:val="subscript"/>
          <w:lang w:val="en-GB" w:eastAsia="en-US"/>
        </w:rPr>
        <w:t>2</w:t>
      </w:r>
      <w:r w:rsidRPr="001E7A27">
        <w:rPr>
          <w:lang w:val="en-GB" w:eastAsia="en-US"/>
        </w:rPr>
        <w:t xml:space="preserve"> contributions expressed in CO</w:t>
      </w:r>
      <w:r w:rsidRPr="001E7A27">
        <w:rPr>
          <w:vertAlign w:val="subscript"/>
          <w:lang w:val="en-GB" w:eastAsia="en-US"/>
        </w:rPr>
        <w:t>2</w:t>
      </w:r>
      <w:r w:rsidRPr="001E7A27">
        <w:rPr>
          <w:lang w:val="en-GB" w:eastAsia="en-US"/>
        </w:rPr>
        <w:t xml:space="preserve">-forcing-equivalent emissions have to be subtracted to obtain a remaining carbon budget </w:t>
      </w:r>
      <w:r w:rsidRPr="001E7A27">
        <w:rPr>
          <w:lang w:val="en-GB" w:eastAsia="en-US"/>
        </w:rPr>
        <w:fldChar w:fldCharType="begin" w:fldLock="1"/>
      </w:r>
      <w:r w:rsidR="00747167" w:rsidRPr="001E7A27">
        <w:rPr>
          <w:lang w:val="en-GB" w:eastAsia="en-US"/>
        </w:rPr>
        <w:instrText>ADDIN CSL_CITATION { "citationItems" : [ { "id" : "ITEM-1", "itemData" : { "DOI" : "10.1038/s41561-020-00663-3", "ISBN" : "4156102000663", "author" : [ { "dropping-particle" : "", "family" : "Matthews", "given" : "H Damon", "non-dropping-particle" : "", "parse-names" : false, "suffix" : "" }, { "dropping-particle" : "", "family" : "Tokarska", "given" : "Katarzyna B", "non-dropping-particle" : "", "parse-names" : false, "suffix" : "" }, { "dropping-particle" : "", "family" : "Nicholls", "given" : "Zebedee R J", "non-dropping-particle" : "", "parse-names" : false, "suffix" : "" }, { "dropping-particle" : "", "family" : "Rogelj", "given" : "Joeri",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"Forster", "given" : "Piers M",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"Koven", "given" : "Charles", "non-dropping-particle" : "", "parse-names" : false, "suffix" : "" }, { "dropping-particle" : "", "family" : "Knutti", "given" : "Reto", "non-dropping-particle" : "", "parse-names" : false, "suffix" : "" }, { "dropping-particle" : "", "family" : "Macdougall", "given" : "Andrew H",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"Zickfeld", "given" : "Kirsten", "non-dropping-particle" : "", "parse-names" : false, "suffix" : "" } ], "container-title" : "Nature Geoscience", "id" : "ITEM-1", "issued" : { "date-parts" : [ [ "2020" ] ] }, "page" : "1-13", "title" : "Opportunities and challenges in using remaining carbon budgets to guide climate policy", "translator" : [ { "dropping-particle" : "", "family" : "L6946", "given" : "", "non-dropping-particle" : "", "parse-names" : false, "suffix" : "" } ], "type" : "article-journal" }, "uris" : [ "http://www.mendeley.com/documents/?uuid=aefa8e3b-f049-4634-b9b8-9f8a7f18500b" ] }, { "id" : "ITEM-2", "itemData" : { "DOI" : "10.1002/2017GL076173", "ISSN" : "00948276", "abstract" : "The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emissions\u2014the CO2 emissions that would yield a given total anthropogenic radiative forcing pathway. Unlike conventional \u201cCO2-equivalent\u201d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\u00b1 600 GtCO2-fe, increasing at a rate of 67 \u00b1 9.5 GtCO2-fe/yr. A TCRE range of 0.8\u20132.5\u00b0C per 1,000 GtC implies a total budget for 0.6\u00b0C of additional warming above the present decade of 880\u20132,750 GtCO2-fe, with 1,290 GtCO2-fe implied by the Coupled Model Intercomparison Project Phase 5 median response, corresponding to 19 years' CO2-fe emissions at the current rate.", "author" : [ { "dropping-particle" : "", "family" : "Jenkins", "given" : "S.", "non-dropping-particle" : "", "parse-names" : false, "suffix" : "" }, { "dropping-particle" : "", "family" : "Millar", "given" : "R. J.", "non-dropping-particle" : "", "parse-names" : false, "suffix" : "" }, { "dropping-particle" : "", "family" : "Leach", "given" : "N.", "non-dropping-particle" : "", "parse-names" : false, "suffix" : "" }, { "dropping-particle" : "", "family" : "Allen", "given" : "M. R.", "non-dropping-particle" : "", "parse-names" : false, "suffix" : "" } ], "container-title" : "Geophysical Research Letters", "id" : "ITEM-2", "issue" : "6", "issued" : { "date-parts" : [ [ "2018", "3", "28" ] ] }, "page" : "2795-2804", "publisher" : "Blackwell Publishing Ltd", "title" : "Framing Climate Goals in Terms of Cumulative CO2-Forcing-Equivalent Emissions", "translator" : [ { "dropping-particle" : "", "family" : "L3093", "given" : "", "non-dropping-particle" : "", "parse-names" : false, "suffix" : "" } ], "type" : "article-journal", "volume" : "45" }, "uris" : [ "http://www.mendeley.com/documents/?uuid=06b63f6a-5402-3406-b806-93fc7953a6a6" ] } ], "mendeley" : { "formattedCitation" : "(Jenkins et al., 2018; Matthews et al., 2020)", "plainTextFormattedCitation" : "(Jenkins et al., 2018; Matthews et al., 2020)", "previouslyFormattedCitation" : "(Jenkins et al., 2018; Matthews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(Jenkins et al., 2018; Matthews et al., 2020)</w:t>
      </w:r>
      <w:r w:rsidRPr="001E7A27">
        <w:rPr>
          <w:lang w:val="en-GB" w:eastAsia="en-US"/>
        </w:rPr>
        <w:fldChar w:fldCharType="end"/>
      </w:r>
      <w:r w:rsidRPr="001E7A27">
        <w:rPr>
          <w:lang w:val="en-GB" w:eastAsia="en-US"/>
        </w:rPr>
        <w:t>. These studies also use emulators to invert a specified evolution of non-CO</w:t>
      </w:r>
      <w:r w:rsidRPr="001E7A27">
        <w:rPr>
          <w:vertAlign w:val="subscript"/>
          <w:lang w:val="en-GB" w:eastAsia="en-US"/>
        </w:rPr>
        <w:t>2</w:t>
      </w:r>
      <w:r w:rsidRPr="001E7A27">
        <w:rPr>
          <w:lang w:val="en-GB" w:eastAsia="en-US"/>
        </w:rPr>
        <w:t xml:space="preserve"> forcing to a corresponding amount of equivalent CO</w:t>
      </w:r>
      <w:r w:rsidRPr="001E7A27">
        <w:rPr>
          <w:vertAlign w:val="subscript"/>
          <w:lang w:val="en-GB" w:eastAsia="en-US"/>
        </w:rPr>
        <w:t>2</w:t>
      </w:r>
      <w:r w:rsidRPr="001E7A27">
        <w:rPr>
          <w:lang w:val="en-GB" w:eastAsia="en-US"/>
        </w:rPr>
        <w:t xml:space="preserve"> emissions </w:t>
      </w:r>
      <w:r w:rsidRPr="001E7A27">
        <w:rPr>
          <w:lang w:val="en-GB" w:eastAsia="en-US"/>
        </w:rPr>
        <w:fldChar w:fldCharType="begin" w:fldLock="1"/>
      </w:r>
      <w:r w:rsidR="00747167" w:rsidRPr="001E7A27">
        <w:rPr>
          <w:lang w:val="en-GB" w:eastAsia="en-US"/>
        </w:rPr>
        <w:instrText>ADDIN CSL_CITATION { "citationItems" : [ { "id" : "ITEM-1", "itemData" : { "DOI" : "10.1038/s41561-020-00663-3", "ISBN" : "4156102000663", "author" : [ { "dropping-particle" : "", "family" : "Matthews", "given" : "H Damon", "non-dropping-particle" : "", "parse-names" : false, "suffix" : "" }, { "dropping-particle" : "", "family" : "Tokarska", "given" : "Katarzyna B", "non-dropping-particle" : "", "parse-names" : false, "suffix" : "" }, { "dropping-particle" : "", "family" : "Nicholls", "given" : "Zebedee R J", "non-dropping-particle" : "", "parse-names" : false, "suffix" : "" }, { "dropping-particle" : "", "family" : "Rogelj", "given" : "Joeri",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"Forster", "given" : "Piers M",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"Koven", "given" : "Charles", "non-dropping-particle" : "", "parse-names" : false, "suffix" : "" }, { "dropping-particle" : "", "family" : "Knutti", "given" : "Reto", "non-dropping-particle" : "", "parse-names" : false, "suffix" : "" }, { "dropping-particle" : "", "family" : "Macdougall", "given" : "Andrew H",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"Zickfeld", "given" : "Kirsten", "non-dropping-particle" : "", "parse-names" : false, "suffix" : "" } ], "container-title" : "Nature Geoscience", "id" : "ITEM-1", "issued" : { "date-parts" : [ [ "2020" ] ] }, "page" : "1-13", "title" : "Opportunities and challenges in using remaining carbon budgets to guide climate policy", "translator" : [ { "dropping-particle" : "", "family" : "L6946", "given" : "", "non-dropping-particle" : "", "parse-names" : false, "suffix" : "" } ], "type" : "article-journal" }, "uris" : [ "http://www.mendeley.com/documents/?uuid=aefa8e3b-f049-4634-b9b8-9f8a7f18500b" ] } ], "mendeley" : { "formattedCitation" : "(Matthews et al., 2020)", "plainTextFormattedCitation" : "(Matthews et al., 2020)", "previouslyFormattedCitation" : "(Matthews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(Matthews et al., 2020)</w:t>
      </w:r>
      <w:r w:rsidRPr="001E7A27">
        <w:rPr>
          <w:lang w:val="en-GB" w:eastAsia="en-US"/>
        </w:rPr>
        <w:fldChar w:fldCharType="end"/>
      </w:r>
      <w:r w:rsidRPr="001E7A27">
        <w:rPr>
          <w:lang w:val="en-GB" w:eastAsia="en-US"/>
        </w:rPr>
        <w:t>, or alternatively use empirical relationships linking changes in non-CO</w:t>
      </w:r>
      <w:r w:rsidRPr="001E7A27">
        <w:rPr>
          <w:vertAlign w:val="subscript"/>
          <w:lang w:val="en-GB" w:eastAsia="en-US"/>
        </w:rPr>
        <w:t>2</w:t>
      </w:r>
      <w:r w:rsidRPr="001E7A27">
        <w:rPr>
          <w:lang w:val="en-GB" w:eastAsia="en-US"/>
        </w:rPr>
        <w:t xml:space="preserve"> greenhouse gas emissions to warming </w:t>
      </w:r>
      <w:r w:rsidRPr="001E7A27">
        <w:rPr>
          <w:lang w:val="en-GB" w:eastAsia="en-US"/>
        </w:rPr>
        <w:fldChar w:fldCharType="begin" w:fldLock="1"/>
      </w:r>
      <w:r w:rsidR="00747167" w:rsidRPr="001E7A27">
        <w:rPr>
          <w:lang w:val="en-GB" w:eastAsia="en-US"/>
        </w:rPr>
        <w:instrText>ADDIN CSL_CITATION { "citationItems" : [ { "id" : "ITEM-1", "itemData" : { "DOI" : "10.1038/s41612-019-0086-4", "ISSN" : "2397-3722", "abstract" : "Anthropogenic global warming at a given time is largely determined by the cumulative total emissions (or stock) of long-lived climate pollutants (LLCPs), predominantly carbon dioxide (CO2), and the emission rates (or flow) of short-lived climate pollutants (SLCPs) immediately prior to that time. Under the United Nations Framework Convention on Climate Change (UNFCCC), reporting of greenhouse gas emissions has been standardised in terms of CO2-equivalent (CO2-e) emissions using Global Warming Potentials (GWP) over 100-years, but the conventional usage of GWP does not adequately capture the different behaviours of LLCPs and SLCPs, or their impact on global mean surface temperature. An alternative usage of GWP, denoted GWP*, overcomes this problem by equating an increase in the emission rate of an SLCP with a one-off \u201cpulse\u201d emission of CO2. We show that this approach, while an improvement on the conventional usage, slightly underestimates the impact of recent increases in SLCP emissions on current rates of warming because the climate does not respond instantaneously to radiative forcing. We resolve this with a modification of the GWP* definition, which incorporates a term for each of the short-timescale and long-timescale climate responses to changes in radiative forcing. The amended version allows \u201cCO2-warming-equivalent\u201d (CO2-we) emissions to be calculated directly from reported emissions. Thus SLCPs can be incorporated directly into carbon budgets consistent with long-term temperature goals, because every unit of CO2-we emitted generates approximately the same amount of warming, whether it is emitted as a SLCP or a LLCP. This is not the case for conventionally derived CO2-e.", "author" : [ { "dropping-particle" : "", "family" : "Cain", "given" : "Michelle", "non-dropping-particle" : "", "parse-names" : false, "suffix" : "" }, { "dropping-particle" : "", "family" : "Lynch", "given" : "John", "non-dropping-particle" : "", "parse-names" : false, "suffix" : "" }, { "dropping-particle" : "", "family" : "Allen", "given" : "Myles R.", "non-dropping-particle" : "", "parse-names" : false, "suffix" : "" }, { "dropping-particle" : "", "family" : "Fuglestvedt", "given" : "Jan S.", "non-dropping-particle" : "", "parse-names" : false, "suffix" : "" }, { "dropping-particle" : "", "family" : "Frame", "given" : "David J.", "non-dropping-particle" : "", "parse-names" : false, "suffix" : "" }, { "dropping-particle" : "", "family" : "Macey", "given" : "Adrian H", "non-dropping-particle" : "", "parse-names" : false, "suffix" : "" } ], "container-title" : "npj Climate and Atmospheric Science", "id" : "ITEM-1", "issue" : "29", "issued" : { "date-parts" : [ [ "2019", "12" ] ] }, "publisher" : "Springer Science and Business Media LLC", "title" : "Improved calculation of warming-equivalent emissions for short-lived climate pollutants", "translator" : [ { "dropping-particle" : "", "family" : "L6325", "given" : "", "non-dropping-particle" : "", "parse-names" : false, "suffix" : "" } ], "type" : "article-journal", "volume" : "2" }, "uris" : [ "http://www.mendeley.com/documents/?uuid=bb595efd-de9f-39f6-8e89-435b8c534618" ] } ], "mendeley" : { "formattedCitation" : "(Cain et al., 2019)", "plainTextFormattedCitation" : "(Cain et al., 2019)", "previouslyFormattedCitation" : "(Cain et al., 2019)"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(Cain et al., 2019)</w:t>
      </w:r>
      <w:r w:rsidRPr="001E7A27">
        <w:rPr>
          <w:lang w:val="en-GB" w:eastAsia="en-US"/>
        </w:rPr>
        <w:fldChar w:fldCharType="end"/>
      </w:r>
      <w:r w:rsidRPr="001E7A27">
        <w:rPr>
          <w:lang w:val="en-GB" w:eastAsia="en-US"/>
        </w:rPr>
        <w:t>. Methods to express non-CO</w:t>
      </w:r>
      <w:r w:rsidRPr="001E7A27">
        <w:rPr>
          <w:vertAlign w:val="subscript"/>
          <w:lang w:val="en-GB" w:eastAsia="en-US"/>
        </w:rPr>
        <w:t>2</w:t>
      </w:r>
      <w:r w:rsidRPr="001E7A27">
        <w:rPr>
          <w:lang w:val="en-GB" w:eastAsia="en-US"/>
        </w:rPr>
        <w:t xml:space="preserve"> emissions in CO</w:t>
      </w:r>
      <w:r w:rsidRPr="001E7A27">
        <w:rPr>
          <w:vertAlign w:val="subscript"/>
          <w:lang w:val="en-GB" w:eastAsia="en-US"/>
        </w:rPr>
        <w:t>2</w:t>
      </w:r>
      <w:r w:rsidRPr="001E7A27">
        <w:rPr>
          <w:lang w:val="en-GB" w:eastAsia="en-US"/>
        </w:rPr>
        <w:t xml:space="preserve"> equivalence are assessed in Section 7.6, yet their applicability and related uncertainties for remaining carbon budgets have not yet been covered in-depth in the literature. </w:t>
      </w:r>
    </w:p>
    <w:p w14:paraId="019C5FCF" w14:textId="77777777" w:rsidR="00560D6B" w:rsidRPr="001E7A27" w:rsidRDefault="00560D6B" w:rsidP="005C7F25">
      <w:pPr>
        <w:pStyle w:val="AR6BodyText"/>
        <w:rPr>
          <w:lang w:val="en-GB" w:eastAsia="en-US"/>
        </w:rPr>
      </w:pPr>
    </w:p>
    <w:p w14:paraId="3E0BD5F0" w14:textId="2EC9A6B8" w:rsidR="00F55EBB" w:rsidRPr="001E7A27" w:rsidRDefault="00560D6B" w:rsidP="005C7F25">
      <w:pPr>
        <w:pStyle w:val="AR6BodyText"/>
        <w:rPr>
          <w:lang w:val="en-GB" w:eastAsia="en-US"/>
        </w:rPr>
      </w:pPr>
      <w:r w:rsidRPr="001E7A27">
        <w:rPr>
          <w:lang w:val="en-GB" w:eastAsia="en-US"/>
        </w:rPr>
        <w:t xml:space="preserve">Application of the SR1.5 method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"author" : [ { "dropping-particle" : "", "family" : "Forster", "given" : "P.",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"2SM: 1-50", "publisher" : "In Press", "title" : "Mitigation Pathways Compatible with 1.5\u00b0C in the Context of Sustainable Development Supplementary Material", "translator" : [ { "dropping-particle" : "", "family" : "L4700", "given" : "Rt13", "non-dropping-particle" : "", "parse-names" : false, "suffix" : "" } ], "type" : "chapter" }, "uris" : [ "http://www.mendeley.com/documents/?uuid=0e6b258d-233c-4c3c-99ed-9d1472bf539c" ] } ], "mendeley" : { "formattedCitation" : "(Forster et al., 2018; Rogelj et al., 2018b)", "plainTextFormattedCitation" : "(Forster et al., 2018; Rogelj et al., 2018b)", "previouslyFormattedCitation" : "(Forster et al., 2018; Rogelj et al., 2018b)"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(Forster et al., 2018; Rogelj et al., 2018b)</w:t>
      </w:r>
      <w:r w:rsidRPr="001E7A27">
        <w:rPr>
          <w:lang w:val="en-GB" w:eastAsia="en-US"/>
        </w:rPr>
        <w:fldChar w:fldCharType="end"/>
      </w:r>
      <w:r w:rsidRPr="001E7A27">
        <w:rPr>
          <w:lang w:val="en-GB" w:eastAsia="en-US"/>
        </w:rPr>
        <w:t xml:space="preserve"> with AR6-calibrated emulators (Box 7.1) suggests a median additional non-CO</w:t>
      </w:r>
      <w:r w:rsidRPr="001E7A27">
        <w:rPr>
          <w:vertAlign w:val="subscript"/>
          <w:lang w:val="en-GB" w:eastAsia="en-US"/>
        </w:rPr>
        <w:t>2</w:t>
      </w:r>
      <w:r w:rsidRPr="001E7A27">
        <w:rPr>
          <w:lang w:val="en-GB" w:eastAsia="en-US"/>
        </w:rPr>
        <w:t xml:space="preserve"> warming contribution at the time global CO</w:t>
      </w:r>
      <w:r w:rsidRPr="001E7A27">
        <w:rPr>
          <w:vertAlign w:val="subscript"/>
          <w:lang w:val="en-GB" w:eastAsia="en-US"/>
        </w:rPr>
        <w:t>2</w:t>
      </w:r>
      <w:r w:rsidRPr="001E7A27">
        <w:rPr>
          <w:lang w:val="en-GB" w:eastAsia="en-US"/>
        </w:rPr>
        <w:t xml:space="preserve"> emissions reach net zero levels of about 0.1</w:t>
      </w:r>
      <w:ins w:id="6030" w:author="Ian Blenkinsop" w:date="2021-07-28T15:26:00Z">
        <w:r w:rsidR="00AA6C3A" w:rsidRPr="001E7A27">
          <w:rPr>
            <w:lang w:val="en-GB" w:eastAsia="en-US"/>
          </w:rPr>
          <w:t>°C</w:t>
        </w:r>
      </w:ins>
      <w:r w:rsidRPr="001E7A27">
        <w:rPr>
          <w:rFonts w:cs="Times New Roman"/>
          <w:lang w:val="en-GB" w:eastAsia="en-US"/>
        </w:rPr>
        <w:t>–0.2</w:t>
      </w:r>
      <w:r w:rsidRPr="001E7A27">
        <w:rPr>
          <w:lang w:val="en-GB" w:eastAsia="en-US"/>
        </w:rPr>
        <w:t>°C relative to 2010–2019. Uncertainty surrounding this range due to geophysical uncertainties such as non-CO</w:t>
      </w:r>
      <w:r w:rsidRPr="001E7A27">
        <w:rPr>
          <w:vertAlign w:val="subscript"/>
          <w:lang w:val="en-GB" w:eastAsia="en-US"/>
        </w:rPr>
        <w:t>2</w:t>
      </w:r>
      <w:ins w:id="6031" w:author="Soapbox" w:date="2021-07-22T09:32:00Z">
        <w:r w:rsidR="00900F11" w:rsidRPr="001E7A27">
          <w:rPr>
            <w:lang w:val="en-GB" w:eastAsia="en-US"/>
          </w:rPr>
          <w:t>-</w:t>
        </w:r>
      </w:ins>
      <w:del w:id="6032" w:author="Soapbox" w:date="2021-07-22T09:32:00Z">
        <w:r w:rsidRPr="001E7A27" w:rsidDel="00900F11">
          <w:rPr>
            <w:lang w:val="en-GB" w:eastAsia="en-US"/>
          </w:rPr>
          <w:delText xml:space="preserve"> </w:delText>
        </w:r>
      </w:del>
      <w:r w:rsidRPr="001E7A27">
        <w:rPr>
          <w:lang w:val="en-GB" w:eastAsia="en-US"/>
        </w:rPr>
        <w:t xml:space="preserve">forcing uncertainties and TCR is of the order of </w:t>
      </w:r>
      <w:r w:rsidRPr="001E7A27">
        <w:rPr>
          <w:rFonts w:cs="Times New Roman"/>
          <w:lang w:val="en-GB" w:eastAsia="en-US"/>
        </w:rPr>
        <w:t>±</w:t>
      </w:r>
      <w:r w:rsidRPr="001E7A27">
        <w:rPr>
          <w:lang w:val="en-GB" w:eastAsia="en-US"/>
        </w:rPr>
        <w:t xml:space="preserve">0.1°C. </w:t>
      </w:r>
      <w:r w:rsidRPr="001E7A27">
        <w:rPr>
          <w:lang w:val="en-GB" w:eastAsia="en-US"/>
        </w:rPr>
        <w:lastRenderedPageBreak/>
        <w:t>Differences in the choices of mitigation strategies considered in low-emission</w:t>
      </w:r>
      <w:ins w:id="6033" w:author="Tom Maycock" w:date="2021-09-08T15:27:00Z">
        <w:r w:rsidR="00FC0403" w:rsidRPr="001E7A27">
          <w:rPr>
            <w:lang w:val="en-GB" w:eastAsia="en-US"/>
          </w:rPr>
          <w:t>s</w:t>
        </w:r>
      </w:ins>
      <w:r w:rsidRPr="001E7A27">
        <w:rPr>
          <w:lang w:val="en-GB" w:eastAsia="en-US"/>
        </w:rPr>
        <w:t xml:space="preserve"> scenarios </w:t>
      </w:r>
      <w:r w:rsidRPr="001E7A27">
        <w:rPr>
          <w:lang w:val="en-GB" w:eastAsia="en-US"/>
        </w:rPr>
        <w:fldChar w:fldCharType="begin" w:fldLock="1"/>
      </w:r>
      <w:r w:rsidR="00747167" w:rsidRPr="001E7A27">
        <w:rPr>
          <w:lang w:val="en-GB" w:eastAsia="en-US"/>
        </w:rPr>
        <w:instrText>ADDIN CSL_CITATION { "citationItems" : [ { "id" : "ITEM-1",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"mendeley" : { "formattedCitation" : "(Huppmann et al., 2018)", "plainTextFormattedCitation" : "(Huppmann et al., 2018)", "previouslyFormattedCitation" : "(Huppmann et al., 2018)"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(Huppmann et al., 2018)</w:t>
      </w:r>
      <w:r w:rsidRPr="001E7A27">
        <w:rPr>
          <w:lang w:val="en-GB" w:eastAsia="en-US"/>
        </w:rPr>
        <w:fldChar w:fldCharType="end"/>
      </w:r>
      <w:r w:rsidRPr="001E7A27">
        <w:rPr>
          <w:lang w:val="en-GB" w:eastAsia="en-US"/>
        </w:rPr>
        <w:t xml:space="preserve"> result in a potential additional variation around the central range of at least </w:t>
      </w:r>
      <w:r w:rsidRPr="001E7A27">
        <w:rPr>
          <w:rFonts w:cs="Times New Roman"/>
          <w:lang w:val="en-GB" w:eastAsia="en-US"/>
        </w:rPr>
        <w:t>±</w:t>
      </w:r>
      <w:r w:rsidRPr="001E7A27">
        <w:rPr>
          <w:lang w:val="en-GB" w:eastAsia="en-US"/>
        </w:rPr>
        <w:t>0.1°C (spread across scenarios, referred to as non-CO</w:t>
      </w:r>
      <w:r w:rsidRPr="001E7A27">
        <w:rPr>
          <w:vertAlign w:val="subscript"/>
          <w:lang w:val="en-GB" w:eastAsia="en-US"/>
        </w:rPr>
        <w:t>2</w:t>
      </w:r>
      <w:r w:rsidRPr="001E7A27">
        <w:rPr>
          <w:lang w:val="en-GB" w:eastAsia="en-US"/>
        </w:rPr>
        <w:t xml:space="preserve"> scenario uncertainty in Table 5.8). </w:t>
      </w:r>
    </w:p>
    <w:p w14:paraId="5F2DA503" w14:textId="77777777" w:rsidR="00834757" w:rsidRPr="001E7A27" w:rsidRDefault="00834757" w:rsidP="005C7F25">
      <w:pPr>
        <w:pStyle w:val="AR6BodyText"/>
        <w:rPr>
          <w:lang w:val="en-GB" w:eastAsia="en-US"/>
        </w:rPr>
      </w:pPr>
    </w:p>
    <w:p w14:paraId="058D9FBD" w14:textId="77777777" w:rsidR="00186B0B" w:rsidRPr="001E7A27" w:rsidRDefault="00186B0B" w:rsidP="005C7F25">
      <w:pPr>
        <w:pStyle w:val="AR6BodyText"/>
        <w:rPr>
          <w:lang w:val="en-GB" w:eastAsia="en-US"/>
        </w:rPr>
      </w:pPr>
    </w:p>
    <w:p w14:paraId="75203E27" w14:textId="0E461531" w:rsidR="00834757" w:rsidRPr="001E7A27" w:rsidRDefault="00834757" w:rsidP="00535548">
      <w:pPr>
        <w:pStyle w:val="AR6Chap5Level451111"/>
        <w:rPr>
          <w:lang w:val="en-GB"/>
        </w:rPr>
      </w:pPr>
      <w:bookmarkStart w:id="6034" w:name="_Toc70535734"/>
      <w:r w:rsidRPr="001E7A27">
        <w:rPr>
          <w:lang w:val="en-GB"/>
        </w:rPr>
        <w:t xml:space="preserve">Adjustments due to the </w:t>
      </w:r>
      <w:ins w:id="6035" w:author="Soapbox" w:date="2021-07-22T08:57:00Z">
        <w:r w:rsidR="00905957" w:rsidRPr="001E7A27">
          <w:rPr>
            <w:lang w:val="en-GB"/>
          </w:rPr>
          <w:t>z</w:t>
        </w:r>
      </w:ins>
      <w:del w:id="6036" w:author="Soapbox" w:date="2021-07-22T08:57:00Z">
        <w:r w:rsidR="003A2CCF" w:rsidRPr="001E7A27" w:rsidDel="00905957">
          <w:rPr>
            <w:lang w:val="en-GB"/>
          </w:rPr>
          <w:delText>Z</w:delText>
        </w:r>
      </w:del>
      <w:r w:rsidRPr="001E7A27">
        <w:rPr>
          <w:lang w:val="en-GB"/>
        </w:rPr>
        <w:t>ero</w:t>
      </w:r>
      <w:del w:id="6037" w:author="Ian Blenkinsop" w:date="2021-07-28T15:26:00Z">
        <w:r w:rsidR="003A2CCF" w:rsidRPr="001E7A27" w:rsidDel="00AA6C3A">
          <w:rPr>
            <w:lang w:val="en-GB"/>
          </w:rPr>
          <w:delText>-</w:delText>
        </w:r>
      </w:del>
      <w:ins w:id="6038" w:author="Ian Blenkinsop" w:date="2021-07-28T15:26:00Z">
        <w:r w:rsidR="00AA6C3A" w:rsidRPr="001E7A27">
          <w:rPr>
            <w:lang w:val="en-GB"/>
          </w:rPr>
          <w:t xml:space="preserve"> </w:t>
        </w:r>
      </w:ins>
      <w:ins w:id="6039" w:author="Soapbox" w:date="2021-07-22T08:57:00Z">
        <w:r w:rsidR="00905957" w:rsidRPr="001E7A27">
          <w:rPr>
            <w:lang w:val="en-GB"/>
          </w:rPr>
          <w:t>e</w:t>
        </w:r>
      </w:ins>
      <w:del w:id="6040" w:author="Soapbox" w:date="2021-07-22T08:57:00Z">
        <w:r w:rsidR="003A2CCF" w:rsidRPr="001E7A27" w:rsidDel="00905957">
          <w:rPr>
            <w:lang w:val="en-GB"/>
          </w:rPr>
          <w:delText>E</w:delText>
        </w:r>
      </w:del>
      <w:r w:rsidRPr="001E7A27">
        <w:rPr>
          <w:lang w:val="en-GB"/>
        </w:rPr>
        <w:t>mission</w:t>
      </w:r>
      <w:ins w:id="6041" w:author="Soapbox" w:date="2021-07-22T08:57:00Z">
        <w:r w:rsidR="00905957" w:rsidRPr="001E7A27">
          <w:rPr>
            <w:lang w:val="en-GB"/>
          </w:rPr>
          <w:t>s</w:t>
        </w:r>
      </w:ins>
      <w:r w:rsidRPr="001E7A27">
        <w:rPr>
          <w:lang w:val="en-GB"/>
        </w:rPr>
        <w:t xml:space="preserve"> </w:t>
      </w:r>
      <w:ins w:id="6042" w:author="Soapbox" w:date="2021-07-22T08:57:00Z">
        <w:r w:rsidR="00905957" w:rsidRPr="001E7A27">
          <w:rPr>
            <w:lang w:val="en-GB"/>
          </w:rPr>
          <w:t>c</w:t>
        </w:r>
      </w:ins>
      <w:del w:id="6043" w:author="Soapbox" w:date="2021-07-22T08:57:00Z">
        <w:r w:rsidR="003A2CCF" w:rsidRPr="001E7A27" w:rsidDel="00905957">
          <w:rPr>
            <w:lang w:val="en-GB"/>
          </w:rPr>
          <w:delText>C</w:delText>
        </w:r>
      </w:del>
      <w:r w:rsidRPr="001E7A27">
        <w:rPr>
          <w:lang w:val="en-GB"/>
        </w:rPr>
        <w:t xml:space="preserve">ommitment </w:t>
      </w:r>
      <w:del w:id="6044" w:author="Ian Blenkinsop" w:date="2021-07-28T15:26:00Z">
        <w:r w:rsidRPr="001E7A27" w:rsidDel="00AA6C3A">
          <w:rPr>
            <w:lang w:val="en-GB"/>
          </w:rPr>
          <w:delText>(ZEC)</w:delText>
        </w:r>
        <w:bookmarkEnd w:id="6034"/>
        <w:r w:rsidRPr="001E7A27" w:rsidDel="00AA6C3A">
          <w:rPr>
            <w:lang w:val="en-GB"/>
          </w:rPr>
          <w:delText xml:space="preserve"> </w:delText>
        </w:r>
      </w:del>
    </w:p>
    <w:p w14:paraId="70FD44BE" w14:textId="2B256059" w:rsidR="00834757" w:rsidRPr="001E7A27" w:rsidRDefault="00834757" w:rsidP="005C7F25">
      <w:pPr>
        <w:pStyle w:val="AR6BodyText"/>
        <w:rPr>
          <w:lang w:val="en-GB" w:eastAsia="en-US"/>
        </w:rPr>
      </w:pPr>
      <w:r w:rsidRPr="001E7A27">
        <w:rPr>
          <w:lang w:val="en-GB" w:eastAsia="en-US"/>
        </w:rPr>
        <w:t xml:space="preserve">Use of TCRE for estimating remaining carbon budgets needs to consider the </w:t>
      </w:r>
      <w:ins w:id="6045" w:author="Ian Blenkinsop" w:date="2021-07-28T15:26:00Z">
        <w:r w:rsidR="00AA6C3A" w:rsidRPr="001E7A27">
          <w:rPr>
            <w:lang w:val="en-GB"/>
          </w:rPr>
          <w:t>zero emissions commitment</w:t>
        </w:r>
        <w:r w:rsidR="00AA6C3A" w:rsidRPr="001E7A27">
          <w:rPr>
            <w:lang w:val="en-GB" w:eastAsia="en-US"/>
          </w:rPr>
          <w:t xml:space="preserve"> (</w:t>
        </w:r>
      </w:ins>
      <w:r w:rsidRPr="001E7A27">
        <w:rPr>
          <w:lang w:val="en-GB" w:eastAsia="en-US"/>
        </w:rPr>
        <w:t>ZEC</w:t>
      </w:r>
      <w:ins w:id="6046" w:author="Ian Blenkinsop" w:date="2021-07-28T15:26:00Z">
        <w:r w:rsidR="00AA6C3A" w:rsidRPr="001E7A27">
          <w:rPr>
            <w:lang w:val="en-GB" w:eastAsia="en-US"/>
          </w:rPr>
          <w:t>)</w:t>
        </w:r>
      </w:ins>
      <w:r w:rsidRPr="001E7A27">
        <w:rPr>
          <w:lang w:val="en-GB" w:eastAsia="en-US"/>
        </w:rPr>
        <w:t>, the potential additional warming after a complete cessation of net CO</w:t>
      </w:r>
      <w:r w:rsidRPr="001E7A27">
        <w:rPr>
          <w:vertAlign w:val="subscript"/>
          <w:lang w:val="en-GB" w:eastAsia="en-US"/>
        </w:rPr>
        <w:t>2</w:t>
      </w:r>
      <w:r w:rsidRPr="001E7A27">
        <w:rPr>
          <w:lang w:val="en-GB" w:eastAsia="en-US"/>
        </w:rPr>
        <w:t xml:space="preserve"> emissions. Based on the ZEC assessment presented in Section 4.7.2, the ZEC’s central value is taken to be zero with a </w:t>
      </w:r>
      <w:r w:rsidRPr="001E7A27">
        <w:rPr>
          <w:i/>
          <w:iCs/>
          <w:lang w:val="en-GB" w:eastAsia="en-US"/>
        </w:rPr>
        <w:t>likely</w:t>
      </w:r>
      <w:r w:rsidRPr="001E7A27">
        <w:rPr>
          <w:lang w:val="en-GB" w:eastAsia="en-US"/>
        </w:rPr>
        <w:t xml:space="preserve"> range of </w:t>
      </w:r>
      <w:r w:rsidRPr="001E7A27">
        <w:rPr>
          <w:rFonts w:cs="Times New Roman"/>
          <w:lang w:val="en-GB" w:eastAsia="en-US"/>
        </w:rPr>
        <w:t>±</w:t>
      </w:r>
      <w:r w:rsidRPr="001E7A27">
        <w:rPr>
          <w:lang w:val="en-GB" w:eastAsia="en-US"/>
        </w:rPr>
        <w:t xml:space="preserve">0.19°C, noting that it might either increase or decrease after half a century. ZEC uncertainty is assessed for a time frame of half a century, as this most appropriately reflects the time between </w:t>
      </w:r>
      <w:del w:id="6047" w:author="Soapbox" w:date="2021-07-22T09:38:00Z">
        <w:r w:rsidRPr="001E7A27" w:rsidDel="002460E1">
          <w:rPr>
            <w:lang w:val="en-GB" w:eastAsia="en-US"/>
          </w:rPr>
          <w:delText xml:space="preserve">the time </w:delText>
        </w:r>
      </w:del>
      <w:r w:rsidRPr="001E7A27">
        <w:rPr>
          <w:lang w:val="en-GB" w:eastAsia="en-US"/>
        </w:rPr>
        <w:t>stringent mitigation pathways reach</w:t>
      </w:r>
      <w:ins w:id="6048" w:author="Soapbox" w:date="2021-07-22T09:38:00Z">
        <w:r w:rsidR="002460E1" w:rsidRPr="001E7A27">
          <w:rPr>
            <w:lang w:val="en-GB" w:eastAsia="en-US"/>
          </w:rPr>
          <w:t>ing</w:t>
        </w:r>
      </w:ins>
      <w:r w:rsidRPr="001E7A27">
        <w:rPr>
          <w:lang w:val="en-GB" w:eastAsia="en-US"/>
        </w:rPr>
        <w:t xml:space="preserve"> net zero CO</w:t>
      </w:r>
      <w:r w:rsidRPr="001E7A27">
        <w:rPr>
          <w:vertAlign w:val="subscript"/>
          <w:lang w:val="en-GB" w:eastAsia="en-US"/>
        </w:rPr>
        <w:t>2</w:t>
      </w:r>
      <w:r w:rsidRPr="001E7A27">
        <w:rPr>
          <w:lang w:val="en-GB" w:eastAsia="en-US"/>
        </w:rPr>
        <w:t xml:space="preserve"> emissions and the end of the century. For shorter time horizons, a similar central zero value applies, but with a smaller range </w:t>
      </w:r>
      <w:r w:rsidRPr="001E7A27">
        <w:rPr>
          <w:lang w:val="en-GB" w:eastAsia="en-US"/>
        </w:rPr>
        <w:fldChar w:fldCharType="begin" w:fldLock="1"/>
      </w:r>
      <w:r w:rsidR="00747167" w:rsidRPr="001E7A27">
        <w:rPr>
          <w:lang w:val="en-GB" w:eastAsia="en-US"/>
        </w:rPr>
        <w:instrText>ADDIN CSL_CITATION { "citationItems" : [ { "id" : "ITEM-1",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"ITEM-1", "issue" : "11", "issued" : { "date-parts" : [ [ "2020", "6", "15" ] ] }, "page" : "2987-3016", "publisher" : "Copernicus GmbH", "title" : "Is there warming in the pipeline? A multi-model analysis of the Zero Emissions Commitment from CO2", "translator" : [ { "dropping-particle" : "", "family" : "L3148", "given" : "", "non-dropping-particle" : "", "parse-names" : false, "suffix" : "" } ], "type" : "article-journal", "volume" : "17" }, "uris" : [ "http://www.mendeley.com/documents/?uuid=6b662623-38e2-3fb8-833e-8e90446d9462" ] } ], "mendeley" : { "formattedCitation" : "(MacDougall et al., 2020)", "plainTextFormattedCitation" : "(MacDougall et al., 2020)", "previouslyFormattedCitation" : "(MacDougall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(MacDougall et al., 2020)</w:t>
      </w:r>
      <w:r w:rsidRPr="001E7A27">
        <w:rPr>
          <w:lang w:val="en-GB" w:eastAsia="en-US"/>
        </w:rPr>
        <w:fldChar w:fldCharType="end"/>
      </w:r>
      <w:r w:rsidRPr="001E7A27">
        <w:rPr>
          <w:lang w:val="en-GB" w:eastAsia="en-US"/>
        </w:rPr>
        <w:t xml:space="preserve">. Experiments that ramped up and down emissions following a bell-shaped trajectory </w:t>
      </w:r>
      <w:r w:rsidRPr="001E7A27">
        <w:rPr>
          <w:lang w:val="en-GB" w:eastAsia="en-US"/>
        </w:rPr>
        <w:fldChar w:fldCharType="begin" w:fldLock="1"/>
      </w:r>
      <w:r w:rsidR="00747167" w:rsidRPr="001E7A27">
        <w:rPr>
          <w:lang w:val="en-GB" w:eastAsia="en-US"/>
        </w:rPr>
        <w:instrText>ADDIN CSL_CITATION { "citationItems" : [ { "id" : "ITEM-1", "itemData" : { "DOI" : "10.1002/2016GL068964", "ISSN" : "00948276", "author" : [ { "dropping-particle" : "", "family" : "MacDougall", "given" : "Andrew H.", "non-dropping-particle" : "", "parse-names" : false, "suffix" : "" }, { "dropping-particle" : "", "family" : "Knutti", "given" : "Reto", "non-dropping-particle" : "", "parse-names" : false, "suffix" : "" } ], "container-title" : "Geophysical Research Letters", "id" : "ITEM-1", "issue" : "11", "issued" : { "date-parts" : [ [ "2016", "6", "16" ] ] }, "page" : "5833-5840", "title" : "Enhancement of non-CO2 radiative forcing via intensified carbon cycle feedbacks", "translator" : [ { "dropping-particle" : "", "family" : "L7226", "given" : "", "non-dropping-particle" : "", "parse-names" : false, "suffix" : "" } ], "type" : "article-journal", "volume" : "43" }, "uris" : [ "http://www.mendeley.com/documents/?uuid=60d57070-18cd-4184-a352-d5e6f91a912c" ] } ], "mendeley" : { "formattedCitation" : "(MacDougall and Knutti, 2016a)", "plainTextFormattedCitation" : "(MacDougall and Knutti, 2016a)", "previouslyFormattedCitation" : "(MacDougall and Knutti, 2016a)"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(MacDougall and Knutti, 2016a)</w:t>
      </w:r>
      <w:r w:rsidRPr="001E7A27">
        <w:rPr>
          <w:lang w:val="en-GB" w:eastAsia="en-US"/>
        </w:rPr>
        <w:fldChar w:fldCharType="end"/>
      </w:r>
      <w:r w:rsidRPr="001E7A27">
        <w:rPr>
          <w:lang w:val="en-GB" w:eastAsia="en-US"/>
        </w:rPr>
        <w:t xml:space="preserve"> show that when annual CO</w:t>
      </w:r>
      <w:r w:rsidRPr="001E7A27">
        <w:rPr>
          <w:vertAlign w:val="subscript"/>
          <w:lang w:val="en-GB" w:eastAsia="en-US"/>
        </w:rPr>
        <w:t>2</w:t>
      </w:r>
      <w:r w:rsidRPr="001E7A27">
        <w:rPr>
          <w:lang w:val="en-GB" w:eastAsia="en-US"/>
        </w:rPr>
        <w:t xml:space="preserve"> emissions decline to zero at a pace consistent with those currently assumed in mitigation scenarios </w:t>
      </w:r>
      <w:r w:rsidRPr="001E7A27">
        <w:rPr>
          <w:lang w:val="en-GB" w:eastAsia="en-US"/>
        </w:rPr>
        <w:fldChar w:fldCharType="begin" w:fldLock="1"/>
      </w:r>
      <w:r w:rsidR="00747167" w:rsidRPr="001E7A27">
        <w:rPr>
          <w:lang w:val="en-GB" w:eastAsia="en-US"/>
        </w:rPr>
        <w:instrText>ADDIN CSL_CITATION { "citationItems" : [ { "id" : "ITEM-1",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"id" : "ITEM-2",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"(Huppmann et al., 2018; Rogelj et al., 2018b)", "plainTextFormattedCitation" : "(Huppmann et al., 2018; Rogelj et al., 2018b)", "previouslyFormattedCitation" : "(Huppmann et al., 2018; Rogelj et al., 2018b)"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(Huppmann et al., 2018; Rogelj et al., 2018b)</w:t>
      </w:r>
      <w:r w:rsidRPr="001E7A27">
        <w:rPr>
          <w:lang w:val="en-GB" w:eastAsia="en-US"/>
        </w:rPr>
        <w:fldChar w:fldCharType="end"/>
      </w:r>
      <w:r w:rsidRPr="001E7A27">
        <w:rPr>
          <w:lang w:val="en-GB" w:eastAsia="en-US"/>
        </w:rPr>
        <w:t>, the ZEC will already be reali</w:t>
      </w:r>
      <w:ins w:id="6049" w:author="Soapbox" w:date="2021-07-17T05:24:00Z">
        <w:r w:rsidR="000F7820" w:rsidRPr="001E7A27">
          <w:rPr>
            <w:lang w:val="en-GB" w:eastAsia="en-US"/>
          </w:rPr>
          <w:t>z</w:t>
        </w:r>
      </w:ins>
      <w:del w:id="6050" w:author="Soapbox" w:date="2021-07-17T05:24:00Z">
        <w:r w:rsidRPr="001E7A27" w:rsidDel="000F7820">
          <w:rPr>
            <w:lang w:val="en-GB" w:eastAsia="en-US"/>
          </w:rPr>
          <w:delText>s</w:delText>
        </w:r>
      </w:del>
      <w:r w:rsidRPr="001E7A27">
        <w:rPr>
          <w:lang w:val="en-GB" w:eastAsia="en-US"/>
        </w:rPr>
        <w:t>ed to a large degree at the time of reaching net zero CO</w:t>
      </w:r>
      <w:r w:rsidRPr="001E7A27">
        <w:rPr>
          <w:vertAlign w:val="subscript"/>
          <w:lang w:val="en-GB" w:eastAsia="en-US"/>
        </w:rPr>
        <w:t>2</w:t>
      </w:r>
      <w:r w:rsidRPr="001E7A27">
        <w:rPr>
          <w:lang w:val="en-GB" w:eastAsia="en-US"/>
        </w:rPr>
        <w:t xml:space="preserve"> emissions </w:t>
      </w:r>
      <w:r w:rsidRPr="001E7A27">
        <w:rPr>
          <w:lang w:val="en-GB" w:eastAsia="en-US"/>
        </w:rPr>
        <w:fldChar w:fldCharType="begin" w:fldLock="1"/>
      </w:r>
      <w:r w:rsidR="00747167" w:rsidRPr="001E7A27">
        <w:rPr>
          <w:lang w:val="en-GB" w:eastAsia="en-US"/>
        </w:rPr>
        <w:instrText>ADDIN CSL_CITATION { "citationItems" : [ { "id" : "ITEM-1",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"ITEM-1", "issue" : "11", "issued" : { "date-parts" : [ [ "2020", "6", "15" ] ] }, "page" : "2987-3016", "publisher" : "Copernicus GmbH", "title" : "Is there warming in the pipeline? A multi-model analysis of the Zero Emissions Commitment from CO2", "translator" : [ { "dropping-particle" : "", "family" : "L3148", "given" : "", "non-dropping-particle" : "", "parse-names" : false, "suffix" : "" } ], "type" : "article-journal", "volume" : "17" }, "uris" : [ "http://www.mendeley.com/documents/?uuid=6b662623-38e2-3fb8-833e-8e90446d9462" ] } ], "mendeley" : { "formattedCitation" : "(MacDougall et al., 2020)", "plainTextFormattedCitation" : "(MacDougall et al., 2020)", "previouslyFormattedCitation" : "(MacDougall et al., 2020)"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(MacDougall et al., 2020)</w:t>
      </w:r>
      <w:r w:rsidRPr="001E7A27">
        <w:rPr>
          <w:lang w:val="en-GB" w:eastAsia="en-US"/>
        </w:rPr>
        <w:fldChar w:fldCharType="end"/>
      </w:r>
      <w:r w:rsidRPr="001E7A27">
        <w:rPr>
          <w:lang w:val="en-GB" w:eastAsia="en-US"/>
        </w:rPr>
        <w:t xml:space="preserve">.   </w:t>
      </w:r>
    </w:p>
    <w:p w14:paraId="3F43207D" w14:textId="77777777" w:rsidR="00834757" w:rsidRPr="001E7A27" w:rsidRDefault="00834757" w:rsidP="005C7F25">
      <w:pPr>
        <w:pStyle w:val="AR6BodyText"/>
        <w:rPr>
          <w:lang w:val="en-GB" w:eastAsia="en-US"/>
        </w:rPr>
      </w:pPr>
    </w:p>
    <w:p w14:paraId="37B7A984" w14:textId="77777777" w:rsidR="00186B0B" w:rsidRPr="001E7A27" w:rsidRDefault="00186B0B" w:rsidP="005C7F25">
      <w:pPr>
        <w:pStyle w:val="AR6BodyText"/>
        <w:rPr>
          <w:lang w:val="en-GB" w:eastAsia="en-US"/>
        </w:rPr>
      </w:pPr>
    </w:p>
    <w:p w14:paraId="0D4231CE" w14:textId="65FDBA85" w:rsidR="00834757" w:rsidRPr="001E7A27" w:rsidRDefault="00834757" w:rsidP="00535548">
      <w:pPr>
        <w:pStyle w:val="AR6Chap5Level451111"/>
        <w:rPr>
          <w:lang w:val="en-GB"/>
        </w:rPr>
      </w:pPr>
      <w:bookmarkStart w:id="6051" w:name="_Toc70535735"/>
      <w:bookmarkStart w:id="6052" w:name="_Toc5716978"/>
      <w:bookmarkStart w:id="6053" w:name="_Toc33564319"/>
      <w:bookmarkStart w:id="6054" w:name="_Hlk53076093"/>
      <w:r w:rsidRPr="001E7A27">
        <w:rPr>
          <w:lang w:val="en-GB"/>
        </w:rPr>
        <w:t xml:space="preserve">Adjustments for </w:t>
      </w:r>
      <w:ins w:id="6055" w:author="Soapbox" w:date="2021-07-22T08:58:00Z">
        <w:r w:rsidR="00905957" w:rsidRPr="001E7A27">
          <w:rPr>
            <w:lang w:val="en-GB"/>
          </w:rPr>
          <w:t>additional Earth system</w:t>
        </w:r>
      </w:ins>
      <w:del w:id="6056" w:author="Soapbox" w:date="2021-07-15T10:31:00Z">
        <w:r w:rsidR="003A2CCF" w:rsidRPr="001E7A27" w:rsidDel="00B12C8A">
          <w:rPr>
            <w:lang w:val="en-GB"/>
          </w:rPr>
          <w:delText>O</w:delText>
        </w:r>
      </w:del>
      <w:del w:id="6057" w:author="Soapbox" w:date="2021-07-22T08:58:00Z">
        <w:r w:rsidRPr="001E7A27" w:rsidDel="00905957">
          <w:rPr>
            <w:lang w:val="en-GB"/>
          </w:rPr>
          <w:delText>ther</w:delText>
        </w:r>
      </w:del>
      <w:r w:rsidRPr="001E7A27">
        <w:rPr>
          <w:lang w:val="en-GB"/>
        </w:rPr>
        <w:t xml:space="preserve"> </w:t>
      </w:r>
      <w:del w:id="6058" w:author="Soapbox" w:date="2021-07-22T08:58:00Z">
        <w:r w:rsidRPr="001E7A27" w:rsidDel="00905957">
          <w:rPr>
            <w:lang w:val="en-GB"/>
          </w:rPr>
          <w:delText xml:space="preserve">not </w:delText>
        </w:r>
      </w:del>
      <w:del w:id="6059" w:author="Soapbox" w:date="2021-07-15T10:31:00Z">
        <w:r w:rsidR="003A2CCF" w:rsidRPr="001E7A27" w:rsidDel="00B12C8A">
          <w:rPr>
            <w:lang w:val="en-GB"/>
          </w:rPr>
          <w:delText>R</w:delText>
        </w:r>
      </w:del>
      <w:del w:id="6060" w:author="Soapbox" w:date="2021-07-22T08:58:00Z">
        <w:r w:rsidRPr="001E7A27" w:rsidDel="00905957">
          <w:rPr>
            <w:lang w:val="en-GB"/>
          </w:rPr>
          <w:delText xml:space="preserve">epresented </w:delText>
        </w:r>
      </w:del>
      <w:ins w:id="6061" w:author="Soapbox" w:date="2021-07-15T10:31:00Z">
        <w:r w:rsidR="00B12C8A" w:rsidRPr="001E7A27">
          <w:rPr>
            <w:lang w:val="en-GB"/>
          </w:rPr>
          <w:t>f</w:t>
        </w:r>
      </w:ins>
      <w:del w:id="6062" w:author="Soapbox" w:date="2021-07-15T10:31:00Z">
        <w:r w:rsidR="003A2CCF" w:rsidRPr="001E7A27" w:rsidDel="00B12C8A">
          <w:rPr>
            <w:lang w:val="en-GB"/>
          </w:rPr>
          <w:delText>F</w:delText>
        </w:r>
      </w:del>
      <w:r w:rsidRPr="001E7A27">
        <w:rPr>
          <w:lang w:val="en-GB"/>
        </w:rPr>
        <w:t>eedbacks</w:t>
      </w:r>
      <w:bookmarkEnd w:id="6051"/>
      <w:r w:rsidRPr="001E7A27">
        <w:rPr>
          <w:lang w:val="en-GB"/>
        </w:rPr>
        <w:t xml:space="preserve"> </w:t>
      </w:r>
      <w:bookmarkEnd w:id="6052"/>
      <w:bookmarkEnd w:id="6053"/>
    </w:p>
    <w:p w14:paraId="5360291E" w14:textId="2C949132" w:rsidR="00D4433D" w:rsidRPr="001E7A27" w:rsidRDefault="00D4433D" w:rsidP="005C7F25">
      <w:pPr>
        <w:pStyle w:val="AR6BodyText"/>
        <w:rPr>
          <w:lang w:val="en-GB" w:eastAsia="en-US"/>
        </w:rPr>
      </w:pPr>
      <w:r w:rsidRPr="001E7A27">
        <w:rPr>
          <w:lang w:val="en-GB" w:eastAsia="en-US"/>
        </w:rPr>
        <w:t xml:space="preserve">Section 5.5.1.2 highlighted recent literature describing potential impacts of Earth system feedbacks that have typically not been included in standard ESMs </w:t>
      </w:r>
      <w:commentRangeStart w:id="6063"/>
      <w:r w:rsidRPr="001E7A27">
        <w:rPr>
          <w:lang w:val="en-GB" w:eastAsia="en-US"/>
        </w:rPr>
        <w:fldChar w:fldCharType="begin" w:fldLock="1"/>
      </w:r>
      <w:ins w:id="6064" w:author="Robin Matthews" w:date="2021-06-17T19:25:00Z">
        <w:r w:rsidR="000F32A8" w:rsidRPr="001E7A27">
          <w:rPr>
            <w:lang w:val="en-GB" w:eastAsia="en-US"/>
          </w:rPr>
          <w: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"ITEM-2", "itemData" : { "DOI" : "10.5194/bg-14-3051-2017", "ISSN" : "1726-4189", "abstract" : "Abstract. The land surface models JULES (Joint UK Land Environment Simulator, two versions) and ORCHIDEE-MICT (Organizing Carbon and Hydrology in Dynamic Ecosystems), each with a revised representation of permafrost carbon, were coupled to the Integrated Model Of Global Effects of climatic aNomalies (IMOGEN) intermediate-complexity climate and ocean carbon uptake model. IMOGEN calculates atmospheric carbon dioxide (CO2) and local monthly surface climate for a given emission scenario with the land\u2013atmosphere CO2 flux exchange from either JULES or ORCHIDEE-MICT. These simulations include feedbacks associated with permafrost carbon changes in a warming world. Both IMOGEN\u2013JULES and IMOGEN\u2013ORCHIDEE-MICT were forced by historical and three alternative future-CO2-emission scenarios. Those simulations were performed for different climate sensitivities and regional climate change patterns based on 22 different Earth system models (ESMs) used for CMIP3 (phase 3 of the Coupled Model Intercomparison Project), allowing us to explore climate uncertainties in the context of permafrost carbon\u2013climate feedbacks. Three future emission scenarios consistent with three representative concentration pathways were used: RCP2.6, RCP4.5 and RCP8.5. Paired simulations with and without frozen carbon processes were required to quantify the impact of the permafrost carbon feedback on climate change. The additional warming from the permafrost carbon feedback is between 0.2 and 12% of the change in the global mean temperature (\u0394T) by the year 2100 and 0.5 and 17% of \u0394T by 2300, with these ranges reflecting differences in land surface models, climate models and emissions pathway. As a percentage of \u0394T, the permafrost carbon feedback has a greater impact on the low-emissions scenario (RCP2.6) than on the higher-emissions scenarios, suggesting that permafrost carbon should be taken into account when evaluating scenarios of heavy mitigation and stabilization. Structural differences between the land surface models (particularly the representation of the soil carbon decomposition) are found to be a larger source of uncertainties than differences in the climate response. Inertia in the permafrost carbon system means that the permafrost carbon response depends on the temporal trajectory of warming as well as the absolute amount of warming. We propose a new policy-relevant metric \u2013 the frozen carbon residence time (FCRt) in years \u2013 that can be derived from these complex land surface models and\u2026", "author" : [ { "dropping-particle" : "", "family" : "Burke", "given" : "Eleanor J", "non-dropping-particle" : "", "parse-names" : false, "suffix" : "" }, { "dropping-particle" : "", "family" : "Ekici", "given" : "Altug", "non-dropping-particle" : "", "parse-names" : false, "suffix" : "" }, { "dropping-particle" : "", "family" : "Huang", "given" : "Ye", "non-dropping-particle" : "", "parse-names" : false, "suffix" : "" }, { "dropping-particle" : "", "family" : "Chadburn", "given" : "Sarah 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"Peng", "given" : "Shushi", "non-dropping-particle" : "", "parse-names" : false, "suffix" : "" }, { "dropping-particle" : "", "family" : "Krinner", "given" : "Gerhard", "non-dropping-particle" : "", "parse-names" : false, "suffix" : "" } ], "container-title" : "Biogeosciences", "id" : "ITEM-2", "issue" : "12", "issued" : { "date-parts" : [ [ "2017", "6", "22" ] ] }, "page" : "3051-3066", "title" : "Quantifying uncertainties of permafrost carbon\u2013climate feedbacks", "translator" : [ { "dropping-particle" : "", "family" : "L4980", "given" : "", "non-dropping-particle" : "", "parse-names" : false, "suffix" : "" } ], "type" : "article-journal", "volume" : "14" }, "uris" : [ "http://www.mendeley.com/documents/?uuid=156971e1-01ad-4c15-80da-a6bc20a47c95" ] }, { "id" : "ITEM-3", "itemData" : { "DOI" : "10.1098/rsta.2017.0263", "ISSN" : "1364-503X", "PMID" : "29610375", "abstract" : "A number of studies have examined the size of the allowable global cumulative carbon budget compatible with limiting twenty-first century global average temperature rise to below 2\u00b0C and below 1.5\u00b0C relative to pre-industrial levels. These estimates of cumulative emissions have a number of uncertainties including those associated with the climate sensitivity and the global carbon cycle. Although the IPCC fifth assessment report contained information on a range of Earth system feedbacks, such as carbon released by thawing of permafrost or methane production by wetlands as a result of climate change, the impact of many of these Earth system processes on the allowable carbon budgets remains to be quantified. Here, we make initial estimates to show that the combined impact from typically unrepresented Earth system processes may be important for the achievability of limiting warming to 1.5\u00b0C or 2\u00b0C above pre-industrial levels. The size of the effects range up to around a 350 GtCO2budget reduction for a 1.5\u00b0C warming limit and around a 500 GtCO2reduction for achieving a warming limit of 2\u00b0C. Median estimates for the extra Earth system forcing lead to around 100 GtCO2and 150 GtCO2, respectively, for the two warming limits. Our estimates are equivalent to several years of anthropogenic carbon dioxide emissions at present rates. In addition to the likely reduction of the allowable global carbon budgets, the extra feedbacks also bring forward the date at which a given warming threshold is likely to be exceeded for a particular emission pathway.This article is part of the theme issue 'The Paris Agreement: understanding the physical and social challenges for a warming world of 1.5\u00b0C above pre-industrial levels'.", "author" : [ { "dropping-particle" : "", "family" : "Lowe", "given" : "Jason A.", "non-dropping-particle" : "", "parse-names" : false, "suffix" : "" }, { "dropping-particle" : "", "family" : "Bernie", "given" : "Daniel", "non-dropping-particle" : "", "parse-names" : false, "suffix" : "" } ], "container-title" : "Philosophical Transactions of the Royal Society A: Mathematical, Physical and Engineering Sciences", "id" : "ITEM-3", "issue" : "2119", "issued" : { "date-parts" : [ [ "2018", "5", "13" ] ] }, "page" : "20170263", "title" : "The impact of Earth system feedbacks on carbon budgets and climate response", "translator" : [ { "dropping-particle" : "", "family" : "L3920", "given" : "", "non-dropping-particle" : "", "parse-names" : false, "suffix" : "" } ], "type" : "article-journal", "volume" : "376" }, "uris" : [ "http://www.mendeley.com/documents/?uuid=bb4eacfb-c068-4f03-8f01-02816286dc9f" ] }, { "id" : "ITEM-4",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"ITEM-4",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"ITEM-5", "itemData" : { "DOI" : "10.1038/s41561-018-0174-9", "ISBN" : "1752-0894 1752-0908", "ISSN" : "1752-0894", "abstract" : "Global methane emissions from natural wetlands and carbon release from permafrost thaw have a positive feedback on climate, yet are not represented in most state-of-the-art climate models. Furthermore, a fraction of the thawed permafrost carbon is released as methane, enhancing the combined feedback strength. We present simulations with an inverted intermediate complexity climate model, which follows prescribed global warming pathways to stabilization at 1.5 or 2.0 \u00b0C above pre-industrial levels by the year 2100, and which incorporates a state-of-the-art global land surface model with updated descriptions of wetland and permafrost carbon release. We demonstrate that the climate feedbacks from those two processes are substantial. Specifically, permissible anthropogenic fossil fuel CO2 emission budgets are reduced by 17\u201323% (47\u201356 GtC) for stabilization at 1.5 \u00b0C, and 9\u201313% (52\u201357 GtC) for 2.0 \u00b0C stabilization. In our simulations these feedback processes respond more quickly at temperatures below 1.5 \u00b0C, and the differences between the 1.5 and 2 \u00b0C targets are disproportionately small. This key finding holds for transient emission pathways to 2100 and does not account for longer-term implications of these feedback processes. We conclude that natural feedback processes from wetlands and permafrost must be considered in assessments of transient emission pathways to limit global warming.", "author" : [ { "dropping-particle" : "", "family" : "Comyn-Platt", "given" : "Edward", "non-dropping-particle" : "", "parse-names" : false, "suffix" : "" }, { "dropping-particle" : "", "family" : "Hayman", "given" : "Garry", "non-dropping-particle" : "", "parse-names" : false, "suffix" : "" }, { "dropping-particle" : "", "family" : "Huntingford", "given" : "Chris", "non-dropping-particle" : "", "parse-names" : false, "suffix" : "" }, { "dropping-particle" : "", "family" : "Chadburn", "given" : "Sarah E.", "non-dropping-particle" : "", "parse-names" : false, "suffix" : "" }, { "dropping-particle" : "", "family" : "Burke", "given" : "Eleanor J.", "non-dropping-particle" : "", "parse-names" : false, "suffix" : "" }, { "dropping-particle" : "", "family" : "Harper", "given" : "Anna B.", "non-dropping-particle" : "", "parse-names" : false, "suffix" : "" }, { "dropping-particle" : "", "family" : "Collins", "given" : "William J.", "non-dropping-particle" : "", "parse-names" : false, "suffix" : "" }, { "dropping-particle" : "", "family" : "Webber", "given" : "Christopher P.", "non-dropping-particle" : "", "parse-names" : false, "suffix" : "" }, { "dropping-particle" : "", "family" : "Powell", "given" : "Tom", "non-dropping-particle" : "", "parse-names" : false, "suffix" : "" }, { "dropping-particle" : "", "family" : "Cox", "given" : "Peter M.", "non-dropping-particle" : "", "parse-names" : false, "suffix" : "" }, { "dropping-particle" : "", "family" : "Gedney", "given" : "Nicola", "non-dropping-particle" : "", "parse-names" : false, "suffix" : "" }, { "dropping-particle" : "", "family" : "Sitch", "given" : "Stephen", "non-dropping-particle" : "", "parse-names" : false, "suffix" : "" } ], "container-title" : "Nature Geoscience", "id" : "ITEM-5", "issue" : "8", "issued" : { "date-parts" : [ [ "2018", "8", "9" ] ] }, "page" : "568-573", "title" : "Carbon budgets for 1.5 and 2\u00b0C targets lowered by natural wetland and permafrost feedbacks", "translator" : [ { "dropping-particle" : "", "family" : "L4746", "given" : "", "non-dropping-particle" : "", "parse-names" : false, "suffix" : "" } ], "type" : "article-journal", "volume" : "11" }, "uris" : [ "http://www.mendeley.com/documents/?uuid=ec2f0692-028e-4e18-820a-60461981d8e4" ] }, { "id" : "ITEM-6",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"ITEM-6",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"id" : "ITEM-7", "itemData" : { "DOI" : "10.1038/nclimate3054", "ISSN" : "1758-678X", "abstract" : "Increasing temperatures in northern high latitudes are causing permafrost to thaw1, making large amounts of previously frozen organic matter vulnerable to microbial decomposition2. Permafrost thaw also creates a fragmented landscape of drier and wetter soil conditions3,4 that determine the amount and form (carbon dioxide (CO2), or methane (CH4)) of carbon (C) released to the atmosphere. The rate and form of C release control the magnitude of the permafrost C feedback, so their relative contribution with a warming climate remains unclear5,6. We quantified the effect of increasing temperature and changes from aerobic to anaerobic soil conditions using 25 soil incubation studies from the permafrost zone. Here we show, using two separate meta-analyses, that a 10 \u00b0C increase in incubation temperature increased C release by a factor of 2.0 (95% confidence interval (CI), 1.8 to 2.2). Under aerobic incubation conditions, soils released 3.4 (95% CI, 2.2 to 5.2) times more C than under anaerobic conditions. Even when accounting for the higher heat trapping capacity of CH4, soils released 2.3 (95% CI, 1.5 to 3.4) times more C under aerobic conditions. These results imply that permafrost ecosystems thawing under aerobic conditions and releasing CO2 will strengthen the permafrost C feedback more than waterlogged systems releasing CO2 and CH4 for a given amount of C.", "author" : [ { "dropping-particle" : "", "family" : "Sch\u00e4del", "given" : "Christina", "non-dropping-particle" : "", "parse-names" : false, "suffix" : "" }, { "dropping-particle" : "", "family" : "Bader", "given" : "Martin K.-F.", "non-dropping-particle" : "", "parse-names" : false, "suffix" : "" }, { "dropping-particle" : "", "family" : "Schuur", "given" : "Edward A G", "non-dropping-particle" : "", "parse-names" : false, "suffix" : "" }, { "dropping-particle" : "", "family" : "Biasi", "given" : "Christina", "non-dropping-particle" : "", "parse-names" : false, "suffix" : "" }, { "dropping-particle" : "", "family" : "Bracho", "given" : "Rosvel", "non-dropping-particle" : "", "parse-names" : false, "suffix" : "" }, { "dropping-particle" : "", "family" : "\u010capek", "given" : "Petr", "non-dropping-particle" : "", "parse-names" : false, "suffix" : "" }, { "dropping-particle" : "", "family" : "Baets", "given" : "Sarah", "non-dropping-particle" : "De", "parse-names" : false, "suffix" : "" }, { "dropping-particle" : "", "family" : "Di\u00e1kov\u00e1", "given" : "Kate\u0159ina", "non-dropping-particle" : "", "parse-names" : false, "suffix" : "" }, { "dropping-particle" : "", "family" : "Ernakovich", "given" : "Jessica", "non-dropping-particle" : "", "parse-names" : false, "suffix" : "" }, { "dropping-particle" : "", "family" : "Estop-Aragones", "given" : "Cristian", "non-dropping-particle" : "", "parse-names" : false, "suffix" : "" }, { "dropping-particle" : "", "family" : "Graham", "given" : "David E", "non-dropping-particle" : "", "parse-names" : false, "suffix" : "" }, { "dropping-particle" : "", "family" : "Hartley", "given" : "Iain P", "non-dropping-particle" : "", "parse-names" : false, "suffix" : "" }, { "dropping-particle" : "", "family" : "Iversen", "given" : "Colleen M", "non-dropping-particle" : "", "parse-names" : false, "suffix" : "" }, { "dropping-particle" : "", "family" : "Kane", "given" : "Evan", "non-dropping-particle" : "", "parse-names" : false, "suffix" : "" }, { "dropping-particle" : "", "family" : "Knoblauch", "given" : "Christian", "non-dropping-particle" : "", "parse-names" : false, "suffix" : "" }, { "dropping-particle" : "", "family" : "Lupascu", "given" : "Massimo", "non-dropping-particle" : "", "parse-names" : false, "suffix" : "" }, { "dropping-particle" : "", "family" : "Martikainen", "given" : "Pertti J", "non-dropping-particle" : "", "parse-names" : false, "suffix" : "" }, { "dropping-particle" : "", "family" : "Natali", "given" : "Susan M", "non-dropping-particle" : "", "parse-names" : false, "suffix" : "" }, { "dropping-particle" : "", "family" : "Norby", "given" : "Richard J", "non-dropping-particle" : "", "parse-names" : false, "suffix" : "" }, { "dropping-particle" : "", "family" : "O\u2019Donnell", "given" : "Jonathan A.", "non-dropping-particle" : "", "parse-names" : false, "suffix" : "" }, { "dropping-particle" : "", "family" : "Chowdhury", "given" : "Taniya Roy", "non-dropping-particle" : "", "parse-names" : false, "suffix" : "" }, { "dropping-particle" : "", "family" : "\u0160antr\u016f\u010dkov\u00e1", "given" : "Hana", "non-dropping-particle" : "", "parse-names" : false, "suffix" : "" }, { "dropping-particle" : "", "family" : "Shaver", "given" : "Gaius", "non-dropping-particle" : "", "parse-names" : false, "suffix" : "" }, { "dropping-particle" : "", "family" : "Sloan", "given" : "Victoria L.", "non-dropping-particle" : "", "parse-names" : false, "suffix" : "" }, { "dropping-particle" : "", "family" : "Treat", "given" : "Claire C", "non-dropping-particle" : "", "parse-names" : false, "suffix" : "" }, { "dropping-particle" : "", "family" : "Turetsky", "given" : "Merritt R", "non-dropping-particle" : "", "parse-names" : false, "suffix" : "" }, { "dropping-particle" : "", "family" : "Waldrop", "given" : "Mark P", "non-dropping-particle" : "", "parse-names" : false, "suffix" : "" }, { "dropping-particle" : "", "family" : "Wickland", "given" : "Kimberly P", "non-dropping-particle" : "", "parse-names" : false, "suffix" : "" } ], "container-title" : "Nature Climate Change", "id" : "ITEM-7", "issue" : "10", "issued" : { "date-parts" : [ [ "2016", "10", "13" ] ] }, "page" : "950-953", "publisher" : "Nature Publishing Group", "title" : "Potential carbon emissions dominated by carbon dioxide from thawed permafrost soils", "translator" : [ { "dropping-particle" : "", "family" : "L4201", "given" : "", "non-dropping-particle" : "", "parse-names" : false, "suffix" : "" } ], "type" : "article-journal", "volume" : "6" }, "uris" : [ "http://www.mendeley.com/documents/?uuid=ba5e521f-3fb8-4589-bd55-030758ea2e43" ] }, { "id" : "ITEM-8", "itemData" : { "DOI" : "10.1007/s40641-017-0056-z", "ISSN" : "2198-6061", "author" : [ { "dropping-particle" : "", "family" : "Mahowald", "given" : "Natalie M.", "non-dropping-particle" : "", "parse-names" : false, "suffix" : "" }, { "dropping-particle" : "", "family" : "Scanza", "given" : "Rachel", "non-dropping-particle" : "", "parse-names" : false, "suffix" : "" }, { "dropping-particle" : "", "family" : "Brahney", "given" : "Janice", "non-dropping-particle" : "", "parse-names" : false, "suffix" : "" }, { "dropping-particle" : "", "family" : "Goodale", "given" : "Christine L.", "non-dropping-particle" : "", "parse-names" : false, "suffix" : "" }, { "dropping-particle" : "", "family" : "Hess", "given" : "Peter G.", "non-dropping-particle" : "", "parse-names" : false, "suffix" : "" }, { "dropping-particle" : "", "family" : "Moore", "given" : "J. Keith", "non-dropping-particle" : "", "parse-names" : false, "suffix" : "" }, { "dropping-particle" : "", "family" : "Neff", "given" : "Jason", "non-dropping-particle" : "", "parse-names" : false, "suffix" : "" } ], "container-title" : "Current Climate Change Reports", "id" : "ITEM-8", "issue" : "1", "issued" : { "date-parts" : [ [ "2017", "3", "7" ] ] }, "page" : "16-31", "publisher" : "Springer International Publishing", "title" : "Aerosol deposition impacts on land and ocean carbon cycles", "translator" : [ { "dropping-particle" : "", "family" : "L4933", "given" : "", "non-dropping-particle" : "", "parse-names" : false, "suffix" : "" } ], "type" : "article-journal", "volume" : "3" }, "uris" : [ "http://www.mendeley.com/documents/?uuid=6aa75ca1-48ae-3c82-b749-d6af6a3ce293" ] } ], "mendeley" : { "formattedCitation" : "(MacDougall and Friedlingstein, 2015; Schneider von Deimling et al., 2015; Sch\u00e4del et al., 2016; Burke et al., 2017b; Mahowald et al., 2017; Comyn-Platt et al., 2018; Gasser et al., 2018; Lowe and Bernie, 2018)", "manualFormatting" : "(MacDougall and Friedlingstein, 2015; Schneider von Deimling et al., 2015; Sch\u00e4del et al., 2016; Burke et al., 2017b; Mahowald et al., 2017; Comyn-Platt et al., 2018; Gasser et al., 2018; Lowe and Bernie, 2018)", "plainTextFormattedCitation" : "(MacDougall and Friedlingstein, 2015; Schneider von Deimling et al., 2015; Sch\u00e4del et al., 2016; Burke et al., 2017b; Mahowald et al., 2017; Comyn-Platt et al., 2018; Gasser et al., 2018; Lowe and Bernie, 2018)", "previouslyFormattedCitation" : "(MacDougall and Friedlingstein, 2015; Schneider von Deimling et al., 2015; Sch\u00e4del et al., 2016; Burke et al., 2017b; Mahowald et al., 2017; Comyn-Platt et al., 2018; Gasser et al., 2018; Lowe and Bernie, 2018)" }, "properties" : { "noteIndex" : 0 }, "schema" : "https://github.com/citation-style-language/schema/raw/master/csl-citation.json" }</w:instrText>
        </w:r>
      </w:ins>
      <w:del w:id="6065" w:author="Robin Matthews" w:date="2021-06-17T19:25:00Z">
        <w:r w:rsidR="00747167" w:rsidRPr="001E7A27" w:rsidDel="000F32A8">
          <w:rPr>
            <w:lang w:val="en-GB" w:eastAsia="en-US"/>
          </w:rPr>
          <w:del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"ITEM-2", "itemData" : { "DOI" : "10.5194/bg-14-3051-2017", "ISSN" : "1726-4189", "abstract" : "Abstract. The land surface models JULES (Joint UK Land Environment Simulator, two versions) and ORCHIDEE-MICT (Organizing Carbon and Hydrology in Dynamic Ecosystems), each with a revised representation of permafrost carbon, were coupled to the Integrated Model Of Global Effects of climatic aNomalies (IMOGEN) intermediate-complexity climate and ocean carbon uptake model. IMOGEN calculates atmospheric carbon dioxide (CO2) and local monthly surface climate for a given emission scenario with the land\u2013atmosphere CO2 flux exchange from either JULES or ORCHIDEE-MICT. These simulations include feedbacks associated with permafrost carbon changes in a warming world. Both IMOGEN\u2013JULES and IMOGEN\u2013ORCHIDEE-MICT were forced by historical and three alternative future-CO2-emission scenarios. Those simulations were performed for different climate sensitivities and regional climate change patterns based on 22 different Earth system models (ESMs) used for CMIP3 (phase 3 of the Coupled Model Intercomparison Project), allowing us to explore climate uncertainties in the context of permafrost carbon\u2013climate feedbacks. Three future emission scenarios consistent with three representative concentration pathways were used: RCP2.6, RCP4.5 and RCP8.5. Paired simulations with and without frozen carbon processes were required to quantify the impact of the permafrost carbon feedback on climate change. The additional warming from the permafrost carbon feedback is between 0.2 and 12% of the change in the global mean temperature (\u0394T) by the year 2100 and 0.5 and 17% of \u0394T by 2300, with these ranges reflecting differences in land surface models, climate models and emissions pathway. As a percentage of \u0394T, the permafrost carbon feedback has a greater impact on the low-emissions scenario (RCP2.6) than on the higher-emissions scenarios, suggesting that permafrost carbon should be taken into account when evaluating scenarios of heavy mitigation and stabilization. Structural differences between the land surface models (particularly the representation of the soil carbon decomposition) are found to be a larger source of uncertainties than differences in the climate response. Inertia in the permafrost carbon system means that the permafrost carbon response depends on the temporal trajectory of warming as well as the absolute amount of warming. We propose a new policy-relevant metric \u2013 the frozen carbon residence time (FCRt) in years \u2013 that can be derived from these complex land surface models and\u2026", "author" : [ { "dropping-particle" : "", "family" : "Burke", "given" : "Eleanor J", "non-dropping-particle" : "", "parse-names" : false, "suffix" : "" }, { "dropping-particle" : "", "family" : "Ekici", "given" : "Altug", "non-dropping-particle" : "", "parse-names" : false, "suffix" : "" }, { "dropping-particle" : "", "family" : "Huang", "given" : "Ye", "non-dropping-particle" : "", "parse-names" : false, "suffix" : "" }, { "dropping-particle" : "", "family" : "Chadburn", "given" : "Sarah 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"Peng", "given" : "Shushi", "non-dropping-particle" : "", "parse-names" : false, "suffix" : "" }, { "dropping-particle" : "", "family" : "Krinner", "given" : "Gerhard", "non-dropping-particle" : "", "parse-names" : false, "suffix" : "" } ], "container-title" : "Biogeosciences", "id" : "ITEM-2", "issue" : "12", "issued" : { "date-parts" : [ [ "2017", "6", "22" ] ] }, "page" : "3051-3066", "title" : "Quantifying uncertainties of permafrost carbon\u2013climate feedbacks", "translator" : [ { "dropping-particle" : "", "family" : "L4980", "given" : "", "non-dropping-particle" : "", "parse-names" : false, "suffix" : "" } ], "type" : "article-journal", "volume" : "14" }, "uris" : [ "http://www.mendeley.com/documents/?uuid=156971e1-01ad-4c15-80da-a6bc20a47c95" ] }, { "id" : "ITEM-3", "itemData" : { "DOI" : "10.1098/rsta.2017.0263", "ISSN" : "1364-503X", "PMID" : "29610375", "abstract" : "A number of studies have examined the size of the allowable global cumulative carbon budget compatible with limiting twenty-first century global average temperature rise to below 2\u00b0C and below 1.5\u00b0C relative to pre-industrial levels. These estimates of cumulative emissions have a number of uncertainties including those associated with the climate sensitivity and the global carbon cycle. Although the IPCC fifth assessment report contained information on a range of Earth system feedbacks, such as carbon released by thawing of permafrost or methane production by wetlands as a result of climate change, the impact of many of these Earth system processes on the allowable carbon budgets remains to be quantified. Here, we make initial estimates to show that the combined impact from typically unrepresented Earth system processes may be important for the achievability of limiting warming to 1.5\u00b0C or 2\u00b0C above pre-industrial levels. The size of the effects range up to around a 350 GtCO2budget reduction for a 1.5\u00b0C warming limit and around a 500 GtCO2reduction for achieving a warming limit of 2\u00b0C. Median estimates for the extra Earth system forcing lead to around 100 GtCO2and 150 GtCO2, respectively, for the two warming limits. Our estimates are equivalent to several years of anthropogenic carbon dioxide emissions at present rates. In addition to the likely reduction of the allowable global carbon budgets, the extra feedbacks also bring forward the date at which a given warming threshold is likely to be exceeded for a particular emission pathway.This article is part of the theme issue 'The Paris Agreement: understanding the physical and social challenges for a warming world of 1.5\u00b0C above pre-industrial levels'.", "author" : [ { "dropping-particle" : "", "family" : "Lowe", "given" : "Jason A.", "non-dropping-particle" : "", "parse-names" : false, "suffix" : "" }, { "dropping-particle" : "", "family" : "Bernie", "given" : "Daniel", "non-dropping-particle" : "", "parse-names" : false, "suffix" : "" } ], "container-title" : "Philosophical Transactions of the Royal Society A: Mathematical, Physical and Engineering Sciences", "id" : "ITEM-3", "issue" : "2119", "issued" : { "date-parts" : [ [ "2018", "5", "13" ] ] }, "page" : "20170263", "title" : "The impact of Earth system feedbacks on carbon budgets and climate response", "translator" : [ { "dropping-particle" : "", "family" : "L3920", "given" : "", "non-dropping-particle" : "", "parse-names" : false, "suffix" : "" } ], "type" : "article-journal", "volume" : "376" }, "uris" : [ "http://www.mendeley.com/documents/?uuid=bb4eacfb-c068-4f03-8f01-02816286dc9f" ] }, { "id" : "ITEM-4",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"ITEM-4",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"ITEM-5", "itemData" : { "DOI" : "10.1038/s41561-018-0174-9", "ISBN" : "1752-0894 1752-0908", "ISSN" : "1752-0894", "abstract" : "Global methane emissions from natural wetlands and carbon release from permafrost thaw have a positive feedback on climate, yet are not represented in most state-of-the-art climate models. Furthermore, a fraction of the thawed permafrost carbon is released as methane, enhancing the combined feedback strength. We present simulations with an inverted intermediate complexity climate model, which follows prescribed global warming pathways to stabilization at 1.5 or 2.0 \u00b0C above pre-industrial levels by the year 2100, and which incorporates a state-of-the-art global land surface model with updated descriptions of wetland and permafrost carbon release. We demonstrate that the climate feedbacks from those two processes are substantial. Specifically, permissible anthropogenic fossil fuel CO2 emission budgets are reduced by 17\u201323% (47\u201356 GtC) for stabilization at 1.5 \u00b0C, and 9\u201313% (52\u201357 GtC) for 2.0 \u00b0C stabilization. In our simulations these feedback processes respond more quickly at temperatures below 1.5 \u00b0C, and the differences between the 1.5 and 2 \u00b0C targets are disproportionately small. This key finding holds for transient emission pathways to 2100 and does not account for longer-term implications of these feedback processes. We conclude that natural feedback processes from wetlands and permafrost must be considered in assessments of transient emission pathways to limit global warming.", "author" : [ { "dropping-particle" : "", "family" : "Comyn-Platt", "given" : "Edward", "non-dropping-particle" : "", "parse-names" : false, "suffix" : "" }, { "dropping-particle" : "", "family" : "Hayman", "given" : "Garry", "non-dropping-particle" : "", "parse-names" : false, "suffix" : "" }, { "dropping-particle" : "", "family" : "Huntingford", "given" : "Chris", "non-dropping-particle" : "", "parse-names" : false, "suffix" : "" }, { "dropping-particle" : "", "family" : "Chadburn", "given" : "Sarah E.", "non-dropping-particle" : "", "parse-names" : false, "suffix" : "" }, { "dropping-particle" : "", "family" : "Burke", "given" : "Eleanor J.", "non-dropping-particle" : "", "parse-names" : false, "suffix" : "" }, { "dropping-particle" : "", "family" : "Harper", "given" : "Anna B.", "non-dropping-particle" : "", "parse-names" : false, "suffix" : "" }, { "dropping-particle" : "", "family" : "Collins", "given" : "William J.", "non-dropping-particle" : "", "parse-names" : false, "suffix" : "" }, { "dropping-particle" : "", "family" : "Webber", "given" : "Christopher P.", "non-dropping-particle" : "", "parse-names" : false, "suffix" : "" }, { "dropping-particle" : "", "family" : "Powell", "given" : "Tom", "non-dropping-particle" : "", "parse-names" : false, "suffix" : "" }, { "dropping-particle" : "", "family" : "Cox", "given" : "Peter M.", "non-dropping-particle" : "", "parse-names" : false, "suffix" : "" }, { "dropping-particle" : "", "family" : "Gedney", "given" : "Nicola", "non-dropping-particle" : "", "parse-names" : false, "suffix" : "" }, { "dropping-particle" : "", "family" : "Sitch", "given" : "Stephen", "non-dropping-particle" : "", "parse-names" : false, "suffix" : "" } ], "container-title" : "Nature Geoscience", "id" : "ITEM-5", "issue" : "8", "issued" : { "date-parts" : [ [ "2018", "8", "9" ] ] }, "page" : "568-573", "title" : "Carbon budgets for 1.5 and 2\u00b0C targets lowered by natural wetland and permafrost feedbacks", "translator" : [ { "dropping-particle" : "", "family" : "L4746", "given" : "", "non-dropping-particle" : "", "parse-names" : false, "suffix" : "" } ], "type" : "article-journal", "volume" : "11" }, "uris" : [ "http://www.mendeley.com/documents/?uuid=ec2f0692-028e-4e18-820a-60461981d8e4" ] }, { "id" : "ITEM-6",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"ITEM-6",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"id" : "ITEM-7", "itemData" : { "DOI" : "10.1038/nclimate3054", "ISSN" : "1758-678X", "abstract" : "Increasing temperatures in northern high latitudes are causing permafrost to thaw1, making large amounts of previously frozen organic matter vulnerable to microbial decomposition2. Permafrost thaw also creates a fragmented landscape of drier and wetter soil conditions3,4 that determine the amount and form (carbon dioxide (CO2), or methane (CH4)) of carbon (C) released to the atmosphere. The rate and form of C release control the magnitude of the permafrost C feedback, so their relative contribution with a warming climate remains unclear5,6. We quantified the effect of increasing temperature and changes from aerobic to anaerobic soil conditions using 25 soil incubation studies from the permafrost zone. Here we show, using two separate meta-analyses, that a 10 \u00b0C increase in incubation temperature increased C release by a factor of 2.0 (95% confidence interval (CI), 1.8 to 2.2). Under aerobic incubation conditions, soils released 3.4 (95% CI, 2.2 to 5.2) times more C than under anaerobic conditions. Even when accounting for the higher heat trapping capacity of CH4, soils released 2.3 (95% CI, 1.5 to 3.4) times more C under aerobic conditions. These results imply that permafrost ecosystems thawing under aerobic conditions and releasing CO2 will strengthen the permafrost C feedback more than waterlogged systems releasing CO2 and CH4 for a given amount of C.", "author" : [ { "dropping-particle" : "", "family" : "Sch\u00e4del", "given" : "Christina", "non-dropping-particle" : "", "parse-names" : false, "suffix" : "" }, { "dropping-particle" : "", "family" : "Bader", "given" : "Martin K.-F.", "non-dropping-particle" : "", "parse-names" : false, "suffix" : "" }, { "dropping-particle" : "", "family" : "Schuur", "given" : "Edward A G", "non-dropping-particle" : "", "parse-names" : false, "suffix" : "" }, { "dropping-particle" : "", "family" : "Biasi", "given" : "Christina", "non-dropping-particle" : "", "parse-names" : false, "suffix" : "" }, { "dropping-particle" : "", "family" : "Bracho", "given" : "Rosvel", "non-dropping-particle" : "", "parse-names" : false, "suffix" : "" }, { "dropping-particle" : "", "family" : "\u010capek", "given" : "Petr", "non-dropping-particle" : "", "parse-names" : false, "suffix" : "" }, { "dropping-particle" : "", "family" : "Baets", "given" : "Sarah", "non-dropping-particle" : "De", "parse-names" : false, "suffix" : "" }, { "dropping-particle" : "", "family" : "Di\u00e1kov\u00e1", "given" : "Kate\u0159ina", "non-dropping-particle" : "", "parse-names" : false, "suffix" : "" }, { "dropping-particle" : "", "family" : "Ernakovich", "given" : "Jessica", "non-dropping-particle" : "", "parse-names" : false, "suffix" : "" }, { "dropping-particle" : "", "family" : "Estop-Aragones", "given" : "Cristian", "non-dropping-particle" : "", "parse-names" : false, "suffix" : "" }, { "dropping-particle" : "", "family" : "Graham", "given" : "David E", "non-dropping-particle" : "", "parse-names" : false, "suffix" : "" }, { "dropping-particle" : "", "family" : "Hartley", "given" : "Iain P", "non-dropping-particle" : "", "parse-names" : false, "suffix" : "" }, { "dropping-particle" : "", "family" : "Iversen", "given" : "Colleen M", "non-dropping-particle" : "", "parse-names" : false, "suffix" : "" }, { "dropping-particle" : "", "family" : "Kane", "given" : "Evan", "non-dropping-particle" : "", "parse-names" : false, "suffix" : "" }, { "dropping-particle" : "", "family" : "Knoblauch", "given" : "Christian", "non-dropping-particle" : "", "parse-names" : false, "suffix" : "" }, { "dropping-particle" : "", "family" : "Lupascu", "given" : "Massimo", "non-dropping-particle" : "", "parse-names" : false, "suffix" : "" }, { "dropping-particle" : "", "family" : "Martikainen", "given" : "Pertti J", "non-dropping-particle" : "", "parse-names" : false, "suffix" : "" }, { "dropping-particle" : "", "family" : "Natali", "given" : "Susan M", "non-dropping-particle" : "", "parse-names" : false, "suffix" : "" }, { "dropping-particle" : "", "family" : "Norby", "given" : "Richard J", "non-dropping-particle" : "", "parse-names" : false, "suffix" : "" }, { "dropping-particle" : "", "family" : "O\u2019Donnell", "given" : "Jonathan A.", "non-dropping-particle" : "", "parse-names" : false, "suffix" : "" }, { "dropping-particle" : "", "family" : "Chowdhury", "given" : "Taniya Roy", "non-dropping-particle" : "", "parse-names" : false, "suffix" : "" }, { "dropping-particle" : "", "family" : "\u0160antr\u016f\u010dkov\u00e1", "given" : "Hana", "non-dropping-particle" : "", "parse-names" : false, "suffix" : "" }, { "dropping-particle" : "", "family" : "Shaver", "given" : "Gaius", "non-dropping-particle" : "", "parse-names" : false, "suffix" : "" }, { "dropping-particle" : "", "family" : "Sloan", "given" : "Victoria L.", "non-dropping-particle" : "", "parse-names" : false, "suffix" : "" }, { "dropping-particle" : "", "family" : "Treat", "given" : "Claire C", "non-dropping-particle" : "", "parse-names" : false, "suffix" : "" }, { "dropping-particle" : "", "family" : "Turetsky", "given" : "Merritt R", "non-dropping-particle" : "", "parse-names" : false, "suffix" : "" }, { "dropping-particle" : "", "family" : "Waldrop", "given" : "Mark P", "non-dropping-particle" : "", "parse-names" : false, "suffix" : "" }, { "dropping-particle" : "", "family" : "Wickland", "given" : "Kimberly P", "non-dropping-particle" : "", "parse-names" : false, "suffix" : "" } ], "container-title" : "Nature Climate Change", "id" : "ITEM-7", "issue" : "10", "issued" : { "date-parts" : [ [ "2016", "10", "13" ] ] }, "page" : "950-953", "publisher" : "Nature Publishing Group", "title" : "Potential carbon emissions dominated by carbon dioxide from thawed permafrost soils", "translator" : [ { "dropping-particle" : "", "family" : "L4201", "given" : "", "non-dropping-particle" : "", "parse-names" : false, "suffix" : "" } ], "type" : "article-journal", "volume" : "6" }, "uris" : [ "http://www.mendeley.com/documents/?uuid=ba5e521f-3fb8-4589-bd55-030758ea2e43" ] }, { "id" : "ITEM-8", "itemData" : { "DOI" : "10.1007/s40641-017-0056-z", "ISSN" : "2198-6061", "author" : [ { "dropping-particle" : "", "family" : "Mahowald", "given" : "Natalie M.", "non-dropping-particle" : "", "parse-names" : false, "suffix" : "" }, { "dropping-particle" : "", "family" : "Scanza", "given" : "Rachel", "non-dropping-particle" : "", "parse-names" : false, "suffix" : "" }, { "dropping-particle" : "", "family" : "Brahney", "given" : "Janice", "non-dropping-particle" : "", "parse-names" : false, "suffix" : "" }, { "dropping-particle" : "", "family" : "Goodale", "given" : "Christine L.", "non-dropping-particle" : "", "parse-names" : false, "suffix" : "" }, { "dropping-particle" : "", "family" : "Hess", "given" : "Peter G.", "non-dropping-particle" : "", "parse-names" : false, "suffix" : "" }, { "dropping-particle" : "", "family" : "Moore", "given" : "J. Keith", "non-dropping-particle" : "", "parse-names" : false, "suffix" : "" }, { "dropping-particle" : "", "family" : "Neff", "given" : "Jason", "non-dropping-particle" : "", "parse-names" : false, "suffix" : "" } ], "container-title" : "Current Climate Change Reports", "id" : "ITEM-8", "issue" : "1", "issued" : { "date-parts" : [ [ "2017", "3", "7" ] ] }, "page" : "16-31", "publisher" : "Springer International Publishing", "title" : "Aerosol deposition impacts on land and ocean carbon cycles", "translator" : [ { "dropping-particle" : "", "family" : "L4933", "given" : "", "non-dropping-particle" : "", "parse-names" : false, "suffix" : "" } ], "type" : "article-journal", "volume" : "3" }, "uris" : [ "http://www.mendeley.com/documents/?uuid=6aa75ca1-48ae-3c82-b749-d6af6a3ce293" ] } ], "mendeley" : { "formattedCitation" : "(MacDougall and Friedlingstein, 2015; Schneider von Deimling et al., 2015; Sch\u00e4del et al., 2016; Burke et al., 2017b; Mahowald et al., 2017; Comyn-Platt et al., 2018; Gasser et al., 2018; Lowe and Bernie, 2018)", "manualFormatting" : "(Schneider von Deimling et al., 2015; MacDougall and Friedlingstein, 2015; Sch\u00e4del et al., 2016; Burke et al., 2017; Mahowald et al., 2017; Comyn-Platt et al., 2018; Gasser et al., 2018; Lowe and Bernie, 2018)", "plainTextFormattedCitation" : "(MacDougall and Friedlingstein, 2015; Schneider von Deimling et al., 2015; Sch\u00e4del et al., 2016; Burke et al., 2017b; Mahowald et al., 2017; Comyn-Platt et al., 2018; Gasser et al., 2018; Lowe and Bernie, 2018)", "previouslyFormattedCitation" : "(MacDougall and Friedlingstein, 2015; Schneider von Deimling et al., 2015; Sch\u00e4del et al., 2016; Burke et al., 2017b; Mahowald et al., 2017; Comyn-Platt et al., 2018; Gasser et al., 2018; Lowe and Bernie, 2018)"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w:t>
      </w:r>
      <w:ins w:id="6066" w:author="Robin Matthews" w:date="2021-06-17T19:25:00Z">
        <w:r w:rsidR="000F32A8" w:rsidRPr="001E7A27">
          <w:rPr>
            <w:lang w:val="en-GB"/>
          </w:rPr>
          <w:t>MacDougall and Friedlingstein, 2015; Schneider von Deimling et al., 2015; Schädel et al., 2016; Burke et al., 2017b; Mahowald et al., 2017; Comyn-Platt et al., 2018; Gasser et al., 2018; Lowe and Bernie, 2018</w:t>
        </w:r>
      </w:ins>
      <w:del w:id="6067" w:author="Robin Matthews" w:date="2021-06-17T19:25:00Z">
        <w:r w:rsidR="00025FA2" w:rsidRPr="001E7A27" w:rsidDel="000F32A8">
          <w:rPr>
            <w:noProof/>
            <w:lang w:val="en-GB" w:eastAsia="en-US"/>
          </w:rPr>
          <w:delText>Schneider von Deimling et al., 2015; MacDougall and Friedlingstein, 2015; Schädel et al., 2016; Burke et al., 2017; Mahowald et al., 2017; Comyn-Platt et al., 2018; Gasser et al., 2018; Lowe and Bernie, 2018</w:delText>
        </w:r>
      </w:del>
      <w:r w:rsidR="00025FA2" w:rsidRPr="001E7A27">
        <w:rPr>
          <w:noProof/>
          <w:lang w:val="en-GB" w:eastAsia="en-US"/>
        </w:rPr>
        <w:t>)</w:t>
      </w:r>
      <w:r w:rsidRPr="001E7A27">
        <w:rPr>
          <w:lang w:val="en-GB" w:eastAsia="en-US"/>
        </w:rPr>
        <w:fldChar w:fldCharType="end"/>
      </w:r>
      <w:commentRangeEnd w:id="6063"/>
      <w:r w:rsidR="00025FA2" w:rsidRPr="001E7A27">
        <w:rPr>
          <w:rStyle w:val="CommentReference"/>
          <w:lang w:val="en-GB"/>
        </w:rPr>
        <w:commentReference w:id="6063"/>
      </w:r>
      <w:r w:rsidRPr="001E7A27">
        <w:rPr>
          <w:lang w:val="en-GB" w:eastAsia="en-US"/>
        </w:rPr>
        <w:t xml:space="preserve">, the most important of which is carbon release from thawing permafrost. The </w:t>
      </w:r>
      <w:del w:id="6068" w:author="Tom Maycock" w:date="2021-09-09T16:19:00Z">
        <w:r w:rsidRPr="001E7A27" w:rsidDel="00AF21D1">
          <w:rPr>
            <w:lang w:val="en-GB" w:eastAsia="en-US"/>
          </w:rPr>
          <w:delText xml:space="preserve">IPCC </w:delText>
        </w:r>
      </w:del>
      <w:r w:rsidRPr="001E7A27">
        <w:rPr>
          <w:lang w:val="en-GB" w:eastAsia="en-US"/>
        </w:rPr>
        <w:t>SR1.5 estimated unrepresented Earth system processes to result in a reduction of remaining carbon budgets of up to 100 GtCO</w:t>
      </w:r>
      <w:r w:rsidRPr="001E7A27">
        <w:rPr>
          <w:vertAlign w:val="subscript"/>
          <w:lang w:val="en-GB" w:eastAsia="en-US"/>
        </w:rPr>
        <w:t>2</w:t>
      </w:r>
      <w:r w:rsidRPr="001E7A27">
        <w:rPr>
          <w:lang w:val="en-GB" w:eastAsia="en-US"/>
        </w:rPr>
        <w:t xml:space="preserve"> over the course of this century, and more thereafter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(Rogelj et al., 2018b)</w:t>
      </w:r>
      <w:r w:rsidRPr="001E7A27">
        <w:rPr>
          <w:lang w:val="en-GB" w:eastAsia="en-US"/>
        </w:rPr>
        <w:fldChar w:fldCharType="end"/>
      </w:r>
      <w:r w:rsidRPr="001E7A27">
        <w:rPr>
          <w:lang w:val="en-GB" w:eastAsia="en-US"/>
        </w:rPr>
        <w:t>. Here this assessment is updated based on the Earth system feedback assessment of Section 5.4.8 and synthesi</w:t>
      </w:r>
      <w:ins w:id="6069" w:author="Soapbox" w:date="2021-07-22T09:22:00Z">
        <w:r w:rsidR="00B10F16" w:rsidRPr="001E7A27">
          <w:rPr>
            <w:lang w:val="en-GB" w:eastAsia="en-US"/>
          </w:rPr>
          <w:t>z</w:t>
        </w:r>
      </w:ins>
      <w:del w:id="6070" w:author="Soapbox" w:date="2021-07-22T09:22:00Z">
        <w:r w:rsidRPr="001E7A27" w:rsidDel="00B10F16">
          <w:rPr>
            <w:lang w:val="en-GB" w:eastAsia="en-US"/>
          </w:rPr>
          <w:delText>s</w:delText>
        </w:r>
      </w:del>
      <w:r w:rsidRPr="001E7A27">
        <w:rPr>
          <w:lang w:val="en-GB" w:eastAsia="en-US"/>
        </w:rPr>
        <w:t>ed in Figure 5.</w:t>
      </w:r>
      <w:r w:rsidR="00DC1480" w:rsidRPr="001E7A27">
        <w:rPr>
          <w:lang w:val="en-GB" w:eastAsia="en-US"/>
        </w:rPr>
        <w:t>29</w:t>
      </w:r>
      <w:r w:rsidRPr="001E7A27">
        <w:rPr>
          <w:lang w:val="en-GB" w:eastAsia="en-US"/>
        </w:rPr>
        <w:t xml:space="preserve"> by applying the reverse method by </w:t>
      </w:r>
      <w:r w:rsidRPr="001E7A27">
        <w:rPr>
          <w:lang w:val="en-GB" w:eastAsia="en-US"/>
        </w:rPr>
        <w:fldChar w:fldCharType="begin" w:fldLock="1"/>
      </w:r>
      <w:r w:rsidR="00747167" w:rsidRPr="001E7A27">
        <w:rPr>
          <w:lang w:val="en-GB" w:eastAsia="en-US"/>
        </w:rPr>
        <w:instrText>ADDIN CSL_CITATION { "citationItems" : [ { "id" : "ITEM-1", "itemData" : { "DOI" : "10.1175/2009JCLI2949.1", "ISBN" : "0894-8755", "ISSN" : "0894-8755", "PMID" : "11089968", "abstract" : "Abstract Perturbations to the carbon cycle could constitute large feedbacks on future changes in atmospheric CO2 concentration and climate. This paper demonstrates how carbon cycle feedback can be expressed in formally similar ways to climate feedback, and thus compares their magnitudes. The carbon cycle gives rise to two climate feedback terms: the concentration\u2013carbon feedback, resulting from the uptake of carbon by land and ocean as a biogeochemical response to the atmospheric CO2 concentration, and the climate\u2013carbon feedback, resulting from the effect of climate change on carbon fluxes. In the earth system models of the Coupled Climate\u2013Carbon Cycle Model Intercomparison Project (C4MIP), climate\u2013carbon feedback on warming is positive and of a similar size to the cloud feedback. The concentration\u2013carbon feedback is negative; it has generally received less attention in the literature, but in magnitude it is 4 times larger than the climate\u2013carbon feedback and more uncertain. The concentration\u2013carbon feed...", "author" : [ { "dropping-particle" : "", "family" : "Gregory", "given" : "J. M.", "non-dropping-particle" : "", "parse-names" : false, "suffix" : "" }, { "dropping-particle" : "", "family" : "Jones", "given" : "C. D.", "non-dropping-particle" : "", "parse-names" : false, "suffix" : "" }, { "dropping-particle" : "", "family" : "Cadule", "given" : "P.", "non-dropping-particle" : "", "parse-names" : false, "suffix" : "" }, { "dropping-particle" : "", "family" : "Friedlingstein", "given" : "P.", "non-dropping-particle" : "", "parse-names" : false, "suffix" : "" } ], "container-title" : "Journal of Climate", "id" : "ITEM-1", "issue" : "19", "issued" : { "date-parts" : [ [ "2009", "10" ] ] }, "page" : "5232-5250", "title" : "Quantifying Carbon Cycle Feedbacks", "translator" : [ { "dropping-particle" : "", "family" : "L3929", "given" : "", "non-dropping-particle" : "", "parse-names" : false, "suffix" : "" } ], "type" : "article-journal", "volume" : "22" }, "uris" : [ "http://www.mendeley.com/documents/?uuid=8cc301f9-b027-3602-936e-036e9cffa84d" ] } ], "mendeley" : { "formattedCitation" : "(Gregory et al., 2009)", "plainTextFormattedCitation" : "(Gregory et al., 2009)", "previouslyFormattedCitation" : "(Gregory et al., 2009)" }, "properties" : { "noteIndex" : 0 }, "schema" : "https://github.com/citation-style-language/schema/raw/master/csl-citation.json" }</w:instrText>
      </w:r>
      <w:r w:rsidRPr="001E7A27">
        <w:rPr>
          <w:lang w:val="en-GB" w:eastAsia="en-US"/>
        </w:rPr>
        <w:fldChar w:fldCharType="separate"/>
      </w:r>
      <w:del w:id="6071" w:author="Soapbox" w:date="2021-07-26T12:38:00Z">
        <w:r w:rsidR="00025FA2" w:rsidRPr="001E7A27" w:rsidDel="00C95724">
          <w:rPr>
            <w:noProof/>
            <w:lang w:val="en-GB" w:eastAsia="en-US"/>
          </w:rPr>
          <w:delText>(</w:delText>
        </w:r>
      </w:del>
      <w:r w:rsidR="00025FA2" w:rsidRPr="001E7A27">
        <w:rPr>
          <w:noProof/>
          <w:lang w:val="en-GB" w:eastAsia="en-US"/>
        </w:rPr>
        <w:t>Gregory et al.</w:t>
      </w:r>
      <w:ins w:id="6072" w:author="Soapbox" w:date="2021-07-26T12:38:00Z">
        <w:r w:rsidR="00C95724" w:rsidRPr="001E7A27">
          <w:rPr>
            <w:noProof/>
            <w:lang w:val="en-GB" w:eastAsia="en-US"/>
          </w:rPr>
          <w:t xml:space="preserve"> (</w:t>
        </w:r>
      </w:ins>
      <w:del w:id="6073" w:author="Soapbox" w:date="2021-07-26T12:38:00Z">
        <w:r w:rsidR="00025FA2" w:rsidRPr="001E7A27" w:rsidDel="00C95724">
          <w:rPr>
            <w:noProof/>
            <w:lang w:val="en-GB" w:eastAsia="en-US"/>
          </w:rPr>
          <w:delText xml:space="preserve">, </w:delText>
        </w:r>
      </w:del>
      <w:r w:rsidR="00025FA2" w:rsidRPr="001E7A27">
        <w:rPr>
          <w:noProof/>
          <w:lang w:val="en-GB" w:eastAsia="en-US"/>
        </w:rPr>
        <w:t>2009)</w:t>
      </w:r>
      <w:r w:rsidRPr="001E7A27">
        <w:rPr>
          <w:lang w:val="en-GB" w:eastAsia="en-US"/>
        </w:rPr>
        <w:fldChar w:fldCharType="end"/>
      </w:r>
      <w:r w:rsidRPr="001E7A27">
        <w:rPr>
          <w:lang w:val="en-GB" w:eastAsia="en-US"/>
        </w:rPr>
        <w:t>.</w:t>
      </w:r>
    </w:p>
    <w:p w14:paraId="2B165198" w14:textId="77777777" w:rsidR="00D4433D" w:rsidRPr="001E7A27" w:rsidRDefault="00D4433D" w:rsidP="005C7F25">
      <w:pPr>
        <w:pStyle w:val="AR6BodyText"/>
        <w:rPr>
          <w:lang w:val="en-GB" w:eastAsia="en-US"/>
        </w:rPr>
      </w:pPr>
    </w:p>
    <w:p w14:paraId="12450B10" w14:textId="0BF771D7" w:rsidR="00D4433D" w:rsidRPr="001E7A27" w:rsidRDefault="00D4433D" w:rsidP="005C7F25">
      <w:pPr>
        <w:pStyle w:val="AR6BodyText"/>
        <w:rPr>
          <w:lang w:val="en-GB" w:eastAsia="en-US"/>
        </w:rPr>
      </w:pPr>
      <w:r w:rsidRPr="001E7A27">
        <w:rPr>
          <w:lang w:val="en-GB" w:eastAsia="en-US"/>
        </w:rPr>
        <w:t>The assessment in Section 5.4 and Box 5.1 highlights the different nature, magnitude and uncertainties surrounding additional Earth system feedback. The remaining carbon budgets reported in Table 5.8 account for these feedbacks, including corrections due to permafrost CO</w:t>
      </w:r>
      <w:r w:rsidRPr="001E7A27">
        <w:rPr>
          <w:vertAlign w:val="subscript"/>
          <w:lang w:val="en-GB" w:eastAsia="en-US"/>
        </w:rPr>
        <w:t>2</w:t>
      </w:r>
      <w:r w:rsidRPr="001E7A27">
        <w:rPr>
          <w:lang w:val="en-GB" w:eastAsia="en-US"/>
        </w:rPr>
        <w:t xml:space="preserve"> and CH</w:t>
      </w:r>
      <w:r w:rsidRPr="001E7A27">
        <w:rPr>
          <w:vertAlign w:val="subscript"/>
          <w:lang w:val="en-GB" w:eastAsia="en-US"/>
        </w:rPr>
        <w:t>4</w:t>
      </w:r>
      <w:r w:rsidRPr="001E7A27">
        <w:rPr>
          <w:lang w:val="en-GB" w:eastAsia="en-US"/>
        </w:rPr>
        <w:t xml:space="preserve"> feedbacks as well as those due to aerosol and atmospheric chemistry (Section 5.4.8). Two of these additional feedbacks (tropospheric ozone and methane lifetime feedbacks) are included in the projections of non-CO</w:t>
      </w:r>
      <w:r w:rsidRPr="001E7A27">
        <w:rPr>
          <w:vertAlign w:val="subscript"/>
          <w:lang w:val="en-GB" w:eastAsia="en-US"/>
        </w:rPr>
        <w:t>2</w:t>
      </w:r>
      <w:r w:rsidRPr="001E7A27">
        <w:rPr>
          <w:lang w:val="en-GB" w:eastAsia="en-US"/>
        </w:rPr>
        <w:t xml:space="preserve"> warming carried out with AR6-calibrated emulators (Box 7.1). The remainder of these independent Earth system feedbacks combine to a feedback of about 7 </w:t>
      </w:r>
      <w:r w:rsidRPr="001E7A27">
        <w:rPr>
          <w:rFonts w:cs="Times New Roman"/>
          <w:lang w:val="en-GB" w:eastAsia="en-US"/>
        </w:rPr>
        <w:t>± 27 PgC K</w:t>
      </w:r>
      <w:del w:id="6074" w:author="Ian Blenkinsop" w:date="2021-07-28T15:27:00Z">
        <w:r w:rsidRPr="001E7A27" w:rsidDel="00AA6C3A">
          <w:rPr>
            <w:rFonts w:cs="Times New Roman"/>
            <w:vertAlign w:val="superscript"/>
            <w:lang w:val="en-GB" w:eastAsia="en-US"/>
          </w:rPr>
          <w:delText>-</w:delText>
        </w:r>
      </w:del>
      <w:ins w:id="6075" w:author="Ian Blenkinsop" w:date="2021-07-28T15:27:00Z">
        <w:r w:rsidR="00AA6C3A" w:rsidRPr="001E7A27">
          <w:rPr>
            <w:rFonts w:cs="Times New Roman"/>
            <w:vertAlign w:val="superscript"/>
            <w:lang w:val="en-GB" w:eastAsia="en-US"/>
          </w:rPr>
          <w:t>–</w:t>
        </w:r>
      </w:ins>
      <w:r w:rsidRPr="001E7A27">
        <w:rPr>
          <w:rFonts w:cs="Times New Roman"/>
          <w:vertAlign w:val="superscript"/>
          <w:lang w:val="en-GB" w:eastAsia="en-US"/>
        </w:rPr>
        <w:t>1</w:t>
      </w:r>
      <w:r w:rsidRPr="001E7A27">
        <w:rPr>
          <w:rFonts w:cs="Times New Roman"/>
          <w:lang w:val="en-GB" w:eastAsia="en-US"/>
        </w:rPr>
        <w:t xml:space="preserve"> </w:t>
      </w:r>
      <w:r w:rsidRPr="001E7A27">
        <w:rPr>
          <w:lang w:val="en-GB" w:eastAsia="en-US"/>
        </w:rPr>
        <w:t xml:space="preserve">(1-sigma range, or 26 </w:t>
      </w:r>
      <w:r w:rsidRPr="001E7A27">
        <w:rPr>
          <w:rFonts w:cs="Times New Roman"/>
          <w:lang w:val="en-GB" w:eastAsia="en-US"/>
        </w:rPr>
        <w:t xml:space="preserve">± 97 </w:t>
      </w:r>
      <w:r w:rsidRPr="001E7A27">
        <w:rPr>
          <w:lang w:val="en-GB" w:eastAsia="en-US"/>
        </w:rPr>
        <w:t>GtCO</w:t>
      </w:r>
      <w:r w:rsidRPr="001E7A27">
        <w:rPr>
          <w:vertAlign w:val="subscript"/>
          <w:lang w:val="en-GB" w:eastAsia="en-US"/>
        </w:rPr>
        <w:t>2</w:t>
      </w:r>
      <w:r w:rsidRPr="001E7A27">
        <w:rPr>
          <w:lang w:val="en-GB" w:eastAsia="en-US"/>
        </w:rPr>
        <w:t xml:space="preserve"> °C</w:t>
      </w:r>
      <w:del w:id="6076" w:author="Ian Blenkinsop" w:date="2021-07-28T15:27:00Z">
        <w:r w:rsidRPr="001E7A27" w:rsidDel="00AA6C3A">
          <w:rPr>
            <w:vertAlign w:val="superscript"/>
            <w:lang w:val="en-GB" w:eastAsia="en-US"/>
          </w:rPr>
          <w:delText>-</w:delText>
        </w:r>
      </w:del>
      <w:ins w:id="6077" w:author="Ian Blenkinsop" w:date="2021-07-28T15:27:00Z">
        <w:r w:rsidR="00AA6C3A" w:rsidRPr="001E7A27">
          <w:rPr>
            <w:vertAlign w:val="superscript"/>
            <w:lang w:val="en-GB" w:eastAsia="en-US"/>
          </w:rPr>
          <w:t>–</w:t>
        </w:r>
      </w:ins>
      <w:r w:rsidRPr="001E7A27">
        <w:rPr>
          <w:vertAlign w:val="superscript"/>
          <w:lang w:val="en-GB" w:eastAsia="en-US"/>
        </w:rPr>
        <w:t>1</w:t>
      </w:r>
      <w:r w:rsidRPr="001E7A27">
        <w:rPr>
          <w:lang w:val="en-GB" w:eastAsia="en-US"/>
        </w:rPr>
        <w:t xml:space="preserve">). Overall, Section 5.4.8 assessed there to be </w:t>
      </w:r>
      <w:r w:rsidRPr="001E7A27">
        <w:rPr>
          <w:i/>
          <w:iCs/>
          <w:lang w:val="en-GB" w:eastAsia="en-US"/>
        </w:rPr>
        <w:t xml:space="preserve">low confidence </w:t>
      </w:r>
      <w:r w:rsidRPr="001E7A27">
        <w:rPr>
          <w:lang w:val="en-GB" w:eastAsia="en-US"/>
        </w:rPr>
        <w:t xml:space="preserve">in the exact magnitude of these feedbacks and they represent identified additional </w:t>
      </w:r>
      <w:r w:rsidR="00DD0ED3" w:rsidRPr="001E7A27">
        <w:rPr>
          <w:lang w:val="en-GB" w:eastAsia="en-US"/>
        </w:rPr>
        <w:t xml:space="preserve">amplifying </w:t>
      </w:r>
      <w:r w:rsidRPr="001E7A27">
        <w:rPr>
          <w:lang w:val="en-GB" w:eastAsia="en-US"/>
        </w:rPr>
        <w:t>factors that scale with additional warming</w:t>
      </w:r>
      <w:ins w:id="6078" w:author="Soapbox" w:date="2021-07-22T09:50:00Z">
        <w:r w:rsidR="00060F97" w:rsidRPr="001E7A27">
          <w:rPr>
            <w:lang w:val="en-GB" w:eastAsia="en-US"/>
          </w:rPr>
          <w:t>,</w:t>
        </w:r>
      </w:ins>
      <w:r w:rsidRPr="001E7A27">
        <w:rPr>
          <w:lang w:val="en-GB" w:eastAsia="en-US"/>
        </w:rPr>
        <w:t xml:space="preserve"> and mostly increase the challenge of limiting </w:t>
      </w:r>
      <w:r w:rsidR="001501AB" w:rsidRPr="001E7A27">
        <w:rPr>
          <w:lang w:val="en-GB" w:eastAsia="en-US"/>
        </w:rPr>
        <w:t xml:space="preserve">global </w:t>
      </w:r>
      <w:r w:rsidRPr="001E7A27">
        <w:rPr>
          <w:lang w:val="en-GB" w:eastAsia="en-US"/>
        </w:rPr>
        <w:t>warming to</w:t>
      </w:r>
      <w:r w:rsidR="00DD0ED3" w:rsidRPr="001E7A27">
        <w:rPr>
          <w:lang w:val="en-GB" w:eastAsia="en-US"/>
        </w:rPr>
        <w:t xml:space="preserve"> or below</w:t>
      </w:r>
      <w:r w:rsidRPr="001E7A27">
        <w:rPr>
          <w:lang w:val="en-GB" w:eastAsia="en-US"/>
        </w:rPr>
        <w:t xml:space="preserve"> specific temperature </w:t>
      </w:r>
      <w:r w:rsidR="001501AB" w:rsidRPr="001E7A27">
        <w:rPr>
          <w:lang w:val="en-GB" w:eastAsia="en-US"/>
        </w:rPr>
        <w:t>levels</w:t>
      </w:r>
      <w:r w:rsidRPr="001E7A27">
        <w:rPr>
          <w:lang w:val="en-GB" w:eastAsia="en-US"/>
        </w:rPr>
        <w:t>.</w:t>
      </w:r>
    </w:p>
    <w:bookmarkEnd w:id="6054"/>
    <w:p w14:paraId="41FC3931" w14:textId="77777777" w:rsidR="00834757" w:rsidRPr="001E7A27" w:rsidRDefault="00834757" w:rsidP="005C7F25">
      <w:pPr>
        <w:pStyle w:val="AR6BodyText"/>
        <w:rPr>
          <w:lang w:val="en-GB" w:eastAsia="en-US"/>
        </w:rPr>
      </w:pPr>
    </w:p>
    <w:p w14:paraId="06CF5294" w14:textId="77777777" w:rsidR="00186B0B" w:rsidRPr="001E7A27" w:rsidRDefault="00186B0B" w:rsidP="005C7F25">
      <w:pPr>
        <w:pStyle w:val="AR6BodyText"/>
        <w:rPr>
          <w:lang w:val="en-GB" w:eastAsia="en-US"/>
        </w:rPr>
      </w:pPr>
    </w:p>
    <w:p w14:paraId="042AF6FA" w14:textId="5A6A4B4F" w:rsidR="00834757" w:rsidRPr="001E7A27" w:rsidRDefault="00834757" w:rsidP="00535548">
      <w:pPr>
        <w:pStyle w:val="AR6Chap5Level35111"/>
        <w:rPr>
          <w:lang w:val="en-GB"/>
        </w:rPr>
      </w:pPr>
      <w:bookmarkStart w:id="6079" w:name="_Toc70535736"/>
      <w:bookmarkStart w:id="6080" w:name="_Toc5716979"/>
      <w:bookmarkStart w:id="6081" w:name="_Toc33564320"/>
      <w:r w:rsidRPr="001E7A27">
        <w:rPr>
          <w:lang w:val="en-GB"/>
        </w:rPr>
        <w:t xml:space="preserve">Remaining </w:t>
      </w:r>
      <w:r w:rsidR="003A2CCF" w:rsidRPr="001E7A27">
        <w:rPr>
          <w:lang w:val="en-GB"/>
        </w:rPr>
        <w:t>C</w:t>
      </w:r>
      <w:r w:rsidRPr="001E7A27">
        <w:rPr>
          <w:lang w:val="en-GB"/>
        </w:rPr>
        <w:t>arbon</w:t>
      </w:r>
      <w:r w:rsidR="003A2CCF" w:rsidRPr="001E7A27">
        <w:rPr>
          <w:lang w:val="en-GB"/>
        </w:rPr>
        <w:t xml:space="preserve"> B</w:t>
      </w:r>
      <w:r w:rsidRPr="001E7A27">
        <w:rPr>
          <w:lang w:val="en-GB"/>
        </w:rPr>
        <w:t>udget</w:t>
      </w:r>
      <w:bookmarkEnd w:id="6079"/>
      <w:r w:rsidRPr="001E7A27">
        <w:rPr>
          <w:lang w:val="en-GB"/>
        </w:rPr>
        <w:t xml:space="preserve"> </w:t>
      </w:r>
      <w:bookmarkEnd w:id="6080"/>
      <w:bookmarkEnd w:id="6081"/>
    </w:p>
    <w:p w14:paraId="7F51970E" w14:textId="77777777" w:rsidR="00834757" w:rsidRPr="001E7A27" w:rsidRDefault="00834757" w:rsidP="005C7F25">
      <w:pPr>
        <w:pStyle w:val="AR6BodyText"/>
        <w:rPr>
          <w:color w:val="000000" w:themeColor="text1"/>
          <w:lang w:val="en-GB" w:eastAsia="en-US"/>
        </w:rPr>
      </w:pPr>
    </w:p>
    <w:p w14:paraId="781CE3CD" w14:textId="03C4DBAC" w:rsidR="00834757" w:rsidRPr="001E7A27" w:rsidRDefault="00834757" w:rsidP="005C7F25">
      <w:pPr>
        <w:pStyle w:val="AR6BodyText"/>
        <w:rPr>
          <w:lang w:val="en-GB" w:eastAsia="en-US"/>
        </w:rPr>
      </w:pPr>
      <w:r w:rsidRPr="001E7A27">
        <w:rPr>
          <w:lang w:val="en-GB" w:eastAsia="en-US"/>
        </w:rPr>
        <w:t xml:space="preserve">The combination of the five components assessed in Sections 5.5.2.2.1–5.5.2.2.5 allows for an overall assessment of the remaining carbon budget in line with different levels of global average warming, as documented in </w:t>
      </w:r>
      <w:del w:id="6082" w:author="Soapbox" w:date="2021-07-22T09:51:00Z">
        <w:r w:rsidRPr="001E7A27" w:rsidDel="00060F97">
          <w:rPr>
            <w:lang w:val="en-GB" w:eastAsia="en-US"/>
          </w:rPr>
          <w:delText xml:space="preserve">the </w:delText>
        </w:r>
      </w:del>
      <w:del w:id="6083" w:author="Tom Maycock" w:date="2021-09-09T16:20:00Z">
        <w:r w:rsidRPr="001E7A27" w:rsidDel="00AF21D1">
          <w:rPr>
            <w:lang w:val="en-GB" w:eastAsia="en-US"/>
          </w:rPr>
          <w:delText xml:space="preserve">IPCC </w:delText>
        </w:r>
      </w:del>
      <w:r w:rsidRPr="001E7A27">
        <w:rPr>
          <w:lang w:val="en-GB" w:eastAsia="en-US"/>
        </w:rPr>
        <w:t xml:space="preserve">SR1.5 </w:t>
      </w:r>
      <w:r w:rsidRPr="001E7A27">
        <w:rPr>
          <w:lang w:val="en-GB" w:eastAsia="en-US"/>
        </w:rPr>
        <w:fldChar w:fldCharType="begin" w:fldLock="1"/>
      </w:r>
      <w:r w:rsidR="00747167" w:rsidRPr="001E7A2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(Rogelj et al., 2018b)</w:t>
      </w:r>
      <w:r w:rsidRPr="001E7A27">
        <w:rPr>
          <w:lang w:val="en-GB" w:eastAsia="en-US"/>
        </w:rPr>
        <w:fldChar w:fldCharType="end"/>
      </w:r>
      <w:r w:rsidRPr="001E7A27">
        <w:rPr>
          <w:lang w:val="en-GB" w:eastAsia="en-US"/>
        </w:rPr>
        <w:t>. The overall assessment of remaining carbon budgets (Table 5.8) reflects the uncertainty in TCRE quantification and provides estimates of the uncertainties surrounding the contributions of each of the respective further components. A formal combination of all uncertainties is not possible because they are not all independent</w:t>
      </w:r>
      <w:ins w:id="6084" w:author="Soapbox" w:date="2021-07-22T09:51:00Z">
        <w:r w:rsidR="00060F97" w:rsidRPr="001E7A27">
          <w:rPr>
            <w:lang w:val="en-GB" w:eastAsia="en-US"/>
          </w:rPr>
          <w:t>,</w:t>
        </w:r>
      </w:ins>
      <w:r w:rsidRPr="001E7A27">
        <w:rPr>
          <w:lang w:val="en-GB" w:eastAsia="en-US"/>
        </w:rPr>
        <w:t xml:space="preserve"> or because they represent choices rather than probabilistic uncertainties </w:t>
      </w:r>
      <w:r w:rsidRPr="001E7A27">
        <w:rPr>
          <w:lang w:val="en-GB" w:eastAsia="en-US"/>
        </w:rPr>
        <w:fldChar w:fldCharType="begin" w:fldLock="1"/>
      </w:r>
      <w:r w:rsidR="00747167" w:rsidRPr="001E7A27">
        <w:rPr>
          <w:lang w:val="en-GB" w:eastAsia="en-US"/>
        </w:rPr>
        <w:instrText>ADDIN CSL_CITATION { "citationItems" : [ { "id" : "ITEM-1",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"(Matthews et al., 2021)", "plainTextFormattedCitation" : "(Matthews et al., 2021)", "previouslyFormattedCitation" : "(Matthews et al., 2021)"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(Matthews et al., 2021)</w:t>
      </w:r>
      <w:r w:rsidRPr="001E7A27">
        <w:rPr>
          <w:lang w:val="en-GB" w:eastAsia="en-US"/>
        </w:rPr>
        <w:fldChar w:fldCharType="end"/>
      </w:r>
      <w:r w:rsidRPr="001E7A27">
        <w:rPr>
          <w:lang w:val="en-GB" w:eastAsia="en-US"/>
        </w:rPr>
        <w:t>. In light of all uncertainties related to TCRE, non-CO</w:t>
      </w:r>
      <w:r w:rsidRPr="001E7A27">
        <w:rPr>
          <w:vertAlign w:val="subscript"/>
          <w:lang w:val="en-GB" w:eastAsia="en-US"/>
        </w:rPr>
        <w:t>2</w:t>
      </w:r>
      <w:r w:rsidRPr="001E7A27">
        <w:rPr>
          <w:lang w:val="en-GB" w:eastAsia="en-US"/>
        </w:rPr>
        <w:t xml:space="preserve"> forcing and response, the level of non-CO</w:t>
      </w:r>
      <w:r w:rsidRPr="001E7A27">
        <w:rPr>
          <w:vertAlign w:val="subscript"/>
          <w:lang w:val="en-GB" w:eastAsia="en-US"/>
        </w:rPr>
        <w:t>2</w:t>
      </w:r>
      <w:r w:rsidRPr="001E7A27">
        <w:rPr>
          <w:lang w:val="en-GB" w:eastAsia="en-US"/>
        </w:rPr>
        <w:t xml:space="preserve"> mitigation, and historical warming, there is a small probability that the remaining carbon budget for limiting warming to 1.5°C since the 1850–1900 period is effectively zero. However, applying best estimate values for all but uncertainties in Earth system feedbacks </w:t>
      </w:r>
      <w:r w:rsidRPr="001E7A27">
        <w:rPr>
          <w:lang w:val="en-GB" w:eastAsia="en-US"/>
        </w:rPr>
        <w:lastRenderedPageBreak/>
        <w:t xml:space="preserve">and TCRE, the remaining carbon budgets in line with the Paris Agreement are generally small yet not zero (see Table 5.8). </w:t>
      </w:r>
    </w:p>
    <w:p w14:paraId="075C2916" w14:textId="77777777" w:rsidR="00834757" w:rsidRPr="001E7A27" w:rsidRDefault="00834757" w:rsidP="005C7F25">
      <w:pPr>
        <w:pStyle w:val="AR6BodyText"/>
        <w:rPr>
          <w:lang w:val="en-GB" w:eastAsia="en-US"/>
        </w:rPr>
      </w:pPr>
    </w:p>
    <w:p w14:paraId="75A0DCF9" w14:textId="1D64FE88" w:rsidR="00834757" w:rsidRPr="001E7A27" w:rsidRDefault="00834757" w:rsidP="005C7F25">
      <w:pPr>
        <w:pStyle w:val="AR6BodyText"/>
        <w:rPr>
          <w:lang w:val="en-GB"/>
        </w:rPr>
      </w:pPr>
      <w:r w:rsidRPr="001E7A27">
        <w:rPr>
          <w:lang w:val="en-GB" w:eastAsia="en-US"/>
        </w:rPr>
        <w:t xml:space="preserve">There is </w:t>
      </w:r>
      <w:r w:rsidRPr="001E7A27">
        <w:rPr>
          <w:i/>
          <w:lang w:val="en-GB" w:eastAsia="en-US"/>
        </w:rPr>
        <w:t>robust evidence</w:t>
      </w:r>
      <w:r w:rsidRPr="001E7A27">
        <w:rPr>
          <w:lang w:val="en-GB" w:eastAsia="en-US"/>
        </w:rPr>
        <w:t xml:space="preserve"> supporting the concept of TCRE as well as </w:t>
      </w:r>
      <w:r w:rsidRPr="001E7A27">
        <w:rPr>
          <w:i/>
          <w:lang w:val="en-GB" w:eastAsia="en-US"/>
        </w:rPr>
        <w:t>high confidence</w:t>
      </w:r>
      <w:r w:rsidRPr="001E7A27">
        <w:rPr>
          <w:lang w:val="en-GB" w:eastAsia="en-US"/>
        </w:rPr>
        <w:t xml:space="preserve"> in the range of historical human-induced warming. Combined with the assessed uncertainties in the Earth system’s response to non-CO</w:t>
      </w:r>
      <w:r w:rsidRPr="001E7A27">
        <w:rPr>
          <w:vertAlign w:val="subscript"/>
          <w:lang w:val="en-GB" w:eastAsia="en-US"/>
        </w:rPr>
        <w:t>2</w:t>
      </w:r>
      <w:r w:rsidRPr="001E7A27">
        <w:rPr>
          <w:lang w:val="en-GB" w:eastAsia="en-US"/>
        </w:rPr>
        <w:t xml:space="preserve"> emissions and less well-established quantification of some of the effect of non-linear Earth system feedbacks, this leads to </w:t>
      </w:r>
      <w:r w:rsidRPr="001E7A27">
        <w:rPr>
          <w:i/>
          <w:lang w:val="en-GB" w:eastAsia="en-US"/>
        </w:rPr>
        <w:t>medium confidence</w:t>
      </w:r>
      <w:r w:rsidRPr="001E7A27">
        <w:rPr>
          <w:lang w:val="en-GB" w:eastAsia="en-US"/>
        </w:rPr>
        <w:t xml:space="preserve"> being assigned to the assessed remaining carbon budget estimates while noting the identified and assessed uncertainties and potential variations. The reported values are applicable to warming and cumulative emissions over the 21st century. For climate stabili</w:t>
      </w:r>
      <w:ins w:id="6085" w:author="Soapbox" w:date="2021-07-17T06:28:00Z">
        <w:r w:rsidR="0089224C" w:rsidRPr="001E7A27">
          <w:rPr>
            <w:lang w:val="en-GB" w:eastAsia="en-US"/>
          </w:rPr>
          <w:t>z</w:t>
        </w:r>
      </w:ins>
      <w:del w:id="6086" w:author="Soapbox" w:date="2021-07-17T06:28:00Z">
        <w:r w:rsidRPr="001E7A27" w:rsidDel="0089224C">
          <w:rPr>
            <w:lang w:val="en-GB" w:eastAsia="en-US"/>
          </w:rPr>
          <w:delText>s</w:delText>
        </w:r>
      </w:del>
      <w:r w:rsidRPr="001E7A27">
        <w:rPr>
          <w:lang w:val="en-GB" w:eastAsia="en-US"/>
        </w:rPr>
        <w:t>ation beyond the 21st century</w:t>
      </w:r>
      <w:ins w:id="6087" w:author="Soapbox" w:date="2021-07-22T09:53:00Z">
        <w:r w:rsidR="00060F97" w:rsidRPr="001E7A27">
          <w:rPr>
            <w:lang w:val="en-GB" w:eastAsia="en-US"/>
          </w:rPr>
          <w:t>,</w:t>
        </w:r>
      </w:ins>
      <w:r w:rsidRPr="001E7A27">
        <w:rPr>
          <w:lang w:val="en-GB" w:eastAsia="en-US"/>
        </w:rPr>
        <w:t xml:space="preserve"> this confidence would decline to </w:t>
      </w:r>
      <w:r w:rsidRPr="001E7A27">
        <w:rPr>
          <w:i/>
          <w:lang w:val="en-GB" w:eastAsia="en-US"/>
        </w:rPr>
        <w:t>very low confidence</w:t>
      </w:r>
      <w:r w:rsidRPr="001E7A27">
        <w:rPr>
          <w:lang w:val="en-GB"/>
        </w:rPr>
        <w:t xml:space="preserve"> due to uncertainties in Earth system feedbacks and the ZEC. </w:t>
      </w:r>
    </w:p>
    <w:p w14:paraId="374A2E33" w14:textId="77777777" w:rsidR="00834757" w:rsidRPr="001E7A27" w:rsidRDefault="00834757" w:rsidP="005C7F25">
      <w:pPr>
        <w:pStyle w:val="AR6BodyText"/>
        <w:rPr>
          <w:lang w:val="en-GB"/>
        </w:rPr>
      </w:pPr>
    </w:p>
    <w:p w14:paraId="33DB2A2D" w14:textId="237FEF64" w:rsidR="00834757" w:rsidRPr="001E7A27" w:rsidRDefault="00834757" w:rsidP="005C7F25">
      <w:pPr>
        <w:pStyle w:val="AR6BodyText"/>
        <w:rPr>
          <w:lang w:val="en-GB" w:eastAsia="en-US"/>
        </w:rPr>
      </w:pPr>
      <w:r w:rsidRPr="001E7A27">
        <w:rPr>
          <w:lang w:val="en-GB"/>
        </w:rPr>
        <w:t>For estimates of total carbon budgets in line with limiting global warming to a specific level, an estimate of historical CO</w:t>
      </w:r>
      <w:r w:rsidRPr="001E7A27">
        <w:rPr>
          <w:vertAlign w:val="subscript"/>
          <w:lang w:val="en-GB"/>
        </w:rPr>
        <w:t>2</w:t>
      </w:r>
      <w:r w:rsidRPr="001E7A27">
        <w:rPr>
          <w:lang w:val="en-GB"/>
        </w:rPr>
        <w:t xml:space="preserve"> emissions should be added to the remaining carbon budget values reported in Table 5.8. Historical CO</w:t>
      </w:r>
      <w:r w:rsidRPr="001E7A27">
        <w:rPr>
          <w:vertAlign w:val="subscript"/>
          <w:lang w:val="en-GB"/>
        </w:rPr>
        <w:t>2</w:t>
      </w:r>
      <w:r w:rsidRPr="001E7A27">
        <w:rPr>
          <w:lang w:val="en-GB"/>
        </w:rPr>
        <w:t xml:space="preserve"> emissions between 1850 and 201</w:t>
      </w:r>
      <w:r w:rsidR="003B0D88" w:rsidRPr="001E7A27">
        <w:rPr>
          <w:lang w:val="en-GB"/>
        </w:rPr>
        <w:t>9</w:t>
      </w:r>
      <w:r w:rsidRPr="001E7A27">
        <w:rPr>
          <w:lang w:val="en-GB"/>
        </w:rPr>
        <w:t xml:space="preserve"> have been estimated at about </w:t>
      </w:r>
      <w:r w:rsidR="002013B8" w:rsidRPr="001E7A27">
        <w:rPr>
          <w:lang w:val="en-GB"/>
        </w:rPr>
        <w:t>655</w:t>
      </w:r>
      <w:r w:rsidRPr="001E7A27">
        <w:rPr>
          <w:lang w:val="en-GB"/>
        </w:rPr>
        <w:t xml:space="preserve"> ± 65 PgC (1-sigma range, or 2</w:t>
      </w:r>
      <w:r w:rsidR="003B0D88" w:rsidRPr="001E7A27">
        <w:rPr>
          <w:lang w:val="en-GB"/>
        </w:rPr>
        <w:t>3</w:t>
      </w:r>
      <w:r w:rsidR="002013B8" w:rsidRPr="001E7A27">
        <w:rPr>
          <w:lang w:val="en-GB"/>
        </w:rPr>
        <w:t>9</w:t>
      </w:r>
      <w:r w:rsidRPr="001E7A27">
        <w:rPr>
          <w:lang w:val="en-GB"/>
        </w:rPr>
        <w:t>0 ± 240 GtCO</w:t>
      </w:r>
      <w:r w:rsidRPr="001E7A27">
        <w:rPr>
          <w:vertAlign w:val="subscript"/>
          <w:lang w:val="en-GB"/>
        </w:rPr>
        <w:t>2</w:t>
      </w:r>
      <w:r w:rsidRPr="001E7A27">
        <w:rPr>
          <w:lang w:val="en-GB"/>
        </w:rPr>
        <w:t>, see Table 5.1), while since 1 January 2015, an additional 57 PgC (210 GtCO</w:t>
      </w:r>
      <w:r w:rsidRPr="001E7A27">
        <w:rPr>
          <w:vertAlign w:val="subscript"/>
          <w:lang w:val="en-GB"/>
        </w:rPr>
        <w:t>2</w:t>
      </w:r>
      <w:r w:rsidRPr="001E7A27">
        <w:rPr>
          <w:lang w:val="en-GB"/>
        </w:rPr>
        <w:t xml:space="preserve">) has been emitted until the end of 2019 </w:t>
      </w:r>
      <w:r w:rsidRPr="001E7A27">
        <w:rPr>
          <w:lang w:val="en-GB"/>
        </w:rPr>
        <w:fldChar w:fldCharType="begin" w:fldLock="1"/>
      </w:r>
      <w:r w:rsidR="00747167" w:rsidRPr="001E7A2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1E7A27">
        <w:rPr>
          <w:lang w:val="en-GB"/>
        </w:rPr>
        <w:fldChar w:fldCharType="separate"/>
      </w:r>
      <w:r w:rsidR="00025FA2" w:rsidRPr="001E7A27">
        <w:rPr>
          <w:noProof/>
          <w:lang w:val="en-GB"/>
        </w:rPr>
        <w:t>(Friedlingstein et al., 2020)</w:t>
      </w:r>
      <w:r w:rsidRPr="001E7A27">
        <w:rPr>
          <w:lang w:val="en-GB"/>
        </w:rPr>
        <w:fldChar w:fldCharType="end"/>
      </w:r>
      <w:r w:rsidRPr="001E7A27">
        <w:rPr>
          <w:lang w:val="en-GB"/>
        </w:rPr>
        <w:t xml:space="preserve">.   </w:t>
      </w:r>
      <w:r w:rsidRPr="001E7A27">
        <w:rPr>
          <w:lang w:val="en-GB" w:eastAsia="en-US"/>
        </w:rPr>
        <w:t xml:space="preserve"> </w:t>
      </w:r>
    </w:p>
    <w:p w14:paraId="79EDDD68" w14:textId="77777777" w:rsidR="00834757" w:rsidRPr="001E7A27" w:rsidRDefault="00834757" w:rsidP="005C7F25">
      <w:pPr>
        <w:rPr>
          <w:b/>
          <w:lang w:val="en-GB"/>
        </w:rPr>
      </w:pPr>
    </w:p>
    <w:p w14:paraId="3553CF8D" w14:textId="77777777" w:rsidR="00834757" w:rsidRPr="001E7A27" w:rsidRDefault="00834757" w:rsidP="005C7F25">
      <w:pPr>
        <w:rPr>
          <w:b/>
          <w:lang w:val="en-GB"/>
        </w:rPr>
      </w:pPr>
    </w:p>
    <w:p w14:paraId="6B4E15EF" w14:textId="73856A3F" w:rsidR="00834757" w:rsidRPr="001E7A27" w:rsidRDefault="00834757" w:rsidP="005C7F25">
      <w:pPr>
        <w:pStyle w:val="AR6BodyText"/>
        <w:rPr>
          <w:b/>
          <w:lang w:val="en-GB"/>
        </w:rPr>
      </w:pPr>
      <w:r w:rsidRPr="001E7A27">
        <w:rPr>
          <w:b/>
          <w:lang w:val="en-GB"/>
        </w:rPr>
        <w:t xml:space="preserve">[START TABLE 5.8 HERE] </w:t>
      </w:r>
    </w:p>
    <w:p w14:paraId="6049F09D" w14:textId="67065693" w:rsidR="004D73B8" w:rsidRPr="001E7A27" w:rsidRDefault="004D73B8" w:rsidP="005C7F25">
      <w:pPr>
        <w:pStyle w:val="AR6BodyText"/>
        <w:rPr>
          <w:b/>
          <w:lang w:val="en-GB"/>
        </w:rPr>
      </w:pPr>
    </w:p>
    <w:p w14:paraId="702817A1" w14:textId="7EB70009" w:rsidR="00D4433D" w:rsidRPr="001E7A27" w:rsidRDefault="004D73B8" w:rsidP="005C7F25">
      <w:pPr>
        <w:pStyle w:val="AR6Chap5Table"/>
        <w:spacing w:line="240" w:lineRule="auto"/>
        <w:rPr>
          <w:lang w:val="en-GB"/>
        </w:rPr>
      </w:pPr>
      <w:r w:rsidRPr="001E7A27">
        <w:rPr>
          <w:b/>
          <w:bCs/>
          <w:lang w:val="en-GB"/>
        </w:rPr>
        <w:t>The assessed remaining carbon budget and corresponding uncertainties</w:t>
      </w:r>
      <w:r w:rsidRPr="001E7A27">
        <w:rPr>
          <w:lang w:val="en-GB"/>
        </w:rPr>
        <w:t xml:space="preserve">. Assessed estimates are provided for additional human-induced warming expressed as global average surface air temperature since the recent past (2010–2019), which </w:t>
      </w:r>
      <w:r w:rsidRPr="001E7A27">
        <w:rPr>
          <w:i/>
          <w:iCs/>
          <w:lang w:val="en-GB"/>
        </w:rPr>
        <w:t xml:space="preserve">likely </w:t>
      </w:r>
      <w:r w:rsidRPr="001E7A27">
        <w:rPr>
          <w:lang w:val="en-GB"/>
        </w:rPr>
        <w:t>amounted to 0.8 to 1.3 with a best estimate of 1.0</w:t>
      </w:r>
      <w:r w:rsidR="00D4433D" w:rsidRPr="001E7A27">
        <w:rPr>
          <w:lang w:val="en-GB"/>
        </w:rPr>
        <w:t>7</w:t>
      </w:r>
      <w:r w:rsidRPr="001E7A27">
        <w:rPr>
          <w:lang w:val="en-GB"/>
        </w:rPr>
        <w:t xml:space="preserve">°C relative to 1850–1900 (Table 3.1 in Chapter 3). </w:t>
      </w:r>
    </w:p>
    <w:p w14:paraId="20E994F0" w14:textId="77777777" w:rsidR="004D73B8" w:rsidRPr="001E7A27" w:rsidRDefault="004D73B8" w:rsidP="005C7F25">
      <w:pPr>
        <w:pStyle w:val="AR6BodyText"/>
        <w:rPr>
          <w:lang w:val="en-GB"/>
        </w:rPr>
      </w:pPr>
    </w:p>
    <w:tbl>
      <w:tblPr>
        <w:tblStyle w:val="TableGrid"/>
        <w:tblW w:w="10774" w:type="dxa"/>
        <w:tblInd w:w="-289" w:type="dxa"/>
        <w:tblLayout w:type="fixed"/>
        <w:tblLook w:val="04A0" w:firstRow="1" w:lastRow="0" w:firstColumn="1" w:lastColumn="0" w:noHBand="0" w:noVBand="1"/>
      </w:tblPr>
      <w:tblGrid>
        <w:gridCol w:w="851"/>
        <w:gridCol w:w="851"/>
        <w:gridCol w:w="850"/>
        <w:gridCol w:w="850"/>
        <w:gridCol w:w="851"/>
        <w:gridCol w:w="850"/>
        <w:gridCol w:w="851"/>
        <w:gridCol w:w="993"/>
        <w:gridCol w:w="992"/>
        <w:gridCol w:w="992"/>
        <w:gridCol w:w="992"/>
        <w:gridCol w:w="851"/>
      </w:tblGrid>
      <w:tr w:rsidR="004D73B8" w:rsidRPr="001E7A27" w14:paraId="2BE7BB23" w14:textId="77777777" w:rsidTr="00CD4ECC">
        <w:tc>
          <w:tcPr>
            <w:tcW w:w="851" w:type="dxa"/>
          </w:tcPr>
          <w:p w14:paraId="3C037F99" w14:textId="7E8B10B0" w:rsidR="004D73B8" w:rsidRPr="001E7A27" w:rsidRDefault="004D73B8" w:rsidP="005C7F25">
            <w:pPr>
              <w:pStyle w:val="AR6BodyText"/>
              <w:jc w:val="center"/>
              <w:rPr>
                <w:sz w:val="14"/>
                <w:szCs w:val="14"/>
                <w:lang w:val="en-GB"/>
              </w:rPr>
            </w:pPr>
            <w:r w:rsidRPr="001E7A27">
              <w:rPr>
                <w:rFonts w:ascii="Gill Sans MT" w:hAnsi="Gill Sans MT"/>
                <w:sz w:val="14"/>
                <w:szCs w:val="14"/>
                <w:lang w:val="en-GB"/>
              </w:rPr>
              <w:t xml:space="preserve">Additional </w:t>
            </w:r>
            <w:del w:id="6088" w:author="Ian Blenkinsop" w:date="2021-07-28T15:27:00Z">
              <w:r w:rsidRPr="001E7A27" w:rsidDel="00AA6C3A">
                <w:rPr>
                  <w:rFonts w:ascii="Gill Sans MT" w:hAnsi="Gill Sans MT"/>
                  <w:sz w:val="14"/>
                  <w:szCs w:val="14"/>
                  <w:lang w:val="en-GB"/>
                </w:rPr>
                <w:delText xml:space="preserve">warming </w:delText>
              </w:r>
            </w:del>
            <w:ins w:id="6089" w:author="Ian Blenkinsop" w:date="2021-07-28T15:27:00Z">
              <w:r w:rsidR="00AA6C3A" w:rsidRPr="001E7A27">
                <w:rPr>
                  <w:rFonts w:ascii="Gill Sans MT" w:hAnsi="Gill Sans MT"/>
                  <w:sz w:val="14"/>
                  <w:szCs w:val="14"/>
                  <w:lang w:val="en-GB"/>
                </w:rPr>
                <w:t xml:space="preserve">Warming </w:t>
              </w:r>
            </w:ins>
            <w:del w:id="6090" w:author="Ian Blenkinsop" w:date="2021-07-28T15:28:00Z">
              <w:r w:rsidRPr="001E7A27" w:rsidDel="00AA6C3A">
                <w:rPr>
                  <w:rFonts w:ascii="Gill Sans MT" w:hAnsi="Gill Sans MT"/>
                  <w:sz w:val="14"/>
                  <w:szCs w:val="14"/>
                  <w:lang w:val="en-GB"/>
                </w:rPr>
                <w:delText xml:space="preserve">since </w:delText>
              </w:r>
            </w:del>
            <w:ins w:id="6091" w:author="Ian Blenkinsop" w:date="2021-07-28T15:28:00Z">
              <w:r w:rsidR="00AA6C3A" w:rsidRPr="001E7A27">
                <w:rPr>
                  <w:rFonts w:ascii="Gill Sans MT" w:hAnsi="Gill Sans MT"/>
                  <w:sz w:val="14"/>
                  <w:szCs w:val="14"/>
                  <w:lang w:val="en-GB"/>
                </w:rPr>
                <w:t xml:space="preserve">Since </w:t>
              </w:r>
            </w:ins>
            <w:r w:rsidRPr="001E7A27">
              <w:rPr>
                <w:rFonts w:ascii="Gill Sans MT" w:hAnsi="Gill Sans MT"/>
                <w:sz w:val="14"/>
                <w:szCs w:val="14"/>
                <w:lang w:val="en-GB"/>
              </w:rPr>
              <w:br/>
              <w:t>2010</w:t>
            </w:r>
            <w:r w:rsidRPr="001E7A27">
              <w:rPr>
                <w:rFonts w:ascii="Gill Sans MT" w:hAnsi="Gill Sans MT" w:cs="Calibri"/>
                <w:sz w:val="14"/>
                <w:szCs w:val="14"/>
                <w:lang w:val="en-GB" w:eastAsia="en-US"/>
              </w:rPr>
              <w:t>–</w:t>
            </w:r>
            <w:r w:rsidRPr="001E7A27">
              <w:rPr>
                <w:rFonts w:ascii="Gill Sans MT" w:hAnsi="Gill Sans MT"/>
                <w:sz w:val="14"/>
                <w:szCs w:val="14"/>
                <w:lang w:val="en-GB"/>
              </w:rPr>
              <w:t>2019</w:t>
            </w:r>
            <w:ins w:id="6092" w:author="Ian Blenkinsop" w:date="2021-07-28T15:28:00Z">
              <w:r w:rsidR="00AA6C3A" w:rsidRPr="001E7A27">
                <w:rPr>
                  <w:rFonts w:ascii="Gill Sans MT" w:hAnsi="Gill Sans MT"/>
                  <w:sz w:val="14"/>
                  <w:szCs w:val="14"/>
                  <w:vertAlign w:val="superscript"/>
                  <w:lang w:val="en-GB"/>
                </w:rPr>
                <w:t>a</w:t>
              </w:r>
            </w:ins>
            <w:del w:id="6093" w:author="Ian Blenkinsop" w:date="2021-07-28T15:28:00Z">
              <w:r w:rsidRPr="001E7A27" w:rsidDel="00AA6C3A">
                <w:rPr>
                  <w:rFonts w:ascii="Gill Sans MT" w:hAnsi="Gill Sans MT"/>
                  <w:sz w:val="14"/>
                  <w:szCs w:val="14"/>
                  <w:lang w:val="en-GB"/>
                </w:rPr>
                <w:br/>
                <w:delText>*(1)</w:delText>
              </w:r>
            </w:del>
          </w:p>
        </w:tc>
        <w:tc>
          <w:tcPr>
            <w:tcW w:w="851" w:type="dxa"/>
          </w:tcPr>
          <w:p w14:paraId="6D42E433" w14:textId="0CC58C2D" w:rsidR="004D73B8" w:rsidRPr="001E7A27" w:rsidRDefault="004D73B8" w:rsidP="005C7F25">
            <w:pPr>
              <w:pStyle w:val="AR6BodyText"/>
              <w:jc w:val="center"/>
              <w:rPr>
                <w:sz w:val="14"/>
                <w:szCs w:val="14"/>
                <w:lang w:val="en-GB"/>
              </w:rPr>
            </w:pPr>
            <w:r w:rsidRPr="001E7A27">
              <w:rPr>
                <w:rFonts w:ascii="Gill Sans MT" w:hAnsi="Gill Sans MT"/>
                <w:sz w:val="14"/>
                <w:szCs w:val="14"/>
                <w:lang w:val="en-GB"/>
              </w:rPr>
              <w:t xml:space="preserve">Warming </w:t>
            </w:r>
            <w:ins w:id="6094" w:author="Ian Blenkinsop" w:date="2021-07-28T15:27:00Z">
              <w:r w:rsidR="00AA6C3A" w:rsidRPr="001E7A27">
                <w:rPr>
                  <w:rFonts w:ascii="Gill Sans MT" w:hAnsi="Gill Sans MT"/>
                  <w:sz w:val="14"/>
                  <w:szCs w:val="14"/>
                  <w:lang w:val="en-GB"/>
                </w:rPr>
                <w:t>S</w:t>
              </w:r>
            </w:ins>
            <w:r w:rsidRPr="001E7A27">
              <w:rPr>
                <w:rFonts w:ascii="Gill Sans MT" w:hAnsi="Gill Sans MT"/>
                <w:sz w:val="14"/>
                <w:szCs w:val="14"/>
                <w:lang w:val="en-GB"/>
              </w:rPr>
              <w:t>since</w:t>
            </w:r>
            <w:r w:rsidRPr="001E7A27">
              <w:rPr>
                <w:rFonts w:ascii="Gill Sans MT" w:hAnsi="Gill Sans MT"/>
                <w:sz w:val="14"/>
                <w:szCs w:val="14"/>
                <w:lang w:val="en-GB"/>
              </w:rPr>
              <w:br/>
              <w:t>1850</w:t>
            </w:r>
            <w:r w:rsidRPr="001E7A27">
              <w:rPr>
                <w:rFonts w:ascii="Gill Sans MT" w:hAnsi="Gill Sans MT" w:cs="Calibri"/>
                <w:sz w:val="14"/>
                <w:szCs w:val="14"/>
                <w:lang w:val="en-GB" w:eastAsia="en-US"/>
              </w:rPr>
              <w:t>–</w:t>
            </w:r>
            <w:r w:rsidRPr="001E7A27">
              <w:rPr>
                <w:rFonts w:ascii="Gill Sans MT" w:hAnsi="Gill Sans MT"/>
                <w:sz w:val="14"/>
                <w:szCs w:val="14"/>
                <w:lang w:val="en-GB"/>
              </w:rPr>
              <w:t>1900</w:t>
            </w:r>
            <w:del w:id="6095" w:author="Ian Blenkinsop" w:date="2021-07-28T15:28:00Z">
              <w:r w:rsidRPr="001E7A27" w:rsidDel="00AA6C3A">
                <w:rPr>
                  <w:rFonts w:ascii="Gill Sans MT" w:hAnsi="Gill Sans MT"/>
                  <w:sz w:val="14"/>
                  <w:szCs w:val="14"/>
                  <w:lang w:val="en-GB"/>
                </w:rPr>
                <w:br/>
              </w:r>
              <w:r w:rsidRPr="001E7A27" w:rsidDel="00AA6C3A">
                <w:rPr>
                  <w:rFonts w:ascii="Gill Sans MT" w:hAnsi="Gill Sans MT"/>
                  <w:sz w:val="14"/>
                  <w:szCs w:val="14"/>
                  <w:vertAlign w:val="superscript"/>
                  <w:lang w:val="en-GB"/>
                  <w:rPrChange w:id="6096" w:author="Ian Blenkinsop" w:date="2021-07-28T15:28:00Z">
                    <w:rPr>
                      <w:rFonts w:ascii="Gill Sans MT" w:hAnsi="Gill Sans MT"/>
                      <w:sz w:val="14"/>
                      <w:szCs w:val="14"/>
                      <w:lang w:val="en-GB"/>
                    </w:rPr>
                  </w:rPrChange>
                </w:rPr>
                <w:delText>*(1)</w:delText>
              </w:r>
            </w:del>
            <w:ins w:id="6097" w:author="Ian Blenkinsop" w:date="2021-07-28T15:28:00Z">
              <w:r w:rsidR="00AA6C3A" w:rsidRPr="001E7A27">
                <w:rPr>
                  <w:rFonts w:ascii="Gill Sans MT" w:hAnsi="Gill Sans MT"/>
                  <w:sz w:val="14"/>
                  <w:szCs w:val="14"/>
                  <w:vertAlign w:val="superscript"/>
                  <w:lang w:val="en-GB"/>
                </w:rPr>
                <w:t>a</w:t>
              </w:r>
            </w:ins>
          </w:p>
        </w:tc>
        <w:tc>
          <w:tcPr>
            <w:tcW w:w="4252" w:type="dxa"/>
            <w:gridSpan w:val="5"/>
          </w:tcPr>
          <w:p w14:paraId="3A396DA4" w14:textId="455AEE0A" w:rsidR="004D73B8" w:rsidRPr="001E7A27" w:rsidRDefault="004D73B8" w:rsidP="005C7F25">
            <w:pPr>
              <w:pStyle w:val="AR6BodyText"/>
              <w:rPr>
                <w:sz w:val="14"/>
                <w:szCs w:val="14"/>
                <w:lang w:val="en-GB"/>
              </w:rPr>
            </w:pPr>
            <w:r w:rsidRPr="001E7A27">
              <w:rPr>
                <w:rFonts w:ascii="Gill Sans MT" w:hAnsi="Gill Sans MT"/>
                <w:sz w:val="14"/>
                <w:szCs w:val="14"/>
                <w:lang w:val="en-GB"/>
              </w:rPr>
              <w:t xml:space="preserve">Remaining </w:t>
            </w:r>
            <w:del w:id="6098" w:author="Ian Blenkinsop" w:date="2021-07-28T15:27:00Z">
              <w:r w:rsidRPr="001E7A27" w:rsidDel="00AA6C3A">
                <w:rPr>
                  <w:rFonts w:ascii="Gill Sans MT" w:hAnsi="Gill Sans MT"/>
                  <w:sz w:val="14"/>
                  <w:szCs w:val="14"/>
                  <w:lang w:val="en-GB"/>
                </w:rPr>
                <w:delText xml:space="preserve">carbon </w:delText>
              </w:r>
            </w:del>
            <w:ins w:id="6099" w:author="Ian Blenkinsop" w:date="2021-07-28T15:27:00Z">
              <w:r w:rsidR="00AA6C3A" w:rsidRPr="001E7A27">
                <w:rPr>
                  <w:rFonts w:ascii="Gill Sans MT" w:hAnsi="Gill Sans MT"/>
                  <w:sz w:val="14"/>
                  <w:szCs w:val="14"/>
                  <w:lang w:val="en-GB"/>
                </w:rPr>
                <w:t xml:space="preserve">Carbon </w:t>
              </w:r>
            </w:ins>
            <w:del w:id="6100" w:author="Ian Blenkinsop" w:date="2021-07-28T15:27:00Z">
              <w:r w:rsidRPr="001E7A27" w:rsidDel="00AA6C3A">
                <w:rPr>
                  <w:rFonts w:ascii="Gill Sans MT" w:hAnsi="Gill Sans MT"/>
                  <w:sz w:val="14"/>
                  <w:szCs w:val="14"/>
                  <w:lang w:val="en-GB"/>
                </w:rPr>
                <w:delText>budget</w:delText>
              </w:r>
            </w:del>
            <w:ins w:id="6101" w:author="Ian Blenkinsop" w:date="2021-07-28T15:27:00Z">
              <w:r w:rsidR="00AA6C3A" w:rsidRPr="001E7A27">
                <w:rPr>
                  <w:rFonts w:ascii="Gill Sans MT" w:hAnsi="Gill Sans MT"/>
                  <w:sz w:val="14"/>
                  <w:szCs w:val="14"/>
                  <w:lang w:val="en-GB"/>
                </w:rPr>
                <w:t>Budget</w:t>
              </w:r>
            </w:ins>
            <w:ins w:id="6102" w:author="Ian Blenkinsop" w:date="2021-07-28T15:29:00Z">
              <w:r w:rsidR="00AA6C3A" w:rsidRPr="001E7A27">
                <w:rPr>
                  <w:rFonts w:ascii="Gill Sans MT" w:hAnsi="Gill Sans MT"/>
                  <w:sz w:val="14"/>
                  <w:szCs w:val="14"/>
                  <w:vertAlign w:val="superscript"/>
                  <w:lang w:val="en-GB"/>
                </w:rPr>
                <w:t>b</w:t>
              </w:r>
            </w:ins>
            <w:del w:id="6103" w:author="Ian Blenkinsop" w:date="2021-07-28T15:29:00Z">
              <w:r w:rsidRPr="001E7A27" w:rsidDel="00AA6C3A">
                <w:rPr>
                  <w:rFonts w:ascii="Gill Sans MT" w:hAnsi="Gill Sans MT"/>
                  <w:sz w:val="14"/>
                  <w:szCs w:val="14"/>
                  <w:lang w:val="en-GB"/>
                </w:rPr>
                <w:delText>*(2)</w:delText>
              </w:r>
            </w:del>
            <w:r w:rsidRPr="001E7A27">
              <w:rPr>
                <w:rFonts w:ascii="Gill Sans MT" w:hAnsi="Gill Sans MT"/>
                <w:sz w:val="14"/>
                <w:szCs w:val="14"/>
                <w:lang w:val="en-GB"/>
              </w:rPr>
              <w:t xml:space="preserve"> </w:t>
            </w:r>
            <w:r w:rsidRPr="001E7A27">
              <w:rPr>
                <w:rFonts w:ascii="Gill Sans MT" w:hAnsi="Gill Sans MT"/>
                <w:sz w:val="14"/>
                <w:szCs w:val="14"/>
                <w:lang w:val="en-GB"/>
              </w:rPr>
              <w:br/>
              <w:t>starting from 1 January 2020 and subject to variations and uncertainties quantified in the columns on the right</w:t>
            </w:r>
          </w:p>
        </w:tc>
        <w:tc>
          <w:tcPr>
            <w:tcW w:w="993" w:type="dxa"/>
          </w:tcPr>
          <w:p w14:paraId="483002D2" w14:textId="1698776B" w:rsidR="004D73B8" w:rsidRPr="001E7A27" w:rsidRDefault="004D73B8" w:rsidP="005C7F25">
            <w:pPr>
              <w:pStyle w:val="AR6BodyText"/>
              <w:rPr>
                <w:sz w:val="14"/>
                <w:szCs w:val="14"/>
                <w:lang w:val="en-GB"/>
              </w:rPr>
            </w:pPr>
            <w:r w:rsidRPr="001E7A27">
              <w:rPr>
                <w:rFonts w:ascii="Gill Sans MT" w:hAnsi="Gill Sans MT"/>
                <w:sz w:val="14"/>
                <w:szCs w:val="14"/>
                <w:lang w:val="en-GB"/>
              </w:rPr>
              <w:t xml:space="preserve">Scenario </w:t>
            </w:r>
            <w:del w:id="6104" w:author="Ian Blenkinsop" w:date="2021-07-28T15:28:00Z">
              <w:r w:rsidRPr="001E7A27" w:rsidDel="00AA6C3A">
                <w:rPr>
                  <w:rFonts w:ascii="Gill Sans MT" w:hAnsi="Gill Sans MT"/>
                  <w:sz w:val="14"/>
                  <w:szCs w:val="14"/>
                  <w:lang w:val="en-GB"/>
                </w:rPr>
                <w:delText>variation</w:delText>
              </w:r>
            </w:del>
            <w:ins w:id="6105" w:author="Ian Blenkinsop" w:date="2021-07-28T15:28:00Z">
              <w:r w:rsidR="00AA6C3A" w:rsidRPr="001E7A27">
                <w:rPr>
                  <w:rFonts w:ascii="Gill Sans MT" w:hAnsi="Gill Sans MT"/>
                  <w:sz w:val="14"/>
                  <w:szCs w:val="14"/>
                  <w:lang w:val="en-GB"/>
                </w:rPr>
                <w:t>Variation</w:t>
              </w:r>
            </w:ins>
          </w:p>
        </w:tc>
        <w:tc>
          <w:tcPr>
            <w:tcW w:w="3827" w:type="dxa"/>
            <w:gridSpan w:val="4"/>
          </w:tcPr>
          <w:p w14:paraId="74E90EBF" w14:textId="5B7B8FF4" w:rsidR="004D73B8" w:rsidRPr="001E7A27" w:rsidRDefault="004D73B8" w:rsidP="005C7F25">
            <w:pPr>
              <w:pStyle w:val="AR6BodyText"/>
              <w:rPr>
                <w:sz w:val="14"/>
                <w:szCs w:val="14"/>
                <w:lang w:val="en-GB"/>
              </w:rPr>
            </w:pPr>
            <w:r w:rsidRPr="001E7A27">
              <w:rPr>
                <w:rFonts w:ascii="Gill Sans MT" w:hAnsi="Gill Sans MT"/>
                <w:sz w:val="14"/>
                <w:szCs w:val="14"/>
                <w:lang w:val="en-GB"/>
              </w:rPr>
              <w:t xml:space="preserve">Geophysical </w:t>
            </w:r>
            <w:del w:id="6106" w:author="Ian Blenkinsop" w:date="2021-07-28T15:28:00Z">
              <w:r w:rsidRPr="001E7A27" w:rsidDel="00AA6C3A">
                <w:rPr>
                  <w:rFonts w:ascii="Gill Sans MT" w:hAnsi="Gill Sans MT"/>
                  <w:sz w:val="14"/>
                  <w:szCs w:val="14"/>
                  <w:lang w:val="en-GB"/>
                </w:rPr>
                <w:delText>uncertainties</w:delText>
              </w:r>
            </w:del>
            <w:ins w:id="6107" w:author="Ian Blenkinsop" w:date="2021-07-28T15:28:00Z">
              <w:r w:rsidR="00AA6C3A" w:rsidRPr="001E7A27">
                <w:rPr>
                  <w:rFonts w:ascii="Gill Sans MT" w:hAnsi="Gill Sans MT"/>
                  <w:sz w:val="14"/>
                  <w:szCs w:val="14"/>
                  <w:lang w:val="en-GB"/>
                </w:rPr>
                <w:t>Uncertainties</w:t>
              </w:r>
            </w:ins>
          </w:p>
        </w:tc>
      </w:tr>
      <w:tr w:rsidR="004D73B8" w:rsidRPr="001E7A27" w14:paraId="45B6A862" w14:textId="77777777" w:rsidTr="00CD4ECC">
        <w:tc>
          <w:tcPr>
            <w:tcW w:w="851" w:type="dxa"/>
          </w:tcPr>
          <w:p w14:paraId="7402EA07" w14:textId="77777777" w:rsidR="004D73B8" w:rsidRPr="001E7A27" w:rsidRDefault="004D73B8" w:rsidP="005C7F25">
            <w:pPr>
              <w:pStyle w:val="AR6BodyText"/>
              <w:jc w:val="center"/>
              <w:rPr>
                <w:rFonts w:ascii="Gill Sans MT" w:hAnsi="Gill Sans MT"/>
                <w:sz w:val="16"/>
                <w:szCs w:val="16"/>
                <w:lang w:val="en-GB"/>
              </w:rPr>
            </w:pPr>
            <w:r w:rsidRPr="001E7A27">
              <w:rPr>
                <w:rFonts w:ascii="Gill Sans MT" w:hAnsi="Gill Sans MT"/>
                <w:i/>
                <w:iCs/>
                <w:sz w:val="14"/>
                <w:szCs w:val="14"/>
                <w:lang w:val="en-GB"/>
              </w:rPr>
              <w:t>°C</w:t>
            </w:r>
          </w:p>
        </w:tc>
        <w:tc>
          <w:tcPr>
            <w:tcW w:w="851" w:type="dxa"/>
          </w:tcPr>
          <w:p w14:paraId="2ED91737" w14:textId="77777777" w:rsidR="004D73B8" w:rsidRPr="001E7A27" w:rsidRDefault="004D73B8" w:rsidP="005C7F25">
            <w:pPr>
              <w:pStyle w:val="AR6BodyText"/>
              <w:jc w:val="center"/>
              <w:rPr>
                <w:rFonts w:ascii="Gill Sans MT" w:hAnsi="Gill Sans MT"/>
                <w:sz w:val="16"/>
                <w:szCs w:val="16"/>
                <w:lang w:val="en-GB"/>
              </w:rPr>
            </w:pPr>
            <w:r w:rsidRPr="001E7A27">
              <w:rPr>
                <w:rFonts w:ascii="Gill Sans MT" w:hAnsi="Gill Sans MT"/>
                <w:i/>
                <w:iCs/>
                <w:sz w:val="14"/>
                <w:szCs w:val="14"/>
                <w:lang w:val="en-GB"/>
              </w:rPr>
              <w:t>°C</w:t>
            </w:r>
          </w:p>
        </w:tc>
        <w:tc>
          <w:tcPr>
            <w:tcW w:w="4252" w:type="dxa"/>
            <w:gridSpan w:val="5"/>
          </w:tcPr>
          <w:p w14:paraId="595C5872" w14:textId="132B51C0" w:rsidR="004D73B8" w:rsidRPr="001E7A27" w:rsidRDefault="004D73B8" w:rsidP="005C7F25">
            <w:pPr>
              <w:pStyle w:val="AR6BodyText"/>
              <w:rPr>
                <w:lang w:val="en-GB"/>
              </w:rPr>
            </w:pPr>
            <w:r w:rsidRPr="001E7A27">
              <w:rPr>
                <w:rFonts w:ascii="Gill Sans MT" w:hAnsi="Gill Sans MT"/>
                <w:sz w:val="14"/>
                <w:szCs w:val="14"/>
                <w:lang w:val="en-GB"/>
              </w:rPr>
              <w:t>Percentiles of TCRE</w:t>
            </w:r>
            <w:ins w:id="6108" w:author="Ian Blenkinsop" w:date="2021-07-28T15:29:00Z">
              <w:r w:rsidR="00AA6C3A" w:rsidRPr="001E7A27">
                <w:rPr>
                  <w:rFonts w:ascii="Gill Sans MT" w:hAnsi="Gill Sans MT"/>
                  <w:sz w:val="14"/>
                  <w:szCs w:val="14"/>
                  <w:vertAlign w:val="superscript"/>
                  <w:lang w:val="en-GB"/>
                </w:rPr>
                <w:t>c,d</w:t>
              </w:r>
            </w:ins>
            <w:del w:id="6109" w:author="Ian Blenkinsop" w:date="2021-07-28T15:29:00Z">
              <w:r w:rsidRPr="001E7A27" w:rsidDel="00AA6C3A">
                <w:rPr>
                  <w:rFonts w:ascii="Gill Sans MT" w:hAnsi="Gill Sans MT"/>
                  <w:sz w:val="14"/>
                  <w:szCs w:val="14"/>
                  <w:lang w:val="en-GB"/>
                </w:rPr>
                <w:delText>*(3)*(4)</w:delText>
              </w:r>
            </w:del>
            <w:r w:rsidRPr="001E7A27">
              <w:rPr>
                <w:rFonts w:ascii="Gill Sans MT" w:hAnsi="Gill Sans MT"/>
                <w:sz w:val="14"/>
                <w:szCs w:val="14"/>
                <w:lang w:val="en-GB"/>
              </w:rPr>
              <w:br/>
            </w:r>
            <w:r w:rsidRPr="001E7A27">
              <w:rPr>
                <w:rFonts w:ascii="Gill Sans MT" w:hAnsi="Gill Sans MT"/>
                <w:i/>
                <w:iCs/>
                <w:sz w:val="14"/>
                <w:szCs w:val="14"/>
                <w:lang w:val="en-GB"/>
              </w:rPr>
              <w:t>PgC (GtCO</w:t>
            </w:r>
            <w:r w:rsidRPr="001E7A27">
              <w:rPr>
                <w:rFonts w:ascii="Gill Sans MT" w:hAnsi="Gill Sans MT"/>
                <w:i/>
                <w:iCs/>
                <w:sz w:val="14"/>
                <w:szCs w:val="14"/>
                <w:vertAlign w:val="subscript"/>
                <w:lang w:val="en-GB"/>
              </w:rPr>
              <w:t>2</w:t>
            </w:r>
            <w:r w:rsidRPr="001E7A27">
              <w:rPr>
                <w:rFonts w:ascii="Gill Sans MT" w:hAnsi="Gill Sans MT"/>
                <w:i/>
                <w:iCs/>
                <w:sz w:val="14"/>
                <w:szCs w:val="14"/>
                <w:lang w:val="en-GB"/>
              </w:rPr>
              <w:t>)</w:t>
            </w:r>
          </w:p>
        </w:tc>
        <w:tc>
          <w:tcPr>
            <w:tcW w:w="993" w:type="dxa"/>
          </w:tcPr>
          <w:p w14:paraId="46B9E17C" w14:textId="36CD56E3" w:rsidR="004D73B8" w:rsidRPr="001E7A27" w:rsidRDefault="004D73B8" w:rsidP="005C7F25">
            <w:pPr>
              <w:pStyle w:val="AR6BodyText"/>
              <w:rPr>
                <w:lang w:val="en-GB"/>
              </w:rPr>
            </w:pPr>
            <w:r w:rsidRPr="001E7A27">
              <w:rPr>
                <w:rFonts w:ascii="Gill Sans MT" w:hAnsi="Gill Sans MT"/>
                <w:sz w:val="14"/>
                <w:szCs w:val="14"/>
                <w:lang w:val="en-GB"/>
              </w:rPr>
              <w:t>Non-CO</w:t>
            </w:r>
            <w:r w:rsidRPr="001E7A27">
              <w:rPr>
                <w:rFonts w:ascii="Gill Sans MT" w:hAnsi="Gill Sans MT"/>
                <w:sz w:val="14"/>
                <w:szCs w:val="14"/>
                <w:vertAlign w:val="subscript"/>
                <w:lang w:val="en-GB"/>
              </w:rPr>
              <w:t>2</w:t>
            </w:r>
            <w:r w:rsidRPr="001E7A27">
              <w:rPr>
                <w:rFonts w:ascii="Gill Sans MT" w:hAnsi="Gill Sans MT"/>
                <w:sz w:val="14"/>
                <w:szCs w:val="14"/>
                <w:lang w:val="en-GB"/>
              </w:rPr>
              <w:t xml:space="preserve"> scenario variation</w:t>
            </w:r>
            <w:ins w:id="6110" w:author="Ian Blenkinsop" w:date="2021-07-28T15:28:00Z">
              <w:r w:rsidR="00AA6C3A" w:rsidRPr="001E7A27">
                <w:rPr>
                  <w:rFonts w:ascii="Gill Sans MT" w:hAnsi="Gill Sans MT"/>
                  <w:sz w:val="14"/>
                  <w:szCs w:val="14"/>
                  <w:vertAlign w:val="superscript"/>
                  <w:lang w:val="en-GB"/>
                </w:rPr>
                <w:t>e</w:t>
              </w:r>
            </w:ins>
            <w:del w:id="6111" w:author="Ian Blenkinsop" w:date="2021-07-28T15:28:00Z">
              <w:r w:rsidRPr="001E7A27" w:rsidDel="00AA6C3A">
                <w:rPr>
                  <w:rFonts w:ascii="Gill Sans MT" w:hAnsi="Gill Sans MT"/>
                  <w:sz w:val="14"/>
                  <w:szCs w:val="14"/>
                  <w:lang w:val="en-GB"/>
                </w:rPr>
                <w:delText xml:space="preserve"> *(5)</w:delText>
              </w:r>
            </w:del>
          </w:p>
        </w:tc>
        <w:tc>
          <w:tcPr>
            <w:tcW w:w="992" w:type="dxa"/>
          </w:tcPr>
          <w:p w14:paraId="640C243E" w14:textId="153CB55C" w:rsidR="004D73B8" w:rsidRPr="001E7A27" w:rsidRDefault="004D73B8" w:rsidP="005C7F25">
            <w:pPr>
              <w:pStyle w:val="AR6BodyText"/>
              <w:rPr>
                <w:rFonts w:ascii="Gill Sans MT" w:hAnsi="Gill Sans MT"/>
                <w:sz w:val="14"/>
                <w:szCs w:val="14"/>
                <w:lang w:val="en-GB"/>
              </w:rPr>
            </w:pPr>
            <w:r w:rsidRPr="001E7A27">
              <w:rPr>
                <w:rFonts w:ascii="Gill Sans MT" w:hAnsi="Gill Sans MT"/>
                <w:sz w:val="14"/>
                <w:szCs w:val="14"/>
                <w:lang w:val="en-GB"/>
              </w:rPr>
              <w:t>Non-CO</w:t>
            </w:r>
            <w:r w:rsidRPr="001E7A27">
              <w:rPr>
                <w:rFonts w:ascii="Gill Sans MT" w:hAnsi="Gill Sans MT"/>
                <w:sz w:val="14"/>
                <w:szCs w:val="14"/>
                <w:vertAlign w:val="subscript"/>
                <w:lang w:val="en-GB"/>
              </w:rPr>
              <w:t>2</w:t>
            </w:r>
            <w:r w:rsidRPr="001E7A27">
              <w:rPr>
                <w:rFonts w:ascii="Gill Sans MT" w:hAnsi="Gill Sans MT"/>
                <w:sz w:val="14"/>
                <w:szCs w:val="14"/>
                <w:lang w:val="en-GB"/>
              </w:rPr>
              <w:t xml:space="preserve"> forcing and response uncertainty</w:t>
            </w:r>
            <w:ins w:id="6112" w:author="Ian Blenkinsop" w:date="2021-07-28T15:29:00Z">
              <w:r w:rsidR="00AA6C3A" w:rsidRPr="001E7A27">
                <w:rPr>
                  <w:rFonts w:ascii="Gill Sans MT" w:hAnsi="Gill Sans MT"/>
                  <w:sz w:val="14"/>
                  <w:szCs w:val="14"/>
                  <w:vertAlign w:val="superscript"/>
                  <w:lang w:val="en-GB"/>
                </w:rPr>
                <w:t>f</w:t>
              </w:r>
            </w:ins>
            <w:del w:id="6113" w:author="Ian Blenkinsop" w:date="2021-07-28T15:29:00Z">
              <w:r w:rsidRPr="001E7A27" w:rsidDel="00AA6C3A">
                <w:rPr>
                  <w:rFonts w:ascii="Gill Sans MT" w:hAnsi="Gill Sans MT"/>
                  <w:sz w:val="14"/>
                  <w:szCs w:val="14"/>
                  <w:lang w:val="en-GB"/>
                </w:rPr>
                <w:delText xml:space="preserve"> *(6)</w:delText>
              </w:r>
            </w:del>
          </w:p>
        </w:tc>
        <w:tc>
          <w:tcPr>
            <w:tcW w:w="992" w:type="dxa"/>
          </w:tcPr>
          <w:p w14:paraId="40D74254" w14:textId="592E348F" w:rsidR="004D73B8" w:rsidRPr="001E7A27" w:rsidRDefault="004D73B8" w:rsidP="005C7F25">
            <w:pPr>
              <w:pStyle w:val="AR6BodyText"/>
              <w:rPr>
                <w:lang w:val="en-GB"/>
              </w:rPr>
            </w:pPr>
            <w:r w:rsidRPr="001E7A27">
              <w:rPr>
                <w:rFonts w:ascii="Gill Sans MT" w:hAnsi="Gill Sans MT"/>
                <w:sz w:val="14"/>
                <w:szCs w:val="14"/>
                <w:lang w:val="en-GB"/>
              </w:rPr>
              <w:t>Historical temperature uncertainty</w:t>
            </w:r>
            <w:ins w:id="6114" w:author="Ian Blenkinsop" w:date="2021-07-28T15:29:00Z">
              <w:r w:rsidR="00AA6C3A" w:rsidRPr="001E7A27">
                <w:rPr>
                  <w:rFonts w:ascii="Gill Sans MT" w:hAnsi="Gill Sans MT"/>
                  <w:sz w:val="14"/>
                  <w:szCs w:val="14"/>
                  <w:vertAlign w:val="superscript"/>
                  <w:lang w:val="en-GB"/>
                </w:rPr>
                <w:t>a</w:t>
              </w:r>
            </w:ins>
            <w:del w:id="6115" w:author="Ian Blenkinsop" w:date="2021-07-28T15:29:00Z">
              <w:r w:rsidRPr="001E7A27" w:rsidDel="00AA6C3A">
                <w:rPr>
                  <w:rFonts w:ascii="Gill Sans MT" w:hAnsi="Gill Sans MT"/>
                  <w:sz w:val="14"/>
                  <w:szCs w:val="14"/>
                  <w:lang w:val="en-GB"/>
                </w:rPr>
                <w:delText xml:space="preserve"> *(1)</w:delText>
              </w:r>
            </w:del>
          </w:p>
        </w:tc>
        <w:tc>
          <w:tcPr>
            <w:tcW w:w="992" w:type="dxa"/>
          </w:tcPr>
          <w:p w14:paraId="1D186842" w14:textId="7A7AF2E4" w:rsidR="004D73B8" w:rsidRPr="001E7A27" w:rsidRDefault="00060F97" w:rsidP="005C7F25">
            <w:pPr>
              <w:pStyle w:val="AR6BodyText"/>
              <w:rPr>
                <w:rFonts w:ascii="Gill Sans MT" w:hAnsi="Gill Sans MT"/>
                <w:sz w:val="14"/>
                <w:szCs w:val="14"/>
                <w:lang w:val="en-GB"/>
              </w:rPr>
            </w:pPr>
            <w:ins w:id="6116" w:author="Soapbox" w:date="2021-07-22T10:00:00Z">
              <w:r w:rsidRPr="001E7A27">
                <w:rPr>
                  <w:rFonts w:ascii="Gill Sans MT" w:hAnsi="Gill Sans MT"/>
                  <w:sz w:val="14"/>
                  <w:szCs w:val="14"/>
                  <w:lang w:val="en-GB"/>
                </w:rPr>
                <w:t>Zero emissions commitment (</w:t>
              </w:r>
            </w:ins>
            <w:r w:rsidR="004D73B8" w:rsidRPr="001E7A27">
              <w:rPr>
                <w:rFonts w:ascii="Gill Sans MT" w:hAnsi="Gill Sans MT"/>
                <w:sz w:val="14"/>
                <w:szCs w:val="14"/>
                <w:lang w:val="en-GB"/>
              </w:rPr>
              <w:t>ZEC</w:t>
            </w:r>
            <w:ins w:id="6117" w:author="Soapbox" w:date="2021-07-22T10:00:00Z">
              <w:r w:rsidRPr="001E7A27">
                <w:rPr>
                  <w:rFonts w:ascii="Gill Sans MT" w:hAnsi="Gill Sans MT"/>
                  <w:sz w:val="14"/>
                  <w:szCs w:val="14"/>
                  <w:lang w:val="en-GB"/>
                </w:rPr>
                <w:t>)</w:t>
              </w:r>
            </w:ins>
            <w:r w:rsidR="004D73B8" w:rsidRPr="001E7A27">
              <w:rPr>
                <w:rFonts w:ascii="Gill Sans MT" w:hAnsi="Gill Sans MT"/>
                <w:sz w:val="14"/>
                <w:szCs w:val="14"/>
                <w:lang w:val="en-GB"/>
              </w:rPr>
              <w:t xml:space="preserve"> uncertainty</w:t>
            </w:r>
            <w:ins w:id="6118" w:author="Ian Blenkinsop" w:date="2021-07-28T15:29:00Z">
              <w:r w:rsidR="00AA6C3A" w:rsidRPr="001E7A27">
                <w:rPr>
                  <w:rFonts w:ascii="Gill Sans MT" w:hAnsi="Gill Sans MT"/>
                  <w:sz w:val="14"/>
                  <w:szCs w:val="14"/>
                  <w:vertAlign w:val="superscript"/>
                  <w:lang w:val="en-GB"/>
                </w:rPr>
                <w:t>g</w:t>
              </w:r>
            </w:ins>
            <w:del w:id="6119" w:author="Ian Blenkinsop" w:date="2021-07-28T15:29:00Z">
              <w:r w:rsidR="004D73B8" w:rsidRPr="001E7A27" w:rsidDel="00AA6C3A">
                <w:rPr>
                  <w:rFonts w:ascii="Gill Sans MT" w:hAnsi="Gill Sans MT"/>
                  <w:sz w:val="14"/>
                  <w:szCs w:val="14"/>
                  <w:lang w:val="en-GB"/>
                </w:rPr>
                <w:br/>
                <w:delText>*(7)</w:delText>
              </w:r>
            </w:del>
          </w:p>
        </w:tc>
        <w:tc>
          <w:tcPr>
            <w:tcW w:w="851" w:type="dxa"/>
          </w:tcPr>
          <w:p w14:paraId="4C647A5A" w14:textId="29F1CA9A" w:rsidR="004D73B8" w:rsidRPr="001E7A27" w:rsidRDefault="004D73B8" w:rsidP="005C7F25">
            <w:pPr>
              <w:pStyle w:val="AR6BodyText"/>
              <w:rPr>
                <w:lang w:val="en-GB"/>
              </w:rPr>
            </w:pPr>
            <w:r w:rsidRPr="001E7A27">
              <w:rPr>
                <w:rFonts w:ascii="Gill Sans MT" w:hAnsi="Gill Sans MT"/>
                <w:sz w:val="14"/>
                <w:szCs w:val="14"/>
                <w:lang w:val="en-GB"/>
              </w:rPr>
              <w:t>Recent emissions uncertainty</w:t>
            </w:r>
            <w:ins w:id="6120" w:author="Ian Blenkinsop" w:date="2021-07-28T15:29:00Z">
              <w:r w:rsidR="00AA6C3A" w:rsidRPr="001E7A27">
                <w:rPr>
                  <w:rFonts w:ascii="Gill Sans MT" w:hAnsi="Gill Sans MT"/>
                  <w:sz w:val="14"/>
                  <w:szCs w:val="14"/>
                  <w:vertAlign w:val="superscript"/>
                  <w:lang w:val="en-GB"/>
                </w:rPr>
                <w:t>h</w:t>
              </w:r>
            </w:ins>
            <w:del w:id="6121" w:author="Ian Blenkinsop" w:date="2021-07-28T15:29:00Z">
              <w:r w:rsidRPr="001E7A27" w:rsidDel="00AA6C3A">
                <w:rPr>
                  <w:rFonts w:ascii="Gill Sans MT" w:hAnsi="Gill Sans MT"/>
                  <w:sz w:val="14"/>
                  <w:szCs w:val="14"/>
                  <w:lang w:val="en-GB"/>
                </w:rPr>
                <w:delText>*(8)</w:delText>
              </w:r>
            </w:del>
          </w:p>
        </w:tc>
      </w:tr>
      <w:tr w:rsidR="004D73B8" w:rsidRPr="001E7A27" w14:paraId="6E217C87" w14:textId="77777777" w:rsidTr="00CD4ECC">
        <w:tc>
          <w:tcPr>
            <w:tcW w:w="851" w:type="dxa"/>
          </w:tcPr>
          <w:p w14:paraId="0B66A1B4" w14:textId="77777777" w:rsidR="004D73B8" w:rsidRPr="001E7A27" w:rsidRDefault="004D73B8" w:rsidP="005C7F25">
            <w:pPr>
              <w:pStyle w:val="AR6BodyText"/>
              <w:rPr>
                <w:lang w:val="en-GB"/>
              </w:rPr>
            </w:pPr>
          </w:p>
        </w:tc>
        <w:tc>
          <w:tcPr>
            <w:tcW w:w="851" w:type="dxa"/>
          </w:tcPr>
          <w:p w14:paraId="7B5631A8" w14:textId="77777777" w:rsidR="004D73B8" w:rsidRPr="001E7A27" w:rsidRDefault="004D73B8" w:rsidP="005C7F25">
            <w:pPr>
              <w:pStyle w:val="AR6BodyText"/>
              <w:rPr>
                <w:lang w:val="en-GB"/>
              </w:rPr>
            </w:pPr>
          </w:p>
        </w:tc>
        <w:tc>
          <w:tcPr>
            <w:tcW w:w="850" w:type="dxa"/>
          </w:tcPr>
          <w:p w14:paraId="34BBEDDF" w14:textId="77777777" w:rsidR="004D73B8" w:rsidRPr="001E7A27" w:rsidRDefault="004D73B8" w:rsidP="005C7F25">
            <w:pPr>
              <w:pStyle w:val="AR6BodyText"/>
              <w:rPr>
                <w:lang w:val="en-GB"/>
              </w:rPr>
            </w:pPr>
            <w:r w:rsidRPr="001E7A27">
              <w:rPr>
                <w:rFonts w:ascii="Gill Sans MT" w:hAnsi="Gill Sans MT"/>
                <w:i/>
                <w:iCs/>
                <w:sz w:val="14"/>
                <w:szCs w:val="14"/>
                <w:lang w:val="en-GB"/>
              </w:rPr>
              <w:t>17th</w:t>
            </w:r>
          </w:p>
        </w:tc>
        <w:tc>
          <w:tcPr>
            <w:tcW w:w="850" w:type="dxa"/>
          </w:tcPr>
          <w:p w14:paraId="28A156F6" w14:textId="77777777" w:rsidR="004D73B8" w:rsidRPr="001E7A27" w:rsidRDefault="004D73B8" w:rsidP="005C7F25">
            <w:pPr>
              <w:pStyle w:val="AR6BodyText"/>
              <w:rPr>
                <w:lang w:val="en-GB"/>
              </w:rPr>
            </w:pPr>
            <w:r w:rsidRPr="001E7A27">
              <w:rPr>
                <w:rFonts w:ascii="Gill Sans MT" w:hAnsi="Gill Sans MT"/>
                <w:i/>
                <w:iCs/>
                <w:sz w:val="14"/>
                <w:szCs w:val="14"/>
                <w:lang w:val="en-GB"/>
              </w:rPr>
              <w:t>33rd</w:t>
            </w:r>
          </w:p>
        </w:tc>
        <w:tc>
          <w:tcPr>
            <w:tcW w:w="851" w:type="dxa"/>
          </w:tcPr>
          <w:p w14:paraId="5091D1C4" w14:textId="77777777" w:rsidR="004D73B8" w:rsidRPr="001E7A27" w:rsidRDefault="004D73B8" w:rsidP="005C7F25">
            <w:pPr>
              <w:pStyle w:val="AR6BodyText"/>
              <w:rPr>
                <w:lang w:val="en-GB"/>
              </w:rPr>
            </w:pPr>
            <w:r w:rsidRPr="001E7A27">
              <w:rPr>
                <w:rFonts w:ascii="Gill Sans MT" w:hAnsi="Gill Sans MT"/>
                <w:i/>
                <w:iCs/>
                <w:sz w:val="14"/>
                <w:szCs w:val="14"/>
                <w:lang w:val="en-GB"/>
              </w:rPr>
              <w:t>50th</w:t>
            </w:r>
          </w:p>
        </w:tc>
        <w:tc>
          <w:tcPr>
            <w:tcW w:w="850" w:type="dxa"/>
          </w:tcPr>
          <w:p w14:paraId="0529211A" w14:textId="77777777" w:rsidR="004D73B8" w:rsidRPr="001E7A27" w:rsidRDefault="004D73B8" w:rsidP="005C7F25">
            <w:pPr>
              <w:pStyle w:val="AR6BodyText"/>
              <w:rPr>
                <w:lang w:val="en-GB"/>
              </w:rPr>
            </w:pPr>
            <w:r w:rsidRPr="001E7A27">
              <w:rPr>
                <w:rFonts w:ascii="Gill Sans MT" w:hAnsi="Gill Sans MT"/>
                <w:i/>
                <w:iCs/>
                <w:sz w:val="14"/>
                <w:szCs w:val="14"/>
                <w:lang w:val="en-GB"/>
              </w:rPr>
              <w:t>67th</w:t>
            </w:r>
          </w:p>
        </w:tc>
        <w:tc>
          <w:tcPr>
            <w:tcW w:w="851" w:type="dxa"/>
          </w:tcPr>
          <w:p w14:paraId="15E78E35" w14:textId="77777777" w:rsidR="004D73B8" w:rsidRPr="001E7A27" w:rsidRDefault="004D73B8" w:rsidP="005C7F25">
            <w:pPr>
              <w:pStyle w:val="AR6BodyText"/>
              <w:rPr>
                <w:lang w:val="en-GB"/>
              </w:rPr>
            </w:pPr>
            <w:r w:rsidRPr="001E7A27">
              <w:rPr>
                <w:rFonts w:ascii="Gill Sans MT" w:hAnsi="Gill Sans MT"/>
                <w:i/>
                <w:iCs/>
                <w:sz w:val="14"/>
                <w:szCs w:val="14"/>
                <w:lang w:val="en-GB"/>
              </w:rPr>
              <w:t>83rd</w:t>
            </w:r>
          </w:p>
        </w:tc>
        <w:tc>
          <w:tcPr>
            <w:tcW w:w="993" w:type="dxa"/>
          </w:tcPr>
          <w:p w14:paraId="6F473DB9" w14:textId="77777777" w:rsidR="004D73B8" w:rsidRPr="001E7A27" w:rsidRDefault="004D73B8" w:rsidP="005C7F25">
            <w:pPr>
              <w:pStyle w:val="AR6BodyText"/>
              <w:rPr>
                <w:lang w:val="en-GB"/>
              </w:rPr>
            </w:pPr>
            <w:r w:rsidRPr="001E7A27">
              <w:rPr>
                <w:rFonts w:ascii="Gill Sans MT" w:hAnsi="Gill Sans MT"/>
                <w:i/>
                <w:iCs/>
                <w:sz w:val="14"/>
                <w:szCs w:val="14"/>
                <w:lang w:val="en-GB"/>
              </w:rPr>
              <w:t>PgC</w:t>
            </w:r>
            <w:r w:rsidRPr="001E7A27">
              <w:rPr>
                <w:rFonts w:ascii="Gill Sans MT" w:hAnsi="Gill Sans MT"/>
                <w:i/>
                <w:iCs/>
                <w:sz w:val="14"/>
                <w:szCs w:val="14"/>
                <w:lang w:val="en-GB"/>
              </w:rPr>
              <w:br/>
              <w:t>(GtCO</w:t>
            </w:r>
            <w:r w:rsidRPr="001E7A27">
              <w:rPr>
                <w:rFonts w:ascii="Gill Sans MT" w:hAnsi="Gill Sans MT"/>
                <w:i/>
                <w:iCs/>
                <w:sz w:val="14"/>
                <w:szCs w:val="14"/>
                <w:vertAlign w:val="subscript"/>
                <w:lang w:val="en-GB"/>
              </w:rPr>
              <w:t>2</w:t>
            </w:r>
            <w:r w:rsidRPr="001E7A27">
              <w:rPr>
                <w:rFonts w:ascii="Gill Sans MT" w:hAnsi="Gill Sans MT"/>
                <w:i/>
                <w:iCs/>
                <w:sz w:val="14"/>
                <w:szCs w:val="14"/>
                <w:lang w:val="en-GB"/>
              </w:rPr>
              <w:t>)</w:t>
            </w:r>
          </w:p>
        </w:tc>
        <w:tc>
          <w:tcPr>
            <w:tcW w:w="992" w:type="dxa"/>
          </w:tcPr>
          <w:p w14:paraId="1B17E46F" w14:textId="77777777" w:rsidR="004D73B8" w:rsidRPr="001E7A27" w:rsidRDefault="004D73B8" w:rsidP="005C7F25">
            <w:pPr>
              <w:pStyle w:val="AR6BodyText"/>
              <w:rPr>
                <w:lang w:val="en-GB"/>
              </w:rPr>
            </w:pPr>
            <w:r w:rsidRPr="001E7A27">
              <w:rPr>
                <w:rFonts w:ascii="Gill Sans MT" w:hAnsi="Gill Sans MT"/>
                <w:i/>
                <w:iCs/>
                <w:sz w:val="14"/>
                <w:szCs w:val="14"/>
                <w:lang w:val="en-GB"/>
              </w:rPr>
              <w:t>PgC</w:t>
            </w:r>
            <w:r w:rsidRPr="001E7A27">
              <w:rPr>
                <w:rFonts w:ascii="Gill Sans MT" w:hAnsi="Gill Sans MT"/>
                <w:i/>
                <w:iCs/>
                <w:sz w:val="14"/>
                <w:szCs w:val="14"/>
                <w:lang w:val="en-GB"/>
              </w:rPr>
              <w:br/>
              <w:t>(GtCO</w:t>
            </w:r>
            <w:r w:rsidRPr="001E7A27">
              <w:rPr>
                <w:rFonts w:ascii="Gill Sans MT" w:hAnsi="Gill Sans MT"/>
                <w:i/>
                <w:iCs/>
                <w:sz w:val="14"/>
                <w:szCs w:val="14"/>
                <w:vertAlign w:val="subscript"/>
                <w:lang w:val="en-GB"/>
              </w:rPr>
              <w:t>2</w:t>
            </w:r>
            <w:r w:rsidRPr="001E7A27">
              <w:rPr>
                <w:rFonts w:ascii="Gill Sans MT" w:hAnsi="Gill Sans MT"/>
                <w:i/>
                <w:iCs/>
                <w:sz w:val="14"/>
                <w:szCs w:val="14"/>
                <w:lang w:val="en-GB"/>
              </w:rPr>
              <w:t>)</w:t>
            </w:r>
          </w:p>
        </w:tc>
        <w:tc>
          <w:tcPr>
            <w:tcW w:w="992" w:type="dxa"/>
          </w:tcPr>
          <w:p w14:paraId="7EA34479" w14:textId="77777777" w:rsidR="004D73B8" w:rsidRPr="001E7A27" w:rsidRDefault="004D73B8" w:rsidP="005C7F25">
            <w:pPr>
              <w:pStyle w:val="AR6BodyText"/>
              <w:rPr>
                <w:lang w:val="en-GB"/>
              </w:rPr>
            </w:pPr>
            <w:r w:rsidRPr="001E7A27">
              <w:rPr>
                <w:rFonts w:ascii="Gill Sans MT" w:hAnsi="Gill Sans MT"/>
                <w:i/>
                <w:iCs/>
                <w:sz w:val="14"/>
                <w:szCs w:val="14"/>
                <w:lang w:val="en-GB"/>
              </w:rPr>
              <w:t>PgC</w:t>
            </w:r>
            <w:r w:rsidRPr="001E7A27">
              <w:rPr>
                <w:rFonts w:ascii="Gill Sans MT" w:hAnsi="Gill Sans MT"/>
                <w:i/>
                <w:iCs/>
                <w:sz w:val="14"/>
                <w:szCs w:val="14"/>
                <w:lang w:val="en-GB"/>
              </w:rPr>
              <w:br/>
              <w:t>(GtCO</w:t>
            </w:r>
            <w:r w:rsidRPr="001E7A27">
              <w:rPr>
                <w:rFonts w:ascii="Gill Sans MT" w:hAnsi="Gill Sans MT"/>
                <w:i/>
                <w:iCs/>
                <w:sz w:val="14"/>
                <w:szCs w:val="14"/>
                <w:vertAlign w:val="subscript"/>
                <w:lang w:val="en-GB"/>
              </w:rPr>
              <w:t>2</w:t>
            </w:r>
            <w:r w:rsidRPr="001E7A27">
              <w:rPr>
                <w:rFonts w:ascii="Gill Sans MT" w:hAnsi="Gill Sans MT"/>
                <w:i/>
                <w:iCs/>
                <w:sz w:val="14"/>
                <w:szCs w:val="14"/>
                <w:lang w:val="en-GB"/>
              </w:rPr>
              <w:t>)</w:t>
            </w:r>
          </w:p>
        </w:tc>
        <w:tc>
          <w:tcPr>
            <w:tcW w:w="992" w:type="dxa"/>
          </w:tcPr>
          <w:p w14:paraId="5886C11A" w14:textId="77777777" w:rsidR="004D73B8" w:rsidRPr="001E7A27" w:rsidRDefault="004D73B8" w:rsidP="005C7F25">
            <w:pPr>
              <w:pStyle w:val="AR6BodyText"/>
              <w:rPr>
                <w:lang w:val="en-GB"/>
              </w:rPr>
            </w:pPr>
            <w:r w:rsidRPr="001E7A27">
              <w:rPr>
                <w:rFonts w:ascii="Gill Sans MT" w:hAnsi="Gill Sans MT"/>
                <w:i/>
                <w:iCs/>
                <w:sz w:val="14"/>
                <w:szCs w:val="14"/>
                <w:lang w:val="en-GB"/>
              </w:rPr>
              <w:t>PgC</w:t>
            </w:r>
            <w:r w:rsidRPr="001E7A27">
              <w:rPr>
                <w:rFonts w:ascii="Gill Sans MT" w:hAnsi="Gill Sans MT"/>
                <w:i/>
                <w:iCs/>
                <w:sz w:val="14"/>
                <w:szCs w:val="14"/>
                <w:lang w:val="en-GB"/>
              </w:rPr>
              <w:br/>
              <w:t>(GtCO</w:t>
            </w:r>
            <w:r w:rsidRPr="001E7A27">
              <w:rPr>
                <w:rFonts w:ascii="Gill Sans MT" w:hAnsi="Gill Sans MT"/>
                <w:i/>
                <w:iCs/>
                <w:sz w:val="14"/>
                <w:szCs w:val="14"/>
                <w:vertAlign w:val="subscript"/>
                <w:lang w:val="en-GB"/>
              </w:rPr>
              <w:t>2</w:t>
            </w:r>
            <w:r w:rsidRPr="001E7A27">
              <w:rPr>
                <w:rFonts w:ascii="Gill Sans MT" w:hAnsi="Gill Sans MT"/>
                <w:i/>
                <w:iCs/>
                <w:sz w:val="14"/>
                <w:szCs w:val="14"/>
                <w:lang w:val="en-GB"/>
              </w:rPr>
              <w:t>)</w:t>
            </w:r>
          </w:p>
        </w:tc>
        <w:tc>
          <w:tcPr>
            <w:tcW w:w="851" w:type="dxa"/>
          </w:tcPr>
          <w:p w14:paraId="44AAF90F" w14:textId="77777777" w:rsidR="004D73B8" w:rsidRPr="001E7A27" w:rsidRDefault="004D73B8" w:rsidP="005C7F25">
            <w:pPr>
              <w:pStyle w:val="AR6BodyText"/>
              <w:rPr>
                <w:lang w:val="en-GB"/>
              </w:rPr>
            </w:pPr>
            <w:r w:rsidRPr="001E7A27">
              <w:rPr>
                <w:rFonts w:ascii="Gill Sans MT" w:hAnsi="Gill Sans MT"/>
                <w:i/>
                <w:iCs/>
                <w:sz w:val="14"/>
                <w:szCs w:val="14"/>
                <w:lang w:val="en-GB"/>
              </w:rPr>
              <w:t>PgC</w:t>
            </w:r>
            <w:r w:rsidRPr="001E7A27">
              <w:rPr>
                <w:rFonts w:ascii="Gill Sans MT" w:hAnsi="Gill Sans MT"/>
                <w:i/>
                <w:iCs/>
                <w:sz w:val="14"/>
                <w:szCs w:val="14"/>
                <w:lang w:val="en-GB"/>
              </w:rPr>
              <w:br/>
              <w:t>(GtCO</w:t>
            </w:r>
            <w:r w:rsidRPr="001E7A27">
              <w:rPr>
                <w:rFonts w:ascii="Gill Sans MT" w:hAnsi="Gill Sans MT"/>
                <w:i/>
                <w:iCs/>
                <w:sz w:val="14"/>
                <w:szCs w:val="14"/>
                <w:vertAlign w:val="subscript"/>
                <w:lang w:val="en-GB"/>
              </w:rPr>
              <w:t>2</w:t>
            </w:r>
            <w:r w:rsidRPr="001E7A27">
              <w:rPr>
                <w:rFonts w:ascii="Gill Sans MT" w:hAnsi="Gill Sans MT"/>
                <w:i/>
                <w:iCs/>
                <w:sz w:val="14"/>
                <w:szCs w:val="14"/>
                <w:lang w:val="en-GB"/>
              </w:rPr>
              <w:t>)</w:t>
            </w:r>
          </w:p>
        </w:tc>
      </w:tr>
      <w:tr w:rsidR="004D73B8" w:rsidRPr="001E7A27" w14:paraId="38480F81" w14:textId="77777777" w:rsidTr="00CD4ECC">
        <w:tc>
          <w:tcPr>
            <w:tcW w:w="851" w:type="dxa"/>
          </w:tcPr>
          <w:p w14:paraId="15B33D35" w14:textId="056CC9C2" w:rsidR="004D73B8" w:rsidRPr="001E7A27" w:rsidRDefault="004D73B8" w:rsidP="005C7F25">
            <w:pPr>
              <w:pStyle w:val="AR6BodyText"/>
              <w:rPr>
                <w:lang w:val="en-GB"/>
              </w:rPr>
            </w:pPr>
            <w:r w:rsidRPr="001E7A27">
              <w:rPr>
                <w:rFonts w:ascii="Gill Sans MT" w:hAnsi="Gill Sans MT"/>
                <w:sz w:val="14"/>
                <w:szCs w:val="14"/>
                <w:lang w:val="en-GB"/>
              </w:rPr>
              <w:t>0.2</w:t>
            </w:r>
            <w:r w:rsidR="00D4433D" w:rsidRPr="001E7A27">
              <w:rPr>
                <w:rFonts w:ascii="Gill Sans MT" w:hAnsi="Gill Sans MT"/>
                <w:sz w:val="14"/>
                <w:szCs w:val="14"/>
                <w:lang w:val="en-GB"/>
              </w:rPr>
              <w:t>3</w:t>
            </w:r>
          </w:p>
        </w:tc>
        <w:tc>
          <w:tcPr>
            <w:tcW w:w="851" w:type="dxa"/>
          </w:tcPr>
          <w:p w14:paraId="183FDEF7" w14:textId="77777777" w:rsidR="004D73B8" w:rsidRPr="001E7A27" w:rsidRDefault="004D73B8" w:rsidP="005C7F25">
            <w:pPr>
              <w:pStyle w:val="AR6BodyText"/>
              <w:rPr>
                <w:lang w:val="en-GB"/>
              </w:rPr>
            </w:pPr>
            <w:r w:rsidRPr="001E7A27">
              <w:rPr>
                <w:rFonts w:ascii="Gill Sans MT" w:hAnsi="Gill Sans MT"/>
                <w:sz w:val="14"/>
                <w:szCs w:val="14"/>
                <w:lang w:val="en-GB"/>
              </w:rPr>
              <w:t>1.3</w:t>
            </w:r>
          </w:p>
        </w:tc>
        <w:tc>
          <w:tcPr>
            <w:tcW w:w="850" w:type="dxa"/>
          </w:tcPr>
          <w:p w14:paraId="655972DC" w14:textId="62AE0551"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1</w:t>
            </w:r>
            <w:r w:rsidR="00D4433D" w:rsidRPr="001E7A27">
              <w:rPr>
                <w:rFonts w:ascii="Gill Sans MT" w:hAnsi="Gill Sans MT"/>
                <w:i/>
                <w:iCs/>
                <w:sz w:val="14"/>
                <w:szCs w:val="14"/>
                <w:lang w:val="en-GB"/>
              </w:rPr>
              <w:t>0</w:t>
            </w:r>
            <w:r w:rsidRPr="001E7A27">
              <w:rPr>
                <w:rFonts w:ascii="Gill Sans MT" w:hAnsi="Gill Sans MT"/>
                <w:i/>
                <w:iCs/>
                <w:sz w:val="14"/>
                <w:szCs w:val="14"/>
                <w:lang w:val="en-GB"/>
              </w:rPr>
              <w:t>0 (4</w:t>
            </w:r>
            <w:r w:rsidR="00D4433D"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0" w:type="dxa"/>
          </w:tcPr>
          <w:p w14:paraId="3398468D" w14:textId="47046F79" w:rsidR="004D73B8" w:rsidRPr="001E7A27" w:rsidRDefault="00D4433D" w:rsidP="005C7F25">
            <w:pPr>
              <w:pStyle w:val="AR6BodyText"/>
              <w:rPr>
                <w:rFonts w:ascii="Gill Sans MT" w:hAnsi="Gill Sans MT"/>
                <w:i/>
                <w:iCs/>
                <w:sz w:val="14"/>
                <w:szCs w:val="14"/>
                <w:lang w:val="en-GB"/>
              </w:rPr>
            </w:pPr>
            <w:r w:rsidRPr="001E7A27">
              <w:rPr>
                <w:rFonts w:ascii="Gill Sans MT" w:hAnsi="Gill Sans MT"/>
                <w:i/>
                <w:iCs/>
                <w:sz w:val="14"/>
                <w:szCs w:val="14"/>
                <w:lang w:val="en-GB"/>
              </w:rPr>
              <w:t>60 (250)</w:t>
            </w:r>
          </w:p>
        </w:tc>
        <w:tc>
          <w:tcPr>
            <w:tcW w:w="851" w:type="dxa"/>
          </w:tcPr>
          <w:p w14:paraId="73D766E3" w14:textId="5C395E45" w:rsidR="004D73B8" w:rsidRPr="001E7A27" w:rsidRDefault="00D4433D" w:rsidP="005C7F25">
            <w:pPr>
              <w:pStyle w:val="AR6BodyText"/>
              <w:rPr>
                <w:rFonts w:ascii="Gill Sans MT" w:hAnsi="Gill Sans MT"/>
                <w:i/>
                <w:iCs/>
                <w:sz w:val="14"/>
                <w:szCs w:val="14"/>
                <w:lang w:val="en-GB"/>
              </w:rPr>
            </w:pPr>
            <w:r w:rsidRPr="001E7A27">
              <w:rPr>
                <w:rFonts w:ascii="Gill Sans MT" w:hAnsi="Gill Sans MT"/>
                <w:i/>
                <w:iCs/>
                <w:sz w:val="14"/>
                <w:szCs w:val="14"/>
                <w:lang w:val="en-GB"/>
              </w:rPr>
              <w:t>40</w:t>
            </w:r>
            <w:r w:rsidR="004D73B8" w:rsidRPr="001E7A27">
              <w:rPr>
                <w:rFonts w:ascii="Gill Sans MT" w:hAnsi="Gill Sans MT"/>
                <w:i/>
                <w:iCs/>
                <w:sz w:val="14"/>
                <w:szCs w:val="14"/>
                <w:lang w:val="en-GB"/>
              </w:rPr>
              <w:t xml:space="preserve"> (</w:t>
            </w:r>
            <w:r w:rsidRPr="001E7A27">
              <w:rPr>
                <w:rFonts w:ascii="Gill Sans MT" w:hAnsi="Gill Sans MT"/>
                <w:i/>
                <w:iCs/>
                <w:sz w:val="14"/>
                <w:szCs w:val="14"/>
                <w:lang w:val="en-GB"/>
              </w:rPr>
              <w:t>15</w:t>
            </w:r>
            <w:r w:rsidR="004D73B8" w:rsidRPr="001E7A27">
              <w:rPr>
                <w:rFonts w:ascii="Gill Sans MT" w:hAnsi="Gill Sans MT"/>
                <w:i/>
                <w:iCs/>
                <w:sz w:val="14"/>
                <w:szCs w:val="14"/>
                <w:lang w:val="en-GB"/>
              </w:rPr>
              <w:t>0)</w:t>
            </w:r>
          </w:p>
        </w:tc>
        <w:tc>
          <w:tcPr>
            <w:tcW w:w="850" w:type="dxa"/>
          </w:tcPr>
          <w:p w14:paraId="2993003D" w14:textId="6D815174" w:rsidR="004D73B8" w:rsidRPr="001E7A27" w:rsidRDefault="00D4433D" w:rsidP="005C7F25">
            <w:pPr>
              <w:pStyle w:val="AR6BodyText"/>
              <w:rPr>
                <w:rFonts w:ascii="Gill Sans MT" w:hAnsi="Gill Sans MT"/>
                <w:i/>
                <w:iCs/>
                <w:sz w:val="14"/>
                <w:szCs w:val="14"/>
                <w:lang w:val="en-GB"/>
              </w:rPr>
            </w:pPr>
            <w:r w:rsidRPr="001E7A27">
              <w:rPr>
                <w:rFonts w:ascii="Gill Sans MT" w:hAnsi="Gill Sans MT"/>
                <w:i/>
                <w:iCs/>
                <w:sz w:val="14"/>
                <w:szCs w:val="14"/>
                <w:lang w:val="en-GB"/>
              </w:rPr>
              <w:t>3</w:t>
            </w:r>
            <w:r w:rsidR="004D73B8" w:rsidRPr="001E7A27">
              <w:rPr>
                <w:rFonts w:ascii="Gill Sans MT" w:hAnsi="Gill Sans MT"/>
                <w:i/>
                <w:iCs/>
                <w:sz w:val="14"/>
                <w:szCs w:val="14"/>
                <w:lang w:val="en-GB"/>
              </w:rPr>
              <w:t>0 (1</w:t>
            </w:r>
            <w:r w:rsidRPr="001E7A27">
              <w:rPr>
                <w:rFonts w:ascii="Gill Sans MT" w:hAnsi="Gill Sans MT"/>
                <w:i/>
                <w:iCs/>
                <w:sz w:val="14"/>
                <w:szCs w:val="14"/>
                <w:lang w:val="en-GB"/>
              </w:rPr>
              <w:t>0</w:t>
            </w:r>
            <w:r w:rsidR="004D73B8" w:rsidRPr="001E7A27">
              <w:rPr>
                <w:rFonts w:ascii="Gill Sans MT" w:hAnsi="Gill Sans MT"/>
                <w:i/>
                <w:iCs/>
                <w:sz w:val="14"/>
                <w:szCs w:val="14"/>
                <w:lang w:val="en-GB"/>
              </w:rPr>
              <w:t>0)</w:t>
            </w:r>
          </w:p>
        </w:tc>
        <w:tc>
          <w:tcPr>
            <w:tcW w:w="851" w:type="dxa"/>
          </w:tcPr>
          <w:p w14:paraId="077CDBB0" w14:textId="7BF2454A" w:rsidR="004D73B8" w:rsidRPr="001E7A27" w:rsidRDefault="00D4433D" w:rsidP="005C7F25">
            <w:pPr>
              <w:pStyle w:val="AR6BodyText"/>
              <w:rPr>
                <w:rFonts w:ascii="Gill Sans MT" w:hAnsi="Gill Sans MT"/>
                <w:i/>
                <w:iCs/>
                <w:sz w:val="14"/>
                <w:szCs w:val="14"/>
                <w:lang w:val="en-GB"/>
              </w:rPr>
            </w:pPr>
            <w:r w:rsidRPr="001E7A27">
              <w:rPr>
                <w:rFonts w:ascii="Gill Sans MT" w:hAnsi="Gill Sans MT"/>
                <w:i/>
                <w:iCs/>
                <w:sz w:val="14"/>
                <w:szCs w:val="14"/>
                <w:lang w:val="en-GB"/>
              </w:rPr>
              <w:t>10</w:t>
            </w:r>
            <w:r w:rsidR="004D73B8" w:rsidRPr="001E7A27">
              <w:rPr>
                <w:rFonts w:ascii="Gill Sans MT" w:hAnsi="Gill Sans MT"/>
                <w:i/>
                <w:iCs/>
                <w:sz w:val="14"/>
                <w:szCs w:val="14"/>
                <w:lang w:val="en-GB"/>
              </w:rPr>
              <w:t xml:space="preserve"> (</w:t>
            </w:r>
            <w:r w:rsidRPr="001E7A27">
              <w:rPr>
                <w:rFonts w:ascii="Gill Sans MT" w:hAnsi="Gill Sans MT"/>
                <w:i/>
                <w:iCs/>
                <w:sz w:val="14"/>
                <w:szCs w:val="14"/>
                <w:lang w:val="en-GB"/>
              </w:rPr>
              <w:t>5</w:t>
            </w:r>
            <w:r w:rsidR="004D73B8" w:rsidRPr="001E7A27">
              <w:rPr>
                <w:rFonts w:ascii="Gill Sans MT" w:hAnsi="Gill Sans MT"/>
                <w:i/>
                <w:iCs/>
                <w:sz w:val="14"/>
                <w:szCs w:val="14"/>
                <w:lang w:val="en-GB"/>
              </w:rPr>
              <w:t>0)</w:t>
            </w:r>
          </w:p>
        </w:tc>
        <w:tc>
          <w:tcPr>
            <w:tcW w:w="993" w:type="dxa"/>
            <w:vMerge w:val="restart"/>
            <w:textDirection w:val="btLr"/>
            <w:vAlign w:val="center"/>
          </w:tcPr>
          <w:p w14:paraId="5C0492E7" w14:textId="77777777" w:rsidR="004D73B8" w:rsidRPr="001E7A27" w:rsidRDefault="004D73B8" w:rsidP="005C7F25">
            <w:pPr>
              <w:pStyle w:val="AR6BodyText"/>
              <w:ind w:left="113" w:right="113"/>
              <w:rPr>
                <w:lang w:val="en-GB"/>
              </w:rPr>
            </w:pPr>
            <w:commentRangeStart w:id="6122"/>
            <w:r w:rsidRPr="001E7A27">
              <w:rPr>
                <w:rFonts w:ascii="Gill Sans MT" w:hAnsi="Gill Sans MT"/>
                <w:sz w:val="14"/>
                <w:szCs w:val="14"/>
                <w:lang w:val="en-GB"/>
              </w:rPr>
              <w:t>Values can vary by at le</w:t>
            </w:r>
            <w:r w:rsidRPr="001E7A27">
              <w:rPr>
                <w:rFonts w:ascii="Gill Sans MT" w:hAnsi="Gill Sans MT"/>
                <w:sz w:val="16"/>
                <w:szCs w:val="16"/>
                <w:lang w:val="en-GB"/>
              </w:rPr>
              <w:t>ast ±60 PgC (±220 GtCO</w:t>
            </w:r>
            <w:r w:rsidRPr="001E7A27">
              <w:rPr>
                <w:rFonts w:ascii="Gill Sans MT" w:hAnsi="Gill Sans MT"/>
                <w:sz w:val="16"/>
                <w:szCs w:val="16"/>
                <w:vertAlign w:val="subscript"/>
                <w:lang w:val="en-GB"/>
              </w:rPr>
              <w:t>2</w:t>
            </w:r>
            <w:r w:rsidRPr="001E7A27">
              <w:rPr>
                <w:rFonts w:ascii="Gill Sans MT" w:hAnsi="Gill Sans MT"/>
                <w:sz w:val="14"/>
                <w:szCs w:val="14"/>
                <w:lang w:val="en-GB"/>
              </w:rPr>
              <w:t xml:space="preserve">) </w:t>
            </w:r>
            <w:r w:rsidRPr="001E7A27">
              <w:rPr>
                <w:rFonts w:ascii="Gill Sans MT" w:hAnsi="Gill Sans MT"/>
                <w:sz w:val="14"/>
                <w:szCs w:val="14"/>
                <w:lang w:val="en-GB"/>
              </w:rPr>
              <w:br/>
              <w:t>due to choices related to non-CO</w:t>
            </w:r>
            <w:r w:rsidRPr="001E7A27">
              <w:rPr>
                <w:rFonts w:ascii="Gill Sans MT" w:hAnsi="Gill Sans MT"/>
                <w:sz w:val="14"/>
                <w:szCs w:val="14"/>
                <w:vertAlign w:val="subscript"/>
                <w:lang w:val="en-GB"/>
              </w:rPr>
              <w:t>2</w:t>
            </w:r>
            <w:r w:rsidRPr="001E7A27">
              <w:rPr>
                <w:rFonts w:ascii="Gill Sans MT" w:hAnsi="Gill Sans MT"/>
                <w:sz w:val="14"/>
                <w:szCs w:val="14"/>
                <w:lang w:val="en-GB"/>
              </w:rPr>
              <w:t xml:space="preserve"> emissions mitigati</w:t>
            </w:r>
            <w:commentRangeEnd w:id="6122"/>
            <w:r w:rsidR="00247055">
              <w:rPr>
                <w:rStyle w:val="CommentReference"/>
                <w:lang w:val="en-GB"/>
              </w:rPr>
              <w:commentReference w:id="6122"/>
            </w:r>
            <w:r w:rsidRPr="001E7A27">
              <w:rPr>
                <w:rFonts w:ascii="Gill Sans MT" w:hAnsi="Gill Sans MT"/>
                <w:sz w:val="14"/>
                <w:szCs w:val="14"/>
                <w:lang w:val="en-GB"/>
              </w:rPr>
              <w:t>on</w:t>
            </w:r>
          </w:p>
        </w:tc>
        <w:tc>
          <w:tcPr>
            <w:tcW w:w="992" w:type="dxa"/>
            <w:vMerge w:val="restart"/>
            <w:textDirection w:val="btLr"/>
            <w:vAlign w:val="center"/>
          </w:tcPr>
          <w:p w14:paraId="368488F3" w14:textId="77777777" w:rsidR="004D73B8" w:rsidRPr="001E7A27" w:rsidRDefault="004D73B8" w:rsidP="005C7F25">
            <w:pPr>
              <w:pStyle w:val="AR6BodyText"/>
              <w:ind w:left="113" w:right="113"/>
              <w:rPr>
                <w:lang w:val="en-GB"/>
              </w:rPr>
            </w:pPr>
            <w:r w:rsidRPr="001E7A27">
              <w:rPr>
                <w:rFonts w:ascii="Gill Sans MT" w:hAnsi="Gill Sans MT"/>
                <w:sz w:val="14"/>
                <w:szCs w:val="14"/>
                <w:lang w:val="en-GB"/>
              </w:rPr>
              <w:t>Values can vary by at le</w:t>
            </w:r>
            <w:r w:rsidRPr="001E7A27">
              <w:rPr>
                <w:rFonts w:ascii="Gill Sans MT" w:hAnsi="Gill Sans MT"/>
                <w:sz w:val="16"/>
                <w:szCs w:val="16"/>
                <w:lang w:val="en-GB"/>
              </w:rPr>
              <w:t>ast ±60 PgC (±220 GtCO</w:t>
            </w:r>
            <w:r w:rsidRPr="001E7A27">
              <w:rPr>
                <w:rFonts w:ascii="Gill Sans MT" w:hAnsi="Gill Sans MT"/>
                <w:sz w:val="16"/>
                <w:szCs w:val="16"/>
                <w:vertAlign w:val="subscript"/>
                <w:lang w:val="en-GB"/>
              </w:rPr>
              <w:t>2</w:t>
            </w:r>
            <w:r w:rsidRPr="001E7A27">
              <w:rPr>
                <w:rFonts w:ascii="Gill Sans MT" w:hAnsi="Gill Sans MT"/>
                <w:sz w:val="14"/>
                <w:szCs w:val="14"/>
                <w:lang w:val="en-GB"/>
              </w:rPr>
              <w:t xml:space="preserve">) </w:t>
            </w:r>
            <w:r w:rsidRPr="001E7A27">
              <w:rPr>
                <w:rFonts w:ascii="Gill Sans MT" w:hAnsi="Gill Sans MT"/>
                <w:sz w:val="14"/>
                <w:szCs w:val="14"/>
                <w:lang w:val="en-GB"/>
              </w:rPr>
              <w:br/>
              <w:t xml:space="preserve">due to uncertainty in the warming reponse to future </w:t>
            </w:r>
            <w:r w:rsidRPr="001E7A27">
              <w:rPr>
                <w:rFonts w:ascii="Gill Sans MT" w:hAnsi="Gill Sans MT"/>
                <w:sz w:val="14"/>
                <w:szCs w:val="14"/>
                <w:lang w:val="en-GB"/>
              </w:rPr>
              <w:br/>
              <w:t>non-CO</w:t>
            </w:r>
            <w:r w:rsidRPr="001E7A27">
              <w:rPr>
                <w:rFonts w:ascii="Gill Sans MT" w:hAnsi="Gill Sans MT"/>
                <w:sz w:val="14"/>
                <w:szCs w:val="14"/>
                <w:vertAlign w:val="subscript"/>
                <w:lang w:val="en-GB"/>
              </w:rPr>
              <w:t>2</w:t>
            </w:r>
            <w:r w:rsidRPr="001E7A27">
              <w:rPr>
                <w:rFonts w:ascii="Gill Sans MT" w:hAnsi="Gill Sans MT"/>
                <w:sz w:val="14"/>
                <w:szCs w:val="14"/>
                <w:lang w:val="en-GB"/>
              </w:rPr>
              <w:t xml:space="preserve"> emissions</w:t>
            </w:r>
          </w:p>
        </w:tc>
        <w:tc>
          <w:tcPr>
            <w:tcW w:w="992" w:type="dxa"/>
            <w:vMerge w:val="restart"/>
            <w:textDirection w:val="btLr"/>
            <w:vAlign w:val="center"/>
          </w:tcPr>
          <w:p w14:paraId="1586B4BC" w14:textId="77777777" w:rsidR="004D73B8" w:rsidRPr="001E7A27" w:rsidRDefault="004D73B8" w:rsidP="005C7F25">
            <w:pPr>
              <w:pStyle w:val="AR6BodyText"/>
              <w:ind w:left="113" w:right="113"/>
              <w:rPr>
                <w:lang w:val="en-GB"/>
              </w:rPr>
            </w:pPr>
            <w:r w:rsidRPr="001E7A27">
              <w:rPr>
                <w:rFonts w:ascii="Gill Sans MT" w:hAnsi="Gill Sans MT"/>
                <w:sz w:val="16"/>
                <w:szCs w:val="16"/>
                <w:lang w:val="en-GB"/>
              </w:rPr>
              <w:t>±150 PgC (±550 GtCO</w:t>
            </w:r>
            <w:r w:rsidRPr="001E7A27">
              <w:rPr>
                <w:rFonts w:ascii="Gill Sans MT" w:hAnsi="Gill Sans MT"/>
                <w:sz w:val="16"/>
                <w:szCs w:val="16"/>
                <w:vertAlign w:val="subscript"/>
                <w:lang w:val="en-GB"/>
              </w:rPr>
              <w:t>2</w:t>
            </w:r>
            <w:r w:rsidRPr="001E7A27">
              <w:rPr>
                <w:rFonts w:ascii="Gill Sans MT" w:hAnsi="Gill Sans MT"/>
                <w:sz w:val="16"/>
                <w:szCs w:val="16"/>
                <w:lang w:val="en-GB"/>
              </w:rPr>
              <w:t>)</w:t>
            </w:r>
          </w:p>
        </w:tc>
        <w:tc>
          <w:tcPr>
            <w:tcW w:w="992" w:type="dxa"/>
            <w:vMerge w:val="restart"/>
            <w:textDirection w:val="btLr"/>
            <w:vAlign w:val="center"/>
          </w:tcPr>
          <w:p w14:paraId="6BD05DB2" w14:textId="77777777" w:rsidR="004D73B8" w:rsidRPr="001E7A27" w:rsidRDefault="004D73B8" w:rsidP="005C7F25">
            <w:pPr>
              <w:pStyle w:val="AR6BodyText"/>
              <w:ind w:left="113" w:right="113"/>
              <w:rPr>
                <w:lang w:val="en-GB"/>
              </w:rPr>
            </w:pPr>
            <w:r w:rsidRPr="001E7A27">
              <w:rPr>
                <w:rFonts w:ascii="Gill Sans MT" w:hAnsi="Gill Sans MT"/>
                <w:sz w:val="16"/>
                <w:szCs w:val="16"/>
                <w:lang w:val="en-GB"/>
              </w:rPr>
              <w:t>±115 PgC (±420 GtCO</w:t>
            </w:r>
            <w:r w:rsidRPr="001E7A27">
              <w:rPr>
                <w:rFonts w:ascii="Gill Sans MT" w:hAnsi="Gill Sans MT"/>
                <w:sz w:val="16"/>
                <w:szCs w:val="16"/>
                <w:vertAlign w:val="subscript"/>
                <w:lang w:val="en-GB"/>
              </w:rPr>
              <w:t>2</w:t>
            </w:r>
            <w:r w:rsidRPr="001E7A27">
              <w:rPr>
                <w:rFonts w:ascii="Gill Sans MT" w:hAnsi="Gill Sans MT"/>
                <w:sz w:val="16"/>
                <w:szCs w:val="16"/>
                <w:lang w:val="en-GB"/>
              </w:rPr>
              <w:t>)</w:t>
            </w:r>
          </w:p>
        </w:tc>
        <w:tc>
          <w:tcPr>
            <w:tcW w:w="851" w:type="dxa"/>
            <w:vMerge w:val="restart"/>
            <w:textDirection w:val="btLr"/>
            <w:vAlign w:val="center"/>
          </w:tcPr>
          <w:p w14:paraId="33A767DB" w14:textId="529D300D" w:rsidR="004D73B8" w:rsidRPr="001E7A27" w:rsidRDefault="00DE4D1E" w:rsidP="005C7F25">
            <w:pPr>
              <w:pStyle w:val="AR6BodyText"/>
              <w:ind w:left="113" w:right="113"/>
              <w:rPr>
                <w:lang w:val="en-GB"/>
              </w:rPr>
            </w:pPr>
            <w:r w:rsidRPr="001E7A27">
              <w:rPr>
                <w:rFonts w:ascii="Gill Sans MT" w:hAnsi="Gill Sans MT"/>
                <w:sz w:val="16"/>
                <w:szCs w:val="16"/>
                <w:lang w:val="en-GB"/>
              </w:rPr>
              <w:t>±</w:t>
            </w:r>
            <w:r w:rsidR="004D73B8" w:rsidRPr="001E7A27">
              <w:rPr>
                <w:rFonts w:ascii="Gill Sans MT" w:hAnsi="Gill Sans MT"/>
                <w:sz w:val="16"/>
                <w:szCs w:val="16"/>
                <w:lang w:val="en-GB"/>
              </w:rPr>
              <w:t>6 PgC (±20 GtCO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w:t>
            </w:r>
          </w:p>
        </w:tc>
      </w:tr>
      <w:tr w:rsidR="004D73B8" w:rsidRPr="001E7A27" w14:paraId="7897C74A" w14:textId="77777777" w:rsidTr="00CD4ECC">
        <w:tc>
          <w:tcPr>
            <w:tcW w:w="851" w:type="dxa"/>
          </w:tcPr>
          <w:p w14:paraId="3F87A4A0" w14:textId="62E7772A" w:rsidR="004D73B8" w:rsidRPr="001E7A27" w:rsidRDefault="004D73B8" w:rsidP="005C7F25">
            <w:pPr>
              <w:pStyle w:val="AR6BodyText"/>
              <w:rPr>
                <w:lang w:val="en-GB"/>
              </w:rPr>
            </w:pPr>
            <w:r w:rsidRPr="001E7A27">
              <w:rPr>
                <w:rFonts w:ascii="Gill Sans MT" w:hAnsi="Gill Sans MT"/>
                <w:sz w:val="14"/>
                <w:szCs w:val="14"/>
                <w:lang w:val="en-GB"/>
              </w:rPr>
              <w:t>0.3</w:t>
            </w:r>
            <w:r w:rsidR="00D4433D" w:rsidRPr="001E7A27">
              <w:rPr>
                <w:rFonts w:ascii="Gill Sans MT" w:hAnsi="Gill Sans MT"/>
                <w:sz w:val="14"/>
                <w:szCs w:val="14"/>
                <w:lang w:val="en-GB"/>
              </w:rPr>
              <w:t>3</w:t>
            </w:r>
          </w:p>
        </w:tc>
        <w:tc>
          <w:tcPr>
            <w:tcW w:w="851" w:type="dxa"/>
          </w:tcPr>
          <w:p w14:paraId="51C36305" w14:textId="77777777" w:rsidR="004D73B8" w:rsidRPr="001E7A27" w:rsidRDefault="004D73B8" w:rsidP="005C7F25">
            <w:pPr>
              <w:pStyle w:val="AR6BodyText"/>
              <w:rPr>
                <w:lang w:val="en-GB"/>
              </w:rPr>
            </w:pPr>
            <w:r w:rsidRPr="001E7A27">
              <w:rPr>
                <w:rFonts w:ascii="Gill Sans MT" w:hAnsi="Gill Sans MT"/>
                <w:sz w:val="14"/>
                <w:szCs w:val="14"/>
                <w:lang w:val="en-GB"/>
              </w:rPr>
              <w:t>1.4</w:t>
            </w:r>
          </w:p>
        </w:tc>
        <w:tc>
          <w:tcPr>
            <w:tcW w:w="850" w:type="dxa"/>
          </w:tcPr>
          <w:p w14:paraId="4FBA88F0" w14:textId="2F99F76C"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1</w:t>
            </w:r>
            <w:r w:rsidR="00D4433D" w:rsidRPr="001E7A27">
              <w:rPr>
                <w:rFonts w:ascii="Gill Sans MT" w:hAnsi="Gill Sans MT"/>
                <w:i/>
                <w:iCs/>
                <w:sz w:val="14"/>
                <w:szCs w:val="14"/>
                <w:lang w:val="en-GB"/>
              </w:rPr>
              <w:t>8</w:t>
            </w:r>
            <w:r w:rsidRPr="001E7A27">
              <w:rPr>
                <w:rFonts w:ascii="Gill Sans MT" w:hAnsi="Gill Sans MT"/>
                <w:i/>
                <w:iCs/>
                <w:sz w:val="14"/>
                <w:szCs w:val="14"/>
                <w:lang w:val="en-GB"/>
              </w:rPr>
              <w:t>0 (</w:t>
            </w:r>
            <w:r w:rsidR="00D4433D" w:rsidRPr="001E7A27">
              <w:rPr>
                <w:rFonts w:ascii="Gill Sans MT" w:hAnsi="Gill Sans MT"/>
                <w:i/>
                <w:iCs/>
                <w:sz w:val="14"/>
                <w:szCs w:val="14"/>
                <w:lang w:val="en-GB"/>
              </w:rPr>
              <w:t>65</w:t>
            </w:r>
            <w:r w:rsidRPr="001E7A27">
              <w:rPr>
                <w:rFonts w:ascii="Gill Sans MT" w:hAnsi="Gill Sans MT"/>
                <w:i/>
                <w:iCs/>
                <w:sz w:val="14"/>
                <w:szCs w:val="14"/>
                <w:lang w:val="en-GB"/>
              </w:rPr>
              <w:t>0)</w:t>
            </w:r>
          </w:p>
        </w:tc>
        <w:tc>
          <w:tcPr>
            <w:tcW w:w="850" w:type="dxa"/>
          </w:tcPr>
          <w:p w14:paraId="42243C06" w14:textId="47B9F971"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1</w:t>
            </w:r>
            <w:r w:rsidR="00D4433D" w:rsidRPr="001E7A27">
              <w:rPr>
                <w:rFonts w:ascii="Gill Sans MT" w:hAnsi="Gill Sans MT"/>
                <w:i/>
                <w:iCs/>
                <w:sz w:val="14"/>
                <w:szCs w:val="14"/>
                <w:lang w:val="en-GB"/>
              </w:rPr>
              <w:t>2</w:t>
            </w:r>
            <w:r w:rsidRPr="001E7A27">
              <w:rPr>
                <w:rFonts w:ascii="Gill Sans MT" w:hAnsi="Gill Sans MT"/>
                <w:i/>
                <w:iCs/>
                <w:sz w:val="14"/>
                <w:szCs w:val="14"/>
                <w:lang w:val="en-GB"/>
              </w:rPr>
              <w:t>0 (</w:t>
            </w:r>
            <w:r w:rsidR="00D4433D" w:rsidRPr="001E7A27">
              <w:rPr>
                <w:rFonts w:ascii="Gill Sans MT" w:hAnsi="Gill Sans MT"/>
                <w:i/>
                <w:iCs/>
                <w:sz w:val="14"/>
                <w:szCs w:val="14"/>
                <w:lang w:val="en-GB"/>
              </w:rPr>
              <w:t>4</w:t>
            </w:r>
            <w:r w:rsidRPr="001E7A27">
              <w:rPr>
                <w:rFonts w:ascii="Gill Sans MT" w:hAnsi="Gill Sans MT"/>
                <w:i/>
                <w:iCs/>
                <w:sz w:val="14"/>
                <w:szCs w:val="14"/>
                <w:lang w:val="en-GB"/>
              </w:rPr>
              <w:t>50)</w:t>
            </w:r>
          </w:p>
        </w:tc>
        <w:tc>
          <w:tcPr>
            <w:tcW w:w="851" w:type="dxa"/>
          </w:tcPr>
          <w:p w14:paraId="031F8E0C" w14:textId="59B9DC69" w:rsidR="004D73B8" w:rsidRPr="001E7A27" w:rsidRDefault="00D4433D" w:rsidP="005C7F25">
            <w:pPr>
              <w:pStyle w:val="AR6BodyText"/>
              <w:rPr>
                <w:rFonts w:ascii="Gill Sans MT" w:hAnsi="Gill Sans MT"/>
                <w:i/>
                <w:iCs/>
                <w:sz w:val="14"/>
                <w:szCs w:val="14"/>
                <w:lang w:val="en-GB"/>
              </w:rPr>
            </w:pPr>
            <w:r w:rsidRPr="001E7A27">
              <w:rPr>
                <w:rFonts w:ascii="Gill Sans MT" w:hAnsi="Gill Sans MT"/>
                <w:i/>
                <w:iCs/>
                <w:sz w:val="14"/>
                <w:szCs w:val="14"/>
                <w:lang w:val="en-GB"/>
              </w:rPr>
              <w:t>90</w:t>
            </w:r>
            <w:r w:rsidR="004D73B8" w:rsidRPr="001E7A27">
              <w:rPr>
                <w:rFonts w:ascii="Gill Sans MT" w:hAnsi="Gill Sans MT"/>
                <w:i/>
                <w:iCs/>
                <w:sz w:val="14"/>
                <w:szCs w:val="14"/>
                <w:lang w:val="en-GB"/>
              </w:rPr>
              <w:t xml:space="preserve"> (350)</w:t>
            </w:r>
          </w:p>
        </w:tc>
        <w:tc>
          <w:tcPr>
            <w:tcW w:w="850" w:type="dxa"/>
          </w:tcPr>
          <w:p w14:paraId="6C9909FE" w14:textId="6E4490DE" w:rsidR="004D73B8" w:rsidRPr="001E7A27" w:rsidRDefault="00D4433D" w:rsidP="005C7F25">
            <w:pPr>
              <w:pStyle w:val="AR6BodyText"/>
              <w:rPr>
                <w:rFonts w:ascii="Gill Sans MT" w:hAnsi="Gill Sans MT"/>
                <w:i/>
                <w:iCs/>
                <w:sz w:val="14"/>
                <w:szCs w:val="14"/>
                <w:lang w:val="en-GB"/>
              </w:rPr>
            </w:pPr>
            <w:r w:rsidRPr="001E7A27">
              <w:rPr>
                <w:rFonts w:ascii="Gill Sans MT" w:hAnsi="Gill Sans MT"/>
                <w:i/>
                <w:iCs/>
                <w:sz w:val="14"/>
                <w:szCs w:val="14"/>
                <w:lang w:val="en-GB"/>
              </w:rPr>
              <w:t>70</w:t>
            </w:r>
            <w:r w:rsidR="004D73B8" w:rsidRPr="001E7A27">
              <w:rPr>
                <w:rFonts w:ascii="Gill Sans MT" w:hAnsi="Gill Sans MT"/>
                <w:i/>
                <w:iCs/>
                <w:sz w:val="14"/>
                <w:szCs w:val="14"/>
                <w:lang w:val="en-GB"/>
              </w:rPr>
              <w:t xml:space="preserve"> (</w:t>
            </w:r>
            <w:r w:rsidRPr="001E7A27">
              <w:rPr>
                <w:rFonts w:ascii="Gill Sans MT" w:hAnsi="Gill Sans MT"/>
                <w:i/>
                <w:iCs/>
                <w:sz w:val="14"/>
                <w:szCs w:val="14"/>
                <w:lang w:val="en-GB"/>
              </w:rPr>
              <w:t>250</w:t>
            </w:r>
            <w:r w:rsidR="004D73B8" w:rsidRPr="001E7A27">
              <w:rPr>
                <w:rFonts w:ascii="Gill Sans MT" w:hAnsi="Gill Sans MT"/>
                <w:i/>
                <w:iCs/>
                <w:sz w:val="14"/>
                <w:szCs w:val="14"/>
                <w:lang w:val="en-GB"/>
              </w:rPr>
              <w:t>)</w:t>
            </w:r>
          </w:p>
        </w:tc>
        <w:tc>
          <w:tcPr>
            <w:tcW w:w="851" w:type="dxa"/>
          </w:tcPr>
          <w:p w14:paraId="462158DA" w14:textId="77777777"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50 (200)</w:t>
            </w:r>
          </w:p>
        </w:tc>
        <w:tc>
          <w:tcPr>
            <w:tcW w:w="993" w:type="dxa"/>
            <w:vMerge/>
          </w:tcPr>
          <w:p w14:paraId="085A6C41" w14:textId="77777777" w:rsidR="004D73B8" w:rsidRPr="001E7A27" w:rsidRDefault="004D73B8" w:rsidP="005C7F25">
            <w:pPr>
              <w:pStyle w:val="AR6BodyText"/>
              <w:rPr>
                <w:lang w:val="en-GB"/>
              </w:rPr>
            </w:pPr>
          </w:p>
        </w:tc>
        <w:tc>
          <w:tcPr>
            <w:tcW w:w="992" w:type="dxa"/>
            <w:vMerge/>
          </w:tcPr>
          <w:p w14:paraId="0FF7B0EA" w14:textId="77777777" w:rsidR="004D73B8" w:rsidRPr="001E7A27" w:rsidRDefault="004D73B8" w:rsidP="005C7F25">
            <w:pPr>
              <w:pStyle w:val="AR6BodyText"/>
              <w:rPr>
                <w:lang w:val="en-GB"/>
              </w:rPr>
            </w:pPr>
          </w:p>
        </w:tc>
        <w:tc>
          <w:tcPr>
            <w:tcW w:w="992" w:type="dxa"/>
            <w:vMerge/>
          </w:tcPr>
          <w:p w14:paraId="2C4AB66F" w14:textId="77777777" w:rsidR="004D73B8" w:rsidRPr="001E7A27" w:rsidRDefault="004D73B8" w:rsidP="005C7F25">
            <w:pPr>
              <w:pStyle w:val="AR6BodyText"/>
              <w:rPr>
                <w:lang w:val="en-GB"/>
              </w:rPr>
            </w:pPr>
          </w:p>
        </w:tc>
        <w:tc>
          <w:tcPr>
            <w:tcW w:w="992" w:type="dxa"/>
            <w:vMerge/>
          </w:tcPr>
          <w:p w14:paraId="4945875B" w14:textId="77777777" w:rsidR="004D73B8" w:rsidRPr="001E7A27" w:rsidRDefault="004D73B8" w:rsidP="005C7F25">
            <w:pPr>
              <w:pStyle w:val="AR6BodyText"/>
              <w:rPr>
                <w:lang w:val="en-GB"/>
              </w:rPr>
            </w:pPr>
          </w:p>
        </w:tc>
        <w:tc>
          <w:tcPr>
            <w:tcW w:w="851" w:type="dxa"/>
            <w:vMerge/>
          </w:tcPr>
          <w:p w14:paraId="0B668F65" w14:textId="77777777" w:rsidR="004D73B8" w:rsidRPr="001E7A27" w:rsidRDefault="004D73B8" w:rsidP="005C7F25">
            <w:pPr>
              <w:pStyle w:val="AR6BodyText"/>
              <w:rPr>
                <w:lang w:val="en-GB"/>
              </w:rPr>
            </w:pPr>
          </w:p>
        </w:tc>
      </w:tr>
      <w:tr w:rsidR="004D73B8" w:rsidRPr="001E7A27" w14:paraId="213057D1" w14:textId="77777777" w:rsidTr="00CD4ECC">
        <w:tc>
          <w:tcPr>
            <w:tcW w:w="851" w:type="dxa"/>
          </w:tcPr>
          <w:p w14:paraId="71C56B86" w14:textId="435BFFCA" w:rsidR="004D73B8" w:rsidRPr="001E7A27" w:rsidRDefault="004D73B8" w:rsidP="005C7F25">
            <w:pPr>
              <w:pStyle w:val="AR6BodyText"/>
              <w:rPr>
                <w:lang w:val="en-GB"/>
              </w:rPr>
            </w:pPr>
            <w:r w:rsidRPr="001E7A27">
              <w:rPr>
                <w:rFonts w:ascii="Gill Sans MT" w:hAnsi="Gill Sans MT"/>
                <w:sz w:val="14"/>
                <w:szCs w:val="14"/>
                <w:lang w:val="en-GB"/>
              </w:rPr>
              <w:t>0.4</w:t>
            </w:r>
            <w:r w:rsidR="00D4433D" w:rsidRPr="001E7A27">
              <w:rPr>
                <w:rFonts w:ascii="Gill Sans MT" w:hAnsi="Gill Sans MT"/>
                <w:sz w:val="14"/>
                <w:szCs w:val="14"/>
                <w:lang w:val="en-GB"/>
              </w:rPr>
              <w:t>3</w:t>
            </w:r>
          </w:p>
        </w:tc>
        <w:tc>
          <w:tcPr>
            <w:tcW w:w="851" w:type="dxa"/>
          </w:tcPr>
          <w:p w14:paraId="3DBAE772" w14:textId="77777777" w:rsidR="004D73B8" w:rsidRPr="001E7A27" w:rsidRDefault="004D73B8" w:rsidP="005C7F25">
            <w:pPr>
              <w:pStyle w:val="AR6BodyText"/>
              <w:rPr>
                <w:lang w:val="en-GB"/>
              </w:rPr>
            </w:pPr>
            <w:r w:rsidRPr="001E7A27">
              <w:rPr>
                <w:rFonts w:ascii="Gill Sans MT" w:hAnsi="Gill Sans MT"/>
                <w:sz w:val="14"/>
                <w:szCs w:val="14"/>
                <w:lang w:val="en-GB"/>
              </w:rPr>
              <w:t>1.5</w:t>
            </w:r>
          </w:p>
        </w:tc>
        <w:tc>
          <w:tcPr>
            <w:tcW w:w="850" w:type="dxa"/>
          </w:tcPr>
          <w:p w14:paraId="464DCC51" w14:textId="272B6B07"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2</w:t>
            </w:r>
            <w:r w:rsidR="00D4433D" w:rsidRPr="001E7A27">
              <w:rPr>
                <w:rFonts w:ascii="Gill Sans MT" w:hAnsi="Gill Sans MT"/>
                <w:i/>
                <w:iCs/>
                <w:sz w:val="14"/>
                <w:szCs w:val="14"/>
                <w:lang w:val="en-GB"/>
              </w:rPr>
              <w:t>5</w:t>
            </w:r>
            <w:r w:rsidRPr="001E7A27">
              <w:rPr>
                <w:rFonts w:ascii="Gill Sans MT" w:hAnsi="Gill Sans MT"/>
                <w:i/>
                <w:iCs/>
                <w:sz w:val="14"/>
                <w:szCs w:val="14"/>
                <w:lang w:val="en-GB"/>
              </w:rPr>
              <w:t>0 (</w:t>
            </w:r>
            <w:r w:rsidR="00D4433D" w:rsidRPr="001E7A27">
              <w:rPr>
                <w:rFonts w:ascii="Gill Sans MT" w:hAnsi="Gill Sans MT"/>
                <w:i/>
                <w:iCs/>
                <w:sz w:val="14"/>
                <w:szCs w:val="14"/>
                <w:lang w:val="en-GB"/>
              </w:rPr>
              <w:t>9</w:t>
            </w:r>
            <w:r w:rsidRPr="001E7A27">
              <w:rPr>
                <w:rFonts w:ascii="Gill Sans MT" w:hAnsi="Gill Sans MT"/>
                <w:i/>
                <w:iCs/>
                <w:sz w:val="14"/>
                <w:szCs w:val="14"/>
                <w:lang w:val="en-GB"/>
              </w:rPr>
              <w:t>00)</w:t>
            </w:r>
          </w:p>
        </w:tc>
        <w:tc>
          <w:tcPr>
            <w:tcW w:w="850" w:type="dxa"/>
          </w:tcPr>
          <w:p w14:paraId="31A41957" w14:textId="09236FFB"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1</w:t>
            </w:r>
            <w:r w:rsidR="00D4433D" w:rsidRPr="001E7A27">
              <w:rPr>
                <w:rFonts w:ascii="Gill Sans MT" w:hAnsi="Gill Sans MT"/>
                <w:i/>
                <w:iCs/>
                <w:sz w:val="14"/>
                <w:szCs w:val="14"/>
                <w:lang w:val="en-GB"/>
              </w:rPr>
              <w:t>8</w:t>
            </w:r>
            <w:r w:rsidRPr="001E7A27">
              <w:rPr>
                <w:rFonts w:ascii="Gill Sans MT" w:hAnsi="Gill Sans MT"/>
                <w:i/>
                <w:iCs/>
                <w:sz w:val="14"/>
                <w:szCs w:val="14"/>
                <w:lang w:val="en-GB"/>
              </w:rPr>
              <w:t>0 (</w:t>
            </w:r>
            <w:r w:rsidR="00D4433D" w:rsidRPr="001E7A27">
              <w:rPr>
                <w:rFonts w:ascii="Gill Sans MT" w:hAnsi="Gill Sans MT"/>
                <w:i/>
                <w:iCs/>
                <w:sz w:val="14"/>
                <w:szCs w:val="14"/>
                <w:lang w:val="en-GB"/>
              </w:rPr>
              <w:t>65</w:t>
            </w:r>
            <w:r w:rsidRPr="001E7A27">
              <w:rPr>
                <w:rFonts w:ascii="Gill Sans MT" w:hAnsi="Gill Sans MT"/>
                <w:i/>
                <w:iCs/>
                <w:sz w:val="14"/>
                <w:szCs w:val="14"/>
                <w:lang w:val="en-GB"/>
              </w:rPr>
              <w:t>0)</w:t>
            </w:r>
          </w:p>
        </w:tc>
        <w:tc>
          <w:tcPr>
            <w:tcW w:w="851" w:type="dxa"/>
          </w:tcPr>
          <w:p w14:paraId="7F6CF73E" w14:textId="2BEEA29B"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1</w:t>
            </w:r>
            <w:r w:rsidR="00D4433D" w:rsidRPr="001E7A27">
              <w:rPr>
                <w:rFonts w:ascii="Gill Sans MT" w:hAnsi="Gill Sans MT"/>
                <w:i/>
                <w:iCs/>
                <w:sz w:val="14"/>
                <w:szCs w:val="14"/>
                <w:lang w:val="en-GB"/>
              </w:rPr>
              <w:t>4</w:t>
            </w:r>
            <w:r w:rsidRPr="001E7A27">
              <w:rPr>
                <w:rFonts w:ascii="Gill Sans MT" w:hAnsi="Gill Sans MT"/>
                <w:i/>
                <w:iCs/>
                <w:sz w:val="14"/>
                <w:szCs w:val="14"/>
                <w:lang w:val="en-GB"/>
              </w:rPr>
              <w:t>0 (5</w:t>
            </w:r>
            <w:r w:rsidR="00D4433D"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0" w:type="dxa"/>
          </w:tcPr>
          <w:p w14:paraId="12560129" w14:textId="28448285"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1</w:t>
            </w:r>
            <w:r w:rsidR="00D4433D" w:rsidRPr="001E7A27">
              <w:rPr>
                <w:rFonts w:ascii="Gill Sans MT" w:hAnsi="Gill Sans MT"/>
                <w:i/>
                <w:iCs/>
                <w:sz w:val="14"/>
                <w:szCs w:val="14"/>
                <w:lang w:val="en-GB"/>
              </w:rPr>
              <w:t>1</w:t>
            </w:r>
            <w:r w:rsidRPr="001E7A27">
              <w:rPr>
                <w:rFonts w:ascii="Gill Sans MT" w:hAnsi="Gill Sans MT"/>
                <w:i/>
                <w:iCs/>
                <w:sz w:val="14"/>
                <w:szCs w:val="14"/>
                <w:lang w:val="en-GB"/>
              </w:rPr>
              <w:t>0 (4</w:t>
            </w:r>
            <w:r w:rsidR="00D4433D"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1" w:type="dxa"/>
          </w:tcPr>
          <w:p w14:paraId="08772A49" w14:textId="5592F22B" w:rsidR="004D73B8" w:rsidRPr="001E7A27" w:rsidRDefault="00D4433D" w:rsidP="005C7F25">
            <w:pPr>
              <w:pStyle w:val="AR6BodyText"/>
              <w:rPr>
                <w:rFonts w:ascii="Gill Sans MT" w:hAnsi="Gill Sans MT"/>
                <w:i/>
                <w:iCs/>
                <w:sz w:val="14"/>
                <w:szCs w:val="14"/>
                <w:lang w:val="en-GB"/>
              </w:rPr>
            </w:pPr>
            <w:r w:rsidRPr="001E7A27">
              <w:rPr>
                <w:rFonts w:ascii="Gill Sans MT" w:hAnsi="Gill Sans MT"/>
                <w:i/>
                <w:iCs/>
                <w:sz w:val="14"/>
                <w:szCs w:val="14"/>
                <w:lang w:val="en-GB"/>
              </w:rPr>
              <w:t>8</w:t>
            </w:r>
            <w:r w:rsidR="004D73B8" w:rsidRPr="001E7A27">
              <w:rPr>
                <w:rFonts w:ascii="Gill Sans MT" w:hAnsi="Gill Sans MT"/>
                <w:i/>
                <w:iCs/>
                <w:sz w:val="14"/>
                <w:szCs w:val="14"/>
                <w:lang w:val="en-GB"/>
              </w:rPr>
              <w:t>0 (300)</w:t>
            </w:r>
          </w:p>
        </w:tc>
        <w:tc>
          <w:tcPr>
            <w:tcW w:w="993" w:type="dxa"/>
            <w:vMerge/>
          </w:tcPr>
          <w:p w14:paraId="5E9DE252" w14:textId="77777777" w:rsidR="004D73B8" w:rsidRPr="001E7A27" w:rsidRDefault="004D73B8" w:rsidP="005C7F25">
            <w:pPr>
              <w:pStyle w:val="AR6BodyText"/>
              <w:rPr>
                <w:lang w:val="en-GB"/>
              </w:rPr>
            </w:pPr>
          </w:p>
        </w:tc>
        <w:tc>
          <w:tcPr>
            <w:tcW w:w="992" w:type="dxa"/>
            <w:vMerge/>
          </w:tcPr>
          <w:p w14:paraId="6A005FA5" w14:textId="77777777" w:rsidR="004D73B8" w:rsidRPr="001E7A27" w:rsidRDefault="004D73B8" w:rsidP="005C7F25">
            <w:pPr>
              <w:pStyle w:val="AR6BodyText"/>
              <w:rPr>
                <w:lang w:val="en-GB"/>
              </w:rPr>
            </w:pPr>
          </w:p>
        </w:tc>
        <w:tc>
          <w:tcPr>
            <w:tcW w:w="992" w:type="dxa"/>
            <w:vMerge/>
          </w:tcPr>
          <w:p w14:paraId="2B622073" w14:textId="77777777" w:rsidR="004D73B8" w:rsidRPr="001E7A27" w:rsidRDefault="004D73B8" w:rsidP="005C7F25">
            <w:pPr>
              <w:pStyle w:val="AR6BodyText"/>
              <w:rPr>
                <w:lang w:val="en-GB"/>
              </w:rPr>
            </w:pPr>
          </w:p>
        </w:tc>
        <w:tc>
          <w:tcPr>
            <w:tcW w:w="992" w:type="dxa"/>
            <w:vMerge/>
          </w:tcPr>
          <w:p w14:paraId="6E8397A4" w14:textId="77777777" w:rsidR="004D73B8" w:rsidRPr="001E7A27" w:rsidRDefault="004D73B8" w:rsidP="005C7F25">
            <w:pPr>
              <w:pStyle w:val="AR6BodyText"/>
              <w:rPr>
                <w:lang w:val="en-GB"/>
              </w:rPr>
            </w:pPr>
          </w:p>
        </w:tc>
        <w:tc>
          <w:tcPr>
            <w:tcW w:w="851" w:type="dxa"/>
            <w:vMerge/>
          </w:tcPr>
          <w:p w14:paraId="495D73CD" w14:textId="77777777" w:rsidR="004D73B8" w:rsidRPr="001E7A27" w:rsidRDefault="004D73B8" w:rsidP="005C7F25">
            <w:pPr>
              <w:pStyle w:val="AR6BodyText"/>
              <w:rPr>
                <w:lang w:val="en-GB"/>
              </w:rPr>
            </w:pPr>
          </w:p>
        </w:tc>
      </w:tr>
      <w:tr w:rsidR="004D73B8" w:rsidRPr="001E7A27" w14:paraId="356DF8D5" w14:textId="77777777" w:rsidTr="00CD4ECC">
        <w:tc>
          <w:tcPr>
            <w:tcW w:w="851" w:type="dxa"/>
          </w:tcPr>
          <w:p w14:paraId="56A5A652" w14:textId="641AAB50" w:rsidR="004D73B8" w:rsidRPr="001E7A27" w:rsidRDefault="004D73B8" w:rsidP="005C7F25">
            <w:pPr>
              <w:pStyle w:val="AR6BodyText"/>
              <w:rPr>
                <w:lang w:val="en-GB"/>
              </w:rPr>
            </w:pPr>
            <w:r w:rsidRPr="001E7A27">
              <w:rPr>
                <w:rFonts w:ascii="Gill Sans MT" w:hAnsi="Gill Sans MT"/>
                <w:sz w:val="14"/>
                <w:szCs w:val="14"/>
                <w:lang w:val="en-GB"/>
              </w:rPr>
              <w:t>0.5</w:t>
            </w:r>
            <w:r w:rsidR="00D4433D" w:rsidRPr="001E7A27">
              <w:rPr>
                <w:rFonts w:ascii="Gill Sans MT" w:hAnsi="Gill Sans MT"/>
                <w:sz w:val="14"/>
                <w:szCs w:val="14"/>
                <w:lang w:val="en-GB"/>
              </w:rPr>
              <w:t>3</w:t>
            </w:r>
          </w:p>
        </w:tc>
        <w:tc>
          <w:tcPr>
            <w:tcW w:w="851" w:type="dxa"/>
          </w:tcPr>
          <w:p w14:paraId="2BEA76E0" w14:textId="77777777" w:rsidR="004D73B8" w:rsidRPr="001E7A27" w:rsidRDefault="004D73B8" w:rsidP="005C7F25">
            <w:pPr>
              <w:pStyle w:val="AR6BodyText"/>
              <w:rPr>
                <w:lang w:val="en-GB"/>
              </w:rPr>
            </w:pPr>
            <w:r w:rsidRPr="001E7A27">
              <w:rPr>
                <w:rFonts w:ascii="Gill Sans MT" w:hAnsi="Gill Sans MT"/>
                <w:sz w:val="14"/>
                <w:szCs w:val="14"/>
                <w:lang w:val="en-GB"/>
              </w:rPr>
              <w:t>1.6</w:t>
            </w:r>
          </w:p>
        </w:tc>
        <w:tc>
          <w:tcPr>
            <w:tcW w:w="850" w:type="dxa"/>
          </w:tcPr>
          <w:p w14:paraId="5CDF361B" w14:textId="259B685A"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3</w:t>
            </w:r>
            <w:r w:rsidR="00D4433D" w:rsidRPr="001E7A27">
              <w:rPr>
                <w:rFonts w:ascii="Gill Sans MT" w:hAnsi="Gill Sans MT"/>
                <w:i/>
                <w:iCs/>
                <w:sz w:val="14"/>
                <w:szCs w:val="14"/>
                <w:lang w:val="en-GB"/>
              </w:rPr>
              <w:t>3</w:t>
            </w:r>
            <w:r w:rsidRPr="001E7A27">
              <w:rPr>
                <w:rFonts w:ascii="Gill Sans MT" w:hAnsi="Gill Sans MT"/>
                <w:i/>
                <w:iCs/>
                <w:sz w:val="14"/>
                <w:szCs w:val="14"/>
                <w:lang w:val="en-GB"/>
              </w:rPr>
              <w:t>0 (12</w:t>
            </w:r>
            <w:r w:rsidR="00D4433D"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0" w:type="dxa"/>
          </w:tcPr>
          <w:p w14:paraId="7A2B95A1" w14:textId="64BF4983"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2</w:t>
            </w:r>
            <w:r w:rsidR="00D4433D" w:rsidRPr="001E7A27">
              <w:rPr>
                <w:rFonts w:ascii="Gill Sans MT" w:hAnsi="Gill Sans MT"/>
                <w:i/>
                <w:iCs/>
                <w:sz w:val="14"/>
                <w:szCs w:val="14"/>
                <w:lang w:val="en-GB"/>
              </w:rPr>
              <w:t>3</w:t>
            </w:r>
            <w:r w:rsidRPr="001E7A27">
              <w:rPr>
                <w:rFonts w:ascii="Gill Sans MT" w:hAnsi="Gill Sans MT"/>
                <w:i/>
                <w:iCs/>
                <w:sz w:val="14"/>
                <w:szCs w:val="14"/>
                <w:lang w:val="en-GB"/>
              </w:rPr>
              <w:t>0 (</w:t>
            </w:r>
            <w:r w:rsidR="00D4433D" w:rsidRPr="001E7A27">
              <w:rPr>
                <w:rFonts w:ascii="Gill Sans MT" w:hAnsi="Gill Sans MT"/>
                <w:i/>
                <w:iCs/>
                <w:sz w:val="14"/>
                <w:szCs w:val="14"/>
                <w:lang w:val="en-GB"/>
              </w:rPr>
              <w:t>85</w:t>
            </w:r>
            <w:r w:rsidRPr="001E7A27">
              <w:rPr>
                <w:rFonts w:ascii="Gill Sans MT" w:hAnsi="Gill Sans MT"/>
                <w:i/>
                <w:iCs/>
                <w:sz w:val="14"/>
                <w:szCs w:val="14"/>
                <w:lang w:val="en-GB"/>
              </w:rPr>
              <w:t>0)</w:t>
            </w:r>
          </w:p>
        </w:tc>
        <w:tc>
          <w:tcPr>
            <w:tcW w:w="851" w:type="dxa"/>
          </w:tcPr>
          <w:p w14:paraId="751829EF" w14:textId="405F6F29"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1</w:t>
            </w:r>
            <w:r w:rsidR="00D4433D" w:rsidRPr="001E7A27">
              <w:rPr>
                <w:rFonts w:ascii="Gill Sans MT" w:hAnsi="Gill Sans MT"/>
                <w:i/>
                <w:iCs/>
                <w:sz w:val="14"/>
                <w:szCs w:val="14"/>
                <w:lang w:val="en-GB"/>
              </w:rPr>
              <w:t>80</w:t>
            </w:r>
            <w:r w:rsidRPr="001E7A27">
              <w:rPr>
                <w:rFonts w:ascii="Gill Sans MT" w:hAnsi="Gill Sans MT"/>
                <w:i/>
                <w:iCs/>
                <w:sz w:val="14"/>
                <w:szCs w:val="14"/>
                <w:lang w:val="en-GB"/>
              </w:rPr>
              <w:t xml:space="preserve"> (</w:t>
            </w:r>
            <w:r w:rsidR="00D4433D" w:rsidRPr="001E7A27">
              <w:rPr>
                <w:rFonts w:ascii="Gill Sans MT" w:hAnsi="Gill Sans MT"/>
                <w:i/>
                <w:iCs/>
                <w:sz w:val="14"/>
                <w:szCs w:val="14"/>
                <w:lang w:val="en-GB"/>
              </w:rPr>
              <w:t>65</w:t>
            </w:r>
            <w:r w:rsidRPr="001E7A27">
              <w:rPr>
                <w:rFonts w:ascii="Gill Sans MT" w:hAnsi="Gill Sans MT"/>
                <w:i/>
                <w:iCs/>
                <w:sz w:val="14"/>
                <w:szCs w:val="14"/>
                <w:lang w:val="en-GB"/>
              </w:rPr>
              <w:t>0)</w:t>
            </w:r>
          </w:p>
        </w:tc>
        <w:tc>
          <w:tcPr>
            <w:tcW w:w="850" w:type="dxa"/>
          </w:tcPr>
          <w:p w14:paraId="3B0DBE1F" w14:textId="578FE15F"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1</w:t>
            </w:r>
            <w:r w:rsidR="00D4433D" w:rsidRPr="001E7A27">
              <w:rPr>
                <w:rFonts w:ascii="Gill Sans MT" w:hAnsi="Gill Sans MT"/>
                <w:i/>
                <w:iCs/>
                <w:sz w:val="14"/>
                <w:szCs w:val="14"/>
                <w:lang w:val="en-GB"/>
              </w:rPr>
              <w:t xml:space="preserve">50 </w:t>
            </w:r>
            <w:r w:rsidRPr="001E7A27">
              <w:rPr>
                <w:rFonts w:ascii="Gill Sans MT" w:hAnsi="Gill Sans MT"/>
                <w:i/>
                <w:iCs/>
                <w:sz w:val="14"/>
                <w:szCs w:val="14"/>
                <w:lang w:val="en-GB"/>
              </w:rPr>
              <w:t>(550)</w:t>
            </w:r>
          </w:p>
        </w:tc>
        <w:tc>
          <w:tcPr>
            <w:tcW w:w="851" w:type="dxa"/>
          </w:tcPr>
          <w:p w14:paraId="19436E53" w14:textId="64D601F4"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1</w:t>
            </w:r>
            <w:r w:rsidR="00D4433D" w:rsidRPr="001E7A27">
              <w:rPr>
                <w:rFonts w:ascii="Gill Sans MT" w:hAnsi="Gill Sans MT"/>
                <w:i/>
                <w:iCs/>
                <w:sz w:val="14"/>
                <w:szCs w:val="14"/>
                <w:lang w:val="en-GB"/>
              </w:rPr>
              <w:t>1</w:t>
            </w:r>
            <w:r w:rsidRPr="001E7A27">
              <w:rPr>
                <w:rFonts w:ascii="Gill Sans MT" w:hAnsi="Gill Sans MT"/>
                <w:i/>
                <w:iCs/>
                <w:sz w:val="14"/>
                <w:szCs w:val="14"/>
                <w:lang w:val="en-GB"/>
              </w:rPr>
              <w:t>0 (4</w:t>
            </w:r>
            <w:r w:rsidR="00D4433D"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993" w:type="dxa"/>
            <w:vMerge/>
          </w:tcPr>
          <w:p w14:paraId="4AEC2F6F" w14:textId="77777777" w:rsidR="004D73B8" w:rsidRPr="001E7A27" w:rsidRDefault="004D73B8" w:rsidP="005C7F25">
            <w:pPr>
              <w:pStyle w:val="AR6BodyText"/>
              <w:rPr>
                <w:lang w:val="en-GB"/>
              </w:rPr>
            </w:pPr>
          </w:p>
        </w:tc>
        <w:tc>
          <w:tcPr>
            <w:tcW w:w="992" w:type="dxa"/>
            <w:vMerge/>
          </w:tcPr>
          <w:p w14:paraId="61E48186" w14:textId="77777777" w:rsidR="004D73B8" w:rsidRPr="001E7A27" w:rsidRDefault="004D73B8" w:rsidP="005C7F25">
            <w:pPr>
              <w:pStyle w:val="AR6BodyText"/>
              <w:rPr>
                <w:lang w:val="en-GB"/>
              </w:rPr>
            </w:pPr>
          </w:p>
        </w:tc>
        <w:tc>
          <w:tcPr>
            <w:tcW w:w="992" w:type="dxa"/>
            <w:vMerge/>
          </w:tcPr>
          <w:p w14:paraId="1649E778" w14:textId="77777777" w:rsidR="004D73B8" w:rsidRPr="001E7A27" w:rsidRDefault="004D73B8" w:rsidP="005C7F25">
            <w:pPr>
              <w:pStyle w:val="AR6BodyText"/>
              <w:rPr>
                <w:lang w:val="en-GB"/>
              </w:rPr>
            </w:pPr>
          </w:p>
        </w:tc>
        <w:tc>
          <w:tcPr>
            <w:tcW w:w="992" w:type="dxa"/>
            <w:vMerge/>
          </w:tcPr>
          <w:p w14:paraId="2C41AEC0" w14:textId="77777777" w:rsidR="004D73B8" w:rsidRPr="001E7A27" w:rsidRDefault="004D73B8" w:rsidP="005C7F25">
            <w:pPr>
              <w:pStyle w:val="AR6BodyText"/>
              <w:rPr>
                <w:lang w:val="en-GB"/>
              </w:rPr>
            </w:pPr>
          </w:p>
        </w:tc>
        <w:tc>
          <w:tcPr>
            <w:tcW w:w="851" w:type="dxa"/>
            <w:vMerge/>
          </w:tcPr>
          <w:p w14:paraId="6ED9D284" w14:textId="77777777" w:rsidR="004D73B8" w:rsidRPr="001E7A27" w:rsidRDefault="004D73B8" w:rsidP="005C7F25">
            <w:pPr>
              <w:pStyle w:val="AR6BodyText"/>
              <w:rPr>
                <w:lang w:val="en-GB"/>
              </w:rPr>
            </w:pPr>
          </w:p>
        </w:tc>
      </w:tr>
      <w:tr w:rsidR="004D73B8" w:rsidRPr="001E7A27" w14:paraId="462865D5" w14:textId="77777777" w:rsidTr="00CD4ECC">
        <w:tc>
          <w:tcPr>
            <w:tcW w:w="851" w:type="dxa"/>
          </w:tcPr>
          <w:p w14:paraId="56EFC5FD" w14:textId="04810A0E" w:rsidR="004D73B8" w:rsidRPr="001E7A27" w:rsidRDefault="004D73B8" w:rsidP="005C7F25">
            <w:pPr>
              <w:pStyle w:val="AR6BodyText"/>
              <w:rPr>
                <w:lang w:val="en-GB"/>
              </w:rPr>
            </w:pPr>
            <w:r w:rsidRPr="001E7A27">
              <w:rPr>
                <w:rFonts w:ascii="Gill Sans MT" w:hAnsi="Gill Sans MT"/>
                <w:sz w:val="14"/>
                <w:szCs w:val="14"/>
                <w:lang w:val="en-GB"/>
              </w:rPr>
              <w:t>0.6</w:t>
            </w:r>
            <w:r w:rsidR="00D4433D" w:rsidRPr="001E7A27">
              <w:rPr>
                <w:rFonts w:ascii="Gill Sans MT" w:hAnsi="Gill Sans MT"/>
                <w:sz w:val="14"/>
                <w:szCs w:val="14"/>
                <w:lang w:val="en-GB"/>
              </w:rPr>
              <w:t>3</w:t>
            </w:r>
          </w:p>
        </w:tc>
        <w:tc>
          <w:tcPr>
            <w:tcW w:w="851" w:type="dxa"/>
          </w:tcPr>
          <w:p w14:paraId="478B671B" w14:textId="77777777" w:rsidR="004D73B8" w:rsidRPr="001E7A27" w:rsidRDefault="004D73B8" w:rsidP="005C7F25">
            <w:pPr>
              <w:pStyle w:val="AR6BodyText"/>
              <w:rPr>
                <w:lang w:val="en-GB"/>
              </w:rPr>
            </w:pPr>
            <w:r w:rsidRPr="001E7A27">
              <w:rPr>
                <w:rFonts w:ascii="Gill Sans MT" w:hAnsi="Gill Sans MT"/>
                <w:sz w:val="14"/>
                <w:szCs w:val="14"/>
                <w:lang w:val="en-GB"/>
              </w:rPr>
              <w:t>1.7</w:t>
            </w:r>
          </w:p>
        </w:tc>
        <w:tc>
          <w:tcPr>
            <w:tcW w:w="850" w:type="dxa"/>
          </w:tcPr>
          <w:p w14:paraId="49FF5BBD" w14:textId="387621E8"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4</w:t>
            </w:r>
            <w:r w:rsidR="00D4433D" w:rsidRPr="001E7A27">
              <w:rPr>
                <w:rFonts w:ascii="Gill Sans MT" w:hAnsi="Gill Sans MT"/>
                <w:i/>
                <w:iCs/>
                <w:sz w:val="14"/>
                <w:szCs w:val="14"/>
                <w:lang w:val="en-GB"/>
              </w:rPr>
              <w:t>0</w:t>
            </w:r>
            <w:r w:rsidRPr="001E7A27">
              <w:rPr>
                <w:rFonts w:ascii="Gill Sans MT" w:hAnsi="Gill Sans MT"/>
                <w:i/>
                <w:iCs/>
                <w:sz w:val="14"/>
                <w:szCs w:val="14"/>
                <w:lang w:val="en-GB"/>
              </w:rPr>
              <w:t>0 (1</w:t>
            </w:r>
            <w:r w:rsidR="00D4433D" w:rsidRPr="001E7A27">
              <w:rPr>
                <w:rFonts w:ascii="Gill Sans MT" w:hAnsi="Gill Sans MT"/>
                <w:i/>
                <w:iCs/>
                <w:sz w:val="14"/>
                <w:szCs w:val="14"/>
                <w:lang w:val="en-GB"/>
              </w:rPr>
              <w:t>4</w:t>
            </w:r>
            <w:r w:rsidRPr="001E7A27">
              <w:rPr>
                <w:rFonts w:ascii="Gill Sans MT" w:hAnsi="Gill Sans MT"/>
                <w:i/>
                <w:iCs/>
                <w:sz w:val="14"/>
                <w:szCs w:val="14"/>
                <w:lang w:val="en-GB"/>
              </w:rPr>
              <w:t>50)</w:t>
            </w:r>
          </w:p>
        </w:tc>
        <w:tc>
          <w:tcPr>
            <w:tcW w:w="850" w:type="dxa"/>
          </w:tcPr>
          <w:p w14:paraId="646F2ED6" w14:textId="724FC985" w:rsidR="004D73B8" w:rsidRPr="001E7A27" w:rsidRDefault="00D4433D" w:rsidP="005C7F25">
            <w:pPr>
              <w:pStyle w:val="AR6BodyText"/>
              <w:rPr>
                <w:rFonts w:ascii="Gill Sans MT" w:hAnsi="Gill Sans MT"/>
                <w:i/>
                <w:iCs/>
                <w:sz w:val="14"/>
                <w:szCs w:val="14"/>
                <w:lang w:val="en-GB"/>
              </w:rPr>
            </w:pPr>
            <w:r w:rsidRPr="001E7A27">
              <w:rPr>
                <w:rFonts w:ascii="Gill Sans MT" w:hAnsi="Gill Sans MT"/>
                <w:i/>
                <w:iCs/>
                <w:sz w:val="14"/>
                <w:szCs w:val="14"/>
                <w:lang w:val="en-GB"/>
              </w:rPr>
              <w:t>29</w:t>
            </w:r>
            <w:r w:rsidR="004D73B8" w:rsidRPr="001E7A27">
              <w:rPr>
                <w:rFonts w:ascii="Gill Sans MT" w:hAnsi="Gill Sans MT"/>
                <w:i/>
                <w:iCs/>
                <w:sz w:val="14"/>
                <w:szCs w:val="14"/>
                <w:lang w:val="en-GB"/>
              </w:rPr>
              <w:t>0 (1</w:t>
            </w:r>
            <w:r w:rsidRPr="001E7A27">
              <w:rPr>
                <w:rFonts w:ascii="Gill Sans MT" w:hAnsi="Gill Sans MT"/>
                <w:i/>
                <w:iCs/>
                <w:sz w:val="14"/>
                <w:szCs w:val="14"/>
                <w:lang w:val="en-GB"/>
              </w:rPr>
              <w:t>05</w:t>
            </w:r>
            <w:r w:rsidR="004D73B8" w:rsidRPr="001E7A27">
              <w:rPr>
                <w:rFonts w:ascii="Gill Sans MT" w:hAnsi="Gill Sans MT"/>
                <w:i/>
                <w:iCs/>
                <w:sz w:val="14"/>
                <w:szCs w:val="14"/>
                <w:lang w:val="en-GB"/>
              </w:rPr>
              <w:t>0)</w:t>
            </w:r>
          </w:p>
        </w:tc>
        <w:tc>
          <w:tcPr>
            <w:tcW w:w="851" w:type="dxa"/>
          </w:tcPr>
          <w:p w14:paraId="1864A508" w14:textId="782B2FF8"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2</w:t>
            </w:r>
            <w:r w:rsidR="00D4433D" w:rsidRPr="001E7A27">
              <w:rPr>
                <w:rFonts w:ascii="Gill Sans MT" w:hAnsi="Gill Sans MT"/>
                <w:i/>
                <w:iCs/>
                <w:sz w:val="14"/>
                <w:szCs w:val="14"/>
                <w:lang w:val="en-GB"/>
              </w:rPr>
              <w:t>30</w:t>
            </w:r>
            <w:r w:rsidRPr="001E7A27">
              <w:rPr>
                <w:rFonts w:ascii="Gill Sans MT" w:hAnsi="Gill Sans MT"/>
                <w:i/>
                <w:iCs/>
                <w:sz w:val="14"/>
                <w:szCs w:val="14"/>
                <w:lang w:val="en-GB"/>
              </w:rPr>
              <w:t xml:space="preserve"> (850)</w:t>
            </w:r>
          </w:p>
        </w:tc>
        <w:tc>
          <w:tcPr>
            <w:tcW w:w="850" w:type="dxa"/>
          </w:tcPr>
          <w:p w14:paraId="681BDCDA" w14:textId="249699F1" w:rsidR="004D73B8" w:rsidRPr="001E7A27" w:rsidRDefault="00D4433D" w:rsidP="005C7F25">
            <w:pPr>
              <w:pStyle w:val="AR6BodyText"/>
              <w:rPr>
                <w:rFonts w:ascii="Gill Sans MT" w:hAnsi="Gill Sans MT"/>
                <w:i/>
                <w:iCs/>
                <w:sz w:val="14"/>
                <w:szCs w:val="14"/>
                <w:lang w:val="en-GB"/>
              </w:rPr>
            </w:pPr>
            <w:r w:rsidRPr="001E7A27">
              <w:rPr>
                <w:rFonts w:ascii="Gill Sans MT" w:hAnsi="Gill Sans MT"/>
                <w:i/>
                <w:iCs/>
                <w:sz w:val="14"/>
                <w:szCs w:val="14"/>
                <w:lang w:val="en-GB"/>
              </w:rPr>
              <w:t>190 (</w:t>
            </w:r>
            <w:r w:rsidR="004D73B8" w:rsidRPr="001E7A27">
              <w:rPr>
                <w:rFonts w:ascii="Gill Sans MT" w:hAnsi="Gill Sans MT"/>
                <w:i/>
                <w:iCs/>
                <w:sz w:val="14"/>
                <w:szCs w:val="14"/>
                <w:lang w:val="en-GB"/>
              </w:rPr>
              <w:t>700)</w:t>
            </w:r>
          </w:p>
        </w:tc>
        <w:tc>
          <w:tcPr>
            <w:tcW w:w="851" w:type="dxa"/>
          </w:tcPr>
          <w:p w14:paraId="0FF472D6" w14:textId="77777777"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150 (550)</w:t>
            </w:r>
          </w:p>
        </w:tc>
        <w:tc>
          <w:tcPr>
            <w:tcW w:w="993" w:type="dxa"/>
            <w:vMerge/>
          </w:tcPr>
          <w:p w14:paraId="2FE634D7" w14:textId="77777777" w:rsidR="004D73B8" w:rsidRPr="001E7A27" w:rsidRDefault="004D73B8" w:rsidP="005C7F25">
            <w:pPr>
              <w:pStyle w:val="AR6BodyText"/>
              <w:rPr>
                <w:lang w:val="en-GB"/>
              </w:rPr>
            </w:pPr>
          </w:p>
        </w:tc>
        <w:tc>
          <w:tcPr>
            <w:tcW w:w="992" w:type="dxa"/>
            <w:vMerge/>
          </w:tcPr>
          <w:p w14:paraId="2D85DF51" w14:textId="77777777" w:rsidR="004D73B8" w:rsidRPr="001E7A27" w:rsidRDefault="004D73B8" w:rsidP="005C7F25">
            <w:pPr>
              <w:pStyle w:val="AR6BodyText"/>
              <w:rPr>
                <w:lang w:val="en-GB"/>
              </w:rPr>
            </w:pPr>
          </w:p>
        </w:tc>
        <w:tc>
          <w:tcPr>
            <w:tcW w:w="992" w:type="dxa"/>
            <w:vMerge/>
          </w:tcPr>
          <w:p w14:paraId="03D4FDA5" w14:textId="77777777" w:rsidR="004D73B8" w:rsidRPr="001E7A27" w:rsidRDefault="004D73B8" w:rsidP="005C7F25">
            <w:pPr>
              <w:pStyle w:val="AR6BodyText"/>
              <w:rPr>
                <w:lang w:val="en-GB"/>
              </w:rPr>
            </w:pPr>
          </w:p>
        </w:tc>
        <w:tc>
          <w:tcPr>
            <w:tcW w:w="992" w:type="dxa"/>
            <w:vMerge/>
          </w:tcPr>
          <w:p w14:paraId="1D1366E7" w14:textId="77777777" w:rsidR="004D73B8" w:rsidRPr="001E7A27" w:rsidRDefault="004D73B8" w:rsidP="005C7F25">
            <w:pPr>
              <w:pStyle w:val="AR6BodyText"/>
              <w:rPr>
                <w:lang w:val="en-GB"/>
              </w:rPr>
            </w:pPr>
          </w:p>
        </w:tc>
        <w:tc>
          <w:tcPr>
            <w:tcW w:w="851" w:type="dxa"/>
            <w:vMerge/>
          </w:tcPr>
          <w:p w14:paraId="0C5F7C18" w14:textId="77777777" w:rsidR="004D73B8" w:rsidRPr="001E7A27" w:rsidRDefault="004D73B8" w:rsidP="005C7F25">
            <w:pPr>
              <w:pStyle w:val="AR6BodyText"/>
              <w:rPr>
                <w:lang w:val="en-GB"/>
              </w:rPr>
            </w:pPr>
          </w:p>
        </w:tc>
      </w:tr>
      <w:tr w:rsidR="004D73B8" w:rsidRPr="001E7A27" w14:paraId="499494BE" w14:textId="77777777" w:rsidTr="00CD4ECC">
        <w:tc>
          <w:tcPr>
            <w:tcW w:w="851" w:type="dxa"/>
          </w:tcPr>
          <w:p w14:paraId="16D7704D" w14:textId="655ADD89" w:rsidR="004D73B8" w:rsidRPr="001E7A27" w:rsidRDefault="004D73B8" w:rsidP="005C7F25">
            <w:pPr>
              <w:pStyle w:val="AR6BodyText"/>
              <w:rPr>
                <w:lang w:val="en-GB"/>
              </w:rPr>
            </w:pPr>
            <w:r w:rsidRPr="001E7A27">
              <w:rPr>
                <w:rFonts w:ascii="Gill Sans MT" w:hAnsi="Gill Sans MT"/>
                <w:sz w:val="14"/>
                <w:szCs w:val="14"/>
                <w:lang w:val="en-GB"/>
              </w:rPr>
              <w:t>0.7</w:t>
            </w:r>
            <w:r w:rsidR="00D4433D" w:rsidRPr="001E7A27">
              <w:rPr>
                <w:rFonts w:ascii="Gill Sans MT" w:hAnsi="Gill Sans MT"/>
                <w:sz w:val="14"/>
                <w:szCs w:val="14"/>
                <w:lang w:val="en-GB"/>
              </w:rPr>
              <w:t>3</w:t>
            </w:r>
          </w:p>
        </w:tc>
        <w:tc>
          <w:tcPr>
            <w:tcW w:w="851" w:type="dxa"/>
          </w:tcPr>
          <w:p w14:paraId="61FBFE3B" w14:textId="77777777" w:rsidR="004D73B8" w:rsidRPr="001E7A27" w:rsidRDefault="004D73B8" w:rsidP="005C7F25">
            <w:pPr>
              <w:pStyle w:val="AR6BodyText"/>
              <w:rPr>
                <w:lang w:val="en-GB"/>
              </w:rPr>
            </w:pPr>
            <w:r w:rsidRPr="001E7A27">
              <w:rPr>
                <w:rFonts w:ascii="Gill Sans MT" w:hAnsi="Gill Sans MT"/>
                <w:sz w:val="14"/>
                <w:szCs w:val="14"/>
                <w:lang w:val="en-GB"/>
              </w:rPr>
              <w:t>1.8</w:t>
            </w:r>
          </w:p>
        </w:tc>
        <w:tc>
          <w:tcPr>
            <w:tcW w:w="850" w:type="dxa"/>
          </w:tcPr>
          <w:p w14:paraId="1B55097C" w14:textId="1FE8E162"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4</w:t>
            </w:r>
            <w:r w:rsidR="00D4433D" w:rsidRPr="001E7A27">
              <w:rPr>
                <w:rFonts w:ascii="Gill Sans MT" w:hAnsi="Gill Sans MT"/>
                <w:i/>
                <w:iCs/>
                <w:sz w:val="14"/>
                <w:szCs w:val="14"/>
                <w:lang w:val="en-GB"/>
              </w:rPr>
              <w:t>7</w:t>
            </w:r>
            <w:r w:rsidRPr="001E7A27">
              <w:rPr>
                <w:rFonts w:ascii="Gill Sans MT" w:hAnsi="Gill Sans MT"/>
                <w:i/>
                <w:iCs/>
                <w:sz w:val="14"/>
                <w:szCs w:val="14"/>
                <w:lang w:val="en-GB"/>
              </w:rPr>
              <w:t>0 (1</w:t>
            </w:r>
            <w:r w:rsidR="00D4433D" w:rsidRPr="001E7A27">
              <w:rPr>
                <w:rFonts w:ascii="Gill Sans MT" w:hAnsi="Gill Sans MT"/>
                <w:i/>
                <w:iCs/>
                <w:sz w:val="14"/>
                <w:szCs w:val="14"/>
                <w:lang w:val="en-GB"/>
              </w:rPr>
              <w:t>75</w:t>
            </w:r>
            <w:r w:rsidRPr="001E7A27">
              <w:rPr>
                <w:rFonts w:ascii="Gill Sans MT" w:hAnsi="Gill Sans MT"/>
                <w:i/>
                <w:iCs/>
                <w:sz w:val="14"/>
                <w:szCs w:val="14"/>
                <w:lang w:val="en-GB"/>
              </w:rPr>
              <w:t>0)</w:t>
            </w:r>
          </w:p>
        </w:tc>
        <w:tc>
          <w:tcPr>
            <w:tcW w:w="850" w:type="dxa"/>
          </w:tcPr>
          <w:p w14:paraId="28598AAD" w14:textId="4E59F067"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3</w:t>
            </w:r>
            <w:r w:rsidR="00D4433D" w:rsidRPr="001E7A27">
              <w:rPr>
                <w:rFonts w:ascii="Gill Sans MT" w:hAnsi="Gill Sans MT"/>
                <w:i/>
                <w:iCs/>
                <w:sz w:val="14"/>
                <w:szCs w:val="14"/>
                <w:lang w:val="en-GB"/>
              </w:rPr>
              <w:t>50</w:t>
            </w:r>
            <w:r w:rsidRPr="001E7A27">
              <w:rPr>
                <w:rFonts w:ascii="Gill Sans MT" w:hAnsi="Gill Sans MT"/>
                <w:i/>
                <w:iCs/>
                <w:sz w:val="14"/>
                <w:szCs w:val="14"/>
                <w:lang w:val="en-GB"/>
              </w:rPr>
              <w:t xml:space="preserve"> (1</w:t>
            </w:r>
            <w:r w:rsidR="00D4433D" w:rsidRPr="001E7A27">
              <w:rPr>
                <w:rFonts w:ascii="Gill Sans MT" w:hAnsi="Gill Sans MT"/>
                <w:i/>
                <w:iCs/>
                <w:sz w:val="14"/>
                <w:szCs w:val="14"/>
                <w:lang w:val="en-GB"/>
              </w:rPr>
              <w:t>25</w:t>
            </w:r>
            <w:r w:rsidRPr="001E7A27">
              <w:rPr>
                <w:rFonts w:ascii="Gill Sans MT" w:hAnsi="Gill Sans MT"/>
                <w:i/>
                <w:iCs/>
                <w:sz w:val="14"/>
                <w:szCs w:val="14"/>
                <w:lang w:val="en-GB"/>
              </w:rPr>
              <w:t>0)</w:t>
            </w:r>
          </w:p>
        </w:tc>
        <w:tc>
          <w:tcPr>
            <w:tcW w:w="851" w:type="dxa"/>
          </w:tcPr>
          <w:p w14:paraId="0E29E445" w14:textId="597FE2F4"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280 (10</w:t>
            </w:r>
            <w:r w:rsidR="00D4433D"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0" w:type="dxa"/>
          </w:tcPr>
          <w:p w14:paraId="7826E13D" w14:textId="3CDA4FCA"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2</w:t>
            </w:r>
            <w:r w:rsidR="00D4433D" w:rsidRPr="001E7A27">
              <w:rPr>
                <w:rFonts w:ascii="Gill Sans MT" w:hAnsi="Gill Sans MT"/>
                <w:i/>
                <w:iCs/>
                <w:sz w:val="14"/>
                <w:szCs w:val="14"/>
                <w:lang w:val="en-GB"/>
              </w:rPr>
              <w:t>3</w:t>
            </w:r>
            <w:r w:rsidRPr="001E7A27">
              <w:rPr>
                <w:rFonts w:ascii="Gill Sans MT" w:hAnsi="Gill Sans MT"/>
                <w:i/>
                <w:iCs/>
                <w:sz w:val="14"/>
                <w:szCs w:val="14"/>
                <w:lang w:val="en-GB"/>
              </w:rPr>
              <w:t>0 (850)</w:t>
            </w:r>
          </w:p>
        </w:tc>
        <w:tc>
          <w:tcPr>
            <w:tcW w:w="851" w:type="dxa"/>
          </w:tcPr>
          <w:p w14:paraId="069BC784" w14:textId="4F299BCD"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1</w:t>
            </w:r>
            <w:r w:rsidR="00D4433D" w:rsidRPr="001E7A27">
              <w:rPr>
                <w:rFonts w:ascii="Gill Sans MT" w:hAnsi="Gill Sans MT"/>
                <w:i/>
                <w:iCs/>
                <w:sz w:val="14"/>
                <w:szCs w:val="14"/>
                <w:lang w:val="en-GB"/>
              </w:rPr>
              <w:t>8</w:t>
            </w:r>
            <w:r w:rsidRPr="001E7A27">
              <w:rPr>
                <w:rFonts w:ascii="Gill Sans MT" w:hAnsi="Gill Sans MT"/>
                <w:i/>
                <w:iCs/>
                <w:sz w:val="14"/>
                <w:szCs w:val="14"/>
                <w:lang w:val="en-GB"/>
              </w:rPr>
              <w:t>0 (</w:t>
            </w:r>
            <w:r w:rsidR="00D4433D" w:rsidRPr="001E7A27">
              <w:rPr>
                <w:rFonts w:ascii="Gill Sans MT" w:hAnsi="Gill Sans MT"/>
                <w:i/>
                <w:iCs/>
                <w:sz w:val="14"/>
                <w:szCs w:val="14"/>
                <w:lang w:val="en-GB"/>
              </w:rPr>
              <w:t>65</w:t>
            </w:r>
            <w:r w:rsidRPr="001E7A27">
              <w:rPr>
                <w:rFonts w:ascii="Gill Sans MT" w:hAnsi="Gill Sans MT"/>
                <w:i/>
                <w:iCs/>
                <w:sz w:val="14"/>
                <w:szCs w:val="14"/>
                <w:lang w:val="en-GB"/>
              </w:rPr>
              <w:t>0)</w:t>
            </w:r>
          </w:p>
        </w:tc>
        <w:tc>
          <w:tcPr>
            <w:tcW w:w="993" w:type="dxa"/>
            <w:vMerge/>
          </w:tcPr>
          <w:p w14:paraId="2141CB3A" w14:textId="77777777" w:rsidR="004D73B8" w:rsidRPr="001E7A27" w:rsidRDefault="004D73B8" w:rsidP="005C7F25">
            <w:pPr>
              <w:pStyle w:val="AR6BodyText"/>
              <w:rPr>
                <w:lang w:val="en-GB"/>
              </w:rPr>
            </w:pPr>
          </w:p>
        </w:tc>
        <w:tc>
          <w:tcPr>
            <w:tcW w:w="992" w:type="dxa"/>
            <w:vMerge/>
          </w:tcPr>
          <w:p w14:paraId="741E335A" w14:textId="77777777" w:rsidR="004D73B8" w:rsidRPr="001E7A27" w:rsidRDefault="004D73B8" w:rsidP="005C7F25">
            <w:pPr>
              <w:pStyle w:val="AR6BodyText"/>
              <w:rPr>
                <w:lang w:val="en-GB"/>
              </w:rPr>
            </w:pPr>
          </w:p>
        </w:tc>
        <w:tc>
          <w:tcPr>
            <w:tcW w:w="992" w:type="dxa"/>
            <w:vMerge/>
          </w:tcPr>
          <w:p w14:paraId="45A5083E" w14:textId="77777777" w:rsidR="004D73B8" w:rsidRPr="001E7A27" w:rsidRDefault="004D73B8" w:rsidP="005C7F25">
            <w:pPr>
              <w:pStyle w:val="AR6BodyText"/>
              <w:rPr>
                <w:lang w:val="en-GB"/>
              </w:rPr>
            </w:pPr>
          </w:p>
        </w:tc>
        <w:tc>
          <w:tcPr>
            <w:tcW w:w="992" w:type="dxa"/>
            <w:vMerge/>
          </w:tcPr>
          <w:p w14:paraId="673A18CC" w14:textId="77777777" w:rsidR="004D73B8" w:rsidRPr="001E7A27" w:rsidRDefault="004D73B8" w:rsidP="005C7F25">
            <w:pPr>
              <w:pStyle w:val="AR6BodyText"/>
              <w:rPr>
                <w:lang w:val="en-GB"/>
              </w:rPr>
            </w:pPr>
          </w:p>
        </w:tc>
        <w:tc>
          <w:tcPr>
            <w:tcW w:w="851" w:type="dxa"/>
            <w:vMerge/>
          </w:tcPr>
          <w:p w14:paraId="3AD647FD" w14:textId="77777777" w:rsidR="004D73B8" w:rsidRPr="001E7A27" w:rsidRDefault="004D73B8" w:rsidP="005C7F25">
            <w:pPr>
              <w:pStyle w:val="AR6BodyText"/>
              <w:rPr>
                <w:lang w:val="en-GB"/>
              </w:rPr>
            </w:pPr>
          </w:p>
        </w:tc>
      </w:tr>
      <w:tr w:rsidR="004D73B8" w:rsidRPr="001E7A27" w14:paraId="676E8854" w14:textId="77777777" w:rsidTr="00CD4ECC">
        <w:tc>
          <w:tcPr>
            <w:tcW w:w="851" w:type="dxa"/>
          </w:tcPr>
          <w:p w14:paraId="641B2313" w14:textId="2AF2CFA1" w:rsidR="004D73B8" w:rsidRPr="001E7A27" w:rsidRDefault="004D73B8" w:rsidP="005C7F25">
            <w:pPr>
              <w:pStyle w:val="AR6BodyText"/>
              <w:rPr>
                <w:lang w:val="en-GB"/>
              </w:rPr>
            </w:pPr>
            <w:r w:rsidRPr="001E7A27">
              <w:rPr>
                <w:rFonts w:ascii="Gill Sans MT" w:hAnsi="Gill Sans MT"/>
                <w:sz w:val="14"/>
                <w:szCs w:val="14"/>
                <w:lang w:val="en-GB"/>
              </w:rPr>
              <w:t>0.8</w:t>
            </w:r>
            <w:r w:rsidR="00D4433D" w:rsidRPr="001E7A27">
              <w:rPr>
                <w:rFonts w:ascii="Gill Sans MT" w:hAnsi="Gill Sans MT"/>
                <w:sz w:val="14"/>
                <w:szCs w:val="14"/>
                <w:lang w:val="en-GB"/>
              </w:rPr>
              <w:t>3</w:t>
            </w:r>
          </w:p>
        </w:tc>
        <w:tc>
          <w:tcPr>
            <w:tcW w:w="851" w:type="dxa"/>
          </w:tcPr>
          <w:p w14:paraId="001D78E2" w14:textId="77777777" w:rsidR="004D73B8" w:rsidRPr="001E7A27" w:rsidRDefault="004D73B8" w:rsidP="005C7F25">
            <w:pPr>
              <w:pStyle w:val="AR6BodyText"/>
              <w:rPr>
                <w:lang w:val="en-GB"/>
              </w:rPr>
            </w:pPr>
            <w:r w:rsidRPr="001E7A27">
              <w:rPr>
                <w:rFonts w:ascii="Gill Sans MT" w:hAnsi="Gill Sans MT"/>
                <w:sz w:val="14"/>
                <w:szCs w:val="14"/>
                <w:lang w:val="en-GB"/>
              </w:rPr>
              <w:t>1.9</w:t>
            </w:r>
          </w:p>
        </w:tc>
        <w:tc>
          <w:tcPr>
            <w:tcW w:w="850" w:type="dxa"/>
          </w:tcPr>
          <w:p w14:paraId="05B31593" w14:textId="7C5161A3"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5</w:t>
            </w:r>
            <w:r w:rsidR="00D4433D" w:rsidRPr="001E7A27">
              <w:rPr>
                <w:rFonts w:ascii="Gill Sans MT" w:hAnsi="Gill Sans MT"/>
                <w:i/>
                <w:iCs/>
                <w:sz w:val="14"/>
                <w:szCs w:val="14"/>
                <w:lang w:val="en-GB"/>
              </w:rPr>
              <w:t>5</w:t>
            </w:r>
            <w:r w:rsidRPr="001E7A27">
              <w:rPr>
                <w:rFonts w:ascii="Gill Sans MT" w:hAnsi="Gill Sans MT"/>
                <w:i/>
                <w:iCs/>
                <w:sz w:val="14"/>
                <w:szCs w:val="14"/>
                <w:lang w:val="en-GB"/>
              </w:rPr>
              <w:t>0 (20</w:t>
            </w:r>
            <w:r w:rsidR="00D4433D"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0" w:type="dxa"/>
          </w:tcPr>
          <w:p w14:paraId="424F66F8" w14:textId="07017ACC"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4</w:t>
            </w:r>
            <w:r w:rsidR="00D4433D" w:rsidRPr="001E7A27">
              <w:rPr>
                <w:rFonts w:ascii="Gill Sans MT" w:hAnsi="Gill Sans MT"/>
                <w:i/>
                <w:iCs/>
                <w:sz w:val="14"/>
                <w:szCs w:val="14"/>
                <w:lang w:val="en-GB"/>
              </w:rPr>
              <w:t>00</w:t>
            </w:r>
            <w:r w:rsidRPr="001E7A27">
              <w:rPr>
                <w:rFonts w:ascii="Gill Sans MT" w:hAnsi="Gill Sans MT"/>
                <w:i/>
                <w:iCs/>
                <w:sz w:val="14"/>
                <w:szCs w:val="14"/>
                <w:lang w:val="en-GB"/>
              </w:rPr>
              <w:t xml:space="preserve"> (1</w:t>
            </w:r>
            <w:r w:rsidR="00D4433D" w:rsidRPr="001E7A27">
              <w:rPr>
                <w:rFonts w:ascii="Gill Sans MT" w:hAnsi="Gill Sans MT"/>
                <w:i/>
                <w:iCs/>
                <w:sz w:val="14"/>
                <w:szCs w:val="14"/>
                <w:lang w:val="en-GB"/>
              </w:rPr>
              <w:t>45</w:t>
            </w:r>
            <w:r w:rsidRPr="001E7A27">
              <w:rPr>
                <w:rFonts w:ascii="Gill Sans MT" w:hAnsi="Gill Sans MT"/>
                <w:i/>
                <w:iCs/>
                <w:sz w:val="14"/>
                <w:szCs w:val="14"/>
                <w:lang w:val="en-GB"/>
              </w:rPr>
              <w:t>0)</w:t>
            </w:r>
          </w:p>
        </w:tc>
        <w:tc>
          <w:tcPr>
            <w:tcW w:w="851" w:type="dxa"/>
          </w:tcPr>
          <w:p w14:paraId="7B2E13A4" w14:textId="68AB1514"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3</w:t>
            </w:r>
            <w:r w:rsidR="00D4433D" w:rsidRPr="001E7A27">
              <w:rPr>
                <w:rFonts w:ascii="Gill Sans MT" w:hAnsi="Gill Sans MT"/>
                <w:i/>
                <w:iCs/>
                <w:sz w:val="14"/>
                <w:szCs w:val="14"/>
                <w:lang w:val="en-GB"/>
              </w:rPr>
              <w:t>2</w:t>
            </w:r>
            <w:r w:rsidRPr="001E7A27">
              <w:rPr>
                <w:rFonts w:ascii="Gill Sans MT" w:hAnsi="Gill Sans MT"/>
                <w:i/>
                <w:iCs/>
                <w:sz w:val="14"/>
                <w:szCs w:val="14"/>
                <w:lang w:val="en-GB"/>
              </w:rPr>
              <w:t>0 (1200)</w:t>
            </w:r>
          </w:p>
        </w:tc>
        <w:tc>
          <w:tcPr>
            <w:tcW w:w="850" w:type="dxa"/>
          </w:tcPr>
          <w:p w14:paraId="31B46294" w14:textId="25181CF9"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2</w:t>
            </w:r>
            <w:r w:rsidR="00D4433D" w:rsidRPr="001E7A27">
              <w:rPr>
                <w:rFonts w:ascii="Gill Sans MT" w:hAnsi="Gill Sans MT"/>
                <w:i/>
                <w:iCs/>
                <w:sz w:val="14"/>
                <w:szCs w:val="14"/>
                <w:lang w:val="en-GB"/>
              </w:rPr>
              <w:t>7</w:t>
            </w:r>
            <w:r w:rsidRPr="001E7A27">
              <w:rPr>
                <w:rFonts w:ascii="Gill Sans MT" w:hAnsi="Gill Sans MT"/>
                <w:i/>
                <w:iCs/>
                <w:sz w:val="14"/>
                <w:szCs w:val="14"/>
                <w:lang w:val="en-GB"/>
              </w:rPr>
              <w:t>0 (1000)</w:t>
            </w:r>
          </w:p>
        </w:tc>
        <w:tc>
          <w:tcPr>
            <w:tcW w:w="851" w:type="dxa"/>
          </w:tcPr>
          <w:p w14:paraId="7036A619" w14:textId="61FFA6D7" w:rsidR="004D73B8" w:rsidRPr="001E7A27" w:rsidRDefault="00D4433D" w:rsidP="005C7F25">
            <w:pPr>
              <w:pStyle w:val="AR6BodyText"/>
              <w:rPr>
                <w:rFonts w:ascii="Gill Sans MT" w:hAnsi="Gill Sans MT"/>
                <w:i/>
                <w:iCs/>
                <w:sz w:val="14"/>
                <w:szCs w:val="14"/>
                <w:lang w:val="en-GB"/>
              </w:rPr>
            </w:pPr>
            <w:r w:rsidRPr="001E7A27">
              <w:rPr>
                <w:rFonts w:ascii="Gill Sans MT" w:hAnsi="Gill Sans MT"/>
                <w:i/>
                <w:iCs/>
                <w:sz w:val="14"/>
                <w:szCs w:val="14"/>
                <w:lang w:val="en-GB"/>
              </w:rPr>
              <w:t>1</w:t>
            </w:r>
            <w:r w:rsidR="004D73B8" w:rsidRPr="001E7A27">
              <w:rPr>
                <w:rFonts w:ascii="Gill Sans MT" w:hAnsi="Gill Sans MT"/>
                <w:i/>
                <w:iCs/>
                <w:sz w:val="14"/>
                <w:szCs w:val="14"/>
                <w:lang w:val="en-GB"/>
              </w:rPr>
              <w:t>20 (800)</w:t>
            </w:r>
          </w:p>
        </w:tc>
        <w:tc>
          <w:tcPr>
            <w:tcW w:w="993" w:type="dxa"/>
            <w:vMerge/>
          </w:tcPr>
          <w:p w14:paraId="7B8F0138" w14:textId="77777777" w:rsidR="004D73B8" w:rsidRPr="001E7A27" w:rsidRDefault="004D73B8" w:rsidP="005C7F25">
            <w:pPr>
              <w:pStyle w:val="AR6BodyText"/>
              <w:rPr>
                <w:lang w:val="en-GB"/>
              </w:rPr>
            </w:pPr>
          </w:p>
        </w:tc>
        <w:tc>
          <w:tcPr>
            <w:tcW w:w="992" w:type="dxa"/>
            <w:vMerge/>
          </w:tcPr>
          <w:p w14:paraId="382EB02A" w14:textId="77777777" w:rsidR="004D73B8" w:rsidRPr="001E7A27" w:rsidRDefault="004D73B8" w:rsidP="005C7F25">
            <w:pPr>
              <w:pStyle w:val="AR6BodyText"/>
              <w:rPr>
                <w:lang w:val="en-GB"/>
              </w:rPr>
            </w:pPr>
          </w:p>
        </w:tc>
        <w:tc>
          <w:tcPr>
            <w:tcW w:w="992" w:type="dxa"/>
            <w:vMerge/>
          </w:tcPr>
          <w:p w14:paraId="7229079B" w14:textId="77777777" w:rsidR="004D73B8" w:rsidRPr="001E7A27" w:rsidRDefault="004D73B8" w:rsidP="005C7F25">
            <w:pPr>
              <w:pStyle w:val="AR6BodyText"/>
              <w:rPr>
                <w:lang w:val="en-GB"/>
              </w:rPr>
            </w:pPr>
          </w:p>
        </w:tc>
        <w:tc>
          <w:tcPr>
            <w:tcW w:w="992" w:type="dxa"/>
            <w:vMerge/>
          </w:tcPr>
          <w:p w14:paraId="2B15C909" w14:textId="77777777" w:rsidR="004D73B8" w:rsidRPr="001E7A27" w:rsidRDefault="004D73B8" w:rsidP="005C7F25">
            <w:pPr>
              <w:pStyle w:val="AR6BodyText"/>
              <w:rPr>
                <w:lang w:val="en-GB"/>
              </w:rPr>
            </w:pPr>
          </w:p>
        </w:tc>
        <w:tc>
          <w:tcPr>
            <w:tcW w:w="851" w:type="dxa"/>
            <w:vMerge/>
          </w:tcPr>
          <w:p w14:paraId="7DCE1E54" w14:textId="77777777" w:rsidR="004D73B8" w:rsidRPr="001E7A27" w:rsidRDefault="004D73B8" w:rsidP="005C7F25">
            <w:pPr>
              <w:pStyle w:val="AR6BodyText"/>
              <w:rPr>
                <w:lang w:val="en-GB"/>
              </w:rPr>
            </w:pPr>
          </w:p>
        </w:tc>
      </w:tr>
      <w:tr w:rsidR="004D73B8" w:rsidRPr="001E7A27" w14:paraId="49D01B11" w14:textId="77777777" w:rsidTr="00CD4ECC">
        <w:tc>
          <w:tcPr>
            <w:tcW w:w="851" w:type="dxa"/>
          </w:tcPr>
          <w:p w14:paraId="1670FC9F" w14:textId="60C58511" w:rsidR="004D73B8" w:rsidRPr="001E7A27" w:rsidRDefault="004D73B8" w:rsidP="005C7F25">
            <w:pPr>
              <w:pStyle w:val="AR6BodyText"/>
              <w:rPr>
                <w:lang w:val="en-GB"/>
              </w:rPr>
            </w:pPr>
            <w:r w:rsidRPr="001E7A27">
              <w:rPr>
                <w:rFonts w:ascii="Gill Sans MT" w:hAnsi="Gill Sans MT"/>
                <w:sz w:val="14"/>
                <w:szCs w:val="14"/>
                <w:lang w:val="en-GB"/>
              </w:rPr>
              <w:t>0.9</w:t>
            </w:r>
            <w:r w:rsidR="00D4433D" w:rsidRPr="001E7A27">
              <w:rPr>
                <w:rFonts w:ascii="Gill Sans MT" w:hAnsi="Gill Sans MT"/>
                <w:sz w:val="14"/>
                <w:szCs w:val="14"/>
                <w:lang w:val="en-GB"/>
              </w:rPr>
              <w:t>3</w:t>
            </w:r>
          </w:p>
        </w:tc>
        <w:tc>
          <w:tcPr>
            <w:tcW w:w="851" w:type="dxa"/>
          </w:tcPr>
          <w:p w14:paraId="07982E24" w14:textId="77777777" w:rsidR="004D73B8" w:rsidRPr="001E7A27" w:rsidRDefault="004D73B8" w:rsidP="005C7F25">
            <w:pPr>
              <w:pStyle w:val="AR6BodyText"/>
              <w:rPr>
                <w:lang w:val="en-GB"/>
              </w:rPr>
            </w:pPr>
            <w:r w:rsidRPr="001E7A27">
              <w:rPr>
                <w:rFonts w:ascii="Gill Sans MT" w:hAnsi="Gill Sans MT"/>
                <w:sz w:val="14"/>
                <w:szCs w:val="14"/>
                <w:lang w:val="en-GB"/>
              </w:rPr>
              <w:t>2</w:t>
            </w:r>
          </w:p>
        </w:tc>
        <w:tc>
          <w:tcPr>
            <w:tcW w:w="850" w:type="dxa"/>
          </w:tcPr>
          <w:p w14:paraId="742ECE67" w14:textId="4CB932E5"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6</w:t>
            </w:r>
            <w:r w:rsidR="00D4433D" w:rsidRPr="001E7A27">
              <w:rPr>
                <w:rFonts w:ascii="Gill Sans MT" w:hAnsi="Gill Sans MT"/>
                <w:i/>
                <w:iCs/>
                <w:sz w:val="14"/>
                <w:szCs w:val="14"/>
                <w:lang w:val="en-GB"/>
              </w:rPr>
              <w:t>20</w:t>
            </w:r>
            <w:r w:rsidRPr="001E7A27">
              <w:rPr>
                <w:rFonts w:ascii="Gill Sans MT" w:hAnsi="Gill Sans MT"/>
                <w:i/>
                <w:iCs/>
                <w:sz w:val="14"/>
                <w:szCs w:val="14"/>
                <w:lang w:val="en-GB"/>
              </w:rPr>
              <w:t xml:space="preserve"> (23</w:t>
            </w:r>
            <w:r w:rsidR="00D4433D"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0" w:type="dxa"/>
          </w:tcPr>
          <w:p w14:paraId="42B12F84" w14:textId="77B5FCC4"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4</w:t>
            </w:r>
            <w:r w:rsidR="00D4433D" w:rsidRPr="001E7A27">
              <w:rPr>
                <w:rFonts w:ascii="Gill Sans MT" w:hAnsi="Gill Sans MT"/>
                <w:i/>
                <w:iCs/>
                <w:sz w:val="14"/>
                <w:szCs w:val="14"/>
                <w:lang w:val="en-GB"/>
              </w:rPr>
              <w:t>6</w:t>
            </w:r>
            <w:r w:rsidRPr="001E7A27">
              <w:rPr>
                <w:rFonts w:ascii="Gill Sans MT" w:hAnsi="Gill Sans MT"/>
                <w:i/>
                <w:iCs/>
                <w:sz w:val="14"/>
                <w:szCs w:val="14"/>
                <w:lang w:val="en-GB"/>
              </w:rPr>
              <w:t>0 (1700)</w:t>
            </w:r>
          </w:p>
        </w:tc>
        <w:tc>
          <w:tcPr>
            <w:tcW w:w="851" w:type="dxa"/>
          </w:tcPr>
          <w:p w14:paraId="2278BC96" w14:textId="0A4D16A1" w:rsidR="004D73B8" w:rsidRPr="001E7A27" w:rsidRDefault="00D4433D" w:rsidP="005C7F25">
            <w:pPr>
              <w:pStyle w:val="AR6BodyText"/>
              <w:rPr>
                <w:rFonts w:ascii="Gill Sans MT" w:hAnsi="Gill Sans MT"/>
                <w:i/>
                <w:iCs/>
                <w:sz w:val="14"/>
                <w:szCs w:val="14"/>
                <w:lang w:val="en-GB"/>
              </w:rPr>
            </w:pPr>
            <w:r w:rsidRPr="001E7A27">
              <w:rPr>
                <w:rFonts w:ascii="Gill Sans MT" w:hAnsi="Gill Sans MT"/>
                <w:i/>
                <w:iCs/>
                <w:sz w:val="14"/>
                <w:szCs w:val="14"/>
                <w:lang w:val="en-GB"/>
              </w:rPr>
              <w:t>37</w:t>
            </w:r>
            <w:r w:rsidR="004D73B8" w:rsidRPr="001E7A27">
              <w:rPr>
                <w:rFonts w:ascii="Gill Sans MT" w:hAnsi="Gill Sans MT"/>
                <w:i/>
                <w:iCs/>
                <w:sz w:val="14"/>
                <w:szCs w:val="14"/>
                <w:lang w:val="en-GB"/>
              </w:rPr>
              <w:t>0 (1</w:t>
            </w:r>
            <w:r w:rsidRPr="001E7A27">
              <w:rPr>
                <w:rFonts w:ascii="Gill Sans MT" w:hAnsi="Gill Sans MT"/>
                <w:i/>
                <w:iCs/>
                <w:sz w:val="14"/>
                <w:szCs w:val="14"/>
                <w:lang w:val="en-GB"/>
              </w:rPr>
              <w:t>35</w:t>
            </w:r>
            <w:r w:rsidR="004D73B8" w:rsidRPr="001E7A27">
              <w:rPr>
                <w:rFonts w:ascii="Gill Sans MT" w:hAnsi="Gill Sans MT"/>
                <w:i/>
                <w:iCs/>
                <w:sz w:val="14"/>
                <w:szCs w:val="14"/>
                <w:lang w:val="en-GB"/>
              </w:rPr>
              <w:t>0)</w:t>
            </w:r>
          </w:p>
        </w:tc>
        <w:tc>
          <w:tcPr>
            <w:tcW w:w="850" w:type="dxa"/>
          </w:tcPr>
          <w:p w14:paraId="0CE793F9" w14:textId="393C4EBA"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3</w:t>
            </w:r>
            <w:r w:rsidR="00D4433D" w:rsidRPr="001E7A27">
              <w:rPr>
                <w:rFonts w:ascii="Gill Sans MT" w:hAnsi="Gill Sans MT"/>
                <w:i/>
                <w:iCs/>
                <w:sz w:val="14"/>
                <w:szCs w:val="14"/>
                <w:lang w:val="en-GB"/>
              </w:rPr>
              <w:t>10</w:t>
            </w:r>
            <w:r w:rsidRPr="001E7A27">
              <w:rPr>
                <w:rFonts w:ascii="Gill Sans MT" w:hAnsi="Gill Sans MT"/>
                <w:i/>
                <w:iCs/>
                <w:sz w:val="14"/>
                <w:szCs w:val="14"/>
                <w:lang w:val="en-GB"/>
              </w:rPr>
              <w:t xml:space="preserve"> (1150)</w:t>
            </w:r>
          </w:p>
        </w:tc>
        <w:tc>
          <w:tcPr>
            <w:tcW w:w="851" w:type="dxa"/>
          </w:tcPr>
          <w:p w14:paraId="2B2463E4" w14:textId="7F856690"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250 (9</w:t>
            </w:r>
            <w:r w:rsidR="00D4433D"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993" w:type="dxa"/>
            <w:vMerge/>
          </w:tcPr>
          <w:p w14:paraId="2E18F0A7" w14:textId="77777777" w:rsidR="004D73B8" w:rsidRPr="001E7A27" w:rsidRDefault="004D73B8" w:rsidP="005C7F25">
            <w:pPr>
              <w:pStyle w:val="AR6BodyText"/>
              <w:rPr>
                <w:lang w:val="en-GB"/>
              </w:rPr>
            </w:pPr>
          </w:p>
        </w:tc>
        <w:tc>
          <w:tcPr>
            <w:tcW w:w="992" w:type="dxa"/>
            <w:vMerge/>
          </w:tcPr>
          <w:p w14:paraId="0DD513CF" w14:textId="77777777" w:rsidR="004D73B8" w:rsidRPr="001E7A27" w:rsidRDefault="004D73B8" w:rsidP="005C7F25">
            <w:pPr>
              <w:pStyle w:val="AR6BodyText"/>
              <w:rPr>
                <w:lang w:val="en-GB"/>
              </w:rPr>
            </w:pPr>
          </w:p>
        </w:tc>
        <w:tc>
          <w:tcPr>
            <w:tcW w:w="992" w:type="dxa"/>
            <w:vMerge/>
          </w:tcPr>
          <w:p w14:paraId="42659735" w14:textId="77777777" w:rsidR="004D73B8" w:rsidRPr="001E7A27" w:rsidRDefault="004D73B8" w:rsidP="005C7F25">
            <w:pPr>
              <w:pStyle w:val="AR6BodyText"/>
              <w:rPr>
                <w:lang w:val="en-GB"/>
              </w:rPr>
            </w:pPr>
          </w:p>
        </w:tc>
        <w:tc>
          <w:tcPr>
            <w:tcW w:w="992" w:type="dxa"/>
            <w:vMerge/>
          </w:tcPr>
          <w:p w14:paraId="4E66B022" w14:textId="77777777" w:rsidR="004D73B8" w:rsidRPr="001E7A27" w:rsidRDefault="004D73B8" w:rsidP="005C7F25">
            <w:pPr>
              <w:pStyle w:val="AR6BodyText"/>
              <w:rPr>
                <w:lang w:val="en-GB"/>
              </w:rPr>
            </w:pPr>
          </w:p>
        </w:tc>
        <w:tc>
          <w:tcPr>
            <w:tcW w:w="851" w:type="dxa"/>
            <w:vMerge/>
          </w:tcPr>
          <w:p w14:paraId="547FE70F" w14:textId="77777777" w:rsidR="004D73B8" w:rsidRPr="001E7A27" w:rsidRDefault="004D73B8" w:rsidP="005C7F25">
            <w:pPr>
              <w:pStyle w:val="AR6BodyText"/>
              <w:rPr>
                <w:lang w:val="en-GB"/>
              </w:rPr>
            </w:pPr>
          </w:p>
        </w:tc>
      </w:tr>
      <w:tr w:rsidR="004D73B8" w:rsidRPr="001E7A27" w14:paraId="7EE16E48" w14:textId="77777777" w:rsidTr="00CD4ECC">
        <w:tc>
          <w:tcPr>
            <w:tcW w:w="851" w:type="dxa"/>
          </w:tcPr>
          <w:p w14:paraId="4FAB353D" w14:textId="43465828" w:rsidR="004D73B8" w:rsidRPr="001E7A27" w:rsidRDefault="004D73B8" w:rsidP="005C7F25">
            <w:pPr>
              <w:pStyle w:val="AR6BodyText"/>
              <w:rPr>
                <w:lang w:val="en-GB"/>
              </w:rPr>
            </w:pPr>
            <w:r w:rsidRPr="001E7A27">
              <w:rPr>
                <w:rFonts w:ascii="Gill Sans MT" w:hAnsi="Gill Sans MT"/>
                <w:sz w:val="14"/>
                <w:szCs w:val="14"/>
                <w:lang w:val="en-GB"/>
              </w:rPr>
              <w:t>1.0</w:t>
            </w:r>
            <w:r w:rsidR="00D4433D" w:rsidRPr="001E7A27">
              <w:rPr>
                <w:rFonts w:ascii="Gill Sans MT" w:hAnsi="Gill Sans MT"/>
                <w:sz w:val="14"/>
                <w:szCs w:val="14"/>
                <w:lang w:val="en-GB"/>
              </w:rPr>
              <w:t>3</w:t>
            </w:r>
          </w:p>
        </w:tc>
        <w:tc>
          <w:tcPr>
            <w:tcW w:w="851" w:type="dxa"/>
          </w:tcPr>
          <w:p w14:paraId="76264BBC" w14:textId="77777777" w:rsidR="004D73B8" w:rsidRPr="001E7A27" w:rsidRDefault="004D73B8" w:rsidP="005C7F25">
            <w:pPr>
              <w:pStyle w:val="AR6BodyText"/>
              <w:rPr>
                <w:lang w:val="en-GB"/>
              </w:rPr>
            </w:pPr>
            <w:r w:rsidRPr="001E7A27">
              <w:rPr>
                <w:rFonts w:ascii="Gill Sans MT" w:hAnsi="Gill Sans MT"/>
                <w:sz w:val="14"/>
                <w:szCs w:val="14"/>
                <w:lang w:val="en-GB"/>
              </w:rPr>
              <w:t>2.1</w:t>
            </w:r>
          </w:p>
        </w:tc>
        <w:tc>
          <w:tcPr>
            <w:tcW w:w="850" w:type="dxa"/>
          </w:tcPr>
          <w:p w14:paraId="36345EB0" w14:textId="45E156A3"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7</w:t>
            </w:r>
            <w:r w:rsidR="005144EA" w:rsidRPr="001E7A27">
              <w:rPr>
                <w:rFonts w:ascii="Gill Sans MT" w:hAnsi="Gill Sans MT"/>
                <w:i/>
                <w:iCs/>
                <w:sz w:val="14"/>
                <w:szCs w:val="14"/>
                <w:lang w:val="en-GB"/>
              </w:rPr>
              <w:t>00</w:t>
            </w:r>
            <w:r w:rsidRPr="001E7A27">
              <w:rPr>
                <w:rFonts w:ascii="Gill Sans MT" w:hAnsi="Gill Sans MT"/>
                <w:i/>
                <w:iCs/>
                <w:sz w:val="14"/>
                <w:szCs w:val="14"/>
                <w:lang w:val="en-GB"/>
              </w:rPr>
              <w:t xml:space="preserve"> (2</w:t>
            </w:r>
            <w:r w:rsidR="005144EA" w:rsidRPr="001E7A27">
              <w:rPr>
                <w:rFonts w:ascii="Gill Sans MT" w:hAnsi="Gill Sans MT"/>
                <w:i/>
                <w:iCs/>
                <w:sz w:val="14"/>
                <w:szCs w:val="14"/>
                <w:lang w:val="en-GB"/>
              </w:rPr>
              <w:t>55</w:t>
            </w:r>
            <w:r w:rsidRPr="001E7A27">
              <w:rPr>
                <w:rFonts w:ascii="Gill Sans MT" w:hAnsi="Gill Sans MT"/>
                <w:i/>
                <w:iCs/>
                <w:sz w:val="14"/>
                <w:szCs w:val="14"/>
                <w:lang w:val="en-GB"/>
              </w:rPr>
              <w:t>0)</w:t>
            </w:r>
          </w:p>
        </w:tc>
        <w:tc>
          <w:tcPr>
            <w:tcW w:w="850" w:type="dxa"/>
          </w:tcPr>
          <w:p w14:paraId="1221554A" w14:textId="58A92732"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5</w:t>
            </w:r>
            <w:r w:rsidR="005144EA" w:rsidRPr="001E7A27">
              <w:rPr>
                <w:rFonts w:ascii="Gill Sans MT" w:hAnsi="Gill Sans MT"/>
                <w:i/>
                <w:iCs/>
                <w:sz w:val="14"/>
                <w:szCs w:val="14"/>
                <w:lang w:val="en-GB"/>
              </w:rPr>
              <w:t>1</w:t>
            </w:r>
            <w:r w:rsidRPr="001E7A27">
              <w:rPr>
                <w:rFonts w:ascii="Gill Sans MT" w:hAnsi="Gill Sans MT"/>
                <w:i/>
                <w:iCs/>
                <w:sz w:val="14"/>
                <w:szCs w:val="14"/>
                <w:lang w:val="en-GB"/>
              </w:rPr>
              <w:t>0 (19</w:t>
            </w:r>
            <w:r w:rsidR="005144EA"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1" w:type="dxa"/>
          </w:tcPr>
          <w:p w14:paraId="23D1B913" w14:textId="0F1883A8"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420 (15</w:t>
            </w:r>
            <w:r w:rsidR="005144EA"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0" w:type="dxa"/>
          </w:tcPr>
          <w:p w14:paraId="3FB5C26D" w14:textId="6BBD3288" w:rsidR="004D73B8" w:rsidRPr="001E7A27" w:rsidRDefault="005144EA" w:rsidP="005C7F25">
            <w:pPr>
              <w:pStyle w:val="AR6BodyText"/>
              <w:rPr>
                <w:rFonts w:ascii="Gill Sans MT" w:hAnsi="Gill Sans MT"/>
                <w:i/>
                <w:iCs/>
                <w:sz w:val="14"/>
                <w:szCs w:val="14"/>
                <w:lang w:val="en-GB"/>
              </w:rPr>
            </w:pPr>
            <w:r w:rsidRPr="001E7A27">
              <w:rPr>
                <w:rFonts w:ascii="Gill Sans MT" w:hAnsi="Gill Sans MT"/>
                <w:i/>
                <w:iCs/>
                <w:sz w:val="14"/>
                <w:szCs w:val="14"/>
                <w:lang w:val="en-GB"/>
              </w:rPr>
              <w:t>5</w:t>
            </w:r>
            <w:r w:rsidR="004D73B8" w:rsidRPr="001E7A27">
              <w:rPr>
                <w:rFonts w:ascii="Gill Sans MT" w:hAnsi="Gill Sans MT"/>
                <w:i/>
                <w:iCs/>
                <w:sz w:val="14"/>
                <w:szCs w:val="14"/>
                <w:lang w:val="en-GB"/>
              </w:rPr>
              <w:t>60 (1</w:t>
            </w:r>
            <w:r w:rsidRPr="001E7A27">
              <w:rPr>
                <w:rFonts w:ascii="Gill Sans MT" w:hAnsi="Gill Sans MT"/>
                <w:i/>
                <w:iCs/>
                <w:sz w:val="14"/>
                <w:szCs w:val="14"/>
                <w:lang w:val="en-GB"/>
              </w:rPr>
              <w:t>25</w:t>
            </w:r>
            <w:r w:rsidR="004D73B8" w:rsidRPr="001E7A27">
              <w:rPr>
                <w:rFonts w:ascii="Gill Sans MT" w:hAnsi="Gill Sans MT"/>
                <w:i/>
                <w:iCs/>
                <w:sz w:val="14"/>
                <w:szCs w:val="14"/>
                <w:lang w:val="en-GB"/>
              </w:rPr>
              <w:t>0)</w:t>
            </w:r>
          </w:p>
        </w:tc>
        <w:tc>
          <w:tcPr>
            <w:tcW w:w="851" w:type="dxa"/>
          </w:tcPr>
          <w:p w14:paraId="3AF0B61A" w14:textId="3AA5BC42" w:rsidR="004D73B8" w:rsidRPr="001E7A27" w:rsidRDefault="005144EA" w:rsidP="005C7F25">
            <w:pPr>
              <w:pStyle w:val="AR6BodyText"/>
              <w:rPr>
                <w:rFonts w:ascii="Gill Sans MT" w:hAnsi="Gill Sans MT"/>
                <w:i/>
                <w:iCs/>
                <w:sz w:val="14"/>
                <w:szCs w:val="14"/>
                <w:lang w:val="en-GB"/>
              </w:rPr>
            </w:pPr>
            <w:r w:rsidRPr="001E7A27">
              <w:rPr>
                <w:rFonts w:ascii="Gill Sans MT" w:hAnsi="Gill Sans MT"/>
                <w:i/>
                <w:iCs/>
                <w:sz w:val="14"/>
                <w:szCs w:val="14"/>
                <w:lang w:val="en-GB"/>
              </w:rPr>
              <w:t>28</w:t>
            </w:r>
            <w:r w:rsidR="004D73B8" w:rsidRPr="001E7A27">
              <w:rPr>
                <w:rFonts w:ascii="Gill Sans MT" w:hAnsi="Gill Sans MT"/>
                <w:i/>
                <w:iCs/>
                <w:sz w:val="14"/>
                <w:szCs w:val="14"/>
                <w:lang w:val="en-GB"/>
              </w:rPr>
              <w:t>0 (1050)</w:t>
            </w:r>
          </w:p>
        </w:tc>
        <w:tc>
          <w:tcPr>
            <w:tcW w:w="993" w:type="dxa"/>
            <w:vMerge/>
          </w:tcPr>
          <w:p w14:paraId="3F86C981" w14:textId="77777777" w:rsidR="004D73B8" w:rsidRPr="001E7A27" w:rsidRDefault="004D73B8" w:rsidP="005C7F25">
            <w:pPr>
              <w:pStyle w:val="AR6BodyText"/>
              <w:rPr>
                <w:lang w:val="en-GB"/>
              </w:rPr>
            </w:pPr>
          </w:p>
        </w:tc>
        <w:tc>
          <w:tcPr>
            <w:tcW w:w="992" w:type="dxa"/>
            <w:vMerge/>
          </w:tcPr>
          <w:p w14:paraId="30ED2D56" w14:textId="77777777" w:rsidR="004D73B8" w:rsidRPr="001E7A27" w:rsidRDefault="004D73B8" w:rsidP="005C7F25">
            <w:pPr>
              <w:pStyle w:val="AR6BodyText"/>
              <w:rPr>
                <w:lang w:val="en-GB"/>
              </w:rPr>
            </w:pPr>
          </w:p>
        </w:tc>
        <w:tc>
          <w:tcPr>
            <w:tcW w:w="992" w:type="dxa"/>
            <w:vMerge/>
          </w:tcPr>
          <w:p w14:paraId="15F0FD0F" w14:textId="77777777" w:rsidR="004D73B8" w:rsidRPr="001E7A27" w:rsidRDefault="004D73B8" w:rsidP="005C7F25">
            <w:pPr>
              <w:pStyle w:val="AR6BodyText"/>
              <w:rPr>
                <w:lang w:val="en-GB"/>
              </w:rPr>
            </w:pPr>
          </w:p>
        </w:tc>
        <w:tc>
          <w:tcPr>
            <w:tcW w:w="992" w:type="dxa"/>
            <w:vMerge/>
          </w:tcPr>
          <w:p w14:paraId="5928E07F" w14:textId="77777777" w:rsidR="004D73B8" w:rsidRPr="001E7A27" w:rsidRDefault="004D73B8" w:rsidP="005C7F25">
            <w:pPr>
              <w:pStyle w:val="AR6BodyText"/>
              <w:rPr>
                <w:lang w:val="en-GB"/>
              </w:rPr>
            </w:pPr>
          </w:p>
        </w:tc>
        <w:tc>
          <w:tcPr>
            <w:tcW w:w="851" w:type="dxa"/>
            <w:vMerge/>
          </w:tcPr>
          <w:p w14:paraId="10393CE2" w14:textId="77777777" w:rsidR="004D73B8" w:rsidRPr="001E7A27" w:rsidRDefault="004D73B8" w:rsidP="005C7F25">
            <w:pPr>
              <w:pStyle w:val="AR6BodyText"/>
              <w:rPr>
                <w:lang w:val="en-GB"/>
              </w:rPr>
            </w:pPr>
          </w:p>
        </w:tc>
      </w:tr>
      <w:tr w:rsidR="004D73B8" w:rsidRPr="001E7A27" w14:paraId="105573B4" w14:textId="77777777" w:rsidTr="00CD4ECC">
        <w:tc>
          <w:tcPr>
            <w:tcW w:w="851" w:type="dxa"/>
          </w:tcPr>
          <w:p w14:paraId="2950CB99" w14:textId="286FC494" w:rsidR="004D73B8" w:rsidRPr="001E7A27" w:rsidRDefault="004D73B8" w:rsidP="005C7F25">
            <w:pPr>
              <w:pStyle w:val="AR6BodyText"/>
              <w:rPr>
                <w:lang w:val="en-GB"/>
              </w:rPr>
            </w:pPr>
            <w:r w:rsidRPr="001E7A27">
              <w:rPr>
                <w:rFonts w:ascii="Gill Sans MT" w:hAnsi="Gill Sans MT"/>
                <w:sz w:val="14"/>
                <w:szCs w:val="14"/>
                <w:lang w:val="en-GB"/>
              </w:rPr>
              <w:t>1.1</w:t>
            </w:r>
            <w:r w:rsidR="00D4433D" w:rsidRPr="001E7A27">
              <w:rPr>
                <w:rFonts w:ascii="Gill Sans MT" w:hAnsi="Gill Sans MT"/>
                <w:sz w:val="14"/>
                <w:szCs w:val="14"/>
                <w:lang w:val="en-GB"/>
              </w:rPr>
              <w:t>3</w:t>
            </w:r>
          </w:p>
        </w:tc>
        <w:tc>
          <w:tcPr>
            <w:tcW w:w="851" w:type="dxa"/>
          </w:tcPr>
          <w:p w14:paraId="1B9F87C6" w14:textId="77777777" w:rsidR="004D73B8" w:rsidRPr="001E7A27" w:rsidRDefault="004D73B8" w:rsidP="005C7F25">
            <w:pPr>
              <w:pStyle w:val="AR6BodyText"/>
              <w:rPr>
                <w:lang w:val="en-GB"/>
              </w:rPr>
            </w:pPr>
            <w:r w:rsidRPr="001E7A27">
              <w:rPr>
                <w:rFonts w:ascii="Gill Sans MT" w:hAnsi="Gill Sans MT"/>
                <w:sz w:val="14"/>
                <w:szCs w:val="14"/>
                <w:lang w:val="en-GB"/>
              </w:rPr>
              <w:t>2.2</w:t>
            </w:r>
          </w:p>
        </w:tc>
        <w:tc>
          <w:tcPr>
            <w:tcW w:w="850" w:type="dxa"/>
          </w:tcPr>
          <w:p w14:paraId="52286C94" w14:textId="7B9F0ED4"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7</w:t>
            </w:r>
            <w:r w:rsidR="00210253" w:rsidRPr="001E7A27">
              <w:rPr>
                <w:rFonts w:ascii="Gill Sans MT" w:hAnsi="Gill Sans MT"/>
                <w:i/>
                <w:iCs/>
                <w:sz w:val="14"/>
                <w:szCs w:val="14"/>
                <w:lang w:val="en-GB"/>
              </w:rPr>
              <w:t>7</w:t>
            </w:r>
            <w:r w:rsidRPr="001E7A27">
              <w:rPr>
                <w:rFonts w:ascii="Gill Sans MT" w:hAnsi="Gill Sans MT"/>
                <w:i/>
                <w:iCs/>
                <w:sz w:val="14"/>
                <w:szCs w:val="14"/>
                <w:lang w:val="en-GB"/>
              </w:rPr>
              <w:t>0 (2</w:t>
            </w:r>
            <w:r w:rsidR="00210253" w:rsidRPr="001E7A27">
              <w:rPr>
                <w:rFonts w:ascii="Gill Sans MT" w:hAnsi="Gill Sans MT"/>
                <w:i/>
                <w:iCs/>
                <w:sz w:val="14"/>
                <w:szCs w:val="14"/>
                <w:lang w:val="en-GB"/>
              </w:rPr>
              <w:t>85</w:t>
            </w:r>
            <w:r w:rsidRPr="001E7A27">
              <w:rPr>
                <w:rFonts w:ascii="Gill Sans MT" w:hAnsi="Gill Sans MT"/>
                <w:i/>
                <w:iCs/>
                <w:sz w:val="14"/>
                <w:szCs w:val="14"/>
                <w:lang w:val="en-GB"/>
              </w:rPr>
              <w:t>0)</w:t>
            </w:r>
          </w:p>
        </w:tc>
        <w:tc>
          <w:tcPr>
            <w:tcW w:w="850" w:type="dxa"/>
          </w:tcPr>
          <w:p w14:paraId="73DA45B3" w14:textId="0CADC617"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5</w:t>
            </w:r>
            <w:r w:rsidR="00210253" w:rsidRPr="001E7A27">
              <w:rPr>
                <w:rFonts w:ascii="Gill Sans MT" w:hAnsi="Gill Sans MT"/>
                <w:i/>
                <w:iCs/>
                <w:sz w:val="14"/>
                <w:szCs w:val="14"/>
                <w:lang w:val="en-GB"/>
              </w:rPr>
              <w:t>70</w:t>
            </w:r>
            <w:r w:rsidRPr="001E7A27">
              <w:rPr>
                <w:rFonts w:ascii="Gill Sans MT" w:hAnsi="Gill Sans MT"/>
                <w:i/>
                <w:iCs/>
                <w:sz w:val="14"/>
                <w:szCs w:val="14"/>
                <w:lang w:val="en-GB"/>
              </w:rPr>
              <w:t xml:space="preserve"> (21</w:t>
            </w:r>
            <w:r w:rsidR="00210253"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1" w:type="dxa"/>
          </w:tcPr>
          <w:p w14:paraId="17B0DF5D" w14:textId="1AFC6CF7" w:rsidR="004D73B8" w:rsidRPr="001E7A27" w:rsidRDefault="00210253" w:rsidP="005C7F25">
            <w:pPr>
              <w:pStyle w:val="AR6BodyText"/>
              <w:rPr>
                <w:rFonts w:ascii="Gill Sans MT" w:hAnsi="Gill Sans MT"/>
                <w:i/>
                <w:iCs/>
                <w:sz w:val="14"/>
                <w:szCs w:val="14"/>
                <w:lang w:val="en-GB"/>
              </w:rPr>
            </w:pPr>
            <w:r w:rsidRPr="001E7A27">
              <w:rPr>
                <w:rFonts w:ascii="Gill Sans MT" w:hAnsi="Gill Sans MT"/>
                <w:i/>
                <w:iCs/>
                <w:sz w:val="14"/>
                <w:szCs w:val="14"/>
                <w:lang w:val="en-GB"/>
              </w:rPr>
              <w:t>460</w:t>
            </w:r>
            <w:r w:rsidR="004D73B8" w:rsidRPr="001E7A27">
              <w:rPr>
                <w:rFonts w:ascii="Gill Sans MT" w:hAnsi="Gill Sans MT"/>
                <w:i/>
                <w:iCs/>
                <w:sz w:val="14"/>
                <w:szCs w:val="14"/>
                <w:lang w:val="en-GB"/>
              </w:rPr>
              <w:t xml:space="preserve"> (17</w:t>
            </w:r>
            <w:r w:rsidRPr="001E7A27">
              <w:rPr>
                <w:rFonts w:ascii="Gill Sans MT" w:hAnsi="Gill Sans MT"/>
                <w:i/>
                <w:iCs/>
                <w:sz w:val="14"/>
                <w:szCs w:val="14"/>
                <w:lang w:val="en-GB"/>
              </w:rPr>
              <w:t>0</w:t>
            </w:r>
            <w:r w:rsidR="004D73B8" w:rsidRPr="001E7A27">
              <w:rPr>
                <w:rFonts w:ascii="Gill Sans MT" w:hAnsi="Gill Sans MT"/>
                <w:i/>
                <w:iCs/>
                <w:sz w:val="14"/>
                <w:szCs w:val="14"/>
                <w:lang w:val="en-GB"/>
              </w:rPr>
              <w:t>0)</w:t>
            </w:r>
          </w:p>
        </w:tc>
        <w:tc>
          <w:tcPr>
            <w:tcW w:w="850" w:type="dxa"/>
          </w:tcPr>
          <w:p w14:paraId="7775A5A9" w14:textId="544551E4" w:rsidR="004D73B8" w:rsidRPr="001E7A27" w:rsidRDefault="00210253" w:rsidP="005C7F25">
            <w:pPr>
              <w:pStyle w:val="AR6BodyText"/>
              <w:rPr>
                <w:rFonts w:ascii="Gill Sans MT" w:hAnsi="Gill Sans MT"/>
                <w:i/>
                <w:iCs/>
                <w:sz w:val="14"/>
                <w:szCs w:val="14"/>
                <w:lang w:val="en-GB"/>
              </w:rPr>
            </w:pPr>
            <w:r w:rsidRPr="001E7A27">
              <w:rPr>
                <w:rFonts w:ascii="Gill Sans MT" w:hAnsi="Gill Sans MT"/>
                <w:i/>
                <w:iCs/>
                <w:sz w:val="14"/>
                <w:szCs w:val="14"/>
                <w:lang w:val="en-GB"/>
              </w:rPr>
              <w:t>390</w:t>
            </w:r>
            <w:r w:rsidR="004D73B8" w:rsidRPr="001E7A27">
              <w:rPr>
                <w:rFonts w:ascii="Gill Sans MT" w:hAnsi="Gill Sans MT"/>
                <w:i/>
                <w:iCs/>
                <w:sz w:val="14"/>
                <w:szCs w:val="14"/>
                <w:lang w:val="en-GB"/>
              </w:rPr>
              <w:t xml:space="preserve"> (14</w:t>
            </w:r>
            <w:r w:rsidRPr="001E7A27">
              <w:rPr>
                <w:rFonts w:ascii="Gill Sans MT" w:hAnsi="Gill Sans MT"/>
                <w:i/>
                <w:iCs/>
                <w:sz w:val="14"/>
                <w:szCs w:val="14"/>
                <w:lang w:val="en-GB"/>
              </w:rPr>
              <w:t>0</w:t>
            </w:r>
            <w:r w:rsidR="004D73B8" w:rsidRPr="001E7A27">
              <w:rPr>
                <w:rFonts w:ascii="Gill Sans MT" w:hAnsi="Gill Sans MT"/>
                <w:i/>
                <w:iCs/>
                <w:sz w:val="14"/>
                <w:szCs w:val="14"/>
                <w:lang w:val="en-GB"/>
              </w:rPr>
              <w:t>0)</w:t>
            </w:r>
          </w:p>
        </w:tc>
        <w:tc>
          <w:tcPr>
            <w:tcW w:w="851" w:type="dxa"/>
          </w:tcPr>
          <w:p w14:paraId="77612B0B" w14:textId="499B8634"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3</w:t>
            </w:r>
            <w:r w:rsidR="00210253" w:rsidRPr="001E7A27">
              <w:rPr>
                <w:rFonts w:ascii="Gill Sans MT" w:hAnsi="Gill Sans MT"/>
                <w:i/>
                <w:iCs/>
                <w:sz w:val="14"/>
                <w:szCs w:val="14"/>
                <w:lang w:val="en-GB"/>
              </w:rPr>
              <w:t>10</w:t>
            </w:r>
            <w:r w:rsidRPr="001E7A27">
              <w:rPr>
                <w:rFonts w:ascii="Gill Sans MT" w:hAnsi="Gill Sans MT"/>
                <w:i/>
                <w:iCs/>
                <w:sz w:val="14"/>
                <w:szCs w:val="14"/>
                <w:lang w:val="en-GB"/>
              </w:rPr>
              <w:t xml:space="preserve"> (1</w:t>
            </w:r>
            <w:r w:rsidR="00210253" w:rsidRPr="001E7A27">
              <w:rPr>
                <w:rFonts w:ascii="Gill Sans MT" w:hAnsi="Gill Sans MT"/>
                <w:i/>
                <w:iCs/>
                <w:sz w:val="14"/>
                <w:szCs w:val="14"/>
                <w:lang w:val="en-GB"/>
              </w:rPr>
              <w:t>15</w:t>
            </w:r>
            <w:r w:rsidRPr="001E7A27">
              <w:rPr>
                <w:rFonts w:ascii="Gill Sans MT" w:hAnsi="Gill Sans MT"/>
                <w:i/>
                <w:iCs/>
                <w:sz w:val="14"/>
                <w:szCs w:val="14"/>
                <w:lang w:val="en-GB"/>
              </w:rPr>
              <w:t>0)</w:t>
            </w:r>
          </w:p>
        </w:tc>
        <w:tc>
          <w:tcPr>
            <w:tcW w:w="993" w:type="dxa"/>
            <w:vMerge/>
          </w:tcPr>
          <w:p w14:paraId="65BD3F80" w14:textId="77777777" w:rsidR="004D73B8" w:rsidRPr="001E7A27" w:rsidRDefault="004D73B8" w:rsidP="005C7F25">
            <w:pPr>
              <w:pStyle w:val="AR6BodyText"/>
              <w:rPr>
                <w:lang w:val="en-GB"/>
              </w:rPr>
            </w:pPr>
          </w:p>
        </w:tc>
        <w:tc>
          <w:tcPr>
            <w:tcW w:w="992" w:type="dxa"/>
            <w:vMerge/>
          </w:tcPr>
          <w:p w14:paraId="283A111B" w14:textId="77777777" w:rsidR="004D73B8" w:rsidRPr="001E7A27" w:rsidRDefault="004D73B8" w:rsidP="005C7F25">
            <w:pPr>
              <w:pStyle w:val="AR6BodyText"/>
              <w:rPr>
                <w:lang w:val="en-GB"/>
              </w:rPr>
            </w:pPr>
          </w:p>
        </w:tc>
        <w:tc>
          <w:tcPr>
            <w:tcW w:w="992" w:type="dxa"/>
            <w:vMerge/>
          </w:tcPr>
          <w:p w14:paraId="56AEF919" w14:textId="77777777" w:rsidR="004D73B8" w:rsidRPr="001E7A27" w:rsidRDefault="004D73B8" w:rsidP="005C7F25">
            <w:pPr>
              <w:pStyle w:val="AR6BodyText"/>
              <w:rPr>
                <w:lang w:val="en-GB"/>
              </w:rPr>
            </w:pPr>
          </w:p>
        </w:tc>
        <w:tc>
          <w:tcPr>
            <w:tcW w:w="992" w:type="dxa"/>
            <w:vMerge/>
          </w:tcPr>
          <w:p w14:paraId="11970814" w14:textId="77777777" w:rsidR="004D73B8" w:rsidRPr="001E7A27" w:rsidRDefault="004D73B8" w:rsidP="005C7F25">
            <w:pPr>
              <w:pStyle w:val="AR6BodyText"/>
              <w:rPr>
                <w:lang w:val="en-GB"/>
              </w:rPr>
            </w:pPr>
          </w:p>
        </w:tc>
        <w:tc>
          <w:tcPr>
            <w:tcW w:w="851" w:type="dxa"/>
            <w:vMerge/>
          </w:tcPr>
          <w:p w14:paraId="6A1DB27E" w14:textId="77777777" w:rsidR="004D73B8" w:rsidRPr="001E7A27" w:rsidRDefault="004D73B8" w:rsidP="005C7F25">
            <w:pPr>
              <w:pStyle w:val="AR6BodyText"/>
              <w:rPr>
                <w:lang w:val="en-GB"/>
              </w:rPr>
            </w:pPr>
          </w:p>
        </w:tc>
      </w:tr>
      <w:tr w:rsidR="004D73B8" w:rsidRPr="001E7A27" w14:paraId="30A40086" w14:textId="77777777" w:rsidTr="00CD4ECC">
        <w:tc>
          <w:tcPr>
            <w:tcW w:w="851" w:type="dxa"/>
          </w:tcPr>
          <w:p w14:paraId="39447165" w14:textId="27BE8D9B" w:rsidR="004D73B8" w:rsidRPr="001E7A27" w:rsidRDefault="004D73B8" w:rsidP="005C7F25">
            <w:pPr>
              <w:pStyle w:val="AR6BodyText"/>
              <w:rPr>
                <w:lang w:val="en-GB"/>
              </w:rPr>
            </w:pPr>
            <w:r w:rsidRPr="001E7A27">
              <w:rPr>
                <w:rFonts w:ascii="Gill Sans MT" w:hAnsi="Gill Sans MT"/>
                <w:sz w:val="14"/>
                <w:szCs w:val="14"/>
                <w:lang w:val="en-GB"/>
              </w:rPr>
              <w:t>1.2</w:t>
            </w:r>
            <w:r w:rsidR="00D4433D" w:rsidRPr="001E7A27">
              <w:rPr>
                <w:rFonts w:ascii="Gill Sans MT" w:hAnsi="Gill Sans MT"/>
                <w:sz w:val="14"/>
                <w:szCs w:val="14"/>
                <w:lang w:val="en-GB"/>
              </w:rPr>
              <w:t>3</w:t>
            </w:r>
          </w:p>
        </w:tc>
        <w:tc>
          <w:tcPr>
            <w:tcW w:w="851" w:type="dxa"/>
          </w:tcPr>
          <w:p w14:paraId="11BF0197" w14:textId="77777777" w:rsidR="004D73B8" w:rsidRPr="001E7A27" w:rsidRDefault="004D73B8" w:rsidP="005C7F25">
            <w:pPr>
              <w:pStyle w:val="AR6BodyText"/>
              <w:rPr>
                <w:lang w:val="en-GB"/>
              </w:rPr>
            </w:pPr>
            <w:r w:rsidRPr="001E7A27">
              <w:rPr>
                <w:rFonts w:ascii="Gill Sans MT" w:hAnsi="Gill Sans MT"/>
                <w:sz w:val="14"/>
                <w:szCs w:val="14"/>
                <w:lang w:val="en-GB"/>
              </w:rPr>
              <w:t>2.3</w:t>
            </w:r>
          </w:p>
        </w:tc>
        <w:tc>
          <w:tcPr>
            <w:tcW w:w="850" w:type="dxa"/>
          </w:tcPr>
          <w:p w14:paraId="67ACC5C9" w14:textId="196C6121"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8</w:t>
            </w:r>
            <w:r w:rsidR="00210253" w:rsidRPr="001E7A27">
              <w:rPr>
                <w:rFonts w:ascii="Gill Sans MT" w:hAnsi="Gill Sans MT"/>
                <w:i/>
                <w:iCs/>
                <w:sz w:val="14"/>
                <w:szCs w:val="14"/>
                <w:lang w:val="en-GB"/>
              </w:rPr>
              <w:t>5</w:t>
            </w:r>
            <w:r w:rsidRPr="001E7A27">
              <w:rPr>
                <w:rFonts w:ascii="Gill Sans MT" w:hAnsi="Gill Sans MT"/>
                <w:i/>
                <w:iCs/>
                <w:sz w:val="14"/>
                <w:szCs w:val="14"/>
                <w:lang w:val="en-GB"/>
              </w:rPr>
              <w:t>0 (31</w:t>
            </w:r>
            <w:r w:rsidR="00210253"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0" w:type="dxa"/>
          </w:tcPr>
          <w:p w14:paraId="6A2C983E" w14:textId="52B35C66"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6</w:t>
            </w:r>
            <w:r w:rsidR="00210253" w:rsidRPr="001E7A27">
              <w:rPr>
                <w:rFonts w:ascii="Gill Sans MT" w:hAnsi="Gill Sans MT"/>
                <w:i/>
                <w:iCs/>
                <w:sz w:val="14"/>
                <w:szCs w:val="14"/>
                <w:lang w:val="en-GB"/>
              </w:rPr>
              <w:t>3</w:t>
            </w:r>
            <w:r w:rsidRPr="001E7A27">
              <w:rPr>
                <w:rFonts w:ascii="Gill Sans MT" w:hAnsi="Gill Sans MT"/>
                <w:i/>
                <w:iCs/>
                <w:sz w:val="14"/>
                <w:szCs w:val="14"/>
                <w:lang w:val="en-GB"/>
              </w:rPr>
              <w:t>0 (23</w:t>
            </w:r>
            <w:r w:rsidR="00210253"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1" w:type="dxa"/>
          </w:tcPr>
          <w:p w14:paraId="4BD975C3" w14:textId="6A640D81" w:rsidR="004D73B8" w:rsidRPr="001E7A27" w:rsidRDefault="00210253" w:rsidP="005C7F25">
            <w:pPr>
              <w:pStyle w:val="AR6BodyText"/>
              <w:rPr>
                <w:rFonts w:ascii="Gill Sans MT" w:hAnsi="Gill Sans MT"/>
                <w:i/>
                <w:iCs/>
                <w:sz w:val="14"/>
                <w:szCs w:val="14"/>
                <w:lang w:val="en-GB"/>
              </w:rPr>
            </w:pPr>
            <w:r w:rsidRPr="001E7A27">
              <w:rPr>
                <w:rFonts w:ascii="Gill Sans MT" w:hAnsi="Gill Sans MT"/>
                <w:i/>
                <w:iCs/>
                <w:sz w:val="14"/>
                <w:szCs w:val="14"/>
                <w:lang w:val="en-GB"/>
              </w:rPr>
              <w:t>51</w:t>
            </w:r>
            <w:r w:rsidR="004D73B8" w:rsidRPr="001E7A27">
              <w:rPr>
                <w:rFonts w:ascii="Gill Sans MT" w:hAnsi="Gill Sans MT"/>
                <w:i/>
                <w:iCs/>
                <w:sz w:val="14"/>
                <w:szCs w:val="14"/>
                <w:lang w:val="en-GB"/>
              </w:rPr>
              <w:t>0 (1</w:t>
            </w:r>
            <w:r w:rsidRPr="001E7A27">
              <w:rPr>
                <w:rFonts w:ascii="Gill Sans MT" w:hAnsi="Gill Sans MT"/>
                <w:i/>
                <w:iCs/>
                <w:sz w:val="14"/>
                <w:szCs w:val="14"/>
                <w:lang w:val="en-GB"/>
              </w:rPr>
              <w:t>85</w:t>
            </w:r>
            <w:r w:rsidR="004D73B8" w:rsidRPr="001E7A27">
              <w:rPr>
                <w:rFonts w:ascii="Gill Sans MT" w:hAnsi="Gill Sans MT"/>
                <w:i/>
                <w:iCs/>
                <w:sz w:val="14"/>
                <w:szCs w:val="14"/>
                <w:lang w:val="en-GB"/>
              </w:rPr>
              <w:t>0)</w:t>
            </w:r>
          </w:p>
        </w:tc>
        <w:tc>
          <w:tcPr>
            <w:tcW w:w="850" w:type="dxa"/>
          </w:tcPr>
          <w:p w14:paraId="7087A19D" w14:textId="027D0C89"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4</w:t>
            </w:r>
            <w:r w:rsidR="00210253" w:rsidRPr="001E7A27">
              <w:rPr>
                <w:rFonts w:ascii="Gill Sans MT" w:hAnsi="Gill Sans MT"/>
                <w:i/>
                <w:iCs/>
                <w:sz w:val="14"/>
                <w:szCs w:val="14"/>
                <w:lang w:val="en-GB"/>
              </w:rPr>
              <w:t>3</w:t>
            </w:r>
            <w:r w:rsidRPr="001E7A27">
              <w:rPr>
                <w:rFonts w:ascii="Gill Sans MT" w:hAnsi="Gill Sans MT"/>
                <w:i/>
                <w:iCs/>
                <w:sz w:val="14"/>
                <w:szCs w:val="14"/>
                <w:lang w:val="en-GB"/>
              </w:rPr>
              <w:t>0 (1</w:t>
            </w:r>
            <w:r w:rsidR="00210253" w:rsidRPr="001E7A27">
              <w:rPr>
                <w:rFonts w:ascii="Gill Sans MT" w:hAnsi="Gill Sans MT"/>
                <w:i/>
                <w:iCs/>
                <w:sz w:val="14"/>
                <w:szCs w:val="14"/>
                <w:lang w:val="en-GB"/>
              </w:rPr>
              <w:t>55</w:t>
            </w:r>
            <w:r w:rsidRPr="001E7A27">
              <w:rPr>
                <w:rFonts w:ascii="Gill Sans MT" w:hAnsi="Gill Sans MT"/>
                <w:i/>
                <w:iCs/>
                <w:sz w:val="14"/>
                <w:szCs w:val="14"/>
                <w:lang w:val="en-GB"/>
              </w:rPr>
              <w:t>0)</w:t>
            </w:r>
          </w:p>
        </w:tc>
        <w:tc>
          <w:tcPr>
            <w:tcW w:w="851" w:type="dxa"/>
          </w:tcPr>
          <w:p w14:paraId="1E4FF3D5" w14:textId="60B78F44"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350 (1</w:t>
            </w:r>
            <w:r w:rsidR="00210253" w:rsidRPr="001E7A27">
              <w:rPr>
                <w:rFonts w:ascii="Gill Sans MT" w:hAnsi="Gill Sans MT"/>
                <w:i/>
                <w:iCs/>
                <w:sz w:val="14"/>
                <w:szCs w:val="14"/>
                <w:lang w:val="en-GB"/>
              </w:rPr>
              <w:t>25</w:t>
            </w:r>
            <w:r w:rsidRPr="001E7A27">
              <w:rPr>
                <w:rFonts w:ascii="Gill Sans MT" w:hAnsi="Gill Sans MT"/>
                <w:i/>
                <w:iCs/>
                <w:sz w:val="14"/>
                <w:szCs w:val="14"/>
                <w:lang w:val="en-GB"/>
              </w:rPr>
              <w:t>0)</w:t>
            </w:r>
          </w:p>
        </w:tc>
        <w:tc>
          <w:tcPr>
            <w:tcW w:w="993" w:type="dxa"/>
            <w:vMerge/>
          </w:tcPr>
          <w:p w14:paraId="7C49E627" w14:textId="77777777" w:rsidR="004D73B8" w:rsidRPr="001E7A27" w:rsidRDefault="004D73B8" w:rsidP="005C7F25">
            <w:pPr>
              <w:pStyle w:val="AR6BodyText"/>
              <w:rPr>
                <w:lang w:val="en-GB"/>
              </w:rPr>
            </w:pPr>
          </w:p>
        </w:tc>
        <w:tc>
          <w:tcPr>
            <w:tcW w:w="992" w:type="dxa"/>
            <w:vMerge/>
          </w:tcPr>
          <w:p w14:paraId="3A0F53B7" w14:textId="77777777" w:rsidR="004D73B8" w:rsidRPr="001E7A27" w:rsidRDefault="004D73B8" w:rsidP="005C7F25">
            <w:pPr>
              <w:pStyle w:val="AR6BodyText"/>
              <w:rPr>
                <w:lang w:val="en-GB"/>
              </w:rPr>
            </w:pPr>
          </w:p>
        </w:tc>
        <w:tc>
          <w:tcPr>
            <w:tcW w:w="992" w:type="dxa"/>
            <w:vMerge/>
          </w:tcPr>
          <w:p w14:paraId="790B5C88" w14:textId="77777777" w:rsidR="004D73B8" w:rsidRPr="001E7A27" w:rsidRDefault="004D73B8" w:rsidP="005C7F25">
            <w:pPr>
              <w:pStyle w:val="AR6BodyText"/>
              <w:rPr>
                <w:lang w:val="en-GB"/>
              </w:rPr>
            </w:pPr>
          </w:p>
        </w:tc>
        <w:tc>
          <w:tcPr>
            <w:tcW w:w="992" w:type="dxa"/>
            <w:vMerge/>
          </w:tcPr>
          <w:p w14:paraId="43E9D16E" w14:textId="77777777" w:rsidR="004D73B8" w:rsidRPr="001E7A27" w:rsidRDefault="004D73B8" w:rsidP="005C7F25">
            <w:pPr>
              <w:pStyle w:val="AR6BodyText"/>
              <w:rPr>
                <w:lang w:val="en-GB"/>
              </w:rPr>
            </w:pPr>
          </w:p>
        </w:tc>
        <w:tc>
          <w:tcPr>
            <w:tcW w:w="851" w:type="dxa"/>
            <w:vMerge/>
          </w:tcPr>
          <w:p w14:paraId="7C1444E5" w14:textId="77777777" w:rsidR="004D73B8" w:rsidRPr="001E7A27" w:rsidRDefault="004D73B8" w:rsidP="005C7F25">
            <w:pPr>
              <w:pStyle w:val="AR6BodyText"/>
              <w:rPr>
                <w:lang w:val="en-GB"/>
              </w:rPr>
            </w:pPr>
          </w:p>
        </w:tc>
      </w:tr>
      <w:tr w:rsidR="004D73B8" w:rsidRPr="001E7A27" w14:paraId="277EB03C" w14:textId="77777777" w:rsidTr="00CD4ECC">
        <w:tc>
          <w:tcPr>
            <w:tcW w:w="851" w:type="dxa"/>
          </w:tcPr>
          <w:p w14:paraId="1EB4EDEC" w14:textId="64BC606D" w:rsidR="004D73B8" w:rsidRPr="001E7A27" w:rsidRDefault="004D73B8" w:rsidP="005C7F25">
            <w:pPr>
              <w:pStyle w:val="AR6BodyText"/>
              <w:rPr>
                <w:lang w:val="en-GB"/>
              </w:rPr>
            </w:pPr>
            <w:r w:rsidRPr="001E7A27">
              <w:rPr>
                <w:rFonts w:ascii="Gill Sans MT" w:hAnsi="Gill Sans MT"/>
                <w:sz w:val="14"/>
                <w:szCs w:val="14"/>
                <w:lang w:val="en-GB"/>
              </w:rPr>
              <w:t>1.3</w:t>
            </w:r>
            <w:r w:rsidR="00D4433D" w:rsidRPr="001E7A27">
              <w:rPr>
                <w:rFonts w:ascii="Gill Sans MT" w:hAnsi="Gill Sans MT"/>
                <w:sz w:val="14"/>
                <w:szCs w:val="14"/>
                <w:lang w:val="en-GB"/>
              </w:rPr>
              <w:t>3</w:t>
            </w:r>
          </w:p>
        </w:tc>
        <w:tc>
          <w:tcPr>
            <w:tcW w:w="851" w:type="dxa"/>
          </w:tcPr>
          <w:p w14:paraId="1E183706" w14:textId="77777777" w:rsidR="004D73B8" w:rsidRPr="001E7A27" w:rsidRDefault="004D73B8" w:rsidP="005C7F25">
            <w:pPr>
              <w:pStyle w:val="AR6BodyText"/>
              <w:rPr>
                <w:lang w:val="en-GB"/>
              </w:rPr>
            </w:pPr>
            <w:r w:rsidRPr="001E7A27">
              <w:rPr>
                <w:rFonts w:ascii="Gill Sans MT" w:hAnsi="Gill Sans MT"/>
                <w:sz w:val="14"/>
                <w:szCs w:val="14"/>
                <w:lang w:val="en-GB"/>
              </w:rPr>
              <w:t>2.4</w:t>
            </w:r>
          </w:p>
        </w:tc>
        <w:tc>
          <w:tcPr>
            <w:tcW w:w="850" w:type="dxa"/>
          </w:tcPr>
          <w:p w14:paraId="2203B52D" w14:textId="4079A001"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9</w:t>
            </w:r>
            <w:r w:rsidR="00210253" w:rsidRPr="001E7A27">
              <w:rPr>
                <w:rFonts w:ascii="Gill Sans MT" w:hAnsi="Gill Sans MT"/>
                <w:i/>
                <w:iCs/>
                <w:sz w:val="14"/>
                <w:szCs w:val="14"/>
                <w:lang w:val="en-GB"/>
              </w:rPr>
              <w:t>2</w:t>
            </w:r>
            <w:r w:rsidRPr="001E7A27">
              <w:rPr>
                <w:rFonts w:ascii="Gill Sans MT" w:hAnsi="Gill Sans MT"/>
                <w:i/>
                <w:iCs/>
                <w:sz w:val="14"/>
                <w:szCs w:val="14"/>
                <w:lang w:val="en-GB"/>
              </w:rPr>
              <w:t>0 (3</w:t>
            </w:r>
            <w:r w:rsidR="00210253" w:rsidRPr="001E7A27">
              <w:rPr>
                <w:rFonts w:ascii="Gill Sans MT" w:hAnsi="Gill Sans MT"/>
                <w:i/>
                <w:iCs/>
                <w:sz w:val="14"/>
                <w:szCs w:val="14"/>
                <w:lang w:val="en-GB"/>
              </w:rPr>
              <w:t>35</w:t>
            </w:r>
            <w:r w:rsidRPr="001E7A27">
              <w:rPr>
                <w:rFonts w:ascii="Gill Sans MT" w:hAnsi="Gill Sans MT"/>
                <w:i/>
                <w:iCs/>
                <w:sz w:val="14"/>
                <w:szCs w:val="14"/>
                <w:lang w:val="en-GB"/>
              </w:rPr>
              <w:t>0)</w:t>
            </w:r>
          </w:p>
        </w:tc>
        <w:tc>
          <w:tcPr>
            <w:tcW w:w="850" w:type="dxa"/>
          </w:tcPr>
          <w:p w14:paraId="034A4A94" w14:textId="319A6DEE"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6</w:t>
            </w:r>
            <w:r w:rsidR="00210253" w:rsidRPr="001E7A27">
              <w:rPr>
                <w:rFonts w:ascii="Gill Sans MT" w:hAnsi="Gill Sans MT"/>
                <w:i/>
                <w:iCs/>
                <w:sz w:val="14"/>
                <w:szCs w:val="14"/>
                <w:lang w:val="en-GB"/>
              </w:rPr>
              <w:t>8</w:t>
            </w:r>
            <w:r w:rsidRPr="001E7A27">
              <w:rPr>
                <w:rFonts w:ascii="Gill Sans MT" w:hAnsi="Gill Sans MT"/>
                <w:i/>
                <w:iCs/>
                <w:sz w:val="14"/>
                <w:szCs w:val="14"/>
                <w:lang w:val="en-GB"/>
              </w:rPr>
              <w:t>0 (25</w:t>
            </w:r>
            <w:r w:rsidR="00210253"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1" w:type="dxa"/>
          </w:tcPr>
          <w:p w14:paraId="541BD154" w14:textId="2747159C"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5</w:t>
            </w:r>
            <w:r w:rsidR="00210253" w:rsidRPr="001E7A27">
              <w:rPr>
                <w:rFonts w:ascii="Gill Sans MT" w:hAnsi="Gill Sans MT"/>
                <w:i/>
                <w:iCs/>
                <w:sz w:val="14"/>
                <w:szCs w:val="14"/>
                <w:lang w:val="en-GB"/>
              </w:rPr>
              <w:t>5</w:t>
            </w:r>
            <w:r w:rsidRPr="001E7A27">
              <w:rPr>
                <w:rFonts w:ascii="Gill Sans MT" w:hAnsi="Gill Sans MT"/>
                <w:i/>
                <w:iCs/>
                <w:sz w:val="14"/>
                <w:szCs w:val="14"/>
                <w:lang w:val="en-GB"/>
              </w:rPr>
              <w:t>0 (2050)</w:t>
            </w:r>
          </w:p>
        </w:tc>
        <w:tc>
          <w:tcPr>
            <w:tcW w:w="850" w:type="dxa"/>
          </w:tcPr>
          <w:p w14:paraId="4A3A5AE2" w14:textId="5DE39268"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4</w:t>
            </w:r>
            <w:r w:rsidR="00210253" w:rsidRPr="001E7A27">
              <w:rPr>
                <w:rFonts w:ascii="Gill Sans MT" w:hAnsi="Gill Sans MT"/>
                <w:i/>
                <w:iCs/>
                <w:sz w:val="14"/>
                <w:szCs w:val="14"/>
                <w:lang w:val="en-GB"/>
              </w:rPr>
              <w:t>70</w:t>
            </w:r>
            <w:r w:rsidRPr="001E7A27">
              <w:rPr>
                <w:rFonts w:ascii="Gill Sans MT" w:hAnsi="Gill Sans MT"/>
                <w:i/>
                <w:iCs/>
                <w:sz w:val="14"/>
                <w:szCs w:val="14"/>
                <w:lang w:val="en-GB"/>
              </w:rPr>
              <w:t xml:space="preserve"> (17</w:t>
            </w:r>
            <w:r w:rsidR="00210253" w:rsidRPr="001E7A27">
              <w:rPr>
                <w:rFonts w:ascii="Gill Sans MT" w:hAnsi="Gill Sans MT"/>
                <w:i/>
                <w:iCs/>
                <w:sz w:val="14"/>
                <w:szCs w:val="14"/>
                <w:lang w:val="en-GB"/>
              </w:rPr>
              <w:t>0</w:t>
            </w:r>
            <w:r w:rsidRPr="001E7A27">
              <w:rPr>
                <w:rFonts w:ascii="Gill Sans MT" w:hAnsi="Gill Sans MT"/>
                <w:i/>
                <w:iCs/>
                <w:sz w:val="14"/>
                <w:szCs w:val="14"/>
                <w:lang w:val="en-GB"/>
              </w:rPr>
              <w:t>0)</w:t>
            </w:r>
          </w:p>
        </w:tc>
        <w:tc>
          <w:tcPr>
            <w:tcW w:w="851" w:type="dxa"/>
          </w:tcPr>
          <w:p w14:paraId="3BBD7900" w14:textId="312621E2" w:rsidR="004D73B8" w:rsidRPr="001E7A27" w:rsidRDefault="004D73B8" w:rsidP="005C7F25">
            <w:pPr>
              <w:pStyle w:val="AR6BodyText"/>
              <w:rPr>
                <w:rFonts w:ascii="Gill Sans MT" w:hAnsi="Gill Sans MT"/>
                <w:i/>
                <w:iCs/>
                <w:sz w:val="14"/>
                <w:szCs w:val="14"/>
                <w:lang w:val="en-GB"/>
              </w:rPr>
            </w:pPr>
            <w:r w:rsidRPr="001E7A27">
              <w:rPr>
                <w:rFonts w:ascii="Gill Sans MT" w:hAnsi="Gill Sans MT"/>
                <w:i/>
                <w:iCs/>
                <w:sz w:val="14"/>
                <w:szCs w:val="14"/>
                <w:lang w:val="en-GB"/>
              </w:rPr>
              <w:t>3</w:t>
            </w:r>
            <w:r w:rsidR="00210253" w:rsidRPr="001E7A27">
              <w:rPr>
                <w:rFonts w:ascii="Gill Sans MT" w:hAnsi="Gill Sans MT"/>
                <w:i/>
                <w:iCs/>
                <w:sz w:val="14"/>
                <w:szCs w:val="14"/>
                <w:lang w:val="en-GB"/>
              </w:rPr>
              <w:t>8</w:t>
            </w:r>
            <w:r w:rsidRPr="001E7A27">
              <w:rPr>
                <w:rFonts w:ascii="Gill Sans MT" w:hAnsi="Gill Sans MT"/>
                <w:i/>
                <w:iCs/>
                <w:sz w:val="14"/>
                <w:szCs w:val="14"/>
                <w:lang w:val="en-GB"/>
              </w:rPr>
              <w:t>0 (1400)</w:t>
            </w:r>
          </w:p>
        </w:tc>
        <w:tc>
          <w:tcPr>
            <w:tcW w:w="993" w:type="dxa"/>
            <w:vMerge/>
          </w:tcPr>
          <w:p w14:paraId="6ED7DA3A" w14:textId="77777777" w:rsidR="004D73B8" w:rsidRPr="001E7A27" w:rsidRDefault="004D73B8" w:rsidP="005C7F25">
            <w:pPr>
              <w:pStyle w:val="AR6BodyText"/>
              <w:rPr>
                <w:lang w:val="en-GB"/>
              </w:rPr>
            </w:pPr>
          </w:p>
        </w:tc>
        <w:tc>
          <w:tcPr>
            <w:tcW w:w="992" w:type="dxa"/>
            <w:vMerge/>
          </w:tcPr>
          <w:p w14:paraId="69DBCC1E" w14:textId="77777777" w:rsidR="004D73B8" w:rsidRPr="001E7A27" w:rsidRDefault="004D73B8" w:rsidP="005C7F25">
            <w:pPr>
              <w:pStyle w:val="AR6BodyText"/>
              <w:rPr>
                <w:lang w:val="en-GB"/>
              </w:rPr>
            </w:pPr>
          </w:p>
        </w:tc>
        <w:tc>
          <w:tcPr>
            <w:tcW w:w="992" w:type="dxa"/>
            <w:vMerge/>
          </w:tcPr>
          <w:p w14:paraId="30328E37" w14:textId="77777777" w:rsidR="004D73B8" w:rsidRPr="001E7A27" w:rsidRDefault="004D73B8" w:rsidP="005C7F25">
            <w:pPr>
              <w:pStyle w:val="AR6BodyText"/>
              <w:rPr>
                <w:lang w:val="en-GB"/>
              </w:rPr>
            </w:pPr>
          </w:p>
        </w:tc>
        <w:tc>
          <w:tcPr>
            <w:tcW w:w="992" w:type="dxa"/>
            <w:vMerge/>
          </w:tcPr>
          <w:p w14:paraId="1E869C5D" w14:textId="77777777" w:rsidR="004D73B8" w:rsidRPr="001E7A27" w:rsidRDefault="004D73B8" w:rsidP="005C7F25">
            <w:pPr>
              <w:pStyle w:val="AR6BodyText"/>
              <w:rPr>
                <w:lang w:val="en-GB"/>
              </w:rPr>
            </w:pPr>
          </w:p>
        </w:tc>
        <w:tc>
          <w:tcPr>
            <w:tcW w:w="851" w:type="dxa"/>
            <w:vMerge/>
          </w:tcPr>
          <w:p w14:paraId="2D296118" w14:textId="77777777" w:rsidR="004D73B8" w:rsidRPr="001E7A27" w:rsidRDefault="004D73B8" w:rsidP="005C7F25">
            <w:pPr>
              <w:pStyle w:val="AR6BodyText"/>
              <w:rPr>
                <w:lang w:val="en-GB"/>
              </w:rPr>
            </w:pPr>
          </w:p>
        </w:tc>
      </w:tr>
      <w:tr w:rsidR="004D73B8" w:rsidRPr="001E7A27" w14:paraId="0713B02C" w14:textId="77777777" w:rsidTr="00CD4ECC">
        <w:trPr>
          <w:trHeight w:val="50"/>
        </w:trPr>
        <w:tc>
          <w:tcPr>
            <w:tcW w:w="10774" w:type="dxa"/>
            <w:gridSpan w:val="12"/>
          </w:tcPr>
          <w:p w14:paraId="423BB175" w14:textId="77777777" w:rsidR="004D73B8" w:rsidRPr="001E7A27" w:rsidRDefault="004D73B8" w:rsidP="005C7F25">
            <w:pPr>
              <w:pStyle w:val="AR6BodyText"/>
              <w:rPr>
                <w:lang w:val="en-GB"/>
              </w:rPr>
            </w:pPr>
          </w:p>
        </w:tc>
      </w:tr>
      <w:tr w:rsidR="004D73B8" w:rsidRPr="001E7A27" w14:paraId="346BBDC4" w14:textId="77777777" w:rsidTr="00CD4ECC">
        <w:tc>
          <w:tcPr>
            <w:tcW w:w="10774" w:type="dxa"/>
            <w:gridSpan w:val="12"/>
          </w:tcPr>
          <w:p w14:paraId="195A3338" w14:textId="1EF86C27" w:rsidR="004D73B8" w:rsidRPr="001E7A27" w:rsidRDefault="00AA6C3A" w:rsidP="005C7F25">
            <w:pPr>
              <w:pStyle w:val="AR6BodyText"/>
              <w:rPr>
                <w:lang w:val="en-GB"/>
              </w:rPr>
            </w:pPr>
            <w:ins w:id="6123" w:author="Ian Blenkinsop" w:date="2021-07-28T15:30:00Z">
              <w:r w:rsidRPr="001E7A27">
                <w:rPr>
                  <w:rFonts w:ascii="Gill Sans MT" w:hAnsi="Gill Sans MT"/>
                  <w:sz w:val="14"/>
                  <w:szCs w:val="14"/>
                  <w:vertAlign w:val="superscript"/>
                  <w:lang w:val="en-GB"/>
                </w:rPr>
                <w:t>a</w:t>
              </w:r>
            </w:ins>
            <w:del w:id="6124" w:author="Ian Blenkinsop" w:date="2021-07-28T15:30:00Z">
              <w:r w:rsidR="004D73B8" w:rsidRPr="001E7A27" w:rsidDel="00AA6C3A">
                <w:rPr>
                  <w:rFonts w:ascii="Gill Sans MT" w:hAnsi="Gill Sans MT"/>
                  <w:sz w:val="16"/>
                  <w:szCs w:val="16"/>
                  <w:lang w:val="en-GB"/>
                </w:rPr>
                <w:delText>*(1)</w:delText>
              </w:r>
            </w:del>
            <w:r w:rsidR="004D73B8" w:rsidRPr="001E7A27">
              <w:rPr>
                <w:rFonts w:ascii="Gill Sans MT" w:hAnsi="Gill Sans MT"/>
                <w:sz w:val="16"/>
                <w:szCs w:val="16"/>
                <w:lang w:val="en-GB"/>
              </w:rPr>
              <w:t xml:space="preserve"> Human-induced global surface air temperature increase between 1850–1900 and 2010–2019 is assessed at 0.8–1.3°C (</w:t>
            </w:r>
            <w:r w:rsidR="004D73B8" w:rsidRPr="001E7A27">
              <w:rPr>
                <w:rFonts w:ascii="Gill Sans MT" w:hAnsi="Gill Sans MT"/>
                <w:i/>
                <w:iCs/>
                <w:sz w:val="16"/>
                <w:szCs w:val="16"/>
                <w:lang w:val="en-GB"/>
              </w:rPr>
              <w:t>likely</w:t>
            </w:r>
            <w:r w:rsidR="004D73B8" w:rsidRPr="001E7A27">
              <w:rPr>
                <w:rFonts w:ascii="Gill Sans MT" w:hAnsi="Gill Sans MT"/>
                <w:sz w:val="16"/>
                <w:szCs w:val="16"/>
                <w:lang w:val="en-GB"/>
              </w:rPr>
              <w:t xml:space="preserve"> range; Chapter 3) with a best estimate of 1.0</w:t>
            </w:r>
            <w:r w:rsidR="00D4433D" w:rsidRPr="001E7A27">
              <w:rPr>
                <w:rFonts w:ascii="Gill Sans MT" w:hAnsi="Gill Sans MT"/>
                <w:sz w:val="16"/>
                <w:szCs w:val="16"/>
                <w:lang w:val="en-GB"/>
              </w:rPr>
              <w:t>7</w:t>
            </w:r>
            <w:r w:rsidR="004D73B8" w:rsidRPr="001E7A27">
              <w:rPr>
                <w:rFonts w:ascii="Gill Sans MT" w:hAnsi="Gill Sans MT"/>
                <w:sz w:val="16"/>
                <w:szCs w:val="16"/>
                <w:lang w:val="en-GB"/>
              </w:rPr>
              <w:t xml:space="preserve">°C. Warming </w:t>
            </w:r>
            <w:del w:id="6125" w:author="Soapbox" w:date="2021-07-22T09:55:00Z">
              <w:r w:rsidR="004D73B8" w:rsidRPr="001E7A27" w:rsidDel="00060F97">
                <w:rPr>
                  <w:rFonts w:ascii="Gill Sans MT" w:hAnsi="Gill Sans MT"/>
                  <w:sz w:val="16"/>
                  <w:szCs w:val="16"/>
                  <w:lang w:val="en-GB"/>
                </w:rPr>
                <w:delText xml:space="preserve">here </w:delText>
              </w:r>
            </w:del>
            <w:r w:rsidR="004D73B8" w:rsidRPr="001E7A27">
              <w:rPr>
                <w:rFonts w:ascii="Gill Sans MT" w:hAnsi="Gill Sans MT"/>
                <w:sz w:val="16"/>
                <w:szCs w:val="16"/>
                <w:lang w:val="en-GB"/>
              </w:rPr>
              <w:t xml:space="preserve">reflects </w:t>
            </w:r>
            <w:commentRangeStart w:id="6126"/>
            <w:ins w:id="6127" w:author="Tom Maycock" w:date="2021-09-09T17:07:00Z">
              <w:r w:rsidR="00247055">
                <w:rPr>
                  <w:rFonts w:ascii="Gill Sans MT" w:hAnsi="Gill Sans MT"/>
                  <w:sz w:val="16"/>
                  <w:szCs w:val="16"/>
                  <w:lang w:val="en-GB"/>
                </w:rPr>
                <w:t xml:space="preserve">changes in </w:t>
              </w:r>
              <w:commentRangeEnd w:id="6126"/>
              <w:r w:rsidR="00247055">
                <w:rPr>
                  <w:rStyle w:val="CommentReference"/>
                  <w:lang w:val="en-GB"/>
                </w:rPr>
                <w:commentReference w:id="6126"/>
              </w:r>
            </w:ins>
            <w:r w:rsidR="004D73B8" w:rsidRPr="001E7A27">
              <w:rPr>
                <w:rFonts w:ascii="Gill Sans MT" w:hAnsi="Gill Sans MT"/>
                <w:sz w:val="16"/>
                <w:szCs w:val="16"/>
                <w:lang w:val="en-GB"/>
              </w:rPr>
              <w:t>GSAT, as TCRE and other estimates are GSAT</w:t>
            </w:r>
            <w:ins w:id="6128" w:author="Tom Maycock" w:date="2021-09-09T17:07:00Z">
              <w:r w:rsidR="00247055">
                <w:rPr>
                  <w:rFonts w:ascii="Gill Sans MT" w:hAnsi="Gill Sans MT"/>
                  <w:sz w:val="16"/>
                  <w:szCs w:val="16"/>
                  <w:lang w:val="en-GB"/>
                </w:rPr>
                <w:t>-</w:t>
              </w:r>
            </w:ins>
            <w:del w:id="6129" w:author="Tom Maycock" w:date="2021-09-09T17:07:00Z">
              <w:r w:rsidR="004D73B8" w:rsidRPr="001E7A27" w:rsidDel="00247055">
                <w:rPr>
                  <w:rFonts w:ascii="Gill Sans MT" w:hAnsi="Gill Sans MT"/>
                  <w:sz w:val="16"/>
                  <w:szCs w:val="16"/>
                  <w:lang w:val="en-GB"/>
                </w:rPr>
                <w:delText xml:space="preserve"> </w:delText>
              </w:r>
            </w:del>
            <w:r w:rsidR="004D73B8" w:rsidRPr="001E7A27">
              <w:rPr>
                <w:rFonts w:ascii="Gill Sans MT" w:hAnsi="Gill Sans MT"/>
                <w:sz w:val="16"/>
                <w:szCs w:val="16"/>
                <w:lang w:val="en-GB"/>
              </w:rPr>
              <w:t>based. Combined with a central estimate of TCRE (1.65</w:t>
            </w:r>
            <w:del w:id="6130" w:author="Ian Blenkinsop" w:date="2021-07-28T16:21:00Z">
              <w:r w:rsidR="004D73B8" w:rsidRPr="001E7A27" w:rsidDel="006C2F7B">
                <w:rPr>
                  <w:rFonts w:ascii="Gill Sans MT" w:hAnsi="Gill Sans MT"/>
                  <w:sz w:val="16"/>
                  <w:szCs w:val="16"/>
                  <w:lang w:val="en-GB"/>
                </w:rPr>
                <w:delText xml:space="preserve"> </w:delText>
              </w:r>
            </w:del>
            <w:r w:rsidR="004D73B8" w:rsidRPr="001E7A27">
              <w:rPr>
                <w:rFonts w:ascii="Gill Sans MT" w:hAnsi="Gill Sans MT"/>
                <w:sz w:val="16"/>
                <w:szCs w:val="16"/>
                <w:lang w:val="en-GB"/>
              </w:rPr>
              <w:t>°C EgC</w:t>
            </w:r>
            <w:del w:id="6131" w:author="Ian Blenkinsop" w:date="2021-07-28T16:20:00Z">
              <w:r w:rsidR="004D73B8" w:rsidRPr="001E7A27" w:rsidDel="006C2F7B">
                <w:rPr>
                  <w:rFonts w:ascii="Gill Sans MT" w:hAnsi="Gill Sans MT"/>
                  <w:sz w:val="16"/>
                  <w:szCs w:val="16"/>
                  <w:vertAlign w:val="superscript"/>
                  <w:lang w:val="en-GB"/>
                </w:rPr>
                <w:delText>-</w:delText>
              </w:r>
            </w:del>
            <w:ins w:id="6132" w:author="Ian Blenkinsop" w:date="2021-07-28T16:20:00Z">
              <w:r w:rsidR="006C2F7B" w:rsidRPr="001E7A27">
                <w:rPr>
                  <w:rFonts w:ascii="Gill Sans MT" w:hAnsi="Gill Sans MT"/>
                  <w:sz w:val="16"/>
                  <w:szCs w:val="16"/>
                  <w:vertAlign w:val="superscript"/>
                  <w:lang w:val="en-GB"/>
                </w:rPr>
                <w:t>–</w:t>
              </w:r>
            </w:ins>
            <w:r w:rsidR="004D73B8" w:rsidRPr="001E7A27">
              <w:rPr>
                <w:rFonts w:ascii="Gill Sans MT" w:hAnsi="Gill Sans MT"/>
                <w:sz w:val="16"/>
                <w:szCs w:val="16"/>
                <w:vertAlign w:val="superscript"/>
                <w:lang w:val="en-GB"/>
              </w:rPr>
              <w:t>1</w:t>
            </w:r>
            <w:r w:rsidR="004D73B8" w:rsidRPr="001E7A27">
              <w:rPr>
                <w:rFonts w:ascii="Gill Sans MT" w:hAnsi="Gill Sans MT"/>
                <w:sz w:val="16"/>
                <w:szCs w:val="16"/>
                <w:lang w:val="en-GB"/>
              </w:rPr>
              <w:t>) the uncertainty in historical human-induced GSAT warming results in a potential variation of remaining carbon budgets of ±150 PgC or ±550 GtCO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w:t>
            </w:r>
          </w:p>
        </w:tc>
      </w:tr>
      <w:tr w:rsidR="004D73B8" w:rsidRPr="001E7A27" w14:paraId="72DC1E99" w14:textId="77777777" w:rsidTr="00CD4ECC">
        <w:tc>
          <w:tcPr>
            <w:tcW w:w="10774" w:type="dxa"/>
            <w:gridSpan w:val="12"/>
          </w:tcPr>
          <w:p w14:paraId="245BDA8D" w14:textId="22A3CCCA" w:rsidR="004D73B8" w:rsidRPr="001E7A27" w:rsidRDefault="00AA6C3A" w:rsidP="005C7F25">
            <w:pPr>
              <w:pStyle w:val="AR6BodyText"/>
              <w:rPr>
                <w:rFonts w:ascii="Gill Sans MT" w:hAnsi="Gill Sans MT"/>
                <w:sz w:val="16"/>
                <w:szCs w:val="16"/>
                <w:lang w:val="en-GB"/>
              </w:rPr>
            </w:pPr>
            <w:ins w:id="6133" w:author="Ian Blenkinsop" w:date="2021-07-28T15:30:00Z">
              <w:r w:rsidRPr="001E7A27">
                <w:rPr>
                  <w:rFonts w:ascii="Gill Sans MT" w:hAnsi="Gill Sans MT"/>
                  <w:sz w:val="14"/>
                  <w:szCs w:val="14"/>
                  <w:vertAlign w:val="superscript"/>
                  <w:lang w:val="en-GB"/>
                </w:rPr>
                <w:t>b</w:t>
              </w:r>
              <w:r w:rsidRPr="001E7A27" w:rsidDel="00AA6C3A">
                <w:rPr>
                  <w:rFonts w:ascii="Gill Sans MT" w:hAnsi="Gill Sans MT"/>
                  <w:sz w:val="16"/>
                  <w:szCs w:val="16"/>
                  <w:lang w:val="en-GB"/>
                </w:rPr>
                <w:t xml:space="preserve"> </w:t>
              </w:r>
            </w:ins>
            <w:del w:id="6134" w:author="Ian Blenkinsop" w:date="2021-07-28T15:30:00Z">
              <w:r w:rsidR="004D73B8" w:rsidRPr="001E7A27" w:rsidDel="00AA6C3A">
                <w:rPr>
                  <w:rFonts w:ascii="Gill Sans MT" w:hAnsi="Gill Sans MT"/>
                  <w:sz w:val="16"/>
                  <w:szCs w:val="16"/>
                  <w:lang w:val="en-GB"/>
                </w:rPr>
                <w:delText xml:space="preserve">*(2) </w:delText>
              </w:r>
            </w:del>
            <w:r w:rsidR="004D73B8" w:rsidRPr="001E7A27">
              <w:rPr>
                <w:rFonts w:ascii="Gill Sans MT" w:hAnsi="Gill Sans MT"/>
                <w:sz w:val="16"/>
                <w:szCs w:val="16"/>
                <w:lang w:val="en-GB"/>
              </w:rPr>
              <w:t>Historical 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xml:space="preserve"> emissions between 1850 and 201</w:t>
            </w:r>
            <w:r w:rsidR="004714B5" w:rsidRPr="001E7A27">
              <w:rPr>
                <w:rFonts w:ascii="Gill Sans MT" w:hAnsi="Gill Sans MT"/>
                <w:sz w:val="16"/>
                <w:szCs w:val="16"/>
                <w:lang w:val="en-GB"/>
              </w:rPr>
              <w:t>9</w:t>
            </w:r>
            <w:r w:rsidR="004D73B8" w:rsidRPr="001E7A27">
              <w:rPr>
                <w:rFonts w:ascii="Gill Sans MT" w:hAnsi="Gill Sans MT"/>
                <w:sz w:val="16"/>
                <w:szCs w:val="16"/>
                <w:lang w:val="en-GB"/>
              </w:rPr>
              <w:t xml:space="preserve"> have been estimated at about </w:t>
            </w:r>
            <w:r w:rsidR="002013B8" w:rsidRPr="001E7A27">
              <w:rPr>
                <w:rFonts w:ascii="Gill Sans MT" w:hAnsi="Gill Sans MT"/>
                <w:sz w:val="16"/>
                <w:szCs w:val="16"/>
                <w:lang w:val="en-GB"/>
              </w:rPr>
              <w:t>655</w:t>
            </w:r>
            <w:r w:rsidR="004D73B8" w:rsidRPr="001E7A27">
              <w:rPr>
                <w:rFonts w:ascii="Gill Sans MT" w:hAnsi="Gill Sans MT"/>
                <w:sz w:val="16"/>
                <w:szCs w:val="16"/>
                <w:lang w:val="en-GB"/>
              </w:rPr>
              <w:t xml:space="preserve"> ± 65 PgC (1-sigma range, or 2</w:t>
            </w:r>
            <w:r w:rsidR="004714B5" w:rsidRPr="001E7A27">
              <w:rPr>
                <w:rFonts w:ascii="Gill Sans MT" w:hAnsi="Gill Sans MT"/>
                <w:sz w:val="16"/>
                <w:szCs w:val="16"/>
                <w:lang w:val="en-GB"/>
              </w:rPr>
              <w:t>3</w:t>
            </w:r>
            <w:r w:rsidR="002013B8" w:rsidRPr="001E7A27">
              <w:rPr>
                <w:rFonts w:ascii="Gill Sans MT" w:hAnsi="Gill Sans MT"/>
                <w:sz w:val="16"/>
                <w:szCs w:val="16"/>
                <w:lang w:val="en-GB"/>
              </w:rPr>
              <w:t>9</w:t>
            </w:r>
            <w:r w:rsidR="004D73B8" w:rsidRPr="001E7A27">
              <w:rPr>
                <w:rFonts w:ascii="Gill Sans MT" w:hAnsi="Gill Sans MT"/>
                <w:sz w:val="16"/>
                <w:szCs w:val="16"/>
                <w:lang w:val="en-GB"/>
              </w:rPr>
              <w:t>0 ± 240 GtCO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see Table 5.1)</w:t>
            </w:r>
            <w:r w:rsidR="00DF42CD" w:rsidRPr="001E7A27">
              <w:rPr>
                <w:rFonts w:ascii="Gill Sans MT" w:hAnsi="Gill Sans MT"/>
                <w:sz w:val="16"/>
                <w:szCs w:val="16"/>
                <w:lang w:val="en-GB"/>
              </w:rPr>
              <w:t xml:space="preserve">. Note that </w:t>
            </w:r>
            <w:r w:rsidR="004D73B8" w:rsidRPr="001E7A27">
              <w:rPr>
                <w:rFonts w:ascii="Gill Sans MT" w:hAnsi="Gill Sans MT"/>
                <w:sz w:val="16"/>
                <w:szCs w:val="16"/>
                <w:lang w:val="en-GB"/>
              </w:rPr>
              <w:t>57 PgC (210 GtCO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ha</w:t>
            </w:r>
            <w:r w:rsidR="00DF42CD" w:rsidRPr="001E7A27">
              <w:rPr>
                <w:rFonts w:ascii="Gill Sans MT" w:hAnsi="Gill Sans MT"/>
                <w:sz w:val="16"/>
                <w:szCs w:val="16"/>
                <w:lang w:val="en-GB"/>
              </w:rPr>
              <w:t>ve</w:t>
            </w:r>
            <w:r w:rsidR="004D73B8" w:rsidRPr="001E7A27">
              <w:rPr>
                <w:rFonts w:ascii="Gill Sans MT" w:hAnsi="Gill Sans MT"/>
                <w:sz w:val="16"/>
                <w:szCs w:val="16"/>
                <w:lang w:val="en-GB"/>
              </w:rPr>
              <w:t xml:space="preserve"> been emitted </w:t>
            </w:r>
            <w:r w:rsidR="00DF42CD" w:rsidRPr="001E7A27">
              <w:rPr>
                <w:rFonts w:ascii="Gill Sans MT" w:hAnsi="Gill Sans MT"/>
                <w:sz w:val="16"/>
                <w:szCs w:val="16"/>
                <w:lang w:val="en-GB"/>
              </w:rPr>
              <w:t>from the middle of the 2010</w:t>
            </w:r>
            <w:ins w:id="6135" w:author="Soapbox" w:date="2021-07-22T09:55:00Z">
              <w:r w:rsidR="00060F97" w:rsidRPr="001E7A27">
                <w:rPr>
                  <w:rFonts w:ascii="Gill Sans MT" w:hAnsi="Gill Sans MT"/>
                  <w:sz w:val="16"/>
                  <w:szCs w:val="16"/>
                  <w:lang w:val="en-GB"/>
                </w:rPr>
                <w:t>–</w:t>
              </w:r>
            </w:ins>
            <w:del w:id="6136" w:author="Soapbox" w:date="2021-07-22T09:55:00Z">
              <w:r w:rsidR="00DF42CD" w:rsidRPr="001E7A27" w:rsidDel="00060F97">
                <w:rPr>
                  <w:rFonts w:ascii="Gill Sans MT" w:hAnsi="Gill Sans MT"/>
                  <w:sz w:val="16"/>
                  <w:szCs w:val="16"/>
                  <w:lang w:val="en-GB"/>
                </w:rPr>
                <w:delText>-</w:delText>
              </w:r>
            </w:del>
            <w:r w:rsidR="00DF42CD" w:rsidRPr="001E7A27">
              <w:rPr>
                <w:rFonts w:ascii="Gill Sans MT" w:hAnsi="Gill Sans MT"/>
                <w:sz w:val="16"/>
                <w:szCs w:val="16"/>
                <w:lang w:val="en-GB"/>
              </w:rPr>
              <w:t xml:space="preserve">2019 reference period (2015) </w:t>
            </w:r>
            <w:r w:rsidR="004D73B8" w:rsidRPr="001E7A27">
              <w:rPr>
                <w:rFonts w:ascii="Gill Sans MT" w:hAnsi="Gill Sans MT"/>
                <w:sz w:val="16"/>
                <w:szCs w:val="16"/>
                <w:lang w:val="en-GB"/>
              </w:rPr>
              <w:t xml:space="preserve">until the end of 2019 </w:t>
            </w:r>
            <w:r w:rsidR="004D73B8" w:rsidRPr="001E7A27">
              <w:rPr>
                <w:rFonts w:ascii="Gill Sans MT" w:hAnsi="Gill Sans MT"/>
                <w:sz w:val="16"/>
                <w:szCs w:val="16"/>
                <w:lang w:val="en-GB"/>
              </w:rPr>
              <w:fldChar w:fldCharType="begin" w:fldLock="1"/>
            </w:r>
            <w:r w:rsidR="00747167" w:rsidRPr="001E7A27">
              <w:rPr>
                <w:rFonts w:ascii="Gill Sans MT" w:hAnsi="Gill Sans MT"/>
                <w:sz w:val="16"/>
                <w:szCs w:val="16"/>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4D73B8" w:rsidRPr="001E7A27">
              <w:rPr>
                <w:rFonts w:ascii="Gill Sans MT" w:hAnsi="Gill Sans MT"/>
                <w:sz w:val="16"/>
                <w:szCs w:val="16"/>
                <w:lang w:val="en-GB"/>
              </w:rPr>
              <w:fldChar w:fldCharType="separate"/>
            </w:r>
            <w:r w:rsidR="00025FA2" w:rsidRPr="001E7A27">
              <w:rPr>
                <w:rFonts w:ascii="Gill Sans MT" w:hAnsi="Gill Sans MT"/>
                <w:noProof/>
                <w:sz w:val="16"/>
                <w:szCs w:val="16"/>
                <w:lang w:val="en-GB"/>
              </w:rPr>
              <w:t>(Friedlingstein et al., 2020)</w:t>
            </w:r>
            <w:r w:rsidR="004D73B8" w:rsidRPr="001E7A27">
              <w:rPr>
                <w:rFonts w:ascii="Gill Sans MT" w:hAnsi="Gill Sans MT"/>
                <w:sz w:val="16"/>
                <w:szCs w:val="16"/>
                <w:lang w:val="en-GB"/>
              </w:rPr>
              <w:fldChar w:fldCharType="end"/>
            </w:r>
            <w:r w:rsidR="004D73B8" w:rsidRPr="001E7A27">
              <w:rPr>
                <w:rFonts w:ascii="Gill Sans MT" w:hAnsi="Gill Sans MT"/>
                <w:sz w:val="16"/>
                <w:szCs w:val="16"/>
                <w:lang w:val="en-GB"/>
              </w:rPr>
              <w:t>.</w:t>
            </w:r>
          </w:p>
        </w:tc>
      </w:tr>
      <w:tr w:rsidR="004D73B8" w:rsidRPr="001E7A27" w14:paraId="5DD2E99D" w14:textId="77777777" w:rsidTr="00CD4ECC">
        <w:tc>
          <w:tcPr>
            <w:tcW w:w="10774" w:type="dxa"/>
            <w:gridSpan w:val="12"/>
          </w:tcPr>
          <w:p w14:paraId="018EC973" w14:textId="79F6A078" w:rsidR="004D73B8" w:rsidRPr="001E7A27" w:rsidRDefault="00AA6C3A" w:rsidP="005C7F25">
            <w:pPr>
              <w:pStyle w:val="AR6BodyText"/>
              <w:rPr>
                <w:rFonts w:ascii="Gill Sans MT" w:hAnsi="Gill Sans MT"/>
                <w:sz w:val="16"/>
                <w:szCs w:val="16"/>
                <w:lang w:val="en-GB"/>
              </w:rPr>
            </w:pPr>
            <w:ins w:id="6137" w:author="Ian Blenkinsop" w:date="2021-07-28T15:30:00Z">
              <w:r w:rsidRPr="001E7A27">
                <w:rPr>
                  <w:rFonts w:ascii="Gill Sans MT" w:hAnsi="Gill Sans MT"/>
                  <w:sz w:val="14"/>
                  <w:szCs w:val="14"/>
                  <w:vertAlign w:val="superscript"/>
                  <w:lang w:val="en-GB"/>
                </w:rPr>
                <w:t>c</w:t>
              </w:r>
            </w:ins>
            <w:del w:id="6138" w:author="Ian Blenkinsop" w:date="2021-07-28T15:30:00Z">
              <w:r w:rsidR="004D73B8" w:rsidRPr="001E7A27" w:rsidDel="00AA6C3A">
                <w:rPr>
                  <w:rFonts w:ascii="Gill Sans MT" w:hAnsi="Gill Sans MT"/>
                  <w:sz w:val="16"/>
                  <w:szCs w:val="16"/>
                  <w:lang w:val="en-GB"/>
                </w:rPr>
                <w:delText>*(3)</w:delText>
              </w:r>
            </w:del>
            <w:r w:rsidR="004D73B8" w:rsidRPr="001E7A27">
              <w:rPr>
                <w:rFonts w:ascii="Gill Sans MT" w:hAnsi="Gill Sans MT"/>
                <w:sz w:val="16"/>
                <w:szCs w:val="16"/>
                <w:lang w:val="en-GB"/>
              </w:rPr>
              <w:t xml:space="preserve"> TCRE: transient climate response to cumulative </w:t>
            </w:r>
            <w:ins w:id="6139" w:author="Soapbox" w:date="2021-07-22T09:59:00Z">
              <w:r w:rsidR="00060F97" w:rsidRPr="001E7A27">
                <w:rPr>
                  <w:rFonts w:ascii="Gill Sans MT" w:hAnsi="Gill Sans MT"/>
                  <w:sz w:val="16"/>
                  <w:szCs w:val="16"/>
                  <w:lang w:val="en-GB"/>
                </w:rPr>
                <w:t>CO</w:t>
              </w:r>
              <w:r w:rsidR="00060F97" w:rsidRPr="001E7A27">
                <w:rPr>
                  <w:rFonts w:ascii="Gill Sans MT" w:hAnsi="Gill Sans MT"/>
                  <w:sz w:val="16"/>
                  <w:szCs w:val="16"/>
                  <w:vertAlign w:val="subscript"/>
                  <w:lang w:val="en-GB"/>
                  <w:rPrChange w:id="6140" w:author="Soapbox" w:date="2021-07-22T09:59:00Z">
                    <w:rPr>
                      <w:rFonts w:ascii="Gill Sans MT" w:hAnsi="Gill Sans MT"/>
                      <w:sz w:val="16"/>
                      <w:szCs w:val="16"/>
                      <w:lang w:val="en-GB"/>
                    </w:rPr>
                  </w:rPrChange>
                </w:rPr>
                <w:t>2</w:t>
              </w:r>
              <w:r w:rsidR="00060F97" w:rsidRPr="001E7A27">
                <w:rPr>
                  <w:rFonts w:ascii="Gill Sans MT" w:hAnsi="Gill Sans MT"/>
                  <w:sz w:val="16"/>
                  <w:szCs w:val="16"/>
                  <w:lang w:val="en-GB"/>
                </w:rPr>
                <w:t xml:space="preserve"> </w:t>
              </w:r>
            </w:ins>
            <w:r w:rsidR="004D73B8" w:rsidRPr="001E7A27">
              <w:rPr>
                <w:rFonts w:ascii="Gill Sans MT" w:hAnsi="Gill Sans MT"/>
                <w:sz w:val="16"/>
                <w:szCs w:val="16"/>
                <w:lang w:val="en-GB"/>
              </w:rPr>
              <w:t>emissions</w:t>
            </w:r>
            <w:del w:id="6141" w:author="Soapbox" w:date="2021-07-22T09:59:00Z">
              <w:r w:rsidR="004D73B8" w:rsidRPr="001E7A27" w:rsidDel="00060F97">
                <w:rPr>
                  <w:rFonts w:ascii="Gill Sans MT" w:hAnsi="Gill Sans MT"/>
                  <w:sz w:val="16"/>
                  <w:szCs w:val="16"/>
                  <w:lang w:val="en-GB"/>
                </w:rPr>
                <w:delText xml:space="preserve"> of carbon</w:delText>
              </w:r>
            </w:del>
            <w:r w:rsidR="004D73B8" w:rsidRPr="001E7A27">
              <w:rPr>
                <w:rFonts w:ascii="Gill Sans MT" w:hAnsi="Gill Sans MT"/>
                <w:sz w:val="16"/>
                <w:szCs w:val="16"/>
                <w:lang w:val="en-GB"/>
              </w:rPr>
              <w:t xml:space="preserve">, assessed to fall </w:t>
            </w:r>
            <w:r w:rsidR="004D73B8" w:rsidRPr="001E7A27">
              <w:rPr>
                <w:rFonts w:ascii="Gill Sans MT" w:hAnsi="Gill Sans MT"/>
                <w:i/>
                <w:sz w:val="16"/>
                <w:szCs w:val="16"/>
                <w:lang w:val="en-GB"/>
              </w:rPr>
              <w:t>likely</w:t>
            </w:r>
            <w:r w:rsidR="004D73B8" w:rsidRPr="001E7A27">
              <w:rPr>
                <w:rFonts w:ascii="Gill Sans MT" w:hAnsi="Gill Sans MT"/>
                <w:sz w:val="16"/>
                <w:szCs w:val="16"/>
                <w:lang w:val="en-GB"/>
              </w:rPr>
              <w:t xml:space="preserve"> between 1.0–2.3</w:t>
            </w:r>
            <w:del w:id="6142" w:author="Ian Blenkinsop" w:date="2021-07-28T16:21:00Z">
              <w:r w:rsidR="004D73B8" w:rsidRPr="001E7A27" w:rsidDel="006C2F7B">
                <w:rPr>
                  <w:rFonts w:ascii="Gill Sans MT" w:hAnsi="Gill Sans MT"/>
                  <w:sz w:val="16"/>
                  <w:szCs w:val="16"/>
                  <w:lang w:val="en-GB"/>
                </w:rPr>
                <w:delText xml:space="preserve"> </w:delText>
              </w:r>
            </w:del>
            <w:r w:rsidR="004D73B8" w:rsidRPr="001E7A27">
              <w:rPr>
                <w:rFonts w:ascii="Gill Sans MT" w:hAnsi="Gill Sans MT"/>
                <w:sz w:val="16"/>
                <w:szCs w:val="16"/>
                <w:lang w:val="en-GB"/>
              </w:rPr>
              <w:t>°C EgC</w:t>
            </w:r>
            <w:del w:id="6143" w:author="Ian Blenkinsop" w:date="2021-07-28T16:20:00Z">
              <w:r w:rsidR="004D73B8" w:rsidRPr="001E7A27" w:rsidDel="006C2F7B">
                <w:rPr>
                  <w:rFonts w:ascii="Gill Sans MT" w:hAnsi="Gill Sans MT"/>
                  <w:sz w:val="16"/>
                  <w:szCs w:val="16"/>
                  <w:vertAlign w:val="superscript"/>
                  <w:lang w:val="en-GB"/>
                </w:rPr>
                <w:delText>-</w:delText>
              </w:r>
            </w:del>
            <w:ins w:id="6144" w:author="Ian Blenkinsop" w:date="2021-07-28T16:20:00Z">
              <w:r w:rsidR="006C2F7B" w:rsidRPr="001E7A27">
                <w:rPr>
                  <w:rFonts w:ascii="Gill Sans MT" w:hAnsi="Gill Sans MT"/>
                  <w:sz w:val="16"/>
                  <w:szCs w:val="16"/>
                  <w:vertAlign w:val="superscript"/>
                  <w:lang w:val="en-GB"/>
                </w:rPr>
                <w:t>–</w:t>
              </w:r>
            </w:ins>
            <w:r w:rsidR="004D73B8" w:rsidRPr="001E7A27">
              <w:rPr>
                <w:rFonts w:ascii="Gill Sans MT" w:hAnsi="Gill Sans MT"/>
                <w:sz w:val="16"/>
                <w:szCs w:val="16"/>
                <w:vertAlign w:val="superscript"/>
                <w:lang w:val="en-GB"/>
              </w:rPr>
              <w:t>1</w:t>
            </w:r>
            <w:r w:rsidR="004D73B8" w:rsidRPr="001E7A27">
              <w:rPr>
                <w:rFonts w:ascii="Gill Sans MT" w:hAnsi="Gill Sans MT"/>
                <w:sz w:val="16"/>
                <w:szCs w:val="16"/>
                <w:lang w:val="en-GB"/>
              </w:rPr>
              <w:t xml:space="preserve"> with a normal distribution. PgC values are rounded to the nearest 10; GtCO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xml:space="preserve"> values to the nearest 50. For comparison, assuming a lognormal distribution with a 1.0–2.3</w:t>
            </w:r>
            <w:del w:id="6145" w:author="Ian Blenkinsop" w:date="2021-07-28T16:21:00Z">
              <w:r w:rsidR="004D73B8" w:rsidRPr="001E7A27" w:rsidDel="006C2F7B">
                <w:rPr>
                  <w:rFonts w:ascii="Gill Sans MT" w:hAnsi="Gill Sans MT"/>
                  <w:sz w:val="16"/>
                  <w:szCs w:val="16"/>
                  <w:lang w:val="en-GB"/>
                </w:rPr>
                <w:delText xml:space="preserve"> </w:delText>
              </w:r>
            </w:del>
            <w:r w:rsidR="004D73B8" w:rsidRPr="001E7A27">
              <w:rPr>
                <w:rFonts w:ascii="Gill Sans MT" w:hAnsi="Gill Sans MT"/>
                <w:sz w:val="16"/>
                <w:szCs w:val="16"/>
                <w:lang w:val="en-GB"/>
              </w:rPr>
              <w:t>°C EgC</w:t>
            </w:r>
            <w:del w:id="6146" w:author="Ian Blenkinsop" w:date="2021-07-28T16:20:00Z">
              <w:r w:rsidR="004D73B8" w:rsidRPr="001E7A27" w:rsidDel="006C2F7B">
                <w:rPr>
                  <w:rFonts w:ascii="Gill Sans MT" w:hAnsi="Gill Sans MT"/>
                  <w:sz w:val="16"/>
                  <w:szCs w:val="16"/>
                  <w:vertAlign w:val="superscript"/>
                  <w:lang w:val="en-GB"/>
                </w:rPr>
                <w:delText>-</w:delText>
              </w:r>
            </w:del>
            <w:ins w:id="6147" w:author="Ian Blenkinsop" w:date="2021-07-28T16:20:00Z">
              <w:r w:rsidR="006C2F7B" w:rsidRPr="001E7A27">
                <w:rPr>
                  <w:rFonts w:ascii="Gill Sans MT" w:hAnsi="Gill Sans MT"/>
                  <w:sz w:val="16"/>
                  <w:szCs w:val="16"/>
                  <w:vertAlign w:val="superscript"/>
                  <w:lang w:val="en-GB"/>
                </w:rPr>
                <w:t>–</w:t>
              </w:r>
            </w:ins>
            <w:r w:rsidR="004D73B8" w:rsidRPr="001E7A27">
              <w:rPr>
                <w:rFonts w:ascii="Gill Sans MT" w:hAnsi="Gill Sans MT"/>
                <w:sz w:val="16"/>
                <w:szCs w:val="16"/>
                <w:vertAlign w:val="superscript"/>
                <w:lang w:val="en-GB"/>
              </w:rPr>
              <w:t>1</w:t>
            </w:r>
            <w:r w:rsidR="004D73B8" w:rsidRPr="001E7A27">
              <w:rPr>
                <w:rFonts w:ascii="Gill Sans MT" w:hAnsi="Gill Sans MT"/>
                <w:sz w:val="16"/>
                <w:szCs w:val="16"/>
                <w:lang w:val="en-GB"/>
              </w:rPr>
              <w:t xml:space="preserve"> central 66% range instead of a normal distribution would increase remaining carbon budgets at the 17th, 33rd, 50th, 67th, and 83rd percentile with 3%, 10%, 12%, 9%, 2%, respectively. Future non-CO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xml:space="preserve"> contributions in these remaining carbon budget estimates are based on the scenarios assessed in the </w:t>
            </w:r>
            <w:del w:id="6148" w:author="Tom Maycock" w:date="2021-09-09T16:20:00Z">
              <w:r w:rsidR="004D73B8" w:rsidRPr="001E7A27" w:rsidDel="00AF21D1">
                <w:rPr>
                  <w:rFonts w:ascii="Gill Sans MT" w:hAnsi="Gill Sans MT"/>
                  <w:sz w:val="16"/>
                  <w:szCs w:val="16"/>
                  <w:lang w:val="en-GB"/>
                </w:rPr>
                <w:delText xml:space="preserve">IPCC </w:delText>
              </w:r>
            </w:del>
            <w:r w:rsidR="004D73B8" w:rsidRPr="001E7A27">
              <w:rPr>
                <w:rFonts w:ascii="Gill Sans MT" w:hAnsi="Gill Sans MT"/>
                <w:sz w:val="16"/>
                <w:szCs w:val="16"/>
                <w:lang w:val="en-GB"/>
              </w:rPr>
              <w:t>SR1.5 report and estimated as the median quantile regression of non-CO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xml:space="preserve"> warming since 2010–2019 relative to total additional warming since 2010–2019 at the time scenarios reach net-zero 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xml:space="preserve"> emissions </w:t>
            </w:r>
            <w:r w:rsidR="004D73B8" w:rsidRPr="001E7A27">
              <w:rPr>
                <w:rFonts w:ascii="Gill Sans MT" w:hAnsi="Gill Sans MT"/>
                <w:sz w:val="16"/>
                <w:szCs w:val="16"/>
                <w:lang w:val="en-GB" w:eastAsia="en-US"/>
              </w:rPr>
              <w:fldChar w:fldCharType="begin" w:fldLock="1"/>
            </w:r>
            <w:r w:rsidR="00747167" w:rsidRPr="001E7A27">
              <w:rPr>
                <w:rFonts w:ascii="Gill Sans MT" w:hAnsi="Gill Sans MT"/>
                <w:sz w:val="16"/>
                <w:szCs w:val="16"/>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"author" : [ { "dropping-particle" : "", "family" : "Forster", "given" : "P.",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"2SM: 1-50", "publisher" : "In Press", "title" : "Mitigation Pathways Compatible with 1.5\u00b0C in the Context of Sustainable Development Supplementary Material", "translator" : [ { "dropping-particle" : "", "family" : "L4700", "given" : "Rt13", "non-dropping-particle" : "", "parse-names" : false, "suffix" : "" } ], "type" : "chapter" }, "uris" : [ "http://www.mendeley.com/documents/?uuid=0e6b258d-233c-4c3c-99ed-9d1472bf539c" ] }, { "id" : "ITEM-3",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"ITEM-3",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"mendeley" : { "formattedCitation" : "(Forster et al., 2018; Huppmann et al., 2018; Rogelj et al., 2018b)", "plainTextFormattedCitation" : "(Forster et al., 2018; Huppmann et al., 2018; Rogelj et al., 2018b)", "previouslyFormattedCitation" : "(Forster et al., 2018; Huppmann et al., 2018; Rogelj et al., 2018b)" }, "properties" : { "noteIndex" : 0 }, "schema" : "https://github.com/citation-style-language/schema/raw/master/csl-citation.json" }</w:instrText>
            </w:r>
            <w:r w:rsidR="004D73B8" w:rsidRPr="001E7A27">
              <w:rPr>
                <w:rFonts w:ascii="Gill Sans MT" w:hAnsi="Gill Sans MT"/>
                <w:sz w:val="16"/>
                <w:szCs w:val="16"/>
                <w:lang w:val="en-GB" w:eastAsia="en-US"/>
              </w:rPr>
              <w:fldChar w:fldCharType="separate"/>
            </w:r>
            <w:r w:rsidR="00025FA2" w:rsidRPr="001E7A27">
              <w:rPr>
                <w:rFonts w:ascii="Gill Sans MT" w:hAnsi="Gill Sans MT"/>
                <w:noProof/>
                <w:sz w:val="16"/>
                <w:szCs w:val="16"/>
                <w:lang w:val="en-GB" w:eastAsia="en-US"/>
              </w:rPr>
              <w:t>(Forster et al., 2018; Huppmann et al., 2018; Rogelj et al., 2018b)</w:t>
            </w:r>
            <w:r w:rsidR="004D73B8" w:rsidRPr="001E7A27">
              <w:rPr>
                <w:rFonts w:ascii="Gill Sans MT" w:hAnsi="Gill Sans MT"/>
                <w:sz w:val="16"/>
                <w:szCs w:val="16"/>
                <w:lang w:val="en-GB" w:eastAsia="en-US"/>
              </w:rPr>
              <w:fldChar w:fldCharType="end"/>
            </w:r>
            <w:r w:rsidR="004D73B8" w:rsidRPr="001E7A27">
              <w:rPr>
                <w:rFonts w:ascii="Gill Sans MT" w:hAnsi="Gill Sans MT"/>
                <w:sz w:val="16"/>
                <w:szCs w:val="16"/>
                <w:lang w:val="en-GB" w:eastAsia="en-US"/>
              </w:rPr>
              <w:t>.</w:t>
            </w:r>
          </w:p>
        </w:tc>
      </w:tr>
      <w:tr w:rsidR="004D73B8" w:rsidRPr="001E7A27" w14:paraId="153A9FE7" w14:textId="77777777" w:rsidTr="00CD4ECC">
        <w:tc>
          <w:tcPr>
            <w:tcW w:w="10774" w:type="dxa"/>
            <w:gridSpan w:val="12"/>
          </w:tcPr>
          <w:p w14:paraId="7F5905A6" w14:textId="5EEA009E" w:rsidR="004D73B8" w:rsidRPr="001E7A27" w:rsidRDefault="00AA6C3A" w:rsidP="005C7F25">
            <w:pPr>
              <w:pStyle w:val="AR6BodyText"/>
              <w:rPr>
                <w:rFonts w:ascii="Gill Sans MT" w:hAnsi="Gill Sans MT"/>
                <w:sz w:val="16"/>
                <w:szCs w:val="16"/>
                <w:lang w:val="en-GB"/>
              </w:rPr>
            </w:pPr>
            <w:ins w:id="6149" w:author="Ian Blenkinsop" w:date="2021-07-28T15:30:00Z">
              <w:r w:rsidRPr="001E7A27">
                <w:rPr>
                  <w:rFonts w:ascii="Gill Sans MT" w:hAnsi="Gill Sans MT"/>
                  <w:sz w:val="14"/>
                  <w:szCs w:val="14"/>
                  <w:vertAlign w:val="superscript"/>
                  <w:lang w:val="en-GB"/>
                </w:rPr>
                <w:t>d</w:t>
              </w:r>
            </w:ins>
            <w:del w:id="6150" w:author="Ian Blenkinsop" w:date="2021-07-28T15:30:00Z">
              <w:r w:rsidR="004D73B8" w:rsidRPr="001E7A27" w:rsidDel="00AA6C3A">
                <w:rPr>
                  <w:rFonts w:ascii="Gill Sans MT" w:hAnsi="Gill Sans MT"/>
                  <w:sz w:val="16"/>
                  <w:szCs w:val="16"/>
                  <w:lang w:val="en-GB"/>
                </w:rPr>
                <w:delText>*(4)</w:delText>
              </w:r>
            </w:del>
            <w:r w:rsidR="004D73B8" w:rsidRPr="001E7A27">
              <w:rPr>
                <w:rFonts w:ascii="Gill Sans MT" w:hAnsi="Gill Sans MT"/>
                <w:sz w:val="16"/>
                <w:szCs w:val="16"/>
                <w:lang w:val="en-GB"/>
              </w:rPr>
              <w:t xml:space="preserve"> Additional Earth system feedbacks are included in the remaining carbon budget estimates as discussed in Section 5.5.2.2.5. The tropospheric ozone and methane lifetime contributions are included through the non-CO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xml:space="preserve"> warming projections by the AR6-calibrated </w:t>
            </w:r>
            <w:ins w:id="6151" w:author="Soapbox" w:date="2021-07-22T09:57:00Z">
              <w:r w:rsidR="00060F97" w:rsidRPr="001E7A27">
                <w:rPr>
                  <w:rFonts w:ascii="Gill Sans MT" w:hAnsi="Gill Sans MT"/>
                  <w:sz w:val="16"/>
                  <w:szCs w:val="16"/>
                  <w:lang w:val="en-GB"/>
                </w:rPr>
                <w:t>Model for the Assessment of Greenhouse Gas Induced Climate Change (</w:t>
              </w:r>
            </w:ins>
            <w:r w:rsidR="004D73B8" w:rsidRPr="001E7A27">
              <w:rPr>
                <w:rFonts w:ascii="Gill Sans MT" w:hAnsi="Gill Sans MT"/>
                <w:sz w:val="16"/>
                <w:szCs w:val="16"/>
                <w:lang w:val="en-GB"/>
              </w:rPr>
              <w:t>MAGICC</w:t>
            </w:r>
            <w:ins w:id="6152" w:author="Soapbox" w:date="2021-07-22T09:57:00Z">
              <w:r w:rsidR="00060F97" w:rsidRPr="001E7A27">
                <w:rPr>
                  <w:rFonts w:ascii="Gill Sans MT" w:hAnsi="Gill Sans MT"/>
                  <w:sz w:val="16"/>
                  <w:szCs w:val="16"/>
                  <w:lang w:val="en-GB"/>
                </w:rPr>
                <w:t>)</w:t>
              </w:r>
            </w:ins>
            <w:r w:rsidR="004D73B8" w:rsidRPr="001E7A27">
              <w:rPr>
                <w:rFonts w:ascii="Gill Sans MT" w:hAnsi="Gill Sans MT"/>
                <w:sz w:val="16"/>
                <w:szCs w:val="16"/>
                <w:lang w:val="en-GB"/>
              </w:rPr>
              <w:t xml:space="preserve"> emulator, while the remaining feedbacks are assessed totalling a combined feedback of magnitude 7 ± 27 PgC K</w:t>
            </w:r>
            <w:del w:id="6153" w:author="Ian Blenkinsop" w:date="2021-07-28T16:20:00Z">
              <w:r w:rsidR="004D73B8" w:rsidRPr="001E7A27" w:rsidDel="006C2F7B">
                <w:rPr>
                  <w:rFonts w:ascii="Gill Sans MT" w:hAnsi="Gill Sans MT"/>
                  <w:sz w:val="16"/>
                  <w:szCs w:val="16"/>
                  <w:vertAlign w:val="superscript"/>
                  <w:lang w:val="en-GB"/>
                </w:rPr>
                <w:delText>-</w:delText>
              </w:r>
            </w:del>
            <w:ins w:id="6154" w:author="Ian Blenkinsop" w:date="2021-07-28T16:20:00Z">
              <w:r w:rsidR="006C2F7B" w:rsidRPr="001E7A27">
                <w:rPr>
                  <w:rFonts w:ascii="Gill Sans MT" w:hAnsi="Gill Sans MT"/>
                  <w:sz w:val="16"/>
                  <w:szCs w:val="16"/>
                  <w:vertAlign w:val="superscript"/>
                  <w:lang w:val="en-GB"/>
                </w:rPr>
                <w:t>–</w:t>
              </w:r>
            </w:ins>
            <w:r w:rsidR="004D73B8" w:rsidRPr="001E7A27">
              <w:rPr>
                <w:rFonts w:ascii="Gill Sans MT" w:hAnsi="Gill Sans MT"/>
                <w:sz w:val="16"/>
                <w:szCs w:val="16"/>
                <w:vertAlign w:val="superscript"/>
                <w:lang w:val="en-GB"/>
              </w:rPr>
              <w:t>1</w:t>
            </w:r>
            <w:r w:rsidR="004D73B8" w:rsidRPr="001E7A27">
              <w:rPr>
                <w:rFonts w:ascii="Gill Sans MT" w:hAnsi="Gill Sans MT"/>
                <w:sz w:val="16"/>
                <w:szCs w:val="16"/>
                <w:lang w:val="en-GB"/>
              </w:rPr>
              <w:t xml:space="preserve"> (1-sigma </w:t>
            </w:r>
            <w:r w:rsidR="004D73B8" w:rsidRPr="001E7A27">
              <w:rPr>
                <w:rFonts w:ascii="Gill Sans MT" w:hAnsi="Gill Sans MT"/>
                <w:sz w:val="16"/>
                <w:szCs w:val="16"/>
                <w:lang w:val="en-GB"/>
              </w:rPr>
              <w:lastRenderedPageBreak/>
              <w:t>range, or 26 ± 97 GtCO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xml:space="preserve"> °C</w:t>
            </w:r>
            <w:del w:id="6155" w:author="Ian Blenkinsop" w:date="2021-07-28T16:21:00Z">
              <w:r w:rsidR="004D73B8" w:rsidRPr="001E7A27" w:rsidDel="006C2F7B">
                <w:rPr>
                  <w:rFonts w:ascii="Gill Sans MT" w:hAnsi="Gill Sans MT"/>
                  <w:sz w:val="16"/>
                  <w:szCs w:val="16"/>
                  <w:vertAlign w:val="superscript"/>
                  <w:lang w:val="en-GB"/>
                </w:rPr>
                <w:delText>-</w:delText>
              </w:r>
            </w:del>
            <w:ins w:id="6156" w:author="Ian Blenkinsop" w:date="2021-07-28T16:21:00Z">
              <w:r w:rsidR="006C2F7B" w:rsidRPr="001E7A27">
                <w:rPr>
                  <w:rFonts w:ascii="Gill Sans MT" w:hAnsi="Gill Sans MT"/>
                  <w:sz w:val="16"/>
                  <w:szCs w:val="16"/>
                  <w:vertAlign w:val="superscript"/>
                  <w:lang w:val="en-GB"/>
                </w:rPr>
                <w:t>–</w:t>
              </w:r>
            </w:ins>
            <w:r w:rsidR="004D73B8" w:rsidRPr="001E7A27">
              <w:rPr>
                <w:rFonts w:ascii="Gill Sans MT" w:hAnsi="Gill Sans MT"/>
                <w:sz w:val="16"/>
                <w:szCs w:val="16"/>
                <w:vertAlign w:val="superscript"/>
                <w:lang w:val="en-GB"/>
              </w:rPr>
              <w:t>1</w:t>
            </w:r>
            <w:r w:rsidR="004D73B8" w:rsidRPr="001E7A27">
              <w:rPr>
                <w:rFonts w:ascii="Gill Sans MT" w:hAnsi="Gill Sans MT"/>
                <w:sz w:val="16"/>
                <w:szCs w:val="16"/>
                <w:lang w:val="en-GB"/>
              </w:rPr>
              <w:t>).</w:t>
            </w:r>
          </w:p>
        </w:tc>
      </w:tr>
      <w:tr w:rsidR="004D73B8" w:rsidRPr="001E7A27" w14:paraId="1551B1A4" w14:textId="77777777" w:rsidTr="00CD4ECC">
        <w:tc>
          <w:tcPr>
            <w:tcW w:w="10774" w:type="dxa"/>
            <w:gridSpan w:val="12"/>
          </w:tcPr>
          <w:p w14:paraId="0515184B" w14:textId="3E5E6937" w:rsidR="004D73B8" w:rsidRPr="001E7A27" w:rsidRDefault="00AA6C3A" w:rsidP="005C7F25">
            <w:pPr>
              <w:pStyle w:val="AR6BodyText"/>
              <w:rPr>
                <w:rFonts w:ascii="Gill Sans MT" w:hAnsi="Gill Sans MT"/>
                <w:sz w:val="16"/>
                <w:szCs w:val="16"/>
                <w:lang w:val="en-GB"/>
              </w:rPr>
            </w:pPr>
            <w:ins w:id="6157" w:author="Ian Blenkinsop" w:date="2021-07-28T15:30:00Z">
              <w:r w:rsidRPr="001E7A27">
                <w:rPr>
                  <w:rFonts w:ascii="Gill Sans MT" w:hAnsi="Gill Sans MT"/>
                  <w:sz w:val="14"/>
                  <w:szCs w:val="14"/>
                  <w:vertAlign w:val="superscript"/>
                  <w:lang w:val="en-GB"/>
                </w:rPr>
                <w:lastRenderedPageBreak/>
                <w:t>e</w:t>
              </w:r>
            </w:ins>
            <w:del w:id="6158" w:author="Ian Blenkinsop" w:date="2021-07-28T15:30:00Z">
              <w:r w:rsidR="004D73B8" w:rsidRPr="001E7A27" w:rsidDel="00AA6C3A">
                <w:rPr>
                  <w:rFonts w:ascii="Gill Sans MT" w:hAnsi="Gill Sans MT"/>
                  <w:sz w:val="16"/>
                  <w:szCs w:val="16"/>
                  <w:lang w:val="en-GB"/>
                </w:rPr>
                <w:delText>*(5)</w:delText>
              </w:r>
            </w:del>
            <w:r w:rsidR="004D73B8" w:rsidRPr="001E7A27">
              <w:rPr>
                <w:rFonts w:ascii="Gill Sans MT" w:hAnsi="Gill Sans MT"/>
                <w:sz w:val="16"/>
                <w:szCs w:val="16"/>
                <w:lang w:val="en-GB"/>
              </w:rPr>
              <w:t xml:space="preserve"> Variations due to different scenario assumptions related to the future evolution of non-CO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xml:space="preserve"> emissions in mitigation scenarios reaching net zero 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xml:space="preserve"> emissions </w:t>
            </w:r>
            <w:r w:rsidR="004D73B8" w:rsidRPr="001E7A27">
              <w:rPr>
                <w:rFonts w:ascii="Gill Sans MT" w:hAnsi="Gill Sans MT"/>
                <w:sz w:val="16"/>
                <w:szCs w:val="16"/>
                <w:lang w:val="en-GB"/>
              </w:rPr>
              <w:fldChar w:fldCharType="begin" w:fldLock="1"/>
            </w:r>
            <w:r w:rsidR="00747167" w:rsidRPr="001E7A27">
              <w:rPr>
                <w:rFonts w:ascii="Gill Sans MT" w:hAnsi="Gill Sans MT"/>
                <w:sz w:val="16"/>
                <w:szCs w:val="16"/>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"ITEM-2",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"mendeley" : { "formattedCitation" : "(Huppmann et al., 2018; Rogelj et al., 2018b)", "plainTextFormattedCitation" : "(Huppmann et al., 2018; Rogelj et al., 2018b)", "previouslyFormattedCitation" : "(Huppmann et al., 2018; Rogelj et al., 2018b)" }, "properties" : { "noteIndex" : 0 }, "schema" : "https://github.com/citation-style-language/schema/raw/master/csl-citation.json" }</w:instrText>
            </w:r>
            <w:r w:rsidR="004D73B8" w:rsidRPr="001E7A27">
              <w:rPr>
                <w:rFonts w:ascii="Gill Sans MT" w:hAnsi="Gill Sans MT"/>
                <w:sz w:val="16"/>
                <w:szCs w:val="16"/>
                <w:lang w:val="en-GB"/>
              </w:rPr>
              <w:fldChar w:fldCharType="separate"/>
            </w:r>
            <w:r w:rsidR="00025FA2" w:rsidRPr="001E7A27">
              <w:rPr>
                <w:rFonts w:ascii="Gill Sans MT" w:hAnsi="Gill Sans MT"/>
                <w:noProof/>
                <w:sz w:val="16"/>
                <w:szCs w:val="16"/>
                <w:lang w:val="en-GB"/>
              </w:rPr>
              <w:t>(Huppmann et al., 2018; Rogelj et al., 2018b)</w:t>
            </w:r>
            <w:r w:rsidR="004D73B8" w:rsidRPr="001E7A27">
              <w:rPr>
                <w:rFonts w:ascii="Gill Sans MT" w:hAnsi="Gill Sans MT"/>
                <w:sz w:val="16"/>
                <w:szCs w:val="16"/>
                <w:lang w:val="en-GB"/>
              </w:rPr>
              <w:fldChar w:fldCharType="end"/>
            </w:r>
            <w:r w:rsidR="004D73B8" w:rsidRPr="001E7A27">
              <w:rPr>
                <w:rFonts w:ascii="Gill Sans MT" w:hAnsi="Gill Sans MT"/>
                <w:sz w:val="16"/>
                <w:szCs w:val="16"/>
                <w:lang w:val="en-GB"/>
              </w:rPr>
              <w:t xml:space="preserve"> of at least ±0.1°C (spread across scenarios). Combined with a central estimate of TCRE (1.65</w:t>
            </w:r>
            <w:del w:id="6159" w:author="Ian Blenkinsop" w:date="2021-07-28T16:20:00Z">
              <w:r w:rsidR="004D73B8" w:rsidRPr="001E7A27" w:rsidDel="006C2F7B">
                <w:rPr>
                  <w:rFonts w:ascii="Gill Sans MT" w:hAnsi="Gill Sans MT"/>
                  <w:sz w:val="16"/>
                  <w:szCs w:val="16"/>
                  <w:lang w:val="en-GB"/>
                </w:rPr>
                <w:delText xml:space="preserve"> </w:delText>
              </w:r>
            </w:del>
            <w:r w:rsidR="004D73B8" w:rsidRPr="001E7A27">
              <w:rPr>
                <w:rFonts w:ascii="Gill Sans MT" w:hAnsi="Gill Sans MT"/>
                <w:sz w:val="16"/>
                <w:szCs w:val="16"/>
                <w:lang w:val="en-GB"/>
              </w:rPr>
              <w:t>°C EgC</w:t>
            </w:r>
            <w:del w:id="6160" w:author="Ian Blenkinsop" w:date="2021-07-28T16:20:00Z">
              <w:r w:rsidR="004D73B8" w:rsidRPr="001E7A27" w:rsidDel="006C2F7B">
                <w:rPr>
                  <w:rFonts w:ascii="Gill Sans MT" w:hAnsi="Gill Sans MT"/>
                  <w:sz w:val="16"/>
                  <w:szCs w:val="16"/>
                  <w:vertAlign w:val="superscript"/>
                  <w:lang w:val="en-GB"/>
                </w:rPr>
                <w:delText>-</w:delText>
              </w:r>
            </w:del>
            <w:ins w:id="6161" w:author="Ian Blenkinsop" w:date="2021-07-28T16:20:00Z">
              <w:r w:rsidR="006C2F7B" w:rsidRPr="001E7A27">
                <w:rPr>
                  <w:rFonts w:ascii="Gill Sans MT" w:hAnsi="Gill Sans MT"/>
                  <w:sz w:val="16"/>
                  <w:szCs w:val="16"/>
                  <w:vertAlign w:val="superscript"/>
                  <w:lang w:val="en-GB"/>
                </w:rPr>
                <w:t>–</w:t>
              </w:r>
            </w:ins>
            <w:r w:rsidR="004D73B8" w:rsidRPr="001E7A27">
              <w:rPr>
                <w:rFonts w:ascii="Gill Sans MT" w:hAnsi="Gill Sans MT"/>
                <w:sz w:val="16"/>
                <w:szCs w:val="16"/>
                <w:vertAlign w:val="superscript"/>
                <w:lang w:val="en-GB"/>
              </w:rPr>
              <w:t>1</w:t>
            </w:r>
            <w:r w:rsidR="004D73B8" w:rsidRPr="001E7A27">
              <w:rPr>
                <w:rFonts w:ascii="Gill Sans MT" w:hAnsi="Gill Sans MT"/>
                <w:sz w:val="16"/>
                <w:szCs w:val="16"/>
                <w:lang w:val="en-GB"/>
              </w:rPr>
              <w:t>) this results in at least ±60 PgC or ±220 GtCO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This spread reflects the variation in the underlying scenario ensemble but is not a formal likelihood. WGIII will re</w:t>
            </w:r>
            <w:ins w:id="6162" w:author="Soapbox" w:date="2021-07-27T15:30:00Z">
              <w:r w:rsidR="006574AA" w:rsidRPr="001E7A27">
                <w:rPr>
                  <w:rFonts w:ascii="Gill Sans MT" w:hAnsi="Gill Sans MT"/>
                  <w:sz w:val="16"/>
                  <w:szCs w:val="16"/>
                  <w:lang w:val="en-GB"/>
                </w:rPr>
                <w:t>-</w:t>
              </w:r>
            </w:ins>
            <w:r w:rsidR="004D73B8" w:rsidRPr="001E7A27">
              <w:rPr>
                <w:rFonts w:ascii="Gill Sans MT" w:hAnsi="Gill Sans MT"/>
                <w:sz w:val="16"/>
                <w:szCs w:val="16"/>
                <w:lang w:val="en-GB"/>
              </w:rPr>
              <w:t>assess the potential for non-CO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xml:space="preserve"> mitigation based on literature since </w:t>
            </w:r>
            <w:del w:id="6163" w:author="Tom Maycock" w:date="2021-09-09T16:20:00Z">
              <w:r w:rsidR="004D73B8" w:rsidRPr="001E7A27" w:rsidDel="00AF21D1">
                <w:rPr>
                  <w:rFonts w:ascii="Gill Sans MT" w:hAnsi="Gill Sans MT"/>
                  <w:sz w:val="16"/>
                  <w:szCs w:val="16"/>
                  <w:lang w:val="en-GB"/>
                </w:rPr>
                <w:delText xml:space="preserve">the </w:delText>
              </w:r>
            </w:del>
            <w:r w:rsidR="004D73B8" w:rsidRPr="001E7A27">
              <w:rPr>
                <w:rFonts w:ascii="Gill Sans MT" w:hAnsi="Gill Sans MT"/>
                <w:sz w:val="16"/>
                <w:szCs w:val="16"/>
                <w:lang w:val="en-GB"/>
              </w:rPr>
              <w:t>SR1.5.</w:t>
            </w:r>
          </w:p>
        </w:tc>
      </w:tr>
      <w:tr w:rsidR="004D73B8" w:rsidRPr="001E7A27" w14:paraId="1E44D41E" w14:textId="77777777" w:rsidTr="00CD4ECC">
        <w:tc>
          <w:tcPr>
            <w:tcW w:w="10774" w:type="dxa"/>
            <w:gridSpan w:val="12"/>
          </w:tcPr>
          <w:p w14:paraId="7A18A37C" w14:textId="56BEA464" w:rsidR="004D73B8" w:rsidRPr="001E7A27" w:rsidRDefault="00AA6C3A" w:rsidP="005C7F25">
            <w:pPr>
              <w:pStyle w:val="AR6BodyText"/>
              <w:rPr>
                <w:lang w:val="en-GB"/>
              </w:rPr>
            </w:pPr>
            <w:ins w:id="6164" w:author="Ian Blenkinsop" w:date="2021-07-28T15:30:00Z">
              <w:r w:rsidRPr="001E7A27">
                <w:rPr>
                  <w:rFonts w:ascii="Gill Sans MT" w:hAnsi="Gill Sans MT"/>
                  <w:sz w:val="14"/>
                  <w:szCs w:val="14"/>
                  <w:vertAlign w:val="superscript"/>
                  <w:lang w:val="en-GB"/>
                </w:rPr>
                <w:t>f</w:t>
              </w:r>
            </w:ins>
            <w:del w:id="6165" w:author="Ian Blenkinsop" w:date="2021-07-28T15:30:00Z">
              <w:r w:rsidR="004D73B8" w:rsidRPr="001E7A27" w:rsidDel="00AA6C3A">
                <w:rPr>
                  <w:rFonts w:ascii="Gill Sans MT" w:hAnsi="Gill Sans MT"/>
                  <w:sz w:val="16"/>
                  <w:szCs w:val="16"/>
                  <w:lang w:val="en-GB"/>
                </w:rPr>
                <w:delText>*(6)</w:delText>
              </w:r>
            </w:del>
            <w:r w:rsidR="004D73B8" w:rsidRPr="001E7A27">
              <w:rPr>
                <w:rFonts w:ascii="Gill Sans MT" w:hAnsi="Gill Sans MT"/>
                <w:sz w:val="16"/>
                <w:szCs w:val="16"/>
                <w:lang w:val="en-GB"/>
              </w:rPr>
              <w:t xml:space="preserve"> Remaining carbon budget variation due to geophysical uncertainty in forcing and temperature response of non-CO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xml:space="preserve"> emissions of the order of ±0.1°C, </w:t>
            </w:r>
            <w:r w:rsidR="001409A4" w:rsidRPr="001E7A27">
              <w:rPr>
                <w:rFonts w:ascii="Gill Sans MT" w:hAnsi="Gill Sans MT"/>
                <w:sz w:val="16"/>
                <w:szCs w:val="16"/>
                <w:lang w:val="en-GB"/>
              </w:rPr>
              <w:t>very largely range (</w:t>
            </w:r>
            <w:r w:rsidR="004D73B8" w:rsidRPr="001E7A27">
              <w:rPr>
                <w:rFonts w:ascii="Gill Sans MT" w:hAnsi="Gill Sans MT"/>
                <w:sz w:val="16"/>
                <w:szCs w:val="16"/>
                <w:lang w:val="en-GB"/>
              </w:rPr>
              <w:t>5–95%</w:t>
            </w:r>
            <w:r w:rsidR="001409A4" w:rsidRPr="001E7A27">
              <w:rPr>
                <w:rFonts w:ascii="Gill Sans MT" w:hAnsi="Gill Sans MT"/>
                <w:sz w:val="16"/>
                <w:szCs w:val="16"/>
                <w:lang w:val="en-GB"/>
              </w:rPr>
              <w:t>)</w:t>
            </w:r>
            <w:r w:rsidR="004D73B8" w:rsidRPr="001E7A27">
              <w:rPr>
                <w:rFonts w:ascii="Gill Sans MT" w:hAnsi="Gill Sans MT"/>
                <w:sz w:val="16"/>
                <w:szCs w:val="16"/>
                <w:lang w:val="en-GB"/>
              </w:rPr>
              <w:t xml:space="preserve"> of non-CO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xml:space="preserve"> response (Section 5.5.2.2.3). Combined with a central estimate of TCRE (1.65</w:t>
            </w:r>
            <w:del w:id="6166" w:author="Ian Blenkinsop" w:date="2021-07-28T16:20:00Z">
              <w:r w:rsidR="004D73B8" w:rsidRPr="001E7A27" w:rsidDel="006C2F7B">
                <w:rPr>
                  <w:rFonts w:ascii="Gill Sans MT" w:hAnsi="Gill Sans MT"/>
                  <w:sz w:val="16"/>
                  <w:szCs w:val="16"/>
                  <w:lang w:val="en-GB"/>
                </w:rPr>
                <w:delText xml:space="preserve"> </w:delText>
              </w:r>
            </w:del>
            <w:r w:rsidR="004D73B8" w:rsidRPr="001E7A27">
              <w:rPr>
                <w:rFonts w:ascii="Gill Sans MT" w:hAnsi="Gill Sans MT"/>
                <w:sz w:val="16"/>
                <w:szCs w:val="16"/>
                <w:lang w:val="en-GB"/>
              </w:rPr>
              <w:t>°C EgC</w:t>
            </w:r>
            <w:del w:id="6167" w:author="Ian Blenkinsop" w:date="2021-07-28T15:31:00Z">
              <w:r w:rsidR="004D73B8" w:rsidRPr="001E7A27" w:rsidDel="00AA6C3A">
                <w:rPr>
                  <w:rFonts w:ascii="Gill Sans MT" w:hAnsi="Gill Sans MT"/>
                  <w:sz w:val="16"/>
                  <w:szCs w:val="16"/>
                  <w:vertAlign w:val="superscript"/>
                  <w:lang w:val="en-GB"/>
                </w:rPr>
                <w:delText>-</w:delText>
              </w:r>
            </w:del>
            <w:ins w:id="6168" w:author="Ian Blenkinsop" w:date="2021-07-28T15:31:00Z">
              <w:r w:rsidRPr="001E7A27">
                <w:rPr>
                  <w:rFonts w:ascii="Gill Sans MT" w:hAnsi="Gill Sans MT"/>
                  <w:sz w:val="16"/>
                  <w:szCs w:val="16"/>
                  <w:vertAlign w:val="superscript"/>
                  <w:lang w:val="en-GB"/>
                </w:rPr>
                <w:t>–</w:t>
              </w:r>
            </w:ins>
            <w:r w:rsidR="004D73B8" w:rsidRPr="001E7A27">
              <w:rPr>
                <w:rFonts w:ascii="Gill Sans MT" w:hAnsi="Gill Sans MT"/>
                <w:sz w:val="16"/>
                <w:szCs w:val="16"/>
                <w:vertAlign w:val="superscript"/>
                <w:lang w:val="en-GB"/>
              </w:rPr>
              <w:t>1</w:t>
            </w:r>
            <w:r w:rsidR="004D73B8" w:rsidRPr="001E7A27">
              <w:rPr>
                <w:rFonts w:ascii="Gill Sans MT" w:hAnsi="Gill Sans MT"/>
                <w:sz w:val="16"/>
                <w:szCs w:val="16"/>
                <w:lang w:val="en-GB"/>
              </w:rPr>
              <w:t>) this results in at least ±60 PgC or ±220 GtCO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w:t>
            </w:r>
          </w:p>
        </w:tc>
      </w:tr>
      <w:tr w:rsidR="004D73B8" w:rsidRPr="001E7A27" w14:paraId="434599A5" w14:textId="77777777" w:rsidTr="00CD4ECC">
        <w:tc>
          <w:tcPr>
            <w:tcW w:w="10774" w:type="dxa"/>
            <w:gridSpan w:val="12"/>
          </w:tcPr>
          <w:p w14:paraId="518A5758" w14:textId="6F944ACC" w:rsidR="004D73B8" w:rsidRPr="001E7A27" w:rsidRDefault="00AA6C3A" w:rsidP="005C7F25">
            <w:pPr>
              <w:pStyle w:val="AR6BodyText"/>
              <w:rPr>
                <w:lang w:val="en-GB"/>
              </w:rPr>
            </w:pPr>
            <w:ins w:id="6169" w:author="Ian Blenkinsop" w:date="2021-07-28T15:30:00Z">
              <w:r w:rsidRPr="001E7A27">
                <w:rPr>
                  <w:rFonts w:ascii="Gill Sans MT" w:hAnsi="Gill Sans MT"/>
                  <w:sz w:val="14"/>
                  <w:szCs w:val="14"/>
                  <w:vertAlign w:val="superscript"/>
                  <w:lang w:val="en-GB"/>
                </w:rPr>
                <w:t>g</w:t>
              </w:r>
            </w:ins>
            <w:del w:id="6170" w:author="Ian Blenkinsop" w:date="2021-07-28T15:30:00Z">
              <w:r w:rsidR="004D73B8" w:rsidRPr="001E7A27" w:rsidDel="00AA6C3A">
                <w:rPr>
                  <w:rFonts w:ascii="Gill Sans MT" w:hAnsi="Gill Sans MT"/>
                  <w:sz w:val="16"/>
                  <w:szCs w:val="16"/>
                  <w:lang w:val="en-GB"/>
                </w:rPr>
                <w:delText>*(7)</w:delText>
              </w:r>
            </w:del>
            <w:r w:rsidR="004D73B8" w:rsidRPr="001E7A27">
              <w:rPr>
                <w:rFonts w:ascii="Gill Sans MT" w:hAnsi="Gill Sans MT"/>
                <w:sz w:val="16"/>
                <w:szCs w:val="16"/>
                <w:lang w:val="en-GB"/>
              </w:rPr>
              <w:t xml:space="preserve"> The variation due to the ZEC is estimated for a central TCRE value of 1.65</w:t>
            </w:r>
            <w:del w:id="6171" w:author="Ian Blenkinsop" w:date="2021-07-28T16:21:00Z">
              <w:r w:rsidR="004D73B8" w:rsidRPr="001E7A27" w:rsidDel="006C2F7B">
                <w:rPr>
                  <w:rFonts w:ascii="Gill Sans MT" w:hAnsi="Gill Sans MT"/>
                  <w:sz w:val="16"/>
                  <w:szCs w:val="16"/>
                  <w:lang w:val="en-GB"/>
                </w:rPr>
                <w:delText xml:space="preserve"> </w:delText>
              </w:r>
            </w:del>
            <w:r w:rsidR="004D73B8" w:rsidRPr="001E7A27">
              <w:rPr>
                <w:rFonts w:ascii="Gill Sans MT" w:hAnsi="Gill Sans MT"/>
                <w:sz w:val="16"/>
                <w:szCs w:val="16"/>
                <w:lang w:val="en-GB"/>
              </w:rPr>
              <w:t>°C EgC</w:t>
            </w:r>
            <w:del w:id="6172" w:author="Ian Blenkinsop" w:date="2021-07-28T16:21:00Z">
              <w:r w:rsidR="004D73B8" w:rsidRPr="001E7A27" w:rsidDel="006C2F7B">
                <w:rPr>
                  <w:rFonts w:ascii="Gill Sans MT" w:hAnsi="Gill Sans MT"/>
                  <w:sz w:val="16"/>
                  <w:szCs w:val="16"/>
                  <w:vertAlign w:val="superscript"/>
                  <w:lang w:val="en-GB"/>
                </w:rPr>
                <w:delText>-</w:delText>
              </w:r>
            </w:del>
            <w:ins w:id="6173" w:author="Ian Blenkinsop" w:date="2021-07-28T16:21:00Z">
              <w:r w:rsidR="006C2F7B" w:rsidRPr="001E7A27">
                <w:rPr>
                  <w:rFonts w:ascii="Gill Sans MT" w:hAnsi="Gill Sans MT"/>
                  <w:sz w:val="16"/>
                  <w:szCs w:val="16"/>
                  <w:vertAlign w:val="superscript"/>
                  <w:lang w:val="en-GB"/>
                </w:rPr>
                <w:t>–</w:t>
              </w:r>
            </w:ins>
            <w:r w:rsidR="004D73B8" w:rsidRPr="001E7A27">
              <w:rPr>
                <w:rFonts w:ascii="Gill Sans MT" w:hAnsi="Gill Sans MT"/>
                <w:sz w:val="16"/>
                <w:szCs w:val="16"/>
                <w:vertAlign w:val="superscript"/>
                <w:lang w:val="en-GB"/>
              </w:rPr>
              <w:t>1</w:t>
            </w:r>
            <w:r w:rsidR="004D73B8" w:rsidRPr="001E7A27">
              <w:rPr>
                <w:rFonts w:ascii="Gill Sans MT" w:hAnsi="Gill Sans MT"/>
                <w:sz w:val="16"/>
                <w:szCs w:val="16"/>
                <w:lang w:val="en-GB"/>
              </w:rPr>
              <w:t xml:space="preserve"> and a 1-sigma ZEC range of 0.19°C. In real-world pathways, the magnitude of this effect will depend on the pace of CO</w:t>
            </w:r>
            <w:r w:rsidR="004D73B8" w:rsidRPr="001E7A27">
              <w:rPr>
                <w:rFonts w:ascii="Gill Sans MT" w:hAnsi="Gill Sans MT"/>
                <w:sz w:val="16"/>
                <w:szCs w:val="16"/>
                <w:vertAlign w:val="subscript"/>
                <w:lang w:val="en-GB"/>
              </w:rPr>
              <w:t>2</w:t>
            </w:r>
            <w:r w:rsidR="004D73B8" w:rsidRPr="001E7A27">
              <w:rPr>
                <w:rFonts w:ascii="Gill Sans MT" w:hAnsi="Gill Sans MT"/>
                <w:sz w:val="16"/>
                <w:szCs w:val="16"/>
                <w:lang w:val="en-GB"/>
              </w:rPr>
              <w:t xml:space="preserve"> emissions reductions to net zero. </w:t>
            </w:r>
          </w:p>
        </w:tc>
      </w:tr>
      <w:tr w:rsidR="004D73B8" w:rsidRPr="001E7A27" w14:paraId="64A524B1" w14:textId="77777777" w:rsidTr="00CD4ECC">
        <w:tc>
          <w:tcPr>
            <w:tcW w:w="10774" w:type="dxa"/>
            <w:gridSpan w:val="12"/>
          </w:tcPr>
          <w:p w14:paraId="60241E24" w14:textId="1FFEA439" w:rsidR="004D73B8" w:rsidRPr="001E7A27" w:rsidRDefault="00AA6C3A" w:rsidP="005C7F25">
            <w:pPr>
              <w:pStyle w:val="AR6BodyText"/>
              <w:rPr>
                <w:rFonts w:ascii="Gill Sans MT" w:hAnsi="Gill Sans MT"/>
                <w:sz w:val="16"/>
                <w:szCs w:val="16"/>
                <w:lang w:val="en-GB"/>
              </w:rPr>
            </w:pPr>
            <w:ins w:id="6174" w:author="Ian Blenkinsop" w:date="2021-07-28T15:30:00Z">
              <w:r w:rsidRPr="001E7A27">
                <w:rPr>
                  <w:rFonts w:ascii="Gill Sans MT" w:hAnsi="Gill Sans MT"/>
                  <w:sz w:val="14"/>
                  <w:szCs w:val="14"/>
                  <w:vertAlign w:val="superscript"/>
                  <w:lang w:val="en-GB"/>
                </w:rPr>
                <w:t>h</w:t>
              </w:r>
            </w:ins>
            <w:del w:id="6175" w:author="Ian Blenkinsop" w:date="2021-07-28T15:30:00Z">
              <w:r w:rsidR="004D73B8" w:rsidRPr="001E7A27" w:rsidDel="00AA6C3A">
                <w:rPr>
                  <w:rFonts w:ascii="Gill Sans MT" w:hAnsi="Gill Sans MT"/>
                  <w:sz w:val="16"/>
                  <w:szCs w:val="16"/>
                  <w:lang w:val="en-GB"/>
                </w:rPr>
                <w:delText>*(8)</w:delText>
              </w:r>
            </w:del>
            <w:r w:rsidR="004D73B8" w:rsidRPr="001E7A27">
              <w:rPr>
                <w:rFonts w:ascii="Gill Sans MT" w:hAnsi="Gill Sans MT"/>
                <w:sz w:val="16"/>
                <w:szCs w:val="16"/>
                <w:lang w:val="en-GB"/>
              </w:rPr>
              <w:t xml:space="preserve"> Historical emissions uncertainty reflects the ±10% uncertainty in the historical emissions estimate since 1 January 2015. </w:t>
            </w:r>
          </w:p>
        </w:tc>
      </w:tr>
      <w:tr w:rsidR="004D73B8" w:rsidRPr="001E7A27" w14:paraId="1F41CAB7" w14:textId="77777777" w:rsidTr="00CD4ECC">
        <w:tc>
          <w:tcPr>
            <w:tcW w:w="10774" w:type="dxa"/>
            <w:gridSpan w:val="12"/>
          </w:tcPr>
          <w:p w14:paraId="2E7D7D6F" w14:textId="77777777" w:rsidR="004D73B8" w:rsidRPr="001E7A27" w:rsidRDefault="004D73B8" w:rsidP="005C7F25">
            <w:pPr>
              <w:pStyle w:val="AR6BodyText"/>
              <w:rPr>
                <w:rFonts w:ascii="Gill Sans MT" w:hAnsi="Gill Sans MT"/>
                <w:sz w:val="16"/>
                <w:szCs w:val="16"/>
                <w:lang w:val="en-GB"/>
              </w:rPr>
            </w:pPr>
          </w:p>
        </w:tc>
      </w:tr>
    </w:tbl>
    <w:p w14:paraId="43FF7972" w14:textId="77777777" w:rsidR="004D73B8" w:rsidRPr="001E7A27" w:rsidRDefault="004D73B8" w:rsidP="005C7F25">
      <w:pPr>
        <w:pStyle w:val="AR6BodyText"/>
        <w:rPr>
          <w:lang w:val="en-GB"/>
        </w:rPr>
      </w:pPr>
    </w:p>
    <w:p w14:paraId="111BEC69" w14:textId="77777777" w:rsidR="00834757" w:rsidRPr="001E7A27" w:rsidRDefault="00834757" w:rsidP="005C7F25">
      <w:pPr>
        <w:pStyle w:val="AR6BodyText"/>
        <w:rPr>
          <w:b/>
          <w:lang w:val="en-GB"/>
        </w:rPr>
      </w:pPr>
      <w:r w:rsidRPr="001E7A27">
        <w:rPr>
          <w:b/>
          <w:lang w:val="en-GB"/>
        </w:rPr>
        <w:t xml:space="preserve">[END TABLE 5.8 HERE] </w:t>
      </w:r>
    </w:p>
    <w:p w14:paraId="77492373" w14:textId="77777777" w:rsidR="00834757" w:rsidRPr="001E7A27" w:rsidRDefault="00834757" w:rsidP="005C7F25">
      <w:pPr>
        <w:pStyle w:val="AR6BodyText"/>
        <w:rPr>
          <w:lang w:val="en-GB"/>
        </w:rPr>
      </w:pPr>
    </w:p>
    <w:p w14:paraId="54A7A845" w14:textId="77777777" w:rsidR="00186B0B" w:rsidRPr="001E7A27" w:rsidRDefault="00186B0B" w:rsidP="005C7F25">
      <w:pPr>
        <w:pStyle w:val="AR6BodyText"/>
        <w:rPr>
          <w:lang w:val="en-GB"/>
        </w:rPr>
      </w:pPr>
    </w:p>
    <w:p w14:paraId="4BE1F288" w14:textId="77777777" w:rsidR="00834757" w:rsidRPr="001E7A27" w:rsidRDefault="00834757" w:rsidP="005C7F25">
      <w:pPr>
        <w:pStyle w:val="AR6BodyText"/>
        <w:rPr>
          <w:b/>
          <w:lang w:val="en-GB"/>
        </w:rPr>
      </w:pPr>
      <w:r w:rsidRPr="001E7A27">
        <w:rPr>
          <w:b/>
          <w:lang w:val="en-GB"/>
        </w:rPr>
        <w:t xml:space="preserve">[START BOX 5.2 HERE] </w:t>
      </w:r>
    </w:p>
    <w:p w14:paraId="362219B5" w14:textId="77777777" w:rsidR="00834757" w:rsidRPr="001E7A27" w:rsidRDefault="00834757" w:rsidP="005C7F25">
      <w:pPr>
        <w:pStyle w:val="AR6BodyText"/>
        <w:rPr>
          <w:b/>
          <w:lang w:val="en-GB"/>
        </w:rPr>
      </w:pPr>
    </w:p>
    <w:p w14:paraId="55410779" w14:textId="18388872" w:rsidR="00834757" w:rsidRPr="001E7A27" w:rsidRDefault="00277257" w:rsidP="00351BE5">
      <w:pPr>
        <w:pStyle w:val="AR6Chap5Box"/>
        <w:shd w:val="clear" w:color="auto" w:fill="DEEAF6" w:themeFill="accent1" w:themeFillTint="33"/>
        <w:rPr>
          <w:lang w:val="en-GB"/>
        </w:rPr>
      </w:pPr>
      <w:bookmarkStart w:id="6176" w:name="_Toc70535737"/>
      <w:r w:rsidRPr="001E7A27">
        <w:rPr>
          <w:lang w:val="en-GB"/>
        </w:rPr>
        <w:t>Implication</w:t>
      </w:r>
      <w:r w:rsidR="00A832CB" w:rsidRPr="001E7A27">
        <w:rPr>
          <w:lang w:val="en-GB"/>
        </w:rPr>
        <w:t>s</w:t>
      </w:r>
      <w:r w:rsidRPr="001E7A27">
        <w:rPr>
          <w:lang w:val="en-GB"/>
        </w:rPr>
        <w:t xml:space="preserve"> </w:t>
      </w:r>
      <w:r w:rsidR="00C87454" w:rsidRPr="001E7A27">
        <w:rPr>
          <w:lang w:val="en-GB"/>
        </w:rPr>
        <w:t xml:space="preserve">of </w:t>
      </w:r>
      <w:del w:id="6177" w:author="Ian Blenkinsop" w:date="2021-07-28T18:24:00Z">
        <w:r w:rsidR="00C87454" w:rsidRPr="001E7A27" w:rsidDel="004D7781">
          <w:rPr>
            <w:lang w:val="en-GB"/>
          </w:rPr>
          <w:delText xml:space="preserve">methodological </w:delText>
        </w:r>
      </w:del>
      <w:ins w:id="6178" w:author="Ian Blenkinsop" w:date="2021-07-28T18:24:00Z">
        <w:r w:rsidR="004D7781" w:rsidRPr="001E7A27">
          <w:rPr>
            <w:lang w:val="en-GB"/>
          </w:rPr>
          <w:t xml:space="preserve">Methodological </w:t>
        </w:r>
      </w:ins>
      <w:del w:id="6179" w:author="Ian Blenkinsop" w:date="2021-07-28T18:24:00Z">
        <w:r w:rsidR="00C87454" w:rsidRPr="001E7A27" w:rsidDel="004D7781">
          <w:rPr>
            <w:lang w:val="en-GB"/>
          </w:rPr>
          <w:delText xml:space="preserve">advancements </w:delText>
        </w:r>
      </w:del>
      <w:ins w:id="6180" w:author="Ian Blenkinsop" w:date="2021-07-28T18:24:00Z">
        <w:r w:rsidR="004D7781" w:rsidRPr="001E7A27">
          <w:rPr>
            <w:lang w:val="en-GB"/>
          </w:rPr>
          <w:t xml:space="preserve">Advancements </w:t>
        </w:r>
      </w:ins>
      <w:r w:rsidR="00C87454" w:rsidRPr="001E7A27">
        <w:rPr>
          <w:lang w:val="en-GB"/>
        </w:rPr>
        <w:t xml:space="preserve">in </w:t>
      </w:r>
      <w:del w:id="6181" w:author="Ian Blenkinsop" w:date="2021-07-28T18:24:00Z">
        <w:r w:rsidR="00C87454" w:rsidRPr="001E7A27" w:rsidDel="004D7781">
          <w:rPr>
            <w:lang w:val="en-GB"/>
          </w:rPr>
          <w:delText xml:space="preserve">estimating </w:delText>
        </w:r>
      </w:del>
      <w:ins w:id="6182" w:author="Ian Blenkinsop" w:date="2021-07-28T18:24:00Z">
        <w:r w:rsidR="004D7781" w:rsidRPr="001E7A27">
          <w:rPr>
            <w:lang w:val="en-GB"/>
          </w:rPr>
          <w:t xml:space="preserve">Estimating </w:t>
        </w:r>
      </w:ins>
      <w:r w:rsidR="00C87454" w:rsidRPr="001E7A27">
        <w:rPr>
          <w:lang w:val="en-GB"/>
        </w:rPr>
        <w:t xml:space="preserve">the </w:t>
      </w:r>
      <w:del w:id="6183" w:author="Ian Blenkinsop" w:date="2021-07-28T18:24:00Z">
        <w:r w:rsidR="00C87454" w:rsidRPr="001E7A27" w:rsidDel="004D7781">
          <w:rPr>
            <w:lang w:val="en-GB"/>
          </w:rPr>
          <w:delText xml:space="preserve">remaining </w:delText>
        </w:r>
      </w:del>
      <w:ins w:id="6184" w:author="Ian Blenkinsop" w:date="2021-07-28T18:24:00Z">
        <w:r w:rsidR="004D7781" w:rsidRPr="001E7A27">
          <w:rPr>
            <w:lang w:val="en-GB"/>
          </w:rPr>
          <w:t xml:space="preserve">Remaining </w:t>
        </w:r>
      </w:ins>
      <w:del w:id="6185" w:author="Ian Blenkinsop" w:date="2021-07-28T18:24:00Z">
        <w:r w:rsidR="00C87454" w:rsidRPr="001E7A27" w:rsidDel="004D7781">
          <w:rPr>
            <w:lang w:val="en-GB"/>
          </w:rPr>
          <w:delText xml:space="preserve">carbon </w:delText>
        </w:r>
      </w:del>
      <w:ins w:id="6186" w:author="Ian Blenkinsop" w:date="2021-07-28T18:24:00Z">
        <w:r w:rsidR="004D7781" w:rsidRPr="001E7A27">
          <w:rPr>
            <w:lang w:val="en-GB"/>
          </w:rPr>
          <w:t xml:space="preserve">Carbon </w:t>
        </w:r>
      </w:ins>
      <w:del w:id="6187" w:author="Ian Blenkinsop" w:date="2021-07-28T18:24:00Z">
        <w:r w:rsidR="00C87454" w:rsidRPr="001E7A27" w:rsidDel="004D7781">
          <w:rPr>
            <w:lang w:val="en-GB"/>
          </w:rPr>
          <w:delText xml:space="preserve">budget </w:delText>
        </w:r>
      </w:del>
      <w:ins w:id="6188" w:author="Ian Blenkinsop" w:date="2021-07-28T18:24:00Z">
        <w:r w:rsidR="004D7781" w:rsidRPr="001E7A27">
          <w:rPr>
            <w:lang w:val="en-GB"/>
          </w:rPr>
          <w:t xml:space="preserve">Budget </w:t>
        </w:r>
      </w:ins>
      <w:r w:rsidR="00C87454" w:rsidRPr="001E7A27">
        <w:rPr>
          <w:lang w:val="en-GB"/>
        </w:rPr>
        <w:t>since</w:t>
      </w:r>
      <w:ins w:id="6189" w:author="Ian Blenkinsop" w:date="2021-07-28T15:31:00Z">
        <w:r w:rsidR="00F85CE8" w:rsidRPr="001E7A27">
          <w:rPr>
            <w:lang w:val="en-GB"/>
          </w:rPr>
          <w:t xml:space="preserve"> the IPCC’s Fifth Assessment Report</w:t>
        </w:r>
      </w:ins>
      <w:del w:id="6190" w:author="Ian Blenkinsop" w:date="2021-07-28T15:31:00Z">
        <w:r w:rsidR="00C87454" w:rsidRPr="001E7A27" w:rsidDel="00F85CE8">
          <w:rPr>
            <w:lang w:val="en-GB"/>
          </w:rPr>
          <w:delText xml:space="preserve"> </w:delText>
        </w:r>
      </w:del>
      <w:ins w:id="6191" w:author="Soapbox" w:date="2021-07-22T10:02:00Z">
        <w:del w:id="6192" w:author="Ian Blenkinsop" w:date="2021-07-28T15:31:00Z">
          <w:r w:rsidR="00377BBB" w:rsidRPr="001E7A27" w:rsidDel="00F85CE8">
            <w:rPr>
              <w:lang w:val="en-GB"/>
            </w:rPr>
            <w:delText>IPCC</w:delText>
          </w:r>
        </w:del>
      </w:ins>
      <w:del w:id="6193" w:author="Ian Blenkinsop" w:date="2021-07-28T15:31:00Z">
        <w:r w:rsidR="00F85CE8" w:rsidRPr="001E7A27" w:rsidDel="00F85CE8">
          <w:rPr>
            <w:lang w:val="en-GB"/>
          </w:rPr>
          <w:delText>’</w:delText>
        </w:r>
      </w:del>
      <w:ins w:id="6194" w:author="Soapbox" w:date="2021-07-22T10:02:00Z">
        <w:del w:id="6195" w:author="Ian Blenkinsop" w:date="2021-07-28T15:31:00Z">
          <w:r w:rsidR="00377BBB" w:rsidRPr="001E7A27" w:rsidDel="00F85CE8">
            <w:rPr>
              <w:lang w:val="en-GB"/>
            </w:rPr>
            <w:delText>s fifth assessment report</w:delText>
          </w:r>
        </w:del>
        <w:r w:rsidR="00377BBB" w:rsidRPr="001E7A27">
          <w:rPr>
            <w:lang w:val="en-GB"/>
          </w:rPr>
          <w:t xml:space="preserve"> (</w:t>
        </w:r>
      </w:ins>
      <w:r w:rsidR="00C87454" w:rsidRPr="001E7A27">
        <w:rPr>
          <w:lang w:val="en-GB"/>
        </w:rPr>
        <w:t>AR5</w:t>
      </w:r>
      <w:bookmarkEnd w:id="6176"/>
      <w:ins w:id="6196" w:author="Soapbox" w:date="2021-07-22T10:02:00Z">
        <w:r w:rsidR="00377BBB" w:rsidRPr="001E7A27">
          <w:rPr>
            <w:lang w:val="en-GB"/>
          </w:rPr>
          <w:t>)</w:t>
        </w:r>
      </w:ins>
    </w:p>
    <w:p w14:paraId="1E7470CC" w14:textId="042E890A" w:rsidR="001E3B79" w:rsidRPr="001E7A27" w:rsidRDefault="001E3B79" w:rsidP="005C7F25">
      <w:pPr>
        <w:pStyle w:val="AR6BodyText"/>
        <w:shd w:val="clear" w:color="auto" w:fill="DEEAF6" w:themeFill="accent1" w:themeFillTint="33"/>
        <w:rPr>
          <w:lang w:val="en-GB" w:eastAsia="en-US"/>
        </w:rPr>
      </w:pPr>
    </w:p>
    <w:p w14:paraId="0B2D244C" w14:textId="417BF0FF" w:rsidR="001E3B79" w:rsidRPr="001E7A27" w:rsidRDefault="001E3B79" w:rsidP="005C7F25">
      <w:pPr>
        <w:pStyle w:val="AR6BodyText"/>
        <w:shd w:val="clear" w:color="auto" w:fill="DEEAF6" w:themeFill="accent1" w:themeFillTint="33"/>
        <w:rPr>
          <w:lang w:val="en-GB"/>
        </w:rPr>
      </w:pPr>
      <w:r w:rsidRPr="001E7A27">
        <w:rPr>
          <w:lang w:val="en-GB"/>
        </w:rPr>
        <w:t xml:space="preserve">Methodological advancements since </w:t>
      </w:r>
      <w:del w:id="6197" w:author="Soapbox" w:date="2021-07-22T10:00:00Z">
        <w:r w:rsidRPr="001E7A27" w:rsidDel="00060F97">
          <w:rPr>
            <w:lang w:val="en-GB"/>
          </w:rPr>
          <w:delText xml:space="preserve">the </w:delText>
        </w:r>
      </w:del>
      <w:del w:id="6198" w:author="Ian Blenkinsop" w:date="2021-07-28T15:31:00Z">
        <w:r w:rsidRPr="001E7A27" w:rsidDel="00F85CE8">
          <w:rPr>
            <w:lang w:val="en-GB"/>
          </w:rPr>
          <w:delText xml:space="preserve">IPCC </w:delText>
        </w:r>
      </w:del>
      <w:r w:rsidRPr="001E7A27">
        <w:rPr>
          <w:lang w:val="en-GB"/>
        </w:rPr>
        <w:t xml:space="preserve">AR5 </w:t>
      </w:r>
      <w:commentRangeStart w:id="6199"/>
      <w:r w:rsidRPr="001E7A27">
        <w:rPr>
          <w:lang w:val="en-GB" w:eastAsia="en-US"/>
        </w:rPr>
        <w:fldChar w:fldCharType="begin" w:fldLock="1"/>
      </w:r>
      <w:ins w:id="6200" w:author="Robin Matthews" w:date="2021-06-17T18:49:00Z">
        <w:r w:rsidR="00F24450" w:rsidRPr="001E7A27">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"3-29", "publisher" : "Cambridge University Press", "publisher-place" : "Cambridge, United Kingdom and New York, NY, USA", "title" : "Summary for Policymakers", "translator" : [ { "dropping-particle" : "", "family" : "L4949", "given" : "Rt13", "non-dropping-particle" : "", "parse-names" : false, "suffix" : "" } ], "type" : "chapter" }, "uris" : [ "http://www.mendeley.com/documents/?uuid=27aa7eca-1d3f-4962-b1af-4684474fa3d9" ] }, { "id" : "ITEM-3",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"ITEM-3",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"ITEM-4",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"ITEM-4",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"ITEM-5",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"ITEM-5",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IPCC, 2013b, 2014; Stocker et al., 2013b; Clarke et al., 2014)", "manualFormatting" : "(M. Collins et al., 2013; IPCC, 2013b, 2014; T.F. Stocker et al., 2013; Clarke et al., 2014)", "plainTextFormattedCitation" : "(Collins et al., 2013a; IPCC, 2013b, 2014; Stocker et al., 2013b; Clarke et al., 2014)", "previouslyFormattedCitation" : "(Collins et al., 2013a; IPCC, 2013b, 2014; Stocker et al., 2013b; Clarke et al., 2014)" }, "properties" : { "noteIndex" : 0 }, "schema" : "https://github.com/citation-style-language/schema/raw/master/csl-citation.json" }</w:instrText>
        </w:r>
      </w:ins>
      <w:del w:id="6201" w:author="Robin Matthews" w:date="2021-06-17T18:49:00Z">
        <w:r w:rsidR="007B506D" w:rsidRPr="001E7A27" w:rsidDel="00F24450">
          <w:rPr>
            <w:lang w:val="en-GB" w:eastAsia="en-US"/>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"3-29", "publisher" : "Cambridge University Press", "publisher-place" : "Cambridge, United Kingdom and New York, NY, USA", "title" : "Summary for Policymakers", "translator" : [ { "dropping-particle" : "", "family" : "L4949", "given" : "Rt13", "non-dropping-particle" : "", "parse-names" : false, "suffix" : "" } ], "type" : "chapter" }, "uris" : [ "http://www.mendeley.com/documents/?uuid=27aa7eca-1d3f-4962-b1af-4684474fa3d9" ] }, { "id" : "ITEM-3",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"ITEM-3",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"ITEM-4",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"ITEM-4",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"ITEM-5",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"ITEM-5",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IPCC, 2013b, 2014; Stocker et al., 2013b; Clarke et al., 2014)", "manualFormatting" : "(Collins et al., 2013; IPCC, 2013; Clarke et al., 2014; IPCC, 2014; Stocker et al., 2013)", "plainTextFormattedCitation" : "(Collins et al., 2013a; IPCC, 2013b, 2014; Stocker et al., 2013b; Clarke et al., 2014)", "previouslyFormattedCitation" : "(Collins et al., 2013a; IPCC, 2013b, 2014; Stocker et al., 2013b; Clarke et al., 2014)"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w:t>
      </w:r>
      <w:ins w:id="6202" w:author="Robin Matthews" w:date="2021-06-17T18:49:00Z">
        <w:r w:rsidR="00F24450" w:rsidRPr="001E7A27">
          <w:rPr>
            <w:lang w:val="en-GB"/>
          </w:rPr>
          <w:t>M. Collins et al., 2013; IPCC, 2013b, 2014; T.F. Stocker et al., 2013; Clarke et al., 2014</w:t>
        </w:r>
      </w:ins>
      <w:del w:id="6203" w:author="Robin Matthews" w:date="2021-06-17T18:49:00Z">
        <w:r w:rsidR="00025FA2" w:rsidRPr="001E7A27" w:rsidDel="00F24450">
          <w:rPr>
            <w:noProof/>
            <w:lang w:val="en-GB" w:eastAsia="en-US"/>
          </w:rPr>
          <w:delText>Collins et al., 2013; IPCC, 2013; Clarke et al., 2014; IPCC, 2014; Stocker et al., 2013</w:delText>
        </w:r>
      </w:del>
      <w:r w:rsidR="00025FA2" w:rsidRPr="001E7A27">
        <w:rPr>
          <w:noProof/>
          <w:lang w:val="en-GB" w:eastAsia="en-US"/>
        </w:rPr>
        <w:t>)</w:t>
      </w:r>
      <w:r w:rsidRPr="001E7A27">
        <w:rPr>
          <w:lang w:val="en-GB" w:eastAsia="en-US"/>
        </w:rPr>
        <w:fldChar w:fldCharType="end"/>
      </w:r>
      <w:commentRangeEnd w:id="6199"/>
      <w:r w:rsidR="00025FA2" w:rsidRPr="001E7A27">
        <w:rPr>
          <w:rStyle w:val="CommentReference"/>
          <w:lang w:val="en-GB"/>
        </w:rPr>
        <w:commentReference w:id="6199"/>
      </w:r>
      <w:r w:rsidRPr="001E7A27">
        <w:rPr>
          <w:lang w:val="en-GB" w:eastAsia="en-US"/>
        </w:rPr>
        <w:t xml:space="preserve"> </w:t>
      </w:r>
      <w:r w:rsidRPr="001E7A27">
        <w:rPr>
          <w:lang w:val="en-GB"/>
        </w:rPr>
        <w:t xml:space="preserve">result in an updated and strengthened assessment of remaining carbon budgets. Methods and approaches at the time of AR5 are described in Section 5.5.2.1. Since AR5, strengths and weaknesses of various approaches have been more clearly articulated in the literature (e.g., in </w:t>
      </w:r>
      <w:commentRangeStart w:id="6204"/>
      <w:r w:rsidRPr="001E7A27">
        <w:rPr>
          <w:lang w:val="en-GB" w:eastAsia="en-US"/>
        </w:rPr>
        <w:fldChar w:fldCharType="begin" w:fldLock="1"/>
      </w:r>
      <w:ins w:id="6205" w:author="Robin Matthews" w:date="2021-06-17T18:49:00Z">
        <w:r w:rsidR="00F24450" w:rsidRPr="001E7A27">
          <w:rPr>
            <w:lang w:val="en-GB" w:eastAsia="en-US"/>
          </w:rPr>
          <w:instrText>ADDIN CSL_CITATION { "citationItems" : [ { "id" : "ITEM-1",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"ITEM-1",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"ITEM-3", "itemData" : { "DOI" : "10.1038/s41561-020-00663-3", "ISBN" : "4156102000663", "author" : [ { "dropping-particle" : "", "family" : "Matthews", "given" : "H Damon", "non-dropping-particle" : "", "parse-names" : false, "suffix" : "" }, { "dropping-particle" : "", "family" : "Tokarska", "given" : "Katarzyna B", "non-dropping-particle" : "", "parse-names" : false, "suffix" : "" }, { "dropping-particle" : "", "family" : "Nicholls", "given" : "Zebedee R J", "non-dropping-particle" : "", "parse-names" : false, "suffix" : "" }, { "dropping-particle" : "", "family" : "Rogelj", "given" : "Joeri",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"Forster", "given" : "Piers M",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"Koven", "given" : "Charles", "non-dropping-particle" : "", "parse-names" : false, "suffix" : "" }, { "dropping-particle" : "", "family" : "Knutti", "given" : "Reto", "non-dropping-particle" : "", "parse-names" : false, "suffix" : "" }, { "dropping-particle" : "", "family" : "Macdougall", "given" : "Andrew H",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"Zickfeld", "given" : "Kirsten", "non-dropping-particle" : "", "parse-names" : false, "suffix" : "" } ], "container-title" : "Nature Geoscience", "id" : "ITEM-3", "issued" : { "date-parts" : [ [ "2020" ] ] }, "page" : "1-13", "title" : "Opportunities and challenges in using remaining carbon budgets to guide climate policy", "translator" : [ { "dropping-particle" : "", "family" : "L6946", "given" : "", "non-dropping-particle" : "", "parse-names" : false, "suffix" : "" } ], "type" : "article-journal" }, "uris" : [ "http://www.mendeley.com/documents/?uuid=aefa8e3b-f049-4634-b9b8-9f8a7f18500b" ] }, { "id" : "ITEM-4", "itemData" : { "DOI" : "10.1038/s41558-018-0118-9", "ISSN" : "1758-678X", "abstract" : "The Paris Agreement 1 commits ratifying parties to pursue efforts to limit the global temperature increase to 1.5 \u00b0C relative to pre-industrial levels. Carbon budgets2\u20135 consistent with remaining below 1.5 \u00b0C warming, reported in the IPCC Fifth Assessment Report (AR5)2,6,8, are directly based on Earth system model (Coupled Model Intercomparison Project Phase 5) 7 responses, which, on average, warm more than observations in response to historical CO2 emissions and other forcings8,9. These models indicate a median remaining budget of 55 PgC (ref. 10 , base period: year 1870) left to emit from January 2016, the equivalent to approximately five years of emissions at the 2015 rate11,12. Here we calculate warming and carbon budgets relative to the decade 2006\u20132015, which eliminates model\u2013observation differences in the climate\u2013carbon response over the historical period 9 , and increases the median remaining carbon budget to 208 PgC (33\u201366% range of 130\u2013255 PgC) from January 2016 (with mean warming of 0.89 \u00b0C for 2006\u20132015 relative to 1861\u2013188013\u201318). There is little sensitivity to the observational data set used to infer warming that has occurred, and no significant dependence on the choice of emissions scenario. Thus, although limiting median projected global warming to below 1.5 \u00b0C is undoubtedly challenging19\u201321, our results indicate it is not impossible, as might be inferred from the IPCC AR5 carbon budgets2,8.", "author" : [ { "dropping-particle" : "", "family" : "Tokarska", "given" : "Katarzyna B.", "non-dropping-particle" : "", "parse-names" : false, "suffix" : "" }, { "dropping-particle" : "", "family" : "Gillett", "given" : "Nathan P.", "non-dropping-particle" : "", "parse-names" : false, "suffix" : "" } ], "container-title" : "Nature Climate Change", "id" : "ITEM-4", "issue" : "4", "issued" : { "date-parts" : [ [ "2018", "4", "2" ] ] }, "page" : "296-299", "publisher" : "Nature Publishing Group", "title" : "Cumulative carbon emissions budgets consistent with 1.5 \u00b0C global warming", "translator" : [ { "dropping-particle" : "", "family" : "L7064", "given" : "", "non-dropping-particle" : "", "parse-names" : false, "suffix" : "" } ], "type" : "article-journal", "volume" : "8" }, "uris" : [ "http://www.mendeley.com/documents/?uuid=03957adb-8dbc-471e-bf83-cde5ba225153" ] } ], "mendeley" : { "formattedCitation" : "(Rogelj et al., 2016; Millar et al., 2017a; Tokarska and Gillett, 2018; Matthews et al., 2020)", "manualFormatting" : "Rogelj et al., 2016; Millar et al., 2017a; Tokarska and Gillett, 2018; Matthews et al., 2020)", "plainTextFormattedCitation" : "(Rogelj et al., 2016; Millar et al., 2017a; Tokarska and Gillett, 2018; Matthews et al., 2020)", "previouslyFormattedCitation" : "(Rogelj et al., 2016; Millar et al., 2017a; Tokarska and Gillett, 2018; Matthews et al., 2020)" }, "properties" : { "noteIndex" : 0 }, "schema" : "https://github.com/citation-style-language/schema/raw/master/csl-citation.json" }</w:instrText>
        </w:r>
      </w:ins>
      <w:del w:id="6206" w:author="Robin Matthews" w:date="2021-06-17T18:49:00Z">
        <w:r w:rsidR="00747167" w:rsidRPr="001E7A27" w:rsidDel="00F24450">
          <w:rPr>
            <w:lang w:val="en-GB" w:eastAsia="en-US"/>
          </w:rPr>
          <w:delInstrText>ADDIN CSL_CITATION { "citationItems" : [ { "id" : "ITEM-1",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"ITEM-1",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"ITEM-3", "itemData" : { "DOI" : "10.1038/s41561-020-00663-3", "ISBN" : "4156102000663", "author" : [ { "dropping-particle" : "", "family" : "Matthews", "given" : "H Damon", "non-dropping-particle" : "", "parse-names" : false, "suffix" : "" }, { "dropping-particle" : "", "family" : "Tokarska", "given" : "Katarzyna B", "non-dropping-particle" : "", "parse-names" : false, "suffix" : "" }, { "dropping-particle" : "", "family" : "Nicholls", "given" : "Zebedee R J", "non-dropping-particle" : "", "parse-names" : false, "suffix" : "" }, { "dropping-particle" : "", "family" : "Rogelj", "given" : "Joeri",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"Forster", "given" : "Piers M",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"Koven", "given" : "Charles", "non-dropping-particle" : "", "parse-names" : false, "suffix" : "" }, { "dropping-particle" : "", "family" : "Knutti", "given" : "Reto", "non-dropping-particle" : "", "parse-names" : false, "suffix" : "" }, { "dropping-particle" : "", "family" : "Macdougall", "given" : "Andrew H",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"Zickfeld", "given" : "Kirsten", "non-dropping-particle" : "", "parse-names" : false, "suffix" : "" } ], "container-title" : "Nature Geoscience", "id" : "ITEM-3", "issued" : { "date-parts" : [ [ "2020" ] ] }, "page" : "1-13", "title" : "Opportunities and challenges in using remaining carbon budgets to guide climate policy", "translator" : [ { "dropping-particle" : "", "family" : "L6946", "given" : "", "non-dropping-particle" : "", "parse-names" : false, "suffix" : "" } ], "type" : "article-journal" }, "uris" : [ "http://www.mendeley.com/documents/?uuid=aefa8e3b-f049-4634-b9b8-9f8a7f18500b" ] }, { "id" : "ITEM-4", "itemData" : { "DOI" : "10.1038/s41558-018-0118-9", "ISSN" : "1758-678X", "abstract" : "The Paris Agreement 1 commits ratifying parties to pursue efforts to limit the global temperature increase to 1.5 \u00b0C relative to pre-industrial levels. Carbon budgets2\u20135 consistent with remaining below 1.5 \u00b0C warming, reported in the IPCC Fifth Assessment Report (AR5)2,6,8, are directly based on Earth system model (Coupled Model Intercomparison Project Phase 5) 7 responses, which, on average, warm more than observations in response to historical CO2 emissions and other forcings8,9. These models indicate a median remaining budget of 55 PgC (ref. 10 , base period: year 1870) left to emit from January 2016, the equivalent to approximately five years of emissions at the 2015 rate11,12. Here we calculate warming and carbon budgets relative to the decade 2006\u20132015, which eliminates model\u2013observation differences in the climate\u2013carbon response over the historical period 9 , and increases the median remaining carbon budget to 208 PgC (33\u201366% range of 130\u2013255 PgC) from January 2016 (with mean warming of 0.89 \u00b0C for 2006\u20132015 relative to 1861\u2013188013\u201318). There is little sensitivity to the observational data set used to infer warming that has occurred, and no significant dependence on the choice of emissions scenario. Thus, although limiting median projected global warming to below 1.5 \u00b0C is undoubtedly challenging19\u201321, our results indicate it is not impossible, as might be inferred from the IPCC AR5 carbon budgets2,8.", "author" : [ { "dropping-particle" : "", "family" : "Tokarska", "given" : "Katarzyna B.", "non-dropping-particle" : "", "parse-names" : false, "suffix" : "" }, { "dropping-particle" : "", "family" : "Gillett", "given" : "Nathan P.", "non-dropping-particle" : "", "parse-names" : false, "suffix" : "" } ], "container-title" : "Nature Climate Change", "id" : "ITEM-4", "issue" : "4", "issued" : { "date-parts" : [ [ "2018", "4", "2" ] ] }, "page" : "296-299", "publisher" : "Nature Publishing Group", "title" : "Cumulative carbon emissions budgets consistent with 1.5 \u00b0C global warming", "translator" : [ { "dropping-particle" : "", "family" : "L7064", "given" : "", "non-dropping-particle" : "", "parse-names" : false, "suffix" : "" } ], "type" : "article-journal", "volume" : "8" }, "uris" : [ "http://www.mendeley.com/documents/?uuid=03957adb-8dbc-471e-bf83-cde5ba225153" ] } ], "mendeley" : { "formattedCitation" : "(Rogelj et al., 2016; Millar et al., 2017a; Tokarska and Gillett, 2018; Matthews et al., 2020)", "plainTextFormattedCitation" : "(Rogelj et al., 2016; Millar et al., 2017a; Tokarska and Gillett, 2018; Matthews et al., 2020)", "previouslyFormattedCitation" : "(Rogelj et al., 2016; Millar et al., 2017a; Tokarska and Gillett, 2018; Matthews et al., 2020)" }, "properties" : { "noteIndex" : 0 }, "schema" : "https://github.com/citation-style-language/schema/raw/master/csl-citation.json" }</w:delInstrText>
        </w:r>
      </w:del>
      <w:r w:rsidRPr="001E7A27">
        <w:rPr>
          <w:lang w:val="en-GB" w:eastAsia="en-US"/>
        </w:rPr>
        <w:fldChar w:fldCharType="separate"/>
      </w:r>
      <w:del w:id="6207" w:author="Robin Matthews" w:date="2021-06-17T18:49:00Z">
        <w:r w:rsidR="00025FA2" w:rsidRPr="001E7A27" w:rsidDel="00F24450">
          <w:rPr>
            <w:noProof/>
            <w:lang w:val="en-GB" w:eastAsia="en-US"/>
          </w:rPr>
          <w:delText>(</w:delText>
        </w:r>
      </w:del>
      <w:r w:rsidR="00025FA2" w:rsidRPr="001E7A27">
        <w:rPr>
          <w:noProof/>
          <w:lang w:val="en-GB" w:eastAsia="en-US"/>
        </w:rPr>
        <w:t>Rogelj et al., 2016; Millar et al., 2017</w:t>
      </w:r>
      <w:ins w:id="6208" w:author="Robin Matthews" w:date="2021-06-17T18:49:00Z">
        <w:r w:rsidR="00F24450" w:rsidRPr="001E7A27">
          <w:rPr>
            <w:noProof/>
            <w:lang w:val="en-GB" w:eastAsia="en-US"/>
          </w:rPr>
          <w:t>b</w:t>
        </w:r>
      </w:ins>
      <w:del w:id="6209" w:author="Robin Matthews" w:date="2021-06-17T18:49:00Z">
        <w:r w:rsidR="00025FA2" w:rsidRPr="001E7A27" w:rsidDel="00F24450">
          <w:rPr>
            <w:noProof/>
            <w:lang w:val="en-GB" w:eastAsia="en-US"/>
          </w:rPr>
          <w:delText>a</w:delText>
        </w:r>
      </w:del>
      <w:r w:rsidR="00025FA2" w:rsidRPr="001E7A27">
        <w:rPr>
          <w:noProof/>
          <w:lang w:val="en-GB" w:eastAsia="en-US"/>
        </w:rPr>
        <w:t>; Tokarska and Gillett, 2018; Matthews et al., 2020)</w:t>
      </w:r>
      <w:r w:rsidRPr="001E7A27">
        <w:rPr>
          <w:lang w:val="en-GB" w:eastAsia="en-US"/>
        </w:rPr>
        <w:fldChar w:fldCharType="end"/>
      </w:r>
      <w:commentRangeEnd w:id="6204"/>
      <w:r w:rsidR="00025FA2" w:rsidRPr="001E7A27">
        <w:rPr>
          <w:rStyle w:val="CommentReference"/>
          <w:lang w:val="en-GB"/>
        </w:rPr>
        <w:commentReference w:id="6204"/>
      </w:r>
      <w:del w:id="6210" w:author="Robin Matthews" w:date="2021-06-17T18:49:00Z">
        <w:r w:rsidRPr="001E7A27" w:rsidDel="00F24450">
          <w:rPr>
            <w:lang w:val="en-GB" w:eastAsia="en-US"/>
          </w:rPr>
          <w:delText>)</w:delText>
        </w:r>
      </w:del>
      <w:r w:rsidRPr="001E7A27">
        <w:rPr>
          <w:lang w:val="en-GB" w:eastAsia="en-US"/>
        </w:rPr>
        <w:t xml:space="preserve">, resulting in a new consolidated framework applied in SR1.5 </w:t>
      </w:r>
      <w:r w:rsidRPr="001E7A27">
        <w:rPr>
          <w:lang w:val="en-GB"/>
        </w:rPr>
        <w:fldChar w:fldCharType="begin" w:fldLock="1"/>
      </w:r>
      <w:r w:rsidR="00747167" w:rsidRPr="001E7A27">
        <w:rPr>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"ITEM-2",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"mendeley" : { "formattedCitation" : "(Rogelj et al., 2018b, 2019)", "plainTextFormattedCitation" : "(Rogelj et al., 2018b, 2019)", "previouslyFormattedCitation" : "(Rogelj et al., 2018b, 2019)" }, "properties" : { "noteIndex" : 0 }, "schema" : "https://github.com/citation-style-language/schema/raw/master/csl-citation.json" }</w:instrText>
      </w:r>
      <w:r w:rsidRPr="001E7A27">
        <w:rPr>
          <w:lang w:val="en-GB"/>
        </w:rPr>
        <w:fldChar w:fldCharType="separate"/>
      </w:r>
      <w:r w:rsidR="00025FA2" w:rsidRPr="001E7A27">
        <w:rPr>
          <w:noProof/>
          <w:lang w:val="en-GB"/>
        </w:rPr>
        <w:t>(Rogelj et al., 2018b, 2019)</w:t>
      </w:r>
      <w:r w:rsidRPr="001E7A27">
        <w:rPr>
          <w:lang w:val="en-GB"/>
        </w:rPr>
        <w:fldChar w:fldCharType="end"/>
      </w:r>
      <w:r w:rsidRPr="001E7A27">
        <w:rPr>
          <w:lang w:val="en-GB"/>
        </w:rPr>
        <w:t xml:space="preserve"> that is also used in AR6</w:t>
      </w:r>
      <w:r w:rsidRPr="001E7A27">
        <w:rPr>
          <w:lang w:val="en-GB" w:eastAsia="en-US"/>
        </w:rPr>
        <w:t xml:space="preserve">. </w:t>
      </w:r>
      <w:r w:rsidRPr="001E7A27">
        <w:rPr>
          <w:lang w:val="en-GB"/>
        </w:rPr>
        <w:t xml:space="preserve">This framework incorporates </w:t>
      </w:r>
      <w:commentRangeStart w:id="6211"/>
      <w:r w:rsidRPr="001E7A27">
        <w:rPr>
          <w:lang w:val="en-GB"/>
        </w:rPr>
        <w:t xml:space="preserve">five </w:t>
      </w:r>
      <w:commentRangeEnd w:id="6211"/>
      <w:r w:rsidR="00247055">
        <w:rPr>
          <w:rStyle w:val="CommentReference"/>
          <w:lang w:val="en-GB"/>
        </w:rPr>
        <w:commentReference w:id="6211"/>
      </w:r>
      <w:r w:rsidRPr="001E7A27">
        <w:rPr>
          <w:lang w:val="en-GB"/>
        </w:rPr>
        <w:t xml:space="preserve">methodological advancements compared to AR5, the </w:t>
      </w:r>
      <w:r w:rsidR="00E90A47" w:rsidRPr="001E7A27">
        <w:rPr>
          <w:lang w:val="en-GB"/>
        </w:rPr>
        <w:t>implication</w:t>
      </w:r>
      <w:r w:rsidR="00A832CB" w:rsidRPr="001E7A27">
        <w:rPr>
          <w:lang w:val="en-GB"/>
        </w:rPr>
        <w:t>s</w:t>
      </w:r>
      <w:r w:rsidR="00E90A47" w:rsidRPr="001E7A27">
        <w:rPr>
          <w:lang w:val="en-GB"/>
        </w:rPr>
        <w:t xml:space="preserve"> </w:t>
      </w:r>
      <w:r w:rsidRPr="001E7A27">
        <w:rPr>
          <w:lang w:val="en-GB"/>
        </w:rPr>
        <w:t xml:space="preserve">of which are discussed in this box. </w:t>
      </w:r>
    </w:p>
    <w:p w14:paraId="5DD61FFF" w14:textId="77777777" w:rsidR="001E3B79" w:rsidRPr="001E7A27" w:rsidRDefault="001E3B79" w:rsidP="005C7F25">
      <w:pPr>
        <w:pStyle w:val="AR6BodyText"/>
        <w:shd w:val="clear" w:color="auto" w:fill="DEEAF6" w:themeFill="accent1" w:themeFillTint="33"/>
        <w:rPr>
          <w:lang w:val="en-GB"/>
        </w:rPr>
      </w:pPr>
    </w:p>
    <w:p w14:paraId="7A964FCD" w14:textId="7955C9E3" w:rsidR="001E3B79" w:rsidRPr="001E7A27" w:rsidRDefault="001E3B79" w:rsidP="005C7F25">
      <w:pPr>
        <w:pStyle w:val="AR6BodyText"/>
        <w:shd w:val="clear" w:color="auto" w:fill="DEEAF6" w:themeFill="accent1" w:themeFillTint="33"/>
        <w:rPr>
          <w:lang w:val="en-GB"/>
        </w:rPr>
      </w:pPr>
      <w:r w:rsidRPr="001E7A27">
        <w:rPr>
          <w:lang w:val="en-GB"/>
        </w:rPr>
        <w:t xml:space="preserve">First, publications since AR5 applied methods that limit the effect of uncertainties in historical, diagnosed emissions in coupled Earth system models on estimates of the remaining carbon budget </w:t>
      </w:r>
      <w:commentRangeStart w:id="6212"/>
      <w:r w:rsidRPr="001E7A27">
        <w:rPr>
          <w:lang w:val="en-GB"/>
        </w:rPr>
        <w:fldChar w:fldCharType="begin" w:fldLock="1"/>
      </w:r>
      <w:r w:rsidR="00747167" w:rsidRPr="001E7A27">
        <w:rPr>
          <w:lang w:val="en-GB"/>
        </w:rPr>
        <w:instrText>ADDIN CSL_CITATION { "citationItems" : [ { "id" : "ITEM-1",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"ITEM-1",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"ITEM-2", "itemData" : { "DOI" : "10.1038/s41558-018-0118-9", "ISSN" : "1758-678X", "abstract" : "The Paris Agreement 1 commits ratifying parties to pursue efforts to limit the global temperature increase to 1.5 \u00b0C relative to pre-industrial levels. Carbon budgets2\u20135 consistent with remaining below 1.5 \u00b0C warming, reported in the IPCC Fifth Assessment Report (AR5)2,6,8, are directly based on Earth system model (Coupled Model Intercomparison Project Phase 5) 7 responses, which, on average, warm more than observations in response to historical CO2 emissions and other forcings8,9. These models indicate a median remaining budget of 55 PgC (ref. 10 , base period: year 1870) left to emit from January 2016, the equivalent to approximately five years of emissions at the 2015 rate11,12. Here we calculate warming and carbon budgets relative to the decade 2006\u20132015, which eliminates model\u2013observation differences in the climate\u2013carbon response over the historical period 9 , and increases the median remaining carbon budget to 208 PgC (33\u201366% range of 130\u2013255 PgC) from January 2016 (with mean warming of 0.89 \u00b0C for 2006\u20132015 relative to 1861\u2013188013\u201318). There is little sensitivity to the observational data set used to infer warming that has occurred, and no significant dependence on the choice of emissions scenario. Thus, although limiting median projected global warming to below 1.5 \u00b0C is undoubtedly challenging19\u201321, our results indicate it is not impossible, as might be inferred from the IPCC AR5 carbon budgets2,8.", "author" : [ { "dropping-particle" : "", "family" : "Tokarska", "given" : "Katarzyna B.", "non-dropping-particle" : "", "parse-names" : false, "suffix" : "" }, { "dropping-particle" : "", "family" : "Gillett", "given" : "Nathan P.", "non-dropping-particle" : "", "parse-names" : false, "suffix" : "" } ], "container-title" : "Nature Climate Change", "id" : "ITEM-2", "issue" : "4", "issued" : { "date-parts" : [ [ "2018", "4", "2" ] ] }, "page" : "296-299", "publisher" : "Nature Publishing Group", "title" : "Cumulative carbon emissions budgets consistent with 1.5 \u00b0C global warming", "translator" : [ { "dropping-particle" : "", "family" : "L7064", "given" : "", "non-dropping-particle" : "", "parse-names" : false, "suffix" : "" } ], "type" : "article-journal", "volume" : "8" }, "uris" : [ "http://www.mendeley.com/documents/?uuid=03957adb-8dbc-471e-bf83-cde5ba225153" ] } ], "mendeley" : { "formattedCitation" : "(Millar et al., 2017a; Tokarska and Gillett, 2018)", "plainTextFormattedCitation" : "(Millar et al., 2017a; Tokarska and Gillett, 2018)", "previouslyFormattedCitation" : "(Millar et al., 2017a; Tokarska and Gillett, 2018)" }, "properties" : { "noteIndex" : 0 }, "schema" : "https://github.com/citation-style-language/schema/raw/master/csl-citation.json" }</w:instrText>
      </w:r>
      <w:r w:rsidRPr="001E7A27">
        <w:rPr>
          <w:lang w:val="en-GB"/>
        </w:rPr>
        <w:fldChar w:fldCharType="separate"/>
      </w:r>
      <w:r w:rsidR="00025FA2" w:rsidRPr="001E7A27">
        <w:rPr>
          <w:noProof/>
          <w:lang w:val="en-GB"/>
        </w:rPr>
        <w:t>(Millar et al., 2017</w:t>
      </w:r>
      <w:del w:id="6213" w:author="Robin Matthews" w:date="2021-06-17T18:48:00Z">
        <w:r w:rsidR="00025FA2" w:rsidRPr="001E7A27" w:rsidDel="00F24450">
          <w:rPr>
            <w:noProof/>
            <w:lang w:val="en-GB"/>
          </w:rPr>
          <w:delText>a</w:delText>
        </w:r>
      </w:del>
      <w:ins w:id="6214" w:author="Robin Matthews" w:date="2021-06-17T18:48:00Z">
        <w:r w:rsidR="00F24450" w:rsidRPr="001E7A27">
          <w:rPr>
            <w:noProof/>
            <w:lang w:val="en-GB"/>
          </w:rPr>
          <w:t>b</w:t>
        </w:r>
      </w:ins>
      <w:r w:rsidR="00025FA2" w:rsidRPr="001E7A27">
        <w:rPr>
          <w:noProof/>
          <w:lang w:val="en-GB"/>
        </w:rPr>
        <w:t>; Tokarska and Gillett, 2018)</w:t>
      </w:r>
      <w:r w:rsidRPr="001E7A27">
        <w:rPr>
          <w:lang w:val="en-GB"/>
        </w:rPr>
        <w:fldChar w:fldCharType="end"/>
      </w:r>
      <w:commentRangeEnd w:id="6212"/>
      <w:r w:rsidR="00025FA2" w:rsidRPr="001E7A27">
        <w:rPr>
          <w:rStyle w:val="CommentReference"/>
          <w:lang w:val="en-GB"/>
        </w:rPr>
        <w:commentReference w:id="6212"/>
      </w:r>
      <w:r w:rsidRPr="001E7A27">
        <w:rPr>
          <w:lang w:val="en-GB"/>
        </w:rPr>
        <w:t xml:space="preserve">. These new methods express remaining carbon budget estimates relative to a recent reference period instead of relative to </w:t>
      </w:r>
      <w:ins w:id="6215" w:author="Soapbox" w:date="2021-07-22T10:02:00Z">
        <w:r w:rsidR="00377BBB" w:rsidRPr="001E7A27">
          <w:rPr>
            <w:lang w:val="en-GB"/>
          </w:rPr>
          <w:t xml:space="preserve">the </w:t>
        </w:r>
      </w:ins>
      <w:r w:rsidRPr="001E7A27">
        <w:rPr>
          <w:lang w:val="en-GB"/>
        </w:rPr>
        <w:t>pre-industrial</w:t>
      </w:r>
      <w:ins w:id="6216" w:author="Soapbox" w:date="2021-07-22T10:02:00Z">
        <w:r w:rsidR="00377BBB" w:rsidRPr="001E7A27">
          <w:rPr>
            <w:lang w:val="en-GB"/>
          </w:rPr>
          <w:t xml:space="preserve"> </w:t>
        </w:r>
      </w:ins>
      <w:ins w:id="6217" w:author="Soapbox" w:date="2021-07-22T10:03:00Z">
        <w:r w:rsidR="00377BBB" w:rsidRPr="001E7A27">
          <w:rPr>
            <w:lang w:val="en-GB"/>
          </w:rPr>
          <w:t>period</w:t>
        </w:r>
      </w:ins>
      <w:r w:rsidRPr="001E7A27">
        <w:rPr>
          <w:lang w:val="en-GB"/>
        </w:rPr>
        <w:t xml:space="preserve"> </w:t>
      </w:r>
      <w:commentRangeStart w:id="6218"/>
      <w:r w:rsidRPr="001E7A27">
        <w:rPr>
          <w:lang w:val="en-GB"/>
        </w:rPr>
        <w:fldChar w:fldCharType="begin" w:fldLock="1"/>
      </w:r>
      <w:ins w:id="6219" w:author="Robin Matthews" w:date="2021-06-17T18:48:00Z">
        <w:r w:rsidR="00F24450" w:rsidRPr="001E7A27">
          <w:rPr>
            <w:lang w:val="en-GB"/>
          </w:rPr>
          <w:instrText>ADDIN CSL_CITATION { "citationItems" : [ { "id" : "ITEM-1",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"ITEM-1", "issue" : "12", "issued" : { "date-parts" : [ [ "2019", "12", "28" ] ] }, "page" : "964-971", "title" : "Recommended temperature metrics for carbon budget estimates, model evaluation and climate policy", "translator" : [ { "dropping-particle" : "", "family" : "L6331", "given" : "", "non-dropping-particle" : "", "parse-names" : false, "suffix" : "" } ], "type" : "article-journal", "volume" : "12" }, "uris" : [ "http://www.mendeley.com/documents/?uuid=368730cd-9902-3726-965c-673fde668336"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"mendeley" : { "formattedCitation" : "(Millar et al., 2017a; Tokarska et al., 2019a)", "manualFormatting" : "(Millar et al., 2017b; Tokarska et al., 2019b)", "plainTextFormattedCitation" : "(Millar et al., 2017a; Tokarska et al., 2019a)", "previouslyFormattedCitation" : "(Millar et al., 2017a; Tokarska et al., 2019a)" }, "properties" : { "noteIndex" : 0 }, "schema" : "https://github.com/citation-style-language/schema/raw/master/csl-citation.json" }</w:instrText>
        </w:r>
      </w:ins>
      <w:del w:id="6220" w:author="Robin Matthews" w:date="2021-06-17T18:48:00Z">
        <w:r w:rsidR="00747167" w:rsidRPr="001E7A27" w:rsidDel="00F24450">
          <w:rPr>
            <w:lang w:val="en-GB"/>
          </w:rPr>
          <w:delInstrText>ADDIN CSL_CITATION { "citationItems" : [ { "id" : "ITEM-1",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"ITEM-1", "issue" : "12", "issued" : { "date-parts" : [ [ "2019", "12", "28" ] ] }, "page" : "964-971", "title" : "Recommended temperature metrics for carbon budget estimates, model evaluation and climate policy", "translator" : [ { "dropping-particle" : "", "family" : "L6331", "given" : "", "non-dropping-particle" : "", "parse-names" : false, "suffix" : "" } ], "type" : "article-journal", "volume" : "12" }, "uris" : [ "http://www.mendeley.com/documents/?uuid=368730cd-9902-3726-965c-673fde668336"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"mendeley" : { "formattedCitation" : "(Millar et al., 2017a; Tokarska et al., 2019a)", "plainTextFormattedCitation" : "(Millar et al., 2017a; Tokarska et al., 2019a)", "previouslyFormattedCitation" : "(Millar et al., 2017a; Tokarska et al., 2019a)" }, "properties" : { "noteIndex" : 0 }, "schema" : "https://github.com/citation-style-language/schema/raw/master/csl-citation.json" }</w:delInstrText>
        </w:r>
      </w:del>
      <w:r w:rsidRPr="001E7A27">
        <w:rPr>
          <w:lang w:val="en-GB"/>
        </w:rPr>
        <w:fldChar w:fldCharType="separate"/>
      </w:r>
      <w:r w:rsidR="00025FA2" w:rsidRPr="001E7A27">
        <w:rPr>
          <w:noProof/>
          <w:lang w:val="en-GB"/>
        </w:rPr>
        <w:t>(Millar et al., 2017</w:t>
      </w:r>
      <w:ins w:id="6221" w:author="Robin Matthews" w:date="2021-06-17T18:48:00Z">
        <w:r w:rsidR="00F24450" w:rsidRPr="001E7A27">
          <w:rPr>
            <w:noProof/>
            <w:lang w:val="en-GB"/>
          </w:rPr>
          <w:t>b</w:t>
        </w:r>
      </w:ins>
      <w:del w:id="6222" w:author="Robin Matthews" w:date="2021-06-17T18:48:00Z">
        <w:r w:rsidR="00025FA2" w:rsidRPr="001E7A27" w:rsidDel="00F24450">
          <w:rPr>
            <w:noProof/>
            <w:lang w:val="en-GB"/>
          </w:rPr>
          <w:delText>a</w:delText>
        </w:r>
      </w:del>
      <w:r w:rsidR="00025FA2" w:rsidRPr="001E7A27">
        <w:rPr>
          <w:noProof/>
          <w:lang w:val="en-GB"/>
        </w:rPr>
        <w:t>; Tokarska et al., 2019</w:t>
      </w:r>
      <w:ins w:id="6223" w:author="Robin Matthews" w:date="2021-06-17T18:48:00Z">
        <w:r w:rsidR="00F24450" w:rsidRPr="001E7A27">
          <w:rPr>
            <w:noProof/>
            <w:lang w:val="en-GB"/>
          </w:rPr>
          <w:t>b</w:t>
        </w:r>
      </w:ins>
      <w:del w:id="6224" w:author="Robin Matthews" w:date="2021-06-17T18:48:00Z">
        <w:r w:rsidR="00025FA2" w:rsidRPr="001E7A27" w:rsidDel="00F24450">
          <w:rPr>
            <w:noProof/>
            <w:lang w:val="en-GB"/>
          </w:rPr>
          <w:delText>a</w:delText>
        </w:r>
      </w:del>
      <w:r w:rsidR="00025FA2" w:rsidRPr="001E7A27">
        <w:rPr>
          <w:noProof/>
          <w:lang w:val="en-GB"/>
        </w:rPr>
        <w:t>)</w:t>
      </w:r>
      <w:r w:rsidRPr="001E7A27">
        <w:rPr>
          <w:lang w:val="en-GB"/>
        </w:rPr>
        <w:fldChar w:fldCharType="end"/>
      </w:r>
      <w:commentRangeEnd w:id="6218"/>
      <w:r w:rsidR="00025FA2" w:rsidRPr="001E7A27">
        <w:rPr>
          <w:rStyle w:val="CommentReference"/>
          <w:lang w:val="en-GB"/>
        </w:rPr>
        <w:commentReference w:id="6218"/>
      </w:r>
      <w:r w:rsidRPr="001E7A27">
        <w:rPr>
          <w:lang w:val="en-GB"/>
        </w:rPr>
        <w:t xml:space="preserve">. Estimates of the full carbon budget since </w:t>
      </w:r>
      <w:ins w:id="6225" w:author="Soapbox" w:date="2021-07-22T10:03:00Z">
        <w:r w:rsidR="00377BBB" w:rsidRPr="001E7A27">
          <w:rPr>
            <w:lang w:val="en-GB"/>
          </w:rPr>
          <w:t xml:space="preserve">the </w:t>
        </w:r>
      </w:ins>
      <w:r w:rsidRPr="001E7A27">
        <w:rPr>
          <w:lang w:val="en-GB"/>
        </w:rPr>
        <w:t xml:space="preserve">pre-industrial </w:t>
      </w:r>
      <w:ins w:id="6226" w:author="Soapbox" w:date="2021-07-22T10:03:00Z">
        <w:r w:rsidR="00377BBB" w:rsidRPr="001E7A27">
          <w:rPr>
            <w:lang w:val="en-GB"/>
          </w:rPr>
          <w:t xml:space="preserve">period </w:t>
        </w:r>
      </w:ins>
      <w:r w:rsidRPr="001E7A27">
        <w:rPr>
          <w:lang w:val="en-GB"/>
        </w:rPr>
        <w:t>can still be obtained by adding estimates of historical CO</w:t>
      </w:r>
      <w:r w:rsidRPr="001E7A27">
        <w:rPr>
          <w:vertAlign w:val="subscript"/>
          <w:lang w:val="en-GB"/>
        </w:rPr>
        <w:t>2</w:t>
      </w:r>
      <w:r w:rsidRPr="001E7A27">
        <w:rPr>
          <w:lang w:val="en-GB"/>
        </w:rPr>
        <w:t xml:space="preserve"> emissions (Table 5.1) to </w:t>
      </w:r>
      <w:ins w:id="6227" w:author="Soapbox" w:date="2021-07-22T10:03:00Z">
        <w:r w:rsidR="00377BBB" w:rsidRPr="001E7A27">
          <w:rPr>
            <w:lang w:val="en-GB"/>
          </w:rPr>
          <w:t xml:space="preserve">the </w:t>
        </w:r>
      </w:ins>
      <w:r w:rsidRPr="001E7A27">
        <w:rPr>
          <w:lang w:val="en-GB"/>
        </w:rPr>
        <w:t>estimates in Table 5.8. This methodological update resulted, all other aspects being equal, in median estimates of remaining carbon budgets being about 350</w:t>
      </w:r>
      <w:r w:rsidRPr="001E7A27">
        <w:rPr>
          <w:lang w:val="en-GB" w:eastAsia="en-US"/>
        </w:rPr>
        <w:t>–</w:t>
      </w:r>
      <w:r w:rsidRPr="001E7A27">
        <w:rPr>
          <w:lang w:val="en-GB"/>
        </w:rPr>
        <w:t>450 GtCO</w:t>
      </w:r>
      <w:r w:rsidRPr="001E7A27">
        <w:rPr>
          <w:vertAlign w:val="subscript"/>
          <w:lang w:val="en-GB"/>
        </w:rPr>
        <w:t>2</w:t>
      </w:r>
      <w:r w:rsidRPr="001E7A27">
        <w:rPr>
          <w:lang w:val="en-GB"/>
        </w:rPr>
        <w:t xml:space="preserve"> larger compared to AR5 </w:t>
      </w:r>
      <w:commentRangeStart w:id="6228"/>
      <w:r w:rsidRPr="001E7A27">
        <w:rPr>
          <w:lang w:val="en-GB"/>
        </w:rPr>
        <w:fldChar w:fldCharType="begin" w:fldLock="1"/>
      </w:r>
      <w:ins w:id="6229" w:author="Robin Matthews" w:date="2021-06-17T18:47:00Z">
        <w:r w:rsidR="00FB245A" w:rsidRPr="001E7A27">
          <w:rPr>
            <w:lang w:val="en-GB"/>
          </w:rPr>
          <w:instrText>ADDIN CSL_CITATION { "citationItems" : [ { "id" : "ITEM-1",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"ITEM-1",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"mendeley" : { "formattedCitation" : "(IPCC, 2014; Millar et al., 2017a)", "manualFormatting" : "(IPCC, 2014; Millar et al., 2017b)", "plainTextFormattedCitation" : "(IPCC, 2014; Millar et al., 2017a)", "previouslyFormattedCitation" : "(IPCC, 2014; Millar et al., 2017a)" }, "properties" : { "noteIndex" : 0 }, "schema" : "https://github.com/citation-style-language/schema/raw/master/csl-citation.json" }</w:instrText>
        </w:r>
      </w:ins>
      <w:del w:id="6230" w:author="Robin Matthews" w:date="2021-06-17T18:47:00Z">
        <w:r w:rsidR="00747167" w:rsidRPr="001E7A27" w:rsidDel="00FB245A">
          <w:rPr>
            <w:lang w:val="en-GB"/>
          </w:rPr>
          <w:delInstrText>ADDIN CSL_CITATION { "citationItems" : [ { "id" : "ITEM-1",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"ITEM-1",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"mendeley" : { "formattedCitation" : "(IPCC, 2014; Millar et al., 2017a)", "plainTextFormattedCitation" : "(IPCC, 2014; Millar et al., 2017a)", "previouslyFormattedCitation" : "(IPCC, 2014; Millar et al., 2017a)" }, "properties" : { "noteIndex" : 0 }, "schema" : "https://github.com/citation-style-language/schema/raw/master/csl-citation.json" }</w:delInstrText>
        </w:r>
      </w:del>
      <w:r w:rsidRPr="001E7A27">
        <w:rPr>
          <w:lang w:val="en-GB"/>
        </w:rPr>
        <w:fldChar w:fldCharType="separate"/>
      </w:r>
      <w:r w:rsidR="00025FA2" w:rsidRPr="001E7A27">
        <w:rPr>
          <w:noProof/>
          <w:lang w:val="en-GB"/>
        </w:rPr>
        <w:t>(IPCC, 2014; Millar et al., 2017</w:t>
      </w:r>
      <w:ins w:id="6231" w:author="Robin Matthews" w:date="2021-06-17T18:47:00Z">
        <w:r w:rsidR="00FB245A" w:rsidRPr="001E7A27">
          <w:rPr>
            <w:noProof/>
            <w:lang w:val="en-GB"/>
          </w:rPr>
          <w:t>b</w:t>
        </w:r>
      </w:ins>
      <w:del w:id="6232" w:author="Robin Matthews" w:date="2021-06-17T18:47:00Z">
        <w:r w:rsidR="00025FA2" w:rsidRPr="001E7A27" w:rsidDel="00FB245A">
          <w:rPr>
            <w:noProof/>
            <w:lang w:val="en-GB"/>
          </w:rPr>
          <w:delText>a</w:delText>
        </w:r>
      </w:del>
      <w:r w:rsidR="00025FA2" w:rsidRPr="001E7A27">
        <w:rPr>
          <w:noProof/>
          <w:lang w:val="en-GB"/>
        </w:rPr>
        <w:t>)</w:t>
      </w:r>
      <w:r w:rsidRPr="001E7A27">
        <w:rPr>
          <w:lang w:val="en-GB"/>
        </w:rPr>
        <w:fldChar w:fldCharType="end"/>
      </w:r>
      <w:commentRangeEnd w:id="6228"/>
      <w:r w:rsidR="00025FA2" w:rsidRPr="001E7A27">
        <w:rPr>
          <w:rStyle w:val="CommentReference"/>
          <w:lang w:val="en-GB"/>
        </w:rPr>
        <w:commentReference w:id="6228"/>
      </w:r>
      <w:r w:rsidRPr="001E7A27">
        <w:rPr>
          <w:lang w:val="en-GB"/>
        </w:rPr>
        <w:t xml:space="preserve">. </w:t>
      </w:r>
    </w:p>
    <w:p w14:paraId="79DDCC1D" w14:textId="1EB5D3D9" w:rsidR="001409A4" w:rsidRPr="001E7A27" w:rsidRDefault="001409A4" w:rsidP="005C7F25">
      <w:pPr>
        <w:pStyle w:val="AR6BodyText"/>
        <w:shd w:val="clear" w:color="auto" w:fill="DEEAF6" w:themeFill="accent1" w:themeFillTint="33"/>
        <w:rPr>
          <w:lang w:val="en-GB"/>
        </w:rPr>
      </w:pPr>
    </w:p>
    <w:p w14:paraId="27A37CE4" w14:textId="089E0263" w:rsidR="001409A4" w:rsidRPr="001E7A27" w:rsidRDefault="001409A4" w:rsidP="001409A4">
      <w:pPr>
        <w:pStyle w:val="AR6BodyText"/>
        <w:shd w:val="clear" w:color="auto" w:fill="DEEAF6" w:themeFill="accent1" w:themeFillTint="33"/>
        <w:rPr>
          <w:lang w:val="en-GB"/>
        </w:rPr>
      </w:pPr>
      <w:r w:rsidRPr="001E7A27">
        <w:rPr>
          <w:lang w:val="en-GB"/>
        </w:rPr>
        <w:t xml:space="preserve">At the time of </w:t>
      </w:r>
      <w:del w:id="6233" w:author="Soapbox" w:date="2021-07-22T10:03:00Z">
        <w:r w:rsidRPr="001E7A27" w:rsidDel="00377BBB">
          <w:rPr>
            <w:lang w:val="en-GB"/>
          </w:rPr>
          <w:delText xml:space="preserve">the </w:delText>
        </w:r>
      </w:del>
      <w:r w:rsidRPr="001E7A27">
        <w:rPr>
          <w:lang w:val="en-GB"/>
        </w:rPr>
        <w:t xml:space="preserve">AR5, </w:t>
      </w:r>
      <w:ins w:id="6234" w:author="Soapbox" w:date="2021-07-20T05:11:00Z">
        <w:r w:rsidR="00095BA6" w:rsidRPr="001E7A27">
          <w:rPr>
            <w:rFonts w:cs="Times New Roman"/>
            <w:lang w:val="en-GB"/>
          </w:rPr>
          <w:t>Coupled Model Intercomparison Project Phase 5 (</w:t>
        </w:r>
      </w:ins>
      <w:r w:rsidRPr="001E7A27">
        <w:rPr>
          <w:lang w:val="en-GB"/>
        </w:rPr>
        <w:t>CMIP5</w:t>
      </w:r>
      <w:ins w:id="6235" w:author="Ian Blenkinsop" w:date="2021-07-28T15:31:00Z">
        <w:r w:rsidR="00F85CE8" w:rsidRPr="001E7A27">
          <w:rPr>
            <w:lang w:val="en-GB"/>
          </w:rPr>
          <w:t>;</w:t>
        </w:r>
      </w:ins>
      <w:ins w:id="6236" w:author="Soapbox" w:date="2021-07-20T05:11:00Z">
        <w:del w:id="6237" w:author="Ian Blenkinsop" w:date="2021-07-28T15:31:00Z">
          <w:r w:rsidR="00095BA6" w:rsidRPr="001E7A27" w:rsidDel="00F85CE8">
            <w:rPr>
              <w:lang w:val="en-GB"/>
            </w:rPr>
            <w:delText>)</w:delText>
          </w:r>
        </w:del>
      </w:ins>
      <w:del w:id="6238" w:author="Ian Blenkinsop" w:date="2021-07-28T15:32:00Z">
        <w:r w:rsidRPr="001E7A27" w:rsidDel="00F85CE8">
          <w:rPr>
            <w:lang w:val="en-GB"/>
          </w:rPr>
          <w:delText xml:space="preserve"> </w:delText>
        </w:r>
      </w:del>
      <w:ins w:id="6239" w:author="Ian Blenkinsop" w:date="2021-07-28T15:32:00Z">
        <w:r w:rsidR="00F85CE8" w:rsidRPr="001E7A27">
          <w:rPr>
            <w:lang w:val="en-GB"/>
          </w:rPr>
          <w:t xml:space="preserve"> </w:t>
        </w:r>
      </w:ins>
      <w:r w:rsidRPr="001E7A27">
        <w:rPr>
          <w:lang w:val="en-GB"/>
        </w:rPr>
        <w:fldChar w:fldCharType="begin" w:fldLock="1"/>
      </w:r>
      <w:r w:rsidR="00747167" w:rsidRPr="001E7A27">
        <w:rPr>
          <w:lang w:val="en-GB"/>
        </w:rPr>
        <w:instrText>ADDIN CSL_CITATION { "citationItems" : [ { "id" : "ITEM-1",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 ] }, "page" : "485-498", "title" : "An Overview of CMIP5 and the Experiment Design", "translator" : [ { "dropping-particle" : "", "family" : "L5651", "given" : "", "non-dropping-particle" : "", "parse-names" : false, "suffix" : "" } ], "type" : "article-journal", "volume" : "93" }, "uris" : [ "http://www.mendeley.com/documents/?uuid=9a0c32cb-6e1d-4eb8-8b1b-28442c22ebc6", "http://www.mendeley.com/documents/?uuid=05b142ab-dda8-441f-ba68-d2667708f767" ] } ], "mendeley" : { "formattedCitation" : "(Taylor et al., 2012)", "plainTextFormattedCitation" : "(Taylor et al., 2012)", "previouslyFormattedCitation" : "(Taylor et al., 2012)" }, "properties" : { "noteIndex" : 0 }, "schema" : "https://github.com/citation-style-language/schema/raw/master/csl-citation.json" }</w:instrText>
      </w:r>
      <w:r w:rsidRPr="001E7A27">
        <w:rPr>
          <w:lang w:val="en-GB"/>
        </w:rPr>
        <w:fldChar w:fldCharType="separate"/>
      </w:r>
      <w:del w:id="6240" w:author="Ian Blenkinsop" w:date="2021-07-28T15:32:00Z">
        <w:r w:rsidR="00025FA2" w:rsidRPr="001E7A27" w:rsidDel="00F85CE8">
          <w:rPr>
            <w:noProof/>
            <w:lang w:val="en-GB"/>
          </w:rPr>
          <w:delText>(</w:delText>
        </w:r>
      </w:del>
      <w:r w:rsidR="00025FA2" w:rsidRPr="001E7A27">
        <w:rPr>
          <w:noProof/>
          <w:lang w:val="en-GB"/>
        </w:rPr>
        <w:t>Taylor et al., 2012)</w:t>
      </w:r>
      <w:r w:rsidRPr="001E7A27">
        <w:rPr>
          <w:lang w:val="en-GB"/>
        </w:rPr>
        <w:fldChar w:fldCharType="end"/>
      </w:r>
      <w:r w:rsidRPr="001E7A27">
        <w:rPr>
          <w:lang w:val="en-GB"/>
        </w:rPr>
        <w:t xml:space="preserve"> provided global </w:t>
      </w:r>
      <w:del w:id="6241" w:author="Soapbox" w:date="2021-07-22T10:03:00Z">
        <w:r w:rsidRPr="001E7A27" w:rsidDel="00377BBB">
          <w:rPr>
            <w:lang w:val="en-GB"/>
          </w:rPr>
          <w:delText xml:space="preserve">mean </w:delText>
        </w:r>
      </w:del>
      <w:r w:rsidRPr="001E7A27">
        <w:rPr>
          <w:lang w:val="en-GB"/>
        </w:rPr>
        <w:t xml:space="preserve">surface air temperature (GSAT) projections for the representative concentration pathways </w:t>
      </w:r>
      <w:commentRangeStart w:id="6242"/>
      <w:r w:rsidRPr="001E7A27">
        <w:rPr>
          <w:lang w:val="en-GB"/>
        </w:rPr>
        <w:fldChar w:fldCharType="begin" w:fldLock="1"/>
      </w:r>
      <w:r w:rsidR="00747167" w:rsidRPr="001E7A27">
        <w:rPr>
          <w:lang w:val="en-GB"/>
        </w:rPr>
        <w:instrText>ADDIN CSL_CITATION { "citationItems" : [ { "id" : "ITEM-1", "itemData" : { "DOI" : "10.1007/s10584-011-0156-z", "ISSN" : "0165-0009",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 "non-dropping-particle" : "", "parse-names" : false, "suffix" : "" }, { "dropping-particle" : "", "family" : "Vuuren", "given" : "D.P. P.", "non-dropping-particle" : "van", "parse-names" : false, "suffix" : "" } ], "container-title" : "Climatic Change", "id" : "ITEM-1", "issue" : "1-2", "issued" : { "date-parts" : [ [ "2011", "11" ] ] }, "page" : "213-241", "title" : "The RCP greenhouse gas concentrations and their extensions from 1765 to 2300", "translator" : [ { "dropping-particle" : "", "family" : "L6399", "given" : "", "non-dropping-particle" : "", "parse-names" : false, "suffix" : "" } ], "type" : "article-journal", "volume" : "109" }, "uris" : [ "http://www.mendeley.com/documents/?uuid=ebc851da-192e-4147-b0a5-5ea0a61a7d20", "http://www.mendeley.com/documents/?uuid=ad99aac7-e61c-444c-8f79-1d223e85eeab" ] } ], "mendeley" : { "formattedCitation" : "(Meinshausen et al., 2011b)", "plainTextFormattedCitation" : "(Meinshausen et al., 2011b)", "previouslyFormattedCitation" : "(Meinshausen et al., 2011b)" }, "properties" : { "noteIndex" : 0 }, "schema" : "https://github.com/citation-style-language/schema/raw/master/csl-citation.json" }</w:instrText>
      </w:r>
      <w:r w:rsidRPr="001E7A27">
        <w:rPr>
          <w:lang w:val="en-GB"/>
        </w:rPr>
        <w:fldChar w:fldCharType="separate"/>
      </w:r>
      <w:r w:rsidR="00025FA2" w:rsidRPr="001E7A27">
        <w:rPr>
          <w:noProof/>
          <w:lang w:val="en-GB"/>
        </w:rPr>
        <w:t>(Meinshausen et al., 2011</w:t>
      </w:r>
      <w:del w:id="6243" w:author="Robin Matthews" w:date="2021-06-17T18:47:00Z">
        <w:r w:rsidR="00025FA2" w:rsidRPr="001E7A27" w:rsidDel="00F24450">
          <w:rPr>
            <w:noProof/>
            <w:lang w:val="en-GB"/>
          </w:rPr>
          <w:delText>b</w:delText>
        </w:r>
      </w:del>
      <w:ins w:id="6244" w:author="Robin Matthews" w:date="2021-06-17T18:47:00Z">
        <w:r w:rsidR="00F24450" w:rsidRPr="001E7A27">
          <w:rPr>
            <w:noProof/>
            <w:lang w:val="en-GB"/>
          </w:rPr>
          <w:t>c</w:t>
        </w:r>
      </w:ins>
      <w:r w:rsidR="00025FA2" w:rsidRPr="001E7A27">
        <w:rPr>
          <w:noProof/>
          <w:lang w:val="en-GB"/>
        </w:rPr>
        <w:t>)</w:t>
      </w:r>
      <w:r w:rsidRPr="001E7A27">
        <w:rPr>
          <w:lang w:val="en-GB"/>
        </w:rPr>
        <w:fldChar w:fldCharType="end"/>
      </w:r>
      <w:commentRangeEnd w:id="6242"/>
      <w:r w:rsidR="00025FA2" w:rsidRPr="001E7A27">
        <w:rPr>
          <w:rStyle w:val="CommentReference"/>
          <w:lang w:val="en-GB"/>
        </w:rPr>
        <w:commentReference w:id="6242"/>
      </w:r>
      <w:r w:rsidRPr="001E7A27">
        <w:rPr>
          <w:lang w:val="en-GB"/>
        </w:rPr>
        <w:t>, which were used to determine carbon budgets while taking into account the effects of non-CO</w:t>
      </w:r>
      <w:r w:rsidRPr="001E7A27">
        <w:rPr>
          <w:vertAlign w:val="subscript"/>
          <w:lang w:val="en-GB"/>
        </w:rPr>
        <w:t>2</w:t>
      </w:r>
      <w:r w:rsidRPr="001E7A27">
        <w:rPr>
          <w:lang w:val="en-GB"/>
        </w:rPr>
        <w:t xml:space="preserve"> forcers </w:t>
      </w:r>
      <w:commentRangeStart w:id="6245"/>
      <w:r w:rsidRPr="001E7A27">
        <w:rPr>
          <w:lang w:val="en-GB"/>
        </w:rPr>
        <w:fldChar w:fldCharType="begin" w:fldLock="1"/>
      </w:r>
      <w:r w:rsidR="00BC2C5E" w:rsidRPr="001E7A27">
        <w:rPr>
          <w:lang w:val="en-GB"/>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"mendeley" : { "formattedCitation" : "(Stocker et al., 2013b)", "plainTextFormattedCitation" : "(Stocker et al., 2013b)", "previouslyFormattedCitation" : "(Stocker et al., 2013b)" }, "properties" : { "noteIndex" : 0 }, "schema" : "https://github.com/citation-style-language/schema/raw/master/csl-citation.json" }</w:instrText>
      </w:r>
      <w:r w:rsidRPr="001E7A27">
        <w:rPr>
          <w:lang w:val="en-GB"/>
        </w:rPr>
        <w:fldChar w:fldCharType="separate"/>
      </w:r>
      <w:r w:rsidR="00025FA2" w:rsidRPr="001E7A27">
        <w:rPr>
          <w:noProof/>
          <w:lang w:val="en-GB"/>
        </w:rPr>
        <w:t>(</w:t>
      </w:r>
      <w:ins w:id="6246" w:author="Robin Matthews" w:date="2021-06-17T18:48:00Z">
        <w:r w:rsidR="00F24450" w:rsidRPr="001E7A27">
          <w:rPr>
            <w:noProof/>
            <w:lang w:val="en-GB"/>
          </w:rPr>
          <w:t xml:space="preserve">T.F. </w:t>
        </w:r>
      </w:ins>
      <w:r w:rsidR="00025FA2" w:rsidRPr="001E7A27">
        <w:rPr>
          <w:noProof/>
          <w:lang w:val="en-GB"/>
        </w:rPr>
        <w:t>Stocker et al., 2013</w:t>
      </w:r>
      <w:del w:id="6247" w:author="Robin Matthews" w:date="2021-06-17T18:48:00Z">
        <w:r w:rsidR="00025FA2" w:rsidRPr="001E7A27" w:rsidDel="00F24450">
          <w:rPr>
            <w:noProof/>
            <w:lang w:val="en-GB"/>
          </w:rPr>
          <w:delText>b</w:delText>
        </w:r>
      </w:del>
      <w:r w:rsidR="00025FA2" w:rsidRPr="001E7A27">
        <w:rPr>
          <w:noProof/>
          <w:lang w:val="en-GB"/>
        </w:rPr>
        <w:t>)</w:t>
      </w:r>
      <w:r w:rsidRPr="001E7A27">
        <w:rPr>
          <w:lang w:val="en-GB"/>
        </w:rPr>
        <w:fldChar w:fldCharType="end"/>
      </w:r>
      <w:commentRangeEnd w:id="6245"/>
      <w:r w:rsidR="00025FA2" w:rsidRPr="001E7A27">
        <w:rPr>
          <w:rStyle w:val="CommentReference"/>
          <w:lang w:val="en-GB"/>
        </w:rPr>
        <w:commentReference w:id="6245"/>
      </w:r>
      <w:r w:rsidRPr="001E7A27">
        <w:rPr>
          <w:lang w:val="en-GB"/>
        </w:rPr>
        <w:t>. Their use came with two recogni</w:t>
      </w:r>
      <w:ins w:id="6248" w:author="Soapbox" w:date="2021-07-22T10:04:00Z">
        <w:r w:rsidR="00377BBB" w:rsidRPr="001E7A27">
          <w:rPr>
            <w:lang w:val="en-GB"/>
          </w:rPr>
          <w:t>z</w:t>
        </w:r>
      </w:ins>
      <w:del w:id="6249" w:author="Soapbox" w:date="2021-07-22T10:04:00Z">
        <w:r w:rsidRPr="001E7A27" w:rsidDel="00377BBB">
          <w:rPr>
            <w:lang w:val="en-GB"/>
          </w:rPr>
          <w:delText>s</w:delText>
        </w:r>
      </w:del>
      <w:r w:rsidRPr="001E7A27">
        <w:rPr>
          <w:lang w:val="en-GB"/>
        </w:rPr>
        <w:t xml:space="preserve">ed limitations: first, the model spread of the CMIP5 </w:t>
      </w:r>
      <w:del w:id="6250" w:author="Soapbox" w:date="2021-07-22T10:04:00Z">
        <w:r w:rsidRPr="001E7A27" w:rsidDel="00377BBB">
          <w:rPr>
            <w:lang w:val="en-GB"/>
          </w:rPr>
          <w:delText xml:space="preserve">ensemble </w:delText>
        </w:r>
      </w:del>
      <w:r w:rsidRPr="001E7A27">
        <w:rPr>
          <w:lang w:val="en-GB"/>
        </w:rPr>
        <w:t xml:space="preserve">represents an ensemble of opportunity with limited statistical value </w:t>
      </w:r>
      <w:r w:rsidRPr="001E7A27">
        <w:rPr>
          <w:lang w:val="en-GB"/>
        </w:rPr>
        <w:fldChar w:fldCharType="begin" w:fldLock="1"/>
      </w:r>
      <w:r w:rsidR="00747167" w:rsidRPr="001E7A27">
        <w:rPr>
          <w:lang w:val="en-GB"/>
        </w:rPr>
        <w:instrText>ADDIN CSL_CITATION { "citationItems" : [ { "id" : "ITEM-1", "itemData" : { "DOI" : "10.1098/rsta.2007.2076", "ISSN" : "1364-503X", "author" : [ { "dropping-particle" : "", "family" : "Tebaldi", "given" : "Claudia", "non-dropping-particle" : "", "parse-names" : false, "suffix" : "" }, { "dropping-particle" : "", "family" : "Knutti", "given" : "Reto", "non-dropping-particle" : "", "parse-names" : false, "suffix" : "" } ], "container-title" : "Philosophical Transactions of the Royal Society A: Mathematical, Physical and Engineering Sciences", "id" : "ITEM-1", "issue" : "1857", "issued" : { "date-parts" : [ [ "2007", "8" ] ] }, "page" : "2053-2075", "title" : "The use of the multi-model ensemble in probabilistic climate projections", "translator" : [ { "dropping-particle" : "", "family" : "L5539", "given" : "", "non-dropping-particle" : "", "parse-names" : false, "suffix" : "" } ], "type" : "article-journal", "volume" : "365" }, "uris" : [ "http://www.mendeley.com/documents/?uuid=d28a24a5-463e-4e73-8099-cfbd217bb922", "http://www.mendeley.com/documents/?uuid=6d05e33e-25cc-4e3d-8bfe-78a8c51be2b6" ] } ], "mendeley" : { "formattedCitation" : "(Tebaldi and Knutti, 2007)", "plainTextFormattedCitation" : "(Tebaldi and Knutti, 2007)", "previouslyFormattedCitation" : "(Tebaldi and Knutti, 2007)" }, "properties" : { "noteIndex" : 0 }, "schema" : "https://github.com/citation-style-language/schema/raw/master/csl-citation.json" }</w:instrText>
      </w:r>
      <w:r w:rsidRPr="001E7A27">
        <w:rPr>
          <w:lang w:val="en-GB"/>
        </w:rPr>
        <w:fldChar w:fldCharType="separate"/>
      </w:r>
      <w:r w:rsidR="00025FA2" w:rsidRPr="001E7A27">
        <w:rPr>
          <w:noProof/>
          <w:lang w:val="en-GB"/>
        </w:rPr>
        <w:t>(Tebaldi and Knutti, 2007)</w:t>
      </w:r>
      <w:r w:rsidRPr="001E7A27">
        <w:rPr>
          <w:lang w:val="en-GB"/>
        </w:rPr>
        <w:fldChar w:fldCharType="end"/>
      </w:r>
      <w:r w:rsidRPr="001E7A27">
        <w:rPr>
          <w:lang w:val="en-GB"/>
        </w:rPr>
        <w:t>; and second, the evolution of non-CO</w:t>
      </w:r>
      <w:r w:rsidRPr="001E7A27">
        <w:rPr>
          <w:vertAlign w:val="subscript"/>
          <w:lang w:val="en-GB"/>
        </w:rPr>
        <w:t>2</w:t>
      </w:r>
      <w:r w:rsidRPr="001E7A27">
        <w:rPr>
          <w:lang w:val="en-GB"/>
        </w:rPr>
        <w:t xml:space="preserve"> emissions as a function of cumulative CO</w:t>
      </w:r>
      <w:r w:rsidRPr="001E7A27">
        <w:rPr>
          <w:vertAlign w:val="subscript"/>
          <w:lang w:val="en-GB"/>
        </w:rPr>
        <w:t>2</w:t>
      </w:r>
      <w:r w:rsidRPr="001E7A27">
        <w:rPr>
          <w:lang w:val="en-GB"/>
        </w:rPr>
        <w:t xml:space="preserve"> emissions can differ markedly between high and low emissions pathways </w:t>
      </w:r>
      <w:commentRangeStart w:id="6251"/>
      <w:r w:rsidRPr="001E7A27">
        <w:rPr>
          <w:lang w:val="en-GB"/>
        </w:rPr>
        <w:fldChar w:fldCharType="begin" w:fldLock="1"/>
      </w:r>
      <w:r w:rsidR="00747167" w:rsidRPr="001E7A27">
        <w:rPr>
          <w:lang w:val="en-GB"/>
        </w:rPr>
        <w:instrText>ADDIN CSL_CITATION { "citationItems" : [ { "id" : "ITEM-1",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"ITEM-1",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"ITEM-2",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"ITEM-2",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"ITEM-3",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"ITEM-3",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 }, { "id" : "ITEM-4", "itemData" : { "DOI" : "10.1007/s10584-011-0156-z", "ISSN" : "0165-0009",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 "non-dropping-particle" : "", "parse-names" : false, "suffix" : "" }, { "dropping-particle" : "", "family" : "Vuuren", "given" : "D.P. P.", "non-dropping-particle" : "van", "parse-names" : false, "suffix" : "" } ], "container-title" : "Climatic Change", "id" : "ITEM-4", "issue" : "1-2", "issued" : { "date-parts" : [ [ "2011", "11" ] ] }, "page" : "213-241", "title" : "The RCP greenhouse gas concentrations and their extensions from 1765 to 2300", "translator" : [ { "dropping-particle" : "", "family" : "L6399", "given" : "", "non-dropping-particle" : "", "parse-names" : false, "suffix" : "" } ], "type" : "article-journal", "volume" : "109" }, "uris" : [ "http://www.mendeley.com/documents/?uuid=ebc851da-192e-4147-b0a5-5ea0a61a7d20", "http://www.mendeley.com/documents/?uuid=ad99aac7-e61c-444c-8f79-1d223e85eeab" ] } ], "mendeley" : { "formattedCitation" : "(Meinshausen et al., 2011b; Friedlingstein et al., 2014a; Rogelj et al., 2016; Matthews et al., 2017)", "manualFormatting" : "(Meinshausen et al., 2011a; Rogelj et al., 2016; Friedlingstein et al., 2014; Matthews et al., 2017)", "plainTextFormattedCitation" : "(Meinshausen et al., 2011b; Friedlingstein et al., 2014a; Rogelj et al., 2016; Matthews et al., 2017)", "previouslyFormattedCitation" : "(Meinshausen et al., 2011b; Friedlingstein et al., 2014a; Rogelj et al., 2016; Matthews et al., 2017)" }, "properties" : { "noteIndex" : 0 }, "schema" : "https://github.com/citation-style-language/schema/raw/master/csl-citation.json" }</w:instrText>
      </w:r>
      <w:r w:rsidRPr="001E7A27">
        <w:rPr>
          <w:lang w:val="en-GB"/>
        </w:rPr>
        <w:fldChar w:fldCharType="separate"/>
      </w:r>
      <w:r w:rsidR="00025FA2" w:rsidRPr="001E7A27">
        <w:rPr>
          <w:noProof/>
          <w:lang w:val="en-GB"/>
        </w:rPr>
        <w:t>(</w:t>
      </w:r>
      <w:ins w:id="6252" w:author="Robin Matthews" w:date="2021-06-17T18:50:00Z">
        <w:r w:rsidR="00F24450" w:rsidRPr="001E7A27">
          <w:rPr>
            <w:lang w:val="en-GB"/>
          </w:rPr>
          <w:t>Meinshausen et al., 2011c; Friedlingstein et al., 2014a; Rogelj et al., 2016; Matthews et al., 2017</w:t>
        </w:r>
      </w:ins>
      <w:del w:id="6253" w:author="Robin Matthews" w:date="2021-06-17T18:50:00Z">
        <w:r w:rsidR="00025FA2" w:rsidRPr="001E7A27" w:rsidDel="00F24450">
          <w:rPr>
            <w:noProof/>
            <w:lang w:val="en-GB"/>
          </w:rPr>
          <w:delText>Meinshausen et al., 2011a; Rogelj et al., 2016; Friedlingstein et al., 2014; Matthews et al., 2017</w:delText>
        </w:r>
      </w:del>
      <w:r w:rsidR="00025FA2" w:rsidRPr="001E7A27">
        <w:rPr>
          <w:noProof/>
          <w:lang w:val="en-GB"/>
        </w:rPr>
        <w:t>)</w:t>
      </w:r>
      <w:r w:rsidRPr="001E7A27">
        <w:rPr>
          <w:lang w:val="en-GB"/>
        </w:rPr>
        <w:fldChar w:fldCharType="end"/>
      </w:r>
      <w:commentRangeEnd w:id="6251"/>
      <w:r w:rsidR="00025FA2" w:rsidRPr="001E7A27">
        <w:rPr>
          <w:rStyle w:val="CommentReference"/>
          <w:lang w:val="en-GB"/>
        </w:rPr>
        <w:commentReference w:id="6251"/>
      </w:r>
      <w:r w:rsidRPr="001E7A27">
        <w:rPr>
          <w:lang w:val="en-GB"/>
        </w:rPr>
        <w:t xml:space="preserve">. Solutions to these two limitations have been published since AR5 and represent the second and third methodological improvement compared to AR5. </w:t>
      </w:r>
    </w:p>
    <w:p w14:paraId="1049B2FF" w14:textId="77777777" w:rsidR="001E3B79" w:rsidRPr="001E7A27" w:rsidRDefault="001E3B79" w:rsidP="005C7F25">
      <w:pPr>
        <w:pStyle w:val="AR6BodyText"/>
        <w:shd w:val="clear" w:color="auto" w:fill="DEEAF6" w:themeFill="accent1" w:themeFillTint="33"/>
        <w:rPr>
          <w:lang w:val="en-GB"/>
        </w:rPr>
      </w:pPr>
    </w:p>
    <w:p w14:paraId="76649BFA" w14:textId="3BF7FE83" w:rsidR="001E3B79" w:rsidRPr="001E7A27" w:rsidRDefault="001E3B79" w:rsidP="005C7F25">
      <w:pPr>
        <w:pStyle w:val="AR6BodyText"/>
        <w:shd w:val="clear" w:color="auto" w:fill="DEEAF6" w:themeFill="accent1" w:themeFillTint="33"/>
        <w:rPr>
          <w:lang w:val="en-GB"/>
        </w:rPr>
      </w:pPr>
      <w:r w:rsidRPr="001E7A27">
        <w:rPr>
          <w:lang w:val="en-GB"/>
        </w:rPr>
        <w:t>The reliance on an ensemble of opportunity (i.e.</w:t>
      </w:r>
      <w:ins w:id="6254" w:author="Ian Blenkinsop" w:date="2021-07-28T18:52:00Z">
        <w:r w:rsidR="002C2A0B" w:rsidRPr="001E7A27">
          <w:rPr>
            <w:lang w:val="en-GB"/>
          </w:rPr>
          <w:t>,</w:t>
        </w:r>
      </w:ins>
      <w:r w:rsidRPr="001E7A27">
        <w:rPr>
          <w:lang w:val="en-GB"/>
        </w:rPr>
        <w:t xml:space="preserve"> a serendipitous collection of scenario data from a variety of sources and studies) is avoided by methodologically separating the assessment of future warming contributions of non-CO</w:t>
      </w:r>
      <w:r w:rsidRPr="001E7A27">
        <w:rPr>
          <w:vertAlign w:val="subscript"/>
          <w:lang w:val="en-GB"/>
        </w:rPr>
        <w:t>2</w:t>
      </w:r>
      <w:r w:rsidRPr="001E7A27">
        <w:rPr>
          <w:lang w:val="en-GB"/>
        </w:rPr>
        <w:t xml:space="preserve"> emissions from the spread in </w:t>
      </w:r>
      <w:ins w:id="6255" w:author="Soapbox" w:date="2021-07-22T10:05:00Z">
        <w:r w:rsidR="00377BBB" w:rsidRPr="001E7A27">
          <w:rPr>
            <w:lang w:val="en-GB"/>
          </w:rPr>
          <w:t>transient climate response to cumulative CO</w:t>
        </w:r>
        <w:r w:rsidR="00377BBB" w:rsidRPr="001E7A27">
          <w:rPr>
            <w:vertAlign w:val="subscript"/>
            <w:lang w:val="en-GB"/>
          </w:rPr>
          <w:t>2</w:t>
        </w:r>
        <w:r w:rsidR="00377BBB" w:rsidRPr="001E7A27">
          <w:rPr>
            <w:lang w:val="en-GB"/>
          </w:rPr>
          <w:t xml:space="preserve"> emissions (</w:t>
        </w:r>
      </w:ins>
      <w:r w:rsidRPr="001E7A27">
        <w:rPr>
          <w:lang w:val="en-GB"/>
        </w:rPr>
        <w:t>TCRE</w:t>
      </w:r>
      <w:ins w:id="6256" w:author="Soapbox" w:date="2021-07-22T10:05:00Z">
        <w:del w:id="6257" w:author="Ian Blenkinsop" w:date="2021-07-28T15:32:00Z">
          <w:r w:rsidR="00377BBB" w:rsidRPr="001E7A27" w:rsidDel="00F85CE8">
            <w:rPr>
              <w:lang w:val="en-GB"/>
            </w:rPr>
            <w:delText>)</w:delText>
          </w:r>
        </w:del>
      </w:ins>
      <w:ins w:id="6258" w:author="Ian Blenkinsop" w:date="2021-07-28T15:32:00Z">
        <w:r w:rsidR="00F85CE8" w:rsidRPr="001E7A27">
          <w:rPr>
            <w:lang w:val="en-GB"/>
          </w:rPr>
          <w:t>;</w:t>
        </w:r>
      </w:ins>
      <w:r w:rsidRPr="001E7A27">
        <w:rPr>
          <w:lang w:val="en-GB"/>
        </w:rPr>
        <w:t xml:space="preserve"> </w:t>
      </w:r>
      <w:ins w:id="6259" w:author="Ian Blenkinsop" w:date="2021-07-28T15:32:00Z">
        <w:r w:rsidR="00F85CE8" w:rsidRPr="001E7A27">
          <w:rPr>
            <w:lang w:val="en-GB"/>
          </w:rPr>
          <w:t xml:space="preserve">Section 5.5.2; </w:t>
        </w:r>
      </w:ins>
      <w:r w:rsidRPr="001E7A27">
        <w:rPr>
          <w:lang w:val="en-GB"/>
        </w:rPr>
        <w:fldChar w:fldCharType="begin" w:fldLock="1"/>
      </w:r>
      <w:r w:rsidR="00747167" w:rsidRPr="001E7A27">
        <w:rPr>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"ITEM-2",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"mendeley" : { "formattedCitation" : "(Rogelj et al., 2018b, 2019)", "plainTextFormattedCitation" : "(Rogelj et al., 2018b, 2019)", "previouslyFormattedCitation" : "(Rogelj et al., 2018b, 2019)" }, "properties" : { "noteIndex" : 0 }, "schema" : "https://github.com/citation-style-language/schema/raw/master/csl-citation.json" }</w:instrText>
      </w:r>
      <w:r w:rsidRPr="001E7A27">
        <w:rPr>
          <w:lang w:val="en-GB"/>
        </w:rPr>
        <w:fldChar w:fldCharType="separate"/>
      </w:r>
      <w:del w:id="6260" w:author="Ian Blenkinsop" w:date="2021-07-28T15:32:00Z">
        <w:r w:rsidR="00025FA2" w:rsidRPr="001E7A27" w:rsidDel="00F85CE8">
          <w:rPr>
            <w:noProof/>
            <w:lang w:val="en-GB"/>
          </w:rPr>
          <w:delText>(</w:delText>
        </w:r>
      </w:del>
      <w:r w:rsidR="00025FA2" w:rsidRPr="001E7A27">
        <w:rPr>
          <w:noProof/>
          <w:lang w:val="en-GB"/>
        </w:rPr>
        <w:t>Rogelj et al., 2018b, 2019</w:t>
      </w:r>
      <w:del w:id="6261" w:author="Ian Blenkinsop" w:date="2021-07-28T15:32:00Z">
        <w:r w:rsidR="00025FA2" w:rsidRPr="001E7A27" w:rsidDel="00F85CE8">
          <w:rPr>
            <w:noProof/>
            <w:lang w:val="en-GB"/>
          </w:rPr>
          <w:delText>)</w:delText>
        </w:r>
      </w:del>
      <w:r w:rsidRPr="001E7A27">
        <w:rPr>
          <w:lang w:val="en-GB"/>
        </w:rPr>
        <w:fldChar w:fldCharType="end"/>
      </w:r>
      <w:del w:id="6262" w:author="Ian Blenkinsop" w:date="2021-07-28T15:32:00Z">
        <w:r w:rsidRPr="001E7A27" w:rsidDel="00F85CE8">
          <w:rPr>
            <w:lang w:val="en-GB"/>
          </w:rPr>
          <w:delText xml:space="preserve"> (see Section 5.5.2)</w:delText>
        </w:r>
      </w:del>
      <w:r w:rsidRPr="001E7A27">
        <w:rPr>
          <w:lang w:val="en-GB"/>
        </w:rPr>
        <w:t xml:space="preserve">. This facilitates the explicit representation of TCRE uncertainty by a formal distribution, in this case a normal distribution with a 1.0–2.3°C </w:t>
      </w:r>
      <w:r w:rsidR="00875746" w:rsidRPr="001E7A27">
        <w:rPr>
          <w:lang w:val="en-GB"/>
        </w:rPr>
        <w:t>P</w:t>
      </w:r>
      <w:r w:rsidRPr="001E7A27">
        <w:rPr>
          <w:lang w:val="en-GB"/>
        </w:rPr>
        <w:t>gC</w:t>
      </w:r>
      <w:del w:id="6263" w:author="Ian Blenkinsop" w:date="2021-07-28T15:32:00Z">
        <w:r w:rsidRPr="001E7A27" w:rsidDel="00F85CE8">
          <w:rPr>
            <w:vertAlign w:val="superscript"/>
            <w:lang w:val="en-GB"/>
          </w:rPr>
          <w:delText>-</w:delText>
        </w:r>
      </w:del>
      <w:ins w:id="6264" w:author="Ian Blenkinsop" w:date="2021-07-28T15:32:00Z">
        <w:r w:rsidR="00F85CE8" w:rsidRPr="001E7A27">
          <w:rPr>
            <w:vertAlign w:val="superscript"/>
            <w:lang w:val="en-GB"/>
          </w:rPr>
          <w:t>–</w:t>
        </w:r>
      </w:ins>
      <w:r w:rsidRPr="001E7A27">
        <w:rPr>
          <w:vertAlign w:val="superscript"/>
          <w:lang w:val="en-GB"/>
        </w:rPr>
        <w:t>1</w:t>
      </w:r>
      <w:r w:rsidRPr="001E7A27">
        <w:rPr>
          <w:lang w:val="en-GB"/>
        </w:rPr>
        <w:t xml:space="preserve"> 1–sigma range (Section 5.5.1.4). The effect of this methodological advance can be estimated </w:t>
      </w:r>
      <w:r w:rsidRPr="001E7A27">
        <w:rPr>
          <w:lang w:val="en-GB"/>
        </w:rPr>
        <w:lastRenderedPageBreak/>
        <w:t>from a direct comparison of the frequency distribution of TCRE in CMIP5 models that were used in AR5</w:t>
      </w:r>
      <w:ins w:id="6265" w:author="Soapbox" w:date="2021-07-22T10:06:00Z">
        <w:r w:rsidR="00377BBB" w:rsidRPr="001E7A27">
          <w:rPr>
            <w:lang w:val="en-GB"/>
          </w:rPr>
          <w:t>,</w:t>
        </w:r>
      </w:ins>
      <w:r w:rsidRPr="001E7A27">
        <w:rPr>
          <w:lang w:val="en-GB"/>
        </w:rPr>
        <w:t xml:space="preserve"> and the formal TCRE distribution used in AR6, but is limited in precision. For estimates of the remaining carbon budget in line with limiting warming to 1.5°C or 2°C relative to pre</w:t>
      </w:r>
      <w:r w:rsidR="00CB6964" w:rsidRPr="001E7A27">
        <w:rPr>
          <w:lang w:val="en-GB"/>
        </w:rPr>
        <w:t>-</w:t>
      </w:r>
      <w:r w:rsidRPr="001E7A27">
        <w:rPr>
          <w:lang w:val="en-GB"/>
        </w:rPr>
        <w:t>industrial levels, this improvement is estimated to lead to a reduction of budgets of the order of about 100 GtCO</w:t>
      </w:r>
      <w:r w:rsidRPr="001E7A27">
        <w:rPr>
          <w:vertAlign w:val="subscript"/>
          <w:lang w:val="en-GB"/>
        </w:rPr>
        <w:t>2</w:t>
      </w:r>
      <w:r w:rsidRPr="001E7A27">
        <w:rPr>
          <w:lang w:val="en-GB"/>
        </w:rPr>
        <w:t xml:space="preserve"> between AR5 and AR6. </w:t>
      </w:r>
    </w:p>
    <w:p w14:paraId="0CC0C0A2" w14:textId="77777777" w:rsidR="001E3B79" w:rsidRPr="001E7A27" w:rsidRDefault="001E3B79" w:rsidP="005C7F25">
      <w:pPr>
        <w:pStyle w:val="AR6BodyText"/>
        <w:shd w:val="clear" w:color="auto" w:fill="DEEAF6" w:themeFill="accent1" w:themeFillTint="33"/>
        <w:rPr>
          <w:lang w:val="en-GB"/>
        </w:rPr>
      </w:pPr>
    </w:p>
    <w:p w14:paraId="59AAAF3D" w14:textId="08C61F94" w:rsidR="001E3B79" w:rsidRPr="001E7A27" w:rsidRDefault="001E3B79" w:rsidP="005C7F25">
      <w:pPr>
        <w:pStyle w:val="AR6BodyText"/>
        <w:shd w:val="clear" w:color="auto" w:fill="DEEAF6" w:themeFill="accent1" w:themeFillTint="33"/>
        <w:rPr>
          <w:lang w:val="en-GB"/>
        </w:rPr>
      </w:pPr>
      <w:commentRangeStart w:id="6266"/>
      <w:r w:rsidRPr="001E7A27">
        <w:rPr>
          <w:lang w:val="en-GB"/>
        </w:rPr>
        <w:t xml:space="preserve">The third </w:t>
      </w:r>
      <w:commentRangeEnd w:id="6266"/>
      <w:r w:rsidR="00377BBB" w:rsidRPr="001E7A27">
        <w:rPr>
          <w:rStyle w:val="CommentReference"/>
          <w:lang w:val="en-GB"/>
        </w:rPr>
        <w:commentReference w:id="6266"/>
      </w:r>
      <w:r w:rsidRPr="001E7A27">
        <w:rPr>
          <w:lang w:val="en-GB"/>
        </w:rPr>
        <w:t>methodological improvement is a more direct estimation of the warming contribution of non-CO</w:t>
      </w:r>
      <w:r w:rsidRPr="001E7A27">
        <w:rPr>
          <w:vertAlign w:val="subscript"/>
          <w:lang w:val="en-GB"/>
        </w:rPr>
        <w:t>2</w:t>
      </w:r>
      <w:r w:rsidRPr="001E7A27">
        <w:rPr>
          <w:lang w:val="en-GB"/>
        </w:rPr>
        <w:t xml:space="preserve"> emissions, consistent with pathways that bring global CO</w:t>
      </w:r>
      <w:r w:rsidRPr="001E7A27">
        <w:rPr>
          <w:vertAlign w:val="subscript"/>
          <w:lang w:val="en-GB"/>
        </w:rPr>
        <w:t>2</w:t>
      </w:r>
      <w:r w:rsidRPr="001E7A27">
        <w:rPr>
          <w:lang w:val="en-GB"/>
        </w:rPr>
        <w:t xml:space="preserve"> emissions down to net zero. Instead of deriving this contribution implicitly from the CMIP5 ensemble, climate emulators </w:t>
      </w:r>
      <w:commentRangeStart w:id="6267"/>
      <w:r w:rsidRPr="001E7A27">
        <w:rPr>
          <w:lang w:val="en-GB"/>
        </w:rPr>
        <w:fldChar w:fldCharType="begin" w:fldLock="1"/>
      </w:r>
      <w:ins w:id="6268" w:author="Robin Matthews" w:date="2021-06-17T18:47:00Z">
        <w:r w:rsidR="00FB245A" w:rsidRPr="001E7A27">
          <w:rPr>
            <w:lang w:val="en-GB"/>
          </w:rPr>
          <w:instrText>ADDIN CSL_CITATION { "citationItems" : [ { "id" : "ITEM-1", "itemData" : { "DOI" : "10.5194/acp-11-1457-2011", "ISSN" : "1680-7324", "abstract" : "&lt;p&gt;&lt;p&gt;&lt;strong&gt;Abstract.&lt;/strong&gt; Intercomparisons of coupled atmosphere-ocean general circulation models (AOGCMs) and carbon cycle models are important for galvanizing our current scientific knowledge to project future climate. Interpreting such intercomparisons faces major challenges, not least because different models have been forced with different sets of forcing agents. Here, we show how an emulation approach with MAGICC6 can address such problems. In a companion paper (Meinshausen et al., 2011a), we show how the lower complexity carbon cycle-climate model MAGICC6 can be calibrated to emulate, with considerable accuracy, globally aggregated characteristics of these more complex models. Building on that, we examine here the Coupled Model Intercomparison Project's Phase 3 results (CMIP3). If forcing agents missed by individual AOGCMs in CMIP3 are considered, this reduces ensemble average temperature change from pre-industrial times to 2100 under SRES A1B by 0.4 \u00b0C. Differences in the results from the 1980 to 1999 base period (as reported in IPCC AR4) to 2100 are negligible, however, although there are some differences in the trajectories over the 21st century. In a second part of this study, we consider the new RCP scenarios that are to be investigated under the forthcoming CMIP5 intercomparison for the IPCC Fifth Assessment Report. For the highest scenario, RCP8.5, relative to pre-industrial levels, we project a median warming of around 4.6 \u00b0C by 2100 and more than 7 \u00b0C by 2300. For the lowest RCP scenario, RCP3-PD, the corresponding warming is around 1.5 \u00b0C by 2100, decreasing to around 1.1 \u00b0C by 2300 based on our AOGCM and carbon cycle model emulations. Implied cumulative CO&lt;sub&gt;2&lt;/sub&gt; emissions over the 21st century for RCP8.5 and RCP3-PD are 1881 GtC (1697 to 2034 GtC, 80% uncertainty range) and 381 GtC (334 to 488 GtC), when prescribing CO&lt;sub&gt;2&lt;/sub&gt; concentrations and accounting for uncertainty in the carbon cycle. Lastly, we assess the reasons why a previous MAGICC version (4.2) used in IPCC AR4 gave roughly 10% larger warmings over the 21st century compared to the CMIP3 average. We find that forcing differences and the use of slightly too high climate sensitivities inferred from idealized high-forcing runs were the major reasons for this difference.&lt;/p&gt;&lt;/p&gt;", "author" : [ { "dropping-particle" : "", "family" : "Meinshausen", "given" : "M.", "non-dropping-particle" : "", "parse-names" : false, "suffix" : "" }, { "dropping-particle" : "", "family" : "Wigley", "given" : "T. M. L.", "non-dropping-particle" : "", "parse-names" : false, "suffix" : "" }, { "dropping-particle" : "", "family" : "Raper", "given" : "S. C. B.", "non-dropping-particle" : "", "parse-names" : false, "suffix" : "" } ], "container-title" : "Atmospheric Chemistry and Physics", "id" : "ITEM-1", "issue" : "4", "issued" : { "date-parts" : [ [ "2011", "2" ] ] }, "page" : "1457-1471", "title" : "Emulating atmosphere-ocean and carbon cycle models with a simpler model, MAGICC6 \u2013 Part 2: Applications", "translator" : [ { "dropping-particle" : "", "family" : "L6148", "given" : "", "non-dropping-particle" : "", "parse-names" : false, "suffix" : "" } ], "type" : "article-journal", "volume" : "11" }, "uris" : [ "http://www.mendeley.com/documents/?uuid=3d39b6fc-4007-4eb1-953d-0ec577ab6958", "http://www.mendeley.com/documents/?uuid=199030da-1628-43a6-8652-63ef2c25605b" ] }, { "id" : "ITEM-2", "itemData" : { "DOI" : "10.5194/esd-2018-63", "ISSN" : "2190-4995", "abstract" : "&lt;p&gt;&lt;p&gt;&lt;strong&gt;Abstract.&lt;/strong&gt; Simple climate models (SCMs) are numerical representations of the Earth\u2019s gas cycles and climate system. SCMs are easy to use and computationally inexpensive, making them an ideal tool in both scientific and decision-making contexts (e.g., complex climate model emulation; parameter estimation experiments; climate metric calculations; and probabilistic analyses). Despite their prolific use, the fundamental responses of SCMs are often not directly characterized. In this study, we use unit tests of three chemical species (CO&lt;sub&gt;2&lt;/sub&gt;, CH&lt;sub&gt;4&lt;/sub&gt;, and BC) to understand the fundamental gas cycle and climate system responses of several SCMs (Hector v2.0, MAGICC 5.3, MAGICC 6.0, FAIR v1.0, and AR5-IR). We find that while idealized SCMs are widely used, they fail to capture important global mean climate response features, which can produce biased temperature results. Comprehensive SCMs, which have non-linear forcing and physically-based carbon cycle representations, show improved responses compared to idealized SCMs. Even some comprehensive SCMs fail to capture response timescales of more complex models under BC or CO&lt;sub&gt;2&lt;/sub&gt; forcing perturbations. These results suggest where improvements should be made to SCMs. Further, we provide a set of fundamental tests that we recommend as a standard validation suite for any SCM. Unit tests allow users to understand differences in model responses and the impact of model selection on results.&lt;/p&gt;&lt;/p&gt;", "author" : [ { "dropping-particle" : "", "family" : "Schwarber", "given" : "Adria K.", "non-dropping-particle" : "", "parse-names" : false, "suffix" : "" }, { "dropping-particle" : "", "family" : "Smith", "given" : "Steven J.", "non-dropping-particle" : "", "parse-names" : false, "suffix" : "" }, { "dropping-particle" : "", "family" : "Hartin", "given" : "Corinne A.", "non-dropping-particle" : "", "parse-names" : false, "suffix" : "" }, { "dropping-particle" : "", "family" : "Vega-Westhoff", "given" : "Benjamin Aaron", "non-dropping-particle" : "", "parse-names" : false, "suffix" : "" }, { "dropping-particle" : "", "family" : "Sriver", "given" : "Ryan", "non-dropping-particle" : "", "parse-names" : false, "suffix" : "" } ], "container-title" : "Earth System Dynamics Discussions", "id" : "ITEM-2", "issued" : { "date-parts" : [ [ "2018", "9" ] ] }, "page" : "1-13", "title" : "Evaluating Climate Emulation: Unit Testing of Simple Climate Models", "translator" : [ { "dropping-particle" : "", "family" : "L5837", "given" : "", "non-dropping-particle" : "", "parse-names" : false, "suffix" : "" } ], "type" : "article-journal" }, "uris" : [ "http://www.mendeley.com/documents/?uuid=5546dda0-b64e-46f6-9a7c-df930ca17012", "http://www.mendeley.com/documents/?uuid=6849ff54-2401-436a-957a-58163c11fe26", "http://www.mendeley.com/documents/?uuid=8fcdc493-e207-443c-8156-82b43363a9d6" ] }, { "id" : "ITEM-3", "itemData" : { "DOI" : "10.5194/gmd-11-2273-2018", "ISSN" : "1991-9603", "abstract" :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"ITEM-3", "issue" : "6", "issued" : { "date-parts" : [ [ "2018", "6", "18" ] ] }, "page" : "2273-2297", "publisher" : "Copernicus GmbH", "title" : "FAIR v1.3: a simple emissions-based impulse response and carbon cycle model", "translator" : [ { "dropping-particle" : "", "family" : "L4943", "given" : "", "non-dropping-particle" : "", "parse-names" : false, "suffix" : "" } ], "type" : "article-journal", "volume" : "11" }, "uris" : [ "http://www.mendeley.com/documents/?uuid=b98f820e-d999-42ba-af47-bc550ccfa13f" ] } ], "mendeley" : { "formattedCitation" : "(Meinshausen et al., 2011c; Schwarber et al., 2018; Smith et al., 2018a)", "manualFormatting" : "(Meinshausen et al., 2011b; Schwarber et al., 2018; C.J. Smith et al., 2018)", "plainTextFormattedCitation" : "(Meinshausen et al., 2011c; Schwarber et al., 2018; Smith et al., 2018a)", "previouslyFormattedCitation" : "(Meinshausen et al., 2011c; Schwarber et al., 2018; Smith et al., 2018a)" }, "properties" : { "noteIndex" : 0 }, "schema" : "https://github.com/citation-style-language/schema/raw/master/csl-citation.json" }</w:instrText>
        </w:r>
      </w:ins>
      <w:del w:id="6269" w:author="Robin Matthews" w:date="2021-06-17T18:47:00Z">
        <w:r w:rsidR="00BC2C5E" w:rsidRPr="001E7A27" w:rsidDel="00FB245A">
          <w:rPr>
            <w:lang w:val="en-GB"/>
          </w:rPr>
          <w:delInstrText>ADDIN CSL_CITATION { "citationItems" : [ { "id" : "ITEM-1", "itemData" : { "DOI" : "10.5194/acp-11-1457-2011", "ISSN" : "1680-7324", "abstract" : "&lt;p&gt;&lt;p&gt;&lt;strong&gt;Abstract.&lt;/strong&gt; Intercomparisons of coupled atmosphere-ocean general circulation models (AOGCMs) and carbon cycle models are important for galvanizing our current scientific knowledge to project future climate. Interpreting such intercomparisons faces major challenges, not least because different models have been forced with different sets of forcing agents. Here, we show how an emulation approach with MAGICC6 can address such problems. In a companion paper (Meinshausen et al., 2011a), we show how the lower complexity carbon cycle-climate model MAGICC6 can be calibrated to emulate, with considerable accuracy, globally aggregated characteristics of these more complex models. Building on that, we examine here the Coupled Model Intercomparison Project's Phase 3 results (CMIP3). If forcing agents missed by individual AOGCMs in CMIP3 are considered, this reduces ensemble average temperature change from pre-industrial times to 2100 under SRES A1B by 0.4 \u00b0C. Differences in the results from the 1980 to 1999 base period (as reported in IPCC AR4) to 2100 are negligible, however, although there are some differences in the trajectories over the 21st century. In a second part of this study, we consider the new RCP scenarios that are to be investigated under the forthcoming CMIP5 intercomparison for the IPCC Fifth Assessment Report. For the highest scenario, RCP8.5, relative to pre-industrial levels, we project a median warming of around 4.6 \u00b0C by 2100 and more than 7 \u00b0C by 2300. For the lowest RCP scenario, RCP3-PD, the corresponding warming is around 1.5 \u00b0C by 2100, decreasing to around 1.1 \u00b0C by 2300 based on our AOGCM and carbon cycle model emulations. Implied cumulative CO&lt;sub&gt;2&lt;/sub&gt; emissions over the 21st century for RCP8.5 and RCP3-PD are 1881 GtC (1697 to 2034 GtC, 80% uncertainty range) and 381 GtC (334 to 488 GtC), when prescribing CO&lt;sub&gt;2&lt;/sub&gt; concentrations and accounting for uncertainty in the carbon cycle. Lastly, we assess the reasons why a previous MAGICC version (4.2) used in IPCC AR4 gave roughly 10% larger warmings over the 21st century compared to the CMIP3 average. We find that forcing differences and the use of slightly too high climate sensitivities inferred from idealized high-forcing runs were the major reasons for this difference.&lt;/p&gt;&lt;/p&gt;", "author" : [ { "dropping-particle" : "", "family" : "Meinshausen", "given" : "M.", "non-dropping-particle" : "", "parse-names" : false, "suffix" : "" }, { "dropping-particle" : "", "family" : "Wigley", "given" : "T. M. L.", "non-dropping-particle" : "", "parse-names" : false, "suffix" : "" }, { "dropping-particle" : "", "family" : "Raper", "given" : "S. C. B.", "non-dropping-particle" : "", "parse-names" : false, "suffix" : "" } ], "container-title" : "Atmospheric Chemistry and Physics", "id" : "ITEM-1", "issue" : "4", "issued" : { "date-parts" : [ [ "2011", "2" ] ] }, "page" : "1457-1471", "title" : "Emulating atmosphere-ocean and carbon cycle models with a simpler model, MAGICC6 \u2013 Part 2: Applications", "translator" : [ { "dropping-particle" : "", "family" : "L6148", "given" : "", "non-dropping-particle" : "", "parse-names" : false, "suffix" : "" } ], "type" : "article-journal", "volume" : "11" }, "uris" : [ "http://www.mendeley.com/documents/?uuid=3d39b6fc-4007-4eb1-953d-0ec577ab6958", "http://www.mendeley.com/documents/?uuid=199030da-1628-43a6-8652-63ef2c25605b" ] }, { "id" : "ITEM-2", "itemData" : { "DOI" : "10.5194/esd-2018-63", "ISSN" : "2190-4995", "abstract" : "&lt;p&gt;&lt;p&gt;&lt;strong&gt;Abstract.&lt;/strong&gt; Simple climate models (SCMs) are numerical representations of the Earth\u2019s gas cycles and climate system. SCMs are easy to use and computationally inexpensive, making them an ideal tool in both scientific and decision-making contexts (e.g., complex climate model emulation; parameter estimation experiments; climate metric calculations; and probabilistic analyses). Despite their prolific use, the fundamental responses of SCMs are often not directly characterized. In this study, we use unit tests of three chemical species (CO&lt;sub&gt;2&lt;/sub&gt;, CH&lt;sub&gt;4&lt;/sub&gt;, and BC) to understand the fundamental gas cycle and climate system responses of several SCMs (Hector v2.0, MAGICC 5.3, MAGICC 6.0, FAIR v1.0, and AR5-IR). We find that while idealized SCMs are widely used, they fail to capture important global mean climate response features, which can produce biased temperature results. Comprehensive SCMs, which have non-linear forcing and physically-based carbon cycle representations, show improved responses compared to idealized SCMs. Even some comprehensive SCMs fail to capture response timescales of more complex models under BC or CO&lt;sub&gt;2&lt;/sub&gt; forcing perturbations. These results suggest where improvements should be made to SCMs. Further, we provide a set of fundamental tests that we recommend as a standard validation suite for any SCM. Unit tests allow users to understand differences in model responses and the impact of model selection on results.&lt;/p&gt;&lt;/p&gt;", "author" : [ { "dropping-particle" : "", "family" : "Schwarber", "given" : "Adria K.", "non-dropping-particle" : "", "parse-names" : false, "suffix" : "" }, { "dropping-particle" : "", "family" : "Smith", "given" : "Steven J.", "non-dropping-particle" : "", "parse-names" : false, "suffix" : "" }, { "dropping-particle" : "", "family" : "Hartin", "given" : "Corinne A.", "non-dropping-particle" : "", "parse-names" : false, "suffix" : "" }, { "dropping-particle" : "", "family" : "Vega-Westhoff", "given" : "Benjamin Aaron", "non-dropping-particle" : "", "parse-names" : false, "suffix" : "" }, { "dropping-particle" : "", "family" : "Sriver", "given" : "Ryan", "non-dropping-particle" : "", "parse-names" : false, "suffix" : "" } ], "container-title" : "Earth System Dynamics Discussions", "id" : "ITEM-2", "issued" : { "date-parts" : [ [ "2018", "9" ] ] }, "page" : "1-13", "title" : "Evaluating Climate Emulation: Unit Testing of Simple Climate Models", "translator" : [ { "dropping-particle" : "", "family" : "L5837", "given" : "", "non-dropping-particle" : "", "parse-names" : false, "suffix" : "" } ], "type" : "article-journal" }, "uris" : [ "http://www.mendeley.com/documents/?uuid=5546dda0-b64e-46f6-9a7c-df930ca17012", "http://www.mendeley.com/documents/?uuid=6849ff54-2401-436a-957a-58163c11fe26", "http://www.mendeley.com/documents/?uuid=8fcdc493-e207-443c-8156-82b43363a9d6" ] }, { "id" : "ITEM-3", "itemData" : { "DOI" : "10.5194/gmd-11-2273-2018", "ISSN" : "1991-9603", "abstract" :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"ITEM-3", "issue" : "6", "issued" : { "date-parts" : [ [ "2018", "6", "18" ] ] }, "page" : "2273-2297", "publisher" : "Copernicus GmbH", "title" : "FAIR v1.3: a simple emissions-based impulse response and carbon cycle model", "translator" : [ { "dropping-particle" : "", "family" : "L4943", "given" : "", "non-dropping-particle" : "", "parse-names" : false, "suffix" : "" } ], "type" : "article-journal", "volume" : "11" }, "uris" : [ "http://www.mendeley.com/documents/?uuid=b98f820e-d999-42ba-af47-bc550ccfa13f" ] } ], "mendeley" : { "formattedCitation" : "(Meinshausen et al., 2011c; Schwarber et al., 2018; Smith et al., 2018a)", "plainTextFormattedCitation" : "(Meinshausen et al., 2011c; Schwarber et al., 2018; Smith et al., 2018a)", "previouslyFormattedCitation" : "(Meinshausen et al., 2011c; Schwarber et al., 2018; Smith et al., 2018a)" }, "properties" : { "noteIndex" : 0 }, "schema" : "https://github.com/citation-style-language/schema/raw/master/csl-citation.json" }</w:delInstrText>
        </w:r>
      </w:del>
      <w:r w:rsidRPr="001E7A27">
        <w:rPr>
          <w:lang w:val="en-GB"/>
        </w:rPr>
        <w:fldChar w:fldCharType="separate"/>
      </w:r>
      <w:r w:rsidR="00025FA2" w:rsidRPr="001E7A27">
        <w:rPr>
          <w:noProof/>
          <w:lang w:val="en-GB"/>
        </w:rPr>
        <w:t>(Meinshausen et al., 2011</w:t>
      </w:r>
      <w:ins w:id="6270" w:author="Robin Matthews" w:date="2021-06-17T18:47:00Z">
        <w:r w:rsidR="00FB245A" w:rsidRPr="001E7A27">
          <w:rPr>
            <w:noProof/>
            <w:lang w:val="en-GB"/>
          </w:rPr>
          <w:t>b</w:t>
        </w:r>
      </w:ins>
      <w:del w:id="6271" w:author="Robin Matthews" w:date="2021-06-17T18:47:00Z">
        <w:r w:rsidR="00025FA2" w:rsidRPr="001E7A27" w:rsidDel="00FB245A">
          <w:rPr>
            <w:noProof/>
            <w:lang w:val="en-GB"/>
          </w:rPr>
          <w:delText>c</w:delText>
        </w:r>
      </w:del>
      <w:r w:rsidR="00025FA2" w:rsidRPr="001E7A27">
        <w:rPr>
          <w:noProof/>
          <w:lang w:val="en-GB"/>
        </w:rPr>
        <w:t xml:space="preserve">; Schwarber et al., 2018; </w:t>
      </w:r>
      <w:ins w:id="6272" w:author="Robin Matthews" w:date="2021-06-17T18:47:00Z">
        <w:r w:rsidR="00FB245A" w:rsidRPr="001E7A27">
          <w:rPr>
            <w:noProof/>
            <w:lang w:val="en-GB"/>
          </w:rPr>
          <w:t xml:space="preserve">C.J. </w:t>
        </w:r>
      </w:ins>
      <w:r w:rsidR="00025FA2" w:rsidRPr="001E7A27">
        <w:rPr>
          <w:noProof/>
          <w:lang w:val="en-GB"/>
        </w:rPr>
        <w:t>Smith et al., 2018</w:t>
      </w:r>
      <w:del w:id="6273" w:author="Robin Matthews" w:date="2021-06-17T18:47:00Z">
        <w:r w:rsidR="00025FA2" w:rsidRPr="001E7A27" w:rsidDel="00FB245A">
          <w:rPr>
            <w:noProof/>
            <w:lang w:val="en-GB"/>
          </w:rPr>
          <w:delText>a</w:delText>
        </w:r>
      </w:del>
      <w:r w:rsidR="00025FA2" w:rsidRPr="001E7A27">
        <w:rPr>
          <w:noProof/>
          <w:lang w:val="en-GB"/>
        </w:rPr>
        <w:t>)</w:t>
      </w:r>
      <w:r w:rsidRPr="001E7A27">
        <w:rPr>
          <w:lang w:val="en-GB"/>
        </w:rPr>
        <w:fldChar w:fldCharType="end"/>
      </w:r>
      <w:commentRangeEnd w:id="6267"/>
      <w:r w:rsidR="00025FA2" w:rsidRPr="001E7A27">
        <w:rPr>
          <w:rStyle w:val="CommentReference"/>
          <w:lang w:val="en-GB"/>
        </w:rPr>
        <w:commentReference w:id="6267"/>
      </w:r>
      <w:r w:rsidRPr="001E7A27">
        <w:rPr>
          <w:lang w:val="en-GB"/>
        </w:rPr>
        <w:t xml:space="preserve"> that are calibrated to the combined AR6 assessment (Cross-Chapter Box 7.1) are used to estimate the non-CO</w:t>
      </w:r>
      <w:r w:rsidRPr="001E7A27">
        <w:rPr>
          <w:vertAlign w:val="subscript"/>
          <w:lang w:val="en-GB"/>
        </w:rPr>
        <w:t>2</w:t>
      </w:r>
      <w:r w:rsidRPr="001E7A27">
        <w:rPr>
          <w:lang w:val="en-GB"/>
        </w:rPr>
        <w:t xml:space="preserve"> contribution across a wide variety of stringent mitigation scenarios </w:t>
      </w:r>
      <w:r w:rsidRPr="001E7A27">
        <w:rPr>
          <w:lang w:val="en-GB"/>
        </w:rPr>
        <w:fldChar w:fldCharType="begin" w:fldLock="1"/>
      </w:r>
      <w:r w:rsidR="00747167" w:rsidRPr="001E7A27">
        <w:rPr>
          <w:lang w:val="en-GB"/>
        </w:rPr>
        <w:instrText>ADDIN CSL_CITATION { "citationItems" : [ { "id" : "ITEM-1",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"mendeley" : { "formattedCitation" : "(Huppmann et al., 2018)", "plainTextFormattedCitation" : "(Huppmann et al., 2018)", "previouslyFormattedCitation" : "(Huppmann et al., 2018)" }, "properties" : { "noteIndex" : 0 }, "schema" : "https://github.com/citation-style-language/schema/raw/master/csl-citation.json" }</w:instrText>
      </w:r>
      <w:r w:rsidRPr="001E7A27">
        <w:rPr>
          <w:lang w:val="en-GB"/>
        </w:rPr>
        <w:fldChar w:fldCharType="separate"/>
      </w:r>
      <w:r w:rsidR="00025FA2" w:rsidRPr="001E7A27">
        <w:rPr>
          <w:noProof/>
          <w:lang w:val="en-GB"/>
        </w:rPr>
        <w:t>(Huppmann et al., 2018)</w:t>
      </w:r>
      <w:r w:rsidRPr="001E7A27">
        <w:rPr>
          <w:lang w:val="en-GB"/>
        </w:rPr>
        <w:fldChar w:fldCharType="end"/>
      </w:r>
      <w:r w:rsidRPr="001E7A27">
        <w:rPr>
          <w:lang w:val="en-GB"/>
        </w:rPr>
        <w:t>. The specific relative effect of this advance compared to AR5 is not calculable because CMIP5 data does not isolate non-CO</w:t>
      </w:r>
      <w:r w:rsidRPr="001E7A27">
        <w:rPr>
          <w:vertAlign w:val="subscript"/>
          <w:lang w:val="en-GB"/>
        </w:rPr>
        <w:t>2</w:t>
      </w:r>
      <w:r w:rsidRPr="001E7A27">
        <w:rPr>
          <w:lang w:val="en-GB"/>
        </w:rPr>
        <w:t xml:space="preserve"> from CO</w:t>
      </w:r>
      <w:r w:rsidRPr="001E7A27">
        <w:rPr>
          <w:vertAlign w:val="subscript"/>
          <w:lang w:val="en-GB"/>
        </w:rPr>
        <w:t>2</w:t>
      </w:r>
      <w:r w:rsidRPr="001E7A27">
        <w:rPr>
          <w:lang w:val="en-GB"/>
        </w:rPr>
        <w:t xml:space="preserve">-induced warming. </w:t>
      </w:r>
    </w:p>
    <w:p w14:paraId="04118D55" w14:textId="77777777" w:rsidR="001E3B79" w:rsidRPr="001E7A27" w:rsidRDefault="001E3B79" w:rsidP="005C7F25">
      <w:pPr>
        <w:pStyle w:val="AR6BodyText"/>
        <w:shd w:val="clear" w:color="auto" w:fill="DEEAF6" w:themeFill="accent1" w:themeFillTint="33"/>
        <w:rPr>
          <w:lang w:val="en-GB"/>
        </w:rPr>
      </w:pPr>
    </w:p>
    <w:p w14:paraId="3067A503" w14:textId="42D9D9EC" w:rsidR="001E3B79" w:rsidRPr="001E7A27" w:rsidRDefault="001E3B79" w:rsidP="005C7F25">
      <w:pPr>
        <w:pStyle w:val="AR6BodyText"/>
        <w:shd w:val="clear" w:color="auto" w:fill="DEEAF6" w:themeFill="accent1" w:themeFillTint="33"/>
        <w:rPr>
          <w:lang w:val="en-GB"/>
        </w:rPr>
      </w:pPr>
      <w:r w:rsidRPr="001E7A27">
        <w:rPr>
          <w:lang w:val="en-GB"/>
        </w:rPr>
        <w:t xml:space="preserve">The </w:t>
      </w:r>
      <w:commentRangeStart w:id="6274"/>
      <w:r w:rsidRPr="001E7A27">
        <w:rPr>
          <w:lang w:val="en-GB"/>
        </w:rPr>
        <w:t xml:space="preserve">fourth and fifth </w:t>
      </w:r>
      <w:commentRangeEnd w:id="6274"/>
      <w:r w:rsidR="00377BBB" w:rsidRPr="001E7A27">
        <w:rPr>
          <w:rStyle w:val="CommentReference"/>
          <w:lang w:val="en-GB"/>
        </w:rPr>
        <w:commentReference w:id="6274"/>
      </w:r>
      <w:r w:rsidRPr="001E7A27">
        <w:rPr>
          <w:lang w:val="en-GB"/>
        </w:rPr>
        <w:t>methodological advancements are to explicitly account for the zero</w:t>
      </w:r>
      <w:del w:id="6275" w:author="Ian Blenkinsop" w:date="2021-07-29T08:57:00Z">
        <w:r w:rsidRPr="001E7A27" w:rsidDel="0086190C">
          <w:rPr>
            <w:lang w:val="en-GB"/>
          </w:rPr>
          <w:delText>-</w:delText>
        </w:r>
      </w:del>
      <w:ins w:id="6276" w:author="Ian Blenkinsop" w:date="2021-07-29T08:57:00Z">
        <w:r w:rsidR="0086190C" w:rsidRPr="001E7A27">
          <w:rPr>
            <w:lang w:val="en-GB"/>
          </w:rPr>
          <w:t xml:space="preserve"> </w:t>
        </w:r>
      </w:ins>
      <w:r w:rsidRPr="001E7A27">
        <w:rPr>
          <w:lang w:val="en-GB"/>
        </w:rPr>
        <w:t>emission</w:t>
      </w:r>
      <w:ins w:id="6277" w:author="Soapbox" w:date="2021-07-22T10:09:00Z">
        <w:r w:rsidR="005D77CD" w:rsidRPr="001E7A27">
          <w:rPr>
            <w:lang w:val="en-GB"/>
          </w:rPr>
          <w:t>s</w:t>
        </w:r>
      </w:ins>
      <w:r w:rsidRPr="001E7A27">
        <w:rPr>
          <w:lang w:val="en-GB"/>
        </w:rPr>
        <w:t xml:space="preserve"> commitment (ZEC</w:t>
      </w:r>
      <w:ins w:id="6278" w:author="Soapbox" w:date="2021-07-22T10:09:00Z">
        <w:del w:id="6279" w:author="Ian Blenkinsop" w:date="2021-07-28T15:32:00Z">
          <w:r w:rsidR="005D77CD" w:rsidRPr="001E7A27" w:rsidDel="00F85CE8">
            <w:rPr>
              <w:lang w:val="en-GB"/>
            </w:rPr>
            <w:delText>)</w:delText>
          </w:r>
        </w:del>
      </w:ins>
      <w:del w:id="6280" w:author="Ian Blenkinsop" w:date="2021-07-28T15:32:00Z">
        <w:r w:rsidRPr="001E7A27" w:rsidDel="00F85CE8">
          <w:rPr>
            <w:lang w:val="en-GB"/>
          </w:rPr>
          <w:delText xml:space="preserve">, </w:delText>
        </w:r>
      </w:del>
      <w:ins w:id="6281" w:author="Soapbox" w:date="2021-07-22T10:09:00Z">
        <w:del w:id="6282" w:author="Ian Blenkinsop" w:date="2021-07-28T15:32:00Z">
          <w:r w:rsidR="005D77CD" w:rsidRPr="001E7A27" w:rsidDel="00F85CE8">
            <w:rPr>
              <w:lang w:val="en-GB"/>
            </w:rPr>
            <w:delText>(</w:delText>
          </w:r>
        </w:del>
      </w:ins>
      <w:ins w:id="6283" w:author="Ian Blenkinsop" w:date="2021-07-28T15:32:00Z">
        <w:r w:rsidR="00F85CE8" w:rsidRPr="001E7A27">
          <w:rPr>
            <w:lang w:val="en-GB"/>
          </w:rPr>
          <w:t xml:space="preserve">; </w:t>
        </w:r>
      </w:ins>
      <w:r w:rsidRPr="001E7A27">
        <w:rPr>
          <w:lang w:val="en-GB"/>
        </w:rPr>
        <w:t xml:space="preserve">Section 5.5.2.2.4) and adjust estimates for Earth system feedbacks that are typically not represented in Earth </w:t>
      </w:r>
      <w:ins w:id="6284" w:author="Soapbox" w:date="2021-07-17T05:03:00Z">
        <w:r w:rsidR="003802BA" w:rsidRPr="001E7A27">
          <w:rPr>
            <w:lang w:val="en-GB"/>
          </w:rPr>
          <w:t>s</w:t>
        </w:r>
      </w:ins>
      <w:del w:id="6285" w:author="Soapbox" w:date="2021-07-17T05:03:00Z">
        <w:r w:rsidRPr="001E7A27" w:rsidDel="003802BA">
          <w:rPr>
            <w:lang w:val="en-GB"/>
          </w:rPr>
          <w:delText>S</w:delText>
        </w:r>
      </w:del>
      <w:r w:rsidRPr="001E7A27">
        <w:rPr>
          <w:lang w:val="en-GB"/>
        </w:rPr>
        <w:t>ystem models</w:t>
      </w:r>
      <w:ins w:id="6286" w:author="Soapbox" w:date="2021-07-17T05:04:00Z">
        <w:r w:rsidR="003802BA" w:rsidRPr="001E7A27">
          <w:rPr>
            <w:lang w:val="en-GB"/>
          </w:rPr>
          <w:t xml:space="preserve"> (ESMs</w:t>
        </w:r>
        <w:del w:id="6287" w:author="Ian Blenkinsop" w:date="2021-07-28T15:32:00Z">
          <w:r w:rsidR="003802BA" w:rsidRPr="001E7A27" w:rsidDel="00F85CE8">
            <w:rPr>
              <w:lang w:val="en-GB"/>
            </w:rPr>
            <w:delText>)</w:delText>
          </w:r>
        </w:del>
      </w:ins>
      <w:del w:id="6288" w:author="Ian Blenkinsop" w:date="2021-07-28T15:32:00Z">
        <w:r w:rsidRPr="001E7A27" w:rsidDel="00F85CE8">
          <w:rPr>
            <w:lang w:val="en-GB"/>
          </w:rPr>
          <w:delText xml:space="preserve"> (</w:delText>
        </w:r>
      </w:del>
      <w:ins w:id="6289" w:author="Ian Blenkinsop" w:date="2021-07-28T15:32:00Z">
        <w:r w:rsidR="00F85CE8" w:rsidRPr="001E7A27">
          <w:rPr>
            <w:lang w:val="en-GB"/>
          </w:rPr>
          <w:t xml:space="preserve">; </w:t>
        </w:r>
      </w:ins>
      <w:r w:rsidRPr="001E7A27">
        <w:rPr>
          <w:lang w:val="en-GB"/>
        </w:rPr>
        <w:t xml:space="preserve">Section 5.5.2.2.5). The central estimate of the assessed ZEC used in SR1.5 and AR6 is zero (Sections 4.7.2). ZEC uncertainties are reported separately (Table 5.8), and the additional consideration of ZEC therefore does result in a better understanding but not in a net shift of central estimates of the remaining carbon budget compared to AR5. Furthermore, AR5 did not explicitly account for Earth system feedbacks not represented in </w:t>
      </w:r>
      <w:del w:id="6290" w:author="Soapbox" w:date="2021-07-17T05:04:00Z">
        <w:r w:rsidRPr="001E7A27" w:rsidDel="003802BA">
          <w:rPr>
            <w:lang w:val="en-GB"/>
          </w:rPr>
          <w:delText>Earth system models</w:delText>
        </w:r>
      </w:del>
      <w:ins w:id="6291" w:author="Soapbox" w:date="2021-07-17T05:04:00Z">
        <w:r w:rsidR="003802BA" w:rsidRPr="001E7A27">
          <w:rPr>
            <w:lang w:val="en-GB"/>
          </w:rPr>
          <w:t>ESMs</w:t>
        </w:r>
      </w:ins>
      <w:r w:rsidRPr="001E7A27">
        <w:rPr>
          <w:lang w:val="en-GB"/>
        </w:rPr>
        <w:t xml:space="preserve">. </w:t>
      </w:r>
      <w:ins w:id="6292" w:author="Tom Maycock" w:date="2021-09-09T16:20:00Z">
        <w:r w:rsidR="00AF21D1">
          <w:rPr>
            <w:lang w:val="en-GB"/>
          </w:rPr>
          <w:t xml:space="preserve">The </w:t>
        </w:r>
      </w:ins>
      <w:r w:rsidRPr="001E7A27">
        <w:rPr>
          <w:lang w:val="en-GB"/>
        </w:rPr>
        <w:t>SR1.5 assessed that they could reduce the remaining carbon budgets by about 100 GtCO</w:t>
      </w:r>
      <w:r w:rsidRPr="001E7A27">
        <w:rPr>
          <w:vertAlign w:val="subscript"/>
          <w:lang w:val="en-GB"/>
        </w:rPr>
        <w:t>2</w:t>
      </w:r>
      <w:r w:rsidRPr="001E7A27">
        <w:rPr>
          <w:lang w:val="en-GB"/>
        </w:rPr>
        <w:t xml:space="preserve"> over centennial time</w:t>
      </w:r>
      <w:ins w:id="6293" w:author="Soapbox" w:date="2021-07-15T12:53:00Z">
        <w:r w:rsidR="006C248B" w:rsidRPr="001E7A27">
          <w:rPr>
            <w:lang w:val="en-GB"/>
          </w:rPr>
          <w:t xml:space="preserve"> </w:t>
        </w:r>
      </w:ins>
      <w:r w:rsidRPr="001E7A27">
        <w:rPr>
          <w:lang w:val="en-GB"/>
        </w:rPr>
        <w:t>scales. This assessment has been updated in AR6, including a wider range of biogeochemical feedbacks and new evidence (Section 5.5.2.2.5). Some of these feedbacks are captured in the estimation of non-CO</w:t>
      </w:r>
      <w:r w:rsidRPr="001E7A27">
        <w:rPr>
          <w:vertAlign w:val="subscript"/>
          <w:lang w:val="en-GB"/>
        </w:rPr>
        <w:t>2</w:t>
      </w:r>
      <w:r w:rsidRPr="001E7A27">
        <w:rPr>
          <w:lang w:val="en-GB"/>
        </w:rPr>
        <w:t xml:space="preserve"> warming (see below), while the combined effect of remaining positive and negative feedbacks is assessed to reduce the remaining carbon budget estimates by 7 ± 27 PgC K</w:t>
      </w:r>
      <w:del w:id="6294" w:author="Ian Blenkinsop" w:date="2021-07-28T15:32:00Z">
        <w:r w:rsidRPr="001E7A27" w:rsidDel="00F85CE8">
          <w:rPr>
            <w:vertAlign w:val="superscript"/>
            <w:lang w:val="en-GB"/>
          </w:rPr>
          <w:delText>-</w:delText>
        </w:r>
      </w:del>
      <w:ins w:id="6295" w:author="Ian Blenkinsop" w:date="2021-07-28T15:32:00Z">
        <w:r w:rsidR="00F85CE8" w:rsidRPr="001E7A27">
          <w:rPr>
            <w:vertAlign w:val="superscript"/>
            <w:lang w:val="en-GB"/>
          </w:rPr>
          <w:t>–</w:t>
        </w:r>
      </w:ins>
      <w:r w:rsidRPr="001E7A27">
        <w:rPr>
          <w:vertAlign w:val="superscript"/>
          <w:lang w:val="en-GB"/>
        </w:rPr>
        <w:t>1</w:t>
      </w:r>
      <w:r w:rsidRPr="001E7A27">
        <w:rPr>
          <w:lang w:val="en-GB"/>
        </w:rPr>
        <w:t xml:space="preserve"> (1-sigma range, or 26 ± 97 GtCO</w:t>
      </w:r>
      <w:r w:rsidRPr="001E7A27">
        <w:rPr>
          <w:vertAlign w:val="subscript"/>
          <w:lang w:val="en-GB"/>
        </w:rPr>
        <w:t>2</w:t>
      </w:r>
      <w:r w:rsidRPr="001E7A27">
        <w:rPr>
          <w:lang w:val="en-GB"/>
        </w:rPr>
        <w:t xml:space="preserve"> °C</w:t>
      </w:r>
      <w:del w:id="6296" w:author="Ian Blenkinsop" w:date="2021-07-28T16:21:00Z">
        <w:r w:rsidRPr="001E7A27" w:rsidDel="006C2F7B">
          <w:rPr>
            <w:vertAlign w:val="superscript"/>
            <w:lang w:val="en-GB"/>
          </w:rPr>
          <w:delText>-</w:delText>
        </w:r>
      </w:del>
      <w:ins w:id="6297" w:author="Ian Blenkinsop" w:date="2021-07-28T16:21:00Z">
        <w:r w:rsidR="006C2F7B" w:rsidRPr="001E7A27">
          <w:rPr>
            <w:vertAlign w:val="superscript"/>
            <w:lang w:val="en-GB"/>
          </w:rPr>
          <w:t>–</w:t>
        </w:r>
      </w:ins>
      <w:r w:rsidRPr="001E7A27">
        <w:rPr>
          <w:vertAlign w:val="superscript"/>
          <w:lang w:val="en-GB"/>
        </w:rPr>
        <w:t>1</w:t>
      </w:r>
      <w:r w:rsidRPr="001E7A27">
        <w:rPr>
          <w:lang w:val="en-GB"/>
        </w:rPr>
        <w:t xml:space="preserve">) compared to AR5. </w:t>
      </w:r>
    </w:p>
    <w:p w14:paraId="1332213C" w14:textId="77777777" w:rsidR="001E3B79" w:rsidRPr="001E7A27" w:rsidRDefault="001E3B79" w:rsidP="005C7F25">
      <w:pPr>
        <w:pStyle w:val="AR6BodyText"/>
        <w:shd w:val="clear" w:color="auto" w:fill="DEEAF6" w:themeFill="accent1" w:themeFillTint="33"/>
        <w:rPr>
          <w:lang w:val="en-GB"/>
        </w:rPr>
      </w:pPr>
    </w:p>
    <w:p w14:paraId="0531B6AB" w14:textId="5CC940AE" w:rsidR="001E3B79" w:rsidRPr="001E7A27" w:rsidRDefault="001E3B79" w:rsidP="005C7F25">
      <w:pPr>
        <w:pStyle w:val="AR6BodyText"/>
        <w:shd w:val="clear" w:color="auto" w:fill="DEEAF6" w:themeFill="accent1" w:themeFillTint="33"/>
        <w:rPr>
          <w:lang w:val="en-GB"/>
        </w:rPr>
      </w:pPr>
      <w:r w:rsidRPr="001E7A27">
        <w:rPr>
          <w:lang w:val="en-GB"/>
        </w:rPr>
        <w:t>Between SR1.5 and AR6, each of the five components described in Section 5.5.2.1 and</w:t>
      </w:r>
      <w:commentRangeStart w:id="6298"/>
      <w:commentRangeStart w:id="6299"/>
      <w:r w:rsidRPr="001E7A27">
        <w:rPr>
          <w:lang w:val="en-GB"/>
        </w:rPr>
        <w:t xml:space="preserve"> Figure 5.3</w:t>
      </w:r>
      <w:r w:rsidR="00F14937" w:rsidRPr="001E7A27">
        <w:rPr>
          <w:lang w:val="en-GB"/>
        </w:rPr>
        <w:t>2</w:t>
      </w:r>
      <w:r w:rsidRPr="001E7A27">
        <w:rPr>
          <w:lang w:val="en-GB"/>
        </w:rPr>
        <w:t xml:space="preserve"> </w:t>
      </w:r>
      <w:commentRangeEnd w:id="6298"/>
      <w:r w:rsidR="00F62904" w:rsidRPr="001E7A27">
        <w:rPr>
          <w:rStyle w:val="CommentReference"/>
          <w:lang w:val="en-GB"/>
        </w:rPr>
        <w:commentReference w:id="6298"/>
      </w:r>
      <w:commentRangeEnd w:id="6299"/>
      <w:r w:rsidR="00921F6B">
        <w:rPr>
          <w:rStyle w:val="CommentReference"/>
          <w:lang w:val="en-GB"/>
        </w:rPr>
        <w:commentReference w:id="6299"/>
      </w:r>
      <w:r w:rsidRPr="001E7A27">
        <w:rPr>
          <w:lang w:val="en-GB"/>
        </w:rPr>
        <w:t>have been re-assessed (see Sections 5.5.2.2.1</w:t>
      </w:r>
      <w:del w:id="6300" w:author="Ian Blenkinsop" w:date="2021-07-28T15:32:00Z">
        <w:r w:rsidRPr="001E7A27" w:rsidDel="00F85CE8">
          <w:rPr>
            <w:lang w:val="en-GB"/>
          </w:rPr>
          <w:delText xml:space="preserve"> to </w:delText>
        </w:r>
      </w:del>
      <w:ins w:id="6301" w:author="Ian Blenkinsop" w:date="2021-07-28T15:32:00Z">
        <w:r w:rsidR="00F85CE8" w:rsidRPr="001E7A27">
          <w:rPr>
            <w:lang w:val="en-GB"/>
          </w:rPr>
          <w:t>–</w:t>
        </w:r>
      </w:ins>
      <w:r w:rsidRPr="001E7A27">
        <w:rPr>
          <w:lang w:val="en-GB"/>
        </w:rPr>
        <w:t>5.5.2.2.5). Their updated assessments in turn affect the assessment of the remaining carbon budget. The new and narrower assessment of TCRE in AR6 compared to SR1.5 (</w:t>
      </w:r>
      <w:r w:rsidRPr="001E7A27">
        <w:rPr>
          <w:i/>
          <w:iCs/>
          <w:lang w:val="en-GB"/>
        </w:rPr>
        <w:t xml:space="preserve">likely </w:t>
      </w:r>
      <w:r w:rsidRPr="001E7A27">
        <w:rPr>
          <w:lang w:val="en-GB"/>
        </w:rPr>
        <w:t>range of 1.0</w:t>
      </w:r>
      <w:ins w:id="6302" w:author="Ian Blenkinsop" w:date="2021-07-28T15:33:00Z">
        <w:r w:rsidR="00F85CE8" w:rsidRPr="001E7A27">
          <w:rPr>
            <w:lang w:val="en-GB"/>
          </w:rPr>
          <w:t>°C</w:t>
        </w:r>
      </w:ins>
      <w:r w:rsidRPr="001E7A27">
        <w:rPr>
          <w:lang w:val="en-GB"/>
        </w:rPr>
        <w:t>–2.3°C EgC</w:t>
      </w:r>
      <w:del w:id="6303" w:author="Ian Blenkinsop" w:date="2021-07-28T16:21:00Z">
        <w:r w:rsidRPr="001E7A27" w:rsidDel="006C2F7B">
          <w:rPr>
            <w:vertAlign w:val="superscript"/>
            <w:lang w:val="en-GB"/>
          </w:rPr>
          <w:delText>-</w:delText>
        </w:r>
      </w:del>
      <w:ins w:id="6304" w:author="Ian Blenkinsop" w:date="2021-07-28T16:21:00Z">
        <w:r w:rsidR="006C2F7B" w:rsidRPr="001E7A27">
          <w:rPr>
            <w:vertAlign w:val="superscript"/>
            <w:lang w:val="en-GB"/>
          </w:rPr>
          <w:t>–</w:t>
        </w:r>
      </w:ins>
      <w:r w:rsidRPr="001E7A27">
        <w:rPr>
          <w:vertAlign w:val="superscript"/>
          <w:lang w:val="en-GB"/>
        </w:rPr>
        <w:t>1</w:t>
      </w:r>
      <w:r w:rsidR="00FC68D9" w:rsidRPr="001E7A27">
        <w:rPr>
          <w:lang w:val="en-GB"/>
        </w:rPr>
        <w:t xml:space="preserve"> </w:t>
      </w:r>
      <w:r w:rsidRPr="001E7A27">
        <w:rPr>
          <w:lang w:val="en-GB"/>
        </w:rPr>
        <w:t>compared to 0.8</w:t>
      </w:r>
      <w:ins w:id="6305" w:author="Ian Blenkinsop" w:date="2021-07-28T15:33:00Z">
        <w:r w:rsidR="00F85CE8" w:rsidRPr="001E7A27">
          <w:rPr>
            <w:lang w:val="en-GB"/>
          </w:rPr>
          <w:t>°C</w:t>
        </w:r>
      </w:ins>
      <w:r w:rsidRPr="001E7A27">
        <w:rPr>
          <w:lang w:val="en-GB"/>
        </w:rPr>
        <w:t>–2.5°C EgC</w:t>
      </w:r>
      <w:del w:id="6306" w:author="Ian Blenkinsop" w:date="2021-07-28T15:33:00Z">
        <w:r w:rsidRPr="001E7A27" w:rsidDel="00F85CE8">
          <w:rPr>
            <w:vertAlign w:val="superscript"/>
            <w:lang w:val="en-GB"/>
          </w:rPr>
          <w:delText>-</w:delText>
        </w:r>
      </w:del>
      <w:ins w:id="6307" w:author="Ian Blenkinsop" w:date="2021-07-28T15:33:00Z">
        <w:r w:rsidR="00F85CE8" w:rsidRPr="001E7A27">
          <w:rPr>
            <w:vertAlign w:val="superscript"/>
            <w:lang w:val="en-GB"/>
          </w:rPr>
          <w:t>–</w:t>
        </w:r>
      </w:ins>
      <w:r w:rsidRPr="001E7A27">
        <w:rPr>
          <w:vertAlign w:val="superscript"/>
          <w:lang w:val="en-GB"/>
        </w:rPr>
        <w:t>1</w:t>
      </w:r>
      <w:r w:rsidRPr="001E7A27">
        <w:rPr>
          <w:lang w:val="en-GB"/>
        </w:rPr>
        <w:t>, respectively, with the same central estimate) leads to no change in median estimates and about a 50 and 100 GtCO</w:t>
      </w:r>
      <w:r w:rsidRPr="001E7A27">
        <w:rPr>
          <w:vertAlign w:val="subscript"/>
          <w:lang w:val="en-GB"/>
        </w:rPr>
        <w:t>2</w:t>
      </w:r>
      <w:r w:rsidRPr="001E7A27">
        <w:rPr>
          <w:lang w:val="en-GB"/>
        </w:rPr>
        <w:t xml:space="preserve"> increase in remaining carbon budgets estimates at the 67</w:t>
      </w:r>
      <w:r w:rsidRPr="001E7A27">
        <w:rPr>
          <w:lang w:val="en-GB"/>
          <w:rPrChange w:id="6308" w:author="Soapbox" w:date="2021-07-22T10:10:00Z">
            <w:rPr>
              <w:vertAlign w:val="superscript"/>
              <w:lang w:val="en-GB"/>
            </w:rPr>
          </w:rPrChange>
        </w:rPr>
        <w:t>th</w:t>
      </w:r>
      <w:r w:rsidRPr="001E7A27">
        <w:rPr>
          <w:lang w:val="en-GB"/>
        </w:rPr>
        <w:t xml:space="preserve"> percentile in AR6 compared to SR1.5 for 1.5°C and 2°C of global warming, respectively. </w:t>
      </w:r>
    </w:p>
    <w:p w14:paraId="5F39769E" w14:textId="77777777" w:rsidR="001E3B79" w:rsidRPr="001E7A27" w:rsidRDefault="001E3B79" w:rsidP="005C7F25">
      <w:pPr>
        <w:pStyle w:val="AR6BodyText"/>
        <w:shd w:val="clear" w:color="auto" w:fill="DEEAF6" w:themeFill="accent1" w:themeFillTint="33"/>
        <w:rPr>
          <w:lang w:val="en-GB"/>
        </w:rPr>
      </w:pPr>
    </w:p>
    <w:p w14:paraId="3A886397" w14:textId="644A0B71" w:rsidR="001E3B79" w:rsidRPr="001E7A27" w:rsidRDefault="001E3B79" w:rsidP="005C7F25">
      <w:pPr>
        <w:pStyle w:val="AR6BodyText"/>
        <w:shd w:val="clear" w:color="auto" w:fill="DEEAF6" w:themeFill="accent1" w:themeFillTint="33"/>
        <w:rPr>
          <w:lang w:val="en-GB"/>
        </w:rPr>
      </w:pPr>
      <w:r w:rsidRPr="001E7A27">
        <w:rPr>
          <w:lang w:val="en-GB"/>
        </w:rPr>
        <w:t>For historical warming, SR1.5 used GSAT increase between 1850–1900 and 2006–2015 of 0.97°C as its main starting point, while also providing values for other temperature metrics. Remaining carbon budgets were expressed starting from 1 January 2018 by accounting for historical emissions emitted from 1 January 2011 until the end of 2017. AR6 uses anthropogenic (human-induced) warming until the 2010–2019 period, which is assessed at</w:t>
      </w:r>
      <w:r w:rsidR="00BC7891" w:rsidRPr="001E7A27">
        <w:rPr>
          <w:lang w:val="en-GB"/>
        </w:rPr>
        <w:t xml:space="preserve"> the 0.8-1.3°C range, with a best estimate of</w:t>
      </w:r>
      <w:r w:rsidRPr="001E7A27">
        <w:rPr>
          <w:lang w:val="en-GB"/>
        </w:rPr>
        <w:t xml:space="preserve"> 1.07°C (Table 3.1), and subsequently accounts for historical emissions from 1 January 2015 until the end of 2019 to express remaining carbon budget estimates from 1 January 2020 onwards. The human-induced warming between the 1850–1900 and 2006–2015 periods used in SR1.5 was assessed by AR6 at 0.97°C (Table 3.1). In a like-with-like comparison, the combined effect of data and methodological updates in historical warming estimates thus results in no shift in estimated remaining carbon budgets between SR1.5 and AR6. However, the emissions of the years passed since SR1.5 reduce the remaining carbon budget by about 85 GtCO</w:t>
      </w:r>
      <w:r w:rsidRPr="001E7A27">
        <w:rPr>
          <w:vertAlign w:val="subscript"/>
          <w:lang w:val="en-GB"/>
        </w:rPr>
        <w:t>2</w:t>
      </w:r>
      <w:r w:rsidRPr="001E7A27">
        <w:rPr>
          <w:lang w:val="en-GB"/>
        </w:rPr>
        <w:t xml:space="preserve">. Note that AR6 also updated its GSAT assessment for total warming between the 1850–1900 and 2006–2015 periods, reporting 0.94°C of warming. On a like-with-like basis, this would have resulted in slightly larger remaining carbon budgets compared to SR1.5 (Cross-Chapter Box 2.3). </w:t>
      </w:r>
    </w:p>
    <w:p w14:paraId="1D6169AE" w14:textId="77777777" w:rsidR="001E3B79" w:rsidRPr="001E7A27" w:rsidRDefault="001E3B79" w:rsidP="005C7F25">
      <w:pPr>
        <w:pStyle w:val="AR6BodyText"/>
        <w:shd w:val="clear" w:color="auto" w:fill="DEEAF6" w:themeFill="accent1" w:themeFillTint="33"/>
        <w:rPr>
          <w:lang w:val="en-GB"/>
        </w:rPr>
      </w:pPr>
    </w:p>
    <w:p w14:paraId="3D1FF92D" w14:textId="6CFDA918" w:rsidR="001E3B79" w:rsidRPr="001E7A27" w:rsidRDefault="001E3B79" w:rsidP="005C7F25">
      <w:pPr>
        <w:pStyle w:val="AR6BodyText"/>
        <w:shd w:val="clear" w:color="auto" w:fill="DEEAF6" w:themeFill="accent1" w:themeFillTint="33"/>
        <w:rPr>
          <w:lang w:val="en-GB"/>
        </w:rPr>
      </w:pPr>
      <w:r w:rsidRPr="001E7A27">
        <w:rPr>
          <w:lang w:val="en-GB"/>
        </w:rPr>
        <w:t>The non-CO</w:t>
      </w:r>
      <w:r w:rsidRPr="001E7A27">
        <w:rPr>
          <w:vertAlign w:val="subscript"/>
          <w:lang w:val="en-GB"/>
        </w:rPr>
        <w:t>2</w:t>
      </w:r>
      <w:r w:rsidRPr="001E7A27">
        <w:rPr>
          <w:lang w:val="en-GB"/>
        </w:rPr>
        <w:t xml:space="preserve"> contribution to future warming in emissions scenarios </w:t>
      </w:r>
      <w:r w:rsidRPr="001E7A27">
        <w:rPr>
          <w:lang w:val="en-GB"/>
        </w:rPr>
        <w:fldChar w:fldCharType="begin" w:fldLock="1"/>
      </w:r>
      <w:r w:rsidR="00747167" w:rsidRPr="001E7A27">
        <w:rPr>
          <w:lang w:val="en-GB"/>
        </w:rPr>
        <w:instrText>ADDIN CSL_CITATION { "citationItems" : [ { "id" : "ITEM-1",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"mendeley" : { "formattedCitation" : "(Huppmann et al., 2018)", "plainTextFormattedCitation" : "(Huppmann et al., 2018)", "previouslyFormattedCitation" : "(Huppmann et al., 2018)" }, "properties" : { "noteIndex" : 0 }, "schema" : "https://github.com/citation-style-language/schema/raw/master/csl-citation.json" }</w:instrText>
      </w:r>
      <w:r w:rsidRPr="001E7A27">
        <w:rPr>
          <w:lang w:val="en-GB"/>
        </w:rPr>
        <w:fldChar w:fldCharType="separate"/>
      </w:r>
      <w:r w:rsidR="00025FA2" w:rsidRPr="001E7A27">
        <w:rPr>
          <w:noProof/>
          <w:lang w:val="en-GB"/>
        </w:rPr>
        <w:t>(Huppmann et al., 2018)</w:t>
      </w:r>
      <w:r w:rsidRPr="001E7A27">
        <w:rPr>
          <w:lang w:val="en-GB"/>
        </w:rPr>
        <w:fldChar w:fldCharType="end"/>
      </w:r>
      <w:r w:rsidRPr="001E7A27">
        <w:rPr>
          <w:lang w:val="en-GB"/>
        </w:rPr>
        <w:t xml:space="preserve"> is re-assessed with AR6-calibrated emulators, in this case MAGICC7 </w:t>
      </w:r>
      <w:ins w:id="6309" w:author="Ian Blenkinsop" w:date="2021-07-28T15:33:00Z">
        <w:r w:rsidR="00F85CE8" w:rsidRPr="001E7A27">
          <w:rPr>
            <w:lang w:val="en-GB"/>
          </w:rPr>
          <w:t xml:space="preserve">(Cross-Chapter Box 7.1; </w:t>
        </w:r>
      </w:ins>
      <w:r w:rsidRPr="001E7A27">
        <w:rPr>
          <w:lang w:val="en-GB"/>
        </w:rPr>
        <w:fldChar w:fldCharType="begin" w:fldLock="1"/>
      </w:r>
      <w:r w:rsidR="00747167" w:rsidRPr="001E7A27">
        <w:rPr>
          <w:lang w:val="en-GB"/>
        </w:rPr>
        <w:instrText>ADDIN CSL_CITATION { "citationItems" : [ { "id" : "ITEM-1",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"ITEM-1",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"ITEM-2", "itemData" : { "DOI" : "10.5194/acp-11-1417-2011", "ISSN" : "1680-7324", "author" : [ { "dropping-particle" : "", "family" : "Meinshausen", "given" : "M.", "non-dropping-particle" : "", "parse-names" : false, "suffix" : "" }, { "dropping-particle" : "", "family" : "Raper", "given" : "S. C. B.", "non-dropping-particle" : "", "parse-names" : false, "suffix" : "" }, { "dropping-particle" : "", "family" : "Wigley", "given" : "T. M. L.", "non-dropping-particle" : "", "parse-names" : false, "suffix" : "" } ], "container-title" : "Atmospheric Chemistry and Physics", "id" : "ITEM-2", "issue" : "4", "issued" : { "date-parts" : [ [ "2011", "2" ] ] }, "page" : "1417-1456", "title" : "Emulating coupled atmosphere-ocean and carbon cycle models with a simpler model, MAGICC6 \u2013 Part 1: Model description and calibration", "translator" : [ { "dropping-particle" : "", "family" : "L5735", "given" : "", "non-dropping-particle" : "", "parse-names" : false, "suffix" : "" } ], "type" : "article-journal", "volume" : "11" }, "uris" : [ "http://www.mendeley.com/documents/?uuid=5f3d09c2-aaa5-4524-b89f-baa52729224f" ] }, { "id" : "ITEM-3", "itemData" : { "DOI" : "10.5194/gmd-13-3571-2020", "ISSN" : "19919603", "abstract" : "Anthropogenic increases in atmospheric greenhouse gas concentrations are the main driver of current and future climate change. The integrated assessment community has quantified anthropogenic emissions for the shared socioeconomic pathway (SSP) scenarios, each of which represents a different future socio-economic projection and political environment. Here, we provide the greenhouse gas concentrations for these SSP scenarios - using the reduced-complexity climate-carbon-cycle model MAGICC7.0.We extend historical, observationally based concentration data with SSP concentration projections from 2015 to 2500 for 43 greenhouse gases with monthly and latitudinal resolution. CO2 concentrations by 2100 range from 393 to 1135 ppm for the lowest (SSP1-1.9) and highest (SSP5-8.5) emission scenarios, respectively. We also provide the concentration extensions beyond 2100 based on assumptions regarding the trajectories of fossil fuels and land use change emissions, net negative emissions, and the fraction of non-CO 2 emissions. By 2150, CO2 concentrations in the lowest emission scenario are approximately 350 ppm and approximately plateau at that leveluntil 2500, whereas the highest fossil-fuel-driven scenario projects CO 2 concentrations of 1737 ppm and reaches concentrations beyond 2000 ppm by 2250. We estimate that the share of CO2 in the total radiative forcing contribution of all considered 43 long-lived greenhouse gases increases from 66% for the present day to roughly 68% to 85% by the time of maximum forcing in the 21st century. For this estimation, we updated simple radiative forcing parameterizations that reflect the Oslo Line-By-Line model results. In comparison to the representative concentration pathways (RCPs), the five main SSPs (SSP1-1.9, SSP1-2.6, SSP2-4.5, SSP3-7.0, and SSP5-8.5) are more evenly spaced and extend to lower 2100 radiative forcing and temperatures. Performing two pairs of six-member historical ensembles with CESM1.2.2, we estimate the effect on surface air temperatures of applying latitudinally and seasonally resolved GHG concentrations. We find that the ensemble differences in the March-April-May (MAM) season provide a regional warming in higher northern latitudes of up to 0.4K over the historical period, latitudinally averaged of about 0.1 K, which we estimate to be comparable to the upper bound (5% level) of natural variability. In comparison to the comparatively straight line of the last 2000 years, the greenhouse gas concentrations\u2026", "author" : [ { "dropping-particle" : "", "family" : "Meinshausen", "given" : "Malte", "non-dropping-particle" : "", "parse-names" : false, "suffix" : "" }, { "dropping-particle" : "", "family" : "Nicholls", "given" : "Zebedee R.J.",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J.M.", "non-dropping-particle" : "", "parse-names" : false, "suffix" : "" }, { "dropping-particle" : "", "family" : "Vollmer", "given" : "Martin K.", "non-dropping-particle" : "", "parse-names" : false, "suffix" : "" }, { "dropping-particle" : "", "family" : "Wang", "given" : "Ray H.J.", "non-dropping-particle" : "", "parse-names" : false, "suffix" : "" } ], "container-title" : "Geoscientific Model Development", "id" : "ITEM-3", "issue" : "8", "issued" : { "date-parts" : [ [ "2020", "8", "13" ] ] }, "page" : "3571-3605", "publisher" : "Copernicus GmbH", "title" : "The shared socio-economic pathway (SSP) greenhouse gas concentrations and their extensions to 2500", "translator" : [ { "dropping-particle" : "", "family" : "L7294", "given" : "", "non-dropping-particle" : "", "parse-names" : false, "suffix" : "" } ], "type" : "article-journal", "volume" : "13" }, "uris" : [ "http://www.mendeley.com/documents/?uuid=f9d1ff2d-2629-36b2-8180-906c88e2333e" ] } ], "mendeley" : { "formattedCitation" : "(Meinshausen et al., 2009, 2011a, 2020)", "plainTextFormattedCitation" : "(Meinshausen et al., 2009, 2011a, 2020)", "previouslyFormattedCitation" : "(Meinshausen et al., 2009, 2011a, 2020)" }, "properties" : { "noteIndex" : 0 }, "schema" : "https://github.com/citation-style-language/schema/raw/master/csl-citation.json" }</w:instrText>
      </w:r>
      <w:r w:rsidRPr="001E7A27">
        <w:rPr>
          <w:lang w:val="en-GB"/>
        </w:rPr>
        <w:fldChar w:fldCharType="separate"/>
      </w:r>
      <w:del w:id="6310" w:author="Ian Blenkinsop" w:date="2021-07-28T15:33:00Z">
        <w:r w:rsidR="00025FA2" w:rsidRPr="001E7A27" w:rsidDel="00F85CE8">
          <w:rPr>
            <w:noProof/>
            <w:lang w:val="en-GB"/>
          </w:rPr>
          <w:delText>(</w:delText>
        </w:r>
      </w:del>
      <w:r w:rsidR="00025FA2" w:rsidRPr="001E7A27">
        <w:rPr>
          <w:noProof/>
          <w:lang w:val="en-GB"/>
        </w:rPr>
        <w:t>Meinshausen et al., 2009, 2011a, 2020)</w:t>
      </w:r>
      <w:r w:rsidRPr="001E7A27">
        <w:rPr>
          <w:lang w:val="en-GB"/>
        </w:rPr>
        <w:fldChar w:fldCharType="end"/>
      </w:r>
      <w:del w:id="6311" w:author="Ian Blenkinsop" w:date="2021-07-28T15:33:00Z">
        <w:r w:rsidRPr="001E7A27" w:rsidDel="00F85CE8">
          <w:rPr>
            <w:lang w:val="en-GB"/>
          </w:rPr>
          <w:delText xml:space="preserve"> (Cross-Chapter Box 7.1)</w:delText>
        </w:r>
      </w:del>
      <w:r w:rsidRPr="001E7A27">
        <w:rPr>
          <w:lang w:val="en-GB"/>
        </w:rPr>
        <w:t>. The re-assessment of non-CO</w:t>
      </w:r>
      <w:r w:rsidRPr="001E7A27">
        <w:rPr>
          <w:vertAlign w:val="subscript"/>
          <w:lang w:val="en-GB"/>
        </w:rPr>
        <w:t>2</w:t>
      </w:r>
      <w:r w:rsidRPr="001E7A27">
        <w:rPr>
          <w:lang w:val="en-GB"/>
        </w:rPr>
        <w:t xml:space="preserve"> warming with MAGICC7 results in a relationship that closely matches the average relationship applied in SR1.5 (shown in Section 2.SM.1.1.2 in </w:t>
      </w:r>
      <w:r w:rsidRPr="001E7A27">
        <w:rPr>
          <w:lang w:val="en-GB"/>
        </w:rPr>
        <w:lastRenderedPageBreak/>
        <w:fldChar w:fldCharType="begin" w:fldLock="1"/>
      </w:r>
      <w:r w:rsidR="00747167" w:rsidRPr="001E7A27">
        <w:rPr>
          <w:lang w:val="en-GB"/>
        </w:rPr>
        <w:instrText>ADDIN CSL_CITATION { "citationItems" : [ { "id" : "ITEM-1", "itemData" : { "author" : [ { "dropping-particle" : "", "family" : "Forster", "given" : "P.",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"L4700", "given" : "Rt13", "non-dropping-particle" : "", "parse-names" : false, "suffix" : "" } ], "type" : "chapter" }, "uris" : [ "http://www.mendeley.com/documents/?uuid=0e6b258d-233c-4c3c-99ed-9d1472bf539c" ] } ], "mendeley" : { "formattedCitation" : "(Forster et al., 2018)", "plainTextFormattedCitation" : "(Forster et al., 2018)", "previouslyFormattedCitation" : "(Forster et al., 2018)" }, "properties" : { "noteIndex" : 0 }, "schema" : "https://github.com/citation-style-language/schema/raw/master/csl-citation.json" }</w:instrText>
      </w:r>
      <w:r w:rsidRPr="001E7A27">
        <w:rPr>
          <w:lang w:val="en-GB"/>
        </w:rPr>
        <w:fldChar w:fldCharType="separate"/>
      </w:r>
      <w:del w:id="6312" w:author="Soapbox" w:date="2021-07-22T10:13:00Z">
        <w:r w:rsidR="00025FA2" w:rsidRPr="001E7A27" w:rsidDel="00C11B95">
          <w:rPr>
            <w:noProof/>
            <w:lang w:val="en-GB"/>
          </w:rPr>
          <w:delText>(</w:delText>
        </w:r>
      </w:del>
      <w:r w:rsidR="00025FA2" w:rsidRPr="001E7A27">
        <w:rPr>
          <w:noProof/>
          <w:lang w:val="en-GB"/>
        </w:rPr>
        <w:t xml:space="preserve">Forster et al., </w:t>
      </w:r>
      <w:ins w:id="6313" w:author="Soapbox" w:date="2021-07-22T10:13:00Z">
        <w:del w:id="6314" w:author="Ian Blenkinsop" w:date="2021-07-28T15:34:00Z">
          <w:r w:rsidR="00C11B95" w:rsidRPr="001E7A27" w:rsidDel="00F85CE8">
            <w:rPr>
              <w:noProof/>
              <w:lang w:val="en-GB"/>
            </w:rPr>
            <w:delText>(</w:delText>
          </w:r>
        </w:del>
      </w:ins>
      <w:r w:rsidR="00025FA2" w:rsidRPr="001E7A27">
        <w:rPr>
          <w:noProof/>
          <w:lang w:val="en-GB"/>
        </w:rPr>
        <w:t>2018)</w:t>
      </w:r>
      <w:r w:rsidRPr="001E7A27">
        <w:rPr>
          <w:lang w:val="en-GB"/>
        </w:rPr>
        <w:fldChar w:fldCharType="end"/>
      </w:r>
      <w:del w:id="6315" w:author="Soapbox" w:date="2021-07-22T10:14:00Z">
        <w:r w:rsidRPr="001E7A27" w:rsidDel="00C11B95">
          <w:rPr>
            <w:lang w:val="en-GB"/>
          </w:rPr>
          <w:delText>)</w:delText>
        </w:r>
      </w:del>
      <w:r w:rsidRPr="001E7A27">
        <w:rPr>
          <w:lang w:val="en-GB"/>
        </w:rPr>
        <w:t xml:space="preserve">, and </w:t>
      </w:r>
      <w:del w:id="6316" w:author="Soapbox" w:date="2021-07-22T10:14:00Z">
        <w:r w:rsidRPr="001E7A27" w:rsidDel="00C11B95">
          <w:rPr>
            <w:lang w:val="en-GB"/>
          </w:rPr>
          <w:delText xml:space="preserve">does </w:delText>
        </w:r>
      </w:del>
      <w:r w:rsidRPr="001E7A27">
        <w:rPr>
          <w:lang w:val="en-GB"/>
        </w:rPr>
        <w:t xml:space="preserve">therefore </w:t>
      </w:r>
      <w:ins w:id="6317" w:author="Soapbox" w:date="2021-07-22T10:14:00Z">
        <w:r w:rsidR="00C11B95" w:rsidRPr="001E7A27">
          <w:rPr>
            <w:lang w:val="en-GB"/>
          </w:rPr>
          <w:t xml:space="preserve">does </w:t>
        </w:r>
      </w:ins>
      <w:r w:rsidRPr="001E7A27">
        <w:rPr>
          <w:lang w:val="en-GB"/>
        </w:rPr>
        <w:t xml:space="preserve">not change estimates of the remaining carbon budget relative to SR1.5. The median ZEC assessment remained the same between SR1.5 and AR6, and therefore </w:t>
      </w:r>
      <w:del w:id="6318" w:author="Soapbox" w:date="2021-07-22T10:14:00Z">
        <w:r w:rsidRPr="001E7A27" w:rsidDel="00C11B95">
          <w:rPr>
            <w:lang w:val="en-GB"/>
          </w:rPr>
          <w:delText xml:space="preserve">also </w:delText>
        </w:r>
      </w:del>
      <w:r w:rsidRPr="001E7A27">
        <w:rPr>
          <w:lang w:val="en-GB"/>
        </w:rPr>
        <w:t>does not change the median remaining carbon budget estimates. Finally, as indicated above, AR6 expanded the assessment of Earth system feedbacks compared to SR1.5 and included it in its central remaining carbon budget estimates. Some feedbacks are accounted for through the non-CO</w:t>
      </w:r>
      <w:r w:rsidRPr="001E7A27">
        <w:rPr>
          <w:vertAlign w:val="subscript"/>
          <w:lang w:val="en-GB"/>
        </w:rPr>
        <w:t>2</w:t>
      </w:r>
      <w:r w:rsidRPr="001E7A27">
        <w:rPr>
          <w:lang w:val="en-GB"/>
        </w:rPr>
        <w:t xml:space="preserve"> warming estimate (Section 5.5.2.2.5), while the remainder combines to reduce the median remaining carbon budget estimates for 1.5°C and 2°C of warming by about 10 to 20 GtCO</w:t>
      </w:r>
      <w:r w:rsidRPr="001E7A27">
        <w:rPr>
          <w:vertAlign w:val="subscript"/>
          <w:lang w:val="en-GB"/>
        </w:rPr>
        <w:t>2</w:t>
      </w:r>
      <w:r w:rsidRPr="001E7A27">
        <w:rPr>
          <w:lang w:val="en-GB"/>
        </w:rPr>
        <w:t>, respectively, compared to SR1.5.</w:t>
      </w:r>
    </w:p>
    <w:p w14:paraId="0EA6F956" w14:textId="77777777" w:rsidR="001E3B79" w:rsidRPr="001E7A27" w:rsidRDefault="001E3B79" w:rsidP="005C7F25">
      <w:pPr>
        <w:pStyle w:val="AR6BodyText"/>
        <w:shd w:val="clear" w:color="auto" w:fill="DEEAF6" w:themeFill="accent1" w:themeFillTint="33"/>
        <w:rPr>
          <w:lang w:val="en-GB"/>
        </w:rPr>
      </w:pPr>
    </w:p>
    <w:p w14:paraId="084C084C" w14:textId="486D3620" w:rsidR="001E3B79" w:rsidRPr="001E7A27" w:rsidRDefault="001E3B79" w:rsidP="005C7F25">
      <w:pPr>
        <w:pStyle w:val="AR6BodyText"/>
        <w:shd w:val="clear" w:color="auto" w:fill="DEEAF6" w:themeFill="accent1" w:themeFillTint="33"/>
        <w:rPr>
          <w:lang w:val="en-GB"/>
        </w:rPr>
      </w:pPr>
      <w:r w:rsidRPr="001E7A27">
        <w:rPr>
          <w:lang w:val="en-GB"/>
        </w:rPr>
        <w:t>All methodological improvements and new evidence combined result in median and 67</w:t>
      </w:r>
      <w:r w:rsidRPr="001E7A27">
        <w:rPr>
          <w:lang w:val="en-GB"/>
          <w:rPrChange w:id="6319" w:author="Soapbox" w:date="2021-07-22T10:14:00Z">
            <w:rPr>
              <w:vertAlign w:val="superscript"/>
              <w:lang w:val="en-GB"/>
            </w:rPr>
          </w:rPrChange>
        </w:rPr>
        <w:t>th</w:t>
      </w:r>
      <w:r w:rsidRPr="001E7A27">
        <w:rPr>
          <w:lang w:val="en-GB"/>
        </w:rPr>
        <w:t xml:space="preserve"> percentile remaining carbon budget estimates for limiting warming to 1.5°C being about 300–350 GtCO</w:t>
      </w:r>
      <w:r w:rsidRPr="001E7A27">
        <w:rPr>
          <w:vertAlign w:val="subscript"/>
          <w:lang w:val="en-GB"/>
        </w:rPr>
        <w:t>2</w:t>
      </w:r>
      <w:r w:rsidRPr="001E7A27">
        <w:rPr>
          <w:lang w:val="en-GB"/>
        </w:rPr>
        <w:t xml:space="preserve"> larger compared to an assessment that would use the evidence and methods available at the time of the AR5. For limiting warming to 2°C, the difference is about 400–500 GtCO</w:t>
      </w:r>
      <w:r w:rsidRPr="001E7A27">
        <w:rPr>
          <w:vertAlign w:val="subscript"/>
          <w:lang w:val="en-GB"/>
        </w:rPr>
        <w:t>2</w:t>
      </w:r>
      <w:r w:rsidRPr="001E7A27">
        <w:rPr>
          <w:lang w:val="en-GB"/>
        </w:rPr>
        <w:t xml:space="preserve">. Since SR1.5, fewer key advancements had to be integrated. In a like-with-like comparison, the combined effects </w:t>
      </w:r>
      <w:r w:rsidR="000B4E32" w:rsidRPr="001E7A27">
        <w:rPr>
          <w:lang w:val="en-GB"/>
        </w:rPr>
        <w:t xml:space="preserve">of </w:t>
      </w:r>
      <w:r w:rsidRPr="001E7A27">
        <w:rPr>
          <w:lang w:val="en-GB"/>
        </w:rPr>
        <w:t>all AR6 updates result in median remaining carbon budget estimates for limiting warming to 1.5°C and 2°C being the same and about 60 GtCO</w:t>
      </w:r>
      <w:r w:rsidRPr="001E7A27">
        <w:rPr>
          <w:vertAlign w:val="subscript"/>
          <w:lang w:val="en-GB"/>
        </w:rPr>
        <w:t>2</w:t>
      </w:r>
      <w:r w:rsidRPr="001E7A27">
        <w:rPr>
          <w:lang w:val="en-GB"/>
        </w:rPr>
        <w:t xml:space="preserve"> smaller, respectively, in AR6 compared to SR1.5. At the 67</w:t>
      </w:r>
      <w:r w:rsidRPr="001E7A27">
        <w:rPr>
          <w:lang w:val="en-GB"/>
          <w:rPrChange w:id="6320" w:author="Soapbox" w:date="2021-07-22T10:15:00Z">
            <w:rPr>
              <w:vertAlign w:val="superscript"/>
              <w:lang w:val="en-GB"/>
            </w:rPr>
          </w:rPrChange>
        </w:rPr>
        <w:t>th</w:t>
      </w:r>
      <w:r w:rsidRPr="001E7A27">
        <w:rPr>
          <w:lang w:val="en-GB"/>
        </w:rPr>
        <w:t xml:space="preserve"> percentile, remaining carbon budget estimates for limiting warming to 1.5°C and 2°C are about 40 to 60 GtCO</w:t>
      </w:r>
      <w:r w:rsidRPr="001E7A27">
        <w:rPr>
          <w:vertAlign w:val="subscript"/>
          <w:lang w:val="en-GB"/>
        </w:rPr>
        <w:t>2</w:t>
      </w:r>
      <w:r w:rsidRPr="001E7A27">
        <w:rPr>
          <w:lang w:val="en-GB"/>
        </w:rPr>
        <w:t xml:space="preserve"> larger, respectively, mainly as a result of a narrower assessed TCRE range. </w:t>
      </w:r>
    </w:p>
    <w:p w14:paraId="3AC89B2D" w14:textId="77777777" w:rsidR="00C87454" w:rsidRPr="001E7A27" w:rsidRDefault="00C87454" w:rsidP="005C7F25">
      <w:pPr>
        <w:pStyle w:val="AR6BodyText"/>
        <w:rPr>
          <w:b/>
          <w:lang w:val="en-GB"/>
        </w:rPr>
      </w:pPr>
    </w:p>
    <w:p w14:paraId="3CF5EE9B" w14:textId="77777777" w:rsidR="00834757" w:rsidRPr="001E7A27" w:rsidRDefault="00834757" w:rsidP="005C7F25">
      <w:pPr>
        <w:pStyle w:val="AR6BodyText"/>
        <w:rPr>
          <w:b/>
          <w:lang w:val="en-GB"/>
        </w:rPr>
      </w:pPr>
      <w:r w:rsidRPr="001E7A27">
        <w:rPr>
          <w:b/>
          <w:lang w:val="en-GB"/>
        </w:rPr>
        <w:t xml:space="preserve">[END BOX 5.2 HERE] </w:t>
      </w:r>
    </w:p>
    <w:p w14:paraId="41CF814E" w14:textId="77777777" w:rsidR="00D277FA" w:rsidRPr="001E7A27" w:rsidRDefault="00D277FA" w:rsidP="005C7F25">
      <w:pPr>
        <w:pStyle w:val="AR6BodyText"/>
        <w:rPr>
          <w:lang w:val="en-GB"/>
        </w:rPr>
      </w:pPr>
    </w:p>
    <w:p w14:paraId="50A074BC" w14:textId="77777777" w:rsidR="00C87454" w:rsidRPr="001E7A27" w:rsidRDefault="00C87454" w:rsidP="005C7F25">
      <w:pPr>
        <w:pStyle w:val="AR6BodyText"/>
        <w:rPr>
          <w:lang w:val="en-GB"/>
        </w:rPr>
      </w:pPr>
    </w:p>
    <w:p w14:paraId="36AB439D" w14:textId="240E2352" w:rsidR="00C87454" w:rsidRPr="001E7A27" w:rsidRDefault="00C87454" w:rsidP="00535548">
      <w:pPr>
        <w:pStyle w:val="AR6Chap5Level151"/>
        <w:rPr>
          <w:lang w:val="en-GB"/>
        </w:rPr>
      </w:pPr>
      <w:bookmarkStart w:id="6321" w:name="_Toc33564322"/>
      <w:bookmarkStart w:id="6322" w:name="_Toc70535738"/>
      <w:r w:rsidRPr="001E7A27">
        <w:rPr>
          <w:lang w:val="en-GB"/>
        </w:rPr>
        <w:t xml:space="preserve">Biogeochemical </w:t>
      </w:r>
      <w:r w:rsidR="003A2CCF" w:rsidRPr="001E7A27">
        <w:rPr>
          <w:lang w:val="en-GB"/>
        </w:rPr>
        <w:t>I</w:t>
      </w:r>
      <w:r w:rsidRPr="001E7A27">
        <w:rPr>
          <w:lang w:val="en-GB"/>
        </w:rPr>
        <w:t>mplications of Carbon Dioxide Removal and Solar Radiation Modification</w:t>
      </w:r>
      <w:bookmarkEnd w:id="6321"/>
      <w:bookmarkEnd w:id="6322"/>
    </w:p>
    <w:p w14:paraId="34F61C2E" w14:textId="77777777" w:rsidR="00C87454" w:rsidRPr="001E7A27" w:rsidRDefault="00C87454" w:rsidP="005C7F25">
      <w:pPr>
        <w:pStyle w:val="AR6BodyText"/>
        <w:tabs>
          <w:tab w:val="left" w:pos="405"/>
        </w:tabs>
        <w:rPr>
          <w:lang w:val="en-GB" w:eastAsia="en-US"/>
        </w:rPr>
      </w:pPr>
    </w:p>
    <w:p w14:paraId="60A3EB39" w14:textId="77777777" w:rsidR="00C87454" w:rsidRPr="001E7A27" w:rsidRDefault="00C87454" w:rsidP="00535548">
      <w:pPr>
        <w:pStyle w:val="AR6Chap5Level2511"/>
        <w:rPr>
          <w:lang w:val="en-GB"/>
        </w:rPr>
      </w:pPr>
      <w:bookmarkStart w:id="6323" w:name="_Toc33564323"/>
      <w:bookmarkStart w:id="6324" w:name="_Toc70535739"/>
      <w:r w:rsidRPr="001E7A27">
        <w:rPr>
          <w:lang w:val="en-GB"/>
        </w:rPr>
        <w:t>Introduction</w:t>
      </w:r>
      <w:bookmarkEnd w:id="6323"/>
      <w:bookmarkEnd w:id="6324"/>
    </w:p>
    <w:p w14:paraId="0B83D3BC" w14:textId="77777777" w:rsidR="00C87454" w:rsidRPr="001E7A27" w:rsidRDefault="00C87454" w:rsidP="005C7F25">
      <w:pPr>
        <w:pStyle w:val="AR6BodyText"/>
        <w:rPr>
          <w:lang w:val="en-GB"/>
        </w:rPr>
      </w:pPr>
    </w:p>
    <w:p w14:paraId="5B5E8798" w14:textId="2C707AD3" w:rsidR="00C87454" w:rsidRPr="001E7A27" w:rsidRDefault="00C87454" w:rsidP="005C7F25">
      <w:pPr>
        <w:pStyle w:val="AR6BodyText"/>
        <w:rPr>
          <w:rFonts w:cs="Times New Roman"/>
          <w:lang w:val="en-GB"/>
        </w:rPr>
      </w:pPr>
      <w:r w:rsidRPr="001E7A27">
        <w:rPr>
          <w:lang w:val="en-GB"/>
        </w:rPr>
        <w:t>Carbon dioxide removal (CDR) refers to anthropogenic activities that seek to remove CO</w:t>
      </w:r>
      <w:r w:rsidRPr="001E7A27">
        <w:rPr>
          <w:noProof/>
          <w:vertAlign w:val="subscript"/>
          <w:lang w:val="en-GB"/>
        </w:rPr>
        <w:t>2</w:t>
      </w:r>
      <w:r w:rsidRPr="001E7A27">
        <w:rPr>
          <w:lang w:val="en-GB"/>
        </w:rPr>
        <w:t xml:space="preserve"> from the atmosphere and durably store it in geological, terrestrial or ocean reservoirs, or in products (Glossary</w:t>
      </w:r>
      <w:del w:id="6325" w:author="Ian Blenkinsop" w:date="2021-07-28T15:34:00Z">
        <w:r w:rsidR="00177FA1" w:rsidRPr="001E7A27" w:rsidDel="00F85CE8">
          <w:rPr>
            <w:lang w:val="en-GB"/>
          </w:rPr>
          <w:delText>, Annex VII</w:delText>
        </w:r>
      </w:del>
      <w:r w:rsidRPr="001E7A27">
        <w:rPr>
          <w:lang w:val="en-GB"/>
        </w:rPr>
        <w:t>). CO</w:t>
      </w:r>
      <w:r w:rsidRPr="001E7A27">
        <w:rPr>
          <w:noProof/>
          <w:vertAlign w:val="subscript"/>
          <w:lang w:val="en-GB"/>
        </w:rPr>
        <w:t>2</w:t>
      </w:r>
      <w:r w:rsidRPr="001E7A27">
        <w:rPr>
          <w:lang w:val="en-GB"/>
        </w:rPr>
        <w:t xml:space="preserve"> is removed from the atmosphere by enhancing biological or geochemical carbon sinks or by direct capture of CO</w:t>
      </w:r>
      <w:r w:rsidRPr="001E7A27">
        <w:rPr>
          <w:vertAlign w:val="subscript"/>
          <w:lang w:val="en-GB"/>
        </w:rPr>
        <w:t>2</w:t>
      </w:r>
      <w:r w:rsidRPr="001E7A27">
        <w:rPr>
          <w:lang w:val="en-GB"/>
        </w:rPr>
        <w:t xml:space="preserve"> from air and storage. Solar radiation modification (SRM)</w:t>
      </w:r>
      <w:ins w:id="6326" w:author="Soapbox" w:date="2021-07-22T10:16:00Z">
        <w:r w:rsidR="00C11B95" w:rsidRPr="001E7A27">
          <w:rPr>
            <w:lang w:val="en-GB"/>
          </w:rPr>
          <w:t xml:space="preserve"> </w:t>
        </w:r>
      </w:ins>
      <w:del w:id="6327" w:author="Soapbox" w:date="2021-07-22T10:16:00Z">
        <w:r w:rsidRPr="001E7A27" w:rsidDel="00C11B95">
          <w:rPr>
            <w:lang w:val="en-GB"/>
          </w:rPr>
          <w:delText xml:space="preserve">, on the other hand, </w:delText>
        </w:r>
      </w:del>
      <w:r w:rsidRPr="001E7A27">
        <w:rPr>
          <w:lang w:val="en-GB"/>
        </w:rPr>
        <w:t>refers to the intentional, planetary-scale modification of the Earth’s radiative budget with the aim of limiting global warming.</w:t>
      </w:r>
      <w:r w:rsidRPr="001E7A27">
        <w:rPr>
          <w:rFonts w:cs="Times New Roman"/>
          <w:color w:val="000000" w:themeColor="text1"/>
          <w:lang w:val="en-GB"/>
        </w:rPr>
        <w:t xml:space="preserve"> </w:t>
      </w:r>
      <w:r w:rsidRPr="001E7A27">
        <w:rPr>
          <w:rFonts w:cs="Times New Roman"/>
          <w:lang w:val="en-GB"/>
        </w:rPr>
        <w:t>Most proposed SRM methods involve reducing the amount of incoming</w:t>
      </w:r>
      <w:r w:rsidR="004E6A80" w:rsidRPr="001E7A27">
        <w:rPr>
          <w:rFonts w:cs="Times New Roman"/>
          <w:lang w:val="en-GB"/>
        </w:rPr>
        <w:t xml:space="preserve"> </w:t>
      </w:r>
      <w:r w:rsidRPr="001E7A27">
        <w:rPr>
          <w:rFonts w:cs="Times New Roman"/>
          <w:lang w:val="en-GB"/>
        </w:rPr>
        <w:t>solar radiation reaching the surface, but others also act on the longwave radiation budget by reducing optical thickness and cloud lifetime (Glossary</w:t>
      </w:r>
      <w:del w:id="6328" w:author="Ian Blenkinsop" w:date="2021-07-28T15:34:00Z">
        <w:r w:rsidR="00177FA1" w:rsidRPr="001E7A27" w:rsidDel="00F85CE8">
          <w:rPr>
            <w:rFonts w:cs="Times New Roman"/>
            <w:lang w:val="en-GB"/>
          </w:rPr>
          <w:delText>, Annex VII</w:delText>
        </w:r>
      </w:del>
      <w:r w:rsidRPr="001E7A27">
        <w:rPr>
          <w:rFonts w:cs="Times New Roman"/>
          <w:lang w:val="en-GB"/>
        </w:rPr>
        <w:t>)</w:t>
      </w:r>
      <w:r w:rsidRPr="001E7A27">
        <w:rPr>
          <w:color w:val="000000" w:themeColor="text1"/>
          <w:lang w:val="en-GB"/>
        </w:rPr>
        <w:t xml:space="preserve">. </w:t>
      </w:r>
      <w:r w:rsidRPr="001E7A27">
        <w:rPr>
          <w:lang w:val="en-GB"/>
        </w:rPr>
        <w:t>SRM does not fall within the IPCC definitions of mitigation and adaptation (Glossary</w:t>
      </w:r>
      <w:del w:id="6329" w:author="Ian Blenkinsop" w:date="2021-07-28T15:34:00Z">
        <w:r w:rsidR="00177FA1" w:rsidRPr="001E7A27" w:rsidDel="00F85CE8">
          <w:rPr>
            <w:lang w:val="en-GB"/>
          </w:rPr>
          <w:delText>, Annex VII</w:delText>
        </w:r>
      </w:del>
      <w:r w:rsidRPr="001E7A27">
        <w:rPr>
          <w:lang w:val="en-GB"/>
        </w:rPr>
        <w:t>). CDR and SRM are referred to as ‘geoengineering’ in some of the literature</w:t>
      </w:r>
      <w:ins w:id="6330" w:author="Soapbox" w:date="2021-07-22T10:16:00Z">
        <w:r w:rsidR="00C11B95" w:rsidRPr="001E7A27">
          <w:rPr>
            <w:lang w:val="en-GB"/>
          </w:rPr>
          <w:t>,</w:t>
        </w:r>
      </w:ins>
      <w:r w:rsidRPr="001E7A27">
        <w:rPr>
          <w:lang w:val="en-GB"/>
        </w:rPr>
        <w:t xml:space="preserve"> and are considered separately in this report.</w:t>
      </w:r>
    </w:p>
    <w:p w14:paraId="5484CA2E" w14:textId="77777777" w:rsidR="00C87454" w:rsidRPr="001E7A27" w:rsidRDefault="00C87454" w:rsidP="005C7F25">
      <w:pPr>
        <w:pStyle w:val="AR6BodyText"/>
        <w:rPr>
          <w:lang w:val="en-GB"/>
        </w:rPr>
      </w:pPr>
    </w:p>
    <w:p w14:paraId="054D1923" w14:textId="08DB4F45" w:rsidR="00C87454" w:rsidRPr="001E7A27" w:rsidRDefault="00C87454" w:rsidP="005C7F25">
      <w:pPr>
        <w:pStyle w:val="AR6BodyText"/>
        <w:rPr>
          <w:lang w:val="en-GB"/>
        </w:rPr>
      </w:pPr>
      <w:r w:rsidRPr="001E7A27">
        <w:rPr>
          <w:lang w:val="en-GB"/>
        </w:rPr>
        <w:t>This section assesses the implications of CDR and SRM for biogeochemical cycles. CDR has received growing interest as an important mitigation option in emission</w:t>
      </w:r>
      <w:ins w:id="6331" w:author="Tom Maycock" w:date="2021-09-08T15:27:00Z">
        <w:r w:rsidR="00FC0403" w:rsidRPr="001E7A27">
          <w:rPr>
            <w:lang w:val="en-GB"/>
          </w:rPr>
          <w:t>s</w:t>
        </w:r>
      </w:ins>
      <w:r w:rsidRPr="001E7A27">
        <w:rPr>
          <w:lang w:val="en-GB"/>
        </w:rPr>
        <w:t xml:space="preserve"> scenarios consistent with meeting the Paris Agreement climate goals</w:t>
      </w:r>
      <w:r w:rsidR="000D5154" w:rsidRPr="001E7A27">
        <w:rPr>
          <w:lang w:val="en-GB"/>
        </w:rPr>
        <w:t xml:space="preserve"> (</w:t>
      </w:r>
      <w:ins w:id="6332" w:author="Robin Matthews" w:date="2021-06-17T18:46:00Z">
        <w:r w:rsidR="00FB245A" w:rsidRPr="001E7A27">
          <w:rPr>
            <w:noProof/>
            <w:lang w:val="en-GB"/>
          </w:rPr>
          <w:t>SR1.5, SRCCL</w:t>
        </w:r>
        <w:r w:rsidR="00FB245A" w:rsidRPr="001E7A27">
          <w:rPr>
            <w:lang w:val="en-GB"/>
          </w:rPr>
          <w:t>)</w:t>
        </w:r>
      </w:ins>
      <w:commentRangeStart w:id="6333"/>
      <w:del w:id="6334" w:author="Robin Matthews" w:date="2021-06-17T18:46:00Z">
        <w:r w:rsidRPr="001E7A27" w:rsidDel="00FB245A">
          <w:rPr>
            <w:lang w:val="en-GB"/>
          </w:rPr>
          <w:fldChar w:fldCharType="begin" w:fldLock="1"/>
        </w:r>
        <w:r w:rsidR="00747167" w:rsidRPr="001E7A27" w:rsidDel="00FB245A">
          <w:rPr>
            <w:lang w:val="en-GB"/>
          </w:rPr>
          <w:delInstrText>ADDIN CSL_CITATION { "citationItems" : [ { "id" : "ITEM-1", "itemData" : { "author" : [ { "dropping-particle" : "", "family" : "IPCC", "given" : "",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"3-24", "publisher" : "In Press", "title" : "Summary for Policymakers", "translator" : [ { "dropping-particle" : "", "family" : "L4707", "given" : "Rt13", "non-dropping-particle" : "", "parse-names" : false, "suffix" : "" } ], "type" : "chapter" }, "uris" : [ "http://www.mendeley.com/documents/?uuid=87444de9-6d55-4a18-b3c5-f24c6c0af5c3" ] } ], "mendeley" : { "formattedCitation" : "(IPCC, 2018b)", "manualFormatting" : "SR1.5, SRCCL)", "plainTextFormattedCitation" : "(IPCC, 2018b)", "previouslyFormattedCitation" : "(IPCC, 2018b)" }, "properties" : { "noteIndex" : 0 }, "schema" : "https://github.com/citation-style-language/schema/raw/master/csl-citation.json" }</w:delInstrText>
        </w:r>
        <w:r w:rsidRPr="001E7A27" w:rsidDel="00FB245A">
          <w:rPr>
            <w:lang w:val="en-GB"/>
          </w:rPr>
          <w:fldChar w:fldCharType="separate"/>
        </w:r>
        <w:r w:rsidR="00025FA2" w:rsidRPr="001E7A27" w:rsidDel="00FB245A">
          <w:rPr>
            <w:noProof/>
            <w:lang w:val="en-GB"/>
          </w:rPr>
          <w:delText>SR1.5, SRCCL)</w:delText>
        </w:r>
        <w:r w:rsidRPr="001E7A27" w:rsidDel="00FB245A">
          <w:rPr>
            <w:lang w:val="en-GB"/>
          </w:rPr>
          <w:fldChar w:fldCharType="end"/>
        </w:r>
      </w:del>
      <w:commentRangeEnd w:id="6333"/>
      <w:r w:rsidR="00025FA2" w:rsidRPr="001E7A27">
        <w:rPr>
          <w:rStyle w:val="CommentReference"/>
          <w:lang w:val="en-GB"/>
        </w:rPr>
        <w:commentReference w:id="6333"/>
      </w:r>
      <w:r w:rsidRPr="001E7A27">
        <w:rPr>
          <w:lang w:val="en-GB"/>
        </w:rPr>
        <w:t>. The climate effects of CDR and SRM are assessed in Chapter 4, and a detailed assessment of the socio-economic dimensions of these options is presented in</w:t>
      </w:r>
      <w:r w:rsidR="00F85CE8" w:rsidRPr="001E7A27">
        <w:rPr>
          <w:lang w:val="en-GB"/>
        </w:rPr>
        <w:t xml:space="preserve"> </w:t>
      </w:r>
      <w:r w:rsidRPr="001E7A27">
        <w:rPr>
          <w:lang w:val="en-GB"/>
        </w:rPr>
        <w:t>AR6</w:t>
      </w:r>
      <w:r w:rsidR="00F85CE8" w:rsidRPr="001E7A27">
        <w:rPr>
          <w:lang w:val="en-GB"/>
        </w:rPr>
        <w:t xml:space="preserve"> </w:t>
      </w:r>
      <w:r w:rsidRPr="001E7A27">
        <w:rPr>
          <w:lang w:val="en-GB"/>
        </w:rPr>
        <w:t>WGIII, Chapters 7 and 12.</w:t>
      </w:r>
    </w:p>
    <w:p w14:paraId="79C9FFB2" w14:textId="77777777" w:rsidR="00C87454" w:rsidRPr="001E7A27" w:rsidRDefault="00C87454" w:rsidP="005C7F25">
      <w:pPr>
        <w:pStyle w:val="AR6BodyText"/>
        <w:rPr>
          <w:lang w:val="en-GB"/>
        </w:rPr>
      </w:pPr>
    </w:p>
    <w:p w14:paraId="014EAB1C" w14:textId="77777777" w:rsidR="000A507E" w:rsidRPr="001E7A27" w:rsidRDefault="000A507E" w:rsidP="005C7F25">
      <w:pPr>
        <w:pStyle w:val="AR6BodyText"/>
        <w:rPr>
          <w:lang w:val="en-GB"/>
        </w:rPr>
      </w:pPr>
    </w:p>
    <w:p w14:paraId="55634167" w14:textId="398E92D9" w:rsidR="00E3676F" w:rsidRPr="001E7A27" w:rsidRDefault="00E3676F" w:rsidP="00535548">
      <w:pPr>
        <w:pStyle w:val="AR6Chap5Level2511"/>
        <w:rPr>
          <w:lang w:val="en-GB"/>
        </w:rPr>
      </w:pPr>
      <w:bookmarkStart w:id="6335" w:name="_Toc33564324"/>
      <w:bookmarkStart w:id="6336" w:name="_Toc70535740"/>
      <w:r w:rsidRPr="001E7A27">
        <w:rPr>
          <w:lang w:val="en-GB"/>
        </w:rPr>
        <w:t xml:space="preserve">Biogeochemical </w:t>
      </w:r>
      <w:r w:rsidR="003A2CCF" w:rsidRPr="001E7A27">
        <w:rPr>
          <w:lang w:val="en-GB"/>
        </w:rPr>
        <w:t>R</w:t>
      </w:r>
      <w:r w:rsidRPr="001E7A27">
        <w:rPr>
          <w:lang w:val="en-GB"/>
        </w:rPr>
        <w:t xml:space="preserve">esponses to </w:t>
      </w:r>
      <w:r w:rsidR="003A2CCF" w:rsidRPr="001E7A27">
        <w:rPr>
          <w:lang w:val="en-GB"/>
        </w:rPr>
        <w:t>C</w:t>
      </w:r>
      <w:r w:rsidRPr="001E7A27">
        <w:rPr>
          <w:lang w:val="en-GB"/>
        </w:rPr>
        <w:t xml:space="preserve">arbon </w:t>
      </w:r>
      <w:r w:rsidR="003A2CCF" w:rsidRPr="001E7A27">
        <w:rPr>
          <w:lang w:val="en-GB"/>
        </w:rPr>
        <w:t>D</w:t>
      </w:r>
      <w:r w:rsidRPr="001E7A27">
        <w:rPr>
          <w:lang w:val="en-GB"/>
        </w:rPr>
        <w:t xml:space="preserve">ioxide </w:t>
      </w:r>
      <w:r w:rsidR="003A2CCF" w:rsidRPr="001E7A27">
        <w:rPr>
          <w:lang w:val="en-GB"/>
        </w:rPr>
        <w:t>R</w:t>
      </w:r>
      <w:r w:rsidRPr="001E7A27">
        <w:rPr>
          <w:lang w:val="en-GB"/>
        </w:rPr>
        <w:t>emoval (CDR)</w:t>
      </w:r>
      <w:bookmarkEnd w:id="6335"/>
      <w:bookmarkEnd w:id="6336"/>
    </w:p>
    <w:p w14:paraId="5BD1026E" w14:textId="77777777" w:rsidR="00E3676F" w:rsidRPr="001E7A27" w:rsidRDefault="00E3676F" w:rsidP="005C7F25">
      <w:pPr>
        <w:pStyle w:val="AR6BodyText"/>
        <w:rPr>
          <w:lang w:val="en-GB"/>
        </w:rPr>
      </w:pPr>
    </w:p>
    <w:p w14:paraId="7C571305" w14:textId="41A7446D" w:rsidR="00E3676F" w:rsidRPr="001E7A27" w:rsidRDefault="00E3676F" w:rsidP="005C7F25">
      <w:pPr>
        <w:pStyle w:val="AR6BodyText"/>
        <w:rPr>
          <w:highlight w:val="yellow"/>
          <w:lang w:val="en-GB"/>
        </w:rPr>
      </w:pPr>
      <w:r w:rsidRPr="001E7A27">
        <w:rPr>
          <w:lang w:val="en-GB"/>
        </w:rPr>
        <w:t>The scope of this section is to assess the general and methods-specific effects of CDR on the global carbon cycle and other biogeochemical cycles. The focus is on Earth system feedbacks that either amplify or reduce carbon sequestration potentials of specific CDR methods, and determine their effectiveness in reducing atmospheric CO</w:t>
      </w:r>
      <w:r w:rsidRPr="001E7A27">
        <w:rPr>
          <w:noProof/>
          <w:vertAlign w:val="subscript"/>
          <w:lang w:val="en-GB"/>
        </w:rPr>
        <w:t>2</w:t>
      </w:r>
      <w:r w:rsidRPr="001E7A27">
        <w:rPr>
          <w:noProof/>
          <w:lang w:val="en-GB"/>
        </w:rPr>
        <w:t xml:space="preserve"> and mitigating climate change</w:t>
      </w:r>
      <w:r w:rsidRPr="001E7A27">
        <w:rPr>
          <w:lang w:val="en-GB"/>
        </w:rPr>
        <w:t xml:space="preserve">. Technical carbon sequestration potentials of CDR methods are assessed on a qualitative scale; a comprehensive quantitative assessment is left to the AR6 Working Group III </w:t>
      </w:r>
      <w:del w:id="6337" w:author="Ian Blenkinsop" w:date="2021-07-28T15:35:00Z">
        <w:r w:rsidRPr="001E7A27" w:rsidDel="00694FA6">
          <w:rPr>
            <w:lang w:val="en-GB"/>
          </w:rPr>
          <w:delText xml:space="preserve">report </w:delText>
        </w:r>
      </w:del>
      <w:ins w:id="6338" w:author="Ian Blenkinsop" w:date="2021-07-28T15:35:00Z">
        <w:r w:rsidR="00694FA6" w:rsidRPr="001E7A27">
          <w:rPr>
            <w:lang w:val="en-GB"/>
          </w:rPr>
          <w:t xml:space="preserve">Report </w:t>
        </w:r>
      </w:ins>
      <w:r w:rsidRPr="001E7A27">
        <w:rPr>
          <w:lang w:val="en-GB"/>
        </w:rPr>
        <w:t>(Chapters 7 and 12). Biogeochemical and biophysical side effects of CDR methods are assessed here</w:t>
      </w:r>
      <w:ins w:id="6339" w:author="Soapbox" w:date="2021-07-22T10:21:00Z">
        <w:r w:rsidR="000206DD" w:rsidRPr="001E7A27">
          <w:rPr>
            <w:lang w:val="en-GB"/>
          </w:rPr>
          <w:t>,</w:t>
        </w:r>
      </w:ins>
      <w:r w:rsidRPr="001E7A27">
        <w:rPr>
          <w:lang w:val="en-GB"/>
        </w:rPr>
        <w:t xml:space="preserve"> while the co-benefits and trade-offs for biodiversity, water and food production are briefly discussed for </w:t>
      </w:r>
      <w:r w:rsidR="002D6497" w:rsidRPr="001E7A27">
        <w:rPr>
          <w:lang w:val="en-GB"/>
        </w:rPr>
        <w:t>completeness,</w:t>
      </w:r>
      <w:r w:rsidRPr="001E7A27">
        <w:rPr>
          <w:lang w:val="en-GB"/>
        </w:rPr>
        <w:t xml:space="preserve"> but a comprehensive assessment is left to WGII (Chapters 2 and 5) and WGIII (Chapters 7 and 12). The assessment in this chapter emphasi</w:t>
      </w:r>
      <w:ins w:id="6340" w:author="Soapbox" w:date="2021-07-17T07:41:00Z">
        <w:r w:rsidR="00343623" w:rsidRPr="001E7A27">
          <w:rPr>
            <w:lang w:val="en-GB"/>
          </w:rPr>
          <w:t>z</w:t>
        </w:r>
      </w:ins>
      <w:del w:id="6341" w:author="Soapbox" w:date="2021-07-17T07:41:00Z">
        <w:r w:rsidRPr="001E7A27" w:rsidDel="00343623">
          <w:rPr>
            <w:lang w:val="en-GB"/>
          </w:rPr>
          <w:delText>s</w:delText>
        </w:r>
      </w:del>
      <w:r w:rsidRPr="001E7A27">
        <w:rPr>
          <w:lang w:val="en-GB"/>
        </w:rPr>
        <w:t xml:space="preserve">es literature published since </w:t>
      </w:r>
      <w:r w:rsidR="000D5154" w:rsidRPr="001E7A27">
        <w:rPr>
          <w:lang w:val="en-GB"/>
        </w:rPr>
        <w:t xml:space="preserve">the </w:t>
      </w:r>
      <w:r w:rsidRPr="001E7A27">
        <w:rPr>
          <w:lang w:val="en-GB"/>
        </w:rPr>
        <w:t>AR5</w:t>
      </w:r>
      <w:r w:rsidR="000D5154" w:rsidRPr="001E7A27">
        <w:rPr>
          <w:lang w:val="en-GB"/>
        </w:rPr>
        <w:t xml:space="preserve"> WGI report (Chapter 6)</w:t>
      </w:r>
      <w:r w:rsidRPr="001E7A27">
        <w:rPr>
          <w:lang w:val="en-GB"/>
        </w:rPr>
        <w:t xml:space="preserve"> for the assessment of the global carbon cycle re</w:t>
      </w:r>
      <w:r w:rsidR="002D6497" w:rsidRPr="001E7A27">
        <w:rPr>
          <w:lang w:val="en-GB"/>
        </w:rPr>
        <w:t>s</w:t>
      </w:r>
      <w:r w:rsidRPr="001E7A27">
        <w:rPr>
          <w:lang w:val="en-GB"/>
        </w:rPr>
        <w:t xml:space="preserve">ponse to CDR, and literature published </w:t>
      </w:r>
      <w:r w:rsidRPr="001E7A27">
        <w:rPr>
          <w:lang w:val="en-GB"/>
        </w:rPr>
        <w:lastRenderedPageBreak/>
        <w:t xml:space="preserve">since </w:t>
      </w:r>
      <w:del w:id="6342" w:author="Soapbox" w:date="2021-07-22T10:21:00Z">
        <w:r w:rsidRPr="001E7A27" w:rsidDel="00E52034">
          <w:rPr>
            <w:lang w:val="en-GB"/>
          </w:rPr>
          <w:delText xml:space="preserve">the </w:delText>
        </w:r>
      </w:del>
      <w:del w:id="6343" w:author="Tom Maycock" w:date="2021-09-09T16:20:00Z">
        <w:r w:rsidRPr="001E7A27" w:rsidDel="00AF21D1">
          <w:rPr>
            <w:lang w:val="en-GB"/>
          </w:rPr>
          <w:delText xml:space="preserve">IPCC </w:delText>
        </w:r>
      </w:del>
      <w:r w:rsidRPr="001E7A27">
        <w:rPr>
          <w:lang w:val="en-GB"/>
        </w:rPr>
        <w:t>SR1.5</w:t>
      </w:r>
      <w:r w:rsidR="00D77D76" w:rsidRPr="001E7A27">
        <w:rPr>
          <w:lang w:val="en-GB"/>
        </w:rPr>
        <w:t xml:space="preserve"> (</w:t>
      </w:r>
      <w:r w:rsidR="000D5154" w:rsidRPr="001E7A27">
        <w:rPr>
          <w:lang w:val="en-GB"/>
        </w:rPr>
        <w:t>Chapter 4;</w:t>
      </w:r>
      <w:r w:rsidRPr="001E7A27">
        <w:rPr>
          <w:lang w:val="en-GB"/>
        </w:rPr>
        <w:t xml:space="preserve"> </w:t>
      </w:r>
      <w:commentRangeStart w:id="6344"/>
      <w:r w:rsidRPr="001E7A27">
        <w:rPr>
          <w:lang w:val="en-GB"/>
        </w:rPr>
        <w:fldChar w:fldCharType="begin" w:fldLock="1"/>
      </w:r>
      <w:ins w:id="6345" w:author="Robin Matthews" w:date="2021-06-17T18:46:00Z">
        <w:r w:rsidR="00FB245A" w:rsidRPr="001E7A27">
          <w:rPr>
            <w:lang w:val="en-GB"/>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"L4691", "given" : "Rt12", "non-dropping-particle" : "", "parse-names" : false, "suffix" : "" } ], "type" : "report" }, "uris" : [ "http://www.mendeley.com/documents/?uuid=68c1f8da-329a-4eb0-a837-23187eb3a114" ] } ], "mendeley" : { "formattedCitation" : "(IPCC, 2018a)", "manualFormatting" : "IPCC, 2018a)", "plainTextFormattedCitation" : "(IPCC, 2018a)", "previouslyFormattedCitation" : "(IPCC, 2018a)" }, "properties" : { "noteIndex" : 0 }, "schema" : "https://github.com/citation-style-language/schema/raw/master/csl-citation.json" }</w:instrText>
        </w:r>
      </w:ins>
      <w:del w:id="6346" w:author="Robin Matthews" w:date="2021-06-17T18:46:00Z">
        <w:r w:rsidR="00747167" w:rsidRPr="001E7A27" w:rsidDel="00FB245A">
          <w:rPr>
            <w:lang w:val="en-GB"/>
          </w:rPr>
          <w:del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"L4691", "given" : "Rt12", "non-dropping-particle" : "", "parse-names" : false, "suffix" : "" } ], "type" : "report" }, "uris" : [ "http://www.mendeley.com/documents/?uuid=68c1f8da-329a-4eb0-a837-23187eb3a114" ] } ], "mendeley" : { "formattedCitation" : "(IPCC, 2018a)", "manualFormatting" : "IPCC, 2018)", "plainTextFormattedCitation" : "(IPCC, 2018a)", "previouslyFormattedCitation" : "(IPCC, 2018a)" }, "properties" : { "noteIndex" : 0 }, "schema" : "https://github.com/citation-style-language/schema/raw/master/csl-citation.json" }</w:delInstrText>
        </w:r>
      </w:del>
      <w:r w:rsidRPr="001E7A27">
        <w:rPr>
          <w:lang w:val="en-GB"/>
        </w:rPr>
        <w:fldChar w:fldCharType="separate"/>
      </w:r>
      <w:r w:rsidR="00025FA2" w:rsidRPr="001E7A27">
        <w:rPr>
          <w:noProof/>
          <w:lang w:val="en-GB"/>
        </w:rPr>
        <w:t>IPCC, 2018</w:t>
      </w:r>
      <w:ins w:id="6347" w:author="Robin Matthews" w:date="2021-06-17T18:46:00Z">
        <w:r w:rsidR="00FB245A" w:rsidRPr="001E7A27">
          <w:rPr>
            <w:noProof/>
            <w:lang w:val="en-GB"/>
          </w:rPr>
          <w:t>a</w:t>
        </w:r>
      </w:ins>
      <w:r w:rsidR="00025FA2" w:rsidRPr="001E7A27">
        <w:rPr>
          <w:noProof/>
          <w:lang w:val="en-GB"/>
        </w:rPr>
        <w:t>)</w:t>
      </w:r>
      <w:r w:rsidRPr="001E7A27">
        <w:rPr>
          <w:lang w:val="en-GB"/>
        </w:rPr>
        <w:fldChar w:fldCharType="end"/>
      </w:r>
      <w:commentRangeEnd w:id="6344"/>
      <w:r w:rsidR="00025FA2" w:rsidRPr="001E7A27">
        <w:rPr>
          <w:rStyle w:val="CommentReference"/>
          <w:lang w:val="en-GB"/>
        </w:rPr>
        <w:commentReference w:id="6344"/>
      </w:r>
      <w:r w:rsidRPr="001E7A27">
        <w:rPr>
          <w:lang w:val="en-GB"/>
        </w:rPr>
        <w:t>, SRCCL</w:t>
      </w:r>
      <w:r w:rsidR="000D5154" w:rsidRPr="001E7A27">
        <w:rPr>
          <w:lang w:val="en-GB"/>
        </w:rPr>
        <w:t xml:space="preserve"> </w:t>
      </w:r>
      <w:r w:rsidR="008E4EB7" w:rsidRPr="001E7A27">
        <w:rPr>
          <w:lang w:val="en-GB"/>
        </w:rPr>
        <w:t>(</w:t>
      </w:r>
      <w:r w:rsidR="000D5154" w:rsidRPr="001E7A27">
        <w:rPr>
          <w:lang w:val="en-GB"/>
        </w:rPr>
        <w:t>Chapter 6,</w:t>
      </w:r>
      <w:r w:rsidRPr="001E7A27">
        <w:rPr>
          <w:lang w:val="en-GB"/>
        </w:rPr>
        <w:t xml:space="preserve"> IPCC, 2019) and SROCC</w:t>
      </w:r>
      <w:r w:rsidR="001F1B04" w:rsidRPr="001E7A27">
        <w:rPr>
          <w:lang w:val="en-GB"/>
        </w:rPr>
        <w:t xml:space="preserve"> </w:t>
      </w:r>
      <w:r w:rsidR="001F1B04" w:rsidRPr="001E7A27">
        <w:rPr>
          <w:lang w:val="en-GB"/>
        </w:rPr>
        <w:fldChar w:fldCharType="begin" w:fldLock="1"/>
      </w:r>
      <w:r w:rsidR="00747167" w:rsidRPr="001E7A27">
        <w:rPr>
          <w:lang w:val="en-GB"/>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"plainTextFormattedCitation" : "(Bindoff et al., 2019)", "previouslyFormattedCitation" : "(Bindoff et al., 2019)" }, "properties" : { "noteIndex" : 0 }, "schema" : "https://github.com/citation-style-language/schema/raw/master/csl-citation.json" }</w:instrText>
      </w:r>
      <w:r w:rsidR="001F1B04" w:rsidRPr="001E7A27">
        <w:rPr>
          <w:lang w:val="en-GB"/>
        </w:rPr>
        <w:fldChar w:fldCharType="separate"/>
      </w:r>
      <w:r w:rsidR="00025FA2" w:rsidRPr="001E7A27">
        <w:rPr>
          <w:noProof/>
          <w:lang w:val="en-GB"/>
        </w:rPr>
        <w:t>(Bindoff et al., 2019)</w:t>
      </w:r>
      <w:r w:rsidR="001F1B04" w:rsidRPr="001E7A27">
        <w:rPr>
          <w:lang w:val="en-GB"/>
        </w:rPr>
        <w:fldChar w:fldCharType="end"/>
      </w:r>
      <w:r w:rsidRPr="001E7A27">
        <w:rPr>
          <w:lang w:val="en-GB"/>
        </w:rPr>
        <w:t xml:space="preserve"> for the assessment of potentials and side effects of specific CDR methods. Emerging literature on deliberate methane removal is also briefly discussed.</w:t>
      </w:r>
    </w:p>
    <w:p w14:paraId="33819796" w14:textId="77777777" w:rsidR="00E3676F" w:rsidRPr="001E7A27" w:rsidRDefault="00E3676F" w:rsidP="005C7F25">
      <w:pPr>
        <w:pStyle w:val="AR6BodyText"/>
        <w:rPr>
          <w:lang w:val="en-GB"/>
        </w:rPr>
      </w:pPr>
    </w:p>
    <w:p w14:paraId="0DA11735" w14:textId="357147B0" w:rsidR="00E3676F" w:rsidRPr="001E7A27" w:rsidRDefault="00E3676F" w:rsidP="005C7F25">
      <w:pPr>
        <w:pStyle w:val="AR6BodyText"/>
        <w:rPr>
          <w:lang w:val="en-GB"/>
        </w:rPr>
      </w:pPr>
      <w:r w:rsidRPr="001E7A27">
        <w:rPr>
          <w:lang w:val="en-GB"/>
        </w:rPr>
        <w:t>In this chapter, CDR methods are categorised by the carbon cycle processes that result in CO</w:t>
      </w:r>
      <w:r w:rsidRPr="001E7A27">
        <w:rPr>
          <w:noProof/>
          <w:vertAlign w:val="subscript"/>
          <w:lang w:val="en-GB"/>
        </w:rPr>
        <w:t>2</w:t>
      </w:r>
      <w:r w:rsidRPr="001E7A27">
        <w:rPr>
          <w:lang w:val="en-GB"/>
        </w:rPr>
        <w:t xml:space="preserve"> removal: (i) enhanced net biological production and storage by land ecosystems</w:t>
      </w:r>
      <w:ins w:id="6348" w:author="Soapbox" w:date="2021-07-22T10:21:00Z">
        <w:r w:rsidR="00623A08" w:rsidRPr="001E7A27">
          <w:rPr>
            <w:lang w:val="en-GB"/>
          </w:rPr>
          <w:t>;</w:t>
        </w:r>
      </w:ins>
      <w:del w:id="6349" w:author="Soapbox" w:date="2021-07-22T10:21:00Z">
        <w:r w:rsidRPr="001E7A27" w:rsidDel="00623A08">
          <w:rPr>
            <w:lang w:val="en-GB"/>
          </w:rPr>
          <w:delText>,</w:delText>
        </w:r>
      </w:del>
      <w:r w:rsidRPr="001E7A27">
        <w:rPr>
          <w:lang w:val="en-GB"/>
        </w:rPr>
        <w:t xml:space="preserve"> (ii) enhanced net biological production and storage in the open and coastal ocean</w:t>
      </w:r>
      <w:ins w:id="6350" w:author="Soapbox" w:date="2021-07-22T10:22:00Z">
        <w:r w:rsidR="00923628" w:rsidRPr="001E7A27">
          <w:rPr>
            <w:lang w:val="en-GB"/>
          </w:rPr>
          <w:t>;</w:t>
        </w:r>
      </w:ins>
      <w:del w:id="6351" w:author="Soapbox" w:date="2021-07-22T10:22:00Z">
        <w:r w:rsidRPr="001E7A27" w:rsidDel="00923628">
          <w:rPr>
            <w:lang w:val="en-GB"/>
          </w:rPr>
          <w:delText>,</w:delText>
        </w:r>
      </w:del>
      <w:r w:rsidRPr="001E7A27">
        <w:rPr>
          <w:lang w:val="en-GB"/>
        </w:rPr>
        <w:t xml:space="preserve"> (iii) enhanced geochemical processes on land and in the ocean</w:t>
      </w:r>
      <w:ins w:id="6352" w:author="Soapbox" w:date="2021-07-22T10:23:00Z">
        <w:r w:rsidR="00923628" w:rsidRPr="001E7A27">
          <w:rPr>
            <w:lang w:val="en-GB"/>
          </w:rPr>
          <w:t>;</w:t>
        </w:r>
      </w:ins>
      <w:del w:id="6353" w:author="Soapbox" w:date="2021-07-22T10:23:00Z">
        <w:r w:rsidRPr="001E7A27" w:rsidDel="00923628">
          <w:rPr>
            <w:lang w:val="en-GB"/>
          </w:rPr>
          <w:delText>,</w:delText>
        </w:r>
      </w:del>
      <w:r w:rsidRPr="001E7A27">
        <w:rPr>
          <w:lang w:val="en-GB"/>
        </w:rPr>
        <w:t xml:space="preserve"> and (iv) direct air capture and storage by chemical processes.</w:t>
      </w:r>
      <w:r w:rsidR="00664587" w:rsidRPr="001E7A27">
        <w:rPr>
          <w:lang w:val="en-GB"/>
        </w:rPr>
        <w:t xml:space="preserve"> A subset of CDR methods that restore or sustainably manage natural or modified ecosystems while providing human well-being and biodiversity benefits </w:t>
      </w:r>
      <w:r w:rsidRPr="001E7A27">
        <w:rPr>
          <w:lang w:val="en-GB"/>
        </w:rPr>
        <w:t xml:space="preserve">are also </w:t>
      </w:r>
      <w:r w:rsidR="00922B88" w:rsidRPr="001E7A27">
        <w:rPr>
          <w:lang w:val="en-GB"/>
        </w:rPr>
        <w:t>referred</w:t>
      </w:r>
      <w:r w:rsidRPr="001E7A27">
        <w:rPr>
          <w:lang w:val="en-GB"/>
        </w:rPr>
        <w:t xml:space="preserve"> to as natural or nature-based solutions</w:t>
      </w:r>
      <w:r w:rsidR="00664587" w:rsidRPr="001E7A27">
        <w:rPr>
          <w:lang w:val="en-GB"/>
        </w:rPr>
        <w:t xml:space="preserve"> (</w:t>
      </w:r>
      <w:del w:id="6354" w:author="Ian Blenkinsop" w:date="2021-07-28T15:35:00Z">
        <w:r w:rsidR="00664587" w:rsidRPr="001E7A27" w:rsidDel="00694FA6">
          <w:rPr>
            <w:lang w:val="en-GB"/>
          </w:rPr>
          <w:delText xml:space="preserve">see </w:delText>
        </w:r>
      </w:del>
      <w:r w:rsidR="00664587" w:rsidRPr="001E7A27">
        <w:rPr>
          <w:lang w:val="en-GB"/>
        </w:rPr>
        <w:t>Glossary</w:t>
      </w:r>
      <w:del w:id="6355" w:author="Ian Blenkinsop" w:date="2021-07-28T15:35:00Z">
        <w:r w:rsidR="00177FA1" w:rsidRPr="001E7A27" w:rsidDel="00694FA6">
          <w:rPr>
            <w:lang w:val="en-GB"/>
          </w:rPr>
          <w:delText>, Annex VII</w:delText>
        </w:r>
        <w:r w:rsidR="00664587" w:rsidRPr="001E7A27" w:rsidDel="00694FA6">
          <w:rPr>
            <w:lang w:val="en-GB"/>
          </w:rPr>
          <w:delText>)</w:delText>
        </w:r>
      </w:del>
      <w:ins w:id="6356" w:author="Ian Blenkinsop" w:date="2021-07-28T15:35:00Z">
        <w:r w:rsidR="00694FA6" w:rsidRPr="001E7A27">
          <w:rPr>
            <w:lang w:val="en-GB"/>
          </w:rPr>
          <w:t>;</w:t>
        </w:r>
      </w:ins>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"ITEM-1",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"id" : "ITEM-2", "itemData" : { "DOI" : "10.1126/sciadv.aat1869", "abstract" : "Limiting climate warming to &amp;amp;lt;2\u00b0C requires increased mitigation efforts, including land stewardship, whose potential in the United States is poorly understood. We quantified the potential of natural climate solutions (NCS)\u201421 conservation, restoration, and improved land management interventions on natural and agricultural lands\u2014to increase carbon storage and avoid greenhouse gas emissions in the United States. We found a maximum potential of 1.2 (0.9 to 1.6) Pg CO2e year\u22121, the equivalent of 21% of current net annual emissions of the United States. At current carbon market prices (USD 10 per Mg CO2e), 299 Tg CO2e year\u22121 could be achieved. NCS would also provide air and water filtration, flood control, soil health, wildlife habitat, and climate resilience benefits.", "author" : [ { "dropping-particle" : "", "family" : "Fargione", "given" : "Joseph E", "non-dropping-particle" : "", "parse-names" : false, "suffix" : "" }, { "dropping-particle" : "", "family" : "Bassett", "given" : "Steven", "non-dropping-particle" : "", "parse-names" : false, "suffix" : "" }, { "dropping-particle" : "", "family" : "Boucher", "given" : "Timothy", "non-dropping-particle" : "", "parse-names" : false, "suffix" : "" }, { "dropping-particle" : "", "family" : "Bridgham", "given" : "Scott D", "non-dropping-particle" : "", "parse-names" : false, "suffix" : "" }, { "dropping-particle" : "", "family" : "Conant", "given" : "Richard T", "non-dropping-particle" : "", "parse-names" : false, "suffix" : "" }, { "dropping-particle" : "", "family" : "Cook-Patton", "given" : "Susan C", "non-dropping-particle" : "", "parse-names" : false, "suffix" : "" }, { "dropping-particle" : "", "family" : "Ellis", "given" : "Peter W", "non-dropping-particle" : "", "parse-names" : false, "suffix" : "" }, { "dropping-particle" : "", "family" : "Falcucci", "given" : "Alessandra", "non-dropping-particle" : "", "parse-names" : false, "suffix" : "" }, { "dropping-particle" : "", "family" : "Fourqurean", "given" : "James W", "non-dropping-particle" : "", "parse-names" : false, "suffix" : "" }, { "dropping-particle" : "", "family" : "Gopalakrishna", "given" : "Trisha", "non-dropping-particle" : "", "parse-names" : false, "suffix" : "" }, { "dropping-particle" : "", "family" : "Gu", "given" : "Huan", "non-dropping-particle" : "", "parse-names" : false, "suffix" : "" }, { "dropping-particle" : "", "family" : "Henderson", "given" : "Benjamin", "non-dropping-particle" : "", "parse-names" : false, "suffix" : "" }, { "dropping-particle" : "", "family" : "Hurteau", "given" : "Matthew D", "non-dropping-particle" : "", "parse-names" : false, "suffix" : "" }, { "dropping-particle" : "", "family" : "Kroeger", "given" : "Kevin D", "non-dropping-particle" : "", "parse-names" : false, "suffix" : "" }, { "dropping-particle" : "", "family" : "Kroeger", "given" : "Timm", "non-dropping-particle" : "", "parse-names" : false, "suffix" : "" }, { "dropping-particle" : "", "family" : "Lark", "given" : "Tyler J", "non-dropping-particle" : "", "parse-names" : false, "suffix" : "" }, { "dropping-particle" : "", "family" : "Leavitt", "given" : "Sara M", "non-dropping-particle" : "", "parse-names" : false, "suffix" : "" }, { "dropping-particle" : "", "family" : "Lomax", "given" : "Guy", "non-dropping-particle" : "", "parse-names" : false, "suffix" : "" }, { "dropping-particle" : "", "family" : "McDonald", "given" : "Robert I", "non-dropping-particle" : "", "parse-names" : false, "suffix" : "" }, { "dropping-particle" : "", "family" : "Megonigal", "given" : "J Patrick", "non-dropping-particle" : "", "parse-names" : false, "suffix" : "" }, { "dropping-particle" : "", "family" : "Miteva", "given" : "Daniela A", "non-dropping-particle" : "", "parse-names" : false, "suffix" : "" }, { "dropping-particle" : "", "family" : "Richardson", "given" : "Curtis J", "non-dropping-particle" : "", "parse-names" : false, "suffix" : "" }, { "dropping-particle" : "", "family" : "Sanderman", "given" : "Jonathan", "non-dropping-particle" : "", "parse-names" : false, "suffix" : "" }, { "dropping-particle" : "", "family" : "Shoch", "given" : "David", "non-dropping-particle" : "", "parse-names" : false, "suffix" : "" }, { "dropping-particle" : "", "family" : "Spawn", "given" : "Seth A", "non-dropping-particle" : "", "parse-names" : false, "suffix" : "" }, { "dropping-particle" : "", "family" : "Veldman", "given" : "Joseph W", "non-dropping-particle" : "", "parse-names" : false, "suffix" : "" }, { "dropping-particle" : "", "family" : "Williams", "given" : "Christopher A", "non-dropping-particle" : "", "parse-names" : false, "suffix" : "" }, { "dropping-particle" : "", "family" : "Woodbury", "given" : "Peter B", "non-dropping-particle" : "", "parse-names" : false, "suffix" : "" }, { "dropping-particle" : "", "family" : "Zganjar", "given" : "Chris", "non-dropping-particle" : "", "parse-names" : false, "suffix" : "" }, { "dropping-particle" : "", "family" : "Baranski", "given" : "Marci", "non-dropping-particle" : "", "parse-names" : false, "suffix" : "" }, { "dropping-particle" : "", "family" : "Elias", "given" : "Patricia", "non-dropping-particle" : "", "parse-names" : false, "suffix" : "" }, { "dropping-particle" : "", "family" : "Houghton", "given" : "Richard A", "non-dropping-particle" : "", "parse-names" : false, "suffix" : "" }, { "dropping-particle" : "", "family" : "Landis", "given" : "Emily", "non-dropping-particle" : "", "parse-names" : false, "suffix" : "" }, { "dropping-particle" : "", "family" : "McGlynn", "given" : "Emily", "non-dropping-particle" : "", "parse-names" : false, "suffix" : "" }, { "dropping-particle" : "", "family" : "Schlesinger", "given" : "William H", "non-dropping-particle" : "", "parse-names" : false, "suffix" : "" }, { "dropping-particle" : "V", "family" : "Siikamaki", "given" : "Juha", "non-dropping-particle" : "", "parse-names" : false, "suffix" : "" }, { "dropping-particle" : "", "family" : "Sutton-Grier", "given" : "Ariana E", "non-dropping-particle" : "", "parse-names" : false, "suffix" : "" }, { "dropping-particle" : "", "family" : "Griscom", "given" : "Bronson W", "non-dropping-particle" : "", "parse-names" : false, "suffix" : "" } ], "container-title" : "Science Advances", "id" : "ITEM-2", "issue" : "11", "issued" : { "date-parts" : [ [ "2018", "11" ] ] }, "page" : "eaat1869", "title" : "Natural climate solutions for the United States", "translator" : [ { "dropping-particle" : "", "family" : "L6579", "given" : "", "non-dropping-particle" : "", "parse-names" : false, "suffix" : "" } ], "type" : "article-journal", "volume" : "4" }, "uris" : [ "http://www.mendeley.com/documents/?uuid=97d60cb9-a1db-4566-b02b-369a6cc9a3ea" ] }, { "id" : "ITEM-3", "itemData" : { "DOI" : "10.1098/rstb.2019.0126", "ISSN" : "0962-8436", "abstract" : "Better land stewardship is needed to achieve the Paris Agreement's temperature goal, particularly in the tropics, where greenhouse gas emissions from the destruction of ecosystems are largest, and where the potential for additional land carbon storage is greatest. As countries enhance their nationally determined contributions (NDCs) to the Paris Agreement, confusion persists about the potential contribution of better land stewardship to meeting the Agreement's goal to hold global warming below 2\u00b0C. We assess cost-effective tropical country-level potential of natural climate solutions (NCS)\u2014protection, improved management and restoration of ecosystems\u2014to deliver climate mitigation linked with sustainable development goals (SDGs). We identify groups of countries with distinctive NCS portfolios, and we explore factors (governance, financial capacity) influencing the feasibility of unlocking national NCS potential. Cost-effective tropical NCS offers globally significant climate mitigation in the coming decades (6.56 Pg CO 2 e yr \u22121 at less than 100 US$ per Mg CO 2 e). In half of the tropical countries, cost-effective NCS could mitigate over half of national emissions. In more than a quarter of tropical countries, cost-effective NCS potential is greater than national emissions. We identify countries where, with international financing and political will, NCS can cost-effectively deliver the majority of enhanced NDCs while transforming national economies and contributing to SDGs.", "author" : [ { "dropping-particle" : "", "family" : "Griscom", "given" : "Bronson W.", "non-dropping-particle" : "", "parse-names" : false, "suffix" : "" }, { "dropping-particle" : "", "family" : "Busch", "given" : "Jonah", "non-dropping-particle" : "", "parse-names" : false, "suffix" : "" }, { "dropping-particle" : "", "family" : "Cook-Patton", "given" : "Susan C.", "non-dropping-particle" : "", "parse-names" : false, "suffix" : "" }, { "dropping-particle" : "", "family" : "Ellis", "given" : "Peter W.", "non-dropping-particle" : "", "parse-names" : false, "suffix" : "" }, { "dropping-particle" : "", "family" : "Funk", "given" : "Jason", "non-dropping-particle" : "", "parse-names" : false, "suffix" : "" }, { "dropping-particle" : "", "family" : "Leavitt", "given" : "Sara M.", "non-dropping-particle" : "", "parse-names" : false, "suffix" : "" }, { "dropping-particle" : "", "family" : "Lomax", "given" : "Guy", "non-dropping-particle" : "", "parse-names" : false, "suffix" : "" }, { "dropping-particle" : "", "family" : "Turner", "given" : "Will R.", "non-dropping-particle" : "", "parse-names" : false, "suffix" : "" }, { "dropping-particle" : "", "family" : "Chapman", "given" : "Melissa", "non-dropping-particle" : "", "parse-names" : false, "suffix" : "" }, { "dropping-particle" : "", "family" : "Engelmann", "given" : "Jens", "non-dropping-particle" : "", "parse-names" : false, "suffix" : "" }, { "dropping-particle" : "", "family" : "Gurwick", "given" : "Noel P.", "non-dropping-particle" : "", "parse-names" : false, "suffix" : "" }, { "dropping-particle" : "", "family" : "Landis", "given" : "Emily", "non-dropping-particle" : "", "parse-names" : false, "suffix" : "" }, { "dropping-particle" : "", "family" : "Lawrence", "given" : "Deborah", "non-dropping-particle" : "", "parse-names" : false, "suffix" : "" }, { "dropping-particle" : "", "family" : "Malhi", "given" : "Yadvinder", "non-dropping-particle" : "", "parse-names" : false, "suffix" : "" }, { "dropping-particle" : "", "family" : "Schindler Murray", "given" : "Lisa", "non-dropping-particle" : "", "parse-names" : false, "suffix" : "" }, { "dropping-particle" : "", "family" : "Navarrete", "given" : "Diego", "non-dropping-particle" : "", "parse-names" : false, "suffix" : "" }, { "dropping-particle" : "", "family" : "Roe", "given" : "Stephanie", "non-dropping-particle" : "", "parse-names" : false, "suffix" : "" }, { "dropping-particle" : "", "family" : "Scull", "given" : "Sabrina", "non-dropping-particle" : "", "parse-names" : false, "suffix" : "" }, { "dropping-particle" : "", "family" : "Smith", "given" : "Pete", "non-dropping-particle" : "", "parse-names" : false, "suffix" : "" }, { "dropping-particle" : "", "family" : "Streck", "given" : "Charlotte", "non-dropping-particle" : "", "parse-names" : false, "suffix" : "" }, { "dropping-particle" : "", "family" : "Walker", "given" : "Wayne S.", "non-dropping-particle" : "", "parse-names" : false, "suffix" : "" }, { "dropping-particle" : "", "family" : "Worthington", "given" : "Thomas", "non-dropping-particle" : "", "parse-names" : false, "suffix" : "" } ], "container-title" : "Philosophical Transactions of the Royal Society B: Biological Sciences", "id" : "ITEM-3", "issue" : "1794", "issued" : { "date-parts" : [ [ "2020", "3", "16" ] ] }, "page" : "20190126", "title" : "National mitigation potential from natural climate solutions in the tropics", "translator" : [ { "dropping-particle" : "", "family" : "L6694", "given" : "", "non-dropping-particle" : "", "parse-names" : false, "suffix" : "" } ], "type" : "article-journal", "volume" : "375" }, "uris" : [ "http://www.mendeley.com/documents/?uuid=2c47dbf9-b494-459a-868c-180c257d251b" ] } ], "mendeley" : { "formattedCitation" : "(Griscom et al., 2017, 2020; Fargione et al., 2018)", "plainTextFormattedCitation" : "(Griscom et al., 2017, 2020; Fargione et al., 2018)", "previouslyFormattedCitation" : "(Griscom et al., 2017, 2020; Fargione et al., 2018)" }, "properties" : { "noteIndex" : 0 }, "schema" : "https://github.com/citation-style-language/schema/raw/master/csl-citation.json" }</w:instrText>
      </w:r>
      <w:r w:rsidRPr="001E7A27">
        <w:rPr>
          <w:lang w:val="en-GB"/>
        </w:rPr>
        <w:fldChar w:fldCharType="separate"/>
      </w:r>
      <w:del w:id="6357" w:author="Ian Blenkinsop" w:date="2021-07-28T15:35:00Z">
        <w:r w:rsidR="00025FA2" w:rsidRPr="001E7A27" w:rsidDel="00694FA6">
          <w:rPr>
            <w:noProof/>
            <w:lang w:val="en-GB"/>
          </w:rPr>
          <w:delText>(</w:delText>
        </w:r>
      </w:del>
      <w:r w:rsidR="00025FA2" w:rsidRPr="001E7A27">
        <w:rPr>
          <w:noProof/>
          <w:lang w:val="en-GB"/>
        </w:rPr>
        <w:t>Griscom et al., 2017, 2020; Fargione et al., 2018)</w:t>
      </w:r>
      <w:r w:rsidRPr="001E7A27">
        <w:rPr>
          <w:lang w:val="en-GB"/>
        </w:rPr>
        <w:fldChar w:fldCharType="end"/>
      </w:r>
      <w:r w:rsidRPr="001E7A27">
        <w:rPr>
          <w:lang w:val="en-GB"/>
        </w:rPr>
        <w:t>. CDR methods commonly discussed in the literature are summari</w:t>
      </w:r>
      <w:ins w:id="6358" w:author="Soapbox" w:date="2021-07-21T11:47:00Z">
        <w:r w:rsidR="000B1145" w:rsidRPr="001E7A27">
          <w:rPr>
            <w:lang w:val="en-GB"/>
          </w:rPr>
          <w:t>z</w:t>
        </w:r>
      </w:ins>
      <w:del w:id="6359" w:author="Soapbox" w:date="2021-07-21T11:47:00Z">
        <w:r w:rsidRPr="001E7A27" w:rsidDel="000B1145">
          <w:rPr>
            <w:lang w:val="en-GB"/>
          </w:rPr>
          <w:delText>s</w:delText>
        </w:r>
      </w:del>
      <w:r w:rsidRPr="001E7A27">
        <w:rPr>
          <w:lang w:val="en-GB"/>
        </w:rPr>
        <w:t>ed in Table 5.9. Other CDR options have been suggested, but there is insufficient literature for an assessment. These include ocean biomass burial, ocean downwelling, removal of CO</w:t>
      </w:r>
      <w:r w:rsidRPr="001E7A27">
        <w:rPr>
          <w:noProof/>
          <w:vertAlign w:val="subscript"/>
          <w:lang w:val="en-GB"/>
        </w:rPr>
        <w:t>2</w:t>
      </w:r>
      <w:r w:rsidRPr="001E7A27">
        <w:rPr>
          <w:lang w:val="en-GB"/>
        </w:rPr>
        <w:t xml:space="preserve"> from seawater with storage, and cloud alkalini</w:t>
      </w:r>
      <w:ins w:id="6360" w:author="Soapbox" w:date="2021-07-20T07:09:00Z">
        <w:r w:rsidR="00766F77" w:rsidRPr="001E7A27">
          <w:rPr>
            <w:lang w:val="en-GB"/>
          </w:rPr>
          <w:t>z</w:t>
        </w:r>
      </w:ins>
      <w:del w:id="6361" w:author="Soapbox" w:date="2021-07-20T07:09:00Z">
        <w:r w:rsidRPr="001E7A27" w:rsidDel="00766F77">
          <w:rPr>
            <w:lang w:val="en-GB"/>
          </w:rPr>
          <w:delText>s</w:delText>
        </w:r>
      </w:del>
      <w:r w:rsidRPr="001E7A27">
        <w:rPr>
          <w:lang w:val="en-GB"/>
        </w:rPr>
        <w:t xml:space="preserve">ation </w:t>
      </w:r>
      <w:r w:rsidRPr="001E7A27">
        <w:rPr>
          <w:lang w:val="en-GB"/>
        </w:rPr>
        <w:fldChar w:fldCharType="begin" w:fldLock="1"/>
      </w:r>
      <w:r w:rsidR="00747167" w:rsidRPr="001E7A27">
        <w:rPr>
          <w:lang w:val="en-GB"/>
        </w:rPr>
        <w:instrText>ADDIN CSL_CITATION { "citationItems" : [ { "id" : "ITEM-1", "itemData" : { "DOI" : "10.1007/s40641-018-0104-3", "ISSN" : "2198-6061", "abstract" : "Increasing atmospheric CO2 is having detrimental effects on the Earth system. Societies have recognized that anthropogenic CO2 release must be rapidly reduced to avoid potentially catastrophic impacts. Achieving this via emissions reductions alone will be very difficult. Carbon dioxide removal (CDR) has been suggested to complement and compensate for insufficient emissions reductions, through increasing natural carbon sinks, engineering new carbon sinks, or combining natural uptake with engineered storage. Here, we review the carbon cycle responses to different CDR approaches and highlight the often-overlooked interaction and feedbacks between carbon reservoirs that ultimately determines CDR efficacy. We also identify future research that will be needed if CDR is to play a role in climate change mitigation, these include coordinated studies to better understand (i) the underlying mechanisms of each method, (ii) how they could be explicitly simulated, (iii) how reversible changes in the climate and carbon cycle are, and (iv) how to evaluate and monitor CDR.", "author" : [ { "dropping-particle" : "", "family" : "Keller", "given" : "David P.", "non-dropping-particle" : "", "parse-names" : false, "suffix" : "" }, { "dropping-particle" : "", "family" : "Lenton", "given" : "Andrew", "non-dropping-particle" : "", "parse-names" : false, "suffix" : "" }, { "dropping-particle" : "", "family" : "Littleton", "given" : "Emma W.", "non-dropping-particle" : "", "parse-names" : false, "suffix" : "" }, { "dropping-particle" : "", "family" : "Oschlies", "given" : "Andreas", "non-dropping-particle" : "", "parse-names" : false, "suffix" : "" }, { "dropping-particle" : "", "family" : "Scott", "given" : "Vivian", "non-dropping-particle" : "", "parse-names" : false, "suffix" : "" }, { "dropping-particle" : "", "family" : "Vaughan", "given" : "Naomi E.", "non-dropping-particle" : "", "parse-names" : false, "suffix" : "" } ], "container-title" : "Current Climate Change Reports", "id" : "ITEM-1", "issue" : "3", "issued" : { "date-parts" : [ [ "2018", "9", "14" ] ] }, "page" : "250-265", "publisher" : "Current Climate Change Reports", "title" : "The Effects of Carbon Dioxide Removal on the Carbon Cycle", "translator" : [ { "dropping-particle" : "", "family" : "L7233", "given" : "", "non-dropping-particle" : "", "parse-names" : false, "suffix" : "" } ], "type" : "article-journal", "volume" : "4" }, "uris" : [ "http://www.mendeley.com/documents/?uuid=07aef0e3-0cd4-461a-b348-7662b7839217" ] }, { "id" : "ITEM-2", "itemData" : { "author" : [ { "dropping-particle" : "", "family" : "GESAMP", "given" : "", "non-dropping-particle" : "", "parse-names" : false, "suffix" : "" } ], "id" : "ITEM-2", "issued" : { "date-parts" : [ [ "2019" ] ] }, "number-of-pages" : "144", "title" : "High level review of a wide range of proposed marine geoengineering techniques", "translator" : [ { "dropping-particle" : "", "family" : "L6660", "given" : "", "non-dropping-particle" : "", "parse-names" : false, "suffix" : "" } ], "type" : "report" }, "uris" : [ "http://www.mendeley.com/documents/?uuid=2fa324e4-047e-4e35-9af7-745c8dbd5d4d" ] } ], "mendeley" : { "formattedCitation" : "(Keller et al., 2018a; GESAMP, 2019)", "plainTextFormattedCitation" : "(Keller et al., 2018a; GESAMP, 2019)", "previouslyFormattedCitation" : "(Keller et al., 2018a; GESAMP, 2019)" }, "properties" : { "noteIndex" : 0 }, "schema" : "https://github.com/citation-style-language/schema/raw/master/csl-citation.json" }</w:instrText>
      </w:r>
      <w:r w:rsidRPr="001E7A27">
        <w:rPr>
          <w:lang w:val="en-GB"/>
        </w:rPr>
        <w:fldChar w:fldCharType="separate"/>
      </w:r>
      <w:r w:rsidR="00025FA2" w:rsidRPr="001E7A27">
        <w:rPr>
          <w:noProof/>
          <w:lang w:val="en-GB"/>
        </w:rPr>
        <w:t>(Keller et al., 2018a; GESAMP, 2019)</w:t>
      </w:r>
      <w:r w:rsidRPr="001E7A27">
        <w:rPr>
          <w:lang w:val="en-GB"/>
        </w:rPr>
        <w:fldChar w:fldCharType="end"/>
      </w:r>
      <w:r w:rsidRPr="001E7A27">
        <w:rPr>
          <w:lang w:val="en-GB"/>
        </w:rPr>
        <w:t>.</w:t>
      </w:r>
    </w:p>
    <w:p w14:paraId="4E2E46D1" w14:textId="77777777" w:rsidR="00E3676F" w:rsidRPr="001E7A27" w:rsidRDefault="00E3676F" w:rsidP="005C7F25">
      <w:pPr>
        <w:pStyle w:val="AR6BodyText"/>
        <w:rPr>
          <w:lang w:val="en-GB"/>
        </w:rPr>
      </w:pPr>
    </w:p>
    <w:p w14:paraId="03AB7FD2" w14:textId="77777777" w:rsidR="00186B0B" w:rsidRPr="001E7A27" w:rsidRDefault="00186B0B" w:rsidP="005C7F25">
      <w:pPr>
        <w:pStyle w:val="AR6BodyText"/>
        <w:rPr>
          <w:lang w:val="en-GB"/>
        </w:rPr>
      </w:pPr>
    </w:p>
    <w:p w14:paraId="605FAF0B" w14:textId="77777777" w:rsidR="00E3676F" w:rsidRPr="001E7A27" w:rsidRDefault="00E3676F" w:rsidP="005C7F25">
      <w:pPr>
        <w:pStyle w:val="AR6BodyText"/>
        <w:rPr>
          <w:b/>
          <w:lang w:val="en-GB"/>
        </w:rPr>
      </w:pPr>
      <w:r w:rsidRPr="001E7A27">
        <w:rPr>
          <w:b/>
          <w:lang w:val="en-GB"/>
        </w:rPr>
        <w:t xml:space="preserve">[START TABLE 5.9 HERE] </w:t>
      </w:r>
    </w:p>
    <w:p w14:paraId="51CB2125" w14:textId="77777777" w:rsidR="00E3676F" w:rsidRPr="001E7A27" w:rsidRDefault="00E3676F" w:rsidP="005C7F25">
      <w:pPr>
        <w:pStyle w:val="AR6BodyText"/>
        <w:rPr>
          <w:lang w:val="en-GB"/>
        </w:rPr>
      </w:pPr>
    </w:p>
    <w:p w14:paraId="78C374B6" w14:textId="2BE235F2" w:rsidR="00E3676F" w:rsidRPr="001E7A27" w:rsidRDefault="00E3676F" w:rsidP="005C7F25">
      <w:pPr>
        <w:pStyle w:val="AR6Chap5Table"/>
        <w:spacing w:line="240" w:lineRule="auto"/>
        <w:rPr>
          <w:lang w:val="en-GB"/>
        </w:rPr>
      </w:pPr>
      <w:r w:rsidRPr="001E7A27">
        <w:rPr>
          <w:b/>
          <w:bCs/>
          <w:lang w:val="en-GB"/>
        </w:rPr>
        <w:t>Characteristics of carbon dioxide removal (CDR) methods</w:t>
      </w:r>
      <w:r w:rsidRPr="001E7A27">
        <w:rPr>
          <w:lang w:val="en-GB"/>
        </w:rPr>
        <w:t xml:space="preserve">. </w:t>
      </w:r>
      <w:r w:rsidR="004E6A80" w:rsidRPr="001E7A27">
        <w:rPr>
          <w:lang w:val="en-GB"/>
        </w:rPr>
        <w:t>Termination</w:t>
      </w:r>
      <w:r w:rsidRPr="001E7A27">
        <w:rPr>
          <w:lang w:val="en-GB"/>
        </w:rPr>
        <w:t xml:space="preserve"> effects refer to the possible effects of a hypothetical, sudden and sustained termination of the CDR method. </w:t>
      </w:r>
    </w:p>
    <w:p w14:paraId="203C5FA8" w14:textId="77777777" w:rsidR="00C413D8" w:rsidRPr="001E7A27" w:rsidRDefault="00C413D8" w:rsidP="005C7F25">
      <w:pPr>
        <w:pStyle w:val="AR6BodyText"/>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3"/>
        <w:gridCol w:w="1602"/>
        <w:gridCol w:w="1611"/>
        <w:gridCol w:w="1392"/>
        <w:gridCol w:w="1388"/>
        <w:gridCol w:w="1199"/>
        <w:gridCol w:w="1286"/>
      </w:tblGrid>
      <w:tr w:rsidR="00E3676F" w:rsidRPr="001E7A27" w14:paraId="0F462ED0" w14:textId="77777777" w:rsidTr="00E3676F">
        <w:tc>
          <w:tcPr>
            <w:tcW w:w="1305" w:type="dxa"/>
            <w:tcBorders>
              <w:top w:val="single" w:sz="4" w:space="0" w:color="auto"/>
              <w:left w:val="single" w:sz="4" w:space="0" w:color="auto"/>
              <w:bottom w:val="single" w:sz="4" w:space="0" w:color="auto"/>
              <w:right w:val="single" w:sz="4" w:space="0" w:color="auto"/>
            </w:tcBorders>
          </w:tcPr>
          <w:p w14:paraId="7D615603" w14:textId="77777777" w:rsidR="00E3676F" w:rsidRPr="001E7A27" w:rsidRDefault="00E3676F" w:rsidP="005C7F25">
            <w:pPr>
              <w:pStyle w:val="AR6Table"/>
              <w:keepNext/>
              <w:keepLines/>
              <w:widowControl/>
              <w:outlineLvl w:val="2"/>
              <w:rPr>
                <w:b/>
                <w:bCs/>
                <w:lang w:val="en-GB"/>
              </w:rPr>
            </w:pPr>
            <w:r w:rsidRPr="001E7A27">
              <w:rPr>
                <w:b/>
                <w:bCs/>
                <w:lang w:val="en-GB"/>
              </w:rPr>
              <w:t>Category</w:t>
            </w:r>
          </w:p>
        </w:tc>
        <w:tc>
          <w:tcPr>
            <w:tcW w:w="1384" w:type="dxa"/>
            <w:tcBorders>
              <w:top w:val="single" w:sz="4" w:space="0" w:color="auto"/>
              <w:left w:val="single" w:sz="4" w:space="0" w:color="auto"/>
              <w:bottom w:val="single" w:sz="4" w:space="0" w:color="auto"/>
              <w:right w:val="single" w:sz="4" w:space="0" w:color="auto"/>
            </w:tcBorders>
          </w:tcPr>
          <w:p w14:paraId="1A2DA083" w14:textId="77777777" w:rsidR="00E3676F" w:rsidRPr="001E7A27" w:rsidRDefault="00E3676F" w:rsidP="005C7F25">
            <w:pPr>
              <w:pStyle w:val="AR6Table"/>
              <w:keepNext/>
              <w:keepLines/>
              <w:widowControl/>
              <w:outlineLvl w:val="2"/>
              <w:rPr>
                <w:b/>
                <w:bCs/>
                <w:lang w:val="en-GB"/>
              </w:rPr>
            </w:pPr>
            <w:r w:rsidRPr="001E7A27">
              <w:rPr>
                <w:b/>
                <w:bCs/>
                <w:lang w:val="en-GB"/>
              </w:rPr>
              <w:t>Methods</w:t>
            </w:r>
          </w:p>
          <w:p w14:paraId="637378F6" w14:textId="68B10F08" w:rsidR="00E3676F" w:rsidRPr="001E7A27" w:rsidRDefault="00E3676F" w:rsidP="005C7F25">
            <w:pPr>
              <w:pStyle w:val="AR6Table"/>
              <w:keepNext/>
              <w:keepLines/>
              <w:widowControl/>
              <w:outlineLvl w:val="2"/>
              <w:rPr>
                <w:b/>
                <w:bCs/>
                <w:lang w:val="en-GB"/>
              </w:rPr>
            </w:pPr>
            <w:r w:rsidRPr="001E7A27">
              <w:rPr>
                <w:b/>
                <w:bCs/>
                <w:lang w:val="en-GB"/>
              </w:rPr>
              <w:t>(</w:t>
            </w:r>
            <w:del w:id="6362" w:author="Ian Blenkinsop" w:date="2021-07-28T15:35:00Z">
              <w:r w:rsidRPr="001E7A27" w:rsidDel="00694FA6">
                <w:rPr>
                  <w:b/>
                  <w:bCs/>
                  <w:lang w:val="en-GB"/>
                </w:rPr>
                <w:delText xml:space="preserve">subsection </w:delText>
              </w:r>
            </w:del>
            <w:ins w:id="6363" w:author="Ian Blenkinsop" w:date="2021-07-28T15:36:00Z">
              <w:r w:rsidR="00694FA6" w:rsidRPr="001E7A27">
                <w:rPr>
                  <w:b/>
                  <w:bCs/>
                  <w:lang w:val="en-GB"/>
                </w:rPr>
                <w:t>S</w:t>
              </w:r>
            </w:ins>
            <w:ins w:id="6364" w:author="Ian Blenkinsop" w:date="2021-07-28T15:35:00Z">
              <w:r w:rsidR="00694FA6" w:rsidRPr="001E7A27">
                <w:rPr>
                  <w:b/>
                  <w:bCs/>
                  <w:lang w:val="en-GB"/>
                </w:rPr>
                <w:t xml:space="preserve">ection </w:t>
              </w:r>
            </w:ins>
            <w:del w:id="6365" w:author="Ian Blenkinsop" w:date="2021-07-28T15:35:00Z">
              <w:r w:rsidRPr="001E7A27" w:rsidDel="00694FA6">
                <w:rPr>
                  <w:b/>
                  <w:bCs/>
                  <w:lang w:val="en-GB"/>
                </w:rPr>
                <w:delText xml:space="preserve">where </w:delText>
              </w:r>
            </w:del>
            <w:ins w:id="6366" w:author="Ian Blenkinsop" w:date="2021-07-28T15:35:00Z">
              <w:r w:rsidR="00694FA6" w:rsidRPr="001E7A27">
                <w:rPr>
                  <w:b/>
                  <w:bCs/>
                  <w:lang w:val="en-GB"/>
                </w:rPr>
                <w:t xml:space="preserve">Where </w:t>
              </w:r>
            </w:ins>
            <w:r w:rsidRPr="001E7A27">
              <w:rPr>
                <w:b/>
                <w:bCs/>
                <w:lang w:val="en-GB"/>
              </w:rPr>
              <w:t xml:space="preserve">the </w:t>
            </w:r>
            <w:del w:id="6367" w:author="Ian Blenkinsop" w:date="2021-07-28T15:35:00Z">
              <w:r w:rsidRPr="001E7A27" w:rsidDel="00694FA6">
                <w:rPr>
                  <w:b/>
                  <w:bCs/>
                  <w:lang w:val="en-GB"/>
                </w:rPr>
                <w:delText xml:space="preserve">method </w:delText>
              </w:r>
            </w:del>
            <w:ins w:id="6368" w:author="Ian Blenkinsop" w:date="2021-07-28T15:35:00Z">
              <w:r w:rsidR="00694FA6" w:rsidRPr="001E7A27">
                <w:rPr>
                  <w:b/>
                  <w:bCs/>
                  <w:lang w:val="en-GB"/>
                </w:rPr>
                <w:t xml:space="preserve">Method </w:t>
              </w:r>
            </w:ins>
            <w:r w:rsidRPr="001E7A27">
              <w:rPr>
                <w:b/>
                <w:bCs/>
                <w:lang w:val="en-GB"/>
              </w:rPr>
              <w:t xml:space="preserve">is </w:t>
            </w:r>
            <w:del w:id="6369" w:author="Ian Blenkinsop" w:date="2021-07-28T15:35:00Z">
              <w:r w:rsidRPr="001E7A27" w:rsidDel="00694FA6">
                <w:rPr>
                  <w:b/>
                  <w:bCs/>
                  <w:lang w:val="en-GB"/>
                </w:rPr>
                <w:delText>assessed</w:delText>
              </w:r>
            </w:del>
            <w:ins w:id="6370" w:author="Ian Blenkinsop" w:date="2021-07-28T15:35:00Z">
              <w:r w:rsidR="00694FA6" w:rsidRPr="001E7A27">
                <w:rPr>
                  <w:b/>
                  <w:bCs/>
                  <w:lang w:val="en-GB"/>
                </w:rPr>
                <w:t>Assessed</w:t>
              </w:r>
            </w:ins>
            <w:r w:rsidRPr="001E7A27">
              <w:rPr>
                <w:b/>
                <w:bCs/>
                <w:lang w:val="en-GB"/>
              </w:rPr>
              <w:t>)</w:t>
            </w:r>
          </w:p>
        </w:tc>
        <w:tc>
          <w:tcPr>
            <w:tcW w:w="1615" w:type="dxa"/>
            <w:tcBorders>
              <w:top w:val="single" w:sz="4" w:space="0" w:color="auto"/>
              <w:left w:val="single" w:sz="4" w:space="0" w:color="auto"/>
              <w:bottom w:val="single" w:sz="4" w:space="0" w:color="auto"/>
              <w:right w:val="single" w:sz="4" w:space="0" w:color="auto"/>
            </w:tcBorders>
          </w:tcPr>
          <w:p w14:paraId="5FF4581F" w14:textId="77777777" w:rsidR="00E3676F" w:rsidRPr="001E7A27" w:rsidRDefault="00E3676F" w:rsidP="005C7F25">
            <w:pPr>
              <w:pStyle w:val="AR6Table"/>
              <w:keepNext/>
              <w:keepLines/>
              <w:widowControl/>
              <w:outlineLvl w:val="2"/>
              <w:rPr>
                <w:b/>
                <w:bCs/>
                <w:lang w:val="en-GB"/>
              </w:rPr>
            </w:pPr>
            <w:r w:rsidRPr="001E7A27">
              <w:rPr>
                <w:b/>
                <w:bCs/>
                <w:lang w:val="en-GB"/>
              </w:rPr>
              <w:t>Nature of CO</w:t>
            </w:r>
            <w:r w:rsidRPr="001E7A27">
              <w:rPr>
                <w:b/>
                <w:bCs/>
                <w:noProof/>
                <w:vertAlign w:val="subscript"/>
                <w:lang w:val="en-GB"/>
              </w:rPr>
              <w:t>2</w:t>
            </w:r>
            <w:r w:rsidRPr="001E7A27">
              <w:rPr>
                <w:b/>
                <w:bCs/>
                <w:lang w:val="en-GB"/>
              </w:rPr>
              <w:t xml:space="preserve"> Removal Process / Storage Form</w:t>
            </w:r>
          </w:p>
        </w:tc>
        <w:tc>
          <w:tcPr>
            <w:tcW w:w="1220" w:type="dxa"/>
            <w:tcBorders>
              <w:top w:val="single" w:sz="4" w:space="0" w:color="auto"/>
              <w:left w:val="single" w:sz="4" w:space="0" w:color="auto"/>
              <w:bottom w:val="single" w:sz="4" w:space="0" w:color="auto"/>
              <w:right w:val="single" w:sz="4" w:space="0" w:color="auto"/>
            </w:tcBorders>
          </w:tcPr>
          <w:p w14:paraId="3BE58689" w14:textId="77777777" w:rsidR="00E3676F" w:rsidRPr="001E7A27" w:rsidRDefault="00E3676F" w:rsidP="005C7F25">
            <w:pPr>
              <w:pStyle w:val="AR6Table"/>
              <w:keepNext/>
              <w:keepLines/>
              <w:widowControl/>
              <w:outlineLvl w:val="2"/>
              <w:rPr>
                <w:b/>
                <w:bCs/>
                <w:lang w:val="en-GB"/>
              </w:rPr>
            </w:pPr>
            <w:r w:rsidRPr="001E7A27">
              <w:rPr>
                <w:b/>
                <w:bCs/>
                <w:lang w:val="en-GB"/>
              </w:rPr>
              <w:t>Description</w:t>
            </w:r>
          </w:p>
        </w:tc>
        <w:tc>
          <w:tcPr>
            <w:tcW w:w="974" w:type="dxa"/>
            <w:tcBorders>
              <w:top w:val="single" w:sz="4" w:space="0" w:color="auto"/>
              <w:left w:val="single" w:sz="4" w:space="0" w:color="auto"/>
              <w:bottom w:val="single" w:sz="4" w:space="0" w:color="auto"/>
              <w:right w:val="single" w:sz="4" w:space="0" w:color="auto"/>
            </w:tcBorders>
          </w:tcPr>
          <w:p w14:paraId="6F671779" w14:textId="244091B4" w:rsidR="00E3676F" w:rsidRPr="001E7A27" w:rsidRDefault="00E3676F" w:rsidP="005C7F25">
            <w:pPr>
              <w:pStyle w:val="AR6Table"/>
              <w:rPr>
                <w:lang w:val="en-GB"/>
              </w:rPr>
            </w:pPr>
            <w:r w:rsidRPr="001E7A27">
              <w:rPr>
                <w:b/>
                <w:bCs/>
                <w:lang w:val="en-GB"/>
              </w:rPr>
              <w:t xml:space="preserve">Time </w:t>
            </w:r>
            <w:del w:id="6371" w:author="Ian Blenkinsop" w:date="2021-07-28T11:07:00Z">
              <w:r w:rsidRPr="001E7A27" w:rsidDel="00C77990">
                <w:rPr>
                  <w:b/>
                  <w:bCs/>
                  <w:lang w:val="en-GB"/>
                </w:rPr>
                <w:delText xml:space="preserve">scale </w:delText>
              </w:r>
            </w:del>
            <w:ins w:id="6372" w:author="Ian Blenkinsop" w:date="2021-07-28T11:07:00Z">
              <w:r w:rsidR="00C77990" w:rsidRPr="001E7A27">
                <w:rPr>
                  <w:b/>
                  <w:bCs/>
                  <w:lang w:val="en-GB"/>
                </w:rPr>
                <w:t xml:space="preserve">Scale </w:t>
              </w:r>
            </w:ins>
            <w:r w:rsidRPr="001E7A27">
              <w:rPr>
                <w:b/>
                <w:bCs/>
                <w:lang w:val="en-GB"/>
              </w:rPr>
              <w:t xml:space="preserve">of </w:t>
            </w:r>
            <w:del w:id="6373" w:author="Ian Blenkinsop" w:date="2021-07-28T11:07:00Z">
              <w:r w:rsidRPr="001E7A27" w:rsidDel="00C77990">
                <w:rPr>
                  <w:b/>
                  <w:bCs/>
                  <w:lang w:val="en-GB"/>
                </w:rPr>
                <w:delText xml:space="preserve">carbon </w:delText>
              </w:r>
            </w:del>
            <w:ins w:id="6374" w:author="Ian Blenkinsop" w:date="2021-07-28T11:07:00Z">
              <w:r w:rsidR="00C77990" w:rsidRPr="001E7A27">
                <w:rPr>
                  <w:b/>
                  <w:bCs/>
                  <w:lang w:val="en-GB"/>
                </w:rPr>
                <w:t xml:space="preserve">Carbon </w:t>
              </w:r>
            </w:ins>
            <w:del w:id="6375" w:author="Ian Blenkinsop" w:date="2021-07-28T11:07:00Z">
              <w:r w:rsidRPr="001E7A27" w:rsidDel="00C77990">
                <w:rPr>
                  <w:b/>
                  <w:bCs/>
                  <w:lang w:val="en-GB"/>
                </w:rPr>
                <w:delText>storage</w:delText>
              </w:r>
            </w:del>
            <w:ins w:id="6376" w:author="Ian Blenkinsop" w:date="2021-07-28T11:07:00Z">
              <w:r w:rsidR="00C77990" w:rsidRPr="001E7A27">
                <w:rPr>
                  <w:b/>
                  <w:bCs/>
                  <w:lang w:val="en-GB"/>
                </w:rPr>
                <w:t>Storage</w:t>
              </w:r>
            </w:ins>
          </w:p>
        </w:tc>
        <w:tc>
          <w:tcPr>
            <w:tcW w:w="1113" w:type="dxa"/>
            <w:tcBorders>
              <w:top w:val="single" w:sz="4" w:space="0" w:color="auto"/>
              <w:left w:val="single" w:sz="4" w:space="0" w:color="auto"/>
              <w:bottom w:val="single" w:sz="4" w:space="0" w:color="auto"/>
              <w:right w:val="single" w:sz="4" w:space="0" w:color="auto"/>
            </w:tcBorders>
          </w:tcPr>
          <w:p w14:paraId="60FC77C3" w14:textId="7A3EB029" w:rsidR="00E3676F" w:rsidRPr="001E7A27" w:rsidRDefault="00E3676F" w:rsidP="005C7F25">
            <w:pPr>
              <w:pStyle w:val="AR6Table"/>
              <w:rPr>
                <w:lang w:val="en-GB"/>
              </w:rPr>
            </w:pPr>
            <w:r w:rsidRPr="001E7A27">
              <w:rPr>
                <w:b/>
                <w:bCs/>
                <w:lang w:val="en-GB"/>
              </w:rPr>
              <w:t xml:space="preserve">Factors that </w:t>
            </w:r>
            <w:del w:id="6377" w:author="Ian Blenkinsop" w:date="2021-07-28T11:07:00Z">
              <w:r w:rsidRPr="001E7A27" w:rsidDel="00C77990">
                <w:rPr>
                  <w:b/>
                  <w:bCs/>
                  <w:lang w:val="en-GB"/>
                </w:rPr>
                <w:delText xml:space="preserve">affect </w:delText>
              </w:r>
            </w:del>
            <w:ins w:id="6378" w:author="Ian Blenkinsop" w:date="2021-07-28T11:07:00Z">
              <w:r w:rsidR="00C77990" w:rsidRPr="001E7A27">
                <w:rPr>
                  <w:b/>
                  <w:bCs/>
                  <w:lang w:val="en-GB"/>
                </w:rPr>
                <w:t xml:space="preserve">Affect </w:t>
              </w:r>
            </w:ins>
            <w:del w:id="6379" w:author="Ian Blenkinsop" w:date="2021-07-28T11:07:00Z">
              <w:r w:rsidRPr="001E7A27" w:rsidDel="00C77990">
                <w:rPr>
                  <w:b/>
                  <w:bCs/>
                  <w:lang w:val="en-GB"/>
                </w:rPr>
                <w:delText xml:space="preserve">carbon </w:delText>
              </w:r>
            </w:del>
            <w:ins w:id="6380" w:author="Ian Blenkinsop" w:date="2021-07-28T11:07:00Z">
              <w:r w:rsidR="00C77990" w:rsidRPr="001E7A27">
                <w:rPr>
                  <w:b/>
                  <w:bCs/>
                  <w:lang w:val="en-GB"/>
                </w:rPr>
                <w:t xml:space="preserve">Carbon </w:t>
              </w:r>
            </w:ins>
            <w:del w:id="6381" w:author="Ian Blenkinsop" w:date="2021-07-28T11:07:00Z">
              <w:r w:rsidRPr="001E7A27" w:rsidDel="00C77990">
                <w:rPr>
                  <w:b/>
                  <w:bCs/>
                  <w:lang w:val="en-GB"/>
                </w:rPr>
                <w:delText xml:space="preserve">storage </w:delText>
              </w:r>
            </w:del>
            <w:ins w:id="6382" w:author="Ian Blenkinsop" w:date="2021-07-28T11:07:00Z">
              <w:r w:rsidR="00C77990" w:rsidRPr="001E7A27">
                <w:rPr>
                  <w:b/>
                  <w:bCs/>
                  <w:lang w:val="en-GB"/>
                </w:rPr>
                <w:t xml:space="preserve">Storage </w:t>
              </w:r>
            </w:ins>
            <w:del w:id="6383" w:author="Ian Blenkinsop" w:date="2021-07-28T11:07:00Z">
              <w:r w:rsidRPr="001E7A27" w:rsidDel="00C77990">
                <w:rPr>
                  <w:b/>
                  <w:bCs/>
                  <w:lang w:val="en-GB"/>
                </w:rPr>
                <w:delText xml:space="preserve">time </w:delText>
              </w:r>
            </w:del>
            <w:ins w:id="6384" w:author="Ian Blenkinsop" w:date="2021-07-28T11:07:00Z">
              <w:r w:rsidR="00C77990" w:rsidRPr="001E7A27">
                <w:rPr>
                  <w:b/>
                  <w:bCs/>
                  <w:lang w:val="en-GB"/>
                </w:rPr>
                <w:t xml:space="preserve">Time </w:t>
              </w:r>
            </w:ins>
            <w:del w:id="6385" w:author="Ian Blenkinsop" w:date="2021-07-28T11:07:00Z">
              <w:r w:rsidRPr="001E7A27" w:rsidDel="00C77990">
                <w:rPr>
                  <w:b/>
                  <w:bCs/>
                  <w:lang w:val="en-GB"/>
                </w:rPr>
                <w:delText>scale</w:delText>
              </w:r>
            </w:del>
            <w:ins w:id="6386" w:author="Ian Blenkinsop" w:date="2021-07-28T11:07:00Z">
              <w:r w:rsidR="00C77990" w:rsidRPr="001E7A27">
                <w:rPr>
                  <w:b/>
                  <w:bCs/>
                  <w:lang w:val="en-GB"/>
                </w:rPr>
                <w:t>Scale</w:t>
              </w:r>
            </w:ins>
          </w:p>
        </w:tc>
        <w:tc>
          <w:tcPr>
            <w:tcW w:w="2010" w:type="dxa"/>
            <w:tcBorders>
              <w:top w:val="single" w:sz="4" w:space="0" w:color="auto"/>
              <w:left w:val="single" w:sz="4" w:space="0" w:color="auto"/>
              <w:bottom w:val="single" w:sz="4" w:space="0" w:color="auto"/>
              <w:right w:val="single" w:sz="4" w:space="0" w:color="auto"/>
            </w:tcBorders>
          </w:tcPr>
          <w:p w14:paraId="508B68F4" w14:textId="6E7D310D" w:rsidR="00E3676F" w:rsidRPr="001E7A27" w:rsidRDefault="00E3676F" w:rsidP="005C7F25">
            <w:pPr>
              <w:pStyle w:val="AR6Table"/>
              <w:rPr>
                <w:lang w:val="en-GB"/>
              </w:rPr>
            </w:pPr>
            <w:r w:rsidRPr="001E7A27">
              <w:rPr>
                <w:b/>
                <w:bCs/>
                <w:lang w:val="en-GB"/>
              </w:rPr>
              <w:t xml:space="preserve">Termination </w:t>
            </w:r>
            <w:del w:id="6387" w:author="Ian Blenkinsop" w:date="2021-07-28T11:07:00Z">
              <w:r w:rsidRPr="001E7A27" w:rsidDel="00C77990">
                <w:rPr>
                  <w:b/>
                  <w:bCs/>
                  <w:lang w:val="en-GB"/>
                </w:rPr>
                <w:delText>effects</w:delText>
              </w:r>
            </w:del>
            <w:ins w:id="6388" w:author="Ian Blenkinsop" w:date="2021-07-28T11:07:00Z">
              <w:r w:rsidR="00C77990" w:rsidRPr="001E7A27">
                <w:rPr>
                  <w:b/>
                  <w:bCs/>
                  <w:lang w:val="en-GB"/>
                </w:rPr>
                <w:t>Effects</w:t>
              </w:r>
            </w:ins>
          </w:p>
        </w:tc>
      </w:tr>
      <w:tr w:rsidR="00E3676F" w:rsidRPr="001E7A27" w14:paraId="3A468F65" w14:textId="77777777" w:rsidTr="00E3676F">
        <w:tc>
          <w:tcPr>
            <w:tcW w:w="1305" w:type="dxa"/>
            <w:vMerge w:val="restart"/>
            <w:tcBorders>
              <w:top w:val="single" w:sz="4" w:space="0" w:color="auto"/>
              <w:left w:val="single" w:sz="4" w:space="0" w:color="auto"/>
              <w:right w:val="single" w:sz="4" w:space="0" w:color="auto"/>
            </w:tcBorders>
            <w:vAlign w:val="center"/>
          </w:tcPr>
          <w:p w14:paraId="127E90B2" w14:textId="77777777" w:rsidR="00E3676F" w:rsidRPr="001E7A27" w:rsidRDefault="00E3676F" w:rsidP="005C7F25">
            <w:pPr>
              <w:pStyle w:val="AR6Table"/>
              <w:rPr>
                <w:lang w:val="en-GB"/>
              </w:rPr>
            </w:pPr>
            <w:r w:rsidRPr="001E7A27">
              <w:rPr>
                <w:lang w:val="en-GB"/>
              </w:rPr>
              <w:t>Enhanced biological production and storage on land (in vegetation, soils or geologic formations)</w:t>
            </w:r>
          </w:p>
        </w:tc>
        <w:tc>
          <w:tcPr>
            <w:tcW w:w="1384" w:type="dxa"/>
            <w:tcBorders>
              <w:top w:val="single" w:sz="4" w:space="0" w:color="auto"/>
              <w:left w:val="single" w:sz="4" w:space="0" w:color="auto"/>
              <w:bottom w:val="single" w:sz="4" w:space="0" w:color="auto"/>
              <w:right w:val="single" w:sz="4" w:space="0" w:color="auto"/>
            </w:tcBorders>
          </w:tcPr>
          <w:p w14:paraId="1C81B9CF" w14:textId="77777777" w:rsidR="00E3676F" w:rsidRPr="001E7A27" w:rsidRDefault="00E3676F" w:rsidP="005C7F25">
            <w:pPr>
              <w:pStyle w:val="AR6Table"/>
              <w:rPr>
                <w:lang w:val="en-GB"/>
              </w:rPr>
            </w:pPr>
            <w:r w:rsidRPr="001E7A27">
              <w:rPr>
                <w:lang w:val="en-GB"/>
              </w:rPr>
              <w:t>Afforestation, reforestation and forest management</w:t>
            </w:r>
          </w:p>
          <w:p w14:paraId="37C1F611" w14:textId="77777777" w:rsidR="00E3676F" w:rsidRPr="001E7A27" w:rsidRDefault="00E3676F" w:rsidP="005C7F25">
            <w:pPr>
              <w:pStyle w:val="AR6Table"/>
              <w:rPr>
                <w:lang w:val="en-GB"/>
              </w:rPr>
            </w:pPr>
            <w:r w:rsidRPr="001E7A27">
              <w:rPr>
                <w:lang w:val="en-GB"/>
              </w:rPr>
              <w:t>(5.6.2.2.1)</w:t>
            </w:r>
          </w:p>
        </w:tc>
        <w:tc>
          <w:tcPr>
            <w:tcW w:w="1615" w:type="dxa"/>
            <w:tcBorders>
              <w:top w:val="single" w:sz="4" w:space="0" w:color="auto"/>
              <w:left w:val="single" w:sz="4" w:space="0" w:color="auto"/>
              <w:bottom w:val="single" w:sz="4" w:space="0" w:color="auto"/>
              <w:right w:val="single" w:sz="4" w:space="0" w:color="auto"/>
            </w:tcBorders>
          </w:tcPr>
          <w:p w14:paraId="2709C909" w14:textId="77777777" w:rsidR="00E3676F" w:rsidRPr="001E7A27" w:rsidRDefault="00E3676F" w:rsidP="005C7F25">
            <w:pPr>
              <w:pStyle w:val="AR6Table"/>
              <w:rPr>
                <w:lang w:val="en-GB"/>
              </w:rPr>
            </w:pPr>
            <w:r w:rsidRPr="001E7A27">
              <w:rPr>
                <w:lang w:val="en-GB"/>
              </w:rPr>
              <w:t>Biological /</w:t>
            </w:r>
          </w:p>
          <w:p w14:paraId="3D723676" w14:textId="000C4CC6" w:rsidR="00E3676F" w:rsidRPr="001E7A27" w:rsidRDefault="00E3676F" w:rsidP="005C7F25">
            <w:pPr>
              <w:pStyle w:val="AR6Table"/>
              <w:rPr>
                <w:lang w:val="en-GB"/>
              </w:rPr>
            </w:pPr>
            <w:del w:id="6389" w:author="Ian Blenkinsop" w:date="2021-07-28T11:06:00Z">
              <w:r w:rsidRPr="001E7A27" w:rsidDel="00C77990">
                <w:rPr>
                  <w:lang w:val="en-GB"/>
                </w:rPr>
                <w:delText>Organic</w:delText>
              </w:r>
            </w:del>
            <w:ins w:id="6390" w:author="Ian Blenkinsop" w:date="2021-07-28T11:06:00Z">
              <w:r w:rsidR="00C77990" w:rsidRPr="001E7A27">
                <w:rPr>
                  <w:lang w:val="en-GB"/>
                </w:rPr>
                <w:t>organic</w:t>
              </w:r>
            </w:ins>
          </w:p>
        </w:tc>
        <w:tc>
          <w:tcPr>
            <w:tcW w:w="1220" w:type="dxa"/>
            <w:tcBorders>
              <w:top w:val="single" w:sz="4" w:space="0" w:color="auto"/>
              <w:left w:val="single" w:sz="4" w:space="0" w:color="auto"/>
              <w:bottom w:val="single" w:sz="4" w:space="0" w:color="auto"/>
              <w:right w:val="single" w:sz="4" w:space="0" w:color="auto"/>
            </w:tcBorders>
          </w:tcPr>
          <w:p w14:paraId="61A01EB0" w14:textId="77777777" w:rsidR="00E3676F" w:rsidRPr="001E7A27" w:rsidRDefault="00E3676F" w:rsidP="005C7F25">
            <w:pPr>
              <w:pStyle w:val="AR6Table"/>
              <w:rPr>
                <w:lang w:val="en-GB"/>
              </w:rPr>
            </w:pPr>
            <w:r w:rsidRPr="001E7A27">
              <w:rPr>
                <w:lang w:val="en-GB"/>
              </w:rPr>
              <w:t>Store carbon in trees and soils by planting, restoring or managing forests</w:t>
            </w:r>
          </w:p>
        </w:tc>
        <w:tc>
          <w:tcPr>
            <w:tcW w:w="974" w:type="dxa"/>
            <w:tcBorders>
              <w:top w:val="single" w:sz="4" w:space="0" w:color="auto"/>
              <w:left w:val="single" w:sz="4" w:space="0" w:color="auto"/>
              <w:bottom w:val="single" w:sz="4" w:space="0" w:color="auto"/>
              <w:right w:val="single" w:sz="4" w:space="0" w:color="auto"/>
            </w:tcBorders>
          </w:tcPr>
          <w:p w14:paraId="56C62D43" w14:textId="5C536D5D" w:rsidR="00E3676F" w:rsidRPr="001E7A27" w:rsidRDefault="00E3676F" w:rsidP="005C7F25">
            <w:pPr>
              <w:pStyle w:val="AR6Table"/>
              <w:rPr>
                <w:lang w:val="en-GB"/>
              </w:rPr>
            </w:pPr>
            <w:r w:rsidRPr="001E7A27">
              <w:rPr>
                <w:lang w:val="en-GB"/>
              </w:rPr>
              <w:t xml:space="preserve">Decades to centuries </w:t>
            </w:r>
            <w:r w:rsidRPr="001E7A27">
              <w:rPr>
                <w:lang w:val="en-GB"/>
              </w:rPr>
              <w:fldChar w:fldCharType="begin" w:fldLock="1"/>
            </w:r>
            <w:r w:rsidR="001B061E" w:rsidRPr="001E7A27">
              <w:rPr>
                <w:lang w:val="en-GB"/>
              </w:rPr>
              <w:instrText>ADDIN CSL_CITATION { "citationItems" : [ { "id" : "ITEM-1", "itemData" : { "DOI" : "10.1139/x83-022", "ISSN" : "00455067", "abstract" : "A general model is developed to relate average carbon storage over the lifetime of a forest managed for sustained yield to the maximum biomass of the same forest at maturity. If a forest is managed for maximum sustained yield of biomass, mean lifetime carbon storage is about one-third that at maturity. When accumulation and decomposition of detritus after harvest are added, the fraction is about 0.5 in temperate deciduous forests, less in the tropics, and more in boreal forests. Harvest at financial maturity, by shortening the rotation, disproportionately reduces lifetime carbon storage, to perhaps 0.2 of the maximum. Nontimber values may affect carbon storage either positively or negatively. Forest regrowth and multispecies agricultural systems that include trees may account for more carbon storage in the tropics than is sometimes assumed.- Author", "author" : [ { "dropping-particle" : "", "family" : "Cooper", "given" : "C. F.", "non-dropping-particle" : "", "parse-names" : false, "suffix" : "" } ], "container-title" : "Canadian Journal of Forest Research", "id" : "ITEM-1", "issued" : { "date-parts" : [ [ "1983" ] ] }, "title" : "Carbon storage in managed forests", "translator" : [ { "dropping-particle" : "", "family" : "L7309", "given" : "", "non-dropping-particle" : "", "parse-names" : false, "suffix" : "" } ], "type" : "article-journal" }, "uris" : [ "http://www.mendeley.com/documents/?uuid=efb5355e-b3e9-4aa9-a35a-a1bdb86d697f" ] } ], "mendeley" : { "formattedCitation" : "(Cooper, 1983)", "plainTextFormattedCitation" : "(Cooper, 1983)", "previouslyFormattedCitation" : "(Cooper, 1983)" }, "properties" : { "noteIndex" : 0 }, "schema" : "https://github.com/citation-style-language/schema/raw/master/csl-citation.json" }</w:instrText>
            </w:r>
            <w:r w:rsidRPr="001E7A27">
              <w:rPr>
                <w:lang w:val="en-GB"/>
              </w:rPr>
              <w:fldChar w:fldCharType="separate"/>
            </w:r>
            <w:r w:rsidR="00025FA2" w:rsidRPr="001E7A27">
              <w:rPr>
                <w:noProof/>
                <w:lang w:val="en-GB"/>
              </w:rPr>
              <w:t>(Cooper, 1983)</w:t>
            </w:r>
            <w:r w:rsidRPr="001E7A27">
              <w:rPr>
                <w:lang w:val="en-GB"/>
              </w:rPr>
              <w:fldChar w:fldCharType="end"/>
            </w:r>
          </w:p>
          <w:p w14:paraId="0BC34FB1" w14:textId="77777777" w:rsidR="00E3676F" w:rsidRPr="001E7A27" w:rsidRDefault="00E3676F" w:rsidP="005C7F25">
            <w:pPr>
              <w:pStyle w:val="AR6Table"/>
              <w:rPr>
                <w:lang w:val="en-GB"/>
              </w:rPr>
            </w:pPr>
          </w:p>
        </w:tc>
        <w:tc>
          <w:tcPr>
            <w:tcW w:w="1113" w:type="dxa"/>
            <w:tcBorders>
              <w:top w:val="single" w:sz="4" w:space="0" w:color="auto"/>
              <w:left w:val="single" w:sz="4" w:space="0" w:color="auto"/>
              <w:bottom w:val="single" w:sz="4" w:space="0" w:color="auto"/>
              <w:right w:val="single" w:sz="4" w:space="0" w:color="auto"/>
            </w:tcBorders>
          </w:tcPr>
          <w:p w14:paraId="5ED4DF70" w14:textId="77777777" w:rsidR="00E3676F" w:rsidRPr="001E7A27" w:rsidRDefault="00E3676F" w:rsidP="005C7F25">
            <w:pPr>
              <w:pStyle w:val="AR6Table"/>
              <w:rPr>
                <w:lang w:val="en-GB"/>
              </w:rPr>
            </w:pPr>
            <w:r w:rsidRPr="001E7A27">
              <w:rPr>
                <w:lang w:val="en-GB"/>
              </w:rPr>
              <w:t>Disturbances (e.g., fires, pests), extreme weather</w:t>
            </w:r>
          </w:p>
        </w:tc>
        <w:tc>
          <w:tcPr>
            <w:tcW w:w="2010" w:type="dxa"/>
            <w:tcBorders>
              <w:top w:val="single" w:sz="4" w:space="0" w:color="auto"/>
              <w:left w:val="single" w:sz="4" w:space="0" w:color="auto"/>
              <w:bottom w:val="single" w:sz="4" w:space="0" w:color="auto"/>
              <w:right w:val="single" w:sz="4" w:space="0" w:color="auto"/>
            </w:tcBorders>
          </w:tcPr>
          <w:p w14:paraId="278CB6FD" w14:textId="77777777" w:rsidR="00E3676F" w:rsidRPr="001E7A27" w:rsidRDefault="00E3676F" w:rsidP="005C7F25">
            <w:pPr>
              <w:pStyle w:val="AR6Table"/>
              <w:rPr>
                <w:lang w:val="en-GB"/>
              </w:rPr>
            </w:pPr>
            <w:r w:rsidRPr="001E7A27">
              <w:rPr>
                <w:lang w:val="en-GB"/>
              </w:rPr>
              <w:t>None</w:t>
            </w:r>
          </w:p>
          <w:p w14:paraId="5C54BF95" w14:textId="77777777" w:rsidR="00E3676F" w:rsidRPr="001E7A27" w:rsidRDefault="00E3676F" w:rsidP="005C7F25">
            <w:pPr>
              <w:pStyle w:val="AR6Table"/>
              <w:rPr>
                <w:lang w:val="en-GB"/>
              </w:rPr>
            </w:pPr>
          </w:p>
        </w:tc>
      </w:tr>
      <w:tr w:rsidR="00E3676F" w:rsidRPr="001E7A27" w14:paraId="64B0717C" w14:textId="77777777" w:rsidTr="00E3676F">
        <w:tc>
          <w:tcPr>
            <w:tcW w:w="1305" w:type="dxa"/>
            <w:vMerge/>
            <w:tcBorders>
              <w:left w:val="single" w:sz="4" w:space="0" w:color="auto"/>
              <w:right w:val="single" w:sz="4" w:space="0" w:color="auto"/>
            </w:tcBorders>
            <w:vAlign w:val="center"/>
          </w:tcPr>
          <w:p w14:paraId="3FF7EE7B" w14:textId="77777777" w:rsidR="00E3676F" w:rsidRPr="001E7A27" w:rsidRDefault="00E3676F" w:rsidP="005C7F25">
            <w:pPr>
              <w:pStyle w:val="AR6Table"/>
              <w:rPr>
                <w:lang w:val="en-GB"/>
              </w:rPr>
            </w:pPr>
          </w:p>
        </w:tc>
        <w:tc>
          <w:tcPr>
            <w:tcW w:w="1384" w:type="dxa"/>
            <w:tcBorders>
              <w:top w:val="single" w:sz="4" w:space="0" w:color="auto"/>
              <w:left w:val="single" w:sz="4" w:space="0" w:color="auto"/>
              <w:bottom w:val="single" w:sz="4" w:space="0" w:color="auto"/>
              <w:right w:val="single" w:sz="4" w:space="0" w:color="auto"/>
            </w:tcBorders>
          </w:tcPr>
          <w:p w14:paraId="2584C7E4" w14:textId="77777777" w:rsidR="00E3676F" w:rsidRPr="001E7A27" w:rsidRDefault="00E3676F" w:rsidP="005C7F25">
            <w:pPr>
              <w:pStyle w:val="AR6Table"/>
              <w:rPr>
                <w:lang w:val="en-GB"/>
              </w:rPr>
            </w:pPr>
            <w:r w:rsidRPr="001E7A27">
              <w:rPr>
                <w:lang w:val="en-GB"/>
              </w:rPr>
              <w:t>Soil carbon sequestration</w:t>
            </w:r>
          </w:p>
          <w:p w14:paraId="71F53C2F" w14:textId="77777777" w:rsidR="00E3676F" w:rsidRPr="001E7A27" w:rsidRDefault="00E3676F" w:rsidP="005C7F25">
            <w:pPr>
              <w:pStyle w:val="AR6Table"/>
              <w:rPr>
                <w:lang w:val="en-GB"/>
              </w:rPr>
            </w:pPr>
            <w:r w:rsidRPr="001E7A27">
              <w:rPr>
                <w:lang w:val="en-GB"/>
              </w:rPr>
              <w:t>(5.6.2.2.1)</w:t>
            </w:r>
          </w:p>
        </w:tc>
        <w:tc>
          <w:tcPr>
            <w:tcW w:w="1615" w:type="dxa"/>
            <w:tcBorders>
              <w:top w:val="single" w:sz="4" w:space="0" w:color="auto"/>
              <w:left w:val="single" w:sz="4" w:space="0" w:color="auto"/>
              <w:bottom w:val="single" w:sz="4" w:space="0" w:color="auto"/>
              <w:right w:val="single" w:sz="4" w:space="0" w:color="auto"/>
            </w:tcBorders>
          </w:tcPr>
          <w:p w14:paraId="6812C66A" w14:textId="77777777" w:rsidR="00E3676F" w:rsidRPr="001E7A27" w:rsidRDefault="00E3676F" w:rsidP="005C7F25">
            <w:pPr>
              <w:pStyle w:val="AR6Table"/>
              <w:rPr>
                <w:lang w:val="en-GB"/>
              </w:rPr>
            </w:pPr>
            <w:r w:rsidRPr="001E7A27">
              <w:rPr>
                <w:lang w:val="en-GB"/>
              </w:rPr>
              <w:t>Biological /</w:t>
            </w:r>
          </w:p>
          <w:p w14:paraId="3352CDB7" w14:textId="1DD49C66" w:rsidR="00E3676F" w:rsidRPr="001E7A27" w:rsidRDefault="00E3676F" w:rsidP="005C7F25">
            <w:pPr>
              <w:pStyle w:val="AR6Table"/>
              <w:rPr>
                <w:lang w:val="en-GB"/>
              </w:rPr>
            </w:pPr>
            <w:del w:id="6391" w:author="Ian Blenkinsop" w:date="2021-07-28T11:06:00Z">
              <w:r w:rsidRPr="001E7A27" w:rsidDel="00C77990">
                <w:rPr>
                  <w:lang w:val="en-GB"/>
                </w:rPr>
                <w:delText>Organic</w:delText>
              </w:r>
            </w:del>
            <w:ins w:id="6392" w:author="Ian Blenkinsop" w:date="2021-07-28T11:06:00Z">
              <w:r w:rsidR="00C77990" w:rsidRPr="001E7A27">
                <w:rPr>
                  <w:lang w:val="en-GB"/>
                </w:rPr>
                <w:t>organic</w:t>
              </w:r>
            </w:ins>
          </w:p>
        </w:tc>
        <w:tc>
          <w:tcPr>
            <w:tcW w:w="1220" w:type="dxa"/>
            <w:tcBorders>
              <w:top w:val="single" w:sz="4" w:space="0" w:color="auto"/>
              <w:left w:val="single" w:sz="4" w:space="0" w:color="auto"/>
              <w:bottom w:val="single" w:sz="4" w:space="0" w:color="auto"/>
              <w:right w:val="single" w:sz="4" w:space="0" w:color="auto"/>
            </w:tcBorders>
          </w:tcPr>
          <w:p w14:paraId="0AAAACF7" w14:textId="77777777" w:rsidR="00E3676F" w:rsidRPr="001E7A27" w:rsidRDefault="00E3676F" w:rsidP="005C7F25">
            <w:pPr>
              <w:pStyle w:val="AR6Table"/>
              <w:rPr>
                <w:lang w:val="en-GB"/>
              </w:rPr>
            </w:pPr>
            <w:r w:rsidRPr="001E7A27">
              <w:rPr>
                <w:lang w:val="en-GB"/>
              </w:rPr>
              <w:t xml:space="preserve">Use agricultural management practices to improve soil carbon storage </w:t>
            </w:r>
          </w:p>
        </w:tc>
        <w:tc>
          <w:tcPr>
            <w:tcW w:w="974" w:type="dxa"/>
            <w:tcBorders>
              <w:top w:val="single" w:sz="4" w:space="0" w:color="auto"/>
              <w:left w:val="single" w:sz="4" w:space="0" w:color="auto"/>
              <w:bottom w:val="single" w:sz="4" w:space="0" w:color="auto"/>
              <w:right w:val="single" w:sz="4" w:space="0" w:color="auto"/>
            </w:tcBorders>
          </w:tcPr>
          <w:p w14:paraId="50BA3E25" w14:textId="77777777" w:rsidR="00E3676F" w:rsidRPr="001E7A27" w:rsidRDefault="00E3676F" w:rsidP="005C7F25">
            <w:pPr>
              <w:pStyle w:val="AR6Table"/>
              <w:rPr>
                <w:lang w:val="en-GB"/>
              </w:rPr>
            </w:pPr>
            <w:r w:rsidRPr="001E7A27">
              <w:rPr>
                <w:lang w:val="en-GB"/>
              </w:rPr>
              <w:t>Decades to centuries</w:t>
            </w:r>
          </w:p>
          <w:p w14:paraId="13EEF70C" w14:textId="75A36832" w:rsidR="00E3676F" w:rsidRPr="001E7A27" w:rsidRDefault="00E3676F" w:rsidP="005C7F25">
            <w:pPr>
              <w:pStyle w:val="AR6Table"/>
              <w:rPr>
                <w:lang w:val="en-GB"/>
              </w:rPr>
            </w:pPr>
            <w:r w:rsidRPr="001E7A27">
              <w:rPr>
                <w:lang w:val="en-GB"/>
              </w:rPr>
              <w:fldChar w:fldCharType="begin" w:fldLock="1"/>
            </w:r>
            <w:r w:rsidR="00747167" w:rsidRPr="001E7A27">
              <w:rPr>
                <w:lang w:val="en-GB"/>
              </w:rPr>
              <w:instrText>ADDIN CSL_CITATION { "citationItems" : [ { "id" : "ITEM-1", "itemData" : { "DOI" : "10.1007/s13593-017-0421-2", "ISSN" : "17730155", "abstract" : "The international 4 per 1000 initiative aims at supporting states and non-governmental stakeholders in their efforts towards a better management of soil carbon (C) stocks. These stocks depend on soil C inputs and outputs. They are the result of fine spatial scale interconnected mechanisms, which stabilise/destabilise organic matter-borne C. Since 2016, the CarboSMS consortium federates French researchers working on these mechanisms and their effects on C stocks in a local and global change setting (land use, agricultural practices, climatic and soil conditions, etc.). This article is a synthesis of this consortium\u2019s first seminar. In the first part, we present recent advances in the understanding of soil C stabilisation mechanisms comprising biotic and abiotic processes, which occur concomitantly and interact. Soil organic C stocks are altered by biotic activities of plants (the main source of C through litter and root systems), microorganisms (fungi and bacteria) and \u2018ecosystem engineers\u2019 (earthworms, termites, ants). In the meantime, abiotic processes related to the soil-physical structure, porosity and mineral fraction also modify these stocks. In the second part, we show how agricultural practices affect soil C stocks. By acting on both biotic and abiotic mechanisms, land use and management practices (choice of plant species and density, plant residue exports, amendments, fertilisation, tillage, etc.) drive soil spatiotemporal organic inputs and organic matter sensitivity to mineralisation. Interaction between the different mechanisms and their effects on C stocks are revealed by meta-analyses and long-term field studies. The third part addresses upscaling issues. This is a cause for major concern since soil organic C stabilisation mechanisms are most often studied at fine spatial scales (mm\u2013\u03bcm) under controlled conditions, while agricultural practices are implemented at the plot scale. We discuss some proxies and models describing specific mechanisms and their action in different soil and climatic contexts and show how they should be taken into account in large scale models, to improve change predictions in soil C stocks. Finally, this literature review highlights some future research prospects geared towards preserving or even increasing C stocks, our focus being put on the mechanisms, the effects of agricultural practices on them and C stock prediction models.", "author" : [ { "dropping-particle" : "", "family" : "Dignac", "given" : "Marie France", "non-dropping-particle" : "", "parse-names" : false, "suffix" : "" }, { "dropping-particle" : "", "family" : "Derrien", "given" : "Delphine", "non-dropping-particle" : "", "parse-names" : false, "suffix" : "" }, { "dropping-particle" : "", "family" : "Barr\u00e9", "given" : "Pierre", "non-dropping-particle" : "", "parse-names" : false, "suffix" : "" }, { "dropping-particle" : "", "family" : "Barot", "given" : "S\u00e9bastien", "non-dropping-particle" : "", "parse-names" : false, "suffix" : "" }, { "dropping-particle" : "", "family" : "C\u00e9cillon", "given" : "Lauric", "non-dropping-particle" : "", "parse-names" : false, "suffix" : "" }, { "dropping-particle" : "", "family" : "Chenu", "given" : "Claire", "non-dropping-particle" : "", "parse-names" : false, "suffix" : "" }, { "dropping-particle" : "", "family" : "Chevallier", "given" : "Tiphaine", "non-dropping-particle" : "", "parse-names" : false, "suffix" : "" }, { "dropping-particle" : "", "family" : "Freschet", "given" : "Gr\u00e9goire T.", "non-dropping-particle" : "", "parse-names" : false, "suffix" : "" }, { "dropping-particle" : "", "family" : "Garnier", "given" : "Patricia", "non-dropping-particle" : "", "parse-names" : false, "suffix" : "" }, { "dropping-particle" : "", "family" : "Guenet", "given" : "Bertrand", "non-dropping-particle" : "", "parse-names" : false, "suffix" : "" }, { "dropping-particle" : "", "family" : "Hedde", "given" : "Micka\u00ebl", "non-dropping-particle" : "", "parse-names" : false, "suffix" : "" }, { "dropping-particle" : "", "family" : "Klumpp", "given" : "Katja", "non-dropping-particle" : "", "parse-names" : false, "suffix" : "" }, { "dropping-particle" : "", "family" : "Lashermes", "given" : "Gwena\u00eblle", "non-dropping-particle" : "", "parse-names" : false, "suffix" : "" }, { "dropping-particle" : "", "family" : "Maron", "given" : "Pierre Alain", "non-dropping-particle" : "", "parse-names" : false, "suffix" : "" }, { "dropping-particle" : "", "family" : "Nunan", "given" : "Naoise", "non-dropping-particle" : "", "parse-names" : false, "suffix" : "" }, { "dropping-particle" : "", "family" : "Roumet", "given" : "Catherine", "non-dropping-particle" : "", "parse-names" : false, "suffix" : "" }, { "dropping-particle" : "", "family" : "Basile-Doelsch", "given" : "Isabelle", "non-dropping-particle" : "", "parse-names" : false, "suffix" : "" } ], "container-title" : "Agronomy for Sustainable Development", "id" : "ITEM-1", "issued" : { "date-parts" : [ [ "2017" ] ] }, "title" : "Increasing soil carbon storage: mechanisms, effects of agricultural practices and proxies. A review", "translator" : [ { "dropping-particle" : "", "family" : "L7312", "given" : "", "non-dropping-particle" : "", "parse-names" : false, "suffix" : "" } ], "type" : "article" }, "uris" : [ "http://www.mendeley.com/documents/?uuid=e07cfa13-604b-4018-b13f-d0b39568e291" ] } ], "mendeley" : { "formattedCitation" : "(Dignac et al., 2017)", "plainTextFormattedCitation" : "(Dignac et al., 2017)", "previouslyFormattedCitation" : "(Dignac et al., 2017)" }, "properties" : { "noteIndex" : 0 }, "schema" : "https://github.com/citation-style-language/schema/raw/master/csl-citation.json" }</w:instrText>
            </w:r>
            <w:r w:rsidRPr="001E7A27">
              <w:rPr>
                <w:lang w:val="en-GB"/>
              </w:rPr>
              <w:fldChar w:fldCharType="separate"/>
            </w:r>
            <w:r w:rsidR="00025FA2" w:rsidRPr="001E7A27">
              <w:rPr>
                <w:noProof/>
                <w:lang w:val="en-GB"/>
              </w:rPr>
              <w:t>(Dignac et al., 2017)</w:t>
            </w:r>
            <w:r w:rsidRPr="001E7A27">
              <w:rPr>
                <w:lang w:val="en-GB"/>
              </w:rPr>
              <w:fldChar w:fldCharType="end"/>
            </w:r>
          </w:p>
        </w:tc>
        <w:tc>
          <w:tcPr>
            <w:tcW w:w="1113" w:type="dxa"/>
            <w:tcBorders>
              <w:top w:val="single" w:sz="4" w:space="0" w:color="auto"/>
              <w:left w:val="single" w:sz="4" w:space="0" w:color="auto"/>
              <w:bottom w:val="single" w:sz="4" w:space="0" w:color="auto"/>
              <w:right w:val="single" w:sz="4" w:space="0" w:color="auto"/>
            </w:tcBorders>
          </w:tcPr>
          <w:p w14:paraId="51884686" w14:textId="77777777" w:rsidR="00E3676F" w:rsidRPr="001E7A27" w:rsidRDefault="00E3676F" w:rsidP="005C7F25">
            <w:pPr>
              <w:pStyle w:val="AR6Table"/>
              <w:rPr>
                <w:lang w:val="en-GB"/>
              </w:rPr>
            </w:pPr>
            <w:r w:rsidRPr="001E7A27">
              <w:rPr>
                <w:lang w:val="en-GB"/>
              </w:rPr>
              <w:t xml:space="preserve">Soil and crop management. </w:t>
            </w:r>
          </w:p>
        </w:tc>
        <w:tc>
          <w:tcPr>
            <w:tcW w:w="2010" w:type="dxa"/>
            <w:tcBorders>
              <w:top w:val="single" w:sz="4" w:space="0" w:color="auto"/>
              <w:left w:val="single" w:sz="4" w:space="0" w:color="auto"/>
              <w:bottom w:val="single" w:sz="4" w:space="0" w:color="auto"/>
              <w:right w:val="single" w:sz="4" w:space="0" w:color="auto"/>
            </w:tcBorders>
          </w:tcPr>
          <w:p w14:paraId="7406613D" w14:textId="77777777" w:rsidR="00E3676F" w:rsidRPr="001E7A27" w:rsidRDefault="00E3676F" w:rsidP="005C7F25">
            <w:pPr>
              <w:pStyle w:val="AR6Table"/>
              <w:rPr>
                <w:lang w:val="en-GB"/>
              </w:rPr>
            </w:pPr>
            <w:r w:rsidRPr="001E7A27">
              <w:rPr>
                <w:lang w:val="en-GB"/>
              </w:rPr>
              <w:t>None</w:t>
            </w:r>
          </w:p>
          <w:p w14:paraId="33CD43D7" w14:textId="77777777" w:rsidR="00E3676F" w:rsidRPr="001E7A27" w:rsidRDefault="00E3676F" w:rsidP="005C7F25">
            <w:pPr>
              <w:pStyle w:val="AR6Table"/>
              <w:rPr>
                <w:lang w:val="en-GB"/>
              </w:rPr>
            </w:pPr>
          </w:p>
        </w:tc>
      </w:tr>
      <w:tr w:rsidR="00E3676F" w:rsidRPr="001E7A27" w14:paraId="2B026A00" w14:textId="77777777" w:rsidTr="00E3676F">
        <w:tc>
          <w:tcPr>
            <w:tcW w:w="1305" w:type="dxa"/>
            <w:vMerge/>
            <w:tcBorders>
              <w:left w:val="single" w:sz="4" w:space="0" w:color="auto"/>
              <w:right w:val="single" w:sz="4" w:space="0" w:color="auto"/>
            </w:tcBorders>
            <w:vAlign w:val="center"/>
          </w:tcPr>
          <w:p w14:paraId="5FFE8ED7" w14:textId="77777777" w:rsidR="00E3676F" w:rsidRPr="001E7A27" w:rsidRDefault="00E3676F" w:rsidP="005C7F25">
            <w:pPr>
              <w:pStyle w:val="AR6Table"/>
              <w:rPr>
                <w:lang w:val="en-GB"/>
              </w:rPr>
            </w:pPr>
          </w:p>
        </w:tc>
        <w:tc>
          <w:tcPr>
            <w:tcW w:w="1384" w:type="dxa"/>
            <w:tcBorders>
              <w:top w:val="single" w:sz="4" w:space="0" w:color="auto"/>
              <w:left w:val="single" w:sz="4" w:space="0" w:color="auto"/>
              <w:bottom w:val="single" w:sz="4" w:space="0" w:color="auto"/>
              <w:right w:val="single" w:sz="4" w:space="0" w:color="auto"/>
            </w:tcBorders>
          </w:tcPr>
          <w:p w14:paraId="43BAC46B" w14:textId="77777777" w:rsidR="00E3676F" w:rsidRPr="001E7A27" w:rsidRDefault="00E3676F" w:rsidP="005C7F25">
            <w:pPr>
              <w:pStyle w:val="AR6Table"/>
              <w:rPr>
                <w:lang w:val="en-GB"/>
              </w:rPr>
            </w:pPr>
            <w:r w:rsidRPr="001E7A27">
              <w:rPr>
                <w:lang w:val="en-GB"/>
              </w:rPr>
              <w:t>Biochar</w:t>
            </w:r>
          </w:p>
          <w:p w14:paraId="6F0E0F71" w14:textId="77777777" w:rsidR="00E3676F" w:rsidRPr="001E7A27" w:rsidRDefault="00E3676F" w:rsidP="005C7F25">
            <w:pPr>
              <w:pStyle w:val="AR6Table"/>
              <w:rPr>
                <w:lang w:val="en-GB"/>
              </w:rPr>
            </w:pPr>
            <w:r w:rsidRPr="001E7A27">
              <w:rPr>
                <w:lang w:val="en-GB"/>
              </w:rPr>
              <w:t>(5.6.2.2.1)</w:t>
            </w:r>
          </w:p>
        </w:tc>
        <w:tc>
          <w:tcPr>
            <w:tcW w:w="1615" w:type="dxa"/>
            <w:tcBorders>
              <w:top w:val="single" w:sz="4" w:space="0" w:color="auto"/>
              <w:left w:val="single" w:sz="4" w:space="0" w:color="auto"/>
              <w:bottom w:val="single" w:sz="4" w:space="0" w:color="auto"/>
              <w:right w:val="single" w:sz="4" w:space="0" w:color="auto"/>
            </w:tcBorders>
          </w:tcPr>
          <w:p w14:paraId="09734256" w14:textId="77777777" w:rsidR="00E3676F" w:rsidRPr="001E7A27" w:rsidRDefault="00E3676F" w:rsidP="005C7F25">
            <w:pPr>
              <w:pStyle w:val="AR6Table"/>
              <w:rPr>
                <w:lang w:val="en-GB"/>
              </w:rPr>
            </w:pPr>
            <w:r w:rsidRPr="001E7A27">
              <w:rPr>
                <w:lang w:val="en-GB"/>
              </w:rPr>
              <w:t>Biological /</w:t>
            </w:r>
          </w:p>
          <w:p w14:paraId="25C4A074" w14:textId="2F904F38" w:rsidR="00E3676F" w:rsidRPr="001E7A27" w:rsidRDefault="00E3676F" w:rsidP="005C7F25">
            <w:pPr>
              <w:pStyle w:val="AR6Table"/>
              <w:rPr>
                <w:lang w:val="en-GB"/>
              </w:rPr>
            </w:pPr>
            <w:del w:id="6393" w:author="Ian Blenkinsop" w:date="2021-07-28T11:06:00Z">
              <w:r w:rsidRPr="001E7A27" w:rsidDel="00C77990">
                <w:rPr>
                  <w:lang w:val="en-GB"/>
                </w:rPr>
                <w:delText>Organic</w:delText>
              </w:r>
            </w:del>
            <w:ins w:id="6394" w:author="Ian Blenkinsop" w:date="2021-07-28T11:06:00Z">
              <w:r w:rsidR="00C77990" w:rsidRPr="001E7A27">
                <w:rPr>
                  <w:lang w:val="en-GB"/>
                </w:rPr>
                <w:t>organic</w:t>
              </w:r>
            </w:ins>
          </w:p>
        </w:tc>
        <w:tc>
          <w:tcPr>
            <w:tcW w:w="1220" w:type="dxa"/>
            <w:tcBorders>
              <w:top w:val="single" w:sz="4" w:space="0" w:color="auto"/>
              <w:left w:val="single" w:sz="4" w:space="0" w:color="auto"/>
              <w:bottom w:val="single" w:sz="4" w:space="0" w:color="auto"/>
              <w:right w:val="single" w:sz="4" w:space="0" w:color="auto"/>
            </w:tcBorders>
          </w:tcPr>
          <w:p w14:paraId="034C595C" w14:textId="77777777" w:rsidR="00E3676F" w:rsidRPr="001E7A27" w:rsidRDefault="00E3676F" w:rsidP="005C7F25">
            <w:pPr>
              <w:pStyle w:val="AR6Table"/>
              <w:rPr>
                <w:lang w:val="en-GB"/>
              </w:rPr>
            </w:pPr>
            <w:r w:rsidRPr="001E7A27">
              <w:rPr>
                <w:lang w:val="en-GB"/>
              </w:rPr>
              <w:t>Burn biomass at high temperature under anoxic conditions to form biochar and add to soils</w:t>
            </w:r>
          </w:p>
        </w:tc>
        <w:tc>
          <w:tcPr>
            <w:tcW w:w="974" w:type="dxa"/>
            <w:tcBorders>
              <w:top w:val="single" w:sz="4" w:space="0" w:color="auto"/>
              <w:left w:val="single" w:sz="4" w:space="0" w:color="auto"/>
              <w:bottom w:val="single" w:sz="4" w:space="0" w:color="auto"/>
              <w:right w:val="single" w:sz="4" w:space="0" w:color="auto"/>
            </w:tcBorders>
          </w:tcPr>
          <w:p w14:paraId="230CE262" w14:textId="39975B61" w:rsidR="00E3676F" w:rsidRPr="001E7A27" w:rsidRDefault="00E3676F" w:rsidP="005C7F25">
            <w:pPr>
              <w:pStyle w:val="AR6Table"/>
              <w:rPr>
                <w:lang w:val="en-GB"/>
              </w:rPr>
            </w:pPr>
            <w:r w:rsidRPr="001E7A27">
              <w:rPr>
                <w:lang w:val="en-GB"/>
              </w:rPr>
              <w:t xml:space="preserve">Decades to centuries </w:t>
            </w:r>
            <w:r w:rsidRPr="001E7A27">
              <w:rPr>
                <w:lang w:val="en-GB"/>
              </w:rPr>
              <w:fldChar w:fldCharType="begin" w:fldLock="1"/>
            </w:r>
            <w:r w:rsidR="00747167" w:rsidRPr="001E7A27">
              <w:rPr>
                <w:lang w:val="en-GB"/>
              </w:rPr>
              <w:instrText>ADDIN CSL_CITATION { "citationItems" : [ { "id" : "ITEM-1", "itemData" : { "DOI" : "10.1371/journal.pone.0203475", "ISSN" : "19326203", "PMID" : "30212474", "abstract" : "The industrial production of long-lived charcoal products (commonly referred to as biochar) from otherwise shorter-lived logging resides (commonly referred to a slash) has been proposed as a means to increasing terrestrial carbon storage thus mitigating global warming caused by anthropogenic greenhouse gas emissions. We present a generalized model that describes the temporal dynamics of biochar carbon stocks, relative to carbon of unmodified logging residue, and evaluate the sensitivity of carbon storage to various biophysical and production parameters. Using this model, we then attribute net carbon storage to several potential biochar production scenarios, specifically engineered to use wood recovered from harvests prescribed to reduce fire hazard in mixed-conifer forests of South-central Oregon. Relative to a baseline scenario where logging residue is left to decay on site, the net carbon storage attributed to 20 years of biochar production is generally negative for the first several decades, then remains positive for several centuries at levels approximately one-fourth the total feedstock carbon processed. Positive net carbon storage and the time required for it to manifest is notably sensitive to biochar conversion efficiencies, logging residue decay rates, and alternate baseline fates of logging residue. The magnitude of net carbon storage, and the time required for it to become positive, is largely similar across range of production facility types. Moreover, the time required for net carbon storage to become positive, and its magnitude over the first 100 years is notably insensitive to biochar decomposition rates provided biochar decays at least ten-times slower than the logging residue it is made from.", "author" : [ { "dropping-particle" : "", "family" : "Campbell", "given" : "John L.", "non-dropping-particle" : "", "parse-names" : false, "suffix" : "" }, { "dropping-particle" : "", "family" : "Sessions", "given" : "John", "non-dropping-particle" : "", "parse-names" : false, "suffix" : "" }, { "dropping-particle" : "", "family" : "Smith", "given" : "David", "non-dropping-particle" : "", "parse-names" : false, "suffix" : "" }, { "dropping-particle" : "", "family" : "Trippe", "given" : "Kristin", "non-dropping-particle" : "", "parse-names" : false, "suffix" : "" } ], "container-title" : "PLoS ONE", "id" : "ITEM-1", "issue" : "9", "issued" : { "date-parts" : [ [ "2018" ] ] }, "title" : "Potential carbon storage in biochar made from logging residue: Basic principles and Southern Oregon case studies", "translator" : [ { "dropping-particle" : "", "family" : "L7313", "given" : "", "non-dropping-particle" : "", "parse-names" : false, "suffix" : "" } ], "type" : "article-journal", "volume" : "13" }, "uris" : [ "http://www.mendeley.com/documents/?uuid=35a355cb-a49b-4ae6-bba8-14678155f528" ] } ], "mendeley" : { "formattedCitation" : "(Campbell et al., 2018)", "plainTextFormattedCitation" : "(Campbell et al., 2018)", "previouslyFormattedCitation" : "(Campbell et al., 2018)" }, "properties" : { "noteIndex" : 0 }, "schema" : "https://github.com/citation-style-language/schema/raw/master/csl-citation.json" }</w:instrText>
            </w:r>
            <w:r w:rsidRPr="001E7A27">
              <w:rPr>
                <w:lang w:val="en-GB"/>
              </w:rPr>
              <w:fldChar w:fldCharType="separate"/>
            </w:r>
            <w:r w:rsidR="00025FA2" w:rsidRPr="001E7A27">
              <w:rPr>
                <w:noProof/>
                <w:lang w:val="en-GB"/>
              </w:rPr>
              <w:t>(Campbell et al., 2018)</w:t>
            </w:r>
            <w:r w:rsidRPr="001E7A27">
              <w:rPr>
                <w:lang w:val="en-GB"/>
              </w:rPr>
              <w:fldChar w:fldCharType="end"/>
            </w:r>
          </w:p>
        </w:tc>
        <w:tc>
          <w:tcPr>
            <w:tcW w:w="1113" w:type="dxa"/>
            <w:tcBorders>
              <w:top w:val="single" w:sz="4" w:space="0" w:color="auto"/>
              <w:left w:val="single" w:sz="4" w:space="0" w:color="auto"/>
              <w:bottom w:val="single" w:sz="4" w:space="0" w:color="auto"/>
              <w:right w:val="single" w:sz="4" w:space="0" w:color="auto"/>
            </w:tcBorders>
          </w:tcPr>
          <w:p w14:paraId="405599C7" w14:textId="77777777" w:rsidR="00E3676F" w:rsidRPr="001E7A27" w:rsidRDefault="00E3676F" w:rsidP="005C7F25">
            <w:pPr>
              <w:pStyle w:val="AR6Table"/>
              <w:rPr>
                <w:lang w:val="en-GB"/>
              </w:rPr>
            </w:pPr>
            <w:r w:rsidRPr="001E7A27">
              <w:rPr>
                <w:lang w:val="en-GB"/>
              </w:rPr>
              <w:t>Fire</w:t>
            </w:r>
          </w:p>
        </w:tc>
        <w:tc>
          <w:tcPr>
            <w:tcW w:w="2010" w:type="dxa"/>
            <w:tcBorders>
              <w:top w:val="single" w:sz="4" w:space="0" w:color="auto"/>
              <w:left w:val="single" w:sz="4" w:space="0" w:color="auto"/>
              <w:bottom w:val="single" w:sz="4" w:space="0" w:color="auto"/>
              <w:right w:val="single" w:sz="4" w:space="0" w:color="auto"/>
            </w:tcBorders>
          </w:tcPr>
          <w:p w14:paraId="2EF93F69" w14:textId="77777777" w:rsidR="00E3676F" w:rsidRPr="001E7A27" w:rsidRDefault="00E3676F" w:rsidP="005C7F25">
            <w:pPr>
              <w:pStyle w:val="AR6Table"/>
              <w:rPr>
                <w:lang w:val="en-GB"/>
              </w:rPr>
            </w:pPr>
            <w:r w:rsidRPr="001E7A27">
              <w:rPr>
                <w:lang w:val="en-GB"/>
              </w:rPr>
              <w:t>None</w:t>
            </w:r>
          </w:p>
        </w:tc>
      </w:tr>
      <w:tr w:rsidR="00E3676F" w:rsidRPr="001E7A27" w14:paraId="385FBC52" w14:textId="77777777" w:rsidTr="00E3676F">
        <w:tc>
          <w:tcPr>
            <w:tcW w:w="1305" w:type="dxa"/>
            <w:vMerge/>
            <w:tcBorders>
              <w:left w:val="single" w:sz="4" w:space="0" w:color="auto"/>
              <w:right w:val="single" w:sz="4" w:space="0" w:color="auto"/>
            </w:tcBorders>
            <w:vAlign w:val="center"/>
          </w:tcPr>
          <w:p w14:paraId="16A94716" w14:textId="77777777" w:rsidR="00E3676F" w:rsidRPr="001E7A27" w:rsidRDefault="00E3676F" w:rsidP="005C7F25">
            <w:pPr>
              <w:pStyle w:val="AR6Table"/>
              <w:rPr>
                <w:lang w:val="en-GB"/>
              </w:rPr>
            </w:pPr>
          </w:p>
        </w:tc>
        <w:tc>
          <w:tcPr>
            <w:tcW w:w="1384" w:type="dxa"/>
            <w:tcBorders>
              <w:top w:val="single" w:sz="4" w:space="0" w:color="auto"/>
              <w:left w:val="single" w:sz="4" w:space="0" w:color="auto"/>
              <w:bottom w:val="single" w:sz="4" w:space="0" w:color="auto"/>
              <w:right w:val="single" w:sz="4" w:space="0" w:color="auto"/>
            </w:tcBorders>
          </w:tcPr>
          <w:p w14:paraId="7718DC99" w14:textId="77777777" w:rsidR="00E3676F" w:rsidRPr="001E7A27" w:rsidRDefault="00E3676F" w:rsidP="005C7F25">
            <w:pPr>
              <w:pStyle w:val="AR6Table"/>
              <w:rPr>
                <w:lang w:val="en-GB"/>
              </w:rPr>
            </w:pPr>
            <w:r w:rsidRPr="001E7A27">
              <w:rPr>
                <w:lang w:val="en-GB"/>
              </w:rPr>
              <w:t>Peatland restoration</w:t>
            </w:r>
          </w:p>
          <w:p w14:paraId="0FD3CFF9" w14:textId="77777777" w:rsidR="00E3676F" w:rsidRPr="001E7A27" w:rsidRDefault="00E3676F" w:rsidP="005C7F25">
            <w:pPr>
              <w:pStyle w:val="AR6Table"/>
              <w:rPr>
                <w:lang w:val="en-GB"/>
              </w:rPr>
            </w:pPr>
            <w:r w:rsidRPr="001E7A27">
              <w:rPr>
                <w:lang w:val="en-GB"/>
              </w:rPr>
              <w:t>(5.6.2.2.1)</w:t>
            </w:r>
          </w:p>
        </w:tc>
        <w:tc>
          <w:tcPr>
            <w:tcW w:w="1615" w:type="dxa"/>
            <w:tcBorders>
              <w:top w:val="single" w:sz="4" w:space="0" w:color="auto"/>
              <w:left w:val="single" w:sz="4" w:space="0" w:color="auto"/>
              <w:bottom w:val="single" w:sz="4" w:space="0" w:color="auto"/>
              <w:right w:val="single" w:sz="4" w:space="0" w:color="auto"/>
            </w:tcBorders>
          </w:tcPr>
          <w:p w14:paraId="4BDE36A2" w14:textId="77777777" w:rsidR="00E3676F" w:rsidRPr="001E7A27" w:rsidRDefault="00E3676F" w:rsidP="005C7F25">
            <w:pPr>
              <w:pStyle w:val="AR6Table"/>
              <w:rPr>
                <w:lang w:val="en-GB"/>
              </w:rPr>
            </w:pPr>
            <w:r w:rsidRPr="001E7A27">
              <w:rPr>
                <w:lang w:val="en-GB"/>
              </w:rPr>
              <w:t>Biological /</w:t>
            </w:r>
          </w:p>
          <w:p w14:paraId="26E2C104" w14:textId="7BFBC9D6" w:rsidR="00E3676F" w:rsidRPr="001E7A27" w:rsidRDefault="00E3676F" w:rsidP="005C7F25">
            <w:pPr>
              <w:pStyle w:val="AR6Table"/>
              <w:rPr>
                <w:lang w:val="en-GB"/>
              </w:rPr>
            </w:pPr>
            <w:del w:id="6395" w:author="Ian Blenkinsop" w:date="2021-07-28T11:06:00Z">
              <w:r w:rsidRPr="001E7A27" w:rsidDel="00C77990">
                <w:rPr>
                  <w:lang w:val="en-GB"/>
                </w:rPr>
                <w:delText>Organic</w:delText>
              </w:r>
            </w:del>
            <w:ins w:id="6396" w:author="Ian Blenkinsop" w:date="2021-07-28T11:06:00Z">
              <w:r w:rsidR="00C77990" w:rsidRPr="001E7A27">
                <w:rPr>
                  <w:lang w:val="en-GB"/>
                </w:rPr>
                <w:t>organic</w:t>
              </w:r>
            </w:ins>
          </w:p>
        </w:tc>
        <w:tc>
          <w:tcPr>
            <w:tcW w:w="1220" w:type="dxa"/>
            <w:tcBorders>
              <w:top w:val="single" w:sz="4" w:space="0" w:color="auto"/>
              <w:left w:val="single" w:sz="4" w:space="0" w:color="auto"/>
              <w:bottom w:val="single" w:sz="4" w:space="0" w:color="auto"/>
              <w:right w:val="single" w:sz="4" w:space="0" w:color="auto"/>
            </w:tcBorders>
          </w:tcPr>
          <w:p w14:paraId="641379F6" w14:textId="77777777" w:rsidR="00E3676F" w:rsidRPr="001E7A27" w:rsidRDefault="00E3676F" w:rsidP="005C7F25">
            <w:pPr>
              <w:pStyle w:val="AR6Table"/>
              <w:rPr>
                <w:lang w:val="en-GB"/>
              </w:rPr>
            </w:pPr>
            <w:r w:rsidRPr="001E7A27">
              <w:rPr>
                <w:lang w:val="en-GB"/>
              </w:rPr>
              <w:t>Store carbon in soil by creating or restoring peatlands</w:t>
            </w:r>
          </w:p>
        </w:tc>
        <w:tc>
          <w:tcPr>
            <w:tcW w:w="974" w:type="dxa"/>
            <w:tcBorders>
              <w:top w:val="single" w:sz="4" w:space="0" w:color="auto"/>
              <w:left w:val="single" w:sz="4" w:space="0" w:color="auto"/>
              <w:bottom w:val="single" w:sz="4" w:space="0" w:color="auto"/>
              <w:right w:val="single" w:sz="4" w:space="0" w:color="auto"/>
            </w:tcBorders>
          </w:tcPr>
          <w:p w14:paraId="5A3AC575" w14:textId="77777777" w:rsidR="00E3676F" w:rsidRPr="001E7A27" w:rsidRDefault="00E3676F" w:rsidP="005C7F25">
            <w:pPr>
              <w:pStyle w:val="AR6Table"/>
              <w:rPr>
                <w:lang w:val="en-GB"/>
              </w:rPr>
            </w:pPr>
            <w:r w:rsidRPr="001E7A27">
              <w:rPr>
                <w:lang w:val="en-GB"/>
              </w:rPr>
              <w:t>Decades to centuries</w:t>
            </w:r>
          </w:p>
          <w:p w14:paraId="1BB5F358" w14:textId="123A925C" w:rsidR="00E3676F" w:rsidRPr="001E7A27" w:rsidRDefault="00E3676F" w:rsidP="005C7F25">
            <w:pPr>
              <w:pStyle w:val="AR6Table"/>
              <w:rPr>
                <w:lang w:val="en-GB"/>
              </w:rPr>
            </w:pPr>
            <w:r w:rsidRPr="001E7A27">
              <w:rPr>
                <w:lang w:val="en-GB"/>
              </w:rPr>
              <w:fldChar w:fldCharType="begin" w:fldLock="1"/>
            </w:r>
            <w:r w:rsidR="00747167" w:rsidRPr="001E7A27">
              <w:rPr>
                <w:lang w:val="en-GB"/>
              </w:rPr>
              <w:instrText>ADDIN CSL_CITATION { "citationItems" : [ { "id" : "ITEM-1", "itemData" : { "DOI" : "10.1007/978-3-319-71788-3_12", "ISSN" : "21905207", "abstract" : "Peatlands are unique habitats that are covering around 3% of the land area and they are characterized by high sensitivity to climate. These very complex ecosystems impact both water and carbon cycle at local as well as global scale. Peatlands are also valuable ecosystems due to their mitigating features in terms of floods or soil erosion and they can store and filtrate water in the landscape as well. As a result of high moisture they can also gather a big amount of carbon and this ability makes peatlands climate coolers. On the other hand a stored carbon can be released into the atmosphere due to peat moisture decrease and it accelerate the global warming processes. Beside climate changes, peatlands are under pressure that is caused by human activities like land use changes or fires. Peatlands protection and restoration can both mitigate climate changes and water balance disturbances. A review of peatlands status and feature in the context of climate changes and human-induced disturbances are presented in this paper.", "author" : [ { "dropping-particle" : "", "family" : "Harenda", "given" : "Kamila M.", "non-dropping-particle" : "", "parse-names" : false, "suffix" : "" }, { "dropping-particle" : "", "family" : "Lamentowicz", "given" : "Mariusz", "non-dropping-particle" : "", "parse-names" : false, "suffix" : "" }, { "dropping-particle" : "", "family" : "Samson", "given" : "Mateusz", "non-dropping-particle" : "", "parse-names" : false, "suffix" : "" }, { "dropping-particle" : "", "family" : "Chojnicki", "given" : "Bogdan H.", "non-dropping-particle" : "", "parse-names" : false, "suffix" : "" } ], "container-title" : "Interdisciplinary Approaches for Sustainable Development Goals: Economic Growth, Social Inclusion and Environmental Protection", "editor" : [ { "dropping-particle" : "", "family" : "Zielinski", "given" : "Tymon", "non-dropping-particle" : "", "parse-names" : false, "suffix" : "" }, { "dropping-particle" : "", "family" : "Sagan", "given" : "Iwona", "non-dropping-particle" : "", "parse-names" : false, "suffix" : "" }, { "dropping-particle" : "", "family" : "Surosz", "given" : "Waldemar", "non-dropping-particle" : "", "parse-names" : false, "suffix" : "" } ], "id" : "ITEM-1", "issued" : { "date-parts" : [ [ "2018" ] ] }, "page" : "169-187", "publisher" : "Springer", "publisher-place" : "Cham, Switzerland", "title" : "The role of peatlands and their carbon storage function in the context of climate change", "translator" : [ { "dropping-particle" : "", "family" : "L7307", "given" : "Rt6", "non-dropping-particle" : "", "parse-names" : false, "suffix" : "" } ], "type" : "chapter" }, "uris" : [ "http://www.mendeley.com/documents/?uuid=d09ca361-2228-49a6-8260-687cf3503f0a" ] } ], "mendeley" : { "formattedCitation" : "(Harenda et al., 2018)", "plainTextFormattedCitation" : "(Harenda et al., 2018)", "previouslyFormattedCitation" : "(Harenda et al., 2018)" }, "properties" : { "noteIndex" : 0 }, "schema" : "https://github.com/citation-style-language/schema/raw/master/csl-citation.json" }</w:instrText>
            </w:r>
            <w:r w:rsidRPr="001E7A27">
              <w:rPr>
                <w:lang w:val="en-GB"/>
              </w:rPr>
              <w:fldChar w:fldCharType="separate"/>
            </w:r>
            <w:r w:rsidR="00025FA2" w:rsidRPr="001E7A27">
              <w:rPr>
                <w:noProof/>
                <w:lang w:val="en-GB"/>
              </w:rPr>
              <w:t>(Harenda et al., 2018)</w:t>
            </w:r>
            <w:r w:rsidRPr="001E7A27">
              <w:rPr>
                <w:lang w:val="en-GB"/>
              </w:rPr>
              <w:fldChar w:fldCharType="end"/>
            </w:r>
          </w:p>
        </w:tc>
        <w:tc>
          <w:tcPr>
            <w:tcW w:w="1113" w:type="dxa"/>
            <w:tcBorders>
              <w:top w:val="single" w:sz="4" w:space="0" w:color="auto"/>
              <w:left w:val="single" w:sz="4" w:space="0" w:color="auto"/>
              <w:bottom w:val="single" w:sz="4" w:space="0" w:color="auto"/>
              <w:right w:val="single" w:sz="4" w:space="0" w:color="auto"/>
            </w:tcBorders>
          </w:tcPr>
          <w:p w14:paraId="2E4548A4" w14:textId="2E8B080B" w:rsidR="00E3676F" w:rsidRPr="001E7A27" w:rsidRDefault="00E3676F" w:rsidP="005C7F25">
            <w:pPr>
              <w:pStyle w:val="AR6Table"/>
              <w:rPr>
                <w:lang w:val="en-GB"/>
              </w:rPr>
            </w:pPr>
            <w:r w:rsidRPr="001E7A27">
              <w:rPr>
                <w:lang w:val="en-GB"/>
              </w:rPr>
              <w:t>Peatland drainage, fire, drought, land</w:t>
            </w:r>
            <w:ins w:id="6397" w:author="Soapbox" w:date="2021-07-16T12:22:00Z">
              <w:r w:rsidR="00ED666E" w:rsidRPr="001E7A27">
                <w:rPr>
                  <w:lang w:val="en-GB"/>
                </w:rPr>
                <w:t>-</w:t>
              </w:r>
            </w:ins>
            <w:del w:id="6398" w:author="Soapbox" w:date="2021-07-16T12:22:00Z">
              <w:r w:rsidRPr="001E7A27" w:rsidDel="00ED666E">
                <w:rPr>
                  <w:lang w:val="en-GB"/>
                </w:rPr>
                <w:delText xml:space="preserve"> </w:delText>
              </w:r>
            </w:del>
            <w:r w:rsidRPr="001E7A27">
              <w:rPr>
                <w:lang w:val="en-GB"/>
              </w:rPr>
              <w:t>use change</w:t>
            </w:r>
          </w:p>
        </w:tc>
        <w:tc>
          <w:tcPr>
            <w:tcW w:w="2010" w:type="dxa"/>
            <w:tcBorders>
              <w:top w:val="single" w:sz="4" w:space="0" w:color="auto"/>
              <w:left w:val="single" w:sz="4" w:space="0" w:color="auto"/>
              <w:bottom w:val="single" w:sz="4" w:space="0" w:color="auto"/>
              <w:right w:val="single" w:sz="4" w:space="0" w:color="auto"/>
            </w:tcBorders>
          </w:tcPr>
          <w:p w14:paraId="330094F8" w14:textId="77777777" w:rsidR="00E3676F" w:rsidRPr="001E7A27" w:rsidRDefault="00E3676F" w:rsidP="005C7F25">
            <w:pPr>
              <w:pStyle w:val="AR6Table"/>
              <w:rPr>
                <w:lang w:val="en-GB"/>
              </w:rPr>
            </w:pPr>
            <w:r w:rsidRPr="001E7A27">
              <w:rPr>
                <w:lang w:val="en-GB"/>
              </w:rPr>
              <w:t>None</w:t>
            </w:r>
          </w:p>
        </w:tc>
      </w:tr>
      <w:tr w:rsidR="00E3676F" w:rsidRPr="001E7A27" w14:paraId="48B189B8" w14:textId="77777777" w:rsidTr="00E3676F">
        <w:tc>
          <w:tcPr>
            <w:tcW w:w="1305" w:type="dxa"/>
            <w:tcBorders>
              <w:left w:val="single" w:sz="4" w:space="0" w:color="auto"/>
              <w:right w:val="single" w:sz="4" w:space="0" w:color="auto"/>
            </w:tcBorders>
            <w:vAlign w:val="center"/>
          </w:tcPr>
          <w:p w14:paraId="4BC8618B" w14:textId="77777777" w:rsidR="00E3676F" w:rsidRPr="001E7A27" w:rsidRDefault="00E3676F" w:rsidP="005C7F25">
            <w:pPr>
              <w:pStyle w:val="AR6Table"/>
              <w:rPr>
                <w:lang w:val="en-GB"/>
              </w:rPr>
            </w:pPr>
          </w:p>
        </w:tc>
        <w:tc>
          <w:tcPr>
            <w:tcW w:w="1384" w:type="dxa"/>
            <w:tcBorders>
              <w:top w:val="single" w:sz="4" w:space="0" w:color="auto"/>
              <w:left w:val="single" w:sz="4" w:space="0" w:color="auto"/>
              <w:bottom w:val="single" w:sz="4" w:space="0" w:color="auto"/>
              <w:right w:val="single" w:sz="4" w:space="0" w:color="auto"/>
            </w:tcBorders>
          </w:tcPr>
          <w:p w14:paraId="6152DD79" w14:textId="77777777" w:rsidR="00E3676F" w:rsidRPr="001E7A27" w:rsidRDefault="00E3676F" w:rsidP="005C7F25">
            <w:pPr>
              <w:pStyle w:val="AR6Table"/>
              <w:rPr>
                <w:lang w:val="en-GB"/>
              </w:rPr>
            </w:pPr>
            <w:r w:rsidRPr="001E7A27">
              <w:rPr>
                <w:lang w:val="en-GB"/>
              </w:rPr>
              <w:t xml:space="preserve">Bioenergy with </w:t>
            </w:r>
            <w:r w:rsidRPr="001E7A27">
              <w:rPr>
                <w:lang w:val="en-GB"/>
              </w:rPr>
              <w:lastRenderedPageBreak/>
              <w:t>carbon capture and storage (BECCS)</w:t>
            </w:r>
          </w:p>
          <w:p w14:paraId="43074BD7" w14:textId="77777777" w:rsidR="00E3676F" w:rsidRPr="001E7A27" w:rsidRDefault="00E3676F" w:rsidP="005C7F25">
            <w:pPr>
              <w:pStyle w:val="AR6Table"/>
              <w:rPr>
                <w:lang w:val="en-GB"/>
              </w:rPr>
            </w:pPr>
            <w:r w:rsidRPr="001E7A27">
              <w:rPr>
                <w:lang w:val="en-GB"/>
              </w:rPr>
              <w:t>(5.6.2.2.1)</w:t>
            </w:r>
          </w:p>
        </w:tc>
        <w:tc>
          <w:tcPr>
            <w:tcW w:w="1615" w:type="dxa"/>
            <w:tcBorders>
              <w:top w:val="single" w:sz="4" w:space="0" w:color="auto"/>
              <w:left w:val="single" w:sz="4" w:space="0" w:color="auto"/>
              <w:bottom w:val="single" w:sz="4" w:space="0" w:color="auto"/>
              <w:right w:val="single" w:sz="4" w:space="0" w:color="auto"/>
            </w:tcBorders>
          </w:tcPr>
          <w:p w14:paraId="09F54BA1" w14:textId="77777777" w:rsidR="00E3676F" w:rsidRPr="001E7A27" w:rsidRDefault="00E3676F" w:rsidP="005C7F25">
            <w:pPr>
              <w:pStyle w:val="AR6Table"/>
              <w:rPr>
                <w:lang w:val="en-GB"/>
              </w:rPr>
            </w:pPr>
            <w:r w:rsidRPr="001E7A27">
              <w:rPr>
                <w:lang w:val="en-GB"/>
              </w:rPr>
              <w:lastRenderedPageBreak/>
              <w:t>Biological /</w:t>
            </w:r>
          </w:p>
          <w:p w14:paraId="22630EC5" w14:textId="22CA7E5E" w:rsidR="00E3676F" w:rsidRPr="001E7A27" w:rsidRDefault="00E3676F" w:rsidP="005C7F25">
            <w:pPr>
              <w:pStyle w:val="AR6Table"/>
              <w:rPr>
                <w:lang w:val="en-GB"/>
              </w:rPr>
            </w:pPr>
            <w:del w:id="6399" w:author="Ian Blenkinsop" w:date="2021-07-28T11:07:00Z">
              <w:r w:rsidRPr="001E7A27" w:rsidDel="00C77990">
                <w:rPr>
                  <w:lang w:val="en-GB"/>
                </w:rPr>
                <w:lastRenderedPageBreak/>
                <w:delText>Inorganic</w:delText>
              </w:r>
            </w:del>
            <w:ins w:id="6400" w:author="Ian Blenkinsop" w:date="2021-07-28T11:07:00Z">
              <w:r w:rsidR="00C77990" w:rsidRPr="001E7A27">
                <w:rPr>
                  <w:lang w:val="en-GB"/>
                </w:rPr>
                <w:t>inorganic</w:t>
              </w:r>
            </w:ins>
          </w:p>
        </w:tc>
        <w:tc>
          <w:tcPr>
            <w:tcW w:w="1220" w:type="dxa"/>
            <w:tcBorders>
              <w:top w:val="single" w:sz="4" w:space="0" w:color="auto"/>
              <w:left w:val="single" w:sz="4" w:space="0" w:color="auto"/>
              <w:bottom w:val="single" w:sz="4" w:space="0" w:color="auto"/>
              <w:right w:val="single" w:sz="4" w:space="0" w:color="auto"/>
            </w:tcBorders>
          </w:tcPr>
          <w:p w14:paraId="4D3A66A5" w14:textId="77777777" w:rsidR="00E3676F" w:rsidRPr="001E7A27" w:rsidRDefault="00E3676F" w:rsidP="005C7F25">
            <w:pPr>
              <w:pStyle w:val="AR6Table"/>
              <w:rPr>
                <w:lang w:val="en-GB"/>
              </w:rPr>
            </w:pPr>
            <w:r w:rsidRPr="001E7A27">
              <w:rPr>
                <w:lang w:val="en-GB"/>
              </w:rPr>
              <w:lastRenderedPageBreak/>
              <w:t xml:space="preserve">Production of </w:t>
            </w:r>
            <w:r w:rsidRPr="001E7A27">
              <w:rPr>
                <w:lang w:val="en-GB"/>
              </w:rPr>
              <w:lastRenderedPageBreak/>
              <w:t>energy from plant biomass combined with carbon capture and storage</w:t>
            </w:r>
          </w:p>
        </w:tc>
        <w:tc>
          <w:tcPr>
            <w:tcW w:w="974" w:type="dxa"/>
            <w:tcBorders>
              <w:top w:val="single" w:sz="4" w:space="0" w:color="auto"/>
              <w:left w:val="single" w:sz="4" w:space="0" w:color="auto"/>
              <w:bottom w:val="single" w:sz="4" w:space="0" w:color="auto"/>
              <w:right w:val="single" w:sz="4" w:space="0" w:color="auto"/>
            </w:tcBorders>
          </w:tcPr>
          <w:p w14:paraId="5480A1EE" w14:textId="69EA40CD" w:rsidR="00E3676F" w:rsidRPr="001E7A27" w:rsidRDefault="00E3676F" w:rsidP="005C7F25">
            <w:pPr>
              <w:pStyle w:val="AR6Table"/>
              <w:rPr>
                <w:lang w:val="en-GB"/>
              </w:rPr>
            </w:pPr>
            <w:r w:rsidRPr="001E7A27">
              <w:rPr>
                <w:lang w:val="en-GB"/>
              </w:rPr>
              <w:lastRenderedPageBreak/>
              <w:t xml:space="preserve">Potentially </w:t>
            </w:r>
            <w:r w:rsidRPr="001E7A27">
              <w:rPr>
                <w:lang w:val="en-GB"/>
              </w:rPr>
              <w:lastRenderedPageBreak/>
              <w:t xml:space="preserve">permanent </w:t>
            </w:r>
            <w:ins w:id="6401" w:author="Soapbox" w:date="2021-07-22T10:31:00Z">
              <w:r w:rsidR="0071564D" w:rsidRPr="001E7A27">
                <w:rPr>
                  <w:rFonts w:cs="Times New Roman"/>
                  <w:lang w:val="en-GB"/>
                </w:rPr>
                <w:t>–</w:t>
              </w:r>
            </w:ins>
            <w:del w:id="6402" w:author="Soapbox" w:date="2021-07-22T10:31:00Z">
              <w:r w:rsidRPr="001E7A27" w:rsidDel="0071564D">
                <w:rPr>
                  <w:lang w:val="en-GB"/>
                </w:rPr>
                <w:delText>(</w:delText>
              </w:r>
            </w:del>
            <w:r w:rsidRPr="001E7A27">
              <w:rPr>
                <w:lang w:val="en-GB"/>
              </w:rPr>
              <w:t xml:space="preserve">analogous to </w:t>
            </w:r>
            <w:ins w:id="6403" w:author="Soapbox" w:date="2021-07-22T10:31:00Z">
              <w:r w:rsidR="0071564D" w:rsidRPr="001E7A27">
                <w:rPr>
                  <w:lang w:val="en-GB"/>
                </w:rPr>
                <w:t>direct air carbon capture with carbon storage (</w:t>
              </w:r>
            </w:ins>
            <w:r w:rsidRPr="001E7A27">
              <w:rPr>
                <w:lang w:val="en-GB"/>
              </w:rPr>
              <w:t>DACCS)</w:t>
            </w:r>
          </w:p>
          <w:p w14:paraId="65D10711" w14:textId="52790ED5" w:rsidR="00E3676F" w:rsidRPr="001E7A27" w:rsidRDefault="00E3676F" w:rsidP="005C7F25">
            <w:pPr>
              <w:pStyle w:val="AR6Table"/>
              <w:rPr>
                <w:lang w:val="en-GB"/>
              </w:rPr>
            </w:pPr>
            <w:r w:rsidRPr="001E7A27">
              <w:rPr>
                <w:lang w:val="en-GB"/>
              </w:rPr>
              <w:fldChar w:fldCharType="begin" w:fldLock="1"/>
            </w:r>
            <w:r w:rsidR="00BC2C5E" w:rsidRPr="001E7A27">
              <w:rPr>
                <w:lang w:val="en-GB"/>
              </w:rPr>
              <w:instrText>ADDIN CSL_CITATION { "citationItems" : [ { "id" : "ITEM-1", "itemData" : { "DOI" : "10.1073/pnas.1115347109", "ISSN" : "00278424", "abstract" : "In carbon capture and storage (CCS), CO 2 is captured at power plants and then injected underground into reservoirs like deep saline aquifers for long-term storage. While CCS may be critical for the continued use of fossil fuels in a carbon-constrained world, the deployment of CCS has been hindered by uncertainty in geologic storage capacities and sustainable injection rates, which has contributed to the absence of concerted government policy. Here, we clarify the potential of CCS to mitigate emissions in the United States by developing a storage-capacity supply curve that, unlike current large-scale capacity estimates, is derived from the fluid mechanics of CO 2 injection and trapping and incorporates injection- rate constraints. We show that storage supply is a dynamic quantity that grows with the duration of CCS, and we interpret the lifetime of CCS as the time for which the storage supply curve exceeds the storage demand curve from CO2 production. We show that in the United States, if CO2 production from power generation continues to rise at recent rates, then CCS can store enough CO 2 to stabilize emissions at current levels for at least 100 y. This result suggests that the large-scale implementation of CCS is a geologically viable climate-change mitigation option in the United States over the next century.", "author" : [ { "dropping-particle" : "", "family" : "Szulczewski", "given" : "Michael L.", "non-dropping-particle" : "", "parse-names" : false, "suffix" : "" }, { "dropping-particle" : "", "family" : "MacMinn", "given" : "Christopher W.", "non-dropping-particle" : "", "parse-names" : false, "suffix" : "" }, { "dropping-particle" : "", "family" : "Herzog", "given" : "Howard J.", "non-dropping-particle" : "", "parse-names" : false, "suffix" : "" }, { "dropping-particle" : "", "family" : "Juanes", "given" : "Ruben", "non-dropping-particle" : "", "parse-names" : false, "suffix" : "" } ], "container-title" : "Proceedings of the National Academy of Sciences", "id" : "ITEM-1", "issued" : { "date-parts" : [ [ "2012" ] ] }, "title" : "Lifetime of carbon capture and storage as a climate-change mitigation technology", "translator" : [ { "dropping-particle" : "", "family" : "L7306", "given" : "", "non-dropping-particle" : "", "parse-names" : false, "suffix" : "" } ], "type" : "article-journal" }, "uris" : [ "http://www.mendeley.com/documents/?uuid=6dff1580-da6d-4c0a-85bf-45a1929e7199" ] } ], "mendeley" : { "formattedCitation" : "(Szulczewski et al., 2012)", "plainTextFormattedCitation" : "(Szulczewski et al., 2012)", "previouslyFormattedCitation" : "(Szulczewski et al., 2012)" }, "properties" : { "noteIndex" : 0 }, "schema" : "https://github.com/citation-style-language/schema/raw/master/csl-citation.json" }</w:instrText>
            </w:r>
            <w:r w:rsidRPr="001E7A27">
              <w:rPr>
                <w:lang w:val="en-GB"/>
              </w:rPr>
              <w:fldChar w:fldCharType="separate"/>
            </w:r>
            <w:r w:rsidR="00025FA2" w:rsidRPr="001E7A27">
              <w:rPr>
                <w:noProof/>
                <w:lang w:val="en-GB"/>
              </w:rPr>
              <w:t>(Szulczewski et al., 2012)</w:t>
            </w:r>
            <w:r w:rsidRPr="001E7A27">
              <w:rPr>
                <w:lang w:val="en-GB"/>
              </w:rPr>
              <w:fldChar w:fldCharType="end"/>
            </w:r>
          </w:p>
        </w:tc>
        <w:tc>
          <w:tcPr>
            <w:tcW w:w="1113" w:type="dxa"/>
            <w:tcBorders>
              <w:top w:val="single" w:sz="4" w:space="0" w:color="auto"/>
              <w:left w:val="single" w:sz="4" w:space="0" w:color="auto"/>
              <w:bottom w:val="single" w:sz="4" w:space="0" w:color="auto"/>
              <w:right w:val="single" w:sz="4" w:space="0" w:color="auto"/>
            </w:tcBorders>
          </w:tcPr>
          <w:p w14:paraId="1F090EB0" w14:textId="77777777" w:rsidR="00E3676F" w:rsidRPr="001E7A27" w:rsidRDefault="00E3676F" w:rsidP="005C7F25">
            <w:pPr>
              <w:pStyle w:val="AR6Table"/>
              <w:rPr>
                <w:lang w:val="en-GB"/>
              </w:rPr>
            </w:pPr>
            <w:r w:rsidRPr="001E7A27">
              <w:rPr>
                <w:lang w:val="en-GB"/>
              </w:rPr>
              <w:lastRenderedPageBreak/>
              <w:t>Leakage</w:t>
            </w:r>
          </w:p>
        </w:tc>
        <w:tc>
          <w:tcPr>
            <w:tcW w:w="2010" w:type="dxa"/>
            <w:tcBorders>
              <w:top w:val="single" w:sz="4" w:space="0" w:color="auto"/>
              <w:left w:val="single" w:sz="4" w:space="0" w:color="auto"/>
              <w:bottom w:val="single" w:sz="4" w:space="0" w:color="auto"/>
              <w:right w:val="single" w:sz="4" w:space="0" w:color="auto"/>
            </w:tcBorders>
          </w:tcPr>
          <w:p w14:paraId="398544EA" w14:textId="77777777" w:rsidR="00E3676F" w:rsidRPr="001E7A27" w:rsidRDefault="00E3676F" w:rsidP="005C7F25">
            <w:pPr>
              <w:pStyle w:val="AR6Table"/>
              <w:rPr>
                <w:lang w:val="en-GB"/>
              </w:rPr>
            </w:pPr>
            <w:r w:rsidRPr="001E7A27">
              <w:rPr>
                <w:lang w:val="en-GB"/>
              </w:rPr>
              <w:t>None</w:t>
            </w:r>
          </w:p>
        </w:tc>
      </w:tr>
      <w:tr w:rsidR="00E3676F" w:rsidRPr="001E7A27" w14:paraId="3F3A0DE8" w14:textId="77777777" w:rsidTr="00E3676F">
        <w:tc>
          <w:tcPr>
            <w:tcW w:w="1305" w:type="dxa"/>
            <w:vMerge w:val="restart"/>
            <w:tcBorders>
              <w:top w:val="single" w:sz="4" w:space="0" w:color="auto"/>
              <w:left w:val="single" w:sz="4" w:space="0" w:color="auto"/>
              <w:right w:val="single" w:sz="4" w:space="0" w:color="auto"/>
            </w:tcBorders>
            <w:vAlign w:val="center"/>
          </w:tcPr>
          <w:p w14:paraId="5DFD20F9" w14:textId="77777777" w:rsidR="00E3676F" w:rsidRPr="001E7A27" w:rsidRDefault="00E3676F" w:rsidP="005C7F25">
            <w:pPr>
              <w:pStyle w:val="AR6Table"/>
              <w:rPr>
                <w:lang w:val="en-GB"/>
              </w:rPr>
            </w:pPr>
            <w:r w:rsidRPr="001E7A27">
              <w:rPr>
                <w:lang w:val="en-GB"/>
              </w:rPr>
              <w:t>Enhanced biological production and storage in coastal and open ocean</w:t>
            </w:r>
          </w:p>
        </w:tc>
        <w:tc>
          <w:tcPr>
            <w:tcW w:w="1384" w:type="dxa"/>
            <w:tcBorders>
              <w:top w:val="single" w:sz="4" w:space="0" w:color="auto"/>
              <w:left w:val="single" w:sz="4" w:space="0" w:color="auto"/>
              <w:bottom w:val="single" w:sz="4" w:space="0" w:color="auto"/>
              <w:right w:val="single" w:sz="4" w:space="0" w:color="auto"/>
            </w:tcBorders>
          </w:tcPr>
          <w:p w14:paraId="52E6D516" w14:textId="2E51E277" w:rsidR="00E3676F" w:rsidRPr="001E7A27" w:rsidRDefault="00E3676F" w:rsidP="005C7F25">
            <w:pPr>
              <w:pStyle w:val="AR6Table"/>
              <w:rPr>
                <w:lang w:val="en-GB"/>
              </w:rPr>
            </w:pPr>
            <w:r w:rsidRPr="001E7A27">
              <w:rPr>
                <w:lang w:val="en-GB"/>
              </w:rPr>
              <w:t>Ocean fertili</w:t>
            </w:r>
            <w:ins w:id="6404" w:author="Soapbox" w:date="2021-07-16T10:15:00Z">
              <w:r w:rsidR="00953844" w:rsidRPr="001E7A27">
                <w:rPr>
                  <w:lang w:val="en-GB"/>
                </w:rPr>
                <w:t>z</w:t>
              </w:r>
            </w:ins>
            <w:del w:id="6405" w:author="Soapbox" w:date="2021-07-16T10:15:00Z">
              <w:r w:rsidRPr="001E7A27" w:rsidDel="00953844">
                <w:rPr>
                  <w:lang w:val="en-GB"/>
                </w:rPr>
                <w:delText>s</w:delText>
              </w:r>
            </w:del>
            <w:r w:rsidRPr="001E7A27">
              <w:rPr>
                <w:lang w:val="en-GB"/>
              </w:rPr>
              <w:t>ation</w:t>
            </w:r>
          </w:p>
          <w:p w14:paraId="7C8984A8" w14:textId="77777777" w:rsidR="00E3676F" w:rsidRPr="001E7A27" w:rsidRDefault="00E3676F" w:rsidP="005C7F25">
            <w:pPr>
              <w:pStyle w:val="AR6Table"/>
              <w:rPr>
                <w:lang w:val="en-GB"/>
              </w:rPr>
            </w:pPr>
            <w:r w:rsidRPr="001E7A27">
              <w:rPr>
                <w:lang w:val="en-GB"/>
              </w:rPr>
              <w:t>(5.6.2.2.2)</w:t>
            </w:r>
          </w:p>
        </w:tc>
        <w:tc>
          <w:tcPr>
            <w:tcW w:w="1615" w:type="dxa"/>
            <w:tcBorders>
              <w:top w:val="single" w:sz="4" w:space="0" w:color="auto"/>
              <w:left w:val="single" w:sz="4" w:space="0" w:color="auto"/>
              <w:bottom w:val="single" w:sz="4" w:space="0" w:color="auto"/>
              <w:right w:val="single" w:sz="4" w:space="0" w:color="auto"/>
            </w:tcBorders>
          </w:tcPr>
          <w:p w14:paraId="42B30ECD" w14:textId="04131659" w:rsidR="00E3676F" w:rsidRPr="001E7A27" w:rsidRDefault="00E3676F" w:rsidP="005C7F25">
            <w:pPr>
              <w:pStyle w:val="AR6Table"/>
              <w:rPr>
                <w:lang w:val="en-GB"/>
              </w:rPr>
            </w:pPr>
            <w:r w:rsidRPr="001E7A27">
              <w:rPr>
                <w:lang w:val="en-GB"/>
              </w:rPr>
              <w:t>Biological</w:t>
            </w:r>
            <w:del w:id="6406" w:author="Ian Blenkinsop" w:date="2021-07-28T11:06:00Z">
              <w:r w:rsidRPr="001E7A27" w:rsidDel="00C77990">
                <w:rPr>
                  <w:lang w:val="en-GB"/>
                </w:rPr>
                <w:delText xml:space="preserve"> </w:delText>
              </w:r>
            </w:del>
            <w:r w:rsidRPr="001E7A27">
              <w:rPr>
                <w:lang w:val="en-GB"/>
              </w:rPr>
              <w:t>/ organic</w:t>
            </w:r>
          </w:p>
        </w:tc>
        <w:tc>
          <w:tcPr>
            <w:tcW w:w="1220" w:type="dxa"/>
            <w:tcBorders>
              <w:top w:val="single" w:sz="4" w:space="0" w:color="auto"/>
              <w:left w:val="single" w:sz="4" w:space="0" w:color="auto"/>
              <w:bottom w:val="single" w:sz="4" w:space="0" w:color="auto"/>
              <w:right w:val="single" w:sz="4" w:space="0" w:color="auto"/>
            </w:tcBorders>
          </w:tcPr>
          <w:p w14:paraId="6A4BAC5B" w14:textId="57DD2B2B" w:rsidR="00E3676F" w:rsidRPr="001E7A27" w:rsidRDefault="00E3676F" w:rsidP="005C7F25">
            <w:pPr>
              <w:pStyle w:val="AR6Table"/>
              <w:rPr>
                <w:lang w:val="en-GB"/>
              </w:rPr>
            </w:pPr>
            <w:r w:rsidRPr="001E7A27">
              <w:rPr>
                <w:lang w:val="en-GB"/>
              </w:rPr>
              <w:t>Fertili</w:t>
            </w:r>
            <w:ins w:id="6407" w:author="Soapbox" w:date="2021-07-16T10:15:00Z">
              <w:r w:rsidR="00953844" w:rsidRPr="001E7A27">
                <w:rPr>
                  <w:lang w:val="en-GB"/>
                </w:rPr>
                <w:t>z</w:t>
              </w:r>
            </w:ins>
            <w:del w:id="6408" w:author="Soapbox" w:date="2021-07-16T10:15:00Z">
              <w:r w:rsidRPr="001E7A27" w:rsidDel="00953844">
                <w:rPr>
                  <w:lang w:val="en-GB"/>
                </w:rPr>
                <w:delText>s</w:delText>
              </w:r>
            </w:del>
            <w:r w:rsidRPr="001E7A27">
              <w:rPr>
                <w:lang w:val="en-GB"/>
              </w:rPr>
              <w:t>e upper ocean with micro (Fe) and macronutrients (N, P) to increase phytoplankton photosynthesis and biomass and deep ocean carbon storage through the biological pump</w:t>
            </w:r>
          </w:p>
        </w:tc>
        <w:tc>
          <w:tcPr>
            <w:tcW w:w="974" w:type="dxa"/>
            <w:tcBorders>
              <w:top w:val="single" w:sz="4" w:space="0" w:color="auto"/>
              <w:left w:val="single" w:sz="4" w:space="0" w:color="auto"/>
              <w:bottom w:val="single" w:sz="4" w:space="0" w:color="auto"/>
              <w:right w:val="single" w:sz="4" w:space="0" w:color="auto"/>
            </w:tcBorders>
          </w:tcPr>
          <w:p w14:paraId="74200FBF" w14:textId="77777777" w:rsidR="00E3676F" w:rsidRPr="001E7A27" w:rsidRDefault="00E3676F" w:rsidP="005C7F25">
            <w:pPr>
              <w:pStyle w:val="AR6Table"/>
              <w:rPr>
                <w:lang w:val="en-GB"/>
              </w:rPr>
            </w:pPr>
            <w:r w:rsidRPr="001E7A27">
              <w:rPr>
                <w:lang w:val="en-GB"/>
              </w:rPr>
              <w:t>Decades to millennia</w:t>
            </w:r>
          </w:p>
          <w:commentRangeStart w:id="6409"/>
          <w:p w14:paraId="0D0919C9" w14:textId="0A2036FC" w:rsidR="00E3676F" w:rsidRPr="001E7A27" w:rsidRDefault="00E3676F" w:rsidP="005C7F25">
            <w:pPr>
              <w:pStyle w:val="AR6Table"/>
              <w:rPr>
                <w:lang w:val="en-GB"/>
              </w:rPr>
            </w:pPr>
            <w:r w:rsidRPr="001E7A27">
              <w:rPr>
                <w:lang w:val="en-GB"/>
              </w:rPr>
              <w:fldChar w:fldCharType="begin" w:fldLock="1"/>
            </w:r>
            <w:r w:rsidR="00747167" w:rsidRPr="001E7A27">
              <w:rPr>
                <w:lang w:val="en-GB"/>
              </w:rPr>
              <w:instrText>ADDIN CSL_CITATION { "citationItems" : [ { "id" : "ITEM-1", "itemData" : { "DOI" : "10.5194/bg-7-4017-2010", "ISSN" : "1726-4189", "abstract" : "Abstract. Recent suggestions to slow down the increase in atmospheric carbon dioxide have included ocean fertilization by addition of the micronutrient iron to Southern Ocean surface waters, where a number of natural and artificial iron fertilization experiments have shown that low ambient iron concentrations limit phytoplankton growth. Using a coupled carbon-climate model with the marine biology's response to iron addition calibrated against data from natural iron fertilization experiments, we examine biogeochemical side effects of a hypothetical large-scale Southern Ocean Iron Fertilization (OIF) that need to be considered when attempting to account for possible OIF-induced carbon offsets. In agreement with earlier studies our model simulates an OIF-induced increase in local air-sea CO2 fluxes by about 73 GtC over a 100-year period, which amounts to about 48% of the OIF-induced increase in organic carbon export out of the fertilized area. Offsetting CO2 return fluxes outside the region and after stopping the fertilization at 1, 7, 10, 50, and 100 years are quantified for a typical accounting period of 100 years. For continuous Southern Ocean iron fertilization, the CO2 return flux outside the fertilized area cancels about 20% of the fertilization-induced CO2 air-sea flux within the fertilized area on a 100-yr timescale. This \"leakage\" effect has a radiative impact more than twice as large as the simulated enhancement of marine N2O emissions. Other side effects not yet discussed in terms of accounting schemes include a decrease in Southern Ocean oxygen levels and a simultaneous shrinking of tropical suboxic areas, and accelerated ocean acidification in the entire water column in the Southern Ocean at the expense of reduced globally-averaged surface-water acidification. A prudent approach to account for the OIF-induced carbon sequestration would account for global air-sea CO2 fluxes rather than for local fluxes into the fertilized area only. However, according to our model, this would underestimate the potential for offsetting CO2 emissions by about 20% on a 100 year accounting timescale. We suggest that a fair accounting scheme applicable to both terrestrial and marine carbon sequestration has to be based on emission offsets rather than on changes in individual carbon pools.", "author" : [ { "dropping-particle" : "", "family" : "Oschlies", "given" : "A.", "non-dropping-particle" : "", "parse-names" : false, "suffix" : "" }, { "dropping-particle" : "", "family" : "Koeve", "given" : "W.", "non-dropping-particle" : "", "parse-names" : false, "suffix" : "" }, { "dropping-particle" : "", "family" : "Rickels", "given" : "W.", "non-dropping-particle" : "", "parse-names" : false, "suffix" : "" }, { "dropping-particle" : "", "family" : "Rehdanz", "given" : "K.", "non-dropping-particle" : "", "parse-names" : false, "suffix" : "" } ], "container-title" : "Biogeosciences", "id" : "ITEM-1", "issue" : "12", "issued" : { "date-parts" : [ [ "2010", "12", "17" ] ] }, "page" : "4017-4035", "title" : "Side effects and accounting aspects of hypothetical large-scale Southern Ocean iron fertilization", "translator" : [ { "dropping-particle" : "", "family" : "L6945", "given" : "", "non-dropping-particle" : "", "parse-names" : false, "suffix" : "" } ], "type" : "article-journal", "volume" : "7" }, "uris" : [ "http://www.mendeley.com/documents/?uuid=7fe84db1-5797-413f-a481-ae0094bf0c0b" ] }, { "id" : "ITEM-2", "itemData" : { "DOI" : "10.1002/2013GL058799", "ISSN" : "00948276", "abstract" : "Artificial ocean iron fertilization (OIF) enhances phytoplankton productivity and is being explored as a means of sequestering anthropogenic carbon within the deep ocean. To be considered successful, carbon should be exported from the surface ocean and isolated from the atmosphere for an extended period (e.g., the Intergovernmental Panel on Climate Change's standard 100 year time horizon). This study assesses the impact of deep circulation on carbon sequestered by OIF in the Southern Ocean, a high-nutrient low-chlorophyll region known to be iron stressed. A Lagrangian particle-tracking approach is employed to analyze water mass trajectories over a 100 year simulation. By the end of the experiment, for a sequestration depth of 1000 m, 66% of the carbon had been reexposed to the atmosphere, taking an average of 37.8 years. Upwelling occurs predominately within the Antarctic Circumpolar Current due to Ekman suction and topography. These results emphasize that successful OIF is dependent on the physical circulation, as well as the biogeochemistry.", "author" : [ { "dropping-particle" : "", "family" : "Robinson", "given" : "J", "non-dropping-particle" : "", "parse-names" : false, "suffix" : "" }, { "dropping-particle" : "", "family" : "Popova", "given" : "E E", "non-dropping-particle" : "", "parse-names" : false, "suffix" : "" }, { "dropping-particle" : "", "family" : "Yool", "given" : "A", "non-dropping-particle" : "", "parse-names" : false, "suffix" : "" }, { "dropping-particle" : "", "family" : "Srokosz", "given" : "M", "non-dropping-particle" : "", "parse-names" : false, "suffix" : "" }, { "dropping-particle" : "", "family" : "Lampitt", "given" : "R S", "non-dropping-particle" : "", "parse-names" : false, "suffix" : "" }, { "dropping-particle" : "", "family" : "Blundell", "given" : "J R", "non-dropping-particle" : "", "parse-names" : false, "suffix" : "" } ], "container-title" : "Geophysical Research Letters", "id" : "ITEM-2", "issue" : "7", "issued" : { "date-parts" : [ [ "2014", "4", "16" ] ] }, "page" : "2489-2495", "title" : "How deep is deep enough? Ocean iron fertilization and carbon sequestration in the Southern Ocean", "translator" : [ { "dropping-particle" : "", "family" : "L5230", "given" : "", "non-dropping-particle" : "", "parse-names" : false, "suffix" : "" } ], "type" : "article-journal", "volume" : "41" }, "uris" : [ "http://www.mendeley.com/documents/?uuid=a2d94685-c1fb-4070-aedb-d0e6af93b0f8" ] } ], "mendeley" : { "formattedCitation" : "(Oschlies et al., 2010a; Robinson et al., 2014)", "manualFormatting" : "(Oschlies et al., 2010; Robinson et al., 2014)", "plainTextFormattedCitation" : "(Oschlies et al., 2010a; Robinson et al., 2014)", "previouslyFormattedCitation" : "(Oschlies et al., 2010a; Robinson et al., 2014)" }, "properties" : { "noteIndex" : 0 }, "schema" : "https://github.com/citation-style-language/schema/raw/master/csl-citation.json" }</w:instrText>
            </w:r>
            <w:r w:rsidRPr="001E7A27">
              <w:rPr>
                <w:lang w:val="en-GB"/>
              </w:rPr>
              <w:fldChar w:fldCharType="separate"/>
            </w:r>
            <w:r w:rsidR="00025FA2" w:rsidRPr="001E7A27">
              <w:rPr>
                <w:noProof/>
                <w:lang w:val="en-GB"/>
              </w:rPr>
              <w:t>(Oschlies et al., 2010</w:t>
            </w:r>
            <w:ins w:id="6410" w:author="Robin Matthews" w:date="2021-06-17T18:44:00Z">
              <w:r w:rsidR="00FB245A" w:rsidRPr="001E7A27">
                <w:rPr>
                  <w:noProof/>
                  <w:lang w:val="en-GB"/>
                </w:rPr>
                <w:t>a</w:t>
              </w:r>
            </w:ins>
            <w:r w:rsidR="00025FA2" w:rsidRPr="001E7A27">
              <w:rPr>
                <w:noProof/>
                <w:lang w:val="en-GB"/>
              </w:rPr>
              <w:t>; Robinson et al., 2014)</w:t>
            </w:r>
            <w:r w:rsidRPr="001E7A27">
              <w:rPr>
                <w:lang w:val="en-GB"/>
              </w:rPr>
              <w:fldChar w:fldCharType="end"/>
            </w:r>
            <w:commentRangeEnd w:id="6409"/>
            <w:r w:rsidR="00025FA2" w:rsidRPr="001E7A27">
              <w:rPr>
                <w:rStyle w:val="CommentReference"/>
                <w:lang w:val="en-GB"/>
              </w:rPr>
              <w:commentReference w:id="6409"/>
            </w:r>
          </w:p>
        </w:tc>
        <w:tc>
          <w:tcPr>
            <w:tcW w:w="1113" w:type="dxa"/>
            <w:tcBorders>
              <w:top w:val="single" w:sz="4" w:space="0" w:color="auto"/>
              <w:left w:val="single" w:sz="4" w:space="0" w:color="auto"/>
              <w:bottom w:val="single" w:sz="4" w:space="0" w:color="auto"/>
              <w:right w:val="single" w:sz="4" w:space="0" w:color="auto"/>
            </w:tcBorders>
          </w:tcPr>
          <w:p w14:paraId="312EF030" w14:textId="4C59E4BF" w:rsidR="00E3676F" w:rsidRPr="001E7A27" w:rsidRDefault="00E3676F" w:rsidP="005C7F25">
            <w:pPr>
              <w:pStyle w:val="AR6Table"/>
              <w:rPr>
                <w:lang w:val="en-GB"/>
              </w:rPr>
            </w:pPr>
            <w:r w:rsidRPr="001E7A27">
              <w:rPr>
                <w:lang w:val="en-GB"/>
              </w:rPr>
              <w:t xml:space="preserve">Ocean stratification and circulation </w:t>
            </w:r>
            <w:r w:rsidRPr="001E7A27">
              <w:rPr>
                <w:lang w:val="en-GB"/>
              </w:rPr>
              <w:fldChar w:fldCharType="begin" w:fldLock="1"/>
            </w:r>
            <w:r w:rsidR="00747167" w:rsidRPr="001E7A27">
              <w:rPr>
                <w:lang w:val="en-GB"/>
              </w:rPr>
              <w:instrText>ADDIN CSL_CITATION { "citationItems" : [ { "id" : "ITEM-1", "itemData" : { "DOI" : "10.1002/2013GL058799", "ISSN" : "00948276", "abstract" : "Artificial ocean iron fertilization (OIF) enhances phytoplankton productivity and is being explored as a means of sequestering anthropogenic carbon within the deep ocean. To be considered successful, carbon should be exported from the surface ocean and isolated from the atmosphere for an extended period (e.g., the Intergovernmental Panel on Climate Change's standard 100 year time horizon). This study assesses the impact of deep circulation on carbon sequestered by OIF in the Southern Ocean, a high-nutrient low-chlorophyll region known to be iron stressed. A Lagrangian particle-tracking approach is employed to analyze water mass trajectories over a 100 year simulation. By the end of the experiment, for a sequestration depth of 1000 m, 66% of the carbon had been reexposed to the atmosphere, taking an average of 37.8 years. Upwelling occurs predominately within the Antarctic Circumpolar Current due to Ekman suction and topography. These results emphasize that successful OIF is dependent on the physical circulation, as well as the biogeochemistry.", "author" : [ { "dropping-particle" : "", "family" : "Robinson", "given" : "J", "non-dropping-particle" : "", "parse-names" : false, "suffix" : "" }, { "dropping-particle" : "", "family" : "Popova", "given" : "E E", "non-dropping-particle" : "", "parse-names" : false, "suffix" : "" }, { "dropping-particle" : "", "family" : "Yool", "given" : "A", "non-dropping-particle" : "", "parse-names" : false, "suffix" : "" }, { "dropping-particle" : "", "family" : "Srokosz", "given" : "M", "non-dropping-particle" : "", "parse-names" : false, "suffix" : "" }, { "dropping-particle" : "", "family" : "Lampitt", "given" : "R S", "non-dropping-particle" : "", "parse-names" : false, "suffix" : "" }, { "dropping-particle" : "", "family" : "Blundell", "given" : "J R", "non-dropping-particle" : "", "parse-names" : false, "suffix" : "" } ], "container-title" : "Geophysical Research Letters", "id" : "ITEM-1", "issue" : "7", "issued" : { "date-parts" : [ [ "2014", "4", "16" ] ] }, "page" : "2489-2495", "title" : "How deep is deep enough? Ocean iron fertilization and carbon sequestration in the Southern Ocean", "translator" : [ { "dropping-particle" : "", "family" : "L5230", "given" : "", "non-dropping-particle" : "", "parse-names" : false, "suffix" : "" } ], "type" : "article-journal", "volume" : "41" }, "uris" : [ "http://www.mendeley.com/documents/?uuid=a2d94685-c1fb-4070-aedb-d0e6af93b0f8" ] } ], "mendeley" : { "formattedCitation" : "(Robinson et al., 2014)", "manualFormatting" : "(Robinson et al., 2014)", "plainTextFormattedCitation" : "(Robinson et al., 2014)", "previouslyFormattedCitation" : "(Robinson et al., 2014)" }, "properties" : { "noteIndex" : 0 }, "schema" : "https://github.com/citation-style-language/schema/raw/master/csl-citation.json" }</w:instrText>
            </w:r>
            <w:r w:rsidRPr="001E7A27">
              <w:rPr>
                <w:lang w:val="en-GB"/>
              </w:rPr>
              <w:fldChar w:fldCharType="separate"/>
            </w:r>
            <w:r w:rsidR="00025FA2" w:rsidRPr="001E7A27">
              <w:rPr>
                <w:noProof/>
                <w:lang w:val="en-GB"/>
              </w:rPr>
              <w:t>(Robinson et al., 2014)</w:t>
            </w:r>
            <w:r w:rsidRPr="001E7A27">
              <w:rPr>
                <w:lang w:val="en-GB"/>
              </w:rPr>
              <w:fldChar w:fldCharType="end"/>
            </w:r>
            <w:r w:rsidRPr="001E7A27">
              <w:rPr>
                <w:lang w:val="en-GB"/>
              </w:rPr>
              <w:t>; efficiency of carbon sequestration in deep ocean</w:t>
            </w:r>
            <w:ins w:id="6411" w:author="Robin Matthews" w:date="2021-06-18T11:47:00Z">
              <w:r w:rsidR="00F0535B" w:rsidRPr="001E7A27">
                <w:rPr>
                  <w:rFonts w:cs="Times New Roman"/>
                  <w:lang w:val="en-GB"/>
                </w:rPr>
                <w:t xml:space="preserve"> </w:t>
              </w:r>
            </w:ins>
            <w:r w:rsidRPr="001E7A27">
              <w:rPr>
                <w:rStyle w:val="CommentReference"/>
                <w:rFonts w:cs="Times New Roman"/>
                <w:sz w:val="20"/>
                <w:szCs w:val="20"/>
                <w:lang w:val="en-GB" w:eastAsia="en-US"/>
              </w:rPr>
              <w:fldChar w:fldCharType="begin" w:fldLock="1"/>
            </w:r>
            <w:r w:rsidR="00747167" w:rsidRPr="001E7A27">
              <w:rPr>
                <w:rStyle w:val="CommentReference"/>
                <w:rFonts w:cs="Times New Roman"/>
                <w:sz w:val="20"/>
                <w:szCs w:val="20"/>
                <w:lang w:val="en-GB" w:eastAsia="en-US"/>
              </w:rPr>
              <w:instrText>ADDIN CSL_CITATION { "citationItems" : [ { "id" : "ITEM-1", "itemData" : { "DOI" : "10.5194/bg-15-5847-2018", "ISSN" : "1726-4189", "abstract" : "Abstract. Since the start of the industrial revolution, human activities have caused a rapid increase in atmospheric carbon dioxide (CO2) concentrations, which have, in turn, had an impact on climate leading to global warming and ocean acidification. Various approaches have been proposed to reduce atmospheric CO2. The Martin (or iron) hypothesis suggests that ocean iron fertilization (OIF) could be an effective method for stimulating oceanic carbon sequestration through the biological pump in iron-limited, high-nutrient, low-chlorophyll (HNLC) regions. To test the Martin hypothesis, 13 artificial OIF (aOIF) experiments have been performed since 1990 in HNLC regions. These aOIF field experiments have demonstrated that primary production (PP) can be significantly enhanced by the artificial addition of iron. However, except in the Southern Ocean (SO) European Iron Fertilization Experiment (EIFEX), no significant change in the effectiveness of aOIF (i.e., the amount of iron-induced carbon export flux below the winter mixed layer depth, MLD) has been detected. These results, including possible side effects, have been debated amongst those who support and oppose aOIF experimentation, and many questions concerning the effectiveness of scientific aOIF, environmental side effects, and international aOIF law frameworks remain. In the context of increasing global and political concerns associated with climate change, it is valuable to examine the validity and usefulness of the aOIF experiments. Furthermore, it is logical to carry out such experiments because they allow one to study how plankton-based ecosystems work by providing insight into mechanisms operating in real time and under in situ conditions. To maximize the effectiveness of aOIF experiments under international aOIF regulations in the future, we therefore suggest a design that incorporates several components. (1) Experiments conducted in the center of an eddy structure when grazing pressure is low and silicate levels are high (e.g., in the SO south of the polar front during early summer). (2) Shipboard observations extending over a minimum of \u223c40 days, with multiple iron injections (at least two or three iron infusions of \u223c2000kg with an interval of \u223c10\u201315 days to fertilize a patch of 300km2 and obtain a \u223c2nM concentration). (3) Tracing of the iron-fertilized patch using both physical (e.g., a drifting buoy) and biogeochemical (e.g., sulfur hexafluoride, photosynthetic quantum efficiency, and partial p\u2026", "author" : [ { "dropping-particle" : "", "family" : "Yoon", "given" : "Joo-Eun", "non-dropping-particle" : "", "parse-names" : false, "suffix" : "" }, { "dropping-particle" : "", "family" : "Yoo", "given" : "Kyu-Cheul", "non-dropping-particle" : "", "parse-names" : false, "suffix" : "" }, { "dropping-particle" : "", "family" : "Macdonald", "given" : "Alison M.", "non-dropping-particle" : "", "parse-names" : false, "suffix" : "" }, { "dropping-particle" : "", "family" : "Yoon", "given" : "Ho-Il", "non-dropping-particle" : "", "parse-names" : false, "suffix" : "" }, { "dropping-particle" : "", "family" : "Park", "given" : "Ki-Tae", "non-dropping-particle" : "", "parse-names" : false, "suffix" : "" }, { "dropping-particle" : "", "family" : "Yang", "given" : "Eun Jin", "non-dropping-particle" : "", "parse-names" : false, "suffix" : "" }, { "dropping-particle" : "", "family" : "Kim", "given" : "Hyun-Cheol", "non-dropping-particle" : "", "parse-names" : false, "suffix" : "" }, { "dropping-particle" : "Il", "family" : "Lee", "given" : "Jae", "non-dropping-particle" : "", "parse-names" : false, "suffix" : "" }, { "dropping-particle" : "", "family" : "Lee", "given" : "Min Kyung", "non-dropping-particle" : "", "parse-names" : false, "suffix" : "" }, { "dropping-particle" : "", "family" : "Jung", "given" : "Jinyoung", "non-dropping-particle" : "", "parse-names" : false, "suffix" : "" }, { "dropping-particle" : "", "family" : "Park", "given" : "Jisoo", "non-dropping-particle" : "", "parse-names" : false, "suffix" : "" }, { "dropping-particle" : "", "family" : "Lee", "given" : "Jiyoung", "non-dropping-particle" : "", "parse-names" : false, "suffix" : "" }, { "dropping-particle" : "", "family" : "Kim", "given" : "Soyeon", "non-dropping-particle" : "", "parse-names" : false, "suffix" : "" }, { "dropping-particle" : "", "family" : "Kim", "given" : "Seong-Su", "non-dropping-particle" : "", "parse-names" : false, "suffix" : "" }, { "dropping-particle" : "", "family" : "Kim", "given" : "Kitae", "non-dropping-particle" : "", "parse-names" : false, "suffix" : "" }, { "dropping-particle" : "", "family" : "Kim", "given" : "Il-Nam", "non-dropping-particle" : "", "parse-names" : false, "suffix" : "" } ], "container-title" : "Biogeosciences", "id" : "ITEM-1", "issue" : "19", "issued" : { "date-parts" : [ [ "2018", "10", "5" ] ] }, "page" : "5847-5889", "title" : "Reviews and syntheses: Ocean iron fertilization experiments \u2013 past, present, and future looking to a future Korean Iron Fertilization Experiment in the Southern Ocean (KIFES) project", "translator" : [ { "dropping-particle" : "", "family" : "L5232", "given" : "", "non-dropping-particle" : "", "parse-names" : false, "suffix" : "" } ], "type" : "article-journal", "volume" : "15" }, "uris" : [ "http://www.mendeley.com/documents/?uuid=f15672a8-e19f-49c0-a39c-b118ed866f37" ] } ], "mendeley" : { "formattedCitation" : "(Yoon et al., 2018)", "plainTextFormattedCitation" : "(Yoon et al., 2018)", "previouslyFormattedCitation" : "(Yoon et al., 2018)" }, "properties" : { "noteIndex" : 0 }, "schema" : "https://github.com/citation-style-language/schema/raw/master/csl-citation.json" }</w:instrText>
            </w:r>
            <w:r w:rsidRPr="001E7A27">
              <w:rPr>
                <w:rStyle w:val="CommentReference"/>
                <w:rFonts w:cs="Times New Roman"/>
                <w:sz w:val="20"/>
                <w:szCs w:val="20"/>
                <w:lang w:val="en-GB" w:eastAsia="en-US"/>
              </w:rPr>
              <w:fldChar w:fldCharType="separate"/>
            </w:r>
            <w:r w:rsidR="00025FA2" w:rsidRPr="001E7A27">
              <w:rPr>
                <w:rStyle w:val="CommentReference"/>
                <w:rFonts w:cs="Times New Roman"/>
                <w:noProof/>
                <w:sz w:val="20"/>
                <w:szCs w:val="20"/>
                <w:lang w:val="en-GB" w:eastAsia="en-US"/>
              </w:rPr>
              <w:t>(Yoon et al., 2018)</w:t>
            </w:r>
            <w:r w:rsidRPr="001E7A27">
              <w:rPr>
                <w:rStyle w:val="CommentReference"/>
                <w:rFonts w:cs="Times New Roman"/>
                <w:sz w:val="20"/>
                <w:szCs w:val="20"/>
                <w:lang w:val="en-GB" w:eastAsia="en-US"/>
              </w:rPr>
              <w:fldChar w:fldCharType="end"/>
            </w:r>
          </w:p>
        </w:tc>
        <w:tc>
          <w:tcPr>
            <w:tcW w:w="2010" w:type="dxa"/>
            <w:tcBorders>
              <w:top w:val="single" w:sz="4" w:space="0" w:color="auto"/>
              <w:left w:val="single" w:sz="4" w:space="0" w:color="auto"/>
              <w:bottom w:val="single" w:sz="4" w:space="0" w:color="auto"/>
              <w:right w:val="single" w:sz="4" w:space="0" w:color="auto"/>
            </w:tcBorders>
          </w:tcPr>
          <w:p w14:paraId="70C135CE" w14:textId="4067FE80" w:rsidR="00E3676F" w:rsidRPr="001E7A27" w:rsidRDefault="00E3676F" w:rsidP="005C7F25">
            <w:pPr>
              <w:pStyle w:val="AR6Table"/>
              <w:rPr>
                <w:lang w:val="en-GB"/>
              </w:rPr>
            </w:pPr>
            <w:r w:rsidRPr="001E7A27">
              <w:rPr>
                <w:lang w:val="en-GB"/>
              </w:rPr>
              <w:t xml:space="preserve">Uncertain </w:t>
            </w:r>
            <w:r w:rsidRPr="001E7A27">
              <w:rPr>
                <w:lang w:val="en-GB"/>
              </w:rPr>
              <w:fldChar w:fldCharType="begin" w:fldLock="1"/>
            </w:r>
            <w:r w:rsidR="00747167" w:rsidRPr="001E7A27">
              <w:rPr>
                <w:lang w:val="en-GB"/>
              </w:rPr>
              <w:instrText>ADDIN CSL_CITATION { "citationItems" : [ { "id" : "ITEM-1", "itemData" : { "DOI" : "10.1038/ncomms4304", "ISSN" : "2041-1723", "abstract" : "The realization that mitigation efforts to reduce carbon dioxide emissions have, until now, been relatively ineffective has led to an increasing interest in climate engineering as a possible means of preventing the potentially catastrophic consequences of climate change. While many studies have addressed the potential effectiveness of individual methods there have been few attempts to compare them. Here we use an Earth system model to compare the effectiveness and side effects of afforestation, artificial ocean upwelling, ocean iron fertilization, ocean alkalinization and solar radiation management during a high carbon dioxide-emission scenario. We find that even when applied continuously and at scales as large as currently deemed possible, all methods are, individually, either relatively ineffective with limited (&lt;8%) warming reductions, or they have potentially severe side effects and cannot be stopped without causing rapid climate change. Our simulations suggest that the potential for these types of climate engineering to make up for failed mitigation may be very limited.", "author" : [ { "dropping-particle" : "", "family" : "Keller", "given" : "David P", "non-dropping-particle" : "", "parse-names" : false, "suffix" : "" }, { "dropping-particle" : "", "family" : "Feng", "given" : "Ellias Y", "non-dropping-particle" : "", "parse-names" : false, "suffix" : "" }, { "dropping-particle" : "", "family" : "Oschlies", "given" : "Andreas", "non-dropping-particle" : "", "parse-names" : false, "suffix" : "" } ], "container-title" : "Nature Communications", "id" : "ITEM-1", "issue" : "1", "issued" : { "date-parts" : [ [ "2014", "12", "25" ] ] }, "page" : "3304", "title" : "Potential climate engineering effectiveness and side effects during a high carbon dioxide-emission scenario", "translator" : [ { "dropping-particle" : "", "family" : "L4294", "given" : "", "non-dropping-particle" : "", "parse-names" : false, "suffix" : "" } ], "type" : "article-journal", "volume" : "5" }, "uris" : [ "http://www.mendeley.com/documents/?uuid=da0f55f6-5f45-4704-9c0b-1d248b5afc4a" ] } ], "mendeley" : { "formattedCitation" : "(Keller et al., 2014)", "plainTextFormattedCitation" : "(Keller et al., 2014)", "previouslyFormattedCitation" : "(Keller et al., 2014)" }, "properties" : { "noteIndex" : 0 }, "schema" : "https://github.com/citation-style-language/schema/raw/master/csl-citation.json" }</w:instrText>
            </w:r>
            <w:r w:rsidRPr="001E7A27">
              <w:rPr>
                <w:lang w:val="en-GB"/>
              </w:rPr>
              <w:fldChar w:fldCharType="separate"/>
            </w:r>
            <w:r w:rsidR="00025FA2" w:rsidRPr="001E7A27">
              <w:rPr>
                <w:noProof/>
                <w:lang w:val="en-GB"/>
              </w:rPr>
              <w:t>(Keller et al., 2014)</w:t>
            </w:r>
            <w:r w:rsidRPr="001E7A27">
              <w:rPr>
                <w:lang w:val="en-GB"/>
              </w:rPr>
              <w:fldChar w:fldCharType="end"/>
            </w:r>
          </w:p>
        </w:tc>
      </w:tr>
      <w:tr w:rsidR="00E3676F" w:rsidRPr="001E7A27" w14:paraId="392595EE" w14:textId="77777777" w:rsidTr="00E3676F">
        <w:tc>
          <w:tcPr>
            <w:tcW w:w="1305" w:type="dxa"/>
            <w:vMerge/>
            <w:tcBorders>
              <w:left w:val="single" w:sz="4" w:space="0" w:color="auto"/>
              <w:right w:val="single" w:sz="4" w:space="0" w:color="auto"/>
            </w:tcBorders>
            <w:vAlign w:val="center"/>
          </w:tcPr>
          <w:p w14:paraId="313450AD" w14:textId="77777777" w:rsidR="00E3676F" w:rsidRPr="001E7A27" w:rsidRDefault="00E3676F" w:rsidP="005C7F25">
            <w:pPr>
              <w:pStyle w:val="AR6Table"/>
              <w:rPr>
                <w:lang w:val="en-GB"/>
              </w:rPr>
            </w:pPr>
          </w:p>
        </w:tc>
        <w:tc>
          <w:tcPr>
            <w:tcW w:w="1384" w:type="dxa"/>
            <w:tcBorders>
              <w:top w:val="single" w:sz="4" w:space="0" w:color="auto"/>
              <w:left w:val="single" w:sz="4" w:space="0" w:color="auto"/>
              <w:bottom w:val="single" w:sz="4" w:space="0" w:color="auto"/>
              <w:right w:val="single" w:sz="4" w:space="0" w:color="auto"/>
            </w:tcBorders>
          </w:tcPr>
          <w:p w14:paraId="3F07DD0E" w14:textId="77777777" w:rsidR="00E3676F" w:rsidRPr="001E7A27" w:rsidRDefault="00E3676F" w:rsidP="005C7F25">
            <w:pPr>
              <w:pStyle w:val="AR6Table"/>
              <w:rPr>
                <w:lang w:val="en-GB"/>
              </w:rPr>
            </w:pPr>
            <w:r w:rsidRPr="001E7A27">
              <w:rPr>
                <w:lang w:val="en-GB"/>
              </w:rPr>
              <w:t>Artificial ocean upwelling</w:t>
            </w:r>
          </w:p>
          <w:p w14:paraId="2BB8449E" w14:textId="77777777" w:rsidR="00E3676F" w:rsidRPr="001E7A27" w:rsidRDefault="00E3676F" w:rsidP="005C7F25">
            <w:pPr>
              <w:pStyle w:val="AR6Table"/>
              <w:rPr>
                <w:lang w:val="en-GB"/>
              </w:rPr>
            </w:pPr>
            <w:r w:rsidRPr="001E7A27">
              <w:rPr>
                <w:lang w:val="en-GB"/>
              </w:rPr>
              <w:t>(5.6.2.2.2)</w:t>
            </w:r>
          </w:p>
          <w:p w14:paraId="572D35C4" w14:textId="77777777" w:rsidR="00E3676F" w:rsidRPr="001E7A27" w:rsidRDefault="00E3676F" w:rsidP="005C7F25">
            <w:pPr>
              <w:pStyle w:val="AR6Table"/>
              <w:rPr>
                <w:lang w:val="en-GB"/>
              </w:rPr>
            </w:pPr>
          </w:p>
        </w:tc>
        <w:tc>
          <w:tcPr>
            <w:tcW w:w="1615" w:type="dxa"/>
            <w:tcBorders>
              <w:top w:val="single" w:sz="4" w:space="0" w:color="auto"/>
              <w:left w:val="single" w:sz="4" w:space="0" w:color="auto"/>
              <w:bottom w:val="single" w:sz="4" w:space="0" w:color="auto"/>
              <w:right w:val="single" w:sz="4" w:space="0" w:color="auto"/>
            </w:tcBorders>
          </w:tcPr>
          <w:p w14:paraId="7C748E45" w14:textId="77777777" w:rsidR="00E3676F" w:rsidRPr="001E7A27" w:rsidRDefault="00E3676F" w:rsidP="005C7F25">
            <w:pPr>
              <w:pStyle w:val="AR6Table"/>
              <w:rPr>
                <w:lang w:val="en-GB"/>
              </w:rPr>
            </w:pPr>
            <w:r w:rsidRPr="001E7A27">
              <w:rPr>
                <w:lang w:val="en-GB"/>
              </w:rPr>
              <w:t>Biological / organic</w:t>
            </w:r>
          </w:p>
        </w:tc>
        <w:tc>
          <w:tcPr>
            <w:tcW w:w="1220" w:type="dxa"/>
            <w:tcBorders>
              <w:top w:val="single" w:sz="4" w:space="0" w:color="auto"/>
              <w:left w:val="single" w:sz="4" w:space="0" w:color="auto"/>
              <w:bottom w:val="single" w:sz="4" w:space="0" w:color="auto"/>
              <w:right w:val="single" w:sz="4" w:space="0" w:color="auto"/>
            </w:tcBorders>
          </w:tcPr>
          <w:p w14:paraId="1E82E6C1" w14:textId="77777777" w:rsidR="00E3676F" w:rsidRPr="001E7A27" w:rsidRDefault="00E3676F" w:rsidP="005C7F25">
            <w:pPr>
              <w:pStyle w:val="AR6Table"/>
              <w:rPr>
                <w:lang w:val="en-GB"/>
              </w:rPr>
            </w:pPr>
            <w:r w:rsidRPr="001E7A27">
              <w:rPr>
                <w:lang w:val="en-GB"/>
              </w:rPr>
              <w:t>Pump nutrient-rich deep ocean water to the surface to increase carbon uptake and storage through the biological pump.</w:t>
            </w:r>
          </w:p>
        </w:tc>
        <w:tc>
          <w:tcPr>
            <w:tcW w:w="974" w:type="dxa"/>
            <w:tcBorders>
              <w:top w:val="single" w:sz="4" w:space="0" w:color="auto"/>
              <w:left w:val="single" w:sz="4" w:space="0" w:color="auto"/>
              <w:bottom w:val="single" w:sz="4" w:space="0" w:color="auto"/>
              <w:right w:val="single" w:sz="4" w:space="0" w:color="auto"/>
            </w:tcBorders>
          </w:tcPr>
          <w:p w14:paraId="1EDB2CFE" w14:textId="0E8CAEA3" w:rsidR="00E3676F" w:rsidRPr="001E7A27" w:rsidRDefault="00E3676F" w:rsidP="005C7F25">
            <w:pPr>
              <w:pStyle w:val="AR6Table"/>
              <w:rPr>
                <w:lang w:val="en-GB"/>
              </w:rPr>
            </w:pPr>
            <w:r w:rsidRPr="001E7A27">
              <w:rPr>
                <w:lang w:val="en-GB"/>
              </w:rPr>
              <w:t xml:space="preserve">Centuries to millennia </w:t>
            </w:r>
            <w:r w:rsidRPr="001E7A27">
              <w:rPr>
                <w:lang w:val="en-GB"/>
              </w:rPr>
              <w:fldChar w:fldCharType="begin" w:fldLock="1"/>
            </w:r>
            <w:r w:rsidR="00176897" w:rsidRPr="001E7A27">
              <w:rPr>
                <w:lang w:val="en-GB"/>
              </w:rPr>
              <w:instrText>ADDIN CSL_CITATION { "citationItems" : [ { "id" : "ITEM-1", "itemData" : { "DOI" : "10.1029/2009GL041961", "ISSN" : "00948276", "author" : [ { "dropping-particle" : "", "family" : "Oschlies", "given" : "Andreas", "non-dropping-particle" : "", "parse-names" : false, "suffix" : "" }, { "dropping-particle" : "", "family" : "Pahlow", "given" : "M.", "non-dropping-particle" : "", "parse-names" : false, "suffix" : "" }, { "dropping-particle" : "", "family" : "Yool", "given" : "A.", "non-dropping-particle" : "", "parse-names" : false, "suffix" : "" }, { "dropping-particle" : "", "family" : "Matear", "given" : "R. J.", "non-dropping-particle" : "", "parse-names" : false, "suffix" : "" } ], "container-title" : "Geophysical Research Letters", "id" : "ITEM-1", "issue" : "4", "issued" : { "date-parts" : [ [ "2010", "2" ] ] }, "page" : "L04701", "title" : "Climate engineering by artificial ocean upwelling: Channelling the sorcerer's apprentice", "translator" : [ { "dropping-particle" : "", "family" : "L3359", "given" : "", "non-dropping-particle" : "", "parse-names" : false, "suffix" : "" } ], "type" : "article-journal", "volume" : "37" }, "uris" : [ "http://www.mendeley.com/documents/?uuid=0318f678-56c9-463e-8304-e7805e045169" ] } ], "mendeley" : { "formattedCitation" : "(Oschlies et al., 2010b)", "plainTextFormattedCitation" : "(Oschlies et al., 2010b)", "previouslyFormattedCitation" : "(Oschlies et al., 2010b)" }, "properties" : { "noteIndex" : 0 }, "schema" : "https://github.com/citation-style-language/schema/raw/master/csl-citation.json" }</w:instrText>
            </w:r>
            <w:r w:rsidRPr="001E7A27">
              <w:rPr>
                <w:lang w:val="en-GB"/>
              </w:rPr>
              <w:fldChar w:fldCharType="separate"/>
            </w:r>
            <w:r w:rsidR="00025FA2" w:rsidRPr="001E7A27">
              <w:rPr>
                <w:noProof/>
                <w:lang w:val="en-GB"/>
              </w:rPr>
              <w:t>(Oschlies et al., 2010b)</w:t>
            </w:r>
            <w:r w:rsidRPr="001E7A27">
              <w:rPr>
                <w:lang w:val="en-GB"/>
              </w:rPr>
              <w:fldChar w:fldCharType="end"/>
            </w:r>
          </w:p>
        </w:tc>
        <w:tc>
          <w:tcPr>
            <w:tcW w:w="1113" w:type="dxa"/>
            <w:tcBorders>
              <w:top w:val="single" w:sz="4" w:space="0" w:color="auto"/>
              <w:left w:val="single" w:sz="4" w:space="0" w:color="auto"/>
              <w:bottom w:val="single" w:sz="4" w:space="0" w:color="auto"/>
              <w:right w:val="single" w:sz="4" w:space="0" w:color="auto"/>
            </w:tcBorders>
          </w:tcPr>
          <w:p w14:paraId="5959CC90" w14:textId="7CA70C4E" w:rsidR="00E3676F" w:rsidRPr="001E7A27" w:rsidRDefault="00E3676F" w:rsidP="005C7F25">
            <w:pPr>
              <w:pStyle w:val="AR6Table"/>
              <w:rPr>
                <w:lang w:val="en-GB"/>
              </w:rPr>
            </w:pPr>
            <w:r w:rsidRPr="001E7A27">
              <w:rPr>
                <w:lang w:val="en-GB"/>
              </w:rPr>
              <w:t xml:space="preserve">Ocean circulation; </w:t>
            </w:r>
            <w:ins w:id="6412" w:author="Soapbox" w:date="2021-07-22T10:27:00Z">
              <w:r w:rsidR="00923628" w:rsidRPr="001E7A27">
                <w:rPr>
                  <w:lang w:val="en-GB"/>
                </w:rPr>
                <w:t xml:space="preserve">dissolved inorganic carbon </w:t>
              </w:r>
            </w:ins>
            <w:del w:id="6413" w:author="Soapbox" w:date="2021-07-22T10:27:00Z">
              <w:r w:rsidRPr="001E7A27" w:rsidDel="00923628">
                <w:rPr>
                  <w:lang w:val="en-GB"/>
                </w:rPr>
                <w:delText xml:space="preserve">DIC </w:delText>
              </w:r>
            </w:del>
            <w:r w:rsidRPr="001E7A27">
              <w:rPr>
                <w:lang w:val="en-GB"/>
              </w:rPr>
              <w:t xml:space="preserve">content of upwelled waters </w:t>
            </w:r>
            <w:r w:rsidRPr="001E7A27">
              <w:rPr>
                <w:lang w:val="en-GB"/>
              </w:rPr>
              <w:fldChar w:fldCharType="begin" w:fldLock="1"/>
            </w:r>
            <w:r w:rsidR="00176897" w:rsidRPr="001E7A27">
              <w:rPr>
                <w:lang w:val="en-GB"/>
              </w:rPr>
              <w:instrText>ADDIN CSL_CITATION { "citationItems" : [ { "id" : "ITEM-1", "itemData" : { "DOI" : "10.1029/2009GL041961", "ISSN" : "00948276", "author" : [ { "dropping-particle" : "", "family" : "Oschlies", "given" : "Andreas", "non-dropping-particle" : "", "parse-names" : false, "suffix" : "" }, { "dropping-particle" : "", "family" : "Pahlow", "given" : "M.", "non-dropping-particle" : "", "parse-names" : false, "suffix" : "" }, { "dropping-particle" : "", "family" : "Yool", "given" : "A.", "non-dropping-particle" : "", "parse-names" : false, "suffix" : "" }, { "dropping-particle" : "", "family" : "Matear", "given" : "R. J.", "non-dropping-particle" : "", "parse-names" : false, "suffix" : "" } ], "container-title" : "Geophysical Research Letters", "id" : "ITEM-1", "issue" : "4", "issued" : { "date-parts" : [ [ "2010", "2" ] ] }, "page" : "L04701", "title" : "Climate engineering by artificial ocean upwelling: Channelling the sorcerer's apprentice", "translator" : [ { "dropping-particle" : "", "family" : "L3359", "given" : "", "non-dropping-particle" : "", "parse-names" : false, "suffix" : "" } ], "type" : "article-journal", "volume" : "37" }, "uris" : [ "http://www.mendeley.com/documents/?uuid=0318f678-56c9-463e-8304-e7805e045169" ] } ], "mendeley" : { "formattedCitation" : "(Oschlies et al., 2010b)", "plainTextFormattedCitation" : "(Oschlies et al., 2010b)", "previouslyFormattedCitation" : "(Oschlies et al., 2010b)" }, "properties" : { "noteIndex" : 0 }, "schema" : "https://github.com/citation-style-language/schema/raw/master/csl-citation.json" }</w:instrText>
            </w:r>
            <w:r w:rsidRPr="001E7A27">
              <w:rPr>
                <w:lang w:val="en-GB"/>
              </w:rPr>
              <w:fldChar w:fldCharType="separate"/>
            </w:r>
            <w:r w:rsidR="00025FA2" w:rsidRPr="001E7A27">
              <w:rPr>
                <w:noProof/>
                <w:lang w:val="en-GB"/>
              </w:rPr>
              <w:t>(Oschlies et al., 2010b)</w:t>
            </w:r>
            <w:r w:rsidRPr="001E7A27">
              <w:rPr>
                <w:lang w:val="en-GB"/>
              </w:rPr>
              <w:fldChar w:fldCharType="end"/>
            </w:r>
          </w:p>
        </w:tc>
        <w:tc>
          <w:tcPr>
            <w:tcW w:w="2010" w:type="dxa"/>
            <w:tcBorders>
              <w:top w:val="single" w:sz="4" w:space="0" w:color="auto"/>
              <w:left w:val="single" w:sz="4" w:space="0" w:color="auto"/>
              <w:bottom w:val="single" w:sz="4" w:space="0" w:color="auto"/>
              <w:right w:val="single" w:sz="4" w:space="0" w:color="auto"/>
            </w:tcBorders>
          </w:tcPr>
          <w:p w14:paraId="6509844E" w14:textId="516C5BFD" w:rsidR="00E3676F" w:rsidRPr="001E7A27" w:rsidRDefault="00E3676F" w:rsidP="005C7F25">
            <w:pPr>
              <w:pStyle w:val="AR6Table"/>
              <w:rPr>
                <w:lang w:val="en-GB"/>
              </w:rPr>
            </w:pPr>
            <w:r w:rsidRPr="001E7A27">
              <w:rPr>
                <w:lang w:val="en-GB"/>
              </w:rPr>
              <w:t xml:space="preserve">Warming beyond temperatures experienced if artificial ocean upwelling had not been deployed </w:t>
            </w:r>
            <w:r w:rsidRPr="001E7A27">
              <w:rPr>
                <w:lang w:val="en-GB"/>
              </w:rPr>
              <w:fldChar w:fldCharType="begin" w:fldLock="1"/>
            </w:r>
            <w:r w:rsidR="00747167" w:rsidRPr="001E7A27">
              <w:rPr>
                <w:lang w:val="en-GB"/>
              </w:rPr>
              <w:instrText>ADDIN CSL_CITATION { "citationItems" : [ { "id" : "ITEM-1", "itemData" : { "DOI" : "10.1038/ncomms4304", "ISSN" : "2041-1723", "abstract" : "The realization that mitigation efforts to reduce carbon dioxide emissions have, until now, been relatively ineffective has led to an increasing interest in climate engineering as a possible means of preventing the potentially catastrophic consequences of climate change. While many studies have addressed the potential effectiveness of individual methods there have been few attempts to compare them. Here we use an Earth system model to compare the effectiveness and side effects of afforestation, artificial ocean upwelling, ocean iron fertilization, ocean alkalinization and solar radiation management during a high carbon dioxide-emission scenario. We find that even when applied continuously and at scales as large as currently deemed possible, all methods are, individually, either relatively ineffective with limited (&lt;8%) warming reductions, or they have potentially severe side effects and cannot be stopped without causing rapid climate change. Our simulations suggest that the potential for these types of climate engineering to make up for failed mitigation may be very limited.", "author" : [ { "dropping-particle" : "", "family" : "Keller", "given" : "David P", "non-dropping-particle" : "", "parse-names" : false, "suffix" : "" }, { "dropping-particle" : "", "family" : "Feng", "given" : "Ellias Y", "non-dropping-particle" : "", "parse-names" : false, "suffix" : "" }, { "dropping-particle" : "", "family" : "Oschlies", "given" : "Andreas", "non-dropping-particle" : "", "parse-names" : false, "suffix" : "" } ], "container-title" : "Nature Communications", "id" : "ITEM-1", "issue" : "1", "issued" : { "date-parts" : [ [ "2014", "12", "25" ] ] }, "page" : "3304", "title" : "Potential climate engineering effectiveness and side effects during a high carbon dioxide-emission scenario", "translator" : [ { "dropping-particle" : "", "family" : "L4294", "given" : "", "non-dropping-particle" : "", "parse-names" : false, "suffix" : "" } ], "type" : "article-journal", "volume" : "5" }, "uris" : [ "http://www.mendeley.com/documents/?uuid=da0f55f6-5f45-4704-9c0b-1d248b5afc4a" ] } ], "mendeley" : { "formattedCitation" : "(Keller et al., 2014)", "plainTextFormattedCitation" : "(Keller et al., 2014)", "previouslyFormattedCitation" : "(Keller et al., 2014)" }, "properties" : { "noteIndex" : 0 }, "schema" : "https://github.com/citation-style-language/schema/raw/master/csl-citation.json" }</w:instrText>
            </w:r>
            <w:r w:rsidRPr="001E7A27">
              <w:rPr>
                <w:lang w:val="en-GB"/>
              </w:rPr>
              <w:fldChar w:fldCharType="separate"/>
            </w:r>
            <w:r w:rsidR="00025FA2" w:rsidRPr="001E7A27">
              <w:rPr>
                <w:noProof/>
                <w:lang w:val="en-GB"/>
              </w:rPr>
              <w:t>(Keller et al., 2014)</w:t>
            </w:r>
            <w:r w:rsidRPr="001E7A27">
              <w:rPr>
                <w:lang w:val="en-GB"/>
              </w:rPr>
              <w:fldChar w:fldCharType="end"/>
            </w:r>
          </w:p>
        </w:tc>
      </w:tr>
      <w:tr w:rsidR="00E3676F" w:rsidRPr="001E7A27" w14:paraId="192101E5" w14:textId="77777777" w:rsidTr="00E3676F">
        <w:tc>
          <w:tcPr>
            <w:tcW w:w="1305" w:type="dxa"/>
            <w:vMerge/>
            <w:tcBorders>
              <w:left w:val="single" w:sz="4" w:space="0" w:color="auto"/>
              <w:bottom w:val="single" w:sz="4" w:space="0" w:color="auto"/>
              <w:right w:val="single" w:sz="4" w:space="0" w:color="auto"/>
            </w:tcBorders>
            <w:vAlign w:val="center"/>
          </w:tcPr>
          <w:p w14:paraId="71F58D05" w14:textId="77777777" w:rsidR="00E3676F" w:rsidRPr="001E7A27" w:rsidRDefault="00E3676F" w:rsidP="005C7F25">
            <w:pPr>
              <w:pStyle w:val="AR6Table"/>
              <w:rPr>
                <w:lang w:val="en-GB"/>
              </w:rPr>
            </w:pPr>
          </w:p>
        </w:tc>
        <w:tc>
          <w:tcPr>
            <w:tcW w:w="1384" w:type="dxa"/>
            <w:tcBorders>
              <w:left w:val="single" w:sz="4" w:space="0" w:color="auto"/>
              <w:bottom w:val="single" w:sz="4" w:space="0" w:color="auto"/>
              <w:right w:val="single" w:sz="4" w:space="0" w:color="auto"/>
            </w:tcBorders>
          </w:tcPr>
          <w:p w14:paraId="742FF68B" w14:textId="77777777" w:rsidR="00E3676F" w:rsidRPr="001E7A27" w:rsidRDefault="00E3676F" w:rsidP="005C7F25">
            <w:pPr>
              <w:pStyle w:val="AR6Table"/>
              <w:rPr>
                <w:lang w:val="en-GB"/>
              </w:rPr>
            </w:pPr>
            <w:r w:rsidRPr="001E7A27">
              <w:rPr>
                <w:lang w:val="en-GB"/>
              </w:rPr>
              <w:t>Restoration of vegetated coastal ecosystems (“blue carbon”)</w:t>
            </w:r>
          </w:p>
          <w:p w14:paraId="6F122AE7" w14:textId="77777777" w:rsidR="00E3676F" w:rsidRPr="001E7A27" w:rsidRDefault="00E3676F" w:rsidP="005C7F25">
            <w:pPr>
              <w:pStyle w:val="AR6Table"/>
              <w:rPr>
                <w:lang w:val="en-GB"/>
              </w:rPr>
            </w:pPr>
            <w:r w:rsidRPr="001E7A27">
              <w:rPr>
                <w:lang w:val="en-GB"/>
              </w:rPr>
              <w:t>(5.6.2.2.2)</w:t>
            </w:r>
          </w:p>
        </w:tc>
        <w:tc>
          <w:tcPr>
            <w:tcW w:w="1615" w:type="dxa"/>
            <w:tcBorders>
              <w:left w:val="single" w:sz="4" w:space="0" w:color="auto"/>
              <w:bottom w:val="single" w:sz="4" w:space="0" w:color="auto"/>
              <w:right w:val="single" w:sz="4" w:space="0" w:color="auto"/>
            </w:tcBorders>
          </w:tcPr>
          <w:p w14:paraId="2704DC3A" w14:textId="77777777" w:rsidR="00E3676F" w:rsidRPr="001E7A27" w:rsidRDefault="00E3676F" w:rsidP="005C7F25">
            <w:pPr>
              <w:pStyle w:val="AR6Table"/>
              <w:rPr>
                <w:lang w:val="en-GB"/>
              </w:rPr>
            </w:pPr>
            <w:r w:rsidRPr="001E7A27">
              <w:rPr>
                <w:lang w:val="en-GB"/>
              </w:rPr>
              <w:t>Biological / organic</w:t>
            </w:r>
          </w:p>
        </w:tc>
        <w:tc>
          <w:tcPr>
            <w:tcW w:w="1220" w:type="dxa"/>
            <w:tcBorders>
              <w:left w:val="single" w:sz="4" w:space="0" w:color="auto"/>
              <w:bottom w:val="single" w:sz="4" w:space="0" w:color="auto"/>
              <w:right w:val="single" w:sz="4" w:space="0" w:color="auto"/>
            </w:tcBorders>
          </w:tcPr>
          <w:p w14:paraId="00815DBD" w14:textId="77777777" w:rsidR="00E3676F" w:rsidRPr="001E7A27" w:rsidRDefault="00E3676F" w:rsidP="005C7F25">
            <w:pPr>
              <w:pStyle w:val="AR6Table"/>
              <w:rPr>
                <w:lang w:val="en-GB"/>
              </w:rPr>
            </w:pPr>
            <w:r w:rsidRPr="001E7A27">
              <w:rPr>
                <w:lang w:val="en-GB"/>
              </w:rPr>
              <w:t>Manage coastal ecosystems to increase net primary production and store carbon in sediments</w:t>
            </w:r>
          </w:p>
        </w:tc>
        <w:tc>
          <w:tcPr>
            <w:tcW w:w="974" w:type="dxa"/>
            <w:tcBorders>
              <w:left w:val="single" w:sz="4" w:space="0" w:color="auto"/>
              <w:bottom w:val="single" w:sz="4" w:space="0" w:color="auto"/>
              <w:right w:val="single" w:sz="4" w:space="0" w:color="auto"/>
            </w:tcBorders>
          </w:tcPr>
          <w:p w14:paraId="7DF5C5C4" w14:textId="57DA60E7" w:rsidR="00E3676F" w:rsidRPr="001E7A27" w:rsidRDefault="00E3676F" w:rsidP="005C7F25">
            <w:pPr>
              <w:pStyle w:val="AR6Table"/>
              <w:rPr>
                <w:lang w:val="en-GB"/>
              </w:rPr>
            </w:pPr>
            <w:r w:rsidRPr="001E7A27">
              <w:rPr>
                <w:lang w:val="en-GB"/>
              </w:rPr>
              <w:t xml:space="preserve">Decades to centuries if functional integrity of ecosystem maintained </w:t>
            </w:r>
            <w:r w:rsidRPr="001E7A27">
              <w:rPr>
                <w:lang w:val="en-GB"/>
              </w:rPr>
              <w:fldChar w:fldCharType="begin" w:fldLock="1"/>
            </w:r>
            <w:r w:rsidR="00747167" w:rsidRPr="001E7A27">
              <w:rPr>
                <w:lang w:val="en-GB"/>
              </w:rPr>
              <w:instrText>ADDIN CSL_CITATION { "citationItems" : [ { "id" : "ITEM-1", "itemData" : { "DOI" : "10.1890/110004", "ISSN" : "1540-9295", "abstract" : "Recent research has highlighted the valuable role that coastal and marine ecosystems play in sequestering carbon dioxide (CO2). The carbon (C) sequestered in vegetated coastal ecosystems, specifically mangrove forests, seagrass beds, and salt marshes, has been termed ?blue carbon?. Although their global area is one to two orders of magnitude smaller than that of terrestrial forests, the contribution of vegetated coastal habitats per unit area to long-term C sequestration is much greater, in part because of their efficiency in trapping suspended matter and associated organic C during tidal inundation. Despite the value of mangrove forests, seagrass beds, and salt marshes in sequestering C, and the other goods and services they provide, these systems are being lost at critical rates and action is urgently needed to prevent further degradation and loss. Recognition of the C sequestration value of vegetated coastal ecosystems provides a strong argument for their protection and restoration; however, it is necessary to improve scientific understanding of the underlying mechanisms that control C sequestration in these ecosystems. Here, we identify key areas of uncertainty and specific actions needed to address them.", "author" : [ { "dropping-particle" : "", "family" : "Mcleod", "given" : "Elizabeth", "non-dropping-particle" : "", "parse-names" : false, "suffix" : "" }, { "dropping-particle" : "", "family" : "Chmura", "given" : "Gail L", "non-dropping-particle" : "", "parse-names" : false, "suffix" : "" }, { "dropping-particle" : "", "family" : "Bouillon", "given" : "Steven", "non-dropping-particle" : "", "parse-names" : false, "suffix" : "" }, { "dropping-particle" : "", "family" : "Salm", "given" : "Rodney", "non-dropping-particle" : "", "parse-names" : false, "suffix" : "" }, { "dropping-particle" : "", "family" : "Bj\u00f6rk", "given" : "Mats", "non-dropping-particle" : "", "parse-names" : false, "suffix" : "" }, { "dropping-particle" : "", "family" : "Duarte", "given" : "Carlos M", "non-dropping-particle" : "", "parse-names" : false, "suffix" : "" }, { "dropping-particle" : "", "family" : "Lovelock", "given" : "Catherine E", "non-dropping-particle" : "", "parse-names" : false, "suffix" : "" }, { "dropping-particle" : "", "family" : "Schlesinger", "given" : "William H", "non-dropping-particle" : "", "parse-names" : false, "suffix" : "" }, { "dropping-particle" : "", "family" : "Silliman", "given" : "Brian R", "non-dropping-particle" : "", "parse-names" : false, "suffix" : "" } ], "container-title" : "Frontiers in Ecology and the Environment", "id" : "ITEM-1", "issue" : "10", "issued" : { "date-parts" : [ [ "2011", "12", "1" ] ] }, "note" : "doi: 10.1890/110004", "page" : "552-560", "publisher" : "John Wiley &amp; Sons, Ltd", "title" : "A blueprint for blue carbon: toward an improved understanding of the role of vegetated coastal habitats in sequestering CO2", "translator" : [ { "dropping-particle" : "", "family" : "L5245", "given" : "", "non-dropping-particle" : "", "parse-names" : false, "suffix" : "" } ], "type" : "article-journal", "volume" : "9" }, "uris" : [ "http://www.mendeley.com/documents/?uuid=68e61a49-e50f-4549-ac48-7cc256db2b99" ] } ], "mendeley" : { "formattedCitation" : "(Mcleod et al., 2011)", "plainTextFormattedCitation" : "(Mcleod et al., 2011)", "previouslyFormattedCitation" : "(Mcleod et al., 2011)" }, "properties" : { "noteIndex" : 0 }, "schema" : "https://github.com/citation-style-language/schema/raw/master/csl-citation.json" }</w:instrText>
            </w:r>
            <w:r w:rsidRPr="001E7A27">
              <w:rPr>
                <w:lang w:val="en-GB"/>
              </w:rPr>
              <w:fldChar w:fldCharType="separate"/>
            </w:r>
            <w:r w:rsidR="00025FA2" w:rsidRPr="001E7A27">
              <w:rPr>
                <w:noProof/>
                <w:lang w:val="en-GB"/>
              </w:rPr>
              <w:t>(Mcleod et al., 2011)</w:t>
            </w:r>
            <w:r w:rsidRPr="001E7A27">
              <w:rPr>
                <w:lang w:val="en-GB"/>
              </w:rPr>
              <w:fldChar w:fldCharType="end"/>
            </w:r>
          </w:p>
        </w:tc>
        <w:tc>
          <w:tcPr>
            <w:tcW w:w="1113" w:type="dxa"/>
            <w:tcBorders>
              <w:left w:val="single" w:sz="4" w:space="0" w:color="auto"/>
              <w:bottom w:val="single" w:sz="4" w:space="0" w:color="auto"/>
              <w:right w:val="single" w:sz="4" w:space="0" w:color="auto"/>
            </w:tcBorders>
          </w:tcPr>
          <w:p w14:paraId="58B0F38D" w14:textId="1EC2E36A" w:rsidR="00E3676F" w:rsidRPr="001E7A27" w:rsidRDefault="00E3676F" w:rsidP="005C7F25">
            <w:pPr>
              <w:pStyle w:val="AR6Table"/>
              <w:rPr>
                <w:lang w:val="en-GB"/>
              </w:rPr>
            </w:pPr>
            <w:r w:rsidRPr="001E7A27">
              <w:rPr>
                <w:lang w:val="en-GB"/>
              </w:rPr>
              <w:t>Land</w:t>
            </w:r>
            <w:ins w:id="6414" w:author="Soapbox" w:date="2021-07-16T12:22:00Z">
              <w:r w:rsidR="00ED666E" w:rsidRPr="001E7A27">
                <w:rPr>
                  <w:lang w:val="en-GB"/>
                </w:rPr>
                <w:t>-</w:t>
              </w:r>
            </w:ins>
            <w:del w:id="6415" w:author="Soapbox" w:date="2021-07-16T12:22:00Z">
              <w:r w:rsidRPr="001E7A27" w:rsidDel="00ED666E">
                <w:rPr>
                  <w:lang w:val="en-GB"/>
                </w:rPr>
                <w:delText xml:space="preserve"> </w:delText>
              </w:r>
            </w:del>
            <w:r w:rsidRPr="001E7A27">
              <w:rPr>
                <w:lang w:val="en-GB"/>
              </w:rPr>
              <w:t xml:space="preserve">use change of coastal ecosystems; extreme weather (e.g., heatwaves); sea level change </w:t>
            </w:r>
            <w:r w:rsidRPr="001E7A27">
              <w:rPr>
                <w:lang w:val="en-GB"/>
              </w:rPr>
              <w:fldChar w:fldCharType="begin" w:fldLock="1"/>
            </w:r>
            <w:r w:rsidR="00747167" w:rsidRPr="001E7A27">
              <w:rPr>
                <w:lang w:val="en-GB"/>
              </w:rPr>
              <w: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"mendeley" : { "formattedCitation" : "(NASEM, 2019)", "plainTextFormattedCitation" : "(NASEM, 2019)", "previouslyFormattedCitation" : "(NASEM, 2019)" }, "properties" : { "noteIndex" : 0 }, "schema" : "https://github.com/citation-style-language/schema/raw/master/csl-citation.json" }</w:instrText>
            </w:r>
            <w:r w:rsidRPr="001E7A27">
              <w:rPr>
                <w:lang w:val="en-GB"/>
              </w:rPr>
              <w:fldChar w:fldCharType="separate"/>
            </w:r>
            <w:r w:rsidR="00025FA2" w:rsidRPr="001E7A27">
              <w:rPr>
                <w:noProof/>
                <w:lang w:val="en-GB"/>
              </w:rPr>
              <w:t>(NASEM, 2019)</w:t>
            </w:r>
            <w:r w:rsidRPr="001E7A27">
              <w:rPr>
                <w:lang w:val="en-GB"/>
              </w:rPr>
              <w:fldChar w:fldCharType="end"/>
            </w:r>
          </w:p>
        </w:tc>
        <w:tc>
          <w:tcPr>
            <w:tcW w:w="2010" w:type="dxa"/>
            <w:tcBorders>
              <w:left w:val="single" w:sz="4" w:space="0" w:color="auto"/>
              <w:bottom w:val="single" w:sz="4" w:space="0" w:color="auto"/>
              <w:right w:val="single" w:sz="4" w:space="0" w:color="auto"/>
            </w:tcBorders>
          </w:tcPr>
          <w:p w14:paraId="177C5DA3" w14:textId="77777777" w:rsidR="00E3676F" w:rsidRPr="001E7A27" w:rsidRDefault="00E3676F" w:rsidP="005C7F25">
            <w:pPr>
              <w:pStyle w:val="AR6Table"/>
              <w:rPr>
                <w:lang w:val="en-GB"/>
              </w:rPr>
            </w:pPr>
            <w:r w:rsidRPr="001E7A27">
              <w:rPr>
                <w:lang w:val="en-GB"/>
              </w:rPr>
              <w:t>None</w:t>
            </w:r>
          </w:p>
        </w:tc>
      </w:tr>
      <w:tr w:rsidR="00E3676F" w:rsidRPr="001E7A27" w14:paraId="749F85CE" w14:textId="77777777" w:rsidTr="00E3676F">
        <w:tc>
          <w:tcPr>
            <w:tcW w:w="1305" w:type="dxa"/>
            <w:vMerge w:val="restart"/>
            <w:tcBorders>
              <w:top w:val="single" w:sz="4" w:space="0" w:color="auto"/>
              <w:left w:val="single" w:sz="4" w:space="0" w:color="auto"/>
              <w:right w:val="single" w:sz="4" w:space="0" w:color="auto"/>
            </w:tcBorders>
            <w:vAlign w:val="center"/>
          </w:tcPr>
          <w:p w14:paraId="22527334" w14:textId="77777777" w:rsidR="00E3676F" w:rsidRPr="001E7A27" w:rsidDel="000C0079" w:rsidRDefault="00E3676F" w:rsidP="005C7F25">
            <w:pPr>
              <w:pStyle w:val="AR6Table"/>
              <w:rPr>
                <w:lang w:val="en-GB"/>
              </w:rPr>
            </w:pPr>
            <w:r w:rsidRPr="001E7A27">
              <w:rPr>
                <w:lang w:val="en-GB"/>
              </w:rPr>
              <w:t>Enhanced geochemical processes on land and in ocean</w:t>
            </w:r>
          </w:p>
        </w:tc>
        <w:tc>
          <w:tcPr>
            <w:tcW w:w="1384" w:type="dxa"/>
            <w:tcBorders>
              <w:top w:val="single" w:sz="4" w:space="0" w:color="auto"/>
              <w:left w:val="single" w:sz="4" w:space="0" w:color="auto"/>
              <w:bottom w:val="single" w:sz="4" w:space="0" w:color="auto"/>
              <w:right w:val="single" w:sz="4" w:space="0" w:color="auto"/>
            </w:tcBorders>
          </w:tcPr>
          <w:p w14:paraId="501A5088" w14:textId="77777777" w:rsidR="00E3676F" w:rsidRPr="001E7A27" w:rsidRDefault="00E3676F" w:rsidP="005C7F25">
            <w:pPr>
              <w:pStyle w:val="AR6Table"/>
              <w:rPr>
                <w:lang w:val="en-GB"/>
              </w:rPr>
            </w:pPr>
            <w:r w:rsidRPr="001E7A27">
              <w:rPr>
                <w:lang w:val="en-GB"/>
              </w:rPr>
              <w:t>Enhanced weathering</w:t>
            </w:r>
          </w:p>
          <w:p w14:paraId="1C90458E" w14:textId="77777777" w:rsidR="00E3676F" w:rsidRPr="001E7A27" w:rsidRDefault="00E3676F" w:rsidP="005C7F25">
            <w:pPr>
              <w:pStyle w:val="AR6Table"/>
              <w:rPr>
                <w:lang w:val="en-GB"/>
              </w:rPr>
            </w:pPr>
            <w:r w:rsidRPr="001E7A27">
              <w:rPr>
                <w:lang w:val="en-GB"/>
              </w:rPr>
              <w:t>(5.6.2.2.3)</w:t>
            </w:r>
          </w:p>
        </w:tc>
        <w:tc>
          <w:tcPr>
            <w:tcW w:w="1615" w:type="dxa"/>
            <w:tcBorders>
              <w:top w:val="single" w:sz="4" w:space="0" w:color="auto"/>
              <w:left w:val="single" w:sz="4" w:space="0" w:color="auto"/>
              <w:bottom w:val="single" w:sz="4" w:space="0" w:color="auto"/>
              <w:right w:val="single" w:sz="4" w:space="0" w:color="auto"/>
            </w:tcBorders>
          </w:tcPr>
          <w:p w14:paraId="65C90B63" w14:textId="77777777" w:rsidR="00E3676F" w:rsidRPr="001E7A27" w:rsidRDefault="00E3676F" w:rsidP="005C7F25">
            <w:pPr>
              <w:pStyle w:val="AR6Table"/>
              <w:rPr>
                <w:lang w:val="en-GB"/>
              </w:rPr>
            </w:pPr>
            <w:r w:rsidRPr="001E7A27">
              <w:rPr>
                <w:lang w:val="en-GB"/>
              </w:rPr>
              <w:t>Geochemical / inorganic</w:t>
            </w:r>
          </w:p>
        </w:tc>
        <w:tc>
          <w:tcPr>
            <w:tcW w:w="1220" w:type="dxa"/>
            <w:tcBorders>
              <w:top w:val="single" w:sz="4" w:space="0" w:color="auto"/>
              <w:left w:val="single" w:sz="4" w:space="0" w:color="auto"/>
              <w:bottom w:val="single" w:sz="4" w:space="0" w:color="auto"/>
              <w:right w:val="single" w:sz="4" w:space="0" w:color="auto"/>
            </w:tcBorders>
          </w:tcPr>
          <w:p w14:paraId="6CC6B4A5" w14:textId="77777777" w:rsidR="00E3676F" w:rsidRPr="001E7A27" w:rsidRDefault="00E3676F" w:rsidP="005C7F25">
            <w:pPr>
              <w:pStyle w:val="AR6Table"/>
              <w:rPr>
                <w:lang w:val="en-GB"/>
              </w:rPr>
            </w:pPr>
            <w:r w:rsidRPr="001E7A27">
              <w:rPr>
                <w:lang w:val="en-GB"/>
              </w:rPr>
              <w:t>Spread alkaline minerals on land to chemically remove atmospheric CO</w:t>
            </w:r>
            <w:r w:rsidRPr="001E7A27">
              <w:rPr>
                <w:noProof/>
                <w:vertAlign w:val="subscript"/>
                <w:lang w:val="en-GB"/>
              </w:rPr>
              <w:t>2</w:t>
            </w:r>
            <w:r w:rsidRPr="001E7A27">
              <w:rPr>
                <w:lang w:val="en-GB"/>
              </w:rPr>
              <w:t xml:space="preserve"> in reactions that form solid minerals (carbonates </w:t>
            </w:r>
            <w:r w:rsidRPr="001E7A27">
              <w:rPr>
                <w:lang w:val="en-GB"/>
              </w:rPr>
              <w:lastRenderedPageBreak/>
              <w:t>and silicates) that are stored in soils or in the ocean</w:t>
            </w:r>
          </w:p>
        </w:tc>
        <w:tc>
          <w:tcPr>
            <w:tcW w:w="974" w:type="dxa"/>
            <w:tcBorders>
              <w:top w:val="single" w:sz="4" w:space="0" w:color="auto"/>
              <w:left w:val="single" w:sz="4" w:space="0" w:color="auto"/>
              <w:bottom w:val="single" w:sz="4" w:space="0" w:color="auto"/>
              <w:right w:val="single" w:sz="4" w:space="0" w:color="auto"/>
            </w:tcBorders>
          </w:tcPr>
          <w:p w14:paraId="1E0D1C6C" w14:textId="05BA1C62" w:rsidR="00E3676F" w:rsidRPr="001E7A27" w:rsidRDefault="00E3676F" w:rsidP="005C7F25">
            <w:pPr>
              <w:pStyle w:val="AR6Table"/>
              <w:rPr>
                <w:lang w:val="en-GB"/>
              </w:rPr>
            </w:pPr>
            <w:r w:rsidRPr="001E7A27">
              <w:rPr>
                <w:lang w:val="en-GB"/>
              </w:rPr>
              <w:lastRenderedPageBreak/>
              <w:t>10,000 to 10</w:t>
            </w:r>
            <w:r w:rsidRPr="001E7A27">
              <w:rPr>
                <w:vertAlign w:val="superscript"/>
                <w:lang w:val="en-GB"/>
              </w:rPr>
              <w:t>6</w:t>
            </w:r>
            <w:r w:rsidRPr="001E7A27">
              <w:rPr>
                <w:lang w:val="en-GB"/>
              </w:rPr>
              <w:t xml:space="preserve"> years </w:t>
            </w:r>
            <w:r w:rsidRPr="001E7A27">
              <w:rPr>
                <w:lang w:val="en-GB"/>
              </w:rPr>
              <w:fldChar w:fldCharType="begin" w:fldLock="1"/>
            </w:r>
            <w:r w:rsidR="00747167" w:rsidRPr="001E7A27">
              <w:rPr>
                <w:lang w:val="en-GB"/>
              </w:rPr>
              <w: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instrText>
            </w:r>
            <w:r w:rsidRPr="001E7A27">
              <w:rPr>
                <w:lang w:val="en-GB"/>
              </w:rPr>
              <w:fldChar w:fldCharType="separate"/>
            </w:r>
            <w:r w:rsidR="00025FA2" w:rsidRPr="001E7A27">
              <w:rPr>
                <w:noProof/>
                <w:lang w:val="en-GB"/>
              </w:rPr>
              <w:t>(Fuss et al., 2018)</w:t>
            </w:r>
            <w:r w:rsidRPr="001E7A27">
              <w:rPr>
                <w:lang w:val="en-GB"/>
              </w:rPr>
              <w:fldChar w:fldCharType="end"/>
            </w:r>
            <w:r w:rsidRPr="001E7A27">
              <w:rPr>
                <w:lang w:val="en-GB"/>
              </w:rPr>
              <w:t xml:space="preserve"> </w:t>
            </w:r>
          </w:p>
        </w:tc>
        <w:tc>
          <w:tcPr>
            <w:tcW w:w="1113" w:type="dxa"/>
            <w:tcBorders>
              <w:top w:val="single" w:sz="4" w:space="0" w:color="auto"/>
              <w:left w:val="single" w:sz="4" w:space="0" w:color="auto"/>
              <w:bottom w:val="single" w:sz="4" w:space="0" w:color="auto"/>
              <w:right w:val="single" w:sz="4" w:space="0" w:color="auto"/>
            </w:tcBorders>
          </w:tcPr>
          <w:p w14:paraId="78082616" w14:textId="50AE81D7" w:rsidR="00E3676F" w:rsidRPr="001E7A27" w:rsidRDefault="00E3676F" w:rsidP="005C7F25">
            <w:pPr>
              <w:pStyle w:val="AR6Table"/>
              <w:rPr>
                <w:lang w:val="en-GB"/>
              </w:rPr>
            </w:pPr>
            <w:r w:rsidRPr="001E7A27">
              <w:rPr>
                <w:lang w:val="en-GB"/>
              </w:rPr>
              <w:t xml:space="preserve">Storage in soils or ocean </w:t>
            </w:r>
            <w:r w:rsidRPr="001E7A27">
              <w:rPr>
                <w:lang w:val="en-GB"/>
              </w:rPr>
              <w:fldChar w:fldCharType="begin" w:fldLock="1"/>
            </w:r>
            <w:r w:rsidR="00747167" w:rsidRPr="001E7A27">
              <w:rPr>
                <w:lang w:val="en-GB"/>
              </w:rPr>
              <w: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instrText>
            </w:r>
            <w:r w:rsidRPr="001E7A27">
              <w:rPr>
                <w:lang w:val="en-GB"/>
              </w:rPr>
              <w:fldChar w:fldCharType="separate"/>
            </w:r>
            <w:r w:rsidR="00025FA2" w:rsidRPr="001E7A27">
              <w:rPr>
                <w:noProof/>
                <w:lang w:val="en-GB"/>
              </w:rPr>
              <w:t>(Fuss et al., 2018)</w:t>
            </w:r>
            <w:r w:rsidRPr="001E7A27">
              <w:rPr>
                <w:lang w:val="en-GB"/>
              </w:rPr>
              <w:fldChar w:fldCharType="end"/>
            </w:r>
            <w:r w:rsidRPr="001E7A27">
              <w:rPr>
                <w:lang w:val="en-GB"/>
              </w:rPr>
              <w:t xml:space="preserve"> </w:t>
            </w:r>
          </w:p>
        </w:tc>
        <w:tc>
          <w:tcPr>
            <w:tcW w:w="2010" w:type="dxa"/>
            <w:tcBorders>
              <w:top w:val="single" w:sz="4" w:space="0" w:color="auto"/>
              <w:left w:val="single" w:sz="4" w:space="0" w:color="auto"/>
              <w:bottom w:val="single" w:sz="4" w:space="0" w:color="auto"/>
              <w:right w:val="single" w:sz="4" w:space="0" w:color="auto"/>
            </w:tcBorders>
          </w:tcPr>
          <w:p w14:paraId="6BAA0570" w14:textId="77777777" w:rsidR="00E3676F" w:rsidRPr="001E7A27" w:rsidRDefault="00E3676F" w:rsidP="005C7F25">
            <w:pPr>
              <w:pStyle w:val="AR6Table"/>
              <w:rPr>
                <w:lang w:val="en-GB"/>
              </w:rPr>
            </w:pPr>
            <w:r w:rsidRPr="001E7A27">
              <w:rPr>
                <w:lang w:val="en-GB"/>
              </w:rPr>
              <w:t>None</w:t>
            </w:r>
          </w:p>
        </w:tc>
      </w:tr>
      <w:tr w:rsidR="00E3676F" w:rsidRPr="001E7A27" w14:paraId="088A5C52" w14:textId="77777777" w:rsidTr="00E3676F">
        <w:tc>
          <w:tcPr>
            <w:tcW w:w="1305" w:type="dxa"/>
            <w:vMerge/>
            <w:tcBorders>
              <w:left w:val="single" w:sz="4" w:space="0" w:color="auto"/>
              <w:bottom w:val="single" w:sz="4" w:space="0" w:color="auto"/>
              <w:right w:val="single" w:sz="4" w:space="0" w:color="auto"/>
            </w:tcBorders>
            <w:vAlign w:val="center"/>
          </w:tcPr>
          <w:p w14:paraId="26DD343C" w14:textId="77777777" w:rsidR="00E3676F" w:rsidRPr="001E7A27" w:rsidRDefault="00E3676F" w:rsidP="005C7F25">
            <w:pPr>
              <w:pStyle w:val="AR6Table"/>
              <w:rPr>
                <w:lang w:val="en-GB"/>
              </w:rPr>
            </w:pPr>
          </w:p>
        </w:tc>
        <w:tc>
          <w:tcPr>
            <w:tcW w:w="1384" w:type="dxa"/>
            <w:tcBorders>
              <w:top w:val="single" w:sz="4" w:space="0" w:color="auto"/>
              <w:left w:val="single" w:sz="4" w:space="0" w:color="auto"/>
              <w:bottom w:val="single" w:sz="4" w:space="0" w:color="auto"/>
              <w:right w:val="single" w:sz="4" w:space="0" w:color="auto"/>
            </w:tcBorders>
          </w:tcPr>
          <w:p w14:paraId="0F29BA24" w14:textId="301D0780" w:rsidR="00E3676F" w:rsidRPr="001E7A27" w:rsidRDefault="00E3676F" w:rsidP="005C7F25">
            <w:pPr>
              <w:pStyle w:val="AR6Table"/>
              <w:rPr>
                <w:lang w:val="en-GB"/>
              </w:rPr>
            </w:pPr>
            <w:r w:rsidRPr="001E7A27">
              <w:rPr>
                <w:lang w:val="en-GB"/>
              </w:rPr>
              <w:t>Ocean alkalini</w:t>
            </w:r>
            <w:ins w:id="6416" w:author="Soapbox" w:date="2021-07-20T07:09:00Z">
              <w:r w:rsidR="00766F77" w:rsidRPr="001E7A27">
                <w:rPr>
                  <w:lang w:val="en-GB"/>
                </w:rPr>
                <w:t>z</w:t>
              </w:r>
            </w:ins>
            <w:del w:id="6417" w:author="Soapbox" w:date="2021-07-20T07:09:00Z">
              <w:r w:rsidRPr="001E7A27" w:rsidDel="00766F77">
                <w:rPr>
                  <w:lang w:val="en-GB"/>
                </w:rPr>
                <w:delText>s</w:delText>
              </w:r>
            </w:del>
            <w:r w:rsidRPr="001E7A27">
              <w:rPr>
                <w:lang w:val="en-GB"/>
              </w:rPr>
              <w:t>ation</w:t>
            </w:r>
          </w:p>
          <w:p w14:paraId="4ED6B079" w14:textId="77777777" w:rsidR="00E3676F" w:rsidRPr="001E7A27" w:rsidRDefault="00E3676F" w:rsidP="005C7F25">
            <w:pPr>
              <w:pStyle w:val="AR6Table"/>
              <w:rPr>
                <w:lang w:val="en-GB"/>
              </w:rPr>
            </w:pPr>
            <w:r w:rsidRPr="001E7A27">
              <w:rPr>
                <w:lang w:val="en-GB"/>
              </w:rPr>
              <w:t>(5.6.2.2.3)</w:t>
            </w:r>
          </w:p>
        </w:tc>
        <w:tc>
          <w:tcPr>
            <w:tcW w:w="1615" w:type="dxa"/>
            <w:tcBorders>
              <w:top w:val="single" w:sz="4" w:space="0" w:color="auto"/>
              <w:left w:val="single" w:sz="4" w:space="0" w:color="auto"/>
              <w:bottom w:val="single" w:sz="4" w:space="0" w:color="auto"/>
              <w:right w:val="single" w:sz="4" w:space="0" w:color="auto"/>
            </w:tcBorders>
          </w:tcPr>
          <w:p w14:paraId="1D3CF10B" w14:textId="77777777" w:rsidR="00E3676F" w:rsidRPr="001E7A27" w:rsidRDefault="00E3676F" w:rsidP="005C7F25">
            <w:pPr>
              <w:pStyle w:val="AR6Table"/>
              <w:rPr>
                <w:lang w:val="en-GB"/>
              </w:rPr>
            </w:pPr>
            <w:r w:rsidRPr="001E7A27">
              <w:rPr>
                <w:lang w:val="en-GB"/>
              </w:rPr>
              <w:t>Geochemical / inorganic</w:t>
            </w:r>
          </w:p>
        </w:tc>
        <w:tc>
          <w:tcPr>
            <w:tcW w:w="1220" w:type="dxa"/>
            <w:tcBorders>
              <w:top w:val="single" w:sz="4" w:space="0" w:color="auto"/>
              <w:left w:val="single" w:sz="4" w:space="0" w:color="auto"/>
              <w:bottom w:val="single" w:sz="4" w:space="0" w:color="auto"/>
              <w:right w:val="single" w:sz="4" w:space="0" w:color="auto"/>
            </w:tcBorders>
          </w:tcPr>
          <w:p w14:paraId="45F7F9BA" w14:textId="6E3B0EBA" w:rsidR="00E3676F" w:rsidRPr="001E7A27" w:rsidRDefault="00E3676F" w:rsidP="005C7F25">
            <w:pPr>
              <w:pStyle w:val="AR6Table"/>
              <w:rPr>
                <w:lang w:val="en-GB"/>
              </w:rPr>
            </w:pPr>
            <w:r w:rsidRPr="001E7A27">
              <w:rPr>
                <w:lang w:val="en-GB"/>
              </w:rPr>
              <w:t>Increased CO</w:t>
            </w:r>
            <w:r w:rsidRPr="001E7A27">
              <w:rPr>
                <w:vertAlign w:val="subscript"/>
                <w:lang w:val="en-GB"/>
              </w:rPr>
              <w:t>2</w:t>
            </w:r>
            <w:r w:rsidRPr="001E7A27">
              <w:rPr>
                <w:lang w:val="en-GB"/>
              </w:rPr>
              <w:t xml:space="preserve"> uptake via increased alkalinity by deposition of alkaline minerals (e.g.</w:t>
            </w:r>
            <w:ins w:id="6418" w:author="Tom Maycock" w:date="2021-09-09T16:49:00Z">
              <w:r w:rsidR="00334BDE">
                <w:rPr>
                  <w:lang w:val="en-GB"/>
                </w:rPr>
                <w:t>,</w:t>
              </w:r>
            </w:ins>
            <w:r w:rsidRPr="001E7A27">
              <w:rPr>
                <w:lang w:val="en-GB"/>
              </w:rPr>
              <w:t xml:space="preserve"> olivine).</w:t>
            </w:r>
          </w:p>
        </w:tc>
        <w:tc>
          <w:tcPr>
            <w:tcW w:w="974" w:type="dxa"/>
            <w:tcBorders>
              <w:top w:val="single" w:sz="4" w:space="0" w:color="auto"/>
              <w:left w:val="single" w:sz="4" w:space="0" w:color="auto"/>
              <w:bottom w:val="single" w:sz="4" w:space="0" w:color="auto"/>
              <w:right w:val="single" w:sz="4" w:space="0" w:color="auto"/>
            </w:tcBorders>
          </w:tcPr>
          <w:p w14:paraId="55344064" w14:textId="1B4A8993" w:rsidR="00E3676F" w:rsidRPr="001E7A27" w:rsidRDefault="00E3676F" w:rsidP="005C7F25">
            <w:pPr>
              <w:pStyle w:val="AR6Table"/>
              <w:rPr>
                <w:lang w:val="en-GB"/>
              </w:rPr>
            </w:pPr>
            <w:r w:rsidRPr="001E7A27">
              <w:rPr>
                <w:lang w:val="en-GB"/>
              </w:rPr>
              <w:t xml:space="preserve">10,000 to 100,000 years </w:t>
            </w:r>
            <w:r w:rsidRPr="001E7A27">
              <w:rPr>
                <w:lang w:val="en-GB"/>
              </w:rPr>
              <w:fldChar w:fldCharType="begin" w:fldLock="1"/>
            </w:r>
            <w:r w:rsidR="00747167" w:rsidRPr="001E7A27">
              <w:rPr>
                <w:lang w:val="en-GB"/>
              </w:rPr>
              <w:instrText>ADDIN CSL_CITATION { "citationItems" : [ { "id" : "ITEM-1", "itemData" : { "DOI" : "10.1007/978-3-319-60156-4_13", "ISBN" : "978-3- 319-60154-0", "author" : [ { "dropping-particle" : "", "family" : "Keller", "given" : "David P.", "non-dropping-particle" : "", "parse-names" : false, "suffix" : "" } ], "container-title" : "Handbook on Marine Environment Protection: Science, Impacts and Sustainable Management", "editor" : [ { "dropping-particle" : "", "family" : "Salomon", "given" : "M.", "non-dropping-particle" : "", "parse-names" : false, "suffix" : "" }, { "dropping-particle" : "", "family" : "Markus", "given" : "T.", "non-dropping-particle" : "", "parse-names" : false, "suffix" : "" } ], "id" : "ITEM-1", "issued" : { "date-parts" : [ [ "2019" ] ] }, "page" : "261-276", "publisher" : "Springer", "publisher-place" : "Cham, Switzerland", "title" : "Marine climate engineering", "translator" : [ { "dropping-particle" : "", "family" : "L7501", "given" : "Rt6", "non-dropping-particle" : "", "parse-names" : false, "suffix" : "" } ], "type" : "chapter" }, "uris" : [ "http://www.mendeley.com/documents/?uuid=7759a803-e50e-4b00-a2c8-0a3538eda884" ] } ], "mendeley" : { "formattedCitation" : "(Keller, 2019)", "plainTextFormattedCitation" : "(Keller, 2019)", "previouslyFormattedCitation" : "(Keller, 2019)" }, "properties" : { "noteIndex" : 0 }, "schema" : "https://github.com/citation-style-language/schema/raw/master/csl-citation.json" }</w:instrText>
            </w:r>
            <w:r w:rsidRPr="001E7A27">
              <w:rPr>
                <w:lang w:val="en-GB"/>
              </w:rPr>
              <w:fldChar w:fldCharType="separate"/>
            </w:r>
            <w:r w:rsidR="00025FA2" w:rsidRPr="001E7A27">
              <w:rPr>
                <w:noProof/>
                <w:lang w:val="en-GB"/>
              </w:rPr>
              <w:t>(Keller, 2019)</w:t>
            </w:r>
            <w:r w:rsidRPr="001E7A27">
              <w:rPr>
                <w:lang w:val="en-GB"/>
              </w:rPr>
              <w:fldChar w:fldCharType="end"/>
            </w:r>
          </w:p>
        </w:tc>
        <w:tc>
          <w:tcPr>
            <w:tcW w:w="1113" w:type="dxa"/>
            <w:tcBorders>
              <w:top w:val="single" w:sz="4" w:space="0" w:color="auto"/>
              <w:left w:val="single" w:sz="4" w:space="0" w:color="auto"/>
              <w:bottom w:val="single" w:sz="4" w:space="0" w:color="auto"/>
              <w:right w:val="single" w:sz="4" w:space="0" w:color="auto"/>
            </w:tcBorders>
          </w:tcPr>
          <w:p w14:paraId="509724C7" w14:textId="4E4E5BA7" w:rsidR="00E3676F" w:rsidRPr="001E7A27" w:rsidRDefault="00E3676F" w:rsidP="005C7F25">
            <w:pPr>
              <w:pStyle w:val="AR6Table"/>
              <w:rPr>
                <w:lang w:val="en-GB"/>
              </w:rPr>
            </w:pPr>
            <w:r w:rsidRPr="001E7A27">
              <w:rPr>
                <w:lang w:val="en-GB"/>
              </w:rPr>
              <w:t xml:space="preserve">Carbonate chemistry; ocean stratification and circulation </w:t>
            </w:r>
            <w:r w:rsidRPr="001E7A27">
              <w:rPr>
                <w:lang w:val="en-GB"/>
              </w:rPr>
              <w:fldChar w:fldCharType="begin" w:fldLock="1"/>
            </w:r>
            <w:r w:rsidR="00747167" w:rsidRPr="001E7A27">
              <w:rPr>
                <w:lang w:val="en-GB"/>
              </w:rPr>
              <w:instrText>ADDIN CSL_CITATION { "citationItems" : [ { "id" : "ITEM-1", "itemData" : { "DOI" : "10.1007/978-3-319-60156-4_13", "ISBN" : "978-3- 319-60154-0", "author" : [ { "dropping-particle" : "", "family" : "Keller", "given" : "David P.", "non-dropping-particle" : "", "parse-names" : false, "suffix" : "" } ], "container-title" : "Handbook on Marine Environment Protection: Science, Impacts and Sustainable Management", "editor" : [ { "dropping-particle" : "", "family" : "Salomon", "given" : "M.", "non-dropping-particle" : "", "parse-names" : false, "suffix" : "" }, { "dropping-particle" : "", "family" : "Markus", "given" : "T.", "non-dropping-particle" : "", "parse-names" : false, "suffix" : "" } ], "id" : "ITEM-1", "issued" : { "date-parts" : [ [ "2019" ] ] }, "page" : "261-276", "publisher" : "Springer", "publisher-place" : "Cham, Switzerland", "title" : "Marine climate engineering", "translator" : [ { "dropping-particle" : "", "family" : "L7501", "given" : "Rt6", "non-dropping-particle" : "", "parse-names" : false, "suffix" : "" } ], "type" : "chapter" }, "uris" : [ "http://www.mendeley.com/documents/?uuid=7759a803-e50e-4b00-a2c8-0a3538eda884" ] } ], "mendeley" : { "formattedCitation" : "(Keller, 2019)", "plainTextFormattedCitation" : "(Keller, 2019)", "previouslyFormattedCitation" : "(Keller, 2019)" }, "properties" : { "noteIndex" : 0 }, "schema" : "https://github.com/citation-style-language/schema/raw/master/csl-citation.json" }</w:instrText>
            </w:r>
            <w:r w:rsidRPr="001E7A27">
              <w:rPr>
                <w:lang w:val="en-GB"/>
              </w:rPr>
              <w:fldChar w:fldCharType="separate"/>
            </w:r>
            <w:r w:rsidR="00025FA2" w:rsidRPr="001E7A27">
              <w:rPr>
                <w:noProof/>
                <w:lang w:val="en-GB"/>
              </w:rPr>
              <w:t>(Keller, 2019)</w:t>
            </w:r>
            <w:r w:rsidRPr="001E7A27">
              <w:rPr>
                <w:lang w:val="en-GB"/>
              </w:rPr>
              <w:fldChar w:fldCharType="end"/>
            </w:r>
          </w:p>
        </w:tc>
        <w:tc>
          <w:tcPr>
            <w:tcW w:w="2010" w:type="dxa"/>
            <w:tcBorders>
              <w:top w:val="single" w:sz="4" w:space="0" w:color="auto"/>
              <w:left w:val="single" w:sz="4" w:space="0" w:color="auto"/>
              <w:bottom w:val="single" w:sz="4" w:space="0" w:color="auto"/>
              <w:right w:val="single" w:sz="4" w:space="0" w:color="auto"/>
            </w:tcBorders>
          </w:tcPr>
          <w:p w14:paraId="516AC813" w14:textId="2A035E0C" w:rsidR="00E3676F" w:rsidRPr="001E7A27" w:rsidRDefault="00E3676F" w:rsidP="005C7F25">
            <w:pPr>
              <w:pStyle w:val="AR6Table"/>
              <w:rPr>
                <w:lang w:val="en-GB"/>
              </w:rPr>
            </w:pPr>
            <w:r w:rsidRPr="001E7A27">
              <w:rPr>
                <w:lang w:val="en-GB"/>
              </w:rPr>
              <w:t>Higher rates of warming and acidification than if alkalini</w:t>
            </w:r>
            <w:ins w:id="6419" w:author="Soapbox" w:date="2021-07-20T07:10:00Z">
              <w:r w:rsidR="00766F77" w:rsidRPr="001E7A27">
                <w:rPr>
                  <w:lang w:val="en-GB"/>
                </w:rPr>
                <w:t>z</w:t>
              </w:r>
            </w:ins>
            <w:del w:id="6420" w:author="Soapbox" w:date="2021-07-20T07:10:00Z">
              <w:r w:rsidRPr="001E7A27" w:rsidDel="00766F77">
                <w:rPr>
                  <w:lang w:val="en-GB"/>
                </w:rPr>
                <w:delText>s</w:delText>
              </w:r>
            </w:del>
            <w:r w:rsidRPr="001E7A27">
              <w:rPr>
                <w:lang w:val="en-GB"/>
              </w:rPr>
              <w:t xml:space="preserve">ation </w:t>
            </w:r>
            <w:ins w:id="6421" w:author="Soapbox" w:date="2021-07-22T10:28:00Z">
              <w:r w:rsidR="00923628" w:rsidRPr="001E7A27">
                <w:rPr>
                  <w:lang w:val="en-GB"/>
                </w:rPr>
                <w:t xml:space="preserve">had </w:t>
              </w:r>
            </w:ins>
            <w:r w:rsidRPr="001E7A27">
              <w:rPr>
                <w:lang w:val="en-GB"/>
              </w:rPr>
              <w:t xml:space="preserve">not begun (under a high emissions scenario) </w:t>
            </w:r>
            <w:r w:rsidRPr="001E7A27">
              <w:rPr>
                <w:lang w:val="en-GB"/>
              </w:rPr>
              <w:fldChar w:fldCharType="begin" w:fldLock="1"/>
            </w:r>
            <w:r w:rsidR="00747167" w:rsidRPr="001E7A27">
              <w:rPr>
                <w:lang w:val="en-GB"/>
              </w:rPr>
              <w:instrText>ADDIN CSL_CITATION { "citationItems" : [ { "id" : "ITEM-1", "itemData" : { "DOI" : "10.1029/2018GL077847", "ISSN" : "00948276", "abstract" : "Abstract Termination effects of large-scale artificial ocean alkalinization (AOA) have received little attention because AOA was assumed to pose low environmental risk. With the Max Planck Institute Earth system model, we use emission-driven AOA simulations following the Representative Concentration Pathway 8.5 (RCP8.5). We find that after termination of AOA warming trends in regions of the Northern Hemisphere become ?50% higher than those in RCP8.5 with rates similar to those caused by termination of solar geoengineering over the following three decades after cessation (up to 0.15 K/year). Rates of ocean acidification after termination of AOA outpace those in RCP8.5. In warm shallow regions where vulnerable coral reefs are located, decreasing trends in surface pH double (0.01 units/year) and the drop in the carbonate saturation state (\u03a9) becomes up to 1 order of magnitude larger (0.2 units/year). Thus, termination of AOA poses higher risks to biological systems sensitive to fast-paced environmental changes than previously thought.", "author" : [ { "dropping-particle" : "", "family" : "Gonz\u00e1lez", "given" : "Miriam Ferrer", "non-dropping-particle" : "", "parse-names" : false, "suffix" : "" }, { "dropping-particle" : "", "family" : "Ilyina", "given" : "Tatiana", "non-dropping-particle" : "", "parse-names" : false, "suffix" : "" }, { "dropping-particle" : "", "family" : "Sonntag", "given" : "Sebastian", "non-dropping-particle" : "", "parse-names" : false, "suffix" : "" }, { "dropping-particle" : "", "family" : "Schmidt", "given" : "Hauke", "non-dropping-particle" : "", "parse-names" : false, "suffix" : "" } ], "container-title" : "Geophysical Research Letters", "id" : "ITEM-1", "issue" : "14", "issued" : { "date-parts" : [ [ "2018", "7", "28" ] ] }, "note" : "doi: 10.1029/2018GL077847", "page" : "7120-7129", "publisher" : "John Wiley &amp; Sons, Ltd", "title" : "Enhanced rates of regional warming and ocean acidification after termination of large-scale ocean alkalinization", "translator" : [ { "dropping-particle" : "", "family" : "L5239", "given" : "", "non-dropping-particle" : "", "parse-names" : false, "suffix" : "" } ], "type" : "article-journal", "volume" : "45" }, "uris" : [ "http://www.mendeley.com/documents/?uuid=190f1c0d-81b6-4904-96be-8e911de6b9b8" ] } ], "mendeley" : { "formattedCitation" : "(Gonz\u00e1lez et al., 2018)", "plainTextFormattedCitation" : "(Gonz\u00e1lez et al., 2018)", "previouslyFormattedCitation" : "(Gonz\u00e1lez et al., 2018)" }, "properties" : { "noteIndex" : 0 }, "schema" : "https://github.com/citation-style-language/schema/raw/master/csl-citation.json" }</w:instrText>
            </w:r>
            <w:r w:rsidRPr="001E7A27">
              <w:rPr>
                <w:lang w:val="en-GB"/>
              </w:rPr>
              <w:fldChar w:fldCharType="separate"/>
            </w:r>
            <w:r w:rsidR="00025FA2" w:rsidRPr="001E7A27">
              <w:rPr>
                <w:noProof/>
                <w:lang w:val="en-GB"/>
              </w:rPr>
              <w:t>(González et al., 2018)</w:t>
            </w:r>
            <w:r w:rsidRPr="001E7A27">
              <w:rPr>
                <w:lang w:val="en-GB"/>
              </w:rPr>
              <w:fldChar w:fldCharType="end"/>
            </w:r>
          </w:p>
        </w:tc>
      </w:tr>
      <w:tr w:rsidR="00E3676F" w:rsidRPr="001E7A27" w14:paraId="333F396F" w14:textId="77777777" w:rsidTr="00E3676F">
        <w:tc>
          <w:tcPr>
            <w:tcW w:w="1305" w:type="dxa"/>
            <w:tcBorders>
              <w:top w:val="single" w:sz="4" w:space="0" w:color="auto"/>
              <w:left w:val="single" w:sz="4" w:space="0" w:color="auto"/>
              <w:bottom w:val="single" w:sz="4" w:space="0" w:color="auto"/>
              <w:right w:val="single" w:sz="4" w:space="0" w:color="auto"/>
            </w:tcBorders>
            <w:vAlign w:val="center"/>
          </w:tcPr>
          <w:p w14:paraId="3F0459FB" w14:textId="77777777" w:rsidR="00E3676F" w:rsidRPr="001E7A27" w:rsidRDefault="00E3676F" w:rsidP="005C7F25">
            <w:pPr>
              <w:pStyle w:val="AR6Table"/>
              <w:rPr>
                <w:lang w:val="en-GB"/>
              </w:rPr>
            </w:pPr>
            <w:r w:rsidRPr="001E7A27">
              <w:rPr>
                <w:lang w:val="en-GB"/>
              </w:rPr>
              <w:t>Chemical</w:t>
            </w:r>
          </w:p>
        </w:tc>
        <w:tc>
          <w:tcPr>
            <w:tcW w:w="1384" w:type="dxa"/>
            <w:tcBorders>
              <w:top w:val="single" w:sz="4" w:space="0" w:color="auto"/>
              <w:left w:val="single" w:sz="4" w:space="0" w:color="auto"/>
              <w:bottom w:val="single" w:sz="4" w:space="0" w:color="auto"/>
              <w:right w:val="single" w:sz="4" w:space="0" w:color="auto"/>
            </w:tcBorders>
          </w:tcPr>
          <w:p w14:paraId="24FCC1C2" w14:textId="72DB28DD" w:rsidR="00E3676F" w:rsidRPr="001E7A27" w:rsidRDefault="00E3676F" w:rsidP="005C7F25">
            <w:pPr>
              <w:pStyle w:val="AR6Table"/>
              <w:rPr>
                <w:lang w:val="en-GB"/>
              </w:rPr>
            </w:pPr>
            <w:r w:rsidRPr="001E7A27">
              <w:rPr>
                <w:lang w:val="en-GB"/>
              </w:rPr>
              <w:t xml:space="preserve">Direct air </w:t>
            </w:r>
            <w:r w:rsidR="00664587" w:rsidRPr="001E7A27">
              <w:rPr>
                <w:lang w:val="en-GB"/>
              </w:rPr>
              <w:t xml:space="preserve">carbon </w:t>
            </w:r>
            <w:r w:rsidRPr="001E7A27">
              <w:rPr>
                <w:lang w:val="en-GB"/>
              </w:rPr>
              <w:t>capture with storage (DACCS)</w:t>
            </w:r>
          </w:p>
          <w:p w14:paraId="0FA20593" w14:textId="77777777" w:rsidR="00E3676F" w:rsidRPr="001E7A27" w:rsidRDefault="00E3676F" w:rsidP="005C7F25">
            <w:pPr>
              <w:pStyle w:val="AR6Table"/>
              <w:rPr>
                <w:lang w:val="en-GB"/>
              </w:rPr>
            </w:pPr>
            <w:r w:rsidRPr="001E7A27">
              <w:rPr>
                <w:lang w:val="en-GB"/>
              </w:rPr>
              <w:t>(5.6.2.2.4)</w:t>
            </w:r>
          </w:p>
        </w:tc>
        <w:tc>
          <w:tcPr>
            <w:tcW w:w="1615" w:type="dxa"/>
            <w:tcBorders>
              <w:top w:val="single" w:sz="4" w:space="0" w:color="auto"/>
              <w:left w:val="single" w:sz="4" w:space="0" w:color="auto"/>
              <w:bottom w:val="single" w:sz="4" w:space="0" w:color="auto"/>
              <w:right w:val="single" w:sz="4" w:space="0" w:color="auto"/>
            </w:tcBorders>
          </w:tcPr>
          <w:p w14:paraId="55BC8090" w14:textId="77777777" w:rsidR="00E3676F" w:rsidRPr="001E7A27" w:rsidRDefault="00E3676F" w:rsidP="005C7F25">
            <w:pPr>
              <w:pStyle w:val="AR6Table"/>
              <w:rPr>
                <w:lang w:val="en-GB"/>
              </w:rPr>
            </w:pPr>
            <w:r w:rsidRPr="001E7A27">
              <w:rPr>
                <w:lang w:val="en-GB"/>
              </w:rPr>
              <w:t>Chemical / inorganic</w:t>
            </w:r>
          </w:p>
        </w:tc>
        <w:tc>
          <w:tcPr>
            <w:tcW w:w="1220" w:type="dxa"/>
            <w:tcBorders>
              <w:top w:val="single" w:sz="4" w:space="0" w:color="auto"/>
              <w:left w:val="single" w:sz="4" w:space="0" w:color="auto"/>
              <w:bottom w:val="single" w:sz="4" w:space="0" w:color="auto"/>
              <w:right w:val="single" w:sz="4" w:space="0" w:color="auto"/>
            </w:tcBorders>
          </w:tcPr>
          <w:p w14:paraId="3B9CFBF0" w14:textId="1820A71C" w:rsidR="00E3676F" w:rsidRPr="001E7A27" w:rsidRDefault="00E3676F" w:rsidP="005C7F25">
            <w:pPr>
              <w:pStyle w:val="AR6Table"/>
              <w:rPr>
                <w:lang w:val="en-GB"/>
              </w:rPr>
            </w:pPr>
            <w:r w:rsidRPr="001E7A27">
              <w:rPr>
                <w:lang w:val="en-GB"/>
              </w:rPr>
              <w:t>Direct removal of CO</w:t>
            </w:r>
            <w:r w:rsidRPr="001E7A27">
              <w:rPr>
                <w:noProof/>
                <w:vertAlign w:val="subscript"/>
                <w:lang w:val="en-GB"/>
              </w:rPr>
              <w:t>2</w:t>
            </w:r>
            <w:r w:rsidRPr="001E7A27">
              <w:rPr>
                <w:lang w:val="en-GB"/>
              </w:rPr>
              <w:t xml:space="preserve"> from air through chemical adsorption, absorption or minerali</w:t>
            </w:r>
            <w:ins w:id="6422" w:author="Soapbox" w:date="2021-07-16T11:08:00Z">
              <w:r w:rsidR="00507331" w:rsidRPr="001E7A27">
                <w:rPr>
                  <w:lang w:val="en-GB"/>
                </w:rPr>
                <w:t>z</w:t>
              </w:r>
            </w:ins>
            <w:del w:id="6423" w:author="Soapbox" w:date="2021-07-16T11:08:00Z">
              <w:r w:rsidRPr="001E7A27" w:rsidDel="00507331">
                <w:rPr>
                  <w:lang w:val="en-GB"/>
                </w:rPr>
                <w:delText>s</w:delText>
              </w:r>
            </w:del>
            <w:r w:rsidRPr="001E7A27">
              <w:rPr>
                <w:lang w:val="en-GB"/>
              </w:rPr>
              <w:t>ation, and storage underground, in deep ocean or in long-lasting usable materials</w:t>
            </w:r>
          </w:p>
        </w:tc>
        <w:tc>
          <w:tcPr>
            <w:tcW w:w="974" w:type="dxa"/>
            <w:tcBorders>
              <w:top w:val="single" w:sz="4" w:space="0" w:color="auto"/>
              <w:left w:val="single" w:sz="4" w:space="0" w:color="auto"/>
              <w:bottom w:val="single" w:sz="4" w:space="0" w:color="auto"/>
              <w:right w:val="single" w:sz="4" w:space="0" w:color="auto"/>
            </w:tcBorders>
          </w:tcPr>
          <w:p w14:paraId="107A080C" w14:textId="77777777" w:rsidR="00E3676F" w:rsidRPr="001E7A27" w:rsidRDefault="00E3676F" w:rsidP="005C7F25">
            <w:pPr>
              <w:pStyle w:val="AR6Table"/>
              <w:rPr>
                <w:lang w:val="en-GB"/>
              </w:rPr>
            </w:pPr>
            <w:r w:rsidRPr="001E7A27">
              <w:rPr>
                <w:lang w:val="en-GB"/>
              </w:rPr>
              <w:t>Potentially permanent</w:t>
            </w:r>
          </w:p>
        </w:tc>
        <w:tc>
          <w:tcPr>
            <w:tcW w:w="1113" w:type="dxa"/>
            <w:tcBorders>
              <w:top w:val="single" w:sz="4" w:space="0" w:color="auto"/>
              <w:left w:val="single" w:sz="4" w:space="0" w:color="auto"/>
              <w:bottom w:val="single" w:sz="4" w:space="0" w:color="auto"/>
              <w:right w:val="single" w:sz="4" w:space="0" w:color="auto"/>
            </w:tcBorders>
          </w:tcPr>
          <w:p w14:paraId="34937061" w14:textId="77777777" w:rsidR="00E3676F" w:rsidRPr="001E7A27" w:rsidRDefault="00E3676F" w:rsidP="005C7F25">
            <w:pPr>
              <w:pStyle w:val="AR6Table"/>
              <w:rPr>
                <w:lang w:val="en-GB"/>
              </w:rPr>
            </w:pPr>
            <w:r w:rsidRPr="001E7A27">
              <w:rPr>
                <w:lang w:val="en-GB"/>
              </w:rPr>
              <w:t>Leakage</w:t>
            </w:r>
          </w:p>
        </w:tc>
        <w:tc>
          <w:tcPr>
            <w:tcW w:w="2010" w:type="dxa"/>
            <w:tcBorders>
              <w:top w:val="single" w:sz="4" w:space="0" w:color="auto"/>
              <w:left w:val="single" w:sz="4" w:space="0" w:color="auto"/>
              <w:bottom w:val="single" w:sz="4" w:space="0" w:color="auto"/>
              <w:right w:val="single" w:sz="4" w:space="0" w:color="auto"/>
            </w:tcBorders>
          </w:tcPr>
          <w:p w14:paraId="174AFFAC" w14:textId="77777777" w:rsidR="00E3676F" w:rsidRPr="001E7A27" w:rsidRDefault="00E3676F" w:rsidP="005C7F25">
            <w:pPr>
              <w:pStyle w:val="AR6Table"/>
              <w:rPr>
                <w:lang w:val="en-GB"/>
              </w:rPr>
            </w:pPr>
            <w:r w:rsidRPr="001E7A27">
              <w:rPr>
                <w:lang w:val="en-GB"/>
              </w:rPr>
              <w:t>None</w:t>
            </w:r>
          </w:p>
        </w:tc>
      </w:tr>
    </w:tbl>
    <w:p w14:paraId="1B8B29E6" w14:textId="77777777" w:rsidR="00E3676F" w:rsidRPr="001E7A27" w:rsidRDefault="00E3676F" w:rsidP="005C7F25">
      <w:pPr>
        <w:pStyle w:val="AR6BodyText"/>
        <w:rPr>
          <w:lang w:val="en-GB"/>
        </w:rPr>
      </w:pPr>
    </w:p>
    <w:p w14:paraId="44D31679" w14:textId="77777777" w:rsidR="00E3676F" w:rsidRPr="001E7A27" w:rsidRDefault="00E3676F" w:rsidP="005C7F25">
      <w:pPr>
        <w:pStyle w:val="AR6BodyText"/>
        <w:rPr>
          <w:b/>
          <w:lang w:val="en-GB"/>
        </w:rPr>
      </w:pPr>
      <w:r w:rsidRPr="001E7A27">
        <w:rPr>
          <w:b/>
          <w:lang w:val="en-GB"/>
        </w:rPr>
        <w:t xml:space="preserve">[END TABLE 5.9 HERE] </w:t>
      </w:r>
    </w:p>
    <w:p w14:paraId="5C019DC0" w14:textId="77777777" w:rsidR="00E3676F" w:rsidRPr="001E7A27" w:rsidRDefault="00E3676F" w:rsidP="005C7F25">
      <w:pPr>
        <w:pStyle w:val="AR6BodyText"/>
        <w:rPr>
          <w:lang w:val="en-GB"/>
        </w:rPr>
      </w:pPr>
    </w:p>
    <w:p w14:paraId="4477E1E7" w14:textId="77777777" w:rsidR="00186B0B" w:rsidRPr="001E7A27" w:rsidRDefault="00186B0B" w:rsidP="005C7F25">
      <w:pPr>
        <w:pStyle w:val="AR6BodyText"/>
        <w:rPr>
          <w:lang w:val="en-GB"/>
        </w:rPr>
      </w:pPr>
    </w:p>
    <w:p w14:paraId="450DBD45" w14:textId="6966A4C4" w:rsidR="00E3676F" w:rsidRPr="001E7A27" w:rsidRDefault="00E3676F" w:rsidP="00535548">
      <w:pPr>
        <w:pStyle w:val="AR6Chap5Level35111"/>
        <w:rPr>
          <w:lang w:val="en-GB"/>
        </w:rPr>
      </w:pPr>
      <w:bookmarkStart w:id="6424" w:name="_Toc33564325"/>
      <w:bookmarkStart w:id="6425" w:name="_Toc70535741"/>
      <w:r w:rsidRPr="001E7A27">
        <w:rPr>
          <w:lang w:val="en-GB"/>
        </w:rPr>
        <w:t xml:space="preserve">Global </w:t>
      </w:r>
      <w:r w:rsidR="003A2CCF" w:rsidRPr="001E7A27">
        <w:rPr>
          <w:lang w:val="en-GB"/>
        </w:rPr>
        <w:t>C</w:t>
      </w:r>
      <w:r w:rsidRPr="001E7A27">
        <w:rPr>
          <w:lang w:val="en-GB"/>
        </w:rPr>
        <w:t xml:space="preserve">arbon </w:t>
      </w:r>
      <w:r w:rsidR="003A2CCF" w:rsidRPr="001E7A27">
        <w:rPr>
          <w:lang w:val="en-GB"/>
        </w:rPr>
        <w:t>C</w:t>
      </w:r>
      <w:r w:rsidRPr="001E7A27">
        <w:rPr>
          <w:lang w:val="en-GB"/>
        </w:rPr>
        <w:t xml:space="preserve">ycle </w:t>
      </w:r>
      <w:r w:rsidR="003A2CCF" w:rsidRPr="001E7A27">
        <w:rPr>
          <w:lang w:val="en-GB"/>
        </w:rPr>
        <w:t>R</w:t>
      </w:r>
      <w:r w:rsidRPr="001E7A27">
        <w:rPr>
          <w:lang w:val="en-GB"/>
        </w:rPr>
        <w:t>esponses to CDR</w:t>
      </w:r>
      <w:bookmarkEnd w:id="6424"/>
      <w:bookmarkEnd w:id="6425"/>
    </w:p>
    <w:p w14:paraId="3B22D6D6" w14:textId="77777777" w:rsidR="00E3676F" w:rsidRPr="001E7A27" w:rsidRDefault="00E3676F" w:rsidP="005C7F25">
      <w:pPr>
        <w:pStyle w:val="AR6BodyText"/>
        <w:rPr>
          <w:lang w:val="en-GB"/>
        </w:rPr>
      </w:pPr>
    </w:p>
    <w:p w14:paraId="42989041" w14:textId="4379D972" w:rsidR="00E3676F" w:rsidRPr="001E7A27" w:rsidRDefault="00E3676F" w:rsidP="005C7F25">
      <w:pPr>
        <w:pStyle w:val="AR6BodyText"/>
        <w:rPr>
          <w:lang w:val="en-GB"/>
        </w:rPr>
      </w:pPr>
      <w:r w:rsidRPr="001E7A27">
        <w:rPr>
          <w:lang w:val="en-GB"/>
        </w:rPr>
        <w:t>This subsection assesses evidence about the response of the global carbon cycle to CDR from ideali</w:t>
      </w:r>
      <w:ins w:id="6426" w:author="Soapbox" w:date="2021-07-21T12:40:00Z">
        <w:r w:rsidR="00D7137F" w:rsidRPr="001E7A27">
          <w:rPr>
            <w:lang w:val="en-GB"/>
          </w:rPr>
          <w:t>z</w:t>
        </w:r>
      </w:ins>
      <w:del w:id="6427" w:author="Soapbox" w:date="2021-07-21T12:40:00Z">
        <w:r w:rsidRPr="001E7A27" w:rsidDel="00D7137F">
          <w:rPr>
            <w:lang w:val="en-GB"/>
          </w:rPr>
          <w:delText>s</w:delText>
        </w:r>
      </w:del>
      <w:r w:rsidRPr="001E7A27">
        <w:rPr>
          <w:lang w:val="en-GB"/>
        </w:rPr>
        <w:t>ed model simulations which assume that CO</w:t>
      </w:r>
      <w:r w:rsidRPr="001E7A27">
        <w:rPr>
          <w:noProof/>
          <w:vertAlign w:val="subscript"/>
          <w:lang w:val="en-GB"/>
        </w:rPr>
        <w:t>2</w:t>
      </w:r>
      <w:r w:rsidRPr="001E7A27">
        <w:rPr>
          <w:lang w:val="en-GB"/>
        </w:rPr>
        <w:t xml:space="preserve"> is removed from the atmosphere directly and stored permanently in the geologic reservoir, which is analogous to direct air </w:t>
      </w:r>
      <w:r w:rsidR="008B3BAC" w:rsidRPr="001E7A27">
        <w:rPr>
          <w:lang w:val="en-GB"/>
        </w:rPr>
        <w:t xml:space="preserve">carbon </w:t>
      </w:r>
      <w:r w:rsidRPr="001E7A27">
        <w:rPr>
          <w:lang w:val="en-GB"/>
        </w:rPr>
        <w:t>capture with carbon storage (DACCS</w:t>
      </w:r>
      <w:ins w:id="6428" w:author="Soapbox" w:date="2021-07-22T10:30:00Z">
        <w:r w:rsidR="0071564D" w:rsidRPr="001E7A27">
          <w:rPr>
            <w:lang w:val="en-GB"/>
          </w:rPr>
          <w:t xml:space="preserve">) </w:t>
        </w:r>
      </w:ins>
      <w:del w:id="6429" w:author="Soapbox" w:date="2021-07-22T10:30:00Z">
        <w:r w:rsidRPr="001E7A27" w:rsidDel="0071564D">
          <w:rPr>
            <w:lang w:val="en-GB"/>
          </w:rPr>
          <w:delText>;</w:delText>
        </w:r>
      </w:del>
      <w:ins w:id="6430" w:author="Soapbox" w:date="2021-07-22T10:30:00Z">
        <w:r w:rsidR="0071564D" w:rsidRPr="001E7A27">
          <w:rPr>
            <w:lang w:val="en-GB"/>
          </w:rPr>
          <w:t>(</w:t>
        </w:r>
      </w:ins>
      <w:del w:id="6431" w:author="Soapbox" w:date="2021-07-22T10:30:00Z">
        <w:r w:rsidRPr="001E7A27" w:rsidDel="0071564D">
          <w:rPr>
            <w:lang w:val="en-GB"/>
          </w:rPr>
          <w:delText xml:space="preserve"> </w:delText>
        </w:r>
      </w:del>
      <w:r w:rsidRPr="001E7A27">
        <w:rPr>
          <w:lang w:val="en-GB"/>
        </w:rPr>
        <w:t xml:space="preserve">Table 5.9). The carbon cycle response to specific land and ocean-based CDR methods is assessed in Section 5.6.2.2.2. At the time of AR5 there were very few studies about the global carbon cycle response to CDR. Based on these studies and general understanding of the carbon cycle, AR5 </w:t>
      </w:r>
      <w:r w:rsidR="000D5154" w:rsidRPr="001E7A27">
        <w:rPr>
          <w:lang w:val="en-GB"/>
        </w:rPr>
        <w:t xml:space="preserve">WGI Chapter 6 </w:t>
      </w:r>
      <w:r w:rsidRPr="001E7A27">
        <w:rPr>
          <w:lang w:val="en-GB"/>
        </w:rPr>
        <w:t xml:space="preserve">assessed that it is </w:t>
      </w:r>
      <w:r w:rsidRPr="001E7A27">
        <w:rPr>
          <w:i/>
          <w:lang w:val="en-GB"/>
        </w:rPr>
        <w:t>virtually certain</w:t>
      </w:r>
      <w:r w:rsidRPr="001E7A27">
        <w:rPr>
          <w:lang w:val="en-GB"/>
        </w:rPr>
        <w:t xml:space="preserve"> that deliberate removal of CO</w:t>
      </w:r>
      <w:r w:rsidRPr="001E7A27">
        <w:rPr>
          <w:vertAlign w:val="subscript"/>
          <w:lang w:val="en-GB"/>
        </w:rPr>
        <w:t>2</w:t>
      </w:r>
      <w:r w:rsidRPr="001E7A27">
        <w:rPr>
          <w:lang w:val="en-GB"/>
        </w:rPr>
        <w:t xml:space="preserve"> from the atmosphere will be partially offset by outgassing of CO</w:t>
      </w:r>
      <w:r w:rsidRPr="001E7A27">
        <w:rPr>
          <w:vertAlign w:val="subscript"/>
          <w:lang w:val="en-GB"/>
        </w:rPr>
        <w:t>2</w:t>
      </w:r>
      <w:r w:rsidRPr="001E7A27">
        <w:rPr>
          <w:lang w:val="en-GB"/>
        </w:rPr>
        <w:t xml:space="preserve"> from the ocean and land carbon sinks. </w:t>
      </w:r>
      <w:r w:rsidRPr="001E7A27">
        <w:rPr>
          <w:i/>
          <w:lang w:val="en-GB"/>
        </w:rPr>
        <w:t>Low confidence</w:t>
      </w:r>
      <w:r w:rsidRPr="001E7A27">
        <w:rPr>
          <w:lang w:val="en-GB"/>
        </w:rPr>
        <w:t xml:space="preserve"> was placed on any quantification of effects. Since </w:t>
      </w:r>
      <w:del w:id="6432" w:author="Ian Blenkinsop" w:date="2021-07-14T11:09:00Z">
        <w:r w:rsidR="000D5154" w:rsidRPr="001E7A27" w:rsidDel="00635CBA">
          <w:rPr>
            <w:lang w:val="en-GB"/>
          </w:rPr>
          <w:delText xml:space="preserve">the </w:delText>
        </w:r>
        <w:r w:rsidR="004E18B2" w:rsidRPr="001E7A27" w:rsidDel="00635CBA">
          <w:rPr>
            <w:lang w:val="en-GB"/>
          </w:rPr>
          <w:delText xml:space="preserve">WGI </w:delText>
        </w:r>
      </w:del>
      <w:r w:rsidRPr="001E7A27">
        <w:rPr>
          <w:lang w:val="en-GB"/>
        </w:rPr>
        <w:t>AR5</w:t>
      </w:r>
      <w:r w:rsidR="000D5154" w:rsidRPr="001E7A27">
        <w:rPr>
          <w:lang w:val="en-GB"/>
        </w:rPr>
        <w:t xml:space="preserve"> </w:t>
      </w:r>
      <w:ins w:id="6433" w:author="Ian Blenkinsop" w:date="2021-07-14T11:09:00Z">
        <w:r w:rsidR="00635CBA" w:rsidRPr="001E7A27">
          <w:rPr>
            <w:lang w:val="en-GB"/>
          </w:rPr>
          <w:t xml:space="preserve">WGI </w:t>
        </w:r>
      </w:ins>
      <w:del w:id="6434" w:author="Soapbox" w:date="2021-07-22T12:36:00Z">
        <w:r w:rsidR="000D5154" w:rsidRPr="001E7A27" w:rsidDel="00E36EFF">
          <w:rPr>
            <w:lang w:val="en-GB"/>
          </w:rPr>
          <w:delText>(</w:delText>
        </w:r>
      </w:del>
      <w:r w:rsidR="000D5154" w:rsidRPr="001E7A27">
        <w:rPr>
          <w:lang w:val="en-GB"/>
        </w:rPr>
        <w:t>Chapter 6</w:t>
      </w:r>
      <w:del w:id="6435" w:author="Soapbox" w:date="2021-07-22T12:36:00Z">
        <w:r w:rsidR="000D5154" w:rsidRPr="001E7A27" w:rsidDel="00E36EFF">
          <w:rPr>
            <w:lang w:val="en-GB"/>
          </w:rPr>
          <w:delText>)</w:delText>
        </w:r>
      </w:del>
      <w:r w:rsidRPr="001E7A27">
        <w:rPr>
          <w:lang w:val="en-GB"/>
        </w:rPr>
        <w:t>, several studies have investigated the carbon cycle response to CDR in ideali</w:t>
      </w:r>
      <w:ins w:id="6436" w:author="Soapbox" w:date="2021-07-21T12:40:00Z">
        <w:r w:rsidR="00D7137F" w:rsidRPr="001E7A27">
          <w:rPr>
            <w:lang w:val="en-GB"/>
          </w:rPr>
          <w:t>z</w:t>
        </w:r>
      </w:ins>
      <w:del w:id="6437" w:author="Soapbox" w:date="2021-07-21T12:40:00Z">
        <w:r w:rsidRPr="001E7A27" w:rsidDel="00D7137F">
          <w:rPr>
            <w:lang w:val="en-GB"/>
          </w:rPr>
          <w:delText>s</w:delText>
        </w:r>
      </w:del>
      <w:r w:rsidRPr="001E7A27">
        <w:rPr>
          <w:lang w:val="en-GB"/>
        </w:rPr>
        <w:t xml:space="preserve">ed </w:t>
      </w:r>
      <w:ins w:id="6438" w:author="Tom Maycock" w:date="2021-09-09T17:19:00Z">
        <w:r w:rsidR="00EA1036">
          <w:rPr>
            <w:lang w:val="en-GB"/>
          </w:rPr>
          <w:t>‘</w:t>
        </w:r>
      </w:ins>
      <w:ins w:id="6439" w:author="Soapbox" w:date="2021-07-22T12:23:00Z">
        <w:del w:id="6440" w:author="Tom Maycock" w:date="2021-09-09T17:19:00Z">
          <w:r w:rsidR="009A2473" w:rsidRPr="001E7A27" w:rsidDel="00EA1036">
            <w:rPr>
              <w:lang w:val="en-GB"/>
            </w:rPr>
            <w:delText>'</w:delText>
          </w:r>
        </w:del>
      </w:ins>
      <w:del w:id="6441" w:author="Soapbox" w:date="2021-07-22T12:23:00Z">
        <w:r w:rsidRPr="001E7A27" w:rsidDel="009A2473">
          <w:rPr>
            <w:lang w:val="en-GB"/>
          </w:rPr>
          <w:delText>“</w:delText>
        </w:r>
      </w:del>
      <w:r w:rsidRPr="001E7A27">
        <w:rPr>
          <w:lang w:val="en-GB"/>
        </w:rPr>
        <w:t>pulse</w:t>
      </w:r>
      <w:ins w:id="6442" w:author="Tom Maycock" w:date="2021-09-09T17:19:00Z">
        <w:r w:rsidR="00EA1036">
          <w:rPr>
            <w:lang w:val="en-GB"/>
          </w:rPr>
          <w:t>’</w:t>
        </w:r>
      </w:ins>
      <w:ins w:id="6443" w:author="Soapbox" w:date="2021-07-22T12:23:00Z">
        <w:del w:id="6444" w:author="Tom Maycock" w:date="2021-09-09T17:19:00Z">
          <w:r w:rsidR="009A2473" w:rsidRPr="001E7A27" w:rsidDel="00EA1036">
            <w:rPr>
              <w:lang w:val="en-GB"/>
            </w:rPr>
            <w:delText>'</w:delText>
          </w:r>
        </w:del>
      </w:ins>
      <w:del w:id="6445" w:author="Soapbox" w:date="2021-07-22T12:23:00Z">
        <w:r w:rsidRPr="001E7A27" w:rsidDel="009A2473">
          <w:rPr>
            <w:lang w:val="en-GB"/>
          </w:rPr>
          <w:delText>”</w:delText>
        </w:r>
      </w:del>
      <w:r w:rsidRPr="001E7A27">
        <w:rPr>
          <w:lang w:val="en-GB"/>
        </w:rPr>
        <w:t xml:space="preserve"> removal simulations, whereby a specified amount of CO</w:t>
      </w:r>
      <w:r w:rsidRPr="001E7A27">
        <w:rPr>
          <w:noProof/>
          <w:vertAlign w:val="subscript"/>
          <w:lang w:val="en-GB"/>
        </w:rPr>
        <w:t>2</w:t>
      </w:r>
      <w:r w:rsidRPr="001E7A27">
        <w:rPr>
          <w:lang w:val="en-GB"/>
        </w:rPr>
        <w:t xml:space="preserve"> is removed instantly from the atmosphere, and scenario simulations with CO</w:t>
      </w:r>
      <w:r w:rsidRPr="001E7A27">
        <w:rPr>
          <w:noProof/>
          <w:vertAlign w:val="subscript"/>
          <w:lang w:val="en-GB"/>
        </w:rPr>
        <w:t>2</w:t>
      </w:r>
      <w:r w:rsidRPr="001E7A27">
        <w:rPr>
          <w:lang w:val="en-GB"/>
        </w:rPr>
        <w:t xml:space="preserve"> emissions and removals following a plausible trajectory. In addition, a dedicated carbon dioxide removal model intercomparison project </w:t>
      </w:r>
      <w:ins w:id="6446" w:author="Soapbox" w:date="2021-07-22T12:25:00Z">
        <w:r w:rsidR="00F72F9B" w:rsidRPr="001E7A27">
          <w:rPr>
            <w:lang w:val="en-GB"/>
          </w:rPr>
          <w:t xml:space="preserve">was initiated </w:t>
        </w:r>
      </w:ins>
      <w:r w:rsidRPr="001E7A27">
        <w:rPr>
          <w:lang w:val="en-GB"/>
        </w:rPr>
        <w:t>(CDRMIP</w:t>
      </w:r>
      <w:ins w:id="6447" w:author="Ian Blenkinsop" w:date="2021-07-28T15:36:00Z">
        <w:r w:rsidR="00694FA6" w:rsidRPr="001E7A27">
          <w:rPr>
            <w:lang w:val="en-GB"/>
          </w:rPr>
          <w:t>;</w:t>
        </w:r>
      </w:ins>
      <w:del w:id="6448" w:author="Ian Blenkinsop" w:date="2021-07-28T15:36:00Z">
        <w:r w:rsidRPr="001E7A27" w:rsidDel="00694FA6">
          <w:rPr>
            <w:lang w:val="en-GB"/>
          </w:rPr>
          <w:delText>)</w:delText>
        </w:r>
      </w:del>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 \u00b0C, and all emission scenarios that do not exceed 1.5 \u00b0C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"L4449", "given" : "", "non-dropping-particle" : "", "parse-names" : false, "suffix" : "" } ], "type" : "article-journal", "volume" : "11" }, "uris" : [ "http://www.mendeley.com/documents/?uuid=9c73b22c-ecd3-46c3-b955-c13e0a8111f5" ] } ], "mendeley" : { "formattedCitation" : "(Keller et al., 2018b)", "plainTextFormattedCitation" : "(Keller et al., 2018b)", "previouslyFormattedCitation" : "(Keller et al., 2018b)" }, "properties" : { "noteIndex" : 0 }, "schema" : "https://github.com/citation-style-language/schema/raw/master/csl-citation.json" }</w:instrText>
      </w:r>
      <w:r w:rsidRPr="001E7A27">
        <w:rPr>
          <w:lang w:val="en-GB"/>
        </w:rPr>
        <w:fldChar w:fldCharType="separate"/>
      </w:r>
      <w:del w:id="6449" w:author="Ian Blenkinsop" w:date="2021-07-28T15:36:00Z">
        <w:r w:rsidR="00025FA2" w:rsidRPr="001E7A27" w:rsidDel="00694FA6">
          <w:rPr>
            <w:noProof/>
            <w:lang w:val="en-GB"/>
          </w:rPr>
          <w:delText>(</w:delText>
        </w:r>
      </w:del>
      <w:r w:rsidR="00025FA2" w:rsidRPr="001E7A27">
        <w:rPr>
          <w:noProof/>
          <w:lang w:val="en-GB"/>
        </w:rPr>
        <w:t>Keller et al., 2018b)</w:t>
      </w:r>
      <w:r w:rsidRPr="001E7A27">
        <w:rPr>
          <w:lang w:val="en-GB"/>
        </w:rPr>
        <w:fldChar w:fldCharType="end"/>
      </w:r>
      <w:r w:rsidRPr="001E7A27">
        <w:rPr>
          <w:lang w:val="en-GB"/>
        </w:rPr>
        <w:t xml:space="preserve"> </w:t>
      </w:r>
      <w:del w:id="6450" w:author="Soapbox" w:date="2021-07-22T12:25:00Z">
        <w:r w:rsidRPr="001E7A27" w:rsidDel="00F72F9B">
          <w:rPr>
            <w:lang w:val="en-GB"/>
          </w:rPr>
          <w:delText xml:space="preserve">was initiated, </w:delText>
        </w:r>
      </w:del>
      <w:r w:rsidRPr="001E7A27">
        <w:rPr>
          <w:lang w:val="en-GB"/>
        </w:rPr>
        <w:t>which includes a range of CDR experiments from ideali</w:t>
      </w:r>
      <w:ins w:id="6451" w:author="Soapbox" w:date="2021-07-21T12:40:00Z">
        <w:r w:rsidR="00D7137F" w:rsidRPr="001E7A27">
          <w:rPr>
            <w:lang w:val="en-GB"/>
          </w:rPr>
          <w:t>z</w:t>
        </w:r>
      </w:ins>
      <w:del w:id="6452" w:author="Soapbox" w:date="2021-07-21T12:40:00Z">
        <w:r w:rsidRPr="001E7A27" w:rsidDel="00D7137F">
          <w:rPr>
            <w:lang w:val="en-GB"/>
          </w:rPr>
          <w:delText>s</w:delText>
        </w:r>
      </w:del>
      <w:r w:rsidRPr="001E7A27">
        <w:rPr>
          <w:lang w:val="en-GB"/>
        </w:rPr>
        <w:t>ed simulations to simulations of deployment of specific CDR methods (afforestation and ocean alkalini</w:t>
      </w:r>
      <w:ins w:id="6453" w:author="Soapbox" w:date="2021-07-20T07:10:00Z">
        <w:r w:rsidR="00766F77" w:rsidRPr="001E7A27">
          <w:rPr>
            <w:lang w:val="en-GB"/>
          </w:rPr>
          <w:t>z</w:t>
        </w:r>
      </w:ins>
      <w:del w:id="6454" w:author="Soapbox" w:date="2021-07-20T07:10:00Z">
        <w:r w:rsidRPr="001E7A27" w:rsidDel="00766F77">
          <w:rPr>
            <w:lang w:val="en-GB"/>
          </w:rPr>
          <w:delText>s</w:delText>
        </w:r>
      </w:del>
      <w:r w:rsidRPr="001E7A27">
        <w:rPr>
          <w:lang w:val="en-GB"/>
        </w:rPr>
        <w:t>ation).</w:t>
      </w:r>
    </w:p>
    <w:p w14:paraId="71E2F683" w14:textId="77777777" w:rsidR="00E3676F" w:rsidRPr="001E7A27" w:rsidRDefault="00E3676F" w:rsidP="005C7F25">
      <w:pPr>
        <w:pStyle w:val="AR6BodyText"/>
        <w:rPr>
          <w:lang w:val="en-GB"/>
        </w:rPr>
      </w:pPr>
    </w:p>
    <w:p w14:paraId="2B17E4D2" w14:textId="04EB4F6C" w:rsidR="00E3676F" w:rsidRPr="001E7A27" w:rsidRDefault="00E3676F" w:rsidP="005C7F25">
      <w:pPr>
        <w:pStyle w:val="AR6BodyText"/>
        <w:rPr>
          <w:lang w:val="en-GB"/>
        </w:rPr>
      </w:pPr>
      <w:r w:rsidRPr="001E7A27">
        <w:rPr>
          <w:lang w:val="en-GB"/>
        </w:rPr>
        <w:t>This subsection assesses three aspects of the climate</w:t>
      </w:r>
      <w:ins w:id="6455" w:author="Tom Maycock" w:date="2021-09-09T15:21:00Z">
        <w:r w:rsidR="00D74675">
          <w:rPr>
            <w:lang w:val="en-GB"/>
          </w:rPr>
          <w:t>–</w:t>
        </w:r>
      </w:ins>
      <w:del w:id="6456" w:author="Tom Maycock" w:date="2021-09-09T15:21:00Z">
        <w:r w:rsidRPr="001E7A27" w:rsidDel="00D74675">
          <w:rPr>
            <w:lang w:val="en-GB"/>
          </w:rPr>
          <w:delText>-</w:delText>
        </w:r>
      </w:del>
      <w:r w:rsidRPr="001E7A27">
        <w:rPr>
          <w:lang w:val="en-GB"/>
        </w:rPr>
        <w:t>carbon cycle response to CDR: the time-dependent behaviour of CO</w:t>
      </w:r>
      <w:r w:rsidRPr="001E7A27">
        <w:rPr>
          <w:noProof/>
          <w:vertAlign w:val="subscript"/>
          <w:lang w:val="en-GB"/>
        </w:rPr>
        <w:t>2</w:t>
      </w:r>
      <w:r w:rsidRPr="001E7A27">
        <w:rPr>
          <w:lang w:val="en-GB"/>
        </w:rPr>
        <w:t xml:space="preserve"> fluxes in scenarios with CDR, the effectiveness of CDR in drawing down atmospheric CO</w:t>
      </w:r>
      <w:r w:rsidRPr="001E7A27">
        <w:rPr>
          <w:noProof/>
          <w:vertAlign w:val="subscript"/>
          <w:lang w:val="en-GB"/>
        </w:rPr>
        <w:t>2</w:t>
      </w:r>
      <w:r w:rsidRPr="001E7A27">
        <w:rPr>
          <w:lang w:val="en-GB"/>
        </w:rPr>
        <w:t xml:space="preserve"> and cooling global mean temperature, and the symmetry of the climate</w:t>
      </w:r>
      <w:ins w:id="6457" w:author="Tom Maycock" w:date="2021-09-09T15:21:00Z">
        <w:r w:rsidR="00D74675">
          <w:rPr>
            <w:lang w:val="en-GB"/>
          </w:rPr>
          <w:t>–</w:t>
        </w:r>
      </w:ins>
      <w:del w:id="6458" w:author="Tom Maycock" w:date="2021-09-09T15:21:00Z">
        <w:r w:rsidRPr="001E7A27" w:rsidDel="00D74675">
          <w:rPr>
            <w:lang w:val="en-GB"/>
          </w:rPr>
          <w:delText>-</w:delText>
        </w:r>
      </w:del>
      <w:r w:rsidRPr="001E7A27">
        <w:rPr>
          <w:lang w:val="en-GB"/>
        </w:rPr>
        <w:t>carbon cycle response to positive and negative CO</w:t>
      </w:r>
      <w:r w:rsidRPr="001E7A27">
        <w:rPr>
          <w:noProof/>
          <w:vertAlign w:val="subscript"/>
          <w:lang w:val="en-GB"/>
        </w:rPr>
        <w:t>2</w:t>
      </w:r>
      <w:r w:rsidRPr="001E7A27">
        <w:rPr>
          <w:lang w:val="en-GB"/>
        </w:rPr>
        <w:t xml:space="preserve"> emissions.</w:t>
      </w:r>
    </w:p>
    <w:p w14:paraId="4EB20F0D" w14:textId="77777777" w:rsidR="00E3676F" w:rsidRPr="001E7A27" w:rsidRDefault="00E3676F" w:rsidP="005C7F25">
      <w:pPr>
        <w:pStyle w:val="AR6BodyText"/>
        <w:rPr>
          <w:lang w:val="en-GB" w:eastAsia="en-US"/>
        </w:rPr>
      </w:pPr>
    </w:p>
    <w:p w14:paraId="28D34D7F" w14:textId="77777777" w:rsidR="00186B0B" w:rsidRPr="001E7A27" w:rsidRDefault="00186B0B" w:rsidP="005C7F25">
      <w:pPr>
        <w:pStyle w:val="AR6BodyText"/>
        <w:rPr>
          <w:lang w:val="en-GB" w:eastAsia="en-US"/>
        </w:rPr>
      </w:pPr>
    </w:p>
    <w:p w14:paraId="10C27377" w14:textId="298EB7EE" w:rsidR="00E3676F" w:rsidRPr="001E7A27" w:rsidRDefault="00E3676F" w:rsidP="005C7F25">
      <w:pPr>
        <w:pStyle w:val="AR6BodyText"/>
        <w:rPr>
          <w:b/>
          <w:lang w:val="en-GB" w:eastAsia="en-US"/>
        </w:rPr>
      </w:pPr>
      <w:r w:rsidRPr="001E7A27">
        <w:rPr>
          <w:b/>
          <w:lang w:val="en-GB" w:eastAsia="en-US"/>
        </w:rPr>
        <w:lastRenderedPageBreak/>
        <w:t>[START BOX 5.3 HERE]</w:t>
      </w:r>
    </w:p>
    <w:p w14:paraId="5051CA90" w14:textId="77777777" w:rsidR="00830892" w:rsidRPr="001E7A27" w:rsidRDefault="00830892" w:rsidP="00351BE5">
      <w:pPr>
        <w:pStyle w:val="AR6BodyText"/>
        <w:shd w:val="clear" w:color="auto" w:fill="DEEAF6" w:themeFill="accent1" w:themeFillTint="33"/>
        <w:rPr>
          <w:b/>
          <w:lang w:val="en-GB" w:eastAsia="en-US"/>
        </w:rPr>
      </w:pPr>
    </w:p>
    <w:p w14:paraId="6CD4E175" w14:textId="21730E4F" w:rsidR="00830892" w:rsidRPr="001E7A27" w:rsidRDefault="00830892" w:rsidP="00351BE5">
      <w:pPr>
        <w:pStyle w:val="AR6Chap5Box"/>
        <w:shd w:val="clear" w:color="auto" w:fill="DEEAF6" w:themeFill="accent1" w:themeFillTint="33"/>
        <w:rPr>
          <w:lang w:val="en-GB"/>
        </w:rPr>
      </w:pPr>
      <w:bookmarkStart w:id="6459" w:name="_Toc5716984"/>
      <w:bookmarkStart w:id="6460" w:name="_Toc33564326"/>
      <w:bookmarkStart w:id="6461" w:name="_Toc70535742"/>
      <w:r w:rsidRPr="001E7A27">
        <w:rPr>
          <w:lang w:val="en-GB"/>
        </w:rPr>
        <w:t xml:space="preserve">Carbon </w:t>
      </w:r>
      <w:del w:id="6462" w:author="Ian Blenkinsop" w:date="2021-07-28T15:36:00Z">
        <w:r w:rsidRPr="001E7A27" w:rsidDel="00694FA6">
          <w:rPr>
            <w:lang w:val="en-GB"/>
          </w:rPr>
          <w:delText xml:space="preserve">cycle </w:delText>
        </w:r>
      </w:del>
      <w:ins w:id="6463" w:author="Ian Blenkinsop" w:date="2021-07-28T15:36:00Z">
        <w:r w:rsidR="00694FA6" w:rsidRPr="001E7A27">
          <w:rPr>
            <w:lang w:val="en-GB"/>
          </w:rPr>
          <w:t xml:space="preserve">Cycle </w:t>
        </w:r>
      </w:ins>
      <w:del w:id="6464" w:author="Ian Blenkinsop" w:date="2021-07-28T15:36:00Z">
        <w:r w:rsidRPr="001E7A27" w:rsidDel="00694FA6">
          <w:rPr>
            <w:lang w:val="en-GB"/>
          </w:rPr>
          <w:delText xml:space="preserve">response </w:delText>
        </w:r>
      </w:del>
      <w:ins w:id="6465" w:author="Ian Blenkinsop" w:date="2021-07-28T15:36:00Z">
        <w:r w:rsidR="00694FA6" w:rsidRPr="001E7A27">
          <w:rPr>
            <w:lang w:val="en-GB"/>
          </w:rPr>
          <w:t xml:space="preserve">Response </w:t>
        </w:r>
      </w:ins>
      <w:r w:rsidRPr="001E7A27">
        <w:rPr>
          <w:lang w:val="en-GB"/>
        </w:rPr>
        <w:t>to CO</w:t>
      </w:r>
      <w:r w:rsidRPr="001E7A27">
        <w:rPr>
          <w:noProof/>
          <w:vertAlign w:val="subscript"/>
          <w:lang w:val="en-GB"/>
        </w:rPr>
        <w:t>2</w:t>
      </w:r>
      <w:r w:rsidRPr="001E7A27">
        <w:rPr>
          <w:lang w:val="en-GB"/>
        </w:rPr>
        <w:t xml:space="preserve"> </w:t>
      </w:r>
      <w:del w:id="6466" w:author="Ian Blenkinsop" w:date="2021-07-28T15:36:00Z">
        <w:r w:rsidRPr="001E7A27" w:rsidDel="00694FA6">
          <w:rPr>
            <w:lang w:val="en-GB"/>
          </w:rPr>
          <w:delText xml:space="preserve">removal </w:delText>
        </w:r>
      </w:del>
      <w:ins w:id="6467" w:author="Ian Blenkinsop" w:date="2021-07-28T15:36:00Z">
        <w:r w:rsidR="00694FA6" w:rsidRPr="001E7A27">
          <w:rPr>
            <w:lang w:val="en-GB"/>
          </w:rPr>
          <w:t xml:space="preserve">Removal </w:t>
        </w:r>
      </w:ins>
      <w:r w:rsidRPr="001E7A27">
        <w:rPr>
          <w:lang w:val="en-GB"/>
        </w:rPr>
        <w:t xml:space="preserve">from the </w:t>
      </w:r>
      <w:del w:id="6468" w:author="Ian Blenkinsop" w:date="2021-07-28T15:37:00Z">
        <w:r w:rsidRPr="001E7A27" w:rsidDel="00694FA6">
          <w:rPr>
            <w:lang w:val="en-GB"/>
          </w:rPr>
          <w:delText>atmosphere</w:delText>
        </w:r>
      </w:del>
      <w:bookmarkEnd w:id="6459"/>
      <w:bookmarkEnd w:id="6460"/>
      <w:bookmarkEnd w:id="6461"/>
      <w:ins w:id="6469" w:author="Ian Blenkinsop" w:date="2021-07-28T15:37:00Z">
        <w:r w:rsidR="00694FA6" w:rsidRPr="001E7A27">
          <w:rPr>
            <w:lang w:val="en-GB"/>
          </w:rPr>
          <w:t>Atmosphere</w:t>
        </w:r>
      </w:ins>
    </w:p>
    <w:p w14:paraId="3DDA3BF7" w14:textId="77777777" w:rsidR="00830892" w:rsidRPr="001E7A27" w:rsidRDefault="00830892" w:rsidP="005C7F25">
      <w:pPr>
        <w:pStyle w:val="AR6BodyText"/>
        <w:shd w:val="clear" w:color="auto" w:fill="DEEAF6" w:themeFill="accent1" w:themeFillTint="33"/>
        <w:rPr>
          <w:lang w:val="en-GB" w:eastAsia="en-US"/>
        </w:rPr>
      </w:pPr>
    </w:p>
    <w:p w14:paraId="783B534F" w14:textId="183166A3" w:rsidR="00830892" w:rsidRPr="001E7A27" w:rsidRDefault="00830892" w:rsidP="005C7F25">
      <w:pPr>
        <w:pStyle w:val="AR6BodyText"/>
        <w:shd w:val="clear" w:color="auto" w:fill="DEEAF6" w:themeFill="accent1" w:themeFillTint="33"/>
        <w:rPr>
          <w:lang w:val="en-GB" w:eastAsia="en-US"/>
        </w:rPr>
      </w:pPr>
      <w:r w:rsidRPr="001E7A27">
        <w:rPr>
          <w:lang w:val="en-GB" w:eastAsia="en-US"/>
        </w:rPr>
        <w:t>During the industrial era, CO</w:t>
      </w:r>
      <w:r w:rsidRPr="001E7A27">
        <w:rPr>
          <w:noProof/>
          <w:vertAlign w:val="subscript"/>
          <w:lang w:val="en-GB"/>
        </w:rPr>
        <w:t>2</w:t>
      </w:r>
      <w:r w:rsidRPr="001E7A27">
        <w:rPr>
          <w:lang w:val="en-GB" w:eastAsia="en-US"/>
        </w:rPr>
        <w:t xml:space="preserve"> emitted by the combustion of fossil fuels and land-use change has been redistributed between atmosphere, land, and ocean carbon reservoirs due to carbon cycle processes (</w:t>
      </w:r>
      <w:r w:rsidR="00D358D3" w:rsidRPr="001E7A27">
        <w:rPr>
          <w:lang w:val="en-GB" w:eastAsia="en-US"/>
        </w:rPr>
        <w:t>Box 5.3</w:t>
      </w:r>
      <w:ins w:id="6470" w:author="Ian Blenkinsop" w:date="2021-07-28T15:37:00Z">
        <w:r w:rsidR="00694FA6" w:rsidRPr="001E7A27">
          <w:rPr>
            <w:lang w:val="en-GB" w:eastAsia="en-US"/>
          </w:rPr>
          <w:t>,</w:t>
        </w:r>
      </w:ins>
      <w:r w:rsidR="00D358D3" w:rsidRPr="001E7A27">
        <w:rPr>
          <w:lang w:val="en-GB" w:eastAsia="en-US"/>
        </w:rPr>
        <w:t xml:space="preserve"> </w:t>
      </w:r>
      <w:r w:rsidRPr="001E7A27">
        <w:rPr>
          <w:lang w:val="en-GB" w:eastAsia="en-US"/>
        </w:rPr>
        <w:t>Figur</w:t>
      </w:r>
      <w:r w:rsidR="00D358D3" w:rsidRPr="001E7A27">
        <w:rPr>
          <w:lang w:val="en-GB" w:eastAsia="en-US"/>
        </w:rPr>
        <w:t>e 1b</w:t>
      </w:r>
      <w:del w:id="6471" w:author="Ian Blenkinsop" w:date="2021-07-28T15:37:00Z">
        <w:r w:rsidR="00D358D3" w:rsidRPr="001E7A27" w:rsidDel="00694FA6">
          <w:rPr>
            <w:lang w:val="en-GB" w:eastAsia="en-US"/>
          </w:rPr>
          <w:delText xml:space="preserve">; </w:delText>
        </w:r>
      </w:del>
      <w:ins w:id="6472" w:author="Ian Blenkinsop" w:date="2021-07-28T15:37:00Z">
        <w:r w:rsidR="00694FA6" w:rsidRPr="001E7A27">
          <w:rPr>
            <w:lang w:val="en-GB" w:eastAsia="en-US"/>
          </w:rPr>
          <w:t xml:space="preserve"> and </w:t>
        </w:r>
      </w:ins>
      <w:r w:rsidRPr="001E7A27">
        <w:rPr>
          <w:lang w:val="en-GB" w:eastAsia="en-US"/>
        </w:rPr>
        <w:t>Figure 5.13). Over the past decade (2010</w:t>
      </w:r>
      <w:r w:rsidRPr="001E7A27">
        <w:rPr>
          <w:lang w:val="en-GB"/>
        </w:rPr>
        <w:t>–</w:t>
      </w:r>
      <w:r w:rsidRPr="001E7A27">
        <w:rPr>
          <w:lang w:val="en-GB" w:eastAsia="en-US"/>
        </w:rPr>
        <w:t>2019)</w:t>
      </w:r>
      <w:r w:rsidR="00781516" w:rsidRPr="001E7A27">
        <w:rPr>
          <w:lang w:val="en-GB" w:eastAsia="en-US"/>
        </w:rPr>
        <w:t>,</w:t>
      </w:r>
      <w:r w:rsidRPr="001E7A27">
        <w:rPr>
          <w:lang w:val="en-GB" w:eastAsia="en-US"/>
        </w:rPr>
        <w:t xml:space="preserve"> 46% of the emitted CO</w:t>
      </w:r>
      <w:r w:rsidRPr="001E7A27">
        <w:rPr>
          <w:noProof/>
          <w:vertAlign w:val="subscript"/>
          <w:lang w:val="en-GB"/>
        </w:rPr>
        <w:t>2</w:t>
      </w:r>
      <w:r w:rsidRPr="001E7A27">
        <w:rPr>
          <w:lang w:val="en-GB" w:eastAsia="en-US"/>
        </w:rPr>
        <w:t xml:space="preserve"> remained in the atmosphere, 23% was taken up by the ocean</w:t>
      </w:r>
      <w:ins w:id="6473" w:author="Soapbox" w:date="2021-07-22T12:28:00Z">
        <w:r w:rsidR="00F72F9B" w:rsidRPr="001E7A27">
          <w:rPr>
            <w:lang w:val="en-GB" w:eastAsia="en-US"/>
          </w:rPr>
          <w:t>,</w:t>
        </w:r>
      </w:ins>
      <w:r w:rsidRPr="001E7A27">
        <w:rPr>
          <w:lang w:val="en-GB" w:eastAsia="en-US"/>
        </w:rPr>
        <w:t xml:space="preserve"> and 31% by the terrestrial biosphere (Section 5.2.1.5). When </w:t>
      </w:r>
      <w:r w:rsidR="00D358D3" w:rsidRPr="001E7A27">
        <w:rPr>
          <w:lang w:val="en-GB" w:eastAsia="en-US"/>
        </w:rPr>
        <w:t>carbon dioxide removal (</w:t>
      </w:r>
      <w:r w:rsidRPr="001E7A27">
        <w:rPr>
          <w:lang w:val="en-GB" w:eastAsia="en-US"/>
        </w:rPr>
        <w:t>CDR</w:t>
      </w:r>
      <w:r w:rsidR="00D358D3" w:rsidRPr="001E7A27">
        <w:rPr>
          <w:lang w:val="en-GB" w:eastAsia="en-US"/>
        </w:rPr>
        <w:t>)</w:t>
      </w:r>
      <w:r w:rsidRPr="001E7A27">
        <w:rPr>
          <w:lang w:val="en-GB" w:eastAsia="en-US"/>
        </w:rPr>
        <w:t xml:space="preserve"> is applied during periods in which human activities are net CO</w:t>
      </w:r>
      <w:r w:rsidRPr="001E7A27">
        <w:rPr>
          <w:vertAlign w:val="subscript"/>
          <w:lang w:val="en-GB" w:eastAsia="en-US"/>
        </w:rPr>
        <w:t>2</w:t>
      </w:r>
      <w:r w:rsidRPr="001E7A27">
        <w:rPr>
          <w:lang w:val="en-GB" w:eastAsia="en-US"/>
        </w:rPr>
        <w:t xml:space="preserve"> sources to the atmosphere</w:t>
      </w:r>
      <w:ins w:id="6474" w:author="Soapbox" w:date="2021-07-22T12:28:00Z">
        <w:r w:rsidR="00F72F9B" w:rsidRPr="001E7A27">
          <w:rPr>
            <w:lang w:val="en-GB" w:eastAsia="en-US"/>
          </w:rPr>
          <w:t>,</w:t>
        </w:r>
      </w:ins>
      <w:r w:rsidRPr="001E7A27">
        <w:rPr>
          <w:lang w:val="en-GB" w:eastAsia="en-US"/>
        </w:rPr>
        <w:t xml:space="preserve"> and the amount of emissions removed by CDR is smaller than the net source (net positive CO</w:t>
      </w:r>
      <w:r w:rsidRPr="001E7A27">
        <w:rPr>
          <w:vertAlign w:val="subscript"/>
          <w:lang w:val="en-GB" w:eastAsia="en-US"/>
        </w:rPr>
        <w:t>2</w:t>
      </w:r>
      <w:r w:rsidRPr="001E7A27">
        <w:rPr>
          <w:lang w:val="en-GB" w:eastAsia="en-US"/>
        </w:rPr>
        <w:t xml:space="preserve"> emissions), CDR acts to reduce the net emissions (</w:t>
      </w:r>
      <w:r w:rsidR="00D358D3" w:rsidRPr="001E7A27">
        <w:rPr>
          <w:lang w:val="en-GB" w:eastAsia="en-US"/>
        </w:rPr>
        <w:t xml:space="preserve">Box 5.3 </w:t>
      </w:r>
      <w:r w:rsidRPr="001E7A27">
        <w:rPr>
          <w:lang w:val="en-GB" w:eastAsia="en-US"/>
        </w:rPr>
        <w:t>Figure 1c). In this scenario</w:t>
      </w:r>
      <w:ins w:id="6475" w:author="Soapbox" w:date="2021-07-22T12:29:00Z">
        <w:r w:rsidR="00F72F9B" w:rsidRPr="001E7A27">
          <w:rPr>
            <w:lang w:val="en-GB" w:eastAsia="en-US"/>
          </w:rPr>
          <w:t>,</w:t>
        </w:r>
      </w:ins>
      <w:r w:rsidRPr="001E7A27">
        <w:rPr>
          <w:lang w:val="en-GB" w:eastAsia="en-US"/>
        </w:rPr>
        <w:t xml:space="preserve"> part of the CO</w:t>
      </w:r>
      <w:r w:rsidRPr="001E7A27">
        <w:rPr>
          <w:vertAlign w:val="subscript"/>
          <w:lang w:val="en-GB" w:eastAsia="en-US"/>
        </w:rPr>
        <w:t>2</w:t>
      </w:r>
      <w:r w:rsidRPr="001E7A27">
        <w:rPr>
          <w:lang w:val="en-GB" w:eastAsia="en-US"/>
        </w:rPr>
        <w:t xml:space="preserve"> emissions in</w:t>
      </w:r>
      <w:del w:id="6476" w:author="Soapbox" w:date="2021-07-22T12:29:00Z">
        <w:r w:rsidRPr="001E7A27" w:rsidDel="00F72F9B">
          <w:rPr>
            <w:lang w:val="en-GB" w:eastAsia="en-US"/>
          </w:rPr>
          <w:delText>to</w:delText>
        </w:r>
      </w:del>
      <w:r w:rsidRPr="001E7A27">
        <w:rPr>
          <w:lang w:val="en-GB" w:eastAsia="en-US"/>
        </w:rPr>
        <w:t xml:space="preserve"> the atmosphere </w:t>
      </w:r>
      <w:del w:id="6477" w:author="Soapbox" w:date="2021-07-22T12:29:00Z">
        <w:r w:rsidRPr="001E7A27" w:rsidDel="00F72F9B">
          <w:rPr>
            <w:lang w:val="en-GB" w:eastAsia="en-US"/>
          </w:rPr>
          <w:delText xml:space="preserve">is </w:delText>
        </w:r>
      </w:del>
      <w:ins w:id="6478" w:author="Soapbox" w:date="2021-07-22T12:29:00Z">
        <w:r w:rsidR="00F72F9B" w:rsidRPr="001E7A27">
          <w:rPr>
            <w:lang w:val="en-GB" w:eastAsia="en-US"/>
          </w:rPr>
          <w:t xml:space="preserve">are </w:t>
        </w:r>
      </w:ins>
      <w:r w:rsidRPr="001E7A27">
        <w:rPr>
          <w:lang w:val="en-GB" w:eastAsia="en-US"/>
        </w:rPr>
        <w:t>removed by the land and ocean sinks, as has been the case historically.</w:t>
      </w:r>
    </w:p>
    <w:p w14:paraId="16F80313" w14:textId="77777777" w:rsidR="00830892" w:rsidRPr="001E7A27" w:rsidRDefault="00830892" w:rsidP="005C7F25">
      <w:pPr>
        <w:pStyle w:val="AR6BodyText"/>
        <w:shd w:val="clear" w:color="auto" w:fill="DEEAF6" w:themeFill="accent1" w:themeFillTint="33"/>
        <w:rPr>
          <w:lang w:val="en-GB" w:eastAsia="en-US"/>
        </w:rPr>
      </w:pPr>
    </w:p>
    <w:p w14:paraId="439AAFAB" w14:textId="774060BF" w:rsidR="00830892" w:rsidRPr="001E7A27" w:rsidRDefault="00830892" w:rsidP="005C7F25">
      <w:pPr>
        <w:pStyle w:val="AR6BodyText"/>
        <w:shd w:val="clear" w:color="auto" w:fill="DEEAF6" w:themeFill="accent1" w:themeFillTint="33"/>
        <w:rPr>
          <w:lang w:val="en-GB" w:eastAsia="en-US"/>
        </w:rPr>
      </w:pPr>
      <w:r w:rsidRPr="001E7A27">
        <w:rPr>
          <w:lang w:val="en-GB" w:eastAsia="en-US"/>
        </w:rPr>
        <w:t>When CDR removes more CO</w:t>
      </w:r>
      <w:r w:rsidRPr="001E7A27">
        <w:rPr>
          <w:noProof/>
          <w:vertAlign w:val="subscript"/>
          <w:lang w:val="en-GB"/>
        </w:rPr>
        <w:t>2</w:t>
      </w:r>
      <w:r w:rsidRPr="001E7A27">
        <w:rPr>
          <w:lang w:val="en-GB" w:eastAsia="en-US"/>
        </w:rPr>
        <w:t xml:space="preserve"> emissions than human activities emit (net negative CO</w:t>
      </w:r>
      <w:r w:rsidRPr="001E7A27">
        <w:rPr>
          <w:vertAlign w:val="subscript"/>
          <w:lang w:val="en-GB" w:eastAsia="en-US"/>
        </w:rPr>
        <w:t>2</w:t>
      </w:r>
      <w:r w:rsidRPr="001E7A27">
        <w:rPr>
          <w:lang w:val="en-GB" w:eastAsia="en-US"/>
        </w:rPr>
        <w:t xml:space="preserve"> emissions), and atmospheric CO</w:t>
      </w:r>
      <w:r w:rsidRPr="001E7A27">
        <w:rPr>
          <w:noProof/>
          <w:vertAlign w:val="subscript"/>
          <w:lang w:val="en-GB"/>
        </w:rPr>
        <w:t>2</w:t>
      </w:r>
      <w:r w:rsidRPr="001E7A27">
        <w:rPr>
          <w:lang w:val="en-GB" w:eastAsia="en-US"/>
        </w:rPr>
        <w:t xml:space="preserve"> declines, the land and ocean sinks initially continue to take up CO</w:t>
      </w:r>
      <w:r w:rsidRPr="001E7A27">
        <w:rPr>
          <w:vertAlign w:val="subscript"/>
          <w:lang w:val="en-GB" w:eastAsia="en-US"/>
        </w:rPr>
        <w:t>2</w:t>
      </w:r>
      <w:r w:rsidRPr="001E7A27">
        <w:rPr>
          <w:lang w:val="en-GB" w:eastAsia="en-US"/>
        </w:rPr>
        <w:t xml:space="preserve"> from the atmosphere. This </w:t>
      </w:r>
      <w:ins w:id="6479" w:author="Soapbox" w:date="2021-07-22T12:30:00Z">
        <w:r w:rsidR="00F72F9B" w:rsidRPr="001E7A27">
          <w:rPr>
            <w:lang w:val="en-GB" w:eastAsia="en-US"/>
          </w:rPr>
          <w:t xml:space="preserve">is </w:t>
        </w:r>
      </w:ins>
      <w:r w:rsidRPr="001E7A27">
        <w:rPr>
          <w:lang w:val="en-GB" w:eastAsia="en-US"/>
        </w:rPr>
        <w:t xml:space="preserve">because carbon sinks, particularly the ocean, exhibit inertia and </w:t>
      </w:r>
      <w:r w:rsidRPr="001E7A27">
        <w:rPr>
          <w:color w:val="000000"/>
          <w:lang w:val="en-GB"/>
        </w:rPr>
        <w:t>continue to respond to the prior trajectory of rising atmospheric CO</w:t>
      </w:r>
      <w:r w:rsidRPr="001E7A27">
        <w:rPr>
          <w:color w:val="000000"/>
          <w:vertAlign w:val="subscript"/>
          <w:lang w:val="en-GB"/>
        </w:rPr>
        <w:t>2</w:t>
      </w:r>
      <w:r w:rsidRPr="001E7A27">
        <w:rPr>
          <w:color w:val="000000"/>
          <w:lang w:val="en-GB"/>
        </w:rPr>
        <w:t xml:space="preserve"> concentration.</w:t>
      </w:r>
      <w:r w:rsidRPr="001E7A27">
        <w:rPr>
          <w:lang w:val="en-GB" w:eastAsia="en-US"/>
        </w:rPr>
        <w:t xml:space="preserve"> After some time, which is determined by the magnitude of the removal and the rate and amount of CO</w:t>
      </w:r>
      <w:r w:rsidRPr="001E7A27">
        <w:rPr>
          <w:noProof/>
          <w:vertAlign w:val="subscript"/>
          <w:lang w:val="en-GB"/>
        </w:rPr>
        <w:t>2</w:t>
      </w:r>
      <w:r w:rsidRPr="001E7A27">
        <w:rPr>
          <w:lang w:val="en-GB" w:eastAsia="en-US"/>
        </w:rPr>
        <w:t xml:space="preserve"> emissions prior to the CDR application, land and ocean carbon reservoirs begin to release CO</w:t>
      </w:r>
      <w:r w:rsidRPr="001E7A27">
        <w:rPr>
          <w:vertAlign w:val="subscript"/>
          <w:lang w:val="en-GB" w:eastAsia="en-US"/>
        </w:rPr>
        <w:t>2</w:t>
      </w:r>
      <w:r w:rsidRPr="001E7A27">
        <w:rPr>
          <w:lang w:val="en-GB" w:eastAsia="en-US"/>
        </w:rPr>
        <w:t xml:space="preserve"> </w:t>
      </w:r>
      <w:ins w:id="6480" w:author="Soapbox" w:date="2021-07-22T12:30:00Z">
        <w:r w:rsidR="00F72F9B" w:rsidRPr="001E7A27">
          <w:rPr>
            <w:lang w:val="en-GB" w:eastAsia="en-US"/>
          </w:rPr>
          <w:t>in</w:t>
        </w:r>
      </w:ins>
      <w:r w:rsidRPr="001E7A27">
        <w:rPr>
          <w:lang w:val="en-GB" w:eastAsia="en-US"/>
        </w:rPr>
        <w:t>to the atmosphere</w:t>
      </w:r>
      <w:ins w:id="6481" w:author="Soapbox" w:date="2021-07-22T12:30:00Z">
        <w:r w:rsidR="00F72F9B" w:rsidRPr="001E7A27">
          <w:rPr>
            <w:lang w:val="en-GB" w:eastAsia="en-US"/>
          </w:rPr>
          <w:t>,</w:t>
        </w:r>
      </w:ins>
      <w:r w:rsidRPr="001E7A27">
        <w:rPr>
          <w:lang w:val="en-GB" w:eastAsia="en-US"/>
        </w:rPr>
        <w:t xml:space="preserve"> making CDR less effective (</w:t>
      </w:r>
      <w:r w:rsidR="004A765D" w:rsidRPr="001E7A27">
        <w:rPr>
          <w:lang w:val="en-GB" w:eastAsia="en-US"/>
        </w:rPr>
        <w:t>Box 5.3</w:t>
      </w:r>
      <w:ins w:id="6482" w:author="Ian Blenkinsop" w:date="2021-07-28T15:37:00Z">
        <w:r w:rsidR="00694FA6" w:rsidRPr="001E7A27">
          <w:rPr>
            <w:lang w:val="en-GB" w:eastAsia="en-US"/>
          </w:rPr>
          <w:t>,</w:t>
        </w:r>
      </w:ins>
      <w:r w:rsidR="004A765D" w:rsidRPr="001E7A27">
        <w:rPr>
          <w:lang w:val="en-GB" w:eastAsia="en-US"/>
        </w:rPr>
        <w:t xml:space="preserve"> </w:t>
      </w:r>
      <w:r w:rsidRPr="001E7A27">
        <w:rPr>
          <w:lang w:val="en-GB" w:eastAsia="en-US"/>
        </w:rPr>
        <w:t xml:space="preserve">Figure 1d). </w:t>
      </w:r>
    </w:p>
    <w:p w14:paraId="0458471B" w14:textId="77777777" w:rsidR="00830892" w:rsidRPr="001E7A27" w:rsidRDefault="00830892" w:rsidP="005C7F25">
      <w:pPr>
        <w:pStyle w:val="AR6BodyText"/>
        <w:shd w:val="clear" w:color="auto" w:fill="DEEAF6" w:themeFill="accent1" w:themeFillTint="33"/>
        <w:rPr>
          <w:lang w:val="en-GB" w:eastAsia="en-US"/>
        </w:rPr>
      </w:pPr>
    </w:p>
    <w:p w14:paraId="4CFC925D" w14:textId="77777777" w:rsidR="00435BD1" w:rsidRPr="001E7A27" w:rsidRDefault="00435BD1" w:rsidP="005C7F25">
      <w:pPr>
        <w:pStyle w:val="AR6BodyText"/>
        <w:shd w:val="clear" w:color="auto" w:fill="DEEAF6" w:themeFill="accent1" w:themeFillTint="33"/>
        <w:rPr>
          <w:lang w:val="en-GB" w:eastAsia="en-US"/>
        </w:rPr>
      </w:pPr>
    </w:p>
    <w:p w14:paraId="49AC95C0" w14:textId="693D3550" w:rsidR="00830892" w:rsidRPr="001E7A27" w:rsidRDefault="00830892" w:rsidP="005C7F25">
      <w:pPr>
        <w:pStyle w:val="AR6BodyText"/>
        <w:shd w:val="clear" w:color="auto" w:fill="DEEAF6" w:themeFill="accent1" w:themeFillTint="33"/>
        <w:rPr>
          <w:rFonts w:cs="Times New Roman"/>
          <w:b/>
          <w:lang w:val="en-GB"/>
        </w:rPr>
      </w:pPr>
      <w:r w:rsidRPr="001E7A27">
        <w:rPr>
          <w:rFonts w:cs="Times New Roman"/>
          <w:b/>
          <w:lang w:val="en-GB"/>
        </w:rPr>
        <w:t xml:space="preserve">[START </w:t>
      </w:r>
      <w:r w:rsidRPr="001E7A27">
        <w:rPr>
          <w:rFonts w:cs="Times New Roman"/>
          <w:b/>
          <w:caps/>
          <w:lang w:val="en-GB"/>
        </w:rPr>
        <w:t>Box 5.3, Figure 1</w:t>
      </w:r>
      <w:r w:rsidRPr="001E7A27">
        <w:rPr>
          <w:rFonts w:cs="Times New Roman"/>
          <w:b/>
          <w:lang w:val="en-GB"/>
        </w:rPr>
        <w:t xml:space="preserve"> HERE]</w:t>
      </w:r>
    </w:p>
    <w:p w14:paraId="7CF9B067" w14:textId="77777777" w:rsidR="00830892" w:rsidRPr="001E7A27" w:rsidRDefault="00830892" w:rsidP="005C7F25">
      <w:pPr>
        <w:pStyle w:val="AR6BodyText"/>
        <w:shd w:val="clear" w:color="auto" w:fill="DEEAF6" w:themeFill="accent1" w:themeFillTint="33"/>
        <w:rPr>
          <w:b/>
          <w:lang w:val="en-GB"/>
        </w:rPr>
      </w:pPr>
    </w:p>
    <w:p w14:paraId="11F14E77" w14:textId="2C7EAFA3" w:rsidR="00830892" w:rsidRPr="001E7A27" w:rsidRDefault="00830892" w:rsidP="005C7F25">
      <w:pPr>
        <w:pStyle w:val="AR6BodyText"/>
        <w:shd w:val="clear" w:color="auto" w:fill="DEEAF6" w:themeFill="accent1" w:themeFillTint="33"/>
        <w:tabs>
          <w:tab w:val="left" w:pos="1701"/>
        </w:tabs>
        <w:ind w:left="1701" w:hanging="1701"/>
        <w:rPr>
          <w:sz w:val="20"/>
          <w:szCs w:val="20"/>
          <w:lang w:val="en-GB"/>
        </w:rPr>
      </w:pPr>
      <w:r w:rsidRPr="001E7A27">
        <w:rPr>
          <w:b/>
          <w:sz w:val="20"/>
          <w:szCs w:val="20"/>
          <w:lang w:val="en-GB"/>
        </w:rPr>
        <w:t xml:space="preserve">Box 5.3, Figure 1: </w:t>
      </w:r>
      <w:r w:rsidRPr="001E7A27">
        <w:rPr>
          <w:b/>
          <w:sz w:val="20"/>
          <w:szCs w:val="20"/>
          <w:lang w:val="en-GB"/>
        </w:rPr>
        <w:tab/>
      </w:r>
      <w:r w:rsidRPr="001E7A27">
        <w:rPr>
          <w:b/>
          <w:bCs/>
          <w:sz w:val="20"/>
          <w:szCs w:val="20"/>
          <w:lang w:val="en-GB"/>
        </w:rPr>
        <w:t>Schematic representation of carbon fluxes between atmosphere, land, ocean and geological reservoirs</w:t>
      </w:r>
      <w:r w:rsidR="00A8766D" w:rsidRPr="001E7A27">
        <w:rPr>
          <w:b/>
          <w:bCs/>
          <w:sz w:val="20"/>
          <w:szCs w:val="20"/>
          <w:lang w:val="en-GB"/>
        </w:rPr>
        <w:t>.</w:t>
      </w:r>
      <w:r w:rsidR="00A8766D" w:rsidRPr="001E7A27">
        <w:rPr>
          <w:sz w:val="20"/>
          <w:szCs w:val="20"/>
          <w:lang w:val="en-GB"/>
        </w:rPr>
        <w:t xml:space="preserve"> Different system conditions are shown: </w:t>
      </w:r>
      <w:r w:rsidRPr="001E7A27">
        <w:rPr>
          <w:sz w:val="20"/>
          <w:szCs w:val="20"/>
          <w:lang w:val="en-GB"/>
        </w:rPr>
        <w:t>(a) an unperturbed Earth system; and changes in carbon fluxes for (b) an Earth system perturbed by fossil</w:t>
      </w:r>
      <w:ins w:id="6483" w:author="Soapbox" w:date="2021-07-20T04:37:00Z">
        <w:r w:rsidR="00B7063D" w:rsidRPr="001E7A27">
          <w:rPr>
            <w:sz w:val="20"/>
            <w:szCs w:val="20"/>
            <w:lang w:val="en-GB"/>
          </w:rPr>
          <w:t xml:space="preserve"> </w:t>
        </w:r>
      </w:ins>
      <w:del w:id="6484" w:author="Soapbox" w:date="2021-07-20T04:37:00Z">
        <w:r w:rsidRPr="001E7A27" w:rsidDel="00B7063D">
          <w:rPr>
            <w:sz w:val="20"/>
            <w:szCs w:val="20"/>
            <w:lang w:val="en-GB"/>
          </w:rPr>
          <w:delText>-</w:delText>
        </w:r>
      </w:del>
      <w:r w:rsidRPr="001E7A27">
        <w:rPr>
          <w:sz w:val="20"/>
          <w:szCs w:val="20"/>
          <w:lang w:val="en-GB"/>
        </w:rPr>
        <w:t>fuel CO</w:t>
      </w:r>
      <w:r w:rsidRPr="001E7A27">
        <w:rPr>
          <w:noProof/>
          <w:sz w:val="20"/>
          <w:szCs w:val="20"/>
          <w:vertAlign w:val="subscript"/>
          <w:lang w:val="en-GB"/>
        </w:rPr>
        <w:t>2</w:t>
      </w:r>
      <w:r w:rsidRPr="001E7A27">
        <w:rPr>
          <w:sz w:val="20"/>
          <w:szCs w:val="20"/>
          <w:lang w:val="en-GB"/>
        </w:rPr>
        <w:t xml:space="preserve"> emissions, (c) an Earth system in which fossil</w:t>
      </w:r>
      <w:ins w:id="6485" w:author="Soapbox" w:date="2021-07-20T04:37:00Z">
        <w:r w:rsidR="00B7063D" w:rsidRPr="001E7A27">
          <w:rPr>
            <w:sz w:val="20"/>
            <w:szCs w:val="20"/>
            <w:lang w:val="en-GB"/>
          </w:rPr>
          <w:t xml:space="preserve"> </w:t>
        </w:r>
      </w:ins>
      <w:del w:id="6486" w:author="Soapbox" w:date="2021-07-20T04:37:00Z">
        <w:r w:rsidRPr="001E7A27" w:rsidDel="00B7063D">
          <w:rPr>
            <w:sz w:val="20"/>
            <w:szCs w:val="20"/>
            <w:lang w:val="en-GB"/>
          </w:rPr>
          <w:delText>-</w:delText>
        </w:r>
      </w:del>
      <w:r w:rsidRPr="001E7A27">
        <w:rPr>
          <w:sz w:val="20"/>
          <w:szCs w:val="20"/>
          <w:lang w:val="en-GB"/>
        </w:rPr>
        <w:t>fuel CO</w:t>
      </w:r>
      <w:r w:rsidRPr="001E7A27">
        <w:rPr>
          <w:noProof/>
          <w:sz w:val="20"/>
          <w:szCs w:val="20"/>
          <w:vertAlign w:val="subscript"/>
          <w:lang w:val="en-GB"/>
        </w:rPr>
        <w:t>2</w:t>
      </w:r>
      <w:r w:rsidRPr="001E7A27">
        <w:rPr>
          <w:sz w:val="20"/>
          <w:szCs w:val="20"/>
          <w:lang w:val="en-GB"/>
        </w:rPr>
        <w:t xml:space="preserve"> emissions are partially offset by CDR, (d) an Earth system in which CDR exceeds CO</w:t>
      </w:r>
      <w:r w:rsidRPr="001E7A27">
        <w:rPr>
          <w:noProof/>
          <w:sz w:val="20"/>
          <w:szCs w:val="20"/>
          <w:vertAlign w:val="subscript"/>
          <w:lang w:val="en-GB"/>
        </w:rPr>
        <w:t>2</w:t>
      </w:r>
      <w:r w:rsidRPr="001E7A27">
        <w:rPr>
          <w:sz w:val="20"/>
          <w:szCs w:val="20"/>
          <w:lang w:val="en-GB"/>
        </w:rPr>
        <w:t xml:space="preserve"> emissions from fossil fuels (</w:t>
      </w:r>
      <w:ins w:id="6487" w:author="Soapbox" w:date="2021-07-22T12:33:00Z">
        <w:r w:rsidR="00F72F9B" w:rsidRPr="001E7A27">
          <w:rPr>
            <w:sz w:val="20"/>
            <w:szCs w:val="20"/>
            <w:lang w:val="en-GB"/>
          </w:rPr>
          <w:t>'</w:t>
        </w:r>
      </w:ins>
      <w:del w:id="6488" w:author="Soapbox" w:date="2021-07-22T12:33:00Z">
        <w:r w:rsidRPr="001E7A27" w:rsidDel="00F72F9B">
          <w:rPr>
            <w:sz w:val="20"/>
            <w:szCs w:val="20"/>
            <w:lang w:val="en-GB"/>
          </w:rPr>
          <w:delText>“</w:delText>
        </w:r>
      </w:del>
      <w:r w:rsidRPr="001E7A27">
        <w:rPr>
          <w:sz w:val="20"/>
          <w:szCs w:val="20"/>
          <w:lang w:val="en-GB"/>
        </w:rPr>
        <w:t>net negative</w:t>
      </w:r>
      <w:ins w:id="6489" w:author="Soapbox" w:date="2021-07-22T12:33:00Z">
        <w:r w:rsidR="00F72F9B" w:rsidRPr="001E7A27">
          <w:rPr>
            <w:sz w:val="20"/>
            <w:szCs w:val="20"/>
            <w:lang w:val="en-GB"/>
          </w:rPr>
          <w:t>'</w:t>
        </w:r>
      </w:ins>
      <w:del w:id="6490" w:author="Soapbox" w:date="2021-07-22T12:33:00Z">
        <w:r w:rsidRPr="001E7A27" w:rsidDel="00F72F9B">
          <w:rPr>
            <w:sz w:val="20"/>
            <w:szCs w:val="20"/>
            <w:lang w:val="en-GB"/>
          </w:rPr>
          <w:delText>”</w:delText>
        </w:r>
      </w:del>
      <w:r w:rsidRPr="001E7A27">
        <w:rPr>
          <w:sz w:val="20"/>
          <w:szCs w:val="20"/>
          <w:lang w:val="en-GB"/>
        </w:rPr>
        <w:t xml:space="preserve"> CO</w:t>
      </w:r>
      <w:r w:rsidRPr="001E7A27">
        <w:rPr>
          <w:sz w:val="20"/>
          <w:szCs w:val="20"/>
          <w:vertAlign w:val="subscript"/>
          <w:lang w:val="en-GB"/>
        </w:rPr>
        <w:t>2</w:t>
      </w:r>
      <w:r w:rsidRPr="001E7A27">
        <w:rPr>
          <w:sz w:val="20"/>
          <w:szCs w:val="20"/>
          <w:lang w:val="en-GB"/>
        </w:rPr>
        <w:t xml:space="preserve"> emissions). Carbon fluxes depicted in (a) (solid and dashed black lines) also occur in (b)</w:t>
      </w:r>
      <w:ins w:id="6491" w:author="Soapbox" w:date="2021-07-22T12:33:00Z">
        <w:r w:rsidR="00F72F9B" w:rsidRPr="001E7A27">
          <w:rPr>
            <w:rFonts w:cs="Times New Roman"/>
            <w:sz w:val="20"/>
            <w:szCs w:val="20"/>
            <w:lang w:val="en-GB"/>
          </w:rPr>
          <w:t>–</w:t>
        </w:r>
      </w:ins>
      <w:del w:id="6492" w:author="Soapbox" w:date="2021-07-22T12:33:00Z">
        <w:r w:rsidRPr="001E7A27" w:rsidDel="00F72F9B">
          <w:rPr>
            <w:sz w:val="20"/>
            <w:szCs w:val="20"/>
            <w:lang w:val="en-GB"/>
          </w:rPr>
          <w:delText>-</w:delText>
        </w:r>
      </w:del>
      <w:r w:rsidRPr="001E7A27">
        <w:rPr>
          <w:sz w:val="20"/>
          <w:szCs w:val="20"/>
          <w:lang w:val="en-GB"/>
        </w:rPr>
        <w:t xml:space="preserve">(d). The question mark in the land-to-ocean carbon flux perturbation in (c) and (d) indicates that the effect of CDR on this flux is unknown. Note that box sizes do not scale with the size of carbon reservoirs. Adapted from </w:t>
      </w:r>
      <w:r w:rsidRPr="001E7A27">
        <w:rPr>
          <w:sz w:val="20"/>
          <w:szCs w:val="20"/>
          <w:lang w:val="en-GB"/>
        </w:rPr>
        <w:fldChar w:fldCharType="begin" w:fldLock="1"/>
      </w:r>
      <w:ins w:id="6493" w:author="Robin Matthews" w:date="2021-06-18T11:47:00Z">
        <w:r w:rsidR="00F0535B" w:rsidRPr="001E7A27">
          <w:rPr>
            <w:sz w:val="20"/>
            <w:szCs w:val="20"/>
            <w:lang w:val="en-GB"/>
          </w:rPr>
          <w:instrText>ADDIN CSL_CITATION { "citationItems" : [ { "id" : "ITEM-1", "itemData" : { "DOI" : "10.1007/s40641-018-0104-3", "ISSN" : "2198-6061", "abstract" : "Increasing atmospheric CO2 is having detrimental effects on the Earth system. Societies have recognized that anthropogenic CO2 release must be rapidly reduced to avoid potentially catastrophic impacts. Achieving this via emissions reductions alone will be very difficult. Carbon dioxide removal (CDR) has been suggested to complement and compensate for insufficient emissions reductions, through increasing natural carbon sinks, engineering new carbon sinks, or combining natural uptake with engineered storage. Here, we review the carbon cycle responses to different CDR approaches and highlight the often-overlooked interaction and feedbacks between carbon reservoirs that ultimately determines CDR efficacy. We also identify future research that will be needed if CDR is to play a role in climate change mitigation, these include coordinated studies to better understand (i) the underlying mechanisms of each method, (ii) how they could be explicitly simulated, (iii) how reversible changes in the climate and carbon cycle are, and (iv) how to evaluate and monitor CDR.", "author" : [ { "dropping-particle" : "", "family" : "Keller", "given" : "David P.", "non-dropping-particle" : "", "parse-names" : false, "suffix" : "" }, { "dropping-particle" : "", "family" : "Lenton", "given" : "Andrew", "non-dropping-particle" : "", "parse-names" : false, "suffix" : "" }, { "dropping-particle" : "", "family" : "Littleton", "given" : "Emma W.", "non-dropping-particle" : "", "parse-names" : false, "suffix" : "" }, { "dropping-particle" : "", "family" : "Oschlies", "given" : "Andreas", "non-dropping-particle" : "", "parse-names" : false, "suffix" : "" }, { "dropping-particle" : "", "family" : "Scott", "given" : "Vivian", "non-dropping-particle" : "", "parse-names" : false, "suffix" : "" }, { "dropping-particle" : "", "family" : "Vaughan", "given" : "Naomi E.", "non-dropping-particle" : "", "parse-names" : false, "suffix" : "" } ], "container-title" : "Current Climate Change Reports", "id" : "ITEM-1", "issue" : "3", "issued" : { "date-parts" : [ [ "2018", "9", "14" ] ] }, "page" : "250-265", "publisher" : "Current Climate Change Reports", "title" : "The Effects of Carbon Dioxide Removal on the Carbon Cycle", "translator" : [ { "dropping-particle" : "", "family" : "L7233", "given" : "", "non-dropping-particle" : "", "parse-names" : false, "suffix" : "" } ], "type" : "article-journal", "volume" : "4" }, "uris" : [ "http://www.mendeley.com/documents/?uuid=07aef0e3-0cd4-461a-b348-7662b7839217" ] } ], "mendeley" : { "formattedCitation" : "(Keller et al., 2018a)", "manualFormatting" : "Keller et al., (2018a)", "plainTextFormattedCitation" : "(Keller et al., 2018a)", "previouslyFormattedCitation" : "(Keller et al., 2018a)" }, "properties" : { "noteIndex" : 0 }, "schema" : "https://github.com/citation-style-language/schema/raw/master/csl-citation.json" }</w:instrText>
        </w:r>
      </w:ins>
      <w:del w:id="6494" w:author="Robin Matthews" w:date="2021-06-18T11:47:00Z">
        <w:r w:rsidR="00747167" w:rsidRPr="001E7A27" w:rsidDel="00F0535B">
          <w:rPr>
            <w:sz w:val="20"/>
            <w:szCs w:val="20"/>
            <w:lang w:val="en-GB"/>
          </w:rPr>
          <w:delInstrText>ADDIN CSL_CITATION { "citationItems" : [ { "id" : "ITEM-1", "itemData" : { "DOI" : "10.1007/s40641-018-0104-3", "ISSN" : "2198-6061", "abstract" : "Increasing atmospheric CO2 is having detrimental effects on the Earth system. Societies have recognized that anthropogenic CO2 release must be rapidly reduced to avoid potentially catastrophic impacts. Achieving this via emissions reductions alone will be very difficult. Carbon dioxide removal (CDR) has been suggested to complement and compensate for insufficient emissions reductions, through increasing natural carbon sinks, engineering new carbon sinks, or combining natural uptake with engineered storage. Here, we review the carbon cycle responses to different CDR approaches and highlight the often-overlooked interaction and feedbacks between carbon reservoirs that ultimately determines CDR efficacy. We also identify future research that will be needed if CDR is to play a role in climate change mitigation, these include coordinated studies to better understand (i) the underlying mechanisms of each method, (ii) how they could be explicitly simulated, (iii) how reversible changes in the climate and carbon cycle are, and (iv) how to evaluate and monitor CDR.", "author" : [ { "dropping-particle" : "", "family" : "Keller", "given" : "David P.", "non-dropping-particle" : "", "parse-names" : false, "suffix" : "" }, { "dropping-particle" : "", "family" : "Lenton", "given" : "Andrew", "non-dropping-particle" : "", "parse-names" : false, "suffix" : "" }, { "dropping-particle" : "", "family" : "Littleton", "given" : "Emma W.", "non-dropping-particle" : "", "parse-names" : false, "suffix" : "" }, { "dropping-particle" : "", "family" : "Oschlies", "given" : "Andreas", "non-dropping-particle" : "", "parse-names" : false, "suffix" : "" }, { "dropping-particle" : "", "family" : "Scott", "given" : "Vivian", "non-dropping-particle" : "", "parse-names" : false, "suffix" : "" }, { "dropping-particle" : "", "family" : "Vaughan", "given" : "Naomi E.", "non-dropping-particle" : "", "parse-names" : false, "suffix" : "" } ], "container-title" : "Current Climate Change Reports", "id" : "ITEM-1", "issue" : "3", "issued" : { "date-parts" : [ [ "2018", "9", "14" ] ] }, "page" : "250-265", "publisher" : "Current Climate Change Reports", "title" : "The Effects of Carbon Dioxide Removal on the Carbon Cycle", "translator" : [ { "dropping-particle" : "", "family" : "L7233", "given" : "", "non-dropping-particle" : "", "parse-names" : false, "suffix" : "" } ], "type" : "article-journal", "volume" : "4" }, "uris" : [ "http://www.mendeley.com/documents/?uuid=07aef0e3-0cd4-461a-b348-7662b7839217" ] } ], "mendeley" : { "formattedCitation" : "(Keller et al., 2018a)", "plainTextFormattedCitation" : "(Keller et al., 2018a)", "previouslyFormattedCitation" : "(Keller et al., 2018a)" }, "properties" : { "noteIndex" : 0 }, "schema" : "https://github.com/citation-style-language/schema/raw/master/csl-citation.json" }</w:delInstrText>
        </w:r>
      </w:del>
      <w:r w:rsidRPr="001E7A27">
        <w:rPr>
          <w:sz w:val="20"/>
          <w:szCs w:val="20"/>
          <w:lang w:val="en-GB"/>
        </w:rPr>
        <w:fldChar w:fldCharType="separate"/>
      </w:r>
      <w:del w:id="6495" w:author="Robin Matthews" w:date="2021-06-18T11:47:00Z">
        <w:r w:rsidR="00025FA2" w:rsidRPr="001E7A27" w:rsidDel="00F0535B">
          <w:rPr>
            <w:noProof/>
            <w:sz w:val="20"/>
            <w:szCs w:val="20"/>
            <w:lang w:val="en-GB"/>
          </w:rPr>
          <w:delText>(</w:delText>
        </w:r>
      </w:del>
      <w:r w:rsidR="00025FA2" w:rsidRPr="001E7A27">
        <w:rPr>
          <w:noProof/>
          <w:sz w:val="20"/>
          <w:szCs w:val="20"/>
          <w:lang w:val="en-GB"/>
        </w:rPr>
        <w:t>Keller et al.</w:t>
      </w:r>
      <w:del w:id="6496" w:author="Robin Matthews" w:date="2021-06-18T11:47:00Z">
        <w:r w:rsidR="00025FA2" w:rsidRPr="001E7A27" w:rsidDel="00F0535B">
          <w:rPr>
            <w:noProof/>
            <w:sz w:val="20"/>
            <w:szCs w:val="20"/>
            <w:lang w:val="en-GB"/>
          </w:rPr>
          <w:delText>,</w:delText>
        </w:r>
      </w:del>
      <w:r w:rsidR="00025FA2" w:rsidRPr="001E7A27">
        <w:rPr>
          <w:noProof/>
          <w:sz w:val="20"/>
          <w:szCs w:val="20"/>
          <w:lang w:val="en-GB"/>
        </w:rPr>
        <w:t xml:space="preserve"> </w:t>
      </w:r>
      <w:ins w:id="6497" w:author="Robin Matthews" w:date="2021-06-18T11:47:00Z">
        <w:r w:rsidR="00F0535B" w:rsidRPr="001E7A27">
          <w:rPr>
            <w:noProof/>
            <w:sz w:val="20"/>
            <w:szCs w:val="20"/>
            <w:lang w:val="en-GB"/>
          </w:rPr>
          <w:t>(</w:t>
        </w:r>
      </w:ins>
      <w:r w:rsidR="00025FA2" w:rsidRPr="001E7A27">
        <w:rPr>
          <w:noProof/>
          <w:sz w:val="20"/>
          <w:szCs w:val="20"/>
          <w:lang w:val="en-GB"/>
        </w:rPr>
        <w:t>2018a)</w:t>
      </w:r>
      <w:r w:rsidRPr="001E7A27">
        <w:rPr>
          <w:sz w:val="20"/>
          <w:szCs w:val="20"/>
          <w:lang w:val="en-GB"/>
        </w:rPr>
        <w:fldChar w:fldCharType="end"/>
      </w:r>
      <w:r w:rsidR="00BB3FA0" w:rsidRPr="001E7A27">
        <w:rPr>
          <w:sz w:val="20"/>
          <w:szCs w:val="20"/>
          <w:lang w:val="en-GB" w:eastAsia="en-US"/>
        </w:rPr>
        <w:t xml:space="preserve">. </w:t>
      </w:r>
      <w:r w:rsidR="00BB3FA0" w:rsidRPr="001E7A27">
        <w:rPr>
          <w:rFonts w:cs="Times New Roman"/>
          <w:sz w:val="20"/>
          <w:szCs w:val="20"/>
          <w:lang w:val="en-GB"/>
        </w:rPr>
        <w:t>Further details on data sources and processing are available in the chapter data table (Table 5.SM.6).</w:t>
      </w:r>
    </w:p>
    <w:p w14:paraId="715BE632" w14:textId="77777777" w:rsidR="00830892" w:rsidRPr="001E7A27" w:rsidRDefault="00830892" w:rsidP="005C7F25">
      <w:pPr>
        <w:pStyle w:val="AR6BodyText"/>
        <w:shd w:val="clear" w:color="auto" w:fill="DEEAF6" w:themeFill="accent1" w:themeFillTint="33"/>
        <w:rPr>
          <w:sz w:val="20"/>
          <w:szCs w:val="20"/>
          <w:lang w:val="en-GB" w:eastAsia="en-US"/>
        </w:rPr>
      </w:pPr>
    </w:p>
    <w:p w14:paraId="6D9B0A7E" w14:textId="77777777" w:rsidR="00830892" w:rsidRPr="001E7A27" w:rsidRDefault="00830892" w:rsidP="005C7F25">
      <w:pPr>
        <w:pStyle w:val="AR6BodyText"/>
        <w:shd w:val="clear" w:color="auto" w:fill="DEEAF6" w:themeFill="accent1" w:themeFillTint="33"/>
        <w:rPr>
          <w:b/>
          <w:lang w:val="en-GB"/>
        </w:rPr>
      </w:pPr>
      <w:r w:rsidRPr="001E7A27">
        <w:rPr>
          <w:b/>
          <w:lang w:val="en-GB"/>
        </w:rPr>
        <w:t xml:space="preserve">[END BOX 5.3, FIGURE 1 HERE] </w:t>
      </w:r>
    </w:p>
    <w:p w14:paraId="2877D8E0" w14:textId="77777777" w:rsidR="00830892" w:rsidRPr="001E7A27" w:rsidRDefault="00830892" w:rsidP="005C7F25">
      <w:pPr>
        <w:pStyle w:val="AR6BodyText"/>
        <w:rPr>
          <w:lang w:val="en-GB" w:eastAsia="en-US"/>
        </w:rPr>
      </w:pPr>
    </w:p>
    <w:p w14:paraId="206161E6" w14:textId="1426E034" w:rsidR="00E3676F" w:rsidRPr="001E7A27" w:rsidRDefault="00E3676F" w:rsidP="005C7F25">
      <w:pPr>
        <w:pStyle w:val="AR6BodyText"/>
        <w:rPr>
          <w:b/>
          <w:lang w:val="en-GB"/>
        </w:rPr>
      </w:pPr>
      <w:r w:rsidRPr="001E7A27">
        <w:rPr>
          <w:b/>
          <w:lang w:val="en-GB"/>
        </w:rPr>
        <w:t>[END BOX 5.3 HERE]</w:t>
      </w:r>
    </w:p>
    <w:p w14:paraId="52F57F2F" w14:textId="77777777" w:rsidR="00E3676F" w:rsidRPr="001E7A27" w:rsidRDefault="00E3676F" w:rsidP="005C7F25">
      <w:pPr>
        <w:pStyle w:val="AR6BodyText"/>
        <w:rPr>
          <w:lang w:val="en-GB"/>
        </w:rPr>
      </w:pPr>
    </w:p>
    <w:p w14:paraId="6D26D408" w14:textId="77777777" w:rsidR="00186B0B" w:rsidRPr="001E7A27" w:rsidRDefault="00186B0B" w:rsidP="005C7F25">
      <w:pPr>
        <w:pStyle w:val="AR6BodyText"/>
        <w:rPr>
          <w:lang w:val="en-GB"/>
        </w:rPr>
      </w:pPr>
    </w:p>
    <w:p w14:paraId="2F1D049E" w14:textId="4806BFCD" w:rsidR="00E3676F" w:rsidRPr="001E7A27" w:rsidRDefault="00E3676F" w:rsidP="00535548">
      <w:pPr>
        <w:pStyle w:val="AR6Chap5Level451111"/>
        <w:rPr>
          <w:lang w:val="en-GB"/>
        </w:rPr>
      </w:pPr>
      <w:bookmarkStart w:id="6498" w:name="_Toc5716987"/>
      <w:bookmarkStart w:id="6499" w:name="_Toc33564327"/>
      <w:bookmarkStart w:id="6500" w:name="_Toc70535743"/>
      <w:r w:rsidRPr="001E7A27">
        <w:rPr>
          <w:lang w:val="en-GB"/>
        </w:rPr>
        <w:t xml:space="preserve">Carbon </w:t>
      </w:r>
      <w:ins w:id="6501" w:author="Soapbox" w:date="2021-07-15T10:31:00Z">
        <w:r w:rsidR="00B12C8A" w:rsidRPr="001E7A27">
          <w:rPr>
            <w:lang w:val="en-GB"/>
          </w:rPr>
          <w:t>c</w:t>
        </w:r>
      </w:ins>
      <w:del w:id="6502" w:author="Soapbox" w:date="2021-07-15T10:31:00Z">
        <w:r w:rsidR="003A2CCF" w:rsidRPr="001E7A27" w:rsidDel="00B12C8A">
          <w:rPr>
            <w:lang w:val="en-GB"/>
          </w:rPr>
          <w:delText>C</w:delText>
        </w:r>
      </w:del>
      <w:r w:rsidRPr="001E7A27">
        <w:rPr>
          <w:lang w:val="en-GB"/>
        </w:rPr>
        <w:t xml:space="preserve">ycle </w:t>
      </w:r>
      <w:ins w:id="6503" w:author="Soapbox" w:date="2021-07-15T10:31:00Z">
        <w:r w:rsidR="00B12C8A" w:rsidRPr="001E7A27">
          <w:rPr>
            <w:lang w:val="en-GB"/>
          </w:rPr>
          <w:t>r</w:t>
        </w:r>
      </w:ins>
      <w:del w:id="6504" w:author="Soapbox" w:date="2021-07-15T10:31:00Z">
        <w:r w:rsidR="003A2CCF" w:rsidRPr="001E7A27" w:rsidDel="00B12C8A">
          <w:rPr>
            <w:lang w:val="en-GB"/>
          </w:rPr>
          <w:delText>R</w:delText>
        </w:r>
      </w:del>
      <w:r w:rsidRPr="001E7A27">
        <w:rPr>
          <w:lang w:val="en-GB"/>
        </w:rPr>
        <w:t xml:space="preserve">esponse to </w:t>
      </w:r>
      <w:ins w:id="6505" w:author="Soapbox" w:date="2021-07-15T10:31:00Z">
        <w:r w:rsidR="00B12C8A" w:rsidRPr="001E7A27">
          <w:rPr>
            <w:lang w:val="en-GB"/>
          </w:rPr>
          <w:t>i</w:t>
        </w:r>
      </w:ins>
      <w:del w:id="6506" w:author="Soapbox" w:date="2021-07-15T10:31:00Z">
        <w:r w:rsidR="003A2CCF" w:rsidRPr="001E7A27" w:rsidDel="00B12C8A">
          <w:rPr>
            <w:lang w:val="en-GB"/>
          </w:rPr>
          <w:delText>I</w:delText>
        </w:r>
      </w:del>
      <w:r w:rsidRPr="001E7A27">
        <w:rPr>
          <w:lang w:val="en-GB"/>
        </w:rPr>
        <w:t>nstan</w:t>
      </w:r>
      <w:r w:rsidR="004E6A80" w:rsidRPr="001E7A27">
        <w:rPr>
          <w:lang w:val="en-GB"/>
        </w:rPr>
        <w:t>tan</w:t>
      </w:r>
      <w:r w:rsidRPr="001E7A27">
        <w:rPr>
          <w:lang w:val="en-GB"/>
        </w:rPr>
        <w:t>eous CDR</w:t>
      </w:r>
      <w:bookmarkEnd w:id="6498"/>
      <w:bookmarkEnd w:id="6499"/>
      <w:bookmarkEnd w:id="6500"/>
      <w:r w:rsidRPr="001E7A27">
        <w:rPr>
          <w:lang w:val="en-GB"/>
        </w:rPr>
        <w:t xml:space="preserve"> </w:t>
      </w:r>
    </w:p>
    <w:p w14:paraId="0746F360" w14:textId="21485497" w:rsidR="00E3676F" w:rsidRPr="001E7A27" w:rsidRDefault="00E3676F" w:rsidP="005C7F25">
      <w:pPr>
        <w:pStyle w:val="AR6BodyText"/>
        <w:rPr>
          <w:lang w:val="en-GB" w:eastAsia="en-US"/>
        </w:rPr>
      </w:pPr>
      <w:del w:id="6507" w:author="Ian Blenkinsop" w:date="2021-07-14T11:12:00Z">
        <w:r w:rsidRPr="001E7A27" w:rsidDel="00260F01">
          <w:rPr>
            <w:lang w:val="en-GB" w:eastAsia="en-US"/>
          </w:rPr>
          <w:delText xml:space="preserve">Idealised </w:delText>
        </w:r>
      </w:del>
      <w:ins w:id="6508" w:author="Ian Blenkinsop" w:date="2021-07-14T11:12:00Z">
        <w:r w:rsidR="00260F01" w:rsidRPr="001E7A27">
          <w:rPr>
            <w:lang w:val="en-GB" w:eastAsia="en-US"/>
          </w:rPr>
          <w:t xml:space="preserve">Idealized </w:t>
        </w:r>
      </w:ins>
      <w:del w:id="6509" w:author="Ian Blenkinsop" w:date="2021-07-14T11:12:00Z">
        <w:r w:rsidRPr="001E7A27" w:rsidDel="00260F01">
          <w:rPr>
            <w:lang w:val="en-GB" w:eastAsia="en-US"/>
          </w:rPr>
          <w:delText>“</w:delText>
        </w:r>
      </w:del>
      <w:ins w:id="6510" w:author="Ian Blenkinsop" w:date="2021-07-14T11:12:00Z">
        <w:r w:rsidR="00260F01" w:rsidRPr="001E7A27">
          <w:rPr>
            <w:lang w:val="en-GB" w:eastAsia="en-US"/>
          </w:rPr>
          <w:t>‘</w:t>
        </w:r>
      </w:ins>
      <w:r w:rsidRPr="001E7A27">
        <w:rPr>
          <w:lang w:val="en-GB" w:eastAsia="en-US"/>
        </w:rPr>
        <w:t>pulse</w:t>
      </w:r>
      <w:del w:id="6511" w:author="Ian Blenkinsop" w:date="2021-07-14T11:12:00Z">
        <w:r w:rsidRPr="001E7A27" w:rsidDel="00260F01">
          <w:rPr>
            <w:lang w:val="en-GB" w:eastAsia="en-US"/>
          </w:rPr>
          <w:delText xml:space="preserve">” </w:delText>
        </w:r>
      </w:del>
      <w:ins w:id="6512" w:author="Ian Blenkinsop" w:date="2021-07-14T11:12:00Z">
        <w:r w:rsidR="00260F01" w:rsidRPr="001E7A27">
          <w:rPr>
            <w:lang w:val="en-GB" w:eastAsia="en-US"/>
          </w:rPr>
          <w:t xml:space="preserve">’ </w:t>
        </w:r>
      </w:ins>
      <w:r w:rsidRPr="001E7A27">
        <w:rPr>
          <w:lang w:val="en-GB" w:eastAsia="en-US"/>
        </w:rPr>
        <w:t>removal Earth system model simulations are useful for understanding the carbon cycle response to CDR. Figure 5.3</w:t>
      </w:r>
      <w:r w:rsidR="00F14937" w:rsidRPr="001E7A27">
        <w:rPr>
          <w:lang w:val="en-GB" w:eastAsia="en-US"/>
        </w:rPr>
        <w:t>2</w:t>
      </w:r>
      <w:r w:rsidRPr="001E7A27">
        <w:rPr>
          <w:lang w:val="en-GB" w:eastAsia="en-US"/>
        </w:rPr>
        <w:t xml:space="preserve"> illustrates the response of atmospheric CO</w:t>
      </w:r>
      <w:r w:rsidRPr="001E7A27">
        <w:rPr>
          <w:vertAlign w:val="subscript"/>
          <w:lang w:val="en-GB" w:eastAsia="en-US"/>
        </w:rPr>
        <w:t>2</w:t>
      </w:r>
      <w:r w:rsidRPr="001E7A27">
        <w:rPr>
          <w:lang w:val="en-GB" w:eastAsia="en-US"/>
        </w:rPr>
        <w:t>, land and ocean carbon sinks to an instantaneous CO</w:t>
      </w:r>
      <w:r w:rsidRPr="001E7A27">
        <w:rPr>
          <w:vertAlign w:val="subscript"/>
          <w:lang w:val="en-GB" w:eastAsia="en-US"/>
        </w:rPr>
        <w:t>2</w:t>
      </w:r>
      <w:r w:rsidRPr="001E7A27">
        <w:rPr>
          <w:lang w:val="en-GB" w:eastAsia="en-US"/>
        </w:rPr>
        <w:t xml:space="preserve"> removal applied from a pre-industrial equilibrium state. Following CO</w:t>
      </w:r>
      <w:r w:rsidRPr="001E7A27">
        <w:rPr>
          <w:vertAlign w:val="subscript"/>
          <w:lang w:val="en-GB" w:eastAsia="en-US"/>
        </w:rPr>
        <w:t>2</w:t>
      </w:r>
      <w:r w:rsidRPr="001E7A27">
        <w:rPr>
          <w:lang w:val="en-GB" w:eastAsia="en-US"/>
        </w:rPr>
        <w:t xml:space="preserve"> removal from the atmosphere, </w:t>
      </w:r>
      <w:r w:rsidRPr="001E7A27">
        <w:rPr>
          <w:lang w:val="en-GB"/>
        </w:rPr>
        <w:t>the atmospheric CO</w:t>
      </w:r>
      <w:r w:rsidRPr="001E7A27">
        <w:rPr>
          <w:vertAlign w:val="subscript"/>
          <w:lang w:val="en-GB"/>
        </w:rPr>
        <w:t>2</w:t>
      </w:r>
      <w:r w:rsidRPr="001E7A27">
        <w:rPr>
          <w:lang w:val="en-GB"/>
        </w:rPr>
        <w:t xml:space="preserve"> concentration declines rapidly at first and then rebounds (Figure 5.3</w:t>
      </w:r>
      <w:r w:rsidR="00F14937" w:rsidRPr="001E7A27">
        <w:rPr>
          <w:lang w:val="en-GB"/>
        </w:rPr>
        <w:t>2</w:t>
      </w:r>
      <w:del w:id="6513" w:author="Ian Blenkinsop" w:date="2021-07-28T15:38:00Z">
        <w:r w:rsidR="00F14937" w:rsidRPr="001E7A27" w:rsidDel="00E939C7">
          <w:rPr>
            <w:lang w:val="en-GB"/>
          </w:rPr>
          <w:delText xml:space="preserve"> </w:delText>
        </w:r>
      </w:del>
      <w:r w:rsidRPr="001E7A27">
        <w:rPr>
          <w:lang w:val="en-GB"/>
        </w:rPr>
        <w:t>a). This rebound is due to CO</w:t>
      </w:r>
      <w:r w:rsidRPr="001E7A27">
        <w:rPr>
          <w:vertAlign w:val="subscript"/>
          <w:lang w:val="en-GB"/>
        </w:rPr>
        <w:t>2</w:t>
      </w:r>
      <w:r w:rsidRPr="001E7A27">
        <w:rPr>
          <w:lang w:val="en-GB"/>
        </w:rPr>
        <w:t xml:space="preserve"> release by the terrestrial biosphere and the ocean in response to declining atmospheric CO</w:t>
      </w:r>
      <w:r w:rsidRPr="001E7A27">
        <w:rPr>
          <w:vertAlign w:val="subscript"/>
          <w:lang w:val="en-GB"/>
        </w:rPr>
        <w:t>2</w:t>
      </w:r>
      <w:r w:rsidRPr="001E7A27">
        <w:rPr>
          <w:lang w:val="en-GB"/>
        </w:rPr>
        <w:t xml:space="preserve"> levels (Figure 5.3</w:t>
      </w:r>
      <w:r w:rsidR="00F14937" w:rsidRPr="001E7A27">
        <w:rPr>
          <w:lang w:val="en-GB"/>
        </w:rPr>
        <w:t>2</w:t>
      </w:r>
      <w:del w:id="6514" w:author="Ian Blenkinsop" w:date="2021-07-28T15:38:00Z">
        <w:r w:rsidRPr="001E7A27" w:rsidDel="00E939C7">
          <w:rPr>
            <w:lang w:val="en-GB"/>
          </w:rPr>
          <w:delText xml:space="preserve"> </w:delText>
        </w:r>
      </w:del>
      <w:r w:rsidRPr="001E7A27">
        <w:rPr>
          <w:lang w:val="en-GB"/>
        </w:rPr>
        <w:t>b,</w:t>
      </w:r>
      <w:del w:id="6515" w:author="Ian Blenkinsop" w:date="2021-07-28T15:38:00Z">
        <w:r w:rsidRPr="001E7A27" w:rsidDel="00E939C7">
          <w:rPr>
            <w:lang w:val="en-GB"/>
          </w:rPr>
          <w:delText xml:space="preserve"> </w:delText>
        </w:r>
      </w:del>
      <w:r w:rsidRPr="001E7A27">
        <w:rPr>
          <w:lang w:val="en-GB"/>
        </w:rPr>
        <w:t>c</w:t>
      </w:r>
      <w:del w:id="6516" w:author="Ian Blenkinsop" w:date="2021-07-28T15:38:00Z">
        <w:r w:rsidRPr="001E7A27" w:rsidDel="00E939C7">
          <w:rPr>
            <w:lang w:val="en-GB"/>
          </w:rPr>
          <w:delText xml:space="preserve">) </w:delText>
        </w:r>
      </w:del>
      <w:ins w:id="6517" w:author="Ian Blenkinsop" w:date="2021-07-28T15:38:00Z">
        <w:r w:rsidR="00E939C7" w:rsidRPr="001E7A27">
          <w:rPr>
            <w:lang w:val="en-GB"/>
          </w:rPr>
          <w:t xml:space="preserve">; </w:t>
        </w:r>
      </w:ins>
      <w:commentRangeStart w:id="6518"/>
      <w:r w:rsidRPr="001E7A27">
        <w:rPr>
          <w:lang w:val="en-GB"/>
        </w:rPr>
        <w:fldChar w:fldCharType="begin" w:fldLock="1"/>
      </w:r>
      <w:ins w:id="6519" w:author="Robin Matthews" w:date="2021-06-17T18:44:00Z">
        <w:r w:rsidR="00FB245A" w:rsidRPr="001E7A27">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"manualFormatting" : "(M. Collins et al., 2013)", "plainTextFormattedCitation" : "(Collins et al., 2013a)", "previouslyFormattedCitation" : "(Collins et al., 2013a)" }, "properties" : { "noteIndex" : 0 }, "schema" : "https://github.com/citation-style-language/schema/raw/master/csl-citation.json" }</w:instrText>
        </w:r>
      </w:ins>
      <w:del w:id="6520" w:author="Robin Matthews" w:date="2021-06-17T18:44:00Z">
        <w:r w:rsidR="00747167" w:rsidRPr="001E7A27" w:rsidDel="00FB245A">
          <w:rPr>
            <w:lang w:val="en-GB"/>
          </w:rPr>
          <w:del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"plainTextFormattedCitation" : "(Collins et al., 2013a)", "previouslyFormattedCitation" : "(Collins et al., 2013a)" }, "properties" : { "noteIndex" : 0 }, "schema" : "https://github.com/citation-style-language/schema/raw/master/csl-citation.json" }</w:delInstrText>
        </w:r>
      </w:del>
      <w:r w:rsidRPr="001E7A27">
        <w:rPr>
          <w:lang w:val="en-GB"/>
        </w:rPr>
        <w:fldChar w:fldCharType="separate"/>
      </w:r>
      <w:del w:id="6521" w:author="Ian Blenkinsop" w:date="2021-07-28T15:38:00Z">
        <w:r w:rsidR="00025FA2" w:rsidRPr="001E7A27" w:rsidDel="00E939C7">
          <w:rPr>
            <w:noProof/>
            <w:lang w:val="en-GB"/>
          </w:rPr>
          <w:delText>(</w:delText>
        </w:r>
      </w:del>
      <w:ins w:id="6522" w:author="Robin Matthews" w:date="2021-06-17T18:44:00Z">
        <w:r w:rsidR="00FB245A" w:rsidRPr="001E7A27">
          <w:rPr>
            <w:noProof/>
            <w:lang w:val="en-GB"/>
          </w:rPr>
          <w:t xml:space="preserve">M. </w:t>
        </w:r>
      </w:ins>
      <w:r w:rsidR="00025FA2" w:rsidRPr="001E7A27">
        <w:rPr>
          <w:noProof/>
          <w:lang w:val="en-GB"/>
        </w:rPr>
        <w:t>Collins et al., 2013</w:t>
      </w:r>
      <w:del w:id="6523" w:author="Robin Matthews" w:date="2021-06-17T18:44:00Z">
        <w:r w:rsidR="00025FA2" w:rsidRPr="001E7A27" w:rsidDel="00FB245A">
          <w:rPr>
            <w:noProof/>
            <w:lang w:val="en-GB"/>
          </w:rPr>
          <w:delText>a</w:delText>
        </w:r>
      </w:del>
      <w:r w:rsidR="00025FA2" w:rsidRPr="001E7A27">
        <w:rPr>
          <w:noProof/>
          <w:lang w:val="en-GB"/>
        </w:rPr>
        <w:t>)</w:t>
      </w:r>
      <w:r w:rsidRPr="001E7A27">
        <w:rPr>
          <w:lang w:val="en-GB"/>
        </w:rPr>
        <w:fldChar w:fldCharType="end"/>
      </w:r>
      <w:commentRangeEnd w:id="6518"/>
      <w:r w:rsidR="00025FA2" w:rsidRPr="001E7A27">
        <w:rPr>
          <w:rStyle w:val="CommentReference"/>
          <w:lang w:val="en-GB"/>
        </w:rPr>
        <w:commentReference w:id="6518"/>
      </w:r>
      <w:r w:rsidRPr="001E7A27">
        <w:rPr>
          <w:lang w:val="en-GB"/>
        </w:rPr>
        <w:t>. For the model simulations shown in Figure 5.3</w:t>
      </w:r>
      <w:r w:rsidR="00F14937" w:rsidRPr="001E7A27">
        <w:rPr>
          <w:lang w:val="en-GB"/>
        </w:rPr>
        <w:t>2</w:t>
      </w:r>
      <w:r w:rsidRPr="001E7A27">
        <w:rPr>
          <w:lang w:val="en-GB" w:eastAsia="en-US"/>
        </w:rPr>
        <w:t xml:space="preserve">, 23 </w:t>
      </w:r>
      <w:r w:rsidRPr="001E7A27">
        <w:rPr>
          <w:rFonts w:cs="Times New Roman"/>
          <w:lang w:val="en-GB" w:eastAsia="en-US"/>
        </w:rPr>
        <w:t xml:space="preserve">± </w:t>
      </w:r>
      <w:r w:rsidRPr="001E7A27">
        <w:rPr>
          <w:lang w:val="en-GB" w:eastAsia="en-US"/>
        </w:rPr>
        <w:t xml:space="preserve">6% </w:t>
      </w:r>
      <w:r w:rsidR="008B3BAC" w:rsidRPr="001E7A27">
        <w:rPr>
          <w:lang w:val="en-GB" w:eastAsia="en-US"/>
        </w:rPr>
        <w:t>(</w:t>
      </w:r>
      <w:r w:rsidR="00994192" w:rsidRPr="001E7A27">
        <w:rPr>
          <w:lang w:val="en-GB" w:eastAsia="en-US"/>
        </w:rPr>
        <w:t xml:space="preserve">mean </w:t>
      </w:r>
      <w:r w:rsidR="00994192" w:rsidRPr="001E7A27">
        <w:rPr>
          <w:rFonts w:cs="Times New Roman"/>
          <w:lang w:val="en-GB" w:eastAsia="en-US"/>
        </w:rPr>
        <w:t>±</w:t>
      </w:r>
      <w:r w:rsidR="00994192" w:rsidRPr="001E7A27">
        <w:rPr>
          <w:lang w:val="en-GB" w:eastAsia="en-US"/>
        </w:rPr>
        <w:t xml:space="preserve"> 1 standard deviation</w:t>
      </w:r>
      <w:r w:rsidR="008B3BAC" w:rsidRPr="001E7A27">
        <w:rPr>
          <w:lang w:val="en-GB" w:eastAsia="en-US"/>
        </w:rPr>
        <w:t xml:space="preserve">) </w:t>
      </w:r>
      <w:r w:rsidRPr="001E7A27">
        <w:rPr>
          <w:lang w:val="en-GB" w:eastAsia="en-US"/>
        </w:rPr>
        <w:t>of the 100 PgC removed remains out of the atmosphere 80–100 years after the instantaneous removal. The remainder is offset by CO</w:t>
      </w:r>
      <w:r w:rsidRPr="001E7A27">
        <w:rPr>
          <w:vertAlign w:val="subscript"/>
          <w:lang w:val="en-GB" w:eastAsia="en-US"/>
        </w:rPr>
        <w:t>2</w:t>
      </w:r>
      <w:r w:rsidRPr="001E7A27">
        <w:rPr>
          <w:lang w:val="en-GB" w:eastAsia="en-US"/>
        </w:rPr>
        <w:t xml:space="preserve"> outgassing from the land (49 </w:t>
      </w:r>
      <w:r w:rsidRPr="001E7A27">
        <w:rPr>
          <w:rFonts w:cs="Times New Roman"/>
          <w:lang w:val="en-GB" w:eastAsia="en-US"/>
        </w:rPr>
        <w:t xml:space="preserve">± </w:t>
      </w:r>
      <w:r w:rsidRPr="001E7A27">
        <w:rPr>
          <w:lang w:val="en-GB" w:eastAsia="en-US"/>
        </w:rPr>
        <w:t xml:space="preserve">12%) and ocean (29 </w:t>
      </w:r>
      <w:r w:rsidRPr="001E7A27">
        <w:rPr>
          <w:rFonts w:cs="Times New Roman"/>
          <w:lang w:val="en-GB" w:eastAsia="en-US"/>
        </w:rPr>
        <w:t xml:space="preserve">± </w:t>
      </w:r>
      <w:r w:rsidRPr="001E7A27">
        <w:rPr>
          <w:lang w:val="en-GB" w:eastAsia="en-US"/>
        </w:rPr>
        <w:t>7%). While the direction of the CO</w:t>
      </w:r>
      <w:r w:rsidRPr="001E7A27">
        <w:rPr>
          <w:vertAlign w:val="subscript"/>
          <w:lang w:val="en-GB" w:eastAsia="en-US"/>
        </w:rPr>
        <w:t>2</w:t>
      </w:r>
      <w:r w:rsidRPr="001E7A27">
        <w:rPr>
          <w:lang w:val="en-GB" w:eastAsia="en-US"/>
        </w:rPr>
        <w:t xml:space="preserve"> flux is robust across models, the relative contribution of the outgassing from land and ocean reservoirs to the atmospheric CO</w:t>
      </w:r>
      <w:r w:rsidRPr="001E7A27">
        <w:rPr>
          <w:vertAlign w:val="subscript"/>
          <w:lang w:val="en-GB" w:eastAsia="en-US"/>
        </w:rPr>
        <w:t>2</w:t>
      </w:r>
      <w:r w:rsidRPr="001E7A27">
        <w:rPr>
          <w:lang w:val="en-GB" w:eastAsia="en-US"/>
        </w:rPr>
        <w:t xml:space="preserve"> rebound after removal varies. These results corroborate the </w:t>
      </w:r>
      <w:r w:rsidRPr="001E7A27">
        <w:rPr>
          <w:i/>
          <w:lang w:val="en-GB" w:eastAsia="en-US"/>
        </w:rPr>
        <w:t>high confidence</w:t>
      </w:r>
      <w:r w:rsidRPr="001E7A27">
        <w:rPr>
          <w:lang w:val="en-GB" w:eastAsia="en-US"/>
        </w:rPr>
        <w:t xml:space="preserve"> placed by </w:t>
      </w:r>
      <w:del w:id="6524" w:author="Ian Blenkinsop" w:date="2021-07-28T15:38:00Z">
        <w:r w:rsidR="008F39EB" w:rsidRPr="001E7A27" w:rsidDel="00E939C7">
          <w:rPr>
            <w:lang w:val="en-GB" w:eastAsia="en-US"/>
          </w:rPr>
          <w:delText xml:space="preserve">WGI </w:delText>
        </w:r>
      </w:del>
      <w:r w:rsidRPr="001E7A27">
        <w:rPr>
          <w:lang w:val="en-GB" w:eastAsia="en-US"/>
        </w:rPr>
        <w:t>AR5</w:t>
      </w:r>
      <w:r w:rsidR="000D5154" w:rsidRPr="001E7A27">
        <w:rPr>
          <w:lang w:val="en-GB" w:eastAsia="en-US"/>
        </w:rPr>
        <w:t xml:space="preserve"> </w:t>
      </w:r>
      <w:ins w:id="6525" w:author="Ian Blenkinsop" w:date="2021-07-28T15:38:00Z">
        <w:r w:rsidR="00E939C7" w:rsidRPr="001E7A27">
          <w:rPr>
            <w:lang w:val="en-GB" w:eastAsia="en-US"/>
          </w:rPr>
          <w:t>WGI (</w:t>
        </w:r>
      </w:ins>
      <w:r w:rsidR="000D5154" w:rsidRPr="001E7A27">
        <w:rPr>
          <w:lang w:val="en-GB" w:eastAsia="en-US"/>
        </w:rPr>
        <w:t>Chapter 6</w:t>
      </w:r>
      <w:ins w:id="6526" w:author="Ian Blenkinsop" w:date="2021-07-28T15:38:00Z">
        <w:r w:rsidR="00E939C7" w:rsidRPr="001E7A27">
          <w:rPr>
            <w:lang w:val="en-GB" w:eastAsia="en-US"/>
          </w:rPr>
          <w:t>)</w:t>
        </w:r>
      </w:ins>
      <w:r w:rsidRPr="001E7A27">
        <w:rPr>
          <w:lang w:val="en-GB" w:eastAsia="en-US"/>
        </w:rPr>
        <w:t xml:space="preserve"> on the partial compensation of CO</w:t>
      </w:r>
      <w:r w:rsidRPr="001E7A27">
        <w:rPr>
          <w:vertAlign w:val="subscript"/>
          <w:lang w:val="en-GB" w:eastAsia="en-US"/>
        </w:rPr>
        <w:t>2</w:t>
      </w:r>
      <w:r w:rsidRPr="001E7A27">
        <w:rPr>
          <w:lang w:val="en-GB" w:eastAsia="en-US"/>
        </w:rPr>
        <w:t xml:space="preserve"> removal from the atmosphere by CO</w:t>
      </w:r>
      <w:r w:rsidRPr="001E7A27">
        <w:rPr>
          <w:vertAlign w:val="subscript"/>
          <w:lang w:val="en-GB" w:eastAsia="en-US"/>
        </w:rPr>
        <w:t>2</w:t>
      </w:r>
      <w:r w:rsidRPr="001E7A27">
        <w:rPr>
          <w:lang w:val="en-GB" w:eastAsia="en-US"/>
        </w:rPr>
        <w:t xml:space="preserve"> outgassing from the land and ocean. Due to disagreement between models, </w:t>
      </w:r>
      <w:commentRangeStart w:id="6527"/>
      <w:commentRangeStart w:id="6528"/>
      <w:r w:rsidRPr="001E7A27">
        <w:rPr>
          <w:lang w:val="en-GB" w:eastAsia="en-US"/>
        </w:rPr>
        <w:t xml:space="preserve">the magnitude of this outgassing and </w:t>
      </w:r>
      <w:del w:id="6529" w:author="Tom Maycock" w:date="2021-09-09T17:22:00Z">
        <w:r w:rsidRPr="001E7A27" w:rsidDel="00631A00">
          <w:rPr>
            <w:lang w:val="en-GB" w:eastAsia="en-US"/>
          </w:rPr>
          <w:delText xml:space="preserve">in </w:delText>
        </w:r>
      </w:del>
      <w:r w:rsidRPr="001E7A27">
        <w:rPr>
          <w:lang w:val="en-GB" w:eastAsia="en-US"/>
        </w:rPr>
        <w:t xml:space="preserve">the relative contribution of land and ocean fluxes remains </w:t>
      </w:r>
      <w:r w:rsidRPr="001E7A27">
        <w:rPr>
          <w:i/>
          <w:lang w:val="en-GB" w:eastAsia="en-US"/>
        </w:rPr>
        <w:t>low</w:t>
      </w:r>
      <w:r w:rsidR="00077CA1" w:rsidRPr="001E7A27">
        <w:rPr>
          <w:i/>
          <w:lang w:val="en-GB" w:eastAsia="en-US"/>
        </w:rPr>
        <w:t xml:space="preserve"> confidence</w:t>
      </w:r>
      <w:r w:rsidRPr="001E7A27">
        <w:rPr>
          <w:lang w:val="en-GB" w:eastAsia="en-US"/>
        </w:rPr>
        <w:t xml:space="preserve">. </w:t>
      </w:r>
      <w:commentRangeEnd w:id="6527"/>
      <w:r w:rsidR="00E36EFF" w:rsidRPr="001E7A27">
        <w:rPr>
          <w:rStyle w:val="CommentReference"/>
          <w:lang w:val="en-GB"/>
        </w:rPr>
        <w:commentReference w:id="6527"/>
      </w:r>
      <w:commentRangeEnd w:id="6528"/>
      <w:r w:rsidR="00631A00">
        <w:rPr>
          <w:rStyle w:val="CommentReference"/>
          <w:lang w:val="en-GB"/>
        </w:rPr>
        <w:commentReference w:id="6528"/>
      </w:r>
    </w:p>
    <w:p w14:paraId="47F35269" w14:textId="77777777" w:rsidR="00E3676F" w:rsidRPr="001E7A27" w:rsidRDefault="00E3676F" w:rsidP="005C7F25">
      <w:pPr>
        <w:pStyle w:val="AR6BodyText"/>
        <w:rPr>
          <w:lang w:val="en-GB" w:eastAsia="en-US"/>
        </w:rPr>
      </w:pPr>
    </w:p>
    <w:p w14:paraId="143A91AE" w14:textId="77777777" w:rsidR="00186B0B" w:rsidRPr="001E7A27" w:rsidRDefault="00186B0B" w:rsidP="005C7F25">
      <w:pPr>
        <w:pStyle w:val="AR6BodyText"/>
        <w:rPr>
          <w:lang w:val="en-GB" w:eastAsia="en-US"/>
        </w:rPr>
      </w:pPr>
    </w:p>
    <w:p w14:paraId="2684A0C2" w14:textId="3D58767E" w:rsidR="005A2651" w:rsidRPr="001E7A27" w:rsidRDefault="00E3676F" w:rsidP="005C7F25">
      <w:pPr>
        <w:pStyle w:val="AR6BodyText"/>
        <w:rPr>
          <w:b/>
          <w:lang w:val="en-GB"/>
        </w:rPr>
      </w:pPr>
      <w:r w:rsidRPr="001E7A27">
        <w:rPr>
          <w:b/>
          <w:lang w:val="en-GB"/>
        </w:rPr>
        <w:t>[START FIGURE 5.3</w:t>
      </w:r>
      <w:r w:rsidR="00F14937" w:rsidRPr="001E7A27">
        <w:rPr>
          <w:b/>
          <w:lang w:val="en-GB"/>
        </w:rPr>
        <w:t>2</w:t>
      </w:r>
      <w:r w:rsidRPr="001E7A27">
        <w:rPr>
          <w:b/>
          <w:lang w:val="en-GB"/>
        </w:rPr>
        <w:t xml:space="preserve"> HERE]</w:t>
      </w:r>
    </w:p>
    <w:p w14:paraId="4917E74D" w14:textId="77777777" w:rsidR="00E3676F" w:rsidRPr="001E7A27" w:rsidRDefault="00E3676F" w:rsidP="005C7F25">
      <w:pPr>
        <w:pStyle w:val="AR6BodyText"/>
        <w:rPr>
          <w:b/>
          <w:highlight w:val="cyan"/>
          <w:lang w:val="en-GB"/>
        </w:rPr>
      </w:pPr>
    </w:p>
    <w:p w14:paraId="351150FC" w14:textId="353E5989" w:rsidR="00E3676F" w:rsidRPr="001E7A27" w:rsidRDefault="00D82764" w:rsidP="005C7F25">
      <w:pPr>
        <w:pStyle w:val="AR6Chap5Figure"/>
        <w:rPr>
          <w:lang w:val="en-GB" w:eastAsia="en-US"/>
        </w:rPr>
      </w:pPr>
      <w:r w:rsidRPr="001E7A27">
        <w:rPr>
          <w:b/>
          <w:bCs/>
          <w:lang w:val="en-GB"/>
        </w:rPr>
        <w:t xml:space="preserve">Carbon cycle response to instantaneous </w:t>
      </w:r>
      <w:r w:rsidR="00743E42" w:rsidRPr="001E7A27">
        <w:rPr>
          <w:b/>
          <w:bCs/>
          <w:lang w:val="en-GB"/>
        </w:rPr>
        <w:t>carbon dioxide (CO</w:t>
      </w:r>
      <w:r w:rsidR="00743E42" w:rsidRPr="001E7A27">
        <w:rPr>
          <w:b/>
          <w:bCs/>
          <w:vertAlign w:val="subscript"/>
          <w:lang w:val="en-GB"/>
        </w:rPr>
        <w:t>2</w:t>
      </w:r>
      <w:r w:rsidR="00743E42" w:rsidRPr="001E7A27">
        <w:rPr>
          <w:b/>
          <w:bCs/>
          <w:lang w:val="en-GB"/>
        </w:rPr>
        <w:t>)</w:t>
      </w:r>
      <w:r w:rsidRPr="001E7A27">
        <w:rPr>
          <w:b/>
          <w:bCs/>
          <w:lang w:val="en-GB"/>
        </w:rPr>
        <w:t xml:space="preserve"> removal from the atmosphere. </w:t>
      </w:r>
      <w:r w:rsidR="00E3676F" w:rsidRPr="001E7A27">
        <w:rPr>
          <w:lang w:val="en-GB"/>
        </w:rPr>
        <w:t>(a) Atmospheric CO</w:t>
      </w:r>
      <w:r w:rsidR="00E3676F" w:rsidRPr="001E7A27">
        <w:rPr>
          <w:vertAlign w:val="subscript"/>
          <w:lang w:val="en-GB"/>
        </w:rPr>
        <w:t>2</w:t>
      </w:r>
      <w:r w:rsidR="00E3676F" w:rsidRPr="001E7A27">
        <w:rPr>
          <w:lang w:val="en-GB"/>
        </w:rPr>
        <w:t xml:space="preserve"> concentration, (b) change in land carbon reservoir, (c) change in ocean carbon reservoir. Results are shown for simulations with seven CMIP6 Earth system models and the UVic ESCM model of intermediate complexity forced with 100 PgC instantaneously removed from the atmosphere. The ‘pulse’ removal is applied from </w:t>
      </w:r>
      <w:r w:rsidR="00E3676F" w:rsidRPr="001E7A27">
        <w:rPr>
          <w:lang w:val="en-GB" w:eastAsia="en-US"/>
        </w:rPr>
        <w:t>a model state in equilibrium with a pre-industrial atmospheric CO</w:t>
      </w:r>
      <w:r w:rsidR="00E3676F" w:rsidRPr="001E7A27">
        <w:rPr>
          <w:vertAlign w:val="subscript"/>
          <w:lang w:val="en-GB" w:eastAsia="en-US"/>
        </w:rPr>
        <w:t>2</w:t>
      </w:r>
      <w:r w:rsidR="00E3676F" w:rsidRPr="001E7A27">
        <w:rPr>
          <w:lang w:val="en-GB" w:eastAsia="en-US"/>
        </w:rPr>
        <w:t xml:space="preserve"> concentration (CDRMIP experiment CDR-pi-pulse; </w:t>
      </w:r>
      <w:commentRangeStart w:id="6530"/>
      <w:r w:rsidR="00E3676F" w:rsidRPr="001E7A27">
        <w:rPr>
          <w:lang w:val="en-GB" w:eastAsia="en-US"/>
        </w:rPr>
        <w:fldChar w:fldCharType="begin" w:fldLock="1"/>
      </w:r>
      <w:r w:rsidR="00747167" w:rsidRPr="001E7A27">
        <w:rPr>
          <w:lang w:val="en-GB" w:eastAsia="en-US"/>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 \u00b0C, and all emission scenarios that do not exceed 1.5 \u00b0C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"L4449", "given" : "", "non-dropping-particle" : "", "parse-names" : false, "suffix" : "" } ], "type" : "article-journal", "volume" : "11" }, "uris" : [ "http://www.mendeley.com/documents/?uuid=9c73b22c-ecd3-46c3-b955-c13e0a8111f5" ] } ], "mendeley" : { "formattedCitation" : "(Keller et al., 2018b)", "manualFormatting" : "Keller et al., 2018b)", "plainTextFormattedCitation" : "(Keller et al., 2018b)", "previouslyFormattedCitation" : "(Keller et al., 2018b)" }, "properties" : { "noteIndex" : 0 }, "schema" : "https://github.com/citation-style-language/schema/raw/master/csl-citation.json" }</w:instrText>
      </w:r>
      <w:r w:rsidR="00E3676F" w:rsidRPr="001E7A27">
        <w:rPr>
          <w:lang w:val="en-GB" w:eastAsia="en-US"/>
        </w:rPr>
        <w:fldChar w:fldCharType="separate"/>
      </w:r>
      <w:r w:rsidR="00025FA2" w:rsidRPr="001E7A27">
        <w:rPr>
          <w:noProof/>
          <w:lang w:val="en-GB" w:eastAsia="en-US"/>
        </w:rPr>
        <w:t>Keller et al., 2018b)</w:t>
      </w:r>
      <w:r w:rsidR="00E3676F" w:rsidRPr="001E7A27">
        <w:rPr>
          <w:lang w:val="en-GB" w:eastAsia="en-US"/>
        </w:rPr>
        <w:fldChar w:fldCharType="end"/>
      </w:r>
      <w:commentRangeEnd w:id="6530"/>
      <w:r w:rsidR="00025FA2" w:rsidRPr="001E7A27">
        <w:rPr>
          <w:rStyle w:val="CommentReference"/>
          <w:lang w:val="en-GB"/>
        </w:rPr>
        <w:commentReference w:id="6530"/>
      </w:r>
      <w:r w:rsidR="00E3676F" w:rsidRPr="001E7A27">
        <w:rPr>
          <w:lang w:val="en-GB" w:eastAsia="en-US"/>
        </w:rPr>
        <w:t xml:space="preserve">. Changes in land and ocean carbon reservoirs are calculated relative to a pre-industrial control simulation. </w:t>
      </w:r>
      <w:r w:rsidR="00E3676F" w:rsidRPr="001E7A27">
        <w:rPr>
          <w:lang w:val="en-GB"/>
        </w:rPr>
        <w:t xml:space="preserve">Data for the UVic ESCM is from </w:t>
      </w:r>
      <w:r w:rsidR="00E3676F" w:rsidRPr="001E7A27">
        <w:rPr>
          <w:lang w:val="en-GB"/>
        </w:rPr>
        <w:fldChar w:fldCharType="begin" w:fldLock="1"/>
      </w:r>
      <w:r w:rsidR="00BC2C5E" w:rsidRPr="001E7A27">
        <w:rPr>
          <w:lang w:val="en-GB"/>
        </w:rPr>
        <w: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"manualFormatting" : "Zickfeld et al. (2021)", "plainTextFormattedCitation" : "(Zickfeld et al., 2021)", "previouslyFormattedCitation" : "(Zickfeld et al., 2021)" }, "properties" : { "noteIndex" : 0 }, "schema" : "https://github.com/citation-style-language/schema/raw/master/csl-citation.json" }</w:instrText>
      </w:r>
      <w:r w:rsidR="00E3676F" w:rsidRPr="001E7A27">
        <w:rPr>
          <w:lang w:val="en-GB"/>
        </w:rPr>
        <w:fldChar w:fldCharType="separate"/>
      </w:r>
      <w:r w:rsidR="00025FA2" w:rsidRPr="001E7A27">
        <w:rPr>
          <w:noProof/>
          <w:lang w:val="en-GB"/>
        </w:rPr>
        <w:t>Zickfeld et al. (2021)</w:t>
      </w:r>
      <w:r w:rsidR="00E3676F" w:rsidRPr="001E7A27">
        <w:rPr>
          <w:lang w:val="en-GB"/>
        </w:rPr>
        <w:fldChar w:fldCharType="end"/>
      </w:r>
      <w:r w:rsidR="00E3676F" w:rsidRPr="001E7A27">
        <w:rPr>
          <w:lang w:val="en-GB"/>
        </w:rPr>
        <w:t>.</w:t>
      </w:r>
      <w:r w:rsidR="00BB3FA0" w:rsidRPr="001E7A27">
        <w:rPr>
          <w:lang w:val="en-GB"/>
        </w:rPr>
        <w:t xml:space="preserve"> </w:t>
      </w:r>
      <w:r w:rsidR="00BB3FA0" w:rsidRPr="001E7A27">
        <w:rPr>
          <w:rFonts w:cs="Times New Roman"/>
          <w:szCs w:val="20"/>
          <w:lang w:val="en-GB"/>
        </w:rPr>
        <w:t>Further details on data sources and processing are available in the chapter data table (Table 5.SM.6).</w:t>
      </w:r>
    </w:p>
    <w:p w14:paraId="745CAF7B" w14:textId="77777777" w:rsidR="00E3676F" w:rsidRPr="001E7A27" w:rsidRDefault="00E3676F" w:rsidP="005C7F25">
      <w:pPr>
        <w:pStyle w:val="AR6BodyText"/>
        <w:rPr>
          <w:b/>
          <w:lang w:val="en-GB"/>
        </w:rPr>
      </w:pPr>
    </w:p>
    <w:p w14:paraId="22C4FD05" w14:textId="4BD99591" w:rsidR="00E3676F" w:rsidRPr="001E7A27" w:rsidRDefault="00E3676F" w:rsidP="005C7F25">
      <w:pPr>
        <w:pStyle w:val="AR6BodyText"/>
        <w:rPr>
          <w:b/>
          <w:lang w:val="en-GB"/>
        </w:rPr>
      </w:pPr>
      <w:r w:rsidRPr="001E7A27">
        <w:rPr>
          <w:b/>
          <w:lang w:val="en-GB"/>
        </w:rPr>
        <w:t>[END FIGURE 5.3</w:t>
      </w:r>
      <w:r w:rsidR="00F14937" w:rsidRPr="001E7A27">
        <w:rPr>
          <w:b/>
          <w:lang w:val="en-GB"/>
        </w:rPr>
        <w:t>2</w:t>
      </w:r>
      <w:r w:rsidRPr="001E7A27">
        <w:rPr>
          <w:b/>
          <w:lang w:val="en-GB"/>
        </w:rPr>
        <w:t xml:space="preserve"> HERE] </w:t>
      </w:r>
    </w:p>
    <w:p w14:paraId="6C697BF3" w14:textId="77777777" w:rsidR="00E3676F" w:rsidRPr="001E7A27" w:rsidRDefault="00E3676F" w:rsidP="005C7F25">
      <w:pPr>
        <w:pStyle w:val="AR6BodyText"/>
        <w:rPr>
          <w:b/>
          <w:lang w:val="en-GB"/>
        </w:rPr>
      </w:pPr>
    </w:p>
    <w:p w14:paraId="396F6A8D" w14:textId="77777777" w:rsidR="00186B0B" w:rsidRPr="001E7A27" w:rsidRDefault="00186B0B" w:rsidP="005C7F25">
      <w:pPr>
        <w:pStyle w:val="AR6BodyText"/>
        <w:rPr>
          <w:b/>
          <w:lang w:val="en-GB"/>
        </w:rPr>
      </w:pPr>
    </w:p>
    <w:p w14:paraId="25C513C9" w14:textId="3E467057" w:rsidR="00E3676F" w:rsidRPr="001E7A27" w:rsidRDefault="00E3676F" w:rsidP="00535548">
      <w:pPr>
        <w:pStyle w:val="AR6Chap5Level451111"/>
        <w:rPr>
          <w:lang w:val="en-GB"/>
        </w:rPr>
      </w:pPr>
      <w:bookmarkStart w:id="6531" w:name="_Toc70535744"/>
      <w:r w:rsidRPr="001E7A27">
        <w:rPr>
          <w:lang w:val="en-GB"/>
        </w:rPr>
        <w:t xml:space="preserve">Carbon </w:t>
      </w:r>
      <w:ins w:id="6532" w:author="Soapbox" w:date="2021-07-15T10:32:00Z">
        <w:r w:rsidR="00B12C8A" w:rsidRPr="001E7A27">
          <w:rPr>
            <w:lang w:val="en-GB"/>
          </w:rPr>
          <w:t>c</w:t>
        </w:r>
      </w:ins>
      <w:del w:id="6533" w:author="Soapbox" w:date="2021-07-15T10:32:00Z">
        <w:r w:rsidR="003A2CCF" w:rsidRPr="001E7A27" w:rsidDel="00B12C8A">
          <w:rPr>
            <w:lang w:val="en-GB"/>
          </w:rPr>
          <w:delText>C</w:delText>
        </w:r>
      </w:del>
      <w:r w:rsidRPr="001E7A27">
        <w:rPr>
          <w:lang w:val="en-GB"/>
        </w:rPr>
        <w:t>ycle</w:t>
      </w:r>
      <w:r w:rsidR="003A2CCF" w:rsidRPr="001E7A27">
        <w:rPr>
          <w:lang w:val="en-GB"/>
        </w:rPr>
        <w:t xml:space="preserve"> </w:t>
      </w:r>
      <w:ins w:id="6534" w:author="Soapbox" w:date="2021-07-15T10:32:00Z">
        <w:r w:rsidR="00B12C8A" w:rsidRPr="001E7A27">
          <w:rPr>
            <w:lang w:val="en-GB"/>
          </w:rPr>
          <w:t>r</w:t>
        </w:r>
      </w:ins>
      <w:del w:id="6535" w:author="Soapbox" w:date="2021-07-15T10:32:00Z">
        <w:r w:rsidR="003A2CCF" w:rsidRPr="001E7A27" w:rsidDel="00B12C8A">
          <w:rPr>
            <w:lang w:val="en-GB"/>
          </w:rPr>
          <w:delText>R</w:delText>
        </w:r>
      </w:del>
      <w:r w:rsidRPr="001E7A27">
        <w:rPr>
          <w:lang w:val="en-GB"/>
        </w:rPr>
        <w:t xml:space="preserve">esponse </w:t>
      </w:r>
      <w:ins w:id="6536" w:author="Soapbox" w:date="2021-07-15T10:32:00Z">
        <w:r w:rsidR="00B12C8A" w:rsidRPr="001E7A27">
          <w:rPr>
            <w:lang w:val="en-GB"/>
          </w:rPr>
          <w:t>o</w:t>
        </w:r>
      </w:ins>
      <w:del w:id="6537" w:author="Soapbox" w:date="2021-07-15T10:32:00Z">
        <w:r w:rsidR="003A2CCF" w:rsidRPr="001E7A27" w:rsidDel="00B12C8A">
          <w:rPr>
            <w:lang w:val="en-GB"/>
          </w:rPr>
          <w:delText>O</w:delText>
        </w:r>
      </w:del>
      <w:r w:rsidRPr="001E7A27">
        <w:rPr>
          <w:lang w:val="en-GB"/>
        </w:rPr>
        <w:t xml:space="preserve">ver </w:t>
      </w:r>
      <w:ins w:id="6538" w:author="Soapbox" w:date="2021-07-15T10:32:00Z">
        <w:r w:rsidR="00B12C8A" w:rsidRPr="001E7A27">
          <w:rPr>
            <w:lang w:val="en-GB"/>
          </w:rPr>
          <w:t>t</w:t>
        </w:r>
      </w:ins>
      <w:del w:id="6539" w:author="Soapbox" w:date="2021-07-15T10:32:00Z">
        <w:r w:rsidR="003A2CCF" w:rsidRPr="001E7A27" w:rsidDel="00B12C8A">
          <w:rPr>
            <w:lang w:val="en-GB"/>
          </w:rPr>
          <w:delText>T</w:delText>
        </w:r>
      </w:del>
      <w:r w:rsidRPr="001E7A27">
        <w:rPr>
          <w:lang w:val="en-GB"/>
        </w:rPr>
        <w:t xml:space="preserve">ime in </w:t>
      </w:r>
      <w:ins w:id="6540" w:author="Soapbox" w:date="2021-07-15T10:32:00Z">
        <w:r w:rsidR="00B12C8A" w:rsidRPr="001E7A27">
          <w:rPr>
            <w:lang w:val="en-GB"/>
          </w:rPr>
          <w:t>s</w:t>
        </w:r>
      </w:ins>
      <w:del w:id="6541" w:author="Soapbox" w:date="2021-07-15T10:32:00Z">
        <w:r w:rsidR="003A2CCF" w:rsidRPr="001E7A27" w:rsidDel="00B12C8A">
          <w:rPr>
            <w:lang w:val="en-GB"/>
          </w:rPr>
          <w:delText>S</w:delText>
        </w:r>
      </w:del>
      <w:r w:rsidRPr="001E7A27">
        <w:rPr>
          <w:lang w:val="en-GB"/>
        </w:rPr>
        <w:t>cenarios with CDR</w:t>
      </w:r>
      <w:bookmarkEnd w:id="6531"/>
      <w:r w:rsidRPr="001E7A27">
        <w:rPr>
          <w:lang w:val="en-GB"/>
        </w:rPr>
        <w:t xml:space="preserve"> </w:t>
      </w:r>
    </w:p>
    <w:p w14:paraId="1494DF43" w14:textId="0FE57135" w:rsidR="00E3676F" w:rsidRPr="001E7A27" w:rsidRDefault="00E3676F" w:rsidP="005C7F25">
      <w:pPr>
        <w:pStyle w:val="AR6BodyText"/>
        <w:rPr>
          <w:lang w:val="en-GB" w:eastAsia="en-US"/>
        </w:rPr>
      </w:pPr>
      <w:r w:rsidRPr="001E7A27">
        <w:rPr>
          <w:lang w:val="en-GB" w:eastAsia="en-US"/>
        </w:rPr>
        <w:t xml:space="preserve">Since </w:t>
      </w:r>
      <w:del w:id="6542" w:author="Ian Blenkinsop" w:date="2021-07-28T15:38:00Z">
        <w:r w:rsidR="006D5C74" w:rsidRPr="001E7A27" w:rsidDel="00E939C7">
          <w:rPr>
            <w:lang w:val="en-GB" w:eastAsia="en-US"/>
          </w:rPr>
          <w:delText xml:space="preserve">WGI </w:delText>
        </w:r>
      </w:del>
      <w:r w:rsidRPr="001E7A27">
        <w:rPr>
          <w:lang w:val="en-GB" w:eastAsia="en-US"/>
        </w:rPr>
        <w:t>AR5</w:t>
      </w:r>
      <w:r w:rsidR="000D5154" w:rsidRPr="001E7A27">
        <w:rPr>
          <w:lang w:val="en-GB" w:eastAsia="en-US"/>
        </w:rPr>
        <w:t xml:space="preserve"> </w:t>
      </w:r>
      <w:ins w:id="6543" w:author="Ian Blenkinsop" w:date="2021-07-28T15:38:00Z">
        <w:r w:rsidR="00E939C7" w:rsidRPr="001E7A27">
          <w:rPr>
            <w:lang w:val="en-GB" w:eastAsia="en-US"/>
          </w:rPr>
          <w:t xml:space="preserve">WGI </w:t>
        </w:r>
      </w:ins>
      <w:r w:rsidR="000D5154" w:rsidRPr="001E7A27">
        <w:rPr>
          <w:lang w:val="en-GB" w:eastAsia="en-US"/>
        </w:rPr>
        <w:t>(Chapter 6)</w:t>
      </w:r>
      <w:r w:rsidRPr="001E7A27">
        <w:rPr>
          <w:lang w:val="en-GB" w:eastAsia="en-US"/>
        </w:rPr>
        <w:t xml:space="preserve">, studies with </w:t>
      </w:r>
      <w:r w:rsidR="008F6F5D" w:rsidRPr="001E7A27">
        <w:rPr>
          <w:lang w:val="en-GB" w:eastAsia="en-US"/>
        </w:rPr>
        <w:t>ESMs</w:t>
      </w:r>
      <w:r w:rsidRPr="001E7A27">
        <w:rPr>
          <w:lang w:val="en-GB" w:eastAsia="en-US"/>
        </w:rPr>
        <w:t xml:space="preserve"> have explored the land and ocean carbon sink response to scenarios with CO</w:t>
      </w:r>
      <w:r w:rsidRPr="001E7A27">
        <w:rPr>
          <w:noProof/>
          <w:vertAlign w:val="subscript"/>
          <w:lang w:val="en-GB"/>
        </w:rPr>
        <w:t>2</w:t>
      </w:r>
      <w:r w:rsidRPr="001E7A27">
        <w:rPr>
          <w:lang w:val="en-GB" w:eastAsia="en-US"/>
        </w:rPr>
        <w:t xml:space="preserve"> emissions gradually declining during the 21st century. As CDR and other mitigation activities are ramped up, CO</w:t>
      </w:r>
      <w:r w:rsidRPr="001E7A27">
        <w:rPr>
          <w:vertAlign w:val="subscript"/>
          <w:lang w:val="en-GB" w:eastAsia="en-US"/>
        </w:rPr>
        <w:t>2</w:t>
      </w:r>
      <w:r w:rsidRPr="001E7A27">
        <w:rPr>
          <w:lang w:val="en-GB" w:eastAsia="en-US"/>
        </w:rPr>
        <w:t xml:space="preserve"> emissions in these scenarios reach net zero and, as removals exceed emissions, become net negative. Studies exploring the carbon sink response to such scenarios (e.g.</w:t>
      </w:r>
      <w:ins w:id="6544" w:author="Tom Maycock" w:date="2021-09-09T16:49:00Z">
        <w:r w:rsidR="00334BDE">
          <w:rPr>
            <w:lang w:val="en-GB" w:eastAsia="en-US"/>
          </w:rPr>
          <w:t>,</w:t>
        </w:r>
      </w:ins>
      <w:r w:rsidRPr="001E7A27">
        <w:rPr>
          <w:lang w:val="en-GB" w:eastAsia="en-US"/>
        </w:rPr>
        <w:t xml:space="preserve"> RCP2.6, SSP1</w:t>
      </w:r>
      <w:del w:id="6545" w:author="Ian Blenkinsop" w:date="2021-07-28T17:56:00Z">
        <w:r w:rsidRPr="001E7A27" w:rsidDel="009F3AC2">
          <w:rPr>
            <w:lang w:val="en-GB" w:eastAsia="en-US"/>
          </w:rPr>
          <w:delText>–</w:delText>
        </w:r>
      </w:del>
      <w:ins w:id="6546" w:author="Ian Blenkinsop" w:date="2021-07-28T17:56:00Z">
        <w:r w:rsidR="009F3AC2" w:rsidRPr="001E7A27">
          <w:rPr>
            <w:lang w:val="en-GB" w:eastAsia="en-US"/>
          </w:rPr>
          <w:t>-</w:t>
        </w:r>
      </w:ins>
      <w:r w:rsidRPr="001E7A27">
        <w:rPr>
          <w:lang w:val="en-GB" w:eastAsia="en-US"/>
        </w:rPr>
        <w:t>2.6) show that</w:t>
      </w:r>
      <w:ins w:id="6547" w:author="Soapbox" w:date="2021-07-22T12:39:00Z">
        <w:r w:rsidR="00B824BA" w:rsidRPr="001E7A27">
          <w:rPr>
            <w:lang w:val="en-GB" w:eastAsia="en-US"/>
          </w:rPr>
          <w:t>,</w:t>
        </w:r>
      </w:ins>
      <w:r w:rsidRPr="001E7A27">
        <w:rPr>
          <w:lang w:val="en-GB" w:eastAsia="en-US"/>
        </w:rPr>
        <w:t xml:space="preserve"> when net CO</w:t>
      </w:r>
      <w:r w:rsidRPr="001E7A27">
        <w:rPr>
          <w:noProof/>
          <w:vertAlign w:val="subscript"/>
          <w:lang w:val="en-GB"/>
        </w:rPr>
        <w:t>2</w:t>
      </w:r>
      <w:r w:rsidRPr="001E7A27">
        <w:rPr>
          <w:lang w:val="en-GB" w:eastAsia="en-US"/>
        </w:rPr>
        <w:t xml:space="preserve"> emissions are positive</w:t>
      </w:r>
      <w:del w:id="6548" w:author="Soapbox" w:date="2021-07-22T12:39:00Z">
        <w:r w:rsidRPr="001E7A27" w:rsidDel="00B824BA">
          <w:rPr>
            <w:lang w:val="en-GB" w:eastAsia="en-US"/>
          </w:rPr>
          <w:delText>,</w:delText>
        </w:r>
      </w:del>
      <w:r w:rsidRPr="001E7A27">
        <w:rPr>
          <w:lang w:val="en-GB" w:eastAsia="en-US"/>
        </w:rPr>
        <w:t xml:space="preserve"> but start to decline, uptake of CO</w:t>
      </w:r>
      <w:r w:rsidRPr="001E7A27">
        <w:rPr>
          <w:vertAlign w:val="subscript"/>
          <w:lang w:val="en-GB" w:eastAsia="en-US"/>
        </w:rPr>
        <w:t>2</w:t>
      </w:r>
      <w:r w:rsidRPr="001E7A27">
        <w:rPr>
          <w:lang w:val="en-GB" w:eastAsia="en-US"/>
        </w:rPr>
        <w:t xml:space="preserve"> by the land and ocean begins to weaken (compare land and ocean CO</w:t>
      </w:r>
      <w:r w:rsidRPr="001E7A27">
        <w:rPr>
          <w:vertAlign w:val="subscript"/>
          <w:lang w:val="en-GB" w:eastAsia="en-US"/>
        </w:rPr>
        <w:t>2</w:t>
      </w:r>
      <w:r w:rsidRPr="001E7A27">
        <w:rPr>
          <w:lang w:val="en-GB" w:eastAsia="en-US"/>
        </w:rPr>
        <w:t xml:space="preserve"> fluxes in panels </w:t>
      </w:r>
      <w:del w:id="6549" w:author="Ian Blenkinsop" w:date="2021-07-28T15:38:00Z">
        <w:r w:rsidRPr="001E7A27" w:rsidDel="00E939C7">
          <w:rPr>
            <w:lang w:val="en-GB" w:eastAsia="en-US"/>
          </w:rPr>
          <w:delText>(</w:delText>
        </w:r>
      </w:del>
      <w:r w:rsidRPr="001E7A27">
        <w:rPr>
          <w:lang w:val="en-GB" w:eastAsia="en-US"/>
        </w:rPr>
        <w:t>a</w:t>
      </w:r>
      <w:del w:id="6550" w:author="Ian Blenkinsop" w:date="2021-07-28T15:38:00Z">
        <w:r w:rsidRPr="001E7A27" w:rsidDel="00E939C7">
          <w:rPr>
            <w:lang w:val="en-GB" w:eastAsia="en-US"/>
          </w:rPr>
          <w:delText>)</w:delText>
        </w:r>
      </w:del>
      <w:r w:rsidRPr="001E7A27">
        <w:rPr>
          <w:lang w:val="en-GB" w:eastAsia="en-US"/>
        </w:rPr>
        <w:t xml:space="preserve"> and </w:t>
      </w:r>
      <w:del w:id="6551" w:author="Ian Blenkinsop" w:date="2021-07-28T15:38:00Z">
        <w:r w:rsidRPr="001E7A27" w:rsidDel="00E939C7">
          <w:rPr>
            <w:lang w:val="en-GB" w:eastAsia="en-US"/>
          </w:rPr>
          <w:delText>(</w:delText>
        </w:r>
      </w:del>
      <w:r w:rsidRPr="001E7A27">
        <w:rPr>
          <w:lang w:val="en-GB" w:eastAsia="en-US"/>
        </w:rPr>
        <w:t>b</w:t>
      </w:r>
      <w:del w:id="6552" w:author="Ian Blenkinsop" w:date="2021-07-28T15:38:00Z">
        <w:r w:rsidRPr="001E7A27" w:rsidDel="00E939C7">
          <w:rPr>
            <w:lang w:val="en-GB" w:eastAsia="en-US"/>
          </w:rPr>
          <w:delText>)</w:delText>
        </w:r>
      </w:del>
      <w:r w:rsidRPr="001E7A27">
        <w:rPr>
          <w:lang w:val="en-GB" w:eastAsia="en-US"/>
        </w:rPr>
        <w:t xml:space="preserve"> of Figure 5.3</w:t>
      </w:r>
      <w:r w:rsidR="00BB1D34" w:rsidRPr="001E7A27">
        <w:rPr>
          <w:lang w:val="en-GB" w:eastAsia="en-US"/>
        </w:rPr>
        <w:t>3</w:t>
      </w:r>
      <w:del w:id="6553" w:author="Ian Blenkinsop" w:date="2021-07-28T15:38:00Z">
        <w:r w:rsidRPr="001E7A27" w:rsidDel="00E939C7">
          <w:rPr>
            <w:lang w:val="en-GB" w:eastAsia="en-US"/>
          </w:rPr>
          <w:delText xml:space="preserve">) </w:delText>
        </w:r>
      </w:del>
      <w:ins w:id="6554" w:author="Ian Blenkinsop" w:date="2021-07-28T15:38:00Z">
        <w:r w:rsidR="00E939C7" w:rsidRPr="001E7A27">
          <w:rPr>
            <w:lang w:val="en-GB" w:eastAsia="en-US"/>
          </w:rPr>
          <w:t xml:space="preserve">; </w:t>
        </w:r>
      </w:ins>
      <w:r w:rsidRPr="001E7A27">
        <w:rPr>
          <w:lang w:val="en-GB" w:eastAsia="en-US"/>
        </w:rPr>
        <w:fldChar w:fldCharType="begin" w:fldLock="1"/>
      </w:r>
      <w:r w:rsidR="00747167" w:rsidRPr="001E7A27">
        <w:rPr>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"id" : "ITEM-2",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"mendeley" : { "formattedCitation" : "(Tokarska and Zickfeld, 2015; Jones et al., 2016b)", "manualFormatting" : "(Tokarska and Zickfeld, 2015; Jones et al., 2016b)", "plainTextFormattedCitation" : "(Tokarska and Zickfeld, 2015; Jones et al., 2016b)", "previouslyFormattedCitation" : "(Tokarska and Zickfeld, 2015; Jones et al., 2016b)" }, "properties" : { "noteIndex" : 0 }, "schema" : "https://github.com/citation-style-language/schema/raw/master/csl-citation.json" }</w:instrText>
      </w:r>
      <w:r w:rsidRPr="001E7A27">
        <w:rPr>
          <w:lang w:val="en-GB" w:eastAsia="en-US"/>
        </w:rPr>
        <w:fldChar w:fldCharType="separate"/>
      </w:r>
      <w:del w:id="6555" w:author="Ian Blenkinsop" w:date="2021-07-28T15:38:00Z">
        <w:r w:rsidR="00025FA2" w:rsidRPr="001E7A27" w:rsidDel="00E939C7">
          <w:rPr>
            <w:noProof/>
            <w:color w:val="000000" w:themeColor="text1"/>
            <w:lang w:val="en-GB" w:eastAsia="en-US"/>
          </w:rPr>
          <w:delText>(</w:delText>
        </w:r>
      </w:del>
      <w:r w:rsidR="00025FA2" w:rsidRPr="001E7A27">
        <w:rPr>
          <w:noProof/>
          <w:color w:val="000000" w:themeColor="text1"/>
          <w:lang w:val="en-GB" w:eastAsia="en-US"/>
        </w:rPr>
        <w:t>Tokarska and Zickfeld, 2015; Jones et al., 2016b)</w:t>
      </w:r>
      <w:r w:rsidRPr="001E7A27">
        <w:rPr>
          <w:lang w:val="en-GB" w:eastAsia="en-US"/>
        </w:rPr>
        <w:fldChar w:fldCharType="end"/>
      </w:r>
      <w:r w:rsidRPr="001E7A27">
        <w:rPr>
          <w:lang w:val="en-GB" w:eastAsia="en-US"/>
        </w:rPr>
        <w:t>. During the first decades after CO</w:t>
      </w:r>
      <w:r w:rsidRPr="001E7A27">
        <w:rPr>
          <w:vertAlign w:val="subscript"/>
          <w:lang w:val="en-GB" w:eastAsia="en-US"/>
        </w:rPr>
        <w:t>2</w:t>
      </w:r>
      <w:r w:rsidRPr="001E7A27">
        <w:rPr>
          <w:lang w:val="en-GB" w:eastAsia="en-US"/>
        </w:rPr>
        <w:t xml:space="preserve"> emissions become net negative, both the ocean and land carbon sinks continue to take up CO</w:t>
      </w:r>
      <w:r w:rsidRPr="001E7A27">
        <w:rPr>
          <w:vertAlign w:val="subscript"/>
          <w:lang w:val="en-GB" w:eastAsia="en-US"/>
        </w:rPr>
        <w:t>2</w:t>
      </w:r>
      <w:r w:rsidRPr="001E7A27">
        <w:rPr>
          <w:lang w:val="en-GB" w:eastAsia="en-US"/>
        </w:rPr>
        <w:t>, albeit at a lower rate. For the land carbon sink, the sink-to-source transition occurs decades to a century after CO</w:t>
      </w:r>
      <w:r w:rsidRPr="001E7A27">
        <w:rPr>
          <w:noProof/>
          <w:vertAlign w:val="subscript"/>
          <w:lang w:val="en-GB"/>
        </w:rPr>
        <w:t>2</w:t>
      </w:r>
      <w:r w:rsidRPr="001E7A27">
        <w:rPr>
          <w:lang w:val="en-GB" w:eastAsia="en-US"/>
        </w:rPr>
        <w:t xml:space="preserve"> emissions become net negative (Figure 5.3</w:t>
      </w:r>
      <w:r w:rsidR="00BB1D34" w:rsidRPr="001E7A27">
        <w:rPr>
          <w:lang w:val="en-GB" w:eastAsia="en-US"/>
        </w:rPr>
        <w:t>3</w:t>
      </w:r>
      <w:r w:rsidRPr="001E7A27">
        <w:rPr>
          <w:lang w:val="en-GB" w:eastAsia="en-US"/>
        </w:rPr>
        <w:t>c). The ocean remains a sink of CO</w:t>
      </w:r>
      <w:r w:rsidRPr="001E7A27">
        <w:rPr>
          <w:vertAlign w:val="subscript"/>
          <w:lang w:val="en-GB" w:eastAsia="en-US"/>
        </w:rPr>
        <w:t>2</w:t>
      </w:r>
      <w:r w:rsidRPr="001E7A27">
        <w:rPr>
          <w:lang w:val="en-GB" w:eastAsia="en-US"/>
        </w:rPr>
        <w:t xml:space="preserve"> for centuries after emissions become net negative (Figure 5.3</w:t>
      </w:r>
      <w:r w:rsidR="00BB1D34" w:rsidRPr="001E7A27">
        <w:rPr>
          <w:lang w:val="en-GB" w:eastAsia="en-US"/>
        </w:rPr>
        <w:t>3</w:t>
      </w:r>
      <w:r w:rsidRPr="001E7A27">
        <w:rPr>
          <w:lang w:val="en-GB" w:eastAsia="en-US"/>
        </w:rPr>
        <w:t>c</w:t>
      </w:r>
      <w:ins w:id="6556" w:author="Soapbox" w:date="2021-07-22T12:40:00Z">
        <w:r w:rsidR="00B824BA" w:rsidRPr="001E7A27">
          <w:rPr>
            <w:rFonts w:cs="Times New Roman"/>
            <w:lang w:val="en-GB" w:eastAsia="en-US"/>
          </w:rPr>
          <w:t>–</w:t>
        </w:r>
      </w:ins>
      <w:del w:id="6557" w:author="Soapbox" w:date="2021-07-22T12:40:00Z">
        <w:r w:rsidRPr="001E7A27" w:rsidDel="00B824BA">
          <w:rPr>
            <w:lang w:val="en-GB" w:eastAsia="en-US"/>
          </w:rPr>
          <w:delText>-</w:delText>
        </w:r>
      </w:del>
      <w:r w:rsidRPr="001E7A27">
        <w:rPr>
          <w:lang w:val="en-GB" w:eastAsia="en-US"/>
        </w:rPr>
        <w:t>e; Section 5.4.9; Figure 5.3</w:t>
      </w:r>
      <w:r w:rsidR="002D6497" w:rsidRPr="001E7A27">
        <w:rPr>
          <w:lang w:val="en-GB" w:eastAsia="en-US"/>
        </w:rPr>
        <w:t>0</w:t>
      </w:r>
      <w:r w:rsidRPr="001E7A27">
        <w:rPr>
          <w:lang w:val="en-GB" w:eastAsia="en-US"/>
        </w:rPr>
        <w:t>). Whether the transition to source occurs at all, the timing of the transition and the magnitude of the CO</w:t>
      </w:r>
      <w:r w:rsidRPr="001E7A27">
        <w:rPr>
          <w:vertAlign w:val="subscript"/>
          <w:lang w:val="en-GB" w:eastAsia="en-US"/>
        </w:rPr>
        <w:t>2</w:t>
      </w:r>
      <w:r w:rsidRPr="001E7A27">
        <w:rPr>
          <w:lang w:val="en-GB" w:eastAsia="en-US"/>
        </w:rPr>
        <w:t xml:space="preserve"> source are determined by the magnitude of the removal and the rate and amount of net CO</w:t>
      </w:r>
      <w:r w:rsidRPr="001E7A27">
        <w:rPr>
          <w:vertAlign w:val="subscript"/>
          <w:lang w:val="en-GB" w:eastAsia="en-US"/>
        </w:rPr>
        <w:t>2</w:t>
      </w:r>
      <w:r w:rsidRPr="001E7A27">
        <w:rPr>
          <w:lang w:val="en-GB" w:eastAsia="en-US"/>
        </w:rPr>
        <w:t xml:space="preserve"> emissions prior to emissions becoming net negative (</w:t>
      </w:r>
      <w:r w:rsidRPr="001E7A27">
        <w:rPr>
          <w:i/>
          <w:lang w:val="en-GB" w:eastAsia="en-US"/>
        </w:rPr>
        <w:t>medium confidence</w:t>
      </w:r>
      <w:r w:rsidRPr="001E7A27">
        <w:rPr>
          <w:lang w:val="en-GB" w:eastAsia="en-US"/>
        </w:rPr>
        <w:t xml:space="preserve">) </w:t>
      </w:r>
      <w:r w:rsidRPr="001E7A27">
        <w:rPr>
          <w:lang w:val="en-GB" w:eastAsia="en-US"/>
        </w:rPr>
        <w:fldChar w:fldCharType="begin" w:fldLock="1"/>
      </w:r>
      <w:r w:rsidR="00747167" w:rsidRPr="001E7A27">
        <w:rPr>
          <w:lang w:val="en-GB" w:eastAsia="en-US"/>
        </w:rPr>
        <w:instrText>ADDIN CSL_CITATION { "citationItems" : [ { "id" : "ITEM-1",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"ITEM-1",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"id" : "ITEM-2",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"ITEM-2",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"mendeley" : { "formattedCitation" : "(Tokarska and Zickfeld, 2015; Jones et al., 2016b)", "plainTextFormattedCitation" : "(Tokarska and Zickfeld, 2015; Jones et al., 2016b)", "previouslyFormattedCitation" : "(Tokarska and Zickfeld, 2015; Jones et al., 2016b)"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(Tokarska and Zickfeld, 2015; Jones et al., 2016b)</w:t>
      </w:r>
      <w:r w:rsidRPr="001E7A27">
        <w:rPr>
          <w:lang w:val="en-GB" w:eastAsia="en-US"/>
        </w:rPr>
        <w:fldChar w:fldCharType="end"/>
      </w:r>
      <w:r w:rsidRPr="001E7A27">
        <w:rPr>
          <w:lang w:val="en-GB" w:eastAsia="en-US"/>
        </w:rPr>
        <w:t>. For scenarios with large amounts of CO</w:t>
      </w:r>
      <w:r w:rsidRPr="001E7A27">
        <w:rPr>
          <w:vertAlign w:val="subscript"/>
          <w:lang w:val="en-GB" w:eastAsia="en-US"/>
        </w:rPr>
        <w:t>2</w:t>
      </w:r>
      <w:r w:rsidRPr="001E7A27">
        <w:rPr>
          <w:lang w:val="en-GB" w:eastAsia="en-US"/>
        </w:rPr>
        <w:t xml:space="preserve"> removal</w:t>
      </w:r>
      <w:ins w:id="6558" w:author="Soapbox" w:date="2021-07-22T12:41:00Z">
        <w:r w:rsidR="00B824BA" w:rsidRPr="001E7A27">
          <w:rPr>
            <w:lang w:val="en-GB" w:eastAsia="en-US"/>
          </w:rPr>
          <w:t>,</w:t>
        </w:r>
      </w:ins>
      <w:r w:rsidRPr="001E7A27">
        <w:rPr>
          <w:lang w:val="en-GB" w:eastAsia="en-US"/>
        </w:rPr>
        <w:t xml:space="preserve"> such as SSP5</w:t>
      </w:r>
      <w:del w:id="6559" w:author="Ian Blenkinsop" w:date="2021-07-28T15:39:00Z">
        <w:r w:rsidRPr="001E7A27" w:rsidDel="00E939C7">
          <w:rPr>
            <w:lang w:val="en-GB" w:eastAsia="en-US"/>
          </w:rPr>
          <w:delText>–</w:delText>
        </w:r>
      </w:del>
      <w:ins w:id="6560" w:author="Ian Blenkinsop" w:date="2021-07-28T15:39:00Z">
        <w:r w:rsidR="00E939C7" w:rsidRPr="001E7A27">
          <w:rPr>
            <w:lang w:val="en-GB" w:eastAsia="en-US"/>
          </w:rPr>
          <w:t>-</w:t>
        </w:r>
      </w:ins>
      <w:r w:rsidRPr="001E7A27">
        <w:rPr>
          <w:lang w:val="en-GB" w:eastAsia="en-US"/>
        </w:rPr>
        <w:t>3.4</w:t>
      </w:r>
      <w:del w:id="6561" w:author="Ian Blenkinsop" w:date="2021-07-28T15:39:00Z">
        <w:r w:rsidR="002D6497" w:rsidRPr="001E7A27" w:rsidDel="00E939C7">
          <w:rPr>
            <w:lang w:val="en-GB" w:eastAsia="en-US"/>
          </w:rPr>
          <w:delText>–</w:delText>
        </w:r>
      </w:del>
      <w:ins w:id="6562" w:author="Ian Blenkinsop" w:date="2021-07-28T15:39:00Z">
        <w:r w:rsidR="00E939C7" w:rsidRPr="001E7A27">
          <w:rPr>
            <w:lang w:val="en-GB" w:eastAsia="en-US"/>
          </w:rPr>
          <w:t>-</w:t>
        </w:r>
      </w:ins>
      <w:r w:rsidR="002D6497" w:rsidRPr="001E7A27">
        <w:rPr>
          <w:lang w:val="en-GB" w:eastAsia="en-US"/>
        </w:rPr>
        <w:t>overshoot</w:t>
      </w:r>
      <w:ins w:id="6563" w:author="Soapbox" w:date="2021-07-22T12:41:00Z">
        <w:r w:rsidR="00B824BA" w:rsidRPr="001E7A27">
          <w:rPr>
            <w:lang w:val="en-GB" w:eastAsia="en-US"/>
          </w:rPr>
          <w:t>,</w:t>
        </w:r>
      </w:ins>
      <w:r w:rsidR="009D5A76" w:rsidRPr="001E7A27">
        <w:rPr>
          <w:lang w:val="en-GB" w:eastAsia="en-US"/>
        </w:rPr>
        <w:t xml:space="preserve"> </w:t>
      </w:r>
      <w:r w:rsidRPr="001E7A27">
        <w:rPr>
          <w:lang w:val="en-GB" w:eastAsia="en-US"/>
        </w:rPr>
        <w:t>the land source is larger than for SSP1</w:t>
      </w:r>
      <w:del w:id="6564" w:author="Ian Blenkinsop" w:date="2021-07-28T15:38:00Z">
        <w:r w:rsidRPr="001E7A27" w:rsidDel="00E939C7">
          <w:rPr>
            <w:lang w:val="en-GB" w:eastAsia="en-US"/>
          </w:rPr>
          <w:delText>–</w:delText>
        </w:r>
      </w:del>
      <w:ins w:id="6565" w:author="Ian Blenkinsop" w:date="2021-07-28T15:38:00Z">
        <w:r w:rsidR="00E939C7" w:rsidRPr="001E7A27">
          <w:rPr>
            <w:lang w:val="en-GB" w:eastAsia="en-US"/>
          </w:rPr>
          <w:t>-</w:t>
        </w:r>
      </w:ins>
      <w:r w:rsidRPr="001E7A27">
        <w:rPr>
          <w:lang w:val="en-GB" w:eastAsia="en-US"/>
        </w:rPr>
        <w:t>2.6 and the ocean also turns into a source (Section 5.4.</w:t>
      </w:r>
      <w:r w:rsidR="00BB1D34" w:rsidRPr="001E7A27">
        <w:rPr>
          <w:lang w:val="en-GB" w:eastAsia="en-US"/>
        </w:rPr>
        <w:t>10</w:t>
      </w:r>
      <w:r w:rsidRPr="001E7A27">
        <w:rPr>
          <w:lang w:val="en-GB" w:eastAsia="en-US"/>
        </w:rPr>
        <w:t>, Fig</w:t>
      </w:r>
      <w:r w:rsidR="00BB38CA" w:rsidRPr="001E7A27">
        <w:rPr>
          <w:lang w:val="en-GB" w:eastAsia="en-US"/>
        </w:rPr>
        <w:t>u</w:t>
      </w:r>
      <w:r w:rsidRPr="001E7A27">
        <w:rPr>
          <w:lang w:val="en-GB" w:eastAsia="en-US"/>
        </w:rPr>
        <w:t>re</w:t>
      </w:r>
      <w:r w:rsidR="00BB38CA" w:rsidRPr="001E7A27">
        <w:rPr>
          <w:lang w:val="en-GB" w:eastAsia="en-US"/>
        </w:rPr>
        <w:t xml:space="preserve"> </w:t>
      </w:r>
      <w:r w:rsidRPr="001E7A27">
        <w:rPr>
          <w:lang w:val="en-GB" w:eastAsia="en-US"/>
        </w:rPr>
        <w:t>5.3</w:t>
      </w:r>
      <w:r w:rsidR="00BB1D34" w:rsidRPr="001E7A27">
        <w:rPr>
          <w:lang w:val="en-GB" w:eastAsia="en-US"/>
        </w:rPr>
        <w:t>0</w:t>
      </w:r>
      <w:r w:rsidRPr="001E7A27">
        <w:rPr>
          <w:lang w:val="en-GB" w:eastAsia="en-US"/>
        </w:rPr>
        <w:t>). While the qualitative response to scenarios with net-negative emissions is largely robust across models, the timing of the sink-to-source transition and the magnitude of the CO</w:t>
      </w:r>
      <w:r w:rsidRPr="001E7A27">
        <w:rPr>
          <w:noProof/>
          <w:vertAlign w:val="subscript"/>
          <w:lang w:val="en-GB"/>
        </w:rPr>
        <w:t>2</w:t>
      </w:r>
      <w:r w:rsidRPr="001E7A27">
        <w:rPr>
          <w:lang w:val="en-GB" w:eastAsia="en-US"/>
        </w:rPr>
        <w:t xml:space="preserve"> source vary between models, particularly for the land sink. Due to </w:t>
      </w:r>
      <w:r w:rsidRPr="001E7A27">
        <w:rPr>
          <w:i/>
          <w:lang w:val="en-GB" w:eastAsia="en-US"/>
        </w:rPr>
        <w:t>limited agreement</w:t>
      </w:r>
      <w:r w:rsidRPr="001E7A27">
        <w:rPr>
          <w:lang w:val="en-GB" w:eastAsia="en-US"/>
        </w:rPr>
        <w:t xml:space="preserve"> between models</w:t>
      </w:r>
      <w:ins w:id="6566" w:author="Soapbox" w:date="2021-07-22T12:42:00Z">
        <w:r w:rsidR="00B824BA" w:rsidRPr="001E7A27">
          <w:rPr>
            <w:lang w:val="en-GB" w:eastAsia="en-US"/>
          </w:rPr>
          <w:t>,</w:t>
        </w:r>
      </w:ins>
      <w:r w:rsidRPr="001E7A27">
        <w:rPr>
          <w:lang w:val="en-GB" w:eastAsia="en-US"/>
        </w:rPr>
        <w:t xml:space="preserve"> there is </w:t>
      </w:r>
      <w:r w:rsidRPr="001E7A27">
        <w:rPr>
          <w:i/>
          <w:lang w:val="en-GB" w:eastAsia="en-US"/>
        </w:rPr>
        <w:t>low confidence</w:t>
      </w:r>
      <w:r w:rsidRPr="001E7A27">
        <w:rPr>
          <w:lang w:val="en-GB" w:eastAsia="en-US"/>
        </w:rPr>
        <w:t xml:space="preserve"> in the timing of the sink-to-source transition and the magnitude of the CO</w:t>
      </w:r>
      <w:r w:rsidRPr="001E7A27">
        <w:rPr>
          <w:noProof/>
          <w:vertAlign w:val="subscript"/>
          <w:lang w:val="en-GB"/>
        </w:rPr>
        <w:t>2</w:t>
      </w:r>
      <w:r w:rsidRPr="001E7A27">
        <w:rPr>
          <w:lang w:val="en-GB" w:eastAsia="en-US"/>
        </w:rPr>
        <w:t xml:space="preserve"> source in scenarios with net-negative CO</w:t>
      </w:r>
      <w:r w:rsidRPr="001E7A27">
        <w:rPr>
          <w:vertAlign w:val="subscript"/>
          <w:lang w:val="en-GB" w:eastAsia="en-US"/>
        </w:rPr>
        <w:t>2</w:t>
      </w:r>
      <w:r w:rsidRPr="001E7A27">
        <w:rPr>
          <w:lang w:val="en-GB" w:eastAsia="en-US"/>
        </w:rPr>
        <w:t xml:space="preserve"> emissions.</w:t>
      </w:r>
    </w:p>
    <w:p w14:paraId="2E45CDA1" w14:textId="77777777" w:rsidR="00E3676F" w:rsidRPr="001E7A27" w:rsidRDefault="00E3676F" w:rsidP="005C7F25">
      <w:pPr>
        <w:pStyle w:val="AR6BodyText"/>
        <w:rPr>
          <w:lang w:val="en-GB" w:eastAsia="en-US"/>
        </w:rPr>
      </w:pPr>
    </w:p>
    <w:p w14:paraId="1C0CA5B5" w14:textId="77777777" w:rsidR="00186B0B" w:rsidRPr="001E7A27" w:rsidRDefault="00186B0B" w:rsidP="005C7F25">
      <w:pPr>
        <w:pStyle w:val="AR6BodyText"/>
        <w:rPr>
          <w:lang w:val="en-GB" w:eastAsia="en-US"/>
        </w:rPr>
      </w:pPr>
    </w:p>
    <w:p w14:paraId="46EE6D7C" w14:textId="1997DE24" w:rsidR="00E3676F" w:rsidRPr="001E7A27" w:rsidRDefault="00E3676F" w:rsidP="005C7F25">
      <w:pPr>
        <w:pStyle w:val="AR6BodyText"/>
        <w:rPr>
          <w:b/>
          <w:lang w:val="en-GB"/>
        </w:rPr>
      </w:pPr>
      <w:r w:rsidRPr="001E7A27">
        <w:rPr>
          <w:b/>
          <w:lang w:val="en-GB"/>
        </w:rPr>
        <w:t>[START FIGURE 5.3</w:t>
      </w:r>
      <w:r w:rsidR="00BB1D34" w:rsidRPr="001E7A27">
        <w:rPr>
          <w:b/>
          <w:lang w:val="en-GB"/>
        </w:rPr>
        <w:t>3</w:t>
      </w:r>
      <w:r w:rsidRPr="001E7A27">
        <w:rPr>
          <w:b/>
          <w:lang w:val="en-GB"/>
        </w:rPr>
        <w:t xml:space="preserve"> HERE]</w:t>
      </w:r>
    </w:p>
    <w:p w14:paraId="7FEAAC6C" w14:textId="77777777" w:rsidR="00E3676F" w:rsidRPr="001E7A27" w:rsidRDefault="00E3676F" w:rsidP="005C7F25">
      <w:pPr>
        <w:pStyle w:val="AR6BodyText"/>
        <w:rPr>
          <w:b/>
          <w:highlight w:val="cyan"/>
          <w:lang w:val="en-GB"/>
        </w:rPr>
      </w:pPr>
    </w:p>
    <w:p w14:paraId="4CBE0724" w14:textId="7E4CAAFA" w:rsidR="00E3676F" w:rsidRPr="001E7A27" w:rsidRDefault="00E3676F" w:rsidP="005C7F25">
      <w:pPr>
        <w:pStyle w:val="AR6Chap5Figure"/>
        <w:rPr>
          <w:lang w:val="en-GB" w:eastAsia="en-US"/>
        </w:rPr>
      </w:pPr>
      <w:r w:rsidRPr="001E7A27">
        <w:rPr>
          <w:b/>
          <w:bCs/>
          <w:lang w:val="en-GB"/>
        </w:rPr>
        <w:t>C</w:t>
      </w:r>
      <w:r w:rsidR="007F675B" w:rsidRPr="001E7A27">
        <w:rPr>
          <w:b/>
          <w:bCs/>
          <w:lang w:val="en-GB"/>
        </w:rPr>
        <w:t>arbon sink</w:t>
      </w:r>
      <w:r w:rsidR="00D82764" w:rsidRPr="001E7A27">
        <w:rPr>
          <w:b/>
          <w:bCs/>
          <w:lang w:val="en-GB"/>
        </w:rPr>
        <w:t xml:space="preserve"> response in a scenario with net </w:t>
      </w:r>
      <w:r w:rsidR="00743E42" w:rsidRPr="001E7A27">
        <w:rPr>
          <w:b/>
          <w:bCs/>
          <w:lang w:val="en-GB"/>
        </w:rPr>
        <w:t>carbon dioxide (CO</w:t>
      </w:r>
      <w:r w:rsidR="00743E42" w:rsidRPr="001E7A27">
        <w:rPr>
          <w:b/>
          <w:bCs/>
          <w:vertAlign w:val="subscript"/>
          <w:lang w:val="en-GB"/>
        </w:rPr>
        <w:t>2</w:t>
      </w:r>
      <w:r w:rsidR="00743E42" w:rsidRPr="001E7A27">
        <w:rPr>
          <w:b/>
          <w:bCs/>
          <w:lang w:val="en-GB"/>
        </w:rPr>
        <w:t>)</w:t>
      </w:r>
      <w:r w:rsidR="00D82764" w:rsidRPr="001E7A27">
        <w:rPr>
          <w:b/>
          <w:bCs/>
          <w:lang w:val="en-GB"/>
        </w:rPr>
        <w:t xml:space="preserve"> removal from the atmosphere. </w:t>
      </w:r>
      <w:r w:rsidR="007F675B" w:rsidRPr="001E7A27">
        <w:rPr>
          <w:lang w:val="en-GB"/>
        </w:rPr>
        <w:t>Shown are CO</w:t>
      </w:r>
      <w:r w:rsidR="007F675B" w:rsidRPr="001E7A27">
        <w:rPr>
          <w:vertAlign w:val="subscript"/>
          <w:lang w:val="en-GB"/>
        </w:rPr>
        <w:t>2</w:t>
      </w:r>
      <w:r w:rsidR="007F675B" w:rsidRPr="001E7A27">
        <w:rPr>
          <w:lang w:val="en-GB"/>
        </w:rPr>
        <w:t xml:space="preserve"> f</w:t>
      </w:r>
      <w:r w:rsidRPr="001E7A27">
        <w:rPr>
          <w:lang w:val="en-GB"/>
        </w:rPr>
        <w:t xml:space="preserve">lux components from concentration-driven Earth </w:t>
      </w:r>
      <w:r w:rsidR="00B419D1" w:rsidRPr="001E7A27">
        <w:rPr>
          <w:lang w:val="en-GB"/>
        </w:rPr>
        <w:t>s</w:t>
      </w:r>
      <w:r w:rsidRPr="001E7A27">
        <w:rPr>
          <w:lang w:val="en-GB"/>
        </w:rPr>
        <w:t xml:space="preserve">ystem </w:t>
      </w:r>
      <w:r w:rsidR="00B419D1" w:rsidRPr="001E7A27">
        <w:rPr>
          <w:lang w:val="en-GB"/>
        </w:rPr>
        <w:t>m</w:t>
      </w:r>
      <w:r w:rsidRPr="001E7A27">
        <w:rPr>
          <w:lang w:val="en-GB"/>
        </w:rPr>
        <w:t>odel simulations during different emission stages of SSP1</w:t>
      </w:r>
      <w:r w:rsidRPr="001E7A27">
        <w:rPr>
          <w:lang w:val="en-GB" w:eastAsia="en-US"/>
        </w:rPr>
        <w:t>–</w:t>
      </w:r>
      <w:r w:rsidRPr="001E7A27">
        <w:rPr>
          <w:lang w:val="en-GB"/>
        </w:rPr>
        <w:t xml:space="preserve">2.6 and its long-term extension. (a) </w:t>
      </w:r>
      <w:r w:rsidR="007F675B" w:rsidRPr="001E7A27">
        <w:rPr>
          <w:lang w:val="en-GB"/>
        </w:rPr>
        <w:t>Large net p</w:t>
      </w:r>
      <w:r w:rsidRPr="001E7A27">
        <w:rPr>
          <w:lang w:val="en-GB"/>
        </w:rPr>
        <w:t>ositive CO</w:t>
      </w:r>
      <w:r w:rsidRPr="001E7A27">
        <w:rPr>
          <w:vertAlign w:val="subscript"/>
          <w:lang w:val="en-GB"/>
        </w:rPr>
        <w:t>2</w:t>
      </w:r>
      <w:r w:rsidRPr="001E7A27">
        <w:rPr>
          <w:lang w:val="en-GB"/>
        </w:rPr>
        <w:t xml:space="preserve"> emissions, (b) small net positive CO</w:t>
      </w:r>
      <w:r w:rsidRPr="001E7A27">
        <w:rPr>
          <w:vertAlign w:val="subscript"/>
          <w:lang w:val="en-GB"/>
        </w:rPr>
        <w:t>2</w:t>
      </w:r>
      <w:r w:rsidRPr="001E7A27">
        <w:rPr>
          <w:lang w:val="en-GB"/>
        </w:rPr>
        <w:t xml:space="preserve"> emissions, (c) </w:t>
      </w:r>
      <w:r w:rsidR="007F675B" w:rsidRPr="001E7A27">
        <w:rPr>
          <w:lang w:val="en-GB"/>
        </w:rPr>
        <w:t xml:space="preserve">– (d) </w:t>
      </w:r>
      <w:r w:rsidRPr="001E7A27">
        <w:rPr>
          <w:lang w:val="en-GB"/>
        </w:rPr>
        <w:t>net negative CO</w:t>
      </w:r>
      <w:r w:rsidRPr="001E7A27">
        <w:rPr>
          <w:vertAlign w:val="subscript"/>
          <w:lang w:val="en-GB"/>
        </w:rPr>
        <w:t>2</w:t>
      </w:r>
      <w:r w:rsidRPr="001E7A27">
        <w:rPr>
          <w:lang w:val="en-GB"/>
        </w:rPr>
        <w:t xml:space="preserve"> emissions</w:t>
      </w:r>
      <w:r w:rsidR="007F675B" w:rsidRPr="001E7A27">
        <w:rPr>
          <w:lang w:val="en-GB"/>
        </w:rPr>
        <w:t xml:space="preserve">, </w:t>
      </w:r>
      <w:r w:rsidRPr="001E7A27">
        <w:rPr>
          <w:lang w:val="en-GB"/>
        </w:rPr>
        <w:t>(e) net zero CO</w:t>
      </w:r>
      <w:r w:rsidRPr="001E7A27">
        <w:rPr>
          <w:vertAlign w:val="subscript"/>
          <w:lang w:val="en-GB"/>
        </w:rPr>
        <w:t>2</w:t>
      </w:r>
      <w:r w:rsidRPr="001E7A27">
        <w:rPr>
          <w:lang w:val="en-GB"/>
        </w:rPr>
        <w:t xml:space="preserve"> emissions. Positive flux components act to raise the atmospheric CO</w:t>
      </w:r>
      <w:r w:rsidRPr="001E7A27">
        <w:rPr>
          <w:vertAlign w:val="subscript"/>
          <w:lang w:val="en-GB"/>
        </w:rPr>
        <w:t>2</w:t>
      </w:r>
      <w:r w:rsidRPr="001E7A27">
        <w:rPr>
          <w:lang w:val="en-GB"/>
        </w:rPr>
        <w:t xml:space="preserve"> concentration, whereas negative components act to lower the CO</w:t>
      </w:r>
      <w:r w:rsidRPr="001E7A27">
        <w:rPr>
          <w:vertAlign w:val="subscript"/>
          <w:lang w:val="en-GB"/>
        </w:rPr>
        <w:t>2</w:t>
      </w:r>
      <w:r w:rsidRPr="001E7A27">
        <w:rPr>
          <w:lang w:val="en-GB"/>
        </w:rPr>
        <w:t xml:space="preserve"> concentration.</w:t>
      </w:r>
      <w:r w:rsidR="007F675B" w:rsidRPr="001E7A27">
        <w:rPr>
          <w:lang w:val="en-GB"/>
        </w:rPr>
        <w:t xml:space="preserve"> Net CO</w:t>
      </w:r>
      <w:r w:rsidR="007F675B" w:rsidRPr="001E7A27">
        <w:rPr>
          <w:vertAlign w:val="subscript"/>
          <w:lang w:val="en-GB"/>
        </w:rPr>
        <w:t xml:space="preserve">2 </w:t>
      </w:r>
      <w:r w:rsidR="007F675B" w:rsidRPr="001E7A27">
        <w:rPr>
          <w:lang w:val="en-GB"/>
        </w:rPr>
        <w:t>emissions, l</w:t>
      </w:r>
      <w:r w:rsidRPr="001E7A27">
        <w:rPr>
          <w:lang w:val="en-GB"/>
        </w:rPr>
        <w:t>and and ocean CO</w:t>
      </w:r>
      <w:r w:rsidRPr="001E7A27">
        <w:rPr>
          <w:vertAlign w:val="subscript"/>
          <w:lang w:val="en-GB"/>
        </w:rPr>
        <w:t>2</w:t>
      </w:r>
      <w:r w:rsidRPr="001E7A27">
        <w:rPr>
          <w:lang w:val="en-GB"/>
        </w:rPr>
        <w:t xml:space="preserve"> fluxes represent the multi-model mean </w:t>
      </w:r>
      <w:r w:rsidR="007F675B" w:rsidRPr="001E7A27">
        <w:rPr>
          <w:lang w:val="en-GB"/>
        </w:rPr>
        <w:t xml:space="preserve">and standard deviation (error bar) </w:t>
      </w:r>
      <w:r w:rsidRPr="001E7A27">
        <w:rPr>
          <w:lang w:val="en-GB"/>
        </w:rPr>
        <w:t xml:space="preserve">of four ESMs (CanESM5, UKESM1, CESM2-WACCM, IPSL-CM6a-LR) and one EMIC (UVic ESCM; </w:t>
      </w:r>
      <w:r w:rsidRPr="001E7A27">
        <w:rPr>
          <w:lang w:val="en-GB"/>
        </w:rPr>
        <w:fldChar w:fldCharType="begin" w:fldLock="1"/>
      </w:r>
      <w:ins w:id="6567" w:author="Robin Matthews" w:date="2021-06-18T11:48:00Z">
        <w:r w:rsidR="00F0535B" w:rsidRPr="001E7A27">
          <w:rPr>
            <w:lang w:val="en-GB"/>
          </w:rPr>
          <w:instrText>ADDIN CSL_CITATION { "citationItems" : [ { "id" : "ITEM-1", "itemData" : { "DOI" : "10.5194/gmd-13-4183-2020", "author" : [ { "dropping-particle" : "", "family" : "Mengis", "given" : "N", "non-dropping-particle" : "", "parse-names" : false, "suffix" : "" }, { "dropping-particle" : "", "family" : "Keller", "given" : "D P", "non-dropping-particle" : "", "parse-names" : false, "suffix" : "" }, { "dropping-particle" : "", "family" : "MacDougall", "given" : "A H", "non-dropping-particle" : "", "parse-names" : false, "suffix" : "" }, { "dropping-particle" : "", "family" : "Eby", "given" : "M", "non-dropping-particle" : "", "parse-names" : false, "suffix" : "" }, { "dropping-particle" : "", "family" : "Wright", "given" : "N", "non-dropping-particle" : "", "parse-names" : false, "suffix" : "" }, { "dropping-particle" : "", "family" : "Meissner", "given" : "K J", "non-dropping-particle" : "", "parse-names" : false, "suffix" : "" }, { "dropping-particle" : "", "family" : "Oschlies", "given" : "A", "non-dropping-particle" : "", "parse-names" : false, "suffix" : "" }, { "dropping-particle" : "", "family" : "Schmittner", "given" : "A", "non-dropping-particle" : "", "parse-names" : false, "suffix" : "" }, { "dropping-particle" : "", "family" : "MacIsaac", "given" : "A J", "non-dropping-particle" : "", "parse-names" : false, "suffix" : "" }, { "dropping-particle" : "", "family" : "Matthews", "given" : "H D", "non-dropping-particle" : "", "parse-names" : false, "suffix" : "" }, { "dropping-particle" : "", "family" : "Zickfeld", "given" : "K", "non-dropping-particle" : "", "parse-names" : false, "suffix" : "" } ], "container-title" : "Geoscientific Model Development", "id" : "ITEM-1", "issue" : "9", "issued" : { "date-parts" : [ [ "2020" ] ] }, "page" : "4183-4204", "title" : "Evaluation of the University of Victoria Earth System Climate Model version 2.10 (UVic ESCM 2.10)", "translator" : [ { "dropping-particle" : "", "family" : "L6913", "given" : "", "non-dropping-particle" : "", "parse-names" : false, "suffix" : "" } ], "type" : "article-journal", "volume" : "13" }, "uris" : [ "http://www.mendeley.com/documents/?uuid=3444a9e7-eda6-4089-a5bb-e9e873cf6d22" ] } ], "mendeley" : { "formattedCitation" : "(Mengis et al., 2020)", "manualFormatting" : "Mengis et al., 2020)", "plainTextFormattedCitation" : "(Mengis et al., 2020)", "previouslyFormattedCitation" : "(Mengis et al., 2020)" }, "properties" : { "noteIndex" : 0 }, "schema" : "https://github.com/citation-style-language/schema/raw/master/csl-citation.json" }</w:instrText>
        </w:r>
      </w:ins>
      <w:del w:id="6568" w:author="Robin Matthews" w:date="2021-06-18T11:48:00Z">
        <w:r w:rsidR="00747167" w:rsidRPr="001E7A27" w:rsidDel="00F0535B">
          <w:rPr>
            <w:lang w:val="en-GB"/>
          </w:rPr>
          <w:delInstrText>ADDIN CSL_CITATION { "citationItems" : [ { "id" : "ITEM-1", "itemData" : { "DOI" : "10.5194/gmd-13-4183-2020", "author" : [ { "dropping-particle" : "", "family" : "Mengis", "given" : "N", "non-dropping-particle" : "", "parse-names" : false, "suffix" : "" }, { "dropping-particle" : "", "family" : "Keller", "given" : "D P", "non-dropping-particle" : "", "parse-names" : false, "suffix" : "" }, { "dropping-particle" : "", "family" : "MacDougall", "given" : "A H", "non-dropping-particle" : "", "parse-names" : false, "suffix" : "" }, { "dropping-particle" : "", "family" : "Eby", "given" : "M", "non-dropping-particle" : "", "parse-names" : false, "suffix" : "" }, { "dropping-particle" : "", "family" : "Wright", "given" : "N", "non-dropping-particle" : "", "parse-names" : false, "suffix" : "" }, { "dropping-particle" : "", "family" : "Meissner", "given" : "K J", "non-dropping-particle" : "", "parse-names" : false, "suffix" : "" }, { "dropping-particle" : "", "family" : "Oschlies", "given" : "A", "non-dropping-particle" : "", "parse-names" : false, "suffix" : "" }, { "dropping-particle" : "", "family" : "Schmittner", "given" : "A", "non-dropping-particle" : "", "parse-names" : false, "suffix" : "" }, { "dropping-particle" : "", "family" : "MacIsaac", "given" : "A J", "non-dropping-particle" : "", "parse-names" : false, "suffix" : "" }, { "dropping-particle" : "", "family" : "Matthews", "given" : "H D", "non-dropping-particle" : "", "parse-names" : false, "suffix" : "" }, { "dropping-particle" : "", "family" : "Zickfeld", "given" : "K", "non-dropping-particle" : "", "parse-names" : false, "suffix" : "" } ], "container-title" : "Geoscientific Model Development", "id" : "ITEM-1", "issue" : "9", "issued" : { "date-parts" : [ [ "2020" ] ] }, "page" : "4183-4204", "title" : "Evaluation of the University of Victoria Earth System Climate Model version 2.10 (UVic ESCM 2.10)", "translator" : [ { "dropping-particle" : "", "family" : "L6913", "given" : "", "non-dropping-particle" : "", "parse-names" : false, "suffix" : "" } ], "type" : "article-journal", "volume" : "13" }, "uris" : [ "http://www.mendeley.com/documents/?uuid=3444a9e7-eda6-4089-a5bb-e9e873cf6d22" ] } ], "mendeley" : { "formattedCitation" : "(Mengis et al., 2020)", "plainTextFormattedCitation" : "(Mengis et al., 2020)", "previouslyFormattedCitation" : "(Mengis et al., 2020)" }, "properties" : { "noteIndex" : 0 }, "schema" : "https://github.com/citation-style-language/schema/raw/master/csl-citation.json" }</w:delInstrText>
        </w:r>
      </w:del>
      <w:r w:rsidRPr="001E7A27">
        <w:rPr>
          <w:lang w:val="en-GB"/>
        </w:rPr>
        <w:fldChar w:fldCharType="separate"/>
      </w:r>
      <w:del w:id="6569" w:author="Robin Matthews" w:date="2021-06-18T11:47:00Z">
        <w:r w:rsidR="00025FA2" w:rsidRPr="001E7A27" w:rsidDel="00F0535B">
          <w:rPr>
            <w:noProof/>
            <w:lang w:val="en-GB"/>
          </w:rPr>
          <w:delText>(</w:delText>
        </w:r>
      </w:del>
      <w:r w:rsidR="00025FA2" w:rsidRPr="001E7A27">
        <w:rPr>
          <w:noProof/>
          <w:lang w:val="en-GB"/>
        </w:rPr>
        <w:t>Mengis et al., 2020)</w:t>
      </w:r>
      <w:r w:rsidRPr="001E7A27">
        <w:rPr>
          <w:lang w:val="en-GB"/>
        </w:rPr>
        <w:fldChar w:fldCharType="end"/>
      </w:r>
      <w:del w:id="6570" w:author="Robin Matthews" w:date="2021-06-18T11:48:00Z">
        <w:r w:rsidRPr="001E7A27" w:rsidDel="00F0535B">
          <w:rPr>
            <w:lang w:val="en-GB"/>
          </w:rPr>
          <w:delText>)</w:delText>
        </w:r>
      </w:del>
      <w:r w:rsidRPr="001E7A27">
        <w:rPr>
          <w:lang w:val="en-GB"/>
        </w:rPr>
        <w:t>. Net CO</w:t>
      </w:r>
      <w:r w:rsidRPr="001E7A27">
        <w:rPr>
          <w:vertAlign w:val="subscript"/>
          <w:lang w:val="en-GB"/>
        </w:rPr>
        <w:t>2</w:t>
      </w:r>
      <w:r w:rsidRPr="001E7A27">
        <w:rPr>
          <w:lang w:val="en-GB"/>
        </w:rPr>
        <w:t xml:space="preserve"> emissions are </w:t>
      </w:r>
      <w:r w:rsidR="007F675B" w:rsidRPr="001E7A27">
        <w:rPr>
          <w:lang w:val="en-GB"/>
        </w:rPr>
        <w:t>calculated from concentration-driven Earth system model simulations as the residual from the rate of increase in atmospheric CO</w:t>
      </w:r>
      <w:r w:rsidR="007F675B" w:rsidRPr="001E7A27">
        <w:rPr>
          <w:vertAlign w:val="subscript"/>
          <w:lang w:val="en-GB"/>
        </w:rPr>
        <w:t>2</w:t>
      </w:r>
      <w:r w:rsidR="007F675B" w:rsidRPr="001E7A27">
        <w:rPr>
          <w:lang w:val="en-GB"/>
        </w:rPr>
        <w:t xml:space="preserve"> and land and ocean CO</w:t>
      </w:r>
      <w:r w:rsidR="007F675B" w:rsidRPr="001E7A27">
        <w:rPr>
          <w:vertAlign w:val="subscript"/>
          <w:lang w:val="en-GB"/>
        </w:rPr>
        <w:t>2</w:t>
      </w:r>
      <w:r w:rsidR="007F675B" w:rsidRPr="001E7A27">
        <w:rPr>
          <w:lang w:val="en-GB"/>
        </w:rPr>
        <w:t xml:space="preserve"> fluxes. Fluxes are accumulated over each 50-year period and converted to concentration units (ppm). </w:t>
      </w:r>
      <w:r w:rsidR="00BB3FA0" w:rsidRPr="001E7A27">
        <w:rPr>
          <w:rFonts w:cs="Times New Roman"/>
          <w:szCs w:val="20"/>
          <w:lang w:val="en-GB"/>
        </w:rPr>
        <w:t>Further details on data sources and processing are available in the chapter data table (Table 5.SM.6).</w:t>
      </w:r>
    </w:p>
    <w:p w14:paraId="704D599D" w14:textId="77777777" w:rsidR="0070101D" w:rsidRPr="001E7A27" w:rsidRDefault="0070101D" w:rsidP="005C7F25">
      <w:pPr>
        <w:pStyle w:val="AR6BodyText"/>
        <w:rPr>
          <w:b/>
          <w:lang w:val="en-GB"/>
        </w:rPr>
      </w:pPr>
    </w:p>
    <w:p w14:paraId="3124DF46" w14:textId="4641A25F" w:rsidR="00E3676F" w:rsidRPr="001E7A27" w:rsidRDefault="00E3676F" w:rsidP="005C7F25">
      <w:pPr>
        <w:pStyle w:val="AR6BodyText"/>
        <w:rPr>
          <w:b/>
          <w:lang w:val="en-GB"/>
        </w:rPr>
      </w:pPr>
      <w:r w:rsidRPr="001E7A27">
        <w:rPr>
          <w:b/>
          <w:lang w:val="en-GB"/>
        </w:rPr>
        <w:t>[END FIGURE 5.3</w:t>
      </w:r>
      <w:r w:rsidR="00BB1D34" w:rsidRPr="001E7A27">
        <w:rPr>
          <w:b/>
          <w:lang w:val="en-GB"/>
        </w:rPr>
        <w:t>3</w:t>
      </w:r>
      <w:r w:rsidRPr="001E7A27">
        <w:rPr>
          <w:b/>
          <w:lang w:val="en-GB"/>
        </w:rPr>
        <w:t xml:space="preserve"> HERE] </w:t>
      </w:r>
    </w:p>
    <w:p w14:paraId="1682783A" w14:textId="77777777" w:rsidR="00E3676F" w:rsidRPr="001E7A27" w:rsidRDefault="00E3676F" w:rsidP="005C7F25">
      <w:pPr>
        <w:pStyle w:val="AR6BodyText"/>
        <w:rPr>
          <w:lang w:val="en-GB"/>
        </w:rPr>
      </w:pPr>
    </w:p>
    <w:p w14:paraId="444DD798" w14:textId="77777777" w:rsidR="00186B0B" w:rsidRPr="001E7A27" w:rsidRDefault="00186B0B" w:rsidP="005C7F25">
      <w:pPr>
        <w:pStyle w:val="AR6BodyText"/>
        <w:rPr>
          <w:lang w:val="en-GB"/>
        </w:rPr>
      </w:pPr>
    </w:p>
    <w:p w14:paraId="264B0F21" w14:textId="4127CDB2" w:rsidR="00E3676F" w:rsidRPr="001E7A27" w:rsidRDefault="00E3676F" w:rsidP="00535548">
      <w:pPr>
        <w:pStyle w:val="AR6Chap5Level451111"/>
        <w:rPr>
          <w:lang w:val="en-GB"/>
        </w:rPr>
      </w:pPr>
      <w:bookmarkStart w:id="6571" w:name="_Toc5716988"/>
      <w:bookmarkStart w:id="6572" w:name="_Toc33564328"/>
      <w:bookmarkStart w:id="6573" w:name="_Toc70535745"/>
      <w:r w:rsidRPr="001E7A27">
        <w:rPr>
          <w:lang w:val="en-GB"/>
        </w:rPr>
        <w:lastRenderedPageBreak/>
        <w:t xml:space="preserve">Removal </w:t>
      </w:r>
      <w:ins w:id="6574" w:author="Soapbox" w:date="2021-07-15T10:32:00Z">
        <w:r w:rsidR="00B12C8A" w:rsidRPr="001E7A27">
          <w:rPr>
            <w:lang w:val="en-GB"/>
          </w:rPr>
          <w:t>e</w:t>
        </w:r>
      </w:ins>
      <w:del w:id="6575" w:author="Soapbox" w:date="2021-07-15T10:32:00Z">
        <w:r w:rsidR="003A2CCF" w:rsidRPr="001E7A27" w:rsidDel="00B12C8A">
          <w:rPr>
            <w:lang w:val="en-GB"/>
          </w:rPr>
          <w:delText>E</w:delText>
        </w:r>
      </w:del>
      <w:r w:rsidRPr="001E7A27">
        <w:rPr>
          <w:lang w:val="en-GB"/>
        </w:rPr>
        <w:t>ffectiveness of CDR</w:t>
      </w:r>
      <w:bookmarkEnd w:id="6571"/>
      <w:bookmarkEnd w:id="6572"/>
      <w:bookmarkEnd w:id="6573"/>
      <w:r w:rsidRPr="001E7A27">
        <w:rPr>
          <w:lang w:val="en-GB"/>
        </w:rPr>
        <w:t xml:space="preserve"> </w:t>
      </w:r>
    </w:p>
    <w:p w14:paraId="28903876" w14:textId="1110E8B1" w:rsidR="00E3676F" w:rsidRPr="001E7A27" w:rsidRDefault="00E3676F" w:rsidP="005C7F25">
      <w:pPr>
        <w:pStyle w:val="AR6BodyText"/>
        <w:rPr>
          <w:lang w:val="en-GB" w:eastAsia="en-US"/>
        </w:rPr>
      </w:pPr>
      <w:r w:rsidRPr="001E7A27">
        <w:rPr>
          <w:lang w:val="en-GB" w:eastAsia="en-US"/>
        </w:rPr>
        <w:t>It is well understood that land and ocean carbon fluxes are sensitive to the level of atmospheric CO</w:t>
      </w:r>
      <w:r w:rsidRPr="001E7A27">
        <w:rPr>
          <w:noProof/>
          <w:vertAlign w:val="subscript"/>
          <w:lang w:val="en-GB"/>
        </w:rPr>
        <w:t>2</w:t>
      </w:r>
      <w:r w:rsidRPr="001E7A27">
        <w:rPr>
          <w:lang w:val="en-GB" w:eastAsia="en-US"/>
        </w:rPr>
        <w:t xml:space="preserve"> and climate change and differ under </w:t>
      </w:r>
      <w:del w:id="6576" w:author="Soapbox" w:date="2021-07-22T12:42:00Z">
        <w:r w:rsidRPr="001E7A27" w:rsidDel="00B824BA">
          <w:rPr>
            <w:lang w:val="en-GB" w:eastAsia="en-US"/>
          </w:rPr>
          <w:delText xml:space="preserve">different </w:delText>
        </w:r>
      </w:del>
      <w:ins w:id="6577" w:author="Soapbox" w:date="2021-07-22T12:42:00Z">
        <w:r w:rsidR="00B824BA" w:rsidRPr="001E7A27">
          <w:rPr>
            <w:lang w:val="en-GB" w:eastAsia="en-US"/>
          </w:rPr>
          <w:t xml:space="preserve">varied </w:t>
        </w:r>
      </w:ins>
      <w:r w:rsidRPr="001E7A27">
        <w:rPr>
          <w:lang w:val="en-GB" w:eastAsia="en-US"/>
        </w:rPr>
        <w:t xml:space="preserve">future scenarios (Section 5.4). </w:t>
      </w:r>
      <w:commentRangeStart w:id="6578"/>
      <w:commentRangeStart w:id="6579"/>
      <w:r w:rsidRPr="001E7A27">
        <w:rPr>
          <w:lang w:val="en-GB" w:eastAsia="en-US"/>
        </w:rPr>
        <w:t xml:space="preserve">It is therefore important to establish to what extent the removal effectiveness of CDR – here defined as </w:t>
      </w:r>
      <w:r w:rsidR="007F675B" w:rsidRPr="001E7A27">
        <w:rPr>
          <w:lang w:val="en-GB" w:eastAsia="en-US"/>
        </w:rPr>
        <w:t xml:space="preserve">the </w:t>
      </w:r>
      <w:r w:rsidRPr="001E7A27">
        <w:rPr>
          <w:lang w:val="en-GB" w:eastAsia="en-US"/>
        </w:rPr>
        <w:t>fraction of total CO</w:t>
      </w:r>
      <w:r w:rsidRPr="001E7A27">
        <w:rPr>
          <w:vertAlign w:val="subscript"/>
          <w:lang w:val="en-GB" w:eastAsia="en-US"/>
        </w:rPr>
        <w:t>2</w:t>
      </w:r>
      <w:r w:rsidRPr="001E7A27">
        <w:rPr>
          <w:lang w:val="en-GB" w:eastAsia="en-US"/>
        </w:rPr>
        <w:t xml:space="preserve"> removed </w:t>
      </w:r>
      <w:ins w:id="6580" w:author="Tom Maycock" w:date="2021-09-09T17:23:00Z">
        <w:r w:rsidR="00631A00">
          <w:rPr>
            <w:lang w:val="en-GB" w:eastAsia="en-US"/>
          </w:rPr>
          <w:t xml:space="preserve">that </w:t>
        </w:r>
      </w:ins>
      <w:r w:rsidRPr="001E7A27">
        <w:rPr>
          <w:lang w:val="en-GB" w:eastAsia="en-US"/>
        </w:rPr>
        <w:t>remain</w:t>
      </w:r>
      <w:ins w:id="6581" w:author="Tom Maycock" w:date="2021-09-09T17:23:00Z">
        <w:r w:rsidR="00631A00">
          <w:rPr>
            <w:lang w:val="en-GB" w:eastAsia="en-US"/>
          </w:rPr>
          <w:t>s</w:t>
        </w:r>
      </w:ins>
      <w:del w:id="6582" w:author="Tom Maycock" w:date="2021-09-09T17:23:00Z">
        <w:r w:rsidRPr="001E7A27" w:rsidDel="00631A00">
          <w:rPr>
            <w:lang w:val="en-GB" w:eastAsia="en-US"/>
          </w:rPr>
          <w:delText>ing</w:delText>
        </w:r>
      </w:del>
      <w:r w:rsidRPr="001E7A27">
        <w:rPr>
          <w:lang w:val="en-GB" w:eastAsia="en-US"/>
        </w:rPr>
        <w:t xml:space="preserve"> out of the atmosphere – is dependent on the scenario </w:t>
      </w:r>
      <w:del w:id="6583" w:author="Tom Maycock" w:date="2021-09-09T17:23:00Z">
        <w:r w:rsidRPr="001E7A27" w:rsidDel="00631A00">
          <w:rPr>
            <w:lang w:val="en-GB" w:eastAsia="en-US"/>
          </w:rPr>
          <w:delText xml:space="preserve">from </w:delText>
        </w:r>
      </w:del>
      <w:ins w:id="6584" w:author="Tom Maycock" w:date="2021-09-09T17:23:00Z">
        <w:r w:rsidR="00631A00">
          <w:rPr>
            <w:lang w:val="en-GB" w:eastAsia="en-US"/>
          </w:rPr>
          <w:t>in</w:t>
        </w:r>
        <w:r w:rsidR="00631A00" w:rsidRPr="001E7A27">
          <w:rPr>
            <w:lang w:val="en-GB" w:eastAsia="en-US"/>
          </w:rPr>
          <w:t xml:space="preserve"> </w:t>
        </w:r>
      </w:ins>
      <w:r w:rsidRPr="001E7A27">
        <w:rPr>
          <w:lang w:val="en-GB" w:eastAsia="en-US"/>
        </w:rPr>
        <w:t xml:space="preserve">which CDR is applied. </w:t>
      </w:r>
      <w:commentRangeEnd w:id="6578"/>
      <w:r w:rsidR="00100300" w:rsidRPr="001E7A27">
        <w:rPr>
          <w:rStyle w:val="CommentReference"/>
          <w:lang w:val="en-GB"/>
        </w:rPr>
        <w:commentReference w:id="6578"/>
      </w:r>
      <w:commentRangeEnd w:id="6579"/>
      <w:r w:rsidR="00631A00">
        <w:rPr>
          <w:rStyle w:val="CommentReference"/>
          <w:lang w:val="en-GB"/>
        </w:rPr>
        <w:commentReference w:id="6579"/>
      </w:r>
      <w:r w:rsidRPr="001E7A27">
        <w:rPr>
          <w:lang w:val="en-GB" w:eastAsia="en-US"/>
        </w:rPr>
        <w:t xml:space="preserve">Different metrics have been proposed to quantify the removal effectiveness of CDR </w:t>
      </w:r>
      <w:r w:rsidRPr="001E7A27">
        <w:rPr>
          <w:lang w:val="en-GB" w:eastAsia="en-US"/>
        </w:rPr>
        <w:fldChar w:fldCharType="begin" w:fldLock="1"/>
      </w:r>
      <w:r w:rsidR="00747167" w:rsidRPr="001E7A27">
        <w:rPr>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"id" : "ITEM-2",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"id" : "ITEM-3", "itemData" : { "DOI" : "10.1088/1748-9326/11/5/055006", "ISSN" : "1748-9326", "abstract" : "Recent research has demonstrated that global mean surface air warming is approximately proportional to cumulative CO 2 emissions. This proportional relationship has received considerable attention, as it allows one to calculate the cumulative CO 2 emissions (\u2018carbon budget\u2019) compatible with temperature targets and is a useful measure for model inter-comparison. Here we use an Earth system model to explore whether this relationship persists during periods of net negative CO 2 emissions. Negative CO 2 emissions are required in the majority of emissions scenarios limiting global warming to 2 \u00b0C above pre-industrial, with emissions becoming net negative in the second half of this century in several scenarios. We find that for model simulations with a symmetric 1% per year increase and decrease in atmospheric CO 2 , the temperature change (\u0394 T ) versus cumulative CO 2 emissions (CE) relationship is nonlinear during periods of net negative emissions, owing to the lagged response of the deep ocean to previously increasing atmospheric CO 2 . When corrected for this lagged response, or if the CO 2 decline is applied after the system has equilibrated with the previous CO 2 increase, the \u0394 T versus CE relationship is close to linear during periods of net negative CO 2 emissions. A proportionality constant\u2014the transient climate response to cumulative carbon emissions (TCRE)\u2212 can therefore be calculated for both positive and net negative CO 2 emission periods. We find that in simulations with a symmetric 1% per year increase and decrease in atmospheric CO 2 the TCRE is larger on the upward than on the downward CO 2 trajectory, suggesting that positive CO 2 emissions are more effective at warming than negative emissions are at subsequently cooling. We also find that the cooling effectiveness of negative CO 2 emissions decreases if applied at higher atmospheric CO 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"ITEM-3", "issue" : "5", "issued" : { "date-parts" : [ [ "2016", "5", "1" ] ] }, "language" : "en", "page" : "055006", "publisher" : "IOP Publishing", "title" : "On the proportionality between global temperature change and cumulative CO2 emissions during periods of net negative CO2 emissions", "translator" : [ { "dropping-particle" : "", "family" : "L3743", "given" : "", "non-dropping-particle" : "", "parse-names" : false, "suffix" : "" } ], "type" : "article-journal", "volume" : "11" }, "uris" : [ "http://www.mendeley.com/documents/?uuid=13ba01b4-5ed3-4026-a932-6253b121c44d" ] } ], "mendeley" : { "formattedCitation" : "(Tokarska and Zickfeld, 2015; Jones et al., 2016b; Zickfeld et al., 2016)", "manualFormatting" : "(Tokarska and Zickfeld, 2015; Jones et al., 2016b; Zickfeld et al., 2016)", "plainTextFormattedCitation" : "(Tokarska and Zickfeld, 2015; Jones et al., 2016b; Zickfeld et al., 2016)", "previouslyFormattedCitation" : "(Tokarska and Zickfeld, 2015; Jones et al., 2016b; Zickfeld et al., 2016)" }, "properties" : { "noteIndex" : 0 }, "schema" : "https://github.com/citation-style-language/schema/raw/master/csl-citation.json" }</w:instrText>
      </w:r>
      <w:r w:rsidRPr="001E7A27">
        <w:rPr>
          <w:lang w:val="en-GB" w:eastAsia="en-US"/>
        </w:rPr>
        <w:fldChar w:fldCharType="separate"/>
      </w:r>
      <w:r w:rsidR="00025FA2" w:rsidRPr="001E7A27">
        <w:rPr>
          <w:noProof/>
          <w:color w:val="000000" w:themeColor="text1"/>
          <w:lang w:val="en-GB" w:eastAsia="en-US"/>
        </w:rPr>
        <w:t>(Tokarska and Zickfeld, 2015; Jones et al., 2016b; Zickfeld et al., 2016)</w:t>
      </w:r>
      <w:r w:rsidRPr="001E7A27">
        <w:rPr>
          <w:lang w:val="en-GB" w:eastAsia="en-US"/>
        </w:rPr>
        <w:fldChar w:fldCharType="end"/>
      </w:r>
      <w:r w:rsidRPr="001E7A27">
        <w:rPr>
          <w:lang w:val="en-GB" w:eastAsia="en-US"/>
        </w:rPr>
        <w:t xml:space="preserve">. One is the airborne fraction </w:t>
      </w:r>
      <w:ins w:id="6585" w:author="Soapbox" w:date="2021-07-27T14:24:00Z">
        <w:r w:rsidR="00100300" w:rsidRPr="001E7A27">
          <w:rPr>
            <w:lang w:val="en-GB" w:eastAsia="en-US"/>
          </w:rPr>
          <w:t xml:space="preserve">(AF) </w:t>
        </w:r>
      </w:ins>
      <w:r w:rsidRPr="001E7A27">
        <w:rPr>
          <w:lang w:val="en-GB" w:eastAsia="en-US"/>
        </w:rPr>
        <w:t>of cumulative CO</w:t>
      </w:r>
      <w:r w:rsidRPr="001E7A27">
        <w:rPr>
          <w:noProof/>
          <w:vertAlign w:val="subscript"/>
          <w:lang w:val="en-GB"/>
        </w:rPr>
        <w:t>2</w:t>
      </w:r>
      <w:r w:rsidRPr="001E7A27">
        <w:rPr>
          <w:lang w:val="en-GB" w:eastAsia="en-US"/>
        </w:rPr>
        <w:t xml:space="preserve"> emissions</w:t>
      </w:r>
      <w:del w:id="6586" w:author="Soapbox" w:date="2021-07-27T14:24:00Z">
        <w:r w:rsidRPr="001E7A27" w:rsidDel="00100300">
          <w:rPr>
            <w:lang w:val="en-GB" w:eastAsia="en-US"/>
          </w:rPr>
          <w:delText xml:space="preserve"> (AF)</w:delText>
        </w:r>
      </w:del>
      <w:r w:rsidRPr="001E7A27">
        <w:rPr>
          <w:lang w:val="en-GB" w:eastAsia="en-US"/>
        </w:rPr>
        <w:t>, defined in the same way as for positive emissions (i.e.</w:t>
      </w:r>
      <w:ins w:id="6587" w:author="Ian Blenkinsop" w:date="2021-07-28T18:52:00Z">
        <w:r w:rsidR="002C2A0B" w:rsidRPr="001E7A27">
          <w:rPr>
            <w:lang w:val="en-GB" w:eastAsia="en-US"/>
          </w:rPr>
          <w:t>,</w:t>
        </w:r>
      </w:ins>
      <w:r w:rsidRPr="001E7A27">
        <w:rPr>
          <w:lang w:val="en-GB" w:eastAsia="en-US"/>
        </w:rPr>
        <w:t xml:space="preserve"> as the fraction of total CO</w:t>
      </w:r>
      <w:r w:rsidRPr="001E7A27">
        <w:rPr>
          <w:vertAlign w:val="subscript"/>
          <w:lang w:val="en-GB" w:eastAsia="en-US"/>
        </w:rPr>
        <w:t>2</w:t>
      </w:r>
      <w:r w:rsidRPr="001E7A27">
        <w:rPr>
          <w:lang w:val="en-GB" w:eastAsia="en-US"/>
        </w:rPr>
        <w:t xml:space="preserve"> emissions remaining in the atmosphere), with its use extended to periods of declining and net negative CO</w:t>
      </w:r>
      <w:r w:rsidRPr="001E7A27">
        <w:rPr>
          <w:noProof/>
          <w:vertAlign w:val="subscript"/>
          <w:lang w:val="en-GB"/>
        </w:rPr>
        <w:t>2</w:t>
      </w:r>
      <w:r w:rsidRPr="001E7A27">
        <w:rPr>
          <w:lang w:val="en-GB" w:eastAsia="en-US"/>
        </w:rPr>
        <w:t xml:space="preserve"> emissions. This metric, however, has not proven to be useful to quantify the removal effectiveness of CDR in simulations where CDR is applied from a trajectory of increasing atmospheric CO</w:t>
      </w:r>
      <w:r w:rsidRPr="001E7A27">
        <w:rPr>
          <w:vertAlign w:val="subscript"/>
          <w:lang w:val="en-GB" w:eastAsia="en-US"/>
        </w:rPr>
        <w:t>2</w:t>
      </w:r>
      <w:r w:rsidRPr="001E7A27">
        <w:rPr>
          <w:lang w:val="en-GB" w:eastAsia="en-US"/>
        </w:rPr>
        <w:t xml:space="preserve"> concentration</w:t>
      </w:r>
      <w:ins w:id="6588" w:author="Soapbox" w:date="2021-07-22T12:44:00Z">
        <w:r w:rsidR="00A527F0" w:rsidRPr="001E7A27">
          <w:rPr>
            <w:lang w:val="en-GB" w:eastAsia="en-US"/>
          </w:rPr>
          <w:t xml:space="preserve">. This is because </w:t>
        </w:r>
      </w:ins>
      <w:del w:id="6589" w:author="Soapbox" w:date="2021-07-22T12:44:00Z">
        <w:r w:rsidRPr="001E7A27" w:rsidDel="00A527F0">
          <w:rPr>
            <w:lang w:val="en-GB" w:eastAsia="en-US"/>
          </w:rPr>
          <w:delText xml:space="preserve">, as </w:delText>
        </w:r>
      </w:del>
      <w:r w:rsidRPr="001E7A27">
        <w:rPr>
          <w:lang w:val="en-GB" w:eastAsia="en-US"/>
        </w:rPr>
        <w:t>it measures the carbon cycle response to CDR as well as to the prior atmospheric CO</w:t>
      </w:r>
      <w:r w:rsidRPr="001E7A27">
        <w:rPr>
          <w:vertAlign w:val="subscript"/>
          <w:lang w:val="en-GB" w:eastAsia="en-US"/>
        </w:rPr>
        <w:t>2</w:t>
      </w:r>
      <w:r w:rsidRPr="001E7A27">
        <w:rPr>
          <w:lang w:val="en-GB" w:eastAsia="en-US"/>
        </w:rPr>
        <w:t xml:space="preserve"> trajectory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"id" : "ITEM-2",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"mendeley" : { "formattedCitation" : "(Tokarska and Zickfeld, 2015; Jones et al., 2016b)", "manualFormatting" : "(Tokarska and Zickfeld, 2015; Jones et al., 2016b)", "plainTextFormattedCitation" : "(Tokarska and Zickfeld, 2015; Jones et al., 2016b)", "previouslyFormattedCitation" : "(Tokarska and Zickfeld, 2015; Jones et al., 2016b)"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(Tokarska and Zickfeld, 2015; Jones et al., 2016b)</w:t>
      </w:r>
      <w:r w:rsidRPr="001E7A27">
        <w:rPr>
          <w:color w:val="000000" w:themeColor="text1"/>
          <w:lang w:val="en-GB" w:eastAsia="en-US"/>
        </w:rPr>
        <w:fldChar w:fldCharType="end"/>
      </w:r>
      <w:r w:rsidRPr="001E7A27">
        <w:rPr>
          <w:lang w:val="en-GB" w:eastAsia="en-US"/>
        </w:rPr>
        <w:t>. A more useful metric is the perturbation airborne fraction (PAF</w:t>
      </w:r>
      <w:del w:id="6590" w:author="Ian Blenkinsop" w:date="2021-07-28T15:39:00Z">
        <w:r w:rsidRPr="001E7A27" w:rsidDel="00E939C7">
          <w:rPr>
            <w:lang w:val="en-GB" w:eastAsia="en-US"/>
          </w:rPr>
          <w:delText xml:space="preserve">) </w:delText>
        </w:r>
      </w:del>
      <w:ins w:id="6591" w:author="Ian Blenkinsop" w:date="2021-07-28T15:39:00Z">
        <w:r w:rsidR="00E939C7" w:rsidRPr="001E7A27">
          <w:rPr>
            <w:lang w:val="en-GB" w:eastAsia="en-US"/>
          </w:rPr>
          <w:t xml:space="preserve">; </w:t>
        </w:r>
      </w:ins>
      <w:r w:rsidRPr="001E7A27">
        <w:rPr>
          <w:lang w:val="en-GB" w:eastAsia="en-US"/>
        </w:rPr>
        <w:fldChar w:fldCharType="begin" w:fldLock="1"/>
      </w:r>
      <w:r w:rsidR="00747167" w:rsidRPr="001E7A27">
        <w:rPr>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"mendeley" : { "formattedCitation" : "(Jones et al., 2016b)", "plainTextFormattedCitation" : "(Jones et al., 2016b)", "previouslyFormattedCitation" : "(Jones et al., 2016b)" }, "properties" : { "noteIndex" : 0 }, "schema" : "https://github.com/citation-style-language/schema/raw/master/csl-citation.json" }</w:instrText>
      </w:r>
      <w:r w:rsidRPr="001E7A27">
        <w:rPr>
          <w:lang w:val="en-GB" w:eastAsia="en-US"/>
        </w:rPr>
        <w:fldChar w:fldCharType="separate"/>
      </w:r>
      <w:del w:id="6592" w:author="Ian Blenkinsop" w:date="2021-07-28T15:39:00Z">
        <w:r w:rsidR="00025FA2" w:rsidRPr="001E7A27" w:rsidDel="00E939C7">
          <w:rPr>
            <w:noProof/>
            <w:lang w:val="en-GB" w:eastAsia="en-US"/>
          </w:rPr>
          <w:delText>(</w:delText>
        </w:r>
      </w:del>
      <w:r w:rsidR="00025FA2" w:rsidRPr="001E7A27">
        <w:rPr>
          <w:noProof/>
          <w:lang w:val="en-GB" w:eastAsia="en-US"/>
        </w:rPr>
        <w:t>Jones et al., 2016b)</w:t>
      </w:r>
      <w:r w:rsidRPr="001E7A27">
        <w:rPr>
          <w:lang w:val="en-GB" w:eastAsia="en-US"/>
        </w:rPr>
        <w:fldChar w:fldCharType="end"/>
      </w:r>
      <w:r w:rsidRPr="001E7A27">
        <w:rPr>
          <w:lang w:val="en-GB" w:eastAsia="en-US"/>
        </w:rPr>
        <w:t xml:space="preserve">, which measures the </w:t>
      </w:r>
      <w:del w:id="6593" w:author="Soapbox" w:date="2021-07-27T14:24:00Z">
        <w:r w:rsidRPr="001E7A27" w:rsidDel="00100300">
          <w:rPr>
            <w:lang w:val="en-GB" w:eastAsia="en-US"/>
          </w:rPr>
          <w:delText xml:space="preserve">airborne fraction </w:delText>
        </w:r>
      </w:del>
      <w:ins w:id="6594" w:author="Soapbox" w:date="2021-07-27T14:24:00Z">
        <w:r w:rsidR="00100300" w:rsidRPr="001E7A27">
          <w:rPr>
            <w:lang w:val="en-GB" w:eastAsia="en-US"/>
          </w:rPr>
          <w:t xml:space="preserve">AF </w:t>
        </w:r>
      </w:ins>
      <w:r w:rsidRPr="001E7A27">
        <w:rPr>
          <w:lang w:val="en-GB" w:eastAsia="en-US"/>
        </w:rPr>
        <w:t>of the perturbation (in this case the CO</w:t>
      </w:r>
      <w:r w:rsidRPr="001E7A27">
        <w:rPr>
          <w:vertAlign w:val="subscript"/>
          <w:lang w:val="en-GB" w:eastAsia="en-US"/>
        </w:rPr>
        <w:t>2</w:t>
      </w:r>
      <w:r w:rsidRPr="001E7A27">
        <w:rPr>
          <w:lang w:val="en-GB" w:eastAsia="en-US"/>
        </w:rPr>
        <w:t xml:space="preserve"> removal) relative to a reference scenario </w:t>
      </w:r>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"id" : "ITEM-2",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"mendeley" : { "formattedCitation" : "(Tokarska and Zickfeld, 2015; Jones et al., 2016b)", "manualFormatting" : "(Tokarska and Zickfeld, 2015; Jones et al., 2016b)", "plainTextFormattedCitation" : "(Tokarska and Zickfeld, 2015; Jones et al., 2016b)", "previouslyFormattedCitation" : "(Tokarska and Zickfeld, 2015; Jones et al., 2016b)" }, "properties" : { "noteIndex" : 0 }, "schema" : "https://github.com/citation-style-language/schema/raw/master/csl-citation.json" }</w:instrText>
      </w:r>
      <w:r w:rsidRPr="001E7A27">
        <w:rPr>
          <w:color w:val="000000" w:themeColor="text1"/>
          <w:lang w:val="en-GB" w:eastAsia="en-US"/>
        </w:rPr>
        <w:fldChar w:fldCharType="separate"/>
      </w:r>
      <w:r w:rsidR="00025FA2" w:rsidRPr="001E7A27">
        <w:rPr>
          <w:noProof/>
          <w:color w:val="000000" w:themeColor="text1"/>
          <w:lang w:val="en-GB" w:eastAsia="en-US"/>
        </w:rPr>
        <w:t>(Tokarska and Zickfeld, 2015; Jones et al., 2016b)</w:t>
      </w:r>
      <w:r w:rsidRPr="001E7A27">
        <w:rPr>
          <w:color w:val="000000" w:themeColor="text1"/>
          <w:lang w:val="en-GB" w:eastAsia="en-US"/>
        </w:rPr>
        <w:fldChar w:fldCharType="end"/>
      </w:r>
      <w:r w:rsidRPr="001E7A27">
        <w:rPr>
          <w:lang w:val="en-GB" w:eastAsia="en-US"/>
        </w:rPr>
        <w:t>. The advantage of this metric is that it isolates the response to a CO</w:t>
      </w:r>
      <w:r w:rsidRPr="001E7A27">
        <w:rPr>
          <w:vertAlign w:val="subscript"/>
          <w:lang w:val="en-GB" w:eastAsia="en-US"/>
        </w:rPr>
        <w:t>2</w:t>
      </w:r>
      <w:r w:rsidRPr="001E7A27">
        <w:rPr>
          <w:lang w:val="en-GB" w:eastAsia="en-US"/>
        </w:rPr>
        <w:t xml:space="preserve"> removal from the response to atmospheric CO</w:t>
      </w:r>
      <w:r w:rsidRPr="001E7A27">
        <w:rPr>
          <w:noProof/>
          <w:vertAlign w:val="subscript"/>
          <w:lang w:val="en-GB"/>
        </w:rPr>
        <w:t>2</w:t>
      </w:r>
      <w:r w:rsidRPr="001E7A27">
        <w:rPr>
          <w:lang w:val="en-GB" w:eastAsia="en-US"/>
        </w:rPr>
        <w:t xml:space="preserve"> </w:t>
      </w:r>
      <w:commentRangeStart w:id="6595"/>
      <w:r w:rsidRPr="001E7A27">
        <w:rPr>
          <w:lang w:val="en-GB" w:eastAsia="en-US"/>
        </w:rPr>
        <w:t xml:space="preserve">prior to the point in time the removal is applied. </w:t>
      </w:r>
      <w:commentRangeEnd w:id="6595"/>
      <w:r w:rsidR="00B32733" w:rsidRPr="001E7A27">
        <w:rPr>
          <w:rStyle w:val="CommentReference"/>
          <w:lang w:val="en-GB"/>
        </w:rPr>
        <w:commentReference w:id="6595"/>
      </w:r>
      <w:r w:rsidRPr="001E7A27">
        <w:rPr>
          <w:lang w:val="en-GB" w:eastAsia="en-US"/>
        </w:rPr>
        <w:t>A disadvantage is that the PAF cannot be calculated from a single model simulation</w:t>
      </w:r>
      <w:ins w:id="6596" w:author="Soapbox" w:date="2021-07-22T12:45:00Z">
        <w:r w:rsidR="00B32733" w:rsidRPr="001E7A27">
          <w:rPr>
            <w:lang w:val="en-GB" w:eastAsia="en-US"/>
          </w:rPr>
          <w:t>,</w:t>
        </w:r>
      </w:ins>
      <w:r w:rsidRPr="001E7A27">
        <w:rPr>
          <w:lang w:val="en-GB" w:eastAsia="en-US"/>
        </w:rPr>
        <w:t xml:space="preserve"> but </w:t>
      </w:r>
      <w:ins w:id="6597" w:author="Tom Maycock" w:date="2021-09-09T17:24:00Z">
        <w:r w:rsidR="00631A00">
          <w:rPr>
            <w:lang w:val="en-GB" w:eastAsia="en-US"/>
          </w:rPr>
          <w:t xml:space="preserve">instead </w:t>
        </w:r>
      </w:ins>
      <w:r w:rsidRPr="001E7A27">
        <w:rPr>
          <w:lang w:val="en-GB" w:eastAsia="en-US"/>
        </w:rPr>
        <w:t xml:space="preserve">requires a reference simulation </w:t>
      </w:r>
      <w:commentRangeStart w:id="6598"/>
      <w:commentRangeStart w:id="6599"/>
      <w:r w:rsidRPr="001E7A27">
        <w:rPr>
          <w:lang w:val="en-GB" w:eastAsia="en-US"/>
        </w:rPr>
        <w:t>relative to which the effect of the CO</w:t>
      </w:r>
      <w:r w:rsidRPr="001E7A27">
        <w:rPr>
          <w:vertAlign w:val="subscript"/>
          <w:lang w:val="en-GB" w:eastAsia="en-US"/>
        </w:rPr>
        <w:t>2</w:t>
      </w:r>
      <w:r w:rsidRPr="001E7A27">
        <w:rPr>
          <w:lang w:val="en-GB" w:eastAsia="en-US"/>
        </w:rPr>
        <w:t xml:space="preserve"> removal can be evaluated. </w:t>
      </w:r>
      <w:commentRangeEnd w:id="6598"/>
      <w:r w:rsidR="00B32733" w:rsidRPr="001E7A27">
        <w:rPr>
          <w:rStyle w:val="CommentReference"/>
          <w:lang w:val="en-GB"/>
        </w:rPr>
        <w:commentReference w:id="6598"/>
      </w:r>
      <w:commentRangeEnd w:id="6599"/>
      <w:r w:rsidR="00631A00">
        <w:rPr>
          <w:rStyle w:val="CommentReference"/>
          <w:lang w:val="en-GB"/>
        </w:rPr>
        <w:commentReference w:id="6599"/>
      </w:r>
      <w:r w:rsidRPr="001E7A27">
        <w:rPr>
          <w:lang w:val="en-GB" w:eastAsia="en-US"/>
        </w:rPr>
        <w:t>When CDR is applied from an equilibrium state, the PAF and AF are equivalent measures.</w:t>
      </w:r>
    </w:p>
    <w:p w14:paraId="3FD2C7AE" w14:textId="77777777" w:rsidR="00E3676F" w:rsidRPr="001E7A27" w:rsidRDefault="00E3676F" w:rsidP="005C7F25">
      <w:pPr>
        <w:pStyle w:val="AR6BodyText"/>
        <w:rPr>
          <w:lang w:val="en-GB" w:eastAsia="en-US"/>
        </w:rPr>
      </w:pPr>
    </w:p>
    <w:p w14:paraId="14433CA0" w14:textId="58A977E7" w:rsidR="00E3676F" w:rsidRPr="001E7A27" w:rsidRDefault="00E3676F" w:rsidP="005C7F25">
      <w:pPr>
        <w:pStyle w:val="AR6BodyText"/>
        <w:rPr>
          <w:noProof/>
          <w:color w:val="000000" w:themeColor="text1"/>
          <w:lang w:val="en-GB" w:eastAsia="en-US"/>
        </w:rPr>
      </w:pPr>
      <w:r w:rsidRPr="001E7A27">
        <w:rPr>
          <w:lang w:val="en-GB" w:eastAsia="en-US"/>
        </w:rPr>
        <w:t>In scenario simulations and ideali</w:t>
      </w:r>
      <w:ins w:id="6600" w:author="Soapbox" w:date="2021-07-21T12:40:00Z">
        <w:r w:rsidR="00D7137F" w:rsidRPr="001E7A27">
          <w:rPr>
            <w:lang w:val="en-GB" w:eastAsia="en-US"/>
          </w:rPr>
          <w:t>z</w:t>
        </w:r>
      </w:ins>
      <w:del w:id="6601" w:author="Soapbox" w:date="2021-07-21T12:40:00Z">
        <w:r w:rsidRPr="001E7A27" w:rsidDel="00D7137F">
          <w:rPr>
            <w:lang w:val="en-GB" w:eastAsia="en-US"/>
          </w:rPr>
          <w:delText>s</w:delText>
        </w:r>
      </w:del>
      <w:r w:rsidRPr="001E7A27">
        <w:rPr>
          <w:lang w:val="en-GB" w:eastAsia="en-US"/>
        </w:rPr>
        <w:t>ed simulations with instantaneous CO</w:t>
      </w:r>
      <w:r w:rsidRPr="001E7A27">
        <w:rPr>
          <w:vertAlign w:val="subscript"/>
          <w:lang w:val="en-GB" w:eastAsia="en-US"/>
        </w:rPr>
        <w:t>2</w:t>
      </w:r>
      <w:r w:rsidRPr="001E7A27">
        <w:rPr>
          <w:lang w:val="en-GB" w:eastAsia="en-US"/>
        </w:rPr>
        <w:t xml:space="preserve"> removals applied from an equilibrium state, the removal effectiveness of CDR is found to be slightly dependent on the rate and amount of CDR </w:t>
      </w:r>
      <w:r w:rsidRPr="001E7A27">
        <w:rPr>
          <w:lang w:val="en-GB" w:eastAsia="en-US"/>
        </w:rPr>
        <w:fldChar w:fldCharType="begin" w:fldLock="1"/>
      </w:r>
      <w:r w:rsidR="00BC2C5E" w:rsidRPr="001E7A27">
        <w:rPr>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"id" : "ITEM-2",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"id" : "ITEM-3",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"ITEM-3",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"(Tokarska and Zickfeld, 2015; Jones et al., 2016b; Zickfeld et al., 2021)", "plainTextFormattedCitation" : "(Tokarska and Zickfeld, 2015; Jones et al., 2016b; Zickfeld et al., 2021)", "previouslyFormattedCitation" : "(Tokarska and Zickfeld, 2015; Jones et al., 2016b; Zickfeld et al., 2021)"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(Tokarska and Zickfeld, 2015; Jones et al., 2016b; Zickfeld et al., 2021)</w:t>
      </w:r>
      <w:r w:rsidRPr="001E7A27">
        <w:rPr>
          <w:lang w:val="en-GB" w:eastAsia="en-US"/>
        </w:rPr>
        <w:fldChar w:fldCharType="end"/>
      </w:r>
      <w:r w:rsidRPr="001E7A27">
        <w:rPr>
          <w:lang w:val="en-GB" w:eastAsia="en-US"/>
        </w:rPr>
        <w:t>, and to be strongly dependent on the emission</w:t>
      </w:r>
      <w:ins w:id="6602" w:author="Tom Maycock" w:date="2021-09-08T15:27:00Z">
        <w:r w:rsidR="00FC0403" w:rsidRPr="001E7A27">
          <w:rPr>
            <w:lang w:val="en-GB" w:eastAsia="en-US"/>
          </w:rPr>
          <w:t>s</w:t>
        </w:r>
      </w:ins>
      <w:r w:rsidRPr="001E7A27">
        <w:rPr>
          <w:lang w:val="en-GB" w:eastAsia="en-US"/>
        </w:rPr>
        <w:t xml:space="preserve"> scenario from which CDR is applied </w:t>
      </w:r>
      <w:r w:rsidRPr="001E7A27">
        <w:rPr>
          <w:lang w:val="en-GB" w:eastAsia="en-US"/>
        </w:rPr>
        <w:fldChar w:fldCharType="begin" w:fldLock="1"/>
      </w:r>
      <w:r w:rsidR="00BC2C5E" w:rsidRPr="001E7A27">
        <w:rPr>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"id" : "ITEM-2",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"ITEM-2",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"(Jones et al., 2016b; Zickfeld et al., 2021)", "plainTextFormattedCitation" : "(Jones et al., 2016b; Zickfeld et al., 2021)", "previouslyFormattedCitation" : "(Jones et al., 2016b; Zickfeld et al., 2021)"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(Jones et al., 2016b; Zickfeld et al., 2021)</w:t>
      </w:r>
      <w:r w:rsidRPr="001E7A27">
        <w:rPr>
          <w:lang w:val="en-GB" w:eastAsia="en-US"/>
        </w:rPr>
        <w:fldChar w:fldCharType="end"/>
      </w:r>
      <w:r w:rsidRPr="001E7A27">
        <w:rPr>
          <w:lang w:val="en-GB" w:eastAsia="en-US"/>
        </w:rPr>
        <w:t>. The fraction of CO</w:t>
      </w:r>
      <w:r w:rsidRPr="001E7A27">
        <w:rPr>
          <w:vertAlign w:val="subscript"/>
          <w:lang w:val="en-GB" w:eastAsia="en-US"/>
        </w:rPr>
        <w:t>2</w:t>
      </w:r>
      <w:r w:rsidRPr="001E7A27">
        <w:rPr>
          <w:lang w:val="en-GB" w:eastAsia="en-US"/>
        </w:rPr>
        <w:t xml:space="preserve"> removed remaining out of the atmosphere decreases slightly for larger removals and </w:t>
      </w:r>
      <w:r w:rsidR="00BA6DFD" w:rsidRPr="001E7A27">
        <w:rPr>
          <w:lang w:val="en-GB" w:eastAsia="en-US"/>
        </w:rPr>
        <w:t>de</w:t>
      </w:r>
      <w:r w:rsidRPr="001E7A27">
        <w:rPr>
          <w:lang w:val="en-GB" w:eastAsia="en-US"/>
        </w:rPr>
        <w:t>creases</w:t>
      </w:r>
      <w:r w:rsidR="005470E2" w:rsidRPr="001E7A27">
        <w:rPr>
          <w:lang w:val="en-GB" w:eastAsia="en-US"/>
        </w:rPr>
        <w:t xml:space="preserve"> strongly</w:t>
      </w:r>
      <w:r w:rsidRPr="001E7A27">
        <w:rPr>
          <w:lang w:val="en-GB" w:eastAsia="en-US"/>
        </w:rPr>
        <w:t xml:space="preserve"> when CDR is applied from a </w:t>
      </w:r>
      <w:r w:rsidR="00BA6DFD" w:rsidRPr="001E7A27">
        <w:rPr>
          <w:lang w:val="en-GB" w:eastAsia="en-US"/>
        </w:rPr>
        <w:t>lower</w:t>
      </w:r>
      <w:r w:rsidRPr="001E7A27">
        <w:rPr>
          <w:lang w:val="en-GB" w:eastAsia="en-US"/>
        </w:rPr>
        <w:t xml:space="preserve"> background atmospheric CO</w:t>
      </w:r>
      <w:r w:rsidRPr="001E7A27">
        <w:rPr>
          <w:noProof/>
          <w:vertAlign w:val="subscript"/>
          <w:lang w:val="en-GB"/>
        </w:rPr>
        <w:t>2</w:t>
      </w:r>
      <w:r w:rsidRPr="001E7A27">
        <w:rPr>
          <w:lang w:val="en-GB" w:eastAsia="en-US"/>
        </w:rPr>
        <w:t xml:space="preserve"> concentration (Figure 5.3</w:t>
      </w:r>
      <w:r w:rsidR="00BB1D34" w:rsidRPr="001E7A27">
        <w:rPr>
          <w:lang w:val="en-GB" w:eastAsia="en-US"/>
        </w:rPr>
        <w:t>4</w:t>
      </w:r>
      <w:r w:rsidRPr="001E7A27">
        <w:rPr>
          <w:lang w:val="en-GB" w:eastAsia="en-US"/>
        </w:rPr>
        <w:t>), due to state dependencies and climate</w:t>
      </w:r>
      <w:ins w:id="6603" w:author="Tom Maycock" w:date="2021-09-09T15:21:00Z">
        <w:r w:rsidR="00D74675">
          <w:rPr>
            <w:lang w:val="en-GB" w:eastAsia="en-US"/>
          </w:rPr>
          <w:t>–</w:t>
        </w:r>
      </w:ins>
      <w:del w:id="6604" w:author="Tom Maycock" w:date="2021-09-09T15:21:00Z">
        <w:r w:rsidRPr="001E7A27" w:rsidDel="00D74675">
          <w:rPr>
            <w:lang w:val="en-GB" w:eastAsia="en-US"/>
          </w:rPr>
          <w:delText>-</w:delText>
        </w:r>
      </w:del>
      <w:r w:rsidRPr="001E7A27">
        <w:rPr>
          <w:lang w:val="en-GB" w:eastAsia="en-US"/>
        </w:rPr>
        <w:t>carbon cycle feedbacks that lead to a</w:t>
      </w:r>
      <w:r w:rsidR="00D44CB2" w:rsidRPr="001E7A27">
        <w:rPr>
          <w:lang w:val="en-GB" w:eastAsia="en-US"/>
        </w:rPr>
        <w:t xml:space="preserve"> stronger</w:t>
      </w:r>
      <w:r w:rsidRPr="001E7A27">
        <w:rPr>
          <w:lang w:val="en-GB" w:eastAsia="en-US"/>
        </w:rPr>
        <w:t xml:space="preserve"> overall response to CO</w:t>
      </w:r>
      <w:r w:rsidRPr="001E7A27">
        <w:rPr>
          <w:noProof/>
          <w:vertAlign w:val="subscript"/>
          <w:lang w:val="en-GB"/>
        </w:rPr>
        <w:t>2</w:t>
      </w:r>
      <w:r w:rsidRPr="001E7A27">
        <w:rPr>
          <w:lang w:val="en-GB" w:eastAsia="en-US"/>
        </w:rPr>
        <w:t xml:space="preserve"> removal </w:t>
      </w:r>
      <w:r w:rsidRPr="001E7A27">
        <w:rPr>
          <w:lang w:val="en-GB"/>
        </w:rPr>
        <w:fldChar w:fldCharType="begin" w:fldLock="1"/>
      </w:r>
      <w:r w:rsidR="00BC2C5E" w:rsidRPr="001E7A27">
        <w:rPr>
          <w:lang w:val="en-GB"/>
        </w:rPr>
        <w: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"manualFormatting" : "(Zickfeld et al., 2021)", "plainTextFormattedCitation" : "(Zickfeld et al., 2021)", "previouslyFormattedCitation" : "(Zickfeld et al., 2021)" }, "properties" : { "noteIndex" : 0 }, "schema" : "https://github.com/citation-style-language/schema/raw/master/csl-citation.json" }</w:instrText>
      </w:r>
      <w:r w:rsidRPr="001E7A27">
        <w:rPr>
          <w:lang w:val="en-GB"/>
        </w:rPr>
        <w:fldChar w:fldCharType="separate"/>
      </w:r>
      <w:r w:rsidR="00025FA2" w:rsidRPr="001E7A27">
        <w:rPr>
          <w:noProof/>
          <w:lang w:val="en-GB"/>
        </w:rPr>
        <w:t>(Zickfeld et al., 2021)</w:t>
      </w:r>
      <w:r w:rsidRPr="001E7A27">
        <w:rPr>
          <w:lang w:val="en-GB"/>
        </w:rPr>
        <w:fldChar w:fldCharType="end"/>
      </w:r>
      <w:r w:rsidRPr="001E7A27">
        <w:rPr>
          <w:lang w:val="en-GB" w:eastAsia="en-US"/>
        </w:rPr>
        <w:t xml:space="preserve">. Based on the </w:t>
      </w:r>
      <w:r w:rsidRPr="001E7A27">
        <w:rPr>
          <w:i/>
          <w:lang w:val="en-GB" w:eastAsia="en-US"/>
        </w:rPr>
        <w:t>high agreement</w:t>
      </w:r>
      <w:r w:rsidRPr="001E7A27">
        <w:rPr>
          <w:lang w:val="en-GB" w:eastAsia="en-US"/>
        </w:rPr>
        <w:t xml:space="preserve"> between studies</w:t>
      </w:r>
      <w:ins w:id="6605" w:author="Soapbox" w:date="2021-07-22T12:47:00Z">
        <w:r w:rsidR="00B32733" w:rsidRPr="001E7A27">
          <w:rPr>
            <w:lang w:val="en-GB" w:eastAsia="en-US"/>
          </w:rPr>
          <w:t>,</w:t>
        </w:r>
      </w:ins>
      <w:r w:rsidRPr="001E7A27">
        <w:rPr>
          <w:lang w:val="en-GB" w:eastAsia="en-US"/>
        </w:rPr>
        <w:t xml:space="preserve"> we assess with </w:t>
      </w:r>
      <w:r w:rsidRPr="001E7A27">
        <w:rPr>
          <w:i/>
          <w:lang w:val="en-GB" w:eastAsia="en-US"/>
        </w:rPr>
        <w:t>medium confidence</w:t>
      </w:r>
      <w:r w:rsidRPr="001E7A27">
        <w:rPr>
          <w:lang w:val="en-GB" w:eastAsia="en-US"/>
        </w:rPr>
        <w:t xml:space="preserve"> that the removal effectiveness of CDR is only slightly dependent on the rate and magnitude of removal and is</w:t>
      </w:r>
      <w:r w:rsidR="00BA6DFD" w:rsidRPr="001E7A27">
        <w:rPr>
          <w:lang w:val="en-GB" w:eastAsia="en-US"/>
        </w:rPr>
        <w:t xml:space="preserve"> smaller a</w:t>
      </w:r>
      <w:r w:rsidR="00D44CB2" w:rsidRPr="001E7A27">
        <w:rPr>
          <w:lang w:val="en-GB" w:eastAsia="en-US"/>
        </w:rPr>
        <w:t>t</w:t>
      </w:r>
      <w:r w:rsidR="00BA6DFD" w:rsidRPr="001E7A27">
        <w:rPr>
          <w:lang w:val="en-GB" w:eastAsia="en-US"/>
        </w:rPr>
        <w:t xml:space="preserve"> lower</w:t>
      </w:r>
      <w:r w:rsidRPr="001E7A27">
        <w:rPr>
          <w:lang w:val="en-GB" w:eastAsia="en-US"/>
        </w:rPr>
        <w:t xml:space="preserve"> background atmospheric CO</w:t>
      </w:r>
      <w:r w:rsidRPr="001E7A27">
        <w:rPr>
          <w:vertAlign w:val="subscript"/>
          <w:lang w:val="en-GB" w:eastAsia="en-US"/>
        </w:rPr>
        <w:t>2</w:t>
      </w:r>
      <w:r w:rsidRPr="001E7A27">
        <w:rPr>
          <w:lang w:val="en-GB" w:eastAsia="en-US"/>
        </w:rPr>
        <w:t xml:space="preserve"> concentrations. Simulations with Earth </w:t>
      </w:r>
      <w:del w:id="6606" w:author="Soapbox" w:date="2021-07-22T12:48:00Z">
        <w:r w:rsidR="00BA6DFD" w:rsidRPr="001E7A27" w:rsidDel="00B32733">
          <w:rPr>
            <w:lang w:val="en-GB" w:eastAsia="en-US"/>
          </w:rPr>
          <w:delText>s</w:delText>
        </w:r>
        <w:r w:rsidRPr="001E7A27" w:rsidDel="00B32733">
          <w:rPr>
            <w:lang w:val="en-GB" w:eastAsia="en-US"/>
          </w:rPr>
          <w:delText xml:space="preserve">ystem </w:delText>
        </w:r>
      </w:del>
      <w:r w:rsidR="00BA6DFD" w:rsidRPr="001E7A27">
        <w:rPr>
          <w:lang w:val="en-GB" w:eastAsia="en-US"/>
        </w:rPr>
        <w:t>m</w:t>
      </w:r>
      <w:r w:rsidRPr="001E7A27">
        <w:rPr>
          <w:lang w:val="en-GB" w:eastAsia="en-US"/>
        </w:rPr>
        <w:t>odels</w:t>
      </w:r>
      <w:ins w:id="6607" w:author="Soapbox" w:date="2021-07-22T12:47:00Z">
        <w:r w:rsidR="00B32733" w:rsidRPr="001E7A27">
          <w:rPr>
            <w:lang w:val="en-GB" w:eastAsia="en-US"/>
          </w:rPr>
          <w:t xml:space="preserve"> </w:t>
        </w:r>
      </w:ins>
      <w:del w:id="6608" w:author="Soapbox" w:date="2021-07-22T12:48:00Z">
        <w:r w:rsidRPr="001E7A27" w:rsidDel="00B32733">
          <w:rPr>
            <w:lang w:val="en-GB" w:eastAsia="en-US"/>
          </w:rPr>
          <w:delText xml:space="preserve"> </w:delText>
        </w:r>
      </w:del>
      <w:r w:rsidRPr="001E7A27">
        <w:rPr>
          <w:lang w:val="en-GB" w:eastAsia="en-US"/>
        </w:rPr>
        <w:t xml:space="preserve">of </w:t>
      </w:r>
      <w:ins w:id="6609" w:author="Soapbox" w:date="2021-07-22T12:48:00Z">
        <w:r w:rsidR="00B32733" w:rsidRPr="001E7A27">
          <w:rPr>
            <w:lang w:val="en-GB" w:eastAsia="en-US"/>
          </w:rPr>
          <w:t>intermediate complexity (</w:t>
        </w:r>
      </w:ins>
      <w:r w:rsidRPr="001E7A27">
        <w:rPr>
          <w:lang w:val="en-GB" w:eastAsia="en-US"/>
        </w:rPr>
        <w:t>EMIC</w:t>
      </w:r>
      <w:ins w:id="6610" w:author="Soapbox" w:date="2021-07-22T12:48:00Z">
        <w:r w:rsidR="00B32733" w:rsidRPr="001E7A27">
          <w:rPr>
            <w:lang w:val="en-GB" w:eastAsia="en-US"/>
          </w:rPr>
          <w:t>)</w:t>
        </w:r>
      </w:ins>
      <w:r w:rsidRPr="001E7A27">
        <w:rPr>
          <w:lang w:val="en-GB" w:eastAsia="en-US"/>
        </w:rPr>
        <w:t xml:space="preserve"> with instantaneous CO</w:t>
      </w:r>
      <w:r w:rsidRPr="001E7A27">
        <w:rPr>
          <w:vertAlign w:val="subscript"/>
          <w:lang w:val="en-GB" w:eastAsia="en-US"/>
        </w:rPr>
        <w:t>2</w:t>
      </w:r>
      <w:r w:rsidRPr="001E7A27">
        <w:rPr>
          <w:lang w:val="en-GB" w:eastAsia="en-US"/>
        </w:rPr>
        <w:t xml:space="preserve"> removal from different equilibrium initial states suggest that the </w:t>
      </w:r>
      <w:r w:rsidR="00BA6DFD" w:rsidRPr="001E7A27">
        <w:rPr>
          <w:lang w:val="en-GB" w:eastAsia="en-US"/>
        </w:rPr>
        <w:t>smaller</w:t>
      </w:r>
      <w:r w:rsidRPr="001E7A27">
        <w:rPr>
          <w:lang w:val="en-GB" w:eastAsia="en-US"/>
        </w:rPr>
        <w:t xml:space="preserve"> removal effectiveness of CDR at </w:t>
      </w:r>
      <w:r w:rsidR="00BA6DFD" w:rsidRPr="001E7A27">
        <w:rPr>
          <w:lang w:val="en-GB" w:eastAsia="en-US"/>
        </w:rPr>
        <w:t>lower</w:t>
      </w:r>
      <w:r w:rsidRPr="001E7A27">
        <w:rPr>
          <w:lang w:val="en-GB" w:eastAsia="en-US"/>
        </w:rPr>
        <w:t xml:space="preserve"> background CO</w:t>
      </w:r>
      <w:r w:rsidRPr="001E7A27">
        <w:rPr>
          <w:vertAlign w:val="subscript"/>
          <w:lang w:val="en-GB" w:eastAsia="en-US"/>
        </w:rPr>
        <w:t>2</w:t>
      </w:r>
      <w:r w:rsidRPr="001E7A27">
        <w:rPr>
          <w:lang w:val="en-GB" w:eastAsia="en-US"/>
        </w:rPr>
        <w:t xml:space="preserve"> levels results in </w:t>
      </w:r>
      <w:r w:rsidR="00BA6DFD" w:rsidRPr="001E7A27">
        <w:rPr>
          <w:lang w:val="en-GB" w:eastAsia="en-US"/>
        </w:rPr>
        <w:t xml:space="preserve">greater </w:t>
      </w:r>
      <w:r w:rsidRPr="001E7A27">
        <w:rPr>
          <w:lang w:val="en-GB" w:eastAsia="en-US"/>
        </w:rPr>
        <w:t>cooling per unit CO</w:t>
      </w:r>
      <w:r w:rsidRPr="001E7A27">
        <w:rPr>
          <w:vertAlign w:val="subscript"/>
          <w:lang w:val="en-GB" w:eastAsia="en-US"/>
        </w:rPr>
        <w:t>2</w:t>
      </w:r>
      <w:r w:rsidRPr="001E7A27">
        <w:rPr>
          <w:lang w:val="en-GB" w:eastAsia="en-US"/>
        </w:rPr>
        <w:t xml:space="preserve"> removed </w:t>
      </w:r>
      <w:r w:rsidRPr="001E7A27">
        <w:rPr>
          <w:lang w:val="en-GB" w:eastAsia="en-US"/>
        </w:rPr>
        <w:fldChar w:fldCharType="begin" w:fldLock="1"/>
      </w:r>
      <w:r w:rsidR="00BC2C5E" w:rsidRPr="001E7A27">
        <w:rPr>
          <w:lang w:val="en-GB" w:eastAsia="en-US"/>
        </w:rPr>
        <w: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"plainTextFormattedCitation" : "(Zickfeld et al., 2021)", "previouslyFormattedCitation" : "(Zickfeld et al., 2021)"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(Zickfeld et al., 2021)</w:t>
      </w:r>
      <w:r w:rsidRPr="001E7A27">
        <w:rPr>
          <w:lang w:val="en-GB" w:eastAsia="en-US"/>
        </w:rPr>
        <w:fldChar w:fldCharType="end"/>
      </w:r>
      <w:r w:rsidRPr="001E7A27">
        <w:rPr>
          <w:lang w:val="en-GB" w:eastAsia="en-US"/>
        </w:rPr>
        <w:t xml:space="preserve">. However, there is </w:t>
      </w:r>
      <w:r w:rsidRPr="001E7A27">
        <w:rPr>
          <w:i/>
          <w:lang w:val="en-GB" w:eastAsia="en-US"/>
        </w:rPr>
        <w:t>low confidence</w:t>
      </w:r>
      <w:r w:rsidRPr="001E7A27">
        <w:rPr>
          <w:lang w:val="en-GB" w:eastAsia="en-US"/>
        </w:rPr>
        <w:t xml:space="preserve"> in the robustness of this result as climate sensitivity has been shown to exhibit opposite state dependence in EMICs and </w:t>
      </w:r>
      <w:ins w:id="6611" w:author="Soapbox" w:date="2021-07-22T12:49:00Z">
        <w:r w:rsidR="00B32733" w:rsidRPr="001E7A27">
          <w:rPr>
            <w:lang w:val="en-GB" w:eastAsia="en-US"/>
          </w:rPr>
          <w:t>Earth system models (</w:t>
        </w:r>
      </w:ins>
      <w:r w:rsidRPr="001E7A27">
        <w:rPr>
          <w:lang w:val="en-GB" w:eastAsia="en-US"/>
        </w:rPr>
        <w:t>ESMs</w:t>
      </w:r>
      <w:ins w:id="6612" w:author="Soapbox" w:date="2021-07-22T12:50:00Z">
        <w:del w:id="6613" w:author="Ian Blenkinsop" w:date="2021-07-28T15:39:00Z">
          <w:r w:rsidR="00B32733" w:rsidRPr="001E7A27" w:rsidDel="00E939C7">
            <w:rPr>
              <w:lang w:val="en-GB" w:eastAsia="en-US"/>
            </w:rPr>
            <w:delText>)</w:delText>
          </w:r>
        </w:del>
      </w:ins>
      <w:ins w:id="6614" w:author="Ian Blenkinsop" w:date="2021-07-28T15:39:00Z">
        <w:r w:rsidR="00E939C7" w:rsidRPr="001E7A27">
          <w:rPr>
            <w:lang w:val="en-GB" w:eastAsia="en-US"/>
          </w:rPr>
          <w:t>;</w:t>
        </w:r>
      </w:ins>
      <w:r w:rsidRPr="001E7A27">
        <w:rPr>
          <w:lang w:val="en-GB" w:eastAsia="en-US"/>
        </w:rPr>
        <w:t xml:space="preserve"> </w:t>
      </w:r>
      <w:del w:id="6615" w:author="Ian Blenkinsop" w:date="2021-07-28T15:39:00Z">
        <w:r w:rsidRPr="001E7A27" w:rsidDel="00E939C7">
          <w:rPr>
            <w:lang w:val="en-GB" w:eastAsia="en-US"/>
          </w:rPr>
          <w:delText>(</w:delText>
        </w:r>
      </w:del>
      <w:r w:rsidRPr="001E7A27">
        <w:rPr>
          <w:lang w:val="en-GB" w:eastAsia="en-US"/>
        </w:rPr>
        <w:t>Section 7.4.3.1).</w:t>
      </w:r>
    </w:p>
    <w:p w14:paraId="72797481" w14:textId="77777777" w:rsidR="00E3676F" w:rsidRPr="001E7A27" w:rsidRDefault="00E3676F" w:rsidP="005C7F25">
      <w:pPr>
        <w:pStyle w:val="AR6BodyText"/>
        <w:rPr>
          <w:noProof/>
          <w:color w:val="000000" w:themeColor="text1"/>
          <w:lang w:val="en-GB" w:eastAsia="en-US"/>
        </w:rPr>
      </w:pPr>
    </w:p>
    <w:p w14:paraId="2E89DCD1" w14:textId="77777777" w:rsidR="00186B0B" w:rsidRPr="001E7A27" w:rsidRDefault="00186B0B" w:rsidP="005C7F25">
      <w:pPr>
        <w:pStyle w:val="AR6BodyText"/>
        <w:rPr>
          <w:noProof/>
          <w:color w:val="000000" w:themeColor="text1"/>
          <w:lang w:val="en-GB" w:eastAsia="en-US"/>
        </w:rPr>
      </w:pPr>
    </w:p>
    <w:p w14:paraId="3877636A" w14:textId="7FDCAC43" w:rsidR="00E3676F" w:rsidRPr="001E7A27" w:rsidRDefault="00E3676F" w:rsidP="005C7F25">
      <w:pPr>
        <w:pStyle w:val="AR6BodyText"/>
        <w:rPr>
          <w:b/>
          <w:noProof/>
          <w:color w:val="000000" w:themeColor="text1"/>
          <w:lang w:val="en-GB" w:eastAsia="en-US"/>
        </w:rPr>
      </w:pPr>
      <w:r w:rsidRPr="001E7A27">
        <w:rPr>
          <w:b/>
          <w:noProof/>
          <w:color w:val="000000" w:themeColor="text1"/>
          <w:lang w:val="en-GB" w:eastAsia="en-US"/>
        </w:rPr>
        <w:t>[START FIGURE 5.3</w:t>
      </w:r>
      <w:r w:rsidR="00BB1D34" w:rsidRPr="001E7A27">
        <w:rPr>
          <w:b/>
          <w:noProof/>
          <w:color w:val="000000" w:themeColor="text1"/>
          <w:lang w:val="en-GB" w:eastAsia="en-US"/>
        </w:rPr>
        <w:t>4</w:t>
      </w:r>
      <w:r w:rsidRPr="001E7A27">
        <w:rPr>
          <w:b/>
          <w:noProof/>
          <w:color w:val="000000" w:themeColor="text1"/>
          <w:lang w:val="en-GB" w:eastAsia="en-US"/>
        </w:rPr>
        <w:t xml:space="preserve"> HERE]</w:t>
      </w:r>
    </w:p>
    <w:p w14:paraId="7F812A1C" w14:textId="6EFEBC3B" w:rsidR="00E3676F" w:rsidRPr="001E7A27" w:rsidRDefault="00E3676F" w:rsidP="005C7F25">
      <w:pPr>
        <w:pStyle w:val="AR6BodyText"/>
        <w:rPr>
          <w:noProof/>
          <w:color w:val="000000" w:themeColor="text1"/>
          <w:lang w:val="en-GB" w:eastAsia="en-US"/>
        </w:rPr>
      </w:pPr>
    </w:p>
    <w:p w14:paraId="19397B58" w14:textId="49D9C61F" w:rsidR="00E3676F" w:rsidRPr="001E7A27" w:rsidRDefault="00E3676F" w:rsidP="005C7F25">
      <w:pPr>
        <w:pStyle w:val="AR6Chap5Figure"/>
        <w:rPr>
          <w:lang w:val="en-GB"/>
        </w:rPr>
      </w:pPr>
      <w:r w:rsidRPr="001E7A27">
        <w:rPr>
          <w:b/>
          <w:bCs/>
          <w:lang w:val="en-GB"/>
        </w:rPr>
        <w:t xml:space="preserve">Removal effectiveness of </w:t>
      </w:r>
      <w:r w:rsidR="00D82764" w:rsidRPr="001E7A27">
        <w:rPr>
          <w:b/>
          <w:bCs/>
          <w:lang w:val="en-GB"/>
        </w:rPr>
        <w:t>carbon dioxide removal (CDR)</w:t>
      </w:r>
      <w:r w:rsidRPr="001E7A27">
        <w:rPr>
          <w:lang w:val="en-GB"/>
        </w:rPr>
        <w:t>. (a) Fraction of CO</w:t>
      </w:r>
      <w:r w:rsidRPr="001E7A27">
        <w:rPr>
          <w:vertAlign w:val="subscript"/>
          <w:lang w:val="en-GB"/>
        </w:rPr>
        <w:t>2</w:t>
      </w:r>
      <w:r w:rsidRPr="001E7A27">
        <w:rPr>
          <w:lang w:val="en-GB"/>
        </w:rPr>
        <w:t xml:space="preserve"> remaining out of the atmosphere for idealised model simulations with CDR applied instantly (pulse removals) from climate states in equilibrium with different atmospheric CO</w:t>
      </w:r>
      <w:r w:rsidRPr="001E7A27">
        <w:rPr>
          <w:noProof/>
          <w:vertAlign w:val="subscript"/>
          <w:lang w:val="en-GB"/>
        </w:rPr>
        <w:t>2</w:t>
      </w:r>
      <w:r w:rsidRPr="001E7A27">
        <w:rPr>
          <w:lang w:val="en-GB"/>
        </w:rPr>
        <w:t xml:space="preserve"> concentration levels (1 to 4 times the pre-industrial atmospheric CO</w:t>
      </w:r>
      <w:r w:rsidRPr="001E7A27">
        <w:rPr>
          <w:noProof/>
          <w:vertAlign w:val="subscript"/>
          <w:lang w:val="en-GB"/>
        </w:rPr>
        <w:t>2</w:t>
      </w:r>
      <w:r w:rsidRPr="001E7A27">
        <w:rPr>
          <w:lang w:val="en-GB"/>
        </w:rPr>
        <w:t xml:space="preserve"> concentration; shown on the horizontal axis). The fraction is calculated 100 years after pulse removal. The black </w:t>
      </w:r>
      <w:r w:rsidR="00BA6DFD" w:rsidRPr="001E7A27">
        <w:rPr>
          <w:lang w:val="en-GB"/>
        </w:rPr>
        <w:t>triangle</w:t>
      </w:r>
      <w:r w:rsidRPr="001E7A27">
        <w:rPr>
          <w:lang w:val="en-GB"/>
        </w:rPr>
        <w:t xml:space="preserve"> and error bar indicate the multi-model mean </w:t>
      </w:r>
      <w:r w:rsidR="00BA6DFD" w:rsidRPr="001E7A27">
        <w:rPr>
          <w:lang w:val="en-GB"/>
        </w:rPr>
        <w:t xml:space="preserve">and standard deviation </w:t>
      </w:r>
      <w:r w:rsidRPr="001E7A27">
        <w:rPr>
          <w:lang w:val="en-GB"/>
        </w:rPr>
        <w:t>for the seven E</w:t>
      </w:r>
      <w:r w:rsidR="00BA6DFD" w:rsidRPr="001E7A27">
        <w:rPr>
          <w:lang w:val="en-GB"/>
        </w:rPr>
        <w:t>arth system models</w:t>
      </w:r>
      <w:r w:rsidRPr="001E7A27">
        <w:rPr>
          <w:lang w:val="en-GB"/>
        </w:rPr>
        <w:t xml:space="preserve"> shown in Figure 5.3</w:t>
      </w:r>
      <w:r w:rsidR="00F14937" w:rsidRPr="001E7A27">
        <w:rPr>
          <w:lang w:val="en-GB"/>
        </w:rPr>
        <w:t>2</w:t>
      </w:r>
      <w:r w:rsidRPr="001E7A27">
        <w:rPr>
          <w:lang w:val="en-GB"/>
        </w:rPr>
        <w:t xml:space="preserve"> forced with a 100 PgC pulse removal. Other symbols illustrate results with the UVic ESCM model of intermediate complexity for different magnitudes of pulse removals (triangles: –100 PgC; circles: –500 PgC; squares: –1000 PgC). Data for the UVic ESCM is from </w:t>
      </w:r>
      <w:r w:rsidRPr="001E7A27">
        <w:rPr>
          <w:lang w:val="en-GB"/>
        </w:rPr>
        <w:fldChar w:fldCharType="begin" w:fldLock="1"/>
      </w:r>
      <w:ins w:id="6616" w:author="Robin Matthews" w:date="2021-06-18T11:48:00Z">
        <w:r w:rsidR="00F0535B" w:rsidRPr="001E7A27">
          <w:rPr>
            <w:lang w:val="en-GB"/>
          </w:rPr>
          <w: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"manualFormatting" : "Zickfeld et al., (2021)", "plainTextFormattedCitation" : "(Zickfeld et al., 2021)", "previouslyFormattedCitation" : "(Zickfeld et al., 2021)" }, "properties" : { "noteIndex" : 0 }, "schema" : "https://github.com/citation-style-language/schema/raw/master/csl-citation.json" }</w:instrText>
        </w:r>
      </w:ins>
      <w:del w:id="6617" w:author="Robin Matthews" w:date="2021-06-18T11:48:00Z">
        <w:r w:rsidR="00BC2C5E" w:rsidRPr="001E7A27" w:rsidDel="00F0535B">
          <w:rPr>
            <w:lang w:val="en-GB"/>
          </w:rPr>
          <w:del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"plainTextFormattedCitation" : "(Zickfeld et al., 2021)", "previouslyFormattedCitation" : "(Zickfeld et al., 2021)" }, "properties" : { "noteIndex" : 0 }, "schema" : "https://github.com/citation-style-language/schema/raw/master/csl-citation.json" }</w:delInstrText>
        </w:r>
      </w:del>
      <w:r w:rsidRPr="001E7A27">
        <w:rPr>
          <w:lang w:val="en-GB"/>
        </w:rPr>
        <w:fldChar w:fldCharType="separate"/>
      </w:r>
      <w:del w:id="6618" w:author="Robin Matthews" w:date="2021-06-18T11:48:00Z">
        <w:r w:rsidR="00025FA2" w:rsidRPr="001E7A27" w:rsidDel="00F0535B">
          <w:rPr>
            <w:noProof/>
            <w:lang w:val="en-GB"/>
          </w:rPr>
          <w:delText>(</w:delText>
        </w:r>
      </w:del>
      <w:r w:rsidR="00025FA2" w:rsidRPr="001E7A27">
        <w:rPr>
          <w:noProof/>
          <w:lang w:val="en-GB"/>
        </w:rPr>
        <w:t>Zickfeld et al.</w:t>
      </w:r>
      <w:del w:id="6619" w:author="Robin Matthews" w:date="2021-06-18T11:48:00Z">
        <w:r w:rsidR="00025FA2" w:rsidRPr="001E7A27" w:rsidDel="00F0535B">
          <w:rPr>
            <w:noProof/>
            <w:lang w:val="en-GB"/>
          </w:rPr>
          <w:delText>,</w:delText>
        </w:r>
      </w:del>
      <w:r w:rsidR="00025FA2" w:rsidRPr="001E7A27">
        <w:rPr>
          <w:noProof/>
          <w:lang w:val="en-GB"/>
        </w:rPr>
        <w:t xml:space="preserve"> </w:t>
      </w:r>
      <w:ins w:id="6620" w:author="Robin Matthews" w:date="2021-06-18T11:48:00Z">
        <w:r w:rsidR="00F0535B" w:rsidRPr="001E7A27">
          <w:rPr>
            <w:noProof/>
            <w:lang w:val="en-GB"/>
          </w:rPr>
          <w:t>(</w:t>
        </w:r>
      </w:ins>
      <w:r w:rsidR="00025FA2" w:rsidRPr="001E7A27">
        <w:rPr>
          <w:noProof/>
          <w:lang w:val="en-GB"/>
        </w:rPr>
        <w:t>2021)</w:t>
      </w:r>
      <w:r w:rsidRPr="001E7A27">
        <w:rPr>
          <w:lang w:val="en-GB"/>
        </w:rPr>
        <w:fldChar w:fldCharType="end"/>
      </w:r>
      <w:r w:rsidRPr="001E7A27">
        <w:rPr>
          <w:lang w:val="en-GB"/>
        </w:rPr>
        <w:t>. (b) Perturbation airborne fraction (see text for definition) for model simulations where CDR is applied from four RCPs (shown on the horizontal axis in terms of their cumulative CO</w:t>
      </w:r>
      <w:r w:rsidRPr="001E7A27">
        <w:rPr>
          <w:noProof/>
          <w:vertAlign w:val="subscript"/>
          <w:lang w:val="en-GB"/>
        </w:rPr>
        <w:t>2</w:t>
      </w:r>
      <w:r w:rsidRPr="001E7A27">
        <w:rPr>
          <w:lang w:val="en-GB"/>
        </w:rPr>
        <w:t xml:space="preserve"> emissions during 2020–2099). Symbols indicate results for four CDR scenarios, which differ in terms of the magnitude and rate of CDR (see </w:t>
      </w:r>
      <w:r w:rsidRPr="001E7A27">
        <w:rPr>
          <w:lang w:val="en-GB"/>
        </w:rPr>
        <w:fldChar w:fldCharType="begin" w:fldLock="1"/>
      </w:r>
      <w:r w:rsidR="00747167" w:rsidRPr="001E7A27">
        <w:rPr>
          <w:lang w:val="en-GB"/>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"mendeley" : { "formattedCitation" : "(Jones et al., 2016b)", "manualFormatting" : "Jones et al. (2016b)", "plainTextFormattedCitation" : "(Jones et al., 2016b)", "previouslyFormattedCitation" : "(Jones et al., 2016b)" }, "properties" : { "noteIndex" : 0 }, "schema" : "https://github.com/citation-style-language/schema/raw/master/csl-citation.json" }</w:instrText>
      </w:r>
      <w:r w:rsidRPr="001E7A27">
        <w:rPr>
          <w:lang w:val="en-GB"/>
        </w:rPr>
        <w:fldChar w:fldCharType="separate"/>
      </w:r>
      <w:r w:rsidR="00025FA2" w:rsidRPr="001E7A27">
        <w:rPr>
          <w:noProof/>
          <w:lang w:val="en-GB"/>
        </w:rPr>
        <w:t>Jones et al. (2016b)</w:t>
      </w:r>
      <w:r w:rsidRPr="001E7A27">
        <w:rPr>
          <w:lang w:val="en-GB"/>
        </w:rPr>
        <w:fldChar w:fldCharType="end"/>
      </w:r>
      <w:r w:rsidRPr="001E7A27">
        <w:rPr>
          <w:lang w:val="en-GB"/>
        </w:rPr>
        <w:t xml:space="preserve"> for details). Results are based on simulations with the Hadley Centre Simple Climate-Carbon Model and are shown for the year 2100. Data from </w:t>
      </w:r>
      <w:r w:rsidRPr="001E7A27">
        <w:rPr>
          <w:lang w:val="en-GB"/>
        </w:rPr>
        <w:fldChar w:fldCharType="begin" w:fldLock="1"/>
      </w:r>
      <w:r w:rsidR="00747167" w:rsidRPr="001E7A27">
        <w:rPr>
          <w:lang w:val="en-GB"/>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"mendeley" : { "formattedCitation" : "(Jones et al., 2016b)", "manualFormatting" : "Jones et al. (2016b)", "plainTextFormattedCitation" : "(Jones et al., 2016b)", "previouslyFormattedCitation" : "(Jones et al., 2016b)" }, "properties" : { "noteIndex" : 0 }, "schema" : "https://github.com/citation-style-language/schema/raw/master/csl-citation.json" }</w:instrText>
      </w:r>
      <w:r w:rsidRPr="001E7A27">
        <w:rPr>
          <w:lang w:val="en-GB"/>
        </w:rPr>
        <w:fldChar w:fldCharType="separate"/>
      </w:r>
      <w:r w:rsidR="00025FA2" w:rsidRPr="001E7A27">
        <w:rPr>
          <w:noProof/>
          <w:lang w:val="en-GB"/>
        </w:rPr>
        <w:t>Jones et al. (2016b)</w:t>
      </w:r>
      <w:r w:rsidRPr="001E7A27">
        <w:rPr>
          <w:lang w:val="en-GB"/>
        </w:rPr>
        <w:fldChar w:fldCharType="end"/>
      </w:r>
      <w:r w:rsidRPr="001E7A27">
        <w:rPr>
          <w:lang w:val="en-GB"/>
        </w:rPr>
        <w:t>.</w:t>
      </w:r>
      <w:r w:rsidR="00BB3FA0" w:rsidRPr="001E7A27">
        <w:rPr>
          <w:lang w:val="en-GB"/>
        </w:rPr>
        <w:t xml:space="preserve"> </w:t>
      </w:r>
      <w:r w:rsidR="00BB3FA0" w:rsidRPr="001E7A27">
        <w:rPr>
          <w:rFonts w:cs="Times New Roman"/>
          <w:szCs w:val="20"/>
          <w:lang w:val="en-GB"/>
        </w:rPr>
        <w:t>Further details on data sources and processing are available in the chapter data table (Table 5.SM.6).</w:t>
      </w:r>
    </w:p>
    <w:p w14:paraId="4D3DAC85" w14:textId="77777777" w:rsidR="00E3676F" w:rsidRPr="001E7A27" w:rsidRDefault="00E3676F" w:rsidP="005C7F25">
      <w:pPr>
        <w:pStyle w:val="AR6BodyText"/>
        <w:rPr>
          <w:noProof/>
          <w:color w:val="000000" w:themeColor="text1"/>
          <w:lang w:val="en-GB" w:eastAsia="en-US"/>
        </w:rPr>
      </w:pPr>
    </w:p>
    <w:p w14:paraId="52104414" w14:textId="0B6C4E1E" w:rsidR="00E3676F" w:rsidRPr="001E7A27" w:rsidRDefault="00E3676F" w:rsidP="005C7F25">
      <w:pPr>
        <w:pStyle w:val="AR6BodyText"/>
        <w:rPr>
          <w:b/>
          <w:lang w:val="en-GB"/>
        </w:rPr>
      </w:pPr>
      <w:r w:rsidRPr="001E7A27">
        <w:rPr>
          <w:b/>
          <w:lang w:val="en-GB"/>
        </w:rPr>
        <w:lastRenderedPageBreak/>
        <w:t>[END FIGURE 5.3</w:t>
      </w:r>
      <w:r w:rsidR="00BB1D34" w:rsidRPr="001E7A27">
        <w:rPr>
          <w:b/>
          <w:lang w:val="en-GB"/>
        </w:rPr>
        <w:t>4</w:t>
      </w:r>
      <w:r w:rsidRPr="001E7A27">
        <w:rPr>
          <w:b/>
          <w:lang w:val="en-GB"/>
        </w:rPr>
        <w:t xml:space="preserve"> HERE] </w:t>
      </w:r>
    </w:p>
    <w:p w14:paraId="5510A455" w14:textId="77777777" w:rsidR="00E3676F" w:rsidRPr="001E7A27" w:rsidRDefault="00E3676F" w:rsidP="005C7F25">
      <w:pPr>
        <w:pStyle w:val="AR6BodyText"/>
        <w:tabs>
          <w:tab w:val="left" w:pos="2465"/>
        </w:tabs>
        <w:rPr>
          <w:lang w:val="en-GB"/>
        </w:rPr>
      </w:pPr>
    </w:p>
    <w:p w14:paraId="7A7D2E63" w14:textId="77777777" w:rsidR="00E3676F" w:rsidRPr="001E7A27" w:rsidRDefault="00E3676F" w:rsidP="005C7F25">
      <w:pPr>
        <w:pStyle w:val="AR6BodyText"/>
        <w:tabs>
          <w:tab w:val="left" w:pos="2465"/>
        </w:tabs>
        <w:rPr>
          <w:lang w:val="en-GB"/>
        </w:rPr>
      </w:pPr>
    </w:p>
    <w:p w14:paraId="2F69802E" w14:textId="04B605F0" w:rsidR="00E3676F" w:rsidRPr="001E7A27" w:rsidRDefault="00E3676F" w:rsidP="00535548">
      <w:pPr>
        <w:pStyle w:val="AR6Chap5Level451111"/>
        <w:rPr>
          <w:lang w:val="en-GB"/>
        </w:rPr>
      </w:pPr>
      <w:bookmarkStart w:id="6621" w:name="_Toc33564329"/>
      <w:bookmarkStart w:id="6622" w:name="_Toc70535746"/>
      <w:r w:rsidRPr="001E7A27">
        <w:rPr>
          <w:lang w:val="en-GB"/>
        </w:rPr>
        <w:t xml:space="preserve">Symmetry of </w:t>
      </w:r>
      <w:ins w:id="6623" w:author="Soapbox" w:date="2021-07-15T10:32:00Z">
        <w:r w:rsidR="00B12C8A" w:rsidRPr="001E7A27">
          <w:rPr>
            <w:lang w:val="en-GB"/>
          </w:rPr>
          <w:t>c</w:t>
        </w:r>
      </w:ins>
      <w:del w:id="6624" w:author="Soapbox" w:date="2021-07-15T10:32:00Z">
        <w:r w:rsidR="003A2CCF" w:rsidRPr="001E7A27" w:rsidDel="00B12C8A">
          <w:rPr>
            <w:lang w:val="en-GB"/>
          </w:rPr>
          <w:delText>C</w:delText>
        </w:r>
      </w:del>
      <w:r w:rsidRPr="001E7A27">
        <w:rPr>
          <w:lang w:val="en-GB"/>
        </w:rPr>
        <w:t xml:space="preserve">arbon </w:t>
      </w:r>
      <w:ins w:id="6625" w:author="Soapbox" w:date="2021-07-15T10:32:00Z">
        <w:r w:rsidR="00B12C8A" w:rsidRPr="001E7A27">
          <w:rPr>
            <w:lang w:val="en-GB"/>
          </w:rPr>
          <w:t>c</w:t>
        </w:r>
      </w:ins>
      <w:del w:id="6626" w:author="Soapbox" w:date="2021-07-15T10:32:00Z">
        <w:r w:rsidR="003A2CCF" w:rsidRPr="001E7A27" w:rsidDel="00B12C8A">
          <w:rPr>
            <w:lang w:val="en-GB"/>
          </w:rPr>
          <w:delText>C</w:delText>
        </w:r>
      </w:del>
      <w:r w:rsidRPr="001E7A27">
        <w:rPr>
          <w:lang w:val="en-GB"/>
        </w:rPr>
        <w:t xml:space="preserve">ycle </w:t>
      </w:r>
      <w:ins w:id="6627" w:author="Soapbox" w:date="2021-07-15T10:32:00Z">
        <w:r w:rsidR="00B12C8A" w:rsidRPr="001E7A27">
          <w:rPr>
            <w:lang w:val="en-GB"/>
          </w:rPr>
          <w:t>r</w:t>
        </w:r>
      </w:ins>
      <w:del w:id="6628" w:author="Soapbox" w:date="2021-07-15T10:32:00Z">
        <w:r w:rsidR="003A2CCF" w:rsidRPr="001E7A27" w:rsidDel="00B12C8A">
          <w:rPr>
            <w:lang w:val="en-GB"/>
          </w:rPr>
          <w:delText>R</w:delText>
        </w:r>
      </w:del>
      <w:r w:rsidRPr="001E7A27">
        <w:rPr>
          <w:lang w:val="en-GB"/>
        </w:rPr>
        <w:t xml:space="preserve">esponse to </w:t>
      </w:r>
      <w:ins w:id="6629" w:author="Soapbox" w:date="2021-07-15T10:32:00Z">
        <w:r w:rsidR="00B12C8A" w:rsidRPr="001E7A27">
          <w:rPr>
            <w:lang w:val="en-GB"/>
          </w:rPr>
          <w:t>p</w:t>
        </w:r>
      </w:ins>
      <w:del w:id="6630" w:author="Soapbox" w:date="2021-07-15T10:32:00Z">
        <w:r w:rsidR="003A2CCF" w:rsidRPr="001E7A27" w:rsidDel="00B12C8A">
          <w:rPr>
            <w:lang w:val="en-GB"/>
          </w:rPr>
          <w:delText>P</w:delText>
        </w:r>
      </w:del>
      <w:r w:rsidRPr="001E7A27">
        <w:rPr>
          <w:lang w:val="en-GB"/>
        </w:rPr>
        <w:t xml:space="preserve">ositive and </w:t>
      </w:r>
      <w:ins w:id="6631" w:author="Soapbox" w:date="2021-07-15T10:32:00Z">
        <w:r w:rsidR="00B12C8A" w:rsidRPr="001E7A27">
          <w:rPr>
            <w:lang w:val="en-GB"/>
          </w:rPr>
          <w:t>n</w:t>
        </w:r>
      </w:ins>
      <w:del w:id="6632" w:author="Soapbox" w:date="2021-07-15T10:32:00Z">
        <w:r w:rsidR="003A2CCF" w:rsidRPr="001E7A27" w:rsidDel="00B12C8A">
          <w:rPr>
            <w:lang w:val="en-GB"/>
          </w:rPr>
          <w:delText>N</w:delText>
        </w:r>
      </w:del>
      <w:r w:rsidRPr="001E7A27">
        <w:rPr>
          <w:lang w:val="en-GB"/>
        </w:rPr>
        <w:t>egative CO</w:t>
      </w:r>
      <w:r w:rsidRPr="001E7A27">
        <w:rPr>
          <w:vertAlign w:val="subscript"/>
          <w:lang w:val="en-GB"/>
        </w:rPr>
        <w:t>2</w:t>
      </w:r>
      <w:r w:rsidRPr="001E7A27">
        <w:rPr>
          <w:lang w:val="en-GB"/>
        </w:rPr>
        <w:t xml:space="preserve"> </w:t>
      </w:r>
      <w:ins w:id="6633" w:author="Soapbox" w:date="2021-07-15T10:32:00Z">
        <w:r w:rsidR="00B12C8A" w:rsidRPr="001E7A27">
          <w:rPr>
            <w:lang w:val="en-GB"/>
          </w:rPr>
          <w:t>e</w:t>
        </w:r>
      </w:ins>
      <w:del w:id="6634" w:author="Soapbox" w:date="2021-07-15T10:32:00Z">
        <w:r w:rsidR="003A2CCF" w:rsidRPr="001E7A27" w:rsidDel="00B12C8A">
          <w:rPr>
            <w:lang w:val="en-GB"/>
          </w:rPr>
          <w:delText>E</w:delText>
        </w:r>
      </w:del>
      <w:r w:rsidRPr="001E7A27">
        <w:rPr>
          <w:lang w:val="en-GB"/>
        </w:rPr>
        <w:t>missions</w:t>
      </w:r>
      <w:bookmarkEnd w:id="6621"/>
      <w:bookmarkEnd w:id="6622"/>
      <w:r w:rsidRPr="001E7A27">
        <w:rPr>
          <w:lang w:val="en-GB"/>
        </w:rPr>
        <w:t xml:space="preserve"> </w:t>
      </w:r>
    </w:p>
    <w:p w14:paraId="7D67340E" w14:textId="52FB36F5" w:rsidR="00E3676F" w:rsidRPr="001E7A27" w:rsidRDefault="00E3676F" w:rsidP="005C7F25">
      <w:pPr>
        <w:pStyle w:val="AR6BodyText"/>
        <w:rPr>
          <w:lang w:val="en-GB"/>
        </w:rPr>
      </w:pPr>
      <w:r w:rsidRPr="001E7A27">
        <w:rPr>
          <w:lang w:val="en-GB"/>
        </w:rPr>
        <w:t>It is commonly assumed that the climate</w:t>
      </w:r>
      <w:del w:id="6635" w:author="Tom Maycock" w:date="2021-09-09T15:21:00Z">
        <w:r w:rsidRPr="001E7A27" w:rsidDel="00D74675">
          <w:rPr>
            <w:lang w:val="en-GB"/>
          </w:rPr>
          <w:delText>-</w:delText>
        </w:r>
      </w:del>
      <w:ins w:id="6636" w:author="Tom Maycock" w:date="2021-09-09T15:21:00Z">
        <w:r w:rsidR="00D74675">
          <w:rPr>
            <w:lang w:val="en-GB"/>
          </w:rPr>
          <w:t>–</w:t>
        </w:r>
      </w:ins>
      <w:r w:rsidRPr="001E7A27">
        <w:rPr>
          <w:lang w:val="en-GB"/>
        </w:rPr>
        <w:t>carbon cycle response to a negative CO</w:t>
      </w:r>
      <w:r w:rsidRPr="001E7A27">
        <w:rPr>
          <w:vertAlign w:val="subscript"/>
          <w:lang w:val="en-GB"/>
        </w:rPr>
        <w:t>2</w:t>
      </w:r>
      <w:r w:rsidRPr="001E7A27">
        <w:rPr>
          <w:lang w:val="en-GB"/>
        </w:rPr>
        <w:t xml:space="preserve"> emission (i.e.</w:t>
      </w:r>
      <w:ins w:id="6637" w:author="Ian Blenkinsop" w:date="2021-07-28T18:53:00Z">
        <w:r w:rsidR="002C2A0B" w:rsidRPr="001E7A27">
          <w:rPr>
            <w:lang w:val="en-GB"/>
          </w:rPr>
          <w:t>,</w:t>
        </w:r>
      </w:ins>
      <w:r w:rsidRPr="001E7A27">
        <w:rPr>
          <w:lang w:val="en-GB"/>
        </w:rPr>
        <w:t xml:space="preserve"> removal from the atmosphere) is equal in magnitude and opposite in sign to the response to a positive CO</w:t>
      </w:r>
      <w:r w:rsidRPr="001E7A27">
        <w:rPr>
          <w:vertAlign w:val="subscript"/>
          <w:lang w:val="en-GB"/>
        </w:rPr>
        <w:t>2</w:t>
      </w:r>
      <w:r w:rsidRPr="001E7A27">
        <w:rPr>
          <w:lang w:val="en-GB"/>
        </w:rPr>
        <w:t xml:space="preserve"> emission of equal magnitude</w:t>
      </w:r>
      <w:ins w:id="6638" w:author="Soapbox" w:date="2021-07-22T12:50:00Z">
        <w:r w:rsidR="00CF41B4" w:rsidRPr="001E7A27">
          <w:rPr>
            <w:lang w:val="en-GB"/>
          </w:rPr>
          <w:t xml:space="preserve"> </w:t>
        </w:r>
        <w:r w:rsidR="00CF41B4" w:rsidRPr="001E7A27">
          <w:rPr>
            <w:rFonts w:cs="Times New Roman"/>
            <w:lang w:val="en-GB"/>
          </w:rPr>
          <w:t>–</w:t>
        </w:r>
      </w:ins>
      <w:del w:id="6639" w:author="Soapbox" w:date="2021-07-22T12:50:00Z">
        <w:r w:rsidRPr="001E7A27" w:rsidDel="00CF41B4">
          <w:rPr>
            <w:lang w:val="en-GB"/>
          </w:rPr>
          <w:delText>,</w:delText>
        </w:r>
      </w:del>
      <w:r w:rsidRPr="001E7A27">
        <w:rPr>
          <w:lang w:val="en-GB"/>
        </w:rPr>
        <w:t xml:space="preserve"> that is</w:t>
      </w:r>
      <w:r w:rsidR="005470E2" w:rsidRPr="001E7A27">
        <w:rPr>
          <w:lang w:val="en-GB"/>
        </w:rPr>
        <w:t>,</w:t>
      </w:r>
      <w:r w:rsidRPr="001E7A27">
        <w:rPr>
          <w:lang w:val="en-GB"/>
        </w:rPr>
        <w:t xml:space="preserve"> symmetric. If the response were symmetric, a positive CO</w:t>
      </w:r>
      <w:r w:rsidRPr="001E7A27">
        <w:rPr>
          <w:vertAlign w:val="subscript"/>
          <w:lang w:val="en-GB"/>
        </w:rPr>
        <w:t>2</w:t>
      </w:r>
      <w:r w:rsidRPr="001E7A27">
        <w:rPr>
          <w:lang w:val="en-GB"/>
        </w:rPr>
        <w:t xml:space="preserve"> emission could be offset by a negative emission. This subsection assesses the symmetry in the coupled climate</w:t>
      </w:r>
      <w:ins w:id="6640" w:author="Tom Maycock" w:date="2021-09-09T15:21:00Z">
        <w:r w:rsidR="00D74675">
          <w:rPr>
            <w:lang w:val="en-GB"/>
          </w:rPr>
          <w:t>–</w:t>
        </w:r>
      </w:ins>
      <w:del w:id="6641" w:author="Tom Maycock" w:date="2021-09-09T15:21:00Z">
        <w:r w:rsidRPr="001E7A27" w:rsidDel="00D74675">
          <w:rPr>
            <w:lang w:val="en-GB"/>
          </w:rPr>
          <w:delText>-</w:delText>
        </w:r>
      </w:del>
      <w:r w:rsidRPr="001E7A27">
        <w:rPr>
          <w:lang w:val="en-GB"/>
        </w:rPr>
        <w:t>carbon cycle response in model simulations with positive and negative CO</w:t>
      </w:r>
      <w:r w:rsidRPr="001E7A27">
        <w:rPr>
          <w:vertAlign w:val="subscript"/>
          <w:lang w:val="en-GB"/>
        </w:rPr>
        <w:t>2</w:t>
      </w:r>
      <w:r w:rsidRPr="001E7A27">
        <w:rPr>
          <w:lang w:val="en-GB"/>
        </w:rPr>
        <w:t xml:space="preserve"> emission pulses applied from a pre-industrial climate state. Simulations with seven CMIP6 ESMs and the UVic </w:t>
      </w:r>
      <w:ins w:id="6642" w:author="Soapbox" w:date="2021-07-22T12:53:00Z">
        <w:r w:rsidR="00CF41B4" w:rsidRPr="001E7A27">
          <w:rPr>
            <w:lang w:val="en-GB"/>
          </w:rPr>
          <w:t>Earth System Climate Model (</w:t>
        </w:r>
      </w:ins>
      <w:r w:rsidRPr="001E7A27">
        <w:rPr>
          <w:lang w:val="en-GB"/>
        </w:rPr>
        <w:t>ESCM</w:t>
      </w:r>
      <w:ins w:id="6643" w:author="Soapbox" w:date="2021-07-22T12:53:00Z">
        <w:r w:rsidR="00CF41B4" w:rsidRPr="001E7A27">
          <w:rPr>
            <w:lang w:val="en-GB"/>
          </w:rPr>
          <w:t>)</w:t>
        </w:r>
      </w:ins>
      <w:r w:rsidRPr="001E7A27">
        <w:rPr>
          <w:lang w:val="en-GB"/>
        </w:rPr>
        <w:t xml:space="preserve"> </w:t>
      </w:r>
      <w:del w:id="6644" w:author="Soapbox" w:date="2021-07-22T12:54:00Z">
        <w:r w:rsidRPr="001E7A27" w:rsidDel="00CF41B4">
          <w:rPr>
            <w:lang w:val="en-GB"/>
          </w:rPr>
          <w:delText xml:space="preserve">model </w:delText>
        </w:r>
      </w:del>
      <w:r w:rsidRPr="001E7A27">
        <w:rPr>
          <w:lang w:val="en-GB"/>
        </w:rPr>
        <w:t xml:space="preserve">of intermediate complexity suggest that the carbon cycle response is asymmetric for pulse emissions/removals of </w:t>
      </w:r>
      <w:r w:rsidRPr="001E7A27">
        <w:rPr>
          <w:rFonts w:cs="Times New Roman"/>
          <w:lang w:val="en-GB"/>
        </w:rPr>
        <w:t>±</w:t>
      </w:r>
      <w:r w:rsidRPr="001E7A27">
        <w:rPr>
          <w:lang w:val="en-GB"/>
        </w:rPr>
        <w:t>100 PgC (Figure 5.3</w:t>
      </w:r>
      <w:r w:rsidR="00BB1D34" w:rsidRPr="001E7A27">
        <w:rPr>
          <w:lang w:val="en-GB"/>
        </w:rPr>
        <w:t>5</w:t>
      </w:r>
      <w:r w:rsidRPr="001E7A27">
        <w:rPr>
          <w:lang w:val="en-GB"/>
        </w:rPr>
        <w:t>). For all models, the fraction of CO</w:t>
      </w:r>
      <w:r w:rsidRPr="001E7A27">
        <w:rPr>
          <w:vertAlign w:val="subscript"/>
          <w:lang w:val="en-GB"/>
        </w:rPr>
        <w:t>2</w:t>
      </w:r>
      <w:r w:rsidRPr="001E7A27">
        <w:rPr>
          <w:lang w:val="en-GB"/>
        </w:rPr>
        <w:t xml:space="preserve"> remaining in the atmosphere after an emission is larger than the fraction of CO</w:t>
      </w:r>
      <w:r w:rsidRPr="001E7A27">
        <w:rPr>
          <w:vertAlign w:val="subscript"/>
          <w:lang w:val="en-GB"/>
        </w:rPr>
        <w:t>2</w:t>
      </w:r>
      <w:r w:rsidRPr="001E7A27">
        <w:rPr>
          <w:lang w:val="en-GB"/>
        </w:rPr>
        <w:t xml:space="preserve"> remaining out of the atmosphere after a removal (by 4 </w:t>
      </w:r>
      <w:r w:rsidRPr="001E7A27">
        <w:rPr>
          <w:rFonts w:cs="Times New Roman"/>
          <w:lang w:val="en-GB"/>
        </w:rPr>
        <w:t xml:space="preserve">± </w:t>
      </w:r>
      <w:r w:rsidRPr="001E7A27">
        <w:rPr>
          <w:lang w:val="en-GB"/>
        </w:rPr>
        <w:t>3%</w:t>
      </w:r>
      <w:r w:rsidR="005470E2" w:rsidRPr="001E7A27">
        <w:rPr>
          <w:lang w:val="en-GB"/>
        </w:rPr>
        <w:t xml:space="preserve">; mean </w:t>
      </w:r>
      <w:r w:rsidR="005470E2" w:rsidRPr="001E7A27">
        <w:rPr>
          <w:rFonts w:cs="Times New Roman"/>
          <w:lang w:val="en-GB"/>
        </w:rPr>
        <w:t>±</w:t>
      </w:r>
      <w:r w:rsidR="005470E2" w:rsidRPr="001E7A27">
        <w:rPr>
          <w:lang w:val="en-GB"/>
        </w:rPr>
        <w:t xml:space="preserve"> standard deviation</w:t>
      </w:r>
      <w:r w:rsidRPr="001E7A27">
        <w:rPr>
          <w:lang w:val="en-GB"/>
        </w:rPr>
        <w:t>). In other words, an emission of CO</w:t>
      </w:r>
      <w:r w:rsidRPr="001E7A27">
        <w:rPr>
          <w:vertAlign w:val="subscript"/>
          <w:lang w:val="en-GB"/>
        </w:rPr>
        <w:t>2</w:t>
      </w:r>
      <w:r w:rsidRPr="001E7A27">
        <w:rPr>
          <w:lang w:val="en-GB"/>
        </w:rPr>
        <w:t xml:space="preserve"> into the atmosphere is more effective at raising atmospheric CO</w:t>
      </w:r>
      <w:r w:rsidRPr="001E7A27">
        <w:rPr>
          <w:vertAlign w:val="subscript"/>
          <w:lang w:val="en-GB"/>
        </w:rPr>
        <w:t>2</w:t>
      </w:r>
      <w:r w:rsidRPr="001E7A27">
        <w:rPr>
          <w:lang w:val="en-GB"/>
        </w:rPr>
        <w:t xml:space="preserve"> than an equivalent CO</w:t>
      </w:r>
      <w:r w:rsidRPr="001E7A27">
        <w:rPr>
          <w:vertAlign w:val="subscript"/>
          <w:lang w:val="en-GB"/>
        </w:rPr>
        <w:t>2</w:t>
      </w:r>
      <w:r w:rsidRPr="001E7A27">
        <w:rPr>
          <w:lang w:val="en-GB"/>
        </w:rPr>
        <w:t xml:space="preserve"> removal is at lowering it. Sensitivity experiments with the UVic ESCM suggest that the asymmetry increases for larger amounts of emissions/removals and is insensitive to the background atmospheric CO</w:t>
      </w:r>
      <w:r w:rsidRPr="001E7A27">
        <w:rPr>
          <w:vertAlign w:val="subscript"/>
          <w:lang w:val="en-GB"/>
        </w:rPr>
        <w:t xml:space="preserve">2 </w:t>
      </w:r>
      <w:r w:rsidRPr="001E7A27">
        <w:rPr>
          <w:lang w:val="en-GB"/>
        </w:rPr>
        <w:t>concentration from which the emissions/removals are applied (Figure 5.3</w:t>
      </w:r>
      <w:r w:rsidR="00BB1D34" w:rsidRPr="001E7A27">
        <w:rPr>
          <w:lang w:val="en-GB"/>
        </w:rPr>
        <w:t>5</w:t>
      </w:r>
      <w:r w:rsidRPr="001E7A27">
        <w:rPr>
          <w:lang w:val="en-GB"/>
        </w:rPr>
        <w:t>). This asymmetry in the atmospheric CO</w:t>
      </w:r>
      <w:r w:rsidRPr="001E7A27">
        <w:rPr>
          <w:vertAlign w:val="subscript"/>
          <w:lang w:val="en-GB"/>
        </w:rPr>
        <w:t>2</w:t>
      </w:r>
      <w:r w:rsidRPr="001E7A27">
        <w:rPr>
          <w:lang w:val="en-GB"/>
        </w:rPr>
        <w:t xml:space="preserve"> response originates from asymmetries in the land and ocean carbon fluxes due to non</w:t>
      </w:r>
      <w:ins w:id="6645" w:author="Soapbox" w:date="2021-07-17T06:21:00Z">
        <w:r w:rsidR="0068242A" w:rsidRPr="001E7A27">
          <w:rPr>
            <w:lang w:val="en-GB"/>
          </w:rPr>
          <w:t>-</w:t>
        </w:r>
      </w:ins>
      <w:r w:rsidRPr="001E7A27">
        <w:rPr>
          <w:lang w:val="en-GB"/>
        </w:rPr>
        <w:t>linearities in the carbon cycle response to CO</w:t>
      </w:r>
      <w:r w:rsidRPr="001E7A27">
        <w:rPr>
          <w:vertAlign w:val="subscript"/>
          <w:lang w:val="en-GB"/>
        </w:rPr>
        <w:t>2</w:t>
      </w:r>
      <w:r w:rsidRPr="001E7A27">
        <w:rPr>
          <w:lang w:val="en-GB"/>
        </w:rPr>
        <w:t xml:space="preserve"> and temperature (Section 5.4) </w:t>
      </w:r>
      <w:r w:rsidRPr="001E7A27">
        <w:rPr>
          <w:lang w:val="en-GB"/>
        </w:rPr>
        <w:fldChar w:fldCharType="begin" w:fldLock="1"/>
      </w:r>
      <w:r w:rsidR="00BC2C5E" w:rsidRPr="001E7A27">
        <w:rPr>
          <w:lang w:val="en-GB"/>
        </w:rPr>
        <w: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"plainTextFormattedCitation" : "(Zickfeld et al., 2021)", "previouslyFormattedCitation" : "(Zickfeld et al., 2021)" }, "properties" : { "noteIndex" : 0 }, "schema" : "https://github.com/citation-style-language/schema/raw/master/csl-citation.json" }</w:instrText>
      </w:r>
      <w:r w:rsidRPr="001E7A27">
        <w:rPr>
          <w:lang w:val="en-GB"/>
        </w:rPr>
        <w:fldChar w:fldCharType="separate"/>
      </w:r>
      <w:r w:rsidR="00025FA2" w:rsidRPr="001E7A27">
        <w:rPr>
          <w:noProof/>
          <w:lang w:val="en-GB"/>
        </w:rPr>
        <w:t>(Zickfeld et al., 2021)</w:t>
      </w:r>
      <w:r w:rsidRPr="001E7A27">
        <w:rPr>
          <w:lang w:val="en-GB"/>
        </w:rPr>
        <w:fldChar w:fldCharType="end"/>
      </w:r>
      <w:r w:rsidRPr="001E7A27">
        <w:rPr>
          <w:lang w:val="en-GB"/>
        </w:rPr>
        <w:t xml:space="preserve">. Given </w:t>
      </w:r>
      <w:r w:rsidRPr="001E7A27">
        <w:rPr>
          <w:i/>
          <w:lang w:val="en-GB"/>
        </w:rPr>
        <w:t>medium evidence</w:t>
      </w:r>
      <w:r w:rsidRPr="001E7A27">
        <w:rPr>
          <w:lang w:val="en-GB"/>
        </w:rPr>
        <w:t xml:space="preserve"> and </w:t>
      </w:r>
      <w:r w:rsidRPr="001E7A27">
        <w:rPr>
          <w:i/>
          <w:lang w:val="en-GB"/>
        </w:rPr>
        <w:t>high agreement</w:t>
      </w:r>
      <w:r w:rsidRPr="001E7A27">
        <w:rPr>
          <w:lang w:val="en-GB"/>
        </w:rPr>
        <w:t xml:space="preserve">, there is </w:t>
      </w:r>
      <w:r w:rsidRPr="001E7A27">
        <w:rPr>
          <w:i/>
          <w:lang w:val="en-GB"/>
        </w:rPr>
        <w:t>medium confidence</w:t>
      </w:r>
      <w:r w:rsidRPr="001E7A27">
        <w:rPr>
          <w:lang w:val="en-GB"/>
        </w:rPr>
        <w:t xml:space="preserve"> in the sign of the asymmetry of the carbon cycle response to positive and negative CO</w:t>
      </w:r>
      <w:r w:rsidRPr="001E7A27">
        <w:rPr>
          <w:vertAlign w:val="subscript"/>
          <w:lang w:val="en-GB"/>
        </w:rPr>
        <w:t>2</w:t>
      </w:r>
      <w:r w:rsidRPr="001E7A27">
        <w:rPr>
          <w:lang w:val="en-GB"/>
        </w:rPr>
        <w:t xml:space="preserve"> emissions. The sign of the symmetry of the temperature response</w:t>
      </w:r>
      <w:ins w:id="6646" w:author="Soapbox" w:date="2021-07-22T12:55:00Z">
        <w:r w:rsidR="00CF41B4" w:rsidRPr="001E7A27">
          <w:rPr>
            <w:lang w:val="en-GB"/>
          </w:rPr>
          <w:t xml:space="preserve"> </w:t>
        </w:r>
      </w:ins>
      <w:del w:id="6647" w:author="Soapbox" w:date="2021-07-22T12:55:00Z">
        <w:r w:rsidRPr="001E7A27" w:rsidDel="00CF41B4">
          <w:rPr>
            <w:lang w:val="en-GB"/>
          </w:rPr>
          <w:delText xml:space="preserve">, on the other hand, </w:delText>
        </w:r>
      </w:del>
      <w:r w:rsidRPr="001E7A27">
        <w:rPr>
          <w:lang w:val="en-GB"/>
        </w:rPr>
        <w:t>differs between models, with three out of seven examined ESMs showing a smaller temperature response to a 100 PgC CO</w:t>
      </w:r>
      <w:r w:rsidRPr="001E7A27">
        <w:rPr>
          <w:vertAlign w:val="subscript"/>
          <w:lang w:val="en-GB"/>
        </w:rPr>
        <w:t>2</w:t>
      </w:r>
      <w:r w:rsidRPr="001E7A27">
        <w:rPr>
          <w:lang w:val="en-GB"/>
        </w:rPr>
        <w:t xml:space="preserve"> emission than to an equivalent CO</w:t>
      </w:r>
      <w:r w:rsidRPr="001E7A27">
        <w:rPr>
          <w:vertAlign w:val="subscript"/>
          <w:lang w:val="en-GB"/>
        </w:rPr>
        <w:t>2</w:t>
      </w:r>
      <w:r w:rsidRPr="001E7A27">
        <w:rPr>
          <w:lang w:val="en-GB"/>
        </w:rPr>
        <w:t xml:space="preserve"> removal. Therefore, there is </w:t>
      </w:r>
      <w:r w:rsidRPr="001E7A27">
        <w:rPr>
          <w:i/>
          <w:lang w:val="en-GB"/>
        </w:rPr>
        <w:t>low confidence</w:t>
      </w:r>
      <w:r w:rsidRPr="001E7A27">
        <w:rPr>
          <w:lang w:val="en-GB"/>
        </w:rPr>
        <w:t xml:space="preserve"> in the sign of the asymmetry of the temperature response to positive and negative CO</w:t>
      </w:r>
      <w:r w:rsidRPr="001E7A27">
        <w:rPr>
          <w:vertAlign w:val="subscript"/>
          <w:lang w:val="en-GB"/>
        </w:rPr>
        <w:t>2</w:t>
      </w:r>
      <w:r w:rsidRPr="001E7A27">
        <w:rPr>
          <w:lang w:val="en-GB"/>
        </w:rPr>
        <w:t xml:space="preserve"> emissions.</w:t>
      </w:r>
    </w:p>
    <w:p w14:paraId="7B450AFF" w14:textId="77777777" w:rsidR="00E3676F" w:rsidRPr="001E7A27" w:rsidRDefault="00E3676F" w:rsidP="005C7F25">
      <w:pPr>
        <w:pStyle w:val="AR6BodyText"/>
        <w:rPr>
          <w:lang w:val="en-GB"/>
        </w:rPr>
      </w:pPr>
    </w:p>
    <w:p w14:paraId="49B4D900" w14:textId="77777777" w:rsidR="00186B0B" w:rsidRPr="001E7A27" w:rsidRDefault="00186B0B" w:rsidP="005C7F25">
      <w:pPr>
        <w:pStyle w:val="AR6BodyText"/>
        <w:rPr>
          <w:lang w:val="en-GB"/>
        </w:rPr>
      </w:pPr>
    </w:p>
    <w:p w14:paraId="75A8DCEE" w14:textId="733EE855" w:rsidR="009311E1" w:rsidRPr="001E7A27" w:rsidRDefault="00E3676F" w:rsidP="005C7F25">
      <w:pPr>
        <w:pStyle w:val="AR6BodyText"/>
        <w:rPr>
          <w:b/>
          <w:lang w:val="en-GB"/>
        </w:rPr>
      </w:pPr>
      <w:r w:rsidRPr="001E7A27">
        <w:rPr>
          <w:b/>
          <w:lang w:val="en-GB"/>
        </w:rPr>
        <w:t>[START FIGURE 5.3</w:t>
      </w:r>
      <w:r w:rsidR="00BB1D34" w:rsidRPr="001E7A27">
        <w:rPr>
          <w:b/>
          <w:lang w:val="en-GB"/>
        </w:rPr>
        <w:t>5</w:t>
      </w:r>
      <w:r w:rsidRPr="001E7A27">
        <w:rPr>
          <w:b/>
          <w:lang w:val="en-GB"/>
        </w:rPr>
        <w:t xml:space="preserve"> HERE]</w:t>
      </w:r>
    </w:p>
    <w:p w14:paraId="6A309D54" w14:textId="77777777" w:rsidR="009311E1" w:rsidRPr="001E7A27" w:rsidRDefault="009311E1" w:rsidP="005C7F25">
      <w:pPr>
        <w:pStyle w:val="AR6BodyText"/>
        <w:rPr>
          <w:b/>
          <w:lang w:val="en-GB"/>
        </w:rPr>
      </w:pPr>
    </w:p>
    <w:p w14:paraId="66109DEB" w14:textId="5860B0ED" w:rsidR="00E3676F" w:rsidRPr="001E7A27" w:rsidRDefault="00D82764" w:rsidP="005C7F25">
      <w:pPr>
        <w:pStyle w:val="AR6Chap5Figure"/>
        <w:rPr>
          <w:lang w:val="en-GB" w:eastAsia="en-US"/>
        </w:rPr>
      </w:pPr>
      <w:r w:rsidRPr="001E7A27">
        <w:rPr>
          <w:b/>
          <w:bCs/>
          <w:lang w:val="en-GB"/>
        </w:rPr>
        <w:t xml:space="preserve">Asymmetry in the atmospheric </w:t>
      </w:r>
      <w:r w:rsidR="00743E42" w:rsidRPr="001E7A27">
        <w:rPr>
          <w:b/>
          <w:bCs/>
          <w:lang w:val="en-GB"/>
        </w:rPr>
        <w:t>carbon dioxide (CO</w:t>
      </w:r>
      <w:r w:rsidR="00743E42" w:rsidRPr="001E7A27">
        <w:rPr>
          <w:b/>
          <w:bCs/>
          <w:vertAlign w:val="subscript"/>
          <w:lang w:val="en-GB"/>
        </w:rPr>
        <w:t>2</w:t>
      </w:r>
      <w:r w:rsidR="00743E42" w:rsidRPr="001E7A27">
        <w:rPr>
          <w:b/>
          <w:bCs/>
          <w:lang w:val="en-GB"/>
        </w:rPr>
        <w:t>)</w:t>
      </w:r>
      <w:r w:rsidRPr="001E7A27">
        <w:rPr>
          <w:b/>
          <w:bCs/>
          <w:lang w:val="en-GB"/>
        </w:rPr>
        <w:t xml:space="preserve"> response to CO</w:t>
      </w:r>
      <w:r w:rsidRPr="001E7A27">
        <w:rPr>
          <w:b/>
          <w:bCs/>
          <w:vertAlign w:val="subscript"/>
          <w:lang w:val="en-GB"/>
        </w:rPr>
        <w:t>2</w:t>
      </w:r>
      <w:r w:rsidRPr="001E7A27">
        <w:rPr>
          <w:b/>
          <w:bCs/>
          <w:lang w:val="en-GB"/>
        </w:rPr>
        <w:t xml:space="preserve"> emissions and removals. </w:t>
      </w:r>
      <w:r w:rsidR="00BA6DFD" w:rsidRPr="001E7A27">
        <w:rPr>
          <w:lang w:val="en-GB"/>
        </w:rPr>
        <w:t>Shown are the f</w:t>
      </w:r>
      <w:r w:rsidR="00E3676F" w:rsidRPr="001E7A27">
        <w:rPr>
          <w:lang w:val="en-GB"/>
        </w:rPr>
        <w:t>raction</w:t>
      </w:r>
      <w:r w:rsidR="00BA6DFD" w:rsidRPr="001E7A27">
        <w:rPr>
          <w:lang w:val="en-GB"/>
        </w:rPr>
        <w:t>s</w:t>
      </w:r>
      <w:r w:rsidR="00E3676F" w:rsidRPr="001E7A27">
        <w:rPr>
          <w:lang w:val="en-GB"/>
        </w:rPr>
        <w:t xml:space="preserve"> of to</w:t>
      </w:r>
      <w:r w:rsidR="00E1177F" w:rsidRPr="001E7A27">
        <w:rPr>
          <w:lang w:val="en-GB"/>
        </w:rPr>
        <w:t>t</w:t>
      </w:r>
      <w:r w:rsidR="00E3676F" w:rsidRPr="001E7A27">
        <w:rPr>
          <w:lang w:val="en-GB"/>
        </w:rPr>
        <w:t>al CO</w:t>
      </w:r>
      <w:r w:rsidR="00E3676F" w:rsidRPr="001E7A27">
        <w:rPr>
          <w:noProof/>
          <w:vertAlign w:val="subscript"/>
          <w:lang w:val="en-GB"/>
        </w:rPr>
        <w:t>2</w:t>
      </w:r>
      <w:r w:rsidR="00E3676F" w:rsidRPr="001E7A27">
        <w:rPr>
          <w:lang w:val="en-GB"/>
        </w:rPr>
        <w:t xml:space="preserve"> emissions remaining in the atmosphere (right-hand side) and CO</w:t>
      </w:r>
      <w:r w:rsidR="00E3676F" w:rsidRPr="001E7A27">
        <w:rPr>
          <w:noProof/>
          <w:vertAlign w:val="subscript"/>
          <w:lang w:val="en-GB"/>
        </w:rPr>
        <w:t>2</w:t>
      </w:r>
      <w:r w:rsidR="00E3676F" w:rsidRPr="001E7A27">
        <w:rPr>
          <w:lang w:val="en-GB"/>
        </w:rPr>
        <w:t xml:space="preserve"> removals remaining out of the atmosphere (left-hand side) 80</w:t>
      </w:r>
      <w:r w:rsidR="00E3676F" w:rsidRPr="001E7A27">
        <w:rPr>
          <w:lang w:val="en-GB" w:eastAsia="en-US"/>
        </w:rPr>
        <w:t>–</w:t>
      </w:r>
      <w:r w:rsidR="00E3676F" w:rsidRPr="001E7A27">
        <w:rPr>
          <w:lang w:val="en-GB"/>
        </w:rPr>
        <w:t xml:space="preserve">100 after a pulse emission/removal. Triangles </w:t>
      </w:r>
      <w:r w:rsidR="00BA6DFD" w:rsidRPr="001E7A27">
        <w:rPr>
          <w:lang w:val="en-GB"/>
        </w:rPr>
        <w:t xml:space="preserve">and green circles </w:t>
      </w:r>
      <w:r w:rsidR="00E3676F" w:rsidRPr="001E7A27">
        <w:rPr>
          <w:lang w:val="en-GB"/>
        </w:rPr>
        <w:t xml:space="preserve">denote results for seven </w:t>
      </w:r>
      <w:r w:rsidRPr="001E7A27">
        <w:rPr>
          <w:lang w:val="en-GB"/>
        </w:rPr>
        <w:t>Earth system models (</w:t>
      </w:r>
      <w:r w:rsidR="00E3676F" w:rsidRPr="001E7A27">
        <w:rPr>
          <w:lang w:val="en-GB"/>
        </w:rPr>
        <w:t>ESMs</w:t>
      </w:r>
      <w:r w:rsidRPr="001E7A27">
        <w:rPr>
          <w:lang w:val="en-GB"/>
        </w:rPr>
        <w:t>)</w:t>
      </w:r>
      <w:r w:rsidR="00E3676F" w:rsidRPr="001E7A27">
        <w:rPr>
          <w:lang w:val="en-GB"/>
        </w:rPr>
        <w:t xml:space="preserve"> </w:t>
      </w:r>
      <w:r w:rsidR="00E3676F" w:rsidRPr="001E7A27">
        <w:rPr>
          <w:rFonts w:cs="Times New Roman"/>
          <w:lang w:val="en-GB"/>
        </w:rPr>
        <w:t>and the UVic ESCM model of intermediate complexity forced with ±</w:t>
      </w:r>
      <w:r w:rsidR="00E3676F" w:rsidRPr="001E7A27">
        <w:rPr>
          <w:lang w:val="en-GB"/>
        </w:rPr>
        <w:t>100 PgC pulses applied from a pre-industrial state (1</w:t>
      </w:r>
      <w:r w:rsidR="00E3676F" w:rsidRPr="001E7A27">
        <w:rPr>
          <w:rFonts w:cs="Times New Roman"/>
          <w:lang w:val="en-GB"/>
        </w:rPr>
        <w:t>×</w:t>
      </w:r>
      <w:r w:rsidR="00E3676F" w:rsidRPr="001E7A27">
        <w:rPr>
          <w:lang w:val="en-GB"/>
        </w:rPr>
        <w:t>CO</w:t>
      </w:r>
      <w:r w:rsidR="00E3676F" w:rsidRPr="001E7A27">
        <w:rPr>
          <w:vertAlign w:val="subscript"/>
          <w:lang w:val="en-GB"/>
        </w:rPr>
        <w:t>2</w:t>
      </w:r>
      <w:r w:rsidR="00E3676F" w:rsidRPr="001E7A27">
        <w:rPr>
          <w:lang w:val="en-GB"/>
        </w:rPr>
        <w:t xml:space="preserve">) </w:t>
      </w:r>
      <w:r w:rsidR="00E3676F" w:rsidRPr="001E7A27">
        <w:rPr>
          <w:lang w:val="en-GB" w:eastAsia="en-US"/>
        </w:rPr>
        <w:t xml:space="preserve">(CDRMIP experiment CDR-pi-pulse; </w:t>
      </w:r>
      <w:r w:rsidR="00E3676F" w:rsidRPr="001E7A27">
        <w:rPr>
          <w:lang w:val="en-GB" w:eastAsia="en-US"/>
        </w:rPr>
        <w:fldChar w:fldCharType="begin" w:fldLock="1"/>
      </w:r>
      <w:ins w:id="6648" w:author="Robin Matthews" w:date="2021-06-18T11:48:00Z">
        <w:r w:rsidR="00F0535B" w:rsidRPr="001E7A27">
          <w:rPr>
            <w:lang w:val="en-GB" w:eastAsia="en-US"/>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 \u00b0C, and all emission scenarios that do not exceed 1.5 \u00b0C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"L4449", "given" : "", "non-dropping-particle" : "", "parse-names" : false, "suffix" : "" } ], "type" : "article-journal", "volume" : "11" }, "uris" : [ "http://www.mendeley.com/documents/?uuid=9c73b22c-ecd3-46c3-b955-c13e0a8111f5" ] } ], "mendeley" : { "formattedCitation" : "(Keller et al., 2018b)", "manualFormatting" : "Keller et al., 2018b)", "plainTextFormattedCitation" : "(Keller et al., 2018b)", "previouslyFormattedCitation" : "(Keller et al., 2018b)" }, "properties" : { "noteIndex" : 0 }, "schema" : "https://github.com/citation-style-language/schema/raw/master/csl-citation.json" }</w:instrText>
        </w:r>
      </w:ins>
      <w:del w:id="6649" w:author="Robin Matthews" w:date="2021-06-18T11:48:00Z">
        <w:r w:rsidR="00747167" w:rsidRPr="001E7A27" w:rsidDel="00F0535B">
          <w:rPr>
            <w:lang w:val="en-GB" w:eastAsia="en-US"/>
          </w:rPr>
          <w:del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 \u00b0C, and all emission scenarios that do not exceed 1.5 \u00b0C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"L4449", "given" : "", "non-dropping-particle" : "", "parse-names" : false, "suffix" : "" } ], "type" : "article-journal", "volume" : "11" }, "uris" : [ "http://www.mendeley.com/documents/?uuid=9c73b22c-ecd3-46c3-b955-c13e0a8111f5" ] } ], "mendeley" : { "formattedCitation" : "(Keller et al., 2018b)", "manualFormatting" : "Keller et al. (2018b)", "plainTextFormattedCitation" : "(Keller et al., 2018b)", "previouslyFormattedCitation" : "(Keller et al., 2018b)" }, "properties" : { "noteIndex" : 0 }, "schema" : "https://github.com/citation-style-language/schema/raw/master/csl-citation.json" }</w:delInstrText>
        </w:r>
      </w:del>
      <w:r w:rsidR="00E3676F" w:rsidRPr="001E7A27">
        <w:rPr>
          <w:lang w:val="en-GB" w:eastAsia="en-US"/>
        </w:rPr>
        <w:fldChar w:fldCharType="separate"/>
      </w:r>
      <w:r w:rsidR="00025FA2" w:rsidRPr="001E7A27">
        <w:rPr>
          <w:noProof/>
          <w:lang w:val="en-GB" w:eastAsia="en-US"/>
        </w:rPr>
        <w:t>Keller et al.</w:t>
      </w:r>
      <w:ins w:id="6650" w:author="Robin Matthews" w:date="2021-06-18T11:48:00Z">
        <w:r w:rsidR="00F0535B" w:rsidRPr="001E7A27">
          <w:rPr>
            <w:noProof/>
            <w:lang w:val="en-GB" w:eastAsia="en-US"/>
          </w:rPr>
          <w:t xml:space="preserve">, </w:t>
        </w:r>
      </w:ins>
      <w:del w:id="6651" w:author="Robin Matthews" w:date="2021-06-18T11:48:00Z">
        <w:r w:rsidR="00025FA2" w:rsidRPr="001E7A27" w:rsidDel="00F0535B">
          <w:rPr>
            <w:noProof/>
            <w:lang w:val="en-GB" w:eastAsia="en-US"/>
          </w:rPr>
          <w:delText xml:space="preserve"> (</w:delText>
        </w:r>
      </w:del>
      <w:r w:rsidR="00025FA2" w:rsidRPr="001E7A27">
        <w:rPr>
          <w:noProof/>
          <w:lang w:val="en-GB" w:eastAsia="en-US"/>
        </w:rPr>
        <w:t>2018b)</w:t>
      </w:r>
      <w:r w:rsidR="00E3676F" w:rsidRPr="001E7A27">
        <w:rPr>
          <w:lang w:val="en-GB" w:eastAsia="en-US"/>
        </w:rPr>
        <w:fldChar w:fldCharType="end"/>
      </w:r>
      <w:del w:id="6652" w:author="Robin Matthews" w:date="2021-06-18T11:48:00Z">
        <w:r w:rsidR="00E3676F" w:rsidRPr="001E7A27" w:rsidDel="00F0535B">
          <w:rPr>
            <w:lang w:val="en-GB" w:eastAsia="en-US"/>
          </w:rPr>
          <w:delText>)</w:delText>
        </w:r>
      </w:del>
      <w:r w:rsidR="00E3676F" w:rsidRPr="001E7A27">
        <w:rPr>
          <w:lang w:val="en-GB"/>
        </w:rPr>
        <w:t>.</w:t>
      </w:r>
      <w:r w:rsidR="00BA6DFD" w:rsidRPr="001E7A27">
        <w:rPr>
          <w:lang w:val="en-GB"/>
        </w:rPr>
        <w:t xml:space="preserve"> Yellow c</w:t>
      </w:r>
      <w:r w:rsidR="00E3676F" w:rsidRPr="001E7A27">
        <w:rPr>
          <w:lang w:val="en-GB"/>
        </w:rPr>
        <w:t>ircles and diamonds indicate UVic ESCM results for CO</w:t>
      </w:r>
      <w:r w:rsidR="00E3676F" w:rsidRPr="001E7A27">
        <w:rPr>
          <w:vertAlign w:val="subscript"/>
          <w:lang w:val="en-GB"/>
        </w:rPr>
        <w:t>2</w:t>
      </w:r>
      <w:r w:rsidR="00E3676F" w:rsidRPr="001E7A27">
        <w:rPr>
          <w:lang w:val="en-GB"/>
        </w:rPr>
        <w:t xml:space="preserve"> emissions/removals applied at 1.5 times (1.5</w:t>
      </w:r>
      <w:r w:rsidR="00E3676F" w:rsidRPr="001E7A27">
        <w:rPr>
          <w:rFonts w:cs="Times New Roman"/>
          <w:lang w:val="en-GB"/>
        </w:rPr>
        <w:t>×CO</w:t>
      </w:r>
      <w:r w:rsidR="00E3676F" w:rsidRPr="001E7A27">
        <w:rPr>
          <w:rFonts w:cs="Times New Roman"/>
          <w:vertAlign w:val="subscript"/>
          <w:lang w:val="en-GB"/>
        </w:rPr>
        <w:t>2</w:t>
      </w:r>
      <w:r w:rsidR="00E3676F" w:rsidRPr="001E7A27">
        <w:rPr>
          <w:rFonts w:cs="Times New Roman"/>
          <w:lang w:val="en-GB"/>
        </w:rPr>
        <w:t>) and 2 times (2×CO</w:t>
      </w:r>
      <w:r w:rsidR="00E3676F" w:rsidRPr="001E7A27">
        <w:rPr>
          <w:rFonts w:cs="Times New Roman"/>
          <w:vertAlign w:val="subscript"/>
          <w:lang w:val="en-GB"/>
        </w:rPr>
        <w:t>2</w:t>
      </w:r>
      <w:r w:rsidR="00E3676F" w:rsidRPr="001E7A27">
        <w:rPr>
          <w:rFonts w:cs="Times New Roman"/>
          <w:lang w:val="en-GB"/>
        </w:rPr>
        <w:t>) the pre-industrial CO</w:t>
      </w:r>
      <w:r w:rsidR="00E3676F" w:rsidRPr="001E7A27">
        <w:rPr>
          <w:rFonts w:cs="Times New Roman"/>
          <w:vertAlign w:val="subscript"/>
          <w:lang w:val="en-GB"/>
        </w:rPr>
        <w:t>2</w:t>
      </w:r>
      <w:r w:rsidR="00E3676F" w:rsidRPr="001E7A27">
        <w:rPr>
          <w:rFonts w:cs="Times New Roman"/>
          <w:lang w:val="en-GB"/>
        </w:rPr>
        <w:t xml:space="preserve"> concentration, respectively. Pulses applied from a 2×CO</w:t>
      </w:r>
      <w:r w:rsidR="00E3676F" w:rsidRPr="001E7A27">
        <w:rPr>
          <w:rFonts w:cs="Times New Roman"/>
          <w:vertAlign w:val="subscript"/>
          <w:lang w:val="en-GB"/>
        </w:rPr>
        <w:t>2</w:t>
      </w:r>
      <w:r w:rsidR="00E3676F" w:rsidRPr="001E7A27">
        <w:rPr>
          <w:rFonts w:cs="Times New Roman"/>
          <w:lang w:val="en-GB"/>
        </w:rPr>
        <w:t xml:space="preserve"> state span the magnitude ±</w:t>
      </w:r>
      <w:r w:rsidR="00E3676F" w:rsidRPr="001E7A27">
        <w:rPr>
          <w:lang w:val="en-GB"/>
        </w:rPr>
        <w:t xml:space="preserve">100 PgC to </w:t>
      </w:r>
      <w:r w:rsidR="00E3676F" w:rsidRPr="001E7A27">
        <w:rPr>
          <w:rFonts w:cs="Times New Roman"/>
          <w:lang w:val="en-GB"/>
        </w:rPr>
        <w:t>±</w:t>
      </w:r>
      <w:r w:rsidR="00E3676F" w:rsidRPr="001E7A27">
        <w:rPr>
          <w:lang w:val="en-GB"/>
        </w:rPr>
        <w:t xml:space="preserve">500 PgC. UVic ESCM data is from </w:t>
      </w:r>
      <w:r w:rsidR="00E3676F" w:rsidRPr="001E7A27">
        <w:rPr>
          <w:lang w:val="en-GB"/>
        </w:rPr>
        <w:fldChar w:fldCharType="begin" w:fldLock="1"/>
      </w:r>
      <w:ins w:id="6653" w:author="Robin Matthews" w:date="2021-06-18T11:48:00Z">
        <w:r w:rsidR="00F0535B" w:rsidRPr="001E7A27">
          <w:rPr>
            <w:lang w:val="en-GB"/>
          </w:rPr>
          <w: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"manualFormatting" : "Zickfeld et al. (2021)", "plainTextFormattedCitation" : "(Zickfeld et al., 2021)", "previouslyFormattedCitation" : "(Zickfeld et al., 2021)" }, "properties" : { "noteIndex" : 0 }, "schema" : "https://github.com/citation-style-language/schema/raw/master/csl-citation.json" }</w:instrText>
        </w:r>
      </w:ins>
      <w:del w:id="6654" w:author="Robin Matthews" w:date="2021-06-18T11:48:00Z">
        <w:r w:rsidR="00BC2C5E" w:rsidRPr="001E7A27" w:rsidDel="00F0535B">
          <w:rPr>
            <w:lang w:val="en-GB"/>
          </w:rPr>
          <w:del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"plainTextFormattedCitation" : "(Zickfeld et al., 2021)", "previouslyFormattedCitation" : "(Zickfeld et al., 2021)" }, "properties" : { "noteIndex" : 0 }, "schema" : "https://github.com/citation-style-language/schema/raw/master/csl-citation.json" }</w:delInstrText>
        </w:r>
      </w:del>
      <w:r w:rsidR="00E3676F" w:rsidRPr="001E7A27">
        <w:rPr>
          <w:lang w:val="en-GB"/>
        </w:rPr>
        <w:fldChar w:fldCharType="separate"/>
      </w:r>
      <w:del w:id="6655" w:author="Robin Matthews" w:date="2021-06-18T11:48:00Z">
        <w:r w:rsidR="00025FA2" w:rsidRPr="001E7A27" w:rsidDel="00F0535B">
          <w:rPr>
            <w:noProof/>
            <w:lang w:val="en-GB"/>
          </w:rPr>
          <w:delText>(</w:delText>
        </w:r>
      </w:del>
      <w:r w:rsidR="00025FA2" w:rsidRPr="001E7A27">
        <w:rPr>
          <w:noProof/>
          <w:lang w:val="en-GB"/>
        </w:rPr>
        <w:t>Zickfeld et al.</w:t>
      </w:r>
      <w:ins w:id="6656" w:author="Robin Matthews" w:date="2021-06-18T11:48:00Z">
        <w:r w:rsidR="00F0535B" w:rsidRPr="001E7A27">
          <w:rPr>
            <w:noProof/>
            <w:lang w:val="en-GB"/>
          </w:rPr>
          <w:t xml:space="preserve"> (</w:t>
        </w:r>
      </w:ins>
      <w:del w:id="6657" w:author="Robin Matthews" w:date="2021-06-18T11:48:00Z">
        <w:r w:rsidR="00025FA2" w:rsidRPr="001E7A27" w:rsidDel="00F0535B">
          <w:rPr>
            <w:noProof/>
            <w:lang w:val="en-GB"/>
          </w:rPr>
          <w:delText xml:space="preserve">, </w:delText>
        </w:r>
      </w:del>
      <w:r w:rsidR="00025FA2" w:rsidRPr="001E7A27">
        <w:rPr>
          <w:noProof/>
          <w:lang w:val="en-GB"/>
        </w:rPr>
        <w:t>2021)</w:t>
      </w:r>
      <w:r w:rsidR="00E3676F" w:rsidRPr="001E7A27">
        <w:rPr>
          <w:lang w:val="en-GB"/>
        </w:rPr>
        <w:fldChar w:fldCharType="end"/>
      </w:r>
      <w:r w:rsidR="00E3676F" w:rsidRPr="001E7A27">
        <w:rPr>
          <w:lang w:val="en-GB"/>
        </w:rPr>
        <w:t>.</w:t>
      </w:r>
      <w:r w:rsidR="00BB3FA0" w:rsidRPr="001E7A27">
        <w:rPr>
          <w:lang w:val="en-GB"/>
        </w:rPr>
        <w:t xml:space="preserve"> </w:t>
      </w:r>
      <w:r w:rsidR="00BB3FA0" w:rsidRPr="001E7A27">
        <w:rPr>
          <w:rFonts w:cs="Times New Roman"/>
          <w:szCs w:val="20"/>
          <w:lang w:val="en-GB"/>
        </w:rPr>
        <w:t>Further details on data sources and processing are available in the chapter data table (Table 5.SM.6).</w:t>
      </w:r>
    </w:p>
    <w:p w14:paraId="26872A9F" w14:textId="77777777" w:rsidR="00E3676F" w:rsidRPr="001E7A27" w:rsidRDefault="00E3676F" w:rsidP="005C7F25">
      <w:pPr>
        <w:pStyle w:val="AR6BodyText"/>
        <w:rPr>
          <w:lang w:val="en-GB" w:eastAsia="en-US"/>
        </w:rPr>
      </w:pPr>
    </w:p>
    <w:p w14:paraId="2A7ADEF8" w14:textId="253DF0A0" w:rsidR="00E3676F" w:rsidRPr="001E7A27" w:rsidRDefault="00E3676F" w:rsidP="005C7F25">
      <w:pPr>
        <w:pStyle w:val="AR6BodyText"/>
        <w:rPr>
          <w:b/>
          <w:lang w:val="en-GB"/>
        </w:rPr>
      </w:pPr>
      <w:r w:rsidRPr="001E7A27">
        <w:rPr>
          <w:b/>
          <w:lang w:val="en-GB"/>
        </w:rPr>
        <w:t>[END FIGURE 5.3</w:t>
      </w:r>
      <w:r w:rsidR="00BB1D34" w:rsidRPr="001E7A27">
        <w:rPr>
          <w:b/>
          <w:lang w:val="en-GB"/>
        </w:rPr>
        <w:t>5</w:t>
      </w:r>
      <w:r w:rsidRPr="001E7A27">
        <w:rPr>
          <w:b/>
          <w:lang w:val="en-GB"/>
        </w:rPr>
        <w:t xml:space="preserve"> HERE] </w:t>
      </w:r>
    </w:p>
    <w:p w14:paraId="46C89554" w14:textId="77777777" w:rsidR="00E3676F" w:rsidRPr="001E7A27" w:rsidRDefault="00E3676F" w:rsidP="005C7F25">
      <w:pPr>
        <w:pStyle w:val="AR6BodyText"/>
        <w:rPr>
          <w:lang w:val="en-GB"/>
        </w:rPr>
      </w:pPr>
    </w:p>
    <w:p w14:paraId="18158B10" w14:textId="77777777" w:rsidR="00E3676F" w:rsidRPr="001E7A27" w:rsidRDefault="00E3676F" w:rsidP="005C7F25">
      <w:pPr>
        <w:pStyle w:val="AR6BodyText"/>
        <w:rPr>
          <w:lang w:val="en-GB"/>
        </w:rPr>
      </w:pPr>
    </w:p>
    <w:p w14:paraId="0D84AC99" w14:textId="072F4630" w:rsidR="00E3676F" w:rsidRPr="001E7A27" w:rsidRDefault="00E3676F" w:rsidP="00535548">
      <w:pPr>
        <w:pStyle w:val="AR6Chap5Level35111"/>
        <w:rPr>
          <w:lang w:val="en-GB"/>
        </w:rPr>
      </w:pPr>
      <w:bookmarkStart w:id="6658" w:name="_Toc5716989"/>
      <w:bookmarkStart w:id="6659" w:name="_Toc33564330"/>
      <w:bookmarkStart w:id="6660" w:name="_Toc70535747"/>
      <w:r w:rsidRPr="001E7A27">
        <w:rPr>
          <w:lang w:val="en-GB"/>
        </w:rPr>
        <w:t xml:space="preserve">Effects of </w:t>
      </w:r>
      <w:r w:rsidR="003A2CCF" w:rsidRPr="001E7A27">
        <w:rPr>
          <w:lang w:val="en-GB"/>
        </w:rPr>
        <w:t>S</w:t>
      </w:r>
      <w:r w:rsidRPr="001E7A27">
        <w:rPr>
          <w:lang w:val="en-GB"/>
        </w:rPr>
        <w:t xml:space="preserve">pecific CDR </w:t>
      </w:r>
      <w:r w:rsidR="003A2CCF" w:rsidRPr="001E7A27">
        <w:rPr>
          <w:lang w:val="en-GB"/>
        </w:rPr>
        <w:t>M</w:t>
      </w:r>
      <w:r w:rsidRPr="001E7A27">
        <w:rPr>
          <w:lang w:val="en-GB"/>
        </w:rPr>
        <w:t xml:space="preserve">ethods on </w:t>
      </w:r>
      <w:r w:rsidR="003A2CCF" w:rsidRPr="001E7A27">
        <w:rPr>
          <w:lang w:val="en-GB"/>
        </w:rPr>
        <w:t>B</w:t>
      </w:r>
      <w:r w:rsidRPr="001E7A27">
        <w:rPr>
          <w:lang w:val="en-GB"/>
        </w:rPr>
        <w:t xml:space="preserve">iogeochemical </w:t>
      </w:r>
      <w:r w:rsidR="003A2CCF" w:rsidRPr="001E7A27">
        <w:rPr>
          <w:lang w:val="en-GB"/>
        </w:rPr>
        <w:t>C</w:t>
      </w:r>
      <w:r w:rsidRPr="001E7A27">
        <w:rPr>
          <w:lang w:val="en-GB"/>
        </w:rPr>
        <w:t xml:space="preserve">ycles and </w:t>
      </w:r>
      <w:r w:rsidR="003A2CCF" w:rsidRPr="001E7A27">
        <w:rPr>
          <w:lang w:val="en-GB"/>
        </w:rPr>
        <w:t>C</w:t>
      </w:r>
      <w:r w:rsidRPr="001E7A27">
        <w:rPr>
          <w:lang w:val="en-GB"/>
        </w:rPr>
        <w:t>limate</w:t>
      </w:r>
      <w:bookmarkEnd w:id="6658"/>
      <w:bookmarkEnd w:id="6659"/>
      <w:bookmarkEnd w:id="6660"/>
      <w:r w:rsidRPr="001E7A27">
        <w:rPr>
          <w:lang w:val="en-GB"/>
        </w:rPr>
        <w:t xml:space="preserve"> </w:t>
      </w:r>
    </w:p>
    <w:p w14:paraId="35DE1D82" w14:textId="77777777" w:rsidR="00E3676F" w:rsidRPr="001E7A27" w:rsidRDefault="00E3676F" w:rsidP="005C7F25">
      <w:pPr>
        <w:pStyle w:val="AR6BodyText"/>
        <w:rPr>
          <w:lang w:val="en-GB" w:eastAsia="en-US"/>
        </w:rPr>
      </w:pPr>
    </w:p>
    <w:p w14:paraId="251ED959" w14:textId="324C9066" w:rsidR="00E3676F" w:rsidRPr="001E7A27" w:rsidRDefault="00973B8A">
      <w:pPr>
        <w:rPr>
          <w:rFonts w:ascii="Arial" w:hAnsi="Arial" w:cs="Arial"/>
          <w:sz w:val="24"/>
          <w:lang w:val="en-GB"/>
        </w:rPr>
        <w:pPrChange w:id="6661" w:author="Soapbox" w:date="2021-07-22T12:59:00Z">
          <w:pPr>
            <w:pStyle w:val="AR6BodyText"/>
          </w:pPr>
        </w:pPrChange>
      </w:pPr>
      <w:ins w:id="6662" w:author="Soapbox" w:date="2021-07-22T12:55:00Z">
        <w:r w:rsidRPr="001E7A27">
          <w:rPr>
            <w:lang w:val="en-GB" w:eastAsia="en-US"/>
          </w:rPr>
          <w:t xml:space="preserve">The </w:t>
        </w:r>
      </w:ins>
      <w:del w:id="6663" w:author="Ian Blenkinsop" w:date="2021-07-28T15:41:00Z">
        <w:r w:rsidR="006417BF" w:rsidRPr="001E7A27" w:rsidDel="00A13827">
          <w:rPr>
            <w:lang w:val="en-GB" w:eastAsia="en-US"/>
          </w:rPr>
          <w:delText xml:space="preserve">WGI </w:delText>
        </w:r>
      </w:del>
      <w:r w:rsidR="00E3676F" w:rsidRPr="001E7A27">
        <w:rPr>
          <w:lang w:val="en-GB" w:eastAsia="en-US"/>
        </w:rPr>
        <w:t>AR5</w:t>
      </w:r>
      <w:r w:rsidR="000D5154" w:rsidRPr="001E7A27">
        <w:rPr>
          <w:lang w:val="en-GB" w:eastAsia="en-US"/>
        </w:rPr>
        <w:t xml:space="preserve"> </w:t>
      </w:r>
      <w:ins w:id="6664" w:author="Ian Blenkinsop" w:date="2021-07-28T15:41:00Z">
        <w:r w:rsidR="00A13827" w:rsidRPr="001E7A27">
          <w:rPr>
            <w:lang w:val="en-GB" w:eastAsia="en-US"/>
          </w:rPr>
          <w:t xml:space="preserve">WGI </w:t>
        </w:r>
      </w:ins>
      <w:ins w:id="6665" w:author="Soapbox" w:date="2021-07-22T12:55:00Z">
        <w:r w:rsidRPr="001E7A27">
          <w:rPr>
            <w:lang w:val="en-GB" w:eastAsia="en-US"/>
          </w:rPr>
          <w:t>(</w:t>
        </w:r>
      </w:ins>
      <w:r w:rsidR="000D5154" w:rsidRPr="001E7A27">
        <w:rPr>
          <w:lang w:val="en-GB" w:eastAsia="en-US"/>
        </w:rPr>
        <w:t>Chapter 6</w:t>
      </w:r>
      <w:ins w:id="6666" w:author="Soapbox" w:date="2021-07-22T12:55:00Z">
        <w:r w:rsidRPr="001E7A27">
          <w:rPr>
            <w:lang w:val="en-GB" w:eastAsia="en-US"/>
          </w:rPr>
          <w:t>)</w:t>
        </w:r>
      </w:ins>
      <w:r w:rsidR="00E3676F" w:rsidRPr="001E7A27">
        <w:rPr>
          <w:lang w:val="en-GB" w:eastAsia="en-US"/>
        </w:rPr>
        <w:t xml:space="preserve"> discussed the CDR methods, their </w:t>
      </w:r>
      <w:r w:rsidR="00F21AFA" w:rsidRPr="001E7A27">
        <w:rPr>
          <w:lang w:val="en-GB" w:eastAsia="en-US"/>
        </w:rPr>
        <w:t xml:space="preserve">implications </w:t>
      </w:r>
      <w:r w:rsidR="00E3676F" w:rsidRPr="001E7A27">
        <w:rPr>
          <w:lang w:val="en-GB" w:eastAsia="en-US"/>
        </w:rPr>
        <w:t>and unintended side effects on carbon cycle and climate, including their time scales and potentials. Since then, three IPCC special reports (SR) have been published. First, SR1</w:t>
      </w:r>
      <w:ins w:id="6667" w:author="Ian Blenkinsop" w:date="2021-07-28T15:41:00Z">
        <w:r w:rsidR="00A13827" w:rsidRPr="001E7A27">
          <w:rPr>
            <w:lang w:val="en-GB" w:eastAsia="en-US"/>
          </w:rPr>
          <w:t>.</w:t>
        </w:r>
      </w:ins>
      <w:r w:rsidR="00E3676F" w:rsidRPr="001E7A27">
        <w:rPr>
          <w:lang w:val="en-GB" w:eastAsia="en-US"/>
        </w:rPr>
        <w:t>5</w:t>
      </w:r>
      <w:r w:rsidR="000D5154" w:rsidRPr="001E7A27">
        <w:rPr>
          <w:lang w:val="en-GB" w:eastAsia="en-US"/>
        </w:rPr>
        <w:t xml:space="preserve"> Chapter 4</w:t>
      </w:r>
      <w:r w:rsidR="00E3676F" w:rsidRPr="001E7A27">
        <w:rPr>
          <w:lang w:val="en-GB" w:eastAsia="en-US"/>
        </w:rPr>
        <w:t xml:space="preserve"> </w:t>
      </w:r>
      <w:r w:rsidR="00E3676F" w:rsidRPr="001E7A27">
        <w:rPr>
          <w:lang w:val="en-GB"/>
        </w:rPr>
        <w:fldChar w:fldCharType="begin" w:fldLock="1"/>
      </w:r>
      <w:r w:rsidR="00747167" w:rsidRPr="001E7A27">
        <w:rPr>
          <w:lang w:val="en-GB"/>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"L4691", "given" : "Rt12", "non-dropping-particle" : "", "parse-names" : false, "suffix" : "" } ], "type" : "report" }, "uris" : [ "http://www.mendeley.com/documents/?uuid=68c1f8da-329a-4eb0-a837-23187eb3a114" ] } ], "mendeley" : { "formattedCitation" : "(IPCC, 2018a)", "plainTextFormattedCitation" : "(IPCC, 2018a)", "previouslyFormattedCitation" : "(IPCC, 2018a)" }, "properties" : { "noteIndex" : 0 }, "schema" : "https://github.com/citation-style-language/schema/raw/master/csl-citation.json" }</w:instrText>
      </w:r>
      <w:r w:rsidR="00E3676F" w:rsidRPr="001E7A27">
        <w:rPr>
          <w:lang w:val="en-GB"/>
        </w:rPr>
        <w:fldChar w:fldCharType="separate"/>
      </w:r>
      <w:r w:rsidR="00025FA2" w:rsidRPr="001E7A27">
        <w:rPr>
          <w:noProof/>
          <w:lang w:val="en-GB"/>
        </w:rPr>
        <w:t>(IPCC, 2018a)</w:t>
      </w:r>
      <w:r w:rsidR="00E3676F" w:rsidRPr="001E7A27">
        <w:rPr>
          <w:lang w:val="en-GB"/>
        </w:rPr>
        <w:fldChar w:fldCharType="end"/>
      </w:r>
      <w:r w:rsidR="00E3676F" w:rsidRPr="001E7A27">
        <w:rPr>
          <w:lang w:val="en-GB" w:eastAsia="en-US"/>
        </w:rPr>
        <w:t xml:space="preserve"> assessed the potentials and current understanding, including the side effects, of </w:t>
      </w:r>
      <w:ins w:id="6668" w:author="Soapbox" w:date="2021-07-22T12:57:00Z">
        <w:r w:rsidRPr="001E7A27">
          <w:rPr>
            <w:lang w:val="en-GB"/>
          </w:rPr>
          <w:t>bioenergy with carbon capture and storage (</w:t>
        </w:r>
      </w:ins>
      <w:r w:rsidR="00E3676F" w:rsidRPr="001E7A27">
        <w:rPr>
          <w:lang w:val="en-GB" w:eastAsia="en-US"/>
        </w:rPr>
        <w:t>BECCS</w:t>
      </w:r>
      <w:ins w:id="6669" w:author="Soapbox" w:date="2021-07-22T12:58:00Z">
        <w:r w:rsidRPr="001E7A27">
          <w:rPr>
            <w:lang w:val="en-GB" w:eastAsia="en-US"/>
          </w:rPr>
          <w:t>)</w:t>
        </w:r>
      </w:ins>
      <w:r w:rsidR="00E3676F" w:rsidRPr="001E7A27">
        <w:rPr>
          <w:lang w:val="en-GB" w:eastAsia="en-US"/>
        </w:rPr>
        <w:t>, afforestation/reforestation, soil carbon sequestration, biochar, enhanced weathering, ocean alkalini</w:t>
      </w:r>
      <w:ins w:id="6670" w:author="Soapbox" w:date="2021-07-20T07:10:00Z">
        <w:r w:rsidR="00766F77" w:rsidRPr="001E7A27">
          <w:rPr>
            <w:lang w:val="en-GB" w:eastAsia="en-US"/>
          </w:rPr>
          <w:t>z</w:t>
        </w:r>
      </w:ins>
      <w:del w:id="6671" w:author="Soapbox" w:date="2021-07-20T07:10:00Z">
        <w:r w:rsidR="00E3676F" w:rsidRPr="001E7A27" w:rsidDel="00766F77">
          <w:rPr>
            <w:lang w:val="en-GB" w:eastAsia="en-US"/>
          </w:rPr>
          <w:delText>s</w:delText>
        </w:r>
      </w:del>
      <w:r w:rsidR="00E3676F" w:rsidRPr="001E7A27">
        <w:rPr>
          <w:lang w:val="en-GB" w:eastAsia="en-US"/>
        </w:rPr>
        <w:t>ation, DACCS and ocean fertili</w:t>
      </w:r>
      <w:ins w:id="6672" w:author="Soapbox" w:date="2021-07-16T10:15:00Z">
        <w:r w:rsidR="00953844" w:rsidRPr="001E7A27">
          <w:rPr>
            <w:lang w:val="en-GB" w:eastAsia="en-US"/>
          </w:rPr>
          <w:t>z</w:t>
        </w:r>
      </w:ins>
      <w:del w:id="6673" w:author="Soapbox" w:date="2021-07-16T10:15:00Z">
        <w:r w:rsidR="00E3676F" w:rsidRPr="001E7A27" w:rsidDel="00953844">
          <w:rPr>
            <w:lang w:val="en-GB" w:eastAsia="en-US"/>
          </w:rPr>
          <w:delText>s</w:delText>
        </w:r>
      </w:del>
      <w:r w:rsidR="00E3676F" w:rsidRPr="001E7A27">
        <w:rPr>
          <w:lang w:val="en-GB" w:eastAsia="en-US"/>
        </w:rPr>
        <w:t>ation. Second, SRCCL</w:t>
      </w:r>
      <w:r w:rsidR="000D5154" w:rsidRPr="001E7A27">
        <w:rPr>
          <w:lang w:val="en-GB" w:eastAsia="en-US"/>
        </w:rPr>
        <w:t xml:space="preserve"> Chapter 6</w:t>
      </w:r>
      <w:r w:rsidR="00E3676F" w:rsidRPr="001E7A27">
        <w:rPr>
          <w:lang w:val="en-GB" w:eastAsia="en-US"/>
        </w:rPr>
        <w:t xml:space="preserve"> </w:t>
      </w:r>
      <w:r w:rsidR="00E3676F" w:rsidRPr="001E7A27">
        <w:rPr>
          <w:lang w:val="en-GB"/>
        </w:rPr>
        <w:fldChar w:fldCharType="begin" w:fldLock="1"/>
      </w:r>
      <w:r w:rsidR="00747167" w:rsidRPr="001E7A27">
        <w:rPr>
          <w:lang w:val="en-GB"/>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"plainTextFormattedCitation" : "(IPCC, 2019a)", "previouslyFormattedCitation" : "(IPCC, 2019a)" }, "properties" : { "noteIndex" : 0 }, "schema" : "https://github.com/citation-style-language/schema/raw/master/csl-citation.json" }</w:instrText>
      </w:r>
      <w:r w:rsidR="00E3676F" w:rsidRPr="001E7A27">
        <w:rPr>
          <w:lang w:val="en-GB"/>
        </w:rPr>
        <w:fldChar w:fldCharType="separate"/>
      </w:r>
      <w:r w:rsidR="00025FA2" w:rsidRPr="001E7A27">
        <w:rPr>
          <w:noProof/>
          <w:lang w:val="en-GB"/>
        </w:rPr>
        <w:t>(IPCC, 2019a)</w:t>
      </w:r>
      <w:r w:rsidR="00E3676F" w:rsidRPr="001E7A27">
        <w:rPr>
          <w:lang w:val="en-GB"/>
        </w:rPr>
        <w:fldChar w:fldCharType="end"/>
      </w:r>
      <w:r w:rsidR="00E3676F" w:rsidRPr="001E7A27">
        <w:rPr>
          <w:lang w:val="en-GB" w:eastAsia="en-US"/>
        </w:rPr>
        <w:t xml:space="preserve"> assessed the potentials, co-benefits and trade-offs of land-based mitigation options. It assessed with </w:t>
      </w:r>
      <w:r w:rsidR="00E3676F" w:rsidRPr="001E7A27">
        <w:rPr>
          <w:i/>
          <w:lang w:val="en-GB" w:eastAsia="en-US"/>
        </w:rPr>
        <w:t>high confidence</w:t>
      </w:r>
      <w:r w:rsidR="00E3676F" w:rsidRPr="001E7A27">
        <w:rPr>
          <w:lang w:val="en-GB" w:eastAsia="en-US"/>
        </w:rPr>
        <w:t xml:space="preserve"> that land-based CDR options do not sequester carbon indefinitely, except for peatland restoration. Multiple co-benefits were identified in the deployment of CDR options, many of them with a potential to make positive contributions to sustainable development, enhancement of ecosystem functions and services and other societal goals. However, their potential was concluded to be context specific</w:t>
      </w:r>
      <w:ins w:id="6674" w:author="Soapbox" w:date="2021-07-22T12:58:00Z">
        <w:r w:rsidR="00FF7978" w:rsidRPr="001E7A27">
          <w:rPr>
            <w:lang w:val="en-GB" w:eastAsia="en-US"/>
          </w:rPr>
          <w:t>,</w:t>
        </w:r>
      </w:ins>
      <w:r w:rsidR="00E3676F" w:rsidRPr="001E7A27">
        <w:rPr>
          <w:lang w:val="en-GB" w:eastAsia="en-US"/>
        </w:rPr>
        <w:t xml:space="preserve"> and limits</w:t>
      </w:r>
      <w:ins w:id="6675" w:author="Soapbox" w:date="2021-07-22T12:59:00Z">
        <w:r w:rsidR="00FF7978" w:rsidRPr="001E7A27">
          <w:rPr>
            <w:lang w:val="en-GB" w:eastAsia="en-US"/>
          </w:rPr>
          <w:t xml:space="preserve"> were identified in</w:t>
        </w:r>
      </w:ins>
      <w:del w:id="6676" w:author="Soapbox" w:date="2021-07-22T12:59:00Z">
        <w:r w:rsidR="00E3676F" w:rsidRPr="001E7A27" w:rsidDel="00FF7978">
          <w:rPr>
            <w:lang w:val="en-GB" w:eastAsia="en-US"/>
          </w:rPr>
          <w:delText xml:space="preserve"> to</w:delText>
        </w:r>
      </w:del>
      <w:r w:rsidR="00E3676F" w:rsidRPr="001E7A27">
        <w:rPr>
          <w:lang w:val="en-GB" w:eastAsia="en-US"/>
        </w:rPr>
        <w:t xml:space="preserve"> their </w:t>
      </w:r>
      <w:r w:rsidR="00E3676F" w:rsidRPr="001E7A27">
        <w:rPr>
          <w:lang w:val="en-GB" w:eastAsia="en-US"/>
        </w:rPr>
        <w:lastRenderedPageBreak/>
        <w:t>contribution to global mitigation, such as competition for land</w:t>
      </w:r>
      <w:del w:id="6677" w:author="Soapbox" w:date="2021-07-22T12:59:00Z">
        <w:r w:rsidR="00E3676F" w:rsidRPr="001E7A27" w:rsidDel="00FF7978">
          <w:rPr>
            <w:lang w:val="en-GB" w:eastAsia="en-US"/>
          </w:rPr>
          <w:delText>, were identified</w:delText>
        </w:r>
      </w:del>
      <w:r w:rsidR="00E3676F" w:rsidRPr="001E7A27">
        <w:rPr>
          <w:lang w:val="en-GB" w:eastAsia="en-US"/>
        </w:rPr>
        <w:t xml:space="preserve">. The third report, </w:t>
      </w:r>
      <w:ins w:id="6678" w:author="Ian Blenkinsop" w:date="2021-07-28T15:42:00Z">
        <w:r w:rsidR="00D630B9" w:rsidRPr="001E7A27">
          <w:rPr>
            <w:lang w:val="en-GB" w:eastAsia="en-US"/>
          </w:rPr>
          <w:t xml:space="preserve">the </w:t>
        </w:r>
      </w:ins>
      <w:ins w:id="6679" w:author="Soapbox" w:date="2021-07-22T12:59:00Z">
        <w:r w:rsidR="00FF7978" w:rsidRPr="001E7A27">
          <w:rPr>
            <w:lang w:val="en-GB"/>
          </w:rPr>
          <w:t xml:space="preserve">Special Report on Ocean and the Cryosphere </w:t>
        </w:r>
      </w:ins>
      <w:ins w:id="6680" w:author="Ian Blenkinsop" w:date="2021-07-28T15:42:00Z">
        <w:r w:rsidR="00D630B9" w:rsidRPr="001E7A27">
          <w:rPr>
            <w:lang w:val="en-GB"/>
          </w:rPr>
          <w:t xml:space="preserve">in a Changing Climate </w:t>
        </w:r>
      </w:ins>
      <w:ins w:id="6681" w:author="Soapbox" w:date="2021-07-22T12:59:00Z">
        <w:r w:rsidR="00FF7978" w:rsidRPr="001E7A27">
          <w:rPr>
            <w:lang w:val="en-GB"/>
          </w:rPr>
          <w:t>(</w:t>
        </w:r>
      </w:ins>
      <w:r w:rsidR="00E3676F" w:rsidRPr="001E7A27">
        <w:rPr>
          <w:lang w:val="en-GB" w:eastAsia="en-US"/>
        </w:rPr>
        <w:t>SROCC</w:t>
      </w:r>
      <w:ins w:id="6682" w:author="Soapbox" w:date="2021-07-22T12:59:00Z">
        <w:r w:rsidR="00FF7978" w:rsidRPr="001E7A27">
          <w:rPr>
            <w:lang w:val="en-GB" w:eastAsia="en-US"/>
          </w:rPr>
          <w:t>)</w:t>
        </w:r>
      </w:ins>
      <w:r w:rsidR="00E3676F" w:rsidRPr="001E7A27">
        <w:rPr>
          <w:lang w:val="en-GB" w:eastAsia="en-US"/>
        </w:rPr>
        <w:t xml:space="preserve"> </w:t>
      </w:r>
      <w:del w:id="6683" w:author="Ian Blenkinsop" w:date="2021-07-28T15:42:00Z">
        <w:r w:rsidR="000D5154" w:rsidRPr="001E7A27" w:rsidDel="00D630B9">
          <w:rPr>
            <w:lang w:val="en-GB" w:eastAsia="en-US"/>
          </w:rPr>
          <w:delText xml:space="preserve"> </w:delText>
        </w:r>
      </w:del>
      <w:r w:rsidR="000D5154" w:rsidRPr="001E7A27">
        <w:rPr>
          <w:lang w:val="en-GB" w:eastAsia="en-US"/>
        </w:rPr>
        <w:t xml:space="preserve">Chapter 5 </w:t>
      </w:r>
      <w:r w:rsidR="00E3676F" w:rsidRPr="001E7A27">
        <w:rPr>
          <w:lang w:val="en-GB"/>
        </w:rPr>
        <w:fldChar w:fldCharType="begin" w:fldLock="1"/>
      </w:r>
      <w:r w:rsidR="00747167" w:rsidRPr="001E7A27">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"plainTextFormattedCitation" : "(IPCC, 2019b)", "previouslyFormattedCitation" : "(IPCC, 2019b)" }, "properties" : { "noteIndex" : 0 }, "schema" : "https://github.com/citation-style-language/schema/raw/master/csl-citation.json" }</w:instrText>
      </w:r>
      <w:r w:rsidR="00E3676F" w:rsidRPr="001E7A27">
        <w:rPr>
          <w:lang w:val="en-GB"/>
        </w:rPr>
        <w:fldChar w:fldCharType="separate"/>
      </w:r>
      <w:r w:rsidR="00025FA2" w:rsidRPr="001E7A27">
        <w:rPr>
          <w:noProof/>
          <w:lang w:val="en-GB"/>
        </w:rPr>
        <w:t>(IPCC, 2019b)</w:t>
      </w:r>
      <w:r w:rsidR="00E3676F" w:rsidRPr="001E7A27">
        <w:rPr>
          <w:lang w:val="en-GB"/>
        </w:rPr>
        <w:fldChar w:fldCharType="end"/>
      </w:r>
      <w:r w:rsidR="00E3676F" w:rsidRPr="001E7A27">
        <w:rPr>
          <w:lang w:val="en-GB"/>
        </w:rPr>
        <w:t xml:space="preserve">, </w:t>
      </w:r>
      <w:r w:rsidR="00E3676F" w:rsidRPr="001E7A27">
        <w:rPr>
          <w:lang w:val="en-GB" w:eastAsia="en-US"/>
        </w:rPr>
        <w:t>assessed the potential of marine options for climate change mitigation. It concluded that the feasibility of open ocean fertili</w:t>
      </w:r>
      <w:ins w:id="6684" w:author="Soapbox" w:date="2021-07-16T10:15:00Z">
        <w:r w:rsidR="00953844" w:rsidRPr="001E7A27">
          <w:rPr>
            <w:lang w:val="en-GB" w:eastAsia="en-US"/>
          </w:rPr>
          <w:t>z</w:t>
        </w:r>
      </w:ins>
      <w:del w:id="6685" w:author="Soapbox" w:date="2021-07-16T10:15:00Z">
        <w:r w:rsidR="00E3676F" w:rsidRPr="001E7A27" w:rsidDel="00953844">
          <w:rPr>
            <w:lang w:val="en-GB" w:eastAsia="en-US"/>
          </w:rPr>
          <w:delText>s</w:delText>
        </w:r>
      </w:del>
      <w:r w:rsidR="00E3676F" w:rsidRPr="001E7A27">
        <w:rPr>
          <w:lang w:val="en-GB" w:eastAsia="en-US"/>
        </w:rPr>
        <w:t>ation and alkalini</w:t>
      </w:r>
      <w:ins w:id="6686" w:author="Soapbox" w:date="2021-07-20T07:10:00Z">
        <w:r w:rsidR="00766F77" w:rsidRPr="001E7A27">
          <w:rPr>
            <w:lang w:val="en-GB" w:eastAsia="en-US"/>
          </w:rPr>
          <w:t>z</w:t>
        </w:r>
      </w:ins>
      <w:del w:id="6687" w:author="Soapbox" w:date="2021-07-20T07:10:00Z">
        <w:r w:rsidR="00E3676F" w:rsidRPr="001E7A27" w:rsidDel="00766F77">
          <w:rPr>
            <w:lang w:val="en-GB" w:eastAsia="en-US"/>
          </w:rPr>
          <w:delText>s</w:delText>
        </w:r>
      </w:del>
      <w:r w:rsidR="00E3676F" w:rsidRPr="001E7A27">
        <w:rPr>
          <w:lang w:val="en-GB" w:eastAsia="en-US"/>
        </w:rPr>
        <w:t>ation approaches were negligible, due to their inconclusive influence on ocean carbon storage on long time</w:t>
      </w:r>
      <w:ins w:id="6688" w:author="Soapbox" w:date="2021-07-15T12:53:00Z">
        <w:r w:rsidR="006C248B" w:rsidRPr="001E7A27">
          <w:rPr>
            <w:lang w:val="en-GB" w:eastAsia="en-US"/>
          </w:rPr>
          <w:t xml:space="preserve"> </w:t>
        </w:r>
      </w:ins>
      <w:r w:rsidR="00E3676F" w:rsidRPr="001E7A27">
        <w:rPr>
          <w:lang w:val="en-GB" w:eastAsia="en-US"/>
        </w:rPr>
        <w:t xml:space="preserve">scales, </w:t>
      </w:r>
      <w:r w:rsidR="00FE2913" w:rsidRPr="001E7A27">
        <w:rPr>
          <w:lang w:val="en-GB" w:eastAsia="en-US"/>
        </w:rPr>
        <w:t xml:space="preserve">due to the </w:t>
      </w:r>
      <w:r w:rsidR="00E3676F" w:rsidRPr="001E7A27">
        <w:rPr>
          <w:lang w:val="en-GB" w:eastAsia="en-US"/>
        </w:rPr>
        <w:t xml:space="preserve">unintended side effects on marine ecosystems, and the associated governance challenges. The assessment of </w:t>
      </w:r>
      <w:del w:id="6689" w:author="Soapbox" w:date="2021-07-22T13:00:00Z">
        <w:r w:rsidR="00E3676F" w:rsidRPr="001E7A27" w:rsidDel="00FF7978">
          <w:rPr>
            <w:lang w:val="en-GB" w:eastAsia="en-US"/>
          </w:rPr>
          <w:delText xml:space="preserve">the benefits of </w:delText>
        </w:r>
      </w:del>
      <w:r w:rsidR="00E3676F" w:rsidRPr="001E7A27">
        <w:rPr>
          <w:lang w:val="en-GB" w:eastAsia="en-US"/>
        </w:rPr>
        <w:t>blue carbon ecosystems concluded that they could contribute only minimally to atmospheric CO</w:t>
      </w:r>
      <w:r w:rsidR="00E3676F" w:rsidRPr="001E7A27">
        <w:rPr>
          <w:vertAlign w:val="subscript"/>
          <w:lang w:val="en-GB" w:eastAsia="en-US"/>
        </w:rPr>
        <w:t>2</w:t>
      </w:r>
      <w:r w:rsidR="00E3676F" w:rsidRPr="001E7A27">
        <w:rPr>
          <w:lang w:val="en-GB" w:eastAsia="en-US"/>
        </w:rPr>
        <w:t xml:space="preserve"> reduction globally</w:t>
      </w:r>
      <w:ins w:id="6690" w:author="Soapbox" w:date="2021-07-22T13:00:00Z">
        <w:r w:rsidR="00FF7978" w:rsidRPr="001E7A27">
          <w:rPr>
            <w:lang w:val="en-GB" w:eastAsia="en-US"/>
          </w:rPr>
          <w:t>,</w:t>
        </w:r>
      </w:ins>
      <w:r w:rsidR="00E3676F" w:rsidRPr="001E7A27">
        <w:rPr>
          <w:lang w:val="en-GB" w:eastAsia="en-US"/>
        </w:rPr>
        <w:t xml:space="preserve"> but emphasi</w:t>
      </w:r>
      <w:ins w:id="6691" w:author="Soapbox" w:date="2021-07-17T07:42:00Z">
        <w:r w:rsidR="00343623" w:rsidRPr="001E7A27">
          <w:rPr>
            <w:lang w:val="en-GB" w:eastAsia="en-US"/>
          </w:rPr>
          <w:t>z</w:t>
        </w:r>
      </w:ins>
      <w:del w:id="6692" w:author="Soapbox" w:date="2021-07-17T07:42:00Z">
        <w:r w:rsidR="00E3676F" w:rsidRPr="001E7A27" w:rsidDel="00343623">
          <w:rPr>
            <w:lang w:val="en-GB" w:eastAsia="en-US"/>
          </w:rPr>
          <w:delText>s</w:delText>
        </w:r>
      </w:del>
      <w:r w:rsidR="00E3676F" w:rsidRPr="001E7A27">
        <w:rPr>
          <w:lang w:val="en-GB" w:eastAsia="en-US"/>
        </w:rPr>
        <w:t>ed that the benefits of protecti</w:t>
      </w:r>
      <w:ins w:id="6693" w:author="Soapbox" w:date="2021-07-22T13:01:00Z">
        <w:r w:rsidR="00FF7978" w:rsidRPr="001E7A27">
          <w:rPr>
            <w:lang w:val="en-GB" w:eastAsia="en-US"/>
          </w:rPr>
          <w:t>ng</w:t>
        </w:r>
      </w:ins>
      <w:del w:id="6694" w:author="Soapbox" w:date="2021-07-22T13:01:00Z">
        <w:r w:rsidR="00E3676F" w:rsidRPr="001E7A27" w:rsidDel="00FF7978">
          <w:rPr>
            <w:lang w:val="en-GB" w:eastAsia="en-US"/>
          </w:rPr>
          <w:delText>on</w:delText>
        </w:r>
      </w:del>
      <w:r w:rsidR="00E3676F" w:rsidRPr="001E7A27">
        <w:rPr>
          <w:lang w:val="en-GB" w:eastAsia="en-US"/>
        </w:rPr>
        <w:t xml:space="preserve"> and restor</w:t>
      </w:r>
      <w:ins w:id="6695" w:author="Soapbox" w:date="2021-07-22T13:01:00Z">
        <w:r w:rsidR="00FF7978" w:rsidRPr="001E7A27">
          <w:rPr>
            <w:lang w:val="en-GB" w:eastAsia="en-US"/>
          </w:rPr>
          <w:t>ing</w:t>
        </w:r>
      </w:ins>
      <w:del w:id="6696" w:author="Soapbox" w:date="2021-07-22T13:01:00Z">
        <w:r w:rsidR="00E3676F" w:rsidRPr="001E7A27" w:rsidDel="00FF7978">
          <w:rPr>
            <w:lang w:val="en-GB" w:eastAsia="en-US"/>
          </w:rPr>
          <w:delText>ation</w:delText>
        </w:r>
      </w:del>
      <w:r w:rsidR="00E3676F" w:rsidRPr="001E7A27">
        <w:rPr>
          <w:lang w:val="en-GB" w:eastAsia="en-US"/>
        </w:rPr>
        <w:t xml:space="preserve"> </w:t>
      </w:r>
      <w:del w:id="6697" w:author="Soapbox" w:date="2021-07-22T13:01:00Z">
        <w:r w:rsidR="00E3676F" w:rsidRPr="001E7A27" w:rsidDel="00FF7978">
          <w:rPr>
            <w:lang w:val="en-GB" w:eastAsia="en-US"/>
          </w:rPr>
          <w:delText xml:space="preserve">of </w:delText>
        </w:r>
      </w:del>
      <w:r w:rsidR="00E3676F" w:rsidRPr="001E7A27">
        <w:rPr>
          <w:lang w:val="en-GB" w:eastAsia="en-US"/>
        </w:rPr>
        <w:t>coastal blue carbon extend beyond climate</w:t>
      </w:r>
      <w:ins w:id="6698" w:author="Tom Maycock" w:date="2021-09-08T15:34:00Z">
        <w:r w:rsidR="00FC0403" w:rsidRPr="001E7A27">
          <w:rPr>
            <w:lang w:val="en-GB" w:eastAsia="en-US"/>
          </w:rPr>
          <w:t xml:space="preserve"> change</w:t>
        </w:r>
      </w:ins>
      <w:r w:rsidR="00E3676F" w:rsidRPr="001E7A27">
        <w:rPr>
          <w:lang w:val="en-GB" w:eastAsia="en-US"/>
        </w:rPr>
        <w:t xml:space="preserve"> mitigation (SROCC </w:t>
      </w:r>
      <w:r w:rsidR="0045370F" w:rsidRPr="001E7A27">
        <w:rPr>
          <w:lang w:val="en-GB" w:eastAsia="en-US"/>
        </w:rPr>
        <w:t>Section</w:t>
      </w:r>
      <w:r w:rsidR="006F1752" w:rsidRPr="001E7A27">
        <w:rPr>
          <w:lang w:val="en-GB" w:eastAsia="en-US"/>
        </w:rPr>
        <w:t xml:space="preserve"> </w:t>
      </w:r>
      <w:r w:rsidR="00E3676F" w:rsidRPr="001E7A27">
        <w:rPr>
          <w:lang w:val="en-GB" w:eastAsia="en-US"/>
        </w:rPr>
        <w:t>5.5.12).</w:t>
      </w:r>
    </w:p>
    <w:p w14:paraId="2B84EBFF" w14:textId="77777777" w:rsidR="00E3676F" w:rsidRPr="001E7A27" w:rsidRDefault="00E3676F" w:rsidP="005C7F25">
      <w:pPr>
        <w:pStyle w:val="AR6BodyText"/>
        <w:rPr>
          <w:lang w:val="en-GB" w:eastAsia="en-US"/>
        </w:rPr>
      </w:pPr>
    </w:p>
    <w:p w14:paraId="194F7F18" w14:textId="77777777" w:rsidR="00186B0B" w:rsidRPr="001E7A27" w:rsidRDefault="00186B0B" w:rsidP="005C7F25">
      <w:pPr>
        <w:pStyle w:val="AR6BodyText"/>
        <w:rPr>
          <w:lang w:val="en-GB" w:eastAsia="en-US"/>
        </w:rPr>
      </w:pPr>
    </w:p>
    <w:p w14:paraId="255E661D" w14:textId="23E77DDB" w:rsidR="00E3676F" w:rsidRPr="001E7A27" w:rsidRDefault="00E3676F" w:rsidP="00535548">
      <w:pPr>
        <w:pStyle w:val="AR6Chap5Level451111"/>
        <w:rPr>
          <w:lang w:val="en-GB"/>
        </w:rPr>
      </w:pPr>
      <w:bookmarkStart w:id="6699" w:name="_Toc5716990"/>
      <w:bookmarkStart w:id="6700" w:name="_Toc33564331"/>
      <w:bookmarkStart w:id="6701" w:name="_Toc70535748"/>
      <w:bookmarkStart w:id="6702" w:name="_Hlk53050355"/>
      <w:r w:rsidRPr="001E7A27">
        <w:rPr>
          <w:lang w:val="en-GB"/>
        </w:rPr>
        <w:t xml:space="preserve">Land-based </w:t>
      </w:r>
      <w:ins w:id="6703" w:author="Soapbox" w:date="2021-07-15T10:32:00Z">
        <w:r w:rsidR="00B12C8A" w:rsidRPr="001E7A27">
          <w:rPr>
            <w:lang w:val="en-GB"/>
          </w:rPr>
          <w:t>b</w:t>
        </w:r>
      </w:ins>
      <w:del w:id="6704" w:author="Soapbox" w:date="2021-07-15T10:32:00Z">
        <w:r w:rsidR="003A2CCF" w:rsidRPr="001E7A27" w:rsidDel="00B12C8A">
          <w:rPr>
            <w:lang w:val="en-GB"/>
          </w:rPr>
          <w:delText>B</w:delText>
        </w:r>
      </w:del>
      <w:r w:rsidRPr="001E7A27">
        <w:rPr>
          <w:lang w:val="en-GB"/>
        </w:rPr>
        <w:t xml:space="preserve">iological CDR </w:t>
      </w:r>
      <w:ins w:id="6705" w:author="Soapbox" w:date="2021-07-15T10:32:00Z">
        <w:r w:rsidR="00B12C8A" w:rsidRPr="001E7A27">
          <w:rPr>
            <w:lang w:val="en-GB"/>
          </w:rPr>
          <w:t>m</w:t>
        </w:r>
      </w:ins>
      <w:del w:id="6706" w:author="Soapbox" w:date="2021-07-15T10:32:00Z">
        <w:r w:rsidR="003A2CCF" w:rsidRPr="001E7A27" w:rsidDel="00B12C8A">
          <w:rPr>
            <w:lang w:val="en-GB"/>
          </w:rPr>
          <w:delText>M</w:delText>
        </w:r>
      </w:del>
      <w:r w:rsidRPr="001E7A27">
        <w:rPr>
          <w:lang w:val="en-GB"/>
        </w:rPr>
        <w:t>ethods</w:t>
      </w:r>
      <w:bookmarkEnd w:id="6699"/>
      <w:bookmarkEnd w:id="6700"/>
      <w:bookmarkEnd w:id="6701"/>
    </w:p>
    <w:bookmarkEnd w:id="6702"/>
    <w:p w14:paraId="1AEB7155" w14:textId="77777777" w:rsidR="00E3676F" w:rsidRPr="001E7A27" w:rsidRDefault="00E3676F" w:rsidP="005C7F25">
      <w:pPr>
        <w:pStyle w:val="AR6BodyText"/>
        <w:rPr>
          <w:lang w:val="en-GB"/>
        </w:rPr>
      </w:pPr>
      <w:r w:rsidRPr="001E7A27">
        <w:rPr>
          <w:lang w:val="en-GB" w:eastAsia="en-US"/>
        </w:rPr>
        <w:t>Biological CDR methods, introduced in Table 5.9, seek to increase carbon storage on land by enhancing net primary productivity and/or reducing CO</w:t>
      </w:r>
      <w:r w:rsidRPr="001E7A27">
        <w:rPr>
          <w:vertAlign w:val="subscript"/>
          <w:lang w:val="en-GB" w:eastAsia="en-US"/>
        </w:rPr>
        <w:t>2</w:t>
      </w:r>
      <w:r w:rsidRPr="001E7A27">
        <w:rPr>
          <w:lang w:val="en-GB" w:eastAsia="en-US"/>
        </w:rPr>
        <w:t xml:space="preserve"> sources to the atmosphere. </w:t>
      </w:r>
    </w:p>
    <w:p w14:paraId="55678FA3" w14:textId="77777777" w:rsidR="00E3676F" w:rsidRPr="001E7A27" w:rsidRDefault="00E3676F" w:rsidP="005C7F25">
      <w:pPr>
        <w:pStyle w:val="AR6BodyText"/>
        <w:rPr>
          <w:lang w:val="en-GB"/>
        </w:rPr>
      </w:pPr>
    </w:p>
    <w:p w14:paraId="00FE3E2E" w14:textId="5BFD6FA2" w:rsidR="00E3676F" w:rsidRPr="001E7A27" w:rsidRDefault="00E3676F" w:rsidP="005C7F25">
      <w:pPr>
        <w:pStyle w:val="AR6BodyText"/>
        <w:rPr>
          <w:lang w:val="en-GB"/>
        </w:rPr>
      </w:pPr>
      <w:r w:rsidRPr="001E7A27">
        <w:rPr>
          <w:lang w:val="en-GB"/>
        </w:rPr>
        <w:t xml:space="preserve">Forest-based methods include afforestation, reforestation, and forest management (Table 5.9). Building on previous work that emphasized the global potentials of various options, more recent advances have focused on the limits of those global potentials in light of ecological and climate risks that can threaten the long-term permanence of carbon stocks </w:t>
      </w:r>
      <w:r w:rsidRPr="001E7A27">
        <w:rPr>
          <w:lang w:val="en-GB"/>
        </w:rPr>
        <w:fldChar w:fldCharType="begin" w:fldLock="1"/>
      </w:r>
      <w:r w:rsidR="00747167" w:rsidRPr="001E7A27">
        <w:rPr>
          <w:lang w:val="en-GB"/>
        </w:rPr>
        <w:instrText>ADDIN CSL_CITATION { "citationItems" : [ { "id" : "ITEM-1", "itemData" : { "DOI" : "10.1126/science.aaz7005", "ISSN" : "10959203", "PMID" : "32554569", "abstract" : "Forests have considerable potential to help mitigate human-caused climate change and provide society with many cobenefits. However, climate-driven risks may fundamentally compromise forest carbon sinks in the 21st century. Here, we synthesize the current understanding of climate-driven risks to forest stability from fire, drought, biotic agents, and other disturbances. We review how efforts to use forests as natural climate solutions presently consider and could more fully embrace current scientific knowledge to account for these climate-driven risks. Recent advances in vegetation physiology, disturbance ecology, mechanistic vegetation modeling, large-scale ecological observation networks, and remote sensing are improving current estimates and forecasts of the risks to forest stability. A more holistic understanding and quantification of such risks will help policy-makers and other stakeholders effectively use forests as natural climate solutions.", "author" : [ { "dropping-particle" : "", "family" : "Anderegg", "given" : "William R.L.", "non-dropping-particle" : "", "parse-names" : false, "suffix" : "" }, { "dropping-particle" : "", "family" : "Trugman", "given" : "Anna T.", "non-dropping-particle" : "", "parse-names" : false, "suffix" : "" }, { "dropping-particle" : "", "family" : "Badgley", "given" : "Grayson", "non-dropping-particle" : "", "parse-names" : false, "suffix" : "" }, { "dropping-particle" : "", "family" : "Anderson", "given" : "Christa M.", "non-dropping-particle" : "", "parse-names" : false, "suffix" : "" }, { "dropping-particle" : "", "family" : "Bartuska", "given" : "Ann", "non-dropping-particle" : "", "parse-names" : false, "suffix" : "" }, { "dropping-particle" : "", "family" : "Ciais", "given" : "Philippe", "non-dropping-particle" : "", "parse-names" : false, "suffix" : "" }, { "dropping-particle" : "", "family" : "Cullenward", "given" : "Danny", "non-dropping-particle" : "", "parse-names" : false, "suffix" : "" }, { "dropping-particle" : "", "family" : "Field", "given" : "Christopher B.", "non-dropping-particle" : "", "parse-names" : false, "suffix" : "" }, { "dropping-particle" : "", "family" : "Freeman", "given" : "Jeremy", "non-dropping-particle" : "", "parse-names" : false, "suffix" : "" }, { "dropping-particle" : "", "family" : "Goetz", "given" : "Scott J.", "non-dropping-particle" : "", "parse-names" : false, "suffix" : "" }, { "dropping-particle" : "", "family" : "Hicke", "given" : "Jeffrey A.", "non-dropping-particle" : "", "parse-names" : false, "suffix" : "" }, { "dropping-particle" : "", "family" : "Huntzinger", "given" : "Deborah", "non-dropping-particle" : "", "parse-names" : false, "suffix" : "" }, { "dropping-particle" : "", "family" : "Jackson", "given" : "Robert B.", "non-dropping-particle" : "", "parse-names" : false, "suffix" : "" }, { "dropping-particle" : "", "family" : "Nickerson", "given" : "John", "non-dropping-particle" : "", "parse-names" : false, "suffix" : "" }, { "dropping-particle" : "", "family" : "Pacala", "given" : "Stephen", "non-dropping-particle" : "", "parse-names" : false, "suffix" : "" }, { "dropping-particle" : "", "family" : "Randerson", "given" : "James T.", "non-dropping-particle" : "", "parse-names" : false, "suffix" : "" } ], "container-title" : "Science", "id" : "ITEM-1", "issued" : { "date-parts" : [ [ "2020" ] ] }, "title" : "Climate-driven risks to the climate mitigation potential of forests", "translator" : [ { "dropping-particle" : "", "family" : "L7347", "given" : "", "non-dropping-particle" : "", "parse-names" : false, "suffix" : "" } ], "type" : "article" }, "uris" : [ "http://www.mendeley.com/documents/?uuid=f916142e-eadf-4567-825e-7db0e8471b8f", "http://www.mendeley.com/documents/?uuid=275136e3-b7ab-4f69-a6c3-a5c62d716dcd", "http://www.mendeley.com/documents/?uuid=d5558807-a8c0-4907-bee8-31779b406250", "http://www.mendeley.com/documents/?uuid=92393cb3-b09d-423f-a5c3-c7fa114d383b" ] }, { "id" : "ITEM-2", "itemData" : { "DOI" : "10.1002/2016EF000469", "ISSN" : "23284277", "abstract" : "Massive near\u2010term greenhouse gas emissions reduction is a precondition for staying \u201cwell below 2\u00b0C\u201d global warming as envisaged by the Paris Agreement. Furthermore, extensive terrestrial carbon dioxide...In 2015, parties agreed to limit global warming to \u201cwell below\u201d 2\u00b0C above pre\u2010industrial levels. However, this requires not only massive near\u2010term greenhouse gas emissions reductions but also the application...", "author" : [ { "dropping-particle" : "", "family" : "Boysen", "given" : "Lena R.", "non-dropping-particle" : "", "parse-names" : false, "suffix" : "" }, { "dropping-particle" : "", "family" : "Lucht", "given" : "Wolfgang", "non-dropping-particle" : "", "parse-names" : false, "suffix" : "" }, { "dropping-particle" : "", "family" : "Gerten", "given" : "Dieter", "non-dropping-particle" : "", "parse-names" : false, "suffix" : "" }, { "dropping-particle" : "", "family" : "Heck", "given" : "Vera", "non-dropping-particle" : "", "parse-names" : false, "suffix" : "" }, { "dropping-particle" : "", "family" : "Lenton", "given" : "Timothy M.", "non-dropping-particle" : "", "parse-names" : false, "suffix" : "" }, { "dropping-particle" : "", "family" : "Schellnhuber", "given" : "Hans Joachim", "non-dropping-particle" : "", "parse-names" : false, "suffix" : "" } ], "container-title" : "Earth's Future", "id" : "ITEM-2", "issue" : "5", "issued" : { "date-parts" : [ [ "2017", "5" ] ] }, "language" : "en", "page" : "463-474", "title" : "The limits to global-warming mitigation by terrestrial carbon removal", "translator" : [ { "dropping-particle" : "", "family" : "L4888", "given" : "", "non-dropping-particle" : "", "parse-names" : false, "suffix" : "" } ], "type" : "article-journal", "volume" : "5" }, "uris" : [ "http://www.mendeley.com/documents/?uuid=6eea46b7-792a-43e5-8567-4f4e3053011b" ] } ], "mendeley" : { "formattedCitation" : "(Boysen et al., 2017b; Anderegg et al., 2020)", "plainTextFormattedCitation" : "(Boysen et al., 2017b; Anderegg et al., 2020)", "previouslyFormattedCitation" : "(Boysen et al., 2017b; Anderegg et al., 2020)" }, "properties" : { "noteIndex" : 0 }, "schema" : "https://github.com/citation-style-language/schema/raw/master/csl-citation.json" }</w:instrText>
      </w:r>
      <w:r w:rsidRPr="001E7A27">
        <w:rPr>
          <w:lang w:val="en-GB"/>
        </w:rPr>
        <w:fldChar w:fldCharType="separate"/>
      </w:r>
      <w:r w:rsidR="00025FA2" w:rsidRPr="001E7A27">
        <w:rPr>
          <w:noProof/>
          <w:lang w:val="en-GB"/>
        </w:rPr>
        <w:t>(Boysen et al., 2017b; Anderegg et al., 2020)</w:t>
      </w:r>
      <w:r w:rsidRPr="001E7A27">
        <w:rPr>
          <w:lang w:val="en-GB"/>
        </w:rPr>
        <w:fldChar w:fldCharType="end"/>
      </w:r>
      <w:r w:rsidRPr="001E7A27">
        <w:rPr>
          <w:lang w:val="en-GB"/>
        </w:rPr>
        <w:t>. Some of those risks</w:t>
      </w:r>
      <w:r w:rsidR="00FE2913" w:rsidRPr="001E7A27">
        <w:rPr>
          <w:lang w:val="en-GB"/>
        </w:rPr>
        <w:t xml:space="preserve"> arise from</w:t>
      </w:r>
      <w:r w:rsidRPr="001E7A27">
        <w:rPr>
          <w:lang w:val="en-GB"/>
        </w:rPr>
        <w:t xml:space="preserve"> droughts, fires, insect outbreaks, diseases, erosion, and other disturbances</w:t>
      </w:r>
      <w:r w:rsidRPr="001E7A27">
        <w:rPr>
          <w:noProof/>
          <w:lang w:val="en-GB"/>
        </w:rPr>
        <w:t xml:space="preserve"> </w:t>
      </w:r>
      <w:r w:rsidRPr="001E7A27">
        <w:rPr>
          <w:noProof/>
          <w:lang w:val="en-GB"/>
        </w:rPr>
        <w:fldChar w:fldCharType="begin" w:fldLock="1"/>
      </w:r>
      <w:r w:rsidR="00747167" w:rsidRPr="001E7A27">
        <w:rPr>
          <w:noProof/>
          <w:lang w:val="en-GB"/>
        </w:rPr>
        <w:instrText>ADDIN CSL_CITATION { "citationItems" : [ { "id" : "ITEM-1", "itemData" : { "ISBN" : "92-9225-137-6", "author" : [ { "dropping-particle" : "", "family" : "Thompson", "given" : "Ian", "non-dropping-particle" : "", "parse-names" : false, "suffix" : "" }, { "dropping-particle" : "", "family" : "Mackey", "given" : "Brendan", "non-dropping-particle" : "", "parse-names" : false, "suffix" : "" }, { "dropping-particle" : "", "family" : "Mcnulty", "given" : "Steven", "non-dropping-particle" : "", "parse-names" : false, "suffix" : "" }, { "dropping-particle" : "", "family" : "Mosseler", "given" : "Alex", "non-dropping-particle" : "", "parse-names" : false, "suffix" : "" } ], "container-title" : "Technical Series no. 43", "id" : "ITEM-1", "issued" : { "date-parts" : [ [ "2009" ] ] }, "number-of-pages" : "67", "publisher" : "Secretariat of the Convention on Biological Diversity, Montreal.", "title" : "Forest Resilience, Biodiversity, and Climate Change. A Synthesis of the Biodiversity/Resilience/Stability Relationship in Forest Ecosystems", "translator" : [ { "dropping-particle" : "", "family" : "L6585", "given" : "", "non-dropping-particle" : "", "parse-names" : false, "suffix" : "" } ], "type" : "report" }, "uris" : [ "http://www.mendeley.com/documents/?uuid=c07d6807-5892-4df5-bac6-67a9012dd9cd" ] } ], "mendeley" : { "formattedCitation" : "(Thompson et al., 2009)", "plainTextFormattedCitation" : "(Thompson et al., 2009)", "previouslyFormattedCitation" : "(Thompson et al., 2009)" }, "properties" : { "noteIndex" : 0 }, "schema" : "https://github.com/citation-style-language/schema/raw/master/csl-citation.json" }</w:instrText>
      </w:r>
      <w:r w:rsidRPr="001E7A27">
        <w:rPr>
          <w:noProof/>
          <w:lang w:val="en-GB"/>
        </w:rPr>
        <w:fldChar w:fldCharType="separate"/>
      </w:r>
      <w:r w:rsidR="00025FA2" w:rsidRPr="001E7A27">
        <w:rPr>
          <w:noProof/>
          <w:lang w:val="en-GB"/>
        </w:rPr>
        <w:t>(Thompson et al., 2009)</w:t>
      </w:r>
      <w:r w:rsidRPr="001E7A27">
        <w:rPr>
          <w:noProof/>
          <w:lang w:val="en-GB"/>
        </w:rPr>
        <w:fldChar w:fldCharType="end"/>
      </w:r>
      <w:r w:rsidRPr="001E7A27">
        <w:rPr>
          <w:lang w:val="en-GB"/>
        </w:rPr>
        <w:t xml:space="preserve">. </w:t>
      </w:r>
    </w:p>
    <w:p w14:paraId="34A415A5" w14:textId="77777777" w:rsidR="00E3676F" w:rsidRPr="001E7A27" w:rsidRDefault="00E3676F" w:rsidP="005C7F25">
      <w:pPr>
        <w:pStyle w:val="AR6BodyText"/>
        <w:rPr>
          <w:lang w:val="en-GB"/>
        </w:rPr>
      </w:pPr>
    </w:p>
    <w:p w14:paraId="15DF37DB" w14:textId="291B006C" w:rsidR="00E3676F" w:rsidRPr="001E7A27" w:rsidRDefault="00E3676F" w:rsidP="005C7F25">
      <w:pPr>
        <w:pStyle w:val="AR6BodyText"/>
        <w:rPr>
          <w:lang w:val="en-GB"/>
        </w:rPr>
      </w:pPr>
      <w:r w:rsidRPr="001E7A27">
        <w:rPr>
          <w:lang w:val="en-GB"/>
        </w:rPr>
        <w:t>Sustainable forest management can help to manage some of these vulnerabilities</w:t>
      </w:r>
      <w:ins w:id="6707" w:author="Soapbox" w:date="2021-07-22T13:03:00Z">
        <w:r w:rsidR="006B613A" w:rsidRPr="001E7A27">
          <w:rPr>
            <w:lang w:val="en-GB"/>
          </w:rPr>
          <w:t xml:space="preserve">. However, </w:t>
        </w:r>
      </w:ins>
      <w:del w:id="6708" w:author="Soapbox" w:date="2021-07-22T13:03:00Z">
        <w:r w:rsidRPr="001E7A27" w:rsidDel="006B613A">
          <w:rPr>
            <w:lang w:val="en-GB"/>
          </w:rPr>
          <w:delText xml:space="preserve">, while </w:delText>
        </w:r>
      </w:del>
      <w:r w:rsidRPr="001E7A27">
        <w:rPr>
          <w:lang w:val="en-GB"/>
        </w:rPr>
        <w:t xml:space="preserve">in some cases, it can increase and </w:t>
      </w:r>
      <w:r w:rsidR="00D82764" w:rsidRPr="001E7A27">
        <w:rPr>
          <w:lang w:val="en-GB"/>
        </w:rPr>
        <w:t>maintain</w:t>
      </w:r>
      <w:r w:rsidRPr="001E7A27">
        <w:rPr>
          <w:lang w:val="en-GB"/>
        </w:rPr>
        <w:t xml:space="preserve"> forest sinks through harvest, transfer of carbon to wood products and their use to store carbon and substitute emissions-intensive construction materials </w:t>
      </w:r>
      <w:r w:rsidRPr="001E7A27">
        <w:rPr>
          <w:lang w:val="en-GB"/>
        </w:rPr>
        <w:fldChar w:fldCharType="begin" w:fldLock="1"/>
      </w:r>
      <w:r w:rsidR="00747167" w:rsidRPr="001E7A27">
        <w:rPr>
          <w:lang w:val="en-GB"/>
        </w:rPr>
        <w:instrText>ADDIN CSL_CITATION { "citationItems" : [ { "id" : "ITEM-1", "itemData" : { "DOI" : "10.1038/s41893-019-0462-4", "ISSN" : "2398-9629", "abstract" : "The anticipated growth and urbanization of the global population over the next several decades will create a vast demand for the construction of new housing, commercial buildings and accompanying infrastructure. The production of cement, steel and other building materials associated with this wave of construction will become a major source of greenhouse gas emissions. Might it be possible to transform this potential threat to the global climate system into a powerful means to mitigate climate change? To answer this provocative question, we explore the potential of mid-rise urban buildings designed with engineered timber to provide long-term storage of carbon and to avoid the carbon-intensive production of mineral-based construction materials.", "author" : [ { "dropping-particle" : "", "family" : "Churkina", "given" : "Galina", "non-dropping-particle" : "", "parse-names" : false, "suffix" : "" }, { "dropping-particle" : "", "family" : "Organschi", "given" : "Alan", "non-dropping-particle" : "", "parse-names" : false, "suffix" : "" }, { "dropping-particle" : "", "family" : "Reyer", "given" : "Christopher P O", "non-dropping-particle" : "", "parse-names" : false, "suffix" : "" }, { "dropping-particle" : "", "family" : "Ruff", "given" : "Andrew", "non-dropping-particle" : "", "parse-names" : false, "suffix" : "" }, { "dropping-particle" : "", "family" : "Vinke", "given" : "Kira", "non-dropping-particle" : "", "parse-names" : false, "suffix" : "" }, { "dropping-particle" : "", "family" : "Liu", "given" : "Zhu", "non-dropping-particle" : "", "parse-names" : false, "suffix" : "" }, { "dropping-particle" : "", "family" : "Reck", "given" : "Barbara K", "non-dropping-particle" : "", "parse-names" : false, "suffix" : "" }, { "dropping-particle" : "", "family" : "Graedel", "given" : "T E", "non-dropping-particle" : "", "parse-names" : false, "suffix" : "" }, { "dropping-particle" : "", "family" : "Schellnhuber", "given" : "Hans Joachim", "non-dropping-particle" : "", "parse-names" : false, "suffix" : "" } ], "container-title" : "Nature Sustainability", "id" : "ITEM-1", "issue" : "4", "issued" : { "date-parts" : [ [ "2020" ] ] }, "page" : "269-276", "title" : "Buildings as a global carbon sink", "translator" : [ { "dropping-particle" : "", "family" : "L6994", "given" : "", "non-dropping-particle" : "", "parse-names" : false, "suffix" : "" } ], "type" : "article-journal", "volume" : "3" }, "uris" : [ "http://www.mendeley.com/documents/?uuid=c1f05094-480e-47cb-8ec2-47b8799c6c25" ] } ], "mendeley" : { "formattedCitation" : "(Churkina et al., 2020)", "plainTextFormattedCitation" : "(Churkina et al., 2020)", "previouslyFormattedCitation" : "(Churkina et al., 2020)" }, "properties" : { "noteIndex" : 0 }, "schema" : "https://github.com/citation-style-language/schema/raw/master/csl-citation.json" }</w:instrText>
      </w:r>
      <w:r w:rsidRPr="001E7A27">
        <w:rPr>
          <w:lang w:val="en-GB"/>
        </w:rPr>
        <w:fldChar w:fldCharType="separate"/>
      </w:r>
      <w:r w:rsidR="00025FA2" w:rsidRPr="001E7A27">
        <w:rPr>
          <w:noProof/>
          <w:lang w:val="en-GB"/>
        </w:rPr>
        <w:t>(Churkina et al., 2020)</w:t>
      </w:r>
      <w:r w:rsidRPr="001E7A27">
        <w:rPr>
          <w:lang w:val="en-GB"/>
        </w:rPr>
        <w:fldChar w:fldCharType="end"/>
      </w:r>
      <w:r w:rsidRPr="001E7A27">
        <w:rPr>
          <w:lang w:val="en-GB"/>
        </w:rPr>
        <w:t xml:space="preserve">. Forest genomics techniques can increase the success of both reforestation and conservation initiatives, accelerating breeding for tree health and productivity </w:t>
      </w:r>
      <w:r w:rsidRPr="001E7A27">
        <w:rPr>
          <w:lang w:val="en-GB"/>
        </w:rPr>
        <w:fldChar w:fldCharType="begin" w:fldLock="1"/>
      </w:r>
      <w:r w:rsidR="00747167" w:rsidRPr="001E7A27">
        <w:rPr>
          <w:lang w:val="en-GB"/>
        </w:rPr>
        <w:instrText>ADDIN CSL_CITATION { "citationItems" : [ { "id" : "ITEM-1", "itemData" : { "DOI" : "10.1111/eva.12902", "ISSN" : "1752-4571", "abstract" : "Abstract Forest ecosystems provide important ecological services and resources, from habitat for biodiversity to the production of environmentally friendly products, and play a key role in the global carbon cycle. Humanity is counting on forests to sequester and store a substantial portion of the anthropogenic carbon dioxide produced globally. However, the unprecedented rate of climate change, deforestation, and accidental importation of invasive insects and diseases are threatening the health and productivity of forests, and their capacity to provide these services. Knowledge of genetic diversity, local adaptation, and genetic control of key traits is required to predict the adaptive capacity of tree populations, inform forest management and conservation decisions, and improve breeding for productive trees that will withstand the challenges of the 21st century. Genomic approaches have well accelerated the generation of knowledge of the genetic and evolutionary underpinnings of nonmodel tree species, and advanced their applications to address these challenges. This special issue of Evolutionary Applications features 14 papers that demonstrate the value of a wide range of genomic approaches that can be used to better understand the biology of forest trees, including species that are widespread and managed for timber production, and others that are threatened or endangered, or serve important ecological roles. We highlight some of the major advances, ranging from understanding the evolution of genomes since the period when gymnosperms separated from angiosperms 300 million years ago to using genomic selection to accelerate breeding for tree health and productivity. We also discuss some of the challenges and future directions for applying genomic tools to address long-standing questions about forest trees.", "author" : [ { "dropping-particle" : "", "family" : "Isabel", "given" : "Nathalie", "non-dropping-particle" : "", "parse-names" : false, "suffix" : "" }, { "dropping-particle" : "", "family" : "Holliday", "given" : "Jason A", "non-dropping-particle" : "", "parse-names" : false, "suffix" : "" }, { "dropping-particle" : "", "family" : "Aitken", "given" : "Sally N", "non-dropping-particle" : "", "parse-names" : false, "suffix" : "" } ], "container-title" : "Evolutionary Applications", "id" : "ITEM-1", "issue" : "1", "issued" : { "date-parts" : [ [ "2020", "1", "1" ] ] }, "note" : "https://doi.org/10.1111/eva.12902", "page" : "3-10", "publisher" : "John Wiley &amp; Sons, Ltd", "title" : "Forest genomics: Advancing climate adaptation, forest health, productivity, and conservation", "translator" : [ { "dropping-particle" : "", "family" : "L3196", "given" : "", "non-dropping-particle" : "", "parse-names" : false, "suffix" : "" } ], "type" : "article-journal", "volume" : "13" }, "uris" : [ "http://www.mendeley.com/documents/?uuid=14578ed7-f306-4379-a3da-44dd5776e033" ] } ], "mendeley" : { "formattedCitation" : "(Isabel et al., 2020)", "plainTextFormattedCitation" : "(Isabel et al., 2020)", "previouslyFormattedCitation" : "(Isabel et al., 2020)" }, "properties" : { "noteIndex" : 0 }, "schema" : "https://github.com/citation-style-language/schema/raw/master/csl-citation.json" }</w:instrText>
      </w:r>
      <w:r w:rsidRPr="001E7A27">
        <w:rPr>
          <w:lang w:val="en-GB"/>
        </w:rPr>
        <w:fldChar w:fldCharType="separate"/>
      </w:r>
      <w:r w:rsidR="00025FA2" w:rsidRPr="001E7A27">
        <w:rPr>
          <w:noProof/>
          <w:lang w:val="en-GB"/>
        </w:rPr>
        <w:t>(Isabel et al., 2020)</w:t>
      </w:r>
      <w:r w:rsidRPr="001E7A27">
        <w:rPr>
          <w:lang w:val="en-GB"/>
        </w:rPr>
        <w:fldChar w:fldCharType="end"/>
      </w:r>
      <w:r w:rsidRPr="001E7A27">
        <w:rPr>
          <w:lang w:val="en-GB"/>
        </w:rPr>
        <w:t xml:space="preserve">. </w:t>
      </w:r>
    </w:p>
    <w:p w14:paraId="2F6E9487" w14:textId="77777777" w:rsidR="00E3676F" w:rsidRPr="001E7A27" w:rsidRDefault="00E3676F" w:rsidP="005C7F25">
      <w:pPr>
        <w:pStyle w:val="AR6BodyText"/>
        <w:rPr>
          <w:lang w:val="en-GB"/>
        </w:rPr>
      </w:pPr>
    </w:p>
    <w:p w14:paraId="4044D792" w14:textId="179BD383" w:rsidR="00E3676F" w:rsidRPr="001E7A27" w:rsidRDefault="00E3676F" w:rsidP="005C7F25">
      <w:pPr>
        <w:pStyle w:val="AR6BodyText"/>
        <w:rPr>
          <w:lang w:val="en-GB"/>
        </w:rPr>
      </w:pPr>
      <w:r w:rsidRPr="001E7A27">
        <w:rPr>
          <w:lang w:val="en-GB"/>
        </w:rPr>
        <w:t xml:space="preserve">In response to increasing risks to permanence </w:t>
      </w:r>
      <w:r w:rsidR="00FE2913" w:rsidRPr="001E7A27">
        <w:rPr>
          <w:lang w:val="en-GB"/>
        </w:rPr>
        <w:t xml:space="preserve">of carbon stocks </w:t>
      </w:r>
      <w:r w:rsidRPr="001E7A27">
        <w:rPr>
          <w:lang w:val="en-GB"/>
        </w:rPr>
        <w:t>of some types of afforestation practices and the competition for land, there has been an increasing recognition that secondary forest regrowth and restoration of degraded forests and non-forest ecosystems can play a large role in carbon sequestration (</w:t>
      </w:r>
      <w:r w:rsidRPr="001E7A27">
        <w:rPr>
          <w:i/>
          <w:iCs/>
          <w:lang w:val="en-GB"/>
        </w:rPr>
        <w:t>high confidence</w:t>
      </w:r>
      <w:r w:rsidRPr="001E7A27">
        <w:rPr>
          <w:lang w:val="en-GB"/>
        </w:rPr>
        <w:t xml:space="preserve">). The rational for this focus builds on their high carbon stocks and rates of sequestration </w:t>
      </w:r>
      <w:r w:rsidRPr="001E7A27">
        <w:rPr>
          <w:lang w:val="en-GB"/>
        </w:rPr>
        <w:fldChar w:fldCharType="begin" w:fldLock="1"/>
      </w:r>
      <w:r w:rsidR="00176897" w:rsidRPr="001E7A27">
        <w:rPr>
          <w:lang w:val="en-GB"/>
        </w:rPr>
        <w:instrText>ADDIN CSL_CITATION { "citationItems" : [ { "id" : "ITEM-1",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"ITEM-1",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"id" : "ITEM-2", "itemData" : { "DOI" : "10.1126/sciadv.aax2546", "abstract" : "Intact tropical forests, free from substantial anthropogenic influence, store and sequester large amounts of atmospheric carbon but are currently neglected in international climate policy. We show that between 2000 and 2013, direct clearance of intact tropical forest areas accounted for 3.2% of gross carbon emissions from all deforestation across the pantropics. However, full carbon accounting requires the consideration of forgone carbon sequestration, selective logging, edge effects, and defaunation. When these factors were considered, the net carbon impact resulting from intact tropical forest loss between 2000 and 2013 increased by a factor of 6 (626%), from 0.34 (0.37 to 0.21) to 2.12 (2.85 to 1.00) petagrams of carbon (equivalent to approximately 2 years of global land use change emissions). The climate mitigation value of conserving the 549 million ha of tropical forest that remains intact is therefore significant but will soon dwindle if their rate of loss continues to accelerate.", "author" : [ { "dropping-particle" : "", "family" : "Maxwell", "given" : "Sean L", "non-dropping-particle" : "", "parse-names" : false, "suffix" : "" }, { "dropping-particle" : "", "family" : "Evans", "given" : "Tom", "non-dropping-particle" : "", "parse-names" : false, "suffix" : "" }, { "dropping-particle" : "", "family" : "Watson", "given" : "James E M", "non-dropping-particle" : "", "parse-names" : false, "suffix" : "" }, { "dropping-particle" : "", "family" : "Morel", "given" : "Alexandra", "non-dropping-particle" : "", "parse-names" : false, "suffix" : "" }, { "dropping-particle" : "", "family" : "Grantham", "given" : "Hedley", "non-dropping-particle" : "", "parse-names" : false, "suffix" : "" }, { "dropping-particle" : "", "family" : "Duncan", "given" : "Adam", "non-dropping-particle" : "", "parse-names" : false, "suffix" : "" }, { "dropping-particle" : "", "family" : "Harris", "given" : "Nancy", "non-dropping-particle" : "", "parse-names" : false, "suffix" : "" }, { "dropping-particle" : "", "family" : "Potapov", "given" : "Peter", "non-dropping-particle" : "", "parse-names" : false, "suffix" : "" }, { "dropping-particle" : "", "family" : "Runting", "given" : "Rebecca K", "non-dropping-particle" : "", "parse-names" : false, "suffix" : "" }, { "dropping-particle" : "", "family" : "Venter", "given" : "Oscar", "non-dropping-particle" : "", "parse-names" : false, "suffix" : "" }, { "dropping-particle" : "", "family" : "Wang", "given" : "Stephanie", "non-dropping-particle" : "", "parse-names" : false, "suffix" : "" }, { "dropping-particle" : "", "family" : "Malhi", "given" : "Yadvinder", "non-dropping-particle" : "", "parse-names" : false, "suffix" : "" } ], "container-title" : "Science Advances", "id" : "ITEM-2", "issue" : "10", "issued" : { "date-parts" : [ [ "2019", "10", "1" ] ] }, "page" : "eaax2546", "title" : "Degradation and forgone removals increase the carbon impact of intact forest loss by 626%", "translator" : [ { "dropping-particle" : "", "family" : "L6996", "given" : "", "non-dropping-particle" : "", "parse-names" : false, "suffix" : "" } ], "type" : "article-journal", "volume" : "5" }, "uris" : [ "http://www.mendeley.com/documents/?uuid=44ea41da-6cfb-491c-98fa-222b817d8296" ] }, { "id" : "ITEM-3", "itemData" : { "DOI" : "10.1038/d41586-019-01026-8", "ISSN" : "0028-0836", "author" : [ { "dropping-particle" : "", "family" : "Lewis", "given" : "Simon L.", "non-dropping-particle" : "", "parse-names" : false, "suffix" : "" }, { "dropping-particle" : "", "family" : "Wheeler", "given" : "Charlotte E.", "non-dropping-particle" : "", "parse-names" : false, "suffix" : "" }, { "dropping-particle" : "", "family" : "Mitchard", "given" : "Edward T. A.", "non-dropping-particle" : "", "parse-names" : false, "suffix" : "" }, { "dropping-particle" : "", "family" : "Koch", "given" : "Alexander", "non-dropping-particle" : "", "parse-names" : false, "suffix" : "" } ], "container-title" : "Nature", "id" : "ITEM-3", "issue" : "7750", "issued" : { "date-parts" : [ [ "2019" ] ] }, "page" : "25-28", "title" : "Regenerate natural forest to store carbon", "translator" : [ { "dropping-particle" : "", "family" : "L3551", "given" : "", "non-dropping-particle" : "", "parse-names" : false, "suffix" : "" } ], "type" : "article-journal", "volume" : "568" }, "uris" : [ "http://www.mendeley.com/documents/?uuid=0baf18be-ee17-4748-8339-7637827d9702" ] }, { "id" : "ITEM-4", "itemData" : { "DOI" : "10.1073/pnas.1810512116", "ISSN" : "0027-8424", "abstract" : "Although the existence of a large carbon sink in terrestrial ecosystems is well-established, the drivers of this sink remain uncertain. It has been suggested that perturbations to forest demography caused by past land-use change, management, and natural disturbances may be causing a large component of current carbon uptake. Here we use a global compilation of forest age observations, combined with a terrestrial biosphere model with explicit modeling of forest regrowth, to partition the global forest carbon sink between old-growth and regrowth stands over the period 1981\u20132010. For 2001\u20132010 we find a carbon sink of 0.85 (0.66\u20130.96) Pg year \u22121 located in intact old-growth forest, primarily in the moist tropics and boreal Siberia, and 1.30 (1.03\u20131.96) Pg year \u22121 located in stands regrowing after past disturbance. Approaching half of the sink in regrowth stands would have occurred from demographic changes alone, in the absence of other environmental changes. These age-constrained results show consistency with those simulated using an ensemble of demographically-enabled terrestrial biosphere models following an independent reconstruction of historical land use and management. We estimate that forests will accumulate an additional 69 (44\u2013131) Pg C in live biomass from changes in demography alone if natural disturbances, wood harvest, and reforestation continue at rates comparable to those during 1981\u20132010. Our results confirm that it is not possible to understand the current global terrestrial carbon sink without accounting for the sizeable sink due to forest demography. They also imply that a large portion of the current terrestrial carbon sink is strictly transient in nature.", "author" : [ { "dropping-particle" : "", "family" : "Pugh", "given" : "Thomas A M", "non-dropping-particle" : "", "parse-names" : false, "suffix" : "" }, { "dropping-particle" : "", "family" : "Lindeskog", "given" : "Mats", "non-dropping-particle" : "", "parse-names" : false, "suffix" : "" }, { "dropping-particle" : "", "family" : "Smith", "given" : "Benjamin", "non-dropping-particle" : "", "parse-names" : false, "suffix" : "" }, { "dropping-particle" : "", "family" : "Poulter", "given" : "Benjamin", "non-dropping-particle" : "", "parse-names" : false, "suffix" : "" }, { "dropping-particle" : "", "family" : "Arneth", "given" : "Almut", "non-dropping-particle" : "", "parse-names" : false, "suffix" : "" }, { "dropping-particle" : "", "family" : "Haverd", "given" : "Vanessa", "non-dropping-particle" : "", "parse-names" : false, "suffix" : "" }, { "dropping-particle" : "", "family" : "Calle", "given" : "Leonardo", "non-dropping-particle" : "", "parse-names" : false, "suffix" : "" } ], "container-title" : "Proceedings of the National Academy of Sciences", "id" : "ITEM-4", "issue" : "10", "issued" : { "date-parts" : [ [ "2019", "3", "5" ] ] }, "page" : "4382-4387", "title" : "Role of forest regrowth in global carbon sink dynamics", "translator" : [ { "dropping-particle" : "", "family" : "L5208", "given" : "", "non-dropping-particle" : "", "parse-names" : false, "suffix" : "" } ], "type" : "article-journal", "volume" : "116" }, "uris" : [ "http://www.mendeley.com/documents/?uuid=15db725b-8469-44fb-b8d4-43358d20229a" ] } ], "mendeley" : { "formattedCitation" : "(Griscom et al., 2017; Lewis et al., 2019; Maxwell et al., 2019; Pugh et al., 2019)", "plainTextFormattedCitation" : "(Griscom et al., 2017; Lewis et al., 2019; Maxwell et al., 2019; Pugh et al., 2019)", "previouslyFormattedCitation" : "(Griscom et al., 2017; Lewis et al., 2019; Maxwell et al., 2019; Pugh et al., 2019)" }, "properties" : { "noteIndex" : 0 }, "schema" : "https://github.com/citation-style-language/schema/raw/master/csl-citation.json" }</w:instrText>
      </w:r>
      <w:r w:rsidRPr="001E7A27">
        <w:rPr>
          <w:lang w:val="en-GB"/>
        </w:rPr>
        <w:fldChar w:fldCharType="separate"/>
      </w:r>
      <w:r w:rsidR="00025FA2" w:rsidRPr="001E7A27">
        <w:rPr>
          <w:noProof/>
          <w:lang w:val="en-GB"/>
        </w:rPr>
        <w:t>(Griscom et al., 2017; Lewis et al., 2019; Maxwell et al., 2019; Pugh et al., 2019)</w:t>
      </w:r>
      <w:r w:rsidRPr="001E7A27">
        <w:rPr>
          <w:lang w:val="en-GB"/>
        </w:rPr>
        <w:fldChar w:fldCharType="end"/>
      </w:r>
      <w:r w:rsidRPr="001E7A27">
        <w:rPr>
          <w:lang w:val="en-GB"/>
        </w:rPr>
        <w:t xml:space="preserve">, high resilience to disturbances </w:t>
      </w:r>
      <w:r w:rsidRPr="001E7A27">
        <w:rPr>
          <w:lang w:val="en-GB"/>
        </w:rPr>
        <w:fldChar w:fldCharType="begin" w:fldLock="1"/>
      </w:r>
      <w:r w:rsidR="00747167" w:rsidRPr="001E7A27">
        <w:rPr>
          <w:lang w:val="en-GB"/>
        </w:rPr>
        <w:instrText>ADDIN CSL_CITATION { "citationItems" : [ { "id" : "ITEM-1", "itemData" : { "DOI" : "10.1139/cjfr-2014-0146", "ISSN" : "0045-5067", "abstract" : "In British Columbia, Canada, a recent epidemic of mountain pine beetle (Dendroctonus ponderosae Hopkins, 1902) caused widespread forest mortality. This epidemic was due in part to the changing climate, and damage from pests and diseases is expected to increase in the future. Therefore, we used a historical retrospective approach as a proxy to evaluate management options on reducing the forest health damage that may occur under a future changing climate. We assessed two landscape-scale strategies, intended to increase tree species diversity, for the response in ecosystem resilience and compared the results with the business-as-usual strategy. The assessment was based on simulation modelling of the Merritt Timber Supply Area for 1980?2060. We applied a strategy to increase the harvest of the most dominant tree species, plant more diverse species, and increase natural regeneration. This strategy resulted in greater ecological resilience (higher diversity and growing stocks), higher harvest rates, and higher, more consistent net revenue over time than the business-as-usual strategy or the strategy that only employed a diversity of planting. A sensitivity analysis indicated a high level of robustness in the results. Our study showed that it may not be necessary to compromise economic viability to reduce forest health risks and consequently improve socio-ecological resilience.", "author" : [ { "dropping-particle" : "", "family" : "Dymond", "given" : "Caren C", "non-dropping-particle" : "", "parse-names" : false, "suffix" : "" }, { "dropping-particle" : "", "family" : "Tedder", "given" : "Sinclair", "non-dropping-particle" : "", "parse-names" : false, "suffix" : "" }, { "dropping-particle" : "", "family" : "Spittlehouse", "given" : "David L", "non-dropping-particle" : "", "parse-names" : false, "suffix" : "" }, { "dropping-particle" : "", "family" : "Raymer", "given" : "Brian", "non-dropping-particle" : "", "parse-names" : false, "suffix" : "" }, { "dropping-particle" : "", "family" : "Hopkins", "given" : "Katherine", "non-dropping-particle" : "", "parse-names" : false, "suffix" : "" }, { "dropping-particle" : "", "family" : "McCallion", "given" : "Katharine", "non-dropping-particle" : "", "parse-names" : false, "suffix" : "" }, { "dropping-particle" : "", "family" : "Sandland", "given" : "James", "non-dropping-particle" : "", "parse-names" : false, "suffix" : "" } ], "container-title" : "Canadian Journal of Forest Research", "id" : "ITEM-1", "issue" : "10", "issued" : { "date-parts" : [ [ "2014", "7", "9" ] ] }, "note" : "doi: 10.1139/cjfr-2014-0146", "page" : "1196-1205", "publisher" : "NRC Research Press", "title" : "Diversifying managed forests to increase resilience", "translator" : [ { "dropping-particle" : "", "family" : "L6991", "given" : "", "non-dropping-particle" : "", "parse-names" : false, "suffix" : "" } ], "type" : "article-journal", "volume" : "44" }, "uris" : [ "http://www.mendeley.com/documents/?uuid=9f27a62b-30d9-4a9d-a342-7465face08be" ] }, { "id" : "ITEM-2", "itemData" : { "DOI" : "10.1186/s40663-019-0166-2", "ISSN" : "2197-5620", "abstract" : "Human impacts on Earth\u2019s ecosystems have greatly intensified in the last decades. This is reflected in unexpected disturbance events, as well as new and increasing socio-economic demands, all of which are affecting the resilience of forest ecosystems worldwide and the provision of important ecosystem services. This Anthropocene era is forcing us to reconsider past and current forest management and silvicultural practices, and search for new ones that are more flexible and better at dealing with the increasing uncertainty brought about by these accelerating and cumulative global changes. Here, we briefly review the focus and limitations of past and current forest management and silvicultural practices mainly as developed in Europe and North America. We then discuss some recent promising concepts, such as managing forests as complex adaptive systems, and approaches based on resilience, functional diversity, assisted migration and multi-species plantations, to propose a novel approach to integrate the functionality of species-traits into a functional complex network approach as a flexible and multi-scale way to manage forests for the Anthropocene. This approach takes into consideration the high level of uncertainty associated with future environmental and societal changes. It relies on the quantification and dynamic monitoring of functional diversity and complex network indices to manage forests as a functional complex network. Using this novel approach, the most efficient forest management and silvicultural practices can be determined, as well as where, at what scale, and at what intensity landscape-scale resistance, resilience and adaptive capacity of forests to global changes can be improved.", "author" : [ { "dropping-particle" : "", "family" : "Messier", "given" : "Christian", "non-dropping-particle" : "", "parse-names" : false, "suffix" : "" }, { "dropping-particle" : "", "family" : "Bauhus", "given" : "J\u00fcrgen", "non-dropping-particle" : "", "parse-names" : false, "suffix" : "" }, { "dropping-particle" : "", "family" : "Doyon", "given" : "Frederik", "non-dropping-particle" : "", "parse-names" : false, "suffix" : "" }, { "dropping-particle" : "", "family" : "Maure", "given" : "Fanny", "non-dropping-particle" : "", "parse-names" : false, "suffix" : "" }, { "dropping-particle" : "", "family" : "Sousa-Silva", "given" : "Rita", "non-dropping-particle" : "", "parse-names" : false, "suffix" : "" }, { "dropping-particle" : "", "family" : "Nolet", "given" : "Philippe", "non-dropping-particle" : "", "parse-names" : false, "suffix" : "" }, { "dropping-particle" : "", "family" : "Mina", "given" : "Marco", "non-dropping-particle" : "", "parse-names" : false, "suffix" : "" }, { "dropping-particle" : "", "family" : "Aquilu\u00e9", "given" : "N\u00faria", "non-dropping-particle" : "", "parse-names" : false, "suffix" : "" }, { "dropping-particle" : "", "family" : "Fortin", "given" : "Marie-Jos\u00e9e", "non-dropping-particle" : "", "parse-names" : false, "suffix" : "" }, { "dropping-particle" : "", "family" : "Puettmann", "given" : "Klaus", "non-dropping-particle" : "", "parse-names" : false, "suffix" : "" } ], "container-title" : "Forest Ecosystems", "id" : "ITEM-2", "issue" : "1", "issued" : { "date-parts" : [ [ "2019" ] ] }, "page" : "21", "title" : "The functional complex network approach to foster forest resilience to global changes", "translator" : [ { "dropping-particle" : "", "family" : "L6990", "given" : "", "non-dropping-particle" : "", "parse-names" : false, "suffix" : "" } ], "type" : "article-journal", "volume" : "6" }, "uris" : [ "http://www.mendeley.com/documents/?uuid=a7e3fbc3-1d1e-48ef-a46d-d7a65d2c60a9" ] } ], "mendeley" : { "formattedCitation" : "(Dymond et al., 2014; Messier et al., 2019)", "plainTextFormattedCitation" : "(Dymond et al., 2014; Messier et al., 2019)", "previouslyFormattedCitation" : "(Dymond et al., 2014; Messier et al., 2019)" }, "properties" : { "noteIndex" : 0 }, "schema" : "https://github.com/citation-style-language/schema/raw/master/csl-citation.json" }</w:instrText>
      </w:r>
      <w:r w:rsidRPr="001E7A27">
        <w:rPr>
          <w:lang w:val="en-GB"/>
        </w:rPr>
        <w:fldChar w:fldCharType="separate"/>
      </w:r>
      <w:r w:rsidR="00025FA2" w:rsidRPr="001E7A27">
        <w:rPr>
          <w:noProof/>
          <w:lang w:val="en-GB"/>
        </w:rPr>
        <w:t>(Dymond et al., 2014; Messier et al., 2019)</w:t>
      </w:r>
      <w:r w:rsidRPr="001E7A27">
        <w:rPr>
          <w:lang w:val="en-GB"/>
        </w:rPr>
        <w:fldChar w:fldCharType="end"/>
      </w:r>
      <w:r w:rsidRPr="001E7A27">
        <w:rPr>
          <w:lang w:val="en-GB"/>
        </w:rPr>
        <w:t xml:space="preserve">, and more additional benefits such as enhanced biodiversity </w:t>
      </w:r>
      <w:r w:rsidRPr="001E7A27">
        <w:rPr>
          <w:lang w:val="en-GB"/>
        </w:rPr>
        <w:fldChar w:fldCharType="begin" w:fldLock="1"/>
      </w:r>
      <w:r w:rsidR="00747167" w:rsidRPr="001E7A27">
        <w:rPr>
          <w:lang w:val="en-GB"/>
        </w:rPr>
        <w:instrText>ADDIN CSL_CITATION { "citationItems" : [ { "id" : "ITEM-1", "itemData" : { "DOI" : "10.1038/s41586-020-2784-9", "ISSN" : "1476-4687", "abstract" : "Extensive ecosystem restoration is increasingly seen as being central to conserving biodiversity1 and stabilizing the climate of the Earth2. Although ambitious national and global targets have been set, global priority areas that account for spatial variation in benefits and costs have yet to be identified. Here we develop and apply a multicriteria optimization approach that identifies priority areas for restoration across all terrestrial biomes, and estimates their benefits and costs. We find that restoring 15% of converted lands in priority areas could avoid 60% of expected extinctions while sequestering 299\u00a0gigatonnes of CO2\u201430% of the total CO2 increase in the atmosphere since the Industrial Revolution. The inclusion of several biomes is key to achieving multiple benefits. Cost effectiveness can increase up to 13-fold when spatial allocation is optimized using our multicriteria approach, which highlights the importance of spatial planning. Our results confirm the vast potential contributions of restoration to addressing global challenges, while underscoring the necessity of pursuing these goals synergistically.", "author" : [ { "dropping-particle" : "", "family" : "Strassburg", "given" : "Bernardo B N", "non-dropping-particle" : "", "parse-names" : false, "suffix" : "" }, { "dropping-particle" : "", "family" : "Iribarrem", "given" : "Alvaro", "non-dropping-particle" : "", "parse-names" : false, "suffix" : "" }, { "dropping-particle" : "", "family" : "Beyer", "given" : "Hawthorne L", "non-dropping-particle" : "", "parse-names" : false, "suffix" : "" }, { "dropping-particle" : "", "family" : "Cordeiro", "given" : "Carlos Leandro", "non-dropping-particle" : "", "parse-names" : false, "suffix" : "" }, { "dropping-particle" : "", "family" : "Crouzeilles", "given" : "Renato", "non-dropping-particle" : "", "parse-names" : false, "suffix" : "" }, { "dropping-particle" : "", "family" : "Jakovac", "given" : "Catarina C", "non-dropping-particle" : "", "parse-names" : false, "suffix" : "" }, { "dropping-particle" : "", "family" : "Braga Junqueira", "given" : "Andr\u00e9", "non-dropping-particle" : "", "parse-names" : false, "suffix" : "" }, { "dropping-particle" : "", "family" : "Lacerda", "given" : "Eduardo", "non-dropping-particle" : "", "parse-names" : false, "suffix" : "" }, { "dropping-particle" : "", "family" : "Latawiec", "given" : "Agnieszka E", "non-dropping-particle" : "", "parse-names" : false, "suffix" : "" }, { "dropping-particle" : "", "family" : "Balmford", "given" : "Andrew", "non-dropping-particle" : "", "parse-names" : false, "suffix" : "" }, { "dropping-particle" : "", "family" : "Brooks", "given" : "Thomas M", "non-dropping-particle" : "", "parse-names" : false, "suffix" : "" }, { "dropping-particle" : "", "family" : "Butchart", "given" : "Stuart H M", "non-dropping-particle" : "", "parse-names" : false, "suffix" : "" }, { "dropping-particle" : "", "family" : "Chazdon", "given" : "Robin L", "non-dropping-particle" : "", "parse-names" : false, "suffix" : "" }, { "dropping-particle" : "", "family" : "Erb", "given" : "Karl-Heinz", "non-dropping-particle" : "", "parse-names" : false, "suffix" : "" }, { "dropping-particle" : "", "family" : "Brancalion", "given" : "Pedro", "non-dropping-particle" : "", "parse-names" : false, "suffix" : "" }, { "dropping-particle" : "", "family" : "Buchanan", "given" : "Graeme", "non-dropping-particle" : "", "parse-names" : false, "suffix" : "" }, { "dropping-particle" : "", "family" : "Cooper", "given" : "David", "non-dropping-particle" : "", "parse-names" : false, "suffix" : "" }, { "dropping-particle" : "", "family" : "D\u00edaz", "given" : "Sandra", "non-dropping-particle" : "", "parse-names" : false, "suffix" : "" }, { "dropping-particle" : "", "family" : "Donald", "given" : "Paul F", "non-dropping-particle" : "", "parse-names" : false, "suffix" : "" }, { "dropping-particle" : "", "family" : "Kapos", "given" : "Valerie", "non-dropping-particle" : "", "parse-names" : false, "suffix" : "" }, { "dropping-particle" : "", "family" : "Lecl\u00e8re", "given" : "David", "non-dropping-particle" : "", "parse-names" : false, "suffix" : "" }, { "dropping-particle" : "", "family" : "Miles", "given" : "Lera", "non-dropping-particle" : "", "parse-names" : false, "suffix" : "" }, { "dropping-particle" : "", "family" : "Obersteiner", "given" : "Michael", "non-dropping-particle" : "", "parse-names" : false, "suffix" : "" }, { "dropping-particle" : "", "family" : "Plutzar", "given" : "Christoph", "non-dropping-particle" : "", "parse-names" : false, "suffix" : "" }, { "dropping-particle" : "", "family" : "M. Scaramuzza", "given" : "Carlos Alberto", "non-dropping-particle" : "de", "parse-names" : false, "suffix" : "" }, { "dropping-particle" : "", "family" : "Scarano", "given" : "Fabio R", "non-dropping-particle" : "", "parse-names" : false, "suffix" : "" }, { "dropping-particle" : "", "family" : "Visconti", "given" : "Piero", "non-dropping-particle" : "", "parse-names" : false, "suffix" : "" } ], "container-title" : "Nature", "id" : "ITEM-1", "issue" : "7831", "issued" : { "date-parts" : [ [ "2020" ] ] }, "page" : "724-729", "title" : "Global priority areas for ecosystem restoration", "translator" : [ { "dropping-particle" : "", "family" : "L6989", "given" : "", "non-dropping-particle" : "", "parse-names" : false, "suffix" : "" } ], "type" : "article-journal", "volume" : "586" }, "uris" : [ "http://www.mendeley.com/documents/?uuid=020237ef-79e5-443b-ac2c-b64a92240708" ] } ], "mendeley" : { "formattedCitation" : "(Strassburg et al., 2020)", "plainTextFormattedCitation" : "(Strassburg et al., 2020)", "previouslyFormattedCitation" : "(Strassburg et al., 2020)" }, "properties" : { "noteIndex" : 0 }, "schema" : "https://github.com/citation-style-language/schema/raw/master/csl-citation.json" }</w:instrText>
      </w:r>
      <w:r w:rsidRPr="001E7A27">
        <w:rPr>
          <w:lang w:val="en-GB"/>
        </w:rPr>
        <w:fldChar w:fldCharType="separate"/>
      </w:r>
      <w:r w:rsidR="00025FA2" w:rsidRPr="001E7A27">
        <w:rPr>
          <w:noProof/>
          <w:lang w:val="en-GB"/>
        </w:rPr>
        <w:t>(Strassburg et al., 2020)</w:t>
      </w:r>
      <w:r w:rsidRPr="001E7A27">
        <w:rPr>
          <w:lang w:val="en-GB"/>
        </w:rPr>
        <w:fldChar w:fldCharType="end"/>
      </w:r>
      <w:r w:rsidRPr="001E7A27">
        <w:rPr>
          <w:lang w:val="en-GB"/>
        </w:rPr>
        <w:t>.</w:t>
      </w:r>
    </w:p>
    <w:p w14:paraId="2C0EDA0A" w14:textId="77777777" w:rsidR="00E3676F" w:rsidRPr="001E7A27" w:rsidRDefault="00E3676F" w:rsidP="005C7F25">
      <w:pPr>
        <w:pStyle w:val="AR6BodyText"/>
        <w:rPr>
          <w:lang w:val="en-GB"/>
        </w:rPr>
      </w:pPr>
    </w:p>
    <w:p w14:paraId="50CF7345" w14:textId="7715F8B5" w:rsidR="00E3676F" w:rsidRPr="001E7A27" w:rsidRDefault="00E3676F" w:rsidP="005C7F25">
      <w:pPr>
        <w:pStyle w:val="AR6BodyText"/>
        <w:rPr>
          <w:lang w:val="en-GB"/>
        </w:rPr>
      </w:pPr>
      <w:r w:rsidRPr="001E7A27">
        <w:rPr>
          <w:lang w:val="en-GB"/>
        </w:rPr>
        <w:t>The global sequestration potential of forestation varies substantially depending on the scenario-assumptions of available land and of background climate (</w:t>
      </w:r>
      <w:del w:id="6709" w:author="Ian Blenkinsop" w:date="2021-07-28T15:42:00Z">
        <w:r w:rsidR="0012699B" w:rsidRPr="001E7A27" w:rsidDel="00BE16ED">
          <w:rPr>
            <w:lang w:val="en-GB"/>
          </w:rPr>
          <w:delText xml:space="preserve">WGIII </w:delText>
        </w:r>
      </w:del>
      <w:r w:rsidRPr="001E7A27">
        <w:rPr>
          <w:lang w:val="en-GB"/>
        </w:rPr>
        <w:t xml:space="preserve">AR6 </w:t>
      </w:r>
      <w:ins w:id="6710" w:author="Ian Blenkinsop" w:date="2021-07-28T15:42:00Z">
        <w:r w:rsidR="00BE16ED" w:rsidRPr="001E7A27">
          <w:rPr>
            <w:lang w:val="en-GB"/>
          </w:rPr>
          <w:t xml:space="preserve">WGIII, </w:t>
        </w:r>
      </w:ins>
      <w:r w:rsidRPr="001E7A27">
        <w:rPr>
          <w:lang w:val="en-GB"/>
        </w:rPr>
        <w:t xml:space="preserve">Section 7.5). Afforestation of native grasslands, savannas, and open-canopy woodlands leads to the undesirable loss of unique natural ecosystems with rich biodiversity, carbon storage and other ecosystem services </w:t>
      </w:r>
      <w:r w:rsidRPr="001E7A27">
        <w:rPr>
          <w:lang w:val="en-GB"/>
        </w:rPr>
        <w:fldChar w:fldCharType="begin" w:fldLock="1"/>
      </w:r>
      <w:r w:rsidR="00747167" w:rsidRPr="001E7A27">
        <w:rPr>
          <w:lang w:val="en-GB"/>
        </w:rPr>
        <w:instrText>ADDIN CSL_CITATION { "citationItems" : [ { "id" : "ITEM-1", "itemData" : { "DOI" : "10.5281/zenodo.3237392", "abstract" : "The objective of the Intergovernmental Science-Policy Platform on Biodiversity and Ecosystem Services (IPBES) is to provide Governments, the private sector, and civil society with scientifically credible and independent up-to-date assessments of available knowledge, to make better-informed decisions at the local, regional and international levels. This thematic Assessment of Land Degradation and Restoration has been carried out by 98 selected authors and 7 early career fellows, assisted by 79 contributing authors, who have analyzed a large body of knowledge, including about 4,000 scientific and other sources. It represents the state of knowledge of land degradation and restoration. Its chapters and their executive summaries were accepted, and its summary for policymakers was approved, by the Plenary of IPBES at its sixth session (18-24 March 2018, Medell\u00edn, Colombia). This Report provides a critical assessment of the full range of issues facing decision makers, including the importance, status, trends and threats to biodiversity and nature\u2019s contributions to people, as well as policy and management response options. Establishing the underlying causes of land degradation provides policymakers with the information needed to develop appropriate response options, technologies, policies, financial incentives and behavior changes. The Report recognizes that combatting land degradation, which is a pervasive, systemic phenomenon occurring in all parts of the world, is an urgent priority in order to protect the biodiversity and ecosystem services that are vital to all life on Earth and to ensure human well-being. Land degradation negatively impacts 3.2 billion people, and represents an economic loss in the order of 10% of annual global gross product. The Report concludes that avoiding land degradation and restoring degraded lands makes sound economic sense, resulting in, inter-alia, increased food and water security, increased employment, improved gender equality, and avoidance of conflict and migration. Avoiding land degradation and restoring degraded lands are also essential for meeting the Sustainable Development Goals.", "author" : [ { "dropping-particle" : "", "family" : "IBPES", "given" : "", "non-dropping-particle" : "", "parse-names" : false, "suffix" : "" } ], "editor" : [ { "dropping-particle" : "", "family" : "Montanarella", "given" : "L.", "non-dropping-particle" : "", "parse-names" : false, "suffix" : "" }, { "dropping-particle" : "", "family" : "Scholes", "given" : "R.", "non-dropping-particle" : "", "parse-names" : false, "suffix" : "" }, { "dropping-particle" : "", "family" : "Brainich", "given" : "A.", "non-dropping-particle" : "", "parse-names" : false, "suffix" : "" } ], "id" : "ITEM-1", "issued" : { "date-parts" : [ [ "2018" ] ] }, "number-of-pages" : "744", "publisher" : "Secretariat of the Intergovernmental Science-Policy Platform on Biodiversity and Ecosystem Services (IPBES)", "title" : "The IPBES assessment report on land degradation and restoration", "translator" : [ { "dropping-particle" : "", "family" : "L7336", "given" : "Rt5", "non-dropping-particle" : "", "parse-names" : false, "suffix" : "" } ], "type" : "report" }, "uris" : [ "http://www.mendeley.com/documents/?uuid=a091c7df-bdf2-48d0-b087-2e5c337dc526" ] }, { "id" : "ITEM-2", "itemData" : { "DOI" : "10.1093/biosci/biv118", "ISSN" : "0006-3568", "abstract" : "Misperceptions about the world's grassy biomes contribute to their alarming rates of loss due to conversion for agriculture and tree plantations, as well as to forest encroachment. To illustrate the causes and consequences of these misperceptions, we show that the World Resources Institute and the International Union for Conservation of Nature misidentified 9 million square kilometers of ancient grassy biomes as providing \u201copportunities\u201d for forest restoration. Establishment of forests in these grasslands, savannas, and open-canopy woodlands would devastate biodiversity and ecosystem services. Such undesired outcomes are avoidable if the distinct ecologies and conservation needs of forest and grassy biomes become better integrated into science and policy. To start with, scientists should create maps that accurately depict grassy biomes at global and landscape scales. It is also crucial that international environmental agreements (e.g., the United Nations Framework Convention on Climate Change) formally recognize grassy biomes and their environmental values.", "author" : [ { "dropping-particle" : "", "family" : "Veldman", "given" : "Joseph W", "non-dropping-particle" : "", "parse-names" : false, "suffix" : "" }, { "dropping-particle" : "", "family" : "Overbeck", "given" : "Gerhard E", "non-dropping-particle" : "", "parse-names" : false, "suffix" : "" }, { "dropping-particle" : "", "family" : "Negreiros", "given" : "Daniel", "non-dropping-particle" : "", "parse-names" : false, "suffix" : "" }, { "dropping-particle" : "", "family" : "Mahy", "given" : "Gregory", "non-dropping-particle" : "", "parse-names" : false, "suffix" : "" }, { "dropping-particle" : "", "family" : "Stradic", "given" : "Soizig", "non-dropping-particle" : "Le", "parse-names" : false, "suffix" : "" }, { "dropping-particle" : "", "family" : "Fernandes", "given" : "G Wilson", "non-dropping-particle" : "", "parse-names" : false, "suffix" : "" }, { "dropping-particle" : "", "family" : "Durigan", "given" : "Giselda", "non-dropping-particle" : "", "parse-names" : false, "suffix" : "" }, { "dropping-particle" : "", "family" : "Buisson", "given" : "Elise", "non-dropping-particle" : "", "parse-names" : false, "suffix" : "" }, { "dropping-particle" : "", "family" : "Putz", "given" : "Francis E", "non-dropping-particle" : "", "parse-names" : false, "suffix" : "" }, { "dropping-particle" : "", "family" : "Bond", "given" : "William J", "non-dropping-particle" : "", "parse-names" : false, "suffix" : "" } ], "container-title" : "BioScience", "id" : "ITEM-2", "issue" : "10", "issued" : { "date-parts" : [ [ "2015", "9" ] ] }, "page" : "1011-1018", "title" : "Where tree planting and forest expansion are bad for biodiversity and ecosystem services", "translator" : [ { "dropping-particle" : "", "family" : "L6588", "given" : "", "non-dropping-particle" : "", "parse-names" : false, "suffix" : "" } ], "type" : "article-journal", "volume" : "65" }, "uris" : [ "http://www.mendeley.com/documents/?uuid=c468d1ec-0304-492e-a73e-e53b2682b063" ] } ], "mendeley" : { "formattedCitation" : "(Veldman et al., 2015; IBPES, 2018)", "plainTextFormattedCitation" : "(Veldman et al., 2015; IBPES, 2018)", "previouslyFormattedCitation" : "(Veldman et al., 2015; IBPES, 2018)" }, "properties" : { "noteIndex" : 0 }, "schema" : "https://github.com/citation-style-language/schema/raw/master/csl-citation.json" }</w:instrText>
      </w:r>
      <w:r w:rsidRPr="001E7A27">
        <w:rPr>
          <w:lang w:val="en-GB"/>
        </w:rPr>
        <w:fldChar w:fldCharType="separate"/>
      </w:r>
      <w:r w:rsidR="00025FA2" w:rsidRPr="001E7A27">
        <w:rPr>
          <w:noProof/>
          <w:lang w:val="en-GB"/>
        </w:rPr>
        <w:t>(Veldman et al., 2015; IBPES, 2018)</w:t>
      </w:r>
      <w:r w:rsidRPr="001E7A27">
        <w:rPr>
          <w:lang w:val="en-GB"/>
        </w:rPr>
        <w:fldChar w:fldCharType="end"/>
      </w:r>
      <w:r w:rsidRPr="001E7A27">
        <w:rPr>
          <w:lang w:val="en-GB"/>
        </w:rPr>
        <w:t>. Comprehensive approaches to assess the effectiveness of land-based carbon removal options need to be based on the whole carbon cycle</w:t>
      </w:r>
      <w:ins w:id="6711" w:author="Soapbox" w:date="2021-07-22T13:04:00Z">
        <w:r w:rsidR="00620A75" w:rsidRPr="001E7A27">
          <w:rPr>
            <w:lang w:val="en-GB"/>
          </w:rPr>
          <w:t>,</w:t>
        </w:r>
      </w:ins>
      <w:r w:rsidRPr="001E7A27">
        <w:rPr>
          <w:lang w:val="en-GB"/>
        </w:rPr>
        <w:t xml:space="preserve"> covering both carbon stocks and flows, and establishing the links between human activities and their impacts on the biosphere and atmosphere </w:t>
      </w:r>
      <w:r w:rsidRPr="001E7A27">
        <w:rPr>
          <w:lang w:val="en-GB"/>
        </w:rPr>
        <w:fldChar w:fldCharType="begin" w:fldLock="1"/>
      </w:r>
      <w:r w:rsidR="00747167" w:rsidRPr="001E7A27">
        <w:rPr>
          <w:lang w:val="en-GB"/>
        </w:rPr>
        <w:instrText>ADDIN CSL_CITATION { "citationItems" : [ { "id" : "ITEM-1", "itemData" : { "DOI" : "10.1016/j.scitotenv.2020.144341", "ISSN" : "18791026", "abstract" : "Nature-based solutions (NbS) can address climate change, biodiversity loss, human well-being and their interactions in an integrated way. A major barrier to achieving this is the lack of comprehensiveness in current carbon accounting which has focused on flows rather than stocks of carbon and led to perverse outcomes. We propose a new comprehensive approach to carbon accounting based on the whole carbon cycle, covering both stocks and flows, and linking changes due to human activities with responses in the biosphere and atmosphere. We identify enhancements to accounting, namely; inclusion of all carbon reservoirs, changes in their condition and stability, disaggregated flows, and coverage of all land areas. This comprehensive approach recognises that both carbon stocks (as storage) and carbon flows (as sequestration) contribute to the ecosystem service of global climate regulation. In contrast, current ecosystem services measurement and accounting commonly use only carbon sequestration measured as net flows, while greenhouse gas inventories use flows from sources to sinks. This flow-based accounting has incentivised planting and maintaining young forests with high carbon uptake rates, resulting, perversely, in failing to reveal the greater mitigation benefit from protecting larger, more stable and resilient carbon stocks in natural forests. We demonstrate the benefits of carbon storage and sequestration for climate mitigation, in theory as ecosystem services within an ecosystem accounting framework, and in practice using field data that reveals differences in results between accounting for stocks or flows. Our proposed holistic and comprehensive carbon accounting makes transparent the benefits, trade-offs and shortcomings of NbS actions for climate mitigation and sustainability outcomes. Adopting this approach is imperative for revision of ecosystem accounting systems under the System of Environmental-Economic Accounting and contributing to evidence-based decision-making for international conventions on climate (UNFCCC), biodiversity (CBD) and sustainability (SDGs).", "author" : [ { "dropping-particle" : "", "family" : "Keith", "given" : "Heather", "non-dropping-particle" : "", "parse-names" : false, "suffix" : "" }, { "dropping-particle" : "", "family" : "Vardon", "given" : "Michael", "non-dropping-particle" : "", "parse-names" : false, "suffix" : "" }, { "dropping-particle" : "", "family" : "Obst", "given" : "Carl", "non-dropping-particle" : "", "parse-names" : false, "suffix" : "" }, { "dropping-particle" : "", "family" : "Young", "given" : "Virginia", "non-dropping-particle" : "", "parse-names" : false, "suffix" : "" }, { "dropping-particle" : "", "family" : "Houghton", "given" : "Richard A.", "non-dropping-particle" : "", "parse-names" : false, "suffix" : "" }, { "dropping-particle" : "", "family" : "Mackey", "given" : "Brendan", "non-dropping-particle" : "", "parse-names" : false, "suffix" : "" } ], "container-title" : "Science of the Total Environment", "id" : "ITEM-1", "issued" : { "date-parts" : [ [ "2021" ] ] }, "page" : "144341", "publisher" : "Elsevier B.V.", "title" : "Evaluating nature-based solutions for climate mitigation and conservation requires comprehensive carbon accounting", "translator" : [ { "dropping-particle" : "", "family" : "L7356", "given" : "", "non-dropping-particle" : "", "parse-names" : false, "suffix" : "" } ], "type" : "article-journal", "volume" : "769" }, "uris" : [ "http://www.mendeley.com/documents/?uuid=f79a81b8-a24e-4405-95b2-f55b427cf397", "http://www.mendeley.com/documents/?uuid=f7c07104-2f2a-4f6e-87f9-6e5520e8018c", "http://www.mendeley.com/documents/?uuid=534d9026-f200-4a46-8a55-319849a995e3" ] } ], "mendeley" : { "formattedCitation" : "(Keith et al., 2021)", "plainTextFormattedCitation" : "(Keith et al., 2021)", "previouslyFormattedCitation" : "(Keith et al., 2021)" }, "properties" : { "noteIndex" : 0 }, "schema" : "https://github.com/citation-style-language/schema/raw/master/csl-citation.json" }</w:instrText>
      </w:r>
      <w:r w:rsidRPr="001E7A27">
        <w:rPr>
          <w:lang w:val="en-GB"/>
        </w:rPr>
        <w:fldChar w:fldCharType="separate"/>
      </w:r>
      <w:r w:rsidR="00025FA2" w:rsidRPr="001E7A27">
        <w:rPr>
          <w:noProof/>
          <w:lang w:val="en-GB"/>
        </w:rPr>
        <w:t>(Keith et al., 2021)</w:t>
      </w:r>
      <w:r w:rsidRPr="001E7A27">
        <w:rPr>
          <w:lang w:val="en-GB"/>
        </w:rPr>
        <w:fldChar w:fldCharType="end"/>
      </w:r>
      <w:r w:rsidRPr="001E7A27">
        <w:rPr>
          <w:lang w:val="en-GB"/>
        </w:rPr>
        <w:t>.</w:t>
      </w:r>
    </w:p>
    <w:p w14:paraId="29A4CFAF" w14:textId="77777777" w:rsidR="00C5021B" w:rsidRPr="001E7A27" w:rsidRDefault="00C5021B" w:rsidP="005C7F25">
      <w:pPr>
        <w:pStyle w:val="AR6BodyText"/>
        <w:rPr>
          <w:lang w:val="en-GB"/>
        </w:rPr>
      </w:pPr>
    </w:p>
    <w:p w14:paraId="0B53D37E" w14:textId="44A66E13" w:rsidR="00C5021B" w:rsidRPr="001E7A27" w:rsidRDefault="00C5021B" w:rsidP="00C5021B">
      <w:pPr>
        <w:pStyle w:val="AR6BodyText"/>
        <w:rPr>
          <w:lang w:val="en-GB"/>
        </w:rPr>
      </w:pPr>
      <w:r w:rsidRPr="001E7A27">
        <w:rPr>
          <w:lang w:val="en-GB"/>
        </w:rPr>
        <w:t>A range of mechanisms could enhance CO</w:t>
      </w:r>
      <w:r w:rsidRPr="001E7A27">
        <w:rPr>
          <w:vertAlign w:val="subscript"/>
          <w:lang w:val="en-GB"/>
        </w:rPr>
        <w:t>2</w:t>
      </w:r>
      <w:r w:rsidRPr="001E7A27">
        <w:rPr>
          <w:lang w:val="en-GB"/>
        </w:rPr>
        <w:t xml:space="preserve"> sequestration of forest-based methods under future scenarios, including CO</w:t>
      </w:r>
      <w:r w:rsidRPr="001E7A27">
        <w:rPr>
          <w:vertAlign w:val="subscript"/>
          <w:lang w:val="en-GB"/>
        </w:rPr>
        <w:t>2</w:t>
      </w:r>
      <w:r w:rsidRPr="001E7A27">
        <w:rPr>
          <w:lang w:val="en-GB"/>
        </w:rPr>
        <w:t xml:space="preserve"> fertili</w:t>
      </w:r>
      <w:ins w:id="6712" w:author="Soapbox" w:date="2021-07-16T10:15:00Z">
        <w:r w:rsidR="00953844" w:rsidRPr="001E7A27">
          <w:rPr>
            <w:lang w:val="en-GB"/>
          </w:rPr>
          <w:t>z</w:t>
        </w:r>
      </w:ins>
      <w:del w:id="6713" w:author="Soapbox" w:date="2021-07-16T10:15:00Z">
        <w:r w:rsidRPr="001E7A27" w:rsidDel="00953844">
          <w:rPr>
            <w:lang w:val="en-GB"/>
          </w:rPr>
          <w:delText>s</w:delText>
        </w:r>
      </w:del>
      <w:r w:rsidRPr="001E7A27">
        <w:rPr>
          <w:lang w:val="en-GB"/>
        </w:rPr>
        <w:t>ation, soil carbon enrichment due to enhanced litter input, or the northward shift of the tree</w:t>
      </w:r>
      <w:ins w:id="6714" w:author="Soapbox" w:date="2021-07-22T13:07:00Z">
        <w:r w:rsidR="00CD3EBC" w:rsidRPr="001E7A27">
          <w:rPr>
            <w:lang w:val="en-GB"/>
          </w:rPr>
          <w:t xml:space="preserve"> </w:t>
        </w:r>
      </w:ins>
      <w:del w:id="6715" w:author="Soapbox" w:date="2021-07-22T13:07:00Z">
        <w:r w:rsidRPr="001E7A27" w:rsidDel="00CD3EBC">
          <w:rPr>
            <w:lang w:val="en-GB"/>
          </w:rPr>
          <w:delText>-</w:delText>
        </w:r>
      </w:del>
      <w:r w:rsidRPr="001E7A27">
        <w:rPr>
          <w:lang w:val="en-GB"/>
        </w:rPr>
        <w:t xml:space="preserve">line in future climate projection </w:t>
      </w:r>
      <w:commentRangeStart w:id="6716"/>
      <w:r w:rsidRPr="001E7A27">
        <w:rPr>
          <w:lang w:val="en-GB"/>
        </w:rPr>
        <w:fldChar w:fldCharType="begin" w:fldLock="1"/>
      </w:r>
      <w:r w:rsidR="00747167" w:rsidRPr="001E7A27">
        <w:rPr>
          <w:lang w:val="en-GB"/>
        </w:rPr>
        <w:instrText>ADDIN CSL_CITATION { "citationID" : "IbmxMYXZ", "citationItems" : [ { "id" : "ITEM-1", "itemData" : { "DOI" : "10.5194/bg-7-1383-2010", "ISSN" : "1726-4189", "author" : [ { "dropping-particle" : "", "family" : "Bathiany", "given" : "S.", "non-dropping-particle" : "", "parse-names" : false, "suffix" : "" }, { "dropping-particle" : "", "family" : "Claussen", "given" : "M.", "non-dropping-particle" : "", "parse-names" : false, "suffix" : "" }, { "dropping-particle" : "", "family" : "Brovkin", "given" : "V.", "non-dropping-particle" : "", "parse-names" : false, "suffix" : "" }, { "dropping-particle" : "", "family" : "Raddatz", "given" : "T.", "non-dropping-particle" : "", "parse-names" : false, "suffix" : "" }, { "dropping-particle" : "", "family" : "Gayler", "given" : "V.", "non-dropping-particle" : "", "parse-names" : false, "suffix" : "" } ], "container-title" : "Biogeosciences", "id" : "ITEM-1", "issue" : "5", "issued" : { "date-parts" : [ [ "2010", "5", "4" ] ] }, "page" : "1383-1399", "title" : "Combined biogeophysical and biogeochemical effects of large-scale forest cover changes in the MPI earth system model", "translator" : [ { "dropping-particle" : "", "family" : "L5068", "given" : "", "non-dropping-particle" : "", "parse-names" : false, "suffix" : "" } ], "type" : "article-journal", "volume" : "7" }, "uri" : [ "http://zotero.org/users/1523010/items/HN3HIQBN" ], "uris" : [ "http://zotero.org/users/1523010/items/HN3HIQBN", "http://www.mendeley.com/documents/?uuid=cab6d604-f2ab-4695-be29-e2c5b686e493", "http://www.mendeley.com/documents/?uuid=47e4a933-4124-49a9-950a-429e2c428045" ] }, { "id" : "ITEM-2", "itemData" : { "DOI" : "10.1002/2016EF000469", "ISSN" : "23284277", "abstract" : "Massive near\u2010term greenhouse gas emissions reduction is a precondition for staying \u201cwell below 2\u00b0C\u201d global warming as envisaged by the Paris Agreement. Furthermore, extensive terrestrial carbon dioxide...In 2015, parties agreed to limit global warming to \u201cwell below\u201d 2\u00b0C above pre\u2010industrial levels. However, this requires not only massive near\u2010term greenhouse gas emissions reductions but also the application...", "author" : [ { "dropping-particle" : "", "family" : "Boysen", "given" : "Lena R.", "non-dropping-particle" : "", "parse-names" : false, "suffix" : "" }, { "dropping-particle" : "", "family" : "Lucht", "given" : "Wolfgang", "non-dropping-particle" : "", "parse-names" : false, "suffix" : "" }, { "dropping-particle" : "", "family" : "Gerten", "given" : "Dieter", "non-dropping-particle" : "", "parse-names" : false, "suffix" : "" }, { "dropping-particle" : "", "family" : "Heck", "given" : "Vera", "non-dropping-particle" : "", "parse-names" : false, "suffix" : "" }, { "dropping-particle" : "", "family" : "Lenton", "given" : "Timothy M.", "non-dropping-particle" : "", "parse-names" : false, "suffix" : "" }, { "dropping-particle" : "", "family" : "Schellnhuber", "given" : "Hans Joachim", "non-dropping-particle" : "", "parse-names" : false, "suffix" : "" } ], "container-title" : "Earth's Future", "id" : "ITEM-2", "issue" : "5", "issued" : { "date-parts" : [ [ "2017", "5" ] ] }, "language" : "en", "page" : "463-474", "title" : "The limits to global-warming mitigation by terrestrial carbon removal", "translator" : [ { "dropping-particle" : "", "family" : "L4888", "given" : "", "non-dropping-particle" : "", "parse-names" : false, "suffix" : "" } ], "type" : "article-journal", "volume" : "5" }, "uri" : [ "http://zotero.org/users/1523010/items/KDQ3IGCJ" ], "uris" : [ "http://zotero.org/users/1523010/items/KDQ3IGCJ", "http://www.mendeley.com/documents/?uuid=4d474ad1-1db6-46c1-a03f-48af1772cd20", "http://www.mendeley.com/documents/?uuid=6eea46b7-792a-43e5-8567-4f4e3053011b" ] }, { "id" : "ITEM-3", "itemData" : { "DOI" : "10.1038/s41467-018-05340-z", "ISBN" : "4146701805", "ISSN" : "2041-1723", "PMID" : "30087330", "abstract" : "Scenarios that limit global warming to below 2 \u00b0C by 2100 assume significant land-use change to support large-scale carbon dioxide (CO2) removal from the atmosphere by afforestation/reforestation, avoided deforestation, and Biomass Energy with Carbon Capture and Storage (BECCS). The more ambitious mitigation scenarios require even greater land area for mitigation and/or earlier adoption of CO2 removal strategies. Here we show that additional land-use change to meet a 1.5 \u00b0C climate change target could result in net losses of carbon from the land. The effectiveness of BECCS strongly depends on several assumptions related to the choice of biomass, the fate of initial above ground biomass, and the fossil-fuel emissions offset in the energy system. Depending on these factors, carbon removed from the atmosphere through BECCS could easily be offset by losses due to land-use change. If BECCS involves replacing high-carbon content ecosystems with crops, then forest-based mitigation could be more efficient for atmospheric CO2 removal than BECCS.", "author" : [ { "dropping-particle" : "", "family" : "Harper", "given" : "Anna B.", "non-dropping-particle" : "", "parse-names" : false, "suffix" : "" }, { "dropping-particle" : "", "family" : "Powell", "given" : "Tom", "non-dropping-particle" : "", "parse-names" : false, "suffix" : "" }, { "dropping-particle" : "", "family" : "Cox", "given" : "Peter M.", "non-dropping-particle" : "", "parse-names" : false, "suffix" : "" }, { "dropping-particle" : "", "family" : "House", "given" : "Joanna", "non-dropping-particle" : "", "parse-names" : false, "suffix" : "" }, { "dropping-particle" : "", "family" : "Huntingford", "given" : "Chris", "non-dropping-particle" : "", "parse-names" : false, "suffix" : "" }, { "dropping-particle" : "", "family" : "Lenton", "given" : "Timothy M.", "non-dropping-particle" : "", "parse-names" : false, "suffix" : "" }, { "dropping-particle" : "", "family" : "Sitch", "given" : "Stephen", "non-dropping-particle" : "", "parse-names" : false, "suffix" : "" }, { "dropping-particle" : "", "family" : "Burke", "given" : "Eleanor", "non-dropping-particle" : "", "parse-names" : false, "suffix" : "" }, { "dropping-particle" : "", "family" : "Chadburn", "given" : "Sarah E.", "non-dropping-particle" : "", "parse-names" : false, "suffix" : "" }, { "dropping-particle" : "", "family" : "Collins", "given" : "William J.", "non-dropping-particle" : "", "parse-names" : false, "suffix" : "" }, { "dropping-particle" : "", "family" : "Comyn-Platt", "given" : "Edward", "non-dropping-particle" : "", "parse-names" : false, "suffix" : "" }, { "dropping-particle" : "", "family" : "Daioglou", "given" : "Vassilis", "non-dropping-particle" : "", "parse-names" : false, "suffix" : "" }, { "dropping-particle" : "", "family" : "Doelman", "given" : "Jonathan C.", "non-dropping-particle" : "", "parse-names" : false, "suffix" : "" }, { "dropping-particle" : "", "family" : "Hayman", "given" : "Garry", "non-dropping-particle" : "", "parse-names" : false, "suffix" : "" }, { "dropping-particle" : "", "family" : "Robertson", "given" : "Eddy", "non-dropping-particle" : "", "parse-names" : false, "suffix" : "" }, { "dropping-particle" : "", "family" : "Vuuren", "given" : "Detlef", "non-dropping-particle" : "van", "parse-names" : false, "suffix" : "" }, { "dropping-particle" : "", "family" : "Wiltshire", "given" : "Andy", "non-dropping-particle" : "", "parse-names" : false, "suffix" : "" }, { "dropping-particle" : "", "family" : "Webber", "given" : "Christopher P.", "non-dropping-particle" : "", "parse-names" : false, "suffix" : "" }, { "dropping-particle" : "", "family" : "Bastos", "given" : "Ana", "non-dropping-particle" : "", "parse-names" : false, "suffix" : "" }, { "dropping-particle" : "", "family" : "Boysen", "given" : "Lena", "non-dropping-particle" : "", "parse-names" : false, "suffix" : "" }, { "dropping-particle" : "", "family" : "Ciais", "given" : "Philippe", "non-dropping-particle" : "", "parse-names" : false, "suffix" : "" }, { "dropping-particle" : "", "family" : "Devaraju", "given" : "Narayanappa", "non-dropping-particle" : "", "parse-names" : false, "suffix" : "" }, { "dropping-particle" : "", "family" : "Jain", "given" : "Atul K.", "non-dropping-particle" : "", "parse-names" : false, "suffix" : "" }, { "dropping-particle" : "", "family" : "Krause", "given" : "Andreas", "non-dropping-particle" : "", "parse-names" : false, "suffix" : "" }, { "dropping-particle" : "", "family" : "Poulter", "given" : "Ben", "non-dropping-particle" : "", "parse-names" : false, "suffix" : "" }, { "dropping-particle" : "", "family" : "Shu", "given" : "Shijie", "non-dropping-particle" : "", "parse-names" : false, "suffix" : "" } ], "container-title" : "Nature Communications", "id" : "ITEM-3", "issue" : "1", "issued" : { "date-parts" : [ [ "2018", "12", "7" ] ] }, "language" : "en", "page" : "2938", "title" : "Land-use emissions play a critical role in land-based mitigation for Paris climate targets", "translator" : [ { "dropping-particle" : "", "family" : "L7389", "given" : "", "non-dropping-particle" : "", "parse-names" : false, "suffix" : "" } ], "type" : "article-journal", "volume" : "9" }, "uris" : [ "http://www.mendeley.com/documents/?uuid=4ae2e170-150d-4a39-b9aa-68c0718d6992" ] }, { "id" : "ITEM-4", "itemData" : { "abstract" : "Studies on the global climatic effects of afforestation have mainly focused on the carbon sequestration potential of plausible scenarios while neglecting biogeophysical effects or were based on highly idealised afforestation scenarios. Here we assess the reduction potential for the atmospheric CO2 concentration and possible consequences for the global climate of following a strong reforestation scenario during this century taking into account both biogeochemical and biogeophysical effects. We perform simulations using the Max Planck Institute for Meteorology Earth System Model (MPI-ESM), forced by anthropogenic emissions according to the Representative Concentration Pathway (RCP) 8.5, but using land use transitions according to RCP 4.5. Thereby we are able to isolate the effects of land use changes in this scenario in which agricultural intensification leads to abandonment of agricultural areas and a regrowth of forest of about 8 million km2 in our model. We find that this reforestation reduces the atmospheric CO2 concentration by about 85 ppm by the end of the century as compared to RCP 8.5. This value is higher than previous estimates for plausible reforestation scenarios, mostly because the CO2 fertilisation effect on the terrestrial vegetation has not been accounted for in previous studies. Due to the lower CO2 concentration the global mean temperature increase is reduced by about 0.27 K. Regionally the simulated effect may exceed 2 K, but the largest annual mean cooling signal occurs in only sparsely populated regions. Concerning temperature extremes, however, the effect can also be large in densely populated areas, mostly caused by local biogeophysical effects of the vegetation changes. Thus, we conclude that the mitigation potential of reforestation is higher than previously thought, the need for adaptation in many regions of the world is still strong, but temperature extremes may be reduced.", "author" : [ { "dropping-particle" : "", "family" : "Sonntag", "given" : "Sebastian", "non-dropping-particle" : "", "parse-names" : false, "suffix" : "" }, { "dropping-particle" : "", "family" : "Pongratz", "given" : "Julia", "non-dropping-particle" : "", "parse-names" : false, "suffix" : "" }, { "dropping-particle" : "", "family" : "Reick", "given" : "Christian", "non-dropping-particle" : "", "parse-names" : false, "suffix" : "" }, { "dropping-particle" : "", "family" : "Schmidt", "given" : "Hauke", "non-dropping-particle" : "", "parse-names" : false, "suffix" : "" } ], "id" : "ITEM-4", "issued" : { "date-parts" : [ [ "2015", "4" ] ] }, "page" : "13707", "title" : "Carbon sequestration potential and climatic effects of reforestation in an Earth system model", "translator" : [ { "dropping-particle" : "", "family" : "L4899", "given" : "", "non-dropping-particle" : "", "parse-names" : false, "suffix" : "" } ], "type" : "speech", "volume" : "17" }, "uri" : [ "http://zotero.org/users/1523010/items/UCH6R8QC" ], "uris" : [ "http://zotero.org/users/1523010/items/UCH6R8QC", "http://www.mendeley.com/documents/?uuid=41bf73cc-a8f3-4cd9-9532-de9bfefd5dc9", "http://www.mendeley.com/documents/?uuid=bf03bc6c-0ce8-4f26-93f7-9e7d1c759780" ] } ], "mendeley" : { "formattedCitation" : "(Bathiany et al., 2010; Sonntag et al., 2015; Boysen et al., 2017b; Harper et al., 2018)", "manualFormatting" : "(Bathiany et al., 2010; Sonntag et al., 2015; Boysen et al., 2017; Harper et al., 2018)", "plainTextFormattedCitation" : "(Bathiany et al., 2010; Sonntag et al., 2015; Boysen et al., 2017b; Harper et al., 2018)", "previouslyFormattedCitation" : "(Bathiany et al., 2010; Sonntag et al., 2015; Boysen et al., 2017b; Harper et al., 2018)" }, "properties" : { "formattedCitation" : "(Bathiany et al., 2010; Boysen et al., 2017b; Harper et al., 2018; Sonntag et al., 2015)", "noteIndex" : 0, "plainCitation" : "(Bathiany et al., 2010; Boysen et al., 2017b; Harper et al., 2018; Sonntag et al., 2015)" }, "schema" : "https://github.com/citation-style-language/schema/raw/master/csl-citation.json" }</w:instrText>
      </w:r>
      <w:r w:rsidRPr="001E7A27">
        <w:rPr>
          <w:lang w:val="en-GB"/>
        </w:rPr>
        <w:fldChar w:fldCharType="separate"/>
      </w:r>
      <w:r w:rsidR="00025FA2" w:rsidRPr="001E7A27">
        <w:rPr>
          <w:noProof/>
          <w:lang w:val="en-GB"/>
        </w:rPr>
        <w:t>(Bathiany et al., 2010; Sonntag et al., 2015; Boysen et al., 2017</w:t>
      </w:r>
      <w:ins w:id="6717" w:author="Robin Matthews" w:date="2021-06-17T19:11:00Z">
        <w:r w:rsidR="00D2435B" w:rsidRPr="001E7A27">
          <w:rPr>
            <w:noProof/>
            <w:lang w:val="en-GB"/>
          </w:rPr>
          <w:t>b</w:t>
        </w:r>
      </w:ins>
      <w:r w:rsidR="00025FA2" w:rsidRPr="001E7A27">
        <w:rPr>
          <w:noProof/>
          <w:lang w:val="en-GB"/>
        </w:rPr>
        <w:t>; Harper et al., 2018)</w:t>
      </w:r>
      <w:r w:rsidRPr="001E7A27">
        <w:rPr>
          <w:lang w:val="en-GB"/>
        </w:rPr>
        <w:fldChar w:fldCharType="end"/>
      </w:r>
      <w:commentRangeEnd w:id="6716"/>
      <w:r w:rsidR="00025FA2" w:rsidRPr="001E7A27">
        <w:rPr>
          <w:rStyle w:val="CommentReference"/>
          <w:lang w:val="en-GB"/>
        </w:rPr>
        <w:commentReference w:id="6716"/>
      </w:r>
      <w:r w:rsidRPr="001E7A27">
        <w:rPr>
          <w:lang w:val="en-GB"/>
        </w:rPr>
        <w:t xml:space="preserve">. There is </w:t>
      </w:r>
      <w:r w:rsidRPr="001E7A27">
        <w:rPr>
          <w:i/>
          <w:lang w:val="en-GB"/>
        </w:rPr>
        <w:t>low</w:t>
      </w:r>
      <w:r w:rsidRPr="001E7A27">
        <w:rPr>
          <w:lang w:val="en-GB"/>
        </w:rPr>
        <w:t xml:space="preserve"> </w:t>
      </w:r>
      <w:r w:rsidRPr="001E7A27">
        <w:rPr>
          <w:i/>
          <w:lang w:val="en-GB"/>
        </w:rPr>
        <w:t>confidence</w:t>
      </w:r>
      <w:r w:rsidRPr="001E7A27">
        <w:rPr>
          <w:lang w:val="en-GB"/>
        </w:rPr>
        <w:t xml:space="preserve"> in the net direction of feedbacks of afforestation on global mean temperature. The feedbacks are highly region dependent</w:t>
      </w:r>
      <w:r w:rsidR="001225FD" w:rsidRPr="001E7A27">
        <w:rPr>
          <w:lang w:val="en-GB"/>
        </w:rPr>
        <w:t>. For instance</w:t>
      </w:r>
      <w:del w:id="6718" w:author="Soapbox" w:date="2021-07-22T13:08:00Z">
        <w:r w:rsidR="001225FD" w:rsidRPr="001E7A27" w:rsidDel="00CD3EBC">
          <w:rPr>
            <w:lang w:val="en-GB"/>
          </w:rPr>
          <w:delText>s</w:delText>
        </w:r>
      </w:del>
      <w:r w:rsidR="001225FD" w:rsidRPr="001E7A27">
        <w:rPr>
          <w:lang w:val="en-GB"/>
        </w:rPr>
        <w:t>,</w:t>
      </w:r>
      <w:r w:rsidRPr="001E7A27">
        <w:rPr>
          <w:lang w:val="en-GB"/>
        </w:rPr>
        <w:t xml:space="preserve"> afforestation at high latitudes would decrease albedo and </w:t>
      </w:r>
      <w:r w:rsidR="001225FD" w:rsidRPr="001E7A27">
        <w:rPr>
          <w:lang w:val="en-GB"/>
        </w:rPr>
        <w:t xml:space="preserve">increase </w:t>
      </w:r>
      <w:r w:rsidRPr="001E7A27">
        <w:rPr>
          <w:lang w:val="en-GB"/>
        </w:rPr>
        <w:t>local warming, while at low latitudes</w:t>
      </w:r>
      <w:r w:rsidR="001225FD" w:rsidRPr="001E7A27">
        <w:rPr>
          <w:lang w:val="en-GB"/>
        </w:rPr>
        <w:t>,</w:t>
      </w:r>
      <w:r w:rsidRPr="001E7A27">
        <w:rPr>
          <w:lang w:val="en-GB"/>
        </w:rPr>
        <w:t xml:space="preserve"> the cooling effect of enhanced evapotranspiration could exceed the warming effect due to albedo decrease </w:t>
      </w:r>
      <w:commentRangeStart w:id="6719"/>
      <w:commentRangeStart w:id="6720"/>
      <w:r w:rsidRPr="001E7A27">
        <w:rPr>
          <w:lang w:val="en-GB"/>
        </w:rPr>
        <w:fldChar w:fldCharType="begin" w:fldLock="1"/>
      </w:r>
      <w:ins w:id="6721" w:author="Robin Matthews" w:date="2021-06-17T19:10:00Z">
        <w:r w:rsidR="00D2435B" w:rsidRPr="001E7A27">
          <w:rPr>
            <w:lang w:val="en-GB"/>
          </w:rPr>
          <w:instrText>ADDIN CSL_CITATION { "citationItems" : [ { "id" : "ITEM-1", "itemData" : { "DOI" : "10.1038/nclimate1858", "ISSN" : "1758-6798", "abstract" : "This study shows that climate change could lead to a major redistribution of vegetation across the Arctic, with important implications for biosphere\u2013atmosphere interactions, as well as for biodiversity conservation and ecosystem services. Woody vegetation is predicted to expand substantially over coming decades, causing more Arctic warming through positive climate feedbacks than previously thought.", "author" : [ { "dropping-particle" : "", "family" : "Pearson", "given" : "Richard G", "non-dropping-particle" : "", "parse-names" : false, "suffix" : "" }, { "dropping-particle" : "", "family" : "Phillips", "given" : "Steven J", "non-dropping-particle" : "", "parse-names" : false, "suffix" : "" }, { "dropping-particle" : "", "family" : "Loranty", "given" : "Michael M", "non-dropping-particle" : "", "parse-names" : false, "suffix" : "" }, { "dropping-particle" : "", "family" : "Beck", "given" : "Pieter S A", "non-dropping-particle" : "", "parse-names" : false, "suffix" : "" }, { "dropping-particle" : "", "family" : "Damoulas", "given" : "Theodoros", "non-dropping-particle" : "", "parse-names" : false, "suffix" : "" }, { "dropping-particle" : "", "family" : "Knight", "given" : "Sarah J", "non-dropping-particle" : "", "parse-names" : false, "suffix" : "" }, { "dropping-particle" : "", "family" : "Goetz", "given" : "Scott J", "non-dropping-particle" : "", "parse-names" : false, "suffix" : "" } ], "container-title" : "Nature Climate Change", "id" : "ITEM-1", "issue" : "7", "issued" : { "date-parts" : [ [ "2013" ] ] }, "page" : "673-677", "title" : "Shifts in Arctic vegetation and associated feedbacks under climate change", "translator" : [ { "dropping-particle" : "", "family" : "L6476", "given" : "", "non-dropping-particle" : "", "parse-names" : false, "suffix" : "" } ], "type" : "article-journal", "volume" : "3" }, "uris" : [ "http://www.mendeley.com/documents/?uuid=217434f4-063f-4887-8eed-feae0c656694", "http://www.mendeley.com/documents/?uuid=4542e917-699f-4201-8716-3bf88ce9525a", "http://www.mendeley.com/documents/?uuid=e52e7ae8-ee80-4b31-9476-d78d18af0a53" ] }, { "id" : "ITEM-2", "itemData" : { "DOI" : "10.1088/1748-9326/8/3/034023", "abstract" : "One major challenge to the improvement of regional climate scenarios for the northern high latitudes is to understand land surface feedbacks associated with vegetation shifts and ecosystem biogeochemical cycling. We employed a customized, Arctic version of the individual-based dynamic vegetation model LPJ-GUESS to simulate the dynamics of upland and wetland ecosystems under a regional climate model\u2013downscaled future climate projection for the Arctic and Subarctic. The simulated vegetation distribution (1961\u20131990) agreed well with a composite map of actual arctic vegetation. In the future (2051\u20132080), a poleward advance of the forest\u2013tundra boundary, an expansion of tall shrub tundra, and a dominance shift from deciduous to evergreen boreal conifer forest over northern Eurasia were simulated. Ecosystems continued to sink carbon for the next few decades, although the size of these sinks diminished by the late 21st century. Hot spots of increased CH4 emission were identified in the peatlands near Hudson Bay and western Siberia. In terms of their net impact on regional climate forcing, positive feedbacks associated with the negative effects of tree-line, shrub cover and forest phenology changes on snow-season albedo, as well as the larger sources of CH4, may potentially dominate over negative feedbacks due to increased carbon sequestration and increased latent heat flux.", "author" : [ { "dropping-particle" : "", "family" : "Zhang", "given" : "Wenxin", "non-dropping-particle" : "", "parse-names" : false, "suffix" : "" }, { "dropping-particle" : "", "family" : "Miller", "given" : "Paul A", "non-dropping-particle" : "", "parse-names" : false, "suffix" : "" }, { "dropping-particle" : "", "family" : "Smith", "given" : "Benjamin", "non-dropping-particle" : "", "parse-names" : false, "suffix" : "" }, { "dropping-particle" : "", "family" : "Wania", "given" : "Rita", "non-dropping-particle" : "", "parse-names" : false, "suffix" : "" }, { "dropping-particle" : "", "family" : "Koenigk", "given" : "Torben", "non-dropping-particle" : "", "parse-names" : false, "suffix" : "" }, { "dropping-particle" : "", "family" : "D\u00f6scher", "given" : "Ralf", "non-dropping-particle" : "", "parse-names" : false, "suffix" : "" } ], "container-title" : "Environmental Research Letters", "id" : "ITEM-2", "issue" : "3", "issued" : { "date-parts" : [ [ "2013" ] ] }, "page" : "34023", "publisher" : "{IOP} Publishing", "title" : "Tundra shrubification and tree-line advance amplify arctic climate warming: results from an individual-based dynamic vegetation model", "translator" : [ { "dropping-particle" : "", "family" : "L6474", "given" : "", "non-dropping-particle" : "", "parse-names" : false, "suffix" : "" } ], "type" : "article-journal", "volume" : "8" }, "uris" : [ "http://www.mendeley.com/documents/?uuid=27c6e7be-45bc-4baa-b81a-6b0fd947e897", "http://www.mendeley.com/documents/?uuid=ad0d50b5-89f7-4592-a187-ed00bfcc46d0", "http://www.mendeley.com/documents/?uuid=f538adc5-9c84-4736-81c2-9c1704880125" ] }, { "id" : "ITEM-3",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"ITEM-3",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"id" : "ITEM-4",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"ITEM-4",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"(Pearson et al., 2013; Zhang et al., 2013a; Fuss et al., 2018; Jia et al., 2019)", "manualFormatting" : "(Pearson et al., 2013; W. Zhang et al. 2013; Jia et al. 2019", "plainTextFormattedCitation" : "(Pearson et al., 2013; Zhang et al., 2013a; Fuss et al., 2018; Jia et al., 2019)", "previouslyFormattedCitation" : "(Pearson et al., 2013; Zhang et al., 2013a; Fuss et al., 2018; Jia et al., 2019)" }, "properties" : { "noteIndex" : 0 }, "schema" : "https://github.com/citation-style-language/schema/raw/master/csl-citation.json" }</w:instrText>
        </w:r>
      </w:ins>
      <w:del w:id="6722" w:author="Robin Matthews" w:date="2021-06-17T19:09:00Z">
        <w:r w:rsidR="00747167" w:rsidRPr="001E7A27" w:rsidDel="00C366F4">
          <w:rPr>
            <w:lang w:val="en-GB"/>
          </w:rPr>
          <w:delInstrText>ADDIN CSL_CITATION { "citationItems" : [ { "id" : "ITEM-1", "itemData" : { "DOI" : "10.1038/nclimate1858", "ISSN" : "1758-6798", "abstract" : "This study shows that climate change could lead to a major redistribution of vegetation across the Arctic, with important implications for biosphere\u2013atmosphere interactions, as well as for biodiversity conservation and ecosystem services. Woody vegetation is predicted to expand substantially over coming decades, causing more Arctic warming through positive climate feedbacks than previously thought.", "author" : [ { "dropping-particle" : "", "family" : "Pearson", "given" : "Richard G", "non-dropping-particle" : "", "parse-names" : false, "suffix" : "" }, { "dropping-particle" : "", "family" : "Phillips", "given" : "Steven J", "non-dropping-particle" : "", "parse-names" : false, "suffix" : "" }, { "dropping-particle" : "", "family" : "Loranty", "given" : "Michael M", "non-dropping-particle" : "", "parse-names" : false, "suffix" : "" }, { "dropping-particle" : "", "family" : "Beck", "given" : "Pieter S A", "non-dropping-particle" : "", "parse-names" : false, "suffix" : "" }, { "dropping-particle" : "", "family" : "Damoulas", "given" : "Theodoros", "non-dropping-particle" : "", "parse-names" : false, "suffix" : "" }, { "dropping-particle" : "", "family" : "Knight", "given" : "Sarah J", "non-dropping-particle" : "", "parse-names" : false, "suffix" : "" }, { "dropping-particle" : "", "family" : "Goetz", "given" : "Scott J", "non-dropping-particle" : "", "parse-names" : false, "suffix" : "" } ], "container-title" : "Nature Climate Change", "id" : "ITEM-1", "issue" : "7", "issued" : { "date-parts" : [ [ "2013" ] ] }, "page" : "673-677", "title" : "Shifts in Arctic vegetation and associated feedbacks under climate change", "translator" : [ { "dropping-particle" : "", "family" : "L6476", "given" : "", "non-dropping-particle" : "", "parse-names" : false, "suffix" : "" } ], "type" : "article-journal", "volume" : "3" }, "uris" : [ "http://www.mendeley.com/documents/?uuid=217434f4-063f-4887-8eed-feae0c656694", "http://www.mendeley.com/documents/?uuid=4542e917-699f-4201-8716-3bf88ce9525a", "http://www.mendeley.com/documents/?uuid=e52e7ae8-ee80-4b31-9476-d78d18af0a53" ] }, { "id" : "ITEM-2", "itemData" : { "DOI" : "10.1088/1748-9326/8/3/034023", "abstract" : "One major challenge to the improvement of regional climate scenarios for the northern high latitudes is to understand land surface feedbacks associated with vegetation shifts and ecosystem biogeochemical cycling. We employed a customized, Arctic version of the individual-based dynamic vegetation model LPJ-GUESS to simulate the dynamics of upland and wetland ecosystems under a regional climate model\u2013downscaled future climate projection for the Arctic and Subarctic. The simulated vegetation distribution (1961\u20131990) agreed well with a composite map of actual arctic vegetation. In the future (2051\u20132080), a poleward advance of the forest\u2013tundra boundary, an expansion of tall shrub tundra, and a dominance shift from deciduous to evergreen boreal conifer forest over northern Eurasia were simulated. Ecosystems continued to sink carbon for the next few decades, although the size of these sinks diminished by the late 21st century. Hot spots of increased CH4 emission were identified in the peatlands near Hudson Bay and western Siberia. In terms of their net impact on regional climate forcing, positive feedbacks associated with the negative effects of tree-line, shrub cover and forest phenology changes on snow-season albedo, as well as the larger sources of CH4, may potentially dominate over negative feedbacks due to increased carbon sequestration and increased latent heat flux.", "author" : [ { "dropping-particle" : "", "family" : "Zhang", "given" : "Wenxin", "non-dropping-particle" : "", "parse-names" : false, "suffix" : "" }, { "dropping-particle" : "", "family" : "Miller", "given" : "Paul A", "non-dropping-particle" : "", "parse-names" : false, "suffix" : "" }, { "dropping-particle" : "", "family" : "Smith", "given" : "Benjamin", "non-dropping-particle" : "", "parse-names" : false, "suffix" : "" }, { "dropping-particle" : "", "family" : "Wania", "given" : "Rita", "non-dropping-particle" : "", "parse-names" : false, "suffix" : "" }, { "dropping-particle" : "", "family" : "Koenigk", "given" : "Torben", "non-dropping-particle" : "", "parse-names" : false, "suffix" : "" }, { "dropping-particle" : "", "family" : "D\u00f6scher", "given" : "Ralf", "non-dropping-particle" : "", "parse-names" : false, "suffix" : "" } ], "container-title" : "Environmental Research Letters", "id" : "ITEM-2", "issue" : "3", "issued" : { "date-parts" : [ [ "2013" ] ] }, "page" : "34023", "publisher" : "{IOP} Publishing", "title" : "Tundra shrubification and tree-line advance amplify arctic climate warming: results from an individual-based dynamic vegetation model", "translator" : [ { "dropping-particle" : "", "family" : "L6474", "given" : "", "non-dropping-particle" : "", "parse-names" : false, "suffix" : "" } ], "type" : "article-journal", "volume" : "8" }, "uris" : [ "http://www.mendeley.com/documents/?uuid=27c6e7be-45bc-4baa-b81a-6b0fd947e897", "http://www.mendeley.com/documents/?uuid=ad0d50b5-89f7-4592-a187-ed00bfcc46d0", "http://www.mendeley.com/documents/?uuid=f538adc5-9c84-4736-81c2-9c1704880125" ] }, { "id" : "ITEM-3",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"ITEM-3",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"id" : "ITEM-4",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"ITEM-4",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"(Pearson et al., 2013; Zhang et al., 2013a; Fuss et al., 2018; Jia et al., 2019)", "manualFormatting" : "(Pearson et al. 2013; Zhang et al. 2013; Jia et al. 2019, SRCCL Section 2.6.1)", "plainTextFormattedCitation" : "(Pearson et al., 2013; Zhang et al., 2013a; Fuss et al., 2018; Jia et al., 2019)", "previouslyFormattedCitation" : "(Pearson et al., 2013; Zhang et al., 2013a; Fuss et al., 2018; Jia et al., 2019)" }, "properties" : { "noteIndex" : 0 }, "schema" : "https://github.com/citation-style-language/schema/raw/master/csl-citation.json" }</w:delInstrText>
        </w:r>
      </w:del>
      <w:r w:rsidRPr="001E7A27">
        <w:rPr>
          <w:lang w:val="en-GB"/>
        </w:rPr>
        <w:fldChar w:fldCharType="separate"/>
      </w:r>
      <w:r w:rsidR="00025FA2" w:rsidRPr="001E7A27">
        <w:rPr>
          <w:noProof/>
          <w:lang w:val="en-GB"/>
        </w:rPr>
        <w:t>(Pearson et al.</w:t>
      </w:r>
      <w:ins w:id="6723" w:author="Robin Matthews" w:date="2021-06-17T19:10:00Z">
        <w:r w:rsidR="00D2435B" w:rsidRPr="001E7A27">
          <w:rPr>
            <w:noProof/>
            <w:lang w:val="en-GB"/>
          </w:rPr>
          <w:t>,</w:t>
        </w:r>
      </w:ins>
      <w:r w:rsidR="00025FA2" w:rsidRPr="001E7A27">
        <w:rPr>
          <w:noProof/>
          <w:lang w:val="en-GB"/>
        </w:rPr>
        <w:t xml:space="preserve"> 2013; </w:t>
      </w:r>
      <w:ins w:id="6724" w:author="Robin Matthews" w:date="2021-06-17T19:09:00Z">
        <w:r w:rsidR="00C366F4" w:rsidRPr="001E7A27">
          <w:rPr>
            <w:noProof/>
            <w:lang w:val="en-GB"/>
          </w:rPr>
          <w:t xml:space="preserve">W. </w:t>
        </w:r>
      </w:ins>
      <w:r w:rsidR="00025FA2" w:rsidRPr="001E7A27">
        <w:rPr>
          <w:noProof/>
          <w:lang w:val="en-GB"/>
        </w:rPr>
        <w:t>Zhang et al.</w:t>
      </w:r>
      <w:ins w:id="6725" w:author="Robin Matthews" w:date="2021-06-17T19:10:00Z">
        <w:r w:rsidR="00D2435B" w:rsidRPr="001E7A27">
          <w:rPr>
            <w:noProof/>
            <w:lang w:val="en-GB"/>
          </w:rPr>
          <w:t>,</w:t>
        </w:r>
      </w:ins>
      <w:r w:rsidR="00025FA2" w:rsidRPr="001E7A27">
        <w:rPr>
          <w:noProof/>
          <w:lang w:val="en-GB"/>
        </w:rPr>
        <w:t xml:space="preserve"> 2013; Jia et al.</w:t>
      </w:r>
      <w:ins w:id="6726" w:author="Robin Matthews" w:date="2021-06-17T19:10:00Z">
        <w:r w:rsidR="00D2435B" w:rsidRPr="001E7A27">
          <w:rPr>
            <w:noProof/>
            <w:lang w:val="en-GB"/>
          </w:rPr>
          <w:t>,</w:t>
        </w:r>
      </w:ins>
      <w:r w:rsidR="00025FA2" w:rsidRPr="001E7A27">
        <w:rPr>
          <w:noProof/>
          <w:lang w:val="en-GB"/>
        </w:rPr>
        <w:t xml:space="preserve"> 2019</w:t>
      </w:r>
      <w:del w:id="6727" w:author="Robin Matthews" w:date="2021-06-17T19:09:00Z">
        <w:r w:rsidR="00025FA2" w:rsidRPr="001E7A27" w:rsidDel="00C366F4">
          <w:rPr>
            <w:noProof/>
            <w:lang w:val="en-GB"/>
          </w:rPr>
          <w:delText>, SRCCL Section 2.6.1)</w:delText>
        </w:r>
      </w:del>
      <w:r w:rsidRPr="001E7A27">
        <w:rPr>
          <w:lang w:val="en-GB"/>
        </w:rPr>
        <w:fldChar w:fldCharType="end"/>
      </w:r>
      <w:commentRangeEnd w:id="6719"/>
      <w:commentRangeEnd w:id="6720"/>
      <w:r w:rsidR="00D2435B" w:rsidRPr="001E7A27">
        <w:rPr>
          <w:rStyle w:val="CommentReference"/>
          <w:lang w:val="en-GB"/>
        </w:rPr>
        <w:commentReference w:id="6719"/>
      </w:r>
      <w:r w:rsidR="00025FA2" w:rsidRPr="001E7A27">
        <w:rPr>
          <w:rStyle w:val="CommentReference"/>
          <w:lang w:val="en-GB"/>
        </w:rPr>
        <w:commentReference w:id="6720"/>
      </w:r>
      <w:ins w:id="6728" w:author="Robin Matthews" w:date="2021-06-17T19:09:00Z">
        <w:r w:rsidR="00C366F4" w:rsidRPr="001E7A27">
          <w:rPr>
            <w:noProof/>
            <w:lang w:val="en-GB"/>
          </w:rPr>
          <w:t>, SRCCL</w:t>
        </w:r>
      </w:ins>
      <w:ins w:id="6729" w:author="Ian Blenkinsop" w:date="2021-07-28T15:42:00Z">
        <w:r w:rsidR="00BE16ED" w:rsidRPr="001E7A27">
          <w:rPr>
            <w:noProof/>
            <w:lang w:val="en-GB"/>
          </w:rPr>
          <w:t>,</w:t>
        </w:r>
      </w:ins>
      <w:ins w:id="6730" w:author="Robin Matthews" w:date="2021-06-17T19:09:00Z">
        <w:r w:rsidR="00C366F4" w:rsidRPr="001E7A27">
          <w:rPr>
            <w:noProof/>
            <w:lang w:val="en-GB"/>
          </w:rPr>
          <w:t xml:space="preserve"> Section 2.6.1)</w:t>
        </w:r>
      </w:ins>
      <w:r w:rsidRPr="001E7A27">
        <w:rPr>
          <w:lang w:val="en-GB"/>
        </w:rPr>
        <w:t>. Both a</w:t>
      </w:r>
      <w:r w:rsidRPr="001E7A27">
        <w:rPr>
          <w:color w:val="000000" w:themeColor="text1"/>
          <w:lang w:val="en-GB" w:eastAsia="en-US"/>
        </w:rPr>
        <w:t xml:space="preserve">fforestation and reforestation affect the hydrological cycle through increased </w:t>
      </w:r>
      <w:ins w:id="6731" w:author="Soapbox" w:date="2021-07-22T13:10:00Z">
        <w:r w:rsidR="00CD3EBC" w:rsidRPr="001E7A27">
          <w:rPr>
            <w:color w:val="000000" w:themeColor="text1"/>
            <w:lang w:val="en-GB" w:eastAsia="en-US"/>
          </w:rPr>
          <w:t>volatile organic compound (</w:t>
        </w:r>
      </w:ins>
      <w:r w:rsidRPr="001E7A27">
        <w:rPr>
          <w:color w:val="000000" w:themeColor="text1"/>
          <w:lang w:val="en-GB" w:eastAsia="en-US"/>
        </w:rPr>
        <w:t>VOC</w:t>
      </w:r>
      <w:ins w:id="6732" w:author="Soapbox" w:date="2021-07-22T13:10:00Z">
        <w:r w:rsidR="00CD3EBC" w:rsidRPr="001E7A27">
          <w:rPr>
            <w:color w:val="000000" w:themeColor="text1"/>
            <w:lang w:val="en-GB" w:eastAsia="en-US"/>
          </w:rPr>
          <w:t>)</w:t>
        </w:r>
      </w:ins>
      <w:r w:rsidRPr="001E7A27">
        <w:rPr>
          <w:color w:val="000000" w:themeColor="text1"/>
          <w:lang w:val="en-GB" w:eastAsia="en-US"/>
        </w:rPr>
        <w:t xml:space="preserve"> emissions and cloud albedo </w:t>
      </w:r>
      <w:r w:rsidRPr="001E7A27">
        <w:rPr>
          <w:lang w:val="en-GB"/>
        </w:rPr>
        <w:fldChar w:fldCharType="begin" w:fldLock="1"/>
      </w:r>
      <w:r w:rsidR="00747167" w:rsidRPr="001E7A27">
        <w:rPr>
          <w:lang w:val="en-GB"/>
        </w:rPr>
        <w:instrText>ADDIN CSL_CITATION { "citationItems" : [ { "id" : "ITEM-1", "itemData" : { "DOI" : "10.1038/ncomms14065", "ISSN" : "2041-1723", "author" : [ { "dropping-particle" : "", "family" : "Teuling", "given" : "Adriaan J.", "non-dropping-particle" : "", "parse-names" : false, "suffix" : "" }, { "dropping-particle" : "", "family" : "Taylor", "given" : "Christopher M.", "non-dropping-particle" : "", "parse-names" : false, "suffix" : "" }, { "dropping-particle" : "", "family" : "Meirink", "given" : "Jan Fokke", "non-dropping-particle" : "", "parse-names" : false, "suffix" : "" }, { "dropping-particle" : "", "family" : "Melsen", "given" : "Lieke A.", "non-dropping-particle" : "", "parse-names" : false, "suffix" : "" }, { "dropping-particle" : "", "family" : "Miralles", "given" : "Diego G.", "non-dropping-particle" : "", "parse-names" : false, "suffix" : "" }, { "dropping-particle" : "", "family" : "Heerwaarden", "given" : "Chiel C.", "non-dropping-particle" : "van", "parse-names" : false, "suffix" : "" }, { "dropping-particle" : "", "family" : "Vautard", "given" : "Robert", "non-dropping-particle" : "", "parse-names" : false, "suffix" : "" }, { "dropping-particle" : "", "family" : "Stegehuis", "given" : "Annemiek I.", "non-dropping-particle" : "", "parse-names" : false, "suffix" : "" }, { "dropping-particle" : "", "family" : "Nabuurs", "given" : "Gert-Jan", "non-dropping-particle" : "", "parse-names" : false, "suffix" : "" }, { "dropping-particle" : "", "family" : "Arellano", "given" : "Jordi Vil\u00e0-Guerau", "non-dropping-particle" : "de", "parse-names" : false, "suffix" : "" } ], "container-title" : "Nature Communications", "id" : "ITEM-1", "issue" : "1", "issued" : { "date-parts" : [ [ "2017", "4", "11" ] ] }, "page" : "14065", "title" : "Observational evidence for cloud cover enhancement over western European forests", "translator" : [ { "dropping-particle" : "", "family" : "L7327", "given" : "", "non-dropping-particle" : "", "parse-names" : false, "suffix" : "" } ], "type" : "article-journal", "volume" : "8" }, "uris" : [ "http://www.mendeley.com/documents/?uuid=fd587f88-3b97-4be4-9854-57c36de7cb49" ] }, { "id" : "ITEM-2", "itemData" : { "DOI" : "10.3389/ffgc.2020.562044", "ISSN" : "2624-893X", "abstract" : "The pressure to increase forest and land carbon stocks simultaneously with increasing forest based biomass harvest for energy and materials emphasizes the need for dedicated analyses of impacts and possible trade-offs between these different mitigation options including also forest related biophysical factors, surface albedo and the formation of biogenic Secondary Organic Aerosols (SOA). We analyzed the change in global radiative forcing (RF) due to changes in these climatic agents as affected by the change in state of Finnish forests under increased or decreased harvest scenarios from a baseline. We also included avoided emissions due to wood material and energy substitution. Increasing harvests from baseline (65% of Current Annual Increment) decreased the total carbon sink (carbon in trees, soil and harvested wood products) at least for 50 years. When we coupled this change in carbon with other biosphere responses, surface albedo and aerosols, decreasing harvests from the baseline produced the largest cooling effect during 50 years. Accounting also for the avoided emissions due to increased wood use, the RF responses of the two lowest harvest scenarios were within uncertainty range. Our results show that the effects of forest management on SOA formation should be included in the analyses trying to deduce the net climate impact of forest use. The inclusion of the rarely considered SOA effects enforces the view that the lower the harvest, the more climatic cooling boreal forests provide. These results should act as a caution mark for policy makers who are emphasizing the increased utilization of forest biomass for short-living products and bioenergy as an efficient measure to mitigate climate change.", "author" : [ { "dropping-particle" : "", "family" : "Kalliokoski", "given" : "Tuomo", "non-dropping-particle" : "", "parse-names" : false, "suffix" : "" }, { "dropping-particle" : "", "family" : "B\u00e4ck", "given" : "Jaana", "non-dropping-particle" : "", "parse-names" : false, "suffix" : "" }, { "dropping-particle" : "", "family" : "Boy", "given" : "Michael", "non-dropping-particle" : "", "parse-names" : false, "suffix" : "" }, { "dropping-particle" : "", "family" : "Kulmala", "given" : "Markku", "non-dropping-particle" : "", "parse-names" : false, "suffix" : "" }, { "dropping-particle" : "", "family" : "Kuusinen", "given" : "Nea", "non-dropping-particle" : "", "parse-names" : false, "suffix" : "" }, { "dropping-particle" : "", "family" : "M\u00e4kel\u00e4", "given" : "Annikki", "non-dropping-particle" : "", "parse-names" : false, "suffix" : "" }, { "dropping-particle" : "", "family" : "Minkkinen", "given" : "Kari", "non-dropping-particle" : "", "parse-names" : false, "suffix" : "" }, { "dropping-particle" : "", "family" : "Minunno", "given" : "Francesco", "non-dropping-particle" : "", "parse-names" : false, "suffix" : "" }, { "dropping-particle" : "", "family" : "Paasonen", "given" : "Pauli", "non-dropping-particle" : "", "parse-names" : false, "suffix" : "" }, { "dropping-particle" : "", "family" : "Peltoniemi", "given" : "Mikko", "non-dropping-particle" : "", "parse-names" : false, "suffix" : "" }, { "dropping-particle" : "", "family" : "Taipale", "given" : "Ditte", "non-dropping-particle" : "", "parse-names" : false, "suffix" : "" }, { "dropping-particle" : "", "family" : "Valsta", "given" : "Lauri", "non-dropping-particle" : "", "parse-names" : false, "suffix" : "" }, { "dropping-particle" : "", "family" : "Vanhatalo", "given" : "Anni", "non-dropping-particle" : "", "parse-names" : false, "suffix" : "" }, { "dropping-particle" : "", "family" : "Zhou", "given" : "Luxi", "non-dropping-particle" : "", "parse-names" : false, "suffix" : "" }, { "dropping-particle" : "", "family" : "Zhou", "given" : "Putian", "non-dropping-particle" : "", "parse-names" : false, "suffix" : "" }, { "dropping-particle" : "", "family" : "Berninger", "given" : "Frank", "non-dropping-particle" : "", "parse-names" : false, "suffix" : "" } ], "container-title" : "Frontiers in Forests and Global Change", "id" : "ITEM-2", "issued" : { "date-parts" : [ [ "2020" ] ] }, "page" : "112", "title" : "Mitigation Impact of Different Harvest Scenarios of Finnish Forests That Account for Albedo, Aerosols, and Trade-Offs of Carbon Sequestration and Avoided Emissions", "translator" : [ { "dropping-particle" : "", "family" : "L7130", "given" : "", "non-dropping-particle" : "", "parse-names" : false, "suffix" : "" } ], "type" : "article-journal", "volume" : "3" }, "uris" : [ "http://www.mendeley.com/documents/?uuid=5cbe2786-5a29-41d1-b880-fba5ffe96cb0" ] } ], "mendeley" : { "formattedCitation" : "(Teuling et al., 2017; Kalliokoski et al., 2020)", "plainTextFormattedCitation" : "(Teuling et al., 2017; Kalliokoski et al., 2020)", "previouslyFormattedCitation" : "(Teuling et al., 2017; Kalliokoski et al., 2020)" }, "properties" : { "noteIndex" : 0 }, "schema" : "https://github.com/citation-style-language/schema/raw/master/csl-citation.json" }</w:instrText>
      </w:r>
      <w:r w:rsidRPr="001E7A27">
        <w:rPr>
          <w:lang w:val="en-GB"/>
        </w:rPr>
        <w:fldChar w:fldCharType="separate"/>
      </w:r>
      <w:r w:rsidR="00025FA2" w:rsidRPr="001E7A27">
        <w:rPr>
          <w:noProof/>
          <w:lang w:val="en-GB"/>
        </w:rPr>
        <w:t>(Teuling et al., 2017; Kalliokoski et al., 2020)</w:t>
      </w:r>
      <w:r w:rsidRPr="001E7A27">
        <w:rPr>
          <w:lang w:val="en-GB"/>
        </w:rPr>
        <w:fldChar w:fldCharType="end"/>
      </w:r>
      <w:r w:rsidRPr="001E7A27">
        <w:rPr>
          <w:lang w:val="en-GB"/>
        </w:rPr>
        <w:t xml:space="preserve">, </w:t>
      </w:r>
      <w:r w:rsidRPr="001E7A27">
        <w:rPr>
          <w:color w:val="000000" w:themeColor="text1"/>
          <w:lang w:val="en-GB" w:eastAsia="en-US"/>
        </w:rPr>
        <w:t xml:space="preserve">enhanced precipitation </w:t>
      </w:r>
      <w:r w:rsidRPr="001E7A27">
        <w:rPr>
          <w:color w:val="000000" w:themeColor="text1"/>
          <w:lang w:val="en-GB"/>
        </w:rPr>
        <w:fldChar w:fldCharType="begin" w:fldLock="1"/>
      </w:r>
      <w:r w:rsidR="00747167" w:rsidRPr="001E7A27">
        <w:rPr>
          <w:color w:val="000000" w:themeColor="text1"/>
          <w:lang w:val="en-GB" w:eastAsia="en-US"/>
        </w:rPr>
        <w:instrText>ADDIN CSL_CITATION { "citationItems" : [ { "id" : "ITEM-1", "itemData" : { "DOI" : "10.1016/j.gloenvcha.2017.01.002", "ISSN" : "0959-3780", "abstract" : "Forest-driven water and energy cycles are poorly integrated into regional, national, continental and global decision-making on climate change adaptation, mitigation, land use and water management. This constrains humanity\u2019s ability to protect our planet\u2019s climate and life-sustaining functions. The substantial body of research we review reveals that forest, water and energy interactions provide the foundations for carbon storage, for cooling terrestrial surfaces and for distributing water resources. Forests and trees must be recognized as prime regulators within the water, energy and carbon cycles. If these functions are ignored, planners will be unable to assess, adapt to or mitigate the impacts of changing land cover and climate. Our call to action targets a reversal of paradigms, from a carbon-centric model to one that treats the hydrologic and climate-cooling effects of trees and forests as the first order of priority. For reasons of sustainability, carbon storage must remain a secondary, though valuable, by-product. The effects of tree cover on climate at local, regional and continental scales offer benefits that demand wider recognition. The forest- and tree-centered research insights we review and analyze provide a knowledge-base for improving plans, policies and actions. Our understanding of how trees and forests influence water, energy and carbon cycles has important implications, both for the structure of planning, management and governance institutions, as well as for how trees and forests might be used to improve sustainability, adaptation and mitigation efforts.", "author" : [ { "dropping-particle" : "", "family" : "Ellison", "given" : "David", "non-dropping-particle" : "", "parse-names" : false, "suffix" : "" }, { "dropping-particle" : "", "family" : "Morris", "given" : "Cindy E", "non-dropping-particle" : "", "parse-names" : false, "suffix" : "" }, { "dropping-particle" : "", "family" : "Locatelli", "given" : "Bruno", "non-dropping-particle" : "", "parse-names" : false, "suffix" : "" }, { "dropping-particle" : "", "family" : "Sheil", "given" : "Douglas", "non-dropping-particle" : "", "parse-names" : false, "suffix" : "" }, { "dropping-particle" : "", "family" : "Cohen", "given" : "Jane", "non-dropping-particle" : "", "parse-names" : false, "suffix" : "" }, { "dropping-particle" : "", "family" : "Murdiyarso", "given" : "Daniel", "non-dropping-particle" : "", "parse-names" : false, "suffix" : "" }, { "dropping-particle" : "", "family" : "Gutierrez", "given" : "Victoria", "non-dropping-particle" : "", "parse-names" : false, "suffix" : "" }, { "dropping-particle" : "", "family" : "Noordwijk", "given" : "Meine", "non-dropping-particle" : "van", "parse-names" : false, "suffix" : "" }, { "dropping-particle" : "", "family" : "Creed", "given" : "Irena F", "non-dropping-particle" : "", "parse-names" : false, "suffix" : "" }, { "dropping-particle" : "", "family" : "Pokorny", "given" : "Jan", "non-dropping-particle" : "", "parse-names" : false, "suffix" : "" }, { "dropping-particle" : "", "family" : "Gaveau", "given" : "David", "non-dropping-particle" : "", "parse-names" : false, "suffix" : "" }, { "dropping-particle" : "V", "family" : "Spracklen", "given" : "Dominick", "non-dropping-particle" : "", "parse-names" : false, "suffix" : "" }, { "dropping-particle" : "", "family" : "Tobella", "given" : "Aida Bargu\u00e9s", "non-dropping-particle" : "", "parse-names" : false, "suffix" : "" }, { "dropping-particle" : "", "family" : "Ilstedt", "given" : "Ulrik", "non-dropping-particle" : "", "parse-names" : false, "suffix" : "" }, { "dropping-particle" : "", "family" : "Teuling", "given" : "Adriaan J", "non-dropping-particle" : "", "parse-names" : false, "suffix" : "" }, { "dropping-particle" : "", "family" : "Gebrehiwot", "given" : "Solomon Gebreyohannis", "non-dropping-particle" : "", "parse-names" : false, "suffix" : "" }, { "dropping-particle" : "", "family" : "Sands", "given" : "David C", "non-dropping-particle" : "", "parse-names" : false, "suffix" : "" }, { "dropping-particle" : "", "family" : "Muys", "given" : "Bart", "non-dropping-particle" : "", "parse-names" : false, "suffix" : "" }, { "dropping-particle" : "", "family" : "Verbist", "given" : "Bruno", "non-dropping-particle" : "", "parse-names" : false, "suffix" : "" }, { "dropping-particle" : "", "family" : "Springgay", "given" : "Elaine", "non-dropping-particle" : "", "parse-names" : false, "suffix" : "" }, { "dropping-particle" : "", "family" : "Sugandi", "given" : "Yulia", "non-dropping-particle" : "", "parse-names" : false, "suffix" : "" }, { "dropping-particle" : "", "family" : "Sullivan", "given" : "Caroline A", "non-dropping-particle" : "", "parse-names" : false, "suffix" : "" } ], "container-title" : "Global Environmental Change", "id" : "ITEM-1", "issued" : { "date-parts" : [ [ "2017" ] ] }, "page" : "51-61", "title" : "Trees, forests and water: Cool insights for a hot world", "translator" : [ { "dropping-particle" : "", "family" : "L3398", "given" : "", "non-dropping-particle" : "", "parse-names" : false, "suffix" : "" } ], "type" : "article-journal", "volume" : "43" }, "uris" : [ "http://www.mendeley.com/documents/?uuid=12d52fe2-820d-4443-9e0c-e913f4c205d0" ] } ], "mendeley" : { "formattedCitation" : "(Ellison et al., 2017)", "plainTextFormattedCitation" : "(Ellison et al., 2017)", "previouslyFormattedCitation" : "(Ellison et al., 2017)" }, "properties" : { "noteIndex" : 0 }, "schema" : "https://github.com/citation-style-language/schema/raw/master/csl-citation.json" }</w:instrText>
      </w:r>
      <w:r w:rsidRPr="001E7A27">
        <w:rPr>
          <w:color w:val="000000" w:themeColor="text1"/>
          <w:lang w:val="en-GB"/>
        </w:rPr>
        <w:fldChar w:fldCharType="separate"/>
      </w:r>
      <w:r w:rsidR="00025FA2" w:rsidRPr="001E7A27">
        <w:rPr>
          <w:noProof/>
          <w:color w:val="000000" w:themeColor="text1"/>
          <w:lang w:val="en-GB" w:eastAsia="en-US"/>
        </w:rPr>
        <w:t>(Ellison et al., 2017)</w:t>
      </w:r>
      <w:r w:rsidRPr="001E7A27">
        <w:rPr>
          <w:color w:val="000000" w:themeColor="text1"/>
          <w:lang w:val="en-GB"/>
        </w:rPr>
        <w:fldChar w:fldCharType="end"/>
      </w:r>
      <w:r w:rsidRPr="001E7A27">
        <w:rPr>
          <w:color w:val="000000" w:themeColor="text1"/>
          <w:lang w:val="en-GB" w:eastAsia="en-US"/>
        </w:rPr>
        <w:t xml:space="preserve"> and increased transpiration, with potential effects on runoff and, especially in dry areas, on water supply</w:t>
      </w:r>
      <w:ins w:id="6733" w:author="Ian Blenkinsop" w:date="2021-07-28T15:43:00Z">
        <w:r w:rsidR="00BE16ED" w:rsidRPr="001E7A27">
          <w:rPr>
            <w:color w:val="000000" w:themeColor="text1"/>
            <w:lang w:val="en-GB" w:eastAsia="en-US"/>
          </w:rPr>
          <w:t xml:space="preserve"> (Figure 5.36 and Cross-Chapter Box 5.1;</w:t>
        </w:r>
      </w:ins>
      <w:r w:rsidRPr="001E7A27">
        <w:rPr>
          <w:color w:val="000000" w:themeColor="text1"/>
          <w:lang w:val="en-GB" w:eastAsia="en-US"/>
        </w:rPr>
        <w:t xml:space="preserve"> </w:t>
      </w:r>
      <w:r w:rsidRPr="001E7A27">
        <w:rPr>
          <w:color w:val="000000" w:themeColor="text1"/>
          <w:lang w:val="en-GB"/>
        </w:rPr>
        <w:fldChar w:fldCharType="begin" w:fldLock="1"/>
      </w:r>
      <w:r w:rsidR="00747167" w:rsidRPr="001E7A27">
        <w:rPr>
          <w:color w:val="000000" w:themeColor="text1"/>
          <w:lang w:val="en-GB"/>
        </w:rPr>
        <w:instrText>ADDIN CSL_CITATION { "citationItems" : [ { "id" : "ITEM-1", "itemData" : { "DOI" : "10.1111/j.1365-2486.2005.01011.x", "ISSN" : "1354-1013", "abstract" : "Abstract Carbon sequestration programs, including afforestation and reforestation, are gaining attention globally and will alter many ecosystem processes, including water yield. Some previous analyses have addressed deforestation and water yield, while the effects of afforestation on water yield have been considered for some regions. However, to our knowledge no systematic global analysis of the effects of afforestation on water yield has been undertaken. To assess and predict these effects globally, we analyzed 26 catchment data sets with 504 observations, including annual runoff and low flow. We examined changes in the context of several variables, including original vegetation type, plantation species, plantation age, and mean annual precipitation (MAP). All of these variables should be useful for understanding and modeling the effects of afforestation on water yield. We found that annual runoff was reduced on average by 44% (\u00b13%) and 31% (\u00b12%) when grasslands and shrublands were afforested, respectively. Eucalypts had a larger impact than other tree species in afforested grasslands (P=0.002), reducing runoff (90) by 75% (\u00b110%), compared with a 40% (\u00b13%) average decrease with pines. Runoff losses increased significantly with plantation age for at least 20 years after planting, whether expressed as absolute changes (mm) or as a proportion of predicted runoff (%) (P&lt;0.001). For grasslands, absolute reductions in annual runoff were greatest at wetter sites, but proportional reductions were significantly larger in drier sites (P&lt;0.01 and P&lt;0.001, respectively). Afforestation effects on low flow were similar to those on total annual flow, but proportional reductions were even larger for low flow (P&lt;0.001). These results clearly demonstrate that reductions in runoff can be expected following afforestation of grasslands and shrublands and may be most severe in drier regions. Our results suggest that, in a region where natural runoff is less than 10% of MAP, afforestation should result in a complete loss of runoff; where natural runoff is 30% of precipitation, it will likely be cut by half or more when trees are planted. The possibility that afforestation could cause or intensify water shortages in many locations is a tradeoff that should be explicitly addressed in carbon sequestration programs.", "author" : [ { "dropping-particle" : "", "family" : "Farley", "given" : "Kathleen A", "non-dropping-particle" : "", "parse-names" : false, "suffix" : "" }, { "dropping-particle" : "", "family" : "Jobbagy", "given" : "Esteban G.", "non-dropping-particle" : "", "parse-names" : false, "suffix" : "" }, { "dropping-particle" : "", "family" : "Jackson", "given" : "Robert B", "non-dropping-particle" : "", "parse-names" : false, "suffix" : "" } ], "container-title" : "Global Change Biology", "id" : "ITEM-1", "issue" : "10", "issued" : { "date-parts" : [ [ "2005", "10" ] ] }, "page" : "1565-1576", "title" : "Effects of afforestation on water yield: a global synthesis with implications for policy", "translator" : [ { "dropping-particle" : "", "family" : "L3941", "given" : "", "non-dropping-particle" : "", "parse-names" : false, "suffix" : "" } ], "type" : "article-journal", "volume" : "11" }, "uris" : [ "http://www.mendeley.com/documents/?uuid=0f10c4fa-27fc-4ea2-bb87-9cc7139b6252" ] }, { "id" : "ITEM-2",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"ITEM-2",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"id" : "ITEM-3", "itemData" : { "DOI" : "10.5194/bg-14-4829-2017", "ISSN" : "1726-4189", "abstract" : "Abstract. Land management for carbon storage is discussed as being indispensable for climate change mitigation because of its large potential to remove carbon dioxide from the atmosphere, and to avoid further emissions from deforestation. However, the acceptance and feasibility of land-based mitigation projects depends on potential side effects on other important ecosystem functions and their services. Here, we use projections of future land use and land cover for different land-based mitigation options from two land-use models (IMAGE and MAgPIE) and evaluate their effects with a global dynamic vegetation model (LPJ-GUESS). In the land-use models, carbon removal was achieved either via growth of bioenergy crops combined with carbon capture and storage, via avoided deforestation and afforestation, or via a combination of both. We compare these scenarios to a reference scenario without land-based mitigation and analyse the LPJ-GUESS simulations with the aim of assessing synergies and trade-offs across a range of ecosystem service indicators: carbon storage, surface albedo, evapotranspiration, water runoff, crop production, nitrogen loss, and emissions of biogenic volatile organic compounds. In our mitigation simulations cumulative carbon storage by year 2099 ranged between 55 and 89 GtC. Other ecosystem service indicators were influenced heterogeneously both positively and negatively, with large variability across regions and land-use scenarios. Avoided deforestation and afforestation led to an increase in evapotranspiration and enhanced emissions of biogenic volatile organic compounds, and to a decrease in albedo, runoff, and nitrogen loss. Crop production could also decrease in the afforestation scenarios as a result of reduced crop area, especially for MAgPIE land-use patterns, if assumed increases in crop yields cannot be realized. Bioenergy-based climate change mitigation was projected to affect less area globally than in the forest expansion scenarios, and resulted in less pronounced changes in most ecosystem service indicators than forest-based mitigation, but included a possible decrease in nitrogen loss, crop production, and biogenic volatile organic compounds emissions.", "author" : [ { "dropping-particle" : "", "family" : "Krause", "given" : "Andreas", "non-dropping-particle" : "", "parse-names" : false, "suffix" : "" }, { "dropping-particle" : "", "family" : "Pugh", "given" : "Thomas A. M.", "non-dropping-particle" : "", "parse-names" : false, "suffix" : "" }, { "dropping-particle" : "", "family" : "Bayer", "given" : "Anita D.", "non-dropping-particle" : "", "parse-names" : false, "suffix" : "" }, { "dropping-particle" : "", "family" : "Doelman", "given" : "Jonathan C.", "non-dropping-particle" : "", "parse-names" : false, "suffix" : "" }, { "dropping-particle" : "", "family" : "Humpen\u00f6der", "given" : "Florian", "non-dropping-particle" : "", "parse-names" : false, "suffix" : "" }, { "dropping-particle" : "", "family" : "Anthoni", "given" : "Peter", "non-dropping-particle" : "", "parse-names" : false, "suffix" : "" }, { "dropping-particle" : "", "family" : "Olin", "given" : "Stefan", "non-dropping-particle" : "", "parse-names" : false, "suffix" : "" }, { "dropping-particle" : "", "family" : "Bodirsky", "given" : "Benjamin L.", "non-dropping-particle" : "", "parse-names" : false, "suffix" : "" }, { "dropping-particle" : "", "family" : "Popp", "given" : "Alexander", "non-dropping-particle" : "", "parse-names" : false, "suffix" : "" }, { "dropping-particle" : "", "family" : "Stehfest", "given" : "Elke", "non-dropping-particle" : "", "parse-names" : false, "suffix" : "" }, { "dropping-particle" : "", "family" : "Arneth", "given" : "Almut", "non-dropping-particle" : "", "parse-names" : false, "suffix" : "" } ], "container-title" : "Biogeosciences", "id" : "ITEM-3", "issue" : "21", "issued" : { "date-parts" : [ [ "2017", "11", "3" ] ] }, "language" : "en", "page" : "4829-4850", "title" : "Global consequences of afforestation and bioenergy cultivation on ecosystem service indicators", "translator" : [ { "dropping-particle" : "", "family" : "L7234", "given" : "", "non-dropping-particle" : "", "parse-names" : false, "suffix" : "" } ], "type" : "article-journal", "volume" : "14" }, "uris" : [ "http://www.mendeley.com/documents/?uuid=9ab012be-0ff1-4723-9bbf-1f1f3c7b174c" ] }, { "id" : "ITEM-4", "itemData" : { "DOI" : "10.5194/hess-23-3631-2019", "ISSN" : "1607-7938", "abstract" : "Abstract. Since the 1950s, Europe has undergone large shifts in climate and land cover. Previous assessments of past and future changes in evapotranspiration or streamflow have either focussed on land use/cover or climate contributions or on individual catchments under specific climate conditions, but not on all aspects at larger scales. Here, we aim to understand how decadal changes in climate (e.g. precipitation, temperature) and land use (e.g. deforestation/afforestation, urbanization) have impacted the amount and distribution of water resource availability (both evapotranspiration and streamflow) across Europe since the 1950s. To this end, we simulate the distribution of average evapotranspiration and streamflow at high resolution (1 km2) by combining (a) a steady-state Budyko model for water balance partitioning constrained by long-term (lysimeter) observations across different land use types, (b) a novel decadal high-resolution historical land use reconstruction, and (c) gridded observations of key meteorological variables. The continental-scale patterns in the simulations agree well with coarser-scale observation-based estimates of evapotranspiration and also with observed changes in streamflow from small basins across Europe. We find that strong shifts in the continental-scale patterns of evapotranspiration and streamflow have occurred between the period around 1960 and 2010. In much of central-western Europe, our results show an increase in evapotranspiration of the order of 5 %\u201315 % between 1955\u20131965 and 2005\u20132015, whereas much of the Scandinavian peninsula shows increases exceeding 15 %. The Iberian Peninsula and other parts of the Mediterranean show a decrease of the order of 5 %\u201315 %. A similar north\u2013south gradient was found for changes in streamflow, although changes in central-western Europe were generally small. Strong decreases and increases exceeding 45 % were found in parts of the Iberian and Scandinavian peninsulas, respectively. In Sweden, for example, increased precipitation is a larger driver than large-scale reforestation and afforestation, leading to increases in both streamflow and evapotranspiration. In most of the Mediterranean, decreased precipitation combines with increased forest cover and potential evapotranspiration to reduce streamflow. In spite of considerable local- and regional-scale complexity, the response of net actual evapotranspiration to changes in land use, precipitation, and potential evaporation is remarkabl\u2026", "author" : [ { "dropping-particle" : "", "family" : "Teuling", "given" : "Adriaan J.", "non-dropping-particle" : "", "parse-names" : false, "suffix" : "" }, { "dropping-particle" : "", "family" : "Badts", "given" : "Emile A. G.", "non-dropping-particle" : "de", "parse-names" : false, "suffix" : "" }, { "dropping-particle" : "", "family" : "Jansen", "given" : "Femke A.", "non-dropping-particle" : "", "parse-names" : false, "suffix" : "" }, { "dropping-particle" : "", "family" : "Fuchs", "given" : "Richard", "non-dropping-particle" : "", "parse-names" : false, "suffix" : "" }, { "dropping-particle" : "", "family" : "Buitink", "given" : "Joost", "non-dropping-particle" : "", "parse-names" : false, "suffix" : "" }, { "dropping-particle" : "", "family" : "Hoek van Dijke", "given" : "Anne J.", "non-dropping-particle" : "", "parse-names" : false, "suffix" : "" }, { "dropping-particle" : "", "family" : "Sterling", "given" : "Shannon M.", "non-dropping-particle" : "", "parse-names" : false, "suffix" : "" } ], "container-title" : "Hydrology and Earth System Sciences", "id" : "ITEM-4", "issue" : "9", "issued" : { "date-parts" : [ [ "2019", "9", "9" ] ] }, "page" : "3631-3652", "title" : "Climate change, reforestation/afforestation, and urbanization impacts on evapotranspiration and streamflow in Europe", "translator" : [ { "dropping-particle" : "", "family" : "L7326", "given" : "", "non-dropping-particle" : "", "parse-names" : false, "suffix" : "" } ], "type" : "article-journal", "volume" : "23" }, "uris" : [ "http://www.mendeley.com/documents/?uuid=5854e751-37f3-4acb-9c80-31accef105ce" ] } ], "mendeley" : { "formattedCitation" : "(Farley et al., 2005; Smith et al., 2016; Krause et al., 2017; Teuling et al., 2019)", "plainTextFormattedCitation" : "(Farley et al., 2005; Smith et al., 2016; Krause et al., 2017; Teuling et al., 2019)", "previouslyFormattedCitation" : "(Farley et al., 2005; Smith et al., 2016; Krause et al., 2017; Teuling et al., 2019)" }, "properties" : { "noteIndex" : 0 }, "schema" : "https://github.com/citation-style-language/schema/raw/master/csl-citation.json" }</w:instrText>
      </w:r>
      <w:r w:rsidRPr="001E7A27">
        <w:rPr>
          <w:color w:val="000000" w:themeColor="text1"/>
          <w:lang w:val="en-GB"/>
        </w:rPr>
        <w:fldChar w:fldCharType="separate"/>
      </w:r>
      <w:del w:id="6734" w:author="Ian Blenkinsop" w:date="2021-07-28T15:43:00Z">
        <w:r w:rsidR="00025FA2" w:rsidRPr="001E7A27" w:rsidDel="00BE16ED">
          <w:rPr>
            <w:noProof/>
            <w:color w:val="000000" w:themeColor="text1"/>
            <w:lang w:val="en-GB"/>
          </w:rPr>
          <w:delText>(</w:delText>
        </w:r>
      </w:del>
      <w:r w:rsidR="00025FA2" w:rsidRPr="001E7A27">
        <w:rPr>
          <w:noProof/>
          <w:color w:val="000000" w:themeColor="text1"/>
          <w:lang w:val="en-GB"/>
        </w:rPr>
        <w:t xml:space="preserve">Farley et al., 2005; Smith et al., 2016; Krause et al., 2017; Teuling </w:t>
      </w:r>
      <w:r w:rsidR="00025FA2" w:rsidRPr="001E7A27">
        <w:rPr>
          <w:noProof/>
          <w:color w:val="000000" w:themeColor="text1"/>
          <w:lang w:val="en-GB"/>
        </w:rPr>
        <w:lastRenderedPageBreak/>
        <w:t>et al., 2019)</w:t>
      </w:r>
      <w:r w:rsidRPr="001E7A27">
        <w:rPr>
          <w:color w:val="000000" w:themeColor="text1"/>
          <w:lang w:val="en-GB"/>
        </w:rPr>
        <w:fldChar w:fldCharType="end"/>
      </w:r>
      <w:del w:id="6735" w:author="Ian Blenkinsop" w:date="2021-07-28T15:43:00Z">
        <w:r w:rsidRPr="001E7A27" w:rsidDel="00BE16ED">
          <w:rPr>
            <w:color w:val="000000" w:themeColor="text1"/>
            <w:lang w:val="en-GB"/>
          </w:rPr>
          <w:delText xml:space="preserve"> </w:delText>
        </w:r>
        <w:r w:rsidRPr="001E7A27" w:rsidDel="00BE16ED">
          <w:rPr>
            <w:color w:val="000000" w:themeColor="text1"/>
            <w:lang w:val="en-GB" w:eastAsia="en-US"/>
          </w:rPr>
          <w:delText>(Figure 5.36, Cross-Chapter Box 5.1)</w:delText>
        </w:r>
      </w:del>
      <w:r w:rsidRPr="001E7A27">
        <w:rPr>
          <w:color w:val="000000" w:themeColor="text1"/>
          <w:lang w:val="en-GB" w:eastAsia="en-US"/>
        </w:rPr>
        <w:t>. Forest-based methods can either raise or lower N</w:t>
      </w:r>
      <w:r w:rsidRPr="001E7A27">
        <w:rPr>
          <w:color w:val="000000" w:themeColor="text1"/>
          <w:vertAlign w:val="subscript"/>
          <w:lang w:val="en-GB" w:eastAsia="en-US"/>
        </w:rPr>
        <w:t>2</w:t>
      </w:r>
      <w:r w:rsidRPr="001E7A27">
        <w:rPr>
          <w:color w:val="000000" w:themeColor="text1"/>
          <w:lang w:val="en-GB" w:eastAsia="en-US"/>
        </w:rPr>
        <w:t>O emissions, depending on tree species, previous land use, soil type and climatic factors (</w:t>
      </w:r>
      <w:r w:rsidRPr="001E7A27">
        <w:rPr>
          <w:i/>
          <w:iCs/>
          <w:color w:val="000000" w:themeColor="text1"/>
          <w:lang w:val="en-GB" w:eastAsia="en-US"/>
        </w:rPr>
        <w:t>low confidence</w:t>
      </w:r>
      <w:r w:rsidRPr="001E7A27">
        <w:rPr>
          <w:color w:val="000000" w:themeColor="text1"/>
          <w:lang w:val="en-GB" w:eastAsia="en-US"/>
          <w:rPrChange w:id="6736" w:author="Ian Blenkinsop" w:date="2021-07-28T15:43:00Z">
            <w:rPr>
              <w:i/>
              <w:iCs/>
              <w:color w:val="000000" w:themeColor="text1"/>
              <w:lang w:val="en-GB" w:eastAsia="en-US"/>
            </w:rPr>
          </w:rPrChange>
        </w:rPr>
        <w:t>)</w:t>
      </w:r>
      <w:r w:rsidRPr="001E7A27">
        <w:rPr>
          <w:color w:val="000000" w:themeColor="text1"/>
          <w:lang w:val="en-GB" w:eastAsia="en-US"/>
        </w:rPr>
        <w:t xml:space="preserve"> </w:t>
      </w:r>
      <w:ins w:id="6737" w:author="Ian Blenkinsop" w:date="2021-07-28T15:43:00Z">
        <w:r w:rsidR="00BE16ED" w:rsidRPr="001E7A27">
          <w:rPr>
            <w:color w:val="000000" w:themeColor="text1"/>
            <w:lang w:val="en-GB" w:eastAsia="en-US"/>
          </w:rPr>
          <w:t xml:space="preserve">(Figure 5.36 and Supplementary Materials, Table 5.SM.4; </w:t>
        </w:r>
      </w:ins>
      <w:r w:rsidRPr="001E7A27">
        <w:rPr>
          <w:color w:val="000000" w:themeColor="text1"/>
          <w:lang w:val="en-GB" w:eastAsia="en-US"/>
        </w:rPr>
        <w:fldChar w:fldCharType="begin" w:fldLock="1"/>
      </w:r>
      <w:r w:rsidR="00747167" w:rsidRPr="001E7A27">
        <w:rPr>
          <w:color w:val="000000" w:themeColor="text1"/>
          <w:lang w:val="en-GB" w:eastAsia="en-US"/>
        </w:rPr>
        <w:instrText>ADDIN CSL_CITATION { "citationItems" : [ { "id" : "ITEM-1", "itemData" : { "DOI" : "10.1016/j.agrformet.2014.07.014", "ISSN" : "01681923", "author" : [ { "dropping-particle" : "", "family" : "Benanti", "given" : "Giuseppe", "non-dropping-particle" : "", "parse-names" : false, "suffix" : "" }, { "dropping-particle" : "", "family" : "Saunders", "given" : "Matthew", "non-dropping-particle" : "", "parse-names" : false, "suffix" : "" }, { "dropping-particle" : "", "family" : "Tobin", "given" : "Brian", "non-dropping-particle" : "", "parse-names" : false, "suffix" : "" }, { "dropping-particle" : "", "family" : "Osborne", "given" : "Bruce", "non-dropping-particle" : "", "parse-names" : false, "suffix" : "" } ], "container-title" : "Agricultural and Forest Meteorology", "id" : "ITEM-1", "issued" : { "date-parts" : [ [ "2014", "11" ] ] }, "page" : "82-93", "title" : "Contrasting impacts of afforestation on nitrous oxide and methane emissions", "translator" : [ { "dropping-particle" : "", "family" : "L3944", "given" : "", "non-dropping-particle" : "", "parse-names" : false, "suffix" : "" } ], "type" : "article-journal", "volume" : "198-199" }, "uris" : [ "http://www.mendeley.com/documents/?uuid=4edf3284-f815-46a6-900d-286f07ba45c6" ] }, { "id" : "ITEM-2", "itemData" : { "DOI" : "10.1007/s10021-019-00347-z", "ISSN" : "1435-0629", "abstract" : "Land-use change is a prominent feature of the Anthropocene. Transitions between natural and human-managed ecosystems affect biogeochemical cycles in many ways, but soil processes are among the least understood. We used a global meta-analysis (62 studies, 1670 paired comparisons) to examine effects of land conversion on soil\u2013atmosphere fluxes of methane (CH4) and nitrous oxide (N2O) from upland soils, and determine soil and environmental factors driving these effects. Conversion from a natural ecosystem to any anthropogenic land use increased soil CH4 and N2O fluxes by 234 kg CO2-equivalents ha\u22121 y\u22121, on average. Reversion of managed ecosystems to that resembling natural ecosystems did not fully reverse those effects, even after 80 years. In general, neither the type of ecosystem converted, nor the type of subsequent anthropogenic land use, affected the magnitude of increase in soil emissions. Land-use changes in wetter ecosystems resulted in greater increases in CH4 fluxes, but reduced N2O fluxes. An interacting suite of soil variables influenced CH4 and N2O fluxes, with availability of inorganic nitrogen (that is, extractable ammonium and nitrate), pH, total carbon, and microclimate being strong mediators of effects of land-use change. In addition, time after a change in land use emerged as a critical factor explaining the effects of land-use change\u2014with increased emissions of both greenhouse gases diminishing rapidly after conversion. Further research is needed to elucidate complex biotic and abiotic mechanisms that drive land-use change effects on soil greenhouse gas emissions, but particularly during this initial disturbance when emissions are greatest relative to native vegetation. Efforts to mitigate emissions will be severely hampered by this gap in knowledge.", "author" : [ { "dropping-particle" : "", "family" : "McDaniel", "given" : "M D", "non-dropping-particle" : "", "parse-names" : false, "suffix" : "" }, { "dropping-particle" : "", "family" : "Saha", "given" : "D", "non-dropping-particle" : "", "parse-names" : false, "suffix" : "" }, { "dropping-particle" : "", "family" : "Dumont", "given" : "M G", "non-dropping-particle" : "", "parse-names" : false, "suffix" : "" }, { "dropping-particle" : "", "family" : "Hern\u00e1ndez", "given" : "M", "non-dropping-particle" : "", "parse-names" : false, "suffix" : "" }, { "dropping-particle" : "", "family" : "Adams", "given" : "M A", "non-dropping-particle" : "", "parse-names" : false, "suffix" : "" } ], "container-title" : "Ecosystems", "id" : "ITEM-2", "issue" : "6", "issued" : { "date-parts" : [ [ "2019" ] ] }, "page" : "1424-1443", "title" : "The effect of land-use change on soil CH4 and N2O fluxes: a global meta-analysis", "translator" : [ { "dropping-particle" : "", "family" : "L6481", "given" : "", "non-dropping-particle" : "", "parse-names" : false, "suffix" : "" } ], "type" : "article-journal", "volume" : "22" }, "uris" : [ "http://www.mendeley.com/documents/?uuid=2ff47ec8-95a4-4473-ab61-365f89e9e2cd", "http://www.mendeley.com/documents/?uuid=05512bbc-4e4d-4c8f-a1f3-348024e2c2fa", "http://www.mendeley.com/documents/?uuid=1e236250-5c4c-4a96-b9d6-7804884c6c67" ] }, { "id" : "ITEM-3", "itemData" : { "DOI" : "https://doi.org/10.1016/j.scitotenv.2019.135974", "ISSN" : "0048-9697", "abstract" : "Afforestation is of importance for terrestrial carbon sequestration as well as soil and water conservation in karst landscapes. However, few studies have evaluated the effects of afforestation on soil CH4 and N2O emissions in subtropical karst areas. Thus, a year-round field experiment was conducted to quantify the effects of afforestation on soil CH4 and N2O fluxes from a subtropical karst landscape in South China. In this study, soil CH4 and N2O fluxes were simultaneously monitored using static chamber-gas chromatography from three paired sites, including a cropland site (SC) and adjacent sites at two stages of afforestation, a shrubland (SD) and a woodland (AF). The results showed that annual soil CH4 uptake for SC, SD, and AF sites were 1.53\u202f\u00b1\u202f0.20\u202fkg\u202fC\u202fha\u22121\u202fyr\u22121, 2.90\u202f\u00b1\u202f0.20\u202fkg\u202fC\u202fha\u22121\u202fyr\u22121, and 5.68\u202f\u00b1\u202f0.18\u202fkg\u202fC\u202fha\u22121\u202fyr\u22121, respectively. Afforestation (i.e., SD and AF sites) significantly increased soil CH4 uptake compared with the adjacent cropland. Annual soil N2O fluxes for SC, SD, and AF sites were 2.38\u202f\u00b1\u202f0.17\u202fkg\u202fN\u202fha\u22121\u202fyr\u22121, 0.94\u202f\u00b1\u202f0.14\u202fkg\u202fN\u202fha\u22121\u202fyr\u22121, and 0.47\u202f\u00b1\u202f0.01\u202fkg\u202fN\u202fha\u22121\u202fyr\u22121, respectively. Afforestation significantly decreased soil N2O fluxes compared with the adjacent cropland. The effects of afforestation on soil CH4 and N2O fluxes in the present study were mainly attributed to changes in soil characteristics, such as temperature and moisture, as these were significantly correlated with soil CH4 and N2O fluxes across different experimental sites. The present study highlights that afforestation is an effective land use management practice to mitigate non-CO2 greenhouse gas emissions from subtropical karst landscapes in South China.", "author" : [ { "dropping-particle" : "", "family" : "Chen", "given" : "Ping", "non-dropping-particle" : "", "parse-names" : false, "suffix" : "" }, { "dropping-particle" : "", "family" : "Zhou", "given" : "Minghua", "non-dropping-particle" : "", "parse-names" : false, "suffix" : "" }, { "dropping-particle" : "", "family" : "Wang", "given" : "Shijie", "non-dropping-particle" : "", "parse-names" : false, "suffix" : "" }, { "dropping-particle" : "", "family" : "Luo", "given" : "Weijun", "non-dropping-particle" : "", "parse-names" : false, "suffix" : "" }, { "dropping-particle" : "", "family" : "Peng", "given" : "Tao", "non-dropping-particle" : "", "parse-names" : false, "suffix" : "" }, { "dropping-particle" : "", "family" : "Zhu", "given" : "Bo", "non-dropping-particle" : "", "parse-names" : false, "suffix" : "" }, { "dropping-particle" : "", "family" : "Wang", "given" : "Tao", "non-dropping-particle" : "", "parse-names" : false, "suffix" : "" } ], "container-title" : "Science of The Total Environment", "id" : "ITEM-3", "issued" : { "date-parts" : [ [ "2019" ] ] }, "page" : "135974", "title" : "Effects of afforestation on soil CH4 and N2O fluxes in a subtropical karst landscape", "translator" : [ { "dropping-particle" : "", "family" : "L6478", "given" : "", "non-dropping-particle" : "", "parse-names" : false, "suffix" : "" } ], "type" : "article-journal" }, "uris" : [ "http://www.mendeley.com/documents/?uuid=178b2821-92b2-40d1-a87e-08c09b8213b5", "http://www.mendeley.com/documents/?uuid=68134cc3-c18a-4af7-bb53-ec4261cda86a", "http://www.mendeley.com/documents/?uuid=dbf4b281-0402-4406-b4db-7770da21e116" ] } ], "mendeley" : { "formattedCitation" : "(Benanti et al., 2014; Chen et al., 2019; McDaniel et al., 2019)", "plainTextFormattedCitation" : "(Benanti et al., 2014; Chen et al., 2019; McDaniel et al., 2019)", "previouslyFormattedCitation" : "(Benanti et al., 2014; Chen et al., 2019; McDaniel et al., 2019)" }, "properties" : { "noteIndex" : 0 }, "schema" : "https://github.com/citation-style-language/schema/raw/master/csl-citation.json" }</w:instrText>
      </w:r>
      <w:r w:rsidRPr="001E7A27">
        <w:rPr>
          <w:color w:val="000000" w:themeColor="text1"/>
          <w:lang w:val="en-GB" w:eastAsia="en-US"/>
        </w:rPr>
        <w:fldChar w:fldCharType="separate"/>
      </w:r>
      <w:del w:id="6738" w:author="Ian Blenkinsop" w:date="2021-07-28T15:43:00Z">
        <w:r w:rsidR="00025FA2" w:rsidRPr="001E7A27" w:rsidDel="00BE16ED">
          <w:rPr>
            <w:noProof/>
            <w:color w:val="000000" w:themeColor="text1"/>
            <w:lang w:val="en-GB" w:eastAsia="en-US"/>
          </w:rPr>
          <w:delText>(</w:delText>
        </w:r>
      </w:del>
      <w:r w:rsidR="00025FA2" w:rsidRPr="001E7A27">
        <w:rPr>
          <w:noProof/>
          <w:color w:val="000000" w:themeColor="text1"/>
          <w:lang w:val="en-GB" w:eastAsia="en-US"/>
        </w:rPr>
        <w:t>Benanti et al., 2014; Chen et al., 2019; McDaniel et al., 2019)</w:t>
      </w:r>
      <w:r w:rsidRPr="001E7A27">
        <w:rPr>
          <w:color w:val="000000" w:themeColor="text1"/>
          <w:lang w:val="en-GB" w:eastAsia="en-US"/>
        </w:rPr>
        <w:fldChar w:fldCharType="end"/>
      </w:r>
      <w:del w:id="6739" w:author="Ian Blenkinsop" w:date="2021-07-28T15:43:00Z">
        <w:r w:rsidRPr="001E7A27" w:rsidDel="00BE16ED">
          <w:rPr>
            <w:color w:val="000000" w:themeColor="text1"/>
            <w:lang w:val="en-GB" w:eastAsia="en-US"/>
          </w:rPr>
          <w:delText xml:space="preserve"> (Figure 5.36, Supplementary Materials, Table 5.SM.4)</w:delText>
        </w:r>
      </w:del>
      <w:del w:id="6740" w:author="Soapbox" w:date="2021-07-22T13:11:00Z">
        <w:r w:rsidRPr="001E7A27" w:rsidDel="000D72F7">
          <w:rPr>
            <w:color w:val="000000" w:themeColor="text1"/>
            <w:lang w:val="en-GB" w:eastAsia="en-US"/>
          </w:rPr>
          <w:delText xml:space="preserve"> </w:delText>
        </w:r>
      </w:del>
      <w:r w:rsidRPr="001E7A27">
        <w:rPr>
          <w:color w:val="000000" w:themeColor="text1"/>
          <w:lang w:val="en-GB" w:eastAsia="en-US"/>
        </w:rPr>
        <w:t>. Afforestation will decrease biodiversity if native species are replaced by monocultures (</w:t>
      </w:r>
      <w:r w:rsidRPr="001E7A27">
        <w:rPr>
          <w:i/>
          <w:iCs/>
          <w:color w:val="000000" w:themeColor="text1"/>
          <w:lang w:val="en-GB" w:eastAsia="en-US"/>
        </w:rPr>
        <w:t>high</w:t>
      </w:r>
      <w:r w:rsidRPr="001E7A27">
        <w:rPr>
          <w:color w:val="000000" w:themeColor="text1"/>
          <w:lang w:val="en-GB" w:eastAsia="en-US"/>
        </w:rPr>
        <w:t xml:space="preserve"> </w:t>
      </w:r>
      <w:r w:rsidRPr="001E7A27">
        <w:rPr>
          <w:i/>
          <w:iCs/>
          <w:color w:val="000000" w:themeColor="text1"/>
          <w:lang w:val="en-GB" w:eastAsia="en-US"/>
        </w:rPr>
        <w:t>confidence</w:t>
      </w:r>
      <w:r w:rsidRPr="001E7A27">
        <w:rPr>
          <w:color w:val="000000" w:themeColor="text1"/>
          <w:lang w:val="en-GB" w:eastAsia="en-US"/>
          <w:rPrChange w:id="6741" w:author="Ian Blenkinsop" w:date="2021-07-28T15:43:00Z">
            <w:rPr>
              <w:i/>
              <w:iCs/>
              <w:color w:val="000000" w:themeColor="text1"/>
              <w:lang w:val="en-GB" w:eastAsia="en-US"/>
            </w:rPr>
          </w:rPrChange>
        </w:rPr>
        <w:t>)</w:t>
      </w:r>
      <w:r w:rsidRPr="001E7A27">
        <w:rPr>
          <w:color w:val="000000" w:themeColor="text1"/>
          <w:lang w:val="en-GB" w:eastAsia="en-US"/>
        </w:rPr>
        <w:t xml:space="preserve">, while there is </w:t>
      </w:r>
      <w:r w:rsidRPr="001E7A27">
        <w:rPr>
          <w:i/>
          <w:iCs/>
          <w:color w:val="000000" w:themeColor="text1"/>
          <w:lang w:val="en-GB" w:eastAsia="en-US"/>
        </w:rPr>
        <w:t>medium confidence</w:t>
      </w:r>
      <w:r w:rsidRPr="001E7A27">
        <w:rPr>
          <w:color w:val="000000" w:themeColor="text1"/>
          <w:lang w:val="en-GB" w:eastAsia="en-US"/>
        </w:rPr>
        <w:t xml:space="preserve"> that biodiversity is improved when forests are introduced into land areas with degraded soils or intensive monocultures, or where native species are re-introduced into managed land</w:t>
      </w:r>
      <w:ins w:id="6742" w:author="Ian Blenkinsop" w:date="2021-07-28T15:44:00Z">
        <w:r w:rsidR="00BE16ED" w:rsidRPr="001E7A27">
          <w:rPr>
            <w:color w:val="000000" w:themeColor="text1"/>
            <w:lang w:val="en-GB" w:eastAsia="en-US"/>
          </w:rPr>
          <w:t xml:space="preserve"> (Figure 5.36, Supplementary Materials Table 5.SM.4;</w:t>
        </w:r>
      </w:ins>
      <w:r w:rsidRPr="001E7A27">
        <w:rPr>
          <w:color w:val="000000" w:themeColor="text1"/>
          <w:lang w:val="en-GB" w:eastAsia="en-US"/>
        </w:rPr>
        <w:t xml:space="preserve"> </w:t>
      </w:r>
      <w:commentRangeStart w:id="6743"/>
      <w:r w:rsidRPr="001E7A27">
        <w:rPr>
          <w:color w:val="000000" w:themeColor="text1"/>
          <w:lang w:val="en-GB" w:eastAsia="en-US"/>
        </w:rPr>
        <w:fldChar w:fldCharType="begin" w:fldLock="1"/>
      </w:r>
      <w:ins w:id="6744" w:author="Robin Matthews" w:date="2021-06-17T19:11:00Z">
        <w:r w:rsidR="00D2435B" w:rsidRPr="001E7A27">
          <w:rPr>
            <w:color w:val="000000" w:themeColor="text1"/>
            <w:lang w:val="en-GB" w:eastAsia="en-US"/>
          </w:rPr>
          <w:instrText>ADDIN CSL_CITATION { "citationItems" : [ { "id" : "ITEM-1", "itemData" : { "DOI" : "10.1038/ncomms12717", "ISSN" : "2041-1723", "abstract" : "Reforestation is a critical means of addressing the environmental and social problems of deforestation. China\u2019s Grain-for-Green Program (GFGP) is the world\u2019s largest reforestation scheme. Here we provide the first nationwide assessment of the tree composition of GFGP forests and the first combined ecological and economic study aimed at understanding GFGP\u2019s biodiversity implications. Across China, GFGP forests are overwhelmingly monocultures or compositionally simple mixed forests. Focusing on birds and bees in Sichuan Province, we find that GFGP reforestation results in modest gains (via mixed forest) and losses (via monocultures) of bird diversity, along with major losses of bee diversity. Moreover, all current modes of GFGP reforestation fall short of restoring biodiversity to levels approximating native forests. However, even within existing modes of reforestation, GFGP can achieve greater biodiversity gains by promoting mixed forests over monocultures; doing so is unlikely to entail major opportunity costs or pose unforeseen economic risks to households.", "author" : [ { "dropping-particle" : "", "family" : "Hua", "given" : "Fangyuan", "non-dropping-particle" : "", "parse-names" : false, "suffix" : "" }, { "dropping-particle" : "", "family" : "Wang", "given" : "Xiaoyang", "non-dropping-particle" : "", "parse-names" : false, "suffix" : "" }, { "dropping-particle" : "", "family" : "Zheng", "given" : "Xinlei", "non-dropping-particle" : "", "parse-names" : false, "suffix" : "" }, { "dropping-particle" : "", "family" : "Fisher", "given" : "Brendan", "non-dropping-particle" : "", "parse-names" : false, "suffix" : "" }, { "dropping-particle" : "", "family" : "Wang", "given" : "Lin", "non-dropping-particle" : "", "parse-names" : false, "suffix" : "" }, { "dropping-particle" : "", "family" : "Zhu", "given" : "Jianguo", "non-dropping-particle" : "", "parse-names" : false, "suffix" : "" }, { "dropping-particle" : "", "family" : "Tang", "given" : "Ya", "non-dropping-particle" : "", "parse-names" : false, "suffix" : "" }, { "dropping-particle" : "", "family" : "Yu", "given" : "Douglas W", "non-dropping-particle" : "", "parse-names" : false, "suffix" : "" }, { "dropping-particle" : "", "family" : "Wilcove", "given" : "David S", "non-dropping-particle" : "", "parse-names" : false, "suffix" : "" } ], "container-title" : "Nature Communications", "id" : "ITEM-1", "issue" : "1", "issued" : { "date-parts" : [ [ "2016" ] ] }, "page" : "12717", "title" : "Opportunities for biodiversity gains under the world\u2019s largest reforestation programme", "translator" : [ { "dropping-particle" : "", "family" : "L7147", "given" : "", "non-dropping-particle" : "", "parse-names" : false, "suffix" : "" } ], "type" : "article-journal", "volume" : "7" }, "uris" : [ "http://www.mendeley.com/documents/?uuid=d7c03fc4-bcd4-40f7-9797-0a05ac4c95cc" ] }, { "id" : "ITEM-2", "itemData" : { "ISBN" : "9789292256418", "author" : [ { "dropping-particle" : "", "family" : "Williamson", "given" : "P.", "non-dropping-particle" : "", "parse-names" : false, "suffix" : "" }, { "dropping-particle" : "", "family" : "Bodle", "given" : "R.", "non-dropping-particle" : "", "parse-names" : false, "suffix" : "" } ], "id" : "ITEM-2", "issued" : { "date-parts" : [ [ "2016" ] ] }, "number" : "Technical Series No.84", "number-of-pages" : "158", "publisher" : "Secretariat of the Convention on Biological Diversity", "publisher-place" : "Montreal, QC, Canada", "title" : "Update on Climate Geoengineering in Relation to the Convention on Biological Diversity: Potential Impacts and Regulatory Framework", "translator" : [ { "dropping-particle" : "", "family" : "L5052", "given" : "Rt7", "non-dropping-particle" : "", "parse-names" : false, "suffix" : "" } ], "type" : "report" }, "uris" : [ "http://www.mendeley.com/documents/?uuid=6925d5a0-29b4-4e9f-8800-16068d7d96a6" ] }, { "id" : "ITEM-3",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"ITEM-3",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"id" : "ITEM-4", "itemData" : { "DOI" : "10.1126/science.aba8232", "ISSN" : "0036-8075", "author" : [ { "dropping-particle" : "", "family" : "Holl", "given" : "Karen D", "non-dropping-particle" : "", "parse-names" : false, "suffix" : "" }, { "dropping-particle" : "", "family" : "Brancalion", "given" : "Pedro H S", "non-dropping-particle" : "", "parse-names" : false, "suffix" : "" } ], "container-title" : "Science", "id" : "ITEM-4", "issue" : "6491", "issued" : { "date-parts" : [ [ "2020" ] ] }, "page" : "580-581", "publisher" : "American Association for the Advancement of Science", "title" : "Tree planting is not a simple solution", "translator" : [ { "dropping-particle" : "", "family" : "L7120", "given" : "", "non-dropping-particle" : "", "parse-names" : false, "suffix" : "" } ], "type" : "article-journal", "volume" : "368" }, "uris" : [ "http://www.mendeley.com/documents/?uuid=e897bde5-b0b5-4f0e-b129-205a72d6f787" ] } ], "mendeley" : { "formattedCitation" : "(Hua et al., 2016; Williamson and Bodle, 2016; Smith et al., 2018b; Holl and Brancalion, 2020)", "manualFormatting" : "(Hua et al., 2016; Williamson and Bodle, 2016; P. Smith et al., 2018; Holl and Brancalion, 2020)", "plainTextFormattedCitation" : "(Hua et al., 2016; Williamson and Bodle, 2016; Smith et al., 2018b; Holl and Brancalion, 2020)", "previouslyFormattedCitation" : "(Hua et al., 2016; Williamson and Bodle, 2016; Smith et al., 2018b; Holl and Brancalion, 2020)" }, "properties" : { "noteIndex" : 0 }, "schema" : "https://github.com/citation-style-language/schema/raw/master/csl-citation.json" }</w:instrText>
        </w:r>
      </w:ins>
      <w:del w:id="6745" w:author="Robin Matthews" w:date="2021-06-17T19:11:00Z">
        <w:r w:rsidR="00BC2C5E" w:rsidRPr="001E7A27" w:rsidDel="00D2435B">
          <w:rPr>
            <w:color w:val="000000" w:themeColor="text1"/>
            <w:lang w:val="en-GB" w:eastAsia="en-US"/>
          </w:rPr>
          <w:delInstrText>ADDIN CSL_CITATION { "citationItems" : [ { "id" : "ITEM-1", "itemData" : { "DOI" : "10.1038/ncomms12717", "ISSN" : "2041-1723", "abstract" : "Reforestation is a critical means of addressing the environmental and social problems of deforestation. China\u2019s Grain-for-Green Program (GFGP) is the world\u2019s largest reforestation scheme. Here we provide the first nationwide assessment of the tree composition of GFGP forests and the first combined ecological and economic study aimed at understanding GFGP\u2019s biodiversity implications. Across China, GFGP forests are overwhelmingly monocultures or compositionally simple mixed forests. Focusing on birds and bees in Sichuan Province, we find that GFGP reforestation results in modest gains (via mixed forest) and losses (via monocultures) of bird diversity, along with major losses of bee diversity. Moreover, all current modes of GFGP reforestation fall short of restoring biodiversity to levels approximating native forests. However, even within existing modes of reforestation, GFGP can achieve greater biodiversity gains by promoting mixed forests over monocultures; doing so is unlikely to entail major opportunity costs or pose unforeseen economic risks to households.", "author" : [ { "dropping-particle" : "", "family" : "Hua", "given" : "Fangyuan", "non-dropping-particle" : "", "parse-names" : false, "suffix" : "" }, { "dropping-particle" : "", "family" : "Wang", "given" : "Xiaoyang", "non-dropping-particle" : "", "parse-names" : false, "suffix" : "" }, { "dropping-particle" : "", "family" : "Zheng", "given" : "Xinlei", "non-dropping-particle" : "", "parse-names" : false, "suffix" : "" }, { "dropping-particle" : "", "family" : "Fisher", "given" : "Brendan", "non-dropping-particle" : "", "parse-names" : false, "suffix" : "" }, { "dropping-particle" : "", "family" : "Wang", "given" : "Lin", "non-dropping-particle" : "", "parse-names" : false, "suffix" : "" }, { "dropping-particle" : "", "family" : "Zhu", "given" : "Jianguo", "non-dropping-particle" : "", "parse-names" : false, "suffix" : "" }, { "dropping-particle" : "", "family" : "Tang", "given" : "Ya", "non-dropping-particle" : "", "parse-names" : false, "suffix" : "" }, { "dropping-particle" : "", "family" : "Yu", "given" : "Douglas W", "non-dropping-particle" : "", "parse-names" : false, "suffix" : "" }, { "dropping-particle" : "", "family" : "Wilcove", "given" : "David S", "non-dropping-particle" : "", "parse-names" : false, "suffix" : "" } ], "container-title" : "Nature Communications", "id" : "ITEM-1", "issue" : "1", "issued" : { "date-parts" : [ [ "2016" ] ] }, "page" : "12717", "title" : "Opportunities for biodiversity gains under the world\u2019s largest reforestation programme", "translator" : [ { "dropping-particle" : "", "family" : "L7147", "given" : "", "non-dropping-particle" : "", "parse-names" : false, "suffix" : "" } ], "type" : "article-journal", "volume" : "7" }, "uris" : [ "http://www.mendeley.com/documents/?uuid=d7c03fc4-bcd4-40f7-9797-0a05ac4c95cc" ] }, { "id" : "ITEM-2", "itemData" : { "ISBN" : "9789292256418", "author" : [ { "dropping-particle" : "", "family" : "Williamson", "given" : "P.", "non-dropping-particle" : "", "parse-names" : false, "suffix" : "" }, { "dropping-particle" : "", "family" : "Bodle", "given" : "R.", "non-dropping-particle" : "", "parse-names" : false, "suffix" : "" } ], "id" : "ITEM-2", "issued" : { "date-parts" : [ [ "2016" ] ] }, "number" : "Technical Series No.84", "number-of-pages" : "158", "publisher" : "Secretariat of the Convention on Biological Diversity", "publisher-place" : "Montreal, QC, Canada", "title" : "Update on Climate Geoengineering in Relation to the Convention on Biological Diversity: Potential Impacts and Regulatory Framework", "translator" : [ { "dropping-particle" : "", "family" : "L5052", "given" : "Rt7", "non-dropping-particle" : "", "parse-names" : false, "suffix" : "" } ], "type" : "report" }, "uris" : [ "http://www.mendeley.com/documents/?uuid=6925d5a0-29b4-4e9f-8800-16068d7d96a6" ] }, { "id" : "ITEM-3",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"ITEM-3",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"id" : "ITEM-4", "itemData" : { "DOI" : "10.1126/science.aba8232", "ISSN" : "0036-8075", "author" : [ { "dropping-particle" : "", "family" : "Holl", "given" : "Karen D", "non-dropping-particle" : "", "parse-names" : false, "suffix" : "" }, { "dropping-particle" : "", "family" : "Brancalion", "given" : "Pedro H S", "non-dropping-particle" : "", "parse-names" : false, "suffix" : "" } ], "container-title" : "Science", "id" : "ITEM-4", "issue" : "6491", "issued" : { "date-parts" : [ [ "2020" ] ] }, "page" : "580-581", "publisher" : "American Association for the Advancement of Science", "title" : "Tree planting is not a simple solution", "translator" : [ { "dropping-particle" : "", "family" : "L7120", "given" : "", "non-dropping-particle" : "", "parse-names" : false, "suffix" : "" } ], "type" : "article-journal", "volume" : "368" }, "uris" : [ "http://www.mendeley.com/documents/?uuid=e897bde5-b0b5-4f0e-b129-205a72d6f787" ] } ], "mendeley" : { "formattedCitation" : "(Hua et al., 2016; Williamson and Bodle, 2016; Smith et al., 2018b; Holl and Brancalion, 2020)", "plainTextFormattedCitation" : "(Hua et al., 2016; Williamson and Bodle, 2016; Smith et al., 2018b; Holl and Brancalion, 2020)", "previouslyFormattedCitation" : "(Hua et al., 2016; Williamson and Bodle, 2016; Smith et al., 2018b; Holl and Brancalion, 2020)" }, "properties" : { "noteIndex" : 0 }, "schema" : "https://github.com/citation-style-language/schema/raw/master/csl-citation.json" }</w:delInstrText>
        </w:r>
      </w:del>
      <w:r w:rsidRPr="001E7A27">
        <w:rPr>
          <w:color w:val="000000" w:themeColor="text1"/>
          <w:lang w:val="en-GB" w:eastAsia="en-US"/>
        </w:rPr>
        <w:fldChar w:fldCharType="separate"/>
      </w:r>
      <w:del w:id="6746" w:author="Ian Blenkinsop" w:date="2021-07-28T15:44:00Z">
        <w:r w:rsidR="00025FA2" w:rsidRPr="001E7A27" w:rsidDel="00BE16ED">
          <w:rPr>
            <w:noProof/>
            <w:color w:val="000000" w:themeColor="text1"/>
            <w:lang w:val="en-GB" w:eastAsia="en-US"/>
          </w:rPr>
          <w:delText>(</w:delText>
        </w:r>
      </w:del>
      <w:r w:rsidR="00025FA2" w:rsidRPr="001E7A27">
        <w:rPr>
          <w:noProof/>
          <w:color w:val="000000" w:themeColor="text1"/>
          <w:lang w:val="en-GB" w:eastAsia="en-US"/>
        </w:rPr>
        <w:t xml:space="preserve">Hua et al., 2016; Williamson and Bodle, 2016; </w:t>
      </w:r>
      <w:ins w:id="6747" w:author="Robin Matthews" w:date="2021-06-17T19:11:00Z">
        <w:r w:rsidR="00D2435B" w:rsidRPr="001E7A27">
          <w:rPr>
            <w:noProof/>
            <w:color w:val="000000" w:themeColor="text1"/>
            <w:lang w:val="en-GB" w:eastAsia="en-US"/>
          </w:rPr>
          <w:t xml:space="preserve">P. </w:t>
        </w:r>
      </w:ins>
      <w:r w:rsidR="00025FA2" w:rsidRPr="001E7A27">
        <w:rPr>
          <w:noProof/>
          <w:color w:val="000000" w:themeColor="text1"/>
          <w:lang w:val="en-GB" w:eastAsia="en-US"/>
        </w:rPr>
        <w:t>Smith et al., 2018</w:t>
      </w:r>
      <w:del w:id="6748" w:author="Robin Matthews" w:date="2021-06-17T19:11:00Z">
        <w:r w:rsidR="00025FA2" w:rsidRPr="001E7A27" w:rsidDel="00D2435B">
          <w:rPr>
            <w:noProof/>
            <w:color w:val="000000" w:themeColor="text1"/>
            <w:lang w:val="en-GB" w:eastAsia="en-US"/>
          </w:rPr>
          <w:delText>b</w:delText>
        </w:r>
      </w:del>
      <w:r w:rsidR="00025FA2" w:rsidRPr="001E7A27">
        <w:rPr>
          <w:noProof/>
          <w:color w:val="000000" w:themeColor="text1"/>
          <w:lang w:val="en-GB" w:eastAsia="en-US"/>
        </w:rPr>
        <w:t>; Holl and Brancalion, 2020)</w:t>
      </w:r>
      <w:r w:rsidRPr="001E7A27">
        <w:rPr>
          <w:color w:val="000000" w:themeColor="text1"/>
          <w:lang w:val="en-GB" w:eastAsia="en-US"/>
        </w:rPr>
        <w:fldChar w:fldCharType="end"/>
      </w:r>
      <w:commentRangeEnd w:id="6743"/>
      <w:r w:rsidR="00025FA2" w:rsidRPr="001E7A27">
        <w:rPr>
          <w:rStyle w:val="CommentReference"/>
          <w:lang w:val="en-GB"/>
        </w:rPr>
        <w:commentReference w:id="6743"/>
      </w:r>
      <w:del w:id="6749" w:author="Ian Blenkinsop" w:date="2021-07-28T15:44:00Z">
        <w:r w:rsidRPr="001E7A27" w:rsidDel="00BE16ED">
          <w:rPr>
            <w:color w:val="000000" w:themeColor="text1"/>
            <w:lang w:val="en-GB" w:eastAsia="en-US"/>
          </w:rPr>
          <w:delText xml:space="preserve"> (Figure 5.36, Supplementary Materials Table 5.SM.4)</w:delText>
        </w:r>
      </w:del>
      <w:r w:rsidRPr="001E7A27">
        <w:rPr>
          <w:color w:val="000000" w:themeColor="text1"/>
          <w:lang w:val="en-GB" w:eastAsia="en-US"/>
        </w:rPr>
        <w:t>.</w:t>
      </w:r>
    </w:p>
    <w:p w14:paraId="254F9984" w14:textId="77777777" w:rsidR="00FE2913" w:rsidRPr="001E7A27" w:rsidRDefault="00FE2913" w:rsidP="005C7F25">
      <w:pPr>
        <w:pStyle w:val="AR6BodyText"/>
        <w:rPr>
          <w:lang w:val="en-GB"/>
        </w:rPr>
      </w:pPr>
    </w:p>
    <w:p w14:paraId="41931F4C" w14:textId="2E61D3F1" w:rsidR="00E3676F" w:rsidRPr="001E7A27" w:rsidRDefault="00E3676F" w:rsidP="005C7F25">
      <w:pPr>
        <w:pStyle w:val="AR6BodyText"/>
        <w:rPr>
          <w:lang w:val="en-GB"/>
        </w:rPr>
      </w:pPr>
      <w:r w:rsidRPr="001E7A27">
        <w:rPr>
          <w:lang w:val="en-GB"/>
        </w:rPr>
        <w:t>Soil carbon losses from human agriculture accounted for about 116 PgC in the last 12,000 years</w:t>
      </w:r>
      <w:ins w:id="6750" w:author="Ian Blenkinsop" w:date="2021-07-28T15:44:00Z">
        <w:r w:rsidR="00BE16ED" w:rsidRPr="001E7A27">
          <w:rPr>
            <w:lang w:val="en-GB"/>
          </w:rPr>
          <w:t xml:space="preserve"> (Section 5.2.1.2;</w:t>
        </w:r>
      </w:ins>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"10.1073/pnas.1706103114", "abstract" : "Land use and land cover change has resulted in substantial losses of carbon from soils globally, but credible estimates of how much soil carbon has been lost have been difficult to generate. Using a data-driven statistical model and the History Database of the Global Environment v3.2 historic land-use dataset, we estimated that agricultural land uses have resulted in the loss of 133 Pg C from the soil. Importantly, our maps indicate hotspots of soil carbon loss, often associated with major cropping regions and degraded grazing lands, suggesting that there are identifiable regions that should be targets for soil carbon restoration efforts.Human appropriation of land for agriculture has greatly altered the terrestrial carbon balance, creating a large but uncertain carbon debt in soils. Estimating the size and spatial distribution of soil organic carbon (SOC) loss due to land use and land cover change has been difficult but is a critical step in understanding whether SOC sequestration can be an effective climate mitigation strategy. In this study, a machine learning-based model was fitted using a global compilation of SOC data and the History Database of the Global Environment (HYDE) land use data in combination with climatic, landform and lithology covariates. Model results compared favorably with a global compilation of paired plot studies. Projection of this model onto a world without agriculture indicated a global carbon debt due to agriculture of 133 Pg C for the top 2 m of soil, with the rate of loss increasing dramatically in the past 200 years. The HYDE classes \u201cgrazing\u201d and \u201ccropland\u201d contributed nearly equally to the loss of SOC. There were higher percent SOC losses on cropland but since more than twice as much land is grazed, slightly higher total losses were found from grazing land. Important spatial patterns of SOC loss were found: Hotspots of SOC loss coincided with some major cropping regions as well as semiarid grazing regions, while other major agricultural zones showed small losses and even net gains in SOC. This analysis has demonstrated that there are identifiable regions which can be targeted for SOC restoration efforts.", "author" : [ { "dropping-particle" : "", "family" : "Sanderman", "given" : "Jonathan", "non-dropping-particle" : "", "parse-names" : false, "suffix" : "" }, { "dropping-particle" : "", "family" : "Hengl", "given" : "Tomislav", "non-dropping-particle" : "", "parse-names" : false, "suffix" : "" }, { "dropping-particle" : "", "family" : "Fiske", "given" : "Gregory J", "non-dropping-particle" : "", "parse-names" : false, "suffix" : "" } ], "container-title" : "Proceedings of the National Academy of Sciences", "id" : "ITEM-1", "issue" : "36", "issued" : { "date-parts" : [ [ "2017", "9", "5" ] ] }, "page" : "9575 LP  - 9580", "title" : "Soil carbon debt of 12,000 years of human land use", "translator" : [ { "dropping-particle" : "", "family" : "L6988", "given" : "", "non-dropping-particle" : "", "parse-names" : false, "suffix" : "" } ], "type" : "article-journal", "volume" : "114" }, "uris" : [ "http://www.mendeley.com/documents/?uuid=4e930eab-1949-41a5-a904-19dafd58d216" ] } ], "mendeley" : { "formattedCitation" : "(Sanderman et al., 2017)", "plainTextFormattedCitation" : "(Sanderman et al., 2017)", "previouslyFormattedCitation" : "(Sanderman et al., 2017)" }, "properties" : { "noteIndex" : 0 }, "schema" : "https://github.com/citation-style-language/schema/raw/master/csl-citation.json" }</w:instrText>
      </w:r>
      <w:r w:rsidRPr="001E7A27">
        <w:rPr>
          <w:lang w:val="en-GB"/>
        </w:rPr>
        <w:fldChar w:fldCharType="separate"/>
      </w:r>
      <w:del w:id="6751" w:author="Ian Blenkinsop" w:date="2021-07-28T15:44:00Z">
        <w:r w:rsidR="00025FA2" w:rsidRPr="001E7A27" w:rsidDel="00BE16ED">
          <w:rPr>
            <w:noProof/>
            <w:lang w:val="en-GB"/>
          </w:rPr>
          <w:delText>(</w:delText>
        </w:r>
      </w:del>
      <w:r w:rsidR="00025FA2" w:rsidRPr="001E7A27">
        <w:rPr>
          <w:noProof/>
          <w:lang w:val="en-GB"/>
        </w:rPr>
        <w:t>Sanderman et al., 2017)</w:t>
      </w:r>
      <w:r w:rsidRPr="001E7A27">
        <w:rPr>
          <w:lang w:val="en-GB"/>
        </w:rPr>
        <w:fldChar w:fldCharType="end"/>
      </w:r>
      <w:del w:id="6752" w:author="Ian Blenkinsop" w:date="2021-07-28T15:44:00Z">
        <w:r w:rsidRPr="001E7A27" w:rsidDel="00BE16ED">
          <w:rPr>
            <w:lang w:val="en-GB"/>
          </w:rPr>
          <w:delText>, (Section 5.2.1.2)</w:delText>
        </w:r>
      </w:del>
      <w:r w:rsidRPr="001E7A27">
        <w:rPr>
          <w:lang w:val="en-GB"/>
        </w:rPr>
        <w:t xml:space="preserve">. With best management practices, two-thirds of these losses may be recoverable, setting a theoretical maximum of 77 PgC that can be sequestered in soils. Methods to increase soil carbon content may be applied to the restoration of marginal or degraded land </w:t>
      </w:r>
      <w:r w:rsidRPr="001E7A27">
        <w:rPr>
          <w:lang w:val="en-GB"/>
        </w:rPr>
        <w:fldChar w:fldCharType="begin" w:fldLock="1"/>
      </w:r>
      <w:r w:rsidR="00747167" w:rsidRPr="001E7A27">
        <w:rPr>
          <w:lang w:val="en-GB"/>
        </w:rPr>
        <w:instrText>ADDIN CSL_CITATION { "citationID" : "KkPsBzOS", "citationItems" : [ { "id" : "ITEM-1", "itemData" : { "DOI" : "10.1038/nature17174", "ISSN" : "0028-0836", "abstract" : "Soils are integral to the function of all terrestrial ecosystems and to food and fibre production. An overlooked aspect of soils is their potential to mitigate greenhouse gas emissions. Although proven practices exist, the implementation of soil-based greenhouse gas mitigation activities are at an early stage and accurately quantifying emissions and reductions remains a substantial challenge. Emerging research and information technology developments provide the potential for a broader inclusion of soils in greenhouse gas policies. Here we highlight \u2018state of the art\u2019 soil greenhouse gas research, summarize mitigation practices and potentials, identify gaps in data and understanding and suggest ways to close such gaps through new research, technology and collaboration.", "author" : [ { "dropping-particle" : "", "family" : "Paustian", "given" : "Keith", "non-dropping-particle" : "", "parse-names" : false, "suffix" : "" }, { "dropping-particle" : "", "family" : "Lehmann", "given" : "Johannes", "non-dropping-particle" : "", "parse-names" : false, "suffix" : "" }, { "dropping-particle" : "", "family" : "Ogle", "given" : "Stephen", "non-dropping-particle" : "", "parse-names" : false, "suffix" : "" }, { "dropping-particle" : "", "family" : "Reay", "given" : "David", "non-dropping-particle" : "", "parse-names" : false, "suffix" : "" }, { "dropping-particle" : "", "family" : "Robertson", "given" : "G. Philip", "non-dropping-particle" : "", "parse-names" : false, "suffix" : "" }, { "dropping-particle" : "", "family" : "Smith", "given" : "Pete", "non-dropping-particle" : "", "parse-names" : false, "suffix" : "" } ], "container-title" : "Nature", "id" : "ITEM-1", "issue" : "7597", "issued" : { "date-parts" : [ [ "2016", "4", "6" ] ] }, "language" : "en", "page" : "49-57", "title" : "Climate-smart soils", "translator" : [ { "dropping-particle" : "", "family" : "L7499", "given" : "", "non-dropping-particle" : "", "parse-names" : false, "suffix" : "" } ], "type" : "article-journal", "volume" : "532" }, "uris" : [ "http://www.mendeley.com/documents/?uuid=7923005f-2ba2-4eb3-9cbf-6bab566d6871" ] }, { "id" : "ITEM-2", "itemData" : { "DOI" : "10.1111/gcb.13178", "ISSN" : "13541013", "author" : [ { "dropping-particle" : "", "family" : "Smith", "given" : "Pete", "non-dropping-particle" : "", "parse-names" : false, "suffix" : "" } ], "container-title" : "Global Change Biology", "id" : "ITEM-2", "issue" : "3", "issued" : { "date-parts" : [ [ "2016", "3" ] ] }, "language" : "en", "page" : "1315-1324", "title" : "Soil carbon sequestration and biochar as negative emission technologies", "translator" : [ { "dropping-particle" : "", "family" : "L6723", "given" : "", "non-dropping-particle" : "", "parse-names" : false, "suffix" : "" } ], "type" : "article-journal", "volume" : "22" }, "uris" : [ "http://www.mendeley.com/documents/?uuid=3117b22c-9206-4154-9629-b26aa50eb9ac" ] } ], "mendeley" : { "formattedCitation" : "(Paustian et al., 2016; Smith, 2016)", "manualFormatting" : "(Paustian et al., 2016; Smith, 2016)", "plainTextFormattedCitation" : "(Paustian et al., 2016; Smith, 2016)", "previouslyFormattedCitation" : "(Paustian et al., 2016; Smith, 2016)" }, "properties" : { "formattedCitation" : "(Paustian et al., 2016; Smith, 2016)", "noteIndex" : 0, "plainCitation" : "(Paustian et al., 2016; Smith, 2016)" }, "schema" : "https://github.com/citation-style-language/schema/raw/master/csl-citation.json" }</w:instrText>
      </w:r>
      <w:r w:rsidRPr="001E7A27">
        <w:rPr>
          <w:lang w:val="en-GB"/>
        </w:rPr>
        <w:fldChar w:fldCharType="separate"/>
      </w:r>
      <w:r w:rsidR="00025FA2" w:rsidRPr="001E7A27">
        <w:rPr>
          <w:noProof/>
          <w:lang w:val="en-GB"/>
        </w:rPr>
        <w:t>(Paustian et al., 2016; Smith, 2016)</w:t>
      </w:r>
      <w:r w:rsidRPr="001E7A27">
        <w:rPr>
          <w:lang w:val="en-GB"/>
        </w:rPr>
        <w:fldChar w:fldCharType="end"/>
      </w:r>
      <w:r w:rsidRPr="001E7A27">
        <w:rPr>
          <w:lang w:val="en-GB"/>
        </w:rPr>
        <w:t>, but may also be used in traditional agricultural lands. A simple practice is to increase the input of carbon to the soil by selecting</w:t>
      </w:r>
      <w:r w:rsidRPr="001E7A27">
        <w:rPr>
          <w:rFonts w:cs="Times New Roman"/>
          <w:color w:val="000000" w:themeColor="text1"/>
          <w:lang w:val="en-GB" w:eastAsia="en-US"/>
        </w:rPr>
        <w:t xml:space="preserve"> appropriate varieties or species with greater root mass </w:t>
      </w:r>
      <w:r w:rsidRPr="001E7A27">
        <w:rPr>
          <w:lang w:val="en-GB"/>
        </w:rPr>
        <w:fldChar w:fldCharType="begin" w:fldLock="1"/>
      </w:r>
      <w:r w:rsidR="00747167" w:rsidRPr="001E7A27">
        <w:rPr>
          <w:lang w:val="en-GB"/>
        </w:rPr>
        <w:instrText>ADDIN CSL_CITATION { "citationID" : "L7rasE7K", "citationItems" : [ { "id" : "ITEM-1", "itemData" : { "DOI" : "10.1093/aob/mcr175", "ISSN" : "0305-7364", "abstract" : "AbstractBackground. The soil represents a reservoir that contains at least twice as much carbon as does the atmosphere, yet (apart from \u2018root crops\u2019) mainly ju", "author" : [ { "dropping-particle" : "", "family" : "Kell", "given" : "Douglas B.", "non-dropping-particle" : "", "parse-names" : false, "suffix" : "" } ], "container-title" : "Annals of Botany", "id" : "ITEM-1", "issue" : "3", "issued" : { "date-parts" : [ [ "2011", "9", "1" ] ] }, "language" : "en", "page" : "407-418", "title" : "Breeding crop plants with deep roots: their role in sustainable carbon, nutrient and water sequestration", "translator" : [ { "dropping-particle" : "", "family" : "L5075", "given" : "", "non-dropping-particle" : "", "parse-names" : false, "suffix" : "" } ], "type" : "article-journal", "volume" : "108" }, "uri" : [ "http://zotero.org/users/1523010/items/NPAHJAW3" ], "uris" : [ "http://zotero.org/users/1523010/items/NPAHJAW3", "http://www.mendeley.com/documents/?uuid=cd5e49eb-c0ca-4bb4-a4ba-3bf71816155a", "http://www.mendeley.com/documents/?uuid=3c56c9b2-b48b-49d8-ba9f-b28a4e5160ca" ] } ], "mendeley" : { "formattedCitation" : "(Kell, 2011)", "plainTextFormattedCitation" : "(Kell, 2011)", "previouslyFormattedCitation" : "(Kell, 2011)" }, "properties" : { "formattedCitation" : "(Kell, 2011)", "noteIndex" : 0, "plainCitation" : "(Kell, 2011)" }, "schema" : "https://github.com/citation-style-language/schema/raw/master/csl-citation.json" }</w:instrText>
      </w:r>
      <w:r w:rsidRPr="001E7A27">
        <w:rPr>
          <w:lang w:val="en-GB"/>
        </w:rPr>
        <w:fldChar w:fldCharType="separate"/>
      </w:r>
      <w:r w:rsidR="00025FA2" w:rsidRPr="001E7A27">
        <w:rPr>
          <w:noProof/>
          <w:lang w:val="en-GB"/>
        </w:rPr>
        <w:t>(Kell, 2011)</w:t>
      </w:r>
      <w:r w:rsidRPr="001E7A27">
        <w:rPr>
          <w:lang w:val="en-GB"/>
        </w:rPr>
        <w:fldChar w:fldCharType="end"/>
      </w:r>
      <w:r w:rsidRPr="001E7A27">
        <w:rPr>
          <w:lang w:val="en-GB"/>
        </w:rPr>
        <w:t xml:space="preserve"> or higher yields and</w:t>
      </w:r>
      <w:ins w:id="6753" w:author="Soapbox" w:date="2021-07-22T13:13:00Z">
        <w:r w:rsidR="00C01BF2" w:rsidRPr="001E7A27">
          <w:rPr>
            <w:lang w:val="en-GB"/>
          </w:rPr>
          <w:t xml:space="preserve"> net primary production</w:t>
        </w:r>
      </w:ins>
      <w:r w:rsidRPr="001E7A27">
        <w:rPr>
          <w:lang w:val="en-GB"/>
        </w:rPr>
        <w:t xml:space="preserve"> </w:t>
      </w:r>
      <w:ins w:id="6754" w:author="Soapbox" w:date="2021-07-22T13:13:00Z">
        <w:r w:rsidR="00C01BF2" w:rsidRPr="001E7A27">
          <w:rPr>
            <w:lang w:val="en-GB"/>
          </w:rPr>
          <w:t>(</w:t>
        </w:r>
      </w:ins>
      <w:r w:rsidRPr="001E7A27">
        <w:rPr>
          <w:lang w:val="en-GB"/>
        </w:rPr>
        <w:t>NPP</w:t>
      </w:r>
      <w:ins w:id="6755" w:author="Soapbox" w:date="2021-07-22T13:13:00Z">
        <w:r w:rsidR="00C01BF2" w:rsidRPr="001E7A27">
          <w:rPr>
            <w:lang w:val="en-GB"/>
          </w:rPr>
          <w:t>)</w:t>
        </w:r>
      </w:ins>
      <w:r w:rsidRPr="001E7A27">
        <w:rPr>
          <w:lang w:val="en-GB"/>
        </w:rPr>
        <w:t xml:space="preserve"> </w:t>
      </w:r>
      <w:r w:rsidRPr="001E7A27">
        <w:rPr>
          <w:lang w:val="en-GB"/>
        </w:rPr>
        <w:fldChar w:fldCharType="begin" w:fldLock="1"/>
      </w:r>
      <w:r w:rsidR="00747167" w:rsidRPr="001E7A27">
        <w:rPr>
          <w:lang w:val="en-GB"/>
        </w:rPr>
        <w:instrText>ADDIN CSL_CITATION { "citationID" : "iacMRNXF", "citationItems" : [ { "id" : "ITEM-1", "itemData" : { "DOI" : "10.1073/pnas.0914216107", "ISSN" : "0027-8424", "abstract" : "As efforts to mitigate climate change increase, there is a need to identify cost-effective ways to avoid emissions of greenhouse gases (GHGs). Agriculture is rightly recognized as a source of considerable emissions, with concomitant opportunities for mitigation. Although future agricultural productivity is critical, as it will shape emissions from conversion of native landscapes to food and biofuel crops, investment in agricultural research is rarely mentioned as a mitigation strategy. Here we estimate the net effect on GHG emissions of historical agricultural intensification between 1961 and 2005. We find that while emissions from factors such as fertilizer production and application have increased, the net effect of higher yields has avoided emissions of up to 161 gigatons of carbon (GtC) (590 GtCO2e) since 1961. We estimate that each dollar invested in agricultural yields has resulted in 68 fewer kgC (249 kgCO2e) emissions relative to 1961 technology ($14.74/tC, or \u223c$4/tCO2e), avoiding 3.6 GtC (13.1 GtCO2e) per year. Our analysis indicates that investment in yield improvements compares favorably with other commonly proposed mitigation strategies. Further yield improvements should therefore be prominent among efforts to reduce future GHG emissions.", "author" : [ { "dropping-particle" : "", "family" : "Burney", "given" : "Jennifer A.", "non-dropping-particle" : "", "parse-names" : false, "suffix" : "" }, { "dropping-particle" : "", "family" : "Davis", "given" : "Steven J.", "non-dropping-particle" : "", "parse-names" : false, "suffix" : "" }, { "dropping-particle" : "", "family" : "Lobell", "given" : "David B.", "non-dropping-particle" : "", "parse-names" : false, "suffix" : "" } ], "container-title" : "Proceedings of the National Academy of Sciences", "id" : "ITEM-1", "issue" : "26", "issued" : { "date-parts" : [ [ "2010", "6", "29" ] ] }, "language" : "en", "page" : "12052-12057", "title" : "Greenhouse gas mitigation by agricultural intensification", "translator" : [ { "dropping-particle" : "", "family" : "L5072", "given" : "", "non-dropping-particle" : "", "parse-names" : false, "suffix" : "" } ], "type" : "article-journal", "volume" : "107" }, "uri" : [ "http://zotero.org/users/1523010/items/SZBS6W6G" ], "uris" : [ "http://zotero.org/users/1523010/items/SZBS6W6G", "http://www.mendeley.com/documents/?uuid=51db1b38-f9ad-41e9-bac7-9118e8d8c1dc", "http://www.mendeley.com/documents/?uuid=af863814-7652-45e9-a762-392d7838f146" ] } ], "mendeley" : { "formattedCitation" : "(Burney et al., 2010)", "manualFormatting" : "(Burney et al., 2010)", "plainTextFormattedCitation" : "(Burney et al., 2010)", "previouslyFormattedCitation" : "(Burney et al., 2010)" }, "properties" : { "formattedCitation" : "(Burney et al., 2010)", "noteIndex" : 0, "plainCitation" : "(Burney et al., 2010)" }, "schema" : "https://github.com/citation-style-language/schema/raw/master/csl-citation.json" }</w:instrText>
      </w:r>
      <w:r w:rsidRPr="001E7A27">
        <w:rPr>
          <w:lang w:val="en-GB"/>
        </w:rPr>
        <w:fldChar w:fldCharType="separate"/>
      </w:r>
      <w:r w:rsidR="00025FA2" w:rsidRPr="001E7A27">
        <w:rPr>
          <w:noProof/>
          <w:lang w:val="en-GB"/>
        </w:rPr>
        <w:t>(Burney et al., 2010)</w:t>
      </w:r>
      <w:r w:rsidRPr="001E7A27">
        <w:rPr>
          <w:lang w:val="en-GB"/>
        </w:rPr>
        <w:fldChar w:fldCharType="end"/>
      </w:r>
      <w:r w:rsidRPr="001E7A27">
        <w:rPr>
          <w:rFonts w:cs="Times New Roman"/>
          <w:color w:val="000000" w:themeColor="text1"/>
          <w:lang w:val="en-GB" w:eastAsia="en-US"/>
        </w:rPr>
        <w:t xml:space="preserve">. In addition, </w:t>
      </w:r>
      <w:r w:rsidRPr="001E7A27">
        <w:rPr>
          <w:lang w:val="en-GB"/>
        </w:rPr>
        <w:t>improved agricultural practices</w:t>
      </w:r>
      <w:r w:rsidRPr="001E7A27">
        <w:rPr>
          <w:rFonts w:cs="Times New Roman"/>
          <w:color w:val="000000" w:themeColor="text1"/>
          <w:lang w:val="en-GB" w:eastAsia="en-US"/>
        </w:rPr>
        <w:t xml:space="preserve"> also increase soil carbon content. </w:t>
      </w:r>
      <w:commentRangeStart w:id="6756"/>
      <w:r w:rsidRPr="001E7A27">
        <w:rPr>
          <w:rFonts w:cs="Times New Roman"/>
          <w:color w:val="000000" w:themeColor="text1"/>
          <w:lang w:val="en-GB" w:eastAsia="en-US"/>
        </w:rPr>
        <w:t xml:space="preserve">These include </w:t>
      </w:r>
      <w:del w:id="6757" w:author="Soapbox" w:date="2021-07-22T13:14:00Z">
        <w:r w:rsidRPr="001E7A27" w:rsidDel="00C01BF2">
          <w:rPr>
            <w:rFonts w:cs="Times New Roman"/>
            <w:color w:val="000000" w:themeColor="text1"/>
            <w:lang w:val="en-GB" w:eastAsia="en-US"/>
          </w:rPr>
          <w:delText>the use of</w:delText>
        </w:r>
      </w:del>
      <w:ins w:id="6758" w:author="Soapbox" w:date="2021-07-22T13:14:00Z">
        <w:r w:rsidR="00C01BF2" w:rsidRPr="001E7A27">
          <w:rPr>
            <w:rFonts w:cs="Times New Roman"/>
            <w:color w:val="000000" w:themeColor="text1"/>
            <w:lang w:val="en-GB" w:eastAsia="en-US"/>
          </w:rPr>
          <w:t>using</w:t>
        </w:r>
      </w:ins>
      <w:r w:rsidRPr="001E7A27">
        <w:rPr>
          <w:rFonts w:cs="Times New Roman"/>
          <w:color w:val="000000" w:themeColor="text1"/>
          <w:lang w:val="en-GB" w:eastAsia="en-US"/>
        </w:rPr>
        <w:t xml:space="preserve"> crop rotation cycles, increas</w:t>
      </w:r>
      <w:ins w:id="6759" w:author="Soapbox" w:date="2021-07-22T13:14:00Z">
        <w:r w:rsidR="00C01BF2" w:rsidRPr="001E7A27">
          <w:rPr>
            <w:rFonts w:cs="Times New Roman"/>
            <w:color w:val="000000" w:themeColor="text1"/>
            <w:lang w:val="en-GB" w:eastAsia="en-US"/>
          </w:rPr>
          <w:t>ing</w:t>
        </w:r>
      </w:ins>
      <w:del w:id="6760" w:author="Soapbox" w:date="2021-07-22T13:13:00Z">
        <w:r w:rsidRPr="001E7A27" w:rsidDel="00C01BF2">
          <w:rPr>
            <w:rFonts w:cs="Times New Roman"/>
            <w:color w:val="000000" w:themeColor="text1"/>
            <w:lang w:val="en-GB" w:eastAsia="en-US"/>
          </w:rPr>
          <w:delText>e</w:delText>
        </w:r>
      </w:del>
      <w:r w:rsidRPr="001E7A27">
        <w:rPr>
          <w:rFonts w:cs="Times New Roman"/>
          <w:color w:val="000000" w:themeColor="text1"/>
          <w:lang w:val="en-GB" w:eastAsia="en-US"/>
        </w:rPr>
        <w:t xml:space="preserve"> the amount of crop residues, us</w:t>
      </w:r>
      <w:ins w:id="6761" w:author="Tom Maycock" w:date="2021-09-09T17:29:00Z">
        <w:r w:rsidR="008846A9">
          <w:rPr>
            <w:rFonts w:cs="Times New Roman"/>
            <w:color w:val="000000" w:themeColor="text1"/>
            <w:lang w:val="en-GB" w:eastAsia="en-US"/>
          </w:rPr>
          <w:t>ing</w:t>
        </w:r>
      </w:ins>
      <w:del w:id="6762" w:author="Tom Maycock" w:date="2021-09-09T17:29:00Z">
        <w:r w:rsidRPr="001E7A27" w:rsidDel="008846A9">
          <w:rPr>
            <w:rFonts w:cs="Times New Roman"/>
            <w:color w:val="000000" w:themeColor="text1"/>
            <w:lang w:val="en-GB" w:eastAsia="en-US"/>
          </w:rPr>
          <w:delText>e</w:delText>
        </w:r>
      </w:del>
      <w:r w:rsidRPr="001E7A27">
        <w:rPr>
          <w:rFonts w:cs="Times New Roman"/>
          <w:color w:val="000000" w:themeColor="text1"/>
          <w:lang w:val="en-GB" w:eastAsia="en-US"/>
        </w:rPr>
        <w:t xml:space="preserve"> </w:t>
      </w:r>
      <w:del w:id="6763" w:author="Tom Maycock" w:date="2021-09-09T17:29:00Z">
        <w:r w:rsidRPr="001E7A27" w:rsidDel="008846A9">
          <w:rPr>
            <w:rFonts w:cs="Times New Roman"/>
            <w:color w:val="000000" w:themeColor="text1"/>
            <w:lang w:val="en-GB" w:eastAsia="en-US"/>
          </w:rPr>
          <w:delText xml:space="preserve">of </w:delText>
        </w:r>
      </w:del>
      <w:r w:rsidRPr="001E7A27">
        <w:rPr>
          <w:rFonts w:cs="Times New Roman"/>
          <w:color w:val="000000" w:themeColor="text1"/>
          <w:lang w:val="en-GB" w:eastAsia="en-US"/>
        </w:rPr>
        <w:t xml:space="preserve">crop cover to prevent periods of bare soil </w:t>
      </w:r>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"citationItems" : [ { "id" : "ITEM-1",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"ITEM-1",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"id" : "ITEM-2", "itemData" : { "DOI" : "10.1016/j.agee.2014.10.024", "ISSN" : "01678809", "abstract" : "A promising option to sequester carbon in agricultural soils is the inclusion of cover crops in cropping systems. The advantage of cover crops as compared to other management practices that increase soil organic carbon (SOC) is that they neither cause a decline in yields, like extensification, nor carbon losses in other systems, like organic manure applications may do. However, the effect of cover crop green manuring on SOC stocks is widely overlooked. We therefore conducted a meta-analysis to derive a carbon response function describing SOC stock changes as a function of time. Data from 139 plots at 37 different sites were compiled. In total, the cover crop treatments had a significantly higher SOC stock than the reference croplands. The time since introduction of cover crops in crop rotations was linearly correlated with SOC stock change (R2=0.19) with an annual change rate of 0.32\u00b10.08Mgha\u22121yr\u22121 in a mean soil depth of 22cm and during the observed period of up to 54 years. Elevation above sea level of the plot and sampling depth could be used as explanatory variables to improve the model fit. Assuming that the observed linear SOC accumulation would not proceed indefinitely, we modeled the average SOC stock change with the carbon turnover model RothC. The predicted new steady state was reached after 155 years of cover crop cultivation with a total mean SOC stock accumulation of 16.7\u00b11.5Mgha\u22121 for a soil depth of 22cm. Thus, the C input driven SOC sequestration with the introduction of cover crops proved to be highly efficient. We estimated a potential global SOC sequestration of 0.12\u00b10.03PgCyr\u22121, which would compensate for 8% of the direct annual greenhouse gas emissions from agriculture. However, altered N2O emissions and albedo due to cover crop cultivation have not been taken into account here. Data on those processes, which are most likely species-specific, would be needed for reliable greenhouse gas budgets.", "author" : [ { "dropping-particle" : "", "family" : "Poeplau", "given" : "Christopher", "non-dropping-particle" : "", "parse-names" : false, "suffix" : "" }, { "dropping-particle" : "", "family" : "Don", "given" : "Axel", "non-dropping-particle" : "", "parse-names" : false, "suffix" : "" } ], "container-title" : "Agriculture, Ecosystems &amp; Environment", "id" : "ITEM-2", "issued" : { "date-parts" : [ [ "2015", "2" ] ] }, "page" : "33-41", "title" : "Carbon sequestration in agricultural soils via cultivation of cover crops \u2013 A meta-analysis", "translator" : [ { "dropping-particle" : "", "family" : "L5076", "given" : "", "non-dropping-particle" : "", "parse-names" : false, "suffix" : "" } ], "type" : "article-journal", "volume" : "200" }, "uris" : [ "http://www.mendeley.com/documents/?uuid=eda574a7-075f-47d6-9b2c-8e31ea0b79d6" ] } ], "mendeley" : { "formattedCitation" : "(Poeplau and Don, 2015; Griscom et al., 2017)", "plainTextFormattedCitation" : "(Poeplau and Don, 2015; Griscom et al., 2017)", "previouslyFormattedCitation" : "(Poeplau and Don, 2015; Griscom et al., 2017)" }, "properties" : { "noteIndex" : 0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(Poeplau and Don, 2015; Griscom et al., 2017)</w:t>
      </w:r>
      <w:r w:rsidRPr="001E7A27">
        <w:rPr>
          <w:rFonts w:cs="Times New Roman"/>
          <w:color w:val="000000" w:themeColor="text1"/>
          <w:lang w:val="en-GB" w:eastAsia="en-US"/>
        </w:rPr>
        <w:fldChar w:fldCharType="end"/>
      </w:r>
      <w:r w:rsidRPr="001E7A27">
        <w:rPr>
          <w:rFonts w:cs="Times New Roman"/>
          <w:color w:val="000000" w:themeColor="text1"/>
          <w:lang w:val="en-GB" w:eastAsia="en-US"/>
        </w:rPr>
        <w:t>, optimi</w:t>
      </w:r>
      <w:ins w:id="6764" w:author="Soapbox" w:date="2021-07-20T07:10:00Z">
        <w:r w:rsidR="00766F77" w:rsidRPr="001E7A27">
          <w:rPr>
            <w:rFonts w:cs="Times New Roman"/>
            <w:color w:val="000000" w:themeColor="text1"/>
            <w:lang w:val="en-GB" w:eastAsia="en-US"/>
          </w:rPr>
          <w:t>z</w:t>
        </w:r>
      </w:ins>
      <w:del w:id="6765" w:author="Soapbox" w:date="2021-07-20T07:10:00Z">
        <w:r w:rsidRPr="001E7A27" w:rsidDel="00766F77">
          <w:rPr>
            <w:rFonts w:cs="Times New Roman"/>
            <w:color w:val="000000" w:themeColor="text1"/>
            <w:lang w:val="en-GB" w:eastAsia="en-US"/>
          </w:rPr>
          <w:delText>s</w:delText>
        </w:r>
      </w:del>
      <w:ins w:id="6766" w:author="Soapbox" w:date="2021-07-22T13:14:00Z">
        <w:r w:rsidR="00C01BF2" w:rsidRPr="001E7A27">
          <w:rPr>
            <w:rFonts w:cs="Times New Roman"/>
            <w:color w:val="000000" w:themeColor="text1"/>
            <w:lang w:val="en-GB" w:eastAsia="en-US"/>
          </w:rPr>
          <w:t>ing</w:t>
        </w:r>
      </w:ins>
      <w:del w:id="6767" w:author="Soapbox" w:date="2021-07-22T13:14:00Z">
        <w:r w:rsidRPr="001E7A27" w:rsidDel="00C01BF2">
          <w:rPr>
            <w:rFonts w:cs="Times New Roman"/>
            <w:color w:val="000000" w:themeColor="text1"/>
            <w:lang w:val="en-GB" w:eastAsia="en-US"/>
          </w:rPr>
          <w:delText>ation of</w:delText>
        </w:r>
      </w:del>
      <w:r w:rsidRPr="001E7A27">
        <w:rPr>
          <w:rFonts w:cs="Times New Roman"/>
          <w:color w:val="000000" w:themeColor="text1"/>
          <w:lang w:val="en-GB" w:eastAsia="en-US"/>
        </w:rPr>
        <w:t xml:space="preserve"> grazing </w:t>
      </w:r>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"citationID" : "VT3N38fU", "citationItems" : [ { "id" : "ITEM-1", "itemData" : { "DOI" : "10.1016/j.agee.2015.03.029", "ISSN" : "01678809", "abstract" : "This study provides estimates of the net GHG mitigation potential of a selected range of management practices in the world\u2019s native and cultivated grazing lands. The Century and Daycent models are used to calculate the changes in soil carbon stocks, soil N2O emissions, and forage removals by ruminants associated with these practices. GLEAM is used in combination with these models to establish grazing area boundaries and to parameterize links between forage consumption, animal production and animal GHG emissions. This study provides an alternative to the usual approach of extrapolating from a small number of field studies and by modeling the linkage between soil, forage and animals it sheds new light on the net mitigation potential of C sequestration practices in the world\u2019s grazing lands. Three different mitigation practices are assessed in this study, namely, improved grazing management, legume sowing and N fertilization. We estimate that optimization of grazing pressure could sequester 148Tg CO2yr\u22121. The soil C sequestration potential of 203Tg CO2yr\u22121 for legume sowing was higher than for improved grazing management, despite being applied over a much smaller total area. However, N2O emissions from legumes were estimated to offset 28% of its global C sequestration benefits, in CO2 equivalent terms. Conversely, N2O emissions from N fertilization exceeded soil C sequestration, in all regions. Our estimated potential for increasing C stocks though in grazing lands is lower than earlier worldwide estimates (Smith et al., 2007, Lal, 2004), mainly due to the much smaller grazing land area over which we estimate mitigation practices to be effective. A big concern is the high risk of the practices, particularly legumes, increasing soil-based GHGs if applied outside of this relatively small effective area. More work is needed to develop indicators, based on biophysical and management characteristics of grazing lands, to identify amenable areas before these practices can be considered ready for large scale implementation. The additional ruminant GHG emissions associated with higher forage output are likely to substantially reduce the mitigation potential of these practices, but could contribute to more GHG-efficient livestock production.", "author" : [ { "dropping-particle" : "", "family" : "Henderson", "given" : "Benjamin B.", "non-dropping-particle" : "", "parse-names" : false, "suffix" : "" }, { "dropping-particle" : "", "family" : "Gerber", "given" : "Pierre J.", "non-dropping-particle" : "", "parse-names" : false, "suffix" : "" }, { "dropping-particle" : "", "family" : "Hilinski", "given" : "Tom E.", "non-dropping-particle" : "", "parse-names" : false, "suffix" : "" }, { "dropping-particle" : "", "family" : "Falcucci", "given" : "Alessandra", "non-dropping-particle" : "", "parse-names" : false, "suffix" : "" }, { "dropping-particle" : "", "family" : "Ojima", "given" : "Dennis S.", "non-dropping-particle" : "", "parse-names" : false, "suffix" : "" }, { "dropping-particle" : "", "family" : "Salvatore", "given" : "Mirella", "non-dropping-particle" : "", "parse-names" : false, "suffix" : "" }, { "dropping-particle" : "", "family" : "Conant", "given" : "Richard T.", "non-dropping-particle" : "", "parse-names" : false, "suffix" : "" } ], "container-title" : "Agriculture, Ecosystems &amp; Environment", "id" : "ITEM-1", "issued" : { "date-parts" : [ [ "2015", "9" ] ] }, "page" : "91-100", "title" : "Greenhouse gas mitigation potential of the world\u2019s grazing lands: Modeling soil carbon and nitrogen fluxes of mitigation practices", "translator" : [ { "dropping-particle" : "", "family" : "L4898", "given" : "", "non-dropping-particle" : "", "parse-names" : false, "suffix" : "" } ], "type" : "article-journal", "volume" : "207" }, "uri" : [ "http://zotero.org/users/1523010/items/5GTZQSPI" ], "uris" : [ "http://zotero.org/users/1523010/items/5GTZQSPI", "http://www.mendeley.com/documents/?uuid=5fcc8405-a12d-480f-81fc-6e74cf61180d", "http://www.mendeley.com/documents/?uuid=8538b695-cbd1-472a-a6d9-ad23a2ae5aa3" ] } ], "mendeley" : { "formattedCitation" : "(Henderson et al., 2015)", "plainTextFormattedCitation" : "(Henderson et al., 2015)", "previouslyFormattedCitation" : "(Henderson et al., 2015)" }, "properties" : { "formattedCitation" : "(Henderson et al., 2015)", "noteIndex" : 0, "plainCitation" : "(Henderson et al., 2015)"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(Henderson et al., 2015)</w:t>
      </w:r>
      <w:r w:rsidRPr="001E7A27">
        <w:rPr>
          <w:rFonts w:cs="Times New Roman"/>
          <w:color w:val="000000" w:themeColor="text1"/>
          <w:lang w:val="en-GB" w:eastAsia="en-US"/>
        </w:rPr>
        <w:fldChar w:fldCharType="end"/>
      </w:r>
      <w:r w:rsidRPr="001E7A27">
        <w:rPr>
          <w:rFonts w:cs="Times New Roman"/>
          <w:color w:val="000000" w:themeColor="text1"/>
          <w:lang w:val="en-GB" w:eastAsia="en-US"/>
        </w:rPr>
        <w:t xml:space="preserve"> and residue management </w:t>
      </w:r>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"citationID" : "jJIEd6R5", "citationItems" : [ { "id" : "ITEM-1", "itemData" : { "DOI" : "10.2134/agronj2004.1000", "ISSN" : "1435-0645", "author" : [ { "dropping-particle" : "", "family" : "Wilhelm", "given" : "W. W.", "non-dropping-particle" : "", "parse-names" : false, "suffix" : "" }, { "dropping-particle" : "", "family" : "Johnson", "given" : "J. M. F.", "non-dropping-particle" : "", "parse-names" : false, "suffix" : "" }, { "dropping-particle" : "", "family" : "Hatfield", "given" : "J. L.", "non-dropping-particle" : "", "parse-names" : false, "suffix" : "" }, { "dropping-particle" : "", "family" : "Voorhees", "given" : "W. B.", "non-dropping-particle" : "", "parse-names" : false, "suffix" : "" }, { "dropping-particle" : "", "family" : "Linden", "given" : "D. R.", "non-dropping-particle" : "", "parse-names" : false, "suffix" : "" } ], "container-title" : "Agronomy Journal", "id" : "ITEM-1", "issue" : "1", "issued" : { "date-parts" : [ [ "2004", "1" ] ] }, "language" : "en", "page" : "1-17", "title" : "Crop and Soil Productivity Response to Corn Residue Removal", "translator" : [ { "dropping-particle" : "", "family" : "L5081", "given" : "", "non-dropping-particle" : "", "parse-names" : false, "suffix" : "" } ], "type" : "article-journal", "volume" : "96" }, "uri" : [ "http://zotero.org/users/1523010/items/3PV3QNPE" ], "uris" : [ "http://zotero.org/users/1523010/items/3PV3QNPE", "http://www.mendeley.com/documents/?uuid=7145249f-4cdc-476a-9efb-98fa6bfddd1a", "http://www.mendeley.com/documents/?uuid=c4b5937c-539e-41ab-9591-db3f6f3970f9" ] } ], "mendeley" : { "formattedCitation" : "(Wilhelm et al., 2004)", "manualFormatting" : "(Wilhelm et al., 2004)", "plainTextFormattedCitation" : "(Wilhelm et al., 2004)", "previouslyFormattedCitation" : "(Wilhelm et al., 2004)" }, "properties" : { "formattedCitation" : "(Wilhelm et al., 2004)", "noteIndex" : 0, "plainCitation" : "(Wilhelm et al., 2004)"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(Wilhelm et al., 2004)</w:t>
      </w:r>
      <w:r w:rsidRPr="001E7A27">
        <w:rPr>
          <w:rFonts w:cs="Times New Roman"/>
          <w:color w:val="000000" w:themeColor="text1"/>
          <w:lang w:val="en-GB" w:eastAsia="en-US"/>
        </w:rPr>
        <w:fldChar w:fldCharType="end"/>
      </w:r>
      <w:r w:rsidRPr="001E7A27">
        <w:rPr>
          <w:rFonts w:cs="Times New Roman"/>
          <w:color w:val="000000" w:themeColor="text1"/>
          <w:lang w:val="en-GB" w:eastAsia="en-US"/>
        </w:rPr>
        <w:t>, us</w:t>
      </w:r>
      <w:ins w:id="6768" w:author="Tom Maycock" w:date="2021-09-09T17:30:00Z">
        <w:r w:rsidR="008846A9">
          <w:rPr>
            <w:rFonts w:cs="Times New Roman"/>
            <w:color w:val="000000" w:themeColor="text1"/>
            <w:lang w:val="en-GB" w:eastAsia="en-US"/>
          </w:rPr>
          <w:t>ing</w:t>
        </w:r>
      </w:ins>
      <w:del w:id="6769" w:author="Tom Maycock" w:date="2021-09-09T17:30:00Z">
        <w:r w:rsidRPr="001E7A27" w:rsidDel="008846A9">
          <w:rPr>
            <w:rFonts w:cs="Times New Roman"/>
            <w:color w:val="000000" w:themeColor="text1"/>
            <w:lang w:val="en-GB" w:eastAsia="en-US"/>
          </w:rPr>
          <w:delText>e</w:delText>
        </w:r>
      </w:del>
      <w:r w:rsidRPr="001E7A27">
        <w:rPr>
          <w:rFonts w:cs="Times New Roman"/>
          <w:color w:val="000000" w:themeColor="text1"/>
          <w:lang w:val="en-GB" w:eastAsia="en-US"/>
        </w:rPr>
        <w:t xml:space="preserve"> </w:t>
      </w:r>
      <w:del w:id="6770" w:author="Tom Maycock" w:date="2021-09-09T17:30:00Z">
        <w:r w:rsidRPr="001E7A27" w:rsidDel="008846A9">
          <w:rPr>
            <w:rFonts w:cs="Times New Roman"/>
            <w:color w:val="000000" w:themeColor="text1"/>
            <w:lang w:val="en-GB" w:eastAsia="en-US"/>
          </w:rPr>
          <w:delText xml:space="preserve">of </w:delText>
        </w:r>
      </w:del>
      <w:r w:rsidRPr="001E7A27">
        <w:rPr>
          <w:rFonts w:cs="Times New Roman"/>
          <w:color w:val="000000" w:themeColor="text1"/>
          <w:lang w:val="en-GB" w:eastAsia="en-US"/>
        </w:rPr>
        <w:t xml:space="preserve">irrigation </w:t>
      </w:r>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"citationItems" : [ { "id" : "ITEM-1", "itemData" : { "DOI" : "10.3390/agriculture10050156", "ISBN" : "2077-0472", "abstract" : "Western Bahia, part of a large Brazilian agricultural frontier, is located mainly in fragile, sandy soils in a tropical seasonal climate with dry winters, characteristics that facilitate soil carbon loss. This study evaluates whether rainfed and irrigated agriculture in Western Bahia were able to sequester carbon and re-establish the soil organic carbon content (SOCC) lost due to land use change. Between 2010 and 2018, a total of 5469 soil samples were collected in the 0.00&amp;ndash;0.20 m soil layer from nine farms and were used to calculate the annual rate of SOCC variation. The most recent SOCC measured in plots where land use change occurred 20 years ago was compared with the SOCC measured in areas of native vegetation (Cerrado). Results showed that (i) irrigated sandy agricultural lands replenished SOCC to the level observed in native vegetation by 20 years after a land use change event and are still capturing carbon at a significant rate, (ii) clayey, rainfed agricultural lands also sequester carbon, but these soils are not representative of the region, and (iii) sandy, rainfed agricultural lands, the predominant soil type and management practice in Western Bahia, are not a sink of CO2.", "author" : [ { "dropping-particle" : "", "family" : "Campos", "given" : "Rafaella", "non-dropping-particle" : "", "parse-names" : false, "suffix" : "" }, { "dropping-particle" : "", "family" : "Pires", "given" : "Gabrielle F", "non-dropping-particle" : "", "parse-names" : false, "suffix" : "" }, { "dropping-particle" : "", "family" : "Costa", "given" : "Marcos H", "non-dropping-particle" : "", "parse-names" : false, "suffix" : "" } ], "container-title" : "Agriculture ", "id" : "ITEM-1", "issue" : "5", "issued" : { "date-parts" : [ [ "2020" ] ] }, "title" : "Soil Carbon Sequestration in Rainfed and Irrigated Production Systems in a New Brazilian Agricultural Frontier", "translator" : [ { "dropping-particle" : "", "family" : "L6993", "given" : "", "non-dropping-particle" : "", "parse-names" : false, "suffix" : "" } ], "type" : "article", "volume" : "10" }, "uris" : [ "http://www.mendeley.com/documents/?uuid=87498f70-5f39-4fb8-8313-4f65bc631519" ] } ], "mendeley" : { "formattedCitation" : "(Campos et al., 2020)", "plainTextFormattedCitation" : "(Campos et al., 2020)", "previouslyFormattedCitation" : "(Campos et al., 2020)" }, "properties" : { "noteIndex" : 0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(Campos et al., 2020)</w:t>
      </w:r>
      <w:r w:rsidRPr="001E7A27">
        <w:rPr>
          <w:rFonts w:cs="Times New Roman"/>
          <w:color w:val="000000" w:themeColor="text1"/>
          <w:lang w:val="en-GB" w:eastAsia="en-US"/>
        </w:rPr>
        <w:fldChar w:fldCharType="end"/>
      </w:r>
      <w:r w:rsidRPr="001E7A27">
        <w:rPr>
          <w:rFonts w:cs="Times New Roman"/>
          <w:color w:val="000000" w:themeColor="text1"/>
          <w:lang w:val="en-GB" w:eastAsia="en-US"/>
        </w:rPr>
        <w:t>, employment of low-tillage or no-tillage</w:t>
      </w:r>
      <w:ins w:id="6771" w:author="Tom Maycock" w:date="2021-09-09T17:46:00Z">
        <w:r w:rsidR="00481AE4">
          <w:rPr>
            <w:rFonts w:cs="Times New Roman"/>
            <w:color w:val="000000" w:themeColor="text1"/>
            <w:lang w:val="en-GB" w:eastAsia="en-US"/>
          </w:rPr>
          <w:t xml:space="preserve"> farming</w:t>
        </w:r>
      </w:ins>
      <w:r w:rsidRPr="001E7A27">
        <w:rPr>
          <w:rFonts w:cs="Times New Roman"/>
          <w:color w:val="000000" w:themeColor="text1"/>
          <w:lang w:val="en-GB" w:eastAsia="en-US"/>
        </w:rPr>
        <w:t xml:space="preserve"> </w:t>
      </w:r>
      <w:commentRangeStart w:id="6772"/>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"citationItems" : [ { "id" : "ITEM-1", "itemData" : { "DOI" : "10.1111/gcb.15001", "ISSN" : "13652486", "PMID" : "31953897", "abstract" : "Conservation agriculture has been shown to have multiple benefits for soils, crop yield and the environment, and consequently, no-till, the central practice of conservation agriculture, has rapidly expanded. However, studies show that the potential for carbon (C) sequestration in no-till farming sometimes is not realized, let alone the ability to maintain or improve crop yield. Here we present a global analysis of no-till-induced changes of soil C and crop yield based on 260 and 1,970 paired studies; respectively. We show that, relative to local conventional tillage, arid regions can benefit the most from conservation agriculture by achieving a win-win outcome of enhanced C sequestration and increased crop yield. However, more humid regions are more likely to increase SOC only, while some colder regions have yield losses and soil C loss as likely as soil C gains. In addition to site-specific characteristics and management, a careful assessment of the regional climate is needed to determine the potential benefits of adopting conservation agriculture.", "author" : [ { "dropping-particle" : "", "family" : "Sun", "given" : "Wenjuan", "non-dropping-particle" : "", "parse-names" : false, "suffix" : "" }, { "dropping-particle" : "", "family" : "Canadell", "given" : "Josep G.", "non-dropping-particle" : "", "parse-names" : false, "suffix" : "" }, { "dropping-particle" : "", "family" : "Yu", "given" : "Lijun", "non-dropping-particle" : "", "parse-names" : false, "suffix" : "" }, { "dropping-particle" : "", "family" : "Yu", "given" : "Lingfei", "non-dropping-particle" : "", "parse-names" : false, "suffix" : "" }, { "dropping-particle" : "", "family" : "Zhang", "given" : "Wen", "non-dropping-particle" : "", "parse-names" : false, "suffix" : "" }, { "dropping-particle" : "", "family" : "Smith", "given" : "Pete", "non-dropping-particle" : "", "parse-names" : false, "suffix" : "" }, { "dropping-particle" : "", "family" : "Fischer", "given" : "Tony", "non-dropping-particle" : "", "parse-names" : false, "suffix" : "" }, { "dropping-particle" : "", "family" : "Huang", "given" : "Yao", "non-dropping-particle" : "", "parse-names" : false, "suffix" : "" } ], "container-title" : "Global Change Biology", "id" : "ITEM-1", "issue" : "6", "issued" : { "date-parts" : [ [ "2020" ] ] }, "page" : "3325-3335", "title" : "Climate drives global soil carbon sequestration and crop yield changes under conservation agriculture", "translator" : [ { "dropping-particle" : "", "family" : "L7340", "given" : "", "non-dropping-particle" : "", "parse-names" : false, "suffix" : "" } ], "type" : "article-journal", "volume" : "26" }, "uris" : [ "http://www.mendeley.com/documents/?uuid=1b427a08-a193-4046-9e71-f35ce19b5dff", "http://www.mendeley.com/documents/?uuid=eadbfba4-3b53-46ee-ac40-1eac79277105", "http://www.mendeley.com/documents/?uuid=ff3d9015-d0c1-4f44-bbe3-c414760334fb" ] } ], "mendeley" : { "formattedCitation" : "(Sun et al., 2020b)", "plainTextFormattedCitation" : "(Sun et al., 2020b)", "previouslyFormattedCitation" : "(Sun et al., 2020b)" }, "properties" : { "noteIndex" : 0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w:t>
      </w:r>
      <w:ins w:id="6773" w:author="Robin Matthews" w:date="2021-06-17T19:12:00Z">
        <w:r w:rsidR="00D2435B" w:rsidRPr="001E7A27">
          <w:rPr>
            <w:rFonts w:cs="Times New Roman"/>
            <w:noProof/>
            <w:color w:val="000000" w:themeColor="text1"/>
            <w:lang w:val="en-GB" w:eastAsia="en-US"/>
          </w:rPr>
          <w:t xml:space="preserve">W. </w:t>
        </w:r>
      </w:ins>
      <w:r w:rsidR="00025FA2" w:rsidRPr="001E7A27">
        <w:rPr>
          <w:rFonts w:cs="Times New Roman"/>
          <w:noProof/>
          <w:color w:val="000000" w:themeColor="text1"/>
          <w:lang w:val="en-GB" w:eastAsia="en-US"/>
        </w:rPr>
        <w:t>Sun et al., 2020</w:t>
      </w:r>
      <w:del w:id="6774" w:author="Robin Matthews" w:date="2021-06-17T19:12:00Z">
        <w:r w:rsidR="00025FA2" w:rsidRPr="001E7A27" w:rsidDel="00D2435B">
          <w:rPr>
            <w:rFonts w:cs="Times New Roman"/>
            <w:noProof/>
            <w:color w:val="000000" w:themeColor="text1"/>
            <w:lang w:val="en-GB" w:eastAsia="en-US"/>
          </w:rPr>
          <w:delText>b</w:delText>
        </w:r>
      </w:del>
      <w:r w:rsidR="00025FA2" w:rsidRPr="001E7A27">
        <w:rPr>
          <w:rFonts w:cs="Times New Roman"/>
          <w:noProof/>
          <w:color w:val="000000" w:themeColor="text1"/>
          <w:lang w:val="en-GB" w:eastAsia="en-US"/>
        </w:rPr>
        <w:t>)</w:t>
      </w:r>
      <w:r w:rsidRPr="001E7A27">
        <w:rPr>
          <w:rFonts w:cs="Times New Roman"/>
          <w:color w:val="000000" w:themeColor="text1"/>
          <w:lang w:val="en-GB" w:eastAsia="en-US"/>
        </w:rPr>
        <w:fldChar w:fldCharType="end"/>
      </w:r>
      <w:commentRangeEnd w:id="6772"/>
      <w:r w:rsidR="00025FA2" w:rsidRPr="001E7A27">
        <w:rPr>
          <w:rStyle w:val="CommentReference"/>
          <w:lang w:val="en-GB"/>
        </w:rPr>
        <w:commentReference w:id="6772"/>
      </w:r>
      <w:r w:rsidRPr="001E7A27">
        <w:rPr>
          <w:rFonts w:cs="Times New Roman"/>
          <w:color w:val="000000" w:themeColor="text1"/>
          <w:lang w:val="en-GB" w:eastAsia="en-US"/>
        </w:rPr>
        <w:t xml:space="preserve">, agroforestry, </w:t>
      </w:r>
      <w:del w:id="6775" w:author="Tom Maycock" w:date="2021-09-09T17:36:00Z">
        <w:r w:rsidRPr="001E7A27" w:rsidDel="008846A9">
          <w:rPr>
            <w:rFonts w:cs="Times New Roman"/>
            <w:color w:val="000000" w:themeColor="text1"/>
            <w:lang w:val="en-GB" w:eastAsia="en-US"/>
          </w:rPr>
          <w:delText xml:space="preserve">and </w:delText>
        </w:r>
      </w:del>
      <w:r w:rsidRPr="001E7A27">
        <w:rPr>
          <w:rFonts w:cs="Times New Roman"/>
          <w:color w:val="000000" w:themeColor="text1"/>
          <w:lang w:val="en-GB" w:eastAsia="en-US"/>
        </w:rPr>
        <w:t>cropland</w:t>
      </w:r>
      <w:r w:rsidRPr="001E7A27">
        <w:rPr>
          <w:lang w:val="en-GB"/>
        </w:rPr>
        <w:t xml:space="preserve"> nutrient recycling, and </w:t>
      </w:r>
      <w:r w:rsidRPr="001E7A27">
        <w:rPr>
          <w:rFonts w:cs="Times New Roman"/>
          <w:color w:val="000000" w:themeColor="text1"/>
          <w:lang w:val="en-GB" w:eastAsia="en-US"/>
        </w:rPr>
        <w:t>avoid</w:t>
      </w:r>
      <w:ins w:id="6776" w:author="Soapbox" w:date="2021-07-22T13:14:00Z">
        <w:r w:rsidR="00C01BF2" w:rsidRPr="001E7A27">
          <w:rPr>
            <w:rFonts w:cs="Times New Roman"/>
            <w:color w:val="000000" w:themeColor="text1"/>
            <w:lang w:val="en-GB" w:eastAsia="en-US"/>
          </w:rPr>
          <w:t>ing</w:t>
        </w:r>
      </w:ins>
      <w:r w:rsidRPr="001E7A27">
        <w:rPr>
          <w:rFonts w:cs="Times New Roman"/>
          <w:color w:val="000000" w:themeColor="text1"/>
          <w:lang w:val="en-GB" w:eastAsia="en-US"/>
        </w:rPr>
        <w:t xml:space="preserve"> grassland conversion</w:t>
      </w:r>
      <w:r w:rsidRPr="001E7A27">
        <w:rPr>
          <w:lang w:val="en-GB"/>
        </w:rPr>
        <w:t xml:space="preserve"> management </w:t>
      </w:r>
      <w:commentRangeStart w:id="6777"/>
      <w:commentRangeStart w:id="6778"/>
      <w:r w:rsidRPr="001E7A27">
        <w:rPr>
          <w:lang w:val="en-GB"/>
        </w:rPr>
        <w:fldChar w:fldCharType="begin" w:fldLock="1"/>
      </w:r>
      <w:r w:rsidR="00747167" w:rsidRPr="001E7A27">
        <w:rPr>
          <w:lang w:val="en-GB"/>
        </w:rPr>
        <w:instrText>ADDIN CSL_CITATION { "citationItems" : [ { "id" : "ITEM-1", "itemData" : { "DOI" : "10.1126/sciadv.aat1869", "abstract" : "Limiting climate warming to &amp;amp;lt;2\u00b0C requires increased mitigation efforts, including land stewardship, whose potential in the United States is poorly understood. We quantified the potential of natural climate solutions (NCS)\u201421 conservation, restoration, and improved land management interventions on natural and agricultural lands\u2014to increase carbon storage and avoid greenhouse gas emissions in the United States. We found a maximum potential of 1.2 (0.9 to 1.6) Pg CO2e year\u22121, the equivalent of 21% of current net annual emissions of the United States. At current carbon market prices (USD 10 per Mg CO2e), 299 Tg CO2e year\u22121 could be achieved. NCS would also provide air and water filtration, flood control, soil health, wildlife habitat, and climate resilience benefits.", "author" : [ { "dropping-particle" : "", "family" : "Fargione", "given" : "Joseph E", "non-dropping-particle" : "", "parse-names" : false, "suffix" : "" }, { "dropping-particle" : "", "family" : "Bassett", "given" : "Steven", "non-dropping-particle" : "", "parse-names" : false, "suffix" : "" }, { "dropping-particle" : "", "family" : "Boucher", "given" : "Timothy", "non-dropping-particle" : "", "parse-names" : false, "suffix" : "" }, { "dropping-particle" : "", "family" : "Bridgham", "given" : "Scott D", "non-dropping-particle" : "", "parse-names" : false, "suffix" : "" }, { "dropping-particle" : "", "family" : "Conant", "given" : "Richard T", "non-dropping-particle" : "", "parse-names" : false, "suffix" : "" }, { "dropping-particle" : "", "family" : "Cook-Patton", "given" : "Susan C", "non-dropping-particle" : "", "parse-names" : false, "suffix" : "" }, { "dropping-particle" : "", "family" : "Ellis", "given" : "Peter W", "non-dropping-particle" : "", "parse-names" : false, "suffix" : "" }, { "dropping-particle" : "", "family" : "Falcucci", "given" : "Alessandra", "non-dropping-particle" : "", "parse-names" : false, "suffix" : "" }, { "dropping-particle" : "", "family" : "Fourqurean", "given" : "James W", "non-dropping-particle" : "", "parse-names" : false, "suffix" : "" }, { "dropping-particle" : "", "family" : "Gopalakrishna", "given" : "Trisha", "non-dropping-particle" : "", "parse-names" : false, "suffix" : "" }, { "dropping-particle" : "", "family" : "Gu", "given" : "Huan", "non-dropping-particle" : "", "parse-names" : false, "suffix" : "" }, { "dropping-particle" : "", "family" : "Henderson", "given" : "Benjamin", "non-dropping-particle" : "", "parse-names" : false, "suffix" : "" }, { "dropping-particle" : "", "family" : "Hurteau", "given" : "Matthew D", "non-dropping-particle" : "", "parse-names" : false, "suffix" : "" }, { "dropping-particle" : "", "family" : "Kroeger", "given" : "Kevin D", "non-dropping-particle" : "", "parse-names" : false, "suffix" : "" }, { "dropping-particle" : "", "family" : "Kroeger", "given" : "Timm", "non-dropping-particle" : "", "parse-names" : false, "suffix" : "" }, { "dropping-particle" : "", "family" : "Lark", "given" : "Tyler J", "non-dropping-particle" : "", "parse-names" : false, "suffix" : "" }, { "dropping-particle" : "", "family" : "Leavitt", "given" : "Sara M", "non-dropping-particle" : "", "parse-names" : false, "suffix" : "" }, { "dropping-particle" : "", "family" : "Lomax", "given" : "Guy", "non-dropping-particle" : "", "parse-names" : false, "suffix" : "" }, { "dropping-particle" : "", "family" : "McDonald", "given" : "Robert I", "non-dropping-particle" : "", "parse-names" : false, "suffix" : "" }, { "dropping-particle" : "", "family" : "Megonigal", "given" : "J Patrick", "non-dropping-particle" : "", "parse-names" : false, "suffix" : "" }, { "dropping-particle" : "", "family" : "Miteva", "given" : "Daniela A", "non-dropping-particle" : "", "parse-names" : false, "suffix" : "" }, { "dropping-particle" : "", "family" : "Richardson", "given" : "Curtis J", "non-dropping-particle" : "", "parse-names" : false, "suffix" : "" }, { "dropping-particle" : "", "family" : "Sanderman", "given" : "Jonathan", "non-dropping-particle" : "", "parse-names" : false, "suffix" : "" }, { "dropping-particle" : "", "family" : "Shoch", "given" : "David", "non-dropping-particle" : "", "parse-names" : false, "suffix" : "" }, { "dropping-particle" : "", "family" : "Spawn", "given" : "Seth A", "non-dropping-particle" : "", "parse-names" : false, "suffix" : "" }, { "dropping-particle" : "", "family" : "Veldman", "given" : "Joseph W", "non-dropping-particle" : "", "parse-names" : false, "suffix" : "" }, { "dropping-particle" : "", "family" : "Williams", "given" : "Christopher A", "non-dropping-particle" : "", "parse-names" : false, "suffix" : "" }, { "dropping-particle" : "", "family" : "Woodbury", "given" : "Peter B", "non-dropping-particle" : "", "parse-names" : false, "suffix" : "" }, { "dropping-particle" : "", "family" : "Zganjar", "given" : "Chris", "non-dropping-particle" : "", "parse-names" : false, "suffix" : "" }, { "dropping-particle" : "", "family" : "Baranski", "given" : "Marci", "non-dropping-particle" : "", "parse-names" : false, "suffix" : "" }, { "dropping-particle" : "", "family" : "Elias", "given" : "Patricia", "non-dropping-particle" : "", "parse-names" : false, "suffix" : "" }, { "dropping-particle" : "", "family" : "Houghton", "given" : "Richard A", "non-dropping-particle" : "", "parse-names" : false, "suffix" : "" }, { "dropping-particle" : "", "family" : "Landis", "given" : "Emily", "non-dropping-particle" : "", "parse-names" : false, "suffix" : "" }, { "dropping-particle" : "", "family" : "McGlynn", "given" : "Emily", "non-dropping-particle" : "", "parse-names" : false, "suffix" : "" }, { "dropping-particle" : "", "family" : "Schlesinger", "given" : "William H", "non-dropping-particle" : "", "parse-names" : false, "suffix" : "" }, { "dropping-particle" : "V", "family" : "Siikamaki", "given" : "Juha", "non-dropping-particle" : "", "parse-names" : false, "suffix" : "" }, { "dropping-particle" : "", "family" : "Sutton-Grier", "given" : "Ariana E", "non-dropping-particle" : "", "parse-names" : false, "suffix" : "" }, { "dropping-particle" : "", "family" : "Griscom", "given" : "Bronson W", "non-dropping-particle" : "", "parse-names" : false, "suffix" : "" } ], "container-title" : "Science Advances", "id" : "ITEM-1", "issue" : "11", "issued" : { "date-parts" : [ [ "2018", "11" ] ] }, "page" : "eaat1869", "title" : "Natural climate solutions for the United States", "translator" : [ { "dropping-particle" : "", "family" : "L6579", "given" : "", "non-dropping-particle" : "", "parse-names" : false, "suffix" : "" } ], "type" : "article-journal", "volume" : "4" }, "uris" : [ "http://www.mendeley.com/documents/?uuid=26f2c689-bd99-4160-8b80-f175eeabeae3", "http://www.mendeley.com/documents/?uuid=97d60cb9-a1db-4566-b02b-369a6cc9a3ea" ] } ], "mendeley" : { "formattedCitation" : "(Fargione et al., 2018)", "manualFormatting" : "(Paustian et al., 2016; Fargione et al., 2018)", "plainTextFormattedCitation" : "(Fargione et al., 2018)", "previouslyFormattedCitation" : "(Fargione et al., 2018)" }, "properties" : { "noteIndex" : 0 }, "schema" : "https://github.com/citation-style-language/schema/raw/master/csl-citation.json" }</w:instrText>
      </w:r>
      <w:r w:rsidRPr="001E7A27">
        <w:rPr>
          <w:lang w:val="en-GB"/>
        </w:rPr>
        <w:fldChar w:fldCharType="separate"/>
      </w:r>
      <w:r w:rsidR="00025FA2" w:rsidRPr="001E7A27">
        <w:rPr>
          <w:noProof/>
          <w:lang w:val="en-GB"/>
        </w:rPr>
        <w:t>(Paustian et al., 2016; Fargione et al., 2018)</w:t>
      </w:r>
      <w:r w:rsidRPr="001E7A27">
        <w:rPr>
          <w:lang w:val="en-GB"/>
        </w:rPr>
        <w:fldChar w:fldCharType="end"/>
      </w:r>
      <w:commentRangeEnd w:id="6777"/>
      <w:commentRangeEnd w:id="6778"/>
      <w:r w:rsidR="00D2435B" w:rsidRPr="001E7A27">
        <w:rPr>
          <w:rStyle w:val="CommentReference"/>
          <w:lang w:val="en-GB"/>
        </w:rPr>
        <w:commentReference w:id="6777"/>
      </w:r>
      <w:r w:rsidR="00025FA2" w:rsidRPr="001E7A27">
        <w:rPr>
          <w:rStyle w:val="CommentReference"/>
          <w:lang w:val="en-GB"/>
        </w:rPr>
        <w:commentReference w:id="6778"/>
      </w:r>
      <w:r w:rsidRPr="001E7A27">
        <w:rPr>
          <w:lang w:val="en-GB"/>
        </w:rPr>
        <w:t>.</w:t>
      </w:r>
      <w:commentRangeEnd w:id="6756"/>
      <w:r w:rsidR="00481AE4">
        <w:rPr>
          <w:rStyle w:val="CommentReference"/>
          <w:lang w:val="en-GB"/>
        </w:rPr>
        <w:commentReference w:id="6756"/>
      </w:r>
      <w:r w:rsidRPr="001E7A27">
        <w:rPr>
          <w:lang w:val="en-GB"/>
        </w:rPr>
        <w:t xml:space="preserve"> With </w:t>
      </w:r>
      <w:r w:rsidRPr="001E7A27">
        <w:rPr>
          <w:rFonts w:cs="Times New Roman"/>
          <w:i/>
          <w:iCs/>
          <w:color w:val="000000" w:themeColor="text1"/>
          <w:lang w:val="en-GB" w:eastAsia="en-US"/>
        </w:rPr>
        <w:t>medium confidence,</w:t>
      </w:r>
      <w:r w:rsidRPr="001E7A27">
        <w:rPr>
          <w:rFonts w:cs="Times New Roman"/>
          <w:color w:val="000000" w:themeColor="text1"/>
          <w:lang w:val="en-GB" w:eastAsia="en-US"/>
        </w:rPr>
        <w:t xml:space="preserve"> methods </w:t>
      </w:r>
      <w:del w:id="6779" w:author="Soapbox" w:date="2021-07-22T13:15:00Z">
        <w:r w:rsidRPr="001E7A27" w:rsidDel="00C01BF2">
          <w:rPr>
            <w:rFonts w:cs="Times New Roman"/>
            <w:color w:val="000000" w:themeColor="text1"/>
            <w:lang w:val="en-GB" w:eastAsia="en-US"/>
          </w:rPr>
          <w:delText xml:space="preserve">which </w:delText>
        </w:r>
      </w:del>
      <w:ins w:id="6780" w:author="Soapbox" w:date="2021-07-22T13:15:00Z">
        <w:r w:rsidR="00C01BF2" w:rsidRPr="001E7A27">
          <w:rPr>
            <w:rFonts w:cs="Times New Roman"/>
            <w:color w:val="000000" w:themeColor="text1"/>
            <w:lang w:val="en-GB" w:eastAsia="en-US"/>
          </w:rPr>
          <w:t xml:space="preserve">that </w:t>
        </w:r>
      </w:ins>
      <w:r w:rsidRPr="001E7A27">
        <w:rPr>
          <w:rFonts w:cs="Times New Roman"/>
          <w:color w:val="000000" w:themeColor="text1"/>
          <w:lang w:val="en-GB" w:eastAsia="en-US"/>
        </w:rPr>
        <w:t xml:space="preserve">seek soil carbon sequestration will diminish </w:t>
      </w:r>
      <w:ins w:id="6781" w:author="Soapbox" w:date="2021-07-22T13:15:00Z">
        <w:r w:rsidR="00783A4B" w:rsidRPr="001E7A27">
          <w:rPr>
            <w:rFonts w:cs="Times New Roman"/>
            <w:color w:val="000000" w:themeColor="text1"/>
            <w:lang w:val="en-GB" w:eastAsia="en-US"/>
          </w:rPr>
          <w:t>nitrous oxide (</w:t>
        </w:r>
      </w:ins>
      <w:r w:rsidRPr="001E7A27">
        <w:rPr>
          <w:rFonts w:cs="Times New Roman"/>
          <w:color w:val="000000" w:themeColor="text1"/>
          <w:lang w:val="en-GB" w:eastAsia="en-US"/>
        </w:rPr>
        <w:t>N</w:t>
      </w:r>
      <w:r w:rsidRPr="001E7A27">
        <w:rPr>
          <w:rFonts w:cs="Times New Roman"/>
          <w:color w:val="000000" w:themeColor="text1"/>
          <w:vertAlign w:val="subscript"/>
          <w:lang w:val="en-GB" w:eastAsia="en-US"/>
        </w:rPr>
        <w:t>2</w:t>
      </w:r>
      <w:r w:rsidRPr="001E7A27">
        <w:rPr>
          <w:rFonts w:cs="Times New Roman"/>
          <w:color w:val="000000" w:themeColor="text1"/>
          <w:lang w:val="en-GB" w:eastAsia="en-US"/>
        </w:rPr>
        <w:t>O</w:t>
      </w:r>
      <w:ins w:id="6782" w:author="Soapbox" w:date="2021-07-22T13:15:00Z">
        <w:r w:rsidR="00783A4B" w:rsidRPr="001E7A27">
          <w:rPr>
            <w:rFonts w:cs="Times New Roman"/>
            <w:color w:val="000000" w:themeColor="text1"/>
            <w:lang w:val="en-GB" w:eastAsia="en-US"/>
          </w:rPr>
          <w:t>)</w:t>
        </w:r>
      </w:ins>
      <w:r w:rsidRPr="001E7A27">
        <w:rPr>
          <w:rFonts w:cs="Times New Roman"/>
          <w:color w:val="000000" w:themeColor="text1"/>
          <w:lang w:val="en-GB" w:eastAsia="en-US"/>
        </w:rPr>
        <w:t xml:space="preserve"> emissions and nutrient leaching, and improve soil fertility and biological activity </w:t>
      </w:r>
      <w:ins w:id="6783" w:author="Ian Blenkinsop" w:date="2021-07-28T15:45:00Z">
        <w:r w:rsidR="00BE16ED" w:rsidRPr="001E7A27">
          <w:rPr>
            <w:rFonts w:cs="Times New Roman"/>
            <w:color w:val="000000" w:themeColor="text1"/>
            <w:lang w:val="en-GB" w:eastAsia="en-US"/>
          </w:rPr>
          <w:t xml:space="preserve">(Figure 5.36; </w:t>
        </w:r>
      </w:ins>
      <w:commentRangeStart w:id="6784"/>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"citationItems" : [ { "id" : "ITEM-1",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"ITEM-1",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"id" : "ITEM-2", "itemData" : { "DOI" : "10.1111/j.1365-2486.2010.02328.x", "abstract" : "Abstract The application of calcium- and magnesium-rich materials to soil, known as liming, has long been a foundation of many agro-ecosystems worldwide because of its role in counteracting soil acidity. Although liming contributes to increased rates of respiration from soil thereby potentially reducing soils ability to act as a CO2 sink, the long-term effects of liming on soil organic carbon (Corg) sequestration are largely unknown. Here, using data spanning 129 years of the Park Grass Experiment at Rothamsted (UK), we show net Corg sequestration measured in the 0\u201323 cm layer at different time intervals since 1876 was 2\u201320 times greater in limed than in unlimed soils. The main cause of this large Corg accrual was greater biological activity in limed soils, which despite increasing soil respiration rates, led to plant C inputs being processed and incorporated into resistant soil organo-mineral pools. Limed organo-mineral soils showed: (1) greater Corg content for similar plant productivity levels (i.e. hay yields); (2) higher 14C incorporation after 1950s atomic bomb testing and (3) lower C : N ratios than unlimed organo-mineral soils, which also indicate higher microbial processing of plant C. Our results show that greater Corg sequestration in limed soils strongly reduced the global warming potential of long-term liming to permanent grassland suggesting the net contribution of agricultural liming to global warming could be lower than previously estimated. Our study demonstrates that liming might prove to be an effective mitigation strategy, especially because liming applications can be associated with a reduced use of nitrogen fertilizer which is a key cause for increased greenhouse gas emissions from agro-ecosystems.", "author" : [ { "dropping-particle" : "", "family" : "Fornara", "given" : "D A", "non-dropping-particle" : "", "parse-names" : false, "suffix" : "" }, { "dropping-particle" : "", "family" : "Steinbeiss", "given" : "S", "non-dropping-particle" : "", "parse-names" : false, "suffix" : "" }, { "dropping-particle" : "", "family" : "McNamara", "given" : "N P", "non-dropping-particle" : "", "parse-names" : false, "suffix" : "" }, { "dropping-particle" : "", "family" : "Gleixner", "given" : "G", "non-dropping-particle" : "", "parse-names" : false, "suffix" : "" }, { "dropping-particle" : "", "family" : "Oakley", "given" : "S", "non-dropping-particle" : "", "parse-names" : false, "suffix" : "" }, { "dropping-particle" : "", "family" : "Poulton", "given" : "P R", "non-dropping-particle" : "", "parse-names" : false, "suffix" : "" }, { "dropping-particle" : "", "family" : "MacDonald", "given" : "A J", "non-dropping-particle" : "", "parse-names" : false, "suffix" : "" }, { "dropping-particle" : "", "family" : "Bardgett", "given" : "R D", "non-dropping-particle" : "", "parse-names" : false, "suffix" : "" } ], "container-title" : "Global Change Biology", "id" : "ITEM-2", "issue" : "5", "issued" : { "date-parts" : [ [ "2011" ] ] }, "page" : "1925-1934", "title" : "Increases in soil organic carbon sequestration can reduce the global warming potential of long-term liming to permanent grassland", "translator" : [ { "dropping-particle" : "", "family" : "L3951", "given" : "", "non-dropping-particle" : "", "parse-names" : false, "suffix" : "" } ], "type" : "article-journal", "volume" : "17" }, "uris" : [ "http://www.mendeley.com/documents/?uuid=7c11cb88-59b3-4b40-8051-9f24359619a8" ] }, { "id" : "ITEM-3", "itemData" : { "DOI" : "10.1016/j.agee.2005.07.003", "ISSN" : "01678809", "author" : [ { "dropping-particle" : "", "family" : "Tonitto", "given" : "C", "non-dropping-particle" : "", "parse-names" : false, "suffix" : "" }, { "dropping-particle" : "", "family" : "David", "given" : "M.B.", "non-dropping-particle" : "", "parse-names" : false, "suffix" : "" }, { "dropping-particle" : "", "family" : "Drinkwater", "given" : "L.E.", "non-dropping-particle" : "", "parse-names" : false, "suffix" : "" } ], "container-title" : "Agriculture, Ecosystems &amp; Environment", "id" : "ITEM-3", "issue" : "1", "issued" : { "date-parts" : [ [ "2006", "1" ] ] }, "page" : "58-72", "title" : "Replacing bare fallows with cover crops in fertilizer-intensive cropping systems: A meta-analysis of crop yield and N dynamics", "translator" : [ { "dropping-particle" : "", "family" : "L3960", "given" : "", "non-dropping-particle" : "", "parse-names" : false, "suffix" : "" } ], "type" : "article-journal", "volume" : "112" }, "uris" : [ "http://www.mendeley.com/documents/?uuid=29661af7-b856-4d39-8053-124f25d77265" ] }, { "id" : "ITEM-4", "itemData" : { "DOI" : "10.1038/nature17174", "ISSN" : "0028-0836", "abstract" : "Soils are integral to the function of all terrestrial ecosystems and to food and fibre production. An overlooked aspect of soils is their potential to mitigate greenhouse gas emissions. Although proven practices exist, the implementation of soil-based greenhouse gas mitigation activities are at an early stage and accurately quantifying emissions and reductions remains a substantial challenge. Emerging research and information technology developments provide the potential for a broader inclusion of soils in greenhouse gas policies. Here we highlight \u2018state of the art\u2019 soil greenhouse gas research, summarize mitigation practices and potentials, identify gaps in data and understanding and suggest ways to close such gaps through new research, technology and collaboration.", "author" : [ { "dropping-particle" : "", "family" : "Paustian", "given" : "Keith", "non-dropping-particle" : "", "parse-names" : false, "suffix" : "" }, { "dropping-particle" : "", "family" : "Lehmann", "given" : "Johannes", "non-dropping-particle" : "", "parse-names" : false, "suffix" : "" }, { "dropping-particle" : "", "family" : "Ogle", "given" : "Stephen", "non-dropping-particle" : "", "parse-names" : false, "suffix" : "" }, { "dropping-particle" : "", "family" : "Reay", "given" : "David", "non-dropping-particle" : "", "parse-names" : false, "suffix" : "" }, { "dropping-particle" : "", "family" : "Robertson", "given" : "G. Philip", "non-dropping-particle" : "", "parse-names" : false, "suffix" : "" }, { "dropping-particle" : "", "family" : "Smith", "given" : "Pete", "non-dropping-particle" : "", "parse-names" : false, "suffix" : "" } ], "container-title" : "Nature", "id" : "ITEM-4", "issue" : "7597", "issued" : { "date-parts" : [ [ "2016", "4", "6" ] ] }, "language" : "en", "page" : "49-57", "title" : "Climate-smart soils", "translator" : [ { "dropping-particle" : "", "family" : "L7499", "given" : "", "non-dropping-particle" : "", "parse-names" : false, "suffix" : "" } ], "type" : "article-journal", "volume" : "532" }, "uris" : [ "http://www.mendeley.com/documents/?uuid=7923005f-2ba2-4eb3-9cbf-6bab566d6871" ] } ], "mendeley" : { "formattedCitation" : "(Tonitto et al., 2006; Fornara et al., 2011; Paustian et al., 2016; Smith et al., 2016)", "manualFormatting" : "(Tonitto et al., 2006; Fornara et al., 2011; Paustian et al., 2016a; Smith et al., 2016", "plainTextFormattedCitation" : "(Tonitto et al., 2006; Fornara et al., 2011; Paustian et al., 2016; Smith et al., 2016)", "previouslyFormattedCitation" : "(Tonitto et al., 2006; Fornara et al., 2011; Paustian et al., 2016; Smith et al., 2016)" }, "properties" : { "noteIndex" : 0 }, "schema" : "https://github.com/citation-style-language/schema/raw/master/csl-citation.json" }</w:instrText>
      </w:r>
      <w:r w:rsidRPr="001E7A27">
        <w:rPr>
          <w:rFonts w:cs="Times New Roman"/>
          <w:color w:val="000000" w:themeColor="text1"/>
          <w:lang w:val="en-GB" w:eastAsia="en-US"/>
        </w:rPr>
        <w:fldChar w:fldCharType="separate"/>
      </w:r>
      <w:del w:id="6785" w:author="Ian Blenkinsop" w:date="2021-07-28T15:45:00Z">
        <w:r w:rsidR="00025FA2" w:rsidRPr="001E7A27" w:rsidDel="00BE16ED">
          <w:rPr>
            <w:rFonts w:cs="Times New Roman"/>
            <w:noProof/>
            <w:color w:val="000000" w:themeColor="text1"/>
            <w:lang w:val="en-GB" w:eastAsia="en-US"/>
          </w:rPr>
          <w:delText>(</w:delText>
        </w:r>
      </w:del>
      <w:r w:rsidR="00025FA2" w:rsidRPr="001E7A27">
        <w:rPr>
          <w:rFonts w:cs="Times New Roman"/>
          <w:noProof/>
          <w:color w:val="000000" w:themeColor="text1"/>
          <w:lang w:val="en-GB" w:eastAsia="en-US"/>
        </w:rPr>
        <w:t>Tonitto et al., 2006; Fornara et al., 2011; Paustian et al., 2016</w:t>
      </w:r>
      <w:del w:id="6786" w:author="Robin Matthews" w:date="2021-06-17T19:12:00Z">
        <w:r w:rsidR="00025FA2" w:rsidRPr="001E7A27" w:rsidDel="00D2435B">
          <w:rPr>
            <w:rFonts w:cs="Times New Roman"/>
            <w:noProof/>
            <w:color w:val="000000" w:themeColor="text1"/>
            <w:lang w:val="en-GB" w:eastAsia="en-US"/>
          </w:rPr>
          <w:delText>a</w:delText>
        </w:r>
      </w:del>
      <w:r w:rsidR="00025FA2" w:rsidRPr="001E7A27">
        <w:rPr>
          <w:rFonts w:cs="Times New Roman"/>
          <w:noProof/>
          <w:color w:val="000000" w:themeColor="text1"/>
          <w:lang w:val="en-GB" w:eastAsia="en-US"/>
        </w:rPr>
        <w:t>; Smith et al., 2016</w:t>
      </w:r>
      <w:r w:rsidRPr="001E7A27">
        <w:rPr>
          <w:rFonts w:cs="Times New Roman"/>
          <w:color w:val="000000" w:themeColor="text1"/>
          <w:lang w:val="en-GB" w:eastAsia="en-US"/>
        </w:rPr>
        <w:fldChar w:fldCharType="end"/>
      </w:r>
      <w:commentRangeEnd w:id="6784"/>
      <w:r w:rsidR="00025FA2" w:rsidRPr="001E7A27">
        <w:rPr>
          <w:rStyle w:val="CommentReference"/>
          <w:lang w:val="en-GB"/>
        </w:rPr>
        <w:commentReference w:id="6784"/>
      </w:r>
      <w:r w:rsidRPr="001E7A27">
        <w:rPr>
          <w:rFonts w:cs="Times New Roman"/>
          <w:color w:val="000000" w:themeColor="text1"/>
          <w:lang w:val="en-GB" w:eastAsia="en-US"/>
        </w:rPr>
        <w:t>; SRCCL</w:t>
      </w:r>
      <w:ins w:id="6787" w:author="Ian Blenkinsop" w:date="2021-07-28T15:45:00Z">
        <w:r w:rsidR="00BE16ED" w:rsidRPr="001E7A27">
          <w:rPr>
            <w:rFonts w:cs="Times New Roman"/>
            <w:color w:val="000000" w:themeColor="text1"/>
            <w:lang w:val="en-GB" w:eastAsia="en-US"/>
          </w:rPr>
          <w:t>, Section</w:t>
        </w:r>
      </w:ins>
      <w:r w:rsidRPr="001E7A27">
        <w:rPr>
          <w:rFonts w:cs="Times New Roman"/>
          <w:color w:val="000000" w:themeColor="text1"/>
          <w:lang w:val="en-GB" w:eastAsia="en-US"/>
        </w:rPr>
        <w:t xml:space="preserve"> 2.6.1.3, </w:t>
      </w:r>
      <w:commentRangeStart w:id="6788"/>
      <w:r w:rsidRPr="001E7A27">
        <w:rPr>
          <w:lang w:val="en-GB"/>
        </w:rPr>
        <w:fldChar w:fldCharType="begin" w:fldLock="1"/>
      </w:r>
      <w:r w:rsidR="00747167" w:rsidRPr="001E7A27">
        <w:rPr>
          <w:lang w:val="en-GB"/>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"manualFormatting" : "IPCC, 2019a", "plainTextFormattedCitation" : "(IPCC, 2019a)", "previouslyFormattedCitation" : "(IPCC, 2019a)" }, "properties" : { "noteIndex" : 0 }, "schema" : "https://github.com/citation-style-language/schema/raw/master/csl-citation.json" }</w:instrText>
      </w:r>
      <w:r w:rsidRPr="001E7A27">
        <w:rPr>
          <w:lang w:val="en-GB"/>
        </w:rPr>
        <w:fldChar w:fldCharType="separate"/>
      </w:r>
      <w:r w:rsidR="00025FA2" w:rsidRPr="001E7A27">
        <w:rPr>
          <w:noProof/>
          <w:lang w:val="en-GB"/>
        </w:rPr>
        <w:t>IPCC, 2019a</w:t>
      </w:r>
      <w:r w:rsidRPr="001E7A27">
        <w:rPr>
          <w:lang w:val="en-GB"/>
        </w:rPr>
        <w:fldChar w:fldCharType="end"/>
      </w:r>
      <w:commentRangeEnd w:id="6788"/>
      <w:r w:rsidR="00025FA2" w:rsidRPr="001E7A27">
        <w:rPr>
          <w:rStyle w:val="CommentReference"/>
          <w:lang w:val="en-GB"/>
        </w:rPr>
        <w:commentReference w:id="6788"/>
      </w:r>
      <w:r w:rsidRPr="001E7A27">
        <w:rPr>
          <w:rFonts w:cs="Times New Roman"/>
          <w:color w:val="000000" w:themeColor="text1"/>
          <w:lang w:val="en-GB" w:eastAsia="en-US"/>
        </w:rPr>
        <w:t>;</w:t>
      </w:r>
      <w:del w:id="6789" w:author="Ian Blenkinsop" w:date="2021-07-28T15:45:00Z">
        <w:r w:rsidRPr="001E7A27" w:rsidDel="00BE16ED">
          <w:rPr>
            <w:rFonts w:cs="Times New Roman"/>
            <w:color w:val="000000" w:themeColor="text1"/>
            <w:lang w:val="en-GB" w:eastAsia="en-US"/>
          </w:rPr>
          <w:delText xml:space="preserve"> Figure 5.3</w:delText>
        </w:r>
        <w:r w:rsidR="00BB1D34" w:rsidRPr="001E7A27" w:rsidDel="00BE16ED">
          <w:rPr>
            <w:rFonts w:cs="Times New Roman"/>
            <w:color w:val="000000" w:themeColor="text1"/>
            <w:lang w:val="en-GB" w:eastAsia="en-US"/>
          </w:rPr>
          <w:delText>6</w:delText>
        </w:r>
      </w:del>
      <w:r w:rsidRPr="001E7A27">
        <w:rPr>
          <w:rFonts w:cs="Times New Roman"/>
          <w:color w:val="000000" w:themeColor="text1"/>
          <w:lang w:val="en-GB" w:eastAsia="en-US"/>
        </w:rPr>
        <w:t>). However, if improved soil carbon sequestration practices involve higher fertili</w:t>
      </w:r>
      <w:ins w:id="6790" w:author="Soapbox" w:date="2021-07-16T10:15:00Z">
        <w:r w:rsidR="00953844" w:rsidRPr="001E7A27">
          <w:rPr>
            <w:rFonts w:cs="Times New Roman"/>
            <w:color w:val="000000" w:themeColor="text1"/>
            <w:lang w:val="en-GB" w:eastAsia="en-US"/>
          </w:rPr>
          <w:t>z</w:t>
        </w:r>
      </w:ins>
      <w:del w:id="6791" w:author="Soapbox" w:date="2021-07-16T10:15:00Z">
        <w:r w:rsidRPr="001E7A27" w:rsidDel="00953844">
          <w:rPr>
            <w:rFonts w:cs="Times New Roman"/>
            <w:color w:val="000000" w:themeColor="text1"/>
            <w:lang w:val="en-GB" w:eastAsia="en-US"/>
          </w:rPr>
          <w:delText>s</w:delText>
        </w:r>
      </w:del>
      <w:r w:rsidRPr="001E7A27">
        <w:rPr>
          <w:rFonts w:cs="Times New Roman"/>
          <w:color w:val="000000" w:themeColor="text1"/>
          <w:lang w:val="en-GB" w:eastAsia="en-US"/>
        </w:rPr>
        <w:t>ation rates, N</w:t>
      </w:r>
      <w:r w:rsidRPr="001E7A27">
        <w:rPr>
          <w:rFonts w:cs="Times New Roman"/>
          <w:color w:val="000000" w:themeColor="text1"/>
          <w:vertAlign w:val="subscript"/>
          <w:lang w:val="en-GB" w:eastAsia="en-US"/>
        </w:rPr>
        <w:t>2</w:t>
      </w:r>
      <w:r w:rsidRPr="001E7A27">
        <w:rPr>
          <w:rFonts w:cs="Times New Roman"/>
          <w:color w:val="000000" w:themeColor="text1"/>
          <w:lang w:val="en-GB" w:eastAsia="en-US"/>
        </w:rPr>
        <w:t xml:space="preserve">O emissions would increase </w:t>
      </w:r>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"citationItems" : [ { "id" : "ITEM-1", "itemData" : { "DOI" : "10.1016/j.scitotenv.2017.03.280", "ISSN" : "00489697", "author" : [ { "dropping-particle" : "", "family" : "Gu", "given" : "Jiangxin", "non-dropping-particle" : "", "parse-names" : false, "suffix" : "" }, { "dropping-particle" : "", "family" : "Yuan", "given" : "Mengxuan", "non-dropping-particle" : "", "parse-names" : false, "suffix" : "" }, { "dropping-particle" : "", "family" : "Liu", "given" : "Jixuan", "non-dropping-particle" : "", "parse-names" : false, "suffix" : "" }, { "dropping-particle" : "", "family" : "Hao", "given" : "Yaoxu", "non-dropping-particle" : "", "parse-names" : false, "suffix" : "" }, { "dropping-particle" : "", "family" : "Zhou", "given" : "Yingtian", "non-dropping-particle" : "", "parse-names" : false, "suffix" : "" }, { "dropping-particle" : "", "family" : "Qu", "given" : "Dong", "non-dropping-particle" : "", "parse-names" : false, "suffix" : "" }, { "dropping-particle" : "", "family" : "Yang", "given" : "Xueyun", "non-dropping-particle" : "", "parse-names" : false, "suffix" : "" } ], "container-title" : "Science of The Total Environment", "id" : "ITEM-1", "issued" : { "date-parts" : [ [ "2017", "10" ] ] }, "page" : "371-379", "title" : "Trade-off between soil organic carbon sequestration and nitrous oxide emissions from winter wheat-summer maize rotations: Implications of a 25-year fertilization experiment in Northwestern China", "translator" : [ { "dropping-particle" : "", "family" : "L3934", "given" : "", "non-dropping-particle" : "", "parse-names" : false, "suffix" : "" } ], "type" : "article-journal", "volume" : "595" }, "uris" : [ "http://www.mendeley.com/documents/?uuid=dac9ae54-f6e9-4f1b-a5ad-586fc1a309fd" ] } ], "mendeley" : { "formattedCitation" : "(Gu et al., 2017)", "plainTextFormattedCitation" : "(Gu et al., 2017)", "previouslyFormattedCitation" : "(Gu et al., 2017)" }, "properties" : { "noteIndex" : 0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(Gu et al., 2017)</w:t>
      </w:r>
      <w:r w:rsidRPr="001E7A27">
        <w:rPr>
          <w:rFonts w:cs="Times New Roman"/>
          <w:color w:val="000000" w:themeColor="text1"/>
          <w:lang w:val="en-GB" w:eastAsia="en-US"/>
        </w:rPr>
        <w:fldChar w:fldCharType="end"/>
      </w:r>
      <w:r w:rsidRPr="001E7A27">
        <w:rPr>
          <w:rFonts w:cs="Times New Roman"/>
          <w:color w:val="000000" w:themeColor="text1"/>
          <w:lang w:val="en-GB" w:eastAsia="en-US"/>
        </w:rPr>
        <w:t xml:space="preserve">. </w:t>
      </w:r>
      <w:r w:rsidRPr="001E7A27">
        <w:rPr>
          <w:lang w:val="en-GB"/>
        </w:rPr>
        <w:t>Some soil carbon sequestration methods, such as cover crops and crop diversity, can increase biodiversity (</w:t>
      </w:r>
      <w:r w:rsidRPr="001E7A27">
        <w:rPr>
          <w:i/>
          <w:iCs/>
          <w:lang w:val="en-GB"/>
        </w:rPr>
        <w:t>medium confidence</w:t>
      </w:r>
      <w:r w:rsidRPr="001E7A27">
        <w:rPr>
          <w:lang w:val="en-GB"/>
        </w:rPr>
        <w:t xml:space="preserve">) </w:t>
      </w:r>
      <w:commentRangeStart w:id="6792"/>
      <w:r w:rsidRPr="001E7A27">
        <w:rPr>
          <w:noProof/>
          <w:lang w:val="en-GB"/>
        </w:rPr>
        <w:fldChar w:fldCharType="begin" w:fldLock="1"/>
      </w:r>
      <w:r w:rsidR="00BC2C5E" w:rsidRPr="001E7A27">
        <w:rPr>
          <w:noProof/>
          <w:lang w:val="en-GB"/>
        </w:rPr>
        <w: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"id" : "ITEM-2", "itemData" : { "DOI" : "10.1038/nature17174", "ISSN" : "0028-0836", "abstract" : "Soils are integral to the function of all terrestrial ecosystems and to food and fibre production. An overlooked aspect of soils is their potential to mitigate greenhouse gas emissions. Although proven practices exist, the implementation of soil-based greenhouse gas mitigation activities are at an early stage and accurately quantifying emissions and reductions remains a substantial challenge. Emerging research and information technology developments provide the potential for a broader inclusion of soils in greenhouse gas policies. Here we highlight \u2018state of the art\u2019 soil greenhouse gas research, summarize mitigation practices and potentials, identify gaps in data and understanding and suggest ways to close such gaps through new research, technology and collaboration.", "author" : [ { "dropping-particle" : "", "family" : "Paustian", "given" : "Keith", "non-dropping-particle" : "", "parse-names" : false, "suffix" : "" }, { "dropping-particle" : "", "family" : "Lehmann", "given" : "Johannes", "non-dropping-particle" : "", "parse-names" : false, "suffix" : "" }, { "dropping-particle" : "", "family" : "Ogle", "given" : "Stephen", "non-dropping-particle" : "", "parse-names" : false, "suffix" : "" }, { "dropping-particle" : "", "family" : "Reay", "given" : "David", "non-dropping-particle" : "", "parse-names" : false, "suffix" : "" }, { "dropping-particle" : "", "family" : "Robertson", "given" : "G. Philip", "non-dropping-particle" : "", "parse-names" : false, "suffix" : "" }, { "dropping-particle" : "", "family" : "Smith", "given" : "Pete", "non-dropping-particle" : "", "parse-names" : false, "suffix" : "" } ], "container-title" : "Nature", "id" : "ITEM-2", "issue" : "7597", "issued" : { "date-parts" : [ [ "2016", "4", "6" ] ] }, "language" : "en", "page" : "49-57", "title" : "Climate-smart soils", "translator" : [ { "dropping-particle" : "", "family" : "L7499", "given" : "", "non-dropping-particle" : "", "parse-names" : false, "suffix" : "" } ], "type" : "article-journal", "volume" : "532" }, "uris" : [ "http://www.mendeley.com/documents/?uuid=7923005f-2ba2-4eb3-9cbf-6bab566d6871" ] } ], "mendeley" : { "formattedCitation" : "(Paustian et al., 2016; Smith et al., 2018b)", "manualFormatting" : "(Paustian et al., 2016; Smith et al., 2018)", "plainTextFormattedCitation" : "(Paustian et al., 2016; Smith et al., 2018b)", "previouslyFormattedCitation" : "(Paustian et al., 2016; Smith et al., 2018b)" }, "properties" : { "noteIndex" : 0 }, "schema" : "https://github.com/citation-style-language/schema/raw/master/csl-citation.json" }</w:instrText>
      </w:r>
      <w:r w:rsidRPr="001E7A27">
        <w:rPr>
          <w:noProof/>
          <w:lang w:val="en-GB"/>
        </w:rPr>
        <w:fldChar w:fldCharType="separate"/>
      </w:r>
      <w:r w:rsidR="00025FA2" w:rsidRPr="001E7A27">
        <w:rPr>
          <w:noProof/>
          <w:lang w:val="en-GB"/>
        </w:rPr>
        <w:t xml:space="preserve">(Paustian et al., 2016; </w:t>
      </w:r>
      <w:ins w:id="6793" w:author="Robin Matthews" w:date="2021-06-17T19:11:00Z">
        <w:r w:rsidR="00D2435B" w:rsidRPr="001E7A27">
          <w:rPr>
            <w:noProof/>
            <w:lang w:val="en-GB"/>
          </w:rPr>
          <w:t xml:space="preserve">P. </w:t>
        </w:r>
      </w:ins>
      <w:r w:rsidR="00025FA2" w:rsidRPr="001E7A27">
        <w:rPr>
          <w:noProof/>
          <w:lang w:val="en-GB"/>
        </w:rPr>
        <w:t>Smith et al., 2018)</w:t>
      </w:r>
      <w:r w:rsidRPr="001E7A27">
        <w:rPr>
          <w:noProof/>
          <w:lang w:val="en-GB"/>
        </w:rPr>
        <w:fldChar w:fldCharType="end"/>
      </w:r>
      <w:commentRangeEnd w:id="6792"/>
      <w:r w:rsidR="00025FA2" w:rsidRPr="001E7A27">
        <w:rPr>
          <w:rStyle w:val="CommentReference"/>
          <w:lang w:val="en-GB"/>
        </w:rPr>
        <w:commentReference w:id="6792"/>
      </w:r>
      <w:r w:rsidRPr="001E7A27">
        <w:rPr>
          <w:noProof/>
          <w:lang w:val="en-GB"/>
        </w:rPr>
        <w:t>.</w:t>
      </w:r>
      <w:r w:rsidRPr="001E7A27">
        <w:rPr>
          <w:lang w:val="en-GB"/>
        </w:rPr>
        <w:t xml:space="preserve"> </w:t>
      </w:r>
    </w:p>
    <w:p w14:paraId="4424853E" w14:textId="77777777" w:rsidR="00E3676F" w:rsidRPr="001E7A27" w:rsidRDefault="00E3676F" w:rsidP="005C7F25">
      <w:pPr>
        <w:pStyle w:val="AR6BodyText"/>
        <w:rPr>
          <w:lang w:val="en-GB"/>
        </w:rPr>
      </w:pPr>
    </w:p>
    <w:p w14:paraId="5E64697A" w14:textId="2C6D78D0" w:rsidR="004C583F" w:rsidRPr="001E7A27" w:rsidRDefault="00E3676F" w:rsidP="005C7F25">
      <w:pPr>
        <w:pStyle w:val="AR6BodyText"/>
        <w:rPr>
          <w:lang w:val="en-GB"/>
        </w:rPr>
      </w:pPr>
      <w:r w:rsidRPr="001E7A27">
        <w:rPr>
          <w:lang w:val="en-GB"/>
        </w:rPr>
        <w:t>Biochar is produced by burning biomass at high temperatures under anoxic conditions (pyrolysis) and</w:t>
      </w:r>
      <w:del w:id="6794" w:author="Soapbox" w:date="2021-07-22T13:16:00Z">
        <w:r w:rsidRPr="001E7A27" w:rsidDel="00F76201">
          <w:rPr>
            <w:lang w:val="en-GB"/>
          </w:rPr>
          <w:delText xml:space="preserve"> can</w:delText>
        </w:r>
      </w:del>
      <w:r w:rsidRPr="001E7A27">
        <w:rPr>
          <w:lang w:val="en-GB"/>
        </w:rPr>
        <w:t xml:space="preserve">, when added to soils, </w:t>
      </w:r>
      <w:ins w:id="6795" w:author="Soapbox" w:date="2021-07-22T13:16:00Z">
        <w:r w:rsidR="00F76201" w:rsidRPr="001E7A27">
          <w:rPr>
            <w:lang w:val="en-GB"/>
          </w:rPr>
          <w:t xml:space="preserve">can </w:t>
        </w:r>
      </w:ins>
      <w:r w:rsidRPr="001E7A27">
        <w:rPr>
          <w:lang w:val="en-GB"/>
        </w:rPr>
        <w:t xml:space="preserve">increase soil carbon stocks and fertility for decades to centuries </w:t>
      </w:r>
      <w:r w:rsidRPr="001E7A27">
        <w:rPr>
          <w:lang w:val="en-GB"/>
        </w:rPr>
        <w:fldChar w:fldCharType="begin" w:fldLock="1"/>
      </w:r>
      <w:r w:rsidR="00747167" w:rsidRPr="001E7A27">
        <w:rPr>
          <w:lang w:val="en-GB"/>
        </w:rPr>
        <w:instrText>ADDIN CSL_CITATION { "citationID" : "xvupWe9z", "citationItems" : [ { "id" : "ITEM-1", "itemData" : { "DOI" : "10.4324/9780203762264", "author" : [ { "dropping-particle" : "", "family" : "Lehmann", "given" : "Johannes", "non-dropping-particle" : "", "parse-names" : false, "suffix" : "" }, { "dropping-particle" : "", "family" : "Abiven", "given" : "Samuel", "non-dropping-particle" : "", "parse-names" : false, "suffix" : "" }, { "dropping-particle" : "", "family" : "Kleber", "given" : "Markus", "non-dropping-particle" : "", "parse-names" : false, "suffix" : "" }, { "dropping-particle" : "", "family" : "Pan", "given" : "Genxing", "non-dropping-particle" : "", "parse-names" : false, "suffix" : "" }, { "dropping-particle" : "", "family" : "Singh", "given" : "Bhupinder Pal", "non-dropping-particle" : "", "parse-names" : false, "suffix" : "" }, { "dropping-particle" : "", "family" : "Sohi", "given" : "Saran", "non-dropping-particle" : "", "parse-names" : false, "suffix" : "" }, { "dropping-particle" : "", "family" : "Zimmermann", "given" : "Andrew", "non-dropping-particle" : "", "parse-names" : false, "suffix" : "" }, { "dropping-particle" : "", "family" : "Lehmann", "given" : "Jascha", "non-dropping-particle" : "", "parse-names" : false, "suffix" : "" }, { "dropping-particle" : "", "family" : "Joseph", "given" : "Stephen", "non-dropping-particle" : "", "parse-names" : false, "suffix" : "" } ], "container-title" : "Biochar for Environmental Management: Science, Technology and Implementation (Second Edition)", "editor" : [ { "dropping-particle" : "", "family" : "Lehmann", "given" : "Johannes", "non-dropping-particle" : "", "parse-names" : false, "suffix" : "" }, { "dropping-particle" : "", "family" : "Joseph", "given" : "Stephen", "non-dropping-particle" : "", "parse-names" : false, "suffix" : "" } ], "id" : "ITEM-1", "issued" : { "date-parts" : [ [ "2015" ] ] }, "page" : "233--80", "publisher" : "Routledge", "publisher-place" : "London, UK", "title" : "Persistence of biochar in soil", "translator" : [ { "dropping-particle" : "", "family" : "L4914", "given" : "Rt6", "non-dropping-particle" : "", "parse-names" : false, "suffix" : "" } ], "type" : "chapter", "volume" : "2" }, "uri" : [ "http://zotero.org/users/1523010/items/G5N24Z3D" ], "uris" : [ "http://zotero.org/users/1523010/items/G5N24Z3D", "http://www.mendeley.com/documents/?uuid=cdc0da5b-d0bd-4522-8aea-b04a233ddefd", "http://www.mendeley.com/documents/?uuid=a7d060b5-db7b-425a-aab4-d33330b8b674" ] }, { "id" : "ITEM-2", "itemData" : { "DOI" : "10.1038/ncomms1053", "ISSN" : "2041-1723", "abstract" : "Production of biochar (the carbon (C)-rich solid formed by pyrolysis of biomass) and its storage in soils have been suggested as a means of abating climate change by sequestering carbon, while simultaneously providing energy and increasing crop yields. Substantial uncertainties exist, however, regarding the impact, capacity and sustainability of biochar at the global level. In this paper we estimate the maximum sustainable technical potential of biochar to mitigate climate change. Annual net emissions of carbon dioxide (CO2), methane and nitrous oxide could be reduced by a maximum of 1.8 Pg CO2-C equivalent (CO2-Ce) per year (12% of current anthropogenic CO2-Ce emissions; 1 Pg=1 Gt), and total net emissions over the course of a century by 130 Pg CO2-Ce, without endangering food security, habitat or soil conservation. Biochar has a larger climate-change mitigation potential than combustion of the same sustainably procured biomass for bioenergy, except when fertile soils are amended while coal is the fuel being offset. View full text", "author" : [ { "dropping-particle" : "", "family" : "Woolf", "given" : "Dominic", "non-dropping-particle" : "", "parse-names" : false, "suffix" : "" }, { "dropping-particle" : "", "family" : "Amonette", "given" : "James E.", "non-dropping-particle" : "", "parse-names" : false, "suffix" : "" }, { "dropping-particle" : "", "family" : "Street-Perrott", "given" : "F. Alayne", "non-dropping-particle" : "", "parse-names" : false, "suffix" : "" }, { "dropping-particle" : "", "family" : "Lehmann", "given" : "Johannes", "non-dropping-particle" : "", "parse-names" : false, "suffix" : "" }, { "dropping-particle" : "", "family" : "Joseph", "given" : "Stephen", "non-dropping-particle" : "", "parse-names" : false, "suffix" : "" } ], "container-title" : "Nature Communications", "id" : "ITEM-2", "issue" : "1", "issued" : { "date-parts" : [ [ "2010", "12", "10" ] ] }, "language" : "en", "page" : "56", "title" : "Sustainable biochar to mitigate global climate change", "translator" : [ { "dropping-particle" : "", "family" : "L7208", "given" : "", "non-dropping-particle" : "", "parse-names" : false, "suffix" : "" } ], "type" : "article-journal", "volume" : "1" }, "uris" : [ "http://www.mendeley.com/documents/?uuid=f73ef4f1-44dc-4de2-9d17-856ef433a9ee" ] } ], "mendeley" : { "formattedCitation" : "(Woolf et al., 2010; Lehmann et al., 2015)", "manualFormatting" : "(Woolf et al., 2010; Lehmann et al., 2015)", "plainTextFormattedCitation" : "(Woolf et al., 2010; Lehmann et al., 2015)", "previouslyFormattedCitation" : "(Woolf et al., 2010; Lehmann et al., 2015)" }, "properties" : { "formattedCitation" : "(Lehmann et al., 2015; Woolf et al., 2010)", "noteIndex" : 0, "plainCitation" : "(Lehmann et al., 2015; Woolf et al., 2010)" }, "schema" : "https://github.com/citation-style-language/schema/raw/master/csl-citation.json" }</w:instrText>
      </w:r>
      <w:r w:rsidRPr="001E7A27">
        <w:rPr>
          <w:lang w:val="en-GB"/>
        </w:rPr>
        <w:fldChar w:fldCharType="separate"/>
      </w:r>
      <w:r w:rsidR="00025FA2" w:rsidRPr="001E7A27">
        <w:rPr>
          <w:noProof/>
          <w:lang w:val="en-GB"/>
        </w:rPr>
        <w:t>(Woolf et al., 2010; Lehmann et al., 2015)</w:t>
      </w:r>
      <w:r w:rsidRPr="001E7A27">
        <w:rPr>
          <w:lang w:val="en-GB"/>
        </w:rPr>
        <w:fldChar w:fldCharType="end"/>
      </w:r>
      <w:r w:rsidRPr="001E7A27">
        <w:rPr>
          <w:lang w:val="en-GB"/>
        </w:rPr>
        <w:t>. Biochar application improves many soil qualities and increase</w:t>
      </w:r>
      <w:ins w:id="6796" w:author="Soapbox" w:date="2021-07-22T13:16:00Z">
        <w:r w:rsidR="00F76201" w:rsidRPr="001E7A27">
          <w:rPr>
            <w:lang w:val="en-GB"/>
          </w:rPr>
          <w:t>s</w:t>
        </w:r>
      </w:ins>
      <w:r w:rsidRPr="001E7A27">
        <w:rPr>
          <w:lang w:val="en-GB"/>
        </w:rPr>
        <w:t xml:space="preserve"> crop yield (</w:t>
      </w:r>
      <w:r w:rsidRPr="001E7A27">
        <w:rPr>
          <w:i/>
          <w:iCs/>
          <w:lang w:val="en-GB"/>
        </w:rPr>
        <w:t>medium confidence</w:t>
      </w:r>
      <w:r w:rsidRPr="001E7A27">
        <w:rPr>
          <w:lang w:val="en-GB"/>
        </w:rPr>
        <w:t xml:space="preserve">) </w:t>
      </w:r>
      <w:commentRangeStart w:id="6797"/>
      <w:r w:rsidRPr="001E7A27">
        <w:rPr>
          <w:lang w:val="en-GB"/>
        </w:rPr>
        <w:fldChar w:fldCharType="begin" w:fldLock="1"/>
      </w:r>
      <w:ins w:id="6798" w:author="Robin Matthews" w:date="2021-06-17T19:13:00Z">
        <w:r w:rsidR="00D2435B" w:rsidRPr="001E7A27">
          <w:rPr>
            <w:lang w:val="en-GB"/>
          </w:rPr>
          <w:instrText>ADDIN CSL_CITATION { "citationItems" : [ { "id" : "ITEM-1", "itemData" : { "DOI" : "10.1111/sum.12546", "abstract" : "Abstract The added value of biochar when applied along with fertilizers, beyond that of the fertilizers themselves, has not been summarized. Focusing on direct comparisons between biochar additions (\u226420 t ha\u22121) \u2013 separately considering the addition or not of inorganic fertilizers (IF) and/or organic amendments (OA) along with biochar \u2013 and two different controls (with and without the addition of IF and/or OA), we carried out a meta-analysis to explain short-term (1-year) field responses in crop yield across different climates, soils, biochars and management practices worldwide. Compared with the non-fertilized control, a 26% (CI: 15%\u201340%) increase in yield was observed with the use of IF only, whereas that of biochar along with IF caused a 48% (CI: 30%\u201370%) increase. Compared with the use of IF only, the addition of biochar along with IF caused a 15% (CI: 11%\u201319%) increase in yield, indicating that biochar was as effective as fertilizers in increasing crop yields when added in combination. The use of biochar alone did not increase crop yield regardless of the control considered. Whereas in the short term, liming may have partly contributed to the beneficial effect of biochar (&gt;90% was plant-derived) when added along with IF, a separate meta-analysis \u2013 using those studies that reported crop yields for different years after a single biochar application \u2013 showed a 31% (CI: 17%\u201349%) increase in crop yield over time (\u2265 3 years), which denotes the influence of biochar properties other than liming (i.e. an increase in CEC). Our results also suggest that biochar application rates &gt; 10 t ha\u22121 do not contribute to greater crop yield (at least in the short term). Data limitations precluded identification of the influence of feedstock, production conditions or climatic conditions without bias. As the response of crop yield to biochar addition was less a result of climatic zones or soil type than fertilizer use (chiefly N additions), the choice of nutrient addition along with biochar should be priorities for future research and development regardless of the region.", "author" : [ { "dropping-particle" : "", "family" : "Ye", "given" : "Lili", "non-dropping-particle" : "", "parse-names" : false, "suffix" : "" }, { "dropping-particle" : "", "family" : "Camps-Arbestain", "given" : "Marta", "non-dropping-particle" : "", "parse-names" : false, "suffix" : "" }, { "dropping-particle" : "", "family" : "Shen", "given" : "Qinhua", "non-dropping-particle" : "", "parse-names" : false, "suffix" : "" }, { "dropping-particle" : "", "family" : "Lehmann", "given" : "Johannes", "non-dropping-particle" : "", "parse-names" : false, "suffix" : "" }, { "dropping-particle" : "", "family" : "Singh", "given" : "Balwant", "non-dropping-particle" : "", "parse-names" : false, "suffix" : "" }, { "dropping-particle" : "", "family" : "Sabir", "given" : "Muhammad", "non-dropping-particle" : "", "parse-names" : false, "suffix" : "" } ], "container-title" : "Soil Use and Management", "id" : "ITEM-1", "issue" : "1", "issued" : { "date-parts" : [ [ "2020" ] ] }, "page" : "2-18", "title" : "Biochar effects on crop yields with and without fertilizer: A meta-analysis of field studies using separate controls", "translator" : [ { "dropping-particle" : "", "family" : "L3377", "given" : "", "non-dropping-particle" : "", "parse-names" : false, "suffix" : "" } ], "type" : "article-journal", "volume" : "36" }, "uris" : [ "http://www.mendeley.com/documents/?uuid=b5f73e7d-bd21-488f-9acb-cc823e959573" ] } ], "mendeley" : { "formattedCitation" : "(Ye et al., 2020)", "manualFormatting" : "(Ye et al., 2020", "plainTextFormattedCitation" : "(Ye et al., 2020)", "previouslyFormattedCitation" : "(Ye et al., 2020)" }, "properties" : { "noteIndex" : 0 }, "schema" : "https://github.com/citation-style-language/schema/raw/master/csl-citation.json" }</w:instrText>
        </w:r>
      </w:ins>
      <w:del w:id="6799" w:author="Robin Matthews" w:date="2021-06-17T19:13:00Z">
        <w:r w:rsidR="00747167" w:rsidRPr="001E7A27" w:rsidDel="00D2435B">
          <w:rPr>
            <w:lang w:val="en-GB"/>
          </w:rPr>
          <w:delInstrText>ADDIN CSL_CITATION { "citationItems" : [ { "id" : "ITEM-1", "itemData" : { "DOI" : "10.1111/sum.12546", "abstract" : "Abstract The added value of biochar when applied along with fertilizers, beyond that of the fertilizers themselves, has not been summarized. Focusing on direct comparisons between biochar additions (\u226420 t ha\u22121) \u2013 separately considering the addition or not of inorganic fertilizers (IF) and/or organic amendments (OA) along with biochar \u2013 and two different controls (with and without the addition of IF and/or OA), we carried out a meta-analysis to explain short-term (1-year) field responses in crop yield across different climates, soils, biochars and management practices worldwide. Compared with the non-fertilized control, a 26% (CI: 15%\u201340%) increase in yield was observed with the use of IF only, whereas that of biochar along with IF caused a 48% (CI: 30%\u201370%) increase. Compared with the use of IF only, the addition of biochar along with IF caused a 15% (CI: 11%\u201319%) increase in yield, indicating that biochar was as effective as fertilizers in increasing crop yields when added in combination. The use of biochar alone did not increase crop yield regardless of the control considered. Whereas in the short term, liming may have partly contributed to the beneficial effect of biochar (&gt;90% was plant-derived) when added along with IF, a separate meta-analysis \u2013 using those studies that reported crop yields for different years after a single biochar application \u2013 showed a 31% (CI: 17%\u201349%) increase in crop yield over time (\u2265 3 years), which denotes the influence of biochar properties other than liming (i.e. an increase in CEC). Our results also suggest that biochar application rates &gt; 10 t ha\u22121 do not contribute to greater crop yield (at least in the short term). Data limitations precluded identification of the influence of feedstock, production conditions or climatic conditions without bias. As the response of crop yield to biochar addition was less a result of climatic zones or soil type than fertilizer use (chiefly N additions), the choice of nutrient addition along with biochar should be priorities for future research and development regardless of the region.", "author" : [ { "dropping-particle" : "", "family" : "Ye", "given" : "Lili", "non-dropping-particle" : "", "parse-names" : false, "suffix" : "" }, { "dropping-particle" : "", "family" : "Camps-Arbestain", "given" : "Marta", "non-dropping-particle" : "", "parse-names" : false, "suffix" : "" }, { "dropping-particle" : "", "family" : "Shen", "given" : "Qinhua", "non-dropping-particle" : "", "parse-names" : false, "suffix" : "" }, { "dropping-particle" : "", "family" : "Lehmann", "given" : "Johannes", "non-dropping-particle" : "", "parse-names" : false, "suffix" : "" }, { "dropping-particle" : "", "family" : "Singh", "given" : "Balwant", "non-dropping-particle" : "", "parse-names" : false, "suffix" : "" }, { "dropping-particle" : "", "family" : "Sabir", "given" : "Muhammad", "non-dropping-particle" : "", "parse-names" : false, "suffix" : "" } ], "container-title" : "Soil Use and Management", "id" : "ITEM-1", "issue" : "1", "issued" : { "date-parts" : [ [ "2020" ] ] }, "page" : "2-18", "title" : "Biochar effects on crop yields with and without fertilizer: A meta-analysis of field studies using separate controls", "translator" : [ { "dropping-particle" : "", "family" : "L3377", "given" : "", "non-dropping-particle" : "", "parse-names" : false, "suffix" : "" } ], "type" : "article-journal", "volume" : "36" }, "uris" : [ "http://www.mendeley.com/documents/?uuid=b5f73e7d-bd21-488f-9acb-cc823e959573" ] } ], "mendeley" : { "formattedCitation" : "(Ye et al., 2020)", "manualFormatting" : "(Ye et al., 2020; ", "plainTextFormattedCitation" : "(Ye et al., 2020)", "previouslyFormattedCitation" : "(Ye et al., 2020)" }, "properties" : { "noteIndex" : 0 }, "schema" : "https://github.com/citation-style-language/schema/raw/master/csl-citation.json" }</w:delInstrText>
        </w:r>
      </w:del>
      <w:r w:rsidRPr="001E7A27">
        <w:rPr>
          <w:lang w:val="en-GB"/>
        </w:rPr>
        <w:fldChar w:fldCharType="separate"/>
      </w:r>
      <w:r w:rsidR="00025FA2" w:rsidRPr="001E7A27">
        <w:rPr>
          <w:noProof/>
          <w:lang w:val="en-GB"/>
        </w:rPr>
        <w:t>(Ye et al., 2020</w:t>
      </w:r>
      <w:del w:id="6800" w:author="Robin Matthews" w:date="2021-06-17T19:13:00Z">
        <w:r w:rsidR="00025FA2" w:rsidRPr="001E7A27" w:rsidDel="00D2435B">
          <w:rPr>
            <w:noProof/>
            <w:lang w:val="en-GB"/>
          </w:rPr>
          <w:delText xml:space="preserve">; </w:delText>
        </w:r>
      </w:del>
      <w:r w:rsidRPr="001E7A27">
        <w:rPr>
          <w:lang w:val="en-GB"/>
        </w:rPr>
        <w:fldChar w:fldCharType="end"/>
      </w:r>
      <w:commentRangeEnd w:id="6797"/>
      <w:r w:rsidR="00025FA2" w:rsidRPr="001E7A27">
        <w:rPr>
          <w:rStyle w:val="CommentReference"/>
          <w:lang w:val="en-GB"/>
        </w:rPr>
        <w:commentReference w:id="6797"/>
      </w:r>
      <w:del w:id="6801" w:author="Robin Matthews" w:date="2021-06-17T19:13:00Z">
        <w:r w:rsidRPr="001E7A27" w:rsidDel="00D2435B">
          <w:rPr>
            <w:lang w:val="en-GB"/>
          </w:rPr>
          <w:delText>S</w:delText>
        </w:r>
      </w:del>
      <w:ins w:id="6802" w:author="Robin Matthews" w:date="2021-06-17T19:13:00Z">
        <w:r w:rsidR="00D2435B" w:rsidRPr="001E7A27">
          <w:rPr>
            <w:lang w:val="en-GB"/>
          </w:rPr>
          <w:t>; S</w:t>
        </w:r>
      </w:ins>
      <w:r w:rsidRPr="001E7A27">
        <w:rPr>
          <w:lang w:val="en-GB"/>
        </w:rPr>
        <w:t>RCCL</w:t>
      </w:r>
      <w:ins w:id="6803" w:author="Ian Blenkinsop" w:date="2021-07-28T15:45:00Z">
        <w:r w:rsidR="00BE16ED" w:rsidRPr="001E7A27">
          <w:rPr>
            <w:lang w:val="en-GB"/>
          </w:rPr>
          <w:t>,</w:t>
        </w:r>
      </w:ins>
      <w:r w:rsidRPr="001E7A27">
        <w:rPr>
          <w:lang w:val="en-GB"/>
        </w:rPr>
        <w:t xml:space="preserve"> Chapter 4.9.5), particularly in already degraded or weathered soils </w:t>
      </w:r>
      <w:r w:rsidRPr="001E7A27">
        <w:rPr>
          <w:lang w:val="en-GB"/>
        </w:rPr>
        <w:fldChar w:fldCharType="begin" w:fldLock="1"/>
      </w:r>
      <w:r w:rsidR="00747167" w:rsidRPr="001E7A27">
        <w:rPr>
          <w:lang w:val="en-GB"/>
        </w:rPr>
        <w:instrText>ADDIN CSL_CITATION { "citationItems" : [ { "id" : "ITEM-1", "itemData" : { "DOI" : "10.1038/ncomms1053", "ISSN" : "2041-1723", "abstract" : "Production of biochar (the carbon (C)-rich solid formed by pyrolysis of biomass) and its storage in soils have been suggested as a means of abating climate change by sequestering carbon, while simultaneously providing energy and increasing crop yields. Substantial uncertainties exist, however, regarding the impact, capacity and sustainability of biochar at the global level. In this paper we estimate the maximum sustainable technical potential of biochar to mitigate climate change. Annual net emissions of carbon dioxide (CO2), methane and nitrous oxide could be reduced by a maximum of 1.8 Pg CO2-C equivalent (CO2-Ce) per year (12% of current anthropogenic CO2-Ce emissions; 1 Pg=1 Gt), and total net emissions over the course of a century by 130 Pg CO2-Ce, without endangering food security, habitat or soil conservation. Biochar has a larger climate-change mitigation potential than combustion of the same sustainably procured biomass for bioenergy, except when fertile soils are amended while coal is the fuel being offset. View full text", "author" : [ { "dropping-particle" : "", "family" : "Woolf", "given" : "Dominic", "non-dropping-particle" : "", "parse-names" : false, "suffix" : "" }, { "dropping-particle" : "", "family" : "Amonette", "given" : "James E.", "non-dropping-particle" : "", "parse-names" : false, "suffix" : "" }, { "dropping-particle" : "", "family" : "Street-Perrott", "given" : "F. Alayne", "non-dropping-particle" : "", "parse-names" : false, "suffix" : "" }, { "dropping-particle" : "", "family" : "Lehmann", "given" : "Johannes", "non-dropping-particle" : "", "parse-names" : false, "suffix" : "" }, { "dropping-particle" : "", "family" : "Joseph", "given" : "Stephen", "non-dropping-particle" : "", "parse-names" : false, "suffix" : "" } ], "container-title" : "Nature Communications", "id" : "ITEM-1", "issue" : "1", "issued" : { "date-parts" : [ [ "2010", "12", "10" ] ] }, "language" : "en", "page" : "56", "title" : "Sustainable biochar to mitigate global climate change", "translator" : [ { "dropping-particle" : "", "family" : "L7208", "given" : "", "non-dropping-particle" : "", "parse-names" : false, "suffix" : "" } ], "type" : "article-journal", "volume" : "1" }, "uris" : [ "http://www.mendeley.com/documents/?uuid=f73ef4f1-44dc-4de2-9d17-856ef433a9ee" ] }, { "id" : "ITEM-2", "itemData" : { "DOI" : "10.1016/j.soilbio.2016.07.021", "ISSN" : "00380717", "author" : [ { "dropping-particle" : "", "family" : "Jeffery", "given" : "Simon", "non-dropping-particle" : "", "parse-names" : false, "suffix" : "" }, { "dropping-particle" : "", "family" : "Verheijen", "given" : "Frank G.A.", "non-dropping-particle" : "", "parse-names" : false, "suffix" : "" }, { "dropping-particle" : "", "family" : "Kammann", "given" : "Claudia", "non-dropping-particle" : "", "parse-names" : false, "suffix" : "" }, { "dropping-particle" : "", "family" : "Abalos", "given" : "Diego", "non-dropping-particle" : "", "parse-names" : false, "suffix" : "" } ], "container-title" : "Soil Biology and Biochemistry", "id" : "ITEM-2", "issued" : { "date-parts" : [ [ "2016", "10" ] ] }, "page" : "251-258", "title" : "Biochar effects on methane emissions from soils: A meta-analysis", "translator" : [ { "dropping-particle" : "", "family" : "L3945", "given" : "", "non-dropping-particle" : "", "parse-names" : false, "suffix" : "" } ], "type" : "article-journal", "volume" : "101" }, "uris" : [ "http://www.mendeley.com/documents/?uuid=8cf7e575-7895-4f4b-8c45-b9e5abd0d4bb" ] }, { "id" : "ITEM-3", "itemData" : { "DOI" : "10.1002/jpln.201400058", "abstract" : "Abstract Pyrogenic carbon (C) is produced by incomplete combustion of fuels including organic matter (OM). Certain ranges in the combustion continuum are termed \u2018black carbon' (BC). Because of its assumed persistence, surface soils in large parts of the world contain BC with up to 80% of surface soil organic C (SOC) stocks and up to 32% of subsoil SOC in agricultural soils consisting of BC. High SOC stocks and high levels of soil fertility in some ancient soils containing charcoal (e.g., terra preta de \u00cdndio) have recently been used as strategies for soil applications of biochar, an engineered BC material similar to charcoal but with the purposeful use as a soil conditioner (1) to mitigate increases in atmospheric carbon dioxide (CO2) by SOC sequestration and (2) to enhance soil fertility. However, effects of biochar on soils and crop productivity cannot be generalized as they are biochar-, plant- and site-specific. For example, the largest potential increases in crop yields were reported in areas with highly weathered soils, such as those characterizing much of the humid tropics. Soils of high inherent fertility, characterizing much of the world's important agricultural areas, appear to be less likely to benefit from biochar. It has been hypothesized that both liming and aggregating/moistening effects of biochar improved crop productivity. Meta-analyses of biochar effects on SOC sequestration have not yet been reported. To effectively mitigate climate change by SOC sequestration, a net removal of C and storage in soil relative to atmospheric CO2 must occur and persist for several hundred years to a few millennia. At deeper soil depths, SOC is characterized by long turnover times, enhanced stabilization, and less vulnerability to loss by decomposition and erosion. In fact, some studies have reported preferential long-term accumulation of BC at deeper depths. Thus, it is hypothesized that surface applied biochar-C (1) must be translocated to subsoil layers and (2) result in deepening of SOC distribution for a notable contribution to climate change mitigation. Detailed studies are needed to understand how surface-applied biochar can move to deeper soil depths, and how its application affects organic C input to deeper soil depths. Based on this knowledge, biochar systems for climate change mitigation through SOC sequestration can be designed. It is critically important to identify mechanisms underlying the sometimes observed negative effects of biochar app\u2026", "author" : [ { "dropping-particle" : "", "family" : "Lorenz", "given" : "Klaus", "non-dropping-particle" : "", "parse-names" : false, "suffix" : "" }, { "dropping-particle" : "", "family" : "Lal", "given" : "Rattan", "non-dropping-particle" : "", "parse-names" : false, "suffix" : "" } ], "container-title" : "Journal of Plant Nutrition and Soil Science", "id" : "ITEM-3", "issue" : "5", "issued" : { "date-parts" : [ [ "2014" ] ] }, "page" : "651-670", "title" : "Biochar application to soil for climate change mitigation by soil organic carbon sequestration", "translator" : [ { "dropping-particle" : "", "family" : "L3378", "given" : "", "non-dropping-particle" : "", "parse-names" : false, "suffix" : "" } ], "type" : "article-journal", "volume" : "177" }, "uris" : [ "http://www.mendeley.com/documents/?uuid=e0fe9b47-caab-4dd5-8610-7bcfcb7cc70f" ] } ], "mendeley" : { "formattedCitation" : "(Woolf et al., 2010; Lorenz and Lal, 2014; Jeffery et al., 2016)", "plainTextFormattedCitation" : "(Woolf et al., 2010; Lorenz and Lal, 2014; Jeffery et al., 2016)", "previouslyFormattedCitation" : "(Woolf et al., 2010; Lorenz and Lal, 2014; Jeffery et al., 2016)" }, "properties" : { "noteIndex" : 0 }, "schema" : "https://github.com/citation-style-language/schema/raw/master/csl-citation.json" }</w:instrText>
      </w:r>
      <w:r w:rsidRPr="001E7A27">
        <w:rPr>
          <w:lang w:val="en-GB"/>
        </w:rPr>
        <w:fldChar w:fldCharType="separate"/>
      </w:r>
      <w:r w:rsidR="00025FA2" w:rsidRPr="001E7A27">
        <w:rPr>
          <w:noProof/>
          <w:lang w:val="en-GB"/>
        </w:rPr>
        <w:t>(Woolf et al., 2010; Lorenz and Lal, 2014; Jeffery et al., 2016)</w:t>
      </w:r>
      <w:r w:rsidRPr="001E7A27">
        <w:rPr>
          <w:lang w:val="en-GB"/>
        </w:rPr>
        <w:fldChar w:fldCharType="end"/>
      </w:r>
      <w:r w:rsidRPr="001E7A27">
        <w:rPr>
          <w:lang w:val="en-GB"/>
        </w:rPr>
        <w:t>, increases soil water holding capacity (</w:t>
      </w:r>
      <w:r w:rsidRPr="001E7A27">
        <w:rPr>
          <w:i/>
          <w:iCs/>
          <w:lang w:val="en-GB"/>
        </w:rPr>
        <w:t>medium</w:t>
      </w:r>
      <w:r w:rsidRPr="001E7A27">
        <w:rPr>
          <w:lang w:val="en-GB"/>
        </w:rPr>
        <w:t xml:space="preserve"> </w:t>
      </w:r>
      <w:r w:rsidRPr="001E7A27">
        <w:rPr>
          <w:i/>
          <w:iCs/>
          <w:lang w:val="en-GB"/>
        </w:rPr>
        <w:t>confidence</w:t>
      </w:r>
      <w:r w:rsidRPr="001E7A27">
        <w:rPr>
          <w:lang w:val="en-GB"/>
        </w:rPr>
        <w:t xml:space="preserve">) </w:t>
      </w:r>
      <w:commentRangeStart w:id="6804"/>
      <w:r w:rsidRPr="001E7A27">
        <w:rPr>
          <w:lang w:val="en-GB"/>
        </w:rPr>
        <w:fldChar w:fldCharType="begin" w:fldLock="1"/>
      </w:r>
      <w:r w:rsidR="00BC2C5E" w:rsidRPr="001E7A27">
        <w:rPr>
          <w:lang w:val="en-GB"/>
        </w:rPr>
        <w:instrText>ADDIN CSL_CITATION { "citationItems" : [ { "id" : "ITEM-1", "itemData" : { "DOI" : "10.1016/j.scitotenv.2018.11.312", "ISSN" : "1879-1026 (Electronic)", "PMID" : "30677950", "abstract" : "There is an urgent need to develop agricultural methods that balance water supply and demand while at the same time improve resilience to climate variability. A promising instrument to address this need is biochar - a charcoal made from pyrolyzed organic material. However, it is often unclear how, if at all, biochar improves soil water availability, plant water consumption rates and crop yields. To address this question, we synthesized literature-derived observational data and evaluated the effects of biochar on evapotranspiration using a minimal soil water balance model. Results from the model were interpreted in the Budyko framework to assess how climatic conditions mediate the impacts of biochar on water fluxes. Our analysis of literature-derived observational data showed that while biochar addition generally increases the soil water holding capacity, it can have variable impacts on soil water retention relative to control conditions. Our modelling demonstrated that biochar increases long-term evapotranspiration rates, and therefore plant water availability, by increasing soil water retention capacity - especially in water-limited regions. Biochar amendments generally increased crop yields (75% of the compiled studies) and, in several cases (35% of the compiled studies), biochar amendments simultaneously increased crop yield and water use efficiencies. Hence, while biochar amendments are promising, the potential for variable impact highlights the need for targeted research on how biochar affects the soil-plant-water cycle.", "author" : [ { "dropping-particle" : "", "family" : "Fischer", "given" : "Benjamin M C", "non-dropping-particle" : "", "parse-names" : false, "suffix" : "" }, { "dropping-particle" : "", "family" : "Manzoni", "given" : "Stefano", "non-dropping-particle" : "", "parse-names" : false, "suffix" : "" }, { "dropping-particle" : "", "family" : "Morillas", "given" : "Laura", "non-dropping-particle" : "", "parse-names" : false, "suffix" : "" }, { "dropping-particle" : "", "family" : "Garcia", "given" : "Monica", "non-dropping-particle" : "", "parse-names" : false, "suffix" : "" }, { "dropping-particle" : "", "family" : "Johnson", "given" : "Mark S", "non-dropping-particle" : "", "parse-names" : false, "suffix" : "" }, { "dropping-particle" : "", "family" : "Lyon", "given" : "Steve W", "non-dropping-particle" : "", "parse-names" : false, "suffix" : "" } ], "container-title" : "Science of The Total Environment", "id" : "ITEM-1", "issued" : { "date-parts" : [ [ "2019", "3" ] ] }, "language" : "eng", "page" : "853-862", "publisher-place" : "Netherlands", "title" : "Improving agricultural water use efficiency with biochar \u2013 A synthesis of biochar effects on water storage and fluxes across scales.", "translator" : [ { "dropping-particle" : "", "family" : "L3391", "given" : "", "non-dropping-particle" : "", "parse-names" : false, "suffix" : "" } ], "type" : "article-journal", "volume" : "657" }, "uris" : [ "http://www.mendeley.com/documents/?uuid=d5271d79-51b3-4ce0-9837-d06c6ade9a2e" ] }, { "id" : "ITEM-2", "itemData" : { "DOI" : "https://doi.org/10.1016/j.agee.2010.12.005", "ISSN" : "0167-8809", "abstract" : "Biochar addition to agricultural soil has been suggested to mitigate climate change through increased biogenic carbon storage and reduction of greenhouse gas emissions. We measured the fluxes of N2O, CO2, and CH4 after adding 9tha\u22121 biochar on an agricultural soil in Southern Finland in May 2009. We conducted these measurements twice a week for 1.5 months, between sowing and canopy closure, to capture the period of highest N2O emissions, where the potential for mitigation would also be highest. Biochar addition increased CH4 uptake (96% increase in the average cumulative CH4 uptake), but no statistically significant differences were observed in the CO2 and N2O emissions between the biochar amended and control plots. Added biochar increased soil water holding capacity by 11%. Further studies are needed to clarify whether this may help balance fluctuations in water availability to plants in the future climate with more frequent drought periods.", "author" : [ { "dropping-particle" : "", "family" : "Karhu", "given" : "Kristiina", "non-dropping-particle" : "", "parse-names" : false, "suffix" : "" }, { "dropping-particle" : "", "family" : "Mattila", "given" : "Tuomas", "non-dropping-particle" : "", "parse-names" : false, "suffix" : "" }, { "dropping-particle" : "", "family" : "Bergstr\u00f6m", "given" : "Irina", "non-dropping-particle" : "", "parse-names" : false, "suffix" : "" }, { "dropping-particle" : "", "family" : "Regina", "given" : "Kristiina", "non-dropping-particle" : "", "parse-names" : false, "suffix" : "" } ], "container-title" : "Agriculture, Ecosystems &amp; Environment", "id" : "ITEM-2", "issue" : "1", "issued" : { "date-parts" : [ [ "2011" ] ] }, "page" : "309-313", "title" : "Biochar addition to agricultural soil increased CH4 uptake and water holding capacity \u2013 Results from a short-term pilot field study", "translator" : [ { "dropping-particle" : "", "family" : "L6491", "given" : "", "non-dropping-particle" : "", "parse-names" : false, "suffix" : "" } ], "type" : "article-journal", "volume" : "140" }, "uris" : [ "http://www.mendeley.com/documents/?uuid=782a2380-e284-4b9f-863a-8df95a17db7d" ] }, { "id" : "ITEM-3", "itemData" : { "DOI" : "10.1016/j.geoderma.2019.03.044", "ISSN" : "0016-7061", "abstract" : "Biochar application to agricultural soils has been proposed as a way to increase crop production by improving soil chemical and physical properties. Liming potential and improved nutrient exchange on biochar surfaces are the most reported mechanisms. Wherever crops experience drought stress, improvements in soil water holding capacity (WHC) might also be an important mechanism. However, reported effects on soil structure and WHC are mixed. Therefore, we studied the effects of biochar on soil bulk density (BD) and WHC in a laboratory column study using two agricultural soils from Portugal: a sandy and a sandy loam soil. Mixed woody feedstock was pyrolysed at 620 \u00b0C, creating a wettable biochar that was used unsorted as well as sieved into large (2\u20134 mm) and small (0.05\u20131.00 mm) particles, mixed into the soils at 1, 5, 10 and 20% (by volume), and incubated for 10 days at field capacity to allow aggregation. Soil samples were analysed for BD and WHC using soil columns. We found biochar to decrease soil BD and increase maximum WHC, expressed as gravity-drained equilibrium water content, for both soils. The sandy soil was more responsive with significant effects at the lowest application rate (1%), while the sandy loam soil started to show significant effects at 5% biochar. Small biochar particles reduced the BD of sandy soil more, while large biochar particles caused a greater reduction in the BD of the sandy loam soil. The effect of biochar particle size on WHC was less clear, except for small particles at 20% volumetric concentration, which showed a 60% increase in gravimetric WHC. When expressed as total soil water storage (SWS), 20% biochar incorporation to 15 cm depth would increase the total SWS of sandy soil from 0.56 mm (control) to 0.83\u20130.91 (mm), and of the sandy loam soil from 0.56 to 0.79\u20130.96 (mm), depending on biochar particle size. Our results suggest that biochar particle sizes can be used to achieve specific effects in soils, while mechanisms and trade-offs (agro-economic and environmental) need further exploration.", "author" : [ { "dropping-particle" : "", "family" : "Verheijen", "given" : "Frank G A", "non-dropping-particle" : "", "parse-names" : false, "suffix" : "" }, { "dropping-particle" : "", "family" : "Zhuravel", "given" : "Anna", "non-dropping-particle" : "", "parse-names" : false, "suffix" : "" }, { "dropping-particle" : "", "family" : "Silva", "given" : "Fl\u00e1vio C", "non-dropping-particle" : "", "parse-names" : false, "suffix" : "" }, { "dropping-particle" : "", "family" : "Amaro", "given" : "Ant\u00f3nio", "non-dropping-particle" : "", "parse-names" : false, "suffix" : "" }, { "dropping-particle" : "", "family" : "Ben-Hur", "given" : "Meni", "non-dropping-particle" : "", "parse-names" : false, "suffix" : "" }, { "dropping-particle" : "", "family" : "Keizer", "given" : "Jan Jacob", "non-dropping-particle" : "", "parse-names" : false, "suffix" : "" } ], "container-title" : "Geoderma", "id" : "ITEM-3", "issued" : { "date-parts" : [ [ "2019" ] ] }, "page" : "194-202", "title" : "The influence of biochar particle size and concentration on bulk density and maximum water holding capacity of sandy vs sandy loam soil in a column experiment", "translator" : [ { "dropping-particle" : "", "family" : "L2771", "given" : "", "non-dropping-particle" : "", "parse-names" : false, "suffix" : "" } ], "type" : "article-journal", "volume" : "347" }, "uris" : [ "http://www.mendeley.com/documents/?uuid=4bf4e625-259b-4d31-909b-11701e59e769" ] }, { "id" : "ITEM-4", "itemData" : { "DOI" : "10.1007/s11356-015-4885-9", "ISSN" : "1614-7499", "abstract" : "A hydrologically contained field study, to assess biochar (produced from mixed crop straws) influence upon soil hydraulic properties and dissolved organic carbon (DOC) leaching, was conducted on a loamy soil (entisol). The soil, noted for its low plant-available water and low soil organic matter, is the most important arable soil type in the upper reaches of the Yangtze River catchment, China. Pore size distribution characterization (by N2 adsorption, mercury intrusion, and water retention) showed that the biochar had a tri-modal pore size distribution. This included pores with diameters in the range of 0.1--10\u00a0$\u03bc$m that can retain plant-available water. Comparison of soil water retention curves between the control (0) and the biochar plots (16\u00a0t\u00a0ha\u22121 on dry weight basis) demonstrated biochar amendment to increase soil water holding capacity. However, significant increases in DOC concentration of soil pore water in both the plough layer and the undisturbed subsoil layer were observed in the biochar-amended plots. An increased loss of DOC relative to the control was observed upon rainfall events. Measurements of excitation-emission matrix (EEM) fluorescence indicated the DOC increment originated primarily from the organic carbon pool in the soil that became more soluble following biochar incorporation.", "author" : [ { "dropping-particle" : "", "family" : "Liu", "given" : "Chen", "non-dropping-particle" : "", "parse-names" : false, "suffix" : "" }, { "dropping-particle" : "", "family" : "Wang", "given" : "Honglan", "non-dropping-particle" : "", "parse-names" : false, "suffix" : "" }, { "dropping-particle" : "", "family" : "Tang", "given" : "Xiangyu", "non-dropping-particle" : "", "parse-names" : false, "suffix" : "" }, { "dropping-particle" : "", "family" : "Guan", "given" : "Zhuo", "non-dropping-particle" : "", "parse-names" : false, "suffix" : "" }, { "dropping-particle" : "", "family" : "Reid", "given" : "Brian J", "non-dropping-particle" : "", "parse-names" : false, "suffix" : "" }, { "dropping-particle" : "", "family" : "Rajapaksha", "given" : "Anushka Upamali", "non-dropping-particle" : "", "parse-names" : false, "suffix" : "" }, { "dropping-particle" : "", "family" : "Ok", "given" : "Yong Sik", "non-dropping-particle" : "", "parse-names" : false, "suffix" : "" }, { "dropping-particle" : "", "family" : "Sun", "given" : "Hui", "non-dropping-particle" : "", "parse-names" : false, "suffix" : "" } ], "container-title" : "Environmental Science and Pollution Research", "id" : "ITEM-4", "issue" : "2", "issued" : { "date-parts" : [ [ "2016" ] ] }, "page" : "995-1006", "title" : "Biochar increased water holding capacity but accelerated organic carbon leaching from a sloping farmland soil in China", "translator" : [ { "dropping-particle" : "", "family" : "L6485", "given" : "", "non-dropping-particle" : "", "parse-names" : false, "suffix" : "" } ], "type" : "article-journal", "volume" : "23" }, "uris" : [ "http://www.mendeley.com/documents/?uuid=501fdbd3-de94-4af5-b449-7a3746298a48" ] } ], "mendeley" : { "formattedCitation" : "(Karhu et al., 2011; Liu et al., 2016; Fischer et al., 2019a; Verheijen et al., 2019)", "plainTextFormattedCitation" : "(Karhu et al., 2011; Liu et al., 2016; Fischer et al., 2019a; Verheijen et al., 2019)", "previouslyFormattedCitation" : "(Karhu et al., 2011; Liu et al., 2016; Fischer et al., 2019a; Verheijen et al., 2019)" }, "properties" : { "noteIndex" : 0 }, "schema" : "https://github.com/citation-style-language/schema/raw/master/csl-citation.json" }</w:instrText>
      </w:r>
      <w:r w:rsidRPr="001E7A27">
        <w:rPr>
          <w:lang w:val="en-GB"/>
        </w:rPr>
        <w:fldChar w:fldCharType="separate"/>
      </w:r>
      <w:r w:rsidR="00025FA2" w:rsidRPr="001E7A27">
        <w:rPr>
          <w:noProof/>
          <w:lang w:val="en-GB"/>
        </w:rPr>
        <w:t xml:space="preserve">(Karhu et al., 2011; Liu et al., 2016; </w:t>
      </w:r>
      <w:ins w:id="6805" w:author="Robin Matthews" w:date="2021-06-17T19:13:00Z">
        <w:r w:rsidR="00D2435B" w:rsidRPr="001E7A27">
          <w:rPr>
            <w:noProof/>
            <w:lang w:val="en-GB"/>
          </w:rPr>
          <w:t xml:space="preserve">B.M.C </w:t>
        </w:r>
      </w:ins>
      <w:r w:rsidR="00025FA2" w:rsidRPr="001E7A27">
        <w:rPr>
          <w:noProof/>
          <w:lang w:val="en-GB"/>
        </w:rPr>
        <w:t>Fischer et al., 2019</w:t>
      </w:r>
      <w:del w:id="6806" w:author="Robin Matthews" w:date="2021-06-17T19:13:00Z">
        <w:r w:rsidR="00025FA2" w:rsidRPr="001E7A27" w:rsidDel="00D2435B">
          <w:rPr>
            <w:noProof/>
            <w:lang w:val="en-GB"/>
          </w:rPr>
          <w:delText>a</w:delText>
        </w:r>
      </w:del>
      <w:r w:rsidR="00025FA2" w:rsidRPr="001E7A27">
        <w:rPr>
          <w:noProof/>
          <w:lang w:val="en-GB"/>
        </w:rPr>
        <w:t>; Verheijen et al., 2019)</w:t>
      </w:r>
      <w:r w:rsidRPr="001E7A27">
        <w:rPr>
          <w:lang w:val="en-GB"/>
        </w:rPr>
        <w:fldChar w:fldCharType="end"/>
      </w:r>
      <w:commentRangeEnd w:id="6804"/>
      <w:r w:rsidR="00025FA2" w:rsidRPr="001E7A27">
        <w:rPr>
          <w:rStyle w:val="CommentReference"/>
          <w:lang w:val="en-GB"/>
        </w:rPr>
        <w:commentReference w:id="6804"/>
      </w:r>
      <w:r w:rsidRPr="001E7A27">
        <w:rPr>
          <w:lang w:val="en-GB"/>
        </w:rPr>
        <w:t xml:space="preserve"> and evapotranspiration (</w:t>
      </w:r>
      <w:r w:rsidRPr="001E7A27">
        <w:rPr>
          <w:i/>
          <w:iCs/>
          <w:lang w:val="en-GB"/>
        </w:rPr>
        <w:t>low confidence</w:t>
      </w:r>
      <w:r w:rsidRPr="001E7A27">
        <w:rPr>
          <w:lang w:val="en-GB"/>
          <w:rPrChange w:id="6807" w:author="Ian Blenkinsop" w:date="2021-07-28T15:45:00Z">
            <w:rPr>
              <w:i/>
              <w:iCs/>
            </w:rPr>
          </w:rPrChange>
        </w:rPr>
        <w:t>)</w:t>
      </w:r>
      <w:r w:rsidRPr="001E7A27">
        <w:rPr>
          <w:lang w:val="en-GB"/>
        </w:rPr>
        <w:t xml:space="preserve"> </w:t>
      </w:r>
      <w:commentRangeStart w:id="6808"/>
      <w:commentRangeStart w:id="6809"/>
      <w:r w:rsidRPr="001E7A27">
        <w:rPr>
          <w:lang w:val="en-GB"/>
        </w:rPr>
        <w:fldChar w:fldCharType="begin" w:fldLock="1"/>
      </w:r>
      <w:ins w:id="6810" w:author="Robin Matthews" w:date="2021-06-17T19:16:00Z">
        <w:r w:rsidR="00D2435B" w:rsidRPr="001E7A27">
          <w:rPr>
            <w:lang w:val="en-GB"/>
          </w:rPr>
          <w:instrText>ADDIN CSL_CITATION { "citationItems" : [ { "id" : "ITEM-1", "itemData" : { "DOI" : "10.1016/j.scitotenv.2018.11.312", "ISSN" : "1879-1026 (Electronic)", "PMID" : "30677950", "abstract" : "There is an urgent need to develop agricultural methods that balance water supply and demand while at the same time improve resilience to climate variability. A promising instrument to address this need is biochar - a charcoal made from pyrolyzed organic material. However, it is often unclear how, if at all, biochar improves soil water availability, plant water consumption rates and crop yields. To address this question, we synthesized literature-derived observational data and evaluated the effects of biochar on evapotranspiration using a minimal soil water balance model. Results from the model were interpreted in the Budyko framework to assess how climatic conditions mediate the impacts of biochar on water fluxes. Our analysis of literature-derived observational data showed that while biochar addition generally increases the soil water holding capacity, it can have variable impacts on soil water retention relative to control conditions. Our modelling demonstrated that biochar increases long-term evapotranspiration rates, and therefore plant water availability, by increasing soil water retention capacity - especially in water-limited regions. Biochar amendments generally increased crop yields (75% of the compiled studies) and, in several cases (35% of the compiled studies), biochar amendments simultaneously increased crop yield and water use efficiencies. Hence, while biochar amendments are promising, the potential for variable impact highlights the need for targeted research on how biochar affects the soil-plant-water cycle.", "author" : [ { "dropping-particle" : "", "family" : "Fischer", "given" : "Benjamin M C", "non-dropping-particle" : "", "parse-names" : false, "suffix" : "" }, { "dropping-particle" : "", "family" : "Manzoni", "given" : "Stefano", "non-dropping-particle" : "", "parse-names" : false, "suffix" : "" }, { "dropping-particle" : "", "family" : "Morillas", "given" : "Laura", "non-dropping-particle" : "", "parse-names" : false, "suffix" : "" }, { "dropping-particle" : "", "family" : "Garcia", "given" : "Monica", "non-dropping-particle" : "", "parse-names" : false, "suffix" : "" }, { "dropping-particle" : "", "family" : "Johnson", "given" : "Mark S", "non-dropping-particle" : "", "parse-names" : false, "suffix" : "" }, { "dropping-particle" : "", "family" : "Lyon", "given" : "Steve W", "non-dropping-particle" : "", "parse-names" : false, "suffix" : "" } ], "container-title" : "Science of The Total Environment", "id" : "ITEM-1", "issued" : { "date-parts" : [ [ "2019", "3" ] ] }, "language" : "eng", "page" : "853-862", "publisher-place" : "Netherlands", "title" : "Improving agricultural water use efficiency with biochar \u2013 A synthesis of biochar effects on water storage and fluxes across scales.", "translator" : [ { "dropping-particle" : "", "family" : "L3391", "given" : "", "non-dropping-particle" : "", "parse-names" : false, "suffix" : "" } ], "type" : "article-journal", "volume" : "657" }, "uris" : [ "http://www.mendeley.com/documents/?uuid=d5271d79-51b3-4ce0-9837-d06c6ade9a2e" ] }, { "id" : "ITEM-2", "itemData" : { "DOI" : "https://doi.org/10.1016/j.agee.2010.12.005", "ISSN" : "0167-8809", "abstract" : "Biochar addition to agricultural soil has been suggested to mitigate climate change through increased biogenic carbon storage and reduction of greenhouse gas emissions. We measured the fluxes of N2O, CO2, and CH4 after adding 9tha\u22121 biochar on an agricultural soil in Southern Finland in May 2009. We conducted these measurements twice a week for 1.5 months, between sowing and canopy closure, to capture the period of highest N2O emissions, where the potential for mitigation would also be highest. Biochar addition increased CH4 uptake (96% increase in the average cumulative CH4 uptake), but no statistically significant differences were observed in the CO2 and N2O emissions between the biochar amended and control plots. Added biochar increased soil water holding capacity by 11%. Further studies are needed to clarify whether this may help balance fluctuations in water availability to plants in the future climate with more frequent drought periods.", "author" : [ { "dropping-particle" : "", "family" : "Karhu", "given" : "Kristiina", "non-dropping-particle" : "", "parse-names" : false, "suffix" : "" }, { "dropping-particle" : "", "family" : "Mattila", "given" : "Tuomas", "non-dropping-particle" : "", "parse-names" : false, "suffix" : "" }, { "dropping-particle" : "", "family" : "Bergstr\u00f6m", "given" : "Irina", "non-dropping-particle" : "", "parse-names" : false, "suffix" : "" }, { "dropping-particle" : "", "family" : "Regina", "given" : "Kristiina", "non-dropping-particle" : "", "parse-names" : false, "suffix" : "" } ], "container-title" : "Agriculture, Ecosystems &amp; Environment", "id" : "ITEM-2", "issue" : "1", "issued" : { "date-parts" : [ [ "2011" ] ] }, "page" : "309-313", "title" : "Biochar addition to agricultural soil increased CH4 uptake and water holding capacity \u2013 Results from a short-term pilot field study", "translator" : [ { "dropping-particle" : "", "family" : "L6491", "given" : "", "non-dropping-particle" : "", "parse-names" : false, "suffix" : "" } ], "type" : "article-journal", "volume" : "140" }, "uris" : [ "http://www.mendeley.com/documents/?uuid=782a2380-e284-4b9f-863a-8df95a17db7d" ] }, { "id" : "ITEM-3", "itemData" : { "DOI" : "10.1016/j.geoderma.2019.03.044", "ISSN" : "0016-7061", "abstract" : "Biochar application to agricultural soils has been proposed as a way to increase crop production by improving soil chemical and physical properties. Liming potential and improved nutrient exchange on biochar surfaces are the most reported mechanisms. Wherever crops experience drought stress, improvements in soil water holding capacity (WHC) might also be an important mechanism. However, reported effects on soil structure and WHC are mixed. Therefore, we studied the effects of biochar on soil bulk density (BD) and WHC in a laboratory column study using two agricultural soils from Portugal: a sandy and a sandy loam soil. Mixed woody feedstock was pyrolysed at 620 \u00b0C, creating a wettable biochar that was used unsorted as well as sieved into large (2\u20134 mm) and small (0.05\u20131.00 mm) particles, mixed into the soils at 1, 5, 10 and 20% (by volume), and incubated for 10 days at field capacity to allow aggregation. Soil samples were analysed for BD and WHC using soil columns. We found biochar to decrease soil BD and increase maximum WHC, expressed as gravity-drained equilibrium water content, for both soils. The sandy soil was more responsive with significant effects at the lowest application rate (1%), while the sandy loam soil started to show significant effects at 5% biochar. Small biochar particles reduced the BD of sandy soil more, while large biochar particles caused a greater reduction in the BD of the sandy loam soil. The effect of biochar particle size on WHC was less clear, except for small particles at 20% volumetric concentration, which showed a 60% increase in gravimetric WHC. When expressed as total soil water storage (SWS), 20% biochar incorporation to 15 cm depth would increase the total SWS of sandy soil from 0.56 mm (control) to 0.83\u20130.91 (mm), and of the sandy loam soil from 0.56 to 0.79\u20130.96 (mm), depending on biochar particle size. Our results suggest that biochar particle sizes can be used to achieve specific effects in soils, while mechanisms and trade-offs (agro-economic and environmental) need further exploration.", "author" : [ { "dropping-particle" : "", "family" : "Verheijen", "given" : "Frank G A", "non-dropping-particle" : "", "parse-names" : false, "suffix" : "" }, { "dropping-particle" : "", "family" : "Zhuravel", "given" : "Anna", "non-dropping-particle" : "", "parse-names" : false, "suffix" : "" }, { "dropping-particle" : "", "family" : "Silva", "given" : "Fl\u00e1vio C", "non-dropping-particle" : "", "parse-names" : false, "suffix" : "" }, { "dropping-particle" : "", "family" : "Amaro", "given" : "Ant\u00f3nio", "non-dropping-particle" : "", "parse-names" : false, "suffix" : "" }, { "dropping-particle" : "", "family" : "Ben-Hur", "given" : "Meni", "non-dropping-particle" : "", "parse-names" : false, "suffix" : "" }, { "dropping-particle" : "", "family" : "Keizer", "given" : "Jan Jacob", "non-dropping-particle" : "", "parse-names" : false, "suffix" : "" } ], "container-title" : "Geoderma", "id" : "ITEM-3", "issued" : { "date-parts" : [ [ "2019" ] ] }, "page" : "194-202", "title" : "The influence of biochar particle size and concentration on bulk density and maximum water holding capacity of sandy vs sandy loam soil in a column experiment", "translator" : [ { "dropping-particle" : "", "family" : "L2771", "given" : "", "non-dropping-particle" : "", "parse-names" : false, "suffix" : "" } ], "type" : "article-journal", "volume" : "347" }, "uris" : [ "http://www.mendeley.com/documents/?uuid=4bf4e625-259b-4d31-909b-11701e59e769" ] }, { "id" : "ITEM-4", "itemData" : { "DOI" : "10.1007/s11356-015-4885-9", "ISSN" : "1614-7499", "abstract" : "A hydrologically contained field study, to assess biochar (produced from mixed crop straws) influence upon soil hydraulic properties and dissolved organic carbon (DOC) leaching, was conducted on a loamy soil (entisol). The soil, noted for its low plant-available water and low soil organic matter, is the most important arable soil type in the upper reaches of the Yangtze River catchment, China. Pore size distribution characterization (by N2 adsorption, mercury intrusion, and water retention) showed that the biochar had a tri-modal pore size distribution. This included pores with diameters in the range of 0.1--10\u00a0$\u03bc$m that can retain plant-available water. Comparison of soil water retention curves between the control (0) and the biochar plots (16\u00a0t\u00a0ha\u22121 on dry weight basis) demonstrated biochar amendment to increase soil water holding capacity. However, significant increases in DOC concentration of soil pore water in both the plough layer and the undisturbed subsoil layer were observed in the biochar-amended plots. An increased loss of DOC relative to the control was observed upon rainfall events. Measurements of excitation-emission matrix (EEM) fluorescence indicated the DOC increment originated primarily from the organic carbon pool in the soil that became more soluble following biochar incorporation.", "author" : [ { "dropping-particle" : "", "family" : "Liu", "given" : "Chen", "non-dropping-particle" : "", "parse-names" : false, "suffix" : "" }, { "dropping-particle" : "", "family" : "Wang", "given" : "Honglan", "non-dropping-particle" : "", "parse-names" : false, "suffix" : "" }, { "dropping-particle" : "", "family" : "Tang", "given" : "Xiangyu", "non-dropping-particle" : "", "parse-names" : false, "suffix" : "" }, { "dropping-particle" : "", "family" : "Guan", "given" : "Zhuo", "non-dropping-particle" : "", "parse-names" : false, "suffix" : "" }, { "dropping-particle" : "", "family" : "Reid", "given" : "Brian J", "non-dropping-particle" : "", "parse-names" : false, "suffix" : "" }, { "dropping-particle" : "", "family" : "Rajapaksha", "given" : "Anushka Upamali", "non-dropping-particle" : "", "parse-names" : false, "suffix" : "" }, { "dropping-particle" : "", "family" : "Ok", "given" : "Yong Sik", "non-dropping-particle" : "", "parse-names" : false, "suffix" : "" }, { "dropping-particle" : "", "family" : "Sun", "given" : "Hui", "non-dropping-particle" : "", "parse-names" : false, "suffix" : "" } ], "container-title" : "Environmental Science and Pollution Research", "id" : "ITEM-4", "issue" : "2", "issued" : { "date-parts" : [ [ "2016" ] ] }, "page" : "995-1006", "title" : "Biochar increased water holding capacity but accelerated organic carbon leaching from a sloping farmland soil in China", "translator" : [ { "dropping-particle" : "", "family" : "L6485", "given" : "", "non-dropping-particle" : "", "parse-names" : false, "suffix" : "" } ], "type" : "article-journal", "volume" : "23" }, "uris" : [ "http://www.mendeley.com/documents/?uuid=501fdbd3-de94-4af5-b449-7a3746298a48" ] } ], "mendeley" : { "formattedCitation" : "(Karhu et al., 2011; Liu et al., 2016; Fischer et al., 2019a; Verheijen et al., 2019)", "manualFormatting" : "(B.M.C. Fischer et al., 2019)", "plainTextFormattedCitation" : "(Karhu et al., 2011; Liu et al., 2016; Fischer et al., 2019a; Verheijen et al., 2019)", "previouslyFormattedCitation" : "(Karhu et al., 2011; Liu et al., 2016; Fischer et al., 2019a; Verheijen et al., 2019)" }, "properties" : { "noteIndex" : 0 }, "schema" : "https://github.com/citation-style-language/schema/raw/master/csl-citation.json" }</w:instrText>
        </w:r>
      </w:ins>
      <w:del w:id="6811" w:author="Robin Matthews" w:date="2021-06-17T19:16:00Z">
        <w:r w:rsidR="00BC2C5E" w:rsidRPr="001E7A27" w:rsidDel="00D2435B">
          <w:rPr>
            <w:lang w:val="en-GB"/>
          </w:rPr>
          <w:delInstrText>ADDIN CSL_CITATION { "citationItems" : [ { "id" : "ITEM-1", "itemData" : { "DOI" : "10.1016/j.scitotenv.2018.11.312", "ISSN" : "1879-1026 (Electronic)", "PMID" : "30677950", "abstract" : "There is an urgent need to develop agricultural methods that balance water supply and demand while at the same time improve resilience to climate variability. A promising instrument to address this need is biochar - a charcoal made from pyrolyzed organic material. However, it is often unclear how, if at all, biochar improves soil water availability, plant water consumption rates and crop yields. To address this question, we synthesized literature-derived observational data and evaluated the effects of biochar on evapotranspiration using a minimal soil water balance model. Results from the model were interpreted in the Budyko framework to assess how climatic conditions mediate the impacts of biochar on water fluxes. Our analysis of literature-derived observational data showed that while biochar addition generally increases the soil water holding capacity, it can have variable impacts on soil water retention relative to control conditions. Our modelling demonstrated that biochar increases long-term evapotranspiration rates, and therefore plant water availability, by increasing soil water retention capacity - especially in water-limited regions. Biochar amendments generally increased crop yields (75% of the compiled studies) and, in several cases (35% of the compiled studies), biochar amendments simultaneously increased crop yield and water use efficiencies. Hence, while biochar amendments are promising, the potential for variable impact highlights the need for targeted research on how biochar affects the soil-plant-water cycle.", "author" : [ { "dropping-particle" : "", "family" : "Fischer", "given" : "Benjamin M C", "non-dropping-particle" : "", "parse-names" : false, "suffix" : "" }, { "dropping-particle" : "", "family" : "Manzoni", "given" : "Stefano", "non-dropping-particle" : "", "parse-names" : false, "suffix" : "" }, { "dropping-particle" : "", "family" : "Morillas", "given" : "Laura", "non-dropping-particle" : "", "parse-names" : false, "suffix" : "" }, { "dropping-particle" : "", "family" : "Garcia", "given" : "Monica", "non-dropping-particle" : "", "parse-names" : false, "suffix" : "" }, { "dropping-particle" : "", "family" : "Johnson", "given" : "Mark S", "non-dropping-particle" : "", "parse-names" : false, "suffix" : "" }, { "dropping-particle" : "", "family" : "Lyon", "given" : "Steve W", "non-dropping-particle" : "", "parse-names" : false, "suffix" : "" } ], "container-title" : "Science of The Total Environment", "id" : "ITEM-1", "issued" : { "date-parts" : [ [ "2019", "3" ] ] }, "language" : "eng", "page" : "853-862", "publisher-place" : "Netherlands", "title" : "Improving agricultural water use efficiency with biochar \u2013 A synthesis of biochar effects on water storage and fluxes across scales.", "translator" : [ { "dropping-particle" : "", "family" : "L3391", "given" : "", "non-dropping-particle" : "", "parse-names" : false, "suffix" : "" } ], "type" : "article-journal", "volume" : "657" }, "uris" : [ "http://www.mendeley.com/documents/?uuid=d5271d79-51b3-4ce0-9837-d06c6ade9a2e" ] }, { "id" : "ITEM-2", "itemData" : { "DOI" : "https://doi.org/10.1016/j.agee.2010.12.005", "ISSN" : "0167-8809", "abstract" : "Biochar addition to agricultural soil has been suggested to mitigate climate change through increased biogenic carbon storage and reduction of greenhouse gas emissions. We measured the fluxes of N2O, CO2, and CH4 after adding 9tha\u22121 biochar on an agricultural soil in Southern Finland in May 2009. We conducted these measurements twice a week for 1.5 months, between sowing and canopy closure, to capture the period of highest N2O emissions, where the potential for mitigation would also be highest. Biochar addition increased CH4 uptake (96% increase in the average cumulative CH4 uptake), but no statistically significant differences were observed in the CO2 and N2O emissions between the biochar amended and control plots. Added biochar increased soil water holding capacity by 11%. Further studies are needed to clarify whether this may help balance fluctuations in water availability to plants in the future climate with more frequent drought periods.", "author" : [ { "dropping-particle" : "", "family" : "Karhu", "given" : "Kristiina", "non-dropping-particle" : "", "parse-names" : false, "suffix" : "" }, { "dropping-particle" : "", "family" : "Mattila", "given" : "Tuomas", "non-dropping-particle" : "", "parse-names" : false, "suffix" : "" }, { "dropping-particle" : "", "family" : "Bergstr\u00f6m", "given" : "Irina", "non-dropping-particle" : "", "parse-names" : false, "suffix" : "" }, { "dropping-particle" : "", "family" : "Regina", "given" : "Kristiina", "non-dropping-particle" : "", "parse-names" : false, "suffix" : "" } ], "container-title" : "Agriculture, Ecosystems &amp; Environment", "id" : "ITEM-2", "issue" : "1", "issued" : { "date-parts" : [ [ "2011" ] ] }, "page" : "309-313", "title" : "Biochar addition to agricultural soil increased CH4 uptake and water holding capacity \u2013 Results from a short-term pilot field study", "translator" : [ { "dropping-particle" : "", "family" : "L6491", "given" : "", "non-dropping-particle" : "", "parse-names" : false, "suffix" : "" } ], "type" : "article-journal", "volume" : "140" }, "uris" : [ "http://www.mendeley.com/documents/?uuid=782a2380-e284-4b9f-863a-8df95a17db7d" ] }, { "id" : "ITEM-3", "itemData" : { "DOI" : "10.1016/j.geoderma.2019.03.044", "ISSN" : "0016-7061", "abstract" : "Biochar application to agricultural soils has been proposed as a way to increase crop production by improving soil chemical and physical properties. Liming potential and improved nutrient exchange on biochar surfaces are the most reported mechanisms. Wherever crops experience drought stress, improvements in soil water holding capacity (WHC) might also be an important mechanism. However, reported effects on soil structure and WHC are mixed. Therefore, we studied the effects of biochar on soil bulk density (BD) and WHC in a laboratory column study using two agricultural soils from Portugal: a sandy and a sandy loam soil. Mixed woody feedstock was pyrolysed at 620 \u00b0C, creating a wettable biochar that was used unsorted as well as sieved into large (2\u20134 mm) and small (0.05\u20131.00 mm) particles, mixed into the soils at 1, 5, 10 and 20% (by volume), and incubated for 10 days at field capacity to allow aggregation. Soil samples were analysed for BD and WHC using soil columns. We found biochar to decrease soil BD and increase maximum WHC, expressed as gravity-drained equilibrium water content, for both soils. The sandy soil was more responsive with significant effects at the lowest application rate (1%), while the sandy loam soil started to show significant effects at 5% biochar. Small biochar particles reduced the BD of sandy soil more, while large biochar particles caused a greater reduction in the BD of the sandy loam soil. The effect of biochar particle size on WHC was less clear, except for small particles at 20% volumetric concentration, which showed a 60% increase in gravimetric WHC. When expressed as total soil water storage (SWS), 20% biochar incorporation to 15 cm depth would increase the total SWS of sandy soil from 0.56 mm (control) to 0.83\u20130.91 (mm), and of the sandy loam soil from 0.56 to 0.79\u20130.96 (mm), depending on biochar particle size. Our results suggest that biochar particle sizes can be used to achieve specific effects in soils, while mechanisms and trade-offs (agro-economic and environmental) need further exploration.", "author" : [ { "dropping-particle" : "", "family" : "Verheijen", "given" : "Frank G A", "non-dropping-particle" : "", "parse-names" : false, "suffix" : "" }, { "dropping-particle" : "", "family" : "Zhuravel", "given" : "Anna", "non-dropping-particle" : "", "parse-names" : false, "suffix" : "" }, { "dropping-particle" : "", "family" : "Silva", "given" : "Fl\u00e1vio C", "non-dropping-particle" : "", "parse-names" : false, "suffix" : "" }, { "dropping-particle" : "", "family" : "Amaro", "given" : "Ant\u00f3nio", "non-dropping-particle" : "", "parse-names" : false, "suffix" : "" }, { "dropping-particle" : "", "family" : "Ben-Hur", "given" : "Meni", "non-dropping-particle" : "", "parse-names" : false, "suffix" : "" }, { "dropping-particle" : "", "family" : "Keizer", "given" : "Jan Jacob", "non-dropping-particle" : "", "parse-names" : false, "suffix" : "" } ], "container-title" : "Geoderma", "id" : "ITEM-3", "issued" : { "date-parts" : [ [ "2019" ] ] }, "page" : "194-202", "title" : "The influence of biochar particle size and concentration on bulk density and maximum water holding capacity of sandy vs sandy loam soil in a column experiment", "translator" : [ { "dropping-particle" : "", "family" : "L2771", "given" : "", "non-dropping-particle" : "", "parse-names" : false, "suffix" : "" } ], "type" : "article-journal", "volume" : "347" }, "uris" : [ "http://www.mendeley.com/documents/?uuid=4bf4e625-259b-4d31-909b-11701e59e769" ] }, { "id" : "ITEM-4", "itemData" : { "DOI" : "10.1007/s11356-015-4885-9", "ISSN" : "1614-7499", "abstract" : "A hydrologically contained field study, to assess biochar (produced from mixed crop straws) influence upon soil hydraulic properties and dissolved organic carbon (DOC) leaching, was conducted on a loamy soil (entisol). The soil, noted for its low plant-available water and low soil organic matter, is the most important arable soil type in the upper reaches of the Yangtze River catchment, China. Pore size distribution characterization (by N2 adsorption, mercury intrusion, and water retention) showed that the biochar had a tri-modal pore size distribution. This included pores with diameters in the range of 0.1--10\u00a0$\u03bc$m that can retain plant-available water. Comparison of soil water retention curves between the control (0) and the biochar plots (16\u00a0t\u00a0ha\u22121 on dry weight basis) demonstrated biochar amendment to increase soil water holding capacity. However, significant increases in DOC concentration of soil pore water in both the plough layer and the undisturbed subsoil layer were observed in the biochar-amended plots. An increased loss of DOC relative to the control was observed upon rainfall events. Measurements of excitation-emission matrix (EEM) fluorescence indicated the DOC increment originated primarily from the organic carbon pool in the soil that became more soluble following biochar incorporation.", "author" : [ { "dropping-particle" : "", "family" : "Liu", "given" : "Chen", "non-dropping-particle" : "", "parse-names" : false, "suffix" : "" }, { "dropping-particle" : "", "family" : "Wang", "given" : "Honglan", "non-dropping-particle" : "", "parse-names" : false, "suffix" : "" }, { "dropping-particle" : "", "family" : "Tang", "given" : "Xiangyu", "non-dropping-particle" : "", "parse-names" : false, "suffix" : "" }, { "dropping-particle" : "", "family" : "Guan", "given" : "Zhuo", "non-dropping-particle" : "", "parse-names" : false, "suffix" : "" }, { "dropping-particle" : "", "family" : "Reid", "given" : "Brian J", "non-dropping-particle" : "", "parse-names" : false, "suffix" : "" }, { "dropping-particle" : "", "family" : "Rajapaksha", "given" : "Anushka Upamali", "non-dropping-particle" : "", "parse-names" : false, "suffix" : "" }, { "dropping-particle" : "", "family" : "Ok", "given" : "Yong Sik", "non-dropping-particle" : "", "parse-names" : false, "suffix" : "" }, { "dropping-particle" : "", "family" : "Sun", "given" : "Hui", "non-dropping-particle" : "", "parse-names" : false, "suffix" : "" } ], "container-title" : "Environmental Science and Pollution Research", "id" : "ITEM-4", "issue" : "2", "issued" : { "date-parts" : [ [ "2016" ] ] }, "page" : "995-1006", "title" : "Biochar increased water holding capacity but accelerated organic carbon leaching from a sloping farmland soil in China", "translator" : [ { "dropping-particle" : "", "family" : "L6485", "given" : "", "non-dropping-particle" : "", "parse-names" : false, "suffix" : "" } ], "type" : "article-journal", "volume" : "23" }, "uris" : [ "http://www.mendeley.com/documents/?uuid=501fdbd3-de94-4af5-b449-7a3746298a48" ] } ], "mendeley" : { "formattedCitation" : "(Karhu et al., 2011; Liu et al., 2016; Fischer et al., 2019a; Verheijen et al., 2019)", "manualFormatting" : "(Fischer et al., 2019)", "plainTextFormattedCitation" : "(Karhu et al., 2011; Liu et al., 2016; Fischer et al., 2019a; Verheijen et al., 2019)", "previouslyFormattedCitation" : "(Karhu et al., 2011; Liu et al., 2016; Fischer et al., 2019a; Verheijen et al., 2019)" }, "properties" : { "noteIndex" : 0 }, "schema" : "https://github.com/citation-style-language/schema/raw/master/csl-citation.json" }</w:delInstrText>
        </w:r>
      </w:del>
      <w:r w:rsidRPr="001E7A27">
        <w:rPr>
          <w:lang w:val="en-GB"/>
        </w:rPr>
        <w:fldChar w:fldCharType="separate"/>
      </w:r>
      <w:r w:rsidR="00025FA2" w:rsidRPr="001E7A27">
        <w:rPr>
          <w:noProof/>
          <w:lang w:val="en-GB"/>
        </w:rPr>
        <w:t>(</w:t>
      </w:r>
      <w:ins w:id="6812" w:author="Robin Matthews" w:date="2021-06-17T19:16:00Z">
        <w:r w:rsidR="00D2435B" w:rsidRPr="001E7A27">
          <w:rPr>
            <w:noProof/>
            <w:lang w:val="en-GB"/>
          </w:rPr>
          <w:t xml:space="preserve">B.M.C. </w:t>
        </w:r>
      </w:ins>
      <w:r w:rsidR="00025FA2" w:rsidRPr="001E7A27">
        <w:rPr>
          <w:noProof/>
          <w:lang w:val="en-GB"/>
        </w:rPr>
        <w:t>Fischer et al., 2019)</w:t>
      </w:r>
      <w:r w:rsidRPr="001E7A27">
        <w:rPr>
          <w:lang w:val="en-GB"/>
        </w:rPr>
        <w:fldChar w:fldCharType="end"/>
      </w:r>
      <w:commentRangeEnd w:id="6808"/>
      <w:commentRangeEnd w:id="6809"/>
      <w:r w:rsidR="00D2435B" w:rsidRPr="001E7A27">
        <w:rPr>
          <w:rStyle w:val="CommentReference"/>
          <w:lang w:val="en-GB"/>
        </w:rPr>
        <w:commentReference w:id="6808"/>
      </w:r>
      <w:r w:rsidR="00025FA2" w:rsidRPr="001E7A27">
        <w:rPr>
          <w:rStyle w:val="CommentReference"/>
          <w:lang w:val="en-GB"/>
        </w:rPr>
        <w:commentReference w:id="6809"/>
      </w:r>
      <w:r w:rsidRPr="001E7A27">
        <w:rPr>
          <w:lang w:val="en-GB"/>
        </w:rPr>
        <w:t xml:space="preserve">. The use of biochar </w:t>
      </w:r>
      <w:r w:rsidRPr="001E7A27">
        <w:rPr>
          <w:rFonts w:cs="Times New Roman"/>
          <w:lang w:val="en-GB"/>
        </w:rPr>
        <w:t>reduces nutrient losses (</w:t>
      </w:r>
      <w:r w:rsidRPr="001E7A27">
        <w:rPr>
          <w:i/>
          <w:iCs/>
          <w:lang w:val="en-GB"/>
        </w:rPr>
        <w:t>low confidence</w:t>
      </w:r>
      <w:r w:rsidRPr="001E7A27">
        <w:rPr>
          <w:rFonts w:cs="Times New Roman"/>
          <w:lang w:val="en-GB"/>
        </w:rPr>
        <w:t xml:space="preserve">) </w:t>
      </w:r>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"10.1038/ncomms1053", "ISSN" : "2041-1723", "abstract" : "Production of biochar (the carbon (C)-rich solid formed by pyrolysis of biomass) and its storage in soils have been suggested as a means of abating climate change by sequestering carbon, while simultaneously providing energy and increasing crop yields. Substantial uncertainties exist, however, regarding the impact, capacity and sustainability of biochar at the global level. In this paper we estimate the maximum sustainable technical potential of biochar to mitigate climate change. Annual net emissions of carbon dioxide (CO2), methane and nitrous oxide could be reduced by a maximum of 1.8 Pg CO2-C equivalent (CO2-Ce) per year (12% of current anthropogenic CO2-Ce emissions; 1 Pg=1 Gt), and total net emissions over the course of a century by 130 Pg CO2-Ce, without endangering food security, habitat or soil conservation. Biochar has a larger climate-change mitigation potential than combustion of the same sustainably procured biomass for bioenergy, except when fertile soils are amended while coal is the fuel being offset. View full text", "author" : [ { "dropping-particle" : "", "family" : "Woolf", "given" : "Dominic", "non-dropping-particle" : "", "parse-names" : false, "suffix" : "" }, { "dropping-particle" : "", "family" : "Amonette", "given" : "James E.", "non-dropping-particle" : "", "parse-names" : false, "suffix" : "" }, { "dropping-particle" : "", "family" : "Street-Perrott", "given" : "F. Alayne", "non-dropping-particle" : "", "parse-names" : false, "suffix" : "" }, { "dropping-particle" : "", "family" : "Lehmann", "given" : "Johannes", "non-dropping-particle" : "", "parse-names" : false, "suffix" : "" }, { "dropping-particle" : "", "family" : "Joseph", "given" : "Stephen", "non-dropping-particle" : "", "parse-names" : false, "suffix" : "" } ], "container-title" : "Nature Communications", "id" : "ITEM-1", "issue" : "1", "issued" : { "date-parts" : [ [ "2010", "12", "10" ] ] }, "language" : "en", "page" : "56", "title" : "Sustainable biochar to mitigate global climate change", "translator" : [ { "dropping-particle" : "", "family" : "L7208", "given" : "", "non-dropping-particle" : "", "parse-names" : false, "suffix" : "" } ], "type" : "article-journal", "volume" : "1" }, "uris" : [ "http://www.mendeley.com/documents/?uuid=f73ef4f1-44dc-4de2-9d17-856ef433a9ee" ] } ], "mendeley" : { "formattedCitation" : "(Woolf et al., 2010)", "manualFormatting" : "(Woolf et al., 2010)", "plainTextFormattedCitation" : "(Woolf et al., 2010)", "previouslyFormattedCitation" : "(Woolf et al., 2010)" }, "properties" : { "noteIndex" : 0 }, "schema" : "https://github.com/citation-style-language/schema/raw/master/csl-citation.json" }</w:instrText>
      </w:r>
      <w:r w:rsidRPr="001E7A27">
        <w:rPr>
          <w:rFonts w:cs="Times New Roman"/>
          <w:color w:val="000000" w:themeColor="text1"/>
          <w:lang w:val="en-GB"/>
        </w:rPr>
        <w:fldChar w:fldCharType="separate"/>
      </w:r>
      <w:r w:rsidR="00025FA2" w:rsidRPr="001E7A27">
        <w:rPr>
          <w:rFonts w:cs="Times New Roman"/>
          <w:noProof/>
          <w:color w:val="000000" w:themeColor="text1"/>
          <w:lang w:val="en-GB"/>
        </w:rPr>
        <w:t>(Woolf et al., 2010)</w:t>
      </w:r>
      <w:r w:rsidRPr="001E7A27">
        <w:rPr>
          <w:rFonts w:cs="Times New Roman"/>
          <w:color w:val="000000" w:themeColor="text1"/>
          <w:lang w:val="en-GB"/>
        </w:rPr>
        <w:fldChar w:fldCharType="end"/>
      </w:r>
      <w:r w:rsidRPr="001E7A27">
        <w:rPr>
          <w:rFonts w:cs="Times New Roman"/>
          <w:color w:val="000000" w:themeColor="text1"/>
          <w:lang w:val="en-GB"/>
        </w:rPr>
        <w:t>, enhances fertili</w:t>
      </w:r>
      <w:ins w:id="6813" w:author="Soapbox" w:date="2021-07-16T10:15:00Z">
        <w:r w:rsidR="00953844" w:rsidRPr="001E7A27">
          <w:rPr>
            <w:rFonts w:cs="Times New Roman"/>
            <w:color w:val="000000" w:themeColor="text1"/>
            <w:lang w:val="en-GB"/>
          </w:rPr>
          <w:t>z</w:t>
        </w:r>
      </w:ins>
      <w:del w:id="6814" w:author="Soapbox" w:date="2021-07-16T10:15:00Z">
        <w:r w:rsidRPr="001E7A27" w:rsidDel="00953844">
          <w:rPr>
            <w:rFonts w:cs="Times New Roman"/>
            <w:color w:val="000000" w:themeColor="text1"/>
            <w:lang w:val="en-GB"/>
          </w:rPr>
          <w:delText>s</w:delText>
        </w:r>
      </w:del>
      <w:r w:rsidRPr="001E7A27">
        <w:rPr>
          <w:rFonts w:cs="Times New Roman"/>
          <w:color w:val="000000" w:themeColor="text1"/>
          <w:lang w:val="en-GB"/>
        </w:rPr>
        <w:t>er nitrogen use efficiency and improves the bioavailability of phosphorus</w:t>
      </w:r>
      <w:ins w:id="6815" w:author="Ian Blenkinsop" w:date="2021-07-28T15:45:00Z">
        <w:r w:rsidR="00BE16ED" w:rsidRPr="001E7A27">
          <w:rPr>
            <w:rFonts w:cs="Times New Roman"/>
            <w:color w:val="000000" w:themeColor="text1"/>
            <w:lang w:val="en-GB"/>
          </w:rPr>
          <w:t xml:space="preserve"> </w:t>
        </w:r>
      </w:ins>
      <w:ins w:id="6816" w:author="Ian Blenkinsop" w:date="2021-07-28T15:46:00Z">
        <w:r w:rsidR="00BE16ED" w:rsidRPr="001E7A27">
          <w:rPr>
            <w:rFonts w:cs="Times New Roman"/>
            <w:color w:val="000000" w:themeColor="text1"/>
            <w:lang w:val="en-GB"/>
          </w:rPr>
          <w:t>(</w:t>
        </w:r>
      </w:ins>
      <w:ins w:id="6817" w:author="Ian Blenkinsop" w:date="2021-07-28T15:45:00Z">
        <w:r w:rsidR="00BE16ED" w:rsidRPr="001E7A27">
          <w:rPr>
            <w:rFonts w:cs="Times New Roman"/>
            <w:color w:val="000000" w:themeColor="text1"/>
            <w:lang w:val="en-GB"/>
          </w:rPr>
          <w:t>Figure 5.36</w:t>
        </w:r>
      </w:ins>
      <w:ins w:id="6818" w:author="Ian Blenkinsop" w:date="2021-07-28T15:46:00Z">
        <w:r w:rsidR="00BE16ED" w:rsidRPr="001E7A27">
          <w:rPr>
            <w:rFonts w:cs="Times New Roman"/>
            <w:color w:val="000000" w:themeColor="text1"/>
            <w:lang w:val="en-GB"/>
          </w:rPr>
          <w:t>;</w:t>
        </w:r>
      </w:ins>
      <w:r w:rsidRPr="001E7A27">
        <w:rPr>
          <w:rFonts w:cs="Times New Roman"/>
          <w:color w:val="000000" w:themeColor="text1"/>
          <w:lang w:val="en-GB"/>
        </w:rPr>
        <w:t xml:space="preserve"> </w:t>
      </w:r>
      <w:commentRangeStart w:id="6819"/>
      <w:r w:rsidRPr="001E7A27">
        <w:rPr>
          <w:rFonts w:cs="Times New Roman"/>
          <w:color w:val="000000" w:themeColor="text1"/>
          <w:lang w:val="en-GB"/>
        </w:rPr>
        <w:fldChar w:fldCharType="begin" w:fldLock="1"/>
      </w:r>
      <w:ins w:id="6820" w:author="Robin Matthews" w:date="2021-06-17T19:14:00Z">
        <w:r w:rsidR="00D2435B" w:rsidRPr="001E7A27">
          <w:rPr>
            <w:rFonts w:cs="Times New Roman"/>
            <w:color w:val="000000" w:themeColor="text1"/>
            <w:lang w:val="en-GB"/>
          </w:rPr>
          <w:instrText>ADDIN CSL_CITATION { "citationItems" : [ { "id" : "ITEM-1", "itemData" : { "DOI" : "10.3390/agronomy3020275", "ISSN" : "2073-4395", "abstract" : "Interest in biochar stems from its potential agronomic benefits and carbon sequestration ability. Biochar application alters soil nitrogen (N) dynamics. This review establishes emerging trends and gaps in biochar-N research. Biochar adsorption of NO3\u2212, up to 0.6 mg g\u22121 biochar, occurs at pyrolysis temperatures &amp;gt;600 \u00b0C with amounts adsorbed dependent on feedstock and NO3\u2212 concentration. Biochar NH4+ adsorption depends on feedstock, but no pyrolysis temperature trend is apparent. Long-term practical effectiveness of inorganic-N adsorption, as a NO3\u2212 leaching mitigation option, requires further study. Biochar adsorption of ammonia (NH3) decreases NH3 and NO3\u2212 losses during composting and after manure applications, and offers a mechanism for developing slow release fertilisers. Reductions in NH3 loss vary with N source and biochar characteristics. Manure derived biochars have a role as N fertilizers. Increasing pyrolysis temperatures, during biochar manufacture from manures and biosolids, results in biochars with decreasing hydrolysable organic N and increasing aromatic and heterocyclic structures. The short- and long-term implications of biochar on N immobilisation and mineralization are specific to individual soil-biochar combinations and further systematic studies are required to predict agronomic and N cycling responses. Most nitrous oxide (N2O) studies measuring nitrous oxide (N2O) were short-term in nature and found emission reductions, but long-term studies are lacking, as is mechanistic understanding of reductions. Stable N isotopes have a role in elucidating biochar-N-soil dynamics. There remains a dearth of information regarding effects of biochar and soil biota on N cycling. Biochar has potential within agroecosystems to be an N input, and a mitigation agent for environmentally detrimental N losses. Future research needs to systematically understand biochar-N interactions over the long term.", "author" : [ { "dropping-particle" : "", "family" : "Clough", "given" : "Tim", "non-dropping-particle" : "", "parse-names" : false, "suffix" : "" }, { "dropping-particle" : "", "family" : "Condron", "given" : "Leo", "non-dropping-particle" : "", "parse-names" : false, "suffix" : "" }, { "dropping-particle" : "", "family" : "Kammann", "given" : "Claudia", "non-dropping-particle" : "", "parse-names" : false, "suffix" : "" }, { "dropping-particle" : "", "family" : "M\u00fcller", "given" : "Christoph", "non-dropping-particle" : "", "parse-names" : false, "suffix" : "" } ], "container-title" : "Agronomy", "id" : "ITEM-1", "issue" : "2", "issued" : { "date-parts" : [ [ "2013", "4", "16" ] ] }, "page" : "275-293", "title" : "A review of biochar and soil nitrogen dynamics", "translator" : [ { "dropping-particle" : "", "family" : "L3943", "given" : "", "non-dropping-particle" : "", "parse-names" : false, "suffix" : "" } ], "type" : "article-journal", "volume" : "3" }, "uris" : [ "http://www.mendeley.com/documents/?uuid=f802dfe9-c61f-45de-8d07-20a2bf41e4e2" ] }, { "id" : "ITEM-2", "itemData" : { "DOI" : "10.4067/S0718-95162017005000037", "ISSN" : "0718-9516", "author" : [ { "dropping-particle" : "", "family" : "Liu", "given" : "Zunqi", "non-dropping-particle" : "", "parse-names" : false, "suffix" : "" }, { "dropping-particle" : "", "family" : "He", "given" : "Tianyi", "non-dropping-particle" : "", "parse-names" : false, "suffix" : "" }, { "dropping-particle" : "", "family" : "Cao", "given" : "Ting", "non-dropping-particle" : "", "parse-names" : false, "suffix" : "" }, { "dropping-particle" : "", "family" : "Yang", "given" : "Tiexing", "non-dropping-particle" : "", "parse-names" : false, "suffix" : "" }, { "dropping-particle" : "", "family" : "Meng", "given" : "Jun", "non-dropping-particle" : "", "parse-names" : false, "suffix" : "" }, { "dropping-particle" : "", "family" : "Chen", "given" : "Wenfu", "non-dropping-particle" : "", "parse-names" : false, "suffix" : "" } ], "container-title" : "Journal of soil science and plant nutrition", "id" : "ITEM-2", "issue" : "2", "issued" : { "date-parts" : [ [ "2017" ] ] }, "page" : "515-528", "publisher" : "scielocl", "title" : "Effects of biochar application on nitrogen leaching, ammonia volatilization and nitrogen use efficiency in two distinct soils", "translator" : [ { "dropping-particle" : "", "family" : "L3938", "given" : "", "non-dropping-particle" : "", "parse-names" : false, "suffix" : "" } ], "type" : "article-journal", "volume" : "17" }, "uris" : [ "http://www.mendeley.com/documents/?uuid=4f09251f-889f-4252-9803-7ea82f8a579e" ] }, { "id" : "ITEM-3", "itemData" : { "DOI" : "10.4067/S0718-95162016005000022", "ISSN" : "0718-9516", "author" : [ { "dropping-particle" : "", "family" : "Shen", "given" : "Q", "non-dropping-particle" : "", "parse-names" : false, "suffix" : "" }, { "dropping-particle" : "", "family" : "Hedley", "given" : "M", "non-dropping-particle" : "", "parse-names" : false, "suffix" : "" }, { "dropping-particle" : "", "family" : "Camps Arbestain", "given" : "M", "non-dropping-particle" : "", "parse-names" : false, "suffix" : "" }, { "dropping-particle" : "", "family" : "Kirschbaum", "given" : "M.U.F", "non-dropping-particle" : "", "parse-names" : false, "suffix" : "" } ], "container-title" : "Journal of soil science and plant nutrition", "id" : "ITEM-3", "issue" : "ahead", "issued" : { "date-parts" : [ [ "2016" ] ] }, "page" : "0-0", "publisher" : "scielocl", "title" : "Can biochar increase the bioavailability of phosphorus?", "translator" : [ { "dropping-particle" : "", "family" : "L117", "given" : "", "non-dropping-particle" : "", "parse-names" : false, "suffix" : "" } ], "type" : "article-journal", "volume" : "16" }, "uris" : [ "http://www.mendeley.com/documents/?uuid=e66f057d-e6c4-4a8f-a160-860d32f2b24c" ] } ], "mendeley" : { "formattedCitation" : "(Clough et al., 2013; Shen et al., 2016; Liu et al., 2017b)", "manualFormatting" : "(Clough et al., 2013; Shen et al., 2016; Z. Liu et al., 2017", "plainTextFormattedCitation" : "(Clough et al., 2013; Shen et al., 2016; Liu et al., 2017b)", "previouslyFormattedCitation" : "(Clough et al., 2013; Shen et al., 2016; Liu et al., 2017b)" }, "properties" : { "noteIndex" : 0 }, "schema" : "https://github.com/citation-style-language/schema/raw/master/csl-citation.json" }</w:instrText>
        </w:r>
      </w:ins>
      <w:del w:id="6821" w:author="Robin Matthews" w:date="2021-06-17T19:14:00Z">
        <w:r w:rsidR="00747167" w:rsidRPr="001E7A27" w:rsidDel="00D2435B">
          <w:rPr>
            <w:rFonts w:cs="Times New Roman"/>
            <w:color w:val="000000" w:themeColor="text1"/>
            <w:lang w:val="en-GB"/>
          </w:rPr>
          <w:delInstrText>ADDIN CSL_CITATION { "citationItems" : [ { "id" : "ITEM-1", "itemData" : { "DOI" : "10.3390/agronomy3020275", "ISSN" : "2073-4395", "abstract" : "Interest in biochar stems from its potential agronomic benefits and carbon sequestration ability. Biochar application alters soil nitrogen (N) dynamics. This review establishes emerging trends and gaps in biochar-N research. Biochar adsorption of NO3\u2212, up to 0.6 mg g\u22121 biochar, occurs at pyrolysis temperatures &amp;gt;600 \u00b0C with amounts adsorbed dependent on feedstock and NO3\u2212 concentration. Biochar NH4+ adsorption depends on feedstock, but no pyrolysis temperature trend is apparent. Long-term practical effectiveness of inorganic-N adsorption, as a NO3\u2212 leaching mitigation option, requires further study. Biochar adsorption of ammonia (NH3) decreases NH3 and NO3\u2212 losses during composting and after manure applications, and offers a mechanism for developing slow release fertilisers. Reductions in NH3 loss vary with N source and biochar characteristics. Manure derived biochars have a role as N fertilizers. Increasing pyrolysis temperatures, during biochar manufacture from manures and biosolids, results in biochars with decreasing hydrolysable organic N and increasing aromatic and heterocyclic structures. The short- and long-term implications of biochar on N immobilisation and mineralization are specific to individual soil-biochar combinations and further systematic studies are required to predict agronomic and N cycling responses. Most nitrous oxide (N2O) studies measuring nitrous oxide (N2O) were short-term in nature and found emission reductions, but long-term studies are lacking, as is mechanistic understanding of reductions. Stable N isotopes have a role in elucidating biochar-N-soil dynamics. There remains a dearth of information regarding effects of biochar and soil biota on N cycling. Biochar has potential within agroecosystems to be an N input, and a mitigation agent for environmentally detrimental N losses. Future research needs to systematically understand biochar-N interactions over the long term.", "author" : [ { "dropping-particle" : "", "family" : "Clough", "given" : "Tim", "non-dropping-particle" : "", "parse-names" : false, "suffix" : "" }, { "dropping-particle" : "", "family" : "Condron", "given" : "Leo", "non-dropping-particle" : "", "parse-names" : false, "suffix" : "" }, { "dropping-particle" : "", "family" : "Kammann", "given" : "Claudia", "non-dropping-particle" : "", "parse-names" : false, "suffix" : "" }, { "dropping-particle" : "", "family" : "M\u00fcller", "given" : "Christoph", "non-dropping-particle" : "", "parse-names" : false, "suffix" : "" } ], "container-title" : "Agronomy", "id" : "ITEM-1", "issue" : "2", "issued" : { "date-parts" : [ [ "2013", "4", "16" ] ] }, "page" : "275-293", "title" : "A review of biochar and soil nitrogen dynamics", "translator" : [ { "dropping-particle" : "", "family" : "L3943", "given" : "", "non-dropping-particle" : "", "parse-names" : false, "suffix" : "" } ], "type" : "article-journal", "volume" : "3" }, "uris" : [ "http://www.mendeley.com/documents/?uuid=f802dfe9-c61f-45de-8d07-20a2bf41e4e2" ] }, { "id" : "ITEM-2", "itemData" : { "DOI" : "10.4067/S0718-95162017005000037", "ISSN" : "0718-9516", "author" : [ { "dropping-particle" : "", "family" : "Liu", "given" : "Zunqi", "non-dropping-particle" : "", "parse-names" : false, "suffix" : "" }, { "dropping-particle" : "", "family" : "He", "given" : "Tianyi", "non-dropping-particle" : "", "parse-names" : false, "suffix" : "" }, { "dropping-particle" : "", "family" : "Cao", "given" : "Ting", "non-dropping-particle" : "", "parse-names" : false, "suffix" : "" }, { "dropping-particle" : "", "family" : "Yang", "given" : "Tiexing", "non-dropping-particle" : "", "parse-names" : false, "suffix" : "" }, { "dropping-particle" : "", "family" : "Meng", "given" : "Jun", "non-dropping-particle" : "", "parse-names" : false, "suffix" : "" }, { "dropping-particle" : "", "family" : "Chen", "given" : "Wenfu", "non-dropping-particle" : "", "parse-names" : false, "suffix" : "" } ], "container-title" : "Journal of soil science and plant nutrition", "id" : "ITEM-2", "issue" : "2", "issued" : { "date-parts" : [ [ "2017" ] ] }, "page" : "515-528", "publisher" : "scielocl", "title" : "Effects of biochar application on nitrogen leaching, ammonia volatilization and nitrogen use efficiency in two distinct soils", "translator" : [ { "dropping-particle" : "", "family" : "L3938", "given" : "", "non-dropping-particle" : "", "parse-names" : false, "suffix" : "" } ], "type" : "article-journal", "volume" : "17" }, "uris" : [ "http://www.mendeley.com/documents/?uuid=4f09251f-889f-4252-9803-7ea82f8a579e" ] }, { "id" : "ITEM-3", "itemData" : { "DOI" : "10.4067/S0718-95162016005000022", "ISSN" : "0718-9516", "author" : [ { "dropping-particle" : "", "family" : "Shen", "given" : "Q", "non-dropping-particle" : "", "parse-names" : false, "suffix" : "" }, { "dropping-particle" : "", "family" : "Hedley", "given" : "M", "non-dropping-particle" : "", "parse-names" : false, "suffix" : "" }, { "dropping-particle" : "", "family" : "Camps Arbestain", "given" : "M", "non-dropping-particle" : "", "parse-names" : false, "suffix" : "" }, { "dropping-particle" : "", "family" : "Kirschbaum", "given" : "M.U.F", "non-dropping-particle" : "", "parse-names" : false, "suffix" : "" } ], "container-title" : "Journal of soil science and plant nutrition", "id" : "ITEM-3", "issue" : "ahead", "issued" : { "date-parts" : [ [ "2016" ] ] }, "page" : "0-0", "publisher" : "scielocl", "title" : "Can biochar increase the bioavailability of phosphorus?", "translator" : [ { "dropping-particle" : "", "family" : "L117", "given" : "", "non-dropping-particle" : "", "parse-names" : false, "suffix" : "" } ], "type" : "article-journal", "volume" : "16" }, "uris" : [ "http://www.mendeley.com/documents/?uuid=e66f057d-e6c4-4a8f-a160-860d32f2b24c" ] } ], "mendeley" : { "formattedCitation" : "(Clough et al., 2013; Shen et al., 2016; Liu et al., 2017b)", "manualFormatting" : "(Clough et al., 2013; Shen et al., 2016; Liu et al., 2017b;", "plainTextFormattedCitation" : "(Clough et al., 2013; Shen et al., 2016; Liu et al., 2017b)", "previouslyFormattedCitation" : "(Clough et al., 2013; Shen et al., 2016; Liu et al., 2017b)" }, "properties" : { "noteIndex" : 0 }, "schema" : "https://github.com/citation-style-language/schema/raw/master/csl-citation.json" }</w:delInstrText>
        </w:r>
      </w:del>
      <w:r w:rsidRPr="001E7A27">
        <w:rPr>
          <w:rFonts w:cs="Times New Roman"/>
          <w:color w:val="000000" w:themeColor="text1"/>
          <w:lang w:val="en-GB"/>
        </w:rPr>
        <w:fldChar w:fldCharType="separate"/>
      </w:r>
      <w:del w:id="6822" w:author="Ian Blenkinsop" w:date="2021-07-28T15:46:00Z">
        <w:r w:rsidR="00025FA2" w:rsidRPr="001E7A27" w:rsidDel="00BE16ED">
          <w:rPr>
            <w:rFonts w:cs="Times New Roman"/>
            <w:noProof/>
            <w:color w:val="000000" w:themeColor="text1"/>
            <w:lang w:val="en-GB"/>
          </w:rPr>
          <w:delText>(</w:delText>
        </w:r>
      </w:del>
      <w:r w:rsidR="00025FA2" w:rsidRPr="001E7A27">
        <w:rPr>
          <w:rFonts w:cs="Times New Roman"/>
          <w:noProof/>
          <w:color w:val="000000" w:themeColor="text1"/>
          <w:lang w:val="en-GB"/>
        </w:rPr>
        <w:t xml:space="preserve">Clough et al., 2013; Shen et al., 2016; </w:t>
      </w:r>
      <w:ins w:id="6823" w:author="Robin Matthews" w:date="2021-06-17T19:14:00Z">
        <w:r w:rsidR="00D2435B" w:rsidRPr="001E7A27">
          <w:rPr>
            <w:rFonts w:cs="Times New Roman"/>
            <w:noProof/>
            <w:color w:val="000000" w:themeColor="text1"/>
            <w:lang w:val="en-GB"/>
          </w:rPr>
          <w:t xml:space="preserve">Z. </w:t>
        </w:r>
      </w:ins>
      <w:r w:rsidR="00025FA2" w:rsidRPr="001E7A27">
        <w:rPr>
          <w:rFonts w:cs="Times New Roman"/>
          <w:noProof/>
          <w:color w:val="000000" w:themeColor="text1"/>
          <w:lang w:val="en-GB"/>
        </w:rPr>
        <w:t>Liu et al., 2017</w:t>
      </w:r>
      <w:del w:id="6824" w:author="Robin Matthews" w:date="2021-06-17T19:14:00Z">
        <w:r w:rsidR="00025FA2" w:rsidRPr="001E7A27" w:rsidDel="00D2435B">
          <w:rPr>
            <w:rFonts w:cs="Times New Roman"/>
            <w:noProof/>
            <w:color w:val="000000" w:themeColor="text1"/>
            <w:lang w:val="en-GB"/>
          </w:rPr>
          <w:delText>b;</w:delText>
        </w:r>
      </w:del>
      <w:r w:rsidRPr="001E7A27">
        <w:rPr>
          <w:rFonts w:cs="Times New Roman"/>
          <w:color w:val="000000" w:themeColor="text1"/>
          <w:lang w:val="en-GB"/>
        </w:rPr>
        <w:fldChar w:fldCharType="end"/>
      </w:r>
      <w:commentRangeEnd w:id="6819"/>
      <w:ins w:id="6825" w:author="Robin Matthews" w:date="2021-06-17T19:14:00Z">
        <w:del w:id="6826" w:author="Ian Blenkinsop" w:date="2021-07-28T15:45:00Z">
          <w:r w:rsidR="00D2435B" w:rsidRPr="001E7A27" w:rsidDel="00BE16ED">
            <w:rPr>
              <w:rFonts w:cs="Times New Roman"/>
              <w:color w:val="000000" w:themeColor="text1"/>
              <w:lang w:val="en-GB"/>
            </w:rPr>
            <w:delText>;</w:delText>
          </w:r>
        </w:del>
      </w:ins>
      <w:r w:rsidR="00025FA2" w:rsidRPr="001E7A27">
        <w:rPr>
          <w:rStyle w:val="CommentReference"/>
          <w:lang w:val="en-GB"/>
        </w:rPr>
        <w:commentReference w:id="6819"/>
      </w:r>
      <w:del w:id="6827" w:author="Ian Blenkinsop" w:date="2021-07-28T15:45:00Z">
        <w:r w:rsidRPr="001E7A27" w:rsidDel="00BE16ED">
          <w:rPr>
            <w:rFonts w:cs="Times New Roman"/>
            <w:color w:val="000000" w:themeColor="text1"/>
            <w:lang w:val="en-GB"/>
          </w:rPr>
          <w:delText xml:space="preserve"> Figure 5.3</w:delText>
        </w:r>
        <w:r w:rsidR="00BB1D34" w:rsidRPr="001E7A27" w:rsidDel="00BE16ED">
          <w:rPr>
            <w:rFonts w:cs="Times New Roman"/>
            <w:color w:val="000000" w:themeColor="text1"/>
            <w:lang w:val="en-GB"/>
          </w:rPr>
          <w:delText>6</w:delText>
        </w:r>
      </w:del>
      <w:r w:rsidRPr="001E7A27">
        <w:rPr>
          <w:rFonts w:cs="Times New Roman"/>
          <w:color w:val="000000" w:themeColor="text1"/>
          <w:lang w:val="en-GB"/>
        </w:rPr>
        <w:t>). Biochar addition</w:t>
      </w:r>
      <w:r w:rsidR="00D412F7" w:rsidRPr="001E7A27">
        <w:rPr>
          <w:rFonts w:cs="Times New Roman"/>
          <w:color w:val="000000" w:themeColor="text1"/>
          <w:lang w:val="en-GB"/>
        </w:rPr>
        <w:t xml:space="preserve"> may</w:t>
      </w:r>
      <w:r w:rsidRPr="001E7A27">
        <w:rPr>
          <w:rFonts w:cs="Times New Roman"/>
          <w:color w:val="000000" w:themeColor="text1"/>
          <w:lang w:val="en-GB"/>
        </w:rPr>
        <w:t xml:space="preserve"> decrease</w:t>
      </w:r>
      <w:ins w:id="6828" w:author="Soapbox" w:date="2021-07-22T13:17:00Z">
        <w:r w:rsidR="00F76201" w:rsidRPr="001E7A27">
          <w:rPr>
            <w:rFonts w:cs="Times New Roman"/>
            <w:color w:val="000000" w:themeColor="text1"/>
            <w:lang w:val="en-GB"/>
          </w:rPr>
          <w:t xml:space="preserve"> methane </w:t>
        </w:r>
      </w:ins>
      <w:del w:id="6829" w:author="Soapbox" w:date="2021-07-26T06:38:00Z">
        <w:r w:rsidRPr="001E7A27" w:rsidDel="00117CDA">
          <w:rPr>
            <w:rFonts w:cs="Times New Roman"/>
            <w:color w:val="000000" w:themeColor="text1"/>
            <w:lang w:val="en-GB"/>
          </w:rPr>
          <w:delText xml:space="preserve"> </w:delText>
        </w:r>
      </w:del>
      <w:ins w:id="6830" w:author="Soapbox" w:date="2021-07-22T13:17:00Z">
        <w:r w:rsidR="00F76201" w:rsidRPr="001E7A27">
          <w:rPr>
            <w:rFonts w:cs="Times New Roman"/>
            <w:color w:val="000000" w:themeColor="text1"/>
            <w:lang w:val="en-GB"/>
          </w:rPr>
          <w:t>(</w:t>
        </w:r>
      </w:ins>
      <w:r w:rsidRPr="001E7A27">
        <w:rPr>
          <w:rFonts w:cs="Times New Roman"/>
          <w:color w:val="000000" w:themeColor="text1"/>
          <w:lang w:val="en-GB"/>
        </w:rPr>
        <w:t>CH</w:t>
      </w:r>
      <w:r w:rsidRPr="001E7A27">
        <w:rPr>
          <w:rFonts w:cs="Times New Roman"/>
          <w:color w:val="000000" w:themeColor="text1"/>
          <w:vertAlign w:val="subscript"/>
          <w:lang w:val="en-GB"/>
        </w:rPr>
        <w:t>4</w:t>
      </w:r>
      <w:ins w:id="6831" w:author="Soapbox" w:date="2021-07-22T13:17:00Z">
        <w:r w:rsidR="00F76201" w:rsidRPr="001E7A27">
          <w:rPr>
            <w:rFonts w:cs="Times New Roman"/>
            <w:color w:val="000000" w:themeColor="text1"/>
            <w:lang w:val="en-GB"/>
          </w:rPr>
          <w:t>)</w:t>
        </w:r>
      </w:ins>
      <w:r w:rsidRPr="001E7A27">
        <w:rPr>
          <w:rFonts w:cs="Times New Roman"/>
          <w:color w:val="000000" w:themeColor="text1"/>
          <w:lang w:val="en-GB"/>
        </w:rPr>
        <w:t xml:space="preserve"> emissions in inundated and acid soils such as rice fields (</w:t>
      </w:r>
      <w:r w:rsidR="00D412F7" w:rsidRPr="001E7A27">
        <w:rPr>
          <w:rFonts w:cs="Times New Roman"/>
          <w:i/>
          <w:iCs/>
          <w:color w:val="000000" w:themeColor="text1"/>
          <w:lang w:val="en-GB"/>
        </w:rPr>
        <w:t>low</w:t>
      </w:r>
      <w:r w:rsidRPr="001E7A27">
        <w:rPr>
          <w:rFonts w:cs="Times New Roman"/>
          <w:i/>
          <w:iCs/>
          <w:color w:val="000000" w:themeColor="text1"/>
          <w:lang w:val="en-GB"/>
        </w:rPr>
        <w:t xml:space="preserve"> confidence</w:t>
      </w:r>
      <w:r w:rsidRPr="001E7A27">
        <w:rPr>
          <w:rFonts w:cs="Times New Roman"/>
          <w:color w:val="000000" w:themeColor="text1"/>
          <w:lang w:val="en-GB"/>
        </w:rPr>
        <w:t xml:space="preserve">) </w:t>
      </w:r>
      <w:bookmarkStart w:id="6832" w:name="_Hlk74849723"/>
      <w:commentRangeStart w:id="6833"/>
      <w:r w:rsidRPr="001E7A27">
        <w:rPr>
          <w:rFonts w:cs="Times New Roman"/>
          <w:color w:val="000000" w:themeColor="text1"/>
          <w:lang w:val="en-GB"/>
        </w:rPr>
        <w:fldChar w:fldCharType="begin" w:fldLock="1"/>
      </w:r>
      <w:ins w:id="6834" w:author="Robin Matthews" w:date="2021-06-17T19:15:00Z">
        <w:r w:rsidR="00D2435B" w:rsidRPr="001E7A27">
          <w:rPr>
            <w:rFonts w:cs="Times New Roman"/>
            <w:color w:val="000000" w:themeColor="text1"/>
            <w:lang w:val="en-GB"/>
          </w:rPr>
          <w:instrText>ADDIN CSL_CITATION { "citationItems" : [ { "id" : "ITEM-1", "itemData" : { "DOI" : "10.1016/j.soilbio.2016.07.021", "ISSN" : "00380717", "author" : [ { "dropping-particle" : "", "family" : "Jeffery", "given" : "Simon", "non-dropping-particle" : "", "parse-names" : false, "suffix" : "" }, { "dropping-particle" : "", "family" : "Verheijen", "given" : "Frank G.A.", "non-dropping-particle" : "", "parse-names" : false, "suffix" : "" }, { "dropping-particle" : "", "family" : "Kammann", "given" : "Claudia", "non-dropping-particle" : "", "parse-names" : false, "suffix" : "" }, { "dropping-particle" : "", "family" : "Abalos", "given" : "Diego", "non-dropping-particle" : "", "parse-names" : false, "suffix" : "" } ], "container-title" : "Soil Biology and Biochemistry", "id" : "ITEM-1", "issued" : { "date-parts" : [ [ "2016", "10" ] ] }, "page" : "251-258", "title" : "Biochar effects on methane emissions from soils: A meta-analysis", "translator" : [ { "dropping-particle" : "", "family" : "L3945", "given" : "", "non-dropping-particle" : "", "parse-names" : false, "suffix" : "" } ], "type" : "article-journal", "volume" : "101" }, "uris" : [ "http://www.mendeley.com/documents/?uuid=8cf7e575-7895-4f4b-8c45-b9e5abd0d4bb" ] }, { "id" : "ITEM-2", "itemData" : { "DOI" : "10.1016/j.atmosenv.2018.12.003", "ISSN" : "1352-2310", "abstract" : "Biochar application is proposed having a potential of inhibiting greenhouse gases emissions from paddy fields, which is considered to be a main source of atmospheric greenhouse gases. However, the impacts of biochar on greenhouse gases from paddy field have not been investigated under controlled irrigation (CI). Field experiments were conducted during 2016\u20132017 to determine the effect of biochar application combined with controlled irrigation on rice yield and methane (CH4) and nitrous oxide (N2O) emission from paddy fields in the Taihu Lake Region of China. Four treatments (0 t ha\u22121 biochar +CI, 20 t ha\u22121 biochar +CI, 40 t ha\u22121 biochar +CI, and 40 t ha\u22121 biochar + flooding irrigation (FI), named CA, CB, CC and FC, respectively) were designed in this study. The results showed that the effect of biochar application on greenhouse gases emissions from paddy fields under controlled irrigation had significant interannual differences. In the first season, CC decreased the global warming potential(GWP) of CH4 and N2O emission, and the CB increased the GWP of CH4 and N2O emission compared to CA, but these differences were not significant. For the second season, CB and CC decreased the GWP of CH4 and N2O emission by 35.7% and 21.5% significantly compared to CA due to the significant mitigation of CH4 and N2O emission. Biochar application significantly increased CH4 emission and decreased N2O emission from paddy fields under flooding irrigation compared to controlled irrigation (CC), which led to the FC's GWP was 1.70 and 5.47 times higher than CC's in the first and second season. In addition, biochar application increased soil organic carbon, dissolved organic carbon and total nitrogen contents of paddy fields under controlled irrigation. And CB and CC increased rice yield by 16.7% and 24.3% and irrigation water productivity by 26.1% and 30.8% compared with CA (mean of two seasons). These results suggest that 20 and 40 t ha\u22121 biochar can be utilized under controlled irrigation not only for mitigation of CH4 and N2O emission but also to increase rice yield, soil fertility and irrigation water productivity. Therefore, the combination of biochar amendment and controlled irrigation might be a good option for mitigating greenhouse gases emission and realizing the sustainable utilization of soil and water resources of paddy fields in the Taihu Lake Region of China.", "author" : [ { "dropping-particle" : "", "family" : "Yang", "given" : "shihong", "non-dropping-particle" : "", "parse-names" : false, "suffix" : "" }, { "dropping-particle" : "", "family" : "Xiao", "given" : "Ya'nan", "non-dropping-particle" : "", "parse-names" : false, "suffix" : "" }, { "dropping-particle" : "", "family" : "Sun", "given" : "Xiao", "non-dropping-particle" : "", "parse-names" : false, "suffix" : "" }, { "dropping-particle" : "", "family" : "Ding", "given" : "Jie", "non-dropping-particle" : "", "parse-names" : false, "suffix" : "" }, { "dropping-particle" : "", "family" : "Jiang", "given" : "Zewei", "non-dropping-particle" : "", "parse-names" : false, "suffix" : "" }, { "dropping-particle" : "", "family" : "Xu", "given" : "Junzeng", "non-dropping-particle" : "", "parse-names" : false, "suffix" : "" } ], "container-title" : "Atmospheric Environment", "id" : "ITEM-2", "issued" : { "date-parts" : [ [ "2019" ] ] }, "page" : "69-77", "title" : "Biochar improved rice yield and mitigated CH4 and N2O emissions from paddy field under controlled irrigation in the Taihu Lake Region of China", "translator" : [ { "dropping-particle" : "", "family" : "L3568", "given" : "", "non-dropping-particle" : "", "parse-names" : false, "suffix" : "" } ], "type" : "article-journal", "volume" : "200" }, "uris" : [ "http://www.mendeley.com/documents/?uuid=921c7edc-2553-4624-8341-80da7412405c" ] }, { "id" : "ITEM-3", "itemData" : { "DOI" : "10.1007/s42773-019-00011-8", "ISSN" : "2524-7867", "abstract" : "The impacts of biochar addition with nitrogen fertilizer (Urea-N) on greenhouse gas (GHG) fluxes and grain yields are not comprehensively understood. Therefore, we designed a field experiment in an intensive rice\u2013wheat cropping system located in the Taihu Lake region of China and measured CH4 and N2O emissions for 2 consecutive years to examine the impacts of biochar combined with N-fertilizer on rice production and GHG flux. Three field experimental treatments were designed: (1) no N-fertilizer application (N0); (2) 270 kg N ha\u22121 application (N270); and (3) 270 kg N-fertilizer ha\u22121 plus 25 t ha\u22121 biochar application (N270 + C). We found that, compared with urea application alone, biochar applied with Urea-N fertilizer increased N use efficiency (NUE) and resulted in more stable growth of rice yield. In addition, biochar addition increased CH4 emissions by 0.5\u201337.5% on average during the two consecutive rice-growing seasons, and decreased N2O\u2013N loss by ~ 16.7%. During the first growing season, biochar addition did not significantly affect the global warming potential (GWPt) or the greenhouse gas intensity (GHGI) of rice production (p &gt; 0.05). By contrast, during the second rice-growing season, biochar application significantly increased GWPt and GHGI by 28.9% and 18.8%, respectively, mainly because of increased CH4 emissions. Our results suggest that biochar amendment could improve grain yields and NUE, and increased soil GWPt, resulting in a higher potential environmental cost, but that biochar additions enhance exogenous carbon sequestration by the soil, which could offset the increases in GHG emissions.", "author" : [ { "dropping-particle" : "", "family" : "Wang", "given" : "Shuwei", "non-dropping-particle" : "", "parse-names" : false, "suffix" : "" }, { "dropping-particle" : "", "family" : "Ma", "given" : "Shutan", "non-dropping-particle" : "", "parse-names" : false, "suffix" : "" }, { "dropping-particle" : "", "family" : "Shan", "given" : "Jun", "non-dropping-particle" : "", "parse-names" : false, "suffix" : "" }, { "dropping-particle" : "", "family" : "Xia", "given" : "Yongqiu", "non-dropping-particle" : "", "parse-names" : false, "suffix" : "" }, { "dropping-particle" : "", "family" : "Lin", "given" : "Jinghui", "non-dropping-particle" : "", "parse-names" : false, "suffix" : "" }, { "dropping-particle" : "", "family" : "Yan", "given" : "Xiaoyuan", "non-dropping-particle" : "", "parse-names" : false, "suffix" : "" } ], "container-title" : "Biochar", "id" : "ITEM-3", "issue" : "2", "issued" : { "date-parts" : [ [ "2019" ] ] }, "page" : "177-186", "title" : "A 2-year study on the effect of biochar on methane and nitrous oxide emissions in an intensive rice\u2013wheat cropping system", "translator" : [ { "dropping-particle" : "", "family" : "L7357", "given" : "", "non-dropping-particle" : "", "parse-names" : false, "suffix" : "" } ], "type" : "article-journal", "volume" : "1" }, "uris" : [ "http://www.mendeley.com/documents/?uuid=29dd462c-5f8c-4fb1-b68a-434efd6801d1" ] }, { "id" : "ITEM-4", "itemData" : { "DOI" : "10.1038/s41598-019-53044-1", "ISSN" : "2045-2322", "abstract" : "Biochar amendment is a good means of mitigating methane (CH4) and nitrous oxide (N2O) emissions. However, the effects of biochar amendment on N2O and CH4 reduction in soil under rotation with different soil moisture contents is not well understood. To understand CH4 and N2O flux from soil with biochar amendment under water-unsaturated and water-saturated conditions, a field experiment was conducted in a tobacco-rice rotation field in subtropical China to investigate N2O and CH4 emissions following soil amendment with tobacco straw biochar at rates of 0, 10, 40 and 80 t\u00b7ha\u22121 (B0, B10, B40 and B80, respectively). N2O and CH4 emissions were monitored by a closed-chamber method in the water-unsaturated tobacco (UT) and water-saturated rice (SR) seasons during the 2015 planting season. The soil pH increased from 5.4 in the control to 6.1 in the soil amended with biochar at 80 t\u00b7ha\u22121 in the UT season. During both the UT and SR seasons, with biochar amendment at 40 and 80 t\u00b7ha\u22121, the soil bulk density (BD) decreased, while the soil organic matter (SOM) and available potassium (Av. K) contents increased. N2O flux was significantly greater in UT than in SR in the controls but decreased with the application of biochar during both the UT and SR seasons. The cumulative CH4 emission decreased with the rate of biochar application and the methanotroph pmoA gene copy number in soils and increased with the methanogenic archaea 16Sr DNA gene copy number in soils during the rice-cropping season. These results indicated that biochar amendment could decrease methanogenic archaea and increase of methanotroph pmoA gene, which are the mechanistic origin for CH4 reduction.", "author" : [ { "dropping-particle" : "", "family" : "Huang", "given" : "Yibin", "non-dropping-particle" : "", "parse-names" : false, "suffix" : "" }, { "dropping-particle" : "", "family" : "Wang", "given" : "Chengji", "non-dropping-particle" : "", "parse-names" : false, "suffix" : "" }, { "dropping-particle" : "", "family" : "Lin", "given" : "Cheng", "non-dropping-particle" : "", "parse-names" : false, "suffix" : "" }, { "dropping-particle" : "", "family" : "Zhang", "given" : "Yushu", "non-dropping-particle" : "", "parse-names" : false, "suffix" : "" }, { "dropping-particle" : "", "family" : "Chen", "given" : "Xi", "non-dropping-particle" : "", "parse-names" : false, "suffix" : "" }, { "dropping-particle" : "", "family" : "Tang", "given" : "Lina", "non-dropping-particle" : "", "parse-names" : false, "suffix" : "" }, { "dropping-particle" : "", "family" : "Liu", "given" : "Cenwei", "non-dropping-particle" : "", "parse-names" : false, "suffix" : "" }, { "dropping-particle" : "", "family" : "Chen", "given" : "Qingrong", "non-dropping-particle" : "", "parse-names" : false, "suffix" : "" }, { "dropping-particle" : "", "family" : "Onwuka", "given" : "Mabel Ifeoma", "non-dropping-particle" : "", "parse-names" : false, "suffix" : "" }, { "dropping-particle" : "", "family" : "Song", "given" : "Tieying", "non-dropping-particle" : "", "parse-names" : false, "suffix" : "" } ], "container-title" : "Scientific Reports", "id" : "ITEM-4", "issue" : "1", "issued" : { "date-parts" : [ [ "2019" ] ] }, "page" : "17277", "title" : "Methane and Nitrous Oxide Flux after Biochar Application in Subtropical Acidic Paddy Soils under Tobacco-Rice Rotation", "translator" : [ { "dropping-particle" : "", "family" : "L7358", "given" : "", "non-dropping-particle" : "", "parse-names" : false, "suffix" : "" } ], "type" : "article-journal", "volume" : "9" }, "uris" : [ "http://www.mendeley.com/documents/?uuid=77bad2be-6247-42e7-8cec-ba5a5cf899ed" ] } ], "mendeley" : { "formattedCitation" : "(Jeffery et al., 2016; Huang et al., 2019; Wang et al., 2019a; Yang et al., 2019a)", "manualFormatting" : "(Jeffery et al., 2016; Huang et al., 2019; S. Wang et al., 2019; Yang et al., 2019)", "plainTextFormattedCitation" : "(Jeffery et al., 2016; Huang et al., 2019; Wang et al., 2019a; Yang et al., 2019a)", "previouslyFormattedCitation" : "(Jeffery et al., 2016; Huang et al., 2019; Wang et al., 2019a; Yang et al., 2019a)" }, "properties" : { "noteIndex" : 0 }, "schema" : "https://github.com/citation-style-language/schema/raw/master/csl-citation.json" }</w:instrText>
        </w:r>
      </w:ins>
      <w:del w:id="6835" w:author="Robin Matthews" w:date="2021-06-17T19:15:00Z">
        <w:r w:rsidR="00747167" w:rsidRPr="001E7A27" w:rsidDel="00D2435B">
          <w:rPr>
            <w:rFonts w:cs="Times New Roman"/>
            <w:color w:val="000000" w:themeColor="text1"/>
            <w:lang w:val="en-GB"/>
          </w:rPr>
          <w:delInstrText>ADDIN CSL_CITATION { "citationItems" : [ { "id" : "ITEM-1", "itemData" : { "DOI" : "10.1016/j.soilbio.2016.07.021", "ISSN" : "00380717", "author" : [ { "dropping-particle" : "", "family" : "Jeffery", "given" : "Simon", "non-dropping-particle" : "", "parse-names" : false, "suffix" : "" }, { "dropping-particle" : "", "family" : "Verheijen", "given" : "Frank G.A.", "non-dropping-particle" : "", "parse-names" : false, "suffix" : "" }, { "dropping-particle" : "", "family" : "Kammann", "given" : "Claudia", "non-dropping-particle" : "", "parse-names" : false, "suffix" : "" }, { "dropping-particle" : "", "family" : "Abalos", "given" : "Diego", "non-dropping-particle" : "", "parse-names" : false, "suffix" : "" } ], "container-title" : "Soil Biology and Biochemistry", "id" : "ITEM-1", "issued" : { "date-parts" : [ [ "2016", "10" ] ] }, "page" : "251-258", "title" : "Biochar effects on methane emissions from soils: A meta-analysis", "translator" : [ { "dropping-particle" : "", "family" : "L3945", "given" : "", "non-dropping-particle" : "", "parse-names" : false, "suffix" : "" } ], "type" : "article-journal", "volume" : "101" }, "uris" : [ "http://www.mendeley.com/documents/?uuid=8cf7e575-7895-4f4b-8c45-b9e5abd0d4bb" ] }, { "id" : "ITEM-2", "itemData" : { "DOI" : "10.1016/j.atmosenv.2018.12.003", "ISSN" : "1352-2310", "abstract" : "Biochar application is proposed having a potential of inhibiting greenhouse gases emissions from paddy fields, which is considered to be a main source of atmospheric greenhouse gases. However, the impacts of biochar on greenhouse gases from paddy field have not been investigated under controlled irrigation (CI). Field experiments were conducted during 2016\u20132017 to determine the effect of biochar application combined with controlled irrigation on rice yield and methane (CH4) and nitrous oxide (N2O) emission from paddy fields in the Taihu Lake Region of China. Four treatments (0 t ha\u22121 biochar +CI, 20 t ha\u22121 biochar +CI, 40 t ha\u22121 biochar +CI, and 40 t ha\u22121 biochar + flooding irrigation (FI), named CA, CB, CC and FC, respectively) were designed in this study. The results showed that the effect of biochar application on greenhouse gases emissions from paddy fields under controlled irrigation had significant interannual differences. In the first season, CC decreased the global warming potential(GWP) of CH4 and N2O emission, and the CB increased the GWP of CH4 and N2O emission compared to CA, but these differences were not significant. For the second season, CB and CC decreased the GWP of CH4 and N2O emission by 35.7% and 21.5% significantly compared to CA due to the significant mitigation of CH4 and N2O emission. Biochar application significantly increased CH4 emission and decreased N2O emission from paddy fields under flooding irrigation compared to controlled irrigation (CC), which led to the FC's GWP was 1.70 and 5.47 times higher than CC's in the first and second season. In addition, biochar application increased soil organic carbon, dissolved organic carbon and total nitrogen contents of paddy fields under controlled irrigation. And CB and CC increased rice yield by 16.7% and 24.3% and irrigation water productivity by 26.1% and 30.8% compared with CA (mean of two seasons). These results suggest that 20 and 40 t ha\u22121 biochar can be utilized under controlled irrigation not only for mitigation of CH4 and N2O emission but also to increase rice yield, soil fertility and irrigation water productivity. Therefore, the combination of biochar amendment and controlled irrigation might be a good option for mitigating greenhouse gases emission and realizing the sustainable utilization of soil and water resources of paddy fields in the Taihu Lake Region of China.", "author" : [ { "dropping-particle" : "", "family" : "Yang", "given" : "shihong", "non-dropping-particle" : "", "parse-names" : false, "suffix" : "" }, { "dropping-particle" : "", "family" : "Xiao", "given" : "Ya'nan", "non-dropping-particle" : "", "parse-names" : false, "suffix" : "" }, { "dropping-particle" : "", "family" : "Sun", "given" : "Xiao", "non-dropping-particle" : "", "parse-names" : false, "suffix" : "" }, { "dropping-particle" : "", "family" : "Ding", "given" : "Jie", "non-dropping-particle" : "", "parse-names" : false, "suffix" : "" }, { "dropping-particle" : "", "family" : "Jiang", "given" : "Zewei", "non-dropping-particle" : "", "parse-names" : false, "suffix" : "" }, { "dropping-particle" : "", "family" : "Xu", "given" : "Junzeng", "non-dropping-particle" : "", "parse-names" : false, "suffix" : "" } ], "container-title" : "Atmospheric Environment", "id" : "ITEM-2", "issued" : { "date-parts" : [ [ "2019" ] ] }, "page" : "69-77", "title" : "Biochar improved rice yield and mitigated CH4 and N2O emissions from paddy field under controlled irrigation in the Taihu Lake Region of China", "translator" : [ { "dropping-particle" : "", "family" : "L3568", "given" : "", "non-dropping-particle" : "", "parse-names" : false, "suffix" : "" } ], "type" : "article-journal", "volume" : "200" }, "uris" : [ "http://www.mendeley.com/documents/?uuid=921c7edc-2553-4624-8341-80da7412405c" ] }, { "id" : "ITEM-3", "itemData" : { "DOI" : "10.1007/s42773-019-00011-8", "ISSN" : "2524-7867", "abstract" : "The impacts of biochar addition with nitrogen fertilizer (Urea-N) on greenhouse gas (GHG) fluxes and grain yields are not comprehensively understood. Therefore, we designed a field experiment in an intensive rice\u2013wheat cropping system located in the Taihu Lake region of China and measured CH4 and N2O emissions for 2 consecutive years to examine the impacts of biochar combined with N-fertilizer on rice production and GHG flux. Three field experimental treatments were designed: (1) no N-fertilizer application (N0); (2) 270 kg N ha\u22121 application (N270); and (3) 270 kg N-fertilizer ha\u22121 plus 25 t ha\u22121 biochar application (N270 + C). We found that, compared with urea application alone, biochar applied with Urea-N fertilizer increased N use efficiency (NUE) and resulted in more stable growth of rice yield. In addition, biochar addition increased CH4 emissions by 0.5\u201337.5% on average during the two consecutive rice-growing seasons, and decreased N2O\u2013N loss by ~ 16.7%. During the first growing season, biochar addition did not significantly affect the global warming potential (GWPt) or the greenhouse gas intensity (GHGI) of rice production (p &gt; 0.05). By contrast, during the second rice-growing season, biochar application significantly increased GWPt and GHGI by 28.9% and 18.8%, respectively, mainly because of increased CH4 emissions. Our results suggest that biochar amendment could improve grain yields and NUE, and increased soil GWPt, resulting in a higher potential environmental cost, but that biochar additions enhance exogenous carbon sequestration by the soil, which could offset the increases in GHG emissions.", "author" : [ { "dropping-particle" : "", "family" : "Wang", "given" : "Shuwei", "non-dropping-particle" : "", "parse-names" : false, "suffix" : "" }, { "dropping-particle" : "", "family" : "Ma", "given" : "Shutan", "non-dropping-particle" : "", "parse-names" : false, "suffix" : "" }, { "dropping-particle" : "", "family" : "Shan", "given" : "Jun", "non-dropping-particle" : "", "parse-names" : false, "suffix" : "" }, { "dropping-particle" : "", "family" : "Xia", "given" : "Yongqiu", "non-dropping-particle" : "", "parse-names" : false, "suffix" : "" }, { "dropping-particle" : "", "family" : "Lin", "given" : "Jinghui", "non-dropping-particle" : "", "parse-names" : false, "suffix" : "" }, { "dropping-particle" : "", "family" : "Yan", "given" : "Xiaoyuan", "non-dropping-particle" : "", "parse-names" : false, "suffix" : "" } ], "container-title" : "Biochar", "id" : "ITEM-3", "issue" : "2", "issued" : { "date-parts" : [ [ "2019" ] ] }, "page" : "177-186", "title" : "A 2-year study on the effect of biochar on methane and nitrous oxide emissions in an intensive rice\u2013wheat cropping system", "translator" : [ { "dropping-particle" : "", "family" : "L7357", "given" : "", "non-dropping-particle" : "", "parse-names" : false, "suffix" : "" } ], "type" : "article-journal", "volume" : "1" }, "uris" : [ "http://www.mendeley.com/documents/?uuid=29dd462c-5f8c-4fb1-b68a-434efd6801d1" ] }, { "id" : "ITEM-4", "itemData" : { "DOI" : "10.1038/s41598-019-53044-1", "ISSN" : "2045-2322", "abstract" : "Biochar amendment is a good means of mitigating methane (CH4) and nitrous oxide (N2O) emissions. However, the effects of biochar amendment on N2O and CH4 reduction in soil under rotation with different soil moisture contents is not well understood. To understand CH4 and N2O flux from soil with biochar amendment under water-unsaturated and water-saturated conditions, a field experiment was conducted in a tobacco-rice rotation field in subtropical China to investigate N2O and CH4 emissions following soil amendment with tobacco straw biochar at rates of 0, 10, 40 and 80 t\u00b7ha\u22121 (B0, B10, B40 and B80, respectively). N2O and CH4 emissions were monitored by a closed-chamber method in the water-unsaturated tobacco (UT) and water-saturated rice (SR) seasons during the 2015 planting season. The soil pH increased from 5.4 in the control to 6.1 in the soil amended with biochar at 80 t\u00b7ha\u22121 in the UT season. During both the UT and SR seasons, with biochar amendment at 40 and 80 t\u00b7ha\u22121, the soil bulk density (BD) decreased, while the soil organic matter (SOM) and available potassium (Av. K) contents increased. N2O flux was significantly greater in UT than in SR in the controls but decreased with the application of biochar during both the UT and SR seasons. The cumulative CH4 emission decreased with the rate of biochar application and the methanotroph pmoA gene copy number in soils and increased with the methanogenic archaea 16Sr DNA gene copy number in soils during the rice-cropping season. These results indicated that biochar amendment could decrease methanogenic archaea and increase of methanotroph pmoA gene, which are the mechanistic origin for CH4 reduction.", "author" : [ { "dropping-particle" : "", "family" : "Huang", "given" : "Yibin", "non-dropping-particle" : "", "parse-names" : false, "suffix" : "" }, { "dropping-particle" : "", "family" : "Wang", "given" : "Chengji", "non-dropping-particle" : "", "parse-names" : false, "suffix" : "" }, { "dropping-particle" : "", "family" : "Lin", "given" : "Cheng", "non-dropping-particle" : "", "parse-names" : false, "suffix" : "" }, { "dropping-particle" : "", "family" : "Zhang", "given" : "Yushu", "non-dropping-particle" : "", "parse-names" : false, "suffix" : "" }, { "dropping-particle" : "", "family" : "Chen", "given" : "Xi", "non-dropping-particle" : "", "parse-names" : false, "suffix" : "" }, { "dropping-particle" : "", "family" : "Tang", "given" : "Lina", "non-dropping-particle" : "", "parse-names" : false, "suffix" : "" }, { "dropping-particle" : "", "family" : "Liu", "given" : "Cenwei", "non-dropping-particle" : "", "parse-names" : false, "suffix" : "" }, { "dropping-particle" : "", "family" : "Chen", "given" : "Qingrong", "non-dropping-particle" : "", "parse-names" : false, "suffix" : "" }, { "dropping-particle" : "", "family" : "Onwuka", "given" : "Mabel Ifeoma", "non-dropping-particle" : "", "parse-names" : false, "suffix" : "" }, { "dropping-particle" : "", "family" : "Song", "given" : "Tieying", "non-dropping-particle" : "", "parse-names" : false, "suffix" : "" } ], "container-title" : "Scientific Reports", "id" : "ITEM-4", "issue" : "1", "issued" : { "date-parts" : [ [ "2019" ] ] }, "page" : "17277", "title" : "Methane and Nitrous Oxide Flux after Biochar Application in Subtropical Acidic Paddy Soils under Tobacco-Rice Rotation", "translator" : [ { "dropping-particle" : "", "family" : "L7358", "given" : "", "non-dropping-particle" : "", "parse-names" : false, "suffix" : "" } ], "type" : "article-journal", "volume" : "9" }, "uris" : [ "http://www.mendeley.com/documents/?uuid=77bad2be-6247-42e7-8cec-ba5a5cf899ed" ] } ], "mendeley" : { "formattedCitation" : "(Jeffery et al., 2016; Huang et al., 2019; Wang et al., 2019a; Yang et al., 2019a)", "plainTextFormattedCitation" : "(Jeffery et al., 2016; Huang et al., 2019; Wang et al., 2019a; Yang et al., 2019a)", "previouslyFormattedCitation" : "(Jeffery et al., 2016; Huang et al., 2019; Wang et al., 2019a; Yang et al., 2019a)" }, "properties" : { "noteIndex" : 0 }, "schema" : "https://github.com/citation-style-language/schema/raw/master/csl-citation.json" }</w:delInstrText>
        </w:r>
      </w:del>
      <w:r w:rsidRPr="001E7A27">
        <w:rPr>
          <w:rFonts w:cs="Times New Roman"/>
          <w:color w:val="000000" w:themeColor="text1"/>
          <w:lang w:val="en-GB"/>
        </w:rPr>
        <w:fldChar w:fldCharType="separate"/>
      </w:r>
      <w:r w:rsidR="00025FA2" w:rsidRPr="001E7A27">
        <w:rPr>
          <w:rFonts w:cs="Times New Roman"/>
          <w:noProof/>
          <w:color w:val="000000" w:themeColor="text1"/>
          <w:lang w:val="en-GB"/>
        </w:rPr>
        <w:t xml:space="preserve">(Jeffery et al., 2016; Huang et al., 2019; </w:t>
      </w:r>
      <w:ins w:id="6836" w:author="Robin Matthews" w:date="2021-06-17T19:15:00Z">
        <w:r w:rsidR="00D2435B" w:rsidRPr="001E7A27">
          <w:rPr>
            <w:rFonts w:cs="Times New Roman"/>
            <w:noProof/>
            <w:color w:val="000000" w:themeColor="text1"/>
            <w:lang w:val="en-GB"/>
          </w:rPr>
          <w:t xml:space="preserve">S. </w:t>
        </w:r>
      </w:ins>
      <w:r w:rsidR="00025FA2" w:rsidRPr="001E7A27">
        <w:rPr>
          <w:rFonts w:cs="Times New Roman"/>
          <w:noProof/>
          <w:color w:val="000000" w:themeColor="text1"/>
          <w:lang w:val="en-GB"/>
        </w:rPr>
        <w:t>Wang et al., 2019</w:t>
      </w:r>
      <w:del w:id="6837" w:author="Robin Matthews" w:date="2021-06-17T19:15:00Z">
        <w:r w:rsidR="00025FA2" w:rsidRPr="001E7A27" w:rsidDel="00D2435B">
          <w:rPr>
            <w:rFonts w:cs="Times New Roman"/>
            <w:noProof/>
            <w:color w:val="000000" w:themeColor="text1"/>
            <w:lang w:val="en-GB"/>
          </w:rPr>
          <w:delText>a</w:delText>
        </w:r>
      </w:del>
      <w:r w:rsidR="00025FA2" w:rsidRPr="001E7A27">
        <w:rPr>
          <w:rFonts w:cs="Times New Roman"/>
          <w:noProof/>
          <w:color w:val="000000" w:themeColor="text1"/>
          <w:lang w:val="en-GB"/>
        </w:rPr>
        <w:t>; Yang et al., 2019</w:t>
      </w:r>
      <w:del w:id="6838" w:author="Robin Matthews" w:date="2021-06-17T19:15:00Z">
        <w:r w:rsidR="00025FA2" w:rsidRPr="001E7A27" w:rsidDel="00D2435B">
          <w:rPr>
            <w:rFonts w:cs="Times New Roman"/>
            <w:noProof/>
            <w:color w:val="000000" w:themeColor="text1"/>
            <w:lang w:val="en-GB"/>
          </w:rPr>
          <w:delText>a</w:delText>
        </w:r>
      </w:del>
      <w:r w:rsidR="00025FA2" w:rsidRPr="001E7A27">
        <w:rPr>
          <w:rFonts w:cs="Times New Roman"/>
          <w:noProof/>
          <w:color w:val="000000" w:themeColor="text1"/>
          <w:lang w:val="en-GB"/>
        </w:rPr>
        <w:t>)</w:t>
      </w:r>
      <w:r w:rsidRPr="001E7A27">
        <w:rPr>
          <w:rFonts w:cs="Times New Roman"/>
          <w:color w:val="000000" w:themeColor="text1"/>
          <w:lang w:val="en-GB"/>
        </w:rPr>
        <w:fldChar w:fldCharType="end"/>
      </w:r>
      <w:bookmarkEnd w:id="6832"/>
      <w:commentRangeEnd w:id="6833"/>
      <w:r w:rsidR="00025FA2" w:rsidRPr="001E7A27">
        <w:rPr>
          <w:rStyle w:val="CommentReference"/>
          <w:lang w:val="en-GB"/>
        </w:rPr>
        <w:commentReference w:id="6833"/>
      </w:r>
      <w:r w:rsidRPr="001E7A27">
        <w:rPr>
          <w:lang w:val="en-GB"/>
        </w:rPr>
        <w:t>. In non-inundated, neutral soils</w:t>
      </w:r>
      <w:ins w:id="6839" w:author="Soapbox" w:date="2021-07-22T13:18:00Z">
        <w:r w:rsidR="00F76201" w:rsidRPr="001E7A27">
          <w:rPr>
            <w:lang w:val="en-GB"/>
          </w:rPr>
          <w:t>,</w:t>
        </w:r>
      </w:ins>
      <w:r w:rsidRPr="001E7A27">
        <w:rPr>
          <w:lang w:val="en-GB"/>
        </w:rPr>
        <w:t xml:space="preserve"> CH</w:t>
      </w:r>
      <w:r w:rsidRPr="001E7A27">
        <w:rPr>
          <w:vertAlign w:val="subscript"/>
          <w:lang w:val="en-GB"/>
        </w:rPr>
        <w:t>4</w:t>
      </w:r>
      <w:r w:rsidRPr="001E7A27">
        <w:rPr>
          <w:lang w:val="en-GB"/>
        </w:rPr>
        <w:t xml:space="preserve"> uptake from the atmosphere is suppressed after biochar application (</w:t>
      </w:r>
      <w:r w:rsidRPr="001E7A27">
        <w:rPr>
          <w:i/>
          <w:iCs/>
          <w:lang w:val="en-GB"/>
        </w:rPr>
        <w:t>low confidence</w:t>
      </w:r>
      <w:r w:rsidRPr="001E7A27">
        <w:rPr>
          <w:lang w:val="en-GB"/>
        </w:rPr>
        <w:t xml:space="preserve">) </w:t>
      </w:r>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"10.1016/j.soilbio.2016.07.021", "ISSN" : "00380717", "author" : [ { "dropping-particle" : "", "family" : "Jeffery", "given" : "Simon", "non-dropping-particle" : "", "parse-names" : false, "suffix" : "" }, { "dropping-particle" : "", "family" : "Verheijen", "given" : "Frank G.A.", "non-dropping-particle" : "", "parse-names" : false, "suffix" : "" }, { "dropping-particle" : "", "family" : "Kammann", "given" : "Claudia", "non-dropping-particle" : "", "parse-names" : false, "suffix" : "" }, { "dropping-particle" : "", "family" : "Abalos", "given" : "Diego", "non-dropping-particle" : "", "parse-names" : false, "suffix" : "" } ], "container-title" : "Soil Biology and Biochemistry", "id" : "ITEM-1", "issued" : { "date-parts" : [ [ "2016", "10" ] ] }, "page" : "251-258", "title" : "Biochar effects on methane emissions from soils: A meta-analysis", "translator" : [ { "dropping-particle" : "", "family" : "L3945", "given" : "", "non-dropping-particle" : "", "parse-names" : false, "suffix" : "" } ], "type" : "article-journal", "volume" : "101" }, "uris" : [ "http://www.mendeley.com/documents/?uuid=8cf7e575-7895-4f4b-8c45-b9e5abd0d4bb" ] } ], "mendeley" : { "formattedCitation" : "(Jeffery et al., 2016)", "manualFormatting" : "(Jeffery et al., 2016)", "plainTextFormattedCitation" : "(Jeffery et al., 2016)", "previouslyFormattedCitation" : "(Jeffery et al., 2016)" }, "properties" : { "noteIndex" : 0 }, "schema" : "https://github.com/citation-style-language/schema/raw/master/csl-citation.json" }</w:instrText>
      </w:r>
      <w:r w:rsidRPr="001E7A27">
        <w:rPr>
          <w:rFonts w:cs="Times New Roman"/>
          <w:color w:val="000000" w:themeColor="text1"/>
          <w:lang w:val="en-GB"/>
        </w:rPr>
        <w:fldChar w:fldCharType="separate"/>
      </w:r>
      <w:r w:rsidR="00025FA2" w:rsidRPr="001E7A27">
        <w:rPr>
          <w:rFonts w:cs="Times New Roman"/>
          <w:noProof/>
          <w:color w:val="000000" w:themeColor="text1"/>
          <w:lang w:val="en-GB"/>
        </w:rPr>
        <w:t>(Jeffery et al., 2016)</w:t>
      </w:r>
      <w:r w:rsidRPr="001E7A27">
        <w:rPr>
          <w:rFonts w:cs="Times New Roman"/>
          <w:color w:val="000000" w:themeColor="text1"/>
          <w:lang w:val="en-GB"/>
        </w:rPr>
        <w:fldChar w:fldCharType="end"/>
      </w:r>
      <w:r w:rsidRPr="001E7A27">
        <w:rPr>
          <w:rFonts w:cs="Times New Roman"/>
          <w:color w:val="000000" w:themeColor="text1"/>
          <w:lang w:val="en-GB"/>
        </w:rPr>
        <w:t>, and soil N</w:t>
      </w:r>
      <w:r w:rsidRPr="001E7A27">
        <w:rPr>
          <w:rFonts w:cs="Times New Roman"/>
          <w:color w:val="000000" w:themeColor="text1"/>
          <w:vertAlign w:val="subscript"/>
          <w:lang w:val="en-GB"/>
        </w:rPr>
        <w:t>2</w:t>
      </w:r>
      <w:r w:rsidRPr="001E7A27">
        <w:rPr>
          <w:rFonts w:cs="Times New Roman"/>
          <w:color w:val="000000" w:themeColor="text1"/>
          <w:lang w:val="en-GB"/>
        </w:rPr>
        <w:t>O emissions decline (</w:t>
      </w:r>
      <w:r w:rsidRPr="001E7A27">
        <w:rPr>
          <w:rFonts w:cs="Times New Roman"/>
          <w:i/>
          <w:color w:val="000000" w:themeColor="text1"/>
          <w:lang w:val="en-GB"/>
        </w:rPr>
        <w:t>medium confidence</w:t>
      </w:r>
      <w:r w:rsidRPr="001E7A27">
        <w:rPr>
          <w:rFonts w:cs="Times New Roman"/>
          <w:color w:val="000000" w:themeColor="text1"/>
          <w:lang w:val="en-GB"/>
        </w:rPr>
        <w:t xml:space="preserve">) </w:t>
      </w:r>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"10.1016/j.agee.2013.10.009", "ISSN" : "01678809", "author" : [ { "dropping-particle" : "", "family" : "Cayuela", "given" : "M.L.", "non-dropping-particle" : "", "parse-names" : false, "suffix" : "" }, { "dropping-particle" : "", "family" : "Zwieten", "given" : "L", "non-dropping-particle" : "van", "parse-names" : false, "suffix" : "" }, { "dropping-particle" : "", "family" : "Singh", "given" : "B.P.", "non-dropping-particle" : "", "parse-names" : false, "suffix" : "" }, { "dropping-particle" : "", "family" : "Jeffery", "given" : "S", "non-dropping-particle" : "", "parse-names" : false, "suffix" : "" }, { "dropping-particle" : "", "family" : "Roig", "given" : "A", "non-dropping-particle" : "", "parse-names" : false, "suffix" : "" }, { "dropping-particle" : "", "family" : "S\u00e1nchez-Monedero", "given" : "M.A.", "non-dropping-particle" : "", "parse-names" : false, "suffix" : "" } ], "container-title" : "Agriculture, Ecosystems &amp; Environment", "id" : "ITEM-1", "issued" : { "date-parts" : [ [ "2014", "6" ] ] }, "note" : "Environmental Benefits and Risks of Biochar Application to Soil", "page" : "5-16", "title" : "Biochar's role in mitigating soil nitrous oxide emissions: A review and meta-analysis", "translator" : [ { "dropping-particle" : "", "family" : "L3961", "given" : "", "non-dropping-particle" : "", "parse-names" : false, "suffix" : "" } ], "type" : "article-journal", "volume" : "191" }, "uris" : [ "http://www.mendeley.com/documents/?uuid=43ed1891-5c24-4112-80b1-e63f8c830af6" ] }, { "id" : "ITEM-2", "itemData" : { "DOI" : "10.3846/16486897.2017.1319375", "ISSN" : "1648-6897", "abstract" : "Agriculture and land use change has significantly increased atmospheric emissions of the non-CO2 green-house gases (GHG) nitrous oxide (N2O) and methane (CH4). Since human nutritional and bioenergy needs continue to increase, at a shrinking global land area for production, novel land management strategies are required that reduce the GHG footprint per unit of yield. Here we review the potential of biochar to reduce N2O and CH4 emissions from agricultural practices including potential mechanisms behind observed effects. Furthermore, we investigate alternative uses of biochar in agricultural land management that may significantly reduce the GHG-emissions-per-unit-of-product footprint, such as (i) pyrolysis of manures as hygienic alternative to direct soil application, (ii) using biochar as fertilizer carrier matrix for underfoot fertilization, biochar use (iii) as composting additive or (iv) as feed additive in animal husbandry or for manure treatment. We conclude that the largest future research needs lay in conducting life-cycle GHG assessments when using biochar as an on-farm management tool for nutrient-rich biomass waste streams.", "author" : [ { "dropping-particle" : "", "family" : "Kammann", "given" : "Claudia", "non-dropping-particle" : "", "parse-names" : false, "suffix" : "" }, { "dropping-particle" : "", "family" : "Ippoloto", "given" : "Jim", "non-dropping-particle" : "", "parse-names" : false, "suffix" : "" }, { "dropping-particle" : "", "family" : "Hagemann", "given" : "Nikolas", "non-dropping-particle" : "", "parse-names" : false, "suffix" : "" }, { "dropping-particle" : "", "family" : "Borchard", "given" : "Nils", "non-dropping-particle" : "", "parse-names" : false, "suffix" : "" }, { "dropping-particle" : "", "family" : "Cayuela", "given" : "Maria Luz", "non-dropping-particle" : "", "parse-names" : false, "suffix" : "" }, { "dropping-particle" : "", "family" : "Estavillo", "given" : "Jos\u00e9 M.", "non-dropping-particle" : "", "parse-names" : false, "suffix" : "" }, { "dropping-particle" : "", "family" : "Fuertes-Mendizabal", "given" : "Teresa", "non-dropping-particle" : "", "parse-names" : false, "suffix" : "" }, { "dropping-particle" : "", "family" : "Jeffery", "given" : "Simon", "non-dropping-particle" : "", "parse-names" : false, "suffix" : "" }, { "dropping-particle" : "", "family" : "Kern", "given" : "J\u00fcrgen", "non-dropping-particle" : "", "parse-names" : false, "suffix" : "" }, { "dropping-particle" : "", "family" : "Novak", "given" : "Jeff", "non-dropping-particle" : "", "parse-names" : false, "suffix" : "" }, { "dropping-particle" : "", "family" : "Rasse", "given" : "Daniel", "non-dropping-particle" : "", "parse-names" : false, "suffix" : "" }, { "dropping-particle" : "", "family" : "Saarnio", "given" : "Sanna", "non-dropping-particle" : "", "parse-names" : false, "suffix" : "" }, { "dropping-particle" : "", "family" : "Schmidt", "given" : "Hans-Peter", "non-dropping-particle" : "", "parse-names" : false, "suffix" : "" }, { "dropping-particle" : "", "family" : "Spokas", "given" : "Kurt", "non-dropping-particle" : "", "parse-names" : false, "suffix" : "" }, { "dropping-particle" : "", "family" : "Wrage-M\u00f6nning", "given" : "N.", "non-dropping-particle" : "", "parse-names" : false, "suffix" : "" } ], "container-title" : "Journal of Environmental Engineering and Landscape Management", "id" : "ITEM-2", "issue" : "2", "issued" : { "date-parts" : [ [ "2017", "6", "28" ] ] }, "page" : "114-139", "title" : "Biochar as a Tool to teduce the Agricultural Greenhouse-gas Burden \u2013 Knowns, Unknowns and Future Research Needs", "translator" : [ { "dropping-particle" : "", "family" : "L102", "given" : "", "non-dropping-particle" : "", "parse-names" : false, "suffix" : "" } ], "type" : "article-journal", "volume" : "25" }, "uris" : [ "http://www.mendeley.com/documents/?uuid=bbba3e5a-03aa-42d2-ac2b-387a02a5ad9c" ] } ], "mendeley" : { "formattedCitation" : "(Cayuela et al., 2014; Kammann et al., 2017)", "manualFormatting" : "(Cayuela et al., 2014; Kammann et al., 2017)", "plainTextFormattedCitation" : "(Cayuela et al., 2014; Kammann et al., 2017)", "previouslyFormattedCitation" : "(Cayuela et al., 2014; Kammann et al., 2017)" }, "properties" : { "noteIndex" : 0 }, "schema" : "https://github.com/citation-style-language/schema/raw/master/csl-citation.json" }</w:instrText>
      </w:r>
      <w:r w:rsidRPr="001E7A27">
        <w:rPr>
          <w:rFonts w:cs="Times New Roman"/>
          <w:color w:val="000000" w:themeColor="text1"/>
          <w:lang w:val="en-GB"/>
        </w:rPr>
        <w:fldChar w:fldCharType="separate"/>
      </w:r>
      <w:r w:rsidR="00025FA2" w:rsidRPr="001E7A27">
        <w:rPr>
          <w:rFonts w:cs="Times New Roman"/>
          <w:noProof/>
          <w:color w:val="000000" w:themeColor="text1"/>
          <w:lang w:val="en-GB"/>
        </w:rPr>
        <w:t>(Cayuela et al., 2014; Kammann et al., 2017)</w:t>
      </w:r>
      <w:r w:rsidRPr="001E7A27">
        <w:rPr>
          <w:rFonts w:cs="Times New Roman"/>
          <w:color w:val="000000" w:themeColor="text1"/>
          <w:lang w:val="en-GB"/>
        </w:rPr>
        <w:fldChar w:fldCharType="end"/>
      </w:r>
      <w:r w:rsidRPr="001E7A27">
        <w:rPr>
          <w:rFonts w:cs="Times New Roman"/>
          <w:color w:val="000000" w:themeColor="text1"/>
          <w:lang w:val="en-GB"/>
        </w:rPr>
        <w:t xml:space="preserve">. </w:t>
      </w:r>
      <w:ins w:id="6840" w:author="Soapbox" w:date="2021-07-22T13:18:00Z">
        <w:r w:rsidR="00F76201" w:rsidRPr="001E7A27">
          <w:rPr>
            <w:rFonts w:cs="Times New Roman"/>
            <w:color w:val="000000" w:themeColor="text1"/>
            <w:lang w:val="en-GB"/>
          </w:rPr>
          <w:t>The p</w:t>
        </w:r>
      </w:ins>
      <w:del w:id="6841" w:author="Soapbox" w:date="2021-07-22T13:18:00Z">
        <w:r w:rsidRPr="001E7A27" w:rsidDel="00F76201">
          <w:rPr>
            <w:rFonts w:cs="Times New Roman"/>
            <w:color w:val="000000" w:themeColor="text1"/>
            <w:lang w:val="en-GB"/>
          </w:rPr>
          <w:delText>P</w:delText>
        </w:r>
      </w:del>
      <w:r w:rsidRPr="001E7A27">
        <w:rPr>
          <w:lang w:val="en-GB"/>
        </w:rPr>
        <w:t xml:space="preserve">otential risks of introducing harmful contaminants into the soil environment are not well understood </w:t>
      </w:r>
      <w:r w:rsidRPr="001E7A27">
        <w:rPr>
          <w:lang w:val="en-GB"/>
        </w:rPr>
        <w:fldChar w:fldCharType="begin" w:fldLock="1"/>
      </w:r>
      <w:r w:rsidR="00747167" w:rsidRPr="001E7A27">
        <w:rPr>
          <w:lang w:val="en-GB"/>
        </w:rPr>
        <w:instrText>ADDIN CSL_CITATION { "citationItems" : [ { "id" : "ITEM-1", "itemData" : { "DOI" : "10.1002/jpln.201400058", "abstract" : "Abstract Pyrogenic carbon (C) is produced by incomplete combustion of fuels including organic matter (OM). Certain ranges in the combustion continuum are termed \u2018black carbon' (BC). Because of its assumed persistence, surface soils in large parts of the world contain BC with up to 80% of surface soil organic C (SOC) stocks and up to 32% of subsoil SOC in agricultural soils consisting of BC. High SOC stocks and high levels of soil fertility in some ancient soils containing charcoal (e.g., terra preta de \u00cdndio) have recently been used as strategies for soil applications of biochar, an engineered BC material similar to charcoal but with the purposeful use as a soil conditioner (1) to mitigate increases in atmospheric carbon dioxide (CO2) by SOC sequestration and (2) to enhance soil fertility. However, effects of biochar on soils and crop productivity cannot be generalized as they are biochar-, plant- and site-specific. For example, the largest potential increases in crop yields were reported in areas with highly weathered soils, such as those characterizing much of the humid tropics. Soils of high inherent fertility, characterizing much of the world's important agricultural areas, appear to be less likely to benefit from biochar. It has been hypothesized that both liming and aggregating/moistening effects of biochar improved crop productivity. Meta-analyses of biochar effects on SOC sequestration have not yet been reported. To effectively mitigate climate change by SOC sequestration, a net removal of C and storage in soil relative to atmospheric CO2 must occur and persist for several hundred years to a few millennia. At deeper soil depths, SOC is characterized by long turnover times, enhanced stabilization, and less vulnerability to loss by decomposition and erosion. In fact, some studies have reported preferential long-term accumulation of BC at deeper depths. Thus, it is hypothesized that surface applied biochar-C (1) must be translocated to subsoil layers and (2) result in deepening of SOC distribution for a notable contribution to climate change mitigation. Detailed studies are needed to understand how surface-applied biochar can move to deeper soil depths, and how its application affects organic C input to deeper soil depths. Based on this knowledge, biochar systems for climate change mitigation through SOC sequestration can be designed. It is critically important to identify mechanisms underlying the sometimes observed negative effects of biochar app\u2026", "author" : [ { "dropping-particle" : "", "family" : "Lorenz", "given" : "Klaus", "non-dropping-particle" : "", "parse-names" : false, "suffix" : "" }, { "dropping-particle" : "", "family" : "Lal", "given" : "Rattan", "non-dropping-particle" : "", "parse-names" : false, "suffix" : "" } ], "container-title" : "Journal of Plant Nutrition and Soil Science", "id" : "ITEM-1", "issue" : "5", "issued" : { "date-parts" : [ [ "2014" ] ] }, "page" : "651-670", "title" : "Biochar application to soil for climate change mitigation by soil organic carbon sequestration", "translator" : [ { "dropping-particle" : "", "family" : "L3378", "given" : "", "non-dropping-particle" : "", "parse-names" : false, "suffix" : "" } ], "type" : "article-journal", "volume" : "177" }, "uris" : [ "http://www.mendeley.com/documents/?uuid=e0fe9b47-caab-4dd5-8610-7bcfcb7cc70f" ] } ], "mendeley" : { "formattedCitation" : "(Lorenz and Lal, 2014)", "plainTextFormattedCitation" : "(Lorenz and Lal, 2014)", "previouslyFormattedCitation" : "(Lorenz and Lal, 2014)" }, "properties" : { "noteIndex" : 0 }, "schema" : "https://github.com/citation-style-language/schema/raw/master/csl-citation.json" }</w:instrText>
      </w:r>
      <w:r w:rsidRPr="001E7A27">
        <w:rPr>
          <w:lang w:val="en-GB"/>
        </w:rPr>
        <w:fldChar w:fldCharType="separate"/>
      </w:r>
      <w:r w:rsidR="00025FA2" w:rsidRPr="001E7A27">
        <w:rPr>
          <w:noProof/>
          <w:lang w:val="en-GB"/>
        </w:rPr>
        <w:t>(Lorenz and Lal, 2014)</w:t>
      </w:r>
      <w:r w:rsidRPr="001E7A27">
        <w:rPr>
          <w:lang w:val="en-GB"/>
        </w:rPr>
        <w:fldChar w:fldCharType="end"/>
      </w:r>
      <w:r w:rsidRPr="001E7A27">
        <w:rPr>
          <w:lang w:val="en-GB"/>
        </w:rPr>
        <w:t>.</w:t>
      </w:r>
      <w:r w:rsidR="004C583F" w:rsidRPr="001E7A27">
        <w:rPr>
          <w:lang w:val="en-GB"/>
        </w:rPr>
        <w:t xml:space="preserve"> With </w:t>
      </w:r>
      <w:r w:rsidR="004C583F" w:rsidRPr="001E7A27">
        <w:rPr>
          <w:i/>
          <w:iCs/>
          <w:lang w:val="en-GB"/>
        </w:rPr>
        <w:t>low confidence</w:t>
      </w:r>
      <w:r w:rsidR="004C583F" w:rsidRPr="001E7A27">
        <w:rPr>
          <w:lang w:val="en-GB"/>
        </w:rPr>
        <w:t xml:space="preserve">, application of biochar can have co-benefits for soil microbial biodiversity </w:t>
      </w:r>
      <w:commentRangeStart w:id="6842"/>
      <w:r w:rsidR="004C583F" w:rsidRPr="001E7A27">
        <w:rPr>
          <w:lang w:val="en-GB"/>
        </w:rPr>
        <w:fldChar w:fldCharType="begin" w:fldLock="1"/>
      </w:r>
      <w:ins w:id="6843" w:author="Robin Matthews" w:date="2021-06-17T19:17:00Z">
        <w:r w:rsidR="00D2435B" w:rsidRPr="001E7A27">
          <w:rPr>
            <w:lang w:val="en-GB"/>
          </w:rPr>
          <w: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"mendeley" : { "formattedCitation" : "(Smith et al., 2018b)", "manualFormatting" : "(P. Smith et al., 2018)", "plainTextFormattedCitation" : "(Smith et al., 2018b)", "previouslyFormattedCitation" : "(Smith et al., 2018b)" }, "properties" : { "noteIndex" : 0 }, "schema" : "https://github.com/citation-style-language/schema/raw/master/csl-citation.json" }</w:instrText>
        </w:r>
      </w:ins>
      <w:del w:id="6844" w:author="Robin Matthews" w:date="2021-06-17T19:17:00Z">
        <w:r w:rsidR="00BC2C5E" w:rsidRPr="001E7A27" w:rsidDel="00D2435B">
          <w:rPr>
            <w:lang w:val="en-GB"/>
          </w:rPr>
          <w:del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"mendeley" : { "formattedCitation" : "(Smith et al., 2018b)", "manualFormatting" : "(Smith et al., 2018)", "plainTextFormattedCitation" : "(Smith et al., 2018b)", "previouslyFormattedCitation" : "(Smith et al., 2018b)" }, "properties" : { "noteIndex" : 0 }, "schema" : "https://github.com/citation-style-language/schema/raw/master/csl-citation.json" }</w:delInstrText>
        </w:r>
      </w:del>
      <w:r w:rsidR="004C583F" w:rsidRPr="001E7A27">
        <w:rPr>
          <w:lang w:val="en-GB"/>
        </w:rPr>
        <w:fldChar w:fldCharType="separate"/>
      </w:r>
      <w:r w:rsidR="00025FA2" w:rsidRPr="001E7A27">
        <w:rPr>
          <w:noProof/>
          <w:lang w:val="en-GB"/>
        </w:rPr>
        <w:t>(</w:t>
      </w:r>
      <w:ins w:id="6845" w:author="Robin Matthews" w:date="2021-06-17T19:17:00Z">
        <w:r w:rsidR="00D2435B" w:rsidRPr="001E7A27">
          <w:rPr>
            <w:noProof/>
            <w:lang w:val="en-GB"/>
          </w:rPr>
          <w:t xml:space="preserve">P. </w:t>
        </w:r>
      </w:ins>
      <w:r w:rsidR="00025FA2" w:rsidRPr="001E7A27">
        <w:rPr>
          <w:noProof/>
          <w:lang w:val="en-GB"/>
        </w:rPr>
        <w:t>Smith et al., 2018)</w:t>
      </w:r>
      <w:r w:rsidR="004C583F" w:rsidRPr="001E7A27">
        <w:rPr>
          <w:lang w:val="en-GB"/>
        </w:rPr>
        <w:fldChar w:fldCharType="end"/>
      </w:r>
      <w:commentRangeEnd w:id="6842"/>
      <w:r w:rsidR="00025FA2" w:rsidRPr="001E7A27">
        <w:rPr>
          <w:rStyle w:val="CommentReference"/>
          <w:lang w:val="en-GB"/>
        </w:rPr>
        <w:commentReference w:id="6842"/>
      </w:r>
      <w:r w:rsidR="004C583F" w:rsidRPr="001E7A27">
        <w:rPr>
          <w:lang w:val="en-GB"/>
        </w:rPr>
        <w:t xml:space="preserve">, while the potential trade-offs for biodiversity are due to land requirements </w:t>
      </w:r>
      <w:del w:id="6846" w:author="Robin Matthews" w:date="2021-06-17T19:13:00Z">
        <w:r w:rsidR="004C583F" w:rsidRPr="001E7A27" w:rsidDel="00D2435B">
          <w:rPr>
            <w:lang w:val="en-GB"/>
          </w:rPr>
          <w:delText>(</w:delText>
        </w:r>
      </w:del>
      <w:commentRangeStart w:id="6847"/>
      <w:r w:rsidR="004C583F" w:rsidRPr="001E7A27">
        <w:rPr>
          <w:lang w:val="en-GB"/>
        </w:rPr>
        <w:fldChar w:fldCharType="begin" w:fldLock="1"/>
      </w:r>
      <w:ins w:id="6848" w:author="Robin Matthews" w:date="2021-06-17T19:13:00Z">
        <w:r w:rsidR="00D2435B" w:rsidRPr="001E7A27">
          <w:rPr>
            <w:lang w:val="en-GB"/>
          </w:rPr>
          <w:instrText>ADDIN CSL_CITATION { "citationItems" : [ { "id" : "ITEM-1", "itemData" : { "DOI" : "10.3390/land8120179", "ISSN" : "2073-445X", "abstract" : "Biochar is one of the most affordable negative emission technologies (NET) at hand for future large-scale deployment of carbon dioxide removal (CDR), which is typically found essential to stabilizing global temperature rise at relatively low levels. Biochar has also attracted attention as a soil amendment capable of improving yield and soil quality and of reducing soil greenhouse gas (GHG) emissions. In this work, we review the literature on biochar production potential and its effects on climate, food security, ecosystems, and toxicity. We identify three key factors that are largely affecting the environmental performance of biochar application to agricultural soils: (1) production condition during pyrolysis, (2) soil conditions and background climate, and (3) field management of biochar. Biochar production using only forest or crop residues can achieve up to 10% of the required CDR for 1.5 &amp;deg; C pathways and about 25% for 2 &amp;deg; C pathways; the consideration of dedicated crops as biochar feedstocks increases the CDR potential up to 15&amp;ndash;35% and 35&amp;ndash;50%, respectively. A quantitative review of life-cycle assessment (LCA) studies of biochar systems shows that the total climate change assessment of biochar ranges between a net emission of 0.04 tCO 2 eq and a net reduction of 1.67 tCO 2 eq per tonnes feedstock. The wide range of values is due to different assumptions in the LCA studies, such as type of feedstock, biochar stability in soils, soil emissions, substitution effects, and methodological issues. Potential trade-offs between climate mitigation and other environmental impact categories include particulate matter, acidification, and eutrophication and mostly depend on the background energy system considered and on whether residues or dedicated feedstocks are used for biochar production. Overall, our review finds that biochar in soils presents relatively low risks in terms of negative environmental impacts and can improve soil quality and that decisions regarding feedstock mix and pyrolysis conditions can be optimized to maximize climate benefits and to reduce trade-offs under different soil conditions. However, more knowledge on the fate of biochar in freshwater systems and as black carbon emissions is required, as they represent potential negative consequences for climate and toxicity. Biochar systems also interact with the climate through many complex mechanisms (i.e., surface albedo, black carbon emissions from soils, etc.) or with wat\u2026", "author" : [ { "dropping-particle" : "", "family" : "Tisserant", "given" : "Alexandre", "non-dropping-particle" : "", "parse-names" : false, "suffix" : "" }, { "dropping-particle" : "", "family" : "Cherubini", "given" : "Francesco", "non-dropping-particle" : "", "parse-names" : false, "suffix" : "" } ], "container-title" : "Land", "id" : "ITEM-1", "issue" : "12", "issued" : { "date-parts" : [ [ "2019" ] ] }, "title" : "Potentials, Limitations, Co-Benefits, and Trade-Offs of Biochar Applications to Soils for Climate Change Mitigation", "translator" : [ { "dropping-particle" : "", "family" : "L7481", "given" : "", "non-dropping-particle" : "", "parse-names" : false, "suffix" : "" } ], "type" : "article-journal", "volume" : "8" }, "uris" : [ "http://www.mendeley.com/documents/?uuid=dcedab87-d295-433f-ac66-5b55dbf7dc66", "http://www.mendeley.com/documents/?uuid=15c9c27a-de6f-4c10-a10a-4168bc1ec9bd" ] } ], "mendeley" : { "formattedCitation" : "(Tisserant and Cherubini, 2019)", "manualFormatting" : "(Tisserant and Cherubini, 2019)", "plainTextFormattedCitation" : "(Tisserant and Cherubini, 2019)", "previouslyFormattedCitation" : "(Tisserant and Cherubini, 2019)" }, "properties" : { "noteIndex" : 0 }, "schema" : "https://github.com/citation-style-language/schema/raw/master/csl-citation.json" }</w:instrText>
        </w:r>
      </w:ins>
      <w:del w:id="6849" w:author="Robin Matthews" w:date="2021-06-17T19:13:00Z">
        <w:r w:rsidR="00747167" w:rsidRPr="001E7A27" w:rsidDel="00D2435B">
          <w:rPr>
            <w:lang w:val="en-GB"/>
          </w:rPr>
          <w:delInstrText>ADDIN CSL_CITATION { "citationItems" : [ { "id" : "ITEM-1", "itemData" : { "DOI" : "10.3390/land8120179", "ISSN" : "2073-445X", "abstract" : "Biochar is one of the most affordable negative emission technologies (NET) at hand for future large-scale deployment of carbon dioxide removal (CDR), which is typically found essential to stabilizing global temperature rise at relatively low levels. Biochar has also attracted attention as a soil amendment capable of improving yield and soil quality and of reducing soil greenhouse gas (GHG) emissions. In this work, we review the literature on biochar production potential and its effects on climate, food security, ecosystems, and toxicity. We identify three key factors that are largely affecting the environmental performance of biochar application to agricultural soils: (1) production condition during pyrolysis, (2) soil conditions and background climate, and (3) field management of biochar. Biochar production using only forest or crop residues can achieve up to 10% of the required CDR for 1.5 &amp;deg; C pathways and about 25% for 2 &amp;deg; C pathways; the consideration of dedicated crops as biochar feedstocks increases the CDR potential up to 15&amp;ndash;35% and 35&amp;ndash;50%, respectively. A quantitative review of life-cycle assessment (LCA) studies of biochar systems shows that the total climate change assessment of biochar ranges between a net emission of 0.04 tCO 2 eq and a net reduction of 1.67 tCO 2 eq per tonnes feedstock. The wide range of values is due to different assumptions in the LCA studies, such as type of feedstock, biochar stability in soils, soil emissions, substitution effects, and methodological issues. Potential trade-offs between climate mitigation and other environmental impact categories include particulate matter, acidification, and eutrophication and mostly depend on the background energy system considered and on whether residues or dedicated feedstocks are used for biochar production. Overall, our review finds that biochar in soils presents relatively low risks in terms of negative environmental impacts and can improve soil quality and that decisions regarding feedstock mix and pyrolysis conditions can be optimized to maximize climate benefits and to reduce trade-offs under different soil conditions. However, more knowledge on the fate of biochar in freshwater systems and as black carbon emissions is required, as they represent potential negative consequences for climate and toxicity. Biochar systems also interact with the climate through many complex mechanisms (i.e., surface albedo, black carbon emissions from soils, etc.) or with wat\u2026", "author" : [ { "dropping-particle" : "", "family" : "Tisserant", "given" : "Alexandre", "non-dropping-particle" : "", "parse-names" : false, "suffix" : "" }, { "dropping-particle" : "", "family" : "Cherubini", "given" : "Francesco", "non-dropping-particle" : "", "parse-names" : false, "suffix" : "" } ], "container-title" : "Land", "id" : "ITEM-1", "issue" : "12", "issued" : { "date-parts" : [ [ "2019" ] ] }, "title" : "Potentials, Limitations, Co-Benefits, and Trade-Offs of Biochar Applications to Soils for Climate Change Mitigation", "translator" : [ { "dropping-particle" : "", "family" : "L7481", "given" : "", "non-dropping-particle" : "", "parse-names" : false, "suffix" : "" } ], "type" : "article-journal", "volume" : "8" }, "uris" : [ "http://www.mendeley.com/documents/?uuid=dcedab87-d295-433f-ac66-5b55dbf7dc66", "http://www.mendeley.com/documents/?uuid=15c9c27a-de6f-4c10-a10a-4168bc1ec9bd" ] } ], "mendeley" : { "formattedCitation" : "(Tisserant and Cherubini, 2019)", "manualFormatting" : "Tisserant and Cherubini, 2019", "plainTextFormattedCitation" : "(Tisserant and Cherubini, 2019)", "previouslyFormattedCitation" : "(Tisserant and Cherubini, 2019)" }, "properties" : { "noteIndex" : 0 }, "schema" : "https://github.com/citation-style-language/schema/raw/master/csl-citation.json" }</w:delInstrText>
        </w:r>
      </w:del>
      <w:r w:rsidR="004C583F" w:rsidRPr="001E7A27">
        <w:rPr>
          <w:lang w:val="en-GB"/>
        </w:rPr>
        <w:fldChar w:fldCharType="separate"/>
      </w:r>
      <w:del w:id="6850" w:author="Robin Matthews" w:date="2021-06-17T19:13:00Z">
        <w:r w:rsidR="00025FA2" w:rsidRPr="001E7A27" w:rsidDel="00D2435B">
          <w:rPr>
            <w:noProof/>
            <w:lang w:val="en-GB"/>
          </w:rPr>
          <w:delText>T</w:delText>
        </w:r>
      </w:del>
      <w:ins w:id="6851" w:author="Robin Matthews" w:date="2021-06-17T19:13:00Z">
        <w:r w:rsidR="00D2435B" w:rsidRPr="001E7A27">
          <w:rPr>
            <w:noProof/>
            <w:lang w:val="en-GB"/>
          </w:rPr>
          <w:t>(T</w:t>
        </w:r>
      </w:ins>
      <w:r w:rsidR="00025FA2" w:rsidRPr="001E7A27">
        <w:rPr>
          <w:noProof/>
          <w:lang w:val="en-GB"/>
        </w:rPr>
        <w:t>isserant and Cherubini, 201</w:t>
      </w:r>
      <w:ins w:id="6852" w:author="Robin Matthews" w:date="2021-06-17T19:13:00Z">
        <w:r w:rsidR="00D2435B" w:rsidRPr="001E7A27">
          <w:rPr>
            <w:noProof/>
            <w:lang w:val="en-GB"/>
          </w:rPr>
          <w:t>9)</w:t>
        </w:r>
      </w:ins>
      <w:del w:id="6853" w:author="Robin Matthews" w:date="2021-06-17T19:13:00Z">
        <w:r w:rsidR="00025FA2" w:rsidRPr="001E7A27" w:rsidDel="00D2435B">
          <w:rPr>
            <w:noProof/>
            <w:lang w:val="en-GB"/>
          </w:rPr>
          <w:delText>9</w:delText>
        </w:r>
      </w:del>
      <w:r w:rsidR="004C583F" w:rsidRPr="001E7A27">
        <w:rPr>
          <w:lang w:val="en-GB"/>
        </w:rPr>
        <w:fldChar w:fldCharType="end"/>
      </w:r>
      <w:commentRangeEnd w:id="6847"/>
      <w:r w:rsidR="00025FA2" w:rsidRPr="001E7A27">
        <w:rPr>
          <w:rStyle w:val="CommentReference"/>
          <w:lang w:val="en-GB"/>
        </w:rPr>
        <w:commentReference w:id="6847"/>
      </w:r>
      <w:del w:id="6854" w:author="Robin Matthews" w:date="2021-06-17T19:13:00Z">
        <w:r w:rsidR="004C583F" w:rsidRPr="001E7A27" w:rsidDel="00D2435B">
          <w:rPr>
            <w:lang w:val="en-GB"/>
          </w:rPr>
          <w:delText>)</w:delText>
        </w:r>
      </w:del>
      <w:r w:rsidR="004C583F" w:rsidRPr="001E7A27">
        <w:rPr>
          <w:lang w:val="en-GB"/>
        </w:rPr>
        <w:t>.</w:t>
      </w:r>
    </w:p>
    <w:p w14:paraId="6FB9C72B" w14:textId="77777777" w:rsidR="00E3676F" w:rsidRPr="001E7A27" w:rsidRDefault="00E3676F" w:rsidP="005C7F25">
      <w:pPr>
        <w:pStyle w:val="AR6BodyText"/>
        <w:rPr>
          <w:lang w:val="en-GB"/>
        </w:rPr>
      </w:pPr>
    </w:p>
    <w:p w14:paraId="451AA2D3" w14:textId="4CD95541" w:rsidR="00E3676F" w:rsidRPr="001E7A27" w:rsidRDefault="00E3676F" w:rsidP="005C7F25">
      <w:pPr>
        <w:pStyle w:val="AR6BodyText"/>
        <w:rPr>
          <w:rFonts w:cs="Times New Roman"/>
          <w:color w:val="000000" w:themeColor="text1"/>
          <w:lang w:val="en-GB" w:eastAsia="en-US"/>
        </w:rPr>
      </w:pPr>
      <w:r w:rsidRPr="001E7A27">
        <w:rPr>
          <w:lang w:val="en-GB"/>
        </w:rPr>
        <w:t xml:space="preserve">Peatlands are less extensive than forests, croplands and grazing lands, yet per unit area, they hold high carbon stocks </w:t>
      </w:r>
      <w:r w:rsidRPr="001E7A27">
        <w:rPr>
          <w:lang w:val="en-GB"/>
        </w:rPr>
        <w:fldChar w:fldCharType="begin" w:fldLock="1"/>
      </w:r>
      <w:r w:rsidR="00747167" w:rsidRPr="001E7A27">
        <w:rPr>
          <w:lang w:val="en-GB"/>
        </w:rPr>
        <w:instrText>ADDIN CSL_CITATION { "citationItems" : [ { "id" : "ITEM-1",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"ITEM-1",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"mendeley" : { "formattedCitation" : "(Griscom et al., 2017)", "plainTextFormattedCitation" : "(Griscom et al., 2017)", "previouslyFormattedCitation" : "(Griscom et al., 2017)" }, "properties" : { "noteIndex" : 0 }, "schema" : "https://github.com/citation-style-language/schema/raw/master/csl-citation.json" }</w:instrText>
      </w:r>
      <w:r w:rsidRPr="001E7A27">
        <w:rPr>
          <w:lang w:val="en-GB"/>
        </w:rPr>
        <w:fldChar w:fldCharType="separate"/>
      </w:r>
      <w:r w:rsidR="00025FA2" w:rsidRPr="001E7A27">
        <w:rPr>
          <w:noProof/>
          <w:lang w:val="en-GB"/>
        </w:rPr>
        <w:t>(Griscom et al., 2017)</w:t>
      </w:r>
      <w:r w:rsidRPr="001E7A27">
        <w:rPr>
          <w:lang w:val="en-GB"/>
        </w:rPr>
        <w:fldChar w:fldCharType="end"/>
      </w:r>
      <w:r w:rsidRPr="001E7A27">
        <w:rPr>
          <w:lang w:val="en-GB"/>
        </w:rPr>
        <w:t>. Peatland restoration relies on back-conversion or building of high-carbon-density soils through flooding</w:t>
      </w:r>
      <w:ins w:id="6855" w:author="Soapbox" w:date="2021-07-26T06:39:00Z">
        <w:r w:rsidR="00117CDA" w:rsidRPr="001E7A27">
          <w:rPr>
            <w:lang w:val="en-GB"/>
          </w:rPr>
          <w:t xml:space="preserve"> </w:t>
        </w:r>
      </w:ins>
      <w:ins w:id="6856" w:author="Soapbox" w:date="2021-07-26T06:40:00Z">
        <w:r w:rsidR="00117CDA" w:rsidRPr="001E7A27">
          <w:rPr>
            <w:rFonts w:cs="Times New Roman"/>
            <w:lang w:val="en-GB"/>
          </w:rPr>
          <w:t>–</w:t>
        </w:r>
      </w:ins>
      <w:del w:id="6857" w:author="Soapbox" w:date="2021-07-26T06:39:00Z">
        <w:r w:rsidRPr="001E7A27" w:rsidDel="00117CDA">
          <w:rPr>
            <w:lang w:val="en-GB"/>
          </w:rPr>
          <w:delText>,</w:delText>
        </w:r>
      </w:del>
      <w:r w:rsidRPr="001E7A27">
        <w:rPr>
          <w:lang w:val="en-GB"/>
        </w:rPr>
        <w:t xml:space="preserve"> </w:t>
      </w:r>
      <w:r w:rsidR="004E6A80" w:rsidRPr="001E7A27">
        <w:rPr>
          <w:lang w:val="en-GB"/>
        </w:rPr>
        <w:t>that is</w:t>
      </w:r>
      <w:ins w:id="6858" w:author="Soapbox" w:date="2021-07-26T06:40:00Z">
        <w:r w:rsidR="00117CDA" w:rsidRPr="001E7A27">
          <w:rPr>
            <w:lang w:val="en-GB"/>
          </w:rPr>
          <w:t>,</w:t>
        </w:r>
      </w:ins>
      <w:r w:rsidRPr="001E7A27">
        <w:rPr>
          <w:lang w:val="en-GB"/>
        </w:rPr>
        <w:t xml:space="preserve"> rewetting </w:t>
      </w:r>
      <w:commentRangeStart w:id="6859"/>
      <w:commentRangeStart w:id="6860"/>
      <w:r w:rsidRPr="001E7A27">
        <w:rPr>
          <w:lang w:val="en-GB"/>
        </w:rPr>
        <w:fldChar w:fldCharType="begin" w:fldLock="1"/>
      </w:r>
      <w:r w:rsidR="00747167" w:rsidRPr="001E7A27">
        <w:rPr>
          <w:lang w:val="en-GB"/>
        </w:rPr>
        <w:instrText>ADDIN CSL_CITATION { "citationItems" : [ { "id" : "ITEM-1", "itemData" : { "DOI" : "10.1038/s41558-019-0615-5", "ISSN" : "1758-6798", "abstract" : "Land-use change disturbs the function of peatland as a natural carbon sink and triggers high GHG emissions1. Nevertheless, historical trends and future trajectories of GHG budgets from soil do not explicitly include peatlands2,3. Here, we provide an estimate of the past and future role of global peatlands as either a source or sink of GHGs based on scenario timelines of land conversion. Between 1850 and 2015, temperate and boreal regions lost 26.7\u2009million ha, and tropical regions 24.7\u2009million\u2009ha, of natural peatland. By 2100, peatland conversion in tropical regions might increase to 36.3\u2009million\u2009ha. Cumulative emissions from drained sites reached 80\u2009\u00b1\u200920 PgCO2e in 2015 and will add up to 249\u2009\u00b1\u200938\u2009Pg by 2100. At the same time, the number of intact sites accumulating peat will decline. In 1960 the global peatland biome turned from a net sink into a net source of soil-derived GHGs. Annual back-conversion of most of the drained area would render peatlands GHG neutral, whereas emissions from peatland may comprise 12\u201341% of the GHG emission budget for keeping global warming below +1.5 to +2\u2009\u00b0C without rehabilitation.", "author" : [ { "dropping-particle" : "", "family" : "Leifeld", "given" : "Jens", "non-dropping-particle" : "", "parse-names" : false, "suffix" : "" }, { "dropping-particle" : "", "family" : "W\u00fcst-Galley", "given" : "Chlo\u00e9", "non-dropping-particle" : "", "parse-names" : false, "suffix" : "" }, { "dropping-particle" : "", "family" : "Page", "given" : "Susan", "non-dropping-particle" : "", "parse-names" : false, "suffix" : "" } ], "container-title" : "Nature Climate Change", "id" : "ITEM-1", "issue" : "12", "issued" : { "date-parts" : [ [ "2019" ] ] }, "page" : "945-947", "title" : "Intact and managed peatland soils as a source and sink of GHGs from 1850 to 2100", "translator" : [ { "dropping-particle" : "", "family" : "L6477", "given" : "", "non-dropping-particle" : "", "parse-names" : false, "suffix" : "" } ], "type" : "article-journal", "volume" : "9" }, "uris" : [ "http://www.mendeley.com/documents/?uuid=40f62d9e-ae87-4d58-97f4-0f1f013ceff9" ] }, { "id" : "ITEM-2",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"ITEM-2",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"mendeley" : { "formattedCitation" : "(Griscom et al., 2017; Leifeld et al., 2019)", "manualFormatting" : "(Leifeld et al., 2019)", "plainTextFormattedCitation" : "(Griscom et al., 2017; Leifeld et al., 2019)", "previouslyFormattedCitation" : "(Griscom et al., 2017; Leifeld et al., 2019)" }, "properties" : { "noteIndex" : 0 }, "schema" : "https://github.com/citation-style-language/schema/raw/master/csl-citation.json" }</w:instrText>
      </w:r>
      <w:r w:rsidRPr="001E7A27">
        <w:rPr>
          <w:lang w:val="en-GB"/>
        </w:rPr>
        <w:fldChar w:fldCharType="separate"/>
      </w:r>
      <w:r w:rsidR="00025FA2" w:rsidRPr="001E7A27">
        <w:rPr>
          <w:noProof/>
          <w:lang w:val="en-GB"/>
        </w:rPr>
        <w:t>(Leifeld et al., 2019)</w:t>
      </w:r>
      <w:r w:rsidRPr="001E7A27">
        <w:rPr>
          <w:lang w:val="en-GB"/>
        </w:rPr>
        <w:fldChar w:fldCharType="end"/>
      </w:r>
      <w:commentRangeEnd w:id="6859"/>
      <w:r w:rsidR="00025FA2" w:rsidRPr="001E7A27">
        <w:rPr>
          <w:rStyle w:val="CommentReference"/>
          <w:lang w:val="en-GB"/>
        </w:rPr>
        <w:commentReference w:id="6859"/>
      </w:r>
      <w:commentRangeEnd w:id="6860"/>
      <w:r w:rsidR="000F32A8" w:rsidRPr="001E7A27">
        <w:rPr>
          <w:rStyle w:val="CommentReference"/>
          <w:lang w:val="en-GB"/>
        </w:rPr>
        <w:commentReference w:id="6860"/>
      </w:r>
      <w:r w:rsidRPr="001E7A27">
        <w:rPr>
          <w:lang w:val="en-GB"/>
        </w:rPr>
        <w:t xml:space="preserve">. </w:t>
      </w:r>
      <w:r w:rsidRPr="001E7A27">
        <w:rPr>
          <w:rFonts w:cs="Times New Roman"/>
          <w:lang w:val="en-GB" w:eastAsia="en-US"/>
        </w:rPr>
        <w:t>High water level and anoxic conditions are prerequisites for restoring by returning drained and/or degraded peatlands back to their natural state as CO</w:t>
      </w:r>
      <w:r w:rsidRPr="001E7A27">
        <w:rPr>
          <w:rFonts w:cs="Times New Roman"/>
          <w:vertAlign w:val="subscript"/>
          <w:lang w:val="en-GB" w:eastAsia="en-US"/>
        </w:rPr>
        <w:t>2</w:t>
      </w:r>
      <w:r w:rsidRPr="001E7A27">
        <w:rPr>
          <w:rFonts w:cs="Times New Roman"/>
          <w:lang w:val="en-GB" w:eastAsia="en-US"/>
        </w:rPr>
        <w:t xml:space="preserve"> sinks, but restoration also results in enhanced CH</w:t>
      </w:r>
      <w:r w:rsidRPr="001E7A27">
        <w:rPr>
          <w:rFonts w:cs="Times New Roman"/>
          <w:vertAlign w:val="subscript"/>
          <w:lang w:val="en-GB" w:eastAsia="en-US"/>
        </w:rPr>
        <w:t>4</w:t>
      </w:r>
      <w:r w:rsidRPr="001E7A27">
        <w:rPr>
          <w:rFonts w:cs="Times New Roman"/>
          <w:lang w:val="en-GB" w:eastAsia="en-US"/>
        </w:rPr>
        <w:t xml:space="preserve"> emissions which are similar </w:t>
      </w:r>
      <w:ins w:id="6861" w:author="Soapbox" w:date="2021-07-26T06:40:00Z">
        <w:r w:rsidR="00117CDA" w:rsidRPr="001E7A27">
          <w:rPr>
            <w:rFonts w:cs="Times New Roman"/>
            <w:lang w:val="en-GB" w:eastAsia="en-US"/>
          </w:rPr>
          <w:t xml:space="preserve">to </w:t>
        </w:r>
      </w:ins>
      <w:r w:rsidRPr="001E7A27">
        <w:rPr>
          <w:rFonts w:cs="Times New Roman"/>
          <w:lang w:val="en-GB" w:eastAsia="en-US"/>
        </w:rPr>
        <w:t>or higher than the pre-drainage fluxes (</w:t>
      </w:r>
      <w:r w:rsidRPr="001E7A27">
        <w:rPr>
          <w:rFonts w:cs="Times New Roman"/>
          <w:i/>
          <w:iCs/>
          <w:lang w:val="en-GB" w:eastAsia="en-US"/>
        </w:rPr>
        <w:t>high</w:t>
      </w:r>
      <w:r w:rsidRPr="001E7A27">
        <w:rPr>
          <w:rFonts w:cs="Times New Roman"/>
          <w:lang w:val="en-GB" w:eastAsia="en-US"/>
        </w:rPr>
        <w:t xml:space="preserve"> </w:t>
      </w:r>
      <w:r w:rsidRPr="001E7A27">
        <w:rPr>
          <w:rFonts w:cs="Times New Roman"/>
          <w:i/>
          <w:lang w:val="en-GB" w:eastAsia="en-US"/>
        </w:rPr>
        <w:t>confidence</w:t>
      </w:r>
      <w:r w:rsidRPr="001E7A27">
        <w:rPr>
          <w:rFonts w:cs="Times New Roman"/>
          <w:iCs/>
          <w:lang w:val="en-GB" w:eastAsia="en-US"/>
          <w:rPrChange w:id="6862" w:author="Ian Blenkinsop" w:date="2021-07-28T15:46:00Z">
            <w:rPr>
              <w:rFonts w:cs="Times New Roman"/>
              <w:i/>
              <w:lang w:val="en-GB" w:eastAsia="en-US"/>
            </w:rPr>
          </w:rPrChange>
        </w:rPr>
        <w:t>)</w:t>
      </w:r>
      <w:r w:rsidRPr="001E7A27">
        <w:rPr>
          <w:rFonts w:cs="Times New Roman"/>
          <w:lang w:val="en-GB" w:eastAsia="en-US"/>
        </w:rPr>
        <w:t xml:space="preserve"> </w:t>
      </w:r>
      <w:r w:rsidRPr="001E7A27">
        <w:rPr>
          <w:rFonts w:cs="Times New Roman"/>
          <w:lang w:val="en-GB" w:eastAsia="en-US"/>
        </w:rPr>
        <w:fldChar w:fldCharType="begin" w:fldLock="1"/>
      </w:r>
      <w:r w:rsidR="00747167" w:rsidRPr="001E7A27">
        <w:rPr>
          <w:rFonts w:cs="Times New Roman"/>
          <w:lang w:val="en-GB" w:eastAsia="en-US"/>
        </w:rPr>
        <w:instrText>ADDIN CSL_CITATION { "citationItems" : [ { "id" : "ITEM-1", "itemData" : { "DOI" : "10.19189/MaP.2016.OMB.222", "author" : [ { "dropping-particle" : "", "family" : "Wilson", "given" : "D.", "non-dropping-particle" : "", "parse-names" : false, "suffix" : "" }, { "dropping-particle" : "", "family" : "Blain", "given" : "D.", "non-dropping-particle" : "", "parse-names" : false, "suffix" : "" }, { "dropping-particle" : "", "family" : "Couwenberg", "given" : "J.", "non-dropping-particle" : "", "parse-names" : false, "suffix" : "" }, { "dropping-particle" : "", "family" : "Evans", "given" : "C.D.", "non-dropping-particle" : "", "parse-names" : false, "suffix" : "" }, { "dropping-particle" : "", "family" : "Murdiyarso", "given" : "D.", "non-dropping-particle" : "", "parse-names" : false, "suffix" : "" }, { "dropping-particle" : "", "family" : "Page", "given" : "S.E.", "non-dropping-particle" : "", "parse-names" : false, "suffix" : "" }, { "dropping-particle" : "", "family" : "Renou-Wilson", "given" : "F.", "non-dropping-particle" : "", "parse-names" : false, "suffix" : "" }, { "dropping-particle" : "", "family" : "Rieley", "given" : "J.O.", "non-dropping-particle" : "", "parse-names" : false, "suffix" : "" }, { "dropping-particle" : "", "family" : "Sirin", "given" : "A.", "non-dropping-particle" : "", "parse-names" : false, "suffix" : "" }, { "dropping-particle" : "", "family" : "Strack", "given" : "M.", "non-dropping-particle" : "", "parse-names" : false, "suffix" : "" }, { "dropping-particle" : "", "family" : "Tuittila", "given" : "E.-S.", "non-dropping-particle" : "", "parse-names" : false, "suffix" : "" } ], "container-title" : "Mires and Peat", "id" : "ITEM-1", "issue" : "04", "issued" : { "date-parts" : [ [ "2016" ] ] }, "page" : "1-28", "title" : "Greenhouse gas emission factors associated with rewetting of organic soils", "translator" : [ { "dropping-particle" : "", "family" : "L6480", "given" : "", "non-dropping-particle" : "", "parse-names" : false, "suffix" : "" } ], "type" : "article-journal", "volume" : "17" }, "uris" : [ "http://www.mendeley.com/documents/?uuid=8cb73a4b-6cfd-4d65-a898-d18fdcb4f5a2", "http://www.mendeley.com/documents/?uuid=67da0593-58fd-40c7-a1b3-3c442c9082c0", "http://www.mendeley.com/documents/?uuid=ab32e757-a394-43ca-be5f-c6537a20b5b8" ] }, { "id" : "ITEM-2", "itemData" : { "DOI" : "10.1016/j.ecoleng.2018.02.014", "ISSN" : "0925-8574", "abstract" : "Globally, peatlands are under threat from a range of land use related factors that have a significant impact on the provision of ecosystem services, such as biodiversity and carbon (C) sequestration/storage. In Ireland, approximately 84% of raised bogs (a priority habitat listed in Annex I of the EU Habitats Directive) have been affected by peat extraction. While restoration implies the return of ecosystem services that were characteristic of the pre-disturbed ecosystem, achieving this goal is often a challenge in degraded peatlands as post-drainage conditions vary considerably between sites. Here, we present multi-year greenhouse gas (GHG) and vegetation dynamics data from two former raised bogs in Ireland that were drained and either industrially extracted (milled) or cut on the margins for domestic use and subsequently rewetted (with no further management). When upscaled to the ecosystem level, the rewetted nutrient poor domestic cutover peatland was a net sink of carbon dioxide (CO2) (\u221249 \u00b1 66 g C m\u22122 yr\u22121) and a source of methane (CH4) (19.7 \u00b1 5 g C m\u22122 yr\u22121), while the nutrient rich industrial cutaway was a net source of CO2 (0.66 \u00b1 168 g C m\u22122 yr\u22121) and CH4 (5.0 \u00b1 2.2 g C m\u22122 yr\u22121). The rewetted domestic cutover site exhibited the expected range of micro-habitats and species composition found in natural (non-degraded) counterparts. In contrast, despite successful rewetting, the industrially extracted peatland did not exhibit typical raised bog flora. This study demonstrated that environmental and management variables can influence species composition and, therefore, the regeneration of species typical of natural sites, and has highlighted the climate benefits from rewetting degraded peatlands in terms of reduced GHG emissions. However, rewetting of degraded peatlands is a major challenge and in some cases reintroduction of bryophytes typical of natural raised bogs may be more difficult than the achievement of proper GHG emission savings.", "author" : [ { "dropping-particle" : "", "family" : "Renou-Wilson", "given" : "F", "non-dropping-particle" : "", "parse-names" : false, "suffix" : "" }, { "dropping-particle" : "", "family" : "Moser", "given" : "G", "non-dropping-particle" : "", "parse-names" : false, "suffix" : "" }, { "dropping-particle" : "", "family" : "Fallon", "given" : "D", "non-dropping-particle" : "", "parse-names" : false, "suffix" : "" }, { "dropping-particle" : "", "family" : "Farrell", "given" : "C A", "non-dropping-particle" : "", "parse-names" : false, "suffix" : "" }, { "dropping-particle" : "", "family" : "M\u00fcller", "given" : "C", "non-dropping-particle" : "", "parse-names" : false, "suffix" : "" }, { "dropping-particle" : "", "family" : "Wilson", "given" : "D", "non-dropping-particle" : "", "parse-names" : false, "suffix" : "" } ], "container-title" : "Ecological Engineering", "id" : "ITEM-2", "issued" : { "date-parts" : [ [ "2019" ] ] }, "page" : "547-560", "title" : "Rewetting degraded peatlands for climate and biodiversity benefits: Results from two raised bogs", "translator" : [ { "dropping-particle" : "", "family" : "L2750", "given" : "", "non-dropping-particle" : "", "parse-names" : false, "suffix" : "" } ], "type" : "article-journal", "volume" : "127" }, "uris" : [ "http://www.mendeley.com/documents/?uuid=0bd4ed34-1859-462f-8fa7-88297b96774f", "http://www.mendeley.com/documents/?uuid=51d8678e-2c5b-4c52-925f-ac53a1b56ecd", "http://www.mendeley.com/documents/?uuid=e453162d-fa17-4692-8666-ad764ea42aec" ] }, { "id" : "ITEM-3", "itemData" : { "DOI" : "10.19189/MaP.2015.OMB.202", "author" : [ { "dropping-particle" : "", "family" : "Koskinen", "given" : "M.", "non-dropping-particle" : "", "parse-names" : false, "suffix" : "" }, { "dropping-particle" : "", "family" : "Maanavilja", "given" : "L.", "non-dropping-particle" : "", "parse-names" : false, "suffix" : "" }, { "dropping-particle" : "", "family" : "Nieminen", "given" : "M.", "non-dropping-particle" : "", "parse-names" : false, "suffix" : "" }, { "dropping-particle" : "", "family" : "Minkkinen", "given" : "K.", "non-dropping-particle" : "", "parse-names" : false, "suffix" : "" }, { "dropping-particle" : "", "family" : "Tuittila", "given" : "E.", "non-dropping-particle" : "", "parse-names" : false, "suffix" : "" } ], "container-title" : "Mires and Peat", "id" : "ITEM-3", "issue" : "02", "issued" : { "date-parts" : [ [ "2016" ] ] }, "page" : "1-13", "title" : "High methane emissions from restored Norway spruce swamps in southern Finland over one growing season", "translator" : [ { "dropping-particle" : "", "family" : "L4037", "given" : "", "non-dropping-particle" : "", "parse-names" : false, "suffix" : "" } ], "type" : "article-journal", "volume" : "17" }, "uris" : [ "http://www.mendeley.com/documents/?uuid=e13fc882-66b8-4923-9fb3-ced42db6d358" ] }, { "id" : "ITEM-4", "itemData" : { "DOI" : "10.1016/j.agrformet.2019.01.017", "ISSN" : "0168-1923", "abstract" : "Restoring degraded peat soils presents an attractive, but largely untested, climate change mitigation approach. Drained peat soils used for agriculture can be large greenhouse gas sources. By restoring subsided peat soils to managed, impounded wetlands, significant agricultural emissions are avoided, and soil carbon can be sequestered and protected. Here, we synthesize 36 site-years of continuous carbon dioxide and methane flux data from a mesonetwork of eddy covariance towers in the Sacramento-San Joaquin Delta in California, USA to compute carbon and greenhouse gas budgets for drained agricultural land uses and compare these to restored deltaic wetlands. We found that restored wetlands effectively sequestered carbon and halted soil carbon loss associated with drained agricultural land uses. Depending on the age and disturbance regime of the restored wetland, many land use conversions from agriculture to restored wetland resulted in emission reductions over a 100-year timescale. With a simple model of radiative forcing and atmospheric lifetimes, we showed that restored wetlands do not begin to accrue greenhouse gas benefits until nearly a half century, and become net sinks from the atmosphere after a century. Due to substantial interannual variability and uncertainty about the multi-decadal successional trajectory of managed, restored wetlands, ongoing ecosystem flux measurements are critical for understanding the long-term impacts of wetland restoration for climate change mitigation.", "author" : [ { "dropping-particle" : "", "family" : "Hemes", "given" : "Kyle S", "non-dropping-particle" : "", "parse-names" : false, "suffix" : "" }, { "dropping-particle" : "", "family" : "Chamberlain", "given" : "Samuel D", "non-dropping-particle" : "", "parse-names" : false, "suffix" : "" }, { "dropping-particle" : "", "family" : "Eichelmann", "given" : "Elke", "non-dropping-particle" : "", "parse-names" : false, "suffix" : "" }, { "dropping-particle" : "", "family" : "Anthony", "given" : "Tyler", "non-dropping-particle" : "", "parse-names" : false, "suffix" : "" }, { "dropping-particle" : "", "family" : "Valach", "given" : "Amy", "non-dropping-particle" : "", "parse-names" : false, "suffix" : "" }, { "dropping-particle" : "", "family" : "Kasak", "given" : "Kuno", "non-dropping-particle" : "", "parse-names" : false, "suffix" : "" }, { "dropping-particle" : "", "family" : "Szutu", "given" : "Daphne", "non-dropping-particle" : "", "parse-names" : false, "suffix" : "" }, { "dropping-particle" : "", "family" : "Verfaillie", "given" : "Joe", "non-dropping-particle" : "", "parse-names" : false, "suffix" : "" }, { "dropping-particle" : "", "family" : "Silver", "given" : "Whendee L", "non-dropping-particle" : "", "parse-names" : false, "suffix" : "" }, { "dropping-particle" : "", "family" : "Baldocchi", "given" : "Dennis D", "non-dropping-particle" : "", "parse-names" : false, "suffix" : "" } ], "container-title" : "Agricultural and Forest Meteorology", "id" : "ITEM-4", "issued" : { "date-parts" : [ [ "2019" ] ] }, "page" : "202-214", "title" : "Assessing the carbon and climate benefit of restoring degraded agricultural peat soils to managed wetlands", "translator" : [ { "dropping-particle" : "", "family" : "L3395", "given" : "", "non-dropping-particle" : "", "parse-names" : false, "suffix" : "" } ], "type" : "article-journal", "volume" : "268" }, "uris" : [ "http://www.mendeley.com/documents/?uuid=de65c65e-f384-466f-8aad-c842692edbbd" ] }, { "id" : "ITEM-5", "itemData" : { "DOI" : "10.5194/bg-17-2853-2020", "author" : [ { "dropping-particle" : "", "family" : "Holl", "given" : "D", "non-dropping-particle" : "", "parse-names" : false, "suffix" : "" }, { "dropping-particle" : "", "family" : "Pfeiffer", "given" : "E.-M.", "non-dropping-particle" : "", "parse-names" : false, "suffix" : "" }, { "dropping-particle" : "", "family" : "Kutzbach", "given" : "L", "non-dropping-particle" : "", "parse-names" : false, "suffix" : "" } ], "container-title" : "Biogeosciences", "id" : "ITEM-5", "issue" : "10", "issued" : { "date-parts" : [ [ "2020" ] ] }, "page" : "2853-2874", "title" : "Comparison of eddy covariance CO2 and CH4 fluxes from mined and recently rewetted sections in a northwestern German cutover bog", "translator" : [ { "dropping-particle" : "", "family" : "L7363", "given" : "", "non-dropping-particle" : "", "parse-names" : false, "suffix" : "" } ], "type" : "article-journal", "volume" : "17" }, "uris" : [ "http://www.mendeley.com/documents/?uuid=4daaa044-a9f9-495d-a09b-ea6761bfe060", "http://www.mendeley.com/documents/?uuid=14d7223e-0576-4958-92c6-fe7c82794263" ] } ], "mendeley" : { "formattedCitation" : "(Koskinen et al., 2016; Wilson et al., 2016a; Hemes et al., 2019; Renou-Wilson et al., 2019; Holl et al., 2020)", "plainTextFormattedCitation" : "(Koskinen et al., 2016; Wilson et al., 2016a; Hemes et al., 2019; Renou-Wilson et al., 2019; Holl et al., 2020)", "previouslyFormattedCitation" : "(Koskinen et al., 2016; Wilson et al., 2016a; Hemes et al., 2019; Renou-Wilson et al., 2019; Holl et al., 2020)" }, "properties" : { "noteIndex" : 0 }, "schema" : "https://github.com/citation-style-language/schema/raw/master/csl-citation.json" }</w:instrText>
      </w:r>
      <w:r w:rsidRPr="001E7A27">
        <w:rPr>
          <w:rFonts w:cs="Times New Roman"/>
          <w:lang w:val="en-GB" w:eastAsia="en-US"/>
        </w:rPr>
        <w:fldChar w:fldCharType="separate"/>
      </w:r>
      <w:r w:rsidR="00025FA2" w:rsidRPr="001E7A27">
        <w:rPr>
          <w:rFonts w:cs="Times New Roman"/>
          <w:noProof/>
          <w:lang w:val="en-GB" w:eastAsia="en-US"/>
        </w:rPr>
        <w:t>(Koskinen et al., 2016; Wilson et al., 2016a; Hemes et al., 2019; Renou-Wilson et al., 2019; Holl et al., 2020)</w:t>
      </w:r>
      <w:r w:rsidRPr="001E7A27">
        <w:rPr>
          <w:rFonts w:cs="Times New Roman"/>
          <w:lang w:val="en-GB" w:eastAsia="en-US"/>
        </w:rPr>
        <w:fldChar w:fldCharType="end"/>
      </w:r>
      <w:r w:rsidRPr="001E7A27">
        <w:rPr>
          <w:lang w:val="en-GB"/>
        </w:rPr>
        <w:t>. In a multi-decadal time</w:t>
      </w:r>
      <w:ins w:id="6863" w:author="Soapbox" w:date="2021-07-22T13:19:00Z">
        <w:r w:rsidR="00F76201" w:rsidRPr="001E7A27">
          <w:rPr>
            <w:lang w:val="en-GB"/>
          </w:rPr>
          <w:t xml:space="preserve"> </w:t>
        </w:r>
      </w:ins>
      <w:r w:rsidRPr="001E7A27">
        <w:rPr>
          <w:lang w:val="en-GB"/>
        </w:rPr>
        <w:t>frame, the reduction in CO</w:t>
      </w:r>
      <w:r w:rsidRPr="001E7A27">
        <w:rPr>
          <w:vertAlign w:val="subscript"/>
          <w:lang w:val="en-GB"/>
        </w:rPr>
        <w:t>2</w:t>
      </w:r>
      <w:r w:rsidRPr="001E7A27">
        <w:rPr>
          <w:lang w:val="en-GB"/>
        </w:rPr>
        <w:t xml:space="preserve"> emissions </w:t>
      </w:r>
      <w:r w:rsidRPr="001E7A27">
        <w:rPr>
          <w:lang w:val="en-GB"/>
        </w:rPr>
        <w:lastRenderedPageBreak/>
        <w:t>from rewetting more than compensates for the initial increase in radiative forcing due to enhanced CH</w:t>
      </w:r>
      <w:r w:rsidRPr="001E7A27">
        <w:rPr>
          <w:vertAlign w:val="subscript"/>
          <w:lang w:val="en-GB"/>
        </w:rPr>
        <w:t>4</w:t>
      </w:r>
      <w:r w:rsidRPr="001E7A27">
        <w:rPr>
          <w:lang w:val="en-GB"/>
        </w:rPr>
        <w:t xml:space="preserve"> emissions </w:t>
      </w:r>
      <w:r w:rsidRPr="001E7A27">
        <w:rPr>
          <w:lang w:val="en-GB"/>
        </w:rPr>
        <w:fldChar w:fldCharType="begin" w:fldLock="1"/>
      </w:r>
      <w:r w:rsidR="00747167" w:rsidRPr="001E7A27">
        <w:rPr>
          <w:lang w:val="en-GB"/>
        </w:rPr>
        <w:instrText>ADDIN CSL_CITATION { "citationItems" : [ { "id" : "ITEM-1", "itemData" : { "DOI" : "10.1038/s41467-020-15499-z", "ISSN" : "2041-1723", "abstract" : "Peatlands are strategic areas for climate change mitigation because of their matchless carbon stocks. Drained peatlands release this carbon to the atmosphere as carbon dioxide (CO2). Peatland rewetting effectively stops these CO2 emissions, but also re-establishes the emission of methane (CH4). Essentially, management must choose between CO2 emissions from drained, or CH4 emissions from rewetted, peatland. This choice must consider radiative effects and atmospheric lifetimes of both gases, with CO2 being a weak but persistent, and CH4 a strong but short-lived, greenhouse gas. The resulting climatic effects are, thus, strongly time-dependent. We used a radiative forcing model to compare forcing dynamics of global scenarios for future peatland management using areal data from the Global Peatland Database. Our results show that CH4 radiative forcing does not undermine the climate change mitigation potential of peatland rewetting. Instead, postponing rewetting increases the long-term warming effect through continued CO2 emissions.", "author" : [ { "dropping-particle" : "", "family" : "G\u00fcnther", "given" : "Anke", "non-dropping-particle" : "", "parse-names" : false, "suffix" : "" }, { "dropping-particle" : "", "family" : "Barthelmes", "given" : "Alexandra", "non-dropping-particle" : "", "parse-names" : false, "suffix" : "" }, { "dropping-particle" : "", "family" : "Huth", "given" : "Vytas", "non-dropping-particle" : "", "parse-names" : false, "suffix" : "" }, { "dropping-particle" : "", "family" : "Joosten", "given" : "Hans", "non-dropping-particle" : "", "parse-names" : false, "suffix" : "" }, { "dropping-particle" : "", "family" : "Jurasinski", "given" : "Gerald", "non-dropping-particle" : "", "parse-names" : false, "suffix" : "" }, { "dropping-particle" : "", "family" : "Koebsch", "given" : "Franziska", "non-dropping-particle" : "", "parse-names" : false, "suffix" : "" }, { "dropping-particle" : "", "family" : "Couwenberg", "given" : "John", "non-dropping-particle" : "", "parse-names" : false, "suffix" : "" } ], "container-title" : "Nature Communications", "id" : "ITEM-1", "issue" : "1", "issued" : { "date-parts" : [ [ "2020" ] ] }, "page" : "1644", "title" : "Prompt rewetting of drained peatlands reduces climate warming despite methane emissions", "translator" : [ { "dropping-particle" : "", "family" : "L6995", "given" : "", "non-dropping-particle" : "", "parse-names" : false, "suffix" : "" } ], "type" : "article-journal", "volume" : "11" }, "uris" : [ "http://www.mendeley.com/documents/?uuid=88f3583b-ca42-4291-8efa-419f11ffa306" ] } ], "mendeley" : { "formattedCitation" : "(G\u00fcnther et al., 2020)", "plainTextFormattedCitation" : "(G\u00fcnther et al., 2020)", "previouslyFormattedCitation" : "(G\u00fcnther et al., 2020)" }, "properties" : { "noteIndex" : 0 }, "schema" : "https://github.com/citation-style-language/schema/raw/master/csl-citation.json" }</w:instrText>
      </w:r>
      <w:r w:rsidRPr="001E7A27">
        <w:rPr>
          <w:lang w:val="en-GB"/>
        </w:rPr>
        <w:fldChar w:fldCharType="separate"/>
      </w:r>
      <w:r w:rsidR="00025FA2" w:rsidRPr="001E7A27">
        <w:rPr>
          <w:noProof/>
          <w:lang w:val="en-GB"/>
        </w:rPr>
        <w:t>(Günther et al., 2020)</w:t>
      </w:r>
      <w:r w:rsidRPr="001E7A27">
        <w:rPr>
          <w:lang w:val="en-GB"/>
        </w:rPr>
        <w:fldChar w:fldCharType="end"/>
      </w:r>
      <w:r w:rsidRPr="001E7A27">
        <w:rPr>
          <w:lang w:val="en-GB"/>
        </w:rPr>
        <w:t>.</w:t>
      </w:r>
      <w:r w:rsidRPr="001E7A27">
        <w:rPr>
          <w:rFonts w:cs="Times New Roman"/>
          <w:lang w:val="en-GB" w:eastAsia="en-US"/>
        </w:rPr>
        <w:t xml:space="preserve"> Rewetting drained peatlands will decrease N</w:t>
      </w:r>
      <w:r w:rsidRPr="001E7A27">
        <w:rPr>
          <w:rFonts w:cs="Times New Roman"/>
          <w:vertAlign w:val="subscript"/>
          <w:lang w:val="en-GB" w:eastAsia="en-US"/>
        </w:rPr>
        <w:t>2</w:t>
      </w:r>
      <w:r w:rsidRPr="001E7A27">
        <w:rPr>
          <w:rFonts w:cs="Times New Roman"/>
          <w:lang w:val="en-GB" w:eastAsia="en-US"/>
        </w:rPr>
        <w:t>O emissions (</w:t>
      </w:r>
      <w:r w:rsidRPr="001E7A27">
        <w:rPr>
          <w:rFonts w:cs="Times New Roman"/>
          <w:i/>
          <w:iCs/>
          <w:lang w:val="en-GB" w:eastAsia="en-US"/>
        </w:rPr>
        <w:t>medium confidence</w:t>
      </w:r>
      <w:r w:rsidRPr="001E7A27">
        <w:rPr>
          <w:rFonts w:cs="Times New Roman"/>
          <w:lang w:val="en-GB" w:eastAsia="en-US"/>
        </w:rPr>
        <w:t xml:space="preserve">) </w:t>
      </w:r>
      <w:commentRangeStart w:id="6864"/>
      <w:r w:rsidRPr="001E7A27">
        <w:rPr>
          <w:rFonts w:cs="Times New Roman"/>
          <w:lang w:val="en-GB" w:eastAsia="en-US"/>
        </w:rPr>
        <w:fldChar w:fldCharType="begin" w:fldLock="1"/>
      </w:r>
      <w:r w:rsidR="00747167" w:rsidRPr="001E7A27">
        <w:rPr>
          <w:rFonts w:cs="Times New Roman"/>
          <w:lang w:val="en-GB" w:eastAsia="en-US"/>
        </w:rPr>
        <w:instrText>ADDIN CSL_CITATION { "citationItems" : [ { "id" : "ITEM-1", "itemData" : { "DOI" : "10.1038/s43247-020-00017-2", "ISSN" : "2662-4435", "abstract" : "Nitrous oxide (N2O) is approximately 265 times more potent than carbon dioxide (CO2) in atmospheric warming. Degraded peatlands are important sources of N2O. The more a peat soil is degraded, the higher the N2O-N emissions from peat. In this study, soil bulk density was used as a proxy for peat degradation to predict N2O-N emissions. Here we report that the annual N2O-N emissions from European managed peatlands (EU-28) sum up to approximately 145 Gg N year\u22121. From the viewpoint of greenhouse gas emissions, highly degraded agriculturally used peatlands should be rewetted first to optimally reduce cumulative N2O-N emissions. Compared to a business-as-usual scenario (no peatland rewetting), rewetting of all drained European peatlands until 2050 using the suggested strategy reduces the cumulative N2O-N emissions by 70%. In conclusion, the status of peat degradation should be made a pivotal criterion in prioritising peatlands for restoration.", "author" : [ { "dropping-particle" : "", "family" : "Liu", "given" : "Haojie", "non-dropping-particle" : "", "parse-names" : false, "suffix" : "" }, { "dropping-particle" : "", "family" : "Wrage-M\u00f6nnig", "given" : "Nicole", "non-dropping-particle" : "", "parse-names" : false, "suffix" : "" }, { "dropping-particle" : "", "family" : "Lennartz", "given" : "Bernd", "non-dropping-particle" : "", "parse-names" : false, "suffix" : "" } ], "container-title" : "Communications Earth &amp; Environment", "id" : "ITEM-1", "issue" : "1", "issued" : { "date-parts" : [ [ "2020" ] ] }, "page" : "17", "title" : "Rewetting strategies to reduce nitrous oxide emissions from European peatlands", "translator" : [ { "dropping-particle" : "", "family" : "L7364", "given" : "", "non-dropping-particle" : "", "parse-names" : false, "suffix" : "" } ], "type" : "article-journal", "volume" : "1" }, "uris" : [ "http://www.mendeley.com/documents/?uuid=1e37bf4b-8797-4204-9d20-2d7866678ca5", "http://www.mendeley.com/documents/?uuid=decedd94-9f90-417a-94b4-9e8d366584ed" ] }, { "id" : "ITEM-2", "itemData" : { "DOI" : "10.1111/gcb.13325", "abstract" : "Abstract Drained peat soils are a significant source of greenhouse gas (GHG) emissions to the atmosphere. Rewetting these soils is considered an important climate change mitigation tool to reduce emissions and create suitable conditions for carbon sequestration. Long-term monitoring is essential to capture interannual variations in GHG emissions and associated environmental variables and to reduce the uncertainty linked with GHG emission factor calculations. In this study, we present GHG balances: carbon dioxide (CO2), methane (CH4) and nitrous oxide (N2O) calculated for a 5-year period at a rewetted industrial cutaway peatland in Ireland (rewetted 7 years prior to the start of the study); and compare the results with an adjacent drained area (2-year data set), and with ten long-term data sets from intact (i.e. undrained) peatlands in temperate and boreal regions. In the rewetted site, CO2 exchange (or net ecosystem exchange (NEE)) was strongly influenced by ecosystem respiration (Reco) rather than gross primary production (GPP). CH4 emissions were related to soil temperature and either water table level or plant biomass. N2O emissions were not detected in either drained or rewetted sites. Rewetting reduced CO2 emissions in unvegetated areas by approximately 50%. When upscaled to the ecosystem level, the emission factors (calculated as 5-year mean of annual balances) for the rewetted site were (\u00b1SD) \u2212104 \u00b1 80 g CO2-C m\u22122 yr\u22121 (i.e. CO2 sink) and 9 \u00b1 2 g CH4-C m\u22122 yr\u22121 (i.e. CH4 source). Nearly a decade after rewetting, the GHG balance (100-year global warming potential) had reduced noticeably (i.e. less warming) in comparison with the drained site but was still higher than comparative intact sites. Our results indicate that rewetted sites may be more sensitive to interannual changes in weather conditions than their more resilient intact counterparts and may switch from an annual CO2 sink to a source if triggered by slightly drier conditions.", "author" : [ { "dropping-particle" : "", "family" : "Wilson", "given" : "David", "non-dropping-particle" : "", "parse-names" : false, "suffix" : "" }, { "dropping-particle" : "", "family" : "Farrell", "given" : "Catherine A", "non-dropping-particle" : "", "parse-names" : false, "suffix" : "" }, { "dropping-particle" : "", "family" : "Fallon", "given" : "David", "non-dropping-particle" : "", "parse-names" : false, "suffix" : "" }, { "dropping-particle" : "", "family" : "Moser", "given" : "Gerald", "non-dropping-particle" : "", "parse-names" : false, "suffix" : "" }, { "dropping-particle" : "", "family" : "M\u00fcller", "given" : "Christoph", "non-dropping-particle" : "", "parse-names" : false, "suffix" : "" }, { "dropping-particle" : "", "family" : "Renou-Wilson", "given" : "Florence", "non-dropping-particle" : "", "parse-names" : false, "suffix" : "" } ], "container-title" : "Global Change Biology", "id" : "ITEM-2", "issue" : "12", "issued" : { "date-parts" : [ [ "2016" ] ] }, "page" : "4080-4095", "title" : "Multiyear greenhouse gas balances at a rewetted temperate peatland", "translator" : [ { "dropping-particle" : "", "family" : "L3571", "given" : "", "non-dropping-particle" : "", "parse-names" : false, "suffix" : "" } ], "type" : "article-journal", "volume" : "22" }, "uris" : [ "http://www.mendeley.com/documents/?uuid=efea539d-4dfb-478d-9cae-0c9f5938ec7d", "http://www.mendeley.com/documents/?uuid=d03c875d-bb66-4642-9a4a-71162a64e77c" ] }, { "id" : "ITEM-3", "itemData" : { "DOI" : "https://doi.org/10.1016/j.ecolind.2019.105838", "ISSN" : "1470-160X", "abstract" : "Drained organic soils are large sources of anthropogenic greenhouse gases (GHG) in many European and Asian countries. Therefore, these soils urgently need to be considered and adequately accounted for when attempting to decrease emissions from the Agriculture and Land Use, Land Use Change and Forestry (LULUCF) sectors. Here, we describe the methodology, data and results of the German approach for measurement, reporting and verification (MRV) of anthropogenic GHG emissions from drained organic soils and outline ways forward towards tracking drainage and rewetting. The methodology was developed for and is currently applied in the German GHG inventory under the United Nations Framework Convention on Climate Change (UNFCCC) and the Kyoto Protocol. Spatial activity data comprise high resolution maps of land-use, type of organic soil and mean annual water table (WT). The WT map was derived by a boosted regression trees model from data of more than 1000 dipwells. Emissions of carbon dioxide (CO2), nitrous oxide (N2O) and methane (CH4) were synthesized from a unique national data set comprising more than 250 annual GHG balances from 118 sites in most land-use categories and types of organic soils. Measurements were performed with harmonized protocols using manual chambers. Non-linear response functions describe the dependency of CO2 and CH4 fluxes on mean annual WT, stratified by land-use where appropriate. Modelling results were aggregated into \u201cimplied emission factors\u201d for each land-use category, taking into account the uncertainty of the response functions, the frequency distribution of the WT within each land-use category and further GHG sources such as dissolved organic carbon or CH4 emissions from ditches. IPCC default emission factors were used for these minor GHG sources. In future, response functions could be applied directly when appropriate WT data is available. As no functional relationship was found for N2O emissions, emission factors were calculated as the mean observed flux per land-use category. In Germany, drained organic soils emit more than 55 million tons of GHGs per year, of which 91% are CO2. This is equivalent to around 6.6% of the national GHG emissions in 2014. Thus, they are the largest GHG source from agriculture and LULUCF. The described methodology is applicable on the project scale as well as in other countries where similar data are collected.", "author" : [ { "dropping-particle" : "", "family" : "Tiemeyer", "given" : "B\u00e4rbel", "non-dropping-particle" : "", "parse-names" : false, "suffix" : "" }, { "dropping-particle" : "", "family" : "Freibauer", "given" : "Annette", "non-dropping-particle" : "", "parse-names" : false, "suffix" : "" }, { "dropping-particle" : "", "family" : "Borraz", "given" : "Elisa Albiac", "non-dropping-particle" : "", "parse-names" : false, "suffix" : "" }, { "dropping-particle" : "", "family" : "Augustin", "given" : "J\u00fcrgen", "non-dropping-particle" : "", "parse-names" : false, "suffix" : "" }, { "dropping-particle" : "", "family" : "Bechtold", "given" : "Michel", "non-dropping-particle" : "", "parse-names" : false, "suffix" : "" }, { "dropping-particle" : "", "family" : "Beetz", "given" : "Sascha", "non-dropping-particle" : "", "parse-names" : false, "suffix" : "" }, { "dropping-particle" : "", "family" : "Beyer", "given" : "Colja", "non-dropping-particle" : "", "parse-names" : false, "suffix" : "" }, { "dropping-particle" : "", "family" : "Ebli", "given" : "Martin", "non-dropping-particle" : "", "parse-names" : false, "suffix" : "" }, { "dropping-particle" : "", "family" : "Eickenscheidt", "given" : "Tim", "non-dropping-particle" : "", "parse-names" : false, "suffix" : "" }, { "dropping-particle" : "", "family" : "Fiedler", "given" : "Sabine", "non-dropping-particle" : "", "parse-names" : false, "suffix" : "" }, { "dropping-particle" : "", "family" : "F\u00f6rster", "given" : "Christoph", "non-dropping-particle" : "", "parse-names" : false, "suffix" : "" }, { "dropping-particle" : "", "family" : "Gensior", "given" : "Andreas", "non-dropping-particle" : "", "parse-names" : false, "suffix" : "" }, { "dropping-particle" : "", "family" : "Giebels", "given" : "Michael", "non-dropping-particle" : "", "parse-names" : false, "suffix" : "" }, { "dropping-particle" : "", "family" : "Glatzel", "given" : "Stephan", "non-dropping-particle" : "", "parse-names" : false, "suffix" : "" }, { "dropping-particle" : "", "family" : "Heinichen", "given" : "Jan", "non-dropping-particle" : "", "parse-names" : false, "suffix" : "" }, { "dropping-particle" : "", "family" : "Hoffmann", "given" : "Mathias", "non-dropping-particle" : "", "parse-names" : false, "suffix" : "" }, { "dropping-particle" : "", "family" : "H\u00f6per", "given" : "Heinrich", "non-dropping-particle" : "", "parse-names" : false, "suffix" : "" }, { "dropping-particle" : "", "family" : "Jurasinski", "given" : "Gerald", "non-dropping-particle" : "", "parse-names" : false, "suffix" : "" }, { "dropping-particle" : "", "family" : "Laggner", "given" : "Andreas", "non-dropping-particle" : "", "parse-names" : false, "suffix" : "" }, { "dropping-particle" : "", "family" : "Leiber-Sauheitl", "given" : "Katharina", "non-dropping-particle" : "", "parse-names" : false, "suffix" : "" }, { "dropping-particle" : "", "family" : "Peichl-Brak", "given" : "Mandy", "non-dropping-particle" : "", "parse-names" : false, "suffix" : "" }, { "dropping-particle" : "", "family" : "Dr\u00f6sler", "given" : "Matthias", "non-dropping-particle" : "", "parse-names" : false, "suffix" : "" } ], "container-title" : "Ecological Indicators", "id" : "ITEM-3", "issued" : { "date-parts" : [ [ "2020" ] ] }, "page" : "105838", "title" : "A new methodology for organic soils in national greenhouse gas inventories: Data synthesis, derivation and application", "translator" : [ { "dropping-particle" : "", "family" : "L7362", "given" : "", "non-dropping-particle" : "", "parse-names" : false, "suffix" : "" } ], "type" : "article-journal", "volume" : "109" }, "uris" : [ "http://www.mendeley.com/documents/?uuid=5cd8098c-f28d-49f2-8974-c09269740f2f", "http://www.mendeley.com/documents/?uuid=5b9cab8e-f459-42ec-af9b-710ddb175fb4" ] } ], "mendeley" : { "formattedCitation" : "(Wilson et al., 2016b; Liu et al., 2020a; Tiemeyer et al., 2020)", "plainTextFormattedCitation" : "(Wilson et al., 2016b; Liu et al., 2020a; Tiemeyer et al., 2020)", "previouslyFormattedCitation" : "(Wilson et al., 2016b; Liu et al., 2020a; Tiemeyer et al., 2020)" }, "properties" : { "noteIndex" : 0 }, "schema" : "https://github.com/citation-style-language/schema/raw/master/csl-citation.json" }</w:instrText>
      </w:r>
      <w:r w:rsidRPr="001E7A27">
        <w:rPr>
          <w:rFonts w:cs="Times New Roman"/>
          <w:lang w:val="en-GB" w:eastAsia="en-US"/>
        </w:rPr>
        <w:fldChar w:fldCharType="separate"/>
      </w:r>
      <w:r w:rsidR="00025FA2" w:rsidRPr="001E7A27">
        <w:rPr>
          <w:rFonts w:cs="Times New Roman"/>
          <w:noProof/>
          <w:lang w:val="en-GB" w:eastAsia="en-US"/>
        </w:rPr>
        <w:t xml:space="preserve">(Wilson et al., 2016b; </w:t>
      </w:r>
      <w:ins w:id="6865" w:author="Robin Matthews" w:date="2021-06-17T19:17:00Z">
        <w:r w:rsidR="00D2435B" w:rsidRPr="001E7A27">
          <w:rPr>
            <w:rFonts w:cs="Times New Roman"/>
            <w:noProof/>
            <w:lang w:val="en-GB" w:eastAsia="en-US"/>
          </w:rPr>
          <w:t xml:space="preserve">H. </w:t>
        </w:r>
      </w:ins>
      <w:r w:rsidR="00025FA2" w:rsidRPr="001E7A27">
        <w:rPr>
          <w:rFonts w:cs="Times New Roman"/>
          <w:noProof/>
          <w:lang w:val="en-GB" w:eastAsia="en-US"/>
        </w:rPr>
        <w:t>Liu et al., 2020</w:t>
      </w:r>
      <w:del w:id="6866" w:author="Robin Matthews" w:date="2021-06-17T19:17:00Z">
        <w:r w:rsidR="00025FA2" w:rsidRPr="001E7A27" w:rsidDel="00D2435B">
          <w:rPr>
            <w:rFonts w:cs="Times New Roman"/>
            <w:noProof/>
            <w:lang w:val="en-GB" w:eastAsia="en-US"/>
          </w:rPr>
          <w:delText>a</w:delText>
        </w:r>
      </w:del>
      <w:r w:rsidR="00025FA2" w:rsidRPr="001E7A27">
        <w:rPr>
          <w:rFonts w:cs="Times New Roman"/>
          <w:noProof/>
          <w:lang w:val="en-GB" w:eastAsia="en-US"/>
        </w:rPr>
        <w:t>; Tiemeyer et al., 2020)</w:t>
      </w:r>
      <w:r w:rsidRPr="001E7A27">
        <w:rPr>
          <w:rFonts w:cs="Times New Roman"/>
          <w:lang w:val="en-GB" w:eastAsia="en-US"/>
        </w:rPr>
        <w:fldChar w:fldCharType="end"/>
      </w:r>
      <w:commentRangeEnd w:id="6864"/>
      <w:r w:rsidR="00025FA2" w:rsidRPr="001E7A27">
        <w:rPr>
          <w:rStyle w:val="CommentReference"/>
          <w:lang w:val="en-GB"/>
        </w:rPr>
        <w:commentReference w:id="6864"/>
      </w:r>
      <w:r w:rsidRPr="001E7A27">
        <w:rPr>
          <w:rFonts w:cs="Times New Roman"/>
          <w:lang w:val="en-GB" w:eastAsia="en-US"/>
        </w:rPr>
        <w:t xml:space="preserve">. Restored wetlands and peatlands act as buffer zones </w:t>
      </w:r>
      <w:r w:rsidRPr="001E7A27">
        <w:rPr>
          <w:rFonts w:cs="Times New Roman"/>
          <w:color w:val="000000" w:themeColor="text1"/>
          <w:lang w:val="en-GB" w:eastAsia="en-US"/>
        </w:rPr>
        <w:t xml:space="preserve">that provide infiltration and nutrient retention and offer protection to water </w:t>
      </w:r>
      <w:commentRangeStart w:id="6867"/>
      <w:r w:rsidRPr="001E7A27">
        <w:rPr>
          <w:rFonts w:cs="Times New Roman"/>
          <w:color w:val="000000" w:themeColor="text1"/>
          <w:lang w:val="en-GB" w:eastAsia="en-US"/>
        </w:rPr>
        <w:t xml:space="preserve">quality </w:t>
      </w:r>
      <w:commentRangeStart w:id="6868"/>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"citationItems" : [ { "id" : "ITEM-1", "itemData" : { "DOI" : "10.1016/j.apsoil.2013.12.014", "ISSN" : "09291393", "author" : [ { "dropping-particle" : "", "family" : "Kluber", "given" : "Laurel A", "non-dropping-particle" : "", "parse-names" : false, "suffix" : "" }, { "dropping-particle" : "", "family" : "Miller", "given" : "Jarrod O", "non-dropping-particle" : "", "parse-names" : false, "suffix" : "" }, { "dropping-particle" : "", "family" : "Ducey", "given" : "Thomas F", "non-dropping-particle" : "", "parse-names" : false, "suffix" : "" }, { "dropping-particle" : "", "family" : "Hunt", "given" : "Patrick G", "non-dropping-particle" : "", "parse-names" : false, "suffix" : "" }, { "dropping-particle" : "", "family" : "Lang", "given" : "Megan", "non-dropping-particle" : "", "parse-names" : false, "suffix" : "" }, { "dropping-particle" : "", "family" : "S. Ro", "given" : "Kyoung", "non-dropping-particle" : "", "parse-names" : false, "suffix" : "" } ], "container-title" : "Applied Soil Ecology", "id" : "ITEM-1", "issued" : { "date-parts" : [ [ "2014", "4" ] ] }, "page" : "87-94", "title" : "Multistate assessment of wetland restoration on CO2 and N2O emissions and soil bacterial communities", "translator" : [ { "dropping-particle" : "", "family" : "L3952", "given" : "", "non-dropping-particle" : "", "parse-names" : false, "suffix" : "" } ], "type" : "article-journal", "volume" : "76" }, "uris" : [ "http://www.mendeley.com/documents/?uuid=34ffae82-44d6-48a3-a6ca-a37cd0754403" ] }, { "id" : "ITEM-2", "itemData" : { "DOI" : "10.1016/j.jenvman.2017.01.059", "ISSN" : "03014797", "author" : [ { "dropping-particle" : "", "family" : "Daneshvar", "given" : "Fariborz", "non-dropping-particle" : "", "parse-names" : false, "suffix" : "" }, { "dropping-particle" : "", "family" : "Nejadhashemi", "given" : "A Pouyan", "non-dropping-particle" : "", "parse-names" : false, "suffix" : "" }, { "dropping-particle" : "", "family" : "Adhikari", "given" : "Umesh", "non-dropping-particle" : "", "parse-names" : false, "suffix" : "" }, { "dropping-particle" : "", "family" : "Elahi", "given" : "Behin", "non-dropping-particle" : "", "parse-names" : false, "suffix" : "" }, { "dropping-particle" : "", "family" : "Abouali", "given" : "Mohammad", "non-dropping-particle" : "", "parse-names" : false, "suffix" : "" }, { "dropping-particle" : "", "family" : "Herman", "given" : "Matthew R", "non-dropping-particle" : "", "parse-names" : false, "suffix" : "" }, { "dropping-particle" : "", "family" : "Martinez-Martinez", "given" : "Edwin", "non-dropping-particle" : "", "parse-names" : false, "suffix" : "" }, { "dropping-particle" : "", "family" : "Calappi", "given" : "Timothy J", "non-dropping-particle" : "", "parse-names" : false, "suffix" : "" }, { "dropping-particle" : "", "family" : "Rohn", "given" : "Bridget G", "non-dropping-particle" : "", "parse-names" : false, "suffix" : "" } ], "container-title" : "Journal of Environmental Management", "id" : "ITEM-2", "issued" : { "date-parts" : [ [ "2017", "5" ] ] }, "page" : "184-196", "title" : "Evaluating the significance of wetland restoration scenarios on phosphorus removal", "translator" : [ { "dropping-particle" : "", "family" : "L3932", "given" : "", "non-dropping-particle" : "", "parse-names" : false, "suffix" : "" } ], "type" : "article-journal", "volume" : "192" }, "uris" : [ "http://www.mendeley.com/documents/?uuid=99f80295-38d8-4750-83c1-5c030cf5f613" ] } ], "mendeley" : { "formattedCitation" : "(Kluber et al., 2014; Daneshvar et al., 2017)", "manualFormatting" : "(Daneshvar et al., 2017; Lundin et al., 2017)", "plainTextFormattedCitation" : "(Kluber et al., 2014; Daneshvar et al., 2017)", "previouslyFormattedCitation" : "(Kluber et al., 2014; Daneshvar et al., 2017)" }, "properties" : { "noteIndex" : 0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(Daneshvar et al., 2017; Lundin et al., 2017)</w:t>
      </w:r>
      <w:r w:rsidRPr="001E7A27">
        <w:rPr>
          <w:rFonts w:cs="Times New Roman"/>
          <w:color w:val="000000" w:themeColor="text1"/>
          <w:lang w:val="en-GB" w:eastAsia="en-US"/>
        </w:rPr>
        <w:fldChar w:fldCharType="end"/>
      </w:r>
      <w:commentRangeEnd w:id="6867"/>
      <w:commentRangeEnd w:id="6868"/>
      <w:r w:rsidR="00D2435B" w:rsidRPr="001E7A27">
        <w:rPr>
          <w:rStyle w:val="CommentReference"/>
          <w:lang w:val="en-GB"/>
        </w:rPr>
        <w:commentReference w:id="6867"/>
      </w:r>
      <w:r w:rsidR="00025FA2" w:rsidRPr="001E7A27">
        <w:rPr>
          <w:rStyle w:val="CommentReference"/>
          <w:lang w:val="en-GB"/>
        </w:rPr>
        <w:commentReference w:id="6868"/>
      </w:r>
      <w:r w:rsidRPr="001E7A27">
        <w:rPr>
          <w:rFonts w:cs="Times New Roman"/>
          <w:color w:val="000000" w:themeColor="text1"/>
          <w:lang w:val="en-GB" w:eastAsia="en-US"/>
        </w:rPr>
        <w:t>, particularly in nutrient-loaded agricultural catchments. Peatland restoration can also recover much of the original biodiversity (</w:t>
      </w:r>
      <w:r w:rsidR="004C583F" w:rsidRPr="001E7A27">
        <w:rPr>
          <w:rFonts w:cs="Times New Roman"/>
          <w:i/>
          <w:color w:val="000000" w:themeColor="text1"/>
          <w:lang w:val="en-GB" w:eastAsia="en-US"/>
        </w:rPr>
        <w:t>medium</w:t>
      </w:r>
      <w:r w:rsidRPr="001E7A27">
        <w:rPr>
          <w:rFonts w:cs="Times New Roman"/>
          <w:i/>
          <w:color w:val="000000" w:themeColor="text1"/>
          <w:lang w:val="en-GB" w:eastAsia="en-US"/>
        </w:rPr>
        <w:t xml:space="preserve"> confidence</w:t>
      </w:r>
      <w:r w:rsidRPr="001E7A27">
        <w:rPr>
          <w:rFonts w:cs="Times New Roman"/>
          <w:color w:val="000000" w:themeColor="text1"/>
          <w:lang w:val="en-GB" w:eastAsia="en-US"/>
        </w:rPr>
        <w:t xml:space="preserve">) </w:t>
      </w:r>
      <w:commentRangeStart w:id="6869"/>
      <w:commentRangeStart w:id="6870"/>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"citationItems" : [ { "id" : "ITEM-1", "itemData" : { "DOI" : "10.1371/journal.pone.0093507", "ISSN" : "1932-6203", "abstract" : "Wetlands are valuable ecosystems because they harbor a huge biodiversity and provide key services to societies. When natural or human factors degrade wetlands, ecological restoration is often carried out to recover biodiversity and ecosystem services (ES). Although such restorations are routinely performed, we lack systematic, evidence-based assessments of their effectiveness on the recovery of biodiversity and ES. Here we performed a meta-analysis of 70 experimental studies in order to assess the effectiveness of ecological restoration and identify what factors affect it. We compared selected ecosystem performance variables between degraded and restored wetlands and between restored and natural wetlands using response ratios and random-effects categorical modeling. We assessed how context factors such as ecosystem type, main agent of degradation, restoration action, experimental design, and restoration age influenced post-restoration biodiversity and ES. Biodiversity showed excellent recovery, though the precise recovery depended strongly on the type of organisms involved. Restored wetlands showed 36% higher levels of provisioning, regulating and supporting ES than did degraded wetlands. In fact, wetlands showed levels of provisioning and cultural ES similar to those of natural wetlands; however, their levels of supporting and regulating ES were, respectively, 16% and 22% lower than in natural wetlands. Recovery of biodiversity and of ES were positively correlated, indicating a win-win restoration outcome. The extent to which restoration increased biodiversity and ES in degraded wetlands depended primarily on the main agent of degradation, restoration actions, experimental design, and ecosystem type. In contrast, the choice of specific restoration actions alone explained most differences between restored and natural wetlands. These results highlight the importance of comprehensive, multi-factorial assessment to determine the ecological status of degraded, restored and natural wetlands and thereby evaluate the effectiveness of ecological restorations. Future research on wetland restoration should also seek to identify which restoration actions work best for specific habitats.", "author" : [ { "dropping-particle" : "", "family" : "Meli", "given" : "Paula", "non-dropping-particle" : "", "parse-names" : false, "suffix" : "" }, { "dropping-particle" : "", "family" : "Rey Benayas", "given" : "Jos\u00e9 Mar\u00eda", "non-dropping-particle" : "", "parse-names" : false, "suffix" : "" }, { "dropping-particle" : "", "family" : "Balvanera", "given" : "Patricia", "non-dropping-particle" : "", "parse-names" : false, "suffix" : "" }, { "dropping-particle" : "", "family" : "Mart\u00ednez Ramos", "given" : "Miguel", "non-dropping-particle" : "", "parse-names" : false, "suffix" : "" } ], "container-title" : "PloS one", "id" : "ITEM-1", "issue" : "4", "issued" : { "date-parts" : [ [ "2014", "4" ] ] }, "language" : "eng", "page" : "e93507-e93507", "publisher" : "Public Library of Science", "title" : "Restoration enhances wetland biodiversity and ecosystem service supply, but results are context-dependent: a meta-analysis", "translator" : [ { "dropping-particle" : "", "family" : "L6479", "given" : "", "non-dropping-particle" : "", "parse-names" : false, "suffix" : "" } ], "type" : "article-journal", "volume" : "9" }, "uris" : [ "http://www.mendeley.com/documents/?uuid=24a5bbd3-cdd3-46da-9f2c-a3169fcfd8e9", "http://www.mendeley.com/documents/?uuid=09d30af5-a058-45d1-8437-eab291b2b9f4", "http://www.mendeley.com/documents/?uuid=8a1f6637-f553-4057-80a2-592372745492" ] } ], "mendeley" : { "formattedCitation" : "(Meli et al., 2014)", "manualFormatting" : "(Meli et al., 2014; Smith et al. 2018)", "plainTextFormattedCitation" : "(Meli et al., 2014)", "previouslyFormattedCitation" : "(Meli et al., 2014)" }, "properties" : { "noteIndex" : 0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(Meli et al., 2014; Smith et al. 2018)</w:t>
      </w:r>
      <w:r w:rsidRPr="001E7A27">
        <w:rPr>
          <w:rFonts w:cs="Times New Roman"/>
          <w:color w:val="000000" w:themeColor="text1"/>
          <w:lang w:val="en-GB" w:eastAsia="en-US"/>
        </w:rPr>
        <w:fldChar w:fldCharType="end"/>
      </w:r>
      <w:commentRangeEnd w:id="6869"/>
      <w:r w:rsidR="00025FA2" w:rsidRPr="001E7A27">
        <w:rPr>
          <w:rStyle w:val="CommentReference"/>
          <w:lang w:val="en-GB"/>
        </w:rPr>
        <w:commentReference w:id="6869"/>
      </w:r>
      <w:r w:rsidRPr="001E7A27">
        <w:rPr>
          <w:rFonts w:cs="Times New Roman"/>
          <w:color w:val="000000" w:themeColor="text1"/>
          <w:lang w:val="en-GB" w:eastAsia="en-US"/>
        </w:rPr>
        <w:t>.</w:t>
      </w:r>
      <w:commentRangeEnd w:id="6870"/>
      <w:r w:rsidR="00D2435B" w:rsidRPr="001E7A27">
        <w:rPr>
          <w:rStyle w:val="CommentReference"/>
          <w:lang w:val="en-GB"/>
        </w:rPr>
        <w:commentReference w:id="6870"/>
      </w:r>
    </w:p>
    <w:p w14:paraId="29E54934" w14:textId="77777777" w:rsidR="00E3676F" w:rsidRPr="001E7A27" w:rsidRDefault="00E3676F" w:rsidP="005C7F25">
      <w:pPr>
        <w:pStyle w:val="AR6BodyText"/>
        <w:rPr>
          <w:rFonts w:cs="Times New Roman"/>
          <w:color w:val="000000" w:themeColor="text1"/>
          <w:lang w:val="en-GB" w:eastAsia="en-US"/>
        </w:rPr>
      </w:pPr>
    </w:p>
    <w:p w14:paraId="5C360D7B" w14:textId="7262155E" w:rsidR="00E3676F" w:rsidRPr="001E7A27" w:rsidRDefault="00E3676F" w:rsidP="005C7F25">
      <w:pPr>
        <w:pStyle w:val="AR6BodyText"/>
        <w:rPr>
          <w:lang w:val="en-GB"/>
        </w:rPr>
      </w:pPr>
      <w:r w:rsidRPr="001E7A27">
        <w:rPr>
          <w:lang w:val="en-GB"/>
        </w:rPr>
        <w:t xml:space="preserve">The concept of </w:t>
      </w:r>
      <w:del w:id="6871" w:author="Soapbox" w:date="2021-07-22T12:57:00Z">
        <w:r w:rsidRPr="001E7A27" w:rsidDel="00973B8A">
          <w:rPr>
            <w:lang w:val="en-GB"/>
          </w:rPr>
          <w:delText>bioenergy with carbon capture and storage (</w:delText>
        </w:r>
      </w:del>
      <w:r w:rsidRPr="001E7A27">
        <w:rPr>
          <w:lang w:val="en-GB"/>
        </w:rPr>
        <w:t>BECCS</w:t>
      </w:r>
      <w:del w:id="6872" w:author="Soapbox" w:date="2021-07-22T12:57:00Z">
        <w:r w:rsidRPr="001E7A27" w:rsidDel="00973B8A">
          <w:rPr>
            <w:lang w:val="en-GB"/>
          </w:rPr>
          <w:delText>)</w:delText>
        </w:r>
      </w:del>
      <w:r w:rsidRPr="001E7A27">
        <w:rPr>
          <w:lang w:val="en-GB"/>
        </w:rPr>
        <w:t xml:space="preserve"> rests on the premise that bioenergy production is carbon neutral</w:t>
      </w:r>
      <w:ins w:id="6873" w:author="Soapbox" w:date="2021-07-22T13:21:00Z">
        <w:r w:rsidR="00F76201" w:rsidRPr="001E7A27">
          <w:rPr>
            <w:lang w:val="en-GB"/>
          </w:rPr>
          <w:t xml:space="preserve"> </w:t>
        </w:r>
        <w:r w:rsidR="00F76201" w:rsidRPr="001E7A27">
          <w:rPr>
            <w:rFonts w:cs="Times New Roman"/>
            <w:lang w:val="en-GB"/>
          </w:rPr>
          <w:t>–</w:t>
        </w:r>
      </w:ins>
      <w:del w:id="6874" w:author="Soapbox" w:date="2021-07-22T13:21:00Z">
        <w:r w:rsidRPr="001E7A27" w:rsidDel="00F76201">
          <w:rPr>
            <w:lang w:val="en-GB"/>
          </w:rPr>
          <w:delText>,</w:delText>
        </w:r>
      </w:del>
      <w:r w:rsidRPr="001E7A27">
        <w:rPr>
          <w:lang w:val="en-GB"/>
        </w:rPr>
        <w:t xml:space="preserve"> </w:t>
      </w:r>
      <w:r w:rsidR="000141B4" w:rsidRPr="001E7A27">
        <w:rPr>
          <w:lang w:val="en-GB"/>
        </w:rPr>
        <w:t>that is</w:t>
      </w:r>
      <w:ins w:id="6875" w:author="Soapbox" w:date="2021-07-22T13:21:00Z">
        <w:r w:rsidR="00F76201" w:rsidRPr="001E7A27">
          <w:rPr>
            <w:lang w:val="en-GB"/>
          </w:rPr>
          <w:t>,</w:t>
        </w:r>
      </w:ins>
      <w:r w:rsidRPr="001E7A27">
        <w:rPr>
          <w:lang w:val="en-GB"/>
        </w:rPr>
        <w:t xml:space="preserve"> as much CO</w:t>
      </w:r>
      <w:r w:rsidRPr="001E7A27">
        <w:rPr>
          <w:vertAlign w:val="subscript"/>
          <w:lang w:val="en-GB"/>
        </w:rPr>
        <w:t>2</w:t>
      </w:r>
      <w:r w:rsidRPr="001E7A27">
        <w:rPr>
          <w:lang w:val="en-GB"/>
        </w:rPr>
        <w:t xml:space="preserve"> is sequestered when growing biomass as feedstock as is released by its combustion. If these emissions are also captured and stored, the net effect is removal of CO</w:t>
      </w:r>
      <w:r w:rsidRPr="001E7A27">
        <w:rPr>
          <w:vertAlign w:val="subscript"/>
          <w:lang w:val="en-GB"/>
        </w:rPr>
        <w:t>2</w:t>
      </w:r>
      <w:r w:rsidRPr="001E7A27">
        <w:rPr>
          <w:lang w:val="en-GB"/>
        </w:rPr>
        <w:t xml:space="preserve"> from the atmosphere </w:t>
      </w:r>
      <w:r w:rsidRPr="001E7A27">
        <w:rPr>
          <w:lang w:val="en-GB"/>
        </w:rPr>
        <w:fldChar w:fldCharType="begin" w:fldLock="1"/>
      </w:r>
      <w:r w:rsidR="00747167" w:rsidRPr="001E7A27">
        <w:rPr>
          <w:lang w:val="en-GB"/>
        </w:rPr>
        <w: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instrText>
      </w:r>
      <w:r w:rsidRPr="001E7A27">
        <w:rPr>
          <w:lang w:val="en-GB"/>
        </w:rPr>
        <w:fldChar w:fldCharType="separate"/>
      </w:r>
      <w:r w:rsidR="00025FA2" w:rsidRPr="001E7A27">
        <w:rPr>
          <w:noProof/>
          <w:lang w:val="en-GB"/>
        </w:rPr>
        <w:t>(Fuss et al., 2018)</w:t>
      </w:r>
      <w:r w:rsidRPr="001E7A27">
        <w:rPr>
          <w:lang w:val="en-GB"/>
        </w:rPr>
        <w:fldChar w:fldCharType="end"/>
      </w:r>
      <w:r w:rsidRPr="001E7A27">
        <w:rPr>
          <w:lang w:val="en-GB"/>
        </w:rPr>
        <w:t xml:space="preserve">. Sequestration potentials from BECCS depend strongly on the feedstock, climate, and management practices </w:t>
      </w:r>
      <w:commentRangeStart w:id="6876"/>
      <w:r w:rsidRPr="001E7A27">
        <w:rPr>
          <w:lang w:val="en-GB"/>
        </w:rPr>
        <w:fldChar w:fldCharType="begin" w:fldLock="1"/>
      </w:r>
      <w:r w:rsidR="00747167" w:rsidRPr="001E7A27">
        <w:rPr>
          <w:lang w:val="en-GB"/>
        </w:rPr>
        <w:instrText>ADDIN CSL_CITATION { "citationID" : "thVAckZl", "citationItems" : [ { "id" : "ITEM-1", "itemData" : { "DOI" : "10.1111/j.1757-1707.2010.01088.x", "ISSN" : "17571693", "abstract" : "We estimate the global bioenergy potential from dedicated biomass plantations in the 21st century under a range of sustainability requirements to safeguard food production, biodiversity and terrestrial carbon storage. We use a process-based model of the land biosphere to simulate rainfed and irrigated biomass yields driven by data from different climate models and combine these simulations with a scenario-based assessment of future land availability for energy crops. The resulting spatial patterns of large-scale lignocellulosic energy crop cultivation are then investigated with regard to their impacts on land and water resources. Calculated bioenergy potentials are in the lower range of previous assessments but the combination of all biomass sources may still provide between 130 and 270 EJ yr\u22121 in 2050, equivalent to 15\u201325% of the World's future energy demand. Energy crops account for 20\u201360% of the total potential depending on land availability and share of irrigated area. However, a full exploitation of these potentials will further increase the pressure on natural ecosystems with a doubling of current land use change and irrigation water demand. Despite the consideration of sustainability constraints on future agricultural expansion the large-scale cultivation of energy crops is a threat to many areas that have already been fragmented and degraded, are rich in biodiversity and provide habitat for many endangered and endemic species.", "author" : [ { "dropping-particle" : "", "family" : "Beringer", "given" : "Tim", "non-dropping-particle" : "", "parse-names" : false, "suffix" : "" }, { "dropping-particle" : "", "family" : "Lucht", "given" : "Wolfgang", "non-dropping-particle" : "", "parse-names" : false, "suffix" : "" }, { "dropping-particle" : "", "family" : "Schaphoff", "given" : "Sibyll", "non-dropping-particle" : "", "parse-names" : false, "suffix" : "" } ], "container-title" : "GCB Bioenergy", "id" : "ITEM-1", "issue" : "4", "issued" : { "date-parts" : [ [ "2011", "8" ] ] }, "language" : "en", "page" : "299-312", "title" : "Bioenergy production potential of global biomass plantations under environmental and agricultural constraints", "translator" : [ { "dropping-particle" : "", "family" : "L5069", "given" : "", "non-dropping-particle" : "", "parse-names" : false, "suffix" : "" } ], "type" : "article-journal", "volume" : "3" }, "uri" : [ "http://zotero.org/users/1523010/items/3SM5UB3J" ], "uris" : [ "http://zotero.org/users/1523010/items/3SM5UB3J", "http://www.mendeley.com/documents/?uuid=1b0c013a-eb21-43ff-826f-b1a73af13444", "http://www.mendeley.com/documents/?uuid=3f0b5504-0fea-4c04-ba36-4e5e5932d1c8" ] }, { "id" : "ITEM-2", "itemData" : { "DOI" : "10.1016/j.gloplacha.2015.12.008", "ISSN" : "09218181", "abstract" : "Biological carbon sequestration through implementation of biomass plantations is currently being discussed as an option for climate engineering (CE) should mitigation efforts fail to substantially reduce greenhouse gas emissions. As it is a plant-based CE option that extracts CO2 from the atmosphere, it might be considered a \u2018green\u2019 CE method that moves the biosphere closer to its natural, i.e. pre-Neolithic, state. Here, we test this hypothesis by comparing the biogeochemical (water- and carbon-related) changes induced by biomass plantations compared to those induced by historical human land cover and land use change. Results indicate that large-scale biomass plantations would produce a biogeochemical shift in the terrestrial biosphere which is, in absolute terms, even larger than that already produced by historical land use change. However, the nature of change would differ between a world dominated by biomass plantations and the current world inheriting the effects of historical land use, highlighting that large-scale tCDR would represent an additional distinct and massive human intervention into the biosphere. Contrasting the limited possibilities of tCDR to reduce the pressure on the planetary boundary for climate change with the potential negative implications on the status of other planetary boundaries highlights that tCDR via biomass plantations should not be considered a \u2018green\u2019 CE method but a full scale engineering intervention.", "author" : [ { "dropping-particle" : "", "family" : "Heck", "given" : "Vera", "non-dropping-particle" : "", "parse-names" : false, "suffix" : "" }, { "dropping-particle" : "", "family" : "Gerten", "given" : "Dieter", "non-dropping-particle" : "", "parse-names" : false, "suffix" : "" }, { "dropping-particle" : "", "family" : "Lucht", "given" : "Wolfgang", "non-dropping-particle" : "", "parse-names" : false, "suffix" : "" }, { "dropping-particle" : "", "family" : "Boysen", "given" : "Lena R.", "non-dropping-particle" : "", "parse-names" : false, "suffix" : "" } ], "container-title" : "Global and Planetary Change", "id" : "ITEM-2", "issued" : { "date-parts" : [ [ "2016", "2" ] ] }, "page" : "123-130", "title" : "Is extensive terrestrial carbon dioxide removal a \u2018green\u2019 form of geoengineering? A global modelling study", "translator" : [ { "dropping-particle" : "", "family" : "L4886", "given" : "", "non-dropping-particle" : "", "parse-names" : false, "suffix" : "" } ], "type" : "article-journal", "volume" : "137" }, "uri" : [ "http://zotero.org/users/1523010/items/48JVNAKM" ], "uris" : [ "http://zotero.org/users/1523010/items/48JVNAKM", "http://www.mendeley.com/documents/?uuid=9aa5b5c8-3084-48f4-8282-39c58c01280b", "http://www.mendeley.com/documents/?uuid=58dfeeaa-db56-48a2-b6ed-8e9302827236" ] }, { "id" : "ITEM-3", "itemData" : { "DOI" : "10.1002/2014EF000249", "ISSN" : "23284277", "author" : [ { "dropping-particle" : "", "family" : "Kato", "given" : "Etsushi", "non-dropping-particle" : "", "parse-names" : false, "suffix" : "" }, { "dropping-particle" : "", "family" : "Yamagata", "given" : "Yoshiki", "non-dropping-particle" : "", "parse-names" : false, "suffix" : "" } ], "container-title" : "Earth's Future", "id" : "ITEM-3", "issue" : "9", "issued" : { "date-parts" : [ [ "2014", "9" ] ] }, "language" : "en", "page" : "421-439", "title" : "BECCS capability of dedicated bioenergy crops under a future land-use scenario targeting net negative carbon emissions", "translator" : [ { "dropping-particle" : "", "family" : "L4896", "given" : "", "non-dropping-particle" : "", "parse-names" : false, "suffix" : "" } ], "type" : "article-journal", "volume" : "2" }, "uri" : [ "http://zotero.org/users/1523010/items/BTD83KSW" ], "uris" : [ "http://zotero.org/users/1523010/items/BTD83KSW", "http://www.mendeley.com/documents/?uuid=0119953e-61c7-4d90-b701-37a0a6dc51c4", "http://www.mendeley.com/documents/?uuid=e5fe7a8f-d70b-4441-b122-f2139af7e2dd" ] }, { "id" : "ITEM-4",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"ITEM-4",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"id" : "ITEM-5", "itemData" : { "DOI" : "10.5194/bg-14-4829-2017", "ISSN" : "1726-4189", "abstract" : "Abstract. Land management for carbon storage is discussed as being indispensable for climate change mitigation because of its large potential to remove carbon dioxide from the atmosphere, and to avoid further emissions from deforestation. However, the acceptance and feasibility of land-based mitigation projects depends on potential side effects on other important ecosystem functions and their services. Here, we use projections of future land use and land cover for different land-based mitigation options from two land-use models (IMAGE and MAgPIE) and evaluate their effects with a global dynamic vegetation model (LPJ-GUESS). In the land-use models, carbon removal was achieved either via growth of bioenergy crops combined with carbon capture and storage, via avoided deforestation and afforestation, or via a combination of both. We compare these scenarios to a reference scenario without land-based mitigation and analyse the LPJ-GUESS simulations with the aim of assessing synergies and trade-offs across a range of ecosystem service indicators: carbon storage, surface albedo, evapotranspiration, water runoff, crop production, nitrogen loss, and emissions of biogenic volatile organic compounds. In our mitigation simulations cumulative carbon storage by year 2099 ranged between 55 and 89 GtC. Other ecosystem service indicators were influenced heterogeneously both positively and negatively, with large variability across regions and land-use scenarios. Avoided deforestation and afforestation led to an increase in evapotranspiration and enhanced emissions of biogenic volatile organic compounds, and to a decrease in albedo, runoff, and nitrogen loss. Crop production could also decrease in the afforestation scenarios as a result of reduced crop area, especially for MAgPIE land-use patterns, if assumed increases in crop yields cannot be realized. Bioenergy-based climate change mitigation was projected to affect less area globally than in the forest expansion scenarios, and resulted in less pronounced changes in most ecosystem service indicators than forest-based mitigation, but included a possible decrease in nitrogen loss, crop production, and biogenic volatile organic compounds emissions.", "author" : [ { "dropping-particle" : "", "family" : "Krause", "given" : "Andreas", "non-dropping-particle" : "", "parse-names" : false, "suffix" : "" }, { "dropping-particle" : "", "family" : "Pugh", "given" : "Thomas A. M.", "non-dropping-particle" : "", "parse-names" : false, "suffix" : "" }, { "dropping-particle" : "", "family" : "Bayer", "given" : "Anita D.", "non-dropping-particle" : "", "parse-names" : false, "suffix" : "" }, { "dropping-particle" : "", "family" : "Doelman", "given" : "Jonathan C.", "non-dropping-particle" : "", "parse-names" : false, "suffix" : "" }, { "dropping-particle" : "", "family" : "Humpen\u00f6der", "given" : "Florian", "non-dropping-particle" : "", "parse-names" : false, "suffix" : "" }, { "dropping-particle" : "", "family" : "Anthoni", "given" : "Peter", "non-dropping-particle" : "", "parse-names" : false, "suffix" : "" }, { "dropping-particle" : "", "family" : "Olin", "given" : "Stefan", "non-dropping-particle" : "", "parse-names" : false, "suffix" : "" }, { "dropping-particle" : "", "family" : "Bodirsky", "given" : "Benjamin L.", "non-dropping-particle" : "", "parse-names" : false, "suffix" : "" }, { "dropping-particle" : "", "family" : "Popp", "given" : "Alexander", "non-dropping-particle" : "", "parse-names" : false, "suffix" : "" }, { "dropping-particle" : "", "family" : "Stehfest", "given" : "Elke", "non-dropping-particle" : "", "parse-names" : false, "suffix" : "" }, { "dropping-particle" : "", "family" : "Arneth", "given" : "Almut", "non-dropping-particle" : "", "parse-names" : false, "suffix" : "" } ], "container-title" : "Biogeosciences", "id" : "ITEM-5", "issue" : "21", "issued" : { "date-parts" : [ [ "2017", "11", "3" ] ] }, "language" : "en", "page" : "4829-4850", "title" : "Global consequences of afforestation and bioenergy cultivation on ecosystem service indicators", "translator" : [ { "dropping-particle" : "", "family" : "L7234", "given" : "", "non-dropping-particle" : "", "parse-names" : false, "suffix" : "" } ], "type" : "article-journal", "volume" : "14" }, "uris" : [ "http://www.mendeley.com/documents/?uuid=9ab012be-0ff1-4723-9bbf-1f1f3c7b174c" ] } ], "mendeley" : { "formattedCitation" : "(Beringer et al., 2011; Kato and Yamagata, 2014; Heck et al., 2016; Smith et al., 2016; Krause et al., 2017)", "manualFormatting" : "(Beringer et al., 2011; Kato &amp; Yamagata, 2014; Heck et al., 2016; Smith et al., 2016; Krause et al., 2017)", "plainTextFormattedCitation" : "(Beringer et al., 2011; Kato and Yamagata, 2014; Heck et al., 2016; Smith et al., 2016; Krause et al., 2017)", "previouslyFormattedCitation" : "(Beringer et al., 2011; Kato and Yamagata, 2014; Heck et al., 2016; Smith et al., 2016; Krause et al., 2017)" }, "properties" : { "formattedCitation" : "(Beringer et al., 2011; Heck et al., 2016; Kato and Yamagata, 2014; Krause et al., 2017; Smith et al., 2016)", "noteIndex" : 0, "plainCitation" : "(Beringer et al., 2011; Heck et al., 2016; Kato and Yamagata, 2014; Krause et al., 2017; Smith et al., 2016)" }, "schema" : "https://github.com/citation-style-language/schema/raw/master/csl-citation.json" }</w:instrText>
      </w:r>
      <w:r w:rsidRPr="001E7A27">
        <w:rPr>
          <w:lang w:val="en-GB"/>
        </w:rPr>
        <w:fldChar w:fldCharType="separate"/>
      </w:r>
      <w:r w:rsidR="00025FA2" w:rsidRPr="001E7A27">
        <w:rPr>
          <w:noProof/>
          <w:lang w:val="en-GB"/>
        </w:rPr>
        <w:t xml:space="preserve">(Beringer et al., 2011; Kato </w:t>
      </w:r>
      <w:ins w:id="6877" w:author="Robin Matthews" w:date="2021-06-17T19:19:00Z">
        <w:r w:rsidR="00D2435B" w:rsidRPr="001E7A27">
          <w:rPr>
            <w:noProof/>
            <w:lang w:val="en-GB"/>
          </w:rPr>
          <w:t>and</w:t>
        </w:r>
      </w:ins>
      <w:del w:id="6878" w:author="Robin Matthews" w:date="2021-06-17T19:19:00Z">
        <w:r w:rsidR="00025FA2" w:rsidRPr="001E7A27" w:rsidDel="00D2435B">
          <w:rPr>
            <w:noProof/>
            <w:lang w:val="en-GB"/>
          </w:rPr>
          <w:delText>&amp;</w:delText>
        </w:r>
      </w:del>
      <w:r w:rsidR="00025FA2" w:rsidRPr="001E7A27">
        <w:rPr>
          <w:noProof/>
          <w:lang w:val="en-GB"/>
        </w:rPr>
        <w:t xml:space="preserve"> Yamagata, 2014; Heck et al., 2016; Smith et al., 2016; Krause et al., 2017)</w:t>
      </w:r>
      <w:r w:rsidRPr="001E7A27">
        <w:rPr>
          <w:lang w:val="en-GB"/>
        </w:rPr>
        <w:fldChar w:fldCharType="end"/>
      </w:r>
      <w:commentRangeEnd w:id="6876"/>
      <w:r w:rsidR="00025FA2" w:rsidRPr="001E7A27">
        <w:rPr>
          <w:rStyle w:val="CommentReference"/>
          <w:lang w:val="en-GB"/>
        </w:rPr>
        <w:commentReference w:id="6876"/>
      </w:r>
      <w:r w:rsidRPr="001E7A27">
        <w:rPr>
          <w:lang w:val="en-GB"/>
        </w:rPr>
        <w:t xml:space="preserve">. If woody bioenergy plants replace marginal land, net carbon uptake increases, enriching soil carbon </w:t>
      </w:r>
      <w:bookmarkStart w:id="6879" w:name="_Hlk74850065"/>
      <w:commentRangeStart w:id="6880"/>
      <w:commentRangeStart w:id="6881"/>
      <w:r w:rsidRPr="001E7A27">
        <w:rPr>
          <w:lang w:val="en-GB"/>
        </w:rPr>
        <w:fldChar w:fldCharType="begin" w:fldLock="1"/>
      </w:r>
      <w:ins w:id="6882" w:author="Robin Matthews" w:date="2021-06-17T19:19:00Z">
        <w:r w:rsidR="00D2435B" w:rsidRPr="001E7A27">
          <w:rPr>
            <w:lang w:val="en-GB"/>
          </w:rPr>
          <w:instrText>ADDIN CSL_CITATION { "citationID" : "LsA4PNDu", "citationItems" : [ { "id" : "ITEM-1", "itemData" : { "DOI" : "10.1111/gcb.13745", "ISSN" : "13541013", "author" : [ { "dropping-particle" : "", "family" : "Boysen", "given" : "Lena R.", "non-dropping-particle" : "", "parse-names" : false, "suffix" : "" }, { "dropping-particle" : "", "family" : "Lucht", "given" : "Wolfgang", "non-dropping-particle" : "", "parse-names" : false, "suffix" : "" }, { "dropping-particle" : "", "family" : "Gerten", "given" : "Dieter", "non-dropping-particle" : "", "parse-names" : false, "suffix" : "" } ], "container-title" : "Global Change Biology", "id" : "ITEM-1", "issue" : "10", "issued" : { "date-parts" : [ [ "2017", "10" ] ] }, "language" : "en", "page" : "4303-4317", "title" : "Trade-offs for food production, nature conservation and climate limit the terrestrial carbon dioxide removal potential", "translator" : [ { "dropping-particle" : "", "family" : "L5078", "given" : "", "non-dropping-particle" : "", "parse-names" : false, "suffix" : "" } ], "type" : "article-journal", "volume" : "23" }, "uri" : [ "http://zotero.org/users/1523010/items/SPA3RQJI" ], "uris" : [ "http://zotero.org/users/1523010/items/SPA3RQJI", "http://www.mendeley.com/documents/?uuid=c0f2a136-1ae4-44b3-ab90-4d5b95a288bb", "http://www.mendeley.com/documents/?uuid=701b6d23-aaeb-4248-b423-606dd7185406" ] }, { "id" : "ITEM-2", "itemData" : { "DOI" : "10.1111/j.1757-1707.2011.01116.x", "ISSN" : "17571693", "abstract" : "Bioenergy from crops is expected to make a considerable contribution to climate change mitigation. However, bioenergy is not necessarily carbon neutral because emissions of CO2, N2O and CH4 during crop production may reduce or completely counterbalance CO2 savings of the substituted fossil fuels. These greenhouse gases (GHGs) need to be included into the carbon footprint calculation of different bioenergy crops under a range of soil conditions and management practices. This review compiles existing knowledge on agronomic and environmental constraints and GHG balances of the major European bioenergy crops, although it focuses on dedicated perennial crops such as Miscanthus and short rotation coppice species. Such second-generation crops account for only 3% of the current European bioenergy production, but field data suggest they emit 40% to &gt;99% less N2O than conventional annual crops. This is a result of lower fertilizer requirements as well as a higher N-use efficiency, due to effective N-recycling. Perennial energy crops have the potential to sequester additional carbon in soil biomass if established on former cropland (0.44 Mg soil C ha\u22121 yr\u22121 for poplar and willow and 0.66 Mg soil C ha\u22121 yr\u22121 for Miscanthus). However, there was no positive or even negative effects on the C balance if energy crops are established on former grassland. Increased bioenergy production may also result in direct and indirect land-use changes with potential high C losses when native vegetation is converted to annual crops. Although dedicated perennial energy crops have a high potential to improve the GHG balance of bioenergy production, several agronomic and economic constraints still have to be overcome.", "author" : [ { "dropping-particle" : "", "family" : "Don", "given" : "Axel", "non-dropping-particle" : "", "parse-names" : false, "suffix" : "" }, { "dropping-particle" : "", "family" : "Osborne", "given" : "Bruce", "non-dropping-particle" : "", "parse-names" : false, "suffix" : "" }, { "dropping-particle" : "", "family" : "Hastings", "given" : "Astley", "non-dropping-particle" : "", "parse-names" : false, "suffix" : "" }, { "dropping-particle" : "", "family" : "Skiba", "given" : "Ute", "non-dropping-particle" : "", "parse-names" : false, "suffix" : "" }, { "dropping-particle" : "", "family" : "Carter", "given" : "Mette S.", "non-dropping-particle" : "", "parse-names" : false, "suffix" : "" }, { "dropping-particle" : "", "family" : "Drewer", "given" : "Julia", "non-dropping-particle" : "", "parse-names" : false, "suffix" : "" }, { "dropping-particle" : "", "family" : "Flessa", "given" : "Heinz", "non-dropping-particle" : "", "parse-names" : false, "suffix" : "" }, { "dropping-particle" : "", "family" : "Freibauer", "given" : "Annette", "non-dropping-particle" : "", "parse-names" : false, "suffix" : "" }, { "dropping-particle" : "", "family" : "Hyv\u00f6nen", "given" : "Niina", "non-dropping-particle" : "", "parse-names" : false, "suffix" : "" }, { "dropping-particle" : "", "family" : "Jones", "given" : "Mike B.", "non-dropping-particle" : "", "parse-names" : false, "suffix" : "" }, { "dropping-particle" : "", "family" : "Lanigan", "given" : "Gary J.", "non-dropping-particle" : "", "parse-names" : false, "suffix" : "" }, { "dropping-particle" : "", "family" : "Mander", "given" : "\u00dclo", "non-dropping-particle" : "", "parse-names" : false, "suffix" : "" }, { "dropping-particle" : "", "family" : "Monti", "given" : "Andrea", "non-dropping-particle" : "", "parse-names" : false, "suffix" : "" }, { "dropping-particle" : "", "family" : "Djomo", "given" : "Sylvestre Njakou", "non-dropping-particle" : "", "parse-names" : false, "suffix" : "" }, { "dropping-particle" : "", "family" : "Valentine", "given" : "John", "non-dropping-particle" : "", "parse-names" : false, "suffix" : "" }, { "dropping-particle" : "", "family" : "Walter", "given" : "Katja", "non-dropping-particle" : "", "parse-names" : false, "suffix" : "" }, { "dropping-particle" : "", "family" : "Zegada-Lizarazu", "given" : "Walter", "non-dropping-particle" : "", "parse-names" : false, "suffix" : "" }, { "dropping-particle" : "", "family" : "Zenone", "given" : "Terenzio", "non-dropping-particle" : "", "parse-names" : false, "suffix" : "" } ], "container-title" : "GCB Bioenergy", "id" : "ITEM-2", "issue" : "4", "issued" : { "date-parts" : [ [ "2012", "7" ] ] }, "language" : "en", "page" : "372-391", "title" : "Land-use change to bioenergy production in Europe: implications for the greenhouse gas balance and soil carbon", "translator" : [ { "dropping-particle" : "", "family" : "L4912", "given" : "", "non-dropping-particle" : "", "parse-names" : false, "suffix" : "" } ], "type" : "article-journal", "volume" : "4" }, "uri" : [ "http://zotero.org/users/1523010/items/TIBJ7CUN" ], "uris" : [ "http://zotero.org/users/1523010/items/TIBJ7CUN", "http://www.mendeley.com/documents/?uuid=4e156988-8647-496a-8a14-23f4c30fe5b1", "http://www.mendeley.com/documents/?uuid=e63011ca-91c3-4cd0-abd4-82dfcaf8de7f" ] }, { "id" : "ITEM-3", "itemData" : { "DOI" : "10.1016/j.biombioe.2013.02.003", "ISSN" : "09619534", "abstract" : "Preservation of biodiversity and reduction of deforestation are considered as key elements when addressing an increased use of bioenergy in the future. This paper presents different combinations of scenarios for global feedstock supply for the production of bioenergy under specified social and environmental safeguard provisions. The objectives of this study were threefold: a) to present a global perspective using an integrated modeling approach; b) to frame the boundaries for lower scale assessments; and c) to identify potential trade-offs to be considered in future research. The aggregate results, achieved through the application of an integrated global modeling cluster, indicate that under a high global demand for bioenergy by mid-century, biomass will to a large extent be sourced from the conversion of unmanaged forest into managed forest, from new fast-growing short-rotation plantations, intensification, and optimization of land use. Depending on the underlying scenario, zero net deforestation by 2020 could be reached and maintained with only a minor conversion of managed forests into other land cover types. Results further indicate that with rising populations and projected consumption levels, there will not be enough land to simultaneously conserve natural areas completely, halt forest loss, and switch to 100% renewable energy. Especially in the tropical regions of the southern hemisphere, it will be important to achieve a controlled conversion from unmanaged to sustainably managed forest as well as increased protection of areas for ecosystems services such as biodiversity. The study concludes with the recommendation to focus on targeted regional policy design and its implementation based on integrated global assessment modeling.", "author" : [ { "dropping-particle" : "", "family" : "Kraxner", "given" : "Florian", "non-dropping-particle" : "", "parse-names" : false, "suffix" : "" }, { "dropping-particle" : "", "family" : "Nordstr\u00f6m", "given" : "Eva-Maria", "non-dropping-particle" : "", "parse-names" : false, "suffix" : "" }, { "dropping-particle" : "", "family" : "Havl\u00edk", "given" : "Petr", "non-dropping-particle" : "", "parse-names" : false, "suffix" : "" }, { "dropping-particle" : "", "family" : "Gusti", "given" : "Mykola", "non-dropping-particle" : "", "parse-names" : false, "suffix" : "" }, { "dropping-particle" : "", "family" : "Mosnier", "given" : "Aline", "non-dropping-particle" : "", "parse-names" : false, "suffix" : "" }, { "dropping-particle" : "", "family" : "Frank", "given" : "Stefan", "non-dropping-particle" : "", "parse-names" : false, "suffix" : "" }, { "dropping-particle" : "", "family" : "Valin", "given" : "Hugo", "non-dropping-particle" : "", "parse-names" : false, "suffix" : "" }, { "dropping-particle" : "", "family" : "Fritz", "given" : "Steffen", "non-dropping-particle" : "", "parse-names" : false, "suffix" : "" }, { "dropping-particle" : "", "family" : "Fuss", "given" : "Sabine", "non-dropping-particle" : "", "parse-names" : false, "suffix" : "" }, { "dropping-particle" : "", "family" : "Kindermann", "given" : "Georg", "non-dropping-particle" : "", "parse-names" : false, "suffix" : "" }, { "dropping-particle" : "", "family" : "McCallum", "given" : "Ian", "non-dropping-particle" : "", "parse-names" : false, "suffix" : "" }, { "dropping-particle" : "", "family" : "Khabarov", "given" : "Nikolay", "non-dropping-particle" : "", "parse-names" : false, "suffix" : "" }, { "dropping-particle" : "", "family" : "B\u00f6ttcher", "given" : "Hannes", "non-dropping-particle" : "", "parse-names" : false, "suffix" : "" }, { "dropping-particle" : "", "family" : "See", "given" : "Linda", "non-dropping-particle" : "", "parse-names" : false, "suffix" : "" }, { "dropping-particle" : "", "family" : "Aoki", "given" : "Kentaro", "non-dropping-particle" : "", "parse-names" : false, "suffix" : "" }, { "dropping-particle" : "", "family" : "Schmid", "given" : "Erwin", "non-dropping-particle" : "", "parse-names" : false, "suffix" : "" }, { "dropping-particle" : "", "family" : "M\u00e1th\u00e9", "given" : "L\u00e1szl\u00f3", "non-dropping-particle" : "", "parse-names" : false, "suffix" : "" }, { "dropping-particle" : "", "family" : "Obersteiner", "given" : "Michael", "non-dropping-particle" : "", "parse-names" : false, "suffix" : "" } ], "container-title" : "Biomass and Bioenergy", "id" : "ITEM-3", "issued" : { "date-parts" : [ [ "2013", "10" ] ] }, "page" : "86-96", "title" : "Global bioenergy scenarios \u2013 Future forest development, land-use implications, and trade-offs", "translator" : [ { "dropping-particle" : "", "family" : "L4900", "given" : "", "non-dropping-particle" : "", "parse-names" : false, "suffix" : "" } ], "type" : "article-journal", "volume" : "57" }, "uri" : [ "http://zotero.org/users/1523010/items/V9CTBTMU" ], "uris" : [ "http://zotero.org/users/1523010/items/V9CTBTMU", "http://www.mendeley.com/documents/?uuid=56109694-9892-44b7-a745-3c0d867d3653", "http://www.mendeley.com/documents/?uuid=68f829ee-1ad3-4685-9731-d2a38acd33b0" ] }, { "id" : "ITEM-4", "itemData" : { "DOI" : "10.1525/bio.2012.62.10.11", "ISSN" : "1525-3244", "abstract" : "Virtually all global energy forecasts include an expectation that bioenergy will be a substantial future energy source. However, the scale of this potential resource remains poorly understood because of uncertain land availability and yield expectations. Here, we used climate-constrained, satellite-derived net primary productivity data computed for 110 million square kilometers of terrestrial plant production as an upper-envelope constraint on primary bioenergy potential (PBP). We estimated the maximum PBP to realistically range from 12% to 35% of 2009 global primary energy consumption, with yield potential ranging from 6.6 to 18.8 megajoules per square meter per year\u2014roughly four times lower than previous evaluations. Our results highlight many recent bioenergy evaluations as overoptimistic, which we attribute to a failure to adequately apply biophysical constraints in estimates of yield potential. We do not advocate bioenergy production at the levels reported in this analysis; instead, we simply report the ceiling for PBP based on current planetary productivity.", "author" : [ { "dropping-particle" : "", "family" : "Smith", "given" : "W. Kolby", "non-dropping-particle" : "", "parse-names" : false, "suffix" : "" }, { "dropping-particle" : "", "family" : "Zhao", "given" : "Maosheng", "non-dropping-particle" : "", "parse-names" : false, "suffix" : "" }, { "dropping-particle" : "", "family" : "Running", "given" : "Steven W.", "non-dropping-particle" : "", "parse-names" : false, "suffix" : "" } ], "container-title" : "BioScience", "id" : "ITEM-4", "issue" : "10", "issued" : { "date-parts" : [ [ "2012", "10" ] ] }, "language" : "en", "page" : "911-922", "title" : "Global bioenergy capacity as constrained by observed biospheric productivity rates", "translator" : [ { "dropping-particle" : "", "family" : "L4894", "given" : "", "non-dropping-particle" : "", "parse-names" : false, "suffix" : "" } ], "type" : "article-journal", "volume" : "62" }, "uri" : [ "http://zotero.org/users/1523010/items/X6PFJVPM" ], "uris" : [ "http://zotero.org/users/1523010/items/X6PFJVPM", "http://www.mendeley.com/documents/?uuid=e93f6d6c-ef5e-4ebf-b414-f853a0ba5176", "http://www.mendeley.com/documents/?uuid=28e28e3a-7563-4141-ace8-3e88c0b0a2e6" ] }, { "id" : "ITEM-5", "itemData" : { "DOI" : "10.1016/j.gloplacha.2015.12.008", "ISSN" : "09218181", "abstract" : "Biological carbon sequestration through implementation of biomass plantations is currently being discussed as an option for climate engineering (CE) should mitigation efforts fail to substantially reduce greenhouse gas emissions. As it is a plant-based CE option that extracts CO2 from the atmosphere, it might be considered a \u2018green\u2019 CE method that moves the biosphere closer to its natural, i.e. pre-Neolithic, state. Here, we test this hypothesis by comparing the biogeochemical (water- and carbon-related) changes induced by biomass plantations compared to those induced by historical human land cover and land use change. Results indicate that large-scale biomass plantations would produce a biogeochemical shift in the terrestrial biosphere which is, in absolute terms, even larger than that already produced by historical land use change. However, the nature of change would differ between a world dominated by biomass plantations and the current world inheriting the effects of historical land use, highlighting that large-scale tCDR would represent an additional distinct and massive human intervention into the biosphere. Contrasting the limited possibilities of tCDR to reduce the pressure on the planetary boundary for climate change with the potential negative implications on the status of other planetary boundaries highlights that tCDR via biomass plantations should not be considered a \u2018green\u2019 CE method but a full scale engineering intervention.", "author" : [ { "dropping-particle" : "", "family" : "Heck", "given" : "Vera", "non-dropping-particle" : "", "parse-names" : false, "suffix" : "" }, { "dropping-particle" : "", "family" : "Gerten", "given" : "Dieter", "non-dropping-particle" : "", "parse-names" : false, "suffix" : "" }, { "dropping-particle" : "", "family" : "Lucht", "given" : "Wolfgang", "non-dropping-particle" : "", "parse-names" : false, "suffix" : "" }, { "dropping-particle" : "", "family" : "Boysen", "given" : "Lena R.", "non-dropping-particle" : "", "parse-names" : false, "suffix" : "" } ], "container-title" : "Global and Planetary Change", "id" : "ITEM-5", "issued" : { "date-parts" : [ [ "2016", "2" ] ] }, "page" : "123-130", "title" : "Is extensive terrestrial carbon dioxide removal a \u2018green\u2019 form of geoengineering? A global modelling study", "translator" : [ { "dropping-particle" : "", "family" : "L4886", "given" : "", "non-dropping-particle" : "", "parse-names" : false, "suffix" : "" } ], "type" : "article-journal", "volume" : "137" }, "uris" : [ "http://www.mendeley.com/documents/?uuid=58dfeeaa-db56-48a2-b6ed-8e9302827236", "http://www.mendeley.com/documents/?uuid=9aa5b5c8-3084-48f4-8282-39c58c01280b", "http://zotero.org/users/1523010/items/48JVNAKM" ] } ], "mendeley" : { "formattedCitation" : "(Don et al., 2012; Smith et al., 2012; Kraxner et al., 2013; Heck et al., 2016; Boysen et al., 2017a)", "manualFormatting" : "(Don et al., 2012; Heck et al., 2016; Boysen et al., 2017a, b)", "plainTextFormattedCitation" : "(Don et al., 2012; Smith et al., 2012; Kraxner et al., 2013; Heck et al., 2016; Boysen et al., 2017a)", "previouslyFormattedCitation" : "(Don et al., 2012; Smith et al., 2012; Kraxner et al., 2013; Heck et al., 2016; Boysen et al., 2017a)" }, "properties" : { "formattedCitation" : "(Boysen et al., 2017a; Don et al., 2012; Heck et al., 2016; Kraxner et al., 2013; Smith et al., 2012)", "noteIndex" : 0, "plainCitation" : "(Boysen et al., 2017a; Don et al., 2012; Heck et al., 2016; Kraxner et al., 2013; Smith et al., 2012)" }, "schema" : "https://github.com/citation-style-language/schema/raw/master/csl-citation.json" }</w:instrText>
        </w:r>
      </w:ins>
      <w:del w:id="6883" w:author="Robin Matthews" w:date="2021-06-17T19:19:00Z">
        <w:r w:rsidR="00747167" w:rsidRPr="001E7A27" w:rsidDel="00D2435B">
          <w:rPr>
            <w:lang w:val="en-GB"/>
          </w:rPr>
          <w:delInstrText>ADDIN CSL_CITATION { "citationID" : "LsA4PNDu", "citationItems" : [ { "id" : "ITEM-1", "itemData" : { "DOI" : "10.1111/gcb.13745", "ISSN" : "13541013", "author" : [ { "dropping-particle" : "", "family" : "Boysen", "given" : "Lena R.", "non-dropping-particle" : "", "parse-names" : false, "suffix" : "" }, { "dropping-particle" : "", "family" : "Lucht", "given" : "Wolfgang", "non-dropping-particle" : "", "parse-names" : false, "suffix" : "" }, { "dropping-particle" : "", "family" : "Gerten", "given" : "Dieter", "non-dropping-particle" : "", "parse-names" : false, "suffix" : "" } ], "container-title" : "Global Change Biology", "id" : "ITEM-1", "issue" : "10", "issued" : { "date-parts" : [ [ "2017", "10" ] ] }, "language" : "en", "page" : "4303-4317", "title" : "Trade-offs for food production, nature conservation and climate limit the terrestrial carbon dioxide removal potential", "translator" : [ { "dropping-particle" : "", "family" : "L5078", "given" : "", "non-dropping-particle" : "", "parse-names" : false, "suffix" : "" } ], "type" : "article-journal", "volume" : "23" }, "uri" : [ "http://zotero.org/users/1523010/items/SPA3RQJI" ], "uris" : [ "http://zotero.org/users/1523010/items/SPA3RQJI", "http://www.mendeley.com/documents/?uuid=c0f2a136-1ae4-44b3-ab90-4d5b95a288bb", "http://www.mendeley.com/documents/?uuid=701b6d23-aaeb-4248-b423-606dd7185406" ] }, { "id" : "ITEM-2", "itemData" : { "DOI" : "10.1111/j.1757-1707.2011.01116.x", "ISSN" : "17571693", "abstract" : "Bioenergy from crops is expected to make a considerable contribution to climate change mitigation. However, bioenergy is not necessarily carbon neutral because emissions of CO2, N2O and CH4 during crop production may reduce or completely counterbalance CO2 savings of the substituted fossil fuels. These greenhouse gases (GHGs) need to be included into the carbon footprint calculation of different bioenergy crops under a range of soil conditions and management practices. This review compiles existing knowledge on agronomic and environmental constraints and GHG balances of the major European bioenergy crops, although it focuses on dedicated perennial crops such as Miscanthus and short rotation coppice species. Such second-generation crops account for only 3% of the current European bioenergy production, but field data suggest they emit 40% to &gt;99% less N2O than conventional annual crops. This is a result of lower fertilizer requirements as well as a higher N-use efficiency, due to effective N-recycling. Perennial energy crops have the potential to sequester additional carbon in soil biomass if established on former cropland (0.44 Mg soil C ha\u22121 yr\u22121 for poplar and willow and 0.66 Mg soil C ha\u22121 yr\u22121 for Miscanthus). However, there was no positive or even negative effects on the C balance if energy crops are established on former grassland. Increased bioenergy production may also result in direct and indirect land-use changes with potential high C losses when native vegetation is converted to annual crops. Although dedicated perennial energy crops have a high potential to improve the GHG balance of bioenergy production, several agronomic and economic constraints still have to be overcome.", "author" : [ { "dropping-particle" : "", "family" : "Don", "given" : "Axel", "non-dropping-particle" : "", "parse-names" : false, "suffix" : "" }, { "dropping-particle" : "", "family" : "Osborne", "given" : "Bruce", "non-dropping-particle" : "", "parse-names" : false, "suffix" : "" }, { "dropping-particle" : "", "family" : "Hastings", "given" : "Astley", "non-dropping-particle" : "", "parse-names" : false, "suffix" : "" }, { "dropping-particle" : "", "family" : "Skiba", "given" : "Ute", "non-dropping-particle" : "", "parse-names" : false, "suffix" : "" }, { "dropping-particle" : "", "family" : "Carter", "given" : "Mette S.", "non-dropping-particle" : "", "parse-names" : false, "suffix" : "" }, { "dropping-particle" : "", "family" : "Drewer", "given" : "Julia", "non-dropping-particle" : "", "parse-names" : false, "suffix" : "" }, { "dropping-particle" : "", "family" : "Flessa", "given" : "Heinz", "non-dropping-particle" : "", "parse-names" : false, "suffix" : "" }, { "dropping-particle" : "", "family" : "Freibauer", "given" : "Annette", "non-dropping-particle" : "", "parse-names" : false, "suffix" : "" }, { "dropping-particle" : "", "family" : "Hyv\u00f6nen", "given" : "Niina", "non-dropping-particle" : "", "parse-names" : false, "suffix" : "" }, { "dropping-particle" : "", "family" : "Jones", "given" : "Mike B.", "non-dropping-particle" : "", "parse-names" : false, "suffix" : "" }, { "dropping-particle" : "", "family" : "Lanigan", "given" : "Gary J.", "non-dropping-particle" : "", "parse-names" : false, "suffix" : "" }, { "dropping-particle" : "", "family" : "Mander", "given" : "\u00dclo", "non-dropping-particle" : "", "parse-names" : false, "suffix" : "" }, { "dropping-particle" : "", "family" : "Monti", "given" : "Andrea", "non-dropping-particle" : "", "parse-names" : false, "suffix" : "" }, { "dropping-particle" : "", "family" : "Djomo", "given" : "Sylvestre Njakou", "non-dropping-particle" : "", "parse-names" : false, "suffix" : "" }, { "dropping-particle" : "", "family" : "Valentine", "given" : "John", "non-dropping-particle" : "", "parse-names" : false, "suffix" : "" }, { "dropping-particle" : "", "family" : "Walter", "given" : "Katja", "non-dropping-particle" : "", "parse-names" : false, "suffix" : "" }, { "dropping-particle" : "", "family" : "Zegada-Lizarazu", "given" : "Walter", "non-dropping-particle" : "", "parse-names" : false, "suffix" : "" }, { "dropping-particle" : "", "family" : "Zenone", "given" : "Terenzio", "non-dropping-particle" : "", "parse-names" : false, "suffix" : "" } ], "container-title" : "GCB Bioenergy", "id" : "ITEM-2", "issue" : "4", "issued" : { "date-parts" : [ [ "2012", "7" ] ] }, "language" : "en", "page" : "372-391", "title" : "Land-use change to bioenergy production in Europe: implications for the greenhouse gas balance and soil carbon", "translator" : [ { "dropping-particle" : "", "family" : "L4912", "given" : "", "non-dropping-particle" : "", "parse-names" : false, "suffix" : "" } ], "type" : "article-journal", "volume" : "4" }, "uri" : [ "http://zotero.org/users/1523010/items/TIBJ7CUN" ], "uris" : [ "http://zotero.org/users/1523010/items/TIBJ7CUN", "http://www.mendeley.com/documents/?uuid=4e156988-8647-496a-8a14-23f4c30fe5b1", "http://www.mendeley.com/documents/?uuid=e63011ca-91c3-4cd0-abd4-82dfcaf8de7f" ] }, { "id" : "ITEM-3", "itemData" : { "DOI" : "10.1016/j.biombioe.2013.02.003", "ISSN" : "09619534", "abstract" : "Preservation of biodiversity and reduction of deforestation are considered as key elements when addressing an increased use of bioenergy in the future. This paper presents different combinations of scenarios for global feedstock supply for the production of bioenergy under specified social and environmental safeguard provisions. The objectives of this study were threefold: a) to present a global perspective using an integrated modeling approach; b) to frame the boundaries for lower scale assessments; and c) to identify potential trade-offs to be considered in future research. The aggregate results, achieved through the application of an integrated global modeling cluster, indicate that under a high global demand for bioenergy by mid-century, biomass will to a large extent be sourced from the conversion of unmanaged forest into managed forest, from new fast-growing short-rotation plantations, intensification, and optimization of land use. Depending on the underlying scenario, zero net deforestation by 2020 could be reached and maintained with only a minor conversion of managed forests into other land cover types. Results further indicate that with rising populations and projected consumption levels, there will not be enough land to simultaneously conserve natural areas completely, halt forest loss, and switch to 100% renewable energy. Especially in the tropical regions of the southern hemisphere, it will be important to achieve a controlled conversion from unmanaged to sustainably managed forest as well as increased protection of areas for ecosystems services such as biodiversity. The study concludes with the recommendation to focus on targeted regional policy design and its implementation based on integrated global assessment modeling.", "author" : [ { "dropping-particle" : "", "family" : "Kraxner", "given" : "Florian", "non-dropping-particle" : "", "parse-names" : false, "suffix" : "" }, { "dropping-particle" : "", "family" : "Nordstr\u00f6m", "given" : "Eva-Maria", "non-dropping-particle" : "", "parse-names" : false, "suffix" : "" }, { "dropping-particle" : "", "family" : "Havl\u00edk", "given" : "Petr", "non-dropping-particle" : "", "parse-names" : false, "suffix" : "" }, { "dropping-particle" : "", "family" : "Gusti", "given" : "Mykola", "non-dropping-particle" : "", "parse-names" : false, "suffix" : "" }, { "dropping-particle" : "", "family" : "Mosnier", "given" : "Aline", "non-dropping-particle" : "", "parse-names" : false, "suffix" : "" }, { "dropping-particle" : "", "family" : "Frank", "given" : "Stefan", "non-dropping-particle" : "", "parse-names" : false, "suffix" : "" }, { "dropping-particle" : "", "family" : "Valin", "given" : "Hugo", "non-dropping-particle" : "", "parse-names" : false, "suffix" : "" }, { "dropping-particle" : "", "family" : "Fritz", "given" : "Steffen", "non-dropping-particle" : "", "parse-names" : false, "suffix" : "" }, { "dropping-particle" : "", "family" : "Fuss", "given" : "Sabine", "non-dropping-particle" : "", "parse-names" : false, "suffix" : "" }, { "dropping-particle" : "", "family" : "Kindermann", "given" : "Georg", "non-dropping-particle" : "", "parse-names" : false, "suffix" : "" }, { "dropping-particle" : "", "family" : "McCallum", "given" : "Ian", "non-dropping-particle" : "", "parse-names" : false, "suffix" : "" }, { "dropping-particle" : "", "family" : "Khabarov", "given" : "Nikolay", "non-dropping-particle" : "", "parse-names" : false, "suffix" : "" }, { "dropping-particle" : "", "family" : "B\u00f6ttcher", "given" : "Hannes", "non-dropping-particle" : "", "parse-names" : false, "suffix" : "" }, { "dropping-particle" : "", "family" : "See", "given" : "Linda", "non-dropping-particle" : "", "parse-names" : false, "suffix" : "" }, { "dropping-particle" : "", "family" : "Aoki", "given" : "Kentaro", "non-dropping-particle" : "", "parse-names" : false, "suffix" : "" }, { "dropping-particle" : "", "family" : "Schmid", "given" : "Erwin", "non-dropping-particle" : "", "parse-names" : false, "suffix" : "" }, { "dropping-particle" : "", "family" : "M\u00e1th\u00e9", "given" : "L\u00e1szl\u00f3", "non-dropping-particle" : "", "parse-names" : false, "suffix" : "" }, { "dropping-particle" : "", "family" : "Obersteiner", "given" : "Michael", "non-dropping-particle" : "", "parse-names" : false, "suffix" : "" } ], "container-title" : "Biomass and Bioenergy", "id" : "ITEM-3", "issued" : { "date-parts" : [ [ "2013", "10" ] ] }, "page" : "86-96", "title" : "Global bioenergy scenarios \u2013 Future forest development, land-use implications, and trade-offs", "translator" : [ { "dropping-particle" : "", "family" : "L4900", "given" : "", "non-dropping-particle" : "", "parse-names" : false, "suffix" : "" } ], "type" : "article-journal", "volume" : "57" }, "uri" : [ "http://zotero.org/users/1523010/items/V9CTBTMU" ], "uris" : [ "http://zotero.org/users/1523010/items/V9CTBTMU", "http://www.mendeley.com/documents/?uuid=56109694-9892-44b7-a745-3c0d867d3653", "http://www.mendeley.com/documents/?uuid=68f829ee-1ad3-4685-9731-d2a38acd33b0" ] }, { "id" : "ITEM-4", "itemData" : { "DOI" : "10.1525/bio.2012.62.10.11", "ISSN" : "1525-3244", "abstract" : "Virtually all global energy forecasts include an expectation that bioenergy will be a substantial future energy source. However, the scale of this potential resource remains poorly understood because of uncertain land availability and yield expectations. Here, we used climate-constrained, satellite-derived net primary productivity data computed for 110 million square kilometers of terrestrial plant production as an upper-envelope constraint on primary bioenergy potential (PBP). We estimated the maximum PBP to realistically range from 12% to 35% of 2009 global primary energy consumption, with yield potential ranging from 6.6 to 18.8 megajoules per square meter per year\u2014roughly four times lower than previous evaluations. Our results highlight many recent bioenergy evaluations as overoptimistic, which we attribute to a failure to adequately apply biophysical constraints in estimates of yield potential. We do not advocate bioenergy production at the levels reported in this analysis; instead, we simply report the ceiling for PBP based on current planetary productivity.", "author" : [ { "dropping-particle" : "", "family" : "Smith", "given" : "W. Kolby", "non-dropping-particle" : "", "parse-names" : false, "suffix" : "" }, { "dropping-particle" : "", "family" : "Zhao", "given" : "Maosheng", "non-dropping-particle" : "", "parse-names" : false, "suffix" : "" }, { "dropping-particle" : "", "family" : "Running", "given" : "Steven W.", "non-dropping-particle" : "", "parse-names" : false, "suffix" : "" } ], "container-title" : "BioScience", "id" : "ITEM-4", "issue" : "10", "issued" : { "date-parts" : [ [ "2012", "10" ] ] }, "language" : "en", "page" : "911-922", "title" : "Global bioenergy capacity as constrained by observed biospheric productivity rates", "translator" : [ { "dropping-particle" : "", "family" : "L4894", "given" : "", "non-dropping-particle" : "", "parse-names" : false, "suffix" : "" } ], "type" : "article-journal", "volume" : "62" }, "uri" : [ "http://zotero.org/users/1523010/items/X6PFJVPM" ], "uris" : [ "http://zotero.org/users/1523010/items/X6PFJVPM", "http://www.mendeley.com/documents/?uuid=e93f6d6c-ef5e-4ebf-b414-f853a0ba5176", "http://www.mendeley.com/documents/?uuid=28e28e3a-7563-4141-ace8-3e88c0b0a2e6" ] }, { "id" : "ITEM-5", "itemData" : { "DOI" : "10.1016/j.gloplacha.2015.12.008", "ISSN" : "09218181", "abstract" : "Biological carbon sequestration through implementation of biomass plantations is currently being discussed as an option for climate engineering (CE) should mitigation efforts fail to substantially reduce greenhouse gas emissions. As it is a plant-based CE option that extracts CO2 from the atmosphere, it might be considered a \u2018green\u2019 CE method that moves the biosphere closer to its natural, i.e. pre-Neolithic, state. Here, we test this hypothesis by comparing the biogeochemical (water- and carbon-related) changes induced by biomass plantations compared to those induced by historical human land cover and land use change. Results indicate that large-scale biomass plantations would produce a biogeochemical shift in the terrestrial biosphere which is, in absolute terms, even larger than that already produced by historical land use change. However, the nature of change would differ between a world dominated by biomass plantations and the current world inheriting the effects of historical land use, highlighting that large-scale tCDR would represent an additional distinct and massive human intervention into the biosphere. Contrasting the limited possibilities of tCDR to reduce the pressure on the planetary boundary for climate change with the potential negative implications on the status of other planetary boundaries highlights that tCDR via biomass plantations should not be considered a \u2018green\u2019 CE method but a full scale engineering intervention.", "author" : [ { "dropping-particle" : "", "family" : "Heck", "given" : "Vera", "non-dropping-particle" : "", "parse-names" : false, "suffix" : "" }, { "dropping-particle" : "", "family" : "Gerten", "given" : "Dieter", "non-dropping-particle" : "", "parse-names" : false, "suffix" : "" }, { "dropping-particle" : "", "family" : "Lucht", "given" : "Wolfgang", "non-dropping-particle" : "", "parse-names" : false, "suffix" : "" }, { "dropping-particle" : "", "family" : "Boysen", "given" : "Lena R.", "non-dropping-particle" : "", "parse-names" : false, "suffix" : "" } ], "container-title" : "Global and Planetary Change", "id" : "ITEM-5", "issued" : { "date-parts" : [ [ "2016", "2" ] ] }, "page" : "123-130", "title" : "Is extensive terrestrial carbon dioxide removal a \u2018green\u2019 form of geoengineering? A global modelling study", "translator" : [ { "dropping-particle" : "", "family" : "L4886", "given" : "", "non-dropping-particle" : "", "parse-names" : false, "suffix" : "" } ], "type" : "article-journal", "volume" : "137" }, "uris" : [ "http://www.mendeley.com/documents/?uuid=58dfeeaa-db56-48a2-b6ed-8e9302827236", "http://www.mendeley.com/documents/?uuid=9aa5b5c8-3084-48f4-8282-39c58c01280b", "http://zotero.org/users/1523010/items/48JVNAKM" ] } ], "mendeley" : { "formattedCitation" : "(Don et al., 2012; Smith et al., 2012; Kraxner et al., 2013; Heck et al., 2016; Boysen et al., 2017a)", "manualFormatting" : "(Don et al., 2012; Heck et al., 2016; Boysen et al., 2017a,b)", "plainTextFormattedCitation" : "(Don et al., 2012; Smith et al., 2012; Kraxner et al., 2013; Heck et al., 2016; Boysen et al., 2017a)", "previouslyFormattedCitation" : "(Don et al., 2012; Smith et al., 2012; Kraxner et al., 2013; Heck et al., 2016; Boysen et al., 2017a)" }, "properties" : { "formattedCitation" : "(Boysen et al., 2017a; Don et al., 2012; Heck et al., 2016; Kraxner et al., 2013; Smith et al., 2012)", "noteIndex" : 0, "plainCitation" : "(Boysen et al., 2017a; Don et al., 2012; Heck et al., 2016; Kraxner et al., 2013; Smith et al., 2012)" }, "schema" : "https://github.com/citation-style-language/schema/raw/master/csl-citation.json" }</w:delInstrText>
        </w:r>
      </w:del>
      <w:r w:rsidRPr="001E7A27">
        <w:rPr>
          <w:lang w:val="en-GB"/>
        </w:rPr>
        <w:fldChar w:fldCharType="separate"/>
      </w:r>
      <w:r w:rsidR="00025FA2" w:rsidRPr="001E7A27">
        <w:rPr>
          <w:noProof/>
          <w:lang w:val="en-GB"/>
        </w:rPr>
        <w:t>(Don et al., 2012; Heck et al., 2016; Boysen et al., 2017a,</w:t>
      </w:r>
      <w:ins w:id="6884" w:author="Robin Matthews" w:date="2021-06-17T19:19:00Z">
        <w:r w:rsidR="00D2435B" w:rsidRPr="001E7A27">
          <w:rPr>
            <w:noProof/>
            <w:lang w:val="en-GB"/>
          </w:rPr>
          <w:t xml:space="preserve"> </w:t>
        </w:r>
      </w:ins>
      <w:r w:rsidR="00025FA2" w:rsidRPr="001E7A27">
        <w:rPr>
          <w:noProof/>
          <w:lang w:val="en-GB"/>
        </w:rPr>
        <w:t>b)</w:t>
      </w:r>
      <w:r w:rsidRPr="001E7A27">
        <w:rPr>
          <w:lang w:val="en-GB"/>
        </w:rPr>
        <w:fldChar w:fldCharType="end"/>
      </w:r>
      <w:commentRangeEnd w:id="6880"/>
      <w:commentRangeEnd w:id="6881"/>
      <w:r w:rsidR="00D2435B" w:rsidRPr="001E7A27">
        <w:rPr>
          <w:rStyle w:val="CommentReference"/>
          <w:lang w:val="en-GB"/>
        </w:rPr>
        <w:commentReference w:id="6880"/>
      </w:r>
      <w:r w:rsidR="00025FA2" w:rsidRPr="001E7A27">
        <w:rPr>
          <w:rStyle w:val="CommentReference"/>
          <w:lang w:val="en-GB"/>
        </w:rPr>
        <w:commentReference w:id="6881"/>
      </w:r>
      <w:r w:rsidRPr="001E7A27">
        <w:rPr>
          <w:lang w:val="en-GB"/>
        </w:rPr>
        <w:t xml:space="preserve">. </w:t>
      </w:r>
      <w:bookmarkEnd w:id="6879"/>
      <w:del w:id="6885" w:author="Soapbox" w:date="2021-07-22T13:22:00Z">
        <w:r w:rsidRPr="001E7A27" w:rsidDel="00F76201">
          <w:rPr>
            <w:lang w:val="en-GB"/>
          </w:rPr>
          <w:delText>On the other hand,</w:delText>
        </w:r>
      </w:del>
      <w:ins w:id="6886" w:author="Soapbox" w:date="2021-07-22T13:22:00Z">
        <w:r w:rsidR="00F76201" w:rsidRPr="001E7A27">
          <w:rPr>
            <w:lang w:val="en-GB"/>
          </w:rPr>
          <w:t>However,</w:t>
        </w:r>
      </w:ins>
      <w:r w:rsidRPr="001E7A27">
        <w:rPr>
          <w:lang w:val="en-GB"/>
        </w:rPr>
        <w:t xml:space="preserve"> replacing carbon-rich ecosystems with herbaceous bioenergy plants could deplete soil-carbon stocks and reduce the additional sink capacity of standing forests </w:t>
      </w:r>
      <w:r w:rsidRPr="001E7A27">
        <w:rPr>
          <w:lang w:val="en-GB"/>
        </w:rPr>
        <w:fldChar w:fldCharType="begin" w:fldLock="1"/>
      </w:r>
      <w:r w:rsidR="00747167" w:rsidRPr="001E7A27">
        <w:rPr>
          <w:lang w:val="en-GB"/>
        </w:rPr>
        <w:instrText>ADDIN CSL_CITATION { "citationItems" : [ { "id" : "ITEM-1", "itemData" : { "DOI" : "10.1111/j.1757-1707.2011.01116.x", "ISSN" : "17571693", "abstract" : "Bioenergy from crops is expected to make a considerable contribution to climate change mitigation. However, bioenergy is not necessarily carbon neutral because emissions of CO2, N2O and CH4 during crop production may reduce or completely counterbalance CO2 savings of the substituted fossil fuels. These greenhouse gases (GHGs) need to be included into the carbon footprint calculation of different bioenergy crops under a range of soil conditions and management practices. This review compiles existing knowledge on agronomic and environmental constraints and GHG balances of the major European bioenergy crops, although it focuses on dedicated perennial crops such as Miscanthus and short rotation coppice species. Such second-generation crops account for only 3% of the current European bioenergy production, but field data suggest they emit 40% to &gt;99% less N2O than conventional annual crops. This is a result of lower fertilizer requirements as well as a higher N-use efficiency, due to effective N-recycling. Perennial energy crops have the potential to sequester additional carbon in soil biomass if established on former cropland (0.44 Mg soil C ha\u22121 yr\u22121 for poplar and willow and 0.66 Mg soil C ha\u22121 yr\u22121 for Miscanthus). However, there was no positive or even negative effects on the C balance if energy crops are established on former grassland. Increased bioenergy production may also result in direct and indirect land-use changes with potential high C losses when native vegetation is converted to annual crops. Although dedicated perennial energy crops have a high potential to improve the GHG balance of bioenergy production, several agronomic and economic constraints still have to be overcome.", "author" : [ { "dropping-particle" : "", "family" : "Don", "given" : "Axel", "non-dropping-particle" : "", "parse-names" : false, "suffix" : "" }, { "dropping-particle" : "", "family" : "Osborne", "given" : "Bruce", "non-dropping-particle" : "", "parse-names" : false, "suffix" : "" }, { "dropping-particle" : "", "family" : "Hastings", "given" : "Astley", "non-dropping-particle" : "", "parse-names" : false, "suffix" : "" }, { "dropping-particle" : "", "family" : "Skiba", "given" : "Ute", "non-dropping-particle" : "", "parse-names" : false, "suffix" : "" }, { "dropping-particle" : "", "family" : "Carter", "given" : "Mette S.", "non-dropping-particle" : "", "parse-names" : false, "suffix" : "" }, { "dropping-particle" : "", "family" : "Drewer", "given" : "Julia", "non-dropping-particle" : "", "parse-names" : false, "suffix" : "" }, { "dropping-particle" : "", "family" : "Flessa", "given" : "Heinz", "non-dropping-particle" : "", "parse-names" : false, "suffix" : "" }, { "dropping-particle" : "", "family" : "Freibauer", "given" : "Annette", "non-dropping-particle" : "", "parse-names" : false, "suffix" : "" }, { "dropping-particle" : "", "family" : "Hyv\u00f6nen", "given" : "Niina", "non-dropping-particle" : "", "parse-names" : false, "suffix" : "" }, { "dropping-particle" : "", "family" : "Jones", "given" : "Mike B.", "non-dropping-particle" : "", "parse-names" : false, "suffix" : "" }, { "dropping-particle" : "", "family" : "Lanigan", "given" : "Gary J.", "non-dropping-particle" : "", "parse-names" : false, "suffix" : "" }, { "dropping-particle" : "", "family" : "Mander", "given" : "\u00dclo", "non-dropping-particle" : "", "parse-names" : false, "suffix" : "" }, { "dropping-particle" : "", "family" : "Monti", "given" : "Andrea", "non-dropping-particle" : "", "parse-names" : false, "suffix" : "" }, { "dropping-particle" : "", "family" : "Djomo", "given" : "Sylvestre Njakou", "non-dropping-particle" : "", "parse-names" : false, "suffix" : "" }, { "dropping-particle" : "", "family" : "Valentine", "given" : "John", "non-dropping-particle" : "", "parse-names" : false, "suffix" : "" }, { "dropping-particle" : "", "family" : "Walter", "given" : "Katja", "non-dropping-particle" : "", "parse-names" : false, "suffix" : "" }, { "dropping-particle" : "", "family" : "Zegada-Lizarazu", "given" : "Walter", "non-dropping-particle" : "", "parse-names" : false, "suffix" : "" }, { "dropping-particle" : "", "family" : "Zenone", "given" : "Terenzio", "non-dropping-particle" : "", "parse-names" : false, "suffix" : "" } ], "container-title" : "GCB Bioenergy", "id" : "ITEM-1", "issue" : "4", "issued" : { "date-parts" : [ [ "2012", "7" ] ] }, "language" : "en", "page" : "372-391", "title" : "Land-use change to bioenergy production in Europe: implications for the greenhouse gas balance and soil carbon", "translator" : [ { "dropping-particle" : "", "family" : "L4912", "given" : "", "non-dropping-particle" : "", "parse-names" : false, "suffix" : "" } ], "type" : "article-journal", "volume" : "4" }, "uris" : [ "http://www.mendeley.com/documents/?uuid=e63011ca-91c3-4cd0-abd4-82dfcaf8de7f" ] }, { "id" : "ITEM-2", "itemData" : { "DOI" : "10.1038/s41467-018-05340-z", "ISBN" : "4146701805", "ISSN" : "2041-1723", "PMID" : "30087330", "abstract" : "Scenarios that limit global warming to below 2 \u00b0C by 2100 assume significant land-use change to support large-scale carbon dioxide (CO2) removal from the atmosphere by afforestation/reforestation, avoided deforestation, and Biomass Energy with Carbon Capture and Storage (BECCS). The more ambitious mitigation scenarios require even greater land area for mitigation and/or earlier adoption of CO2 removal strategies. Here we show that additional land-use change to meet a 1.5 \u00b0C climate change target could result in net losses of carbon from the land. The effectiveness of BECCS strongly depends on several assumptions related to the choice of biomass, the fate of initial above ground biomass, and the fossil-fuel emissions offset in the energy system. Depending on these factors, carbon removed from the atmosphere through BECCS could easily be offset by losses due to land-use change. If BECCS involves replacing high-carbon content ecosystems with crops, then forest-based mitigation could be more efficient for atmospheric CO2 removal than BECCS.", "author" : [ { "dropping-particle" : "", "family" : "Harper", "given" : "Anna B.", "non-dropping-particle" : "", "parse-names" : false, "suffix" : "" }, { "dropping-particle" : "", "family" : "Powell", "given" : "Tom", "non-dropping-particle" : "", "parse-names" : false, "suffix" : "" }, { "dropping-particle" : "", "family" : "Cox", "given" : "Peter M.", "non-dropping-particle" : "", "parse-names" : false, "suffix" : "" }, { "dropping-particle" : "", "family" : "House", "given" : "Joanna", "non-dropping-particle" : "", "parse-names" : false, "suffix" : "" }, { "dropping-particle" : "", "family" : "Huntingford", "given" : "Chris", "non-dropping-particle" : "", "parse-names" : false, "suffix" : "" }, { "dropping-particle" : "", "family" : "Lenton", "given" : "Timothy M.", "non-dropping-particle" : "", "parse-names" : false, "suffix" : "" }, { "dropping-particle" : "", "family" : "Sitch", "given" : "Stephen", "non-dropping-particle" : "", "parse-names" : false, "suffix" : "" }, { "dropping-particle" : "", "family" : "Burke", "given" : "Eleanor", "non-dropping-particle" : "", "parse-names" : false, "suffix" : "" }, { "dropping-particle" : "", "family" : "Chadburn", "given" : "Sarah E.", "non-dropping-particle" : "", "parse-names" : false, "suffix" : "" }, { "dropping-particle" : "", "family" : "Collins", "given" : "William J.", "non-dropping-particle" : "", "parse-names" : false, "suffix" : "" }, { "dropping-particle" : "", "family" : "Comyn-Platt", "given" : "Edward", "non-dropping-particle" : "", "parse-names" : false, "suffix" : "" }, { "dropping-particle" : "", "family" : "Daioglou", "given" : "Vassilis", "non-dropping-particle" : "", "parse-names" : false, "suffix" : "" }, { "dropping-particle" : "", "family" : "Doelman", "given" : "Jonathan C.", "non-dropping-particle" : "", "parse-names" : false, "suffix" : "" }, { "dropping-particle" : "", "family" : "Hayman", "given" : "Garry", "non-dropping-particle" : "", "parse-names" : false, "suffix" : "" }, { "dropping-particle" : "", "family" : "Robertson", "given" : "Eddy", "non-dropping-particle" : "", "parse-names" : false, "suffix" : "" }, { "dropping-particle" : "", "family" : "Vuuren", "given" : "Detlef", "non-dropping-particle" : "van", "parse-names" : false, "suffix" : "" }, { "dropping-particle" : "", "family" : "Wiltshire", "given" : "Andy", "non-dropping-particle" : "", "parse-names" : false, "suffix" : "" }, { "dropping-particle" : "", "family" : "Webber", "given" : "Christopher P.", "non-dropping-particle" : "", "parse-names" : false, "suffix" : "" }, { "dropping-particle" : "", "family" : "Bastos", "given" : "Ana", "non-dropping-particle" : "", "parse-names" : false, "suffix" : "" }, { "dropping-particle" : "", "family" : "Boysen", "given" : "Lena", "non-dropping-particle" : "", "parse-names" : false, "suffix" : "" }, { "dropping-particle" : "", "family" : "Ciais", "given" : "Philippe", "non-dropping-particle" : "", "parse-names" : false, "suffix" : "" }, { "dropping-particle" : "", "family" : "Devaraju", "given" : "Narayanappa", "non-dropping-particle" : "", "parse-names" : false, "suffix" : "" }, { "dropping-particle" : "", "family" : "Jain", "given" : "Atul K.", "non-dropping-particle" : "", "parse-names" : false, "suffix" : "" }, { "dropping-particle" : "", "family" : "Krause", "given" : "Andreas", "non-dropping-particle" : "", "parse-names" : false, "suffix" : "" }, { "dropping-particle" : "", "family" : "Poulter", "given" : "Ben", "non-dropping-particle" : "", "parse-names" : false, "suffix" : "" }, { "dropping-particle" : "", "family" : "Shu", "given" : "Shijie", "non-dropping-particle" : "", "parse-names" : false, "suffix" : "" } ], "container-title" : "Nature Communications", "id" : "ITEM-2", "issue" : "1", "issued" : { "date-parts" : [ [ "2018", "12", "7" ] ] }, "language" : "en", "page" : "2938", "title" : "Land-use emissions play a critical role in land-based mitigation for Paris climate targets", "translator" : [ { "dropping-particle" : "", "family" : "L7389", "given" : "", "non-dropping-particle" : "", "parse-names" : false, "suffix" : "" } ], "type" : "article-journal", "volume" : "9" }, "uris" : [ "http://www.mendeley.com/documents/?uuid=4ae2e170-150d-4a39-b9aa-68c0718d6992" ] } ], "mendeley" : { "formattedCitation" : "(Don et al., 2012; Harper et al., 2018)", "plainTextFormattedCitation" : "(Don et al., 2012; Harper et al., 2018)", "previouslyFormattedCitation" : "(Don et al., 2012; Harper et al., 2018)" }, "properties" : { "noteIndex" : 0 }, "schema" : "https://github.com/citation-style-language/schema/raw/master/csl-citation.json" }</w:instrText>
      </w:r>
      <w:r w:rsidRPr="001E7A27">
        <w:rPr>
          <w:lang w:val="en-GB"/>
        </w:rPr>
        <w:fldChar w:fldCharType="separate"/>
      </w:r>
      <w:r w:rsidR="00025FA2" w:rsidRPr="001E7A27">
        <w:rPr>
          <w:noProof/>
          <w:lang w:val="en-GB"/>
        </w:rPr>
        <w:t>(Don et al., 2012; Harper et al., 2018)</w:t>
      </w:r>
      <w:r w:rsidRPr="001E7A27">
        <w:rPr>
          <w:lang w:val="en-GB"/>
        </w:rPr>
        <w:fldChar w:fldCharType="end"/>
      </w:r>
      <w:r w:rsidRPr="001E7A27">
        <w:rPr>
          <w:lang w:val="en-GB"/>
        </w:rPr>
        <w:t>. Furthermore, wood-based BECCS may not be carbon negative in the first decades, initially emitting more CO</w:t>
      </w:r>
      <w:r w:rsidRPr="001E7A27">
        <w:rPr>
          <w:vertAlign w:val="subscript"/>
          <w:lang w:val="en-GB"/>
        </w:rPr>
        <w:t>2</w:t>
      </w:r>
      <w:r w:rsidRPr="001E7A27">
        <w:rPr>
          <w:lang w:val="en-GB"/>
        </w:rPr>
        <w:t xml:space="preserve"> than sequestering </w:t>
      </w:r>
      <w:r w:rsidRPr="001E7A27">
        <w:rPr>
          <w:lang w:val="en-GB"/>
        </w:rPr>
        <w:fldChar w:fldCharType="begin" w:fldLock="1"/>
      </w:r>
      <w:r w:rsidR="00747167" w:rsidRPr="001E7A27">
        <w:rPr>
          <w:lang w:val="en-GB"/>
        </w:rPr>
        <w:instrText>ADDIN CSL_CITATION { "citationItems" : [ { "id" : "ITEM-1", "itemData" : { "DOI" : "10.1088/1748-9326/aaa512", "ISSN" : "1748-9326", "abstract" : "Bioenergy is booming as nations seek to cut their greenhouse gas emissions. The European Union declared biofuels to be carbon-neutral, triggering a surge in wood use. But do biofuels actually reduce emissions? A molecule of CO2 emitted today has the same impact on radiative forcing whether it comes from coal or biomass. Biofuels can only reduce atmospheric CO2 over time through post-harvest increases in net primary production (NPP). The climate impact of biofuels therefore depends on CO2 emissions from combustion of biofuels versus fossil fuels, the fate of the harvested land and dynamics of NPP. Here we develop a model for dynamic bioenergy lifecycle analysis. The model tracks carbon stocks and fluxes among the atmosphere, biomass, and soils, is extensible to multiple land types and regions, and runs in \u22481s, enabling rapid, interactive policy design and sensitivity testing. We simulate substitution of wood for coal in power generation, estimating the parameters governing NPP and other fluxes using data for forests in the eastern US and using published estimates for supply chain emissions. Because combustion and processing efficiencies for wood are less than coal, the immediate impact of substituting wood for coal is an increase in atmospheric CO2 relative to coal. The payback time for this carbon debt ranges from 44\u2013104 years after clearcut, depending on forest type\u2014assuming the land remains forest. Surprisingly, replanting hardwood forests with fast-growing pine plantations raises the CO2 impact of wood because the equilibrium carbon density of plantations is lower than natural forests. Further, projected growth in wood harvest for bioenergy would increase atmospheric CO2 for at least a century because new carbon debt continuously exceeds NPP. Assuming biofuels are carbon neutral may worsen irreversible impacts of climate change before benefits accrue. Instead, explicit dynamic models should be used to assess the climate impacts of biofuels.", "author" : [ { "dropping-particle" : "", "family" : "Sterman", "given" : "John D", "non-dropping-particle" : "", "parse-names" : false, "suffix" : "" }, { "dropping-particle" : "", "family" : "Siegel", "given" : "Lori", "non-dropping-particle" : "", "parse-names" : false, "suffix" : "" }, { "dropping-particle" : "", "family" : "Rooney-Varga", "given" : "Juliette N", "non-dropping-particle" : "", "parse-names" : false, "suffix" : "" } ], "container-title" : "Environmental Research Letters", "id" : "ITEM-1", "issue" : "1", "issued" : { "date-parts" : [ [ "2018" ] ] }, "page" : "15007", "publisher" : "IOP Publishing", "title" : "Does replacing coal with wood lower CO2 emissions? Dynamic lifecycle analysis of wood bioenergy", "translator" : [ { "dropping-particle" : "", "family" : "L6586", "given" : "", "non-dropping-particle" : "", "parse-names" : false, "suffix" : "" } ], "type" : "article-journal", "volume" : "13" }, "uris" : [ "http://www.mendeley.com/documents/?uuid=5dee27d0-2043-4b64-a54f-185b47c8ae8d", "http://www.mendeley.com/documents/?uuid=f44d8aa8-fa22-4f1b-9abf-ef7829bc0989" ] } ], "mendeley" : { "formattedCitation" : "(Sterman et al., 2018)", "plainTextFormattedCitation" : "(Sterman et al., 2018)", "previouslyFormattedCitation" : "(Sterman et al., 2018)" }, "properties" : { "noteIndex" : 0 }, "schema" : "https://github.com/citation-style-language/schema/raw/master/csl-citation.json" }</w:instrText>
      </w:r>
      <w:r w:rsidRPr="001E7A27">
        <w:rPr>
          <w:lang w:val="en-GB"/>
        </w:rPr>
        <w:fldChar w:fldCharType="separate"/>
      </w:r>
      <w:r w:rsidR="00025FA2" w:rsidRPr="001E7A27">
        <w:rPr>
          <w:noProof/>
          <w:lang w:val="en-GB"/>
        </w:rPr>
        <w:t>(Sterman et al., 2018)</w:t>
      </w:r>
      <w:r w:rsidRPr="001E7A27">
        <w:rPr>
          <w:lang w:val="en-GB"/>
        </w:rPr>
        <w:fldChar w:fldCharType="end"/>
      </w:r>
      <w:r w:rsidRPr="001E7A27">
        <w:rPr>
          <w:lang w:val="en-GB"/>
        </w:rPr>
        <w:t>. BECCS has several trade-offs to deal with, including possible threats to water supply and soil nutrient deficiencies (</w:t>
      </w:r>
      <w:r w:rsidRPr="001E7A27">
        <w:rPr>
          <w:i/>
          <w:lang w:val="en-GB"/>
        </w:rPr>
        <w:t>medium confidence</w:t>
      </w:r>
      <w:r w:rsidRPr="001E7A27">
        <w:rPr>
          <w:lang w:val="en-GB"/>
        </w:rPr>
        <w:t>)</w:t>
      </w:r>
      <w:ins w:id="6887" w:author="Ian Blenkinsop" w:date="2021-07-28T18:30:00Z">
        <w:r w:rsidR="00BF3E38" w:rsidRPr="001E7A27">
          <w:rPr>
            <w:lang w:val="en-GB"/>
          </w:rPr>
          <w:t xml:space="preserve"> (</w:t>
        </w:r>
        <w:commentRangeStart w:id="6888"/>
        <w:r w:rsidR="00BF3E38" w:rsidRPr="001E7A27">
          <w:rPr>
            <w:lang w:val="en-GB"/>
          </w:rPr>
          <w:t>SRCCL Chapters 2 and 6, and Cross-Chapter Box 5.1</w:t>
        </w:r>
        <w:commentRangeEnd w:id="6888"/>
        <w:r w:rsidR="00BF3E38" w:rsidRPr="001E7A27">
          <w:rPr>
            <w:rStyle w:val="CommentReference"/>
            <w:lang w:val="en-GB"/>
          </w:rPr>
          <w:commentReference w:id="6888"/>
        </w:r>
        <w:r w:rsidR="00BF3E38" w:rsidRPr="001E7A27">
          <w:rPr>
            <w:lang w:val="en-GB"/>
          </w:rPr>
          <w:t>;</w:t>
        </w:r>
      </w:ins>
      <w:r w:rsidRPr="001E7A27">
        <w:rPr>
          <w:lang w:val="en-GB"/>
        </w:rPr>
        <w:t xml:space="preserve"> </w:t>
      </w:r>
      <w:del w:id="6889" w:author="Robin Matthews" w:date="2021-06-18T11:49:00Z">
        <w:r w:rsidRPr="001E7A27" w:rsidDel="00F0535B">
          <w:rPr>
            <w:lang w:val="en-GB"/>
          </w:rPr>
          <w:delText xml:space="preserve"> </w:delText>
        </w:r>
      </w:del>
      <w:r w:rsidRPr="001E7A27">
        <w:rPr>
          <w:lang w:val="en-GB"/>
        </w:rPr>
        <w:fldChar w:fldCharType="begin" w:fldLock="1"/>
      </w:r>
      <w:r w:rsidR="00747167" w:rsidRPr="001E7A27">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"313-444", "publisher" : "In Press", "title" : "Strengthening and Implementing the Global Response", "translator" : [ { "dropping-particle" : "", "family" : "L4698", "given" : "Rt13", "non-dropping-particle" : "", "parse-names" : false, "suffix" : "" } ], "type" : "chapter" }, "uris" : [ "http://www.mendeley.com/documents/?uuid=a848fceb-760b-4c24-a835-81d4ce3c98d5" ] }, { "id" : "ITEM-2", "itemData" : { "DOI" : "10.1038/s41558-017-0064-y", "ISSN" : "1758-678X", "abstract" : "Under the Paris Agreement, 195 nations have committed to holding the increase in the global average temperature to well below 2 \u00b0C above pre-industrial levels and to strive to limit the increase to 1.5 \u00b0C (ref. 1). It is noted that this requires \"a balance between anthropogenic emissions by sources and removals by sinks of greenhouse gases in the second half of the century\"1. This either calls for zero greenhouse gas (GHG) emissions or a balance between positive and negative emissions (NE)2,3. Roadmaps and socio-economic scenarios compatible with a 2 \u00b0C or 1.5 \u00b0C goal depend upon NE via bioenergy with carbon capture and storage (BECCS) to balance remaining GHG emissions4\u20137. However, large-scale deployment of BECCS would imply significant impacts on many Earth system components besides atmospheric CO2 concentrations8,9. Here we explore the feasibility of NE via BECCS from dedicated plantations and potential trade-offs with planetary boundaries (PBs)10,11 for multiple socio-economic pathways. We show that while large-scale BECCS is intended to lower the pressure on the PB for climate change, it would most likely steer the Earth system closer to the PB for freshwater use and lead to further transgression of the PBs for land-system change, biosphere integrity and biogeochemical flows.", "author" : [ { "dropping-particle" : "", "family" : "Heck", "given" : "Vera", "non-dropping-particle" : "", "parse-names" : false, "suffix" : "" }, { "dropping-particle" : "", "family" : "Gerten", "given" : "Dieter", "non-dropping-particle" : "", "parse-names" : false, "suffix" : "" }, { "dropping-particle" : "", "family" : "Lucht", "given" : "Wolfgang", "non-dropping-particle" : "", "parse-names" : false, "suffix" : "" }, { "dropping-particle" : "", "family" : "Popp", "given" : "Alexander", "non-dropping-particle" : "", "parse-names" : false, "suffix" : "" } ], "container-title" : "Nature Climate Change", "id" : "ITEM-2", "issue" : "2", "issued" : { "date-parts" : [ [ "2018", "2", "22" ] ] }, "page" : "151-155", "title" : "Biomass-based negative emissions difficult to reconcile with planetary boundaries", "translator" : [ { "dropping-particle" : "", "family" : "L3947", "given" : "", "non-dropping-particle" : "", "parse-names" : false, "suffix" : "" } ], "type" : "article-journal", "volume" : "8" }, "uris" : [ "http://www.mendeley.com/documents/?uuid=98c2a4a5-e2d5-4d10-949c-69ebb91c9ea0" ] }, { "id" : "ITEM-3", "itemData" : { "DOI" : "10.5194/bg-14-4829-2017", "ISSN" : "1726-4189", "abstract" : "Abstract. Land management for carbon storage is discussed as being indispensable for climate change mitigation because of its large potential to remove carbon dioxide from the atmosphere, and to avoid further emissions from deforestation. However, the acceptance and feasibility of land-based mitigation projects depends on potential side effects on other important ecosystem functions and their services. Here, we use projections of future land use and land cover for different land-based mitigation options from two land-use models (IMAGE and MAgPIE) and evaluate their effects with a global dynamic vegetation model (LPJ-GUESS). In the land-use models, carbon removal was achieved either via growth of bioenergy crops combined with carbon capture and storage, via avoided deforestation and afforestation, or via a combination of both. We compare these scenarios to a reference scenario without land-based mitigation and analyse the LPJ-GUESS simulations with the aim of assessing synergies and trade-offs across a range of ecosystem service indicators: carbon storage, surface albedo, evapotranspiration, water runoff, crop production, nitrogen loss, and emissions of biogenic volatile organic compounds. In our mitigation simulations cumulative carbon storage by year 2099 ranged between 55 and 89 GtC. Other ecosystem service indicators were influenced heterogeneously both positively and negatively, with large variability across regions and land-use scenarios. Avoided deforestation and afforestation led to an increase in evapotranspiration and enhanced emissions of biogenic volatile organic compounds, and to a decrease in albedo, runoff, and nitrogen loss. Crop production could also decrease in the afforestation scenarios as a result of reduced crop area, especially for MAgPIE land-use patterns, if assumed increases in crop yields cannot be realized. Bioenergy-based climate change mitigation was projected to affect less area globally than in the forest expansion scenarios, and resulted in less pronounced changes in most ecosystem service indicators than forest-based mitigation, but included a possible decrease in nitrogen loss, crop production, and biogenic volatile organic compounds emissions.", "author" : [ { "dropping-particle" : "", "family" : "Krause", "given" : "Andreas", "non-dropping-particle" : "", "parse-names" : false, "suffix" : "" }, { "dropping-particle" : "", "family" : "Pugh", "given" : "Thomas A. M.", "non-dropping-particle" : "", "parse-names" : false, "suffix" : "" }, { "dropping-particle" : "", "family" : "Bayer", "given" : "Anita D.", "non-dropping-particle" : "", "parse-names" : false, "suffix" : "" }, { "dropping-particle" : "", "family" : "Doelman", "given" : "Jonathan C.", "non-dropping-particle" : "", "parse-names" : false, "suffix" : "" }, { "dropping-particle" : "", "family" : "Humpen\u00f6der", "given" : "Florian", "non-dropping-particle" : "", "parse-names" : false, "suffix" : "" }, { "dropping-particle" : "", "family" : "Anthoni", "given" : "Peter", "non-dropping-particle" : "", "parse-names" : false, "suffix" : "" }, { "dropping-particle" : "", "family" : "Olin", "given" : "Stefan", "non-dropping-particle" : "", "parse-names" : false, "suffix" : "" }, { "dropping-particle" : "", "family" : "Bodirsky", "given" : "Benjamin L.", "non-dropping-particle" : "", "parse-names" : false, "suffix" : "" }, { "dropping-particle" : "", "family" : "Popp", "given" : "Alexander", "non-dropping-particle" : "", "parse-names" : false, "suffix" : "" }, { "dropping-particle" : "", "family" : "Stehfest", "given" : "Elke", "non-dropping-particle" : "", "parse-names" : false, "suffix" : "" }, { "dropping-particle" : "", "family" : "Arneth", "given" : "Almut", "non-dropping-particle" : "", "parse-names" : false, "suffix" : "" } ], "container-title" : "Biogeosciences", "id" : "ITEM-3", "issue" : "21", "issued" : { "date-parts" : [ [ "2017", "11", "3" ] ] }, "language" : "en", "page" : "4829-4850", "title" : "Global consequences of afforestation and bioenergy cultivation on ecosystem service indicators", "translator" : [ { "dropping-particle" : "", "family" : "L7234", "given" : "", "non-dropping-particle" : "", "parse-names" : false, "suffix" : "" } ], "type" : "article-journal", "volume" : "14" }, "uris" : [ "http://www.mendeley.com/documents/?uuid=9ab012be-0ff1-4723-9bbf-1f1f3c7b174c" ] }, { "id" : "ITEM-4",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"ITEM-4",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"id" : "ITEM-5", "itemData" : { "author" : [ { "dropping-particle" : "", "family" : "Roy", "given" : "J.", "non-dropping-particle" : "", "parse-names" : false, "suffix" : "" }, { "dropping-particle" : "", "family" : "Tschakert", "given" : "P.", "non-dropping-particle" : "", "parse-names" : false, "suffix" : "" }, { "dropping-particle" : "", "family" : "Waisman", "given" : "H.", "non-dropping-particle" : "", "parse-names" : false, "suffix" : "" }, { "dropping-particle" : "", "family" : "Abdul Halim", "given" : "S.", "non-dropping-particle" : "", "parse-names" : false, "suffix" : "" }, { "dropping-particle" : "", "family" : "Antwi-Agyei", "given" : "P.", "non-dropping-particle" : "", "parse-names" : false, "suffix" : "" }, { "dropping-particle" : "", "family" : "Dasgupta", "given" : "P.", "non-dropping-particle" : "", "parse-names" : false, "suffix" : "" }, { "dropping-particle" : "", "family" : "Hayward", "given" : "B.", "non-dropping-particle" : "", "parse-names" : false, "suffix" : "" }, { "dropping-particle" : "", "family" : "Kanninen", "given" : "M.", "non-dropping-particle" : "", "parse-names" : false, "suffix" : "" }, { "dropping-particle" : "", "family" : "Liverman", "given" : "D.", "non-dropping-particle" : "", "parse-names" : false, "suffix" : "" }, { "dropping-particle" : "", "family" : "Okereke", "given" : "C.", "non-dropping-particle" : "", "parse-names" : false, "suffix" : "" }, { "dropping-particle" : "", "family" : "Pinho", "given" : "P.F.", "non-dropping-particle" : "", "parse-names" : false, "suffix" : "" }, { "dropping-particle" : "", "family" : "Riahi", "given" : "K.", "non-dropping-particle" : "", "parse-names" : false, "suffix" : "" }, { "dropping-particle" : "", "family" : "Suarez Rodriguez", "given" : "A.G.", "non-dropping-particle" : "", "parse-names" : false, "suffix" : "" } ], "chapter-number" : "5",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"ITEM-5", "issued" : { "date-parts" : [ [ "2018" ] ] }, "page" : "445-538", "publisher" : "In Press", "title" : "Sustainable Development, Poverty Eradication and Reducing Inequalities", "translator" : [ { "dropping-particle" : "", "family" : "L4692", "given" : "Rt13", "non-dropping-particle" : "", "parse-names" : false, "suffix" : "" } ], "type" : "chapter" }, "uris" : [ "http://www.mendeley.com/documents/?uuid=9252f3df-832a-4d28-84d1-fee3bfb5b4d7" ] } ], "mendeley" : { "formattedCitation" : "(Smith et al., 2016; Krause et al., 2017; de Coninck et al., 2018; Heck et al., 2018; Roy et al., 2018)", "plainTextFormattedCitation" : "(Smith et al., 2016; Krause et al., 2017; de Coninck et al., 2018; Heck et al., 2018; Roy et al., 2018)", "previouslyFormattedCitation" : "(Smith et al., 2016; Krause et al., 2017; de Coninck et al., 2018; Heck et al., 2018; Roy et al., 2018)" }, "properties" : { "noteIndex" : 0 }, "schema" : "https://github.com/citation-style-language/schema/raw/master/csl-citation.json" }</w:instrText>
      </w:r>
      <w:r w:rsidRPr="001E7A27">
        <w:rPr>
          <w:lang w:val="en-GB"/>
        </w:rPr>
        <w:fldChar w:fldCharType="separate"/>
      </w:r>
      <w:del w:id="6890" w:author="Ian Blenkinsop" w:date="2021-07-28T18:30:00Z">
        <w:r w:rsidR="00025FA2" w:rsidRPr="001E7A27" w:rsidDel="00BF3E38">
          <w:rPr>
            <w:noProof/>
            <w:lang w:val="en-GB"/>
          </w:rPr>
          <w:delText>(</w:delText>
        </w:r>
      </w:del>
      <w:r w:rsidR="00025FA2" w:rsidRPr="001E7A27">
        <w:rPr>
          <w:noProof/>
          <w:lang w:val="en-GB"/>
        </w:rPr>
        <w:t>Smith et al., 2016; Krause et al., 2017; de Coninck et al., 2018; Heck et al., 2018; Roy et al., 2018)</w:t>
      </w:r>
      <w:r w:rsidRPr="001E7A27">
        <w:rPr>
          <w:lang w:val="en-GB"/>
        </w:rPr>
        <w:fldChar w:fldCharType="end"/>
      </w:r>
      <w:del w:id="6891" w:author="Ian Blenkinsop" w:date="2021-07-28T18:30:00Z">
        <w:r w:rsidRPr="001E7A27" w:rsidDel="00BF3E38">
          <w:rPr>
            <w:lang w:val="en-GB"/>
          </w:rPr>
          <w:delText xml:space="preserve"> (</w:delText>
        </w:r>
        <w:commentRangeStart w:id="6892"/>
        <w:r w:rsidRPr="001E7A27" w:rsidDel="00BF3E38">
          <w:rPr>
            <w:lang w:val="en-GB"/>
          </w:rPr>
          <w:delText>SRCCL Chapters 2 and 6, Cross-Chapter Box 5.1</w:delText>
        </w:r>
        <w:commentRangeEnd w:id="6892"/>
        <w:r w:rsidR="00BD2352" w:rsidRPr="001E7A27" w:rsidDel="00BF3E38">
          <w:rPr>
            <w:rStyle w:val="CommentReference"/>
            <w:lang w:val="en-GB"/>
          </w:rPr>
          <w:commentReference w:id="6892"/>
        </w:r>
        <w:r w:rsidRPr="001E7A27" w:rsidDel="00BF3E38">
          <w:rPr>
            <w:lang w:val="en-GB"/>
          </w:rPr>
          <w:delText>)</w:delText>
        </w:r>
      </w:del>
      <w:r w:rsidRPr="001E7A27">
        <w:rPr>
          <w:lang w:val="en-GB"/>
        </w:rPr>
        <w:t>. Deployment of BECCS at the scales envisioned by many 1.5</w:t>
      </w:r>
      <w:ins w:id="6893" w:author="Ian Blenkinsop" w:date="2021-07-28T15:46:00Z">
        <w:r w:rsidR="00BE16ED" w:rsidRPr="001E7A27">
          <w:rPr>
            <w:lang w:val="en-GB"/>
          </w:rPr>
          <w:t>°C</w:t>
        </w:r>
      </w:ins>
      <w:r w:rsidRPr="001E7A27">
        <w:rPr>
          <w:lang w:val="en-GB"/>
        </w:rPr>
        <w:t xml:space="preserve">–2.0°C mitigation scenarios could threaten biodiversity and require large land areas, competing with afforestation, reforestation and food security </w:t>
      </w:r>
      <w:commentRangeStart w:id="6894"/>
      <w:r w:rsidRPr="001E7A27">
        <w:rPr>
          <w:lang w:val="en-GB"/>
        </w:rPr>
        <w:fldChar w:fldCharType="begin" w:fldLock="1"/>
      </w:r>
      <w:ins w:id="6895" w:author="Robin Matthews" w:date="2021-06-17T19:21:00Z">
        <w:r w:rsidR="000F32A8" w:rsidRPr="001E7A27">
          <w:rPr>
            <w:lang w:val="en-GB"/>
          </w:rPr>
          <w: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"id" : "ITEM-2", "itemData" : { "DOI" : "10.1126/science.aah4567", "author" : [ { "dropping-particle" : "", "family" : "Anderson", "given" : "Kevin", "non-dropping-particle" : "", "parse-names" : false, "suffix" : "" }, { "dropping-particle" : "", "family" : "Peters", "given" : "Glen", "non-dropping-particle" : "", "parse-names" : false, "suffix" : "" } ], "container-title" : "Science", "id" : "ITEM-2", "issue" : "6309", "issued" : { "date-parts" : [ [ "2016", "10" ] ] }, "page" : "182 LP  - 183", "title" : "The trouble with negative emissions", "translator" : [ { "dropping-particle" : "", "family" : "L6584", "given" : "", "non-dropping-particle" : "", "parse-names" : false, "suffix" : "" } ], "type" : "article-journal", "volume" : "354" }, "uris" : [ "http://www.mendeley.com/documents/?uuid=ecb78eff-8c3c-49aa-8b8e-8f2ab74e03f4", "http://www.mendeley.com/documents/?uuid=2249b93c-fb83-4a33-86b4-3e094a8e6d12" ] } ], "mendeley" : { "formattedCitation" : "(Anderson and Peters, 2016; Smith et al., 2018b)", "manualFormatting" : "(Anderson and Peters, 2016; P. Smith et al., 2018)", "plainTextFormattedCitation" : "(Anderson and Peters, 2016; Smith et al., 2018b)", "previouslyFormattedCitation" : "(Anderson and Peters, 2016; Smith et al., 2018b)" }, "properties" : { "noteIndex" : 0 }, "schema" : "https://github.com/citation-style-language/schema/raw/master/csl-citation.json" }</w:instrText>
        </w:r>
      </w:ins>
      <w:del w:id="6896" w:author="Robin Matthews" w:date="2021-06-17T19:21:00Z">
        <w:r w:rsidR="00BC2C5E" w:rsidRPr="001E7A27" w:rsidDel="000F32A8">
          <w:rPr>
            <w:lang w:val="en-GB"/>
          </w:rPr>
          <w:del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"id" : "ITEM-2", "itemData" : { "DOI" : "10.1126/science.aah4567", "author" : [ { "dropping-particle" : "", "family" : "Anderson", "given" : "Kevin", "non-dropping-particle" : "", "parse-names" : false, "suffix" : "" }, { "dropping-particle" : "", "family" : "Peters", "given" : "Glen", "non-dropping-particle" : "", "parse-names" : false, "suffix" : "" } ], "container-title" : "Science", "id" : "ITEM-2", "issue" : "6309", "issued" : { "date-parts" : [ [ "2016", "10" ] ] }, "page" : "182 LP  - 183", "title" : "The trouble with negative emissions", "translator" : [ { "dropping-particle" : "", "family" : "L6584", "given" : "", "non-dropping-particle" : "", "parse-names" : false, "suffix" : "" } ], "type" : "article-journal", "volume" : "354" }, "uris" : [ "http://www.mendeley.com/documents/?uuid=ecb78eff-8c3c-49aa-8b8e-8f2ab74e03f4", "http://www.mendeley.com/documents/?uuid=2249b93c-fb83-4a33-86b4-3e094a8e6d12" ] } ], "mendeley" : { "formattedCitation" : "(Anderson and Peters, 2016; Smith et al., 2018b)", "manualFormatting" : "(Smith et al. 2018; Anderson and Peters 2016)", "plainTextFormattedCitation" : "(Anderson and Peters, 2016; Smith et al., 2018b)", "previouslyFormattedCitation" : "(Anderson and Peters, 2016; Smith et al., 2018b)" }, "properties" : { "noteIndex" : 0 }, "schema" : "https://github.com/citation-style-language/schema/raw/master/csl-citation.json" }</w:delInstrText>
        </w:r>
      </w:del>
      <w:r w:rsidRPr="001E7A27">
        <w:rPr>
          <w:lang w:val="en-GB"/>
        </w:rPr>
        <w:fldChar w:fldCharType="separate"/>
      </w:r>
      <w:r w:rsidR="00025FA2" w:rsidRPr="001E7A27">
        <w:rPr>
          <w:noProof/>
          <w:lang w:val="en-GB"/>
        </w:rPr>
        <w:t>(</w:t>
      </w:r>
      <w:ins w:id="6897" w:author="Robin Matthews" w:date="2021-06-17T19:21:00Z">
        <w:r w:rsidR="000F32A8" w:rsidRPr="001E7A27">
          <w:rPr>
            <w:lang w:val="en-GB"/>
          </w:rPr>
          <w:t>Anderson and Peters, 2016; P. Smith et al., 2018</w:t>
        </w:r>
      </w:ins>
      <w:del w:id="6898" w:author="Robin Matthews" w:date="2021-06-17T19:21:00Z">
        <w:r w:rsidR="00025FA2" w:rsidRPr="001E7A27" w:rsidDel="000F32A8">
          <w:rPr>
            <w:noProof/>
            <w:lang w:val="en-GB"/>
          </w:rPr>
          <w:delText>Smith et al. 2018; Anderson and Peters 2016</w:delText>
        </w:r>
      </w:del>
      <w:r w:rsidR="00025FA2" w:rsidRPr="001E7A27">
        <w:rPr>
          <w:noProof/>
          <w:lang w:val="en-GB"/>
        </w:rPr>
        <w:t>)</w:t>
      </w:r>
      <w:r w:rsidRPr="001E7A27">
        <w:rPr>
          <w:lang w:val="en-GB"/>
        </w:rPr>
        <w:fldChar w:fldCharType="end"/>
      </w:r>
      <w:commentRangeEnd w:id="6894"/>
      <w:r w:rsidR="00025FA2" w:rsidRPr="001E7A27">
        <w:rPr>
          <w:rStyle w:val="CommentReference"/>
          <w:lang w:val="en-GB"/>
        </w:rPr>
        <w:commentReference w:id="6894"/>
      </w:r>
      <w:r w:rsidRPr="001E7A27">
        <w:rPr>
          <w:lang w:val="en-GB"/>
        </w:rPr>
        <w:t xml:space="preserve">. Additional risks and side effects are related to geologic carbon storage </w:t>
      </w:r>
      <w:del w:id="6899" w:author="Soapbox" w:date="2021-07-22T13:23:00Z">
        <w:r w:rsidRPr="001E7A27" w:rsidDel="00F76201">
          <w:rPr>
            <w:lang w:val="en-GB"/>
          </w:rPr>
          <w:fldChar w:fldCharType="begin" w:fldLock="1"/>
        </w:r>
        <w:r w:rsidR="00747167" w:rsidRPr="001E7A27" w:rsidDel="00F76201">
          <w:rPr>
            <w:lang w:val="en-GB"/>
          </w:rPr>
          <w:del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delInstrText>
        </w:r>
        <w:r w:rsidRPr="001E7A27" w:rsidDel="00F76201">
          <w:rPr>
            <w:lang w:val="en-GB"/>
          </w:rPr>
          <w:fldChar w:fldCharType="separate"/>
        </w:r>
        <w:r w:rsidR="00025FA2" w:rsidRPr="001E7A27" w:rsidDel="00F76201">
          <w:rPr>
            <w:noProof/>
            <w:lang w:val="en-GB"/>
          </w:rPr>
          <w:delText>(Fuss et al., 2018)</w:delText>
        </w:r>
        <w:r w:rsidRPr="001E7A27" w:rsidDel="00F76201">
          <w:rPr>
            <w:lang w:val="en-GB"/>
          </w:rPr>
          <w:fldChar w:fldCharType="end"/>
        </w:r>
      </w:del>
      <w:ins w:id="6900" w:author="Soapbox" w:date="2021-07-22T13:23:00Z">
        <w:r w:rsidR="00F76201" w:rsidRPr="001E7A27">
          <w:rPr>
            <w:lang w:val="en-GB"/>
          </w:rPr>
          <w:fldChar w:fldCharType="begin" w:fldLock="1"/>
        </w:r>
        <w:r w:rsidR="00F76201" w:rsidRPr="001E7A27">
          <w:rPr>
            <w:lang w:val="en-GB"/>
          </w:rPr>
          <w: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instrText>
        </w:r>
        <w:r w:rsidR="00F76201" w:rsidRPr="001E7A27">
          <w:rPr>
            <w:lang w:val="en-GB"/>
          </w:rPr>
          <w:fldChar w:fldCharType="separate"/>
        </w:r>
        <w:r w:rsidR="00F76201" w:rsidRPr="001E7A27">
          <w:rPr>
            <w:noProof/>
            <w:lang w:val="en-GB"/>
          </w:rPr>
          <w:t>(Fuss et al., 2018;</w:t>
        </w:r>
        <w:r w:rsidR="00F76201" w:rsidRPr="001E7A27">
          <w:rPr>
            <w:lang w:val="en-GB"/>
          </w:rPr>
          <w:fldChar w:fldCharType="end"/>
        </w:r>
        <w:r w:rsidR="00F76201" w:rsidRPr="001E7A27">
          <w:rPr>
            <w:lang w:val="en-GB"/>
          </w:rPr>
          <w:t xml:space="preserve"> </w:t>
        </w:r>
      </w:ins>
      <w:del w:id="6901" w:author="Soapbox" w:date="2021-07-22T13:23:00Z">
        <w:r w:rsidRPr="001E7A27" w:rsidDel="00F76201">
          <w:rPr>
            <w:lang w:val="en-GB"/>
          </w:rPr>
          <w:delText xml:space="preserve"> (</w:delText>
        </w:r>
      </w:del>
      <w:r w:rsidRPr="001E7A27">
        <w:rPr>
          <w:lang w:val="en-GB"/>
        </w:rPr>
        <w:t xml:space="preserve">see also Section 5.6.2.2.4). </w:t>
      </w:r>
    </w:p>
    <w:p w14:paraId="20B00D5D" w14:textId="77777777" w:rsidR="00E3676F" w:rsidRPr="001E7A27" w:rsidRDefault="00E3676F" w:rsidP="005C7F25">
      <w:pPr>
        <w:pStyle w:val="AR6BodyText"/>
        <w:rPr>
          <w:rFonts w:cs="Times New Roman"/>
          <w:color w:val="000000" w:themeColor="text1"/>
          <w:lang w:val="en-GB" w:eastAsia="en-US"/>
        </w:rPr>
      </w:pPr>
    </w:p>
    <w:p w14:paraId="1CFD6EEC" w14:textId="053D6A51" w:rsidR="00E3676F" w:rsidRPr="001E7A27" w:rsidRDefault="00E3676F" w:rsidP="005C7F25">
      <w:pPr>
        <w:pStyle w:val="AR6BodyText"/>
        <w:rPr>
          <w:lang w:val="en-GB"/>
        </w:rPr>
      </w:pPr>
      <w:r w:rsidRPr="001E7A27">
        <w:rPr>
          <w:rFonts w:cs="Times New Roman"/>
          <w:color w:val="000000" w:themeColor="text1"/>
          <w:lang w:val="en-GB" w:eastAsia="en-US"/>
        </w:rPr>
        <w:t xml:space="preserve">In conclusion, land-based CDR methods that rely on </w:t>
      </w:r>
      <w:r w:rsidRPr="001E7A27">
        <w:rPr>
          <w:lang w:val="en-GB"/>
        </w:rPr>
        <w:t>enhanced net biological uptake and storage of carbon, have a wide range of biogeochemical and biophysical side effects</w:t>
      </w:r>
      <w:ins w:id="6902" w:author="Soapbox" w:date="2021-07-22T13:23:00Z">
        <w:r w:rsidR="00F76201" w:rsidRPr="001E7A27">
          <w:rPr>
            <w:lang w:val="en-GB"/>
          </w:rPr>
          <w:t>.</w:t>
        </w:r>
      </w:ins>
      <w:del w:id="6903" w:author="Soapbox" w:date="2021-07-22T13:23:00Z">
        <w:r w:rsidRPr="001E7A27" w:rsidDel="00F76201">
          <w:rPr>
            <w:lang w:val="en-GB"/>
          </w:rPr>
          <w:delText>,</w:delText>
        </w:r>
      </w:del>
      <w:ins w:id="6904" w:author="Soapbox" w:date="2021-07-22T13:23:00Z">
        <w:r w:rsidR="00F76201" w:rsidRPr="001E7A27">
          <w:rPr>
            <w:lang w:val="en-GB"/>
          </w:rPr>
          <w:t xml:space="preserve"> These sid</w:t>
        </w:r>
      </w:ins>
      <w:ins w:id="6905" w:author="Soapbox" w:date="2021-07-22T13:24:00Z">
        <w:r w:rsidR="00F76201" w:rsidRPr="001E7A27">
          <w:rPr>
            <w:lang w:val="en-GB"/>
          </w:rPr>
          <w:t>e effects</w:t>
        </w:r>
      </w:ins>
      <w:del w:id="6906" w:author="Soapbox" w:date="2021-07-22T13:24:00Z">
        <w:r w:rsidRPr="001E7A27" w:rsidDel="00F76201">
          <w:rPr>
            <w:lang w:val="en-GB"/>
          </w:rPr>
          <w:delText xml:space="preserve"> which</w:delText>
        </w:r>
      </w:del>
      <w:r w:rsidRPr="001E7A27">
        <w:rPr>
          <w:lang w:val="en-GB"/>
        </w:rPr>
        <w:t xml:space="preserve"> can </w:t>
      </w:r>
      <w:ins w:id="6907" w:author="Soapbox" w:date="2021-07-22T13:24:00Z">
        <w:r w:rsidR="00F76201" w:rsidRPr="001E7A27">
          <w:rPr>
            <w:lang w:val="en-GB"/>
          </w:rPr>
          <w:t>(</w:t>
        </w:r>
      </w:ins>
      <w:r w:rsidRPr="001E7A27">
        <w:rPr>
          <w:lang w:val="en-GB"/>
        </w:rPr>
        <w:t>directly or indirectly</w:t>
      </w:r>
      <w:ins w:id="6908" w:author="Soapbox" w:date="2021-07-22T13:24:00Z">
        <w:r w:rsidR="00F76201" w:rsidRPr="001E7A27">
          <w:rPr>
            <w:lang w:val="en-GB"/>
          </w:rPr>
          <w:t>)</w:t>
        </w:r>
      </w:ins>
      <w:r w:rsidRPr="001E7A27">
        <w:rPr>
          <w:lang w:val="en-GB"/>
        </w:rPr>
        <w:t xml:space="preserve"> strengthen or weaken the climate </w:t>
      </w:r>
      <w:ins w:id="6909" w:author="Tom Maycock" w:date="2021-09-08T15:34:00Z">
        <w:r w:rsidR="00FC0403" w:rsidRPr="001E7A27">
          <w:rPr>
            <w:lang w:val="en-GB"/>
          </w:rPr>
          <w:t xml:space="preserve">change </w:t>
        </w:r>
      </w:ins>
      <w:r w:rsidRPr="001E7A27">
        <w:rPr>
          <w:lang w:val="en-GB"/>
        </w:rPr>
        <w:t>mitigation effect of a given method, or affect water quality and quantity, food supply and biodiversity (Figure 5.3</w:t>
      </w:r>
      <w:r w:rsidR="00BB1D34" w:rsidRPr="001E7A27">
        <w:rPr>
          <w:lang w:val="en-GB"/>
        </w:rPr>
        <w:t>6</w:t>
      </w:r>
      <w:r w:rsidRPr="001E7A27">
        <w:rPr>
          <w:lang w:val="en-GB"/>
        </w:rPr>
        <w:t xml:space="preserve">). With the exception of </w:t>
      </w:r>
      <w:del w:id="6910" w:author="Soapbox" w:date="2021-07-26T06:44:00Z">
        <w:r w:rsidRPr="001E7A27" w:rsidDel="00BD2352">
          <w:rPr>
            <w:lang w:val="en-GB"/>
          </w:rPr>
          <w:delText xml:space="preserve">a </w:delText>
        </w:r>
      </w:del>
      <w:r w:rsidRPr="001E7A27">
        <w:rPr>
          <w:lang w:val="en-GB"/>
        </w:rPr>
        <w:t>weaken</w:t>
      </w:r>
      <w:ins w:id="6911" w:author="Soapbox" w:date="2021-07-26T06:44:00Z">
        <w:r w:rsidR="00BD2352" w:rsidRPr="001E7A27">
          <w:rPr>
            <w:lang w:val="en-GB"/>
          </w:rPr>
          <w:t xml:space="preserve">ed </w:t>
        </w:r>
      </w:ins>
      <w:del w:id="6912" w:author="Soapbox" w:date="2021-07-26T06:44:00Z">
        <w:r w:rsidRPr="001E7A27" w:rsidDel="00BD2352">
          <w:rPr>
            <w:lang w:val="en-GB"/>
          </w:rPr>
          <w:delText xml:space="preserve">ing of </w:delText>
        </w:r>
      </w:del>
      <w:r w:rsidRPr="001E7A27">
        <w:rPr>
          <w:lang w:val="en-GB"/>
        </w:rPr>
        <w:t xml:space="preserve">ocean carbon sequestration, there is </w:t>
      </w:r>
      <w:r w:rsidRPr="001E7A27">
        <w:rPr>
          <w:i/>
          <w:lang w:val="en-GB"/>
        </w:rPr>
        <w:t>low confidence</w:t>
      </w:r>
      <w:r w:rsidRPr="001E7A27">
        <w:rPr>
          <w:lang w:val="en-GB"/>
        </w:rPr>
        <w:t xml:space="preserve"> in the Earth system feedbacks of these methods. Most methods are associated with a range of biogeochemical and biophysical side effects and co-benefits and trade-offs, but these are often highly dependent on </w:t>
      </w:r>
      <w:r w:rsidRPr="001E7A27">
        <w:rPr>
          <w:rFonts w:cs="Times New Roman"/>
          <w:lang w:val="en-GB"/>
        </w:rPr>
        <w:t>local context, management regime, prior land use, and scale (</w:t>
      </w:r>
      <w:r w:rsidRPr="001E7A27">
        <w:rPr>
          <w:rFonts w:cs="Times New Roman"/>
          <w:i/>
          <w:lang w:val="en-GB"/>
        </w:rPr>
        <w:t>high confidence</w:t>
      </w:r>
      <w:r w:rsidRPr="001E7A27">
        <w:rPr>
          <w:rFonts w:cs="Times New Roman"/>
          <w:lang w:val="en-GB"/>
        </w:rPr>
        <w:t>).</w:t>
      </w:r>
      <w:r w:rsidRPr="001E7A27">
        <w:rPr>
          <w:lang w:val="en-GB"/>
        </w:rPr>
        <w:t xml:space="preserve"> Highest co-benefits are obtained with methods that seek to restore natural ecosystems and improve soil carbon sequestration (Figure 5.3</w:t>
      </w:r>
      <w:r w:rsidR="00BB1D34" w:rsidRPr="001E7A27">
        <w:rPr>
          <w:lang w:val="en-GB"/>
        </w:rPr>
        <w:t>6</w:t>
      </w:r>
      <w:r w:rsidRPr="001E7A27">
        <w:rPr>
          <w:lang w:val="en-GB"/>
        </w:rPr>
        <w:t>) while highest</w:t>
      </w:r>
      <w:r w:rsidR="00C5021B" w:rsidRPr="001E7A27">
        <w:rPr>
          <w:lang w:val="en-GB"/>
        </w:rPr>
        <w:t xml:space="preserve"> trade-off possibilities (symmetry with the highest co</w:t>
      </w:r>
      <w:ins w:id="6913" w:author="Soapbox" w:date="2021-07-26T06:45:00Z">
        <w:r w:rsidR="00BD2352" w:rsidRPr="001E7A27">
          <w:rPr>
            <w:lang w:val="en-GB"/>
          </w:rPr>
          <w:t>-</w:t>
        </w:r>
      </w:ins>
      <w:r w:rsidR="00C5021B" w:rsidRPr="001E7A27">
        <w:rPr>
          <w:lang w:val="en-GB"/>
        </w:rPr>
        <w:t xml:space="preserve">benefits) </w:t>
      </w:r>
      <w:del w:id="6914" w:author="Soapbox" w:date="2021-07-22T13:24:00Z">
        <w:r w:rsidRPr="001E7A27" w:rsidDel="00F76201">
          <w:rPr>
            <w:lang w:val="en-GB"/>
          </w:rPr>
          <w:delText xml:space="preserve">offs </w:delText>
        </w:r>
      </w:del>
      <w:r w:rsidRPr="001E7A27">
        <w:rPr>
          <w:lang w:val="en-GB"/>
        </w:rPr>
        <w:t>occur</w:t>
      </w:r>
      <w:del w:id="6915" w:author="Soapbox" w:date="2021-07-22T13:24:00Z">
        <w:r w:rsidRPr="001E7A27" w:rsidDel="00F76201">
          <w:rPr>
            <w:lang w:val="en-GB"/>
          </w:rPr>
          <w:delText>s</w:delText>
        </w:r>
      </w:del>
      <w:r w:rsidRPr="001E7A27">
        <w:rPr>
          <w:lang w:val="en-GB"/>
        </w:rPr>
        <w:t xml:space="preserve"> for </w:t>
      </w:r>
      <w:commentRangeStart w:id="6916"/>
      <w:commentRangeStart w:id="6917"/>
      <w:r w:rsidRPr="001E7A27">
        <w:rPr>
          <w:lang w:val="en-GB"/>
        </w:rPr>
        <w:t xml:space="preserve">re/afforestation </w:t>
      </w:r>
      <w:commentRangeEnd w:id="6916"/>
      <w:r w:rsidR="00BD2352" w:rsidRPr="001E7A27">
        <w:rPr>
          <w:rStyle w:val="CommentReference"/>
          <w:lang w:val="en-GB"/>
        </w:rPr>
        <w:commentReference w:id="6916"/>
      </w:r>
      <w:commentRangeEnd w:id="6917"/>
      <w:r w:rsidR="0083026C">
        <w:rPr>
          <w:rStyle w:val="CommentReference"/>
          <w:lang w:val="en-GB"/>
        </w:rPr>
        <w:commentReference w:id="6917"/>
      </w:r>
      <w:r w:rsidRPr="001E7A27">
        <w:rPr>
          <w:lang w:val="en-GB"/>
        </w:rPr>
        <w:t>with monocultures and BECCS, again with strong dependence on scale and context (</w:t>
      </w:r>
      <w:r w:rsidRPr="001E7A27">
        <w:rPr>
          <w:i/>
          <w:lang w:val="en-GB"/>
        </w:rPr>
        <w:t>medium confidence</w:t>
      </w:r>
      <w:r w:rsidRPr="001E7A27">
        <w:rPr>
          <w:lang w:val="en-GB"/>
        </w:rPr>
        <w:t>).</w:t>
      </w:r>
    </w:p>
    <w:p w14:paraId="419507CF" w14:textId="77777777" w:rsidR="00E3676F" w:rsidRPr="001E7A27" w:rsidRDefault="00E3676F" w:rsidP="005C7F25">
      <w:pPr>
        <w:pStyle w:val="AR6BodyText"/>
        <w:rPr>
          <w:lang w:val="en-GB" w:eastAsia="en-US"/>
        </w:rPr>
      </w:pPr>
    </w:p>
    <w:p w14:paraId="518202B9" w14:textId="77777777" w:rsidR="00186B0B" w:rsidRPr="001E7A27" w:rsidRDefault="00186B0B" w:rsidP="005C7F25">
      <w:pPr>
        <w:pStyle w:val="AR6BodyText"/>
        <w:rPr>
          <w:lang w:val="en-GB" w:eastAsia="en-US"/>
        </w:rPr>
      </w:pPr>
    </w:p>
    <w:p w14:paraId="0D597342" w14:textId="06DAA2B7" w:rsidR="00E3676F" w:rsidRPr="001E7A27" w:rsidRDefault="00E3676F" w:rsidP="00535548">
      <w:pPr>
        <w:pStyle w:val="AR6Chap5Level451111"/>
        <w:rPr>
          <w:lang w:val="en-GB"/>
        </w:rPr>
      </w:pPr>
      <w:r w:rsidRPr="001E7A27">
        <w:rPr>
          <w:lang w:val="en-GB"/>
        </w:rPr>
        <w:tab/>
      </w:r>
      <w:bookmarkStart w:id="6918" w:name="_Toc5716991"/>
      <w:bookmarkStart w:id="6919" w:name="_Toc33564332"/>
      <w:bookmarkStart w:id="6920" w:name="_Toc70535749"/>
      <w:bookmarkStart w:id="6921" w:name="_Hlk53050407"/>
      <w:r w:rsidRPr="001E7A27">
        <w:rPr>
          <w:lang w:val="en-GB"/>
        </w:rPr>
        <w:t xml:space="preserve">Ocean-based </w:t>
      </w:r>
      <w:ins w:id="6922" w:author="Soapbox" w:date="2021-07-15T10:33:00Z">
        <w:r w:rsidR="00B12C8A" w:rsidRPr="001E7A27">
          <w:rPr>
            <w:lang w:val="en-GB"/>
          </w:rPr>
          <w:t>b</w:t>
        </w:r>
      </w:ins>
      <w:del w:id="6923" w:author="Soapbox" w:date="2021-07-15T10:33:00Z">
        <w:r w:rsidR="003A2CCF" w:rsidRPr="001E7A27" w:rsidDel="00B12C8A">
          <w:rPr>
            <w:lang w:val="en-GB"/>
          </w:rPr>
          <w:delText>B</w:delText>
        </w:r>
      </w:del>
      <w:r w:rsidRPr="001E7A27">
        <w:rPr>
          <w:lang w:val="en-GB"/>
        </w:rPr>
        <w:t xml:space="preserve">iological CDR </w:t>
      </w:r>
      <w:ins w:id="6924" w:author="Soapbox" w:date="2021-07-15T10:33:00Z">
        <w:r w:rsidR="00B12C8A" w:rsidRPr="001E7A27">
          <w:rPr>
            <w:lang w:val="en-GB"/>
          </w:rPr>
          <w:t>m</w:t>
        </w:r>
      </w:ins>
      <w:del w:id="6925" w:author="Soapbox" w:date="2021-07-15T10:33:00Z">
        <w:r w:rsidR="003A2CCF" w:rsidRPr="001E7A27" w:rsidDel="00B12C8A">
          <w:rPr>
            <w:lang w:val="en-GB"/>
          </w:rPr>
          <w:delText>M</w:delText>
        </w:r>
      </w:del>
      <w:r w:rsidRPr="001E7A27">
        <w:rPr>
          <w:lang w:val="en-GB"/>
        </w:rPr>
        <w:t>ethods</w:t>
      </w:r>
      <w:bookmarkEnd w:id="6918"/>
      <w:bookmarkEnd w:id="6919"/>
      <w:bookmarkEnd w:id="6920"/>
    </w:p>
    <w:bookmarkEnd w:id="6921"/>
    <w:p w14:paraId="3BA76366" w14:textId="640F635C" w:rsidR="00E3676F" w:rsidRPr="001E7A27" w:rsidRDefault="00E3676F" w:rsidP="005C7F25">
      <w:pPr>
        <w:pStyle w:val="AR6BodyText"/>
        <w:rPr>
          <w:lang w:val="en-GB"/>
        </w:rPr>
      </w:pPr>
      <w:r w:rsidRPr="001E7A27">
        <w:rPr>
          <w:lang w:val="en-GB"/>
        </w:rPr>
        <w:t>Both ocean biological and physical processes drive the CO</w:t>
      </w:r>
      <w:r w:rsidRPr="001E7A27">
        <w:rPr>
          <w:noProof/>
          <w:vertAlign w:val="subscript"/>
          <w:lang w:val="en-GB"/>
        </w:rPr>
        <w:t>2</w:t>
      </w:r>
      <w:r w:rsidRPr="001E7A27">
        <w:rPr>
          <w:lang w:val="en-GB"/>
        </w:rPr>
        <w:t xml:space="preserve"> exchange between the ocean and atmosphere. However, the ocean physical processes that remove CO</w:t>
      </w:r>
      <w:r w:rsidRPr="001E7A27">
        <w:rPr>
          <w:noProof/>
          <w:vertAlign w:val="subscript"/>
          <w:lang w:val="en-GB"/>
        </w:rPr>
        <w:t>2</w:t>
      </w:r>
      <w:r w:rsidRPr="001E7A27">
        <w:rPr>
          <w:lang w:val="en-GB"/>
        </w:rPr>
        <w:t xml:space="preserve"> from the atmosphere, such as large-scale circulation, cannot be feasibly altered, so ocean CDR methods focus on increasing the productivity of ocean ecosystems, and subsequent sequestration of carbon </w:t>
      </w:r>
      <w:commentRangeStart w:id="6926"/>
      <w:commentRangeStart w:id="6927"/>
      <w:r w:rsidRPr="001E7A27">
        <w:rPr>
          <w:lang w:val="en-GB"/>
        </w:rPr>
        <w:fldChar w:fldCharType="begin" w:fldLock="1"/>
      </w:r>
      <w:r w:rsidR="00747167" w:rsidRPr="001E7A27">
        <w:rPr>
          <w:lang w:val="en-GB"/>
        </w:rPr>
        <w:instrText>ADDIN CSL_CITATION { "citationItems" : [ { "id" : "ITEM-1", "itemData" : { "DOI" : "10.3389/fmars.2018.00337", "ISBN" : "2296-7745", "ISSN" : "2296-7745", "abstract" : "The Paris agreement target of limiting global surface warming to 1.5-2\u00b0C compared to pre-industrial levels by 2100 will heavily impact the ocean. While ambitious mitigation and adaptation are both needed, the ocean provides major opportunities for action to reduce climate change globally and its impacts on vital ecosystems and ecosystem services. A comprehensive and systematic assessment of 13 global- and local-scale, ocean-based measures was performed to help steer the development and implementation of technologies and actions towards a sustainable outcome. We show that (1) all measures have tradeoffs and multiple criteria must be used for a comprehensive assessment of their potential, (2) greatest benefit is derived by combining global and local solutions, some of which could be implemented or scaled-up immediately, (3) some measures are too uncertain to be recommended yet, (4) political consistency must be achieved through effective cross-scale governance mechanisms, (5) scientific effort must focus on effectiveness, co-benefits, disbenefits, and costs of poorly tested as well as new and emerging measures.", "author" : [ { "dropping-particle" : "", "family" : "Gattuso", "given" : "Jean-Pierre", "non-dropping-particle" : "", "parse-names" : false, "suffix" : "" }, { "dropping-particle" : "", "family" : "Magnan", "given" : "Alexandre K", "non-dropping-particle" : "", "parse-names" : false, "suffix" : "" }, { "dropping-particle" : "", "family" : "Bopp", "given" : "Laurent", "non-dropping-particle" : "", "parse-names" : false, "suffix" : "" }, { "dropping-particle" : "", "family" : "Cheung", "given" : "William W L", "non-dropping-particle" : "", "parse-names" : false, "suffix" : "" }, { "dropping-particle" : "", "family" : "Duarte", "given" : "Carlos M", "non-dropping-particle" : "", "parse-names" : false, "suffix" : "" }, { "dropping-particle" : "", "family" : "Hinkel", "given" : "Jochen", "non-dropping-particle" : "", "parse-names" : false, "suffix" : "" }, { "dropping-particle" : "", "family" : "Mcleod", "given" : "Elizabeth", "non-dropping-particle" : "", "parse-names" : false, "suffix" : "" }, { "dropping-particle" : "", "family" : "Micheli", "given" : "Fiorenza", "non-dropping-particle" : "", "parse-names" : false, "suffix" : "" }, { "dropping-particle" : "", "family" : "Oschlies", "given" : "Andreas", "non-dropping-particle" : "", "parse-names" : false, "suffix" : "" }, { "dropping-particle" : "", "family" : "Williamson", "given" : "Phillip", "non-dropping-particle" : "", "parse-names" : false, "suffix" : "" }, { "dropping-particle" : "", "family" : "Bill\u00e9", "given" : "Rapha\u00ebl", "non-dropping-particle" : "", "parse-names" : false, "suffix" : "" }, { "dropping-particle" : "", "family" : "Chalastani", "given" : "Vasiliki I", "non-dropping-particle" : "", "parse-names" : false, "suffix" : "" }, { "dropping-particle" : "", "family" : "Gates", "given" : "Ruth D", "non-dropping-particle" : "", "parse-names" : false, "suffix" : "" }, { "dropping-particle" : "", "family" : "Irisson", "given" : "Jean-Olivier", "non-dropping-particle" : "", "parse-names" : false, "suffix" : "" }, { "dropping-particle" : "", "family" : "Middelburg", "given" : "Jack J", "non-dropping-particle" : "", "parse-names" : false, "suffix" : "" }, { "dropping-particle" : "", "family" : "P\u00f6rtner", "given" : "Hans-Otto", "non-dropping-particle" : "", "parse-names" : false, "suffix" : "" }, { "dropping-particle" : "", "family" : "Rau", "given" : "Greg H", "non-dropping-particle" : "", "parse-names" : false, "suffix" : "" } ], "container-title" : "Frontiers in Marine Science", "id" : "ITEM-1", "issued" : { "date-parts" : [ [ "2018", "10", "4" ] ] }, "page" : "337", "title" : "Ocean Solutions to Address Climate Change and Its Effects on Marine Ecosystems", "translator" : [ { "dropping-particle" : "", "family" : "L6260", "given" : "", "non-dropping-particle" : "", "parse-names" : false, "suffix" : "" } ], "type" : "article-journal", "volume" : "5" }, "uris" : [ "http://www.mendeley.com/documents/?uuid=59733a50-d8b5-4389-a33c-ca8966e0911b" ] }, { "id" : "ITEM-2", "itemData" : { "author" : [ { "dropping-particle" : "", "family" : "GESAMP", "given" : "", "non-dropping-particle" : "", "parse-names" : false, "suffix" : "" } ], "id" : "ITEM-2", "issued" : { "date-parts" : [ [ "2019" ] ] }, "number-of-pages" : "144", "title" : "High level review of a wide range of proposed marine geoengineering techniques", "translator" : [ { "dropping-particle" : "", "family" : "L6660", "given" : "", "non-dropping-particle" : "", "parse-names" : false, "suffix" : "" } ], "type" : "report" }, "uris" : [ "http://www.mendeley.com/documents/?uuid=2fa324e4-047e-4e35-9af7-745c8dbd5d4d" ] } ], "mendeley" : { "formattedCitation" : "(Gattuso et al., 2018; GESAMP, 2019)", "manualFormatting" : "(GESAMP, 2019)", "plainTextFormattedCitation" : "(Gattuso et al., 2018; GESAMP, 2019)", "previouslyFormattedCitation" : "(Gattuso et al., 2018; GESAMP, 2019)" }, "properties" : { "noteIndex" : 0 }, "schema" : "https://github.com/citation-style-language/schema/raw/master/csl-citation.json" }</w:instrText>
      </w:r>
      <w:r w:rsidRPr="001E7A27">
        <w:rPr>
          <w:lang w:val="en-GB"/>
        </w:rPr>
        <w:fldChar w:fldCharType="separate"/>
      </w:r>
      <w:r w:rsidR="00025FA2" w:rsidRPr="001E7A27">
        <w:rPr>
          <w:noProof/>
          <w:lang w:val="en-GB"/>
        </w:rPr>
        <w:t>(GESAMP, 2019)</w:t>
      </w:r>
      <w:r w:rsidRPr="001E7A27">
        <w:rPr>
          <w:lang w:val="en-GB"/>
        </w:rPr>
        <w:fldChar w:fldCharType="end"/>
      </w:r>
      <w:commentRangeEnd w:id="6926"/>
      <w:commentRangeEnd w:id="6927"/>
      <w:r w:rsidR="00C366F4" w:rsidRPr="001E7A27">
        <w:rPr>
          <w:rStyle w:val="CommentReference"/>
          <w:lang w:val="en-GB"/>
        </w:rPr>
        <w:commentReference w:id="6926"/>
      </w:r>
      <w:r w:rsidR="00025FA2" w:rsidRPr="001E7A27">
        <w:rPr>
          <w:rStyle w:val="CommentReference"/>
          <w:lang w:val="en-GB"/>
        </w:rPr>
        <w:commentReference w:id="6927"/>
      </w:r>
      <w:r w:rsidRPr="001E7A27">
        <w:rPr>
          <w:lang w:val="en-GB"/>
        </w:rPr>
        <w:t>. There has been no change to the assessment of SROCC (</w:t>
      </w:r>
      <w:commentRangeStart w:id="6928"/>
      <w:r w:rsidRPr="001E7A27">
        <w:rPr>
          <w:lang w:val="en-GB"/>
        </w:rPr>
        <w:t>Section 5.5.1</w:t>
      </w:r>
      <w:commentRangeEnd w:id="6928"/>
      <w:r w:rsidR="00BE16ED" w:rsidRPr="001E7A27">
        <w:rPr>
          <w:rStyle w:val="CommentReference"/>
          <w:lang w:val="en-GB"/>
        </w:rPr>
        <w:commentReference w:id="6928"/>
      </w:r>
      <w:r w:rsidRPr="001E7A27">
        <w:rPr>
          <w:lang w:val="en-GB"/>
        </w:rPr>
        <w:t xml:space="preserve">): there is </w:t>
      </w:r>
      <w:r w:rsidRPr="001E7A27">
        <w:rPr>
          <w:i/>
          <w:lang w:val="en-GB"/>
        </w:rPr>
        <w:t>low confidence</w:t>
      </w:r>
      <w:r w:rsidRPr="001E7A27">
        <w:rPr>
          <w:lang w:val="en-GB"/>
        </w:rPr>
        <w:t xml:space="preserve"> that nutrient addition to the open ocean, either through artificial ocean upwelling or iron fertili</w:t>
      </w:r>
      <w:ins w:id="6929" w:author="Soapbox" w:date="2021-07-16T10:15:00Z">
        <w:r w:rsidR="00953844" w:rsidRPr="001E7A27">
          <w:rPr>
            <w:lang w:val="en-GB"/>
          </w:rPr>
          <w:t>z</w:t>
        </w:r>
      </w:ins>
      <w:del w:id="6930" w:author="Soapbox" w:date="2021-07-16T10:15:00Z">
        <w:r w:rsidRPr="001E7A27" w:rsidDel="00953844">
          <w:rPr>
            <w:lang w:val="en-GB"/>
          </w:rPr>
          <w:delText>s</w:delText>
        </w:r>
      </w:del>
      <w:r w:rsidRPr="001E7A27">
        <w:rPr>
          <w:lang w:val="en-GB"/>
        </w:rPr>
        <w:t xml:space="preserve">ation, could contribute to climate </w:t>
      </w:r>
      <w:ins w:id="6931" w:author="Tom Maycock" w:date="2021-09-08T15:34:00Z">
        <w:r w:rsidR="00FC0403" w:rsidRPr="001E7A27">
          <w:rPr>
            <w:lang w:val="en-GB"/>
          </w:rPr>
          <w:t xml:space="preserve">change </w:t>
        </w:r>
      </w:ins>
      <w:r w:rsidRPr="001E7A27">
        <w:rPr>
          <w:lang w:val="en-GB"/>
        </w:rPr>
        <w:t>mitigation, due to its inconclusive effect on carbon sequestration and risks of adverse side effects on marine ecosystems (Figure 5.3</w:t>
      </w:r>
      <w:r w:rsidR="00BB1D34" w:rsidRPr="001E7A27">
        <w:rPr>
          <w:lang w:val="en-GB"/>
        </w:rPr>
        <w:t>6</w:t>
      </w:r>
      <w:del w:id="6932" w:author="Ian Blenkinsop" w:date="2021-07-28T15:48:00Z">
        <w:r w:rsidRPr="001E7A27" w:rsidDel="00770EBF">
          <w:rPr>
            <w:lang w:val="en-GB"/>
          </w:rPr>
          <w:delText xml:space="preserve">; </w:delText>
        </w:r>
      </w:del>
      <w:ins w:id="6933" w:author="Ian Blenkinsop" w:date="2021-07-28T15:48:00Z">
        <w:r w:rsidR="00770EBF" w:rsidRPr="001E7A27">
          <w:rPr>
            <w:lang w:val="en-GB"/>
          </w:rPr>
          <w:t xml:space="preserve">, </w:t>
        </w:r>
      </w:ins>
      <w:r w:rsidRPr="001E7A27">
        <w:rPr>
          <w:lang w:val="en-GB"/>
        </w:rPr>
        <w:t>Table 5.9;</w:t>
      </w:r>
      <w:r w:rsidR="004A5E39" w:rsidRPr="001E7A27">
        <w:rPr>
          <w:lang w:val="en-GB"/>
        </w:rPr>
        <w:t xml:space="preserve"> Supplementary Materials Text 5.SM.3</w:t>
      </w:r>
      <w:del w:id="6934" w:author="Ian Blenkinsop" w:date="2021-07-28T15:48:00Z">
        <w:r w:rsidR="004A5E39" w:rsidRPr="001E7A27" w:rsidDel="00770EBF">
          <w:rPr>
            <w:lang w:val="en-GB"/>
          </w:rPr>
          <w:delText>;</w:delText>
        </w:r>
        <w:r w:rsidRPr="001E7A27" w:rsidDel="00770EBF">
          <w:rPr>
            <w:lang w:val="en-GB"/>
          </w:rPr>
          <w:delText xml:space="preserve"> </w:delText>
        </w:r>
        <w:r w:rsidR="00C25C05" w:rsidRPr="001E7A27" w:rsidDel="00770EBF">
          <w:rPr>
            <w:rFonts w:cs="Times New Roman"/>
            <w:color w:val="000000" w:themeColor="text1"/>
            <w:lang w:val="en-GB" w:eastAsia="en-US"/>
          </w:rPr>
          <w:delText xml:space="preserve">Supplementary Materials </w:delText>
        </w:r>
      </w:del>
      <w:ins w:id="6935" w:author="Ian Blenkinsop" w:date="2021-07-28T15:48:00Z">
        <w:r w:rsidR="00770EBF" w:rsidRPr="001E7A27">
          <w:rPr>
            <w:lang w:val="en-GB"/>
          </w:rPr>
          <w:t xml:space="preserve"> and </w:t>
        </w:r>
      </w:ins>
      <w:r w:rsidR="00C25C05" w:rsidRPr="001E7A27">
        <w:rPr>
          <w:rFonts w:cs="Times New Roman"/>
          <w:color w:val="000000" w:themeColor="text1"/>
          <w:lang w:val="en-GB" w:eastAsia="en-US"/>
        </w:rPr>
        <w:t>Table 5.SM.4</w:t>
      </w:r>
      <w:r w:rsidRPr="001E7A27">
        <w:rPr>
          <w:lang w:val="en-GB"/>
        </w:rPr>
        <w:t xml:space="preserve">; </w:t>
      </w:r>
      <w:commentRangeStart w:id="6936"/>
      <w:r w:rsidRPr="001E7A27">
        <w:rPr>
          <w:lang w:val="en-GB"/>
        </w:rPr>
        <w:t>WGIII</w:t>
      </w:r>
      <w:commentRangeEnd w:id="6936"/>
      <w:r w:rsidR="00770EBF" w:rsidRPr="001E7A27">
        <w:rPr>
          <w:rStyle w:val="CommentReference"/>
          <w:lang w:val="en-GB"/>
        </w:rPr>
        <w:commentReference w:id="6936"/>
      </w:r>
      <w:r w:rsidRPr="001E7A27">
        <w:rPr>
          <w:lang w:val="en-GB"/>
        </w:rPr>
        <w:t xml:space="preserve">, Section 12.3; </w:t>
      </w:r>
      <w:commentRangeStart w:id="6937"/>
      <w:r w:rsidRPr="001E7A27">
        <w:rPr>
          <w:lang w:val="en-GB"/>
        </w:rPr>
        <w:fldChar w:fldCharType="begin" w:fldLock="1"/>
      </w:r>
      <w:r w:rsidR="001B061E" w:rsidRPr="001E7A27">
        <w:rPr>
          <w:lang w:val="en-GB"/>
        </w:rPr>
        <w:instrText>ADDIN CSL_CITATION { "citationItems" : [ { "id" : "ITEM-1", "itemData" : { "DOI" : "10.1029/2020GL088263", "ISSN" : "0094-8276", "author" : [ { "dropping-particle" : "", "family" : "Feng", "given" : "Ellias Yuming", "non-dropping-particle" : "", "parse-names" : false, "suffix" : "" }, { "dropping-particle" : "", "family" : "Su", "given" : "Bei", "non-dropping-particle" : "", "parse-names" : false, "suffix" : "" }, { "dropping-particle" : "", "family" : "Oschlies", "given" : "Andreas", "non-dropping-particle" : "", "parse-names" : false, "suffix" : "" } ], "container-title" : "Geophysical Research Letters", "id" : "ITEM-1", "issue" : "16", "issued" : { "date-parts" : [ [ "2020", "8", "28" ] ] }, "page" : "e2020GL088263", "title" : "Geoengineered Ocean Vertical Water Exchange Can Accelerate Global Deoxygenation", "translator" : [ { "dropping-particle" : "", "family" : "L7254", "given" : "", "non-dropping-particle" : "", "parse-names" : false, "suffix" : "" } ], "type" : "article-journal", "volume" : "47" }, "uris" : [ "http://www.mendeley.com/documents/?uuid=227c1307-13bc-4849-9489-e2ac858cd7f1" ] }, { "id" : "ITEM-2", "itemData" : { "DOI" : "10.1038/d41586-019-01790-7", "ISSN" : "0028-0836", "author" : [ { "dropping-particle" : "", "family" : "Boyd", "given" : "Philip W", "non-dropping-particle" : "", "parse-names" : false, "suffix" : "" }, { "dropping-particle" : "", "family" : "Vivian", "given" : "Chris", "non-dropping-particle" : "", "parse-names" : false, "suffix" : "" } ], "container-title" : "Nature", "id" : "ITEM-2", "issue" : "7760", "issued" : { "date-parts" : [ [ "2019", "6", "11" ] ] }, "page" : "155-157", "title" : "Should we fertilize oceans or seed clouds? No one knows", "translator" : [ { "dropping-particle" : "", "family" : "L6947", "given" : "", "non-dropping-particle" : "", "parse-names" : false, "suffix" : "" } ], "type" : "article-journal", "volume" : "570" }, "uris" : [ "http://www.mendeley.com/documents/?uuid=8f551dd2-3472-439f-9237-9e33ec4d03d2", "http://www.mendeley.com/documents/?uuid=12379025-97b9-43fc-8efd-fae41bfeeb7f" ] }, { "id" : "ITEM-3", "itemData" : { "DOI" : "10.3389/fmars.2018.00337", "ISBN" : "2296-7745", "ISSN" : "2296-7745", "abstract" : "The Paris agreement target of limiting global surface warming to 1.5-2\u00b0C compared to pre-industrial levels by 2100 will heavily impact the ocean. While ambitious mitigation and adaptation are both needed, the ocean provides major opportunities for action to reduce climate change globally and its impacts on vital ecosystems and ecosystem services. A comprehensive and systematic assessment of 13 global- and local-scale, ocean-based measures was performed to help steer the development and implementation of technologies and actions towards a sustainable outcome. We show that (1) all measures have tradeoffs and multiple criteria must be used for a comprehensive assessment of their potential, (2) greatest benefit is derived by combining global and local solutions, some of which could be implemented or scaled-up immediately, (3) some measures are too uncertain to be recommended yet, (4) political consistency must be achieved through effective cross-scale governance mechanisms, (5) scientific effort must focus on effectiveness, co-benefits, disbenefits, and costs of poorly tested as well as new and emerging measures.", "author" : [ { "dropping-particle" : "", "family" : "Gattuso", "given" : "Jean-Pierre", "non-dropping-particle" : "", "parse-names" : false, "suffix" : "" }, { "dropping-particle" : "", "family" : "Magnan", "given" : "Alexandre K", "non-dropping-particle" : "", "parse-names" : false, "suffix" : "" }, { "dropping-particle" : "", "family" : "Bopp", "given" : "Laurent", "non-dropping-particle" : "", "parse-names" : false, "suffix" : "" }, { "dropping-particle" : "", "family" : "Cheung", "given" : "William W L", "non-dropping-particle" : "", "parse-names" : false, "suffix" : "" }, { "dropping-particle" : "", "family" : "Duarte", "given" : "Carlos M", "non-dropping-particle" : "", "parse-names" : false, "suffix" : "" }, { "dropping-particle" : "", "family" : "Hinkel", "given" : "Jochen", "non-dropping-particle" : "", "parse-names" : false, "suffix" : "" }, { "dropping-particle" : "", "family" : "Mcleod", "given" : "Elizabeth", "non-dropping-particle" : "", "parse-names" : false, "suffix" : "" }, { "dropping-particle" : "", "family" : "Micheli", "given" : "Fiorenza", "non-dropping-particle" : "", "parse-names" : false, "suffix" : "" }, { "dropping-particle" : "", "family" : "Oschlies", "given" : "Andreas", "non-dropping-particle" : "", "parse-names" : false, "suffix" : "" }, { "dropping-particle" : "", "family" : "Williamson", "given" : "Phillip", "non-dropping-particle" : "", "parse-names" : false, "suffix" : "" }, { "dropping-particle" : "", "family" : "Bill\u00e9", "given" : "Rapha\u00ebl", "non-dropping-particle" : "", "parse-names" : false, "suffix" : "" }, { "dropping-particle" : "", "family" : "Chalastani", "given" : "Vasiliki I", "non-dropping-particle" : "", "parse-names" : false, "suffix" : "" }, { "dropping-particle" : "", "family" : "Gates", "given" : "Ruth D", "non-dropping-particle" : "", "parse-names" : false, "suffix" : "" }, { "dropping-particle" : "", "family" : "Irisson", "given" : "Jean-Olivier", "non-dropping-particle" : "", "parse-names" : false, "suffix" : "" }, { "dropping-particle" : "", "family" : "Middelburg", "given" : "Jack J", "non-dropping-particle" : "", "parse-names" : false, "suffix" : "" }, { "dropping-particle" : "", "family" : "P\u00f6rtner", "given" : "Hans-Otto", "non-dropping-particle" : "", "parse-names" : false, "suffix" : "" }, { "dropping-particle" : "", "family" : "Rau", "given" : "Greg H", "non-dropping-particle" : "", "parse-names" : false, "suffix" : "" } ], "container-title" : "Frontiers in Marine Science", "id" : "ITEM-3", "issued" : { "date-parts" : [ [ "2018", "10", "4" ] ] }, "page" : "337", "title" : "Ocean Solutions to Address Climate Change and Its Effects on Marine Ecosystems", "translator" : [ { "dropping-particle" : "", "family" : "L6260", "given" : "", "non-dropping-particle" : "", "parse-names" : false, "suffix" : "" } ], "type" : "article-journal", "volume" : "5" }, "uris" : [ "http://www.mendeley.com/documents/?uuid=59733a50-d8b5-4389-a33c-ca8966e0911b" ] } ], "mendeley" : { "formattedCitation" : "(Gattuso et al., 2018; Boyd and Vivian, 2019; Feng et al., 2020)", "manualFormatting" : "Gattuso et al., 2018; Boyd and Vivian, 2019; Feng et al., 2020)", "plainTextFormattedCitation" : "(Gattuso et al., 2018; Boyd and Vivian, 2019; Feng et al., 2020)", "previouslyFormattedCitation" : "(Gattuso et al., 2018; Boyd and Vivian, 2019; Feng et al., 2020)" }, "properties" : { "noteIndex" : 0 }, "schema" : "https://github.com/citation-style-language/schema/raw/master/csl-citation.json" }</w:instrText>
      </w:r>
      <w:r w:rsidRPr="001E7A27">
        <w:rPr>
          <w:lang w:val="en-GB"/>
        </w:rPr>
        <w:fldChar w:fldCharType="separate"/>
      </w:r>
      <w:r w:rsidR="00025FA2" w:rsidRPr="001E7A27">
        <w:rPr>
          <w:noProof/>
          <w:lang w:val="en-GB"/>
        </w:rPr>
        <w:t>Gattuso et al., 2018; Boyd and Vivian, 2019; Feng et al., 2020)</w:t>
      </w:r>
      <w:r w:rsidRPr="001E7A27">
        <w:rPr>
          <w:lang w:val="en-GB"/>
        </w:rPr>
        <w:fldChar w:fldCharType="end"/>
      </w:r>
      <w:commentRangeEnd w:id="6937"/>
      <w:r w:rsidR="00025FA2" w:rsidRPr="001E7A27">
        <w:rPr>
          <w:rStyle w:val="CommentReference"/>
          <w:lang w:val="en-GB"/>
        </w:rPr>
        <w:commentReference w:id="6937"/>
      </w:r>
      <w:r w:rsidRPr="001E7A27">
        <w:rPr>
          <w:lang w:val="en-GB"/>
        </w:rPr>
        <w:t>. In addition, ocean fertili</w:t>
      </w:r>
      <w:ins w:id="6938" w:author="Soapbox" w:date="2021-07-16T10:15:00Z">
        <w:r w:rsidR="00953844" w:rsidRPr="001E7A27">
          <w:rPr>
            <w:lang w:val="en-GB"/>
          </w:rPr>
          <w:t>z</w:t>
        </w:r>
      </w:ins>
      <w:del w:id="6939" w:author="Soapbox" w:date="2021-07-16T10:15:00Z">
        <w:r w:rsidRPr="001E7A27" w:rsidDel="00953844">
          <w:rPr>
            <w:lang w:val="en-GB"/>
          </w:rPr>
          <w:delText>s</w:delText>
        </w:r>
      </w:del>
      <w:r w:rsidRPr="001E7A27">
        <w:rPr>
          <w:lang w:val="en-GB"/>
        </w:rPr>
        <w:t xml:space="preserve">ation is currently prohibited by the London Protocol </w:t>
      </w:r>
      <w:r w:rsidRPr="001E7A27">
        <w:rPr>
          <w:lang w:val="en-GB"/>
        </w:rPr>
        <w:fldChar w:fldCharType="begin" w:fldLock="1"/>
      </w:r>
      <w:r w:rsidR="00747167" w:rsidRPr="001E7A27">
        <w:rPr>
          <w:lang w:val="en-GB"/>
        </w:rPr>
        <w:instrText>ADDIN CSL_CITATION { "citationItems" : [ { "id" : "ITEM-1", "itemData" : { "DOI" : "10.1016/j.egypro.2014.11.698", "ISSN" : "18766102", "abstract" : "This paper reviews the recent regulatory developments relating to transboundary carbon dioxide capture and storage (CCS) activities and regulation of ocean fertilization and other marine geoengineering activities arising from the work and agreements under the London Protocol from 2010 to 2013. Geological storage of CO2 in transboundary sub-seabed geological formations is now possible and regulated under the London Protocol, but not yet the export of CO2 for geological storage in sub-seabed geological formation until an export amendment is ratified by two-thirds of the Parties to the London Protocol and comes into force. With marine geoengineering based upon placement of matter in the marine environment, the London Protocol has decided that such activities fall under its scope. It has considered and prohibited ocean fertilization except for research purposes only, and a procedure is provided for new marine geoengineering activities to be considered. For both activities, detailed guidance is provided on the assessments and conditions for issuing of permits.", "author" : [ { "dropping-particle" : "", "family" : "Dixon", "given" : "Tim", "non-dropping-particle" : "", "parse-names" : false, "suffix" : "" }, { "dropping-particle" : "", "family" : "Garrett", "given" : "Justine", "non-dropping-particle" : "", "parse-names" : false, "suffix" : "" }, { "dropping-particle" : "", "family" : "Kleverlaan", "given" : "Edward", "non-dropping-particle" : "", "parse-names" : false, "suffix" : "" } ], "container-title" : "Energy Procedia", "id" : "ITEM-1", "issued" : { "date-parts" : [ [ "2014", "1", "1" ] ] }, "page" : "6623-6628", "publisher" : "Elsevier", "title" : "Update on the London Protocol \u2013 Developments on Transboundary CCS and on Geoengineering", "translator" : [ { "dropping-particle" : "", "family" : "L1648", "given" : "", "non-dropping-particle" : "", "parse-names" : false, "suffix" : "" } ], "type" : "article-journal", "volume" : "63" }, "uris" : [ "http://www.mendeley.com/documents/?uuid=d405a3fb-09a9-4a2b-b4c6-58a593ce823d" ] }, { "id" : "ITEM-2", "itemData" : { "author" : [ { "dropping-particle" : "", "family" : "GESAMP", "given" : "", "non-dropping-particle" : "", "parse-names" : false, "suffix" : "" } ], "id" : "ITEM-2", "issued" : { "date-parts" : [ [ "2019" ] ] }, "number-of-pages" : "144", "title" : "High level review of a wide range of proposed marine geoengineering techniques", "translator" : [ { "dropping-particle" : "", "family" : "L6660", "given" : "", "non-dropping-particle" : "", "parse-names" : false, "suffix" : "" } ], "type" : "report" }, "uris" : [ "http://www.mendeley.com/documents/?uuid=2fa324e4-047e-4e35-9af7-745c8dbd5d4d" ] } ], "mendeley" : { "formattedCitation" : "(Dixon et al., 2014; GESAMP, 2019)", "manualFormatting" : "(Dixon et al., 2014; GESAMP, 2019)", "plainTextFormattedCitation" : "(Dixon et al., 2014; GESAMP, 2019)", "previouslyFormattedCitation" : "(Dixon et al., 2014; GESAMP, 2019)" }, "properties" : { "noteIndex" : 0 }, "schema" : "https://github.com/citation-style-language/schema/raw/master/csl-citation.json" }</w:instrText>
      </w:r>
      <w:r w:rsidRPr="001E7A27">
        <w:rPr>
          <w:lang w:val="en-GB"/>
        </w:rPr>
        <w:fldChar w:fldCharType="separate"/>
      </w:r>
      <w:r w:rsidR="00025FA2" w:rsidRPr="001E7A27">
        <w:rPr>
          <w:noProof/>
          <w:lang w:val="en-GB"/>
        </w:rPr>
        <w:t>(Dixon et al., 2014; GESAMP, 2019)</w:t>
      </w:r>
      <w:r w:rsidRPr="001E7A27">
        <w:rPr>
          <w:lang w:val="en-GB"/>
        </w:rPr>
        <w:fldChar w:fldCharType="end"/>
      </w:r>
      <w:r w:rsidRPr="001E7A27">
        <w:rPr>
          <w:lang w:val="en-GB"/>
        </w:rPr>
        <w:t>.</w:t>
      </w:r>
    </w:p>
    <w:p w14:paraId="1F9D1147" w14:textId="77777777" w:rsidR="00E3676F" w:rsidRPr="001E7A27" w:rsidRDefault="00E3676F" w:rsidP="005C7F25">
      <w:pPr>
        <w:pStyle w:val="AR6BodyText"/>
        <w:rPr>
          <w:lang w:val="en-GB" w:eastAsia="en-US"/>
        </w:rPr>
      </w:pPr>
    </w:p>
    <w:p w14:paraId="67ACA6BC" w14:textId="7F64D502" w:rsidR="00E3676F" w:rsidRPr="001E7A27" w:rsidRDefault="00E3676F" w:rsidP="005C7F25">
      <w:pPr>
        <w:pStyle w:val="AR6BodyText"/>
        <w:rPr>
          <w:lang w:val="en-GB"/>
        </w:rPr>
      </w:pPr>
      <w:r w:rsidRPr="001E7A27">
        <w:rPr>
          <w:lang w:val="en-GB"/>
        </w:rPr>
        <w:t>Restoration of vegetated coastal ecosystems (sometimes referred to as ‘blue carbon’ – see Glossary</w:t>
      </w:r>
      <w:del w:id="6940" w:author="Ian Blenkinsop" w:date="2021-07-28T15:48:00Z">
        <w:r w:rsidR="00177FA1" w:rsidRPr="001E7A27" w:rsidDel="006337D7">
          <w:rPr>
            <w:lang w:val="en-GB"/>
          </w:rPr>
          <w:delText>, Annex VII</w:delText>
        </w:r>
      </w:del>
      <w:r w:rsidRPr="001E7A27">
        <w:rPr>
          <w:lang w:val="en-GB"/>
        </w:rPr>
        <w:t xml:space="preserve">) refers to the potential for increasing carbon sequestration by plant growth and burial of organic carbon </w:t>
      </w:r>
      <w:r w:rsidRPr="001E7A27">
        <w:rPr>
          <w:lang w:val="en-GB"/>
        </w:rPr>
        <w:lastRenderedPageBreak/>
        <w:t>in the soil of coastal wetlands (including salt marshes and mangroves) and seagrass ecosystems. Wider usage of the term blue carbon occurs in the literature, for example</w:t>
      </w:r>
      <w:ins w:id="6941" w:author="Soapbox" w:date="2021-07-26T06:47:00Z">
        <w:r w:rsidR="00BD2352" w:rsidRPr="001E7A27">
          <w:rPr>
            <w:lang w:val="en-GB"/>
          </w:rPr>
          <w:t>,</w:t>
        </w:r>
      </w:ins>
      <w:r w:rsidRPr="001E7A27">
        <w:rPr>
          <w:lang w:val="en-GB"/>
        </w:rPr>
        <w:t xml:space="preserve"> including seaweeds (macroalgae), shelf sea sediments and open ocean carbon exchanges. However, such systems are less amenable to management, with many uncertainties relating to the permanence of their carbon stores </w:t>
      </w:r>
      <w:commentRangeStart w:id="6942"/>
      <w:r w:rsidRPr="001E7A27">
        <w:rPr>
          <w:lang w:val="en-GB"/>
        </w:rPr>
        <w:fldChar w:fldCharType="begin" w:fldLock="1"/>
      </w:r>
      <w:r w:rsidR="00747167" w:rsidRPr="001E7A27">
        <w:rPr>
          <w:lang w:val="en-GB"/>
        </w:rPr>
        <w:instrText>ADDIN CSL_CITATION { "citationItems" : [ { "id" : "ITEM-1", "itemData" : { "DOI" : "10.1201/9780429435362", "ISBN" : "9780429435362", "editor" : [ { "dropping-particle" : "", "family" : "Windham-Myers", "given" : "L.", "non-dropping-particle" : "", "parse-names" : false, "suffix" : "" }, { "dropping-particle" : "", "family" : "Crooks", "given" : "S.", "non-dropping-particle" : "", "parse-names" : false, "suffix" : "" }, { "dropping-particle" : "", "family" : "Troxler", "given" : "T.", "non-dropping-particle" : "", "parse-names" : false, "suffix" : "" } ], "id" : "ITEM-1", "issued" : { "date-parts" : [ [ "2018" ] ] }, "number-of-pages" : "507", "publisher" : "CRC Press", "publisher-place" : "Boca Raton, FL, USA", "title" : "A Blue Carbon Primer: The State of Coastal Wetland Carbon Science, Practice and Policy", "translator" : [ { "dropping-particle" : "", "family" : "L6244", "given" : "Rt5", "non-dropping-particle" : "", "parse-names" : false, "suffix" : "" } ], "type" : "book" }, "uris" : [ "http://www.mendeley.com/documents/?uuid=8c8b5d2c-bc8b-4aa2-8021-e9283ead5cea", "http://www.mendeley.com/documents/?uuid=1704d868-73af-4999-a2b3-59439d726565" ] }, { "id" : "ITEM-2", "itemData" : { "DOI" : "10.1098/rsbl.2018.0781", "ISSN" : "1744-9561", "abstract" : "Blue Carbon is a term coined in 2009 to draw attention to the degradation of marine and coastal ecosystems and the need to conserve and restore them to mitigate climate change and for the other ecosystem services they provide. Blue Carbon has multiple meanings, which we aim to clarify here, which reflect the original descriptions of the concept including (1) all organic matter captured by marine organisms, and (2) how marine ecosystems could be managed to reduce greenhouse gas emissions and thereby contribute to climate change mitigation and conservation. The multifaceted nature of the Blue Carbon concept has led to unprecedented collaboration across disciplines, where scientists, conservationists and policy makers have interacted intensely to advance shared goals. Some coastal ecosystems (mangroves, tidal marshes and seagrass) are established Blue Carbon ecosystems as they often have high carbon stocks, support long-term carbon storage, offer the potential to manage greenhouse gas emissions and support other adaptation policies. Some marine ecosystems do not meet key criteria for inclusion within the Blue Carbon framework (e.g. fish, bivalves and coral reefs). Others have gaps in scientific understanding of carbon stocks or greenhouse gas fluxes, or currently there is limited potential for management or accounting for carbon sequestration (macroalgae and phytoplankton), but may be considered Blue Carbon ecosystems in the future, once these gaps are addressed.", "author" : [ { "dropping-particle" : "", "family" : "Lovelock", "given" : "Catherine E.", "non-dropping-particle" : "", "parse-names" : false, "suffix" : "" }, { "dropping-particle" : "", "family" : "Duarte", "given" : "Carlos M.", "non-dropping-particle" : "", "parse-names" : false, "suffix" : "" } ], "container-title" : "Biology Letters", "id" : "ITEM-2", "issue" : "3", "issued" : { "date-parts" : [ [ "2019", "3", "6" ] ] }, "page" : "20180781", "title" : "Dimensions of Blue Carbon and emerging perspectives", "translator" : [ { "dropping-particle" : "", "family" : "L7227", "given" : "", "non-dropping-particle" : "", "parse-names" : false, "suffix" : "" } ], "type" : "article-journal", "volume" : "15" }, "uris" : [ "http://www.mendeley.com/documents/?uuid=21303491-8361-4897-b782-b67e77fb7039" ] } ], "mendeley" : { "formattedCitation" : "(Windham-Myers et al., 2018; Lovelock and Duarte, 2019)", "manualFormatting" : "(Windham-Myers et al., 2018; Lovelock and Duarte, 2019", "plainTextFormattedCitation" : "(Windham-Myers et al., 2018; Lovelock and Duarte, 2019)", "previouslyFormattedCitation" : "(Windham-Myers et al., 2018; Lovelock and Duarte, 2019)" }, "properties" : { "noteIndex" : 0 }, "schema" : "https://github.com/citation-style-language/schema/raw/master/csl-citation.json" }</w:instrText>
      </w:r>
      <w:r w:rsidRPr="001E7A27">
        <w:rPr>
          <w:lang w:val="en-GB"/>
        </w:rPr>
        <w:fldChar w:fldCharType="separate"/>
      </w:r>
      <w:r w:rsidR="00025FA2" w:rsidRPr="001E7A27">
        <w:rPr>
          <w:noProof/>
          <w:lang w:val="en-GB"/>
        </w:rPr>
        <w:t>(Windham-Myers et al., 2018; Lovelock and Duarte, 2019</w:t>
      </w:r>
      <w:r w:rsidRPr="001E7A27">
        <w:rPr>
          <w:lang w:val="en-GB"/>
        </w:rPr>
        <w:fldChar w:fldCharType="end"/>
      </w:r>
      <w:commentRangeEnd w:id="6942"/>
      <w:r w:rsidR="00025FA2" w:rsidRPr="001E7A27">
        <w:rPr>
          <w:rStyle w:val="CommentReference"/>
          <w:lang w:val="en-GB"/>
        </w:rPr>
        <w:commentReference w:id="6942"/>
      </w:r>
      <w:r w:rsidRPr="001E7A27">
        <w:rPr>
          <w:lang w:val="en-GB"/>
        </w:rPr>
        <w:t>; SROCC</w:t>
      </w:r>
      <w:ins w:id="6943" w:author="Ian Blenkinsop" w:date="2021-07-28T15:48:00Z">
        <w:r w:rsidR="006337D7" w:rsidRPr="001E7A27">
          <w:rPr>
            <w:lang w:val="en-GB"/>
          </w:rPr>
          <w:t>,</w:t>
        </w:r>
      </w:ins>
      <w:r w:rsidRPr="001E7A27">
        <w:rPr>
          <w:lang w:val="en-GB"/>
        </w:rPr>
        <w:t xml:space="preserve"> Section 5.5.1.1).</w:t>
      </w:r>
    </w:p>
    <w:p w14:paraId="6585613F" w14:textId="77777777" w:rsidR="00E3676F" w:rsidRPr="001E7A27" w:rsidRDefault="00E3676F" w:rsidP="005C7F25">
      <w:pPr>
        <w:pStyle w:val="AR6BodyText"/>
        <w:rPr>
          <w:lang w:val="en-GB"/>
        </w:rPr>
      </w:pPr>
    </w:p>
    <w:p w14:paraId="48F09DC1" w14:textId="10C206B6" w:rsidR="00E3676F" w:rsidRPr="001E7A27" w:rsidRDefault="00E3676F" w:rsidP="005C7F25">
      <w:pPr>
        <w:pStyle w:val="AR6BodyText"/>
        <w:rPr>
          <w:lang w:val="en-GB"/>
        </w:rPr>
      </w:pPr>
      <w:r w:rsidRPr="001E7A27">
        <w:rPr>
          <w:lang w:val="en-GB"/>
        </w:rPr>
        <w:t xml:space="preserve">Coastal wetlands and seagrass meadows store significant amounts of carbon and are among the most productive ecosystems per unit area </w:t>
      </w:r>
      <w:r w:rsidRPr="001E7A27">
        <w:rPr>
          <w:lang w:val="en-GB"/>
        </w:rPr>
        <w:fldChar w:fldCharType="begin" w:fldLock="1"/>
      </w:r>
      <w:r w:rsidR="00747167" w:rsidRPr="001E7A27">
        <w:rPr>
          <w:lang w:val="en-GB"/>
        </w:rPr>
        <w:instrText>ADDIN CSL_CITATION { "citationItems" : [ { "id" : "ITEM-1", "itemData" : { "DOI" : "10.1098/rstb.2019.0126", "ISSN" : "0962-8436", "abstract" : "Better land stewardship is needed to achieve the Paris Agreement's temperature goal, particularly in the tropics, where greenhouse gas emissions from the destruction of ecosystems are largest, and where the potential for additional land carbon storage is greatest. As countries enhance their nationally determined contributions (NDCs) to the Paris Agreement, confusion persists about the potential contribution of better land stewardship to meeting the Agreement's goal to hold global warming below 2\u00b0C. We assess cost-effective tropical country-level potential of natural climate solutions (NCS)\u2014protection, improved management and restoration of ecosystems\u2014to deliver climate mitigation linked with sustainable development goals (SDGs). We identify groups of countries with distinctive NCS portfolios, and we explore factors (governance, financial capacity) influencing the feasibility of unlocking national NCS potential. Cost-effective tropical NCS offers globally significant climate mitigation in the coming decades (6.56 Pg CO 2 e yr \u22121 at less than 100 US$ per Mg CO 2 e). In half of the tropical countries, cost-effective NCS could mitigate over half of national emissions. In more than a quarter of tropical countries, cost-effective NCS potential is greater than national emissions. We identify countries where, with international financing and political will, NCS can cost-effectively deliver the majority of enhanced NDCs while transforming national economies and contributing to SDGs.", "author" : [ { "dropping-particle" : "", "family" : "Griscom", "given" : "Bronson W.", "non-dropping-particle" : "", "parse-names" : false, "suffix" : "" }, { "dropping-particle" : "", "family" : "Busch", "given" : "Jonah", "non-dropping-particle" : "", "parse-names" : false, "suffix" : "" }, { "dropping-particle" : "", "family" : "Cook-Patton", "given" : "Susan C.", "non-dropping-particle" : "", "parse-names" : false, "suffix" : "" }, { "dropping-particle" : "", "family" : "Ellis", "given" : "Peter W.", "non-dropping-particle" : "", "parse-names" : false, "suffix" : "" }, { "dropping-particle" : "", "family" : "Funk", "given" : "Jason", "non-dropping-particle" : "", "parse-names" : false, "suffix" : "" }, { "dropping-particle" : "", "family" : "Leavitt", "given" : "Sara M.", "non-dropping-particle" : "", "parse-names" : false, "suffix" : "" }, { "dropping-particle" : "", "family" : "Lomax", "given" : "Guy", "non-dropping-particle" : "", "parse-names" : false, "suffix" : "" }, { "dropping-particle" : "", "family" : "Turner", "given" : "Will R.", "non-dropping-particle" : "", "parse-names" : false, "suffix" : "" }, { "dropping-particle" : "", "family" : "Chapman", "given" : "Melissa", "non-dropping-particle" : "", "parse-names" : false, "suffix" : "" }, { "dropping-particle" : "", "family" : "Engelmann", "given" : "Jens", "non-dropping-particle" : "", "parse-names" : false, "suffix" : "" }, { "dropping-particle" : "", "family" : "Gurwick", "given" : "Noel P.", "non-dropping-particle" : "", "parse-names" : false, "suffix" : "" }, { "dropping-particle" : "", "family" : "Landis", "given" : "Emily", "non-dropping-particle" : "", "parse-names" : false, "suffix" : "" }, { "dropping-particle" : "", "family" : "Lawrence", "given" : "Deborah", "non-dropping-particle" : "", "parse-names" : false, "suffix" : "" }, { "dropping-particle" : "", "family" : "Malhi", "given" : "Yadvinder", "non-dropping-particle" : "", "parse-names" : false, "suffix" : "" }, { "dropping-particle" : "", "family" : "Schindler Murray", "given" : "Lisa", "non-dropping-particle" : "", "parse-names" : false, "suffix" : "" }, { "dropping-particle" : "", "family" : "Navarrete", "given" : "Diego", "non-dropping-particle" : "", "parse-names" : false, "suffix" : "" }, { "dropping-particle" : "", "family" : "Roe", "given" : "Stephanie", "non-dropping-particle" : "", "parse-names" : false, "suffix" : "" }, { "dropping-particle" : "", "family" : "Scull", "given" : "Sabrina", "non-dropping-particle" : "", "parse-names" : false, "suffix" : "" }, { "dropping-particle" : "", "family" : "Smith", "given" : "Pete", "non-dropping-particle" : "", "parse-names" : false, "suffix" : "" }, { "dropping-particle" : "", "family" : "Streck", "given" : "Charlotte", "non-dropping-particle" : "", "parse-names" : false, "suffix" : "" }, { "dropping-particle" : "", "family" : "Walker", "given" : "Wayne S.", "non-dropping-particle" : "", "parse-names" : false, "suffix" : "" }, { "dropping-particle" : "", "family" : "Worthington", "given" : "Thomas", "non-dropping-particle" : "", "parse-names" : false, "suffix" : "" } ], "container-title" : "Philosophical Transactions of the Royal Society B: Biological Sciences", "id" : "ITEM-1", "issue" : "1794", "issued" : { "date-parts" : [ [ "2020", "3", "16" ] ] }, "page" : "20190126", "title" : "National mitigation potential from natural climate solutions in the tropics", "translator" : [ { "dropping-particle" : "", "family" : "L6694", "given" : "", "non-dropping-particle" : "", "parse-names" : false, "suffix" : "" } ], "type" : "article-journal", "volume" : "375" }, "uris" : [ "http://www.mendeley.com/documents/?uuid=2c47dbf9-b494-459a-868c-180c257d251b" ] }, { "id" : "ITEM-2", "itemData" : { "DOI" : "10.1038/s41561-019-0421-8", "ISSN" : "1752-0894", "author" : [ { "dropping-particle" : "", "family" : "Ortega", "given" : "Alejandra", "non-dropping-particle" : "", "parse-names" : false, "suffix" : "" }, { "dropping-particle" : "", "family" : "Geraldi", "given" : "Nathan R.", "non-dropping-particle" : "", "parse-names" : false, "suffix" : "" }, { "dropping-particle" : "", "family" : "Alam", "given" : "Intikhab", "non-dropping-particle" : "", "parse-names" : false, "suffix" : "" }, { "dropping-particle" : "", "family" : "Kamau", "given" : "Allan A.", "non-dropping-particle" : "", "parse-names" : false, "suffix" : "" }, { "dropping-particle" : "", "family" : "Acinas", "given" : "Silvia G.", "non-dropping-particle" : "", "parse-names" : false, "suffix" : "" }, { "dropping-particle" : "", "family" : "Logares", "given" : "Ramiro", "non-dropping-particle" : "", "parse-names" : false, "suffix" : "" }, { "dropping-particle" : "", "family" : "Gasol", "given" : "Josep M.", "non-dropping-particle" : "", "parse-names" : false, "suffix" : "" }, { "dropping-particle" : "", "family" : "Massana", "given" : "Ramon", "non-dropping-particle" : "", "parse-names" : false, "suffix" : "" }, { "dropping-particle" : "", "family" : "Krause-Jensen", "given" : "Dorte", "non-dropping-particle" : "", "parse-names" : false, "suffix" : "" }, { "dropping-particle" : "", "family" : "Duarte", "given" : "Carlos M.", "non-dropping-particle" : "", "parse-names" : false, "suffix" : "" } ], "container-title" : "Nature Geoscience", "id" : "ITEM-2", "issue" : "9", "issued" : { "date-parts" : [ [ "2019", "9", "5" ] ] }, "page" : "748-754", "title" : "Important contribution of macroalgae to oceanic carbon sequestration", "translator" : [ { "dropping-particle" : "", "family" : "L6948", "given" : "", "non-dropping-particle" : "", "parse-names" : false, "suffix" : "" } ], "type" : "article-journal", "volume" : "12" }, "uris" : [ "http://www.mendeley.com/documents/?uuid=6ce62a6b-3927-447d-a4f5-331391afbba1", "http://www.mendeley.com/documents/?uuid=2ab032ad-4de6-4a73-b813-eb9da4aaf998" ] }, { "id" : "ITEM-3", "itemData" : { "DOI" : "10.1038/s41467-019-12176-8", "ISSN" : "2041-1723", "abstract" : "Policies aiming to preserve vegetated coastal ecosystems (VCE; tidal marshes, mangroves and seagrasses) to mitigate greenhouse gas emissions require national assessments of blue carbon resources. Here, we present organic carbon (C) storage in VCE across Australian climate regions and estimate potential annual CO 2 emission benefits of VCE conservation and restoration. Australia contributes 5\u201311% of the C stored in VCE globally (70\u2013185 Tg C in aboveground biomass, and 1,055\u20131,540 Tg C in the upper 1 m of soils). Potential CO 2 emissions from current VCE losses are estimated at 2.1\u20133.1 Tg CO 2 -e yr -1 , increasing annual CO 2 emissions from land use change in Australia by 12\u201321%. This assessment, the most comprehensive for any nation to-date, demonstrates the potential of conservation and restoration of VCE to underpin national policy development for reducing greenhouse gas emissions.", "author" : [ { "dropping-particle" : "", "family" : "Serrano", "given" : "Oscar", "non-dropping-particle" : "", "parse-names" : false, "suffix" : "" }, { "dropping-particle" : "", "family" : "Lovelock", "given" : "Catherine E.", "non-dropping-particle" : "", "parse-names" : false, "suffix" : "" }, { "dropping-particle" : "", "family" : "B. Atwood", "given" : "Trisha", "non-dropping-particle" : "", "parse-names" : false, "suffix" : "" }, { "dropping-particle" : "", "family" : "Macreadie", "given" : "Peter I.", "non-dropping-particle" : "", "parse-names" : false, "suffix" : "" }, { "dropping-particle" : "", "family" : "Canto", "given" : "Robert", "non-dropping-particle" : "", "parse-names" : false, "suffix" : "" }, { "dropping-particle" : "", "family" : "Phinn", "given" : "Stuart", "non-dropping-particle" : "", "parse-names" : false, "suffix" : "" }, { "dropping-particle" : "", "family" : "Arias-Ortiz", "given" : "Ariane", "non-dropping-particle" : "", "parse-names" : false, "suffix" : "" }, { "dropping-particle" : "", "family" : "Bai", "given" : "Le", "non-dropping-particle" : "", "parse-names" : false, "suffix" : "" }, { "dropping-particle" : "", "family" : "Baldock", "given" : "Jeff", "non-dropping-particle" : "", "parse-names" : false, "suffix" : "" }, { "dropping-particle" : "", "family" : "Bedulli", "given" : "Camila", "non-dropping-particle" : "", "parse-names" : false, "suffix" : "" }, { "dropping-particle" : "", "family" : "Carnell", "given" : "Paul", "non-dropping-particle" : "", "parse-names" : false, "suffix" : "" }, { "dropping-particle" : "", "family" : "Connolly", "given" : "Rod M.", "non-dropping-particle" : "", "parse-names" : false, "suffix" : "" }, { "dropping-particle" : "", "family" : "Donaldson", "given" : "Paul", "non-dropping-particle" : "", "parse-names" : false, "suffix" : "" }, { "dropping-particle" : "", "family" : "Esteban", "given" : "Alba", "non-dropping-particle" : "", "parse-names" : false, "suffix" : "" }, { "dropping-particle" : "", "family" : "Ewers Lewis", "given" : "Carolyn J.", "non-dropping-particle" : "", "parse-names" : false, "suffix" : "" }, { "dropping-particle" : "", "family" : "Eyre", "given" : "Bradley D.", "non-dropping-particle" : "", "parse-names" : false, "suffix" : "" }, { "dropping-particle" : "", "family" : "Hayes", "given" : "Matthew A.", "non-dropping-particle" : "", "parse-names" : false, "suffix" : "" }, { "dropping-particle" : "", "family" : "Horwitz", "given" : "Pierre", "non-dropping-particle" : "", "parse-names" : false, "suffix" : "" }, { "dropping-particle" : "", "family" : "Hutley", "given" : "Lindsay B.", "non-dropping-particle" : "", "parse-names" : false, "suffix" : "" }, { "dropping-particle" : "", "family" : "Kavazos", "given" : "Christopher R. J.", "non-dropping-particle" : "", "parse-names" : false, "suffix" : "" }, { "dropping-particle" : "", "family" : "Kelleway", "given" : "Jeffrey J.", "non-dropping-particle" : "", "parse-names" : false, "suffix" : "" }, { "dropping-particle" : "", "family" : "Kendrick", "given" : "Gary A.", "non-dropping-particle" : "", "parse-names" : false, "suffix" : "" }, { "dropping-particle" : "", "family" : "Kilminster", "given" : "Kieryn", "non-dropping-particle" : "", "parse-names" : false, "suffix" : "" }, { "dropping-particle" : "", "family" : "Lafratta", "given" : "Anna", "non-dropping-particle" : "", "parse-names" : false, "suffix" : "" }, { "dropping-particle" : "", "family" : "Lee", "given" : "Shing", "non-dropping-particle" : "", "parse-names" : false, "suffix" : "" }, { "dropping-particle" : "", "family" : "Lavery", "given" : "Paul S.", "non-dropping-particle" : "", "parse-names" : false, "suffix" : "" }, { "dropping-particle" : "", "family" : "Maher", "given" : "Damien T.", "non-dropping-particle" : "", "parse-names" : false, "suffix" : "" }, { "dropping-particle" : "", "family" : "Marb\u00e0", "given" : "N\u00faria", "non-dropping-particle" : "", "parse-names" : false, "suffix" : "" }, { "dropping-particle" : "", "family" : "Masque", "given" : "Pere", "non-dropping-particle" : "", "parse-names" : false, "suffix" : "" }, { "dropping-particle" : "", "family" : "Mateo", "given" : "Miguel A.", "non-dropping-particle" : "", "parse-names" : false, "suffix" : "" }, { "dropping-particle" : "", "family" : "Mount", "given" : "Richard", "non-dropping-particle" : "", "parse-names" : false, "suffix" : "" }, { "dropping-particle" : "", "family" : "Ralph", "given" : "Peter J.", "non-dropping-particle" : "", "parse-names" : false, "suffix" : "" }, { "dropping-particle" : "", "family" : "Roelfsema", "given" : "Chris", "non-dropping-particle" : "", "parse-names" : false, "suffix" : "" }, { "dropping-particle" : "", "family" : "Rozaimi", "given" : "Mohammad", "non-dropping-particle" : "", "parse-names" : false, "suffix" : "" }, { "dropping-particle" : "", "family" : "Ruhon", "given" : "Radhiyah", "non-dropping-particle" : "", "parse-names" : false, "suffix" : "" }, { "dropping-particle" : "", "family" : "Salinas", "given" : "Cristian", "non-dropping-particle" : "", "parse-names" : false, "suffix" : "" }, { "dropping-particle" : "", "family" : "Samper-Villarreal", "given" : "Jimena", "non-dropping-particle" : "", "parse-names" : false, "suffix" : "" }, { "dropping-particle" : "", "family" : "Sanderman", "given" : "Jonathan", "non-dropping-particle" : "", "parse-names" : false, "suffix" : "" }, { "dropping-particle" : "", "family" : "J. Sanders", "given" : "Christian", "non-dropping-particle" : "", "parse-names" : false, "suffix" : "" }, { "dropping-particle" : "", "family" : "Santos", "given" : "Isaac", "non-dropping-particle" : "", "parse-names" : false, "suffix" : "" }, { "dropping-particle" : "", "family" : "Sharples", "given" : "Chris", "non-dropping-particle" : "", "parse-names" : false, "suffix" : "" }, { "dropping-particle" : "", "family" : "Steven", "given" : "Andrew D. L.", "non-dropping-particle" : "", "parse-names" : false, "suffix" : "" }, { "dropping-particle" : "", "family" : "Cannard", "given" : "Toni", "non-dropping-particle" : "", "parse-names" : false, "suffix" : "" }, { "dropping-particle" : "", "family" : "Trevathan-Tackett", "given" : "Stacey M.", "non-dropping-particle" : "", "parse-names" : false, "suffix" : "" }, { "dropping-particle" : "", "family" : "Duarte", "given" : "Carlos M.", "non-dropping-particle" : "", "parse-names" : false, "suffix" : "" } ], "container-title" : "Nature Communications", "id" : "ITEM-3", "issue" : "1", "issued" : { "date-parts" : [ [ "2019", "12", "2" ] ] }, "page" : "4313", "title" : "Australian vegetated coastal ecosystems as global hotspots for climate change mitigation", "translator" : [ { "dropping-particle" : "", "family" : "L7220", "given" : "", "non-dropping-particle" : "", "parse-names" : false, "suffix" : "" } ], "type" : "article-journal", "volume" : "10" }, "uris" : [ "http://www.mendeley.com/documents/?uuid=0c4149a8-13cd-417a-8c6d-c53cfdf83efa" ] }, { "id" : "ITEM-4",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"ITEM-4",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"mendeley" : { "formattedCitation" : "(Griscom et al., 2017, 2020; Ortega et al., 2019; Serrano et al., 2019)", "plainTextFormattedCitation" : "(Griscom et al., 2017, 2020; Ortega et al., 2019; Serrano et al., 2019)", "previouslyFormattedCitation" : "(Griscom et al., 2017, 2020; Ortega et al., 2019; Serrano et al., 2019)" }, "properties" : { "noteIndex" : 0 }, "schema" : "https://github.com/citation-style-language/schema/raw/master/csl-citation.json" }</w:instrText>
      </w:r>
      <w:r w:rsidRPr="001E7A27">
        <w:rPr>
          <w:lang w:val="en-GB"/>
        </w:rPr>
        <w:fldChar w:fldCharType="separate"/>
      </w:r>
      <w:r w:rsidR="00025FA2" w:rsidRPr="001E7A27">
        <w:rPr>
          <w:noProof/>
          <w:lang w:val="en-GB"/>
        </w:rPr>
        <w:t>(Griscom et al., 2017, 2020; Ortega et al., 2019; Serrano et al., 2019)</w:t>
      </w:r>
      <w:r w:rsidRPr="001E7A27">
        <w:rPr>
          <w:lang w:val="en-GB"/>
        </w:rPr>
        <w:fldChar w:fldCharType="end"/>
      </w:r>
      <w:r w:rsidRPr="001E7A27">
        <w:rPr>
          <w:lang w:val="en-GB"/>
        </w:rPr>
        <w:t xml:space="preserve">. These rates could be reduced in the future, since these habitats are vulnerable to changing conditions, such as temperature, salinity, sediment supply, storm severity and continued coastal development </w:t>
      </w:r>
      <w:commentRangeStart w:id="6944"/>
      <w:commentRangeStart w:id="6945"/>
      <w:r w:rsidRPr="001E7A27">
        <w:rPr>
          <w:lang w:val="en-GB"/>
        </w:rPr>
        <w:fldChar w:fldCharType="begin" w:fldLock="1"/>
      </w:r>
      <w:ins w:id="6946" w:author="Robin Matthews" w:date="2021-06-17T19:04:00Z">
        <w:r w:rsidR="00C366F4" w:rsidRPr="001E7A27">
          <w:rPr>
            <w:lang w:val="en-GB"/>
          </w:rPr>
          <w: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"mendeley" : { "formattedCitation" : "(NASEM, 2019)", "manualFormatting" : "(NASEM, 2019; Bindoff et al., 2019)", "plainTextFormattedCitation" : "(NASEM, 2019)", "previouslyFormattedCitation" : "(NASEM, 2019)" }, "properties" : { "noteIndex" : 0 }, "schema" : "https://github.com/citation-style-language/schema/raw/master/csl-citation.json" }</w:instrText>
        </w:r>
      </w:ins>
      <w:del w:id="6947" w:author="Robin Matthews" w:date="2021-06-17T19:04:00Z">
        <w:r w:rsidR="00747167" w:rsidRPr="001E7A27" w:rsidDel="00C366F4">
          <w:rPr>
            <w:lang w:val="en-GB"/>
          </w:rPr>
          <w:del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"mendeley" : { "formattedCitation" : "(NASEM, 2019)", "manualFormatting" : "(National Academies of Sciences and Medicine, 2019; Bindoff et al., 2019)", "plainTextFormattedCitation" : "(NASEM, 2019)", "previouslyFormattedCitation" : "(NASEM, 2019)" }, "properties" : { "noteIndex" : 0 }, "schema" : "https://github.com/citation-style-language/schema/raw/master/csl-citation.json" }</w:delInstrText>
        </w:r>
      </w:del>
      <w:r w:rsidRPr="001E7A27">
        <w:rPr>
          <w:lang w:val="en-GB"/>
        </w:rPr>
        <w:fldChar w:fldCharType="separate"/>
      </w:r>
      <w:r w:rsidR="00025FA2" w:rsidRPr="001E7A27">
        <w:rPr>
          <w:noProof/>
          <w:lang w:val="en-GB"/>
        </w:rPr>
        <w:t>(N</w:t>
      </w:r>
      <w:ins w:id="6948" w:author="Robin Matthews" w:date="2021-06-17T19:04:00Z">
        <w:r w:rsidR="00C366F4" w:rsidRPr="001E7A27">
          <w:rPr>
            <w:noProof/>
            <w:lang w:val="en-GB"/>
          </w:rPr>
          <w:t>ASEM,</w:t>
        </w:r>
      </w:ins>
      <w:del w:id="6949" w:author="Robin Matthews" w:date="2021-06-17T19:04:00Z">
        <w:r w:rsidR="00025FA2" w:rsidRPr="001E7A27" w:rsidDel="00C366F4">
          <w:rPr>
            <w:noProof/>
            <w:lang w:val="en-GB"/>
          </w:rPr>
          <w:delText>a</w:delText>
        </w:r>
      </w:del>
      <w:del w:id="6950" w:author="Robin Matthews" w:date="2021-06-17T19:03:00Z">
        <w:r w:rsidR="00025FA2" w:rsidRPr="001E7A27" w:rsidDel="00C366F4">
          <w:rPr>
            <w:noProof/>
            <w:lang w:val="en-GB"/>
          </w:rPr>
          <w:delText>tional Academies of Sciences and Medicine,</w:delText>
        </w:r>
      </w:del>
      <w:r w:rsidR="00025FA2" w:rsidRPr="001E7A27">
        <w:rPr>
          <w:noProof/>
          <w:lang w:val="en-GB"/>
        </w:rPr>
        <w:t xml:space="preserve"> 2019; Bindoff et al., 2019)</w:t>
      </w:r>
      <w:r w:rsidRPr="001E7A27">
        <w:rPr>
          <w:lang w:val="en-GB"/>
        </w:rPr>
        <w:fldChar w:fldCharType="end"/>
      </w:r>
      <w:commentRangeEnd w:id="6944"/>
      <w:r w:rsidR="00025FA2" w:rsidRPr="001E7A27">
        <w:rPr>
          <w:rStyle w:val="CommentReference"/>
          <w:lang w:val="en-GB"/>
        </w:rPr>
        <w:commentReference w:id="6944"/>
      </w:r>
      <w:r w:rsidRPr="001E7A27">
        <w:rPr>
          <w:lang w:val="en-GB"/>
        </w:rPr>
        <w:t xml:space="preserve">. </w:t>
      </w:r>
      <w:commentRangeEnd w:id="6945"/>
      <w:r w:rsidR="00C366F4" w:rsidRPr="001E7A27">
        <w:rPr>
          <w:rStyle w:val="CommentReference"/>
          <w:lang w:val="en-GB"/>
        </w:rPr>
        <w:commentReference w:id="6945"/>
      </w:r>
      <w:r w:rsidRPr="001E7A27">
        <w:rPr>
          <w:lang w:val="en-GB"/>
        </w:rPr>
        <w:t>These ecosystems are under threat from anthropogenic conversion and degradation and are being lost at rates between 0.7% and 7% per annum with consequent CO</w:t>
      </w:r>
      <w:r w:rsidRPr="001E7A27">
        <w:rPr>
          <w:vertAlign w:val="subscript"/>
          <w:lang w:val="en-GB"/>
        </w:rPr>
        <w:t>2</w:t>
      </w:r>
      <w:r w:rsidRPr="001E7A27">
        <w:rPr>
          <w:lang w:val="en-GB"/>
        </w:rPr>
        <w:t xml:space="preserve"> emissions (e.g.</w:t>
      </w:r>
      <w:ins w:id="6951" w:author="Robin Matthews" w:date="2021-06-17T19:04:00Z">
        <w:r w:rsidR="00C366F4" w:rsidRPr="001E7A27">
          <w:rPr>
            <w:lang w:val="en-GB"/>
          </w:rPr>
          <w:t>,</w:t>
        </w:r>
      </w:ins>
      <w:r w:rsidRPr="001E7A27">
        <w:rPr>
          <w:lang w:val="en-GB"/>
        </w:rPr>
        <w:t xml:space="preserve"> </w:t>
      </w:r>
      <w:commentRangeStart w:id="6952"/>
      <w:r w:rsidRPr="001E7A27">
        <w:rPr>
          <w:lang w:val="en-GB"/>
        </w:rPr>
        <w:fldChar w:fldCharType="begin" w:fldLock="1"/>
      </w:r>
      <w:r w:rsidR="00747167" w:rsidRPr="001E7A27">
        <w:rPr>
          <w:lang w:val="en-GB"/>
        </w:rPr>
        <w:instrText>ADDIN CSL_CITATION { "citationItems" : [ { "id" : "ITEM-1", "itemData" : { "DOI" : "10.1111/gcb.14774", "ISSN" : "1354-1013", "author" : [ { "dropping-particle" : "", "family" : "Sasmito", "given" : "Sigit D.", "non-dropping-particle" : "", "parse-names" : false, "suffix" : "" }, { "dropping-particle" : "", "family" : "Taillardat", "given" : "Pierre", "non-dropping-particle" : "", "parse-names" : false, "suffix" : "" }, { "dropping-particle" : "", "family" : "Clendenning", "given" : "Jessica N.", "non-dropping-particle" : "", "parse-names" : false, "suffix" : "" }, { "dropping-particle" : "", "family" : "Cameron", "given" : "Clint", "non-dropping-particle" : "", "parse-names" : false, "suffix" : "" }, { "dropping-particle" : "", "family" : "Friess", "given" : "Daniel A.", "non-dropping-particle" : "", "parse-names" : false, "suffix" : "" }, { "dropping-particle" : "", "family" : "Murdiyarso", "given" : "Daniel", "non-dropping-particle" : "", "parse-names" : false, "suffix" : "" }, { "dropping-particle" : "", "family" : "Hutley", "given" : "Lindsay B.", "non-dropping-particle" : "", "parse-names" : false, "suffix" : "" } ], "container-title" : "Global Change Biology", "id" : "ITEM-1", "issue" : "12", "issued" : { "date-parts" : [ [ "2019", "12", "27" ] ] }, "page" : "4291-4302", "title" : "Effect of land\u2010use and land\u2010cover change on mangrove blue carbon: A systematic review", "translator" : [ { "dropping-particle" : "", "family" : "L6950", "given" : "", "non-dropping-particle" : "", "parse-names" : false, "suffix" : "" } ], "type" : "article-journal", "volume" : "25" }, "uris" : [ "http://www.mendeley.com/documents/?uuid=0accc937-c599-4491-ba6e-dfdbc3627d57", "http://www.mendeley.com/documents/?uuid=10e3e247-52bb-4cec-8238-347e74652be3" ] }, { "id" : "ITEM-2", "itemData" : { "DOI" : "10.1002/aqc.2809", "ISSN" : "10527613", "author" : [ { "dropping-particle" : "", "family" : "Howard", "given" : "Jennifer", "non-dropping-particle" : "", "parse-names" : false, "suffix" : "" }, { "dropping-particle" : "", "family" : "McLeod", "given" : "Elizabeth", "non-dropping-particle" : "", "parse-names" : false, "suffix" : "" }, { "dropping-particle" : "", "family" : "Thomas", "given" : "Sebastian", "non-dropping-particle" : "", "parse-names" : false, "suffix" : "" }, { "dropping-particle" : "", "family" : "Eastwood", "given" : "Erin", "non-dropping-particle" : "", "parse-names" : false, "suffix" : "" }, { "dropping-particle" : "", "family" : "Fox", "given" : "Matthew", "non-dropping-particle" : "", "parse-names" : false, "suffix" : "" }, { "dropping-particle" : "", "family" : "Wenzel", "given" : "Lauren", "non-dropping-particle" : "", "parse-names" : false, "suffix" : "" }, { "dropping-particle" : "", "family" : "Pidgeon", "given" : "Emily", "non-dropping-particle" : "", "parse-names" : false, "suffix" : "" } ], "container-title" : "Aquatic Conservation: Marine and Freshwater Ecosystems", "id" : "ITEM-2", "issued" : { "date-parts" : [ [ "2017", "9" ] ] }, "page" : "100-115", "title" : "The potential to integrate blue carbon into MPA design and management", "translator" : [ { "dropping-particle" : "", "family" : "L6952", "given" : "", "non-dropping-particle" : "", "parse-names" : false, "suffix" : "" } ], "type" : "article-journal", "volume" : "27" }, "uris" : [ "http://www.mendeley.com/documents/?uuid=0ff08178-3103-4097-9448-f10f9c5d0448", "http://www.mendeley.com/documents/?uuid=56c2f73d-f3f3-45d0-910a-a74236280841" ] }, { "id" : "ITEM-3", "itemData" : { "DOI" : "10.1038/s41558-018-0090-4", "ISSN" : "1758-678X", "author" : [ { "dropping-particle" : "", "family" : "Hamilton", "given" : "Stuart E.", "non-dropping-particle" : "", "parse-names" : false, "suffix" : "" }, { "dropping-particle" : "", "family" : "Friess", "given" : "Daniel A.", "non-dropping-particle" : "", "parse-names" : false, "suffix" : "" } ], "container-title" : "Nature Climate Change", "id" : "ITEM-3", "issue" : "3", "issued" : { "date-parts" : [ [ "2018", "3", "26" ] ] }, "page" : "240-244", "title" : "Global carbon stocks and potential emissions due to mangrove deforestation from 2000 to 2012", "translator" : [ { "dropping-particle" : "", "family" : "L6953", "given" : "", "non-dropping-particle" : "", "parse-names" : false, "suffix" : "" } ], "type" : "article-journal", "volume" : "8" }, "uris" : [ "http://www.mendeley.com/documents/?uuid=c24540ae-fd88-4709-a278-b2d511dc5372", "http://www.mendeley.com/documents/?uuid=ed69941e-3a40-49a5-852f-5f9f294ff7f8" ] }, { "id" : "ITEM-4", "itemData" : { "DOI" : "10.1038/nclimate3326", "ISBN" : "1758-678X", "ISSN" : "1758-678X", "abstract" : "Mangrove soils represent a large sink for otherwise rapidly recycled carbon (C). However, widespread deforestation threatens the preservation of this important C stock. It is therefore imperative that global patterns in mangrove soil C stocks and their susceptibility to remineralization are understood. Here, we present patterns in mangrove soil C stocks across hemispheres, latitudes, countries and mangrove community compositions, and estimate potential annual CO2 emissions for countries where mangroves occur. Global potential CO2 emissions from soils as a result of mangrove loss were estimated to be ~7.0 Tg CO2e yr\u22121. Countries with the highest potential CO2 emissions from soils are Indonesia (3,410 Gg CO2e yr\u22121) and Malaysia (1,288 Gg CO2e yr\u22121). The patterns described serve as a baseline by which countries can assess their mangrove soil C stocks and potential emissions from mangrove deforestation.", "author" : [ { "dropping-particle" : "", "family" : "Atwood", "given" : "Trisha B.", "non-dropping-particle" : "", "parse-names" : false, "suffix" : "" }, { "dropping-particle" : "", "family" : "Connolly", "given" : "Rod M.", "non-dropping-particle" : "", "parse-names" : false, "suffix" : "" }, { "dropping-particle" : "", "family" : "Almahasheer", "given" : "Hanan", "non-dropping-particle" : "", "parse-names" : false, "suffix" : "" }, { "dropping-particle" : "", "family" : "Carnell", "given" : "Paul E.", "non-dropping-particle" : "", "parse-names" : false, "suffix" : "" }, { "dropping-particle" : "", "family" : "Duarte", "given" : "Carlos M.", "non-dropping-particle" : "", "parse-names" : false, "suffix" : "" }, { "dropping-particle" : "", "family" : "Ewers Lewis", "given" : "Carolyn J.", "non-dropping-particle" : "", "parse-names" : false, "suffix" : "" }, { "dropping-particle" : "", "family" : "Irigoien", "given" : "Xabier", "non-dropping-particle" : "", "parse-names" : false, "suffix" : "" }, { "dropping-particle" : "", "family" : "Kelleway", "given" : "Jeffrey J.", "non-dropping-particle" : "", "parse-names" : false, "suffix" : "" }, { "dropping-particle" : "", "family" : "Lavery", "given" : "Paul S.", "non-dropping-particle" : "", "parse-names" : false, "suffix" : "" }, { "dropping-particle" : "", "family" : "Macreadie", "given" : "Peter I.", "non-dropping-particle" : "", "parse-names" : false, "suffix" : "" }, { "dropping-particle" : "", "family" : "Serrano", "given" : "Oscar", "non-dropping-particle" : "", "parse-names" : false, "suffix" : "" }, { "dropping-particle" : "", "family" : "Sanders", "given" : "Christian J.", "non-dropping-particle" : "", "parse-names" : false, "suffix" : "" }, { "dropping-particle" : "", "family" : "Santos", "given" : "Isaac", "non-dropping-particle" : "", "parse-names" : false, "suffix" : "" }, { "dropping-particle" : "", "family" : "Steven", "given" : "Andrew D. L.", "non-dropping-particle" : "", "parse-names" : false, "suffix" : "" }, { "dropping-particle" : "", "family" : "Lovelock", "given" : "Catherine E.", "non-dropping-particle" : "", "parse-names" : false, "suffix" : "" } ], "container-title" : "Nature Climate Change", "id" : "ITEM-4", "issue" : "7", "issued" : { "date-parts" : [ [ "2017", "7", "26" ] ] }, "page" : "523-528", "title" : "Global patterns in mangrove soil carbon stocks and losses", "translator" : [ { "dropping-particle" : "", "family" : "L4331", "given" : "", "non-dropping-particle" : "", "parse-names" : false, "suffix" : "" } ], "type" : "article-journal", "volume" : "7" }, "uris" : [ "http://www.mendeley.com/documents/?uuid=fd48b045-a7fb-4ddb-a33b-ca193547da24" ] } ], "mendeley" : { "formattedCitation" : "(Atwood et al., 2017; Howard et al., 2017; Hamilton and Friess, 2018; Sasmito et al., 2019)", "manualFormatting" : "Atwood et al., 2017; Howard et al., 2017; Hamilton and Friess, 2018; Sasmito et al., 2019)", "plainTextFormattedCitation" : "(Atwood et al., 2017; Howard et al., 2017; Hamilton and Friess, 2018; Sasmito et al., 2019)", "previouslyFormattedCitation" : "(Atwood et al., 2017; Howard et al., 2017; Hamilton and Friess, 2018; Sasmito et al., 2019)" }, "properties" : { "noteIndex" : 0 }, "schema" : "https://github.com/citation-style-language/schema/raw/master/csl-citation.json" }</w:instrText>
      </w:r>
      <w:r w:rsidRPr="001E7A27">
        <w:rPr>
          <w:lang w:val="en-GB"/>
        </w:rPr>
        <w:fldChar w:fldCharType="separate"/>
      </w:r>
      <w:r w:rsidR="00025FA2" w:rsidRPr="001E7A27">
        <w:rPr>
          <w:noProof/>
          <w:lang w:val="en-GB"/>
        </w:rPr>
        <w:t>Atwood et al., 2017; Howard et al., 2017; Hamilton and Friess, 2018; Sasmito et al., 2019)</w:t>
      </w:r>
      <w:r w:rsidRPr="001E7A27">
        <w:rPr>
          <w:lang w:val="en-GB"/>
        </w:rPr>
        <w:fldChar w:fldCharType="end"/>
      </w:r>
      <w:commentRangeEnd w:id="6952"/>
      <w:r w:rsidR="00025FA2" w:rsidRPr="001E7A27">
        <w:rPr>
          <w:rStyle w:val="CommentReference"/>
          <w:lang w:val="en-GB"/>
        </w:rPr>
        <w:commentReference w:id="6952"/>
      </w:r>
      <w:r w:rsidRPr="001E7A27">
        <w:rPr>
          <w:lang w:val="en-GB"/>
        </w:rPr>
        <w:t xml:space="preserve">. Although sea level rise might lead to greater carbon sequestration in coastal wetlands </w:t>
      </w:r>
      <w:r w:rsidRPr="001E7A27">
        <w:rPr>
          <w:lang w:val="en-GB"/>
        </w:rPr>
        <w:fldChar w:fldCharType="begin" w:fldLock="1"/>
      </w:r>
      <w:r w:rsidR="00747167" w:rsidRPr="001E7A27">
        <w:rPr>
          <w:lang w:val="en-GB"/>
        </w:rPr>
        <w:instrText>ADDIN CSL_CITATION { "citationItems" : [ { "id" : "ITEM-1", "itemData" : { "DOI" : "10.1038/s41586-019-0951-7", "ISSN" : "0028-0836", "abstract" : "Coastal wetlands (mangrove, tidal marsh and seagrass) sustain the highest rates of carbon sequestration per unit area of all natural systems1,2, primarily because of their comparatively high productivity and preservation of organic carbon within sedimentary substrates3. Climate change and associated relative sea-level rise (RSLR) have been proposed to increase the rate of organic-carbon burial in coastal wetlands in the first half of the twenty-first century4, but these carbon\u2013climate feedback effects have been modelled to diminish over time as wetlands are increasingly submerged and carbon stores become compromised by erosion4,5. Here we show that tidal marshes on coastlines that experienced rapid RSLR over the past few millennia (in the late Holocene, from about 4,200 years ago to the present) have on average 1.7 to 3.7 times higher soil carbon concentrations within 20 centimetres of the surface than those subject to a long period of sea-level stability. This disparity increases with depth, with soil carbon concentrations reduced by a factor of 4.9 to 9.1 at depths of 50 to 100 centimetres. We analyse the response of a wetland exposed to recent rapid RSLR following subsidence associated with pillar collapse in an underlying mine and demonstrate that the gain in carbon accumulation and elevation is proportional to the accommodation space (that is, the space available for mineral and organic material accumulation) created by RSLR. Our results suggest that coastal wetlands characteristic of tectonically stable coastlines have lower carbon storage owing to a lack of accommodation space and that carbon sequestration increases according to the vertical and lateral accommodation space6 created by RSLR. Such wetlands will provide long-term mitigating feedback effects that are relevant to global climate\u2013carbon modelling.", "author" : [ { "dropping-particle" : "", "family" : "Rogers", "given" : "Kerrylee", "non-dropping-particle" : "", "parse-names" : false, "suffix" : "" }, { "dropping-particle" : "", "family" : "Kelleway", "given" : "Jeffrey J", "non-dropping-particle" : "", "parse-names" : false, "suffix" : "" }, { "dropping-particle" : "", "family" : "Saintilan", "given" : "Neil", "non-dropping-particle" : "", "parse-names" : false, "suffix" : "" }, { "dropping-particle" : "", "family" : "Megonigal", "given" : "J Patrick", "non-dropping-particle" : "", "parse-names" : false, "suffix" : "" }, { "dropping-particle" : "", "family" : "Adams", "given" : "Janine B", "non-dropping-particle" : "", "parse-names" : false, "suffix" : "" }, { "dropping-particle" : "", "family" : "Holmquist", "given" : "James R", "non-dropping-particle" : "", "parse-names" : false, "suffix" : "" }, { "dropping-particle" : "", "family" : "Lu", "given" : "Meng", "non-dropping-particle" : "", "parse-names" : false, "suffix" : "" }, { "dropping-particle" : "", "family" : "Schile-Beers", "given" : "Lisa", "non-dropping-particle" : "", "parse-names" : false, "suffix" : "" }, { "dropping-particle" : "", "family" : "Zawadzki", "given" : "Atun", "non-dropping-particle" : "", "parse-names" : false, "suffix" : "" }, { "dropping-particle" : "", "family" : "Mazumder", "given" : "Debashish", "non-dropping-particle" : "", "parse-names" : false, "suffix" : "" }, { "dropping-particle" : "", "family" : "Woodroffe", "given" : "Colin D", "non-dropping-particle" : "", "parse-names" : false, "suffix" : "" } ], "container-title" : "Nature", "id" : "ITEM-1", "issue" : "7746", "issued" : { "date-parts" : [ [ "2019", "3", "6" ] ] }, "page" : "91-95", "title" : "Wetland carbon storage controlled by millennial-scale variation in relative sea-level rise", "translator" : [ { "dropping-particle" : "", "family" : "L5242", "given" : "", "non-dropping-particle" : "", "parse-names" : false, "suffix" : "" } ], "type" : "article-journal", "volume" : "567" }, "uris" : [ "http://www.mendeley.com/documents/?uuid=6781a668-a503-467c-864b-13b4358a3657" ] } ], "mendeley" : { "formattedCitation" : "(Rogers et al., 2019)", "plainTextFormattedCitation" : "(Rogers et al., 2019)", "previouslyFormattedCitation" : "(Rogers et al., 2019)" }, "properties" : { "noteIndex" : 0 }, "schema" : "https://github.com/citation-style-language/schema/raw/master/csl-citation.json" }</w:instrText>
      </w:r>
      <w:r w:rsidRPr="001E7A27">
        <w:rPr>
          <w:lang w:val="en-GB"/>
        </w:rPr>
        <w:fldChar w:fldCharType="separate"/>
      </w:r>
      <w:r w:rsidR="00025FA2" w:rsidRPr="001E7A27">
        <w:rPr>
          <w:noProof/>
          <w:lang w:val="en-GB"/>
        </w:rPr>
        <w:t>(Rogers et al., 2019)</w:t>
      </w:r>
      <w:r w:rsidRPr="001E7A27">
        <w:rPr>
          <w:lang w:val="en-GB"/>
        </w:rPr>
        <w:fldChar w:fldCharType="end"/>
      </w:r>
      <w:r w:rsidRPr="001E7A27">
        <w:rPr>
          <w:lang w:val="en-GB"/>
        </w:rPr>
        <w:t xml:space="preserve">, there is </w:t>
      </w:r>
      <w:r w:rsidRPr="001E7A27">
        <w:rPr>
          <w:i/>
          <w:lang w:val="en-GB"/>
        </w:rPr>
        <w:t xml:space="preserve">high confidence </w:t>
      </w:r>
      <w:r w:rsidRPr="001E7A27">
        <w:rPr>
          <w:lang w:val="en-GB"/>
        </w:rPr>
        <w:t xml:space="preserve">that the frequency and intensity of marine heatwaves will increase </w:t>
      </w:r>
      <w:commentRangeStart w:id="6953"/>
      <w:r w:rsidRPr="001E7A27">
        <w:rPr>
          <w:lang w:val="en-GB"/>
        </w:rPr>
        <w:fldChar w:fldCharType="begin" w:fldLock="1"/>
      </w:r>
      <w:r w:rsidR="00747167" w:rsidRPr="001E7A27">
        <w:rPr>
          <w:lang w:val="en-GB"/>
        </w:rPr>
        <w:instrText>ADDIN CSL_CITATION { "citationItems" : [ { "id" : "ITEM-1", "itemData" : { "DOI" : "10.1038/s41467-018-03163-6", "ISSN" : "2041-1723", "author" : [ { "dropping-particle" : "", "family" : "Fr\u00f6licher", "given" : "Thomas L.", "non-dropping-particle" : "", "parse-names" : false, "suffix" : "" }, { "dropping-particle" : "", "family" : "Laufk\u00f6tter", "given" : "Charlotte", "non-dropping-particle" : "", "parse-names" : false, "suffix" : "" } ], "container-title" : "Nature Communications", "id" : "ITEM-1", "issue" : "1", "issued" : { "date-parts" : [ [ "2018", "12", "13" ] ] }, "page" : "650", "title" : "Emerging risks from marine heat waves", "translator" : [ { "dropping-particle" : "", "family" : "L6956", "given" : "", "non-dropping-particle" : "", "parse-names" : false, "suffix" : "" } ], "type" : "article-journal", "volume" : "9" }, "uris" : [ "http://www.mendeley.com/documents/?uuid=a7111a57-c876-48d5-bf0d-572d1ab41090", "http://www.mendeley.com/documents/?uuid=b689540f-2325-4f1a-89a4-b93d1fd06455" ] }, { "id" : "ITEM-2", "itemData" : { "DOI" : "10.1126/science.aba0690", "author" : [ { "dropping-particle" : "", "family" : "Laufk\u00f6tter", "given" : "Charlotte", "non-dropping-particle" : "", "parse-names" : false, "suffix" : "" }, { "dropping-particle" : "", "family" : "Zscheischler", "given" : "Jakob", "non-dropping-particle" : "", "parse-names" : false, "suffix" : "" }, { "dropping-particle" : "", "family" : "Fr\u00f6licher", "given" : "Thomas", "non-dropping-particle" : "", "parse-names" : false, "suffix" : "" } ], "container-title" : "Science", "id" : "ITEM-2", "issue" : "6511", "issued" : { "date-parts" : [ [ "2020" ] ] }, "page" : "1621-1625", "title" : "High-impact marine heatwaves attributable to human-induced global warming", "translator" : [ { "dropping-particle" : "", "family" : "L6958", "given" : "", "non-dropping-particle" : "", "parse-names" : false, "suffix" : "" } ], "type" : "article-journal", "volume" : "369" }, "uris" : [ "http://www.mendeley.com/documents/?uuid=6ec05ed8-195a-411e-ac69-c861b9a79402", "http://www.mendeley.com/documents/?uuid=78656ba8-7cdb-40ff-9209-648a06ec3e9f" ] } ], "mendeley" : { "formattedCitation" : "(Fr\u00f6licher and Laufk\u00f6tter, 2018; Laufk\u00f6tter et al., 2020)", "manualFormatting" : "(Cross-Chapter Box 9.1; Fr\u00f6licher and Laufk\u00f6tter, 2018; Laufk\u00f6tter et al., 2020)", "plainTextFormattedCitation" : "(Fr\u00f6licher and Laufk\u00f6tter, 2018; Laufk\u00f6tter et al., 2020)", "previouslyFormattedCitation" : "(Fr\u00f6licher and Laufk\u00f6tter, 2018; Laufk\u00f6tter et al., 2020)" }, "properties" : { "noteIndex" : 0 }, "schema" : "https://github.com/citation-style-language/schema/raw/master/csl-citation.json" }</w:instrText>
      </w:r>
      <w:r w:rsidRPr="001E7A27">
        <w:rPr>
          <w:lang w:val="en-GB"/>
        </w:rPr>
        <w:fldChar w:fldCharType="separate"/>
      </w:r>
      <w:r w:rsidR="00025FA2" w:rsidRPr="001E7A27">
        <w:rPr>
          <w:noProof/>
          <w:lang w:val="en-GB"/>
        </w:rPr>
        <w:t>(Cross-Chapter Box 9.1; Frölicher and Laufkötter, 2018; Laufkötter et al., 2020)</w:t>
      </w:r>
      <w:r w:rsidRPr="001E7A27">
        <w:rPr>
          <w:lang w:val="en-GB"/>
        </w:rPr>
        <w:fldChar w:fldCharType="end"/>
      </w:r>
      <w:commentRangeEnd w:id="6953"/>
      <w:r w:rsidR="00025FA2" w:rsidRPr="001E7A27">
        <w:rPr>
          <w:rStyle w:val="CommentReference"/>
          <w:lang w:val="en-GB"/>
        </w:rPr>
        <w:commentReference w:id="6953"/>
      </w:r>
      <w:r w:rsidRPr="001E7A27">
        <w:rPr>
          <w:lang w:val="en-GB"/>
        </w:rPr>
        <w:t xml:space="preserve">,which poses a more immediate threat to the integrity of coastal carbon stocks </w:t>
      </w:r>
      <w:r w:rsidRPr="001E7A27">
        <w:rPr>
          <w:lang w:val="en-GB"/>
        </w:rPr>
        <w:fldChar w:fldCharType="begin" w:fldLock="1"/>
      </w:r>
      <w:r w:rsidR="00747167" w:rsidRPr="001E7A27">
        <w:rPr>
          <w:lang w:val="en-GB"/>
        </w:rPr>
        <w:instrText>ADDIN CSL_CITATION { "citationItems" : [ { "id" : "ITEM-1", "itemData" : { "DOI" : "10.1038/s41558-019-0412-1", "ISSN" : "1758-678X", "abstract" : "The global ocean has warmed substantially over the past century, with far-reaching implications for marine ecosystems1. Concurrent with long-term persistent warming, discrete periods of extreme regional ocean warming (marine heatwaves, MHWs) have increased in frequency2. Here we quantify trends and attributes of MHWs across all ocean basins and examine their biological impacts from species to ecosystems. Multiple regions in the Pacific, Atlantic and Indian Oceans are particularly vulnerable to MHW intensification, due to the co-existence of high levels of biodiversity, a prevalence of species found at their warm range edges or concurrent non-climatic human impacts. The physical attributes of prominent MHWs varied considerably, but all had deleterious impacts across a range of biological processes and taxa, including critical foundation species (corals, seagrasses and kelps). MHWs, which will probably intensify with anthropogenic climate change3, are rapidly emerging as forceful agents of disturbance with the capacity to restructure entire ecosystems and disrupt the provision of ecological goods and services in coming decades.", "author" : [ { "dropping-particle" : "", "family" : "Smale", "given" : "Dan A", "non-dropping-particle" : "", "parse-names" : false, "suffix" : "" }, { "dropping-particle" : "", "family" : "Wernberg", "given" : "Thomas", "non-dropping-particle" : "", "parse-names" : false, "suffix" : "" }, { "dropping-particle" : "", "family" : "Oliver", "given" : "Eric C J", "non-dropping-particle" : "", "parse-names" : false, "suffix" : "" }, { "dropping-particle" : "", "family" : "Thomsen", "given" : "Mads", "non-dropping-particle" : "", "parse-names" : false, "suffix" : "" }, { "dropping-particle" : "", "family" : "Harvey", "given" : "Ben P", "non-dropping-particle" : "", "parse-names" : false, "suffix" : "" }, { "dropping-particle" : "", "family" : "Straub", "given" : "Sandra C", "non-dropping-particle" : "", "parse-names" : false, "suffix" : "" }, { "dropping-particle" : "", "family" : "Burrows", "given" : "Michael T",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"Donat", "given" : "Markus G", "non-dropping-particle" : "", "parse-names" : false, "suffix" : "" }, { "dropping-particle" : "", "family" : "Feng", "given" : "Ming", "non-dropping-particle" : "",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"Gupta", "given" : "Alex", "non-dropping-particle" : "Sen", "parse-names" : false, "suffix" : "" }, { "dropping-particle" : "", "family" : "Payne", "given" : "Ben L", "non-dropping-particle" : "", "parse-names" : false, "suffix" : "" }, { "dropping-particle" : "", "family" : "Moore", "given" : "Pippa J", "non-dropping-particle" : "", "parse-names" : false, "suffix" : "" } ], "container-title" : "Nature Climate Change", "id" : "ITEM-1", "issue" : "4", "issued" : { "date-parts" : [ [ "2019", "4", "4" ] ] }, "page" : "306-312", "title" : "Marine heatwaves threaten global biodiversity and the provision of ecosystem services", "translator" : [ { "dropping-particle" : "", "family" : "L5238", "given" : "", "non-dropping-particle" : "", "parse-names" : false, "suffix" : "" } ], "type" : "article-journal", "volume" : "9" }, "uris" : [ "http://www.mendeley.com/documents/?uuid=d6190a08-4a14-4054-9a30-349f26ea12b2" ] } ], "mendeley" : { "formattedCitation" : "(Smale et al., 2019)", "plainTextFormattedCitation" : "(Smale et al., 2019)", "previouslyFormattedCitation" : "(Smale et al., 2019)" }, "properties" : { "noteIndex" : 0 }, "schema" : "https://github.com/citation-style-language/schema/raw/master/csl-citation.json" }</w:instrText>
      </w:r>
      <w:r w:rsidRPr="001E7A27">
        <w:rPr>
          <w:lang w:val="en-GB"/>
        </w:rPr>
        <w:fldChar w:fldCharType="separate"/>
      </w:r>
      <w:r w:rsidR="00025FA2" w:rsidRPr="001E7A27">
        <w:rPr>
          <w:noProof/>
          <w:lang w:val="en-GB"/>
        </w:rPr>
        <w:t>(Smale et al., 2019)</w:t>
      </w:r>
      <w:r w:rsidRPr="001E7A27">
        <w:rPr>
          <w:lang w:val="en-GB"/>
        </w:rPr>
        <w:fldChar w:fldCharType="end"/>
      </w:r>
      <w:r w:rsidRPr="001E7A27">
        <w:rPr>
          <w:lang w:val="en-GB"/>
        </w:rPr>
        <w:t>. Blue carbon restoration seeks to increase the rate of carbon sequestration, although restoration may be challenging, because of on</w:t>
      </w:r>
      <w:del w:id="6954" w:author="Soapbox" w:date="2021-07-26T06:48:00Z">
        <w:r w:rsidRPr="001E7A27" w:rsidDel="00BD2352">
          <w:rPr>
            <w:lang w:val="en-GB"/>
          </w:rPr>
          <w:delText>-</w:delText>
        </w:r>
      </w:del>
      <w:r w:rsidRPr="001E7A27">
        <w:rPr>
          <w:lang w:val="en-GB"/>
        </w:rPr>
        <w:t xml:space="preserve">going use of coastal land for human settlement, conversion to agriculture and aquaculture, shoreline hardening and port development. </w:t>
      </w:r>
    </w:p>
    <w:p w14:paraId="51E0D638" w14:textId="77777777" w:rsidR="00E3676F" w:rsidRPr="001E7A27" w:rsidRDefault="00E3676F" w:rsidP="005C7F25">
      <w:pPr>
        <w:pStyle w:val="AR6BodyText"/>
        <w:rPr>
          <w:lang w:val="en-GB"/>
        </w:rPr>
      </w:pPr>
    </w:p>
    <w:p w14:paraId="39870BC5" w14:textId="510E9760" w:rsidR="00E3676F" w:rsidRPr="001E7A27" w:rsidRDefault="00E3676F" w:rsidP="005C7F25">
      <w:pPr>
        <w:pStyle w:val="AR6BodyText"/>
        <w:rPr>
          <w:lang w:val="en-GB"/>
        </w:rPr>
      </w:pPr>
      <w:r w:rsidRPr="001E7A27">
        <w:rPr>
          <w:lang w:val="en-GB"/>
        </w:rPr>
        <w:t>Biogeochemical factors affecting reliable quantification of the climatic benefits of coastal vegetation include the variable production of CH</w:t>
      </w:r>
      <w:r w:rsidRPr="001E7A27">
        <w:rPr>
          <w:vertAlign w:val="subscript"/>
          <w:lang w:val="en-GB"/>
        </w:rPr>
        <w:t>4</w:t>
      </w:r>
      <w:r w:rsidRPr="001E7A27">
        <w:rPr>
          <w:lang w:val="en-GB"/>
        </w:rPr>
        <w:t xml:space="preserve"> and N</w:t>
      </w:r>
      <w:r w:rsidRPr="001E7A27">
        <w:rPr>
          <w:vertAlign w:val="subscript"/>
          <w:lang w:val="en-GB"/>
        </w:rPr>
        <w:t>2</w:t>
      </w:r>
      <w:r w:rsidRPr="001E7A27">
        <w:rPr>
          <w:lang w:val="en-GB"/>
        </w:rPr>
        <w:t xml:space="preserve">O by such </w:t>
      </w:r>
      <w:commentRangeStart w:id="6955"/>
      <w:r w:rsidRPr="001E7A27">
        <w:rPr>
          <w:lang w:val="en-GB"/>
        </w:rPr>
        <w:t>ecosystems</w:t>
      </w:r>
      <w:commentRangeEnd w:id="6955"/>
      <w:r w:rsidR="0083026C">
        <w:rPr>
          <w:rStyle w:val="CommentReference"/>
          <w:lang w:val="en-GB"/>
        </w:rPr>
        <w:commentReference w:id="6955"/>
      </w:r>
      <w:r w:rsidRPr="001E7A27">
        <w:rPr>
          <w:lang w:val="en-GB"/>
        </w:rPr>
        <w:t xml:space="preserve"> </w:t>
      </w:r>
      <w:commentRangeStart w:id="6956"/>
      <w:commentRangeStart w:id="6957"/>
      <w:r w:rsidRPr="001E7A27">
        <w:rPr>
          <w:lang w:val="en-GB"/>
        </w:rPr>
        <w:fldChar w:fldCharType="begin" w:fldLock="1"/>
      </w:r>
      <w:r w:rsidR="00BC2C5E" w:rsidRPr="001E7A27">
        <w:rPr>
          <w:lang w:val="en-GB"/>
        </w:rPr>
        <w:instrText>ADDIN CSL_CITATION { "citationItems" : [ { "id" : "ITEM-1", "itemData" : { "DOI" : "10.1016/j.scitotenv.2011.11.058", "ISSN" : "00489697", "author" : [ { "dropping-particle" : "", "family" : "Adams", "given" : "C.A.", "non-dropping-particle" : "", "parse-names" : false, "suffix" : "" }, { "dropping-particle" : "", "family" : "Andrews", "given" : "J.E.", "non-dropping-particle" : "", "parse-names" : false, "suffix" : "" }, { "dropping-particle" : "", "family" : "Jickells", "given" : "T.", "non-dropping-particle" : "", "parse-names" : false, "suffix" : "" } ], "container-title" : "Science of The Total Environment", "id" : "ITEM-1", "issued" : { "date-parts" : [ [ "2012", "9" ] ] }, "page" : "240-251", "title" : "Nitrous oxide and methane fluxes vs. carbon, nitrogen and phosphorous burial in new intertidal and saltmarsh sediments", "translator" : [ { "dropping-particle" : "", "family" : "L6239", "given" : "", "non-dropping-particle" : "", "parse-names" : false, "suffix" : "" } ], "type" : "article-journal", "volume" : "434" }, "uris" : [ "http://www.mendeley.com/documents/?uuid=4a2b3a18-dbd9-458a-a6fa-d61af9955eee", "http://www.mendeley.com/documents/?uuid=bb0111da-c064-47e3-8170-8d5ed581f101" ] }, { "id" : "ITEM-2", "itemData" : { "DOI" : "10.1126/sciadv.aao4985", "ISSN" : "2375-2548", "abstract" : "Organic matter burial in mangrove forests results in the removal and long-term storage of atmospheric CO2, so-called \u201cblue carbon.\u201d However, some of this organic matter is metabolized and returned to the atmosphere as CH4. Because CH4 has a higher global warming potential than the CO2 fixed in the organic matter, it can offset the CO2 removed via carbon burial. We provide the first estimate of the global magnitude of this offset. Our results show that high CH4 evasion rates have the potential to partially offset blue carbon burial rates in mangrove sediments on average by 20% (sensitivity analysis offset range, 18 to 22%) using the 20-year global warming potential. Hence, mangrove sediment and water CH4 emissions should be accounted for in future blue carbon assessments.", "author" : [ { "dropping-particle" : "", "family" : "Rosentreter", "given" : "Judith A.", "non-dropping-particle" : "", "parse-names" : false, "suffix" : "" }, { "dropping-particle" : "", "family" : "Maher", "given" : "Damien T.", "non-dropping-particle" : "", "parse-names" : false, "suffix" : "" }, { "dropping-particle" : "V.", "family" : "Erler", "given" : "Dirk", "non-dropping-particle" : "", "parse-names" : false, "suffix" : "" }, { "dropping-particle" : "", "family" : "Murray", "given" : "Rachel H.", "non-dropping-particle" : "", "parse-names" : false, "suffix" : "" }, { "dropping-particle" : "", "family" : "Eyre", "given" : "Bradley D.", "non-dropping-particle" : "", "parse-names" : false, "suffix" : "" } ], "container-title" : "Science Advances", "id" : "ITEM-2", "issue" : "6", "issued" : { "date-parts" : [ [ "2018", "6", "13" ] ] }, "page" : "eaao4985", "publisher" : "American Association for the Advancement of Science", "title" : "Methane emissions partially offset \u201cblue carbon\u201d burial in mangroves", "translator" : [ { "dropping-particle" : "", "family" : "L5065", "given" : "", "non-dropping-particle" : "", "parse-names" : false, "suffix" : "" } ], "type" : "article-journal", "volume" : "4" }, "uris" : [ "http://www.mendeley.com/documents/?uuid=5c99010f-0ff1-390d-b1ec-6e97ef0ae61c" ] }, { "id" : "ITEM-3", "itemData" : { "author" : [ { "dropping-particle" : "", "family" : "Keller", "given" : "J.", "non-dropping-particle" : "", "parse-names" : false, "suffix" : "" } ], "container-title" : "A Blue Carbon Primer: The State of Coastal Wetland Carbon Science, Practice and Policy", "editor" : [ { "dropping-particle" : "", "family" : "Windham-Myers", "given" : "L.", "non-dropping-particle" : "", "parse-names" : false, "suffix" : "" }, { "dropping-particle" : "", "family" : "Crooks", "given" : "S.", "non-dropping-particle" : "", "parse-names" : false, "suffix" : "" }, { "dropping-particle" : "", "family" : "Troxler", "given" : "", "non-dropping-particle" : "", "parse-names" : false, "suffix" : "" } ], "id" : "ITEM-3", "issued" : { "date-parts" : [ [ "2018" ] ] }, "page" : "93-106", "publisher" : "CRC Press", "publisher-place" : "Boca Raton, FL, USA", "title" : "Greenhouse gases", "translator" : [ { "dropping-particle" : "", "family" : "L6243", "given" : "Rt6", "non-dropping-particle" : "", "parse-names" : false, "suffix" : "" } ], "type" : "chapter" }, "uris" : [ "http://www.mendeley.com/documents/?uuid=2f9eb5dc-b1eb-4eda-8489-f015aa74bec7", "http://www.mendeley.com/documents/?uuid=c21f1bd1-b49b-4024-a254-67172099b1ed" ] } ], "mendeley" : { "formattedCitation" : "(Adams et al., 2012; Keller, 2018; Rosentreter et al., 2018)", "manualFormatting" : "(Adams et al., 2012; Rosentreter et al., 2018; Keller, 2019)", "plainTextFormattedCitation" : "(Adams et al., 2012; Keller, 2018; Rosentreter et al., 2018)", "previouslyFormattedCitation" : "(Adams et al., 2012; Keller, 2018; Rosentreter et al., 2018)" }, "properties" : { "noteIndex" : 0 }, "schema" : "https://github.com/citation-style-language/schema/raw/master/csl-citation.json" }</w:instrText>
      </w:r>
      <w:r w:rsidRPr="001E7A27">
        <w:rPr>
          <w:lang w:val="en-GB"/>
        </w:rPr>
        <w:fldChar w:fldCharType="separate"/>
      </w:r>
      <w:r w:rsidR="00025FA2" w:rsidRPr="001E7A27">
        <w:rPr>
          <w:noProof/>
          <w:lang w:val="en-GB"/>
        </w:rPr>
        <w:t>(Adams et al., 2012; Rosentreter et al., 2018; Keller, 2019)</w:t>
      </w:r>
      <w:r w:rsidRPr="001E7A27">
        <w:rPr>
          <w:lang w:val="en-GB"/>
        </w:rPr>
        <w:fldChar w:fldCharType="end"/>
      </w:r>
      <w:commentRangeEnd w:id="6956"/>
      <w:r w:rsidR="00025FA2" w:rsidRPr="001E7A27">
        <w:rPr>
          <w:rStyle w:val="CommentReference"/>
          <w:lang w:val="en-GB"/>
        </w:rPr>
        <w:commentReference w:id="6956"/>
      </w:r>
      <w:r w:rsidRPr="001E7A27">
        <w:rPr>
          <w:lang w:val="en-GB"/>
        </w:rPr>
        <w:t>,</w:t>
      </w:r>
      <w:commentRangeEnd w:id="6957"/>
      <w:r w:rsidR="00C366F4" w:rsidRPr="001E7A27">
        <w:rPr>
          <w:rStyle w:val="CommentReference"/>
          <w:lang w:val="en-GB"/>
        </w:rPr>
        <w:commentReference w:id="6957"/>
      </w:r>
      <w:r w:rsidRPr="001E7A27">
        <w:rPr>
          <w:lang w:val="en-GB"/>
        </w:rPr>
        <w:t xml:space="preserve"> uncertainties regarding the provenance of the carbon that they accumulate </w:t>
      </w:r>
      <w:r w:rsidRPr="001E7A27">
        <w:rPr>
          <w:lang w:val="en-GB"/>
        </w:rPr>
        <w:fldChar w:fldCharType="begin" w:fldLock="1"/>
      </w:r>
      <w:r w:rsidR="00747167" w:rsidRPr="001E7A27">
        <w:rPr>
          <w:lang w:val="en-GB"/>
        </w:rPr>
        <w:instrText>ADDIN CSL_CITATION { "citationItems" : [ { "id" : "ITEM-1", "itemData" : { "DOI" : "10.1038/s41467-019-11693-w", "ISSN" : "2041-1723", "author" : [ { "dropping-particle" : "", "family" : "Macreadie", "given" : "Peter I.", "non-dropping-particle" : "", "parse-names" : false, "suffix" : "" }, { "dropping-particle" : "", "family" : "Anton", "given" : "Andrea", "non-dropping-particle" : "", "parse-names" : false, "suffix" : "" }, { "dropping-particle" : "", "family" : "Raven", "given" : "John A.", "non-dropping-particle" : "", "parse-names" : false, "suffix" : "" }, { "dropping-particle" : "", "family" : "Beaumont", "given" : "Nicola", "non-dropping-particle" : "", "parse-names" : false, "suffix" : "" }, { "dropping-particle" : "", "family" : "Connolly", "given" : "Rod M.", "non-dropping-particle" : "", "parse-names" : false, "suffix" : "" }, { "dropping-particle" : "", "family" : "Friess", "given" : "Daniel A.", "non-dropping-particle" : "", "parse-names" : false, "suffix" : "" }, { "dropping-particle" : "", "family" : "Kelleway", "given" : "Jeffrey J.", "non-dropping-particle" : "", "parse-names" : false, "suffix" : "" }, { "dropping-particle" : "", "family" : "Kennedy", "given" : "Hilary", "non-dropping-particle" : "", "parse-names" : false, "suffix" : "" }, { "dropping-particle" : "", "family" : "Kuwae", "given" : "Tomohiro", "non-dropping-particle" : "", "parse-names" : false, "suffix" : "" }, { "dropping-particle" : "", "family" : "Lavery", "given" : "Paul S.", "non-dropping-particle" : "", "parse-names" : false, "suffix" : "" }, { "dropping-particle" : "", "family" : "Lovelock", "given" : "Catherine E.", "non-dropping-particle" : "", "parse-names" : false, "suffix" : "" }, { "dropping-particle" : "", "family" : "Smale", "given" : "Dan A.", "non-dropping-particle" : "", "parse-names" : false, "suffix" : "" }, { "dropping-particle" : "", "family" : "Apostolaki", "given" : "Eugenia T.", "non-dropping-particle" : "", "parse-names" : false, "suffix" : "" }, { "dropping-particle" : "", "family" : "Atwood", "given" : "Trisha B.", "non-dropping-particle" : "", "parse-names" : false, "suffix" : "" }, { "dropping-particle" : "", "family" : "Baldock", "given" : "Jeff", "non-dropping-particle" : "", "parse-names" : false, "suffix" : "" }, { "dropping-particle" : "", "family" : "Bianchi", "given" : "Thomas S.", "non-dropping-particle" : "", "parse-names" : false, "suffix" : "" }, { "dropping-particle" : "", "family" : "Chmura", "given" : "Gail L.", "non-dropping-particle" : "", "parse-names" : false, "suffix" : "" }, { "dropping-particle" : "", "family" : "Eyre", "given" : "Bradley D.", "non-dropping-particle" : "", "parse-names" : false, "suffix" : "" }, { "dropping-particle" : "", "family" : "Fourqurean", "given" : "James W.", "non-dropping-particle" : "", "parse-names" : false, "suffix" : "" }, { "dropping-particle" : "", "family" : "Hall-Spencer", "given" : "Jason M.", "non-dropping-particle" : "", "parse-names" : false, "suffix" : "" }, { "dropping-particle" : "", "family" : "Huxham", "given" : "Mark", "non-dropping-particle" : "", "parse-names" : false, "suffix" : "" }, { "dropping-particle" : "", "family" : "Hendriks", "given" : "Iris E.", "non-dropping-particle" : "", "parse-names" : false, "suffix" : "" }, { "dropping-particle" : "", "family" : "Krause-Jensen", "given" : "Dorte", "non-dropping-particle" : "", "parse-names" : false, "suffix" : "" }, { "dropping-particle" : "", "family" : "Laffoley", "given" : "Dan", "non-dropping-particle" : "", "parse-names" : false, "suffix" : "" }, { "dropping-particle" : "", "family" : "Luisetti", "given" : "Tiziana", "non-dropping-particle" : "", "parse-names" : false, "suffix" : "" }, { "dropping-particle" : "", "family" : "Marb\u00e0", "given" : "N\u00faria", "non-dropping-particle" : "", "parse-names" : false, "suffix" : "" }, { "dropping-particle" : "", "family" : "Masque", "given" : "Pere", "non-dropping-particle" : "", "parse-names" : false, "suffix" : "" }, { "dropping-particle" : "", "family" : "McGlathery", "given" : "Karen J.", "non-dropping-particle" : "", "parse-names" : false, "suffix" : "" }, { "dropping-particle" : "", "family" : "Megonigal", "given" : "J. Patrick", "non-dropping-particle" : "", "parse-names" : false, "suffix" : "" }, { "dropping-particle" : "", "family" : "Murdiyarso", "given" : "Daniel", "non-dropping-particle" : "", "parse-names" : false, "suffix" : "" }, { "dropping-particle" : "", "family" : "Russell", "given" : "Bayden D.", "non-dropping-particle" : "", "parse-names" : false, "suffix" : "" }, { "dropping-particle" : "", "family" : "Santos", "given" : "Rui", "non-dropping-particle" : "", "parse-names" : false, "suffix" : "" }, { "dropping-particle" : "", "family" : "Serrano", "given" : "Oscar", "non-dropping-particle" : "", "parse-names" : false, "suffix" : "" }, { "dropping-particle" : "", "family" : "Silliman", "given" : "Brian R.", "non-dropping-particle" : "", "parse-names" : false, "suffix" : "" }, { "dropping-particle" : "", "family" : "Watanabe", "given" : "Kenta", "non-dropping-particle" : "", "parse-names" : false, "suffix" : "" }, { "dropping-particle" : "", "family" : "Duarte", "given" : "Carlos M.", "non-dropping-particle" : "", "parse-names" : false, "suffix" : "" } ], "container-title" : "Nature Communications", "id" : "ITEM-1", "issue" : "1", "issued" : { "date-parts" : [ [ "2019", "12", "5" ] ] }, "page" : "3998", "title" : "The future of Blue Carbon science", "translator" : [ { "dropping-particle" : "", "family" : "L6242", "given" : "", "non-dropping-particle" : "", "parse-names" : false, "suffix" : "" } ], "type" : "article-journal", "volume" : "10" }, "uris" : [ "http://www.mendeley.com/documents/?uuid=6d1d9c64-36ed-4352-8245-c456a00826d3", "http://www.mendeley.com/documents/?uuid=1bbff1c2-ddfc-4292-a18c-493cf37fa885" ] } ], "mendeley" : { "formattedCitation" : "(Macreadie et al., 2019)", "plainTextFormattedCitation" : "(Macreadie et al., 2019)", "previouslyFormattedCitation" : "(Macreadie et al., 2019)" }, "properties" : { "noteIndex" : 0 }, "schema" : "https://github.com/citation-style-language/schema/raw/master/csl-citation.json" }</w:instrText>
      </w:r>
      <w:r w:rsidRPr="001E7A27">
        <w:rPr>
          <w:lang w:val="en-GB"/>
        </w:rPr>
        <w:fldChar w:fldCharType="separate"/>
      </w:r>
      <w:r w:rsidR="00025FA2" w:rsidRPr="001E7A27">
        <w:rPr>
          <w:noProof/>
          <w:lang w:val="en-GB"/>
        </w:rPr>
        <w:t>(Macreadie et al., 2019)</w:t>
      </w:r>
      <w:r w:rsidRPr="001E7A27">
        <w:rPr>
          <w:lang w:val="en-GB"/>
        </w:rPr>
        <w:fldChar w:fldCharType="end"/>
      </w:r>
      <w:r w:rsidRPr="001E7A27">
        <w:rPr>
          <w:lang w:val="en-GB"/>
        </w:rPr>
        <w:t>, and the release of CO</w:t>
      </w:r>
      <w:r w:rsidRPr="001E7A27">
        <w:rPr>
          <w:vertAlign w:val="subscript"/>
          <w:lang w:val="en-GB"/>
        </w:rPr>
        <w:t>2</w:t>
      </w:r>
      <w:r w:rsidRPr="001E7A27">
        <w:rPr>
          <w:lang w:val="en-GB"/>
        </w:rPr>
        <w:t xml:space="preserve"> by biogenic carbonate formation in seagrass ecosystems </w:t>
      </w:r>
      <w:r w:rsidRPr="001E7A27">
        <w:rPr>
          <w:lang w:val="en-GB"/>
        </w:rPr>
        <w:fldChar w:fldCharType="begin" w:fldLock="1"/>
      </w:r>
      <w:r w:rsidR="00BC2C5E" w:rsidRPr="001E7A27">
        <w:rPr>
          <w:lang w:val="en-GB"/>
        </w:rPr>
        <w:instrText>ADDIN CSL_CITATION { "citationItems" : [ { "id" : "ITEM-1", "itemData" : { "DOI" : "10.1201/9780429435362", "ISBN" : "9780429435362", "author" : [ { "dropping-particle" : "", "family" : "Kennedy", "given" : "H.", "non-dropping-particle" : "", "parse-names" : false, "suffix" : "" }, { "dropping-particle" : "", "family" : "Fourqueran", "given" : "J.", "non-dropping-particle" : "", "parse-names" : false, "suffix" : "" }, { "dropping-particle" : "", "family" : "Papadimitriou", "given" : "S.", "non-dropping-particle" : "", "parse-names" : false, "suffix" : "" } ], "container-title" : "A Blue Carbon Primer: The State of Coastal Wetland Carbon Science, Practice and Policy", "editor" : [ { "dropping-particle" : "", "family" : "Windham-Myers", "given" : "L.", "non-dropping-particle" : "", "parse-names" : false, "suffix" : "" }, { "dropping-particle" : "", "family" : "Crooks", "given" : "S.", "non-dropping-particle" : "", "parse-names" : false, "suffix" : "" }, { "dropping-particle" : "", "family" : "Troxler", "given" : "T.", "non-dropping-particle" : "", "parse-names" : false, "suffix" : "" } ], "id" : "ITEM-1", "issued" : { "date-parts" : [ [ "2018" ] ] }, "page" : "107-119", "publisher" : "CRC Press", "publisher-place" : "Boca Raton, FL, USA", "title" : "The calcium carbonate cycle in seagrass ecosystems", "translator" : [ { "dropping-particle" : "", "family" : "L6240", "given" : "Rt6", "non-dropping-particle" : "", "parse-names" : false, "suffix" : "" } ], "type" : "chapter" }, "uris" : [ "http://www.mendeley.com/documents/?uuid=52d27894-b6ae-4f25-b289-eaba6220d39f", "http://www.mendeley.com/documents/?uuid=370fac13-6300-425c-ad8b-f920ee1f743e" ] } ], "mendeley" : { "formattedCitation" : "(Kennedy et al., 2018)", "plainTextFormattedCitation" : "(Kennedy et al., 2018)", "previouslyFormattedCitation" : "(Kennedy et al., 2018)" }, "properties" : { "noteIndex" : 0 }, "schema" : "https://github.com/citation-style-language/schema/raw/master/csl-citation.json" }</w:instrText>
      </w:r>
      <w:r w:rsidRPr="001E7A27">
        <w:rPr>
          <w:lang w:val="en-GB"/>
        </w:rPr>
        <w:fldChar w:fldCharType="separate"/>
      </w:r>
      <w:r w:rsidR="00025FA2" w:rsidRPr="001E7A27">
        <w:rPr>
          <w:noProof/>
          <w:lang w:val="en-GB"/>
        </w:rPr>
        <w:t>(Kennedy et al., 2018)</w:t>
      </w:r>
      <w:r w:rsidRPr="001E7A27">
        <w:rPr>
          <w:lang w:val="en-GB"/>
        </w:rPr>
        <w:fldChar w:fldCharType="end"/>
      </w:r>
      <w:r w:rsidRPr="001E7A27">
        <w:rPr>
          <w:lang w:val="en-GB"/>
        </w:rPr>
        <w:t>. Whil</w:t>
      </w:r>
      <w:ins w:id="6958" w:author="Soapbox" w:date="2021-07-26T06:49:00Z">
        <w:r w:rsidR="00BD2352" w:rsidRPr="001E7A27">
          <w:rPr>
            <w:lang w:val="en-GB"/>
          </w:rPr>
          <w:t>e</w:t>
        </w:r>
      </w:ins>
      <w:del w:id="6959" w:author="Soapbox" w:date="2021-07-26T06:49:00Z">
        <w:r w:rsidRPr="001E7A27" w:rsidDel="00BD2352">
          <w:rPr>
            <w:lang w:val="en-GB"/>
          </w:rPr>
          <w:delText>st</w:delText>
        </w:r>
      </w:del>
      <w:r w:rsidRPr="001E7A27">
        <w:rPr>
          <w:lang w:val="en-GB"/>
        </w:rPr>
        <w:t xml:space="preserve"> coastal habitat restoration potentially provides significant mitigation of national emissions for some countries </w:t>
      </w:r>
      <w:r w:rsidRPr="001E7A27">
        <w:rPr>
          <w:lang w:val="en-GB"/>
        </w:rPr>
        <w:fldChar w:fldCharType="begin" w:fldLock="1"/>
      </w:r>
      <w:r w:rsidR="00747167" w:rsidRPr="001E7A27">
        <w:rPr>
          <w:lang w:val="en-GB"/>
        </w:rPr>
        <w:instrText>ADDIN CSL_CITATION { "citationItems" : [ { "id" : "ITEM-1", "itemData" : { "DOI" : "10.1098/rsbl.2018.0251", "ISSN" : "1744-9561", "author" : [ { "dropping-particle" : "", "family" : "Taillardat", "given" : "Pierre", "non-dropping-particle" : "", "parse-names" : false, "suffix" : "" }, { "dropping-particle" : "", "family" : "Friess", "given" : "Daniel A.", "non-dropping-particle" : "", "parse-names" : false, "suffix" : "" }, { "dropping-particle" : "", "family" : "Lupascu", "given" : "Massimo", "non-dropping-particle" : "", "parse-names" : false, "suffix" : "" } ], "container-title" : "Biology Letters", "id" : "ITEM-1", "issue" : "10", "issued" : { "date-parts" : [ [ "2018", "10", "31" ] ] }, "page" : "20180251", "title" : "Mangrove blue carbon strategies for climate change mitigation are most effective at the national scale", "translator" : [ { "dropping-particle" : "", "family" : "L6241", "given" : "", "non-dropping-particle" : "", "parse-names" : false, "suffix" : "" } ], "type" : "article-journal", "volume" : "14" }, "uris" : [ "http://www.mendeley.com/documents/?uuid=111d0b38-7af8-4a71-9e28-7f0b50808845", "http://www.mendeley.com/documents/?uuid=eb2b89fa-c5ce-4d68-8cfe-8ea6aac6cab5" ] }, { "id" : "ITEM-2", "itemData" : { "DOI" : "10.1038/s41467-019-12176-8", "ISSN" : "2041-1723", "abstract" : "Policies aiming to preserve vegetated coastal ecosystems (VCE; tidal marshes, mangroves and seagrasses) to mitigate greenhouse gas emissions require national assessments of blue carbon resources. Here, we present organic carbon (C) storage in VCE across Australian climate regions and estimate potential annual CO 2 emission benefits of VCE conservation and restoration. Australia contributes 5\u201311% of the C stored in VCE globally (70\u2013185 Tg C in aboveground biomass, and 1,055\u20131,540 Tg C in the upper 1 m of soils). Potential CO 2 emissions from current VCE losses are estimated at 2.1\u20133.1 Tg CO 2 -e yr -1 , increasing annual CO 2 emissions from land use change in Australia by 12\u201321%. This assessment, the most comprehensive for any nation to-date, demonstrates the potential of conservation and restoration of VCE to underpin national policy development for reducing greenhouse gas emissions.", "author" : [ { "dropping-particle" : "", "family" : "Serrano", "given" : "Oscar", "non-dropping-particle" : "", "parse-names" : false, "suffix" : "" }, { "dropping-particle" : "", "family" : "Lovelock", "given" : "Catherine E.", "non-dropping-particle" : "", "parse-names" : false, "suffix" : "" }, { "dropping-particle" : "", "family" : "B. Atwood", "given" : "Trisha", "non-dropping-particle" : "", "parse-names" : false, "suffix" : "" }, { "dropping-particle" : "", "family" : "Macreadie", "given" : "Peter I.", "non-dropping-particle" : "", "parse-names" : false, "suffix" : "" }, { "dropping-particle" : "", "family" : "Canto", "given" : "Robert", "non-dropping-particle" : "", "parse-names" : false, "suffix" : "" }, { "dropping-particle" : "", "family" : "Phinn", "given" : "Stuart", "non-dropping-particle" : "", "parse-names" : false, "suffix" : "" }, { "dropping-particle" : "", "family" : "Arias-Ortiz", "given" : "Ariane", "non-dropping-particle" : "", "parse-names" : false, "suffix" : "" }, { "dropping-particle" : "", "family" : "Bai", "given" : "Le", "non-dropping-particle" : "", "parse-names" : false, "suffix" : "" }, { "dropping-particle" : "", "family" : "Baldock", "given" : "Jeff", "non-dropping-particle" : "", "parse-names" : false, "suffix" : "" }, { "dropping-particle" : "", "family" : "Bedulli", "given" : "Camila", "non-dropping-particle" : "", "parse-names" : false, "suffix" : "" }, { "dropping-particle" : "", "family" : "Carnell", "given" : "Paul", "non-dropping-particle" : "", "parse-names" : false, "suffix" : "" }, { "dropping-particle" : "", "family" : "Connolly", "given" : "Rod M.", "non-dropping-particle" : "", "parse-names" : false, "suffix" : "" }, { "dropping-particle" : "", "family" : "Donaldson", "given" : "Paul", "non-dropping-particle" : "", "parse-names" : false, "suffix" : "" }, { "dropping-particle" : "", "family" : "Esteban", "given" : "Alba", "non-dropping-particle" : "", "parse-names" : false, "suffix" : "" }, { "dropping-particle" : "", "family" : "Ewers Lewis", "given" : "Carolyn J.", "non-dropping-particle" : "", "parse-names" : false, "suffix" : "" }, { "dropping-particle" : "", "family" : "Eyre", "given" : "Bradley D.", "non-dropping-particle" : "", "parse-names" : false, "suffix" : "" }, { "dropping-particle" : "", "family" : "Hayes", "given" : "Matthew A.", "non-dropping-particle" : "", "parse-names" : false, "suffix" : "" }, { "dropping-particle" : "", "family" : "Horwitz", "given" : "Pierre", "non-dropping-particle" : "", "parse-names" : false, "suffix" : "" }, { "dropping-particle" : "", "family" : "Hutley", "given" : "Lindsay B.", "non-dropping-particle" : "", "parse-names" : false, "suffix" : "" }, { "dropping-particle" : "", "family" : "Kavazos", "given" : "Christopher R. J.", "non-dropping-particle" : "", "parse-names" : false, "suffix" : "" }, { "dropping-particle" : "", "family" : "Kelleway", "given" : "Jeffrey J.", "non-dropping-particle" : "", "parse-names" : false, "suffix" : "" }, { "dropping-particle" : "", "family" : "Kendrick", "given" : "Gary A.", "non-dropping-particle" : "", "parse-names" : false, "suffix" : "" }, { "dropping-particle" : "", "family" : "Kilminster", "given" : "Kieryn", "non-dropping-particle" : "", "parse-names" : false, "suffix" : "" }, { "dropping-particle" : "", "family" : "Lafratta", "given" : "Anna", "non-dropping-particle" : "", "parse-names" : false, "suffix" : "" }, { "dropping-particle" : "", "family" : "Lee", "given" : "Shing", "non-dropping-particle" : "", "parse-names" : false, "suffix" : "" }, { "dropping-particle" : "", "family" : "Lavery", "given" : "Paul S.", "non-dropping-particle" : "", "parse-names" : false, "suffix" : "" }, { "dropping-particle" : "", "family" : "Maher", "given" : "Damien T.", "non-dropping-particle" : "", "parse-names" : false, "suffix" : "" }, { "dropping-particle" : "", "family" : "Marb\u00e0", "given" : "N\u00faria", "non-dropping-particle" : "", "parse-names" : false, "suffix" : "" }, { "dropping-particle" : "", "family" : "Masque", "given" : "Pere", "non-dropping-particle" : "", "parse-names" : false, "suffix" : "" }, { "dropping-particle" : "", "family" : "Mateo", "given" : "Miguel A.", "non-dropping-particle" : "", "parse-names" : false, "suffix" : "" }, { "dropping-particle" : "", "family" : "Mount", "given" : "Richard", "non-dropping-particle" : "", "parse-names" : false, "suffix" : "" }, { "dropping-particle" : "", "family" : "Ralph", "given" : "Peter J.", "non-dropping-particle" : "", "parse-names" : false, "suffix" : "" }, { "dropping-particle" : "", "family" : "Roelfsema", "given" : "Chris", "non-dropping-particle" : "", "parse-names" : false, "suffix" : "" }, { "dropping-particle" : "", "family" : "Rozaimi", "given" : "Mohammad", "non-dropping-particle" : "", "parse-names" : false, "suffix" : "" }, { "dropping-particle" : "", "family" : "Ruhon", "given" : "Radhiyah", "non-dropping-particle" : "", "parse-names" : false, "suffix" : "" }, { "dropping-particle" : "", "family" : "Salinas", "given" : "Cristian", "non-dropping-particle" : "", "parse-names" : false, "suffix" : "" }, { "dropping-particle" : "", "family" : "Samper-Villarreal", "given" : "Jimena", "non-dropping-particle" : "", "parse-names" : false, "suffix" : "" }, { "dropping-particle" : "", "family" : "Sanderman", "given" : "Jonathan", "non-dropping-particle" : "", "parse-names" : false, "suffix" : "" }, { "dropping-particle" : "", "family" : "J. Sanders", "given" : "Christian", "non-dropping-particle" : "", "parse-names" : false, "suffix" : "" }, { "dropping-particle" : "", "family" : "Santos", "given" : "Isaac", "non-dropping-particle" : "", "parse-names" : false, "suffix" : "" }, { "dropping-particle" : "", "family" : "Sharples", "given" : "Chris", "non-dropping-particle" : "", "parse-names" : false, "suffix" : "" }, { "dropping-particle" : "", "family" : "Steven", "given" : "Andrew D. L.", "non-dropping-particle" : "", "parse-names" : false, "suffix" : "" }, { "dropping-particle" : "", "family" : "Cannard", "given" : "Toni", "non-dropping-particle" : "", "parse-names" : false, "suffix" : "" }, { "dropping-particle" : "", "family" : "Trevathan-Tackett", "given" : "Stacey M.", "non-dropping-particle" : "", "parse-names" : false, "suffix" : "" }, { "dropping-particle" : "", "family" : "Duarte", "given" : "Carlos M.", "non-dropping-particle" : "", "parse-names" : false, "suffix" : "" } ], "container-title" : "Nature Communications", "id" : "ITEM-2", "issue" : "1", "issued" : { "date-parts" : [ [ "2019", "12", "2" ] ] }, "page" : "4313", "title" : "Australian vegetated coastal ecosystems as global hotspots for climate change mitigation", "translator" : [ { "dropping-particle" : "", "family" : "L7220", "given" : "", "non-dropping-particle" : "", "parse-names" : false, "suffix" : "" } ], "type" : "article-journal", "volume" : "10" }, "uris" : [ "http://www.mendeley.com/documents/?uuid=0c4149a8-13cd-417a-8c6d-c53cfdf83efa" ] } ], "mendeley" : { "formattedCitation" : "(Taillardat et al., 2018; Serrano et al., 2019)", "plainTextFormattedCitation" : "(Taillardat et al., 2018; Serrano et al., 2019)", "previouslyFormattedCitation" : "(Taillardat et al., 2018; Serrano et al., 2019)" }, "properties" : { "noteIndex" : 0 }, "schema" : "https://github.com/citation-style-language/schema/raw/master/csl-citation.json" }</w:instrText>
      </w:r>
      <w:r w:rsidRPr="001E7A27">
        <w:rPr>
          <w:lang w:val="en-GB"/>
        </w:rPr>
        <w:fldChar w:fldCharType="separate"/>
      </w:r>
      <w:r w:rsidR="00025FA2" w:rsidRPr="001E7A27">
        <w:rPr>
          <w:noProof/>
          <w:lang w:val="en-GB"/>
        </w:rPr>
        <w:t>(Taillardat et al., 2018; Serrano et al., 2019)</w:t>
      </w:r>
      <w:r w:rsidRPr="001E7A27">
        <w:rPr>
          <w:lang w:val="en-GB"/>
        </w:rPr>
        <w:fldChar w:fldCharType="end"/>
      </w:r>
      <w:r w:rsidRPr="001E7A27">
        <w:rPr>
          <w:lang w:val="en-GB"/>
        </w:rPr>
        <w:t>, the global sequestration potential of blue carbon approaches is &lt;0.02 PgC yr</w:t>
      </w:r>
      <w:del w:id="6960" w:author="Ian Blenkinsop" w:date="2021-07-28T15:49:00Z">
        <w:r w:rsidRPr="001E7A27" w:rsidDel="006337D7">
          <w:rPr>
            <w:vertAlign w:val="superscript"/>
            <w:lang w:val="en-GB"/>
          </w:rPr>
          <w:delText>-</w:delText>
        </w:r>
      </w:del>
      <w:ins w:id="6961" w:author="Ian Blenkinsop" w:date="2021-07-28T15:49:00Z">
        <w:r w:rsidR="006337D7" w:rsidRPr="001E7A27">
          <w:rPr>
            <w:vertAlign w:val="superscript"/>
            <w:lang w:val="en-GB"/>
          </w:rPr>
          <w:t>–</w:t>
        </w:r>
      </w:ins>
      <w:r w:rsidRPr="001E7A27">
        <w:rPr>
          <w:vertAlign w:val="superscript"/>
          <w:lang w:val="en-GB"/>
        </w:rPr>
        <w:t>1</w:t>
      </w:r>
      <w:r w:rsidRPr="001E7A27">
        <w:rPr>
          <w:lang w:val="en-GB"/>
        </w:rPr>
        <w:t xml:space="preserve"> (</w:t>
      </w:r>
      <w:r w:rsidR="00AF62D8" w:rsidRPr="001E7A27">
        <w:rPr>
          <w:i/>
          <w:lang w:val="en-GB"/>
        </w:rPr>
        <w:t>medium</w:t>
      </w:r>
      <w:r w:rsidRPr="001E7A27">
        <w:rPr>
          <w:i/>
          <w:lang w:val="en-GB"/>
        </w:rPr>
        <w:t xml:space="preserve"> confidence</w:t>
      </w:r>
      <w:r w:rsidRPr="001E7A27">
        <w:rPr>
          <w:lang w:val="en-GB"/>
        </w:rPr>
        <w:t>) (</w:t>
      </w:r>
      <w:r w:rsidR="004A5E39" w:rsidRPr="001E7A27">
        <w:rPr>
          <w:lang w:val="en-GB"/>
        </w:rPr>
        <w:t xml:space="preserve">Figure 5.36; </w:t>
      </w:r>
      <w:r w:rsidRPr="001E7A27">
        <w:rPr>
          <w:lang w:val="en-GB"/>
        </w:rPr>
        <w:t>SROCC</w:t>
      </w:r>
      <w:ins w:id="6962" w:author="Ian Blenkinsop" w:date="2021-07-28T15:49:00Z">
        <w:r w:rsidR="006337D7" w:rsidRPr="001E7A27">
          <w:rPr>
            <w:lang w:val="en-GB"/>
          </w:rPr>
          <w:t>,</w:t>
        </w:r>
      </w:ins>
      <w:r w:rsidRPr="001E7A27">
        <w:rPr>
          <w:lang w:val="en-GB"/>
        </w:rPr>
        <w:t xml:space="preserve"> </w:t>
      </w:r>
      <w:r w:rsidR="004A5E39" w:rsidRPr="001E7A27">
        <w:rPr>
          <w:lang w:val="en-GB"/>
        </w:rPr>
        <w:t xml:space="preserve">Section </w:t>
      </w:r>
      <w:r w:rsidRPr="001E7A27">
        <w:rPr>
          <w:lang w:val="en-GB"/>
        </w:rPr>
        <w:t xml:space="preserve">5.5.1.2; </w:t>
      </w:r>
      <w:commentRangeStart w:id="6963"/>
      <w:r w:rsidRPr="001E7A27">
        <w:rPr>
          <w:lang w:val="en-GB"/>
        </w:rPr>
        <w:fldChar w:fldCharType="begin" w:fldLock="1"/>
      </w:r>
      <w:ins w:id="6964" w:author="Robin Matthews" w:date="2021-06-17T19:07:00Z">
        <w:r w:rsidR="00C366F4" w:rsidRPr="001E7A27">
          <w:rPr>
            <w:lang w:val="en-GB"/>
          </w:rPr>
          <w:instrText>ADDIN CSL_CITATION { "citationItems" : [ { "id" : "ITEM-1", "itemData" : { "DOI" : "10.3389/fmars.2018.00337", "ISBN" : "2296-7745", "ISSN" : "2296-7745", "abstract" : "The Paris agreement target of limiting global surface warming to 1.5-2\u00b0C compared to pre-industrial levels by 2100 will heavily impact the ocean. While ambitious mitigation and adaptation are both needed, the ocean provides major opportunities for action to reduce climate change globally and its impacts on vital ecosystems and ecosystem services. A comprehensive and systematic assessment of 13 global- and local-scale, ocean-based measures was performed to help steer the development and implementation of technologies and actions towards a sustainable outcome. We show that (1) all measures have tradeoffs and multiple criteria must be used for a comprehensive assessment of their potential, (2) greatest benefit is derived by combining global and local solutions, some of which could be implemented or scaled-up immediately, (3) some measures are too uncertain to be recommended yet, (4) political consistency must be achieved through effective cross-scale governance mechanisms, (5) scientific effort must focus on effectiveness, co-benefits, disbenefits, and costs of poorly tested as well as new and emerging measures.", "author" : [ { "dropping-particle" : "", "family" : "Gattuso", "given" : "Jean-Pierre", "non-dropping-particle" : "", "parse-names" : false, "suffix" : "" }, { "dropping-particle" : "", "family" : "Magnan", "given" : "Alexandre K", "non-dropping-particle" : "", "parse-names" : false, "suffix" : "" }, { "dropping-particle" : "", "family" : "Bopp", "given" : "Laurent", "non-dropping-particle" : "", "parse-names" : false, "suffix" : "" }, { "dropping-particle" : "", "family" : "Cheung", "given" : "William W L", "non-dropping-particle" : "", "parse-names" : false, "suffix" : "" }, { "dropping-particle" : "", "family" : "Duarte", "given" : "Carlos M", "non-dropping-particle" : "", "parse-names" : false, "suffix" : "" }, { "dropping-particle" : "", "family" : "Hinkel", "given" : "Jochen", "non-dropping-particle" : "", "parse-names" : false, "suffix" : "" }, { "dropping-particle" : "", "family" : "Mcleod", "given" : "Elizabeth", "non-dropping-particle" : "", "parse-names" : false, "suffix" : "" }, { "dropping-particle" : "", "family" : "Micheli", "given" : "Fiorenza", "non-dropping-particle" : "", "parse-names" : false, "suffix" : "" }, { "dropping-particle" : "", "family" : "Oschlies", "given" : "Andreas", "non-dropping-particle" : "", "parse-names" : false, "suffix" : "" }, { "dropping-particle" : "", "family" : "Williamson", "given" : "Phillip", "non-dropping-particle" : "", "parse-names" : false, "suffix" : "" }, { "dropping-particle" : "", "family" : "Bill\u00e9", "given" : "Rapha\u00ebl", "non-dropping-particle" : "", "parse-names" : false, "suffix" : "" }, { "dropping-particle" : "", "family" : "Chalastani", "given" : "Vasiliki I", "non-dropping-particle" : "", "parse-names" : false, "suffix" : "" }, { "dropping-particle" : "", "family" : "Gates", "given" : "Ruth D", "non-dropping-particle" : "", "parse-names" : false, "suffix" : "" }, { "dropping-particle" : "", "family" : "Irisson", "given" : "Jean-Olivier", "non-dropping-particle" : "", "parse-names" : false, "suffix" : "" }, { "dropping-particle" : "", "family" : "Middelburg", "given" : "Jack J", "non-dropping-particle" : "", "parse-names" : false, "suffix" : "" }, { "dropping-particle" : "", "family" : "P\u00f6rtner", "given" : "Hans-Otto", "non-dropping-particle" : "", "parse-names" : false, "suffix" : "" }, { "dropping-particle" : "", "family" : "Rau", "given" : "Greg H", "non-dropping-particle" : "", "parse-names" : false, "suffix" : "" } ], "container-title" : "Frontiers in Marine Science", "id" : "ITEM-1", "issued" : { "date-parts" : [ [ "2018", "10", "4" ] ] }, "page" : "337", "title" : "Ocean Solutions to Address Climate Change and Its Effects on Marine Ecosystems", "translator" : [ { "dropping-particle" : "", "family" : "L6260", "given" : "", "non-dropping-particle" : "", "parse-names" : false, "suffix" : "" } ], "type" : "article-journal", "volume" : "5" }, "uris" : [ "http://www.mendeley.com/documents/?uuid=59733a50-d8b5-4389-a33c-ca8966e0911b" ] }, { "id" : "ITEM-2",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"ITEM-2",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"id" : "ITEM-3",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"ITEM-3",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"mendeley" : { "formattedCitation" : "(Griscom et al., 2017; Gattuso et al., 2018; NASEM, 2019)", "manualFormatting" : "Griscom et al., 2017; Gattuso et al., 2018; NASEM, 2019)", "plainTextFormattedCitation" : "(Griscom et al., 2017; Gattuso et al., 2018; NASEM, 2019)", "previouslyFormattedCitation" : "(Griscom et al., 2017; Gattuso et al., 2018; NASEM, 2019)" }, "properties" : { "noteIndex" : 0 }, "schema" : "https://github.com/citation-style-language/schema/raw/master/csl-citation.json" }</w:instrText>
        </w:r>
      </w:ins>
      <w:del w:id="6965" w:author="Robin Matthews" w:date="2021-06-17T19:06:00Z">
        <w:r w:rsidR="00747167" w:rsidRPr="001E7A27" w:rsidDel="00C366F4">
          <w:rPr>
            <w:lang w:val="en-GB"/>
          </w:rPr>
          <w:delInstrText>ADDIN CSL_CITATION { "citationItems" : [ { "id" : "ITEM-1", "itemData" : { "DOI" : "10.3389/fmars.2018.00337", "ISBN" : "2296-7745", "ISSN" : "2296-7745", "abstract" : "The Paris agreement target of limiting global surface warming to 1.5-2\u00b0C compared to pre-industrial levels by 2100 will heavily impact the ocean. While ambitious mitigation and adaptation are both needed, the ocean provides major opportunities for action to reduce climate change globally and its impacts on vital ecosystems and ecosystem services. A comprehensive and systematic assessment of 13 global- and local-scale, ocean-based measures was performed to help steer the development and implementation of technologies and actions towards a sustainable outcome. We show that (1) all measures have tradeoffs and multiple criteria must be used for a comprehensive assessment of their potential, (2) greatest benefit is derived by combining global and local solutions, some of which could be implemented or scaled-up immediately, (3) some measures are too uncertain to be recommended yet, (4) political consistency must be achieved through effective cross-scale governance mechanisms, (5) scientific effort must focus on effectiveness, co-benefits, disbenefits, and costs of poorly tested as well as new and emerging measures.", "author" : [ { "dropping-particle" : "", "family" : "Gattuso", "given" : "Jean-Pierre", "non-dropping-particle" : "", "parse-names" : false, "suffix" : "" }, { "dropping-particle" : "", "family" : "Magnan", "given" : "Alexandre K", "non-dropping-particle" : "", "parse-names" : false, "suffix" : "" }, { "dropping-particle" : "", "family" : "Bopp", "given" : "Laurent", "non-dropping-particle" : "", "parse-names" : false, "suffix" : "" }, { "dropping-particle" : "", "family" : "Cheung", "given" : "William W L", "non-dropping-particle" : "", "parse-names" : false, "suffix" : "" }, { "dropping-particle" : "", "family" : "Duarte", "given" : "Carlos M", "non-dropping-particle" : "", "parse-names" : false, "suffix" : "" }, { "dropping-particle" : "", "family" : "Hinkel", "given" : "Jochen", "non-dropping-particle" : "", "parse-names" : false, "suffix" : "" }, { "dropping-particle" : "", "family" : "Mcleod", "given" : "Elizabeth", "non-dropping-particle" : "", "parse-names" : false, "suffix" : "" }, { "dropping-particle" : "", "family" : "Micheli", "given" : "Fiorenza", "non-dropping-particle" : "", "parse-names" : false, "suffix" : "" }, { "dropping-particle" : "", "family" : "Oschlies", "given" : "Andreas", "non-dropping-particle" : "", "parse-names" : false, "suffix" : "" }, { "dropping-particle" : "", "family" : "Williamson", "given" : "Phillip", "non-dropping-particle" : "", "parse-names" : false, "suffix" : "" }, { "dropping-particle" : "", "family" : "Bill\u00e9", "given" : "Rapha\u00ebl", "non-dropping-particle" : "", "parse-names" : false, "suffix" : "" }, { "dropping-particle" : "", "family" : "Chalastani", "given" : "Vasiliki I", "non-dropping-particle" : "", "parse-names" : false, "suffix" : "" }, { "dropping-particle" : "", "family" : "Gates", "given" : "Ruth D", "non-dropping-particle" : "", "parse-names" : false, "suffix" : "" }, { "dropping-particle" : "", "family" : "Irisson", "given" : "Jean-Olivier", "non-dropping-particle" : "", "parse-names" : false, "suffix" : "" }, { "dropping-particle" : "", "family" : "Middelburg", "given" : "Jack J", "non-dropping-particle" : "", "parse-names" : false, "suffix" : "" }, { "dropping-particle" : "", "family" : "P\u00f6rtner", "given" : "Hans-Otto", "non-dropping-particle" : "", "parse-names" : false, "suffix" : "" }, { "dropping-particle" : "", "family" : "Rau", "given" : "Greg H", "non-dropping-particle" : "", "parse-names" : false, "suffix" : "" } ], "container-title" : "Frontiers in Marine Science", "id" : "ITEM-1", "issued" : { "date-parts" : [ [ "2018", "10", "4" ] ] }, "page" : "337", "title" : "Ocean Solutions to Address Climate Change and Its Effects on Marine Ecosystems", "translator" : [ { "dropping-particle" : "", "family" : "L6260", "given" : "", "non-dropping-particle" : "", "parse-names" : false, "suffix" : "" } ], "type" : "article-journal", "volume" : "5" }, "uris" : [ "http://www.mendeley.com/documents/?uuid=59733a50-d8b5-4389-a33c-ca8966e0911b" ] }, { "id" : "ITEM-2",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"ITEM-2",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"id" : "ITEM-3",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"ITEM-3",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"mendeley" : { "formattedCitation" : "(Griscom et al., 2017; Gattuso et al., 2018; NASEM, 2019)", "manualFormatting" : "Griscom et al., 2017; Gattuso et al., 2018; National Academies of Sciences and Medicine, 2019", "plainTextFormattedCitation" : "(Griscom et al., 2017; Gattuso et al., 2018; NASEM, 2019)", "previouslyFormattedCitation" : "(Griscom et al., 2017; Gattuso et al., 2018; NASEM, 2019)" }, "properties" : { "noteIndex" : 0 }, "schema" : "https://github.com/citation-style-language/schema/raw/master/csl-citation.json" }</w:delInstrText>
        </w:r>
      </w:del>
      <w:r w:rsidRPr="001E7A27">
        <w:rPr>
          <w:lang w:val="en-GB"/>
        </w:rPr>
        <w:fldChar w:fldCharType="separate"/>
      </w:r>
      <w:r w:rsidR="00025FA2" w:rsidRPr="001E7A27">
        <w:rPr>
          <w:noProof/>
          <w:lang w:val="en-GB"/>
        </w:rPr>
        <w:t>Griscom et al., 2017; Gattuso et al., 2018; N</w:t>
      </w:r>
      <w:ins w:id="6966" w:author="Robin Matthews" w:date="2021-06-17T19:06:00Z">
        <w:r w:rsidR="00C366F4" w:rsidRPr="001E7A27">
          <w:rPr>
            <w:noProof/>
            <w:lang w:val="en-GB"/>
          </w:rPr>
          <w:t>ASEM</w:t>
        </w:r>
      </w:ins>
      <w:del w:id="6967" w:author="Robin Matthews" w:date="2021-06-17T19:06:00Z">
        <w:r w:rsidR="00025FA2" w:rsidRPr="001E7A27" w:rsidDel="00C366F4">
          <w:rPr>
            <w:noProof/>
            <w:lang w:val="en-GB"/>
          </w:rPr>
          <w:delText>ational Academies of Sciences and Medicine</w:delText>
        </w:r>
      </w:del>
      <w:r w:rsidR="00025FA2" w:rsidRPr="001E7A27">
        <w:rPr>
          <w:noProof/>
          <w:lang w:val="en-GB"/>
        </w:rPr>
        <w:t>, 201</w:t>
      </w:r>
      <w:ins w:id="6968" w:author="Robin Matthews" w:date="2021-06-17T19:07:00Z">
        <w:r w:rsidR="00C366F4" w:rsidRPr="001E7A27">
          <w:rPr>
            <w:noProof/>
            <w:lang w:val="en-GB"/>
          </w:rPr>
          <w:t>9)</w:t>
        </w:r>
      </w:ins>
      <w:del w:id="6969" w:author="Robin Matthews" w:date="2021-06-17T19:07:00Z">
        <w:r w:rsidR="00025FA2" w:rsidRPr="001E7A27" w:rsidDel="00C366F4">
          <w:rPr>
            <w:noProof/>
            <w:lang w:val="en-GB"/>
          </w:rPr>
          <w:delText>9</w:delText>
        </w:r>
      </w:del>
      <w:r w:rsidRPr="001E7A27">
        <w:rPr>
          <w:lang w:val="en-GB"/>
        </w:rPr>
        <w:fldChar w:fldCharType="end"/>
      </w:r>
      <w:commentRangeEnd w:id="6963"/>
      <w:r w:rsidR="00025FA2" w:rsidRPr="001E7A27">
        <w:rPr>
          <w:rStyle w:val="CommentReference"/>
          <w:lang w:val="en-GB"/>
        </w:rPr>
        <w:commentReference w:id="6963"/>
      </w:r>
      <w:del w:id="6970" w:author="Robin Matthews" w:date="2021-06-17T19:07:00Z">
        <w:r w:rsidRPr="001E7A27" w:rsidDel="00C366F4">
          <w:rPr>
            <w:lang w:val="en-GB"/>
          </w:rPr>
          <w:delText>)</w:delText>
        </w:r>
      </w:del>
      <w:r w:rsidRPr="001E7A27">
        <w:rPr>
          <w:lang w:val="en-GB"/>
        </w:rPr>
        <w:t>.</w:t>
      </w:r>
      <w:r w:rsidRPr="001E7A27">
        <w:rPr>
          <w:rFonts w:cs="Frutiger LT Pro 67 Bold Cn"/>
          <w:b/>
          <w:bCs/>
          <w:color w:val="211D1E"/>
          <w:sz w:val="19"/>
          <w:szCs w:val="19"/>
          <w:lang w:val="en-GB"/>
        </w:rPr>
        <w:t xml:space="preserve"> </w:t>
      </w:r>
    </w:p>
    <w:p w14:paraId="0CDB4DDA" w14:textId="77777777" w:rsidR="00E3676F" w:rsidRPr="001E7A27" w:rsidRDefault="00E3676F" w:rsidP="005C7F25">
      <w:pPr>
        <w:pStyle w:val="AR6BodyText"/>
        <w:rPr>
          <w:lang w:val="en-GB" w:eastAsia="en-US"/>
        </w:rPr>
      </w:pPr>
    </w:p>
    <w:p w14:paraId="415D19B9" w14:textId="77777777" w:rsidR="00186B0B" w:rsidRPr="001E7A27" w:rsidRDefault="00186B0B" w:rsidP="005C7F25">
      <w:pPr>
        <w:pStyle w:val="AR6BodyText"/>
        <w:rPr>
          <w:lang w:val="en-GB" w:eastAsia="en-US"/>
        </w:rPr>
      </w:pPr>
    </w:p>
    <w:p w14:paraId="54464A08" w14:textId="448F3277" w:rsidR="00E3676F" w:rsidRPr="001E7A27" w:rsidRDefault="00E3676F" w:rsidP="00535548">
      <w:pPr>
        <w:pStyle w:val="AR6Chap5Level451111"/>
        <w:rPr>
          <w:lang w:val="en-GB"/>
        </w:rPr>
      </w:pPr>
      <w:bookmarkStart w:id="6971" w:name="_Toc5716992"/>
      <w:bookmarkStart w:id="6972" w:name="_Toc33564333"/>
      <w:bookmarkStart w:id="6973" w:name="_Toc70535750"/>
      <w:bookmarkStart w:id="6974" w:name="_Hlk53050479"/>
      <w:r w:rsidRPr="001E7A27">
        <w:rPr>
          <w:lang w:val="en-GB"/>
        </w:rPr>
        <w:t xml:space="preserve">Geochemical CDR </w:t>
      </w:r>
      <w:ins w:id="6975" w:author="Soapbox" w:date="2021-07-15T10:33:00Z">
        <w:r w:rsidR="00B12C8A" w:rsidRPr="001E7A27">
          <w:rPr>
            <w:lang w:val="en-GB"/>
          </w:rPr>
          <w:t>m</w:t>
        </w:r>
      </w:ins>
      <w:del w:id="6976" w:author="Soapbox" w:date="2021-07-15T10:33:00Z">
        <w:r w:rsidR="003A2CCF" w:rsidRPr="001E7A27" w:rsidDel="00B12C8A">
          <w:rPr>
            <w:lang w:val="en-GB"/>
          </w:rPr>
          <w:delText>M</w:delText>
        </w:r>
      </w:del>
      <w:r w:rsidRPr="001E7A27">
        <w:rPr>
          <w:lang w:val="en-GB"/>
        </w:rPr>
        <w:t>ethods</w:t>
      </w:r>
      <w:bookmarkEnd w:id="6971"/>
      <w:bookmarkEnd w:id="6972"/>
      <w:bookmarkEnd w:id="6973"/>
    </w:p>
    <w:bookmarkEnd w:id="6974"/>
    <w:p w14:paraId="27930AB2" w14:textId="14DB204C" w:rsidR="00E3676F" w:rsidRPr="001E7A27" w:rsidRDefault="00E3676F" w:rsidP="005C7F25">
      <w:pPr>
        <w:pStyle w:val="AR6BodyText"/>
        <w:rPr>
          <w:rFonts w:cs="Times New Roman"/>
          <w:color w:val="000000" w:themeColor="text1"/>
          <w:lang w:val="en-GB" w:eastAsia="en-US"/>
        </w:rPr>
      </w:pPr>
      <w:r w:rsidRPr="001E7A27">
        <w:rPr>
          <w:rFonts w:cs="Times New Roman"/>
          <w:color w:val="000000" w:themeColor="text1"/>
          <w:lang w:val="en-GB" w:eastAsia="en-US"/>
        </w:rPr>
        <w:t>Enhanced weathering (EW) is based on naturally occurring weathering processes of silicate and carbonate rocks, removing CO</w:t>
      </w:r>
      <w:r w:rsidRPr="001E7A27">
        <w:rPr>
          <w:rFonts w:cs="Times New Roman"/>
          <w:color w:val="000000" w:themeColor="text1"/>
          <w:vertAlign w:val="subscript"/>
          <w:lang w:val="en-GB"/>
        </w:rPr>
        <w:t>2</w:t>
      </w:r>
      <w:r w:rsidRPr="001E7A27">
        <w:rPr>
          <w:rFonts w:cs="Times New Roman"/>
          <w:color w:val="000000" w:themeColor="text1"/>
          <w:lang w:val="en-GB" w:eastAsia="en-US"/>
        </w:rPr>
        <w:t xml:space="preserve"> from the atmosphere. Weathering is accelerated by spreading ground rocks on soils, coasts or oceans. EW increases the alkalinity and pH of natural waters, helps dampen ocean acidification and increases ocean carbon uptake </w:t>
      </w:r>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"citationItems" : [ { "id" : "ITEM-1", "itemData" : { "DOI" : "10.1038/s41477-018-0108-y", "ISSN" : "2055-0278", "abstract" : "The magnitude of future climate change could be moderated by immediately reducing the amount of CO2 entering the atmosphere as a result of energy generation and by adopting strategies that actively remove CO2 from it. Biogeochemical improvement of soils by adding crushed, fast-reacting silicate rocks to croplands is one such CO2-removal strategy. This approach has the potential to improve crop production, increase protection from pests and diseases, and restore soil fertility and structure. Managed croplands worldwide are already equipped for frequent rock dust additions to soils, making rapid adoption at scale feasible, and the potential benefits could generate financial incentives for widespread adoption in the agricultural sector. However, there are still obstacles to be surmounted. Audited field-scale assessments of the efficacy of CO2 capture are urgently required together with detailed environmental monitoring. A cost-effective way to meet the rock requirements for CO2 removal must be found, possibly involving the recycling of silicate waste materials. Finally, issues of public perception, trust and acceptance must also be addressed.", "author" : [ { "dropping-particle" : "", "family" : "Beerling", "given" : "David J", "non-dropping-particle" : "", "parse-names" : false, "suffix" : "" }, { "dropping-particle" : "", "family" : "Leake", "given" : "Jonathan R", "non-dropping-particle" : "", "parse-names" : false, "suffix" : "" }, { "dropping-particle" : "", "family" : "Long", "given" : "Stephen P", "non-dropping-particle" : "", "parse-names" : false, "suffix" : "" }, { "dropping-particle" : "", "family" : "Scholes", "given" : "Julie D", "non-dropping-particle" : "", "parse-names" : false, "suffix" : "" }, { "dropping-particle" : "", "family" : "Ton", "given" : "Jurriaan", "non-dropping-particle" : "", "parse-names" : false, "suffix" : "" }, { "dropping-particle" : "", "family" : "Nelson", "given" : "Paul N", "non-dropping-particle" : "", "parse-names" : false, "suffix" : "" }, { "dropping-particle" : "", "family" : "Bird", "given" : "Michael", "non-dropping-particle" : "", "parse-names" : false, "suffix" : "" }, { "dropping-particle" : "", "family" : "Kantzas", "given" : "Euripides", "non-dropping-particle" : "", "parse-names" : false, "suffix" : "" }, { "dropping-particle" : "", "family" : "Taylor", "given" : "Lyla L", "non-dropping-particle" : "", "parse-names" : false, "suffix" : "" }, { "dropping-particle" : "", "family" : "Sarkar", "given" : "Binoy", "non-dropping-particle" : "", "parse-names" : false, "suffix" : "" }, { "dropping-particle" : "", "family" : "Kelland", "given" : "Mike", "non-dropping-particle" : "", "parse-names" : false, "suffix" : "" }, { "dropping-particle" : "", "family" : "DeLucia", "given" : "Evan", "non-dropping-particle" : "", "parse-names" : false, "suffix" : "" }, { "dropping-particle" : "", "family" : "Kantola", "given" : "Ilsa", "non-dropping-particle" : "", "parse-names" : false, "suffix" : "" }, { "dropping-particle" : "", "family" : "M\u00fcller", "given" : "Christoph", "non-dropping-particle" : "", "parse-names" : false, "suffix" : "" }, { "dropping-particle" : "", "family" : "Rau", "given" : "Greg", "non-dropping-particle" : "", "parse-names" : false, "suffix" : "" }, { "dropping-particle" : "", "family" : "Hansen", "given" : "James", "non-dropping-particle" : "", "parse-names" : false, "suffix" : "" } ], "container-title" : "Nature Plants", "id" : "ITEM-1", "issue" : "3", "issued" : { "date-parts" : [ [ "2018", "3", "19" ] ] }, "page" : "138-147", "title" : "Farming with crops and rocks to address global climate, food and soil security", "translator" : [ { "dropping-particle" : "", "family" : "L3950", "given" : "", "non-dropping-particle" : "", "parse-names" : false, "suffix" : "" } ], "type" : "article-journal", "volume" : "4" }, "uris" : [ "http://www.mendeley.com/documents/?uuid=94bc2918-42ff-4751-a9b3-7dbbf7c7509e" ] } ], "mendeley" : { "formattedCitation" : "(Beerling et al., 2018)", "plainTextFormattedCitation" : "(Beerling et al., 2018)", "previouslyFormattedCitation" : "(Beerling et al., 2018)" }, "properties" : { "noteIndex" : 0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(Beerling et al., 2018)</w:t>
      </w:r>
      <w:r w:rsidRPr="001E7A27">
        <w:rPr>
          <w:rFonts w:cs="Times New Roman"/>
          <w:color w:val="000000" w:themeColor="text1"/>
          <w:lang w:val="en-GB" w:eastAsia="en-US"/>
        </w:rPr>
        <w:fldChar w:fldCharType="end"/>
      </w:r>
      <w:r w:rsidRPr="001E7A27">
        <w:rPr>
          <w:rFonts w:cs="Times New Roman"/>
          <w:color w:val="000000" w:themeColor="text1"/>
          <w:lang w:val="en-GB" w:eastAsia="en-US"/>
        </w:rPr>
        <w:t>. The dissolution of minerals stimulate</w:t>
      </w:r>
      <w:r w:rsidR="00C5021B" w:rsidRPr="001E7A27">
        <w:rPr>
          <w:rFonts w:cs="Times New Roman"/>
          <w:color w:val="000000" w:themeColor="text1"/>
          <w:lang w:val="en-GB" w:eastAsia="en-US"/>
        </w:rPr>
        <w:t>s</w:t>
      </w:r>
      <w:r w:rsidRPr="001E7A27">
        <w:rPr>
          <w:rFonts w:cs="Times New Roman"/>
          <w:color w:val="000000" w:themeColor="text1"/>
          <w:lang w:val="en-GB" w:eastAsia="en-US"/>
        </w:rPr>
        <w:t xml:space="preserve"> biological productivity of croplands </w:t>
      </w:r>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"citationItems" : [ { "id" : "ITEM-1", "itemData" : { "DOI" : "10.1038/s41477-018-0108-y", "ISSN" : "2055-0278", "abstract" : "The magnitude of future climate change could be moderated by immediately reducing the amount of CO2 entering the atmosphere as a result of energy generation and by adopting strategies that actively remove CO2 from it. Biogeochemical improvement of soils by adding crushed, fast-reacting silicate rocks to croplands is one such CO2-removal strategy. This approach has the potential to improve crop production, increase protection from pests and diseases, and restore soil fertility and structure. Managed croplands worldwide are already equipped for frequent rock dust additions to soils, making rapid adoption at scale feasible, and the potential benefits could generate financial incentives for widespread adoption in the agricultural sector. However, there are still obstacles to be surmounted. Audited field-scale assessments of the efficacy of CO2 capture are urgently required together with detailed environmental monitoring. A cost-effective way to meet the rock requirements for CO2 removal must be found, possibly involving the recycling of silicate waste materials. Finally, issues of public perception, trust and acceptance must also be addressed.", "author" : [ { "dropping-particle" : "", "family" : "Beerling", "given" : "David J", "non-dropping-particle" : "", "parse-names" : false, "suffix" : "" }, { "dropping-particle" : "", "family" : "Leake", "given" : "Jonathan R", "non-dropping-particle" : "", "parse-names" : false, "suffix" : "" }, { "dropping-particle" : "", "family" : "Long", "given" : "Stephen P", "non-dropping-particle" : "", "parse-names" : false, "suffix" : "" }, { "dropping-particle" : "", "family" : "Scholes", "given" : "Julie D", "non-dropping-particle" : "", "parse-names" : false, "suffix" : "" }, { "dropping-particle" : "", "family" : "Ton", "given" : "Jurriaan", "non-dropping-particle" : "", "parse-names" : false, "suffix" : "" }, { "dropping-particle" : "", "family" : "Nelson", "given" : "Paul N", "non-dropping-particle" : "", "parse-names" : false, "suffix" : "" }, { "dropping-particle" : "", "family" : "Bird", "given" : "Michael", "non-dropping-particle" : "", "parse-names" : false, "suffix" : "" }, { "dropping-particle" : "", "family" : "Kantzas", "given" : "Euripides", "non-dropping-particle" : "", "parse-names" : false, "suffix" : "" }, { "dropping-particle" : "", "family" : "Taylor", "given" : "Lyla L", "non-dropping-particle" : "", "parse-names" : false, "suffix" : "" }, { "dropping-particle" : "", "family" : "Sarkar", "given" : "Binoy", "non-dropping-particle" : "", "parse-names" : false, "suffix" : "" }, { "dropping-particle" : "", "family" : "Kelland", "given" : "Mike", "non-dropping-particle" : "", "parse-names" : false, "suffix" : "" }, { "dropping-particle" : "", "family" : "DeLucia", "given" : "Evan", "non-dropping-particle" : "", "parse-names" : false, "suffix" : "" }, { "dropping-particle" : "", "family" : "Kantola", "given" : "Ilsa", "non-dropping-particle" : "", "parse-names" : false, "suffix" : "" }, { "dropping-particle" : "", "family" : "M\u00fcller", "given" : "Christoph", "non-dropping-particle" : "", "parse-names" : false, "suffix" : "" }, { "dropping-particle" : "", "family" : "Rau", "given" : "Greg", "non-dropping-particle" : "", "parse-names" : false, "suffix" : "" }, { "dropping-particle" : "", "family" : "Hansen", "given" : "James", "non-dropping-particle" : "", "parse-names" : false, "suffix" : "" } ], "container-title" : "Nature Plants", "id" : "ITEM-1", "issue" : "3", "issued" : { "date-parts" : [ [ "2018", "3", "19" ] ] }, "page" : "138-147", "title" : "Farming with crops and rocks to address global climate, food and soil security", "translator" : [ { "dropping-particle" : "", "family" : "L3950", "given" : "", "non-dropping-particle" : "", "parse-names" : false, "suffix" : "" } ], "type" : "article-journal", "volume" : "4" }, "uris" : [ "http://www.mendeley.com/documents/?uuid=94bc2918-42ff-4751-a9b3-7dbbf7c7509e" ] }, { "id" : "ITEM-2", "itemData" : { "DOI" : "10.1002/rog.20004", "ISSN" : "87551209", "abstract" : "Chemical weathering is an integral part of both the rock and carbon cycles and is being affected by changes in land use, particularly as a result of agricultural practices such as tilling, mineral fertilization, or liming to adjust soil pH. These human activities have already altered the terrestrial chemical cycles and land\u2010ocean flux of major elements, although the extent remains difficult to quantify. When deployed on a grand scale, Enhanced Weathering (a form of mineral fertilization), the application of finely ground minerals over the land surface, could be used to remove CO2 from the atmosphere. The release of cations during the dissolution of such silicate minerals would convert dissolved CO2 to bicarbonate, increasing the alkalinity and pH of natural waters. Some products of mineral dissolution would precipitate in soils or be taken up by ecosystems, but a significant portion would be transported to the coastal zone and the open ocean, where the increase in alkalinity would partially counteract \u201cocean acidification\u201d associated with the current marked increase in atmospheric CO2. Other elements released during this mineral dissolution, like Si, P, or K, could stimulate biological productivity, further helping to remove CO2 from the atmosphere. On land, the terrestrial carbon pool would likely increase in response to Enhanced Weathering in areas where ecosystem growth rates are currently limited by one of the nutrients that would be released during mineral dissolution. In the ocean, the biological carbon pumps (which export organic matter and CaCO3 to the deep ocean) may be altered by the resulting influx of nutrients and alkalinity to the ocean. This review merges current interdisciplinary knowledge about Enhanced Weathering, the processes involved, and the applicability as well as some of the consequences and risks of applying the method.", "author" : [ { "dropping-particle" : "", "family" : "Hartmann", "given" : "Jens", "non-dropping-particle" : "", "parse-names" : false, "suffix" : "" }, { "dropping-particle" : "", "family" : "West", "given" : "A. Joshua", "non-dropping-particle" : "", "parse-names" : false, "suffix" : "" }, { "dropping-particle" : "", "family" : "Renforth", "given" : "Phil", "non-dropping-particle" : "", "parse-names" : false, "suffix" : "" }, { "dropping-particle" : "", "family" : "K\u00f6hler", "given" : "Peter", "non-dropping-particle" : "", "parse-names" : false, "suffix" : "" }, { "dropping-particle" : "", "family" : "La Rocha", "given" : "Christina L.", "non-dropping-particle" : "De", "parse-names" : false, "suffix" : "" }, { "dropping-particle" : "", "family" : "Wolf-Gladrow", "given" : "Dieter A.", "non-dropping-particle" : "", "parse-names" : false, "suffix" : "" }, { "dropping-particle" : "", "family" : "D\u00fcrr", "given" : "Hans H.", "non-dropping-particle" : "", "parse-names" : false, "suffix" : "" }, { "dropping-particle" : "", "family" : "Scheffran", "given" : "J\u00fcrgen", "non-dropping-particle" : "", "parse-names" : false, "suffix" : "" } ], "container-title" : "Reviews of Geophysics", "id" : "ITEM-2", "issue" : "2", "issued" : { "date-parts" : [ [ "2013", "4" ] ] }, "page" : "113-149", "title" : "Enhanced chemical weathering as a geoengineering strategy to reduce atmospheric carbon dioxide, supply nutrients, and mitigate ocean acidification", "translator" : [ { "dropping-particle" : "", "family" : "L3829", "given" : "", "non-dropping-particle" : "", "parse-names" : false, "suffix" : "" } ], "type" : "article-journal", "volume" : "51" }, "uris" : [ "http://www.mendeley.com/documents/?uuid=31ea75d0-ca4c-4326-937f-82f5521bcfdd" ] } ], "mendeley" : { "formattedCitation" : "(Hartmann et al., 2013; Beerling et al., 2018)", "plainTextFormattedCitation" : "(Hartmann et al., 2013; Beerling et al., 2018)", "previouslyFormattedCitation" : "(Hartmann et al., 2013; Beerling et al., 2018)" }, "properties" : { "noteIndex" : 0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(Hartmann et al., 2013; Beerling et al., 2018)</w:t>
      </w:r>
      <w:r w:rsidRPr="001E7A27">
        <w:rPr>
          <w:rFonts w:cs="Times New Roman"/>
          <w:color w:val="000000" w:themeColor="text1"/>
          <w:lang w:val="en-GB" w:eastAsia="en-US"/>
        </w:rPr>
        <w:fldChar w:fldCharType="end"/>
      </w:r>
      <w:r w:rsidRPr="001E7A27">
        <w:rPr>
          <w:rFonts w:cs="Times New Roman"/>
          <w:color w:val="000000" w:themeColor="text1"/>
          <w:lang w:val="en-GB" w:eastAsia="en-US"/>
        </w:rPr>
        <w:t xml:space="preserve">, but can also liberate toxic trace metals (such as </w:t>
      </w:r>
      <w:commentRangeStart w:id="6977"/>
      <w:r w:rsidRPr="001E7A27">
        <w:rPr>
          <w:rFonts w:cs="Times New Roman"/>
          <w:color w:val="000000" w:themeColor="text1"/>
          <w:lang w:val="en-GB" w:eastAsia="en-US"/>
        </w:rPr>
        <w:t>Ni, Cr, Cu</w:t>
      </w:r>
      <w:commentRangeEnd w:id="6977"/>
      <w:r w:rsidR="006337D7" w:rsidRPr="001E7A27">
        <w:rPr>
          <w:rStyle w:val="CommentReference"/>
          <w:lang w:val="en-GB"/>
        </w:rPr>
        <w:commentReference w:id="6977"/>
      </w:r>
      <w:r w:rsidRPr="001E7A27">
        <w:rPr>
          <w:rFonts w:cs="Times New Roman"/>
          <w:color w:val="000000" w:themeColor="text1"/>
          <w:lang w:val="en-GB" w:eastAsia="en-US"/>
        </w:rPr>
        <w:t xml:space="preserve">) into soil or water bodies </w:t>
      </w:r>
      <w:commentRangeStart w:id="6978"/>
      <w:r w:rsidRPr="001E7A27">
        <w:rPr>
          <w:rFonts w:cs="Times New Roman"/>
          <w:color w:val="000000" w:themeColor="text1"/>
          <w:lang w:val="en-GB" w:eastAsia="en-US"/>
        </w:rPr>
        <w:fldChar w:fldCharType="begin" w:fldLock="1"/>
      </w:r>
      <w:ins w:id="6979" w:author="Robin Matthews" w:date="2021-06-17T19:08:00Z">
        <w:r w:rsidR="00C366F4" w:rsidRPr="001E7A27">
          <w:rPr>
            <w:rFonts w:cs="Times New Roman"/>
            <w:color w:val="000000" w:themeColor="text1"/>
            <w:lang w:val="en-GB" w:eastAsia="en-US"/>
          </w:rPr>
          <w:instrText>ADDIN CSL_CITATION { "citationItems" : [ { "id" : "ITEM-1", "itemData" : { "DOI" : "10.1088/1748-9326/aaa9c4", "ISSN" : "1748-9326", "abstract" : "The chemical weathering of rocks currently absorbs about 1.1\u2009Gt\u2009CO2 a\u22121 being mainly stored as bicarbonate in the ocean. An enhancement of this slow natural process could remove substantial amounts of CO2 from the atmosphere, aiming to offset some unavoidable anthropogenic emissions in order to comply with the Paris Agreement, while at the same time it may decrease ocean acidification. We provide the first comprehensive assessment of economic costs, energy requirements, technical parameterization, and global and regional carbon removal potential. The crucial parameters defining this potential are the grain size and weathering rates. The main uncertainties about the potential relate to weathering rates and rock mass that can be integrated into the soil. The discussed results do not specifically address the enhancement of weathering through microbial processes, feedback of geogenic nutrient release, and bioturbation. We do not only assess dunite rock, predominantly bearing olivine (in the form of forsterite) as the mineral that has been previously proposed to be best suited for carbon removal, but focus also on basaltic rock to minimize potential negative side effects. Our results show that enhanced weathering is an option for carbon dioxide removal that could be competitive already at 60 US $\u2009t\u22121 CO2 removed for dunite, but only at 200\u2009US\u2009$\u2009t\u22121 CO2 removed for basalt. The potential carbon removal on cropland areas could be as large as 95\u2009Gt\u2009CO2 a\u22121 for dunite and 4.9\u2009Gt\u2009CO2 a\u22121 for basalt. The best suited locations are warm and humid areas, particularly in India, Brazil, South-East Asia and China, where almost 75% of the global potential can be realized. This work presents a techno-economic assessment framework, which also allows for the incorporation of further processes.", "author" : [ { "dropping-particle" : "", "family" : "Strefler", "given" : "Jessica", "non-dropping-particle" : "", "parse-names" : false, "suffix" : "" }, { "dropping-particle" : "", "family" : "Amann", "given" : "Thorben", "non-dropping-particle" : "", "parse-names" : false, "suffix" : "" }, { "dropping-particle" : "", "family" : "Bauer", "given" : "Nico", "non-dropping-particle" : "", "parse-names" : false, "suffix" : "" }, { "dropping-particle" : "", "family" : "Kriegler", "given" : "Elmar", "non-dropping-particle" : "", "parse-names" : false, "suffix" : "" }, { "dropping-particle" : "", "family" : "Hartmann", "given" : "Jens", "non-dropping-particle" : "", "parse-names" : false, "suffix" : "" } ], "container-title" : "Environmental Research Letters", "id" : "ITEM-1", "issue" : "3", "issued" : { "date-parts" : [ [ "2018" ] ] }, "page" : "34010", "publisher" : "IOP Publishing", "title" : "Potential and costs of carbon dioxide removal by enhanced weathering of rocks", "translator" : [ { "dropping-particle" : "", "family" : "L6580", "given" : "", "non-dropping-particle" : "", "parse-names" : false, "suffix" : "" } ], "type" : "article-journal", "volume" : "13" }, "uris" : [ "http://www.mendeley.com/documents/?uuid=82f432b9-92a1-4321-a11c-0aa14cf6e901", "http://www.mendeley.com/documents/?uuid=3876b140-d339-49a4-a97c-f656d15eb291" ] }, { "id" : "ITEM-2", "itemData" : { "DOI" : "10.1007/s40641-018-0104-3", "ISSN" : "2198-6061", "abstract" : "Increasing atmospheric CO2 is having detrimental effects on the Earth system. Societies have recognized that anthropogenic CO2 release must be rapidly reduced to avoid potentially catastrophic impacts. Achieving this via emissions reductions alone will be very difficult. Carbon dioxide removal (CDR) has been suggested to complement and compensate for insufficient emissions reductions, through increasing natural carbon sinks, engineering new carbon sinks, or combining natural uptake with engineered storage. Here, we review the carbon cycle responses to different CDR approaches and highlight the often-overlooked interaction and feedbacks between carbon reservoirs that ultimately determines CDR efficacy. We also identify future research that will be needed if CDR is to play a role in climate change mitigation, these include coordinated studies to better understand (i) the underlying mechanisms of each method, (ii) how they could be explicitly simulated, (iii) how reversible changes in the climate and carbon cycle are, and (iv) how to evaluate and monitor CDR.", "author" : [ { "dropping-particle" : "", "family" : "Keller", "given" : "David P.", "non-dropping-particle" : "", "parse-names" : false, "suffix" : "" }, { "dropping-particle" : "", "family" : "Lenton", "given" : "Andrew", "non-dropping-particle" : "", "parse-names" : false, "suffix" : "" }, { "dropping-particle" : "", "family" : "Littleton", "given" : "Emma W.", "non-dropping-particle" : "", "parse-names" : false, "suffix" : "" }, { "dropping-particle" : "", "family" : "Oschlies", "given" : "Andreas", "non-dropping-particle" : "", "parse-names" : false, "suffix" : "" }, { "dropping-particle" : "", "family" : "Scott", "given" : "Vivian", "non-dropping-particle" : "", "parse-names" : false, "suffix" : "" }, { "dropping-particle" : "", "family" : "Vaughan", "given" : "Naomi E.", "non-dropping-particle" : "", "parse-names" : false, "suffix" : "" } ], "container-title" : "Current Climate Change Reports", "id" : "ITEM-2", "issue" : "3", "issued" : { "date-parts" : [ [ "2018", "9", "14" ] ] }, "page" : "250-265", "publisher" : "Current Climate Change Reports", "title" : "The Effects of Carbon Dioxide Removal on the Carbon Cycle", "translator" : [ { "dropping-particle" : "", "family" : "L7233", "given" : "", "non-dropping-particle" : "", "parse-names" : false, "suffix" : "" } ], "type" : "article-journal", "volume" : "4" }, "uris" : [ "http://www.mendeley.com/documents/?uuid=07aef0e3-0cd4-461a-b348-7662b7839217" ] } ], "mendeley" : { "formattedCitation" : "(Keller et al., 2018a; Strefler et al., 2018)", "manualFormatting" : "(Keller et al., 2018a; Strefler et al., 2018)", "plainTextFormattedCitation" : "(Keller et al., 2018a; Strefler et al., 2018)", "previouslyFormattedCitation" : "(Keller et al., 2018a; Strefler et al., 2018)" }, "properties" : { "noteIndex" : 0 }, "schema" : "https://github.com/citation-style-language/schema/raw/master/csl-citation.json" }</w:instrText>
        </w:r>
      </w:ins>
      <w:del w:id="6980" w:author="Robin Matthews" w:date="2021-06-17T19:08:00Z">
        <w:r w:rsidR="00747167" w:rsidRPr="001E7A27" w:rsidDel="00C366F4">
          <w:rPr>
            <w:rFonts w:cs="Times New Roman"/>
            <w:color w:val="000000" w:themeColor="text1"/>
            <w:lang w:val="en-GB" w:eastAsia="en-US"/>
          </w:rPr>
          <w:delInstrText>ADDIN CSL_CITATION { "citationItems" : [ { "id" : "ITEM-1", "itemData" : { "DOI" : "10.1088/1748-9326/aaa9c4", "ISSN" : "1748-9326", "abstract" : "The chemical weathering of rocks currently absorbs about 1.1\u2009Gt\u2009CO2 a\u22121 being mainly stored as bicarbonate in the ocean. An enhancement of this slow natural process could remove substantial amounts of CO2 from the atmosphere, aiming to offset some unavoidable anthropogenic emissions in order to comply with the Paris Agreement, while at the same time it may decrease ocean acidification. We provide the first comprehensive assessment of economic costs, energy requirements, technical parameterization, and global and regional carbon removal potential. The crucial parameters defining this potential are the grain size and weathering rates. The main uncertainties about the potential relate to weathering rates and rock mass that can be integrated into the soil. The discussed results do not specifically address the enhancement of weathering through microbial processes, feedback of geogenic nutrient release, and bioturbation. We do not only assess dunite rock, predominantly bearing olivine (in the form of forsterite) as the mineral that has been previously proposed to be best suited for carbon removal, but focus also on basaltic rock to minimize potential negative side effects. Our results show that enhanced weathering is an option for carbon dioxide removal that could be competitive already at 60 US $\u2009t\u22121 CO2 removed for dunite, but only at 200\u2009US\u2009$\u2009t\u22121 CO2 removed for basalt. The potential carbon removal on cropland areas could be as large as 95\u2009Gt\u2009CO2 a\u22121 for dunite and 4.9\u2009Gt\u2009CO2 a\u22121 for basalt. The best suited locations are warm and humid areas, particularly in India, Brazil, South-East Asia and China, where almost 75% of the global potential can be realized. This work presents a techno-economic assessment framework, which also allows for the incorporation of further processes.", "author" : [ { "dropping-particle" : "", "family" : "Strefler", "given" : "Jessica", "non-dropping-particle" : "", "parse-names" : false, "suffix" : "" }, { "dropping-particle" : "", "family" : "Amann", "given" : "Thorben", "non-dropping-particle" : "", "parse-names" : false, "suffix" : "" }, { "dropping-particle" : "", "family" : "Bauer", "given" : "Nico", "non-dropping-particle" : "", "parse-names" : false, "suffix" : "" }, { "dropping-particle" : "", "family" : "Kriegler", "given" : "Elmar", "non-dropping-particle" : "", "parse-names" : false, "suffix" : "" }, { "dropping-particle" : "", "family" : "Hartmann", "given" : "Jens", "non-dropping-particle" : "", "parse-names" : false, "suffix" : "" } ], "container-title" : "Environmental Research Letters", "id" : "ITEM-1", "issue" : "3", "issued" : { "date-parts" : [ [ "2018" ] ] }, "page" : "34010", "publisher" : "IOP Publishing", "title" : "Potential and costs of carbon dioxide removal by enhanced weathering of rocks", "translator" : [ { "dropping-particle" : "", "family" : "L6580", "given" : "", "non-dropping-particle" : "", "parse-names" : false, "suffix" : "" } ], "type" : "article-journal", "volume" : "13" }, "uris" : [ "http://www.mendeley.com/documents/?uuid=82f432b9-92a1-4321-a11c-0aa14cf6e901", "http://www.mendeley.com/documents/?uuid=3876b140-d339-49a4-a97c-f656d15eb291" ] }, { "id" : "ITEM-2", "itemData" : { "DOI" : "10.1007/s40641-018-0104-3", "ISSN" : "2198-6061", "abstract" : "Increasing atmospheric CO2 is having detrimental effects on the Earth system. Societies have recognized that anthropogenic CO2 release must be rapidly reduced to avoid potentially catastrophic impacts. Achieving this via emissions reductions alone will be very difficult. Carbon dioxide removal (CDR) has been suggested to complement and compensate for insufficient emissions reductions, through increasing natural carbon sinks, engineering new carbon sinks, or combining natural uptake with engineered storage. Here, we review the carbon cycle responses to different CDR approaches and highlight the often-overlooked interaction and feedbacks between carbon reservoirs that ultimately determines CDR efficacy. We also identify future research that will be needed if CDR is to play a role in climate change mitigation, these include coordinated studies to better understand (i) the underlying mechanisms of each method, (ii) how they could be explicitly simulated, (iii) how reversible changes in the climate and carbon cycle are, and (iv) how to evaluate and monitor CDR.", "author" : [ { "dropping-particle" : "", "family" : "Keller", "given" : "David P.", "non-dropping-particle" : "", "parse-names" : false, "suffix" : "" }, { "dropping-particle" : "", "family" : "Lenton", "given" : "Andrew", "non-dropping-particle" : "", "parse-names" : false, "suffix" : "" }, { "dropping-particle" : "", "family" : "Littleton", "given" : "Emma W.", "non-dropping-particle" : "", "parse-names" : false, "suffix" : "" }, { "dropping-particle" : "", "family" : "Oschlies", "given" : "Andreas", "non-dropping-particle" : "", "parse-names" : false, "suffix" : "" }, { "dropping-particle" : "", "family" : "Scott", "given" : "Vivian", "non-dropping-particle" : "", "parse-names" : false, "suffix" : "" }, { "dropping-particle" : "", "family" : "Vaughan", "given" : "Naomi E.", "non-dropping-particle" : "", "parse-names" : false, "suffix" : "" } ], "container-title" : "Current Climate Change Reports", "id" : "ITEM-2", "issue" : "3", "issued" : { "date-parts" : [ [ "2018", "9", "14" ] ] }, "page" : "250-265", "publisher" : "Current Climate Change Reports", "title" : "The Effects of Carbon Dioxide Removal on the Carbon Cycle", "translator" : [ { "dropping-particle" : "", "family" : "L7233", "given" : "", "non-dropping-particle" : "", "parse-names" : false, "suffix" : "" } ], "type" : "article-journal", "volume" : "4" }, "uris" : [ "http://www.mendeley.com/documents/?uuid=07aef0e3-0cd4-461a-b348-7662b7839217" ] } ], "mendeley" : { "formattedCitation" : "(Keller et al., 2018a; Strefler et al., 2018)", "manualFormatting" : "(Keller et al. 2018; Strefler et al. 2018)", "plainTextFormattedCitation" : "(Keller et al., 2018a; Strefler et al., 2018)", "previouslyFormattedCitation" : "(Keller et al., 2018a; Strefler et al., 2018)" }, "properties" : { "noteIndex" : 0 }, "schema" : "https://github.com/citation-style-language/schema/raw/master/csl-citation.json" }</w:delInstrText>
        </w:r>
      </w:del>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(Keller et al.</w:t>
      </w:r>
      <w:ins w:id="6981" w:author="Robin Matthews" w:date="2021-06-17T19:08:00Z">
        <w:r w:rsidR="00C366F4" w:rsidRPr="001E7A27">
          <w:rPr>
            <w:rFonts w:cs="Times New Roman"/>
            <w:noProof/>
            <w:color w:val="000000" w:themeColor="text1"/>
            <w:lang w:val="en-GB" w:eastAsia="en-US"/>
          </w:rPr>
          <w:t>,</w:t>
        </w:r>
      </w:ins>
      <w:r w:rsidR="00025FA2" w:rsidRPr="001E7A27">
        <w:rPr>
          <w:rFonts w:cs="Times New Roman"/>
          <w:noProof/>
          <w:color w:val="000000" w:themeColor="text1"/>
          <w:lang w:val="en-GB" w:eastAsia="en-US"/>
        </w:rPr>
        <w:t xml:space="preserve"> 2018</w:t>
      </w:r>
      <w:ins w:id="6982" w:author="Robin Matthews" w:date="2021-06-17T19:08:00Z">
        <w:r w:rsidR="00C366F4" w:rsidRPr="001E7A27">
          <w:rPr>
            <w:rFonts w:cs="Times New Roman"/>
            <w:noProof/>
            <w:color w:val="000000" w:themeColor="text1"/>
            <w:lang w:val="en-GB" w:eastAsia="en-US"/>
          </w:rPr>
          <w:t>a</w:t>
        </w:r>
      </w:ins>
      <w:r w:rsidR="00025FA2" w:rsidRPr="001E7A27">
        <w:rPr>
          <w:rFonts w:cs="Times New Roman"/>
          <w:noProof/>
          <w:color w:val="000000" w:themeColor="text1"/>
          <w:lang w:val="en-GB" w:eastAsia="en-US"/>
        </w:rPr>
        <w:t>; Strefler et al.</w:t>
      </w:r>
      <w:ins w:id="6983" w:author="Robin Matthews" w:date="2021-06-17T19:08:00Z">
        <w:r w:rsidR="00C366F4" w:rsidRPr="001E7A27">
          <w:rPr>
            <w:rFonts w:cs="Times New Roman"/>
            <w:noProof/>
            <w:color w:val="000000" w:themeColor="text1"/>
            <w:lang w:val="en-GB" w:eastAsia="en-US"/>
          </w:rPr>
          <w:t>,</w:t>
        </w:r>
      </w:ins>
      <w:r w:rsidR="00025FA2" w:rsidRPr="001E7A27">
        <w:rPr>
          <w:rFonts w:cs="Times New Roman"/>
          <w:noProof/>
          <w:color w:val="000000" w:themeColor="text1"/>
          <w:lang w:val="en-GB" w:eastAsia="en-US"/>
        </w:rPr>
        <w:t xml:space="preserve"> 2018)</w:t>
      </w:r>
      <w:r w:rsidRPr="001E7A27">
        <w:rPr>
          <w:rFonts w:cs="Times New Roman"/>
          <w:color w:val="000000" w:themeColor="text1"/>
          <w:lang w:val="en-GB" w:eastAsia="en-US"/>
        </w:rPr>
        <w:fldChar w:fldCharType="end"/>
      </w:r>
      <w:commentRangeEnd w:id="6978"/>
      <w:r w:rsidR="00025FA2" w:rsidRPr="001E7A27">
        <w:rPr>
          <w:rStyle w:val="CommentReference"/>
          <w:lang w:val="en-GB"/>
        </w:rPr>
        <w:commentReference w:id="6978"/>
      </w:r>
      <w:r w:rsidRPr="001E7A27">
        <w:rPr>
          <w:rFonts w:cs="Times New Roman"/>
          <w:color w:val="000000" w:themeColor="text1"/>
          <w:lang w:val="en-GB" w:eastAsia="en-US"/>
        </w:rPr>
        <w:t>. EW can also contribute to freshwater salini</w:t>
      </w:r>
      <w:ins w:id="6984" w:author="Soapbox" w:date="2021-07-20T07:10:00Z">
        <w:r w:rsidR="00766F77" w:rsidRPr="001E7A27">
          <w:rPr>
            <w:rFonts w:cs="Times New Roman"/>
            <w:color w:val="000000" w:themeColor="text1"/>
            <w:lang w:val="en-GB" w:eastAsia="en-US"/>
          </w:rPr>
          <w:t>z</w:t>
        </w:r>
      </w:ins>
      <w:del w:id="6985" w:author="Soapbox" w:date="2021-07-20T07:10:00Z">
        <w:r w:rsidRPr="001E7A27" w:rsidDel="00766F77">
          <w:rPr>
            <w:rFonts w:cs="Times New Roman"/>
            <w:color w:val="000000" w:themeColor="text1"/>
            <w:lang w:val="en-GB" w:eastAsia="en-US"/>
          </w:rPr>
          <w:delText>s</w:delText>
        </w:r>
      </w:del>
      <w:r w:rsidRPr="001E7A27">
        <w:rPr>
          <w:rFonts w:cs="Times New Roman"/>
          <w:color w:val="000000" w:themeColor="text1"/>
          <w:lang w:val="en-GB" w:eastAsia="en-US"/>
        </w:rPr>
        <w:t xml:space="preserve">ation as a result of increased salt inputs and </w:t>
      </w:r>
      <w:commentRangeStart w:id="6986"/>
      <w:commentRangeStart w:id="6987"/>
      <w:r w:rsidRPr="001E7A27">
        <w:rPr>
          <w:rFonts w:cs="Times New Roman"/>
          <w:color w:val="000000" w:themeColor="text1"/>
          <w:lang w:val="en-GB" w:eastAsia="en-US"/>
        </w:rPr>
        <w:t xml:space="preserve">cation exchange in watersheds, </w:t>
      </w:r>
      <w:commentRangeEnd w:id="6986"/>
      <w:r w:rsidR="006D61AA" w:rsidRPr="001E7A27">
        <w:rPr>
          <w:rStyle w:val="CommentReference"/>
          <w:lang w:val="en-GB"/>
        </w:rPr>
        <w:commentReference w:id="6986"/>
      </w:r>
      <w:commentRangeEnd w:id="6987"/>
      <w:r w:rsidR="005E3FF7">
        <w:rPr>
          <w:rStyle w:val="CommentReference"/>
          <w:lang w:val="en-GB"/>
        </w:rPr>
        <w:commentReference w:id="6987"/>
      </w:r>
      <w:r w:rsidRPr="001E7A27">
        <w:rPr>
          <w:rFonts w:cs="Times New Roman"/>
          <w:color w:val="000000" w:themeColor="text1"/>
          <w:lang w:val="en-GB" w:eastAsia="en-US"/>
        </w:rPr>
        <w:t xml:space="preserve">and so adversely </w:t>
      </w:r>
      <w:r w:rsidR="00C03D5B" w:rsidRPr="001E7A27">
        <w:rPr>
          <w:rFonts w:cs="Times New Roman"/>
          <w:color w:val="000000" w:themeColor="text1"/>
          <w:lang w:val="en-GB" w:eastAsia="en-US"/>
        </w:rPr>
        <w:t xml:space="preserve">affecting </w:t>
      </w:r>
      <w:r w:rsidRPr="001E7A27">
        <w:rPr>
          <w:rFonts w:cs="Times New Roman"/>
          <w:color w:val="000000" w:themeColor="text1"/>
          <w:lang w:val="en-GB" w:eastAsia="en-US"/>
        </w:rPr>
        <w:t>drinking water quality (</w:t>
      </w:r>
      <w:r w:rsidR="00D412F7" w:rsidRPr="001E7A27">
        <w:rPr>
          <w:rFonts w:cs="Times New Roman"/>
          <w:i/>
          <w:color w:val="000000" w:themeColor="text1"/>
          <w:lang w:val="en-GB" w:eastAsia="en-US"/>
        </w:rPr>
        <w:t>low</w:t>
      </w:r>
      <w:r w:rsidRPr="001E7A27">
        <w:rPr>
          <w:rFonts w:cs="Times New Roman"/>
          <w:i/>
          <w:color w:val="000000" w:themeColor="text1"/>
          <w:lang w:val="en-GB" w:eastAsia="en-US"/>
        </w:rPr>
        <w:t xml:space="preserve"> confidence</w:t>
      </w:r>
      <w:r w:rsidRPr="001E7A27">
        <w:rPr>
          <w:rFonts w:cs="Times New Roman"/>
          <w:color w:val="000000" w:themeColor="text1"/>
          <w:lang w:val="en-GB" w:eastAsia="en-US"/>
        </w:rPr>
        <w:t xml:space="preserve">) </w:t>
      </w:r>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"citationItems" : [ { "id" : "ITEM-1", "itemData" : { "DOI" : "10.1073/pnas.1711234115", "ISSN" : "0027-8424", "abstract" : "Salinization and alkalinization impact water quality, but these processes have been studied separately, except in arid regions. Globally, salinization has been largely attributed to agriculture, resource extraction, and land clearing. Alkalinization has been attributed to recovery from acidification, with less recognition as an environmental issue. We show that salinization and alkalinization are linked, and trends in these processes impact most of the drainage area of the United States. Increases in salinity and alkalinity are caused by inputs of salts containing strong bases and carbonates that originate from anthropogenic sources and accelerated weathering. We develop a conceptual model unifying our understanding of salinization and alkalinization and its drivers and impacts on fresh water in North America over the past century.Salt pollution and human-accelerated weathering are shifting the chemical composition of major ions in fresh water and increasing salinization and alkalinization across North America. We propose a concept, the freshwater salinization syndrome, which links salinization and alkalinization processes. This syndrome manifests as concurrent trends in specific conductance, pH, alkalinity, and base cations. Although individual trends can vary in strength, changes in salinization and alkalinization have affected 37% and 90%, respectively, of the drainage area of the contiguous United States over the past century. Across 232 United States Geological Survey (USGS) monitoring sites, 66% of stream and river sites showed a statistical increase in pH, which often began decades before acid rain regulations. The syndrome is most prominent in the densely populated eastern and midwestern United States, where salinity and alkalinity have increased most rapidly. The syndrome is caused by salt pollution (e.g., road deicers, irrigation runoff, sewage, potash), accelerated weathering and soil cation exchange, mining and resource extraction, and the presence of easily weathered minerals used in agriculture (lime) and urbanization (concrete). Increasing salts with strong bases and carbonates elevate acid neutralizing capacity and pH, and increasing sodium from salt pollution eventually displaces base cations on soil exchange sites, which further increases pH and alkalinization. Symptoms of the syndrome can include: infrastructure corrosion, contaminant mobilization, and variations in coastal ocean acidification caused by increasingly alkaline river inp\u2026", "author" : [ { "dropping-particle" : "", "family" : "Kaushal", "given" : "Sujay S", "non-dropping-particle" : "", "parse-names" : false, "suffix" : "" }, { "dropping-particle" : "", "family" : "Likens", "given" : "Gene E", "non-dropping-particle" : "", "parse-names" : false, "suffix" : "" }, { "dropping-particle" : "", "family" : "Pace", "given" : "Michael L", "non-dropping-particle" : "", "parse-names" : false, "suffix" : "" }, { "dropping-particle" : "", "family" : "Utz", "given" : "Ryan M", "non-dropping-particle" : "", "parse-names" : false, "suffix" : "" }, { "dropping-particle" : "", "family" : "Haq", "given" : "Shahan", "non-dropping-particle" : "", "parse-names" : false, "suffix" : "" }, { "dropping-particle" : "", "family" : "Gorman", "given" : "Julia", "non-dropping-particle" : "", "parse-names" : false, "suffix" : "" }, { "dropping-particle" : "", "family" : "Grese", "given" : "Melissa", "non-dropping-particle" : "", "parse-names" : false, "suffix" : "" } ], "container-title" : "Proceedings of the National Academy of Sciences", "id" : "ITEM-1", "issue" : "4", "issued" : { "date-parts" : [ [ "2018", "1", "23" ] ] }, "page" : "E574-E583", "publisher" : "National Academy of Sciences", "title" : "Freshwater salinization syndrome on a continental scale", "translator" : [ { "dropping-particle" : "", "family" : "L3942", "given" : "", "non-dropping-particle" : "", "parse-names" : false, "suffix" : "" } ], "type" : "article-journal", "volume" : "115" }, "uris" : [ "http://www.mendeley.com/documents/?uuid=49ef771d-8335-470e-8823-92768ce39f3b" ] } ], "mendeley" : { "formattedCitation" : "(Kaushal et al., 2018)", "plainTextFormattedCitation" : "(Kaushal et al., 2018)", "previouslyFormattedCitation" : "(Kaushal et al., 2018)" }, "properties" : { "noteIndex" : 0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(Kaushal et al., 2018)</w:t>
      </w:r>
      <w:r w:rsidRPr="001E7A27">
        <w:rPr>
          <w:rFonts w:cs="Times New Roman"/>
          <w:color w:val="000000" w:themeColor="text1"/>
          <w:lang w:val="en-GB" w:eastAsia="en-US"/>
        </w:rPr>
        <w:fldChar w:fldCharType="end"/>
      </w:r>
      <w:r w:rsidRPr="001E7A27">
        <w:rPr>
          <w:rFonts w:cs="Times New Roman"/>
          <w:color w:val="000000" w:themeColor="text1"/>
          <w:lang w:val="en-GB" w:eastAsia="en-US"/>
        </w:rPr>
        <w:t xml:space="preserve">. With a </w:t>
      </w:r>
      <w:r w:rsidRPr="001E7A27">
        <w:rPr>
          <w:rFonts w:cs="Times New Roman"/>
          <w:i/>
          <w:iCs/>
          <w:color w:val="000000" w:themeColor="text1"/>
          <w:lang w:val="en-GB" w:eastAsia="en-US"/>
        </w:rPr>
        <w:t>medium confidence</w:t>
      </w:r>
      <w:r w:rsidRPr="001E7A27">
        <w:rPr>
          <w:rFonts w:cs="Times New Roman"/>
          <w:color w:val="000000" w:themeColor="text1"/>
          <w:lang w:val="en-GB" w:eastAsia="en-US"/>
        </w:rPr>
        <w:t>, amendment of soils with minerals will have lower N</w:t>
      </w:r>
      <w:r w:rsidRPr="001E7A27">
        <w:rPr>
          <w:rFonts w:cs="Times New Roman"/>
          <w:color w:val="000000" w:themeColor="text1"/>
          <w:vertAlign w:val="subscript"/>
          <w:lang w:val="en-GB" w:eastAsia="en-US"/>
        </w:rPr>
        <w:t>2</w:t>
      </w:r>
      <w:r w:rsidRPr="001E7A27">
        <w:rPr>
          <w:rFonts w:cs="Times New Roman"/>
          <w:color w:val="000000" w:themeColor="text1"/>
          <w:lang w:val="en-GB" w:eastAsia="en-US"/>
        </w:rPr>
        <w:t xml:space="preserve">O emissions </w:t>
      </w:r>
      <w:r w:rsidRPr="001E7A27">
        <w:rPr>
          <w:rFonts w:cs="Times New Roman"/>
          <w:color w:val="000000" w:themeColor="text1"/>
          <w:lang w:val="en-GB" w:eastAsia="en-US"/>
        </w:rPr>
        <w:fldChar w:fldCharType="begin" w:fldLock="1"/>
      </w:r>
      <w:r w:rsidR="00636447" w:rsidRPr="001E7A27">
        <w:rPr>
          <w:rFonts w:cs="Times New Roman"/>
          <w:color w:val="000000" w:themeColor="text1"/>
          <w:lang w:val="en-GB" w:eastAsia="en-US"/>
        </w:rPr>
        <w:instrText>ADDIN CSL_CITATION { "citationItems" : [ { "id" : "ITEM-1", "itemData" : { "DOI" : "10.1098/rsbl.2016.0714", "abstract" : " Conventional row crop agriculture for both food and fuel is a source of carbon dioxide (CO2) and nitrous oxide (N2O) to the atmosphere, and intensifying production on agricultural land increases the potential for soil C loss and soil acidification due to fertilizer use. Enhanced weathering (EW) in agricultural soils\u2014applying crushed silicate rock as a soil amendment\u2014is a method for combating global climate change while increasing nutrient availability to plants. EW uses land that is already producing food and fuel to sequester carbon (C), and reduces N2O loss through pH buffering. As biofuel use increases, EW in bioenergy crops offers the opportunity to sequester CO2 while reducing fossil fuel combustion. Uncertainties remain in the long-term effects and global implications of large-scale efforts to directly manipulate Earth's atmospheric CO2 composition, but EW in agricultural lands is an opportunity to employ these soils to sequester atmospheric C while benefitting crop production and the global climate. ", "author" : [ { "dropping-particle" : "", "family" : "Kantola", "given" : "Ilsa B", "non-dropping-particle" : "", "parse-names" : false, "suffix" : "" }, { "dropping-particle" : "", "family" : "Masters", "given" : "Michael D", "non-dropping-particle" : "", "parse-names" : false, "suffix" : "" }, { "dropping-particle" : "", "family" : "Beerling", "given" : "David J", "non-dropping-particle" : "", "parse-names" : false, "suffix" : "" }, { "dropping-particle" : "", "family" : "Long", "given" : "Stephen P", "non-dropping-particle" : "", "parse-names" : false, "suffix" : "" }, { "dropping-particle" : "", "family" : "DeLucia", "given" : "Evan H", "non-dropping-particle" : "", "parse-names" : false, "suffix" : "" } ], "container-title" : "Biology Letters", "id" : "ITEM-1", "issue" : "4", "issued" : { "date-parts" : [ [ "2017" ] ] }, "page" : "20160714", "title" : "Potential of global croplands and bioenergy crops for climate change mitigation through deployment for enhanced weathering", "translator" : [ { "dropping-particle" : "", "family" : "L7155", "given" : "", "non-dropping-particle" : "", "parse-names" : false, "suffix" : "" } ], "type" : "article-journal", "volume" : "13" }, "uris" : [ "http://www.mendeley.com/documents/?uuid=9175fcef-88d2-4723-8800-e4d79e8469e6" ] }, { "id" : "ITEM-2", "itemData" : { "DOI" : "10.1111/gcbb.12757", "abstract" : "Abstract The potential of large-scale deployment of basalt to reduce N2O emissions from cultivated soils may contribute to climate stabilization beyond the CO2-removal effect from enhanced weathering. We used 3 years of field observations from maize (Zea mays) and miscanthus (Miscanthus \u00d7 giganteus) to improve the nitrogen (N) module of the DayCent model and evaluate the potential of basalt amendments to reduce N losses and increase yields from two bioenergy crops. We found 20%\u201360% improvement in our N2O flux estimates over previous model descriptions. Model results predict that the application of basalt would reduce N2O emissions by 16% in maize and 9% in miscanthus. Lower N2O emissions responded to increases in the N2:N2O ratio of denitrification with basalt-induced increases in soil pH, with minor contributions from the impact of P additions (a minor component of some basalts) on N immobilization. The larger reduction of N2O emissions in maize than in miscanthus was likely explained by a synergistic effect between soil pH and N content, leading to a higher sensitivity of the N2:N2O ratio to changes in pH in heavily fertilized maize. Basalt amendments led to modest increases in modeled yields and the nitrogen use efficiency (i.e., fertilizer-N recover in crop production) of maize but did not affect the productivity of miscanthus. However, enhanced soil P availability maintained the long-term productivity of crops with high nutrient requirements. The alleviation of plant P limitation led to enhanced plant N uptake, thereby contributing to lower microbial N availability and N2O emissions from crops with high nutrient requirements. Our results from the improved model suggest that the large-scale deployment of basalt, by reducing N2O fluxes of cropping systems, could contribute to the sustainable intensification of agriculture and enhance the climate mitigation potential of bioenergy with carbon capture and storage strategies.", "author" : [ { "dropping-particle" : "", "family" : "Blanc-Betes", "given" : "Elena", "non-dropping-particle" : "", "parse-names" : false, "suffix" : "" }, { "dropping-particle" : "", "family" : "Kantola", "given" : "Ilsa B", "non-dropping-particle" : "", "parse-names" : false, "suffix" : "" }, { "dropping-particle" : "", "family" : "Gomez-Casanovas", "given" : "Nuria", "non-dropping-particle" : "", "parse-names" : false, "suffix" : "" }, { "dropping-particle" : "", "family" : "Hartman", "given" : "Melennie D", "non-dropping-particle" : "", "parse-names" : false, "suffix" : "" }, { "dropping-particle" : "", "family" : "Parton", "given" : "William J", "non-dropping-particle" : "", "parse-names" : false, "suffix" : "" }, { "dropping-particle" : "", "family" : "Lewis", "given" : "Amy L", "non-dropping-particle" : "", "parse-names" : false, "suffix" : "" }, { "dropping-particle" : "", "family" : "Beerling", "given" : "David J", "non-dropping-particle" : "", "parse-names" : false, "suffix" : "" }, { "dropping-particle" : "", "family" : "DeLucia", "given" : "Evan H", "non-dropping-particle" : "", "parse-names" : false, "suffix" : "" } ], "container-title" : "GCB Bioenergy", "id" : "ITEM-2", "issue" : "1", "issued" : { "date-parts" : [ [ "2020" ] ] }, "page" : "224-241", "title" : "In silico assessment of the potential of basalt amendments to reduce N2O emissions from bioenergy crops", "translator" : [ { "dropping-particle" : "", "family" : "L3519", "given" : "", "non-dropping-particle" : "", "parse-names" : false, "suffix" : "" } ], "type" : "article-journal", "volume" : "13" }, "uris" : [ "http://www.mendeley.com/documents/?uuid=83e4baf6-702e-4ae1-ac4e-10c94af03d98" ] } ], "mendeley" : { "formattedCitation" : "(Kantola et al., 2017; Blanc-Betes et al., 2020)", "plainTextFormattedCitation" : "(Kantola et al., 2017; Blanc-Betes et al., 2020)", "previouslyFormattedCitation" : "(Kantola et al., 2017; Blanc-Betes et al., 2020)" }, "properties" : { "noteIndex" : 0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(Kantola et al., 2017; Blanc-Betes et al., 2020)</w:t>
      </w:r>
      <w:r w:rsidRPr="001E7A27">
        <w:rPr>
          <w:rFonts w:cs="Times New Roman"/>
          <w:color w:val="000000" w:themeColor="text1"/>
          <w:lang w:val="en-GB" w:eastAsia="en-US"/>
        </w:rPr>
        <w:fldChar w:fldCharType="end"/>
      </w:r>
      <w:r w:rsidRPr="001E7A27">
        <w:rPr>
          <w:rFonts w:cs="Times New Roman"/>
          <w:color w:val="000000" w:themeColor="text1"/>
          <w:lang w:val="en-GB" w:eastAsia="en-US"/>
        </w:rPr>
        <w:t xml:space="preserve"> but will not have a marked </w:t>
      </w:r>
      <w:r w:rsidR="00C03D5B" w:rsidRPr="001E7A27">
        <w:rPr>
          <w:rFonts w:cs="Times New Roman"/>
          <w:color w:val="000000" w:themeColor="text1"/>
          <w:lang w:val="en-GB" w:eastAsia="en-US"/>
        </w:rPr>
        <w:t xml:space="preserve">effect </w:t>
      </w:r>
      <w:r w:rsidRPr="001E7A27">
        <w:rPr>
          <w:rFonts w:cs="Times New Roman"/>
          <w:color w:val="000000" w:themeColor="text1"/>
          <w:lang w:val="en-GB" w:eastAsia="en-US"/>
        </w:rPr>
        <w:t xml:space="preserve">on evapotranspiration or albedo </w:t>
      </w:r>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"citationItems" : [ { "id" : "ITEM-1", "itemData" : { "DOI" : "10.5194/bg-17-2107-2020", "author" : [ { "dropping-particle" : "", "family" : "Oliveira Garcia", "given" : "W", "non-dropping-particle" : "de", "parse-names" : false, "suffix" : "" }, { "dropping-particle" : "", "family" : "Amann", "given" : "T", "non-dropping-particle" : "", "parse-names" : false, "suffix" : "" }, { "dropping-particle" : "", "family" : "Hartmann", "given" : "J", "non-dropping-particle" : "", "parse-names" : false, "suffix" : "" }, { "dropping-particle" : "", "family" : "Karstens", "given" : "K", "non-dropping-particle" : "", "parse-names" : false, "suffix" : "" }, { "dropping-particle" : "", "family" : "Popp", "given" : "A", "non-dropping-particle" : "", "parse-names" : false, "suffix" : "" }, { "dropping-particle" : "", "family" : "Boysen", "given" : "L R", "non-dropping-particle" : "", "parse-names" : false, "suffix" : "" }, { "dropping-particle" : "", "family" : "Smith", "given" : "P", "non-dropping-particle" : "", "parse-names" : false, "suffix" : "" }, { "dropping-particle" : "", "family" : "Goll", "given" : "D", "non-dropping-particle" : "", "parse-names" : false, "suffix" : "" } ], "container-title" : "Biogeosciences", "id" : "ITEM-1", "issue" : "7", "issued" : { "date-parts" : [ [ "2020" ] ] }, "page" : "2107-2133", "title" : "Impacts of enhanced weathering on biomass production for negative emission technologies and soil hydrology", "translator" : [ { "dropping-particle" : "", "family" : "L7047", "given" : "", "non-dropping-particle" : "", "parse-names" : false, "suffix" : "" } ], "type" : "article-journal", "volume" : "17" }, "uris" : [ "http://www.mendeley.com/documents/?uuid=cf6368e9-2e07-44e9-931c-2ab46afcfe4d" ] }, { "id" : "ITEM-2",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"ITEM-2",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de Oliveira Garcia et al., 2020)", "plainTextFormattedCitation" : "(Fuss et al., 2018; de Oliveira Garcia et al., 2020)", "previouslyFormattedCitation" : "(Fuss et al., 2018; de Oliveira Garcia et al., 2020)" }, "properties" : { "noteIndex" : 0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(Fuss et al., 2018; de Oliveira Garcia et al., 2020)</w:t>
      </w:r>
      <w:r w:rsidRPr="001E7A27">
        <w:rPr>
          <w:rFonts w:cs="Times New Roman"/>
          <w:color w:val="000000" w:themeColor="text1"/>
          <w:lang w:val="en-GB" w:eastAsia="en-US"/>
        </w:rPr>
        <w:fldChar w:fldCharType="end"/>
      </w:r>
      <w:r w:rsidRPr="001E7A27">
        <w:rPr>
          <w:rFonts w:cs="Times New Roman"/>
          <w:color w:val="000000" w:themeColor="text1"/>
          <w:lang w:val="en-GB" w:eastAsia="en-US"/>
        </w:rPr>
        <w:t>. The mining of minerals can cause adverse impacts on biodiversity, however</w:t>
      </w:r>
      <w:ins w:id="6988" w:author="Soapbox" w:date="2021-07-26T07:00:00Z">
        <w:r w:rsidR="006D61AA" w:rsidRPr="001E7A27">
          <w:rPr>
            <w:rFonts w:cs="Times New Roman"/>
            <w:color w:val="000000" w:themeColor="text1"/>
            <w:lang w:val="en-GB" w:eastAsia="en-US"/>
          </w:rPr>
          <w:t>,</w:t>
        </w:r>
      </w:ins>
      <w:r w:rsidRPr="001E7A27">
        <w:rPr>
          <w:rFonts w:cs="Times New Roman"/>
          <w:color w:val="000000" w:themeColor="text1"/>
          <w:lang w:val="en-GB" w:eastAsia="en-US"/>
        </w:rPr>
        <w:t xml:space="preserve"> the use of waste materials such as concrete demolition or steel slags for EW can reduce the need for mining </w:t>
      </w:r>
      <w:r w:rsidRPr="001E7A27">
        <w:rPr>
          <w:rFonts w:cs="Times New Roman"/>
          <w:color w:val="000000" w:themeColor="text1"/>
          <w:lang w:val="en-GB" w:eastAsia="en-US"/>
        </w:rPr>
        <w:fldChar w:fldCharType="begin" w:fldLock="1"/>
      </w:r>
      <w:r w:rsidR="00747167" w:rsidRPr="001E7A27">
        <w:rPr>
          <w:rFonts w:cs="Times New Roman"/>
          <w:color w:val="000000" w:themeColor="text1"/>
          <w:lang w:val="en-GB" w:eastAsia="en-US"/>
        </w:rPr>
        <w:instrText>ADDIN CSL_CITATION { "citationItems" : [ { "id" : "ITEM-1", "itemData" : { "DOI" : "10.1038/s41467-019-09475-5", "ISSN" : "2041-1723", "abstract" : "7 billion tonnes of alkaline materials are produced globally each year as a product or by-product of industrial activity. The aqueous dissolution of these materials creates high pH solutions that dissolves CO2 to store carbon in the form of solid carbonate minerals or dissolved bicarbonate ions. Here we show that these materials have a carbon dioxide storage potential of 2.9\u20138.5 billion tonnes per year by 2100, and may contribute a substantial proportion of the negative emissions required to limit global temperature change to &lt;2\u2009\u00b0C.", "author" : [ { "dropping-particle" : "", "family" : "Renforth", "given" : "Phil", "non-dropping-particle" : "", "parse-names" : false, "suffix" : "" } ], "container-title" : "Nature Communications", "id" : "ITEM-1", "issue" : "1", "issued" : { "date-parts" : [ [ "2019" ] ] }, "page" : "1401", "title" : "The negative emission potential of alkaline materials", "translator" : [ { "dropping-particle" : "", "family" : "L7343", "given" : "", "non-dropping-particle" : "", "parse-names" : false, "suffix" : "" } ], "type" : "article-journal", "volume" : "10" }, "uris" : [ "http://www.mendeley.com/documents/?uuid=c3785cfa-b709-40a4-a0d6-e2b3c27d4851", "http://www.mendeley.com/documents/?uuid=50427c57-c278-4979-af79-0a9bd305f6f5", "http://www.mendeley.com/documents/?uuid=b85d1bbe-40e2-4029-90a4-fea1b99bb3a8", "http://www.mendeley.com/documents/?uuid=2c82f5f3-5673-4cf2-843c-c432146c1d02" ] } ], "mendeley" : { "formattedCitation" : "(Renforth, 2019)", "plainTextFormattedCitation" : "(Renforth, 2019)", "previouslyFormattedCitation" : "(Renforth, 2019)" }, "properties" : { "noteIndex" : 0 }, "schema" : "https://github.com/citation-style-language/schema/raw/master/csl-citation.json" }</w:instrText>
      </w:r>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(Renforth, 2019)</w:t>
      </w:r>
      <w:r w:rsidRPr="001E7A27">
        <w:rPr>
          <w:rFonts w:cs="Times New Roman"/>
          <w:color w:val="000000" w:themeColor="text1"/>
          <w:lang w:val="en-GB" w:eastAsia="en-US"/>
        </w:rPr>
        <w:fldChar w:fldCharType="end"/>
      </w:r>
      <w:r w:rsidRPr="001E7A27">
        <w:rPr>
          <w:rFonts w:cs="Times New Roman"/>
          <w:color w:val="000000" w:themeColor="text1"/>
          <w:lang w:val="en-GB" w:eastAsia="en-US"/>
        </w:rPr>
        <w:t xml:space="preserve">. The spreading of minerals on land has a neutral impact on biodiversity </w:t>
      </w:r>
      <w:commentRangeStart w:id="6989"/>
      <w:r w:rsidRPr="001E7A27">
        <w:rPr>
          <w:rFonts w:cs="Times New Roman"/>
          <w:color w:val="000000" w:themeColor="text1"/>
          <w:lang w:val="en-GB" w:eastAsia="en-US"/>
        </w:rPr>
        <w:fldChar w:fldCharType="begin" w:fldLock="1"/>
      </w:r>
      <w:ins w:id="6990" w:author="Robin Matthews" w:date="2021-06-17T19:03:00Z">
        <w:r w:rsidR="00C366F4" w:rsidRPr="001E7A27">
          <w:rPr>
            <w:rFonts w:cs="Times New Roman"/>
            <w:color w:val="000000" w:themeColor="text1"/>
            <w:lang w:val="en-GB" w:eastAsia="en-US"/>
          </w:rPr>
          <w: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"mendeley" : { "formattedCitation" : "(Smith et al., 2018b)", "manualFormatting" : "(P. Smith et al. 2018)", "plainTextFormattedCitation" : "(Smith et al., 2018b)", "previouslyFormattedCitation" : "(Smith et al., 2018b)" }, "properties" : { "noteIndex" : 0 }, "schema" : "https://github.com/citation-style-language/schema/raw/master/csl-citation.json" }</w:instrText>
        </w:r>
      </w:ins>
      <w:del w:id="6991" w:author="Robin Matthews" w:date="2021-06-17T19:03:00Z">
        <w:r w:rsidR="00BC2C5E" w:rsidRPr="001E7A27" w:rsidDel="00C366F4">
          <w:rPr>
            <w:rFonts w:cs="Times New Roman"/>
            <w:color w:val="000000" w:themeColor="text1"/>
            <w:lang w:val="en-GB" w:eastAsia="en-US"/>
          </w:rPr>
          <w:del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"mendeley" : { "formattedCitation" : "(Smith et al., 2018b)", "manualFormatting" : "(Smith et al. 2018)", "plainTextFormattedCitation" : "(Smith et al., 2018b)", "previouslyFormattedCitation" : "(Smith et al., 2018b)" }, "properties" : { "noteIndex" : 0 }, "schema" : "https://github.com/citation-style-language/schema/raw/master/csl-citation.json" }</w:delInstrText>
        </w:r>
      </w:del>
      <w:r w:rsidRPr="001E7A27">
        <w:rPr>
          <w:rFonts w:cs="Times New Roman"/>
          <w:color w:val="000000" w:themeColor="text1"/>
          <w:lang w:val="en-GB" w:eastAsia="en-US"/>
        </w:rPr>
        <w:fldChar w:fldCharType="separate"/>
      </w:r>
      <w:r w:rsidR="00025FA2" w:rsidRPr="001E7A27">
        <w:rPr>
          <w:rFonts w:cs="Times New Roman"/>
          <w:noProof/>
          <w:color w:val="000000" w:themeColor="text1"/>
          <w:lang w:val="en-GB" w:eastAsia="en-US"/>
        </w:rPr>
        <w:t>(</w:t>
      </w:r>
      <w:ins w:id="6992" w:author="Robin Matthews" w:date="2021-06-17T19:03:00Z">
        <w:r w:rsidR="00C366F4" w:rsidRPr="001E7A27">
          <w:rPr>
            <w:rFonts w:cs="Times New Roman"/>
            <w:noProof/>
            <w:color w:val="000000" w:themeColor="text1"/>
            <w:lang w:val="en-GB" w:eastAsia="en-US"/>
          </w:rPr>
          <w:t xml:space="preserve">P. </w:t>
        </w:r>
      </w:ins>
      <w:r w:rsidR="00025FA2" w:rsidRPr="001E7A27">
        <w:rPr>
          <w:rFonts w:cs="Times New Roman"/>
          <w:noProof/>
          <w:color w:val="000000" w:themeColor="text1"/>
          <w:lang w:val="en-GB" w:eastAsia="en-US"/>
        </w:rPr>
        <w:t>Smith et al.</w:t>
      </w:r>
      <w:ins w:id="6993" w:author="Robin Matthews" w:date="2021-06-17T19:03:00Z">
        <w:r w:rsidR="00C366F4" w:rsidRPr="001E7A27">
          <w:rPr>
            <w:rFonts w:cs="Times New Roman"/>
            <w:noProof/>
            <w:color w:val="000000" w:themeColor="text1"/>
            <w:lang w:val="en-GB" w:eastAsia="en-US"/>
          </w:rPr>
          <w:t>,</w:t>
        </w:r>
      </w:ins>
      <w:r w:rsidR="00025FA2" w:rsidRPr="001E7A27">
        <w:rPr>
          <w:rFonts w:cs="Times New Roman"/>
          <w:noProof/>
          <w:color w:val="000000" w:themeColor="text1"/>
          <w:lang w:val="en-GB" w:eastAsia="en-US"/>
        </w:rPr>
        <w:t xml:space="preserve"> 2018)</w:t>
      </w:r>
      <w:r w:rsidRPr="001E7A27">
        <w:rPr>
          <w:rFonts w:cs="Times New Roman"/>
          <w:color w:val="000000" w:themeColor="text1"/>
          <w:lang w:val="en-GB" w:eastAsia="en-US"/>
        </w:rPr>
        <w:fldChar w:fldCharType="end"/>
      </w:r>
      <w:commentRangeEnd w:id="6989"/>
      <w:r w:rsidR="00025FA2" w:rsidRPr="001E7A27">
        <w:rPr>
          <w:rStyle w:val="CommentReference"/>
          <w:lang w:val="en-GB"/>
        </w:rPr>
        <w:commentReference w:id="6989"/>
      </w:r>
      <w:ins w:id="6994" w:author="Soapbox" w:date="2021-07-26T07:00:00Z">
        <w:r w:rsidR="006D61AA" w:rsidRPr="001E7A27">
          <w:rPr>
            <w:rFonts w:cs="Times New Roman"/>
            <w:color w:val="000000" w:themeColor="text1"/>
            <w:lang w:val="en-GB" w:eastAsia="en-US"/>
          </w:rPr>
          <w:t>.</w:t>
        </w:r>
      </w:ins>
      <w:r w:rsidRPr="001E7A27">
        <w:rPr>
          <w:rFonts w:cs="Times New Roman"/>
          <w:color w:val="000000" w:themeColor="text1"/>
          <w:lang w:val="en-GB" w:eastAsia="en-US"/>
        </w:rPr>
        <w:t xml:space="preserve"> </w:t>
      </w:r>
    </w:p>
    <w:p w14:paraId="4F0E16D2" w14:textId="77777777" w:rsidR="00E3676F" w:rsidRPr="001E7A27" w:rsidRDefault="00E3676F" w:rsidP="005C7F25">
      <w:pPr>
        <w:pStyle w:val="AR6BodyText"/>
        <w:rPr>
          <w:rFonts w:cs="Times New Roman"/>
          <w:color w:val="000000" w:themeColor="text1"/>
          <w:lang w:val="en-GB" w:eastAsia="en-US"/>
        </w:rPr>
      </w:pPr>
    </w:p>
    <w:p w14:paraId="6A8E4D0E" w14:textId="26EC6E22" w:rsidR="00E3676F" w:rsidRPr="001E7A27" w:rsidRDefault="00E3676F" w:rsidP="005C7F25">
      <w:pPr>
        <w:pStyle w:val="AR6BodyText"/>
        <w:rPr>
          <w:rFonts w:cs="Times New Roman"/>
          <w:color w:val="000000" w:themeColor="text1"/>
          <w:lang w:val="en-GB"/>
        </w:rPr>
      </w:pPr>
      <w:r w:rsidRPr="001E7A27">
        <w:rPr>
          <w:lang w:val="en-GB"/>
        </w:rPr>
        <w:t>Ocean alkalini</w:t>
      </w:r>
      <w:ins w:id="6995" w:author="Soapbox" w:date="2021-07-20T07:10:00Z">
        <w:r w:rsidR="00766F77" w:rsidRPr="001E7A27">
          <w:rPr>
            <w:lang w:val="en-GB"/>
          </w:rPr>
          <w:t>z</w:t>
        </w:r>
      </w:ins>
      <w:del w:id="6996" w:author="Soapbox" w:date="2021-07-20T07:10:00Z">
        <w:r w:rsidRPr="001E7A27" w:rsidDel="00766F77">
          <w:rPr>
            <w:lang w:val="en-GB"/>
          </w:rPr>
          <w:delText>s</w:delText>
        </w:r>
      </w:del>
      <w:r w:rsidRPr="001E7A27">
        <w:rPr>
          <w:lang w:val="en-GB"/>
        </w:rPr>
        <w:t>ation, via the deposition of alkaline minerals (e.g.</w:t>
      </w:r>
      <w:ins w:id="6997" w:author="Tom Maycock" w:date="2021-09-09T16:49:00Z">
        <w:r w:rsidR="00334BDE">
          <w:rPr>
            <w:lang w:val="en-GB"/>
          </w:rPr>
          <w:t>,</w:t>
        </w:r>
      </w:ins>
      <w:r w:rsidRPr="001E7A27">
        <w:rPr>
          <w:lang w:val="en-GB"/>
        </w:rPr>
        <w:t xml:space="preserve"> olivine) or their dissociation products (e.g.</w:t>
      </w:r>
      <w:ins w:id="6998" w:author="Tom Maycock" w:date="2021-09-09T16:49:00Z">
        <w:r w:rsidR="00334BDE">
          <w:rPr>
            <w:lang w:val="en-GB"/>
          </w:rPr>
          <w:t>,</w:t>
        </w:r>
      </w:ins>
      <w:r w:rsidRPr="001E7A27">
        <w:rPr>
          <w:lang w:val="en-GB"/>
        </w:rPr>
        <w:t xml:space="preserve"> quicklime) at the ocean surface, can increase surface total alkalinity and thus increase CO</w:t>
      </w:r>
      <w:r w:rsidRPr="001E7A27">
        <w:rPr>
          <w:noProof/>
          <w:vertAlign w:val="subscript"/>
          <w:lang w:val="en-GB"/>
        </w:rPr>
        <w:t>2</w:t>
      </w:r>
      <w:r w:rsidRPr="001E7A27">
        <w:rPr>
          <w:lang w:val="en-GB"/>
        </w:rPr>
        <w:t xml:space="preserve"> uptake and storage (</w:t>
      </w:r>
      <w:del w:id="6999" w:author="Ian Blenkinsop" w:date="2021-07-28T15:50:00Z">
        <w:r w:rsidRPr="001E7A27" w:rsidDel="007A5602">
          <w:rPr>
            <w:lang w:val="en-GB"/>
          </w:rPr>
          <w:delText xml:space="preserve">see </w:delText>
        </w:r>
      </w:del>
      <w:r w:rsidRPr="001E7A27">
        <w:rPr>
          <w:lang w:val="en-GB"/>
        </w:rPr>
        <w:t>Glossary</w:t>
      </w:r>
      <w:del w:id="7000" w:author="Ian Blenkinsop" w:date="2021-07-28T15:50:00Z">
        <w:r w:rsidR="00177FA1" w:rsidRPr="001E7A27" w:rsidDel="007A5602">
          <w:rPr>
            <w:lang w:val="en-GB"/>
          </w:rPr>
          <w:delText>, Annex VII</w:delText>
        </w:r>
      </w:del>
      <w:r w:rsidRPr="001E7A27">
        <w:rPr>
          <w:lang w:val="en-GB"/>
        </w:rPr>
        <w:t xml:space="preserve">; </w:t>
      </w:r>
      <w:r w:rsidR="004A5E39" w:rsidRPr="001E7A27">
        <w:rPr>
          <w:lang w:val="en-GB"/>
        </w:rPr>
        <w:t xml:space="preserve">Supplementary Material Text 5.SM.3; </w:t>
      </w:r>
      <w:commentRangeStart w:id="7001"/>
      <w:commentRangeStart w:id="7002"/>
      <w:r w:rsidRPr="001E7A27">
        <w:rPr>
          <w:lang w:val="en-GB"/>
        </w:rPr>
        <w:t>WGIII Section 12.3</w:t>
      </w:r>
      <w:commentRangeEnd w:id="7001"/>
      <w:r w:rsidR="007A5602" w:rsidRPr="001E7A27">
        <w:rPr>
          <w:rStyle w:val="CommentReference"/>
          <w:lang w:val="en-GB"/>
        </w:rPr>
        <w:commentReference w:id="7001"/>
      </w:r>
      <w:commentRangeEnd w:id="7002"/>
      <w:r w:rsidR="005E3FF7">
        <w:rPr>
          <w:rStyle w:val="CommentReference"/>
          <w:lang w:val="en-GB"/>
        </w:rPr>
        <w:commentReference w:id="7002"/>
      </w:r>
      <w:r w:rsidRPr="001E7A27">
        <w:rPr>
          <w:lang w:val="en-GB"/>
        </w:rPr>
        <w:t xml:space="preserve">; </w:t>
      </w:r>
      <w:commentRangeStart w:id="7003"/>
      <w:r w:rsidRPr="001E7A27">
        <w:rPr>
          <w:lang w:val="en-GB"/>
        </w:rPr>
        <w:fldChar w:fldCharType="begin" w:fldLock="1"/>
      </w:r>
      <w:ins w:id="7004" w:author="Robin Matthews" w:date="2021-06-17T19:03:00Z">
        <w:r w:rsidR="00C366F4" w:rsidRPr="001E7A27">
          <w:rPr>
            <w:lang w:val="en-GB"/>
          </w:rPr>
          <w:instrText>ADDIN CSL_CITATION { "citationItems" : [ { "id" : "ITEM-1", "itemData" : { "author" : [ { "dropping-particle" : "", "family" : "GESAMP", "given" : "", "non-dropping-particle" : "", "parse-names" : false, "suffix" : "" } ], "id" : "ITEM-1", "issued" : { "date-parts" : [ [ "2019" ] ] }, "number-of-pages" : "144", "title" : "High level review of a wide range of proposed marine geoengineering techniques", "translator" : [ { "dropping-particle" : "", "family" : "L6660", "given" : "", "non-dropping-particle" : "", "parse-names" : false, "suffix" : "" } ], "type" : "report" }, "uris" : [ "http://www.mendeley.com/documents/?uuid=2fa324e4-047e-4e35-9af7-745c8dbd5d4d" ] }, { "id" : "ITEM-2", "itemData" : { "DOI" : "10.1007/978-3-319-60156-4_13", "ISBN" : "978-3- 319-60154-0", "author" : [ { "dropping-particle" : "", "family" : "Keller", "given" : "David P.", "non-dropping-particle" : "", "parse-names" : false, "suffix" : "" } ], "container-title" : "Handbook on Marine Environment Protection: Science, Impacts and Sustainable Management", "editor" : [ { "dropping-particle" : "", "family" : "Salomon", "given" : "M.", "non-dropping-particle" : "", "parse-names" : false, "suffix" : "" }, { "dropping-particle" : "", "family" : "Markus", "given" : "T.", "non-dropping-particle" : "", "parse-names" : false, "suffix" : "" } ], "id" : "ITEM-2", "issued" : { "date-parts" : [ [ "2019" ] ] }, "page" : "261-276", "publisher" : "Springer", "publisher-place" : "Cham, Switzerland", "title" : "Marine climate engineering", "translator" : [ { "dropping-particle" : "", "family" : "L7501", "given" : "Rt6", "non-dropping-particle" : "", "parse-names" : false, "suffix" : "" } ], "type" : "chapter" }, "uris" : [ "http://www.mendeley.com/documents/?uuid=7759a803-e50e-4b00-a2c8-0a3538eda884" ] } ], "mendeley" : { "formattedCitation" : "(GESAMP, 2019; Keller, 2019)", "manualFormatting" : "GESAMP, 2019; Keller, 2019)", "plainTextFormattedCitation" : "(GESAMP, 2019; Keller, 2019)", "previouslyFormattedCitation" : "(GESAMP, 2019; Keller, 2019)" }, "properties" : { "noteIndex" : 0 }, "schema" : "https://github.com/citation-style-language/schema/raw/master/csl-citation.json" }</w:instrText>
        </w:r>
      </w:ins>
      <w:del w:id="7005" w:author="Robin Matthews" w:date="2021-06-17T19:03:00Z">
        <w:r w:rsidR="00747167" w:rsidRPr="001E7A27" w:rsidDel="00C366F4">
          <w:rPr>
            <w:lang w:val="en-GB"/>
          </w:rPr>
          <w:delInstrText>ADDIN CSL_CITATION { "citationItems" : [ { "id" : "ITEM-1", "itemData" : { "author" : [ { "dropping-particle" : "", "family" : "GESAMP", "given" : "", "non-dropping-particle" : "", "parse-names" : false, "suffix" : "" } ], "id" : "ITEM-1", "issued" : { "date-parts" : [ [ "2019" ] ] }, "number-of-pages" : "144", "title" : "High level review of a wide range of proposed marine geoengineering techniques", "translator" : [ { "dropping-particle" : "", "family" : "L6660", "given" : "", "non-dropping-particle" : "", "parse-names" : false, "suffix" : "" } ], "type" : "report" }, "uris" : [ "http://www.mendeley.com/documents/?uuid=2fa324e4-047e-4e35-9af7-745c8dbd5d4d" ] }, { "id" : "ITEM-2", "itemData" : { "DOI" : "10.1007/978-3-319-60156-4_13", "ISBN" : "978-3- 319-60154-0", "author" : [ { "dropping-particle" : "", "family" : "Keller", "given" : "David P.", "non-dropping-particle" : "", "parse-names" : false, "suffix" : "" } ], "container-title" : "Handbook on Marine Environment Protection: Science, Impacts and Sustainable Management", "editor" : [ { "dropping-particle" : "", "family" : "Salomon", "given" : "M.", "non-dropping-particle" : "", "parse-names" : false, "suffix" : "" }, { "dropping-particle" : "", "family" : "Markus", "given" : "T.", "non-dropping-particle" : "", "parse-names" : false, "suffix" : "" } ], "id" : "ITEM-2", "issued" : { "date-parts" : [ [ "2019" ] ] }, "page" : "261-276", "publisher" : "Springer", "publisher-place" : "Cham, Switzerland", "title" : "Marine climate engineering", "translator" : [ { "dropping-particle" : "", "family" : "L7501", "given" : "Rt6", "non-dropping-particle" : "", "parse-names" : false, "suffix" : "" } ], "type" : "chapter" }, "uris" : [ "http://www.mendeley.com/documents/?uuid=7759a803-e50e-4b00-a2c8-0a3538eda884" ] } ], "mendeley" : { "formattedCitation" : "(GESAMP, 2019; Keller, 2019)", "manualFormatting" : "GESAMP 2019; Keller 2019)", "plainTextFormattedCitation" : "(GESAMP, 2019; Keller, 2019)", "previouslyFormattedCitation" : "(GESAMP, 2019; Keller, 2019)" }, "properties" : { "noteIndex" : 0 }, "schema" : "https://github.com/citation-style-language/schema/raw/master/csl-citation.json" }</w:delInstrText>
        </w:r>
      </w:del>
      <w:r w:rsidRPr="001E7A27">
        <w:rPr>
          <w:lang w:val="en-GB"/>
        </w:rPr>
        <w:fldChar w:fldCharType="separate"/>
      </w:r>
      <w:r w:rsidR="00025FA2" w:rsidRPr="001E7A27">
        <w:rPr>
          <w:noProof/>
          <w:lang w:val="en-GB"/>
        </w:rPr>
        <w:t>GESAMP</w:t>
      </w:r>
      <w:ins w:id="7006" w:author="Robin Matthews" w:date="2021-06-17T19:03:00Z">
        <w:r w:rsidR="00C366F4" w:rsidRPr="001E7A27">
          <w:rPr>
            <w:noProof/>
            <w:lang w:val="en-GB"/>
          </w:rPr>
          <w:t>,</w:t>
        </w:r>
      </w:ins>
      <w:r w:rsidR="00025FA2" w:rsidRPr="001E7A27">
        <w:rPr>
          <w:noProof/>
          <w:lang w:val="en-GB"/>
        </w:rPr>
        <w:t xml:space="preserve"> 2019; Keller</w:t>
      </w:r>
      <w:ins w:id="7007" w:author="Robin Matthews" w:date="2021-06-17T19:03:00Z">
        <w:r w:rsidR="00C366F4" w:rsidRPr="001E7A27">
          <w:rPr>
            <w:noProof/>
            <w:lang w:val="en-GB"/>
          </w:rPr>
          <w:t>,</w:t>
        </w:r>
      </w:ins>
      <w:r w:rsidR="00025FA2" w:rsidRPr="001E7A27">
        <w:rPr>
          <w:noProof/>
          <w:lang w:val="en-GB"/>
        </w:rPr>
        <w:t xml:space="preserve"> 2019)</w:t>
      </w:r>
      <w:r w:rsidRPr="001E7A27">
        <w:rPr>
          <w:lang w:val="en-GB"/>
        </w:rPr>
        <w:fldChar w:fldCharType="end"/>
      </w:r>
      <w:commentRangeEnd w:id="7003"/>
      <w:r w:rsidR="00025FA2" w:rsidRPr="001E7A27">
        <w:rPr>
          <w:rStyle w:val="CommentReference"/>
          <w:lang w:val="en-GB"/>
        </w:rPr>
        <w:commentReference w:id="7003"/>
      </w:r>
      <w:r w:rsidRPr="001E7A27">
        <w:rPr>
          <w:lang w:val="en-GB"/>
        </w:rPr>
        <w:t xml:space="preserve">. </w:t>
      </w:r>
      <w:r w:rsidR="004A5E39" w:rsidRPr="001E7A27">
        <w:rPr>
          <w:lang w:val="en-GB"/>
        </w:rPr>
        <w:t>O</w:t>
      </w:r>
      <w:r w:rsidRPr="001E7A27">
        <w:rPr>
          <w:rFonts w:cs="Times New Roman"/>
          <w:color w:val="000000" w:themeColor="text1"/>
          <w:lang w:val="en-GB"/>
        </w:rPr>
        <w:t>cean alkalini</w:t>
      </w:r>
      <w:ins w:id="7008" w:author="Soapbox" w:date="2021-07-20T07:10:00Z">
        <w:r w:rsidR="00766F77" w:rsidRPr="001E7A27">
          <w:rPr>
            <w:rFonts w:cs="Times New Roman"/>
            <w:color w:val="000000" w:themeColor="text1"/>
            <w:lang w:val="en-GB"/>
          </w:rPr>
          <w:t>z</w:t>
        </w:r>
      </w:ins>
      <w:del w:id="7009" w:author="Soapbox" w:date="2021-07-20T07:10:00Z">
        <w:r w:rsidRPr="001E7A27" w:rsidDel="00766F77">
          <w:rPr>
            <w:rFonts w:cs="Times New Roman"/>
            <w:color w:val="000000" w:themeColor="text1"/>
            <w:lang w:val="en-GB"/>
          </w:rPr>
          <w:delText>s</w:delText>
        </w:r>
      </w:del>
      <w:r w:rsidRPr="001E7A27">
        <w:rPr>
          <w:rFonts w:cs="Times New Roman"/>
          <w:color w:val="000000" w:themeColor="text1"/>
          <w:lang w:val="en-GB"/>
        </w:rPr>
        <w:t xml:space="preserve">ation ameliorates </w:t>
      </w:r>
      <w:del w:id="7010" w:author="Soapbox" w:date="2021-07-26T07:02:00Z">
        <w:r w:rsidRPr="001E7A27" w:rsidDel="00514486">
          <w:rPr>
            <w:rFonts w:cs="Times New Roman"/>
            <w:color w:val="000000" w:themeColor="text1"/>
            <w:lang w:val="en-GB"/>
          </w:rPr>
          <w:delText xml:space="preserve">somewhat </w:delText>
        </w:r>
      </w:del>
      <w:r w:rsidRPr="001E7A27">
        <w:rPr>
          <w:rFonts w:cs="Times New Roman"/>
          <w:color w:val="000000" w:themeColor="text1"/>
          <w:lang w:val="en-GB"/>
        </w:rPr>
        <w:t>surface ocean acidification (</w:t>
      </w:r>
      <w:r w:rsidRPr="001E7A27">
        <w:rPr>
          <w:rFonts w:cs="Times New Roman"/>
          <w:i/>
          <w:color w:val="000000" w:themeColor="text1"/>
          <w:lang w:val="en-GB"/>
        </w:rPr>
        <w:t>high confidence</w:t>
      </w:r>
      <w:del w:id="7011" w:author="Ian Blenkinsop" w:date="2021-07-28T15:51:00Z">
        <w:r w:rsidRPr="001E7A27" w:rsidDel="007A5602">
          <w:rPr>
            <w:rFonts w:cs="Times New Roman"/>
            <w:color w:val="000000" w:themeColor="text1"/>
            <w:lang w:val="en-GB"/>
          </w:rPr>
          <w:delText xml:space="preserve">; </w:delText>
        </w:r>
      </w:del>
      <w:ins w:id="7012" w:author="Ian Blenkinsop" w:date="2021-07-28T15:51:00Z">
        <w:r w:rsidR="007A5602" w:rsidRPr="001E7A27">
          <w:rPr>
            <w:rFonts w:cs="Times New Roman"/>
            <w:color w:val="000000" w:themeColor="text1"/>
            <w:lang w:val="en-GB"/>
          </w:rPr>
          <w:t>) (</w:t>
        </w:r>
      </w:ins>
      <w:commentRangeStart w:id="7013"/>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"10.1088/1748-9326/11/2/024007", "ISSN" : "1748-9326", "abstract" : "arbon dioxide removal (CDR) approaches are efforts to reduce the atmospheric CO2 concentration. Here we use a marine carbon cycle model to investigate the effects of one CDR technique: the open ocean dissolution of the iron-containing mineral olivine. We analyse the maximum CDR potential of an annual dissolution of 3 Pg olivine during the 21st century and focus on the role of the micronutrient iron for the biological carbon pump. Distributing the products of olivine dissolution (bicarbonate, silicic acid, iron) uniformly in the global surface ocean has a maximum CDR potential of 0.57. gC/g-olivine mainly due to the alkalinisation of the ocean, with a significant contribution from the fertilisation of phytoplankton with silicic acid and iron. The part of the CDR caused by ocean fertilisation is not permanent, while the CO2 sequestered by alkalinisation would be stored in the ocean as long as alkalinity is not removed from the system. For high CO2 emission scenarios the CDR potential due to the alkalinity input becomes more efficient over time with increasing ocean acidification. The alkalinity-induced CDR potential scales linearly with the amount of olivine, while the iron-induced CDR saturates at 113 PgC per century (on average similar to 1.1 PgC. yr(-1)) for an iron input rate of 2.3. Tg. Fe. yr(-1) (1% of the iron contained in 3 Pg olivine). The additional iron-related CO2 uptake occurs in the Southern Ocean and in the iron-limited regions of the Pacific. Effects of this approach on surface ocean pH are small (&lt;0.01).", "author" : [ { "dropping-particle" : "", "family" : "Hauck", "given" : "Judith", "non-dropping-particle" : "", "parse-names" : false, "suffix" : "" }, { "dropping-particle" : "", "family" : "K\u00f6hler", "given" : "Peter", "non-dropping-particle" : "", "parse-names" : false, "suffix" : "" }, { "dropping-particle" : "", "family" : "Wolf-Gladrow", "given" : "Dieter", "non-dropping-particle" : "", "parse-names" : false, "suffix" : "" }, { "dropping-particle" : "", "family" : "V\u00f6lker", "given" : "Christoph", "non-dropping-particle" : "", "parse-names" : false, "suffix" : "" } ], "container-title" : "Environmental Research Letters", "id" : "ITEM-1", "issue" : "2", "issued" : { "date-parts" : [ [ "2016", "2", "1" ] ] }, "page" : "024007", "publisher" : "IOP Publishing", "title" : "Iron fertilisation and century-scale effects of open ocean dissolution of olivine in a simulated CO2 removal experiment", "translator" : [ { "dropping-particle" : "", "family" : "L6554", "given" : "", "non-dropping-particle" : "", "parse-names" : false, "suffix" : "" } ], "type" : "article-journal", "volume" : "11" }, "uris" : [ "http://www.mendeley.com/documents/?uuid=94b9930b-3756-4cca-9c8e-183da442b7e4" ] }, { "id" : "ITEM-2", "itemData" : { "DOI" : "10.1029/2019MS001787", "ISSN" : "1942-2466", "author" : [ { "dropping-particle" : "", "family" : "Tran", "given" : "Giang T.", "non-dropping-particle" : "", "parse-names" : false, "suffix" : "" }, { "dropping-particle" : "", "family" : "Oschlies", "given" : "Andreas", "non-dropping-particle" : "", "parse-names" : false, "suffix" : "" }, { "dropping-particle" : "", "family" : "Keller", "given" : "David P.", "non-dropping-particle" : "", "parse-names" : false, "suffix" : "" } ], "container-title" : "Journal of Advances in Modeling Earth Systems", "id" : "ITEM-2", "issue" : "4", "issued" : { "date-parts" : [ [ "2020", "4", "3" ] ] }, "title" : "Comparative Assessment of Climate Engineering Scenarios in the Presence of Parametric Uncertainty", "translator" : [ { "dropping-particle" : "", "family" : "L6649", "given" : "", "non-dropping-particle" : "", "parse-names" : false, "suffix" : "" } ], "type" : "article-journal", "volume" : "12" }, "uris" : [ "http://www.mendeley.com/documents/?uuid=db1bbedf-48a3-4ff8-9ac4-d48a303f63da" ] } ], "mendeley" : { "formattedCitation" : "(Hauck et al., 2016; Tran et al., 2020)", "manualFormatting" : "Hauck et al., 2016; Tran et al., 2020)", "plainTextFormattedCitation" : "(Hauck et al., 2016; Tran et al., 2020)", "previouslyFormattedCitation" : "(Hauck et al., 2016; Tran et al., 2020)" }, "properties" : { "noteIndex" : 0 }, "schema" : "https://github.com/citation-style-language/schema/raw/master/csl-citation.json" }</w:instrText>
      </w:r>
      <w:r w:rsidRPr="001E7A27">
        <w:rPr>
          <w:rFonts w:cs="Times New Roman"/>
          <w:color w:val="000000" w:themeColor="text1"/>
          <w:lang w:val="en-GB"/>
        </w:rPr>
        <w:fldChar w:fldCharType="separate"/>
      </w:r>
      <w:r w:rsidR="00025FA2" w:rsidRPr="001E7A27">
        <w:rPr>
          <w:rFonts w:cs="Times New Roman"/>
          <w:noProof/>
          <w:color w:val="000000" w:themeColor="text1"/>
          <w:lang w:val="en-GB"/>
        </w:rPr>
        <w:t>Hauck et al., 2016; Tran et al., 2020)</w:t>
      </w:r>
      <w:r w:rsidRPr="001E7A27">
        <w:rPr>
          <w:rFonts w:cs="Times New Roman"/>
          <w:color w:val="000000" w:themeColor="text1"/>
          <w:lang w:val="en-GB"/>
        </w:rPr>
        <w:fldChar w:fldCharType="end"/>
      </w:r>
      <w:commentRangeEnd w:id="7013"/>
      <w:r w:rsidR="00025FA2" w:rsidRPr="001E7A27">
        <w:rPr>
          <w:rStyle w:val="CommentReference"/>
          <w:lang w:val="en-GB"/>
        </w:rPr>
        <w:commentReference w:id="7013"/>
      </w:r>
      <w:r w:rsidRPr="001E7A27">
        <w:rPr>
          <w:rFonts w:cs="Times New Roman"/>
          <w:color w:val="000000" w:themeColor="text1"/>
          <w:lang w:val="en-GB"/>
        </w:rPr>
        <w:t xml:space="preserve">, </w:t>
      </w:r>
      <w:ins w:id="7014" w:author="Soapbox" w:date="2021-07-26T07:03:00Z">
        <w:r w:rsidR="00514486" w:rsidRPr="001E7A27">
          <w:rPr>
            <w:rFonts w:cs="Times New Roman"/>
            <w:color w:val="000000" w:themeColor="text1"/>
            <w:lang w:val="en-GB"/>
          </w:rPr>
          <w:t xml:space="preserve">but </w:t>
        </w:r>
      </w:ins>
      <w:r w:rsidRPr="001E7A27">
        <w:rPr>
          <w:rFonts w:cs="Times New Roman"/>
          <w:lang w:val="en-GB"/>
        </w:rPr>
        <w:t xml:space="preserve">there are </w:t>
      </w:r>
      <w:r w:rsidRPr="001E7A27">
        <w:rPr>
          <w:rFonts w:cs="Times New Roman"/>
          <w:color w:val="000000" w:themeColor="text1"/>
          <w:lang w:val="en-GB"/>
        </w:rPr>
        <w:t xml:space="preserve">also negative side effects on the marine ecosystem, most of which are poorly understood or quantified </w:t>
      </w:r>
      <w:ins w:id="7015" w:author="Ian Blenkinsop" w:date="2021-07-28T15:53:00Z">
        <w:r w:rsidR="007A5602" w:rsidRPr="001E7A27">
          <w:rPr>
            <w:rFonts w:cs="Times New Roman"/>
            <w:color w:val="000000" w:themeColor="text1"/>
            <w:lang w:val="en-GB"/>
          </w:rPr>
          <w:t>(Figure 5.36</w:t>
        </w:r>
      </w:ins>
      <w:ins w:id="7016" w:author="Ian Blenkinsop" w:date="2021-07-28T15:54:00Z">
        <w:r w:rsidR="007A5602" w:rsidRPr="001E7A27">
          <w:rPr>
            <w:rFonts w:cs="Times New Roman"/>
            <w:color w:val="000000" w:themeColor="text1"/>
            <w:lang w:val="en-GB"/>
          </w:rPr>
          <w:t xml:space="preserve"> and</w:t>
        </w:r>
      </w:ins>
      <w:ins w:id="7017" w:author="Ian Blenkinsop" w:date="2021-07-28T15:53:00Z">
        <w:r w:rsidR="007A5602" w:rsidRPr="001E7A27">
          <w:rPr>
            <w:rFonts w:cs="Times New Roman"/>
            <w:color w:val="000000" w:themeColor="text1"/>
            <w:lang w:val="en-GB"/>
          </w:rPr>
          <w:t xml:space="preserve"> </w:t>
        </w:r>
        <w:r w:rsidR="007A5602" w:rsidRPr="001E7A27">
          <w:rPr>
            <w:rFonts w:cs="Times New Roman"/>
            <w:color w:val="000000" w:themeColor="text1"/>
            <w:lang w:val="en-GB" w:eastAsia="en-US"/>
          </w:rPr>
          <w:t>Supplementary Materials Table 5.SM.4</w:t>
        </w:r>
      </w:ins>
      <w:ins w:id="7018" w:author="Ian Blenkinsop" w:date="2021-07-28T15:54:00Z">
        <w:r w:rsidR="007A5602" w:rsidRPr="001E7A27">
          <w:rPr>
            <w:rFonts w:cs="Times New Roman"/>
            <w:color w:val="000000" w:themeColor="text1"/>
            <w:lang w:val="en-GB" w:eastAsia="en-US"/>
          </w:rPr>
          <w:t xml:space="preserve">; </w:t>
        </w:r>
      </w:ins>
      <w:commentRangeStart w:id="7019"/>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"10.3389/fclim.2019.00007", "ISSN" : "2624-9553", "author" : [ { "dropping-particle" : "", "family" : "Bach", "given" : "Lennart T.", "non-dropping-particle" : "", "parse-names" : false, "suffix" : "" }, { "dropping-particle" : "", "family" : "Gill", "given" : "Sophie J.", "non-dropping-particle" : "", "parse-names" : false, "suffix" : "" }, { "dropping-particle" : "", "family" : "Rickaby", "given" : "Rosalind E. M.", "non-dropping-particle" : "", "parse-names" : false, "suffix" : "" }, { "dropping-particle" : "", "family" : "Gore", "given" : "Sarah", "non-dropping-particle" : "", "parse-names" : false, "suffix" : "" }, { "dropping-particle" : "", "family" : "Renforth", "given" : "Phil", "non-dropping-particle" : "", "parse-names" : false, "suffix" : "" } ], "container-title" : "Frontiers in Climate", "id" : "ITEM-1", "issued" : { "date-parts" : [ [ "2019", "10", "11" ] ] }, "title" : "CO2 Removal With Enhanced Weathering and Ocean Alkalinity Enhancement: Potential Risks and Co-benefits for Marine Pelagic Ecosystems", "translator" : [ { "dropping-particle" : "", "family" : "L6957", "given" : "", "non-dropping-particle" : "", "parse-names" : false, "suffix" : "" } ], "type" : "article-journal", "volume" : "1" }, "uris" : [ "http://www.mendeley.com/documents/?uuid=99de163b-b4cf-4de4-b004-832ea4821bb7", "http://www.mendeley.com/documents/?uuid=38209fff-ac50-43b0-94da-ae907cf92611" ] } ], "mendeley" : { "formattedCitation" : "(Bach et al., 2019)", "manualFormatting" : "(Bach et al., 2019", "plainTextFormattedCitation" : "(Bach et al., 2019)", "previouslyFormattedCitation" : "(Bach et al., 2019)" }, "properties" : { "noteIndex" : 0 }, "schema" : "https://github.com/citation-style-language/schema/raw/master/csl-citation.json" }</w:instrText>
      </w:r>
      <w:r w:rsidRPr="001E7A27">
        <w:rPr>
          <w:rFonts w:cs="Times New Roman"/>
          <w:color w:val="000000" w:themeColor="text1"/>
          <w:lang w:val="en-GB"/>
        </w:rPr>
        <w:fldChar w:fldCharType="separate"/>
      </w:r>
      <w:del w:id="7020" w:author="Ian Blenkinsop" w:date="2021-07-28T15:54:00Z">
        <w:r w:rsidR="00025FA2" w:rsidRPr="001E7A27" w:rsidDel="007A5602">
          <w:rPr>
            <w:rFonts w:cs="Times New Roman"/>
            <w:noProof/>
            <w:color w:val="000000" w:themeColor="text1"/>
            <w:lang w:val="en-GB"/>
          </w:rPr>
          <w:delText>(</w:delText>
        </w:r>
      </w:del>
      <w:r w:rsidR="00025FA2" w:rsidRPr="001E7A27">
        <w:rPr>
          <w:rFonts w:cs="Times New Roman"/>
          <w:noProof/>
          <w:color w:val="000000" w:themeColor="text1"/>
          <w:lang w:val="en-GB"/>
        </w:rPr>
        <w:t>Bach et al., 2019</w:t>
      </w:r>
      <w:r w:rsidRPr="001E7A27">
        <w:rPr>
          <w:rFonts w:cs="Times New Roman"/>
          <w:color w:val="000000" w:themeColor="text1"/>
          <w:lang w:val="en-GB"/>
        </w:rPr>
        <w:fldChar w:fldCharType="end"/>
      </w:r>
      <w:commentRangeEnd w:id="7019"/>
      <w:r w:rsidR="00025FA2" w:rsidRPr="001E7A27">
        <w:rPr>
          <w:rStyle w:val="CommentReference"/>
          <w:lang w:val="en-GB"/>
        </w:rPr>
        <w:commentReference w:id="7019"/>
      </w:r>
      <w:del w:id="7021" w:author="Ian Blenkinsop" w:date="2021-07-28T15:53:00Z">
        <w:r w:rsidRPr="001E7A27" w:rsidDel="007A5602">
          <w:rPr>
            <w:rFonts w:cs="Times New Roman"/>
            <w:color w:val="000000" w:themeColor="text1"/>
            <w:lang w:val="en-GB"/>
          </w:rPr>
          <w:delText xml:space="preserve">; </w:delText>
        </w:r>
        <w:r w:rsidR="004A5E39" w:rsidRPr="001E7A27" w:rsidDel="007A5602">
          <w:rPr>
            <w:rFonts w:cs="Times New Roman"/>
            <w:color w:val="000000" w:themeColor="text1"/>
            <w:lang w:val="en-GB"/>
          </w:rPr>
          <w:delText xml:space="preserve">Figure 5.36; </w:delText>
        </w:r>
        <w:r w:rsidR="00C25C05" w:rsidRPr="001E7A27" w:rsidDel="007A5602">
          <w:rPr>
            <w:rFonts w:cs="Times New Roman"/>
            <w:color w:val="000000" w:themeColor="text1"/>
            <w:lang w:val="en-GB" w:eastAsia="en-US"/>
          </w:rPr>
          <w:delText>Supplementary Materials Table 5.SM.4</w:delText>
        </w:r>
      </w:del>
      <w:r w:rsidRPr="001E7A27">
        <w:rPr>
          <w:rFonts w:cs="Times New Roman"/>
          <w:color w:val="000000" w:themeColor="text1"/>
          <w:lang w:val="en-GB"/>
        </w:rPr>
        <w:t>).</w:t>
      </w:r>
      <w:r w:rsidR="004A5E39" w:rsidRPr="001E7A27">
        <w:rPr>
          <w:rFonts w:cs="Times New Roman"/>
          <w:color w:val="000000" w:themeColor="text1"/>
          <w:lang w:val="en-GB"/>
        </w:rPr>
        <w:t xml:space="preserve"> Although ocean alkalini</w:t>
      </w:r>
      <w:ins w:id="7022" w:author="Soapbox" w:date="2021-07-20T07:10:00Z">
        <w:r w:rsidR="00766F77" w:rsidRPr="001E7A27">
          <w:rPr>
            <w:rFonts w:cs="Times New Roman"/>
            <w:color w:val="000000" w:themeColor="text1"/>
            <w:lang w:val="en-GB"/>
          </w:rPr>
          <w:t>z</w:t>
        </w:r>
      </w:ins>
      <w:del w:id="7023" w:author="Soapbox" w:date="2021-07-20T07:10:00Z">
        <w:r w:rsidR="004A5E39" w:rsidRPr="001E7A27" w:rsidDel="00766F77">
          <w:rPr>
            <w:rFonts w:cs="Times New Roman"/>
            <w:color w:val="000000" w:themeColor="text1"/>
            <w:lang w:val="en-GB"/>
          </w:rPr>
          <w:delText>s</w:delText>
        </w:r>
      </w:del>
      <w:r w:rsidR="004A5E39" w:rsidRPr="001E7A27">
        <w:rPr>
          <w:rFonts w:cs="Times New Roman"/>
          <w:color w:val="000000" w:themeColor="text1"/>
          <w:lang w:val="en-GB"/>
        </w:rPr>
        <w:t>ation could potentially</w:t>
      </w:r>
      <w:r w:rsidRPr="001E7A27">
        <w:rPr>
          <w:rFonts w:cs="Times New Roman"/>
          <w:color w:val="000000" w:themeColor="text1"/>
          <w:lang w:val="en-GB"/>
        </w:rPr>
        <w:t xml:space="preserve"> </w:t>
      </w:r>
      <w:r w:rsidR="004A5E39" w:rsidRPr="001E7A27">
        <w:rPr>
          <w:rFonts w:cs="Times New Roman"/>
          <w:color w:val="000000" w:themeColor="text1"/>
          <w:lang w:val="en-GB"/>
        </w:rPr>
        <w:t>sequester large amounts of carbon (≥1 PgC yr</w:t>
      </w:r>
      <w:del w:id="7024" w:author="Ian Blenkinsop" w:date="2021-07-28T16:21:00Z">
        <w:r w:rsidR="004A5E39" w:rsidRPr="001E7A27" w:rsidDel="006C2F7B">
          <w:rPr>
            <w:rFonts w:cs="Times New Roman"/>
            <w:color w:val="000000" w:themeColor="text1"/>
            <w:vertAlign w:val="superscript"/>
            <w:lang w:val="en-GB"/>
          </w:rPr>
          <w:delText>-</w:delText>
        </w:r>
      </w:del>
      <w:ins w:id="7025" w:author="Ian Blenkinsop" w:date="2021-07-28T16:21:00Z">
        <w:r w:rsidR="006C2F7B" w:rsidRPr="001E7A27">
          <w:rPr>
            <w:rFonts w:cs="Times New Roman"/>
            <w:color w:val="000000" w:themeColor="text1"/>
            <w:vertAlign w:val="superscript"/>
            <w:lang w:val="en-GB"/>
          </w:rPr>
          <w:t>–</w:t>
        </w:r>
      </w:ins>
      <w:r w:rsidR="004A5E39" w:rsidRPr="001E7A27">
        <w:rPr>
          <w:rFonts w:cs="Times New Roman"/>
          <w:color w:val="000000" w:themeColor="text1"/>
          <w:vertAlign w:val="superscript"/>
          <w:lang w:val="en-GB"/>
        </w:rPr>
        <w:t>1</w:t>
      </w:r>
      <w:r w:rsidR="004A5E39" w:rsidRPr="001E7A27">
        <w:rPr>
          <w:rFonts w:cs="Times New Roman"/>
          <w:color w:val="000000" w:themeColor="text1"/>
          <w:lang w:val="en-GB"/>
        </w:rPr>
        <w:t>; Figure 5.36;</w:t>
      </w:r>
      <w:ins w:id="7026" w:author="Ian Blenkinsop" w:date="2021-07-28T15:54:00Z">
        <w:r w:rsidR="007A5602" w:rsidRPr="001E7A27">
          <w:rPr>
            <w:rFonts w:cs="Times New Roman"/>
            <w:color w:val="000000" w:themeColor="text1"/>
            <w:lang w:val="en-GB"/>
          </w:rPr>
          <w:t xml:space="preserve"> and</w:t>
        </w:r>
      </w:ins>
      <w:ins w:id="7027" w:author="Ian Blenkinsop" w:date="2021-07-28T15:56:00Z">
        <w:r w:rsidR="007A5602" w:rsidRPr="001E7A27">
          <w:rPr>
            <w:rFonts w:cs="Times New Roman"/>
            <w:color w:val="000000" w:themeColor="text1"/>
            <w:lang w:val="en-GB"/>
          </w:rPr>
          <w:t xml:space="preserve"> </w:t>
        </w:r>
      </w:ins>
      <w:del w:id="7028" w:author="Ian Blenkinsop" w:date="2021-07-28T15:54:00Z">
        <w:r w:rsidR="004A5E39" w:rsidRPr="001E7A27" w:rsidDel="007A5602">
          <w:rPr>
            <w:rFonts w:cs="Times New Roman"/>
            <w:color w:val="000000" w:themeColor="text1"/>
            <w:lang w:val="en-GB"/>
          </w:rPr>
          <w:delText xml:space="preserve"> </w:delText>
        </w:r>
      </w:del>
      <w:r w:rsidR="004A5E39" w:rsidRPr="001E7A27">
        <w:rPr>
          <w:rFonts w:cs="Times New Roman"/>
          <w:color w:val="000000" w:themeColor="text1"/>
          <w:lang w:val="en-GB"/>
        </w:rPr>
        <w:lastRenderedPageBreak/>
        <w:t>Supplementary Materials Table 5.SM.5) there is no new evidence to revisit the SROCC (</w:t>
      </w:r>
      <w:commentRangeStart w:id="7029"/>
      <w:r w:rsidR="004A5E39" w:rsidRPr="001E7A27">
        <w:rPr>
          <w:rFonts w:cs="Times New Roman"/>
          <w:color w:val="000000" w:themeColor="text1"/>
          <w:lang w:val="en-GB"/>
        </w:rPr>
        <w:t>Section 5.5.1.2.4</w:t>
      </w:r>
      <w:commentRangeEnd w:id="7029"/>
      <w:r w:rsidR="007A5602" w:rsidRPr="001E7A27">
        <w:rPr>
          <w:rStyle w:val="CommentReference"/>
          <w:lang w:val="en-GB"/>
        </w:rPr>
        <w:commentReference w:id="7029"/>
      </w:r>
      <w:r w:rsidR="004A5E39" w:rsidRPr="001E7A27">
        <w:rPr>
          <w:rFonts w:cs="Times New Roman"/>
          <w:color w:val="000000" w:themeColor="text1"/>
          <w:lang w:val="en-GB"/>
        </w:rPr>
        <w:t>)</w:t>
      </w:r>
      <w:r w:rsidRPr="001E7A27">
        <w:rPr>
          <w:rFonts w:cs="Times New Roman"/>
          <w:color w:val="000000" w:themeColor="text1"/>
          <w:lang w:val="en-GB"/>
        </w:rPr>
        <w:t xml:space="preserve"> conclusion that there is </w:t>
      </w:r>
      <w:r w:rsidRPr="001E7A27">
        <w:rPr>
          <w:rFonts w:cs="Times New Roman"/>
          <w:i/>
          <w:color w:val="211D1E"/>
          <w:lang w:val="en-GB"/>
        </w:rPr>
        <w:t>low confidence</w:t>
      </w:r>
      <w:r w:rsidRPr="001E7A27">
        <w:rPr>
          <w:rFonts w:cs="Times New Roman"/>
          <w:color w:val="211D1E"/>
          <w:lang w:val="en-GB"/>
        </w:rPr>
        <w:t xml:space="preserve"> that ocean alkalini</w:t>
      </w:r>
      <w:ins w:id="7030" w:author="Soapbox" w:date="2021-07-20T07:10:00Z">
        <w:r w:rsidR="00766F77" w:rsidRPr="001E7A27">
          <w:rPr>
            <w:rFonts w:cs="Times New Roman"/>
            <w:color w:val="211D1E"/>
            <w:lang w:val="en-GB"/>
          </w:rPr>
          <w:t>z</w:t>
        </w:r>
      </w:ins>
      <w:del w:id="7031" w:author="Soapbox" w:date="2021-07-20T07:10:00Z">
        <w:r w:rsidRPr="001E7A27" w:rsidDel="00766F77">
          <w:rPr>
            <w:rFonts w:cs="Times New Roman"/>
            <w:color w:val="211D1E"/>
            <w:lang w:val="en-GB"/>
          </w:rPr>
          <w:delText>s</w:delText>
        </w:r>
      </w:del>
      <w:r w:rsidRPr="001E7A27">
        <w:rPr>
          <w:rFonts w:cs="Times New Roman"/>
          <w:color w:val="211D1E"/>
          <w:lang w:val="en-GB"/>
        </w:rPr>
        <w:t>ation is a viable climate</w:t>
      </w:r>
      <w:ins w:id="7032" w:author="Tom Maycock" w:date="2021-09-08T15:34:00Z">
        <w:r w:rsidR="00FC0403" w:rsidRPr="001E7A27">
          <w:rPr>
            <w:rFonts w:cs="Times New Roman"/>
            <w:color w:val="211D1E"/>
            <w:lang w:val="en-GB"/>
          </w:rPr>
          <w:t xml:space="preserve"> change</w:t>
        </w:r>
      </w:ins>
      <w:r w:rsidRPr="001E7A27">
        <w:rPr>
          <w:rFonts w:cs="Times New Roman"/>
          <w:color w:val="211D1E"/>
          <w:lang w:val="en-GB"/>
        </w:rPr>
        <w:t xml:space="preserve"> mitigation approach.</w:t>
      </w:r>
    </w:p>
    <w:p w14:paraId="702EF8F6" w14:textId="77777777" w:rsidR="00E3676F" w:rsidRPr="001E7A27" w:rsidRDefault="00E3676F" w:rsidP="005C7F25">
      <w:pPr>
        <w:pStyle w:val="AR6BodyText"/>
        <w:rPr>
          <w:rFonts w:cs="Times New Roman"/>
          <w:color w:val="000000" w:themeColor="text1"/>
          <w:lang w:val="en-GB"/>
        </w:rPr>
      </w:pPr>
    </w:p>
    <w:p w14:paraId="5DDAE2E2" w14:textId="77777777" w:rsidR="00186B0B" w:rsidRPr="001E7A27" w:rsidRDefault="00186B0B" w:rsidP="005C7F25">
      <w:pPr>
        <w:pStyle w:val="AR6BodyText"/>
        <w:rPr>
          <w:rFonts w:cs="Times New Roman"/>
          <w:color w:val="000000" w:themeColor="text1"/>
          <w:lang w:val="en-GB"/>
        </w:rPr>
      </w:pPr>
    </w:p>
    <w:p w14:paraId="2988BBEF" w14:textId="21160C63" w:rsidR="00E3676F" w:rsidRPr="001E7A27" w:rsidRDefault="00E3676F" w:rsidP="00535548">
      <w:pPr>
        <w:pStyle w:val="AR6Chap5Level451111"/>
        <w:rPr>
          <w:lang w:val="en-GB"/>
        </w:rPr>
      </w:pPr>
      <w:bookmarkStart w:id="7033" w:name="_Toc70535751"/>
      <w:r w:rsidRPr="001E7A27">
        <w:rPr>
          <w:lang w:val="en-GB"/>
        </w:rPr>
        <w:t>Chemical CDR methods</w:t>
      </w:r>
      <w:bookmarkEnd w:id="7033"/>
    </w:p>
    <w:p w14:paraId="7D9E8282" w14:textId="278FADF6" w:rsidR="00E3676F" w:rsidRPr="001E7A27" w:rsidRDefault="00E3676F" w:rsidP="005C7F25">
      <w:pPr>
        <w:pStyle w:val="AR6BodyText"/>
        <w:rPr>
          <w:rFonts w:cs="Times New Roman"/>
          <w:lang w:val="en-GB" w:eastAsia="en-US"/>
        </w:rPr>
      </w:pPr>
      <w:r w:rsidRPr="001E7A27">
        <w:rPr>
          <w:lang w:val="en-GB"/>
        </w:rPr>
        <w:t xml:space="preserve">Direct air </w:t>
      </w:r>
      <w:r w:rsidR="00BA6DFD" w:rsidRPr="001E7A27">
        <w:rPr>
          <w:lang w:val="en-GB"/>
        </w:rPr>
        <w:t xml:space="preserve">carbon </w:t>
      </w:r>
      <w:r w:rsidRPr="001E7A27">
        <w:rPr>
          <w:lang w:val="en-GB"/>
        </w:rPr>
        <w:t>capture with carbon storage (DACCS) is a combination of two techniques, direct capture of CO</w:t>
      </w:r>
      <w:r w:rsidRPr="001E7A27">
        <w:rPr>
          <w:noProof/>
          <w:vertAlign w:val="subscript"/>
          <w:lang w:val="en-GB"/>
        </w:rPr>
        <w:t>2</w:t>
      </w:r>
      <w:r w:rsidRPr="001E7A27">
        <w:rPr>
          <w:lang w:val="en-GB"/>
        </w:rPr>
        <w:t xml:space="preserve"> from ambient air (DAC) and carbon storage. DAC entails contacting the air, capturing the CO</w:t>
      </w:r>
      <w:r w:rsidRPr="001E7A27">
        <w:rPr>
          <w:vertAlign w:val="subscript"/>
          <w:lang w:val="en-GB"/>
        </w:rPr>
        <w:t>2</w:t>
      </w:r>
      <w:r w:rsidRPr="001E7A27">
        <w:rPr>
          <w:lang w:val="en-GB"/>
        </w:rPr>
        <w:t xml:space="preserve"> on a liquid solvent or solid sorbent, and regenerating the solvent or sorbent. Different DAC methods have been proposed, which differ by the chemical process used to capture the CO</w:t>
      </w:r>
      <w:r w:rsidRPr="001E7A27">
        <w:rPr>
          <w:vertAlign w:val="subscript"/>
          <w:lang w:val="en-GB"/>
        </w:rPr>
        <w:t>2</w:t>
      </w:r>
      <w:r w:rsidRPr="001E7A27">
        <w:rPr>
          <w:lang w:val="en-GB"/>
        </w:rPr>
        <w:t xml:space="preserve"> and to recover it from the sorbent or solvent </w:t>
      </w:r>
      <w:r w:rsidRPr="001E7A27">
        <w:rPr>
          <w:lang w:val="en-GB"/>
        </w:rPr>
        <w:fldChar w:fldCharType="begin" w:fldLock="1"/>
      </w:r>
      <w:r w:rsidR="00747167" w:rsidRPr="001E7A27">
        <w:rPr>
          <w:lang w:val="en-GB"/>
        </w:rPr>
        <w: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"mendeley" : { "formattedCitation" : "(NASEM, 2019)", "plainTextFormattedCitation" : "(NASEM, 2019)", "previouslyFormattedCitation" : "(NASEM, 2019)" }, "properties" : { "noteIndex" : 0 }, "schema" : "https://github.com/citation-style-language/schema/raw/master/csl-citation.json" }</w:instrText>
      </w:r>
      <w:r w:rsidRPr="001E7A27">
        <w:rPr>
          <w:lang w:val="en-GB"/>
        </w:rPr>
        <w:fldChar w:fldCharType="separate"/>
      </w:r>
      <w:r w:rsidR="00025FA2" w:rsidRPr="001E7A27">
        <w:rPr>
          <w:noProof/>
          <w:lang w:val="en-GB"/>
        </w:rPr>
        <w:t>(NASEM, 2019)</w:t>
      </w:r>
      <w:r w:rsidRPr="001E7A27">
        <w:rPr>
          <w:lang w:val="en-GB"/>
        </w:rPr>
        <w:fldChar w:fldCharType="end"/>
      </w:r>
      <w:r w:rsidRPr="001E7A27">
        <w:rPr>
          <w:lang w:val="en-GB"/>
        </w:rPr>
        <w:t>. The captured CO</w:t>
      </w:r>
      <w:r w:rsidRPr="001E7A27">
        <w:rPr>
          <w:noProof/>
          <w:vertAlign w:val="subscript"/>
          <w:lang w:val="en-GB"/>
        </w:rPr>
        <w:t>2</w:t>
      </w:r>
      <w:r w:rsidRPr="001E7A27">
        <w:rPr>
          <w:lang w:val="en-GB"/>
        </w:rPr>
        <w:t xml:space="preserve"> may be either stored geologically as a high-pressure gas or sequestered by a mineral carbonation process. Storage is potentially permanent in both pressurised gas and mineral form </w:t>
      </w:r>
      <w:r w:rsidRPr="001E7A27">
        <w:rPr>
          <w:lang w:val="en-GB"/>
        </w:rPr>
        <w:fldChar w:fldCharType="begin" w:fldLock="1"/>
      </w:r>
      <w:r w:rsidR="00747167" w:rsidRPr="001E7A27">
        <w:rPr>
          <w:lang w:val="en-GB"/>
        </w:rPr>
        <w: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instrText>
      </w:r>
      <w:r w:rsidRPr="001E7A27">
        <w:rPr>
          <w:lang w:val="en-GB"/>
        </w:rPr>
        <w:fldChar w:fldCharType="separate"/>
      </w:r>
      <w:r w:rsidR="00025FA2" w:rsidRPr="001E7A27">
        <w:rPr>
          <w:noProof/>
          <w:lang w:val="en-GB"/>
        </w:rPr>
        <w:t>(Fuss et al., 2018)</w:t>
      </w:r>
      <w:r w:rsidRPr="001E7A27">
        <w:rPr>
          <w:lang w:val="en-GB"/>
        </w:rPr>
        <w:fldChar w:fldCharType="end"/>
      </w:r>
      <w:r w:rsidRPr="001E7A27">
        <w:rPr>
          <w:lang w:val="en-GB"/>
        </w:rPr>
        <w:t xml:space="preserve">. DACCS has significant requirements of energy and, </w:t>
      </w:r>
      <w:ins w:id="7034" w:author="Soapbox" w:date="2021-07-26T07:04:00Z">
        <w:r w:rsidR="00514486" w:rsidRPr="001E7A27">
          <w:rPr>
            <w:lang w:val="en-GB"/>
          </w:rPr>
          <w:t>(</w:t>
        </w:r>
      </w:ins>
      <w:r w:rsidRPr="001E7A27">
        <w:rPr>
          <w:lang w:val="en-GB"/>
        </w:rPr>
        <w:t>depending on the type of technology</w:t>
      </w:r>
      <w:ins w:id="7035" w:author="Soapbox" w:date="2021-07-26T07:04:00Z">
        <w:r w:rsidR="00514486" w:rsidRPr="001E7A27">
          <w:rPr>
            <w:lang w:val="en-GB"/>
          </w:rPr>
          <w:t>)</w:t>
        </w:r>
      </w:ins>
      <w:r w:rsidRPr="001E7A27">
        <w:rPr>
          <w:lang w:val="en-GB"/>
        </w:rPr>
        <w:t xml:space="preserve">, water and materials </w:t>
      </w:r>
      <w:r w:rsidRPr="001E7A27">
        <w:rPr>
          <w:lang w:val="en-GB"/>
        </w:rPr>
        <w:fldChar w:fldCharType="begin" w:fldLock="1"/>
      </w:r>
      <w:r w:rsidR="00747167" w:rsidRPr="001E7A27">
        <w:rPr>
          <w:lang w:val="en-GB"/>
        </w:rPr>
        <w: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"id" : "ITEM-2",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"ITEM-2",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"mendeley" : { "formattedCitation" : "(Smith et al., 2016; NASEM, 2019)", "plainTextFormattedCitation" : "(Smith et al., 2016; NASEM, 2019)", "previouslyFormattedCitation" : "(Smith et al., 2016; NASEM, 2019)" }, "properties" : { "noteIndex" : 0 }, "schema" : "https://github.com/citation-style-language/schema/raw/master/csl-citation.json" }</w:instrText>
      </w:r>
      <w:r w:rsidRPr="001E7A27">
        <w:rPr>
          <w:lang w:val="en-GB"/>
        </w:rPr>
        <w:fldChar w:fldCharType="separate"/>
      </w:r>
      <w:r w:rsidR="00025FA2" w:rsidRPr="001E7A27">
        <w:rPr>
          <w:noProof/>
          <w:lang w:val="en-GB"/>
        </w:rPr>
        <w:t>(Smith et al., 2016; NASEM, 2019)</w:t>
      </w:r>
      <w:r w:rsidRPr="001E7A27">
        <w:rPr>
          <w:lang w:val="en-GB"/>
        </w:rPr>
        <w:fldChar w:fldCharType="end"/>
      </w:r>
      <w:r w:rsidRPr="001E7A27">
        <w:rPr>
          <w:lang w:val="en-GB"/>
        </w:rPr>
        <w:t>. Compared to other CDR methods</w:t>
      </w:r>
      <w:ins w:id="7036" w:author="Soapbox" w:date="2021-07-26T07:05:00Z">
        <w:r w:rsidR="00514486" w:rsidRPr="001E7A27">
          <w:rPr>
            <w:lang w:val="en-GB"/>
          </w:rPr>
          <w:t>,</w:t>
        </w:r>
      </w:ins>
      <w:r w:rsidRPr="001E7A27">
        <w:rPr>
          <w:lang w:val="en-GB"/>
        </w:rPr>
        <w:t xml:space="preserve"> it has a small land footprint </w:t>
      </w:r>
      <w:r w:rsidRPr="001E7A27">
        <w:rPr>
          <w:lang w:val="en-GB"/>
        </w:rPr>
        <w:fldChar w:fldCharType="begin" w:fldLock="1"/>
      </w:r>
      <w:r w:rsidR="00747167" w:rsidRPr="001E7A27">
        <w:rPr>
          <w:lang w:val="en-GB"/>
        </w:rPr>
        <w: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"id" : "ITEM-2",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"ITEM-2",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"mendeley" : { "formattedCitation" : "(Smith et al., 2016; NASEM, 2019)", "plainTextFormattedCitation" : "(Smith et al., 2016; NASEM, 2019)", "previouslyFormattedCitation" : "(Smith et al., 2016; NASEM, 2019)" }, "properties" : { "noteIndex" : 0 }, "schema" : "https://github.com/citation-style-language/schema/raw/master/csl-citation.json" }</w:instrText>
      </w:r>
      <w:r w:rsidRPr="001E7A27">
        <w:rPr>
          <w:lang w:val="en-GB"/>
        </w:rPr>
        <w:fldChar w:fldCharType="separate"/>
      </w:r>
      <w:r w:rsidR="00025FA2" w:rsidRPr="001E7A27">
        <w:rPr>
          <w:noProof/>
          <w:lang w:val="en-GB"/>
        </w:rPr>
        <w:t>(Smith et al., 2016; NASEM, 2019)</w:t>
      </w:r>
      <w:r w:rsidRPr="001E7A27">
        <w:rPr>
          <w:lang w:val="en-GB"/>
        </w:rPr>
        <w:fldChar w:fldCharType="end"/>
      </w:r>
      <w:r w:rsidRPr="001E7A27">
        <w:rPr>
          <w:lang w:val="en-GB"/>
        </w:rPr>
        <w:t>. Side effects of DACCS include CO</w:t>
      </w:r>
      <w:r w:rsidRPr="001E7A27">
        <w:rPr>
          <w:vertAlign w:val="subscript"/>
          <w:lang w:val="en-GB"/>
        </w:rPr>
        <w:t>2</w:t>
      </w:r>
      <w:r w:rsidRPr="001E7A27">
        <w:rPr>
          <w:lang w:val="en-GB"/>
        </w:rPr>
        <w:t xml:space="preserve">-depleted air leaving the air contactor, which could have adverse effects on crop and ecosystem productivity, and VOC emissions </w:t>
      </w:r>
      <w:r w:rsidRPr="001E7A27">
        <w:rPr>
          <w:lang w:val="en-GB"/>
        </w:rPr>
        <w:fldChar w:fldCharType="begin" w:fldLock="1"/>
      </w:r>
      <w:r w:rsidR="00747167" w:rsidRPr="001E7A27">
        <w:rPr>
          <w:lang w:val="en-GB"/>
        </w:rPr>
        <w: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"mendeley" : { "formattedCitation" : "(NASEM, 2019)", "plainTextFormattedCitation" : "(NASEM, 2019)", "previouslyFormattedCitation" : "(NASEM, 2019)" }, "properties" : { "noteIndex" : 0 }, "schema" : "https://github.com/citation-style-language/schema/raw/master/csl-citation.json" }</w:instrText>
      </w:r>
      <w:r w:rsidRPr="001E7A27">
        <w:rPr>
          <w:lang w:val="en-GB"/>
        </w:rPr>
        <w:fldChar w:fldCharType="separate"/>
      </w:r>
      <w:r w:rsidR="00025FA2" w:rsidRPr="001E7A27">
        <w:rPr>
          <w:noProof/>
          <w:lang w:val="en-GB"/>
        </w:rPr>
        <w:t>(NASEM, 2019)</w:t>
      </w:r>
      <w:r w:rsidRPr="001E7A27">
        <w:rPr>
          <w:lang w:val="en-GB"/>
        </w:rPr>
        <w:fldChar w:fldCharType="end"/>
      </w:r>
      <w:r w:rsidRPr="001E7A27">
        <w:rPr>
          <w:lang w:val="en-GB"/>
        </w:rPr>
        <w:t>. Additional risks an</w:t>
      </w:r>
      <w:r w:rsidR="00D412F7" w:rsidRPr="001E7A27">
        <w:rPr>
          <w:lang w:val="en-GB"/>
        </w:rPr>
        <w:t xml:space="preserve">d </w:t>
      </w:r>
      <w:r w:rsidRPr="001E7A27">
        <w:rPr>
          <w:rFonts w:cs="Times New Roman"/>
          <w:lang w:val="en-GB" w:eastAsia="en-US"/>
        </w:rPr>
        <w:t>side effects are related to the high pressure at which CO</w:t>
      </w:r>
      <w:r w:rsidRPr="001E7A27">
        <w:rPr>
          <w:noProof/>
          <w:vertAlign w:val="subscript"/>
          <w:lang w:val="en-GB"/>
        </w:rPr>
        <w:t>2</w:t>
      </w:r>
      <w:r w:rsidRPr="001E7A27">
        <w:rPr>
          <w:rFonts w:cs="Times New Roman"/>
          <w:lang w:val="en-GB" w:eastAsia="en-US"/>
        </w:rPr>
        <w:t xml:space="preserve"> is stored in geologic formations </w:t>
      </w:r>
      <w:r w:rsidRPr="001E7A27">
        <w:rPr>
          <w:rFonts w:cs="Times New Roman"/>
          <w:color w:val="000000" w:themeColor="text1"/>
          <w:lang w:val="en-GB"/>
        </w:rPr>
        <w:fldChar w:fldCharType="begin" w:fldLock="1"/>
      </w:r>
      <w:r w:rsidR="00747167" w:rsidRPr="001E7A27">
        <w:rPr>
          <w:rFonts w:cs="Times New Roman"/>
          <w:color w:val="000000" w:themeColor="text1"/>
          <w:lang w:val="en-GB"/>
        </w:rPr>
        <w: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instrText>
      </w:r>
      <w:r w:rsidRPr="001E7A27">
        <w:rPr>
          <w:rFonts w:cs="Times New Roman"/>
          <w:color w:val="000000" w:themeColor="text1"/>
          <w:lang w:val="en-GB"/>
        </w:rPr>
        <w:fldChar w:fldCharType="separate"/>
      </w:r>
      <w:r w:rsidR="00025FA2" w:rsidRPr="001E7A27">
        <w:rPr>
          <w:rFonts w:cs="Times New Roman"/>
          <w:noProof/>
          <w:color w:val="000000" w:themeColor="text1"/>
          <w:lang w:val="en-GB"/>
        </w:rPr>
        <w:t>(Fuss et al., 2018)</w:t>
      </w:r>
      <w:r w:rsidRPr="001E7A27">
        <w:rPr>
          <w:rFonts w:cs="Times New Roman"/>
          <w:color w:val="000000" w:themeColor="text1"/>
          <w:lang w:val="en-GB"/>
        </w:rPr>
        <w:fldChar w:fldCharType="end"/>
      </w:r>
      <w:r w:rsidRPr="001E7A27">
        <w:rPr>
          <w:rFonts w:cs="Times New Roman"/>
          <w:lang w:val="en-GB" w:eastAsia="en-US"/>
        </w:rPr>
        <w:t xml:space="preserve">. DACCS is assessed in detail in </w:t>
      </w:r>
      <w:r w:rsidRPr="001E7A27">
        <w:rPr>
          <w:lang w:val="en-GB"/>
        </w:rPr>
        <w:t>WGIII Section 12.3</w:t>
      </w:r>
      <w:r w:rsidR="00D22FE2" w:rsidRPr="001E7A27">
        <w:rPr>
          <w:lang w:val="en-GB"/>
        </w:rPr>
        <w:t>.</w:t>
      </w:r>
    </w:p>
    <w:p w14:paraId="4501A864" w14:textId="77777777" w:rsidR="00E3676F" w:rsidRPr="001E7A27" w:rsidRDefault="00E3676F" w:rsidP="005C7F25">
      <w:pPr>
        <w:pStyle w:val="AR6BodyText"/>
        <w:rPr>
          <w:rFonts w:cs="Times New Roman"/>
          <w:lang w:val="en-GB" w:eastAsia="en-US"/>
        </w:rPr>
      </w:pPr>
    </w:p>
    <w:p w14:paraId="30176281" w14:textId="77777777" w:rsidR="00186B0B" w:rsidRPr="001E7A27" w:rsidRDefault="00186B0B" w:rsidP="005C7F25">
      <w:pPr>
        <w:pStyle w:val="AR6BodyText"/>
        <w:rPr>
          <w:rFonts w:cs="Times New Roman"/>
          <w:lang w:val="en-GB" w:eastAsia="en-US"/>
        </w:rPr>
      </w:pPr>
    </w:p>
    <w:p w14:paraId="6BA5E535" w14:textId="77477CEE" w:rsidR="00E3676F" w:rsidRPr="001E7A27" w:rsidRDefault="00E3676F" w:rsidP="00535548">
      <w:pPr>
        <w:pStyle w:val="AR6Chap5Level451111"/>
        <w:rPr>
          <w:lang w:val="en-GB"/>
        </w:rPr>
      </w:pPr>
      <w:bookmarkStart w:id="7037" w:name="_Toc70535752"/>
      <w:r w:rsidRPr="001E7A27">
        <w:rPr>
          <w:lang w:val="en-GB"/>
        </w:rPr>
        <w:t>Methane removal</w:t>
      </w:r>
      <w:bookmarkEnd w:id="7037"/>
    </w:p>
    <w:p w14:paraId="67059D5B" w14:textId="7EF45232" w:rsidR="00E3676F" w:rsidRPr="001E7A27" w:rsidRDefault="00E3676F" w:rsidP="005C7F25">
      <w:pPr>
        <w:pStyle w:val="AR6BodyText"/>
        <w:rPr>
          <w:lang w:val="en-GB" w:eastAsia="en-US"/>
        </w:rPr>
      </w:pPr>
      <w:r w:rsidRPr="001E7A27">
        <w:rPr>
          <w:lang w:val="en-GB"/>
        </w:rPr>
        <w:t>Proposals to remove CH</w:t>
      </w:r>
      <w:r w:rsidRPr="001E7A27">
        <w:rPr>
          <w:vertAlign w:val="subscript"/>
          <w:lang w:val="en-GB"/>
        </w:rPr>
        <w:t>4</w:t>
      </w:r>
      <w:r w:rsidRPr="001E7A27">
        <w:rPr>
          <w:lang w:val="en-GB"/>
        </w:rPr>
        <w:t xml:space="preserve"> from the atmosphere are emerging </w:t>
      </w:r>
      <w:commentRangeStart w:id="7038"/>
      <w:commentRangeStart w:id="7039"/>
      <w:r w:rsidRPr="001E7A27">
        <w:rPr>
          <w:lang w:val="en-GB"/>
        </w:rPr>
        <w:fldChar w:fldCharType="begin" w:fldLock="1"/>
      </w:r>
      <w:r w:rsidR="00747167" w:rsidRPr="001E7A27">
        <w:rPr>
          <w:lang w:val="en-GB"/>
        </w:rPr>
        <w:instrText>ADDIN CSL_CITATION { "citationItems" : [ { "id" : "ITEM-1", "itemData" : { "DOI" : "10.1016/j.pecs.2017.01.001", "ISSN" : "03601285", "abstract" : "Large-scale atmospheric removal of greenhouse gases (GHGs) including methane, nitrous oxide and ozone-depleting halocarbons could reduce global warming more quickly than atmospheric removal of CO2. Photocatalysis of methane oxidizes it to CO2, effectively reducing its global warming potential (GWP) by at least 90%. Nitrous oxide can be reduced to nitrogen and oxygen by photocatalysis; meanwhile halocarbons can be mineralized by red-ox photocatalytic reactions to acid halides and CO2. Photocatalysis avoids the need for capture and sequestration of these atmospheric components. Here review an unusual hybrid device combining photocatalysis with carbon-free electricity with no-intermittency based on the solar updraft chimney. Then we review experimental evidence regarding photocatalytic transformations of non-CO2 GHGs. We propose to combine TiO2-photocatalysis with solar chimney power plants (SCPPs) to cleanse the atmosphere of non-CO2 GHGs. Worldwide installation of 50,000 SCPPs, each of capacity 200MW, would generate a cumulative 34PWh of renewable electricity by 2050, taking into account construction time. These SCPPs equipped with photocatalyst would process 1atmospheric volume each 14\u201316 years, reducing or stopping the atmospheric growth rate of the non-CO2 GHGs and progressively reducing their atmospheric concentrations. Removal of methane, as compared to other GHGs, has enhanced efficacy in reducing radiative forcing because it liberates more \u00b0OH radicals to accelerate the cleaning of the troposphere. The overall reduction in non-CO2 GHG concentration would help to limit global temperature rise. By physically linking greenhouse gas removal to renewable electricity generation, the hybrid concept would avoid the moral hazard associated with most other climate engineering proposals.", "author" : [ { "dropping-particle" : "", "family" : "Richter", "given" : "Renaud", "non-dropping-particle" : "de", "parse-names" : false, "suffix" : "" }, { "dropping-particle" : "", "family" : "Ming", "given" : "Tingzhen", "non-dropping-particle" : "", "parse-names" : false, "suffix" : "" }, { "dropping-particle" : "", "family" : "Davies", "given" : "Philip", "non-dropping-particle" : "", "parse-names" : false, "suffix" : "" }, { "dropping-particle" : "", "family" : "Liu", "given" : "Wei", "non-dropping-particle" : "", "parse-names" : false, "suffix" : "" }, { "dropping-particle" : "", "family" : "Caillol", "given" : "Sylvain", "non-dropping-particle" : "", "parse-names" : false, "suffix" : "" } ], "container-title" : "Progress in Energy and Combustion Science", "id" : "ITEM-1", "issued" : { "date-parts" : [ [ "2017", "5" ] ] }, "page" : "68-96", "title" : "Removal of non-CO2 greenhouse gases by large-scale atmospheric solar photocatalysis", "translator" : [ { "dropping-particle" : "", "family" : "L3388", "given" : "", "non-dropping-particle" : "", "parse-names" : false, "suffix" : "" } ], "type" : "article-journal", "volume" : "60" }, "uris" : [ "http://www.mendeley.com/documents/?uuid=fc1e47f7-3e18-4ea5-a4f2-2c5690f9353f" ] } ], "mendeley" : { "formattedCitation" : "(de Richter et al., 2017)", "manualFormatting" : "(de Richter et al., 2017; Jackson et al., 2019)", "plainTextFormattedCitation" : "(de Richter et al., 2017)", "previouslyFormattedCitation" : "(de Richter et al., 2017)" }, "properties" : { "noteIndex" : 0 }, "schema" : "https://github.com/citation-style-language/schema/raw/master/csl-citation.json" }</w:instrText>
      </w:r>
      <w:r w:rsidRPr="001E7A27">
        <w:rPr>
          <w:lang w:val="en-GB"/>
        </w:rPr>
        <w:fldChar w:fldCharType="separate"/>
      </w:r>
      <w:r w:rsidR="00025FA2" w:rsidRPr="001E7A27">
        <w:rPr>
          <w:noProof/>
          <w:lang w:val="en-GB"/>
        </w:rPr>
        <w:t>(de Richter et al., 2017; Jackson et al., 2019)</w:t>
      </w:r>
      <w:r w:rsidRPr="001E7A27">
        <w:rPr>
          <w:lang w:val="en-GB"/>
        </w:rPr>
        <w:fldChar w:fldCharType="end"/>
      </w:r>
      <w:commentRangeEnd w:id="7038"/>
      <w:r w:rsidR="00025FA2" w:rsidRPr="001E7A27">
        <w:rPr>
          <w:rStyle w:val="CommentReference"/>
          <w:lang w:val="en-GB"/>
        </w:rPr>
        <w:commentReference w:id="7038"/>
      </w:r>
      <w:commentRangeEnd w:id="7039"/>
      <w:r w:rsidR="00C366F4" w:rsidRPr="001E7A27">
        <w:rPr>
          <w:rStyle w:val="CommentReference"/>
          <w:lang w:val="en-GB"/>
        </w:rPr>
        <w:commentReference w:id="7039"/>
      </w:r>
      <w:r w:rsidRPr="001E7A27">
        <w:rPr>
          <w:lang w:val="en-GB"/>
        </w:rPr>
        <w:t>. CH</w:t>
      </w:r>
      <w:r w:rsidRPr="001E7A27">
        <w:rPr>
          <w:vertAlign w:val="subscript"/>
          <w:lang w:val="en-GB"/>
        </w:rPr>
        <w:t>4</w:t>
      </w:r>
      <w:r w:rsidRPr="001E7A27">
        <w:rPr>
          <w:lang w:val="en-GB"/>
        </w:rPr>
        <w:t xml:space="preserve"> removal methods seek to capture CH</w:t>
      </w:r>
      <w:r w:rsidRPr="001E7A27">
        <w:rPr>
          <w:vertAlign w:val="subscript"/>
          <w:lang w:val="en-GB"/>
        </w:rPr>
        <w:t>4</w:t>
      </w:r>
      <w:r w:rsidRPr="001E7A27">
        <w:rPr>
          <w:lang w:val="en-GB"/>
        </w:rPr>
        <w:t xml:space="preserve"> directly from ambient air</w:t>
      </w:r>
      <w:ins w:id="7040" w:author="Soapbox" w:date="2021-07-26T07:06:00Z">
        <w:r w:rsidR="00514486" w:rsidRPr="001E7A27">
          <w:rPr>
            <w:lang w:val="en-GB"/>
          </w:rPr>
          <w:t>,</w:t>
        </w:r>
      </w:ins>
      <w:r w:rsidRPr="001E7A27">
        <w:rPr>
          <w:lang w:val="en-GB"/>
        </w:rPr>
        <w:t xml:space="preserve"> similarly to DACCS for CO</w:t>
      </w:r>
      <w:r w:rsidRPr="001E7A27">
        <w:rPr>
          <w:vertAlign w:val="subscript"/>
          <w:lang w:val="en-GB"/>
        </w:rPr>
        <w:t>2</w:t>
      </w:r>
      <w:ins w:id="7041" w:author="Soapbox" w:date="2021-07-26T07:06:00Z">
        <w:r w:rsidR="00514486" w:rsidRPr="001E7A27">
          <w:rPr>
            <w:lang w:val="en-GB"/>
            <w:rPrChange w:id="7042" w:author="Soapbox" w:date="2021-07-26T07:07:00Z">
              <w:rPr>
                <w:vertAlign w:val="subscript"/>
                <w:lang w:val="en-GB"/>
              </w:rPr>
            </w:rPrChange>
          </w:rPr>
          <w:t>; for example,</w:t>
        </w:r>
      </w:ins>
      <w:r w:rsidRPr="001E7A27">
        <w:rPr>
          <w:lang w:val="en-GB"/>
        </w:rPr>
        <w:t xml:space="preserve"> using</w:t>
      </w:r>
      <w:ins w:id="7043" w:author="Soapbox" w:date="2021-07-26T07:07:00Z">
        <w:r w:rsidR="00514486" w:rsidRPr="001E7A27">
          <w:rPr>
            <w:lang w:val="en-GB"/>
          </w:rPr>
          <w:t xml:space="preserve"> </w:t>
        </w:r>
      </w:ins>
      <w:del w:id="7044" w:author="Soapbox" w:date="2021-07-26T07:07:00Z">
        <w:r w:rsidR="000141B4" w:rsidRPr="001E7A27" w:rsidDel="00514486">
          <w:rPr>
            <w:lang w:val="en-GB"/>
          </w:rPr>
          <w:delText xml:space="preserve"> for example</w:delText>
        </w:r>
        <w:r w:rsidRPr="001E7A27" w:rsidDel="00514486">
          <w:rPr>
            <w:lang w:val="en-GB"/>
          </w:rPr>
          <w:delText xml:space="preserve"> </w:delText>
        </w:r>
      </w:del>
      <w:r w:rsidRPr="001E7A27">
        <w:rPr>
          <w:lang w:val="en-GB"/>
        </w:rPr>
        <w:t xml:space="preserve">zeolite trapping, but instead of storing </w:t>
      </w:r>
      <w:del w:id="7045" w:author="Soapbox" w:date="2021-07-26T07:07:00Z">
        <w:r w:rsidRPr="001E7A27" w:rsidDel="00514486">
          <w:rPr>
            <w:lang w:val="en-GB"/>
          </w:rPr>
          <w:delText xml:space="preserve">it </w:delText>
        </w:r>
      </w:del>
      <w:r w:rsidRPr="001E7A27">
        <w:rPr>
          <w:lang w:val="en-GB"/>
        </w:rPr>
        <w:t>CH</w:t>
      </w:r>
      <w:r w:rsidRPr="001E7A27">
        <w:rPr>
          <w:vertAlign w:val="subscript"/>
          <w:lang w:val="en-GB"/>
        </w:rPr>
        <w:t>4</w:t>
      </w:r>
      <w:ins w:id="7046" w:author="Soapbox" w:date="2021-07-26T07:07:00Z">
        <w:r w:rsidR="00514486" w:rsidRPr="001E7A27">
          <w:rPr>
            <w:lang w:val="en-GB"/>
          </w:rPr>
          <w:t xml:space="preserve">, </w:t>
        </w:r>
      </w:ins>
      <w:del w:id="7047" w:author="Soapbox" w:date="2021-07-26T07:07:00Z">
        <w:r w:rsidRPr="001E7A27" w:rsidDel="00514486">
          <w:rPr>
            <w:lang w:val="en-GB"/>
          </w:rPr>
          <w:delText xml:space="preserve"> would be </w:delText>
        </w:r>
      </w:del>
      <w:r w:rsidRPr="001E7A27">
        <w:rPr>
          <w:lang w:val="en-GB"/>
        </w:rPr>
        <w:t>chemically oxidiz</w:t>
      </w:r>
      <w:ins w:id="7048" w:author="Soapbox" w:date="2021-07-26T07:07:00Z">
        <w:r w:rsidR="00514486" w:rsidRPr="001E7A27">
          <w:rPr>
            <w:lang w:val="en-GB"/>
          </w:rPr>
          <w:t>ing it</w:t>
        </w:r>
      </w:ins>
      <w:del w:id="7049" w:author="Soapbox" w:date="2021-07-26T07:07:00Z">
        <w:r w:rsidRPr="001E7A27" w:rsidDel="00514486">
          <w:rPr>
            <w:lang w:val="en-GB"/>
          </w:rPr>
          <w:delText>ed</w:delText>
        </w:r>
      </w:del>
      <w:r w:rsidRPr="001E7A27">
        <w:rPr>
          <w:lang w:val="en-GB"/>
        </w:rPr>
        <w:t xml:space="preserve"> to CO</w:t>
      </w:r>
      <w:r w:rsidRPr="001E7A27">
        <w:rPr>
          <w:vertAlign w:val="subscript"/>
          <w:lang w:val="en-GB"/>
        </w:rPr>
        <w:t>2</w:t>
      </w:r>
      <w:r w:rsidRPr="001E7A27">
        <w:rPr>
          <w:lang w:val="en-GB"/>
        </w:rPr>
        <w:t xml:space="preserve"> </w:t>
      </w:r>
      <w:r w:rsidRPr="001E7A27">
        <w:rPr>
          <w:lang w:val="en-GB"/>
        </w:rPr>
        <w:fldChar w:fldCharType="begin" w:fldLock="1"/>
      </w:r>
      <w:r w:rsidR="00747167" w:rsidRPr="001E7A27">
        <w:rPr>
          <w:lang w:val="en-GB"/>
        </w:rPr>
        <w:instrText>ADDIN CSL_CITATION { "citationItems" : [ { "id" : "ITEM-1", "itemData" : { "DOI" : "10.1038/s41893-019-0299-x", "ISSN" : "2398-9629", "abstract" : "Zeolites and other technologies should be evaluated and pursued for reducing methane concentrations in the atmosphere from 1,860 ppb to preindustrial levels of ~750 ppb. Such a goal of atmospheric restoration provides a positive framework for change at a time when climate action is desperately needed.", "author" : [ { "dropping-particle" : "", "family" : "Jackson", "given" : "R B", "non-dropping-particle" : "", "parse-names" : false, "suffix" : "" }, { "dropping-particle" : "", "family" : "Solomon", "given" : "E I", "non-dropping-particle" : "", "parse-names" : false, "suffix" : "" }, { "dropping-particle" : "", "family" : "Canadell", "given" : "J G", "non-dropping-particle" : "", "parse-names" : false, "suffix" : "" }, { "dropping-particle" : "", "family" : "Cargnello", "given" : "M", "non-dropping-particle" : "", "parse-names" : false, "suffix" : "" }, { "dropping-particle" : "", "family" : "Field", "given" : "C B", "non-dropping-particle" : "", "parse-names" : false, "suffix" : "" } ], "container-title" : "Nature Sustainability", "id" : "ITEM-1", "issue" : "6", "issued" : { "date-parts" : [ [ "2019" ] ] }, "page" : "436-438", "title" : "Methane removal and atmospheric restoration", "translator" : [ { "dropping-particle" : "", "family" : "L7178", "given" : "", "non-dropping-particle" : "", "parse-names" : false, "suffix" : "" } ], "type" : "article-journal", "volume" : "2" }, "uris" : [ "http://www.mendeley.com/documents/?uuid=4cc3c7fa-628c-430a-b39f-95652f9ec262" ] } ], "mendeley" : { "formattedCitation" : "(Jackson et al., 2019)", "plainTextFormattedCitation" : "(Jackson et al., 2019)", "previouslyFormattedCitation" : "(Jackson et al., 2019)" }, "properties" : { "noteIndex" : 0 }, "schema" : "https://github.com/citation-style-language/schema/raw/master/csl-citation.json" }</w:instrText>
      </w:r>
      <w:r w:rsidRPr="001E7A27">
        <w:rPr>
          <w:lang w:val="en-GB"/>
        </w:rPr>
        <w:fldChar w:fldCharType="separate"/>
      </w:r>
      <w:r w:rsidR="00025FA2" w:rsidRPr="001E7A27">
        <w:rPr>
          <w:noProof/>
          <w:lang w:val="en-GB"/>
        </w:rPr>
        <w:t>(Jackson et al., 2019)</w:t>
      </w:r>
      <w:r w:rsidRPr="001E7A27">
        <w:rPr>
          <w:lang w:val="en-GB"/>
        </w:rPr>
        <w:fldChar w:fldCharType="end"/>
      </w:r>
      <w:r w:rsidRPr="001E7A27">
        <w:rPr>
          <w:lang w:val="en-GB"/>
        </w:rPr>
        <w:t xml:space="preserve">. Methane can be also removed microbially by supporting naturally occurring processes, </w:t>
      </w:r>
      <w:del w:id="7050" w:author="Soapbox" w:date="2021-07-26T07:07:00Z">
        <w:r w:rsidRPr="001E7A27" w:rsidDel="00514486">
          <w:rPr>
            <w:lang w:val="en-GB"/>
          </w:rPr>
          <w:delText>for example</w:delText>
        </w:r>
      </w:del>
      <w:ins w:id="7051" w:author="Soapbox" w:date="2021-07-26T07:07:00Z">
        <w:r w:rsidR="00514486" w:rsidRPr="001E7A27">
          <w:rPr>
            <w:lang w:val="en-GB"/>
          </w:rPr>
          <w:t>such as</w:t>
        </w:r>
      </w:ins>
      <w:r w:rsidRPr="001E7A27">
        <w:rPr>
          <w:lang w:val="en-GB"/>
        </w:rPr>
        <w:t xml:space="preserve"> by enhancing the soil microbial uptake through afforestation </w:t>
      </w:r>
      <w:commentRangeStart w:id="7052"/>
      <w:r w:rsidRPr="001E7A27">
        <w:rPr>
          <w:lang w:val="en-GB"/>
        </w:rPr>
        <w:fldChar w:fldCharType="begin" w:fldLock="1"/>
      </w:r>
      <w:ins w:id="7053" w:author="Robin Matthews" w:date="2021-06-17T19:02:00Z">
        <w:r w:rsidR="00C366F4" w:rsidRPr="001E7A27">
          <w:rPr>
            <w:lang w:val="en-GB"/>
          </w:rPr>
          <w:instrText>ADDIN CSL_CITATION { "citationItems" : [ { "id" : "ITEM-1", "itemData" : { "DOI" : "https://doi.org/10.1016/j.soilbio.2017.12.017", "ISSN" : "0038-0717", "abstract" : "Afforestation plays an important role in regulating the methane (CH4) exchange between soil and atmosphere. However, it is not fully understood how afforestation affects soil CH4 flux and the carbon isotopic signature of CH4. We conducted a year-long measurement of CH4 in afforested land (woodland and shrubland) and the adjacent cropland using the static chamber-gas chromatographic technique in the Danjiangkou Reservoir of central China. The soil exclusively functioned as a sink for atmospheric CH4 through the entire study period across land use types. Land use types significantly impacted the CH4 uptake rate with the largest average CH4 uptake rate in the shrubland (37.22\u202f\u03bcg\u202fm\u22122\u00b7h\u22121), followed by the woodland (27.75\u202f\u03bcg\u202fm\u22122\u00b7h\u22121) and the cropland (14.34\u202f\u03bcg\u202fm\u22122\u00b7h\u22121). The mean annual CH4 uptake rates increased in the shrubland by 186.3% and the woodland by 93.5%, compared to the cropland. The isotope fractionation factor (\u03b1soil) was lower in the woodland and shrubland, compared to the cropland. The CH4 uptake rates and \u03b1soil exhibited similar seasonal patterns among land use types, with a higher CH4 uptake rates and lower \u03b1soil in spring and summer compared to other seasons. The CH4 uptake rates were positively related to microbial biomass carbon (MBC) and labile C. Meanwhile, the CH4 uptake rate was exponentially correlated with inorganic nitrogen (N) concentration, suggesting the high inorganic N concentration in the cropland possibly inhibited the CH4 uptake rate. In afforested land, CH4 uptake rates positively correlated with soil temperature and negatively correlated with the C: N ratio. The \u03b1soil was negatively related to soil temperature, whereas the \u03b413C values of CH4 remaining in the chambers were positively related to the \u03b413C values of soil organic carbon (SOC) and MBC. Our results suggest that the change in soil properties (i.e. high SOC and MBC, low C:N ratio and low inorganic N) following afforestation is a critical control on enhanced CH4 uptake capacity, while a lower \u03b1soil further provides evidence for a high CH4 uptake rate in afforested lands.", "author" : [ { "dropping-particle" : "", "family" : "Wu", "given" : "Junjun", "non-dropping-particle" : "", "parse-names" : false, "suffix" : "" }, { "dropping-particle" : "", "family" : "Li", "given" : "Qianxi", "non-dropping-particle" : "", "parse-names" : false, "suffix" : "" }, { "dropping-particle" : "", "family" : "Chen", "given" : "Jingwen", "non-dropping-particle" : "", "parse-names" : false, "suffix" : "" }, { "dropping-particle" : "", "family" : "Lei", "given" : "Yao", "non-dropping-particle" : "", "parse-names" : false, "suffix" : "" }, { "dropping-particle" : "", "family" : "Zhang", "given" : "Qian", "non-dropping-particle" : "", "parse-names" : false, "suffix" : "" }, { "dropping-particle" : "", "family" : "Yang", "given" : "Fan", "non-dropping-particle" : "", "parse-names" : false, "suffix" : "" }, { "dropping-particle" : "", "family" : "Zhang", "given" : "Dandan", "non-dropping-particle" : "", "parse-names" : false, "suffix" : "" }, { "dropping-particle" : "", "family" : "Zhang", "given" : "Quanfa", "non-dropping-particle" : "", "parse-names" : false, "suffix" : "" }, { "dropping-particle" : "", "family" : "Cheng", "given" : "Xiaoli", "non-dropping-particle" : "", "parse-names" : false, "suffix" : "" } ], "container-title" : "Soil Biology and Biochemistry", "id" : "ITEM-1", "issued" : { "date-parts" : [ [ "2018" ] ] }, "page" : "199-206", "title" : "Afforestation enhanced soil CH4 uptake rate in subtropical China: Evidence from carbon stable isotope experiments", "translator" : [ { "dropping-particle" : "", "family" : "L7177", "given" : "", "non-dropping-particle" : "", "parse-names" : false, "suffix" : "" } ], "type" : "article-journal", "volume" : "118" }, "uris" : [ "http://www.mendeley.com/documents/?uuid=acde6b04-b0e6-4b0f-b7aa-4070ae25d2cb" ] } ], "mendeley" : { "formattedCitation" : "(Wu et al., 2018b)", "manualFormatting" : "(J. Wu et al., 2018)", "plainTextFormattedCitation" : "(Wu et al., 2018b)", "previouslyFormattedCitation" : "(Wu et al., 2018b)" }, "properties" : { "noteIndex" : 0 }, "schema" : "https://github.com/citation-style-language/schema/raw/master/csl-citation.json" }</w:instrText>
        </w:r>
      </w:ins>
      <w:del w:id="7054" w:author="Robin Matthews" w:date="2021-06-17T19:02:00Z">
        <w:r w:rsidR="00747167" w:rsidRPr="001E7A27" w:rsidDel="00C366F4">
          <w:rPr>
            <w:lang w:val="en-GB"/>
          </w:rPr>
          <w:delInstrText>ADDIN CSL_CITATION { "citationItems" : [ { "id" : "ITEM-1", "itemData" : { "DOI" : "https://doi.org/10.1016/j.soilbio.2017.12.017", "ISSN" : "0038-0717", "abstract" : "Afforestation plays an important role in regulating the methane (CH4) exchange between soil and atmosphere. However, it is not fully understood how afforestation affects soil CH4 flux and the carbon isotopic signature of CH4. We conducted a year-long measurement of CH4 in afforested land (woodland and shrubland) and the adjacent cropland using the static chamber-gas chromatographic technique in the Danjiangkou Reservoir of central China. The soil exclusively functioned as a sink for atmospheric CH4 through the entire study period across land use types. Land use types significantly impacted the CH4 uptake rate with the largest average CH4 uptake rate in the shrubland (37.22\u202f\u03bcg\u202fm\u22122\u00b7h\u22121), followed by the woodland (27.75\u202f\u03bcg\u202fm\u22122\u00b7h\u22121) and the cropland (14.34\u202f\u03bcg\u202fm\u22122\u00b7h\u22121). The mean annual CH4 uptake rates increased in the shrubland by 186.3% and the woodland by 93.5%, compared to the cropland. The isotope fractionation factor (\u03b1soil) was lower in the woodland and shrubland, compared to the cropland. The CH4 uptake rates and \u03b1soil exhibited similar seasonal patterns among land use types, with a higher CH4 uptake rates and lower \u03b1soil in spring and summer compared to other seasons. The CH4 uptake rates were positively related to microbial biomass carbon (MBC) and labile C. Meanwhile, the CH4 uptake rate was exponentially correlated with inorganic nitrogen (N) concentration, suggesting the high inorganic N concentration in the cropland possibly inhibited the CH4 uptake rate. In afforested land, CH4 uptake rates positively correlated with soil temperature and negatively correlated with the C: N ratio. The \u03b1soil was negatively related to soil temperature, whereas the \u03b413C values of CH4 remaining in the chambers were positively related to the \u03b413C values of soil organic carbon (SOC) and MBC. Our results suggest that the change in soil properties (i.e. high SOC and MBC, low C:N ratio and low inorganic N) following afforestation is a critical control on enhanced CH4 uptake capacity, while a lower \u03b1soil further provides evidence for a high CH4 uptake rate in afforested lands.", "author" : [ { "dropping-particle" : "", "family" : "Wu", "given" : "Junjun", "non-dropping-particle" : "", "parse-names" : false, "suffix" : "" }, { "dropping-particle" : "", "family" : "Li", "given" : "Qianxi", "non-dropping-particle" : "", "parse-names" : false, "suffix" : "" }, { "dropping-particle" : "", "family" : "Chen", "given" : "Jingwen", "non-dropping-particle" : "", "parse-names" : false, "suffix" : "" }, { "dropping-particle" : "", "family" : "Lei", "given" : "Yao", "non-dropping-particle" : "", "parse-names" : false, "suffix" : "" }, { "dropping-particle" : "", "family" : "Zhang", "given" : "Qian", "non-dropping-particle" : "", "parse-names" : false, "suffix" : "" }, { "dropping-particle" : "", "family" : "Yang", "given" : "Fan", "non-dropping-particle" : "", "parse-names" : false, "suffix" : "" }, { "dropping-particle" : "", "family" : "Zhang", "given" : "Dandan", "non-dropping-particle" : "", "parse-names" : false, "suffix" : "" }, { "dropping-particle" : "", "family" : "Zhang", "given" : "Quanfa", "non-dropping-particle" : "", "parse-names" : false, "suffix" : "" }, { "dropping-particle" : "", "family" : "Cheng", "given" : "Xiaoli", "non-dropping-particle" : "", "parse-names" : false, "suffix" : "" } ], "container-title" : "Soil Biology and Biochemistry", "id" : "ITEM-1", "issued" : { "date-parts" : [ [ "2018" ] ] }, "page" : "199-206", "title" : "Afforestation enhanced soil CH4 uptake rate in subtropical China: Evidence from carbon stable isotope experiments", "translator" : [ { "dropping-particle" : "", "family" : "L7177", "given" : "", "non-dropping-particle" : "", "parse-names" : false, "suffix" : "" } ], "type" : "article-journal", "volume" : "118" }, "uris" : [ "http://www.mendeley.com/documents/?uuid=acde6b04-b0e6-4b0f-b7aa-4070ae25d2cb" ] } ], "mendeley" : { "formattedCitation" : "(Wu et al., 2018b)", "plainTextFormattedCitation" : "(Wu et al., 2018b)", "previouslyFormattedCitation" : "(Wu et al., 2018b)" }, "properties" : { "noteIndex" : 0 }, "schema" : "https://github.com/citation-style-language/schema/raw/master/csl-citation.json" }</w:delInstrText>
        </w:r>
      </w:del>
      <w:r w:rsidRPr="001E7A27">
        <w:rPr>
          <w:lang w:val="en-GB"/>
        </w:rPr>
        <w:fldChar w:fldCharType="separate"/>
      </w:r>
      <w:r w:rsidR="00025FA2" w:rsidRPr="001E7A27">
        <w:rPr>
          <w:noProof/>
          <w:lang w:val="en-GB"/>
        </w:rPr>
        <w:t>(</w:t>
      </w:r>
      <w:ins w:id="7055" w:author="Robin Matthews" w:date="2021-06-17T19:02:00Z">
        <w:r w:rsidR="00C366F4" w:rsidRPr="001E7A27">
          <w:rPr>
            <w:noProof/>
            <w:lang w:val="en-GB"/>
          </w:rPr>
          <w:t xml:space="preserve">J. </w:t>
        </w:r>
      </w:ins>
      <w:r w:rsidR="00025FA2" w:rsidRPr="001E7A27">
        <w:rPr>
          <w:noProof/>
          <w:lang w:val="en-GB"/>
        </w:rPr>
        <w:t>Wu et al., 2018</w:t>
      </w:r>
      <w:del w:id="7056" w:author="Robin Matthews" w:date="2021-06-17T19:02:00Z">
        <w:r w:rsidR="00025FA2" w:rsidRPr="001E7A27" w:rsidDel="00C366F4">
          <w:rPr>
            <w:noProof/>
            <w:lang w:val="en-GB"/>
          </w:rPr>
          <w:delText>b</w:delText>
        </w:r>
      </w:del>
      <w:r w:rsidR="00025FA2" w:rsidRPr="001E7A27">
        <w:rPr>
          <w:noProof/>
          <w:lang w:val="en-GB"/>
        </w:rPr>
        <w:t>)</w:t>
      </w:r>
      <w:r w:rsidRPr="001E7A27">
        <w:rPr>
          <w:lang w:val="en-GB"/>
        </w:rPr>
        <w:fldChar w:fldCharType="end"/>
      </w:r>
      <w:commentRangeEnd w:id="7052"/>
      <w:r w:rsidR="00025FA2" w:rsidRPr="001E7A27">
        <w:rPr>
          <w:rStyle w:val="CommentReference"/>
          <w:lang w:val="en-GB"/>
        </w:rPr>
        <w:commentReference w:id="7052"/>
      </w:r>
      <w:r w:rsidRPr="001E7A27">
        <w:rPr>
          <w:lang w:val="en-GB"/>
        </w:rPr>
        <w:t xml:space="preserve"> or by directing the venting air from a cow barn into the soil bed of a nearby greenhouse, utili</w:t>
      </w:r>
      <w:ins w:id="7057" w:author="Soapbox" w:date="2021-07-26T07:08:00Z">
        <w:r w:rsidR="00514486" w:rsidRPr="001E7A27">
          <w:rPr>
            <w:lang w:val="en-GB"/>
          </w:rPr>
          <w:t>z</w:t>
        </w:r>
      </w:ins>
      <w:del w:id="7058" w:author="Soapbox" w:date="2021-07-26T07:08:00Z">
        <w:r w:rsidRPr="001E7A27" w:rsidDel="00514486">
          <w:rPr>
            <w:lang w:val="en-GB"/>
          </w:rPr>
          <w:delText>s</w:delText>
        </w:r>
      </w:del>
      <w:r w:rsidRPr="001E7A27">
        <w:rPr>
          <w:lang w:val="en-GB"/>
        </w:rPr>
        <w:t>ing microbial CH</w:t>
      </w:r>
      <w:r w:rsidRPr="001E7A27">
        <w:rPr>
          <w:vertAlign w:val="subscript"/>
          <w:lang w:val="en-GB"/>
        </w:rPr>
        <w:t>4</w:t>
      </w:r>
      <w:r w:rsidRPr="001E7A27">
        <w:rPr>
          <w:lang w:val="en-GB"/>
        </w:rPr>
        <w:t xml:space="preserve"> oxidation </w:t>
      </w:r>
      <w:r w:rsidRPr="001E7A27">
        <w:rPr>
          <w:lang w:val="en-GB"/>
        </w:rPr>
        <w:fldChar w:fldCharType="begin" w:fldLock="1"/>
      </w:r>
      <w:r w:rsidR="00747167" w:rsidRPr="001E7A27">
        <w:rPr>
          <w:lang w:val="en-GB"/>
        </w:rPr>
        <w:instrText>ADDIN CSL_CITATION { "citationItems" : [ { "id" : "ITEM-1", "itemData" : { "DOI" : "https://doi.org/10.1029/2019RG000675", "abstract" : "Abstract The atmospheric methane burden is increasing rapidly, contrary to pathways compatible with the goals of the 2015 United Nations Framework Convention on Climate Change Paris Agreement. Urgent action is required to bring methane back to a pathway more in line with the Paris goals. Emission reduction from \u201ctractable\u201d (easier to mitigate) anthropogenic sources such as the fossil fuel industries and landfills is being much facilitated by technical advances in the past decade, which have radically improved our ability to locate, identify, quantify, and reduce emissions. Measures to reduce emissions from \u201cintractable\u201d (harder to mitigate) anthropogenic sources such as agriculture and biomass burning have received less attention and are also becoming more feasible, including removal from elevated-methane ambient air near to sources. The wider effort to use microbiological and dietary intervention to reduce emissions from cattle (and humans) is not addressed in detail in this essentially geophysical review. Though they cannot replace the need to reach \u201cnet-zero\u201d emissions of CO2, significant reductions in the methane burden will ease the timescales needed to reach required CO2 reduction targets for any particular future temperature limit. There is no single magic bullet, but implementation of a wide array of mitigation and emission reduction strategies could substantially cut the global methane burden, at a cost that is relatively low compared to the parallel and necessary measures to reduce CO2, and thereby reduce the atmospheric methane burden back toward pathways consistent with the goals of the Paris Agreement.", "author" : [ { "dropping-particle" : "", "family" : "Nisbet", "given" : "E G", "non-dropping-particle" : "", "parse-names" : false, "suffix" : "" }, { "dropping-particle" : "", "family" : "Fisher", "given" : "R E", "non-dropping-particle" : "", "parse-names" : false, "suffix" : "" }, { "dropping-particle" : "", "family" : "Lowry", "given" : "D", "non-dropping-particle" : "", "parse-names" : false, "suffix" : "" }, { "dropping-particle" : "", "family" : "France", "given" : "J L", "non-dropping-particle" : "", "parse-names" : false, "suffix" : "" }, { "dropping-particle" : "", "family" : "Allen", "given" : "G", "non-dropping-particle" : "", "parse-names" : false, "suffix" : "" }, { "dropping-particle" : "", "family" : "Bakkaloglu", "given" : "S", "non-dropping-particle" : "", "parse-names" : false, "suffix" : "" }, { "dropping-particle" : "", "family" : "Broderick", "given" : "T J", "non-dropping-particle" : "", "parse-names" : false, "suffix" : "" }, { "dropping-particle" : "", "family" : "Cain", "given" : "M", "non-dropping-particle" : "", "parse-names" : false, "suffix" : "" }, { "dropping-particle" : "", "family" : "Coleman", "given" : "M", "non-dropping-particle" : "", "parse-names" : false, "suffix" : "" }, { "dropping-particle" : "", "family" : "Fernandez", "given" : "J", "non-dropping-particle" : "", "parse-names" : false, "suffix" : "" }, { "dropping-particle" : "", "family" : "Forster", "given" : "G", "non-dropping-particle" : "", "parse-names" : false, "suffix" : "" }, { "dropping-particle" : "", "family" : "Griffiths", "given" : "P T", "non-dropping-particle" : "", "parse-names" : false, "suffix" : "" }, { "dropping-particle" : "", "family" : "Iverach", "given" : "C P", "non-dropping-particle" : "", "parse-names" : false, "suffix" : "" }, { "dropping-particle" : "", "family" : "Kelly", "given" : "B F J", "non-dropping-particle" : "", "parse-names" : false, "suffix" : "" }, { "dropping-particle" : "", "family" : "Manning", "given" : "M R", "non-dropping-particle" : "", "parse-names" : false, "suffix" : "" }, { "dropping-particle" : "", "family" : "Nisbet-Jones", "given" : "P B R", "non-dropping-particle" : "", "parse-names" : false, "suffix" : "" }, { "dropping-particle" : "", "family" : "Pyle", "given" : "J A", "non-dropping-particle" : "", "parse-names" : false, "suffix" : "" }, { "dropping-particle" : "", "family" : "Townsend-Small", "given" : "A", "non-dropping-particle" : "", "parse-names" : false, "suffix" : "" }, { "dropping-particle" : "", "family" : "al-Shalaan", "given" : "A", "non-dropping-particle" : "", "parse-names" : false, "suffix" : "" }, { "dropping-particle" : "", "family" : "Warwick", "given" : "N", "non-dropping-particle" : "", "parse-names" : false, "suffix" : "" }, { "dropping-particle" : "", "family" : "Zazzeri", "given" : "G", "non-dropping-particle" : "", "parse-names" : false, "suffix" : "" } ], "container-title" : "Reviews of Geophysics", "id" : "ITEM-1", "issue" : "1", "issued" : { "date-parts" : [ [ "2020" ] ] }, "page" : "e2019RG000675", "title" : "Methane Mitigation: Methods to Reduce Emissions, on the Path to the Paris Agreement", "translator" : [ { "dropping-particle" : "", "family" : "L7136", "given" : "", "non-dropping-particle" : "", "parse-names" : false, "suffix" : "" } ], "type" : "article-journal", "volume" : "58" }, "uris" : [ "http://www.mendeley.com/documents/?uuid=c3999028-5305-4d46-908d-858944a99694" ] } ], "mendeley" : { "formattedCitation" : "(Nisbet et al., 2020)", "plainTextFormattedCitation" : "(Nisbet et al., 2020)", "previouslyFormattedCitation" : "(Nisbet et al., 2020)" }, "properties" : { "noteIndex" : 0 }, "schema" : "https://github.com/citation-style-language/schema/raw/master/csl-citation.json" }</w:instrText>
      </w:r>
      <w:r w:rsidRPr="001E7A27">
        <w:rPr>
          <w:lang w:val="en-GB"/>
        </w:rPr>
        <w:fldChar w:fldCharType="separate"/>
      </w:r>
      <w:r w:rsidR="00025FA2" w:rsidRPr="001E7A27">
        <w:rPr>
          <w:noProof/>
          <w:lang w:val="en-GB"/>
        </w:rPr>
        <w:t>(Nisbet et al., 2020)</w:t>
      </w:r>
      <w:r w:rsidRPr="001E7A27">
        <w:rPr>
          <w:lang w:val="en-GB"/>
        </w:rPr>
        <w:fldChar w:fldCharType="end"/>
      </w:r>
      <w:r w:rsidRPr="001E7A27">
        <w:rPr>
          <w:lang w:val="en-GB"/>
        </w:rPr>
        <w:t>. Microbial CH</w:t>
      </w:r>
      <w:r w:rsidRPr="001E7A27">
        <w:rPr>
          <w:vertAlign w:val="subscript"/>
          <w:lang w:val="en-GB"/>
        </w:rPr>
        <w:t>4</w:t>
      </w:r>
      <w:r w:rsidRPr="001E7A27">
        <w:rPr>
          <w:lang w:val="en-GB"/>
        </w:rPr>
        <w:t xml:space="preserve"> oxidation could also be </w:t>
      </w:r>
      <w:del w:id="7059" w:author="Soapbox" w:date="2021-07-26T07:08:00Z">
        <w:r w:rsidRPr="001E7A27" w:rsidDel="00514486">
          <w:rPr>
            <w:lang w:val="en-GB"/>
          </w:rPr>
          <w:delText xml:space="preserve">utilized </w:delText>
        </w:r>
      </w:del>
      <w:ins w:id="7060" w:author="Soapbox" w:date="2021-07-26T07:08:00Z">
        <w:r w:rsidR="00514486" w:rsidRPr="001E7A27">
          <w:rPr>
            <w:lang w:val="en-GB"/>
          </w:rPr>
          <w:t xml:space="preserve">used </w:t>
        </w:r>
      </w:ins>
      <w:r w:rsidRPr="001E7A27">
        <w:rPr>
          <w:lang w:val="en-GB"/>
        </w:rPr>
        <w:t>for removal of CH</w:t>
      </w:r>
      <w:r w:rsidRPr="001E7A27">
        <w:rPr>
          <w:vertAlign w:val="subscript"/>
          <w:lang w:val="en-GB"/>
        </w:rPr>
        <w:t>4</w:t>
      </w:r>
      <w:r w:rsidRPr="001E7A27">
        <w:rPr>
          <w:lang w:val="en-GB"/>
        </w:rPr>
        <w:t xml:space="preserve"> leaked from point sources by building biocatalytic polymers which include methane-oxidizing enzymes </w:t>
      </w:r>
      <w:r w:rsidRPr="001E7A27">
        <w:rPr>
          <w:lang w:val="en-GB"/>
        </w:rPr>
        <w:fldChar w:fldCharType="begin" w:fldLock="1"/>
      </w:r>
      <w:r w:rsidR="00747167" w:rsidRPr="001E7A27">
        <w:rPr>
          <w:lang w:val="en-GB"/>
        </w:rPr>
        <w:instrText>ADDIN CSL_CITATION { "citationItems" : [ { "id" : "ITEM-1", "itemData" : { "DOI" : "10.1038/ncomms11900", "ISSN" : "2041-1723", "abstract" : "An industrial process for the selective activation of methane under mild conditions would be highly valuable for controlling emissions to the environment and for utilizing vast new sources of natural gas. The only selective catalysts for methane activation and conversion to methanol under mild conditions are methane monooxygenases (MMOs) found in methanotrophic bacteria; however, these enzymes are not amenable to standard enzyme immobilization approaches. Using particulate methane monooxygenase (pMMO), we create a biocatalytic polymer material that converts methane to methanol. We demonstrate embedding the material within a silicone lattice to create mechanically robust, gas-permeable membranes, and direct printing of micron-scale structures with controlled geometry. Remarkably, the enzymes retain up to 100% activity in the polymer construct. The printed enzyme-embedded polymer motif is highly flexible for future development and should be useful in a wide range of applications, especially those involving gas\u2013liquid reactions.", "author" : [ { "dropping-particle" : "", "family" : "Blanchette", "given" : "Craig D", "non-dropping-particle" : "", "parse-names" : false, "suffix" : "" }, { "dropping-particle" : "", "family" : "Knipe", "given" : "Jennifer M", "non-dropping-particle" : "", "parse-names" : false, "suffix" : "" }, { "dropping-particle" : "", "family" : "Stolaroff", "given" : "Joshuah K", "non-dropping-particle" : "", "parse-names" : false, "suffix" : "" }, { "dropping-particle" : "", "family" : "DeOtte", "given" : "Joshua R", "non-dropping-particle" : "", "parse-names" : false, "suffix" : "" }, { "dropping-particle" : "", "family" : "Oakdale", "given" : "James S", "non-dropping-particle" : "", "parse-names" : false, "suffix" : "" }, { "dropping-particle" : "", "family" : "Maiti", "given" : "Amitesh", "non-dropping-particle" : "", "parse-names" : false, "suffix" : "" }, { "dropping-particle" : "", "family" : "Lenhardt", "given" : "Jeremy M", "non-dropping-particle" : "", "parse-names" : false, "suffix" : "" }, { "dropping-particle" : "", "family" : "Sirajuddin", "given" : "Sarah", "non-dropping-particle" : "", "parse-names" : false, "suffix" : "" }, { "dropping-particle" : "", "family" : "Rosenzweig", "given" : "Amy C", "non-dropping-particle" : "", "parse-names" : false, "suffix" : "" }, { "dropping-particle" : "", "family" : "Baker", "given" : "Sarah E", "non-dropping-particle" : "", "parse-names" : false, "suffix" : "" } ], "container-title" : "Nature Communications", "id" : "ITEM-1", "issue" : "1", "issued" : { "date-parts" : [ [ "2016" ] ] }, "page" : "11900", "title" : "Printable enzyme-embedded materials for methane to methanol conversion", "translator" : [ { "dropping-particle" : "", "family" : "L7342", "given" : "", "non-dropping-particle" : "", "parse-names" : false, "suffix" : "" } ], "type" : "article-journal", "volume" : "7" }, "uris" : [ "http://www.mendeley.com/documents/?uuid=efec3f33-f672-4d72-b927-616d1c1c8aa7", "http://www.mendeley.com/documents/?uuid=3f4321e9-998a-4e5b-aa1d-d17dbb04a8fe", "http://www.mendeley.com/documents/?uuid=5a03d31c-6f07-486f-8bd1-811c53ebc8c1", "http://www.mendeley.com/documents/?uuid=cf3df602-5b5a-4382-9b15-531e9d27f78b" ] } ], "mendeley" : { "formattedCitation" : "(Blanchette et al., 2016)", "plainTextFormattedCitation" : "(Blanchette et al., 2016)", "previouslyFormattedCitation" : "(Blanchette et al., 2016)" }, "properties" : { "noteIndex" : 0 }, "schema" : "https://github.com/citation-style-language/schema/raw/master/csl-citation.json" }</w:instrText>
      </w:r>
      <w:r w:rsidRPr="001E7A27">
        <w:rPr>
          <w:lang w:val="en-GB"/>
        </w:rPr>
        <w:fldChar w:fldCharType="separate"/>
      </w:r>
      <w:r w:rsidR="00025FA2" w:rsidRPr="001E7A27">
        <w:rPr>
          <w:noProof/>
          <w:lang w:val="en-GB"/>
        </w:rPr>
        <w:t>(Blanchette et al., 2016)</w:t>
      </w:r>
      <w:r w:rsidRPr="001E7A27">
        <w:rPr>
          <w:lang w:val="en-GB"/>
        </w:rPr>
        <w:fldChar w:fldCharType="end"/>
      </w:r>
      <w:r w:rsidRPr="001E7A27">
        <w:rPr>
          <w:lang w:val="en-GB"/>
        </w:rPr>
        <w:t xml:space="preserve">. Methane removal is, however, still in its infancy and the available literature is insufficient for an assessment. </w:t>
      </w:r>
    </w:p>
    <w:p w14:paraId="5D729D80" w14:textId="77777777" w:rsidR="00E3676F" w:rsidRPr="001E7A27" w:rsidRDefault="00E3676F" w:rsidP="005C7F25">
      <w:pPr>
        <w:pStyle w:val="AR6BodyText"/>
        <w:rPr>
          <w:lang w:val="en-GB"/>
        </w:rPr>
      </w:pPr>
    </w:p>
    <w:p w14:paraId="4BF11327" w14:textId="77777777" w:rsidR="00186B0B" w:rsidRPr="001E7A27" w:rsidRDefault="00186B0B" w:rsidP="005C7F25">
      <w:pPr>
        <w:pStyle w:val="AR6BodyText"/>
        <w:rPr>
          <w:lang w:val="en-GB"/>
        </w:rPr>
      </w:pPr>
    </w:p>
    <w:p w14:paraId="1111117E" w14:textId="0BAEE918" w:rsidR="00E3676F" w:rsidRPr="001E7A27" w:rsidRDefault="00E3676F" w:rsidP="005C7F25">
      <w:pPr>
        <w:pStyle w:val="AR6BodyText"/>
        <w:rPr>
          <w:b/>
          <w:lang w:val="en-GB"/>
        </w:rPr>
      </w:pPr>
      <w:r w:rsidRPr="001E7A27">
        <w:rPr>
          <w:b/>
          <w:lang w:val="en-GB"/>
        </w:rPr>
        <w:t>[START FIGURE 5.3</w:t>
      </w:r>
      <w:r w:rsidR="00BB1D34" w:rsidRPr="001E7A27">
        <w:rPr>
          <w:b/>
          <w:lang w:val="en-GB"/>
        </w:rPr>
        <w:t>6</w:t>
      </w:r>
      <w:r w:rsidRPr="001E7A27">
        <w:rPr>
          <w:b/>
          <w:lang w:val="en-GB"/>
        </w:rPr>
        <w:t xml:space="preserve"> HERE]</w:t>
      </w:r>
    </w:p>
    <w:p w14:paraId="036B6FC5" w14:textId="00A75EDE" w:rsidR="00D44CB2" w:rsidRPr="001E7A27" w:rsidRDefault="00D44CB2" w:rsidP="005C7F25">
      <w:pPr>
        <w:pStyle w:val="AR6BodyText"/>
        <w:rPr>
          <w:lang w:val="en-GB" w:eastAsia="en-US"/>
        </w:rPr>
      </w:pPr>
    </w:p>
    <w:p w14:paraId="78DF2676" w14:textId="1F65A569" w:rsidR="00E3676F" w:rsidRPr="001E7A27" w:rsidRDefault="00BA6DFD" w:rsidP="005C7F25">
      <w:pPr>
        <w:pStyle w:val="AR6Chap5Figure"/>
        <w:rPr>
          <w:lang w:val="en-GB" w:eastAsia="en-US"/>
        </w:rPr>
      </w:pPr>
      <w:r w:rsidRPr="001E7A27">
        <w:rPr>
          <w:b/>
          <w:bCs/>
          <w:lang w:val="en-GB"/>
        </w:rPr>
        <w:t>Characteristics of carbon dioxide removal (CDR)</w:t>
      </w:r>
      <w:r w:rsidR="004A5E39" w:rsidRPr="001E7A27">
        <w:rPr>
          <w:b/>
          <w:bCs/>
          <w:lang w:val="en-GB"/>
        </w:rPr>
        <w:t xml:space="preserve"> methods</w:t>
      </w:r>
      <w:r w:rsidRPr="001E7A27">
        <w:rPr>
          <w:b/>
          <w:bCs/>
          <w:lang w:val="en-GB"/>
        </w:rPr>
        <w:t xml:space="preserve">, </w:t>
      </w:r>
      <w:r w:rsidR="00E3676F" w:rsidRPr="001E7A27">
        <w:rPr>
          <w:b/>
          <w:bCs/>
          <w:lang w:val="en-GB"/>
        </w:rPr>
        <w:t>ordered according to the time scale of carbon storage.</w:t>
      </w:r>
      <w:r w:rsidR="00E3676F" w:rsidRPr="001E7A27">
        <w:rPr>
          <w:lang w:val="en-GB"/>
        </w:rPr>
        <w:t xml:space="preserve"> </w:t>
      </w:r>
      <w:r w:rsidRPr="001E7A27">
        <w:rPr>
          <w:lang w:val="en-GB"/>
        </w:rPr>
        <w:t>The first column shows biogeophysical (for open-ocean methods) or technical (for all other methods) sequestration potentials (i.e.</w:t>
      </w:r>
      <w:ins w:id="7061" w:author="Ian Blenkinsop" w:date="2021-07-28T18:53:00Z">
        <w:r w:rsidR="00EB7ACB" w:rsidRPr="001E7A27">
          <w:rPr>
            <w:lang w:val="en-GB"/>
          </w:rPr>
          <w:t>,</w:t>
        </w:r>
      </w:ins>
      <w:r w:rsidRPr="001E7A27">
        <w:rPr>
          <w:lang w:val="en-GB"/>
        </w:rPr>
        <w:t xml:space="preserve"> the sequestration potentials constrained by biological, geophysical, geochemical limits and thermodynamics and, for technical potentials, availability of technologies and practices; technical potentials for some methods also consider social or environmental factors if these represent strong barriers for deployment; see Glossary</w:t>
      </w:r>
      <w:r w:rsidR="00177FA1" w:rsidRPr="001E7A27">
        <w:rPr>
          <w:lang w:val="en-GB"/>
        </w:rPr>
        <w:t>, Annex VII</w:t>
      </w:r>
      <w:r w:rsidRPr="001E7A27">
        <w:rPr>
          <w:lang w:val="en-GB"/>
        </w:rPr>
        <w:t>), classified into low (&lt; 0.3 GtCO</w:t>
      </w:r>
      <w:r w:rsidRPr="001E7A27">
        <w:rPr>
          <w:vertAlign w:val="subscript"/>
          <w:lang w:val="en-GB"/>
        </w:rPr>
        <w:t>2</w:t>
      </w:r>
      <w:r w:rsidR="00980F91" w:rsidRPr="001E7A27">
        <w:rPr>
          <w:lang w:val="en-GB"/>
        </w:rPr>
        <w:t xml:space="preserve"> </w:t>
      </w:r>
      <w:r w:rsidRPr="001E7A27">
        <w:rPr>
          <w:lang w:val="en-GB"/>
        </w:rPr>
        <w:t>yr</w:t>
      </w:r>
      <w:r w:rsidRPr="001E7A27">
        <w:rPr>
          <w:vertAlign w:val="superscript"/>
          <w:lang w:val="en-GB"/>
        </w:rPr>
        <w:t>-1</w:t>
      </w:r>
      <w:r w:rsidRPr="001E7A27">
        <w:rPr>
          <w:lang w:val="en-GB"/>
        </w:rPr>
        <w:t>), moderate (0.3</w:t>
      </w:r>
      <w:r w:rsidRPr="001E7A27">
        <w:rPr>
          <w:rFonts w:cs="Times New Roman"/>
          <w:lang w:val="en-GB"/>
        </w:rPr>
        <w:t>−</w:t>
      </w:r>
      <w:r w:rsidRPr="001E7A27">
        <w:rPr>
          <w:lang w:val="en-GB"/>
        </w:rPr>
        <w:t>3 GtCO</w:t>
      </w:r>
      <w:r w:rsidRPr="001E7A27">
        <w:rPr>
          <w:vertAlign w:val="subscript"/>
          <w:lang w:val="en-GB"/>
        </w:rPr>
        <w:t>2</w:t>
      </w:r>
      <w:r w:rsidR="00980F91" w:rsidRPr="001E7A27">
        <w:rPr>
          <w:lang w:val="en-GB"/>
        </w:rPr>
        <w:t xml:space="preserve"> </w:t>
      </w:r>
      <w:r w:rsidRPr="001E7A27">
        <w:rPr>
          <w:lang w:val="en-GB"/>
        </w:rPr>
        <w:t>yr</w:t>
      </w:r>
      <w:r w:rsidRPr="001E7A27">
        <w:rPr>
          <w:vertAlign w:val="superscript"/>
          <w:lang w:val="en-GB"/>
        </w:rPr>
        <w:t>-1</w:t>
      </w:r>
      <w:r w:rsidRPr="001E7A27">
        <w:rPr>
          <w:lang w:val="en-GB"/>
        </w:rPr>
        <w:t>) and large (&gt;3 GtCO</w:t>
      </w:r>
      <w:r w:rsidRPr="001E7A27">
        <w:rPr>
          <w:vertAlign w:val="subscript"/>
          <w:lang w:val="en-GB"/>
        </w:rPr>
        <w:t>2</w:t>
      </w:r>
      <w:r w:rsidR="00980F91" w:rsidRPr="001E7A27">
        <w:rPr>
          <w:lang w:val="en-GB"/>
        </w:rPr>
        <w:t xml:space="preserve"> </w:t>
      </w:r>
      <w:r w:rsidRPr="001E7A27">
        <w:rPr>
          <w:lang w:val="en-GB"/>
        </w:rPr>
        <w:t>yr</w:t>
      </w:r>
      <w:r w:rsidRPr="001E7A27">
        <w:rPr>
          <w:vertAlign w:val="superscript"/>
          <w:lang w:val="en-GB"/>
        </w:rPr>
        <w:t>-1</w:t>
      </w:r>
      <w:r w:rsidRPr="001E7A27">
        <w:rPr>
          <w:lang w:val="en-GB"/>
        </w:rPr>
        <w:t xml:space="preserve">) (details underlying this classification are provided in </w:t>
      </w:r>
      <w:r w:rsidRPr="001E7A27">
        <w:rPr>
          <w:rFonts w:cs="Times New Roman"/>
          <w:color w:val="000000" w:themeColor="text1"/>
          <w:lang w:val="en-GB" w:eastAsia="en-US"/>
        </w:rPr>
        <w:t>Supplementary Materials Table 5.SM.</w:t>
      </w:r>
      <w:r w:rsidR="004A5E39" w:rsidRPr="001E7A27">
        <w:rPr>
          <w:rFonts w:cs="Times New Roman"/>
          <w:color w:val="000000" w:themeColor="text1"/>
          <w:lang w:val="en-GB" w:eastAsia="en-US"/>
        </w:rPr>
        <w:t>5</w:t>
      </w:r>
      <w:r w:rsidRPr="001E7A27">
        <w:rPr>
          <w:lang w:val="en-GB"/>
        </w:rPr>
        <w:t xml:space="preserve">). </w:t>
      </w:r>
      <w:r w:rsidR="00E3676F" w:rsidRPr="001E7A27">
        <w:rPr>
          <w:lang w:val="en-GB"/>
        </w:rPr>
        <w:t xml:space="preserve">The </w:t>
      </w:r>
      <w:r w:rsidRPr="001E7A27">
        <w:rPr>
          <w:lang w:val="en-GB"/>
        </w:rPr>
        <w:t xml:space="preserve">other columns </w:t>
      </w:r>
      <w:r w:rsidR="00E3676F" w:rsidRPr="001E7A27">
        <w:rPr>
          <w:lang w:val="en-GB"/>
        </w:rPr>
        <w:t>show</w:t>
      </w:r>
      <w:r w:rsidRPr="001E7A27">
        <w:rPr>
          <w:lang w:val="en-GB"/>
        </w:rPr>
        <w:t xml:space="preserve"> </w:t>
      </w:r>
      <w:r w:rsidR="00E3676F" w:rsidRPr="001E7A27">
        <w:rPr>
          <w:lang w:val="en-GB"/>
        </w:rPr>
        <w:t>Earth system feedbacks that deployment of a given CDR method would have on carbon sequestration and climate, along with biogeochemical, biophysical, and other side effects of a given method. Earth system feedbacks do not include the direct effect of CO</w:t>
      </w:r>
      <w:r w:rsidR="00E3676F" w:rsidRPr="001E7A27">
        <w:rPr>
          <w:vertAlign w:val="subscript"/>
          <w:lang w:val="en-GB"/>
        </w:rPr>
        <w:t>2</w:t>
      </w:r>
      <w:r w:rsidR="00E3676F" w:rsidRPr="001E7A27">
        <w:rPr>
          <w:lang w:val="en-GB"/>
        </w:rPr>
        <w:t xml:space="preserve"> sequestration on atmospheric CO</w:t>
      </w:r>
      <w:r w:rsidR="00E3676F" w:rsidRPr="001E7A27">
        <w:rPr>
          <w:vertAlign w:val="subscript"/>
          <w:lang w:val="en-GB"/>
        </w:rPr>
        <w:t>2</w:t>
      </w:r>
      <w:r w:rsidR="00E3676F" w:rsidRPr="001E7A27">
        <w:rPr>
          <w:lang w:val="en-GB"/>
        </w:rPr>
        <w:t xml:space="preserve">, only secondary effects. For Earth system feedbacks, the colours indicate whether the feedbacks strengthen or weaken carbon sequestration and the climate cooling effect of a given CDR method. For biogeochemical and biophysical side effects the colours indicate whether the deployment of a CDR method increases or decreases the magnitude of the effect, whereas for </w:t>
      </w:r>
      <w:r w:rsidRPr="001E7A27">
        <w:rPr>
          <w:lang w:val="en-GB"/>
        </w:rPr>
        <w:t xml:space="preserve">co-benefits and trade-offs </w:t>
      </w:r>
      <w:r w:rsidR="00E3676F" w:rsidRPr="001E7A27">
        <w:rPr>
          <w:lang w:val="en-GB"/>
        </w:rPr>
        <w:t xml:space="preserve">the colour indicates whether deployment of a CDR method </w:t>
      </w:r>
      <w:r w:rsidRPr="001E7A27">
        <w:rPr>
          <w:lang w:val="en-GB"/>
        </w:rPr>
        <w:t>results in beneficial (</w:t>
      </w:r>
      <w:r w:rsidR="00E3676F" w:rsidRPr="001E7A27">
        <w:rPr>
          <w:lang w:val="en-GB"/>
        </w:rPr>
        <w:t>co-benefits</w:t>
      </w:r>
      <w:r w:rsidRPr="001E7A27">
        <w:rPr>
          <w:lang w:val="en-GB"/>
        </w:rPr>
        <w:t>)</w:t>
      </w:r>
      <w:r w:rsidR="00D23CD9" w:rsidRPr="001E7A27">
        <w:rPr>
          <w:lang w:val="en-GB"/>
        </w:rPr>
        <w:t xml:space="preserve"> or adverse side</w:t>
      </w:r>
      <w:ins w:id="7062" w:author="Soapbox" w:date="2021-07-17T09:22:00Z">
        <w:r w:rsidR="008569E9" w:rsidRPr="001E7A27">
          <w:rPr>
            <w:lang w:val="en-GB"/>
          </w:rPr>
          <w:t xml:space="preserve"> </w:t>
        </w:r>
      </w:ins>
      <w:del w:id="7063" w:author="Soapbox" w:date="2021-07-17T09:22:00Z">
        <w:r w:rsidR="00D23CD9" w:rsidRPr="001E7A27" w:rsidDel="008569E9">
          <w:rPr>
            <w:lang w:val="en-GB"/>
          </w:rPr>
          <w:delText>-</w:delText>
        </w:r>
      </w:del>
      <w:r w:rsidR="00D23CD9" w:rsidRPr="001E7A27">
        <w:rPr>
          <w:lang w:val="en-GB"/>
        </w:rPr>
        <w:t xml:space="preserve">effects (trade-offs) </w:t>
      </w:r>
      <w:r w:rsidR="00E3676F" w:rsidRPr="001E7A27">
        <w:rPr>
          <w:lang w:val="en-GB"/>
        </w:rPr>
        <w:t>for water quality and quantity, food production and biodiversity. The details and references underlying the</w:t>
      </w:r>
      <w:r w:rsidR="004A5E39" w:rsidRPr="001E7A27">
        <w:rPr>
          <w:lang w:val="en-GB"/>
        </w:rPr>
        <w:t xml:space="preserve"> Earth system feedback and side</w:t>
      </w:r>
      <w:ins w:id="7064" w:author="Soapbox" w:date="2021-07-17T09:22:00Z">
        <w:r w:rsidR="008569E9" w:rsidRPr="001E7A27">
          <w:rPr>
            <w:lang w:val="en-GB"/>
          </w:rPr>
          <w:t xml:space="preserve"> </w:t>
        </w:r>
      </w:ins>
      <w:del w:id="7065" w:author="Soapbox" w:date="2021-07-17T09:22:00Z">
        <w:r w:rsidR="004A5E39" w:rsidRPr="001E7A27" w:rsidDel="008569E9">
          <w:rPr>
            <w:lang w:val="en-GB"/>
          </w:rPr>
          <w:delText>-</w:delText>
        </w:r>
      </w:del>
      <w:r w:rsidR="004A5E39" w:rsidRPr="001E7A27">
        <w:rPr>
          <w:lang w:val="en-GB"/>
        </w:rPr>
        <w:t xml:space="preserve">effect assessment </w:t>
      </w:r>
      <w:r w:rsidR="00E3676F" w:rsidRPr="001E7A27">
        <w:rPr>
          <w:lang w:val="en-GB"/>
        </w:rPr>
        <w:t xml:space="preserve">are provided in </w:t>
      </w:r>
      <w:r w:rsidR="00C25C05" w:rsidRPr="001E7A27">
        <w:rPr>
          <w:rFonts w:cs="Times New Roman"/>
          <w:color w:val="000000" w:themeColor="text1"/>
          <w:lang w:val="en-GB" w:eastAsia="en-US"/>
        </w:rPr>
        <w:t>Supplementary Materials Table 5.SM.4.</w:t>
      </w:r>
      <w:r w:rsidR="00BB3FA0" w:rsidRPr="001E7A27">
        <w:rPr>
          <w:rFonts w:cs="Times New Roman"/>
          <w:color w:val="000000" w:themeColor="text1"/>
          <w:lang w:val="en-GB" w:eastAsia="en-US"/>
        </w:rPr>
        <w:t xml:space="preserve"> </w:t>
      </w:r>
      <w:r w:rsidR="00BB3FA0" w:rsidRPr="001E7A27">
        <w:rPr>
          <w:rFonts w:cs="Times New Roman"/>
          <w:szCs w:val="20"/>
          <w:lang w:val="en-GB"/>
        </w:rPr>
        <w:t>Further details on data sources and processing are available in the chapter data table (Table 5.SM.6).</w:t>
      </w:r>
    </w:p>
    <w:p w14:paraId="23D36C5D" w14:textId="77777777" w:rsidR="00E3676F" w:rsidRPr="001E7A27" w:rsidRDefault="00E3676F" w:rsidP="005C7F25">
      <w:pPr>
        <w:pStyle w:val="AR6BodyText"/>
        <w:rPr>
          <w:lang w:val="en-GB"/>
        </w:rPr>
      </w:pPr>
    </w:p>
    <w:p w14:paraId="00F0EA0E" w14:textId="54357354" w:rsidR="00E3676F" w:rsidRPr="001E7A27" w:rsidRDefault="00E3676F" w:rsidP="005C7F25">
      <w:pPr>
        <w:pStyle w:val="AR6BodyText"/>
        <w:rPr>
          <w:b/>
          <w:lang w:val="en-GB"/>
        </w:rPr>
      </w:pPr>
      <w:r w:rsidRPr="001E7A27">
        <w:rPr>
          <w:b/>
          <w:lang w:val="en-GB"/>
        </w:rPr>
        <w:t>[END FIGURE 5.3</w:t>
      </w:r>
      <w:r w:rsidR="00BB1D34" w:rsidRPr="001E7A27">
        <w:rPr>
          <w:b/>
          <w:lang w:val="en-GB"/>
        </w:rPr>
        <w:t>6</w:t>
      </w:r>
      <w:r w:rsidRPr="001E7A27">
        <w:rPr>
          <w:b/>
          <w:lang w:val="en-GB"/>
        </w:rPr>
        <w:t xml:space="preserve"> HERE] </w:t>
      </w:r>
    </w:p>
    <w:p w14:paraId="354FCC64" w14:textId="6C67A7A2" w:rsidR="00E3676F" w:rsidRPr="001E7A27" w:rsidRDefault="00E3676F" w:rsidP="005C7F25">
      <w:pPr>
        <w:pStyle w:val="AR6BodyText"/>
        <w:rPr>
          <w:lang w:val="en-GB"/>
        </w:rPr>
      </w:pPr>
    </w:p>
    <w:p w14:paraId="21235EF4" w14:textId="77777777" w:rsidR="00636A2B" w:rsidRPr="001E7A27" w:rsidRDefault="00636A2B" w:rsidP="005C7F25">
      <w:pPr>
        <w:pStyle w:val="AR6BodyText"/>
        <w:rPr>
          <w:lang w:val="en-GB" w:eastAsia="en-US"/>
        </w:rPr>
      </w:pPr>
    </w:p>
    <w:p w14:paraId="64FE7FB2" w14:textId="1C05A63C" w:rsidR="00636A2B" w:rsidRPr="001E7A27" w:rsidRDefault="00636A2B" w:rsidP="00535548">
      <w:pPr>
        <w:pStyle w:val="AR6Chap5Level2511"/>
        <w:rPr>
          <w:lang w:val="en-GB"/>
        </w:rPr>
      </w:pPr>
      <w:bookmarkStart w:id="7066" w:name="_Toc5716994"/>
      <w:bookmarkStart w:id="7067" w:name="_Toc70535753"/>
      <w:r w:rsidRPr="001E7A27">
        <w:rPr>
          <w:lang w:val="en-GB"/>
        </w:rPr>
        <w:t xml:space="preserve">Biogeochemical </w:t>
      </w:r>
      <w:ins w:id="7068" w:author="Soapbox" w:date="2021-07-15T09:30:00Z">
        <w:r w:rsidR="00AA1EE8" w:rsidRPr="001E7A27">
          <w:rPr>
            <w:lang w:val="en-GB"/>
          </w:rPr>
          <w:t>R</w:t>
        </w:r>
      </w:ins>
      <w:del w:id="7069" w:author="Soapbox" w:date="2021-07-15T09:30:00Z">
        <w:r w:rsidRPr="001E7A27" w:rsidDel="00AA1EE8">
          <w:rPr>
            <w:lang w:val="en-GB"/>
          </w:rPr>
          <w:delText>r</w:delText>
        </w:r>
      </w:del>
      <w:r w:rsidRPr="001E7A27">
        <w:rPr>
          <w:lang w:val="en-GB"/>
        </w:rPr>
        <w:t>esponses to Solar Radiation Modification (SRM)</w:t>
      </w:r>
      <w:bookmarkEnd w:id="7066"/>
      <w:bookmarkEnd w:id="7067"/>
    </w:p>
    <w:p w14:paraId="1275AD54" w14:textId="77777777" w:rsidR="00636A2B" w:rsidRPr="001E7A27" w:rsidRDefault="00636A2B" w:rsidP="005C7F25">
      <w:pPr>
        <w:pStyle w:val="AR6BodyText"/>
        <w:rPr>
          <w:noProof/>
          <w:lang w:val="en-GB" w:eastAsia="en-US"/>
        </w:rPr>
      </w:pPr>
    </w:p>
    <w:p w14:paraId="478724F0" w14:textId="2ECF4E2E" w:rsidR="00636A2B" w:rsidRPr="001E7A27" w:rsidRDefault="00636A2B" w:rsidP="005C7F25">
      <w:pPr>
        <w:pStyle w:val="AR6BodyText"/>
        <w:rPr>
          <w:lang w:val="en-GB"/>
        </w:rPr>
      </w:pPr>
      <w:r w:rsidRPr="001E7A27">
        <w:rPr>
          <w:lang w:val="en-GB"/>
        </w:rPr>
        <w:t xml:space="preserve">This section assesses the possible </w:t>
      </w:r>
      <w:r w:rsidR="00C03D5B" w:rsidRPr="001E7A27">
        <w:rPr>
          <w:lang w:val="en-GB"/>
        </w:rPr>
        <w:t xml:space="preserve">consequences </w:t>
      </w:r>
      <w:r w:rsidRPr="001E7A27">
        <w:rPr>
          <w:lang w:val="en-GB"/>
        </w:rPr>
        <w:t xml:space="preserve">of </w:t>
      </w:r>
      <w:r w:rsidR="00425F48" w:rsidRPr="001E7A27">
        <w:rPr>
          <w:lang w:val="en-GB"/>
        </w:rPr>
        <w:t>solar radiation modification (</w:t>
      </w:r>
      <w:r w:rsidRPr="001E7A27">
        <w:rPr>
          <w:lang w:val="en-GB"/>
        </w:rPr>
        <w:t>SRM</w:t>
      </w:r>
      <w:r w:rsidR="00425F48" w:rsidRPr="001E7A27">
        <w:rPr>
          <w:lang w:val="en-GB"/>
        </w:rPr>
        <w:t>)</w:t>
      </w:r>
      <w:r w:rsidRPr="001E7A27">
        <w:rPr>
          <w:lang w:val="en-GB"/>
        </w:rPr>
        <w:t xml:space="preserve"> on the biosphere and global biogeochemical cycles. The SRM options </w:t>
      </w:r>
      <w:del w:id="7070" w:author="Soapbox" w:date="2021-07-26T07:11:00Z">
        <w:r w:rsidRPr="001E7A27" w:rsidDel="00A46B4F">
          <w:rPr>
            <w:lang w:val="en-GB"/>
          </w:rPr>
          <w:delText xml:space="preserve">(Table 4.6) </w:delText>
        </w:r>
      </w:del>
      <w:r w:rsidRPr="001E7A27">
        <w:rPr>
          <w:lang w:val="en-GB"/>
        </w:rPr>
        <w:t xml:space="preserve">and the physical climate response to SRM is assessed in detail in </w:t>
      </w:r>
      <w:del w:id="7071" w:author="Soapbox" w:date="2021-07-27T15:18:00Z">
        <w:r w:rsidRPr="001E7A27" w:rsidDel="006A6C53">
          <w:rPr>
            <w:lang w:val="en-GB"/>
          </w:rPr>
          <w:delText>Chapter 4 (</w:delText>
        </w:r>
      </w:del>
      <w:r w:rsidRPr="001E7A27">
        <w:rPr>
          <w:lang w:val="en-GB"/>
        </w:rPr>
        <w:t>Section 4.6.3</w:t>
      </w:r>
      <w:ins w:id="7072" w:author="Soapbox" w:date="2021-07-26T07:11:00Z">
        <w:r w:rsidR="00A46B4F" w:rsidRPr="001E7A27">
          <w:rPr>
            <w:lang w:val="en-GB"/>
          </w:rPr>
          <w:t xml:space="preserve"> and </w:t>
        </w:r>
        <w:commentRangeStart w:id="7073"/>
        <w:r w:rsidR="00A46B4F" w:rsidRPr="001E7A27">
          <w:rPr>
            <w:lang w:val="en-GB"/>
          </w:rPr>
          <w:t>Table 4.6</w:t>
        </w:r>
      </w:ins>
      <w:del w:id="7074" w:author="Soapbox" w:date="2021-07-27T15:18:00Z">
        <w:r w:rsidRPr="001E7A27" w:rsidDel="006A6C53">
          <w:rPr>
            <w:lang w:val="en-GB"/>
          </w:rPr>
          <w:delText>)</w:delText>
        </w:r>
      </w:del>
      <w:r w:rsidRPr="001E7A27">
        <w:rPr>
          <w:lang w:val="en-GB"/>
        </w:rPr>
        <w:t xml:space="preserve">. </w:t>
      </w:r>
      <w:commentRangeEnd w:id="7073"/>
      <w:r w:rsidR="00A46B4F" w:rsidRPr="001E7A27">
        <w:rPr>
          <w:rStyle w:val="CommentReference"/>
          <w:lang w:val="en-GB"/>
        </w:rPr>
        <w:commentReference w:id="7073"/>
      </w:r>
      <w:del w:id="7075" w:author="Soapbox" w:date="2021-07-27T15:18:00Z">
        <w:r w:rsidRPr="001E7A27" w:rsidDel="006A6C53">
          <w:rPr>
            <w:lang w:val="en-GB"/>
          </w:rPr>
          <w:delText>Chapter 6 (</w:delText>
        </w:r>
      </w:del>
      <w:r w:rsidRPr="001E7A27">
        <w:rPr>
          <w:lang w:val="en-GB"/>
        </w:rPr>
        <w:t>Section 6.3.6</w:t>
      </w:r>
      <w:del w:id="7076" w:author="Soapbox" w:date="2021-07-27T15:18:00Z">
        <w:r w:rsidRPr="001E7A27" w:rsidDel="006A6C53">
          <w:rPr>
            <w:lang w:val="en-GB"/>
          </w:rPr>
          <w:delText>)</w:delText>
        </w:r>
      </w:del>
      <w:r w:rsidRPr="001E7A27">
        <w:rPr>
          <w:lang w:val="en-GB"/>
        </w:rPr>
        <w:t xml:space="preserve"> assesses the potential effective radiative forcing of aerosol-based SRM options and </w:t>
      </w:r>
      <w:del w:id="7077" w:author="Soapbox" w:date="2021-07-27T15:18:00Z">
        <w:r w:rsidRPr="001E7A27" w:rsidDel="006A6C53">
          <w:rPr>
            <w:lang w:val="en-GB"/>
          </w:rPr>
          <w:delText>Chapter 8 (</w:delText>
        </w:r>
      </w:del>
      <w:r w:rsidRPr="001E7A27">
        <w:rPr>
          <w:lang w:val="en-GB"/>
        </w:rPr>
        <w:t>Section 8.6.3</w:t>
      </w:r>
      <w:del w:id="7078" w:author="Soapbox" w:date="2021-07-27T15:18:00Z">
        <w:r w:rsidRPr="001E7A27" w:rsidDel="006A6C53">
          <w:rPr>
            <w:lang w:val="en-GB"/>
          </w:rPr>
          <w:delText>)</w:delText>
        </w:r>
      </w:del>
      <w:r w:rsidRPr="001E7A27">
        <w:rPr>
          <w:lang w:val="en-GB"/>
        </w:rPr>
        <w:t xml:space="preserve"> assesses the abrupt water cycle changes in response to initiation or termination of SRM. Most literature on the biogeochemical responses to SRM focuses on stratospheric aerosol injection (SAI), and only a few studies have investigated the biogeochemical responses to marine cloud brightening (MCB) and cirrus cloud thinning (CCT). At the time of AR5, there were only a few studies on the biogeochemical responses to SRM. The main assessment of AR5 </w:t>
      </w:r>
      <w:r w:rsidR="00C54D58" w:rsidRPr="001E7A27">
        <w:rPr>
          <w:lang w:val="en-GB"/>
        </w:rPr>
        <w:fldChar w:fldCharType="begin" w:fldLock="1"/>
      </w:r>
      <w:r w:rsidR="00747167" w:rsidRPr="001E7A2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C54D58" w:rsidRPr="001E7A27">
        <w:rPr>
          <w:lang w:val="en-GB"/>
        </w:rPr>
        <w:fldChar w:fldCharType="separate"/>
      </w:r>
      <w:r w:rsidR="00025FA2" w:rsidRPr="001E7A27">
        <w:rPr>
          <w:noProof/>
          <w:lang w:val="en-GB"/>
        </w:rPr>
        <w:t>(Ciais et al., 2013)</w:t>
      </w:r>
      <w:r w:rsidR="00C54D58" w:rsidRPr="001E7A27">
        <w:rPr>
          <w:lang w:val="en-GB"/>
        </w:rPr>
        <w:fldChar w:fldCharType="end"/>
      </w:r>
      <w:r w:rsidRPr="001E7A27">
        <w:rPr>
          <w:lang w:val="en-GB"/>
        </w:rPr>
        <w:t xml:space="preserve"> was that SRM will not interfere with the direct biogeochemical effects of increased CO</w:t>
      </w:r>
      <w:r w:rsidRPr="001E7A27">
        <w:rPr>
          <w:vertAlign w:val="subscript"/>
          <w:lang w:val="en-GB"/>
        </w:rPr>
        <w:t>2</w:t>
      </w:r>
      <w:ins w:id="7079" w:author="Soapbox" w:date="2021-07-26T07:13:00Z">
        <w:r w:rsidR="00EA0AE0" w:rsidRPr="001E7A27">
          <w:rPr>
            <w:lang w:val="en-GB"/>
          </w:rPr>
          <w:t>,</w:t>
        </w:r>
      </w:ins>
      <w:r w:rsidRPr="001E7A27">
        <w:rPr>
          <w:lang w:val="en-GB"/>
        </w:rPr>
        <w:t xml:space="preserve"> such as ocean acidification and CO</w:t>
      </w:r>
      <w:r w:rsidRPr="001E7A27">
        <w:rPr>
          <w:vertAlign w:val="subscript"/>
          <w:lang w:val="en-GB"/>
        </w:rPr>
        <w:t>2</w:t>
      </w:r>
      <w:r w:rsidRPr="001E7A27">
        <w:rPr>
          <w:lang w:val="en-GB"/>
        </w:rPr>
        <w:t xml:space="preserve"> fertili</w:t>
      </w:r>
      <w:ins w:id="7080" w:author="Soapbox" w:date="2021-07-16T10:15:00Z">
        <w:r w:rsidR="00953844" w:rsidRPr="001E7A27">
          <w:rPr>
            <w:lang w:val="en-GB"/>
          </w:rPr>
          <w:t>z</w:t>
        </w:r>
      </w:ins>
      <w:del w:id="7081" w:author="Soapbox" w:date="2021-07-16T10:15:00Z">
        <w:r w:rsidRPr="001E7A27" w:rsidDel="00953844">
          <w:rPr>
            <w:lang w:val="en-GB"/>
          </w:rPr>
          <w:delText>s</w:delText>
        </w:r>
      </w:del>
      <w:r w:rsidRPr="001E7A27">
        <w:rPr>
          <w:lang w:val="en-GB"/>
        </w:rPr>
        <w:t>ation</w:t>
      </w:r>
      <w:ins w:id="7082" w:author="Soapbox" w:date="2021-07-26T07:13:00Z">
        <w:r w:rsidR="00EA0AE0" w:rsidRPr="001E7A27">
          <w:rPr>
            <w:lang w:val="en-GB"/>
          </w:rPr>
          <w:t xml:space="preserve">, </w:t>
        </w:r>
      </w:ins>
      <w:del w:id="7083" w:author="Soapbox" w:date="2021-07-26T07:13:00Z">
        <w:r w:rsidRPr="001E7A27" w:rsidDel="00EA0AE0">
          <w:rPr>
            <w:lang w:val="en-GB"/>
          </w:rPr>
          <w:delText xml:space="preserve"> effect </w:delText>
        </w:r>
      </w:del>
      <w:r w:rsidRPr="001E7A27">
        <w:rPr>
          <w:lang w:val="en-GB"/>
        </w:rPr>
        <w:t>but could affect the carbon cycle through climate</w:t>
      </w:r>
      <w:del w:id="7084" w:author="Tom Maycock" w:date="2021-09-09T15:22:00Z">
        <w:r w:rsidRPr="001E7A27" w:rsidDel="00D74675">
          <w:rPr>
            <w:lang w:val="en-GB"/>
          </w:rPr>
          <w:delText>-</w:delText>
        </w:r>
      </w:del>
      <w:ins w:id="7085" w:author="Tom Maycock" w:date="2021-09-09T15:22:00Z">
        <w:r w:rsidR="00D74675">
          <w:rPr>
            <w:lang w:val="en-GB"/>
          </w:rPr>
          <w:t>–</w:t>
        </w:r>
      </w:ins>
      <w:r w:rsidRPr="001E7A27">
        <w:rPr>
          <w:lang w:val="en-GB"/>
        </w:rPr>
        <w:t xml:space="preserve">carbon feedbacks. Overall, AR5 concluded that the level of confidence on the effects of SRM on carbon and other biogeochemical cycles is </w:t>
      </w:r>
      <w:r w:rsidRPr="001E7A27">
        <w:rPr>
          <w:i/>
          <w:lang w:val="en-GB"/>
        </w:rPr>
        <w:t>very low</w:t>
      </w:r>
      <w:r w:rsidR="00713AD1" w:rsidRPr="001E7A27">
        <w:rPr>
          <w:i/>
          <w:lang w:val="en-GB"/>
        </w:rPr>
        <w:t xml:space="preserve"> </w:t>
      </w:r>
      <w:r w:rsidR="00713AD1" w:rsidRPr="001E7A27">
        <w:rPr>
          <w:lang w:val="en-GB"/>
        </w:rPr>
        <w:fldChar w:fldCharType="begin" w:fldLock="1"/>
      </w:r>
      <w:r w:rsidR="00747167" w:rsidRPr="001E7A2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713AD1" w:rsidRPr="001E7A27">
        <w:rPr>
          <w:lang w:val="en-GB"/>
        </w:rPr>
        <w:fldChar w:fldCharType="separate"/>
      </w:r>
      <w:r w:rsidR="00025FA2" w:rsidRPr="001E7A27">
        <w:rPr>
          <w:noProof/>
          <w:lang w:val="en-GB"/>
        </w:rPr>
        <w:t>(Ciais et al., 2013)</w:t>
      </w:r>
      <w:r w:rsidR="00713AD1" w:rsidRPr="001E7A27">
        <w:rPr>
          <w:lang w:val="en-GB"/>
        </w:rPr>
        <w:fldChar w:fldCharType="end"/>
      </w:r>
      <w:r w:rsidRPr="001E7A27">
        <w:rPr>
          <w:lang w:val="en-GB"/>
        </w:rPr>
        <w:t xml:space="preserve">. Since AR5, more modelling work has been conducted to examine various aspects of the global biogeochemical cycle responses to SRM.  </w:t>
      </w:r>
    </w:p>
    <w:p w14:paraId="26A0F896" w14:textId="77777777" w:rsidR="00636A2B" w:rsidRPr="001E7A27" w:rsidRDefault="00636A2B" w:rsidP="005C7F25">
      <w:pPr>
        <w:pStyle w:val="AR6BodyText"/>
        <w:jc w:val="both"/>
        <w:rPr>
          <w:noProof/>
          <w:lang w:val="en-GB"/>
        </w:rPr>
      </w:pPr>
    </w:p>
    <w:p w14:paraId="32600EC1" w14:textId="77777777" w:rsidR="00186B0B" w:rsidRPr="001E7A27" w:rsidRDefault="00186B0B" w:rsidP="005C7F25">
      <w:pPr>
        <w:pStyle w:val="AR6BodyText"/>
        <w:jc w:val="both"/>
        <w:rPr>
          <w:noProof/>
          <w:lang w:val="en-GB"/>
        </w:rPr>
      </w:pPr>
    </w:p>
    <w:p w14:paraId="086D4D77" w14:textId="2510B15F" w:rsidR="00636A2B" w:rsidRPr="001E7A27" w:rsidRDefault="00C03D5B" w:rsidP="00535548">
      <w:pPr>
        <w:pStyle w:val="AR6Chap5Level35111"/>
        <w:rPr>
          <w:lang w:val="en-GB"/>
        </w:rPr>
      </w:pPr>
      <w:bookmarkStart w:id="7086" w:name="_Toc70535754"/>
      <w:r w:rsidRPr="001E7A27">
        <w:rPr>
          <w:lang w:val="en-GB"/>
        </w:rPr>
        <w:t xml:space="preserve">Effects </w:t>
      </w:r>
      <w:r w:rsidR="00636A2B" w:rsidRPr="001E7A27">
        <w:rPr>
          <w:lang w:val="en-GB"/>
        </w:rPr>
        <w:t xml:space="preserve">of SRM on the </w:t>
      </w:r>
      <w:r w:rsidR="00425F48" w:rsidRPr="001E7A27">
        <w:rPr>
          <w:lang w:val="en-GB"/>
        </w:rPr>
        <w:t>C</w:t>
      </w:r>
      <w:r w:rsidR="00636A2B" w:rsidRPr="001E7A27">
        <w:rPr>
          <w:lang w:val="en-GB"/>
        </w:rPr>
        <w:t xml:space="preserve">arbon </w:t>
      </w:r>
      <w:r w:rsidR="00425F48" w:rsidRPr="001E7A27">
        <w:rPr>
          <w:lang w:val="en-GB"/>
        </w:rPr>
        <w:t>C</w:t>
      </w:r>
      <w:r w:rsidR="00636A2B" w:rsidRPr="001E7A27">
        <w:rPr>
          <w:lang w:val="en-GB"/>
        </w:rPr>
        <w:t>ycle</w:t>
      </w:r>
      <w:bookmarkEnd w:id="7086"/>
      <w:r w:rsidR="00636A2B" w:rsidRPr="001E7A27">
        <w:rPr>
          <w:lang w:val="en-GB"/>
        </w:rPr>
        <w:t xml:space="preserve">  </w:t>
      </w:r>
    </w:p>
    <w:p w14:paraId="64417FD5" w14:textId="77777777" w:rsidR="00636A2B" w:rsidRPr="001E7A27" w:rsidRDefault="00636A2B" w:rsidP="005C7F25">
      <w:pPr>
        <w:pStyle w:val="AR6BodyText"/>
        <w:rPr>
          <w:lang w:val="en-GB" w:eastAsia="zh-CN"/>
        </w:rPr>
      </w:pPr>
    </w:p>
    <w:p w14:paraId="3FD1F1A9" w14:textId="700E0420" w:rsidR="00636A2B" w:rsidRPr="001E7A27" w:rsidRDefault="00636A2B" w:rsidP="005C7F25">
      <w:pPr>
        <w:pStyle w:val="AR6BodyText"/>
        <w:rPr>
          <w:lang w:val="en-GB" w:eastAsia="zh-CN"/>
        </w:rPr>
      </w:pPr>
      <w:r w:rsidRPr="001E7A27">
        <w:rPr>
          <w:lang w:val="en-GB" w:eastAsia="zh-CN"/>
        </w:rPr>
        <w:t>Relative to a high-</w:t>
      </w:r>
      <w:ins w:id="7087" w:author="Soapbox" w:date="2021-07-26T07:14:00Z">
        <w:r w:rsidR="00EA0AE0" w:rsidRPr="001E7A27">
          <w:rPr>
            <w:lang w:val="en-GB" w:eastAsia="zh-CN"/>
          </w:rPr>
          <w:t>greenhouse gas (</w:t>
        </w:r>
      </w:ins>
      <w:r w:rsidRPr="001E7A27">
        <w:rPr>
          <w:lang w:val="en-GB" w:eastAsia="zh-CN"/>
        </w:rPr>
        <w:t>GHG</w:t>
      </w:r>
      <w:ins w:id="7088" w:author="Soapbox" w:date="2021-07-26T07:14:00Z">
        <w:r w:rsidR="00EA0AE0" w:rsidRPr="001E7A27">
          <w:rPr>
            <w:lang w:val="en-GB" w:eastAsia="zh-CN"/>
          </w:rPr>
          <w:t>)</w:t>
        </w:r>
      </w:ins>
      <w:r w:rsidRPr="001E7A27">
        <w:rPr>
          <w:lang w:val="en-GB" w:eastAsia="zh-CN"/>
        </w:rPr>
        <w:t xml:space="preserve"> world without </w:t>
      </w:r>
      <w:ins w:id="7089" w:author="Ian Blenkinsop" w:date="2021-07-28T15:59:00Z">
        <w:r w:rsidR="00EB5897" w:rsidRPr="001E7A27">
          <w:rPr>
            <w:lang w:val="en-GB" w:eastAsia="zh-CN"/>
          </w:rPr>
          <w:t>solar radiation modification (</w:t>
        </w:r>
      </w:ins>
      <w:r w:rsidRPr="001E7A27">
        <w:rPr>
          <w:lang w:val="en-GB" w:eastAsia="zh-CN"/>
        </w:rPr>
        <w:t>SRM</w:t>
      </w:r>
      <w:ins w:id="7090" w:author="Ian Blenkinsop" w:date="2021-07-28T15:59:00Z">
        <w:r w:rsidR="00EB5897" w:rsidRPr="001E7A27">
          <w:rPr>
            <w:lang w:val="en-GB" w:eastAsia="zh-CN"/>
          </w:rPr>
          <w:t>)</w:t>
        </w:r>
      </w:ins>
      <w:r w:rsidRPr="001E7A27">
        <w:rPr>
          <w:lang w:val="en-GB" w:eastAsia="zh-CN"/>
        </w:rPr>
        <w:t>, SRM would affect the carbon cycles through changes in sunlight, climate (e.g.</w:t>
      </w:r>
      <w:ins w:id="7091" w:author="Tom Maycock" w:date="2021-09-09T16:49:00Z">
        <w:r w:rsidR="00334BDE">
          <w:rPr>
            <w:lang w:val="en-GB" w:eastAsia="zh-CN"/>
          </w:rPr>
          <w:t>,</w:t>
        </w:r>
      </w:ins>
      <w:r w:rsidRPr="001E7A27">
        <w:rPr>
          <w:lang w:val="en-GB" w:eastAsia="zh-CN"/>
        </w:rPr>
        <w:t xml:space="preserve"> temperature, precipitation, soil moisture, ocean circulation), and atmospheric chemistry (e.g.</w:t>
      </w:r>
      <w:ins w:id="7092" w:author="Tom Maycock" w:date="2021-09-09T16:49:00Z">
        <w:r w:rsidR="00334BDE">
          <w:rPr>
            <w:lang w:val="en-GB" w:eastAsia="zh-CN"/>
          </w:rPr>
          <w:t>,</w:t>
        </w:r>
      </w:ins>
      <w:r w:rsidRPr="001E7A27">
        <w:rPr>
          <w:lang w:val="en-GB" w:eastAsia="zh-CN"/>
        </w:rPr>
        <w:t xml:space="preserve"> ozone</w:t>
      </w:r>
      <w:del w:id="7093" w:author="Ian Blenkinsop" w:date="2021-07-28T15:59:00Z">
        <w:r w:rsidRPr="001E7A27" w:rsidDel="00EB5897">
          <w:rPr>
            <w:lang w:val="en-GB" w:eastAsia="zh-CN"/>
          </w:rPr>
          <w:delText xml:space="preserve">) </w:delText>
        </w:r>
      </w:del>
      <w:ins w:id="7094" w:author="Ian Blenkinsop" w:date="2021-07-28T15:59:00Z">
        <w:r w:rsidR="00EB5897" w:rsidRPr="001E7A27">
          <w:rPr>
            <w:lang w:val="en-GB" w:eastAsia="zh-CN"/>
          </w:rPr>
          <w:t xml:space="preserve">; Section 4.6.3.3; </w:t>
        </w:r>
      </w:ins>
      <w:r w:rsidRPr="001E7A27">
        <w:rPr>
          <w:lang w:val="en-GB" w:eastAsia="zh-CN"/>
        </w:rPr>
        <w:fldChar w:fldCharType="begin" w:fldLock="1"/>
      </w:r>
      <w:r w:rsidR="00747167" w:rsidRPr="001E7A27">
        <w:rPr>
          <w:lang w:val="en-GB" w:eastAsia="zh-CN"/>
        </w:rPr>
        <w:instrText>ADDIN CSL_CITATION { "citationItems" : [ { "id" : "ITEM-1", "itemData" : { "author" : [ { "dropping-particle" : "", "family" : "Cao", "given" : "Long", "non-dropping-particle" : "", "parse-names" : false, "suffix" : "" } ], "container-title" : "Current Climate Change Reports", "id" : "ITEM-1", "issued" : { "date-parts" : [ [ "2018" ] ] }, "publisher" : "Current Climate Change Reports", "title" : "The effects of solar radiation management on the carbon cycle", "translator" : [ { "dropping-particle" : "", "family" : "L6440", "given" : "", "non-dropping-particle" : "", "parse-names" : false, "suffix" : "" } ], "type" : "article-journal" }, "uris" : [ "http://www.mendeley.com/documents/?uuid=fde6981c-54ce-4158-9794-b35584421f14" ] } ], "mendeley" : { "formattedCitation" : "(Cao, 2018)", "plainTextFormattedCitation" : "(Cao, 2018)", "previouslyFormattedCitation" : "(Cao, 2018)" }, "properties" : { "noteIndex" : 0 }, "schema" : "https://github.com/citation-style-language/schema/raw/master/csl-citation.json" }</w:instrText>
      </w:r>
      <w:r w:rsidRPr="001E7A27">
        <w:rPr>
          <w:lang w:val="en-GB" w:eastAsia="zh-CN"/>
        </w:rPr>
        <w:fldChar w:fldCharType="separate"/>
      </w:r>
      <w:del w:id="7095" w:author="Ian Blenkinsop" w:date="2021-07-28T15:59:00Z">
        <w:r w:rsidR="00025FA2" w:rsidRPr="001E7A27" w:rsidDel="00EB5897">
          <w:rPr>
            <w:noProof/>
            <w:lang w:val="en-GB" w:eastAsia="zh-CN"/>
          </w:rPr>
          <w:delText>(</w:delText>
        </w:r>
      </w:del>
      <w:r w:rsidR="00025FA2" w:rsidRPr="001E7A27">
        <w:rPr>
          <w:noProof/>
          <w:lang w:val="en-GB" w:eastAsia="zh-CN"/>
        </w:rPr>
        <w:t>Cao, 2018)</w:t>
      </w:r>
      <w:r w:rsidRPr="001E7A27">
        <w:rPr>
          <w:lang w:val="en-GB" w:eastAsia="zh-CN"/>
        </w:rPr>
        <w:fldChar w:fldCharType="end"/>
      </w:r>
      <w:del w:id="7096" w:author="Ian Blenkinsop" w:date="2021-07-28T15:59:00Z">
        <w:r w:rsidRPr="001E7A27" w:rsidDel="00EB5897">
          <w:rPr>
            <w:lang w:val="en-GB" w:eastAsia="zh-CN"/>
          </w:rPr>
          <w:delText xml:space="preserve"> (Section 4.6.3.3)</w:delText>
        </w:r>
      </w:del>
      <w:r w:rsidRPr="001E7A27">
        <w:rPr>
          <w:lang w:val="en-GB" w:eastAsia="zh-CN"/>
        </w:rPr>
        <w:t xml:space="preserve">. Net SRM effects on the carbon cycle, relative to a world without SRM, depend on the change of individual factors, and interactions among them. </w:t>
      </w:r>
    </w:p>
    <w:p w14:paraId="7430ADB8" w14:textId="77777777" w:rsidR="00636A2B" w:rsidRPr="001E7A27" w:rsidRDefault="00636A2B" w:rsidP="005C7F25">
      <w:pPr>
        <w:pStyle w:val="AR6BodyText"/>
        <w:rPr>
          <w:lang w:val="en-GB" w:eastAsia="zh-CN"/>
        </w:rPr>
      </w:pPr>
    </w:p>
    <w:p w14:paraId="0A855712" w14:textId="61AC70E5" w:rsidR="00636A2B" w:rsidRPr="001E7A27" w:rsidRDefault="00636A2B" w:rsidP="005C7F25">
      <w:pPr>
        <w:rPr>
          <w:noProof/>
          <w:lang w:val="en-GB"/>
        </w:rPr>
      </w:pPr>
      <w:r w:rsidRPr="001E7A27">
        <w:rPr>
          <w:lang w:val="en-GB"/>
        </w:rPr>
        <w:t>SRM-mediated sunlight changes directly affect the carbon cycle. In particular, SAI would reduce the sunlight reaching the Earth’s surface, but also increase the fraction of sunlight that is diffuse. These changes in the quantity and quality of the sunlight have opposing effects on the photosynthesis of land plants. On their own, reductions in photosynthetically active radiation (PAR) will reduce photosynthesis. However, diffuse light is more effective than direct light in accessing the light-limited leaves within plant canopies, leading to the so-called ‘diffuse-radiation’ fertili</w:t>
      </w:r>
      <w:ins w:id="7097" w:author="Soapbox" w:date="2021-07-16T10:15:00Z">
        <w:r w:rsidR="00953844" w:rsidRPr="001E7A27">
          <w:rPr>
            <w:lang w:val="en-GB"/>
          </w:rPr>
          <w:t>z</w:t>
        </w:r>
      </w:ins>
      <w:del w:id="7098" w:author="Soapbox" w:date="2021-07-16T10:15:00Z">
        <w:r w:rsidRPr="001E7A27" w:rsidDel="00953844">
          <w:rPr>
            <w:lang w:val="en-GB"/>
          </w:rPr>
          <w:delText>s</w:delText>
        </w:r>
      </w:del>
      <w:r w:rsidRPr="001E7A27">
        <w:rPr>
          <w:lang w:val="en-GB"/>
        </w:rPr>
        <w:t xml:space="preserve">ation effect </w:t>
      </w:r>
      <w:r w:rsidRPr="001E7A27">
        <w:rPr>
          <w:lang w:val="en-GB"/>
        </w:rPr>
        <w:fldChar w:fldCharType="begin" w:fldLock="1"/>
      </w:r>
      <w:r w:rsidR="00747167" w:rsidRPr="001E7A27">
        <w:rPr>
          <w:lang w:val="en-GB"/>
        </w:rPr>
        <w:instrText>ADDIN CSL_CITATION { "citationItems" : [ { "id" : "ITEM-1", "itemData" : { "DOI" : "10.1038/nature07949", "ISBN" : "0028-0836", "ISSN" : "0028-0836", "PMID" : "19396143", "abstract" : "Plant photosynthesis tends to increase with irradiance. However, recent theoretical and observational studies have demonstrated that photosynthesis is also more efficient under diffuse light conditions. Changes in cloud cover or atmospheric aerosol loadings, arising from either volcanic or anthropogenic emissions, alter both the total photosynthetically active radiation reaching the surface and the fraction of this radiation that is diffuse, with uncertain overall effects on global plant productivity and the land carbon sink. Here we estimate the impact of variations in diffuse fraction on the land carbon sink using a global model modified to account for the effects of variations in both direct and diffuse radiation on canopy photosynthesis. We estimate that variations in diffuse fraction, associated largely with the 'global dimming' period, enhanced the land carbon sink by approximately one-quarter between 1960 and 1999. However, under a climate mitigation scenario for the twenty-first century in which sulphate aerosols decline before atmospheric CO(2) is stabilized, this 'diffuse-radiation' fertilization effect declines rapidly to near zero by the end of the twenty-first century.", "author" : [ { "dropping-particle" : "", "family" : "Mercado", "given" : "Lina M.", "non-dropping-particle" : "", "parse-names" : false, "suffix" : "" }, { "dropping-particle" : "", "family" : "Bellouin", "given" : "Nicolas", "non-dropping-particle" : "", "parse-names" : false, "suffix" : "" }, { "dropping-particle" : "", "family" : "Sitch", "given" : "Stephen", "non-dropping-particle" : "", "parse-names" : false, "suffix" : "" }, { "dropping-particle" : "", "family" : "Boucher", "given" : "Olivier", "non-dropping-particle" : "", "parse-names" : false, "suffix" : "" }, { "dropping-particle" : "", "family" : "Huntingford", "given" : "Chris", "non-dropping-particle" : "", "parse-names" : false, "suffix" : "" }, { "dropping-particle" : "", "family" : "Wild", "given" : "Martin", "non-dropping-particle" : "", "parse-names" : false, "suffix" : "" }, { "dropping-particle" : "", "family" : "Cox", "given" : "Peter M.", "non-dropping-particle" : "", "parse-names" : false, "suffix" : "" } ], "container-title" : "Nature", "id" : "ITEM-1", "issue" : "7241", "issued" : { "date-parts" : [ [ "2009", "4", "23" ] ] }, "page" : "1014-1017", "title" : "Impact of changes in diffuse radiation on the global land carbon sink", "translator" : [ { "dropping-particle" : "", "family" : "L4822", "given" : "", "non-dropping-particle" : "", "parse-names" : false, "suffix" : "" } ], "type" : "article-journal", "volume" : "458" }, "uris" : [ "http://www.mendeley.com/documents/?uuid=52278553-bcdd-4d4f-a0d2-ae371b82e595" ] } ], "mendeley" : { "formattedCitation" : "(Mercado et al., 2009)", "plainTextFormattedCitation" : "(Mercado et al., 2009)", "previouslyFormattedCitation" : "(Mercado et al., 2009)" }, "properties" : { "noteIndex" : 0 }, "schema" : "https://github.com/citation-style-language/schema/raw/master/csl-citation.json" }</w:instrText>
      </w:r>
      <w:r w:rsidRPr="001E7A27">
        <w:rPr>
          <w:lang w:val="en-GB"/>
        </w:rPr>
        <w:fldChar w:fldCharType="separate"/>
      </w:r>
      <w:r w:rsidR="00025FA2" w:rsidRPr="001E7A27">
        <w:rPr>
          <w:noProof/>
          <w:lang w:val="en-GB"/>
        </w:rPr>
        <w:t>(Mercado et al., 2009)</w:t>
      </w:r>
      <w:r w:rsidRPr="001E7A27">
        <w:rPr>
          <w:lang w:val="en-GB"/>
        </w:rPr>
        <w:fldChar w:fldCharType="end"/>
      </w:r>
      <w:r w:rsidRPr="001E7A27">
        <w:rPr>
          <w:lang w:val="en-GB"/>
        </w:rPr>
        <w:t xml:space="preserve">. The estimated balance between the negative impacts of reducing PAR and the positive impacts of increasing diffuse fraction differ between models </w:t>
      </w:r>
      <w:commentRangeStart w:id="7099"/>
      <w:r w:rsidR="00425F48" w:rsidRPr="001E7A27">
        <w:rPr>
          <w:noProof/>
          <w:lang w:val="en-GB"/>
        </w:rPr>
        <w:fldChar w:fldCharType="begin" w:fldLock="1"/>
      </w:r>
      <w:ins w:id="7100" w:author="Robin Matthews" w:date="2021-06-17T19:01:00Z">
        <w:r w:rsidR="00C366F4" w:rsidRPr="001E7A27">
          <w:rPr>
            <w:noProof/>
            <w:lang w:val="en-GB"/>
          </w:rPr>
          <w:instrText>ADDIN CSL_CITATION { "citationItems" : [ { "id" : "ITEM-1", "itemData" : { "DOI" : "10.1007/s00382-014-2240-3", "ISSN" : "0930-7575", "author" : [ { "dropping-particle" : "", "family" : "Kalidindi", "given" : "Sirisha", "non-dropping-particle" : "", "parse-names" : false, "suffix" : "" }, { "dropping-particle" : "", "family" : "Bala", "given" : "Govindasamy", "non-dropping-particle" : "", "parse-names" : false, "suffix" : "" }, { "dropping-particle" : "", "family" : "Modak", "given" : "Angshuman", "non-dropping-particle" : "", "parse-names" : false, "suffix" : "" }, { "dropping-particle" : "", "family" : "Caldeira", "given" : "Ken", "non-dropping-particle" : "", "parse-names" : false, "suffix" : "" } ], "container-title" : "Climate Dynamics", "id" : "ITEM-1", "issue" : "9-10", "issued" : { "date-parts" : [ [ "2015", "5", "22" ] ] }, "page" : "2909-2925", "publisher" : "Springer Berlin Heidelberg", "title" : "Modeling of solar radiation management: a comparison of simulations using reduced solar constant and stratospheric sulphate aerosols", "translator" : [ { "dropping-particle" : "", "family" : "L4655", "given" : "", "non-dropping-particle" : "", "parse-names" : false, "suffix" : "" } ], "type" : "article-journal", "volume" : "44" }, "uris" : [ "http://www.mendeley.com/documents/?uuid=a11ef559-053f-3a84-9875-19d23f88b0e3" ] }, { "id" : "ITEM-2", "itemData" : { "DOI" : "10.5194/acp-16-1479-2016", "ISSN" : "1680-7324", "abstract" : "Abstract. Stratospheric sulfate geoengineering could impact the terrestrial carbon cycle by enhancing the carbon sink. With an 8Tgyr\u22121 injection of SO2 to produce a stratospheric aerosol cloud to balance anthropogenic radiative forcing from the Representative Concentration Pathway 6.0 (RCP6.0) scenario, we conducted climate model simulations with the Community Earth System Model \u2013 the Community Atmospheric Model 4 fully coupled to tropospheric and stratospheric chemistry (CAM4\u2013chem). During the geoengineering period, as compared to RCP6.0, land-averaged downward visible (300\u2013700nm) diffuse radiation increased 3.2Wm\u22122 (11%). The enhanced diffuse radiation combined with the cooling increased plant photosynthesis by 0.07\u00b10.02\u00b5molCm\u22122s\u22121, which could contribute to an additional 3.8\u00b11.1GtCyr\u22121 global gross primary productivity without explicit nutrient limitation. This increase could potentially increase the land carbon sink. Suppressed plant and soil respiration due to the cooling would reduce natural land carbon emission and therefore further enhance the terrestrial carbon sink during the geoengineering period. This potentially beneficial impact of stratospheric sulfate geoengineering would need to be balanced by a large number of potential risks in any future decisions about the implementation of geoengineering.", "author" : [ { "dropping-particle" : "", "family" : "Xia", "given" : "L.", "non-dropping-particle" : "", "parse-names" : false, "suffix" : "" }, { "dropping-particle" : "", "family" : "Robock", "given" : "A.", "non-dropping-particle" : "", "parse-names" : false, "suffix" : "" }, { "dropping-particle" : "", "family" : "Tilmes", "given" : "S.", "non-dropping-particle" : "", "parse-names" : false, "suffix" : "" }, { "dropping-particle" : "", "family" : "Neely III", "given" : "R. R.", "non-dropping-particle" : "", "parse-names" : false, "suffix" : "" } ], "container-title" : "Atmospheric Chemistry and Physics", "id" : "ITEM-2", "issue" : "3", "issued" : { "date-parts" : [ [ "2016", "2", "10" ] ] }, "page" : "1479-1489", "title" : "Stratospheric sulfate geoengineering could enhance the terrestrial photosynthesis rate", "translator" : [ { "dropping-particle" : "", "family" : "L4429", "given" : "", "non-dropping-particle" : "", "parse-names" : false, "suffix" : "" } ], "type" : "article-journal", "volume" : "16" }, "uris" : [ "http://www.mendeley.com/documents/?uuid=ab432510-6ded-416f-ae9e-8436d084336d" ] }, { "id" : "ITEM-3",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"ITEM-3",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"(Kalidindi et al., 2015; Xia et al., 2016; Yang et al., 2020a)", "manualFormatting" : "(Kalidindi et al., 2015; Xia et al., 2016; C.-E. Yang et al., 2020)", "plainTextFormattedCitation" : "(Kalidindi et al., 2015; Xia et al., 2016; Yang et al., 2020a)", "previouslyFormattedCitation" : "(Kalidindi et al., 2015; Xia et al., 2016; Yang et al., 2020a)" }, "properties" : { "noteIndex" : 0 }, "schema" : "https://github.com/citation-style-language/schema/raw/master/csl-citation.json" }</w:instrText>
        </w:r>
      </w:ins>
      <w:del w:id="7101" w:author="Robin Matthews" w:date="2021-06-17T19:01:00Z">
        <w:r w:rsidR="00BC2C5E" w:rsidRPr="001E7A27" w:rsidDel="00C366F4">
          <w:rPr>
            <w:noProof/>
            <w:lang w:val="en-GB"/>
          </w:rPr>
          <w:delInstrText>ADDIN CSL_CITATION { "citationItems" : [ { "id" : "ITEM-1", "itemData" : { "DOI" : "10.1007/s00382-014-2240-3", "ISSN" : "0930-7575", "author" : [ { "dropping-particle" : "", "family" : "Kalidindi", "given" : "Sirisha", "non-dropping-particle" : "", "parse-names" : false, "suffix" : "" }, { "dropping-particle" : "", "family" : "Bala", "given" : "Govindasamy", "non-dropping-particle" : "", "parse-names" : false, "suffix" : "" }, { "dropping-particle" : "", "family" : "Modak", "given" : "Angshuman", "non-dropping-particle" : "", "parse-names" : false, "suffix" : "" }, { "dropping-particle" : "", "family" : "Caldeira", "given" : "Ken", "non-dropping-particle" : "", "parse-names" : false, "suffix" : "" } ], "container-title" : "Climate Dynamics", "id" : "ITEM-1", "issue" : "9-10", "issued" : { "date-parts" : [ [ "2015", "5", "22" ] ] }, "page" : "2909-2925", "publisher" : "Springer Berlin Heidelberg", "title" : "Modeling of solar radiation management: a comparison of simulations using reduced solar constant and stratospheric sulphate aerosols", "translator" : [ { "dropping-particle" : "", "family" : "L4655", "given" : "", "non-dropping-particle" : "", "parse-names" : false, "suffix" : "" } ], "type" : "article-journal", "volume" : "44" }, "uris" : [ "http://www.mendeley.com/documents/?uuid=a11ef559-053f-3a84-9875-19d23f88b0e3" ] }, { "id" : "ITEM-2", "itemData" : { "DOI" : "10.5194/acp-16-1479-2016", "ISSN" : "1680-7324", "abstract" : "Abstract. Stratospheric sulfate geoengineering could impact the terrestrial carbon cycle by enhancing the carbon sink. With an 8Tgyr\u22121 injection of SO2 to produce a stratospheric aerosol cloud to balance anthropogenic radiative forcing from the Representative Concentration Pathway 6.0 (RCP6.0) scenario, we conducted climate model simulations with the Community Earth System Model \u2013 the Community Atmospheric Model 4 fully coupled to tropospheric and stratospheric chemistry (CAM4\u2013chem). During the geoengineering period, as compared to RCP6.0, land-averaged downward visible (300\u2013700nm) diffuse radiation increased 3.2Wm\u22122 (11%). The enhanced diffuse radiation combined with the cooling increased plant photosynthesis by 0.07\u00b10.02\u00b5molCm\u22122s\u22121, which could contribute to an additional 3.8\u00b11.1GtCyr\u22121 global gross primary productivity without explicit nutrient limitation. This increase could potentially increase the land carbon sink. Suppressed plant and soil respiration due to the cooling would reduce natural land carbon emission and therefore further enhance the terrestrial carbon sink during the geoengineering period. This potentially beneficial impact of stratospheric sulfate geoengineering would need to be balanced by a large number of potential risks in any future decisions about the implementation of geoengineering.", "author" : [ { "dropping-particle" : "", "family" : "Xia", "given" : "L.", "non-dropping-particle" : "", "parse-names" : false, "suffix" : "" }, { "dropping-particle" : "", "family" : "Robock", "given" : "A.", "non-dropping-particle" : "", "parse-names" : false, "suffix" : "" }, { "dropping-particle" : "", "family" : "Tilmes", "given" : "S.", "non-dropping-particle" : "", "parse-names" : false, "suffix" : "" }, { "dropping-particle" : "", "family" : "Neely III", "given" : "R. R.", "non-dropping-particle" : "", "parse-names" : false, "suffix" : "" } ], "container-title" : "Atmospheric Chemistry and Physics", "id" : "ITEM-2", "issue" : "3", "issued" : { "date-parts" : [ [ "2016", "2", "10" ] ] }, "page" : "1479-1489", "title" : "Stratospheric sulfate geoengineering could enhance the terrestrial photosynthesis rate", "translator" : [ { "dropping-particle" : "", "family" : "L4429", "given" : "", "non-dropping-particle" : "", "parse-names" : false, "suffix" : "" } ], "type" : "article-journal", "volume" : "16" }, "uris" : [ "http://www.mendeley.com/documents/?uuid=ab432510-6ded-416f-ae9e-8436d084336d" ] }, { "id" : "ITEM-3",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"ITEM-3",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"(Kalidindi et al., 2015; Xia et al., 2016; Yang et al., 2020a)", "plainTextFormattedCitation" : "(Kalidindi et al., 2015; Xia et al., 2016; Yang et al., 2020a)", "previouslyFormattedCitation" : "(Kalidindi et al., 2015; Xia et al., 2016; Yang et al., 2020a)" }, "properties" : { "noteIndex" : 0 }, "schema" : "https://github.com/citation-style-language/schema/raw/master/csl-citation.json" }</w:delInstrText>
        </w:r>
      </w:del>
      <w:r w:rsidR="00425F48" w:rsidRPr="001E7A27">
        <w:rPr>
          <w:noProof/>
          <w:lang w:val="en-GB"/>
        </w:rPr>
        <w:fldChar w:fldCharType="separate"/>
      </w:r>
      <w:r w:rsidR="00025FA2" w:rsidRPr="001E7A27">
        <w:rPr>
          <w:noProof/>
          <w:lang w:val="en-GB"/>
        </w:rPr>
        <w:t>(Kalidindi et al., 2015; Xia et al., 2016;</w:t>
      </w:r>
      <w:ins w:id="7102" w:author="Robin Matthews" w:date="2021-06-17T19:01:00Z">
        <w:r w:rsidR="00C366F4" w:rsidRPr="001E7A27">
          <w:rPr>
            <w:noProof/>
            <w:lang w:val="en-GB"/>
          </w:rPr>
          <w:t xml:space="preserve"> </w:t>
        </w:r>
        <w:r w:rsidR="00C366F4" w:rsidRPr="001E7A27">
          <w:rPr>
            <w:lang w:val="en-GB"/>
          </w:rPr>
          <w:t>C.-E. Yang et al., 2020</w:t>
        </w:r>
      </w:ins>
      <w:del w:id="7103" w:author="Robin Matthews" w:date="2021-06-17T19:01:00Z">
        <w:r w:rsidR="00025FA2" w:rsidRPr="001E7A27" w:rsidDel="00C366F4">
          <w:rPr>
            <w:noProof/>
            <w:lang w:val="en-GB"/>
          </w:rPr>
          <w:delText xml:space="preserve"> Yang et al., 2020a</w:delText>
        </w:r>
      </w:del>
      <w:r w:rsidR="00025FA2" w:rsidRPr="001E7A27">
        <w:rPr>
          <w:noProof/>
          <w:lang w:val="en-GB"/>
        </w:rPr>
        <w:t>)</w:t>
      </w:r>
      <w:r w:rsidR="00425F48" w:rsidRPr="001E7A27">
        <w:rPr>
          <w:noProof/>
          <w:lang w:val="en-GB"/>
        </w:rPr>
        <w:fldChar w:fldCharType="end"/>
      </w:r>
      <w:commentRangeEnd w:id="7099"/>
      <w:r w:rsidR="00025FA2" w:rsidRPr="001E7A27">
        <w:rPr>
          <w:rStyle w:val="CommentReference"/>
          <w:lang w:val="en-GB"/>
        </w:rPr>
        <w:commentReference w:id="7099"/>
      </w:r>
      <w:r w:rsidRPr="001E7A27">
        <w:rPr>
          <w:noProof/>
          <w:lang w:val="en-GB"/>
        </w:rPr>
        <w:t xml:space="preserve"> </w:t>
      </w:r>
      <w:r w:rsidRPr="001E7A27">
        <w:rPr>
          <w:lang w:val="en-GB"/>
        </w:rPr>
        <w:t xml:space="preserve">and across different ecosystems. </w:t>
      </w:r>
      <w:r w:rsidRPr="001E7A27">
        <w:rPr>
          <w:noProof/>
          <w:lang w:val="en-GB"/>
        </w:rPr>
        <w:t xml:space="preserve">The change in the absolute amount of direct and diffuse radiation could also depend on the height of the additional sulphate aerosol layer in the stratosphere and the hygroscopic growth of aerosols </w:t>
      </w:r>
      <w:r w:rsidRPr="001E7A27">
        <w:rPr>
          <w:noProof/>
          <w:lang w:val="en-GB"/>
        </w:rPr>
        <w:fldChar w:fldCharType="begin" w:fldLock="1"/>
      </w:r>
      <w:r w:rsidR="001B061E" w:rsidRPr="001E7A27">
        <w:rPr>
          <w:noProof/>
          <w:lang w:val="en-GB"/>
        </w:rPr>
        <w:instrText>ADDIN CSL_CITATION { "citationItems" : [ { "id" : "ITEM-1", "itemData" : { "DOI" : "10.5194/esd-10-885-2019", "author" : [ { "dropping-particle" : "", "family" : "Krishnamohan", "given" : "K.-P. S.-P.", "non-dropping-particle" : "", "parse-names" : false, "suffix" : "" }, { "dropping-particle" : "", "family" : "Bala", "given" : "G", "non-dropping-particle" : "", "parse-names" : false, "suffix" : "" }, { "dropping-particle" : "", "family" : "Cao", "given" : "L", "non-dropping-particle" : "", "parse-names" : false, "suffix" : "" }, { "dropping-particle" : "", "family" : "Duan", "given" : "L", "non-dropping-particle" : "", "parse-names" : false, "suffix" : "" }, { "dropping-particle" : "", "family" : "Caldeira", "given" : "K", "non-dropping-particle" : "", "parse-names" : false, "suffix" : "" } ], "container-title" : "Earth System Dynamics", "id" : "ITEM-1", "issue" : "4", "issued" : { "date-parts" : [ [ "2019" ] ] }, "page" : "885-900", "title" : "Climate system response to stratospheric sulfate aerosols: sensitivity to altitude of aerosol layer", "translator" : [ { "dropping-particle" : "", "family" : "L7163", "given" : "", "non-dropping-particle" : "", "parse-names" : false, "suffix" : "" } ], "type" : "article-journal", "volume" : "10" }, "uris" : [ "http://www.mendeley.com/documents/?uuid=599ac7c0-4596-48d6-995e-3ff7f9625461" ] }, { "id" : "ITEM-2", "itemData" : { "DOI" : "10.1029/2019EF001326", "abstract" : "Abstract Solar geoengineering by deliberate injection of sulfate aerosols in the stratosphere is one of the proposed options to counter anthropogenic climate warming. In this study, we focus on the effect of a specific microphysical property of sulfate aerosols in the stratosphere: hygroscopic growth\u2014the tendency of particles to grow by accumulating water. We show that stratospheric sulfate aerosols, for a given mass of sulfates, cause more cooling when prescribed at the lower levels of the stratosphere because of hygroscopic growth. The larger relative humidity in the lower stratosphere causes an increase in the aerosol size through hygroscopic growth that leads to a larger scattering efficiency. In our study, hygroscopic growth provides an additional cooling of 23\\% (0.7 K) when 20 Mt-SO4 of sulfate aerosols, an amount that approximately offsets the warming due to a doubling of CO2, are prescribed at 100 hPa. The hygroscopic effect becomes weaker at higher levels as relative humidity decreases with height. Hygroscopic growth also leads to secondary effects such as an increase in near-infrared shortwave absorption by the aerosols that causes a decrease in high clouds and an increase in stratospheric water vapor. The altitude dependence of the effects of hygroscopic growth is opposite to that of sedimentation effects or the fast adjustment effects due to aerosol-induced warming identified in a recent study.", "author" : [ { "dropping-particle" : "", "family" : "Krishnamohan", "given" : "K.-P. S.-P.", "non-dropping-particle" : "", "parse-names" : false, "suffix" : "" }, { "dropping-particle" : "", "family" : "Bala", "given" : "Govindasamy", "non-dropping-particle" : "", "parse-names" : false, "suffix" : "" }, { "dropping-particle" : "", "family" : "Cao", "given" : "Long", "non-dropping-particle" : "", "parse-names" : false, "suffix" : "" }, { "dropping-particle" : "", "family" : "Duan", "given" : "Lei", "non-dropping-particle" : "", "parse-names" : false, "suffix" : "" }, { "dropping-particle" : "", "family" : "Caldeira", "given" : "Ken", "non-dropping-particle" : "", "parse-names" : false, "suffix" : "" } ], "container-title" : "Earth's Future", "id" : "ITEM-2", "issue" : "2", "issued" : { "date-parts" : [ [ "2020" ] ] }, "page" : "e2019EF001326", "title" : "The Climatic Effects of Hygroscopic Growth of Sulfate Aerosols in the Stratosphere", "translator" : [ { "dropping-particle" : "", "family" : "L7056", "given" : "", "non-dropping-particle" : "", "parse-names" : false, "suffix" : "" } ], "type" : "article-journal", "volume" : "8" }, "uris" : [ "http://www.mendeley.com/documents/?uuid=0e764182-208d-4970-85f3-c9042a1d7f65" ] } ], "mendeley" : { "formattedCitation" : "(Krishnamohan et al., 2019, 2020)", "plainTextFormattedCitation" : "(Krishnamohan et al., 2019, 2020)", "previouslyFormattedCitation" : "(Krishnamohan et al., 2019, 2020)" }, "properties" : { "noteIndex" : 0 }, "schema" : "https://github.com/citation-style-language/schema/raw/master/csl-citation.json" }</w:instrText>
      </w:r>
      <w:r w:rsidRPr="001E7A27">
        <w:rPr>
          <w:noProof/>
          <w:lang w:val="en-GB"/>
        </w:rPr>
        <w:fldChar w:fldCharType="separate"/>
      </w:r>
      <w:r w:rsidR="00025FA2" w:rsidRPr="001E7A27">
        <w:rPr>
          <w:noProof/>
          <w:lang w:val="en-GB"/>
        </w:rPr>
        <w:t>(Krishnamohan et al., 2019, 2020)</w:t>
      </w:r>
      <w:r w:rsidRPr="001E7A27">
        <w:rPr>
          <w:noProof/>
          <w:lang w:val="en-GB"/>
        </w:rPr>
        <w:fldChar w:fldCharType="end"/>
      </w:r>
      <w:r w:rsidRPr="001E7A27">
        <w:rPr>
          <w:noProof/>
          <w:lang w:val="en-GB"/>
        </w:rPr>
        <w:t xml:space="preserve"> .  </w:t>
      </w:r>
    </w:p>
    <w:p w14:paraId="3869FE51" w14:textId="77777777" w:rsidR="00636A2B" w:rsidRPr="001E7A27" w:rsidRDefault="00636A2B" w:rsidP="005C7F25">
      <w:pPr>
        <w:pStyle w:val="AR6BodyText"/>
        <w:rPr>
          <w:noProof/>
          <w:lang w:val="en-GB"/>
        </w:rPr>
      </w:pPr>
    </w:p>
    <w:p w14:paraId="554E4CC8" w14:textId="2E166819" w:rsidR="00636A2B" w:rsidRPr="001E7A27" w:rsidRDefault="00636A2B" w:rsidP="005C7F25">
      <w:pPr>
        <w:pStyle w:val="AR6BodyText"/>
        <w:rPr>
          <w:noProof/>
          <w:lang w:val="en-GB"/>
        </w:rPr>
      </w:pPr>
      <w:r w:rsidRPr="001E7A27">
        <w:rPr>
          <w:noProof/>
          <w:lang w:val="en-GB" w:eastAsia="zh-CN"/>
        </w:rPr>
        <w:t xml:space="preserve">SRM-mediated cooling also affects the terrestrial carbon cycle. Relative to a high-GHG world without SRM, the simulated responses of net primary production (NPP) to SRM differ widely between models, such that even the sign of global mean change is uncertain </w:t>
      </w:r>
      <w:r w:rsidRPr="001E7A27">
        <w:rPr>
          <w:noProof/>
          <w:lang w:val="en-GB" w:eastAsia="zh-CN"/>
        </w:rPr>
        <w:fldChar w:fldCharType="begin" w:fldLock="1"/>
      </w:r>
      <w:r w:rsidR="00747167" w:rsidRPr="001E7A27">
        <w:rPr>
          <w:noProof/>
          <w:lang w:val="en-GB" w:eastAsia="zh-CN"/>
        </w:rPr>
        <w:instrText>ADDIN CSL_CITATION { "citationItems" : [ { "id" : "ITEM-1", "itemData" : { "DOI" : "10.1002/2015JD024202", "ISBN" : "2169-897X", "ISSN" : "2169897X", "abstract" : "Abstract Solar Radiation Management (SRM) has been proposed as a mean to partly counteract global warming. The Geoengineering Model Intercomparison Project (GeoMIP) has simulated the climate consequences of a number of SRM techniques. Thus far, the effects on vegetation have not yet been thoroughly analyzed. Here the vegetation response to the idealized GeoMIP G1 experiment from eight fully coupled Earth system models (ESMs) is analyzed, in which a reduction of the solar constant counterbalances the radiative effects of quadrupled atmospheric CO2 concentrations (abrupt4???CO2). For most models and regions, changes in net primary productivity (NPP) are dominated by the increase in CO2, via the CO2 fertilization effect. As SRM will reduce temperatures relative to abrupt4???CO2, in high latitudes this will offset increases in NPP. In low latitudes, this cooling relative to the abrupt4???CO2 simulation decreases plant respiration while having little effect on gross primary productivity, thus increasing NPP. In Central America and the Mediterranean, generally dry regions which are expected to experience increased water stress with global warming, NPP is highest in the G1 experiment for all models due to the easing of water limitations from increased water use efficiency at high-CO2 concentrations and the reduced evaporative demand in a geoengineered climate. The largest differences in the vegetation response are between models with and without a nitrogen cycle, with a much smaller CO2 fertilization effect for the former. These results suggest that until key vegetation processes are integrated into ESM predictions, the vegetation response to SRM will remain highly uncertain.", "author" : [ { "dropping-particle" : "", "family" : "Glienke", "given" : "Susanne", "non-dropping-particle" : "", "parse-names" : false, "suffix" : "" }, { "dropping-particle" : "", "family" : "Irvine", "given" : "Peter J", "non-dropping-particle" : "", "parse-names" : false, "suffix" : "" }, { "dropping-particle" : "", "family" : "Lawrence", "given" : "Mark G", "non-dropping-particle" : "", "parse-names" : false, "suffix" : "" } ], "container-title" : "Journal of Geophysical Research: Atmospheres", "id" : "ITEM-1", "issue" : "19", "issued" : { "date-parts" : [ [ "2015", "10", "16" ] ] }, "page" : "10,196-10,213", "title" : "The impact of geoengineering on vegetation in experiment G1 of the GeoMIP", "translator" : [ { "dropping-particle" : "", "family" : "L4160", "given" : "", "non-dropping-particle" : "", "parse-names" : false, "suffix" : "" } ], "type" : "article-journal", "volume" : "120" }, "uris" : [ "http://www.mendeley.com/documents/?uuid=139a276d-43c0-401c-85a9-a1b602257417" ] } ], "mendeley" : { "formattedCitation" : "(Glienke et al., 2015)", "plainTextFormattedCitation" : "(Glienke et al., 2015)", "previouslyFormattedCitation" : "(Glienke et al., 2015)" }, "properties" : { "noteIndex" : 0 }, "schema" : "https://github.com/citation-style-language/schema/raw/master/csl-citation.json" }</w:instrText>
      </w:r>
      <w:r w:rsidRPr="001E7A27">
        <w:rPr>
          <w:noProof/>
          <w:lang w:val="en-GB" w:eastAsia="zh-CN"/>
        </w:rPr>
        <w:fldChar w:fldCharType="separate"/>
      </w:r>
      <w:r w:rsidR="00025FA2" w:rsidRPr="001E7A27">
        <w:rPr>
          <w:noProof/>
          <w:lang w:val="en-GB" w:eastAsia="zh-CN"/>
        </w:rPr>
        <w:t>(Glienke et al., 2015)</w:t>
      </w:r>
      <w:r w:rsidRPr="001E7A27">
        <w:rPr>
          <w:noProof/>
          <w:lang w:val="en-GB" w:eastAsia="zh-CN"/>
        </w:rPr>
        <w:fldChar w:fldCharType="end"/>
      </w:r>
      <w:r w:rsidRPr="001E7A27">
        <w:rPr>
          <w:noProof/>
          <w:lang w:val="en-GB" w:eastAsia="zh-CN"/>
        </w:rPr>
        <w:t xml:space="preserve">. SRM-induced cooling would decrease NPP at high latitudes by reducing the length of the growing season </w:t>
      </w:r>
      <w:commentRangeStart w:id="7104"/>
      <w:commentRangeStart w:id="7105"/>
      <w:r w:rsidRPr="001E7A27">
        <w:rPr>
          <w:noProof/>
          <w:lang w:val="en-GB" w:eastAsia="zh-CN"/>
        </w:rPr>
        <w:fldChar w:fldCharType="begin" w:fldLock="1"/>
      </w:r>
      <w:r w:rsidR="00747167" w:rsidRPr="001E7A27">
        <w:rPr>
          <w:noProof/>
          <w:lang w:val="en-GB" w:eastAsia="zh-CN"/>
        </w:rPr>
        <w:instrText>ADDIN CSL_CITATION { "citationItems" : [ { "id" : "ITEM-1", "itemData" : { "DOI" : "10.1029/2002GL015911", "ISSN" : "00948276", "author" : [ { "dropping-particle" : "", "family" : "Govindasamy", "given" : "B.", "non-dropping-particle" : "", "parse-names" : false, "suffix" : "" }, { "dropping-particle" : "", "family" : "Thompson", "given" : "S.", "non-dropping-particle" : "", "parse-names" : false, "suffix" : "" }, { "dropping-particle" : "", "family" : "Duffy", "given" : "P. B.", "non-dropping-particle" : "", "parse-names" : false, "suffix" : "" }, { "dropping-particle" : "", "family" : "Caldeira", "given" : "K.", "non-dropping-particle" : "", "parse-names" : false, "suffix" : "" }, { "dropping-particle" : "", "family" : "Delire", "given" : "C.", "non-dropping-particle" : "", "parse-names" : false, "suffix" : "" } ], "container-title" : "Geophysical Research Letters", "id" : "ITEM-1", "issue" : "22", "issued" : { "date-parts" : [ [ "2002", "11", "1" ] ] }, "page" : "18-1-18-4", "publisher" : "Wiley-Blackwell", "title" : "Impact of geoengineering schemes on the terrestrial biosphere", "translator" : [ { "dropping-particle" : "", "family" : "L4656", "given" : "", "non-dropping-particle" : "", "parse-names" : false, "suffix" : "" } ], "type" : "article-journal", "volume" : "29" }, "uris" : [ "http://www.mendeley.com/documents/?uuid=babb8a24-15e8-3437-943a-d0e434eba64e" ] }, { "id" : "ITEM-2", "itemData" : { "DOI" : "10.1007/s10584-019-02387-9", "ISSN" : "0165-0009", "author" : [ { "dropping-particle" : "", "family" : "Dagon", "given" : "Katherine", "non-dropping-particle" : "", "parse-names" : false, "suffix" : "" }, { "dropping-particle" : "", "family" : "Schrag", "given" : "Daniel P", "non-dropping-particle" : "", "parse-names" : false, "suffix" : "" } ], "container-title" : "Climatic Change", "id" : "ITEM-2", "issue" : "1-2", "issued" : { "date-parts" : [ [ "2019", "3", "9" ] ] }, "page" : "235-251", "publisher" : "Climatic Change", "title" : "Quantifying the effects of solar geoengineering on vegetation", "translator" : [ { "dropping-particle" : "", "family" : "L4895", "given" : "", "non-dropping-particle" : "", "parse-names" : false, "suffix" : "" } ], "type" : "article-journal", "volume" : "153" }, "uris" : [ "http://www.mendeley.com/documents/?uuid=a959f6a1-f6cf-4ef1-b518-917bcab0799c" ] }, { "id" : "ITEM-3", "itemData" : { "DOI" : "10.1002/2015JD024202", "ISBN" : "2169-897X", "ISSN" : "2169897X", "abstract" : "Abstract Solar Radiation Management (SRM) has been proposed as a mean to partly counteract global warming. The Geoengineering Model Intercomparison Project (GeoMIP) has simulated the climate consequences of a number of SRM techniques. Thus far, the effects on vegetation have not yet been thoroughly analyzed. Here the vegetation response to the idealized GeoMIP G1 experiment from eight fully coupled Earth system models (ESMs) is analyzed, in which a reduction of the solar constant counterbalances the radiative effects of quadrupled atmospheric CO2 concentrations (abrupt4???CO2). For most models and regions, changes in net primary productivity (NPP) are dominated by the increase in CO2, via the CO2 fertilization effect. As SRM will reduce temperatures relative to abrupt4???CO2, in high latitudes this will offset increases in NPP. In low latitudes, this cooling relative to the abrupt4???CO2 simulation decreases plant respiration while having little effect on gross primary productivity, thus increasing NPP. In Central America and the Mediterranean, generally dry regions which are expected to experience increased water stress with global warming, NPP is highest in the G1 experiment for all models due to the easing of water limitations from increased water use efficiency at high-CO2 concentrations and the reduced evaporative demand in a geoengineered climate. The largest differences in the vegetation response are between models with and without a nitrogen cycle, with a much smaller CO2 fertilization effect for the former. These results suggest that until key vegetation processes are integrated into ESM predictions, the vegetation response to SRM will remain highly uncertain.", "author" : [ { "dropping-particle" : "", "family" : "Glienke", "given" : "Susanne", "non-dropping-particle" : "", "parse-names" : false, "suffix" : "" }, { "dropping-particle" : "", "family" : "Irvine", "given" : "Peter J", "non-dropping-particle" : "", "parse-names" : false, "suffix" : "" }, { "dropping-particle" : "", "family" : "Lawrence", "given" : "Mark G", "non-dropping-particle" : "", "parse-names" : false, "suffix" : "" } ], "container-title" : "Journal of Geophysical Research: Atmospheres", "id" : "ITEM-3", "issue" : "19", "issued" : { "date-parts" : [ [ "2015", "10", "16" ] ] }, "page" : "10,196-10,213", "title" : "The impact of geoengineering on vegetation in experiment G1 of the GeoMIP", "translator" : [ { "dropping-particle" : "", "family" : "L4160", "given" : "", "non-dropping-particle" : "", "parse-names" : false, "suffix" : "" } ], "type" : "article-journal", "volume" : "120" }, "uris" : [ "http://www.mendeley.com/documents/?uuid=139a276d-43c0-401c-85a9-a1b602257417" ] } ], "mendeley" : { "formattedCitation" : "(Govindasamy et al., 2002; Glienke et al., 2015; Dagon and Schrag, 2019)", "manualFormatting" : "(Glienke et al., 2015)", "plainTextFormattedCitation" : "(Govindasamy et al., 2002; Glienke et al., 2015; Dagon and Schrag, 2019)", "previouslyFormattedCitation" : "(Govindasamy et al., 2002; Glienke et al., 2015; Dagon and Schrag, 2019)" }, "properties" : { "noteIndex" : 0 }, "schema" : "https://github.com/citation-style-language/schema/raw/master/csl-citation.json" }</w:instrText>
      </w:r>
      <w:r w:rsidRPr="001E7A27">
        <w:rPr>
          <w:noProof/>
          <w:lang w:val="en-GB" w:eastAsia="zh-CN"/>
        </w:rPr>
        <w:fldChar w:fldCharType="separate"/>
      </w:r>
      <w:r w:rsidR="00025FA2" w:rsidRPr="001E7A27">
        <w:rPr>
          <w:noProof/>
          <w:lang w:val="en-GB" w:eastAsia="zh-CN"/>
        </w:rPr>
        <w:t>(Glienke et al., 2015)</w:t>
      </w:r>
      <w:r w:rsidRPr="001E7A27">
        <w:rPr>
          <w:noProof/>
          <w:lang w:val="en-GB" w:eastAsia="zh-CN"/>
        </w:rPr>
        <w:fldChar w:fldCharType="end"/>
      </w:r>
      <w:commentRangeEnd w:id="7104"/>
      <w:commentRangeEnd w:id="7105"/>
      <w:r w:rsidR="00C366F4" w:rsidRPr="001E7A27">
        <w:rPr>
          <w:rStyle w:val="CommentReference"/>
          <w:lang w:val="en-GB"/>
        </w:rPr>
        <w:commentReference w:id="7104"/>
      </w:r>
      <w:r w:rsidR="00025FA2" w:rsidRPr="001E7A27">
        <w:rPr>
          <w:rStyle w:val="CommentReference"/>
          <w:lang w:val="en-GB"/>
        </w:rPr>
        <w:commentReference w:id="7105"/>
      </w:r>
      <w:r w:rsidRPr="001E7A27">
        <w:rPr>
          <w:noProof/>
          <w:lang w:val="en-GB" w:eastAsia="zh-CN"/>
        </w:rPr>
        <w:t>. At low latitudes</w:t>
      </w:r>
      <w:r w:rsidRPr="001E7A27">
        <w:rPr>
          <w:rFonts w:cs="Times New Roman"/>
          <w:color w:val="131413"/>
          <w:lang w:val="en-GB"/>
        </w:rPr>
        <w:t xml:space="preserve">, the NPP response to SRM-induced cooling is sensitive to the effect of nitrogen limitation </w:t>
      </w:r>
      <w:bookmarkStart w:id="7106" w:name="_Hlk52648289"/>
      <w:commentRangeStart w:id="7107"/>
      <w:commentRangeStart w:id="7108"/>
      <w:r w:rsidRPr="001E7A27">
        <w:rPr>
          <w:rFonts w:cs="Times New Roman"/>
          <w:color w:val="131413"/>
          <w:lang w:val="en-GB"/>
        </w:rPr>
        <w:fldChar w:fldCharType="begin" w:fldLock="1"/>
      </w:r>
      <w:r w:rsidR="00747167" w:rsidRPr="001E7A27">
        <w:rPr>
          <w:rFonts w:cs="Times New Roman"/>
          <w:color w:val="131413"/>
          <w:lang w:val="en-GB"/>
        </w:rPr>
        <w:instrText>ADDIN CSL_CITATION { "citationItems" : [ { "id" : "ITEM-1", "itemData" : { "DOI" : "10.1029/2019JD031883", "abstract" : "Abstract A number of radiation modification approaches have been proposed to counteract anthropogenic warming by intentionally altering Earth's shortwave or longwave fluxes. While several previous studies have examined the climate effect of different radiation modification approaches, only a few have investigated the carbon cycle response. Our study examines the response of plant carbon uptake to four radiation modification approaches that are used to offset the global mean warming caused by a doubling of atmospheric CO2. Using the National Center for Atmospheric Research Community Earth System Model, we performed simulations that represent four idealized radiation modification options: solar constant reduction, sulfate aerosol increase (SAI), marine cloud brightening, and cirrus cloud thinning (CCT). Relative to the high CO2 state, all these approaches reduce gross primary production (GPP) and net primary production (NPP). In high latitudes, decrease in GPP is mainly due to the reduced plant growing season length, and in low latitudes, decrease in GPP is mainly caused by the enhanced nitrogen limitation due to surface cooling. The simulated GPP for sunlit leaves decreases for all approaches. Decrease in sunlit GPP is the largest for SAI which substantially decreases direct sunlight, and the smallest for CCT, which increases direct sunlight that reaches the land surface. GPP for shaded leaves increases in SAI associated with a substantial increase in surface diffuse sunlight, and decreases in all other cases. The combined effects of CO2 increase and radiation modification result in increases in primary production, indicating the dominant role of the CO2 fertilization effect on plant carbon uptake.",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"ITEM-1", "issue" : "9", "issued" : { "date-parts" : [ [ "2020" ] ] }, "page" : "e2019JD031883", "title" : "A Model-Based Investigation of Terrestrial Plant Carbon Uptake Response to Four Radiation Modification Approaches", "translator" : [ { "dropping-particle" : "", "family" : "L7115", "given" : "", "non-dropping-particle" : "", "parse-names" : false, "suffix" : "" } ], "type" : "article-journal", "volume" : "125" }, "uris" : [ "http://www.mendeley.com/documents/?uuid=57789160-2c7f-4557-b962-543356488644" ] }, { "id" : "ITEM-2", "itemData" : { "DOI" : "10.1007/s10584-017-1930-3", "ISBN" : "1058401719303", "ISSN" : "0165-0009", "author" : [ { "dropping-particle" : "", "family" : "Ito", "given" : "Akihiko", "non-dropping-particle" : "", "parse-names" : false, "suffix" : "" } ], "container-title" : "Climatic Change", "id" : "ITEM-2", "issue" : "1-2", "issued" : { "date-parts" : [ [ "2017", "5", "2" ] ] }, "page" : "53-66", "publisher" : "Climatic Change", "title" : "Solar radiation management and ecosystem functional responses", "translator" : [ { "dropping-particle" : "", "family" : "L4427", "given" : "", "non-dropping-particle" : "", "parse-names" : false, "suffix" : "" } ], "type" : "article-journal", "volume" : "142" }, "uris" : [ "http://www.mendeley.com/documents/?uuid=da17594e-be85-45ef-9d7e-14189432c55b" ] }, { "id" : "ITEM-3", "itemData" : { "DOI" : "10.1002/2015JD024202", "ISBN" : "2169-897X", "ISSN" : "2169897X", "abstract" : "Abstract Solar Radiation Management (SRM) has been proposed as a mean to partly counteract global warming. The Geoengineering Model Intercomparison Project (GeoMIP) has simulated the climate consequences of a number of SRM techniques. Thus far, the effects on vegetation have not yet been thoroughly analyzed. Here the vegetation response to the idealized GeoMIP G1 experiment from eight fully coupled Earth system models (ESMs) is analyzed, in which a reduction of the solar constant counterbalances the radiative effects of quadrupled atmospheric CO2 concentrations (abrupt4???CO2). For most models and regions, changes in net primary productivity (NPP) are dominated by the increase in CO2, via the CO2 fertilization effect. As SRM will reduce temperatures relative to abrupt4???CO2, in high latitudes this will offset increases in NPP. In low latitudes, this cooling relative to the abrupt4???CO2 simulation decreases plant respiration while having little effect on gross primary productivity, thus increasing NPP. In Central America and the Mediterranean, generally dry regions which are expected to experience increased water stress with global warming, NPP is highest in the G1 experiment for all models due to the easing of water limitations from increased water use efficiency at high-CO2 concentrations and the reduced evaporative demand in a geoengineered climate. The largest differences in the vegetation response are between models with and without a nitrogen cycle, with a much smaller CO2 fertilization effect for the former. These results suggest that until key vegetation processes are integrated into ESM predictions, the vegetation response to SRM will remain highly uncertain.", "author" : [ { "dropping-particle" : "", "family" : "Glienke", "given" : "Susanne", "non-dropping-particle" : "", "parse-names" : false, "suffix" : "" }, { "dropping-particle" : "", "family" : "Irvine", "given" : "Peter J", "non-dropping-particle" : "", "parse-names" : false, "suffix" : "" }, { "dropping-particle" : "", "family" : "Lawrence", "given" : "Mark G", "non-dropping-particle" : "", "parse-names" : false, "suffix" : "" } ], "container-title" : "Journal of Geophysical Research: Atmospheres", "id" : "ITEM-3", "issue" : "19", "issued" : { "date-parts" : [ [ "2015", "10", "16" ] ] }, "page" : "10,196-10,213", "title" : "The impact of geoengineering on vegetation in experiment G1 of the GeoMIP", "translator" : [ { "dropping-particle" : "", "family" : "L4160", "given" : "", "non-dropping-particle" : "", "parse-names" : false, "suffix" : "" } ], "type" : "article-journal", "volume" : "120" }, "uris" : [ "http://www.mendeley.com/documents/?uuid=139a276d-43c0-401c-85a9-a1b602257417" ] } ], "mendeley" : { "formattedCitation" : "(Glienke et al., 2015; Ito, 2017; Duan et al., 2020)", "manualFormatting" : "(Duan et al., 2020; Glienke et al., 2015; )", "plainTextFormattedCitation" : "(Glienke et al., 2015; Ito, 2017; Duan et al., 2020)", "previouslyFormattedCitation" : "(Glienke et al., 2015; Ito, 2017; Duan et al., 2020)" }, "properties" : { "noteIndex" : 0 }, "schema" : "https://github.com/citation-style-language/schema/raw/master/csl-citation.json" }</w:instrText>
      </w:r>
      <w:r w:rsidRPr="001E7A27">
        <w:rPr>
          <w:rFonts w:cs="Times New Roman"/>
          <w:color w:val="131413"/>
          <w:lang w:val="en-GB"/>
        </w:rPr>
        <w:fldChar w:fldCharType="separate"/>
      </w:r>
      <w:r w:rsidR="00025FA2" w:rsidRPr="001E7A27">
        <w:rPr>
          <w:rFonts w:cs="Times New Roman"/>
          <w:noProof/>
          <w:color w:val="131413"/>
          <w:lang w:val="en-GB"/>
        </w:rPr>
        <w:t>(Duan et al., 2020; Glienke et al., 2015</w:t>
      </w:r>
      <w:del w:id="7109" w:author="Robin Matthews" w:date="2021-06-17T19:00:00Z">
        <w:r w:rsidR="00025FA2" w:rsidRPr="001E7A27" w:rsidDel="00C366F4">
          <w:rPr>
            <w:rFonts w:cs="Times New Roman"/>
            <w:noProof/>
            <w:color w:val="131413"/>
            <w:lang w:val="en-GB"/>
          </w:rPr>
          <w:delText xml:space="preserve">; </w:delText>
        </w:r>
      </w:del>
      <w:r w:rsidR="00025FA2" w:rsidRPr="001E7A27">
        <w:rPr>
          <w:rFonts w:cs="Times New Roman"/>
          <w:noProof/>
          <w:color w:val="131413"/>
          <w:lang w:val="en-GB"/>
        </w:rPr>
        <w:t>)</w:t>
      </w:r>
      <w:r w:rsidRPr="001E7A27">
        <w:rPr>
          <w:rFonts w:cs="Times New Roman"/>
          <w:color w:val="131413"/>
          <w:lang w:val="en-GB"/>
        </w:rPr>
        <w:fldChar w:fldCharType="end"/>
      </w:r>
      <w:bookmarkEnd w:id="7106"/>
      <w:commentRangeEnd w:id="7107"/>
      <w:commentRangeEnd w:id="7108"/>
      <w:r w:rsidR="00C366F4" w:rsidRPr="001E7A27">
        <w:rPr>
          <w:rStyle w:val="CommentReference"/>
          <w:lang w:val="en-GB"/>
        </w:rPr>
        <w:commentReference w:id="7107"/>
      </w:r>
      <w:r w:rsidR="00025FA2" w:rsidRPr="001E7A27">
        <w:rPr>
          <w:rStyle w:val="CommentReference"/>
          <w:lang w:val="en-GB"/>
        </w:rPr>
        <w:commentReference w:id="7108"/>
      </w:r>
      <w:r w:rsidRPr="001E7A27">
        <w:rPr>
          <w:rFonts w:cs="Times New Roman"/>
          <w:color w:val="131413"/>
          <w:lang w:val="en-GB"/>
        </w:rPr>
        <w:t xml:space="preserve">. </w:t>
      </w:r>
      <w:r w:rsidRPr="001E7A27">
        <w:rPr>
          <w:noProof/>
          <w:lang w:val="en-GB"/>
        </w:rPr>
        <w:t>SRM-induced cooling tends to increase NPP in models without the nitrogen cycle because of reduced heat stress. However, in models including the nitrogen cycle, this is counteracted by reductions in NPP because of reductions in nitrogen minerali</w:t>
      </w:r>
      <w:ins w:id="7110" w:author="Soapbox" w:date="2021-07-16T11:08:00Z">
        <w:r w:rsidR="00507331" w:rsidRPr="001E7A27">
          <w:rPr>
            <w:noProof/>
            <w:lang w:val="en-GB"/>
          </w:rPr>
          <w:t>z</w:t>
        </w:r>
      </w:ins>
      <w:del w:id="7111" w:author="Soapbox" w:date="2021-07-16T11:08:00Z">
        <w:r w:rsidRPr="001E7A27" w:rsidDel="00507331">
          <w:rPr>
            <w:noProof/>
            <w:lang w:val="en-GB"/>
          </w:rPr>
          <w:delText>s</w:delText>
        </w:r>
      </w:del>
      <w:r w:rsidRPr="001E7A27">
        <w:rPr>
          <w:noProof/>
          <w:lang w:val="en-GB"/>
        </w:rPr>
        <w:t xml:space="preserve">ation and nitrogen availability </w:t>
      </w:r>
      <w:bookmarkStart w:id="7112" w:name="_Hlk52484235"/>
      <w:r w:rsidRPr="001E7A27">
        <w:rPr>
          <w:noProof/>
          <w:lang w:val="en-GB"/>
        </w:rPr>
        <w:fldChar w:fldCharType="begin" w:fldLock="1"/>
      </w:r>
      <w:r w:rsidR="00747167" w:rsidRPr="001E7A27">
        <w:rPr>
          <w:noProof/>
          <w:lang w:val="en-GB"/>
        </w:rPr>
        <w:instrText>ADDIN CSL_CITATION { "citationItems" : [ { "id" : "ITEM-1", "itemData" : { "DOI" : "10.1002/2015JD024202", "ISBN" : "2169-897X", "ISSN" : "2169897X", "abstract" : "Abstract Solar Radiation Management (SRM) has been proposed as a mean to partly counteract global warming. The Geoengineering Model Intercomparison Project (GeoMIP) has simulated the climate consequences of a number of SRM techniques. Thus far, the effects on vegetation have not yet been thoroughly analyzed. Here the vegetation response to the idealized GeoMIP G1 experiment from eight fully coupled Earth system models (ESMs) is analyzed, in which a reduction of the solar constant counterbalances the radiative effects of quadrupled atmospheric CO2 concentrations (abrupt4???CO2). For most models and regions, changes in net primary productivity (NPP) are dominated by the increase in CO2, via the CO2 fertilization effect. As SRM will reduce temperatures relative to abrupt4???CO2, in high latitudes this will offset increases in NPP. In low latitudes, this cooling relative to the abrupt4???CO2 simulation decreases plant respiration while having little effect on gross primary productivity, thus increasing NPP. In Central America and the Mediterranean, generally dry regions which are expected to experience increased water stress with global warming, NPP is highest in the G1 experiment for all models due to the easing of water limitations from increased water use efficiency at high-CO2 concentrations and the reduced evaporative demand in a geoengineered climate. The largest differences in the vegetation response are between models with and without a nitrogen cycle, with a much smaller CO2 fertilization effect for the former. These results suggest that until key vegetation processes are integrated into ESM predictions, the vegetation response to SRM will remain highly uncertain.", "author" : [ { "dropping-particle" : "", "family" : "Glienke", "given" : "Susanne", "non-dropping-particle" : "", "parse-names" : false, "suffix" : "" }, { "dropping-particle" : "", "family" : "Irvine", "given" : "Peter J", "non-dropping-particle" : "", "parse-names" : false, "suffix" : "" }, { "dropping-particle" : "", "family" : "Lawrence", "given" : "Mark G", "non-dropping-particle" : "", "parse-names" : false, "suffix" : "" } ], "container-title" : "Journal of Geophysical Research: Atmospheres", "id" : "ITEM-1", "issue" : "19", "issued" : { "date-parts" : [ [ "2015", "10", "16" ] ] }, "page" : "10,196-10,213", "title" : "The impact of geoengineering on vegetation in experiment G1 of the GeoMIP", "translator" : [ { "dropping-particle" : "", "family" : "L4160", "given" : "", "non-dropping-particle" : "", "parse-names" : false, "suffix" : "" } ], "type" : "article-journal", "volume" : "120" }, "uris" : [ "http://www.mendeley.com/documents/?uuid=139a276d-43c0-401c-85a9-a1b602257417" ] } ], "mendeley" : { "formattedCitation" : "(Glienke et al., 2015)", "plainTextFormattedCitation" : "(Glienke et al., 2015)", "previouslyFormattedCitation" : "(Glienke et al., 2015)" }, "properties" : { "noteIndex" : 0 }, "schema" : "https://github.com/citation-style-language/schema/raw/master/csl-citation.json" }</w:instrText>
      </w:r>
      <w:r w:rsidRPr="001E7A27">
        <w:rPr>
          <w:noProof/>
          <w:lang w:val="en-GB"/>
        </w:rPr>
        <w:fldChar w:fldCharType="separate"/>
      </w:r>
      <w:r w:rsidR="00025FA2" w:rsidRPr="001E7A27">
        <w:rPr>
          <w:noProof/>
          <w:lang w:val="en-GB"/>
        </w:rPr>
        <w:t>(Glienke et al., 2015)</w:t>
      </w:r>
      <w:r w:rsidRPr="001E7A27">
        <w:rPr>
          <w:noProof/>
          <w:lang w:val="en-GB"/>
        </w:rPr>
        <w:fldChar w:fldCharType="end"/>
      </w:r>
      <w:bookmarkEnd w:id="7112"/>
      <w:r w:rsidRPr="001E7A27">
        <w:rPr>
          <w:noProof/>
          <w:lang w:val="en-GB"/>
        </w:rPr>
        <w:t>. SRM-induced changes in the hydrological cycle (</w:t>
      </w:r>
      <w:r w:rsidR="00425F48" w:rsidRPr="001E7A27">
        <w:rPr>
          <w:noProof/>
          <w:lang w:val="en-GB"/>
        </w:rPr>
        <w:t>S</w:t>
      </w:r>
      <w:r w:rsidRPr="001E7A27">
        <w:rPr>
          <w:noProof/>
          <w:lang w:val="en-GB"/>
        </w:rPr>
        <w:t xml:space="preserve">ection 8.6.3), including changes in evapotranspiration, precipitation, and soil moisture, also pose strong constraints on the vegetation response </w:t>
      </w:r>
      <w:bookmarkStart w:id="7113" w:name="_Hlk52564625"/>
      <w:r w:rsidRPr="001E7A27">
        <w:rPr>
          <w:noProof/>
          <w:lang w:val="en-GB"/>
        </w:rPr>
        <w:fldChar w:fldCharType="begin" w:fldLock="1"/>
      </w:r>
      <w:r w:rsidR="00747167" w:rsidRPr="001E7A27">
        <w:rPr>
          <w:noProof/>
          <w:lang w:val="en-GB"/>
        </w:rPr>
        <w:instrText>ADDIN CSL_CITATION { "citationItems" : [ { "id" : "ITEM-1", "itemData" : { "DOI" : "10.1007/s10584-019-02387-9", "ISSN" : "0165-0009", "author" : [ { "dropping-particle" : "", "family" : "Dagon", "given" : "Katherine", "non-dropping-particle" : "", "parse-names" : false, "suffix" : "" }, { "dropping-particle" : "", "family" : "Schrag", "given" : "Daniel P", "non-dropping-particle" : "", "parse-names" : false, "suffix" : "" } ], "container-title" : "Climatic Change", "id" : "ITEM-1", "issue" : "1-2", "issued" : { "date-parts" : [ [ "2019", "3", "9" ] ] }, "page" : "235-251", "publisher" : "Climatic Change", "title" : "Quantifying the effects of solar geoengineering on vegetation", "translator" : [ { "dropping-particle" : "", "family" : "L4895", "given" : "", "non-dropping-particle" : "", "parse-names" : false, "suffix" : "" } ], "type" : "article-journal", "volume" : "153" }, "uris" : [ "http://www.mendeley.com/documents/?uuid=a959f6a1-f6cf-4ef1-b518-917bcab0799c" ] } ], "mendeley" : { "formattedCitation" : "(Dagon and Schrag, 2019)", "plainTextFormattedCitation" : "(Dagon and Schrag, 2019)", "previouslyFormattedCitation" : "(Dagon and Schrag, 2019)" }, "properties" : { "noteIndex" : 0 }, "schema" : "https://github.com/citation-style-language/schema/raw/master/csl-citation.json" }</w:instrText>
      </w:r>
      <w:r w:rsidRPr="001E7A27">
        <w:rPr>
          <w:noProof/>
          <w:lang w:val="en-GB"/>
        </w:rPr>
        <w:fldChar w:fldCharType="separate"/>
      </w:r>
      <w:r w:rsidR="00025FA2" w:rsidRPr="001E7A27">
        <w:rPr>
          <w:noProof/>
          <w:lang w:val="en-GB"/>
        </w:rPr>
        <w:t>(Dagon and Schrag, 2019)</w:t>
      </w:r>
      <w:r w:rsidRPr="001E7A27">
        <w:rPr>
          <w:noProof/>
          <w:lang w:val="en-GB"/>
        </w:rPr>
        <w:fldChar w:fldCharType="end"/>
      </w:r>
      <w:bookmarkEnd w:id="7113"/>
      <w:r w:rsidRPr="001E7A27">
        <w:rPr>
          <w:noProof/>
          <w:lang w:val="en-GB"/>
        </w:rPr>
        <w:t xml:space="preserve">. For the same amount of global mean cooling, different SRM options, such as SAI, MCB, and CCT, would have different effects on </w:t>
      </w:r>
      <w:ins w:id="7114" w:author="Soapbox" w:date="2021-07-26T07:24:00Z">
        <w:r w:rsidR="002F2128" w:rsidRPr="001E7A27">
          <w:rPr>
            <w:noProof/>
            <w:lang w:val="en-GB"/>
          </w:rPr>
          <w:t>gross primary production (</w:t>
        </w:r>
      </w:ins>
      <w:r w:rsidRPr="001E7A27">
        <w:rPr>
          <w:noProof/>
          <w:lang w:val="en-GB"/>
        </w:rPr>
        <w:t>GPP</w:t>
      </w:r>
      <w:ins w:id="7115" w:author="Soapbox" w:date="2021-07-26T07:24:00Z">
        <w:r w:rsidR="002F2128" w:rsidRPr="001E7A27">
          <w:rPr>
            <w:noProof/>
            <w:lang w:val="en-GB"/>
          </w:rPr>
          <w:t>)</w:t>
        </w:r>
      </w:ins>
      <w:r w:rsidRPr="001E7A27">
        <w:rPr>
          <w:noProof/>
          <w:lang w:val="en-GB"/>
        </w:rPr>
        <w:t xml:space="preserve"> and NPP because of different spatial patterns of temperature available sunlight, and hydrological cycle changes (</w:t>
      </w:r>
      <w:r w:rsidR="00425F48" w:rsidRPr="001E7A27">
        <w:rPr>
          <w:noProof/>
          <w:lang w:val="en-GB"/>
        </w:rPr>
        <w:t>S</w:t>
      </w:r>
      <w:r w:rsidRPr="001E7A27">
        <w:rPr>
          <w:noProof/>
          <w:lang w:val="en-GB"/>
        </w:rPr>
        <w:t xml:space="preserve">ection 4.6.3.3)  </w:t>
      </w:r>
      <w:r w:rsidRPr="001E7A27">
        <w:rPr>
          <w:noProof/>
          <w:lang w:val="en-GB"/>
        </w:rPr>
        <w:fldChar w:fldCharType="begin" w:fldLock="1"/>
      </w:r>
      <w:r w:rsidR="00747167" w:rsidRPr="001E7A27">
        <w:rPr>
          <w:noProof/>
          <w:lang w:val="en-GB"/>
        </w:rPr>
        <w:instrText>ADDIN CSL_CITATION { "citationItems" : [ { "id" : "ITEM-1", "itemData" : { "DOI" : "10.1029/2019JD031883", "abstract" : "Abstract A number of radiation modification approaches have been proposed to counteract anthropogenic warming by intentionally altering Earth's shortwave or longwave fluxes. While several previous studies have examined the climate effect of different radiation modification approaches, only a few have investigated the carbon cycle response. Our study examines the response of plant carbon uptake to four radiation modification approaches that are used to offset the global mean warming caused by a doubling of atmospheric CO2. Using the National Center for Atmospheric Research Community Earth System Model, we performed simulations that represent four idealized radiation modification options: solar constant reduction, sulfate aerosol increase (SAI), marine cloud brightening, and cirrus cloud thinning (CCT). Relative to the high CO2 state, all these approaches reduce gross primary production (GPP) and net primary production (NPP). In high latitudes, decrease in GPP is mainly due to the reduced plant growing season length, and in low latitudes, decrease in GPP is mainly caused by the enhanced nitrogen limitation due to surface cooling. The simulated GPP for sunlit leaves decreases for all approaches. Decrease in sunlit GPP is the largest for SAI which substantially decreases direct sunlight, and the smallest for CCT, which increases direct sunlight that reaches the land surface. GPP for shaded leaves increases in SAI associated with a substantial increase in surface diffuse sunlight, and decreases in all other cases. The combined effects of CO2 increase and radiation modification result in increases in primary production, indicating the dominant role of the CO2 fertilization effect on plant carbon uptake.",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"ITEM-1", "issue" : "9", "issued" : { "date-parts" : [ [ "2020" ] ] }, "page" : "e2019JD031883", "title" : "A Model-Based Investigation of Terrestrial Plant Carbon Uptake Response to Four Radiation Modification Approaches", "translator" : [ { "dropping-particle" : "", "family" : "L7115", "given" : "", "non-dropping-particle" : "", "parse-names" : false, "suffix" : "" } ], "type" : "article-journal", "volume" : "125" }, "uris" : [ "http://www.mendeley.com/documents/?uuid=57789160-2c7f-4557-b962-543356488644" ] } ], "mendeley" : { "formattedCitation" : "(Duan et al., 2020)", "plainTextFormattedCitation" : "(Duan et al., 2020)", "previouslyFormattedCitation" : "(Duan et al., 2020)" }, "properties" : { "noteIndex" : 0 }, "schema" : "https://github.com/citation-style-language/schema/raw/master/csl-citation.json" }</w:instrText>
      </w:r>
      <w:r w:rsidRPr="001E7A27">
        <w:rPr>
          <w:noProof/>
          <w:lang w:val="en-GB"/>
        </w:rPr>
        <w:fldChar w:fldCharType="separate"/>
      </w:r>
      <w:r w:rsidR="00025FA2" w:rsidRPr="001E7A27">
        <w:rPr>
          <w:noProof/>
          <w:lang w:val="en-GB"/>
        </w:rPr>
        <w:t>(Duan et al., 2020)</w:t>
      </w:r>
      <w:r w:rsidRPr="001E7A27">
        <w:rPr>
          <w:noProof/>
          <w:lang w:val="en-GB"/>
        </w:rPr>
        <w:fldChar w:fldCharType="end"/>
      </w:r>
      <w:r w:rsidRPr="001E7A27">
        <w:rPr>
          <w:noProof/>
          <w:lang w:val="en-GB"/>
        </w:rPr>
        <w:t xml:space="preserve">. Modelling studies show that SRM-induced cooling would reduce plant and soil respiration </w:t>
      </w:r>
      <w:commentRangeStart w:id="7116"/>
      <w:r w:rsidRPr="001E7A27">
        <w:rPr>
          <w:noProof/>
          <w:lang w:val="en-GB"/>
        </w:rPr>
        <w:fldChar w:fldCharType="begin" w:fldLock="1"/>
      </w:r>
      <w:ins w:id="7117" w:author="Robin Matthews" w:date="2021-06-17T19:00:00Z">
        <w:r w:rsidR="00C366F4" w:rsidRPr="001E7A27">
          <w:rPr>
            <w:noProof/>
            <w:lang w:val="en-GB"/>
          </w:rPr>
          <w:instrText>ADDIN CSL_CITATION { "citationItems" : [ { "id" : "ITEM-1",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"ITEM-1",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"ITEM-2", "itemData" : { "DOI" : "10.1002/2017GL076546", "ISBN" : "0094-8276", "ISSN" : "00948276", "abstract" : "Abstract Most modeling studies investigate climate effects of solar geoengineering under prescribed atmospheric CO2, thereby neglecting potential climate feedbacks from the carbon cycle. Here we use an Earth system model to investigate interactive feedbacks between solar geoengineering, global carbon cycle, and climate change. We design idealized sunshade geoengineering simulations to prevent global warming from exceeding 2$\\,^{\\circ}$C above preindustrial under a CO2 emission scenario with emission mitigation starting from middle of century. By year 2100, solar geoengineering reduces the burden of atmospheric CO2 by 47 PgC with enhanced carbon storage in the terrestrial biosphere. As a result of reduced atmospheric CO2, consideration of the carbon cycle feedback reduces required insolation reduction in 2100 from 2.0 to 1.7 W m?2. With higher climate sensitivity the effect from carbon cycle feedback becomes more important. Our study demonstrates the importance of carbon cycle feedback in climate response to solar geoengineering.", "author" : [ { "dropping-particle" : "", "family" : "Cao", "given" : "Long", "non-dropping-particle" : "", "parse-names" : false, "suffix" : "" }, { "dropping-particle" : "", "family" : "Jiang", "given" : "Jiu", "non-dropping-particle" : "", "parse-names" : false, "suffix" : "" } ], "container-title" : "Geophysical Research Letters", "id" : "ITEM-2", "issue" : "24", "issued" : { "date-parts" : [ [ "2017", "12", "28" ] ] }, "page" : "12,484-12,491", "title" : "Simulated Effect of Carbon Cycle Feedback on Climate Response to Solar Geoengineering", "translator" : [ { "dropping-particle" : "", "family" : "L4161", "given" : "", "non-dropping-particle" : "", "parse-names" : false, "suffix" : "" } ], "type" : "article-journal", "volume" : "44" }, "uris" : [ "http://www.mendeley.com/documents/?uuid=7bbf98fe-5356-4b0a-8e24-14d7c53ba9d5" ] }, { "id" : "ITEM-3",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"ITEM-3",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"id" : "ITEM-4",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"ITEM-4",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"(Tjiputra et al., 2016; Cao and Jiang, 2017; Muri et al., 2018; Yang et al., 2020a)", "manualFormatting" : "(Tjiputra et al., 2016; Cao and Jiang, 2017; Muri et al., 2018; C.-E. Yang et al., 2020)", "plainTextFormattedCitation" : "(Tjiputra et al., 2016; Cao and Jiang, 2017; Muri et al., 2018; Yang et al., 2020a)", "previouslyFormattedCitation" : "(Tjiputra et al., 2016; Cao and Jiang, 2017; Muri et al., 2018; Yang et al., 2020a)" }, "properties" : { "noteIndex" : 0 }, "schema" : "https://github.com/citation-style-language/schema/raw/master/csl-citation.json" }</w:instrText>
        </w:r>
      </w:ins>
      <w:del w:id="7118" w:author="Robin Matthews" w:date="2021-06-17T19:00:00Z">
        <w:r w:rsidR="007B506D" w:rsidRPr="001E7A27" w:rsidDel="00C366F4">
          <w:rPr>
            <w:noProof/>
            <w:lang w:val="en-GB"/>
          </w:rPr>
          <w:delInstrText>ADDIN CSL_CITATION { "citationItems" : [ { "id" : "ITEM-1",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"ITEM-1",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"ITEM-2", "itemData" : { "DOI" : "10.1002/2017GL076546", "ISBN" : "0094-8276", "ISSN" : "00948276", "abstract" : "Abstract Most modeling studies investigate climate effects of solar geoengineering under prescribed atmospheric CO2, thereby neglecting potential climate feedbacks from the carbon cycle. Here we use an Earth system model to investigate interactive feedbacks between solar geoengineering, global carbon cycle, and climate change. We design idealized sunshade geoengineering simulations to prevent global warming from exceeding 2$\\,^{\\circ}$C above preindustrial under a CO2 emission scenario with emission mitigation starting from middle of century. By year 2100, solar geoengineering reduces the burden of atmospheric CO2 by 47 PgC with enhanced carbon storage in the terrestrial biosphere. As a result of reduced atmospheric CO2, consideration of the carbon cycle feedback reduces required insolation reduction in 2100 from 2.0 to 1.7 W m?2. With higher climate sensitivity the effect from carbon cycle feedback becomes more important. Our study demonstrates the importance of carbon cycle feedback in climate response to solar geoengineering.", "author" : [ { "dropping-particle" : "", "family" : "Cao", "given" : "Long", "non-dropping-particle" : "", "parse-names" : false, "suffix" : "" }, { "dropping-particle" : "", "family" : "Jiang", "given" : "Jiu", "non-dropping-particle" : "", "parse-names" : false, "suffix" : "" } ], "container-title" : "Geophysical Research Letters", "id" : "ITEM-2", "issue" : "24", "issued" : { "date-parts" : [ [ "2017", "12", "28" ] ] }, "page" : "12,484-12,491", "title" : "Simulated Effect of Carbon Cycle Feedback on Climate Response to Solar Geoengineering", "translator" : [ { "dropping-particle" : "", "family" : "L4161", "given" : "", "non-dropping-particle" : "", "parse-names" : false, "suffix" : "" } ], "type" : "article-journal", "volume" : "44" }, "uris" : [ "http://www.mendeley.com/documents/?uuid=7bbf98fe-5356-4b0a-8e24-14d7c53ba9d5" ] }, { "id" : "ITEM-3",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"ITEM-3",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"id" : "ITEM-4",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"ITEM-4",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"(Tjiputra et al., 2016; Cao and Jiang, 2017; Muri et al., 2018; Yang et al., 2020a)", "plainTextFormattedCitation" : "(Tjiputra et al., 2016; Cao and Jiang, 2017; Muri et al., 2018; Yang et al., 2020a)", "previouslyFormattedCitation" : "(Tjiputra et al., 2016; Cao and Jiang, 2017; Muri et al., 2018; Yang et al., 2020a)" }, "properties" : { "noteIndex" : 0 }, "schema" : "https://github.com/citation-style-language/schema/raw/master/csl-citation.json" }</w:delInstrText>
        </w:r>
      </w:del>
      <w:r w:rsidRPr="001E7A27">
        <w:rPr>
          <w:noProof/>
          <w:lang w:val="en-GB"/>
        </w:rPr>
        <w:fldChar w:fldCharType="separate"/>
      </w:r>
      <w:r w:rsidR="00025FA2" w:rsidRPr="001E7A27">
        <w:rPr>
          <w:noProof/>
          <w:lang w:val="en-GB"/>
        </w:rPr>
        <w:t xml:space="preserve">(Tjiputra et al., 2016; Cao and Jiang, 2017; Muri et al., 2018; </w:t>
      </w:r>
      <w:ins w:id="7119" w:author="Robin Matthews" w:date="2021-06-17T19:00:00Z">
        <w:r w:rsidR="00C366F4" w:rsidRPr="001E7A27">
          <w:rPr>
            <w:lang w:val="en-GB"/>
          </w:rPr>
          <w:t>C.-E. Yang et al., 2020</w:t>
        </w:r>
      </w:ins>
      <w:del w:id="7120" w:author="Robin Matthews" w:date="2021-06-17T19:00:00Z">
        <w:r w:rsidR="00025FA2" w:rsidRPr="001E7A27" w:rsidDel="00C366F4">
          <w:rPr>
            <w:noProof/>
            <w:lang w:val="en-GB"/>
          </w:rPr>
          <w:delText>Yang et al., 2020a</w:delText>
        </w:r>
      </w:del>
      <w:r w:rsidR="00025FA2" w:rsidRPr="001E7A27">
        <w:rPr>
          <w:noProof/>
          <w:lang w:val="en-GB"/>
        </w:rPr>
        <w:t>)</w:t>
      </w:r>
      <w:r w:rsidRPr="001E7A27">
        <w:rPr>
          <w:noProof/>
          <w:lang w:val="en-GB"/>
        </w:rPr>
        <w:fldChar w:fldCharType="end"/>
      </w:r>
      <w:commentRangeEnd w:id="7116"/>
      <w:r w:rsidR="00025FA2" w:rsidRPr="001E7A27">
        <w:rPr>
          <w:rStyle w:val="CommentReference"/>
          <w:lang w:val="en-GB"/>
        </w:rPr>
        <w:commentReference w:id="7116"/>
      </w:r>
      <w:r w:rsidRPr="001E7A27">
        <w:rPr>
          <w:noProof/>
          <w:lang w:val="en-GB"/>
        </w:rPr>
        <w:t xml:space="preserve">. </w:t>
      </w:r>
      <w:commentRangeStart w:id="7121"/>
      <w:r w:rsidRPr="001E7A27">
        <w:rPr>
          <w:noProof/>
          <w:lang w:val="en-GB"/>
        </w:rPr>
        <w:t xml:space="preserve">Thus, despite the large uncertainty in modelled NPP response, existing modelling studies </w:t>
      </w:r>
      <w:r w:rsidRPr="001E7A27">
        <w:rPr>
          <w:noProof/>
          <w:lang w:val="en-GB"/>
        </w:rPr>
        <w:lastRenderedPageBreak/>
        <w:t>consistently show that</w:t>
      </w:r>
      <w:ins w:id="7122" w:author="Soapbox" w:date="2021-07-26T07:26:00Z">
        <w:r w:rsidR="002F2128" w:rsidRPr="001E7A27">
          <w:rPr>
            <w:noProof/>
            <w:lang w:val="en-GB"/>
          </w:rPr>
          <w:t>,</w:t>
        </w:r>
      </w:ins>
      <w:r w:rsidRPr="001E7A27">
        <w:rPr>
          <w:noProof/>
          <w:lang w:val="en-GB"/>
        </w:rPr>
        <w:t xml:space="preserve"> relative to a high-CO</w:t>
      </w:r>
      <w:r w:rsidRPr="001E7A27">
        <w:rPr>
          <w:noProof/>
          <w:vertAlign w:val="subscript"/>
          <w:lang w:val="en-GB"/>
        </w:rPr>
        <w:t>2</w:t>
      </w:r>
      <w:r w:rsidRPr="001E7A27">
        <w:rPr>
          <w:noProof/>
          <w:lang w:val="en-GB"/>
        </w:rPr>
        <w:t xml:space="preserve"> world without SRM, SRM would increase the global land carbon sink (</w:t>
      </w:r>
      <w:r w:rsidRPr="001E7A27">
        <w:rPr>
          <w:i/>
          <w:noProof/>
          <w:lang w:val="en-GB"/>
        </w:rPr>
        <w:t>high confidence</w:t>
      </w:r>
      <w:r w:rsidRPr="001E7A27">
        <w:rPr>
          <w:noProof/>
          <w:lang w:val="en-GB"/>
        </w:rPr>
        <w:t xml:space="preserve">).  </w:t>
      </w:r>
      <w:commentRangeEnd w:id="7121"/>
      <w:r w:rsidR="002F2128" w:rsidRPr="001E7A27">
        <w:rPr>
          <w:rStyle w:val="CommentReference"/>
          <w:lang w:val="en-GB"/>
        </w:rPr>
        <w:commentReference w:id="7121"/>
      </w:r>
    </w:p>
    <w:p w14:paraId="37E468F4" w14:textId="77777777" w:rsidR="00636A2B" w:rsidRPr="001E7A27" w:rsidRDefault="00636A2B" w:rsidP="005C7F25">
      <w:pPr>
        <w:pStyle w:val="AR6BodyText"/>
        <w:rPr>
          <w:noProof/>
          <w:lang w:val="en-GB" w:eastAsia="zh-CN"/>
        </w:rPr>
      </w:pPr>
    </w:p>
    <w:p w14:paraId="509B1961" w14:textId="53F025F2" w:rsidR="00636A2B" w:rsidRPr="001E7A27" w:rsidRDefault="00636A2B" w:rsidP="005C7F25">
      <w:pPr>
        <w:pStyle w:val="AR6BodyText"/>
        <w:rPr>
          <w:noProof/>
          <w:lang w:val="en-GB"/>
        </w:rPr>
      </w:pPr>
      <w:r w:rsidRPr="001E7A27">
        <w:rPr>
          <w:noProof/>
          <w:lang w:val="en-GB" w:eastAsia="zh-CN"/>
        </w:rPr>
        <w:t>Based on available evidence, SRM with elevated CO</w:t>
      </w:r>
      <w:r w:rsidRPr="001E7A27">
        <w:rPr>
          <w:noProof/>
          <w:vertAlign w:val="subscript"/>
          <w:lang w:val="en-GB" w:eastAsia="zh-CN"/>
        </w:rPr>
        <w:t>2</w:t>
      </w:r>
      <w:r w:rsidRPr="001E7A27">
        <w:rPr>
          <w:noProof/>
          <w:lang w:val="en-GB" w:eastAsia="zh-CN"/>
        </w:rPr>
        <w:t xml:space="preserve"> would increase global mean NPP and carbon storage on land</w:t>
      </w:r>
      <w:del w:id="7123" w:author="Soapbox" w:date="2021-07-26T07:27:00Z">
        <w:r w:rsidRPr="001E7A27" w:rsidDel="002F2128">
          <w:rPr>
            <w:noProof/>
            <w:lang w:val="en-GB" w:eastAsia="zh-CN"/>
          </w:rPr>
          <w:delText>,</w:delText>
        </w:r>
      </w:del>
      <w:r w:rsidRPr="001E7A27">
        <w:rPr>
          <w:noProof/>
          <w:lang w:val="en-GB" w:eastAsia="zh-CN"/>
        </w:rPr>
        <w:t xml:space="preserve"> relative to an unperturbed climate</w:t>
      </w:r>
      <w:ins w:id="7124" w:author="Soapbox" w:date="2021-07-26T07:27:00Z">
        <w:r w:rsidR="002F2128" w:rsidRPr="001E7A27">
          <w:rPr>
            <w:noProof/>
            <w:lang w:val="en-GB" w:eastAsia="zh-CN"/>
          </w:rPr>
          <w:t>,</w:t>
        </w:r>
      </w:ins>
      <w:r w:rsidRPr="001E7A27">
        <w:rPr>
          <w:noProof/>
          <w:lang w:val="en-GB" w:eastAsia="zh-CN"/>
        </w:rPr>
        <w:t xml:space="preserve"> mainly because of CO</w:t>
      </w:r>
      <w:r w:rsidRPr="001E7A27">
        <w:rPr>
          <w:noProof/>
          <w:vertAlign w:val="subscript"/>
          <w:lang w:val="en-GB" w:eastAsia="zh-CN"/>
        </w:rPr>
        <w:t>2</w:t>
      </w:r>
      <w:r w:rsidRPr="001E7A27">
        <w:rPr>
          <w:noProof/>
          <w:lang w:val="en-GB" w:eastAsia="zh-CN"/>
        </w:rPr>
        <w:t xml:space="preserve"> fertili</w:t>
      </w:r>
      <w:ins w:id="7125" w:author="Soapbox" w:date="2021-07-16T10:16:00Z">
        <w:r w:rsidR="00953844" w:rsidRPr="001E7A27">
          <w:rPr>
            <w:noProof/>
            <w:lang w:val="en-GB" w:eastAsia="zh-CN"/>
          </w:rPr>
          <w:t>z</w:t>
        </w:r>
      </w:ins>
      <w:del w:id="7126" w:author="Soapbox" w:date="2021-07-16T10:16:00Z">
        <w:r w:rsidRPr="001E7A27" w:rsidDel="00953844">
          <w:rPr>
            <w:noProof/>
            <w:lang w:val="en-GB" w:eastAsia="zh-CN"/>
          </w:rPr>
          <w:delText>s</w:delText>
        </w:r>
      </w:del>
      <w:r w:rsidRPr="001E7A27">
        <w:rPr>
          <w:noProof/>
          <w:lang w:val="en-GB" w:eastAsia="zh-CN"/>
        </w:rPr>
        <w:t>ation of photosynthesis</w:t>
      </w:r>
      <w:ins w:id="7127" w:author="Ian Blenkinsop" w:date="2021-07-28T16:02:00Z">
        <w:r w:rsidR="00EB5897" w:rsidRPr="001E7A27">
          <w:rPr>
            <w:noProof/>
            <w:lang w:val="en-GB" w:eastAsia="zh-CN"/>
          </w:rPr>
          <w:t xml:space="preserve"> (</w:t>
        </w:r>
        <w:r w:rsidR="00EB5897" w:rsidRPr="001E7A27">
          <w:rPr>
            <w:i/>
            <w:noProof/>
            <w:lang w:val="en-GB" w:eastAsia="zh-CN"/>
          </w:rPr>
          <w:t>high confidence</w:t>
        </w:r>
        <w:r w:rsidR="00EB5897" w:rsidRPr="001E7A27">
          <w:rPr>
            <w:noProof/>
            <w:lang w:val="en-GB" w:eastAsia="zh-CN"/>
          </w:rPr>
          <w:t>)</w:t>
        </w:r>
      </w:ins>
      <w:r w:rsidRPr="001E7A27">
        <w:rPr>
          <w:noProof/>
          <w:lang w:val="en-GB" w:eastAsia="zh-CN"/>
        </w:rPr>
        <w:t xml:space="preserve"> </w:t>
      </w:r>
      <w:commentRangeStart w:id="7128"/>
      <w:r w:rsidRPr="001E7A27">
        <w:rPr>
          <w:noProof/>
          <w:lang w:val="en-GB" w:eastAsia="zh-CN"/>
        </w:rPr>
        <w:fldChar w:fldCharType="begin" w:fldLock="1"/>
      </w:r>
      <w:ins w:id="7129" w:author="Robin Matthews" w:date="2021-06-17T18:59:00Z">
        <w:r w:rsidR="00C366F4" w:rsidRPr="001E7A27">
          <w:rPr>
            <w:noProof/>
            <w:lang w:val="en-GB" w:eastAsia="zh-CN"/>
          </w:rPr>
          <w:instrText>ADDIN CSL_CITATION { "citationItems" : [ { "id" : "ITEM-1", "itemData" : { "DOI" : "10.1002/2015JD024202", "ISBN" : "2169-897X", "ISSN" : "2169897X", "abstract" : "Abstract Solar Radiation Management (SRM) has been proposed as a mean to partly counteract global warming. The Geoengineering Model Intercomparison Project (GeoMIP) has simulated the climate consequences of a number of SRM techniques. Thus far, the effects on vegetation have not yet been thoroughly analyzed. Here the vegetation response to the idealized GeoMIP G1 experiment from eight fully coupled Earth system models (ESMs) is analyzed, in which a reduction of the solar constant counterbalances the radiative effects of quadrupled atmospheric CO2 concentrations (abrupt4???CO2). For most models and regions, changes in net primary productivity (NPP) are dominated by the increase in CO2, via the CO2 fertilization effect. As SRM will reduce temperatures relative to abrupt4???CO2, in high latitudes this will offset increases in NPP. In low latitudes, this cooling relative to the abrupt4???CO2 simulation decreases plant respiration while having little effect on gross primary productivity, thus increasing NPP. In Central America and the Mediterranean, generally dry regions which are expected to experience increased water stress with global warming, NPP is highest in the G1 experiment for all models due to the easing of water limitations from increased water use efficiency at high-CO2 concentrations and the reduced evaporative demand in a geoengineered climate. The largest differences in the vegetation response are between models with and without a nitrogen cycle, with a much smaller CO2 fertilization effect for the former. These results suggest that until key vegetation processes are integrated into ESM predictions, the vegetation response to SRM will remain highly uncertain.", "author" : [ { "dropping-particle" : "", "family" : "Glienke", "given" : "Susanne", "non-dropping-particle" : "", "parse-names" : false, "suffix" : "" }, { "dropping-particle" : "", "family" : "Irvine", "given" : "Peter J", "non-dropping-particle" : "", "parse-names" : false, "suffix" : "" }, { "dropping-particle" : "", "family" : "Lawrence", "given" : "Mark G", "non-dropping-particle" : "", "parse-names" : false, "suffix" : "" } ], "container-title" : "Journal of Geophysical Research: Atmospheres", "id" : "ITEM-1", "issue" : "19", "issued" : { "date-parts" : [ [ "2015", "10", "16" ] ] }, "page" : "10,196-10,213", "title" : "The impact of geoengineering on vegetation in experiment G1 of the GeoMIP", "translator" : [ { "dropping-particle" : "", "family" : "L4160", "given" : "", "non-dropping-particle" : "", "parse-names" : false, "suffix" : "" } ], "type" : "article-journal", "volume" : "120" }, "uris" : [ "http://www.mendeley.com/documents/?uuid=139a276d-43c0-401c-85a9-a1b602257417" ] }, { "id" : "ITEM-2",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"ITEM-2",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"ITEM-3", "itemData" : { "DOI" : "10.1007/s10584-019-02387-9", "ISSN" : "0165-0009", "author" : [ { "dropping-particle" : "", "family" : "Dagon", "given" : "Katherine", "non-dropping-particle" : "", "parse-names" : false, "suffix" : "" }, { "dropping-particle" : "", "family" : "Schrag", "given" : "Daniel P", "non-dropping-particle" : "", "parse-names" : false, "suffix" : "" } ], "container-title" : "Climatic Change", "id" : "ITEM-3", "issue" : "1-2", "issued" : { "date-parts" : [ [ "2019", "3", "9" ] ] }, "page" : "235-251", "publisher" : "Climatic Change", "title" : "Quantifying the effects of solar geoengineering on vegetation", "translator" : [ { "dropping-particle" : "", "family" : "L4895", "given" : "", "non-dropping-particle" : "", "parse-names" : false, "suffix" : "" } ], "type" : "article-journal", "volume" : "153" }, "uris" : [ "http://www.mendeley.com/documents/?uuid=a959f6a1-f6cf-4ef1-b518-917bcab0799c" ] }, { "id" : "ITEM-4", "itemData" : { "DOI" : "10.1029/2019JD031883", "abstract" : "Abstract A number of radiation modification approaches have been proposed to counteract anthropogenic warming by intentionally altering Earth's shortwave or longwave fluxes. While several previous studies have examined the climate effect of different radiation modification approaches, only a few have investigated the carbon cycle response. Our study examines the response of plant carbon uptake to four radiation modification approaches that are used to offset the global mean warming caused by a doubling of atmospheric CO2. Using the National Center for Atmospheric Research Community Earth System Model, we performed simulations that represent four idealized radiation modification options: solar constant reduction, sulfate aerosol increase (SAI), marine cloud brightening, and cirrus cloud thinning (CCT). Relative to the high CO2 state, all these approaches reduce gross primary production (GPP) and net primary production (NPP). In high latitudes, decrease in GPP is mainly due to the reduced plant growing season length, and in low latitudes, decrease in GPP is mainly caused by the enhanced nitrogen limitation due to surface cooling. The simulated GPP for sunlit leaves decreases for all approaches. Decrease in sunlit GPP is the largest for SAI which substantially decreases direct sunlight, and the smallest for CCT, which increases direct sunlight that reaches the land surface. GPP for shaded leaves increases in SAI associated with a substantial increase in surface diffuse sunlight, and decreases in all other cases. The combined effects of CO2 increase and radiation modification result in increases in primary production, indicating the dominant role of the CO2 fertilization effect on plant carbon uptake.",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"ITEM-4", "issue" : "9", "issued" : { "date-parts" : [ [ "2020" ] ] }, "page" : "e2019JD031883", "title" : "A Model-Based Investigation of Terrestrial Plant Carbon Uptake Response to Four Radiation Modification Approaches", "translator" : [ { "dropping-particle" : "", "family" : "L7115", "given" : "", "non-dropping-particle" : "", "parse-names" : false, "suffix" : "" } ], "type" : "article-journal", "volume" : "125" }, "uris" : [ "http://www.mendeley.com/documents/?uuid=57789160-2c7f-4557-b962-543356488644" ] }, { "id" : "ITEM-5",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"ITEM-5",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"(Glienke et al., 2015; Tjiputra et al., 2016; Dagon and Schrag, 2019; Duan et al., 2020; Yang et al., 2020a)", "manualFormatting" : "(Glienke et al., 2015; Tjiputra et al., 2016; Dagon and Schrag, 2019; Duan et al., 2020; C.-E. Yang et al., 2020)", "plainTextFormattedCitation" : "(Glienke et al., 2015; Tjiputra et al., 2016; Dagon and Schrag, 2019; Duan et al., 2020; Yang et al., 2020a)", "previouslyFormattedCitation" : "(Glienke et al., 2015; Tjiputra et al., 2016; Dagon and Schrag, 2019; Duan et al., 2020; Yang et al., 2020a)" }, "properties" : { "noteIndex" : 0 }, "schema" : "https://github.com/citation-style-language/schema/raw/master/csl-citation.json" }</w:instrText>
        </w:r>
      </w:ins>
      <w:del w:id="7130" w:author="Robin Matthews" w:date="2021-06-17T18:59:00Z">
        <w:r w:rsidR="007B506D" w:rsidRPr="001E7A27" w:rsidDel="00C366F4">
          <w:rPr>
            <w:noProof/>
            <w:lang w:val="en-GB" w:eastAsia="zh-CN"/>
          </w:rPr>
          <w:delInstrText>ADDIN CSL_CITATION { "citationItems" : [ { "id" : "ITEM-1", "itemData" : { "DOI" : "10.1002/2015JD024202", "ISBN" : "2169-897X", "ISSN" : "2169897X", "abstract" : "Abstract Solar Radiation Management (SRM) has been proposed as a mean to partly counteract global warming. The Geoengineering Model Intercomparison Project (GeoMIP) has simulated the climate consequences of a number of SRM techniques. Thus far, the effects on vegetation have not yet been thoroughly analyzed. Here the vegetation response to the idealized GeoMIP G1 experiment from eight fully coupled Earth system models (ESMs) is analyzed, in which a reduction of the solar constant counterbalances the radiative effects of quadrupled atmospheric CO2 concentrations (abrupt4???CO2). For most models and regions, changes in net primary productivity (NPP) are dominated by the increase in CO2, via the CO2 fertilization effect. As SRM will reduce temperatures relative to abrupt4???CO2, in high latitudes this will offset increases in NPP. In low latitudes, this cooling relative to the abrupt4???CO2 simulation decreases plant respiration while having little effect on gross primary productivity, thus increasing NPP. In Central America and the Mediterranean, generally dry regions which are expected to experience increased water stress with global warming, NPP is highest in the G1 experiment for all models due to the easing of water limitations from increased water use efficiency at high-CO2 concentrations and the reduced evaporative demand in a geoengineered climate. The largest differences in the vegetation response are between models with and without a nitrogen cycle, with a much smaller CO2 fertilization effect for the former. These results suggest that until key vegetation processes are integrated into ESM predictions, the vegetation response to SRM will remain highly uncertain.", "author" : [ { "dropping-particle" : "", "family" : "Glienke", "given" : "Susanne", "non-dropping-particle" : "", "parse-names" : false, "suffix" : "" }, { "dropping-particle" : "", "family" : "Irvine", "given" : "Peter J", "non-dropping-particle" : "", "parse-names" : false, "suffix" : "" }, { "dropping-particle" : "", "family" : "Lawrence", "given" : "Mark G", "non-dropping-particle" : "", "parse-names" : false, "suffix" : "" } ], "container-title" : "Journal of Geophysical Research: Atmospheres", "id" : "ITEM-1", "issue" : "19", "issued" : { "date-parts" : [ [ "2015", "10", "16" ] ] }, "page" : "10,196-10,213", "title" : "The impact of geoengineering on vegetation in experiment G1 of the GeoMIP", "translator" : [ { "dropping-particle" : "", "family" : "L4160", "given" : "", "non-dropping-particle" : "", "parse-names" : false, "suffix" : "" } ], "type" : "article-journal", "volume" : "120" }, "uris" : [ "http://www.mendeley.com/documents/?uuid=139a276d-43c0-401c-85a9-a1b602257417" ] }, { "id" : "ITEM-2",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"ITEM-2",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"ITEM-3", "itemData" : { "DOI" : "10.1007/s10584-019-02387-9", "ISSN" : "0165-0009", "author" : [ { "dropping-particle" : "", "family" : "Dagon", "given" : "Katherine", "non-dropping-particle" : "", "parse-names" : false, "suffix" : "" }, { "dropping-particle" : "", "family" : "Schrag", "given" : "Daniel P", "non-dropping-particle" : "", "parse-names" : false, "suffix" : "" } ], "container-title" : "Climatic Change", "id" : "ITEM-3", "issue" : "1-2", "issued" : { "date-parts" : [ [ "2019", "3", "9" ] ] }, "page" : "235-251", "publisher" : "Climatic Change", "title" : "Quantifying the effects of solar geoengineering on vegetation", "translator" : [ { "dropping-particle" : "", "family" : "L4895", "given" : "", "non-dropping-particle" : "", "parse-names" : false, "suffix" : "" } ], "type" : "article-journal", "volume" : "153" }, "uris" : [ "http://www.mendeley.com/documents/?uuid=a959f6a1-f6cf-4ef1-b518-917bcab0799c" ] }, { "id" : "ITEM-4", "itemData" : { "DOI" : "10.1029/2019JD031883", "abstract" : "Abstract A number of radiation modification approaches have been proposed to counteract anthropogenic warming by intentionally altering Earth's shortwave or longwave fluxes. While several previous studies have examined the climate effect of different radiation modification approaches, only a few have investigated the carbon cycle response. Our study examines the response of plant carbon uptake to four radiation modification approaches that are used to offset the global mean warming caused by a doubling of atmospheric CO2. Using the National Center for Atmospheric Research Community Earth System Model, we performed simulations that represent four idealized radiation modification options: solar constant reduction, sulfate aerosol increase (SAI), marine cloud brightening, and cirrus cloud thinning (CCT). Relative to the high CO2 state, all these approaches reduce gross primary production (GPP) and net primary production (NPP). In high latitudes, decrease in GPP is mainly due to the reduced plant growing season length, and in low latitudes, decrease in GPP is mainly caused by the enhanced nitrogen limitation due to surface cooling. The simulated GPP for sunlit leaves decreases for all approaches. Decrease in sunlit GPP is the largest for SAI which substantially decreases direct sunlight, and the smallest for CCT, which increases direct sunlight that reaches the land surface. GPP for shaded leaves increases in SAI associated with a substantial increase in surface diffuse sunlight, and decreases in all other cases. The combined effects of CO2 increase and radiation modification result in increases in primary production, indicating the dominant role of the CO2 fertilization effect on plant carbon uptake.",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"ITEM-4", "issue" : "9", "issued" : { "date-parts" : [ [ "2020" ] ] }, "page" : "e2019JD031883", "title" : "A Model-Based Investigation of Terrestrial Plant Carbon Uptake Response to Four Radiation Modification Approaches", "translator" : [ { "dropping-particle" : "", "family" : "L7115", "given" : "", "non-dropping-particle" : "", "parse-names" : false, "suffix" : "" } ], "type" : "article-journal", "volume" : "125" }, "uris" : [ "http://www.mendeley.com/documents/?uuid=57789160-2c7f-4557-b962-543356488644" ] }, { "id" : "ITEM-5",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"ITEM-5",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"(Glienke et al., 2015; Tjiputra et al., 2016; Dagon and Schrag, 2019; Duan et al., 2020; Yang et al., 2020a)", "plainTextFormattedCitation" : "(Glienke et al., 2015; Tjiputra et al., 2016; Dagon and Schrag, 2019; Duan et al., 2020; Yang et al., 2020a)", "previouslyFormattedCitation" : "(Glienke et al., 2015; Tjiputra et al., 2016; Dagon and Schrag, 2019; Duan et al., 2020; Yang et al., 2020a)" }, "properties" : { "noteIndex" : 0 }, "schema" : "https://github.com/citation-style-language/schema/raw/master/csl-citation.json" }</w:delInstrText>
        </w:r>
      </w:del>
      <w:r w:rsidRPr="001E7A27">
        <w:rPr>
          <w:noProof/>
          <w:lang w:val="en-GB" w:eastAsia="zh-CN"/>
        </w:rPr>
        <w:fldChar w:fldCharType="separate"/>
      </w:r>
      <w:r w:rsidR="00025FA2" w:rsidRPr="001E7A27">
        <w:rPr>
          <w:noProof/>
          <w:lang w:val="en-GB" w:eastAsia="zh-CN"/>
        </w:rPr>
        <w:t xml:space="preserve">(Glienke et al., 2015; Tjiputra et al., 2016; Dagon and Schrag, 2019; Duan et al., 2020; </w:t>
      </w:r>
      <w:ins w:id="7131" w:author="Robin Matthews" w:date="2021-06-17T18:59:00Z">
        <w:r w:rsidR="00C366F4" w:rsidRPr="001E7A27">
          <w:rPr>
            <w:lang w:val="en-GB"/>
          </w:rPr>
          <w:t>C.-E. Yang et al., 2020</w:t>
        </w:r>
      </w:ins>
      <w:del w:id="7132" w:author="Robin Matthews" w:date="2021-06-17T18:59:00Z">
        <w:r w:rsidR="00025FA2" w:rsidRPr="001E7A27" w:rsidDel="00C366F4">
          <w:rPr>
            <w:noProof/>
            <w:lang w:val="en-GB" w:eastAsia="zh-CN"/>
          </w:rPr>
          <w:delText>Yang et al., 2020a</w:delText>
        </w:r>
      </w:del>
      <w:r w:rsidR="00025FA2" w:rsidRPr="001E7A27">
        <w:rPr>
          <w:noProof/>
          <w:lang w:val="en-GB" w:eastAsia="zh-CN"/>
        </w:rPr>
        <w:t>)</w:t>
      </w:r>
      <w:r w:rsidRPr="001E7A27">
        <w:rPr>
          <w:noProof/>
          <w:lang w:val="en-GB" w:eastAsia="zh-CN"/>
        </w:rPr>
        <w:fldChar w:fldCharType="end"/>
      </w:r>
      <w:commentRangeEnd w:id="7128"/>
      <w:r w:rsidR="00025FA2" w:rsidRPr="001E7A27">
        <w:rPr>
          <w:rStyle w:val="CommentReference"/>
          <w:lang w:val="en-GB"/>
        </w:rPr>
        <w:commentReference w:id="7128"/>
      </w:r>
      <w:del w:id="7133" w:author="Ian Blenkinsop" w:date="2021-07-28T16:02:00Z">
        <w:r w:rsidRPr="001E7A27" w:rsidDel="00EB5897">
          <w:rPr>
            <w:noProof/>
            <w:lang w:val="en-GB" w:eastAsia="zh-CN"/>
          </w:rPr>
          <w:delText xml:space="preserve"> (</w:delText>
        </w:r>
        <w:r w:rsidRPr="001E7A27" w:rsidDel="00EB5897">
          <w:rPr>
            <w:i/>
            <w:noProof/>
            <w:lang w:val="en-GB" w:eastAsia="zh-CN"/>
          </w:rPr>
          <w:delText>high confidence</w:delText>
        </w:r>
        <w:r w:rsidRPr="001E7A27" w:rsidDel="00EB5897">
          <w:rPr>
            <w:noProof/>
            <w:lang w:val="en-GB" w:eastAsia="zh-CN"/>
          </w:rPr>
          <w:delText>)</w:delText>
        </w:r>
      </w:del>
      <w:r w:rsidRPr="001E7A27">
        <w:rPr>
          <w:noProof/>
          <w:lang w:val="en-GB" w:eastAsia="zh-CN"/>
        </w:rPr>
        <w:t>. However, the amount of increase is uncertain as it depends on the extent to which CO</w:t>
      </w:r>
      <w:r w:rsidRPr="001E7A27">
        <w:rPr>
          <w:noProof/>
          <w:vertAlign w:val="subscript"/>
          <w:lang w:val="en-GB" w:eastAsia="zh-CN"/>
        </w:rPr>
        <w:t>2</w:t>
      </w:r>
      <w:r w:rsidRPr="001E7A27">
        <w:rPr>
          <w:noProof/>
          <w:lang w:val="en-GB" w:eastAsia="zh-CN"/>
        </w:rPr>
        <w:t xml:space="preserve"> fertili</w:t>
      </w:r>
      <w:ins w:id="7134" w:author="Soapbox" w:date="2021-07-16T10:16:00Z">
        <w:r w:rsidR="00953844" w:rsidRPr="001E7A27">
          <w:rPr>
            <w:noProof/>
            <w:lang w:val="en-GB" w:eastAsia="zh-CN"/>
          </w:rPr>
          <w:t>z</w:t>
        </w:r>
      </w:ins>
      <w:del w:id="7135" w:author="Soapbox" w:date="2021-07-16T10:16:00Z">
        <w:r w:rsidRPr="001E7A27" w:rsidDel="00953844">
          <w:rPr>
            <w:noProof/>
            <w:lang w:val="en-GB" w:eastAsia="zh-CN"/>
          </w:rPr>
          <w:delText>s</w:delText>
        </w:r>
      </w:del>
      <w:r w:rsidRPr="001E7A27">
        <w:rPr>
          <w:noProof/>
          <w:lang w:val="en-GB" w:eastAsia="zh-CN"/>
        </w:rPr>
        <w:t>ation of land plants is limited by nutrient availability.</w:t>
      </w:r>
    </w:p>
    <w:p w14:paraId="76946D13" w14:textId="77777777" w:rsidR="00636A2B" w:rsidRPr="001E7A27" w:rsidRDefault="00636A2B" w:rsidP="005C7F25">
      <w:pPr>
        <w:pStyle w:val="AR6BodyText"/>
        <w:rPr>
          <w:lang w:val="en-GB" w:eastAsia="en-US"/>
        </w:rPr>
      </w:pPr>
    </w:p>
    <w:p w14:paraId="2F7DA8DC" w14:textId="77777777" w:rsidR="00186B0B" w:rsidRPr="001E7A27" w:rsidRDefault="00186B0B" w:rsidP="005C7F25">
      <w:pPr>
        <w:pStyle w:val="AR6BodyText"/>
        <w:rPr>
          <w:lang w:val="en-GB" w:eastAsia="en-US"/>
        </w:rPr>
      </w:pPr>
    </w:p>
    <w:p w14:paraId="37295C14" w14:textId="0504669D" w:rsidR="00636A2B" w:rsidRPr="001E7A27" w:rsidRDefault="00636A2B" w:rsidP="005C7F25">
      <w:pPr>
        <w:pStyle w:val="AR6BodyText"/>
        <w:rPr>
          <w:b/>
          <w:noProof/>
          <w:lang w:val="en-GB"/>
        </w:rPr>
      </w:pPr>
      <w:r w:rsidRPr="001E7A27">
        <w:rPr>
          <w:b/>
          <w:lang w:val="en-GB"/>
        </w:rPr>
        <w:t xml:space="preserve">[START FIGURE </w:t>
      </w:r>
      <w:r w:rsidRPr="001E7A27">
        <w:rPr>
          <w:b/>
          <w:noProof/>
          <w:lang w:val="en-GB"/>
        </w:rPr>
        <w:t>5.3</w:t>
      </w:r>
      <w:r w:rsidR="00BB1D34" w:rsidRPr="001E7A27">
        <w:rPr>
          <w:b/>
          <w:noProof/>
          <w:lang w:val="en-GB"/>
        </w:rPr>
        <w:t>7</w:t>
      </w:r>
      <w:r w:rsidRPr="001E7A27">
        <w:rPr>
          <w:b/>
          <w:noProof/>
          <w:lang w:val="en-GB"/>
        </w:rPr>
        <w:t xml:space="preserve"> HERE]</w:t>
      </w:r>
    </w:p>
    <w:p w14:paraId="48BE2D94" w14:textId="77777777" w:rsidR="00636A2B" w:rsidRPr="001E7A27" w:rsidRDefault="00636A2B" w:rsidP="005C7F25">
      <w:pPr>
        <w:pStyle w:val="AR6BodyText"/>
        <w:rPr>
          <w:noProof/>
          <w:lang w:val="en-GB"/>
        </w:rPr>
      </w:pPr>
    </w:p>
    <w:p w14:paraId="42E75717" w14:textId="42F149C6" w:rsidR="00636A2B" w:rsidRPr="001E7A27" w:rsidRDefault="00636A2B" w:rsidP="005C7F25">
      <w:pPr>
        <w:pStyle w:val="AR6Chap5Figure"/>
        <w:rPr>
          <w:noProof/>
          <w:lang w:val="en-GB"/>
        </w:rPr>
      </w:pPr>
      <w:r w:rsidRPr="001E7A27">
        <w:rPr>
          <w:b/>
          <w:bCs/>
          <w:noProof/>
          <w:lang w:val="en-GB"/>
        </w:rPr>
        <w:t>Cumulative</w:t>
      </w:r>
      <w:r w:rsidR="00C35AD7" w:rsidRPr="001E7A27">
        <w:rPr>
          <w:b/>
          <w:bCs/>
          <w:noProof/>
          <w:lang w:val="en-GB"/>
        </w:rPr>
        <w:t xml:space="preserve"> carbon dioxide</w:t>
      </w:r>
      <w:r w:rsidRPr="001E7A27">
        <w:rPr>
          <w:b/>
          <w:bCs/>
          <w:noProof/>
          <w:lang w:val="en-GB"/>
        </w:rPr>
        <w:t xml:space="preserve"> </w:t>
      </w:r>
      <w:r w:rsidR="00C35AD7" w:rsidRPr="001E7A27">
        <w:rPr>
          <w:b/>
          <w:bCs/>
          <w:noProof/>
          <w:lang w:val="en-GB"/>
        </w:rPr>
        <w:t>(</w:t>
      </w:r>
      <w:r w:rsidRPr="001E7A27">
        <w:rPr>
          <w:b/>
          <w:bCs/>
          <w:noProof/>
          <w:lang w:val="en-GB"/>
        </w:rPr>
        <w:t>CO</w:t>
      </w:r>
      <w:r w:rsidRPr="001E7A27">
        <w:rPr>
          <w:b/>
          <w:bCs/>
          <w:noProof/>
          <w:vertAlign w:val="subscript"/>
          <w:lang w:val="en-GB"/>
        </w:rPr>
        <w:t>2</w:t>
      </w:r>
      <w:r w:rsidR="00C35AD7" w:rsidRPr="001E7A27">
        <w:rPr>
          <w:b/>
          <w:bCs/>
          <w:noProof/>
          <w:lang w:val="en-GB"/>
        </w:rPr>
        <w:t xml:space="preserve">) </w:t>
      </w:r>
      <w:r w:rsidRPr="001E7A27">
        <w:rPr>
          <w:b/>
          <w:bCs/>
          <w:noProof/>
          <w:lang w:val="en-GB"/>
        </w:rPr>
        <w:t>uptake by land and ocean carbon sinks in response to stratospheric</w:t>
      </w:r>
      <w:r w:rsidR="00C35AD7" w:rsidRPr="001E7A27">
        <w:rPr>
          <w:b/>
          <w:bCs/>
          <w:noProof/>
          <w:lang w:val="en-GB"/>
        </w:rPr>
        <w:t xml:space="preserve"> sulfur dioxide</w:t>
      </w:r>
      <w:r w:rsidRPr="001E7A27">
        <w:rPr>
          <w:b/>
          <w:bCs/>
          <w:noProof/>
          <w:lang w:val="en-GB"/>
        </w:rPr>
        <w:t xml:space="preserve"> </w:t>
      </w:r>
      <w:r w:rsidR="00C35AD7" w:rsidRPr="001E7A27">
        <w:rPr>
          <w:b/>
          <w:bCs/>
          <w:noProof/>
          <w:lang w:val="en-GB"/>
        </w:rPr>
        <w:t>(</w:t>
      </w:r>
      <w:r w:rsidRPr="001E7A27">
        <w:rPr>
          <w:b/>
          <w:bCs/>
          <w:noProof/>
          <w:lang w:val="en-GB"/>
        </w:rPr>
        <w:t>SO</w:t>
      </w:r>
      <w:r w:rsidRPr="001E7A27">
        <w:rPr>
          <w:b/>
          <w:bCs/>
          <w:noProof/>
          <w:vertAlign w:val="subscript"/>
          <w:lang w:val="en-GB"/>
        </w:rPr>
        <w:t>2</w:t>
      </w:r>
      <w:r w:rsidR="00C35AD7" w:rsidRPr="001E7A27">
        <w:rPr>
          <w:b/>
          <w:bCs/>
          <w:noProof/>
          <w:lang w:val="en-GB"/>
        </w:rPr>
        <w:t xml:space="preserve">) </w:t>
      </w:r>
      <w:r w:rsidRPr="001E7A27">
        <w:rPr>
          <w:b/>
          <w:bCs/>
          <w:noProof/>
          <w:lang w:val="en-GB"/>
        </w:rPr>
        <w:t xml:space="preserve">injection. </w:t>
      </w:r>
      <w:r w:rsidRPr="001E7A27">
        <w:rPr>
          <w:noProof/>
          <w:lang w:val="en-GB"/>
        </w:rPr>
        <w:t>Results are shown for a scenario with 50-year (2020</w:t>
      </w:r>
      <w:r w:rsidR="00425F48" w:rsidRPr="001E7A27">
        <w:rPr>
          <w:rFonts w:cs="Times New Roman"/>
          <w:lang w:val="en-GB"/>
        </w:rPr>
        <w:t>−</w:t>
      </w:r>
      <w:r w:rsidRPr="001E7A27">
        <w:rPr>
          <w:noProof/>
          <w:lang w:val="en-GB"/>
        </w:rPr>
        <w:t>2069) continuous stratospheric SO</w:t>
      </w:r>
      <w:r w:rsidRPr="001E7A27">
        <w:rPr>
          <w:noProof/>
          <w:vertAlign w:val="subscript"/>
          <w:lang w:val="en-GB"/>
        </w:rPr>
        <w:t>2</w:t>
      </w:r>
      <w:r w:rsidRPr="001E7A27">
        <w:rPr>
          <w:noProof/>
          <w:lang w:val="en-GB"/>
        </w:rPr>
        <w:t xml:space="preserve"> injection at a rate of 5 Tg per year appplied to a RCP4.5 baseline scenario (GeoMIP experiment G4; </w:t>
      </w:r>
      <w:commentRangeStart w:id="7136"/>
      <w:r w:rsidRPr="001E7A27">
        <w:rPr>
          <w:noProof/>
          <w:lang w:val="en-GB"/>
        </w:rPr>
        <w:fldChar w:fldCharType="begin" w:fldLock="1"/>
      </w:r>
      <w:ins w:id="7137" w:author="Robin Matthews" w:date="2021-06-17T18:59:00Z">
        <w:r w:rsidR="009C56DF" w:rsidRPr="001E7A27">
          <w:rPr>
            <w:noProof/>
            <w:lang w:val="en-GB"/>
          </w:rPr>
          <w:instrText>ADDIN CSL_CITATION { "citationItems" : [ { "id" : "ITEM-1", "itemData" : { "DOI" : "10.1002/asl.316", "ISBN" : "1530-261X", "ISSN" : "1530261X", "PMID" : "21190044", "abstract" : "To evaluate the effects of stratospheric geoengineering with sulphate aerosols, we propose standard forcing scenarios to be applied to multiple climate models to compare their results and determine the robustness of their responses. Thus far, different modeling groups have used different forcing scenarios for both global warming and geoengineering, complicating the comparison of results. We recommend four experiments to explore the extent to which geoengineering might offset climate change projected in some of the Climate Model Intercomparison Project 5 experiments. These experiments focus on stratospheric aerosols, but future experiments under this framework may focus on different means of geoengineering.", "author" : [ { "dropping-particle" : "", "family" : "Kravitz", "given" : "Ben", "non-dropping-particle" : "", "parse-names" : false, "suffix" : "" }, { "dropping-particle" : "", "family" : "Robock", "given" : "Alan", "non-dropping-particle" : "", "parse-names" : false, "suffix" : "" }, { "dropping-particle" : "", "family" : "Boucher", "given" : "Olivier", "non-dropping-particle" : "", "parse-names" : false, "suffix" : "" }, { "dropping-particle" : "", "family" : "Schmidt", "given" : "Hauke", "non-dropping-particle" : "", "parse-names" : false, "suffix" : "" }, { "dropping-particle" : "", "family" : "Taylor", "given" : "Karl E.", "non-dropping-particle" : "", "parse-names" : false, "suffix" : "" }, { "dropping-particle" : "", "family" : "Stenchikov", "given" : "Georgiy", "non-dropping-particle" : "", "parse-names" : false, "suffix" : "" }, { "dropping-particle" : "", "family" : "Schulz", "given" : "Michael", "non-dropping-particle" : "", "parse-names" : false, "suffix" : "" } ], "container-title" : "Atmospheric Science Letters", "id" : "ITEM-1", "issue" : "2", "issued" : { "date-parts" : [ [ "2011", "4" ] ] }, "page" : "162-167", "title" : "The Geoengineering Model Intercomparison Project (GeoMIP)", "translator" : [ { "dropping-particle" : "", "family" : "L4809", "given" : "", "non-dropping-particle" : "", "parse-names" : false, "suffix" : "" } ], "type" : "article-journal", "volume" : "12" }, "uris" : [ "http://www.mendeley.com/documents/?uuid=5ae65274-1534-44c0-a8d0-bf6d902d4a9e" ] } ], "mendeley" : { "formattedCitation" : "(Kravitz et al., 2011)", "manualFormatting" : "Kravitz et al., 2011)", "plainTextFormattedCitation" : "(Kravitz et al., 2011)", "previouslyFormattedCitation" : "(Kravitz et al., 2011)" }, "properties" : { "noteIndex" : 0 }, "schema" : "https://github.com/citation-style-language/schema/raw/master/csl-citation.json" }</w:instrText>
        </w:r>
      </w:ins>
      <w:del w:id="7138" w:author="Robin Matthews" w:date="2021-06-17T18:59:00Z">
        <w:r w:rsidR="00747167" w:rsidRPr="001E7A27" w:rsidDel="009C56DF">
          <w:rPr>
            <w:noProof/>
            <w:lang w:val="en-GB"/>
          </w:rPr>
          <w:delInstrText>ADDIN CSL_CITATION { "citationItems" : [ { "id" : "ITEM-1", "itemData" : { "DOI" : "10.1002/asl.316", "ISBN" : "1530-261X", "ISSN" : "1530261X", "PMID" : "21190044", "abstract" : "To evaluate the effects of stratospheric geoengineering with sulphate aerosols, we propose standard forcing scenarios to be applied to multiple climate models to compare their results and determine the robustness of their responses. Thus far, different modeling groups have used different forcing scenarios for both global warming and geoengineering, complicating the comparison of results. We recommend four experiments to explore the extent to which geoengineering might offset climate change projected in some of the Climate Model Intercomparison Project 5 experiments. These experiments focus on stratospheric aerosols, but future experiments under this framework may focus on different means of geoengineering.", "author" : [ { "dropping-particle" : "", "family" : "Kravitz", "given" : "Ben", "non-dropping-particle" : "", "parse-names" : false, "suffix" : "" }, { "dropping-particle" : "", "family" : "Robock", "given" : "Alan", "non-dropping-particle" : "", "parse-names" : false, "suffix" : "" }, { "dropping-particle" : "", "family" : "Boucher", "given" : "Olivier", "non-dropping-particle" : "", "parse-names" : false, "suffix" : "" }, { "dropping-particle" : "", "family" : "Schmidt", "given" : "Hauke", "non-dropping-particle" : "", "parse-names" : false, "suffix" : "" }, { "dropping-particle" : "", "family" : "Taylor", "given" : "Karl E.", "non-dropping-particle" : "", "parse-names" : false, "suffix" : "" }, { "dropping-particle" : "", "family" : "Stenchikov", "given" : "Georgiy", "non-dropping-particle" : "", "parse-names" : false, "suffix" : "" }, { "dropping-particle" : "", "family" : "Schulz", "given" : "Michael", "non-dropping-particle" : "", "parse-names" : false, "suffix" : "" } ], "container-title" : "Atmospheric Science Letters", "id" : "ITEM-1", "issue" : "2", "issued" : { "date-parts" : [ [ "2011", "4" ] ] }, "page" : "162-167", "title" : "The Geoengineering Model Intercomparison Project (GeoMIP)", "translator" : [ { "dropping-particle" : "", "family" : "L4809", "given" : "", "non-dropping-particle" : "", "parse-names" : false, "suffix" : "" } ], "type" : "article-journal", "volume" : "12" }, "uris" : [ "http://www.mendeley.com/documents/?uuid=5ae65274-1534-44c0-a8d0-bf6d902d4a9e" ] } ], "mendeley" : { "formattedCitation" : "(Kravitz et al., 2011)", "manualFormatting" : "Kravitz et al., (2011)", "plainTextFormattedCitation" : "(Kravitz et al., 2011)", "previouslyFormattedCitation" : "(Kravitz et al., 2011)" }, "properties" : { "noteIndex" : 0 }, "schema" : "https://github.com/citation-style-language/schema/raw/master/csl-citation.json" }</w:delInstrText>
        </w:r>
      </w:del>
      <w:r w:rsidRPr="001E7A27">
        <w:rPr>
          <w:noProof/>
          <w:lang w:val="en-GB"/>
        </w:rPr>
        <w:fldChar w:fldCharType="separate"/>
      </w:r>
      <w:r w:rsidR="00025FA2" w:rsidRPr="001E7A27">
        <w:rPr>
          <w:noProof/>
          <w:lang w:val="en-GB"/>
        </w:rPr>
        <w:t xml:space="preserve">Kravitz et al., </w:t>
      </w:r>
      <w:del w:id="7139" w:author="Robin Matthews" w:date="2021-06-17T18:59:00Z">
        <w:r w:rsidR="00025FA2" w:rsidRPr="001E7A27" w:rsidDel="009C56DF">
          <w:rPr>
            <w:noProof/>
            <w:lang w:val="en-GB"/>
          </w:rPr>
          <w:delText>(</w:delText>
        </w:r>
      </w:del>
      <w:r w:rsidR="00025FA2" w:rsidRPr="001E7A27">
        <w:rPr>
          <w:noProof/>
          <w:lang w:val="en-GB"/>
        </w:rPr>
        <w:t>2011)</w:t>
      </w:r>
      <w:r w:rsidRPr="001E7A27">
        <w:rPr>
          <w:noProof/>
          <w:lang w:val="en-GB"/>
        </w:rPr>
        <w:fldChar w:fldCharType="end"/>
      </w:r>
      <w:commentRangeEnd w:id="7136"/>
      <w:r w:rsidR="00025FA2" w:rsidRPr="001E7A27">
        <w:rPr>
          <w:rStyle w:val="CommentReference"/>
          <w:lang w:val="en-GB"/>
        </w:rPr>
        <w:commentReference w:id="7136"/>
      </w:r>
      <w:del w:id="7140" w:author="Robin Matthews" w:date="2021-06-17T18:59:00Z">
        <w:r w:rsidRPr="001E7A27" w:rsidDel="009C56DF">
          <w:rPr>
            <w:noProof/>
            <w:lang w:val="en-GB"/>
          </w:rPr>
          <w:delText>)</w:delText>
        </w:r>
      </w:del>
      <w:r w:rsidRPr="001E7A27">
        <w:rPr>
          <w:noProof/>
          <w:lang w:val="en-GB"/>
        </w:rPr>
        <w:t>, followed by termination in year 2070. Anomalies are shown relative to RCP4.5 for the multimodel ensemble mean and for each of six ESMs over the 50-year period of stratospheric SO</w:t>
      </w:r>
      <w:r w:rsidRPr="001E7A27">
        <w:rPr>
          <w:noProof/>
          <w:vertAlign w:val="subscript"/>
          <w:lang w:val="en-GB"/>
        </w:rPr>
        <w:t>2</w:t>
      </w:r>
      <w:r w:rsidRPr="001E7A27">
        <w:rPr>
          <w:noProof/>
          <w:lang w:val="en-GB"/>
        </w:rPr>
        <w:t xml:space="preserve"> injection (left), and over 20 years after termination of SO</w:t>
      </w:r>
      <w:r w:rsidRPr="001E7A27">
        <w:rPr>
          <w:noProof/>
          <w:vertAlign w:val="subscript"/>
          <w:lang w:val="en-GB"/>
        </w:rPr>
        <w:t>2</w:t>
      </w:r>
      <w:r w:rsidRPr="001E7A27">
        <w:rPr>
          <w:noProof/>
          <w:lang w:val="en-GB"/>
        </w:rPr>
        <w:t xml:space="preserve"> injection (right). Adapted from </w:t>
      </w:r>
      <w:r w:rsidRPr="001E7A27">
        <w:rPr>
          <w:noProof/>
          <w:lang w:val="en-GB"/>
        </w:rPr>
        <w:fldChar w:fldCharType="begin" w:fldLock="1"/>
      </w:r>
      <w:r w:rsidR="00747167" w:rsidRPr="001E7A27">
        <w:rPr>
          <w:noProof/>
          <w:lang w:val="en-GB"/>
        </w:rPr>
        <w:instrText>ADDIN CSL_CITATION { "citationItems" : [ { "id" : "ITEM-1", "itemData" : { "DOI" : "10.1029/2019EF001165", "abstract" : "Abstract Solar radiation modification (SRM) is known to strengthen both land and ocean carbon uptake because of its impacts on surface temperature, solar radiation, and other potential drivers of the global carbon cycle. However, the magnitude and timing of the response of both land and ocean carbon uptake to SRM and its consequence on allowable CO2 emissions remain poorly understood. Here we use the results of six Earth system models simulating a continuous stratospheric injection of 5 Tg of sulfur dioxide per year between 2020 and 2069 under the representative concentration pathways 4.5 to investigate the impact of SRM on land and ocean carbon uptake. We find that 50 years of SRM under this protocol increases the allowable CO2 emissions by 40 \u00b1 19 GtC; 85% of this additional uptake of carbon is stored in the land biosphere and 15% in the ocean. This increase in allowable CO2 emissions is however not sustainable after the stoppage of SRM. Earth system models predict a mean release of 8 \u00b1 11 GtC of the carbon back to the atmosphere 20 years after the stoppage which is dominated by large uncertainties in the response of the simulated land carbon cycle to rising temperature and solar radiation. We demonstrate that the time scales of carbon dioxide removal (CDR) potential of SRM are smaller than the time scales of the geological storage assumed in well-established CDR options. This shows that the CDR potential of SRM should be compared to well-established CDR options with caution.",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"container-title" : "Earth's Future", "id" : "ITEM-1", "issue" : "6", "issued" : { "date-parts" : [ [ "2019" ] ] }, "page" : "664-676", "title" : "Impact of solar radiation modification on allowable CO2 emissions: what can we learn from multimodel simulations?", "translator" : [ { "dropping-particle" : "", "family" : "L6419", "given" : "", "non-dropping-particle" : "", "parse-names" : false, "suffix" : "" } ], "type" : "article-journal", "volume" : "7" }, "uris" : [ "http://www.mendeley.com/documents/?uuid=82772730-9056-4e6f-a526-3cfdb51aa390" ] } ], "mendeley" : { "formattedCitation" : "(Plazzotta et al., 2019)", "manualFormatting" : "Plazzotta et al. (2019)", "plainTextFormattedCitation" : "(Plazzotta et al., 2019)", "previouslyFormattedCitation" : "(Plazzotta et al., 2019)" }, "properties" : { "noteIndex" : 0 }, "schema" : "https://github.com/citation-style-language/schema/raw/master/csl-citation.json" }</w:instrText>
      </w:r>
      <w:r w:rsidRPr="001E7A27">
        <w:rPr>
          <w:noProof/>
          <w:lang w:val="en-GB"/>
        </w:rPr>
        <w:fldChar w:fldCharType="separate"/>
      </w:r>
      <w:r w:rsidR="00025FA2" w:rsidRPr="001E7A27">
        <w:rPr>
          <w:noProof/>
          <w:lang w:val="en-GB"/>
        </w:rPr>
        <w:t>Plazzotta et al. (2019)</w:t>
      </w:r>
      <w:r w:rsidRPr="001E7A27">
        <w:rPr>
          <w:noProof/>
          <w:lang w:val="en-GB"/>
        </w:rPr>
        <w:fldChar w:fldCharType="end"/>
      </w:r>
      <w:r w:rsidR="00BB3FA0" w:rsidRPr="001E7A27">
        <w:rPr>
          <w:noProof/>
          <w:lang w:val="en-GB"/>
        </w:rPr>
        <w:t xml:space="preserve">. </w:t>
      </w:r>
      <w:r w:rsidR="00BB3FA0" w:rsidRPr="001E7A27">
        <w:rPr>
          <w:rFonts w:cs="Times New Roman"/>
          <w:szCs w:val="20"/>
          <w:lang w:val="en-GB"/>
        </w:rPr>
        <w:t>Further details on data sources and processing are available in the chapter data table (Table 5.SM.6).</w:t>
      </w:r>
    </w:p>
    <w:p w14:paraId="4004DC68" w14:textId="77777777" w:rsidR="00636A2B" w:rsidRPr="001E7A27" w:rsidRDefault="00636A2B" w:rsidP="005C7F25">
      <w:pPr>
        <w:pStyle w:val="AR6BodyText"/>
        <w:rPr>
          <w:noProof/>
          <w:lang w:val="en-GB"/>
        </w:rPr>
      </w:pPr>
    </w:p>
    <w:p w14:paraId="15884D76" w14:textId="65B7C444" w:rsidR="00636A2B" w:rsidRPr="001E7A27" w:rsidRDefault="00636A2B" w:rsidP="005C7F25">
      <w:pPr>
        <w:pStyle w:val="AR6BodyText"/>
        <w:rPr>
          <w:b/>
          <w:noProof/>
          <w:lang w:val="en-GB"/>
        </w:rPr>
      </w:pPr>
      <w:r w:rsidRPr="001E7A27">
        <w:rPr>
          <w:b/>
          <w:noProof/>
          <w:lang w:val="en-GB"/>
        </w:rPr>
        <w:t>[END FIGURE 5.3</w:t>
      </w:r>
      <w:r w:rsidR="00BB1D34" w:rsidRPr="001E7A27">
        <w:rPr>
          <w:b/>
          <w:noProof/>
          <w:lang w:val="en-GB"/>
        </w:rPr>
        <w:t>7</w:t>
      </w:r>
      <w:r w:rsidRPr="001E7A27">
        <w:rPr>
          <w:b/>
          <w:noProof/>
          <w:lang w:val="en-GB"/>
        </w:rPr>
        <w:t xml:space="preserve"> HERE] </w:t>
      </w:r>
    </w:p>
    <w:p w14:paraId="29106CE1" w14:textId="77777777" w:rsidR="00636A2B" w:rsidRPr="001E7A27" w:rsidRDefault="00636A2B" w:rsidP="005C7F25">
      <w:pPr>
        <w:pStyle w:val="AR6BodyText"/>
        <w:rPr>
          <w:b/>
          <w:noProof/>
          <w:lang w:val="en-GB"/>
        </w:rPr>
      </w:pPr>
    </w:p>
    <w:p w14:paraId="65B6FB27" w14:textId="77777777" w:rsidR="00186B0B" w:rsidRPr="001E7A27" w:rsidRDefault="00186B0B" w:rsidP="005C7F25">
      <w:pPr>
        <w:pStyle w:val="AR6BodyText"/>
        <w:rPr>
          <w:b/>
          <w:noProof/>
          <w:lang w:val="en-GB"/>
        </w:rPr>
      </w:pPr>
    </w:p>
    <w:p w14:paraId="762DB260" w14:textId="3426C59D" w:rsidR="00636A2B" w:rsidRPr="001E7A27" w:rsidRDefault="00636A2B" w:rsidP="005C7F25">
      <w:pPr>
        <w:pStyle w:val="AR6BodyText"/>
        <w:rPr>
          <w:noProof/>
          <w:lang w:val="en-GB"/>
        </w:rPr>
      </w:pPr>
      <w:r w:rsidRPr="001E7A27">
        <w:rPr>
          <w:noProof/>
          <w:lang w:val="en-GB"/>
        </w:rPr>
        <w:t>Relative to a high-CO</w:t>
      </w:r>
      <w:r w:rsidRPr="001E7A27">
        <w:rPr>
          <w:noProof/>
          <w:vertAlign w:val="subscript"/>
          <w:lang w:val="en-GB"/>
        </w:rPr>
        <w:t xml:space="preserve">2 </w:t>
      </w:r>
      <w:r w:rsidRPr="001E7A27">
        <w:rPr>
          <w:noProof/>
          <w:lang w:val="en-GB"/>
        </w:rPr>
        <w:t xml:space="preserve">world without SRM, SRM would also have compensating effects on crop yields. SRM is expected to have a positive impact on crop yields by diminishing heat stress </w:t>
      </w:r>
      <w:r w:rsidRPr="001E7A27">
        <w:rPr>
          <w:noProof/>
          <w:lang w:val="en-GB"/>
        </w:rPr>
        <w:fldChar w:fldCharType="begin" w:fldLock="1"/>
      </w:r>
      <w:r w:rsidR="00747167" w:rsidRPr="001E7A27">
        <w:rPr>
          <w:noProof/>
          <w:lang w:val="en-GB"/>
        </w:rPr>
        <w:instrText>ADDIN CSL_CITATION { "citationItems" : [ { "id" : "ITEM-1", "itemData" : { "DOI" : "10.1038/nclimate1373", "ISSN" : "1758-6798", "abstract" : "Deflection of sunlight could compensate for the warming induced by increased greenhouse gases. However, the effects of such geoengineering on food security are highly uncertain. Now research using high-carbon-dioxide, geoengineering and control climate simulations suggests that solar-radiation management in a high-carbon-dioxide world generally causes crop yields to increase.", "author" : [ { "dropping-particle" : "", "family" : "Pongratz", "given" : "J", "non-dropping-particle" : "", "parse-names" : false, "suffix" : "" }, { "dropping-particle" : "", "family" : "Lobell", "given" : "D B", "non-dropping-particle" : "", "parse-names" : false, "suffix" : "" }, { "dropping-particle" : "", "family" : "Cao", "given" : "L", "non-dropping-particle" : "", "parse-names" : false, "suffix" : "" }, { "dropping-particle" : "", "family" : "Caldeira", "given" : "K", "non-dropping-particle" : "", "parse-names" : false, "suffix" : "" } ], "container-title" : "Nature Climate Change", "id" : "ITEM-1", "issue" : "2", "issued" : { "date-parts" : [ [ "2012" ] ] }, "page" : "101-105", "title" : "Crop yields in a geoengineered climate", "translator" : [ { "dropping-particle" : "", "family" : "L6471", "given" : "", "non-dropping-particle" : "", "parse-names" : false, "suffix" : "" } ], "type" : "article-journal", "volume" : "2" }, "uris" : [ "http://www.mendeley.com/documents/?uuid=156b8448-5586-4af1-99ef-b43fee92ed37" ] } ], "mendeley" : { "formattedCitation" : "(Pongratz et al., 2012)", "plainTextFormattedCitation" : "(Pongratz et al., 2012)", "previouslyFormattedCitation" : "(Pongratz et al., 2012)" }, "properties" : { "noteIndex" : 0 }, "schema" : "https://github.com/citation-style-language/schema/raw/master/csl-citation.json" }</w:instrText>
      </w:r>
      <w:r w:rsidRPr="001E7A27">
        <w:rPr>
          <w:noProof/>
          <w:lang w:val="en-GB"/>
        </w:rPr>
        <w:fldChar w:fldCharType="separate"/>
      </w:r>
      <w:r w:rsidR="00025FA2" w:rsidRPr="001E7A27">
        <w:rPr>
          <w:noProof/>
          <w:lang w:val="en-GB"/>
        </w:rPr>
        <w:t>(Pongratz et al., 2012)</w:t>
      </w:r>
      <w:r w:rsidRPr="001E7A27">
        <w:rPr>
          <w:noProof/>
          <w:lang w:val="en-GB"/>
        </w:rPr>
        <w:fldChar w:fldCharType="end"/>
      </w:r>
      <w:r w:rsidRPr="001E7A27">
        <w:rPr>
          <w:noProof/>
          <w:lang w:val="en-GB"/>
        </w:rPr>
        <w:t>. However, reductions in light availability will produce a counteracting reduction in crop yields, especially if the crop type does not benefit appreciably from diffuse-light fertili</w:t>
      </w:r>
      <w:ins w:id="7141" w:author="Soapbox" w:date="2021-07-16T10:16:00Z">
        <w:r w:rsidR="00953844" w:rsidRPr="001E7A27">
          <w:rPr>
            <w:noProof/>
            <w:lang w:val="en-GB"/>
          </w:rPr>
          <w:t>z</w:t>
        </w:r>
      </w:ins>
      <w:del w:id="7142" w:author="Soapbox" w:date="2021-07-16T10:16:00Z">
        <w:r w:rsidRPr="001E7A27" w:rsidDel="00953844">
          <w:rPr>
            <w:noProof/>
            <w:lang w:val="en-GB"/>
          </w:rPr>
          <w:delText>s</w:delText>
        </w:r>
      </w:del>
      <w:r w:rsidRPr="001E7A27">
        <w:rPr>
          <w:noProof/>
          <w:lang w:val="en-GB"/>
        </w:rPr>
        <w:t xml:space="preserve">ation </w:t>
      </w:r>
      <w:r w:rsidRPr="001E7A27">
        <w:rPr>
          <w:noProof/>
          <w:lang w:val="en-GB"/>
        </w:rPr>
        <w:fldChar w:fldCharType="begin" w:fldLock="1"/>
      </w:r>
      <w:r w:rsidR="00747167" w:rsidRPr="001E7A27">
        <w:rPr>
          <w:noProof/>
          <w:lang w:val="en-GB"/>
        </w:rPr>
        <w:instrText>ADDIN CSL_CITATION { "citationItems" : [ { "id" : "ITEM-1", "itemData" : { "DOI" : "10.1038/s41586-018-0417-3", "ISSN" : "0028-0836", "abstract" : "Solar radiation management is increasingly considered to be an option for managing global temperatures 1,2 , yet the economic effects of ameliorating climatic changes by scattering sunlight back to space remain largely unknown 3. Although solar radiation management may increase crop yields by reducing heat stress 4 , the effects of concomitant changes in available sunlight have never been empirically estimated. Here we use the volcanic eruptions that inspired modern solar radiation management proposals as natural experiments to provide the first estimates, to our knowledge, of how the stratospheric sulfate aerosols created by the eruptions of El Chich\u00f3n and Mount Pinatubo altered the quantity and quality of global sunlight, and how these changes in sunlight affected global crop yields. We find that the sunlight-mediated effect of stratospheric sulfate aerosols on yields is negative for both C4 (maize) and C3 (soy, rice and wheat) crops. Applying our yield model to a solar radiation management scenario based on stratospheric sulfate aerosols, we find that projected mid-twenty-first century damages due to scattering sunlight caused by solar radiation management are roughly equal in magnitude to benefits from cooling. This suggests that solar radiation management-if deployed using stratospheric sulfate aerosols similar to those emitted by the volcanic eruptions it seeks to mimic-would, on net, attenuate little of the global agricultural damage from climate change. Our approach could be extended to study the effects of solar radiation management on other global systems, such as human health or ecosystem function. Geoengineering-the purposeful alteration of the climate to offset changes induced by greenhouse gas emissions-is a proposed, but still poorly understood, approach to limit future warming 5. One of the most widely suggested geoengineering strategies is solar radiation management (SRM). SRM proposals typically involve spraying precursors to sulfate aerosols into the stratosphere to produce particles that cool the earth by reflecting sunlight back into space 6. The closest natural analogues to these SRM proposals are major volcanic eruptions 7. Eruptions of El Chich\u00f3n (1982, Mexico) and Mount Pinatubo (1991, the Philippines) injected 7 and 20 Mt of sulfur dioxide, respectively, into the atmosphere, which was then oxidized to form stratospheric sulfate aerosols (SSAs) 8. These particles propagated throughout the tropics over several weeks and spread la\u2026", "author" : [ { "dropping-particle" : "", "family" : "Proctor", "given" : "Jonathan", "non-dropping-particle" : "", "parse-names" : false, "suffix" : "" }, { "dropping-particle" : "", "family" : "Hsiang", "given" : "Solomon", "non-dropping-particle" : "", "parse-names" : false, "suffix" : "" }, { "dropping-particle" : "", "family" : "Burney", "given" : "Jennifer", "non-dropping-particle" : "", "parse-names" : false, "suffix" : "" }, { "dropping-particle" : "", "family" : "Burke", "given" : "Marshall", "non-dropping-particle" : "", "parse-names" : false, "suffix" : "" }, { "dropping-particle" : "", "family" : "Schlenker", "given" : "Wolfram", "non-dropping-particle" : "", "parse-names" : false, "suffix" : "" } ], "container-title" : "Nature", "id" : "ITEM-1", "issue" : "7719", "issued" : { "date-parts" : [ [ "2018", "8", "8" ] ] }, "page" : "480-483", "publisher" : "Springer US", "title" : "Estimating global agricultural effects of geoengineering using volcanic eruptions", "translator" : [ { "dropping-particle" : "", "family" : "L4428", "given" : "", "non-dropping-particle" : "", "parse-names" : false, "suffix" : "" } ], "type" : "article-journal", "volume" : "560" }, "uris" : [ "http://www.mendeley.com/documents/?uuid=e527ece2-7d8d-4a82-be81-9b93f1ce6fff" ] } ], "mendeley" : { "formattedCitation" : "(Proctor et al., 2018)", "plainTextFormattedCitation" : "(Proctor et al., 2018)", "previouslyFormattedCitation" : "(Proctor et al., 2018)" }, "properties" : { "noteIndex" : 0 }, "schema" : "https://github.com/citation-style-language/schema/raw/master/csl-citation.json" }</w:instrText>
      </w:r>
      <w:r w:rsidRPr="001E7A27">
        <w:rPr>
          <w:noProof/>
          <w:lang w:val="en-GB"/>
        </w:rPr>
        <w:fldChar w:fldCharType="separate"/>
      </w:r>
      <w:r w:rsidR="00025FA2" w:rsidRPr="001E7A27">
        <w:rPr>
          <w:noProof/>
          <w:lang w:val="en-GB"/>
        </w:rPr>
        <w:t>(Proctor et al., 2018)</w:t>
      </w:r>
      <w:r w:rsidRPr="001E7A27">
        <w:rPr>
          <w:noProof/>
          <w:lang w:val="en-GB"/>
        </w:rPr>
        <w:fldChar w:fldCharType="end"/>
      </w:r>
      <w:r w:rsidRPr="001E7A27">
        <w:rPr>
          <w:noProof/>
          <w:lang w:val="en-GB"/>
        </w:rPr>
        <w:t xml:space="preserve">. The balance between these effects varies markedly across crop types and regions, from projected increases in maize production in China </w:t>
      </w:r>
      <w:r w:rsidRPr="001E7A27">
        <w:rPr>
          <w:noProof/>
          <w:lang w:val="en-GB"/>
        </w:rPr>
        <w:fldChar w:fldCharType="begin" w:fldLock="1"/>
      </w:r>
      <w:r w:rsidR="00747167" w:rsidRPr="001E7A27">
        <w:rPr>
          <w:noProof/>
          <w:lang w:val="en-GB"/>
        </w:rPr>
        <w:instrText>ADDIN CSL_CITATION { "citationItems" : [ { "id" : "ITEM-1", "itemData" : { "DOI" : "10.1002/2013JD020630", "ISBN" : "2169-8996", "ISSN" : "2169897X", "abstract" : "Geoengineering via solar radiation management could affect agricultural productivity due to changes in temperature, precipitation, and solar radiation. To study rice and maize production changes in China, we used results from 10 climate models participating in the Geoengineering Model Intercomparison Project (GeoMIP) G2 scenario to force the Decision Support System for Agrotechnology Transfer (DSSAT) crop model. G2 prescribes an insolation reduction to balance a 1% a \u0001 1 increase in CO 2 concentration (1pctCO2) for 50 years. We fi rst evaluated the DSSAT model using 30 years (1978 \u2013 2007) of daily observed weather records and agriculture practices for 25 major agriculture provinces in China and compared the results to observations of yield. We then created three sets of climate forcing for 42 locations in China for DSSAT from each climate model experiment: (1) 1pctCO2, (2) G2, and (3) G2 with constant CO 2 concentration (409 ppm) and compared the resulting agricultural respons es. In the DSSAT simulations: (1) Without changing management practices, the combined effect of simulated climate changes due to geoengineering and CO 2 fertilization during the last 15 years of solar redu ction would change rice production in China by \u0001 3.0 \u00b1 4.0 megaton (Mt) (2.4 \u00b1 4.0%) as compared with 1pctCO2 and increase Chinese maize production by 18.1 \u00b1 6.0 Mt (13.9 \u00b1 5.9%). (2) The termination of g eoengineering shows negligible impacts on rice production but a 19.6 Mt (11.9%) reduction of maize production as compared to the last 15 years of geoengineering. (3) The CO 2 fertilization effect compensates for th e deleterious impacts of changes in temperature, precipitation, and solar radiation due to geoengineering on rice pro duction, increasing rice production by 8.6 Mt. The elevated CO 2 concentration enhances maize production in G2, contributing 7.7 Mt (42.4%) to the total increase. Using the DSSAT crop model, virtually all of the climate models agree on the sign of the responses, even though the spread across models is large. This suggests that solar radiation management would have little impact on rice production in China but could increase maize production.", "author" : [ { "dropping-particle" : "", "family" : "Xia", "given" : "Lili", "non-dropping-particle" : "", "parse-names" : false, "suffix" : "" }, { "dropping-particle" : "", "family" : "Robock", "given" : "Alan", "non-dropping-particle" : "", "parse-names" : false, "suffix" : "" }, { "dropping-particle" : "", "family" : "Cole", "given" : "Jason", "non-dropping-particle" : "", "parse-names" : false, "suffix" : "" }, { "dropping-particle" : "", "family" : "Curry", "given" : "Charles L.", "non-dropping-particle" : "", "parse-names" : false, "suffix" : "" }, { "dropping-particle" : "", "family" : "Ji", "given" : "Duoying", "non-dropping-particle" : "", "parse-names" : false, "suffix" : "" }, { "dropping-particle" : "", "family" : "Jones", "given" : "Andy", "non-dropping-particle" : "", "parse-names" : false, "suffix" : "" }, { "dropping-particle" : "", "family" : "Kravitz", "given" : "Ben",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"Yoon", "given" : "Jin-Ho", "non-dropping-particle" : "", "parse-names" : false, "suffix" : "" } ], "container-title" : "Journal of Geophysical Research: Atmospheres", "id" : "ITEM-1", "issue" : "14", "issued" : { "date-parts" : [ [ "2014", "7", "27" ] ] }, "page" : "8695-8711", "title" : "Solar radiation management impacts on agriculture in China: A case study in the Geoengineering Model Intercomparison Project (GeoMIP)", "translator" : [ { "dropping-particle" : "", "family" : "L4818", "given" : "", "non-dropping-particle" : "", "parse-names" : false, "suffix" : "" } ], "type" : "article-journal", "volume" : "119" }, "uris" : [ "http://www.mendeley.com/documents/?uuid=81b0b249-0278-4075-83ad-1e6b34798163" ] } ], "mendeley" : { "formattedCitation" : "(Xia et al., 2014)", "plainTextFormattedCitation" : "(Xia et al., 2014)", "previouslyFormattedCitation" : "(Xia et al., 2014)" }, "properties" : { "noteIndex" : 0 }, "schema" : "https://github.com/citation-style-language/schema/raw/master/csl-citation.json" }</w:instrText>
      </w:r>
      <w:r w:rsidRPr="001E7A27">
        <w:rPr>
          <w:noProof/>
          <w:lang w:val="en-GB"/>
        </w:rPr>
        <w:fldChar w:fldCharType="separate"/>
      </w:r>
      <w:r w:rsidR="00025FA2" w:rsidRPr="001E7A27">
        <w:rPr>
          <w:noProof/>
          <w:lang w:val="en-GB"/>
        </w:rPr>
        <w:t>(Xia et al., 2014)</w:t>
      </w:r>
      <w:r w:rsidRPr="001E7A27">
        <w:rPr>
          <w:noProof/>
          <w:lang w:val="en-GB"/>
        </w:rPr>
        <w:fldChar w:fldCharType="end"/>
      </w:r>
      <w:r w:rsidRPr="001E7A27">
        <w:rPr>
          <w:noProof/>
          <w:lang w:val="en-GB"/>
        </w:rPr>
        <w:t xml:space="preserve"> to reductions in groundnut yields in parts of India </w:t>
      </w:r>
      <w:r w:rsidRPr="001E7A27">
        <w:rPr>
          <w:noProof/>
          <w:lang w:val="en-GB"/>
        </w:rPr>
        <w:fldChar w:fldCharType="begin" w:fldLock="1"/>
      </w:r>
      <w:r w:rsidR="00747167" w:rsidRPr="001E7A27">
        <w:rPr>
          <w:noProof/>
          <w:lang w:val="en-GB"/>
        </w:rPr>
        <w:instrText>ADDIN CSL_CITATION { "citationItems" : [ { "id" : "ITEM-1", "itemData" : { "DOI" : "10.1002/2016GL071209", "ISSN" : "0094-8276", "abstract" : "Abstract Geoengineering has been proposed to stabilize global temperature, but its impacts on crop production and stability are not fully understood. A few case studies suggest that certain crops are likely to benefit from solar dimming geoengineering, yet we show that geoengineering is projected to have detrimental effects for groundnut. Using an ensemble of crop-climate model simulations, we illustrate that groundnut yields in India undergo a statistically significant decrease of up to 20% as a result of solar dimming geoengineering relative to RCP4.5. It is somewhat reassuring, however, to find that after a sustained period of 50?years of geoengineering crop yields return to the nongeoengineered values within a few years once the intervention is ceased.", "author" : [ { "dropping-particle" : "", "family" : "Yang", "given" : "Huiyi", "non-dropping-particle" : "", "parse-names" : false, "suffix" : "" }, { "dropping-particle" : "", "family" : "Dobbie", "given" : "Steven", "non-dropping-particle" : "", "parse-names" : false, "suffix" : "" }, { "dropping-particle" : "", "family" : "Ramirez-Villegas", "given" : "Julian", "non-dropping-particle" : "", "parse-names" : false, "suffix" : "" }, { "dropping-particle" : "", "family" : "Feng", "given" : "Kuishuang", "non-dropping-particle" : "", "parse-names" : false, "suffix" : "" }, { "dropping-particle" : "", "family" : "Challinor", "given" : "Andrew J", "non-dropping-particle" : "", "parse-names" : false, "suffix" : "" }, { "dropping-particle" : "", "family" : "Chen", "given" : "Bing", "non-dropping-particle" : "", "parse-names" : false, "suffix" : "" }, { "dropping-particle" : "", "family" : "Gao", "given" : "Yao", "non-dropping-particle" : "", "parse-names" : false, "suffix" : "" }, { "dropping-particle" : "", "family" : "Lee", "given" : "Lindsay", "non-dropping-particle" : "", "parse-names" : false, "suffix" : "" }, { "dropping-particle" : "", "family" : "Yin", "given" : "Yan", "non-dropping-particle" : "", "parse-names" : false, "suffix" : "" }, { "dropping-particle" : "", "family" : "Sun", "given" : "Laixiang", "non-dropping-particle" : "", "parse-names" : false, "suffix" : "" }, { "dropping-particle" : "", "family" : "Watson", "given" : "James", "non-dropping-particle" : "", "parse-names" : false, "suffix" : "" }, { "dropping-particle" : "", "family" : "Koehler", "given" : "Ann-Kristin", "non-dropping-particle" : "", "parse-names" : false, "suffix" : "" }, { "dropping-particle" : "", "family" : "Fan", "given" : "Tingting", "non-dropping-particle" : "", "parse-names" : false, "suffix" : "" }, { "dropping-particle" : "", "family" : "Ghosh", "given" : "Sat", "non-dropping-particle" : "", "parse-names" : false, "suffix" : "" } ], "container-title" : "Geophysical Research Letters", "id" : "ITEM-1", "issue" : "22", "issued" : { "date-parts" : [ [ "2016", "11", "28" ] ] }, "note" : "doi: 10.1002/2016GL071209", "page" : "11,711-786,795", "publisher" : "John Wiley &amp; Sons, Ltd", "title" : "Potential negative consequences of geoengineering on crop production: A study of Indian groundnut", "translator" : [ { "dropping-particle" : "", "family" : "L6470", "given" : "", "non-dropping-particle" : "", "parse-names" : false, "suffix" : "" } ], "type" : "article-journal", "volume" : "43" }, "uris" : [ "http://www.mendeley.com/documents/?uuid=eba9f1b7-dfc3-4d2d-96dc-d8d023ebbc58" ] } ], "mendeley" : { "formattedCitation" : "(Yang et al., 2016)", "plainTextFormattedCitation" : "(Yang et al., 2016)", "previouslyFormattedCitation" : "(Yang et al., 2016)" }, "properties" : { "noteIndex" : 0 }, "schema" : "https://github.com/citation-style-language/schema/raw/master/csl-citation.json" }</w:instrText>
      </w:r>
      <w:r w:rsidRPr="001E7A27">
        <w:rPr>
          <w:noProof/>
          <w:lang w:val="en-GB"/>
        </w:rPr>
        <w:fldChar w:fldCharType="separate"/>
      </w:r>
      <w:r w:rsidR="00025FA2" w:rsidRPr="001E7A27">
        <w:rPr>
          <w:noProof/>
          <w:lang w:val="en-GB"/>
        </w:rPr>
        <w:t>(Yang et al., 2016)</w:t>
      </w:r>
      <w:r w:rsidRPr="001E7A27">
        <w:rPr>
          <w:noProof/>
          <w:lang w:val="en-GB"/>
        </w:rPr>
        <w:fldChar w:fldCharType="end"/>
      </w:r>
      <w:r w:rsidRPr="001E7A27">
        <w:rPr>
          <w:noProof/>
          <w:lang w:val="en-GB"/>
        </w:rPr>
        <w:t>.</w:t>
      </w:r>
      <w:r w:rsidRPr="001E7A27">
        <w:rPr>
          <w:lang w:val="en-GB"/>
        </w:rPr>
        <w:t xml:space="preserve"> Because of these diverging results from a limited set of studies, there is </w:t>
      </w:r>
      <w:r w:rsidRPr="001E7A27">
        <w:rPr>
          <w:noProof/>
          <w:lang w:val="en-GB"/>
        </w:rPr>
        <w:t xml:space="preserve">overall </w:t>
      </w:r>
      <w:r w:rsidRPr="001E7A27">
        <w:rPr>
          <w:i/>
          <w:noProof/>
          <w:lang w:val="en-GB"/>
        </w:rPr>
        <w:t>low confidence</w:t>
      </w:r>
      <w:r w:rsidRPr="001E7A27">
        <w:rPr>
          <w:noProof/>
          <w:lang w:val="en-GB"/>
        </w:rPr>
        <w:t xml:space="preserve"> in the effect of SRM on crop yields.</w:t>
      </w:r>
    </w:p>
    <w:p w14:paraId="52210762" w14:textId="77777777" w:rsidR="00636A2B" w:rsidRPr="001E7A27" w:rsidRDefault="00636A2B" w:rsidP="005C7F25">
      <w:pPr>
        <w:pStyle w:val="AR6BodyText"/>
        <w:rPr>
          <w:noProof/>
          <w:lang w:val="en-GB" w:eastAsia="zh-CN"/>
        </w:rPr>
      </w:pPr>
    </w:p>
    <w:p w14:paraId="582513D7" w14:textId="4DEADAB1" w:rsidR="00636A2B" w:rsidRPr="001E7A27" w:rsidRDefault="00636A2B" w:rsidP="005C7F25">
      <w:pPr>
        <w:pStyle w:val="AR6BodyText"/>
        <w:rPr>
          <w:noProof/>
          <w:lang w:val="en-GB" w:eastAsia="zh-CN"/>
        </w:rPr>
      </w:pPr>
      <w:r w:rsidRPr="001E7A27">
        <w:rPr>
          <w:noProof/>
          <w:lang w:val="en-GB" w:eastAsia="zh-CN"/>
        </w:rPr>
        <w:t xml:space="preserve">Consistent with the AR5 assessment, there is </w:t>
      </w:r>
      <w:r w:rsidRPr="001E7A27">
        <w:rPr>
          <w:i/>
          <w:noProof/>
          <w:lang w:val="en-GB" w:eastAsia="zh-CN"/>
        </w:rPr>
        <w:t>high confidence</w:t>
      </w:r>
      <w:r w:rsidRPr="001E7A27">
        <w:rPr>
          <w:noProof/>
          <w:lang w:val="en-GB" w:eastAsia="zh-CN"/>
        </w:rPr>
        <w:t xml:space="preserve"> that SRM would not mitigate CO</w:t>
      </w:r>
      <w:r w:rsidRPr="001E7A27">
        <w:rPr>
          <w:noProof/>
          <w:vertAlign w:val="subscript"/>
          <w:lang w:val="en-GB" w:eastAsia="zh-CN"/>
        </w:rPr>
        <w:t>2</w:t>
      </w:r>
      <w:r w:rsidRPr="001E7A27">
        <w:rPr>
          <w:noProof/>
          <w:lang w:val="en-GB" w:eastAsia="zh-CN"/>
        </w:rPr>
        <w:t>-induced ocean acidification</w:t>
      </w:r>
      <w:r w:rsidR="00713AD1" w:rsidRPr="001E7A27">
        <w:rPr>
          <w:noProof/>
          <w:lang w:val="en-GB" w:eastAsia="zh-CN"/>
        </w:rPr>
        <w:t xml:space="preserve"> </w:t>
      </w:r>
      <w:r w:rsidR="00713AD1" w:rsidRPr="001E7A27">
        <w:rPr>
          <w:lang w:val="en-GB"/>
        </w:rPr>
        <w:fldChar w:fldCharType="begin" w:fldLock="1"/>
      </w:r>
      <w:r w:rsidR="00747167" w:rsidRPr="001E7A2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713AD1" w:rsidRPr="001E7A27">
        <w:rPr>
          <w:lang w:val="en-GB"/>
        </w:rPr>
        <w:fldChar w:fldCharType="separate"/>
      </w:r>
      <w:r w:rsidR="00025FA2" w:rsidRPr="001E7A27">
        <w:rPr>
          <w:noProof/>
          <w:lang w:val="en-GB"/>
        </w:rPr>
        <w:t>(Ciais et al., 2013)</w:t>
      </w:r>
      <w:r w:rsidR="00713AD1" w:rsidRPr="001E7A27">
        <w:rPr>
          <w:lang w:val="en-GB"/>
        </w:rPr>
        <w:fldChar w:fldCharType="end"/>
      </w:r>
      <w:r w:rsidRPr="001E7A27">
        <w:rPr>
          <w:noProof/>
          <w:lang w:val="en-GB" w:eastAsia="zh-CN"/>
        </w:rPr>
        <w:t xml:space="preserve">. Some studies even suggest an acceleration of deep-ocean acidification as a result of ocean </w:t>
      </w:r>
      <w:r w:rsidRPr="001E7A27">
        <w:rPr>
          <w:lang w:val="en-GB" w:eastAsia="zh-CN"/>
        </w:rPr>
        <w:t>circulation</w:t>
      </w:r>
      <w:r w:rsidRPr="001E7A27">
        <w:rPr>
          <w:noProof/>
          <w:lang w:val="en-GB" w:eastAsia="zh-CN"/>
        </w:rPr>
        <w:t xml:space="preserve"> change </w:t>
      </w:r>
      <w:r w:rsidRPr="001E7A27">
        <w:rPr>
          <w:noProof/>
          <w:lang w:val="en-GB" w:eastAsia="zh-CN"/>
        </w:rPr>
        <w:fldChar w:fldCharType="begin" w:fldLock="1"/>
      </w:r>
      <w:r w:rsidR="00747167" w:rsidRPr="001E7A27">
        <w:rPr>
          <w:noProof/>
          <w:lang w:val="en-GB" w:eastAsia="zh-CN"/>
        </w:rPr>
        <w:instrText>ADDIN CSL_CITATION { "citationItems" : [ { "id" : "ITEM-1", "itemData" : { "DOI" : "10.5194/bg-14-5675-2017", "author" : [ { "dropping-particle" : "", "family" : "Lauvset", "given" : "S K", "non-dropping-particle" : "", "parse-names" : false, "suffix" : "" }, { "dropping-particle" : "", "family" : "Tjiputra", "given" : "J", "non-dropping-particle" : "", "parse-names" : false, "suffix" : "" }, { "dropping-particle" : "", "family" : "Muri", "given" : "H", "non-dropping-particle" : "", "parse-names" : false, "suffix" : "" } ], "container-title" : "Biogeosciences", "id" : "ITEM-1", "issue" : "24", "issued" : { "date-parts" : [ [ "2017" ] ] }, "page" : "5675-5691", "title" : "Climate engineering and the ocean: effects on biogeochemistry and primary production", "translator" : [ { "dropping-particle" : "", "family" : "L6513", "given" : "", "non-dropping-particle" : "", "parse-names" : false, "suffix" : "" } ], "type" : "article-journal", "volume" : "14" }, "uris" : [ "http://www.mendeley.com/documents/?uuid=099869f9-4469-4902-8f13-e61fa54e1a3f" ] }, { "id" : "ITEM-2",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"ITEM-2",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"mendeley" : { "formattedCitation" : "(Tjiputra et al., 2016; Lauvset et al., 2017)", "manualFormatting" : "(Tjiputra et al., 2016; Lauvset et al., 2017)", "plainTextFormattedCitation" : "(Tjiputra et al., 2016; Lauvset et al., 2017)", "previouslyFormattedCitation" : "(Tjiputra et al., 2016; Lauvset et al., 2017)" }, "properties" : { "noteIndex" : 0 }, "schema" : "https://github.com/citation-style-language/schema/raw/master/csl-citation.json" }</w:instrText>
      </w:r>
      <w:r w:rsidRPr="001E7A27">
        <w:rPr>
          <w:noProof/>
          <w:lang w:val="en-GB" w:eastAsia="zh-CN"/>
        </w:rPr>
        <w:fldChar w:fldCharType="separate"/>
      </w:r>
      <w:r w:rsidR="00025FA2" w:rsidRPr="001E7A27">
        <w:rPr>
          <w:noProof/>
          <w:lang w:val="en-GB" w:eastAsia="zh-CN"/>
        </w:rPr>
        <w:t>(Tjiputra et al., 2016; Lauvset et al., 2017)</w:t>
      </w:r>
      <w:r w:rsidRPr="001E7A27">
        <w:rPr>
          <w:noProof/>
          <w:lang w:val="en-GB" w:eastAsia="zh-CN"/>
        </w:rPr>
        <w:fldChar w:fldCharType="end"/>
      </w:r>
      <w:r w:rsidRPr="001E7A27">
        <w:rPr>
          <w:noProof/>
          <w:lang w:val="en-GB" w:eastAsia="zh-CN"/>
        </w:rPr>
        <w:t xml:space="preserve">. There are large differences in the simulated spatial pattern of ocean NPP change in response to SRM, which depends strongly on the SRM method that is considered </w:t>
      </w:r>
      <w:r w:rsidRPr="001E7A27">
        <w:rPr>
          <w:noProof/>
          <w:lang w:val="en-GB" w:eastAsia="zh-CN"/>
        </w:rPr>
        <w:fldChar w:fldCharType="begin" w:fldLock="1"/>
      </w:r>
      <w:r w:rsidR="00747167" w:rsidRPr="001E7A27">
        <w:rPr>
          <w:noProof/>
          <w:lang w:val="en-GB" w:eastAsia="zh-CN"/>
        </w:rPr>
        <w:instrText>ADDIN CSL_CITATION { "citationItems" : [ { "id" : "ITEM-1", "itemData" : { "DOI" : "10.1002/2016GL070111", "abstract" : "Abstract We used an Earth system model of intermediate complexity to study the effects of Solar Radiation Management (SRM) by sea spray geoengineering on ocean biogeochemistry. SRM slightly decreased global ocean net primary productivity (NPP) relative to the control run. The lower temperatures in the SRM run decreased NPP directly but also indirectly increased NPP in some regions due to changes in nutrient availability resulting from changes in ocean stratification and circulation. Reduced light availability had a minor effect on global total NPP but a major regional effect near the nutrient-rich upwelling region off the coast of Peru, where light availability is the main limiting factor for phytoplankton growth in our model. Unused nutrients from regions with decreased NPP also fueled NPP elsewhere. In the context of RCP4.5 simulation used here, SRM decreased ocean carbon uptake due to changes in atmospheric CO2 concentrations, seawater chemistry, NPP, temperature, and ocean circulation.", "author" : [ { "dropping-particle" : "", "family" : "Partanen", "given" : "Antti-Ilari", "non-dropping-particle" : "", "parse-names" : false, "suffix" : "" }, { "dropping-particle" : "", "family" : "Keller", "given" : "David P", "non-dropping-particle" : "", "parse-names" : false, "suffix" : "" }, { "dropping-particle" : "", "family" : "Korhonen", "given" : "Hannele", "non-dropping-particle" : "", "parse-names" : false, "suffix" : "" }, { "dropping-particle" : "", "family" : "Matthews", "given" : "H Damon", "non-dropping-particle" : "", "parse-names" : false, "suffix" : "" } ], "container-title" : "Geophysical Research Letters", "id" : "ITEM-1", "issue" : "14", "issued" : { "date-parts" : [ [ "2016" ] ] }, "page" : "7600-7608", "title" : "Impacts of sea spray geoengineering on ocean biogeochemistry", "translator" : [ { "dropping-particle" : "", "family" : "L6542", "given" : "", "non-dropping-particle" : "", "parse-names" : false, "suffix" : "" } ], "type" : "article-journal", "volume" : "43" }, "uris" : [ "http://www.mendeley.com/documents/?uuid=948c1d7c-b58e-480e-8859-c0c540b80bfd" ] }, { "id" : "ITEM-2", "itemData" : { "DOI" : "10.5194/bg-14-5675-2017", "author" : [ { "dropping-particle" : "", "family" : "Lauvset", "given" : "S K", "non-dropping-particle" : "", "parse-names" : false, "suffix" : "" }, { "dropping-particle" : "", "family" : "Tjiputra", "given" : "J", "non-dropping-particle" : "", "parse-names" : false, "suffix" : "" }, { "dropping-particle" : "", "family" : "Muri", "given" : "H", "non-dropping-particle" : "", "parse-names" : false, "suffix" : "" } ], "container-title" : "Biogeosciences", "id" : "ITEM-2", "issue" : "24", "issued" : { "date-parts" : [ [ "2017" ] ] }, "page" : "5675-5691", "title" : "Climate engineering and the ocean: effects on biogeochemistry and primary production", "translator" : [ { "dropping-particle" : "", "family" : "L6513", "given" : "", "non-dropping-particle" : "", "parse-names" : false, "suffix" : "" } ], "type" : "article-journal", "volume" : "14" }, "uris" : [ "http://www.mendeley.com/documents/?uuid=099869f9-4469-4902-8f13-e61fa54e1a3f" ] } ], "mendeley" : { "formattedCitation" : "(Partanen et al., 2016; Lauvset et al., 2017)", "plainTextFormattedCitation" : "(Partanen et al., 2016; Lauvset et al., 2017)", "previouslyFormattedCitation" : "(Partanen et al., 2016; Lauvset et al., 2017)" }, "properties" : { "noteIndex" : 0 }, "schema" : "https://github.com/citation-style-language/schema/raw/master/csl-citation.json" }</w:instrText>
      </w:r>
      <w:r w:rsidRPr="001E7A27">
        <w:rPr>
          <w:noProof/>
          <w:lang w:val="en-GB" w:eastAsia="zh-CN"/>
        </w:rPr>
        <w:fldChar w:fldCharType="separate"/>
      </w:r>
      <w:r w:rsidR="00025FA2" w:rsidRPr="001E7A27">
        <w:rPr>
          <w:noProof/>
          <w:lang w:val="en-GB" w:eastAsia="zh-CN"/>
        </w:rPr>
        <w:t>(Partanen et al., 2016; Lauvset et al., 2017)</w:t>
      </w:r>
      <w:r w:rsidRPr="001E7A27">
        <w:rPr>
          <w:noProof/>
          <w:lang w:val="en-GB" w:eastAsia="zh-CN"/>
        </w:rPr>
        <w:fldChar w:fldCharType="end"/>
      </w:r>
      <w:r w:rsidRPr="001E7A27">
        <w:rPr>
          <w:noProof/>
          <w:lang w:val="en-GB" w:eastAsia="zh-CN"/>
        </w:rPr>
        <w:t>.</w:t>
      </w:r>
    </w:p>
    <w:p w14:paraId="6E24B778" w14:textId="77777777" w:rsidR="00636A2B" w:rsidRPr="001E7A27" w:rsidRDefault="00636A2B" w:rsidP="005C7F25">
      <w:pPr>
        <w:pStyle w:val="AR6BodyText"/>
        <w:rPr>
          <w:noProof/>
          <w:lang w:val="en-GB"/>
        </w:rPr>
      </w:pPr>
      <w:bookmarkStart w:id="7143" w:name="_Toc5716998"/>
    </w:p>
    <w:p w14:paraId="4A0598CB" w14:textId="77777777" w:rsidR="00186B0B" w:rsidRPr="001E7A27" w:rsidRDefault="00186B0B" w:rsidP="005C7F25">
      <w:pPr>
        <w:pStyle w:val="AR6BodyText"/>
        <w:rPr>
          <w:noProof/>
          <w:lang w:val="en-GB"/>
        </w:rPr>
      </w:pPr>
    </w:p>
    <w:p w14:paraId="119F6830" w14:textId="04C5F7F6" w:rsidR="00636A2B" w:rsidRPr="001E7A27" w:rsidRDefault="00C03D5B" w:rsidP="00535548">
      <w:pPr>
        <w:pStyle w:val="AR6Chap5Level35111"/>
        <w:rPr>
          <w:lang w:val="en-GB"/>
        </w:rPr>
      </w:pPr>
      <w:bookmarkStart w:id="7144" w:name="_Toc70535755"/>
      <w:r w:rsidRPr="001E7A27">
        <w:rPr>
          <w:lang w:val="en-GB"/>
        </w:rPr>
        <w:t xml:space="preserve">Consequences </w:t>
      </w:r>
      <w:r w:rsidR="00636A2B" w:rsidRPr="001E7A27">
        <w:rPr>
          <w:lang w:val="en-GB"/>
        </w:rPr>
        <w:t xml:space="preserve">of SRM </w:t>
      </w:r>
      <w:bookmarkEnd w:id="7143"/>
      <w:r w:rsidR="00636A2B" w:rsidRPr="001E7A27">
        <w:rPr>
          <w:lang w:val="en-GB"/>
        </w:rPr>
        <w:t xml:space="preserve">and its </w:t>
      </w:r>
      <w:ins w:id="7145" w:author="Soapbox" w:date="2021-07-15T09:30:00Z">
        <w:r w:rsidR="00AA1EE8" w:rsidRPr="001E7A27">
          <w:rPr>
            <w:lang w:val="en-GB"/>
          </w:rPr>
          <w:t>T</w:t>
        </w:r>
      </w:ins>
      <w:del w:id="7146" w:author="Soapbox" w:date="2021-07-15T09:30:00Z">
        <w:r w:rsidR="00636A2B" w:rsidRPr="001E7A27" w:rsidDel="00AA1EE8">
          <w:rPr>
            <w:lang w:val="en-GB"/>
          </w:rPr>
          <w:delText>t</w:delText>
        </w:r>
      </w:del>
      <w:r w:rsidR="00636A2B" w:rsidRPr="001E7A27">
        <w:rPr>
          <w:lang w:val="en-GB"/>
        </w:rPr>
        <w:t xml:space="preserve">ermination on </w:t>
      </w:r>
      <w:ins w:id="7147" w:author="Soapbox" w:date="2021-07-15T09:30:00Z">
        <w:r w:rsidR="00AA1EE8" w:rsidRPr="001E7A27">
          <w:rPr>
            <w:lang w:val="en-GB"/>
          </w:rPr>
          <w:t>A</w:t>
        </w:r>
      </w:ins>
      <w:del w:id="7148" w:author="Soapbox" w:date="2021-07-15T09:30:00Z">
        <w:r w:rsidR="00636A2B" w:rsidRPr="001E7A27" w:rsidDel="00AA1EE8">
          <w:rPr>
            <w:lang w:val="en-GB"/>
          </w:rPr>
          <w:delText>a</w:delText>
        </w:r>
      </w:del>
      <w:r w:rsidR="00636A2B" w:rsidRPr="001E7A27">
        <w:rPr>
          <w:lang w:val="en-GB"/>
        </w:rPr>
        <w:t>tmospheric CO</w:t>
      </w:r>
      <w:r w:rsidR="00636A2B" w:rsidRPr="001E7A27">
        <w:rPr>
          <w:vertAlign w:val="subscript"/>
          <w:lang w:val="en-GB"/>
          <w:rPrChange w:id="7149" w:author="Soapbox" w:date="2021-07-15T09:30:00Z">
            <w:rPr/>
          </w:rPrChange>
        </w:rPr>
        <w:t>2</w:t>
      </w:r>
      <w:r w:rsidR="00636A2B" w:rsidRPr="001E7A27">
        <w:rPr>
          <w:lang w:val="en-GB"/>
        </w:rPr>
        <w:t xml:space="preserve"> </w:t>
      </w:r>
      <w:ins w:id="7150" w:author="Soapbox" w:date="2021-07-15T09:30:00Z">
        <w:r w:rsidR="00AA1EE8" w:rsidRPr="001E7A27">
          <w:rPr>
            <w:lang w:val="en-GB"/>
          </w:rPr>
          <w:t>B</w:t>
        </w:r>
      </w:ins>
      <w:del w:id="7151" w:author="Soapbox" w:date="2021-07-15T09:30:00Z">
        <w:r w:rsidR="00636A2B" w:rsidRPr="001E7A27" w:rsidDel="00AA1EE8">
          <w:rPr>
            <w:lang w:val="en-GB"/>
          </w:rPr>
          <w:delText>b</w:delText>
        </w:r>
      </w:del>
      <w:r w:rsidR="00636A2B" w:rsidRPr="001E7A27">
        <w:rPr>
          <w:lang w:val="en-GB"/>
        </w:rPr>
        <w:t>urden</w:t>
      </w:r>
      <w:bookmarkEnd w:id="7144"/>
    </w:p>
    <w:p w14:paraId="2B6CBB00" w14:textId="77777777" w:rsidR="00636A2B" w:rsidRPr="001E7A27" w:rsidRDefault="00636A2B" w:rsidP="005C7F25">
      <w:pPr>
        <w:pStyle w:val="AR6BodyText"/>
        <w:rPr>
          <w:lang w:val="en-GB" w:eastAsia="en-US"/>
        </w:rPr>
      </w:pPr>
    </w:p>
    <w:p w14:paraId="054EC65F" w14:textId="5BEEB813" w:rsidR="00636A2B" w:rsidRPr="001E7A27" w:rsidRDefault="00636A2B" w:rsidP="005C7F25">
      <w:pPr>
        <w:pStyle w:val="AR6BodyText"/>
        <w:rPr>
          <w:noProof/>
          <w:lang w:val="en-GB"/>
        </w:rPr>
      </w:pPr>
      <w:r w:rsidRPr="001E7A27">
        <w:rPr>
          <w:lang w:val="en-GB" w:eastAsia="en-US"/>
        </w:rPr>
        <w:t>Modelling studies consistently show that</w:t>
      </w:r>
      <w:ins w:id="7152" w:author="Soapbox" w:date="2021-07-26T07:30:00Z">
        <w:r w:rsidR="00A64320" w:rsidRPr="001E7A27">
          <w:rPr>
            <w:lang w:val="en-GB" w:eastAsia="en-US"/>
          </w:rPr>
          <w:t>,</w:t>
        </w:r>
      </w:ins>
      <w:r w:rsidRPr="001E7A27">
        <w:rPr>
          <w:lang w:val="en-GB" w:eastAsia="en-US"/>
        </w:rPr>
        <w:t xml:space="preserve"> </w:t>
      </w:r>
      <w:commentRangeStart w:id="7153"/>
      <w:commentRangeStart w:id="7154"/>
      <w:r w:rsidRPr="001E7A27">
        <w:rPr>
          <w:lang w:val="en-GB" w:eastAsia="en-US"/>
        </w:rPr>
        <w:t>relative to a high-CO</w:t>
      </w:r>
      <w:r w:rsidRPr="001E7A27">
        <w:rPr>
          <w:vertAlign w:val="subscript"/>
          <w:lang w:val="en-GB" w:eastAsia="en-US"/>
        </w:rPr>
        <w:t xml:space="preserve">2 </w:t>
      </w:r>
      <w:r w:rsidRPr="001E7A27">
        <w:rPr>
          <w:lang w:val="en-GB" w:eastAsia="en-US"/>
        </w:rPr>
        <w:t>world without SRM</w:t>
      </w:r>
      <w:commentRangeEnd w:id="7153"/>
      <w:r w:rsidR="00A64320" w:rsidRPr="001E7A27">
        <w:rPr>
          <w:rStyle w:val="CommentReference"/>
          <w:lang w:val="en-GB"/>
        </w:rPr>
        <w:commentReference w:id="7153"/>
      </w:r>
      <w:commentRangeEnd w:id="7154"/>
      <w:r w:rsidR="00A87851">
        <w:rPr>
          <w:rStyle w:val="CommentReference"/>
          <w:lang w:val="en-GB"/>
        </w:rPr>
        <w:commentReference w:id="7154"/>
      </w:r>
      <w:r w:rsidRPr="001E7A27">
        <w:rPr>
          <w:lang w:val="en-GB" w:eastAsia="en-US"/>
        </w:rPr>
        <w:t xml:space="preserve">, SRM-induced cooling (Section 4.6.3.3) would reduce plant and soil respiration, and also reduce the negative </w:t>
      </w:r>
      <w:r w:rsidR="005E61EC" w:rsidRPr="001E7A27">
        <w:rPr>
          <w:lang w:val="en-GB" w:eastAsia="en-US"/>
        </w:rPr>
        <w:t xml:space="preserve">effects </w:t>
      </w:r>
      <w:r w:rsidRPr="001E7A27">
        <w:rPr>
          <w:lang w:val="en-GB" w:eastAsia="en-US"/>
        </w:rPr>
        <w:t xml:space="preserve">of warming on ocean carbon uptake </w:t>
      </w:r>
      <w:commentRangeStart w:id="7155"/>
      <w:r w:rsidRPr="001E7A27">
        <w:rPr>
          <w:lang w:val="en-GB" w:eastAsia="en-US"/>
        </w:rPr>
        <w:fldChar w:fldCharType="begin" w:fldLock="1"/>
      </w:r>
      <w:ins w:id="7156" w:author="Robin Matthews" w:date="2021-06-17T18:58:00Z">
        <w:r w:rsidR="009C56DF" w:rsidRPr="001E7A27">
          <w:rPr>
            <w:lang w:val="en-GB" w:eastAsia="en-US"/>
          </w:rPr>
          <w:instrText>ADDIN CSL_CITATION { "citationItems" : [ { "id" : "ITEM-1", "itemData" : { "DOI" : "10.1002/2017EF000620", "ISSN" : "23284277", "abstract" : "To contribute to a quantitative comparison of climate engineering (CE) methods, we assess atmosphere-, ocean-, and land-based CE measures with respect to Earth system effects consistently within one comprehensive model. We use the Max Planck Institute Earth System Model (MPI-ESM) with prognostic carbon cycle to compare solar radiation management (SRM) by stratospheric sulfur injection and two carbon dioxide removal methods: afforestation and ocean alkalinization. The CE model experiments are designed to offset the effect of fossil-fuel burning on global mean surface air temperature under the RCP8.5 scenario to follow or get closer to the RCP4.5 scenario. Our results show the importance of feedbacks in the CE effects. For example, as a response to SRM the land carbon uptake is enhanced by 92 Gt by the year 2100 compared to the reference RCP8.5 scenario due to reduced soil respiration thus reducing atmospheric CO2. Furthermore, we show that normalizations allow for a better comparability of different CE methods. For example, we find that due to compensating processes such as biogeophysical effects of afforestation more carbon needs to be removed from the atmosphere by afforestation than by alkalinization to reach the same global warming reduction. Overall, we illustrate how different CE methods affect the components of the Earth system; we identify challenges arising in a CE comparison, and thereby contribute to developing a framework for a comparative assessment of CE.", "author" : [ { "dropping-particle" : "", "family" : "Sonntag", "given" : "Sebastian", "non-dropping-particle" : "", "parse-names" : false, "suffix" : "" }, { "dropping-particle" : "", "family" : "Ferrer Gonz\u00e1lez", "given" : "Miriam", "non-dropping-particle" : "", "parse-names" : false, "suffix" : "" }, { "dropping-particle" : "", "family" : "Ilyina", "given" : "Tatiana", "non-dropping-particle" : "", "parse-names" : false, "suffix" : "" }, { "dropping-particle" : "", "family" : "Kracher", "given" : "Daniela", "non-dropping-particle" : "", "parse-names" : false, "suffix" : "" }, { "dropping-particle" : "", "family" : "Nabel", "given" : "Julia E. M. S.", "non-dropping-particle" : "", "parse-names" : false, "suffix" : "" }, { "dropping-particle" : "", "family" : "Niemeier", "given" : "Ulrike", "non-dropping-particle" : "", "parse-names" : false, "suffix" : "" }, { "dropping-particle" : "", "family" : "Pongratz", "given" : "Julia", "non-dropping-particle" : "", "parse-names" : false, "suffix" : "" }, { "dropping-particle" : "", "family" : "Reick", "given" : "Christian H.", "non-dropping-particle" : "", "parse-names" : false, "suffix" : "" }, { "dropping-particle" : "", "family" : "Schmidt", "given" : "Hauke", "non-dropping-particle" : "", "parse-names" : false, "suffix" : "" } ], "container-title" : "Earth's Future", "id" : "ITEM-1", "issue" : "2", "issued" : { "date-parts" : [ [ "2018", "2" ] ] }, "language" : "en", "page" : "149-168", "title" : "Quantifying and Comparing Effects of Climate Engineering Methods on the Earth System", "translator" : [ { "dropping-particle" : "", "family" : "L7217", "given" : "", "non-dropping-particle" : "", "parse-names" : false, "suffix" : "" } ], "type" : "article-journal", "volume" : "6" }, "uris" : [ "http://www.mendeley.com/documents/?uuid=a274f119-c52b-4431-aad8-a0ab44590de6" ] }, { "id" : "ITEM-2", "itemData" : { "DOI" : "10.1007/s11430-017-9210-0", "ISSN" : "1869-1897", "abstract" : "Solar geoengineering has been proposed as a potential mechanism to counteract global warming. Here we use the University of Victoria Earth System Model (UVic) to simulate the effect of idealized sunshade geoengineering on the global carbon cycle. We conduct two simulations. The first is the A2 simulation, where the model is driven by prescribed emission scenario based on the SRES A2 CO2 emission pathway. The second is the solar geoengineering simulation in which the model is driven by the A2 CO2 emission scenario combined with sunshade solar geoengineering. In the model, solar geoengineering is represented by a spatially uniform reduction in solar insolation that is implemented at year 2020 to offset CO2-induced global mean surface temperature change. Our results show that solar geoengineering increases global carbon uptake relative to A2, in particular CO2 uptake by the terrestrial biosphere. The increase in land carbon uptake is mainly associated with increased net primary production (NPP) in the tropics in the geoengineering simulation, which prevents excess warming in tropics. By year 2100, solar geoengineering decreases A2-simulated atmospheric CO2 by 110 ppm (12%) and causes a 60% (251 Pg C) increase in land carbon accumulation compared to A2. Solar geoengineering also prevents the reduction in ocean oxygen concentration caused by increased ocean temperatures and decreased ocean ventilation, but reduces global ocean NPP. Our results suggest that to fully access the climate effect of solar geoengineering, the response of the global carbon cycle should be taken into account.", "author" : [ { "dropping-particle" : "", "family" : "Jiang", "given" : "Jiu", "non-dropping-particle" : "", "parse-names" : false, "suffix" : "" }, { "dropping-particle" : "", "family" : "Zhang", "given" : "Han", "non-dropping-particle" : "", "parse-names" : false, "suffix" : "" }, { "dropping-particle" : "", "family" : "Cao", "given" : "Long", "non-dropping-particle" : "", "parse-names" : false, "suffix" : "" } ], "container-title" : "Science China Earth Sciences", "id" : "ITEM-2", "issue" : "9", "issued" : { "date-parts" : [ [ "2018" ] ] }, "page" : "1306-1315", "title" : "Simulated effect of sunshade solar geoengineering on the global carbon cycle", "translator" : [ { "dropping-particle" : "", "family" : "L7041", "given" : "", "non-dropping-particle" : "", "parse-names" : false, "suffix" : "" } ], "type" : "article-journal", "volume" : "61" }, "uris" : [ "http://www.mendeley.com/documents/?uuid=a1e8bd52-7f3e-4d62-a01e-f7a28a556c53" ] }, { "id" : "ITEM-3", "itemData" : { "DOI" : "10.5194/acp-16-1479-2016", "ISSN" : "1680-7324", "abstract" : "Abstract. Stratospheric sulfate geoengineering could impact the terrestrial carbon cycle by enhancing the carbon sink. With an 8Tgyr\u22121 injection of SO2 to produce a stratospheric aerosol cloud to balance anthropogenic radiative forcing from the Representative Concentration Pathway 6.0 (RCP6.0) scenario, we conducted climate model simulations with the Community Earth System Model \u2013 the Community Atmospheric Model 4 fully coupled to tropospheric and stratospheric chemistry (CAM4\u2013chem). During the geoengineering period, as compared to RCP6.0, land-averaged downward visible (300\u2013700nm) diffuse radiation increased 3.2Wm\u22122 (11%). The enhanced diffuse radiation combined with the cooling increased plant photosynthesis by 0.07\u00b10.02\u00b5molCm\u22122s\u22121, which could contribute to an additional 3.8\u00b11.1GtCyr\u22121 global gross primary productivity without explicit nutrient limitation. This increase could potentially increase the land carbon sink. Suppressed plant and soil respiration due to the cooling would reduce natural land carbon emission and therefore further enhance the terrestrial carbon sink during the geoengineering period. This potentially beneficial impact of stratospheric sulfate geoengineering would need to be balanced by a large number of potential risks in any future decisions about the implementation of geoengineering.", "author" : [ { "dropping-particle" : "", "family" : "Xia", "given" : "L.", "non-dropping-particle" : "", "parse-names" : false, "suffix" : "" }, { "dropping-particle" : "", "family" : "Robock", "given" : "A.", "non-dropping-particle" : "", "parse-names" : false, "suffix" : "" }, { "dropping-particle" : "", "family" : "Tilmes", "given" : "S.", "non-dropping-particle" : "", "parse-names" : false, "suffix" : "" }, { "dropping-particle" : "", "family" : "Neely III", "given" : "R. R.", "non-dropping-particle" : "", "parse-names" : false, "suffix" : "" } ], "container-title" : "Atmospheric Chemistry and Physics", "id" : "ITEM-3", "issue" : "3", "issued" : { "date-parts" : [ [ "2016", "2", "10" ] ] }, "page" : "1479-1489", "title" : "Stratospheric sulfate geoengineering could enhance the terrestrial photosynthesis rate", "translator" : [ { "dropping-particle" : "", "family" : "L4429", "given" : "", "non-dropping-particle" : "", "parse-names" : false, "suffix" : "" } ], "type" : "article-journal", "volume" : "16" }, "uris" : [ "http://www.mendeley.com/documents/?uuid=ab432510-6ded-416f-ae9e-8436d084336d" ] }, { "id" : "ITEM-4", "itemData" : { "DOI" : "10.1029/2019EF001165", "abstract" : "Abstract Solar radiation modification (SRM) is known to strengthen both land and ocean carbon uptake because of its impacts on surface temperature, solar radiation, and other potential drivers of the global carbon cycle. However, the magnitude and timing of the response of both land and ocean carbon uptake to SRM and its consequence on allowable CO2 emissions remain poorly understood. Here we use the results of six Earth system models simulating a continuous stratospheric injection of 5 Tg of sulfur dioxide per year between 2020 and 2069 under the representative concentration pathways 4.5 to investigate the impact of SRM on land and ocean carbon uptake. We find that 50 years of SRM under this protocol increases the allowable CO2 emissions by 40 \u00b1 19 GtC; 85% of this additional uptake of carbon is stored in the land biosphere and 15% in the ocean. This increase in allowable CO2 emissions is however not sustainable after the stoppage of SRM. Earth system models predict a mean release of 8 \u00b1 11 GtC of the carbon back to the atmosphere 20 years after the stoppage which is dominated by large uncertainties in the response of the simulated land carbon cycle to rising temperature and solar radiation. We demonstrate that the time scales of carbon dioxide removal (CDR) potential of SRM are smaller than the time scales of the geological storage assumed in well-established CDR options. This shows that the CDR potential of SRM should be compared to well-established CDR options with caution.",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"container-title" : "Earth's Future", "id" : "ITEM-4", "issue" : "6", "issued" : { "date-parts" : [ [ "2019" ] ] }, "page" : "664-676", "title" : "Impact of solar radiation modification on allowable CO2 emissions: what can we learn from multimodel simulations?", "translator" : [ { "dropping-particle" : "", "family" : "L6419", "given" : "", "non-dropping-particle" : "", "parse-names" : false, "suffix" : "" } ], "type" : "article-journal", "volume" : "7" }, "uris" : [ "http://www.mendeley.com/documents/?uuid=82772730-9056-4e6f-a526-3cfdb51aa390" ] }, { "id" : "ITEM-5",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"ITEM-5",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"ITEM-6", "itemData" : { "DOI" : "10.1002/2017GL076546", "ISBN" : "0094-8276", "ISSN" : "00948276", "abstract" : "Abstract Most modeling studies investigate climate effects of solar geoengineering under prescribed atmospheric CO2, thereby neglecting potential climate feedbacks from the carbon cycle. Here we use an Earth system model to investigate interactive feedbacks between solar geoengineering, global carbon cycle, and climate change. We design idealized sunshade geoengineering simulations to prevent global warming from exceeding 2$\\,^{\\circ}$C above preindustrial under a CO2 emission scenario with emission mitigation starting from middle of century. By year 2100, solar geoengineering reduces the burden of atmospheric CO2 by 47 PgC with enhanced carbon storage in the terrestrial biosphere. As a result of reduced atmospheric CO2, consideration of the carbon cycle feedback reduces required insolation reduction in 2100 from 2.0 to 1.7 W m?2. With higher climate sensitivity the effect from carbon cycle feedback becomes more important. Our study demonstrates the importance of carbon cycle feedback in climate response to solar geoengineering.", "author" : [ { "dropping-particle" : "", "family" : "Cao", "given" : "Long", "non-dropping-particle" : "", "parse-names" : false, "suffix" : "" }, { "dropping-particle" : "", "family" : "Jiang", "given" : "Jiu", "non-dropping-particle" : "", "parse-names" : false, "suffix" : "" } ], "container-title" : "Geophysical Research Letters", "id" : "ITEM-6", "issue" : "24", "issued" : { "date-parts" : [ [ "2017", "12", "28" ] ] }, "page" : "12,484-12,491", "title" : "Simulated Effect of Carbon Cycle Feedback on Climate Response to Solar Geoengineering", "translator" : [ { "dropping-particle" : "", "family" : "L4161", "given" : "", "non-dropping-particle" : "", "parse-names" : false, "suffix" : "" } ], "type" : "article-journal", "volume" : "44" }, "uris" : [ "http://www.mendeley.com/documents/?uuid=7bbf98fe-5356-4b0a-8e24-14d7c53ba9d5" ] }, { "id" : "ITEM-7",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"ITEM-7",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"id" : "ITEM-8",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"ITEM-8",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"(Tjiputra et al., 2016; Xia et al., 2016; Cao and Jiang, 2017; Jiang et al., 2018; Muri et al., 2018; Sonntag et al., 2018; Plazzotta et al., 2019; Yang et al., 2020a)", "manualFormatting" : "(Tjiputra et al., 2016; Xia et al., 2016; Cao and Jiang, 2017; Jiang et al., 2018; Muri et al., 2018; Sonntag et al., 2018; Plazzotta et al., 2019; C.-E. Yang et al., 2020)", "plainTextFormattedCitation" : "(Tjiputra et al., 2016; Xia et al., 2016; Cao and Jiang, 2017; Jiang et al., 2018; Muri et al., 2018; Sonntag et al., 2018; Plazzotta et al., 2019; Yang et al., 2020a)", "previouslyFormattedCitation" : "(Tjiputra et al., 2016; Xia et al., 2016; Cao and Jiang, 2017; Jiang et al., 2018; Muri et al., 2018; Sonntag et al., 2018; Plazzotta et al., 2019; Yang et al., 2020a)" }, "properties" : { "noteIndex" : 0 }, "schema" : "https://github.com/citation-style-language/schema/raw/master/csl-citation.json" }</w:instrText>
        </w:r>
      </w:ins>
      <w:del w:id="7157" w:author="Robin Matthews" w:date="2021-06-17T18:58:00Z">
        <w:r w:rsidR="007B506D" w:rsidRPr="001E7A27" w:rsidDel="009C56DF">
          <w:rPr>
            <w:lang w:val="en-GB" w:eastAsia="en-US"/>
          </w:rPr>
          <w:delInstrText>ADDIN CSL_CITATION { "citationItems" : [ { "id" : "ITEM-1", "itemData" : { "DOI" : "10.1002/2017EF000620", "ISSN" : "23284277", "abstract" : "To contribute to a quantitative comparison of climate engineering (CE) methods, we assess atmosphere-, ocean-, and land-based CE measures with respect to Earth system effects consistently within one comprehensive model. We use the Max Planck Institute Earth System Model (MPI-ESM) with prognostic carbon cycle to compare solar radiation management (SRM) by stratospheric sulfur injection and two carbon dioxide removal methods: afforestation and ocean alkalinization. The CE model experiments are designed to offset the effect of fossil-fuel burning on global mean surface air temperature under the RCP8.5 scenario to follow or get closer to the RCP4.5 scenario. Our results show the importance of feedbacks in the CE effects. For example, as a response to SRM the land carbon uptake is enhanced by 92 Gt by the year 2100 compared to the reference RCP8.5 scenario due to reduced soil respiration thus reducing atmospheric CO2. Furthermore, we show that normalizations allow for a better comparability of different CE methods. For example, we find that due to compensating processes such as biogeophysical effects of afforestation more carbon needs to be removed from the atmosphere by afforestation than by alkalinization to reach the same global warming reduction. Overall, we illustrate how different CE methods affect the components of the Earth system; we identify challenges arising in a CE comparison, and thereby contribute to developing a framework for a comparative assessment of CE.", "author" : [ { "dropping-particle" : "", "family" : "Sonntag", "given" : "Sebastian", "non-dropping-particle" : "", "parse-names" : false, "suffix" : "" }, { "dropping-particle" : "", "family" : "Ferrer Gonz\u00e1lez", "given" : "Miriam", "non-dropping-particle" : "", "parse-names" : false, "suffix" : "" }, { "dropping-particle" : "", "family" : "Ilyina", "given" : "Tatiana", "non-dropping-particle" : "", "parse-names" : false, "suffix" : "" }, { "dropping-particle" : "", "family" : "Kracher", "given" : "Daniela", "non-dropping-particle" : "", "parse-names" : false, "suffix" : "" }, { "dropping-particle" : "", "family" : "Nabel", "given" : "Julia E. M. S.", "non-dropping-particle" : "", "parse-names" : false, "suffix" : "" }, { "dropping-particle" : "", "family" : "Niemeier", "given" : "Ulrike", "non-dropping-particle" : "", "parse-names" : false, "suffix" : "" }, { "dropping-particle" : "", "family" : "Pongratz", "given" : "Julia", "non-dropping-particle" : "", "parse-names" : false, "suffix" : "" }, { "dropping-particle" : "", "family" : "Reick", "given" : "Christian H.", "non-dropping-particle" : "", "parse-names" : false, "suffix" : "" }, { "dropping-particle" : "", "family" : "Schmidt", "given" : "Hauke", "non-dropping-particle" : "", "parse-names" : false, "suffix" : "" } ], "container-title" : "Earth's Future", "id" : "ITEM-1", "issue" : "2", "issued" : { "date-parts" : [ [ "2018", "2" ] ] }, "language" : "en", "page" : "149-168", "title" : "Quantifying and Comparing Effects of Climate Engineering Methods on the Earth System", "translator" : [ { "dropping-particle" : "", "family" : "L7217", "given" : "", "non-dropping-particle" : "", "parse-names" : false, "suffix" : "" } ], "type" : "article-journal", "volume" : "6" }, "uris" : [ "http://www.mendeley.com/documents/?uuid=a274f119-c52b-4431-aad8-a0ab44590de6" ] }, { "id" : "ITEM-2", "itemData" : { "DOI" : "10.1007/s11430-017-9210-0", "ISSN" : "1869-1897", "abstract" : "Solar geoengineering has been proposed as a potential mechanism to counteract global warming. Here we use the University of Victoria Earth System Model (UVic) to simulate the effect of idealized sunshade geoengineering on the global carbon cycle. We conduct two simulations. The first is the A2 simulation, where the model is driven by prescribed emission scenario based on the SRES A2 CO2 emission pathway. The second is the solar geoengineering simulation in which the model is driven by the A2 CO2 emission scenario combined with sunshade solar geoengineering. In the model, solar geoengineering is represented by a spatially uniform reduction in solar insolation that is implemented at year 2020 to offset CO2-induced global mean surface temperature change. Our results show that solar geoengineering increases global carbon uptake relative to A2, in particular CO2 uptake by the terrestrial biosphere. The increase in land carbon uptake is mainly associated with increased net primary production (NPP) in the tropics in the geoengineering simulation, which prevents excess warming in tropics. By year 2100, solar geoengineering decreases A2-simulated atmospheric CO2 by 110 ppm (12%) and causes a 60% (251 Pg C) increase in land carbon accumulation compared to A2. Solar geoengineering also prevents the reduction in ocean oxygen concentration caused by increased ocean temperatures and decreased ocean ventilation, but reduces global ocean NPP. Our results suggest that to fully access the climate effect of solar geoengineering, the response of the global carbon cycle should be taken into account.", "author" : [ { "dropping-particle" : "", "family" : "Jiang", "given" : "Jiu", "non-dropping-particle" : "", "parse-names" : false, "suffix" : "" }, { "dropping-particle" : "", "family" : "Zhang", "given" : "Han", "non-dropping-particle" : "", "parse-names" : false, "suffix" : "" }, { "dropping-particle" : "", "family" : "Cao", "given" : "Long", "non-dropping-particle" : "", "parse-names" : false, "suffix" : "" } ], "container-title" : "Science China Earth Sciences", "id" : "ITEM-2", "issue" : "9", "issued" : { "date-parts" : [ [ "2018" ] ] }, "page" : "1306-1315", "title" : "Simulated effect of sunshade solar geoengineering on the global carbon cycle", "translator" : [ { "dropping-particle" : "", "family" : "L7041", "given" : "", "non-dropping-particle" : "", "parse-names" : false, "suffix" : "" } ], "type" : "article-journal", "volume" : "61" }, "uris" : [ "http://www.mendeley.com/documents/?uuid=a1e8bd52-7f3e-4d62-a01e-f7a28a556c53" ] }, { "id" : "ITEM-3", "itemData" : { "DOI" : "10.5194/acp-16-1479-2016", "ISSN" : "1680-7324", "abstract" : "Abstract. Stratospheric sulfate geoengineering could impact the terrestrial carbon cycle by enhancing the carbon sink. With an 8Tgyr\u22121 injection of SO2 to produce a stratospheric aerosol cloud to balance anthropogenic radiative forcing from the Representative Concentration Pathway 6.0 (RCP6.0) scenario, we conducted climate model simulations with the Community Earth System Model \u2013 the Community Atmospheric Model 4 fully coupled to tropospheric and stratospheric chemistry (CAM4\u2013chem). During the geoengineering period, as compared to RCP6.0, land-averaged downward visible (300\u2013700nm) diffuse radiation increased 3.2Wm\u22122 (11%). The enhanced diffuse radiation combined with the cooling increased plant photosynthesis by 0.07\u00b10.02\u00b5molCm\u22122s\u22121, which could contribute to an additional 3.8\u00b11.1GtCyr\u22121 global gross primary productivity without explicit nutrient limitation. This increase could potentially increase the land carbon sink. Suppressed plant and soil respiration due to the cooling would reduce natural land carbon emission and therefore further enhance the terrestrial carbon sink during the geoengineering period. This potentially beneficial impact of stratospheric sulfate geoengineering would need to be balanced by a large number of potential risks in any future decisions about the implementation of geoengineering.", "author" : [ { "dropping-particle" : "", "family" : "Xia", "given" : "L.", "non-dropping-particle" : "", "parse-names" : false, "suffix" : "" }, { "dropping-particle" : "", "family" : "Robock", "given" : "A.", "non-dropping-particle" : "", "parse-names" : false, "suffix" : "" }, { "dropping-particle" : "", "family" : "Tilmes", "given" : "S.", "non-dropping-particle" : "", "parse-names" : false, "suffix" : "" }, { "dropping-particle" : "", "family" : "Neely III", "given" : "R. R.", "non-dropping-particle" : "", "parse-names" : false, "suffix" : "" } ], "container-title" : "Atmospheric Chemistry and Physics", "id" : "ITEM-3", "issue" : "3", "issued" : { "date-parts" : [ [ "2016", "2", "10" ] ] }, "page" : "1479-1489", "title" : "Stratospheric sulfate geoengineering could enhance the terrestrial photosynthesis rate", "translator" : [ { "dropping-particle" : "", "family" : "L4429", "given" : "", "non-dropping-particle" : "", "parse-names" : false, "suffix" : "" } ], "type" : "article-journal", "volume" : "16" }, "uris" : [ "http://www.mendeley.com/documents/?uuid=ab432510-6ded-416f-ae9e-8436d084336d" ] }, { "id" : "ITEM-4", "itemData" : { "DOI" : "10.1029/2019EF001165", "abstract" : "Abstract Solar radiation modification (SRM) is known to strengthen both land and ocean carbon uptake because of its impacts on surface temperature, solar radiation, and other potential drivers of the global carbon cycle. However, the magnitude and timing of the response of both land and ocean carbon uptake to SRM and its consequence on allowable CO2 emissions remain poorly understood. Here we use the results of six Earth system models simulating a continuous stratospheric injection of 5 Tg of sulfur dioxide per year between 2020 and 2069 under the representative concentration pathways 4.5 to investigate the impact of SRM on land and ocean carbon uptake. We find that 50 years of SRM under this protocol increases the allowable CO2 emissions by 40 \u00b1 19 GtC; 85% of this additional uptake of carbon is stored in the land biosphere and 15% in the ocean. This increase in allowable CO2 emissions is however not sustainable after the stoppage of SRM. Earth system models predict a mean release of 8 \u00b1 11 GtC of the carbon back to the atmosphere 20 years after the stoppage which is dominated by large uncertainties in the response of the simulated land carbon cycle to rising temperature and solar radiation. We demonstrate that the time scales of carbon dioxide removal (CDR) potential of SRM are smaller than the time scales of the geological storage assumed in well-established CDR options. This shows that the CDR potential of SRM should be compared to well-established CDR options with caution.",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"container-title" : "Earth's Future", "id" : "ITEM-4", "issue" : "6", "issued" : { "date-parts" : [ [ "2019" ] ] }, "page" : "664-676", "title" : "Impact of solar radiation modification on allowable CO2 emissions: what can we learn from multimodel simulations?", "translator" : [ { "dropping-particle" : "", "family" : "L6419", "given" : "", "non-dropping-particle" : "", "parse-names" : false, "suffix" : "" } ], "type" : "article-journal", "volume" : "7" }, "uris" : [ "http://www.mendeley.com/documents/?uuid=82772730-9056-4e6f-a526-3cfdb51aa390" ] }, { "id" : "ITEM-5",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"ITEM-5",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"ITEM-6", "itemData" : { "DOI" : "10.1002/2017GL076546", "ISBN" : "0094-8276", "ISSN" : "00948276", "abstract" : "Abstract Most modeling studies investigate climate effects of solar geoengineering under prescribed atmospheric CO2, thereby neglecting potential climate feedbacks from the carbon cycle. Here we use an Earth system model to investigate interactive feedbacks between solar geoengineering, global carbon cycle, and climate change. We design idealized sunshade geoengineering simulations to prevent global warming from exceeding 2$\\,^{\\circ}$C above preindustrial under a CO2 emission scenario with emission mitigation starting from middle of century. By year 2100, solar geoengineering reduces the burden of atmospheric CO2 by 47 PgC with enhanced carbon storage in the terrestrial biosphere. As a result of reduced atmospheric CO2, consideration of the carbon cycle feedback reduces required insolation reduction in 2100 from 2.0 to 1.7 W m?2. With higher climate sensitivity the effect from carbon cycle feedback becomes more important. Our study demonstrates the importance of carbon cycle feedback in climate response to solar geoengineering.", "author" : [ { "dropping-particle" : "", "family" : "Cao", "given" : "Long", "non-dropping-particle" : "", "parse-names" : false, "suffix" : "" }, { "dropping-particle" : "", "family" : "Jiang", "given" : "Jiu", "non-dropping-particle" : "", "parse-names" : false, "suffix" : "" } ], "container-title" : "Geophysical Research Letters", "id" : "ITEM-6", "issue" : "24", "issued" : { "date-parts" : [ [ "2017", "12", "28" ] ] }, "page" : "12,484-12,491", "title" : "Simulated Effect of Carbon Cycle Feedback on Climate Response to Solar Geoengineering", "translator" : [ { "dropping-particle" : "", "family" : "L4161", "given" : "", "non-dropping-particle" : "", "parse-names" : false, "suffix" : "" } ], "type" : "article-journal", "volume" : "44" }, "uris" : [ "http://www.mendeley.com/documents/?uuid=7bbf98fe-5356-4b0a-8e24-14d7c53ba9d5" ] }, { "id" : "ITEM-7",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"ITEM-7",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"id" : "ITEM-8",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"ITEM-8",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"(Tjiputra et al., 2016; Xia et al., 2016; Cao and Jiang, 2017; Jiang et al., 2018; Muri et al., 2018; Sonntag et al., 2018; Plazzotta et al., 2019; Yang et al., 2020a)", "plainTextFormattedCitation" : "(Tjiputra et al., 2016; Xia et al., 2016; Cao and Jiang, 2017; Jiang et al., 2018; Muri et al., 2018; Sonntag et al., 2018; Plazzotta et al., 2019; Yang et al., 2020a)", "previouslyFormattedCitation" : "(Tjiputra et al., 2016; Xia et al., 2016; Cao and Jiang, 2017; Jiang et al., 2018; Muri et al., 2018; Sonntag et al., 2018; Plazzotta et al., 2019; Yang et al., 2020a)" }, "properties" : { "noteIndex" : 0 }, "schema" : "https://github.com/citation-style-language/schema/raw/master/csl-citation.json" }</w:delInstrText>
        </w:r>
      </w:del>
      <w:r w:rsidRPr="001E7A27">
        <w:rPr>
          <w:lang w:val="en-GB" w:eastAsia="en-US"/>
        </w:rPr>
        <w:fldChar w:fldCharType="separate"/>
      </w:r>
      <w:r w:rsidR="00025FA2" w:rsidRPr="001E7A27">
        <w:rPr>
          <w:noProof/>
          <w:lang w:val="en-GB" w:eastAsia="en-US"/>
        </w:rPr>
        <w:t>(</w:t>
      </w:r>
      <w:ins w:id="7158" w:author="Robin Matthews" w:date="2021-06-17T18:57:00Z">
        <w:r w:rsidR="009C56DF" w:rsidRPr="001E7A27">
          <w:rPr>
            <w:lang w:val="en-GB"/>
          </w:rPr>
          <w:t>Tjiputra et al., 2016; Xia et al., 2016; Cao and Jiang, 2017; Jiang et al., 2018; Muri et al., 2018; Sonntag et al., 2018; Plazzotta et al., 2019; C.-E. Yang et al., 2020</w:t>
        </w:r>
      </w:ins>
      <w:del w:id="7159" w:author="Robin Matthews" w:date="2021-06-17T18:57:00Z">
        <w:r w:rsidR="00025FA2" w:rsidRPr="001E7A27" w:rsidDel="009C56DF">
          <w:rPr>
            <w:noProof/>
            <w:lang w:val="en-GB" w:eastAsia="en-US"/>
          </w:rPr>
          <w:delText>Tjiputra et al., 2016; Xia et al., 2016; Cao and Jiang, 2017; Jiang et al., 2018; Muri et al., 2018; Sonntag et al., 2018; Plazzotta et al., 2019; Yang et al., 2020a</w:delText>
        </w:r>
      </w:del>
      <w:r w:rsidR="00025FA2" w:rsidRPr="001E7A27">
        <w:rPr>
          <w:noProof/>
          <w:lang w:val="en-GB" w:eastAsia="en-US"/>
        </w:rPr>
        <w:t>)</w:t>
      </w:r>
      <w:r w:rsidRPr="001E7A27">
        <w:rPr>
          <w:lang w:val="en-GB" w:eastAsia="en-US"/>
        </w:rPr>
        <w:fldChar w:fldCharType="end"/>
      </w:r>
      <w:commentRangeEnd w:id="7155"/>
      <w:r w:rsidR="00025FA2" w:rsidRPr="001E7A27">
        <w:rPr>
          <w:rStyle w:val="CommentReference"/>
          <w:lang w:val="en-GB"/>
        </w:rPr>
        <w:commentReference w:id="7155"/>
      </w:r>
      <w:r w:rsidRPr="001E7A27">
        <w:rPr>
          <w:lang w:val="en-GB" w:eastAsia="en-US"/>
        </w:rPr>
        <w:t xml:space="preserve">. </w:t>
      </w:r>
      <w:r w:rsidRPr="001E7A27">
        <w:rPr>
          <w:noProof/>
          <w:lang w:val="en-GB"/>
        </w:rPr>
        <w:t xml:space="preserve">A multi-model study </w:t>
      </w:r>
      <w:r w:rsidRPr="001E7A27">
        <w:rPr>
          <w:noProof/>
          <w:lang w:val="en-GB"/>
        </w:rPr>
        <w:fldChar w:fldCharType="begin" w:fldLock="1"/>
      </w:r>
      <w:r w:rsidR="00747167" w:rsidRPr="001E7A27">
        <w:rPr>
          <w:noProof/>
          <w:lang w:val="en-GB"/>
        </w:rPr>
        <w:instrText>ADDIN CSL_CITATION { "citationItems" : [ { "id" : "ITEM-1", "itemData" : { "DOI" : "10.1029/2019EF001165", "abstract" : "Abstract Solar radiation modification (SRM) is known to strengthen both land and ocean carbon uptake because of its impacts on surface temperature, solar radiation, and other potential drivers of the global carbon cycle. However, the magnitude and timing of the response of both land and ocean carbon uptake to SRM and its consequence on allowable CO2 emissions remain poorly understood. Here we use the results of six Earth system models simulating a continuous stratospheric injection of 5 Tg of sulfur dioxide per year between 2020 and 2069 under the representative concentration pathways 4.5 to investigate the impact of SRM on land and ocean carbon uptake. We find that 50 years of SRM under this protocol increases the allowable CO2 emissions by 40 \u00b1 19 GtC; 85% of this additional uptake of carbon is stored in the land biosphere and 15% in the ocean. This increase in allowable CO2 emissions is however not sustainable after the stoppage of SRM. Earth system models predict a mean release of 8 \u00b1 11 GtC of the carbon back to the atmosphere 20 years after the stoppage which is dominated by large uncertainties in the response of the simulated land carbon cycle to rising temperature and solar radiation. We demonstrate that the time scales of carbon dioxide removal (CDR) potential of SRM are smaller than the time scales of the geological storage assumed in well-established CDR options. This shows that the CDR potential of SRM should be compared to well-established CDR options with caution.",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"container-title" : "Earth's Future", "id" : "ITEM-1", "issue" : "6", "issued" : { "date-parts" : [ [ "2019" ] ] }, "page" : "664-676", "title" : "Impact of solar radiation modification on allowable CO2 emissions: what can we learn from multimodel simulations?", "translator" : [ { "dropping-particle" : "", "family" : "L6419", "given" : "", "non-dropping-particle" : "", "parse-names" : false, "suffix" : "" } ], "type" : "article-journal", "volume" : "7" }, "uris" : [ "http://www.mendeley.com/documents/?uuid=82772730-9056-4e6f-a526-3cfdb51aa390" ] } ], "mendeley" : { "formattedCitation" : "(Plazzotta et al., 2019)", "plainTextFormattedCitation" : "(Plazzotta et al., 2019)", "previouslyFormattedCitation" : "(Plazzotta et al., 2019)" }, "properties" : { "noteIndex" : 0 }, "schema" : "https://github.com/citation-style-language/schema/raw/master/csl-citation.json" }</w:instrText>
      </w:r>
      <w:r w:rsidRPr="001E7A27">
        <w:rPr>
          <w:noProof/>
          <w:lang w:val="en-GB"/>
        </w:rPr>
        <w:fldChar w:fldCharType="separate"/>
      </w:r>
      <w:r w:rsidR="00025FA2" w:rsidRPr="001E7A27">
        <w:rPr>
          <w:noProof/>
          <w:lang w:val="en-GB"/>
        </w:rPr>
        <w:t>(Plazzotta et al., 2019)</w:t>
      </w:r>
      <w:r w:rsidRPr="001E7A27">
        <w:rPr>
          <w:noProof/>
          <w:lang w:val="en-GB"/>
        </w:rPr>
        <w:fldChar w:fldCharType="end"/>
      </w:r>
      <w:r w:rsidRPr="001E7A27">
        <w:rPr>
          <w:noProof/>
          <w:lang w:val="en-GB"/>
        </w:rPr>
        <w:t xml:space="preserve"> indicates that</w:t>
      </w:r>
      <w:ins w:id="7160" w:author="Soapbox" w:date="2021-07-26T07:31:00Z">
        <w:r w:rsidR="00A64320" w:rsidRPr="001E7A27">
          <w:rPr>
            <w:noProof/>
            <w:lang w:val="en-GB"/>
          </w:rPr>
          <w:t>,</w:t>
        </w:r>
      </w:ins>
      <w:r w:rsidRPr="001E7A27">
        <w:rPr>
          <w:noProof/>
          <w:lang w:val="en-GB"/>
        </w:rPr>
        <w:t xml:space="preserve"> </w:t>
      </w:r>
      <w:commentRangeStart w:id="7161"/>
      <w:r w:rsidRPr="001E7A27">
        <w:rPr>
          <w:noProof/>
          <w:lang w:val="en-GB"/>
        </w:rPr>
        <w:t>relative to a high-CO</w:t>
      </w:r>
      <w:r w:rsidRPr="001E7A27">
        <w:rPr>
          <w:noProof/>
          <w:vertAlign w:val="subscript"/>
          <w:lang w:val="en-GB"/>
        </w:rPr>
        <w:t>2</w:t>
      </w:r>
      <w:r w:rsidRPr="001E7A27">
        <w:rPr>
          <w:noProof/>
          <w:lang w:val="en-GB"/>
        </w:rPr>
        <w:t xml:space="preserve"> concentration world without SRM, </w:t>
      </w:r>
      <w:commentRangeEnd w:id="7161"/>
      <w:r w:rsidR="00A64320" w:rsidRPr="001E7A27">
        <w:rPr>
          <w:rStyle w:val="CommentReference"/>
          <w:lang w:val="en-GB"/>
        </w:rPr>
        <w:commentReference w:id="7161"/>
      </w:r>
      <w:del w:id="7162" w:author="Soapbox" w:date="2021-07-26T07:37:00Z">
        <w:r w:rsidRPr="001E7A27" w:rsidDel="00C405AB">
          <w:rPr>
            <w:noProof/>
            <w:lang w:val="en-GB"/>
          </w:rPr>
          <w:delText xml:space="preserve">statospheric </w:delText>
        </w:r>
      </w:del>
      <w:ins w:id="7163" w:author="Soapbox" w:date="2021-07-26T07:37:00Z">
        <w:r w:rsidR="00C405AB" w:rsidRPr="001E7A27">
          <w:rPr>
            <w:noProof/>
            <w:lang w:val="en-GB"/>
          </w:rPr>
          <w:t xml:space="preserve">stratospheric </w:t>
        </w:r>
      </w:ins>
      <w:ins w:id="7164" w:author="Soapbox" w:date="2021-07-26T07:33:00Z">
        <w:r w:rsidR="004738C3" w:rsidRPr="001E7A27">
          <w:rPr>
            <w:noProof/>
            <w:lang w:val="en-GB"/>
          </w:rPr>
          <w:t>sul</w:t>
        </w:r>
      </w:ins>
      <w:ins w:id="7165" w:author="Soapbox" w:date="2021-07-26T07:34:00Z">
        <w:r w:rsidR="004738C3" w:rsidRPr="001E7A27">
          <w:rPr>
            <w:noProof/>
            <w:lang w:val="en-GB"/>
          </w:rPr>
          <w:t>ph</w:t>
        </w:r>
      </w:ins>
      <w:ins w:id="7166" w:author="Soapbox" w:date="2021-07-26T07:33:00Z">
        <w:r w:rsidR="004738C3" w:rsidRPr="001E7A27">
          <w:rPr>
            <w:noProof/>
            <w:lang w:val="en-GB"/>
          </w:rPr>
          <w:t>ur dioxide (</w:t>
        </w:r>
      </w:ins>
      <w:r w:rsidRPr="001E7A27">
        <w:rPr>
          <w:noProof/>
          <w:lang w:val="en-GB"/>
        </w:rPr>
        <w:t>SO</w:t>
      </w:r>
      <w:r w:rsidRPr="001E7A27">
        <w:rPr>
          <w:noProof/>
          <w:vertAlign w:val="subscript"/>
          <w:lang w:val="en-GB"/>
        </w:rPr>
        <w:t>2</w:t>
      </w:r>
      <w:ins w:id="7167" w:author="Soapbox" w:date="2021-07-26T07:33:00Z">
        <w:r w:rsidR="004738C3" w:rsidRPr="001E7A27">
          <w:rPr>
            <w:noProof/>
            <w:lang w:val="en-GB"/>
          </w:rPr>
          <w:t>)</w:t>
        </w:r>
      </w:ins>
      <w:r w:rsidRPr="001E7A27">
        <w:rPr>
          <w:noProof/>
          <w:lang w:val="en-GB"/>
        </w:rPr>
        <w:t xml:space="preserve"> injection increases the allowable CO</w:t>
      </w:r>
      <w:r w:rsidRPr="001E7A27">
        <w:rPr>
          <w:noProof/>
          <w:vertAlign w:val="subscript"/>
          <w:lang w:val="en-GB"/>
        </w:rPr>
        <w:t>2</w:t>
      </w:r>
      <w:r w:rsidRPr="001E7A27">
        <w:rPr>
          <w:noProof/>
          <w:lang w:val="en-GB"/>
        </w:rPr>
        <w:t xml:space="preserve"> emission</w:t>
      </w:r>
      <w:ins w:id="7168" w:author="Tom Maycock" w:date="2021-09-08T15:28:00Z">
        <w:r w:rsidR="00FC0403" w:rsidRPr="001E7A27">
          <w:rPr>
            <w:noProof/>
            <w:lang w:val="en-GB"/>
          </w:rPr>
          <w:t>s</w:t>
        </w:r>
      </w:ins>
      <w:r w:rsidRPr="001E7A27">
        <w:rPr>
          <w:noProof/>
          <w:lang w:val="en-GB"/>
        </w:rPr>
        <w:t xml:space="preserve"> by enhancing CO</w:t>
      </w:r>
      <w:r w:rsidRPr="001E7A27">
        <w:rPr>
          <w:noProof/>
          <w:vertAlign w:val="subscript"/>
          <w:lang w:val="en-GB"/>
        </w:rPr>
        <w:t>2</w:t>
      </w:r>
      <w:r w:rsidRPr="001E7A27">
        <w:rPr>
          <w:noProof/>
          <w:lang w:val="en-GB"/>
        </w:rPr>
        <w:t xml:space="preserve"> uptake by both land and ocean (Fig</w:t>
      </w:r>
      <w:r w:rsidR="00425F48" w:rsidRPr="001E7A27">
        <w:rPr>
          <w:noProof/>
          <w:lang w:val="en-GB"/>
        </w:rPr>
        <w:t>ure</w:t>
      </w:r>
      <w:r w:rsidRPr="001E7A27">
        <w:rPr>
          <w:noProof/>
          <w:lang w:val="en-GB"/>
        </w:rPr>
        <w:t xml:space="preserve"> 5.3</w:t>
      </w:r>
      <w:r w:rsidR="00BB1D34" w:rsidRPr="001E7A27">
        <w:rPr>
          <w:noProof/>
          <w:lang w:val="en-GB"/>
        </w:rPr>
        <w:t>7</w:t>
      </w:r>
      <w:r w:rsidRPr="001E7A27">
        <w:rPr>
          <w:noProof/>
          <w:lang w:val="en-GB"/>
        </w:rPr>
        <w:t xml:space="preserve">). </w:t>
      </w:r>
      <w:r w:rsidRPr="001E7A27">
        <w:rPr>
          <w:lang w:val="en-GB" w:eastAsia="en-US"/>
        </w:rPr>
        <w:t>As a result of enhanced global carbon uptake, SRM would reduce the burden of atmospheric CO</w:t>
      </w:r>
      <w:r w:rsidRPr="001E7A27">
        <w:rPr>
          <w:vertAlign w:val="subscript"/>
          <w:lang w:val="en-GB" w:eastAsia="en-US"/>
        </w:rPr>
        <w:t>2</w:t>
      </w:r>
      <w:r w:rsidRPr="001E7A27">
        <w:rPr>
          <w:lang w:val="en-GB" w:eastAsia="en-US"/>
        </w:rPr>
        <w:t xml:space="preserve"> (</w:t>
      </w:r>
      <w:r w:rsidRPr="001E7A27">
        <w:rPr>
          <w:i/>
          <w:lang w:val="en-GB" w:eastAsia="en-US"/>
        </w:rPr>
        <w:t>high confidence</w:t>
      </w:r>
      <w:r w:rsidRPr="001E7A27">
        <w:rPr>
          <w:lang w:val="en-GB" w:eastAsia="en-US"/>
        </w:rPr>
        <w:t>). However, the amount of SRM-induced reduction in atmospheric CO</w:t>
      </w:r>
      <w:r w:rsidRPr="001E7A27">
        <w:rPr>
          <w:vertAlign w:val="subscript"/>
          <w:lang w:val="en-GB" w:eastAsia="en-US"/>
        </w:rPr>
        <w:t>2</w:t>
      </w:r>
      <w:r w:rsidRPr="001E7A27">
        <w:rPr>
          <w:lang w:val="en-GB" w:eastAsia="en-US"/>
        </w:rPr>
        <w:t xml:space="preserve"> depends on the future emission</w:t>
      </w:r>
      <w:ins w:id="7169" w:author="Tom Maycock" w:date="2021-09-08T15:28:00Z">
        <w:r w:rsidR="00FC0403" w:rsidRPr="001E7A27">
          <w:rPr>
            <w:lang w:val="en-GB" w:eastAsia="en-US"/>
          </w:rPr>
          <w:t>s</w:t>
        </w:r>
      </w:ins>
      <w:r w:rsidRPr="001E7A27">
        <w:rPr>
          <w:lang w:val="en-GB" w:eastAsia="en-US"/>
        </w:rPr>
        <w:t xml:space="preserve"> scenario and modelled oceanic and terrestrial carbon sinks, which differ widely between models </w:t>
      </w:r>
      <w:r w:rsidRPr="001E7A27">
        <w:rPr>
          <w:lang w:val="en-GB" w:eastAsia="en-US"/>
        </w:rPr>
        <w:fldChar w:fldCharType="begin" w:fldLock="1"/>
      </w:r>
      <w:r w:rsidR="00747167" w:rsidRPr="001E7A27">
        <w:rPr>
          <w:lang w:val="en-GB" w:eastAsia="en-US"/>
        </w:rPr>
        <w:instrText>ADDIN CSL_CITATION { "citationItems" : [ { "id" : "ITEM-1",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"ITEM-1",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"ITEM-2", "itemData" : { "DOI" : "10.1002/2017GL076546", "ISBN" : "0094-8276", "ISSN" : "00948276", "abstract" : "Abstract Most modeling studies investigate climate effects of solar geoengineering under prescribed atmospheric CO2, thereby neglecting potential climate feedbacks from the carbon cycle. Here we use an Earth system model to investigate interactive feedbacks between solar geoengineering, global carbon cycle, and climate change. We design idealized sunshade geoengineering simulations to prevent global warming from exceeding 2$\\,^{\\circ}$C above preindustrial under a CO2 emission scenario with emission mitigation starting from middle of century. By year 2100, solar geoengineering reduces the burden of atmospheric CO2 by 47 PgC with enhanced carbon storage in the terrestrial biosphere. As a result of reduced atmospheric CO2, consideration of the carbon cycle feedback reduces required insolation reduction in 2100 from 2.0 to 1.7 W m?2. With higher climate sensitivity the effect from carbon cycle feedback becomes more important. Our study demonstrates the importance of carbon cycle feedback in climate response to solar geoengineering.", "author" : [ { "dropping-particle" : "", "family" : "Cao", "given" : "Long", "non-dropping-particle" : "", "parse-names" : false, "suffix" : "" }, { "dropping-particle" : "", "family" : "Jiang", "given" : "Jiu", "non-dropping-particle" : "", "parse-names" : false, "suffix" : "" } ], "container-title" : "Geophysical Research Letters", "id" : "ITEM-2", "issue" : "24", "issued" : { "date-parts" : [ [ "2017", "12", "28" ] ] }, "page" : "12,484-12,491", "title" : "Simulated Effect of Carbon Cycle Feedback on Climate Response to Solar Geoengineering", "translator" : [ { "dropping-particle" : "", "family" : "L4161", "given" : "", "non-dropping-particle" : "", "parse-names" : false, "suffix" : "" } ], "type" : "article-journal", "volume" : "44" }, "uris" : [ "http://www.mendeley.com/documents/?uuid=7bbf98fe-5356-4b0a-8e24-14d7c53ba9d5" ] }, { "id" : "ITEM-3", "itemData" : { "DOI" : "10.5194/acp-16-1479-2016", "ISSN" : "1680-7324", "abstract" : "Abstract. Stratospheric sulfate geoengineering could impact the terrestrial carbon cycle by enhancing the carbon sink. With an 8Tgyr\u22121 injection of SO2 to produce a stratospheric aerosol cloud to balance anthropogenic radiative forcing from the Representative Concentration Pathway 6.0 (RCP6.0) scenario, we conducted climate model simulations with the Community Earth System Model \u2013 the Community Atmospheric Model 4 fully coupled to tropospheric and stratospheric chemistry (CAM4\u2013chem). During the geoengineering period, as compared to RCP6.0, land-averaged downward visible (300\u2013700nm) diffuse radiation increased 3.2Wm\u22122 (11%). The enhanced diffuse radiation combined with the cooling increased plant photosynthesis by 0.07\u00b10.02\u00b5molCm\u22122s\u22121, which could contribute to an additional 3.8\u00b11.1GtCyr\u22121 global gross primary productivity without explicit nutrient limitation. This increase could potentially increase the land carbon sink. Suppressed plant and soil respiration due to the cooling would reduce natural land carbon emission and therefore further enhance the terrestrial carbon sink during the geoengineering period. This potentially beneficial impact of stratospheric sulfate geoengineering would need to be balanced by a large number of potential risks in any future decisions about the implementation of geoengineering.", "author" : [ { "dropping-particle" : "", "family" : "Xia", "given" : "L.", "non-dropping-particle" : "", "parse-names" : false, "suffix" : "" }, { "dropping-particle" : "", "family" : "Robock", "given" : "A.", "non-dropping-particle" : "", "parse-names" : false, "suffix" : "" }, { "dropping-particle" : "", "family" : "Tilmes", "given" : "S.", "non-dropping-particle" : "", "parse-names" : false, "suffix" : "" }, { "dropping-particle" : "", "family" : "Neely III", "given" : "R. R.", "non-dropping-particle" : "", "parse-names" : false, "suffix" : "" } ], "container-title" : "Atmospheric Chemistry and Physics", "id" : "ITEM-3", "issue" : "3", "issued" : { "date-parts" : [ [ "2016", "2", "10" ] ] }, "page" : "1479-1489", "title" : "Stratospheric sulfate geoengineering could enhance the terrestrial photosynthesis rate", "translator" : [ { "dropping-particle" : "", "family" : "L4429", "given" : "", "non-dropping-particle" : "", "parse-names" : false, "suffix" : "" } ], "type" : "article-journal", "volume" : "16" }, "uris" : [ "http://www.mendeley.com/documents/?uuid=ab432510-6ded-416f-ae9e-8436d084336d" ] }, { "id" : "ITEM-4",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"ITEM-4",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"mendeley" : { "formattedCitation" : "(Tjiputra et al., 2016; Xia et al., 2016; Cao and Jiang, 2017; Muri et al., 2018)", "plainTextFormattedCitation" : "(Tjiputra et al., 2016; Xia et al., 2016; Cao and Jiang, 2017; Muri et al., 2018)", "previouslyFormattedCitation" : "(Tjiputra et al., 2016; Xia et al., 2016; Cao and Jiang, 2017; Muri et al., 2018)" }, "properties" : { "noteIndex" : 0 }, "schema" : "https://github.com/citation-style-language/schema/raw/master/csl-citation.json" }</w:instrText>
      </w:r>
      <w:r w:rsidRPr="001E7A27">
        <w:rPr>
          <w:lang w:val="en-GB" w:eastAsia="en-US"/>
        </w:rPr>
        <w:fldChar w:fldCharType="separate"/>
      </w:r>
      <w:r w:rsidR="00025FA2" w:rsidRPr="001E7A27">
        <w:rPr>
          <w:noProof/>
          <w:lang w:val="en-GB" w:eastAsia="en-US"/>
        </w:rPr>
        <w:t>(Tjiputra et al., 2016; Xia et al., 2016; Cao and Jiang, 2017; Muri et al., 2018)</w:t>
      </w:r>
      <w:r w:rsidRPr="001E7A27">
        <w:rPr>
          <w:lang w:val="en-GB" w:eastAsia="en-US"/>
        </w:rPr>
        <w:fldChar w:fldCharType="end"/>
      </w:r>
      <w:bookmarkStart w:id="7170" w:name="_Hlk52650822"/>
      <w:r w:rsidRPr="001E7A27">
        <w:rPr>
          <w:noProof/>
          <w:lang w:val="en-GB"/>
        </w:rPr>
        <w:t>.</w:t>
      </w:r>
      <w:bookmarkEnd w:id="7170"/>
      <w:r w:rsidRPr="001E7A27">
        <w:rPr>
          <w:noProof/>
          <w:lang w:val="en-GB"/>
        </w:rPr>
        <w:t xml:space="preserve"> Models that include the terrestrial nitrogen cycle usually report a much smaller reduction of atmospheric CO</w:t>
      </w:r>
      <w:r w:rsidRPr="001E7A27">
        <w:rPr>
          <w:noProof/>
          <w:vertAlign w:val="subscript"/>
          <w:lang w:val="en-GB"/>
        </w:rPr>
        <w:t>2</w:t>
      </w:r>
      <w:r w:rsidRPr="001E7A27">
        <w:rPr>
          <w:noProof/>
          <w:lang w:val="en-GB"/>
        </w:rPr>
        <w:t xml:space="preserve"> in response to SRM than models without the nitrogen cycle</w:t>
      </w:r>
      <w:ins w:id="7171" w:author="Soapbox" w:date="2021-07-26T07:34:00Z">
        <w:r w:rsidR="00014175" w:rsidRPr="001E7A27">
          <w:rPr>
            <w:noProof/>
            <w:lang w:val="en-GB"/>
          </w:rPr>
          <w:t>,</w:t>
        </w:r>
      </w:ins>
      <w:r w:rsidRPr="001E7A27">
        <w:rPr>
          <w:noProof/>
          <w:lang w:val="en-GB"/>
        </w:rPr>
        <w:t xml:space="preserve"> mainly because nitrogen limitation leads to a weaker terrestrial carbon sink </w:t>
      </w:r>
      <w:commentRangeStart w:id="7172"/>
      <w:r w:rsidRPr="001E7A27">
        <w:rPr>
          <w:noProof/>
          <w:lang w:val="en-GB"/>
        </w:rPr>
        <w:lastRenderedPageBreak/>
        <w:fldChar w:fldCharType="begin" w:fldLock="1"/>
      </w:r>
      <w:ins w:id="7173" w:author="Robin Matthews" w:date="2021-06-17T18:58:00Z">
        <w:r w:rsidR="009C56DF" w:rsidRPr="001E7A27">
          <w:rPr>
            <w:noProof/>
            <w:lang w:val="en-GB"/>
          </w:rPr>
          <w:instrText>ADDIN CSL_CITATION { "citationItems" : [ { "id" : "ITEM-1",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"ITEM-1",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"ITEM-2",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"ITEM-2",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"id" : "ITEM-3",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"ITEM-3",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"(Tjiputra et al., 2016; Muri et al., 2018; Yang et al., 2020a)", "manualFormatting" : "(Tjiputra et al., 2016; Muri et al., 2018; C.-E. Yang et al., 2020)", "plainTextFormattedCitation" : "(Tjiputra et al., 2016; Muri et al., 2018; Yang et al., 2020a)", "previouslyFormattedCitation" : "(Tjiputra et al., 2016; Muri et al., 2018; Yang et al., 2020a)" }, "properties" : { "noteIndex" : 0 }, "schema" : "https://github.com/citation-style-language/schema/raw/master/csl-citation.json" }</w:instrText>
        </w:r>
      </w:ins>
      <w:del w:id="7174" w:author="Robin Matthews" w:date="2021-06-17T18:58:00Z">
        <w:r w:rsidR="007B506D" w:rsidRPr="001E7A27" w:rsidDel="009C56DF">
          <w:rPr>
            <w:noProof/>
            <w:lang w:val="en-GB"/>
          </w:rPr>
          <w:delInstrText>ADDIN CSL_CITATION { "citationItems" : [ { "id" : "ITEM-1",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"ITEM-1",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"ITEM-2",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"ITEM-2",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"id" : "ITEM-3",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"ITEM-3",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"(Tjiputra et al., 2016; Muri et al., 2018; Yang et al., 2020a)", "plainTextFormattedCitation" : "(Tjiputra et al., 2016; Muri et al., 2018; Yang et al., 2020a)", "previouslyFormattedCitation" : "(Tjiputra et al., 2016; Muri et al., 2018; Yang et al., 2020a)" }, "properties" : { "noteIndex" : 0 }, "schema" : "https://github.com/citation-style-language/schema/raw/master/csl-citation.json" }</w:delInstrText>
        </w:r>
      </w:del>
      <w:r w:rsidRPr="001E7A27">
        <w:rPr>
          <w:noProof/>
          <w:lang w:val="en-GB"/>
        </w:rPr>
        <w:fldChar w:fldCharType="separate"/>
      </w:r>
      <w:r w:rsidR="00025FA2" w:rsidRPr="001E7A27">
        <w:rPr>
          <w:noProof/>
          <w:lang w:val="en-GB"/>
        </w:rPr>
        <w:t xml:space="preserve">(Tjiputra et al., 2016; Muri et al., 2018; </w:t>
      </w:r>
      <w:ins w:id="7175" w:author="Robin Matthews" w:date="2021-06-17T18:58:00Z">
        <w:r w:rsidR="009C56DF" w:rsidRPr="001E7A27">
          <w:rPr>
            <w:lang w:val="en-GB"/>
          </w:rPr>
          <w:t xml:space="preserve">C.-E. </w:t>
        </w:r>
      </w:ins>
      <w:r w:rsidR="00025FA2" w:rsidRPr="001E7A27">
        <w:rPr>
          <w:noProof/>
          <w:lang w:val="en-GB"/>
        </w:rPr>
        <w:t>Yang et al., 2020</w:t>
      </w:r>
      <w:del w:id="7176" w:author="Robin Matthews" w:date="2021-06-17T18:58:00Z">
        <w:r w:rsidR="00025FA2" w:rsidRPr="001E7A27" w:rsidDel="009C56DF">
          <w:rPr>
            <w:noProof/>
            <w:lang w:val="en-GB"/>
          </w:rPr>
          <w:delText>a</w:delText>
        </w:r>
      </w:del>
      <w:r w:rsidR="00025FA2" w:rsidRPr="001E7A27">
        <w:rPr>
          <w:noProof/>
          <w:lang w:val="en-GB"/>
        </w:rPr>
        <w:t>)</w:t>
      </w:r>
      <w:r w:rsidRPr="001E7A27">
        <w:rPr>
          <w:noProof/>
          <w:lang w:val="en-GB"/>
        </w:rPr>
        <w:fldChar w:fldCharType="end"/>
      </w:r>
      <w:commentRangeEnd w:id="7172"/>
      <w:r w:rsidR="00025FA2" w:rsidRPr="001E7A27">
        <w:rPr>
          <w:rStyle w:val="CommentReference"/>
          <w:lang w:val="en-GB"/>
        </w:rPr>
        <w:commentReference w:id="7172"/>
      </w:r>
      <w:r w:rsidRPr="001E7A27">
        <w:rPr>
          <w:noProof/>
          <w:lang w:val="en-GB"/>
        </w:rPr>
        <w:t>. Large</w:t>
      </w:r>
      <w:ins w:id="7177" w:author="Soapbox" w:date="2021-07-16T08:44:00Z">
        <w:r w:rsidR="00964CD4" w:rsidRPr="001E7A27">
          <w:rPr>
            <w:noProof/>
            <w:lang w:val="en-GB"/>
          </w:rPr>
          <w:t>-</w:t>
        </w:r>
      </w:ins>
      <w:del w:id="7178" w:author="Soapbox" w:date="2021-07-16T08:44:00Z">
        <w:r w:rsidRPr="001E7A27" w:rsidDel="00964CD4">
          <w:rPr>
            <w:noProof/>
            <w:lang w:val="en-GB"/>
          </w:rPr>
          <w:delText xml:space="preserve"> </w:delText>
        </w:r>
      </w:del>
      <w:r w:rsidRPr="001E7A27">
        <w:rPr>
          <w:noProof/>
          <w:lang w:val="en-GB"/>
        </w:rPr>
        <w:t xml:space="preserve">scale application of SAI </w:t>
      </w:r>
      <w:r w:rsidRPr="001E7A27">
        <w:rPr>
          <w:iCs/>
          <w:noProof/>
          <w:lang w:val="en-GB"/>
        </w:rPr>
        <w:t>is</w:t>
      </w:r>
      <w:r w:rsidRPr="001E7A27">
        <w:rPr>
          <w:i/>
          <w:noProof/>
          <w:color w:val="FF0000"/>
          <w:lang w:val="en-GB"/>
        </w:rPr>
        <w:t xml:space="preserve"> </w:t>
      </w:r>
      <w:r w:rsidRPr="001E7A27">
        <w:rPr>
          <w:noProof/>
          <w:lang w:val="en-GB"/>
        </w:rPr>
        <w:t xml:space="preserve">found </w:t>
      </w:r>
      <w:r w:rsidRPr="001E7A27">
        <w:rPr>
          <w:iCs/>
          <w:noProof/>
          <w:lang w:val="en-GB"/>
        </w:rPr>
        <w:t>to</w:t>
      </w:r>
      <w:r w:rsidRPr="001E7A27">
        <w:rPr>
          <w:noProof/>
          <w:lang w:val="en-GB"/>
        </w:rPr>
        <w:t xml:space="preserve"> reduce the rate of release of CO</w:t>
      </w:r>
      <w:r w:rsidRPr="001E7A27">
        <w:rPr>
          <w:noProof/>
          <w:vertAlign w:val="subscript"/>
          <w:lang w:val="en-GB"/>
        </w:rPr>
        <w:t>2</w:t>
      </w:r>
      <w:r w:rsidRPr="001E7A27">
        <w:rPr>
          <w:noProof/>
          <w:lang w:val="en-GB"/>
        </w:rPr>
        <w:t xml:space="preserve"> and CH</w:t>
      </w:r>
      <w:r w:rsidRPr="001E7A27">
        <w:rPr>
          <w:noProof/>
          <w:vertAlign w:val="subscript"/>
          <w:lang w:val="en-GB"/>
        </w:rPr>
        <w:t>4</w:t>
      </w:r>
      <w:r w:rsidRPr="001E7A27">
        <w:rPr>
          <w:noProof/>
          <w:lang w:val="en-GB"/>
        </w:rPr>
        <w:t xml:space="preserve"> from permafrost thaw </w:t>
      </w:r>
      <w:r w:rsidRPr="001E7A27">
        <w:rPr>
          <w:noProof/>
          <w:lang w:val="en-GB"/>
        </w:rPr>
        <w:fldChar w:fldCharType="begin" w:fldLock="1"/>
      </w:r>
      <w:r w:rsidR="00747167" w:rsidRPr="001E7A27">
        <w:rPr>
          <w:noProof/>
          <w:lang w:val="en-GB"/>
        </w:rPr>
        <w:instrText>ADDIN CSL_CITATION { "citationItems" : [ { "id" : "ITEM-1", "itemData" : { "DOI" : "10.1038/s41467-020-16357-8", "ISSN" : "2041-1723", "abstract" : "The Arctic is warming far faster than the global average, threatening the release of large amounts of carbon presently stored in frozen permafrost soils. Increasing Earth\u2019s albedo by the injection of sulfate aerosols into the stratosphere has been proposed as a way of offsetting some of the adverse effects of climate change. We examine this hypothesis in respect of permafrost carbon-climate feedbacks using the PInc-PanTher process model driven by seven earth system models running the Geoengineering Model Intercomparison Project (GeoMIP) G4 stratospheric aerosol injection scheme to reduce radiative forcing under the Representative Concentration Pathway (RCP) 4.5 scenario. Permafrost carbon released as CO2 is halved and as CH4 by 40% under G4 compared with RCP4.5. Economic losses avoided solely by the roughly 14 Pg carbon kept in permafrost soils amount to about US$ 8.4 trillion by 2070 compared with RCP4.5, and indigenous habits and lifestyles would be better conserved.", "author" : [ { "dropping-particle" : "", "family" : "Chen", "given" : "Yating", "non-dropping-particle" : "", "parse-names" : false, "suffix" : "" }, { "dropping-particle" : "", "family" : "Liu", "given" : "Aobo", "non-dropping-particle" : "", "parse-names" : false, "suffix" : "" }, { "dropping-particle" : "", "family" : "Moore", "given" : "John C", "non-dropping-particle" : "", "parse-names" : false, "suffix" : "" } ], "container-title" : "Nature Communications", "id" : "ITEM-1", "issue" : "1", "issued" : { "date-parts" : [ [ "2020" ] ] }, "page" : "2430", "title" : "Mitigation of Arctic permafrost carbon loss through stratospheric aerosol geoengineering", "translator" : [ { "dropping-particle" : "", "family" : "L7048", "given" : "", "non-dropping-particle" : "", "parse-names" : false, "suffix" : "" } ], "type" : "article-journal", "volume" : "11" }, "uris" : [ "http://www.mendeley.com/documents/?uuid=849bdc39-204b-4add-9dc6-081ccd76944c" ] }, { "id" : "ITEM-2", "itemData" : { "DOI" : "10.1029/2018EF001146", "abstract" : "Abstract Climate engineering arises as one of the potential methods that could contribute to meeting the 1.5 \u00b0C global warming target agreed under the Paris Agreement. We examine how permafrost and high-latitude vegetation respond to the large-scale implementation of climate engineering. Specifically, we explore the impacts of applying the solar radiation management method of stratospheric aerosol injections (SAI) on permafrost temperature and the global extent of near-surface permafrost area. We compare the RCP8.5 and RCP4.5 scenarios to several SAI deployment scenarios using the Norwegian Earth System Model (CE1\u00a0=\u00a0moderate SAI scenario to bring down the global mean warming in RCP8.5 to the RCP4.5 level, CE2\u00a0=\u00a0aggresive SAI scenario to maintain the global mean temperature toward the preindustrial level). We show that large-scale application of SAI may help slow down the current rate of permafrost degradation for a wide range of emission scenarios. Between the RCP4.5 and CE1 simulations, the differences in the permafrost degradation may be attributed to the spatial variations in surface air temperature, rainfall, and snowfall, which lead to the differences in the timing of permafrost degradation up to 40\u00a0years. Although atmospheric temperatures in CE1 and RCP4.5 simulations are similar, net primary production is higher in CE1 due to CO2 fertilization. Our investigation of permafrost extent under large-scale SAI application scenarios suggests that circum-Arctic permafrost area and extent is rather sensitive to temperature changes created under such SAI application. Our results highlight the importance of investigating the regional effects of climate engineering, particularly in high-latitude ecosystems.", "author" : [ { "dropping-particle" : "", "family" : "Lee", "given" : "Hanna", "non-dropping-particle" : "", "parse-names" : false, "suffix" : "" }, { "dropping-particle" : "", "family" : "Ekici", "given" : "Altug", "non-dropping-particle" : "", "parse-names" : false, "suffix" : "" }, { "dropping-particle" : "", "family" : "Tjiputra", "given" : "Jerry", "non-dropping-particle" : "", "parse-names" : false, "suffix" : "" }, { "dropping-particle" : "", "family" : "Muri", "given" : "Helene", "non-dropping-particle" : "", "parse-names" : false, "suffix" : "" }, { "dropping-particle" : "", "family" : "Chadburn", "given" : "Sarah E", "non-dropping-particle" : "", "parse-names" : false, "suffix" : "" }, { "dropping-particle" : "", "family" : "Lawrence", "given" : "David M", "non-dropping-particle" : "", "parse-names" : false, "suffix" : "" }, { "dropping-particle" : "", "family" : "Schwinger", "given" : "J\u00f6rg", "non-dropping-particle" : "", "parse-names" : false, "suffix" : "" } ], "container-title" : "Earth's Future", "id" : "ITEM-2", "issue" : "6", "issued" : { "date-parts" : [ [ "2019" ] ] }, "page" : "605-614", "title" : "The Response of Permafrost and High-Latitude Ecosystems Under Large-Scale Stratospheric Aerosol Injection and Its Termination", "translator" : [ { "dropping-particle" : "", "family" : "L7027", "given" : "", "non-dropping-particle" : "", "parse-names" : false, "suffix" : "" } ], "type" : "article-journal", "volume" : "7" }, "uris" : [ "http://www.mendeley.com/documents/?uuid=5b48c5d7-66e4-412c-b0bf-4262522eee4a" ] } ], "mendeley" : { "formattedCitation" : "(Lee et al., 2019; Chen et al., 2020)", "plainTextFormattedCitation" : "(Lee et al., 2019; Chen et al., 2020)", "previouslyFormattedCitation" : "(Lee et al., 2019; Chen et al., 2020)" }, "properties" : { "noteIndex" : 0 }, "schema" : "https://github.com/citation-style-language/schema/raw/master/csl-citation.json" }</w:instrText>
      </w:r>
      <w:r w:rsidRPr="001E7A27">
        <w:rPr>
          <w:noProof/>
          <w:lang w:val="en-GB"/>
        </w:rPr>
        <w:fldChar w:fldCharType="separate"/>
      </w:r>
      <w:r w:rsidR="00025FA2" w:rsidRPr="001E7A27">
        <w:rPr>
          <w:noProof/>
          <w:lang w:val="en-GB"/>
        </w:rPr>
        <w:t>(Lee et al., 2019; Chen et al., 2020)</w:t>
      </w:r>
      <w:r w:rsidRPr="001E7A27">
        <w:rPr>
          <w:noProof/>
          <w:lang w:val="en-GB"/>
        </w:rPr>
        <w:fldChar w:fldCharType="end"/>
      </w:r>
      <w:r w:rsidRPr="001E7A27">
        <w:rPr>
          <w:noProof/>
          <w:lang w:val="en-GB"/>
        </w:rPr>
        <w:t>.</w:t>
      </w:r>
    </w:p>
    <w:p w14:paraId="3A1CD60C" w14:textId="77777777" w:rsidR="00636A2B" w:rsidRPr="001E7A27" w:rsidRDefault="00636A2B" w:rsidP="005C7F25">
      <w:pPr>
        <w:pStyle w:val="AR6Chap5Level35111"/>
        <w:numPr>
          <w:ilvl w:val="0"/>
          <w:numId w:val="0"/>
        </w:numPr>
        <w:rPr>
          <w:noProof/>
          <w:lang w:val="en-GB" w:eastAsia="zh-CN"/>
        </w:rPr>
      </w:pPr>
    </w:p>
    <w:p w14:paraId="7F4C5249" w14:textId="5D649461" w:rsidR="00636A2B" w:rsidRPr="001E7A27" w:rsidRDefault="00636A2B" w:rsidP="005C7F25">
      <w:pPr>
        <w:pStyle w:val="AR6BodyText"/>
        <w:rPr>
          <w:lang w:val="en-GB"/>
        </w:rPr>
      </w:pPr>
      <w:r w:rsidRPr="001E7A27">
        <w:rPr>
          <w:lang w:val="en-GB"/>
        </w:rPr>
        <w:t>A hypothetical</w:t>
      </w:r>
      <w:del w:id="7179" w:author="Tom Maycock" w:date="2021-09-09T18:01:00Z">
        <w:r w:rsidRPr="001E7A27" w:rsidDel="00A87851">
          <w:rPr>
            <w:lang w:val="en-GB"/>
          </w:rPr>
          <w:delText>,</w:delText>
        </w:r>
      </w:del>
      <w:r w:rsidRPr="001E7A27">
        <w:rPr>
          <w:lang w:val="en-GB"/>
        </w:rPr>
        <w:t xml:space="preserve"> sudden and sustained termination of SRM would cause a rapid increase in global warming </w:t>
      </w:r>
      <w:commentRangeStart w:id="7180"/>
      <w:r w:rsidRPr="001E7A27">
        <w:rPr>
          <w:lang w:val="en-GB"/>
        </w:rPr>
        <w:t xml:space="preserve">that </w:t>
      </w:r>
      <w:ins w:id="7181" w:author="Tom Maycock" w:date="2021-09-09T18:01:00Z">
        <w:r w:rsidR="00A87851">
          <w:rPr>
            <w:lang w:val="en-GB"/>
          </w:rPr>
          <w:t xml:space="preserve">would </w:t>
        </w:r>
      </w:ins>
      <w:r w:rsidRPr="001E7A27">
        <w:rPr>
          <w:lang w:val="en-GB"/>
        </w:rPr>
        <w:t>pose</w:t>
      </w:r>
      <w:del w:id="7182" w:author="Tom Maycock" w:date="2021-09-09T18:01:00Z">
        <w:r w:rsidRPr="001E7A27" w:rsidDel="00A87851">
          <w:rPr>
            <w:lang w:val="en-GB"/>
          </w:rPr>
          <w:delText>s</w:delText>
        </w:r>
      </w:del>
      <w:r w:rsidRPr="001E7A27">
        <w:rPr>
          <w:lang w:val="en-GB"/>
        </w:rPr>
        <w:t xml:space="preserve"> </w:t>
      </w:r>
      <w:commentRangeEnd w:id="7180"/>
      <w:r w:rsidR="00A87851">
        <w:rPr>
          <w:rStyle w:val="CommentReference"/>
          <w:lang w:val="en-GB"/>
        </w:rPr>
        <w:commentReference w:id="7180"/>
      </w:r>
      <w:r w:rsidRPr="001E7A27">
        <w:rPr>
          <w:lang w:val="en-GB"/>
        </w:rPr>
        <w:t xml:space="preserve">great risks to biodiversity </w:t>
      </w:r>
      <w:commentRangeStart w:id="7183"/>
      <w:r w:rsidRPr="001E7A27">
        <w:rPr>
          <w:lang w:val="en-GB"/>
        </w:rPr>
        <w:fldChar w:fldCharType="begin" w:fldLock="1"/>
      </w:r>
      <w:ins w:id="7184" w:author="Robin Matthews" w:date="2021-06-17T18:58:00Z">
        <w:r w:rsidR="009C56DF" w:rsidRPr="001E7A27">
          <w:rPr>
            <w:lang w:val="en-GB"/>
          </w:rPr>
          <w:instrText>ADDIN CSL_CITATION { "citationItems" : [ { "id" : "ITEM-1", "itemData" : { "DOI" : "10.1002/jgrd.50762", "ISBN" : "2169-8996", "ISSN" : "2169897X", "abstract" : "We have examined changes in climate which result from the sudden termination of geoengineering after 50 years of offsetting a 1% per annum increase in CO2 concentrations by a reduction of solar radiation, as simulated by 11 different climate models in experiment G2 of the Geoengineering Model Intercomparison Project. The models agree on a rapid increase in global-mean temperature following termination accompanied by increases in global-mean precipitation rate and decreases in sea-ice cover. There is no agreement on the impact of geoengineering termination on the rate of change of global-mean plant net primary productivity. There is a considerable degree of consensus for the geographical distribution of temperature change following termination, with faster warming at high latitudes and over land. There is also considerable agreement regarding the distribution of reductions in Arctic sea-ice, but less so for the Antarctic. There is much less agreement regarding the patterns of change in precipitation and net primary productivity, with a greater degree of consensus at higher latitudes.", "author" : [ { "dropping-particle" : "", "family" : "Jones", "given" : "Andy", "non-dropping-particle" : "", "parse-names" : false, "suffix" : "" }, { "dropping-particle" : "", "family" : "Haywood", "given" : "Jim M.", "non-dropping-particle" : "", "parse-names" : false, "suffix" : "" }, { "dropping-particle" : "", "family" : "Alterskjaer", "given" : "Kari",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"Irvine", "given" : "Peter J.", "non-dropping-particle" : "", "parse-names" : false, "suffix" : "" }, { "dropping-particle" : "", "family" : "Ji", "given" : "Duoying", "non-dropping-particle" : "", "parse-names" : false, "suffix" : "" }, { "dropping-particle" : "", "family" : "Kravitz", "given" : "Ben", "non-dropping-particle" : "", "parse-names" : false, "suffix" : "" }, { "dropping-particle" : "", "family" : "Egill Kristj\u00e1nsson", "given" : "J\u00f3n", "non-dropping-particle" : "", "parse-names" : false, "suffix" : "" }, { "dropping-particle" : "", "family" : "Moore", "given" : "John C.", "non-dropping-particle" : "", "parse-names" : false, "suffix" : "" }, { "dropping-particle" : "", "family" : "Niemeier", "given" : "Ulrike", "non-dropping-particle" : "", "parse-names" : false, "suffix" : "" }, { "dropping-particle" : "", "family" : "Robock", "given" : "Alan", "non-dropping-particle" : "", "parse-names" : false, "suffix" : "" }, { "dropping-particle" : "", "family" : "Schmidt", "given" : "Hauke",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"Yoon", "given" : "Jin-Ho", "non-dropping-particle" : "", "parse-names" : false, "suffix" : "" } ], "container-title" : "Journal of Geophysical Research: Atmospheres", "id" : "ITEM-1", "issue" : "17", "issued" : { "date-parts" : [ [ "2013", "9", "16" ] ] }, "page" : "9743-9752", "title" : "The impact of abrupt suspension of solar radiation management (termination effect) in experiment G2 of the Geoengineering Model Intercomparison Project (GeoMIP)", "translator" : [ { "dropping-particle" : "", "family" : "L4431", "given" : "", "non-dropping-particle" : "", "parse-names" : false, "suffix" : "" } ], "type" : "article-journal", "volume" : "118" }, "uris" : [ "http://www.mendeley.com/documents/?uuid=4c9aa609-59ae-433d-ad37-b93e6dbfa298" ] }, { "id" : "ITEM-2", "itemData" : { "DOI" : "10.1088/1748-9326/9/2/024005", "ISBN" : "1748-9326", "ISSN" : "17489326", "abstract" : "Solar radiation management (SRM) has been proposed as a means to alleviate the climate impacts of ongoing anthropogenic greenhouse gas (GHG) emissions. However, its efficacy depends on its indefinite maintenance, without interruption from a variety of possible sources, such as technological failure or global cooperation breakdown. Here, we consider the scenario in which SRM\u2014via stratospheric aerosol injection\u2014is terminated abruptly following an implementation period during which anthropogenic GHG emissions have continued. We show that upon cessation of SRM, an abrupt, spatially broad, and sustained warming over land occurs that is well outside 20th century climate variability bounds. Global mean precipitation also increases rapidly following cessation, however spatial patterns are less coherent than temperature, with almost half of land areas experiencing drying trends. We further show that the rate of warming\u2014of critical importance for ecological and human systems\u2014is principally controlled by background GHG levels. Thus, a risk of abrupt and dangerous warming is inherent to the large-scale implementation of SRM, and can be diminished only through concurrent strong reductions in anthropogenic GHG emissions.", "author" : [ { "dropping-particle" : "", "family" : "McCusker", "given" : "Kelly E.", "non-dropping-particle" : "", "parse-names" : false, "suffix" : "" }, { "dropping-particle" : "", "family" : "Armour", "given" : "Kyle C.", "non-dropping-particle" : "", "parse-names" : false, "suffix" : "" }, { "dropping-particle" : "", "family" : "Bitz", "given" : "Cecilia M.", "non-dropping-particle" : "", "parse-names" : false, "suffix" : "" }, { "dropping-particle" : "", "family" : "Battisti", "given" : "David S.", "non-dropping-particle" : "", "parse-names" : false, "suffix" : "" } ], "container-title" : "Environmental Research Letters", "id" : "ITEM-2", "issue" : "2", "issued" : { "date-parts" : [ [ "2014" ] ] }, "title" : "Rapid and extensive warming following cessation of solar radiation management", "translator" : [ { "dropping-particle" : "", "family" : "L6363", "given" : "", "non-dropping-particle" : "", "parse-names" : false, "suffix" : "" } ], "type" : "article-journal", "volume" : "9" }, "uris" : [ "http://www.mendeley.com/documents/?uuid=d339e998-ad0f-4c32-b635-6a083ae7a7d0" ] }, { "id" : "ITEM-3", "itemData" : { "DOI" : "10.1038/s41559-017-0431-0", "ISBN" : "9781424486311", "ISSN" : "2397334X", "PMID" : "29358608", "abstract" : "Solar geoengineering is receiving increased policy attention as a potential tool to offset climate warming. While climate responses to geoengineering have been studied in detail, the potential biodiversity consequences are largely unknown. To avoid extinction, species must either adapt or move to track shifting climates. Here, we assess the effects of the rapid implementa- tion, continuation and sudden termination of geoengineering on climate velocities\u2014the speeds and directions that species would need to move to track changes in climate. Compared to a moderate climate change scenario (RCP4.5), rapid geoengineer- ing implementation reduces temperature velocities towards zero in terrestrial biodiversity hotspots. In contrast, sudden ter- mination increases both ocean and land temperature velocities to unprecedented speeds (global medians &gt; 10 km yr\u22121 ) that are more than double the temperature velocities for recent and future climate change in global biodiversity hotspots. Furthermore, as climate velocities more than double in speed, rapid climate fragmentation occurs in biomes such as temperate grasslands and forests where temperature and precipitation velocity vectors diverge spatially by &gt; 90\u00b0. Rapid geoengineering termination would significantly increase the threats to biodiversity from climate change.", "author" : [ { "dropping-particle" : "", "family" : "Trisos", "given" : "Christopher H.", "non-dropping-particle" : "", "parse-names" : false, "suffix" : "" }, { "dropping-particle" : "", "family" : "Amatulli", "given" : "Giuseppe", "non-dropping-particle" : "", "parse-names" : false, "suffix" : "" }, { "dropping-particle" : "", "family" : "Gurevitch", "given" : "Jessica", "non-dropping-particle" : "", "parse-names" : false, "suffix" : "" }, { "dropping-particle" : "", "family" : "Robock", "given" : "Alan", "non-dropping-particle" : "", "parse-names" : false, "suffix" : "" }, { "dropping-particle" : "", "family" : "Xia", "given" : "Lili", "non-dropping-particle" : "", "parse-names" : false, "suffix" : "" }, { "dropping-particle" : "", "family" : "Zambri", "given" : "Brian", "non-dropping-particle" : "", "parse-names" : false, "suffix" : "" } ], "container-title" : "Nature Ecology &amp; Evolution", "id" : "ITEM-3", "issued" : { "date-parts" : [ [ "2018" ] ] }, "title" : "Potentially dangerous consequences for biodiversity of solar geoengineering implementation and termination", "translator" : [ { "dropping-particle" : "", "family" : "L5299", "given" : "", "non-dropping-particle" : "", "parse-names" : false, "suffix" : "" } ], "type" : "article-journal" }, "uris" : [ "http://www.mendeley.com/documents/?uuid=989c6e3b-da0e-4dee-9f31-cd448bf55acc" ] } ], "mendeley" : { "formattedCitation" : "(Jones et al., 2013a; McCusker et al., 2014; Trisos et al., 2018)", "manualFormatting" : "(A. Jones et al., 2013a; McCusker et al., 2014; Trisos et al., 2018)", "plainTextFormattedCitation" : "(Jones et al., 2013a; McCusker et al., 2014; Trisos et al., 2018)", "previouslyFormattedCitation" : "(Jones et al., 2013a; McCusker et al., 2014; Trisos et al., 2018)" }, "properties" : { "noteIndex" : 0 }, "schema" : "https://github.com/citation-style-language/schema/raw/master/csl-citation.json" }</w:instrText>
        </w:r>
      </w:ins>
      <w:del w:id="7185" w:author="Robin Matthews" w:date="2021-06-17T18:58:00Z">
        <w:r w:rsidR="00BC2C5E" w:rsidRPr="001E7A27" w:rsidDel="009C56DF">
          <w:rPr>
            <w:lang w:val="en-GB"/>
          </w:rPr>
          <w:delInstrText>ADDIN CSL_CITATION { "citationItems" : [ { "id" : "ITEM-1", "itemData" : { "DOI" : "10.1002/jgrd.50762", "ISBN" : "2169-8996", "ISSN" : "2169897X", "abstract" : "We have examined changes in climate which result from the sudden termination of geoengineering after 50 years of offsetting a 1% per annum increase in CO2 concentrations by a reduction of solar radiation, as simulated by 11 different climate models in experiment G2 of the Geoengineering Model Intercomparison Project. The models agree on a rapid increase in global-mean temperature following termination accompanied by increases in global-mean precipitation rate and decreases in sea-ice cover. There is no agreement on the impact of geoengineering termination on the rate of change of global-mean plant net primary productivity. There is a considerable degree of consensus for the geographical distribution of temperature change following termination, with faster warming at high latitudes and over land. There is also considerable agreement regarding the distribution of reductions in Arctic sea-ice, but less so for the Antarctic. There is much less agreement regarding the patterns of change in precipitation and net primary productivity, with a greater degree of consensus at higher latitudes.", "author" : [ { "dropping-particle" : "", "family" : "Jones", "given" : "Andy", "non-dropping-particle" : "", "parse-names" : false, "suffix" : "" }, { "dropping-particle" : "", "family" : "Haywood", "given" : "Jim M.", "non-dropping-particle" : "", "parse-names" : false, "suffix" : "" }, { "dropping-particle" : "", "family" : "Alterskjaer", "given" : "Kari",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"Irvine", "given" : "Peter J.", "non-dropping-particle" : "", "parse-names" : false, "suffix" : "" }, { "dropping-particle" : "", "family" : "Ji", "given" : "Duoying", "non-dropping-particle" : "", "parse-names" : false, "suffix" : "" }, { "dropping-particle" : "", "family" : "Kravitz", "given" : "Ben", "non-dropping-particle" : "", "parse-names" : false, "suffix" : "" }, { "dropping-particle" : "", "family" : "Egill Kristj\u00e1nsson", "given" : "J\u00f3n", "non-dropping-particle" : "", "parse-names" : false, "suffix" : "" }, { "dropping-particle" : "", "family" : "Moore", "given" : "John C.", "non-dropping-particle" : "", "parse-names" : false, "suffix" : "" }, { "dropping-particle" : "", "family" : "Niemeier", "given" : "Ulrike", "non-dropping-particle" : "", "parse-names" : false, "suffix" : "" }, { "dropping-particle" : "", "family" : "Robock", "given" : "Alan", "non-dropping-particle" : "", "parse-names" : false, "suffix" : "" }, { "dropping-particle" : "", "family" : "Schmidt", "given" : "Hauke",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"Yoon", "given" : "Jin-Ho", "non-dropping-particle" : "", "parse-names" : false, "suffix" : "" } ], "container-title" : "Journal of Geophysical Research: Atmospheres", "id" : "ITEM-1", "issue" : "17", "issued" : { "date-parts" : [ [ "2013", "9", "16" ] ] }, "page" : "9743-9752", "title" : "The impact of abrupt suspension of solar radiation management (termination effect) in experiment G2 of the Geoengineering Model Intercomparison Project (GeoMIP)", "translator" : [ { "dropping-particle" : "", "family" : "L4431", "given" : "", "non-dropping-particle" : "", "parse-names" : false, "suffix" : "" } ], "type" : "article-journal", "volume" : "118" }, "uris" : [ "http://www.mendeley.com/documents/?uuid=4c9aa609-59ae-433d-ad37-b93e6dbfa298" ] }, { "id" : "ITEM-2", "itemData" : { "DOI" : "10.1088/1748-9326/9/2/024005", "ISBN" : "1748-9326", "ISSN" : "17489326", "abstract" : "Solar radiation management (SRM) has been proposed as a means to alleviate the climate impacts of ongoing anthropogenic greenhouse gas (GHG) emissions. However, its efficacy depends on its indefinite maintenance, without interruption from a variety of possible sources, such as technological failure or global cooperation breakdown. Here, we consider the scenario in which SRM\u2014via stratospheric aerosol injection\u2014is terminated abruptly following an implementation period during which anthropogenic GHG emissions have continued. We show that upon cessation of SRM, an abrupt, spatially broad, and sustained warming over land occurs that is well outside 20th century climate variability bounds. Global mean precipitation also increases rapidly following cessation, however spatial patterns are less coherent than temperature, with almost half of land areas experiencing drying trends. We further show that the rate of warming\u2014of critical importance for ecological and human systems\u2014is principally controlled by background GHG levels. Thus, a risk of abrupt and dangerous warming is inherent to the large-scale implementation of SRM, and can be diminished only through concurrent strong reductions in anthropogenic GHG emissions.", "author" : [ { "dropping-particle" : "", "family" : "McCusker", "given" : "Kelly E.", "non-dropping-particle" : "", "parse-names" : false, "suffix" : "" }, { "dropping-particle" : "", "family" : "Armour", "given" : "Kyle C.", "non-dropping-particle" : "", "parse-names" : false, "suffix" : "" }, { "dropping-particle" : "", "family" : "Bitz", "given" : "Cecilia M.", "non-dropping-particle" : "", "parse-names" : false, "suffix" : "" }, { "dropping-particle" : "", "family" : "Battisti", "given" : "David S.", "non-dropping-particle" : "", "parse-names" : false, "suffix" : "" } ], "container-title" : "Environmental Research Letters", "id" : "ITEM-2", "issue" : "2", "issued" : { "date-parts" : [ [ "2014" ] ] }, "title" : "Rapid and extensive warming following cessation of solar radiation management", "translator" : [ { "dropping-particle" : "", "family" : "L6363", "given" : "", "non-dropping-particle" : "", "parse-names" : false, "suffix" : "" } ], "type" : "article-journal", "volume" : "9" }, "uris" : [ "http://www.mendeley.com/documents/?uuid=d339e998-ad0f-4c32-b635-6a083ae7a7d0" ] }, { "id" : "ITEM-3", "itemData" : { "DOI" : "10.1038/s41559-017-0431-0", "ISBN" : "9781424486311", "ISSN" : "2397334X", "PMID" : "29358608", "abstract" : "Solar geoengineering is receiving increased policy attention as a potential tool to offset climate warming. While climate responses to geoengineering have been studied in detail, the potential biodiversity consequences are largely unknown. To avoid extinction, species must either adapt or move to track shifting climates. Here, we assess the effects of the rapid implementa- tion, continuation and sudden termination of geoengineering on climate velocities\u2014the speeds and directions that species would need to move to track changes in climate. Compared to a moderate climate change scenario (RCP4.5), rapid geoengineer- ing implementation reduces temperature velocities towards zero in terrestrial biodiversity hotspots. In contrast, sudden ter- mination increases both ocean and land temperature velocities to unprecedented speeds (global medians &gt; 10 km yr\u22121 ) that are more than double the temperature velocities for recent and future climate change in global biodiversity hotspots. Furthermore, as climate velocities more than double in speed, rapid climate fragmentation occurs in biomes such as temperate grasslands and forests where temperature and precipitation velocity vectors diverge spatially by &gt; 90\u00b0. Rapid geoengineering termination would significantly increase the threats to biodiversity from climate change.", "author" : [ { "dropping-particle" : "", "family" : "Trisos", "given" : "Christopher H.", "non-dropping-particle" : "", "parse-names" : false, "suffix" : "" }, { "dropping-particle" : "", "family" : "Amatulli", "given" : "Giuseppe", "non-dropping-particle" : "", "parse-names" : false, "suffix" : "" }, { "dropping-particle" : "", "family" : "Gurevitch", "given" : "Jessica", "non-dropping-particle" : "", "parse-names" : false, "suffix" : "" }, { "dropping-particle" : "", "family" : "Robock", "given" : "Alan", "non-dropping-particle" : "", "parse-names" : false, "suffix" : "" }, { "dropping-particle" : "", "family" : "Xia", "given" : "Lili", "non-dropping-particle" : "", "parse-names" : false, "suffix" : "" }, { "dropping-particle" : "", "family" : "Zambri", "given" : "Brian", "non-dropping-particle" : "", "parse-names" : false, "suffix" : "" } ], "container-title" : "Nature Ecology &amp; Evolution", "id" : "ITEM-3", "issued" : { "date-parts" : [ [ "2018" ] ] }, "title" : "Potentially dangerous consequences for biodiversity of solar geoengineering implementation and termination", "translator" : [ { "dropping-particle" : "", "family" : "L5299", "given" : "", "non-dropping-particle" : "", "parse-names" : false, "suffix" : "" } ], "type" : "article-journal" }, "uris" : [ "http://www.mendeley.com/documents/?uuid=989c6e3b-da0e-4dee-9f31-cd448bf55acc" ] } ], "mendeley" : { "formattedCitation" : "(Jones et al., 2013a; McCusker et al., 2014; Trisos et al., 2018)", "plainTextFormattedCitation" : "(Jones et al., 2013a; McCusker et al., 2014; Trisos et al., 2018)", "previouslyFormattedCitation" : "(Jones et al., 2013a; McCusker et al., 2014; Trisos et al., 2018)" }, "properties" : { "noteIndex" : 0 }, "schema" : "https://github.com/citation-style-language/schema/raw/master/csl-citation.json" }</w:delInstrText>
        </w:r>
      </w:del>
      <w:r w:rsidRPr="001E7A27">
        <w:rPr>
          <w:lang w:val="en-GB"/>
        </w:rPr>
        <w:fldChar w:fldCharType="separate"/>
      </w:r>
      <w:r w:rsidR="00025FA2" w:rsidRPr="001E7A27">
        <w:rPr>
          <w:noProof/>
          <w:lang w:val="en-GB"/>
        </w:rPr>
        <w:t>(</w:t>
      </w:r>
      <w:ins w:id="7186" w:author="Robin Matthews" w:date="2021-06-17T18:58:00Z">
        <w:r w:rsidR="009C56DF" w:rsidRPr="001E7A27">
          <w:rPr>
            <w:noProof/>
            <w:lang w:val="en-GB"/>
          </w:rPr>
          <w:t xml:space="preserve">A. </w:t>
        </w:r>
      </w:ins>
      <w:r w:rsidR="00025FA2" w:rsidRPr="001E7A27">
        <w:rPr>
          <w:noProof/>
          <w:lang w:val="en-GB"/>
        </w:rPr>
        <w:t>Jones et al., 2013</w:t>
      </w:r>
      <w:del w:id="7187" w:author="Robin Matthews" w:date="2021-06-17T18:58:00Z">
        <w:r w:rsidR="00025FA2" w:rsidRPr="001E7A27" w:rsidDel="009C56DF">
          <w:rPr>
            <w:noProof/>
            <w:lang w:val="en-GB"/>
          </w:rPr>
          <w:delText>a</w:delText>
        </w:r>
      </w:del>
      <w:r w:rsidR="00025FA2" w:rsidRPr="001E7A27">
        <w:rPr>
          <w:noProof/>
          <w:lang w:val="en-GB"/>
        </w:rPr>
        <w:t>; McCusker et al., 2014; Trisos et al., 2018)</w:t>
      </w:r>
      <w:r w:rsidRPr="001E7A27">
        <w:rPr>
          <w:lang w:val="en-GB"/>
        </w:rPr>
        <w:fldChar w:fldCharType="end"/>
      </w:r>
      <w:commentRangeEnd w:id="7183"/>
      <w:r w:rsidR="00025FA2" w:rsidRPr="001E7A27">
        <w:rPr>
          <w:rStyle w:val="CommentReference"/>
          <w:lang w:val="en-GB"/>
        </w:rPr>
        <w:commentReference w:id="7183"/>
      </w:r>
      <w:r w:rsidRPr="001E7A27">
        <w:rPr>
          <w:lang w:val="en-GB"/>
        </w:rPr>
        <w:t xml:space="preserve"> (Section 4.6.3.3). </w:t>
      </w:r>
      <w:del w:id="7188" w:author="Soapbox" w:date="2021-07-26T07:35:00Z">
        <w:r w:rsidRPr="001E7A27" w:rsidDel="004E78CB">
          <w:rPr>
            <w:lang w:val="en-GB"/>
          </w:rPr>
          <w:delText>A sudden and sustained termination of SRM</w:delText>
        </w:r>
      </w:del>
      <w:ins w:id="7189" w:author="Soapbox" w:date="2021-07-26T07:35:00Z">
        <w:r w:rsidR="004E78CB" w:rsidRPr="001E7A27">
          <w:rPr>
            <w:lang w:val="en-GB"/>
          </w:rPr>
          <w:t>It</w:t>
        </w:r>
      </w:ins>
      <w:r w:rsidRPr="001E7A27">
        <w:rPr>
          <w:lang w:val="en-GB"/>
        </w:rPr>
        <w:t xml:space="preserve"> would also weaken carbon sinks, accelerating atmospheric CO</w:t>
      </w:r>
      <w:r w:rsidRPr="001E7A27">
        <w:rPr>
          <w:vertAlign w:val="subscript"/>
          <w:lang w:val="en-GB"/>
        </w:rPr>
        <w:t>2</w:t>
      </w:r>
      <w:r w:rsidRPr="001E7A27">
        <w:rPr>
          <w:lang w:val="en-GB"/>
        </w:rPr>
        <w:t xml:space="preserve"> accumulation and inducing further warming (Fig</w:t>
      </w:r>
      <w:r w:rsidR="00425F48" w:rsidRPr="001E7A27">
        <w:rPr>
          <w:lang w:val="en-GB"/>
        </w:rPr>
        <w:t>ure</w:t>
      </w:r>
      <w:r w:rsidRPr="001E7A27">
        <w:rPr>
          <w:lang w:val="en-GB"/>
        </w:rPr>
        <w:t xml:space="preserve"> 5.3</w:t>
      </w:r>
      <w:r w:rsidR="00BB1D34" w:rsidRPr="001E7A27">
        <w:rPr>
          <w:lang w:val="en-GB"/>
        </w:rPr>
        <w:t>7</w:t>
      </w:r>
      <w:ins w:id="7190" w:author="Soapbox" w:date="2021-07-26T07:35:00Z">
        <w:r w:rsidR="00CE6381" w:rsidRPr="001E7A27">
          <w:rPr>
            <w:lang w:val="en-GB"/>
          </w:rPr>
          <w:t>;</w:t>
        </w:r>
      </w:ins>
      <w:del w:id="7191" w:author="Soapbox" w:date="2021-07-26T07:36:00Z">
        <w:r w:rsidRPr="001E7A27" w:rsidDel="00CE6381">
          <w:rPr>
            <w:lang w:val="en-GB"/>
          </w:rPr>
          <w:delText xml:space="preserve">) </w:delText>
        </w:r>
      </w:del>
      <w:r w:rsidRPr="001E7A27">
        <w:rPr>
          <w:lang w:val="en-GB"/>
        </w:rPr>
        <w:fldChar w:fldCharType="begin" w:fldLock="1"/>
      </w:r>
      <w:r w:rsidR="00747167" w:rsidRPr="001E7A27">
        <w:rPr>
          <w:lang w:val="en-GB"/>
        </w:rPr>
        <w:instrText>ADDIN CSL_CITATION { "citationItems" : [ { "id" : "ITEM-1", "itemData" : { "DOI" : "10.1073/pnas.0700419104", "ISBN" : "0027-8424", "ISSN" : "0027-8424", "PMID" : "17548822", "abstract" : "Geoengineering (the intentional modification of Earth's climate) has been proposed as a means of reducing CO2-induced climate warming while greenhouse gas emissions continue. Most proposals involve managing incoming solar radiation such that future greenhouse gas forcing is counteracted by reduced solar forcing. In this study, we assess the transient climate response to geoengineering under a business-as-usual CO2 emissions scenario by using an intermediate-complexity global climate model that includes an interactive carbon cycle. We find that the climate system responds quickly to artificially reduced insolation; hence, there may be little cost to delaying the deployment of geoengineering strategies until such a time as \"dangerous\" climate change is imminent. Spatial temperature patterns in the geoengineered simulation are comparable with preindustrial temperatures, although this is not true for precipitation. Carbon sinks in the model increase in response to geoengineering. Because geoengineering acts to mask climate warming, there is a direct CO2-driven increase in carbon uptake without an offsetting temperature-driven suppression of carbon sinks. However, this strengthening of carbon sinks, combined with the potential for rapid climate adjustment to changes in solar forcing, leads to serious consequences should geoengineering fail or be stopped abruptly. Such a scenario could lead to very rapid climate change, with warming rates up to 20 times greater than present-day rates. This warming rebound would be larger and more sustained should climate sensitivity prove to be higher than expected. Thus, employing geoengineering schemes with continued carbon emissions could lead to severe risks for the global climate system.", "author" : [ { "dropping-particle" : "", "family" : "Matthews", "given" : "H. D.", "non-dropping-particle" : "", "parse-names" : false, "suffix" : "" }, { "dropping-particle" : "", "family" : "Caldeira", "given" : "K.", "non-dropping-particle" : "", "parse-names" : false, "suffix" : "" } ], "container-title" : "Proceedings of the National Academy of Sciences", "id" : "ITEM-1", "issue" : "24", "issued" : { "date-parts" : [ [ "2007" ] ] }, "page" : "9949-9954", "title" : "Transient climate carbon simulations of planetary geoengineering", "translator" : [ { "dropping-particle" : "", "family" : "L6435", "given" : "", "non-dropping-particle" : "", "parse-names" : false, "suffix" : "" } ], "type" : "article-journal", "volume" : "104" }, "uris" : [ "http://www.mendeley.com/documents/?uuid=e45447b3-1190-4fbb-960d-2c69bd13e3e8" ] }, { "id" : "ITEM-2", "itemData" : { "DOI" : "10.1029/2019EF001165", "abstract" : "Abstract Solar radiation modification (SRM) is known to strengthen both land and ocean carbon uptake because of its impacts on surface temperature, solar radiation, and other potential drivers of the global carbon cycle. However, the magnitude and timing of the response of both land and ocean carbon uptake to SRM and its consequence on allowable CO2 emissions remain poorly understood. Here we use the results of six Earth system models simulating a continuous stratospheric injection of 5 Tg of sulfur dioxide per year between 2020 and 2069 under the representative concentration pathways 4.5 to investigate the impact of SRM on land and ocean carbon uptake. We find that 50 years of SRM under this protocol increases the allowable CO2 emissions by 40 \u00b1 19 GtC; 85% of this additional uptake of carbon is stored in the land biosphere and 15% in the ocean. This increase in allowable CO2 emissions is however not sustainable after the stoppage of SRM. Earth system models predict a mean release of 8 \u00b1 11 GtC of the carbon back to the atmosphere 20 years after the stoppage which is dominated by large uncertainties in the response of the simulated land carbon cycle to rising temperature and solar radiation. We demonstrate that the time scales of carbon dioxide removal (CDR) potential of SRM are smaller than the time scales of the geological storage assumed in well-established CDR options. This shows that the CDR potential of SRM should be compared to well-established CDR options with caution.",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"container-title" : "Earth's Future", "id" : "ITEM-2", "issue" : "6", "issued" : { "date-parts" : [ [ "2019" ] ] }, "page" : "664-676", "title" : "Impact of solar radiation modification on allowable CO2 emissions: what can we learn from multimodel simulations?", "translator" : [ { "dropping-particle" : "", "family" : "L6419", "given" : "", "non-dropping-particle" : "", "parse-names" : false, "suffix" : "" } ], "type" : "article-journal", "volume" : "7" }, "uris" : [ "http://www.mendeley.com/documents/?uuid=82772730-9056-4e6f-a526-3cfdb51aa390" ] }, { "id" : "ITEM-3",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"ITEM-3",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"ITEM-4",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"ITEM-4",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"mendeley" : { "formattedCitation" : "(Matthews and Caldeira, 2007; Tjiputra et al., 2016; Muri et al., 2018; Plazzotta et al., 2019)", "plainTextFormattedCitation" : "(Matthews and Caldeira, 2007; Tjiputra et al., 2016; Muri et al., 2018; Plazzotta et al., 2019)", "previouslyFormattedCitation" : "(Matthews and Caldeira, 2007; Tjiputra et al., 2016; Muri et al., 2018; Plazzotta et al., 2019)" }, "properties" : { "noteIndex" : 0 }, "schema" : "https://github.com/citation-style-language/schema/raw/master/csl-citation.json" }</w:instrText>
      </w:r>
      <w:r w:rsidRPr="001E7A27">
        <w:rPr>
          <w:lang w:val="en-GB"/>
        </w:rPr>
        <w:fldChar w:fldCharType="separate"/>
      </w:r>
      <w:ins w:id="7192" w:author="Soapbox" w:date="2021-07-26T07:36:00Z">
        <w:r w:rsidR="00CE6381" w:rsidRPr="001E7A27">
          <w:rPr>
            <w:noProof/>
            <w:lang w:val="en-GB"/>
          </w:rPr>
          <w:t xml:space="preserve"> </w:t>
        </w:r>
      </w:ins>
      <w:del w:id="7193" w:author="Soapbox" w:date="2021-07-26T07:36:00Z">
        <w:r w:rsidR="00025FA2" w:rsidRPr="001E7A27" w:rsidDel="00CE6381">
          <w:rPr>
            <w:noProof/>
            <w:lang w:val="en-GB"/>
          </w:rPr>
          <w:delText>(</w:delText>
        </w:r>
      </w:del>
      <w:r w:rsidR="00025FA2" w:rsidRPr="001E7A27">
        <w:rPr>
          <w:noProof/>
          <w:lang w:val="en-GB"/>
        </w:rPr>
        <w:t>Matthews and Caldeira, 2007; Tjiputra et al., 2016; Muri et al., 2018; Plazzotta et al., 2019)</w:t>
      </w:r>
      <w:r w:rsidRPr="001E7A27">
        <w:rPr>
          <w:lang w:val="en-GB"/>
        </w:rPr>
        <w:fldChar w:fldCharType="end"/>
      </w:r>
      <w:r w:rsidRPr="001E7A27">
        <w:rPr>
          <w:lang w:val="en-GB"/>
        </w:rPr>
        <w:t>. However, a scenario with gradual phase-out of SRM under emission</w:t>
      </w:r>
      <w:ins w:id="7194" w:author="Tom Maycock" w:date="2021-09-08T15:28:00Z">
        <w:r w:rsidR="00FC0403" w:rsidRPr="001E7A27">
          <w:rPr>
            <w:lang w:val="en-GB"/>
          </w:rPr>
          <w:t>s</w:t>
        </w:r>
      </w:ins>
      <w:r w:rsidRPr="001E7A27">
        <w:rPr>
          <w:lang w:val="en-GB"/>
        </w:rPr>
        <w:t xml:space="preserve"> reduction could reduce the large negative effect of sudden SRM termination </w:t>
      </w:r>
      <w:r w:rsidRPr="001E7A27">
        <w:rPr>
          <w:lang w:val="en-GB"/>
        </w:rPr>
        <w:fldChar w:fldCharType="begin" w:fldLock="1"/>
      </w:r>
      <w:r w:rsidR="00747167" w:rsidRPr="001E7A27">
        <w:rPr>
          <w:lang w:val="en-GB"/>
        </w:rPr>
        <w:instrText>ADDIN CSL_CITATION { "citationItems" : [ { "id" : "ITEM-1", "itemData" : { "DOI" : "10.1038/nclimate2493", "ISBN" : "1758-6798", "ISSN" : "17586798", "abstract" : "The risks and benefits of solar geoengineering, or solar radiation management (SRM), depend on assumptions about its implementation. Claims that SRM will reduce precipitation, increase ocean acidification or deplete stratospheric ozone, or that it must be continued forever once started, are not inherent features of SRM; rather, they are features of common scenarios for its implementation. Most analyses assume, for example, that SRM would be used to stop the increase in global temperature or restore temperature to pre-industrial values. We argue that these are poor scenario choices on which to base policy-relevant judgements about SRM. As a basis for further analysis, we provide a scenario that is temporary in that its end point is zero SRM, is moderate in that it offsets only half of the growth in anthropogenic climate forcing and is responsive in that it recognizes that the amount of SRM will be adjusted in light of new information.", "author" : [ { "dropping-particle" : "", "family" : "Keith", "given" : "David W.", "non-dropping-particle" : "", "parse-names" : false, "suffix" : "" }, { "dropping-particle" : "", "family" : "MacMartin", "given" : "Douglas G.", "non-dropping-particle" : "", "parse-names" : false, "suffix" : "" } ], "container-title" : "Nature Climate Change", "id" : "ITEM-1", "issue" : "3", "issued" : { "date-parts" : [ [ "2015" ] ] }, "page" : "201-206", "title" : "A temporary, moderate and responsive scenario for solar geoengineering", "translator" : [ { "dropping-particle" : "", "family" : "L6533", "given" : "", "non-dropping-particle" : "", "parse-names" : false, "suffix" : "" } ], "type" : "article-journal", "volume" : "5" }, "uris" : [ "http://www.mendeley.com/documents/?uuid=9e83d9f9-77fd-4aaf-9b55-9e59f02e478b" ] }, { "id" : "ITEM-2", "itemData" : { "DOI" : "10.1002/2016GL070122", "ISSN" : "19448007", "abstract" : "Decarbonization in the immediate future is required to limit global mean temperature (GMT) increase to 2\u00b0C relative to preindustrial conditions, if geoengineering is not considered. Here we use the Community Earth System Model (CESM) to investigate climate outcomes if no mitigation is undertaken until GMT has reached 2\u00b0C. We find that late decarbonization in CESM without applying stratospheric sulfur injection (SSI) leads to a peak temperature increase of 3\u00b0C and GMT remains above 2\u00b0 for 160 years. An additional gradual increase and then decrease of SSI over this period reaching about 1.5 times the aerosol burden resulting from the Mount Pinatubo eruption in 1992 would limit the increase in GMT to 2.0\u00b0 for the specific pathway and model. SSI produces mean and extreme temperatures in CESM comparable to an early decarbonization pathway, but aridity is not mitigated to the same extent.", "author" : [ { "dropping-particle" : "", "family" : "Tilmes", "given" : "S.", "non-dropping-particle" : "", "parse-names" : false, "suffix" : "" }, { "dropping-particle" : "", "family" : "Sanderson", "given" : "B. M.", "non-dropping-particle" : "", "parse-names" : false, "suffix" : "" }, { "dropping-particle" : "", "family" : "O'Neill", "given" : "B. C.", "non-dropping-particle" : "", "parse-names" : false, "suffix" : "" } ], "container-title" : "Geophysical Research Letters", "id" : "ITEM-2", "issue" : "15", "issued" : { "date-parts" : [ [ "2016" ] ] }, "page" : "8222-8229", "title" : "Climate impacts of geoengineering in a delayed mitigation scenario", "translator" : [ { "dropping-particle" : "", "family" : "L6529", "given" : "", "non-dropping-particle" : "", "parse-names" : false, "suffix" : "" } ], "type" : "article-journal", "volume" : "43" }, "uris" : [ "http://www.mendeley.com/documents/?uuid=863bfcbb-c091-4a9d-a736-da9d8b570c80" ] }, { "id" : "ITEM-3", "itemData" : { "DOI" : "10.1098/rsta.2014.0134", "abstract" : " Solar geoengineering has been suggested as a tool that might reduce damage from anthropogenic climate change. Analysis often assumes that geoengineering would be used to maintain a constant global mean temperature. Under this scenario, geoengineering would be required either indefinitely (on societal time scales) or until atmospheric CO2 concentrations were sufficiently reduced. Impacts of climate change, however, are related to the rate of change as well as its magnitude. We thus describe an alternative scenario in which solar geoengineering is used only to constrain the rate of change of global mean temperature; this leads to a finite deployment period for any emissions pathway that stabilizes global mean temperature. The length of deployment and amount of geoengineering required depends on the emissions pathway and allowable rate of change, e.g. in our simulations, reducing the maximum approximately 0.3\u00b0C per decade rate of change in an RCP 4.5 pathway to 0.1\u00b0C per decade would require geoengineering for 160 years; under RCP\u20096.0, the required time nearly doubles. We demonstrate that feedback control can limit rates of change in a climate model. Finally, we note that a decision to terminate use of solar geoengineering does not automatically imply rapid temperature increases: feedback could be used to limit rates of change in a gradual phase-out. ", "author" : [ { "dropping-particle" : "", "family" : "MacMartin", "given" : "Douglas G", "non-dropping-particle" : "", "parse-names" : false, "suffix" : "" }, { "dropping-particle" : "", "family" : "Caldeira", "given" : "Ken", "non-dropping-particle" : "", "parse-names" : false, "suffix" : "" }, { "dropping-particle" : "", "family" : "Keith", "given" : "David W", "non-dropping-particle" : "", "parse-names" : false, "suffix" : "" } ], "container-title" : "Philosophical Transactions of the Royal Society A: Mathematical, Physical and Engineering Sciences", "id" : "ITEM-3", "issue" : "2031", "issued" : { "date-parts" : [ [ "2014" ] ] }, "page" : "20140134", "title" : "Solar geoengineering to limit the rate of temperature change", "translator" : [ { "dropping-particle" : "", "family" : "L7165", "given" : "", "non-dropping-particle" : "", "parse-names" : false, "suffix" : "" } ], "type" : "article-journal", "volume" : "372" }, "uris" : [ "http://www.mendeley.com/documents/?uuid=477cc557-acd4-4c43-b2c8-32bf092a3f81" ] } ], "mendeley" : { "formattedCitation" : "(MacMartin et al., 2014; Keith and MacMartin, 2015; Tilmes et al., 2016)", "plainTextFormattedCitation" : "(MacMartin et al., 2014; Keith and MacMartin, 2015; Tilmes et al., 2016)", "previouslyFormattedCitation" : "(MacMartin et al., 2014; Keith and MacMartin, 2015; Tilmes et al., 2016)" }, "properties" : { "noteIndex" : 0 }, "schema" : "https://github.com/citation-style-language/schema/raw/master/csl-citation.json" }</w:instrText>
      </w:r>
      <w:r w:rsidRPr="001E7A27">
        <w:rPr>
          <w:lang w:val="en-GB"/>
        </w:rPr>
        <w:fldChar w:fldCharType="separate"/>
      </w:r>
      <w:r w:rsidR="00025FA2" w:rsidRPr="001E7A27">
        <w:rPr>
          <w:noProof/>
          <w:lang w:val="en-GB"/>
        </w:rPr>
        <w:t>(MacMartin et al., 2014; Keith and MacMartin, 2015; Tilmes et al., 2016)</w:t>
      </w:r>
      <w:r w:rsidRPr="001E7A27">
        <w:rPr>
          <w:lang w:val="en-GB"/>
        </w:rPr>
        <w:fldChar w:fldCharType="end"/>
      </w:r>
      <w:r w:rsidRPr="001E7A27">
        <w:rPr>
          <w:lang w:val="en-GB" w:eastAsia="zh-CN"/>
        </w:rPr>
        <w:t xml:space="preserve">, </w:t>
      </w:r>
      <w:bookmarkStart w:id="7195" w:name="_Hlk52687336"/>
      <w:r w:rsidRPr="001E7A27">
        <w:rPr>
          <w:lang w:val="en-GB" w:eastAsia="zh-CN"/>
        </w:rPr>
        <w:t>though</w:t>
      </w:r>
      <w:r w:rsidRPr="001E7A27">
        <w:rPr>
          <w:lang w:val="en-GB"/>
        </w:rPr>
        <w:t xml:space="preserve"> </w:t>
      </w:r>
      <w:r w:rsidRPr="001E7A27">
        <w:rPr>
          <w:lang w:val="en-GB" w:eastAsia="zh-CN"/>
        </w:rPr>
        <w:t>this would be limited by how rapidly emission</w:t>
      </w:r>
      <w:ins w:id="7196" w:author="Ian Blenkinsop" w:date="2021-07-28T16:03:00Z">
        <w:r w:rsidR="00EB5897" w:rsidRPr="001E7A27">
          <w:rPr>
            <w:lang w:val="en-GB" w:eastAsia="zh-CN"/>
          </w:rPr>
          <w:t>s</w:t>
        </w:r>
      </w:ins>
      <w:r w:rsidRPr="001E7A27">
        <w:rPr>
          <w:lang w:val="en-GB" w:eastAsia="zh-CN"/>
        </w:rPr>
        <w:t xml:space="preserve"> reductions can be scaled-up </w:t>
      </w:r>
      <w:r w:rsidRPr="001E7A27">
        <w:rPr>
          <w:lang w:val="en-GB" w:eastAsia="zh-CN"/>
        </w:rPr>
        <w:fldChar w:fldCharType="begin" w:fldLock="1"/>
      </w:r>
      <w:r w:rsidR="00747167" w:rsidRPr="001E7A27">
        <w:rPr>
          <w:lang w:val="en-GB" w:eastAsia="zh-CN"/>
        </w:rPr>
        <w:instrText>ADDIN CSL_CITATION { "citationItems" : [ { "id" : "ITEM-1", "itemData" : { "DOI" : "10.1007/s10584-016-1828-5", "ISSN" : "1573-1480", "abstract" : "Solar radiation management (SRM) could provide a fast and low-cost option to mitigate global warming, but can also incur unwanted or unexpected climatic side-effects. As these side-effects involve substantial uncertainties, the optimal role of SRM cannot be yet determined. Here, we present probabilistic emission scenarios that limit global mean temperature increase to 2 \u00b0C under uncertainty on possible future SRM deployment. Three uncertainties relating to SRM deployment are covered: the start time, intensity and possible termination. We find that the uncertain SRM option allows very little additional GHG emissions before the SRM termination risk can be excluded, and the result proved robust over different hypothetical probability assumptions for SRM deployment. An additional CO2 concentration constraint, e.g. to mitigate ocean acidification, necessitates CO2 reductions even with strong SRM; but in such case SRM renders non-CO2 reductions unnecessary. This illustrates how the framing of climatic targets and available mitigation measures affect strongly the optimal mitigation strategies. The ability of SRM to decrease emission reduction costs is diminished by the uncertainty in SRM deployment and the possible concentration constraint, and also depends heavily on the assumed emission reduction costs. By holding SRM deployment time uncertain, we also find that carrying out safeguard emission reductions and delaying SRM deployment by 10 to 20 years increases reduction costs only moderately.", "author" : [ { "dropping-particle" : "", "family" : "Ekholm", "given" : "Tommi", "non-dropping-particle" : "", "parse-names" : false, "suffix" : "" }, { "dropping-particle" : "", "family" : "Korhonen", "given" : "Hannele", "non-dropping-particle" : "", "parse-names" : false, "suffix" : "" } ], "container-title" : "Climatic Change", "id" : "ITEM-1", "issue" : "3", "issued" : { "date-parts" : [ [ "2016" ] ] }, "page" : "503-515", "title" : "Climate change mitigation strategy under an uncertain Solar Radiation Management possibility", "translator" : [ { "dropping-particle" : "", "family" : "L7114", "given" : "", "non-dropping-particle" : "", "parse-names" : false, "suffix" : "" } ], "type" : "article-journal", "volume" : "139" }, "uris" : [ "http://www.mendeley.com/documents/?uuid=86016361-b990-4e4b-a4e3-ab510c256680" ] } ], "mendeley" : { "formattedCitation" : "(Ekholm and Korhonen, 2016)", "plainTextFormattedCitation" : "(Ekholm and Korhonen, 2016)", "previouslyFormattedCitation" : "(Ekholm and Korhonen, 2016)" }, "properties" : { "noteIndex" : 0 }, "schema" : "https://github.com/citation-style-language/schema/raw/master/csl-citation.json" }</w:instrText>
      </w:r>
      <w:r w:rsidRPr="001E7A27">
        <w:rPr>
          <w:lang w:val="en-GB" w:eastAsia="zh-CN"/>
        </w:rPr>
        <w:fldChar w:fldCharType="separate"/>
      </w:r>
      <w:r w:rsidR="00025FA2" w:rsidRPr="001E7A27">
        <w:rPr>
          <w:noProof/>
          <w:lang w:val="en-GB" w:eastAsia="zh-CN"/>
        </w:rPr>
        <w:t>(Ekholm and Korhonen, 2016)</w:t>
      </w:r>
      <w:r w:rsidRPr="001E7A27">
        <w:rPr>
          <w:lang w:val="en-GB" w:eastAsia="zh-CN"/>
        </w:rPr>
        <w:fldChar w:fldCharType="end"/>
      </w:r>
      <w:bookmarkEnd w:id="7195"/>
      <w:r w:rsidRPr="001E7A27">
        <w:rPr>
          <w:lang w:val="en-GB"/>
        </w:rPr>
        <w:t>.</w:t>
      </w:r>
    </w:p>
    <w:p w14:paraId="2DFDC91C" w14:textId="77777777" w:rsidR="00636A2B" w:rsidRPr="001E7A27" w:rsidRDefault="00636A2B" w:rsidP="005C7F25">
      <w:pPr>
        <w:pStyle w:val="AR6BodyText"/>
        <w:rPr>
          <w:lang w:val="en-GB"/>
        </w:rPr>
      </w:pPr>
    </w:p>
    <w:p w14:paraId="71D62049" w14:textId="77777777" w:rsidR="00186B0B" w:rsidRPr="001E7A27" w:rsidRDefault="00186B0B" w:rsidP="005C7F25">
      <w:pPr>
        <w:pStyle w:val="AR6BodyText"/>
        <w:rPr>
          <w:lang w:val="en-GB"/>
        </w:rPr>
      </w:pPr>
    </w:p>
    <w:p w14:paraId="7C19041F" w14:textId="53866ED4" w:rsidR="00636A2B" w:rsidRPr="001E7A27" w:rsidRDefault="005E61EC" w:rsidP="00535548">
      <w:pPr>
        <w:pStyle w:val="AR6Chap5Level35111"/>
        <w:rPr>
          <w:lang w:val="en-GB"/>
        </w:rPr>
      </w:pPr>
      <w:bookmarkStart w:id="7197" w:name="_Toc70535756"/>
      <w:r w:rsidRPr="001E7A27">
        <w:rPr>
          <w:lang w:val="en-GB"/>
        </w:rPr>
        <w:t xml:space="preserve">Consequences </w:t>
      </w:r>
      <w:r w:rsidR="00636A2B" w:rsidRPr="001E7A27">
        <w:rPr>
          <w:lang w:val="en-GB"/>
        </w:rPr>
        <w:t xml:space="preserve">of SRM on other </w:t>
      </w:r>
      <w:r w:rsidR="00425F48" w:rsidRPr="001E7A27">
        <w:rPr>
          <w:lang w:val="en-GB"/>
        </w:rPr>
        <w:t>B</w:t>
      </w:r>
      <w:r w:rsidR="00636A2B" w:rsidRPr="001E7A27">
        <w:rPr>
          <w:lang w:val="en-GB"/>
        </w:rPr>
        <w:t xml:space="preserve">iogeochemical </w:t>
      </w:r>
      <w:r w:rsidR="00425F48" w:rsidRPr="001E7A27">
        <w:rPr>
          <w:lang w:val="en-GB"/>
        </w:rPr>
        <w:t>C</w:t>
      </w:r>
      <w:r w:rsidR="00636A2B" w:rsidRPr="001E7A27">
        <w:rPr>
          <w:lang w:val="en-GB"/>
        </w:rPr>
        <w:t>ycles</w:t>
      </w:r>
      <w:bookmarkEnd w:id="7197"/>
    </w:p>
    <w:p w14:paraId="66C00801" w14:textId="77777777" w:rsidR="00636A2B" w:rsidRPr="001E7A27" w:rsidRDefault="00636A2B" w:rsidP="005C7F25">
      <w:pPr>
        <w:pStyle w:val="AR6BodyText"/>
        <w:rPr>
          <w:lang w:val="en-GB" w:eastAsia="zh-CN"/>
        </w:rPr>
      </w:pPr>
    </w:p>
    <w:p w14:paraId="6FFFFA2F" w14:textId="1B12B9CE" w:rsidR="00636A2B" w:rsidRPr="001E7A27" w:rsidRDefault="00636A2B" w:rsidP="005C7F25">
      <w:pPr>
        <w:pStyle w:val="AR6BodyText"/>
        <w:rPr>
          <w:lang w:val="en-GB"/>
        </w:rPr>
      </w:pPr>
      <w:r w:rsidRPr="001E7A27">
        <w:rPr>
          <w:lang w:val="en-GB"/>
        </w:rPr>
        <w:t xml:space="preserve">SAI is </w:t>
      </w:r>
      <w:r w:rsidRPr="001E7A27">
        <w:rPr>
          <w:color w:val="000000" w:themeColor="text1"/>
          <w:lang w:val="en-GB"/>
        </w:rPr>
        <w:t>found</w:t>
      </w:r>
      <w:r w:rsidRPr="001E7A27">
        <w:rPr>
          <w:i/>
          <w:color w:val="000000" w:themeColor="text1"/>
          <w:lang w:val="en-GB"/>
        </w:rPr>
        <w:t xml:space="preserve"> </w:t>
      </w:r>
      <w:r w:rsidRPr="001E7A27">
        <w:rPr>
          <w:color w:val="000000" w:themeColor="text1"/>
          <w:lang w:val="en-GB"/>
        </w:rPr>
        <w:t>to</w:t>
      </w:r>
      <w:r w:rsidRPr="001E7A27">
        <w:rPr>
          <w:lang w:val="en-GB"/>
        </w:rPr>
        <w:t xml:space="preserve"> reduce global average surface ozone concentration </w:t>
      </w:r>
      <w:r w:rsidRPr="001E7A27">
        <w:rPr>
          <w:lang w:val="en-GB"/>
        </w:rPr>
        <w:fldChar w:fldCharType="begin" w:fldLock="1"/>
      </w:r>
      <w:r w:rsidR="00747167" w:rsidRPr="001E7A27">
        <w:rPr>
          <w:lang w:val="en-GB"/>
        </w:rPr>
        <w:instrText>ADDIN CSL_CITATION { "citationItems" : [ { "id" : "ITEM-1", "itemData" : { "DOI" : "10.5194/acp-17-11913-2017", "author" : [ { "dropping-particle" : "", "family" : "Xia", "given" : "L", "non-dropping-particle" : "", "parse-names" : false, "suffix" : "" }, { "dropping-particle" : "", "family" : "Nowack", "given" : "P J", "non-dropping-particle" : "", "parse-names" : false, "suffix" : "" }, { "dropping-particle" : "", "family" : "Tilmes", "given" : "S", "non-dropping-particle" : "", "parse-names" : false, "suffix" : "" }, { "dropping-particle" : "", "family" : "Robock", "given" : "A", "non-dropping-particle" : "", "parse-names" : false, "suffix" : "" } ], "container-title" : "Atmospheric Chemistry and Physics", "id" : "ITEM-1", "issue" : "19", "issued" : { "date-parts" : [ [ "2017" ] ] }, "page" : "11913-11928", "title" : "Impacts of stratospheric sulfate geoengineering on tropospheric ozone", "translator" : [ { "dropping-particle" : "", "family" : "L6527", "given" : "", "non-dropping-particle" : "", "parse-names" : false, "suffix" : "" } ], "type" : "article-journal", "volume" : "17" }, "uris" : [ "http://www.mendeley.com/documents/?uuid=e16edde6-5472-4484-947a-8c33cf1ccd7a" ] } ], "mendeley" : { "formattedCitation" : "(Xia et al., 2017)", "plainTextFormattedCitation" : "(Xia et al., 2017)", "previouslyFormattedCitation" : "(Xia et al., 2017)" }, "properties" : { "noteIndex" : 0 }, "schema" : "https://github.com/citation-style-language/schema/raw/master/csl-citation.json" }</w:instrText>
      </w:r>
      <w:r w:rsidRPr="001E7A27">
        <w:rPr>
          <w:lang w:val="en-GB"/>
        </w:rPr>
        <w:fldChar w:fldCharType="separate"/>
      </w:r>
      <w:r w:rsidR="00025FA2" w:rsidRPr="001E7A27">
        <w:rPr>
          <w:noProof/>
          <w:lang w:val="en-GB"/>
        </w:rPr>
        <w:t>(Xia et al., 2017)</w:t>
      </w:r>
      <w:r w:rsidRPr="001E7A27">
        <w:rPr>
          <w:lang w:val="en-GB"/>
        </w:rPr>
        <w:fldChar w:fldCharType="end"/>
      </w:r>
      <w:r w:rsidRPr="001E7A27">
        <w:rPr>
          <w:lang w:val="en-GB"/>
        </w:rPr>
        <w:t xml:space="preserve"> mainly as a result of aerosol-induced reduction in stratospheric ozone at polar regions, resulting in reduced transport of ozone from the stratosphere </w:t>
      </w:r>
      <w:r w:rsidRPr="001E7A27">
        <w:rPr>
          <w:lang w:val="en-GB"/>
        </w:rPr>
        <w:fldChar w:fldCharType="begin" w:fldLock="1"/>
      </w:r>
      <w:r w:rsidR="00BC2C5E" w:rsidRPr="001E7A27">
        <w:rPr>
          <w:lang w:val="en-GB"/>
        </w:rPr>
        <w: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non-methane hydrocarbons alone total 25.4 \u00b1 8.2 tonnes/hr. Assuming these emissions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"L4817", "given" : "", "non-dropping-particle" : "", "parse-names" : false, "suffix" : "" } ], "type" : "article-journal", "volume" : "119" }, "uris" : [ "http://www.mendeley.com/documents/?uuid=a8e4f251-7f42-405a-8f40-6ff896e91758" ] }, { "id" : "ITEM-2", "itemData" : { "DOI" : "10.1002/2017JD028146", "ISSN" : "21698996",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high\u2010altitude injection case using 24 Tg SO2/year at 30 hPa (\u224825\u2010km altitude) and a low\u2010altitude injection case using 32 Tg SO2/year injections at 70 hPa (between 19\u2010 and 20\u2010km altitude), with annual injections divided equally between 15\u00b0N and 15\u00b0S. Both cases result in a warming of the lower tropical stratosphere up to 10 and 15\u00b0C for the high\u2010 and low\u2010altitude injection case and in substantial increases of stratospheric water vapor of up to 2 and 4 ppm, respectively, compared to no geoengineering conditions. Polar column ozone in the Northern Hemisphere is reduced by up to 18% in March for the high\u2010altitude injection case and up to 8% for the low\u2010altitude injection case. However, for winter middle and high northern latitudes, low\u2010altitude injections result in greater column ozone values than without geoengineering. These changes are mostly driven by dynamics and advection. Antarctic column ozone in 2042\u20132049 does not recover from present\u2010day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 "parse-names" : false, "suffix" : "" }, { "dropping-particle" : "", "family" : "Kinnison", "given" : "Douglas E.", "non-dropping-particle" : "", "parse-names" : false, "suffix" : "" }, { "dropping-particle" : "", "family" : "Lamarque", "given" : "Jean 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"ITEM-2", "issue" : "9", "issued" : { "date-parts" : [ [ "2018" ] ] }, "page" : "4654-4673", "title" : "Effects of Different Stratospheric SO2 Injection Altitudes on Stratospheric Chemistry and Dynamics", "translator" : [ { "dropping-particle" : "", "family" : "L7022", "given" : "", "non-dropping-particle" : "", "parse-names" : false, "suffix" : "" } ], "type" : "article-journal", "volume" : "123" }, "uris" : [ "http://www.mendeley.com/documents/?uuid=e8931dd5-2d3f-4858-a7d8-e075fc6352bb" ] } ], "mendeley" : { "formattedCitation" : "(Pitari et al., 2014; Tilmes et al., 2018)", "plainTextFormattedCitation" : "(Pitari et al., 2014; Tilmes et al., 2018)", "previouslyFormattedCitation" : "(Pitari et al., 2014; Tilmes et al., 2018)" }, "properties" : { "noteIndex" : 0 }, "schema" : "https://github.com/citation-style-language/schema/raw/master/csl-citation.json" }</w:instrText>
      </w:r>
      <w:r w:rsidRPr="001E7A27">
        <w:rPr>
          <w:lang w:val="en-GB"/>
        </w:rPr>
        <w:fldChar w:fldCharType="separate"/>
      </w:r>
      <w:r w:rsidR="00025FA2" w:rsidRPr="001E7A27">
        <w:rPr>
          <w:noProof/>
          <w:lang w:val="en-GB"/>
        </w:rPr>
        <w:t>(Pitari et al., 2014; Tilmes et al., 2018)</w:t>
      </w:r>
      <w:r w:rsidRPr="001E7A27">
        <w:rPr>
          <w:lang w:val="en-GB"/>
        </w:rPr>
        <w:fldChar w:fldCharType="end"/>
      </w:r>
      <w:r w:rsidRPr="001E7A27">
        <w:rPr>
          <w:lang w:val="en-GB"/>
        </w:rPr>
        <w:t>. The reduction in surface ozone, together with alteration to</w:t>
      </w:r>
      <w:ins w:id="7198" w:author="Soapbox" w:date="2021-07-26T07:38:00Z">
        <w:r w:rsidR="00BC6BB3" w:rsidRPr="001E7A27">
          <w:rPr>
            <w:lang w:val="en-GB"/>
          </w:rPr>
          <w:t xml:space="preserve"> ultraviolet</w:t>
        </w:r>
      </w:ins>
      <w:r w:rsidRPr="001E7A27">
        <w:rPr>
          <w:lang w:val="en-GB"/>
        </w:rPr>
        <w:t xml:space="preserve"> </w:t>
      </w:r>
      <w:ins w:id="7199" w:author="Soapbox" w:date="2021-07-26T07:38:00Z">
        <w:r w:rsidR="00BC6BB3" w:rsidRPr="001E7A27">
          <w:rPr>
            <w:lang w:val="en-GB"/>
          </w:rPr>
          <w:t>(</w:t>
        </w:r>
      </w:ins>
      <w:r w:rsidRPr="001E7A27">
        <w:rPr>
          <w:lang w:val="en-GB"/>
        </w:rPr>
        <w:t>UV</w:t>
      </w:r>
      <w:ins w:id="7200" w:author="Soapbox" w:date="2021-07-26T07:38:00Z">
        <w:r w:rsidR="00BC6BB3" w:rsidRPr="001E7A27">
          <w:rPr>
            <w:lang w:val="en-GB"/>
          </w:rPr>
          <w:t>)</w:t>
        </w:r>
      </w:ins>
      <w:r w:rsidRPr="001E7A27">
        <w:rPr>
          <w:lang w:val="en-GB"/>
        </w:rPr>
        <w:t xml:space="preserve"> radiation, would have important implications for vegetation response </w:t>
      </w:r>
      <w:r w:rsidRPr="001E7A27">
        <w:rPr>
          <w:lang w:val="en-GB"/>
        </w:rPr>
        <w:fldChar w:fldCharType="begin" w:fldLock="1"/>
      </w:r>
      <w:r w:rsidR="00747167" w:rsidRPr="001E7A27">
        <w:rPr>
          <w:lang w:val="en-GB"/>
        </w:rPr>
        <w:instrText>ADDIN CSL_CITATION { "citationItems" : [ { "id" : "ITEM-1", "itemData" : { "DOI" : "10.5194/acp-17-11913-2017", "author" : [ { "dropping-particle" : "", "family" : "Xia", "given" : "L", "non-dropping-particle" : "", "parse-names" : false, "suffix" : "" }, { "dropping-particle" : "", "family" : "Nowack", "given" : "P J", "non-dropping-particle" : "", "parse-names" : false, "suffix" : "" }, { "dropping-particle" : "", "family" : "Tilmes", "given" : "S", "non-dropping-particle" : "", "parse-names" : false, "suffix" : "" }, { "dropping-particle" : "", "family" : "Robock", "given" : "A", "non-dropping-particle" : "", "parse-names" : false, "suffix" : "" } ], "container-title" : "Atmospheric Chemistry and Physics", "id" : "ITEM-1", "issue" : "19", "issued" : { "date-parts" : [ [ "2017" ] ] }, "page" : "11913-11928", "title" : "Impacts of stratospheric sulfate geoengineering on tropospheric ozone", "translator" : [ { "dropping-particle" : "", "family" : "L6527", "given" : "", "non-dropping-particle" : "", "parse-names" : false, "suffix" : "" } ], "type" : "article-journal", "volume" : "17" }, "uris" : [ "http://www.mendeley.com/documents/?uuid=e16edde6-5472-4484-947a-8c33cf1ccd7a" ] } ], "mendeley" : { "formattedCitation" : "(Xia et al., 2017)", "plainTextFormattedCitation" : "(Xia et al., 2017)", "previouslyFormattedCitation" : "(Xia et al., 2017)" }, "properties" : { "noteIndex" : 0 }, "schema" : "https://github.com/citation-style-language/schema/raw/master/csl-citation.json" }</w:instrText>
      </w:r>
      <w:r w:rsidRPr="001E7A27">
        <w:rPr>
          <w:lang w:val="en-GB"/>
        </w:rPr>
        <w:fldChar w:fldCharType="separate"/>
      </w:r>
      <w:r w:rsidR="00025FA2" w:rsidRPr="001E7A27">
        <w:rPr>
          <w:noProof/>
          <w:lang w:val="en-GB"/>
        </w:rPr>
        <w:t>(Xia et al., 2017)</w:t>
      </w:r>
      <w:r w:rsidRPr="001E7A27">
        <w:rPr>
          <w:lang w:val="en-GB"/>
        </w:rPr>
        <w:fldChar w:fldCharType="end"/>
      </w:r>
      <w:r w:rsidRPr="001E7A27">
        <w:rPr>
          <w:lang w:val="en-GB"/>
        </w:rPr>
        <w:t xml:space="preserve">. A  modelling study shows that sea salt aerosol injection for MCB would reduce </w:t>
      </w:r>
      <w:ins w:id="7201" w:author="Soapbox" w:date="2021-07-26T07:44:00Z">
        <w:r w:rsidR="00BC6BB3" w:rsidRPr="001E7A27">
          <w:rPr>
            <w:lang w:val="en-GB"/>
          </w:rPr>
          <w:t>hydroxyl (</w:t>
        </w:r>
      </w:ins>
      <w:r w:rsidRPr="001E7A27">
        <w:rPr>
          <w:lang w:val="en-GB"/>
        </w:rPr>
        <w:t>OH</w:t>
      </w:r>
      <w:ins w:id="7202" w:author="Soapbox" w:date="2021-07-26T07:44:00Z">
        <w:r w:rsidR="00BC6BB3" w:rsidRPr="001E7A27">
          <w:rPr>
            <w:lang w:val="en-GB"/>
          </w:rPr>
          <w:t>)</w:t>
        </w:r>
      </w:ins>
      <w:r w:rsidRPr="001E7A27">
        <w:rPr>
          <w:lang w:val="en-GB"/>
        </w:rPr>
        <w:t xml:space="preserve"> concentration and increase CH</w:t>
      </w:r>
      <w:r w:rsidRPr="001E7A27">
        <w:rPr>
          <w:vertAlign w:val="subscript"/>
          <w:lang w:val="en-GB"/>
        </w:rPr>
        <w:t>4</w:t>
      </w:r>
      <w:r w:rsidRPr="001E7A27">
        <w:rPr>
          <w:lang w:val="en-GB"/>
        </w:rPr>
        <w:t xml:space="preserve"> lifetime, and hence, have potential implications for surface ozone pollution </w:t>
      </w:r>
      <w:r w:rsidRPr="001E7A27">
        <w:rPr>
          <w:lang w:val="en-GB"/>
        </w:rPr>
        <w:fldChar w:fldCharType="begin" w:fldLock="1"/>
      </w:r>
      <w:r w:rsidR="00747167" w:rsidRPr="001E7A27">
        <w:rPr>
          <w:lang w:val="en-GB"/>
        </w:rPr>
        <w:instrText>ADDIN CSL_CITATION { "citationItems" : [ { "id" : "ITEM-1", "itemData" : { "DOI" : "10.1029/2019GL085838", "abstract" : "Abstract Marine cloud brightening (MCB) is proposed to offset global warming by emitting sea salt aerosols to the tropical marine boundary layer, which increases aerosol and cloud albedo. Sea salt aerosol is the main source of tropospheric reactive chlorine (Cly) and bromine (Bry). The effects of additional sea salt on atmospheric chemistry have not been explored. We simulate sea salt aerosol injections for MCB under two scenarios (212\u2013569 Tg/a) in the GEOS-Chem global chemical transport model, only considering their impacts as a halogen source. Globally, tropospheric Cly and Bry increase (20\u201340\\%), leading to decreased ozone (\u22123 to \u22126\\%). Consequently, OH decreases (\u22123 to \u22125\\%), which increases the methane lifetime (3\u20136\\%). Our results suggest that the chemistry of the additional sea salt leads to minor total radiative forcing compared to that of the sea salt aerosol itself (~2\\%) but may have potential implications for surface ozone pollution in tropical coastal regions.", "author" : [ { "dropping-particle" : "", "family" : "Horowitz", "given" : "Hannah M", "non-dropping-particle" : "", "parse-names" : false, "suffix" : "" }, { "dropping-particle" : "", "family" : "Holmes", "given" : "Christopher", "non-dropping-particle" : "", "parse-names" : false, "suffix" : "" }, { "dropping-particle" : "", "family" : "Wright", "given" : "Alicia", "non-dropping-particle" : "", "parse-names" : false, "suffix" : "" }, { "dropping-particle" : "", "family" : "Sherwen", "given" : "Tom\u00e1s", "non-dropping-particle" : "", "parse-names" : false, "suffix" : "" }, { "dropping-particle" : "", "family" : "Wang", "given" : "Xuan", "non-dropping-particle" : "", "parse-names" : false, "suffix" : "" }, { "dropping-particle" : "", "family" : "Evans", "given" : "Mat", "non-dropping-particle" : "", "parse-names" : false, "suffix" : "" }, { "dropping-particle" : "", "family" : "Huang", "given" : "Jiayue", "non-dropping-particle" : "", "parse-names" : false, "suffix" : "" }, { "dropping-particle" : "", "family" : "Jaegl\u00e9", "given" : "Lyatt", "non-dropping-particle" : "", "parse-names" : false, "suffix" : "" }, { "dropping-particle" : "", "family" : "Chen", "given" : "Qianjie", "non-dropping-particle" : "", "parse-names" : false, "suffix" : "" }, { "dropping-particle" : "", "family" : "Zhai", "given" : "Shuting", "non-dropping-particle" : "", "parse-names" : false, "suffix" : "" }, { "dropping-particle" : "", "family" : "Alexander", "given" : "Becky", "non-dropping-particle" : "", "parse-names" : false, "suffix" : "" } ], "container-title" : "Geophysical Research Letters", "id" : "ITEM-1", "issue" : "4", "issued" : { "date-parts" : [ [ "2020" ] ] }, "page" : "e2019GL085838", "title" : "Effects of Sea Salt Aerosol Emissions for Marine Cloud Brightening on Atmospheric Chemistry: Implications for Radiative Forcing", "translator" : [ { "dropping-particle" : "", "family" : "L7187", "given" : "", "non-dropping-particle" : "", "parse-names" : false, "suffix" : "" } ], "type" : "article-journal", "volume" : "47" }, "uris" : [ "http://www.mendeley.com/documents/?uuid=8c2f350a-93fb-4ecc-8f94-68610c758680" ] } ], "mendeley" : { "formattedCitation" : "(Horowitz et al., 2020)", "plainTextFormattedCitation" : "(Horowitz et al., 2020)", "previouslyFormattedCitation" : "(Horowitz et al., 2020)" }, "properties" : { "noteIndex" : 0 }, "schema" : "https://github.com/citation-style-language/schema/raw/master/csl-citation.json" }</w:instrText>
      </w:r>
      <w:r w:rsidRPr="001E7A27">
        <w:rPr>
          <w:lang w:val="en-GB"/>
        </w:rPr>
        <w:fldChar w:fldCharType="separate"/>
      </w:r>
      <w:r w:rsidR="00025FA2" w:rsidRPr="001E7A27">
        <w:rPr>
          <w:noProof/>
          <w:lang w:val="en-GB"/>
        </w:rPr>
        <w:t>(Horowitz et al., 2020)</w:t>
      </w:r>
      <w:r w:rsidRPr="001E7A27">
        <w:rPr>
          <w:lang w:val="en-GB"/>
        </w:rPr>
        <w:fldChar w:fldCharType="end"/>
      </w:r>
      <w:r w:rsidRPr="001E7A27">
        <w:rPr>
          <w:lang w:val="en-GB"/>
        </w:rPr>
        <w:t xml:space="preserve">. It has also been reported that the use of SAI to </w:t>
      </w:r>
      <w:r w:rsidR="001501AB" w:rsidRPr="001E7A27">
        <w:rPr>
          <w:lang w:val="en-GB"/>
        </w:rPr>
        <w:t xml:space="preserve">limit </w:t>
      </w:r>
      <w:r w:rsidRPr="001E7A27">
        <w:rPr>
          <w:lang w:val="en-GB"/>
        </w:rPr>
        <w:t xml:space="preserve">global mean warming from 2°C to 1.5°C would reduce fire </w:t>
      </w:r>
      <w:r w:rsidR="00C5021B" w:rsidRPr="001E7A27">
        <w:rPr>
          <w:lang w:val="en-GB"/>
        </w:rPr>
        <w:t xml:space="preserve">weather </w:t>
      </w:r>
      <w:r w:rsidRPr="001E7A27">
        <w:rPr>
          <w:lang w:val="en-GB"/>
        </w:rPr>
        <w:t xml:space="preserve">in many areas </w:t>
      </w:r>
      <w:r w:rsidRPr="001E7A27">
        <w:rPr>
          <w:lang w:val="en-GB"/>
        </w:rPr>
        <w:fldChar w:fldCharType="begin" w:fldLock="1"/>
      </w:r>
      <w:r w:rsidR="00747167" w:rsidRPr="001E7A27">
        <w:rPr>
          <w:lang w:val="en-GB"/>
        </w:rPr>
        <w:instrText>ADDIN CSL_CITATION { "citationItems" : [ { "id" : "ITEM-1", "itemData" : { "DOI" : "10.1002/2018GL077848", "abstract" : "Abstract The commitment to limit warming to 1.5\u00a0\u00b0C as set out in the Paris Agreement is widely regarded as ambitious and challenging. It has been proposed that reaching this target may require a number of actions, which could include some form of carbon removal or Solar Radiation Management in addition to strong emission reductions. Here we assess one theoretical solution using Solar Radiation Management to limit global mean warming to 1.5\u00a0\u00b0C above preindustrial temperatures and use the McArthur fire danger index to evaluate the change in fire danger. The results show that globally fire danger is reduced in most areas when temperatures are limited to 1.5\u00a0\u00b0C compared to 2.0\u00a0\u00b0C. The number of days where fire danger is \u201chigh\u201d or above is reduced by up to 30\u00a0days/year on average, although there are regional variations. In certain regions, fire danger is increased, experiencing 31 more days above \u201chigh\u201d fire danger.", "author" : [ { "dropping-particle" : "", "family" : "Burton", "given" : "C", "non-dropping-particle" : "", "parse-names" : false, "suffix" : "" }, { "dropping-particle" : "", "family" : "Betts", "given" : "R A", "non-dropping-particle" : "", "parse-names" : false, "suffix" : "" }, { "dropping-particle" : "", "family" : "Jones", "given" : "C D", "non-dropping-particle" : "", "parse-names" : false, "suffix" : "" }, { "dropping-particle" : "", "family" : "Williams", "given" : "K", "non-dropping-particle" : "", "parse-names" : false, "suffix" : "" } ], "container-title" : "Geophysical Research Letters", "id" : "ITEM-1", "issue" : "8", "issued" : { "date-parts" : [ [ "2018" ] ] }, "page" : "3644-3652", "title" : "Will Fire Danger Be Reduced by Using Solar Radiation Management to Limit Global Warming to 1.5 \u00b0C Compared to 2.0 \u00b0C?", "translator" : [ { "dropping-particle" : "", "family" : "L7122", "given" : "", "non-dropping-particle" : "", "parse-names" : false, "suffix" : "" } ], "type" : "article-journal", "volume" : "45" }, "uris" : [ "http://www.mendeley.com/documents/?uuid=a5113e57-4cfb-4515-9b8c-5be9128f28aa" ] } ], "mendeley" : { "formattedCitation" : "(Burton et al., 2018)", "plainTextFormattedCitation" : "(Burton et al., 2018)", "previouslyFormattedCitation" : "(Burton et al., 2018)" }, "properties" : { "noteIndex" : 0 }, "schema" : "https://github.com/citation-style-language/schema/raw/master/csl-citation.json" }</w:instrText>
      </w:r>
      <w:r w:rsidRPr="001E7A27">
        <w:rPr>
          <w:lang w:val="en-GB"/>
        </w:rPr>
        <w:fldChar w:fldCharType="separate"/>
      </w:r>
      <w:r w:rsidRPr="001E7A27">
        <w:rPr>
          <w:noProof/>
          <w:lang w:val="en-GB"/>
        </w:rPr>
        <w:t>(Burton et al., 2018)</w:t>
      </w:r>
      <w:r w:rsidRPr="001E7A27">
        <w:rPr>
          <w:lang w:val="en-GB"/>
        </w:rPr>
        <w:fldChar w:fldCharType="end"/>
      </w:r>
      <w:r w:rsidRPr="001E7A27">
        <w:rPr>
          <w:lang w:val="en-GB"/>
        </w:rPr>
        <w:t>.</w:t>
      </w:r>
    </w:p>
    <w:p w14:paraId="58FF879C" w14:textId="77777777" w:rsidR="00636A2B" w:rsidRPr="001E7A27" w:rsidRDefault="00636A2B" w:rsidP="005C7F25">
      <w:pPr>
        <w:pStyle w:val="AR6BodyTextBold"/>
        <w:rPr>
          <w:lang w:val="en-GB" w:eastAsia="en-US"/>
        </w:rPr>
      </w:pPr>
    </w:p>
    <w:p w14:paraId="6856A496" w14:textId="77777777" w:rsidR="00186B0B" w:rsidRPr="001E7A27" w:rsidRDefault="00186B0B" w:rsidP="005C7F25">
      <w:pPr>
        <w:pStyle w:val="AR6BodyText"/>
        <w:rPr>
          <w:lang w:val="en-GB" w:eastAsia="en-US"/>
        </w:rPr>
      </w:pPr>
    </w:p>
    <w:p w14:paraId="5E025505" w14:textId="57E4EAEC" w:rsidR="00636A2B" w:rsidRPr="001E7A27" w:rsidRDefault="00636A2B" w:rsidP="00535548">
      <w:pPr>
        <w:pStyle w:val="AR6Chap5Level35111"/>
        <w:rPr>
          <w:lang w:val="en-GB"/>
        </w:rPr>
      </w:pPr>
      <w:bookmarkStart w:id="7203" w:name="_Toc70535757"/>
      <w:r w:rsidRPr="001E7A27">
        <w:rPr>
          <w:lang w:val="en-GB"/>
        </w:rPr>
        <w:t xml:space="preserve">Synthesis of </w:t>
      </w:r>
      <w:ins w:id="7204" w:author="Soapbox" w:date="2021-07-15T09:31:00Z">
        <w:r w:rsidR="00AA1EE8" w:rsidRPr="001E7A27">
          <w:rPr>
            <w:lang w:val="en-GB"/>
          </w:rPr>
          <w:t>B</w:t>
        </w:r>
      </w:ins>
      <w:del w:id="7205" w:author="Soapbox" w:date="2021-07-15T09:31:00Z">
        <w:r w:rsidRPr="001E7A27" w:rsidDel="00AA1EE8">
          <w:rPr>
            <w:lang w:val="en-GB"/>
          </w:rPr>
          <w:delText>b</w:delText>
        </w:r>
      </w:del>
      <w:r w:rsidRPr="001E7A27">
        <w:rPr>
          <w:lang w:val="en-GB"/>
        </w:rPr>
        <w:t xml:space="preserve">iogeochemical </w:t>
      </w:r>
      <w:ins w:id="7206" w:author="Soapbox" w:date="2021-07-15T09:31:00Z">
        <w:r w:rsidR="00AA1EE8" w:rsidRPr="001E7A27">
          <w:rPr>
            <w:lang w:val="en-GB"/>
          </w:rPr>
          <w:t>R</w:t>
        </w:r>
      </w:ins>
      <w:del w:id="7207" w:author="Soapbox" w:date="2021-07-15T09:31:00Z">
        <w:r w:rsidRPr="001E7A27" w:rsidDel="00AA1EE8">
          <w:rPr>
            <w:lang w:val="en-GB"/>
          </w:rPr>
          <w:delText>r</w:delText>
        </w:r>
      </w:del>
      <w:r w:rsidRPr="001E7A27">
        <w:rPr>
          <w:lang w:val="en-GB"/>
        </w:rPr>
        <w:t>esponses to SRM</w:t>
      </w:r>
      <w:bookmarkEnd w:id="7203"/>
      <w:r w:rsidRPr="001E7A27">
        <w:rPr>
          <w:lang w:val="en-GB"/>
        </w:rPr>
        <w:t xml:space="preserve"> </w:t>
      </w:r>
    </w:p>
    <w:p w14:paraId="1A84897E" w14:textId="77777777" w:rsidR="00636A2B" w:rsidRPr="001E7A27" w:rsidRDefault="00636A2B" w:rsidP="005C7F25">
      <w:pPr>
        <w:pStyle w:val="AR6BodyText"/>
        <w:rPr>
          <w:i/>
          <w:lang w:val="en-GB" w:eastAsia="zh-CN"/>
        </w:rPr>
      </w:pPr>
    </w:p>
    <w:p w14:paraId="349984B1" w14:textId="77E6D25A" w:rsidR="00043908" w:rsidRPr="001E7A27" w:rsidRDefault="00636A2B" w:rsidP="005C7F25">
      <w:pPr>
        <w:pStyle w:val="AR6BodyText"/>
        <w:rPr>
          <w:noProof/>
          <w:lang w:val="en-GB"/>
        </w:rPr>
      </w:pPr>
      <w:r w:rsidRPr="001E7A27">
        <w:rPr>
          <w:noProof/>
          <w:lang w:val="en-GB"/>
        </w:rPr>
        <w:t>SRM would alter the global carbon cycle through SRM-induced climate effect</w:t>
      </w:r>
      <w:ins w:id="7208" w:author="Soapbox" w:date="2021-07-26T07:45:00Z">
        <w:r w:rsidR="00BC6BB3" w:rsidRPr="001E7A27">
          <w:rPr>
            <w:noProof/>
            <w:lang w:val="en-GB"/>
          </w:rPr>
          <w:t>,</w:t>
        </w:r>
      </w:ins>
      <w:r w:rsidRPr="001E7A27">
        <w:rPr>
          <w:noProof/>
          <w:lang w:val="en-GB"/>
        </w:rPr>
        <w:t xml:space="preserve"> such as changes in sunlight, temperature, precipitation, and ocean circulation. </w:t>
      </w:r>
      <w:commentRangeStart w:id="7209"/>
      <w:commentRangeStart w:id="7210"/>
      <w:r w:rsidRPr="001E7A27">
        <w:rPr>
          <w:noProof/>
          <w:lang w:val="en-GB"/>
        </w:rPr>
        <w:t xml:space="preserve">Compared to </w:t>
      </w:r>
      <w:ins w:id="7211" w:author="Soapbox" w:date="2021-07-26T07:45:00Z">
        <w:r w:rsidR="00BC6BB3" w:rsidRPr="001E7A27">
          <w:rPr>
            <w:noProof/>
            <w:lang w:val="en-GB"/>
          </w:rPr>
          <w:t xml:space="preserve">a </w:t>
        </w:r>
      </w:ins>
      <w:r w:rsidRPr="001E7A27">
        <w:rPr>
          <w:noProof/>
          <w:lang w:val="en-GB"/>
        </w:rPr>
        <w:t>high-CO</w:t>
      </w:r>
      <w:r w:rsidRPr="001E7A27">
        <w:rPr>
          <w:noProof/>
          <w:vertAlign w:val="subscript"/>
          <w:lang w:val="en-GB"/>
        </w:rPr>
        <w:t>2</w:t>
      </w:r>
      <w:r w:rsidRPr="001E7A27">
        <w:rPr>
          <w:noProof/>
          <w:lang w:val="en-GB"/>
        </w:rPr>
        <w:t xml:space="preserve"> world without SRM, </w:t>
      </w:r>
      <w:commentRangeEnd w:id="7209"/>
      <w:r w:rsidR="00BC6BB3" w:rsidRPr="001E7A27">
        <w:rPr>
          <w:rStyle w:val="CommentReference"/>
          <w:lang w:val="en-GB"/>
        </w:rPr>
        <w:commentReference w:id="7209"/>
      </w:r>
      <w:commentRangeEnd w:id="7210"/>
      <w:r w:rsidR="00A87851">
        <w:rPr>
          <w:rStyle w:val="CommentReference"/>
          <w:lang w:val="en-GB"/>
        </w:rPr>
        <w:commentReference w:id="7210"/>
      </w:r>
      <w:r w:rsidRPr="001E7A27">
        <w:rPr>
          <w:noProof/>
          <w:lang w:val="en-GB"/>
        </w:rPr>
        <w:t>SRM would enhance the net uptake of CO</w:t>
      </w:r>
      <w:r w:rsidRPr="001E7A27">
        <w:rPr>
          <w:noProof/>
          <w:vertAlign w:val="subscript"/>
          <w:lang w:val="en-GB"/>
        </w:rPr>
        <w:t>2</w:t>
      </w:r>
      <w:r w:rsidRPr="001E7A27">
        <w:rPr>
          <w:noProof/>
          <w:lang w:val="en-GB"/>
        </w:rPr>
        <w:t xml:space="preserve"> by the terrestrial biosphere and ocean, thus acting to reduce atmospheric CO</w:t>
      </w:r>
      <w:r w:rsidRPr="001E7A27">
        <w:rPr>
          <w:noProof/>
          <w:vertAlign w:val="subscript"/>
          <w:lang w:val="en-GB"/>
        </w:rPr>
        <w:t xml:space="preserve">2 </w:t>
      </w:r>
      <w:r w:rsidRPr="001E7A27">
        <w:rPr>
          <w:noProof/>
          <w:lang w:val="en-GB"/>
        </w:rPr>
        <w:t>(</w:t>
      </w:r>
      <w:r w:rsidRPr="001E7A27">
        <w:rPr>
          <w:i/>
          <w:noProof/>
          <w:lang w:val="en-GB"/>
        </w:rPr>
        <w:t>high confidence</w:t>
      </w:r>
      <w:r w:rsidRPr="001E7A27">
        <w:rPr>
          <w:noProof/>
          <w:lang w:val="en-GB"/>
        </w:rPr>
        <w:t xml:space="preserve">). SRM would also affect surface ozone, UV radiation, and atmospheric chemistry. Due to complex interplays between SRM-induced changes in direct and diffuse sunlight, temperature, the coupling of water-carbon-nitrogen cycles, and atmospheric chemistry, there is </w:t>
      </w:r>
      <w:r w:rsidRPr="001E7A27">
        <w:rPr>
          <w:i/>
          <w:iCs/>
          <w:noProof/>
          <w:lang w:val="en-GB"/>
          <w:rPrChange w:id="7212" w:author="Soapbox" w:date="2021-07-26T07:45:00Z">
            <w:rPr>
              <w:noProof/>
              <w:lang w:val="en-GB"/>
            </w:rPr>
          </w:rPrChange>
        </w:rPr>
        <w:t>large uncertainty</w:t>
      </w:r>
      <w:r w:rsidRPr="001E7A27">
        <w:rPr>
          <w:noProof/>
          <w:lang w:val="en-GB"/>
        </w:rPr>
        <w:t xml:space="preserve"> in the overall response of the terrestrial biosphere response to SRM. Thus, the level of </w:t>
      </w:r>
      <w:r w:rsidRPr="001E7A27">
        <w:rPr>
          <w:i/>
          <w:noProof/>
          <w:lang w:val="en-GB"/>
        </w:rPr>
        <w:t>confidence</w:t>
      </w:r>
      <w:r w:rsidRPr="001E7A27">
        <w:rPr>
          <w:noProof/>
          <w:lang w:val="en-GB"/>
        </w:rPr>
        <w:t xml:space="preserve"> on the effect of SRM on carbon and other biogeochemical cycles is </w:t>
      </w:r>
      <w:r w:rsidRPr="001E7A27">
        <w:rPr>
          <w:i/>
          <w:noProof/>
          <w:lang w:val="en-GB"/>
        </w:rPr>
        <w:t>low</w:t>
      </w:r>
      <w:r w:rsidRPr="001E7A27">
        <w:rPr>
          <w:noProof/>
          <w:lang w:val="en-GB"/>
        </w:rPr>
        <w:t xml:space="preserve">. </w:t>
      </w:r>
    </w:p>
    <w:p w14:paraId="108EA9F8" w14:textId="77777777" w:rsidR="001132BE" w:rsidRPr="001E7A27" w:rsidRDefault="001132BE" w:rsidP="005C7F25">
      <w:pPr>
        <w:pBdr>
          <w:top w:val="nil"/>
          <w:left w:val="nil"/>
          <w:bottom w:val="nil"/>
          <w:right w:val="nil"/>
          <w:between w:val="nil"/>
        </w:pBdr>
        <w:rPr>
          <w:rFonts w:cs="Times New Roman"/>
          <w:color w:val="000000"/>
          <w:lang w:val="en-GB"/>
        </w:rPr>
      </w:pPr>
    </w:p>
    <w:p w14:paraId="5BD109DB" w14:textId="77777777" w:rsidR="00186B0B" w:rsidRPr="001E7A27" w:rsidRDefault="00186B0B" w:rsidP="005C7F25">
      <w:pPr>
        <w:pBdr>
          <w:top w:val="nil"/>
          <w:left w:val="nil"/>
          <w:bottom w:val="nil"/>
          <w:right w:val="nil"/>
          <w:between w:val="nil"/>
        </w:pBdr>
        <w:rPr>
          <w:rFonts w:cs="Times New Roman"/>
          <w:color w:val="000000"/>
          <w:lang w:val="en-GB"/>
        </w:rPr>
      </w:pPr>
    </w:p>
    <w:p w14:paraId="4C1B55FA" w14:textId="322068FB" w:rsidR="001132BE" w:rsidRPr="001E7A27" w:rsidRDefault="00C5021B" w:rsidP="00535548">
      <w:pPr>
        <w:pStyle w:val="AR6Chap5Level151"/>
        <w:rPr>
          <w:lang w:val="en-GB"/>
        </w:rPr>
      </w:pPr>
      <w:bookmarkStart w:id="7213" w:name="_Toc70535758"/>
      <w:r w:rsidRPr="001E7A27">
        <w:rPr>
          <w:lang w:val="en-GB"/>
        </w:rPr>
        <w:t>Final Remarks</w:t>
      </w:r>
      <w:bookmarkEnd w:id="7213"/>
    </w:p>
    <w:p w14:paraId="4FBE2B37" w14:textId="77777777" w:rsidR="001132BE" w:rsidRPr="001E7A27" w:rsidRDefault="001132BE" w:rsidP="005C7F25">
      <w:pPr>
        <w:pBdr>
          <w:top w:val="nil"/>
          <w:left w:val="nil"/>
          <w:bottom w:val="nil"/>
          <w:right w:val="nil"/>
          <w:between w:val="nil"/>
        </w:pBdr>
        <w:rPr>
          <w:rFonts w:cs="Times New Roman"/>
          <w:color w:val="000000"/>
          <w:lang w:val="en-GB"/>
        </w:rPr>
      </w:pPr>
      <w:r w:rsidRPr="001E7A27">
        <w:rPr>
          <w:rFonts w:cs="Times New Roman"/>
          <w:color w:val="000000"/>
          <w:lang w:val="en-GB"/>
        </w:rPr>
        <w:t xml:space="preserve"> </w:t>
      </w:r>
    </w:p>
    <w:p w14:paraId="2B42BCF8" w14:textId="48ACFA63" w:rsidR="001132BE" w:rsidRPr="001E7A27" w:rsidRDefault="001132BE" w:rsidP="005C7F25">
      <w:pPr>
        <w:pBdr>
          <w:top w:val="nil"/>
          <w:left w:val="nil"/>
          <w:bottom w:val="nil"/>
          <w:right w:val="nil"/>
          <w:between w:val="nil"/>
        </w:pBdr>
        <w:rPr>
          <w:rFonts w:cs="Times New Roman"/>
          <w:lang w:val="en-GB"/>
        </w:rPr>
      </w:pPr>
      <w:r w:rsidRPr="001E7A27">
        <w:rPr>
          <w:rFonts w:cs="Times New Roman"/>
          <w:lang w:val="en-GB"/>
        </w:rPr>
        <w:t>Key research developments to further strengthen the confidence levels in AR7</w:t>
      </w:r>
      <w:ins w:id="7214" w:author="Soapbox" w:date="2021-07-26T07:46:00Z">
        <w:r w:rsidR="00471656" w:rsidRPr="001E7A27">
          <w:rPr>
            <w:rFonts w:cs="Times New Roman"/>
            <w:lang w:val="en-GB"/>
          </w:rPr>
          <w:t xml:space="preserve"> include the following:</w:t>
        </w:r>
      </w:ins>
      <w:del w:id="7215" w:author="Soapbox" w:date="2021-07-26T07:46:00Z">
        <w:r w:rsidRPr="001E7A27" w:rsidDel="00471656">
          <w:rPr>
            <w:rFonts w:cs="Times New Roman"/>
            <w:lang w:val="en-GB"/>
          </w:rPr>
          <w:delText>.</w:delText>
        </w:r>
      </w:del>
    </w:p>
    <w:p w14:paraId="3315D6B3" w14:textId="77777777" w:rsidR="004D0837" w:rsidRPr="001E7A27" w:rsidRDefault="004D0837" w:rsidP="005C7F25">
      <w:pPr>
        <w:pBdr>
          <w:top w:val="nil"/>
          <w:left w:val="nil"/>
          <w:bottom w:val="nil"/>
          <w:right w:val="nil"/>
          <w:between w:val="nil"/>
        </w:pBdr>
        <w:rPr>
          <w:rFonts w:cs="Times New Roman"/>
          <w:lang w:val="en-GB"/>
        </w:rPr>
      </w:pPr>
    </w:p>
    <w:p w14:paraId="3A584A77" w14:textId="195DA835" w:rsidR="001132BE" w:rsidRPr="001E7A27" w:rsidRDefault="001132BE" w:rsidP="005C7F25">
      <w:pPr>
        <w:pBdr>
          <w:top w:val="nil"/>
          <w:left w:val="nil"/>
          <w:bottom w:val="nil"/>
          <w:right w:val="nil"/>
          <w:between w:val="nil"/>
        </w:pBdr>
        <w:rPr>
          <w:rFonts w:cs="Times New Roman"/>
          <w:b/>
          <w:i/>
          <w:color w:val="000000"/>
          <w:lang w:val="en-GB"/>
        </w:rPr>
      </w:pPr>
      <w:r w:rsidRPr="001E7A27">
        <w:rPr>
          <w:rFonts w:cs="Times New Roman"/>
          <w:b/>
          <w:i/>
          <w:color w:val="000000"/>
          <w:lang w:val="en-GB"/>
        </w:rPr>
        <w:t xml:space="preserve">Contemporary Greenhouse Gases </w:t>
      </w:r>
      <w:ins w:id="7216" w:author="Soapbox" w:date="2021-07-26T07:46:00Z">
        <w:r w:rsidR="00471656" w:rsidRPr="001E7A27">
          <w:rPr>
            <w:rFonts w:cs="Times New Roman"/>
            <w:b/>
            <w:i/>
            <w:color w:val="000000"/>
            <w:lang w:val="en-GB"/>
          </w:rPr>
          <w:t xml:space="preserve">(GHGs) </w:t>
        </w:r>
      </w:ins>
      <w:r w:rsidRPr="001E7A27">
        <w:rPr>
          <w:rFonts w:cs="Times New Roman"/>
          <w:b/>
          <w:i/>
          <w:color w:val="000000"/>
          <w:lang w:val="en-GB"/>
        </w:rPr>
        <w:t>Trends and Attribution</w:t>
      </w:r>
    </w:p>
    <w:p w14:paraId="682D7EEF" w14:textId="48E46913" w:rsidR="001132BE" w:rsidRPr="001E7A27" w:rsidRDefault="001132BE" w:rsidP="005C7F25">
      <w:pPr>
        <w:numPr>
          <w:ilvl w:val="0"/>
          <w:numId w:val="34"/>
        </w:numPr>
        <w:pBdr>
          <w:top w:val="nil"/>
          <w:left w:val="nil"/>
          <w:bottom w:val="nil"/>
          <w:right w:val="nil"/>
          <w:between w:val="nil"/>
        </w:pBdr>
        <w:rPr>
          <w:lang w:val="en-GB"/>
        </w:rPr>
      </w:pPr>
      <w:r w:rsidRPr="001E7A27">
        <w:rPr>
          <w:rFonts w:cs="Times New Roman"/>
          <w:color w:val="000000"/>
          <w:lang w:val="en-GB"/>
        </w:rPr>
        <w:t>Further constrain the CO</w:t>
      </w:r>
      <w:r w:rsidRPr="001E7A27">
        <w:rPr>
          <w:rFonts w:cs="Times New Roman"/>
          <w:color w:val="000000"/>
          <w:vertAlign w:val="subscript"/>
          <w:lang w:val="en-GB"/>
        </w:rPr>
        <w:t>2</w:t>
      </w:r>
      <w:r w:rsidRPr="001E7A27">
        <w:rPr>
          <w:rFonts w:cs="Times New Roman"/>
          <w:color w:val="000000"/>
          <w:lang w:val="en-GB"/>
        </w:rPr>
        <w:t>, CH</w:t>
      </w:r>
      <w:r w:rsidRPr="001E7A27">
        <w:rPr>
          <w:rFonts w:cs="Times New Roman"/>
          <w:color w:val="000000"/>
          <w:vertAlign w:val="subscript"/>
          <w:lang w:val="en-GB"/>
        </w:rPr>
        <w:t>4</w:t>
      </w:r>
      <w:r w:rsidRPr="001E7A27">
        <w:rPr>
          <w:rFonts w:cs="Times New Roman"/>
          <w:color w:val="000000"/>
          <w:lang w:val="en-GB"/>
        </w:rPr>
        <w:t xml:space="preserve"> and N</w:t>
      </w:r>
      <w:r w:rsidRPr="001E7A27">
        <w:rPr>
          <w:rFonts w:cs="Times New Roman"/>
          <w:color w:val="000000"/>
          <w:vertAlign w:val="subscript"/>
          <w:lang w:val="en-GB"/>
        </w:rPr>
        <w:t>2</w:t>
      </w:r>
      <w:r w:rsidRPr="001E7A27">
        <w:rPr>
          <w:rFonts w:cs="Times New Roman"/>
          <w:color w:val="000000"/>
          <w:lang w:val="en-GB"/>
        </w:rPr>
        <w:t>O fluxes from land use, land</w:t>
      </w:r>
      <w:ins w:id="7217" w:author="Soapbox" w:date="2021-07-16T12:22:00Z">
        <w:r w:rsidR="00ED666E" w:rsidRPr="001E7A27">
          <w:rPr>
            <w:rFonts w:cs="Times New Roman"/>
            <w:color w:val="000000"/>
            <w:lang w:val="en-GB"/>
          </w:rPr>
          <w:t>-</w:t>
        </w:r>
      </w:ins>
      <w:del w:id="7218" w:author="Soapbox" w:date="2021-07-16T12:22:00Z">
        <w:r w:rsidRPr="001E7A27" w:rsidDel="00ED666E">
          <w:rPr>
            <w:rFonts w:cs="Times New Roman"/>
            <w:color w:val="000000"/>
            <w:lang w:val="en-GB"/>
          </w:rPr>
          <w:delText xml:space="preserve"> </w:delText>
        </w:r>
      </w:del>
      <w:r w:rsidRPr="001E7A27">
        <w:rPr>
          <w:rFonts w:cs="Times New Roman"/>
          <w:color w:val="000000"/>
          <w:lang w:val="en-GB"/>
        </w:rPr>
        <w:t xml:space="preserve">use change and forestry (including gross fluxes), and fossil fuels. Improving </w:t>
      </w:r>
      <w:r w:rsidRPr="001E7A27">
        <w:rPr>
          <w:rFonts w:cs="Times New Roman"/>
          <w:lang w:val="en-GB"/>
        </w:rPr>
        <w:t>spatial</w:t>
      </w:r>
      <w:r w:rsidRPr="001E7A27">
        <w:rPr>
          <w:rFonts w:cs="Times New Roman"/>
          <w:color w:val="000000"/>
          <w:lang w:val="en-GB"/>
        </w:rPr>
        <w:t xml:space="preserve"> resolution and representations of land management, such as forestry, grazing and cropping</w:t>
      </w:r>
      <w:r w:rsidRPr="001E7A27">
        <w:rPr>
          <w:rFonts w:cs="Times New Roman"/>
          <w:lang w:val="en-GB"/>
        </w:rPr>
        <w:t>.</w:t>
      </w:r>
    </w:p>
    <w:p w14:paraId="346B9082" w14:textId="025AE764" w:rsidR="001132BE" w:rsidRPr="001E7A27" w:rsidRDefault="001132BE" w:rsidP="005C7F25">
      <w:pPr>
        <w:numPr>
          <w:ilvl w:val="0"/>
          <w:numId w:val="34"/>
        </w:numPr>
        <w:pBdr>
          <w:top w:val="nil"/>
          <w:left w:val="nil"/>
          <w:bottom w:val="nil"/>
          <w:right w:val="nil"/>
          <w:between w:val="nil"/>
        </w:pBdr>
        <w:rPr>
          <w:lang w:val="en-GB"/>
        </w:rPr>
      </w:pPr>
      <w:r w:rsidRPr="001E7A27">
        <w:rPr>
          <w:rFonts w:cs="Times New Roman"/>
          <w:color w:val="000000"/>
          <w:lang w:val="en-GB"/>
        </w:rPr>
        <w:t>Improve representation of the variability and trends in the transport of carbon through the land</w:t>
      </w:r>
      <w:del w:id="7219" w:author="Soapbox" w:date="2021-07-26T07:49:00Z">
        <w:r w:rsidRPr="001E7A27" w:rsidDel="007C3AC8">
          <w:rPr>
            <w:rFonts w:cs="Times New Roman"/>
            <w:color w:val="000000"/>
            <w:lang w:val="en-GB"/>
          </w:rPr>
          <w:delText xml:space="preserve"> </w:delText>
        </w:r>
      </w:del>
      <w:ins w:id="7220" w:author="Soapbox" w:date="2021-07-26T07:49:00Z">
        <w:r w:rsidR="007C3AC8" w:rsidRPr="001E7A27">
          <w:rPr>
            <w:rFonts w:cs="Times New Roman"/>
            <w:color w:val="000000"/>
            <w:lang w:val="en-GB"/>
          </w:rPr>
          <w:t>–</w:t>
        </w:r>
      </w:ins>
      <w:del w:id="7221" w:author="Soapbox" w:date="2021-07-26T07:49:00Z">
        <w:r w:rsidRPr="001E7A27" w:rsidDel="007C3AC8">
          <w:rPr>
            <w:rFonts w:cs="Times New Roman"/>
            <w:color w:val="000000"/>
            <w:lang w:val="en-GB"/>
          </w:rPr>
          <w:delText xml:space="preserve">to </w:delText>
        </w:r>
      </w:del>
      <w:r w:rsidRPr="001E7A27">
        <w:rPr>
          <w:rFonts w:cs="Times New Roman"/>
          <w:color w:val="000000"/>
          <w:lang w:val="en-GB"/>
        </w:rPr>
        <w:t xml:space="preserve">ocean continuum, which has implications for </w:t>
      </w:r>
      <w:r w:rsidRPr="001E7A27">
        <w:rPr>
          <w:rFonts w:cs="Times New Roman"/>
          <w:lang w:val="en-GB"/>
        </w:rPr>
        <w:t>partitioning</w:t>
      </w:r>
      <w:r w:rsidRPr="001E7A27">
        <w:rPr>
          <w:rFonts w:cs="Times New Roman"/>
          <w:color w:val="000000"/>
          <w:lang w:val="en-GB"/>
        </w:rPr>
        <w:t xml:space="preserve"> of the land and ocean CO</w:t>
      </w:r>
      <w:r w:rsidRPr="001E7A27">
        <w:rPr>
          <w:rFonts w:cs="Times New Roman"/>
          <w:color w:val="000000"/>
          <w:vertAlign w:val="subscript"/>
          <w:lang w:val="en-GB"/>
        </w:rPr>
        <w:t xml:space="preserve">2 </w:t>
      </w:r>
      <w:r w:rsidRPr="001E7A27">
        <w:rPr>
          <w:rFonts w:cs="Times New Roman"/>
          <w:color w:val="000000"/>
          <w:lang w:val="en-GB"/>
        </w:rPr>
        <w:t xml:space="preserve">sinks. </w:t>
      </w:r>
    </w:p>
    <w:p w14:paraId="65338FA8" w14:textId="58FA8574" w:rsidR="00856E5A" w:rsidRPr="001E7A27" w:rsidRDefault="00856E5A" w:rsidP="005C7F25">
      <w:pPr>
        <w:numPr>
          <w:ilvl w:val="0"/>
          <w:numId w:val="34"/>
        </w:numPr>
        <w:pBdr>
          <w:top w:val="nil"/>
          <w:left w:val="nil"/>
          <w:bottom w:val="nil"/>
          <w:right w:val="nil"/>
          <w:between w:val="nil"/>
        </w:pBdr>
        <w:rPr>
          <w:lang w:val="en-GB"/>
        </w:rPr>
      </w:pPr>
      <w:r w:rsidRPr="001E7A27">
        <w:rPr>
          <w:rFonts w:cs="Times New Roman"/>
          <w:color w:val="000000"/>
          <w:lang w:val="en-GB"/>
        </w:rPr>
        <w:t>Improve understanding of the controls over the airborne franction and sinks rates, their trends, and future dynamics.</w:t>
      </w:r>
    </w:p>
    <w:p w14:paraId="1D93A478" w14:textId="77777777" w:rsidR="001132BE" w:rsidRPr="001E7A27" w:rsidRDefault="001132BE" w:rsidP="005C7F25">
      <w:pPr>
        <w:numPr>
          <w:ilvl w:val="0"/>
          <w:numId w:val="34"/>
        </w:numPr>
        <w:pBdr>
          <w:top w:val="nil"/>
          <w:left w:val="nil"/>
          <w:bottom w:val="nil"/>
          <w:right w:val="nil"/>
          <w:between w:val="nil"/>
        </w:pBdr>
        <w:rPr>
          <w:lang w:val="en-GB"/>
        </w:rPr>
      </w:pPr>
      <w:r w:rsidRPr="001E7A27">
        <w:rPr>
          <w:rFonts w:cs="Times New Roman"/>
          <w:color w:val="000000"/>
          <w:lang w:val="en-GB"/>
        </w:rPr>
        <w:t>Fill gaps in space and time for ocean CO</w:t>
      </w:r>
      <w:r w:rsidRPr="001E7A27">
        <w:rPr>
          <w:rFonts w:cs="Times New Roman"/>
          <w:color w:val="000000"/>
          <w:vertAlign w:val="subscript"/>
          <w:lang w:val="en-GB"/>
        </w:rPr>
        <w:t>2</w:t>
      </w:r>
      <w:r w:rsidRPr="001E7A27">
        <w:rPr>
          <w:rFonts w:cs="Times New Roman"/>
          <w:color w:val="000000"/>
          <w:lang w:val="en-GB"/>
        </w:rPr>
        <w:t xml:space="preserve"> and ancillary physical and biogeochemical observations </w:t>
      </w:r>
      <w:r w:rsidRPr="001E7A27">
        <w:rPr>
          <w:rFonts w:cs="Times New Roman"/>
          <w:lang w:val="en-GB"/>
        </w:rPr>
        <w:t>at</w:t>
      </w:r>
      <w:r w:rsidRPr="001E7A27">
        <w:rPr>
          <w:rFonts w:cs="Times New Roman"/>
          <w:color w:val="000000"/>
          <w:lang w:val="en-GB"/>
        </w:rPr>
        <w:t xml:space="preserve"> the ocean surface </w:t>
      </w:r>
      <w:r w:rsidRPr="001E7A27">
        <w:rPr>
          <w:rFonts w:cs="Times New Roman"/>
          <w:lang w:val="en-GB"/>
        </w:rPr>
        <w:t>and interior</w:t>
      </w:r>
      <w:r w:rsidRPr="001E7A27">
        <w:rPr>
          <w:rFonts w:cs="Times New Roman"/>
          <w:color w:val="000000"/>
          <w:lang w:val="en-GB"/>
        </w:rPr>
        <w:t xml:space="preserve"> to reduce the biases and uncertainties in the variability and trends for air-sea fluxes and inventory changes, particularly for the Arctic and the Southern Ocean.</w:t>
      </w:r>
      <w:r w:rsidRPr="001E7A27">
        <w:rPr>
          <w:rFonts w:cs="Times New Roman"/>
          <w:color w:val="000000"/>
          <w:sz w:val="14"/>
          <w:szCs w:val="14"/>
          <w:lang w:val="en-GB"/>
        </w:rPr>
        <w:t xml:space="preserve">  </w:t>
      </w:r>
    </w:p>
    <w:p w14:paraId="44194FE2" w14:textId="1F6E5508" w:rsidR="001132BE" w:rsidRPr="001E7A27" w:rsidRDefault="001132BE" w:rsidP="005C7F25">
      <w:pPr>
        <w:numPr>
          <w:ilvl w:val="0"/>
          <w:numId w:val="34"/>
        </w:numPr>
        <w:pBdr>
          <w:top w:val="nil"/>
          <w:left w:val="nil"/>
          <w:bottom w:val="nil"/>
          <w:right w:val="nil"/>
          <w:between w:val="nil"/>
        </w:pBdr>
        <w:rPr>
          <w:lang w:val="en-GB"/>
        </w:rPr>
      </w:pPr>
      <w:r w:rsidRPr="001E7A27">
        <w:rPr>
          <w:rFonts w:cs="Times New Roman"/>
          <w:color w:val="000000"/>
          <w:lang w:val="en-GB"/>
        </w:rPr>
        <w:t>Reduce uncertainties in wetland CH</w:t>
      </w:r>
      <w:r w:rsidRPr="001E7A27">
        <w:rPr>
          <w:rFonts w:cs="Times New Roman"/>
          <w:color w:val="000000"/>
          <w:vertAlign w:val="subscript"/>
          <w:lang w:val="en-GB"/>
        </w:rPr>
        <w:t>4</w:t>
      </w:r>
      <w:r w:rsidRPr="001E7A27">
        <w:rPr>
          <w:rFonts w:cs="Times New Roman"/>
          <w:color w:val="000000"/>
          <w:lang w:val="en-GB"/>
        </w:rPr>
        <w:t xml:space="preserve"> emissions, which </w:t>
      </w:r>
      <w:del w:id="7222" w:author="Soapbox" w:date="2021-07-26T07:50:00Z">
        <w:r w:rsidRPr="001E7A27" w:rsidDel="007C3AC8">
          <w:rPr>
            <w:rFonts w:cs="Times New Roman"/>
            <w:color w:val="000000"/>
            <w:lang w:val="en-GB"/>
          </w:rPr>
          <w:delText xml:space="preserve">is </w:delText>
        </w:r>
      </w:del>
      <w:ins w:id="7223" w:author="Soapbox" w:date="2021-07-26T07:50:00Z">
        <w:r w:rsidR="007C3AC8" w:rsidRPr="001E7A27">
          <w:rPr>
            <w:rFonts w:cs="Times New Roman"/>
            <w:color w:val="000000"/>
            <w:lang w:val="en-GB"/>
          </w:rPr>
          <w:t>a</w:t>
        </w:r>
      </w:ins>
      <w:ins w:id="7224" w:author="Soapbox" w:date="2021-07-26T07:51:00Z">
        <w:r w:rsidR="007C3AC8" w:rsidRPr="001E7A27">
          <w:rPr>
            <w:rFonts w:cs="Times New Roman"/>
            <w:color w:val="000000"/>
            <w:lang w:val="en-GB"/>
          </w:rPr>
          <w:t>re</w:t>
        </w:r>
      </w:ins>
      <w:ins w:id="7225" w:author="Soapbox" w:date="2021-07-26T07:50:00Z">
        <w:r w:rsidR="007C3AC8" w:rsidRPr="001E7A27">
          <w:rPr>
            <w:rFonts w:cs="Times New Roman"/>
            <w:color w:val="000000"/>
            <w:lang w:val="en-GB"/>
          </w:rPr>
          <w:t xml:space="preserve"> the </w:t>
        </w:r>
      </w:ins>
      <w:r w:rsidRPr="001E7A27">
        <w:rPr>
          <w:rFonts w:cs="Times New Roman"/>
          <w:color w:val="000000"/>
          <w:lang w:val="en-GB"/>
        </w:rPr>
        <w:t>largest source term in the global CH</w:t>
      </w:r>
      <w:r w:rsidRPr="001E7A27">
        <w:rPr>
          <w:rFonts w:cs="Times New Roman"/>
          <w:color w:val="000000"/>
          <w:vertAlign w:val="subscript"/>
          <w:lang w:val="en-GB"/>
        </w:rPr>
        <w:t>4</w:t>
      </w:r>
      <w:r w:rsidRPr="001E7A27">
        <w:rPr>
          <w:rFonts w:cs="Times New Roman"/>
          <w:color w:val="000000"/>
          <w:lang w:val="en-GB"/>
        </w:rPr>
        <w:t xml:space="preserve"> budget and proportionally have the largest uncertainty, </w:t>
      </w:r>
      <w:del w:id="7226" w:author="Soapbox" w:date="2021-07-26T07:51:00Z">
        <w:r w:rsidRPr="001E7A27" w:rsidDel="007C3AC8">
          <w:rPr>
            <w:rFonts w:cs="Times New Roman"/>
            <w:color w:val="000000"/>
            <w:lang w:val="en-GB"/>
          </w:rPr>
          <w:delText xml:space="preserve">in order </w:delText>
        </w:r>
      </w:del>
      <w:r w:rsidRPr="001E7A27">
        <w:rPr>
          <w:rFonts w:cs="Times New Roman"/>
          <w:color w:val="000000"/>
          <w:lang w:val="en-GB"/>
        </w:rPr>
        <w:t>to better understand future CH</w:t>
      </w:r>
      <w:r w:rsidRPr="001E7A27">
        <w:rPr>
          <w:rFonts w:cs="Times New Roman"/>
          <w:color w:val="000000"/>
          <w:vertAlign w:val="subscript"/>
          <w:lang w:val="en-GB"/>
        </w:rPr>
        <w:t>4</w:t>
      </w:r>
      <w:r w:rsidRPr="001E7A27">
        <w:rPr>
          <w:rFonts w:cs="Times New Roman"/>
          <w:color w:val="000000"/>
          <w:lang w:val="en-GB"/>
        </w:rPr>
        <w:t>-climate feedbacks.</w:t>
      </w:r>
    </w:p>
    <w:p w14:paraId="1A1A6519" w14:textId="078F4622" w:rsidR="001132BE" w:rsidRPr="001E7A27" w:rsidRDefault="001132BE" w:rsidP="005C7F25">
      <w:pPr>
        <w:numPr>
          <w:ilvl w:val="0"/>
          <w:numId w:val="34"/>
        </w:numPr>
        <w:pBdr>
          <w:top w:val="nil"/>
          <w:left w:val="nil"/>
          <w:bottom w:val="nil"/>
          <w:right w:val="nil"/>
          <w:between w:val="nil"/>
        </w:pBdr>
        <w:rPr>
          <w:lang w:val="en-GB"/>
        </w:rPr>
      </w:pPr>
      <w:r w:rsidRPr="001E7A27">
        <w:rPr>
          <w:rFonts w:cs="Times New Roman"/>
          <w:lang w:val="en-GB"/>
        </w:rPr>
        <w:lastRenderedPageBreak/>
        <w:t xml:space="preserve">Reduce uncertainties in atmospheric transport models used to estimate regional sources and sinks of </w:t>
      </w:r>
      <w:ins w:id="7227" w:author="Soapbox" w:date="2021-07-26T07:46:00Z">
        <w:r w:rsidR="00471656" w:rsidRPr="001E7A27">
          <w:rPr>
            <w:rFonts w:cs="Times New Roman"/>
            <w:lang w:val="en-GB"/>
          </w:rPr>
          <w:t xml:space="preserve">GHGs </w:t>
        </w:r>
      </w:ins>
      <w:del w:id="7228" w:author="Soapbox" w:date="2021-07-26T07:46:00Z">
        <w:r w:rsidRPr="001E7A27" w:rsidDel="00471656">
          <w:rPr>
            <w:rFonts w:cs="Times New Roman"/>
            <w:lang w:val="en-GB"/>
          </w:rPr>
          <w:delText xml:space="preserve">greenhouse gases </w:delText>
        </w:r>
      </w:del>
      <w:r w:rsidRPr="001E7A27">
        <w:rPr>
          <w:lang w:val="en-GB"/>
        </w:rPr>
        <w:t>as</w:t>
      </w:r>
      <w:r w:rsidRPr="001E7A27">
        <w:rPr>
          <w:rFonts w:cs="Times New Roman"/>
          <w:lang w:val="en-GB"/>
        </w:rPr>
        <w:t xml:space="preserve"> independent evidence from that of ground and inventory estimates.</w:t>
      </w:r>
    </w:p>
    <w:p w14:paraId="01A53B50" w14:textId="77777777" w:rsidR="001132BE" w:rsidRPr="001E7A27" w:rsidRDefault="001132BE" w:rsidP="005C7F25">
      <w:pPr>
        <w:pBdr>
          <w:top w:val="nil"/>
          <w:left w:val="nil"/>
          <w:bottom w:val="nil"/>
          <w:right w:val="nil"/>
          <w:between w:val="nil"/>
        </w:pBdr>
        <w:rPr>
          <w:rFonts w:cs="Times New Roman"/>
          <w:color w:val="000000"/>
          <w:lang w:val="en-GB"/>
        </w:rPr>
      </w:pPr>
    </w:p>
    <w:p w14:paraId="3AE12DA0" w14:textId="3F0D92FF" w:rsidR="001132BE" w:rsidRPr="001E7A27" w:rsidRDefault="001132BE" w:rsidP="005C7F25">
      <w:pPr>
        <w:pBdr>
          <w:top w:val="nil"/>
          <w:left w:val="nil"/>
          <w:bottom w:val="nil"/>
          <w:right w:val="nil"/>
          <w:between w:val="nil"/>
        </w:pBdr>
        <w:rPr>
          <w:rFonts w:cs="Times New Roman"/>
          <w:b/>
          <w:i/>
          <w:color w:val="000000"/>
          <w:lang w:val="en-GB"/>
        </w:rPr>
      </w:pPr>
      <w:r w:rsidRPr="001E7A27">
        <w:rPr>
          <w:rFonts w:cs="Times New Roman"/>
          <w:b/>
          <w:i/>
          <w:color w:val="000000"/>
          <w:lang w:val="en-GB"/>
        </w:rPr>
        <w:t>Ocean Acidification and Deoxygenation</w:t>
      </w:r>
    </w:p>
    <w:p w14:paraId="6BA02A7D" w14:textId="710891D8" w:rsidR="001132BE" w:rsidRPr="001E7A27" w:rsidRDefault="001132BE" w:rsidP="005C7F25">
      <w:pPr>
        <w:numPr>
          <w:ilvl w:val="0"/>
          <w:numId w:val="35"/>
        </w:numPr>
        <w:pBdr>
          <w:top w:val="nil"/>
          <w:left w:val="nil"/>
          <w:bottom w:val="nil"/>
          <w:right w:val="nil"/>
          <w:between w:val="nil"/>
        </w:pBdr>
        <w:rPr>
          <w:lang w:val="en-GB"/>
        </w:rPr>
      </w:pPr>
      <w:r w:rsidRPr="001E7A27">
        <w:rPr>
          <w:rFonts w:cs="Times New Roman"/>
          <w:color w:val="000000"/>
          <w:lang w:val="en-GB"/>
        </w:rPr>
        <w:t>Improve observations for the interplay between carbonate chemistry and a variety of biogeochemical and physical processes</w:t>
      </w:r>
      <w:ins w:id="7229" w:author="Soapbox" w:date="2021-07-26T07:51:00Z">
        <w:r w:rsidR="007C3AC8" w:rsidRPr="001E7A27">
          <w:rPr>
            <w:rFonts w:cs="Times New Roman"/>
            <w:color w:val="000000"/>
            <w:lang w:val="en-GB"/>
          </w:rPr>
          <w:t>,</w:t>
        </w:r>
      </w:ins>
      <w:r w:rsidRPr="001E7A27">
        <w:rPr>
          <w:rFonts w:cs="Times New Roman"/>
          <w:color w:val="000000"/>
          <w:lang w:val="en-GB"/>
        </w:rPr>
        <w:t xml:space="preserve"> including eutrophication and freshwater inflow </w:t>
      </w:r>
      <w:r w:rsidRPr="001E7A27">
        <w:rPr>
          <w:rFonts w:cs="Times New Roman"/>
          <w:lang w:val="en-GB"/>
        </w:rPr>
        <w:t xml:space="preserve">in coastal zones </w:t>
      </w:r>
      <w:r w:rsidRPr="001E7A27">
        <w:rPr>
          <w:rFonts w:cs="Times New Roman"/>
          <w:color w:val="000000"/>
          <w:lang w:val="en-GB"/>
        </w:rPr>
        <w:t xml:space="preserve">to increase the robustness of future assessments of ocean acidification. </w:t>
      </w:r>
    </w:p>
    <w:p w14:paraId="7A8B0121" w14:textId="74FC83CC" w:rsidR="001132BE" w:rsidRPr="001E7A27" w:rsidRDefault="001132BE" w:rsidP="005C7F25">
      <w:pPr>
        <w:numPr>
          <w:ilvl w:val="0"/>
          <w:numId w:val="35"/>
        </w:numPr>
        <w:pBdr>
          <w:top w:val="nil"/>
          <w:left w:val="nil"/>
          <w:bottom w:val="nil"/>
          <w:right w:val="nil"/>
          <w:between w:val="nil"/>
        </w:pBdr>
        <w:rPr>
          <w:lang w:val="en-GB"/>
        </w:rPr>
      </w:pPr>
      <w:r w:rsidRPr="001E7A27">
        <w:rPr>
          <w:rFonts w:cs="Times New Roman"/>
          <w:color w:val="000000"/>
          <w:lang w:val="en-GB"/>
        </w:rPr>
        <w:t>Improve our understanding of changes in water mass ventilation associated with climate ch</w:t>
      </w:r>
      <w:r w:rsidRPr="001E7A27">
        <w:rPr>
          <w:rFonts w:cs="Times New Roman"/>
          <w:lang w:val="en-GB"/>
        </w:rPr>
        <w:t>ange and variability</w:t>
      </w:r>
      <w:r w:rsidRPr="001E7A27">
        <w:rPr>
          <w:rFonts w:cs="Times New Roman"/>
          <w:color w:val="000000"/>
          <w:lang w:val="en-GB"/>
        </w:rPr>
        <w:t xml:space="preserve"> to gain further insights into future trends in ocean acidification and deoxygenation in the ocean interior.</w:t>
      </w:r>
    </w:p>
    <w:p w14:paraId="41B75BC7" w14:textId="77777777" w:rsidR="001132BE" w:rsidRPr="001E7A27" w:rsidRDefault="001132BE" w:rsidP="005C7F25">
      <w:pPr>
        <w:pBdr>
          <w:top w:val="nil"/>
          <w:left w:val="nil"/>
          <w:bottom w:val="nil"/>
          <w:right w:val="nil"/>
          <w:between w:val="nil"/>
        </w:pBdr>
        <w:rPr>
          <w:rFonts w:cs="Times New Roman"/>
          <w:color w:val="000000"/>
          <w:lang w:val="en-GB"/>
        </w:rPr>
      </w:pPr>
      <w:r w:rsidRPr="001E7A27">
        <w:rPr>
          <w:rFonts w:cs="Times New Roman"/>
          <w:color w:val="000000"/>
          <w:lang w:val="en-GB"/>
        </w:rPr>
        <w:t xml:space="preserve"> </w:t>
      </w:r>
    </w:p>
    <w:p w14:paraId="3248C6D2" w14:textId="77777777" w:rsidR="001132BE" w:rsidRPr="001E7A27" w:rsidRDefault="001132BE" w:rsidP="005C7F25">
      <w:pPr>
        <w:pBdr>
          <w:top w:val="nil"/>
          <w:left w:val="nil"/>
          <w:bottom w:val="nil"/>
          <w:right w:val="nil"/>
          <w:between w:val="nil"/>
        </w:pBdr>
        <w:rPr>
          <w:rFonts w:cs="Times New Roman"/>
          <w:b/>
          <w:i/>
          <w:color w:val="000000"/>
          <w:lang w:val="en-GB"/>
        </w:rPr>
      </w:pPr>
      <w:r w:rsidRPr="001E7A27">
        <w:rPr>
          <w:rFonts w:cs="Times New Roman"/>
          <w:b/>
          <w:i/>
          <w:color w:val="000000"/>
          <w:lang w:val="en-GB"/>
        </w:rPr>
        <w:t>Biogeochemical Feedbacks on Climate Change</w:t>
      </w:r>
    </w:p>
    <w:p w14:paraId="2D0044DA" w14:textId="088F9A94" w:rsidR="001132BE" w:rsidRPr="001E7A27" w:rsidRDefault="001132BE" w:rsidP="005C7F25">
      <w:pPr>
        <w:numPr>
          <w:ilvl w:val="0"/>
          <w:numId w:val="36"/>
        </w:numPr>
        <w:pBdr>
          <w:top w:val="nil"/>
          <w:left w:val="nil"/>
          <w:bottom w:val="nil"/>
          <w:right w:val="nil"/>
          <w:between w:val="nil"/>
        </w:pBdr>
        <w:rPr>
          <w:lang w:val="en-GB"/>
        </w:rPr>
      </w:pPr>
      <w:r w:rsidRPr="001E7A27">
        <w:rPr>
          <w:rFonts w:cs="Times New Roman"/>
          <w:color w:val="000000"/>
          <w:lang w:val="en-GB"/>
        </w:rPr>
        <w:t>Improve understanding and representation in Earth system models (ESMs) of changes in land carbon storage and associated carbon</w:t>
      </w:r>
      <w:ins w:id="7230" w:author="Soapbox" w:date="2021-07-16T08:00:00Z">
        <w:r w:rsidR="00576D5B" w:rsidRPr="001E7A27">
          <w:rPr>
            <w:rFonts w:cs="Times New Roman"/>
            <w:lang w:val="en-GB"/>
          </w:rPr>
          <w:t>–</w:t>
        </w:r>
      </w:ins>
      <w:del w:id="7231" w:author="Soapbox" w:date="2021-07-16T08:00:00Z">
        <w:r w:rsidRPr="001E7A27" w:rsidDel="00576D5B">
          <w:rPr>
            <w:rFonts w:cs="Times New Roman"/>
            <w:color w:val="000000"/>
            <w:lang w:val="en-GB"/>
          </w:rPr>
          <w:delText>-</w:delText>
        </w:r>
      </w:del>
      <w:r w:rsidRPr="001E7A27">
        <w:rPr>
          <w:rFonts w:cs="Times New Roman"/>
          <w:color w:val="000000"/>
          <w:lang w:val="en-GB"/>
        </w:rPr>
        <w:t xml:space="preserve">climate feedbacks </w:t>
      </w:r>
      <w:r w:rsidRPr="001E7A27">
        <w:rPr>
          <w:rFonts w:cs="Times New Roman"/>
          <w:lang w:val="en-GB"/>
        </w:rPr>
        <w:t>including</w:t>
      </w:r>
      <w:ins w:id="7232" w:author="Soapbox" w:date="2021-07-26T07:52:00Z">
        <w:r w:rsidR="007C3AC8" w:rsidRPr="001E7A27">
          <w:rPr>
            <w:rFonts w:cs="Times New Roman"/>
            <w:lang w:val="en-GB"/>
          </w:rPr>
          <w:t>:</w:t>
        </w:r>
      </w:ins>
      <w:r w:rsidRPr="001E7A27">
        <w:rPr>
          <w:rFonts w:cs="Times New Roman"/>
          <w:color w:val="000000"/>
          <w:lang w:val="en-GB"/>
        </w:rPr>
        <w:t xml:space="preserve"> better treatment of the CO</w:t>
      </w:r>
      <w:r w:rsidRPr="001E7A27">
        <w:rPr>
          <w:rFonts w:cs="Times New Roman"/>
          <w:color w:val="000000"/>
          <w:vertAlign w:val="subscript"/>
          <w:lang w:val="en-GB"/>
        </w:rPr>
        <w:t>2</w:t>
      </w:r>
      <w:r w:rsidRPr="001E7A27">
        <w:rPr>
          <w:rFonts w:cs="Times New Roman"/>
          <w:color w:val="000000"/>
          <w:lang w:val="en-GB"/>
        </w:rPr>
        <w:t xml:space="preserve"> fertili</w:t>
      </w:r>
      <w:ins w:id="7233" w:author="Soapbox" w:date="2021-07-16T10:16:00Z">
        <w:r w:rsidR="00953844" w:rsidRPr="001E7A27">
          <w:rPr>
            <w:rFonts w:cs="Times New Roman"/>
            <w:color w:val="000000"/>
            <w:lang w:val="en-GB"/>
          </w:rPr>
          <w:t>z</w:t>
        </w:r>
      </w:ins>
      <w:del w:id="7234" w:author="Soapbox" w:date="2021-07-16T10:16:00Z">
        <w:r w:rsidRPr="001E7A27" w:rsidDel="00953844">
          <w:rPr>
            <w:rFonts w:cs="Times New Roman"/>
            <w:color w:val="000000"/>
            <w:lang w:val="en-GB"/>
          </w:rPr>
          <w:delText>s</w:delText>
        </w:r>
      </w:del>
      <w:r w:rsidRPr="001E7A27">
        <w:rPr>
          <w:rFonts w:cs="Times New Roman"/>
          <w:color w:val="000000"/>
          <w:lang w:val="en-GB"/>
        </w:rPr>
        <w:t>ation</w:t>
      </w:r>
      <w:r w:rsidRPr="001E7A27">
        <w:rPr>
          <w:rFonts w:cs="Times New Roman"/>
          <w:lang w:val="en-GB"/>
        </w:rPr>
        <w:t xml:space="preserve">, </w:t>
      </w:r>
      <w:r w:rsidRPr="001E7A27">
        <w:rPr>
          <w:rFonts w:cs="Times New Roman"/>
          <w:color w:val="000000"/>
          <w:lang w:val="en-GB"/>
        </w:rPr>
        <w:t>nutrient-limitations</w:t>
      </w:r>
      <w:r w:rsidRPr="001E7A27">
        <w:rPr>
          <w:rFonts w:cs="Times New Roman"/>
          <w:lang w:val="en-GB"/>
        </w:rPr>
        <w:t>,</w:t>
      </w:r>
      <w:r w:rsidRPr="001E7A27">
        <w:rPr>
          <w:rFonts w:cs="Times New Roman"/>
          <w:color w:val="000000"/>
          <w:lang w:val="en-GB"/>
        </w:rPr>
        <w:t xml:space="preserve"> </w:t>
      </w:r>
      <w:r w:rsidRPr="001E7A27">
        <w:rPr>
          <w:rFonts w:cs="Times New Roman"/>
          <w:lang w:val="en-GB"/>
        </w:rPr>
        <w:t>soil organic matter stabili</w:t>
      </w:r>
      <w:ins w:id="7235" w:author="Soapbox" w:date="2021-07-17T06:28:00Z">
        <w:r w:rsidR="0089224C" w:rsidRPr="001E7A27">
          <w:rPr>
            <w:rFonts w:cs="Times New Roman"/>
            <w:lang w:val="en-GB"/>
          </w:rPr>
          <w:t>z</w:t>
        </w:r>
      </w:ins>
      <w:del w:id="7236" w:author="Soapbox" w:date="2021-07-17T06:28:00Z">
        <w:r w:rsidRPr="001E7A27" w:rsidDel="0089224C">
          <w:rPr>
            <w:rFonts w:cs="Times New Roman"/>
            <w:lang w:val="en-GB"/>
          </w:rPr>
          <w:delText>s</w:delText>
        </w:r>
      </w:del>
      <w:r w:rsidRPr="001E7A27">
        <w:rPr>
          <w:rFonts w:cs="Times New Roman"/>
          <w:lang w:val="en-GB"/>
        </w:rPr>
        <w:t>ation and turnover;</w:t>
      </w:r>
      <w:r w:rsidRPr="001E7A27">
        <w:rPr>
          <w:rFonts w:cs="Times New Roman"/>
          <w:color w:val="000000"/>
          <w:lang w:val="en-GB"/>
        </w:rPr>
        <w:t xml:space="preserve"> land</w:t>
      </w:r>
      <w:ins w:id="7237" w:author="Soapbox" w:date="2021-07-16T12:22:00Z">
        <w:r w:rsidR="00ED666E" w:rsidRPr="001E7A27">
          <w:rPr>
            <w:rFonts w:cs="Times New Roman"/>
            <w:color w:val="000000"/>
            <w:lang w:val="en-GB"/>
          </w:rPr>
          <w:t>-</w:t>
        </w:r>
      </w:ins>
      <w:del w:id="7238" w:author="Soapbox" w:date="2021-07-16T12:22:00Z">
        <w:r w:rsidRPr="001E7A27" w:rsidDel="00ED666E">
          <w:rPr>
            <w:rFonts w:cs="Times New Roman"/>
            <w:color w:val="000000"/>
            <w:lang w:val="en-GB"/>
          </w:rPr>
          <w:delText xml:space="preserve"> </w:delText>
        </w:r>
      </w:del>
      <w:r w:rsidRPr="001E7A27">
        <w:rPr>
          <w:rFonts w:cs="Times New Roman"/>
          <w:color w:val="000000"/>
          <w:lang w:val="en-GB"/>
        </w:rPr>
        <w:t>use change</w:t>
      </w:r>
      <w:r w:rsidRPr="001E7A27">
        <w:rPr>
          <w:rFonts w:cs="Times New Roman"/>
          <w:lang w:val="en-GB"/>
        </w:rPr>
        <w:t>;</w:t>
      </w:r>
      <w:r w:rsidRPr="001E7A27">
        <w:rPr>
          <w:rFonts w:cs="Times New Roman"/>
          <w:color w:val="000000"/>
          <w:lang w:val="en-GB"/>
        </w:rPr>
        <w:t xml:space="preserve"> large-scale and fine-scale permafrost carbon</w:t>
      </w:r>
      <w:r w:rsidRPr="001E7A27">
        <w:rPr>
          <w:rFonts w:cs="Times New Roman"/>
          <w:lang w:val="en-GB"/>
        </w:rPr>
        <w:t>;</w:t>
      </w:r>
      <w:r w:rsidRPr="001E7A27">
        <w:rPr>
          <w:rFonts w:cs="Times New Roman"/>
          <w:color w:val="000000"/>
          <w:lang w:val="en-GB"/>
        </w:rPr>
        <w:t xml:space="preserve"> </w:t>
      </w:r>
      <w:r w:rsidRPr="001E7A27">
        <w:rPr>
          <w:rFonts w:cs="Times New Roman"/>
          <w:lang w:val="en-GB"/>
        </w:rPr>
        <w:t>plant</w:t>
      </w:r>
      <w:r w:rsidRPr="001E7A27">
        <w:rPr>
          <w:rFonts w:cs="Times New Roman"/>
          <w:color w:val="000000"/>
          <w:lang w:val="en-GB"/>
        </w:rPr>
        <w:t xml:space="preserve"> growth, mortality, and competition dynamics</w:t>
      </w:r>
      <w:r w:rsidRPr="001E7A27">
        <w:rPr>
          <w:rFonts w:cs="Times New Roman"/>
          <w:lang w:val="en-GB"/>
        </w:rPr>
        <w:t>;</w:t>
      </w:r>
      <w:r w:rsidRPr="001E7A27">
        <w:rPr>
          <w:rFonts w:cs="Times New Roman"/>
          <w:color w:val="000000"/>
          <w:lang w:val="en-GB"/>
        </w:rPr>
        <w:t xml:space="preserve"> plant </w:t>
      </w:r>
      <w:r w:rsidRPr="001E7A27">
        <w:rPr>
          <w:rFonts w:cs="Times New Roman"/>
          <w:lang w:val="en-GB"/>
        </w:rPr>
        <w:t>hydraulics;</w:t>
      </w:r>
      <w:r w:rsidRPr="001E7A27">
        <w:rPr>
          <w:rFonts w:cs="Times New Roman"/>
          <w:color w:val="000000"/>
          <w:lang w:val="en-GB"/>
        </w:rPr>
        <w:t xml:space="preserve"> and disturbance processes. </w:t>
      </w:r>
    </w:p>
    <w:p w14:paraId="7E5E1B82" w14:textId="77777777" w:rsidR="001132BE" w:rsidRPr="001E7A27" w:rsidRDefault="001132BE" w:rsidP="005C7F25">
      <w:pPr>
        <w:numPr>
          <w:ilvl w:val="0"/>
          <w:numId w:val="36"/>
        </w:numPr>
        <w:rPr>
          <w:rFonts w:cs="Times New Roman"/>
          <w:lang w:val="en-GB"/>
        </w:rPr>
      </w:pPr>
      <w:r w:rsidRPr="001E7A27">
        <w:rPr>
          <w:rFonts w:cs="Times New Roman"/>
          <w:lang w:val="en-GB"/>
        </w:rPr>
        <w:t>Improve observations and process understanding of CH</w:t>
      </w:r>
      <w:r w:rsidRPr="001E7A27">
        <w:rPr>
          <w:rFonts w:cs="Times New Roman"/>
          <w:vertAlign w:val="subscript"/>
          <w:lang w:val="en-GB"/>
        </w:rPr>
        <w:t>4</w:t>
      </w:r>
      <w:r w:rsidRPr="001E7A27">
        <w:rPr>
          <w:rFonts w:cs="Times New Roman"/>
          <w:lang w:val="en-GB"/>
        </w:rPr>
        <w:t xml:space="preserve"> and N</w:t>
      </w:r>
      <w:r w:rsidRPr="001E7A27">
        <w:rPr>
          <w:rFonts w:cs="Times New Roman"/>
          <w:vertAlign w:val="subscript"/>
          <w:lang w:val="en-GB"/>
        </w:rPr>
        <w:t>2</w:t>
      </w:r>
      <w:r w:rsidRPr="001E7A27">
        <w:rPr>
          <w:rFonts w:cs="Times New Roman"/>
          <w:lang w:val="en-GB"/>
        </w:rPr>
        <w:t>O source responses to climate, specifically from wetlands and permafrost thaw.</w:t>
      </w:r>
    </w:p>
    <w:p w14:paraId="7B5252E4" w14:textId="22241A6E" w:rsidR="001132BE" w:rsidRPr="001E7A27" w:rsidRDefault="001132BE" w:rsidP="005C7F25">
      <w:pPr>
        <w:numPr>
          <w:ilvl w:val="0"/>
          <w:numId w:val="36"/>
        </w:numPr>
        <w:rPr>
          <w:rFonts w:cs="Times New Roman"/>
          <w:lang w:val="en-GB"/>
        </w:rPr>
      </w:pPr>
      <w:r w:rsidRPr="001E7A27">
        <w:rPr>
          <w:rFonts w:cs="Times New Roman"/>
          <w:lang w:val="en-GB"/>
        </w:rPr>
        <w:t>Improve observations and process understanding of ocean N</w:t>
      </w:r>
      <w:r w:rsidRPr="001E7A27">
        <w:rPr>
          <w:rFonts w:cs="Times New Roman"/>
          <w:vertAlign w:val="subscript"/>
          <w:lang w:val="en-GB"/>
        </w:rPr>
        <w:t>2</w:t>
      </w:r>
      <w:r w:rsidRPr="001E7A27">
        <w:rPr>
          <w:rFonts w:cs="Times New Roman"/>
          <w:lang w:val="en-GB"/>
        </w:rPr>
        <w:t>O source responses to oxygen loss and climate</w:t>
      </w:r>
      <w:ins w:id="7239" w:author="Soapbox" w:date="2021-07-26T07:52:00Z">
        <w:r w:rsidR="007C3AC8" w:rsidRPr="001E7A27">
          <w:rPr>
            <w:rFonts w:cs="Times New Roman"/>
            <w:lang w:val="en-GB"/>
          </w:rPr>
          <w:t>,</w:t>
        </w:r>
      </w:ins>
      <w:r w:rsidRPr="001E7A27">
        <w:rPr>
          <w:rFonts w:cs="Times New Roman"/>
          <w:lang w:val="en-GB"/>
        </w:rPr>
        <w:t xml:space="preserve"> particularly in the oxygen minimum zones of the tropical oceans and eastern boundary upwelling regions.</w:t>
      </w:r>
    </w:p>
    <w:p w14:paraId="20430105" w14:textId="309BEF22" w:rsidR="001132BE" w:rsidRPr="001E7A27" w:rsidRDefault="001132BE" w:rsidP="005C7F25">
      <w:pPr>
        <w:numPr>
          <w:ilvl w:val="0"/>
          <w:numId w:val="36"/>
        </w:numPr>
        <w:pBdr>
          <w:top w:val="nil"/>
          <w:left w:val="nil"/>
          <w:bottom w:val="nil"/>
          <w:right w:val="nil"/>
          <w:between w:val="nil"/>
        </w:pBdr>
        <w:rPr>
          <w:lang w:val="en-GB"/>
        </w:rPr>
      </w:pPr>
      <w:r w:rsidRPr="001E7A27">
        <w:rPr>
          <w:rFonts w:cs="Times New Roman"/>
          <w:lang w:val="en-GB"/>
        </w:rPr>
        <w:t>Improve</w:t>
      </w:r>
      <w:r w:rsidRPr="001E7A27">
        <w:rPr>
          <w:rFonts w:cs="Times New Roman"/>
          <w:color w:val="000000"/>
          <w:lang w:val="en-GB"/>
        </w:rPr>
        <w:t xml:space="preserve"> understanding of the sensitivity of ocean carbon</w:t>
      </w:r>
      <w:ins w:id="7240" w:author="Soapbox" w:date="2021-07-16T08:00:00Z">
        <w:r w:rsidR="00576D5B" w:rsidRPr="001E7A27">
          <w:rPr>
            <w:rFonts w:cs="Times New Roman"/>
            <w:lang w:val="en-GB"/>
          </w:rPr>
          <w:t>–</w:t>
        </w:r>
      </w:ins>
      <w:del w:id="7241" w:author="Soapbox" w:date="2021-07-16T08:00:00Z">
        <w:r w:rsidRPr="001E7A27" w:rsidDel="00576D5B">
          <w:rPr>
            <w:rFonts w:cs="Times New Roman"/>
            <w:color w:val="000000"/>
            <w:lang w:val="en-GB"/>
          </w:rPr>
          <w:delText>-</w:delText>
        </w:r>
      </w:del>
      <w:r w:rsidRPr="001E7A27">
        <w:rPr>
          <w:rFonts w:cs="Times New Roman"/>
          <w:color w:val="000000"/>
          <w:lang w:val="en-GB"/>
        </w:rPr>
        <w:t>climate feedbacks to physical processes that are not yet resolved by the ocean domain in ESMs.</w:t>
      </w:r>
    </w:p>
    <w:p w14:paraId="458AF0F6" w14:textId="77777777" w:rsidR="001132BE" w:rsidRPr="001E7A27" w:rsidRDefault="001132BE" w:rsidP="005C7F25">
      <w:pPr>
        <w:numPr>
          <w:ilvl w:val="0"/>
          <w:numId w:val="36"/>
        </w:numPr>
        <w:pBdr>
          <w:top w:val="nil"/>
          <w:left w:val="nil"/>
          <w:bottom w:val="nil"/>
          <w:right w:val="nil"/>
          <w:between w:val="nil"/>
        </w:pBdr>
        <w:rPr>
          <w:lang w:val="en-GB"/>
        </w:rPr>
      </w:pPr>
      <w:r w:rsidRPr="001E7A27">
        <w:rPr>
          <w:rFonts w:cs="Times New Roman"/>
          <w:lang w:val="en-GB"/>
        </w:rPr>
        <w:t>Improve</w:t>
      </w:r>
      <w:r w:rsidRPr="001E7A27">
        <w:rPr>
          <w:rFonts w:cs="Times New Roman"/>
          <w:color w:val="000000"/>
          <w:lang w:val="en-GB"/>
        </w:rPr>
        <w:t xml:space="preserve"> understanding of the processes affecting the efficiency, climate sensitivity and emerging feedbacks in the ocean carbon cycle via the biological carbon pump to constrain future global ocean feedbacks.</w:t>
      </w:r>
    </w:p>
    <w:p w14:paraId="7E4AE687" w14:textId="77777777" w:rsidR="001132BE" w:rsidRPr="001E7A27" w:rsidRDefault="001132BE" w:rsidP="005C7F25">
      <w:pPr>
        <w:pBdr>
          <w:top w:val="nil"/>
          <w:left w:val="nil"/>
          <w:bottom w:val="nil"/>
          <w:right w:val="nil"/>
          <w:between w:val="nil"/>
        </w:pBdr>
        <w:rPr>
          <w:rFonts w:cs="Times New Roman"/>
          <w:lang w:val="en-GB"/>
        </w:rPr>
      </w:pPr>
    </w:p>
    <w:p w14:paraId="1A7ACF18" w14:textId="1DA820EA" w:rsidR="001132BE" w:rsidRPr="001E7A27" w:rsidRDefault="001132BE" w:rsidP="005C7F25">
      <w:pPr>
        <w:pBdr>
          <w:top w:val="nil"/>
          <w:left w:val="nil"/>
          <w:bottom w:val="nil"/>
          <w:right w:val="nil"/>
          <w:between w:val="nil"/>
        </w:pBdr>
        <w:rPr>
          <w:rFonts w:cs="Times New Roman"/>
          <w:b/>
          <w:i/>
          <w:color w:val="000000"/>
          <w:lang w:val="en-GB"/>
        </w:rPr>
      </w:pPr>
      <w:r w:rsidRPr="001E7A27">
        <w:rPr>
          <w:rFonts w:cs="Times New Roman"/>
          <w:b/>
          <w:i/>
          <w:color w:val="000000"/>
          <w:lang w:val="en-GB"/>
        </w:rPr>
        <w:t>Remaining Carbon Budget to Climate Stabili</w:t>
      </w:r>
      <w:ins w:id="7242" w:author="Soapbox" w:date="2021-07-17T06:28:00Z">
        <w:r w:rsidR="0089224C" w:rsidRPr="001E7A27">
          <w:rPr>
            <w:rFonts w:cs="Times New Roman"/>
            <w:b/>
            <w:i/>
            <w:color w:val="000000"/>
            <w:lang w:val="en-GB"/>
          </w:rPr>
          <w:t>z</w:t>
        </w:r>
      </w:ins>
      <w:del w:id="7243" w:author="Soapbox" w:date="2021-07-17T06:28:00Z">
        <w:r w:rsidRPr="001E7A27" w:rsidDel="0089224C">
          <w:rPr>
            <w:rFonts w:cs="Times New Roman"/>
            <w:b/>
            <w:i/>
            <w:color w:val="000000"/>
            <w:lang w:val="en-GB"/>
          </w:rPr>
          <w:delText>s</w:delText>
        </w:r>
      </w:del>
      <w:r w:rsidRPr="001E7A27">
        <w:rPr>
          <w:rFonts w:cs="Times New Roman"/>
          <w:b/>
          <w:i/>
          <w:color w:val="000000"/>
          <w:lang w:val="en-GB"/>
        </w:rPr>
        <w:t>ation</w:t>
      </w:r>
    </w:p>
    <w:p w14:paraId="74677D8B" w14:textId="2016D56C" w:rsidR="001132BE" w:rsidRPr="001E7A27" w:rsidRDefault="001132BE" w:rsidP="005C7F25">
      <w:pPr>
        <w:numPr>
          <w:ilvl w:val="0"/>
          <w:numId w:val="37"/>
        </w:numPr>
        <w:pBdr>
          <w:top w:val="nil"/>
          <w:left w:val="nil"/>
          <w:bottom w:val="nil"/>
          <w:right w:val="nil"/>
          <w:between w:val="nil"/>
        </w:pBdr>
        <w:rPr>
          <w:lang w:val="en-GB"/>
        </w:rPr>
      </w:pPr>
      <w:r w:rsidRPr="001E7A27">
        <w:rPr>
          <w:rFonts w:cs="Times New Roman"/>
          <w:color w:val="000000"/>
          <w:lang w:val="en-GB"/>
        </w:rPr>
        <w:t xml:space="preserve">Improve understanding of </w:t>
      </w:r>
      <w:del w:id="7244" w:author="Soapbox" w:date="2021-07-26T07:53:00Z">
        <w:r w:rsidRPr="001E7A27" w:rsidDel="007C3AC8">
          <w:rPr>
            <w:rFonts w:cs="Times New Roman"/>
            <w:color w:val="000000"/>
            <w:lang w:val="en-GB"/>
          </w:rPr>
          <w:delText xml:space="preserve">both </w:delText>
        </w:r>
      </w:del>
      <w:r w:rsidRPr="001E7A27">
        <w:rPr>
          <w:rFonts w:cs="Times New Roman"/>
          <w:color w:val="000000"/>
          <w:lang w:val="en-GB"/>
        </w:rPr>
        <w:t xml:space="preserve">the sign and magnitude of a possible zero emissions commitment (ZEC). The ZEC </w:t>
      </w:r>
      <w:r w:rsidR="005E61EC" w:rsidRPr="001E7A27">
        <w:rPr>
          <w:rFonts w:cs="Times New Roman"/>
          <w:color w:val="000000"/>
          <w:lang w:val="en-GB"/>
        </w:rPr>
        <w:t xml:space="preserve">affects </w:t>
      </w:r>
      <w:r w:rsidRPr="001E7A27">
        <w:rPr>
          <w:rFonts w:cs="Times New Roman"/>
          <w:color w:val="000000"/>
          <w:lang w:val="en-GB"/>
        </w:rPr>
        <w:t>estimates of carbon budgets derived from the</w:t>
      </w:r>
      <w:ins w:id="7245" w:author="Soapbox" w:date="2021-07-26T07:53:00Z">
        <w:r w:rsidR="007C3AC8" w:rsidRPr="001E7A27">
          <w:rPr>
            <w:rFonts w:cs="Times New Roman"/>
            <w:color w:val="000000"/>
            <w:lang w:val="en-GB"/>
          </w:rPr>
          <w:t xml:space="preserve"> transient climate response to cumulative emissions of CO</w:t>
        </w:r>
        <w:r w:rsidR="007C3AC8" w:rsidRPr="001E7A27">
          <w:rPr>
            <w:rFonts w:cs="Times New Roman"/>
            <w:color w:val="000000"/>
            <w:vertAlign w:val="subscript"/>
            <w:lang w:val="en-GB"/>
            <w:rPrChange w:id="7246" w:author="Soapbox" w:date="2021-07-26T07:54:00Z">
              <w:rPr>
                <w:rFonts w:cs="Times New Roman"/>
                <w:color w:val="000000"/>
                <w:lang w:val="en-GB"/>
              </w:rPr>
            </w:rPrChange>
          </w:rPr>
          <w:t>2</w:t>
        </w:r>
        <w:r w:rsidR="007C3AC8" w:rsidRPr="001E7A27">
          <w:rPr>
            <w:rFonts w:cs="Times New Roman"/>
            <w:color w:val="000000"/>
            <w:lang w:val="en-GB"/>
          </w:rPr>
          <w:t xml:space="preserve"> (</w:t>
        </w:r>
      </w:ins>
      <w:del w:id="7247" w:author="Soapbox" w:date="2021-07-26T07:53:00Z">
        <w:r w:rsidRPr="001E7A27" w:rsidDel="007C3AC8">
          <w:rPr>
            <w:rFonts w:cs="Times New Roman"/>
            <w:color w:val="000000"/>
            <w:lang w:val="en-GB"/>
          </w:rPr>
          <w:delText xml:space="preserve"> </w:delText>
        </w:r>
      </w:del>
      <w:r w:rsidRPr="001E7A27">
        <w:rPr>
          <w:rFonts w:cs="Times New Roman"/>
          <w:color w:val="000000"/>
          <w:lang w:val="en-GB"/>
        </w:rPr>
        <w:t>TCRE</w:t>
      </w:r>
      <w:ins w:id="7248" w:author="Soapbox" w:date="2021-07-26T07:53:00Z">
        <w:r w:rsidR="007C3AC8" w:rsidRPr="001E7A27">
          <w:rPr>
            <w:rFonts w:cs="Times New Roman"/>
            <w:color w:val="000000"/>
            <w:lang w:val="en-GB"/>
          </w:rPr>
          <w:t>)</w:t>
        </w:r>
      </w:ins>
      <w:r w:rsidRPr="001E7A27">
        <w:rPr>
          <w:rFonts w:cs="Times New Roman"/>
          <w:color w:val="000000"/>
          <w:lang w:val="en-GB"/>
        </w:rPr>
        <w:t>, but not TCRE itself. ZEC is particularly relevant once global CO</w:t>
      </w:r>
      <w:r w:rsidRPr="001E7A27">
        <w:rPr>
          <w:rFonts w:cs="Times New Roman"/>
          <w:color w:val="000000"/>
          <w:vertAlign w:val="subscript"/>
          <w:lang w:val="en-GB"/>
        </w:rPr>
        <w:t xml:space="preserve">2 </w:t>
      </w:r>
      <w:r w:rsidRPr="001E7A27">
        <w:rPr>
          <w:rFonts w:cs="Times New Roman"/>
          <w:color w:val="000000"/>
          <w:lang w:val="en-GB"/>
        </w:rPr>
        <w:t>emissions decline towards net zero.</w:t>
      </w:r>
    </w:p>
    <w:p w14:paraId="414835AE" w14:textId="45EBA909" w:rsidR="001132BE" w:rsidRPr="001E7A27" w:rsidRDefault="001132BE" w:rsidP="005C7F25">
      <w:pPr>
        <w:numPr>
          <w:ilvl w:val="0"/>
          <w:numId w:val="37"/>
        </w:numPr>
        <w:pBdr>
          <w:top w:val="nil"/>
          <w:left w:val="nil"/>
          <w:bottom w:val="nil"/>
          <w:right w:val="nil"/>
          <w:between w:val="nil"/>
        </w:pBdr>
        <w:rPr>
          <w:rFonts w:cs="Times New Roman"/>
          <w:lang w:val="en-GB"/>
        </w:rPr>
      </w:pPr>
      <w:r w:rsidRPr="001E7A27">
        <w:rPr>
          <w:rFonts w:cs="Times New Roman"/>
          <w:lang w:val="en-GB"/>
        </w:rPr>
        <w:t>Better constrain</w:t>
      </w:r>
      <w:ins w:id="7249" w:author="Soapbox" w:date="2021-07-26T07:54:00Z">
        <w:r w:rsidR="007C3AC8" w:rsidRPr="001E7A27">
          <w:rPr>
            <w:rFonts w:cs="Times New Roman"/>
            <w:lang w:val="en-GB"/>
          </w:rPr>
          <w:t>t</w:t>
        </w:r>
      </w:ins>
      <w:r w:rsidRPr="001E7A27">
        <w:rPr>
          <w:rFonts w:cs="Times New Roman"/>
          <w:lang w:val="en-GB"/>
        </w:rPr>
        <w:t xml:space="preserve"> of the airborne fraction to reduce the spread in TCRE assessment. </w:t>
      </w:r>
    </w:p>
    <w:p w14:paraId="0A403B8A" w14:textId="0A5809AD" w:rsidR="001132BE" w:rsidRPr="001E7A27" w:rsidRDefault="001132BE" w:rsidP="005C7F25">
      <w:pPr>
        <w:numPr>
          <w:ilvl w:val="0"/>
          <w:numId w:val="37"/>
        </w:numPr>
        <w:pBdr>
          <w:top w:val="nil"/>
          <w:left w:val="nil"/>
          <w:bottom w:val="nil"/>
          <w:right w:val="nil"/>
          <w:between w:val="nil"/>
        </w:pBdr>
        <w:rPr>
          <w:rFonts w:cs="Times New Roman"/>
          <w:lang w:val="en-GB"/>
        </w:rPr>
      </w:pPr>
      <w:r w:rsidRPr="001E7A27">
        <w:rPr>
          <w:rFonts w:cs="Times New Roman"/>
          <w:lang w:val="en-GB"/>
        </w:rPr>
        <w:t>Account</w:t>
      </w:r>
      <w:del w:id="7250" w:author="Soapbox" w:date="2021-07-26T07:54:00Z">
        <w:r w:rsidRPr="001E7A27" w:rsidDel="007C3AC8">
          <w:rPr>
            <w:rFonts w:cs="Times New Roman"/>
            <w:lang w:val="en-GB"/>
          </w:rPr>
          <w:delText>ing</w:delText>
        </w:r>
      </w:del>
      <w:r w:rsidRPr="001E7A27">
        <w:rPr>
          <w:rFonts w:cs="Times New Roman"/>
          <w:lang w:val="en-GB"/>
        </w:rPr>
        <w:t xml:space="preserve"> for time</w:t>
      </w:r>
      <w:ins w:id="7251" w:author="Soapbox" w:date="2021-07-15T12:53:00Z">
        <w:r w:rsidR="006C248B" w:rsidRPr="001E7A27">
          <w:rPr>
            <w:rFonts w:cs="Times New Roman"/>
            <w:lang w:val="en-GB"/>
          </w:rPr>
          <w:t xml:space="preserve"> </w:t>
        </w:r>
      </w:ins>
      <w:r w:rsidRPr="001E7A27">
        <w:rPr>
          <w:rFonts w:cs="Times New Roman"/>
          <w:lang w:val="en-GB"/>
        </w:rPr>
        <w:t>scales of Earth system feedbacks over time for increased accuracy of mitigation needs once global CO</w:t>
      </w:r>
      <w:r w:rsidRPr="001E7A27">
        <w:rPr>
          <w:rFonts w:cs="Times New Roman"/>
          <w:vertAlign w:val="subscript"/>
          <w:lang w:val="en-GB"/>
        </w:rPr>
        <w:t>2</w:t>
      </w:r>
      <w:r w:rsidRPr="001E7A27">
        <w:rPr>
          <w:rFonts w:cs="Times New Roman"/>
          <w:lang w:val="en-GB"/>
        </w:rPr>
        <w:t xml:space="preserve"> emissions reach near-zero levels. </w:t>
      </w:r>
    </w:p>
    <w:p w14:paraId="5D38E31D" w14:textId="77777777" w:rsidR="001132BE" w:rsidRPr="001E7A27" w:rsidRDefault="001132BE" w:rsidP="005C7F25">
      <w:pPr>
        <w:pBdr>
          <w:top w:val="nil"/>
          <w:left w:val="nil"/>
          <w:bottom w:val="nil"/>
          <w:right w:val="nil"/>
          <w:between w:val="nil"/>
        </w:pBdr>
        <w:rPr>
          <w:rFonts w:cs="Times New Roman"/>
          <w:color w:val="000000"/>
          <w:lang w:val="en-GB"/>
        </w:rPr>
      </w:pPr>
      <w:r w:rsidRPr="001E7A27">
        <w:rPr>
          <w:rFonts w:cs="Times New Roman"/>
          <w:color w:val="000000"/>
          <w:lang w:val="en-GB"/>
        </w:rPr>
        <w:t xml:space="preserve"> </w:t>
      </w:r>
    </w:p>
    <w:p w14:paraId="0FC7AE5B" w14:textId="6CDF5327" w:rsidR="001132BE" w:rsidRPr="001E7A27" w:rsidRDefault="001132BE" w:rsidP="005C7F25">
      <w:pPr>
        <w:pBdr>
          <w:top w:val="nil"/>
          <w:left w:val="nil"/>
          <w:bottom w:val="nil"/>
          <w:right w:val="nil"/>
          <w:between w:val="nil"/>
        </w:pBdr>
        <w:rPr>
          <w:rFonts w:cs="Times New Roman"/>
          <w:color w:val="000000"/>
          <w:lang w:val="en-GB"/>
        </w:rPr>
      </w:pPr>
      <w:r w:rsidRPr="001E7A27">
        <w:rPr>
          <w:rFonts w:cs="Times New Roman"/>
          <w:b/>
          <w:i/>
          <w:color w:val="000000"/>
          <w:lang w:val="en-GB"/>
        </w:rPr>
        <w:t xml:space="preserve"> Carbon Dioxide Removal (CDR) and Solar Radiation Modification</w:t>
      </w:r>
      <w:ins w:id="7252" w:author="Ian Blenkinsop" w:date="2021-07-28T16:05:00Z">
        <w:r w:rsidR="00EB5897" w:rsidRPr="001E7A27">
          <w:rPr>
            <w:rFonts w:cs="Times New Roman"/>
            <w:b/>
            <w:i/>
            <w:color w:val="000000"/>
            <w:lang w:val="en-GB"/>
          </w:rPr>
          <w:t xml:space="preserve"> (SRM)</w:t>
        </w:r>
      </w:ins>
      <w:r w:rsidRPr="001E7A27">
        <w:rPr>
          <w:rFonts w:cs="Times New Roman"/>
          <w:b/>
          <w:i/>
          <w:color w:val="000000"/>
          <w:lang w:val="en-GB"/>
        </w:rPr>
        <w:t xml:space="preserve"> </w:t>
      </w:r>
    </w:p>
    <w:p w14:paraId="7A7890BA" w14:textId="1E9F84A6" w:rsidR="001132BE" w:rsidRPr="001E7A27" w:rsidRDefault="001132BE" w:rsidP="005C7F25">
      <w:pPr>
        <w:numPr>
          <w:ilvl w:val="0"/>
          <w:numId w:val="37"/>
        </w:numPr>
        <w:pBdr>
          <w:top w:val="nil"/>
          <w:left w:val="nil"/>
          <w:bottom w:val="nil"/>
          <w:right w:val="nil"/>
          <w:between w:val="nil"/>
        </w:pBdr>
        <w:rPr>
          <w:lang w:val="en-GB"/>
        </w:rPr>
      </w:pPr>
      <w:r w:rsidRPr="001E7A27">
        <w:rPr>
          <w:rFonts w:cs="Times New Roman"/>
          <w:color w:val="000000"/>
          <w:lang w:val="en-GB"/>
        </w:rPr>
        <w:t>Run large-scale and long-term experiments and assessments to explore</w:t>
      </w:r>
      <w:ins w:id="7253" w:author="Soapbox" w:date="2021-07-26T07:55:00Z">
        <w:r w:rsidR="00257B86" w:rsidRPr="001E7A27">
          <w:rPr>
            <w:rFonts w:cs="Times New Roman"/>
            <w:color w:val="000000"/>
            <w:lang w:val="en-GB"/>
          </w:rPr>
          <w:t>: the</w:t>
        </w:r>
      </w:ins>
      <w:r w:rsidRPr="001E7A27">
        <w:rPr>
          <w:rFonts w:cs="Times New Roman"/>
          <w:color w:val="000000"/>
          <w:lang w:val="en-GB"/>
        </w:rPr>
        <w:t xml:space="preserve"> regional feasibility of CDR methods</w:t>
      </w:r>
      <w:ins w:id="7254" w:author="Soapbox" w:date="2021-07-26T07:55:00Z">
        <w:r w:rsidR="00257B86" w:rsidRPr="001E7A27">
          <w:rPr>
            <w:rFonts w:cs="Times New Roman"/>
            <w:color w:val="000000"/>
            <w:lang w:val="en-GB"/>
          </w:rPr>
          <w:t>;</w:t>
        </w:r>
      </w:ins>
      <w:del w:id="7255" w:author="Soapbox" w:date="2021-07-26T07:55:00Z">
        <w:r w:rsidRPr="001E7A27" w:rsidDel="00257B86">
          <w:rPr>
            <w:rFonts w:cs="Times New Roman"/>
            <w:color w:val="000000"/>
            <w:lang w:val="en-GB"/>
          </w:rPr>
          <w:delText>,</w:delText>
        </w:r>
      </w:del>
      <w:r w:rsidRPr="001E7A27">
        <w:rPr>
          <w:rFonts w:cs="Times New Roman"/>
          <w:color w:val="000000"/>
          <w:lang w:val="en-GB"/>
        </w:rPr>
        <w:t xml:space="preserve"> </w:t>
      </w:r>
      <w:del w:id="7256" w:author="Soapbox" w:date="2021-07-26T07:55:00Z">
        <w:r w:rsidRPr="001E7A27" w:rsidDel="00257B86">
          <w:rPr>
            <w:rFonts w:cs="Times New Roman"/>
            <w:color w:val="000000"/>
            <w:lang w:val="en-GB"/>
          </w:rPr>
          <w:delText xml:space="preserve">that </w:delText>
        </w:r>
      </w:del>
      <w:ins w:id="7257" w:author="Soapbox" w:date="2021-07-26T07:55:00Z">
        <w:r w:rsidR="00257B86" w:rsidRPr="001E7A27">
          <w:rPr>
            <w:rFonts w:cs="Times New Roman"/>
            <w:color w:val="000000"/>
            <w:lang w:val="en-GB"/>
          </w:rPr>
          <w:t xml:space="preserve">whether </w:t>
        </w:r>
      </w:ins>
      <w:r w:rsidRPr="001E7A27">
        <w:rPr>
          <w:rFonts w:cs="Times New Roman"/>
          <w:color w:val="000000"/>
          <w:lang w:val="en-GB"/>
        </w:rPr>
        <w:t>they present an actual and verifiable negative regional carbon balance</w:t>
      </w:r>
      <w:ins w:id="7258" w:author="Soapbox" w:date="2021-07-26T07:55:00Z">
        <w:r w:rsidR="00257B86" w:rsidRPr="001E7A27">
          <w:rPr>
            <w:rFonts w:cs="Times New Roman"/>
            <w:color w:val="000000"/>
            <w:lang w:val="en-GB"/>
          </w:rPr>
          <w:t>;</w:t>
        </w:r>
      </w:ins>
      <w:del w:id="7259" w:author="Soapbox" w:date="2021-07-26T07:55:00Z">
        <w:r w:rsidRPr="001E7A27" w:rsidDel="00257B86">
          <w:rPr>
            <w:rFonts w:cs="Times New Roman"/>
            <w:color w:val="000000"/>
            <w:lang w:val="en-GB"/>
          </w:rPr>
          <w:delText>,</w:delText>
        </w:r>
      </w:del>
      <w:r w:rsidRPr="001E7A27">
        <w:rPr>
          <w:rFonts w:cs="Times New Roman"/>
          <w:color w:val="000000"/>
          <w:lang w:val="en-GB"/>
        </w:rPr>
        <w:t xml:space="preserve"> </w:t>
      </w:r>
      <w:commentRangeStart w:id="7260"/>
      <w:r w:rsidRPr="001E7A27">
        <w:rPr>
          <w:rFonts w:cs="Times New Roman"/>
          <w:color w:val="000000"/>
          <w:lang w:val="en-GB"/>
        </w:rPr>
        <w:t xml:space="preserve">and </w:t>
      </w:r>
      <w:ins w:id="7261" w:author="Soapbox" w:date="2021-07-26T07:56:00Z">
        <w:del w:id="7262" w:author="Tom Maycock" w:date="2021-09-09T18:03:00Z">
          <w:r w:rsidR="00257B86" w:rsidRPr="001E7A27" w:rsidDel="00A87851">
            <w:rPr>
              <w:rFonts w:cs="Times New Roman"/>
              <w:color w:val="000000"/>
              <w:lang w:val="en-GB"/>
            </w:rPr>
            <w:delText>if</w:delText>
          </w:r>
        </w:del>
      </w:ins>
      <w:ins w:id="7263" w:author="Tom Maycock" w:date="2021-09-09T18:03:00Z">
        <w:r w:rsidR="00A87851">
          <w:rPr>
            <w:rFonts w:cs="Times New Roman"/>
            <w:color w:val="000000"/>
            <w:lang w:val="en-GB"/>
          </w:rPr>
          <w:t>whe</w:t>
        </w:r>
      </w:ins>
      <w:ins w:id="7264" w:author="Tom Maycock" w:date="2021-09-09T18:04:00Z">
        <w:r w:rsidR="00A87851">
          <w:rPr>
            <w:rFonts w:cs="Times New Roman"/>
            <w:color w:val="000000"/>
            <w:lang w:val="en-GB"/>
          </w:rPr>
          <w:t>ther</w:t>
        </w:r>
      </w:ins>
      <w:ins w:id="7265" w:author="Soapbox" w:date="2021-07-26T07:56:00Z">
        <w:r w:rsidR="00257B86" w:rsidRPr="001E7A27">
          <w:rPr>
            <w:rFonts w:cs="Times New Roman"/>
            <w:color w:val="000000"/>
            <w:lang w:val="en-GB"/>
          </w:rPr>
          <w:t xml:space="preserve"> </w:t>
        </w:r>
      </w:ins>
      <w:del w:id="7266" w:author="Soapbox" w:date="2021-07-26T07:56:00Z">
        <w:r w:rsidRPr="001E7A27" w:rsidDel="00257B86">
          <w:rPr>
            <w:rFonts w:cs="Times New Roman"/>
            <w:color w:val="000000"/>
            <w:lang w:val="en-GB"/>
          </w:rPr>
          <w:delText xml:space="preserve">that </w:delText>
        </w:r>
      </w:del>
      <w:r w:rsidRPr="001E7A27">
        <w:rPr>
          <w:rFonts w:cs="Times New Roman"/>
          <w:lang w:val="en-GB"/>
        </w:rPr>
        <w:t xml:space="preserve">they </w:t>
      </w:r>
      <w:del w:id="7267" w:author="Soapbox" w:date="2021-07-26T07:57:00Z">
        <w:r w:rsidRPr="001E7A27" w:rsidDel="00257B86">
          <w:rPr>
            <w:rFonts w:cs="Times New Roman"/>
            <w:lang w:val="en-GB"/>
          </w:rPr>
          <w:delText xml:space="preserve">do not </w:delText>
        </w:r>
      </w:del>
      <w:r w:rsidRPr="001E7A27">
        <w:rPr>
          <w:rFonts w:cs="Times New Roman"/>
          <w:lang w:val="en-GB"/>
        </w:rPr>
        <w:t xml:space="preserve">result </w:t>
      </w:r>
      <w:commentRangeEnd w:id="7260"/>
      <w:r w:rsidR="00A87851">
        <w:rPr>
          <w:rStyle w:val="CommentReference"/>
          <w:lang w:val="en-GB"/>
        </w:rPr>
        <w:commentReference w:id="7260"/>
      </w:r>
      <w:r w:rsidRPr="001E7A27">
        <w:rPr>
          <w:rFonts w:cs="Times New Roman"/>
          <w:lang w:val="en-GB"/>
        </w:rPr>
        <w:t>in</w:t>
      </w:r>
      <w:r w:rsidRPr="001E7A27">
        <w:rPr>
          <w:rFonts w:cs="Times New Roman"/>
          <w:color w:val="000000"/>
          <w:lang w:val="en-GB"/>
        </w:rPr>
        <w:t xml:space="preserve"> adverse unintended consequences. </w:t>
      </w:r>
    </w:p>
    <w:p w14:paraId="69582031" w14:textId="256D82B5" w:rsidR="00330FC0" w:rsidRPr="001E7A27" w:rsidRDefault="001132BE" w:rsidP="005C7F25">
      <w:pPr>
        <w:numPr>
          <w:ilvl w:val="0"/>
          <w:numId w:val="37"/>
        </w:numPr>
        <w:pBdr>
          <w:top w:val="nil"/>
          <w:left w:val="nil"/>
          <w:bottom w:val="nil"/>
          <w:right w:val="nil"/>
          <w:between w:val="nil"/>
        </w:pBdr>
        <w:rPr>
          <w:lang w:val="en-GB"/>
        </w:rPr>
      </w:pPr>
      <w:r w:rsidRPr="001E7A27">
        <w:rPr>
          <w:rFonts w:cs="Times New Roman"/>
          <w:lang w:val="en-GB"/>
        </w:rPr>
        <w:t>Improve understanding of the effectiveness of CDR methods to lower atmospheric CO</w:t>
      </w:r>
      <w:r w:rsidRPr="001E7A27">
        <w:rPr>
          <w:rFonts w:cs="Times New Roman"/>
          <w:vertAlign w:val="subscript"/>
          <w:lang w:val="en-GB"/>
        </w:rPr>
        <w:t>2</w:t>
      </w:r>
      <w:r w:rsidRPr="001E7A27">
        <w:rPr>
          <w:rFonts w:cs="Times New Roman"/>
          <w:lang w:val="en-GB"/>
        </w:rPr>
        <w:t xml:space="preserve"> and reduce warming</w:t>
      </w:r>
      <w:ins w:id="7268" w:author="Soapbox" w:date="2021-07-26T07:57:00Z">
        <w:r w:rsidR="00257B86" w:rsidRPr="001E7A27">
          <w:rPr>
            <w:rFonts w:cs="Times New Roman"/>
            <w:lang w:val="en-GB"/>
          </w:rPr>
          <w:t>,</w:t>
        </w:r>
      </w:ins>
      <w:r w:rsidRPr="001E7A27">
        <w:rPr>
          <w:rFonts w:cs="Times New Roman"/>
          <w:lang w:val="en-GB"/>
        </w:rPr>
        <w:t xml:space="preserve"> taking into account Earth system feedbacks.</w:t>
      </w:r>
      <w:r w:rsidRPr="001E7A27">
        <w:rPr>
          <w:rFonts w:cs="Times New Roman"/>
          <w:color w:val="000000"/>
          <w:lang w:val="en-GB"/>
        </w:rPr>
        <w:t xml:space="preserve"> </w:t>
      </w:r>
      <w:r w:rsidR="00330FC0" w:rsidRPr="001E7A27">
        <w:rPr>
          <w:rFonts w:cs="Times New Roman"/>
          <w:color w:val="000000"/>
          <w:lang w:val="en-GB"/>
        </w:rPr>
        <w:br w:type="page"/>
      </w:r>
    </w:p>
    <w:p w14:paraId="3DC6D517" w14:textId="77777777" w:rsidR="00043908" w:rsidRPr="001E7A27" w:rsidRDefault="00043908" w:rsidP="000E7EE4">
      <w:pPr>
        <w:pStyle w:val="Title"/>
      </w:pPr>
      <w:bookmarkStart w:id="7269" w:name="_Toc5717000"/>
      <w:bookmarkStart w:id="7270" w:name="_Toc33564340"/>
      <w:bookmarkStart w:id="7271" w:name="_Toc70535759"/>
      <w:r w:rsidRPr="001E7A27">
        <w:lastRenderedPageBreak/>
        <w:t>Frequently Asked Questions</w:t>
      </w:r>
      <w:bookmarkEnd w:id="7269"/>
      <w:bookmarkEnd w:id="7270"/>
      <w:bookmarkEnd w:id="7271"/>
    </w:p>
    <w:p w14:paraId="0FE99CDD" w14:textId="77777777" w:rsidR="00043908" w:rsidRPr="001E7A27" w:rsidRDefault="00043908" w:rsidP="005C7F25">
      <w:pPr>
        <w:rPr>
          <w:lang w:val="en-GB"/>
        </w:rPr>
      </w:pPr>
      <w:bookmarkStart w:id="7272" w:name="_Toc5717001"/>
      <w:bookmarkStart w:id="7273" w:name="_Toc33564341"/>
    </w:p>
    <w:p w14:paraId="10338508" w14:textId="77777777" w:rsidR="00043908" w:rsidRPr="001E7A27" w:rsidRDefault="00043908" w:rsidP="00535548">
      <w:pPr>
        <w:pStyle w:val="AR6Chap5FAQ"/>
        <w:rPr>
          <w:lang w:val="en-GB"/>
        </w:rPr>
      </w:pPr>
      <w:bookmarkStart w:id="7274" w:name="_Toc70535760"/>
      <w:r w:rsidRPr="001E7A27">
        <w:rPr>
          <w:lang w:val="en-GB"/>
        </w:rPr>
        <w:t>Is the natural removal of carbon from the atmosphere weakening?</w:t>
      </w:r>
      <w:bookmarkEnd w:id="7274"/>
      <w:r w:rsidRPr="001E7A27">
        <w:rPr>
          <w:lang w:val="en-GB"/>
        </w:rPr>
        <w:t xml:space="preserve"> </w:t>
      </w:r>
    </w:p>
    <w:bookmarkEnd w:id="7272"/>
    <w:bookmarkEnd w:id="7273"/>
    <w:p w14:paraId="238346F8" w14:textId="77777777" w:rsidR="00043908" w:rsidRPr="001E7A27" w:rsidRDefault="00043908" w:rsidP="005C7F25">
      <w:pPr>
        <w:pStyle w:val="AR6Chap5FAQ"/>
        <w:numPr>
          <w:ilvl w:val="0"/>
          <w:numId w:val="0"/>
        </w:numPr>
        <w:spacing w:line="240" w:lineRule="auto"/>
        <w:ind w:left="1134"/>
        <w:rPr>
          <w:i/>
          <w:lang w:val="en-GB"/>
        </w:rPr>
      </w:pPr>
    </w:p>
    <w:p w14:paraId="7E46615F" w14:textId="7B95C79A" w:rsidR="00043908" w:rsidRPr="001E7A27" w:rsidRDefault="00043908" w:rsidP="005C7F25">
      <w:pPr>
        <w:pStyle w:val="AR6BodyText"/>
        <w:rPr>
          <w:rFonts w:cs="Times New Roman"/>
          <w:i/>
          <w:lang w:val="en-GB"/>
        </w:rPr>
      </w:pPr>
      <w:r w:rsidRPr="001E7A27">
        <w:rPr>
          <w:i/>
          <w:lang w:val="en-GB"/>
        </w:rPr>
        <w:t>For decades, about half of the carbon dioxide (CO</w:t>
      </w:r>
      <w:r w:rsidRPr="001E7A27">
        <w:rPr>
          <w:i/>
          <w:vertAlign w:val="subscript"/>
          <w:lang w:val="en-GB"/>
        </w:rPr>
        <w:t>2</w:t>
      </w:r>
      <w:r w:rsidRPr="001E7A27">
        <w:rPr>
          <w:i/>
          <w:lang w:val="en-GB"/>
        </w:rPr>
        <w:t>) that human activities have emitted to the atmosphere has been taken up by natural carbon sinks in vegetation, soils and oceans. These natural sinks of CO</w:t>
      </w:r>
      <w:r w:rsidRPr="001E7A27">
        <w:rPr>
          <w:i/>
          <w:vertAlign w:val="subscript"/>
          <w:lang w:val="en-GB"/>
        </w:rPr>
        <w:t>2</w:t>
      </w:r>
      <w:r w:rsidRPr="001E7A27">
        <w:rPr>
          <w:i/>
          <w:lang w:val="en-GB"/>
        </w:rPr>
        <w:t xml:space="preserve"> have thus roughly halved the rate at which atmospheric CO</w:t>
      </w:r>
      <w:r w:rsidRPr="001E7A27">
        <w:rPr>
          <w:i/>
          <w:vertAlign w:val="subscript"/>
          <w:lang w:val="en-GB"/>
        </w:rPr>
        <w:t>2</w:t>
      </w:r>
      <w:r w:rsidRPr="001E7A27">
        <w:rPr>
          <w:i/>
          <w:lang w:val="en-GB"/>
        </w:rPr>
        <w:t xml:space="preserve"> concentrations have increased, and therefore slowed down global warming</w:t>
      </w:r>
      <w:r w:rsidRPr="001E7A27">
        <w:rPr>
          <w:i/>
          <w:vertAlign w:val="subscript"/>
          <w:lang w:val="en-GB"/>
        </w:rPr>
        <w:t xml:space="preserve">. </w:t>
      </w:r>
      <w:r w:rsidRPr="001E7A27">
        <w:rPr>
          <w:i/>
          <w:lang w:val="en-GB"/>
        </w:rPr>
        <w:t>However, observations show that the processes underlying this uptake are beginning to respond to increasing CO</w:t>
      </w:r>
      <w:r w:rsidRPr="001E7A27">
        <w:rPr>
          <w:i/>
          <w:vertAlign w:val="subscript"/>
          <w:lang w:val="en-GB"/>
        </w:rPr>
        <w:t>2</w:t>
      </w:r>
      <w:r w:rsidRPr="001E7A27">
        <w:rPr>
          <w:i/>
          <w:lang w:val="en-GB"/>
        </w:rPr>
        <w:t xml:space="preserve"> in the atmosphere and climate change in a way that will weaken nature’s capacity to take up CO</w:t>
      </w:r>
      <w:r w:rsidRPr="001E7A27">
        <w:rPr>
          <w:i/>
          <w:vertAlign w:val="subscript"/>
          <w:lang w:val="en-GB"/>
        </w:rPr>
        <w:t>2</w:t>
      </w:r>
      <w:r w:rsidRPr="001E7A27">
        <w:rPr>
          <w:i/>
          <w:lang w:val="en-GB"/>
        </w:rPr>
        <w:t xml:space="preserve"> in the future. Understanding of the magnitude of this change is essential for projecting how the climate system will respond to future emissions and emission</w:t>
      </w:r>
      <w:ins w:id="7275" w:author="Tom Maycock" w:date="2021-09-08T15:28:00Z">
        <w:r w:rsidR="00FC0403" w:rsidRPr="001E7A27">
          <w:rPr>
            <w:i/>
            <w:lang w:val="en-GB"/>
          </w:rPr>
          <w:t>s</w:t>
        </w:r>
      </w:ins>
      <w:r w:rsidRPr="001E7A27">
        <w:rPr>
          <w:i/>
          <w:lang w:val="en-GB"/>
        </w:rPr>
        <w:t xml:space="preserve"> reduction</w:t>
      </w:r>
      <w:ins w:id="7276" w:author="Soapbox" w:date="2021-07-26T07:58:00Z">
        <w:r w:rsidR="00A35458" w:rsidRPr="001E7A27">
          <w:rPr>
            <w:i/>
            <w:lang w:val="en-GB"/>
          </w:rPr>
          <w:t xml:space="preserve"> </w:t>
        </w:r>
      </w:ins>
      <w:del w:id="7277" w:author="Soapbox" w:date="2021-07-26T07:58:00Z">
        <w:r w:rsidRPr="001E7A27" w:rsidDel="00A35458">
          <w:rPr>
            <w:i/>
            <w:lang w:val="en-GB"/>
          </w:rPr>
          <w:delText>-</w:delText>
        </w:r>
      </w:del>
      <w:r w:rsidRPr="001E7A27">
        <w:rPr>
          <w:i/>
          <w:lang w:val="en-GB"/>
        </w:rPr>
        <w:t xml:space="preserve">efforts. </w:t>
      </w:r>
    </w:p>
    <w:p w14:paraId="6D126C13" w14:textId="77777777" w:rsidR="00043908" w:rsidRPr="001E7A27" w:rsidRDefault="00043908" w:rsidP="005C7F25">
      <w:pPr>
        <w:pStyle w:val="AR6BodyText"/>
        <w:rPr>
          <w:lang w:val="en-GB"/>
        </w:rPr>
      </w:pPr>
    </w:p>
    <w:p w14:paraId="76C90AC3" w14:textId="359AE7A7" w:rsidR="00043908" w:rsidRPr="001E7A27" w:rsidRDefault="00043908" w:rsidP="005C7F25">
      <w:pPr>
        <w:pStyle w:val="AR6BodyText"/>
        <w:rPr>
          <w:lang w:val="en-GB"/>
        </w:rPr>
      </w:pPr>
      <w:r w:rsidRPr="001E7A27">
        <w:rPr>
          <w:lang w:val="en-GB"/>
        </w:rPr>
        <w:t>Direct observations of CO</w:t>
      </w:r>
      <w:r w:rsidRPr="001E7A27">
        <w:rPr>
          <w:vertAlign w:val="subscript"/>
          <w:lang w:val="en-GB"/>
        </w:rPr>
        <w:t>2</w:t>
      </w:r>
      <w:r w:rsidRPr="001E7A27">
        <w:rPr>
          <w:lang w:val="en-GB"/>
        </w:rPr>
        <w:t xml:space="preserve"> concentrations in the atmosphere, which began in 1958, show that the atmosphere has only retained roughly half of the CO</w:t>
      </w:r>
      <w:r w:rsidRPr="001E7A27">
        <w:rPr>
          <w:vertAlign w:val="subscript"/>
          <w:lang w:val="en-GB"/>
        </w:rPr>
        <w:t xml:space="preserve">2 </w:t>
      </w:r>
      <w:r w:rsidRPr="001E7A27">
        <w:rPr>
          <w:lang w:val="en-GB"/>
        </w:rPr>
        <w:t>emitted by human activities</w:t>
      </w:r>
      <w:ins w:id="7278" w:author="Soapbox" w:date="2021-07-26T08:15:00Z">
        <w:r w:rsidR="00093EDF" w:rsidRPr="001E7A27">
          <w:rPr>
            <w:lang w:val="en-GB"/>
          </w:rPr>
          <w:t>,</w:t>
        </w:r>
      </w:ins>
      <w:r w:rsidRPr="001E7A27">
        <w:rPr>
          <w:lang w:val="en-GB"/>
        </w:rPr>
        <w:t xml:space="preserve"> due to the combustion of fossil fuels and land-use change such as deforestation (FAQ 5.1, Figure 1). Natural carbon cycle processes on land and in the oceans have taken up the remainder of these emissions. These land and ocean removals or ‘sinks’ have grown largely in proportion to the increase in CO</w:t>
      </w:r>
      <w:r w:rsidRPr="001E7A27">
        <w:rPr>
          <w:vertAlign w:val="subscript"/>
          <w:lang w:val="en-GB"/>
        </w:rPr>
        <w:t>2</w:t>
      </w:r>
      <w:r w:rsidRPr="001E7A27">
        <w:rPr>
          <w:lang w:val="en-GB"/>
        </w:rPr>
        <w:t xml:space="preserve"> emissions, taking up 31% (land) and 23% (ocean) of the emissions in 2010–2019, respectively (FAQ 5.1, Figure 1). Therefore, the average proportion of yearly CO</w:t>
      </w:r>
      <w:r w:rsidRPr="001E7A27">
        <w:rPr>
          <w:vertAlign w:val="subscript"/>
          <w:lang w:val="en-GB"/>
        </w:rPr>
        <w:t>2</w:t>
      </w:r>
      <w:r w:rsidRPr="001E7A27">
        <w:rPr>
          <w:lang w:val="en-GB"/>
        </w:rPr>
        <w:t xml:space="preserve"> emissions staying in the atmosphere has remained roughly stable at 44 % over the last six decades</w:t>
      </w:r>
      <w:ins w:id="7279" w:author="Soapbox" w:date="2021-07-26T08:00:00Z">
        <w:r w:rsidR="00A35458" w:rsidRPr="001E7A27">
          <w:rPr>
            <w:lang w:val="en-GB"/>
          </w:rPr>
          <w:t>,</w:t>
        </w:r>
      </w:ins>
      <w:r w:rsidRPr="001E7A27">
        <w:rPr>
          <w:lang w:val="en-GB"/>
        </w:rPr>
        <w:t xml:space="preserve"> despite continuously increasing CO</w:t>
      </w:r>
      <w:r w:rsidRPr="001E7A27">
        <w:rPr>
          <w:vertAlign w:val="subscript"/>
          <w:lang w:val="en-GB"/>
        </w:rPr>
        <w:t>2</w:t>
      </w:r>
      <w:r w:rsidRPr="001E7A27">
        <w:rPr>
          <w:lang w:val="en-GB"/>
        </w:rPr>
        <w:t xml:space="preserve"> emissions from human activities.</w:t>
      </w:r>
    </w:p>
    <w:p w14:paraId="19AED068" w14:textId="77777777" w:rsidR="00043908" w:rsidRPr="001E7A27" w:rsidRDefault="00043908" w:rsidP="005C7F25">
      <w:pPr>
        <w:pStyle w:val="AR6BodyText"/>
        <w:rPr>
          <w:lang w:val="en-GB"/>
        </w:rPr>
      </w:pPr>
    </w:p>
    <w:p w14:paraId="627DD91B" w14:textId="623483C7" w:rsidR="00043908" w:rsidRPr="001E7A27" w:rsidRDefault="005C7E96" w:rsidP="005C7F25">
      <w:pPr>
        <w:pStyle w:val="AR6BodyText"/>
        <w:rPr>
          <w:lang w:val="en-GB"/>
        </w:rPr>
      </w:pPr>
      <w:r w:rsidRPr="001E7A27">
        <w:rPr>
          <w:lang w:val="en-GB"/>
        </w:rPr>
        <w:t>On land, it is mainly the vegetation that captures CO</w:t>
      </w:r>
      <w:r w:rsidRPr="001E7A27">
        <w:rPr>
          <w:vertAlign w:val="subscript"/>
          <w:lang w:val="en-GB"/>
        </w:rPr>
        <w:t>2</w:t>
      </w:r>
      <w:r w:rsidRPr="001E7A27">
        <w:rPr>
          <w:lang w:val="en-GB"/>
        </w:rPr>
        <w:t xml:space="preserve"> from the atmosphere through </w:t>
      </w:r>
      <w:r w:rsidRPr="001E7A27">
        <w:rPr>
          <w:i/>
          <w:lang w:val="en-GB"/>
        </w:rPr>
        <w:t xml:space="preserve">plant photosynthesis, </w:t>
      </w:r>
      <w:r w:rsidRPr="001E7A27">
        <w:rPr>
          <w:iCs/>
          <w:lang w:val="en-GB"/>
        </w:rPr>
        <w:t>which ultimately accumulates both in vegetation and soils.</w:t>
      </w:r>
      <w:r w:rsidRPr="001E7A27">
        <w:rPr>
          <w:i/>
          <w:color w:val="000000"/>
          <w:lang w:val="en-GB"/>
        </w:rPr>
        <w:t xml:space="preserve"> </w:t>
      </w:r>
      <w:r w:rsidR="00043908" w:rsidRPr="001E7A27">
        <w:rPr>
          <w:lang w:val="en-GB"/>
        </w:rPr>
        <w:t>As more CO</w:t>
      </w:r>
      <w:r w:rsidR="00043908" w:rsidRPr="001E7A27">
        <w:rPr>
          <w:vertAlign w:val="subscript"/>
          <w:lang w:val="en-GB"/>
        </w:rPr>
        <w:t>2</w:t>
      </w:r>
      <w:r w:rsidR="00043908" w:rsidRPr="001E7A27">
        <w:rPr>
          <w:lang w:val="en-GB"/>
        </w:rPr>
        <w:t xml:space="preserve"> accumulates in the atmosphere, plant carbon capture increases through the </w:t>
      </w:r>
      <w:del w:id="7280" w:author="Soapbox" w:date="2021-07-26T08:30:00Z">
        <w:r w:rsidR="00043908" w:rsidRPr="001E7A27" w:rsidDel="00EE4A28">
          <w:rPr>
            <w:lang w:val="en-GB"/>
          </w:rPr>
          <w:delText xml:space="preserve">so-called </w:delText>
        </w:r>
      </w:del>
      <w:r w:rsidR="00043908" w:rsidRPr="001E7A27">
        <w:rPr>
          <w:i/>
          <w:lang w:val="en-GB"/>
        </w:rPr>
        <w:t>CO</w:t>
      </w:r>
      <w:r w:rsidR="00043908" w:rsidRPr="001E7A27">
        <w:rPr>
          <w:i/>
          <w:vertAlign w:val="subscript"/>
          <w:lang w:val="en-GB"/>
        </w:rPr>
        <w:t>2</w:t>
      </w:r>
      <w:r w:rsidR="00043908" w:rsidRPr="001E7A27">
        <w:rPr>
          <w:i/>
          <w:lang w:val="en-GB"/>
        </w:rPr>
        <w:t xml:space="preserve"> fertili</w:t>
      </w:r>
      <w:ins w:id="7281" w:author="Soapbox" w:date="2021-07-16T10:16:00Z">
        <w:r w:rsidR="00953844" w:rsidRPr="001E7A27">
          <w:rPr>
            <w:i/>
            <w:lang w:val="en-GB"/>
          </w:rPr>
          <w:t>z</w:t>
        </w:r>
      </w:ins>
      <w:del w:id="7282" w:author="Soapbox" w:date="2021-07-16T10:16:00Z">
        <w:r w:rsidR="00043908" w:rsidRPr="001E7A27" w:rsidDel="00953844">
          <w:rPr>
            <w:i/>
            <w:lang w:val="en-GB"/>
          </w:rPr>
          <w:delText>s</w:delText>
        </w:r>
      </w:del>
      <w:r w:rsidR="00043908" w:rsidRPr="001E7A27">
        <w:rPr>
          <w:i/>
          <w:lang w:val="en-GB"/>
        </w:rPr>
        <w:t>ation effect</w:t>
      </w:r>
      <w:r w:rsidR="00043908" w:rsidRPr="001E7A27">
        <w:rPr>
          <w:lang w:val="en-GB"/>
        </w:rPr>
        <w:t xml:space="preserve"> in regions where plant growth is not limited by, for instance, nutrient availability. Climate change affects the processes responsible for the uptake and release of CO</w:t>
      </w:r>
      <w:r w:rsidR="00043908" w:rsidRPr="001E7A27">
        <w:rPr>
          <w:vertAlign w:val="subscript"/>
          <w:lang w:val="en-GB"/>
        </w:rPr>
        <w:t>2</w:t>
      </w:r>
      <w:r w:rsidR="00043908" w:rsidRPr="001E7A27">
        <w:rPr>
          <w:lang w:val="en-GB"/>
        </w:rPr>
        <w:t xml:space="preserve"> on land in multiple ways. Land CO</w:t>
      </w:r>
      <w:r w:rsidR="00043908" w:rsidRPr="001E7A27">
        <w:rPr>
          <w:vertAlign w:val="subscript"/>
          <w:lang w:val="en-GB"/>
        </w:rPr>
        <w:t>2</w:t>
      </w:r>
      <w:r w:rsidR="00043908" w:rsidRPr="001E7A27">
        <w:rPr>
          <w:lang w:val="en-GB"/>
        </w:rPr>
        <w:t xml:space="preserve"> uptake is generally increased by longer growing seasons due to global warming in cold regions and by nitrogen deposition in nitrogen-limited regions. Respiration by plants and soil organisms, natural disturbances such as fires, and human activities such as deforestation</w:t>
      </w:r>
      <w:r w:rsidR="00043908" w:rsidRPr="001E7A27" w:rsidDel="00B21611">
        <w:rPr>
          <w:lang w:val="en-GB"/>
        </w:rPr>
        <w:t xml:space="preserve"> </w:t>
      </w:r>
      <w:r w:rsidR="00043908" w:rsidRPr="001E7A27">
        <w:rPr>
          <w:lang w:val="en-GB"/>
        </w:rPr>
        <w:t>all release CO</w:t>
      </w:r>
      <w:r w:rsidR="00043908" w:rsidRPr="001E7A27">
        <w:rPr>
          <w:vertAlign w:val="subscript"/>
          <w:lang w:val="en-GB"/>
        </w:rPr>
        <w:t xml:space="preserve">2 </w:t>
      </w:r>
      <w:r w:rsidR="00043908" w:rsidRPr="001E7A27">
        <w:rPr>
          <w:lang w:val="en-GB"/>
        </w:rPr>
        <w:t>back into the atmosphere. The combined effect of climate change on these processes is to weaken the future land sink. In particular, extreme temperatures and droughts as well as permafrost thaw (see FAQ 5.2) tend to reduce the land sink regionally.</w:t>
      </w:r>
    </w:p>
    <w:p w14:paraId="10FECAE9" w14:textId="77777777" w:rsidR="00043908" w:rsidRPr="001E7A27" w:rsidRDefault="00043908" w:rsidP="005C7F25">
      <w:pPr>
        <w:pStyle w:val="AR6BodyText"/>
        <w:rPr>
          <w:lang w:val="en-GB"/>
        </w:rPr>
      </w:pPr>
    </w:p>
    <w:p w14:paraId="19BB07EA" w14:textId="77777777" w:rsidR="00043908" w:rsidRPr="001E7A27" w:rsidRDefault="00043908" w:rsidP="005C7F25">
      <w:pPr>
        <w:pStyle w:val="AR6BodyText"/>
        <w:rPr>
          <w:lang w:val="en-GB"/>
        </w:rPr>
      </w:pPr>
      <w:r w:rsidRPr="001E7A27">
        <w:rPr>
          <w:lang w:val="en-GB"/>
        </w:rPr>
        <w:t>In the ocean, several factors control how much CO</w:t>
      </w:r>
      <w:r w:rsidRPr="001E7A27">
        <w:rPr>
          <w:vertAlign w:val="subscript"/>
          <w:lang w:val="en-GB"/>
        </w:rPr>
        <w:t>2</w:t>
      </w:r>
      <w:r w:rsidRPr="001E7A27">
        <w:rPr>
          <w:lang w:val="en-GB"/>
        </w:rPr>
        <w:t xml:space="preserve"> is captured: the difference in CO</w:t>
      </w:r>
      <w:r w:rsidRPr="001E7A27">
        <w:rPr>
          <w:vertAlign w:val="subscript"/>
          <w:lang w:val="en-GB"/>
        </w:rPr>
        <w:t>2</w:t>
      </w:r>
      <w:r w:rsidRPr="001E7A27">
        <w:rPr>
          <w:lang w:val="en-GB"/>
        </w:rPr>
        <w:t xml:space="preserve"> partial pressure between the atmosphere and the surface ocean; wind speeds at the ocean surface; the chemical composition of seawater (that is, its </w:t>
      </w:r>
      <w:r w:rsidRPr="001E7A27">
        <w:rPr>
          <w:i/>
          <w:lang w:val="en-GB"/>
        </w:rPr>
        <w:t>buffering capacity</w:t>
      </w:r>
      <w:r w:rsidRPr="001E7A27">
        <w:rPr>
          <w:lang w:val="en-GB"/>
        </w:rPr>
        <w:t>), which affects how much CO</w:t>
      </w:r>
      <w:r w:rsidRPr="001E7A27">
        <w:rPr>
          <w:vertAlign w:val="subscript"/>
          <w:lang w:val="en-GB"/>
        </w:rPr>
        <w:t>2</w:t>
      </w:r>
      <w:r w:rsidRPr="001E7A27">
        <w:rPr>
          <w:lang w:val="en-GB"/>
        </w:rPr>
        <w:t xml:space="preserve"> can be taken up; and the use of CO</w:t>
      </w:r>
      <w:r w:rsidRPr="001E7A27">
        <w:rPr>
          <w:vertAlign w:val="subscript"/>
          <w:lang w:val="en-GB"/>
        </w:rPr>
        <w:t>2</w:t>
      </w:r>
      <w:r w:rsidRPr="001E7A27">
        <w:rPr>
          <w:lang w:val="en-GB"/>
        </w:rPr>
        <w:t xml:space="preserve"> in photosynthesis by seawater microalgae. The CO</w:t>
      </w:r>
      <w:r w:rsidRPr="001E7A27">
        <w:rPr>
          <w:vertAlign w:val="subscript"/>
          <w:lang w:val="en-GB"/>
        </w:rPr>
        <w:t>2</w:t>
      </w:r>
      <w:r w:rsidRPr="001E7A27">
        <w:rPr>
          <w:lang w:val="en-GB"/>
        </w:rPr>
        <w:t>-enriched surface ocean water is transported to the deep ocean in specific zones around the globe (such as the Northern Atlantic and the Southern Ocean), effectively storing the CO</w:t>
      </w:r>
      <w:r w:rsidRPr="001E7A27">
        <w:rPr>
          <w:vertAlign w:val="subscript"/>
          <w:lang w:val="en-GB"/>
        </w:rPr>
        <w:t>2</w:t>
      </w:r>
      <w:r w:rsidRPr="001E7A27">
        <w:rPr>
          <w:lang w:val="en-GB"/>
        </w:rPr>
        <w:t xml:space="preserve"> away from the atmosphere for many decades to centuries. </w:t>
      </w:r>
      <w:r w:rsidRPr="001E7A27">
        <w:rPr>
          <w:rFonts w:cs="Times New Roman"/>
          <w:lang w:val="en-GB"/>
        </w:rPr>
        <w:t>The combined effect of warmer surface ocean temperatures on these processes is to weaken the future ocean CO</w:t>
      </w:r>
      <w:r w:rsidRPr="001E7A27">
        <w:rPr>
          <w:rFonts w:cs="Times New Roman"/>
          <w:vertAlign w:val="subscript"/>
          <w:lang w:val="en-GB"/>
        </w:rPr>
        <w:t>2</w:t>
      </w:r>
      <w:r w:rsidRPr="001E7A27">
        <w:rPr>
          <w:rFonts w:cs="Times New Roman"/>
          <w:lang w:val="en-GB"/>
        </w:rPr>
        <w:t xml:space="preserve"> sink. </w:t>
      </w:r>
    </w:p>
    <w:p w14:paraId="372B697C" w14:textId="77777777" w:rsidR="00043908" w:rsidRPr="001E7A27" w:rsidRDefault="00043908" w:rsidP="005C7F25">
      <w:pPr>
        <w:pStyle w:val="AR6BodyText"/>
        <w:rPr>
          <w:rFonts w:cs="Times New Roman"/>
          <w:lang w:val="en-GB"/>
        </w:rPr>
      </w:pPr>
    </w:p>
    <w:p w14:paraId="177A8CD8" w14:textId="3E979322" w:rsidR="00043908" w:rsidRPr="001E7A27" w:rsidRDefault="00043908" w:rsidP="005C7F25">
      <w:pPr>
        <w:pStyle w:val="AR6BodyText"/>
        <w:rPr>
          <w:lang w:val="en-GB"/>
        </w:rPr>
      </w:pPr>
      <w:r w:rsidRPr="001E7A27">
        <w:rPr>
          <w:lang w:val="en-GB"/>
        </w:rPr>
        <w:t>The ocean carbon sink is better quantified than the land sink</w:t>
      </w:r>
      <w:ins w:id="7283" w:author="Soapbox" w:date="2021-07-26T08:34:00Z">
        <w:r w:rsidR="00EE4A28" w:rsidRPr="001E7A27">
          <w:rPr>
            <w:lang w:val="en-GB"/>
          </w:rPr>
          <w:t>,</w:t>
        </w:r>
      </w:ins>
      <w:r w:rsidRPr="001E7A27">
        <w:rPr>
          <w:lang w:val="en-GB"/>
        </w:rPr>
        <w:t xml:space="preserve"> thanks to direct ocean and atmospheric carbon observations. The land carbon sink is more challenging to monitor globally, because it varies widely</w:t>
      </w:r>
      <w:ins w:id="7284" w:author="Soapbox" w:date="2021-07-26T08:34:00Z">
        <w:r w:rsidR="00EE4A28" w:rsidRPr="001E7A27">
          <w:rPr>
            <w:lang w:val="en-GB"/>
          </w:rPr>
          <w:t>,</w:t>
        </w:r>
      </w:ins>
      <w:r w:rsidRPr="001E7A27">
        <w:rPr>
          <w:lang w:val="en-GB"/>
        </w:rPr>
        <w:t xml:space="preserve"> even regionally. There is currently no direct evidence that the natural sinks are slowing down, because observable changes in the fraction of human emissions stored on land or in oceans are small compared to year-to-year and decadal variations of these sinks. Nevertheless, it is becoming more obvious that atmospheric and climate changes are affecting the processes controlling the land and ocean sinks.</w:t>
      </w:r>
    </w:p>
    <w:p w14:paraId="537A094B" w14:textId="77777777" w:rsidR="00043908" w:rsidRPr="001E7A27" w:rsidRDefault="00043908" w:rsidP="005C7F25">
      <w:pPr>
        <w:pStyle w:val="AR6BodyText"/>
        <w:rPr>
          <w:lang w:val="en-GB"/>
        </w:rPr>
      </w:pPr>
    </w:p>
    <w:p w14:paraId="0BC35F63" w14:textId="68072C63" w:rsidR="00043908" w:rsidRPr="001E7A27" w:rsidRDefault="00043908" w:rsidP="005C7F25">
      <w:pPr>
        <w:pStyle w:val="AR6BodyText"/>
        <w:rPr>
          <w:lang w:val="en-GB"/>
        </w:rPr>
      </w:pPr>
      <w:r w:rsidRPr="001E7A27">
        <w:rPr>
          <w:lang w:val="en-GB"/>
        </w:rPr>
        <w:t xml:space="preserve">Since </w:t>
      </w:r>
      <w:del w:id="7285" w:author="Soapbox" w:date="2021-07-26T08:34:00Z">
        <w:r w:rsidRPr="001E7A27" w:rsidDel="00EE4A28">
          <w:rPr>
            <w:lang w:val="en-GB"/>
          </w:rPr>
          <w:delText xml:space="preserve">both </w:delText>
        </w:r>
      </w:del>
      <w:r w:rsidRPr="001E7A27">
        <w:rPr>
          <w:lang w:val="en-GB"/>
        </w:rPr>
        <w:t>the land and ocean sinks respond to the rise in atmospheric CO</w:t>
      </w:r>
      <w:r w:rsidRPr="001E7A27">
        <w:rPr>
          <w:vertAlign w:val="subscript"/>
          <w:lang w:val="en-GB"/>
        </w:rPr>
        <w:t>2</w:t>
      </w:r>
      <w:r w:rsidRPr="001E7A27">
        <w:rPr>
          <w:lang w:val="en-GB"/>
        </w:rPr>
        <w:t xml:space="preserve"> and to human-induced global warming, the absolute amount of CO</w:t>
      </w:r>
      <w:r w:rsidRPr="001E7A27">
        <w:rPr>
          <w:vertAlign w:val="subscript"/>
          <w:lang w:val="en-GB"/>
        </w:rPr>
        <w:t>2</w:t>
      </w:r>
      <w:r w:rsidRPr="001E7A27">
        <w:rPr>
          <w:lang w:val="en-GB"/>
        </w:rPr>
        <w:t xml:space="preserve"> taken up by land and ocean will be affected by future CO</w:t>
      </w:r>
      <w:r w:rsidRPr="001E7A27">
        <w:rPr>
          <w:vertAlign w:val="subscript"/>
          <w:lang w:val="en-GB"/>
        </w:rPr>
        <w:t>2</w:t>
      </w:r>
      <w:r w:rsidRPr="001E7A27">
        <w:rPr>
          <w:lang w:val="en-GB"/>
        </w:rPr>
        <w:t xml:space="preserve"> emissions. </w:t>
      </w:r>
      <w:r w:rsidR="005C7E96" w:rsidRPr="001E7A27">
        <w:rPr>
          <w:lang w:val="en-GB"/>
        </w:rPr>
        <w:t>This also implies that</w:t>
      </w:r>
      <w:ins w:id="7286" w:author="Soapbox" w:date="2021-07-26T08:35:00Z">
        <w:r w:rsidR="00EE4A28" w:rsidRPr="001E7A27">
          <w:rPr>
            <w:lang w:val="en-GB"/>
          </w:rPr>
          <w:t>,</w:t>
        </w:r>
      </w:ins>
      <w:r w:rsidR="005C7E96" w:rsidRPr="001E7A27">
        <w:rPr>
          <w:lang w:val="en-GB"/>
        </w:rPr>
        <w:t xml:space="preserve"> if countries manage to strongly reduce global CO</w:t>
      </w:r>
      <w:r w:rsidR="005C7E96" w:rsidRPr="001E7A27">
        <w:rPr>
          <w:vertAlign w:val="subscript"/>
          <w:lang w:val="en-GB"/>
        </w:rPr>
        <w:t>2</w:t>
      </w:r>
      <w:r w:rsidR="005C7E96" w:rsidRPr="001E7A27">
        <w:rPr>
          <w:lang w:val="en-GB"/>
        </w:rPr>
        <w:t xml:space="preserve"> emissions, or even remove CO</w:t>
      </w:r>
      <w:r w:rsidR="005C7E96" w:rsidRPr="001E7A27">
        <w:rPr>
          <w:vertAlign w:val="subscript"/>
          <w:lang w:val="en-GB"/>
        </w:rPr>
        <w:t xml:space="preserve">2 </w:t>
      </w:r>
      <w:r w:rsidR="005C7E96" w:rsidRPr="001E7A27">
        <w:rPr>
          <w:lang w:val="en-GB"/>
        </w:rPr>
        <w:t>from the atmosphere, these sinks will take up less CO</w:t>
      </w:r>
      <w:r w:rsidR="005C7E96" w:rsidRPr="001E7A27">
        <w:rPr>
          <w:vertAlign w:val="subscript"/>
          <w:lang w:val="en-GB"/>
        </w:rPr>
        <w:t>2</w:t>
      </w:r>
      <w:r w:rsidR="005C7E96" w:rsidRPr="001E7A27">
        <w:rPr>
          <w:lang w:val="en-GB"/>
        </w:rPr>
        <w:t xml:space="preserve"> because of the reduced human perturbation of the carbon cycle. </w:t>
      </w:r>
      <w:r w:rsidRPr="001E7A27">
        <w:rPr>
          <w:rFonts w:cs="Times New Roman"/>
          <w:lang w:val="en-GB"/>
        </w:rPr>
        <w:t>Under future high-warming scenarios, it is expected that the global ocean and land sinks will stop growing in the second half of the century as climate change increasingly affects them.</w:t>
      </w:r>
      <w:r w:rsidRPr="001E7A27">
        <w:rPr>
          <w:lang w:val="en-GB"/>
        </w:rPr>
        <w:t xml:space="preserve"> Thus, </w:t>
      </w:r>
      <w:del w:id="7287" w:author="Soapbox" w:date="2021-07-26T08:38:00Z">
        <w:r w:rsidRPr="001E7A27" w:rsidDel="00EE4A28">
          <w:rPr>
            <w:lang w:val="en-GB"/>
          </w:rPr>
          <w:delText xml:space="preserve">both </w:delText>
        </w:r>
      </w:del>
      <w:r w:rsidRPr="001E7A27">
        <w:rPr>
          <w:lang w:val="en-GB"/>
        </w:rPr>
        <w:t>the total amount of CO</w:t>
      </w:r>
      <w:r w:rsidRPr="001E7A27">
        <w:rPr>
          <w:vertAlign w:val="subscript"/>
          <w:lang w:val="en-GB"/>
        </w:rPr>
        <w:t xml:space="preserve">2 </w:t>
      </w:r>
      <w:r w:rsidRPr="001E7A27">
        <w:rPr>
          <w:lang w:val="en-GB"/>
        </w:rPr>
        <w:t>emitted to the atmosphere and the responses of the natural CO</w:t>
      </w:r>
      <w:r w:rsidRPr="001E7A27">
        <w:rPr>
          <w:vertAlign w:val="subscript"/>
          <w:lang w:val="en-GB"/>
        </w:rPr>
        <w:t>2</w:t>
      </w:r>
      <w:r w:rsidRPr="001E7A27">
        <w:rPr>
          <w:lang w:val="en-GB"/>
        </w:rPr>
        <w:t xml:space="preserve"> sinks will </w:t>
      </w:r>
      <w:ins w:id="7288" w:author="Soapbox" w:date="2021-07-26T08:38:00Z">
        <w:r w:rsidR="00EE4A28" w:rsidRPr="001E7A27">
          <w:rPr>
            <w:lang w:val="en-GB"/>
          </w:rPr>
          <w:t xml:space="preserve">both </w:t>
        </w:r>
      </w:ins>
      <w:r w:rsidRPr="001E7A27">
        <w:rPr>
          <w:lang w:val="en-GB"/>
        </w:rPr>
        <w:t xml:space="preserve">determine what efforts are required to limit global warming to a certain level (see FAQ 5.4), underscoring </w:t>
      </w:r>
      <w:r w:rsidRPr="001E7A27">
        <w:rPr>
          <w:lang w:val="en-GB"/>
        </w:rPr>
        <w:lastRenderedPageBreak/>
        <w:t>how important it is to understand the evolution of these natural CO</w:t>
      </w:r>
      <w:r w:rsidRPr="001E7A27">
        <w:rPr>
          <w:vertAlign w:val="subscript"/>
          <w:lang w:val="en-GB"/>
        </w:rPr>
        <w:t>2</w:t>
      </w:r>
      <w:r w:rsidRPr="001E7A27">
        <w:rPr>
          <w:lang w:val="en-GB"/>
        </w:rPr>
        <w:t xml:space="preserve"> sinks.</w:t>
      </w:r>
    </w:p>
    <w:p w14:paraId="63B84B56" w14:textId="77777777" w:rsidR="00043908" w:rsidRPr="001E7A27" w:rsidRDefault="00043908" w:rsidP="005C7F25">
      <w:pPr>
        <w:pStyle w:val="AR6BodyText"/>
        <w:rPr>
          <w:lang w:val="en-GB"/>
        </w:rPr>
      </w:pPr>
    </w:p>
    <w:p w14:paraId="5CE82EEF" w14:textId="77777777" w:rsidR="00330FC0" w:rsidRPr="001E7A27" w:rsidRDefault="00330FC0" w:rsidP="005C7F25">
      <w:pPr>
        <w:pStyle w:val="AR6BodyText"/>
        <w:rPr>
          <w:lang w:val="en-GB"/>
        </w:rPr>
      </w:pPr>
    </w:p>
    <w:p w14:paraId="302F00F4" w14:textId="147C090E" w:rsidR="00043908" w:rsidRPr="001E7A27" w:rsidRDefault="00043908" w:rsidP="005C7F25">
      <w:pPr>
        <w:pStyle w:val="AR6BodyText"/>
        <w:rPr>
          <w:b/>
          <w:lang w:val="en-GB"/>
        </w:rPr>
      </w:pPr>
      <w:r w:rsidRPr="001E7A27">
        <w:rPr>
          <w:b/>
          <w:lang w:val="en-GB"/>
        </w:rPr>
        <w:t xml:space="preserve">[START FAQ 5.1, FIGURE 1 HERE] </w:t>
      </w:r>
    </w:p>
    <w:p w14:paraId="13B7ED31" w14:textId="7EF6B596" w:rsidR="00043908" w:rsidRPr="001E7A27" w:rsidRDefault="00043908" w:rsidP="005C7F25">
      <w:pPr>
        <w:pStyle w:val="AR6BodyText"/>
        <w:rPr>
          <w:lang w:val="en-GB"/>
        </w:rPr>
      </w:pPr>
    </w:p>
    <w:p w14:paraId="389A5BC1" w14:textId="77777777" w:rsidR="00FD5C7E" w:rsidRPr="001E7A27" w:rsidRDefault="00FD5C7E" w:rsidP="005C7F25">
      <w:pPr>
        <w:pStyle w:val="AR6BodyText"/>
        <w:ind w:left="1701" w:hanging="1701"/>
        <w:rPr>
          <w:sz w:val="20"/>
          <w:szCs w:val="20"/>
          <w:lang w:val="en-GB"/>
        </w:rPr>
      </w:pPr>
      <w:bookmarkStart w:id="7289" w:name="_Hlk5704225"/>
      <w:r w:rsidRPr="001E7A27">
        <w:rPr>
          <w:b/>
          <w:sz w:val="20"/>
          <w:szCs w:val="20"/>
          <w:lang w:val="en-GB"/>
        </w:rPr>
        <w:t>FAQ 5.1, Figure 1:</w:t>
      </w:r>
      <w:r w:rsidRPr="001E7A27">
        <w:rPr>
          <w:sz w:val="20"/>
          <w:szCs w:val="20"/>
          <w:lang w:val="en-GB"/>
        </w:rPr>
        <w:t xml:space="preserve"> </w:t>
      </w:r>
      <w:r w:rsidRPr="001E7A27">
        <w:rPr>
          <w:b/>
          <w:sz w:val="20"/>
          <w:szCs w:val="20"/>
          <w:lang w:val="en-GB"/>
        </w:rPr>
        <w:t>Atmospheric CO2 and natural carbon sinks.</w:t>
      </w:r>
      <w:r w:rsidRPr="001E7A27">
        <w:rPr>
          <w:sz w:val="20"/>
          <w:szCs w:val="20"/>
          <w:lang w:val="en-GB"/>
        </w:rPr>
        <w:t xml:space="preserve"> (Top) Global emissions of CO2 from human activities and the growth rate of CO2 in the atmosphere, (middle) the net land and ocean CO2 removal (“natural sinks”), as well as (bottom) the fraction of CO2 emitted by human activities remaining in atmosphere from 1960 to 2019. Lines are the five years running mean, error-bars denote the uncertainty of the mean estimate. See Table 5.SM.6 for more information on the data underlying this figure.</w:t>
      </w:r>
    </w:p>
    <w:bookmarkEnd w:id="7289"/>
    <w:p w14:paraId="0737BD5E" w14:textId="77777777" w:rsidR="00043908" w:rsidRPr="001E7A27" w:rsidRDefault="00043908" w:rsidP="005C7F25">
      <w:pPr>
        <w:pStyle w:val="AR6BodyText"/>
        <w:rPr>
          <w:lang w:val="en-GB" w:eastAsia="en-US"/>
        </w:rPr>
      </w:pPr>
    </w:p>
    <w:p w14:paraId="00688057" w14:textId="77777777" w:rsidR="00043908" w:rsidRPr="001E7A27" w:rsidRDefault="00043908" w:rsidP="005C7F25">
      <w:pPr>
        <w:pStyle w:val="AR6BodyText"/>
        <w:rPr>
          <w:b/>
          <w:lang w:val="en-GB"/>
        </w:rPr>
      </w:pPr>
      <w:r w:rsidRPr="001E7A27">
        <w:rPr>
          <w:b/>
          <w:lang w:val="en-GB"/>
        </w:rPr>
        <w:t xml:space="preserve">[END FAQ 5.1, FIGURE 1 HERE] </w:t>
      </w:r>
    </w:p>
    <w:p w14:paraId="620CE5CE" w14:textId="54CB70E0" w:rsidR="00177ACF" w:rsidRPr="001E7A27" w:rsidRDefault="00177ACF" w:rsidP="005C7F25">
      <w:pPr>
        <w:pStyle w:val="AR6BodyText"/>
        <w:rPr>
          <w:lang w:val="en-GB"/>
        </w:rPr>
      </w:pPr>
      <w:bookmarkStart w:id="7290" w:name="_Toc5717002"/>
      <w:bookmarkStart w:id="7291" w:name="_Toc33564342"/>
    </w:p>
    <w:p w14:paraId="1BB61E70" w14:textId="4B420CDC" w:rsidR="00821FBE" w:rsidRPr="001E7A27" w:rsidRDefault="00821FBE">
      <w:pPr>
        <w:rPr>
          <w:lang w:val="en-GB"/>
        </w:rPr>
      </w:pPr>
      <w:r w:rsidRPr="001E7A27">
        <w:rPr>
          <w:lang w:val="en-GB"/>
        </w:rPr>
        <w:br w:type="page"/>
      </w:r>
    </w:p>
    <w:p w14:paraId="3FF43E2C" w14:textId="77777777" w:rsidR="0088355D" w:rsidRPr="001E7A27" w:rsidRDefault="0088355D" w:rsidP="005C7F25">
      <w:pPr>
        <w:pStyle w:val="AR6BodyText"/>
        <w:rPr>
          <w:lang w:val="en-GB"/>
        </w:rPr>
      </w:pPr>
    </w:p>
    <w:p w14:paraId="3807C8CB" w14:textId="5AB72E7B" w:rsidR="00982B5F" w:rsidRPr="001E7A27" w:rsidRDefault="00982B5F" w:rsidP="00535548">
      <w:pPr>
        <w:pStyle w:val="AR6Chap5FAQ"/>
        <w:rPr>
          <w:lang w:val="en-GB"/>
        </w:rPr>
      </w:pPr>
      <w:bookmarkStart w:id="7292" w:name="_Toc70535761"/>
      <w:r w:rsidRPr="001E7A27">
        <w:rPr>
          <w:lang w:val="en-GB"/>
        </w:rPr>
        <w:t>Can thawing permafrost substantially increase global warming?</w:t>
      </w:r>
      <w:bookmarkEnd w:id="7290"/>
      <w:bookmarkEnd w:id="7291"/>
      <w:bookmarkEnd w:id="7292"/>
    </w:p>
    <w:p w14:paraId="407F0BA3" w14:textId="58D3BBAF" w:rsidR="00982B5F" w:rsidRPr="001E7A27" w:rsidRDefault="00982B5F" w:rsidP="005C7F25">
      <w:pPr>
        <w:pStyle w:val="AR6BodyText"/>
        <w:rPr>
          <w:lang w:val="en-GB"/>
        </w:rPr>
      </w:pPr>
    </w:p>
    <w:p w14:paraId="193DD682" w14:textId="77777777" w:rsidR="00982B5F" w:rsidRPr="001E7A27" w:rsidRDefault="00982B5F" w:rsidP="005C7F25">
      <w:pPr>
        <w:pStyle w:val="AR6BodyText"/>
        <w:rPr>
          <w:i/>
          <w:lang w:val="en-GB"/>
        </w:rPr>
      </w:pPr>
      <w:r w:rsidRPr="001E7A27">
        <w:rPr>
          <w:i/>
          <w:lang w:val="en-GB"/>
        </w:rPr>
        <w:t xml:space="preserve">In the Arctic, large amounts of organic carbon are stored in permafrost – ground that remains frozen throughout the year. If significant areas of permafrost thaw as the climate warms, some of that carbon may be released into the atmosphere in the form of carbon dioxide or methane, resulting in additional warming. Projections from models of permafrost ecosystems suggest that future permafrost thaw will lead to some additional warming – enough to be important, but not enough to lead to a ‘runaway warming’ situation, where permafrost thaw leads to a dramatic, self-reinforcing acceleration of global warming. </w:t>
      </w:r>
    </w:p>
    <w:p w14:paraId="745B06D9" w14:textId="77777777" w:rsidR="00982B5F" w:rsidRPr="001E7A27" w:rsidRDefault="00982B5F" w:rsidP="005C7F25">
      <w:pPr>
        <w:pStyle w:val="AR6BodyText"/>
        <w:rPr>
          <w:lang w:val="en-GB"/>
        </w:rPr>
      </w:pPr>
    </w:p>
    <w:p w14:paraId="6322B9ED" w14:textId="6D5B84A8" w:rsidR="00982B5F" w:rsidRPr="001E7A27" w:rsidRDefault="00982B5F" w:rsidP="005C7F25">
      <w:pPr>
        <w:pStyle w:val="AR6BodyText"/>
        <w:rPr>
          <w:lang w:val="en-GB"/>
        </w:rPr>
      </w:pPr>
      <w:r w:rsidRPr="001E7A27">
        <w:rPr>
          <w:lang w:val="en-GB"/>
        </w:rPr>
        <w:t xml:space="preserve">The Arctic is the biggest climate-sensitive carbon pool on Earth, storing twice as much carbon in its frozen soils, or </w:t>
      </w:r>
      <w:r w:rsidRPr="001E7A27">
        <w:rPr>
          <w:i/>
          <w:lang w:val="en-GB"/>
        </w:rPr>
        <w:t>permafrost</w:t>
      </w:r>
      <w:r w:rsidRPr="001E7A27">
        <w:rPr>
          <w:iCs/>
          <w:lang w:val="en-GB"/>
        </w:rPr>
        <w:t>, than is currently stored in the atmosphere</w:t>
      </w:r>
      <w:r w:rsidRPr="001E7A27">
        <w:rPr>
          <w:lang w:val="en-GB"/>
        </w:rPr>
        <w:t xml:space="preserve">. As the Arctic region warms faster than anywhere else on </w:t>
      </w:r>
      <w:ins w:id="7293" w:author="Soapbox" w:date="2021-07-15T12:21:00Z">
        <w:r w:rsidR="007813B4" w:rsidRPr="001E7A27">
          <w:rPr>
            <w:lang w:val="en-GB"/>
          </w:rPr>
          <w:t>E</w:t>
        </w:r>
      </w:ins>
      <w:del w:id="7294" w:author="Soapbox" w:date="2021-07-15T12:21:00Z">
        <w:r w:rsidRPr="001E7A27" w:rsidDel="007813B4">
          <w:rPr>
            <w:lang w:val="en-GB"/>
          </w:rPr>
          <w:delText>e</w:delText>
        </w:r>
      </w:del>
      <w:r w:rsidRPr="001E7A27">
        <w:rPr>
          <w:lang w:val="en-GB"/>
        </w:rPr>
        <w:t xml:space="preserve">arth, there are concerns that this warming could release greenhouse gases to the atmosphere and therefore significantly amplify climate change. </w:t>
      </w:r>
    </w:p>
    <w:p w14:paraId="4643A61E" w14:textId="77777777" w:rsidR="00982B5F" w:rsidRPr="001E7A27" w:rsidRDefault="00982B5F" w:rsidP="005C7F25">
      <w:pPr>
        <w:pStyle w:val="AR6BodyText"/>
        <w:rPr>
          <w:lang w:val="en-GB"/>
        </w:rPr>
      </w:pPr>
    </w:p>
    <w:p w14:paraId="2C48B1C1" w14:textId="0D188B6C" w:rsidR="00982B5F" w:rsidRPr="001E7A27" w:rsidRDefault="00982B5F" w:rsidP="005C7F25">
      <w:pPr>
        <w:pStyle w:val="AR6BodyText"/>
        <w:rPr>
          <w:lang w:val="en-GB"/>
        </w:rPr>
      </w:pPr>
      <w:r w:rsidRPr="001E7A27">
        <w:rPr>
          <w:lang w:val="en-GB"/>
        </w:rPr>
        <w:t xml:space="preserve">The carbon in the permafrost has built up over thousands of years, as dead plants have been buried and accumulated within layers of frozen soil, where the cold prevents the organic material from decomposing. As the Arctic warms and soils thaw, the organic matter in these soils begins to decompose rapidly and return to the atmosphere as either carbon dioxide or methane, which are both important greenhouse gases. Permafrost can also thaw abruptly in a given place, due to melting ice in the ground reshaping Arctic landscapes, lakes growing and draining, and fires burning away insulating surface soil layers. Thawing of permafrost carbon has already been observed in the Arctic, and climate models project that much of the shallow permafrost (&lt;3 m depth) throughout the Arctic would thaw under moderate to high amounts of global warming (2°C–4°C).  </w:t>
      </w:r>
    </w:p>
    <w:p w14:paraId="7BD7FF51" w14:textId="77777777" w:rsidR="00982B5F" w:rsidRPr="001E7A27" w:rsidRDefault="00982B5F" w:rsidP="005C7F25">
      <w:pPr>
        <w:pStyle w:val="AR6BodyText"/>
        <w:rPr>
          <w:lang w:val="en-GB"/>
        </w:rPr>
      </w:pPr>
    </w:p>
    <w:p w14:paraId="286ACE33" w14:textId="4E6B5C12" w:rsidR="00982B5F" w:rsidRPr="001E7A27" w:rsidRDefault="00982B5F" w:rsidP="005C7F25">
      <w:pPr>
        <w:pStyle w:val="AR6BodyText"/>
        <w:rPr>
          <w:lang w:val="en-GB"/>
        </w:rPr>
      </w:pPr>
      <w:r w:rsidRPr="001E7A27">
        <w:rPr>
          <w:lang w:val="en-GB"/>
        </w:rPr>
        <w:t>While permafrost processes are complex, they are beginning to be included in models that represent the interactions between the climate and the carbon cycle. The projections from these permafrost carbon models show a wide range in the estimated strength of a carbon–climate vicious circle, from both carbon dioxide and methane, equivalent to 14–175 billion tonnes of carbon dioxide released per 1°C of global warming. By comparison, in 2019, human activities have released about 40 billion tonnes of carbon dioxide into the atmosphere. This has two implications. First, the extra warming caused by permafrost thawing is strong enough that it must be considered when estimating the total amount of remaining emissions permitted to stabili</w:t>
      </w:r>
      <w:ins w:id="7295" w:author="Soapbox" w:date="2021-07-17T06:28:00Z">
        <w:r w:rsidR="0089224C" w:rsidRPr="001E7A27">
          <w:rPr>
            <w:lang w:val="en-GB"/>
          </w:rPr>
          <w:t>z</w:t>
        </w:r>
      </w:ins>
      <w:del w:id="7296" w:author="Soapbox" w:date="2021-07-17T06:28:00Z">
        <w:r w:rsidRPr="001E7A27" w:rsidDel="0089224C">
          <w:rPr>
            <w:lang w:val="en-GB"/>
          </w:rPr>
          <w:delText>s</w:delText>
        </w:r>
      </w:del>
      <w:r w:rsidRPr="001E7A27">
        <w:rPr>
          <w:lang w:val="en-GB"/>
        </w:rPr>
        <w:t xml:space="preserve">e the climate at a given level of global warming (i.e., the remaining carbon budget, see FAQ 5.4). Second, the models do not identify any one amount of warming at which permafrost thaw becomes a ‘tipping point’ or threshold in the climate system that would lead to a runaway global warming. However, models do project that emissions would continuously increase with warming, and that this trend could last for hundreds of years.  </w:t>
      </w:r>
    </w:p>
    <w:p w14:paraId="2475331A" w14:textId="77777777" w:rsidR="00982B5F" w:rsidRPr="001E7A27" w:rsidRDefault="00982B5F" w:rsidP="005C7F25">
      <w:pPr>
        <w:pStyle w:val="AR6BodyText"/>
        <w:rPr>
          <w:lang w:val="en-GB"/>
        </w:rPr>
      </w:pPr>
    </w:p>
    <w:p w14:paraId="3F36253E" w14:textId="3C0C2054" w:rsidR="00982B5F" w:rsidRPr="001E7A27" w:rsidRDefault="00982B5F" w:rsidP="005C7F25">
      <w:pPr>
        <w:pStyle w:val="AR6BodyText"/>
        <w:rPr>
          <w:lang w:val="en-GB"/>
        </w:rPr>
      </w:pPr>
      <w:r w:rsidRPr="001E7A27">
        <w:rPr>
          <w:lang w:val="en-GB"/>
        </w:rPr>
        <w:t xml:space="preserve">Permafrost can also be found in other cold places (e.g., mountain ranges), but those places contain much less carbon than in the Arctic. For instance, the Tibetan plateau contains about 3% as much carbon as is stored in the Arctic. There is also concern about carbon frozen in shallow ocean sediments. These deposits are known as </w:t>
      </w:r>
      <w:r w:rsidRPr="001E7A27">
        <w:rPr>
          <w:i/>
          <w:lang w:val="en-GB"/>
        </w:rPr>
        <w:t>methane hydrates</w:t>
      </w:r>
      <w:r w:rsidRPr="001E7A27">
        <w:rPr>
          <w:lang w:val="en-GB"/>
        </w:rPr>
        <w:t xml:space="preserve"> or </w:t>
      </w:r>
      <w:r w:rsidRPr="001E7A27">
        <w:rPr>
          <w:i/>
          <w:lang w:val="en-GB"/>
        </w:rPr>
        <w:t>clathrates</w:t>
      </w:r>
      <w:r w:rsidRPr="001E7A27">
        <w:rPr>
          <w:lang w:val="en-GB"/>
        </w:rPr>
        <w:t>, which are methane molecules locked within a cage of ice molecules. They formed as frozen soils that were flooded when sea levels rose after the last ice age. If these hydrates thaw, they may release methane that can bubble up to the surface. The total amount of carbon in permafrost-associated methane hydrates is much less than the carbon in permafrost soils. Global warming takes millennia to penetrate into the sediments beneath the ocean, which is why these hydrates are still responding to the last deglaciation. As a result, only a small fraction of the existing hydrates could be destabilised during the coming century. Even when methane is released from hydrates, most of it is expected to be consumed and oxidised into carbon dioxide in the ocean before reaching the atmosphere. The most complete modelling of these processes to date suggests a release to the atmosphere at a rate of less than 2% of current human-induced methane emissions.</w:t>
      </w:r>
    </w:p>
    <w:p w14:paraId="1B3F893A" w14:textId="77777777" w:rsidR="00982B5F" w:rsidRPr="001E7A27" w:rsidRDefault="00982B5F" w:rsidP="005C7F25">
      <w:pPr>
        <w:pStyle w:val="AR6BodyText"/>
        <w:rPr>
          <w:lang w:val="en-GB"/>
        </w:rPr>
      </w:pPr>
    </w:p>
    <w:p w14:paraId="6F803768" w14:textId="106F0387" w:rsidR="00982B5F" w:rsidRPr="001E7A27" w:rsidRDefault="00982B5F" w:rsidP="005C7F25">
      <w:pPr>
        <w:pStyle w:val="AR6BodyText"/>
        <w:rPr>
          <w:lang w:val="en-GB"/>
        </w:rPr>
      </w:pPr>
      <w:r w:rsidRPr="001E7A27">
        <w:rPr>
          <w:lang w:val="en-GB"/>
        </w:rPr>
        <w:t>Overall, thawing permafrost in the Arctic appears to be an important additional source of heat-trapping gases to the atmosphere, more so than undersea hydrates. Climate and carbon cycle models are beginning to consider permafrost processes. While these models disagree on the exact amount of the heat-trapping gases that will be released into the atmosphere, they agree</w:t>
      </w:r>
      <w:ins w:id="7297" w:author="Soapbox" w:date="2021-07-26T08:50:00Z">
        <w:r w:rsidR="000C1912" w:rsidRPr="001E7A27">
          <w:rPr>
            <w:lang w:val="en-GB"/>
          </w:rPr>
          <w:t xml:space="preserve"> that:</w:t>
        </w:r>
      </w:ins>
      <w:r w:rsidRPr="001E7A27">
        <w:rPr>
          <w:lang w:val="en-GB"/>
        </w:rPr>
        <w:t xml:space="preserve"> (i) </w:t>
      </w:r>
      <w:del w:id="7298" w:author="Soapbox" w:date="2021-07-26T08:50:00Z">
        <w:r w:rsidRPr="001E7A27" w:rsidDel="000C1912">
          <w:rPr>
            <w:lang w:val="en-GB"/>
          </w:rPr>
          <w:delText xml:space="preserve">that </w:delText>
        </w:r>
      </w:del>
      <w:r w:rsidRPr="001E7A27">
        <w:rPr>
          <w:lang w:val="en-GB"/>
        </w:rPr>
        <w:t xml:space="preserve">the amount of such gases released from </w:t>
      </w:r>
      <w:r w:rsidRPr="001E7A27">
        <w:rPr>
          <w:lang w:val="en-GB"/>
        </w:rPr>
        <w:lastRenderedPageBreak/>
        <w:t>permafrost will increase with the amount of global warming</w:t>
      </w:r>
      <w:ins w:id="7299" w:author="Soapbox" w:date="2021-07-26T08:50:00Z">
        <w:r w:rsidR="000C1912" w:rsidRPr="001E7A27">
          <w:rPr>
            <w:lang w:val="en-GB"/>
          </w:rPr>
          <w:t>;</w:t>
        </w:r>
      </w:ins>
      <w:del w:id="7300" w:author="Soapbox" w:date="2021-07-26T08:50:00Z">
        <w:r w:rsidRPr="001E7A27" w:rsidDel="000C1912">
          <w:rPr>
            <w:lang w:val="en-GB"/>
          </w:rPr>
          <w:delText>,</w:delText>
        </w:r>
      </w:del>
      <w:r w:rsidRPr="001E7A27">
        <w:rPr>
          <w:lang w:val="en-GB"/>
        </w:rPr>
        <w:t xml:space="preserve"> and (ii) </w:t>
      </w:r>
      <w:del w:id="7301" w:author="Soapbox" w:date="2021-07-26T08:51:00Z">
        <w:r w:rsidRPr="001E7A27" w:rsidDel="000C1912">
          <w:rPr>
            <w:lang w:val="en-GB"/>
          </w:rPr>
          <w:delText xml:space="preserve">that </w:delText>
        </w:r>
      </w:del>
      <w:r w:rsidRPr="001E7A27">
        <w:rPr>
          <w:lang w:val="en-GB"/>
        </w:rPr>
        <w:t>the warming effect of thawing permafrost is significant enough to be considered in estimates of the remaining carbon budgets for limiting future warming.</w:t>
      </w:r>
    </w:p>
    <w:p w14:paraId="24DA799C" w14:textId="77777777" w:rsidR="00982B5F" w:rsidRPr="001E7A27" w:rsidRDefault="00982B5F" w:rsidP="005C7F25">
      <w:pPr>
        <w:pStyle w:val="AR6BodyText"/>
        <w:rPr>
          <w:lang w:val="en-GB"/>
        </w:rPr>
      </w:pPr>
      <w:bookmarkStart w:id="7302" w:name="_Hlk29991141"/>
    </w:p>
    <w:p w14:paraId="45E6A404" w14:textId="77777777" w:rsidR="00330FC0" w:rsidRPr="001E7A27" w:rsidRDefault="00330FC0" w:rsidP="005C7F25">
      <w:pPr>
        <w:pStyle w:val="AR6BodyText"/>
        <w:rPr>
          <w:lang w:val="en-GB"/>
        </w:rPr>
      </w:pPr>
    </w:p>
    <w:p w14:paraId="4AD264F7" w14:textId="459BC5A8" w:rsidR="00027F51" w:rsidRPr="001E7A27" w:rsidRDefault="00982B5F" w:rsidP="005C7F25">
      <w:pPr>
        <w:pStyle w:val="AR6BodyText"/>
        <w:rPr>
          <w:b/>
          <w:lang w:val="en-GB"/>
        </w:rPr>
      </w:pPr>
      <w:r w:rsidRPr="001E7A27">
        <w:rPr>
          <w:b/>
          <w:lang w:val="en-GB"/>
        </w:rPr>
        <w:t xml:space="preserve">[START FAQ 5.2, FIGURE 1 HERE] </w:t>
      </w:r>
    </w:p>
    <w:p w14:paraId="4B98A3FA" w14:textId="77777777" w:rsidR="00982B5F" w:rsidRPr="001E7A27" w:rsidRDefault="00982B5F" w:rsidP="005C7F25">
      <w:pPr>
        <w:pStyle w:val="AR6BodyText"/>
        <w:rPr>
          <w:b/>
          <w:bCs/>
          <w:lang w:val="en-GB"/>
        </w:rPr>
      </w:pPr>
    </w:p>
    <w:p w14:paraId="39D784F6" w14:textId="566DC7BA" w:rsidR="00982B5F" w:rsidRPr="001E7A27" w:rsidRDefault="00982B5F" w:rsidP="00821FBE">
      <w:pPr>
        <w:pStyle w:val="AR6BodyText"/>
        <w:ind w:left="1701" w:hanging="1701"/>
        <w:rPr>
          <w:bCs/>
          <w:sz w:val="20"/>
          <w:szCs w:val="20"/>
          <w:lang w:val="en-GB"/>
        </w:rPr>
      </w:pPr>
      <w:r w:rsidRPr="001E7A27">
        <w:rPr>
          <w:b/>
          <w:bCs/>
          <w:sz w:val="20"/>
          <w:szCs w:val="20"/>
          <w:lang w:val="en-GB"/>
        </w:rPr>
        <w:t xml:space="preserve">FAQ 5.2, Figure 1: </w:t>
      </w:r>
      <w:r w:rsidRPr="001E7A27">
        <w:rPr>
          <w:b/>
          <w:sz w:val="20"/>
          <w:szCs w:val="20"/>
          <w:lang w:val="en-GB"/>
        </w:rPr>
        <w:t>The Arctic permafrost is a big pool of carbon that is sensitive to climate change.</w:t>
      </w:r>
      <w:r w:rsidRPr="001E7A27">
        <w:rPr>
          <w:bCs/>
          <w:sz w:val="20"/>
          <w:szCs w:val="20"/>
          <w:lang w:val="en-GB"/>
        </w:rPr>
        <w:t xml:space="preserve"> (left) Quantity of carbon stored in the permafrost, to 3</w:t>
      </w:r>
      <w:r w:rsidR="00C413D8" w:rsidRPr="001E7A27">
        <w:rPr>
          <w:bCs/>
          <w:sz w:val="20"/>
          <w:szCs w:val="20"/>
          <w:lang w:val="en-GB"/>
        </w:rPr>
        <w:t xml:space="preserve"> </w:t>
      </w:r>
      <w:r w:rsidRPr="001E7A27">
        <w:rPr>
          <w:bCs/>
          <w:sz w:val="20"/>
          <w:szCs w:val="20"/>
          <w:lang w:val="en-GB"/>
        </w:rPr>
        <w:t xml:space="preserve">m depth (NCSCDv2 dataset) and (right) area of permafrost vulnerable to abrupt thaw (Circumpolar Thermokarst Landscapes dataset).   </w:t>
      </w:r>
    </w:p>
    <w:p w14:paraId="1C14B4BA" w14:textId="77777777" w:rsidR="00982B5F" w:rsidRPr="001E7A27" w:rsidRDefault="00982B5F" w:rsidP="005C7F25">
      <w:pPr>
        <w:pStyle w:val="AR6BodyText"/>
        <w:rPr>
          <w:lang w:val="en-GB" w:eastAsia="en-US"/>
        </w:rPr>
      </w:pPr>
    </w:p>
    <w:p w14:paraId="577FF4EF" w14:textId="0F09B0F4" w:rsidR="00C413D8" w:rsidRPr="001E7A27" w:rsidRDefault="00982B5F" w:rsidP="005C7F25">
      <w:pPr>
        <w:pStyle w:val="AR6BodyText"/>
        <w:rPr>
          <w:b/>
          <w:lang w:val="en-GB"/>
        </w:rPr>
      </w:pPr>
      <w:r w:rsidRPr="001E7A27">
        <w:rPr>
          <w:b/>
          <w:lang w:val="en-GB"/>
        </w:rPr>
        <w:t xml:space="preserve">[END FAQ 5.2, FIGURE 1 HERE] </w:t>
      </w:r>
      <w:bookmarkEnd w:id="7302"/>
    </w:p>
    <w:p w14:paraId="23B47A62" w14:textId="2CB95A89" w:rsidR="00821FBE" w:rsidRPr="001E7A27" w:rsidRDefault="00821FBE">
      <w:pPr>
        <w:rPr>
          <w:lang w:val="en-GB"/>
        </w:rPr>
      </w:pPr>
      <w:r w:rsidRPr="001E7A27">
        <w:rPr>
          <w:lang w:val="en-GB"/>
        </w:rPr>
        <w:br w:type="page"/>
      </w:r>
    </w:p>
    <w:p w14:paraId="28D6BFD6" w14:textId="77777777" w:rsidR="00177ACF" w:rsidRPr="001E7A27" w:rsidRDefault="00177ACF" w:rsidP="00543911">
      <w:pPr>
        <w:pStyle w:val="AR6Chap5FAQ"/>
        <w:rPr>
          <w:lang w:val="en-GB"/>
        </w:rPr>
      </w:pPr>
      <w:bookmarkStart w:id="7303" w:name="_Toc5717003"/>
      <w:bookmarkStart w:id="7304" w:name="_Toc33564343"/>
      <w:bookmarkStart w:id="7305" w:name="_Toc70535762"/>
      <w:r w:rsidRPr="001E7A27">
        <w:rPr>
          <w:lang w:val="en-GB"/>
        </w:rPr>
        <w:lastRenderedPageBreak/>
        <w:t>Could climate change be reversed by removing carbon dioxide from the atmosphere?</w:t>
      </w:r>
      <w:bookmarkEnd w:id="7303"/>
      <w:bookmarkEnd w:id="7304"/>
      <w:bookmarkEnd w:id="7305"/>
    </w:p>
    <w:p w14:paraId="518A2E36" w14:textId="77777777" w:rsidR="00177ACF" w:rsidRPr="001E7A27" w:rsidRDefault="00177ACF" w:rsidP="005C7F25">
      <w:pPr>
        <w:pStyle w:val="AR6BodyText"/>
        <w:rPr>
          <w:i/>
          <w:lang w:val="en-GB"/>
        </w:rPr>
      </w:pPr>
    </w:p>
    <w:p w14:paraId="3D1BB3AC" w14:textId="0008E834" w:rsidR="00177ACF" w:rsidRPr="001E7A27" w:rsidRDefault="00177ACF" w:rsidP="005C7F25">
      <w:pPr>
        <w:pStyle w:val="AR6BodyText"/>
        <w:rPr>
          <w:i/>
          <w:lang w:val="en-GB"/>
        </w:rPr>
      </w:pPr>
      <w:r w:rsidRPr="001E7A27">
        <w:rPr>
          <w:i/>
          <w:lang w:val="en-GB"/>
        </w:rPr>
        <w:t>Deliberate removal of carbon dioxide (CO</w:t>
      </w:r>
      <w:r w:rsidRPr="001E7A27">
        <w:rPr>
          <w:i/>
          <w:vertAlign w:val="subscript"/>
          <w:lang w:val="en-GB"/>
        </w:rPr>
        <w:t>2</w:t>
      </w:r>
      <w:r w:rsidRPr="001E7A27">
        <w:rPr>
          <w:i/>
          <w:lang w:val="en-GB"/>
        </w:rPr>
        <w:t xml:space="preserve">) from the atmosphere </w:t>
      </w:r>
      <w:r w:rsidRPr="001E7A27">
        <w:rPr>
          <w:lang w:val="en-GB"/>
        </w:rPr>
        <w:t>c</w:t>
      </w:r>
      <w:r w:rsidRPr="001E7A27">
        <w:rPr>
          <w:i/>
          <w:lang w:val="en-GB"/>
        </w:rPr>
        <w:t>ould reverse (i.e.</w:t>
      </w:r>
      <w:ins w:id="7306" w:author="Tom Maycock" w:date="2021-09-09T16:50:00Z">
        <w:r w:rsidR="00334BDE">
          <w:rPr>
            <w:i/>
            <w:lang w:val="en-GB"/>
          </w:rPr>
          <w:t>,</w:t>
        </w:r>
      </w:ins>
      <w:r w:rsidRPr="001E7A27">
        <w:rPr>
          <w:i/>
          <w:lang w:val="en-GB"/>
        </w:rPr>
        <w:t xml:space="preserve"> change the direction of) some aspects of climate change. However, this will only happen if it results in a net reduction in the total amount of CO</w:t>
      </w:r>
      <w:r w:rsidRPr="001E7A27">
        <w:rPr>
          <w:i/>
          <w:vertAlign w:val="subscript"/>
          <w:lang w:val="en-GB"/>
        </w:rPr>
        <w:t>2</w:t>
      </w:r>
      <w:r w:rsidRPr="001E7A27">
        <w:rPr>
          <w:i/>
          <w:lang w:val="en-GB"/>
        </w:rPr>
        <w:t xml:space="preserve"> in the atmosphere, that is, if deliberate removals are larger than emissions. Some climate change trends, such as the increase in global surface temperature, would start to reverse within a few years. Other aspects of climate change would take decades (e.g., permafrost thawing) or centuries (e.g., acidification of the deep ocean) to reverse, and some, such as sea level rise, would take centuries to </w:t>
      </w:r>
      <w:r w:rsidRPr="001E7A27">
        <w:rPr>
          <w:i/>
          <w:iCs/>
          <w:lang w:val="en-GB"/>
        </w:rPr>
        <w:t>millennia</w:t>
      </w:r>
      <w:r w:rsidRPr="001E7A27">
        <w:rPr>
          <w:i/>
          <w:lang w:val="en-GB"/>
        </w:rPr>
        <w:t xml:space="preserve"> to change direction. </w:t>
      </w:r>
    </w:p>
    <w:p w14:paraId="6AC89018" w14:textId="77777777" w:rsidR="00177ACF" w:rsidRPr="001E7A27" w:rsidRDefault="00177ACF" w:rsidP="005C7F25">
      <w:pPr>
        <w:pStyle w:val="AR6BodyText"/>
        <w:rPr>
          <w:i/>
          <w:lang w:val="en-GB"/>
        </w:rPr>
      </w:pPr>
    </w:p>
    <w:p w14:paraId="2B4CD4EB" w14:textId="31FF5E8C" w:rsidR="00177ACF" w:rsidRPr="001E7A27" w:rsidRDefault="00177ACF" w:rsidP="005C7F25">
      <w:pPr>
        <w:pStyle w:val="AR6BodyText"/>
        <w:rPr>
          <w:lang w:val="en-GB"/>
        </w:rPr>
      </w:pPr>
      <w:r w:rsidRPr="001E7A27">
        <w:rPr>
          <w:lang w:val="en-GB"/>
        </w:rPr>
        <w:t xml:space="preserve">The term </w:t>
      </w:r>
      <w:r w:rsidRPr="001E7A27">
        <w:rPr>
          <w:i/>
          <w:lang w:val="en-GB"/>
        </w:rPr>
        <w:t>negative carbon dioxide (CO</w:t>
      </w:r>
      <w:r w:rsidRPr="001E7A27">
        <w:rPr>
          <w:i/>
          <w:vertAlign w:val="subscript"/>
          <w:lang w:val="en-GB"/>
        </w:rPr>
        <w:t>2</w:t>
      </w:r>
      <w:r w:rsidRPr="001E7A27">
        <w:rPr>
          <w:i/>
          <w:lang w:val="en-GB"/>
        </w:rPr>
        <w:t>) emissions</w:t>
      </w:r>
      <w:r w:rsidRPr="001E7A27">
        <w:rPr>
          <w:lang w:val="en-GB"/>
        </w:rPr>
        <w:t xml:space="preserve"> refers to the removal of CO</w:t>
      </w:r>
      <w:r w:rsidRPr="001E7A27">
        <w:rPr>
          <w:vertAlign w:val="subscript"/>
          <w:lang w:val="en-GB"/>
        </w:rPr>
        <w:t>2</w:t>
      </w:r>
      <w:r w:rsidRPr="001E7A27">
        <w:rPr>
          <w:lang w:val="en-GB"/>
        </w:rPr>
        <w:t xml:space="preserve"> from the atmosphere by deliberate human activities, in addition to </w:t>
      </w:r>
      <w:del w:id="7307" w:author="Soapbox" w:date="2021-07-26T08:52:00Z">
        <w:r w:rsidRPr="001E7A27" w:rsidDel="00E6198D">
          <w:rPr>
            <w:lang w:val="en-GB"/>
          </w:rPr>
          <w:delText xml:space="preserve">the </w:delText>
        </w:r>
      </w:del>
      <w:r w:rsidRPr="001E7A27">
        <w:rPr>
          <w:lang w:val="en-GB"/>
        </w:rPr>
        <w:t xml:space="preserve">removals that occur naturally, and is often used as synonymous with </w:t>
      </w:r>
      <w:r w:rsidRPr="001E7A27">
        <w:rPr>
          <w:i/>
          <w:lang w:val="en-GB"/>
        </w:rPr>
        <w:t>carbon dioxide removal</w:t>
      </w:r>
      <w:r w:rsidRPr="001E7A27">
        <w:rPr>
          <w:lang w:val="en-GB"/>
        </w:rPr>
        <w:t>. Negative CO</w:t>
      </w:r>
      <w:r w:rsidRPr="001E7A27">
        <w:rPr>
          <w:vertAlign w:val="subscript"/>
          <w:lang w:val="en-GB"/>
        </w:rPr>
        <w:t>2</w:t>
      </w:r>
      <w:r w:rsidRPr="001E7A27">
        <w:rPr>
          <w:lang w:val="en-GB"/>
        </w:rPr>
        <w:t xml:space="preserve"> emissions can compensate for the release of CO</w:t>
      </w:r>
      <w:r w:rsidRPr="001E7A27">
        <w:rPr>
          <w:vertAlign w:val="subscript"/>
          <w:lang w:val="en-GB"/>
        </w:rPr>
        <w:t>2</w:t>
      </w:r>
      <w:r w:rsidRPr="001E7A27">
        <w:rPr>
          <w:lang w:val="en-GB"/>
        </w:rPr>
        <w:t xml:space="preserve"> into the atmosphere by human activities. They could be achieved by strengthening natural CO</w:t>
      </w:r>
      <w:r w:rsidRPr="001E7A27">
        <w:rPr>
          <w:vertAlign w:val="subscript"/>
          <w:lang w:val="en-GB"/>
        </w:rPr>
        <w:t>2</w:t>
      </w:r>
      <w:r w:rsidRPr="001E7A27">
        <w:rPr>
          <w:lang w:val="en-GB"/>
        </w:rPr>
        <w:t xml:space="preserve"> sequestration processes on land (e.g., by planting trees or through agricultural practices that increase the carbon content of soils) and/or in the ocean (e.g., by restoration of coastal ecosystems) or by removing CO</w:t>
      </w:r>
      <w:r w:rsidRPr="001E7A27">
        <w:rPr>
          <w:vertAlign w:val="subscript"/>
          <w:lang w:val="en-GB"/>
        </w:rPr>
        <w:t>2</w:t>
      </w:r>
      <w:r w:rsidRPr="001E7A27">
        <w:rPr>
          <w:lang w:val="en-GB"/>
        </w:rPr>
        <w:t xml:space="preserve"> directly from the </w:t>
      </w:r>
      <w:r w:rsidRPr="001E7A27">
        <w:rPr>
          <w:rFonts w:cs="Times New Roman"/>
          <w:lang w:val="en-GB"/>
        </w:rPr>
        <w:t>atmosphere. If CO</w:t>
      </w:r>
      <w:r w:rsidRPr="001E7A27">
        <w:rPr>
          <w:rFonts w:cs="Times New Roman"/>
          <w:vertAlign w:val="subscript"/>
          <w:lang w:val="en-GB"/>
        </w:rPr>
        <w:t>2</w:t>
      </w:r>
      <w:r w:rsidRPr="001E7A27">
        <w:rPr>
          <w:rFonts w:cs="Times New Roman"/>
          <w:lang w:val="en-GB"/>
        </w:rPr>
        <w:t xml:space="preserve"> removals are greater than human-caused CO</w:t>
      </w:r>
      <w:r w:rsidRPr="001E7A27">
        <w:rPr>
          <w:rFonts w:cs="Times New Roman"/>
          <w:vertAlign w:val="subscript"/>
          <w:lang w:val="en-GB"/>
        </w:rPr>
        <w:t>2</w:t>
      </w:r>
      <w:r w:rsidRPr="001E7A27">
        <w:rPr>
          <w:rFonts w:cs="Times New Roman"/>
          <w:lang w:val="en-GB"/>
        </w:rPr>
        <w:t xml:space="preserve"> emissions globally, emissions</w:t>
      </w:r>
      <w:r w:rsidRPr="001E7A27">
        <w:rPr>
          <w:lang w:val="en-GB"/>
        </w:rPr>
        <w:t xml:space="preserve"> are said to be </w:t>
      </w:r>
      <w:r w:rsidRPr="001E7A27">
        <w:rPr>
          <w:i/>
          <w:lang w:val="en-GB"/>
        </w:rPr>
        <w:t>net</w:t>
      </w:r>
      <w:r w:rsidRPr="001E7A27">
        <w:rPr>
          <w:lang w:val="en-GB"/>
        </w:rPr>
        <w:t xml:space="preserve"> </w:t>
      </w:r>
      <w:r w:rsidRPr="001E7A27">
        <w:rPr>
          <w:i/>
          <w:lang w:val="en-GB"/>
        </w:rPr>
        <w:t>negative</w:t>
      </w:r>
      <w:r w:rsidRPr="001E7A27">
        <w:rPr>
          <w:lang w:val="en-GB"/>
        </w:rPr>
        <w:t xml:space="preserve">. </w:t>
      </w:r>
      <w:r w:rsidRPr="001E7A27">
        <w:rPr>
          <w:rFonts w:cs="Times New Roman"/>
          <w:lang w:val="en-GB"/>
        </w:rPr>
        <w:t>It should be noted that CO</w:t>
      </w:r>
      <w:r w:rsidRPr="001E7A27">
        <w:rPr>
          <w:rFonts w:cs="Times New Roman"/>
          <w:vertAlign w:val="subscript"/>
          <w:lang w:val="en-GB"/>
        </w:rPr>
        <w:t>2</w:t>
      </w:r>
      <w:r w:rsidRPr="001E7A27">
        <w:rPr>
          <w:rFonts w:cs="Times New Roman"/>
          <w:lang w:val="en-GB"/>
        </w:rPr>
        <w:t xml:space="preserve"> removal </w:t>
      </w:r>
      <w:r w:rsidRPr="001E7A27">
        <w:rPr>
          <w:rFonts w:cs="Times New Roman"/>
          <w:color w:val="000000"/>
          <w:lang w:val="en-GB"/>
        </w:rPr>
        <w:t xml:space="preserve">technologies </w:t>
      </w:r>
      <w:r w:rsidRPr="001E7A27">
        <w:rPr>
          <w:lang w:val="en-GB"/>
        </w:rPr>
        <w:t>are</w:t>
      </w:r>
      <w:ins w:id="7308" w:author="Soapbox" w:date="2021-07-26T08:52:00Z">
        <w:r w:rsidR="00E6198D" w:rsidRPr="001E7A27">
          <w:rPr>
            <w:lang w:val="en-GB"/>
          </w:rPr>
          <w:t xml:space="preserve"> unable, or</w:t>
        </w:r>
      </w:ins>
      <w:r w:rsidRPr="001E7A27">
        <w:rPr>
          <w:lang w:val="en-GB"/>
        </w:rPr>
        <w:t xml:space="preserve"> not yet ready</w:t>
      </w:r>
      <w:ins w:id="7309" w:author="Soapbox" w:date="2021-07-26T08:53:00Z">
        <w:r w:rsidR="00E6198D" w:rsidRPr="001E7A27">
          <w:rPr>
            <w:lang w:val="en-GB"/>
          </w:rPr>
          <w:t xml:space="preserve">, </w:t>
        </w:r>
      </w:ins>
      <w:del w:id="7310" w:author="Soapbox" w:date="2021-07-26T08:53:00Z">
        <w:r w:rsidRPr="001E7A27" w:rsidDel="00E6198D">
          <w:rPr>
            <w:lang w:val="en-GB"/>
          </w:rPr>
          <w:delText xml:space="preserve"> or unable </w:delText>
        </w:r>
      </w:del>
      <w:r w:rsidRPr="001E7A27">
        <w:rPr>
          <w:lang w:val="en-GB"/>
        </w:rPr>
        <w:t>to achieve the scale of removal that would be required to compensate for current levels of emissions, and most have undesired side effects</w:t>
      </w:r>
      <w:r w:rsidRPr="001E7A27">
        <w:rPr>
          <w:rFonts w:cs="Times New Roman"/>
          <w:color w:val="000000"/>
          <w:lang w:val="en-GB"/>
        </w:rPr>
        <w:t>.</w:t>
      </w:r>
    </w:p>
    <w:p w14:paraId="3D90F9F0" w14:textId="77777777" w:rsidR="00177ACF" w:rsidRPr="001E7A27" w:rsidRDefault="00177ACF" w:rsidP="005C7F25">
      <w:pPr>
        <w:pStyle w:val="AR6BodyText"/>
        <w:rPr>
          <w:lang w:val="en-GB"/>
        </w:rPr>
      </w:pPr>
    </w:p>
    <w:p w14:paraId="7DD1395C" w14:textId="6498756A" w:rsidR="00177ACF" w:rsidRPr="001E7A27" w:rsidRDefault="00177ACF" w:rsidP="005C7F25">
      <w:pPr>
        <w:pStyle w:val="AR6BodyText"/>
        <w:rPr>
          <w:lang w:val="en-GB"/>
        </w:rPr>
      </w:pPr>
      <w:r w:rsidRPr="001E7A27">
        <w:rPr>
          <w:lang w:val="en-GB"/>
        </w:rPr>
        <w:t>In the absence of deliberate CO</w:t>
      </w:r>
      <w:r w:rsidRPr="001E7A27">
        <w:rPr>
          <w:vertAlign w:val="subscript"/>
          <w:lang w:val="en-GB"/>
        </w:rPr>
        <w:t>2</w:t>
      </w:r>
      <w:r w:rsidRPr="001E7A27">
        <w:rPr>
          <w:lang w:val="en-GB"/>
        </w:rPr>
        <w:t xml:space="preserve"> removal, the CO</w:t>
      </w:r>
      <w:r w:rsidRPr="001E7A27">
        <w:rPr>
          <w:vertAlign w:val="subscript"/>
          <w:lang w:val="en-GB"/>
        </w:rPr>
        <w:t>2</w:t>
      </w:r>
      <w:r w:rsidRPr="001E7A27">
        <w:rPr>
          <w:lang w:val="en-GB"/>
        </w:rPr>
        <w:t xml:space="preserve"> concentration in the atmosphere (a measure of the amount of CO</w:t>
      </w:r>
      <w:r w:rsidRPr="001E7A27">
        <w:rPr>
          <w:vertAlign w:val="subscript"/>
          <w:lang w:val="en-GB"/>
        </w:rPr>
        <w:t>2</w:t>
      </w:r>
      <w:r w:rsidRPr="001E7A27">
        <w:rPr>
          <w:lang w:val="en-GB"/>
        </w:rPr>
        <w:t xml:space="preserve"> in the atmosphere) results from a balance between human-caused CO</w:t>
      </w:r>
      <w:r w:rsidRPr="001E7A27">
        <w:rPr>
          <w:vertAlign w:val="subscript"/>
          <w:lang w:val="en-GB"/>
        </w:rPr>
        <w:t>2</w:t>
      </w:r>
      <w:r w:rsidRPr="001E7A27">
        <w:rPr>
          <w:lang w:val="en-GB"/>
        </w:rPr>
        <w:t xml:space="preserve"> release and the removal of CO</w:t>
      </w:r>
      <w:r w:rsidRPr="001E7A27">
        <w:rPr>
          <w:vertAlign w:val="subscript"/>
          <w:lang w:val="en-GB"/>
        </w:rPr>
        <w:t>2</w:t>
      </w:r>
      <w:r w:rsidRPr="001E7A27">
        <w:rPr>
          <w:lang w:val="en-GB"/>
        </w:rPr>
        <w:t xml:space="preserve"> by natural processes on land and in the ocean (natural ‘carbon sinks’</w:t>
      </w:r>
      <w:del w:id="7311" w:author="Ian Blenkinsop" w:date="2021-07-28T16:07:00Z">
        <w:r w:rsidRPr="001E7A27" w:rsidDel="00EB5897">
          <w:rPr>
            <w:lang w:val="en-GB"/>
          </w:rPr>
          <w:delText xml:space="preserve">) </w:delText>
        </w:r>
      </w:del>
      <w:ins w:id="7312" w:author="Ian Blenkinsop" w:date="2021-07-28T16:07:00Z">
        <w:r w:rsidR="00EB5897" w:rsidRPr="001E7A27">
          <w:rPr>
            <w:lang w:val="en-GB"/>
          </w:rPr>
          <w:t xml:space="preserve">; </w:t>
        </w:r>
      </w:ins>
      <w:del w:id="7313" w:author="Ian Blenkinsop" w:date="2021-07-28T16:07:00Z">
        <w:r w:rsidRPr="001E7A27" w:rsidDel="00EB5897">
          <w:rPr>
            <w:lang w:val="en-GB"/>
          </w:rPr>
          <w:delText>(</w:delText>
        </w:r>
      </w:del>
      <w:r w:rsidRPr="001E7A27">
        <w:rPr>
          <w:lang w:val="en-GB"/>
        </w:rPr>
        <w:t>see FAQ 5.1). If CO</w:t>
      </w:r>
      <w:r w:rsidRPr="001E7A27">
        <w:rPr>
          <w:vertAlign w:val="subscript"/>
          <w:lang w:val="en-GB"/>
        </w:rPr>
        <w:t>2</w:t>
      </w:r>
      <w:r w:rsidRPr="001E7A27">
        <w:rPr>
          <w:lang w:val="en-GB"/>
        </w:rPr>
        <w:t xml:space="preserve"> release exceeds removal by carbon sinks, the CO</w:t>
      </w:r>
      <w:r w:rsidRPr="001E7A27">
        <w:rPr>
          <w:vertAlign w:val="subscript"/>
          <w:lang w:val="en-GB"/>
        </w:rPr>
        <w:t>2</w:t>
      </w:r>
      <w:r w:rsidRPr="001E7A27">
        <w:rPr>
          <w:lang w:val="en-GB"/>
        </w:rPr>
        <w:t xml:space="preserve"> concentration in the atmosphere would increase; if CO</w:t>
      </w:r>
      <w:r w:rsidRPr="001E7A27">
        <w:rPr>
          <w:vertAlign w:val="subscript"/>
          <w:lang w:val="en-GB"/>
        </w:rPr>
        <w:t>2</w:t>
      </w:r>
      <w:r w:rsidRPr="001E7A27">
        <w:rPr>
          <w:lang w:val="en-GB"/>
        </w:rPr>
        <w:t xml:space="preserve"> release equals removal, the atmospheric CO</w:t>
      </w:r>
      <w:r w:rsidRPr="001E7A27">
        <w:rPr>
          <w:vertAlign w:val="subscript"/>
          <w:lang w:val="en-GB"/>
        </w:rPr>
        <w:t>2</w:t>
      </w:r>
      <w:r w:rsidRPr="001E7A27">
        <w:rPr>
          <w:lang w:val="en-GB"/>
        </w:rPr>
        <w:t xml:space="preserve"> concentration would stabili</w:t>
      </w:r>
      <w:ins w:id="7314" w:author="Soapbox" w:date="2021-07-17T06:28:00Z">
        <w:r w:rsidR="0089224C" w:rsidRPr="001E7A27">
          <w:rPr>
            <w:lang w:val="en-GB"/>
          </w:rPr>
          <w:t>z</w:t>
        </w:r>
      </w:ins>
      <w:del w:id="7315" w:author="Soapbox" w:date="2021-07-17T06:28:00Z">
        <w:r w:rsidRPr="001E7A27" w:rsidDel="0089224C">
          <w:rPr>
            <w:lang w:val="en-GB"/>
          </w:rPr>
          <w:delText>s</w:delText>
        </w:r>
      </w:del>
      <w:r w:rsidRPr="001E7A27">
        <w:rPr>
          <w:lang w:val="en-GB"/>
        </w:rPr>
        <w:t>e; and if CO</w:t>
      </w:r>
      <w:r w:rsidRPr="001E7A27">
        <w:rPr>
          <w:vertAlign w:val="subscript"/>
          <w:lang w:val="en-GB"/>
        </w:rPr>
        <w:t>2</w:t>
      </w:r>
      <w:r w:rsidRPr="001E7A27">
        <w:rPr>
          <w:lang w:val="en-GB"/>
        </w:rPr>
        <w:t xml:space="preserve"> removal exceeds release, the CO</w:t>
      </w:r>
      <w:r w:rsidRPr="001E7A27">
        <w:rPr>
          <w:vertAlign w:val="subscript"/>
          <w:lang w:val="en-GB"/>
        </w:rPr>
        <w:t>2</w:t>
      </w:r>
      <w:r w:rsidRPr="001E7A27">
        <w:rPr>
          <w:lang w:val="en-GB"/>
        </w:rPr>
        <w:t xml:space="preserve"> concentration would decline. This applies in the same way to </w:t>
      </w:r>
      <w:r w:rsidRPr="001E7A27">
        <w:rPr>
          <w:i/>
          <w:lang w:val="en-GB"/>
        </w:rPr>
        <w:t>net</w:t>
      </w:r>
      <w:r w:rsidRPr="001E7A27">
        <w:rPr>
          <w:lang w:val="en-GB"/>
        </w:rPr>
        <w:t xml:space="preserve"> CO</w:t>
      </w:r>
      <w:r w:rsidRPr="001E7A27">
        <w:rPr>
          <w:vertAlign w:val="subscript"/>
          <w:lang w:val="en-GB"/>
        </w:rPr>
        <w:t>2</w:t>
      </w:r>
      <w:r w:rsidRPr="001E7A27">
        <w:rPr>
          <w:lang w:val="en-GB"/>
        </w:rPr>
        <w:t xml:space="preserve"> emissions</w:t>
      </w:r>
      <w:ins w:id="7316" w:author="Soapbox" w:date="2021-07-26T08:53:00Z">
        <w:r w:rsidR="00E6198D" w:rsidRPr="001E7A27">
          <w:rPr>
            <w:lang w:val="en-GB"/>
          </w:rPr>
          <w:t xml:space="preserve"> </w:t>
        </w:r>
        <w:r w:rsidR="00E6198D" w:rsidRPr="001E7A27">
          <w:rPr>
            <w:rFonts w:cs="Times New Roman"/>
            <w:lang w:val="en-GB"/>
          </w:rPr>
          <w:t>–</w:t>
        </w:r>
      </w:ins>
      <w:r w:rsidRPr="001E7A27">
        <w:rPr>
          <w:lang w:val="en-GB"/>
        </w:rPr>
        <w:t xml:space="preserve"> that is, the sum of human-caused releases and deliberate removals.</w:t>
      </w:r>
    </w:p>
    <w:p w14:paraId="5E928212" w14:textId="77777777" w:rsidR="00177ACF" w:rsidRPr="001E7A27" w:rsidRDefault="00177ACF" w:rsidP="005C7F25">
      <w:pPr>
        <w:pStyle w:val="AR6BodyText"/>
        <w:rPr>
          <w:lang w:val="en-GB"/>
        </w:rPr>
      </w:pPr>
    </w:p>
    <w:p w14:paraId="3594CBEC" w14:textId="44CF1BCD" w:rsidR="00177ACF" w:rsidRPr="001E7A27" w:rsidRDefault="00177ACF" w:rsidP="005C7F25">
      <w:pPr>
        <w:pStyle w:val="AR6BodyText"/>
        <w:rPr>
          <w:lang w:val="en-GB"/>
        </w:rPr>
      </w:pPr>
      <w:r w:rsidRPr="001E7A27">
        <w:rPr>
          <w:lang w:val="en-GB"/>
        </w:rPr>
        <w:t>If the CO</w:t>
      </w:r>
      <w:r w:rsidRPr="001E7A27">
        <w:rPr>
          <w:vertAlign w:val="subscript"/>
          <w:lang w:val="en-GB"/>
        </w:rPr>
        <w:t>2</w:t>
      </w:r>
      <w:r w:rsidRPr="001E7A27">
        <w:rPr>
          <w:lang w:val="en-GB"/>
        </w:rPr>
        <w:t xml:space="preserve"> concentration in the atmosphere starts to go down, the Earth’s climate would respond to this change (FAQ 5.3, Figure 1). Some parts of the climate system take time to react to a change in CO</w:t>
      </w:r>
      <w:r w:rsidRPr="001E7A27">
        <w:rPr>
          <w:vertAlign w:val="subscript"/>
          <w:lang w:val="en-GB"/>
        </w:rPr>
        <w:t>2</w:t>
      </w:r>
      <w:r w:rsidRPr="001E7A27">
        <w:rPr>
          <w:lang w:val="en-GB"/>
        </w:rPr>
        <w:t xml:space="preserve"> concentration, so a decline in atmospheric CO</w:t>
      </w:r>
      <w:r w:rsidRPr="001E7A27">
        <w:rPr>
          <w:vertAlign w:val="subscript"/>
          <w:lang w:val="en-GB"/>
        </w:rPr>
        <w:t>2</w:t>
      </w:r>
      <w:r w:rsidRPr="001E7A27">
        <w:rPr>
          <w:lang w:val="en-GB"/>
        </w:rPr>
        <w:t xml:space="preserve"> as a result of net negative emissions would not lead to immediate reversal of all climate change trends. Recent studies have shown that global surface temperature starts to decline within a few years following a decline in atmospheric CO</w:t>
      </w:r>
      <w:r w:rsidRPr="001E7A27">
        <w:rPr>
          <w:vertAlign w:val="subscript"/>
          <w:lang w:val="en-GB"/>
        </w:rPr>
        <w:t>2</w:t>
      </w:r>
      <w:r w:rsidRPr="001E7A27">
        <w:rPr>
          <w:lang w:val="en-GB"/>
        </w:rPr>
        <w:t>, although the decline would not be detectable for decades due to natural climate variability (see FAQ 4.2). Other consequences of human-induced climate change</w:t>
      </w:r>
      <w:ins w:id="7317" w:author="Soapbox" w:date="2021-07-26T08:54:00Z">
        <w:r w:rsidR="00AF0842" w:rsidRPr="001E7A27">
          <w:rPr>
            <w:lang w:val="en-GB"/>
          </w:rPr>
          <w:t>,</w:t>
        </w:r>
      </w:ins>
      <w:r w:rsidRPr="001E7A27">
        <w:rPr>
          <w:lang w:val="en-GB"/>
        </w:rPr>
        <w:t xml:space="preserve"> such as reduction in permafrost area</w:t>
      </w:r>
      <w:ins w:id="7318" w:author="Soapbox" w:date="2021-07-26T08:55:00Z">
        <w:r w:rsidR="00AF0842" w:rsidRPr="001E7A27">
          <w:rPr>
            <w:lang w:val="en-GB"/>
          </w:rPr>
          <w:t>,</w:t>
        </w:r>
      </w:ins>
      <w:r w:rsidRPr="001E7A27">
        <w:rPr>
          <w:lang w:val="en-GB"/>
        </w:rPr>
        <w:t xml:space="preserve"> would take decades</w:t>
      </w:r>
      <w:ins w:id="7319" w:author="Soapbox" w:date="2021-07-26T08:55:00Z">
        <w:r w:rsidR="00AF0842" w:rsidRPr="001E7A27">
          <w:rPr>
            <w:lang w:val="en-GB"/>
          </w:rPr>
          <w:t>;</w:t>
        </w:r>
      </w:ins>
      <w:del w:id="7320" w:author="Soapbox" w:date="2021-07-26T08:55:00Z">
        <w:r w:rsidRPr="001E7A27" w:rsidDel="00AF0842">
          <w:rPr>
            <w:lang w:val="en-GB"/>
          </w:rPr>
          <w:delText>,</w:delText>
        </w:r>
      </w:del>
      <w:r w:rsidRPr="001E7A27">
        <w:rPr>
          <w:lang w:val="en-GB"/>
        </w:rPr>
        <w:t xml:space="preserve"> </w:t>
      </w:r>
      <w:del w:id="7321" w:author="Soapbox" w:date="2021-07-26T08:55:00Z">
        <w:r w:rsidRPr="001E7A27" w:rsidDel="00AF0842">
          <w:rPr>
            <w:lang w:val="en-GB"/>
          </w:rPr>
          <w:delText xml:space="preserve">and </w:delText>
        </w:r>
      </w:del>
      <w:r w:rsidRPr="001E7A27">
        <w:rPr>
          <w:lang w:val="en-GB"/>
        </w:rPr>
        <w:t>yet others</w:t>
      </w:r>
      <w:ins w:id="7322" w:author="Soapbox" w:date="2021-07-26T08:55:00Z">
        <w:r w:rsidR="00AF0842" w:rsidRPr="001E7A27">
          <w:rPr>
            <w:lang w:val="en-GB"/>
          </w:rPr>
          <w:t>,</w:t>
        </w:r>
      </w:ins>
      <w:r w:rsidRPr="001E7A27">
        <w:rPr>
          <w:lang w:val="en-GB"/>
        </w:rPr>
        <w:t xml:space="preserve"> such as warming, acidification and oxygen loss of the deep ocean</w:t>
      </w:r>
      <w:ins w:id="7323" w:author="Soapbox" w:date="2021-07-26T08:55:00Z">
        <w:r w:rsidR="00AF0842" w:rsidRPr="001E7A27">
          <w:rPr>
            <w:lang w:val="en-GB"/>
          </w:rPr>
          <w:t>,</w:t>
        </w:r>
      </w:ins>
      <w:r w:rsidRPr="001E7A27">
        <w:rPr>
          <w:lang w:val="en-GB"/>
        </w:rPr>
        <w:t xml:space="preserve"> would take centuries to reverse following a decline in the atmospheric CO</w:t>
      </w:r>
      <w:r w:rsidRPr="001E7A27">
        <w:rPr>
          <w:vertAlign w:val="subscript"/>
          <w:lang w:val="en-GB"/>
        </w:rPr>
        <w:t>2</w:t>
      </w:r>
      <w:r w:rsidRPr="001E7A27">
        <w:rPr>
          <w:lang w:val="en-GB"/>
        </w:rPr>
        <w:t xml:space="preserve"> concentration. Sea level would continue to rise for many centuries to millennia, even if large deliberate CO</w:t>
      </w:r>
      <w:r w:rsidRPr="001E7A27">
        <w:rPr>
          <w:vertAlign w:val="subscript"/>
          <w:lang w:val="en-GB"/>
        </w:rPr>
        <w:t>2</w:t>
      </w:r>
      <w:r w:rsidRPr="001E7A27">
        <w:rPr>
          <w:lang w:val="en-GB"/>
        </w:rPr>
        <w:t xml:space="preserve"> removals were successfully implemented. </w:t>
      </w:r>
    </w:p>
    <w:p w14:paraId="0064194F" w14:textId="5F3AE2A9" w:rsidR="005C7E96" w:rsidRPr="001E7A27" w:rsidRDefault="005C7E96" w:rsidP="005C7F25">
      <w:pPr>
        <w:pStyle w:val="AR6BodyText"/>
        <w:rPr>
          <w:lang w:val="en-GB"/>
        </w:rPr>
      </w:pPr>
    </w:p>
    <w:p w14:paraId="5F47A6D9" w14:textId="6288E270" w:rsidR="005C7E96" w:rsidRPr="001E7A27" w:rsidRDefault="00AF0842" w:rsidP="005C7E96">
      <w:pPr>
        <w:pStyle w:val="AR6BodyText"/>
        <w:rPr>
          <w:lang w:val="en-GB"/>
        </w:rPr>
      </w:pPr>
      <w:ins w:id="7324" w:author="Soapbox" w:date="2021-07-26T08:55:00Z">
        <w:del w:id="7325" w:author="Ian Blenkinsop" w:date="2021-07-28T16:07:00Z">
          <w:r w:rsidRPr="001E7A27" w:rsidDel="00EB5897">
            <w:rPr>
              <w:lang w:val="en-GB"/>
            </w:rPr>
            <w:delText>'</w:delText>
          </w:r>
        </w:del>
      </w:ins>
      <w:ins w:id="7326" w:author="Ian Blenkinsop" w:date="2021-07-28T16:07:00Z">
        <w:r w:rsidR="00EB5897" w:rsidRPr="001E7A27">
          <w:rPr>
            <w:lang w:val="en-GB"/>
          </w:rPr>
          <w:t>‘</w:t>
        </w:r>
      </w:ins>
      <w:ins w:id="7327" w:author="Soapbox" w:date="2021-07-26T08:56:00Z">
        <w:r w:rsidRPr="001E7A27">
          <w:rPr>
            <w:lang w:val="en-GB"/>
          </w:rPr>
          <w:t>Overshoot' scenarios are a</w:t>
        </w:r>
      </w:ins>
      <w:del w:id="7328" w:author="Soapbox" w:date="2021-07-26T08:55:00Z">
        <w:r w:rsidR="005C7E96" w:rsidRPr="001E7A27" w:rsidDel="00AF0842">
          <w:rPr>
            <w:lang w:val="en-GB"/>
          </w:rPr>
          <w:delText>A</w:delText>
        </w:r>
      </w:del>
      <w:r w:rsidR="005C7E96" w:rsidRPr="001E7A27">
        <w:rPr>
          <w:lang w:val="en-GB"/>
        </w:rPr>
        <w:t xml:space="preserve"> class of future scenarios that </w:t>
      </w:r>
      <w:del w:id="7329" w:author="Soapbox" w:date="2021-07-26T08:56:00Z">
        <w:r w:rsidR="005C7E96" w:rsidRPr="001E7A27" w:rsidDel="00AF0842">
          <w:rPr>
            <w:lang w:val="en-GB"/>
          </w:rPr>
          <w:delText xml:space="preserve">is </w:delText>
        </w:r>
      </w:del>
      <w:ins w:id="7330" w:author="Soapbox" w:date="2021-07-26T08:56:00Z">
        <w:r w:rsidRPr="001E7A27">
          <w:rPr>
            <w:lang w:val="en-GB"/>
          </w:rPr>
          <w:t xml:space="preserve">are </w:t>
        </w:r>
      </w:ins>
      <w:r w:rsidR="005C7E96" w:rsidRPr="001E7A27">
        <w:rPr>
          <w:lang w:val="en-GB"/>
        </w:rPr>
        <w:t>receiving increasing attention, particularly in the context of ambitious climate goals</w:t>
      </w:r>
      <w:ins w:id="7331" w:author="Soapbox" w:date="2021-07-26T08:56:00Z">
        <w:r w:rsidRPr="001E7A27">
          <w:rPr>
            <w:lang w:val="en-GB"/>
          </w:rPr>
          <w:t>,</w:t>
        </w:r>
      </w:ins>
      <w:r w:rsidR="005C7E96" w:rsidRPr="001E7A27">
        <w:rPr>
          <w:lang w:val="en-GB"/>
        </w:rPr>
        <w:t xml:space="preserve"> such as the global warming limits of 1.5°C or 2°C included in the Paris Agreement</w:t>
      </w:r>
      <w:ins w:id="7332" w:author="Soapbox" w:date="2021-07-26T08:56:00Z">
        <w:r w:rsidRPr="001E7A27">
          <w:rPr>
            <w:lang w:val="en-GB"/>
          </w:rPr>
          <w:t xml:space="preserve">. </w:t>
        </w:r>
      </w:ins>
      <w:del w:id="7333" w:author="Soapbox" w:date="2021-07-26T08:56:00Z">
        <w:r w:rsidR="005C7E96" w:rsidRPr="001E7A27" w:rsidDel="00AF0842">
          <w:rPr>
            <w:lang w:val="en-GB"/>
          </w:rPr>
          <w:delText xml:space="preserve">, are so-called ‘overshoot’ scenarios. </w:delText>
        </w:r>
      </w:del>
      <w:r w:rsidR="005C7E96" w:rsidRPr="001E7A27">
        <w:rPr>
          <w:lang w:val="en-GB"/>
        </w:rPr>
        <w:t>In these scenarios, a slow rate of reductions in emissions in the near term is compensated by net negative CO</w:t>
      </w:r>
      <w:r w:rsidR="005C7E96" w:rsidRPr="001E7A27">
        <w:rPr>
          <w:vertAlign w:val="subscript"/>
          <w:lang w:val="en-GB"/>
        </w:rPr>
        <w:t>2</w:t>
      </w:r>
      <w:r w:rsidR="005C7E96" w:rsidRPr="001E7A27">
        <w:rPr>
          <w:lang w:val="en-GB"/>
        </w:rPr>
        <w:t xml:space="preserve"> emissions in the later part of this century, which results in a temporary breach or ‘overshoot’ of a given warming level. Due to the delayed reaction of several climate system components, it follows that the temporary overshoot would result in additional climate changes compared to a scenario that reaches the goal without overshoot. These changes would take decades to many centuries to reverse, with the reversal taking longer for scenarios with larger overshoot.</w:t>
      </w:r>
    </w:p>
    <w:p w14:paraId="5AD8AB2C" w14:textId="77777777" w:rsidR="005C7E96" w:rsidRPr="001E7A27" w:rsidRDefault="005C7E96" w:rsidP="005C7E96">
      <w:pPr>
        <w:pStyle w:val="AR6BodyText"/>
        <w:rPr>
          <w:lang w:val="en-GB"/>
        </w:rPr>
      </w:pPr>
    </w:p>
    <w:p w14:paraId="452B96BE" w14:textId="5C773B04" w:rsidR="005C7E96" w:rsidRPr="001E7A27" w:rsidRDefault="005C7E96" w:rsidP="005C7E96">
      <w:pPr>
        <w:pStyle w:val="AR6BodyText"/>
        <w:rPr>
          <w:lang w:val="en-GB"/>
        </w:rPr>
      </w:pPr>
      <w:r w:rsidRPr="001E7A27">
        <w:rPr>
          <w:lang w:val="en-GB"/>
        </w:rPr>
        <w:t>Removing more CO</w:t>
      </w:r>
      <w:r w:rsidRPr="001E7A27">
        <w:rPr>
          <w:vertAlign w:val="subscript"/>
          <w:lang w:val="en-GB"/>
        </w:rPr>
        <w:t>2</w:t>
      </w:r>
      <w:r w:rsidRPr="001E7A27">
        <w:rPr>
          <w:lang w:val="en-GB"/>
        </w:rPr>
        <w:t xml:space="preserve"> from the atmosphere than is emitted into it would indeed begin to reverse some aspects of climate change, but some changes would still continue in their current direction for decades to millennia. Approaches capable of large-scale removal of CO</w:t>
      </w:r>
      <w:r w:rsidRPr="001E7A27">
        <w:rPr>
          <w:vertAlign w:val="subscript"/>
          <w:lang w:val="en-GB"/>
        </w:rPr>
        <w:t>2</w:t>
      </w:r>
      <w:r w:rsidRPr="001E7A27">
        <w:rPr>
          <w:lang w:val="en-GB"/>
        </w:rPr>
        <w:t xml:space="preserve"> are still in the state of research and development or unproven at the scales of deployment necessary to achieve a net reduction in atmospheric CO</w:t>
      </w:r>
      <w:r w:rsidRPr="001E7A27">
        <w:rPr>
          <w:vertAlign w:val="subscript"/>
          <w:lang w:val="en-GB"/>
        </w:rPr>
        <w:t>2</w:t>
      </w:r>
      <w:r w:rsidRPr="001E7A27">
        <w:rPr>
          <w:lang w:val="en-GB"/>
        </w:rPr>
        <w:t xml:space="preserve"> levels. CO</w:t>
      </w:r>
      <w:r w:rsidRPr="001E7A27">
        <w:rPr>
          <w:vertAlign w:val="subscript"/>
          <w:lang w:val="en-GB"/>
        </w:rPr>
        <w:t>2</w:t>
      </w:r>
      <w:r w:rsidRPr="001E7A27">
        <w:rPr>
          <w:lang w:val="en-GB"/>
        </w:rPr>
        <w:t xml:space="preserve"> removal approaches, particularly those deployed on land, can have undesired side</w:t>
      </w:r>
      <w:ins w:id="7334" w:author="Soapbox" w:date="2021-07-17T09:23:00Z">
        <w:r w:rsidR="008569E9" w:rsidRPr="001E7A27">
          <w:rPr>
            <w:lang w:val="en-GB"/>
          </w:rPr>
          <w:t xml:space="preserve"> </w:t>
        </w:r>
      </w:ins>
      <w:del w:id="7335" w:author="Soapbox" w:date="2021-07-17T09:23:00Z">
        <w:r w:rsidRPr="001E7A27" w:rsidDel="008569E9">
          <w:rPr>
            <w:lang w:val="en-GB"/>
          </w:rPr>
          <w:delText>-</w:delText>
        </w:r>
      </w:del>
      <w:r w:rsidRPr="001E7A27">
        <w:rPr>
          <w:lang w:val="en-GB"/>
        </w:rPr>
        <w:t>effects on water, food production and biodiversity.</w:t>
      </w:r>
    </w:p>
    <w:p w14:paraId="71164FEC" w14:textId="77777777" w:rsidR="005C7E96" w:rsidRPr="001E7A27" w:rsidRDefault="005C7E96" w:rsidP="005C7F25">
      <w:pPr>
        <w:pStyle w:val="AR6BodyText"/>
        <w:rPr>
          <w:lang w:val="en-GB"/>
        </w:rPr>
      </w:pPr>
    </w:p>
    <w:p w14:paraId="285FFF57" w14:textId="77777777" w:rsidR="00177ACF" w:rsidRPr="001E7A27" w:rsidRDefault="00177ACF" w:rsidP="005C7F25">
      <w:pPr>
        <w:pStyle w:val="AR6BodyText"/>
        <w:rPr>
          <w:lang w:val="en-GB"/>
        </w:rPr>
      </w:pPr>
    </w:p>
    <w:p w14:paraId="1E442FE2" w14:textId="77777777" w:rsidR="00177ACF" w:rsidRPr="001E7A27" w:rsidRDefault="00177ACF" w:rsidP="005C7F25">
      <w:pPr>
        <w:pStyle w:val="AR6BodyText"/>
        <w:rPr>
          <w:lang w:val="en-GB"/>
        </w:rPr>
      </w:pPr>
    </w:p>
    <w:p w14:paraId="5D38707E" w14:textId="77777777" w:rsidR="00330FC0" w:rsidRPr="001E7A27" w:rsidRDefault="00330FC0" w:rsidP="005C7F25">
      <w:pPr>
        <w:pStyle w:val="AR6BodyText"/>
        <w:rPr>
          <w:lang w:val="en-GB"/>
        </w:rPr>
      </w:pPr>
    </w:p>
    <w:p w14:paraId="14645EAD" w14:textId="4C73DA5D" w:rsidR="00177ACF" w:rsidRPr="001E7A27" w:rsidRDefault="00177ACF" w:rsidP="005C7F25">
      <w:pPr>
        <w:pStyle w:val="AR6BodyText"/>
        <w:rPr>
          <w:b/>
          <w:lang w:val="en-GB"/>
        </w:rPr>
      </w:pPr>
      <w:r w:rsidRPr="001E7A27">
        <w:rPr>
          <w:b/>
          <w:lang w:val="en-GB"/>
        </w:rPr>
        <w:t xml:space="preserve">[START FAQ 5.3, FIGURE 1 HERE] </w:t>
      </w:r>
    </w:p>
    <w:p w14:paraId="6990CC77" w14:textId="77777777" w:rsidR="00177ACF" w:rsidRPr="001E7A27" w:rsidRDefault="00177ACF" w:rsidP="005C7F25">
      <w:pPr>
        <w:pStyle w:val="AR6BodyText"/>
        <w:rPr>
          <w:lang w:val="en-GB"/>
        </w:rPr>
      </w:pPr>
    </w:p>
    <w:p w14:paraId="7300E537" w14:textId="4D316016" w:rsidR="00177ACF" w:rsidRPr="001E7A27" w:rsidRDefault="00177ACF" w:rsidP="005C7F25">
      <w:pPr>
        <w:pStyle w:val="AR6BodyText"/>
        <w:ind w:left="1701" w:hanging="1701"/>
        <w:rPr>
          <w:sz w:val="20"/>
          <w:szCs w:val="20"/>
          <w:lang w:val="en-GB"/>
        </w:rPr>
      </w:pPr>
      <w:r w:rsidRPr="001E7A27">
        <w:rPr>
          <w:b/>
          <w:sz w:val="20"/>
          <w:szCs w:val="20"/>
          <w:lang w:val="en-GB"/>
        </w:rPr>
        <w:t>FAQ 5.3, Figure 1:</w:t>
      </w:r>
      <w:r w:rsidRPr="001E7A27">
        <w:rPr>
          <w:sz w:val="20"/>
          <w:szCs w:val="20"/>
          <w:lang w:val="en-GB"/>
        </w:rPr>
        <w:t xml:space="preserve">  </w:t>
      </w:r>
      <w:r w:rsidR="005C7E96" w:rsidRPr="001E7A27">
        <w:rPr>
          <w:b/>
          <w:sz w:val="20"/>
          <w:szCs w:val="20"/>
          <w:lang w:val="en-GB"/>
        </w:rPr>
        <w:t>Changes in aspects of climate change in response to a peak and decline in the atmospheric CO</w:t>
      </w:r>
      <w:r w:rsidR="005C7E96" w:rsidRPr="001E7A27">
        <w:rPr>
          <w:b/>
          <w:sz w:val="20"/>
          <w:szCs w:val="20"/>
          <w:vertAlign w:val="subscript"/>
          <w:lang w:val="en-GB"/>
        </w:rPr>
        <w:t>2</w:t>
      </w:r>
      <w:r w:rsidR="005C7E96" w:rsidRPr="001E7A27">
        <w:rPr>
          <w:b/>
          <w:sz w:val="20"/>
          <w:szCs w:val="20"/>
          <w:lang w:val="en-GB"/>
        </w:rPr>
        <w:t xml:space="preserve"> concentration</w:t>
      </w:r>
      <w:r w:rsidR="005C7E96" w:rsidRPr="001E7A27">
        <w:rPr>
          <w:sz w:val="20"/>
          <w:szCs w:val="20"/>
          <w:lang w:val="en-GB"/>
        </w:rPr>
        <w:t xml:space="preserve"> (top panel). The vertical grey dashed line indicates the time of peak CO</w:t>
      </w:r>
      <w:r w:rsidR="005C7E96" w:rsidRPr="001E7A27">
        <w:rPr>
          <w:sz w:val="20"/>
          <w:szCs w:val="20"/>
          <w:vertAlign w:val="subscript"/>
          <w:lang w:val="en-GB"/>
        </w:rPr>
        <w:t>2</w:t>
      </w:r>
      <w:r w:rsidR="005C7E96" w:rsidRPr="001E7A27">
        <w:rPr>
          <w:sz w:val="20"/>
          <w:szCs w:val="20"/>
          <w:lang w:val="en-GB"/>
        </w:rPr>
        <w:t xml:space="preserve"> concentration in all panels. It is shown that the reversal of global surface warming lags the decrease in the atmospheric CO</w:t>
      </w:r>
      <w:r w:rsidR="005C7E96" w:rsidRPr="001E7A27">
        <w:rPr>
          <w:sz w:val="20"/>
          <w:szCs w:val="20"/>
          <w:vertAlign w:val="subscript"/>
          <w:lang w:val="en-GB"/>
        </w:rPr>
        <w:t>2</w:t>
      </w:r>
      <w:r w:rsidR="005C7E96" w:rsidRPr="001E7A27">
        <w:rPr>
          <w:sz w:val="20"/>
          <w:szCs w:val="20"/>
          <w:lang w:val="en-GB"/>
        </w:rPr>
        <w:t xml:space="preserve"> concentration by a few years, the reversal of permafrost area decline lags the decrease in atmospheric CO</w:t>
      </w:r>
      <w:r w:rsidR="005C7E96" w:rsidRPr="001E7A27">
        <w:rPr>
          <w:sz w:val="20"/>
          <w:szCs w:val="20"/>
          <w:vertAlign w:val="subscript"/>
          <w:lang w:val="en-GB"/>
        </w:rPr>
        <w:t>2</w:t>
      </w:r>
      <w:r w:rsidR="005C7E96" w:rsidRPr="001E7A27">
        <w:rPr>
          <w:sz w:val="20"/>
          <w:szCs w:val="20"/>
          <w:lang w:val="en-GB"/>
        </w:rPr>
        <w:t xml:space="preserve"> by decades, and ocean thermal expansion continues for several centuries. Note that the quantitative information in the figure (i.e., numbers on vertical axes) is not to be emphasized as it results from simulations with just one model and will be different for other models. The qualitative behaviour, however, can be expected to be largely model independent.</w:t>
      </w:r>
    </w:p>
    <w:p w14:paraId="687A5C10" w14:textId="48018F0D" w:rsidR="00177ACF" w:rsidRPr="001E7A27" w:rsidRDefault="00177ACF" w:rsidP="005C7F25">
      <w:pPr>
        <w:pStyle w:val="AR6BodyText"/>
        <w:rPr>
          <w:lang w:val="en-GB" w:eastAsia="en-US"/>
        </w:rPr>
      </w:pPr>
    </w:p>
    <w:p w14:paraId="392AB338" w14:textId="77777777" w:rsidR="00177ACF" w:rsidRPr="001E7A27" w:rsidRDefault="00177ACF" w:rsidP="005C7F25">
      <w:pPr>
        <w:pStyle w:val="AR6BodyText"/>
        <w:rPr>
          <w:b/>
          <w:lang w:val="en-GB"/>
        </w:rPr>
      </w:pPr>
      <w:r w:rsidRPr="001E7A27">
        <w:rPr>
          <w:b/>
          <w:lang w:val="en-GB"/>
        </w:rPr>
        <w:t xml:space="preserve">[END FAQ 5.3, FIGURE 1 HERE] </w:t>
      </w:r>
    </w:p>
    <w:p w14:paraId="55247A3C" w14:textId="3B2718EB" w:rsidR="00821FBE" w:rsidRPr="001E7A27" w:rsidRDefault="00821FBE">
      <w:pPr>
        <w:rPr>
          <w:rFonts w:asciiTheme="minorHAnsi" w:eastAsiaTheme="minorHAnsi" w:hAnsiTheme="minorHAnsi"/>
          <w:lang w:val="en-GB" w:eastAsia="en-US"/>
        </w:rPr>
      </w:pPr>
      <w:r w:rsidRPr="001E7A27">
        <w:rPr>
          <w:rFonts w:asciiTheme="minorHAnsi" w:eastAsiaTheme="minorHAnsi" w:hAnsiTheme="minorHAnsi"/>
          <w:lang w:val="en-GB" w:eastAsia="en-US"/>
        </w:rPr>
        <w:br w:type="page"/>
      </w:r>
    </w:p>
    <w:p w14:paraId="3091DDD7" w14:textId="77777777" w:rsidR="009B7FE5" w:rsidRPr="001E7A27" w:rsidRDefault="009B7FE5" w:rsidP="00543911">
      <w:pPr>
        <w:pStyle w:val="AR6Chap5FAQ"/>
        <w:rPr>
          <w:lang w:val="en-GB"/>
        </w:rPr>
      </w:pPr>
      <w:bookmarkStart w:id="7336" w:name="_Toc5717004"/>
      <w:bookmarkStart w:id="7337" w:name="_Toc70535763"/>
      <w:r w:rsidRPr="001E7A27">
        <w:rPr>
          <w:lang w:val="en-GB"/>
        </w:rPr>
        <w:lastRenderedPageBreak/>
        <w:t>What are carbon budgets?</w:t>
      </w:r>
      <w:bookmarkEnd w:id="7336"/>
      <w:bookmarkEnd w:id="7337"/>
    </w:p>
    <w:p w14:paraId="7F1F7500" w14:textId="77777777" w:rsidR="009B7FE5" w:rsidRPr="001E7A27" w:rsidRDefault="009B7FE5" w:rsidP="005C7F25">
      <w:pPr>
        <w:pStyle w:val="AR6BodyText"/>
        <w:rPr>
          <w:lang w:val="en-GB"/>
        </w:rPr>
      </w:pPr>
    </w:p>
    <w:p w14:paraId="085C6D70" w14:textId="7D1DF769" w:rsidR="005C7E96" w:rsidRPr="001E7A27" w:rsidRDefault="005C7E96" w:rsidP="005C7E96">
      <w:pPr>
        <w:pStyle w:val="AR6BodyText"/>
        <w:rPr>
          <w:lang w:val="en-GB"/>
        </w:rPr>
      </w:pPr>
      <w:r w:rsidRPr="001E7A27">
        <w:rPr>
          <w:i/>
          <w:lang w:val="en-GB"/>
        </w:rPr>
        <w:t>There are several types of carbon budgets. Most often, the term refers to the total net amount of carbon dioxide (CO</w:t>
      </w:r>
      <w:r w:rsidRPr="001E7A27">
        <w:rPr>
          <w:i/>
          <w:vertAlign w:val="subscript"/>
          <w:lang w:val="en-GB"/>
        </w:rPr>
        <w:t>2</w:t>
      </w:r>
      <w:r w:rsidRPr="001E7A27">
        <w:rPr>
          <w:i/>
          <w:lang w:val="en-GB"/>
        </w:rPr>
        <w:t>) that can still be emitted by human activities while limiting global warming to a specified level (e.g., 1.5ºC or 2ºC above pre-industrial levels). This is referred to as the ‘remaining carbon budget’. Several choices and value judg</w:t>
      </w:r>
      <w:ins w:id="7338" w:author="Soapbox" w:date="2021-07-22T08:33:00Z">
        <w:r w:rsidR="001C2689" w:rsidRPr="001E7A27">
          <w:rPr>
            <w:i/>
            <w:lang w:val="en-GB"/>
          </w:rPr>
          <w:t>e</w:t>
        </w:r>
      </w:ins>
      <w:r w:rsidRPr="001E7A27">
        <w:rPr>
          <w:i/>
          <w:lang w:val="en-GB"/>
        </w:rPr>
        <w:t>ments have to be made before it can be unambiguously estimated. When the remaining carbon budget is combined with all past CO</w:t>
      </w:r>
      <w:r w:rsidRPr="001E7A27">
        <w:rPr>
          <w:i/>
          <w:vertAlign w:val="subscript"/>
          <w:lang w:val="en-GB"/>
        </w:rPr>
        <w:t>2</w:t>
      </w:r>
      <w:r w:rsidRPr="001E7A27">
        <w:rPr>
          <w:i/>
          <w:lang w:val="en-GB"/>
        </w:rPr>
        <w:t xml:space="preserve"> emissions to date, a ‘total carbon budget’ compatible with a specific global warming limit can also be defined. A third type of carbon budget is the ‘historical carbon budget’, which is a scientific way to describe all past and present sources and sinks of CO</w:t>
      </w:r>
      <w:r w:rsidRPr="001E7A27">
        <w:rPr>
          <w:i/>
          <w:vertAlign w:val="subscript"/>
          <w:lang w:val="en-GB"/>
        </w:rPr>
        <w:t>2</w:t>
      </w:r>
      <w:r w:rsidRPr="001E7A27">
        <w:rPr>
          <w:i/>
          <w:lang w:val="en-GB"/>
        </w:rPr>
        <w:t>.</w:t>
      </w:r>
    </w:p>
    <w:p w14:paraId="5CDF2340" w14:textId="77777777" w:rsidR="005C7E96" w:rsidRPr="001E7A27" w:rsidRDefault="005C7E96" w:rsidP="005C7E96">
      <w:pPr>
        <w:pStyle w:val="AR6BodyText"/>
        <w:rPr>
          <w:lang w:val="en-GB"/>
        </w:rPr>
      </w:pPr>
    </w:p>
    <w:p w14:paraId="7758259D" w14:textId="397BF3C5" w:rsidR="005C7E96" w:rsidRPr="001E7A27" w:rsidRDefault="005C7E96" w:rsidP="005C7E96">
      <w:pPr>
        <w:pStyle w:val="AR6BodyText"/>
        <w:rPr>
          <w:lang w:val="en-GB"/>
        </w:rPr>
      </w:pPr>
      <w:r w:rsidRPr="001E7A27">
        <w:rPr>
          <w:lang w:val="en-GB"/>
        </w:rPr>
        <w:t xml:space="preserve">The term </w:t>
      </w:r>
      <w:r w:rsidRPr="001E7A27">
        <w:rPr>
          <w:i/>
          <w:lang w:val="en-GB"/>
        </w:rPr>
        <w:t>remaining carbon budget</w:t>
      </w:r>
      <w:r w:rsidRPr="001E7A27">
        <w:rPr>
          <w:lang w:val="en-GB"/>
        </w:rPr>
        <w:t xml:space="preserve"> is used to describe the total net amount of CO</w:t>
      </w:r>
      <w:r w:rsidRPr="001E7A27">
        <w:rPr>
          <w:vertAlign w:val="subscript"/>
          <w:lang w:val="en-GB"/>
        </w:rPr>
        <w:t>2</w:t>
      </w:r>
      <w:r w:rsidRPr="001E7A27">
        <w:rPr>
          <w:lang w:val="en-GB"/>
        </w:rPr>
        <w:t xml:space="preserve"> that human activities can still release into the atmosphere while keeping global warming to a specified level, like 1.5°C or 2°C relative to pre-industrial temperatures. Emissions of CO</w:t>
      </w:r>
      <w:r w:rsidRPr="001E7A27">
        <w:rPr>
          <w:vertAlign w:val="subscript"/>
          <w:lang w:val="en-GB"/>
        </w:rPr>
        <w:t>2</w:t>
      </w:r>
      <w:r w:rsidRPr="001E7A27">
        <w:rPr>
          <w:lang w:val="en-GB"/>
        </w:rPr>
        <w:t xml:space="preserve"> from human activities are the main cause of global warming. A remaining carbon budget can be defined because of the specific way CO</w:t>
      </w:r>
      <w:r w:rsidRPr="001E7A27">
        <w:rPr>
          <w:vertAlign w:val="subscript"/>
          <w:lang w:val="en-GB"/>
        </w:rPr>
        <w:t>2</w:t>
      </w:r>
      <w:r w:rsidRPr="001E7A27">
        <w:rPr>
          <w:lang w:val="en-GB"/>
        </w:rPr>
        <w:t xml:space="preserve"> behaves in the Earth system. That is, global warming is roughly linearly proportional to the total net amount of CO</w:t>
      </w:r>
      <w:r w:rsidRPr="001E7A27">
        <w:rPr>
          <w:vertAlign w:val="subscript"/>
          <w:lang w:val="en-GB"/>
        </w:rPr>
        <w:t>2</w:t>
      </w:r>
      <w:r w:rsidRPr="001E7A27">
        <w:rPr>
          <w:lang w:val="en-GB"/>
        </w:rPr>
        <w:t xml:space="preserve"> emissions that are released into the atmosphere by human activities – also referred to as cumulative anthropogenic CO</w:t>
      </w:r>
      <w:r w:rsidRPr="001E7A27">
        <w:rPr>
          <w:vertAlign w:val="subscript"/>
          <w:lang w:val="en-GB"/>
        </w:rPr>
        <w:t>2</w:t>
      </w:r>
      <w:r w:rsidRPr="001E7A27">
        <w:rPr>
          <w:lang w:val="en-GB"/>
        </w:rPr>
        <w:t xml:space="preserve"> emissions. Other greenhouse gases behave differently and have to be accounted for separately. </w:t>
      </w:r>
    </w:p>
    <w:p w14:paraId="0BA7F04C" w14:textId="77777777" w:rsidR="005C7E96" w:rsidRPr="001E7A27" w:rsidRDefault="005C7E96" w:rsidP="005C7E96">
      <w:pPr>
        <w:pStyle w:val="AR6BodyText"/>
        <w:rPr>
          <w:lang w:val="en-GB"/>
        </w:rPr>
      </w:pPr>
    </w:p>
    <w:p w14:paraId="44BA5B9E" w14:textId="529929DF" w:rsidR="005C7E96" w:rsidRPr="001E7A27" w:rsidRDefault="005C7E96" w:rsidP="005C7E96">
      <w:pPr>
        <w:pStyle w:val="AR6BodyText"/>
        <w:rPr>
          <w:lang w:val="en-GB"/>
        </w:rPr>
      </w:pPr>
      <w:r w:rsidRPr="001E7A27">
        <w:rPr>
          <w:lang w:val="en-GB"/>
        </w:rPr>
        <w:t>The concept of a remaining carbon budget implies that</w:t>
      </w:r>
      <w:ins w:id="7339" w:author="Soapbox" w:date="2021-07-26T09:03:00Z">
        <w:r w:rsidR="00A50076" w:rsidRPr="001E7A27">
          <w:rPr>
            <w:lang w:val="en-GB"/>
          </w:rPr>
          <w:t>,</w:t>
        </w:r>
      </w:ins>
      <w:r w:rsidRPr="001E7A27">
        <w:rPr>
          <w:lang w:val="en-GB"/>
        </w:rPr>
        <w:t xml:space="preserve"> to stabilize global warming at any particular level, global emissions of CO</w:t>
      </w:r>
      <w:r w:rsidRPr="001E7A27">
        <w:rPr>
          <w:vertAlign w:val="subscript"/>
          <w:lang w:val="en-GB"/>
        </w:rPr>
        <w:t>2</w:t>
      </w:r>
      <w:r w:rsidRPr="001E7A27">
        <w:rPr>
          <w:lang w:val="en-GB"/>
        </w:rPr>
        <w:t xml:space="preserve"> need to be reduced to net zero levels at some point. </w:t>
      </w:r>
      <w:ins w:id="7340" w:author="Soapbox" w:date="2021-07-26T09:04:00Z">
        <w:r w:rsidR="00A50076" w:rsidRPr="001E7A27">
          <w:rPr>
            <w:lang w:val="en-GB"/>
          </w:rPr>
          <w:t>'</w:t>
        </w:r>
      </w:ins>
      <w:r w:rsidRPr="001E7A27">
        <w:rPr>
          <w:lang w:val="en-GB"/>
        </w:rPr>
        <w:t>Net zero CO</w:t>
      </w:r>
      <w:r w:rsidRPr="001E7A27">
        <w:rPr>
          <w:vertAlign w:val="subscript"/>
          <w:lang w:val="en-GB"/>
        </w:rPr>
        <w:t>2</w:t>
      </w:r>
      <w:r w:rsidRPr="001E7A27">
        <w:rPr>
          <w:lang w:val="en-GB"/>
        </w:rPr>
        <w:t xml:space="preserve"> emissions</w:t>
      </w:r>
      <w:ins w:id="7341" w:author="Soapbox" w:date="2021-07-26T09:04:00Z">
        <w:r w:rsidR="00A50076" w:rsidRPr="001E7A27">
          <w:rPr>
            <w:lang w:val="en-GB"/>
          </w:rPr>
          <w:t>'</w:t>
        </w:r>
      </w:ins>
      <w:r w:rsidRPr="001E7A27">
        <w:rPr>
          <w:lang w:val="en-GB"/>
        </w:rPr>
        <w:t xml:space="preserve"> describes a situation </w:t>
      </w:r>
      <w:del w:id="7342" w:author="Soapbox" w:date="2021-07-26T09:04:00Z">
        <w:r w:rsidRPr="001E7A27" w:rsidDel="00A50076">
          <w:rPr>
            <w:lang w:val="en-GB"/>
          </w:rPr>
          <w:delText>in which</w:delText>
        </w:r>
      </w:del>
      <w:ins w:id="7343" w:author="Soapbox" w:date="2021-07-26T09:04:00Z">
        <w:r w:rsidR="00A50076" w:rsidRPr="001E7A27">
          <w:rPr>
            <w:lang w:val="en-GB"/>
          </w:rPr>
          <w:t>where</w:t>
        </w:r>
      </w:ins>
      <w:r w:rsidRPr="001E7A27">
        <w:rPr>
          <w:lang w:val="en-GB"/>
        </w:rPr>
        <w:t xml:space="preserve"> all the anthropogenic emissions of CO</w:t>
      </w:r>
      <w:r w:rsidRPr="001E7A27">
        <w:rPr>
          <w:vertAlign w:val="subscript"/>
          <w:lang w:val="en-GB"/>
        </w:rPr>
        <w:t>2</w:t>
      </w:r>
      <w:r w:rsidRPr="001E7A27">
        <w:rPr>
          <w:lang w:val="en-GB"/>
        </w:rPr>
        <w:t xml:space="preserve"> are counterbalanced by deliberate anthropogenic removals so that</w:t>
      </w:r>
      <w:ins w:id="7344" w:author="Soapbox" w:date="2021-07-26T09:04:00Z">
        <w:r w:rsidR="00A50076" w:rsidRPr="001E7A27">
          <w:rPr>
            <w:lang w:val="en-GB"/>
          </w:rPr>
          <w:t>,</w:t>
        </w:r>
      </w:ins>
      <w:r w:rsidRPr="001E7A27">
        <w:rPr>
          <w:lang w:val="en-GB"/>
        </w:rPr>
        <w:t xml:space="preserve"> on average</w:t>
      </w:r>
      <w:ins w:id="7345" w:author="Soapbox" w:date="2021-07-26T09:04:00Z">
        <w:r w:rsidR="00A50076" w:rsidRPr="001E7A27">
          <w:rPr>
            <w:lang w:val="en-GB"/>
          </w:rPr>
          <w:t>,</w:t>
        </w:r>
      </w:ins>
      <w:r w:rsidRPr="001E7A27">
        <w:rPr>
          <w:lang w:val="en-GB"/>
        </w:rPr>
        <w:t xml:space="preserve"> no CO</w:t>
      </w:r>
      <w:r w:rsidRPr="001E7A27">
        <w:rPr>
          <w:vertAlign w:val="subscript"/>
          <w:lang w:val="en-GB"/>
        </w:rPr>
        <w:t>2</w:t>
      </w:r>
      <w:r w:rsidRPr="001E7A27">
        <w:rPr>
          <w:lang w:val="en-GB"/>
        </w:rPr>
        <w:t xml:space="preserve"> is added or removed from the atmosphere by human activities. Atmospheric CO</w:t>
      </w:r>
      <w:r w:rsidRPr="001E7A27">
        <w:rPr>
          <w:vertAlign w:val="subscript"/>
          <w:lang w:val="en-GB"/>
        </w:rPr>
        <w:t>2</w:t>
      </w:r>
      <w:r w:rsidRPr="001E7A27">
        <w:rPr>
          <w:lang w:val="en-GB"/>
        </w:rPr>
        <w:t xml:space="preserve"> concentrations in such a situation would gradually decline to a long-term stable level as excess CO</w:t>
      </w:r>
      <w:r w:rsidRPr="001E7A27">
        <w:rPr>
          <w:vertAlign w:val="subscript"/>
          <w:lang w:val="en-GB"/>
        </w:rPr>
        <w:t>2</w:t>
      </w:r>
      <w:r w:rsidRPr="001E7A27">
        <w:rPr>
          <w:lang w:val="en-GB"/>
        </w:rPr>
        <w:t xml:space="preserve"> in the atmosphere is taken up </w:t>
      </w:r>
      <w:ins w:id="7346" w:author="Soapbox" w:date="2021-07-26T09:04:00Z">
        <w:r w:rsidR="00A50076" w:rsidRPr="001E7A27">
          <w:rPr>
            <w:lang w:val="en-GB"/>
          </w:rPr>
          <w:t xml:space="preserve">by </w:t>
        </w:r>
      </w:ins>
      <w:r w:rsidRPr="001E7A27">
        <w:rPr>
          <w:lang w:val="en-GB"/>
        </w:rPr>
        <w:t>ocean and land sinks (see FAQ 5.1). The concept of a remaining carbon budget also means that</w:t>
      </w:r>
      <w:ins w:id="7347" w:author="Soapbox" w:date="2021-07-26T09:04:00Z">
        <w:r w:rsidR="00A50076" w:rsidRPr="001E7A27">
          <w:rPr>
            <w:lang w:val="en-GB"/>
          </w:rPr>
          <w:t>,</w:t>
        </w:r>
      </w:ins>
      <w:r w:rsidRPr="001E7A27">
        <w:rPr>
          <w:lang w:val="en-GB"/>
        </w:rPr>
        <w:t xml:space="preserve"> if CO</w:t>
      </w:r>
      <w:r w:rsidRPr="001E7A27">
        <w:rPr>
          <w:vertAlign w:val="subscript"/>
          <w:lang w:val="en-GB"/>
        </w:rPr>
        <w:t>2</w:t>
      </w:r>
      <w:r w:rsidRPr="001E7A27">
        <w:rPr>
          <w:lang w:val="en-GB"/>
        </w:rPr>
        <w:t xml:space="preserve"> emissions reductions are delayed, deeper and faster reductions are needed later to stay within the same budget. If the remaining carbon budget is exceeded, this will result in either higher global warming or a need to actively remove CO</w:t>
      </w:r>
      <w:r w:rsidRPr="001E7A27">
        <w:rPr>
          <w:vertAlign w:val="subscript"/>
          <w:lang w:val="en-GB"/>
        </w:rPr>
        <w:t>2</w:t>
      </w:r>
      <w:r w:rsidRPr="001E7A27">
        <w:rPr>
          <w:lang w:val="en-GB"/>
        </w:rPr>
        <w:t xml:space="preserve"> from the atmosphere to reduce global temperatures back down to the desired level (see FAQ 5.3).</w:t>
      </w:r>
    </w:p>
    <w:p w14:paraId="3C59853B" w14:textId="77777777" w:rsidR="005C7E96" w:rsidRPr="001E7A27" w:rsidRDefault="005C7E96" w:rsidP="005C7E96">
      <w:pPr>
        <w:pStyle w:val="AR6BodyText"/>
        <w:rPr>
          <w:lang w:val="en-GB"/>
        </w:rPr>
      </w:pPr>
    </w:p>
    <w:p w14:paraId="5158F130" w14:textId="7DA470F4" w:rsidR="005C7E96" w:rsidRPr="001E7A27" w:rsidRDefault="005C7E96" w:rsidP="005C7E96">
      <w:pPr>
        <w:pStyle w:val="AR6BodyText"/>
        <w:rPr>
          <w:lang w:val="en-GB"/>
        </w:rPr>
      </w:pPr>
      <w:r w:rsidRPr="001E7A27">
        <w:rPr>
          <w:lang w:val="en-GB"/>
        </w:rPr>
        <w:t>Estimating the size of remaining carbon budgets depends on a set of choices. These choices include</w:t>
      </w:r>
      <w:ins w:id="7348" w:author="Soapbox" w:date="2021-07-26T09:05:00Z">
        <w:r w:rsidR="00A50076" w:rsidRPr="001E7A27">
          <w:rPr>
            <w:lang w:val="en-GB"/>
          </w:rPr>
          <w:t>:</w:t>
        </w:r>
      </w:ins>
      <w:r w:rsidRPr="001E7A27">
        <w:rPr>
          <w:lang w:val="en-GB"/>
        </w:rPr>
        <w:t xml:space="preserve"> (1) the global warming level that is chosen as a limit (for example, 1.5°C or 2°C relative to pre-industrial levels)</w:t>
      </w:r>
      <w:ins w:id="7349" w:author="Soapbox" w:date="2021-07-26T09:05:00Z">
        <w:r w:rsidR="00A50076" w:rsidRPr="001E7A27">
          <w:rPr>
            <w:lang w:val="en-GB"/>
          </w:rPr>
          <w:t>;</w:t>
        </w:r>
      </w:ins>
      <w:del w:id="7350" w:author="Soapbox" w:date="2021-07-26T09:05:00Z">
        <w:r w:rsidRPr="001E7A27" w:rsidDel="00A50076">
          <w:rPr>
            <w:lang w:val="en-GB"/>
          </w:rPr>
          <w:delText>,</w:delText>
        </w:r>
      </w:del>
      <w:r w:rsidRPr="001E7A27">
        <w:rPr>
          <w:lang w:val="en-GB"/>
        </w:rPr>
        <w:t xml:space="preserve"> (2) the probability with which we want to ensure that warming is held below that limit (for example, a one-in-two, two-in-three, or higher chance), and (3) how successful we are in limiting emissions of other greenhouse gases that affect the climate, such as methane or nitrous oxide. These choices can be informed by science</w:t>
      </w:r>
      <w:ins w:id="7351" w:author="Soapbox" w:date="2021-07-26T09:08:00Z">
        <w:r w:rsidR="00F55A25" w:rsidRPr="001E7A27">
          <w:rPr>
            <w:lang w:val="en-GB"/>
          </w:rPr>
          <w:t>,</w:t>
        </w:r>
      </w:ins>
      <w:r w:rsidRPr="001E7A27">
        <w:rPr>
          <w:lang w:val="en-GB"/>
        </w:rPr>
        <w:t xml:space="preserve"> but ultimately represent subjective choices. Once </w:t>
      </w:r>
      <w:del w:id="7352" w:author="Soapbox" w:date="2021-07-26T09:09:00Z">
        <w:r w:rsidRPr="001E7A27" w:rsidDel="00F55A25">
          <w:rPr>
            <w:lang w:val="en-GB"/>
          </w:rPr>
          <w:delText xml:space="preserve">they </w:delText>
        </w:r>
      </w:del>
      <w:ins w:id="7353" w:author="Soapbox" w:date="2021-07-26T09:09:00Z">
        <w:r w:rsidR="00F55A25" w:rsidRPr="001E7A27">
          <w:rPr>
            <w:lang w:val="en-GB"/>
          </w:rPr>
          <w:t xml:space="preserve">these choices </w:t>
        </w:r>
      </w:ins>
      <w:r w:rsidRPr="001E7A27">
        <w:rPr>
          <w:lang w:val="en-GB"/>
        </w:rPr>
        <w:t xml:space="preserve">have been made, </w:t>
      </w:r>
      <w:ins w:id="7354" w:author="Soapbox" w:date="2021-07-26T09:08:00Z">
        <w:r w:rsidR="00F55A25" w:rsidRPr="001E7A27">
          <w:rPr>
            <w:lang w:val="en-GB"/>
          </w:rPr>
          <w:t xml:space="preserve">to estimate the remaining carbon budget for a given temperature goal, </w:t>
        </w:r>
      </w:ins>
      <w:r w:rsidRPr="001E7A27">
        <w:rPr>
          <w:lang w:val="en-GB"/>
        </w:rPr>
        <w:t>we can combine knowledge about</w:t>
      </w:r>
      <w:ins w:id="7355" w:author="Soapbox" w:date="2021-07-26T09:08:00Z">
        <w:r w:rsidR="00F55A25" w:rsidRPr="001E7A27">
          <w:rPr>
            <w:lang w:val="en-GB"/>
          </w:rPr>
          <w:t>:</w:t>
        </w:r>
      </w:ins>
      <w:r w:rsidRPr="001E7A27">
        <w:rPr>
          <w:lang w:val="en-GB"/>
        </w:rPr>
        <w:t xml:space="preserve"> how much our planet has warmed already</w:t>
      </w:r>
      <w:ins w:id="7356" w:author="Soapbox" w:date="2021-07-26T09:08:00Z">
        <w:r w:rsidR="00F55A25" w:rsidRPr="001E7A27">
          <w:rPr>
            <w:lang w:val="en-GB"/>
          </w:rPr>
          <w:t>;</w:t>
        </w:r>
      </w:ins>
      <w:del w:id="7357" w:author="Soapbox" w:date="2021-07-26T09:08:00Z">
        <w:r w:rsidRPr="001E7A27" w:rsidDel="00F55A25">
          <w:rPr>
            <w:lang w:val="en-GB"/>
          </w:rPr>
          <w:delText>,</w:delText>
        </w:r>
      </w:del>
      <w:r w:rsidRPr="001E7A27">
        <w:rPr>
          <w:lang w:val="en-GB"/>
        </w:rPr>
        <w:t xml:space="preserve"> </w:t>
      </w:r>
      <w:del w:id="7358" w:author="Soapbox" w:date="2021-07-26T09:08:00Z">
        <w:r w:rsidRPr="001E7A27" w:rsidDel="00F55A25">
          <w:rPr>
            <w:lang w:val="en-GB"/>
          </w:rPr>
          <w:delText xml:space="preserve">about </w:delText>
        </w:r>
      </w:del>
      <w:r w:rsidRPr="001E7A27">
        <w:rPr>
          <w:lang w:val="en-GB"/>
        </w:rPr>
        <w:t>the amount of warming per cumulative tonne of CO</w:t>
      </w:r>
      <w:r w:rsidRPr="001E7A27">
        <w:rPr>
          <w:vertAlign w:val="subscript"/>
          <w:lang w:val="en-GB"/>
        </w:rPr>
        <w:t>2</w:t>
      </w:r>
      <w:ins w:id="7359" w:author="Soapbox" w:date="2021-07-26T09:08:00Z">
        <w:r w:rsidR="00F55A25" w:rsidRPr="001E7A27">
          <w:rPr>
            <w:lang w:val="en-GB"/>
          </w:rPr>
          <w:t>;</w:t>
        </w:r>
      </w:ins>
      <w:del w:id="7360" w:author="Soapbox" w:date="2021-07-26T09:08:00Z">
        <w:r w:rsidRPr="001E7A27" w:rsidDel="00F55A25">
          <w:rPr>
            <w:lang w:val="en-GB"/>
          </w:rPr>
          <w:delText>,</w:delText>
        </w:r>
      </w:del>
      <w:r w:rsidRPr="001E7A27">
        <w:rPr>
          <w:lang w:val="en-GB"/>
        </w:rPr>
        <w:t xml:space="preserve"> and </w:t>
      </w:r>
      <w:del w:id="7361" w:author="Soapbox" w:date="2021-07-26T09:08:00Z">
        <w:r w:rsidRPr="001E7A27" w:rsidDel="00F55A25">
          <w:rPr>
            <w:lang w:val="en-GB"/>
          </w:rPr>
          <w:delText xml:space="preserve">about </w:delText>
        </w:r>
      </w:del>
      <w:r w:rsidRPr="001E7A27">
        <w:rPr>
          <w:lang w:val="en-GB"/>
        </w:rPr>
        <w:t>the amount of warming that is still expected once global net CO</w:t>
      </w:r>
      <w:r w:rsidRPr="001E7A27">
        <w:rPr>
          <w:vertAlign w:val="subscript"/>
          <w:lang w:val="en-GB"/>
        </w:rPr>
        <w:t>2</w:t>
      </w:r>
      <w:r w:rsidRPr="001E7A27">
        <w:rPr>
          <w:lang w:val="en-GB"/>
        </w:rPr>
        <w:t xml:space="preserve"> emissions are brought down to zero</w:t>
      </w:r>
      <w:ins w:id="7362" w:author="Soapbox" w:date="2021-07-26T09:09:00Z">
        <w:r w:rsidR="00F55A25" w:rsidRPr="001E7A27">
          <w:rPr>
            <w:lang w:val="en-GB"/>
          </w:rPr>
          <w:t>.</w:t>
        </w:r>
      </w:ins>
      <w:r w:rsidRPr="001E7A27">
        <w:rPr>
          <w:lang w:val="en-GB"/>
        </w:rPr>
        <w:t xml:space="preserve"> </w:t>
      </w:r>
      <w:del w:id="7363" w:author="Soapbox" w:date="2021-07-26T09:08:00Z">
        <w:r w:rsidRPr="001E7A27" w:rsidDel="00F55A25">
          <w:rPr>
            <w:lang w:val="en-GB"/>
          </w:rPr>
          <w:delText xml:space="preserve">to estimate the remaining carbon budget for a given temperature goal. </w:delText>
        </w:r>
      </w:del>
      <w:r w:rsidRPr="001E7A27">
        <w:rPr>
          <w:lang w:val="en-GB"/>
        </w:rPr>
        <w:t>For example, to limit global warming to 1.5°C above pre-industrial levels with either a one-in-two (50%) or two-in-three (67%) chance, the remaining carbon budgets amount to 500 and 400 billion tonnes of CO</w:t>
      </w:r>
      <w:r w:rsidRPr="001E7A27">
        <w:rPr>
          <w:vertAlign w:val="subscript"/>
          <w:lang w:val="en-GB"/>
        </w:rPr>
        <w:t>2,</w:t>
      </w:r>
      <w:r w:rsidRPr="001E7A27">
        <w:rPr>
          <w:lang w:val="en-GB"/>
        </w:rPr>
        <w:t xml:space="preserve"> respectively, from 1 January 2020 onward (FAQ 5.4, Figure 1). Currently, human activities are emitting around 40 billion tonnes of CO</w:t>
      </w:r>
      <w:r w:rsidRPr="001E7A27">
        <w:rPr>
          <w:vertAlign w:val="subscript"/>
          <w:lang w:val="en-GB"/>
        </w:rPr>
        <w:t>2</w:t>
      </w:r>
      <w:r w:rsidRPr="001E7A27">
        <w:rPr>
          <w:lang w:val="en-GB"/>
        </w:rPr>
        <w:t xml:space="preserve"> into the atmosphere in a single year.   </w:t>
      </w:r>
    </w:p>
    <w:p w14:paraId="5C29A696" w14:textId="77777777" w:rsidR="005C7E96" w:rsidRPr="001E7A27" w:rsidRDefault="005C7E96" w:rsidP="005C7E96">
      <w:pPr>
        <w:pStyle w:val="AR6BodyText"/>
        <w:rPr>
          <w:lang w:val="en-GB"/>
        </w:rPr>
      </w:pPr>
    </w:p>
    <w:p w14:paraId="44E8B4C3" w14:textId="6A9ECEE8" w:rsidR="005C7E96" w:rsidRPr="001E7A27" w:rsidRDefault="005C7E96" w:rsidP="005C7E96">
      <w:pPr>
        <w:pStyle w:val="AR6BodyText"/>
        <w:rPr>
          <w:highlight w:val="magenta"/>
          <w:lang w:val="en-GB" w:eastAsia="en-US"/>
        </w:rPr>
      </w:pPr>
      <w:r w:rsidRPr="001E7A27">
        <w:rPr>
          <w:lang w:val="en-GB"/>
        </w:rPr>
        <w:t xml:space="preserve">The remaining carbon budget depends on how much the world has already warmed to date. This past warming is caused by historical emissions, which are estimated by looking at the </w:t>
      </w:r>
      <w:bookmarkStart w:id="7364" w:name="_Hlk53769510"/>
      <w:r w:rsidRPr="001E7A27">
        <w:rPr>
          <w:i/>
          <w:lang w:val="en-GB"/>
        </w:rPr>
        <w:t>historical carbon budget</w:t>
      </w:r>
      <w:r w:rsidRPr="001E7A27">
        <w:rPr>
          <w:lang w:val="en-GB"/>
        </w:rPr>
        <w:t xml:space="preserve"> – a scientific way to describe all past and present sources and sinks of CO</w:t>
      </w:r>
      <w:r w:rsidRPr="001E7A27">
        <w:rPr>
          <w:vertAlign w:val="subscript"/>
          <w:lang w:val="en-GB"/>
        </w:rPr>
        <w:t>2</w:t>
      </w:r>
      <w:r w:rsidRPr="001E7A27">
        <w:rPr>
          <w:lang w:val="en-GB"/>
        </w:rPr>
        <w:t>.</w:t>
      </w:r>
      <w:bookmarkEnd w:id="7364"/>
      <w:r w:rsidRPr="001E7A27">
        <w:rPr>
          <w:lang w:val="en-GB"/>
        </w:rPr>
        <w:t xml:space="preserve"> It describes how the CO</w:t>
      </w:r>
      <w:r w:rsidRPr="001E7A27">
        <w:rPr>
          <w:vertAlign w:val="subscript"/>
          <w:lang w:val="en-GB"/>
        </w:rPr>
        <w:t>2</w:t>
      </w:r>
      <w:r w:rsidRPr="001E7A27">
        <w:rPr>
          <w:lang w:val="en-GB"/>
        </w:rPr>
        <w:t xml:space="preserve"> emissions from human activities have redistributed across the various CO</w:t>
      </w:r>
      <w:r w:rsidRPr="001E7A27">
        <w:rPr>
          <w:vertAlign w:val="subscript"/>
          <w:lang w:val="en-GB"/>
        </w:rPr>
        <w:t>2</w:t>
      </w:r>
      <w:r w:rsidRPr="001E7A27">
        <w:rPr>
          <w:lang w:val="en-GB"/>
        </w:rPr>
        <w:t xml:space="preserve"> reservoirs of the Earth system. These reservoirs are the ocean, the land vegetation, and the atmosphere (into which CO</w:t>
      </w:r>
      <w:r w:rsidRPr="001E7A27">
        <w:rPr>
          <w:vertAlign w:val="subscript"/>
          <w:lang w:val="en-GB"/>
        </w:rPr>
        <w:t>2</w:t>
      </w:r>
      <w:r w:rsidRPr="001E7A27">
        <w:rPr>
          <w:lang w:val="en-GB"/>
        </w:rPr>
        <w:t xml:space="preserve"> was emitted). The share of CO</w:t>
      </w:r>
      <w:r w:rsidRPr="001E7A27">
        <w:rPr>
          <w:vertAlign w:val="subscript"/>
          <w:lang w:val="en-GB"/>
        </w:rPr>
        <w:t>2</w:t>
      </w:r>
      <w:r w:rsidRPr="001E7A27">
        <w:rPr>
          <w:lang w:val="en-GB"/>
        </w:rPr>
        <w:t xml:space="preserve"> that is not taken up by the ocean or the land, and that thus increases the concentration of CO</w:t>
      </w:r>
      <w:r w:rsidRPr="001E7A27">
        <w:rPr>
          <w:vertAlign w:val="subscript"/>
          <w:lang w:val="en-GB"/>
        </w:rPr>
        <w:t>2</w:t>
      </w:r>
      <w:r w:rsidRPr="001E7A27">
        <w:rPr>
          <w:lang w:val="en-GB"/>
        </w:rPr>
        <w:t xml:space="preserve"> in the atmosphere, causes global warming. The historical carbon budget tells us that</w:t>
      </w:r>
      <w:ins w:id="7365" w:author="Soapbox" w:date="2021-07-26T09:11:00Z">
        <w:r w:rsidR="00625A72" w:rsidRPr="001E7A27">
          <w:rPr>
            <w:lang w:val="en-GB"/>
          </w:rPr>
          <w:t>,</w:t>
        </w:r>
      </w:ins>
      <w:r w:rsidRPr="001E7A27">
        <w:rPr>
          <w:lang w:val="en-GB"/>
        </w:rPr>
        <w:t xml:space="preserve"> of the about 2560 billion tonnes of CO</w:t>
      </w:r>
      <w:r w:rsidRPr="001E7A27">
        <w:rPr>
          <w:vertAlign w:val="subscript"/>
          <w:lang w:val="en-GB"/>
        </w:rPr>
        <w:t>2</w:t>
      </w:r>
      <w:r w:rsidRPr="001E7A27">
        <w:rPr>
          <w:lang w:val="en-GB"/>
        </w:rPr>
        <w:t xml:space="preserve"> that were released into the atmosphere by human activities between the years 1750 and 2019, about a quarter were absorbed by the ocean (causing ocean acidification) and about a third by the land vegetation. About 45% of these emissions remain in the atmosphere (see FAQ 5.1). Adding these historical </w:t>
      </w:r>
      <w:r w:rsidRPr="001E7A27">
        <w:rPr>
          <w:lang w:val="en-GB"/>
        </w:rPr>
        <w:lastRenderedPageBreak/>
        <w:t>CO</w:t>
      </w:r>
      <w:r w:rsidRPr="001E7A27">
        <w:rPr>
          <w:vertAlign w:val="subscript"/>
          <w:lang w:val="en-GB"/>
        </w:rPr>
        <w:t>2</w:t>
      </w:r>
      <w:r w:rsidRPr="001E7A27">
        <w:rPr>
          <w:lang w:val="en-GB"/>
        </w:rPr>
        <w:t xml:space="preserve"> emissions to estimates of remaining carbon budgets allows </w:t>
      </w:r>
      <w:del w:id="7366" w:author="Soapbox" w:date="2021-07-26T09:11:00Z">
        <w:r w:rsidRPr="001E7A27" w:rsidDel="00625A72">
          <w:rPr>
            <w:lang w:val="en-GB"/>
          </w:rPr>
          <w:delText>one to</w:delText>
        </w:r>
      </w:del>
      <w:ins w:id="7367" w:author="Soapbox" w:date="2021-07-26T09:11:00Z">
        <w:r w:rsidR="00625A72" w:rsidRPr="001E7A27">
          <w:rPr>
            <w:lang w:val="en-GB"/>
          </w:rPr>
          <w:t>an</w:t>
        </w:r>
      </w:ins>
      <w:r w:rsidRPr="001E7A27">
        <w:rPr>
          <w:lang w:val="en-GB"/>
        </w:rPr>
        <w:t xml:space="preserve"> estimate</w:t>
      </w:r>
      <w:ins w:id="7368" w:author="Soapbox" w:date="2021-07-26T09:11:00Z">
        <w:r w:rsidR="00625A72" w:rsidRPr="001E7A27">
          <w:rPr>
            <w:lang w:val="en-GB"/>
          </w:rPr>
          <w:t xml:space="preserve"> of</w:t>
        </w:r>
      </w:ins>
      <w:r w:rsidRPr="001E7A27">
        <w:rPr>
          <w:lang w:val="en-GB"/>
        </w:rPr>
        <w:t xml:space="preserve"> the </w:t>
      </w:r>
      <w:r w:rsidRPr="001E7A27">
        <w:rPr>
          <w:i/>
          <w:lang w:val="en-GB"/>
        </w:rPr>
        <w:t>total carbon budget</w:t>
      </w:r>
      <w:r w:rsidRPr="001E7A27">
        <w:rPr>
          <w:lang w:val="en-GB"/>
        </w:rPr>
        <w:t xml:space="preserve"> consistent with a specific global warming level. </w:t>
      </w:r>
    </w:p>
    <w:p w14:paraId="2E6B88BD" w14:textId="77777777" w:rsidR="005C7E96" w:rsidRPr="001E7A27" w:rsidRDefault="005C7E96" w:rsidP="005C7E96">
      <w:pPr>
        <w:pStyle w:val="AR6BodyTextBold"/>
        <w:rPr>
          <w:lang w:val="en-GB" w:eastAsia="en-US"/>
        </w:rPr>
      </w:pPr>
    </w:p>
    <w:p w14:paraId="6E6983B6" w14:textId="0FC7D027" w:rsidR="005C7E96" w:rsidRPr="001E7A27" w:rsidRDefault="005C7E96" w:rsidP="005C7E96">
      <w:pPr>
        <w:pStyle w:val="AR6BodyText"/>
        <w:rPr>
          <w:lang w:val="en-GB"/>
        </w:rPr>
      </w:pPr>
      <w:r w:rsidRPr="001E7A27">
        <w:rPr>
          <w:lang w:val="en-GB" w:eastAsia="en-US"/>
        </w:rPr>
        <w:t xml:space="preserve">In summary, determining a remaining carbon budget – that is, how much </w:t>
      </w:r>
      <w:r w:rsidRPr="001E7A27">
        <w:rPr>
          <w:lang w:val="en-GB"/>
        </w:rPr>
        <w:t>CO</w:t>
      </w:r>
      <w:r w:rsidRPr="001E7A27">
        <w:rPr>
          <w:vertAlign w:val="subscript"/>
          <w:lang w:val="en-GB"/>
        </w:rPr>
        <w:t xml:space="preserve">2 </w:t>
      </w:r>
      <w:r w:rsidRPr="001E7A27">
        <w:rPr>
          <w:lang w:val="en-GB" w:eastAsia="en-US"/>
        </w:rPr>
        <w:t xml:space="preserve">can be released into the atmosphere while stabilizing global temperature below a chosen level – is well understood but relies on a set of choices. </w:t>
      </w:r>
      <w:ins w:id="7369" w:author="Soapbox" w:date="2021-07-26T09:12:00Z">
        <w:r w:rsidR="00625A72" w:rsidRPr="001E7A27">
          <w:rPr>
            <w:lang w:val="en-GB" w:eastAsia="en-US"/>
          </w:rPr>
          <w:t>However, it</w:t>
        </w:r>
      </w:ins>
      <w:del w:id="7370" w:author="Soapbox" w:date="2021-07-26T09:12:00Z">
        <w:r w:rsidRPr="001E7A27" w:rsidDel="00625A72">
          <w:rPr>
            <w:lang w:val="en-GB" w:eastAsia="en-US"/>
          </w:rPr>
          <w:delText>What</w:delText>
        </w:r>
      </w:del>
      <w:r w:rsidRPr="001E7A27">
        <w:rPr>
          <w:lang w:val="en-GB" w:eastAsia="en-US"/>
        </w:rPr>
        <w:t xml:space="preserve"> is clear</w:t>
      </w:r>
      <w:ins w:id="7371" w:author="Soapbox" w:date="2021-07-26T09:12:00Z">
        <w:r w:rsidR="00625A72" w:rsidRPr="001E7A27">
          <w:rPr>
            <w:lang w:val="en-GB" w:eastAsia="en-US"/>
          </w:rPr>
          <w:t xml:space="preserve"> </w:t>
        </w:r>
      </w:ins>
      <w:del w:id="7372" w:author="Soapbox" w:date="2021-07-26T09:12:00Z">
        <w:r w:rsidRPr="001E7A27" w:rsidDel="00625A72">
          <w:rPr>
            <w:lang w:val="en-GB" w:eastAsia="en-US"/>
          </w:rPr>
          <w:delText xml:space="preserve">, however, is </w:delText>
        </w:r>
      </w:del>
      <w:r w:rsidRPr="001E7A27">
        <w:rPr>
          <w:lang w:val="en-GB" w:eastAsia="en-US"/>
        </w:rPr>
        <w:t>that</w:t>
      </w:r>
      <w:ins w:id="7373" w:author="Soapbox" w:date="2021-07-26T09:12:00Z">
        <w:r w:rsidR="00625A72" w:rsidRPr="001E7A27">
          <w:rPr>
            <w:lang w:val="en-GB" w:eastAsia="en-US"/>
          </w:rPr>
          <w:t>,</w:t>
        </w:r>
      </w:ins>
      <w:r w:rsidRPr="001E7A27">
        <w:rPr>
          <w:lang w:val="en-GB" w:eastAsia="en-US"/>
        </w:rPr>
        <w:t xml:space="preserve"> for limiting warming below 1.5°C or 2°C</w:t>
      </w:r>
      <w:ins w:id="7374" w:author="Soapbox" w:date="2021-07-26T09:12:00Z">
        <w:r w:rsidR="00625A72" w:rsidRPr="001E7A27">
          <w:rPr>
            <w:lang w:val="en-GB" w:eastAsia="en-US"/>
          </w:rPr>
          <w:t>,</w:t>
        </w:r>
      </w:ins>
      <w:r w:rsidRPr="001E7A27">
        <w:rPr>
          <w:lang w:val="en-GB"/>
        </w:rPr>
        <w:t xml:space="preserve"> the remaining carbon budget from 2020 onwards is much smaller than the total CO</w:t>
      </w:r>
      <w:r w:rsidRPr="001E7A27">
        <w:rPr>
          <w:vertAlign w:val="subscript"/>
          <w:lang w:val="en-GB"/>
        </w:rPr>
        <w:t>2</w:t>
      </w:r>
      <w:r w:rsidRPr="001E7A27">
        <w:rPr>
          <w:lang w:val="en-GB"/>
        </w:rPr>
        <w:t xml:space="preserve"> emissions released to date. </w:t>
      </w:r>
    </w:p>
    <w:p w14:paraId="6BA2CEFB" w14:textId="176994F1" w:rsidR="009B7FE5" w:rsidRPr="001E7A27" w:rsidRDefault="009B7FE5" w:rsidP="005C7F25">
      <w:pPr>
        <w:pStyle w:val="AR6BodyText"/>
        <w:rPr>
          <w:lang w:val="en-GB"/>
        </w:rPr>
      </w:pPr>
    </w:p>
    <w:p w14:paraId="48839DA5" w14:textId="4CD960EF" w:rsidR="00311F4A" w:rsidRPr="001E7A27" w:rsidRDefault="00311F4A" w:rsidP="005C7F25">
      <w:pPr>
        <w:pStyle w:val="AR6BodyText"/>
        <w:rPr>
          <w:b/>
          <w:bCs/>
          <w:lang w:val="en-GB"/>
        </w:rPr>
      </w:pPr>
      <w:r w:rsidRPr="001E7A27">
        <w:rPr>
          <w:b/>
          <w:bCs/>
          <w:lang w:val="en-GB"/>
        </w:rPr>
        <w:t xml:space="preserve">[START FAQ 5.4, FIGURE 1] </w:t>
      </w:r>
    </w:p>
    <w:p w14:paraId="74DEF69E" w14:textId="77777777" w:rsidR="00311F4A" w:rsidRPr="001E7A27" w:rsidRDefault="00311F4A" w:rsidP="005C7F25">
      <w:pPr>
        <w:pStyle w:val="AR6BodyText"/>
        <w:rPr>
          <w:lang w:val="en-GB"/>
        </w:rPr>
      </w:pPr>
    </w:p>
    <w:p w14:paraId="5831A41E" w14:textId="3FE23BFE" w:rsidR="005C7E96" w:rsidRPr="001E7A27" w:rsidRDefault="00311F4A" w:rsidP="005C7E96">
      <w:pPr>
        <w:pStyle w:val="AR6BodyText"/>
        <w:rPr>
          <w:lang w:val="en-GB" w:eastAsia="en-GB"/>
        </w:rPr>
      </w:pPr>
      <w:r w:rsidRPr="001E7A27">
        <w:rPr>
          <w:b/>
          <w:sz w:val="20"/>
          <w:szCs w:val="20"/>
          <w:lang w:val="en-GB"/>
        </w:rPr>
        <w:t>FAQ 5.4, Figure 1:</w:t>
      </w:r>
      <w:r w:rsidRPr="001E7A27">
        <w:rPr>
          <w:sz w:val="20"/>
          <w:szCs w:val="20"/>
          <w:lang w:val="en-GB"/>
        </w:rPr>
        <w:t xml:space="preserve">  </w:t>
      </w:r>
      <w:r w:rsidR="005C7E96" w:rsidRPr="001E7A27">
        <w:rPr>
          <w:b/>
          <w:sz w:val="20"/>
          <w:szCs w:val="20"/>
          <w:lang w:val="en-GB"/>
        </w:rPr>
        <w:t xml:space="preserve">Various types of carbon budgets. </w:t>
      </w:r>
      <w:r w:rsidR="005C7E96" w:rsidRPr="001E7A27">
        <w:rPr>
          <w:lang w:val="en-GB" w:eastAsia="en-GB"/>
        </w:rPr>
        <w:t>Historical cumulative CO</w:t>
      </w:r>
      <w:r w:rsidR="005C7E96" w:rsidRPr="001E7A27">
        <w:rPr>
          <w:vertAlign w:val="subscript"/>
          <w:lang w:val="en-GB" w:eastAsia="en-GB"/>
        </w:rPr>
        <w:t>2</w:t>
      </w:r>
      <w:r w:rsidR="005C7E96" w:rsidRPr="001E7A27">
        <w:rPr>
          <w:lang w:val="en-GB" w:eastAsia="en-GB"/>
        </w:rPr>
        <w:t xml:space="preserve"> emissions determine to a large degree how much the world has warmed to date, while the remaining carbon budget indicates how much CO</w:t>
      </w:r>
      <w:r w:rsidR="005C7E96" w:rsidRPr="001E7A27">
        <w:rPr>
          <w:vertAlign w:val="subscript"/>
          <w:lang w:val="en-GB" w:eastAsia="en-GB"/>
        </w:rPr>
        <w:t>2</w:t>
      </w:r>
      <w:r w:rsidR="005C7E96" w:rsidRPr="001E7A27">
        <w:rPr>
          <w:lang w:val="en-GB" w:eastAsia="en-GB"/>
        </w:rPr>
        <w:t xml:space="preserve"> could still be emitted while keeping warming below specific temperature thresholds. Several factors limit the precision with which the remaining carbon budget can be estimated, and estimates therefore need to specify the probability with which they aim at limiting warming to the intended target level (e.g., limiting warming to 1.5°C with a 67% probability).</w:t>
      </w:r>
    </w:p>
    <w:p w14:paraId="226E5823" w14:textId="69CBE8FD" w:rsidR="00311F4A" w:rsidRPr="001E7A27" w:rsidRDefault="00311F4A" w:rsidP="00821FBE">
      <w:pPr>
        <w:pStyle w:val="AR6BodyText"/>
        <w:ind w:left="1701" w:hanging="1701"/>
        <w:rPr>
          <w:rFonts w:cs="Times New Roman"/>
          <w:sz w:val="24"/>
          <w:szCs w:val="24"/>
          <w:lang w:val="en-GB" w:eastAsia="en-GB"/>
        </w:rPr>
      </w:pPr>
    </w:p>
    <w:p w14:paraId="4F7554C5" w14:textId="77777777" w:rsidR="00311F4A" w:rsidRPr="001E7A27" w:rsidRDefault="00311F4A" w:rsidP="005C7F25">
      <w:pPr>
        <w:pStyle w:val="AR6BodyText"/>
        <w:rPr>
          <w:lang w:val="en-GB"/>
        </w:rPr>
      </w:pPr>
    </w:p>
    <w:p w14:paraId="3C0187C4" w14:textId="7FECA05D" w:rsidR="0088355D" w:rsidRPr="001E7A27" w:rsidRDefault="00311F4A" w:rsidP="005C7F25">
      <w:pPr>
        <w:pStyle w:val="AR6BodyText"/>
        <w:rPr>
          <w:b/>
          <w:bCs/>
          <w:lang w:val="en-GB"/>
        </w:rPr>
      </w:pPr>
      <w:r w:rsidRPr="001E7A27">
        <w:rPr>
          <w:b/>
          <w:bCs/>
          <w:lang w:val="en-GB"/>
        </w:rPr>
        <w:t xml:space="preserve">[END FAQ 5.4, FIGURE 1] </w:t>
      </w:r>
      <w:r w:rsidR="00E044CD" w:rsidRPr="001E7A27">
        <w:rPr>
          <w:lang w:val="en-GB"/>
        </w:rPr>
        <w:br w:type="page"/>
      </w:r>
    </w:p>
    <w:p w14:paraId="590036EA" w14:textId="66E2DE13" w:rsidR="0088355D" w:rsidRPr="001E7A27" w:rsidRDefault="0088355D" w:rsidP="0003579A">
      <w:pPr>
        <w:pStyle w:val="Title"/>
      </w:pPr>
      <w:bookmarkStart w:id="7375" w:name="_Toc70535764"/>
      <w:r w:rsidRPr="001E7A27">
        <w:lastRenderedPageBreak/>
        <w:t>References</w:t>
      </w:r>
      <w:bookmarkEnd w:id="7375"/>
      <w:r w:rsidRPr="001E7A27">
        <w:t xml:space="preserve"> </w:t>
      </w:r>
    </w:p>
    <w:p w14:paraId="286E6196" w14:textId="67705F3C" w:rsidR="00747167" w:rsidRPr="001E7A27" w:rsidRDefault="00747167" w:rsidP="00747167">
      <w:pPr>
        <w:rPr>
          <w:lang w:val="en-GB"/>
        </w:rPr>
      </w:pPr>
    </w:p>
    <w:p w14:paraId="5F20F513" w14:textId="33CA858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Abatzoglou, J.T., A.P. Williams, and R. Barbero, 2019: Global Emergence of Anthropogenic Climate Change in Fire Weather Indices.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46(1)</w:t>
      </w:r>
      <w:r w:rsidRPr="001E7A27">
        <w:rPr>
          <w:rFonts w:cs="Times New Roman"/>
          <w:sz w:val="20"/>
          <w:szCs w:val="20"/>
          <w:lang w:val="en-GB"/>
        </w:rPr>
        <w:t>, 326–336, doi:</w:t>
      </w:r>
      <w:hyperlink r:id="rId12" w:history="1">
        <w:r w:rsidRPr="001E7A27">
          <w:rPr>
            <w:rStyle w:val="Hyperlink"/>
            <w:rFonts w:cs="Times New Roman"/>
            <w:sz w:val="20"/>
            <w:szCs w:val="20"/>
            <w:lang w:val="en-GB"/>
          </w:rPr>
          <w:t>10.1029/2018gl080959</w:t>
        </w:r>
      </w:hyperlink>
      <w:r w:rsidRPr="001E7A27">
        <w:rPr>
          <w:rFonts w:cs="Times New Roman"/>
          <w:sz w:val="20"/>
          <w:szCs w:val="20"/>
          <w:lang w:val="en-GB"/>
        </w:rPr>
        <w:t>.</w:t>
      </w:r>
    </w:p>
    <w:p w14:paraId="7B708851" w14:textId="5B6EA7D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Abbott, B.W. and J.B. Jones, 2015: Permafrost collapse alters soil carbon stocks, respiration, CH4, and N2O in upland tundra.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21(12)</w:t>
      </w:r>
      <w:r w:rsidRPr="001E7A27">
        <w:rPr>
          <w:rFonts w:cs="Times New Roman"/>
          <w:sz w:val="20"/>
          <w:szCs w:val="20"/>
          <w:lang w:val="en-GB"/>
        </w:rPr>
        <w:t>, 4570–4587, doi:</w:t>
      </w:r>
      <w:hyperlink r:id="rId13" w:history="1">
        <w:r w:rsidRPr="001E7A27">
          <w:rPr>
            <w:rStyle w:val="Hyperlink"/>
            <w:rFonts w:cs="Times New Roman"/>
            <w:sz w:val="20"/>
            <w:szCs w:val="20"/>
            <w:lang w:val="en-GB"/>
          </w:rPr>
          <w:t>10.1111/gcb.13069</w:t>
        </w:r>
      </w:hyperlink>
      <w:r w:rsidRPr="001E7A27">
        <w:rPr>
          <w:rFonts w:cs="Times New Roman"/>
          <w:sz w:val="20"/>
          <w:szCs w:val="20"/>
          <w:lang w:val="en-GB"/>
        </w:rPr>
        <w:t>.</w:t>
      </w:r>
    </w:p>
    <w:p w14:paraId="3F29B54D" w14:textId="723C85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Abram, N.J. et al., 2021: Connections of climate change and variability to large and extreme forest fires in southeast Australia. </w:t>
      </w:r>
      <w:r w:rsidRPr="001E7A27">
        <w:rPr>
          <w:rFonts w:cs="Times New Roman"/>
          <w:i/>
          <w:sz w:val="20"/>
          <w:szCs w:val="20"/>
          <w:lang w:val="en-GB"/>
        </w:rPr>
        <w:t>Communications Earth &amp; Environment</w:t>
      </w:r>
      <w:r w:rsidRPr="001E7A27">
        <w:rPr>
          <w:rFonts w:cs="Times New Roman"/>
          <w:sz w:val="20"/>
          <w:szCs w:val="20"/>
          <w:lang w:val="en-GB"/>
        </w:rPr>
        <w:t xml:space="preserve">, </w:t>
      </w:r>
      <w:r w:rsidRPr="001E7A27">
        <w:rPr>
          <w:rFonts w:cs="Times New Roman"/>
          <w:b/>
          <w:sz w:val="20"/>
          <w:szCs w:val="20"/>
          <w:lang w:val="en-GB"/>
        </w:rPr>
        <w:t>2(1)</w:t>
      </w:r>
      <w:r w:rsidRPr="001E7A27">
        <w:rPr>
          <w:rFonts w:cs="Times New Roman"/>
          <w:sz w:val="20"/>
          <w:szCs w:val="20"/>
          <w:lang w:val="en-GB"/>
        </w:rPr>
        <w:t>, 8, doi:</w:t>
      </w:r>
      <w:hyperlink r:id="rId14" w:history="1">
        <w:r w:rsidRPr="001E7A27">
          <w:rPr>
            <w:rStyle w:val="Hyperlink"/>
            <w:rFonts w:cs="Times New Roman"/>
            <w:sz w:val="20"/>
            <w:szCs w:val="20"/>
            <w:lang w:val="en-GB"/>
          </w:rPr>
          <w:t>10.1038/s43247-020-00065-8</w:t>
        </w:r>
      </w:hyperlink>
      <w:r w:rsidRPr="001E7A27">
        <w:rPr>
          <w:rFonts w:cs="Times New Roman"/>
          <w:sz w:val="20"/>
          <w:szCs w:val="20"/>
          <w:lang w:val="en-GB"/>
        </w:rPr>
        <w:t>.</w:t>
      </w:r>
    </w:p>
    <w:p w14:paraId="16E4A8C4" w14:textId="27D625D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Achat, D.L., L. Augusto, A. Gallet-Budynek, and D. Loustau, 2016: Future challenges in coupled C–N–P cycle models for terrestrial ecosystems under global change: a review. </w:t>
      </w:r>
      <w:r w:rsidRPr="001E7A27">
        <w:rPr>
          <w:rFonts w:cs="Times New Roman"/>
          <w:i/>
          <w:sz w:val="20"/>
          <w:szCs w:val="20"/>
          <w:lang w:val="en-GB"/>
        </w:rPr>
        <w:t>Biogeochemistry</w:t>
      </w:r>
      <w:r w:rsidRPr="001E7A27">
        <w:rPr>
          <w:rFonts w:cs="Times New Roman"/>
          <w:sz w:val="20"/>
          <w:szCs w:val="20"/>
          <w:lang w:val="en-GB"/>
        </w:rPr>
        <w:t xml:space="preserve">, </w:t>
      </w:r>
      <w:r w:rsidRPr="001E7A27">
        <w:rPr>
          <w:rFonts w:cs="Times New Roman"/>
          <w:b/>
          <w:sz w:val="20"/>
          <w:szCs w:val="20"/>
          <w:lang w:val="en-GB"/>
        </w:rPr>
        <w:t>131(1–2)</w:t>
      </w:r>
      <w:r w:rsidRPr="001E7A27">
        <w:rPr>
          <w:rFonts w:cs="Times New Roman"/>
          <w:sz w:val="20"/>
          <w:szCs w:val="20"/>
          <w:lang w:val="en-GB"/>
        </w:rPr>
        <w:t>, 173–202, doi:</w:t>
      </w:r>
      <w:hyperlink r:id="rId15" w:history="1">
        <w:r w:rsidRPr="001E7A27">
          <w:rPr>
            <w:rStyle w:val="Hyperlink"/>
            <w:rFonts w:cs="Times New Roman"/>
            <w:sz w:val="20"/>
            <w:szCs w:val="20"/>
            <w:lang w:val="en-GB"/>
          </w:rPr>
          <w:t>10.1007/s10533-016-0274-9</w:t>
        </w:r>
      </w:hyperlink>
      <w:r w:rsidRPr="001E7A27">
        <w:rPr>
          <w:rFonts w:cs="Times New Roman"/>
          <w:sz w:val="20"/>
          <w:szCs w:val="20"/>
          <w:lang w:val="en-GB"/>
        </w:rPr>
        <w:t>.</w:t>
      </w:r>
    </w:p>
    <w:p w14:paraId="5D76F8F4" w14:textId="553CE5D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Adams, C.A., J.E. Andrews, and T. Jickells, 2012: Nitrous oxide and methane fluxes vs. carbon, nitrogen and phosphorous burial in new intertidal and saltmarsh sediments. </w:t>
      </w:r>
      <w:r w:rsidRPr="001E7A27">
        <w:rPr>
          <w:rFonts w:cs="Times New Roman"/>
          <w:i/>
          <w:sz w:val="20"/>
          <w:szCs w:val="20"/>
          <w:lang w:val="en-GB"/>
        </w:rPr>
        <w:t>Science of The Total Environment</w:t>
      </w:r>
      <w:r w:rsidRPr="001E7A27">
        <w:rPr>
          <w:rFonts w:cs="Times New Roman"/>
          <w:sz w:val="20"/>
          <w:szCs w:val="20"/>
          <w:lang w:val="en-GB"/>
        </w:rPr>
        <w:t xml:space="preserve">, </w:t>
      </w:r>
      <w:r w:rsidRPr="001E7A27">
        <w:rPr>
          <w:rFonts w:cs="Times New Roman"/>
          <w:b/>
          <w:sz w:val="20"/>
          <w:szCs w:val="20"/>
          <w:lang w:val="en-GB"/>
        </w:rPr>
        <w:t>434</w:t>
      </w:r>
      <w:r w:rsidRPr="001E7A27">
        <w:rPr>
          <w:rFonts w:cs="Times New Roman"/>
          <w:sz w:val="20"/>
          <w:szCs w:val="20"/>
          <w:lang w:val="en-GB"/>
        </w:rPr>
        <w:t>, 240–251, doi:</w:t>
      </w:r>
      <w:hyperlink r:id="rId16" w:history="1">
        <w:r w:rsidRPr="001E7A27">
          <w:rPr>
            <w:rStyle w:val="Hyperlink"/>
            <w:rFonts w:cs="Times New Roman"/>
            <w:sz w:val="20"/>
            <w:szCs w:val="20"/>
            <w:lang w:val="en-GB"/>
          </w:rPr>
          <w:t>10.1016/j.scitotenv.2011.11.058</w:t>
        </w:r>
      </w:hyperlink>
      <w:r w:rsidRPr="001E7A27">
        <w:rPr>
          <w:rFonts w:cs="Times New Roman"/>
          <w:sz w:val="20"/>
          <w:szCs w:val="20"/>
          <w:lang w:val="en-GB"/>
        </w:rPr>
        <w:t>.</w:t>
      </w:r>
    </w:p>
    <w:p w14:paraId="1C496191" w14:textId="479A954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Adams, M.A., T.N. Buckley, and T.L. Turnbull, 2020: Diminishing CO2-driven gains in water-use efficiency of global forests.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10(5)</w:t>
      </w:r>
      <w:r w:rsidRPr="001E7A27">
        <w:rPr>
          <w:rFonts w:cs="Times New Roman"/>
          <w:sz w:val="20"/>
          <w:szCs w:val="20"/>
          <w:lang w:val="en-GB"/>
        </w:rPr>
        <w:t>, 466–471, doi:</w:t>
      </w:r>
      <w:hyperlink r:id="rId17" w:history="1">
        <w:r w:rsidRPr="001E7A27">
          <w:rPr>
            <w:rStyle w:val="Hyperlink"/>
            <w:rFonts w:cs="Times New Roman"/>
            <w:sz w:val="20"/>
            <w:szCs w:val="20"/>
            <w:lang w:val="en-GB"/>
          </w:rPr>
          <w:t>10.1038/s41558-020-0747-7</w:t>
        </w:r>
      </w:hyperlink>
      <w:r w:rsidRPr="001E7A27">
        <w:rPr>
          <w:rFonts w:cs="Times New Roman"/>
          <w:sz w:val="20"/>
          <w:szCs w:val="20"/>
          <w:lang w:val="en-GB"/>
        </w:rPr>
        <w:t>.</w:t>
      </w:r>
    </w:p>
    <w:p w14:paraId="105CAE44" w14:textId="497D421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Ahlstrom, A. et al., 2015: The dominant role of semi-arid ecosystems in the trend and variability of the land CO2 sink.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348(6237)</w:t>
      </w:r>
      <w:r w:rsidRPr="001E7A27">
        <w:rPr>
          <w:rFonts w:cs="Times New Roman"/>
          <w:sz w:val="20"/>
          <w:szCs w:val="20"/>
          <w:lang w:val="en-GB"/>
        </w:rPr>
        <w:t>, 895–899, doi:</w:t>
      </w:r>
      <w:hyperlink r:id="rId18" w:history="1">
        <w:r w:rsidRPr="001E7A27">
          <w:rPr>
            <w:rStyle w:val="Hyperlink"/>
            <w:rFonts w:cs="Times New Roman"/>
            <w:sz w:val="20"/>
            <w:szCs w:val="20"/>
            <w:lang w:val="en-GB"/>
          </w:rPr>
          <w:t>10.1126/science.aaa1668</w:t>
        </w:r>
      </w:hyperlink>
      <w:r w:rsidRPr="001E7A27">
        <w:rPr>
          <w:rFonts w:cs="Times New Roman"/>
          <w:sz w:val="20"/>
          <w:szCs w:val="20"/>
          <w:lang w:val="en-GB"/>
        </w:rPr>
        <w:t>.</w:t>
      </w:r>
    </w:p>
    <w:p w14:paraId="655CE95B" w14:textId="550685D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Ahn, J. and E.J. Brook, 2014: Siple Dome ice reveals two modes of millennial CO2 change during the last ice age.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5(1)</w:t>
      </w:r>
      <w:r w:rsidRPr="001E7A27">
        <w:rPr>
          <w:rFonts w:cs="Times New Roman"/>
          <w:sz w:val="20"/>
          <w:szCs w:val="20"/>
          <w:lang w:val="en-GB"/>
        </w:rPr>
        <w:t>, 3723, doi:</w:t>
      </w:r>
      <w:hyperlink r:id="rId19" w:history="1">
        <w:r w:rsidRPr="001E7A27">
          <w:rPr>
            <w:rStyle w:val="Hyperlink"/>
            <w:rFonts w:cs="Times New Roman"/>
            <w:sz w:val="20"/>
            <w:szCs w:val="20"/>
            <w:lang w:val="en-GB"/>
          </w:rPr>
          <w:t>10.1038/ncomms4723</w:t>
        </w:r>
      </w:hyperlink>
      <w:r w:rsidRPr="001E7A27">
        <w:rPr>
          <w:rFonts w:cs="Times New Roman"/>
          <w:sz w:val="20"/>
          <w:szCs w:val="20"/>
          <w:lang w:val="en-GB"/>
        </w:rPr>
        <w:t>.</w:t>
      </w:r>
    </w:p>
    <w:p w14:paraId="7649A481" w14:textId="14703F5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Ainsworth, E.A. and S.P. Long, 2005: What have we learned from 15 years of free-air CO2 enrichment (FACE)? A meta-analytic review of the responses of photosynthesis, canopy properties and plant production to rising CO2.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165(2)</w:t>
      </w:r>
      <w:r w:rsidRPr="001E7A27">
        <w:rPr>
          <w:rFonts w:cs="Times New Roman"/>
          <w:sz w:val="20"/>
          <w:szCs w:val="20"/>
          <w:lang w:val="en-GB"/>
        </w:rPr>
        <w:t>, 351–372, doi:</w:t>
      </w:r>
      <w:hyperlink r:id="rId20" w:history="1">
        <w:r w:rsidRPr="001E7A27">
          <w:rPr>
            <w:rStyle w:val="Hyperlink"/>
            <w:rFonts w:cs="Times New Roman"/>
            <w:sz w:val="20"/>
            <w:szCs w:val="20"/>
            <w:lang w:val="en-GB"/>
          </w:rPr>
          <w:t>10.1111/j.1469-8137.2004.01224.x</w:t>
        </w:r>
      </w:hyperlink>
      <w:r w:rsidRPr="001E7A27">
        <w:rPr>
          <w:rFonts w:cs="Times New Roman"/>
          <w:sz w:val="20"/>
          <w:szCs w:val="20"/>
          <w:lang w:val="en-GB"/>
        </w:rPr>
        <w:t>.</w:t>
      </w:r>
    </w:p>
    <w:p w14:paraId="313B96AC" w14:textId="4219AE1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Ajayi, S. et al., 2020: Evaluation of Paleocene-Eocene Thermal Maximum Carbon Isotope Record Completeness – An Illustration of the Potential of Dynamic Time Warping in Aligning Paleo-Proxy Records. </w:t>
      </w:r>
      <w:r w:rsidRPr="001E7A27">
        <w:rPr>
          <w:rFonts w:cs="Times New Roman"/>
          <w:i/>
          <w:sz w:val="20"/>
          <w:szCs w:val="20"/>
          <w:lang w:val="en-GB"/>
        </w:rPr>
        <w:t>Geochemistry, Geophysics, Geosystems</w:t>
      </w:r>
      <w:r w:rsidRPr="001E7A27">
        <w:rPr>
          <w:rFonts w:cs="Times New Roman"/>
          <w:sz w:val="20"/>
          <w:szCs w:val="20"/>
          <w:lang w:val="en-GB"/>
        </w:rPr>
        <w:t xml:space="preserve">, </w:t>
      </w:r>
      <w:r w:rsidRPr="001E7A27">
        <w:rPr>
          <w:rFonts w:cs="Times New Roman"/>
          <w:b/>
          <w:sz w:val="20"/>
          <w:szCs w:val="20"/>
          <w:lang w:val="en-GB"/>
        </w:rPr>
        <w:t>21(3)</w:t>
      </w:r>
      <w:r w:rsidRPr="001E7A27">
        <w:rPr>
          <w:rFonts w:cs="Times New Roman"/>
          <w:sz w:val="20"/>
          <w:szCs w:val="20"/>
          <w:lang w:val="en-GB"/>
        </w:rPr>
        <w:t>, e2019GC008620, doi:</w:t>
      </w:r>
      <w:hyperlink r:id="rId21" w:history="1">
        <w:r w:rsidRPr="001E7A27">
          <w:rPr>
            <w:rStyle w:val="Hyperlink"/>
            <w:rFonts w:cs="Times New Roman"/>
            <w:sz w:val="20"/>
            <w:szCs w:val="20"/>
            <w:lang w:val="en-GB"/>
          </w:rPr>
          <w:t>10.1029/2019gc008620</w:t>
        </w:r>
      </w:hyperlink>
      <w:r w:rsidRPr="001E7A27">
        <w:rPr>
          <w:rFonts w:cs="Times New Roman"/>
          <w:sz w:val="20"/>
          <w:szCs w:val="20"/>
          <w:lang w:val="en-GB"/>
        </w:rPr>
        <w:t>.</w:t>
      </w:r>
    </w:p>
    <w:p w14:paraId="6E395B56" w14:textId="2FF37FB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Al-Haj, A.N. and R.W. Fulweiler, 2020: A synthesis of methane emissions from shallow vegetated coastal ecosystems.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26(5)</w:t>
      </w:r>
      <w:r w:rsidRPr="001E7A27">
        <w:rPr>
          <w:rFonts w:cs="Times New Roman"/>
          <w:sz w:val="20"/>
          <w:szCs w:val="20"/>
          <w:lang w:val="en-GB"/>
        </w:rPr>
        <w:t>, 2988–3005, doi:</w:t>
      </w:r>
      <w:hyperlink r:id="rId22" w:history="1">
        <w:r w:rsidRPr="001E7A27">
          <w:rPr>
            <w:rStyle w:val="Hyperlink"/>
            <w:rFonts w:cs="Times New Roman"/>
            <w:sz w:val="20"/>
            <w:szCs w:val="20"/>
            <w:lang w:val="en-GB"/>
          </w:rPr>
          <w:t>10.1111/gcb.15046</w:t>
        </w:r>
      </w:hyperlink>
      <w:r w:rsidRPr="001E7A27">
        <w:rPr>
          <w:rFonts w:cs="Times New Roman"/>
          <w:sz w:val="20"/>
          <w:szCs w:val="20"/>
          <w:lang w:val="en-GB"/>
        </w:rPr>
        <w:t>.</w:t>
      </w:r>
    </w:p>
    <w:p w14:paraId="2B767F52" w14:textId="6DD72E0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Allen, C.D., D.D. Breshears, and N.G. McDowell, 2015: On underestimation of global vulnerability to tree mortality and forest die-off from hotter drought in the Anthropocene. </w:t>
      </w:r>
      <w:r w:rsidRPr="001E7A27">
        <w:rPr>
          <w:rFonts w:cs="Times New Roman"/>
          <w:i/>
          <w:sz w:val="20"/>
          <w:szCs w:val="20"/>
          <w:lang w:val="en-GB"/>
        </w:rPr>
        <w:t>Ecosphere</w:t>
      </w:r>
      <w:r w:rsidRPr="001E7A27">
        <w:rPr>
          <w:rFonts w:cs="Times New Roman"/>
          <w:sz w:val="20"/>
          <w:szCs w:val="20"/>
          <w:lang w:val="en-GB"/>
        </w:rPr>
        <w:t xml:space="preserve">, </w:t>
      </w:r>
      <w:r w:rsidRPr="001E7A27">
        <w:rPr>
          <w:rFonts w:cs="Times New Roman"/>
          <w:b/>
          <w:sz w:val="20"/>
          <w:szCs w:val="20"/>
          <w:lang w:val="en-GB"/>
        </w:rPr>
        <w:t>6(8)</w:t>
      </w:r>
      <w:r w:rsidRPr="001E7A27">
        <w:rPr>
          <w:rFonts w:cs="Times New Roman"/>
          <w:sz w:val="20"/>
          <w:szCs w:val="20"/>
          <w:lang w:val="en-GB"/>
        </w:rPr>
        <w:t>, art129, doi:</w:t>
      </w:r>
      <w:hyperlink r:id="rId23" w:history="1">
        <w:r w:rsidRPr="001E7A27">
          <w:rPr>
            <w:rStyle w:val="Hyperlink"/>
            <w:rFonts w:cs="Times New Roman"/>
            <w:sz w:val="20"/>
            <w:szCs w:val="20"/>
            <w:lang w:val="en-GB"/>
          </w:rPr>
          <w:t>10.1890/es15-00203.1</w:t>
        </w:r>
      </w:hyperlink>
      <w:r w:rsidRPr="001E7A27">
        <w:rPr>
          <w:rFonts w:cs="Times New Roman"/>
          <w:sz w:val="20"/>
          <w:szCs w:val="20"/>
          <w:lang w:val="en-GB"/>
        </w:rPr>
        <w:t>.</w:t>
      </w:r>
    </w:p>
    <w:p w14:paraId="730EA121" w14:textId="7D02984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Allen, G.H. and T.M. Pavelsky, 2018: Global extent of rivers and streams.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361(6402)</w:t>
      </w:r>
      <w:r w:rsidRPr="001E7A27">
        <w:rPr>
          <w:rFonts w:cs="Times New Roman"/>
          <w:sz w:val="20"/>
          <w:szCs w:val="20"/>
          <w:lang w:val="en-GB"/>
        </w:rPr>
        <w:t>, 585–588, doi:</w:t>
      </w:r>
      <w:hyperlink r:id="rId24" w:history="1">
        <w:r w:rsidRPr="001E7A27">
          <w:rPr>
            <w:rStyle w:val="Hyperlink"/>
            <w:rFonts w:cs="Times New Roman"/>
            <w:sz w:val="20"/>
            <w:szCs w:val="20"/>
            <w:lang w:val="en-GB"/>
          </w:rPr>
          <w:t>10.1126/science.aat0636</w:t>
        </w:r>
      </w:hyperlink>
      <w:r w:rsidRPr="001E7A27">
        <w:rPr>
          <w:rFonts w:cs="Times New Roman"/>
          <w:sz w:val="20"/>
          <w:szCs w:val="20"/>
          <w:lang w:val="en-GB"/>
        </w:rPr>
        <w:t>.</w:t>
      </w:r>
    </w:p>
    <w:p w14:paraId="679963B0" w14:textId="35E2959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Allen, M.R. et al., 2009: Warming caused by cumulative carbon emissions towards the trillionth tonne.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458(7242)</w:t>
      </w:r>
      <w:r w:rsidRPr="001E7A27">
        <w:rPr>
          <w:rFonts w:cs="Times New Roman"/>
          <w:sz w:val="20"/>
          <w:szCs w:val="20"/>
          <w:lang w:val="en-GB"/>
        </w:rPr>
        <w:t>, 1163–1166, doi:</w:t>
      </w:r>
      <w:hyperlink r:id="rId25" w:history="1">
        <w:r w:rsidRPr="001E7A27">
          <w:rPr>
            <w:rStyle w:val="Hyperlink"/>
            <w:rFonts w:cs="Times New Roman"/>
            <w:sz w:val="20"/>
            <w:szCs w:val="20"/>
            <w:lang w:val="en-GB"/>
          </w:rPr>
          <w:t>10.1038/nature08019</w:t>
        </w:r>
      </w:hyperlink>
      <w:r w:rsidRPr="001E7A27">
        <w:rPr>
          <w:rFonts w:cs="Times New Roman"/>
          <w:sz w:val="20"/>
          <w:szCs w:val="20"/>
          <w:lang w:val="en-GB"/>
        </w:rPr>
        <w:t>.</w:t>
      </w:r>
    </w:p>
    <w:p w14:paraId="5091E353" w14:textId="32967EB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Allen, M.R. et al., 2018: Framing and Context. In: </w:t>
      </w:r>
      <w:r w:rsidRPr="001E7A27">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1E7A27">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49–92.</w:t>
      </w:r>
    </w:p>
    <w:p w14:paraId="52881576" w14:textId="14EFF20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Anagnostou, E. et al., 2016: Changing atmospheric CO2 concentration was the primary driver of early Cenozoic climate.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533(7603)</w:t>
      </w:r>
      <w:r w:rsidRPr="001E7A27">
        <w:rPr>
          <w:rFonts w:cs="Times New Roman"/>
          <w:sz w:val="20"/>
          <w:szCs w:val="20"/>
          <w:lang w:val="en-GB"/>
        </w:rPr>
        <w:t>, 380–384, doi:</w:t>
      </w:r>
      <w:hyperlink r:id="rId26" w:history="1">
        <w:r w:rsidRPr="001E7A27">
          <w:rPr>
            <w:rStyle w:val="Hyperlink"/>
            <w:rFonts w:cs="Times New Roman"/>
            <w:sz w:val="20"/>
            <w:szCs w:val="20"/>
            <w:lang w:val="en-GB"/>
          </w:rPr>
          <w:t>10.1038/nature17423</w:t>
        </w:r>
      </w:hyperlink>
      <w:r w:rsidRPr="001E7A27">
        <w:rPr>
          <w:rFonts w:cs="Times New Roman"/>
          <w:sz w:val="20"/>
          <w:szCs w:val="20"/>
          <w:lang w:val="en-GB"/>
        </w:rPr>
        <w:t>.</w:t>
      </w:r>
    </w:p>
    <w:p w14:paraId="54244098" w14:textId="6039350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Anav, A. et al., 2013: Evaluating the Land and Ocean Components of the Global Carbon Cycle in the CMIP5 Earth System Models.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26(18)</w:t>
      </w:r>
      <w:r w:rsidRPr="001E7A27">
        <w:rPr>
          <w:rFonts w:cs="Times New Roman"/>
          <w:sz w:val="20"/>
          <w:szCs w:val="20"/>
          <w:lang w:val="en-GB"/>
        </w:rPr>
        <w:t>, 6801–6843, doi:</w:t>
      </w:r>
      <w:hyperlink r:id="rId27" w:history="1">
        <w:r w:rsidRPr="001E7A27">
          <w:rPr>
            <w:rStyle w:val="Hyperlink"/>
            <w:rFonts w:cs="Times New Roman"/>
            <w:sz w:val="20"/>
            <w:szCs w:val="20"/>
            <w:lang w:val="en-GB"/>
          </w:rPr>
          <w:t>10.1175/jcli-d-12-00417.1</w:t>
        </w:r>
      </w:hyperlink>
      <w:r w:rsidRPr="001E7A27">
        <w:rPr>
          <w:rFonts w:cs="Times New Roman"/>
          <w:sz w:val="20"/>
          <w:szCs w:val="20"/>
          <w:lang w:val="en-GB"/>
        </w:rPr>
        <w:t>.</w:t>
      </w:r>
    </w:p>
    <w:p w14:paraId="0DB4B35A" w14:textId="7475F6A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Anav, A. et al., 2015: Spatiotemporal patterns of terrestrial gross primary production: A review. </w:t>
      </w:r>
      <w:r w:rsidRPr="001E7A27">
        <w:rPr>
          <w:rFonts w:cs="Times New Roman"/>
          <w:i/>
          <w:sz w:val="20"/>
          <w:szCs w:val="20"/>
          <w:lang w:val="en-GB"/>
        </w:rPr>
        <w:t>Reviews of Geophysics</w:t>
      </w:r>
      <w:r w:rsidRPr="001E7A27">
        <w:rPr>
          <w:rFonts w:cs="Times New Roman"/>
          <w:sz w:val="20"/>
          <w:szCs w:val="20"/>
          <w:lang w:val="en-GB"/>
        </w:rPr>
        <w:t xml:space="preserve">, </w:t>
      </w:r>
      <w:r w:rsidRPr="001E7A27">
        <w:rPr>
          <w:rFonts w:cs="Times New Roman"/>
          <w:b/>
          <w:sz w:val="20"/>
          <w:szCs w:val="20"/>
          <w:lang w:val="en-GB"/>
        </w:rPr>
        <w:t>53(3)</w:t>
      </w:r>
      <w:r w:rsidRPr="001E7A27">
        <w:rPr>
          <w:rFonts w:cs="Times New Roman"/>
          <w:sz w:val="20"/>
          <w:szCs w:val="20"/>
          <w:lang w:val="en-GB"/>
        </w:rPr>
        <w:t>, 785–818, doi:</w:t>
      </w:r>
      <w:hyperlink r:id="rId28" w:history="1">
        <w:r w:rsidRPr="001E7A27">
          <w:rPr>
            <w:rStyle w:val="Hyperlink"/>
            <w:rFonts w:cs="Times New Roman"/>
            <w:sz w:val="20"/>
            <w:szCs w:val="20"/>
            <w:lang w:val="en-GB"/>
          </w:rPr>
          <w:t>10.1002/2015rg000483</w:t>
        </w:r>
      </w:hyperlink>
      <w:r w:rsidRPr="001E7A27">
        <w:rPr>
          <w:rFonts w:cs="Times New Roman"/>
          <w:sz w:val="20"/>
          <w:szCs w:val="20"/>
          <w:lang w:val="en-GB"/>
        </w:rPr>
        <w:t>.</w:t>
      </w:r>
    </w:p>
    <w:p w14:paraId="6C83E377" w14:textId="1259F60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Andela, N. et al., 2017: A human-driven decline in global burned area.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1356</w:t>
      </w:r>
      <w:r w:rsidRPr="001E7A27">
        <w:rPr>
          <w:rFonts w:cs="Times New Roman"/>
          <w:sz w:val="20"/>
          <w:szCs w:val="20"/>
          <w:lang w:val="en-GB"/>
        </w:rPr>
        <w:t>, 1356–1362, doi:</w:t>
      </w:r>
      <w:hyperlink r:id="rId29" w:history="1">
        <w:r w:rsidRPr="001E7A27">
          <w:rPr>
            <w:rStyle w:val="Hyperlink"/>
            <w:rFonts w:cs="Times New Roman"/>
            <w:sz w:val="20"/>
            <w:szCs w:val="20"/>
            <w:lang w:val="en-GB"/>
          </w:rPr>
          <w:t>10.1126/science.aal4108</w:t>
        </w:r>
      </w:hyperlink>
      <w:r w:rsidRPr="001E7A27">
        <w:rPr>
          <w:rFonts w:cs="Times New Roman"/>
          <w:sz w:val="20"/>
          <w:szCs w:val="20"/>
          <w:lang w:val="en-GB"/>
        </w:rPr>
        <w:t>.</w:t>
      </w:r>
    </w:p>
    <w:p w14:paraId="2040685A" w14:textId="1D5D81D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Anderegg, W.R.L. et al., 2015: Tropical nighttime warming as a dominant driver of variability in the terrestrial carbon sink.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112(51)</w:t>
      </w:r>
      <w:r w:rsidRPr="001E7A27">
        <w:rPr>
          <w:rFonts w:cs="Times New Roman"/>
          <w:sz w:val="20"/>
          <w:szCs w:val="20"/>
          <w:lang w:val="en-GB"/>
        </w:rPr>
        <w:t>, 201521479, doi:</w:t>
      </w:r>
      <w:hyperlink r:id="rId30" w:history="1">
        <w:r w:rsidRPr="001E7A27">
          <w:rPr>
            <w:rStyle w:val="Hyperlink"/>
            <w:rFonts w:cs="Times New Roman"/>
            <w:sz w:val="20"/>
            <w:szCs w:val="20"/>
            <w:lang w:val="en-GB"/>
          </w:rPr>
          <w:t>10.1073/pnas.1521479112</w:t>
        </w:r>
      </w:hyperlink>
      <w:r w:rsidRPr="001E7A27">
        <w:rPr>
          <w:rFonts w:cs="Times New Roman"/>
          <w:sz w:val="20"/>
          <w:szCs w:val="20"/>
          <w:lang w:val="en-GB"/>
        </w:rPr>
        <w:t>.</w:t>
      </w:r>
    </w:p>
    <w:p w14:paraId="274C07A1" w14:textId="2E3899F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Anderegg, W.R.L. et al., 2020: Climate-driven risks to the climate mitigation potential of forests. </w:t>
      </w:r>
      <w:r w:rsidRPr="001E7A27">
        <w:rPr>
          <w:rFonts w:cs="Times New Roman"/>
          <w:i/>
          <w:sz w:val="20"/>
          <w:szCs w:val="20"/>
          <w:lang w:val="en-GB"/>
        </w:rPr>
        <w:t>Science</w:t>
      </w:r>
      <w:r w:rsidRPr="001E7A27">
        <w:rPr>
          <w:rFonts w:cs="Times New Roman"/>
          <w:sz w:val="20"/>
          <w:szCs w:val="20"/>
          <w:lang w:val="en-GB"/>
        </w:rPr>
        <w:t>, doi:</w:t>
      </w:r>
      <w:hyperlink r:id="rId31" w:history="1">
        <w:r w:rsidRPr="001E7A27">
          <w:rPr>
            <w:rStyle w:val="Hyperlink"/>
            <w:rFonts w:cs="Times New Roman"/>
            <w:sz w:val="20"/>
            <w:szCs w:val="20"/>
            <w:lang w:val="en-GB"/>
          </w:rPr>
          <w:t>10.1126/science.aaz7005</w:t>
        </w:r>
      </w:hyperlink>
      <w:r w:rsidRPr="001E7A27">
        <w:rPr>
          <w:rFonts w:cs="Times New Roman"/>
          <w:sz w:val="20"/>
          <w:szCs w:val="20"/>
          <w:lang w:val="en-GB"/>
        </w:rPr>
        <w:t>.</w:t>
      </w:r>
    </w:p>
    <w:p w14:paraId="4C77D3E7" w14:textId="3EFAC73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Anderson, K. and G. Peters, 2016: The trouble with negative emissions.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354(6309)</w:t>
      </w:r>
      <w:r w:rsidRPr="001E7A27">
        <w:rPr>
          <w:rFonts w:cs="Times New Roman"/>
          <w:sz w:val="20"/>
          <w:szCs w:val="20"/>
          <w:lang w:val="en-GB"/>
        </w:rPr>
        <w:t>, 182 LP  – 183, doi:</w:t>
      </w:r>
      <w:hyperlink r:id="rId32" w:history="1">
        <w:r w:rsidRPr="001E7A27">
          <w:rPr>
            <w:rStyle w:val="Hyperlink"/>
            <w:rFonts w:cs="Times New Roman"/>
            <w:sz w:val="20"/>
            <w:szCs w:val="20"/>
            <w:lang w:val="en-GB"/>
          </w:rPr>
          <w:t>10.1126/science.aah4567</w:t>
        </w:r>
      </w:hyperlink>
      <w:r w:rsidRPr="001E7A27">
        <w:rPr>
          <w:rFonts w:cs="Times New Roman"/>
          <w:sz w:val="20"/>
          <w:szCs w:val="20"/>
          <w:lang w:val="en-GB"/>
        </w:rPr>
        <w:t>.</w:t>
      </w:r>
    </w:p>
    <w:p w14:paraId="35B9758D" w14:textId="75D502D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Anderson, R.F. et al., 2019: Deep-Sea Oxygen Depletion and Ocean Carbon Sequestration During the Last Ice Age.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33(3)</w:t>
      </w:r>
      <w:r w:rsidRPr="001E7A27">
        <w:rPr>
          <w:rFonts w:cs="Times New Roman"/>
          <w:sz w:val="20"/>
          <w:szCs w:val="20"/>
          <w:lang w:val="en-GB"/>
        </w:rPr>
        <w:t>, 301–317, doi:</w:t>
      </w:r>
      <w:hyperlink r:id="rId33" w:history="1">
        <w:r w:rsidRPr="001E7A27">
          <w:rPr>
            <w:rStyle w:val="Hyperlink"/>
            <w:rFonts w:cs="Times New Roman"/>
            <w:sz w:val="20"/>
            <w:szCs w:val="20"/>
            <w:lang w:val="en-GB"/>
          </w:rPr>
          <w:t>10.1029/2018gb006049</w:t>
        </w:r>
      </w:hyperlink>
      <w:r w:rsidRPr="001E7A27">
        <w:rPr>
          <w:rFonts w:cs="Times New Roman"/>
          <w:sz w:val="20"/>
          <w:szCs w:val="20"/>
          <w:lang w:val="en-GB"/>
        </w:rPr>
        <w:t>.</w:t>
      </w:r>
    </w:p>
    <w:p w14:paraId="07DB3F1D" w14:textId="06E592A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Andrew, R.M., 2018: Global CO2 emissions from cement production.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195–217, doi:</w:t>
      </w:r>
      <w:hyperlink r:id="rId34" w:history="1">
        <w:r w:rsidRPr="001E7A27">
          <w:rPr>
            <w:rStyle w:val="Hyperlink"/>
            <w:rFonts w:cs="Times New Roman"/>
            <w:sz w:val="20"/>
            <w:szCs w:val="20"/>
            <w:lang w:val="en-GB"/>
          </w:rPr>
          <w:t>10.5194/essd-10-195-2018</w:t>
        </w:r>
      </w:hyperlink>
      <w:r w:rsidRPr="001E7A27">
        <w:rPr>
          <w:rFonts w:cs="Times New Roman"/>
          <w:sz w:val="20"/>
          <w:szCs w:val="20"/>
          <w:lang w:val="en-GB"/>
        </w:rPr>
        <w:t>.</w:t>
      </w:r>
    </w:p>
    <w:p w14:paraId="3038039C" w14:textId="52827C7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Andrew, R.M., 2019: Global CO2 emissions from cement production, 1928–2018.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11(4)</w:t>
      </w:r>
      <w:r w:rsidRPr="001E7A27">
        <w:rPr>
          <w:rFonts w:cs="Times New Roman"/>
          <w:sz w:val="20"/>
          <w:szCs w:val="20"/>
          <w:lang w:val="en-GB"/>
        </w:rPr>
        <w:t xml:space="preserve">, </w:t>
      </w:r>
      <w:r w:rsidRPr="001E7A27">
        <w:rPr>
          <w:rFonts w:cs="Times New Roman"/>
          <w:sz w:val="20"/>
          <w:szCs w:val="20"/>
          <w:lang w:val="en-GB"/>
        </w:rPr>
        <w:lastRenderedPageBreak/>
        <w:t>1675–1710, doi:</w:t>
      </w:r>
      <w:hyperlink r:id="rId35" w:history="1">
        <w:r w:rsidRPr="001E7A27">
          <w:rPr>
            <w:rStyle w:val="Hyperlink"/>
            <w:rFonts w:cs="Times New Roman"/>
            <w:sz w:val="20"/>
            <w:szCs w:val="20"/>
            <w:lang w:val="en-GB"/>
          </w:rPr>
          <w:t>10.5194/essd-11-1675-2019</w:t>
        </w:r>
      </w:hyperlink>
      <w:r w:rsidRPr="001E7A27">
        <w:rPr>
          <w:rFonts w:cs="Times New Roman"/>
          <w:sz w:val="20"/>
          <w:szCs w:val="20"/>
          <w:lang w:val="en-GB"/>
        </w:rPr>
        <w:t>.</w:t>
      </w:r>
    </w:p>
    <w:p w14:paraId="72ED2AC1" w14:textId="1D9DAF0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Andrew, R.M., 2020: A comparison of estimates of global carbon dioxide emissions from fossil carbon sources.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12(2)</w:t>
      </w:r>
      <w:r w:rsidRPr="001E7A27">
        <w:rPr>
          <w:rFonts w:cs="Times New Roman"/>
          <w:sz w:val="20"/>
          <w:szCs w:val="20"/>
          <w:lang w:val="en-GB"/>
        </w:rPr>
        <w:t>, 1437–1465, doi:</w:t>
      </w:r>
      <w:hyperlink r:id="rId36" w:history="1">
        <w:r w:rsidRPr="001E7A27">
          <w:rPr>
            <w:rStyle w:val="Hyperlink"/>
            <w:rFonts w:cs="Times New Roman"/>
            <w:sz w:val="20"/>
            <w:szCs w:val="20"/>
            <w:lang w:val="en-GB"/>
          </w:rPr>
          <w:t>10.5194/essd-12-1437-2020</w:t>
        </w:r>
      </w:hyperlink>
      <w:r w:rsidRPr="001E7A27">
        <w:rPr>
          <w:rFonts w:cs="Times New Roman"/>
          <w:sz w:val="20"/>
          <w:szCs w:val="20"/>
          <w:lang w:val="en-GB"/>
        </w:rPr>
        <w:t>.</w:t>
      </w:r>
    </w:p>
    <w:p w14:paraId="45500D8F" w14:textId="33284C4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Aragão, L.E.O.C. et al., 2018: 21st Century drought-related fires counteract the decline of Amazon deforestation carbon emissions.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536, doi:</w:t>
      </w:r>
      <w:hyperlink r:id="rId37" w:history="1">
        <w:r w:rsidRPr="001E7A27">
          <w:rPr>
            <w:rStyle w:val="Hyperlink"/>
            <w:rFonts w:cs="Times New Roman"/>
            <w:sz w:val="20"/>
            <w:szCs w:val="20"/>
            <w:lang w:val="en-GB"/>
          </w:rPr>
          <w:t>10.1038/s41467-017-02771-y</w:t>
        </w:r>
      </w:hyperlink>
      <w:r w:rsidRPr="001E7A27">
        <w:rPr>
          <w:rFonts w:cs="Times New Roman"/>
          <w:sz w:val="20"/>
          <w:szCs w:val="20"/>
          <w:lang w:val="en-GB"/>
        </w:rPr>
        <w:t>.</w:t>
      </w:r>
    </w:p>
    <w:p w14:paraId="2C03D747" w14:textId="2424099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Archer, D., B. Buffett, and V. Brovkin, 2009: Ocean methane hydrates as a slow tipping point in the global carbon cycle.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106(49)</w:t>
      </w:r>
      <w:r w:rsidRPr="001E7A27">
        <w:rPr>
          <w:rFonts w:cs="Times New Roman"/>
          <w:sz w:val="20"/>
          <w:szCs w:val="20"/>
          <w:lang w:val="en-GB"/>
        </w:rPr>
        <w:t>, 20596–20601, doi:</w:t>
      </w:r>
      <w:hyperlink r:id="rId38" w:history="1">
        <w:r w:rsidRPr="001E7A27">
          <w:rPr>
            <w:rStyle w:val="Hyperlink"/>
            <w:rFonts w:cs="Times New Roman"/>
            <w:sz w:val="20"/>
            <w:szCs w:val="20"/>
            <w:lang w:val="en-GB"/>
          </w:rPr>
          <w:t>10.1073/pnas.0800885105</w:t>
        </w:r>
      </w:hyperlink>
      <w:r w:rsidRPr="001E7A27">
        <w:rPr>
          <w:rFonts w:cs="Times New Roman"/>
          <w:sz w:val="20"/>
          <w:szCs w:val="20"/>
          <w:lang w:val="en-GB"/>
        </w:rPr>
        <w:t>.</w:t>
      </w:r>
    </w:p>
    <w:p w14:paraId="15902EC9" w14:textId="7ADD8A6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Ardyna, M. and K.R. Arrigo, 2020: Phytoplankton dynamics in a changing Arctic Ocean.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10(10)</w:t>
      </w:r>
      <w:r w:rsidRPr="001E7A27">
        <w:rPr>
          <w:rFonts w:cs="Times New Roman"/>
          <w:sz w:val="20"/>
          <w:szCs w:val="20"/>
          <w:lang w:val="en-GB"/>
        </w:rPr>
        <w:t>, 892–903, doi:</w:t>
      </w:r>
      <w:hyperlink r:id="rId39" w:history="1">
        <w:r w:rsidRPr="001E7A27">
          <w:rPr>
            <w:rStyle w:val="Hyperlink"/>
            <w:rFonts w:cs="Times New Roman"/>
            <w:sz w:val="20"/>
            <w:szCs w:val="20"/>
            <w:lang w:val="en-GB"/>
          </w:rPr>
          <w:t>10.1038/s41558-020-0905-y</w:t>
        </w:r>
      </w:hyperlink>
      <w:r w:rsidRPr="001E7A27">
        <w:rPr>
          <w:rFonts w:cs="Times New Roman"/>
          <w:sz w:val="20"/>
          <w:szCs w:val="20"/>
          <w:lang w:val="en-GB"/>
        </w:rPr>
        <w:t>.</w:t>
      </w:r>
    </w:p>
    <w:p w14:paraId="2013A93A" w14:textId="478BA6C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Arévalo-Martínez, D.L., A. Kock, C.R. Löscher, R.A. Schmitz, and H.W. Bange, 2015: Massive nitrous oxide emissions from the tropical South Pacific Ocean.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8(7)</w:t>
      </w:r>
      <w:r w:rsidRPr="001E7A27">
        <w:rPr>
          <w:rFonts w:cs="Times New Roman"/>
          <w:sz w:val="20"/>
          <w:szCs w:val="20"/>
          <w:lang w:val="en-GB"/>
        </w:rPr>
        <w:t>, 530–533, doi:</w:t>
      </w:r>
      <w:hyperlink r:id="rId40" w:history="1">
        <w:r w:rsidRPr="001E7A27">
          <w:rPr>
            <w:rStyle w:val="Hyperlink"/>
            <w:rFonts w:cs="Times New Roman"/>
            <w:sz w:val="20"/>
            <w:szCs w:val="20"/>
            <w:lang w:val="en-GB"/>
          </w:rPr>
          <w:t>10.1038/ngeo2469</w:t>
        </w:r>
      </w:hyperlink>
      <w:r w:rsidRPr="001E7A27">
        <w:rPr>
          <w:rFonts w:cs="Times New Roman"/>
          <w:sz w:val="20"/>
          <w:szCs w:val="20"/>
          <w:lang w:val="en-GB"/>
        </w:rPr>
        <w:t>.</w:t>
      </w:r>
    </w:p>
    <w:p w14:paraId="538B2997" w14:textId="2967294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Armour, K.C., J. Marshall, J.R. Scott, A. Donohoe, and E.R. Newsom, 2016: Southern Ocean warming delayed by circumpolar upwelling and equatorward transport.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9(7)</w:t>
      </w:r>
      <w:r w:rsidRPr="001E7A27">
        <w:rPr>
          <w:rFonts w:cs="Times New Roman"/>
          <w:sz w:val="20"/>
          <w:szCs w:val="20"/>
          <w:lang w:val="en-GB"/>
        </w:rPr>
        <w:t>, 549–554, doi:</w:t>
      </w:r>
      <w:hyperlink r:id="rId41" w:history="1">
        <w:r w:rsidRPr="001E7A27">
          <w:rPr>
            <w:rStyle w:val="Hyperlink"/>
            <w:rFonts w:cs="Times New Roman"/>
            <w:sz w:val="20"/>
            <w:szCs w:val="20"/>
            <w:lang w:val="en-GB"/>
          </w:rPr>
          <w:t>10.1038/ngeo2731</w:t>
        </w:r>
      </w:hyperlink>
      <w:r w:rsidRPr="001E7A27">
        <w:rPr>
          <w:rFonts w:cs="Times New Roman"/>
          <w:sz w:val="20"/>
          <w:szCs w:val="20"/>
          <w:lang w:val="en-GB"/>
        </w:rPr>
        <w:t>.</w:t>
      </w:r>
    </w:p>
    <w:p w14:paraId="75A7009F" w14:textId="41D7B6D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Arneth, A. et al., 2010: Terrestrial biogeochemical feedbacks in the climate system.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3(8)</w:t>
      </w:r>
      <w:r w:rsidRPr="001E7A27">
        <w:rPr>
          <w:rFonts w:cs="Times New Roman"/>
          <w:sz w:val="20"/>
          <w:szCs w:val="20"/>
          <w:lang w:val="en-GB"/>
        </w:rPr>
        <w:t>, 525–532, doi:</w:t>
      </w:r>
      <w:hyperlink r:id="rId42" w:history="1">
        <w:r w:rsidRPr="001E7A27">
          <w:rPr>
            <w:rStyle w:val="Hyperlink"/>
            <w:rFonts w:cs="Times New Roman"/>
            <w:sz w:val="20"/>
            <w:szCs w:val="20"/>
            <w:lang w:val="en-GB"/>
          </w:rPr>
          <w:t>10.1038/ngeo905</w:t>
        </w:r>
      </w:hyperlink>
      <w:r w:rsidRPr="001E7A27">
        <w:rPr>
          <w:rFonts w:cs="Times New Roman"/>
          <w:sz w:val="20"/>
          <w:szCs w:val="20"/>
          <w:lang w:val="en-GB"/>
        </w:rPr>
        <w:t>.</w:t>
      </w:r>
    </w:p>
    <w:p w14:paraId="0B8DA27C" w14:textId="317FCE3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Arneth, A. et al., 2017: Historical carbon dioxide emissions caused by land-use changes are possibly larger than assumed.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10(2)</w:t>
      </w:r>
      <w:r w:rsidRPr="001E7A27">
        <w:rPr>
          <w:rFonts w:cs="Times New Roman"/>
          <w:sz w:val="20"/>
          <w:szCs w:val="20"/>
          <w:lang w:val="en-GB"/>
        </w:rPr>
        <w:t>, 79–84, doi:</w:t>
      </w:r>
      <w:hyperlink r:id="rId43" w:history="1">
        <w:r w:rsidRPr="001E7A27">
          <w:rPr>
            <w:rStyle w:val="Hyperlink"/>
            <w:rFonts w:cs="Times New Roman"/>
            <w:sz w:val="20"/>
            <w:szCs w:val="20"/>
            <w:lang w:val="en-GB"/>
          </w:rPr>
          <w:t>10.1038/ngeo2882</w:t>
        </w:r>
      </w:hyperlink>
      <w:r w:rsidRPr="001E7A27">
        <w:rPr>
          <w:rFonts w:cs="Times New Roman"/>
          <w:sz w:val="20"/>
          <w:szCs w:val="20"/>
          <w:lang w:val="en-GB"/>
        </w:rPr>
        <w:t>.</w:t>
      </w:r>
    </w:p>
    <w:p w14:paraId="0F17A95E" w14:textId="6526161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Arora, V.K. and J.R. Melton, 2018: Reduction in global area burned and wildfire emissions since 1930s enhances carbon uptake by land.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1326, doi:</w:t>
      </w:r>
      <w:hyperlink r:id="rId44" w:history="1">
        <w:r w:rsidRPr="001E7A27">
          <w:rPr>
            <w:rStyle w:val="Hyperlink"/>
            <w:rFonts w:cs="Times New Roman"/>
            <w:sz w:val="20"/>
            <w:szCs w:val="20"/>
            <w:lang w:val="en-GB"/>
          </w:rPr>
          <w:t>10.1038/s41467-018-03838-0</w:t>
        </w:r>
      </w:hyperlink>
      <w:r w:rsidRPr="001E7A27">
        <w:rPr>
          <w:rFonts w:cs="Times New Roman"/>
          <w:sz w:val="20"/>
          <w:szCs w:val="20"/>
          <w:lang w:val="en-GB"/>
        </w:rPr>
        <w:t>.</w:t>
      </w:r>
    </w:p>
    <w:p w14:paraId="012A6CAA" w14:textId="7A56306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Arora, V.K. et al., 2013: Carbon–concentration and carbon–climate feedbacks in CMIP5 Earth system models.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26(15)</w:t>
      </w:r>
      <w:r w:rsidRPr="001E7A27">
        <w:rPr>
          <w:rFonts w:cs="Times New Roman"/>
          <w:sz w:val="20"/>
          <w:szCs w:val="20"/>
          <w:lang w:val="en-GB"/>
        </w:rPr>
        <w:t>, 5289–5314, doi:</w:t>
      </w:r>
      <w:hyperlink r:id="rId45" w:history="1">
        <w:r w:rsidRPr="001E7A27">
          <w:rPr>
            <w:rStyle w:val="Hyperlink"/>
            <w:rFonts w:cs="Times New Roman"/>
            <w:sz w:val="20"/>
            <w:szCs w:val="20"/>
            <w:lang w:val="en-GB"/>
          </w:rPr>
          <w:t>10.1175/jcli-d-12-00494.1</w:t>
        </w:r>
      </w:hyperlink>
      <w:r w:rsidRPr="001E7A27">
        <w:rPr>
          <w:rFonts w:cs="Times New Roman"/>
          <w:sz w:val="20"/>
          <w:szCs w:val="20"/>
          <w:lang w:val="en-GB"/>
        </w:rPr>
        <w:t>.</w:t>
      </w:r>
    </w:p>
    <w:p w14:paraId="578C7999" w14:textId="7225DE2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Arora, V.K. et al., 2020: Carbon–concentration and carbon–climate feedbacks in CMIP6 models and their comparison to CMIP5 models.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17(16)</w:t>
      </w:r>
      <w:r w:rsidRPr="001E7A27">
        <w:rPr>
          <w:rFonts w:cs="Times New Roman"/>
          <w:sz w:val="20"/>
          <w:szCs w:val="20"/>
          <w:lang w:val="en-GB"/>
        </w:rPr>
        <w:t>, 4173–4222, doi:</w:t>
      </w:r>
      <w:hyperlink r:id="rId46" w:history="1">
        <w:r w:rsidRPr="001E7A27">
          <w:rPr>
            <w:rStyle w:val="Hyperlink"/>
            <w:rFonts w:cs="Times New Roman"/>
            <w:sz w:val="20"/>
            <w:szCs w:val="20"/>
            <w:lang w:val="en-GB"/>
          </w:rPr>
          <w:t>10.5194/bg-17-4173-2020</w:t>
        </w:r>
      </w:hyperlink>
      <w:r w:rsidRPr="001E7A27">
        <w:rPr>
          <w:rFonts w:cs="Times New Roman"/>
          <w:sz w:val="20"/>
          <w:szCs w:val="20"/>
          <w:lang w:val="en-GB"/>
        </w:rPr>
        <w:t>.</w:t>
      </w:r>
    </w:p>
    <w:p w14:paraId="31C80224" w14:textId="18DABE7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Arzhanov, M.M. and I.I. Mokhov, 2017: Stability of continental relic methane hydrates for the holocene climatic optimum and for contemporary conditions. </w:t>
      </w:r>
      <w:r w:rsidRPr="001E7A27">
        <w:rPr>
          <w:rFonts w:cs="Times New Roman"/>
          <w:i/>
          <w:sz w:val="20"/>
          <w:szCs w:val="20"/>
          <w:lang w:val="en-GB"/>
        </w:rPr>
        <w:t>Doklady Earth Sciences</w:t>
      </w:r>
      <w:r w:rsidRPr="001E7A27">
        <w:rPr>
          <w:rFonts w:cs="Times New Roman"/>
          <w:sz w:val="20"/>
          <w:szCs w:val="20"/>
          <w:lang w:val="en-GB"/>
        </w:rPr>
        <w:t xml:space="preserve">, </w:t>
      </w:r>
      <w:r w:rsidRPr="001E7A27">
        <w:rPr>
          <w:rFonts w:cs="Times New Roman"/>
          <w:b/>
          <w:sz w:val="20"/>
          <w:szCs w:val="20"/>
          <w:lang w:val="en-GB"/>
        </w:rPr>
        <w:t>476(2)</w:t>
      </w:r>
      <w:r w:rsidRPr="001E7A27">
        <w:rPr>
          <w:rFonts w:cs="Times New Roman"/>
          <w:sz w:val="20"/>
          <w:szCs w:val="20"/>
          <w:lang w:val="en-GB"/>
        </w:rPr>
        <w:t>, 1163–1167, doi:</w:t>
      </w:r>
      <w:hyperlink r:id="rId47" w:history="1">
        <w:r w:rsidRPr="001E7A27">
          <w:rPr>
            <w:rStyle w:val="Hyperlink"/>
            <w:rFonts w:cs="Times New Roman"/>
            <w:sz w:val="20"/>
            <w:szCs w:val="20"/>
            <w:lang w:val="en-GB"/>
          </w:rPr>
          <w:t>10.1134/s1028334x17100026</w:t>
        </w:r>
      </w:hyperlink>
      <w:r w:rsidRPr="001E7A27">
        <w:rPr>
          <w:rFonts w:cs="Times New Roman"/>
          <w:sz w:val="20"/>
          <w:szCs w:val="20"/>
          <w:lang w:val="en-GB"/>
        </w:rPr>
        <w:t>.</w:t>
      </w:r>
    </w:p>
    <w:p w14:paraId="1AC893C6" w14:textId="62B478E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Arzhanov, M.M., I.I. Mokhov, and S.N. Denisov, 2016: Impact of regional climatic change on the stability of relic gas hydrates. </w:t>
      </w:r>
      <w:r w:rsidRPr="001E7A27">
        <w:rPr>
          <w:rFonts w:cs="Times New Roman"/>
          <w:i/>
          <w:sz w:val="20"/>
          <w:szCs w:val="20"/>
          <w:lang w:val="en-GB"/>
        </w:rPr>
        <w:t>Doklady Earth Sciences</w:t>
      </w:r>
      <w:r w:rsidRPr="001E7A27">
        <w:rPr>
          <w:rFonts w:cs="Times New Roman"/>
          <w:sz w:val="20"/>
          <w:szCs w:val="20"/>
          <w:lang w:val="en-GB"/>
        </w:rPr>
        <w:t xml:space="preserve">, </w:t>
      </w:r>
      <w:r w:rsidRPr="001E7A27">
        <w:rPr>
          <w:rFonts w:cs="Times New Roman"/>
          <w:b/>
          <w:sz w:val="20"/>
          <w:szCs w:val="20"/>
          <w:lang w:val="en-GB"/>
        </w:rPr>
        <w:t>468(2)</w:t>
      </w:r>
      <w:r w:rsidRPr="001E7A27">
        <w:rPr>
          <w:rFonts w:cs="Times New Roman"/>
          <w:sz w:val="20"/>
          <w:szCs w:val="20"/>
          <w:lang w:val="en-GB"/>
        </w:rPr>
        <w:t>, 616–618, doi:</w:t>
      </w:r>
      <w:hyperlink r:id="rId48" w:history="1">
        <w:r w:rsidRPr="001E7A27">
          <w:rPr>
            <w:rStyle w:val="Hyperlink"/>
            <w:rFonts w:cs="Times New Roman"/>
            <w:sz w:val="20"/>
            <w:szCs w:val="20"/>
            <w:lang w:val="en-GB"/>
          </w:rPr>
          <w:t>10.1134/s1028334x1606009x</w:t>
        </w:r>
      </w:hyperlink>
      <w:r w:rsidRPr="001E7A27">
        <w:rPr>
          <w:rFonts w:cs="Times New Roman"/>
          <w:sz w:val="20"/>
          <w:szCs w:val="20"/>
          <w:lang w:val="en-GB"/>
        </w:rPr>
        <w:t>.</w:t>
      </w:r>
    </w:p>
    <w:p w14:paraId="408E7AE0" w14:textId="715F605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Arzhanov, M.M., V. Malakhova, and I.I. Mokhov, 2020: Modeling thermal regime and evolution of the methane hydrate stability zone of the Yamal peninsula permafrost. </w:t>
      </w:r>
      <w:r w:rsidRPr="001E7A27">
        <w:rPr>
          <w:rFonts w:cs="Times New Roman"/>
          <w:i/>
          <w:sz w:val="20"/>
          <w:szCs w:val="20"/>
          <w:lang w:val="en-GB"/>
        </w:rPr>
        <w:t>Permafrost and Periglacial Processes</w:t>
      </w:r>
      <w:r w:rsidRPr="001E7A27">
        <w:rPr>
          <w:rFonts w:cs="Times New Roman"/>
          <w:sz w:val="20"/>
          <w:szCs w:val="20"/>
          <w:lang w:val="en-GB"/>
        </w:rPr>
        <w:t xml:space="preserve">, </w:t>
      </w:r>
      <w:r w:rsidRPr="001E7A27">
        <w:rPr>
          <w:rFonts w:cs="Times New Roman"/>
          <w:b/>
          <w:sz w:val="20"/>
          <w:szCs w:val="20"/>
          <w:lang w:val="en-GB"/>
        </w:rPr>
        <w:t>31(4)</w:t>
      </w:r>
      <w:r w:rsidRPr="001E7A27">
        <w:rPr>
          <w:rFonts w:cs="Times New Roman"/>
          <w:sz w:val="20"/>
          <w:szCs w:val="20"/>
          <w:lang w:val="en-GB"/>
        </w:rPr>
        <w:t>, 487–496, doi:</w:t>
      </w:r>
      <w:hyperlink r:id="rId49" w:history="1">
        <w:r w:rsidRPr="001E7A27">
          <w:rPr>
            <w:rStyle w:val="Hyperlink"/>
            <w:rFonts w:cs="Times New Roman"/>
            <w:sz w:val="20"/>
            <w:szCs w:val="20"/>
            <w:lang w:val="en-GB"/>
          </w:rPr>
          <w:t>10.1002/ppp.2074</w:t>
        </w:r>
      </w:hyperlink>
      <w:r w:rsidRPr="001E7A27">
        <w:rPr>
          <w:rFonts w:cs="Times New Roman"/>
          <w:sz w:val="20"/>
          <w:szCs w:val="20"/>
          <w:lang w:val="en-GB"/>
        </w:rPr>
        <w:t>.</w:t>
      </w:r>
    </w:p>
    <w:p w14:paraId="72FF6DF3" w14:textId="6719055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Astor, Y.M. et al., 2013: Interannual variability in sea surface temperature and fCO2 changes in the Cariaco Basin. </w:t>
      </w:r>
      <w:r w:rsidRPr="001E7A27">
        <w:rPr>
          <w:rFonts w:cs="Times New Roman"/>
          <w:i/>
          <w:sz w:val="20"/>
          <w:szCs w:val="20"/>
          <w:lang w:val="en-GB"/>
        </w:rPr>
        <w:t>Deep Sea Research Part II: Topical Studies in Oceanography</w:t>
      </w:r>
      <w:r w:rsidRPr="001E7A27">
        <w:rPr>
          <w:rFonts w:cs="Times New Roman"/>
          <w:sz w:val="20"/>
          <w:szCs w:val="20"/>
          <w:lang w:val="en-GB"/>
        </w:rPr>
        <w:t>, –, doi:</w:t>
      </w:r>
      <w:hyperlink r:id="rId50" w:history="1">
        <w:r w:rsidRPr="001E7A27">
          <w:rPr>
            <w:rStyle w:val="Hyperlink"/>
            <w:rFonts w:cs="Times New Roman"/>
            <w:sz w:val="20"/>
            <w:szCs w:val="20"/>
            <w:lang w:val="en-GB"/>
          </w:rPr>
          <w:t>10.1016/j.dsr2.2013.01.002</w:t>
        </w:r>
      </w:hyperlink>
      <w:r w:rsidRPr="001E7A27">
        <w:rPr>
          <w:rFonts w:cs="Times New Roman"/>
          <w:sz w:val="20"/>
          <w:szCs w:val="20"/>
          <w:lang w:val="en-GB"/>
        </w:rPr>
        <w:t>.</w:t>
      </w:r>
    </w:p>
    <w:p w14:paraId="45EE8324" w14:textId="2083100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Atwood, T.B. et al., 2017: Global patterns in mangrove soil carbon stocks and losses.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7(7)</w:t>
      </w:r>
      <w:r w:rsidRPr="001E7A27">
        <w:rPr>
          <w:rFonts w:cs="Times New Roman"/>
          <w:sz w:val="20"/>
          <w:szCs w:val="20"/>
          <w:lang w:val="en-GB"/>
        </w:rPr>
        <w:t>, 523–528, doi:</w:t>
      </w:r>
      <w:hyperlink r:id="rId51" w:history="1">
        <w:r w:rsidRPr="001E7A27">
          <w:rPr>
            <w:rStyle w:val="Hyperlink"/>
            <w:rFonts w:cs="Times New Roman"/>
            <w:sz w:val="20"/>
            <w:szCs w:val="20"/>
            <w:lang w:val="en-GB"/>
          </w:rPr>
          <w:t>10.1038/nclimate3326</w:t>
        </w:r>
      </w:hyperlink>
      <w:r w:rsidRPr="001E7A27">
        <w:rPr>
          <w:rFonts w:cs="Times New Roman"/>
          <w:sz w:val="20"/>
          <w:szCs w:val="20"/>
          <w:lang w:val="en-GB"/>
        </w:rPr>
        <w:t>.</w:t>
      </w:r>
    </w:p>
    <w:p w14:paraId="5F0AEDDD" w14:textId="2C63C11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Auger, M., R. Morrow, E. Kestenare, J.-B. Sallée, and R. Cowley, 2021: Southern Ocean in-situ temperature trends over 25 years emerge from interannual variability.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12(1)</w:t>
      </w:r>
      <w:r w:rsidRPr="001E7A27">
        <w:rPr>
          <w:rFonts w:cs="Times New Roman"/>
          <w:sz w:val="20"/>
          <w:szCs w:val="20"/>
          <w:lang w:val="en-GB"/>
        </w:rPr>
        <w:t>, 514, doi:</w:t>
      </w:r>
      <w:hyperlink r:id="rId52" w:history="1">
        <w:r w:rsidRPr="001E7A27">
          <w:rPr>
            <w:rStyle w:val="Hyperlink"/>
            <w:rFonts w:cs="Times New Roman"/>
            <w:sz w:val="20"/>
            <w:szCs w:val="20"/>
            <w:lang w:val="en-GB"/>
          </w:rPr>
          <w:t>10.1038/s41467-020-20781-1</w:t>
        </w:r>
      </w:hyperlink>
      <w:r w:rsidRPr="001E7A27">
        <w:rPr>
          <w:rFonts w:cs="Times New Roman"/>
          <w:sz w:val="20"/>
          <w:szCs w:val="20"/>
          <w:lang w:val="en-GB"/>
        </w:rPr>
        <w:t>.</w:t>
      </w:r>
    </w:p>
    <w:p w14:paraId="09F35F75" w14:textId="2FCC25C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Azetsu-Scott, K. et al., 2010: Calcium carbonate saturation states in the waters of the Canadian Arctic Archipelago and the Labrador Sea. </w:t>
      </w:r>
      <w:r w:rsidRPr="001E7A27">
        <w:rPr>
          <w:rFonts w:cs="Times New Roman"/>
          <w:i/>
          <w:sz w:val="20"/>
          <w:szCs w:val="20"/>
          <w:lang w:val="en-GB"/>
        </w:rPr>
        <w:t>Journal of Geophysical Research</w:t>
      </w:r>
      <w:r w:rsidRPr="001E7A27">
        <w:rPr>
          <w:rFonts w:cs="Times New Roman"/>
          <w:sz w:val="20"/>
          <w:szCs w:val="20"/>
          <w:lang w:val="en-GB"/>
        </w:rPr>
        <w:t xml:space="preserve">, </w:t>
      </w:r>
      <w:r w:rsidRPr="001E7A27">
        <w:rPr>
          <w:rFonts w:cs="Times New Roman"/>
          <w:b/>
          <w:sz w:val="20"/>
          <w:szCs w:val="20"/>
          <w:lang w:val="en-GB"/>
        </w:rPr>
        <w:t>115(C11)</w:t>
      </w:r>
      <w:r w:rsidRPr="001E7A27">
        <w:rPr>
          <w:rFonts w:cs="Times New Roman"/>
          <w:sz w:val="20"/>
          <w:szCs w:val="20"/>
          <w:lang w:val="en-GB"/>
        </w:rPr>
        <w:t>, C11021, doi:</w:t>
      </w:r>
      <w:hyperlink r:id="rId53" w:history="1">
        <w:r w:rsidRPr="001E7A27">
          <w:rPr>
            <w:rStyle w:val="Hyperlink"/>
            <w:rFonts w:cs="Times New Roman"/>
            <w:sz w:val="20"/>
            <w:szCs w:val="20"/>
            <w:lang w:val="en-GB"/>
          </w:rPr>
          <w:t>10.1029/2009jc005917</w:t>
        </w:r>
      </w:hyperlink>
      <w:r w:rsidRPr="001E7A27">
        <w:rPr>
          <w:rFonts w:cs="Times New Roman"/>
          <w:sz w:val="20"/>
          <w:szCs w:val="20"/>
          <w:lang w:val="en-GB"/>
        </w:rPr>
        <w:t>.</w:t>
      </w:r>
    </w:p>
    <w:p w14:paraId="45D29FCF" w14:textId="19FA32D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Babbin, A.R., D. Bianchi, A. Jayakumar, and B.B. Ward, 2015: Rapid nitrous oxide cycling in the suboxic ocean.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348(6239)</w:t>
      </w:r>
      <w:r w:rsidRPr="001E7A27">
        <w:rPr>
          <w:rFonts w:cs="Times New Roman"/>
          <w:sz w:val="20"/>
          <w:szCs w:val="20"/>
          <w:lang w:val="en-GB"/>
        </w:rPr>
        <w:t>, 1127–1129, doi:</w:t>
      </w:r>
      <w:hyperlink r:id="rId54" w:history="1">
        <w:r w:rsidRPr="001E7A27">
          <w:rPr>
            <w:rStyle w:val="Hyperlink"/>
            <w:rFonts w:cs="Times New Roman"/>
            <w:sz w:val="20"/>
            <w:szCs w:val="20"/>
            <w:lang w:val="en-GB"/>
          </w:rPr>
          <w:t>10.1126/science.aaa8380</w:t>
        </w:r>
      </w:hyperlink>
      <w:r w:rsidRPr="001E7A27">
        <w:rPr>
          <w:rFonts w:cs="Times New Roman"/>
          <w:sz w:val="20"/>
          <w:szCs w:val="20"/>
          <w:lang w:val="en-GB"/>
        </w:rPr>
        <w:t>.</w:t>
      </w:r>
    </w:p>
    <w:p w14:paraId="2E7D2F48" w14:textId="6DC595D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Babila, T.L. et al., 2018: Capturing the global signature of surface ocean acidification during the Palaeocene–Eocene Thermal Maximum. </w:t>
      </w:r>
      <w:r w:rsidRPr="001E7A27">
        <w:rPr>
          <w:rFonts w:cs="Times New Roman"/>
          <w:i/>
          <w:sz w:val="20"/>
          <w:szCs w:val="20"/>
          <w:lang w:val="en-GB"/>
        </w:rPr>
        <w:t>Philosophical Transactions of the Royal Society A: Mathematical, Physical and Engineering Sciences</w:t>
      </w:r>
      <w:r w:rsidRPr="001E7A27">
        <w:rPr>
          <w:rFonts w:cs="Times New Roman"/>
          <w:sz w:val="20"/>
          <w:szCs w:val="20"/>
          <w:lang w:val="en-GB"/>
        </w:rPr>
        <w:t xml:space="preserve">, </w:t>
      </w:r>
      <w:r w:rsidRPr="001E7A27">
        <w:rPr>
          <w:rFonts w:cs="Times New Roman"/>
          <w:b/>
          <w:sz w:val="20"/>
          <w:szCs w:val="20"/>
          <w:lang w:val="en-GB"/>
        </w:rPr>
        <w:t>376(2130)</w:t>
      </w:r>
      <w:r w:rsidRPr="001E7A27">
        <w:rPr>
          <w:rFonts w:cs="Times New Roman"/>
          <w:sz w:val="20"/>
          <w:szCs w:val="20"/>
          <w:lang w:val="en-GB"/>
        </w:rPr>
        <w:t>, 20170072, doi:</w:t>
      </w:r>
      <w:hyperlink r:id="rId55" w:history="1">
        <w:r w:rsidRPr="001E7A27">
          <w:rPr>
            <w:rStyle w:val="Hyperlink"/>
            <w:rFonts w:cs="Times New Roman"/>
            <w:sz w:val="20"/>
            <w:szCs w:val="20"/>
            <w:lang w:val="en-GB"/>
          </w:rPr>
          <w:t>10.1098/rsta.2017.0072</w:t>
        </w:r>
      </w:hyperlink>
      <w:r w:rsidRPr="001E7A27">
        <w:rPr>
          <w:rFonts w:cs="Times New Roman"/>
          <w:sz w:val="20"/>
          <w:szCs w:val="20"/>
          <w:lang w:val="en-GB"/>
        </w:rPr>
        <w:t>.</w:t>
      </w:r>
    </w:p>
    <w:p w14:paraId="5012A1C4" w14:textId="2C38FD0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Bacastow, R.B. et al., 1980: Atmospheric carbon dioxide, the Southern oscillation, and the weak 1975 El Nino.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210(4465)</w:t>
      </w:r>
      <w:r w:rsidRPr="001E7A27">
        <w:rPr>
          <w:rFonts w:cs="Times New Roman"/>
          <w:sz w:val="20"/>
          <w:szCs w:val="20"/>
          <w:lang w:val="en-GB"/>
        </w:rPr>
        <w:t>, 66–68, doi:</w:t>
      </w:r>
      <w:hyperlink r:id="rId56" w:history="1">
        <w:r w:rsidRPr="001E7A27">
          <w:rPr>
            <w:rStyle w:val="Hyperlink"/>
            <w:rFonts w:cs="Times New Roman"/>
            <w:sz w:val="20"/>
            <w:szCs w:val="20"/>
            <w:lang w:val="en-GB"/>
          </w:rPr>
          <w:t>10.1126/science.210.4465.66</w:t>
        </w:r>
      </w:hyperlink>
      <w:r w:rsidRPr="001E7A27">
        <w:rPr>
          <w:rFonts w:cs="Times New Roman"/>
          <w:sz w:val="20"/>
          <w:szCs w:val="20"/>
          <w:lang w:val="en-GB"/>
        </w:rPr>
        <w:t>.</w:t>
      </w:r>
    </w:p>
    <w:p w14:paraId="21502E78" w14:textId="782D2CF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Bach, L.T., S.J. Gill, R.E.M. Rickaby, S. Gore, and P. Renforth, 2019: CO2 Removal With Enhanced Weathering and Ocean Alkalinity Enhancement: Potential Risks and Co-benefits for Marine Pelagic Ecosystems. </w:t>
      </w:r>
      <w:r w:rsidRPr="001E7A27">
        <w:rPr>
          <w:rFonts w:cs="Times New Roman"/>
          <w:i/>
          <w:sz w:val="20"/>
          <w:szCs w:val="20"/>
          <w:lang w:val="en-GB"/>
        </w:rPr>
        <w:t>Frontiers in Climate</w:t>
      </w:r>
      <w:r w:rsidRPr="001E7A27">
        <w:rPr>
          <w:rFonts w:cs="Times New Roman"/>
          <w:sz w:val="20"/>
          <w:szCs w:val="20"/>
          <w:lang w:val="en-GB"/>
        </w:rPr>
        <w:t xml:space="preserve">, </w:t>
      </w:r>
      <w:r w:rsidRPr="001E7A27">
        <w:rPr>
          <w:rFonts w:cs="Times New Roman"/>
          <w:b/>
          <w:sz w:val="20"/>
          <w:szCs w:val="20"/>
          <w:lang w:val="en-GB"/>
        </w:rPr>
        <w:t>1</w:t>
      </w:r>
      <w:r w:rsidRPr="001E7A27">
        <w:rPr>
          <w:rFonts w:cs="Times New Roman"/>
          <w:sz w:val="20"/>
          <w:szCs w:val="20"/>
          <w:lang w:val="en-GB"/>
        </w:rPr>
        <w:t>, doi:</w:t>
      </w:r>
      <w:hyperlink r:id="rId57" w:history="1">
        <w:r w:rsidRPr="001E7A27">
          <w:rPr>
            <w:rStyle w:val="Hyperlink"/>
            <w:rFonts w:cs="Times New Roman"/>
            <w:sz w:val="20"/>
            <w:szCs w:val="20"/>
            <w:lang w:val="en-GB"/>
          </w:rPr>
          <w:t>10.3389/fclim.2019.00007</w:t>
        </w:r>
      </w:hyperlink>
      <w:r w:rsidRPr="001E7A27">
        <w:rPr>
          <w:rFonts w:cs="Times New Roman"/>
          <w:sz w:val="20"/>
          <w:szCs w:val="20"/>
          <w:lang w:val="en-GB"/>
        </w:rPr>
        <w:t>.</w:t>
      </w:r>
    </w:p>
    <w:p w14:paraId="78234B02" w14:textId="531434C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Bach, L.T. et al., 2016: Influence of plankton community structure on the sinking velocity of marine aggregates.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30(8)</w:t>
      </w:r>
      <w:r w:rsidRPr="001E7A27">
        <w:rPr>
          <w:rFonts w:cs="Times New Roman"/>
          <w:sz w:val="20"/>
          <w:szCs w:val="20"/>
          <w:lang w:val="en-GB"/>
        </w:rPr>
        <w:t>, 1145–1165, doi:</w:t>
      </w:r>
      <w:hyperlink r:id="rId58" w:history="1">
        <w:r w:rsidRPr="001E7A27">
          <w:rPr>
            <w:rStyle w:val="Hyperlink"/>
            <w:rFonts w:cs="Times New Roman"/>
            <w:sz w:val="20"/>
            <w:szCs w:val="20"/>
            <w:lang w:val="en-GB"/>
          </w:rPr>
          <w:t>10.1002/2016gb005372</w:t>
        </w:r>
      </w:hyperlink>
      <w:r w:rsidRPr="001E7A27">
        <w:rPr>
          <w:rFonts w:cs="Times New Roman"/>
          <w:sz w:val="20"/>
          <w:szCs w:val="20"/>
          <w:lang w:val="en-GB"/>
        </w:rPr>
        <w:t>.</w:t>
      </w:r>
    </w:p>
    <w:p w14:paraId="493993E1" w14:textId="35C2CF8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Bachman, S.D. and A. Klocker, 2020: Interaction of jets and submesoscale dynamics leads to rapid ocean ventilation. </w:t>
      </w:r>
      <w:r w:rsidRPr="001E7A27">
        <w:rPr>
          <w:rFonts w:cs="Times New Roman"/>
          <w:i/>
          <w:sz w:val="20"/>
          <w:szCs w:val="20"/>
          <w:lang w:val="en-GB"/>
        </w:rPr>
        <w:t>Journal of Physical Oceanography</w:t>
      </w:r>
      <w:r w:rsidRPr="001E7A27">
        <w:rPr>
          <w:rFonts w:cs="Times New Roman"/>
          <w:sz w:val="20"/>
          <w:szCs w:val="20"/>
          <w:lang w:val="en-GB"/>
        </w:rPr>
        <w:t xml:space="preserve">, </w:t>
      </w:r>
      <w:r w:rsidRPr="001E7A27">
        <w:rPr>
          <w:rFonts w:cs="Times New Roman"/>
          <w:b/>
          <w:sz w:val="20"/>
          <w:szCs w:val="20"/>
          <w:lang w:val="en-GB"/>
        </w:rPr>
        <w:t>50(10)</w:t>
      </w:r>
      <w:r w:rsidRPr="001E7A27">
        <w:rPr>
          <w:rFonts w:cs="Times New Roman"/>
          <w:sz w:val="20"/>
          <w:szCs w:val="20"/>
          <w:lang w:val="en-GB"/>
        </w:rPr>
        <w:t>, 2873–2883, doi:</w:t>
      </w:r>
      <w:hyperlink r:id="rId59" w:history="1">
        <w:r w:rsidRPr="001E7A27">
          <w:rPr>
            <w:rStyle w:val="Hyperlink"/>
            <w:rFonts w:cs="Times New Roman"/>
            <w:sz w:val="20"/>
            <w:szCs w:val="20"/>
            <w:lang w:val="en-GB"/>
          </w:rPr>
          <w:t>10.1175/jpo-d-20-0117.1</w:t>
        </w:r>
      </w:hyperlink>
      <w:r w:rsidRPr="001E7A27">
        <w:rPr>
          <w:rFonts w:cs="Times New Roman"/>
          <w:sz w:val="20"/>
          <w:szCs w:val="20"/>
          <w:lang w:val="en-GB"/>
        </w:rPr>
        <w:t>.</w:t>
      </w:r>
    </w:p>
    <w:p w14:paraId="0D9F6CCC" w14:textId="56DB531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Badgley, G., C.B. Field, and J.A. Berry, 2017: Canopy near-infrared reflectance and terrestrial photosynthesis. </w:t>
      </w:r>
      <w:r w:rsidRPr="001E7A27">
        <w:rPr>
          <w:rFonts w:cs="Times New Roman"/>
          <w:i/>
          <w:sz w:val="20"/>
          <w:szCs w:val="20"/>
          <w:lang w:val="en-GB"/>
        </w:rPr>
        <w:t>Science Advances</w:t>
      </w:r>
      <w:r w:rsidRPr="001E7A27">
        <w:rPr>
          <w:rFonts w:cs="Times New Roman"/>
          <w:sz w:val="20"/>
          <w:szCs w:val="20"/>
          <w:lang w:val="en-GB"/>
        </w:rPr>
        <w:t xml:space="preserve">, </w:t>
      </w:r>
      <w:r w:rsidRPr="001E7A27">
        <w:rPr>
          <w:rFonts w:cs="Times New Roman"/>
          <w:b/>
          <w:sz w:val="20"/>
          <w:szCs w:val="20"/>
          <w:lang w:val="en-GB"/>
        </w:rPr>
        <w:t>3(3)</w:t>
      </w:r>
      <w:r w:rsidRPr="001E7A27">
        <w:rPr>
          <w:rFonts w:cs="Times New Roman"/>
          <w:sz w:val="20"/>
          <w:szCs w:val="20"/>
          <w:lang w:val="en-GB"/>
        </w:rPr>
        <w:t>, doi:</w:t>
      </w:r>
      <w:hyperlink r:id="rId60" w:history="1">
        <w:r w:rsidRPr="001E7A27">
          <w:rPr>
            <w:rStyle w:val="Hyperlink"/>
            <w:rFonts w:cs="Times New Roman"/>
            <w:sz w:val="20"/>
            <w:szCs w:val="20"/>
            <w:lang w:val="en-GB"/>
          </w:rPr>
          <w:t>10.1126/sciadv.1602244</w:t>
        </w:r>
      </w:hyperlink>
      <w:r w:rsidRPr="001E7A27">
        <w:rPr>
          <w:rFonts w:cs="Times New Roman"/>
          <w:sz w:val="20"/>
          <w:szCs w:val="20"/>
          <w:lang w:val="en-GB"/>
        </w:rPr>
        <w:t>.</w:t>
      </w:r>
    </w:p>
    <w:p w14:paraId="3710B430" w14:textId="6882FA5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Baggenstos, D. et al., 2019: Earth’s radiative imbalance from the Last Glacial Maximum to the present.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116(30)</w:t>
      </w:r>
      <w:r w:rsidRPr="001E7A27">
        <w:rPr>
          <w:rFonts w:cs="Times New Roman"/>
          <w:sz w:val="20"/>
          <w:szCs w:val="20"/>
          <w:lang w:val="en-GB"/>
        </w:rPr>
        <w:t>, 14881–14886, doi:</w:t>
      </w:r>
      <w:hyperlink r:id="rId61" w:history="1">
        <w:r w:rsidRPr="001E7A27">
          <w:rPr>
            <w:rStyle w:val="Hyperlink"/>
            <w:rFonts w:cs="Times New Roman"/>
            <w:sz w:val="20"/>
            <w:szCs w:val="20"/>
            <w:lang w:val="en-GB"/>
          </w:rPr>
          <w:t>10.1073/pnas.1905447116</w:t>
        </w:r>
      </w:hyperlink>
      <w:r w:rsidRPr="001E7A27">
        <w:rPr>
          <w:rFonts w:cs="Times New Roman"/>
          <w:sz w:val="20"/>
          <w:szCs w:val="20"/>
          <w:lang w:val="en-GB"/>
        </w:rPr>
        <w:t>.</w:t>
      </w:r>
    </w:p>
    <w:p w14:paraId="03CA388B" w14:textId="3140333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Baig, S., B.E. Medlyn, L.M. Mercado, and S. Zaehle, 2015: Does the growth response of woody plants to elevated CO2increase with temperature? A model-oriented meta-analysis.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21(12)</w:t>
      </w:r>
      <w:r w:rsidRPr="001E7A27">
        <w:rPr>
          <w:rFonts w:cs="Times New Roman"/>
          <w:sz w:val="20"/>
          <w:szCs w:val="20"/>
          <w:lang w:val="en-GB"/>
        </w:rPr>
        <w:t xml:space="preserve">, 4303–4319, </w:t>
      </w:r>
      <w:r w:rsidRPr="001E7A27">
        <w:rPr>
          <w:rFonts w:cs="Times New Roman"/>
          <w:sz w:val="20"/>
          <w:szCs w:val="20"/>
          <w:lang w:val="en-GB"/>
        </w:rPr>
        <w:lastRenderedPageBreak/>
        <w:t>doi:</w:t>
      </w:r>
      <w:hyperlink r:id="rId62" w:history="1">
        <w:r w:rsidRPr="001E7A27">
          <w:rPr>
            <w:rStyle w:val="Hyperlink"/>
            <w:rFonts w:cs="Times New Roman"/>
            <w:sz w:val="20"/>
            <w:szCs w:val="20"/>
            <w:lang w:val="en-GB"/>
          </w:rPr>
          <w:t>10.1111/gcb.12962</w:t>
        </w:r>
      </w:hyperlink>
      <w:r w:rsidRPr="001E7A27">
        <w:rPr>
          <w:rFonts w:cs="Times New Roman"/>
          <w:sz w:val="20"/>
          <w:szCs w:val="20"/>
          <w:lang w:val="en-GB"/>
        </w:rPr>
        <w:t>.</w:t>
      </w:r>
    </w:p>
    <w:p w14:paraId="06F9504C" w14:textId="711D1D8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Bakker, D.C.E. et al., 2016: A multi-decade record of high-quality fCO2 data in version 3 of the Surface Ocean CO2 Atlas (SOCAT).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8(2)</w:t>
      </w:r>
      <w:r w:rsidRPr="001E7A27">
        <w:rPr>
          <w:rFonts w:cs="Times New Roman"/>
          <w:sz w:val="20"/>
          <w:szCs w:val="20"/>
          <w:lang w:val="en-GB"/>
        </w:rPr>
        <w:t>, 383–413, doi:</w:t>
      </w:r>
      <w:hyperlink r:id="rId63" w:history="1">
        <w:r w:rsidRPr="001E7A27">
          <w:rPr>
            <w:rStyle w:val="Hyperlink"/>
            <w:rFonts w:cs="Times New Roman"/>
            <w:sz w:val="20"/>
            <w:szCs w:val="20"/>
            <w:lang w:val="en-GB"/>
          </w:rPr>
          <w:t>10.5194/essd-8-383-2016</w:t>
        </w:r>
      </w:hyperlink>
      <w:r w:rsidRPr="001E7A27">
        <w:rPr>
          <w:rFonts w:cs="Times New Roman"/>
          <w:sz w:val="20"/>
          <w:szCs w:val="20"/>
          <w:lang w:val="en-GB"/>
        </w:rPr>
        <w:t>.</w:t>
      </w:r>
    </w:p>
    <w:p w14:paraId="0502F6E7" w14:textId="18C6F74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Bakun, A. et al., 2015: Anticipated Effects of Climate Change on Coastal Upwelling Ecosystems. </w:t>
      </w:r>
      <w:r w:rsidRPr="001E7A27">
        <w:rPr>
          <w:rFonts w:cs="Times New Roman"/>
          <w:i/>
          <w:sz w:val="20"/>
          <w:szCs w:val="20"/>
          <w:lang w:val="en-GB"/>
        </w:rPr>
        <w:t>Current Climate Change Reports</w:t>
      </w:r>
      <w:r w:rsidRPr="001E7A27">
        <w:rPr>
          <w:rFonts w:cs="Times New Roman"/>
          <w:sz w:val="20"/>
          <w:szCs w:val="20"/>
          <w:lang w:val="en-GB"/>
        </w:rPr>
        <w:t xml:space="preserve">, </w:t>
      </w:r>
      <w:r w:rsidRPr="001E7A27">
        <w:rPr>
          <w:rFonts w:cs="Times New Roman"/>
          <w:b/>
          <w:sz w:val="20"/>
          <w:szCs w:val="20"/>
          <w:lang w:val="en-GB"/>
        </w:rPr>
        <w:t>1(2)</w:t>
      </w:r>
      <w:r w:rsidRPr="001E7A27">
        <w:rPr>
          <w:rFonts w:cs="Times New Roman"/>
          <w:sz w:val="20"/>
          <w:szCs w:val="20"/>
          <w:lang w:val="en-GB"/>
        </w:rPr>
        <w:t>, 85–93, doi:</w:t>
      </w:r>
      <w:hyperlink r:id="rId64" w:history="1">
        <w:r w:rsidRPr="001E7A27">
          <w:rPr>
            <w:rStyle w:val="Hyperlink"/>
            <w:rFonts w:cs="Times New Roman"/>
            <w:sz w:val="20"/>
            <w:szCs w:val="20"/>
            <w:lang w:val="en-GB"/>
          </w:rPr>
          <w:t>10.1007/s40641-015-0008-4</w:t>
        </w:r>
      </w:hyperlink>
      <w:r w:rsidRPr="001E7A27">
        <w:rPr>
          <w:rFonts w:cs="Times New Roman"/>
          <w:sz w:val="20"/>
          <w:szCs w:val="20"/>
          <w:lang w:val="en-GB"/>
        </w:rPr>
        <w:t>.</w:t>
      </w:r>
    </w:p>
    <w:p w14:paraId="2408B8CE" w14:textId="2858E80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Balesdent, J. et al., 2018: Atmosphere–soil carbon transfer as a function of soil depth.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559(7715)</w:t>
      </w:r>
      <w:r w:rsidRPr="001E7A27">
        <w:rPr>
          <w:rFonts w:cs="Times New Roman"/>
          <w:sz w:val="20"/>
          <w:szCs w:val="20"/>
          <w:lang w:val="en-GB"/>
        </w:rPr>
        <w:t>, 599–602, doi:</w:t>
      </w:r>
      <w:hyperlink r:id="rId65" w:history="1">
        <w:r w:rsidRPr="001E7A27">
          <w:rPr>
            <w:rStyle w:val="Hyperlink"/>
            <w:rFonts w:cs="Times New Roman"/>
            <w:sz w:val="20"/>
            <w:szCs w:val="20"/>
            <w:lang w:val="en-GB"/>
          </w:rPr>
          <w:t>10.1038/s41586-018-0328-3</w:t>
        </w:r>
      </w:hyperlink>
      <w:r w:rsidRPr="001E7A27">
        <w:rPr>
          <w:rFonts w:cs="Times New Roman"/>
          <w:sz w:val="20"/>
          <w:szCs w:val="20"/>
          <w:lang w:val="en-GB"/>
        </w:rPr>
        <w:t>.</w:t>
      </w:r>
    </w:p>
    <w:p w14:paraId="75CAD76B" w14:textId="6F18FFB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Ballantyne, A. et al., 2017: Accelerating net terrestrial carbon uptake during the warming hiatus due to reduced respiration.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7(2)</w:t>
      </w:r>
      <w:r w:rsidRPr="001E7A27">
        <w:rPr>
          <w:rFonts w:cs="Times New Roman"/>
          <w:sz w:val="20"/>
          <w:szCs w:val="20"/>
          <w:lang w:val="en-GB"/>
        </w:rPr>
        <w:t>, 148–152, doi:</w:t>
      </w:r>
      <w:hyperlink r:id="rId66" w:history="1">
        <w:r w:rsidRPr="001E7A27">
          <w:rPr>
            <w:rStyle w:val="Hyperlink"/>
            <w:rFonts w:cs="Times New Roman"/>
            <w:sz w:val="20"/>
            <w:szCs w:val="20"/>
            <w:lang w:val="en-GB"/>
          </w:rPr>
          <w:t>10.1038/nclimate3204</w:t>
        </w:r>
      </w:hyperlink>
      <w:r w:rsidRPr="001E7A27">
        <w:rPr>
          <w:rFonts w:cs="Times New Roman"/>
          <w:sz w:val="20"/>
          <w:szCs w:val="20"/>
          <w:lang w:val="en-GB"/>
        </w:rPr>
        <w:t>.</w:t>
      </w:r>
    </w:p>
    <w:p w14:paraId="2D15ECE3" w14:textId="2438584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Ballantyne, A.P., C.B. Alden, J.B. Miller, P.P. Tans, and J.W.C. White, 2012: Increase in observed net carbon dioxide uptake by land and oceans during the past 50 years.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488(7409)</w:t>
      </w:r>
      <w:r w:rsidRPr="001E7A27">
        <w:rPr>
          <w:rFonts w:cs="Times New Roman"/>
          <w:sz w:val="20"/>
          <w:szCs w:val="20"/>
          <w:lang w:val="en-GB"/>
        </w:rPr>
        <w:t>, 70–72, doi:</w:t>
      </w:r>
      <w:hyperlink r:id="rId67" w:history="1">
        <w:r w:rsidRPr="001E7A27">
          <w:rPr>
            <w:rStyle w:val="Hyperlink"/>
            <w:rFonts w:cs="Times New Roman"/>
            <w:sz w:val="20"/>
            <w:szCs w:val="20"/>
            <w:lang w:val="en-GB"/>
          </w:rPr>
          <w:t>10.1038/nature11299</w:t>
        </w:r>
      </w:hyperlink>
      <w:r w:rsidRPr="001E7A27">
        <w:rPr>
          <w:rFonts w:cs="Times New Roman"/>
          <w:sz w:val="20"/>
          <w:szCs w:val="20"/>
          <w:lang w:val="en-GB"/>
        </w:rPr>
        <w:t>.</w:t>
      </w:r>
    </w:p>
    <w:p w14:paraId="20A026B1" w14:textId="363354D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Bândă, N. et al., 2016: Can we explain the observed methane variability after the Mount Pinatubo eruption?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16(1)</w:t>
      </w:r>
      <w:r w:rsidRPr="001E7A27">
        <w:rPr>
          <w:rFonts w:cs="Times New Roman"/>
          <w:sz w:val="20"/>
          <w:szCs w:val="20"/>
          <w:lang w:val="en-GB"/>
        </w:rPr>
        <w:t>, 195–214, doi:</w:t>
      </w:r>
      <w:hyperlink r:id="rId68" w:history="1">
        <w:r w:rsidRPr="001E7A27">
          <w:rPr>
            <w:rStyle w:val="Hyperlink"/>
            <w:rFonts w:cs="Times New Roman"/>
            <w:sz w:val="20"/>
            <w:szCs w:val="20"/>
            <w:lang w:val="en-GB"/>
          </w:rPr>
          <w:t>10.5194/acp-16-195-2016</w:t>
        </w:r>
      </w:hyperlink>
      <w:r w:rsidRPr="001E7A27">
        <w:rPr>
          <w:rFonts w:cs="Times New Roman"/>
          <w:sz w:val="20"/>
          <w:szCs w:val="20"/>
          <w:lang w:val="en-GB"/>
        </w:rPr>
        <w:t>.</w:t>
      </w:r>
    </w:p>
    <w:p w14:paraId="6A4AD3FC" w14:textId="510AD31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Barker, S. and H. Elderfield, 2002: Foraminiferal Calcification Response to Glacial-Interglacial Changes in Atmospheric CO2.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297(5582)</w:t>
      </w:r>
      <w:r w:rsidRPr="001E7A27">
        <w:rPr>
          <w:rFonts w:cs="Times New Roman"/>
          <w:sz w:val="20"/>
          <w:szCs w:val="20"/>
          <w:lang w:val="en-GB"/>
        </w:rPr>
        <w:t>, 833–836, doi:</w:t>
      </w:r>
      <w:hyperlink r:id="rId69" w:history="1">
        <w:r w:rsidRPr="001E7A27">
          <w:rPr>
            <w:rStyle w:val="Hyperlink"/>
            <w:rFonts w:cs="Times New Roman"/>
            <w:sz w:val="20"/>
            <w:szCs w:val="20"/>
            <w:lang w:val="en-GB"/>
          </w:rPr>
          <w:t>10.1126/science.1072815</w:t>
        </w:r>
      </w:hyperlink>
      <w:r w:rsidRPr="001E7A27">
        <w:rPr>
          <w:rFonts w:cs="Times New Roman"/>
          <w:sz w:val="20"/>
          <w:szCs w:val="20"/>
          <w:lang w:val="en-GB"/>
        </w:rPr>
        <w:t>.</w:t>
      </w:r>
    </w:p>
    <w:p w14:paraId="27506548" w14:textId="11324D4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Bastviken, D., L.J. Tranvik, J.A. Downing, P.M. Crill, and A. Enrich-Prast, 2011: Freshwater Methane Emissions Offset the Continental Carbon Sink.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331(6013)</w:t>
      </w:r>
      <w:r w:rsidRPr="001E7A27">
        <w:rPr>
          <w:rFonts w:cs="Times New Roman"/>
          <w:sz w:val="20"/>
          <w:szCs w:val="20"/>
          <w:lang w:val="en-GB"/>
        </w:rPr>
        <w:t>, 50–50, doi:</w:t>
      </w:r>
      <w:hyperlink r:id="rId70" w:history="1">
        <w:r w:rsidRPr="001E7A27">
          <w:rPr>
            <w:rStyle w:val="Hyperlink"/>
            <w:rFonts w:cs="Times New Roman"/>
            <w:sz w:val="20"/>
            <w:szCs w:val="20"/>
            <w:lang w:val="en-GB"/>
          </w:rPr>
          <w:t>10.1126/science.1196808</w:t>
        </w:r>
      </w:hyperlink>
      <w:r w:rsidRPr="001E7A27">
        <w:rPr>
          <w:rFonts w:cs="Times New Roman"/>
          <w:sz w:val="20"/>
          <w:szCs w:val="20"/>
          <w:lang w:val="en-GB"/>
        </w:rPr>
        <w:t>.</w:t>
      </w:r>
    </w:p>
    <w:p w14:paraId="51CC0A04" w14:textId="7C424F6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Bates, N. et al., 2014: A Time-Series View of Changing Ocean Chemistry Due to Ocean Uptake of Anthropogenic CO2 and Ocean Acidification. </w:t>
      </w:r>
      <w:r w:rsidRPr="001E7A27">
        <w:rPr>
          <w:rFonts w:cs="Times New Roman"/>
          <w:i/>
          <w:sz w:val="20"/>
          <w:szCs w:val="20"/>
          <w:lang w:val="en-GB"/>
        </w:rPr>
        <w:t>Oceanography</w:t>
      </w:r>
      <w:r w:rsidRPr="001E7A27">
        <w:rPr>
          <w:rFonts w:cs="Times New Roman"/>
          <w:sz w:val="20"/>
          <w:szCs w:val="20"/>
          <w:lang w:val="en-GB"/>
        </w:rPr>
        <w:t xml:space="preserve">, </w:t>
      </w:r>
      <w:r w:rsidRPr="001E7A27">
        <w:rPr>
          <w:rFonts w:cs="Times New Roman"/>
          <w:b/>
          <w:sz w:val="20"/>
          <w:szCs w:val="20"/>
          <w:lang w:val="en-GB"/>
        </w:rPr>
        <w:t>27(1)</w:t>
      </w:r>
      <w:r w:rsidRPr="001E7A27">
        <w:rPr>
          <w:rFonts w:cs="Times New Roman"/>
          <w:sz w:val="20"/>
          <w:szCs w:val="20"/>
          <w:lang w:val="en-GB"/>
        </w:rPr>
        <w:t>, 126–141, doi:</w:t>
      </w:r>
      <w:hyperlink r:id="rId71" w:history="1">
        <w:r w:rsidRPr="001E7A27">
          <w:rPr>
            <w:rStyle w:val="Hyperlink"/>
            <w:rFonts w:cs="Times New Roman"/>
            <w:sz w:val="20"/>
            <w:szCs w:val="20"/>
            <w:lang w:val="en-GB"/>
          </w:rPr>
          <w:t>10.5670/oceanog.2014.16</w:t>
        </w:r>
      </w:hyperlink>
      <w:r w:rsidRPr="001E7A27">
        <w:rPr>
          <w:rFonts w:cs="Times New Roman"/>
          <w:sz w:val="20"/>
          <w:szCs w:val="20"/>
          <w:lang w:val="en-GB"/>
        </w:rPr>
        <w:t>.</w:t>
      </w:r>
    </w:p>
    <w:p w14:paraId="16EC87BF" w14:textId="4897056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Bates, N.R. and R.J. Johnson, 2020: Acceleration of ocean warming, salinification, deoxygenation and acidification in the surface subtropical North Atlantic Ocean. </w:t>
      </w:r>
      <w:r w:rsidRPr="001E7A27">
        <w:rPr>
          <w:rFonts w:cs="Times New Roman"/>
          <w:i/>
          <w:sz w:val="20"/>
          <w:szCs w:val="20"/>
          <w:lang w:val="en-GB"/>
        </w:rPr>
        <w:t>Communications Earth &amp; Environment</w:t>
      </w:r>
      <w:r w:rsidRPr="001E7A27">
        <w:rPr>
          <w:rFonts w:cs="Times New Roman"/>
          <w:sz w:val="20"/>
          <w:szCs w:val="20"/>
          <w:lang w:val="en-GB"/>
        </w:rPr>
        <w:t xml:space="preserve">, </w:t>
      </w:r>
      <w:r w:rsidRPr="001E7A27">
        <w:rPr>
          <w:rFonts w:cs="Times New Roman"/>
          <w:b/>
          <w:sz w:val="20"/>
          <w:szCs w:val="20"/>
          <w:lang w:val="en-GB"/>
        </w:rPr>
        <w:t>1(1)</w:t>
      </w:r>
      <w:r w:rsidRPr="001E7A27">
        <w:rPr>
          <w:rFonts w:cs="Times New Roman"/>
          <w:sz w:val="20"/>
          <w:szCs w:val="20"/>
          <w:lang w:val="en-GB"/>
        </w:rPr>
        <w:t>, 33, doi:</w:t>
      </w:r>
      <w:hyperlink r:id="rId72" w:history="1">
        <w:r w:rsidRPr="001E7A27">
          <w:rPr>
            <w:rStyle w:val="Hyperlink"/>
            <w:rFonts w:cs="Times New Roman"/>
            <w:sz w:val="20"/>
            <w:szCs w:val="20"/>
            <w:lang w:val="en-GB"/>
          </w:rPr>
          <w:t>10.1038/s43247-020-00030-5</w:t>
        </w:r>
      </w:hyperlink>
      <w:r w:rsidRPr="001E7A27">
        <w:rPr>
          <w:rFonts w:cs="Times New Roman"/>
          <w:sz w:val="20"/>
          <w:szCs w:val="20"/>
          <w:lang w:val="en-GB"/>
        </w:rPr>
        <w:t>.</w:t>
      </w:r>
    </w:p>
    <w:p w14:paraId="64B701D4" w14:textId="64AAD54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Bates, N.R., J.T. Mathis, and L.W. Cooper, 2009: Ocean acidification and biologically induced seasonality of carbonate mineral saturation states in the western Arctic Ocean. </w:t>
      </w:r>
      <w:r w:rsidRPr="001E7A27">
        <w:rPr>
          <w:rFonts w:cs="Times New Roman"/>
          <w:i/>
          <w:sz w:val="20"/>
          <w:szCs w:val="20"/>
          <w:lang w:val="en-GB"/>
        </w:rPr>
        <w:t>Journal of Geophysical Research</w:t>
      </w:r>
      <w:r w:rsidRPr="001E7A27">
        <w:rPr>
          <w:rFonts w:cs="Times New Roman"/>
          <w:sz w:val="20"/>
          <w:szCs w:val="20"/>
          <w:lang w:val="en-GB"/>
        </w:rPr>
        <w:t xml:space="preserve">, </w:t>
      </w:r>
      <w:r w:rsidRPr="001E7A27">
        <w:rPr>
          <w:rFonts w:cs="Times New Roman"/>
          <w:b/>
          <w:sz w:val="20"/>
          <w:szCs w:val="20"/>
          <w:lang w:val="en-GB"/>
        </w:rPr>
        <w:t>114(C11)</w:t>
      </w:r>
      <w:r w:rsidRPr="001E7A27">
        <w:rPr>
          <w:rFonts w:cs="Times New Roman"/>
          <w:sz w:val="20"/>
          <w:szCs w:val="20"/>
          <w:lang w:val="en-GB"/>
        </w:rPr>
        <w:t>, C11007, doi:</w:t>
      </w:r>
      <w:hyperlink r:id="rId73" w:history="1">
        <w:r w:rsidRPr="001E7A27">
          <w:rPr>
            <w:rStyle w:val="Hyperlink"/>
            <w:rFonts w:cs="Times New Roman"/>
            <w:sz w:val="20"/>
            <w:szCs w:val="20"/>
            <w:lang w:val="en-GB"/>
          </w:rPr>
          <w:t>10.1029/2008jc004862</w:t>
        </w:r>
      </w:hyperlink>
      <w:r w:rsidRPr="001E7A27">
        <w:rPr>
          <w:rFonts w:cs="Times New Roman"/>
          <w:sz w:val="20"/>
          <w:szCs w:val="20"/>
          <w:lang w:val="en-GB"/>
        </w:rPr>
        <w:t>.</w:t>
      </w:r>
    </w:p>
    <w:p w14:paraId="08C5ED6D" w14:textId="2514792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Bathiany, S., J. Hidding, and M. Scheffer, 2020: Edge Detection Reveals Abrupt and Extreme Climate Events.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33(15)</w:t>
      </w:r>
      <w:r w:rsidRPr="001E7A27">
        <w:rPr>
          <w:rFonts w:cs="Times New Roman"/>
          <w:sz w:val="20"/>
          <w:szCs w:val="20"/>
          <w:lang w:val="en-GB"/>
        </w:rPr>
        <w:t>, 6399–6421, doi:</w:t>
      </w:r>
      <w:hyperlink r:id="rId74" w:history="1">
        <w:r w:rsidRPr="001E7A27">
          <w:rPr>
            <w:rStyle w:val="Hyperlink"/>
            <w:rFonts w:cs="Times New Roman"/>
            <w:sz w:val="20"/>
            <w:szCs w:val="20"/>
            <w:lang w:val="en-GB"/>
          </w:rPr>
          <w:t>10.1175/jcli-d-19-0449.1</w:t>
        </w:r>
      </w:hyperlink>
      <w:r w:rsidRPr="001E7A27">
        <w:rPr>
          <w:rFonts w:cs="Times New Roman"/>
          <w:sz w:val="20"/>
          <w:szCs w:val="20"/>
          <w:lang w:val="en-GB"/>
        </w:rPr>
        <w:t>.</w:t>
      </w:r>
    </w:p>
    <w:p w14:paraId="1D789853" w14:textId="600498E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Bathiany, S., M. Claussen, V. Brovkin, T. Raddatz, and V. Gayler, 2010: Combined biogeophysical and biogeochemical effects of large-scale forest cover changes in the MPI earth system model.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7(5)</w:t>
      </w:r>
      <w:r w:rsidRPr="001E7A27">
        <w:rPr>
          <w:rFonts w:cs="Times New Roman"/>
          <w:sz w:val="20"/>
          <w:szCs w:val="20"/>
          <w:lang w:val="en-GB"/>
        </w:rPr>
        <w:t>, 1383–1399, doi:</w:t>
      </w:r>
      <w:hyperlink r:id="rId75" w:history="1">
        <w:r w:rsidRPr="001E7A27">
          <w:rPr>
            <w:rStyle w:val="Hyperlink"/>
            <w:rFonts w:cs="Times New Roman"/>
            <w:sz w:val="20"/>
            <w:szCs w:val="20"/>
            <w:lang w:val="en-GB"/>
          </w:rPr>
          <w:t>10.5194/bg-7-1383-2010</w:t>
        </w:r>
      </w:hyperlink>
      <w:r w:rsidRPr="001E7A27">
        <w:rPr>
          <w:rFonts w:cs="Times New Roman"/>
          <w:sz w:val="20"/>
          <w:szCs w:val="20"/>
          <w:lang w:val="en-GB"/>
        </w:rPr>
        <w:t>.</w:t>
      </w:r>
    </w:p>
    <w:p w14:paraId="2B6B70EC" w14:textId="75282B3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Batjes, N.H., 2016: Harmonized soil property values for broad-scale modelling (WISE30sec) with estimates of global soil carbon stocks. </w:t>
      </w:r>
      <w:r w:rsidRPr="001E7A27">
        <w:rPr>
          <w:rFonts w:cs="Times New Roman"/>
          <w:i/>
          <w:sz w:val="20"/>
          <w:szCs w:val="20"/>
          <w:lang w:val="en-GB"/>
        </w:rPr>
        <w:t>Geoderma</w:t>
      </w:r>
      <w:r w:rsidRPr="001E7A27">
        <w:rPr>
          <w:rFonts w:cs="Times New Roman"/>
          <w:sz w:val="20"/>
          <w:szCs w:val="20"/>
          <w:lang w:val="en-GB"/>
        </w:rPr>
        <w:t xml:space="preserve">, </w:t>
      </w:r>
      <w:r w:rsidRPr="001E7A27">
        <w:rPr>
          <w:rFonts w:cs="Times New Roman"/>
          <w:b/>
          <w:sz w:val="20"/>
          <w:szCs w:val="20"/>
          <w:lang w:val="en-GB"/>
        </w:rPr>
        <w:t>269</w:t>
      </w:r>
      <w:r w:rsidRPr="001E7A27">
        <w:rPr>
          <w:rFonts w:cs="Times New Roman"/>
          <w:sz w:val="20"/>
          <w:szCs w:val="20"/>
          <w:lang w:val="en-GB"/>
        </w:rPr>
        <w:t>, 61–68, doi:</w:t>
      </w:r>
      <w:hyperlink r:id="rId76" w:history="1">
        <w:r w:rsidRPr="001E7A27">
          <w:rPr>
            <w:rStyle w:val="Hyperlink"/>
            <w:rFonts w:cs="Times New Roman"/>
            <w:sz w:val="20"/>
            <w:szCs w:val="20"/>
            <w:lang w:val="en-GB"/>
          </w:rPr>
          <w:t>10.1016/j.geoderma.2016.01.034</w:t>
        </w:r>
      </w:hyperlink>
      <w:r w:rsidRPr="001E7A27">
        <w:rPr>
          <w:rFonts w:cs="Times New Roman"/>
          <w:sz w:val="20"/>
          <w:szCs w:val="20"/>
          <w:lang w:val="en-GB"/>
        </w:rPr>
        <w:t>.</w:t>
      </w:r>
    </w:p>
    <w:p w14:paraId="210FCFE1" w14:textId="1572801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Battaglia, G. and F. Joos, 2018a: Hazards of decreasing marine oxygen: the near-term and millennial-scale benefits of meeting the Paris climate targets. </w:t>
      </w:r>
      <w:r w:rsidRPr="001E7A27">
        <w:rPr>
          <w:rFonts w:cs="Times New Roman"/>
          <w:i/>
          <w:sz w:val="20"/>
          <w:szCs w:val="20"/>
          <w:lang w:val="en-GB"/>
        </w:rPr>
        <w:t>Earth System Dynamics</w:t>
      </w:r>
      <w:r w:rsidRPr="001E7A27">
        <w:rPr>
          <w:rFonts w:cs="Times New Roman"/>
          <w:sz w:val="20"/>
          <w:szCs w:val="20"/>
          <w:lang w:val="en-GB"/>
        </w:rPr>
        <w:t xml:space="preserve">, </w:t>
      </w:r>
      <w:r w:rsidRPr="001E7A27">
        <w:rPr>
          <w:rFonts w:cs="Times New Roman"/>
          <w:b/>
          <w:sz w:val="20"/>
          <w:szCs w:val="20"/>
          <w:lang w:val="en-GB"/>
        </w:rPr>
        <w:t>9(2)</w:t>
      </w:r>
      <w:r w:rsidRPr="001E7A27">
        <w:rPr>
          <w:rFonts w:cs="Times New Roman"/>
          <w:sz w:val="20"/>
          <w:szCs w:val="20"/>
          <w:lang w:val="en-GB"/>
        </w:rPr>
        <w:t>, 797–816, doi:</w:t>
      </w:r>
      <w:hyperlink r:id="rId77" w:history="1">
        <w:r w:rsidRPr="001E7A27">
          <w:rPr>
            <w:rStyle w:val="Hyperlink"/>
            <w:rFonts w:cs="Times New Roman"/>
            <w:sz w:val="20"/>
            <w:szCs w:val="20"/>
            <w:lang w:val="en-GB"/>
          </w:rPr>
          <w:t>10.5194/esd-9-797-2018</w:t>
        </w:r>
      </w:hyperlink>
      <w:r w:rsidRPr="001E7A27">
        <w:rPr>
          <w:rFonts w:cs="Times New Roman"/>
          <w:sz w:val="20"/>
          <w:szCs w:val="20"/>
          <w:lang w:val="en-GB"/>
        </w:rPr>
        <w:t>.</w:t>
      </w:r>
    </w:p>
    <w:p w14:paraId="64A901FE" w14:textId="125507F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Battaglia, G. and F. Joos, 2018b: Marine N2O emissions from nitrification and denitrification constrained by modern observations and projected in multimillennial global warming simulations.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32(1)</w:t>
      </w:r>
      <w:r w:rsidRPr="001E7A27">
        <w:rPr>
          <w:rFonts w:cs="Times New Roman"/>
          <w:sz w:val="20"/>
          <w:szCs w:val="20"/>
          <w:lang w:val="en-GB"/>
        </w:rPr>
        <w:t>, 92–121, doi:</w:t>
      </w:r>
      <w:hyperlink r:id="rId78" w:history="1">
        <w:r w:rsidRPr="001E7A27">
          <w:rPr>
            <w:rStyle w:val="Hyperlink"/>
            <w:rFonts w:cs="Times New Roman"/>
            <w:sz w:val="20"/>
            <w:szCs w:val="20"/>
            <w:lang w:val="en-GB"/>
          </w:rPr>
          <w:t>10.1002/2017gb005671</w:t>
        </w:r>
      </w:hyperlink>
      <w:r w:rsidRPr="001E7A27">
        <w:rPr>
          <w:rFonts w:cs="Times New Roman"/>
          <w:sz w:val="20"/>
          <w:szCs w:val="20"/>
          <w:lang w:val="en-GB"/>
        </w:rPr>
        <w:t>.</w:t>
      </w:r>
    </w:p>
    <w:p w14:paraId="631EF75A" w14:textId="109EE50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Bauska, T.K. et al., 2018: Controls on Millennial-Scale Atmospheric CO 2 Variability During the Last Glacial Period.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45(15)</w:t>
      </w:r>
      <w:r w:rsidRPr="001E7A27">
        <w:rPr>
          <w:rFonts w:cs="Times New Roman"/>
          <w:sz w:val="20"/>
          <w:szCs w:val="20"/>
          <w:lang w:val="en-GB"/>
        </w:rPr>
        <w:t>, 7731–7740, doi:</w:t>
      </w:r>
      <w:hyperlink r:id="rId79" w:history="1">
        <w:r w:rsidRPr="001E7A27">
          <w:rPr>
            <w:rStyle w:val="Hyperlink"/>
            <w:rFonts w:cs="Times New Roman"/>
            <w:sz w:val="20"/>
            <w:szCs w:val="20"/>
            <w:lang w:val="en-GB"/>
          </w:rPr>
          <w:t>10.1029/2018gl077881</w:t>
        </w:r>
      </w:hyperlink>
      <w:r w:rsidRPr="001E7A27">
        <w:rPr>
          <w:rFonts w:cs="Times New Roman"/>
          <w:sz w:val="20"/>
          <w:szCs w:val="20"/>
          <w:lang w:val="en-GB"/>
        </w:rPr>
        <w:t>.</w:t>
      </w:r>
    </w:p>
    <w:p w14:paraId="3AC5798A" w14:textId="2E7EEFB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Beaufort, L. et al., 2011: Sensitivity of coccolithophores to carbonate chemistry and ocean acidification.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476(7358)</w:t>
      </w:r>
      <w:r w:rsidRPr="001E7A27">
        <w:rPr>
          <w:rFonts w:cs="Times New Roman"/>
          <w:sz w:val="20"/>
          <w:szCs w:val="20"/>
          <w:lang w:val="en-GB"/>
        </w:rPr>
        <w:t>, 80–83, doi:</w:t>
      </w:r>
      <w:hyperlink r:id="rId80" w:history="1">
        <w:r w:rsidRPr="001E7A27">
          <w:rPr>
            <w:rStyle w:val="Hyperlink"/>
            <w:rFonts w:cs="Times New Roman"/>
            <w:sz w:val="20"/>
            <w:szCs w:val="20"/>
            <w:lang w:val="en-GB"/>
          </w:rPr>
          <w:t>10.1038/nature10295</w:t>
        </w:r>
      </w:hyperlink>
      <w:r w:rsidRPr="001E7A27">
        <w:rPr>
          <w:rFonts w:cs="Times New Roman"/>
          <w:sz w:val="20"/>
          <w:szCs w:val="20"/>
          <w:lang w:val="en-GB"/>
        </w:rPr>
        <w:t>.</w:t>
      </w:r>
    </w:p>
    <w:p w14:paraId="56BFB6F8" w14:textId="0398259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Beaulieu, J.J., T. DelSontro, and J.A. Downing, 2019: Eutrophication will increase methane emissions from lakes and impoundments during the 21st century.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1375, doi:</w:t>
      </w:r>
      <w:hyperlink r:id="rId81" w:history="1">
        <w:r w:rsidRPr="001E7A27">
          <w:rPr>
            <w:rStyle w:val="Hyperlink"/>
            <w:rFonts w:cs="Times New Roman"/>
            <w:sz w:val="20"/>
            <w:szCs w:val="20"/>
            <w:lang w:val="en-GB"/>
          </w:rPr>
          <w:t>10.1038/s41467-019-09100-5</w:t>
        </w:r>
      </w:hyperlink>
      <w:r w:rsidRPr="001E7A27">
        <w:rPr>
          <w:rFonts w:cs="Times New Roman"/>
          <w:sz w:val="20"/>
          <w:szCs w:val="20"/>
          <w:lang w:val="en-GB"/>
        </w:rPr>
        <w:t>.</w:t>
      </w:r>
    </w:p>
    <w:p w14:paraId="7EE7C4FC" w14:textId="13DCEBD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Beck, J. et al., 2018: Bipolar carbon and hydrogen isotope constraints on the Holocene methane budget.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15(23)</w:t>
      </w:r>
      <w:r w:rsidRPr="001E7A27">
        <w:rPr>
          <w:rFonts w:cs="Times New Roman"/>
          <w:sz w:val="20"/>
          <w:szCs w:val="20"/>
          <w:lang w:val="en-GB"/>
        </w:rPr>
        <w:t>, 7155–7175, doi:</w:t>
      </w:r>
      <w:hyperlink r:id="rId82" w:history="1">
        <w:r w:rsidRPr="001E7A27">
          <w:rPr>
            <w:rStyle w:val="Hyperlink"/>
            <w:rFonts w:cs="Times New Roman"/>
            <w:sz w:val="20"/>
            <w:szCs w:val="20"/>
            <w:lang w:val="en-GB"/>
          </w:rPr>
          <w:t>10.5194/bg-15-7155-2018</w:t>
        </w:r>
      </w:hyperlink>
      <w:r w:rsidRPr="001E7A27">
        <w:rPr>
          <w:rFonts w:cs="Times New Roman"/>
          <w:sz w:val="20"/>
          <w:szCs w:val="20"/>
          <w:lang w:val="en-GB"/>
        </w:rPr>
        <w:t>.</w:t>
      </w:r>
    </w:p>
    <w:p w14:paraId="1D50123D" w14:textId="1FD63B1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Bednaršek, N. et al., 2020: Exoskeleton dissolution with mechanoreceptor damage in larval Dungeness crab related to severity of present-day ocean acidification vertical gradients. </w:t>
      </w:r>
      <w:r w:rsidRPr="001E7A27">
        <w:rPr>
          <w:rFonts w:cs="Times New Roman"/>
          <w:i/>
          <w:sz w:val="20"/>
          <w:szCs w:val="20"/>
          <w:lang w:val="en-GB"/>
        </w:rPr>
        <w:t>Science of The Total Environment</w:t>
      </w:r>
      <w:r w:rsidRPr="001E7A27">
        <w:rPr>
          <w:rFonts w:cs="Times New Roman"/>
          <w:sz w:val="20"/>
          <w:szCs w:val="20"/>
          <w:lang w:val="en-GB"/>
        </w:rPr>
        <w:t xml:space="preserve">, </w:t>
      </w:r>
      <w:r w:rsidRPr="001E7A27">
        <w:rPr>
          <w:rFonts w:cs="Times New Roman"/>
          <w:b/>
          <w:sz w:val="20"/>
          <w:szCs w:val="20"/>
          <w:lang w:val="en-GB"/>
        </w:rPr>
        <w:t>716</w:t>
      </w:r>
      <w:r w:rsidRPr="001E7A27">
        <w:rPr>
          <w:rFonts w:cs="Times New Roman"/>
          <w:sz w:val="20"/>
          <w:szCs w:val="20"/>
          <w:lang w:val="en-GB"/>
        </w:rPr>
        <w:t>, 136610, doi:</w:t>
      </w:r>
      <w:hyperlink r:id="rId83" w:history="1">
        <w:r w:rsidRPr="001E7A27">
          <w:rPr>
            <w:rStyle w:val="Hyperlink"/>
            <w:rFonts w:cs="Times New Roman"/>
            <w:sz w:val="20"/>
            <w:szCs w:val="20"/>
            <w:lang w:val="en-GB"/>
          </w:rPr>
          <w:t>10.1016/j.scitotenv.2020.136610</w:t>
        </w:r>
      </w:hyperlink>
      <w:r w:rsidRPr="001E7A27">
        <w:rPr>
          <w:rFonts w:cs="Times New Roman"/>
          <w:sz w:val="20"/>
          <w:szCs w:val="20"/>
          <w:lang w:val="en-GB"/>
        </w:rPr>
        <w:t>.</w:t>
      </w:r>
    </w:p>
    <w:p w14:paraId="78A4DCF4" w14:textId="6AD77D6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Beer, C. et al., 2010: Terrestrial Gross Carbon Dioxide Uptake: Global Distribution and Covariation with Climate.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329(5993)</w:t>
      </w:r>
      <w:r w:rsidRPr="001E7A27">
        <w:rPr>
          <w:rFonts w:cs="Times New Roman"/>
          <w:sz w:val="20"/>
          <w:szCs w:val="20"/>
          <w:lang w:val="en-GB"/>
        </w:rPr>
        <w:t>, 834–838, doi:</w:t>
      </w:r>
      <w:hyperlink r:id="rId84" w:history="1">
        <w:r w:rsidRPr="001E7A27">
          <w:rPr>
            <w:rStyle w:val="Hyperlink"/>
            <w:rFonts w:cs="Times New Roman"/>
            <w:sz w:val="20"/>
            <w:szCs w:val="20"/>
            <w:lang w:val="en-GB"/>
          </w:rPr>
          <w:t>10.1126/science.1184984</w:t>
        </w:r>
      </w:hyperlink>
      <w:r w:rsidRPr="001E7A27">
        <w:rPr>
          <w:rFonts w:cs="Times New Roman"/>
          <w:sz w:val="20"/>
          <w:szCs w:val="20"/>
          <w:lang w:val="en-GB"/>
        </w:rPr>
        <w:t>.</w:t>
      </w:r>
    </w:p>
    <w:p w14:paraId="67F31756" w14:textId="7C668E5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Beerling, D.J. et al., 2018: Farming with crops and rocks to address global climate, food and soil security. </w:t>
      </w:r>
      <w:r w:rsidRPr="001E7A27">
        <w:rPr>
          <w:rFonts w:cs="Times New Roman"/>
          <w:i/>
          <w:sz w:val="20"/>
          <w:szCs w:val="20"/>
          <w:lang w:val="en-GB"/>
        </w:rPr>
        <w:t>Nature Plants</w:t>
      </w:r>
      <w:r w:rsidRPr="001E7A27">
        <w:rPr>
          <w:rFonts w:cs="Times New Roman"/>
          <w:sz w:val="20"/>
          <w:szCs w:val="20"/>
          <w:lang w:val="en-GB"/>
        </w:rPr>
        <w:t xml:space="preserve">, </w:t>
      </w:r>
      <w:r w:rsidRPr="001E7A27">
        <w:rPr>
          <w:rFonts w:cs="Times New Roman"/>
          <w:b/>
          <w:sz w:val="20"/>
          <w:szCs w:val="20"/>
          <w:lang w:val="en-GB"/>
        </w:rPr>
        <w:t>4(3)</w:t>
      </w:r>
      <w:r w:rsidRPr="001E7A27">
        <w:rPr>
          <w:rFonts w:cs="Times New Roman"/>
          <w:sz w:val="20"/>
          <w:szCs w:val="20"/>
          <w:lang w:val="en-GB"/>
        </w:rPr>
        <w:t>, 138–147, doi:</w:t>
      </w:r>
      <w:hyperlink r:id="rId85" w:history="1">
        <w:r w:rsidRPr="001E7A27">
          <w:rPr>
            <w:rStyle w:val="Hyperlink"/>
            <w:rFonts w:cs="Times New Roman"/>
            <w:sz w:val="20"/>
            <w:szCs w:val="20"/>
            <w:lang w:val="en-GB"/>
          </w:rPr>
          <w:t>10.1038/s41477-018-0108-y</w:t>
        </w:r>
      </w:hyperlink>
      <w:r w:rsidRPr="001E7A27">
        <w:rPr>
          <w:rFonts w:cs="Times New Roman"/>
          <w:sz w:val="20"/>
          <w:szCs w:val="20"/>
          <w:lang w:val="en-GB"/>
        </w:rPr>
        <w:t>.</w:t>
      </w:r>
    </w:p>
    <w:p w14:paraId="056FFCA6" w14:textId="207A781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Benanti, G., M. Saunders, B. Tobin, and B. Osborne, 2014: Contrasting impacts of afforestation on nitrous oxide and methane emissions. </w:t>
      </w:r>
      <w:r w:rsidRPr="001E7A27">
        <w:rPr>
          <w:rFonts w:cs="Times New Roman"/>
          <w:i/>
          <w:sz w:val="20"/>
          <w:szCs w:val="20"/>
          <w:lang w:val="en-GB"/>
        </w:rPr>
        <w:t>Agricultural and Forest Meteorology</w:t>
      </w:r>
      <w:r w:rsidRPr="001E7A27">
        <w:rPr>
          <w:rFonts w:cs="Times New Roman"/>
          <w:sz w:val="20"/>
          <w:szCs w:val="20"/>
          <w:lang w:val="en-GB"/>
        </w:rPr>
        <w:t xml:space="preserve">, </w:t>
      </w:r>
      <w:r w:rsidRPr="001E7A27">
        <w:rPr>
          <w:rFonts w:cs="Times New Roman"/>
          <w:b/>
          <w:sz w:val="20"/>
          <w:szCs w:val="20"/>
          <w:lang w:val="en-GB"/>
        </w:rPr>
        <w:t>198–199</w:t>
      </w:r>
      <w:r w:rsidRPr="001E7A27">
        <w:rPr>
          <w:rFonts w:cs="Times New Roman"/>
          <w:sz w:val="20"/>
          <w:szCs w:val="20"/>
          <w:lang w:val="en-GB"/>
        </w:rPr>
        <w:t>, 82–93, doi:</w:t>
      </w:r>
      <w:hyperlink r:id="rId86" w:history="1">
        <w:r w:rsidRPr="001E7A27">
          <w:rPr>
            <w:rStyle w:val="Hyperlink"/>
            <w:rFonts w:cs="Times New Roman"/>
            <w:sz w:val="20"/>
            <w:szCs w:val="20"/>
            <w:lang w:val="en-GB"/>
          </w:rPr>
          <w:t>10.1016/j.agrformet.2014.07.014</w:t>
        </w:r>
      </w:hyperlink>
      <w:r w:rsidRPr="001E7A27">
        <w:rPr>
          <w:rFonts w:cs="Times New Roman"/>
          <w:sz w:val="20"/>
          <w:szCs w:val="20"/>
          <w:lang w:val="en-GB"/>
        </w:rPr>
        <w:t>.</w:t>
      </w:r>
    </w:p>
    <w:p w14:paraId="155D7800" w14:textId="368A45D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Bennedsen, M., E. Hillebrand, and S. Jan Koopman, 2019: Trend analysis of the airborne fraction and sink rate of anthropogenically released CO2.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16(18)</w:t>
      </w:r>
      <w:r w:rsidRPr="001E7A27">
        <w:rPr>
          <w:rFonts w:cs="Times New Roman"/>
          <w:sz w:val="20"/>
          <w:szCs w:val="20"/>
          <w:lang w:val="en-GB"/>
        </w:rPr>
        <w:t>, 3651–3663, doi:</w:t>
      </w:r>
      <w:hyperlink r:id="rId87" w:history="1">
        <w:r w:rsidRPr="001E7A27">
          <w:rPr>
            <w:rStyle w:val="Hyperlink"/>
            <w:rFonts w:cs="Times New Roman"/>
            <w:sz w:val="20"/>
            <w:szCs w:val="20"/>
            <w:lang w:val="en-GB"/>
          </w:rPr>
          <w:t>10.5194/bg-16-3651-2019</w:t>
        </w:r>
      </w:hyperlink>
      <w:r w:rsidRPr="001E7A27">
        <w:rPr>
          <w:rFonts w:cs="Times New Roman"/>
          <w:sz w:val="20"/>
          <w:szCs w:val="20"/>
          <w:lang w:val="en-GB"/>
        </w:rPr>
        <w:t>.</w:t>
      </w:r>
    </w:p>
    <w:p w14:paraId="71A59F4B" w14:textId="03C4DCC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Berchet, A. et al., 2016: Atmospheric constraints on the methane emissions from the East Siberian Shelf.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16(6)</w:t>
      </w:r>
      <w:r w:rsidRPr="001E7A27">
        <w:rPr>
          <w:rFonts w:cs="Times New Roman"/>
          <w:sz w:val="20"/>
          <w:szCs w:val="20"/>
          <w:lang w:val="en-GB"/>
        </w:rPr>
        <w:t>, 4147–4157, doi:</w:t>
      </w:r>
      <w:hyperlink r:id="rId88" w:history="1">
        <w:r w:rsidRPr="001E7A27">
          <w:rPr>
            <w:rStyle w:val="Hyperlink"/>
            <w:rFonts w:cs="Times New Roman"/>
            <w:sz w:val="20"/>
            <w:szCs w:val="20"/>
            <w:lang w:val="en-GB"/>
          </w:rPr>
          <w:t>10.5194/acp-16-4147-2016</w:t>
        </w:r>
      </w:hyperlink>
      <w:r w:rsidRPr="001E7A27">
        <w:rPr>
          <w:rFonts w:cs="Times New Roman"/>
          <w:sz w:val="20"/>
          <w:szCs w:val="20"/>
          <w:lang w:val="en-GB"/>
        </w:rPr>
        <w:t>.</w:t>
      </w:r>
    </w:p>
    <w:p w14:paraId="3256B2F5" w14:textId="5615F4D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Bereiter, B., S. Shackleton, D. Baggenstos, K. Kawamura, and J. Severinghaus, 2018: Mean global ocean temperatures </w:t>
      </w:r>
      <w:r w:rsidRPr="001E7A27">
        <w:rPr>
          <w:rFonts w:cs="Times New Roman"/>
          <w:sz w:val="20"/>
          <w:szCs w:val="20"/>
          <w:lang w:val="en-GB"/>
        </w:rPr>
        <w:lastRenderedPageBreak/>
        <w:t xml:space="preserve">during the last glacial transition.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553(7686)</w:t>
      </w:r>
      <w:r w:rsidRPr="001E7A27">
        <w:rPr>
          <w:rFonts w:cs="Times New Roman"/>
          <w:sz w:val="20"/>
          <w:szCs w:val="20"/>
          <w:lang w:val="en-GB"/>
        </w:rPr>
        <w:t>, 39–44, doi:</w:t>
      </w:r>
      <w:hyperlink r:id="rId89" w:history="1">
        <w:r w:rsidRPr="001E7A27">
          <w:rPr>
            <w:rStyle w:val="Hyperlink"/>
            <w:rFonts w:cs="Times New Roman"/>
            <w:sz w:val="20"/>
            <w:szCs w:val="20"/>
            <w:lang w:val="en-GB"/>
          </w:rPr>
          <w:t>10.1038/nature25152</w:t>
        </w:r>
      </w:hyperlink>
      <w:r w:rsidRPr="001E7A27">
        <w:rPr>
          <w:rFonts w:cs="Times New Roman"/>
          <w:sz w:val="20"/>
          <w:szCs w:val="20"/>
          <w:lang w:val="en-GB"/>
        </w:rPr>
        <w:t>.</w:t>
      </w:r>
    </w:p>
    <w:p w14:paraId="235F7577" w14:textId="52DBEE0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Berg, A. et al., 2016: Land-atmosphere feedbacks amplify aridity increase over land under global warming.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6(9)</w:t>
      </w:r>
      <w:r w:rsidRPr="001E7A27">
        <w:rPr>
          <w:rFonts w:cs="Times New Roman"/>
          <w:sz w:val="20"/>
          <w:szCs w:val="20"/>
          <w:lang w:val="en-GB"/>
        </w:rPr>
        <w:t>, 869–874, doi:</w:t>
      </w:r>
      <w:hyperlink r:id="rId90" w:history="1">
        <w:r w:rsidRPr="001E7A27">
          <w:rPr>
            <w:rStyle w:val="Hyperlink"/>
            <w:rFonts w:cs="Times New Roman"/>
            <w:sz w:val="20"/>
            <w:szCs w:val="20"/>
            <w:lang w:val="en-GB"/>
          </w:rPr>
          <w:t>10.1038/nclimate3029</w:t>
        </w:r>
      </w:hyperlink>
      <w:r w:rsidRPr="001E7A27">
        <w:rPr>
          <w:rFonts w:cs="Times New Roman"/>
          <w:sz w:val="20"/>
          <w:szCs w:val="20"/>
          <w:lang w:val="en-GB"/>
        </w:rPr>
        <w:t>.</w:t>
      </w:r>
    </w:p>
    <w:p w14:paraId="5A465AD1" w14:textId="31FD55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Beringer, T., W. Lucht, and S. Schaphoff, 2011: Bioenergy production potential of global biomass plantations under environmental and agricultural constraints. </w:t>
      </w:r>
      <w:r w:rsidRPr="001E7A27">
        <w:rPr>
          <w:rFonts w:cs="Times New Roman"/>
          <w:i/>
          <w:sz w:val="20"/>
          <w:szCs w:val="20"/>
          <w:lang w:val="en-GB"/>
        </w:rPr>
        <w:t>GCB Bioenergy</w:t>
      </w:r>
      <w:r w:rsidRPr="001E7A27">
        <w:rPr>
          <w:rFonts w:cs="Times New Roman"/>
          <w:sz w:val="20"/>
          <w:szCs w:val="20"/>
          <w:lang w:val="en-GB"/>
        </w:rPr>
        <w:t xml:space="preserve">, </w:t>
      </w:r>
      <w:r w:rsidRPr="001E7A27">
        <w:rPr>
          <w:rFonts w:cs="Times New Roman"/>
          <w:b/>
          <w:sz w:val="20"/>
          <w:szCs w:val="20"/>
          <w:lang w:val="en-GB"/>
        </w:rPr>
        <w:t>3(4)</w:t>
      </w:r>
      <w:r w:rsidRPr="001E7A27">
        <w:rPr>
          <w:rFonts w:cs="Times New Roman"/>
          <w:sz w:val="20"/>
          <w:szCs w:val="20"/>
          <w:lang w:val="en-GB"/>
        </w:rPr>
        <w:t>, 299–312, doi:</w:t>
      </w:r>
      <w:hyperlink r:id="rId91" w:history="1">
        <w:r w:rsidRPr="001E7A27">
          <w:rPr>
            <w:rStyle w:val="Hyperlink"/>
            <w:rFonts w:cs="Times New Roman"/>
            <w:sz w:val="20"/>
            <w:szCs w:val="20"/>
            <w:lang w:val="en-GB"/>
          </w:rPr>
          <w:t>10.1111/j.1757-1707.2010.01088.x</w:t>
        </w:r>
      </w:hyperlink>
      <w:r w:rsidRPr="001E7A27">
        <w:rPr>
          <w:rFonts w:cs="Times New Roman"/>
          <w:sz w:val="20"/>
          <w:szCs w:val="20"/>
          <w:lang w:val="en-GB"/>
        </w:rPr>
        <w:t>.</w:t>
      </w:r>
    </w:p>
    <w:p w14:paraId="5ED012FF" w14:textId="08F64AD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Betts, R.A. et al., 2018: A successful prediction of the record CO2 rise associated with the 2015/2016 El Niño. </w:t>
      </w:r>
      <w:r w:rsidRPr="001E7A27">
        <w:rPr>
          <w:rFonts w:cs="Times New Roman"/>
          <w:i/>
          <w:sz w:val="20"/>
          <w:szCs w:val="20"/>
          <w:lang w:val="en-GB"/>
        </w:rPr>
        <w:t>Philosophical Transactions of the Royal Society B: Biological Sciences</w:t>
      </w:r>
      <w:r w:rsidRPr="001E7A27">
        <w:rPr>
          <w:rFonts w:cs="Times New Roman"/>
          <w:sz w:val="20"/>
          <w:szCs w:val="20"/>
          <w:lang w:val="en-GB"/>
        </w:rPr>
        <w:t xml:space="preserve">, </w:t>
      </w:r>
      <w:r w:rsidRPr="001E7A27">
        <w:rPr>
          <w:rFonts w:cs="Times New Roman"/>
          <w:b/>
          <w:sz w:val="20"/>
          <w:szCs w:val="20"/>
          <w:lang w:val="en-GB"/>
        </w:rPr>
        <w:t>373(1760)</w:t>
      </w:r>
      <w:r w:rsidRPr="001E7A27">
        <w:rPr>
          <w:rFonts w:cs="Times New Roman"/>
          <w:sz w:val="20"/>
          <w:szCs w:val="20"/>
          <w:lang w:val="en-GB"/>
        </w:rPr>
        <w:t>, 20170301, doi:</w:t>
      </w:r>
      <w:hyperlink r:id="rId92" w:history="1">
        <w:r w:rsidRPr="001E7A27">
          <w:rPr>
            <w:rStyle w:val="Hyperlink"/>
            <w:rFonts w:cs="Times New Roman"/>
            <w:sz w:val="20"/>
            <w:szCs w:val="20"/>
            <w:lang w:val="en-GB"/>
          </w:rPr>
          <w:t>10.1098/rstb.2017.0301</w:t>
        </w:r>
      </w:hyperlink>
      <w:r w:rsidRPr="001E7A27">
        <w:rPr>
          <w:rFonts w:cs="Times New Roman"/>
          <w:sz w:val="20"/>
          <w:szCs w:val="20"/>
          <w:lang w:val="en-GB"/>
        </w:rPr>
        <w:t>.</w:t>
      </w:r>
    </w:p>
    <w:p w14:paraId="6BA2BEB3" w14:textId="5AE99CD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BGR, 2019: Data and developments concerning German and Global energy supplies. .</w:t>
      </w:r>
    </w:p>
    <w:p w14:paraId="4F32B840" w14:textId="42B2C18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Bianchi, D., J.P. Dunne, J.L. Sarmiento, and E.D. Galbraith, 2012: Data-based estimates of suboxia, denitrification, and N2O production in the ocean and their sensitivities to dissolved O2.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26(2)</w:t>
      </w:r>
      <w:r w:rsidRPr="001E7A27">
        <w:rPr>
          <w:rFonts w:cs="Times New Roman"/>
          <w:sz w:val="20"/>
          <w:szCs w:val="20"/>
          <w:lang w:val="en-GB"/>
        </w:rPr>
        <w:t>, GB2009, doi:</w:t>
      </w:r>
      <w:hyperlink r:id="rId93" w:history="1">
        <w:r w:rsidRPr="001E7A27">
          <w:rPr>
            <w:rStyle w:val="Hyperlink"/>
            <w:rFonts w:cs="Times New Roman"/>
            <w:sz w:val="20"/>
            <w:szCs w:val="20"/>
            <w:lang w:val="en-GB"/>
          </w:rPr>
          <w:t>10.1029/2011gb004209</w:t>
        </w:r>
      </w:hyperlink>
      <w:r w:rsidRPr="001E7A27">
        <w:rPr>
          <w:rFonts w:cs="Times New Roman"/>
          <w:sz w:val="20"/>
          <w:szCs w:val="20"/>
          <w:lang w:val="en-GB"/>
        </w:rPr>
        <w:t>.</w:t>
      </w:r>
    </w:p>
    <w:p w14:paraId="5EB61D78" w14:textId="656DFC9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Bindoff, N.L. et al., 2019: Changing Ocean, Marine Ecosystems, and Dependent Communities. In: </w:t>
      </w:r>
      <w:r w:rsidRPr="001E7A27">
        <w:rPr>
          <w:rFonts w:cs="Times New Roman"/>
          <w:i/>
          <w:sz w:val="20"/>
          <w:szCs w:val="20"/>
          <w:lang w:val="en-GB"/>
        </w:rPr>
        <w:t>IPCC Special Report on the Ocean and Cryosphere in a Changing Climate</w:t>
      </w:r>
      <w:r w:rsidRPr="001E7A27">
        <w:rPr>
          <w:rFonts w:cs="Times New Roman"/>
          <w:sz w:val="20"/>
          <w:szCs w:val="20"/>
          <w:lang w:val="en-GB"/>
        </w:rPr>
        <w:t xml:space="preserve"> [Pörtner, H.-O., D.C. Roberts, V. Masson-Delmotte, P. Zhai, M. Tignor, E. Poloczanska, K. Mintenbeck, A. Alegría, M. Nicolai, A. Okem, J. Petzold, B. Rama, and N.M. Weyer (eds.)]. In Press, pp. 447–588.</w:t>
      </w:r>
    </w:p>
    <w:p w14:paraId="477FEB92" w14:textId="24E6C08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Blanc-Betes, E. et al., : In silico assessment of the potential of basalt amendments to reduce N2O emissions from bioenergy crops. </w:t>
      </w:r>
      <w:r w:rsidRPr="001E7A27">
        <w:rPr>
          <w:rFonts w:cs="Times New Roman"/>
          <w:i/>
          <w:sz w:val="20"/>
          <w:szCs w:val="20"/>
          <w:lang w:val="en-GB"/>
        </w:rPr>
        <w:t>GCB Bioenergy</w:t>
      </w:r>
      <w:r w:rsidRPr="001E7A27">
        <w:rPr>
          <w:rFonts w:cs="Times New Roman"/>
          <w:sz w:val="20"/>
          <w:szCs w:val="20"/>
          <w:lang w:val="en-GB"/>
        </w:rPr>
        <w:t xml:space="preserve">, </w:t>
      </w:r>
      <w:r w:rsidRPr="001E7A27">
        <w:rPr>
          <w:rFonts w:cs="Times New Roman"/>
          <w:b/>
          <w:sz w:val="20"/>
          <w:szCs w:val="20"/>
          <w:lang w:val="en-GB"/>
        </w:rPr>
        <w:t>n/a(n/a)</w:t>
      </w:r>
      <w:r w:rsidRPr="001E7A27">
        <w:rPr>
          <w:rFonts w:cs="Times New Roman"/>
          <w:sz w:val="20"/>
          <w:szCs w:val="20"/>
          <w:lang w:val="en-GB"/>
        </w:rPr>
        <w:t>, doi:</w:t>
      </w:r>
      <w:hyperlink r:id="rId94" w:history="1">
        <w:r w:rsidRPr="001E7A27">
          <w:rPr>
            <w:rStyle w:val="Hyperlink"/>
            <w:rFonts w:cs="Times New Roman"/>
            <w:sz w:val="20"/>
            <w:szCs w:val="20"/>
            <w:lang w:val="en-GB"/>
          </w:rPr>
          <w:t>10.1111/gcbb.12757</w:t>
        </w:r>
      </w:hyperlink>
      <w:r w:rsidRPr="001E7A27">
        <w:rPr>
          <w:rFonts w:cs="Times New Roman"/>
          <w:sz w:val="20"/>
          <w:szCs w:val="20"/>
          <w:lang w:val="en-GB"/>
        </w:rPr>
        <w:t>.</w:t>
      </w:r>
    </w:p>
    <w:p w14:paraId="43757B5F" w14:textId="5E7D4B0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Blanchette, C.D. et al., 2016: Printable enzyme-embedded materials for methane to methanol conversion.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11900, doi:</w:t>
      </w:r>
      <w:hyperlink r:id="rId95" w:history="1">
        <w:r w:rsidRPr="001E7A27">
          <w:rPr>
            <w:rStyle w:val="Hyperlink"/>
            <w:rFonts w:cs="Times New Roman"/>
            <w:sz w:val="20"/>
            <w:szCs w:val="20"/>
            <w:lang w:val="en-GB"/>
          </w:rPr>
          <w:t>10.1038/ncomms11900</w:t>
        </w:r>
      </w:hyperlink>
      <w:r w:rsidRPr="001E7A27">
        <w:rPr>
          <w:rFonts w:cs="Times New Roman"/>
          <w:sz w:val="20"/>
          <w:szCs w:val="20"/>
          <w:lang w:val="en-GB"/>
        </w:rPr>
        <w:t>.</w:t>
      </w:r>
    </w:p>
    <w:p w14:paraId="07B4574A" w14:textId="34DA01C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Bobich, E.G., G.A. Barron-Gafford, K.G. Rascher, and R. Murthy, 2010: Effects of drought and changes in vapour pressure deficit on water relations of Populus deltoides growing in ambient and elevated CO2. </w:t>
      </w:r>
      <w:r w:rsidRPr="001E7A27">
        <w:rPr>
          <w:rFonts w:cs="Times New Roman"/>
          <w:i/>
          <w:sz w:val="20"/>
          <w:szCs w:val="20"/>
          <w:lang w:val="en-GB"/>
        </w:rPr>
        <w:t>Tree Physiology</w:t>
      </w:r>
      <w:r w:rsidRPr="001E7A27">
        <w:rPr>
          <w:rFonts w:cs="Times New Roman"/>
          <w:sz w:val="20"/>
          <w:szCs w:val="20"/>
          <w:lang w:val="en-GB"/>
        </w:rPr>
        <w:t xml:space="preserve">, </w:t>
      </w:r>
      <w:r w:rsidRPr="001E7A27">
        <w:rPr>
          <w:rFonts w:cs="Times New Roman"/>
          <w:b/>
          <w:sz w:val="20"/>
          <w:szCs w:val="20"/>
          <w:lang w:val="en-GB"/>
        </w:rPr>
        <w:t>30(7)</w:t>
      </w:r>
      <w:r w:rsidRPr="001E7A27">
        <w:rPr>
          <w:rFonts w:cs="Times New Roman"/>
          <w:sz w:val="20"/>
          <w:szCs w:val="20"/>
          <w:lang w:val="en-GB"/>
        </w:rPr>
        <w:t>, 866–875, doi:</w:t>
      </w:r>
      <w:hyperlink r:id="rId96" w:history="1">
        <w:r w:rsidRPr="001E7A27">
          <w:rPr>
            <w:rStyle w:val="Hyperlink"/>
            <w:rFonts w:cs="Times New Roman"/>
            <w:sz w:val="20"/>
            <w:szCs w:val="20"/>
            <w:lang w:val="en-GB"/>
          </w:rPr>
          <w:t>10.1093/treephys/tpq036</w:t>
        </w:r>
      </w:hyperlink>
      <w:r w:rsidRPr="001E7A27">
        <w:rPr>
          <w:rFonts w:cs="Times New Roman"/>
          <w:sz w:val="20"/>
          <w:szCs w:val="20"/>
          <w:lang w:val="en-GB"/>
        </w:rPr>
        <w:t>.</w:t>
      </w:r>
    </w:p>
    <w:p w14:paraId="2A8254B5" w14:textId="6801705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Bock, M. et al., 2010: Hydrogen isotopes preclude marine hydrate CH4 emissions at the onset of Dansgaard-Oeschger events..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328(5986)</w:t>
      </w:r>
      <w:r w:rsidRPr="001E7A27">
        <w:rPr>
          <w:rFonts w:cs="Times New Roman"/>
          <w:sz w:val="20"/>
          <w:szCs w:val="20"/>
          <w:lang w:val="en-GB"/>
        </w:rPr>
        <w:t>, 1686–9, doi:</w:t>
      </w:r>
      <w:hyperlink r:id="rId97" w:history="1">
        <w:r w:rsidRPr="001E7A27">
          <w:rPr>
            <w:rStyle w:val="Hyperlink"/>
            <w:rFonts w:cs="Times New Roman"/>
            <w:sz w:val="20"/>
            <w:szCs w:val="20"/>
            <w:lang w:val="en-GB"/>
          </w:rPr>
          <w:t>10.1126/science.1187651</w:t>
        </w:r>
      </w:hyperlink>
      <w:r w:rsidRPr="001E7A27">
        <w:rPr>
          <w:rFonts w:cs="Times New Roman"/>
          <w:sz w:val="20"/>
          <w:szCs w:val="20"/>
          <w:lang w:val="en-GB"/>
        </w:rPr>
        <w:t>.</w:t>
      </w:r>
    </w:p>
    <w:p w14:paraId="1A40390A" w14:textId="1709194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Bock, M. et al., 2017: Glacial/interglacial wetland, biomass burning, and geologic methane emissions constrained by dual stable isotopic CH 4 ice core records.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114(29)</w:t>
      </w:r>
      <w:r w:rsidRPr="001E7A27">
        <w:rPr>
          <w:rFonts w:cs="Times New Roman"/>
          <w:sz w:val="20"/>
          <w:szCs w:val="20"/>
          <w:lang w:val="en-GB"/>
        </w:rPr>
        <w:t>, E5778–E5786, doi:</w:t>
      </w:r>
      <w:hyperlink r:id="rId98" w:history="1">
        <w:r w:rsidRPr="001E7A27">
          <w:rPr>
            <w:rStyle w:val="Hyperlink"/>
            <w:rFonts w:cs="Times New Roman"/>
            <w:sz w:val="20"/>
            <w:szCs w:val="20"/>
            <w:lang w:val="en-GB"/>
          </w:rPr>
          <w:t>10.1073/pnas.1613883114</w:t>
        </w:r>
      </w:hyperlink>
      <w:r w:rsidRPr="001E7A27">
        <w:rPr>
          <w:rFonts w:cs="Times New Roman"/>
          <w:sz w:val="20"/>
          <w:szCs w:val="20"/>
          <w:lang w:val="en-GB"/>
        </w:rPr>
        <w:t>.</w:t>
      </w:r>
    </w:p>
    <w:p w14:paraId="531ACB66" w14:textId="2941A24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Boden, T.A., G. Marland, and R.J. Andres, 2017: Global, Regional, and National Fossil-Fuel CO2 Emissions (1751 – 2014) (V. 2017). Carbon Dioxide Information Analysis Center (CDIAC), Oak Ridge National Laboratory (ORNL), Oak Ridge, TN, USA. Retrieved from: </w:t>
      </w:r>
      <w:hyperlink r:id="rId99" w:history="1">
        <w:r w:rsidRPr="001E7A27">
          <w:rPr>
            <w:rStyle w:val="Hyperlink"/>
            <w:rFonts w:cs="Times New Roman"/>
            <w:sz w:val="20"/>
            <w:szCs w:val="20"/>
            <w:lang w:val="en-GB"/>
          </w:rPr>
          <w:t>https://cdiac.ess-dive.lbl.gov/trends/emis/overview.html</w:t>
        </w:r>
      </w:hyperlink>
      <w:r w:rsidRPr="001E7A27">
        <w:rPr>
          <w:rFonts w:cs="Times New Roman"/>
          <w:sz w:val="20"/>
          <w:szCs w:val="20"/>
          <w:lang w:val="en-GB"/>
        </w:rPr>
        <w:t>.</w:t>
      </w:r>
    </w:p>
    <w:p w14:paraId="55FB2295" w14:textId="45AEBB4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Boer, M.M., V. Resco de Dios, and R.A. Bradstock, 2020: Unprecedented burn area of Australian mega forest fires.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10(3)</w:t>
      </w:r>
      <w:r w:rsidRPr="001E7A27">
        <w:rPr>
          <w:rFonts w:cs="Times New Roman"/>
          <w:sz w:val="20"/>
          <w:szCs w:val="20"/>
          <w:lang w:val="en-GB"/>
        </w:rPr>
        <w:t>, 171–172, doi:</w:t>
      </w:r>
      <w:hyperlink r:id="rId100" w:history="1">
        <w:r w:rsidRPr="001E7A27">
          <w:rPr>
            <w:rStyle w:val="Hyperlink"/>
            <w:rFonts w:cs="Times New Roman"/>
            <w:sz w:val="20"/>
            <w:szCs w:val="20"/>
            <w:lang w:val="en-GB"/>
          </w:rPr>
          <w:t>10.1038/s41558-020-0716-1</w:t>
        </w:r>
      </w:hyperlink>
      <w:r w:rsidRPr="001E7A27">
        <w:rPr>
          <w:rFonts w:cs="Times New Roman"/>
          <w:sz w:val="20"/>
          <w:szCs w:val="20"/>
          <w:lang w:val="en-GB"/>
        </w:rPr>
        <w:t>.</w:t>
      </w:r>
    </w:p>
    <w:p w14:paraId="5B5484DD" w14:textId="3B26A95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Bopp, L., M. Lévy, L. Resplandy, and J.B. Sallée, 2015: Pathways of anthropogenic carbon subduction in the global ocean.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42(15)</w:t>
      </w:r>
      <w:r w:rsidRPr="001E7A27">
        <w:rPr>
          <w:rFonts w:cs="Times New Roman"/>
          <w:sz w:val="20"/>
          <w:szCs w:val="20"/>
          <w:lang w:val="en-GB"/>
        </w:rPr>
        <w:t>, 6416–6423, doi:</w:t>
      </w:r>
      <w:hyperlink r:id="rId101" w:history="1">
        <w:r w:rsidRPr="001E7A27">
          <w:rPr>
            <w:rStyle w:val="Hyperlink"/>
            <w:rFonts w:cs="Times New Roman"/>
            <w:sz w:val="20"/>
            <w:szCs w:val="20"/>
            <w:lang w:val="en-GB"/>
          </w:rPr>
          <w:t>10.1002/2015gl065073</w:t>
        </w:r>
      </w:hyperlink>
      <w:r w:rsidRPr="001E7A27">
        <w:rPr>
          <w:rFonts w:cs="Times New Roman"/>
          <w:sz w:val="20"/>
          <w:szCs w:val="20"/>
          <w:lang w:val="en-GB"/>
        </w:rPr>
        <w:t>.</w:t>
      </w:r>
    </w:p>
    <w:p w14:paraId="553C1D9D" w14:textId="1FEB65A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Bopp, L. et al., 2013: Multiple stressors of ocean ecosystems in the 21st century: projections with CMIP5 models.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10(10)</w:t>
      </w:r>
      <w:r w:rsidRPr="001E7A27">
        <w:rPr>
          <w:rFonts w:cs="Times New Roman"/>
          <w:sz w:val="20"/>
          <w:szCs w:val="20"/>
          <w:lang w:val="en-GB"/>
        </w:rPr>
        <w:t>, 6225–6245, doi:</w:t>
      </w:r>
      <w:hyperlink r:id="rId102" w:history="1">
        <w:r w:rsidRPr="001E7A27">
          <w:rPr>
            <w:rStyle w:val="Hyperlink"/>
            <w:rFonts w:cs="Times New Roman"/>
            <w:sz w:val="20"/>
            <w:szCs w:val="20"/>
            <w:lang w:val="en-GB"/>
          </w:rPr>
          <w:t>10.5194/bg-10-6225-2013</w:t>
        </w:r>
      </w:hyperlink>
      <w:r w:rsidRPr="001E7A27">
        <w:rPr>
          <w:rFonts w:cs="Times New Roman"/>
          <w:sz w:val="20"/>
          <w:szCs w:val="20"/>
          <w:lang w:val="en-GB"/>
        </w:rPr>
        <w:t>.</w:t>
      </w:r>
    </w:p>
    <w:p w14:paraId="24A7CEBA" w14:textId="1C99F84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Borges, A.V. and G. Abril, 2011: Carbon Dioxide and Methane Dynamics in Estuaries. In: </w:t>
      </w:r>
      <w:r w:rsidRPr="001E7A27">
        <w:rPr>
          <w:rFonts w:cs="Times New Roman"/>
          <w:i/>
          <w:sz w:val="20"/>
          <w:szCs w:val="20"/>
          <w:lang w:val="en-GB"/>
        </w:rPr>
        <w:t>Treatise on Estuarine and Coastal Science</w:t>
      </w:r>
      <w:r w:rsidRPr="001E7A27">
        <w:rPr>
          <w:rFonts w:cs="Times New Roman"/>
          <w:sz w:val="20"/>
          <w:szCs w:val="20"/>
          <w:lang w:val="en-GB"/>
        </w:rPr>
        <w:t xml:space="preserve"> [Wolanski, E. and D. McLusky (eds.)]. Academic Press, Waltham, MA, USA, pp. 119–161, doi:</w:t>
      </w:r>
      <w:hyperlink r:id="rId103" w:history="1">
        <w:r w:rsidRPr="001E7A27">
          <w:rPr>
            <w:rStyle w:val="Hyperlink"/>
            <w:rFonts w:cs="Times New Roman"/>
            <w:sz w:val="20"/>
            <w:szCs w:val="20"/>
            <w:lang w:val="en-GB"/>
          </w:rPr>
          <w:t>10.1016/b978-0-12-374711-2.00504-0</w:t>
        </w:r>
      </w:hyperlink>
      <w:r w:rsidRPr="001E7A27">
        <w:rPr>
          <w:rFonts w:cs="Times New Roman"/>
          <w:sz w:val="20"/>
          <w:szCs w:val="20"/>
          <w:lang w:val="en-GB"/>
        </w:rPr>
        <w:t>.</w:t>
      </w:r>
    </w:p>
    <w:p w14:paraId="59D5BC57" w14:textId="3E317A9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Boscolo-Galazzo, F., K.A. Crichton, S. Barker, and P.N. Pearson, 2018: Temperature dependency of metabolic rates in the upper ocean: A positive feedback to global climate change? </w:t>
      </w:r>
      <w:r w:rsidRPr="001E7A27">
        <w:rPr>
          <w:rFonts w:cs="Times New Roman"/>
          <w:i/>
          <w:sz w:val="20"/>
          <w:szCs w:val="20"/>
          <w:lang w:val="en-GB"/>
        </w:rPr>
        <w:t>Global and Planetary Change</w:t>
      </w:r>
      <w:r w:rsidRPr="001E7A27">
        <w:rPr>
          <w:rFonts w:cs="Times New Roman"/>
          <w:sz w:val="20"/>
          <w:szCs w:val="20"/>
          <w:lang w:val="en-GB"/>
        </w:rPr>
        <w:t xml:space="preserve">, </w:t>
      </w:r>
      <w:r w:rsidRPr="001E7A27">
        <w:rPr>
          <w:rFonts w:cs="Times New Roman"/>
          <w:b/>
          <w:sz w:val="20"/>
          <w:szCs w:val="20"/>
          <w:lang w:val="en-GB"/>
        </w:rPr>
        <w:t>170</w:t>
      </w:r>
      <w:r w:rsidRPr="001E7A27">
        <w:rPr>
          <w:rFonts w:cs="Times New Roman"/>
          <w:sz w:val="20"/>
          <w:szCs w:val="20"/>
          <w:lang w:val="en-GB"/>
        </w:rPr>
        <w:t>, 201–212, doi:</w:t>
      </w:r>
      <w:hyperlink r:id="rId104" w:history="1">
        <w:r w:rsidRPr="001E7A27">
          <w:rPr>
            <w:rStyle w:val="Hyperlink"/>
            <w:rFonts w:cs="Times New Roman"/>
            <w:sz w:val="20"/>
            <w:szCs w:val="20"/>
            <w:lang w:val="en-GB"/>
          </w:rPr>
          <w:t>10.1016/j.gloplacha.2018.08.017</w:t>
        </w:r>
      </w:hyperlink>
      <w:r w:rsidRPr="001E7A27">
        <w:rPr>
          <w:rFonts w:cs="Times New Roman"/>
          <w:sz w:val="20"/>
          <w:szCs w:val="20"/>
          <w:lang w:val="en-GB"/>
        </w:rPr>
        <w:t>.</w:t>
      </w:r>
    </w:p>
    <w:p w14:paraId="0B39BBDE" w14:textId="10474D1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Boulton, C.A., B.B.B. Booth, and P. Good, 2017: Exploring uncertainty of Amazon dieback in a perturbed parameter Earth system ensemble.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23(12)</w:t>
      </w:r>
      <w:r w:rsidRPr="001E7A27">
        <w:rPr>
          <w:rFonts w:cs="Times New Roman"/>
          <w:sz w:val="20"/>
          <w:szCs w:val="20"/>
          <w:lang w:val="en-GB"/>
        </w:rPr>
        <w:t>, 5032–5044, doi:</w:t>
      </w:r>
      <w:hyperlink r:id="rId105" w:history="1">
        <w:r w:rsidRPr="001E7A27">
          <w:rPr>
            <w:rStyle w:val="Hyperlink"/>
            <w:rFonts w:cs="Times New Roman"/>
            <w:sz w:val="20"/>
            <w:szCs w:val="20"/>
            <w:lang w:val="en-GB"/>
          </w:rPr>
          <w:t>10.1111/gcb.13733</w:t>
        </w:r>
      </w:hyperlink>
      <w:r w:rsidRPr="001E7A27">
        <w:rPr>
          <w:rFonts w:cs="Times New Roman"/>
          <w:sz w:val="20"/>
          <w:szCs w:val="20"/>
          <w:lang w:val="en-GB"/>
        </w:rPr>
        <w:t>.</w:t>
      </w:r>
    </w:p>
    <w:p w14:paraId="1A663292" w14:textId="0FF1CA8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Bousquet, P. et al., 2006: Contribution of anthropogenic and natural sources to atmospheric methane variability.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443(7110)</w:t>
      </w:r>
      <w:r w:rsidRPr="001E7A27">
        <w:rPr>
          <w:rFonts w:cs="Times New Roman"/>
          <w:sz w:val="20"/>
          <w:szCs w:val="20"/>
          <w:lang w:val="en-GB"/>
        </w:rPr>
        <w:t>, 439–443, doi:</w:t>
      </w:r>
      <w:hyperlink r:id="rId106" w:history="1">
        <w:r w:rsidRPr="001E7A27">
          <w:rPr>
            <w:rStyle w:val="Hyperlink"/>
            <w:rFonts w:cs="Times New Roman"/>
            <w:sz w:val="20"/>
            <w:szCs w:val="20"/>
            <w:lang w:val="en-GB"/>
          </w:rPr>
          <w:t>10.1038/nature05132</w:t>
        </w:r>
      </w:hyperlink>
      <w:r w:rsidRPr="001E7A27">
        <w:rPr>
          <w:rFonts w:cs="Times New Roman"/>
          <w:sz w:val="20"/>
          <w:szCs w:val="20"/>
          <w:lang w:val="en-GB"/>
        </w:rPr>
        <w:t>.</w:t>
      </w:r>
    </w:p>
    <w:p w14:paraId="49F2B438" w14:textId="6DCC3A3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Bowen, G.J. and J.C. Zachos, 2010: Rapid carbon sequestration at the termination of the Palaeocene–Eocene Thermal Maximum.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3(12)</w:t>
      </w:r>
      <w:r w:rsidRPr="001E7A27">
        <w:rPr>
          <w:rFonts w:cs="Times New Roman"/>
          <w:sz w:val="20"/>
          <w:szCs w:val="20"/>
          <w:lang w:val="en-GB"/>
        </w:rPr>
        <w:t>, 866–869, doi:</w:t>
      </w:r>
      <w:hyperlink r:id="rId107" w:history="1">
        <w:r w:rsidRPr="001E7A27">
          <w:rPr>
            <w:rStyle w:val="Hyperlink"/>
            <w:rFonts w:cs="Times New Roman"/>
            <w:sz w:val="20"/>
            <w:szCs w:val="20"/>
            <w:lang w:val="en-GB"/>
          </w:rPr>
          <w:t>10.1038/ngeo1014</w:t>
        </w:r>
      </w:hyperlink>
      <w:r w:rsidRPr="001E7A27">
        <w:rPr>
          <w:rFonts w:cs="Times New Roman"/>
          <w:sz w:val="20"/>
          <w:szCs w:val="20"/>
          <w:lang w:val="en-GB"/>
        </w:rPr>
        <w:t>.</w:t>
      </w:r>
    </w:p>
    <w:p w14:paraId="4EE1577F" w14:textId="5E3DE79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Bowman, D.M.J.S. et al., 2017: Human exposure and sensitivity to globally extreme wildfire events. </w:t>
      </w:r>
      <w:r w:rsidRPr="001E7A27">
        <w:rPr>
          <w:rFonts w:cs="Times New Roman"/>
          <w:i/>
          <w:sz w:val="20"/>
          <w:szCs w:val="20"/>
          <w:lang w:val="en-GB"/>
        </w:rPr>
        <w:t>Nature Ecology and Evolution</w:t>
      </w:r>
      <w:r w:rsidRPr="001E7A27">
        <w:rPr>
          <w:rFonts w:cs="Times New Roman"/>
          <w:sz w:val="20"/>
          <w:szCs w:val="20"/>
          <w:lang w:val="en-GB"/>
        </w:rPr>
        <w:t>, doi:</w:t>
      </w:r>
      <w:hyperlink r:id="rId108" w:history="1">
        <w:r w:rsidRPr="001E7A27">
          <w:rPr>
            <w:rStyle w:val="Hyperlink"/>
            <w:rFonts w:cs="Times New Roman"/>
            <w:sz w:val="20"/>
            <w:szCs w:val="20"/>
            <w:lang w:val="en-GB"/>
          </w:rPr>
          <w:t>10.1038/s41559-016-0058</w:t>
        </w:r>
      </w:hyperlink>
      <w:r w:rsidRPr="001E7A27">
        <w:rPr>
          <w:rFonts w:cs="Times New Roman"/>
          <w:sz w:val="20"/>
          <w:szCs w:val="20"/>
          <w:lang w:val="en-GB"/>
        </w:rPr>
        <w:t>.</w:t>
      </w:r>
    </w:p>
    <w:p w14:paraId="07EA7E0D" w14:textId="5FFBB54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Bowman, D.M.J.S. et al., 2020: Vegetation fires in the Anthropocene. </w:t>
      </w:r>
      <w:r w:rsidRPr="001E7A27">
        <w:rPr>
          <w:rFonts w:cs="Times New Roman"/>
          <w:i/>
          <w:sz w:val="20"/>
          <w:szCs w:val="20"/>
          <w:lang w:val="en-GB"/>
        </w:rPr>
        <w:t>Nature Reviews Earth &amp; Environment</w:t>
      </w:r>
      <w:r w:rsidRPr="001E7A27">
        <w:rPr>
          <w:rFonts w:cs="Times New Roman"/>
          <w:sz w:val="20"/>
          <w:szCs w:val="20"/>
          <w:lang w:val="en-GB"/>
        </w:rPr>
        <w:t xml:space="preserve">, </w:t>
      </w:r>
      <w:r w:rsidRPr="001E7A27">
        <w:rPr>
          <w:rFonts w:cs="Times New Roman"/>
          <w:b/>
          <w:sz w:val="20"/>
          <w:szCs w:val="20"/>
          <w:lang w:val="en-GB"/>
        </w:rPr>
        <w:t>1(10)</w:t>
      </w:r>
      <w:r w:rsidRPr="001E7A27">
        <w:rPr>
          <w:rFonts w:cs="Times New Roman"/>
          <w:sz w:val="20"/>
          <w:szCs w:val="20"/>
          <w:lang w:val="en-GB"/>
        </w:rPr>
        <w:t>, 500–515, doi:</w:t>
      </w:r>
      <w:hyperlink r:id="rId109" w:history="1">
        <w:r w:rsidRPr="001E7A27">
          <w:rPr>
            <w:rStyle w:val="Hyperlink"/>
            <w:rFonts w:cs="Times New Roman"/>
            <w:sz w:val="20"/>
            <w:szCs w:val="20"/>
            <w:lang w:val="en-GB"/>
          </w:rPr>
          <w:t>10.1038/s43017-020-0085-3</w:t>
        </w:r>
      </w:hyperlink>
      <w:r w:rsidRPr="001E7A27">
        <w:rPr>
          <w:rFonts w:cs="Times New Roman"/>
          <w:sz w:val="20"/>
          <w:szCs w:val="20"/>
          <w:lang w:val="en-GB"/>
        </w:rPr>
        <w:t>.</w:t>
      </w:r>
    </w:p>
    <w:p w14:paraId="5665FB32" w14:textId="12B0F34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Boyd, P. and C. Vivian, 2019: Should we fertilize oceans or seed clouds? No one knows.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570(7760)</w:t>
      </w:r>
      <w:r w:rsidRPr="001E7A27">
        <w:rPr>
          <w:rFonts w:cs="Times New Roman"/>
          <w:sz w:val="20"/>
          <w:szCs w:val="20"/>
          <w:lang w:val="en-GB"/>
        </w:rPr>
        <w:t>, 155–157, doi:</w:t>
      </w:r>
      <w:hyperlink r:id="rId110" w:history="1">
        <w:r w:rsidRPr="001E7A27">
          <w:rPr>
            <w:rStyle w:val="Hyperlink"/>
            <w:rFonts w:cs="Times New Roman"/>
            <w:sz w:val="20"/>
            <w:szCs w:val="20"/>
            <w:lang w:val="en-GB"/>
          </w:rPr>
          <w:t>10.1038/d41586-019-01790-7</w:t>
        </w:r>
      </w:hyperlink>
      <w:r w:rsidRPr="001E7A27">
        <w:rPr>
          <w:rFonts w:cs="Times New Roman"/>
          <w:sz w:val="20"/>
          <w:szCs w:val="20"/>
          <w:lang w:val="en-GB"/>
        </w:rPr>
        <w:t>.</w:t>
      </w:r>
    </w:p>
    <w:p w14:paraId="29711DD8" w14:textId="5B74DB3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Boyd, P.W., S.T. Lennartz, D.M. Glover, and S.C. Doney, 2015: Biological ramifications of climate-change-mediated oceanic multi-stressors.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5(1)</w:t>
      </w:r>
      <w:r w:rsidRPr="001E7A27">
        <w:rPr>
          <w:rFonts w:cs="Times New Roman"/>
          <w:sz w:val="20"/>
          <w:szCs w:val="20"/>
          <w:lang w:val="en-GB"/>
        </w:rPr>
        <w:t>, 71–79, doi:</w:t>
      </w:r>
      <w:hyperlink r:id="rId111" w:history="1">
        <w:r w:rsidRPr="001E7A27">
          <w:rPr>
            <w:rStyle w:val="Hyperlink"/>
            <w:rFonts w:cs="Times New Roman"/>
            <w:sz w:val="20"/>
            <w:szCs w:val="20"/>
            <w:lang w:val="en-GB"/>
          </w:rPr>
          <w:t>10.1038/nclimate2441</w:t>
        </w:r>
      </w:hyperlink>
      <w:r w:rsidRPr="001E7A27">
        <w:rPr>
          <w:rFonts w:cs="Times New Roman"/>
          <w:sz w:val="20"/>
          <w:szCs w:val="20"/>
          <w:lang w:val="en-GB"/>
        </w:rPr>
        <w:t>.</w:t>
      </w:r>
    </w:p>
    <w:p w14:paraId="2D0AC1A5" w14:textId="7C5E482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Boyd, P.W., H. Claustre, M. Levy, D.A. Siegel, and T. Weber, 2019: Multi-faceted particle pumps drive carbon sequestration in the ocean.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568(7752)</w:t>
      </w:r>
      <w:r w:rsidRPr="001E7A27">
        <w:rPr>
          <w:rFonts w:cs="Times New Roman"/>
          <w:sz w:val="20"/>
          <w:szCs w:val="20"/>
          <w:lang w:val="en-GB"/>
        </w:rPr>
        <w:t>, 327–335, doi:</w:t>
      </w:r>
      <w:hyperlink r:id="rId112" w:history="1">
        <w:r w:rsidRPr="001E7A27">
          <w:rPr>
            <w:rStyle w:val="Hyperlink"/>
            <w:rFonts w:cs="Times New Roman"/>
            <w:sz w:val="20"/>
            <w:szCs w:val="20"/>
            <w:lang w:val="en-GB"/>
          </w:rPr>
          <w:t>10.1038/s41586-019-1098-2</w:t>
        </w:r>
      </w:hyperlink>
      <w:r w:rsidRPr="001E7A27">
        <w:rPr>
          <w:rFonts w:cs="Times New Roman"/>
          <w:sz w:val="20"/>
          <w:szCs w:val="20"/>
          <w:lang w:val="en-GB"/>
        </w:rPr>
        <w:t>.</w:t>
      </w:r>
    </w:p>
    <w:p w14:paraId="48023B75" w14:textId="02D2A70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Boysen, L.R., W. Lucht, and D. Gerten, 2017a: Trade-offs for food production, nature conservation and climate limit </w:t>
      </w:r>
      <w:r w:rsidRPr="001E7A27">
        <w:rPr>
          <w:rFonts w:cs="Times New Roman"/>
          <w:sz w:val="20"/>
          <w:szCs w:val="20"/>
          <w:lang w:val="en-GB"/>
        </w:rPr>
        <w:lastRenderedPageBreak/>
        <w:t xml:space="preserve">the terrestrial carbon dioxide removal potential.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23(10)</w:t>
      </w:r>
      <w:r w:rsidRPr="001E7A27">
        <w:rPr>
          <w:rFonts w:cs="Times New Roman"/>
          <w:sz w:val="20"/>
          <w:szCs w:val="20"/>
          <w:lang w:val="en-GB"/>
        </w:rPr>
        <w:t>, 4303–4317, doi:</w:t>
      </w:r>
      <w:hyperlink r:id="rId113" w:history="1">
        <w:r w:rsidRPr="001E7A27">
          <w:rPr>
            <w:rStyle w:val="Hyperlink"/>
            <w:rFonts w:cs="Times New Roman"/>
            <w:sz w:val="20"/>
            <w:szCs w:val="20"/>
            <w:lang w:val="en-GB"/>
          </w:rPr>
          <w:t>10.1111/gcb.13745</w:t>
        </w:r>
      </w:hyperlink>
      <w:r w:rsidRPr="001E7A27">
        <w:rPr>
          <w:rFonts w:cs="Times New Roman"/>
          <w:sz w:val="20"/>
          <w:szCs w:val="20"/>
          <w:lang w:val="en-GB"/>
        </w:rPr>
        <w:t>.</w:t>
      </w:r>
    </w:p>
    <w:p w14:paraId="665EC741" w14:textId="0D61CAA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Boysen, L.R. et al., 2017b: The limits to global-warming mitigation by terrestrial carbon removal. </w:t>
      </w:r>
      <w:r w:rsidRPr="001E7A27">
        <w:rPr>
          <w:rFonts w:cs="Times New Roman"/>
          <w:i/>
          <w:sz w:val="20"/>
          <w:szCs w:val="20"/>
          <w:lang w:val="en-GB"/>
        </w:rPr>
        <w:t>Earth’s Future</w:t>
      </w:r>
      <w:r w:rsidRPr="001E7A27">
        <w:rPr>
          <w:rFonts w:cs="Times New Roman"/>
          <w:sz w:val="20"/>
          <w:szCs w:val="20"/>
          <w:lang w:val="en-GB"/>
        </w:rPr>
        <w:t xml:space="preserve">, </w:t>
      </w:r>
      <w:r w:rsidRPr="001E7A27">
        <w:rPr>
          <w:rFonts w:cs="Times New Roman"/>
          <w:b/>
          <w:sz w:val="20"/>
          <w:szCs w:val="20"/>
          <w:lang w:val="en-GB"/>
        </w:rPr>
        <w:t>5(5)</w:t>
      </w:r>
      <w:r w:rsidRPr="001E7A27">
        <w:rPr>
          <w:rFonts w:cs="Times New Roman"/>
          <w:sz w:val="20"/>
          <w:szCs w:val="20"/>
          <w:lang w:val="en-GB"/>
        </w:rPr>
        <w:t>, 463–474, doi:</w:t>
      </w:r>
      <w:hyperlink r:id="rId114" w:history="1">
        <w:r w:rsidRPr="001E7A27">
          <w:rPr>
            <w:rStyle w:val="Hyperlink"/>
            <w:rFonts w:cs="Times New Roman"/>
            <w:sz w:val="20"/>
            <w:szCs w:val="20"/>
            <w:lang w:val="en-GB"/>
          </w:rPr>
          <w:t>10.1002/2016ef000469</w:t>
        </w:r>
      </w:hyperlink>
      <w:r w:rsidRPr="001E7A27">
        <w:rPr>
          <w:rFonts w:cs="Times New Roman"/>
          <w:sz w:val="20"/>
          <w:szCs w:val="20"/>
          <w:lang w:val="en-GB"/>
        </w:rPr>
        <w:t>.</w:t>
      </w:r>
    </w:p>
    <w:p w14:paraId="7BA82D00" w14:textId="2884A1E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BP, 2018: </w:t>
      </w:r>
      <w:r w:rsidRPr="001E7A27">
        <w:rPr>
          <w:rFonts w:cs="Times New Roman"/>
          <w:i/>
          <w:sz w:val="20"/>
          <w:szCs w:val="20"/>
          <w:lang w:val="en-GB"/>
        </w:rPr>
        <w:t>BP Statistical Review of World Energy June 2018</w:t>
      </w:r>
      <w:r w:rsidRPr="001E7A27">
        <w:rPr>
          <w:rFonts w:cs="Times New Roman"/>
          <w:sz w:val="20"/>
          <w:szCs w:val="20"/>
          <w:lang w:val="en-GB"/>
        </w:rPr>
        <w:t>. BP, London, UK, 53 pp.</w:t>
      </w:r>
    </w:p>
    <w:p w14:paraId="0344D133" w14:textId="50A8169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Brady, R.X., N.S. Lovenduski, S.G. Yeager, M.C. Long, and K. Lindsay, 2020: Skillful multiyear predictions of ocean acidification in the California Current System.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2166, doi:</w:t>
      </w:r>
      <w:hyperlink r:id="rId115" w:history="1">
        <w:r w:rsidRPr="001E7A27">
          <w:rPr>
            <w:rStyle w:val="Hyperlink"/>
            <w:rFonts w:cs="Times New Roman"/>
            <w:sz w:val="20"/>
            <w:szCs w:val="20"/>
            <w:lang w:val="en-GB"/>
          </w:rPr>
          <w:t>10.1038/s41467-020-15722-x</w:t>
        </w:r>
      </w:hyperlink>
      <w:r w:rsidRPr="001E7A27">
        <w:rPr>
          <w:rFonts w:cs="Times New Roman"/>
          <w:sz w:val="20"/>
          <w:szCs w:val="20"/>
          <w:lang w:val="en-GB"/>
        </w:rPr>
        <w:t>.</w:t>
      </w:r>
    </w:p>
    <w:p w14:paraId="5B76C3F7" w14:textId="3A532A2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Bralower, T.J. et al., 2018: Evidence for shelf acidification during the onset of the Paleocene-Eocene thermal maximum. </w:t>
      </w:r>
      <w:r w:rsidRPr="001E7A27">
        <w:rPr>
          <w:rFonts w:cs="Times New Roman"/>
          <w:i/>
          <w:sz w:val="20"/>
          <w:szCs w:val="20"/>
          <w:lang w:val="en-GB"/>
        </w:rPr>
        <w:t>Paleoceanography and Paleoclimatology</w:t>
      </w:r>
      <w:r w:rsidRPr="001E7A27">
        <w:rPr>
          <w:rFonts w:cs="Times New Roman"/>
          <w:sz w:val="20"/>
          <w:szCs w:val="20"/>
          <w:lang w:val="en-GB"/>
        </w:rPr>
        <w:t xml:space="preserve">, </w:t>
      </w:r>
      <w:r w:rsidRPr="001E7A27">
        <w:rPr>
          <w:rFonts w:cs="Times New Roman"/>
          <w:b/>
          <w:sz w:val="20"/>
          <w:szCs w:val="20"/>
          <w:lang w:val="en-GB"/>
        </w:rPr>
        <w:t>33(12)</w:t>
      </w:r>
      <w:r w:rsidRPr="001E7A27">
        <w:rPr>
          <w:rFonts w:cs="Times New Roman"/>
          <w:sz w:val="20"/>
          <w:szCs w:val="20"/>
          <w:lang w:val="en-GB"/>
        </w:rPr>
        <w:t>, 1408–1426, doi:</w:t>
      </w:r>
      <w:hyperlink r:id="rId116" w:history="1">
        <w:r w:rsidRPr="001E7A27">
          <w:rPr>
            <w:rStyle w:val="Hyperlink"/>
            <w:rFonts w:cs="Times New Roman"/>
            <w:sz w:val="20"/>
            <w:szCs w:val="20"/>
            <w:lang w:val="en-GB"/>
          </w:rPr>
          <w:t>10.1029/2018pa003382</w:t>
        </w:r>
      </w:hyperlink>
      <w:r w:rsidRPr="001E7A27">
        <w:rPr>
          <w:rFonts w:cs="Times New Roman"/>
          <w:sz w:val="20"/>
          <w:szCs w:val="20"/>
          <w:lang w:val="en-GB"/>
        </w:rPr>
        <w:t>.</w:t>
      </w:r>
    </w:p>
    <w:p w14:paraId="23850518" w14:textId="1DB4FF6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Brando, P.M. et al., 2014: Abrupt increases in Amazonian tree mortality due to drought-fire interactions.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111(17)</w:t>
      </w:r>
      <w:r w:rsidRPr="001E7A27">
        <w:rPr>
          <w:rFonts w:cs="Times New Roman"/>
          <w:sz w:val="20"/>
          <w:szCs w:val="20"/>
          <w:lang w:val="en-GB"/>
        </w:rPr>
        <w:t>, 6347–6352, doi:</w:t>
      </w:r>
      <w:hyperlink r:id="rId117" w:history="1">
        <w:r w:rsidRPr="001E7A27">
          <w:rPr>
            <w:rStyle w:val="Hyperlink"/>
            <w:rFonts w:cs="Times New Roman"/>
            <w:sz w:val="20"/>
            <w:szCs w:val="20"/>
            <w:lang w:val="en-GB"/>
          </w:rPr>
          <w:t>10.1073/pnas.1305499111</w:t>
        </w:r>
      </w:hyperlink>
      <w:r w:rsidRPr="001E7A27">
        <w:rPr>
          <w:rFonts w:cs="Times New Roman"/>
          <w:sz w:val="20"/>
          <w:szCs w:val="20"/>
          <w:lang w:val="en-GB"/>
        </w:rPr>
        <w:t>.</w:t>
      </w:r>
    </w:p>
    <w:p w14:paraId="43B80B62" w14:textId="070ACAF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Brando, P.M. et al., 2019: Droughts, Wildfires, and Forest Carbon Cycling: A Pantropical Synthesis. </w:t>
      </w:r>
      <w:r w:rsidRPr="001E7A27">
        <w:rPr>
          <w:rFonts w:cs="Times New Roman"/>
          <w:i/>
          <w:sz w:val="20"/>
          <w:szCs w:val="20"/>
          <w:lang w:val="en-GB"/>
        </w:rPr>
        <w:t>Annual Review of Earth and Planetary Sciences</w:t>
      </w:r>
      <w:r w:rsidRPr="001E7A27">
        <w:rPr>
          <w:rFonts w:cs="Times New Roman"/>
          <w:sz w:val="20"/>
          <w:szCs w:val="20"/>
          <w:lang w:val="en-GB"/>
        </w:rPr>
        <w:t xml:space="preserve">, </w:t>
      </w:r>
      <w:r w:rsidRPr="001E7A27">
        <w:rPr>
          <w:rFonts w:cs="Times New Roman"/>
          <w:b/>
          <w:sz w:val="20"/>
          <w:szCs w:val="20"/>
          <w:lang w:val="en-GB"/>
        </w:rPr>
        <w:t>47</w:t>
      </w:r>
      <w:r w:rsidRPr="001E7A27">
        <w:rPr>
          <w:rFonts w:cs="Times New Roman"/>
          <w:sz w:val="20"/>
          <w:szCs w:val="20"/>
          <w:lang w:val="en-GB"/>
        </w:rPr>
        <w:t>, 555–581, doi:</w:t>
      </w:r>
      <w:hyperlink r:id="rId118" w:history="1">
        <w:r w:rsidRPr="001E7A27">
          <w:rPr>
            <w:rStyle w:val="Hyperlink"/>
            <w:rFonts w:cs="Times New Roman"/>
            <w:sz w:val="20"/>
            <w:szCs w:val="20"/>
            <w:lang w:val="en-GB"/>
          </w:rPr>
          <w:t>10.1146/annurev-earth-082517-010235</w:t>
        </w:r>
      </w:hyperlink>
      <w:r w:rsidRPr="001E7A27">
        <w:rPr>
          <w:rFonts w:cs="Times New Roman"/>
          <w:sz w:val="20"/>
          <w:szCs w:val="20"/>
          <w:lang w:val="en-GB"/>
        </w:rPr>
        <w:t>.</w:t>
      </w:r>
    </w:p>
    <w:p w14:paraId="4419A266" w14:textId="185CBA5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Brando, P.M. et al., 2020: The gathering firestorm in southern Amazonia. </w:t>
      </w:r>
      <w:r w:rsidRPr="001E7A27">
        <w:rPr>
          <w:rFonts w:cs="Times New Roman"/>
          <w:i/>
          <w:sz w:val="20"/>
          <w:szCs w:val="20"/>
          <w:lang w:val="en-GB"/>
        </w:rPr>
        <w:t>Science Advances</w:t>
      </w:r>
      <w:r w:rsidRPr="001E7A27">
        <w:rPr>
          <w:rFonts w:cs="Times New Roman"/>
          <w:sz w:val="20"/>
          <w:szCs w:val="20"/>
          <w:lang w:val="en-GB"/>
        </w:rPr>
        <w:t xml:space="preserve">, </w:t>
      </w:r>
      <w:r w:rsidRPr="001E7A27">
        <w:rPr>
          <w:rFonts w:cs="Times New Roman"/>
          <w:b/>
          <w:sz w:val="20"/>
          <w:szCs w:val="20"/>
          <w:lang w:val="en-GB"/>
        </w:rPr>
        <w:t>6(2)</w:t>
      </w:r>
      <w:r w:rsidRPr="001E7A27">
        <w:rPr>
          <w:rFonts w:cs="Times New Roman"/>
          <w:sz w:val="20"/>
          <w:szCs w:val="20"/>
          <w:lang w:val="en-GB"/>
        </w:rPr>
        <w:t>, doi:</w:t>
      </w:r>
      <w:hyperlink r:id="rId119" w:history="1">
        <w:r w:rsidRPr="001E7A27">
          <w:rPr>
            <w:rStyle w:val="Hyperlink"/>
            <w:rFonts w:cs="Times New Roman"/>
            <w:sz w:val="20"/>
            <w:szCs w:val="20"/>
            <w:lang w:val="en-GB"/>
          </w:rPr>
          <w:t>10.1126/sciadv.aay1632</w:t>
        </w:r>
      </w:hyperlink>
      <w:r w:rsidRPr="001E7A27">
        <w:rPr>
          <w:rFonts w:cs="Times New Roman"/>
          <w:sz w:val="20"/>
          <w:szCs w:val="20"/>
          <w:lang w:val="en-GB"/>
        </w:rPr>
        <w:t>.</w:t>
      </w:r>
    </w:p>
    <w:p w14:paraId="386699E4" w14:textId="663AF3E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Breider, F. et al., 2019: Response of N2O production rate to ocean acidification in the western North Pacific.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9(12)</w:t>
      </w:r>
      <w:r w:rsidRPr="001E7A27">
        <w:rPr>
          <w:rFonts w:cs="Times New Roman"/>
          <w:sz w:val="20"/>
          <w:szCs w:val="20"/>
          <w:lang w:val="en-GB"/>
        </w:rPr>
        <w:t>, 954–958, doi:</w:t>
      </w:r>
      <w:hyperlink r:id="rId120" w:history="1">
        <w:r w:rsidRPr="001E7A27">
          <w:rPr>
            <w:rStyle w:val="Hyperlink"/>
            <w:rFonts w:cs="Times New Roman"/>
            <w:sz w:val="20"/>
            <w:szCs w:val="20"/>
            <w:lang w:val="en-GB"/>
          </w:rPr>
          <w:t>10.1038/s41558-019-0605-7</w:t>
        </w:r>
      </w:hyperlink>
      <w:r w:rsidRPr="001E7A27">
        <w:rPr>
          <w:rFonts w:cs="Times New Roman"/>
          <w:sz w:val="20"/>
          <w:szCs w:val="20"/>
          <w:lang w:val="en-GB"/>
        </w:rPr>
        <w:t>.</w:t>
      </w:r>
    </w:p>
    <w:p w14:paraId="7EACEC91" w14:textId="6AF5CFB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Breitburg, D. et al., 2018: Declining oxygen in the global ocean and coastal waters.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359(6371)</w:t>
      </w:r>
      <w:r w:rsidRPr="001E7A27">
        <w:rPr>
          <w:rFonts w:cs="Times New Roman"/>
          <w:sz w:val="20"/>
          <w:szCs w:val="20"/>
          <w:lang w:val="en-GB"/>
        </w:rPr>
        <w:t>, eaam7240, doi:</w:t>
      </w:r>
      <w:hyperlink r:id="rId121" w:history="1">
        <w:r w:rsidRPr="001E7A27">
          <w:rPr>
            <w:rStyle w:val="Hyperlink"/>
            <w:rFonts w:cs="Times New Roman"/>
            <w:sz w:val="20"/>
            <w:szCs w:val="20"/>
            <w:lang w:val="en-GB"/>
          </w:rPr>
          <w:t>10.1126/science.aam7240</w:t>
        </w:r>
      </w:hyperlink>
      <w:r w:rsidRPr="001E7A27">
        <w:rPr>
          <w:rFonts w:cs="Times New Roman"/>
          <w:sz w:val="20"/>
          <w:szCs w:val="20"/>
          <w:lang w:val="en-GB"/>
        </w:rPr>
        <w:t>.</w:t>
      </w:r>
    </w:p>
    <w:p w14:paraId="732FCA6B" w14:textId="54009B9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Brewer, P.G., 2019: The Molecular Basis for Understanding the Impacts of Ocean Warming. </w:t>
      </w:r>
      <w:r w:rsidRPr="001E7A27">
        <w:rPr>
          <w:rFonts w:cs="Times New Roman"/>
          <w:i/>
          <w:sz w:val="20"/>
          <w:szCs w:val="20"/>
          <w:lang w:val="en-GB"/>
        </w:rPr>
        <w:t>Reviews of Geophysics</w:t>
      </w:r>
      <w:r w:rsidRPr="001E7A27">
        <w:rPr>
          <w:rFonts w:cs="Times New Roman"/>
          <w:sz w:val="20"/>
          <w:szCs w:val="20"/>
          <w:lang w:val="en-GB"/>
        </w:rPr>
        <w:t xml:space="preserve">, </w:t>
      </w:r>
      <w:r w:rsidRPr="001E7A27">
        <w:rPr>
          <w:rFonts w:cs="Times New Roman"/>
          <w:b/>
          <w:sz w:val="20"/>
          <w:szCs w:val="20"/>
          <w:lang w:val="en-GB"/>
        </w:rPr>
        <w:t>57(3)</w:t>
      </w:r>
      <w:r w:rsidRPr="001E7A27">
        <w:rPr>
          <w:rFonts w:cs="Times New Roman"/>
          <w:sz w:val="20"/>
          <w:szCs w:val="20"/>
          <w:lang w:val="en-GB"/>
        </w:rPr>
        <w:t>, 1112–1123, doi:</w:t>
      </w:r>
      <w:hyperlink r:id="rId122" w:history="1">
        <w:r w:rsidRPr="001E7A27">
          <w:rPr>
            <w:rStyle w:val="Hyperlink"/>
            <w:rFonts w:cs="Times New Roman"/>
            <w:sz w:val="20"/>
            <w:szCs w:val="20"/>
            <w:lang w:val="en-GB"/>
          </w:rPr>
          <w:t>10.1029/2018rg000620</w:t>
        </w:r>
      </w:hyperlink>
      <w:r w:rsidRPr="001E7A27">
        <w:rPr>
          <w:rFonts w:cs="Times New Roman"/>
          <w:sz w:val="20"/>
          <w:szCs w:val="20"/>
          <w:lang w:val="en-GB"/>
        </w:rPr>
        <w:t>.</w:t>
      </w:r>
    </w:p>
    <w:p w14:paraId="365ED710" w14:textId="5D84F43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Bridgham, S.D., H. Cadillo-Quiroz, J.K. Keller, and Q. Zhuang, 2013: Methane emissions from wetlands: biogeochemical, microbial, and modeling perspectives from local to global scales.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19(5)</w:t>
      </w:r>
      <w:r w:rsidRPr="001E7A27">
        <w:rPr>
          <w:rFonts w:cs="Times New Roman"/>
          <w:sz w:val="20"/>
          <w:szCs w:val="20"/>
          <w:lang w:val="en-GB"/>
        </w:rPr>
        <w:t>, 1325–1346, doi:</w:t>
      </w:r>
      <w:hyperlink r:id="rId123" w:history="1">
        <w:r w:rsidRPr="001E7A27">
          <w:rPr>
            <w:rStyle w:val="Hyperlink"/>
            <w:rFonts w:cs="Times New Roman"/>
            <w:sz w:val="20"/>
            <w:szCs w:val="20"/>
            <w:lang w:val="en-GB"/>
          </w:rPr>
          <w:t>10.1111/gcb.12131</w:t>
        </w:r>
      </w:hyperlink>
      <w:r w:rsidRPr="001E7A27">
        <w:rPr>
          <w:rFonts w:cs="Times New Roman"/>
          <w:sz w:val="20"/>
          <w:szCs w:val="20"/>
          <w:lang w:val="en-GB"/>
        </w:rPr>
        <w:t>.</w:t>
      </w:r>
    </w:p>
    <w:p w14:paraId="509AA1EC" w14:textId="16573BB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Brienen, R.J.W. et al., 2015: Long-term decline of the Amazon carbon sink.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519(7543)</w:t>
      </w:r>
      <w:r w:rsidRPr="001E7A27">
        <w:rPr>
          <w:rFonts w:cs="Times New Roman"/>
          <w:sz w:val="20"/>
          <w:szCs w:val="20"/>
          <w:lang w:val="en-GB"/>
        </w:rPr>
        <w:t>, 344–348, doi:</w:t>
      </w:r>
      <w:hyperlink r:id="rId124" w:history="1">
        <w:r w:rsidRPr="001E7A27">
          <w:rPr>
            <w:rStyle w:val="Hyperlink"/>
            <w:rFonts w:cs="Times New Roman"/>
            <w:sz w:val="20"/>
            <w:szCs w:val="20"/>
            <w:lang w:val="en-GB"/>
          </w:rPr>
          <w:t>10.1038/nature14283</w:t>
        </w:r>
      </w:hyperlink>
      <w:r w:rsidRPr="001E7A27">
        <w:rPr>
          <w:rFonts w:cs="Times New Roman"/>
          <w:sz w:val="20"/>
          <w:szCs w:val="20"/>
          <w:lang w:val="en-GB"/>
        </w:rPr>
        <w:t>.</w:t>
      </w:r>
    </w:p>
    <w:p w14:paraId="2B99E53F" w14:textId="5951858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Brienen, R.J.W. et al., 2017: Tree height strongly affects estimates of water-use efficiency responses to climate and CO2 using isotopes.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288, doi:</w:t>
      </w:r>
      <w:hyperlink r:id="rId125" w:history="1">
        <w:r w:rsidRPr="001E7A27">
          <w:rPr>
            <w:rStyle w:val="Hyperlink"/>
            <w:rFonts w:cs="Times New Roman"/>
            <w:sz w:val="20"/>
            <w:szCs w:val="20"/>
            <w:lang w:val="en-GB"/>
          </w:rPr>
          <w:t>10.1038/s41467-017-00225-z</w:t>
        </w:r>
      </w:hyperlink>
      <w:r w:rsidRPr="001E7A27">
        <w:rPr>
          <w:rFonts w:cs="Times New Roman"/>
          <w:sz w:val="20"/>
          <w:szCs w:val="20"/>
          <w:lang w:val="en-GB"/>
        </w:rPr>
        <w:t>.</w:t>
      </w:r>
    </w:p>
    <w:p w14:paraId="277BC829" w14:textId="3AF7674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Bronselaer, B. and L. Zanna, 2020: Heat and carbon coupling reveals ocean warming due to circulation changes.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584(7820)</w:t>
      </w:r>
      <w:r w:rsidRPr="001E7A27">
        <w:rPr>
          <w:rFonts w:cs="Times New Roman"/>
          <w:sz w:val="20"/>
          <w:szCs w:val="20"/>
          <w:lang w:val="en-GB"/>
        </w:rPr>
        <w:t>, 227–233, doi:</w:t>
      </w:r>
      <w:hyperlink r:id="rId126" w:history="1">
        <w:r w:rsidRPr="001E7A27">
          <w:rPr>
            <w:rStyle w:val="Hyperlink"/>
            <w:rFonts w:cs="Times New Roman"/>
            <w:sz w:val="20"/>
            <w:szCs w:val="20"/>
            <w:lang w:val="en-GB"/>
          </w:rPr>
          <w:t>10.1038/s41586-020-2573-5</w:t>
        </w:r>
      </w:hyperlink>
      <w:r w:rsidRPr="001E7A27">
        <w:rPr>
          <w:rFonts w:cs="Times New Roman"/>
          <w:sz w:val="20"/>
          <w:szCs w:val="20"/>
          <w:lang w:val="en-GB"/>
        </w:rPr>
        <w:t>.</w:t>
      </w:r>
    </w:p>
    <w:p w14:paraId="4043194A" w14:textId="1955759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Bronselaer, B., L. Zanna, D.R. Munday, and J. Lowe, 2018: Southern Ocean carbon-wind stress feedback. </w:t>
      </w:r>
      <w:r w:rsidRPr="001E7A27">
        <w:rPr>
          <w:rFonts w:cs="Times New Roman"/>
          <w:i/>
          <w:sz w:val="20"/>
          <w:szCs w:val="20"/>
          <w:lang w:val="en-GB"/>
        </w:rPr>
        <w:t>Climate Dynamics</w:t>
      </w:r>
      <w:r w:rsidRPr="001E7A27">
        <w:rPr>
          <w:rFonts w:cs="Times New Roman"/>
          <w:sz w:val="20"/>
          <w:szCs w:val="20"/>
          <w:lang w:val="en-GB"/>
        </w:rPr>
        <w:t xml:space="preserve">, </w:t>
      </w:r>
      <w:r w:rsidRPr="001E7A27">
        <w:rPr>
          <w:rFonts w:cs="Times New Roman"/>
          <w:b/>
          <w:sz w:val="20"/>
          <w:szCs w:val="20"/>
          <w:lang w:val="en-GB"/>
        </w:rPr>
        <w:t>51(7–8)</w:t>
      </w:r>
      <w:r w:rsidRPr="001E7A27">
        <w:rPr>
          <w:rFonts w:cs="Times New Roman"/>
          <w:sz w:val="20"/>
          <w:szCs w:val="20"/>
          <w:lang w:val="en-GB"/>
        </w:rPr>
        <w:t>, 2743–2757, doi:</w:t>
      </w:r>
      <w:hyperlink r:id="rId127" w:history="1">
        <w:r w:rsidRPr="001E7A27">
          <w:rPr>
            <w:rStyle w:val="Hyperlink"/>
            <w:rFonts w:cs="Times New Roman"/>
            <w:sz w:val="20"/>
            <w:szCs w:val="20"/>
            <w:lang w:val="en-GB"/>
          </w:rPr>
          <w:t>10.1007/s00382-017-4041-y</w:t>
        </w:r>
      </w:hyperlink>
      <w:r w:rsidRPr="001E7A27">
        <w:rPr>
          <w:rFonts w:cs="Times New Roman"/>
          <w:sz w:val="20"/>
          <w:szCs w:val="20"/>
          <w:lang w:val="en-GB"/>
        </w:rPr>
        <w:t>.</w:t>
      </w:r>
    </w:p>
    <w:p w14:paraId="7E8D4173" w14:textId="73DE6D2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Broucek, J., 2014: Production of Methane Emissions from Ruminant Husbandry: A Review. </w:t>
      </w:r>
      <w:r w:rsidRPr="001E7A27">
        <w:rPr>
          <w:rFonts w:cs="Times New Roman"/>
          <w:i/>
          <w:sz w:val="20"/>
          <w:szCs w:val="20"/>
          <w:lang w:val="en-GB"/>
        </w:rPr>
        <w:t>Journal of Environmental Protection</w:t>
      </w:r>
      <w:r w:rsidRPr="001E7A27">
        <w:rPr>
          <w:rFonts w:cs="Times New Roman"/>
          <w:sz w:val="20"/>
          <w:szCs w:val="20"/>
          <w:lang w:val="en-GB"/>
        </w:rPr>
        <w:t xml:space="preserve">, </w:t>
      </w:r>
      <w:r w:rsidRPr="001E7A27">
        <w:rPr>
          <w:rFonts w:cs="Times New Roman"/>
          <w:b/>
          <w:sz w:val="20"/>
          <w:szCs w:val="20"/>
          <w:lang w:val="en-GB"/>
        </w:rPr>
        <w:t>05(15)</w:t>
      </w:r>
      <w:r w:rsidRPr="001E7A27">
        <w:rPr>
          <w:rFonts w:cs="Times New Roman"/>
          <w:sz w:val="20"/>
          <w:szCs w:val="20"/>
          <w:lang w:val="en-GB"/>
        </w:rPr>
        <w:t>, 1482–1493, doi:</w:t>
      </w:r>
      <w:hyperlink r:id="rId128" w:history="1">
        <w:r w:rsidRPr="001E7A27">
          <w:rPr>
            <w:rStyle w:val="Hyperlink"/>
            <w:rFonts w:cs="Times New Roman"/>
            <w:sz w:val="20"/>
            <w:szCs w:val="20"/>
            <w:lang w:val="en-GB"/>
          </w:rPr>
          <w:t>10.4236/jep.2014.515141</w:t>
        </w:r>
      </w:hyperlink>
      <w:r w:rsidRPr="001E7A27">
        <w:rPr>
          <w:rFonts w:cs="Times New Roman"/>
          <w:sz w:val="20"/>
          <w:szCs w:val="20"/>
          <w:lang w:val="en-GB"/>
        </w:rPr>
        <w:t>.</w:t>
      </w:r>
    </w:p>
    <w:p w14:paraId="370E8B85" w14:textId="3CC2955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Brovkin, V., A. Ganopolski, D. Archer, and G. Munhoven, 2012: Glacial CO2 cycle as a succession of key physical and biogeochemical processes. </w:t>
      </w:r>
      <w:r w:rsidRPr="001E7A27">
        <w:rPr>
          <w:rFonts w:cs="Times New Roman"/>
          <w:i/>
          <w:sz w:val="20"/>
          <w:szCs w:val="20"/>
          <w:lang w:val="en-GB"/>
        </w:rPr>
        <w:t>Climate of the Past</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251–264, doi:</w:t>
      </w:r>
      <w:hyperlink r:id="rId129" w:history="1">
        <w:r w:rsidRPr="001E7A27">
          <w:rPr>
            <w:rStyle w:val="Hyperlink"/>
            <w:rFonts w:cs="Times New Roman"/>
            <w:sz w:val="20"/>
            <w:szCs w:val="20"/>
            <w:lang w:val="en-GB"/>
          </w:rPr>
          <w:t>10.5194/cp-8-251-2012</w:t>
        </w:r>
      </w:hyperlink>
      <w:r w:rsidRPr="001E7A27">
        <w:rPr>
          <w:rFonts w:cs="Times New Roman"/>
          <w:sz w:val="20"/>
          <w:szCs w:val="20"/>
          <w:lang w:val="en-GB"/>
        </w:rPr>
        <w:t>.</w:t>
      </w:r>
    </w:p>
    <w:p w14:paraId="0FE7653A" w14:textId="688292C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Brovkin, V. et al., 2013: Effect of anthropogenic land-use and land-cover changes on climate and land carbon storage in CMIP5 projections for the twenty-first century.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26(18)</w:t>
      </w:r>
      <w:r w:rsidRPr="001E7A27">
        <w:rPr>
          <w:rFonts w:cs="Times New Roman"/>
          <w:sz w:val="20"/>
          <w:szCs w:val="20"/>
          <w:lang w:val="en-GB"/>
        </w:rPr>
        <w:t>, 6859–6881, doi:</w:t>
      </w:r>
      <w:hyperlink r:id="rId130" w:history="1">
        <w:r w:rsidRPr="001E7A27">
          <w:rPr>
            <w:rStyle w:val="Hyperlink"/>
            <w:rFonts w:cs="Times New Roman"/>
            <w:sz w:val="20"/>
            <w:szCs w:val="20"/>
            <w:lang w:val="en-GB"/>
          </w:rPr>
          <w:t>10.1175/jcli-d-12-00623.1</w:t>
        </w:r>
      </w:hyperlink>
      <w:r w:rsidRPr="001E7A27">
        <w:rPr>
          <w:rFonts w:cs="Times New Roman"/>
          <w:sz w:val="20"/>
          <w:szCs w:val="20"/>
          <w:lang w:val="en-GB"/>
        </w:rPr>
        <w:t>.</w:t>
      </w:r>
    </w:p>
    <w:p w14:paraId="74453FE4" w14:textId="77E444C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Brovkin, V. et al., 2016a: Comparative carbon cycle dynamics of the present and last interglacial. </w:t>
      </w:r>
      <w:r w:rsidRPr="001E7A27">
        <w:rPr>
          <w:rFonts w:cs="Times New Roman"/>
          <w:i/>
          <w:sz w:val="20"/>
          <w:szCs w:val="20"/>
          <w:lang w:val="en-GB"/>
        </w:rPr>
        <w:t>Quaternary Science Reviews</w:t>
      </w:r>
      <w:r w:rsidRPr="001E7A27">
        <w:rPr>
          <w:rFonts w:cs="Times New Roman"/>
          <w:sz w:val="20"/>
          <w:szCs w:val="20"/>
          <w:lang w:val="en-GB"/>
        </w:rPr>
        <w:t xml:space="preserve">, </w:t>
      </w:r>
      <w:r w:rsidRPr="001E7A27">
        <w:rPr>
          <w:rFonts w:cs="Times New Roman"/>
          <w:b/>
          <w:sz w:val="20"/>
          <w:szCs w:val="20"/>
          <w:lang w:val="en-GB"/>
        </w:rPr>
        <w:t>137</w:t>
      </w:r>
      <w:r w:rsidRPr="001E7A27">
        <w:rPr>
          <w:rFonts w:cs="Times New Roman"/>
          <w:sz w:val="20"/>
          <w:szCs w:val="20"/>
          <w:lang w:val="en-GB"/>
        </w:rPr>
        <w:t>, 15–32, doi:</w:t>
      </w:r>
      <w:hyperlink r:id="rId131" w:history="1">
        <w:r w:rsidRPr="001E7A27">
          <w:rPr>
            <w:rStyle w:val="Hyperlink"/>
            <w:rFonts w:cs="Times New Roman"/>
            <w:sz w:val="20"/>
            <w:szCs w:val="20"/>
            <w:lang w:val="en-GB"/>
          </w:rPr>
          <w:t>10.1016/j.quascirev.2016.01.028</w:t>
        </w:r>
      </w:hyperlink>
      <w:r w:rsidRPr="001E7A27">
        <w:rPr>
          <w:rFonts w:cs="Times New Roman"/>
          <w:sz w:val="20"/>
          <w:szCs w:val="20"/>
          <w:lang w:val="en-GB"/>
        </w:rPr>
        <w:t>.</w:t>
      </w:r>
    </w:p>
    <w:p w14:paraId="0B2FCD9B" w14:textId="5A477CF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Brovkin, V. et al., 2016b: Comparative carbon cycle dynamics of the present and last interglacial. </w:t>
      </w:r>
      <w:r w:rsidRPr="001E7A27">
        <w:rPr>
          <w:rFonts w:cs="Times New Roman"/>
          <w:i/>
          <w:sz w:val="20"/>
          <w:szCs w:val="20"/>
          <w:lang w:val="en-GB"/>
        </w:rPr>
        <w:t>Quaternary Science Reviews</w:t>
      </w:r>
      <w:r w:rsidRPr="001E7A27">
        <w:rPr>
          <w:rFonts w:cs="Times New Roman"/>
          <w:sz w:val="20"/>
          <w:szCs w:val="20"/>
          <w:lang w:val="en-GB"/>
        </w:rPr>
        <w:t xml:space="preserve">, </w:t>
      </w:r>
      <w:r w:rsidRPr="001E7A27">
        <w:rPr>
          <w:rFonts w:cs="Times New Roman"/>
          <w:b/>
          <w:sz w:val="20"/>
          <w:szCs w:val="20"/>
          <w:lang w:val="en-GB"/>
        </w:rPr>
        <w:t>137</w:t>
      </w:r>
      <w:r w:rsidRPr="001E7A27">
        <w:rPr>
          <w:rFonts w:cs="Times New Roman"/>
          <w:sz w:val="20"/>
          <w:szCs w:val="20"/>
          <w:lang w:val="en-GB"/>
        </w:rPr>
        <w:t>, 15–32, doi:</w:t>
      </w:r>
      <w:hyperlink r:id="rId132" w:history="1">
        <w:r w:rsidRPr="001E7A27">
          <w:rPr>
            <w:rStyle w:val="Hyperlink"/>
            <w:rFonts w:cs="Times New Roman"/>
            <w:sz w:val="20"/>
            <w:szCs w:val="20"/>
            <w:lang w:val="en-GB"/>
          </w:rPr>
          <w:t>10.1016/j.quascirev.2016.01.028</w:t>
        </w:r>
      </w:hyperlink>
      <w:r w:rsidRPr="001E7A27">
        <w:rPr>
          <w:rFonts w:cs="Times New Roman"/>
          <w:sz w:val="20"/>
          <w:szCs w:val="20"/>
          <w:lang w:val="en-GB"/>
        </w:rPr>
        <w:t>.</w:t>
      </w:r>
    </w:p>
    <w:p w14:paraId="0391F6B0" w14:textId="16DBD7E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Brovkin, V. et al., 2019: What was the source of the atmospheric CO2 increase during the Holocene?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16(13)</w:t>
      </w:r>
      <w:r w:rsidRPr="001E7A27">
        <w:rPr>
          <w:rFonts w:cs="Times New Roman"/>
          <w:sz w:val="20"/>
          <w:szCs w:val="20"/>
          <w:lang w:val="en-GB"/>
        </w:rPr>
        <w:t>, 2543–2555, doi:</w:t>
      </w:r>
      <w:hyperlink r:id="rId133" w:history="1">
        <w:r w:rsidRPr="001E7A27">
          <w:rPr>
            <w:rStyle w:val="Hyperlink"/>
            <w:rFonts w:cs="Times New Roman"/>
            <w:sz w:val="20"/>
            <w:szCs w:val="20"/>
            <w:lang w:val="en-GB"/>
          </w:rPr>
          <w:t>10.5194/bg-16-2543-2019</w:t>
        </w:r>
      </w:hyperlink>
      <w:r w:rsidRPr="001E7A27">
        <w:rPr>
          <w:rFonts w:cs="Times New Roman"/>
          <w:sz w:val="20"/>
          <w:szCs w:val="20"/>
          <w:lang w:val="en-GB"/>
        </w:rPr>
        <w:t>.</w:t>
      </w:r>
    </w:p>
    <w:p w14:paraId="0AF7A23A" w14:textId="29B89F2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Bruhn, D., I.M. Møller, T.N. Mikkelsen, and P. Ambus, 2012: Terrestrial plant methane production and emission. </w:t>
      </w:r>
      <w:r w:rsidRPr="001E7A27">
        <w:rPr>
          <w:rFonts w:cs="Times New Roman"/>
          <w:i/>
          <w:sz w:val="20"/>
          <w:szCs w:val="20"/>
          <w:lang w:val="en-GB"/>
        </w:rPr>
        <w:t>Physiologia Plantarum</w:t>
      </w:r>
      <w:r w:rsidRPr="001E7A27">
        <w:rPr>
          <w:rFonts w:cs="Times New Roman"/>
          <w:sz w:val="20"/>
          <w:szCs w:val="20"/>
          <w:lang w:val="en-GB"/>
        </w:rPr>
        <w:t xml:space="preserve">, </w:t>
      </w:r>
      <w:r w:rsidRPr="001E7A27">
        <w:rPr>
          <w:rFonts w:cs="Times New Roman"/>
          <w:b/>
          <w:sz w:val="20"/>
          <w:szCs w:val="20"/>
          <w:lang w:val="en-GB"/>
        </w:rPr>
        <w:t>144(3)</w:t>
      </w:r>
      <w:r w:rsidRPr="001E7A27">
        <w:rPr>
          <w:rFonts w:cs="Times New Roman"/>
          <w:sz w:val="20"/>
          <w:szCs w:val="20"/>
          <w:lang w:val="en-GB"/>
        </w:rPr>
        <w:t>, 201–209, doi:</w:t>
      </w:r>
      <w:hyperlink r:id="rId134" w:history="1">
        <w:r w:rsidRPr="001E7A27">
          <w:rPr>
            <w:rStyle w:val="Hyperlink"/>
            <w:rFonts w:cs="Times New Roman"/>
            <w:sz w:val="20"/>
            <w:szCs w:val="20"/>
            <w:lang w:val="en-GB"/>
          </w:rPr>
          <w:t>10.1111/j.1399-3054.2011.01551.x</w:t>
        </w:r>
      </w:hyperlink>
      <w:r w:rsidRPr="001E7A27">
        <w:rPr>
          <w:rFonts w:cs="Times New Roman"/>
          <w:sz w:val="20"/>
          <w:szCs w:val="20"/>
          <w:lang w:val="en-GB"/>
        </w:rPr>
        <w:t>.</w:t>
      </w:r>
    </w:p>
    <w:p w14:paraId="2ABEEA1F" w14:textId="25E699F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Bruhwiler, L., F.J.W. Parmentier, P. Crill, M. Leonard, and P.I. Palmer, 2021: The Arctic Carbon Cycle and Its Response to Changing Climate. </w:t>
      </w:r>
      <w:r w:rsidRPr="001E7A27">
        <w:rPr>
          <w:rFonts w:cs="Times New Roman"/>
          <w:i/>
          <w:sz w:val="20"/>
          <w:szCs w:val="20"/>
          <w:lang w:val="en-GB"/>
        </w:rPr>
        <w:t>Current Climate Change Reports</w:t>
      </w:r>
      <w:r w:rsidRPr="001E7A27">
        <w:rPr>
          <w:rFonts w:cs="Times New Roman"/>
          <w:sz w:val="20"/>
          <w:szCs w:val="20"/>
          <w:lang w:val="en-GB"/>
        </w:rPr>
        <w:t>, 14–34, doi:</w:t>
      </w:r>
      <w:hyperlink r:id="rId135" w:history="1">
        <w:r w:rsidRPr="001E7A27">
          <w:rPr>
            <w:rStyle w:val="Hyperlink"/>
            <w:rFonts w:cs="Times New Roman"/>
            <w:sz w:val="20"/>
            <w:szCs w:val="20"/>
            <w:lang w:val="en-GB"/>
          </w:rPr>
          <w:t>10.1007/s40641-020-00169-5</w:t>
        </w:r>
      </w:hyperlink>
      <w:r w:rsidRPr="001E7A27">
        <w:rPr>
          <w:rFonts w:cs="Times New Roman"/>
          <w:sz w:val="20"/>
          <w:szCs w:val="20"/>
          <w:lang w:val="en-GB"/>
        </w:rPr>
        <w:t>.</w:t>
      </w:r>
    </w:p>
    <w:p w14:paraId="1AADA36D" w14:textId="6D34AA8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Brune, A., 2018: Methanogenesis in the Digestive Tracts of Insects and Other Arthropods. In: </w:t>
      </w:r>
      <w:r w:rsidRPr="001E7A27">
        <w:rPr>
          <w:rFonts w:cs="Times New Roman"/>
          <w:i/>
          <w:sz w:val="20"/>
          <w:szCs w:val="20"/>
          <w:lang w:val="en-GB"/>
        </w:rPr>
        <w:t>Biogenesis of Hydrocarbons</w:t>
      </w:r>
      <w:r w:rsidRPr="001E7A27">
        <w:rPr>
          <w:rFonts w:cs="Times New Roman"/>
          <w:sz w:val="20"/>
          <w:szCs w:val="20"/>
          <w:lang w:val="en-GB"/>
        </w:rPr>
        <w:t xml:space="preserve"> [Stams, A. and D. Sousa (eds.)]. Springer, Cham, Switzerland, pp. 1–32, doi:</w:t>
      </w:r>
      <w:hyperlink r:id="rId136" w:history="1">
        <w:r w:rsidRPr="001E7A27">
          <w:rPr>
            <w:rStyle w:val="Hyperlink"/>
            <w:rFonts w:cs="Times New Roman"/>
            <w:sz w:val="20"/>
            <w:szCs w:val="20"/>
            <w:lang w:val="en-GB"/>
          </w:rPr>
          <w:t>10.1007/978-3-319-53114-4_13-1</w:t>
        </w:r>
      </w:hyperlink>
      <w:r w:rsidRPr="001E7A27">
        <w:rPr>
          <w:rFonts w:cs="Times New Roman"/>
          <w:sz w:val="20"/>
          <w:szCs w:val="20"/>
          <w:lang w:val="en-GB"/>
        </w:rPr>
        <w:t>.</w:t>
      </w:r>
    </w:p>
    <w:p w14:paraId="187FBD70" w14:textId="5D78933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Buchanan, P.J. et al., 2016: The simulated climate of the Last Glacial Maximum and insights into the global marine carbon cycle. </w:t>
      </w:r>
      <w:r w:rsidRPr="001E7A27">
        <w:rPr>
          <w:rFonts w:cs="Times New Roman"/>
          <w:i/>
          <w:sz w:val="20"/>
          <w:szCs w:val="20"/>
          <w:lang w:val="en-GB"/>
        </w:rPr>
        <w:t>Climate of the Past</w:t>
      </w:r>
      <w:r w:rsidRPr="001E7A27">
        <w:rPr>
          <w:rFonts w:cs="Times New Roman"/>
          <w:sz w:val="20"/>
          <w:szCs w:val="20"/>
          <w:lang w:val="en-GB"/>
        </w:rPr>
        <w:t xml:space="preserve">, </w:t>
      </w:r>
      <w:r w:rsidRPr="001E7A27">
        <w:rPr>
          <w:rFonts w:cs="Times New Roman"/>
          <w:b/>
          <w:sz w:val="20"/>
          <w:szCs w:val="20"/>
          <w:lang w:val="en-GB"/>
        </w:rPr>
        <w:t>12(12)</w:t>
      </w:r>
      <w:r w:rsidRPr="001E7A27">
        <w:rPr>
          <w:rFonts w:cs="Times New Roman"/>
          <w:sz w:val="20"/>
          <w:szCs w:val="20"/>
          <w:lang w:val="en-GB"/>
        </w:rPr>
        <w:t>, 2271–2295, doi:</w:t>
      </w:r>
      <w:hyperlink r:id="rId137" w:history="1">
        <w:r w:rsidRPr="001E7A27">
          <w:rPr>
            <w:rStyle w:val="Hyperlink"/>
            <w:rFonts w:cs="Times New Roman"/>
            <w:sz w:val="20"/>
            <w:szCs w:val="20"/>
            <w:lang w:val="en-GB"/>
          </w:rPr>
          <w:t>10.5194/cp-12-2271-2016</w:t>
        </w:r>
      </w:hyperlink>
      <w:r w:rsidRPr="001E7A27">
        <w:rPr>
          <w:rFonts w:cs="Times New Roman"/>
          <w:sz w:val="20"/>
          <w:szCs w:val="20"/>
          <w:lang w:val="en-GB"/>
        </w:rPr>
        <w:t>.</w:t>
      </w:r>
    </w:p>
    <w:p w14:paraId="75B3B1BD" w14:textId="23A81BF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Buermann, W. et al., 2018: Widespread seasonal compensation effects of spring warming on northern plant productivity.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562(7725)</w:t>
      </w:r>
      <w:r w:rsidRPr="001E7A27">
        <w:rPr>
          <w:rFonts w:cs="Times New Roman"/>
          <w:sz w:val="20"/>
          <w:szCs w:val="20"/>
          <w:lang w:val="en-GB"/>
        </w:rPr>
        <w:t>, 110–114, doi:</w:t>
      </w:r>
      <w:hyperlink r:id="rId138" w:history="1">
        <w:r w:rsidRPr="001E7A27">
          <w:rPr>
            <w:rStyle w:val="Hyperlink"/>
            <w:rFonts w:cs="Times New Roman"/>
            <w:sz w:val="20"/>
            <w:szCs w:val="20"/>
            <w:lang w:val="en-GB"/>
          </w:rPr>
          <w:t>10.1038/s41586-018-0555-7</w:t>
        </w:r>
      </w:hyperlink>
      <w:r w:rsidRPr="001E7A27">
        <w:rPr>
          <w:rFonts w:cs="Times New Roman"/>
          <w:sz w:val="20"/>
          <w:szCs w:val="20"/>
          <w:lang w:val="en-GB"/>
        </w:rPr>
        <w:t>.</w:t>
      </w:r>
    </w:p>
    <w:p w14:paraId="03464474" w14:textId="20A3565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Buitenhuis, E.T., P. Suntharalingam, and C. Le Quéré, 2018a: Constraints on global oceanic emissions of N2O from observations and models.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15(7)</w:t>
      </w:r>
      <w:r w:rsidRPr="001E7A27">
        <w:rPr>
          <w:rFonts w:cs="Times New Roman"/>
          <w:sz w:val="20"/>
          <w:szCs w:val="20"/>
          <w:lang w:val="en-GB"/>
        </w:rPr>
        <w:t>, 2161–2175, doi:</w:t>
      </w:r>
      <w:hyperlink r:id="rId139" w:history="1">
        <w:r w:rsidRPr="001E7A27">
          <w:rPr>
            <w:rStyle w:val="Hyperlink"/>
            <w:rFonts w:cs="Times New Roman"/>
            <w:sz w:val="20"/>
            <w:szCs w:val="20"/>
            <w:lang w:val="en-GB"/>
          </w:rPr>
          <w:t>10.5194/bg-15-2161-2018</w:t>
        </w:r>
      </w:hyperlink>
      <w:r w:rsidRPr="001E7A27">
        <w:rPr>
          <w:rFonts w:cs="Times New Roman"/>
          <w:sz w:val="20"/>
          <w:szCs w:val="20"/>
          <w:lang w:val="en-GB"/>
        </w:rPr>
        <w:t>.</w:t>
      </w:r>
    </w:p>
    <w:p w14:paraId="3534F4E5" w14:textId="533C8EA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Buitenhuis, E.T., P. Suntharalingam, and C. Le Quéré, 2018b: Constraints on global oceanic emissions of N2O from observations and models.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15(7)</w:t>
      </w:r>
      <w:r w:rsidRPr="001E7A27">
        <w:rPr>
          <w:rFonts w:cs="Times New Roman"/>
          <w:sz w:val="20"/>
          <w:szCs w:val="20"/>
          <w:lang w:val="en-GB"/>
        </w:rPr>
        <w:t>, 2161–2175, doi:</w:t>
      </w:r>
      <w:hyperlink r:id="rId140" w:history="1">
        <w:r w:rsidRPr="001E7A27">
          <w:rPr>
            <w:rStyle w:val="Hyperlink"/>
            <w:rFonts w:cs="Times New Roman"/>
            <w:sz w:val="20"/>
            <w:szCs w:val="20"/>
            <w:lang w:val="en-GB"/>
          </w:rPr>
          <w:t>10.5194/bg-15-2161-2018</w:t>
        </w:r>
      </w:hyperlink>
      <w:r w:rsidRPr="001E7A27">
        <w:rPr>
          <w:rFonts w:cs="Times New Roman"/>
          <w:sz w:val="20"/>
          <w:szCs w:val="20"/>
          <w:lang w:val="en-GB"/>
        </w:rPr>
        <w:t>.</w:t>
      </w:r>
    </w:p>
    <w:p w14:paraId="553A8D2A" w14:textId="08E175F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Buldovicz, S.N. et al., 2018: Cryovolcanism on the Earth: prigin of a spectacular crater in the Yamal peninsula (Russia).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13534, doi:</w:t>
      </w:r>
      <w:hyperlink r:id="rId141" w:history="1">
        <w:r w:rsidRPr="001E7A27">
          <w:rPr>
            <w:rStyle w:val="Hyperlink"/>
            <w:rFonts w:cs="Times New Roman"/>
            <w:sz w:val="20"/>
            <w:szCs w:val="20"/>
            <w:lang w:val="en-GB"/>
          </w:rPr>
          <w:t>10.1038/s41598-018-31858-9</w:t>
        </w:r>
      </w:hyperlink>
      <w:r w:rsidRPr="001E7A27">
        <w:rPr>
          <w:rFonts w:cs="Times New Roman"/>
          <w:sz w:val="20"/>
          <w:szCs w:val="20"/>
          <w:lang w:val="en-GB"/>
        </w:rPr>
        <w:t>.</w:t>
      </w:r>
    </w:p>
    <w:p w14:paraId="4C77C55F" w14:textId="2101DFD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Burke, E.J., C.D. Jones, and C.D. Koven, 2013: Estimating the permafrost-carbon climate response in the CMIP5 climate models using a simplified approach.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26(14)</w:t>
      </w:r>
      <w:r w:rsidRPr="001E7A27">
        <w:rPr>
          <w:rFonts w:cs="Times New Roman"/>
          <w:sz w:val="20"/>
          <w:szCs w:val="20"/>
          <w:lang w:val="en-GB"/>
        </w:rPr>
        <w:t>, 4897–4909, doi:</w:t>
      </w:r>
      <w:hyperlink r:id="rId142" w:history="1">
        <w:r w:rsidRPr="001E7A27">
          <w:rPr>
            <w:rStyle w:val="Hyperlink"/>
            <w:rFonts w:cs="Times New Roman"/>
            <w:sz w:val="20"/>
            <w:szCs w:val="20"/>
            <w:lang w:val="en-GB"/>
          </w:rPr>
          <w:t>10.1175/jcli-d-12-00550.1</w:t>
        </w:r>
      </w:hyperlink>
      <w:r w:rsidRPr="001E7A27">
        <w:rPr>
          <w:rFonts w:cs="Times New Roman"/>
          <w:sz w:val="20"/>
          <w:szCs w:val="20"/>
          <w:lang w:val="en-GB"/>
        </w:rPr>
        <w:t>.</w:t>
      </w:r>
    </w:p>
    <w:p w14:paraId="5FF43BF3" w14:textId="2CE4EF0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Burke, E.J., S.E. Chadburn, and A. Ekici, 2017a: A vertical representation of soil carbon in the JULES land surface scheme (vn4.3_permafrost) with a focus on permafrost regions.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10(2)</w:t>
      </w:r>
      <w:r w:rsidRPr="001E7A27">
        <w:rPr>
          <w:rFonts w:cs="Times New Roman"/>
          <w:sz w:val="20"/>
          <w:szCs w:val="20"/>
          <w:lang w:val="en-GB"/>
        </w:rPr>
        <w:t>, 959–975, doi:</w:t>
      </w:r>
      <w:hyperlink r:id="rId143" w:history="1">
        <w:r w:rsidRPr="001E7A27">
          <w:rPr>
            <w:rStyle w:val="Hyperlink"/>
            <w:rFonts w:cs="Times New Roman"/>
            <w:sz w:val="20"/>
            <w:szCs w:val="20"/>
            <w:lang w:val="en-GB"/>
          </w:rPr>
          <w:t>10.5194/gmd-10-959-2017</w:t>
        </w:r>
      </w:hyperlink>
      <w:r w:rsidRPr="001E7A27">
        <w:rPr>
          <w:rFonts w:cs="Times New Roman"/>
          <w:sz w:val="20"/>
          <w:szCs w:val="20"/>
          <w:lang w:val="en-GB"/>
        </w:rPr>
        <w:t>.</w:t>
      </w:r>
    </w:p>
    <w:p w14:paraId="65B21DD4" w14:textId="48C4BD2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Burke, E.J. et al., 2017b: Quantifying uncertainties of permafrost carbon–climate feedbacks.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14(12)</w:t>
      </w:r>
      <w:r w:rsidRPr="001E7A27">
        <w:rPr>
          <w:rFonts w:cs="Times New Roman"/>
          <w:sz w:val="20"/>
          <w:szCs w:val="20"/>
          <w:lang w:val="en-GB"/>
        </w:rPr>
        <w:t>, 3051–3066, doi:</w:t>
      </w:r>
      <w:hyperlink r:id="rId144" w:history="1">
        <w:r w:rsidRPr="001E7A27">
          <w:rPr>
            <w:rStyle w:val="Hyperlink"/>
            <w:rFonts w:cs="Times New Roman"/>
            <w:sz w:val="20"/>
            <w:szCs w:val="20"/>
            <w:lang w:val="en-GB"/>
          </w:rPr>
          <w:t>10.5194/bg-14-3051-2017</w:t>
        </w:r>
      </w:hyperlink>
      <w:r w:rsidRPr="001E7A27">
        <w:rPr>
          <w:rFonts w:cs="Times New Roman"/>
          <w:sz w:val="20"/>
          <w:szCs w:val="20"/>
          <w:lang w:val="en-GB"/>
        </w:rPr>
        <w:t>.</w:t>
      </w:r>
    </w:p>
    <w:p w14:paraId="3E99CA80" w14:textId="6A4B5CB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Burls, N.J. et al., 2017: Active Pacific meridional overturning circulation (PMOC) during the warm Pliocene. </w:t>
      </w:r>
      <w:r w:rsidRPr="001E7A27">
        <w:rPr>
          <w:rFonts w:cs="Times New Roman"/>
          <w:i/>
          <w:sz w:val="20"/>
          <w:szCs w:val="20"/>
          <w:lang w:val="en-GB"/>
        </w:rPr>
        <w:t>Science Advances</w:t>
      </w:r>
      <w:r w:rsidRPr="001E7A27">
        <w:rPr>
          <w:rFonts w:cs="Times New Roman"/>
          <w:sz w:val="20"/>
          <w:szCs w:val="20"/>
          <w:lang w:val="en-GB"/>
        </w:rPr>
        <w:t xml:space="preserve">, </w:t>
      </w:r>
      <w:r w:rsidRPr="001E7A27">
        <w:rPr>
          <w:rFonts w:cs="Times New Roman"/>
          <w:b/>
          <w:sz w:val="20"/>
          <w:szCs w:val="20"/>
          <w:lang w:val="en-GB"/>
        </w:rPr>
        <w:t>3(9)</w:t>
      </w:r>
      <w:r w:rsidRPr="001E7A27">
        <w:rPr>
          <w:rFonts w:cs="Times New Roman"/>
          <w:sz w:val="20"/>
          <w:szCs w:val="20"/>
          <w:lang w:val="en-GB"/>
        </w:rPr>
        <w:t>, e1700156, doi:</w:t>
      </w:r>
      <w:hyperlink r:id="rId145" w:history="1">
        <w:r w:rsidRPr="001E7A27">
          <w:rPr>
            <w:rStyle w:val="Hyperlink"/>
            <w:rFonts w:cs="Times New Roman"/>
            <w:sz w:val="20"/>
            <w:szCs w:val="20"/>
            <w:lang w:val="en-GB"/>
          </w:rPr>
          <w:t>10.1126/sciadv.1700156</w:t>
        </w:r>
      </w:hyperlink>
      <w:r w:rsidRPr="001E7A27">
        <w:rPr>
          <w:rFonts w:cs="Times New Roman"/>
          <w:sz w:val="20"/>
          <w:szCs w:val="20"/>
          <w:lang w:val="en-GB"/>
        </w:rPr>
        <w:t>.</w:t>
      </w:r>
    </w:p>
    <w:p w14:paraId="6831EE24" w14:textId="6DD9BD9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Burney, J.A., S.J. Davis, and D.B. Lobell, 2010: Greenhouse gas mitigation by agricultural intensification.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107(26)</w:t>
      </w:r>
      <w:r w:rsidRPr="001E7A27">
        <w:rPr>
          <w:rFonts w:cs="Times New Roman"/>
          <w:sz w:val="20"/>
          <w:szCs w:val="20"/>
          <w:lang w:val="en-GB"/>
        </w:rPr>
        <w:t>, 12052–12057, doi:</w:t>
      </w:r>
      <w:hyperlink r:id="rId146" w:history="1">
        <w:r w:rsidRPr="001E7A27">
          <w:rPr>
            <w:rStyle w:val="Hyperlink"/>
            <w:rFonts w:cs="Times New Roman"/>
            <w:sz w:val="20"/>
            <w:szCs w:val="20"/>
            <w:lang w:val="en-GB"/>
          </w:rPr>
          <w:t>10.1073/pnas.0914216107</w:t>
        </w:r>
      </w:hyperlink>
      <w:r w:rsidRPr="001E7A27">
        <w:rPr>
          <w:rFonts w:cs="Times New Roman"/>
          <w:sz w:val="20"/>
          <w:szCs w:val="20"/>
          <w:lang w:val="en-GB"/>
        </w:rPr>
        <w:t>.</w:t>
      </w:r>
    </w:p>
    <w:p w14:paraId="554A866B" w14:textId="2B3B285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Burton, C., R.A. Betts, C.D. Jones, and K. Williams, 2018: Will Fire Danger Be Reduced by Using Solar Radiation Management to Limit Global Warming to 1.5°C Compared to 2.0°C?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45(8)</w:t>
      </w:r>
      <w:r w:rsidRPr="001E7A27">
        <w:rPr>
          <w:rFonts w:cs="Times New Roman"/>
          <w:sz w:val="20"/>
          <w:szCs w:val="20"/>
          <w:lang w:val="en-GB"/>
        </w:rPr>
        <w:t>, 3644–3652, doi:</w:t>
      </w:r>
      <w:hyperlink r:id="rId147" w:history="1">
        <w:r w:rsidRPr="001E7A27">
          <w:rPr>
            <w:rStyle w:val="Hyperlink"/>
            <w:rFonts w:cs="Times New Roman"/>
            <w:sz w:val="20"/>
            <w:szCs w:val="20"/>
            <w:lang w:val="en-GB"/>
          </w:rPr>
          <w:t>10.1002/2018gl077848</w:t>
        </w:r>
      </w:hyperlink>
      <w:r w:rsidRPr="001E7A27">
        <w:rPr>
          <w:rFonts w:cs="Times New Roman"/>
          <w:sz w:val="20"/>
          <w:szCs w:val="20"/>
          <w:lang w:val="en-GB"/>
        </w:rPr>
        <w:t>.</w:t>
      </w:r>
    </w:p>
    <w:p w14:paraId="17878C0B" w14:textId="643CEB9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Bushinsky, S.M. et al., 2019: Reassessing Southern Ocean Air-Sea CO 2 Flux Estimates With the Addition of Biogeochemical Float Observations.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33(11)</w:t>
      </w:r>
      <w:r w:rsidRPr="001E7A27">
        <w:rPr>
          <w:rFonts w:cs="Times New Roman"/>
          <w:sz w:val="20"/>
          <w:szCs w:val="20"/>
          <w:lang w:val="en-GB"/>
        </w:rPr>
        <w:t>, 1370–1388, doi:</w:t>
      </w:r>
      <w:hyperlink r:id="rId148" w:history="1">
        <w:r w:rsidRPr="001E7A27">
          <w:rPr>
            <w:rStyle w:val="Hyperlink"/>
            <w:rFonts w:cs="Times New Roman"/>
            <w:sz w:val="20"/>
            <w:szCs w:val="20"/>
            <w:lang w:val="en-GB"/>
          </w:rPr>
          <w:t>10.1029/2019gb006176</w:t>
        </w:r>
      </w:hyperlink>
      <w:r w:rsidRPr="001E7A27">
        <w:rPr>
          <w:rFonts w:cs="Times New Roman"/>
          <w:sz w:val="20"/>
          <w:szCs w:val="20"/>
          <w:lang w:val="en-GB"/>
        </w:rPr>
        <w:t>.</w:t>
      </w:r>
    </w:p>
    <w:p w14:paraId="1028093B" w14:textId="3C99082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Butterbach-Bahl, K., E.M. Baggs, M. Dannenmann, R. Kiese, and S. Zechmeister-Boltenstern, 2013: Nitrous oxide emissions from soils: how well do we understand the processes and their controls? </w:t>
      </w:r>
      <w:r w:rsidRPr="001E7A27">
        <w:rPr>
          <w:rFonts w:cs="Times New Roman"/>
          <w:i/>
          <w:sz w:val="20"/>
          <w:szCs w:val="20"/>
          <w:lang w:val="en-GB"/>
        </w:rPr>
        <w:t>Philosophical Transactions of the Royal Society B: Biological Sciences</w:t>
      </w:r>
      <w:r w:rsidRPr="001E7A27">
        <w:rPr>
          <w:rFonts w:cs="Times New Roman"/>
          <w:sz w:val="20"/>
          <w:szCs w:val="20"/>
          <w:lang w:val="en-GB"/>
        </w:rPr>
        <w:t xml:space="preserve">, </w:t>
      </w:r>
      <w:r w:rsidRPr="001E7A27">
        <w:rPr>
          <w:rFonts w:cs="Times New Roman"/>
          <w:b/>
          <w:sz w:val="20"/>
          <w:szCs w:val="20"/>
          <w:lang w:val="en-GB"/>
        </w:rPr>
        <w:t>368(1621)</w:t>
      </w:r>
      <w:r w:rsidRPr="001E7A27">
        <w:rPr>
          <w:rFonts w:cs="Times New Roman"/>
          <w:sz w:val="20"/>
          <w:szCs w:val="20"/>
          <w:lang w:val="en-GB"/>
        </w:rPr>
        <w:t>, 20130122–20130122, doi:</w:t>
      </w:r>
      <w:hyperlink r:id="rId149" w:history="1">
        <w:r w:rsidRPr="001E7A27">
          <w:rPr>
            <w:rStyle w:val="Hyperlink"/>
            <w:rFonts w:cs="Times New Roman"/>
            <w:sz w:val="20"/>
            <w:szCs w:val="20"/>
            <w:lang w:val="en-GB"/>
          </w:rPr>
          <w:t>10.1098/rstb.2013.0122</w:t>
        </w:r>
      </w:hyperlink>
      <w:r w:rsidRPr="001E7A27">
        <w:rPr>
          <w:rFonts w:cs="Times New Roman"/>
          <w:sz w:val="20"/>
          <w:szCs w:val="20"/>
          <w:lang w:val="en-GB"/>
        </w:rPr>
        <w:t>.</w:t>
      </w:r>
    </w:p>
    <w:p w14:paraId="55DB9205" w14:textId="1BA6BDD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Byrne, R.H., S. Mecking, R.A. Feely, and X. Liu, 2010: Direct observations of basin-wide acidification of the North Pacific Ocean.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37(2)</w:t>
      </w:r>
      <w:r w:rsidRPr="001E7A27">
        <w:rPr>
          <w:rFonts w:cs="Times New Roman"/>
          <w:sz w:val="20"/>
          <w:szCs w:val="20"/>
          <w:lang w:val="en-GB"/>
        </w:rPr>
        <w:t>, L02601, doi:</w:t>
      </w:r>
      <w:hyperlink r:id="rId150" w:history="1">
        <w:r w:rsidRPr="001E7A27">
          <w:rPr>
            <w:rStyle w:val="Hyperlink"/>
            <w:rFonts w:cs="Times New Roman"/>
            <w:sz w:val="20"/>
            <w:szCs w:val="20"/>
            <w:lang w:val="en-GB"/>
          </w:rPr>
          <w:t>10.1029/2009gl040999</w:t>
        </w:r>
      </w:hyperlink>
      <w:r w:rsidRPr="001E7A27">
        <w:rPr>
          <w:rFonts w:cs="Times New Roman"/>
          <w:sz w:val="20"/>
          <w:szCs w:val="20"/>
          <w:lang w:val="en-GB"/>
        </w:rPr>
        <w:t>.</w:t>
      </w:r>
    </w:p>
    <w:p w14:paraId="66CEA04C" w14:textId="441DA4A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Cabré, A., I. Marinov, and S. Leung, 2015: Consistent global responses of marine ecosystems to future climate change across the IPCC AR5 earth system models. </w:t>
      </w:r>
      <w:r w:rsidRPr="001E7A27">
        <w:rPr>
          <w:rFonts w:cs="Times New Roman"/>
          <w:i/>
          <w:sz w:val="20"/>
          <w:szCs w:val="20"/>
          <w:lang w:val="en-GB"/>
        </w:rPr>
        <w:t>Climate Dynamics</w:t>
      </w:r>
      <w:r w:rsidRPr="001E7A27">
        <w:rPr>
          <w:rFonts w:cs="Times New Roman"/>
          <w:sz w:val="20"/>
          <w:szCs w:val="20"/>
          <w:lang w:val="en-GB"/>
        </w:rPr>
        <w:t xml:space="preserve">, </w:t>
      </w:r>
      <w:r w:rsidRPr="001E7A27">
        <w:rPr>
          <w:rFonts w:cs="Times New Roman"/>
          <w:b/>
          <w:sz w:val="20"/>
          <w:szCs w:val="20"/>
          <w:lang w:val="en-GB"/>
        </w:rPr>
        <w:t>45(5–6)</w:t>
      </w:r>
      <w:r w:rsidRPr="001E7A27">
        <w:rPr>
          <w:rFonts w:cs="Times New Roman"/>
          <w:sz w:val="20"/>
          <w:szCs w:val="20"/>
          <w:lang w:val="en-GB"/>
        </w:rPr>
        <w:t>, 1253–1280, doi:</w:t>
      </w:r>
      <w:hyperlink r:id="rId151" w:history="1">
        <w:r w:rsidRPr="001E7A27">
          <w:rPr>
            <w:rStyle w:val="Hyperlink"/>
            <w:rFonts w:cs="Times New Roman"/>
            <w:sz w:val="20"/>
            <w:szCs w:val="20"/>
            <w:lang w:val="en-GB"/>
          </w:rPr>
          <w:t>10.1007/s00382-014-2374-3</w:t>
        </w:r>
      </w:hyperlink>
      <w:r w:rsidRPr="001E7A27">
        <w:rPr>
          <w:rFonts w:cs="Times New Roman"/>
          <w:sz w:val="20"/>
          <w:szCs w:val="20"/>
          <w:lang w:val="en-GB"/>
        </w:rPr>
        <w:t>.</w:t>
      </w:r>
    </w:p>
    <w:p w14:paraId="40436EC5" w14:textId="15770F5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Cai, W.-J. et al., 2011: Acidification of subsurface coastal waters enhanced by eutrophication.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4(11)</w:t>
      </w:r>
      <w:r w:rsidRPr="001E7A27">
        <w:rPr>
          <w:rFonts w:cs="Times New Roman"/>
          <w:sz w:val="20"/>
          <w:szCs w:val="20"/>
          <w:lang w:val="en-GB"/>
        </w:rPr>
        <w:t>, 766–770, doi:</w:t>
      </w:r>
      <w:hyperlink r:id="rId152" w:history="1">
        <w:r w:rsidRPr="001E7A27">
          <w:rPr>
            <w:rStyle w:val="Hyperlink"/>
            <w:rFonts w:cs="Times New Roman"/>
            <w:sz w:val="20"/>
            <w:szCs w:val="20"/>
            <w:lang w:val="en-GB"/>
          </w:rPr>
          <w:t>10.1038/ngeo1297</w:t>
        </w:r>
      </w:hyperlink>
      <w:r w:rsidRPr="001E7A27">
        <w:rPr>
          <w:rFonts w:cs="Times New Roman"/>
          <w:sz w:val="20"/>
          <w:szCs w:val="20"/>
          <w:lang w:val="en-GB"/>
        </w:rPr>
        <w:t>.</w:t>
      </w:r>
    </w:p>
    <w:p w14:paraId="13932497" w14:textId="7C5D402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Cai, W.-J. et al., 2017: Redox reactions and weak buffering capacity lead to acidification in the Chesapeake Bay.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369, doi:</w:t>
      </w:r>
      <w:hyperlink r:id="rId153" w:history="1">
        <w:r w:rsidRPr="001E7A27">
          <w:rPr>
            <w:rStyle w:val="Hyperlink"/>
            <w:rFonts w:cs="Times New Roman"/>
            <w:sz w:val="20"/>
            <w:szCs w:val="20"/>
            <w:lang w:val="en-GB"/>
          </w:rPr>
          <w:t>10.1038/s41467-017-00417-7</w:t>
        </w:r>
      </w:hyperlink>
      <w:r w:rsidRPr="001E7A27">
        <w:rPr>
          <w:rFonts w:cs="Times New Roman"/>
          <w:sz w:val="20"/>
          <w:szCs w:val="20"/>
          <w:lang w:val="en-GB"/>
        </w:rPr>
        <w:t>.</w:t>
      </w:r>
    </w:p>
    <w:p w14:paraId="20725602" w14:textId="5C93BB3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Cai, W.-J. et al., 2020: Controls on surface water carbonate chemistry along North American ocean margins.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2691, doi:</w:t>
      </w:r>
      <w:hyperlink r:id="rId154" w:history="1">
        <w:r w:rsidRPr="001E7A27">
          <w:rPr>
            <w:rStyle w:val="Hyperlink"/>
            <w:rFonts w:cs="Times New Roman"/>
            <w:sz w:val="20"/>
            <w:szCs w:val="20"/>
            <w:lang w:val="en-GB"/>
          </w:rPr>
          <w:t>10.1038/s41467-020-16530-z</w:t>
        </w:r>
      </w:hyperlink>
      <w:r w:rsidRPr="001E7A27">
        <w:rPr>
          <w:rFonts w:cs="Times New Roman"/>
          <w:sz w:val="20"/>
          <w:szCs w:val="20"/>
          <w:lang w:val="en-GB"/>
        </w:rPr>
        <w:t>.</w:t>
      </w:r>
    </w:p>
    <w:p w14:paraId="2A820865" w14:textId="486139C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Cain, M. et al., 2019: Improved calculation of warming-equivalent emissions for short-lived climate pollutants. </w:t>
      </w:r>
      <w:r w:rsidRPr="001E7A27">
        <w:rPr>
          <w:rFonts w:cs="Times New Roman"/>
          <w:i/>
          <w:sz w:val="20"/>
          <w:szCs w:val="20"/>
          <w:lang w:val="en-GB"/>
        </w:rPr>
        <w:t>npj Climate and Atmospheric Science</w:t>
      </w:r>
      <w:r w:rsidRPr="001E7A27">
        <w:rPr>
          <w:rFonts w:cs="Times New Roman"/>
          <w:sz w:val="20"/>
          <w:szCs w:val="20"/>
          <w:lang w:val="en-GB"/>
        </w:rPr>
        <w:t xml:space="preserve">, </w:t>
      </w:r>
      <w:r w:rsidRPr="001E7A27">
        <w:rPr>
          <w:rFonts w:cs="Times New Roman"/>
          <w:b/>
          <w:sz w:val="20"/>
          <w:szCs w:val="20"/>
          <w:lang w:val="en-GB"/>
        </w:rPr>
        <w:t>2(29)</w:t>
      </w:r>
      <w:r w:rsidRPr="001E7A27">
        <w:rPr>
          <w:rFonts w:cs="Times New Roman"/>
          <w:sz w:val="20"/>
          <w:szCs w:val="20"/>
          <w:lang w:val="en-GB"/>
        </w:rPr>
        <w:t>, doi:</w:t>
      </w:r>
      <w:hyperlink r:id="rId155" w:history="1">
        <w:r w:rsidRPr="001E7A27">
          <w:rPr>
            <w:rStyle w:val="Hyperlink"/>
            <w:rFonts w:cs="Times New Roman"/>
            <w:sz w:val="20"/>
            <w:szCs w:val="20"/>
            <w:lang w:val="en-GB"/>
          </w:rPr>
          <w:t>10.1038/s41612-019-0086-4</w:t>
        </w:r>
      </w:hyperlink>
      <w:r w:rsidRPr="001E7A27">
        <w:rPr>
          <w:rFonts w:cs="Times New Roman"/>
          <w:sz w:val="20"/>
          <w:szCs w:val="20"/>
          <w:lang w:val="en-GB"/>
        </w:rPr>
        <w:t>.</w:t>
      </w:r>
    </w:p>
    <w:p w14:paraId="54F27B35" w14:textId="0D6D4C8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Caldeira, K. and M.E. Wickett, 2003: Anthropogenic carbon and ocean pH.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425(6956)</w:t>
      </w:r>
      <w:r w:rsidRPr="001E7A27">
        <w:rPr>
          <w:rFonts w:cs="Times New Roman"/>
          <w:sz w:val="20"/>
          <w:szCs w:val="20"/>
          <w:lang w:val="en-GB"/>
        </w:rPr>
        <w:t>, 365–365, doi:</w:t>
      </w:r>
      <w:hyperlink r:id="rId156" w:history="1">
        <w:r w:rsidRPr="001E7A27">
          <w:rPr>
            <w:rStyle w:val="Hyperlink"/>
            <w:rFonts w:cs="Times New Roman"/>
            <w:sz w:val="20"/>
            <w:szCs w:val="20"/>
            <w:lang w:val="en-GB"/>
          </w:rPr>
          <w:t>10.1038/425365a</w:t>
        </w:r>
      </w:hyperlink>
      <w:r w:rsidRPr="001E7A27">
        <w:rPr>
          <w:rFonts w:cs="Times New Roman"/>
          <w:sz w:val="20"/>
          <w:szCs w:val="20"/>
          <w:lang w:val="en-GB"/>
        </w:rPr>
        <w:t>.</w:t>
      </w:r>
    </w:p>
    <w:p w14:paraId="351E3787" w14:textId="2A33E6E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Campbell, J.E. et al., 2017: Large historical growth in global terrestrial gross primary production.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544(7648)</w:t>
      </w:r>
      <w:r w:rsidRPr="001E7A27">
        <w:rPr>
          <w:rFonts w:cs="Times New Roman"/>
          <w:sz w:val="20"/>
          <w:szCs w:val="20"/>
          <w:lang w:val="en-GB"/>
        </w:rPr>
        <w:t>, 84–87, doi:</w:t>
      </w:r>
      <w:hyperlink r:id="rId157" w:history="1">
        <w:r w:rsidRPr="001E7A27">
          <w:rPr>
            <w:rStyle w:val="Hyperlink"/>
            <w:rFonts w:cs="Times New Roman"/>
            <w:sz w:val="20"/>
            <w:szCs w:val="20"/>
            <w:lang w:val="en-GB"/>
          </w:rPr>
          <w:t>10.1038/nature22030</w:t>
        </w:r>
      </w:hyperlink>
      <w:r w:rsidRPr="001E7A27">
        <w:rPr>
          <w:rFonts w:cs="Times New Roman"/>
          <w:sz w:val="20"/>
          <w:szCs w:val="20"/>
          <w:lang w:val="en-GB"/>
        </w:rPr>
        <w:t>.</w:t>
      </w:r>
    </w:p>
    <w:p w14:paraId="242F3285" w14:textId="177DD21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Campbell, J.L., J. Sessions, D. Smith, and K. Trippe, 2018: Potential carbon storage in biochar made from logging residue: Basic principles and Southern Oregon case studies. </w:t>
      </w:r>
      <w:r w:rsidRPr="001E7A27">
        <w:rPr>
          <w:rFonts w:cs="Times New Roman"/>
          <w:i/>
          <w:sz w:val="20"/>
          <w:szCs w:val="20"/>
          <w:lang w:val="en-GB"/>
        </w:rPr>
        <w:t>PLoS ONE</w:t>
      </w:r>
      <w:r w:rsidRPr="001E7A27">
        <w:rPr>
          <w:rFonts w:cs="Times New Roman"/>
          <w:sz w:val="20"/>
          <w:szCs w:val="20"/>
          <w:lang w:val="en-GB"/>
        </w:rPr>
        <w:t xml:space="preserve">, </w:t>
      </w:r>
      <w:r w:rsidRPr="001E7A27">
        <w:rPr>
          <w:rFonts w:cs="Times New Roman"/>
          <w:b/>
          <w:sz w:val="20"/>
          <w:szCs w:val="20"/>
          <w:lang w:val="en-GB"/>
        </w:rPr>
        <w:t>13(9)</w:t>
      </w:r>
      <w:r w:rsidRPr="001E7A27">
        <w:rPr>
          <w:rFonts w:cs="Times New Roman"/>
          <w:sz w:val="20"/>
          <w:szCs w:val="20"/>
          <w:lang w:val="en-GB"/>
        </w:rPr>
        <w:t>, doi:</w:t>
      </w:r>
      <w:hyperlink r:id="rId158" w:history="1">
        <w:r w:rsidRPr="001E7A27">
          <w:rPr>
            <w:rStyle w:val="Hyperlink"/>
            <w:rFonts w:cs="Times New Roman"/>
            <w:sz w:val="20"/>
            <w:szCs w:val="20"/>
            <w:lang w:val="en-GB"/>
          </w:rPr>
          <w:t>10.1371/journal.pone.0203475</w:t>
        </w:r>
      </w:hyperlink>
      <w:r w:rsidRPr="001E7A27">
        <w:rPr>
          <w:rFonts w:cs="Times New Roman"/>
          <w:sz w:val="20"/>
          <w:szCs w:val="20"/>
          <w:lang w:val="en-GB"/>
        </w:rPr>
        <w:t>.</w:t>
      </w:r>
    </w:p>
    <w:p w14:paraId="50F07306" w14:textId="242A1E0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Campos, R., G.F. Pires, and M.H. Costa, 2020: Soil Carbon Sequestration in Rainfed and Irrigated Production Systems in a New Brazilian Agricultural Frontier. </w:t>
      </w:r>
      <w:r w:rsidRPr="001E7A27">
        <w:rPr>
          <w:rFonts w:cs="Times New Roman"/>
          <w:i/>
          <w:sz w:val="20"/>
          <w:szCs w:val="20"/>
          <w:lang w:val="en-GB"/>
        </w:rPr>
        <w:t xml:space="preserve">Agriculture </w:t>
      </w:r>
      <w:r w:rsidRPr="001E7A27">
        <w:rPr>
          <w:rFonts w:cs="Times New Roman"/>
          <w:sz w:val="20"/>
          <w:szCs w:val="20"/>
          <w:lang w:val="en-GB"/>
        </w:rPr>
        <w:t xml:space="preserve">, </w:t>
      </w:r>
      <w:r w:rsidRPr="001E7A27">
        <w:rPr>
          <w:rFonts w:cs="Times New Roman"/>
          <w:b/>
          <w:sz w:val="20"/>
          <w:szCs w:val="20"/>
          <w:lang w:val="en-GB"/>
        </w:rPr>
        <w:t>10(5)</w:t>
      </w:r>
      <w:r w:rsidRPr="001E7A27">
        <w:rPr>
          <w:rFonts w:cs="Times New Roman"/>
          <w:sz w:val="20"/>
          <w:szCs w:val="20"/>
          <w:lang w:val="en-GB"/>
        </w:rPr>
        <w:t>, doi:</w:t>
      </w:r>
      <w:hyperlink r:id="rId159" w:history="1">
        <w:r w:rsidRPr="001E7A27">
          <w:rPr>
            <w:rStyle w:val="Hyperlink"/>
            <w:rFonts w:cs="Times New Roman"/>
            <w:sz w:val="20"/>
            <w:szCs w:val="20"/>
            <w:lang w:val="en-GB"/>
          </w:rPr>
          <w:t>10.3390/agriculture10050156</w:t>
        </w:r>
      </w:hyperlink>
      <w:r w:rsidRPr="001E7A27">
        <w:rPr>
          <w:rFonts w:cs="Times New Roman"/>
          <w:sz w:val="20"/>
          <w:szCs w:val="20"/>
          <w:lang w:val="en-GB"/>
        </w:rPr>
        <w:t>.</w:t>
      </w:r>
    </w:p>
    <w:p w14:paraId="7ECFE00A" w14:textId="30D4ED9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Canadell, J.G., C.P.M. Meyer, G. Cook, A. Dowdy, and R. Peter, 2020: Multi-decadal increase of forest burned area in Australia is linked to climate change. .</w:t>
      </w:r>
    </w:p>
    <w:p w14:paraId="73AB4A30" w14:textId="49EBD65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Cao, L., 2018: The effects of solar radiation management on the carbon cycle. </w:t>
      </w:r>
      <w:r w:rsidRPr="001E7A27">
        <w:rPr>
          <w:rFonts w:cs="Times New Roman"/>
          <w:i/>
          <w:sz w:val="20"/>
          <w:szCs w:val="20"/>
          <w:lang w:val="en-GB"/>
        </w:rPr>
        <w:t>Current Climate Change Reports</w:t>
      </w:r>
      <w:r w:rsidRPr="001E7A27">
        <w:rPr>
          <w:rFonts w:cs="Times New Roman"/>
          <w:sz w:val="20"/>
          <w:szCs w:val="20"/>
          <w:lang w:val="en-GB"/>
        </w:rPr>
        <w:t>.</w:t>
      </w:r>
    </w:p>
    <w:p w14:paraId="778AFFDA" w14:textId="556CA4D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Cao, L. and J. Jiang, 2017: Simulated Effect of Carbon Cycle Feedback on Climate Response to Solar Geoengineering.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44(24)</w:t>
      </w:r>
      <w:r w:rsidRPr="001E7A27">
        <w:rPr>
          <w:rFonts w:cs="Times New Roman"/>
          <w:sz w:val="20"/>
          <w:szCs w:val="20"/>
          <w:lang w:val="en-GB"/>
        </w:rPr>
        <w:t>, 12,484–12,491, doi:</w:t>
      </w:r>
      <w:hyperlink r:id="rId160" w:history="1">
        <w:r w:rsidRPr="001E7A27">
          <w:rPr>
            <w:rStyle w:val="Hyperlink"/>
            <w:rFonts w:cs="Times New Roman"/>
            <w:sz w:val="20"/>
            <w:szCs w:val="20"/>
            <w:lang w:val="en-GB"/>
          </w:rPr>
          <w:t>10.1002/2017gl076546</w:t>
        </w:r>
      </w:hyperlink>
      <w:r w:rsidRPr="001E7A27">
        <w:rPr>
          <w:rFonts w:cs="Times New Roman"/>
          <w:sz w:val="20"/>
          <w:szCs w:val="20"/>
          <w:lang w:val="en-GB"/>
        </w:rPr>
        <w:t>.</w:t>
      </w:r>
    </w:p>
    <w:p w14:paraId="43FBC635" w14:textId="420F9A3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Cao, L., H. Zhang, M. Zheng, and S. Wang, 2014: Response of ocean acidification to a gradual increase and decrease of atmospheric CO2.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9(2)</w:t>
      </w:r>
      <w:r w:rsidRPr="001E7A27">
        <w:rPr>
          <w:rFonts w:cs="Times New Roman"/>
          <w:sz w:val="20"/>
          <w:szCs w:val="20"/>
          <w:lang w:val="en-GB"/>
        </w:rPr>
        <w:t>, 024012, doi:</w:t>
      </w:r>
      <w:hyperlink r:id="rId161" w:history="1">
        <w:r w:rsidRPr="001E7A27">
          <w:rPr>
            <w:rStyle w:val="Hyperlink"/>
            <w:rFonts w:cs="Times New Roman"/>
            <w:sz w:val="20"/>
            <w:szCs w:val="20"/>
            <w:lang w:val="en-GB"/>
          </w:rPr>
          <w:t>10.1088/1748-9326/9/2/024012</w:t>
        </w:r>
      </w:hyperlink>
      <w:r w:rsidRPr="001E7A27">
        <w:rPr>
          <w:rFonts w:cs="Times New Roman"/>
          <w:sz w:val="20"/>
          <w:szCs w:val="20"/>
          <w:lang w:val="en-GB"/>
        </w:rPr>
        <w:t>.</w:t>
      </w:r>
    </w:p>
    <w:p w14:paraId="6B9CE92E" w14:textId="0D464C4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Cao, Z. et al., 2020: The sponge effect and carbon emission mitigation potentials of the global cement cycle.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1–9, doi:</w:t>
      </w:r>
      <w:hyperlink r:id="rId162" w:history="1">
        <w:r w:rsidRPr="001E7A27">
          <w:rPr>
            <w:rStyle w:val="Hyperlink"/>
            <w:rFonts w:cs="Times New Roman"/>
            <w:sz w:val="20"/>
            <w:szCs w:val="20"/>
            <w:lang w:val="en-GB"/>
          </w:rPr>
          <w:t>10.1038/s41467-020-17583-w</w:t>
        </w:r>
      </w:hyperlink>
      <w:r w:rsidRPr="001E7A27">
        <w:rPr>
          <w:rFonts w:cs="Times New Roman"/>
          <w:sz w:val="20"/>
          <w:szCs w:val="20"/>
          <w:lang w:val="en-GB"/>
        </w:rPr>
        <w:t>.</w:t>
      </w:r>
    </w:p>
    <w:p w14:paraId="5CE86F65" w14:textId="28EBF5D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Carstensen, J. and D.J. Conley, 2019: Baltic Sea Hypoxia Takes Many Shapes and Sizes. </w:t>
      </w:r>
      <w:r w:rsidRPr="001E7A27">
        <w:rPr>
          <w:rFonts w:cs="Times New Roman"/>
          <w:i/>
          <w:sz w:val="20"/>
          <w:szCs w:val="20"/>
          <w:lang w:val="en-GB"/>
        </w:rPr>
        <w:t>Limnology and Oceanography Bulletin</w:t>
      </w:r>
      <w:r w:rsidRPr="001E7A27">
        <w:rPr>
          <w:rFonts w:cs="Times New Roman"/>
          <w:sz w:val="20"/>
          <w:szCs w:val="20"/>
          <w:lang w:val="en-GB"/>
        </w:rPr>
        <w:t xml:space="preserve">, </w:t>
      </w:r>
      <w:r w:rsidRPr="001E7A27">
        <w:rPr>
          <w:rFonts w:cs="Times New Roman"/>
          <w:b/>
          <w:sz w:val="20"/>
          <w:szCs w:val="20"/>
          <w:lang w:val="en-GB"/>
        </w:rPr>
        <w:t>28(4)</w:t>
      </w:r>
      <w:r w:rsidRPr="001E7A27">
        <w:rPr>
          <w:rFonts w:cs="Times New Roman"/>
          <w:sz w:val="20"/>
          <w:szCs w:val="20"/>
          <w:lang w:val="en-GB"/>
        </w:rPr>
        <w:t>, 125–129, doi:</w:t>
      </w:r>
      <w:hyperlink r:id="rId163" w:history="1">
        <w:r w:rsidRPr="001E7A27">
          <w:rPr>
            <w:rStyle w:val="Hyperlink"/>
            <w:rFonts w:cs="Times New Roman"/>
            <w:sz w:val="20"/>
            <w:szCs w:val="20"/>
            <w:lang w:val="en-GB"/>
          </w:rPr>
          <w:t>10.1002/lob.10350</w:t>
        </w:r>
      </w:hyperlink>
      <w:r w:rsidRPr="001E7A27">
        <w:rPr>
          <w:rFonts w:cs="Times New Roman"/>
          <w:sz w:val="20"/>
          <w:szCs w:val="20"/>
          <w:lang w:val="en-GB"/>
        </w:rPr>
        <w:t>.</w:t>
      </w:r>
    </w:p>
    <w:p w14:paraId="7F440303" w14:textId="21ABB7B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Carstensen, J. and C.M. Duarte, 2019: Drivers of pH variability in coastal ecosystems. </w:t>
      </w:r>
      <w:r w:rsidRPr="001E7A27">
        <w:rPr>
          <w:rFonts w:cs="Times New Roman"/>
          <w:i/>
          <w:sz w:val="20"/>
          <w:szCs w:val="20"/>
          <w:lang w:val="en-GB"/>
        </w:rPr>
        <w:t>Environmental Science &amp; Technology</w:t>
      </w:r>
      <w:r w:rsidRPr="001E7A27">
        <w:rPr>
          <w:rFonts w:cs="Times New Roman"/>
          <w:sz w:val="20"/>
          <w:szCs w:val="20"/>
          <w:lang w:val="en-GB"/>
        </w:rPr>
        <w:t xml:space="preserve">, </w:t>
      </w:r>
      <w:r w:rsidRPr="001E7A27">
        <w:rPr>
          <w:rFonts w:cs="Times New Roman"/>
          <w:b/>
          <w:sz w:val="20"/>
          <w:szCs w:val="20"/>
          <w:lang w:val="en-GB"/>
        </w:rPr>
        <w:t>53(8)</w:t>
      </w:r>
      <w:r w:rsidRPr="001E7A27">
        <w:rPr>
          <w:rFonts w:cs="Times New Roman"/>
          <w:sz w:val="20"/>
          <w:szCs w:val="20"/>
          <w:lang w:val="en-GB"/>
        </w:rPr>
        <w:t>, 4020–4029, doi:</w:t>
      </w:r>
      <w:hyperlink r:id="rId164" w:history="1">
        <w:r w:rsidRPr="001E7A27">
          <w:rPr>
            <w:rStyle w:val="Hyperlink"/>
            <w:rFonts w:cs="Times New Roman"/>
            <w:sz w:val="20"/>
            <w:szCs w:val="20"/>
            <w:lang w:val="en-GB"/>
          </w:rPr>
          <w:t>10.1021/acs.est.8b03655</w:t>
        </w:r>
      </w:hyperlink>
      <w:r w:rsidRPr="001E7A27">
        <w:rPr>
          <w:rFonts w:cs="Times New Roman"/>
          <w:sz w:val="20"/>
          <w:szCs w:val="20"/>
          <w:lang w:val="en-GB"/>
        </w:rPr>
        <w:t>.</w:t>
      </w:r>
    </w:p>
    <w:p w14:paraId="53B3F458" w14:textId="6AB64E3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Carstensen, J., J.H. Andersen, B.G. Gustafsson, and D.J. Conley, 2014: Deoxygenation of the Baltic Sea during the last century.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111(15)</w:t>
      </w:r>
      <w:r w:rsidRPr="001E7A27">
        <w:rPr>
          <w:rFonts w:cs="Times New Roman"/>
          <w:sz w:val="20"/>
          <w:szCs w:val="20"/>
          <w:lang w:val="en-GB"/>
        </w:rPr>
        <w:t>, 5628–5633, doi:</w:t>
      </w:r>
      <w:hyperlink r:id="rId165" w:history="1">
        <w:r w:rsidRPr="001E7A27">
          <w:rPr>
            <w:rStyle w:val="Hyperlink"/>
            <w:rFonts w:cs="Times New Roman"/>
            <w:sz w:val="20"/>
            <w:szCs w:val="20"/>
            <w:lang w:val="en-GB"/>
          </w:rPr>
          <w:t>10.1073/pnas.1323156111</w:t>
        </w:r>
      </w:hyperlink>
      <w:r w:rsidRPr="001E7A27">
        <w:rPr>
          <w:rFonts w:cs="Times New Roman"/>
          <w:sz w:val="20"/>
          <w:szCs w:val="20"/>
          <w:lang w:val="en-GB"/>
        </w:rPr>
        <w:t>.</w:t>
      </w:r>
    </w:p>
    <w:p w14:paraId="6EE2C946" w14:textId="681C5E3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Cartapanis, O., E.D. Galbraith, D. Bianchi, and S.L. Jaccard, 2018: Carbon burial in deep-sea sediment and implications for oceanic inventories of carbon and alkalinity over the last glacial cycle. </w:t>
      </w:r>
      <w:r w:rsidRPr="001E7A27">
        <w:rPr>
          <w:rFonts w:cs="Times New Roman"/>
          <w:i/>
          <w:sz w:val="20"/>
          <w:szCs w:val="20"/>
          <w:lang w:val="en-GB"/>
        </w:rPr>
        <w:t>Climate of the Past</w:t>
      </w:r>
      <w:r w:rsidRPr="001E7A27">
        <w:rPr>
          <w:rFonts w:cs="Times New Roman"/>
          <w:sz w:val="20"/>
          <w:szCs w:val="20"/>
          <w:lang w:val="en-GB"/>
        </w:rPr>
        <w:t xml:space="preserve">, </w:t>
      </w:r>
      <w:r w:rsidRPr="001E7A27">
        <w:rPr>
          <w:rFonts w:cs="Times New Roman"/>
          <w:b/>
          <w:sz w:val="20"/>
          <w:szCs w:val="20"/>
          <w:lang w:val="en-GB"/>
        </w:rPr>
        <w:t>14(11)</w:t>
      </w:r>
      <w:r w:rsidRPr="001E7A27">
        <w:rPr>
          <w:rFonts w:cs="Times New Roman"/>
          <w:sz w:val="20"/>
          <w:szCs w:val="20"/>
          <w:lang w:val="en-GB"/>
        </w:rPr>
        <w:t>, 1819–1850, doi:</w:t>
      </w:r>
      <w:hyperlink r:id="rId166" w:history="1">
        <w:r w:rsidRPr="001E7A27">
          <w:rPr>
            <w:rStyle w:val="Hyperlink"/>
            <w:rFonts w:cs="Times New Roman"/>
            <w:sz w:val="20"/>
            <w:szCs w:val="20"/>
            <w:lang w:val="en-GB"/>
          </w:rPr>
          <w:t>10.5194/cp-14-1819-2018</w:t>
        </w:r>
      </w:hyperlink>
      <w:r w:rsidRPr="001E7A27">
        <w:rPr>
          <w:rFonts w:cs="Times New Roman"/>
          <w:sz w:val="20"/>
          <w:szCs w:val="20"/>
          <w:lang w:val="en-GB"/>
        </w:rPr>
        <w:t>.</w:t>
      </w:r>
    </w:p>
    <w:p w14:paraId="23573A00" w14:textId="0471DF4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Carter, B.R. et al., 2017a: Two decades of Pacific anthropogenic carbon storage and ocean acidification along Global Ocean Ship-based Hydrographic Investigations Program sections P16 and P02.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31(2)</w:t>
      </w:r>
      <w:r w:rsidRPr="001E7A27">
        <w:rPr>
          <w:rFonts w:cs="Times New Roman"/>
          <w:sz w:val="20"/>
          <w:szCs w:val="20"/>
          <w:lang w:val="en-GB"/>
        </w:rPr>
        <w:t>, 306–327, doi:</w:t>
      </w:r>
      <w:hyperlink r:id="rId167" w:history="1">
        <w:r w:rsidRPr="001E7A27">
          <w:rPr>
            <w:rStyle w:val="Hyperlink"/>
            <w:rFonts w:cs="Times New Roman"/>
            <w:sz w:val="20"/>
            <w:szCs w:val="20"/>
            <w:lang w:val="en-GB"/>
          </w:rPr>
          <w:t>10.1002/2016gb005485</w:t>
        </w:r>
      </w:hyperlink>
      <w:r w:rsidRPr="001E7A27">
        <w:rPr>
          <w:rFonts w:cs="Times New Roman"/>
          <w:sz w:val="20"/>
          <w:szCs w:val="20"/>
          <w:lang w:val="en-GB"/>
        </w:rPr>
        <w:t>.</w:t>
      </w:r>
    </w:p>
    <w:p w14:paraId="1F8F6B6E" w14:textId="6CF9589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Carter, B.R. et al., 2017b: Two decades of Pacific anthropogenic carbon storage and ocean acidification along Global Ocean Ship-based Hydrographic Investigations Program sections P16 and P02.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31(1)</w:t>
      </w:r>
      <w:r w:rsidRPr="001E7A27">
        <w:rPr>
          <w:rFonts w:cs="Times New Roman"/>
          <w:sz w:val="20"/>
          <w:szCs w:val="20"/>
          <w:lang w:val="en-GB"/>
        </w:rPr>
        <w:t>, 306–327, doi:</w:t>
      </w:r>
      <w:hyperlink r:id="rId168" w:history="1">
        <w:r w:rsidRPr="001E7A27">
          <w:rPr>
            <w:rStyle w:val="Hyperlink"/>
            <w:rFonts w:cs="Times New Roman"/>
            <w:sz w:val="20"/>
            <w:szCs w:val="20"/>
            <w:lang w:val="en-GB"/>
          </w:rPr>
          <w:t>10.1002/2016gb005485</w:t>
        </w:r>
      </w:hyperlink>
      <w:r w:rsidRPr="001E7A27">
        <w:rPr>
          <w:rFonts w:cs="Times New Roman"/>
          <w:sz w:val="20"/>
          <w:szCs w:val="20"/>
          <w:lang w:val="en-GB"/>
        </w:rPr>
        <w:t>.</w:t>
      </w:r>
    </w:p>
    <w:p w14:paraId="34C8492F" w14:textId="54BFC62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Carter, B.R. et al., 2019: Pacific anthropogenic carbon between 1991 and 2017.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33(5)</w:t>
      </w:r>
      <w:r w:rsidRPr="001E7A27">
        <w:rPr>
          <w:rFonts w:cs="Times New Roman"/>
          <w:sz w:val="20"/>
          <w:szCs w:val="20"/>
          <w:lang w:val="en-GB"/>
        </w:rPr>
        <w:t>, 597–617, doi:</w:t>
      </w:r>
      <w:hyperlink r:id="rId169" w:history="1">
        <w:r w:rsidRPr="001E7A27">
          <w:rPr>
            <w:rStyle w:val="Hyperlink"/>
            <w:rFonts w:cs="Times New Roman"/>
            <w:sz w:val="20"/>
            <w:szCs w:val="20"/>
            <w:lang w:val="en-GB"/>
          </w:rPr>
          <w:t>10.1029/2018gb006154</w:t>
        </w:r>
      </w:hyperlink>
      <w:r w:rsidRPr="001E7A27">
        <w:rPr>
          <w:rFonts w:cs="Times New Roman"/>
          <w:sz w:val="20"/>
          <w:szCs w:val="20"/>
          <w:lang w:val="en-GB"/>
        </w:rPr>
        <w:t>.</w:t>
      </w:r>
    </w:p>
    <w:p w14:paraId="5C218BA0" w14:textId="26ECE2F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Cavan, E.L., S.A. Henson, and P.W. Boyd, 2019: The Sensitivity of Subsurface Microbes to Ocean Warming Accentuates Future Declines in Particulate Carbon Export. </w:t>
      </w:r>
      <w:r w:rsidRPr="001E7A27">
        <w:rPr>
          <w:rFonts w:cs="Times New Roman"/>
          <w:i/>
          <w:sz w:val="20"/>
          <w:szCs w:val="20"/>
          <w:lang w:val="en-GB"/>
        </w:rPr>
        <w:t>Frontiers in Ecology and Evolution</w:t>
      </w:r>
      <w:r w:rsidRPr="001E7A27">
        <w:rPr>
          <w:rFonts w:cs="Times New Roman"/>
          <w:sz w:val="20"/>
          <w:szCs w:val="20"/>
          <w:lang w:val="en-GB"/>
        </w:rPr>
        <w:t xml:space="preserve">, </w:t>
      </w:r>
      <w:r w:rsidRPr="001E7A27">
        <w:rPr>
          <w:rFonts w:cs="Times New Roman"/>
          <w:b/>
          <w:sz w:val="20"/>
          <w:szCs w:val="20"/>
          <w:lang w:val="en-GB"/>
        </w:rPr>
        <w:t>6</w:t>
      </w:r>
      <w:r w:rsidRPr="001E7A27">
        <w:rPr>
          <w:rFonts w:cs="Times New Roman"/>
          <w:sz w:val="20"/>
          <w:szCs w:val="20"/>
          <w:lang w:val="en-GB"/>
        </w:rPr>
        <w:t>, doi:</w:t>
      </w:r>
      <w:hyperlink r:id="rId170" w:history="1">
        <w:r w:rsidRPr="001E7A27">
          <w:rPr>
            <w:rStyle w:val="Hyperlink"/>
            <w:rFonts w:cs="Times New Roman"/>
            <w:sz w:val="20"/>
            <w:szCs w:val="20"/>
            <w:lang w:val="en-GB"/>
          </w:rPr>
          <w:t>10.3389/fevo.2018.00230</w:t>
        </w:r>
      </w:hyperlink>
      <w:r w:rsidRPr="001E7A27">
        <w:rPr>
          <w:rFonts w:cs="Times New Roman"/>
          <w:sz w:val="20"/>
          <w:szCs w:val="20"/>
          <w:lang w:val="en-GB"/>
        </w:rPr>
        <w:t>.</w:t>
      </w:r>
    </w:p>
    <w:p w14:paraId="68CD27ED" w14:textId="3E547E1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Cavan, E.L., S.A. Henson, A. Belcher, and R. Sanders, 2017: Role of zooplankton in determining the efficiency of the biological carbon pump.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14(1)</w:t>
      </w:r>
      <w:r w:rsidRPr="001E7A27">
        <w:rPr>
          <w:rFonts w:cs="Times New Roman"/>
          <w:sz w:val="20"/>
          <w:szCs w:val="20"/>
          <w:lang w:val="en-GB"/>
        </w:rPr>
        <w:t>, 177–186, doi:</w:t>
      </w:r>
      <w:hyperlink r:id="rId171" w:history="1">
        <w:r w:rsidRPr="001E7A27">
          <w:rPr>
            <w:rStyle w:val="Hyperlink"/>
            <w:rFonts w:cs="Times New Roman"/>
            <w:sz w:val="20"/>
            <w:szCs w:val="20"/>
            <w:lang w:val="en-GB"/>
          </w:rPr>
          <w:t>10.5194/bg-14-177-2017</w:t>
        </w:r>
      </w:hyperlink>
      <w:r w:rsidRPr="001E7A27">
        <w:rPr>
          <w:rFonts w:cs="Times New Roman"/>
          <w:sz w:val="20"/>
          <w:szCs w:val="20"/>
          <w:lang w:val="en-GB"/>
        </w:rPr>
        <w:t>.</w:t>
      </w:r>
    </w:p>
    <w:p w14:paraId="4A76FEBE" w14:textId="3C32FE1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Cayuela, M.L. et al., 2014: Biochar’s role in mitigating soil nitrous oxide emissions: A review and meta-analysis. </w:t>
      </w:r>
      <w:r w:rsidRPr="001E7A27">
        <w:rPr>
          <w:rFonts w:cs="Times New Roman"/>
          <w:i/>
          <w:sz w:val="20"/>
          <w:szCs w:val="20"/>
          <w:lang w:val="en-GB"/>
        </w:rPr>
        <w:t>Agriculture, Ecosystems &amp; Environment</w:t>
      </w:r>
      <w:r w:rsidRPr="001E7A27">
        <w:rPr>
          <w:rFonts w:cs="Times New Roman"/>
          <w:sz w:val="20"/>
          <w:szCs w:val="20"/>
          <w:lang w:val="en-GB"/>
        </w:rPr>
        <w:t xml:space="preserve">, </w:t>
      </w:r>
      <w:r w:rsidRPr="001E7A27">
        <w:rPr>
          <w:rFonts w:cs="Times New Roman"/>
          <w:b/>
          <w:sz w:val="20"/>
          <w:szCs w:val="20"/>
          <w:lang w:val="en-GB"/>
        </w:rPr>
        <w:t>191</w:t>
      </w:r>
      <w:r w:rsidRPr="001E7A27">
        <w:rPr>
          <w:rFonts w:cs="Times New Roman"/>
          <w:sz w:val="20"/>
          <w:szCs w:val="20"/>
          <w:lang w:val="en-GB"/>
        </w:rPr>
        <w:t>, 5–16, doi:</w:t>
      </w:r>
      <w:hyperlink r:id="rId172" w:history="1">
        <w:r w:rsidRPr="001E7A27">
          <w:rPr>
            <w:rStyle w:val="Hyperlink"/>
            <w:rFonts w:cs="Times New Roman"/>
            <w:sz w:val="20"/>
            <w:szCs w:val="20"/>
            <w:lang w:val="en-GB"/>
          </w:rPr>
          <w:t>10.1016/j.agee.2013.10.009</w:t>
        </w:r>
      </w:hyperlink>
      <w:r w:rsidRPr="001E7A27">
        <w:rPr>
          <w:rFonts w:cs="Times New Roman"/>
          <w:sz w:val="20"/>
          <w:szCs w:val="20"/>
          <w:lang w:val="en-GB"/>
        </w:rPr>
        <w:t>.</w:t>
      </w:r>
    </w:p>
    <w:p w14:paraId="0B49C4D2" w14:textId="6F2A712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Chan, F., J. Barth, K. Kroeker, J. Lubchenco, and B. Menge, 2019: The dynamics and impact of ocean acidification and hypoxia: insights from sustained investigations in the northern California current large marine ecosystem. </w:t>
      </w:r>
      <w:r w:rsidRPr="001E7A27">
        <w:rPr>
          <w:rFonts w:cs="Times New Roman"/>
          <w:i/>
          <w:sz w:val="20"/>
          <w:szCs w:val="20"/>
          <w:lang w:val="en-GB"/>
        </w:rPr>
        <w:t>Oceanography</w:t>
      </w:r>
      <w:r w:rsidRPr="001E7A27">
        <w:rPr>
          <w:rFonts w:cs="Times New Roman"/>
          <w:sz w:val="20"/>
          <w:szCs w:val="20"/>
          <w:lang w:val="en-GB"/>
        </w:rPr>
        <w:t xml:space="preserve">, </w:t>
      </w:r>
      <w:r w:rsidRPr="001E7A27">
        <w:rPr>
          <w:rFonts w:cs="Times New Roman"/>
          <w:b/>
          <w:sz w:val="20"/>
          <w:szCs w:val="20"/>
          <w:lang w:val="en-GB"/>
        </w:rPr>
        <w:t>32(3)</w:t>
      </w:r>
      <w:r w:rsidRPr="001E7A27">
        <w:rPr>
          <w:rFonts w:cs="Times New Roman"/>
          <w:sz w:val="20"/>
          <w:szCs w:val="20"/>
          <w:lang w:val="en-GB"/>
        </w:rPr>
        <w:t>, 62–71, doi:</w:t>
      </w:r>
      <w:hyperlink r:id="rId173" w:history="1">
        <w:r w:rsidRPr="001E7A27">
          <w:rPr>
            <w:rStyle w:val="Hyperlink"/>
            <w:rFonts w:cs="Times New Roman"/>
            <w:sz w:val="20"/>
            <w:szCs w:val="20"/>
            <w:lang w:val="en-GB"/>
          </w:rPr>
          <w:t>10.5670/oceanog.2019.312</w:t>
        </w:r>
      </w:hyperlink>
      <w:r w:rsidRPr="001E7A27">
        <w:rPr>
          <w:rFonts w:cs="Times New Roman"/>
          <w:sz w:val="20"/>
          <w:szCs w:val="20"/>
          <w:lang w:val="en-GB"/>
        </w:rPr>
        <w:t>.</w:t>
      </w:r>
    </w:p>
    <w:p w14:paraId="4A44AB08" w14:textId="77F5BE1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Chandra, N. et al., 2021: Emissions from the Oil and Gas Sectors, Coal Mining and Ruminant Farming Drive Methane Growth over the Past Three Decades. </w:t>
      </w:r>
      <w:r w:rsidRPr="001E7A27">
        <w:rPr>
          <w:rFonts w:cs="Times New Roman"/>
          <w:i/>
          <w:sz w:val="20"/>
          <w:szCs w:val="20"/>
          <w:lang w:val="en-GB"/>
        </w:rPr>
        <w:t>Journal of the Meteorological Society of Japan. Ser. II</w:t>
      </w:r>
      <w:r w:rsidRPr="001E7A27">
        <w:rPr>
          <w:rFonts w:cs="Times New Roman"/>
          <w:sz w:val="20"/>
          <w:szCs w:val="20"/>
          <w:lang w:val="en-GB"/>
        </w:rPr>
        <w:t xml:space="preserve">, </w:t>
      </w:r>
      <w:r w:rsidRPr="001E7A27">
        <w:rPr>
          <w:rFonts w:cs="Times New Roman"/>
          <w:b/>
          <w:sz w:val="20"/>
          <w:szCs w:val="20"/>
          <w:lang w:val="en-GB"/>
        </w:rPr>
        <w:t>99(2)</w:t>
      </w:r>
      <w:r w:rsidRPr="001E7A27">
        <w:rPr>
          <w:rFonts w:cs="Times New Roman"/>
          <w:sz w:val="20"/>
          <w:szCs w:val="20"/>
          <w:lang w:val="en-GB"/>
        </w:rPr>
        <w:t>, doi:</w:t>
      </w:r>
      <w:hyperlink r:id="rId174" w:history="1">
        <w:r w:rsidRPr="001E7A27">
          <w:rPr>
            <w:rStyle w:val="Hyperlink"/>
            <w:rFonts w:cs="Times New Roman"/>
            <w:sz w:val="20"/>
            <w:szCs w:val="20"/>
            <w:lang w:val="en-GB"/>
          </w:rPr>
          <w:t>10.2151/jmsj.2021-015</w:t>
        </w:r>
      </w:hyperlink>
      <w:r w:rsidRPr="001E7A27">
        <w:rPr>
          <w:rFonts w:cs="Times New Roman"/>
          <w:sz w:val="20"/>
          <w:szCs w:val="20"/>
          <w:lang w:val="en-GB"/>
        </w:rPr>
        <w:t>.</w:t>
      </w:r>
    </w:p>
    <w:p w14:paraId="298AEEF2" w14:textId="70986EA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Chaudhary, N. et al., 2020: Modelling past and future peatland carbon dynamics across the pan-Arctic.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26(7)</w:t>
      </w:r>
      <w:r w:rsidRPr="001E7A27">
        <w:rPr>
          <w:rFonts w:cs="Times New Roman"/>
          <w:sz w:val="20"/>
          <w:szCs w:val="20"/>
          <w:lang w:val="en-GB"/>
        </w:rPr>
        <w:t>, 4119–4133, doi:</w:t>
      </w:r>
      <w:hyperlink r:id="rId175" w:history="1">
        <w:r w:rsidRPr="001E7A27">
          <w:rPr>
            <w:rStyle w:val="Hyperlink"/>
            <w:rFonts w:cs="Times New Roman"/>
            <w:sz w:val="20"/>
            <w:szCs w:val="20"/>
            <w:lang w:val="en-GB"/>
          </w:rPr>
          <w:t>10.1111/gcb.15099</w:t>
        </w:r>
      </w:hyperlink>
      <w:r w:rsidRPr="001E7A27">
        <w:rPr>
          <w:rFonts w:cs="Times New Roman"/>
          <w:sz w:val="20"/>
          <w:szCs w:val="20"/>
          <w:lang w:val="en-GB"/>
        </w:rPr>
        <w:t>.</w:t>
      </w:r>
    </w:p>
    <w:p w14:paraId="22D968D0" w14:textId="671A662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Chavez, F.P., A. Bertrand, R. Guevara-Carrasco, P. Soler, and J. Csirke, 2008: The northern Humboldt Current System: Brief history, present status and a view towards the future. </w:t>
      </w:r>
      <w:r w:rsidRPr="001E7A27">
        <w:rPr>
          <w:rFonts w:cs="Times New Roman"/>
          <w:i/>
          <w:sz w:val="20"/>
          <w:szCs w:val="20"/>
          <w:lang w:val="en-GB"/>
        </w:rPr>
        <w:t>Progress in Oceanography</w:t>
      </w:r>
      <w:r w:rsidRPr="001E7A27">
        <w:rPr>
          <w:rFonts w:cs="Times New Roman"/>
          <w:sz w:val="20"/>
          <w:szCs w:val="20"/>
          <w:lang w:val="en-GB"/>
        </w:rPr>
        <w:t xml:space="preserve">, </w:t>
      </w:r>
      <w:r w:rsidRPr="001E7A27">
        <w:rPr>
          <w:rFonts w:cs="Times New Roman"/>
          <w:b/>
          <w:sz w:val="20"/>
          <w:szCs w:val="20"/>
          <w:lang w:val="en-GB"/>
        </w:rPr>
        <w:t>79(2–4)</w:t>
      </w:r>
      <w:r w:rsidRPr="001E7A27">
        <w:rPr>
          <w:rFonts w:cs="Times New Roman"/>
          <w:sz w:val="20"/>
          <w:szCs w:val="20"/>
          <w:lang w:val="en-GB"/>
        </w:rPr>
        <w:t>, 95–105, doi:</w:t>
      </w:r>
      <w:hyperlink r:id="rId176" w:history="1">
        <w:r w:rsidRPr="001E7A27">
          <w:rPr>
            <w:rStyle w:val="Hyperlink"/>
            <w:rFonts w:cs="Times New Roman"/>
            <w:sz w:val="20"/>
            <w:szCs w:val="20"/>
            <w:lang w:val="en-GB"/>
          </w:rPr>
          <w:t>10.1016/j.pocean.2008.10.012</w:t>
        </w:r>
      </w:hyperlink>
      <w:r w:rsidRPr="001E7A27">
        <w:rPr>
          <w:rFonts w:cs="Times New Roman"/>
          <w:sz w:val="20"/>
          <w:szCs w:val="20"/>
          <w:lang w:val="en-GB"/>
        </w:rPr>
        <w:t>.</w:t>
      </w:r>
    </w:p>
    <w:p w14:paraId="7ACD8629" w14:textId="05A462D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Chen, C.-C., G.-C. Gong, and F.-K. Shiah, 2007: Hypoxia in the East China Sea: One of the largest coastal low-oxygen areas in the world. </w:t>
      </w:r>
      <w:r w:rsidRPr="001E7A27">
        <w:rPr>
          <w:rFonts w:cs="Times New Roman"/>
          <w:i/>
          <w:sz w:val="20"/>
          <w:szCs w:val="20"/>
          <w:lang w:val="en-GB"/>
        </w:rPr>
        <w:t>Marine Environmental Research</w:t>
      </w:r>
      <w:r w:rsidRPr="001E7A27">
        <w:rPr>
          <w:rFonts w:cs="Times New Roman"/>
          <w:sz w:val="20"/>
          <w:szCs w:val="20"/>
          <w:lang w:val="en-GB"/>
        </w:rPr>
        <w:t xml:space="preserve">, </w:t>
      </w:r>
      <w:r w:rsidRPr="001E7A27">
        <w:rPr>
          <w:rFonts w:cs="Times New Roman"/>
          <w:b/>
          <w:sz w:val="20"/>
          <w:szCs w:val="20"/>
          <w:lang w:val="en-GB"/>
        </w:rPr>
        <w:t>64(4)</w:t>
      </w:r>
      <w:r w:rsidRPr="001E7A27">
        <w:rPr>
          <w:rFonts w:cs="Times New Roman"/>
          <w:sz w:val="20"/>
          <w:szCs w:val="20"/>
          <w:lang w:val="en-GB"/>
        </w:rPr>
        <w:t>, 399–408, doi:</w:t>
      </w:r>
      <w:hyperlink r:id="rId177" w:history="1">
        <w:r w:rsidRPr="001E7A27">
          <w:rPr>
            <w:rStyle w:val="Hyperlink"/>
            <w:rFonts w:cs="Times New Roman"/>
            <w:sz w:val="20"/>
            <w:szCs w:val="20"/>
            <w:lang w:val="en-GB"/>
          </w:rPr>
          <w:t>10.1016/j.marenvres.2007.01.007</w:t>
        </w:r>
      </w:hyperlink>
      <w:r w:rsidRPr="001E7A27">
        <w:rPr>
          <w:rFonts w:cs="Times New Roman"/>
          <w:sz w:val="20"/>
          <w:szCs w:val="20"/>
          <w:lang w:val="en-GB"/>
        </w:rPr>
        <w:t>.</w:t>
      </w:r>
    </w:p>
    <w:p w14:paraId="0E6F8135" w14:textId="5B21B17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Chen, C.-T.A. et al., 2017: Deep oceans may acidify faster than anticipated due to global warming.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7(12)</w:t>
      </w:r>
      <w:r w:rsidRPr="001E7A27">
        <w:rPr>
          <w:rFonts w:cs="Times New Roman"/>
          <w:sz w:val="20"/>
          <w:szCs w:val="20"/>
          <w:lang w:val="en-GB"/>
        </w:rPr>
        <w:t>, 890–894, doi:</w:t>
      </w:r>
      <w:hyperlink r:id="rId178" w:history="1">
        <w:r w:rsidRPr="001E7A27">
          <w:rPr>
            <w:rStyle w:val="Hyperlink"/>
            <w:rFonts w:cs="Times New Roman"/>
            <w:sz w:val="20"/>
            <w:szCs w:val="20"/>
            <w:lang w:val="en-GB"/>
          </w:rPr>
          <w:t>10.1038/s41558-017-0003-y</w:t>
        </w:r>
      </w:hyperlink>
      <w:r w:rsidRPr="001E7A27">
        <w:rPr>
          <w:rFonts w:cs="Times New Roman"/>
          <w:sz w:val="20"/>
          <w:szCs w:val="20"/>
          <w:lang w:val="en-GB"/>
        </w:rPr>
        <w:t>.</w:t>
      </w:r>
    </w:p>
    <w:p w14:paraId="36A257C8" w14:textId="75492E4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Chen, C.-T.A.A. and A.V. Borges, 2009: Reconciling opposing views on carbon cycling in the coastal ocean: Continental shelves as sinks and near-shore ecosystems as sources of atmospheric CO2. </w:t>
      </w:r>
      <w:r w:rsidRPr="001E7A27">
        <w:rPr>
          <w:rFonts w:cs="Times New Roman"/>
          <w:i/>
          <w:sz w:val="20"/>
          <w:szCs w:val="20"/>
          <w:lang w:val="en-GB"/>
        </w:rPr>
        <w:t>Deep Sea Research Part II: Topical Studies in Oceanography</w:t>
      </w:r>
      <w:r w:rsidRPr="001E7A27">
        <w:rPr>
          <w:rFonts w:cs="Times New Roman"/>
          <w:sz w:val="20"/>
          <w:szCs w:val="20"/>
          <w:lang w:val="en-GB"/>
        </w:rPr>
        <w:t xml:space="preserve">, </w:t>
      </w:r>
      <w:r w:rsidRPr="001E7A27">
        <w:rPr>
          <w:rFonts w:cs="Times New Roman"/>
          <w:b/>
          <w:sz w:val="20"/>
          <w:szCs w:val="20"/>
          <w:lang w:val="en-GB"/>
        </w:rPr>
        <w:t>56(8–10)</w:t>
      </w:r>
      <w:r w:rsidRPr="001E7A27">
        <w:rPr>
          <w:rFonts w:cs="Times New Roman"/>
          <w:sz w:val="20"/>
          <w:szCs w:val="20"/>
          <w:lang w:val="en-GB"/>
        </w:rPr>
        <w:t>, 578–590, doi:</w:t>
      </w:r>
      <w:hyperlink r:id="rId179" w:history="1">
        <w:r w:rsidRPr="001E7A27">
          <w:rPr>
            <w:rStyle w:val="Hyperlink"/>
            <w:rFonts w:cs="Times New Roman"/>
            <w:sz w:val="20"/>
            <w:szCs w:val="20"/>
            <w:lang w:val="en-GB"/>
          </w:rPr>
          <w:t>10.1016/j.dsr2.2009.01.001</w:t>
        </w:r>
      </w:hyperlink>
      <w:r w:rsidRPr="001E7A27">
        <w:rPr>
          <w:rFonts w:cs="Times New Roman"/>
          <w:sz w:val="20"/>
          <w:szCs w:val="20"/>
          <w:lang w:val="en-GB"/>
        </w:rPr>
        <w:t>.</w:t>
      </w:r>
    </w:p>
    <w:p w14:paraId="1380F96A" w14:textId="32FE83F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Chen, P. et al., 2019: Effects of afforestation on soil CH4 and N2O fluxes in a subtropical karst landscape. </w:t>
      </w:r>
      <w:r w:rsidRPr="001E7A27">
        <w:rPr>
          <w:rFonts w:cs="Times New Roman"/>
          <w:i/>
          <w:sz w:val="20"/>
          <w:szCs w:val="20"/>
          <w:lang w:val="en-GB"/>
        </w:rPr>
        <w:t>Science of The Total Environment</w:t>
      </w:r>
      <w:r w:rsidRPr="001E7A27">
        <w:rPr>
          <w:rFonts w:cs="Times New Roman"/>
          <w:sz w:val="20"/>
          <w:szCs w:val="20"/>
          <w:lang w:val="en-GB"/>
        </w:rPr>
        <w:t>, 135974, doi:</w:t>
      </w:r>
      <w:hyperlink r:id="rId180" w:history="1">
        <w:r w:rsidRPr="001E7A27">
          <w:rPr>
            <w:rStyle w:val="Hyperlink"/>
            <w:rFonts w:cs="Times New Roman"/>
            <w:sz w:val="20"/>
            <w:szCs w:val="20"/>
            <w:lang w:val="en-GB"/>
          </w:rPr>
          <w:t>10.1016/j.scitotenv.2019.135974</w:t>
        </w:r>
      </w:hyperlink>
      <w:r w:rsidRPr="001E7A27">
        <w:rPr>
          <w:rFonts w:cs="Times New Roman"/>
          <w:sz w:val="20"/>
          <w:szCs w:val="20"/>
          <w:lang w:val="en-GB"/>
        </w:rPr>
        <w:t>.</w:t>
      </w:r>
    </w:p>
    <w:p w14:paraId="691A39EE" w14:textId="12DF5B4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Chen, Y., A. Liu, and J.C. Moore, 2020: Mitigation of Arctic permafrost carbon loss through stratospheric aerosol geoengineering.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2430, doi:</w:t>
      </w:r>
      <w:hyperlink r:id="rId181" w:history="1">
        <w:r w:rsidRPr="001E7A27">
          <w:rPr>
            <w:rStyle w:val="Hyperlink"/>
            <w:rFonts w:cs="Times New Roman"/>
            <w:sz w:val="20"/>
            <w:szCs w:val="20"/>
            <w:lang w:val="en-GB"/>
          </w:rPr>
          <w:t>10.1038/s41467-020-16357-8</w:t>
        </w:r>
      </w:hyperlink>
      <w:r w:rsidRPr="001E7A27">
        <w:rPr>
          <w:rFonts w:cs="Times New Roman"/>
          <w:sz w:val="20"/>
          <w:szCs w:val="20"/>
          <w:lang w:val="en-GB"/>
        </w:rPr>
        <w:t>.</w:t>
      </w:r>
    </w:p>
    <w:p w14:paraId="1DBD9DA5" w14:textId="0FC02A1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Cheng, L. et al., 2017: Recent increases in terrestrial carbon uptake at little cost to the water cycle.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110, doi:</w:t>
      </w:r>
      <w:hyperlink r:id="rId182" w:history="1">
        <w:r w:rsidRPr="001E7A27">
          <w:rPr>
            <w:rStyle w:val="Hyperlink"/>
            <w:rFonts w:cs="Times New Roman"/>
            <w:sz w:val="20"/>
            <w:szCs w:val="20"/>
            <w:lang w:val="en-GB"/>
          </w:rPr>
          <w:t>10.1038/s41467-017-00114-5</w:t>
        </w:r>
      </w:hyperlink>
      <w:r w:rsidRPr="001E7A27">
        <w:rPr>
          <w:rFonts w:cs="Times New Roman"/>
          <w:sz w:val="20"/>
          <w:szCs w:val="20"/>
          <w:lang w:val="en-GB"/>
        </w:rPr>
        <w:t>.</w:t>
      </w:r>
    </w:p>
    <w:p w14:paraId="5A1BA6B2" w14:textId="08CF0AB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Chevallier, F. et al., 2005: Inferring CO2 sources and sinks from satellite observations: Method and application to TOVS data. </w:t>
      </w:r>
      <w:r w:rsidRPr="001E7A27">
        <w:rPr>
          <w:rFonts w:cs="Times New Roman"/>
          <w:i/>
          <w:sz w:val="20"/>
          <w:szCs w:val="20"/>
          <w:lang w:val="en-GB"/>
        </w:rPr>
        <w:t>Journal of Geophysical Research</w:t>
      </w:r>
      <w:r w:rsidRPr="001E7A27">
        <w:rPr>
          <w:rFonts w:cs="Times New Roman"/>
          <w:sz w:val="20"/>
          <w:szCs w:val="20"/>
          <w:lang w:val="en-GB"/>
        </w:rPr>
        <w:t xml:space="preserve">, </w:t>
      </w:r>
      <w:r w:rsidRPr="001E7A27">
        <w:rPr>
          <w:rFonts w:cs="Times New Roman"/>
          <w:b/>
          <w:sz w:val="20"/>
          <w:szCs w:val="20"/>
          <w:lang w:val="en-GB"/>
        </w:rPr>
        <w:t>110(D24)</w:t>
      </w:r>
      <w:r w:rsidRPr="001E7A27">
        <w:rPr>
          <w:rFonts w:cs="Times New Roman"/>
          <w:sz w:val="20"/>
          <w:szCs w:val="20"/>
          <w:lang w:val="en-GB"/>
        </w:rPr>
        <w:t>, D24309, doi:</w:t>
      </w:r>
      <w:hyperlink r:id="rId183" w:history="1">
        <w:r w:rsidRPr="001E7A27">
          <w:rPr>
            <w:rStyle w:val="Hyperlink"/>
            <w:rFonts w:cs="Times New Roman"/>
            <w:sz w:val="20"/>
            <w:szCs w:val="20"/>
            <w:lang w:val="en-GB"/>
          </w:rPr>
          <w:t>10.1029/2005jd006390</w:t>
        </w:r>
      </w:hyperlink>
      <w:r w:rsidRPr="001E7A27">
        <w:rPr>
          <w:rFonts w:cs="Times New Roman"/>
          <w:sz w:val="20"/>
          <w:szCs w:val="20"/>
          <w:lang w:val="en-GB"/>
        </w:rPr>
        <w:t>.</w:t>
      </w:r>
    </w:p>
    <w:p w14:paraId="09DB84D9" w14:textId="4B3458A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Chierici, M. and A. Fransson, 2009: Calcium carbonate saturation in the surface water of the Arctic Ocean: undersaturation in freshwater influenced shelves.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6(11)</w:t>
      </w:r>
      <w:r w:rsidRPr="001E7A27">
        <w:rPr>
          <w:rFonts w:cs="Times New Roman"/>
          <w:sz w:val="20"/>
          <w:szCs w:val="20"/>
          <w:lang w:val="en-GB"/>
        </w:rPr>
        <w:t>, 2421–2431, doi:</w:t>
      </w:r>
      <w:hyperlink r:id="rId184" w:history="1">
        <w:r w:rsidRPr="001E7A27">
          <w:rPr>
            <w:rStyle w:val="Hyperlink"/>
            <w:rFonts w:cs="Times New Roman"/>
            <w:sz w:val="20"/>
            <w:szCs w:val="20"/>
            <w:lang w:val="en-GB"/>
          </w:rPr>
          <w:t>10.5194/bg-6-2421-2009</w:t>
        </w:r>
      </w:hyperlink>
      <w:r w:rsidRPr="001E7A27">
        <w:rPr>
          <w:rFonts w:cs="Times New Roman"/>
          <w:sz w:val="20"/>
          <w:szCs w:val="20"/>
          <w:lang w:val="en-GB"/>
        </w:rPr>
        <w:t>.</w:t>
      </w:r>
    </w:p>
    <w:p w14:paraId="323A7602" w14:textId="64E33F8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Chou, W.-C., G.-C. Gong, W.-J. Cai, and C.-M. Tseng, 2013: Seasonality of CO2 in coastal oceans altered by increasing anthropogenic nutrient delivery from large rivers: evidence from the Changjiang–East China Sea system.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10(6)</w:t>
      </w:r>
      <w:r w:rsidRPr="001E7A27">
        <w:rPr>
          <w:rFonts w:cs="Times New Roman"/>
          <w:sz w:val="20"/>
          <w:szCs w:val="20"/>
          <w:lang w:val="en-GB"/>
        </w:rPr>
        <w:t>, 3889–3899, doi:</w:t>
      </w:r>
      <w:hyperlink r:id="rId185" w:history="1">
        <w:r w:rsidRPr="001E7A27">
          <w:rPr>
            <w:rStyle w:val="Hyperlink"/>
            <w:rFonts w:cs="Times New Roman"/>
            <w:sz w:val="20"/>
            <w:szCs w:val="20"/>
            <w:lang w:val="en-GB"/>
          </w:rPr>
          <w:t>10.5194/bg-10-3889-2013</w:t>
        </w:r>
      </w:hyperlink>
      <w:r w:rsidRPr="001E7A27">
        <w:rPr>
          <w:rFonts w:cs="Times New Roman"/>
          <w:sz w:val="20"/>
          <w:szCs w:val="20"/>
          <w:lang w:val="en-GB"/>
        </w:rPr>
        <w:t>.</w:t>
      </w:r>
    </w:p>
    <w:p w14:paraId="7D0905BE" w14:textId="67914CA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Chowdhry Beeman, J. et al., 2019: Antarctic temperature and CO 2 : Near-synchrony yet variable phasing during the last deglaciation. </w:t>
      </w:r>
      <w:r w:rsidRPr="001E7A27">
        <w:rPr>
          <w:rFonts w:cs="Times New Roman"/>
          <w:i/>
          <w:sz w:val="20"/>
          <w:szCs w:val="20"/>
          <w:lang w:val="en-GB"/>
        </w:rPr>
        <w:t>Climate of the Past</w:t>
      </w:r>
      <w:r w:rsidRPr="001E7A27">
        <w:rPr>
          <w:rFonts w:cs="Times New Roman"/>
          <w:sz w:val="20"/>
          <w:szCs w:val="20"/>
          <w:lang w:val="en-GB"/>
        </w:rPr>
        <w:t xml:space="preserve">, </w:t>
      </w:r>
      <w:r w:rsidRPr="001E7A27">
        <w:rPr>
          <w:rFonts w:cs="Times New Roman"/>
          <w:b/>
          <w:sz w:val="20"/>
          <w:szCs w:val="20"/>
          <w:lang w:val="en-GB"/>
        </w:rPr>
        <w:t>15(3)</w:t>
      </w:r>
      <w:r w:rsidRPr="001E7A27">
        <w:rPr>
          <w:rFonts w:cs="Times New Roman"/>
          <w:sz w:val="20"/>
          <w:szCs w:val="20"/>
          <w:lang w:val="en-GB"/>
        </w:rPr>
        <w:t>, 913–926, doi:</w:t>
      </w:r>
      <w:hyperlink r:id="rId186" w:history="1">
        <w:r w:rsidRPr="001E7A27">
          <w:rPr>
            <w:rStyle w:val="Hyperlink"/>
            <w:rFonts w:cs="Times New Roman"/>
            <w:sz w:val="20"/>
            <w:szCs w:val="20"/>
            <w:lang w:val="en-GB"/>
          </w:rPr>
          <w:t>10.5194/cp-15-913-2019</w:t>
        </w:r>
      </w:hyperlink>
      <w:r w:rsidRPr="001E7A27">
        <w:rPr>
          <w:rFonts w:cs="Times New Roman"/>
          <w:sz w:val="20"/>
          <w:szCs w:val="20"/>
          <w:lang w:val="en-GB"/>
        </w:rPr>
        <w:t>.</w:t>
      </w:r>
    </w:p>
    <w:p w14:paraId="4C368E31" w14:textId="4892B98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Chu, S.N., Z.A. Wang, S.C. Doney, G.L. Lawson, and K.A. Hoering, 2016: Changes in anthropogenic carbon storage in the Northeast Pacific in the last decade. </w:t>
      </w:r>
      <w:r w:rsidRPr="001E7A27">
        <w:rPr>
          <w:rFonts w:cs="Times New Roman"/>
          <w:i/>
          <w:sz w:val="20"/>
          <w:szCs w:val="20"/>
          <w:lang w:val="en-GB"/>
        </w:rPr>
        <w:t>Journal of Geophysical Research: Oceans</w:t>
      </w:r>
      <w:r w:rsidRPr="001E7A27">
        <w:rPr>
          <w:rFonts w:cs="Times New Roman"/>
          <w:sz w:val="20"/>
          <w:szCs w:val="20"/>
          <w:lang w:val="en-GB"/>
        </w:rPr>
        <w:t xml:space="preserve">, </w:t>
      </w:r>
      <w:r w:rsidRPr="001E7A27">
        <w:rPr>
          <w:rFonts w:cs="Times New Roman"/>
          <w:b/>
          <w:sz w:val="20"/>
          <w:szCs w:val="20"/>
          <w:lang w:val="en-GB"/>
        </w:rPr>
        <w:t>121(7)</w:t>
      </w:r>
      <w:r w:rsidRPr="001E7A27">
        <w:rPr>
          <w:rFonts w:cs="Times New Roman"/>
          <w:sz w:val="20"/>
          <w:szCs w:val="20"/>
          <w:lang w:val="en-GB"/>
        </w:rPr>
        <w:t>, 4618–4632, doi:</w:t>
      </w:r>
      <w:hyperlink r:id="rId187" w:history="1">
        <w:r w:rsidRPr="001E7A27">
          <w:rPr>
            <w:rStyle w:val="Hyperlink"/>
            <w:rFonts w:cs="Times New Roman"/>
            <w:sz w:val="20"/>
            <w:szCs w:val="20"/>
            <w:lang w:val="en-GB"/>
          </w:rPr>
          <w:t>10.1002/2016jc011775</w:t>
        </w:r>
      </w:hyperlink>
      <w:r w:rsidRPr="001E7A27">
        <w:rPr>
          <w:rFonts w:cs="Times New Roman"/>
          <w:sz w:val="20"/>
          <w:szCs w:val="20"/>
          <w:lang w:val="en-GB"/>
        </w:rPr>
        <w:t>.</w:t>
      </w:r>
    </w:p>
    <w:p w14:paraId="3FE51730" w14:textId="14714BF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Churkina, G. et al., 2020: Buildings as a global carbon sink. </w:t>
      </w:r>
      <w:r w:rsidRPr="001E7A27">
        <w:rPr>
          <w:rFonts w:cs="Times New Roman"/>
          <w:i/>
          <w:sz w:val="20"/>
          <w:szCs w:val="20"/>
          <w:lang w:val="en-GB"/>
        </w:rPr>
        <w:t>Nature Sustainability</w:t>
      </w:r>
      <w:r w:rsidRPr="001E7A27">
        <w:rPr>
          <w:rFonts w:cs="Times New Roman"/>
          <w:sz w:val="20"/>
          <w:szCs w:val="20"/>
          <w:lang w:val="en-GB"/>
        </w:rPr>
        <w:t xml:space="preserve">, </w:t>
      </w:r>
      <w:r w:rsidRPr="001E7A27">
        <w:rPr>
          <w:rFonts w:cs="Times New Roman"/>
          <w:b/>
          <w:sz w:val="20"/>
          <w:szCs w:val="20"/>
          <w:lang w:val="en-GB"/>
        </w:rPr>
        <w:t>3(4)</w:t>
      </w:r>
      <w:r w:rsidRPr="001E7A27">
        <w:rPr>
          <w:rFonts w:cs="Times New Roman"/>
          <w:sz w:val="20"/>
          <w:szCs w:val="20"/>
          <w:lang w:val="en-GB"/>
        </w:rPr>
        <w:t>, 269–276, doi:</w:t>
      </w:r>
      <w:hyperlink r:id="rId188" w:history="1">
        <w:r w:rsidRPr="001E7A27">
          <w:rPr>
            <w:rStyle w:val="Hyperlink"/>
            <w:rFonts w:cs="Times New Roman"/>
            <w:sz w:val="20"/>
            <w:szCs w:val="20"/>
            <w:lang w:val="en-GB"/>
          </w:rPr>
          <w:t>10.1038/s41893-019-0462-4</w:t>
        </w:r>
      </w:hyperlink>
      <w:r w:rsidRPr="001E7A27">
        <w:rPr>
          <w:rFonts w:cs="Times New Roman"/>
          <w:sz w:val="20"/>
          <w:szCs w:val="20"/>
          <w:lang w:val="en-GB"/>
        </w:rPr>
        <w:t>.</w:t>
      </w:r>
    </w:p>
    <w:p w14:paraId="597C6F4A" w14:textId="4F902DD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Chuvilin, E., B. Bukhanov, D. Davletshina, S. Grebenkin, and V. Istomin, 2018: Dissociation and self-preservation of gas hydrates in permafrost. </w:t>
      </w:r>
      <w:r w:rsidRPr="001E7A27">
        <w:rPr>
          <w:rFonts w:cs="Times New Roman"/>
          <w:i/>
          <w:sz w:val="20"/>
          <w:szCs w:val="20"/>
          <w:lang w:val="en-GB"/>
        </w:rPr>
        <w:t>Geosciences</w:t>
      </w:r>
      <w:r w:rsidRPr="001E7A27">
        <w:rPr>
          <w:rFonts w:cs="Times New Roman"/>
          <w:sz w:val="20"/>
          <w:szCs w:val="20"/>
          <w:lang w:val="en-GB"/>
        </w:rPr>
        <w:t xml:space="preserve">, </w:t>
      </w:r>
      <w:r w:rsidRPr="001E7A27">
        <w:rPr>
          <w:rFonts w:cs="Times New Roman"/>
          <w:b/>
          <w:sz w:val="20"/>
          <w:szCs w:val="20"/>
          <w:lang w:val="en-GB"/>
        </w:rPr>
        <w:t>8(12)</w:t>
      </w:r>
      <w:r w:rsidRPr="001E7A27">
        <w:rPr>
          <w:rFonts w:cs="Times New Roman"/>
          <w:sz w:val="20"/>
          <w:szCs w:val="20"/>
          <w:lang w:val="en-GB"/>
        </w:rPr>
        <w:t>, 431, doi:</w:t>
      </w:r>
      <w:hyperlink r:id="rId189" w:history="1">
        <w:r w:rsidRPr="001E7A27">
          <w:rPr>
            <w:rStyle w:val="Hyperlink"/>
            <w:rFonts w:cs="Times New Roman"/>
            <w:sz w:val="20"/>
            <w:szCs w:val="20"/>
            <w:lang w:val="en-GB"/>
          </w:rPr>
          <w:t>10.3390/geosciences8120431</w:t>
        </w:r>
      </w:hyperlink>
      <w:r w:rsidRPr="001E7A27">
        <w:rPr>
          <w:rFonts w:cs="Times New Roman"/>
          <w:sz w:val="20"/>
          <w:szCs w:val="20"/>
          <w:lang w:val="en-GB"/>
        </w:rPr>
        <w:t>.</w:t>
      </w:r>
    </w:p>
    <w:p w14:paraId="693AAD00" w14:textId="693297E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Ciais, P. et al., 2005: Europe-wide reduction in primary productivity caused by the heat and drought in 2003.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437(7058)</w:t>
      </w:r>
      <w:r w:rsidRPr="001E7A27">
        <w:rPr>
          <w:rFonts w:cs="Times New Roman"/>
          <w:sz w:val="20"/>
          <w:szCs w:val="20"/>
          <w:lang w:val="en-GB"/>
        </w:rPr>
        <w:t>, 529–533, doi:</w:t>
      </w:r>
      <w:hyperlink r:id="rId190" w:history="1">
        <w:r w:rsidRPr="001E7A27">
          <w:rPr>
            <w:rStyle w:val="Hyperlink"/>
            <w:rFonts w:cs="Times New Roman"/>
            <w:sz w:val="20"/>
            <w:szCs w:val="20"/>
            <w:lang w:val="en-GB"/>
          </w:rPr>
          <w:t>10.1038/nature03972</w:t>
        </w:r>
      </w:hyperlink>
      <w:r w:rsidRPr="001E7A27">
        <w:rPr>
          <w:rFonts w:cs="Times New Roman"/>
          <w:sz w:val="20"/>
          <w:szCs w:val="20"/>
          <w:lang w:val="en-GB"/>
        </w:rPr>
        <w:t>.</w:t>
      </w:r>
    </w:p>
    <w:p w14:paraId="54FADE1F" w14:textId="301AE7B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Ciais, P. et al., 2012a: Large inert carbon pool in the terrestrial biosphere during the Last Glacial Maximum.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5(1)</w:t>
      </w:r>
      <w:r w:rsidRPr="001E7A27">
        <w:rPr>
          <w:rFonts w:cs="Times New Roman"/>
          <w:sz w:val="20"/>
          <w:szCs w:val="20"/>
          <w:lang w:val="en-GB"/>
        </w:rPr>
        <w:t>, 74–79, doi:</w:t>
      </w:r>
      <w:hyperlink r:id="rId191" w:history="1">
        <w:r w:rsidRPr="001E7A27">
          <w:rPr>
            <w:rStyle w:val="Hyperlink"/>
            <w:rFonts w:cs="Times New Roman"/>
            <w:sz w:val="20"/>
            <w:szCs w:val="20"/>
            <w:lang w:val="en-GB"/>
          </w:rPr>
          <w:t>10.1038/ngeo1324</w:t>
        </w:r>
      </w:hyperlink>
      <w:r w:rsidRPr="001E7A27">
        <w:rPr>
          <w:rFonts w:cs="Times New Roman"/>
          <w:sz w:val="20"/>
          <w:szCs w:val="20"/>
          <w:lang w:val="en-GB"/>
        </w:rPr>
        <w:t>.</w:t>
      </w:r>
    </w:p>
    <w:p w14:paraId="1337607F" w14:textId="7232652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Ciais, P. et al., 2012b: Large inert carbon pool in the terrestrial biosphere during the Last Glacial Maximum.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5(1)</w:t>
      </w:r>
      <w:r w:rsidRPr="001E7A27">
        <w:rPr>
          <w:rFonts w:cs="Times New Roman"/>
          <w:sz w:val="20"/>
          <w:szCs w:val="20"/>
          <w:lang w:val="en-GB"/>
        </w:rPr>
        <w:t>, 74–79, doi:</w:t>
      </w:r>
      <w:hyperlink r:id="rId192" w:history="1">
        <w:r w:rsidRPr="001E7A27">
          <w:rPr>
            <w:rStyle w:val="Hyperlink"/>
            <w:rFonts w:cs="Times New Roman"/>
            <w:sz w:val="20"/>
            <w:szCs w:val="20"/>
            <w:lang w:val="en-GB"/>
          </w:rPr>
          <w:t>10.1038/ngeo1324</w:t>
        </w:r>
      </w:hyperlink>
      <w:r w:rsidRPr="001E7A27">
        <w:rPr>
          <w:rFonts w:cs="Times New Roman"/>
          <w:sz w:val="20"/>
          <w:szCs w:val="20"/>
          <w:lang w:val="en-GB"/>
        </w:rPr>
        <w:t>.</w:t>
      </w:r>
    </w:p>
    <w:p w14:paraId="125E6CCC" w14:textId="4284F6C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Ciais, P. et al., 2013: Carbon and Other Biogeochemical Cycles. In: </w:t>
      </w:r>
      <w:r w:rsidRPr="001E7A27">
        <w:rPr>
          <w:rFonts w:cs="Times New Roman"/>
          <w:i/>
          <w:sz w:val="20"/>
          <w:szCs w:val="20"/>
          <w:lang w:val="en-GB"/>
        </w:rPr>
        <w:t>Climate Change 2013: The Physical Science Basis. Contribution of Working Group I to the Fifth Assessment Report of the Intergovernmental Panel on Climate Change</w:t>
      </w:r>
      <w:r w:rsidRPr="001E7A27">
        <w:rPr>
          <w:rFonts w:cs="Times New Roman"/>
          <w:sz w:val="20"/>
          <w:szCs w:val="20"/>
          <w:lang w:val="en-GB"/>
        </w:rPr>
        <w:t xml:space="preserve"> [Stocker, T.F., D. Qin, G.-K. Plattner, M. Tignor, S.K. Allen, J. Boschung, A. Nauels, Y. Xia, V. Bex, and P.M. Midgley (eds.)]. Cambridge University Press, Cambridge, United Kingdom and New York, NY, USA, pp. 465–570, doi:</w:t>
      </w:r>
      <w:hyperlink r:id="rId193" w:history="1">
        <w:r w:rsidRPr="001E7A27">
          <w:rPr>
            <w:rStyle w:val="Hyperlink"/>
            <w:rFonts w:cs="Times New Roman"/>
            <w:sz w:val="20"/>
            <w:szCs w:val="20"/>
            <w:lang w:val="en-GB"/>
          </w:rPr>
          <w:t>10.1017/cbo9781107415324.015</w:t>
        </w:r>
      </w:hyperlink>
      <w:r w:rsidRPr="001E7A27">
        <w:rPr>
          <w:rFonts w:cs="Times New Roman"/>
          <w:sz w:val="20"/>
          <w:szCs w:val="20"/>
          <w:lang w:val="en-GB"/>
        </w:rPr>
        <w:t>.</w:t>
      </w:r>
    </w:p>
    <w:p w14:paraId="01FB5542" w14:textId="797F296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Ciais, P. et al., 2019: Five decades of northern land carbon uptake revealed by the interhemispheric CO2 gradient.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568(7751)</w:t>
      </w:r>
      <w:r w:rsidRPr="001E7A27">
        <w:rPr>
          <w:rFonts w:cs="Times New Roman"/>
          <w:sz w:val="20"/>
          <w:szCs w:val="20"/>
          <w:lang w:val="en-GB"/>
        </w:rPr>
        <w:t>, 221–225, doi:</w:t>
      </w:r>
      <w:hyperlink r:id="rId194" w:history="1">
        <w:r w:rsidRPr="001E7A27">
          <w:rPr>
            <w:rStyle w:val="Hyperlink"/>
            <w:rFonts w:cs="Times New Roman"/>
            <w:sz w:val="20"/>
            <w:szCs w:val="20"/>
            <w:lang w:val="en-GB"/>
          </w:rPr>
          <w:t>10.1038/s41586-019-1078-6</w:t>
        </w:r>
      </w:hyperlink>
      <w:r w:rsidRPr="001E7A27">
        <w:rPr>
          <w:rFonts w:cs="Times New Roman"/>
          <w:sz w:val="20"/>
          <w:szCs w:val="20"/>
          <w:lang w:val="en-GB"/>
        </w:rPr>
        <w:t>.</w:t>
      </w:r>
    </w:p>
    <w:p w14:paraId="1E64BC2C" w14:textId="58F923A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Claret, M. et al., 2018: Rapid coastal deoxygenation due to ocean circulation shift in the northwest Atlantic.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8(10)</w:t>
      </w:r>
      <w:r w:rsidRPr="001E7A27">
        <w:rPr>
          <w:rFonts w:cs="Times New Roman"/>
          <w:sz w:val="20"/>
          <w:szCs w:val="20"/>
          <w:lang w:val="en-GB"/>
        </w:rPr>
        <w:t>, 868–872, doi:</w:t>
      </w:r>
      <w:hyperlink r:id="rId195" w:history="1">
        <w:r w:rsidRPr="001E7A27">
          <w:rPr>
            <w:rStyle w:val="Hyperlink"/>
            <w:rFonts w:cs="Times New Roman"/>
            <w:sz w:val="20"/>
            <w:szCs w:val="20"/>
            <w:lang w:val="en-GB"/>
          </w:rPr>
          <w:t>10.1038/s41558-018-0263-1</w:t>
        </w:r>
      </w:hyperlink>
      <w:r w:rsidRPr="001E7A27">
        <w:rPr>
          <w:rFonts w:cs="Times New Roman"/>
          <w:sz w:val="20"/>
          <w:szCs w:val="20"/>
          <w:lang w:val="en-GB"/>
        </w:rPr>
        <w:t>.</w:t>
      </w:r>
    </w:p>
    <w:p w14:paraId="68D9EA27" w14:textId="7168309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Clarke, L. et al., 2014: Assessing transformation pathways. In: </w:t>
      </w:r>
      <w:r w:rsidRPr="001E7A27">
        <w:rPr>
          <w:rFonts w:cs="Times New Roman"/>
          <w:i/>
          <w:sz w:val="20"/>
          <w:szCs w:val="20"/>
          <w:lang w:val="en-GB"/>
        </w:rPr>
        <w:t>Climate Change 2014: Mitigation of Climate Change. Contribution of Working Group III to the Fifth Assessment Report of the Intergovernmental Panel on Climate Change</w:t>
      </w:r>
      <w:r w:rsidRPr="001E7A27">
        <w:rPr>
          <w:rFonts w:cs="Times New Roman"/>
          <w:sz w:val="20"/>
          <w:szCs w:val="20"/>
          <w:lang w:val="en-GB"/>
        </w:rPr>
        <w:t xml:space="preserve"> [Edenhofer, O., R. Pichs-Madruga, Y. Sokona, E. Farahani, S. Kadner, K. Seyboth, A. Adler, I. Baum, S. Brunner, P. Eickemeier, B. Kriemann, J. Savolainen, S. Schlömer, C. von Stechow, T. Zwickel, and J.C. Minx (eds.)]. Cambridge University Press, Cambridge, United Kingdom and New York, NY, USA, pp. 413–510, doi:</w:t>
      </w:r>
      <w:hyperlink r:id="rId196" w:history="1">
        <w:r w:rsidRPr="001E7A27">
          <w:rPr>
            <w:rStyle w:val="Hyperlink"/>
            <w:rFonts w:cs="Times New Roman"/>
            <w:sz w:val="20"/>
            <w:szCs w:val="20"/>
            <w:lang w:val="en-GB"/>
          </w:rPr>
          <w:t>10.1017/cbo9781107415416.012</w:t>
        </w:r>
      </w:hyperlink>
      <w:r w:rsidRPr="001E7A27">
        <w:rPr>
          <w:rFonts w:cs="Times New Roman"/>
          <w:sz w:val="20"/>
          <w:szCs w:val="20"/>
          <w:lang w:val="en-GB"/>
        </w:rPr>
        <w:t>.</w:t>
      </w:r>
    </w:p>
    <w:p w14:paraId="451DB53A" w14:textId="2782E24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Clarkson, M.O. et al., 2021: Upper limits on the extent of seafloor anoxia during the PETM from uranium isotopes.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12(1)</w:t>
      </w:r>
      <w:r w:rsidRPr="001E7A27">
        <w:rPr>
          <w:rFonts w:cs="Times New Roman"/>
          <w:sz w:val="20"/>
          <w:szCs w:val="20"/>
          <w:lang w:val="en-GB"/>
        </w:rPr>
        <w:t>, 399, doi:</w:t>
      </w:r>
      <w:hyperlink r:id="rId197" w:history="1">
        <w:r w:rsidRPr="001E7A27">
          <w:rPr>
            <w:rStyle w:val="Hyperlink"/>
            <w:rFonts w:cs="Times New Roman"/>
            <w:sz w:val="20"/>
            <w:szCs w:val="20"/>
            <w:lang w:val="en-GB"/>
          </w:rPr>
          <w:t>10.1038/s41467-020-20486-5</w:t>
        </w:r>
      </w:hyperlink>
      <w:r w:rsidRPr="001E7A27">
        <w:rPr>
          <w:rFonts w:cs="Times New Roman"/>
          <w:sz w:val="20"/>
          <w:szCs w:val="20"/>
          <w:lang w:val="en-GB"/>
        </w:rPr>
        <w:t>.</w:t>
      </w:r>
    </w:p>
    <w:p w14:paraId="63309DE1" w14:textId="5A31116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Clough, T., L. Condron, C. Kammann, and C. Müller, 2013: A review of biochar and soil nitrogen dynamics. </w:t>
      </w:r>
      <w:r w:rsidRPr="001E7A27">
        <w:rPr>
          <w:rFonts w:cs="Times New Roman"/>
          <w:i/>
          <w:sz w:val="20"/>
          <w:szCs w:val="20"/>
          <w:lang w:val="en-GB"/>
        </w:rPr>
        <w:t>Agronomy</w:t>
      </w:r>
      <w:r w:rsidRPr="001E7A27">
        <w:rPr>
          <w:rFonts w:cs="Times New Roman"/>
          <w:sz w:val="20"/>
          <w:szCs w:val="20"/>
          <w:lang w:val="en-GB"/>
        </w:rPr>
        <w:t xml:space="preserve">, </w:t>
      </w:r>
      <w:r w:rsidRPr="001E7A27">
        <w:rPr>
          <w:rFonts w:cs="Times New Roman"/>
          <w:b/>
          <w:sz w:val="20"/>
          <w:szCs w:val="20"/>
          <w:lang w:val="en-GB"/>
        </w:rPr>
        <w:t>3(2)</w:t>
      </w:r>
      <w:r w:rsidRPr="001E7A27">
        <w:rPr>
          <w:rFonts w:cs="Times New Roman"/>
          <w:sz w:val="20"/>
          <w:szCs w:val="20"/>
          <w:lang w:val="en-GB"/>
        </w:rPr>
        <w:t>, 275–293, doi:</w:t>
      </w:r>
      <w:hyperlink r:id="rId198" w:history="1">
        <w:r w:rsidRPr="001E7A27">
          <w:rPr>
            <w:rStyle w:val="Hyperlink"/>
            <w:rFonts w:cs="Times New Roman"/>
            <w:sz w:val="20"/>
            <w:szCs w:val="20"/>
            <w:lang w:val="en-GB"/>
          </w:rPr>
          <w:t>10.3390/agronomy3020275</w:t>
        </w:r>
      </w:hyperlink>
      <w:r w:rsidRPr="001E7A27">
        <w:rPr>
          <w:rFonts w:cs="Times New Roman"/>
          <w:sz w:val="20"/>
          <w:szCs w:val="20"/>
          <w:lang w:val="en-GB"/>
        </w:rPr>
        <w:t>.</w:t>
      </w:r>
    </w:p>
    <w:p w14:paraId="27748930" w14:textId="2A9A0AB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Cobb, A.R. et al., 2017: How temporal patterns in rainfall determine the geomorphology and carbon fluxes of tropical peatlands.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114(26)</w:t>
      </w:r>
      <w:r w:rsidRPr="001E7A27">
        <w:rPr>
          <w:rFonts w:cs="Times New Roman"/>
          <w:sz w:val="20"/>
          <w:szCs w:val="20"/>
          <w:lang w:val="en-GB"/>
        </w:rPr>
        <w:t>, E5187––E5196, doi:</w:t>
      </w:r>
      <w:hyperlink r:id="rId199" w:history="1">
        <w:r w:rsidRPr="001E7A27">
          <w:rPr>
            <w:rStyle w:val="Hyperlink"/>
            <w:rFonts w:cs="Times New Roman"/>
            <w:sz w:val="20"/>
            <w:szCs w:val="20"/>
            <w:lang w:val="en-GB"/>
          </w:rPr>
          <w:t>10.1073/pnas.1701090114</w:t>
        </w:r>
      </w:hyperlink>
      <w:r w:rsidRPr="001E7A27">
        <w:rPr>
          <w:rFonts w:cs="Times New Roman"/>
          <w:sz w:val="20"/>
          <w:szCs w:val="20"/>
          <w:lang w:val="en-GB"/>
        </w:rPr>
        <w:t>.</w:t>
      </w:r>
    </w:p>
    <w:p w14:paraId="7299468C" w14:textId="71FEC48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Cocquempot, L. et al., 2019: Coastal Ocean and Nearshore Observation: A French Case Study. </w:t>
      </w:r>
      <w:r w:rsidRPr="001E7A27">
        <w:rPr>
          <w:rFonts w:cs="Times New Roman"/>
          <w:i/>
          <w:sz w:val="20"/>
          <w:szCs w:val="20"/>
          <w:lang w:val="en-GB"/>
        </w:rPr>
        <w:t>Frontiers in Marine Science</w:t>
      </w:r>
      <w:r w:rsidRPr="001E7A27">
        <w:rPr>
          <w:rFonts w:cs="Times New Roman"/>
          <w:sz w:val="20"/>
          <w:szCs w:val="20"/>
          <w:lang w:val="en-GB"/>
        </w:rPr>
        <w:t xml:space="preserve">, </w:t>
      </w:r>
      <w:r w:rsidRPr="001E7A27">
        <w:rPr>
          <w:rFonts w:cs="Times New Roman"/>
          <w:b/>
          <w:sz w:val="20"/>
          <w:szCs w:val="20"/>
          <w:lang w:val="en-GB"/>
        </w:rPr>
        <w:t>6</w:t>
      </w:r>
      <w:r w:rsidRPr="001E7A27">
        <w:rPr>
          <w:rFonts w:cs="Times New Roman"/>
          <w:sz w:val="20"/>
          <w:szCs w:val="20"/>
          <w:lang w:val="en-GB"/>
        </w:rPr>
        <w:t>, 324, doi:</w:t>
      </w:r>
      <w:hyperlink r:id="rId200" w:history="1">
        <w:r w:rsidRPr="001E7A27">
          <w:rPr>
            <w:rStyle w:val="Hyperlink"/>
            <w:rFonts w:cs="Times New Roman"/>
            <w:sz w:val="20"/>
            <w:szCs w:val="20"/>
            <w:lang w:val="en-GB"/>
          </w:rPr>
          <w:t>10.3389/fmars.2019.00324</w:t>
        </w:r>
      </w:hyperlink>
      <w:r w:rsidRPr="001E7A27">
        <w:rPr>
          <w:rFonts w:cs="Times New Roman"/>
          <w:sz w:val="20"/>
          <w:szCs w:val="20"/>
          <w:lang w:val="en-GB"/>
        </w:rPr>
        <w:t>.</w:t>
      </w:r>
    </w:p>
    <w:p w14:paraId="55C73594" w14:textId="62D8506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Codispoti, L.A., 2007: An oceanic fixed nitrogen sink exceeding 400 Tg N a&lt;sup&gt;&amp;minus;1&lt;/sup&gt; vs the concept of homeostasis in the fixed-nitrogen inventory.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4(2)</w:t>
      </w:r>
      <w:r w:rsidRPr="001E7A27">
        <w:rPr>
          <w:rFonts w:cs="Times New Roman"/>
          <w:sz w:val="20"/>
          <w:szCs w:val="20"/>
          <w:lang w:val="en-GB"/>
        </w:rPr>
        <w:t>, 233–253, doi:</w:t>
      </w:r>
      <w:hyperlink r:id="rId201" w:history="1">
        <w:r w:rsidRPr="001E7A27">
          <w:rPr>
            <w:rStyle w:val="Hyperlink"/>
            <w:rFonts w:cs="Times New Roman"/>
            <w:sz w:val="20"/>
            <w:szCs w:val="20"/>
            <w:lang w:val="en-GB"/>
          </w:rPr>
          <w:t>10.5194/bg-4-233-2007</w:t>
        </w:r>
      </w:hyperlink>
      <w:r w:rsidRPr="001E7A27">
        <w:rPr>
          <w:rFonts w:cs="Times New Roman"/>
          <w:sz w:val="20"/>
          <w:szCs w:val="20"/>
          <w:lang w:val="en-GB"/>
        </w:rPr>
        <w:t>.</w:t>
      </w:r>
    </w:p>
    <w:p w14:paraId="1F91D617" w14:textId="05B452E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Codispoti, L.A., 2010: Interesting Times for Marine N2O.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327(5971)</w:t>
      </w:r>
      <w:r w:rsidRPr="001E7A27">
        <w:rPr>
          <w:rFonts w:cs="Times New Roman"/>
          <w:sz w:val="20"/>
          <w:szCs w:val="20"/>
          <w:lang w:val="en-GB"/>
        </w:rPr>
        <w:t>, 1339–1340, doi:</w:t>
      </w:r>
      <w:hyperlink r:id="rId202" w:history="1">
        <w:r w:rsidRPr="001E7A27">
          <w:rPr>
            <w:rStyle w:val="Hyperlink"/>
            <w:rFonts w:cs="Times New Roman"/>
            <w:sz w:val="20"/>
            <w:szCs w:val="20"/>
            <w:lang w:val="en-GB"/>
          </w:rPr>
          <w:t>10.1126/science.1184945</w:t>
        </w:r>
      </w:hyperlink>
      <w:r w:rsidRPr="001E7A27">
        <w:rPr>
          <w:rFonts w:cs="Times New Roman"/>
          <w:sz w:val="20"/>
          <w:szCs w:val="20"/>
          <w:lang w:val="en-GB"/>
        </w:rPr>
        <w:t>.</w:t>
      </w:r>
    </w:p>
    <w:p w14:paraId="71DD7681" w14:textId="4068B28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Collier, N. et al., 2018: The International Land Model Benchmarking (ILAMB) System: Design, Theory, and Implementation. </w:t>
      </w:r>
      <w:r w:rsidRPr="001E7A27">
        <w:rPr>
          <w:rFonts w:cs="Times New Roman"/>
          <w:i/>
          <w:sz w:val="20"/>
          <w:szCs w:val="20"/>
          <w:lang w:val="en-GB"/>
        </w:rPr>
        <w:t>Journal of Advances in Modeling Earth Systems</w:t>
      </w:r>
      <w:r w:rsidRPr="001E7A27">
        <w:rPr>
          <w:rFonts w:cs="Times New Roman"/>
          <w:sz w:val="20"/>
          <w:szCs w:val="20"/>
          <w:lang w:val="en-GB"/>
        </w:rPr>
        <w:t xml:space="preserve">, </w:t>
      </w:r>
      <w:r w:rsidRPr="001E7A27">
        <w:rPr>
          <w:rFonts w:cs="Times New Roman"/>
          <w:b/>
          <w:sz w:val="20"/>
          <w:szCs w:val="20"/>
          <w:lang w:val="en-GB"/>
        </w:rPr>
        <w:t>10(11)</w:t>
      </w:r>
      <w:r w:rsidRPr="001E7A27">
        <w:rPr>
          <w:rFonts w:cs="Times New Roman"/>
          <w:sz w:val="20"/>
          <w:szCs w:val="20"/>
          <w:lang w:val="en-GB"/>
        </w:rPr>
        <w:t>, 2731–2754, doi:</w:t>
      </w:r>
      <w:hyperlink r:id="rId203" w:history="1">
        <w:r w:rsidRPr="001E7A27">
          <w:rPr>
            <w:rStyle w:val="Hyperlink"/>
            <w:rFonts w:cs="Times New Roman"/>
            <w:sz w:val="20"/>
            <w:szCs w:val="20"/>
            <w:lang w:val="en-GB"/>
          </w:rPr>
          <w:t>10.1029/2018ms001354</w:t>
        </w:r>
      </w:hyperlink>
      <w:r w:rsidRPr="001E7A27">
        <w:rPr>
          <w:rFonts w:cs="Times New Roman"/>
          <w:sz w:val="20"/>
          <w:szCs w:val="20"/>
          <w:lang w:val="en-GB"/>
        </w:rPr>
        <w:t>.</w:t>
      </w:r>
    </w:p>
    <w:p w14:paraId="0B94D1BD" w14:textId="098CB89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Collins, M. et al., 2013: Long-term Climate Change: Projections, Commitments and Irreversibility. In: </w:t>
      </w:r>
      <w:r w:rsidRPr="001E7A27">
        <w:rPr>
          <w:rFonts w:cs="Times New Roman"/>
          <w:i/>
          <w:sz w:val="20"/>
          <w:szCs w:val="20"/>
          <w:lang w:val="en-GB"/>
        </w:rPr>
        <w:t>Climate Change 2013: The Physical Science Basis. Contribution of Working Group I to the Fifth Assessment Report of the Intergovernmental Panel on Climate Change</w:t>
      </w:r>
      <w:r w:rsidRPr="001E7A27">
        <w:rPr>
          <w:rFonts w:cs="Times New Roman"/>
          <w:sz w:val="20"/>
          <w:szCs w:val="20"/>
          <w:lang w:val="en-GB"/>
        </w:rPr>
        <w:t xml:space="preserve"> [Stocker, T.F., D. Qin, G.-K. Plattner, M. Tignor, S.K. Allen, J. Boschung, A. Nauels, Y. Xia, V. Bex, and P.M. Midgley (eds.)]. Cambridge University Press, Cambridge, United Kingdom and New York, NY, USA, pp. 1029–1136, doi:</w:t>
      </w:r>
      <w:hyperlink r:id="rId204" w:history="1">
        <w:r w:rsidRPr="001E7A27">
          <w:rPr>
            <w:rStyle w:val="Hyperlink"/>
            <w:rFonts w:cs="Times New Roman"/>
            <w:sz w:val="20"/>
            <w:szCs w:val="20"/>
            <w:lang w:val="en-GB"/>
          </w:rPr>
          <w:t>10.1017/cbo9781107415324.024</w:t>
        </w:r>
      </w:hyperlink>
      <w:r w:rsidRPr="001E7A27">
        <w:rPr>
          <w:rFonts w:cs="Times New Roman"/>
          <w:sz w:val="20"/>
          <w:szCs w:val="20"/>
          <w:lang w:val="en-GB"/>
        </w:rPr>
        <w:t>.</w:t>
      </w:r>
    </w:p>
    <w:p w14:paraId="7692E387" w14:textId="2FD9994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Collins, W.J. et al., 2013: Global and regional temperature-change potentials for near-term climate forcers.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13(5)</w:t>
      </w:r>
      <w:r w:rsidRPr="001E7A27">
        <w:rPr>
          <w:rFonts w:cs="Times New Roman"/>
          <w:sz w:val="20"/>
          <w:szCs w:val="20"/>
          <w:lang w:val="en-GB"/>
        </w:rPr>
        <w:t>, 2471–2485, doi:</w:t>
      </w:r>
      <w:hyperlink r:id="rId205" w:history="1">
        <w:r w:rsidRPr="001E7A27">
          <w:rPr>
            <w:rStyle w:val="Hyperlink"/>
            <w:rFonts w:cs="Times New Roman"/>
            <w:sz w:val="20"/>
            <w:szCs w:val="20"/>
            <w:lang w:val="en-GB"/>
          </w:rPr>
          <w:t>10.5194/acp-13-2471-2013</w:t>
        </w:r>
      </w:hyperlink>
      <w:r w:rsidRPr="001E7A27">
        <w:rPr>
          <w:rFonts w:cs="Times New Roman"/>
          <w:sz w:val="20"/>
          <w:szCs w:val="20"/>
          <w:lang w:val="en-GB"/>
        </w:rPr>
        <w:t>.</w:t>
      </w:r>
    </w:p>
    <w:p w14:paraId="49D94BFF" w14:textId="041C73B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Collins, W.J. et al., 2018: Increased importance of methane reduction for a 1.5 degree target.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13(5)</w:t>
      </w:r>
      <w:r w:rsidRPr="001E7A27">
        <w:rPr>
          <w:rFonts w:cs="Times New Roman"/>
          <w:sz w:val="20"/>
          <w:szCs w:val="20"/>
          <w:lang w:val="en-GB"/>
        </w:rPr>
        <w:t>, 054003, doi:</w:t>
      </w:r>
      <w:hyperlink r:id="rId206" w:history="1">
        <w:r w:rsidRPr="001E7A27">
          <w:rPr>
            <w:rStyle w:val="Hyperlink"/>
            <w:rFonts w:cs="Times New Roman"/>
            <w:sz w:val="20"/>
            <w:szCs w:val="20"/>
            <w:lang w:val="en-GB"/>
          </w:rPr>
          <w:t>10.1088/1748-9326/aab89c</w:t>
        </w:r>
      </w:hyperlink>
      <w:r w:rsidRPr="001E7A27">
        <w:rPr>
          <w:rFonts w:cs="Times New Roman"/>
          <w:sz w:val="20"/>
          <w:szCs w:val="20"/>
          <w:lang w:val="en-GB"/>
        </w:rPr>
        <w:t>.</w:t>
      </w:r>
    </w:p>
    <w:p w14:paraId="52900F7E" w14:textId="07735EA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Commane, R. et al., 2017: Carbon dioxide sources from Alaska driven by increasing early winter respiration from Arctic tundra.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114(21)</w:t>
      </w:r>
      <w:r w:rsidRPr="001E7A27">
        <w:rPr>
          <w:rFonts w:cs="Times New Roman"/>
          <w:sz w:val="20"/>
          <w:szCs w:val="20"/>
          <w:lang w:val="en-GB"/>
        </w:rPr>
        <w:t>, 5361–5366.</w:t>
      </w:r>
    </w:p>
    <w:p w14:paraId="70035E52" w14:textId="40278B6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Comyn-Platt, E. et al., 2018: Carbon budgets for 1.5 and 2°C targets lowered by natural wetland and permafrost feedbacks.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11(8)</w:t>
      </w:r>
      <w:r w:rsidRPr="001E7A27">
        <w:rPr>
          <w:rFonts w:cs="Times New Roman"/>
          <w:sz w:val="20"/>
          <w:szCs w:val="20"/>
          <w:lang w:val="en-GB"/>
        </w:rPr>
        <w:t>, 568–573, doi:</w:t>
      </w:r>
      <w:hyperlink r:id="rId207" w:history="1">
        <w:r w:rsidRPr="001E7A27">
          <w:rPr>
            <w:rStyle w:val="Hyperlink"/>
            <w:rFonts w:cs="Times New Roman"/>
            <w:sz w:val="20"/>
            <w:szCs w:val="20"/>
            <w:lang w:val="en-GB"/>
          </w:rPr>
          <w:t>10.1038/s41561-018-0174-9</w:t>
        </w:r>
      </w:hyperlink>
      <w:r w:rsidRPr="001E7A27">
        <w:rPr>
          <w:rFonts w:cs="Times New Roman"/>
          <w:sz w:val="20"/>
          <w:szCs w:val="20"/>
          <w:lang w:val="en-GB"/>
        </w:rPr>
        <w:t>.</w:t>
      </w:r>
    </w:p>
    <w:p w14:paraId="481B049E" w14:textId="7A4B28E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Conrad, C.J. and N.S. Lovenduski, 2015: Climate-driven variability in the Southern Ocean carbonate system.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28(13)</w:t>
      </w:r>
      <w:r w:rsidRPr="001E7A27">
        <w:rPr>
          <w:rFonts w:cs="Times New Roman"/>
          <w:sz w:val="20"/>
          <w:szCs w:val="20"/>
          <w:lang w:val="en-GB"/>
        </w:rPr>
        <w:t>, 5335–5350, doi:</w:t>
      </w:r>
      <w:hyperlink r:id="rId208" w:history="1">
        <w:r w:rsidRPr="001E7A27">
          <w:rPr>
            <w:rStyle w:val="Hyperlink"/>
            <w:rFonts w:cs="Times New Roman"/>
            <w:sz w:val="20"/>
            <w:szCs w:val="20"/>
            <w:lang w:val="en-GB"/>
          </w:rPr>
          <w:t>10.1175/jcli-d-14-00481.1</w:t>
        </w:r>
      </w:hyperlink>
      <w:r w:rsidRPr="001E7A27">
        <w:rPr>
          <w:rFonts w:cs="Times New Roman"/>
          <w:sz w:val="20"/>
          <w:szCs w:val="20"/>
          <w:lang w:val="en-GB"/>
        </w:rPr>
        <w:t>.</w:t>
      </w:r>
    </w:p>
    <w:p w14:paraId="306D0886" w14:textId="764A511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Conway, T.J. et al., 1994: Evidence for interannual variability of the carbon cycle from the National Oceanic and Atmospheric Administration/Climate monitoring and diagnostics laboratory global air sampling network. </w:t>
      </w:r>
      <w:r w:rsidRPr="001E7A27">
        <w:rPr>
          <w:rFonts w:cs="Times New Roman"/>
          <w:i/>
          <w:sz w:val="20"/>
          <w:szCs w:val="20"/>
          <w:lang w:val="en-GB"/>
        </w:rPr>
        <w:t>Journal of Geophysical Research</w:t>
      </w:r>
      <w:r w:rsidRPr="001E7A27">
        <w:rPr>
          <w:rFonts w:cs="Times New Roman"/>
          <w:sz w:val="20"/>
          <w:szCs w:val="20"/>
          <w:lang w:val="en-GB"/>
        </w:rPr>
        <w:t xml:space="preserve">, </w:t>
      </w:r>
      <w:r w:rsidRPr="001E7A27">
        <w:rPr>
          <w:rFonts w:cs="Times New Roman"/>
          <w:b/>
          <w:sz w:val="20"/>
          <w:szCs w:val="20"/>
          <w:lang w:val="en-GB"/>
        </w:rPr>
        <w:t>99(D11)</w:t>
      </w:r>
      <w:r w:rsidRPr="001E7A27">
        <w:rPr>
          <w:rFonts w:cs="Times New Roman"/>
          <w:sz w:val="20"/>
          <w:szCs w:val="20"/>
          <w:lang w:val="en-GB"/>
        </w:rPr>
        <w:t>, 22831, doi:</w:t>
      </w:r>
      <w:hyperlink r:id="rId209" w:history="1">
        <w:r w:rsidRPr="001E7A27">
          <w:rPr>
            <w:rStyle w:val="Hyperlink"/>
            <w:rFonts w:cs="Times New Roman"/>
            <w:sz w:val="20"/>
            <w:szCs w:val="20"/>
            <w:lang w:val="en-GB"/>
          </w:rPr>
          <w:t>10.1029/94jd01951</w:t>
        </w:r>
      </w:hyperlink>
      <w:r w:rsidRPr="001E7A27">
        <w:rPr>
          <w:rFonts w:cs="Times New Roman"/>
          <w:sz w:val="20"/>
          <w:szCs w:val="20"/>
          <w:lang w:val="en-GB"/>
        </w:rPr>
        <w:t>.</w:t>
      </w:r>
    </w:p>
    <w:p w14:paraId="1C16FB3D" w14:textId="4FD9BC5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Cooper, C.F., 1983: Carbon storage in managed forests.. </w:t>
      </w:r>
      <w:r w:rsidRPr="001E7A27">
        <w:rPr>
          <w:rFonts w:cs="Times New Roman"/>
          <w:i/>
          <w:sz w:val="20"/>
          <w:szCs w:val="20"/>
          <w:lang w:val="en-GB"/>
        </w:rPr>
        <w:t>Canadian Journal of Forest Research</w:t>
      </w:r>
      <w:r w:rsidRPr="001E7A27">
        <w:rPr>
          <w:rFonts w:cs="Times New Roman"/>
          <w:sz w:val="20"/>
          <w:szCs w:val="20"/>
          <w:lang w:val="en-GB"/>
        </w:rPr>
        <w:t>, doi:</w:t>
      </w:r>
      <w:hyperlink r:id="rId210" w:history="1">
        <w:r w:rsidRPr="001E7A27">
          <w:rPr>
            <w:rStyle w:val="Hyperlink"/>
            <w:rFonts w:cs="Times New Roman"/>
            <w:sz w:val="20"/>
            <w:szCs w:val="20"/>
            <w:lang w:val="en-GB"/>
          </w:rPr>
          <w:t>10.1139/x83-022</w:t>
        </w:r>
      </w:hyperlink>
      <w:r w:rsidRPr="001E7A27">
        <w:rPr>
          <w:rFonts w:cs="Times New Roman"/>
          <w:sz w:val="20"/>
          <w:szCs w:val="20"/>
          <w:lang w:val="en-GB"/>
        </w:rPr>
        <w:t>.</w:t>
      </w:r>
    </w:p>
    <w:p w14:paraId="6F1B252D" w14:textId="188F51D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Cotovicz, L.C. et al., 2018: Predominance of phytoplankton-derived dissolved and particulate organic carbon in a highly eutrophic tropical coastal embayment (Guanabara Bay, Rio de Janeiro, Brazil). </w:t>
      </w:r>
      <w:r w:rsidRPr="001E7A27">
        <w:rPr>
          <w:rFonts w:cs="Times New Roman"/>
          <w:i/>
          <w:sz w:val="20"/>
          <w:szCs w:val="20"/>
          <w:lang w:val="en-GB"/>
        </w:rPr>
        <w:t>Biogeochemistry</w:t>
      </w:r>
      <w:r w:rsidRPr="001E7A27">
        <w:rPr>
          <w:rFonts w:cs="Times New Roman"/>
          <w:sz w:val="20"/>
          <w:szCs w:val="20"/>
          <w:lang w:val="en-GB"/>
        </w:rPr>
        <w:t xml:space="preserve">, </w:t>
      </w:r>
      <w:r w:rsidRPr="001E7A27">
        <w:rPr>
          <w:rFonts w:cs="Times New Roman"/>
          <w:b/>
          <w:sz w:val="20"/>
          <w:szCs w:val="20"/>
          <w:lang w:val="en-GB"/>
        </w:rPr>
        <w:t>137(1–2)</w:t>
      </w:r>
      <w:r w:rsidRPr="001E7A27">
        <w:rPr>
          <w:rFonts w:cs="Times New Roman"/>
          <w:sz w:val="20"/>
          <w:szCs w:val="20"/>
          <w:lang w:val="en-GB"/>
        </w:rPr>
        <w:t>, 1–14, doi:</w:t>
      </w:r>
      <w:hyperlink r:id="rId211" w:history="1">
        <w:r w:rsidRPr="001E7A27">
          <w:rPr>
            <w:rStyle w:val="Hyperlink"/>
            <w:rFonts w:cs="Times New Roman"/>
            <w:sz w:val="20"/>
            <w:szCs w:val="20"/>
            <w:lang w:val="en-GB"/>
          </w:rPr>
          <w:t>10.1007/s10533-017-0405-y</w:t>
        </w:r>
      </w:hyperlink>
      <w:r w:rsidRPr="001E7A27">
        <w:rPr>
          <w:rFonts w:cs="Times New Roman"/>
          <w:sz w:val="20"/>
          <w:szCs w:val="20"/>
          <w:lang w:val="en-GB"/>
        </w:rPr>
        <w:t>.</w:t>
      </w:r>
    </w:p>
    <w:p w14:paraId="4D432F4C" w14:textId="4BD6891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Cotovicz Jr., L.C., B.A. Knoppers, N. Brandini, S.J. Costa Santos, and G. Abril, 2015a: A strong CO2 sink enhanced by eutrophication in a tropical coastal embayment (Guanabara Bay, Rio de Janeiro, Brazil).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12(20)</w:t>
      </w:r>
      <w:r w:rsidRPr="001E7A27">
        <w:rPr>
          <w:rFonts w:cs="Times New Roman"/>
          <w:sz w:val="20"/>
          <w:szCs w:val="20"/>
          <w:lang w:val="en-GB"/>
        </w:rPr>
        <w:t>, 6125–6146, doi:</w:t>
      </w:r>
      <w:hyperlink r:id="rId212" w:history="1">
        <w:r w:rsidRPr="001E7A27">
          <w:rPr>
            <w:rStyle w:val="Hyperlink"/>
            <w:rFonts w:cs="Times New Roman"/>
            <w:sz w:val="20"/>
            <w:szCs w:val="20"/>
            <w:lang w:val="en-GB"/>
          </w:rPr>
          <w:t>10.5194/bg-12-6125-2015</w:t>
        </w:r>
      </w:hyperlink>
      <w:r w:rsidRPr="001E7A27">
        <w:rPr>
          <w:rFonts w:cs="Times New Roman"/>
          <w:sz w:val="20"/>
          <w:szCs w:val="20"/>
          <w:lang w:val="en-GB"/>
        </w:rPr>
        <w:t>.</w:t>
      </w:r>
    </w:p>
    <w:p w14:paraId="005741DB" w14:textId="7138444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Cotovicz Jr., L.C., B.A. Knoppers, N. Brandini, S.J. Costa Santos, and G. Abril, 2015b: A strong CO2 sink enhanced by </w:t>
      </w:r>
      <w:r w:rsidRPr="001E7A27">
        <w:rPr>
          <w:rFonts w:cs="Times New Roman"/>
          <w:sz w:val="20"/>
          <w:szCs w:val="20"/>
          <w:lang w:val="en-GB"/>
        </w:rPr>
        <w:lastRenderedPageBreak/>
        <w:t xml:space="preserve">eutrophication in a tropical coastal embayment (Guanabara Bay, Rio de Janeiro, Brazil).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12(20)</w:t>
      </w:r>
      <w:r w:rsidRPr="001E7A27">
        <w:rPr>
          <w:rFonts w:cs="Times New Roman"/>
          <w:sz w:val="20"/>
          <w:szCs w:val="20"/>
          <w:lang w:val="en-GB"/>
        </w:rPr>
        <w:t>, 6125–6146, doi:</w:t>
      </w:r>
      <w:hyperlink r:id="rId213" w:history="1">
        <w:r w:rsidRPr="001E7A27">
          <w:rPr>
            <w:rStyle w:val="Hyperlink"/>
            <w:rFonts w:cs="Times New Roman"/>
            <w:sz w:val="20"/>
            <w:szCs w:val="20"/>
            <w:lang w:val="en-GB"/>
          </w:rPr>
          <w:t>10.5194/bg-12-6125-2015</w:t>
        </w:r>
      </w:hyperlink>
      <w:r w:rsidRPr="001E7A27">
        <w:rPr>
          <w:rFonts w:cs="Times New Roman"/>
          <w:sz w:val="20"/>
          <w:szCs w:val="20"/>
          <w:lang w:val="en-GB"/>
        </w:rPr>
        <w:t>.</w:t>
      </w:r>
    </w:p>
    <w:p w14:paraId="16A03E13" w14:textId="699B919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Covey, K.R. and J.P. Megonigal, 2019: Methane production and emissions in trees and forests.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222(1)</w:t>
      </w:r>
      <w:r w:rsidRPr="001E7A27">
        <w:rPr>
          <w:rFonts w:cs="Times New Roman"/>
          <w:sz w:val="20"/>
          <w:szCs w:val="20"/>
          <w:lang w:val="en-GB"/>
        </w:rPr>
        <w:t>, 35–51, doi:</w:t>
      </w:r>
      <w:hyperlink r:id="rId214" w:history="1">
        <w:r w:rsidRPr="001E7A27">
          <w:rPr>
            <w:rStyle w:val="Hyperlink"/>
            <w:rFonts w:cs="Times New Roman"/>
            <w:sz w:val="20"/>
            <w:szCs w:val="20"/>
            <w:lang w:val="en-GB"/>
          </w:rPr>
          <w:t>10.1111/nph.15624</w:t>
        </w:r>
      </w:hyperlink>
      <w:r w:rsidRPr="001E7A27">
        <w:rPr>
          <w:rFonts w:cs="Times New Roman"/>
          <w:sz w:val="20"/>
          <w:szCs w:val="20"/>
          <w:lang w:val="en-GB"/>
        </w:rPr>
        <w:t>.</w:t>
      </w:r>
    </w:p>
    <w:p w14:paraId="102C70B9" w14:textId="1C98132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Cowtan, K. and R.G. Way, 2014: Coverage bias in the HadCRUT4 temperature series and its impact on recent temperature trends. </w:t>
      </w:r>
      <w:r w:rsidRPr="001E7A27">
        <w:rPr>
          <w:rFonts w:cs="Times New Roman"/>
          <w:i/>
          <w:sz w:val="20"/>
          <w:szCs w:val="20"/>
          <w:lang w:val="en-GB"/>
        </w:rPr>
        <w:t>Quarterly Journal of the Royal Meteorological Society</w:t>
      </w:r>
      <w:r w:rsidRPr="001E7A27">
        <w:rPr>
          <w:rFonts w:cs="Times New Roman"/>
          <w:sz w:val="20"/>
          <w:szCs w:val="20"/>
          <w:lang w:val="en-GB"/>
        </w:rPr>
        <w:t xml:space="preserve">, </w:t>
      </w:r>
      <w:r w:rsidRPr="001E7A27">
        <w:rPr>
          <w:rFonts w:cs="Times New Roman"/>
          <w:b/>
          <w:sz w:val="20"/>
          <w:szCs w:val="20"/>
          <w:lang w:val="en-GB"/>
        </w:rPr>
        <w:t>140(683)</w:t>
      </w:r>
      <w:r w:rsidRPr="001E7A27">
        <w:rPr>
          <w:rFonts w:cs="Times New Roman"/>
          <w:sz w:val="20"/>
          <w:szCs w:val="20"/>
          <w:lang w:val="en-GB"/>
        </w:rPr>
        <w:t>, 1935–1944, doi:</w:t>
      </w:r>
      <w:hyperlink r:id="rId215" w:history="1">
        <w:r w:rsidRPr="001E7A27">
          <w:rPr>
            <w:rStyle w:val="Hyperlink"/>
            <w:rFonts w:cs="Times New Roman"/>
            <w:sz w:val="20"/>
            <w:szCs w:val="20"/>
            <w:lang w:val="en-GB"/>
          </w:rPr>
          <w:t>10.1002/qj.2297</w:t>
        </w:r>
      </w:hyperlink>
      <w:r w:rsidRPr="001E7A27">
        <w:rPr>
          <w:rFonts w:cs="Times New Roman"/>
          <w:sz w:val="20"/>
          <w:szCs w:val="20"/>
          <w:lang w:val="en-GB"/>
        </w:rPr>
        <w:t>.</w:t>
      </w:r>
    </w:p>
    <w:p w14:paraId="11240F9F" w14:textId="5A81801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Cox, P.M., 2019: Emergent constraints on climate-carbon cycle feedbacks. </w:t>
      </w:r>
      <w:r w:rsidRPr="001E7A27">
        <w:rPr>
          <w:rFonts w:cs="Times New Roman"/>
          <w:i/>
          <w:sz w:val="20"/>
          <w:szCs w:val="20"/>
          <w:lang w:val="en-GB"/>
        </w:rPr>
        <w:t>Current Climate Change Reports</w:t>
      </w:r>
      <w:r w:rsidRPr="001E7A27">
        <w:rPr>
          <w:rFonts w:cs="Times New Roman"/>
          <w:sz w:val="20"/>
          <w:szCs w:val="20"/>
          <w:lang w:val="en-GB"/>
        </w:rPr>
        <w:t xml:space="preserve">, </w:t>
      </w:r>
      <w:r w:rsidRPr="001E7A27">
        <w:rPr>
          <w:rFonts w:cs="Times New Roman"/>
          <w:b/>
          <w:sz w:val="20"/>
          <w:szCs w:val="20"/>
          <w:lang w:val="en-GB"/>
        </w:rPr>
        <w:t>5(4)</w:t>
      </w:r>
      <w:r w:rsidRPr="001E7A27">
        <w:rPr>
          <w:rFonts w:cs="Times New Roman"/>
          <w:sz w:val="20"/>
          <w:szCs w:val="20"/>
          <w:lang w:val="en-GB"/>
        </w:rPr>
        <w:t>, 275–281, doi:</w:t>
      </w:r>
      <w:hyperlink r:id="rId216" w:history="1">
        <w:r w:rsidRPr="001E7A27">
          <w:rPr>
            <w:rStyle w:val="Hyperlink"/>
            <w:rFonts w:cs="Times New Roman"/>
            <w:sz w:val="20"/>
            <w:szCs w:val="20"/>
            <w:lang w:val="en-GB"/>
          </w:rPr>
          <w:t>10.1007/s40641-019-00141-y</w:t>
        </w:r>
      </w:hyperlink>
      <w:r w:rsidRPr="001E7A27">
        <w:rPr>
          <w:rFonts w:cs="Times New Roman"/>
          <w:sz w:val="20"/>
          <w:szCs w:val="20"/>
          <w:lang w:val="en-GB"/>
        </w:rPr>
        <w:t>.</w:t>
      </w:r>
    </w:p>
    <w:p w14:paraId="351B8623" w14:textId="0924A2A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Cox, P.M., R.A. Betts, C.D. Jones, S.A. Spall, and I.J. Totterdell, 2000: Acceleration of global warming due to carbon-cycle feedbacks in a coupled climate model.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408(6809)</w:t>
      </w:r>
      <w:r w:rsidRPr="001E7A27">
        <w:rPr>
          <w:rFonts w:cs="Times New Roman"/>
          <w:sz w:val="20"/>
          <w:szCs w:val="20"/>
          <w:lang w:val="en-GB"/>
        </w:rPr>
        <w:t>, 184–187, doi:</w:t>
      </w:r>
      <w:hyperlink r:id="rId217" w:history="1">
        <w:r w:rsidRPr="001E7A27">
          <w:rPr>
            <w:rStyle w:val="Hyperlink"/>
            <w:rFonts w:cs="Times New Roman"/>
            <w:sz w:val="20"/>
            <w:szCs w:val="20"/>
            <w:lang w:val="en-GB"/>
          </w:rPr>
          <w:t>10.1038/35041539</w:t>
        </w:r>
      </w:hyperlink>
      <w:r w:rsidRPr="001E7A27">
        <w:rPr>
          <w:rFonts w:cs="Times New Roman"/>
          <w:sz w:val="20"/>
          <w:szCs w:val="20"/>
          <w:lang w:val="en-GB"/>
        </w:rPr>
        <w:t>.</w:t>
      </w:r>
    </w:p>
    <w:p w14:paraId="5D7FBADA" w14:textId="6493BF2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Cox, P.M. et al., 2004: Amazonian forest dieback under climate-carbon cycle projections for the 21st century. </w:t>
      </w:r>
      <w:r w:rsidRPr="001E7A27">
        <w:rPr>
          <w:rFonts w:cs="Times New Roman"/>
          <w:i/>
          <w:sz w:val="20"/>
          <w:szCs w:val="20"/>
          <w:lang w:val="en-GB"/>
        </w:rPr>
        <w:t>Theoretical and Applied Climatology</w:t>
      </w:r>
      <w:r w:rsidRPr="001E7A27">
        <w:rPr>
          <w:rFonts w:cs="Times New Roman"/>
          <w:sz w:val="20"/>
          <w:szCs w:val="20"/>
          <w:lang w:val="en-GB"/>
        </w:rPr>
        <w:t xml:space="preserve">, </w:t>
      </w:r>
      <w:r w:rsidRPr="001E7A27">
        <w:rPr>
          <w:rFonts w:cs="Times New Roman"/>
          <w:b/>
          <w:sz w:val="20"/>
          <w:szCs w:val="20"/>
          <w:lang w:val="en-GB"/>
        </w:rPr>
        <w:t>78(1–3)</w:t>
      </w:r>
      <w:r w:rsidRPr="001E7A27">
        <w:rPr>
          <w:rFonts w:cs="Times New Roman"/>
          <w:sz w:val="20"/>
          <w:szCs w:val="20"/>
          <w:lang w:val="en-GB"/>
        </w:rPr>
        <w:t>, 137–156, doi:</w:t>
      </w:r>
      <w:hyperlink r:id="rId218" w:history="1">
        <w:r w:rsidRPr="001E7A27">
          <w:rPr>
            <w:rStyle w:val="Hyperlink"/>
            <w:rFonts w:cs="Times New Roman"/>
            <w:sz w:val="20"/>
            <w:szCs w:val="20"/>
            <w:lang w:val="en-GB"/>
          </w:rPr>
          <w:t>10.1007/s00704-004-0049-4</w:t>
        </w:r>
      </w:hyperlink>
      <w:r w:rsidRPr="001E7A27">
        <w:rPr>
          <w:rFonts w:cs="Times New Roman"/>
          <w:sz w:val="20"/>
          <w:szCs w:val="20"/>
          <w:lang w:val="en-GB"/>
        </w:rPr>
        <w:t>.</w:t>
      </w:r>
    </w:p>
    <w:p w14:paraId="1319948A" w14:textId="3BD14A9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Cox, P.M. et al., 2013a: Sensitivity of tropical carbon to climate change constrained by carbon dioxide variability.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494(7437)</w:t>
      </w:r>
      <w:r w:rsidRPr="001E7A27">
        <w:rPr>
          <w:rFonts w:cs="Times New Roman"/>
          <w:sz w:val="20"/>
          <w:szCs w:val="20"/>
          <w:lang w:val="en-GB"/>
        </w:rPr>
        <w:t>, 341–344, doi:</w:t>
      </w:r>
      <w:hyperlink r:id="rId219" w:history="1">
        <w:r w:rsidRPr="001E7A27">
          <w:rPr>
            <w:rStyle w:val="Hyperlink"/>
            <w:rFonts w:cs="Times New Roman"/>
            <w:sz w:val="20"/>
            <w:szCs w:val="20"/>
            <w:lang w:val="en-GB"/>
          </w:rPr>
          <w:t>10.1038/nature11882</w:t>
        </w:r>
      </w:hyperlink>
      <w:r w:rsidRPr="001E7A27">
        <w:rPr>
          <w:rFonts w:cs="Times New Roman"/>
          <w:sz w:val="20"/>
          <w:szCs w:val="20"/>
          <w:lang w:val="en-GB"/>
        </w:rPr>
        <w:t>.</w:t>
      </w:r>
    </w:p>
    <w:p w14:paraId="6726F61E" w14:textId="6D3FFB3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Cox, P.M. et al., 2013b: Sensitivity of tropical carbon to climate change constrained by carbon dioxide variability.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494(7437)</w:t>
      </w:r>
      <w:r w:rsidRPr="001E7A27">
        <w:rPr>
          <w:rFonts w:cs="Times New Roman"/>
          <w:sz w:val="20"/>
          <w:szCs w:val="20"/>
          <w:lang w:val="en-GB"/>
        </w:rPr>
        <w:t>, 341–344, doi:</w:t>
      </w:r>
      <w:hyperlink r:id="rId220" w:history="1">
        <w:r w:rsidRPr="001E7A27">
          <w:rPr>
            <w:rStyle w:val="Hyperlink"/>
            <w:rFonts w:cs="Times New Roman"/>
            <w:sz w:val="20"/>
            <w:szCs w:val="20"/>
            <w:lang w:val="en-GB"/>
          </w:rPr>
          <w:t>10.1038/nature11882</w:t>
        </w:r>
      </w:hyperlink>
      <w:r w:rsidRPr="001E7A27">
        <w:rPr>
          <w:rFonts w:cs="Times New Roman"/>
          <w:sz w:val="20"/>
          <w:szCs w:val="20"/>
          <w:lang w:val="en-GB"/>
        </w:rPr>
        <w:t>.</w:t>
      </w:r>
    </w:p>
    <w:p w14:paraId="4A95A9E0" w14:textId="1659366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Crawford, J.T. et al., 2017: Spatial heterogeneity of within-stream methane concentrations. </w:t>
      </w:r>
      <w:r w:rsidRPr="001E7A27">
        <w:rPr>
          <w:rFonts w:cs="Times New Roman"/>
          <w:i/>
          <w:sz w:val="20"/>
          <w:szCs w:val="20"/>
          <w:lang w:val="en-GB"/>
        </w:rPr>
        <w:t>Journal of Geophysical Research: Biogeosciences</w:t>
      </w:r>
      <w:r w:rsidRPr="001E7A27">
        <w:rPr>
          <w:rFonts w:cs="Times New Roman"/>
          <w:sz w:val="20"/>
          <w:szCs w:val="20"/>
          <w:lang w:val="en-GB"/>
        </w:rPr>
        <w:t xml:space="preserve">, </w:t>
      </w:r>
      <w:r w:rsidRPr="001E7A27">
        <w:rPr>
          <w:rFonts w:cs="Times New Roman"/>
          <w:b/>
          <w:sz w:val="20"/>
          <w:szCs w:val="20"/>
          <w:lang w:val="en-GB"/>
        </w:rPr>
        <w:t>122(5)</w:t>
      </w:r>
      <w:r w:rsidRPr="001E7A27">
        <w:rPr>
          <w:rFonts w:cs="Times New Roman"/>
          <w:sz w:val="20"/>
          <w:szCs w:val="20"/>
          <w:lang w:val="en-GB"/>
        </w:rPr>
        <w:t>, 1036–1048, doi:</w:t>
      </w:r>
      <w:hyperlink r:id="rId221" w:history="1">
        <w:r w:rsidRPr="001E7A27">
          <w:rPr>
            <w:rStyle w:val="Hyperlink"/>
            <w:rFonts w:cs="Times New Roman"/>
            <w:sz w:val="20"/>
            <w:szCs w:val="20"/>
            <w:lang w:val="en-GB"/>
          </w:rPr>
          <w:t>10.1002/2016jg003698</w:t>
        </w:r>
      </w:hyperlink>
      <w:r w:rsidRPr="001E7A27">
        <w:rPr>
          <w:rFonts w:cs="Times New Roman"/>
          <w:sz w:val="20"/>
          <w:szCs w:val="20"/>
          <w:lang w:val="en-GB"/>
        </w:rPr>
        <w:t>.</w:t>
      </w:r>
    </w:p>
    <w:p w14:paraId="7788B101" w14:textId="46D6BEC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Creese, C., S. Oberbauer, P. Rundel, and L. Sack, 2014: Are fern stomatal responses to different stimuli coordinated? Testing responses to light, vapor pressure deficit, and CO2 for diverse species grown under contrasting irradiances.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204(1)</w:t>
      </w:r>
      <w:r w:rsidRPr="001E7A27">
        <w:rPr>
          <w:rFonts w:cs="Times New Roman"/>
          <w:sz w:val="20"/>
          <w:szCs w:val="20"/>
          <w:lang w:val="en-GB"/>
        </w:rPr>
        <w:t>, 92–104, doi:</w:t>
      </w:r>
      <w:hyperlink r:id="rId222" w:history="1">
        <w:r w:rsidRPr="001E7A27">
          <w:rPr>
            <w:rStyle w:val="Hyperlink"/>
            <w:rFonts w:cs="Times New Roman"/>
            <w:sz w:val="20"/>
            <w:szCs w:val="20"/>
            <w:lang w:val="en-GB"/>
          </w:rPr>
          <w:t>10.1111/nph.12922</w:t>
        </w:r>
      </w:hyperlink>
      <w:r w:rsidRPr="001E7A27">
        <w:rPr>
          <w:rFonts w:cs="Times New Roman"/>
          <w:sz w:val="20"/>
          <w:szCs w:val="20"/>
          <w:lang w:val="en-GB"/>
        </w:rPr>
        <w:t>.</w:t>
      </w:r>
    </w:p>
    <w:p w14:paraId="376289DA" w14:textId="4CFAF65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Crichton, K.A., N. Bouttes, D.M. Roche, J. Chappellaz, and G. Krinner, 2016: Permafrost carbon as a missing link to explain CO2 changes during the last deglaciation.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9(9)</w:t>
      </w:r>
      <w:r w:rsidRPr="001E7A27">
        <w:rPr>
          <w:rFonts w:cs="Times New Roman"/>
          <w:sz w:val="20"/>
          <w:szCs w:val="20"/>
          <w:lang w:val="en-GB"/>
        </w:rPr>
        <w:t>, 683–686, doi:</w:t>
      </w:r>
      <w:hyperlink r:id="rId223" w:history="1">
        <w:r w:rsidRPr="001E7A27">
          <w:rPr>
            <w:rStyle w:val="Hyperlink"/>
            <w:rFonts w:cs="Times New Roman"/>
            <w:sz w:val="20"/>
            <w:szCs w:val="20"/>
            <w:lang w:val="en-GB"/>
          </w:rPr>
          <w:t>10.1038/ngeo2793</w:t>
        </w:r>
      </w:hyperlink>
      <w:r w:rsidRPr="001E7A27">
        <w:rPr>
          <w:rFonts w:cs="Times New Roman"/>
          <w:sz w:val="20"/>
          <w:szCs w:val="20"/>
          <w:lang w:val="en-GB"/>
        </w:rPr>
        <w:t>.</w:t>
      </w:r>
    </w:p>
    <w:p w14:paraId="52C9857B" w14:textId="77822B7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Crippa, M. et al., 2020: High resolution temporal profiles in the Emissions Database for Global Atmospheric Research. </w:t>
      </w:r>
      <w:r w:rsidRPr="001E7A27">
        <w:rPr>
          <w:rFonts w:cs="Times New Roman"/>
          <w:i/>
          <w:sz w:val="20"/>
          <w:szCs w:val="20"/>
          <w:lang w:val="en-GB"/>
        </w:rPr>
        <w:t>Scientific Data</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121, doi:</w:t>
      </w:r>
      <w:hyperlink r:id="rId224" w:history="1">
        <w:r w:rsidRPr="001E7A27">
          <w:rPr>
            <w:rStyle w:val="Hyperlink"/>
            <w:rFonts w:cs="Times New Roman"/>
            <w:sz w:val="20"/>
            <w:szCs w:val="20"/>
            <w:lang w:val="en-GB"/>
          </w:rPr>
          <w:t>10.1038/s41597-020-0462-2</w:t>
        </w:r>
      </w:hyperlink>
      <w:r w:rsidRPr="001E7A27">
        <w:rPr>
          <w:rFonts w:cs="Times New Roman"/>
          <w:sz w:val="20"/>
          <w:szCs w:val="20"/>
          <w:lang w:val="en-GB"/>
        </w:rPr>
        <w:t>.</w:t>
      </w:r>
    </w:p>
    <w:p w14:paraId="57C987E2" w14:textId="2DB25F1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Cronin, M.F. et al., 2019: Air-sea fluxes with a focus on heat and momentum. </w:t>
      </w:r>
      <w:r w:rsidRPr="001E7A27">
        <w:rPr>
          <w:rFonts w:cs="Times New Roman"/>
          <w:i/>
          <w:sz w:val="20"/>
          <w:szCs w:val="20"/>
          <w:lang w:val="en-GB"/>
        </w:rPr>
        <w:t>Frontiers in Marine Science</w:t>
      </w:r>
      <w:r w:rsidRPr="001E7A27">
        <w:rPr>
          <w:rFonts w:cs="Times New Roman"/>
          <w:sz w:val="20"/>
          <w:szCs w:val="20"/>
          <w:lang w:val="en-GB"/>
        </w:rPr>
        <w:t xml:space="preserve">, </w:t>
      </w:r>
      <w:r w:rsidRPr="001E7A27">
        <w:rPr>
          <w:rFonts w:cs="Times New Roman"/>
          <w:b/>
          <w:sz w:val="20"/>
          <w:szCs w:val="20"/>
          <w:lang w:val="en-GB"/>
        </w:rPr>
        <w:t>6(JUL)</w:t>
      </w:r>
      <w:r w:rsidRPr="001E7A27">
        <w:rPr>
          <w:rFonts w:cs="Times New Roman"/>
          <w:sz w:val="20"/>
          <w:szCs w:val="20"/>
          <w:lang w:val="en-GB"/>
        </w:rPr>
        <w:t>, 430, doi:</w:t>
      </w:r>
      <w:hyperlink r:id="rId225" w:history="1">
        <w:r w:rsidRPr="001E7A27">
          <w:rPr>
            <w:rStyle w:val="Hyperlink"/>
            <w:rFonts w:cs="Times New Roman"/>
            <w:sz w:val="20"/>
            <w:szCs w:val="20"/>
            <w:lang w:val="en-GB"/>
          </w:rPr>
          <w:t>10.3389/fmars.2019.00430</w:t>
        </w:r>
      </w:hyperlink>
      <w:r w:rsidRPr="001E7A27">
        <w:rPr>
          <w:rFonts w:cs="Times New Roman"/>
          <w:sz w:val="20"/>
          <w:szCs w:val="20"/>
          <w:lang w:val="en-GB"/>
        </w:rPr>
        <w:t>.</w:t>
      </w:r>
    </w:p>
    <w:p w14:paraId="2EF7A963" w14:textId="150D01C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Cross, J.N., J.T. Mathis, R.S. Pickart, and N.R. Bates, 2018: Formation and transport of corrosive water in the Pacific Arctic region. </w:t>
      </w:r>
      <w:r w:rsidRPr="001E7A27">
        <w:rPr>
          <w:rFonts w:cs="Times New Roman"/>
          <w:i/>
          <w:sz w:val="20"/>
          <w:szCs w:val="20"/>
          <w:lang w:val="en-GB"/>
        </w:rPr>
        <w:t>Deep Sea Research Part II: Topical Studies in Oceanography</w:t>
      </w:r>
      <w:r w:rsidRPr="001E7A27">
        <w:rPr>
          <w:rFonts w:cs="Times New Roman"/>
          <w:sz w:val="20"/>
          <w:szCs w:val="20"/>
          <w:lang w:val="en-GB"/>
        </w:rPr>
        <w:t xml:space="preserve">, </w:t>
      </w:r>
      <w:r w:rsidRPr="001E7A27">
        <w:rPr>
          <w:rFonts w:cs="Times New Roman"/>
          <w:b/>
          <w:sz w:val="20"/>
          <w:szCs w:val="20"/>
          <w:lang w:val="en-GB"/>
        </w:rPr>
        <w:t>152</w:t>
      </w:r>
      <w:r w:rsidRPr="001E7A27">
        <w:rPr>
          <w:rFonts w:cs="Times New Roman"/>
          <w:sz w:val="20"/>
          <w:szCs w:val="20"/>
          <w:lang w:val="en-GB"/>
        </w:rPr>
        <w:t>, 67–81, doi:</w:t>
      </w:r>
      <w:hyperlink r:id="rId226" w:history="1">
        <w:r w:rsidRPr="001E7A27">
          <w:rPr>
            <w:rStyle w:val="Hyperlink"/>
            <w:rFonts w:cs="Times New Roman"/>
            <w:sz w:val="20"/>
            <w:szCs w:val="20"/>
            <w:lang w:val="en-GB"/>
          </w:rPr>
          <w:t>10.1016/j.dsr2.2018.05.020</w:t>
        </w:r>
      </w:hyperlink>
      <w:r w:rsidRPr="001E7A27">
        <w:rPr>
          <w:rFonts w:cs="Times New Roman"/>
          <w:sz w:val="20"/>
          <w:szCs w:val="20"/>
          <w:lang w:val="en-GB"/>
        </w:rPr>
        <w:t>.</w:t>
      </w:r>
    </w:p>
    <w:p w14:paraId="2F0B1AC5" w14:textId="77C00AD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Crowley, J.W., R.F. Katz, P. Huybers, C.H. Langmuir, and S.-H. Park, 2015: Glacial cycles drive variations in the production of oceanic crust.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347(6227)</w:t>
      </w:r>
      <w:r w:rsidRPr="001E7A27">
        <w:rPr>
          <w:rFonts w:cs="Times New Roman"/>
          <w:sz w:val="20"/>
          <w:szCs w:val="20"/>
          <w:lang w:val="en-GB"/>
        </w:rPr>
        <w:t>, 1237–1240, doi:</w:t>
      </w:r>
      <w:hyperlink r:id="rId227" w:history="1">
        <w:r w:rsidRPr="001E7A27">
          <w:rPr>
            <w:rStyle w:val="Hyperlink"/>
            <w:rFonts w:cs="Times New Roman"/>
            <w:sz w:val="20"/>
            <w:szCs w:val="20"/>
            <w:lang w:val="en-GB"/>
          </w:rPr>
          <w:t>10.1126/science.1261508</w:t>
        </w:r>
      </w:hyperlink>
      <w:r w:rsidRPr="001E7A27">
        <w:rPr>
          <w:rFonts w:cs="Times New Roman"/>
          <w:sz w:val="20"/>
          <w:szCs w:val="20"/>
          <w:lang w:val="en-GB"/>
        </w:rPr>
        <w:t>.</w:t>
      </w:r>
    </w:p>
    <w:p w14:paraId="1D6D2863" w14:textId="76BAEE9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Cui, Y. et al., 2011: Slow release of fossil carbon during the Palaeocene–Eocene Thermal Maximum.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4(7)</w:t>
      </w:r>
      <w:r w:rsidRPr="001E7A27">
        <w:rPr>
          <w:rFonts w:cs="Times New Roman"/>
          <w:sz w:val="20"/>
          <w:szCs w:val="20"/>
          <w:lang w:val="en-GB"/>
        </w:rPr>
        <w:t>, 481–485, doi:</w:t>
      </w:r>
      <w:hyperlink r:id="rId228" w:history="1">
        <w:r w:rsidRPr="001E7A27">
          <w:rPr>
            <w:rStyle w:val="Hyperlink"/>
            <w:rFonts w:cs="Times New Roman"/>
            <w:sz w:val="20"/>
            <w:szCs w:val="20"/>
            <w:lang w:val="en-GB"/>
          </w:rPr>
          <w:t>10.1038/ngeo1179</w:t>
        </w:r>
      </w:hyperlink>
      <w:r w:rsidRPr="001E7A27">
        <w:rPr>
          <w:rFonts w:cs="Times New Roman"/>
          <w:sz w:val="20"/>
          <w:szCs w:val="20"/>
          <w:lang w:val="en-GB"/>
        </w:rPr>
        <w:t>.</w:t>
      </w:r>
    </w:p>
    <w:p w14:paraId="7C5F4ED9" w14:textId="0A0ACF5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D’Olivo, J.P., M.T. McCulloch, S.M. Eggins, and J. Trotter, 2015: Coral records of reef-water pH across the central Great Barrier Reef, Australia: assessing the influence of river runoff on inshore reefs.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12(4)</w:t>
      </w:r>
      <w:r w:rsidRPr="001E7A27">
        <w:rPr>
          <w:rFonts w:cs="Times New Roman"/>
          <w:sz w:val="20"/>
          <w:szCs w:val="20"/>
          <w:lang w:val="en-GB"/>
        </w:rPr>
        <w:t>, 1223–1236, doi:</w:t>
      </w:r>
      <w:hyperlink r:id="rId229" w:history="1">
        <w:r w:rsidRPr="001E7A27">
          <w:rPr>
            <w:rStyle w:val="Hyperlink"/>
            <w:rFonts w:cs="Times New Roman"/>
            <w:sz w:val="20"/>
            <w:szCs w:val="20"/>
            <w:lang w:val="en-GB"/>
          </w:rPr>
          <w:t>10.5194/bg-12-1223-2015</w:t>
        </w:r>
      </w:hyperlink>
      <w:r w:rsidRPr="001E7A27">
        <w:rPr>
          <w:rFonts w:cs="Times New Roman"/>
          <w:sz w:val="20"/>
          <w:szCs w:val="20"/>
          <w:lang w:val="en-GB"/>
        </w:rPr>
        <w:t>.</w:t>
      </w:r>
    </w:p>
    <w:p w14:paraId="5BC058F3" w14:textId="7BFE8CC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Dagon, K. and D.P. Schrag, 2019: Quantifying the effects of solar geoengineering on vegetation. </w:t>
      </w:r>
      <w:r w:rsidRPr="001E7A27">
        <w:rPr>
          <w:rFonts w:cs="Times New Roman"/>
          <w:i/>
          <w:sz w:val="20"/>
          <w:szCs w:val="20"/>
          <w:lang w:val="en-GB"/>
        </w:rPr>
        <w:t>Climatic Change</w:t>
      </w:r>
      <w:r w:rsidRPr="001E7A27">
        <w:rPr>
          <w:rFonts w:cs="Times New Roman"/>
          <w:sz w:val="20"/>
          <w:szCs w:val="20"/>
          <w:lang w:val="en-GB"/>
        </w:rPr>
        <w:t xml:space="preserve">, </w:t>
      </w:r>
      <w:r w:rsidRPr="001E7A27">
        <w:rPr>
          <w:rFonts w:cs="Times New Roman"/>
          <w:b/>
          <w:sz w:val="20"/>
          <w:szCs w:val="20"/>
          <w:lang w:val="en-GB"/>
        </w:rPr>
        <w:t>153(1–2)</w:t>
      </w:r>
      <w:r w:rsidRPr="001E7A27">
        <w:rPr>
          <w:rFonts w:cs="Times New Roman"/>
          <w:sz w:val="20"/>
          <w:szCs w:val="20"/>
          <w:lang w:val="en-GB"/>
        </w:rPr>
        <w:t>, 235–251, doi:</w:t>
      </w:r>
      <w:hyperlink r:id="rId230" w:history="1">
        <w:r w:rsidRPr="001E7A27">
          <w:rPr>
            <w:rStyle w:val="Hyperlink"/>
            <w:rFonts w:cs="Times New Roman"/>
            <w:sz w:val="20"/>
            <w:szCs w:val="20"/>
            <w:lang w:val="en-GB"/>
          </w:rPr>
          <w:t>10.1007/s10584-019-02387-9</w:t>
        </w:r>
      </w:hyperlink>
      <w:r w:rsidRPr="001E7A27">
        <w:rPr>
          <w:rFonts w:cs="Times New Roman"/>
          <w:sz w:val="20"/>
          <w:szCs w:val="20"/>
          <w:lang w:val="en-GB"/>
        </w:rPr>
        <w:t>.</w:t>
      </w:r>
    </w:p>
    <w:p w14:paraId="6F6C5043" w14:textId="2C1ABBD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Dalsøren, S.B. et al., 2016: Atmospheric methane evolution the last 40 years.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16(5)</w:t>
      </w:r>
      <w:r w:rsidRPr="001E7A27">
        <w:rPr>
          <w:rFonts w:cs="Times New Roman"/>
          <w:sz w:val="20"/>
          <w:szCs w:val="20"/>
          <w:lang w:val="en-GB"/>
        </w:rPr>
        <w:t>, 3099–3126, doi:</w:t>
      </w:r>
      <w:hyperlink r:id="rId231" w:history="1">
        <w:r w:rsidRPr="001E7A27">
          <w:rPr>
            <w:rStyle w:val="Hyperlink"/>
            <w:rFonts w:cs="Times New Roman"/>
            <w:sz w:val="20"/>
            <w:szCs w:val="20"/>
            <w:lang w:val="en-GB"/>
          </w:rPr>
          <w:t>10.5194/acp-16-3099-2016</w:t>
        </w:r>
      </w:hyperlink>
      <w:r w:rsidRPr="001E7A27">
        <w:rPr>
          <w:rFonts w:cs="Times New Roman"/>
          <w:sz w:val="20"/>
          <w:szCs w:val="20"/>
          <w:lang w:val="en-GB"/>
        </w:rPr>
        <w:t>.</w:t>
      </w:r>
    </w:p>
    <w:p w14:paraId="18A4B259" w14:textId="02258CF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Daneshvar, F. et al., 2017: Evaluating the significance of wetland restoration scenarios on phosphorus removal. </w:t>
      </w:r>
      <w:r w:rsidRPr="001E7A27">
        <w:rPr>
          <w:rFonts w:cs="Times New Roman"/>
          <w:i/>
          <w:sz w:val="20"/>
          <w:szCs w:val="20"/>
          <w:lang w:val="en-GB"/>
        </w:rPr>
        <w:t>Journal of Environmental Management</w:t>
      </w:r>
      <w:r w:rsidRPr="001E7A27">
        <w:rPr>
          <w:rFonts w:cs="Times New Roman"/>
          <w:sz w:val="20"/>
          <w:szCs w:val="20"/>
          <w:lang w:val="en-GB"/>
        </w:rPr>
        <w:t xml:space="preserve">, </w:t>
      </w:r>
      <w:r w:rsidRPr="001E7A27">
        <w:rPr>
          <w:rFonts w:cs="Times New Roman"/>
          <w:b/>
          <w:sz w:val="20"/>
          <w:szCs w:val="20"/>
          <w:lang w:val="en-GB"/>
        </w:rPr>
        <w:t>192</w:t>
      </w:r>
      <w:r w:rsidRPr="001E7A27">
        <w:rPr>
          <w:rFonts w:cs="Times New Roman"/>
          <w:sz w:val="20"/>
          <w:szCs w:val="20"/>
          <w:lang w:val="en-GB"/>
        </w:rPr>
        <w:t>, 184–196, doi:</w:t>
      </w:r>
      <w:hyperlink r:id="rId232" w:history="1">
        <w:r w:rsidRPr="001E7A27">
          <w:rPr>
            <w:rStyle w:val="Hyperlink"/>
            <w:rFonts w:cs="Times New Roman"/>
            <w:sz w:val="20"/>
            <w:szCs w:val="20"/>
            <w:lang w:val="en-GB"/>
          </w:rPr>
          <w:t>10.1016/j.jenvman.2017.01.059</w:t>
        </w:r>
      </w:hyperlink>
      <w:r w:rsidRPr="001E7A27">
        <w:rPr>
          <w:rFonts w:cs="Times New Roman"/>
          <w:sz w:val="20"/>
          <w:szCs w:val="20"/>
          <w:lang w:val="en-GB"/>
        </w:rPr>
        <w:t>.</w:t>
      </w:r>
    </w:p>
    <w:p w14:paraId="759E85E5" w14:textId="4E93306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Dargie, G.C. et al., 2017: Age, extent and carbon storage of the central Congo Basin peatland complex.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542(7639)</w:t>
      </w:r>
      <w:r w:rsidRPr="001E7A27">
        <w:rPr>
          <w:rFonts w:cs="Times New Roman"/>
          <w:sz w:val="20"/>
          <w:szCs w:val="20"/>
          <w:lang w:val="en-GB"/>
        </w:rPr>
        <w:t>, doi:</w:t>
      </w:r>
      <w:hyperlink r:id="rId233" w:history="1">
        <w:r w:rsidRPr="001E7A27">
          <w:rPr>
            <w:rStyle w:val="Hyperlink"/>
            <w:rFonts w:cs="Times New Roman"/>
            <w:sz w:val="20"/>
            <w:szCs w:val="20"/>
            <w:lang w:val="en-GB"/>
          </w:rPr>
          <w:t>10.1038/nature21048</w:t>
        </w:r>
      </w:hyperlink>
      <w:r w:rsidRPr="001E7A27">
        <w:rPr>
          <w:rFonts w:cs="Times New Roman"/>
          <w:sz w:val="20"/>
          <w:szCs w:val="20"/>
          <w:lang w:val="en-GB"/>
        </w:rPr>
        <w:t>.</w:t>
      </w:r>
    </w:p>
    <w:p w14:paraId="7FB42C03" w14:textId="00084B0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Davidson, E.A., 2009: The contribution of manure and fertilizer nitrogen to atmospheric nitrous oxide since 1860.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2(9)</w:t>
      </w:r>
      <w:r w:rsidRPr="001E7A27">
        <w:rPr>
          <w:rFonts w:cs="Times New Roman"/>
          <w:sz w:val="20"/>
          <w:szCs w:val="20"/>
          <w:lang w:val="en-GB"/>
        </w:rPr>
        <w:t>, 659–662, doi:</w:t>
      </w:r>
      <w:hyperlink r:id="rId234" w:history="1">
        <w:r w:rsidRPr="001E7A27">
          <w:rPr>
            <w:rStyle w:val="Hyperlink"/>
            <w:rFonts w:cs="Times New Roman"/>
            <w:sz w:val="20"/>
            <w:szCs w:val="20"/>
            <w:lang w:val="en-GB"/>
          </w:rPr>
          <w:t>10.1038/ngeo608</w:t>
        </w:r>
      </w:hyperlink>
      <w:r w:rsidRPr="001E7A27">
        <w:rPr>
          <w:rFonts w:cs="Times New Roman"/>
          <w:sz w:val="20"/>
          <w:szCs w:val="20"/>
          <w:lang w:val="en-GB"/>
        </w:rPr>
        <w:t>.</w:t>
      </w:r>
    </w:p>
    <w:p w14:paraId="59326258" w14:textId="203A88C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Davies-Barnard, T. et al., 2020: Nitrogen cycling in CMIP6 land surface models: progress and limitations.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17(20)</w:t>
      </w:r>
      <w:r w:rsidRPr="001E7A27">
        <w:rPr>
          <w:rFonts w:cs="Times New Roman"/>
          <w:sz w:val="20"/>
          <w:szCs w:val="20"/>
          <w:lang w:val="en-GB"/>
        </w:rPr>
        <w:t>, 5129–5148, doi:</w:t>
      </w:r>
      <w:hyperlink r:id="rId235" w:history="1">
        <w:r w:rsidRPr="001E7A27">
          <w:rPr>
            <w:rStyle w:val="Hyperlink"/>
            <w:rFonts w:cs="Times New Roman"/>
            <w:sz w:val="20"/>
            <w:szCs w:val="20"/>
            <w:lang w:val="en-GB"/>
          </w:rPr>
          <w:t>10.5194/bg-17-5129-2020</w:t>
        </w:r>
      </w:hyperlink>
      <w:r w:rsidRPr="001E7A27">
        <w:rPr>
          <w:rFonts w:cs="Times New Roman"/>
          <w:sz w:val="20"/>
          <w:szCs w:val="20"/>
          <w:lang w:val="en-GB"/>
        </w:rPr>
        <w:t>.</w:t>
      </w:r>
    </w:p>
    <w:p w14:paraId="009ED467" w14:textId="3FBF795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 Coninck, H. et al., 2018: Strengthening and Implementing the Global Response. In: </w:t>
      </w:r>
      <w:r w:rsidRPr="001E7A27">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1E7A27">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313–444.</w:t>
      </w:r>
    </w:p>
    <w:p w14:paraId="2F9F27B8" w14:textId="2D882B3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 Kauwe, M.G. et al., 2013: Forest water use and water use efficiency at elevated CO2 : a model-data intercomparison at two contrasting temperate forest FACE sites.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19(6)</w:t>
      </w:r>
      <w:r w:rsidRPr="001E7A27">
        <w:rPr>
          <w:rFonts w:cs="Times New Roman"/>
          <w:sz w:val="20"/>
          <w:szCs w:val="20"/>
          <w:lang w:val="en-GB"/>
        </w:rPr>
        <w:t>, 1759–1779, doi:</w:t>
      </w:r>
      <w:hyperlink r:id="rId236" w:history="1">
        <w:r w:rsidRPr="001E7A27">
          <w:rPr>
            <w:rStyle w:val="Hyperlink"/>
            <w:rFonts w:cs="Times New Roman"/>
            <w:sz w:val="20"/>
            <w:szCs w:val="20"/>
            <w:lang w:val="en-GB"/>
          </w:rPr>
          <w:t>10.1111/gcb.12164</w:t>
        </w:r>
      </w:hyperlink>
      <w:r w:rsidRPr="001E7A27">
        <w:rPr>
          <w:rFonts w:cs="Times New Roman"/>
          <w:sz w:val="20"/>
          <w:szCs w:val="20"/>
          <w:lang w:val="en-GB"/>
        </w:rPr>
        <w:t>.</w:t>
      </w:r>
    </w:p>
    <w:p w14:paraId="5BEF21BE" w14:textId="4420A64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 Kauwe, M.G. et al., 2014: Where does the carbon go? A model-data intercomparison of vegetation carbon allocation and turnover processes at two temperate forest free-air CO2 enrichment sites.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203(3)</w:t>
      </w:r>
      <w:r w:rsidRPr="001E7A27">
        <w:rPr>
          <w:rFonts w:cs="Times New Roman"/>
          <w:sz w:val="20"/>
          <w:szCs w:val="20"/>
          <w:lang w:val="en-GB"/>
        </w:rPr>
        <w:t>, 883–</w:t>
      </w:r>
      <w:r w:rsidRPr="001E7A27">
        <w:rPr>
          <w:rFonts w:cs="Times New Roman"/>
          <w:sz w:val="20"/>
          <w:szCs w:val="20"/>
          <w:lang w:val="en-GB"/>
        </w:rPr>
        <w:lastRenderedPageBreak/>
        <w:t>899, doi:</w:t>
      </w:r>
      <w:hyperlink r:id="rId237" w:history="1">
        <w:r w:rsidRPr="001E7A27">
          <w:rPr>
            <w:rStyle w:val="Hyperlink"/>
            <w:rFonts w:cs="Times New Roman"/>
            <w:sz w:val="20"/>
            <w:szCs w:val="20"/>
            <w:lang w:val="en-GB"/>
          </w:rPr>
          <w:t>10.1111/nph.12847</w:t>
        </w:r>
      </w:hyperlink>
      <w:r w:rsidRPr="001E7A27">
        <w:rPr>
          <w:rFonts w:cs="Times New Roman"/>
          <w:sz w:val="20"/>
          <w:szCs w:val="20"/>
          <w:lang w:val="en-GB"/>
        </w:rPr>
        <w:t>.</w:t>
      </w:r>
    </w:p>
    <w:p w14:paraId="33988D2C" w14:textId="70BAB59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 la Vega, E., T.B. Chalk, P.A. Wilson, R.P. Bysani, and G.L. Foster, 2020: Atmospheric CO2 during the Mid-Piacenzian Warm Period and the M2 glaciation.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11002, doi:</w:t>
      </w:r>
      <w:hyperlink r:id="rId238" w:history="1">
        <w:r w:rsidRPr="001E7A27">
          <w:rPr>
            <w:rStyle w:val="Hyperlink"/>
            <w:rFonts w:cs="Times New Roman"/>
            <w:sz w:val="20"/>
            <w:szCs w:val="20"/>
            <w:lang w:val="en-GB"/>
          </w:rPr>
          <w:t>10.1038/s41598-020-67154-8</w:t>
        </w:r>
      </w:hyperlink>
      <w:r w:rsidRPr="001E7A27">
        <w:rPr>
          <w:rFonts w:cs="Times New Roman"/>
          <w:sz w:val="20"/>
          <w:szCs w:val="20"/>
          <w:lang w:val="en-GB"/>
        </w:rPr>
        <w:t>.</w:t>
      </w:r>
    </w:p>
    <w:p w14:paraId="45D6338F" w14:textId="030100F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 Oliveira Garcia, W. et al., 2020: Impacts of enhanced weathering on biomass production for negative emission technologies and soil hydrology.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17(7)</w:t>
      </w:r>
      <w:r w:rsidRPr="001E7A27">
        <w:rPr>
          <w:rFonts w:cs="Times New Roman"/>
          <w:sz w:val="20"/>
          <w:szCs w:val="20"/>
          <w:lang w:val="en-GB"/>
        </w:rPr>
        <w:t>, 2107–2133, doi:</w:t>
      </w:r>
      <w:hyperlink r:id="rId239" w:history="1">
        <w:r w:rsidRPr="001E7A27">
          <w:rPr>
            <w:rStyle w:val="Hyperlink"/>
            <w:rFonts w:cs="Times New Roman"/>
            <w:sz w:val="20"/>
            <w:szCs w:val="20"/>
            <w:lang w:val="en-GB"/>
          </w:rPr>
          <w:t>10.5194/bg-17-2107-2020</w:t>
        </w:r>
      </w:hyperlink>
      <w:r w:rsidRPr="001E7A27">
        <w:rPr>
          <w:rFonts w:cs="Times New Roman"/>
          <w:sz w:val="20"/>
          <w:szCs w:val="20"/>
          <w:lang w:val="en-GB"/>
        </w:rPr>
        <w:t>.</w:t>
      </w:r>
    </w:p>
    <w:p w14:paraId="588DD333" w14:textId="1523699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 Richter, R., T. Ming, P. Davies, W. Liu, and S. Caillol, 2017: Removal of non-CO2 greenhouse gases by large-scale atmospheric solar photocatalysis. </w:t>
      </w:r>
      <w:r w:rsidRPr="001E7A27">
        <w:rPr>
          <w:rFonts w:cs="Times New Roman"/>
          <w:i/>
          <w:sz w:val="20"/>
          <w:szCs w:val="20"/>
          <w:lang w:val="en-GB"/>
        </w:rPr>
        <w:t>Progress in Energy and Combustion Science</w:t>
      </w:r>
      <w:r w:rsidRPr="001E7A27">
        <w:rPr>
          <w:rFonts w:cs="Times New Roman"/>
          <w:sz w:val="20"/>
          <w:szCs w:val="20"/>
          <w:lang w:val="en-GB"/>
        </w:rPr>
        <w:t xml:space="preserve">, </w:t>
      </w:r>
      <w:r w:rsidRPr="001E7A27">
        <w:rPr>
          <w:rFonts w:cs="Times New Roman"/>
          <w:b/>
          <w:sz w:val="20"/>
          <w:szCs w:val="20"/>
          <w:lang w:val="en-GB"/>
        </w:rPr>
        <w:t>60</w:t>
      </w:r>
      <w:r w:rsidRPr="001E7A27">
        <w:rPr>
          <w:rFonts w:cs="Times New Roman"/>
          <w:sz w:val="20"/>
          <w:szCs w:val="20"/>
          <w:lang w:val="en-GB"/>
        </w:rPr>
        <w:t>, 68–96, doi:</w:t>
      </w:r>
      <w:hyperlink r:id="rId240" w:history="1">
        <w:r w:rsidRPr="001E7A27">
          <w:rPr>
            <w:rStyle w:val="Hyperlink"/>
            <w:rFonts w:cs="Times New Roman"/>
            <w:sz w:val="20"/>
            <w:szCs w:val="20"/>
            <w:lang w:val="en-GB"/>
          </w:rPr>
          <w:t>10.1016/j.pecs.2017.01.001</w:t>
        </w:r>
      </w:hyperlink>
      <w:r w:rsidRPr="001E7A27">
        <w:rPr>
          <w:rFonts w:cs="Times New Roman"/>
          <w:sz w:val="20"/>
          <w:szCs w:val="20"/>
          <w:lang w:val="en-GB"/>
        </w:rPr>
        <w:t>.</w:t>
      </w:r>
    </w:p>
    <w:p w14:paraId="0A964EB3" w14:textId="121C26B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 Vries, W. et al., 2009: The impact of nitrogen deposition on carbon sequestration by European forests and heathlands. </w:t>
      </w:r>
      <w:r w:rsidRPr="001E7A27">
        <w:rPr>
          <w:rFonts w:cs="Times New Roman"/>
          <w:i/>
          <w:sz w:val="20"/>
          <w:szCs w:val="20"/>
          <w:lang w:val="en-GB"/>
        </w:rPr>
        <w:t>Forest Ecology and Management</w:t>
      </w:r>
      <w:r w:rsidRPr="001E7A27">
        <w:rPr>
          <w:rFonts w:cs="Times New Roman"/>
          <w:sz w:val="20"/>
          <w:szCs w:val="20"/>
          <w:lang w:val="en-GB"/>
        </w:rPr>
        <w:t xml:space="preserve">, </w:t>
      </w:r>
      <w:r w:rsidRPr="001E7A27">
        <w:rPr>
          <w:rFonts w:cs="Times New Roman"/>
          <w:b/>
          <w:sz w:val="20"/>
          <w:szCs w:val="20"/>
          <w:lang w:val="en-GB"/>
        </w:rPr>
        <w:t>258(8)</w:t>
      </w:r>
      <w:r w:rsidRPr="001E7A27">
        <w:rPr>
          <w:rFonts w:cs="Times New Roman"/>
          <w:sz w:val="20"/>
          <w:szCs w:val="20"/>
          <w:lang w:val="en-GB"/>
        </w:rPr>
        <w:t>, 1814–1823, doi:</w:t>
      </w:r>
      <w:hyperlink r:id="rId241" w:history="1">
        <w:r w:rsidRPr="001E7A27">
          <w:rPr>
            <w:rStyle w:val="Hyperlink"/>
            <w:rFonts w:cs="Times New Roman"/>
            <w:sz w:val="20"/>
            <w:szCs w:val="20"/>
            <w:lang w:val="en-GB"/>
          </w:rPr>
          <w:t>10.1016/j.foreco.2009.02.034</w:t>
        </w:r>
      </w:hyperlink>
      <w:r w:rsidRPr="001E7A27">
        <w:rPr>
          <w:rFonts w:cs="Times New Roman"/>
          <w:sz w:val="20"/>
          <w:szCs w:val="20"/>
          <w:lang w:val="en-GB"/>
        </w:rPr>
        <w:t>.</w:t>
      </w:r>
    </w:p>
    <w:p w14:paraId="5D065BF3" w14:textId="1800D3E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Dean, J.F. et al., 2018: Methane feedbacks to the global climate system in a warmer world. </w:t>
      </w:r>
      <w:r w:rsidRPr="001E7A27">
        <w:rPr>
          <w:rFonts w:cs="Times New Roman"/>
          <w:i/>
          <w:sz w:val="20"/>
          <w:szCs w:val="20"/>
          <w:lang w:val="en-GB"/>
        </w:rPr>
        <w:t>Reviews of Geophysics</w:t>
      </w:r>
      <w:r w:rsidRPr="001E7A27">
        <w:rPr>
          <w:rFonts w:cs="Times New Roman"/>
          <w:sz w:val="20"/>
          <w:szCs w:val="20"/>
          <w:lang w:val="en-GB"/>
        </w:rPr>
        <w:t xml:space="preserve">, </w:t>
      </w:r>
      <w:r w:rsidRPr="001E7A27">
        <w:rPr>
          <w:rFonts w:cs="Times New Roman"/>
          <w:b/>
          <w:sz w:val="20"/>
          <w:szCs w:val="20"/>
          <w:lang w:val="en-GB"/>
        </w:rPr>
        <w:t>56(1)</w:t>
      </w:r>
      <w:r w:rsidRPr="001E7A27">
        <w:rPr>
          <w:rFonts w:cs="Times New Roman"/>
          <w:sz w:val="20"/>
          <w:szCs w:val="20"/>
          <w:lang w:val="en-GB"/>
        </w:rPr>
        <w:t>, 207–250, doi:</w:t>
      </w:r>
      <w:hyperlink r:id="rId242" w:history="1">
        <w:r w:rsidRPr="001E7A27">
          <w:rPr>
            <w:rStyle w:val="Hyperlink"/>
            <w:rFonts w:cs="Times New Roman"/>
            <w:sz w:val="20"/>
            <w:szCs w:val="20"/>
            <w:lang w:val="en-GB"/>
          </w:rPr>
          <w:t>10.1002/2017rg000559</w:t>
        </w:r>
      </w:hyperlink>
      <w:r w:rsidRPr="001E7A27">
        <w:rPr>
          <w:rFonts w:cs="Times New Roman"/>
          <w:sz w:val="20"/>
          <w:szCs w:val="20"/>
          <w:lang w:val="en-GB"/>
        </w:rPr>
        <w:t>.</w:t>
      </w:r>
    </w:p>
    <w:p w14:paraId="72CDC0A5" w14:textId="10D8D49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DeConto, R.M. et al., 2008: Thresholds for Cenozoic bipolar glaciation.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455(7213)</w:t>
      </w:r>
      <w:r w:rsidRPr="001E7A27">
        <w:rPr>
          <w:rFonts w:cs="Times New Roman"/>
          <w:sz w:val="20"/>
          <w:szCs w:val="20"/>
          <w:lang w:val="en-GB"/>
        </w:rPr>
        <w:t>, 652–656, doi:</w:t>
      </w:r>
      <w:hyperlink r:id="rId243" w:history="1">
        <w:r w:rsidRPr="001E7A27">
          <w:rPr>
            <w:rStyle w:val="Hyperlink"/>
            <w:rFonts w:cs="Times New Roman"/>
            <w:sz w:val="20"/>
            <w:szCs w:val="20"/>
            <w:lang w:val="en-GB"/>
          </w:rPr>
          <w:t>10.1038/nature07337</w:t>
        </w:r>
      </w:hyperlink>
      <w:r w:rsidRPr="001E7A27">
        <w:rPr>
          <w:rFonts w:cs="Times New Roman"/>
          <w:sz w:val="20"/>
          <w:szCs w:val="20"/>
          <w:lang w:val="en-GB"/>
        </w:rPr>
        <w:t>.</w:t>
      </w:r>
    </w:p>
    <w:p w14:paraId="69609133" w14:textId="4437E29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DeConto, R.M. et al., 2012: Past extreme warming events linked to massive carbon release from thawing permafrost.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484(7392)</w:t>
      </w:r>
      <w:r w:rsidRPr="001E7A27">
        <w:rPr>
          <w:rFonts w:cs="Times New Roman"/>
          <w:sz w:val="20"/>
          <w:szCs w:val="20"/>
          <w:lang w:val="en-GB"/>
        </w:rPr>
        <w:t>, 87–91, doi:</w:t>
      </w:r>
      <w:hyperlink r:id="rId244" w:history="1">
        <w:r w:rsidRPr="001E7A27">
          <w:rPr>
            <w:rStyle w:val="Hyperlink"/>
            <w:rFonts w:cs="Times New Roman"/>
            <w:sz w:val="20"/>
            <w:szCs w:val="20"/>
            <w:lang w:val="en-GB"/>
          </w:rPr>
          <w:t>10.1038/nature10929</w:t>
        </w:r>
      </w:hyperlink>
      <w:r w:rsidRPr="001E7A27">
        <w:rPr>
          <w:rFonts w:cs="Times New Roman"/>
          <w:sz w:val="20"/>
          <w:szCs w:val="20"/>
          <w:lang w:val="en-GB"/>
        </w:rPr>
        <w:t>.</w:t>
      </w:r>
    </w:p>
    <w:p w14:paraId="2EFDB458" w14:textId="3DEE822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Deemer, B.R. et al., 2016: Greenhouse Gas Emissions from Reservoir Water Surfaces: A New Global Synthesis. </w:t>
      </w:r>
      <w:r w:rsidRPr="001E7A27">
        <w:rPr>
          <w:rFonts w:cs="Times New Roman"/>
          <w:i/>
          <w:sz w:val="20"/>
          <w:szCs w:val="20"/>
          <w:lang w:val="en-GB"/>
        </w:rPr>
        <w:t>BioScience</w:t>
      </w:r>
      <w:r w:rsidRPr="001E7A27">
        <w:rPr>
          <w:rFonts w:cs="Times New Roman"/>
          <w:sz w:val="20"/>
          <w:szCs w:val="20"/>
          <w:lang w:val="en-GB"/>
        </w:rPr>
        <w:t xml:space="preserve">, </w:t>
      </w:r>
      <w:r w:rsidRPr="001E7A27">
        <w:rPr>
          <w:rFonts w:cs="Times New Roman"/>
          <w:b/>
          <w:sz w:val="20"/>
          <w:szCs w:val="20"/>
          <w:lang w:val="en-GB"/>
        </w:rPr>
        <w:t>66(11)</w:t>
      </w:r>
      <w:r w:rsidRPr="001E7A27">
        <w:rPr>
          <w:rFonts w:cs="Times New Roman"/>
          <w:sz w:val="20"/>
          <w:szCs w:val="20"/>
          <w:lang w:val="en-GB"/>
        </w:rPr>
        <w:t>, 949–964, doi:</w:t>
      </w:r>
      <w:hyperlink r:id="rId245" w:history="1">
        <w:r w:rsidRPr="001E7A27">
          <w:rPr>
            <w:rStyle w:val="Hyperlink"/>
            <w:rFonts w:cs="Times New Roman"/>
            <w:sz w:val="20"/>
            <w:szCs w:val="20"/>
            <w:lang w:val="en-GB"/>
          </w:rPr>
          <w:t>10.1093/biosci/biw117</w:t>
        </w:r>
      </w:hyperlink>
      <w:r w:rsidRPr="001E7A27">
        <w:rPr>
          <w:rFonts w:cs="Times New Roman"/>
          <w:sz w:val="20"/>
          <w:szCs w:val="20"/>
          <w:lang w:val="en-GB"/>
        </w:rPr>
        <w:t>.</w:t>
      </w:r>
    </w:p>
    <w:p w14:paraId="0204B5DE" w14:textId="0D9AA51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DelSontro, T., J.J. Beaulieu, and J.A. Downing, 2018: Greenhouse gas emissions from lakes and impoundments: Upscaling in the face of global change. </w:t>
      </w:r>
      <w:r w:rsidRPr="001E7A27">
        <w:rPr>
          <w:rFonts w:cs="Times New Roman"/>
          <w:i/>
          <w:sz w:val="20"/>
          <w:szCs w:val="20"/>
          <w:lang w:val="en-GB"/>
        </w:rPr>
        <w:t>Limnology and Oceanography Letters</w:t>
      </w:r>
      <w:r w:rsidRPr="001E7A27">
        <w:rPr>
          <w:rFonts w:cs="Times New Roman"/>
          <w:sz w:val="20"/>
          <w:szCs w:val="20"/>
          <w:lang w:val="en-GB"/>
        </w:rPr>
        <w:t xml:space="preserve">, </w:t>
      </w:r>
      <w:r w:rsidRPr="001E7A27">
        <w:rPr>
          <w:rFonts w:cs="Times New Roman"/>
          <w:b/>
          <w:sz w:val="20"/>
          <w:szCs w:val="20"/>
          <w:lang w:val="en-GB"/>
        </w:rPr>
        <w:t>3(3)</w:t>
      </w:r>
      <w:r w:rsidRPr="001E7A27">
        <w:rPr>
          <w:rFonts w:cs="Times New Roman"/>
          <w:sz w:val="20"/>
          <w:szCs w:val="20"/>
          <w:lang w:val="en-GB"/>
        </w:rPr>
        <w:t>, 64–75, doi:</w:t>
      </w:r>
      <w:hyperlink r:id="rId246" w:history="1">
        <w:r w:rsidRPr="001E7A27">
          <w:rPr>
            <w:rStyle w:val="Hyperlink"/>
            <w:rFonts w:cs="Times New Roman"/>
            <w:sz w:val="20"/>
            <w:szCs w:val="20"/>
            <w:lang w:val="en-GB"/>
          </w:rPr>
          <w:t>10.1002/lol2.10073</w:t>
        </w:r>
      </w:hyperlink>
      <w:r w:rsidRPr="001E7A27">
        <w:rPr>
          <w:rFonts w:cs="Times New Roman"/>
          <w:sz w:val="20"/>
          <w:szCs w:val="20"/>
          <w:lang w:val="en-GB"/>
        </w:rPr>
        <w:t>.</w:t>
      </w:r>
    </w:p>
    <w:p w14:paraId="00BC23DF" w14:textId="39A302C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Denisov, S.N., A. Eliseev, and I.I. Mokhov, 2013: Climate change in IAP RAS global model taking account of interaction with methane cycle under anthropogenic scenarios of RCP family. </w:t>
      </w:r>
      <w:r w:rsidRPr="001E7A27">
        <w:rPr>
          <w:rFonts w:cs="Times New Roman"/>
          <w:i/>
          <w:sz w:val="20"/>
          <w:szCs w:val="20"/>
          <w:lang w:val="en-GB"/>
        </w:rPr>
        <w:t>Russian Meteorology and Hydrology</w:t>
      </w:r>
      <w:r w:rsidRPr="001E7A27">
        <w:rPr>
          <w:rFonts w:cs="Times New Roman"/>
          <w:sz w:val="20"/>
          <w:szCs w:val="20"/>
          <w:lang w:val="en-GB"/>
        </w:rPr>
        <w:t xml:space="preserve">, </w:t>
      </w:r>
      <w:r w:rsidRPr="001E7A27">
        <w:rPr>
          <w:rFonts w:cs="Times New Roman"/>
          <w:b/>
          <w:sz w:val="20"/>
          <w:szCs w:val="20"/>
          <w:lang w:val="en-GB"/>
        </w:rPr>
        <w:t>38(11)</w:t>
      </w:r>
      <w:r w:rsidRPr="001E7A27">
        <w:rPr>
          <w:rFonts w:cs="Times New Roman"/>
          <w:sz w:val="20"/>
          <w:szCs w:val="20"/>
          <w:lang w:val="en-GB"/>
        </w:rPr>
        <w:t>, 741–749, doi:</w:t>
      </w:r>
      <w:hyperlink r:id="rId247" w:history="1">
        <w:r w:rsidRPr="001E7A27">
          <w:rPr>
            <w:rStyle w:val="Hyperlink"/>
            <w:rFonts w:cs="Times New Roman"/>
            <w:sz w:val="20"/>
            <w:szCs w:val="20"/>
            <w:lang w:val="en-GB"/>
          </w:rPr>
          <w:t>10.3103/s1068373913110034</w:t>
        </w:r>
      </w:hyperlink>
      <w:r w:rsidRPr="001E7A27">
        <w:rPr>
          <w:rFonts w:cs="Times New Roman"/>
          <w:sz w:val="20"/>
          <w:szCs w:val="20"/>
          <w:lang w:val="en-GB"/>
        </w:rPr>
        <w:t>.</w:t>
      </w:r>
    </w:p>
    <w:p w14:paraId="3DAF4425" w14:textId="0BB9655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Denisov, S.N., A. Eliseev, and I.I. Mokhov, 2019: Contribution of Natural and Anthropogenic Emissions of CO2 and CH4 to the Atmosphere from the Territory of Russia to Global Climate Changes in the Twenty-first Century. </w:t>
      </w:r>
      <w:r w:rsidRPr="001E7A27">
        <w:rPr>
          <w:rFonts w:cs="Times New Roman"/>
          <w:i/>
          <w:sz w:val="20"/>
          <w:szCs w:val="20"/>
          <w:lang w:val="en-GB"/>
        </w:rPr>
        <w:t>Doklady Earth Sciences</w:t>
      </w:r>
      <w:r w:rsidRPr="001E7A27">
        <w:rPr>
          <w:rFonts w:cs="Times New Roman"/>
          <w:sz w:val="20"/>
          <w:szCs w:val="20"/>
          <w:lang w:val="en-GB"/>
        </w:rPr>
        <w:t xml:space="preserve">, </w:t>
      </w:r>
      <w:r w:rsidRPr="001E7A27">
        <w:rPr>
          <w:rFonts w:cs="Times New Roman"/>
          <w:b/>
          <w:sz w:val="20"/>
          <w:szCs w:val="20"/>
          <w:lang w:val="en-GB"/>
        </w:rPr>
        <w:t>488(1)</w:t>
      </w:r>
      <w:r w:rsidRPr="001E7A27">
        <w:rPr>
          <w:rFonts w:cs="Times New Roman"/>
          <w:sz w:val="20"/>
          <w:szCs w:val="20"/>
          <w:lang w:val="en-GB"/>
        </w:rPr>
        <w:t>, 1066–1071, doi:</w:t>
      </w:r>
      <w:hyperlink r:id="rId248" w:history="1">
        <w:r w:rsidRPr="001E7A27">
          <w:rPr>
            <w:rStyle w:val="Hyperlink"/>
            <w:rFonts w:cs="Times New Roman"/>
            <w:sz w:val="20"/>
            <w:szCs w:val="20"/>
            <w:lang w:val="en-GB"/>
          </w:rPr>
          <w:t>10.1134/s1028334x19090010</w:t>
        </w:r>
      </w:hyperlink>
      <w:r w:rsidRPr="001E7A27">
        <w:rPr>
          <w:rFonts w:cs="Times New Roman"/>
          <w:sz w:val="20"/>
          <w:szCs w:val="20"/>
          <w:lang w:val="en-GB"/>
        </w:rPr>
        <w:t>.</w:t>
      </w:r>
    </w:p>
    <w:p w14:paraId="6271039B" w14:textId="301A52B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Denman, K.L. et al., 2007: Couplings Between Changes in the Climate System and Biogeochemistry. In: </w:t>
      </w:r>
      <w:r w:rsidRPr="001E7A27">
        <w:rPr>
          <w:rFonts w:cs="Times New Roman"/>
          <w:i/>
          <w:sz w:val="20"/>
          <w:szCs w:val="20"/>
          <w:lang w:val="en-GB"/>
        </w:rPr>
        <w:t>Climate Change 2007: The Physical Science Basis. Contribution of Working Group I to the Fourth Assessment Report of the Intergovernmental Panel on Climate Change</w:t>
      </w:r>
      <w:r w:rsidRPr="001E7A27">
        <w:rPr>
          <w:rFonts w:cs="Times New Roman"/>
          <w:sz w:val="20"/>
          <w:szCs w:val="20"/>
          <w:lang w:val="en-GB"/>
        </w:rPr>
        <w:t xml:space="preserve"> [Solomon, S., D. Qin, M. Manning, Z. Chen, M. Marquis, K.B. Averyt, M. Tignor, and H.L. Miller (eds.)]. Cambridge University Press, Cambridge, United Kingdom and New York, NY, USA, pp. 499–588.</w:t>
      </w:r>
    </w:p>
    <w:p w14:paraId="7CE45B8B" w14:textId="3F9ADF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Denvil-Sommer, A., M. Gehlen, M. Vrac, and C. Mejia, 2019: LSCE-FFNN-v1: a two-step neural network model for the reconstruction of surface ocean pCO2 over the global ocean.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12(5)</w:t>
      </w:r>
      <w:r w:rsidRPr="001E7A27">
        <w:rPr>
          <w:rFonts w:cs="Times New Roman"/>
          <w:sz w:val="20"/>
          <w:szCs w:val="20"/>
          <w:lang w:val="en-GB"/>
        </w:rPr>
        <w:t>, 2091–2105, doi:</w:t>
      </w:r>
      <w:hyperlink r:id="rId249" w:history="1">
        <w:r w:rsidRPr="001E7A27">
          <w:rPr>
            <w:rStyle w:val="Hyperlink"/>
            <w:rFonts w:cs="Times New Roman"/>
            <w:sz w:val="20"/>
            <w:szCs w:val="20"/>
            <w:lang w:val="en-GB"/>
          </w:rPr>
          <w:t>10.5194/gmd-12-2091-2019</w:t>
        </w:r>
      </w:hyperlink>
      <w:r w:rsidRPr="001E7A27">
        <w:rPr>
          <w:rFonts w:cs="Times New Roman"/>
          <w:sz w:val="20"/>
          <w:szCs w:val="20"/>
          <w:lang w:val="en-GB"/>
        </w:rPr>
        <w:t>.</w:t>
      </w:r>
    </w:p>
    <w:p w14:paraId="33874449" w14:textId="54AFD10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Deutsch, C., H. Brix, T. Ito, H. Frenzel, and L.A. Thompson, 2011: Climate-Forced Variability of Ocean Hypoxia.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333(6040)</w:t>
      </w:r>
      <w:r w:rsidRPr="001E7A27">
        <w:rPr>
          <w:rFonts w:cs="Times New Roman"/>
          <w:sz w:val="20"/>
          <w:szCs w:val="20"/>
          <w:lang w:val="en-GB"/>
        </w:rPr>
        <w:t>, 336–339, doi:</w:t>
      </w:r>
      <w:hyperlink r:id="rId250" w:history="1">
        <w:r w:rsidRPr="001E7A27">
          <w:rPr>
            <w:rStyle w:val="Hyperlink"/>
            <w:rFonts w:cs="Times New Roman"/>
            <w:sz w:val="20"/>
            <w:szCs w:val="20"/>
            <w:lang w:val="en-GB"/>
          </w:rPr>
          <w:t>10.1126/science.1202422</w:t>
        </w:r>
      </w:hyperlink>
      <w:r w:rsidRPr="001E7A27">
        <w:rPr>
          <w:rFonts w:cs="Times New Roman"/>
          <w:sz w:val="20"/>
          <w:szCs w:val="20"/>
          <w:lang w:val="en-GB"/>
        </w:rPr>
        <w:t>.</w:t>
      </w:r>
    </w:p>
    <w:p w14:paraId="77F20540" w14:textId="092F8F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Deutsch, C. et al., 2014: Centennial changes in North Pacific anoxia linked to tropical trade winds.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345(6197)</w:t>
      </w:r>
      <w:r w:rsidRPr="001E7A27">
        <w:rPr>
          <w:rFonts w:cs="Times New Roman"/>
          <w:sz w:val="20"/>
          <w:szCs w:val="20"/>
          <w:lang w:val="en-GB"/>
        </w:rPr>
        <w:t>, 665–668, doi:</w:t>
      </w:r>
      <w:hyperlink r:id="rId251" w:history="1">
        <w:r w:rsidRPr="001E7A27">
          <w:rPr>
            <w:rStyle w:val="Hyperlink"/>
            <w:rFonts w:cs="Times New Roman"/>
            <w:sz w:val="20"/>
            <w:szCs w:val="20"/>
            <w:lang w:val="en-GB"/>
          </w:rPr>
          <w:t>10.1126/science.1252332</w:t>
        </w:r>
      </w:hyperlink>
      <w:r w:rsidRPr="001E7A27">
        <w:rPr>
          <w:rFonts w:cs="Times New Roman"/>
          <w:sz w:val="20"/>
          <w:szCs w:val="20"/>
          <w:lang w:val="en-GB"/>
        </w:rPr>
        <w:t>.</w:t>
      </w:r>
    </w:p>
    <w:p w14:paraId="00AB07EE" w14:textId="27734C0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Devaraju, N., G. Bala, K. Caldeira, and R. Nemani, 2016: A model based investigation of the relative importance of CO2-fertilization, climate warming, nitrogen deposition and land use change on the global terrestrial carbon uptake in the historical period. </w:t>
      </w:r>
      <w:r w:rsidRPr="001E7A27">
        <w:rPr>
          <w:rFonts w:cs="Times New Roman"/>
          <w:i/>
          <w:sz w:val="20"/>
          <w:szCs w:val="20"/>
          <w:lang w:val="en-GB"/>
        </w:rPr>
        <w:t>Climate Dynamics</w:t>
      </w:r>
      <w:r w:rsidRPr="001E7A27">
        <w:rPr>
          <w:rFonts w:cs="Times New Roman"/>
          <w:sz w:val="20"/>
          <w:szCs w:val="20"/>
          <w:lang w:val="en-GB"/>
        </w:rPr>
        <w:t>, doi:</w:t>
      </w:r>
      <w:hyperlink r:id="rId252" w:history="1">
        <w:r w:rsidRPr="001E7A27">
          <w:rPr>
            <w:rStyle w:val="Hyperlink"/>
            <w:rFonts w:cs="Times New Roman"/>
            <w:sz w:val="20"/>
            <w:szCs w:val="20"/>
            <w:lang w:val="en-GB"/>
          </w:rPr>
          <w:t>10.1007/s00382-015-2830-8</w:t>
        </w:r>
      </w:hyperlink>
      <w:r w:rsidRPr="001E7A27">
        <w:rPr>
          <w:rFonts w:cs="Times New Roman"/>
          <w:sz w:val="20"/>
          <w:szCs w:val="20"/>
          <w:lang w:val="en-GB"/>
        </w:rPr>
        <w:t>.</w:t>
      </w:r>
    </w:p>
    <w:p w14:paraId="0D39371D" w14:textId="172A774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DeVries, T., 2014: The oceanic anthropogenic CO2 sink: Storage, air-sea fluxes, and transports over the industrial era.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28(7)</w:t>
      </w:r>
      <w:r w:rsidRPr="001E7A27">
        <w:rPr>
          <w:rFonts w:cs="Times New Roman"/>
          <w:sz w:val="20"/>
          <w:szCs w:val="20"/>
          <w:lang w:val="en-GB"/>
        </w:rPr>
        <w:t>, 631–647, doi:</w:t>
      </w:r>
      <w:hyperlink r:id="rId253" w:history="1">
        <w:r w:rsidRPr="001E7A27">
          <w:rPr>
            <w:rStyle w:val="Hyperlink"/>
            <w:rFonts w:cs="Times New Roman"/>
            <w:sz w:val="20"/>
            <w:szCs w:val="20"/>
            <w:lang w:val="en-GB"/>
          </w:rPr>
          <w:t>10.1002/2013gb004739</w:t>
        </w:r>
      </w:hyperlink>
      <w:r w:rsidRPr="001E7A27">
        <w:rPr>
          <w:rFonts w:cs="Times New Roman"/>
          <w:sz w:val="20"/>
          <w:szCs w:val="20"/>
          <w:lang w:val="en-GB"/>
        </w:rPr>
        <w:t>.</w:t>
      </w:r>
    </w:p>
    <w:p w14:paraId="532DCC9B" w14:textId="0F68496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DeVries, T., M. Holzer, and F. Primeau, 2017: Recent increase in oceanic carbon uptake driven by weaker upper-ocean overturning.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542(7640)</w:t>
      </w:r>
      <w:r w:rsidRPr="001E7A27">
        <w:rPr>
          <w:rFonts w:cs="Times New Roman"/>
          <w:sz w:val="20"/>
          <w:szCs w:val="20"/>
          <w:lang w:val="en-GB"/>
        </w:rPr>
        <w:t>, 215–218, doi:</w:t>
      </w:r>
      <w:hyperlink r:id="rId254" w:history="1">
        <w:r w:rsidRPr="001E7A27">
          <w:rPr>
            <w:rStyle w:val="Hyperlink"/>
            <w:rFonts w:cs="Times New Roman"/>
            <w:sz w:val="20"/>
            <w:szCs w:val="20"/>
            <w:lang w:val="en-GB"/>
          </w:rPr>
          <w:t>10.1038/nature21068</w:t>
        </w:r>
      </w:hyperlink>
      <w:r w:rsidRPr="001E7A27">
        <w:rPr>
          <w:rFonts w:cs="Times New Roman"/>
          <w:sz w:val="20"/>
          <w:szCs w:val="20"/>
          <w:lang w:val="en-GB"/>
        </w:rPr>
        <w:t>.</w:t>
      </w:r>
    </w:p>
    <w:p w14:paraId="2ED51BA9" w14:textId="08983CA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DeVries, T. et al., 2019: Decadal trends in the ocean carbon sink.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116(24)</w:t>
      </w:r>
      <w:r w:rsidRPr="001E7A27">
        <w:rPr>
          <w:rFonts w:cs="Times New Roman"/>
          <w:sz w:val="20"/>
          <w:szCs w:val="20"/>
          <w:lang w:val="en-GB"/>
        </w:rPr>
        <w:t>, 11646, doi:</w:t>
      </w:r>
      <w:hyperlink r:id="rId255" w:history="1">
        <w:r w:rsidRPr="001E7A27">
          <w:rPr>
            <w:rStyle w:val="Hyperlink"/>
            <w:rFonts w:cs="Times New Roman"/>
            <w:sz w:val="20"/>
            <w:szCs w:val="20"/>
            <w:lang w:val="en-GB"/>
          </w:rPr>
          <w:t>10.1073/pnas.1900371116</w:t>
        </w:r>
      </w:hyperlink>
      <w:r w:rsidRPr="001E7A27">
        <w:rPr>
          <w:rFonts w:cs="Times New Roman"/>
          <w:sz w:val="20"/>
          <w:szCs w:val="20"/>
          <w:lang w:val="en-GB"/>
        </w:rPr>
        <w:t>.</w:t>
      </w:r>
    </w:p>
    <w:p w14:paraId="535B9B1F" w14:textId="668D6FE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Dickson, A.J., A.S. Cohen, and A.L. Coe, 2012: Seawater oxygenation during the Paleocene-Eocene Thermal Maximum. </w:t>
      </w:r>
      <w:r w:rsidRPr="001E7A27">
        <w:rPr>
          <w:rFonts w:cs="Times New Roman"/>
          <w:i/>
          <w:sz w:val="20"/>
          <w:szCs w:val="20"/>
          <w:lang w:val="en-GB"/>
        </w:rPr>
        <w:t>Geology</w:t>
      </w:r>
      <w:r w:rsidRPr="001E7A27">
        <w:rPr>
          <w:rFonts w:cs="Times New Roman"/>
          <w:sz w:val="20"/>
          <w:szCs w:val="20"/>
          <w:lang w:val="en-GB"/>
        </w:rPr>
        <w:t xml:space="preserve">, </w:t>
      </w:r>
      <w:r w:rsidRPr="001E7A27">
        <w:rPr>
          <w:rFonts w:cs="Times New Roman"/>
          <w:b/>
          <w:sz w:val="20"/>
          <w:szCs w:val="20"/>
          <w:lang w:val="en-GB"/>
        </w:rPr>
        <w:t>40(7)</w:t>
      </w:r>
      <w:r w:rsidRPr="001E7A27">
        <w:rPr>
          <w:rFonts w:cs="Times New Roman"/>
          <w:sz w:val="20"/>
          <w:szCs w:val="20"/>
          <w:lang w:val="en-GB"/>
        </w:rPr>
        <w:t>, 639–642, doi:</w:t>
      </w:r>
      <w:hyperlink r:id="rId256" w:history="1">
        <w:r w:rsidRPr="001E7A27">
          <w:rPr>
            <w:rStyle w:val="Hyperlink"/>
            <w:rFonts w:cs="Times New Roman"/>
            <w:sz w:val="20"/>
            <w:szCs w:val="20"/>
            <w:lang w:val="en-GB"/>
          </w:rPr>
          <w:t>10.1130/g32977.1</w:t>
        </w:r>
      </w:hyperlink>
      <w:r w:rsidRPr="001E7A27">
        <w:rPr>
          <w:rFonts w:cs="Times New Roman"/>
          <w:sz w:val="20"/>
          <w:szCs w:val="20"/>
          <w:lang w:val="en-GB"/>
        </w:rPr>
        <w:t>.</w:t>
      </w:r>
    </w:p>
    <w:p w14:paraId="5B0BF39F" w14:textId="2025B83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Dignac, M.F. et al., 2017: Increasing soil carbon storage: mechanisms, effects of agricultural practices and proxies. A review. </w:t>
      </w:r>
      <w:r w:rsidRPr="001E7A27">
        <w:rPr>
          <w:rFonts w:cs="Times New Roman"/>
          <w:i/>
          <w:sz w:val="20"/>
          <w:szCs w:val="20"/>
          <w:lang w:val="en-GB"/>
        </w:rPr>
        <w:t>Agronomy for Sustainable Development</w:t>
      </w:r>
      <w:r w:rsidRPr="001E7A27">
        <w:rPr>
          <w:rFonts w:cs="Times New Roman"/>
          <w:sz w:val="20"/>
          <w:szCs w:val="20"/>
          <w:lang w:val="en-GB"/>
        </w:rPr>
        <w:t>, doi:</w:t>
      </w:r>
      <w:hyperlink r:id="rId257" w:history="1">
        <w:r w:rsidRPr="001E7A27">
          <w:rPr>
            <w:rStyle w:val="Hyperlink"/>
            <w:rFonts w:cs="Times New Roman"/>
            <w:sz w:val="20"/>
            <w:szCs w:val="20"/>
            <w:lang w:val="en-GB"/>
          </w:rPr>
          <w:t>10.1007/s13593-017-0421-2</w:t>
        </w:r>
      </w:hyperlink>
      <w:r w:rsidRPr="001E7A27">
        <w:rPr>
          <w:rFonts w:cs="Times New Roman"/>
          <w:sz w:val="20"/>
          <w:szCs w:val="20"/>
          <w:lang w:val="en-GB"/>
        </w:rPr>
        <w:t>.</w:t>
      </w:r>
    </w:p>
    <w:p w14:paraId="6218DFEF" w14:textId="2038910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Dixon, T., J. Garrett, and E. Kleverlaan, 2014: Update on the London Protocol – Developments on Transboundary CCS and on Geoengineering. </w:t>
      </w:r>
      <w:r w:rsidRPr="001E7A27">
        <w:rPr>
          <w:rFonts w:cs="Times New Roman"/>
          <w:i/>
          <w:sz w:val="20"/>
          <w:szCs w:val="20"/>
          <w:lang w:val="en-GB"/>
        </w:rPr>
        <w:t>Energy Procedia</w:t>
      </w:r>
      <w:r w:rsidRPr="001E7A27">
        <w:rPr>
          <w:rFonts w:cs="Times New Roman"/>
          <w:sz w:val="20"/>
          <w:szCs w:val="20"/>
          <w:lang w:val="en-GB"/>
        </w:rPr>
        <w:t xml:space="preserve">, </w:t>
      </w:r>
      <w:r w:rsidRPr="001E7A27">
        <w:rPr>
          <w:rFonts w:cs="Times New Roman"/>
          <w:b/>
          <w:sz w:val="20"/>
          <w:szCs w:val="20"/>
          <w:lang w:val="en-GB"/>
        </w:rPr>
        <w:t>63</w:t>
      </w:r>
      <w:r w:rsidRPr="001E7A27">
        <w:rPr>
          <w:rFonts w:cs="Times New Roman"/>
          <w:sz w:val="20"/>
          <w:szCs w:val="20"/>
          <w:lang w:val="en-GB"/>
        </w:rPr>
        <w:t>, 6623–6628, doi:</w:t>
      </w:r>
      <w:hyperlink r:id="rId258" w:history="1">
        <w:r w:rsidRPr="001E7A27">
          <w:rPr>
            <w:rStyle w:val="Hyperlink"/>
            <w:rFonts w:cs="Times New Roman"/>
            <w:sz w:val="20"/>
            <w:szCs w:val="20"/>
            <w:lang w:val="en-GB"/>
          </w:rPr>
          <w:t>10.1016/j.egypro.2014.11.698</w:t>
        </w:r>
      </w:hyperlink>
      <w:r w:rsidRPr="001E7A27">
        <w:rPr>
          <w:rFonts w:cs="Times New Roman"/>
          <w:sz w:val="20"/>
          <w:szCs w:val="20"/>
          <w:lang w:val="en-GB"/>
        </w:rPr>
        <w:t>.</w:t>
      </w:r>
    </w:p>
    <w:p w14:paraId="352150F4" w14:textId="67B77B5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Djakovac, T., N. Supić, F. Bernardi Aubry, D. Degobbis, and M. Giani, 2015: Mechanisms of hypoxia frequency changes in the northern Adriatic Sea during the period 1972–2012. </w:t>
      </w:r>
      <w:r w:rsidRPr="001E7A27">
        <w:rPr>
          <w:rFonts w:cs="Times New Roman"/>
          <w:i/>
          <w:sz w:val="20"/>
          <w:szCs w:val="20"/>
          <w:lang w:val="en-GB"/>
        </w:rPr>
        <w:t>Journal of Marine Systems</w:t>
      </w:r>
      <w:r w:rsidRPr="001E7A27">
        <w:rPr>
          <w:rFonts w:cs="Times New Roman"/>
          <w:sz w:val="20"/>
          <w:szCs w:val="20"/>
          <w:lang w:val="en-GB"/>
        </w:rPr>
        <w:t xml:space="preserve">, </w:t>
      </w:r>
      <w:r w:rsidRPr="001E7A27">
        <w:rPr>
          <w:rFonts w:cs="Times New Roman"/>
          <w:b/>
          <w:sz w:val="20"/>
          <w:szCs w:val="20"/>
          <w:lang w:val="en-GB"/>
        </w:rPr>
        <w:t>141</w:t>
      </w:r>
      <w:r w:rsidRPr="001E7A27">
        <w:rPr>
          <w:rFonts w:cs="Times New Roman"/>
          <w:sz w:val="20"/>
          <w:szCs w:val="20"/>
          <w:lang w:val="en-GB"/>
        </w:rPr>
        <w:t>, 179–189, doi:</w:t>
      </w:r>
      <w:hyperlink r:id="rId259" w:history="1">
        <w:r w:rsidRPr="001E7A27">
          <w:rPr>
            <w:rStyle w:val="Hyperlink"/>
            <w:rFonts w:cs="Times New Roman"/>
            <w:sz w:val="20"/>
            <w:szCs w:val="20"/>
            <w:lang w:val="en-GB"/>
          </w:rPr>
          <w:t>10.1016/j.jmarsys.2014.08.001</w:t>
        </w:r>
      </w:hyperlink>
      <w:r w:rsidRPr="001E7A27">
        <w:rPr>
          <w:rFonts w:cs="Times New Roman"/>
          <w:sz w:val="20"/>
          <w:szCs w:val="20"/>
          <w:lang w:val="en-GB"/>
        </w:rPr>
        <w:t>.</w:t>
      </w:r>
    </w:p>
    <w:p w14:paraId="0504113B" w14:textId="5B346FB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Dlugokencky, E. and P. Tans, 2019: Trends in atmospheric carbon dioxide. National Oceanic and Atmospheric Administration, Earth System Research Laboratory (NOAA/ESRL). Retrieved from: </w:t>
      </w:r>
      <w:hyperlink r:id="rId260" w:history="1">
        <w:r w:rsidRPr="001E7A27">
          <w:rPr>
            <w:rStyle w:val="Hyperlink"/>
            <w:rFonts w:cs="Times New Roman"/>
            <w:sz w:val="20"/>
            <w:szCs w:val="20"/>
            <w:lang w:val="en-GB"/>
          </w:rPr>
          <w:t>www.esrl.noaa.gov/gmd/ccgg/trends/global.html</w:t>
        </w:r>
      </w:hyperlink>
      <w:r w:rsidRPr="001E7A27">
        <w:rPr>
          <w:rFonts w:cs="Times New Roman"/>
          <w:sz w:val="20"/>
          <w:szCs w:val="20"/>
          <w:lang w:val="en-GB"/>
        </w:rPr>
        <w:t>.</w:t>
      </w:r>
    </w:p>
    <w:p w14:paraId="05AF1FAB" w14:textId="4B9A83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Dlugokencky, E.J., E.G. Nisbet, R. Fisher, and D. Lowry, 2011: Global atmospheric methane: budget, changes and dangers. </w:t>
      </w:r>
      <w:r w:rsidRPr="001E7A27">
        <w:rPr>
          <w:rFonts w:cs="Times New Roman"/>
          <w:i/>
          <w:sz w:val="20"/>
          <w:szCs w:val="20"/>
          <w:lang w:val="en-GB"/>
        </w:rPr>
        <w:t>Philosophical Transactions of the Royal Society A: Mathematical, Physical and Engineering Sciences</w:t>
      </w:r>
      <w:r w:rsidRPr="001E7A27">
        <w:rPr>
          <w:rFonts w:cs="Times New Roman"/>
          <w:sz w:val="20"/>
          <w:szCs w:val="20"/>
          <w:lang w:val="en-GB"/>
        </w:rPr>
        <w:t xml:space="preserve">, </w:t>
      </w:r>
      <w:r w:rsidRPr="001E7A27">
        <w:rPr>
          <w:rFonts w:cs="Times New Roman"/>
          <w:b/>
          <w:sz w:val="20"/>
          <w:szCs w:val="20"/>
          <w:lang w:val="en-GB"/>
        </w:rPr>
        <w:t>369(1943)</w:t>
      </w:r>
      <w:r w:rsidRPr="001E7A27">
        <w:rPr>
          <w:rFonts w:cs="Times New Roman"/>
          <w:sz w:val="20"/>
          <w:szCs w:val="20"/>
          <w:lang w:val="en-GB"/>
        </w:rPr>
        <w:t>, 2058–2072, doi:</w:t>
      </w:r>
      <w:hyperlink r:id="rId261" w:history="1">
        <w:r w:rsidRPr="001E7A27">
          <w:rPr>
            <w:rStyle w:val="Hyperlink"/>
            <w:rFonts w:cs="Times New Roman"/>
            <w:sz w:val="20"/>
            <w:szCs w:val="20"/>
            <w:lang w:val="en-GB"/>
          </w:rPr>
          <w:t>10.1098/rsta.2010.0341</w:t>
        </w:r>
      </w:hyperlink>
      <w:r w:rsidRPr="001E7A27">
        <w:rPr>
          <w:rFonts w:cs="Times New Roman"/>
          <w:sz w:val="20"/>
          <w:szCs w:val="20"/>
          <w:lang w:val="en-GB"/>
        </w:rPr>
        <w:t>.</w:t>
      </w:r>
    </w:p>
    <w:p w14:paraId="01BDDFB5" w14:textId="6151954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Dlugokencky, E.J. et al., 1994: A dramatic decrease in the growth rate of atmospheric methane in the northern hemisphere during 1992.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21(1)</w:t>
      </w:r>
      <w:r w:rsidRPr="001E7A27">
        <w:rPr>
          <w:rFonts w:cs="Times New Roman"/>
          <w:sz w:val="20"/>
          <w:szCs w:val="20"/>
          <w:lang w:val="en-GB"/>
        </w:rPr>
        <w:t>, 45–48, doi:</w:t>
      </w:r>
      <w:hyperlink r:id="rId262" w:history="1">
        <w:r w:rsidRPr="001E7A27">
          <w:rPr>
            <w:rStyle w:val="Hyperlink"/>
            <w:rFonts w:cs="Times New Roman"/>
            <w:sz w:val="20"/>
            <w:szCs w:val="20"/>
            <w:lang w:val="en-GB"/>
          </w:rPr>
          <w:t>10.1029/93gl03070</w:t>
        </w:r>
      </w:hyperlink>
      <w:r w:rsidRPr="001E7A27">
        <w:rPr>
          <w:rFonts w:cs="Times New Roman"/>
          <w:sz w:val="20"/>
          <w:szCs w:val="20"/>
          <w:lang w:val="en-GB"/>
        </w:rPr>
        <w:t>.</w:t>
      </w:r>
    </w:p>
    <w:p w14:paraId="11D9662B" w14:textId="6F59357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Dlugokencky, E.J. et al., 2003: Atmospheric methane levels off: Temporary pause or a new steady-state?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30(19)</w:t>
      </w:r>
      <w:r w:rsidRPr="001E7A27">
        <w:rPr>
          <w:rFonts w:cs="Times New Roman"/>
          <w:sz w:val="20"/>
          <w:szCs w:val="20"/>
          <w:lang w:val="en-GB"/>
        </w:rPr>
        <w:t>, 1992, doi:</w:t>
      </w:r>
      <w:hyperlink r:id="rId263" w:history="1">
        <w:r w:rsidRPr="001E7A27">
          <w:rPr>
            <w:rStyle w:val="Hyperlink"/>
            <w:rFonts w:cs="Times New Roman"/>
            <w:sz w:val="20"/>
            <w:szCs w:val="20"/>
            <w:lang w:val="en-GB"/>
          </w:rPr>
          <w:t>10.1029/2003gl018126</w:t>
        </w:r>
      </w:hyperlink>
      <w:r w:rsidRPr="001E7A27">
        <w:rPr>
          <w:rFonts w:cs="Times New Roman"/>
          <w:sz w:val="20"/>
          <w:szCs w:val="20"/>
          <w:lang w:val="en-GB"/>
        </w:rPr>
        <w:t>.</w:t>
      </w:r>
    </w:p>
    <w:p w14:paraId="4C651A8E" w14:textId="174040B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Don, A. et al., 2012: Land-use change to bioenergy production in Europe: implications for the greenhouse gas balance and soil carbon. </w:t>
      </w:r>
      <w:r w:rsidRPr="001E7A27">
        <w:rPr>
          <w:rFonts w:cs="Times New Roman"/>
          <w:i/>
          <w:sz w:val="20"/>
          <w:szCs w:val="20"/>
          <w:lang w:val="en-GB"/>
        </w:rPr>
        <w:t>GCB Bioenergy</w:t>
      </w:r>
      <w:r w:rsidRPr="001E7A27">
        <w:rPr>
          <w:rFonts w:cs="Times New Roman"/>
          <w:sz w:val="20"/>
          <w:szCs w:val="20"/>
          <w:lang w:val="en-GB"/>
        </w:rPr>
        <w:t xml:space="preserve">, </w:t>
      </w:r>
      <w:r w:rsidRPr="001E7A27">
        <w:rPr>
          <w:rFonts w:cs="Times New Roman"/>
          <w:b/>
          <w:sz w:val="20"/>
          <w:szCs w:val="20"/>
          <w:lang w:val="en-GB"/>
        </w:rPr>
        <w:t>4(4)</w:t>
      </w:r>
      <w:r w:rsidRPr="001E7A27">
        <w:rPr>
          <w:rFonts w:cs="Times New Roman"/>
          <w:sz w:val="20"/>
          <w:szCs w:val="20"/>
          <w:lang w:val="en-GB"/>
        </w:rPr>
        <w:t>, 372–391, doi:</w:t>
      </w:r>
      <w:hyperlink r:id="rId264" w:history="1">
        <w:r w:rsidRPr="001E7A27">
          <w:rPr>
            <w:rStyle w:val="Hyperlink"/>
            <w:rFonts w:cs="Times New Roman"/>
            <w:sz w:val="20"/>
            <w:szCs w:val="20"/>
            <w:lang w:val="en-GB"/>
          </w:rPr>
          <w:t>10.1111/j.1757-1707.2011.01116.x</w:t>
        </w:r>
      </w:hyperlink>
      <w:r w:rsidRPr="001E7A27">
        <w:rPr>
          <w:rFonts w:cs="Times New Roman"/>
          <w:sz w:val="20"/>
          <w:szCs w:val="20"/>
          <w:lang w:val="en-GB"/>
        </w:rPr>
        <w:t>.</w:t>
      </w:r>
    </w:p>
    <w:p w14:paraId="16FED4E4" w14:textId="046EE04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Doney, S.C. et al., 2009: Mechanisms governing interannual variability in upper-ocean inorganic carbon system and air–sea CO2 fluxes: Physical climate and atmospheric dust. </w:t>
      </w:r>
      <w:r w:rsidRPr="001E7A27">
        <w:rPr>
          <w:rFonts w:cs="Times New Roman"/>
          <w:i/>
          <w:sz w:val="20"/>
          <w:szCs w:val="20"/>
          <w:lang w:val="en-GB"/>
        </w:rPr>
        <w:t>Deep Sea Research Part II: Topical Studies in Oceanography</w:t>
      </w:r>
      <w:r w:rsidRPr="001E7A27">
        <w:rPr>
          <w:rFonts w:cs="Times New Roman"/>
          <w:sz w:val="20"/>
          <w:szCs w:val="20"/>
          <w:lang w:val="en-GB"/>
        </w:rPr>
        <w:t xml:space="preserve">, </w:t>
      </w:r>
      <w:r w:rsidRPr="001E7A27">
        <w:rPr>
          <w:rFonts w:cs="Times New Roman"/>
          <w:b/>
          <w:sz w:val="20"/>
          <w:szCs w:val="20"/>
          <w:lang w:val="en-GB"/>
        </w:rPr>
        <w:t>56(8–10)</w:t>
      </w:r>
      <w:r w:rsidRPr="001E7A27">
        <w:rPr>
          <w:rFonts w:cs="Times New Roman"/>
          <w:sz w:val="20"/>
          <w:szCs w:val="20"/>
          <w:lang w:val="en-GB"/>
        </w:rPr>
        <w:t>, 640–655, doi:</w:t>
      </w:r>
      <w:hyperlink r:id="rId265" w:history="1">
        <w:r w:rsidRPr="001E7A27">
          <w:rPr>
            <w:rStyle w:val="Hyperlink"/>
            <w:rFonts w:cs="Times New Roman"/>
            <w:sz w:val="20"/>
            <w:szCs w:val="20"/>
            <w:lang w:val="en-GB"/>
          </w:rPr>
          <w:t>10.1016/j.dsr2.2008.12.006</w:t>
        </w:r>
      </w:hyperlink>
      <w:r w:rsidRPr="001E7A27">
        <w:rPr>
          <w:rFonts w:cs="Times New Roman"/>
          <w:sz w:val="20"/>
          <w:szCs w:val="20"/>
          <w:lang w:val="en-GB"/>
        </w:rPr>
        <w:t>.</w:t>
      </w:r>
    </w:p>
    <w:p w14:paraId="2C9FAD09" w14:textId="72E038D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Donis, D. et al., 2017: Full-scale evaluation of methane production under oxic conditions in a mesotrophic lake.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1661, doi:</w:t>
      </w:r>
      <w:hyperlink r:id="rId266" w:history="1">
        <w:r w:rsidRPr="001E7A27">
          <w:rPr>
            <w:rStyle w:val="Hyperlink"/>
            <w:rFonts w:cs="Times New Roman"/>
            <w:sz w:val="20"/>
            <w:szCs w:val="20"/>
            <w:lang w:val="en-GB"/>
          </w:rPr>
          <w:t>10.1038/s41467-017-01648-4</w:t>
        </w:r>
      </w:hyperlink>
      <w:r w:rsidRPr="001E7A27">
        <w:rPr>
          <w:rFonts w:cs="Times New Roman"/>
          <w:sz w:val="20"/>
          <w:szCs w:val="20"/>
          <w:lang w:val="en-GB"/>
        </w:rPr>
        <w:t>.</w:t>
      </w:r>
    </w:p>
    <w:p w14:paraId="1EF0FAFA" w14:textId="7C99F84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Dore, J.E., R. Lukas, D.W. Sadler, M.J. Church, and D.M. Karl, 2009: Physical and biogeochemical modulation of ocean acidification in the central North Pacific.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106(30)</w:t>
      </w:r>
      <w:r w:rsidRPr="001E7A27">
        <w:rPr>
          <w:rFonts w:cs="Times New Roman"/>
          <w:sz w:val="20"/>
          <w:szCs w:val="20"/>
          <w:lang w:val="en-GB"/>
        </w:rPr>
        <w:t>, 12235–12240, doi:</w:t>
      </w:r>
      <w:hyperlink r:id="rId267" w:history="1">
        <w:r w:rsidRPr="001E7A27">
          <w:rPr>
            <w:rStyle w:val="Hyperlink"/>
            <w:rFonts w:cs="Times New Roman"/>
            <w:sz w:val="20"/>
            <w:szCs w:val="20"/>
            <w:lang w:val="en-GB"/>
          </w:rPr>
          <w:t>10.1073/pnas.0906044106</w:t>
        </w:r>
      </w:hyperlink>
      <w:r w:rsidRPr="001E7A27">
        <w:rPr>
          <w:rFonts w:cs="Times New Roman"/>
          <w:sz w:val="20"/>
          <w:szCs w:val="20"/>
          <w:lang w:val="en-GB"/>
        </w:rPr>
        <w:t>.</w:t>
      </w:r>
    </w:p>
    <w:p w14:paraId="39D6ED13" w14:textId="086AA9A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Drake, B.L., D.T. Hanson, T.K. Lowrey, and Z.D. Sharp, 2017: The carbon fertilization effect over a century of anthropogenic CO2 emissions: higher intracellular CO2 and more drought resistance among invasive and native grass species contrasts with increased water use efficiency for woody plants in the US Southwes.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23(2)</w:t>
      </w:r>
      <w:r w:rsidRPr="001E7A27">
        <w:rPr>
          <w:rFonts w:cs="Times New Roman"/>
          <w:sz w:val="20"/>
          <w:szCs w:val="20"/>
          <w:lang w:val="en-GB"/>
        </w:rPr>
        <w:t>, 782–792, doi:</w:t>
      </w:r>
      <w:hyperlink r:id="rId268" w:history="1">
        <w:r w:rsidRPr="001E7A27">
          <w:rPr>
            <w:rStyle w:val="Hyperlink"/>
            <w:rFonts w:cs="Times New Roman"/>
            <w:sz w:val="20"/>
            <w:szCs w:val="20"/>
            <w:lang w:val="en-GB"/>
          </w:rPr>
          <w:t>10.1111/gcb.13449</w:t>
        </w:r>
      </w:hyperlink>
      <w:r w:rsidRPr="001E7A27">
        <w:rPr>
          <w:rFonts w:cs="Times New Roman"/>
          <w:sz w:val="20"/>
          <w:szCs w:val="20"/>
          <w:lang w:val="en-GB"/>
        </w:rPr>
        <w:t>.</w:t>
      </w:r>
    </w:p>
    <w:p w14:paraId="7EFA3FEE" w14:textId="3BA1152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Drake, J.E. et al., 2011: Increases in the flux of carbon belowground stimulate nitrogen uptake and sustain the long-term enhancement of forest productivity under elevated CO2. </w:t>
      </w:r>
      <w:r w:rsidRPr="001E7A27">
        <w:rPr>
          <w:rFonts w:cs="Times New Roman"/>
          <w:i/>
          <w:sz w:val="20"/>
          <w:szCs w:val="20"/>
          <w:lang w:val="en-GB"/>
        </w:rPr>
        <w:t>Ecology Letters</w:t>
      </w:r>
      <w:r w:rsidRPr="001E7A27">
        <w:rPr>
          <w:rFonts w:cs="Times New Roman"/>
          <w:sz w:val="20"/>
          <w:szCs w:val="20"/>
          <w:lang w:val="en-GB"/>
        </w:rPr>
        <w:t xml:space="preserve">, </w:t>
      </w:r>
      <w:r w:rsidRPr="001E7A27">
        <w:rPr>
          <w:rFonts w:cs="Times New Roman"/>
          <w:b/>
          <w:sz w:val="20"/>
          <w:szCs w:val="20"/>
          <w:lang w:val="en-GB"/>
        </w:rPr>
        <w:t>14(4)</w:t>
      </w:r>
      <w:r w:rsidRPr="001E7A27">
        <w:rPr>
          <w:rFonts w:cs="Times New Roman"/>
          <w:sz w:val="20"/>
          <w:szCs w:val="20"/>
          <w:lang w:val="en-GB"/>
        </w:rPr>
        <w:t>, 349–357, doi:</w:t>
      </w:r>
      <w:hyperlink r:id="rId269" w:history="1">
        <w:r w:rsidRPr="001E7A27">
          <w:rPr>
            <w:rStyle w:val="Hyperlink"/>
            <w:rFonts w:cs="Times New Roman"/>
            <w:sz w:val="20"/>
            <w:szCs w:val="20"/>
            <w:lang w:val="en-GB"/>
          </w:rPr>
          <w:t>10.1111/j.1461-0248.2011.01593.x</w:t>
        </w:r>
      </w:hyperlink>
      <w:r w:rsidRPr="001E7A27">
        <w:rPr>
          <w:rFonts w:cs="Times New Roman"/>
          <w:sz w:val="20"/>
          <w:szCs w:val="20"/>
          <w:lang w:val="en-GB"/>
        </w:rPr>
        <w:t>.</w:t>
      </w:r>
    </w:p>
    <w:p w14:paraId="2DB43143" w14:textId="2E92060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Drake, J.E. et al., 2018: Three years of soil respiration in a mature eucalypt woodland exposed to atmospheric CO2 enrichment. </w:t>
      </w:r>
      <w:r w:rsidRPr="001E7A27">
        <w:rPr>
          <w:rFonts w:cs="Times New Roman"/>
          <w:i/>
          <w:sz w:val="20"/>
          <w:szCs w:val="20"/>
          <w:lang w:val="en-GB"/>
        </w:rPr>
        <w:t>Biogeochemistry</w:t>
      </w:r>
      <w:r w:rsidRPr="001E7A27">
        <w:rPr>
          <w:rFonts w:cs="Times New Roman"/>
          <w:sz w:val="20"/>
          <w:szCs w:val="20"/>
          <w:lang w:val="en-GB"/>
        </w:rPr>
        <w:t xml:space="preserve">, </w:t>
      </w:r>
      <w:r w:rsidRPr="001E7A27">
        <w:rPr>
          <w:rFonts w:cs="Times New Roman"/>
          <w:b/>
          <w:sz w:val="20"/>
          <w:szCs w:val="20"/>
          <w:lang w:val="en-GB"/>
        </w:rPr>
        <w:t>139(1)</w:t>
      </w:r>
      <w:r w:rsidRPr="001E7A27">
        <w:rPr>
          <w:rFonts w:cs="Times New Roman"/>
          <w:sz w:val="20"/>
          <w:szCs w:val="20"/>
          <w:lang w:val="en-GB"/>
        </w:rPr>
        <w:t>, 85–101, doi:</w:t>
      </w:r>
      <w:hyperlink r:id="rId270" w:history="1">
        <w:r w:rsidRPr="001E7A27">
          <w:rPr>
            <w:rStyle w:val="Hyperlink"/>
            <w:rFonts w:cs="Times New Roman"/>
            <w:sz w:val="20"/>
            <w:szCs w:val="20"/>
            <w:lang w:val="en-GB"/>
          </w:rPr>
          <w:t>10.1007/s10533-018-0457-7</w:t>
        </w:r>
      </w:hyperlink>
      <w:r w:rsidRPr="001E7A27">
        <w:rPr>
          <w:rFonts w:cs="Times New Roman"/>
          <w:sz w:val="20"/>
          <w:szCs w:val="20"/>
          <w:lang w:val="en-GB"/>
        </w:rPr>
        <w:t>.</w:t>
      </w:r>
    </w:p>
    <w:p w14:paraId="32FE1F2C" w14:textId="4263FBF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Drijfhout, S. et al., 2015: Catalogue of abrupt shifts in Intergovernmental panel on climate change climate models.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112(43)</w:t>
      </w:r>
      <w:r w:rsidRPr="001E7A27">
        <w:rPr>
          <w:rFonts w:cs="Times New Roman"/>
          <w:sz w:val="20"/>
          <w:szCs w:val="20"/>
          <w:lang w:val="en-GB"/>
        </w:rPr>
        <w:t>, E5777–E5786, doi:</w:t>
      </w:r>
      <w:hyperlink r:id="rId271" w:history="1">
        <w:r w:rsidRPr="001E7A27">
          <w:rPr>
            <w:rStyle w:val="Hyperlink"/>
            <w:rFonts w:cs="Times New Roman"/>
            <w:sz w:val="20"/>
            <w:szCs w:val="20"/>
            <w:lang w:val="en-GB"/>
          </w:rPr>
          <w:t>10.1073/pnas.1511451112</w:t>
        </w:r>
      </w:hyperlink>
      <w:r w:rsidRPr="001E7A27">
        <w:rPr>
          <w:rFonts w:cs="Times New Roman"/>
          <w:sz w:val="20"/>
          <w:szCs w:val="20"/>
          <w:lang w:val="en-GB"/>
        </w:rPr>
        <w:t>.</w:t>
      </w:r>
    </w:p>
    <w:p w14:paraId="10C51250" w14:textId="048BCBE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Du, C., X. Wang, M. Zhang, J. Jing, and Y. Gao, 2019: Effects of elevated CO2 on plant C-N-P stoichiometry in terrestrial ecosystems: A meta-analysis. </w:t>
      </w:r>
      <w:r w:rsidRPr="001E7A27">
        <w:rPr>
          <w:rFonts w:cs="Times New Roman"/>
          <w:i/>
          <w:sz w:val="20"/>
          <w:szCs w:val="20"/>
          <w:lang w:val="en-GB"/>
        </w:rPr>
        <w:t>Science of The Total Environment</w:t>
      </w:r>
      <w:r w:rsidRPr="001E7A27">
        <w:rPr>
          <w:rFonts w:cs="Times New Roman"/>
          <w:sz w:val="20"/>
          <w:szCs w:val="20"/>
          <w:lang w:val="en-GB"/>
        </w:rPr>
        <w:t xml:space="preserve">, </w:t>
      </w:r>
      <w:r w:rsidRPr="001E7A27">
        <w:rPr>
          <w:rFonts w:cs="Times New Roman"/>
          <w:b/>
          <w:sz w:val="20"/>
          <w:szCs w:val="20"/>
          <w:lang w:val="en-GB"/>
        </w:rPr>
        <w:t>650</w:t>
      </w:r>
      <w:r w:rsidRPr="001E7A27">
        <w:rPr>
          <w:rFonts w:cs="Times New Roman"/>
          <w:sz w:val="20"/>
          <w:szCs w:val="20"/>
          <w:lang w:val="en-GB"/>
        </w:rPr>
        <w:t>, 697–708, doi:</w:t>
      </w:r>
      <w:hyperlink r:id="rId272" w:history="1">
        <w:r w:rsidRPr="001E7A27">
          <w:rPr>
            <w:rStyle w:val="Hyperlink"/>
            <w:rFonts w:cs="Times New Roman"/>
            <w:sz w:val="20"/>
            <w:szCs w:val="20"/>
            <w:lang w:val="en-GB"/>
          </w:rPr>
          <w:t>10.1016/j.scitotenv.2018.09.051</w:t>
        </w:r>
      </w:hyperlink>
      <w:r w:rsidRPr="001E7A27">
        <w:rPr>
          <w:rFonts w:cs="Times New Roman"/>
          <w:sz w:val="20"/>
          <w:szCs w:val="20"/>
          <w:lang w:val="en-GB"/>
        </w:rPr>
        <w:t>.</w:t>
      </w:r>
    </w:p>
    <w:p w14:paraId="021B42EE" w14:textId="49E7918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Du, E. et al., 2020: Global patterns of terrestrial nitrogen and phosphorus limitation.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13(3)</w:t>
      </w:r>
      <w:r w:rsidRPr="001E7A27">
        <w:rPr>
          <w:rFonts w:cs="Times New Roman"/>
          <w:sz w:val="20"/>
          <w:szCs w:val="20"/>
          <w:lang w:val="en-GB"/>
        </w:rPr>
        <w:t>, 221–226, doi:</w:t>
      </w:r>
      <w:hyperlink r:id="rId273" w:history="1">
        <w:r w:rsidRPr="001E7A27">
          <w:rPr>
            <w:rStyle w:val="Hyperlink"/>
            <w:rFonts w:cs="Times New Roman"/>
            <w:sz w:val="20"/>
            <w:szCs w:val="20"/>
            <w:lang w:val="en-GB"/>
          </w:rPr>
          <w:t>10.1038/s41561-019-0530-4</w:t>
        </w:r>
      </w:hyperlink>
      <w:r w:rsidRPr="001E7A27">
        <w:rPr>
          <w:rFonts w:cs="Times New Roman"/>
          <w:sz w:val="20"/>
          <w:szCs w:val="20"/>
          <w:lang w:val="en-GB"/>
        </w:rPr>
        <w:t>.</w:t>
      </w:r>
    </w:p>
    <w:p w14:paraId="53C769A5" w14:textId="1DDA8EC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Duan, L., L. Cao, G. Bala, and K. Caldeira, 2020: A Model-Based Investigation of Terrestrial Plant Carbon Uptake Response to Four Radiation Modification Approaches.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125(9)</w:t>
      </w:r>
      <w:r w:rsidRPr="001E7A27">
        <w:rPr>
          <w:rFonts w:cs="Times New Roman"/>
          <w:sz w:val="20"/>
          <w:szCs w:val="20"/>
          <w:lang w:val="en-GB"/>
        </w:rPr>
        <w:t>, e2019JD031883, doi:</w:t>
      </w:r>
      <w:hyperlink r:id="rId274" w:history="1">
        <w:r w:rsidRPr="001E7A27">
          <w:rPr>
            <w:rStyle w:val="Hyperlink"/>
            <w:rFonts w:cs="Times New Roman"/>
            <w:sz w:val="20"/>
            <w:szCs w:val="20"/>
            <w:lang w:val="en-GB"/>
          </w:rPr>
          <w:t>10.1029/2019jd031883</w:t>
        </w:r>
      </w:hyperlink>
      <w:r w:rsidRPr="001E7A27">
        <w:rPr>
          <w:rFonts w:cs="Times New Roman"/>
          <w:sz w:val="20"/>
          <w:szCs w:val="20"/>
          <w:lang w:val="en-GB"/>
        </w:rPr>
        <w:t>.</w:t>
      </w:r>
    </w:p>
    <w:p w14:paraId="64A47754" w14:textId="608DD35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Duarte, C.M. et al., 2013: Is Ocean Acidification an Open-Ocean Syndrome? Understanding Anthropogenic Impacts on Seawater pH. </w:t>
      </w:r>
      <w:r w:rsidRPr="001E7A27">
        <w:rPr>
          <w:rFonts w:cs="Times New Roman"/>
          <w:i/>
          <w:sz w:val="20"/>
          <w:szCs w:val="20"/>
          <w:lang w:val="en-GB"/>
        </w:rPr>
        <w:t>Estuaries and Coasts</w:t>
      </w:r>
      <w:r w:rsidRPr="001E7A27">
        <w:rPr>
          <w:rFonts w:cs="Times New Roman"/>
          <w:sz w:val="20"/>
          <w:szCs w:val="20"/>
          <w:lang w:val="en-GB"/>
        </w:rPr>
        <w:t xml:space="preserve">, </w:t>
      </w:r>
      <w:r w:rsidRPr="001E7A27">
        <w:rPr>
          <w:rFonts w:cs="Times New Roman"/>
          <w:b/>
          <w:sz w:val="20"/>
          <w:szCs w:val="20"/>
          <w:lang w:val="en-GB"/>
        </w:rPr>
        <w:t>36(2)</w:t>
      </w:r>
      <w:r w:rsidRPr="001E7A27">
        <w:rPr>
          <w:rFonts w:cs="Times New Roman"/>
          <w:sz w:val="20"/>
          <w:szCs w:val="20"/>
          <w:lang w:val="en-GB"/>
        </w:rPr>
        <w:t>, 221–236, doi:</w:t>
      </w:r>
      <w:hyperlink r:id="rId275" w:history="1">
        <w:r w:rsidRPr="001E7A27">
          <w:rPr>
            <w:rStyle w:val="Hyperlink"/>
            <w:rFonts w:cs="Times New Roman"/>
            <w:sz w:val="20"/>
            <w:szCs w:val="20"/>
            <w:lang w:val="en-GB"/>
          </w:rPr>
          <w:t>10.1007/s12237-013-9594-3</w:t>
        </w:r>
      </w:hyperlink>
      <w:r w:rsidRPr="001E7A27">
        <w:rPr>
          <w:rFonts w:cs="Times New Roman"/>
          <w:sz w:val="20"/>
          <w:szCs w:val="20"/>
          <w:lang w:val="en-GB"/>
        </w:rPr>
        <w:t>.</w:t>
      </w:r>
    </w:p>
    <w:p w14:paraId="3BF08E29" w14:textId="1CDCC08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Dunkley Jones, T. et al., 2013: Climate model and proxy data constraints on ocean warming across the Paleocene–Eocene Thermal Maximum. </w:t>
      </w:r>
      <w:r w:rsidRPr="001E7A27">
        <w:rPr>
          <w:rFonts w:cs="Times New Roman"/>
          <w:i/>
          <w:sz w:val="20"/>
          <w:szCs w:val="20"/>
          <w:lang w:val="en-GB"/>
        </w:rPr>
        <w:t>Earth-Science Reviews</w:t>
      </w:r>
      <w:r w:rsidRPr="001E7A27">
        <w:rPr>
          <w:rFonts w:cs="Times New Roman"/>
          <w:sz w:val="20"/>
          <w:szCs w:val="20"/>
          <w:lang w:val="en-GB"/>
        </w:rPr>
        <w:t xml:space="preserve">, </w:t>
      </w:r>
      <w:r w:rsidRPr="001E7A27">
        <w:rPr>
          <w:rFonts w:cs="Times New Roman"/>
          <w:b/>
          <w:sz w:val="20"/>
          <w:szCs w:val="20"/>
          <w:lang w:val="en-GB"/>
        </w:rPr>
        <w:t>125</w:t>
      </w:r>
      <w:r w:rsidRPr="001E7A27">
        <w:rPr>
          <w:rFonts w:cs="Times New Roman"/>
          <w:sz w:val="20"/>
          <w:szCs w:val="20"/>
          <w:lang w:val="en-GB"/>
        </w:rPr>
        <w:t>, 123–145, doi:</w:t>
      </w:r>
      <w:hyperlink r:id="rId276" w:history="1">
        <w:r w:rsidRPr="001E7A27">
          <w:rPr>
            <w:rStyle w:val="Hyperlink"/>
            <w:rFonts w:cs="Times New Roman"/>
            <w:sz w:val="20"/>
            <w:szCs w:val="20"/>
            <w:lang w:val="en-GB"/>
          </w:rPr>
          <w:t>10.1016/j.earscirev.2013.07.004</w:t>
        </w:r>
      </w:hyperlink>
      <w:r w:rsidRPr="001E7A27">
        <w:rPr>
          <w:rFonts w:cs="Times New Roman"/>
          <w:sz w:val="20"/>
          <w:szCs w:val="20"/>
          <w:lang w:val="en-GB"/>
        </w:rPr>
        <w:t>.</w:t>
      </w:r>
    </w:p>
    <w:p w14:paraId="5BD2B064" w14:textId="6CCEE0F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Dupont, S., N. Dorey, and M. Thorndyke, 2010: What meta-analysis can tell us about vulnerability of marine biodiversity to ocean acidification? </w:t>
      </w:r>
      <w:r w:rsidRPr="001E7A27">
        <w:rPr>
          <w:rFonts w:cs="Times New Roman"/>
          <w:i/>
          <w:sz w:val="20"/>
          <w:szCs w:val="20"/>
          <w:lang w:val="en-GB"/>
        </w:rPr>
        <w:t>Estuarine, Coastal and Shelf Science</w:t>
      </w:r>
      <w:r w:rsidRPr="001E7A27">
        <w:rPr>
          <w:rFonts w:cs="Times New Roman"/>
          <w:sz w:val="20"/>
          <w:szCs w:val="20"/>
          <w:lang w:val="en-GB"/>
        </w:rPr>
        <w:t xml:space="preserve">, </w:t>
      </w:r>
      <w:r w:rsidRPr="001E7A27">
        <w:rPr>
          <w:rFonts w:cs="Times New Roman"/>
          <w:b/>
          <w:sz w:val="20"/>
          <w:szCs w:val="20"/>
          <w:lang w:val="en-GB"/>
        </w:rPr>
        <w:t>89(2)</w:t>
      </w:r>
      <w:r w:rsidRPr="001E7A27">
        <w:rPr>
          <w:rFonts w:cs="Times New Roman"/>
          <w:sz w:val="20"/>
          <w:szCs w:val="20"/>
          <w:lang w:val="en-GB"/>
        </w:rPr>
        <w:t>, 182–185, doi:</w:t>
      </w:r>
      <w:hyperlink r:id="rId277" w:history="1">
        <w:r w:rsidRPr="001E7A27">
          <w:rPr>
            <w:rStyle w:val="Hyperlink"/>
            <w:rFonts w:cs="Times New Roman"/>
            <w:sz w:val="20"/>
            <w:szCs w:val="20"/>
            <w:lang w:val="en-GB"/>
          </w:rPr>
          <w:t>10.1016/j.ecss.2010.06.013</w:t>
        </w:r>
      </w:hyperlink>
      <w:r w:rsidRPr="001E7A27">
        <w:rPr>
          <w:rFonts w:cs="Times New Roman"/>
          <w:sz w:val="20"/>
          <w:szCs w:val="20"/>
          <w:lang w:val="en-GB"/>
        </w:rPr>
        <w:t>.</w:t>
      </w:r>
    </w:p>
    <w:p w14:paraId="579A72B9" w14:textId="77054A6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Dürr, H.H. et al., 2011: Worldwide typology of nearshore coastal systems: defining the estuarine filter of river inputs to the oceans. </w:t>
      </w:r>
      <w:r w:rsidRPr="001E7A27">
        <w:rPr>
          <w:rFonts w:cs="Times New Roman"/>
          <w:i/>
          <w:sz w:val="20"/>
          <w:szCs w:val="20"/>
          <w:lang w:val="en-GB"/>
        </w:rPr>
        <w:t>Estuaries and Coasts</w:t>
      </w:r>
      <w:r w:rsidRPr="001E7A27">
        <w:rPr>
          <w:rFonts w:cs="Times New Roman"/>
          <w:sz w:val="20"/>
          <w:szCs w:val="20"/>
          <w:lang w:val="en-GB"/>
        </w:rPr>
        <w:t xml:space="preserve">, </w:t>
      </w:r>
      <w:r w:rsidRPr="001E7A27">
        <w:rPr>
          <w:rFonts w:cs="Times New Roman"/>
          <w:b/>
          <w:sz w:val="20"/>
          <w:szCs w:val="20"/>
          <w:lang w:val="en-GB"/>
        </w:rPr>
        <w:t>34(3)</w:t>
      </w:r>
      <w:r w:rsidRPr="001E7A27">
        <w:rPr>
          <w:rFonts w:cs="Times New Roman"/>
          <w:sz w:val="20"/>
          <w:szCs w:val="20"/>
          <w:lang w:val="en-GB"/>
        </w:rPr>
        <w:t>, 441–458, doi:</w:t>
      </w:r>
      <w:hyperlink r:id="rId278" w:history="1">
        <w:r w:rsidRPr="001E7A27">
          <w:rPr>
            <w:rStyle w:val="Hyperlink"/>
            <w:rFonts w:cs="Times New Roman"/>
            <w:sz w:val="20"/>
            <w:szCs w:val="20"/>
            <w:lang w:val="en-GB"/>
          </w:rPr>
          <w:t>10.1007/s12237-011-9381-y</w:t>
        </w:r>
      </w:hyperlink>
      <w:r w:rsidRPr="001E7A27">
        <w:rPr>
          <w:rFonts w:cs="Times New Roman"/>
          <w:sz w:val="20"/>
          <w:szCs w:val="20"/>
          <w:lang w:val="en-GB"/>
        </w:rPr>
        <w:t>.</w:t>
      </w:r>
    </w:p>
    <w:p w14:paraId="2103569D" w14:textId="179B75F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Dussin, R., E.N. Curchitser, C.A. Stock, and N. Van Oostende, 2019: Biogeochemical drivers of changing hypoxia in the California Current Ecosystem. </w:t>
      </w:r>
      <w:r w:rsidRPr="001E7A27">
        <w:rPr>
          <w:rFonts w:cs="Times New Roman"/>
          <w:i/>
          <w:sz w:val="20"/>
          <w:szCs w:val="20"/>
          <w:lang w:val="en-GB"/>
        </w:rPr>
        <w:t>Deep Sea Research Part II: Topical Studies in Oceanography</w:t>
      </w:r>
      <w:r w:rsidRPr="001E7A27">
        <w:rPr>
          <w:rFonts w:cs="Times New Roman"/>
          <w:sz w:val="20"/>
          <w:szCs w:val="20"/>
          <w:lang w:val="en-GB"/>
        </w:rPr>
        <w:t xml:space="preserve">, </w:t>
      </w:r>
      <w:r w:rsidRPr="001E7A27">
        <w:rPr>
          <w:rFonts w:cs="Times New Roman"/>
          <w:b/>
          <w:sz w:val="20"/>
          <w:szCs w:val="20"/>
          <w:lang w:val="en-GB"/>
        </w:rPr>
        <w:t>169–170</w:t>
      </w:r>
      <w:r w:rsidRPr="001E7A27">
        <w:rPr>
          <w:rFonts w:cs="Times New Roman"/>
          <w:sz w:val="20"/>
          <w:szCs w:val="20"/>
          <w:lang w:val="en-GB"/>
        </w:rPr>
        <w:t>, 104590, doi:</w:t>
      </w:r>
      <w:hyperlink r:id="rId279" w:history="1">
        <w:r w:rsidRPr="001E7A27">
          <w:rPr>
            <w:rStyle w:val="Hyperlink"/>
            <w:rFonts w:cs="Times New Roman"/>
            <w:sz w:val="20"/>
            <w:szCs w:val="20"/>
            <w:lang w:val="en-GB"/>
          </w:rPr>
          <w:t>10.1016/j.dsr2.2019.05.013</w:t>
        </w:r>
      </w:hyperlink>
      <w:r w:rsidRPr="001E7A27">
        <w:rPr>
          <w:rFonts w:cs="Times New Roman"/>
          <w:sz w:val="20"/>
          <w:szCs w:val="20"/>
          <w:lang w:val="en-GB"/>
        </w:rPr>
        <w:t>.</w:t>
      </w:r>
    </w:p>
    <w:p w14:paraId="4208BE00" w14:textId="7ECD2F8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Dymond, C.C. et al., 2014: Diversifying managed forests to increase resilience. </w:t>
      </w:r>
      <w:r w:rsidRPr="001E7A27">
        <w:rPr>
          <w:rFonts w:cs="Times New Roman"/>
          <w:i/>
          <w:sz w:val="20"/>
          <w:szCs w:val="20"/>
          <w:lang w:val="en-GB"/>
        </w:rPr>
        <w:t>Canadian Journal of Forest Research</w:t>
      </w:r>
      <w:r w:rsidRPr="001E7A27">
        <w:rPr>
          <w:rFonts w:cs="Times New Roman"/>
          <w:sz w:val="20"/>
          <w:szCs w:val="20"/>
          <w:lang w:val="en-GB"/>
        </w:rPr>
        <w:t xml:space="preserve">, </w:t>
      </w:r>
      <w:r w:rsidRPr="001E7A27">
        <w:rPr>
          <w:rFonts w:cs="Times New Roman"/>
          <w:b/>
          <w:sz w:val="20"/>
          <w:szCs w:val="20"/>
          <w:lang w:val="en-GB"/>
        </w:rPr>
        <w:t>44(10)</w:t>
      </w:r>
      <w:r w:rsidRPr="001E7A27">
        <w:rPr>
          <w:rFonts w:cs="Times New Roman"/>
          <w:sz w:val="20"/>
          <w:szCs w:val="20"/>
          <w:lang w:val="en-GB"/>
        </w:rPr>
        <w:t>, 1196–1205, doi:</w:t>
      </w:r>
      <w:hyperlink r:id="rId280" w:history="1">
        <w:r w:rsidRPr="001E7A27">
          <w:rPr>
            <w:rStyle w:val="Hyperlink"/>
            <w:rFonts w:cs="Times New Roman"/>
            <w:sz w:val="20"/>
            <w:szCs w:val="20"/>
            <w:lang w:val="en-GB"/>
          </w:rPr>
          <w:t>10.1139/cjfr-2014-0146</w:t>
        </w:r>
      </w:hyperlink>
      <w:r w:rsidRPr="001E7A27">
        <w:rPr>
          <w:rFonts w:cs="Times New Roman"/>
          <w:sz w:val="20"/>
          <w:szCs w:val="20"/>
          <w:lang w:val="en-GB"/>
        </w:rPr>
        <w:t>.</w:t>
      </w:r>
    </w:p>
    <w:p w14:paraId="20A59BCC" w14:textId="21554CB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Dyonisius, M.N. et al., 2020: Old carbon reservoirs were not important in the deglacial methane budget.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367(6480)</w:t>
      </w:r>
      <w:r w:rsidRPr="001E7A27">
        <w:rPr>
          <w:rFonts w:cs="Times New Roman"/>
          <w:sz w:val="20"/>
          <w:szCs w:val="20"/>
          <w:lang w:val="en-GB"/>
        </w:rPr>
        <w:t>, 907–910, doi:</w:t>
      </w:r>
      <w:hyperlink r:id="rId281" w:history="1">
        <w:r w:rsidRPr="001E7A27">
          <w:rPr>
            <w:rStyle w:val="Hyperlink"/>
            <w:rFonts w:cs="Times New Roman"/>
            <w:sz w:val="20"/>
            <w:szCs w:val="20"/>
            <w:lang w:val="en-GB"/>
          </w:rPr>
          <w:t>10.1126/science.aax0504</w:t>
        </w:r>
      </w:hyperlink>
      <w:r w:rsidRPr="001E7A27">
        <w:rPr>
          <w:rFonts w:cs="Times New Roman"/>
          <w:sz w:val="20"/>
          <w:szCs w:val="20"/>
          <w:lang w:val="en-GB"/>
        </w:rPr>
        <w:t>.</w:t>
      </w:r>
    </w:p>
    <w:p w14:paraId="606DB23E" w14:textId="711BCDA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Earl, N. and I. Simmonds, 2018: Spatial and temporal variability and trends in 2001–2016 global fire activity. </w:t>
      </w:r>
      <w:r w:rsidRPr="001E7A27">
        <w:rPr>
          <w:rFonts w:cs="Times New Roman"/>
          <w:i/>
          <w:sz w:val="20"/>
          <w:szCs w:val="20"/>
          <w:lang w:val="en-GB"/>
        </w:rPr>
        <w:t>Journal of Geophysical Research: Atmospheres</w:t>
      </w:r>
      <w:r w:rsidRPr="001E7A27">
        <w:rPr>
          <w:rFonts w:cs="Times New Roman"/>
          <w:sz w:val="20"/>
          <w:szCs w:val="20"/>
          <w:lang w:val="en-GB"/>
        </w:rPr>
        <w:t>, doi:</w:t>
      </w:r>
      <w:hyperlink r:id="rId282" w:history="1">
        <w:r w:rsidRPr="001E7A27">
          <w:rPr>
            <w:rStyle w:val="Hyperlink"/>
            <w:rFonts w:cs="Times New Roman"/>
            <w:sz w:val="20"/>
            <w:szCs w:val="20"/>
            <w:lang w:val="en-GB"/>
          </w:rPr>
          <w:t>10.1002/2017jd027749</w:t>
        </w:r>
      </w:hyperlink>
      <w:r w:rsidRPr="001E7A27">
        <w:rPr>
          <w:rFonts w:cs="Times New Roman"/>
          <w:sz w:val="20"/>
          <w:szCs w:val="20"/>
          <w:lang w:val="en-GB"/>
        </w:rPr>
        <w:t>.</w:t>
      </w:r>
    </w:p>
    <w:p w14:paraId="52AD541D" w14:textId="7D0F817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Eby, M. et al., 2013: Historical and idealized climate model experiments: an intercomparison of Earth system models of intermediate complexity. </w:t>
      </w:r>
      <w:r w:rsidRPr="001E7A27">
        <w:rPr>
          <w:rFonts w:cs="Times New Roman"/>
          <w:i/>
          <w:sz w:val="20"/>
          <w:szCs w:val="20"/>
          <w:lang w:val="en-GB"/>
        </w:rPr>
        <w:t>Climate of the Past</w:t>
      </w:r>
      <w:r w:rsidRPr="001E7A27">
        <w:rPr>
          <w:rFonts w:cs="Times New Roman"/>
          <w:sz w:val="20"/>
          <w:szCs w:val="20"/>
          <w:lang w:val="en-GB"/>
        </w:rPr>
        <w:t xml:space="preserve">, </w:t>
      </w:r>
      <w:r w:rsidRPr="001E7A27">
        <w:rPr>
          <w:rFonts w:cs="Times New Roman"/>
          <w:b/>
          <w:sz w:val="20"/>
          <w:szCs w:val="20"/>
          <w:lang w:val="en-GB"/>
        </w:rPr>
        <w:t>9(3)</w:t>
      </w:r>
      <w:r w:rsidRPr="001E7A27">
        <w:rPr>
          <w:rFonts w:cs="Times New Roman"/>
          <w:sz w:val="20"/>
          <w:szCs w:val="20"/>
          <w:lang w:val="en-GB"/>
        </w:rPr>
        <w:t>, 1111–1140, doi:</w:t>
      </w:r>
      <w:hyperlink r:id="rId283" w:history="1">
        <w:r w:rsidRPr="001E7A27">
          <w:rPr>
            <w:rStyle w:val="Hyperlink"/>
            <w:rFonts w:cs="Times New Roman"/>
            <w:sz w:val="20"/>
            <w:szCs w:val="20"/>
            <w:lang w:val="en-GB"/>
          </w:rPr>
          <w:t>10.5194/cp-9-1111-2013</w:t>
        </w:r>
      </w:hyperlink>
      <w:r w:rsidRPr="001E7A27">
        <w:rPr>
          <w:rFonts w:cs="Times New Roman"/>
          <w:sz w:val="20"/>
          <w:szCs w:val="20"/>
          <w:lang w:val="en-GB"/>
        </w:rPr>
        <w:t>.</w:t>
      </w:r>
    </w:p>
    <w:p w14:paraId="56E76EE0" w14:textId="513E658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Egleston, E.S., C.L. Sabine, and F.M.M. Morel, 2010: Revelle revisited: Buffer factors that quantify the response of ocean chemistry to changes in DIC and alkalinity.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24(1)</w:t>
      </w:r>
      <w:r w:rsidRPr="001E7A27">
        <w:rPr>
          <w:rFonts w:cs="Times New Roman"/>
          <w:sz w:val="20"/>
          <w:szCs w:val="20"/>
          <w:lang w:val="en-GB"/>
        </w:rPr>
        <w:t>, doi:</w:t>
      </w:r>
      <w:hyperlink r:id="rId284" w:history="1">
        <w:r w:rsidRPr="001E7A27">
          <w:rPr>
            <w:rStyle w:val="Hyperlink"/>
            <w:rFonts w:cs="Times New Roman"/>
            <w:sz w:val="20"/>
            <w:szCs w:val="20"/>
            <w:lang w:val="en-GB"/>
          </w:rPr>
          <w:t>10.1029/2008gb003407</w:t>
        </w:r>
      </w:hyperlink>
      <w:r w:rsidRPr="001E7A27">
        <w:rPr>
          <w:rFonts w:cs="Times New Roman"/>
          <w:sz w:val="20"/>
          <w:szCs w:val="20"/>
          <w:lang w:val="en-GB"/>
        </w:rPr>
        <w:t>.</w:t>
      </w:r>
    </w:p>
    <w:p w14:paraId="61CA7C08" w14:textId="792BB46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Ehlert, D. and K. Zickfeld, 2017: What determines the warming commitment after cessation of CO2 emissions?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12(1)</w:t>
      </w:r>
      <w:r w:rsidRPr="001E7A27">
        <w:rPr>
          <w:rFonts w:cs="Times New Roman"/>
          <w:sz w:val="20"/>
          <w:szCs w:val="20"/>
          <w:lang w:val="en-GB"/>
        </w:rPr>
        <w:t>, 015002, doi:</w:t>
      </w:r>
      <w:hyperlink r:id="rId285" w:history="1">
        <w:r w:rsidRPr="001E7A27">
          <w:rPr>
            <w:rStyle w:val="Hyperlink"/>
            <w:rFonts w:cs="Times New Roman"/>
            <w:sz w:val="20"/>
            <w:szCs w:val="20"/>
            <w:lang w:val="en-GB"/>
          </w:rPr>
          <w:t>10.1088/1748-9326/aa564a</w:t>
        </w:r>
      </w:hyperlink>
      <w:r w:rsidRPr="001E7A27">
        <w:rPr>
          <w:rFonts w:cs="Times New Roman"/>
          <w:sz w:val="20"/>
          <w:szCs w:val="20"/>
          <w:lang w:val="en-GB"/>
        </w:rPr>
        <w:t>.</w:t>
      </w:r>
    </w:p>
    <w:p w14:paraId="1CB41A2D" w14:textId="3084B45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Ehlert, D., K. Zickfeld, M. Eby, and N. Gillett, 2017: The sensitivity of the proportionality between temperature change and cumulative CO2 emissions to ocean mixing.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30(8)</w:t>
      </w:r>
      <w:r w:rsidRPr="001E7A27">
        <w:rPr>
          <w:rFonts w:cs="Times New Roman"/>
          <w:sz w:val="20"/>
          <w:szCs w:val="20"/>
          <w:lang w:val="en-GB"/>
        </w:rPr>
        <w:t>, 2921–2935, doi:</w:t>
      </w:r>
      <w:hyperlink r:id="rId286" w:history="1">
        <w:r w:rsidRPr="001E7A27">
          <w:rPr>
            <w:rStyle w:val="Hyperlink"/>
            <w:rFonts w:cs="Times New Roman"/>
            <w:sz w:val="20"/>
            <w:szCs w:val="20"/>
            <w:lang w:val="en-GB"/>
          </w:rPr>
          <w:t>10.1175/jcli-d-16-0247.1</w:t>
        </w:r>
      </w:hyperlink>
      <w:r w:rsidRPr="001E7A27">
        <w:rPr>
          <w:rFonts w:cs="Times New Roman"/>
          <w:sz w:val="20"/>
          <w:szCs w:val="20"/>
          <w:lang w:val="en-GB"/>
        </w:rPr>
        <w:t>.</w:t>
      </w:r>
    </w:p>
    <w:p w14:paraId="6E082FA5" w14:textId="50DD375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Ekholm, T. and H. Korhonen, 2016: Climate change mitigation strategy under an uncertain Solar Radiation Management possibility. </w:t>
      </w:r>
      <w:r w:rsidRPr="001E7A27">
        <w:rPr>
          <w:rFonts w:cs="Times New Roman"/>
          <w:i/>
          <w:sz w:val="20"/>
          <w:szCs w:val="20"/>
          <w:lang w:val="en-GB"/>
        </w:rPr>
        <w:t>Climatic Change</w:t>
      </w:r>
      <w:r w:rsidRPr="001E7A27">
        <w:rPr>
          <w:rFonts w:cs="Times New Roman"/>
          <w:sz w:val="20"/>
          <w:szCs w:val="20"/>
          <w:lang w:val="en-GB"/>
        </w:rPr>
        <w:t xml:space="preserve">, </w:t>
      </w:r>
      <w:r w:rsidRPr="001E7A27">
        <w:rPr>
          <w:rFonts w:cs="Times New Roman"/>
          <w:b/>
          <w:sz w:val="20"/>
          <w:szCs w:val="20"/>
          <w:lang w:val="en-GB"/>
        </w:rPr>
        <w:t>139(3)</w:t>
      </w:r>
      <w:r w:rsidRPr="001E7A27">
        <w:rPr>
          <w:rFonts w:cs="Times New Roman"/>
          <w:sz w:val="20"/>
          <w:szCs w:val="20"/>
          <w:lang w:val="en-GB"/>
        </w:rPr>
        <w:t>, 503–515, doi:</w:t>
      </w:r>
      <w:hyperlink r:id="rId287" w:history="1">
        <w:r w:rsidRPr="001E7A27">
          <w:rPr>
            <w:rStyle w:val="Hyperlink"/>
            <w:rFonts w:cs="Times New Roman"/>
            <w:sz w:val="20"/>
            <w:szCs w:val="20"/>
            <w:lang w:val="en-GB"/>
          </w:rPr>
          <w:t>10.1007/s10584-016-1828-5</w:t>
        </w:r>
      </w:hyperlink>
      <w:r w:rsidRPr="001E7A27">
        <w:rPr>
          <w:rFonts w:cs="Times New Roman"/>
          <w:sz w:val="20"/>
          <w:szCs w:val="20"/>
          <w:lang w:val="en-GB"/>
        </w:rPr>
        <w:t>.</w:t>
      </w:r>
    </w:p>
    <w:p w14:paraId="51A026CB" w14:textId="7DF65F9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Elberling, B., H.H. Christiansen, and B.U. Hansen, 2010: High nitrous oxide production from thawing permafrost.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3(5)</w:t>
      </w:r>
      <w:r w:rsidRPr="001E7A27">
        <w:rPr>
          <w:rFonts w:cs="Times New Roman"/>
          <w:sz w:val="20"/>
          <w:szCs w:val="20"/>
          <w:lang w:val="en-GB"/>
        </w:rPr>
        <w:t>, 332–335, doi:</w:t>
      </w:r>
      <w:hyperlink r:id="rId288" w:history="1">
        <w:r w:rsidRPr="001E7A27">
          <w:rPr>
            <w:rStyle w:val="Hyperlink"/>
            <w:rFonts w:cs="Times New Roman"/>
            <w:sz w:val="20"/>
            <w:szCs w:val="20"/>
            <w:lang w:val="en-GB"/>
          </w:rPr>
          <w:t>10.1038/ngeo803</w:t>
        </w:r>
      </w:hyperlink>
      <w:r w:rsidRPr="001E7A27">
        <w:rPr>
          <w:rFonts w:cs="Times New Roman"/>
          <w:sz w:val="20"/>
          <w:szCs w:val="20"/>
          <w:lang w:val="en-GB"/>
        </w:rPr>
        <w:t>.</w:t>
      </w:r>
    </w:p>
    <w:p w14:paraId="6FBE397C" w14:textId="4E24397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Eliseev, A., I.I. Mokhov, and A. Chernokulsky, 2014a: An ensemble approach to simulate CO2 emissions from natural fires.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11(12)</w:t>
      </w:r>
      <w:r w:rsidRPr="001E7A27">
        <w:rPr>
          <w:rFonts w:cs="Times New Roman"/>
          <w:sz w:val="20"/>
          <w:szCs w:val="20"/>
          <w:lang w:val="en-GB"/>
        </w:rPr>
        <w:t>, 3205–3223, doi:</w:t>
      </w:r>
      <w:hyperlink r:id="rId289" w:history="1">
        <w:r w:rsidRPr="001E7A27">
          <w:rPr>
            <w:rStyle w:val="Hyperlink"/>
            <w:rFonts w:cs="Times New Roman"/>
            <w:sz w:val="20"/>
            <w:szCs w:val="20"/>
            <w:lang w:val="en-GB"/>
          </w:rPr>
          <w:t>10.5194/bg-11-3205-2014</w:t>
        </w:r>
      </w:hyperlink>
      <w:r w:rsidRPr="001E7A27">
        <w:rPr>
          <w:rFonts w:cs="Times New Roman"/>
          <w:sz w:val="20"/>
          <w:szCs w:val="20"/>
          <w:lang w:val="en-GB"/>
        </w:rPr>
        <w:t>.</w:t>
      </w:r>
    </w:p>
    <w:p w14:paraId="5EBD4F63" w14:textId="0A1BA2B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Eliseev, A., I.I. Mokhov, and A. Chernokulsky, 2014b: Influence of ground and peat fires on CO2 emissions into the atmosphere. </w:t>
      </w:r>
      <w:r w:rsidRPr="001E7A27">
        <w:rPr>
          <w:rFonts w:cs="Times New Roman"/>
          <w:i/>
          <w:sz w:val="20"/>
          <w:szCs w:val="20"/>
          <w:lang w:val="en-GB"/>
        </w:rPr>
        <w:t>Doklady Earth Sciences</w:t>
      </w:r>
      <w:r w:rsidRPr="001E7A27">
        <w:rPr>
          <w:rFonts w:cs="Times New Roman"/>
          <w:sz w:val="20"/>
          <w:szCs w:val="20"/>
          <w:lang w:val="en-GB"/>
        </w:rPr>
        <w:t xml:space="preserve">, </w:t>
      </w:r>
      <w:r w:rsidRPr="001E7A27">
        <w:rPr>
          <w:rFonts w:cs="Times New Roman"/>
          <w:b/>
          <w:sz w:val="20"/>
          <w:szCs w:val="20"/>
          <w:lang w:val="en-GB"/>
        </w:rPr>
        <w:t>459(2)</w:t>
      </w:r>
      <w:r w:rsidRPr="001E7A27">
        <w:rPr>
          <w:rFonts w:cs="Times New Roman"/>
          <w:sz w:val="20"/>
          <w:szCs w:val="20"/>
          <w:lang w:val="en-GB"/>
        </w:rPr>
        <w:t>, 1565–1569, doi:</w:t>
      </w:r>
      <w:hyperlink r:id="rId290" w:history="1">
        <w:r w:rsidRPr="001E7A27">
          <w:rPr>
            <w:rStyle w:val="Hyperlink"/>
            <w:rFonts w:cs="Times New Roman"/>
            <w:sz w:val="20"/>
            <w:szCs w:val="20"/>
            <w:lang w:val="en-GB"/>
          </w:rPr>
          <w:t>10.1134/s1028334x14120034</w:t>
        </w:r>
      </w:hyperlink>
      <w:r w:rsidRPr="001E7A27">
        <w:rPr>
          <w:rFonts w:cs="Times New Roman"/>
          <w:sz w:val="20"/>
          <w:szCs w:val="20"/>
          <w:lang w:val="en-GB"/>
        </w:rPr>
        <w:t>.</w:t>
      </w:r>
    </w:p>
    <w:p w14:paraId="613D915B" w14:textId="2F39E34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Eliseev, A., I.I. Mokhov, M.M. Arzhanov, P.F. Demchenko, and S.N. Denisov, 2008: Interaction of the methane cycle and processes in wetland ecosystems in a climate model of intermediate complexity. </w:t>
      </w:r>
      <w:r w:rsidRPr="001E7A27">
        <w:rPr>
          <w:rFonts w:cs="Times New Roman"/>
          <w:i/>
          <w:sz w:val="20"/>
          <w:szCs w:val="20"/>
          <w:lang w:val="en-GB"/>
        </w:rPr>
        <w:t>Izvestiya, Atmospheric and Oceanic Physics</w:t>
      </w:r>
      <w:r w:rsidRPr="001E7A27">
        <w:rPr>
          <w:rFonts w:cs="Times New Roman"/>
          <w:sz w:val="20"/>
          <w:szCs w:val="20"/>
          <w:lang w:val="en-GB"/>
        </w:rPr>
        <w:t xml:space="preserve">, </w:t>
      </w:r>
      <w:r w:rsidRPr="001E7A27">
        <w:rPr>
          <w:rFonts w:cs="Times New Roman"/>
          <w:b/>
          <w:sz w:val="20"/>
          <w:szCs w:val="20"/>
          <w:lang w:val="en-GB"/>
        </w:rPr>
        <w:t>44(2)</w:t>
      </w:r>
      <w:r w:rsidRPr="001E7A27">
        <w:rPr>
          <w:rFonts w:cs="Times New Roman"/>
          <w:sz w:val="20"/>
          <w:szCs w:val="20"/>
          <w:lang w:val="en-GB"/>
        </w:rPr>
        <w:t>, 139–152, doi:</w:t>
      </w:r>
      <w:hyperlink r:id="rId291" w:history="1">
        <w:r w:rsidRPr="001E7A27">
          <w:rPr>
            <w:rStyle w:val="Hyperlink"/>
            <w:rFonts w:cs="Times New Roman"/>
            <w:sz w:val="20"/>
            <w:szCs w:val="20"/>
            <w:lang w:val="en-GB"/>
          </w:rPr>
          <w:t>10.1134/s0001433808020011</w:t>
        </w:r>
      </w:hyperlink>
      <w:r w:rsidRPr="001E7A27">
        <w:rPr>
          <w:rFonts w:cs="Times New Roman"/>
          <w:sz w:val="20"/>
          <w:szCs w:val="20"/>
          <w:lang w:val="en-GB"/>
        </w:rPr>
        <w:t>.</w:t>
      </w:r>
    </w:p>
    <w:p w14:paraId="5ACFE384" w14:textId="3BCDB11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Elkins, J.W. et al., 2018: Combined Nitrous Oxide data from the NOAA/ESRL Global Monitoring Division. National Oceanic and Atmospheric Administration, Earth System Research Laboratory (NOAA/ESRL). Retrieved from: </w:t>
      </w:r>
      <w:hyperlink r:id="rId292" w:history="1">
        <w:r w:rsidRPr="001E7A27">
          <w:rPr>
            <w:rStyle w:val="Hyperlink"/>
            <w:rFonts w:cs="Times New Roman"/>
            <w:sz w:val="20"/>
            <w:szCs w:val="20"/>
            <w:lang w:val="en-GB"/>
          </w:rPr>
          <w:t>www.esrl.noaa.gov/gmd/hats/combined/n2o.html</w:t>
        </w:r>
      </w:hyperlink>
      <w:r w:rsidRPr="001E7A27">
        <w:rPr>
          <w:rFonts w:cs="Times New Roman"/>
          <w:sz w:val="20"/>
          <w:szCs w:val="20"/>
          <w:lang w:val="en-GB"/>
        </w:rPr>
        <w:t>.</w:t>
      </w:r>
    </w:p>
    <w:p w14:paraId="5D0F1DA3" w14:textId="3DB5AF3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Ellison, D. et al., 2017: Trees, forests and water: Cool insights for a hot world. </w:t>
      </w:r>
      <w:r w:rsidRPr="001E7A27">
        <w:rPr>
          <w:rFonts w:cs="Times New Roman"/>
          <w:i/>
          <w:sz w:val="20"/>
          <w:szCs w:val="20"/>
          <w:lang w:val="en-GB"/>
        </w:rPr>
        <w:t>Global Environmental Change</w:t>
      </w:r>
      <w:r w:rsidRPr="001E7A27">
        <w:rPr>
          <w:rFonts w:cs="Times New Roman"/>
          <w:sz w:val="20"/>
          <w:szCs w:val="20"/>
          <w:lang w:val="en-GB"/>
        </w:rPr>
        <w:t xml:space="preserve">, </w:t>
      </w:r>
      <w:r w:rsidRPr="001E7A27">
        <w:rPr>
          <w:rFonts w:cs="Times New Roman"/>
          <w:b/>
          <w:sz w:val="20"/>
          <w:szCs w:val="20"/>
          <w:lang w:val="en-GB"/>
        </w:rPr>
        <w:t>43</w:t>
      </w:r>
      <w:r w:rsidRPr="001E7A27">
        <w:rPr>
          <w:rFonts w:cs="Times New Roman"/>
          <w:sz w:val="20"/>
          <w:szCs w:val="20"/>
          <w:lang w:val="en-GB"/>
        </w:rPr>
        <w:t>, 51–61, doi:</w:t>
      </w:r>
      <w:hyperlink r:id="rId293" w:history="1">
        <w:r w:rsidRPr="001E7A27">
          <w:rPr>
            <w:rStyle w:val="Hyperlink"/>
            <w:rFonts w:cs="Times New Roman"/>
            <w:sz w:val="20"/>
            <w:szCs w:val="20"/>
            <w:lang w:val="en-GB"/>
          </w:rPr>
          <w:t>10.1016/j.gloenvcha.2017.01.002</w:t>
        </w:r>
      </w:hyperlink>
      <w:r w:rsidRPr="001E7A27">
        <w:rPr>
          <w:rFonts w:cs="Times New Roman"/>
          <w:sz w:val="20"/>
          <w:szCs w:val="20"/>
          <w:lang w:val="en-GB"/>
        </w:rPr>
        <w:t>.</w:t>
      </w:r>
    </w:p>
    <w:p w14:paraId="7E10E5D1" w14:textId="4E24AE0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Elsig, J. et al., 2009: Stable isotope constraints on Holocene carbon cycle changes from an Antarctic ice core.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461(7263)</w:t>
      </w:r>
      <w:r w:rsidRPr="001E7A27">
        <w:rPr>
          <w:rFonts w:cs="Times New Roman"/>
          <w:sz w:val="20"/>
          <w:szCs w:val="20"/>
          <w:lang w:val="en-GB"/>
        </w:rPr>
        <w:t>, 507–510, doi:</w:t>
      </w:r>
      <w:hyperlink r:id="rId294" w:history="1">
        <w:r w:rsidRPr="001E7A27">
          <w:rPr>
            <w:rStyle w:val="Hyperlink"/>
            <w:rFonts w:cs="Times New Roman"/>
            <w:sz w:val="20"/>
            <w:szCs w:val="20"/>
            <w:lang w:val="en-GB"/>
          </w:rPr>
          <w:t>10.1038/nature08393</w:t>
        </w:r>
      </w:hyperlink>
      <w:r w:rsidRPr="001E7A27">
        <w:rPr>
          <w:rFonts w:cs="Times New Roman"/>
          <w:sz w:val="20"/>
          <w:szCs w:val="20"/>
          <w:lang w:val="en-GB"/>
        </w:rPr>
        <w:t>.</w:t>
      </w:r>
    </w:p>
    <w:p w14:paraId="7034D0A0" w14:textId="355FC9B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Engram, M. et al., 2020: Remote sensing northern lake methane ebullition.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10(6)</w:t>
      </w:r>
      <w:r w:rsidRPr="001E7A27">
        <w:rPr>
          <w:rFonts w:cs="Times New Roman"/>
          <w:sz w:val="20"/>
          <w:szCs w:val="20"/>
          <w:lang w:val="en-GB"/>
        </w:rPr>
        <w:t>, 511–517, doi:</w:t>
      </w:r>
      <w:hyperlink r:id="rId295" w:history="1">
        <w:r w:rsidRPr="001E7A27">
          <w:rPr>
            <w:rStyle w:val="Hyperlink"/>
            <w:rFonts w:cs="Times New Roman"/>
            <w:sz w:val="20"/>
            <w:szCs w:val="20"/>
            <w:lang w:val="en-GB"/>
          </w:rPr>
          <w:t>10.1038/s41558-020-0762-8</w:t>
        </w:r>
      </w:hyperlink>
      <w:r w:rsidRPr="001E7A27">
        <w:rPr>
          <w:rFonts w:cs="Times New Roman"/>
          <w:sz w:val="20"/>
          <w:szCs w:val="20"/>
          <w:lang w:val="en-GB"/>
        </w:rPr>
        <w:t>.</w:t>
      </w:r>
    </w:p>
    <w:p w14:paraId="36CAC587" w14:textId="672A3A6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Erb, K.-H. et al., 2018: Unexpectedly large impact of forest management and grazing on global vegetation biomass.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553(7686)</w:t>
      </w:r>
      <w:r w:rsidRPr="001E7A27">
        <w:rPr>
          <w:rFonts w:cs="Times New Roman"/>
          <w:sz w:val="20"/>
          <w:szCs w:val="20"/>
          <w:lang w:val="en-GB"/>
        </w:rPr>
        <w:t>, 73–76, doi:</w:t>
      </w:r>
      <w:hyperlink r:id="rId296" w:history="1">
        <w:r w:rsidRPr="001E7A27">
          <w:rPr>
            <w:rStyle w:val="Hyperlink"/>
            <w:rFonts w:cs="Times New Roman"/>
            <w:sz w:val="20"/>
            <w:szCs w:val="20"/>
            <w:lang w:val="en-GB"/>
          </w:rPr>
          <w:t>10.1038/nature25138</w:t>
        </w:r>
      </w:hyperlink>
      <w:r w:rsidRPr="001E7A27">
        <w:rPr>
          <w:rFonts w:cs="Times New Roman"/>
          <w:sz w:val="20"/>
          <w:szCs w:val="20"/>
          <w:lang w:val="en-GB"/>
        </w:rPr>
        <w:t>.</w:t>
      </w:r>
    </w:p>
    <w:p w14:paraId="5A0F4108" w14:textId="6559ED7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Etiope, G., G. Ciotoli, S. Schwietzke, and M. Schoell, 2019: Gridded maps of geological methane emissions and their isotopic signature.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1–22, doi:</w:t>
      </w:r>
      <w:hyperlink r:id="rId297" w:history="1">
        <w:r w:rsidRPr="001E7A27">
          <w:rPr>
            <w:rStyle w:val="Hyperlink"/>
            <w:rFonts w:cs="Times New Roman"/>
            <w:sz w:val="20"/>
            <w:szCs w:val="20"/>
            <w:lang w:val="en-GB"/>
          </w:rPr>
          <w:t>10.5194/essd-11-1-2019</w:t>
        </w:r>
      </w:hyperlink>
      <w:r w:rsidRPr="001E7A27">
        <w:rPr>
          <w:rFonts w:cs="Times New Roman"/>
          <w:sz w:val="20"/>
          <w:szCs w:val="20"/>
          <w:lang w:val="en-GB"/>
        </w:rPr>
        <w:t>.</w:t>
      </w:r>
    </w:p>
    <w:p w14:paraId="45F7B69C" w14:textId="47C227D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Etminan, M., G. Myhre, E.J.J. Highwood, and K.P.P. Shine, 2016: Radiative forcing of carbon dioxide, methane, and nitrous oxide: A significant revision of the methane radiative forcing.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43(24)</w:t>
      </w:r>
      <w:r w:rsidRPr="001E7A27">
        <w:rPr>
          <w:rFonts w:cs="Times New Roman"/>
          <w:sz w:val="20"/>
          <w:szCs w:val="20"/>
          <w:lang w:val="en-GB"/>
        </w:rPr>
        <w:t>, 12,614–12,623, doi:</w:t>
      </w:r>
      <w:hyperlink r:id="rId298" w:history="1">
        <w:r w:rsidRPr="001E7A27">
          <w:rPr>
            <w:rStyle w:val="Hyperlink"/>
            <w:rFonts w:cs="Times New Roman"/>
            <w:sz w:val="20"/>
            <w:szCs w:val="20"/>
            <w:lang w:val="en-GB"/>
          </w:rPr>
          <w:t>10.1002/2016gl071930</w:t>
        </w:r>
      </w:hyperlink>
      <w:r w:rsidRPr="001E7A27">
        <w:rPr>
          <w:rFonts w:cs="Times New Roman"/>
          <w:sz w:val="20"/>
          <w:szCs w:val="20"/>
          <w:lang w:val="en-GB"/>
        </w:rPr>
        <w:t>.</w:t>
      </w:r>
    </w:p>
    <w:p w14:paraId="7E7EAB81" w14:textId="1D04603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Fagundes, M. et al., 2020: Downscaling global ocean climate models improves estimates of exposure regimes in coastal environments.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14227, doi:</w:t>
      </w:r>
      <w:hyperlink r:id="rId299" w:history="1">
        <w:r w:rsidRPr="001E7A27">
          <w:rPr>
            <w:rStyle w:val="Hyperlink"/>
            <w:rFonts w:cs="Times New Roman"/>
            <w:sz w:val="20"/>
            <w:szCs w:val="20"/>
            <w:lang w:val="en-GB"/>
          </w:rPr>
          <w:t>10.1038/s41598-020-71169-6</w:t>
        </w:r>
      </w:hyperlink>
      <w:r w:rsidRPr="001E7A27">
        <w:rPr>
          <w:rFonts w:cs="Times New Roman"/>
          <w:sz w:val="20"/>
          <w:szCs w:val="20"/>
          <w:lang w:val="en-GB"/>
        </w:rPr>
        <w:t>.</w:t>
      </w:r>
    </w:p>
    <w:p w14:paraId="4BEB84BB" w14:textId="49E57F5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Fajardy, M. and N. Mac Dowell, 2017: Can BECCS deliver sustainable and resource efficient negative emissions? </w:t>
      </w:r>
      <w:r w:rsidRPr="001E7A27">
        <w:rPr>
          <w:rFonts w:cs="Times New Roman"/>
          <w:i/>
          <w:sz w:val="20"/>
          <w:szCs w:val="20"/>
          <w:lang w:val="en-GB"/>
        </w:rPr>
        <w:t>Energy and Environmental Science</w:t>
      </w:r>
      <w:r w:rsidRPr="001E7A27">
        <w:rPr>
          <w:rFonts w:cs="Times New Roman"/>
          <w:sz w:val="20"/>
          <w:szCs w:val="20"/>
          <w:lang w:val="en-GB"/>
        </w:rPr>
        <w:t xml:space="preserve">, </w:t>
      </w:r>
      <w:r w:rsidRPr="001E7A27">
        <w:rPr>
          <w:rFonts w:cs="Times New Roman"/>
          <w:b/>
          <w:sz w:val="20"/>
          <w:szCs w:val="20"/>
          <w:lang w:val="en-GB"/>
        </w:rPr>
        <w:t>10(6)</w:t>
      </w:r>
      <w:r w:rsidRPr="001E7A27">
        <w:rPr>
          <w:rFonts w:cs="Times New Roman"/>
          <w:sz w:val="20"/>
          <w:szCs w:val="20"/>
          <w:lang w:val="en-GB"/>
        </w:rPr>
        <w:t>, 1389–1426, doi:</w:t>
      </w:r>
      <w:hyperlink r:id="rId300" w:history="1">
        <w:r w:rsidRPr="001E7A27">
          <w:rPr>
            <w:rStyle w:val="Hyperlink"/>
            <w:rFonts w:cs="Times New Roman"/>
            <w:sz w:val="20"/>
            <w:szCs w:val="20"/>
            <w:lang w:val="en-GB"/>
          </w:rPr>
          <w:t>10.1039/c7ee00465f</w:t>
        </w:r>
      </w:hyperlink>
      <w:r w:rsidRPr="001E7A27">
        <w:rPr>
          <w:rFonts w:cs="Times New Roman"/>
          <w:sz w:val="20"/>
          <w:szCs w:val="20"/>
          <w:lang w:val="en-GB"/>
        </w:rPr>
        <w:t>.</w:t>
      </w:r>
    </w:p>
    <w:p w14:paraId="04543469" w14:textId="64C181A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Fan, L. et al., 2019: Satellite-observed pantropical carbon dynamics. </w:t>
      </w:r>
      <w:r w:rsidRPr="001E7A27">
        <w:rPr>
          <w:rFonts w:cs="Times New Roman"/>
          <w:i/>
          <w:sz w:val="20"/>
          <w:szCs w:val="20"/>
          <w:lang w:val="en-GB"/>
        </w:rPr>
        <w:t>Nature Plants</w:t>
      </w:r>
      <w:r w:rsidRPr="001E7A27">
        <w:rPr>
          <w:rFonts w:cs="Times New Roman"/>
          <w:sz w:val="20"/>
          <w:szCs w:val="20"/>
          <w:lang w:val="en-GB"/>
        </w:rPr>
        <w:t>, doi:</w:t>
      </w:r>
      <w:hyperlink r:id="rId301" w:history="1">
        <w:r w:rsidRPr="001E7A27">
          <w:rPr>
            <w:rStyle w:val="Hyperlink"/>
            <w:rFonts w:cs="Times New Roman"/>
            <w:sz w:val="20"/>
            <w:szCs w:val="20"/>
            <w:lang w:val="en-GB"/>
          </w:rPr>
          <w:t>10.1038/s41477-019-0478-9</w:t>
        </w:r>
      </w:hyperlink>
      <w:r w:rsidRPr="001E7A27">
        <w:rPr>
          <w:rFonts w:cs="Times New Roman"/>
          <w:sz w:val="20"/>
          <w:szCs w:val="20"/>
          <w:lang w:val="en-GB"/>
        </w:rPr>
        <w:t>.</w:t>
      </w:r>
    </w:p>
    <w:p w14:paraId="6E985F33" w14:textId="5316025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Fang, Y. et al., 2017: Global land carbon sink response to temperature and precipitation varies with ENSO phase.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12(6)</w:t>
      </w:r>
      <w:r w:rsidRPr="001E7A27">
        <w:rPr>
          <w:rFonts w:cs="Times New Roman"/>
          <w:sz w:val="20"/>
          <w:szCs w:val="20"/>
          <w:lang w:val="en-GB"/>
        </w:rPr>
        <w:t>, 064007, doi:</w:t>
      </w:r>
      <w:hyperlink r:id="rId302" w:history="1">
        <w:r w:rsidRPr="001E7A27">
          <w:rPr>
            <w:rStyle w:val="Hyperlink"/>
            <w:rFonts w:cs="Times New Roman"/>
            <w:sz w:val="20"/>
            <w:szCs w:val="20"/>
            <w:lang w:val="en-GB"/>
          </w:rPr>
          <w:t>10.1088/1748-9326/aa6e8e</w:t>
        </w:r>
      </w:hyperlink>
      <w:r w:rsidRPr="001E7A27">
        <w:rPr>
          <w:rFonts w:cs="Times New Roman"/>
          <w:sz w:val="20"/>
          <w:szCs w:val="20"/>
          <w:lang w:val="en-GB"/>
        </w:rPr>
        <w:t>.</w:t>
      </w:r>
    </w:p>
    <w:p w14:paraId="0E652EA9" w14:textId="123E4A7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FAO, 2019: FAOSTAT: Emissions – Agriculture, Emissions – Land Use, Trade (Crops and livestock products), Population, Agri-Environmental Indicators (Livestock Manure). The Food and Agriculture Organization of the United Nations (FAO), Rome, Italy. Retrieved from: </w:t>
      </w:r>
      <w:hyperlink r:id="rId303" w:anchor="data" w:history="1">
        <w:r w:rsidRPr="001E7A27">
          <w:rPr>
            <w:rStyle w:val="Hyperlink"/>
            <w:rFonts w:cs="Times New Roman"/>
            <w:sz w:val="20"/>
            <w:szCs w:val="20"/>
            <w:lang w:val="en-GB"/>
          </w:rPr>
          <w:t>www.fao.org/faostat/en/#data</w:t>
        </w:r>
      </w:hyperlink>
      <w:r w:rsidRPr="001E7A27">
        <w:rPr>
          <w:rFonts w:cs="Times New Roman"/>
          <w:sz w:val="20"/>
          <w:szCs w:val="20"/>
          <w:lang w:val="en-GB"/>
        </w:rPr>
        <w:t>.</w:t>
      </w:r>
    </w:p>
    <w:p w14:paraId="7ABAE3E8" w14:textId="3AA5EB1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Fargione, J.E. et al., 2018: Natural climate solutions for the United States. </w:t>
      </w:r>
      <w:r w:rsidRPr="001E7A27">
        <w:rPr>
          <w:rFonts w:cs="Times New Roman"/>
          <w:i/>
          <w:sz w:val="20"/>
          <w:szCs w:val="20"/>
          <w:lang w:val="en-GB"/>
        </w:rPr>
        <w:t>Science Advances</w:t>
      </w:r>
      <w:r w:rsidRPr="001E7A27">
        <w:rPr>
          <w:rFonts w:cs="Times New Roman"/>
          <w:sz w:val="20"/>
          <w:szCs w:val="20"/>
          <w:lang w:val="en-GB"/>
        </w:rPr>
        <w:t xml:space="preserve">, </w:t>
      </w:r>
      <w:r w:rsidRPr="001E7A27">
        <w:rPr>
          <w:rFonts w:cs="Times New Roman"/>
          <w:b/>
          <w:sz w:val="20"/>
          <w:szCs w:val="20"/>
          <w:lang w:val="en-GB"/>
        </w:rPr>
        <w:t>4(11)</w:t>
      </w:r>
      <w:r w:rsidRPr="001E7A27">
        <w:rPr>
          <w:rFonts w:cs="Times New Roman"/>
          <w:sz w:val="20"/>
          <w:szCs w:val="20"/>
          <w:lang w:val="en-GB"/>
        </w:rPr>
        <w:t>, eaat1869, doi:</w:t>
      </w:r>
      <w:hyperlink r:id="rId304" w:history="1">
        <w:r w:rsidRPr="001E7A27">
          <w:rPr>
            <w:rStyle w:val="Hyperlink"/>
            <w:rFonts w:cs="Times New Roman"/>
            <w:sz w:val="20"/>
            <w:szCs w:val="20"/>
            <w:lang w:val="en-GB"/>
          </w:rPr>
          <w:t>10.1126/sciadv.aat1869</w:t>
        </w:r>
      </w:hyperlink>
      <w:r w:rsidRPr="001E7A27">
        <w:rPr>
          <w:rFonts w:cs="Times New Roman"/>
          <w:sz w:val="20"/>
          <w:szCs w:val="20"/>
          <w:lang w:val="en-GB"/>
        </w:rPr>
        <w:t>.</w:t>
      </w:r>
    </w:p>
    <w:p w14:paraId="0A37C1A6" w14:textId="4B62E6D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Farías, L., V. Besoain, and S. García-Loyola, 2015: Presence of nitrous oxide hotspots in the coastal upwelling area off central Chile: an analysis of temporal variability based on ten years of a biogeochemical time series.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10(4)</w:t>
      </w:r>
      <w:r w:rsidRPr="001E7A27">
        <w:rPr>
          <w:rFonts w:cs="Times New Roman"/>
          <w:sz w:val="20"/>
          <w:szCs w:val="20"/>
          <w:lang w:val="en-GB"/>
        </w:rPr>
        <w:t>, 044017, doi:</w:t>
      </w:r>
      <w:hyperlink r:id="rId305" w:history="1">
        <w:r w:rsidRPr="001E7A27">
          <w:rPr>
            <w:rStyle w:val="Hyperlink"/>
            <w:rFonts w:cs="Times New Roman"/>
            <w:sz w:val="20"/>
            <w:szCs w:val="20"/>
            <w:lang w:val="en-GB"/>
          </w:rPr>
          <w:t>10.1088/1748-9326/10/4/044017</w:t>
        </w:r>
      </w:hyperlink>
      <w:r w:rsidRPr="001E7A27">
        <w:rPr>
          <w:rFonts w:cs="Times New Roman"/>
          <w:sz w:val="20"/>
          <w:szCs w:val="20"/>
          <w:lang w:val="en-GB"/>
        </w:rPr>
        <w:t>.</w:t>
      </w:r>
    </w:p>
    <w:p w14:paraId="2C3FB721" w14:textId="5B37595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Farley, K.A., E.G. Jobbagy, and R.B. Jackson, 2005: Effects of afforestation on water yield: a global synthesis with implications for policy.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11(10)</w:t>
      </w:r>
      <w:r w:rsidRPr="001E7A27">
        <w:rPr>
          <w:rFonts w:cs="Times New Roman"/>
          <w:sz w:val="20"/>
          <w:szCs w:val="20"/>
          <w:lang w:val="en-GB"/>
        </w:rPr>
        <w:t>, 1565–1576, doi:</w:t>
      </w:r>
      <w:hyperlink r:id="rId306" w:history="1">
        <w:r w:rsidRPr="001E7A27">
          <w:rPr>
            <w:rStyle w:val="Hyperlink"/>
            <w:rFonts w:cs="Times New Roman"/>
            <w:sz w:val="20"/>
            <w:szCs w:val="20"/>
            <w:lang w:val="en-GB"/>
          </w:rPr>
          <w:t>10.1111/j.1365-2486.2005.01011.x</w:t>
        </w:r>
      </w:hyperlink>
      <w:r w:rsidRPr="001E7A27">
        <w:rPr>
          <w:rFonts w:cs="Times New Roman"/>
          <w:sz w:val="20"/>
          <w:szCs w:val="20"/>
          <w:lang w:val="en-GB"/>
        </w:rPr>
        <w:t>.</w:t>
      </w:r>
    </w:p>
    <w:p w14:paraId="756AC461" w14:textId="1D3A960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Farrior, C.E., I. Rodriguez-Iturbe, R. Dybzinski, S.A. Levin, and S.W. Pacala, 2015: Decreased water limitation under elevated CO2 amplifies potential for forest carbon sinks.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112(23)</w:t>
      </w:r>
      <w:r w:rsidRPr="001E7A27">
        <w:rPr>
          <w:rFonts w:cs="Times New Roman"/>
          <w:sz w:val="20"/>
          <w:szCs w:val="20"/>
          <w:lang w:val="en-GB"/>
        </w:rPr>
        <w:t>, 7213–7218, doi:</w:t>
      </w:r>
      <w:hyperlink r:id="rId307" w:history="1">
        <w:r w:rsidRPr="001E7A27">
          <w:rPr>
            <w:rStyle w:val="Hyperlink"/>
            <w:rFonts w:cs="Times New Roman"/>
            <w:sz w:val="20"/>
            <w:szCs w:val="20"/>
            <w:lang w:val="en-GB"/>
          </w:rPr>
          <w:t>10.1073/pnas.1506262112</w:t>
        </w:r>
      </w:hyperlink>
      <w:r w:rsidRPr="001E7A27">
        <w:rPr>
          <w:rFonts w:cs="Times New Roman"/>
          <w:sz w:val="20"/>
          <w:szCs w:val="20"/>
          <w:lang w:val="en-GB"/>
        </w:rPr>
        <w:t>.</w:t>
      </w:r>
    </w:p>
    <w:p w14:paraId="6B9A7550" w14:textId="7FAEF47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Fassbender, A.J., C.L. Sabine, and H.I. Palevsky, 2017: Nonuniform ocean acidification and attenuation of the ocean carbon sink.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44(16)</w:t>
      </w:r>
      <w:r w:rsidRPr="001E7A27">
        <w:rPr>
          <w:rFonts w:cs="Times New Roman"/>
          <w:sz w:val="20"/>
          <w:szCs w:val="20"/>
          <w:lang w:val="en-GB"/>
        </w:rPr>
        <w:t>, 8404–8413, doi:</w:t>
      </w:r>
      <w:hyperlink r:id="rId308" w:history="1">
        <w:r w:rsidRPr="001E7A27">
          <w:rPr>
            <w:rStyle w:val="Hyperlink"/>
            <w:rFonts w:cs="Times New Roman"/>
            <w:sz w:val="20"/>
            <w:szCs w:val="20"/>
            <w:lang w:val="en-GB"/>
          </w:rPr>
          <w:t>10.1002/2017gl074389</w:t>
        </w:r>
      </w:hyperlink>
      <w:r w:rsidRPr="001E7A27">
        <w:rPr>
          <w:rFonts w:cs="Times New Roman"/>
          <w:sz w:val="20"/>
          <w:szCs w:val="20"/>
          <w:lang w:val="en-GB"/>
        </w:rPr>
        <w:t>.</w:t>
      </w:r>
    </w:p>
    <w:p w14:paraId="75E67138" w14:textId="3C4E3A5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Fassbender, A.J. et al., 2018: Seasonal carbonate chemistry variability in marine surface waters of the US Pacific Northwest.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10(3)</w:t>
      </w:r>
      <w:r w:rsidRPr="001E7A27">
        <w:rPr>
          <w:rFonts w:cs="Times New Roman"/>
          <w:sz w:val="20"/>
          <w:szCs w:val="20"/>
          <w:lang w:val="en-GB"/>
        </w:rPr>
        <w:t>, doi:</w:t>
      </w:r>
      <w:hyperlink r:id="rId309" w:history="1">
        <w:r w:rsidRPr="001E7A27">
          <w:rPr>
            <w:rStyle w:val="Hyperlink"/>
            <w:rFonts w:cs="Times New Roman"/>
            <w:sz w:val="20"/>
            <w:szCs w:val="20"/>
            <w:lang w:val="en-GB"/>
          </w:rPr>
          <w:t>10.5194/essd-10-1367-2018</w:t>
        </w:r>
      </w:hyperlink>
      <w:r w:rsidRPr="001E7A27">
        <w:rPr>
          <w:rFonts w:cs="Times New Roman"/>
          <w:sz w:val="20"/>
          <w:szCs w:val="20"/>
          <w:lang w:val="en-GB"/>
        </w:rPr>
        <w:t>.</w:t>
      </w:r>
    </w:p>
    <w:p w14:paraId="2020964A" w14:textId="427E56F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Fatichi, S., C. Pappas, J. Zscheischler, and S. Leuzinger, 2019: Modelling carbon sources and sinks in terrestrial vegetation.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221(2)</w:t>
      </w:r>
      <w:r w:rsidRPr="001E7A27">
        <w:rPr>
          <w:rFonts w:cs="Times New Roman"/>
          <w:sz w:val="20"/>
          <w:szCs w:val="20"/>
          <w:lang w:val="en-GB"/>
        </w:rPr>
        <w:t>, 652–668, doi:</w:t>
      </w:r>
      <w:hyperlink r:id="rId310" w:history="1">
        <w:r w:rsidRPr="001E7A27">
          <w:rPr>
            <w:rStyle w:val="Hyperlink"/>
            <w:rFonts w:cs="Times New Roman"/>
            <w:sz w:val="20"/>
            <w:szCs w:val="20"/>
            <w:lang w:val="en-GB"/>
          </w:rPr>
          <w:t>10.1111/nph.15451</w:t>
        </w:r>
      </w:hyperlink>
      <w:r w:rsidRPr="001E7A27">
        <w:rPr>
          <w:rFonts w:cs="Times New Roman"/>
          <w:sz w:val="20"/>
          <w:szCs w:val="20"/>
          <w:lang w:val="en-GB"/>
        </w:rPr>
        <w:t>.</w:t>
      </w:r>
    </w:p>
    <w:p w14:paraId="03DB2CA8" w14:textId="5EF74AD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Fatichi, S. et al., 2016: Partitioning direct and indirect effects reveals the response of water-limited ecosystems to elevated CO2. </w:t>
      </w:r>
      <w:r w:rsidRPr="001E7A27">
        <w:rPr>
          <w:rFonts w:cs="Times New Roman"/>
          <w:i/>
          <w:sz w:val="20"/>
          <w:szCs w:val="20"/>
          <w:lang w:val="en-GB"/>
        </w:rPr>
        <w:t>Proceedings of the National Academy of Sciences of the United States of America</w:t>
      </w:r>
      <w:r w:rsidRPr="001E7A27">
        <w:rPr>
          <w:rFonts w:cs="Times New Roman"/>
          <w:sz w:val="20"/>
          <w:szCs w:val="20"/>
          <w:lang w:val="en-GB"/>
        </w:rPr>
        <w:t xml:space="preserve">, </w:t>
      </w:r>
      <w:r w:rsidRPr="001E7A27">
        <w:rPr>
          <w:rFonts w:cs="Times New Roman"/>
          <w:b/>
          <w:sz w:val="20"/>
          <w:szCs w:val="20"/>
          <w:lang w:val="en-GB"/>
        </w:rPr>
        <w:t>113(45)</w:t>
      </w:r>
      <w:r w:rsidRPr="001E7A27">
        <w:rPr>
          <w:rFonts w:cs="Times New Roman"/>
          <w:sz w:val="20"/>
          <w:szCs w:val="20"/>
          <w:lang w:val="en-GB"/>
        </w:rPr>
        <w:t>, 12757–12762, doi:</w:t>
      </w:r>
      <w:hyperlink r:id="rId311" w:history="1">
        <w:r w:rsidRPr="001E7A27">
          <w:rPr>
            <w:rStyle w:val="Hyperlink"/>
            <w:rFonts w:cs="Times New Roman"/>
            <w:sz w:val="20"/>
            <w:szCs w:val="20"/>
            <w:lang w:val="en-GB"/>
          </w:rPr>
          <w:t>10.1073/pnas.1605036113</w:t>
        </w:r>
      </w:hyperlink>
      <w:r w:rsidRPr="001E7A27">
        <w:rPr>
          <w:rFonts w:cs="Times New Roman"/>
          <w:sz w:val="20"/>
          <w:szCs w:val="20"/>
          <w:lang w:val="en-GB"/>
        </w:rPr>
        <w:t>.</w:t>
      </w:r>
    </w:p>
    <w:p w14:paraId="4FFE7ADC" w14:textId="21DE6B8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Fay, A.R. and G.A. McKinley, 2014: Global open-ocean biomes: mean and temporal variability.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6(2)</w:t>
      </w:r>
      <w:r w:rsidRPr="001E7A27">
        <w:rPr>
          <w:rFonts w:cs="Times New Roman"/>
          <w:sz w:val="20"/>
          <w:szCs w:val="20"/>
          <w:lang w:val="en-GB"/>
        </w:rPr>
        <w:t>, 273–284, doi:</w:t>
      </w:r>
      <w:hyperlink r:id="rId312" w:history="1">
        <w:r w:rsidRPr="001E7A27">
          <w:rPr>
            <w:rStyle w:val="Hyperlink"/>
            <w:rFonts w:cs="Times New Roman"/>
            <w:sz w:val="20"/>
            <w:szCs w:val="20"/>
            <w:lang w:val="en-GB"/>
          </w:rPr>
          <w:t>10.5194/essd-6-273-2014</w:t>
        </w:r>
      </w:hyperlink>
      <w:r w:rsidRPr="001E7A27">
        <w:rPr>
          <w:rFonts w:cs="Times New Roman"/>
          <w:sz w:val="20"/>
          <w:szCs w:val="20"/>
          <w:lang w:val="en-GB"/>
        </w:rPr>
        <w:t>.</w:t>
      </w:r>
    </w:p>
    <w:p w14:paraId="6CCEEE15" w14:textId="4E2FAB1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Feely, R., S. Doney, and S. Cooley, 2009: Ocean Acidification: Present Conditions and Future Changes in a High-CO2 World. </w:t>
      </w:r>
      <w:r w:rsidRPr="001E7A27">
        <w:rPr>
          <w:rFonts w:cs="Times New Roman"/>
          <w:i/>
          <w:sz w:val="20"/>
          <w:szCs w:val="20"/>
          <w:lang w:val="en-GB"/>
        </w:rPr>
        <w:t>Oceanography</w:t>
      </w:r>
      <w:r w:rsidRPr="001E7A27">
        <w:rPr>
          <w:rFonts w:cs="Times New Roman"/>
          <w:sz w:val="20"/>
          <w:szCs w:val="20"/>
          <w:lang w:val="en-GB"/>
        </w:rPr>
        <w:t xml:space="preserve">, </w:t>
      </w:r>
      <w:r w:rsidRPr="001E7A27">
        <w:rPr>
          <w:rFonts w:cs="Times New Roman"/>
          <w:b/>
          <w:sz w:val="20"/>
          <w:szCs w:val="20"/>
          <w:lang w:val="en-GB"/>
        </w:rPr>
        <w:t>22(4)</w:t>
      </w:r>
      <w:r w:rsidRPr="001E7A27">
        <w:rPr>
          <w:rFonts w:cs="Times New Roman"/>
          <w:sz w:val="20"/>
          <w:szCs w:val="20"/>
          <w:lang w:val="en-GB"/>
        </w:rPr>
        <w:t>, 36–47, doi:</w:t>
      </w:r>
      <w:hyperlink r:id="rId313" w:history="1">
        <w:r w:rsidRPr="001E7A27">
          <w:rPr>
            <w:rStyle w:val="Hyperlink"/>
            <w:rFonts w:cs="Times New Roman"/>
            <w:sz w:val="20"/>
            <w:szCs w:val="20"/>
            <w:lang w:val="en-GB"/>
          </w:rPr>
          <w:t>10.5670/oceanog.2009.95</w:t>
        </w:r>
      </w:hyperlink>
      <w:r w:rsidRPr="001E7A27">
        <w:rPr>
          <w:rFonts w:cs="Times New Roman"/>
          <w:sz w:val="20"/>
          <w:szCs w:val="20"/>
          <w:lang w:val="en-GB"/>
        </w:rPr>
        <w:t>.</w:t>
      </w:r>
    </w:p>
    <w:p w14:paraId="15C3B228" w14:textId="6DEEB8E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Feely, R.A., C.L. Sabine, J.M. Hernandez-Ayon, D. Ianson, and B. Hales, 2008: Evidence for upwelling of corrosive ”acidified” water onto the continental shelf.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320(5882)</w:t>
      </w:r>
      <w:r w:rsidRPr="001E7A27">
        <w:rPr>
          <w:rFonts w:cs="Times New Roman"/>
          <w:sz w:val="20"/>
          <w:szCs w:val="20"/>
          <w:lang w:val="en-GB"/>
        </w:rPr>
        <w:t>, 1490–1492, doi:</w:t>
      </w:r>
      <w:hyperlink r:id="rId314" w:history="1">
        <w:r w:rsidRPr="001E7A27">
          <w:rPr>
            <w:rStyle w:val="Hyperlink"/>
            <w:rFonts w:cs="Times New Roman"/>
            <w:sz w:val="20"/>
            <w:szCs w:val="20"/>
            <w:lang w:val="en-GB"/>
          </w:rPr>
          <w:t>10.1126/science.1155676</w:t>
        </w:r>
      </w:hyperlink>
      <w:r w:rsidRPr="001E7A27">
        <w:rPr>
          <w:rFonts w:cs="Times New Roman"/>
          <w:sz w:val="20"/>
          <w:szCs w:val="20"/>
          <w:lang w:val="en-GB"/>
        </w:rPr>
        <w:t>.</w:t>
      </w:r>
    </w:p>
    <w:p w14:paraId="7A39A055" w14:textId="158BE5F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Feely, R.A. et al., 2010: The combined effects of ocean acidification, mixing, and respiration on pH and carbonate saturation in an urbanized estuary. </w:t>
      </w:r>
      <w:r w:rsidRPr="001E7A27">
        <w:rPr>
          <w:rFonts w:cs="Times New Roman"/>
          <w:i/>
          <w:sz w:val="20"/>
          <w:szCs w:val="20"/>
          <w:lang w:val="en-GB"/>
        </w:rPr>
        <w:t>Estuarine, Coastal and Shelf Science</w:t>
      </w:r>
      <w:r w:rsidRPr="001E7A27">
        <w:rPr>
          <w:rFonts w:cs="Times New Roman"/>
          <w:sz w:val="20"/>
          <w:szCs w:val="20"/>
          <w:lang w:val="en-GB"/>
        </w:rPr>
        <w:t xml:space="preserve">, </w:t>
      </w:r>
      <w:r w:rsidRPr="001E7A27">
        <w:rPr>
          <w:rFonts w:cs="Times New Roman"/>
          <w:b/>
          <w:sz w:val="20"/>
          <w:szCs w:val="20"/>
          <w:lang w:val="en-GB"/>
        </w:rPr>
        <w:t>88(4)</w:t>
      </w:r>
      <w:r w:rsidRPr="001E7A27">
        <w:rPr>
          <w:rFonts w:cs="Times New Roman"/>
          <w:sz w:val="20"/>
          <w:szCs w:val="20"/>
          <w:lang w:val="en-GB"/>
        </w:rPr>
        <w:t>, 442–449, doi:</w:t>
      </w:r>
      <w:hyperlink r:id="rId315" w:history="1">
        <w:r w:rsidRPr="001E7A27">
          <w:rPr>
            <w:rStyle w:val="Hyperlink"/>
            <w:rFonts w:cs="Times New Roman"/>
            <w:sz w:val="20"/>
            <w:szCs w:val="20"/>
            <w:lang w:val="en-GB"/>
          </w:rPr>
          <w:t>10.1016/j.ecss.2010.05.004</w:t>
        </w:r>
      </w:hyperlink>
      <w:r w:rsidRPr="001E7A27">
        <w:rPr>
          <w:rFonts w:cs="Times New Roman"/>
          <w:sz w:val="20"/>
          <w:szCs w:val="20"/>
          <w:lang w:val="en-GB"/>
        </w:rPr>
        <w:t>.</w:t>
      </w:r>
    </w:p>
    <w:p w14:paraId="330106E6" w14:textId="2DBCEB3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Feely, R.A. et al., 2012: Decadal changes in the aragonite and calcite saturation state of the Pacific Ocean.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26(3)</w:t>
      </w:r>
      <w:r w:rsidRPr="001E7A27">
        <w:rPr>
          <w:rFonts w:cs="Times New Roman"/>
          <w:sz w:val="20"/>
          <w:szCs w:val="20"/>
          <w:lang w:val="en-GB"/>
        </w:rPr>
        <w:t>, 2011GB004157, doi:</w:t>
      </w:r>
      <w:hyperlink r:id="rId316" w:history="1">
        <w:r w:rsidRPr="001E7A27">
          <w:rPr>
            <w:rStyle w:val="Hyperlink"/>
            <w:rFonts w:cs="Times New Roman"/>
            <w:sz w:val="20"/>
            <w:szCs w:val="20"/>
            <w:lang w:val="en-GB"/>
          </w:rPr>
          <w:t>10.1029/2011gb004157</w:t>
        </w:r>
      </w:hyperlink>
      <w:r w:rsidRPr="001E7A27">
        <w:rPr>
          <w:rFonts w:cs="Times New Roman"/>
          <w:sz w:val="20"/>
          <w:szCs w:val="20"/>
          <w:lang w:val="en-GB"/>
        </w:rPr>
        <w:t>.</w:t>
      </w:r>
    </w:p>
    <w:p w14:paraId="43985FE4" w14:textId="3CE5298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Feely, R.A. et al., 2016a: Chemical and biological impacts of ocean acidification along the west coast of North America. </w:t>
      </w:r>
      <w:r w:rsidRPr="001E7A27">
        <w:rPr>
          <w:rFonts w:cs="Times New Roman"/>
          <w:i/>
          <w:sz w:val="20"/>
          <w:szCs w:val="20"/>
          <w:lang w:val="en-GB"/>
        </w:rPr>
        <w:t>Estuarine, Coastal and Shelf Science</w:t>
      </w:r>
      <w:r w:rsidRPr="001E7A27">
        <w:rPr>
          <w:rFonts w:cs="Times New Roman"/>
          <w:sz w:val="20"/>
          <w:szCs w:val="20"/>
          <w:lang w:val="en-GB"/>
        </w:rPr>
        <w:t xml:space="preserve">, </w:t>
      </w:r>
      <w:r w:rsidRPr="001E7A27">
        <w:rPr>
          <w:rFonts w:cs="Times New Roman"/>
          <w:b/>
          <w:sz w:val="20"/>
          <w:szCs w:val="20"/>
          <w:lang w:val="en-GB"/>
        </w:rPr>
        <w:t>183</w:t>
      </w:r>
      <w:r w:rsidRPr="001E7A27">
        <w:rPr>
          <w:rFonts w:cs="Times New Roman"/>
          <w:sz w:val="20"/>
          <w:szCs w:val="20"/>
          <w:lang w:val="en-GB"/>
        </w:rPr>
        <w:t>, 260–270, doi:</w:t>
      </w:r>
      <w:hyperlink r:id="rId317" w:history="1">
        <w:r w:rsidRPr="001E7A27">
          <w:rPr>
            <w:rStyle w:val="Hyperlink"/>
            <w:rFonts w:cs="Times New Roman"/>
            <w:sz w:val="20"/>
            <w:szCs w:val="20"/>
            <w:lang w:val="en-GB"/>
          </w:rPr>
          <w:t>10.1016/j.ecss.2016.08.043</w:t>
        </w:r>
      </w:hyperlink>
      <w:r w:rsidRPr="001E7A27">
        <w:rPr>
          <w:rFonts w:cs="Times New Roman"/>
          <w:sz w:val="20"/>
          <w:szCs w:val="20"/>
          <w:lang w:val="en-GB"/>
        </w:rPr>
        <w:t>.</w:t>
      </w:r>
    </w:p>
    <w:p w14:paraId="3E775DC3" w14:textId="6FFA088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Feely, R.A. et al., 2016b: Chemical and biological impacts of ocean acidification along the west coast of North America. </w:t>
      </w:r>
      <w:r w:rsidRPr="001E7A27">
        <w:rPr>
          <w:rFonts w:cs="Times New Roman"/>
          <w:i/>
          <w:sz w:val="20"/>
          <w:szCs w:val="20"/>
          <w:lang w:val="en-GB"/>
        </w:rPr>
        <w:t>Estuarine, Coastal and Shelf Science</w:t>
      </w:r>
      <w:r w:rsidRPr="001E7A27">
        <w:rPr>
          <w:rFonts w:cs="Times New Roman"/>
          <w:sz w:val="20"/>
          <w:szCs w:val="20"/>
          <w:lang w:val="en-GB"/>
        </w:rPr>
        <w:t xml:space="preserve">, </w:t>
      </w:r>
      <w:r w:rsidRPr="001E7A27">
        <w:rPr>
          <w:rFonts w:cs="Times New Roman"/>
          <w:b/>
          <w:sz w:val="20"/>
          <w:szCs w:val="20"/>
          <w:lang w:val="en-GB"/>
        </w:rPr>
        <w:t>183</w:t>
      </w:r>
      <w:r w:rsidRPr="001E7A27">
        <w:rPr>
          <w:rFonts w:cs="Times New Roman"/>
          <w:sz w:val="20"/>
          <w:szCs w:val="20"/>
          <w:lang w:val="en-GB"/>
        </w:rPr>
        <w:t>, 260–270, doi:</w:t>
      </w:r>
      <w:hyperlink r:id="rId318" w:history="1">
        <w:r w:rsidRPr="001E7A27">
          <w:rPr>
            <w:rStyle w:val="Hyperlink"/>
            <w:rFonts w:cs="Times New Roman"/>
            <w:sz w:val="20"/>
            <w:szCs w:val="20"/>
            <w:lang w:val="en-GB"/>
          </w:rPr>
          <w:t>10.1016/j.ecss.2016.08.043</w:t>
        </w:r>
      </w:hyperlink>
      <w:r w:rsidRPr="001E7A27">
        <w:rPr>
          <w:rFonts w:cs="Times New Roman"/>
          <w:sz w:val="20"/>
          <w:szCs w:val="20"/>
          <w:lang w:val="en-GB"/>
        </w:rPr>
        <w:t>.</w:t>
      </w:r>
    </w:p>
    <w:p w14:paraId="66273615" w14:textId="78F07A6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Feely, R.A. et al., 2018: The combined effects of acidification and hypoxia on pH and aragonite saturation in the coastal waters of the California current ecosystem and the northern Gulf of Mexico. </w:t>
      </w:r>
      <w:r w:rsidRPr="001E7A27">
        <w:rPr>
          <w:rFonts w:cs="Times New Roman"/>
          <w:i/>
          <w:sz w:val="20"/>
          <w:szCs w:val="20"/>
          <w:lang w:val="en-GB"/>
        </w:rPr>
        <w:t>Continental Shelf Research</w:t>
      </w:r>
      <w:r w:rsidRPr="001E7A27">
        <w:rPr>
          <w:rFonts w:cs="Times New Roman"/>
          <w:sz w:val="20"/>
          <w:szCs w:val="20"/>
          <w:lang w:val="en-GB"/>
        </w:rPr>
        <w:t xml:space="preserve">, </w:t>
      </w:r>
      <w:r w:rsidRPr="001E7A27">
        <w:rPr>
          <w:rFonts w:cs="Times New Roman"/>
          <w:b/>
          <w:sz w:val="20"/>
          <w:szCs w:val="20"/>
          <w:lang w:val="en-GB"/>
        </w:rPr>
        <w:t>152</w:t>
      </w:r>
      <w:r w:rsidRPr="001E7A27">
        <w:rPr>
          <w:rFonts w:cs="Times New Roman"/>
          <w:sz w:val="20"/>
          <w:szCs w:val="20"/>
          <w:lang w:val="en-GB"/>
        </w:rPr>
        <w:t>, 50–60, doi:</w:t>
      </w:r>
      <w:hyperlink r:id="rId319" w:history="1">
        <w:r w:rsidRPr="001E7A27">
          <w:rPr>
            <w:rStyle w:val="Hyperlink"/>
            <w:rFonts w:cs="Times New Roman"/>
            <w:sz w:val="20"/>
            <w:szCs w:val="20"/>
            <w:lang w:val="en-GB"/>
          </w:rPr>
          <w:t>10.1016/j.csr.2017.11.002</w:t>
        </w:r>
      </w:hyperlink>
      <w:r w:rsidRPr="001E7A27">
        <w:rPr>
          <w:rFonts w:cs="Times New Roman"/>
          <w:sz w:val="20"/>
          <w:szCs w:val="20"/>
          <w:lang w:val="en-GB"/>
        </w:rPr>
        <w:t>.</w:t>
      </w:r>
    </w:p>
    <w:p w14:paraId="3C9487B4" w14:textId="0871BE1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Feng, E.Y., B. Su, and A. Oschlies, 2020: Geoengineered Ocean Vertical Water Exchange Can Accelerate Global Deoxygenation.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47(16)</w:t>
      </w:r>
      <w:r w:rsidRPr="001E7A27">
        <w:rPr>
          <w:rFonts w:cs="Times New Roman"/>
          <w:sz w:val="20"/>
          <w:szCs w:val="20"/>
          <w:lang w:val="en-GB"/>
        </w:rPr>
        <w:t>, e2020GL088263, doi:</w:t>
      </w:r>
      <w:hyperlink r:id="rId320" w:history="1">
        <w:r w:rsidRPr="001E7A27">
          <w:rPr>
            <w:rStyle w:val="Hyperlink"/>
            <w:rFonts w:cs="Times New Roman"/>
            <w:sz w:val="20"/>
            <w:szCs w:val="20"/>
            <w:lang w:val="en-GB"/>
          </w:rPr>
          <w:t>10.1029/2020gl088263</w:t>
        </w:r>
      </w:hyperlink>
      <w:r w:rsidRPr="001E7A27">
        <w:rPr>
          <w:rFonts w:cs="Times New Roman"/>
          <w:sz w:val="20"/>
          <w:szCs w:val="20"/>
          <w:lang w:val="en-GB"/>
        </w:rPr>
        <w:t>.</w:t>
      </w:r>
    </w:p>
    <w:p w14:paraId="0E9553F7" w14:textId="614936C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Fennel, K. and J.M. Testa, 2019: Biogeochemical controls on coastal hypoxia. </w:t>
      </w:r>
      <w:r w:rsidRPr="001E7A27">
        <w:rPr>
          <w:rFonts w:cs="Times New Roman"/>
          <w:i/>
          <w:sz w:val="20"/>
          <w:szCs w:val="20"/>
          <w:lang w:val="en-GB"/>
        </w:rPr>
        <w:t>Annual Review of Marine Science</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105–130, doi:</w:t>
      </w:r>
      <w:hyperlink r:id="rId321" w:history="1">
        <w:r w:rsidRPr="001E7A27">
          <w:rPr>
            <w:rStyle w:val="Hyperlink"/>
            <w:rFonts w:cs="Times New Roman"/>
            <w:sz w:val="20"/>
            <w:szCs w:val="20"/>
            <w:lang w:val="en-GB"/>
          </w:rPr>
          <w:t>10.1146/annurev-marine-010318-095138</w:t>
        </w:r>
      </w:hyperlink>
      <w:r w:rsidRPr="001E7A27">
        <w:rPr>
          <w:rFonts w:cs="Times New Roman"/>
          <w:sz w:val="20"/>
          <w:szCs w:val="20"/>
          <w:lang w:val="en-GB"/>
        </w:rPr>
        <w:t>.</w:t>
      </w:r>
    </w:p>
    <w:p w14:paraId="50C74DA7" w14:textId="1A9FCAE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Fennel, K. et al., 2019: Carbon cycling in the North American coastal ocean: a synthesis.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16(6)</w:t>
      </w:r>
      <w:r w:rsidRPr="001E7A27">
        <w:rPr>
          <w:rFonts w:cs="Times New Roman"/>
          <w:sz w:val="20"/>
          <w:szCs w:val="20"/>
          <w:lang w:val="en-GB"/>
        </w:rPr>
        <w:t>, 1281–1304, doi:</w:t>
      </w:r>
      <w:hyperlink r:id="rId322" w:history="1">
        <w:r w:rsidRPr="001E7A27">
          <w:rPr>
            <w:rStyle w:val="Hyperlink"/>
            <w:rFonts w:cs="Times New Roman"/>
            <w:sz w:val="20"/>
            <w:szCs w:val="20"/>
            <w:lang w:val="en-GB"/>
          </w:rPr>
          <w:t>10.5194/bg-16-1281-2019</w:t>
        </w:r>
      </w:hyperlink>
      <w:r w:rsidRPr="001E7A27">
        <w:rPr>
          <w:rFonts w:cs="Times New Roman"/>
          <w:sz w:val="20"/>
          <w:szCs w:val="20"/>
          <w:lang w:val="en-GB"/>
        </w:rPr>
        <w:t>.</w:t>
      </w:r>
    </w:p>
    <w:p w14:paraId="7F36C20C" w14:textId="268709C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Fernández-Martínez, M. et al., 2019: Global trends in carbon sinks and their relationships with CO2 and temperature.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73–79, doi:</w:t>
      </w:r>
      <w:hyperlink r:id="rId323" w:history="1">
        <w:r w:rsidRPr="001E7A27">
          <w:rPr>
            <w:rStyle w:val="Hyperlink"/>
            <w:rFonts w:cs="Times New Roman"/>
            <w:sz w:val="20"/>
            <w:szCs w:val="20"/>
            <w:lang w:val="en-GB"/>
          </w:rPr>
          <w:t>10.1038/s41558-018-0367-7</w:t>
        </w:r>
      </w:hyperlink>
      <w:r w:rsidRPr="001E7A27">
        <w:rPr>
          <w:rFonts w:cs="Times New Roman"/>
          <w:sz w:val="20"/>
          <w:szCs w:val="20"/>
          <w:lang w:val="en-GB"/>
        </w:rPr>
        <w:t>.</w:t>
      </w:r>
    </w:p>
    <w:p w14:paraId="258EC347" w14:textId="7949254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Ferrari, R. et al., 2014: Antarctic sea ice control on ocean circulation in present and glacial climates.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111(24)</w:t>
      </w:r>
      <w:r w:rsidRPr="001E7A27">
        <w:rPr>
          <w:rFonts w:cs="Times New Roman"/>
          <w:sz w:val="20"/>
          <w:szCs w:val="20"/>
          <w:lang w:val="en-GB"/>
        </w:rPr>
        <w:t>, 8753–8758, doi:</w:t>
      </w:r>
      <w:hyperlink r:id="rId324" w:history="1">
        <w:r w:rsidRPr="001E7A27">
          <w:rPr>
            <w:rStyle w:val="Hyperlink"/>
            <w:rFonts w:cs="Times New Roman"/>
            <w:sz w:val="20"/>
            <w:szCs w:val="20"/>
            <w:lang w:val="en-GB"/>
          </w:rPr>
          <w:t>10.1073/pnas.1323922111</w:t>
        </w:r>
      </w:hyperlink>
      <w:r w:rsidRPr="001E7A27">
        <w:rPr>
          <w:rFonts w:cs="Times New Roman"/>
          <w:sz w:val="20"/>
          <w:szCs w:val="20"/>
          <w:lang w:val="en-GB"/>
        </w:rPr>
        <w:t>.</w:t>
      </w:r>
    </w:p>
    <w:p w14:paraId="06281C58" w14:textId="52B2646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Ferretti, D.F. et al., 2005: Unexpected changes to the global methane budget over the past 2000 years.. </w:t>
      </w:r>
      <w:r w:rsidRPr="001E7A27">
        <w:rPr>
          <w:rFonts w:cs="Times New Roman"/>
          <w:i/>
          <w:sz w:val="20"/>
          <w:szCs w:val="20"/>
          <w:lang w:val="en-GB"/>
        </w:rPr>
        <w:t>Science (New York, N.Y.)</w:t>
      </w:r>
      <w:r w:rsidRPr="001E7A27">
        <w:rPr>
          <w:rFonts w:cs="Times New Roman"/>
          <w:sz w:val="20"/>
          <w:szCs w:val="20"/>
          <w:lang w:val="en-GB"/>
        </w:rPr>
        <w:t xml:space="preserve">, </w:t>
      </w:r>
      <w:r w:rsidRPr="001E7A27">
        <w:rPr>
          <w:rFonts w:cs="Times New Roman"/>
          <w:b/>
          <w:sz w:val="20"/>
          <w:szCs w:val="20"/>
          <w:lang w:val="en-GB"/>
        </w:rPr>
        <w:t>309(5741)</w:t>
      </w:r>
      <w:r w:rsidRPr="001E7A27">
        <w:rPr>
          <w:rFonts w:cs="Times New Roman"/>
          <w:sz w:val="20"/>
          <w:szCs w:val="20"/>
          <w:lang w:val="en-GB"/>
        </w:rPr>
        <w:t>, 1714–7, doi:</w:t>
      </w:r>
      <w:hyperlink r:id="rId325" w:history="1">
        <w:r w:rsidRPr="001E7A27">
          <w:rPr>
            <w:rStyle w:val="Hyperlink"/>
            <w:rFonts w:cs="Times New Roman"/>
            <w:sz w:val="20"/>
            <w:szCs w:val="20"/>
            <w:lang w:val="en-GB"/>
          </w:rPr>
          <w:t>10.1126/science.1115193</w:t>
        </w:r>
      </w:hyperlink>
      <w:r w:rsidRPr="001E7A27">
        <w:rPr>
          <w:rFonts w:cs="Times New Roman"/>
          <w:sz w:val="20"/>
          <w:szCs w:val="20"/>
          <w:lang w:val="en-GB"/>
        </w:rPr>
        <w:t>.</w:t>
      </w:r>
    </w:p>
    <w:p w14:paraId="20C33A9C" w14:textId="2200E8C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Field, R.D. et al., 2016: Indonesian fire activity and smoke pollution in 2015 show persistent nonlinear sensitivity to El Niño-induced drought.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113(33)</w:t>
      </w:r>
      <w:r w:rsidRPr="001E7A27">
        <w:rPr>
          <w:rFonts w:cs="Times New Roman"/>
          <w:sz w:val="20"/>
          <w:szCs w:val="20"/>
          <w:lang w:val="en-GB"/>
        </w:rPr>
        <w:t>, 9204–9209, doi:</w:t>
      </w:r>
      <w:hyperlink r:id="rId326" w:history="1">
        <w:r w:rsidRPr="001E7A27">
          <w:rPr>
            <w:rStyle w:val="Hyperlink"/>
            <w:rFonts w:cs="Times New Roman"/>
            <w:sz w:val="20"/>
            <w:szCs w:val="20"/>
            <w:lang w:val="en-GB"/>
          </w:rPr>
          <w:t>10.1073/pnas.1524888113</w:t>
        </w:r>
      </w:hyperlink>
      <w:r w:rsidRPr="001E7A27">
        <w:rPr>
          <w:rFonts w:cs="Times New Roman"/>
          <w:sz w:val="20"/>
          <w:szCs w:val="20"/>
          <w:lang w:val="en-GB"/>
        </w:rPr>
        <w:t>.</w:t>
      </w:r>
    </w:p>
    <w:p w14:paraId="17EE49E6" w14:textId="08A814F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Fine, M., H. Zibrowius, and Y. Loya, 2001: Oculina patagonica : a non-lessepsian scleractinian coral invading the Mediterranean Sea. </w:t>
      </w:r>
      <w:r w:rsidRPr="001E7A27">
        <w:rPr>
          <w:rFonts w:cs="Times New Roman"/>
          <w:i/>
          <w:sz w:val="20"/>
          <w:szCs w:val="20"/>
          <w:lang w:val="en-GB"/>
        </w:rPr>
        <w:t>Marine Biology</w:t>
      </w:r>
      <w:r w:rsidRPr="001E7A27">
        <w:rPr>
          <w:rFonts w:cs="Times New Roman"/>
          <w:sz w:val="20"/>
          <w:szCs w:val="20"/>
          <w:lang w:val="en-GB"/>
        </w:rPr>
        <w:t xml:space="preserve">, </w:t>
      </w:r>
      <w:r w:rsidRPr="001E7A27">
        <w:rPr>
          <w:rFonts w:cs="Times New Roman"/>
          <w:b/>
          <w:sz w:val="20"/>
          <w:szCs w:val="20"/>
          <w:lang w:val="en-GB"/>
        </w:rPr>
        <w:t>138(6)</w:t>
      </w:r>
      <w:r w:rsidRPr="001E7A27">
        <w:rPr>
          <w:rFonts w:cs="Times New Roman"/>
          <w:sz w:val="20"/>
          <w:szCs w:val="20"/>
          <w:lang w:val="en-GB"/>
        </w:rPr>
        <w:t>, 1195–1203, doi:</w:t>
      </w:r>
      <w:hyperlink r:id="rId327" w:history="1">
        <w:r w:rsidRPr="001E7A27">
          <w:rPr>
            <w:rStyle w:val="Hyperlink"/>
            <w:rFonts w:cs="Times New Roman"/>
            <w:sz w:val="20"/>
            <w:szCs w:val="20"/>
            <w:lang w:val="en-GB"/>
          </w:rPr>
          <w:t>10.1007/s002270100539</w:t>
        </w:r>
      </w:hyperlink>
      <w:r w:rsidRPr="001E7A27">
        <w:rPr>
          <w:rFonts w:cs="Times New Roman"/>
          <w:sz w:val="20"/>
          <w:szCs w:val="20"/>
          <w:lang w:val="en-GB"/>
        </w:rPr>
        <w:t>.</w:t>
      </w:r>
    </w:p>
    <w:p w14:paraId="3339848D" w14:textId="1114242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Finzi, A.C. et al., 2007: Increases in nitrogen uptake rather than nitrogen-use efficiency support higher rates of temperate forest productivity under elevated CO2.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104(35)</w:t>
      </w:r>
      <w:r w:rsidRPr="001E7A27">
        <w:rPr>
          <w:rFonts w:cs="Times New Roman"/>
          <w:sz w:val="20"/>
          <w:szCs w:val="20"/>
          <w:lang w:val="en-GB"/>
        </w:rPr>
        <w:t>, 14014–14019, doi:</w:t>
      </w:r>
      <w:hyperlink r:id="rId328" w:history="1">
        <w:r w:rsidRPr="001E7A27">
          <w:rPr>
            <w:rStyle w:val="Hyperlink"/>
            <w:rFonts w:cs="Times New Roman"/>
            <w:sz w:val="20"/>
            <w:szCs w:val="20"/>
            <w:lang w:val="en-GB"/>
          </w:rPr>
          <w:t>10.1073/pnas.0706518104</w:t>
        </w:r>
      </w:hyperlink>
      <w:r w:rsidRPr="001E7A27">
        <w:rPr>
          <w:rFonts w:cs="Times New Roman"/>
          <w:sz w:val="20"/>
          <w:szCs w:val="20"/>
          <w:lang w:val="en-GB"/>
        </w:rPr>
        <w:t>.</w:t>
      </w:r>
    </w:p>
    <w:p w14:paraId="4CBBCE53" w14:textId="3AA3A87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Fischer, B.M.C. et al., 2019: Improving agricultural water use efficiency with biochar – A synthesis of biochar effects on water storage and fluxes across scales.. </w:t>
      </w:r>
      <w:r w:rsidRPr="001E7A27">
        <w:rPr>
          <w:rFonts w:cs="Times New Roman"/>
          <w:i/>
          <w:sz w:val="20"/>
          <w:szCs w:val="20"/>
          <w:lang w:val="en-GB"/>
        </w:rPr>
        <w:t>The Science of the total environment</w:t>
      </w:r>
      <w:r w:rsidRPr="001E7A27">
        <w:rPr>
          <w:rFonts w:cs="Times New Roman"/>
          <w:sz w:val="20"/>
          <w:szCs w:val="20"/>
          <w:lang w:val="en-GB"/>
        </w:rPr>
        <w:t xml:space="preserve">, </w:t>
      </w:r>
      <w:r w:rsidRPr="001E7A27">
        <w:rPr>
          <w:rFonts w:cs="Times New Roman"/>
          <w:b/>
          <w:sz w:val="20"/>
          <w:szCs w:val="20"/>
          <w:lang w:val="en-GB"/>
        </w:rPr>
        <w:t>657</w:t>
      </w:r>
      <w:r w:rsidRPr="001E7A27">
        <w:rPr>
          <w:rFonts w:cs="Times New Roman"/>
          <w:sz w:val="20"/>
          <w:szCs w:val="20"/>
          <w:lang w:val="en-GB"/>
        </w:rPr>
        <w:t>, 853–862, doi:</w:t>
      </w:r>
      <w:hyperlink r:id="rId329" w:history="1">
        <w:r w:rsidRPr="001E7A27">
          <w:rPr>
            <w:rStyle w:val="Hyperlink"/>
            <w:rFonts w:cs="Times New Roman"/>
            <w:sz w:val="20"/>
            <w:szCs w:val="20"/>
            <w:lang w:val="en-GB"/>
          </w:rPr>
          <w:t>10.1016/j.scitotenv.2018.11.312</w:t>
        </w:r>
      </w:hyperlink>
      <w:r w:rsidRPr="001E7A27">
        <w:rPr>
          <w:rFonts w:cs="Times New Roman"/>
          <w:sz w:val="20"/>
          <w:szCs w:val="20"/>
          <w:lang w:val="en-GB"/>
        </w:rPr>
        <w:t>.</w:t>
      </w:r>
    </w:p>
    <w:p w14:paraId="3383D3A6" w14:textId="311941B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Fischer, H. et al., 2019: N2O changes from the Last Glacial Maximum to the preindustrial – Part 1: Quantitative reconstruction of terrestrial and marine emissions using N2O stable isotopes in ice cores.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16(20)</w:t>
      </w:r>
      <w:r w:rsidRPr="001E7A27">
        <w:rPr>
          <w:rFonts w:cs="Times New Roman"/>
          <w:sz w:val="20"/>
          <w:szCs w:val="20"/>
          <w:lang w:val="en-GB"/>
        </w:rPr>
        <w:t>, 3997–4021, doi:</w:t>
      </w:r>
      <w:hyperlink r:id="rId330" w:history="1">
        <w:r w:rsidRPr="001E7A27">
          <w:rPr>
            <w:rStyle w:val="Hyperlink"/>
            <w:rFonts w:cs="Times New Roman"/>
            <w:sz w:val="20"/>
            <w:szCs w:val="20"/>
            <w:lang w:val="en-GB"/>
          </w:rPr>
          <w:t>10.5194/bg-16-3997-2019</w:t>
        </w:r>
      </w:hyperlink>
      <w:r w:rsidRPr="001E7A27">
        <w:rPr>
          <w:rFonts w:cs="Times New Roman"/>
          <w:sz w:val="20"/>
          <w:szCs w:val="20"/>
          <w:lang w:val="en-GB"/>
        </w:rPr>
        <w:t>.</w:t>
      </w:r>
    </w:p>
    <w:p w14:paraId="30FA763A" w14:textId="1051398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Fisher, R.A. et al., 2018: Vegetation demographics in Earth System Models: A review of progress and priorities.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24(1)</w:t>
      </w:r>
      <w:r w:rsidRPr="001E7A27">
        <w:rPr>
          <w:rFonts w:cs="Times New Roman"/>
          <w:sz w:val="20"/>
          <w:szCs w:val="20"/>
          <w:lang w:val="en-GB"/>
        </w:rPr>
        <w:t>, 35–54, doi:</w:t>
      </w:r>
      <w:hyperlink r:id="rId331" w:history="1">
        <w:r w:rsidRPr="001E7A27">
          <w:rPr>
            <w:rStyle w:val="Hyperlink"/>
            <w:rFonts w:cs="Times New Roman"/>
            <w:sz w:val="20"/>
            <w:szCs w:val="20"/>
            <w:lang w:val="en-GB"/>
          </w:rPr>
          <w:t>10.1111/gcb.13910</w:t>
        </w:r>
      </w:hyperlink>
      <w:r w:rsidRPr="001E7A27">
        <w:rPr>
          <w:rFonts w:cs="Times New Roman"/>
          <w:sz w:val="20"/>
          <w:szCs w:val="20"/>
          <w:lang w:val="en-GB"/>
        </w:rPr>
        <w:t>.</w:t>
      </w:r>
    </w:p>
    <w:p w14:paraId="1717CE93" w14:textId="0E133C6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Flach, M. et al., 2021: Vegetation modulates the impact of climate extremes on gross primary production.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18(1)</w:t>
      </w:r>
      <w:r w:rsidRPr="001E7A27">
        <w:rPr>
          <w:rFonts w:cs="Times New Roman"/>
          <w:sz w:val="20"/>
          <w:szCs w:val="20"/>
          <w:lang w:val="en-GB"/>
        </w:rPr>
        <w:t>, 39–53, doi:</w:t>
      </w:r>
      <w:hyperlink r:id="rId332" w:history="1">
        <w:r w:rsidRPr="001E7A27">
          <w:rPr>
            <w:rStyle w:val="Hyperlink"/>
            <w:rFonts w:cs="Times New Roman"/>
            <w:sz w:val="20"/>
            <w:szCs w:val="20"/>
            <w:lang w:val="en-GB"/>
          </w:rPr>
          <w:t>10.5194/bg-18-39-2021</w:t>
        </w:r>
      </w:hyperlink>
      <w:r w:rsidRPr="001E7A27">
        <w:rPr>
          <w:rFonts w:cs="Times New Roman"/>
          <w:sz w:val="20"/>
          <w:szCs w:val="20"/>
          <w:lang w:val="en-GB"/>
        </w:rPr>
        <w:t>.</w:t>
      </w:r>
    </w:p>
    <w:p w14:paraId="1301EA35" w14:textId="5318CBF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Fleischer, K. et al., 2019: Amazon forest response to CO2 fertilization dependent on plant phosphorus acquisition.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12(9)</w:t>
      </w:r>
      <w:r w:rsidRPr="001E7A27">
        <w:rPr>
          <w:rFonts w:cs="Times New Roman"/>
          <w:sz w:val="20"/>
          <w:szCs w:val="20"/>
          <w:lang w:val="en-GB"/>
        </w:rPr>
        <w:t>, 736–741, doi:</w:t>
      </w:r>
      <w:hyperlink r:id="rId333" w:history="1">
        <w:r w:rsidRPr="001E7A27">
          <w:rPr>
            <w:rStyle w:val="Hyperlink"/>
            <w:rFonts w:cs="Times New Roman"/>
            <w:sz w:val="20"/>
            <w:szCs w:val="20"/>
            <w:lang w:val="en-GB"/>
          </w:rPr>
          <w:t>10.1038/s41561-019-0404-9</w:t>
        </w:r>
      </w:hyperlink>
      <w:r w:rsidRPr="001E7A27">
        <w:rPr>
          <w:rFonts w:cs="Times New Roman"/>
          <w:sz w:val="20"/>
          <w:szCs w:val="20"/>
          <w:lang w:val="en-GB"/>
        </w:rPr>
        <w:t>.</w:t>
      </w:r>
    </w:p>
    <w:p w14:paraId="79551818" w14:textId="06ADA09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Fleming, E.L., C.H. Jackman, R.S. Stolarski, and A.R. Douglass, 2011: A model study of the impact of source gas changes on the stratosphere for 1850–2100.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11(16)</w:t>
      </w:r>
      <w:r w:rsidRPr="001E7A27">
        <w:rPr>
          <w:rFonts w:cs="Times New Roman"/>
          <w:sz w:val="20"/>
          <w:szCs w:val="20"/>
          <w:lang w:val="en-GB"/>
        </w:rPr>
        <w:t>, 8515–8541, doi:</w:t>
      </w:r>
      <w:hyperlink r:id="rId334" w:history="1">
        <w:r w:rsidRPr="001E7A27">
          <w:rPr>
            <w:rStyle w:val="Hyperlink"/>
            <w:rFonts w:cs="Times New Roman"/>
            <w:sz w:val="20"/>
            <w:szCs w:val="20"/>
            <w:lang w:val="en-GB"/>
          </w:rPr>
          <w:t>10.5194/acp-11-8515-2011</w:t>
        </w:r>
      </w:hyperlink>
      <w:r w:rsidRPr="001E7A27">
        <w:rPr>
          <w:rFonts w:cs="Times New Roman"/>
          <w:sz w:val="20"/>
          <w:szCs w:val="20"/>
          <w:lang w:val="en-GB"/>
        </w:rPr>
        <w:t>.</w:t>
      </w:r>
    </w:p>
    <w:p w14:paraId="4DF76CA5" w14:textId="343D1B6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Flombaum, P., W.-L. Wang, F.W. Primeau, and A.C. Martiny, 2020: Global picophytoplankton niche partitioning predicts overall positive response to ocean warming.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13(2)</w:t>
      </w:r>
      <w:r w:rsidRPr="001E7A27">
        <w:rPr>
          <w:rFonts w:cs="Times New Roman"/>
          <w:sz w:val="20"/>
          <w:szCs w:val="20"/>
          <w:lang w:val="en-GB"/>
        </w:rPr>
        <w:t>, 116–120, doi:</w:t>
      </w:r>
      <w:hyperlink r:id="rId335" w:history="1">
        <w:r w:rsidRPr="001E7A27">
          <w:rPr>
            <w:rStyle w:val="Hyperlink"/>
            <w:rFonts w:cs="Times New Roman"/>
            <w:sz w:val="20"/>
            <w:szCs w:val="20"/>
            <w:lang w:val="en-GB"/>
          </w:rPr>
          <w:t>10.1038/s41561-019-0524-2</w:t>
        </w:r>
      </w:hyperlink>
      <w:r w:rsidRPr="001E7A27">
        <w:rPr>
          <w:rFonts w:cs="Times New Roman"/>
          <w:sz w:val="20"/>
          <w:szCs w:val="20"/>
          <w:lang w:val="en-GB"/>
        </w:rPr>
        <w:t>.</w:t>
      </w:r>
    </w:p>
    <w:p w14:paraId="2751054D" w14:textId="33D37A5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Forkel, M. et al., 2016: Enhanced seasonal CO2 exchange caused by amplified plant productivity in northern ecosystems.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351(6274)</w:t>
      </w:r>
      <w:r w:rsidRPr="001E7A27">
        <w:rPr>
          <w:rFonts w:cs="Times New Roman"/>
          <w:sz w:val="20"/>
          <w:szCs w:val="20"/>
          <w:lang w:val="en-GB"/>
        </w:rPr>
        <w:t>, 696–699, doi:</w:t>
      </w:r>
      <w:hyperlink r:id="rId336" w:history="1">
        <w:r w:rsidRPr="001E7A27">
          <w:rPr>
            <w:rStyle w:val="Hyperlink"/>
            <w:rFonts w:cs="Times New Roman"/>
            <w:sz w:val="20"/>
            <w:szCs w:val="20"/>
            <w:lang w:val="en-GB"/>
          </w:rPr>
          <w:t>10.1126/science.aac4971</w:t>
        </w:r>
      </w:hyperlink>
      <w:r w:rsidRPr="001E7A27">
        <w:rPr>
          <w:rFonts w:cs="Times New Roman"/>
          <w:sz w:val="20"/>
          <w:szCs w:val="20"/>
          <w:lang w:val="en-GB"/>
        </w:rPr>
        <w:t>.</w:t>
      </w:r>
    </w:p>
    <w:p w14:paraId="53081B0A" w14:textId="4CCB03A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Forkel, M. et al., 2019: Recent global and regional trends in burned area and their compensating environmental controls. </w:t>
      </w:r>
      <w:r w:rsidRPr="001E7A27">
        <w:rPr>
          <w:rFonts w:cs="Times New Roman"/>
          <w:i/>
          <w:sz w:val="20"/>
          <w:szCs w:val="20"/>
          <w:lang w:val="en-GB"/>
        </w:rPr>
        <w:t>Environmental Research Communications</w:t>
      </w:r>
      <w:r w:rsidRPr="001E7A27">
        <w:rPr>
          <w:rFonts w:cs="Times New Roman"/>
          <w:sz w:val="20"/>
          <w:szCs w:val="20"/>
          <w:lang w:val="en-GB"/>
        </w:rPr>
        <w:t>, doi:</w:t>
      </w:r>
      <w:hyperlink r:id="rId337" w:history="1">
        <w:r w:rsidRPr="001E7A27">
          <w:rPr>
            <w:rStyle w:val="Hyperlink"/>
            <w:rFonts w:cs="Times New Roman"/>
            <w:sz w:val="20"/>
            <w:szCs w:val="20"/>
            <w:lang w:val="en-GB"/>
          </w:rPr>
          <w:t>10.1088/2515-7620/ab25d2</w:t>
        </w:r>
      </w:hyperlink>
      <w:r w:rsidRPr="001E7A27">
        <w:rPr>
          <w:rFonts w:cs="Times New Roman"/>
          <w:sz w:val="20"/>
          <w:szCs w:val="20"/>
          <w:lang w:val="en-GB"/>
        </w:rPr>
        <w:t>.</w:t>
      </w:r>
    </w:p>
    <w:p w14:paraId="2357A9F5" w14:textId="62945A6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Fornara, D.A. et al., 2011: Increases in soil organic carbon sequestration can reduce the global warming potential of long-term liming to permanent grassland.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17(5)</w:t>
      </w:r>
      <w:r w:rsidRPr="001E7A27">
        <w:rPr>
          <w:rFonts w:cs="Times New Roman"/>
          <w:sz w:val="20"/>
          <w:szCs w:val="20"/>
          <w:lang w:val="en-GB"/>
        </w:rPr>
        <w:t>, 1925–1934, doi:</w:t>
      </w:r>
      <w:hyperlink r:id="rId338" w:history="1">
        <w:r w:rsidRPr="001E7A27">
          <w:rPr>
            <w:rStyle w:val="Hyperlink"/>
            <w:rFonts w:cs="Times New Roman"/>
            <w:sz w:val="20"/>
            <w:szCs w:val="20"/>
            <w:lang w:val="en-GB"/>
          </w:rPr>
          <w:t>10.1111/j.1365-2486.2010.02328.x</w:t>
        </w:r>
      </w:hyperlink>
      <w:r w:rsidRPr="001E7A27">
        <w:rPr>
          <w:rFonts w:cs="Times New Roman"/>
          <w:sz w:val="20"/>
          <w:szCs w:val="20"/>
          <w:lang w:val="en-GB"/>
        </w:rPr>
        <w:t>.</w:t>
      </w:r>
    </w:p>
    <w:p w14:paraId="705D1854" w14:textId="1E956AF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Forster, P. et al., 2018: Mitigation Pathways Compatible with 1.5°C in the Context of Sustainable Development Supplementary Material. In: </w:t>
      </w:r>
      <w:r w:rsidRPr="001E7A27">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1E7A27">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2SM: 1–50.</w:t>
      </w:r>
    </w:p>
    <w:p w14:paraId="6535E983" w14:textId="7A5D7F7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Forster, P.M. et al., 2020: Current and future global climate impacts resulting from COVID-19.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10(10)</w:t>
      </w:r>
      <w:r w:rsidRPr="001E7A27">
        <w:rPr>
          <w:rFonts w:cs="Times New Roman"/>
          <w:sz w:val="20"/>
          <w:szCs w:val="20"/>
          <w:lang w:val="en-GB"/>
        </w:rPr>
        <w:t>, 913–919, doi:</w:t>
      </w:r>
      <w:hyperlink r:id="rId339" w:history="1">
        <w:r w:rsidRPr="001E7A27">
          <w:rPr>
            <w:rStyle w:val="Hyperlink"/>
            <w:rFonts w:cs="Times New Roman"/>
            <w:sz w:val="20"/>
            <w:szCs w:val="20"/>
            <w:lang w:val="en-GB"/>
          </w:rPr>
          <w:t>10.1038/s41558-020-0883-0</w:t>
        </w:r>
      </w:hyperlink>
      <w:r w:rsidRPr="001E7A27">
        <w:rPr>
          <w:rFonts w:cs="Times New Roman"/>
          <w:sz w:val="20"/>
          <w:szCs w:val="20"/>
          <w:lang w:val="en-GB"/>
        </w:rPr>
        <w:t>.</w:t>
      </w:r>
    </w:p>
    <w:p w14:paraId="6FEFFE6D" w14:textId="594FBDF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Forzieri, G., R. Alkama, D.G. Miralles, and A. Cescatti, 2017: Satellites reveal contrasting responses of regional climate to the widespread greening of Earth.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356(6343)</w:t>
      </w:r>
      <w:r w:rsidRPr="001E7A27">
        <w:rPr>
          <w:rFonts w:cs="Times New Roman"/>
          <w:sz w:val="20"/>
          <w:szCs w:val="20"/>
          <w:lang w:val="en-GB"/>
        </w:rPr>
        <w:t>, 1180–1184, doi:</w:t>
      </w:r>
      <w:hyperlink r:id="rId340" w:history="1">
        <w:r w:rsidRPr="001E7A27">
          <w:rPr>
            <w:rStyle w:val="Hyperlink"/>
            <w:rFonts w:cs="Times New Roman"/>
            <w:sz w:val="20"/>
            <w:szCs w:val="20"/>
            <w:lang w:val="en-GB"/>
          </w:rPr>
          <w:t>10.1126/science.aal1727</w:t>
        </w:r>
      </w:hyperlink>
      <w:r w:rsidRPr="001E7A27">
        <w:rPr>
          <w:rFonts w:cs="Times New Roman"/>
          <w:sz w:val="20"/>
          <w:szCs w:val="20"/>
          <w:lang w:val="en-GB"/>
        </w:rPr>
        <w:t>.</w:t>
      </w:r>
    </w:p>
    <w:p w14:paraId="6337F310" w14:textId="0273966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Foster, G.L., D.L. Royer, and D.J. Lunt, 2017: Future climate forcing potentially without precedent in the last 420 million years.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w:t>
      </w:r>
      <w:r w:rsidRPr="001E7A27">
        <w:rPr>
          <w:rFonts w:cs="Times New Roman"/>
          <w:sz w:val="20"/>
          <w:szCs w:val="20"/>
          <w:lang w:val="en-GB"/>
        </w:rPr>
        <w:t>, 14845, doi:</w:t>
      </w:r>
      <w:hyperlink r:id="rId341" w:history="1">
        <w:r w:rsidRPr="001E7A27">
          <w:rPr>
            <w:rStyle w:val="Hyperlink"/>
            <w:rFonts w:cs="Times New Roman"/>
            <w:sz w:val="20"/>
            <w:szCs w:val="20"/>
            <w:lang w:val="en-GB"/>
          </w:rPr>
          <w:t>10.1038/ncomms14845</w:t>
        </w:r>
      </w:hyperlink>
      <w:r w:rsidRPr="001E7A27">
        <w:rPr>
          <w:rFonts w:cs="Times New Roman"/>
          <w:sz w:val="20"/>
          <w:szCs w:val="20"/>
          <w:lang w:val="en-GB"/>
        </w:rPr>
        <w:t>.</w:t>
      </w:r>
    </w:p>
    <w:p w14:paraId="275E8919" w14:textId="0B3D91C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Fowell, S.E. et al., 2018: Historical trends in pH and carbonate biogeochemistry on the belize mesoamerican barrier reef system.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45(7)</w:t>
      </w:r>
      <w:r w:rsidRPr="001E7A27">
        <w:rPr>
          <w:rFonts w:cs="Times New Roman"/>
          <w:sz w:val="20"/>
          <w:szCs w:val="20"/>
          <w:lang w:val="en-GB"/>
        </w:rPr>
        <w:t>, 3228–3237, doi:</w:t>
      </w:r>
      <w:hyperlink r:id="rId342" w:history="1">
        <w:r w:rsidRPr="001E7A27">
          <w:rPr>
            <w:rStyle w:val="Hyperlink"/>
            <w:rFonts w:cs="Times New Roman"/>
            <w:sz w:val="20"/>
            <w:szCs w:val="20"/>
            <w:lang w:val="en-GB"/>
          </w:rPr>
          <w:t>10.1002/2017gl076496</w:t>
        </w:r>
      </w:hyperlink>
      <w:r w:rsidRPr="001E7A27">
        <w:rPr>
          <w:rFonts w:cs="Times New Roman"/>
          <w:sz w:val="20"/>
          <w:szCs w:val="20"/>
          <w:lang w:val="en-GB"/>
        </w:rPr>
        <w:t>.</w:t>
      </w:r>
    </w:p>
    <w:p w14:paraId="540F3DD0" w14:textId="050465A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Francey, R.J. et al., 2003: The CSIRO (Australia) measurement of greenhouse gases in the global atmosphere. In:  [Toru, S. and S. Kazuto (eds.)]. WMO TD No. 1138, World Meteorological Organization (WMO), Geneva, Switzerland, pp. 97–111.</w:t>
      </w:r>
    </w:p>
    <w:p w14:paraId="14BBED44" w14:textId="5A92C85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Frank, D.C. et al., 2015: Water-use efficiency and transpiration across European forests during the Anthropocene.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5(6)</w:t>
      </w:r>
      <w:r w:rsidRPr="001E7A27">
        <w:rPr>
          <w:rFonts w:cs="Times New Roman"/>
          <w:sz w:val="20"/>
          <w:szCs w:val="20"/>
          <w:lang w:val="en-GB"/>
        </w:rPr>
        <w:t>, 579–583, doi:</w:t>
      </w:r>
      <w:hyperlink r:id="rId343" w:history="1">
        <w:r w:rsidRPr="001E7A27">
          <w:rPr>
            <w:rStyle w:val="Hyperlink"/>
            <w:rFonts w:cs="Times New Roman"/>
            <w:sz w:val="20"/>
            <w:szCs w:val="20"/>
            <w:lang w:val="en-GB"/>
          </w:rPr>
          <w:t>10.1038/nclimate2614</w:t>
        </w:r>
      </w:hyperlink>
      <w:r w:rsidRPr="001E7A27">
        <w:rPr>
          <w:rFonts w:cs="Times New Roman"/>
          <w:sz w:val="20"/>
          <w:szCs w:val="20"/>
          <w:lang w:val="en-GB"/>
        </w:rPr>
        <w:t>.</w:t>
      </w:r>
    </w:p>
    <w:p w14:paraId="4C1D2BA4" w14:textId="47E03F5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Fransson, A. et al., 2015: Effect of glacial drainage water on the CO2 system and ocean acidification state in an Arctic tidewater-glacier fjord during two contrasting years. </w:t>
      </w:r>
      <w:r w:rsidRPr="001E7A27">
        <w:rPr>
          <w:rFonts w:cs="Times New Roman"/>
          <w:i/>
          <w:sz w:val="20"/>
          <w:szCs w:val="20"/>
          <w:lang w:val="en-GB"/>
        </w:rPr>
        <w:t>Journal of Geophysical Research: Oceans</w:t>
      </w:r>
      <w:r w:rsidRPr="001E7A27">
        <w:rPr>
          <w:rFonts w:cs="Times New Roman"/>
          <w:sz w:val="20"/>
          <w:szCs w:val="20"/>
          <w:lang w:val="en-GB"/>
        </w:rPr>
        <w:t xml:space="preserve">, </w:t>
      </w:r>
      <w:r w:rsidRPr="001E7A27">
        <w:rPr>
          <w:rFonts w:cs="Times New Roman"/>
          <w:b/>
          <w:sz w:val="20"/>
          <w:szCs w:val="20"/>
          <w:lang w:val="en-GB"/>
        </w:rPr>
        <w:t>120(4)</w:t>
      </w:r>
      <w:r w:rsidRPr="001E7A27">
        <w:rPr>
          <w:rFonts w:cs="Times New Roman"/>
          <w:sz w:val="20"/>
          <w:szCs w:val="20"/>
          <w:lang w:val="en-GB"/>
        </w:rPr>
        <w:t>, 2413–2429, doi:</w:t>
      </w:r>
      <w:hyperlink r:id="rId344" w:history="1">
        <w:r w:rsidRPr="001E7A27">
          <w:rPr>
            <w:rStyle w:val="Hyperlink"/>
            <w:rFonts w:cs="Times New Roman"/>
            <w:sz w:val="20"/>
            <w:szCs w:val="20"/>
            <w:lang w:val="en-GB"/>
          </w:rPr>
          <w:t>10.1002/2014jc010320</w:t>
        </w:r>
      </w:hyperlink>
      <w:r w:rsidRPr="001E7A27">
        <w:rPr>
          <w:rFonts w:cs="Times New Roman"/>
          <w:sz w:val="20"/>
          <w:szCs w:val="20"/>
          <w:lang w:val="en-GB"/>
        </w:rPr>
        <w:t>.</w:t>
      </w:r>
    </w:p>
    <w:p w14:paraId="00EB3831" w14:textId="6794733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Fransson, A. et al., 2017: Effects of sea-ice and biogeochemical processes and storms on under-ice water fCO2 during the winter-spring transition in the high Arctic Ocean: Implications for sea-air CO2 fluxes. </w:t>
      </w:r>
      <w:r w:rsidRPr="001E7A27">
        <w:rPr>
          <w:rFonts w:cs="Times New Roman"/>
          <w:i/>
          <w:sz w:val="20"/>
          <w:szCs w:val="20"/>
          <w:lang w:val="en-GB"/>
        </w:rPr>
        <w:t>Journal of Geophysical Research: Oceans</w:t>
      </w:r>
      <w:r w:rsidRPr="001E7A27">
        <w:rPr>
          <w:rFonts w:cs="Times New Roman"/>
          <w:sz w:val="20"/>
          <w:szCs w:val="20"/>
          <w:lang w:val="en-GB"/>
        </w:rPr>
        <w:t xml:space="preserve">, </w:t>
      </w:r>
      <w:r w:rsidRPr="001E7A27">
        <w:rPr>
          <w:rFonts w:cs="Times New Roman"/>
          <w:b/>
          <w:sz w:val="20"/>
          <w:szCs w:val="20"/>
          <w:lang w:val="en-GB"/>
        </w:rPr>
        <w:t>122(7)</w:t>
      </w:r>
      <w:r w:rsidRPr="001E7A27">
        <w:rPr>
          <w:rFonts w:cs="Times New Roman"/>
          <w:sz w:val="20"/>
          <w:szCs w:val="20"/>
          <w:lang w:val="en-GB"/>
        </w:rPr>
        <w:t>, 5566–5587, doi:</w:t>
      </w:r>
      <w:hyperlink r:id="rId345" w:history="1">
        <w:r w:rsidRPr="001E7A27">
          <w:rPr>
            <w:rStyle w:val="Hyperlink"/>
            <w:rFonts w:cs="Times New Roman"/>
            <w:sz w:val="20"/>
            <w:szCs w:val="20"/>
            <w:lang w:val="en-GB"/>
          </w:rPr>
          <w:t>10.1002/2016jc012478</w:t>
        </w:r>
      </w:hyperlink>
      <w:r w:rsidRPr="001E7A27">
        <w:rPr>
          <w:rFonts w:cs="Times New Roman"/>
          <w:sz w:val="20"/>
          <w:szCs w:val="20"/>
          <w:lang w:val="en-GB"/>
        </w:rPr>
        <w:t>.</w:t>
      </w:r>
    </w:p>
    <w:p w14:paraId="45155DD3" w14:textId="09D2E65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Freing, A., D.W.R. Wallace, and H.W. Bange, 2012: Global oceanic production of nitrous oxide. </w:t>
      </w:r>
      <w:r w:rsidRPr="001E7A27">
        <w:rPr>
          <w:rFonts w:cs="Times New Roman"/>
          <w:i/>
          <w:sz w:val="20"/>
          <w:szCs w:val="20"/>
          <w:lang w:val="en-GB"/>
        </w:rPr>
        <w:t>Philosophical Transactions of the Royal Society B: Biological Sciences</w:t>
      </w:r>
      <w:r w:rsidRPr="001E7A27">
        <w:rPr>
          <w:rFonts w:cs="Times New Roman"/>
          <w:sz w:val="20"/>
          <w:szCs w:val="20"/>
          <w:lang w:val="en-GB"/>
        </w:rPr>
        <w:t xml:space="preserve">, </w:t>
      </w:r>
      <w:r w:rsidRPr="001E7A27">
        <w:rPr>
          <w:rFonts w:cs="Times New Roman"/>
          <w:b/>
          <w:sz w:val="20"/>
          <w:szCs w:val="20"/>
          <w:lang w:val="en-GB"/>
        </w:rPr>
        <w:t>367(1593)</w:t>
      </w:r>
      <w:r w:rsidRPr="001E7A27">
        <w:rPr>
          <w:rFonts w:cs="Times New Roman"/>
          <w:sz w:val="20"/>
          <w:szCs w:val="20"/>
          <w:lang w:val="en-GB"/>
        </w:rPr>
        <w:t>, 1245–1255, doi:</w:t>
      </w:r>
      <w:hyperlink r:id="rId346" w:history="1">
        <w:r w:rsidRPr="001E7A27">
          <w:rPr>
            <w:rStyle w:val="Hyperlink"/>
            <w:rFonts w:cs="Times New Roman"/>
            <w:sz w:val="20"/>
            <w:szCs w:val="20"/>
            <w:lang w:val="en-GB"/>
          </w:rPr>
          <w:t>10.1098/rstb.2011.0360</w:t>
        </w:r>
      </w:hyperlink>
      <w:r w:rsidRPr="001E7A27">
        <w:rPr>
          <w:rFonts w:cs="Times New Roman"/>
          <w:sz w:val="20"/>
          <w:szCs w:val="20"/>
          <w:lang w:val="en-GB"/>
        </w:rPr>
        <w:t>.</w:t>
      </w:r>
    </w:p>
    <w:p w14:paraId="7ADB8C0A" w14:textId="61B0CEB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Friedlingstein, P., J.-L. Dufresne, P.M. Cox, and P. Rayner, 2003: How positive is the feedback between climate change and the carbon cycle? </w:t>
      </w:r>
      <w:r w:rsidRPr="001E7A27">
        <w:rPr>
          <w:rFonts w:cs="Times New Roman"/>
          <w:i/>
          <w:sz w:val="20"/>
          <w:szCs w:val="20"/>
          <w:lang w:val="en-GB"/>
        </w:rPr>
        <w:t>Tellus B</w:t>
      </w:r>
      <w:r w:rsidRPr="001E7A27">
        <w:rPr>
          <w:rFonts w:cs="Times New Roman"/>
          <w:sz w:val="20"/>
          <w:szCs w:val="20"/>
          <w:lang w:val="en-GB"/>
        </w:rPr>
        <w:t xml:space="preserve">, </w:t>
      </w:r>
      <w:r w:rsidRPr="001E7A27">
        <w:rPr>
          <w:rFonts w:cs="Times New Roman"/>
          <w:b/>
          <w:sz w:val="20"/>
          <w:szCs w:val="20"/>
          <w:lang w:val="en-GB"/>
        </w:rPr>
        <w:t>55(2)</w:t>
      </w:r>
      <w:r w:rsidRPr="001E7A27">
        <w:rPr>
          <w:rFonts w:cs="Times New Roman"/>
          <w:sz w:val="20"/>
          <w:szCs w:val="20"/>
          <w:lang w:val="en-GB"/>
        </w:rPr>
        <w:t>, 692–700, doi:</w:t>
      </w:r>
      <w:hyperlink r:id="rId347" w:history="1">
        <w:r w:rsidRPr="001E7A27">
          <w:rPr>
            <w:rStyle w:val="Hyperlink"/>
            <w:rFonts w:cs="Times New Roman"/>
            <w:sz w:val="20"/>
            <w:szCs w:val="20"/>
            <w:lang w:val="en-GB"/>
          </w:rPr>
          <w:t>10.1034/j.1600-0889.2003.01461.x</w:t>
        </w:r>
      </w:hyperlink>
      <w:r w:rsidRPr="001E7A27">
        <w:rPr>
          <w:rFonts w:cs="Times New Roman"/>
          <w:sz w:val="20"/>
          <w:szCs w:val="20"/>
          <w:lang w:val="en-GB"/>
        </w:rPr>
        <w:t>.</w:t>
      </w:r>
    </w:p>
    <w:p w14:paraId="56F68EDB" w14:textId="337677F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Friedlingstein, P. et al., 2006: Climate–Carbon Cycle Feedback Analysis: Results from the C 4 MIP Model Intercomparison.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19(14)</w:t>
      </w:r>
      <w:r w:rsidRPr="001E7A27">
        <w:rPr>
          <w:rFonts w:cs="Times New Roman"/>
          <w:sz w:val="20"/>
          <w:szCs w:val="20"/>
          <w:lang w:val="en-GB"/>
        </w:rPr>
        <w:t>, 3337–3353, doi:</w:t>
      </w:r>
      <w:hyperlink r:id="rId348" w:history="1">
        <w:r w:rsidRPr="001E7A27">
          <w:rPr>
            <w:rStyle w:val="Hyperlink"/>
            <w:rFonts w:cs="Times New Roman"/>
            <w:sz w:val="20"/>
            <w:szCs w:val="20"/>
            <w:lang w:val="en-GB"/>
          </w:rPr>
          <w:t>10.1175/jcli3800.1</w:t>
        </w:r>
      </w:hyperlink>
      <w:r w:rsidRPr="001E7A27">
        <w:rPr>
          <w:rFonts w:cs="Times New Roman"/>
          <w:sz w:val="20"/>
          <w:szCs w:val="20"/>
          <w:lang w:val="en-GB"/>
        </w:rPr>
        <w:t>.</w:t>
      </w:r>
    </w:p>
    <w:p w14:paraId="62E64A20" w14:textId="2962D39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Friedlingstein, P. et al., 2014a: Persistent growth of CO2 emissions and implications for reaching climate targets.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7(10)</w:t>
      </w:r>
      <w:r w:rsidRPr="001E7A27">
        <w:rPr>
          <w:rFonts w:cs="Times New Roman"/>
          <w:sz w:val="20"/>
          <w:szCs w:val="20"/>
          <w:lang w:val="en-GB"/>
        </w:rPr>
        <w:t>, 709–715, doi:</w:t>
      </w:r>
      <w:hyperlink r:id="rId349" w:history="1">
        <w:r w:rsidRPr="001E7A27">
          <w:rPr>
            <w:rStyle w:val="Hyperlink"/>
            <w:rFonts w:cs="Times New Roman"/>
            <w:sz w:val="20"/>
            <w:szCs w:val="20"/>
            <w:lang w:val="en-GB"/>
          </w:rPr>
          <w:t>10.1038/ngeo2248</w:t>
        </w:r>
      </w:hyperlink>
      <w:r w:rsidRPr="001E7A27">
        <w:rPr>
          <w:rFonts w:cs="Times New Roman"/>
          <w:sz w:val="20"/>
          <w:szCs w:val="20"/>
          <w:lang w:val="en-GB"/>
        </w:rPr>
        <w:t>.</w:t>
      </w:r>
    </w:p>
    <w:p w14:paraId="4F5D0B9F" w14:textId="6412209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Friedlingstein, P. et al., 2014b: Uncertainties in CMIP5 climate projections due to carbon cycle feedbacks.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27(2)</w:t>
      </w:r>
      <w:r w:rsidRPr="001E7A27">
        <w:rPr>
          <w:rFonts w:cs="Times New Roman"/>
          <w:sz w:val="20"/>
          <w:szCs w:val="20"/>
          <w:lang w:val="en-GB"/>
        </w:rPr>
        <w:t>, 511–526, doi:</w:t>
      </w:r>
      <w:hyperlink r:id="rId350" w:history="1">
        <w:r w:rsidRPr="001E7A27">
          <w:rPr>
            <w:rStyle w:val="Hyperlink"/>
            <w:rFonts w:cs="Times New Roman"/>
            <w:sz w:val="20"/>
            <w:szCs w:val="20"/>
            <w:lang w:val="en-GB"/>
          </w:rPr>
          <w:t>10.1175/jcli-d-12-00579.1</w:t>
        </w:r>
      </w:hyperlink>
      <w:r w:rsidRPr="001E7A27">
        <w:rPr>
          <w:rFonts w:cs="Times New Roman"/>
          <w:sz w:val="20"/>
          <w:szCs w:val="20"/>
          <w:lang w:val="en-GB"/>
        </w:rPr>
        <w:t>.</w:t>
      </w:r>
    </w:p>
    <w:p w14:paraId="26782C59" w14:textId="72760D4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Friedlingstein, P. et al., 2019: Global Carbon Budget 2019.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11(4)</w:t>
      </w:r>
      <w:r w:rsidRPr="001E7A27">
        <w:rPr>
          <w:rFonts w:cs="Times New Roman"/>
          <w:sz w:val="20"/>
          <w:szCs w:val="20"/>
          <w:lang w:val="en-GB"/>
        </w:rPr>
        <w:t>, 1783–1838, doi:</w:t>
      </w:r>
      <w:hyperlink r:id="rId351" w:history="1">
        <w:r w:rsidRPr="001E7A27">
          <w:rPr>
            <w:rStyle w:val="Hyperlink"/>
            <w:rFonts w:cs="Times New Roman"/>
            <w:sz w:val="20"/>
            <w:szCs w:val="20"/>
            <w:lang w:val="en-GB"/>
          </w:rPr>
          <w:t>10.5194/essd-11-1783-2019</w:t>
        </w:r>
      </w:hyperlink>
      <w:r w:rsidRPr="001E7A27">
        <w:rPr>
          <w:rFonts w:cs="Times New Roman"/>
          <w:sz w:val="20"/>
          <w:szCs w:val="20"/>
          <w:lang w:val="en-GB"/>
        </w:rPr>
        <w:t>.</w:t>
      </w:r>
    </w:p>
    <w:p w14:paraId="35E8B9AF" w14:textId="20CA3E8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Friedlingstein, P. et al., 2020: Global Carbon Budget 2020.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12(4)</w:t>
      </w:r>
      <w:r w:rsidRPr="001E7A27">
        <w:rPr>
          <w:rFonts w:cs="Times New Roman"/>
          <w:sz w:val="20"/>
          <w:szCs w:val="20"/>
          <w:lang w:val="en-GB"/>
        </w:rPr>
        <w:t>, 3269–3340, doi:</w:t>
      </w:r>
      <w:hyperlink r:id="rId352" w:history="1">
        <w:r w:rsidRPr="001E7A27">
          <w:rPr>
            <w:rStyle w:val="Hyperlink"/>
            <w:rFonts w:cs="Times New Roman"/>
            <w:sz w:val="20"/>
            <w:szCs w:val="20"/>
            <w:lang w:val="en-GB"/>
          </w:rPr>
          <w:t>10.5194/essd-12-3269-2020</w:t>
        </w:r>
      </w:hyperlink>
      <w:r w:rsidRPr="001E7A27">
        <w:rPr>
          <w:rFonts w:cs="Times New Roman"/>
          <w:sz w:val="20"/>
          <w:szCs w:val="20"/>
          <w:lang w:val="en-GB"/>
        </w:rPr>
        <w:t>.</w:t>
      </w:r>
    </w:p>
    <w:p w14:paraId="09CE5BC0" w14:textId="4E5E522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Friend, A.D. et al., 2014: Carbon residence time dominates uncertainty in terrestrial vegetation responses to future climate and atmospheric CO2.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111(9)</w:t>
      </w:r>
      <w:r w:rsidRPr="001E7A27">
        <w:rPr>
          <w:rFonts w:cs="Times New Roman"/>
          <w:sz w:val="20"/>
          <w:szCs w:val="20"/>
          <w:lang w:val="en-GB"/>
        </w:rPr>
        <w:t>, 3280–3285, doi:</w:t>
      </w:r>
      <w:hyperlink r:id="rId353" w:history="1">
        <w:r w:rsidRPr="001E7A27">
          <w:rPr>
            <w:rStyle w:val="Hyperlink"/>
            <w:rFonts w:cs="Times New Roman"/>
            <w:sz w:val="20"/>
            <w:szCs w:val="20"/>
            <w:lang w:val="en-GB"/>
          </w:rPr>
          <w:t>10.1073/pnas.1222477110</w:t>
        </w:r>
      </w:hyperlink>
      <w:r w:rsidRPr="001E7A27">
        <w:rPr>
          <w:rFonts w:cs="Times New Roman"/>
          <w:sz w:val="20"/>
          <w:szCs w:val="20"/>
          <w:lang w:val="en-GB"/>
        </w:rPr>
        <w:t>.</w:t>
      </w:r>
    </w:p>
    <w:p w14:paraId="13822D7C" w14:textId="7820E6F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Frölicher, T.L. and D.J. Paynter, 2015: Extending the relationship between global warming and cumulative carbon emissions to multi-millennial timescales.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10(7)</w:t>
      </w:r>
      <w:r w:rsidRPr="001E7A27">
        <w:rPr>
          <w:rFonts w:cs="Times New Roman"/>
          <w:sz w:val="20"/>
          <w:szCs w:val="20"/>
          <w:lang w:val="en-GB"/>
        </w:rPr>
        <w:t>, 075002, doi:</w:t>
      </w:r>
      <w:hyperlink r:id="rId354" w:history="1">
        <w:r w:rsidRPr="001E7A27">
          <w:rPr>
            <w:rStyle w:val="Hyperlink"/>
            <w:rFonts w:cs="Times New Roman"/>
            <w:sz w:val="20"/>
            <w:szCs w:val="20"/>
            <w:lang w:val="en-GB"/>
          </w:rPr>
          <w:t>10.1088/1748-9326/10/7/075002</w:t>
        </w:r>
      </w:hyperlink>
      <w:r w:rsidRPr="001E7A27">
        <w:rPr>
          <w:rFonts w:cs="Times New Roman"/>
          <w:sz w:val="20"/>
          <w:szCs w:val="20"/>
          <w:lang w:val="en-GB"/>
        </w:rPr>
        <w:t>.</w:t>
      </w:r>
    </w:p>
    <w:p w14:paraId="2148F1D0" w14:textId="16912A1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Frölicher, T.L. and C. Laufkötter, 2018: Emerging risks from marine heat waves.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650, doi:</w:t>
      </w:r>
      <w:hyperlink r:id="rId355" w:history="1">
        <w:r w:rsidRPr="001E7A27">
          <w:rPr>
            <w:rStyle w:val="Hyperlink"/>
            <w:rFonts w:cs="Times New Roman"/>
            <w:sz w:val="20"/>
            <w:szCs w:val="20"/>
            <w:lang w:val="en-GB"/>
          </w:rPr>
          <w:t>10.1038/s41467-018-03163-6</w:t>
        </w:r>
      </w:hyperlink>
      <w:r w:rsidRPr="001E7A27">
        <w:rPr>
          <w:rFonts w:cs="Times New Roman"/>
          <w:sz w:val="20"/>
          <w:szCs w:val="20"/>
          <w:lang w:val="en-GB"/>
        </w:rPr>
        <w:t>.</w:t>
      </w:r>
    </w:p>
    <w:p w14:paraId="5A07BE44" w14:textId="71E5DED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Frölicher, T.L., F. Joos, C.C. Raible, and J.L. Sarmiento, 2013: Atmospheric CO2 response to volcanic eruptions: The role of ENSO, season, and variability.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27(1)</w:t>
      </w:r>
      <w:r w:rsidRPr="001E7A27">
        <w:rPr>
          <w:rFonts w:cs="Times New Roman"/>
          <w:sz w:val="20"/>
          <w:szCs w:val="20"/>
          <w:lang w:val="en-GB"/>
        </w:rPr>
        <w:t>, 239–251, doi:</w:t>
      </w:r>
      <w:hyperlink r:id="rId356" w:history="1">
        <w:r w:rsidRPr="001E7A27">
          <w:rPr>
            <w:rStyle w:val="Hyperlink"/>
            <w:rFonts w:cs="Times New Roman"/>
            <w:sz w:val="20"/>
            <w:szCs w:val="20"/>
            <w:lang w:val="en-GB"/>
          </w:rPr>
          <w:t>10.1002/gbc.20028</w:t>
        </w:r>
      </w:hyperlink>
      <w:r w:rsidRPr="001E7A27">
        <w:rPr>
          <w:rFonts w:cs="Times New Roman"/>
          <w:sz w:val="20"/>
          <w:szCs w:val="20"/>
          <w:lang w:val="en-GB"/>
        </w:rPr>
        <w:t>.</w:t>
      </w:r>
    </w:p>
    <w:p w14:paraId="1AA1EC5E" w14:textId="56B0558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Frölicher, T.L. et al., 2015: Dominance of the Southern Ocean in Anthropogenic Carbon and Heat Uptake in CMIP5 Models.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28(2)</w:t>
      </w:r>
      <w:r w:rsidRPr="001E7A27">
        <w:rPr>
          <w:rFonts w:cs="Times New Roman"/>
          <w:sz w:val="20"/>
          <w:szCs w:val="20"/>
          <w:lang w:val="en-GB"/>
        </w:rPr>
        <w:t>, 862–886, doi:</w:t>
      </w:r>
      <w:hyperlink r:id="rId357" w:history="1">
        <w:r w:rsidRPr="001E7A27">
          <w:rPr>
            <w:rStyle w:val="Hyperlink"/>
            <w:rFonts w:cs="Times New Roman"/>
            <w:sz w:val="20"/>
            <w:szCs w:val="20"/>
            <w:lang w:val="en-GB"/>
          </w:rPr>
          <w:t>10.1175/jcli-d-14-00117.1</w:t>
        </w:r>
      </w:hyperlink>
      <w:r w:rsidRPr="001E7A27">
        <w:rPr>
          <w:rFonts w:cs="Times New Roman"/>
          <w:sz w:val="20"/>
          <w:szCs w:val="20"/>
          <w:lang w:val="en-GB"/>
        </w:rPr>
        <w:t>.</w:t>
      </w:r>
    </w:p>
    <w:p w14:paraId="45CD6AD1" w14:textId="134A9F2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Frolking, S.T.E.V.E. and N.I.G.E.L.T. Roulet, 2007: Holocene radiative forcing impact of northern peatland carbon accumulation and methane emissions.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13(5)</w:t>
      </w:r>
      <w:r w:rsidRPr="001E7A27">
        <w:rPr>
          <w:rFonts w:cs="Times New Roman"/>
          <w:sz w:val="20"/>
          <w:szCs w:val="20"/>
          <w:lang w:val="en-GB"/>
        </w:rPr>
        <w:t>, 1079–1088, doi:</w:t>
      </w:r>
      <w:hyperlink r:id="rId358" w:history="1">
        <w:r w:rsidRPr="001E7A27">
          <w:rPr>
            <w:rStyle w:val="Hyperlink"/>
            <w:rFonts w:cs="Times New Roman"/>
            <w:sz w:val="20"/>
            <w:szCs w:val="20"/>
            <w:lang w:val="en-GB"/>
          </w:rPr>
          <w:t>10.1111/j.1365-2486.2007.01339.x</w:t>
        </w:r>
      </w:hyperlink>
      <w:r w:rsidRPr="001E7A27">
        <w:rPr>
          <w:rFonts w:cs="Times New Roman"/>
          <w:sz w:val="20"/>
          <w:szCs w:val="20"/>
          <w:lang w:val="en-GB"/>
        </w:rPr>
        <w:t>.</w:t>
      </w:r>
    </w:p>
    <w:p w14:paraId="30C973B1" w14:textId="45411EB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Fu, W., J.T. Randerson, and J.K. Moore, 2016: Climate change impacts on net primary production (NPP) and export production (EP) regulated by increasing stratification and phytoplankton community structure in the CMIP5 models.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13(18)</w:t>
      </w:r>
      <w:r w:rsidRPr="001E7A27">
        <w:rPr>
          <w:rFonts w:cs="Times New Roman"/>
          <w:sz w:val="20"/>
          <w:szCs w:val="20"/>
          <w:lang w:val="en-GB"/>
        </w:rPr>
        <w:t>, 5151–5170, doi:</w:t>
      </w:r>
      <w:hyperlink r:id="rId359" w:history="1">
        <w:r w:rsidRPr="001E7A27">
          <w:rPr>
            <w:rStyle w:val="Hyperlink"/>
            <w:rFonts w:cs="Times New Roman"/>
            <w:sz w:val="20"/>
            <w:szCs w:val="20"/>
            <w:lang w:val="en-GB"/>
          </w:rPr>
          <w:t>10.5194/bg-13-5151-2016</w:t>
        </w:r>
      </w:hyperlink>
      <w:r w:rsidRPr="001E7A27">
        <w:rPr>
          <w:rFonts w:cs="Times New Roman"/>
          <w:sz w:val="20"/>
          <w:szCs w:val="20"/>
          <w:lang w:val="en-GB"/>
        </w:rPr>
        <w:t>.</w:t>
      </w:r>
    </w:p>
    <w:p w14:paraId="6E44AA02" w14:textId="5DDFFE3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Fujita, R. et al., 2020: Global and Regional CH4 Emissions for 1995–2013 Derived From Atmospheric CH4, δ13C-CH4 , and δD-CH4 Observations and a Chemical Transport Model.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125(14)</w:t>
      </w:r>
      <w:r w:rsidRPr="001E7A27">
        <w:rPr>
          <w:rFonts w:cs="Times New Roman"/>
          <w:sz w:val="20"/>
          <w:szCs w:val="20"/>
          <w:lang w:val="en-GB"/>
        </w:rPr>
        <w:t>, doi:</w:t>
      </w:r>
      <w:hyperlink r:id="rId360" w:history="1">
        <w:r w:rsidRPr="001E7A27">
          <w:rPr>
            <w:rStyle w:val="Hyperlink"/>
            <w:rFonts w:cs="Times New Roman"/>
            <w:sz w:val="20"/>
            <w:szCs w:val="20"/>
            <w:lang w:val="en-GB"/>
          </w:rPr>
          <w:t>10.1029/2020jd032903</w:t>
        </w:r>
      </w:hyperlink>
      <w:r w:rsidRPr="001E7A27">
        <w:rPr>
          <w:rFonts w:cs="Times New Roman"/>
          <w:sz w:val="20"/>
          <w:szCs w:val="20"/>
          <w:lang w:val="en-GB"/>
        </w:rPr>
        <w:t>.</w:t>
      </w:r>
    </w:p>
    <w:p w14:paraId="7527E688" w14:textId="5D87A55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Fuss, S. et al., 2018: Negative emissions – Part 2: Costs, potentials and side effects.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13(6)</w:t>
      </w:r>
      <w:r w:rsidRPr="001E7A27">
        <w:rPr>
          <w:rFonts w:cs="Times New Roman"/>
          <w:sz w:val="20"/>
          <w:szCs w:val="20"/>
          <w:lang w:val="en-GB"/>
        </w:rPr>
        <w:t>, 063002, doi:</w:t>
      </w:r>
      <w:hyperlink r:id="rId361" w:history="1">
        <w:r w:rsidRPr="001E7A27">
          <w:rPr>
            <w:rStyle w:val="Hyperlink"/>
            <w:rFonts w:cs="Times New Roman"/>
            <w:sz w:val="20"/>
            <w:szCs w:val="20"/>
            <w:lang w:val="en-GB"/>
          </w:rPr>
          <w:t>10.1088/1748-9326/aabf9f</w:t>
        </w:r>
      </w:hyperlink>
      <w:r w:rsidRPr="001E7A27">
        <w:rPr>
          <w:rFonts w:cs="Times New Roman"/>
          <w:sz w:val="20"/>
          <w:szCs w:val="20"/>
          <w:lang w:val="en-GB"/>
        </w:rPr>
        <w:t>.</w:t>
      </w:r>
    </w:p>
    <w:p w14:paraId="37E01BCF" w14:textId="0524A3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Galbraith, E.D. and M. Kienast, 2013: The acceleration of oceanic denitrification during deglacial warming.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6(7)</w:t>
      </w:r>
      <w:r w:rsidRPr="001E7A27">
        <w:rPr>
          <w:rFonts w:cs="Times New Roman"/>
          <w:sz w:val="20"/>
          <w:szCs w:val="20"/>
          <w:lang w:val="en-GB"/>
        </w:rPr>
        <w:t>, 579–584, doi:</w:t>
      </w:r>
      <w:hyperlink r:id="rId362" w:history="1">
        <w:r w:rsidRPr="001E7A27">
          <w:rPr>
            <w:rStyle w:val="Hyperlink"/>
            <w:rFonts w:cs="Times New Roman"/>
            <w:sz w:val="20"/>
            <w:szCs w:val="20"/>
            <w:lang w:val="en-GB"/>
          </w:rPr>
          <w:t>10.1038/ngeo1832</w:t>
        </w:r>
      </w:hyperlink>
      <w:r w:rsidRPr="001E7A27">
        <w:rPr>
          <w:rFonts w:cs="Times New Roman"/>
          <w:sz w:val="20"/>
          <w:szCs w:val="20"/>
          <w:lang w:val="en-GB"/>
        </w:rPr>
        <w:t>.</w:t>
      </w:r>
    </w:p>
    <w:p w14:paraId="69AB366C" w14:textId="48A5BB3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Galbraith, E.D. and S.L. Jaccard, 2015: Deglacial weakening of the oceanic soft tissue pump: global constraints from sedimentary nitrogen isotopes and oxygenation proxies. </w:t>
      </w:r>
      <w:r w:rsidRPr="001E7A27">
        <w:rPr>
          <w:rFonts w:cs="Times New Roman"/>
          <w:i/>
          <w:sz w:val="20"/>
          <w:szCs w:val="20"/>
          <w:lang w:val="en-GB"/>
        </w:rPr>
        <w:t>Quaternary Science Reviews</w:t>
      </w:r>
      <w:r w:rsidRPr="001E7A27">
        <w:rPr>
          <w:rFonts w:cs="Times New Roman"/>
          <w:sz w:val="20"/>
          <w:szCs w:val="20"/>
          <w:lang w:val="en-GB"/>
        </w:rPr>
        <w:t xml:space="preserve">, </w:t>
      </w:r>
      <w:r w:rsidRPr="001E7A27">
        <w:rPr>
          <w:rFonts w:cs="Times New Roman"/>
          <w:b/>
          <w:sz w:val="20"/>
          <w:szCs w:val="20"/>
          <w:lang w:val="en-GB"/>
        </w:rPr>
        <w:t>109</w:t>
      </w:r>
      <w:r w:rsidRPr="001E7A27">
        <w:rPr>
          <w:rFonts w:cs="Times New Roman"/>
          <w:sz w:val="20"/>
          <w:szCs w:val="20"/>
          <w:lang w:val="en-GB"/>
        </w:rPr>
        <w:t>, 38–48, doi:</w:t>
      </w:r>
      <w:hyperlink r:id="rId363" w:history="1">
        <w:r w:rsidRPr="001E7A27">
          <w:rPr>
            <w:rStyle w:val="Hyperlink"/>
            <w:rFonts w:cs="Times New Roman"/>
            <w:sz w:val="20"/>
            <w:szCs w:val="20"/>
            <w:lang w:val="en-GB"/>
          </w:rPr>
          <w:t>10.1016/j.quascirev.2014.11.012</w:t>
        </w:r>
      </w:hyperlink>
      <w:r w:rsidRPr="001E7A27">
        <w:rPr>
          <w:rFonts w:cs="Times New Roman"/>
          <w:sz w:val="20"/>
          <w:szCs w:val="20"/>
          <w:lang w:val="en-GB"/>
        </w:rPr>
        <w:t>.</w:t>
      </w:r>
    </w:p>
    <w:p w14:paraId="190B3998" w14:textId="79E136D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Galbraith, E.D. and L.C. Skinner, 2020: The biological pump during the Last Glacial Maximum. </w:t>
      </w:r>
      <w:r w:rsidRPr="001E7A27">
        <w:rPr>
          <w:rFonts w:cs="Times New Roman"/>
          <w:i/>
          <w:sz w:val="20"/>
          <w:szCs w:val="20"/>
          <w:lang w:val="en-GB"/>
        </w:rPr>
        <w:t>Annual Review of Marine Science</w:t>
      </w:r>
      <w:r w:rsidRPr="001E7A27">
        <w:rPr>
          <w:rFonts w:cs="Times New Roman"/>
          <w:sz w:val="20"/>
          <w:szCs w:val="20"/>
          <w:lang w:val="en-GB"/>
        </w:rPr>
        <w:t xml:space="preserve">, </w:t>
      </w:r>
      <w:r w:rsidRPr="001E7A27">
        <w:rPr>
          <w:rFonts w:cs="Times New Roman"/>
          <w:b/>
          <w:sz w:val="20"/>
          <w:szCs w:val="20"/>
          <w:lang w:val="en-GB"/>
        </w:rPr>
        <w:t>12(1)</w:t>
      </w:r>
      <w:r w:rsidRPr="001E7A27">
        <w:rPr>
          <w:rFonts w:cs="Times New Roman"/>
          <w:sz w:val="20"/>
          <w:szCs w:val="20"/>
          <w:lang w:val="en-GB"/>
        </w:rPr>
        <w:t>, 559–586, doi:</w:t>
      </w:r>
      <w:hyperlink r:id="rId364" w:history="1">
        <w:r w:rsidRPr="001E7A27">
          <w:rPr>
            <w:rStyle w:val="Hyperlink"/>
            <w:rFonts w:cs="Times New Roman"/>
            <w:sz w:val="20"/>
            <w:szCs w:val="20"/>
            <w:lang w:val="en-GB"/>
          </w:rPr>
          <w:t>10.1146/annurev-marine-010419-010906</w:t>
        </w:r>
      </w:hyperlink>
      <w:r w:rsidRPr="001E7A27">
        <w:rPr>
          <w:rFonts w:cs="Times New Roman"/>
          <w:sz w:val="20"/>
          <w:szCs w:val="20"/>
          <w:lang w:val="en-GB"/>
        </w:rPr>
        <w:t>.</w:t>
      </w:r>
    </w:p>
    <w:p w14:paraId="5002E087" w14:textId="3DAC935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Ganopolski, A. and V. Brovkin, 2017: Simulation of climate, ice sheets and CO2 evolution during the last four glacial cycles with an Earth system model of intermediate complexity. </w:t>
      </w:r>
      <w:r w:rsidRPr="001E7A27">
        <w:rPr>
          <w:rFonts w:cs="Times New Roman"/>
          <w:i/>
          <w:sz w:val="20"/>
          <w:szCs w:val="20"/>
          <w:lang w:val="en-GB"/>
        </w:rPr>
        <w:t>Climate of the Past</w:t>
      </w:r>
      <w:r w:rsidRPr="001E7A27">
        <w:rPr>
          <w:rFonts w:cs="Times New Roman"/>
          <w:sz w:val="20"/>
          <w:szCs w:val="20"/>
          <w:lang w:val="en-GB"/>
        </w:rPr>
        <w:t xml:space="preserve">, </w:t>
      </w:r>
      <w:r w:rsidRPr="001E7A27">
        <w:rPr>
          <w:rFonts w:cs="Times New Roman"/>
          <w:b/>
          <w:sz w:val="20"/>
          <w:szCs w:val="20"/>
          <w:lang w:val="en-GB"/>
        </w:rPr>
        <w:t>13(12)</w:t>
      </w:r>
      <w:r w:rsidRPr="001E7A27">
        <w:rPr>
          <w:rFonts w:cs="Times New Roman"/>
          <w:sz w:val="20"/>
          <w:szCs w:val="20"/>
          <w:lang w:val="en-GB"/>
        </w:rPr>
        <w:t>, 1695–1716, doi:</w:t>
      </w:r>
      <w:hyperlink r:id="rId365" w:history="1">
        <w:r w:rsidRPr="001E7A27">
          <w:rPr>
            <w:rStyle w:val="Hyperlink"/>
            <w:rFonts w:cs="Times New Roman"/>
            <w:sz w:val="20"/>
            <w:szCs w:val="20"/>
            <w:lang w:val="en-GB"/>
          </w:rPr>
          <w:t>10.5194/cp-13-1695-2017</w:t>
        </w:r>
      </w:hyperlink>
      <w:r w:rsidRPr="001E7A27">
        <w:rPr>
          <w:rFonts w:cs="Times New Roman"/>
          <w:sz w:val="20"/>
          <w:szCs w:val="20"/>
          <w:lang w:val="en-GB"/>
        </w:rPr>
        <w:t>.</w:t>
      </w:r>
    </w:p>
    <w:p w14:paraId="209C8C21" w14:textId="4029B23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Gasser, T. et al., 2017: Accounting for the climate&amp;amp;amp;ndash;carbon feedback in emission metrics. </w:t>
      </w:r>
      <w:r w:rsidRPr="001E7A27">
        <w:rPr>
          <w:rFonts w:cs="Times New Roman"/>
          <w:i/>
          <w:sz w:val="20"/>
          <w:szCs w:val="20"/>
          <w:lang w:val="en-GB"/>
        </w:rPr>
        <w:t>Earth System Dynamics</w:t>
      </w:r>
      <w:r w:rsidRPr="001E7A27">
        <w:rPr>
          <w:rFonts w:cs="Times New Roman"/>
          <w:sz w:val="20"/>
          <w:szCs w:val="20"/>
          <w:lang w:val="en-GB"/>
        </w:rPr>
        <w:t xml:space="preserve">, </w:t>
      </w:r>
      <w:r w:rsidRPr="001E7A27">
        <w:rPr>
          <w:rFonts w:cs="Times New Roman"/>
          <w:b/>
          <w:sz w:val="20"/>
          <w:szCs w:val="20"/>
          <w:lang w:val="en-GB"/>
        </w:rPr>
        <w:t>8(2)</w:t>
      </w:r>
      <w:r w:rsidRPr="001E7A27">
        <w:rPr>
          <w:rFonts w:cs="Times New Roman"/>
          <w:sz w:val="20"/>
          <w:szCs w:val="20"/>
          <w:lang w:val="en-GB"/>
        </w:rPr>
        <w:t>, 235–253, doi:</w:t>
      </w:r>
      <w:hyperlink r:id="rId366" w:history="1">
        <w:r w:rsidRPr="001E7A27">
          <w:rPr>
            <w:rStyle w:val="Hyperlink"/>
            <w:rFonts w:cs="Times New Roman"/>
            <w:sz w:val="20"/>
            <w:szCs w:val="20"/>
            <w:lang w:val="en-GB"/>
          </w:rPr>
          <w:t>10.5194/esd-8-235-2017</w:t>
        </w:r>
      </w:hyperlink>
      <w:r w:rsidRPr="001E7A27">
        <w:rPr>
          <w:rFonts w:cs="Times New Roman"/>
          <w:sz w:val="20"/>
          <w:szCs w:val="20"/>
          <w:lang w:val="en-GB"/>
        </w:rPr>
        <w:t>.</w:t>
      </w:r>
    </w:p>
    <w:p w14:paraId="1AA74027" w14:textId="3118F5E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Gasser, T. et al., 2018: Path-dependent reductions in CO2 emission budgets caused by permafrost carbon release.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11(11)</w:t>
      </w:r>
      <w:r w:rsidRPr="001E7A27">
        <w:rPr>
          <w:rFonts w:cs="Times New Roman"/>
          <w:sz w:val="20"/>
          <w:szCs w:val="20"/>
          <w:lang w:val="en-GB"/>
        </w:rPr>
        <w:t>, 830–835, doi:</w:t>
      </w:r>
      <w:hyperlink r:id="rId367" w:history="1">
        <w:r w:rsidRPr="001E7A27">
          <w:rPr>
            <w:rStyle w:val="Hyperlink"/>
            <w:rFonts w:cs="Times New Roman"/>
            <w:sz w:val="20"/>
            <w:szCs w:val="20"/>
            <w:lang w:val="en-GB"/>
          </w:rPr>
          <w:t>10.1038/s41561-018-0227-0</w:t>
        </w:r>
      </w:hyperlink>
      <w:r w:rsidRPr="001E7A27">
        <w:rPr>
          <w:rFonts w:cs="Times New Roman"/>
          <w:sz w:val="20"/>
          <w:szCs w:val="20"/>
          <w:lang w:val="en-GB"/>
        </w:rPr>
        <w:t>.</w:t>
      </w:r>
    </w:p>
    <w:p w14:paraId="259E06DE" w14:textId="0CEF616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Gasser, T. et al., 2020: Historical CO2 emissions from land use and land cover change and their uncertainty.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17(15)</w:t>
      </w:r>
      <w:r w:rsidRPr="001E7A27">
        <w:rPr>
          <w:rFonts w:cs="Times New Roman"/>
          <w:sz w:val="20"/>
          <w:szCs w:val="20"/>
          <w:lang w:val="en-GB"/>
        </w:rPr>
        <w:t>, 4075–4101, doi:</w:t>
      </w:r>
      <w:hyperlink r:id="rId368" w:history="1">
        <w:r w:rsidRPr="001E7A27">
          <w:rPr>
            <w:rStyle w:val="Hyperlink"/>
            <w:rFonts w:cs="Times New Roman"/>
            <w:sz w:val="20"/>
            <w:szCs w:val="20"/>
            <w:lang w:val="en-GB"/>
          </w:rPr>
          <w:t>10.5194/bg-17-4075-2020</w:t>
        </w:r>
      </w:hyperlink>
      <w:r w:rsidRPr="001E7A27">
        <w:rPr>
          <w:rFonts w:cs="Times New Roman"/>
          <w:sz w:val="20"/>
          <w:szCs w:val="20"/>
          <w:lang w:val="en-GB"/>
        </w:rPr>
        <w:t>.</w:t>
      </w:r>
    </w:p>
    <w:p w14:paraId="5678D11C" w14:textId="47A5EA3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Gatti, L. et al., 2014: Drought sensitivity of Amazonian carbon balance revealed by atmospheric measurements.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506(7486)</w:t>
      </w:r>
      <w:r w:rsidRPr="001E7A27">
        <w:rPr>
          <w:rFonts w:cs="Times New Roman"/>
          <w:sz w:val="20"/>
          <w:szCs w:val="20"/>
          <w:lang w:val="en-GB"/>
        </w:rPr>
        <w:t>, 76–80, doi:</w:t>
      </w:r>
      <w:hyperlink r:id="rId369" w:history="1">
        <w:r w:rsidRPr="001E7A27">
          <w:rPr>
            <w:rStyle w:val="Hyperlink"/>
            <w:rFonts w:cs="Times New Roman"/>
            <w:sz w:val="20"/>
            <w:szCs w:val="20"/>
            <w:lang w:val="en-GB"/>
          </w:rPr>
          <w:t>10.1038/nature12957</w:t>
        </w:r>
      </w:hyperlink>
      <w:r w:rsidRPr="001E7A27">
        <w:rPr>
          <w:rFonts w:cs="Times New Roman"/>
          <w:sz w:val="20"/>
          <w:szCs w:val="20"/>
          <w:lang w:val="en-GB"/>
        </w:rPr>
        <w:t>.</w:t>
      </w:r>
    </w:p>
    <w:p w14:paraId="431643C0" w14:textId="208E3ED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Gattuso, J.-P., M. Frankignoulle, and R. Wollast, 1998: Carbon and carbonate metabolism in coastal aquatic ecosystems. </w:t>
      </w:r>
      <w:r w:rsidRPr="001E7A27">
        <w:rPr>
          <w:rFonts w:cs="Times New Roman"/>
          <w:i/>
          <w:sz w:val="20"/>
          <w:szCs w:val="20"/>
          <w:lang w:val="en-GB"/>
        </w:rPr>
        <w:t>Annual Review of Ecology and Systematics</w:t>
      </w:r>
      <w:r w:rsidRPr="001E7A27">
        <w:rPr>
          <w:rFonts w:cs="Times New Roman"/>
          <w:sz w:val="20"/>
          <w:szCs w:val="20"/>
          <w:lang w:val="en-GB"/>
        </w:rPr>
        <w:t xml:space="preserve">, </w:t>
      </w:r>
      <w:r w:rsidRPr="001E7A27">
        <w:rPr>
          <w:rFonts w:cs="Times New Roman"/>
          <w:b/>
          <w:sz w:val="20"/>
          <w:szCs w:val="20"/>
          <w:lang w:val="en-GB"/>
        </w:rPr>
        <w:t>29(1)</w:t>
      </w:r>
      <w:r w:rsidRPr="001E7A27">
        <w:rPr>
          <w:rFonts w:cs="Times New Roman"/>
          <w:sz w:val="20"/>
          <w:szCs w:val="20"/>
          <w:lang w:val="en-GB"/>
        </w:rPr>
        <w:t>, 405–434, doi:</w:t>
      </w:r>
      <w:hyperlink r:id="rId370" w:history="1">
        <w:r w:rsidRPr="001E7A27">
          <w:rPr>
            <w:rStyle w:val="Hyperlink"/>
            <w:rFonts w:cs="Times New Roman"/>
            <w:sz w:val="20"/>
            <w:szCs w:val="20"/>
            <w:lang w:val="en-GB"/>
          </w:rPr>
          <w:t>10.1146/annurev.ecolsys.29.1.405</w:t>
        </w:r>
      </w:hyperlink>
      <w:r w:rsidRPr="001E7A27">
        <w:rPr>
          <w:rFonts w:cs="Times New Roman"/>
          <w:sz w:val="20"/>
          <w:szCs w:val="20"/>
          <w:lang w:val="en-GB"/>
        </w:rPr>
        <w:t>.</w:t>
      </w:r>
    </w:p>
    <w:p w14:paraId="0C0C6CC2" w14:textId="162DE4B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Gattuso, J.-P. et al., 2015: Contrasting futures for ocean and society from different anthropogenic CO2 emissions scenarios.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349(6243)</w:t>
      </w:r>
      <w:r w:rsidRPr="001E7A27">
        <w:rPr>
          <w:rFonts w:cs="Times New Roman"/>
          <w:sz w:val="20"/>
          <w:szCs w:val="20"/>
          <w:lang w:val="en-GB"/>
        </w:rPr>
        <w:t>, aac4722–1, aac47722–10, doi:</w:t>
      </w:r>
      <w:hyperlink r:id="rId371" w:history="1">
        <w:r w:rsidRPr="001E7A27">
          <w:rPr>
            <w:rStyle w:val="Hyperlink"/>
            <w:rFonts w:cs="Times New Roman"/>
            <w:sz w:val="20"/>
            <w:szCs w:val="20"/>
            <w:lang w:val="en-GB"/>
          </w:rPr>
          <w:t>10.1126/science.aac4722</w:t>
        </w:r>
      </w:hyperlink>
      <w:r w:rsidRPr="001E7A27">
        <w:rPr>
          <w:rFonts w:cs="Times New Roman"/>
          <w:sz w:val="20"/>
          <w:szCs w:val="20"/>
          <w:lang w:val="en-GB"/>
        </w:rPr>
        <w:t>.</w:t>
      </w:r>
    </w:p>
    <w:p w14:paraId="79ACF75B" w14:textId="5328782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Gattuso, J.-P. et al., 2018: Ocean Solutions to Address Climate Change and Its Effects on Marine Ecosystems. </w:t>
      </w:r>
      <w:r w:rsidRPr="001E7A27">
        <w:rPr>
          <w:rFonts w:cs="Times New Roman"/>
          <w:i/>
          <w:sz w:val="20"/>
          <w:szCs w:val="20"/>
          <w:lang w:val="en-GB"/>
        </w:rPr>
        <w:t>Frontiers in Marine Science</w:t>
      </w:r>
      <w:r w:rsidRPr="001E7A27">
        <w:rPr>
          <w:rFonts w:cs="Times New Roman"/>
          <w:sz w:val="20"/>
          <w:szCs w:val="20"/>
          <w:lang w:val="en-GB"/>
        </w:rPr>
        <w:t xml:space="preserve">, </w:t>
      </w:r>
      <w:r w:rsidRPr="001E7A27">
        <w:rPr>
          <w:rFonts w:cs="Times New Roman"/>
          <w:b/>
          <w:sz w:val="20"/>
          <w:szCs w:val="20"/>
          <w:lang w:val="en-GB"/>
        </w:rPr>
        <w:t>5</w:t>
      </w:r>
      <w:r w:rsidRPr="001E7A27">
        <w:rPr>
          <w:rFonts w:cs="Times New Roman"/>
          <w:sz w:val="20"/>
          <w:szCs w:val="20"/>
          <w:lang w:val="en-GB"/>
        </w:rPr>
        <w:t>, 337, doi:</w:t>
      </w:r>
      <w:hyperlink r:id="rId372" w:history="1">
        <w:r w:rsidRPr="001E7A27">
          <w:rPr>
            <w:rStyle w:val="Hyperlink"/>
            <w:rFonts w:cs="Times New Roman"/>
            <w:sz w:val="20"/>
            <w:szCs w:val="20"/>
            <w:lang w:val="en-GB"/>
          </w:rPr>
          <w:t>10.3389/fmars.2018.00337</w:t>
        </w:r>
      </w:hyperlink>
      <w:r w:rsidRPr="001E7A27">
        <w:rPr>
          <w:rFonts w:cs="Times New Roman"/>
          <w:sz w:val="20"/>
          <w:szCs w:val="20"/>
          <w:lang w:val="en-GB"/>
        </w:rPr>
        <w:t>.</w:t>
      </w:r>
    </w:p>
    <w:p w14:paraId="5295D8B7" w14:textId="7666480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Gauthier, S., P. Bernier, T. Kuuluvainen, A.Z. Shvidenko, and D.G. Schepaschenko, 2015: Boreal forest health and global change.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349(6250)</w:t>
      </w:r>
      <w:r w:rsidRPr="001E7A27">
        <w:rPr>
          <w:rFonts w:cs="Times New Roman"/>
          <w:sz w:val="20"/>
          <w:szCs w:val="20"/>
          <w:lang w:val="en-GB"/>
        </w:rPr>
        <w:t>, 819 LP  – 822, doi:</w:t>
      </w:r>
      <w:hyperlink r:id="rId373" w:history="1">
        <w:r w:rsidRPr="001E7A27">
          <w:rPr>
            <w:rStyle w:val="Hyperlink"/>
            <w:rFonts w:cs="Times New Roman"/>
            <w:sz w:val="20"/>
            <w:szCs w:val="20"/>
            <w:lang w:val="en-GB"/>
          </w:rPr>
          <w:t>10.1126/science.aaa9092</w:t>
        </w:r>
      </w:hyperlink>
      <w:r w:rsidRPr="001E7A27">
        <w:rPr>
          <w:rFonts w:cs="Times New Roman"/>
          <w:sz w:val="20"/>
          <w:szCs w:val="20"/>
          <w:lang w:val="en-GB"/>
        </w:rPr>
        <w:t>.</w:t>
      </w:r>
    </w:p>
    <w:p w14:paraId="4CE685F8" w14:textId="6DB12B0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Gedney, N., 2004: Climate feedback from wetland methane emissions.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31(20)</w:t>
      </w:r>
      <w:r w:rsidRPr="001E7A27">
        <w:rPr>
          <w:rFonts w:cs="Times New Roman"/>
          <w:sz w:val="20"/>
          <w:szCs w:val="20"/>
          <w:lang w:val="en-GB"/>
        </w:rPr>
        <w:t>, L20503, doi:</w:t>
      </w:r>
      <w:hyperlink r:id="rId374" w:history="1">
        <w:r w:rsidRPr="001E7A27">
          <w:rPr>
            <w:rStyle w:val="Hyperlink"/>
            <w:rFonts w:cs="Times New Roman"/>
            <w:sz w:val="20"/>
            <w:szCs w:val="20"/>
            <w:lang w:val="en-GB"/>
          </w:rPr>
          <w:t>10.1029/2004gl020919</w:t>
        </w:r>
      </w:hyperlink>
      <w:r w:rsidRPr="001E7A27">
        <w:rPr>
          <w:rFonts w:cs="Times New Roman"/>
          <w:sz w:val="20"/>
          <w:szCs w:val="20"/>
          <w:lang w:val="en-GB"/>
        </w:rPr>
        <w:t>.</w:t>
      </w:r>
    </w:p>
    <w:p w14:paraId="40CC7D97" w14:textId="5C2F066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Gedney, N., C. Huntingford, E. Comyn-Platt, and A. Wiltshire, 2019: Significant feedbacks of wetland methane release on climate change and the causes of their uncertainty.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14(8)</w:t>
      </w:r>
      <w:r w:rsidRPr="001E7A27">
        <w:rPr>
          <w:rFonts w:cs="Times New Roman"/>
          <w:sz w:val="20"/>
          <w:szCs w:val="20"/>
          <w:lang w:val="en-GB"/>
        </w:rPr>
        <w:t>, 84027, doi:</w:t>
      </w:r>
      <w:hyperlink r:id="rId375" w:history="1">
        <w:r w:rsidRPr="001E7A27">
          <w:rPr>
            <w:rStyle w:val="Hyperlink"/>
            <w:rFonts w:cs="Times New Roman"/>
            <w:sz w:val="20"/>
            <w:szCs w:val="20"/>
            <w:lang w:val="en-GB"/>
          </w:rPr>
          <w:t>10.1088/1748-9326/ab2726</w:t>
        </w:r>
      </w:hyperlink>
      <w:r w:rsidRPr="001E7A27">
        <w:rPr>
          <w:rFonts w:cs="Times New Roman"/>
          <w:sz w:val="20"/>
          <w:szCs w:val="20"/>
          <w:lang w:val="en-GB"/>
        </w:rPr>
        <w:t>.</w:t>
      </w:r>
    </w:p>
    <w:p w14:paraId="13168587" w14:textId="07398FB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Genet, H. et al., 2013: Modeling the effects of fire severity and climate warming on active layer thickness and soil carbon storage of black spruce forests across the landscape in interior Alaska.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8(4)</w:t>
      </w:r>
      <w:r w:rsidRPr="001E7A27">
        <w:rPr>
          <w:rFonts w:cs="Times New Roman"/>
          <w:sz w:val="20"/>
          <w:szCs w:val="20"/>
          <w:lang w:val="en-GB"/>
        </w:rPr>
        <w:t>, 45016, doi:</w:t>
      </w:r>
      <w:hyperlink r:id="rId376" w:history="1">
        <w:r w:rsidRPr="001E7A27">
          <w:rPr>
            <w:rStyle w:val="Hyperlink"/>
            <w:rFonts w:cs="Times New Roman"/>
            <w:sz w:val="20"/>
            <w:szCs w:val="20"/>
            <w:lang w:val="en-GB"/>
          </w:rPr>
          <w:t>10.1088/1748-9326/8/4/045016</w:t>
        </w:r>
      </w:hyperlink>
      <w:r w:rsidRPr="001E7A27">
        <w:rPr>
          <w:rFonts w:cs="Times New Roman"/>
          <w:sz w:val="20"/>
          <w:szCs w:val="20"/>
          <w:lang w:val="en-GB"/>
        </w:rPr>
        <w:t>.</w:t>
      </w:r>
    </w:p>
    <w:p w14:paraId="464A45F4" w14:textId="48EA38E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GESAMP, 2019: High level review of a wide range of proposed marine geoengineering techniques. , 144.</w:t>
      </w:r>
    </w:p>
    <w:p w14:paraId="5C9571A5" w14:textId="5585DE7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Ghosh, A. et al., 2015: Variations in global methane sources and sinks during 1910–2010.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15(5)</w:t>
      </w:r>
      <w:r w:rsidRPr="001E7A27">
        <w:rPr>
          <w:rFonts w:cs="Times New Roman"/>
          <w:sz w:val="20"/>
          <w:szCs w:val="20"/>
          <w:lang w:val="en-GB"/>
        </w:rPr>
        <w:t>, 2595–2612, doi:</w:t>
      </w:r>
      <w:hyperlink r:id="rId377" w:history="1">
        <w:r w:rsidRPr="001E7A27">
          <w:rPr>
            <w:rStyle w:val="Hyperlink"/>
            <w:rFonts w:cs="Times New Roman"/>
            <w:sz w:val="20"/>
            <w:szCs w:val="20"/>
            <w:lang w:val="en-GB"/>
          </w:rPr>
          <w:t>10.5194/acp-15-2595-2015</w:t>
        </w:r>
      </w:hyperlink>
      <w:r w:rsidRPr="001E7A27">
        <w:rPr>
          <w:rFonts w:cs="Times New Roman"/>
          <w:sz w:val="20"/>
          <w:szCs w:val="20"/>
          <w:lang w:val="en-GB"/>
        </w:rPr>
        <w:t>.</w:t>
      </w:r>
    </w:p>
    <w:p w14:paraId="0BB4008E" w14:textId="4824689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Gibson, C.M., C. Estop-Aragonés, M. Flannigan, D.K. Thompson, and D. Olefeldt, 2019: Increased deep soil respiration detected despite reduced overall respiration in permafrost peat plateaus following wildfire.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14(12)</w:t>
      </w:r>
      <w:r w:rsidRPr="001E7A27">
        <w:rPr>
          <w:rFonts w:cs="Times New Roman"/>
          <w:sz w:val="20"/>
          <w:szCs w:val="20"/>
          <w:lang w:val="en-GB"/>
        </w:rPr>
        <w:t>, doi:</w:t>
      </w:r>
      <w:hyperlink r:id="rId378" w:history="1">
        <w:r w:rsidRPr="001E7A27">
          <w:rPr>
            <w:rStyle w:val="Hyperlink"/>
            <w:rFonts w:cs="Times New Roman"/>
            <w:sz w:val="20"/>
            <w:szCs w:val="20"/>
            <w:lang w:val="en-GB"/>
          </w:rPr>
          <w:t>10.1088/1748-9326/ab4f8d</w:t>
        </w:r>
      </w:hyperlink>
      <w:r w:rsidRPr="001E7A27">
        <w:rPr>
          <w:rFonts w:cs="Times New Roman"/>
          <w:sz w:val="20"/>
          <w:szCs w:val="20"/>
          <w:lang w:val="en-GB"/>
        </w:rPr>
        <w:t>.</w:t>
      </w:r>
    </w:p>
    <w:p w14:paraId="37CDA1B4" w14:textId="181E398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Gidden, M.J. et al., 2018: Global emissions pathways under different socioeconomic scenarios for use in CMIP6: a dataset of harmonized emissions trajectories through the end of the century. </w:t>
      </w:r>
      <w:r w:rsidRPr="001E7A27">
        <w:rPr>
          <w:rFonts w:cs="Times New Roman"/>
          <w:i/>
          <w:sz w:val="20"/>
          <w:szCs w:val="20"/>
          <w:lang w:val="en-GB"/>
        </w:rPr>
        <w:t>Geoscientific Model Development Discussions</w:t>
      </w:r>
      <w:r w:rsidRPr="001E7A27">
        <w:rPr>
          <w:rFonts w:cs="Times New Roman"/>
          <w:sz w:val="20"/>
          <w:szCs w:val="20"/>
          <w:lang w:val="en-GB"/>
        </w:rPr>
        <w:t>, 1–42, doi:</w:t>
      </w:r>
      <w:hyperlink r:id="rId379" w:history="1">
        <w:r w:rsidRPr="001E7A27">
          <w:rPr>
            <w:rStyle w:val="Hyperlink"/>
            <w:rFonts w:cs="Times New Roman"/>
            <w:sz w:val="20"/>
            <w:szCs w:val="20"/>
            <w:lang w:val="en-GB"/>
          </w:rPr>
          <w:t>10.5194/gmd-2018-266</w:t>
        </w:r>
      </w:hyperlink>
      <w:r w:rsidRPr="001E7A27">
        <w:rPr>
          <w:rFonts w:cs="Times New Roman"/>
          <w:sz w:val="20"/>
          <w:szCs w:val="20"/>
          <w:lang w:val="en-GB"/>
        </w:rPr>
        <w:t>.</w:t>
      </w:r>
    </w:p>
    <w:p w14:paraId="5A920779" w14:textId="09AEDC5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Gillett, N.P., V.K. Arora, D. Matthews, and M.R. Allen, 2013: Constraining the ratio of global warming to cumulative CO2 emissions using CMIP5 simulations.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26(18)</w:t>
      </w:r>
      <w:r w:rsidRPr="001E7A27">
        <w:rPr>
          <w:rFonts w:cs="Times New Roman"/>
          <w:sz w:val="20"/>
          <w:szCs w:val="20"/>
          <w:lang w:val="en-GB"/>
        </w:rPr>
        <w:t>, 6844–6858, doi:</w:t>
      </w:r>
      <w:hyperlink r:id="rId380" w:history="1">
        <w:r w:rsidRPr="001E7A27">
          <w:rPr>
            <w:rStyle w:val="Hyperlink"/>
            <w:rFonts w:cs="Times New Roman"/>
            <w:sz w:val="20"/>
            <w:szCs w:val="20"/>
            <w:lang w:val="en-GB"/>
          </w:rPr>
          <w:t>10.1175/jcli-d-12-00476.1</w:t>
        </w:r>
      </w:hyperlink>
      <w:r w:rsidRPr="001E7A27">
        <w:rPr>
          <w:rFonts w:cs="Times New Roman"/>
          <w:sz w:val="20"/>
          <w:szCs w:val="20"/>
          <w:lang w:val="en-GB"/>
        </w:rPr>
        <w:t>.</w:t>
      </w:r>
    </w:p>
    <w:p w14:paraId="14478651" w14:textId="105F8FA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Gingerich, P.D., 2019: Temporal Scaling of Carbon Emission and Accumulation Rates: Modern Anthropogenic Emissions Compared to Estimates of PETM Onset Accumulation. </w:t>
      </w:r>
      <w:r w:rsidRPr="001E7A27">
        <w:rPr>
          <w:rFonts w:cs="Times New Roman"/>
          <w:i/>
          <w:sz w:val="20"/>
          <w:szCs w:val="20"/>
          <w:lang w:val="en-GB"/>
        </w:rPr>
        <w:t>Paleoceanography and Paleoclimatology</w:t>
      </w:r>
      <w:r w:rsidRPr="001E7A27">
        <w:rPr>
          <w:rFonts w:cs="Times New Roman"/>
          <w:sz w:val="20"/>
          <w:szCs w:val="20"/>
          <w:lang w:val="en-GB"/>
        </w:rPr>
        <w:t>, 1–7, doi:</w:t>
      </w:r>
      <w:hyperlink r:id="rId381" w:history="1">
        <w:r w:rsidRPr="001E7A27">
          <w:rPr>
            <w:rStyle w:val="Hyperlink"/>
            <w:rFonts w:cs="Times New Roman"/>
            <w:sz w:val="20"/>
            <w:szCs w:val="20"/>
            <w:lang w:val="en-GB"/>
          </w:rPr>
          <w:t>10.1029/2018pa003379</w:t>
        </w:r>
      </w:hyperlink>
      <w:r w:rsidRPr="001E7A27">
        <w:rPr>
          <w:rFonts w:cs="Times New Roman"/>
          <w:sz w:val="20"/>
          <w:szCs w:val="20"/>
          <w:lang w:val="en-GB"/>
        </w:rPr>
        <w:t>.</w:t>
      </w:r>
    </w:p>
    <w:p w14:paraId="3D1796C5" w14:textId="42A778A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Gitz, V. and P. Ciais, 2003: Amplifying effects of land-use change on future atmospheric CO2 levels.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17(1)</w:t>
      </w:r>
      <w:r w:rsidRPr="001E7A27">
        <w:rPr>
          <w:rFonts w:cs="Times New Roman"/>
          <w:sz w:val="20"/>
          <w:szCs w:val="20"/>
          <w:lang w:val="en-GB"/>
        </w:rPr>
        <w:t>, 1–15, doi:</w:t>
      </w:r>
      <w:hyperlink r:id="rId382" w:history="1">
        <w:r w:rsidRPr="001E7A27">
          <w:rPr>
            <w:rStyle w:val="Hyperlink"/>
            <w:rFonts w:cs="Times New Roman"/>
            <w:sz w:val="20"/>
            <w:szCs w:val="20"/>
            <w:lang w:val="en-GB"/>
          </w:rPr>
          <w:t>10.1029/2002gb001963</w:t>
        </w:r>
      </w:hyperlink>
      <w:r w:rsidRPr="001E7A27">
        <w:rPr>
          <w:rFonts w:cs="Times New Roman"/>
          <w:sz w:val="20"/>
          <w:szCs w:val="20"/>
          <w:lang w:val="en-GB"/>
        </w:rPr>
        <w:t>.</w:t>
      </w:r>
    </w:p>
    <w:p w14:paraId="2DCCC66F" w14:textId="0D6E45A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Glienke, S., P.J. Irvine, and M.G. Lawrence, 2015: The impact of geoengineering on vegetation in experiment G1 of the GeoMIP.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120(19)</w:t>
      </w:r>
      <w:r w:rsidRPr="001E7A27">
        <w:rPr>
          <w:rFonts w:cs="Times New Roman"/>
          <w:sz w:val="20"/>
          <w:szCs w:val="20"/>
          <w:lang w:val="en-GB"/>
        </w:rPr>
        <w:t>, 10,196–10,213, doi:</w:t>
      </w:r>
      <w:hyperlink r:id="rId383" w:history="1">
        <w:r w:rsidRPr="001E7A27">
          <w:rPr>
            <w:rStyle w:val="Hyperlink"/>
            <w:rFonts w:cs="Times New Roman"/>
            <w:sz w:val="20"/>
            <w:szCs w:val="20"/>
            <w:lang w:val="en-GB"/>
          </w:rPr>
          <w:t>10.1002/2015jd024202</w:t>
        </w:r>
      </w:hyperlink>
      <w:r w:rsidRPr="001E7A27">
        <w:rPr>
          <w:rFonts w:cs="Times New Roman"/>
          <w:sz w:val="20"/>
          <w:szCs w:val="20"/>
          <w:lang w:val="en-GB"/>
        </w:rPr>
        <w:t>.</w:t>
      </w:r>
    </w:p>
    <w:p w14:paraId="5A71E483" w14:textId="2DF4903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Gloege, L. et al., 2020: Quantifying errors in observationally-based estimates of ocean carbon sink variability. , doi:</w:t>
      </w:r>
      <w:hyperlink r:id="rId384" w:history="1">
        <w:r w:rsidRPr="001E7A27">
          <w:rPr>
            <w:rStyle w:val="Hyperlink"/>
            <w:rFonts w:cs="Times New Roman"/>
            <w:sz w:val="20"/>
            <w:szCs w:val="20"/>
            <w:lang w:val="en-GB"/>
          </w:rPr>
          <w:t>10.1002/essoar.10502036.2</w:t>
        </w:r>
      </w:hyperlink>
      <w:r w:rsidRPr="001E7A27">
        <w:rPr>
          <w:rFonts w:cs="Times New Roman"/>
          <w:sz w:val="20"/>
          <w:szCs w:val="20"/>
          <w:lang w:val="en-GB"/>
        </w:rPr>
        <w:t>.</w:t>
      </w:r>
    </w:p>
    <w:p w14:paraId="1A4E68D3" w14:textId="032FBC2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Gloor, M., J.L. Sarmiento, and N. Gruber, 2010: What can be learned about carbon cycle climate feedbacks from the CO2 airborne fraction?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10(16)</w:t>
      </w:r>
      <w:r w:rsidRPr="001E7A27">
        <w:rPr>
          <w:rFonts w:cs="Times New Roman"/>
          <w:sz w:val="20"/>
          <w:szCs w:val="20"/>
          <w:lang w:val="en-GB"/>
        </w:rPr>
        <w:t>, 7739–7751, doi:</w:t>
      </w:r>
      <w:hyperlink r:id="rId385" w:history="1">
        <w:r w:rsidRPr="001E7A27">
          <w:rPr>
            <w:rStyle w:val="Hyperlink"/>
            <w:rFonts w:cs="Times New Roman"/>
            <w:sz w:val="20"/>
            <w:szCs w:val="20"/>
            <w:lang w:val="en-GB"/>
          </w:rPr>
          <w:t>10.5194/acp-10-7739-</w:t>
        </w:r>
        <w:r w:rsidRPr="001E7A27">
          <w:rPr>
            <w:rStyle w:val="Hyperlink"/>
            <w:rFonts w:cs="Times New Roman"/>
            <w:sz w:val="20"/>
            <w:szCs w:val="20"/>
            <w:lang w:val="en-GB"/>
          </w:rPr>
          <w:lastRenderedPageBreak/>
          <w:t>2010</w:t>
        </w:r>
      </w:hyperlink>
      <w:r w:rsidRPr="001E7A27">
        <w:rPr>
          <w:rFonts w:cs="Times New Roman"/>
          <w:sz w:val="20"/>
          <w:szCs w:val="20"/>
          <w:lang w:val="en-GB"/>
        </w:rPr>
        <w:t>.</w:t>
      </w:r>
    </w:p>
    <w:p w14:paraId="5950F343" w14:textId="7DDCB00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Goldewijk, K.K., A. Beusen, J. Doelman, and E. Stehfest, 2017: Anthropogenic land use estimates for the Holocene - HYDE 3.2.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9(2)</w:t>
      </w:r>
      <w:r w:rsidRPr="001E7A27">
        <w:rPr>
          <w:rFonts w:cs="Times New Roman"/>
          <w:sz w:val="20"/>
          <w:szCs w:val="20"/>
          <w:lang w:val="en-GB"/>
        </w:rPr>
        <w:t>, 927–953, doi:</w:t>
      </w:r>
      <w:hyperlink r:id="rId386" w:history="1">
        <w:r w:rsidRPr="001E7A27">
          <w:rPr>
            <w:rStyle w:val="Hyperlink"/>
            <w:rFonts w:cs="Times New Roman"/>
            <w:sz w:val="20"/>
            <w:szCs w:val="20"/>
            <w:lang w:val="en-GB"/>
          </w:rPr>
          <w:t>10.5194/essd-9-927-2017</w:t>
        </w:r>
      </w:hyperlink>
      <w:r w:rsidRPr="001E7A27">
        <w:rPr>
          <w:rFonts w:cs="Times New Roman"/>
          <w:sz w:val="20"/>
          <w:szCs w:val="20"/>
          <w:lang w:val="en-GB"/>
        </w:rPr>
        <w:t>.</w:t>
      </w:r>
    </w:p>
    <w:p w14:paraId="16592567" w14:textId="5078F96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Goll, D.S. et al., 2012: Nutrient limitation reduces land carbon uptake in simulations with a model of combined carbon, nitrogen and phosphorus cycling.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9(9)</w:t>
      </w:r>
      <w:r w:rsidRPr="001E7A27">
        <w:rPr>
          <w:rFonts w:cs="Times New Roman"/>
          <w:sz w:val="20"/>
          <w:szCs w:val="20"/>
          <w:lang w:val="en-GB"/>
        </w:rPr>
        <w:t>, 3547–3569, doi:</w:t>
      </w:r>
      <w:hyperlink r:id="rId387" w:history="1">
        <w:r w:rsidRPr="001E7A27">
          <w:rPr>
            <w:rStyle w:val="Hyperlink"/>
            <w:rFonts w:cs="Times New Roman"/>
            <w:sz w:val="20"/>
            <w:szCs w:val="20"/>
            <w:lang w:val="en-GB"/>
          </w:rPr>
          <w:t>10.5194/bg-9-3547-2012</w:t>
        </w:r>
      </w:hyperlink>
      <w:r w:rsidRPr="001E7A27">
        <w:rPr>
          <w:rFonts w:cs="Times New Roman"/>
          <w:sz w:val="20"/>
          <w:szCs w:val="20"/>
          <w:lang w:val="en-GB"/>
        </w:rPr>
        <w:t>.</w:t>
      </w:r>
    </w:p>
    <w:p w14:paraId="4C055324" w14:textId="7B4FDD5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Goll, D.S. et al., 2017: Carbon–nitrogen interactions in idealized simulations with JSBACH (version 3.10).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10(5)</w:t>
      </w:r>
      <w:r w:rsidRPr="001E7A27">
        <w:rPr>
          <w:rFonts w:cs="Times New Roman"/>
          <w:sz w:val="20"/>
          <w:szCs w:val="20"/>
          <w:lang w:val="en-GB"/>
        </w:rPr>
        <w:t>, 2009–2030, doi:</w:t>
      </w:r>
      <w:hyperlink r:id="rId388" w:history="1">
        <w:r w:rsidRPr="001E7A27">
          <w:rPr>
            <w:rStyle w:val="Hyperlink"/>
            <w:rFonts w:cs="Times New Roman"/>
            <w:sz w:val="20"/>
            <w:szCs w:val="20"/>
            <w:lang w:val="en-GB"/>
          </w:rPr>
          <w:t>10.5194/gmd-10-2009-2017</w:t>
        </w:r>
      </w:hyperlink>
      <w:r w:rsidRPr="001E7A27">
        <w:rPr>
          <w:rFonts w:cs="Times New Roman"/>
          <w:sz w:val="20"/>
          <w:szCs w:val="20"/>
          <w:lang w:val="en-GB"/>
        </w:rPr>
        <w:t>.</w:t>
      </w:r>
    </w:p>
    <w:p w14:paraId="41EB9D36" w14:textId="1871C26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González, M.F., T. Ilyina, S. Sonntag, and H. Schmidt, 2018: Enhanced rates of regional warming and ocean acidification after termination of large-scale ocean alkalinization.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45(14)</w:t>
      </w:r>
      <w:r w:rsidRPr="001E7A27">
        <w:rPr>
          <w:rFonts w:cs="Times New Roman"/>
          <w:sz w:val="20"/>
          <w:szCs w:val="20"/>
          <w:lang w:val="en-GB"/>
        </w:rPr>
        <w:t>, 7120–7129, doi:</w:t>
      </w:r>
      <w:hyperlink r:id="rId389" w:history="1">
        <w:r w:rsidRPr="001E7A27">
          <w:rPr>
            <w:rStyle w:val="Hyperlink"/>
            <w:rFonts w:cs="Times New Roman"/>
            <w:sz w:val="20"/>
            <w:szCs w:val="20"/>
            <w:lang w:val="en-GB"/>
          </w:rPr>
          <w:t>10.1029/2018gl077847</w:t>
        </w:r>
      </w:hyperlink>
      <w:r w:rsidRPr="001E7A27">
        <w:rPr>
          <w:rFonts w:cs="Times New Roman"/>
          <w:sz w:val="20"/>
          <w:szCs w:val="20"/>
          <w:lang w:val="en-GB"/>
        </w:rPr>
        <w:t>.</w:t>
      </w:r>
    </w:p>
    <w:p w14:paraId="5F3CB3C6" w14:textId="70A434D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González-Dávila, M., J.M. Santana-Casiano, M.J. Rueda, and O. Llinás, 2010: The water column distribution of carbonate system variables at the ESTOC site from 1995 to 2004.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7(10)</w:t>
      </w:r>
      <w:r w:rsidRPr="001E7A27">
        <w:rPr>
          <w:rFonts w:cs="Times New Roman"/>
          <w:sz w:val="20"/>
          <w:szCs w:val="20"/>
          <w:lang w:val="en-GB"/>
        </w:rPr>
        <w:t>, 3067–3081, doi:</w:t>
      </w:r>
      <w:hyperlink r:id="rId390" w:history="1">
        <w:r w:rsidRPr="001E7A27">
          <w:rPr>
            <w:rStyle w:val="Hyperlink"/>
            <w:rFonts w:cs="Times New Roman"/>
            <w:sz w:val="20"/>
            <w:szCs w:val="20"/>
            <w:lang w:val="en-GB"/>
          </w:rPr>
          <w:t>10.5194/bg-7-3067-2010</w:t>
        </w:r>
      </w:hyperlink>
      <w:r w:rsidRPr="001E7A27">
        <w:rPr>
          <w:rFonts w:cs="Times New Roman"/>
          <w:sz w:val="20"/>
          <w:szCs w:val="20"/>
          <w:lang w:val="en-GB"/>
        </w:rPr>
        <w:t>.</w:t>
      </w:r>
    </w:p>
    <w:p w14:paraId="668D2148" w14:textId="29A6C50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Good, P., C. Jones, J. Lowe, R. Betts, and N. Gedney, 2013: Comparing tropical forest projections from two denerations of Hadley Centre Earth System Models, HadGEM2-ES and HadCM3LC.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26(2)</w:t>
      </w:r>
      <w:r w:rsidRPr="001E7A27">
        <w:rPr>
          <w:rFonts w:cs="Times New Roman"/>
          <w:sz w:val="20"/>
          <w:szCs w:val="20"/>
          <w:lang w:val="en-GB"/>
        </w:rPr>
        <w:t>, 495–511, doi:</w:t>
      </w:r>
      <w:hyperlink r:id="rId391" w:history="1">
        <w:r w:rsidRPr="001E7A27">
          <w:rPr>
            <w:rStyle w:val="Hyperlink"/>
            <w:rFonts w:cs="Times New Roman"/>
            <w:sz w:val="20"/>
            <w:szCs w:val="20"/>
            <w:lang w:val="en-GB"/>
          </w:rPr>
          <w:t>10.1175/jcli-d-11-00366.1</w:t>
        </w:r>
      </w:hyperlink>
      <w:r w:rsidRPr="001E7A27">
        <w:rPr>
          <w:rFonts w:cs="Times New Roman"/>
          <w:sz w:val="20"/>
          <w:szCs w:val="20"/>
          <w:lang w:val="en-GB"/>
        </w:rPr>
        <w:t>.</w:t>
      </w:r>
    </w:p>
    <w:p w14:paraId="7DE104F7" w14:textId="4AA6A1B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Good, P. et al., 2011: Quantifying environmental drivers of future tropical forest extent.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24(5)</w:t>
      </w:r>
      <w:r w:rsidRPr="001E7A27">
        <w:rPr>
          <w:rFonts w:cs="Times New Roman"/>
          <w:sz w:val="20"/>
          <w:szCs w:val="20"/>
          <w:lang w:val="en-GB"/>
        </w:rPr>
        <w:t>, 1337–1349, doi:</w:t>
      </w:r>
      <w:hyperlink r:id="rId392" w:history="1">
        <w:r w:rsidRPr="001E7A27">
          <w:rPr>
            <w:rStyle w:val="Hyperlink"/>
            <w:rFonts w:cs="Times New Roman"/>
            <w:sz w:val="20"/>
            <w:szCs w:val="20"/>
            <w:lang w:val="en-GB"/>
          </w:rPr>
          <w:t>10.1175/2010jcli3865.1</w:t>
        </w:r>
      </w:hyperlink>
      <w:r w:rsidRPr="001E7A27">
        <w:rPr>
          <w:rFonts w:cs="Times New Roman"/>
          <w:sz w:val="20"/>
          <w:szCs w:val="20"/>
          <w:lang w:val="en-GB"/>
        </w:rPr>
        <w:t>.</w:t>
      </w:r>
    </w:p>
    <w:p w14:paraId="75965DA4" w14:textId="4AC92C3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Goodkin, N.F. et al., 2015: Ocean circulation and biogeochemistry moderate interannual and decadal surface water pH changes in the Sargasso Sea.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42(12)</w:t>
      </w:r>
      <w:r w:rsidRPr="001E7A27">
        <w:rPr>
          <w:rFonts w:cs="Times New Roman"/>
          <w:sz w:val="20"/>
          <w:szCs w:val="20"/>
          <w:lang w:val="en-GB"/>
        </w:rPr>
        <w:t>, 4931–4939, doi:</w:t>
      </w:r>
      <w:hyperlink r:id="rId393" w:history="1">
        <w:r w:rsidRPr="001E7A27">
          <w:rPr>
            <w:rStyle w:val="Hyperlink"/>
            <w:rFonts w:cs="Times New Roman"/>
            <w:sz w:val="20"/>
            <w:szCs w:val="20"/>
            <w:lang w:val="en-GB"/>
          </w:rPr>
          <w:t>10.1002/2015gl064431</w:t>
        </w:r>
      </w:hyperlink>
      <w:r w:rsidRPr="001E7A27">
        <w:rPr>
          <w:rFonts w:cs="Times New Roman"/>
          <w:sz w:val="20"/>
          <w:szCs w:val="20"/>
          <w:lang w:val="en-GB"/>
        </w:rPr>
        <w:t>.</w:t>
      </w:r>
    </w:p>
    <w:p w14:paraId="22B35497" w14:textId="509398B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Goodwin, P., R.G. Williams, and A. Ridgwell, 2015: Sensitivity of climate to cumulative carbon emissions due to compensation of ocean heat and carbon uptake.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29–34, doi:</w:t>
      </w:r>
      <w:hyperlink r:id="rId394" w:history="1">
        <w:r w:rsidRPr="001E7A27">
          <w:rPr>
            <w:rStyle w:val="Hyperlink"/>
            <w:rFonts w:cs="Times New Roman"/>
            <w:sz w:val="20"/>
            <w:szCs w:val="20"/>
            <w:lang w:val="en-GB"/>
          </w:rPr>
          <w:t>10.1038/ngeo2304</w:t>
        </w:r>
      </w:hyperlink>
      <w:r w:rsidRPr="001E7A27">
        <w:rPr>
          <w:rFonts w:cs="Times New Roman"/>
          <w:sz w:val="20"/>
          <w:szCs w:val="20"/>
          <w:lang w:val="en-GB"/>
        </w:rPr>
        <w:t>.</w:t>
      </w:r>
    </w:p>
    <w:p w14:paraId="495772CF" w14:textId="10FF01D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Goodwin, P. et al., 2018: Pathways to 1.5°C and 2°C warming based on observational and geological constraints.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11(2)</w:t>
      </w:r>
      <w:r w:rsidRPr="001E7A27">
        <w:rPr>
          <w:rFonts w:cs="Times New Roman"/>
          <w:sz w:val="20"/>
          <w:szCs w:val="20"/>
          <w:lang w:val="en-GB"/>
        </w:rPr>
        <w:t>, 102–107, doi:</w:t>
      </w:r>
      <w:hyperlink r:id="rId395" w:history="1">
        <w:r w:rsidRPr="001E7A27">
          <w:rPr>
            <w:rStyle w:val="Hyperlink"/>
            <w:rFonts w:cs="Times New Roman"/>
            <w:sz w:val="20"/>
            <w:szCs w:val="20"/>
            <w:lang w:val="en-GB"/>
          </w:rPr>
          <w:t>10.1038/s41561-017-0054-8</w:t>
        </w:r>
      </w:hyperlink>
      <w:r w:rsidRPr="001E7A27">
        <w:rPr>
          <w:rFonts w:cs="Times New Roman"/>
          <w:sz w:val="20"/>
          <w:szCs w:val="20"/>
          <w:lang w:val="en-GB"/>
        </w:rPr>
        <w:t>.</w:t>
      </w:r>
    </w:p>
    <w:p w14:paraId="21F650AD" w14:textId="7B55AB7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Gottschalk, J. et al., 2016: Biological and physical controls in the Southern Ocean on past millennial-scale atmospheric CO2 changes.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11539, doi:</w:t>
      </w:r>
      <w:hyperlink r:id="rId396" w:history="1">
        <w:r w:rsidRPr="001E7A27">
          <w:rPr>
            <w:rStyle w:val="Hyperlink"/>
            <w:rFonts w:cs="Times New Roman"/>
            <w:sz w:val="20"/>
            <w:szCs w:val="20"/>
            <w:lang w:val="en-GB"/>
          </w:rPr>
          <w:t>10.1038/ncomms11539</w:t>
        </w:r>
      </w:hyperlink>
      <w:r w:rsidRPr="001E7A27">
        <w:rPr>
          <w:rFonts w:cs="Times New Roman"/>
          <w:sz w:val="20"/>
          <w:szCs w:val="20"/>
          <w:lang w:val="en-GB"/>
        </w:rPr>
        <w:t>.</w:t>
      </w:r>
    </w:p>
    <w:p w14:paraId="209F40C2" w14:textId="4AE3992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Gottschalk, J. et al., 2019: Mechanisms of millennial-scale atmospheric CO2 change in numerical model simulations. </w:t>
      </w:r>
      <w:r w:rsidRPr="001E7A27">
        <w:rPr>
          <w:rFonts w:cs="Times New Roman"/>
          <w:i/>
          <w:sz w:val="20"/>
          <w:szCs w:val="20"/>
          <w:lang w:val="en-GB"/>
        </w:rPr>
        <w:t>Quaternary Science Reviews</w:t>
      </w:r>
      <w:r w:rsidRPr="001E7A27">
        <w:rPr>
          <w:rFonts w:cs="Times New Roman"/>
          <w:sz w:val="20"/>
          <w:szCs w:val="20"/>
          <w:lang w:val="en-GB"/>
        </w:rPr>
        <w:t xml:space="preserve">, </w:t>
      </w:r>
      <w:r w:rsidRPr="001E7A27">
        <w:rPr>
          <w:rFonts w:cs="Times New Roman"/>
          <w:b/>
          <w:sz w:val="20"/>
          <w:szCs w:val="20"/>
          <w:lang w:val="en-GB"/>
        </w:rPr>
        <w:t>220</w:t>
      </w:r>
      <w:r w:rsidRPr="001E7A27">
        <w:rPr>
          <w:rFonts w:cs="Times New Roman"/>
          <w:sz w:val="20"/>
          <w:szCs w:val="20"/>
          <w:lang w:val="en-GB"/>
        </w:rPr>
        <w:t>, 30–74, doi:</w:t>
      </w:r>
      <w:hyperlink r:id="rId397" w:history="1">
        <w:r w:rsidRPr="001E7A27">
          <w:rPr>
            <w:rStyle w:val="Hyperlink"/>
            <w:rFonts w:cs="Times New Roman"/>
            <w:sz w:val="20"/>
            <w:szCs w:val="20"/>
            <w:lang w:val="en-GB"/>
          </w:rPr>
          <w:t>10.1016/j.quascirev.2019.05.013</w:t>
        </w:r>
      </w:hyperlink>
      <w:r w:rsidRPr="001E7A27">
        <w:rPr>
          <w:rFonts w:cs="Times New Roman"/>
          <w:sz w:val="20"/>
          <w:szCs w:val="20"/>
          <w:lang w:val="en-GB"/>
        </w:rPr>
        <w:t>.</w:t>
      </w:r>
    </w:p>
    <w:p w14:paraId="1876FF9A" w14:textId="6BEEBD8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Gottschalk, J. et al., 2020: Glacial heterogeneity in Southern Ocean carbon storage abated by fast South Indian deglacial carbon release.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6192, doi:</w:t>
      </w:r>
      <w:hyperlink r:id="rId398" w:history="1">
        <w:r w:rsidRPr="001E7A27">
          <w:rPr>
            <w:rStyle w:val="Hyperlink"/>
            <w:rFonts w:cs="Times New Roman"/>
            <w:sz w:val="20"/>
            <w:szCs w:val="20"/>
            <w:lang w:val="en-GB"/>
          </w:rPr>
          <w:t>10.1038/s41467-020-20034-1</w:t>
        </w:r>
      </w:hyperlink>
      <w:r w:rsidRPr="001E7A27">
        <w:rPr>
          <w:rFonts w:cs="Times New Roman"/>
          <w:sz w:val="20"/>
          <w:szCs w:val="20"/>
          <w:lang w:val="en-GB"/>
        </w:rPr>
        <w:t>.</w:t>
      </w:r>
    </w:p>
    <w:p w14:paraId="40EA04C4" w14:textId="56367FA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Govindasamy, B., S. Thompson, P.B. Duffy, K. Caldeira, and C. Delire, 2002: Impact of geoengineering schemes on the terrestrial biosphere.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29(22)</w:t>
      </w:r>
      <w:r w:rsidRPr="001E7A27">
        <w:rPr>
          <w:rFonts w:cs="Times New Roman"/>
          <w:sz w:val="20"/>
          <w:szCs w:val="20"/>
          <w:lang w:val="en-GB"/>
        </w:rPr>
        <w:t>, 18–1–18–4, doi:</w:t>
      </w:r>
      <w:hyperlink r:id="rId399" w:history="1">
        <w:r w:rsidRPr="001E7A27">
          <w:rPr>
            <w:rStyle w:val="Hyperlink"/>
            <w:rFonts w:cs="Times New Roman"/>
            <w:sz w:val="20"/>
            <w:szCs w:val="20"/>
            <w:lang w:val="en-GB"/>
          </w:rPr>
          <w:t>10.1029/2002gl015911</w:t>
        </w:r>
      </w:hyperlink>
      <w:r w:rsidRPr="001E7A27">
        <w:rPr>
          <w:rFonts w:cs="Times New Roman"/>
          <w:sz w:val="20"/>
          <w:szCs w:val="20"/>
          <w:lang w:val="en-GB"/>
        </w:rPr>
        <w:t>.</w:t>
      </w:r>
    </w:p>
    <w:p w14:paraId="03CCA342" w14:textId="4A1784F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Grassi, G. et al., 2018: Reconciling global-model estimates and country reporting of anthropogenic forest CO2 sinks.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8(10)</w:t>
      </w:r>
      <w:r w:rsidRPr="001E7A27">
        <w:rPr>
          <w:rFonts w:cs="Times New Roman"/>
          <w:sz w:val="20"/>
          <w:szCs w:val="20"/>
          <w:lang w:val="en-GB"/>
        </w:rPr>
        <w:t>, 914–920, doi:</w:t>
      </w:r>
      <w:hyperlink r:id="rId400" w:history="1">
        <w:r w:rsidRPr="001E7A27">
          <w:rPr>
            <w:rStyle w:val="Hyperlink"/>
            <w:rFonts w:cs="Times New Roman"/>
            <w:sz w:val="20"/>
            <w:szCs w:val="20"/>
            <w:lang w:val="en-GB"/>
          </w:rPr>
          <w:t>10.1038/s41558-018-0283-x</w:t>
        </w:r>
      </w:hyperlink>
      <w:r w:rsidRPr="001E7A27">
        <w:rPr>
          <w:rFonts w:cs="Times New Roman"/>
          <w:sz w:val="20"/>
          <w:szCs w:val="20"/>
          <w:lang w:val="en-GB"/>
        </w:rPr>
        <w:t>.</w:t>
      </w:r>
    </w:p>
    <w:p w14:paraId="035469CC" w14:textId="2EE0CA5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Graven, H. et al., 2017: Compiled records of carbon isotopes in atmospheric CO2 for historical simulations in CMIP6.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10(12)</w:t>
      </w:r>
      <w:r w:rsidRPr="001E7A27">
        <w:rPr>
          <w:rFonts w:cs="Times New Roman"/>
          <w:sz w:val="20"/>
          <w:szCs w:val="20"/>
          <w:lang w:val="en-GB"/>
        </w:rPr>
        <w:t>, 4405–4417, doi:</w:t>
      </w:r>
      <w:hyperlink r:id="rId401" w:history="1">
        <w:r w:rsidRPr="001E7A27">
          <w:rPr>
            <w:rStyle w:val="Hyperlink"/>
            <w:rFonts w:cs="Times New Roman"/>
            <w:sz w:val="20"/>
            <w:szCs w:val="20"/>
            <w:lang w:val="en-GB"/>
          </w:rPr>
          <w:t>10.5194/gmd-10-4405-2017</w:t>
        </w:r>
      </w:hyperlink>
      <w:r w:rsidRPr="001E7A27">
        <w:rPr>
          <w:rFonts w:cs="Times New Roman"/>
          <w:sz w:val="20"/>
          <w:szCs w:val="20"/>
          <w:lang w:val="en-GB"/>
        </w:rPr>
        <w:t>.</w:t>
      </w:r>
    </w:p>
    <w:p w14:paraId="00BED462" w14:textId="178B62A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Graven, H.D. et al., 2013: Enhanced Seasonal Exchange of CO2 by Northern Ecosystems Since 1960.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341(6150)</w:t>
      </w:r>
      <w:r w:rsidRPr="001E7A27">
        <w:rPr>
          <w:rFonts w:cs="Times New Roman"/>
          <w:sz w:val="20"/>
          <w:szCs w:val="20"/>
          <w:lang w:val="en-GB"/>
        </w:rPr>
        <w:t>, 1085–1089, doi:</w:t>
      </w:r>
      <w:hyperlink r:id="rId402" w:history="1">
        <w:r w:rsidRPr="001E7A27">
          <w:rPr>
            <w:rStyle w:val="Hyperlink"/>
            <w:rFonts w:cs="Times New Roman"/>
            <w:sz w:val="20"/>
            <w:szCs w:val="20"/>
            <w:lang w:val="en-GB"/>
          </w:rPr>
          <w:t>10.1126/science.1239207</w:t>
        </w:r>
      </w:hyperlink>
      <w:r w:rsidRPr="001E7A27">
        <w:rPr>
          <w:rFonts w:cs="Times New Roman"/>
          <w:sz w:val="20"/>
          <w:szCs w:val="20"/>
          <w:lang w:val="en-GB"/>
        </w:rPr>
        <w:t>.</w:t>
      </w:r>
    </w:p>
    <w:p w14:paraId="59556CC0" w14:textId="35E014F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Green, J.K. et al., 2019: Large influence of soil moisture on long-term terrestrial carbon uptake.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565(7740)</w:t>
      </w:r>
      <w:r w:rsidRPr="001E7A27">
        <w:rPr>
          <w:rFonts w:cs="Times New Roman"/>
          <w:sz w:val="20"/>
          <w:szCs w:val="20"/>
          <w:lang w:val="en-GB"/>
        </w:rPr>
        <w:t>, 476–479, doi:</w:t>
      </w:r>
      <w:hyperlink r:id="rId403" w:history="1">
        <w:r w:rsidRPr="001E7A27">
          <w:rPr>
            <w:rStyle w:val="Hyperlink"/>
            <w:rFonts w:cs="Times New Roman"/>
            <w:sz w:val="20"/>
            <w:szCs w:val="20"/>
            <w:lang w:val="en-GB"/>
          </w:rPr>
          <w:t>10.1038/s41586-018-0848-x</w:t>
        </w:r>
      </w:hyperlink>
      <w:r w:rsidRPr="001E7A27">
        <w:rPr>
          <w:rFonts w:cs="Times New Roman"/>
          <w:sz w:val="20"/>
          <w:szCs w:val="20"/>
          <w:lang w:val="en-GB"/>
        </w:rPr>
        <w:t>.</w:t>
      </w:r>
    </w:p>
    <w:p w14:paraId="708FFFE5" w14:textId="35AEDF2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Gregor, L., S. Kok, and P.M.S. Monteiro, 2018: Interannual drivers of the seasonal cycle of CO2 in the Southern Ocean.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15(8)</w:t>
      </w:r>
      <w:r w:rsidRPr="001E7A27">
        <w:rPr>
          <w:rFonts w:cs="Times New Roman"/>
          <w:sz w:val="20"/>
          <w:szCs w:val="20"/>
          <w:lang w:val="en-GB"/>
        </w:rPr>
        <w:t>, 2361–2378, doi:</w:t>
      </w:r>
      <w:hyperlink r:id="rId404" w:history="1">
        <w:r w:rsidRPr="001E7A27">
          <w:rPr>
            <w:rStyle w:val="Hyperlink"/>
            <w:rFonts w:cs="Times New Roman"/>
            <w:sz w:val="20"/>
            <w:szCs w:val="20"/>
            <w:lang w:val="en-GB"/>
          </w:rPr>
          <w:t>10.5194/bg-15-2361-2018</w:t>
        </w:r>
      </w:hyperlink>
      <w:r w:rsidRPr="001E7A27">
        <w:rPr>
          <w:rFonts w:cs="Times New Roman"/>
          <w:sz w:val="20"/>
          <w:szCs w:val="20"/>
          <w:lang w:val="en-GB"/>
        </w:rPr>
        <w:t>.</w:t>
      </w:r>
    </w:p>
    <w:p w14:paraId="10B368E2" w14:textId="5C2D3C5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Gregor, L., A.D. Lebehot, S. Kok, and P.M. Scheel Monteiro, 2019: A comparative assessment of the uncertainties of global surface ocean CO2 estimates using a machine-learning ensemble (CSIR-ML6 version 2019a) – have we hit the wall?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12(12)</w:t>
      </w:r>
      <w:r w:rsidRPr="001E7A27">
        <w:rPr>
          <w:rFonts w:cs="Times New Roman"/>
          <w:sz w:val="20"/>
          <w:szCs w:val="20"/>
          <w:lang w:val="en-GB"/>
        </w:rPr>
        <w:t>, 5113–5136, doi:</w:t>
      </w:r>
      <w:hyperlink r:id="rId405" w:history="1">
        <w:r w:rsidRPr="001E7A27">
          <w:rPr>
            <w:rStyle w:val="Hyperlink"/>
            <w:rFonts w:cs="Times New Roman"/>
            <w:sz w:val="20"/>
            <w:szCs w:val="20"/>
            <w:lang w:val="en-GB"/>
          </w:rPr>
          <w:t>10.5194/gmd-12-5113-2019</w:t>
        </w:r>
      </w:hyperlink>
      <w:r w:rsidRPr="001E7A27">
        <w:rPr>
          <w:rFonts w:cs="Times New Roman"/>
          <w:sz w:val="20"/>
          <w:szCs w:val="20"/>
          <w:lang w:val="en-GB"/>
        </w:rPr>
        <w:t>.</w:t>
      </w:r>
    </w:p>
    <w:p w14:paraId="4E71F9BA" w14:textId="1FEA075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Gregory, J.M., T. Andrews, and P. Good, 2015: The inconstancy of the transient climate response parameter under increasing CO2. </w:t>
      </w:r>
      <w:r w:rsidRPr="001E7A27">
        <w:rPr>
          <w:rFonts w:cs="Times New Roman"/>
          <w:i/>
          <w:sz w:val="20"/>
          <w:szCs w:val="20"/>
          <w:lang w:val="en-GB"/>
        </w:rPr>
        <w:t>Philosophical Transactions of the Royal Society A: Mathematical, Physical and Engineering Sciences</w:t>
      </w:r>
      <w:r w:rsidRPr="001E7A27">
        <w:rPr>
          <w:rFonts w:cs="Times New Roman"/>
          <w:sz w:val="20"/>
          <w:szCs w:val="20"/>
          <w:lang w:val="en-GB"/>
        </w:rPr>
        <w:t xml:space="preserve">, </w:t>
      </w:r>
      <w:r w:rsidRPr="001E7A27">
        <w:rPr>
          <w:rFonts w:cs="Times New Roman"/>
          <w:b/>
          <w:sz w:val="20"/>
          <w:szCs w:val="20"/>
          <w:lang w:val="en-GB"/>
        </w:rPr>
        <w:t>373(2054)</w:t>
      </w:r>
      <w:r w:rsidRPr="001E7A27">
        <w:rPr>
          <w:rFonts w:cs="Times New Roman"/>
          <w:sz w:val="20"/>
          <w:szCs w:val="20"/>
          <w:lang w:val="en-GB"/>
        </w:rPr>
        <w:t>, 20140417, doi:</w:t>
      </w:r>
      <w:hyperlink r:id="rId406" w:history="1">
        <w:r w:rsidRPr="001E7A27">
          <w:rPr>
            <w:rStyle w:val="Hyperlink"/>
            <w:rFonts w:cs="Times New Roman"/>
            <w:sz w:val="20"/>
            <w:szCs w:val="20"/>
            <w:lang w:val="en-GB"/>
          </w:rPr>
          <w:t>10.1098/rsta.2014.0417</w:t>
        </w:r>
      </w:hyperlink>
      <w:r w:rsidRPr="001E7A27">
        <w:rPr>
          <w:rFonts w:cs="Times New Roman"/>
          <w:sz w:val="20"/>
          <w:szCs w:val="20"/>
          <w:lang w:val="en-GB"/>
        </w:rPr>
        <w:t>.</w:t>
      </w:r>
    </w:p>
    <w:p w14:paraId="70295286" w14:textId="27829E7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Gregory, J.M., C.D. Jones, P. Cadule, and P. Friedlingstein, 2009: Quantifying Carbon Cycle Feedbacks.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22(19)</w:t>
      </w:r>
      <w:r w:rsidRPr="001E7A27">
        <w:rPr>
          <w:rFonts w:cs="Times New Roman"/>
          <w:sz w:val="20"/>
          <w:szCs w:val="20"/>
          <w:lang w:val="en-GB"/>
        </w:rPr>
        <w:t>, 5232–5250, doi:</w:t>
      </w:r>
      <w:hyperlink r:id="rId407" w:history="1">
        <w:r w:rsidRPr="001E7A27">
          <w:rPr>
            <w:rStyle w:val="Hyperlink"/>
            <w:rFonts w:cs="Times New Roman"/>
            <w:sz w:val="20"/>
            <w:szCs w:val="20"/>
            <w:lang w:val="en-GB"/>
          </w:rPr>
          <w:t>10.1175/2009jcli2949.1</w:t>
        </w:r>
      </w:hyperlink>
      <w:r w:rsidRPr="001E7A27">
        <w:rPr>
          <w:rFonts w:cs="Times New Roman"/>
          <w:sz w:val="20"/>
          <w:szCs w:val="20"/>
          <w:lang w:val="en-GB"/>
        </w:rPr>
        <w:t>.</w:t>
      </w:r>
    </w:p>
    <w:p w14:paraId="59052287" w14:textId="5C896C1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Griscom, B.W. et al., 2017: Natural climate solutions.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114(44)</w:t>
      </w:r>
      <w:r w:rsidRPr="001E7A27">
        <w:rPr>
          <w:rFonts w:cs="Times New Roman"/>
          <w:sz w:val="20"/>
          <w:szCs w:val="20"/>
          <w:lang w:val="en-GB"/>
        </w:rPr>
        <w:t>, 11645–11650, doi:</w:t>
      </w:r>
      <w:hyperlink r:id="rId408" w:history="1">
        <w:r w:rsidRPr="001E7A27">
          <w:rPr>
            <w:rStyle w:val="Hyperlink"/>
            <w:rFonts w:cs="Times New Roman"/>
            <w:sz w:val="20"/>
            <w:szCs w:val="20"/>
            <w:lang w:val="en-GB"/>
          </w:rPr>
          <w:t>10.1073/pnas.1710465114</w:t>
        </w:r>
      </w:hyperlink>
      <w:r w:rsidRPr="001E7A27">
        <w:rPr>
          <w:rFonts w:cs="Times New Roman"/>
          <w:sz w:val="20"/>
          <w:szCs w:val="20"/>
          <w:lang w:val="en-GB"/>
        </w:rPr>
        <w:t>.</w:t>
      </w:r>
    </w:p>
    <w:p w14:paraId="1F050E78" w14:textId="3DB16B6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Griscom, B.W. et al., 2020: National mitigation potential from natural climate solutions in the tropics. </w:t>
      </w:r>
      <w:r w:rsidRPr="001E7A27">
        <w:rPr>
          <w:rFonts w:cs="Times New Roman"/>
          <w:i/>
          <w:sz w:val="20"/>
          <w:szCs w:val="20"/>
          <w:lang w:val="en-GB"/>
        </w:rPr>
        <w:t>Philosophical Transactions of the Royal Society B: Biological Sciences</w:t>
      </w:r>
      <w:r w:rsidRPr="001E7A27">
        <w:rPr>
          <w:rFonts w:cs="Times New Roman"/>
          <w:sz w:val="20"/>
          <w:szCs w:val="20"/>
          <w:lang w:val="en-GB"/>
        </w:rPr>
        <w:t xml:space="preserve">, </w:t>
      </w:r>
      <w:r w:rsidRPr="001E7A27">
        <w:rPr>
          <w:rFonts w:cs="Times New Roman"/>
          <w:b/>
          <w:sz w:val="20"/>
          <w:szCs w:val="20"/>
          <w:lang w:val="en-GB"/>
        </w:rPr>
        <w:t>375(1794)</w:t>
      </w:r>
      <w:r w:rsidRPr="001E7A27">
        <w:rPr>
          <w:rFonts w:cs="Times New Roman"/>
          <w:sz w:val="20"/>
          <w:szCs w:val="20"/>
          <w:lang w:val="en-GB"/>
        </w:rPr>
        <w:t>, 20190126, doi:</w:t>
      </w:r>
      <w:hyperlink r:id="rId409" w:history="1">
        <w:r w:rsidRPr="001E7A27">
          <w:rPr>
            <w:rStyle w:val="Hyperlink"/>
            <w:rFonts w:cs="Times New Roman"/>
            <w:sz w:val="20"/>
            <w:szCs w:val="20"/>
            <w:lang w:val="en-GB"/>
          </w:rPr>
          <w:t>10.1098/rstb.2019.0126</w:t>
        </w:r>
      </w:hyperlink>
      <w:r w:rsidRPr="001E7A27">
        <w:rPr>
          <w:rFonts w:cs="Times New Roman"/>
          <w:sz w:val="20"/>
          <w:szCs w:val="20"/>
          <w:lang w:val="en-GB"/>
        </w:rPr>
        <w:t>.</w:t>
      </w:r>
    </w:p>
    <w:p w14:paraId="5A710B27" w14:textId="49AEA90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Gromov, S., C.A.M. Brenninkmeijer, and P. Jöckel, 2018: A very limited role of tropospheric chlorine as a sink of the greenhouse gas methane.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18(13)</w:t>
      </w:r>
      <w:r w:rsidRPr="001E7A27">
        <w:rPr>
          <w:rFonts w:cs="Times New Roman"/>
          <w:sz w:val="20"/>
          <w:szCs w:val="20"/>
          <w:lang w:val="en-GB"/>
        </w:rPr>
        <w:t>, 9831–9843, doi:</w:t>
      </w:r>
      <w:hyperlink r:id="rId410" w:history="1">
        <w:r w:rsidRPr="001E7A27">
          <w:rPr>
            <w:rStyle w:val="Hyperlink"/>
            <w:rFonts w:cs="Times New Roman"/>
            <w:sz w:val="20"/>
            <w:szCs w:val="20"/>
            <w:lang w:val="en-GB"/>
          </w:rPr>
          <w:t>10.5194/acp-18-9831-2018</w:t>
        </w:r>
      </w:hyperlink>
      <w:r w:rsidRPr="001E7A27">
        <w:rPr>
          <w:rFonts w:cs="Times New Roman"/>
          <w:sz w:val="20"/>
          <w:szCs w:val="20"/>
          <w:lang w:val="en-GB"/>
        </w:rPr>
        <w:t>.</w:t>
      </w:r>
    </w:p>
    <w:p w14:paraId="4C96E840" w14:textId="0C4E3B8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Grossiord, C. et al., 2020: Plant responses to rising vapor pressure deficit.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226(6)</w:t>
      </w:r>
      <w:r w:rsidRPr="001E7A27">
        <w:rPr>
          <w:rFonts w:cs="Times New Roman"/>
          <w:sz w:val="20"/>
          <w:szCs w:val="20"/>
          <w:lang w:val="en-GB"/>
        </w:rPr>
        <w:t>, 1550–1566, doi:</w:t>
      </w:r>
      <w:hyperlink r:id="rId411" w:history="1">
        <w:r w:rsidRPr="001E7A27">
          <w:rPr>
            <w:rStyle w:val="Hyperlink"/>
            <w:rFonts w:cs="Times New Roman"/>
            <w:sz w:val="20"/>
            <w:szCs w:val="20"/>
            <w:lang w:val="en-GB"/>
          </w:rPr>
          <w:t>10.1111/nph.16485</w:t>
        </w:r>
      </w:hyperlink>
      <w:r w:rsidRPr="001E7A27">
        <w:rPr>
          <w:rFonts w:cs="Times New Roman"/>
          <w:sz w:val="20"/>
          <w:szCs w:val="20"/>
          <w:lang w:val="en-GB"/>
        </w:rPr>
        <w:t>.</w:t>
      </w:r>
    </w:p>
    <w:p w14:paraId="304E3A3B" w14:textId="7D54500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Gruber, N., 2011: Warming up, turning sour, losing breath: ocean biogeochemistry under global change. </w:t>
      </w:r>
      <w:r w:rsidRPr="001E7A27">
        <w:rPr>
          <w:rFonts w:cs="Times New Roman"/>
          <w:i/>
          <w:sz w:val="20"/>
          <w:szCs w:val="20"/>
          <w:lang w:val="en-GB"/>
        </w:rPr>
        <w:t>Philosophical Transactions of the Royal Society A: Mathematical, Physical and Engineering Sciences</w:t>
      </w:r>
      <w:r w:rsidRPr="001E7A27">
        <w:rPr>
          <w:rFonts w:cs="Times New Roman"/>
          <w:sz w:val="20"/>
          <w:szCs w:val="20"/>
          <w:lang w:val="en-GB"/>
        </w:rPr>
        <w:t xml:space="preserve">, </w:t>
      </w:r>
      <w:r w:rsidRPr="001E7A27">
        <w:rPr>
          <w:rFonts w:cs="Times New Roman"/>
          <w:b/>
          <w:sz w:val="20"/>
          <w:szCs w:val="20"/>
          <w:lang w:val="en-GB"/>
        </w:rPr>
        <w:t>369(1943)</w:t>
      </w:r>
      <w:r w:rsidRPr="001E7A27">
        <w:rPr>
          <w:rFonts w:cs="Times New Roman"/>
          <w:sz w:val="20"/>
          <w:szCs w:val="20"/>
          <w:lang w:val="en-GB"/>
        </w:rPr>
        <w:t>, 1980–</w:t>
      </w:r>
      <w:r w:rsidRPr="001E7A27">
        <w:rPr>
          <w:rFonts w:cs="Times New Roman"/>
          <w:sz w:val="20"/>
          <w:szCs w:val="20"/>
          <w:lang w:val="en-GB"/>
        </w:rPr>
        <w:lastRenderedPageBreak/>
        <w:t>1996, doi:</w:t>
      </w:r>
      <w:hyperlink r:id="rId412" w:history="1">
        <w:r w:rsidRPr="001E7A27">
          <w:rPr>
            <w:rStyle w:val="Hyperlink"/>
            <w:rFonts w:cs="Times New Roman"/>
            <w:sz w:val="20"/>
            <w:szCs w:val="20"/>
            <w:lang w:val="en-GB"/>
          </w:rPr>
          <w:t>10.1098/rsta.2011.0003</w:t>
        </w:r>
      </w:hyperlink>
      <w:r w:rsidRPr="001E7A27">
        <w:rPr>
          <w:rFonts w:cs="Times New Roman"/>
          <w:sz w:val="20"/>
          <w:szCs w:val="20"/>
          <w:lang w:val="en-GB"/>
        </w:rPr>
        <w:t>.</w:t>
      </w:r>
    </w:p>
    <w:p w14:paraId="268F315A" w14:textId="72178D0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Gruber, N. and J.N. Galloway, 2008: An Earth-system perspective of the global nitrogen cycle.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451(7176)</w:t>
      </w:r>
      <w:r w:rsidRPr="001E7A27">
        <w:rPr>
          <w:rFonts w:cs="Times New Roman"/>
          <w:sz w:val="20"/>
          <w:szCs w:val="20"/>
          <w:lang w:val="en-GB"/>
        </w:rPr>
        <w:t>, 293–296, doi:</w:t>
      </w:r>
      <w:hyperlink r:id="rId413" w:history="1">
        <w:r w:rsidRPr="001E7A27">
          <w:rPr>
            <w:rStyle w:val="Hyperlink"/>
            <w:rFonts w:cs="Times New Roman"/>
            <w:sz w:val="20"/>
            <w:szCs w:val="20"/>
            <w:lang w:val="en-GB"/>
          </w:rPr>
          <w:t>10.1038/nature06592</w:t>
        </w:r>
      </w:hyperlink>
      <w:r w:rsidRPr="001E7A27">
        <w:rPr>
          <w:rFonts w:cs="Times New Roman"/>
          <w:sz w:val="20"/>
          <w:szCs w:val="20"/>
          <w:lang w:val="en-GB"/>
        </w:rPr>
        <w:t>.</w:t>
      </w:r>
    </w:p>
    <w:p w14:paraId="0C8AD7EF" w14:textId="28B9A38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Gruber, N., P. Landschützer, and N.S. Lovenduski, 2019a: The variable Southern Ocean carbon sink. </w:t>
      </w:r>
      <w:r w:rsidRPr="001E7A27">
        <w:rPr>
          <w:rFonts w:cs="Times New Roman"/>
          <w:i/>
          <w:sz w:val="20"/>
          <w:szCs w:val="20"/>
          <w:lang w:val="en-GB"/>
        </w:rPr>
        <w:t>Annual Review of Marine Science</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159–186, doi:</w:t>
      </w:r>
      <w:hyperlink r:id="rId414" w:history="1">
        <w:r w:rsidRPr="001E7A27">
          <w:rPr>
            <w:rStyle w:val="Hyperlink"/>
            <w:rFonts w:cs="Times New Roman"/>
            <w:sz w:val="20"/>
            <w:szCs w:val="20"/>
            <w:lang w:val="en-GB"/>
          </w:rPr>
          <w:t>10.1146/annurev-marine-121916-063407</w:t>
        </w:r>
      </w:hyperlink>
      <w:r w:rsidRPr="001E7A27">
        <w:rPr>
          <w:rFonts w:cs="Times New Roman"/>
          <w:sz w:val="20"/>
          <w:szCs w:val="20"/>
          <w:lang w:val="en-GB"/>
        </w:rPr>
        <w:t>.</w:t>
      </w:r>
    </w:p>
    <w:p w14:paraId="74C2F6C3" w14:textId="049BF46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Gruber, N. et al., 2019b: The oceanic sink for anthropogenic CO 2 from 1994 to 2007.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363(6432)</w:t>
      </w:r>
      <w:r w:rsidRPr="001E7A27">
        <w:rPr>
          <w:rFonts w:cs="Times New Roman"/>
          <w:sz w:val="20"/>
          <w:szCs w:val="20"/>
          <w:lang w:val="en-GB"/>
        </w:rPr>
        <w:t>, 1193–1199, doi:</w:t>
      </w:r>
      <w:hyperlink r:id="rId415" w:history="1">
        <w:r w:rsidRPr="001E7A27">
          <w:rPr>
            <w:rStyle w:val="Hyperlink"/>
            <w:rFonts w:cs="Times New Roman"/>
            <w:sz w:val="20"/>
            <w:szCs w:val="20"/>
            <w:lang w:val="en-GB"/>
          </w:rPr>
          <w:t>10.1126/science.aau5153</w:t>
        </w:r>
      </w:hyperlink>
      <w:r w:rsidRPr="001E7A27">
        <w:rPr>
          <w:rFonts w:cs="Times New Roman"/>
          <w:sz w:val="20"/>
          <w:szCs w:val="20"/>
          <w:lang w:val="en-GB"/>
        </w:rPr>
        <w:t>.</w:t>
      </w:r>
    </w:p>
    <w:p w14:paraId="6DFB8E18" w14:textId="33AA094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Gruber, N. et al., 2019c: The oceanic sink for anthropogenic CO2 from 1994 to 2007.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363(6432)</w:t>
      </w:r>
      <w:r w:rsidRPr="001E7A27">
        <w:rPr>
          <w:rFonts w:cs="Times New Roman"/>
          <w:sz w:val="20"/>
          <w:szCs w:val="20"/>
          <w:lang w:val="en-GB"/>
        </w:rPr>
        <w:t>, 1193–1199, doi:</w:t>
      </w:r>
      <w:hyperlink r:id="rId416" w:history="1">
        <w:r w:rsidRPr="001E7A27">
          <w:rPr>
            <w:rStyle w:val="Hyperlink"/>
            <w:rFonts w:cs="Times New Roman"/>
            <w:sz w:val="20"/>
            <w:szCs w:val="20"/>
            <w:lang w:val="en-GB"/>
          </w:rPr>
          <w:t>10.1126/science.aau5153</w:t>
        </w:r>
      </w:hyperlink>
      <w:r w:rsidRPr="001E7A27">
        <w:rPr>
          <w:rFonts w:cs="Times New Roman"/>
          <w:sz w:val="20"/>
          <w:szCs w:val="20"/>
          <w:lang w:val="en-GB"/>
        </w:rPr>
        <w:t>.</w:t>
      </w:r>
    </w:p>
    <w:p w14:paraId="1D331608" w14:textId="63A4673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Gu, J. et al., 2017: Trade-off between soil organic carbon sequestration and nitrous oxide emissions from winter wheat-summer maize rotations: Implications of a 25-year fertilization experiment in Northwestern China. </w:t>
      </w:r>
      <w:r w:rsidRPr="001E7A27">
        <w:rPr>
          <w:rFonts w:cs="Times New Roman"/>
          <w:i/>
          <w:sz w:val="20"/>
          <w:szCs w:val="20"/>
          <w:lang w:val="en-GB"/>
        </w:rPr>
        <w:t>Science of The Total Environment</w:t>
      </w:r>
      <w:r w:rsidRPr="001E7A27">
        <w:rPr>
          <w:rFonts w:cs="Times New Roman"/>
          <w:sz w:val="20"/>
          <w:szCs w:val="20"/>
          <w:lang w:val="en-GB"/>
        </w:rPr>
        <w:t xml:space="preserve">, </w:t>
      </w:r>
      <w:r w:rsidRPr="001E7A27">
        <w:rPr>
          <w:rFonts w:cs="Times New Roman"/>
          <w:b/>
          <w:sz w:val="20"/>
          <w:szCs w:val="20"/>
          <w:lang w:val="en-GB"/>
        </w:rPr>
        <w:t>595</w:t>
      </w:r>
      <w:r w:rsidRPr="001E7A27">
        <w:rPr>
          <w:rFonts w:cs="Times New Roman"/>
          <w:sz w:val="20"/>
          <w:szCs w:val="20"/>
          <w:lang w:val="en-GB"/>
        </w:rPr>
        <w:t>, 371–379, doi:</w:t>
      </w:r>
      <w:hyperlink r:id="rId417" w:history="1">
        <w:r w:rsidRPr="001E7A27">
          <w:rPr>
            <w:rStyle w:val="Hyperlink"/>
            <w:rFonts w:cs="Times New Roman"/>
            <w:sz w:val="20"/>
            <w:szCs w:val="20"/>
            <w:lang w:val="en-GB"/>
          </w:rPr>
          <w:t>10.1016/j.scitotenv.2017.03.280</w:t>
        </w:r>
      </w:hyperlink>
      <w:r w:rsidRPr="001E7A27">
        <w:rPr>
          <w:rFonts w:cs="Times New Roman"/>
          <w:sz w:val="20"/>
          <w:szCs w:val="20"/>
          <w:lang w:val="en-GB"/>
        </w:rPr>
        <w:t>.</w:t>
      </w:r>
    </w:p>
    <w:p w14:paraId="351925F0" w14:textId="2E0CD73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Guanter, L. et al., 2014: Global and time-resolved monitoring of crop photosynthesis with chlorophyll fluorescence.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111(14)</w:t>
      </w:r>
      <w:r w:rsidRPr="001E7A27">
        <w:rPr>
          <w:rFonts w:cs="Times New Roman"/>
          <w:sz w:val="20"/>
          <w:szCs w:val="20"/>
          <w:lang w:val="en-GB"/>
        </w:rPr>
        <w:t>, E1327–E1333, doi:</w:t>
      </w:r>
      <w:hyperlink r:id="rId418" w:history="1">
        <w:r w:rsidRPr="001E7A27">
          <w:rPr>
            <w:rStyle w:val="Hyperlink"/>
            <w:rFonts w:cs="Times New Roman"/>
            <w:sz w:val="20"/>
            <w:szCs w:val="20"/>
            <w:lang w:val="en-GB"/>
          </w:rPr>
          <w:t>10.1073/pnas.1320008111</w:t>
        </w:r>
      </w:hyperlink>
      <w:r w:rsidRPr="001E7A27">
        <w:rPr>
          <w:rFonts w:cs="Times New Roman"/>
          <w:sz w:val="20"/>
          <w:szCs w:val="20"/>
          <w:lang w:val="en-GB"/>
        </w:rPr>
        <w:t>.</w:t>
      </w:r>
    </w:p>
    <w:p w14:paraId="3DA901D1" w14:textId="430D323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Guenet, B. et al., 2018: Impact of priming on global soil carbon stocks.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24(5)</w:t>
      </w:r>
      <w:r w:rsidRPr="001E7A27">
        <w:rPr>
          <w:rFonts w:cs="Times New Roman"/>
          <w:sz w:val="20"/>
          <w:szCs w:val="20"/>
          <w:lang w:val="en-GB"/>
        </w:rPr>
        <w:t>, 1873–1883, doi:</w:t>
      </w:r>
      <w:hyperlink r:id="rId419" w:history="1">
        <w:r w:rsidRPr="001E7A27">
          <w:rPr>
            <w:rStyle w:val="Hyperlink"/>
            <w:rFonts w:cs="Times New Roman"/>
            <w:sz w:val="20"/>
            <w:szCs w:val="20"/>
            <w:lang w:val="en-GB"/>
          </w:rPr>
          <w:t>10.1111/gcb.14069</w:t>
        </w:r>
      </w:hyperlink>
      <w:r w:rsidRPr="001E7A27">
        <w:rPr>
          <w:rFonts w:cs="Times New Roman"/>
          <w:sz w:val="20"/>
          <w:szCs w:val="20"/>
          <w:lang w:val="en-GB"/>
        </w:rPr>
        <w:t>.</w:t>
      </w:r>
    </w:p>
    <w:p w14:paraId="6C4C9AFB" w14:textId="64B817B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Guerrieri, R. et al., 2019: Disentangling the role of photosynthesis and stomatal conductance on rising forest water-use efficiency. </w:t>
      </w:r>
      <w:r w:rsidRPr="001E7A27">
        <w:rPr>
          <w:rFonts w:cs="Times New Roman"/>
          <w:i/>
          <w:sz w:val="20"/>
          <w:szCs w:val="20"/>
          <w:lang w:val="en-GB"/>
        </w:rPr>
        <w:t>Proceedings of the National Academy of Sciences of the United States of America</w:t>
      </w:r>
      <w:r w:rsidRPr="001E7A27">
        <w:rPr>
          <w:rFonts w:cs="Times New Roman"/>
          <w:sz w:val="20"/>
          <w:szCs w:val="20"/>
          <w:lang w:val="en-GB"/>
        </w:rPr>
        <w:t xml:space="preserve">, </w:t>
      </w:r>
      <w:r w:rsidRPr="001E7A27">
        <w:rPr>
          <w:rFonts w:cs="Times New Roman"/>
          <w:b/>
          <w:sz w:val="20"/>
          <w:szCs w:val="20"/>
          <w:lang w:val="en-GB"/>
        </w:rPr>
        <w:t>116(34)</w:t>
      </w:r>
      <w:r w:rsidRPr="001E7A27">
        <w:rPr>
          <w:rFonts w:cs="Times New Roman"/>
          <w:sz w:val="20"/>
          <w:szCs w:val="20"/>
          <w:lang w:val="en-GB"/>
        </w:rPr>
        <w:t>, 16909–16914, doi:</w:t>
      </w:r>
      <w:hyperlink r:id="rId420" w:history="1">
        <w:r w:rsidRPr="001E7A27">
          <w:rPr>
            <w:rStyle w:val="Hyperlink"/>
            <w:rFonts w:cs="Times New Roman"/>
            <w:sz w:val="20"/>
            <w:szCs w:val="20"/>
            <w:lang w:val="en-GB"/>
          </w:rPr>
          <w:t>10.1073/pnas.1905912116</w:t>
        </w:r>
      </w:hyperlink>
      <w:r w:rsidRPr="001E7A27">
        <w:rPr>
          <w:rFonts w:cs="Times New Roman"/>
          <w:sz w:val="20"/>
          <w:szCs w:val="20"/>
          <w:lang w:val="en-GB"/>
        </w:rPr>
        <w:t>.</w:t>
      </w:r>
    </w:p>
    <w:p w14:paraId="0571FF54" w14:textId="642296B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Guidi, L. et al., 2009: Effects of phytoplankton community on production, size, and export of large aggregates: A world-ocean analysis. </w:t>
      </w:r>
      <w:r w:rsidRPr="001E7A27">
        <w:rPr>
          <w:rFonts w:cs="Times New Roman"/>
          <w:i/>
          <w:sz w:val="20"/>
          <w:szCs w:val="20"/>
          <w:lang w:val="en-GB"/>
        </w:rPr>
        <w:t>Limnology and Oceanography</w:t>
      </w:r>
      <w:r w:rsidRPr="001E7A27">
        <w:rPr>
          <w:rFonts w:cs="Times New Roman"/>
          <w:sz w:val="20"/>
          <w:szCs w:val="20"/>
          <w:lang w:val="en-GB"/>
        </w:rPr>
        <w:t xml:space="preserve">, </w:t>
      </w:r>
      <w:r w:rsidRPr="001E7A27">
        <w:rPr>
          <w:rFonts w:cs="Times New Roman"/>
          <w:b/>
          <w:sz w:val="20"/>
          <w:szCs w:val="20"/>
          <w:lang w:val="en-GB"/>
        </w:rPr>
        <w:t>54(6)</w:t>
      </w:r>
      <w:r w:rsidRPr="001E7A27">
        <w:rPr>
          <w:rFonts w:cs="Times New Roman"/>
          <w:sz w:val="20"/>
          <w:szCs w:val="20"/>
          <w:lang w:val="en-GB"/>
        </w:rPr>
        <w:t>, 1951–1963, doi:</w:t>
      </w:r>
      <w:hyperlink r:id="rId421" w:history="1">
        <w:r w:rsidRPr="001E7A27">
          <w:rPr>
            <w:rStyle w:val="Hyperlink"/>
            <w:rFonts w:cs="Times New Roman"/>
            <w:sz w:val="20"/>
            <w:szCs w:val="20"/>
            <w:lang w:val="en-GB"/>
          </w:rPr>
          <w:t>10.4319/lo.2009.54.6.1951</w:t>
        </w:r>
      </w:hyperlink>
      <w:r w:rsidRPr="001E7A27">
        <w:rPr>
          <w:rFonts w:cs="Times New Roman"/>
          <w:sz w:val="20"/>
          <w:szCs w:val="20"/>
          <w:lang w:val="en-GB"/>
        </w:rPr>
        <w:t>.</w:t>
      </w:r>
    </w:p>
    <w:p w14:paraId="1DFC41DF" w14:textId="1A81619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Guimberteau, M. et al., 2018: ORCHIDEE-MICT (v8.4.1), a land surface model for the high latitudes: model description and validation.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121–163, doi:</w:t>
      </w:r>
      <w:hyperlink r:id="rId422" w:history="1">
        <w:r w:rsidRPr="001E7A27">
          <w:rPr>
            <w:rStyle w:val="Hyperlink"/>
            <w:rFonts w:cs="Times New Roman"/>
            <w:sz w:val="20"/>
            <w:szCs w:val="20"/>
            <w:lang w:val="en-GB"/>
          </w:rPr>
          <w:t>10.5194/gmd-11-121-2018</w:t>
        </w:r>
      </w:hyperlink>
      <w:r w:rsidRPr="001E7A27">
        <w:rPr>
          <w:rFonts w:cs="Times New Roman"/>
          <w:sz w:val="20"/>
          <w:szCs w:val="20"/>
          <w:lang w:val="en-GB"/>
        </w:rPr>
        <w:t>.</w:t>
      </w:r>
    </w:p>
    <w:p w14:paraId="708ABDDE" w14:textId="37EF052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Günther, A. et al., 2020: Prompt rewetting of drained peatlands reduces climate warming despite methane emissions.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1644, doi:</w:t>
      </w:r>
      <w:hyperlink r:id="rId423" w:history="1">
        <w:r w:rsidRPr="001E7A27">
          <w:rPr>
            <w:rStyle w:val="Hyperlink"/>
            <w:rFonts w:cs="Times New Roman"/>
            <w:sz w:val="20"/>
            <w:szCs w:val="20"/>
            <w:lang w:val="en-GB"/>
          </w:rPr>
          <w:t>10.1038/s41467-020-15499-z</w:t>
        </w:r>
      </w:hyperlink>
      <w:r w:rsidRPr="001E7A27">
        <w:rPr>
          <w:rFonts w:cs="Times New Roman"/>
          <w:sz w:val="20"/>
          <w:szCs w:val="20"/>
          <w:lang w:val="en-GB"/>
        </w:rPr>
        <w:t>.</w:t>
      </w:r>
    </w:p>
    <w:p w14:paraId="67A5E59C" w14:textId="1E52135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Gupta, G.V.M. et al., 2016: Evolution to decay of upwelling and associated biogeochemistry over the southeastern Arabian Sea shelf. </w:t>
      </w:r>
      <w:r w:rsidRPr="001E7A27">
        <w:rPr>
          <w:rFonts w:cs="Times New Roman"/>
          <w:i/>
          <w:sz w:val="20"/>
          <w:szCs w:val="20"/>
          <w:lang w:val="en-GB"/>
        </w:rPr>
        <w:t>Journal of Geophysical Research: Biogeosciences</w:t>
      </w:r>
      <w:r w:rsidRPr="001E7A27">
        <w:rPr>
          <w:rFonts w:cs="Times New Roman"/>
          <w:sz w:val="20"/>
          <w:szCs w:val="20"/>
          <w:lang w:val="en-GB"/>
        </w:rPr>
        <w:t xml:space="preserve">, </w:t>
      </w:r>
      <w:r w:rsidRPr="001E7A27">
        <w:rPr>
          <w:rFonts w:cs="Times New Roman"/>
          <w:b/>
          <w:sz w:val="20"/>
          <w:szCs w:val="20"/>
          <w:lang w:val="en-GB"/>
        </w:rPr>
        <w:t>121(1)</w:t>
      </w:r>
      <w:r w:rsidRPr="001E7A27">
        <w:rPr>
          <w:rFonts w:cs="Times New Roman"/>
          <w:sz w:val="20"/>
          <w:szCs w:val="20"/>
          <w:lang w:val="en-GB"/>
        </w:rPr>
        <w:t>, 159–175, doi:</w:t>
      </w:r>
      <w:hyperlink r:id="rId424" w:history="1">
        <w:r w:rsidRPr="001E7A27">
          <w:rPr>
            <w:rStyle w:val="Hyperlink"/>
            <w:rFonts w:cs="Times New Roman"/>
            <w:sz w:val="20"/>
            <w:szCs w:val="20"/>
            <w:lang w:val="en-GB"/>
          </w:rPr>
          <w:t>10.1002/2015jg003163</w:t>
        </w:r>
      </w:hyperlink>
      <w:r w:rsidRPr="001E7A27">
        <w:rPr>
          <w:rFonts w:cs="Times New Roman"/>
          <w:sz w:val="20"/>
          <w:szCs w:val="20"/>
          <w:lang w:val="en-GB"/>
        </w:rPr>
        <w:t>.</w:t>
      </w:r>
    </w:p>
    <w:p w14:paraId="4DBCE3FF" w14:textId="2A484CA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Gutjahr, M. et al., 2017: Very large release of mostly volcanic carbon during the Palaeocene–Eocene Thermal Maximum.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548(7669)</w:t>
      </w:r>
      <w:r w:rsidRPr="001E7A27">
        <w:rPr>
          <w:rFonts w:cs="Times New Roman"/>
          <w:sz w:val="20"/>
          <w:szCs w:val="20"/>
          <w:lang w:val="en-GB"/>
        </w:rPr>
        <w:t>, 573–577, doi:</w:t>
      </w:r>
      <w:hyperlink r:id="rId425" w:history="1">
        <w:r w:rsidRPr="001E7A27">
          <w:rPr>
            <w:rStyle w:val="Hyperlink"/>
            <w:rFonts w:cs="Times New Roman"/>
            <w:sz w:val="20"/>
            <w:szCs w:val="20"/>
            <w:lang w:val="en-GB"/>
          </w:rPr>
          <w:t>10.1038/nature23646</w:t>
        </w:r>
      </w:hyperlink>
      <w:r w:rsidRPr="001E7A27">
        <w:rPr>
          <w:rFonts w:cs="Times New Roman"/>
          <w:sz w:val="20"/>
          <w:szCs w:val="20"/>
          <w:lang w:val="en-GB"/>
        </w:rPr>
        <w:t>.</w:t>
      </w:r>
    </w:p>
    <w:p w14:paraId="32B1CC15" w14:textId="243BEDC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Hain, M.P., D.M. Sigman, and G.H. Haug, 2010: Carbon dioxide effects of Antarctic stratification, North Atlantic Intermediate Water formation, and subantarctic nutrient drawdown during the last ice age: Diagnosis and synthesis in a geochemical box model.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24(4)</w:t>
      </w:r>
      <w:r w:rsidRPr="001E7A27">
        <w:rPr>
          <w:rFonts w:cs="Times New Roman"/>
          <w:sz w:val="20"/>
          <w:szCs w:val="20"/>
          <w:lang w:val="en-GB"/>
        </w:rPr>
        <w:t>, GB4023, doi:</w:t>
      </w:r>
      <w:hyperlink r:id="rId426" w:history="1">
        <w:r w:rsidRPr="001E7A27">
          <w:rPr>
            <w:rStyle w:val="Hyperlink"/>
            <w:rFonts w:cs="Times New Roman"/>
            <w:sz w:val="20"/>
            <w:szCs w:val="20"/>
            <w:lang w:val="en-GB"/>
          </w:rPr>
          <w:t>10.1029/2010gb003790</w:t>
        </w:r>
      </w:hyperlink>
      <w:r w:rsidRPr="001E7A27">
        <w:rPr>
          <w:rFonts w:cs="Times New Roman"/>
          <w:sz w:val="20"/>
          <w:szCs w:val="20"/>
          <w:lang w:val="en-GB"/>
        </w:rPr>
        <w:t>.</w:t>
      </w:r>
    </w:p>
    <w:p w14:paraId="2A1E0DF7" w14:textId="65BD9BB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Hajima, T., K. Tachiiri, A. Ito, and M. Kawamiya, 2014: Uncertainty of concentration–terrestrial carbon feedback in Earth System Models*.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27(9)</w:t>
      </w:r>
      <w:r w:rsidRPr="001E7A27">
        <w:rPr>
          <w:rFonts w:cs="Times New Roman"/>
          <w:sz w:val="20"/>
          <w:szCs w:val="20"/>
          <w:lang w:val="en-GB"/>
        </w:rPr>
        <w:t>, 3425–3445, doi:</w:t>
      </w:r>
      <w:hyperlink r:id="rId427" w:history="1">
        <w:r w:rsidRPr="001E7A27">
          <w:rPr>
            <w:rStyle w:val="Hyperlink"/>
            <w:rFonts w:cs="Times New Roman"/>
            <w:sz w:val="20"/>
            <w:szCs w:val="20"/>
            <w:lang w:val="en-GB"/>
          </w:rPr>
          <w:t>10.1175/jcli-d-13-00177.1</w:t>
        </w:r>
      </w:hyperlink>
      <w:r w:rsidRPr="001E7A27">
        <w:rPr>
          <w:rFonts w:cs="Times New Roman"/>
          <w:sz w:val="20"/>
          <w:szCs w:val="20"/>
          <w:lang w:val="en-GB"/>
        </w:rPr>
        <w:t>.</w:t>
      </w:r>
    </w:p>
    <w:p w14:paraId="360CC2C2" w14:textId="10A62E0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Hajima, T. et al., 2020a: Development of the MIROC-ES2L Earth system model and the evaluation of biogeochemical processes and feedbacks.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13(5)</w:t>
      </w:r>
      <w:r w:rsidRPr="001E7A27">
        <w:rPr>
          <w:rFonts w:cs="Times New Roman"/>
          <w:sz w:val="20"/>
          <w:szCs w:val="20"/>
          <w:lang w:val="en-GB"/>
        </w:rPr>
        <w:t>, 2197–2244, doi:</w:t>
      </w:r>
      <w:hyperlink r:id="rId428" w:history="1">
        <w:r w:rsidRPr="001E7A27">
          <w:rPr>
            <w:rStyle w:val="Hyperlink"/>
            <w:rFonts w:cs="Times New Roman"/>
            <w:sz w:val="20"/>
            <w:szCs w:val="20"/>
            <w:lang w:val="en-GB"/>
          </w:rPr>
          <w:t>10.5194/gmd-13-2197-2020</w:t>
        </w:r>
      </w:hyperlink>
      <w:r w:rsidRPr="001E7A27">
        <w:rPr>
          <w:rFonts w:cs="Times New Roman"/>
          <w:sz w:val="20"/>
          <w:szCs w:val="20"/>
          <w:lang w:val="en-GB"/>
        </w:rPr>
        <w:t>.</w:t>
      </w:r>
    </w:p>
    <w:p w14:paraId="5240926A" w14:textId="2AD70DC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Hajima, T. et al., 2020b: Millennium time-scale experiments on climate-carbon cycle with doubled CO2 concentration. </w:t>
      </w:r>
      <w:r w:rsidRPr="001E7A27">
        <w:rPr>
          <w:rFonts w:cs="Times New Roman"/>
          <w:i/>
          <w:sz w:val="20"/>
          <w:szCs w:val="20"/>
          <w:lang w:val="en-GB"/>
        </w:rPr>
        <w:t>Progress in Earth and Planetary Science</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1–19, doi:</w:t>
      </w:r>
      <w:hyperlink r:id="rId429" w:history="1">
        <w:r w:rsidRPr="001E7A27">
          <w:rPr>
            <w:rStyle w:val="Hyperlink"/>
            <w:rFonts w:cs="Times New Roman"/>
            <w:sz w:val="20"/>
            <w:szCs w:val="20"/>
            <w:lang w:val="en-GB"/>
          </w:rPr>
          <w:t>10.1186/s40645-020-00350-2</w:t>
        </w:r>
      </w:hyperlink>
      <w:r w:rsidRPr="001E7A27">
        <w:rPr>
          <w:rFonts w:cs="Times New Roman"/>
          <w:sz w:val="20"/>
          <w:szCs w:val="20"/>
          <w:lang w:val="en-GB"/>
        </w:rPr>
        <w:t>.</w:t>
      </w:r>
    </w:p>
    <w:p w14:paraId="17397BDE" w14:textId="0E2F114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Hall, A., P. Cox, C. Huntingford, and S. Klein, 2019: Progressing emergent constraints on future climate change.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9(4)</w:t>
      </w:r>
      <w:r w:rsidRPr="001E7A27">
        <w:rPr>
          <w:rFonts w:cs="Times New Roman"/>
          <w:sz w:val="20"/>
          <w:szCs w:val="20"/>
          <w:lang w:val="en-GB"/>
        </w:rPr>
        <w:t>, 269–278, doi:</w:t>
      </w:r>
      <w:hyperlink r:id="rId430" w:history="1">
        <w:r w:rsidRPr="001E7A27">
          <w:rPr>
            <w:rStyle w:val="Hyperlink"/>
            <w:rFonts w:cs="Times New Roman"/>
            <w:sz w:val="20"/>
            <w:szCs w:val="20"/>
            <w:lang w:val="en-GB"/>
          </w:rPr>
          <w:t>10.1038/s41558-019-0436-6</w:t>
        </w:r>
      </w:hyperlink>
      <w:r w:rsidRPr="001E7A27">
        <w:rPr>
          <w:rFonts w:cs="Times New Roman"/>
          <w:sz w:val="20"/>
          <w:szCs w:val="20"/>
          <w:lang w:val="en-GB"/>
        </w:rPr>
        <w:t>.</w:t>
      </w:r>
    </w:p>
    <w:p w14:paraId="3EB7C75C" w14:textId="3834DF4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Hall, B.D., G.S. Dutton, and J.W. Elkins, 2007: The NOAA nitrous oxide standard scale for atmospheric observations. </w:t>
      </w:r>
      <w:r w:rsidRPr="001E7A27">
        <w:rPr>
          <w:rFonts w:cs="Times New Roman"/>
          <w:i/>
          <w:sz w:val="20"/>
          <w:szCs w:val="20"/>
          <w:lang w:val="en-GB"/>
        </w:rPr>
        <w:t>Journal of Geophysical Research</w:t>
      </w:r>
      <w:r w:rsidRPr="001E7A27">
        <w:rPr>
          <w:rFonts w:cs="Times New Roman"/>
          <w:sz w:val="20"/>
          <w:szCs w:val="20"/>
          <w:lang w:val="en-GB"/>
        </w:rPr>
        <w:t xml:space="preserve">, </w:t>
      </w:r>
      <w:r w:rsidRPr="001E7A27">
        <w:rPr>
          <w:rFonts w:cs="Times New Roman"/>
          <w:b/>
          <w:sz w:val="20"/>
          <w:szCs w:val="20"/>
          <w:lang w:val="en-GB"/>
        </w:rPr>
        <w:t>112(D9)</w:t>
      </w:r>
      <w:r w:rsidRPr="001E7A27">
        <w:rPr>
          <w:rFonts w:cs="Times New Roman"/>
          <w:sz w:val="20"/>
          <w:szCs w:val="20"/>
          <w:lang w:val="en-GB"/>
        </w:rPr>
        <w:t>, D09305, doi:</w:t>
      </w:r>
      <w:hyperlink r:id="rId431" w:history="1">
        <w:r w:rsidRPr="001E7A27">
          <w:rPr>
            <w:rStyle w:val="Hyperlink"/>
            <w:rFonts w:cs="Times New Roman"/>
            <w:sz w:val="20"/>
            <w:szCs w:val="20"/>
            <w:lang w:val="en-GB"/>
          </w:rPr>
          <w:t>10.1029/2006jd007954</w:t>
        </w:r>
      </w:hyperlink>
      <w:r w:rsidRPr="001E7A27">
        <w:rPr>
          <w:rFonts w:cs="Times New Roman"/>
          <w:sz w:val="20"/>
          <w:szCs w:val="20"/>
          <w:lang w:val="en-GB"/>
        </w:rPr>
        <w:t>.</w:t>
      </w:r>
    </w:p>
    <w:p w14:paraId="5F66965C" w14:textId="3B8611A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Hamilton, S.E. and D.A. Friess, 2018: Global carbon stocks and potential emissions due to mangrove deforestation from 2000 to 2012.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8(3)</w:t>
      </w:r>
      <w:r w:rsidRPr="001E7A27">
        <w:rPr>
          <w:rFonts w:cs="Times New Roman"/>
          <w:sz w:val="20"/>
          <w:szCs w:val="20"/>
          <w:lang w:val="en-GB"/>
        </w:rPr>
        <w:t>, 240–244, doi:</w:t>
      </w:r>
      <w:hyperlink r:id="rId432" w:history="1">
        <w:r w:rsidRPr="001E7A27">
          <w:rPr>
            <w:rStyle w:val="Hyperlink"/>
            <w:rFonts w:cs="Times New Roman"/>
            <w:sz w:val="20"/>
            <w:szCs w:val="20"/>
            <w:lang w:val="en-GB"/>
          </w:rPr>
          <w:t>10.1038/s41558-018-0090-4</w:t>
        </w:r>
      </w:hyperlink>
      <w:r w:rsidRPr="001E7A27">
        <w:rPr>
          <w:rFonts w:cs="Times New Roman"/>
          <w:sz w:val="20"/>
          <w:szCs w:val="20"/>
          <w:lang w:val="en-GB"/>
        </w:rPr>
        <w:t>.</w:t>
      </w:r>
    </w:p>
    <w:p w14:paraId="215FE2F3" w14:textId="4DDAB99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Hansell, D.A., C.A. Carlson, D.J. Repeta, and R. Schlitzer, 2009: Dissolved organic matter in the ocean a controversy stim ulates new insights. </w:t>
      </w:r>
      <w:r w:rsidRPr="001E7A27">
        <w:rPr>
          <w:rFonts w:cs="Times New Roman"/>
          <w:i/>
          <w:sz w:val="20"/>
          <w:szCs w:val="20"/>
          <w:lang w:val="en-GB"/>
        </w:rPr>
        <w:t>Oceanography</w:t>
      </w:r>
      <w:r w:rsidRPr="001E7A27">
        <w:rPr>
          <w:rFonts w:cs="Times New Roman"/>
          <w:sz w:val="20"/>
          <w:szCs w:val="20"/>
          <w:lang w:val="en-GB"/>
        </w:rPr>
        <w:t xml:space="preserve">, </w:t>
      </w:r>
      <w:r w:rsidRPr="001E7A27">
        <w:rPr>
          <w:rFonts w:cs="Times New Roman"/>
          <w:b/>
          <w:sz w:val="20"/>
          <w:szCs w:val="20"/>
          <w:lang w:val="en-GB"/>
        </w:rPr>
        <w:t>22(SPL.ISS. 4)</w:t>
      </w:r>
      <w:r w:rsidRPr="001E7A27">
        <w:rPr>
          <w:rFonts w:cs="Times New Roman"/>
          <w:sz w:val="20"/>
          <w:szCs w:val="20"/>
          <w:lang w:val="en-GB"/>
        </w:rPr>
        <w:t>, 202–211, doi:</w:t>
      </w:r>
      <w:hyperlink r:id="rId433" w:history="1">
        <w:r w:rsidRPr="001E7A27">
          <w:rPr>
            <w:rStyle w:val="Hyperlink"/>
            <w:rFonts w:cs="Times New Roman"/>
            <w:sz w:val="20"/>
            <w:szCs w:val="20"/>
            <w:lang w:val="en-GB"/>
          </w:rPr>
          <w:t>10.5670/oceanog.2009.109</w:t>
        </w:r>
      </w:hyperlink>
      <w:r w:rsidRPr="001E7A27">
        <w:rPr>
          <w:rFonts w:cs="Times New Roman"/>
          <w:sz w:val="20"/>
          <w:szCs w:val="20"/>
          <w:lang w:val="en-GB"/>
        </w:rPr>
        <w:t>.</w:t>
      </w:r>
    </w:p>
    <w:p w14:paraId="5B0E7FAA" w14:textId="3D199A5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Hansis, E., S.J. Davis, and J. Pongratz, 2015: Relevance of methodological choices for accounting of land use change carbon fluxes.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29(8)</w:t>
      </w:r>
      <w:r w:rsidRPr="001E7A27">
        <w:rPr>
          <w:rFonts w:cs="Times New Roman"/>
          <w:sz w:val="20"/>
          <w:szCs w:val="20"/>
          <w:lang w:val="en-GB"/>
        </w:rPr>
        <w:t>, 1230–1246, doi:</w:t>
      </w:r>
      <w:hyperlink r:id="rId434" w:history="1">
        <w:r w:rsidRPr="001E7A27">
          <w:rPr>
            <w:rStyle w:val="Hyperlink"/>
            <w:rFonts w:cs="Times New Roman"/>
            <w:sz w:val="20"/>
            <w:szCs w:val="20"/>
            <w:lang w:val="en-GB"/>
          </w:rPr>
          <w:t>10.1002/2014gb004997</w:t>
        </w:r>
      </w:hyperlink>
      <w:r w:rsidRPr="001E7A27">
        <w:rPr>
          <w:rFonts w:cs="Times New Roman"/>
          <w:sz w:val="20"/>
          <w:szCs w:val="20"/>
          <w:lang w:val="en-GB"/>
        </w:rPr>
        <w:t>.</w:t>
      </w:r>
    </w:p>
    <w:p w14:paraId="1A42FE95" w14:textId="2EDDF61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Hantson, S. et al., 2020: Quantitative assessment of fire and vegetation properties in simulations with fire-enabled vegetation models from the Fire Model Intercomparison Project.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13(7)</w:t>
      </w:r>
      <w:r w:rsidRPr="001E7A27">
        <w:rPr>
          <w:rFonts w:cs="Times New Roman"/>
          <w:sz w:val="20"/>
          <w:szCs w:val="20"/>
          <w:lang w:val="en-GB"/>
        </w:rPr>
        <w:t>, 3299–3318, doi:</w:t>
      </w:r>
      <w:hyperlink r:id="rId435" w:history="1">
        <w:r w:rsidRPr="001E7A27">
          <w:rPr>
            <w:rStyle w:val="Hyperlink"/>
            <w:rFonts w:cs="Times New Roman"/>
            <w:sz w:val="20"/>
            <w:szCs w:val="20"/>
            <w:lang w:val="en-GB"/>
          </w:rPr>
          <w:t>10.5194/gmd-13-3299-2020</w:t>
        </w:r>
      </w:hyperlink>
      <w:r w:rsidRPr="001E7A27">
        <w:rPr>
          <w:rFonts w:cs="Times New Roman"/>
          <w:sz w:val="20"/>
          <w:szCs w:val="20"/>
          <w:lang w:val="en-GB"/>
        </w:rPr>
        <w:t>.</w:t>
      </w:r>
    </w:p>
    <w:p w14:paraId="1437C67A" w14:textId="2CB1E0C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Harenda, K.M., M. Lamentowicz, M. Samson, and B.H. Chojnicki, 2018: The role of peatlands and their carbon storage function in the context of climate change. In: </w:t>
      </w:r>
      <w:r w:rsidRPr="001E7A27">
        <w:rPr>
          <w:rFonts w:cs="Times New Roman"/>
          <w:i/>
          <w:sz w:val="20"/>
          <w:szCs w:val="20"/>
          <w:lang w:val="en-GB"/>
        </w:rPr>
        <w:t>Interdisciplinary Approaches for Sustainable Development Goals: Economic Growth, Social Inclusion and Environmental Protection</w:t>
      </w:r>
      <w:r w:rsidRPr="001E7A27">
        <w:rPr>
          <w:rFonts w:cs="Times New Roman"/>
          <w:sz w:val="20"/>
          <w:szCs w:val="20"/>
          <w:lang w:val="en-GB"/>
        </w:rPr>
        <w:t xml:space="preserve"> [Zielinski, T., I. Sagan, and W. Surosz (eds.)]. Springer, Cham, Switzerland, pp. 169–187, doi:</w:t>
      </w:r>
      <w:hyperlink r:id="rId436" w:history="1">
        <w:r w:rsidRPr="001E7A27">
          <w:rPr>
            <w:rStyle w:val="Hyperlink"/>
            <w:rFonts w:cs="Times New Roman"/>
            <w:sz w:val="20"/>
            <w:szCs w:val="20"/>
            <w:lang w:val="en-GB"/>
          </w:rPr>
          <w:t>10.1007/978-3-319-71788-3_12</w:t>
        </w:r>
      </w:hyperlink>
      <w:r w:rsidRPr="001E7A27">
        <w:rPr>
          <w:rFonts w:cs="Times New Roman"/>
          <w:sz w:val="20"/>
          <w:szCs w:val="20"/>
          <w:lang w:val="en-GB"/>
        </w:rPr>
        <w:t>.</w:t>
      </w:r>
    </w:p>
    <w:p w14:paraId="3F0A2257" w14:textId="2041274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Harper, A.B. et al., 2018: Land-use emissions play a critical role in land-based mitigation for Paris climate targets.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2938, doi:</w:t>
      </w:r>
      <w:hyperlink r:id="rId437" w:history="1">
        <w:r w:rsidRPr="001E7A27">
          <w:rPr>
            <w:rStyle w:val="Hyperlink"/>
            <w:rFonts w:cs="Times New Roman"/>
            <w:sz w:val="20"/>
            <w:szCs w:val="20"/>
            <w:lang w:val="en-GB"/>
          </w:rPr>
          <w:t>10.1038/s41467-018-05340-z</w:t>
        </w:r>
      </w:hyperlink>
      <w:r w:rsidRPr="001E7A27">
        <w:rPr>
          <w:rFonts w:cs="Times New Roman"/>
          <w:sz w:val="20"/>
          <w:szCs w:val="20"/>
          <w:lang w:val="en-GB"/>
        </w:rPr>
        <w:t>.</w:t>
      </w:r>
    </w:p>
    <w:p w14:paraId="7E8BE704" w14:textId="3A37160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Harris, I., P.D. Jones, T.J. Osborn, and D.H. Lister, 2014: Updated high-resolution grids of monthly climatic </w:t>
      </w:r>
      <w:r w:rsidRPr="001E7A27">
        <w:rPr>
          <w:rFonts w:cs="Times New Roman"/>
          <w:sz w:val="20"/>
          <w:szCs w:val="20"/>
          <w:lang w:val="en-GB"/>
        </w:rPr>
        <w:lastRenderedPageBreak/>
        <w:t xml:space="preserve">observations – the CRU TS3.10 Dataset. </w:t>
      </w:r>
      <w:r w:rsidRPr="001E7A27">
        <w:rPr>
          <w:rFonts w:cs="Times New Roman"/>
          <w:i/>
          <w:sz w:val="20"/>
          <w:szCs w:val="20"/>
          <w:lang w:val="en-GB"/>
        </w:rPr>
        <w:t>International Journal of Climatology</w:t>
      </w:r>
      <w:r w:rsidRPr="001E7A27">
        <w:rPr>
          <w:rFonts w:cs="Times New Roman"/>
          <w:sz w:val="20"/>
          <w:szCs w:val="20"/>
          <w:lang w:val="en-GB"/>
        </w:rPr>
        <w:t xml:space="preserve">, </w:t>
      </w:r>
      <w:r w:rsidRPr="001E7A27">
        <w:rPr>
          <w:rFonts w:cs="Times New Roman"/>
          <w:b/>
          <w:sz w:val="20"/>
          <w:szCs w:val="20"/>
          <w:lang w:val="en-GB"/>
        </w:rPr>
        <w:t>34(3)</w:t>
      </w:r>
      <w:r w:rsidRPr="001E7A27">
        <w:rPr>
          <w:rFonts w:cs="Times New Roman"/>
          <w:sz w:val="20"/>
          <w:szCs w:val="20"/>
          <w:lang w:val="en-GB"/>
        </w:rPr>
        <w:t>, 623–642, doi:</w:t>
      </w:r>
      <w:hyperlink r:id="rId438" w:history="1">
        <w:r w:rsidRPr="001E7A27">
          <w:rPr>
            <w:rStyle w:val="Hyperlink"/>
            <w:rFonts w:cs="Times New Roman"/>
            <w:sz w:val="20"/>
            <w:szCs w:val="20"/>
            <w:lang w:val="en-GB"/>
          </w:rPr>
          <w:t>10.1002/joc.3711</w:t>
        </w:r>
      </w:hyperlink>
      <w:r w:rsidRPr="001E7A27">
        <w:rPr>
          <w:rFonts w:cs="Times New Roman"/>
          <w:sz w:val="20"/>
          <w:szCs w:val="20"/>
          <w:lang w:val="en-GB"/>
        </w:rPr>
        <w:t>.</w:t>
      </w:r>
    </w:p>
    <w:p w14:paraId="6E55D726" w14:textId="61D73B1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Harrison, S.P. et al., 2018: The biomass burning contribution to climate–carbon-cycle feedback. </w:t>
      </w:r>
      <w:r w:rsidRPr="001E7A27">
        <w:rPr>
          <w:rFonts w:cs="Times New Roman"/>
          <w:i/>
          <w:sz w:val="20"/>
          <w:szCs w:val="20"/>
          <w:lang w:val="en-GB"/>
        </w:rPr>
        <w:t>Earth System Dynamics</w:t>
      </w:r>
      <w:r w:rsidRPr="001E7A27">
        <w:rPr>
          <w:rFonts w:cs="Times New Roman"/>
          <w:sz w:val="20"/>
          <w:szCs w:val="20"/>
          <w:lang w:val="en-GB"/>
        </w:rPr>
        <w:t xml:space="preserve">, </w:t>
      </w:r>
      <w:r w:rsidRPr="001E7A27">
        <w:rPr>
          <w:rFonts w:cs="Times New Roman"/>
          <w:b/>
          <w:sz w:val="20"/>
          <w:szCs w:val="20"/>
          <w:lang w:val="en-GB"/>
        </w:rPr>
        <w:t>9(2)</w:t>
      </w:r>
      <w:r w:rsidRPr="001E7A27">
        <w:rPr>
          <w:rFonts w:cs="Times New Roman"/>
          <w:sz w:val="20"/>
          <w:szCs w:val="20"/>
          <w:lang w:val="en-GB"/>
        </w:rPr>
        <w:t>, 663–677, doi:</w:t>
      </w:r>
      <w:hyperlink r:id="rId439" w:history="1">
        <w:r w:rsidRPr="001E7A27">
          <w:rPr>
            <w:rStyle w:val="Hyperlink"/>
            <w:rFonts w:cs="Times New Roman"/>
            <w:sz w:val="20"/>
            <w:szCs w:val="20"/>
            <w:lang w:val="en-GB"/>
          </w:rPr>
          <w:t>10.5194/esd-9-663-2018</w:t>
        </w:r>
      </w:hyperlink>
      <w:r w:rsidRPr="001E7A27">
        <w:rPr>
          <w:rFonts w:cs="Times New Roman"/>
          <w:sz w:val="20"/>
          <w:szCs w:val="20"/>
          <w:lang w:val="en-GB"/>
        </w:rPr>
        <w:t>.</w:t>
      </w:r>
    </w:p>
    <w:p w14:paraId="1903B5FB" w14:textId="618F7CF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Hartmann, J. et al., 2013: Enhanced chemical weathering as a geoengineering strategy to reduce atmospheric carbon dioxide, supply nutrients, and mitigate ocean acidification. </w:t>
      </w:r>
      <w:r w:rsidRPr="001E7A27">
        <w:rPr>
          <w:rFonts w:cs="Times New Roman"/>
          <w:i/>
          <w:sz w:val="20"/>
          <w:szCs w:val="20"/>
          <w:lang w:val="en-GB"/>
        </w:rPr>
        <w:t>Reviews of Geophysics</w:t>
      </w:r>
      <w:r w:rsidRPr="001E7A27">
        <w:rPr>
          <w:rFonts w:cs="Times New Roman"/>
          <w:sz w:val="20"/>
          <w:szCs w:val="20"/>
          <w:lang w:val="en-GB"/>
        </w:rPr>
        <w:t xml:space="preserve">, </w:t>
      </w:r>
      <w:r w:rsidRPr="001E7A27">
        <w:rPr>
          <w:rFonts w:cs="Times New Roman"/>
          <w:b/>
          <w:sz w:val="20"/>
          <w:szCs w:val="20"/>
          <w:lang w:val="en-GB"/>
        </w:rPr>
        <w:t>51(2)</w:t>
      </w:r>
      <w:r w:rsidRPr="001E7A27">
        <w:rPr>
          <w:rFonts w:cs="Times New Roman"/>
          <w:sz w:val="20"/>
          <w:szCs w:val="20"/>
          <w:lang w:val="en-GB"/>
        </w:rPr>
        <w:t>, 113–149, doi:</w:t>
      </w:r>
      <w:hyperlink r:id="rId440" w:history="1">
        <w:r w:rsidRPr="001E7A27">
          <w:rPr>
            <w:rStyle w:val="Hyperlink"/>
            <w:rFonts w:cs="Times New Roman"/>
            <w:sz w:val="20"/>
            <w:szCs w:val="20"/>
            <w:lang w:val="en-GB"/>
          </w:rPr>
          <w:t>10.1002/rog.20004</w:t>
        </w:r>
      </w:hyperlink>
      <w:r w:rsidRPr="001E7A27">
        <w:rPr>
          <w:rFonts w:cs="Times New Roman"/>
          <w:sz w:val="20"/>
          <w:szCs w:val="20"/>
          <w:lang w:val="en-GB"/>
        </w:rPr>
        <w:t>.</w:t>
      </w:r>
    </w:p>
    <w:p w14:paraId="58BAEF5E" w14:textId="36CF77B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Hauck, J. and C. Völker, 2015: Rising atmospheric CO2 leads to large impact of biology on Southern Ocean CO2 uptake via changes of the Revelle factor.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42(5)</w:t>
      </w:r>
      <w:r w:rsidRPr="001E7A27">
        <w:rPr>
          <w:rFonts w:cs="Times New Roman"/>
          <w:sz w:val="20"/>
          <w:szCs w:val="20"/>
          <w:lang w:val="en-GB"/>
        </w:rPr>
        <w:t>, 1459–1464, doi:</w:t>
      </w:r>
      <w:hyperlink r:id="rId441" w:history="1">
        <w:r w:rsidRPr="001E7A27">
          <w:rPr>
            <w:rStyle w:val="Hyperlink"/>
            <w:rFonts w:cs="Times New Roman"/>
            <w:sz w:val="20"/>
            <w:szCs w:val="20"/>
            <w:lang w:val="en-GB"/>
          </w:rPr>
          <w:t>10.1002/2015gl063070</w:t>
        </w:r>
      </w:hyperlink>
      <w:r w:rsidRPr="001E7A27">
        <w:rPr>
          <w:rFonts w:cs="Times New Roman"/>
          <w:sz w:val="20"/>
          <w:szCs w:val="20"/>
          <w:lang w:val="en-GB"/>
        </w:rPr>
        <w:t>.</w:t>
      </w:r>
    </w:p>
    <w:p w14:paraId="5030DEAE" w14:textId="002A4FD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Hauck, J., P. Köhler, D. Wolf-Gladrow, and C. Völker, 2016: Iron fertilisation and century-scale effects of open ocean dissolution of olivine in a simulated CO2 removal experiment.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11(2)</w:t>
      </w:r>
      <w:r w:rsidRPr="001E7A27">
        <w:rPr>
          <w:rFonts w:cs="Times New Roman"/>
          <w:sz w:val="20"/>
          <w:szCs w:val="20"/>
          <w:lang w:val="en-GB"/>
        </w:rPr>
        <w:t>, 024007, doi:</w:t>
      </w:r>
      <w:hyperlink r:id="rId442" w:history="1">
        <w:r w:rsidRPr="001E7A27">
          <w:rPr>
            <w:rStyle w:val="Hyperlink"/>
            <w:rFonts w:cs="Times New Roman"/>
            <w:sz w:val="20"/>
            <w:szCs w:val="20"/>
            <w:lang w:val="en-GB"/>
          </w:rPr>
          <w:t>10.1088/1748-9326/11/2/024007</w:t>
        </w:r>
      </w:hyperlink>
      <w:r w:rsidRPr="001E7A27">
        <w:rPr>
          <w:rFonts w:cs="Times New Roman"/>
          <w:sz w:val="20"/>
          <w:szCs w:val="20"/>
          <w:lang w:val="en-GB"/>
        </w:rPr>
        <w:t>.</w:t>
      </w:r>
    </w:p>
    <w:p w14:paraId="7246DCA6" w14:textId="25F5ED6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Hauck, J., M. Hoppema, R.G.J. Bellerby, C. Völker, and D. Wolf-Gladrow, 2010: Data-based estimation of anthropogenic carbon and acidification in the Weddell Sea on a decadal timescale. </w:t>
      </w:r>
      <w:r w:rsidRPr="001E7A27">
        <w:rPr>
          <w:rFonts w:cs="Times New Roman"/>
          <w:i/>
          <w:sz w:val="20"/>
          <w:szCs w:val="20"/>
          <w:lang w:val="en-GB"/>
        </w:rPr>
        <w:t>Journal of Geophysical Research</w:t>
      </w:r>
      <w:r w:rsidRPr="001E7A27">
        <w:rPr>
          <w:rFonts w:cs="Times New Roman"/>
          <w:sz w:val="20"/>
          <w:szCs w:val="20"/>
          <w:lang w:val="en-GB"/>
        </w:rPr>
        <w:t xml:space="preserve">, </w:t>
      </w:r>
      <w:r w:rsidRPr="001E7A27">
        <w:rPr>
          <w:rFonts w:cs="Times New Roman"/>
          <w:b/>
          <w:sz w:val="20"/>
          <w:szCs w:val="20"/>
          <w:lang w:val="en-GB"/>
        </w:rPr>
        <w:t>115(C3)</w:t>
      </w:r>
      <w:r w:rsidRPr="001E7A27">
        <w:rPr>
          <w:rFonts w:cs="Times New Roman"/>
          <w:sz w:val="20"/>
          <w:szCs w:val="20"/>
          <w:lang w:val="en-GB"/>
        </w:rPr>
        <w:t>, C03004, doi:</w:t>
      </w:r>
      <w:hyperlink r:id="rId443" w:history="1">
        <w:r w:rsidRPr="001E7A27">
          <w:rPr>
            <w:rStyle w:val="Hyperlink"/>
            <w:rFonts w:cs="Times New Roman"/>
            <w:sz w:val="20"/>
            <w:szCs w:val="20"/>
            <w:lang w:val="en-GB"/>
          </w:rPr>
          <w:t>10.1029/2009jc005479</w:t>
        </w:r>
      </w:hyperlink>
      <w:r w:rsidRPr="001E7A27">
        <w:rPr>
          <w:rFonts w:cs="Times New Roman"/>
          <w:sz w:val="20"/>
          <w:szCs w:val="20"/>
          <w:lang w:val="en-GB"/>
        </w:rPr>
        <w:t>.</w:t>
      </w:r>
    </w:p>
    <w:p w14:paraId="66A0F0AA" w14:textId="3F4225A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Hauck, J. et al., 2015: On the Southern Ocean CO2 uptake and the role of the biological carbon pump in the 21st century.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29(9)</w:t>
      </w:r>
      <w:r w:rsidRPr="001E7A27">
        <w:rPr>
          <w:rFonts w:cs="Times New Roman"/>
          <w:sz w:val="20"/>
          <w:szCs w:val="20"/>
          <w:lang w:val="en-GB"/>
        </w:rPr>
        <w:t>, 1451–1470, doi:</w:t>
      </w:r>
      <w:hyperlink r:id="rId444" w:history="1">
        <w:r w:rsidRPr="001E7A27">
          <w:rPr>
            <w:rStyle w:val="Hyperlink"/>
            <w:rFonts w:cs="Times New Roman"/>
            <w:sz w:val="20"/>
            <w:szCs w:val="20"/>
            <w:lang w:val="en-GB"/>
          </w:rPr>
          <w:t>10.1002/2015gb005140</w:t>
        </w:r>
      </w:hyperlink>
      <w:r w:rsidRPr="001E7A27">
        <w:rPr>
          <w:rFonts w:cs="Times New Roman"/>
          <w:sz w:val="20"/>
          <w:szCs w:val="20"/>
          <w:lang w:val="en-GB"/>
        </w:rPr>
        <w:t>.</w:t>
      </w:r>
    </w:p>
    <w:p w14:paraId="67AB0407" w14:textId="3C124AC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Hauck, J. et al., 2020: Consistency and Challenges in the Ocean Carbon Sink Estimate for the Global Carbon Budget. </w:t>
      </w:r>
      <w:r w:rsidRPr="001E7A27">
        <w:rPr>
          <w:rFonts w:cs="Times New Roman"/>
          <w:i/>
          <w:sz w:val="20"/>
          <w:szCs w:val="20"/>
          <w:lang w:val="en-GB"/>
        </w:rPr>
        <w:t>Frontiers in Marine Science</w:t>
      </w:r>
      <w:r w:rsidRPr="001E7A27">
        <w:rPr>
          <w:rFonts w:cs="Times New Roman"/>
          <w:sz w:val="20"/>
          <w:szCs w:val="20"/>
          <w:lang w:val="en-GB"/>
        </w:rPr>
        <w:t xml:space="preserve">, </w:t>
      </w:r>
      <w:r w:rsidRPr="001E7A27">
        <w:rPr>
          <w:rFonts w:cs="Times New Roman"/>
          <w:b/>
          <w:sz w:val="20"/>
          <w:szCs w:val="20"/>
          <w:lang w:val="en-GB"/>
        </w:rPr>
        <w:t>7</w:t>
      </w:r>
      <w:r w:rsidRPr="001E7A27">
        <w:rPr>
          <w:rFonts w:cs="Times New Roman"/>
          <w:sz w:val="20"/>
          <w:szCs w:val="20"/>
          <w:lang w:val="en-GB"/>
        </w:rPr>
        <w:t>, 852, doi:</w:t>
      </w:r>
      <w:hyperlink r:id="rId445" w:history="1">
        <w:r w:rsidRPr="001E7A27">
          <w:rPr>
            <w:rStyle w:val="Hyperlink"/>
            <w:rFonts w:cs="Times New Roman"/>
            <w:sz w:val="20"/>
            <w:szCs w:val="20"/>
            <w:lang w:val="en-GB"/>
          </w:rPr>
          <w:t>10.3389/fmars.2020.571720</w:t>
        </w:r>
      </w:hyperlink>
      <w:r w:rsidRPr="001E7A27">
        <w:rPr>
          <w:rFonts w:cs="Times New Roman"/>
          <w:sz w:val="20"/>
          <w:szCs w:val="20"/>
          <w:lang w:val="en-GB"/>
        </w:rPr>
        <w:t>.</w:t>
      </w:r>
    </w:p>
    <w:p w14:paraId="24CC0485" w14:textId="60EA621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Hauri, C., T. Friedrich, and A. Timmermann, 2016: Abrupt onset and prolongation of aragonite undersaturation events in the Southern Ocean.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6(2)</w:t>
      </w:r>
      <w:r w:rsidRPr="001E7A27">
        <w:rPr>
          <w:rFonts w:cs="Times New Roman"/>
          <w:sz w:val="20"/>
          <w:szCs w:val="20"/>
          <w:lang w:val="en-GB"/>
        </w:rPr>
        <w:t>, 172–176, doi:</w:t>
      </w:r>
      <w:hyperlink r:id="rId446" w:history="1">
        <w:r w:rsidRPr="001E7A27">
          <w:rPr>
            <w:rStyle w:val="Hyperlink"/>
            <w:rFonts w:cs="Times New Roman"/>
            <w:sz w:val="20"/>
            <w:szCs w:val="20"/>
            <w:lang w:val="en-GB"/>
          </w:rPr>
          <w:t>10.1038/nclimate2844</w:t>
        </w:r>
      </w:hyperlink>
      <w:r w:rsidRPr="001E7A27">
        <w:rPr>
          <w:rFonts w:cs="Times New Roman"/>
          <w:sz w:val="20"/>
          <w:szCs w:val="20"/>
          <w:lang w:val="en-GB"/>
        </w:rPr>
        <w:t>.</w:t>
      </w:r>
    </w:p>
    <w:p w14:paraId="1AC13C8F" w14:textId="39A8E11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Hauri, C. et al., 2013: Spatiotemporal variability and long-term trends of ocean acidification in the California Current System.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193–216, doi:</w:t>
      </w:r>
      <w:hyperlink r:id="rId447" w:history="1">
        <w:r w:rsidRPr="001E7A27">
          <w:rPr>
            <w:rStyle w:val="Hyperlink"/>
            <w:rFonts w:cs="Times New Roman"/>
            <w:sz w:val="20"/>
            <w:szCs w:val="20"/>
            <w:lang w:val="en-GB"/>
          </w:rPr>
          <w:t>10.5194/bg-10-193-2013</w:t>
        </w:r>
      </w:hyperlink>
      <w:r w:rsidRPr="001E7A27">
        <w:rPr>
          <w:rFonts w:cs="Times New Roman"/>
          <w:sz w:val="20"/>
          <w:szCs w:val="20"/>
          <w:lang w:val="en-GB"/>
        </w:rPr>
        <w:t>.</w:t>
      </w:r>
    </w:p>
    <w:p w14:paraId="1ECF8C97" w14:textId="158E802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Hauri, C. et al., 2015: Two decades of inorganic carbon dynamics along the West Antarctic Peninsula.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12(22)</w:t>
      </w:r>
      <w:r w:rsidRPr="001E7A27">
        <w:rPr>
          <w:rFonts w:cs="Times New Roman"/>
          <w:sz w:val="20"/>
          <w:szCs w:val="20"/>
          <w:lang w:val="en-GB"/>
        </w:rPr>
        <w:t>, 6761–6779, doi:</w:t>
      </w:r>
      <w:hyperlink r:id="rId448" w:history="1">
        <w:r w:rsidRPr="001E7A27">
          <w:rPr>
            <w:rStyle w:val="Hyperlink"/>
            <w:rFonts w:cs="Times New Roman"/>
            <w:sz w:val="20"/>
            <w:szCs w:val="20"/>
            <w:lang w:val="en-GB"/>
          </w:rPr>
          <w:t>10.5194/bg-12-6761-2015</w:t>
        </w:r>
      </w:hyperlink>
      <w:r w:rsidRPr="001E7A27">
        <w:rPr>
          <w:rFonts w:cs="Times New Roman"/>
          <w:sz w:val="20"/>
          <w:szCs w:val="20"/>
          <w:lang w:val="en-GB"/>
        </w:rPr>
        <w:t>.</w:t>
      </w:r>
    </w:p>
    <w:p w14:paraId="16D6B15C" w14:textId="0E7D7E2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Hauri, C. et al., 2020: A regional hindcast model simulating ecosystem dynamics, inorganic carbon chemistry, and ocean acidification in the Gulf of Alaska.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17(14)</w:t>
      </w:r>
      <w:r w:rsidRPr="001E7A27">
        <w:rPr>
          <w:rFonts w:cs="Times New Roman"/>
          <w:sz w:val="20"/>
          <w:szCs w:val="20"/>
          <w:lang w:val="en-GB"/>
        </w:rPr>
        <w:t>, 3837–3857, doi:</w:t>
      </w:r>
      <w:hyperlink r:id="rId449" w:history="1">
        <w:r w:rsidRPr="001E7A27">
          <w:rPr>
            <w:rStyle w:val="Hyperlink"/>
            <w:rFonts w:cs="Times New Roman"/>
            <w:sz w:val="20"/>
            <w:szCs w:val="20"/>
            <w:lang w:val="en-GB"/>
          </w:rPr>
          <w:t>10.5194/bg-17-3837-2020</w:t>
        </w:r>
      </w:hyperlink>
      <w:r w:rsidRPr="001E7A27">
        <w:rPr>
          <w:rFonts w:cs="Times New Roman"/>
          <w:sz w:val="20"/>
          <w:szCs w:val="20"/>
          <w:lang w:val="en-GB"/>
        </w:rPr>
        <w:t>.</w:t>
      </w:r>
    </w:p>
    <w:p w14:paraId="7F5CA574" w14:textId="558B987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Haustein, K. et al., 2017: A real-time Global Warming Index.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15417, doi:</w:t>
      </w:r>
      <w:hyperlink r:id="rId450" w:history="1">
        <w:r w:rsidRPr="001E7A27">
          <w:rPr>
            <w:rStyle w:val="Hyperlink"/>
            <w:rFonts w:cs="Times New Roman"/>
            <w:sz w:val="20"/>
            <w:szCs w:val="20"/>
            <w:lang w:val="en-GB"/>
          </w:rPr>
          <w:t>10.1038/s41598-017-14828-5</w:t>
        </w:r>
      </w:hyperlink>
      <w:r w:rsidRPr="001E7A27">
        <w:rPr>
          <w:rFonts w:cs="Times New Roman"/>
          <w:sz w:val="20"/>
          <w:szCs w:val="20"/>
          <w:lang w:val="en-GB"/>
        </w:rPr>
        <w:t>.</w:t>
      </w:r>
    </w:p>
    <w:p w14:paraId="6766109C" w14:textId="7837521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He, J., V. Naik, L.W. Horowitz, E. Dlugokencky, and K. Thoning, 2020: Investigation of the global methane budget over 1980–2017 using GFDL-AM4.1.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20(2)</w:t>
      </w:r>
      <w:r w:rsidRPr="001E7A27">
        <w:rPr>
          <w:rFonts w:cs="Times New Roman"/>
          <w:sz w:val="20"/>
          <w:szCs w:val="20"/>
          <w:lang w:val="en-GB"/>
        </w:rPr>
        <w:t>, 805–827, doi:</w:t>
      </w:r>
      <w:hyperlink r:id="rId451" w:history="1">
        <w:r w:rsidRPr="001E7A27">
          <w:rPr>
            <w:rStyle w:val="Hyperlink"/>
            <w:rFonts w:cs="Times New Roman"/>
            <w:sz w:val="20"/>
            <w:szCs w:val="20"/>
            <w:lang w:val="en-GB"/>
          </w:rPr>
          <w:t>10.5194/acp-20-805-2020</w:t>
        </w:r>
      </w:hyperlink>
      <w:r w:rsidRPr="001E7A27">
        <w:rPr>
          <w:rFonts w:cs="Times New Roman"/>
          <w:sz w:val="20"/>
          <w:szCs w:val="20"/>
          <w:lang w:val="en-GB"/>
        </w:rPr>
        <w:t>.</w:t>
      </w:r>
    </w:p>
    <w:p w14:paraId="7D567395" w14:textId="74BEB42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He, Y. et al., 2016: Radiocarbon constraints imply reduced carbon uptake by soils during the 21st century.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353(6306)</w:t>
      </w:r>
      <w:r w:rsidRPr="001E7A27">
        <w:rPr>
          <w:rFonts w:cs="Times New Roman"/>
          <w:sz w:val="20"/>
          <w:szCs w:val="20"/>
          <w:lang w:val="en-GB"/>
        </w:rPr>
        <w:t>, 1419 LP  – 1424, doi:</w:t>
      </w:r>
      <w:hyperlink r:id="rId452" w:history="1">
        <w:r w:rsidRPr="001E7A27">
          <w:rPr>
            <w:rStyle w:val="Hyperlink"/>
            <w:rFonts w:cs="Times New Roman"/>
            <w:sz w:val="20"/>
            <w:szCs w:val="20"/>
            <w:lang w:val="en-GB"/>
          </w:rPr>
          <w:t>10.1126/science.aad4273</w:t>
        </w:r>
      </w:hyperlink>
      <w:r w:rsidRPr="001E7A27">
        <w:rPr>
          <w:rFonts w:cs="Times New Roman"/>
          <w:sz w:val="20"/>
          <w:szCs w:val="20"/>
          <w:lang w:val="en-GB"/>
        </w:rPr>
        <w:t>.</w:t>
      </w:r>
    </w:p>
    <w:p w14:paraId="5311F171" w14:textId="0A1F516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Heck, V., D. Gerten, W. Lucht, and L.R. Boysen, 2016: Is extensive terrestrial carbon dioxide removal a ‘green’ form of geoengineering? A global modelling study. </w:t>
      </w:r>
      <w:r w:rsidRPr="001E7A27">
        <w:rPr>
          <w:rFonts w:cs="Times New Roman"/>
          <w:i/>
          <w:sz w:val="20"/>
          <w:szCs w:val="20"/>
          <w:lang w:val="en-GB"/>
        </w:rPr>
        <w:t>Global and Planetary Change</w:t>
      </w:r>
      <w:r w:rsidRPr="001E7A27">
        <w:rPr>
          <w:rFonts w:cs="Times New Roman"/>
          <w:sz w:val="20"/>
          <w:szCs w:val="20"/>
          <w:lang w:val="en-GB"/>
        </w:rPr>
        <w:t xml:space="preserve">, </w:t>
      </w:r>
      <w:r w:rsidRPr="001E7A27">
        <w:rPr>
          <w:rFonts w:cs="Times New Roman"/>
          <w:b/>
          <w:sz w:val="20"/>
          <w:szCs w:val="20"/>
          <w:lang w:val="en-GB"/>
        </w:rPr>
        <w:t>137</w:t>
      </w:r>
      <w:r w:rsidRPr="001E7A27">
        <w:rPr>
          <w:rFonts w:cs="Times New Roman"/>
          <w:sz w:val="20"/>
          <w:szCs w:val="20"/>
          <w:lang w:val="en-GB"/>
        </w:rPr>
        <w:t>, 123–130, doi:</w:t>
      </w:r>
      <w:hyperlink r:id="rId453" w:history="1">
        <w:r w:rsidRPr="001E7A27">
          <w:rPr>
            <w:rStyle w:val="Hyperlink"/>
            <w:rFonts w:cs="Times New Roman"/>
            <w:sz w:val="20"/>
            <w:szCs w:val="20"/>
            <w:lang w:val="en-GB"/>
          </w:rPr>
          <w:t>10.1016/j.gloplacha.2015.12.008</w:t>
        </w:r>
      </w:hyperlink>
      <w:r w:rsidRPr="001E7A27">
        <w:rPr>
          <w:rFonts w:cs="Times New Roman"/>
          <w:sz w:val="20"/>
          <w:szCs w:val="20"/>
          <w:lang w:val="en-GB"/>
        </w:rPr>
        <w:t>.</w:t>
      </w:r>
    </w:p>
    <w:p w14:paraId="6E83B0AA" w14:textId="4C246C5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Heck, V., D. Gerten, W. Lucht, and A. Popp, 2018: Biomass-based negative emissions difficult to reconcile with planetary boundaries.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8(2)</w:t>
      </w:r>
      <w:r w:rsidRPr="001E7A27">
        <w:rPr>
          <w:rFonts w:cs="Times New Roman"/>
          <w:sz w:val="20"/>
          <w:szCs w:val="20"/>
          <w:lang w:val="en-GB"/>
        </w:rPr>
        <w:t>, 151–155, doi:</w:t>
      </w:r>
      <w:hyperlink r:id="rId454" w:history="1">
        <w:r w:rsidRPr="001E7A27">
          <w:rPr>
            <w:rStyle w:val="Hyperlink"/>
            <w:rFonts w:cs="Times New Roman"/>
            <w:sz w:val="20"/>
            <w:szCs w:val="20"/>
            <w:lang w:val="en-GB"/>
          </w:rPr>
          <w:t>10.1038/s41558-017-0064-y</w:t>
        </w:r>
      </w:hyperlink>
      <w:r w:rsidRPr="001E7A27">
        <w:rPr>
          <w:rFonts w:cs="Times New Roman"/>
          <w:sz w:val="20"/>
          <w:szCs w:val="20"/>
          <w:lang w:val="en-GB"/>
        </w:rPr>
        <w:t>.</w:t>
      </w:r>
    </w:p>
    <w:p w14:paraId="2C5C40AF" w14:textId="5014ADC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Helm, K.P., N.L. Bindoff, and J.A. Church, 2011: Observed decreases in oxygen content of the global ocean.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38(23)</w:t>
      </w:r>
      <w:r w:rsidRPr="001E7A27">
        <w:rPr>
          <w:rFonts w:cs="Times New Roman"/>
          <w:sz w:val="20"/>
          <w:szCs w:val="20"/>
          <w:lang w:val="en-GB"/>
        </w:rPr>
        <w:t>, L23602, doi:</w:t>
      </w:r>
      <w:hyperlink r:id="rId455" w:history="1">
        <w:r w:rsidRPr="001E7A27">
          <w:rPr>
            <w:rStyle w:val="Hyperlink"/>
            <w:rFonts w:cs="Times New Roman"/>
            <w:sz w:val="20"/>
            <w:szCs w:val="20"/>
            <w:lang w:val="en-GB"/>
          </w:rPr>
          <w:t>10.1029/2011gl049513</w:t>
        </w:r>
      </w:hyperlink>
      <w:r w:rsidRPr="001E7A27">
        <w:rPr>
          <w:rFonts w:cs="Times New Roman"/>
          <w:sz w:val="20"/>
          <w:szCs w:val="20"/>
          <w:lang w:val="en-GB"/>
        </w:rPr>
        <w:t>.</w:t>
      </w:r>
    </w:p>
    <w:p w14:paraId="445ABF19" w14:textId="199E4A9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Hemes, K.S. et al., 2019: Assessing the carbon and climate benefit of restoring degraded agricultural peat soils to managed wetlands. </w:t>
      </w:r>
      <w:r w:rsidRPr="001E7A27">
        <w:rPr>
          <w:rFonts w:cs="Times New Roman"/>
          <w:i/>
          <w:sz w:val="20"/>
          <w:szCs w:val="20"/>
          <w:lang w:val="en-GB"/>
        </w:rPr>
        <w:t>Agricultural and Forest Meteorology</w:t>
      </w:r>
      <w:r w:rsidRPr="001E7A27">
        <w:rPr>
          <w:rFonts w:cs="Times New Roman"/>
          <w:sz w:val="20"/>
          <w:szCs w:val="20"/>
          <w:lang w:val="en-GB"/>
        </w:rPr>
        <w:t xml:space="preserve">, </w:t>
      </w:r>
      <w:r w:rsidRPr="001E7A27">
        <w:rPr>
          <w:rFonts w:cs="Times New Roman"/>
          <w:b/>
          <w:sz w:val="20"/>
          <w:szCs w:val="20"/>
          <w:lang w:val="en-GB"/>
        </w:rPr>
        <w:t>268</w:t>
      </w:r>
      <w:r w:rsidRPr="001E7A27">
        <w:rPr>
          <w:rFonts w:cs="Times New Roman"/>
          <w:sz w:val="20"/>
          <w:szCs w:val="20"/>
          <w:lang w:val="en-GB"/>
        </w:rPr>
        <w:t>, 202–214, doi:</w:t>
      </w:r>
      <w:hyperlink r:id="rId456" w:history="1">
        <w:r w:rsidRPr="001E7A27">
          <w:rPr>
            <w:rStyle w:val="Hyperlink"/>
            <w:rFonts w:cs="Times New Roman"/>
            <w:sz w:val="20"/>
            <w:szCs w:val="20"/>
            <w:lang w:val="en-GB"/>
          </w:rPr>
          <w:t>10.1016/j.agrformet.2019.01.017</w:t>
        </w:r>
      </w:hyperlink>
      <w:r w:rsidRPr="001E7A27">
        <w:rPr>
          <w:rFonts w:cs="Times New Roman"/>
          <w:sz w:val="20"/>
          <w:szCs w:val="20"/>
          <w:lang w:val="en-GB"/>
        </w:rPr>
        <w:t>.</w:t>
      </w:r>
    </w:p>
    <w:p w14:paraId="68A0FD90" w14:textId="03A514A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Henderson, B.B. et al., 2015: Greenhouse gas mitigation potential of the world’s grazing lands: Modeling soil carbon and nitrogen fluxes of mitigation practices. </w:t>
      </w:r>
      <w:r w:rsidRPr="001E7A27">
        <w:rPr>
          <w:rFonts w:cs="Times New Roman"/>
          <w:i/>
          <w:sz w:val="20"/>
          <w:szCs w:val="20"/>
          <w:lang w:val="en-GB"/>
        </w:rPr>
        <w:t>Agriculture, Ecosystems &amp; Environment</w:t>
      </w:r>
      <w:r w:rsidRPr="001E7A27">
        <w:rPr>
          <w:rFonts w:cs="Times New Roman"/>
          <w:sz w:val="20"/>
          <w:szCs w:val="20"/>
          <w:lang w:val="en-GB"/>
        </w:rPr>
        <w:t xml:space="preserve">, </w:t>
      </w:r>
      <w:r w:rsidRPr="001E7A27">
        <w:rPr>
          <w:rFonts w:cs="Times New Roman"/>
          <w:b/>
          <w:sz w:val="20"/>
          <w:szCs w:val="20"/>
          <w:lang w:val="en-GB"/>
        </w:rPr>
        <w:t>207</w:t>
      </w:r>
      <w:r w:rsidRPr="001E7A27">
        <w:rPr>
          <w:rFonts w:cs="Times New Roman"/>
          <w:sz w:val="20"/>
          <w:szCs w:val="20"/>
          <w:lang w:val="en-GB"/>
        </w:rPr>
        <w:t>, 91–100, doi:</w:t>
      </w:r>
      <w:hyperlink r:id="rId457" w:history="1">
        <w:r w:rsidRPr="001E7A27">
          <w:rPr>
            <w:rStyle w:val="Hyperlink"/>
            <w:rFonts w:cs="Times New Roman"/>
            <w:sz w:val="20"/>
            <w:szCs w:val="20"/>
            <w:lang w:val="en-GB"/>
          </w:rPr>
          <w:t>10.1016/j.agee.2015.03.029</w:t>
        </w:r>
      </w:hyperlink>
      <w:r w:rsidRPr="001E7A27">
        <w:rPr>
          <w:rFonts w:cs="Times New Roman"/>
          <w:sz w:val="20"/>
          <w:szCs w:val="20"/>
          <w:lang w:val="en-GB"/>
        </w:rPr>
        <w:t>.</w:t>
      </w:r>
    </w:p>
    <w:p w14:paraId="6F17371E" w14:textId="2B82F43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Henley, S.F. et al., 2020: Changing Biogeochemistry of the Southern Ocean and Its Ecosystem Implications. </w:t>
      </w:r>
      <w:r w:rsidRPr="001E7A27">
        <w:rPr>
          <w:rFonts w:cs="Times New Roman"/>
          <w:i/>
          <w:sz w:val="20"/>
          <w:szCs w:val="20"/>
          <w:lang w:val="en-GB"/>
        </w:rPr>
        <w:t>Frontiers in Marine Science</w:t>
      </w:r>
      <w:r w:rsidRPr="001E7A27">
        <w:rPr>
          <w:rFonts w:cs="Times New Roman"/>
          <w:sz w:val="20"/>
          <w:szCs w:val="20"/>
          <w:lang w:val="en-GB"/>
        </w:rPr>
        <w:t xml:space="preserve">, </w:t>
      </w:r>
      <w:r w:rsidRPr="001E7A27">
        <w:rPr>
          <w:rFonts w:cs="Times New Roman"/>
          <w:b/>
          <w:sz w:val="20"/>
          <w:szCs w:val="20"/>
          <w:lang w:val="en-GB"/>
        </w:rPr>
        <w:t>7</w:t>
      </w:r>
      <w:r w:rsidRPr="001E7A27">
        <w:rPr>
          <w:rFonts w:cs="Times New Roman"/>
          <w:sz w:val="20"/>
          <w:szCs w:val="20"/>
          <w:lang w:val="en-GB"/>
        </w:rPr>
        <w:t>, 581, doi:</w:t>
      </w:r>
      <w:hyperlink r:id="rId458" w:history="1">
        <w:r w:rsidRPr="001E7A27">
          <w:rPr>
            <w:rStyle w:val="Hyperlink"/>
            <w:rFonts w:cs="Times New Roman"/>
            <w:sz w:val="20"/>
            <w:szCs w:val="20"/>
            <w:lang w:val="en-GB"/>
          </w:rPr>
          <w:t>10.3389/fmars.2020.00581</w:t>
        </w:r>
      </w:hyperlink>
      <w:r w:rsidRPr="001E7A27">
        <w:rPr>
          <w:rFonts w:cs="Times New Roman"/>
          <w:sz w:val="20"/>
          <w:szCs w:val="20"/>
          <w:lang w:val="en-GB"/>
        </w:rPr>
        <w:t>.</w:t>
      </w:r>
    </w:p>
    <w:p w14:paraId="59DFF823" w14:textId="1CCFDE6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Henson, S.A., C. Beaulieu, and R. Lampitt, 2016: Observing climate change trends in ocean biogeochemistry: when and where.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22(4)</w:t>
      </w:r>
      <w:r w:rsidRPr="001E7A27">
        <w:rPr>
          <w:rFonts w:cs="Times New Roman"/>
          <w:sz w:val="20"/>
          <w:szCs w:val="20"/>
          <w:lang w:val="en-GB"/>
        </w:rPr>
        <w:t>, 1561–1571, doi:</w:t>
      </w:r>
      <w:hyperlink r:id="rId459" w:history="1">
        <w:r w:rsidRPr="001E7A27">
          <w:rPr>
            <w:rStyle w:val="Hyperlink"/>
            <w:rFonts w:cs="Times New Roman"/>
            <w:sz w:val="20"/>
            <w:szCs w:val="20"/>
            <w:lang w:val="en-GB"/>
          </w:rPr>
          <w:t>10.1111/gcb.13152</w:t>
        </w:r>
      </w:hyperlink>
      <w:r w:rsidRPr="001E7A27">
        <w:rPr>
          <w:rFonts w:cs="Times New Roman"/>
          <w:sz w:val="20"/>
          <w:szCs w:val="20"/>
          <w:lang w:val="en-GB"/>
        </w:rPr>
        <w:t>.</w:t>
      </w:r>
    </w:p>
    <w:p w14:paraId="6D93F15A" w14:textId="3458901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Herndl, G.J. and T. Reinthaler, 2013: Microbial control of the dark end of the biological pump.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6(9)</w:t>
      </w:r>
      <w:r w:rsidRPr="001E7A27">
        <w:rPr>
          <w:rFonts w:cs="Times New Roman"/>
          <w:sz w:val="20"/>
          <w:szCs w:val="20"/>
          <w:lang w:val="en-GB"/>
        </w:rPr>
        <w:t>, 718–724, doi:</w:t>
      </w:r>
      <w:hyperlink r:id="rId460" w:history="1">
        <w:r w:rsidRPr="001E7A27">
          <w:rPr>
            <w:rStyle w:val="Hyperlink"/>
            <w:rFonts w:cs="Times New Roman"/>
            <w:sz w:val="20"/>
            <w:szCs w:val="20"/>
            <w:lang w:val="en-GB"/>
          </w:rPr>
          <w:t>10.1038/ngeo1921</w:t>
        </w:r>
      </w:hyperlink>
      <w:r w:rsidRPr="001E7A27">
        <w:rPr>
          <w:rFonts w:cs="Times New Roman"/>
          <w:sz w:val="20"/>
          <w:szCs w:val="20"/>
          <w:lang w:val="en-GB"/>
        </w:rPr>
        <w:t>.</w:t>
      </w:r>
    </w:p>
    <w:p w14:paraId="449C44D4" w14:textId="14F2594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Herrington, T. and K. Zickfeld, 2014: Path independence of climate and carbon cycle response over a broad range of cumulative carbon emissions. </w:t>
      </w:r>
      <w:r w:rsidRPr="001E7A27">
        <w:rPr>
          <w:rFonts w:cs="Times New Roman"/>
          <w:i/>
          <w:sz w:val="20"/>
          <w:szCs w:val="20"/>
          <w:lang w:val="en-GB"/>
        </w:rPr>
        <w:t>Earth System Dynamics</w:t>
      </w:r>
      <w:r w:rsidRPr="001E7A27">
        <w:rPr>
          <w:rFonts w:cs="Times New Roman"/>
          <w:sz w:val="20"/>
          <w:szCs w:val="20"/>
          <w:lang w:val="en-GB"/>
        </w:rPr>
        <w:t xml:space="preserve">, </w:t>
      </w:r>
      <w:r w:rsidRPr="001E7A27">
        <w:rPr>
          <w:rFonts w:cs="Times New Roman"/>
          <w:b/>
          <w:sz w:val="20"/>
          <w:szCs w:val="20"/>
          <w:lang w:val="en-GB"/>
        </w:rPr>
        <w:t>5(2)</w:t>
      </w:r>
      <w:r w:rsidRPr="001E7A27">
        <w:rPr>
          <w:rFonts w:cs="Times New Roman"/>
          <w:sz w:val="20"/>
          <w:szCs w:val="20"/>
          <w:lang w:val="en-GB"/>
        </w:rPr>
        <w:t>, 409–422, doi:</w:t>
      </w:r>
      <w:hyperlink r:id="rId461" w:history="1">
        <w:r w:rsidRPr="001E7A27">
          <w:rPr>
            <w:rStyle w:val="Hyperlink"/>
            <w:rFonts w:cs="Times New Roman"/>
            <w:sz w:val="20"/>
            <w:szCs w:val="20"/>
            <w:lang w:val="en-GB"/>
          </w:rPr>
          <w:t>10.5194/esd-5-409-2014</w:t>
        </w:r>
      </w:hyperlink>
      <w:r w:rsidRPr="001E7A27">
        <w:rPr>
          <w:rFonts w:cs="Times New Roman"/>
          <w:sz w:val="20"/>
          <w:szCs w:val="20"/>
          <w:lang w:val="en-GB"/>
        </w:rPr>
        <w:t>.</w:t>
      </w:r>
    </w:p>
    <w:p w14:paraId="305806DC" w14:textId="3A770B2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Hewitt, H.T. et al., 2016: The impact of resolving the Rossby radius at mid-latitudes in the ocean: Results from a high-resolution version of the Met Office GC2 coupled model.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9(10)</w:t>
      </w:r>
      <w:r w:rsidRPr="001E7A27">
        <w:rPr>
          <w:rFonts w:cs="Times New Roman"/>
          <w:sz w:val="20"/>
          <w:szCs w:val="20"/>
          <w:lang w:val="en-GB"/>
        </w:rPr>
        <w:t>, 3655–3670, doi:</w:t>
      </w:r>
      <w:hyperlink r:id="rId462" w:history="1">
        <w:r w:rsidRPr="001E7A27">
          <w:rPr>
            <w:rStyle w:val="Hyperlink"/>
            <w:rFonts w:cs="Times New Roman"/>
            <w:sz w:val="20"/>
            <w:szCs w:val="20"/>
            <w:lang w:val="en-GB"/>
          </w:rPr>
          <w:t>10.5194/gmd-9-3655-2016</w:t>
        </w:r>
      </w:hyperlink>
      <w:r w:rsidRPr="001E7A27">
        <w:rPr>
          <w:rFonts w:cs="Times New Roman"/>
          <w:sz w:val="20"/>
          <w:szCs w:val="20"/>
          <w:lang w:val="en-GB"/>
        </w:rPr>
        <w:t>.</w:t>
      </w:r>
    </w:p>
    <w:p w14:paraId="03F3FCFD" w14:textId="3263628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Hicks Pries, C.E., E.A.G. Schuur, and K.G. Crummer, 2013: Thawing permafrost increases old soil and autotrophic respiration in tundra: Partitioning ecosystem respiration using δ13C and ∆14C.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19(2)</w:t>
      </w:r>
      <w:r w:rsidRPr="001E7A27">
        <w:rPr>
          <w:rFonts w:cs="Times New Roman"/>
          <w:sz w:val="20"/>
          <w:szCs w:val="20"/>
          <w:lang w:val="en-GB"/>
        </w:rPr>
        <w:t>, 649–661, doi:</w:t>
      </w:r>
      <w:hyperlink r:id="rId463" w:history="1">
        <w:r w:rsidRPr="001E7A27">
          <w:rPr>
            <w:rStyle w:val="Hyperlink"/>
            <w:rFonts w:cs="Times New Roman"/>
            <w:sz w:val="20"/>
            <w:szCs w:val="20"/>
            <w:lang w:val="en-GB"/>
          </w:rPr>
          <w:t>10.1111/gcb.12058</w:t>
        </w:r>
      </w:hyperlink>
      <w:r w:rsidRPr="001E7A27">
        <w:rPr>
          <w:rFonts w:cs="Times New Roman"/>
          <w:sz w:val="20"/>
          <w:szCs w:val="20"/>
          <w:lang w:val="en-GB"/>
        </w:rPr>
        <w:t>.</w:t>
      </w:r>
    </w:p>
    <w:p w14:paraId="29C7FB9C" w14:textId="4013DDA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Hicks Pries, C.E., C. Castanha, R.C. Porras, and M.S. Torn, 2017: The whole-soil carbon flux in response to warming.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355(6332)</w:t>
      </w:r>
      <w:r w:rsidRPr="001E7A27">
        <w:rPr>
          <w:rFonts w:cs="Times New Roman"/>
          <w:sz w:val="20"/>
          <w:szCs w:val="20"/>
          <w:lang w:val="en-GB"/>
        </w:rPr>
        <w:t>, 1420 LP  – 1423, doi:</w:t>
      </w:r>
      <w:hyperlink r:id="rId464" w:history="1">
        <w:r w:rsidRPr="001E7A27">
          <w:rPr>
            <w:rStyle w:val="Hyperlink"/>
            <w:rFonts w:cs="Times New Roman"/>
            <w:sz w:val="20"/>
            <w:szCs w:val="20"/>
            <w:lang w:val="en-GB"/>
          </w:rPr>
          <w:t>10.1126/science.aal1319</w:t>
        </w:r>
      </w:hyperlink>
      <w:r w:rsidRPr="001E7A27">
        <w:rPr>
          <w:rFonts w:cs="Times New Roman"/>
          <w:sz w:val="20"/>
          <w:szCs w:val="20"/>
          <w:lang w:val="en-GB"/>
        </w:rPr>
        <w:t>.</w:t>
      </w:r>
    </w:p>
    <w:p w14:paraId="552A2A00" w14:textId="612831F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Higgins, S.I. and S. Scheiter, 2012: Atmospheric CO2 forces abrupt vegetation shifts locally, but not globally.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488(7410)</w:t>
      </w:r>
      <w:r w:rsidRPr="001E7A27">
        <w:rPr>
          <w:rFonts w:cs="Times New Roman"/>
          <w:sz w:val="20"/>
          <w:szCs w:val="20"/>
          <w:lang w:val="en-GB"/>
        </w:rPr>
        <w:t>, 209–212, doi:</w:t>
      </w:r>
      <w:hyperlink r:id="rId465" w:history="1">
        <w:r w:rsidRPr="001E7A27">
          <w:rPr>
            <w:rStyle w:val="Hyperlink"/>
            <w:rFonts w:cs="Times New Roman"/>
            <w:sz w:val="20"/>
            <w:szCs w:val="20"/>
            <w:lang w:val="en-GB"/>
          </w:rPr>
          <w:t>10.1038/nature11238</w:t>
        </w:r>
      </w:hyperlink>
      <w:r w:rsidRPr="001E7A27">
        <w:rPr>
          <w:rFonts w:cs="Times New Roman"/>
          <w:sz w:val="20"/>
          <w:szCs w:val="20"/>
          <w:lang w:val="en-GB"/>
        </w:rPr>
        <w:t>.</w:t>
      </w:r>
    </w:p>
    <w:p w14:paraId="5E1231F7" w14:textId="19CEA13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Hirota, M., M. Holmgren, E.H. Van Nes, and M. Scheffer, 2011: Global resilience of tropical forest and savanna to critical transitions.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334(6053)</w:t>
      </w:r>
      <w:r w:rsidRPr="001E7A27">
        <w:rPr>
          <w:rFonts w:cs="Times New Roman"/>
          <w:sz w:val="20"/>
          <w:szCs w:val="20"/>
          <w:lang w:val="en-GB"/>
        </w:rPr>
        <w:t>, 232–235, doi:</w:t>
      </w:r>
      <w:hyperlink r:id="rId466" w:history="1">
        <w:r w:rsidRPr="001E7A27">
          <w:rPr>
            <w:rStyle w:val="Hyperlink"/>
            <w:rFonts w:cs="Times New Roman"/>
            <w:sz w:val="20"/>
            <w:szCs w:val="20"/>
            <w:lang w:val="en-GB"/>
          </w:rPr>
          <w:t>10.1126/science.1210657</w:t>
        </w:r>
      </w:hyperlink>
      <w:r w:rsidRPr="001E7A27">
        <w:rPr>
          <w:rFonts w:cs="Times New Roman"/>
          <w:sz w:val="20"/>
          <w:szCs w:val="20"/>
          <w:lang w:val="en-GB"/>
        </w:rPr>
        <w:t>.</w:t>
      </w:r>
    </w:p>
    <w:p w14:paraId="270C6A71" w14:textId="40FBF2D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Hmiel, B. et al., 2020: Preindustrial 14CH4 indicates greater anthropogenic fossil CH4 emissions.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578(7795)</w:t>
      </w:r>
      <w:r w:rsidRPr="001E7A27">
        <w:rPr>
          <w:rFonts w:cs="Times New Roman"/>
          <w:sz w:val="20"/>
          <w:szCs w:val="20"/>
          <w:lang w:val="en-GB"/>
        </w:rPr>
        <w:t>, 409–412, doi:</w:t>
      </w:r>
      <w:hyperlink r:id="rId467" w:history="1">
        <w:r w:rsidRPr="001E7A27">
          <w:rPr>
            <w:rStyle w:val="Hyperlink"/>
            <w:rFonts w:cs="Times New Roman"/>
            <w:sz w:val="20"/>
            <w:szCs w:val="20"/>
            <w:lang w:val="en-GB"/>
          </w:rPr>
          <w:t>10.1038/s41586-020-1991-8</w:t>
        </w:r>
      </w:hyperlink>
      <w:r w:rsidRPr="001E7A27">
        <w:rPr>
          <w:rFonts w:cs="Times New Roman"/>
          <w:sz w:val="20"/>
          <w:szCs w:val="20"/>
          <w:lang w:val="en-GB"/>
        </w:rPr>
        <w:t>.</w:t>
      </w:r>
    </w:p>
    <w:p w14:paraId="1C9EED9B" w14:textId="1F402CA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Hoffman, F.M. et al., 2014: Causes and implications of persistent atmospheric carbon dioxide biases in Earth System Models. </w:t>
      </w:r>
      <w:r w:rsidRPr="001E7A27">
        <w:rPr>
          <w:rFonts w:cs="Times New Roman"/>
          <w:i/>
          <w:sz w:val="20"/>
          <w:szCs w:val="20"/>
          <w:lang w:val="en-GB"/>
        </w:rPr>
        <w:t>Journal of Geophysical Research: Biogeosciences</w:t>
      </w:r>
      <w:r w:rsidRPr="001E7A27">
        <w:rPr>
          <w:rFonts w:cs="Times New Roman"/>
          <w:sz w:val="20"/>
          <w:szCs w:val="20"/>
          <w:lang w:val="en-GB"/>
        </w:rPr>
        <w:t xml:space="preserve">, </w:t>
      </w:r>
      <w:r w:rsidRPr="001E7A27">
        <w:rPr>
          <w:rFonts w:cs="Times New Roman"/>
          <w:b/>
          <w:sz w:val="20"/>
          <w:szCs w:val="20"/>
          <w:lang w:val="en-GB"/>
        </w:rPr>
        <w:t>119(2)</w:t>
      </w:r>
      <w:r w:rsidRPr="001E7A27">
        <w:rPr>
          <w:rFonts w:cs="Times New Roman"/>
          <w:sz w:val="20"/>
          <w:szCs w:val="20"/>
          <w:lang w:val="en-GB"/>
        </w:rPr>
        <w:t>, 141–162, doi:</w:t>
      </w:r>
      <w:hyperlink r:id="rId468" w:history="1">
        <w:r w:rsidRPr="001E7A27">
          <w:rPr>
            <w:rStyle w:val="Hyperlink"/>
            <w:rFonts w:cs="Times New Roman"/>
            <w:sz w:val="20"/>
            <w:szCs w:val="20"/>
            <w:lang w:val="en-GB"/>
          </w:rPr>
          <w:t>10.1002/2013jg002381</w:t>
        </w:r>
      </w:hyperlink>
      <w:r w:rsidRPr="001E7A27">
        <w:rPr>
          <w:rFonts w:cs="Times New Roman"/>
          <w:sz w:val="20"/>
          <w:szCs w:val="20"/>
          <w:lang w:val="en-GB"/>
        </w:rPr>
        <w:t>.</w:t>
      </w:r>
    </w:p>
    <w:p w14:paraId="7BFDF262" w14:textId="119D956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Höglund-Isaksson, L., A. Gómez-Sanabria, Z. Klimont, P. Rafaj, and W. Schöpp, 2020: Technical potentials and costs for reducing global anthropogenic methane emissions in the 2050 timeframe – results from the GAINS model. </w:t>
      </w:r>
      <w:r w:rsidRPr="001E7A27">
        <w:rPr>
          <w:rFonts w:cs="Times New Roman"/>
          <w:i/>
          <w:sz w:val="20"/>
          <w:szCs w:val="20"/>
          <w:lang w:val="en-GB"/>
        </w:rPr>
        <w:t>Environmental Research Communications</w:t>
      </w:r>
      <w:r w:rsidRPr="001E7A27">
        <w:rPr>
          <w:rFonts w:cs="Times New Roman"/>
          <w:sz w:val="20"/>
          <w:szCs w:val="20"/>
          <w:lang w:val="en-GB"/>
        </w:rPr>
        <w:t xml:space="preserve">, </w:t>
      </w:r>
      <w:r w:rsidRPr="001E7A27">
        <w:rPr>
          <w:rFonts w:cs="Times New Roman"/>
          <w:b/>
          <w:sz w:val="20"/>
          <w:szCs w:val="20"/>
          <w:lang w:val="en-GB"/>
        </w:rPr>
        <w:t>2(2)</w:t>
      </w:r>
      <w:r w:rsidRPr="001E7A27">
        <w:rPr>
          <w:rFonts w:cs="Times New Roman"/>
          <w:sz w:val="20"/>
          <w:szCs w:val="20"/>
          <w:lang w:val="en-GB"/>
        </w:rPr>
        <w:t>, 025004, doi:</w:t>
      </w:r>
      <w:hyperlink r:id="rId469" w:history="1">
        <w:r w:rsidRPr="001E7A27">
          <w:rPr>
            <w:rStyle w:val="Hyperlink"/>
            <w:rFonts w:cs="Times New Roman"/>
            <w:sz w:val="20"/>
            <w:szCs w:val="20"/>
            <w:lang w:val="en-GB"/>
          </w:rPr>
          <w:t>10.1088/2515-7620/ab7457</w:t>
        </w:r>
      </w:hyperlink>
      <w:r w:rsidRPr="001E7A27">
        <w:rPr>
          <w:rFonts w:cs="Times New Roman"/>
          <w:sz w:val="20"/>
          <w:szCs w:val="20"/>
          <w:lang w:val="en-GB"/>
        </w:rPr>
        <w:t>.</w:t>
      </w:r>
    </w:p>
    <w:p w14:paraId="65784FED" w14:textId="7B266D8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Holden, Z.A. et al., 2018a: Decreasing fire season precipitation increased recent western US forest wildfire activity. </w:t>
      </w:r>
      <w:r w:rsidRPr="001E7A27">
        <w:rPr>
          <w:rFonts w:cs="Times New Roman"/>
          <w:i/>
          <w:sz w:val="20"/>
          <w:szCs w:val="20"/>
          <w:lang w:val="en-GB"/>
        </w:rPr>
        <w:t>Proceedings of the National Academy of Sciences of the United States of America</w:t>
      </w:r>
      <w:r w:rsidRPr="001E7A27">
        <w:rPr>
          <w:rFonts w:cs="Times New Roman"/>
          <w:sz w:val="20"/>
          <w:szCs w:val="20"/>
          <w:lang w:val="en-GB"/>
        </w:rPr>
        <w:t>, doi:</w:t>
      </w:r>
      <w:hyperlink r:id="rId470" w:history="1">
        <w:r w:rsidRPr="001E7A27">
          <w:rPr>
            <w:rStyle w:val="Hyperlink"/>
            <w:rFonts w:cs="Times New Roman"/>
            <w:sz w:val="20"/>
            <w:szCs w:val="20"/>
            <w:lang w:val="en-GB"/>
          </w:rPr>
          <w:t>10.1073/pnas.1802316115</w:t>
        </w:r>
      </w:hyperlink>
      <w:r w:rsidRPr="001E7A27">
        <w:rPr>
          <w:rFonts w:cs="Times New Roman"/>
          <w:sz w:val="20"/>
          <w:szCs w:val="20"/>
          <w:lang w:val="en-GB"/>
        </w:rPr>
        <w:t>.</w:t>
      </w:r>
    </w:p>
    <w:p w14:paraId="0C43D93D" w14:textId="0D0D163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Holden, Z.A. et al., 2018b: Decreasing fire season precipitation increased recent western US forest wildfire activity. </w:t>
      </w:r>
      <w:r w:rsidRPr="001E7A27">
        <w:rPr>
          <w:rFonts w:cs="Times New Roman"/>
          <w:i/>
          <w:sz w:val="20"/>
          <w:szCs w:val="20"/>
          <w:lang w:val="en-GB"/>
        </w:rPr>
        <w:t>Proceedings of the National Academy of Sciences of the United States of America</w:t>
      </w:r>
      <w:r w:rsidRPr="001E7A27">
        <w:rPr>
          <w:rFonts w:cs="Times New Roman"/>
          <w:sz w:val="20"/>
          <w:szCs w:val="20"/>
          <w:lang w:val="en-GB"/>
        </w:rPr>
        <w:t>, doi:</w:t>
      </w:r>
      <w:hyperlink r:id="rId471" w:history="1">
        <w:r w:rsidRPr="001E7A27">
          <w:rPr>
            <w:rStyle w:val="Hyperlink"/>
            <w:rFonts w:cs="Times New Roman"/>
            <w:sz w:val="20"/>
            <w:szCs w:val="20"/>
            <w:lang w:val="en-GB"/>
          </w:rPr>
          <w:t>10.1073/pnas.1802316115</w:t>
        </w:r>
      </w:hyperlink>
      <w:r w:rsidRPr="001E7A27">
        <w:rPr>
          <w:rFonts w:cs="Times New Roman"/>
          <w:sz w:val="20"/>
          <w:szCs w:val="20"/>
          <w:lang w:val="en-GB"/>
        </w:rPr>
        <w:t>.</w:t>
      </w:r>
    </w:p>
    <w:p w14:paraId="4A1B00CB" w14:textId="409C686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Holl, D., E.-M. Pfeiffer, and L. Kutzbach, 2020: Comparison of eddy covariance CO2 and CH4 fluxes from mined and recently rewetted sections in a northwestern German cutover bog.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17(10)</w:t>
      </w:r>
      <w:r w:rsidRPr="001E7A27">
        <w:rPr>
          <w:rFonts w:cs="Times New Roman"/>
          <w:sz w:val="20"/>
          <w:szCs w:val="20"/>
          <w:lang w:val="en-GB"/>
        </w:rPr>
        <w:t>, 2853–2874, doi:</w:t>
      </w:r>
      <w:hyperlink r:id="rId472" w:history="1">
        <w:r w:rsidRPr="001E7A27">
          <w:rPr>
            <w:rStyle w:val="Hyperlink"/>
            <w:rFonts w:cs="Times New Roman"/>
            <w:sz w:val="20"/>
            <w:szCs w:val="20"/>
            <w:lang w:val="en-GB"/>
          </w:rPr>
          <w:t>10.5194/bg-17-2853-2020</w:t>
        </w:r>
      </w:hyperlink>
      <w:r w:rsidRPr="001E7A27">
        <w:rPr>
          <w:rFonts w:cs="Times New Roman"/>
          <w:sz w:val="20"/>
          <w:szCs w:val="20"/>
          <w:lang w:val="en-GB"/>
        </w:rPr>
        <w:t>.</w:t>
      </w:r>
    </w:p>
    <w:p w14:paraId="4B5F0FF0" w14:textId="45EBAE1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Holl, K.D. and P.H.S. Brancalion, 2020: Tree planting is not a simple solution.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368(6491)</w:t>
      </w:r>
      <w:r w:rsidRPr="001E7A27">
        <w:rPr>
          <w:rFonts w:cs="Times New Roman"/>
          <w:sz w:val="20"/>
          <w:szCs w:val="20"/>
          <w:lang w:val="en-GB"/>
        </w:rPr>
        <w:t>, 580–581, doi:</w:t>
      </w:r>
      <w:hyperlink r:id="rId473" w:history="1">
        <w:r w:rsidRPr="001E7A27">
          <w:rPr>
            <w:rStyle w:val="Hyperlink"/>
            <w:rFonts w:cs="Times New Roman"/>
            <w:sz w:val="20"/>
            <w:szCs w:val="20"/>
            <w:lang w:val="en-GB"/>
          </w:rPr>
          <w:t>10.1126/science.aba8232</w:t>
        </w:r>
      </w:hyperlink>
      <w:r w:rsidRPr="001E7A27">
        <w:rPr>
          <w:rFonts w:cs="Times New Roman"/>
          <w:sz w:val="20"/>
          <w:szCs w:val="20"/>
          <w:lang w:val="en-GB"/>
        </w:rPr>
        <w:t>.</w:t>
      </w:r>
    </w:p>
    <w:p w14:paraId="7D81C05A" w14:textId="287D1D5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Hönisch, B. and N.G. Hemming, 2005: Surface ocean pH response to variations in pCO2 through two full glacial cycles. </w:t>
      </w:r>
      <w:r w:rsidRPr="001E7A27">
        <w:rPr>
          <w:rFonts w:cs="Times New Roman"/>
          <w:i/>
          <w:sz w:val="20"/>
          <w:szCs w:val="20"/>
          <w:lang w:val="en-GB"/>
        </w:rPr>
        <w:t>Earth and Planetary Science Letters</w:t>
      </w:r>
      <w:r w:rsidRPr="001E7A27">
        <w:rPr>
          <w:rFonts w:cs="Times New Roman"/>
          <w:sz w:val="20"/>
          <w:szCs w:val="20"/>
          <w:lang w:val="en-GB"/>
        </w:rPr>
        <w:t xml:space="preserve">, </w:t>
      </w:r>
      <w:r w:rsidRPr="001E7A27">
        <w:rPr>
          <w:rFonts w:cs="Times New Roman"/>
          <w:b/>
          <w:sz w:val="20"/>
          <w:szCs w:val="20"/>
          <w:lang w:val="en-GB"/>
        </w:rPr>
        <w:t>236(1–2)</w:t>
      </w:r>
      <w:r w:rsidRPr="001E7A27">
        <w:rPr>
          <w:rFonts w:cs="Times New Roman"/>
          <w:sz w:val="20"/>
          <w:szCs w:val="20"/>
          <w:lang w:val="en-GB"/>
        </w:rPr>
        <w:t>, 305–314, doi:</w:t>
      </w:r>
      <w:hyperlink r:id="rId474" w:history="1">
        <w:r w:rsidRPr="001E7A27">
          <w:rPr>
            <w:rStyle w:val="Hyperlink"/>
            <w:rFonts w:cs="Times New Roman"/>
            <w:sz w:val="20"/>
            <w:szCs w:val="20"/>
            <w:lang w:val="en-GB"/>
          </w:rPr>
          <w:t>10.1016/j.epsl.2005.04.027</w:t>
        </w:r>
      </w:hyperlink>
      <w:r w:rsidRPr="001E7A27">
        <w:rPr>
          <w:rFonts w:cs="Times New Roman"/>
          <w:sz w:val="20"/>
          <w:szCs w:val="20"/>
          <w:lang w:val="en-GB"/>
        </w:rPr>
        <w:t>.</w:t>
      </w:r>
    </w:p>
    <w:p w14:paraId="62DC2AB0" w14:textId="1595E8B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Hoogakker, B.A.A., H. Elderfield, G. Schmiedl, I.N. McCave, and R.E.M. Rickaby, 2015: Glacial–interglacial changes in bottom-water oxygen content on the Portuguese margin.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40–43, doi:</w:t>
      </w:r>
      <w:hyperlink r:id="rId475" w:history="1">
        <w:r w:rsidRPr="001E7A27">
          <w:rPr>
            <w:rStyle w:val="Hyperlink"/>
            <w:rFonts w:cs="Times New Roman"/>
            <w:sz w:val="20"/>
            <w:szCs w:val="20"/>
            <w:lang w:val="en-GB"/>
          </w:rPr>
          <w:t>10.1038/ngeo2317</w:t>
        </w:r>
      </w:hyperlink>
      <w:r w:rsidRPr="001E7A27">
        <w:rPr>
          <w:rFonts w:cs="Times New Roman"/>
          <w:sz w:val="20"/>
          <w:szCs w:val="20"/>
          <w:lang w:val="en-GB"/>
        </w:rPr>
        <w:t>.</w:t>
      </w:r>
    </w:p>
    <w:p w14:paraId="330D754B" w14:textId="2673FB4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Hoogakker, B.A.A. et al., 2018: Glacial expansion of oxygen-depleted seawater in the eastern tropical Pacific.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562(7727)</w:t>
      </w:r>
      <w:r w:rsidRPr="001E7A27">
        <w:rPr>
          <w:rFonts w:cs="Times New Roman"/>
          <w:sz w:val="20"/>
          <w:szCs w:val="20"/>
          <w:lang w:val="en-GB"/>
        </w:rPr>
        <w:t>, 410–413, doi:</w:t>
      </w:r>
      <w:hyperlink r:id="rId476" w:history="1">
        <w:r w:rsidRPr="001E7A27">
          <w:rPr>
            <w:rStyle w:val="Hyperlink"/>
            <w:rFonts w:cs="Times New Roman"/>
            <w:sz w:val="20"/>
            <w:szCs w:val="20"/>
            <w:lang w:val="en-GB"/>
          </w:rPr>
          <w:t>10.1038/s41586-018-0589-x</w:t>
        </w:r>
      </w:hyperlink>
      <w:r w:rsidRPr="001E7A27">
        <w:rPr>
          <w:rFonts w:cs="Times New Roman"/>
          <w:sz w:val="20"/>
          <w:szCs w:val="20"/>
          <w:lang w:val="en-GB"/>
        </w:rPr>
        <w:t>.</w:t>
      </w:r>
    </w:p>
    <w:p w14:paraId="4A7B0F0F" w14:textId="12492DB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Hopcroft, P.O., P.J. Valdes, F.M. O’Connor, J.O. Kaplan, and D.J. Beerling, 2017: Understanding the glacial methane cycle.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w:t>
      </w:r>
      <w:r w:rsidRPr="001E7A27">
        <w:rPr>
          <w:rFonts w:cs="Times New Roman"/>
          <w:sz w:val="20"/>
          <w:szCs w:val="20"/>
          <w:lang w:val="en-GB"/>
        </w:rPr>
        <w:t>, doi:</w:t>
      </w:r>
      <w:hyperlink r:id="rId477" w:history="1">
        <w:r w:rsidRPr="001E7A27">
          <w:rPr>
            <w:rStyle w:val="Hyperlink"/>
            <w:rFonts w:cs="Times New Roman"/>
            <w:sz w:val="20"/>
            <w:szCs w:val="20"/>
            <w:lang w:val="en-GB"/>
          </w:rPr>
          <w:t>10.1038/ncomms14383</w:t>
        </w:r>
      </w:hyperlink>
      <w:r w:rsidRPr="001E7A27">
        <w:rPr>
          <w:rFonts w:cs="Times New Roman"/>
          <w:sz w:val="20"/>
          <w:szCs w:val="20"/>
          <w:lang w:val="en-GB"/>
        </w:rPr>
        <w:t>.</w:t>
      </w:r>
    </w:p>
    <w:p w14:paraId="1C6B56F1" w14:textId="371F68A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Hopwood, M.J. et al., 2020: Review article: How does glacier discharge affect marine biogeochemistry and primary production in the Arctic? </w:t>
      </w:r>
      <w:r w:rsidRPr="001E7A27">
        <w:rPr>
          <w:rFonts w:cs="Times New Roman"/>
          <w:i/>
          <w:sz w:val="20"/>
          <w:szCs w:val="20"/>
          <w:lang w:val="en-GB"/>
        </w:rPr>
        <w:t>The Cryosphere</w:t>
      </w:r>
      <w:r w:rsidRPr="001E7A27">
        <w:rPr>
          <w:rFonts w:cs="Times New Roman"/>
          <w:sz w:val="20"/>
          <w:szCs w:val="20"/>
          <w:lang w:val="en-GB"/>
        </w:rPr>
        <w:t xml:space="preserve">, </w:t>
      </w:r>
      <w:r w:rsidRPr="001E7A27">
        <w:rPr>
          <w:rFonts w:cs="Times New Roman"/>
          <w:b/>
          <w:sz w:val="20"/>
          <w:szCs w:val="20"/>
          <w:lang w:val="en-GB"/>
        </w:rPr>
        <w:t>14(4)</w:t>
      </w:r>
      <w:r w:rsidRPr="001E7A27">
        <w:rPr>
          <w:rFonts w:cs="Times New Roman"/>
          <w:sz w:val="20"/>
          <w:szCs w:val="20"/>
          <w:lang w:val="en-GB"/>
        </w:rPr>
        <w:t>, 1347–1383, doi:</w:t>
      </w:r>
      <w:hyperlink r:id="rId478" w:history="1">
        <w:r w:rsidRPr="001E7A27">
          <w:rPr>
            <w:rStyle w:val="Hyperlink"/>
            <w:rFonts w:cs="Times New Roman"/>
            <w:sz w:val="20"/>
            <w:szCs w:val="20"/>
            <w:lang w:val="en-GB"/>
          </w:rPr>
          <w:t>10.5194/tc-14-1347-2020</w:t>
        </w:r>
      </w:hyperlink>
      <w:r w:rsidRPr="001E7A27">
        <w:rPr>
          <w:rFonts w:cs="Times New Roman"/>
          <w:sz w:val="20"/>
          <w:szCs w:val="20"/>
          <w:lang w:val="en-GB"/>
        </w:rPr>
        <w:t>.</w:t>
      </w:r>
    </w:p>
    <w:p w14:paraId="4AFFC263" w14:textId="26845E9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Horowitz, H.M. et al., 2020: Effects of Sea Salt Aerosol Emissions for Marine Cloud Brightening on Atmospheric Chemistry: Implications for Radiative Forcing.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47(4)</w:t>
      </w:r>
      <w:r w:rsidRPr="001E7A27">
        <w:rPr>
          <w:rFonts w:cs="Times New Roman"/>
          <w:sz w:val="20"/>
          <w:szCs w:val="20"/>
          <w:lang w:val="en-GB"/>
        </w:rPr>
        <w:t>, e2019GL085838, doi:</w:t>
      </w:r>
      <w:hyperlink r:id="rId479" w:history="1">
        <w:r w:rsidRPr="001E7A27">
          <w:rPr>
            <w:rStyle w:val="Hyperlink"/>
            <w:rFonts w:cs="Times New Roman"/>
            <w:sz w:val="20"/>
            <w:szCs w:val="20"/>
            <w:lang w:val="en-GB"/>
          </w:rPr>
          <w:t>10.1029/2019gl085838</w:t>
        </w:r>
      </w:hyperlink>
      <w:r w:rsidRPr="001E7A27">
        <w:rPr>
          <w:rFonts w:cs="Times New Roman"/>
          <w:sz w:val="20"/>
          <w:szCs w:val="20"/>
          <w:lang w:val="en-GB"/>
        </w:rPr>
        <w:t>.</w:t>
      </w:r>
    </w:p>
    <w:p w14:paraId="3F2D7B9B" w14:textId="143C839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Hossaini, R. et al., 2016: A global model of tropospheric chlorine chemistry: Organic versus inorganic sources and impact on methane oxidation.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121(23)</w:t>
      </w:r>
      <w:r w:rsidRPr="001E7A27">
        <w:rPr>
          <w:rFonts w:cs="Times New Roman"/>
          <w:sz w:val="20"/>
          <w:szCs w:val="20"/>
          <w:lang w:val="en-GB"/>
        </w:rPr>
        <w:t>, 14,271–14,297, doi:</w:t>
      </w:r>
      <w:hyperlink r:id="rId480" w:history="1">
        <w:r w:rsidRPr="001E7A27">
          <w:rPr>
            <w:rStyle w:val="Hyperlink"/>
            <w:rFonts w:cs="Times New Roman"/>
            <w:sz w:val="20"/>
            <w:szCs w:val="20"/>
            <w:lang w:val="en-GB"/>
          </w:rPr>
          <w:t>10.1002/2016jd025756</w:t>
        </w:r>
      </w:hyperlink>
      <w:r w:rsidRPr="001E7A27">
        <w:rPr>
          <w:rFonts w:cs="Times New Roman"/>
          <w:sz w:val="20"/>
          <w:szCs w:val="20"/>
          <w:lang w:val="en-GB"/>
        </w:rPr>
        <w:t>.</w:t>
      </w:r>
    </w:p>
    <w:p w14:paraId="7091087A" w14:textId="2DAEA73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Houghton, R.A., 2013: Keeping management effects separate from environmental effects in terrestrial carbon accounting.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19(9)</w:t>
      </w:r>
      <w:r w:rsidRPr="001E7A27">
        <w:rPr>
          <w:rFonts w:cs="Times New Roman"/>
          <w:sz w:val="20"/>
          <w:szCs w:val="20"/>
          <w:lang w:val="en-GB"/>
        </w:rPr>
        <w:t>, 2609–2612, doi:</w:t>
      </w:r>
      <w:hyperlink r:id="rId481" w:history="1">
        <w:r w:rsidRPr="001E7A27">
          <w:rPr>
            <w:rStyle w:val="Hyperlink"/>
            <w:rFonts w:cs="Times New Roman"/>
            <w:sz w:val="20"/>
            <w:szCs w:val="20"/>
            <w:lang w:val="en-GB"/>
          </w:rPr>
          <w:t>10.1111/gcb.12233</w:t>
        </w:r>
      </w:hyperlink>
      <w:r w:rsidRPr="001E7A27">
        <w:rPr>
          <w:rFonts w:cs="Times New Roman"/>
          <w:sz w:val="20"/>
          <w:szCs w:val="20"/>
          <w:lang w:val="en-GB"/>
        </w:rPr>
        <w:t>.</w:t>
      </w:r>
    </w:p>
    <w:p w14:paraId="2050DB5E" w14:textId="1CA3387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Houghton, R.A. and A.A. Nassikas, 2017: Global and regional fluxes of carbon from land use and land cover change 1850-2015.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31(3)</w:t>
      </w:r>
      <w:r w:rsidRPr="001E7A27">
        <w:rPr>
          <w:rFonts w:cs="Times New Roman"/>
          <w:sz w:val="20"/>
          <w:szCs w:val="20"/>
          <w:lang w:val="en-GB"/>
        </w:rPr>
        <w:t>, 456–472, doi:</w:t>
      </w:r>
      <w:hyperlink r:id="rId482" w:history="1">
        <w:r w:rsidRPr="001E7A27">
          <w:rPr>
            <w:rStyle w:val="Hyperlink"/>
            <w:rFonts w:cs="Times New Roman"/>
            <w:sz w:val="20"/>
            <w:szCs w:val="20"/>
            <w:lang w:val="en-GB"/>
          </w:rPr>
          <w:t>10.1002/2016gb005546</w:t>
        </w:r>
      </w:hyperlink>
      <w:r w:rsidRPr="001E7A27">
        <w:rPr>
          <w:rFonts w:cs="Times New Roman"/>
          <w:sz w:val="20"/>
          <w:szCs w:val="20"/>
          <w:lang w:val="en-GB"/>
        </w:rPr>
        <w:t>.</w:t>
      </w:r>
    </w:p>
    <w:p w14:paraId="3CB97569" w14:textId="05A8AF4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Houweling, S. et al., 2015: An intercomparison of inverse models for estimating sources and sinks of CO2 using GOSAT measurements.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120(10)</w:t>
      </w:r>
      <w:r w:rsidRPr="001E7A27">
        <w:rPr>
          <w:rFonts w:cs="Times New Roman"/>
          <w:sz w:val="20"/>
          <w:szCs w:val="20"/>
          <w:lang w:val="en-GB"/>
        </w:rPr>
        <w:t>, 5253–5266, doi:</w:t>
      </w:r>
      <w:hyperlink r:id="rId483" w:history="1">
        <w:r w:rsidRPr="001E7A27">
          <w:rPr>
            <w:rStyle w:val="Hyperlink"/>
            <w:rFonts w:cs="Times New Roman"/>
            <w:sz w:val="20"/>
            <w:szCs w:val="20"/>
            <w:lang w:val="en-GB"/>
          </w:rPr>
          <w:t>10.1002/2014jd022962</w:t>
        </w:r>
      </w:hyperlink>
      <w:r w:rsidRPr="001E7A27">
        <w:rPr>
          <w:rFonts w:cs="Times New Roman"/>
          <w:sz w:val="20"/>
          <w:szCs w:val="20"/>
          <w:lang w:val="en-GB"/>
        </w:rPr>
        <w:t>.</w:t>
      </w:r>
    </w:p>
    <w:p w14:paraId="335998DA" w14:textId="25E277B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Hovenden, M.J. et al., 2019: Globally consistent influences of seasonal precipitation limit grassland biomass response to elevated CO2. </w:t>
      </w:r>
      <w:r w:rsidRPr="001E7A27">
        <w:rPr>
          <w:rFonts w:cs="Times New Roman"/>
          <w:i/>
          <w:sz w:val="20"/>
          <w:szCs w:val="20"/>
          <w:lang w:val="en-GB"/>
        </w:rPr>
        <w:t>Nature Plants</w:t>
      </w:r>
      <w:r w:rsidRPr="001E7A27">
        <w:rPr>
          <w:rFonts w:cs="Times New Roman"/>
          <w:sz w:val="20"/>
          <w:szCs w:val="20"/>
          <w:lang w:val="en-GB"/>
        </w:rPr>
        <w:t xml:space="preserve">, </w:t>
      </w:r>
      <w:r w:rsidRPr="001E7A27">
        <w:rPr>
          <w:rFonts w:cs="Times New Roman"/>
          <w:b/>
          <w:sz w:val="20"/>
          <w:szCs w:val="20"/>
          <w:lang w:val="en-GB"/>
        </w:rPr>
        <w:t>5(2)</w:t>
      </w:r>
      <w:r w:rsidRPr="001E7A27">
        <w:rPr>
          <w:rFonts w:cs="Times New Roman"/>
          <w:sz w:val="20"/>
          <w:szCs w:val="20"/>
          <w:lang w:val="en-GB"/>
        </w:rPr>
        <w:t>, 167–173, doi:</w:t>
      </w:r>
      <w:hyperlink r:id="rId484" w:history="1">
        <w:r w:rsidRPr="001E7A27">
          <w:rPr>
            <w:rStyle w:val="Hyperlink"/>
            <w:rFonts w:cs="Times New Roman"/>
            <w:sz w:val="20"/>
            <w:szCs w:val="20"/>
            <w:lang w:val="en-GB"/>
          </w:rPr>
          <w:t>10.1038/s41477-018-0356-x</w:t>
        </w:r>
      </w:hyperlink>
      <w:r w:rsidRPr="001E7A27">
        <w:rPr>
          <w:rFonts w:cs="Times New Roman"/>
          <w:sz w:val="20"/>
          <w:szCs w:val="20"/>
          <w:lang w:val="en-GB"/>
        </w:rPr>
        <w:t>.</w:t>
      </w:r>
    </w:p>
    <w:p w14:paraId="7C17E472" w14:textId="0046716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Howard, J. et al., 2017: The potential to integrate blue carbon into MPA design and management. </w:t>
      </w:r>
      <w:r w:rsidRPr="001E7A27">
        <w:rPr>
          <w:rFonts w:cs="Times New Roman"/>
          <w:i/>
          <w:sz w:val="20"/>
          <w:szCs w:val="20"/>
          <w:lang w:val="en-GB"/>
        </w:rPr>
        <w:t>Aquatic Conservation: Marine and Freshwater Ecosystems</w:t>
      </w:r>
      <w:r w:rsidRPr="001E7A27">
        <w:rPr>
          <w:rFonts w:cs="Times New Roman"/>
          <w:sz w:val="20"/>
          <w:szCs w:val="20"/>
          <w:lang w:val="en-GB"/>
        </w:rPr>
        <w:t xml:space="preserve">, </w:t>
      </w:r>
      <w:r w:rsidRPr="001E7A27">
        <w:rPr>
          <w:rFonts w:cs="Times New Roman"/>
          <w:b/>
          <w:sz w:val="20"/>
          <w:szCs w:val="20"/>
          <w:lang w:val="en-GB"/>
        </w:rPr>
        <w:t>27</w:t>
      </w:r>
      <w:r w:rsidRPr="001E7A27">
        <w:rPr>
          <w:rFonts w:cs="Times New Roman"/>
          <w:sz w:val="20"/>
          <w:szCs w:val="20"/>
          <w:lang w:val="en-GB"/>
        </w:rPr>
        <w:t>, 100–115, doi:</w:t>
      </w:r>
      <w:hyperlink r:id="rId485" w:history="1">
        <w:r w:rsidRPr="001E7A27">
          <w:rPr>
            <w:rStyle w:val="Hyperlink"/>
            <w:rFonts w:cs="Times New Roman"/>
            <w:sz w:val="20"/>
            <w:szCs w:val="20"/>
            <w:lang w:val="en-GB"/>
          </w:rPr>
          <w:t>10.1002/aqc.2809</w:t>
        </w:r>
      </w:hyperlink>
      <w:r w:rsidRPr="001E7A27">
        <w:rPr>
          <w:rFonts w:cs="Times New Roman"/>
          <w:sz w:val="20"/>
          <w:szCs w:val="20"/>
          <w:lang w:val="en-GB"/>
        </w:rPr>
        <w:t>.</w:t>
      </w:r>
    </w:p>
    <w:p w14:paraId="2979F482" w14:textId="7DB6601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Howarth, R.W., 2019: Ideas and perspectives: is shale gas a major driver of recent increase in global atmospheric methane?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16(15)</w:t>
      </w:r>
      <w:r w:rsidRPr="001E7A27">
        <w:rPr>
          <w:rFonts w:cs="Times New Roman"/>
          <w:sz w:val="20"/>
          <w:szCs w:val="20"/>
          <w:lang w:val="en-GB"/>
        </w:rPr>
        <w:t>, 3033–3046, doi:</w:t>
      </w:r>
      <w:hyperlink r:id="rId486" w:history="1">
        <w:r w:rsidRPr="001E7A27">
          <w:rPr>
            <w:rStyle w:val="Hyperlink"/>
            <w:rFonts w:cs="Times New Roman"/>
            <w:sz w:val="20"/>
            <w:szCs w:val="20"/>
            <w:lang w:val="en-GB"/>
          </w:rPr>
          <w:t>10.5194/bg-16-3033-2019</w:t>
        </w:r>
      </w:hyperlink>
      <w:r w:rsidRPr="001E7A27">
        <w:rPr>
          <w:rFonts w:cs="Times New Roman"/>
          <w:sz w:val="20"/>
          <w:szCs w:val="20"/>
          <w:lang w:val="en-GB"/>
        </w:rPr>
        <w:t>.</w:t>
      </w:r>
    </w:p>
    <w:p w14:paraId="58928EAE" w14:textId="3D95623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Hristov, A.N. et al., 2013: SPECIAL TOPICS - Mitigation of methane and nitrous oxide emissions from animal operations: I. A review of enteric methane mitigation options1. </w:t>
      </w:r>
      <w:r w:rsidRPr="001E7A27">
        <w:rPr>
          <w:rFonts w:cs="Times New Roman"/>
          <w:i/>
          <w:sz w:val="20"/>
          <w:szCs w:val="20"/>
          <w:lang w:val="en-GB"/>
        </w:rPr>
        <w:t>Journal of Animal Science</w:t>
      </w:r>
      <w:r w:rsidRPr="001E7A27">
        <w:rPr>
          <w:rFonts w:cs="Times New Roman"/>
          <w:sz w:val="20"/>
          <w:szCs w:val="20"/>
          <w:lang w:val="en-GB"/>
        </w:rPr>
        <w:t xml:space="preserve">, </w:t>
      </w:r>
      <w:r w:rsidRPr="001E7A27">
        <w:rPr>
          <w:rFonts w:cs="Times New Roman"/>
          <w:b/>
          <w:sz w:val="20"/>
          <w:szCs w:val="20"/>
          <w:lang w:val="en-GB"/>
        </w:rPr>
        <w:t>91(11)</w:t>
      </w:r>
      <w:r w:rsidRPr="001E7A27">
        <w:rPr>
          <w:rFonts w:cs="Times New Roman"/>
          <w:sz w:val="20"/>
          <w:szCs w:val="20"/>
          <w:lang w:val="en-GB"/>
        </w:rPr>
        <w:t>, 5045–5069, doi:</w:t>
      </w:r>
      <w:hyperlink r:id="rId487" w:history="1">
        <w:r w:rsidRPr="001E7A27">
          <w:rPr>
            <w:rStyle w:val="Hyperlink"/>
            <w:rFonts w:cs="Times New Roman"/>
            <w:sz w:val="20"/>
            <w:szCs w:val="20"/>
            <w:lang w:val="en-GB"/>
          </w:rPr>
          <w:t>10.2527/jas.2013-6583</w:t>
        </w:r>
      </w:hyperlink>
      <w:r w:rsidRPr="001E7A27">
        <w:rPr>
          <w:rFonts w:cs="Times New Roman"/>
          <w:sz w:val="20"/>
          <w:szCs w:val="20"/>
          <w:lang w:val="en-GB"/>
        </w:rPr>
        <w:t>.</w:t>
      </w:r>
    </w:p>
    <w:p w14:paraId="26E54C98" w14:textId="4680318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 F.S. et al., 2010: Tundra burning in Alaska: Linkages to climatic change and sea ice retreat. </w:t>
      </w:r>
      <w:r w:rsidRPr="001E7A27">
        <w:rPr>
          <w:rFonts w:cs="Times New Roman"/>
          <w:i/>
          <w:sz w:val="20"/>
          <w:szCs w:val="20"/>
          <w:lang w:val="en-GB"/>
        </w:rPr>
        <w:t>Journal of Geophysical Research: Biogeosciences</w:t>
      </w:r>
      <w:r w:rsidRPr="001E7A27">
        <w:rPr>
          <w:rFonts w:cs="Times New Roman"/>
          <w:sz w:val="20"/>
          <w:szCs w:val="20"/>
          <w:lang w:val="en-GB"/>
        </w:rPr>
        <w:t xml:space="preserve">, </w:t>
      </w:r>
      <w:r w:rsidRPr="001E7A27">
        <w:rPr>
          <w:rFonts w:cs="Times New Roman"/>
          <w:b/>
          <w:sz w:val="20"/>
          <w:szCs w:val="20"/>
          <w:lang w:val="en-GB"/>
        </w:rPr>
        <w:t>115(G4)</w:t>
      </w:r>
      <w:r w:rsidRPr="001E7A27">
        <w:rPr>
          <w:rFonts w:cs="Times New Roman"/>
          <w:sz w:val="20"/>
          <w:szCs w:val="20"/>
          <w:lang w:val="en-GB"/>
        </w:rPr>
        <w:t>, doi:</w:t>
      </w:r>
      <w:hyperlink r:id="rId488" w:history="1">
        <w:r w:rsidRPr="001E7A27">
          <w:rPr>
            <w:rStyle w:val="Hyperlink"/>
            <w:rFonts w:cs="Times New Roman"/>
            <w:sz w:val="20"/>
            <w:szCs w:val="20"/>
            <w:lang w:val="en-GB"/>
          </w:rPr>
          <w:t>10.1029/2009jg001270</w:t>
        </w:r>
      </w:hyperlink>
      <w:r w:rsidRPr="001E7A27">
        <w:rPr>
          <w:rFonts w:cs="Times New Roman"/>
          <w:sz w:val="20"/>
          <w:szCs w:val="20"/>
          <w:lang w:val="en-GB"/>
        </w:rPr>
        <w:t>.</w:t>
      </w:r>
    </w:p>
    <w:p w14:paraId="3EF9BAF3" w14:textId="5B15E55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 M., D. Chen, and R.A. Dahlgren, 2016: Modeling nitrous oxide emission from rivers: a global assessment.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22(11)</w:t>
      </w:r>
      <w:r w:rsidRPr="001E7A27">
        <w:rPr>
          <w:rFonts w:cs="Times New Roman"/>
          <w:sz w:val="20"/>
          <w:szCs w:val="20"/>
          <w:lang w:val="en-GB"/>
        </w:rPr>
        <w:t>, 3566–3582, doi:</w:t>
      </w:r>
      <w:hyperlink r:id="rId489" w:history="1">
        <w:r w:rsidRPr="001E7A27">
          <w:rPr>
            <w:rStyle w:val="Hyperlink"/>
            <w:rFonts w:cs="Times New Roman"/>
            <w:sz w:val="20"/>
            <w:szCs w:val="20"/>
            <w:lang w:val="en-GB"/>
          </w:rPr>
          <w:t>10.1111/gcb.13351</w:t>
        </w:r>
      </w:hyperlink>
      <w:r w:rsidRPr="001E7A27">
        <w:rPr>
          <w:rFonts w:cs="Times New Roman"/>
          <w:sz w:val="20"/>
          <w:szCs w:val="20"/>
          <w:lang w:val="en-GB"/>
        </w:rPr>
        <w:t>.</w:t>
      </w:r>
    </w:p>
    <w:p w14:paraId="720BBA87" w14:textId="1A09561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Hua, F. et al., 2016: Opportunities for biodiversity gains under the world’s largest reforestation programme.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12717, doi:</w:t>
      </w:r>
      <w:hyperlink r:id="rId490" w:history="1">
        <w:r w:rsidRPr="001E7A27">
          <w:rPr>
            <w:rStyle w:val="Hyperlink"/>
            <w:rFonts w:cs="Times New Roman"/>
            <w:sz w:val="20"/>
            <w:szCs w:val="20"/>
            <w:lang w:val="en-GB"/>
          </w:rPr>
          <w:t>10.1038/ncomms12717</w:t>
        </w:r>
      </w:hyperlink>
      <w:r w:rsidRPr="001E7A27">
        <w:rPr>
          <w:rFonts w:cs="Times New Roman"/>
          <w:sz w:val="20"/>
          <w:szCs w:val="20"/>
          <w:lang w:val="en-GB"/>
        </w:rPr>
        <w:t>.</w:t>
      </w:r>
    </w:p>
    <w:p w14:paraId="733965CE" w14:textId="2FD1AA4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Huang, Y. et al., 2019: Methane and Nitrous Oxide Flux after Biochar Application in Subtropical Acidic Paddy Soils under Tobacco-Rice Rotation.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17277, doi:</w:t>
      </w:r>
      <w:hyperlink r:id="rId491" w:history="1">
        <w:r w:rsidRPr="001E7A27">
          <w:rPr>
            <w:rStyle w:val="Hyperlink"/>
            <w:rFonts w:cs="Times New Roman"/>
            <w:sz w:val="20"/>
            <w:szCs w:val="20"/>
            <w:lang w:val="en-GB"/>
          </w:rPr>
          <w:t>10.1038/s41598-019-53044-1</w:t>
        </w:r>
      </w:hyperlink>
      <w:r w:rsidRPr="001E7A27">
        <w:rPr>
          <w:rFonts w:cs="Times New Roman"/>
          <w:sz w:val="20"/>
          <w:szCs w:val="20"/>
          <w:lang w:val="en-GB"/>
        </w:rPr>
        <w:t>.</w:t>
      </w:r>
    </w:p>
    <w:p w14:paraId="197D6D89" w14:textId="214A267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Hugelius, G. et al., 2014: Estimated stocks of circumpolar permafrost carbon with quantified uncertainty ranges and identified data gaps.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11(23)</w:t>
      </w:r>
      <w:r w:rsidRPr="001E7A27">
        <w:rPr>
          <w:rFonts w:cs="Times New Roman"/>
          <w:sz w:val="20"/>
          <w:szCs w:val="20"/>
          <w:lang w:val="en-GB"/>
        </w:rPr>
        <w:t>, 6573–6593, doi:</w:t>
      </w:r>
      <w:hyperlink r:id="rId492" w:history="1">
        <w:r w:rsidRPr="001E7A27">
          <w:rPr>
            <w:rStyle w:val="Hyperlink"/>
            <w:rFonts w:cs="Times New Roman"/>
            <w:sz w:val="20"/>
            <w:szCs w:val="20"/>
            <w:lang w:val="en-GB"/>
          </w:rPr>
          <w:t>10.5194/bg-11-6573-2014</w:t>
        </w:r>
      </w:hyperlink>
      <w:r w:rsidRPr="001E7A27">
        <w:rPr>
          <w:rFonts w:cs="Times New Roman"/>
          <w:sz w:val="20"/>
          <w:szCs w:val="20"/>
          <w:lang w:val="en-GB"/>
        </w:rPr>
        <w:t>.</w:t>
      </w:r>
    </w:p>
    <w:p w14:paraId="34B32F06" w14:textId="3254130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Humphrey, V. et al., 2018: Sensitivity of atmospheric CO2 growth rate to observed changes in terrestrial water storage.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560(7720)</w:t>
      </w:r>
      <w:r w:rsidRPr="001E7A27">
        <w:rPr>
          <w:rFonts w:cs="Times New Roman"/>
          <w:sz w:val="20"/>
          <w:szCs w:val="20"/>
          <w:lang w:val="en-GB"/>
        </w:rPr>
        <w:t>, 628–631, doi:</w:t>
      </w:r>
      <w:hyperlink r:id="rId493" w:history="1">
        <w:r w:rsidRPr="001E7A27">
          <w:rPr>
            <w:rStyle w:val="Hyperlink"/>
            <w:rFonts w:cs="Times New Roman"/>
            <w:sz w:val="20"/>
            <w:szCs w:val="20"/>
            <w:lang w:val="en-GB"/>
          </w:rPr>
          <w:t>10.1038/s41586-018-0424-4</w:t>
        </w:r>
      </w:hyperlink>
      <w:r w:rsidRPr="001E7A27">
        <w:rPr>
          <w:rFonts w:cs="Times New Roman"/>
          <w:sz w:val="20"/>
          <w:szCs w:val="20"/>
          <w:lang w:val="en-GB"/>
        </w:rPr>
        <w:t>.</w:t>
      </w:r>
    </w:p>
    <w:p w14:paraId="5E6B55C0" w14:textId="346CEDD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Hungate, B.A. et al., 2013: Cumulative response of ecosystem carbon and nitrogen stocks to chronic CO2 exposure in a subtropical oak woodland.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200(3)</w:t>
      </w:r>
      <w:r w:rsidRPr="001E7A27">
        <w:rPr>
          <w:rFonts w:cs="Times New Roman"/>
          <w:sz w:val="20"/>
          <w:szCs w:val="20"/>
          <w:lang w:val="en-GB"/>
        </w:rPr>
        <w:t>, 753–766, doi:</w:t>
      </w:r>
      <w:hyperlink r:id="rId494" w:history="1">
        <w:r w:rsidRPr="001E7A27">
          <w:rPr>
            <w:rStyle w:val="Hyperlink"/>
            <w:rFonts w:cs="Times New Roman"/>
            <w:sz w:val="20"/>
            <w:szCs w:val="20"/>
            <w:lang w:val="en-GB"/>
          </w:rPr>
          <w:t>10.1111/nph.12333</w:t>
        </w:r>
      </w:hyperlink>
      <w:r w:rsidRPr="001E7A27">
        <w:rPr>
          <w:rFonts w:cs="Times New Roman"/>
          <w:sz w:val="20"/>
          <w:szCs w:val="20"/>
          <w:lang w:val="en-GB"/>
        </w:rPr>
        <w:t>.</w:t>
      </w:r>
    </w:p>
    <w:p w14:paraId="51EDDB40" w14:textId="3159476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Hunter, S.J., D.S. Goldobin, A.M. Haywood, A. Ridgwell, and J.G. Rees, 2013: Sensitivity of the global submarine hydrate inventory to scenarios of future climate change. </w:t>
      </w:r>
      <w:r w:rsidRPr="001E7A27">
        <w:rPr>
          <w:rFonts w:cs="Times New Roman"/>
          <w:i/>
          <w:sz w:val="20"/>
          <w:szCs w:val="20"/>
          <w:lang w:val="en-GB"/>
        </w:rPr>
        <w:t>Earth and Planetary Science Letters</w:t>
      </w:r>
      <w:r w:rsidRPr="001E7A27">
        <w:rPr>
          <w:rFonts w:cs="Times New Roman"/>
          <w:sz w:val="20"/>
          <w:szCs w:val="20"/>
          <w:lang w:val="en-GB"/>
        </w:rPr>
        <w:t xml:space="preserve">, </w:t>
      </w:r>
      <w:r w:rsidRPr="001E7A27">
        <w:rPr>
          <w:rFonts w:cs="Times New Roman"/>
          <w:b/>
          <w:sz w:val="20"/>
          <w:szCs w:val="20"/>
          <w:lang w:val="en-GB"/>
        </w:rPr>
        <w:t>367</w:t>
      </w:r>
      <w:r w:rsidRPr="001E7A27">
        <w:rPr>
          <w:rFonts w:cs="Times New Roman"/>
          <w:sz w:val="20"/>
          <w:szCs w:val="20"/>
          <w:lang w:val="en-GB"/>
        </w:rPr>
        <w:t>, 105–115, doi:</w:t>
      </w:r>
      <w:hyperlink r:id="rId495" w:history="1">
        <w:r w:rsidRPr="001E7A27">
          <w:rPr>
            <w:rStyle w:val="Hyperlink"/>
            <w:rFonts w:cs="Times New Roman"/>
            <w:sz w:val="20"/>
            <w:szCs w:val="20"/>
            <w:lang w:val="en-GB"/>
          </w:rPr>
          <w:t>10.1016/j.epsl.2013.02.017</w:t>
        </w:r>
      </w:hyperlink>
      <w:r w:rsidRPr="001E7A27">
        <w:rPr>
          <w:rFonts w:cs="Times New Roman"/>
          <w:sz w:val="20"/>
          <w:szCs w:val="20"/>
          <w:lang w:val="en-GB"/>
        </w:rPr>
        <w:t>.</w:t>
      </w:r>
    </w:p>
    <w:p w14:paraId="4914CA3A" w14:textId="5D38E3F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Huntingford, C. et al., 2013: Simulated resilience of tropical rainforests to CO2-induced climate change.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6(4)</w:t>
      </w:r>
      <w:r w:rsidRPr="001E7A27">
        <w:rPr>
          <w:rFonts w:cs="Times New Roman"/>
          <w:sz w:val="20"/>
          <w:szCs w:val="20"/>
          <w:lang w:val="en-GB"/>
        </w:rPr>
        <w:t>, 268–273, doi:</w:t>
      </w:r>
      <w:hyperlink r:id="rId496" w:history="1">
        <w:r w:rsidRPr="001E7A27">
          <w:rPr>
            <w:rStyle w:val="Hyperlink"/>
            <w:rFonts w:cs="Times New Roman"/>
            <w:sz w:val="20"/>
            <w:szCs w:val="20"/>
            <w:lang w:val="en-GB"/>
          </w:rPr>
          <w:t>10.1038/ngeo1741</w:t>
        </w:r>
      </w:hyperlink>
      <w:r w:rsidRPr="001E7A27">
        <w:rPr>
          <w:rFonts w:cs="Times New Roman"/>
          <w:sz w:val="20"/>
          <w:szCs w:val="20"/>
          <w:lang w:val="en-GB"/>
        </w:rPr>
        <w:t>.</w:t>
      </w:r>
    </w:p>
    <w:p w14:paraId="6A8F00E7" w14:textId="0DC8BB7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Huntingford, C. et al., 2017: Implications of improved representations of plant respiration in a changing climate.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1602, doi:</w:t>
      </w:r>
      <w:hyperlink r:id="rId497" w:history="1">
        <w:r w:rsidRPr="001E7A27">
          <w:rPr>
            <w:rStyle w:val="Hyperlink"/>
            <w:rFonts w:cs="Times New Roman"/>
            <w:sz w:val="20"/>
            <w:szCs w:val="20"/>
            <w:lang w:val="en-GB"/>
          </w:rPr>
          <w:t>10.1038/s41467-017-01774-z</w:t>
        </w:r>
      </w:hyperlink>
      <w:r w:rsidRPr="001E7A27">
        <w:rPr>
          <w:rFonts w:cs="Times New Roman"/>
          <w:sz w:val="20"/>
          <w:szCs w:val="20"/>
          <w:lang w:val="en-GB"/>
        </w:rPr>
        <w:t>.</w:t>
      </w:r>
    </w:p>
    <w:p w14:paraId="68CD1E58" w14:textId="4D1388C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Huntzinger, D.N. et al., 2017: Uncertainty in the response of terrestrial carbon sink to environmental drivers undermines carbon-climate feedback predictions.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4765, doi:</w:t>
      </w:r>
      <w:hyperlink r:id="rId498" w:history="1">
        <w:r w:rsidRPr="001E7A27">
          <w:rPr>
            <w:rStyle w:val="Hyperlink"/>
            <w:rFonts w:cs="Times New Roman"/>
            <w:sz w:val="20"/>
            <w:szCs w:val="20"/>
            <w:lang w:val="en-GB"/>
          </w:rPr>
          <w:t>10.1038/s41598-017-03818-2</w:t>
        </w:r>
      </w:hyperlink>
      <w:r w:rsidRPr="001E7A27">
        <w:rPr>
          <w:rFonts w:cs="Times New Roman"/>
          <w:sz w:val="20"/>
          <w:szCs w:val="20"/>
          <w:lang w:val="en-GB"/>
        </w:rPr>
        <w:t>.</w:t>
      </w:r>
    </w:p>
    <w:p w14:paraId="01737505" w14:textId="26643A3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Hupp, B. and D.C. Kelly, 2020: Delays, Discrepancies, and Distortions: Size-Dependent Sediment Mixing and the Deep-Sea Record of the Paleocene-Eocene Thermal Maximum From ODP Site 690 (Weddell Sea). </w:t>
      </w:r>
      <w:r w:rsidRPr="001E7A27">
        <w:rPr>
          <w:rFonts w:cs="Times New Roman"/>
          <w:i/>
          <w:sz w:val="20"/>
          <w:szCs w:val="20"/>
          <w:lang w:val="en-GB"/>
        </w:rPr>
        <w:t>Paleoceanography and Paleoclimatology</w:t>
      </w:r>
      <w:r w:rsidRPr="001E7A27">
        <w:rPr>
          <w:rFonts w:cs="Times New Roman"/>
          <w:sz w:val="20"/>
          <w:szCs w:val="20"/>
          <w:lang w:val="en-GB"/>
        </w:rPr>
        <w:t xml:space="preserve">, </w:t>
      </w:r>
      <w:r w:rsidRPr="001E7A27">
        <w:rPr>
          <w:rFonts w:cs="Times New Roman"/>
          <w:b/>
          <w:sz w:val="20"/>
          <w:szCs w:val="20"/>
          <w:lang w:val="en-GB"/>
        </w:rPr>
        <w:t>35(11)</w:t>
      </w:r>
      <w:r w:rsidRPr="001E7A27">
        <w:rPr>
          <w:rFonts w:cs="Times New Roman"/>
          <w:sz w:val="20"/>
          <w:szCs w:val="20"/>
          <w:lang w:val="en-GB"/>
        </w:rPr>
        <w:t>, doi:</w:t>
      </w:r>
      <w:hyperlink r:id="rId499" w:history="1">
        <w:r w:rsidRPr="001E7A27">
          <w:rPr>
            <w:rStyle w:val="Hyperlink"/>
            <w:rFonts w:cs="Times New Roman"/>
            <w:sz w:val="20"/>
            <w:szCs w:val="20"/>
            <w:lang w:val="en-GB"/>
          </w:rPr>
          <w:t>10.1029/2020pa004018</w:t>
        </w:r>
      </w:hyperlink>
      <w:r w:rsidRPr="001E7A27">
        <w:rPr>
          <w:rFonts w:cs="Times New Roman"/>
          <w:sz w:val="20"/>
          <w:szCs w:val="20"/>
          <w:lang w:val="en-GB"/>
        </w:rPr>
        <w:t>.</w:t>
      </w:r>
    </w:p>
    <w:p w14:paraId="6E1B1B63" w14:textId="6D7E3D9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Huppmann, D., J. Rogelj, E. Kriegler, V. Krey, and K. Riahi, 2018: A new scenario resource for integrated 1.5°C research.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8(12)</w:t>
      </w:r>
      <w:r w:rsidRPr="001E7A27">
        <w:rPr>
          <w:rFonts w:cs="Times New Roman"/>
          <w:sz w:val="20"/>
          <w:szCs w:val="20"/>
          <w:lang w:val="en-GB"/>
        </w:rPr>
        <w:t>, 1027–1030, doi:</w:t>
      </w:r>
      <w:hyperlink r:id="rId500" w:history="1">
        <w:r w:rsidRPr="001E7A27">
          <w:rPr>
            <w:rStyle w:val="Hyperlink"/>
            <w:rFonts w:cs="Times New Roman"/>
            <w:sz w:val="20"/>
            <w:szCs w:val="20"/>
            <w:lang w:val="en-GB"/>
          </w:rPr>
          <w:t>10.1038/s41558-018-0317-4</w:t>
        </w:r>
      </w:hyperlink>
      <w:r w:rsidRPr="001E7A27">
        <w:rPr>
          <w:rFonts w:cs="Times New Roman"/>
          <w:sz w:val="20"/>
          <w:szCs w:val="20"/>
          <w:lang w:val="en-GB"/>
        </w:rPr>
        <w:t>.</w:t>
      </w:r>
    </w:p>
    <w:p w14:paraId="1F0DAC63" w14:textId="5257632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Hurd, C.L., A. Lenton, B. Tilbrook, and P.W. Boyd, 2018: Current understanding and challenges for oceans in a higher-CO2 world.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8(8)</w:t>
      </w:r>
      <w:r w:rsidRPr="001E7A27">
        <w:rPr>
          <w:rFonts w:cs="Times New Roman"/>
          <w:sz w:val="20"/>
          <w:szCs w:val="20"/>
          <w:lang w:val="en-GB"/>
        </w:rPr>
        <w:t>, 686–694, doi:</w:t>
      </w:r>
      <w:hyperlink r:id="rId501" w:history="1">
        <w:r w:rsidRPr="001E7A27">
          <w:rPr>
            <w:rStyle w:val="Hyperlink"/>
            <w:rFonts w:cs="Times New Roman"/>
            <w:sz w:val="20"/>
            <w:szCs w:val="20"/>
            <w:lang w:val="en-GB"/>
          </w:rPr>
          <w:t>10.1038/s41558-018-0211-0</w:t>
        </w:r>
      </w:hyperlink>
      <w:r w:rsidRPr="001E7A27">
        <w:rPr>
          <w:rFonts w:cs="Times New Roman"/>
          <w:sz w:val="20"/>
          <w:szCs w:val="20"/>
          <w:lang w:val="en-GB"/>
        </w:rPr>
        <w:t>.</w:t>
      </w:r>
    </w:p>
    <w:p w14:paraId="7D838C02" w14:textId="73F2BC3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Hurtt, G.C. et al., 2020: Harmonization of global land use change and management for the period 850–2100 (LUH2) for CMIP6.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13(11)</w:t>
      </w:r>
      <w:r w:rsidRPr="001E7A27">
        <w:rPr>
          <w:rFonts w:cs="Times New Roman"/>
          <w:sz w:val="20"/>
          <w:szCs w:val="20"/>
          <w:lang w:val="en-GB"/>
        </w:rPr>
        <w:t>, 5425–5464, doi:</w:t>
      </w:r>
      <w:hyperlink r:id="rId502" w:history="1">
        <w:r w:rsidRPr="001E7A27">
          <w:rPr>
            <w:rStyle w:val="Hyperlink"/>
            <w:rFonts w:cs="Times New Roman"/>
            <w:sz w:val="20"/>
            <w:szCs w:val="20"/>
            <w:lang w:val="en-GB"/>
          </w:rPr>
          <w:t>10.5194/gmd-13-5425-2020</w:t>
        </w:r>
      </w:hyperlink>
      <w:r w:rsidRPr="001E7A27">
        <w:rPr>
          <w:rFonts w:cs="Times New Roman"/>
          <w:sz w:val="20"/>
          <w:szCs w:val="20"/>
          <w:lang w:val="en-GB"/>
        </w:rPr>
        <w:t>.</w:t>
      </w:r>
    </w:p>
    <w:p w14:paraId="422C6ABE" w14:textId="1F74FD8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Huybers, P. and C.H. Langmuir, 2017: Delayed CO2 emissions from mid-ocean ridge volcanism as a possible cause of late-Pleistocene glacial cycles. </w:t>
      </w:r>
      <w:r w:rsidRPr="001E7A27">
        <w:rPr>
          <w:rFonts w:cs="Times New Roman"/>
          <w:i/>
          <w:sz w:val="20"/>
          <w:szCs w:val="20"/>
          <w:lang w:val="en-GB"/>
        </w:rPr>
        <w:t>Earth and Planetary Science Letters</w:t>
      </w:r>
      <w:r w:rsidRPr="001E7A27">
        <w:rPr>
          <w:rFonts w:cs="Times New Roman"/>
          <w:sz w:val="20"/>
          <w:szCs w:val="20"/>
          <w:lang w:val="en-GB"/>
        </w:rPr>
        <w:t xml:space="preserve">, </w:t>
      </w:r>
      <w:r w:rsidRPr="001E7A27">
        <w:rPr>
          <w:rFonts w:cs="Times New Roman"/>
          <w:b/>
          <w:sz w:val="20"/>
          <w:szCs w:val="20"/>
          <w:lang w:val="en-GB"/>
        </w:rPr>
        <w:t>457</w:t>
      </w:r>
      <w:r w:rsidRPr="001E7A27">
        <w:rPr>
          <w:rFonts w:cs="Times New Roman"/>
          <w:sz w:val="20"/>
          <w:szCs w:val="20"/>
          <w:lang w:val="en-GB"/>
        </w:rPr>
        <w:t>, 238–249, doi:</w:t>
      </w:r>
      <w:hyperlink r:id="rId503" w:history="1">
        <w:r w:rsidRPr="001E7A27">
          <w:rPr>
            <w:rStyle w:val="Hyperlink"/>
            <w:rFonts w:cs="Times New Roman"/>
            <w:sz w:val="20"/>
            <w:szCs w:val="20"/>
            <w:lang w:val="en-GB"/>
          </w:rPr>
          <w:t>10.1016/j.epsl.2016.09.021</w:t>
        </w:r>
      </w:hyperlink>
      <w:r w:rsidRPr="001E7A27">
        <w:rPr>
          <w:rFonts w:cs="Times New Roman"/>
          <w:sz w:val="20"/>
          <w:szCs w:val="20"/>
          <w:lang w:val="en-GB"/>
        </w:rPr>
        <w:t>.</w:t>
      </w:r>
    </w:p>
    <w:p w14:paraId="66301F67" w14:textId="2877C58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Montanarella, L., R. Scholes, and A. Brainich (eds.), 2018: </w:t>
      </w:r>
      <w:r w:rsidRPr="001E7A27">
        <w:rPr>
          <w:rFonts w:cs="Times New Roman"/>
          <w:i/>
          <w:sz w:val="20"/>
          <w:szCs w:val="20"/>
          <w:lang w:val="en-GB"/>
        </w:rPr>
        <w:t>The IPBES assessment report on land degradation and restoration</w:t>
      </w:r>
      <w:r w:rsidRPr="001E7A27">
        <w:rPr>
          <w:rFonts w:cs="Times New Roman"/>
          <w:sz w:val="20"/>
          <w:szCs w:val="20"/>
          <w:lang w:val="en-GB"/>
        </w:rPr>
        <w:t>. Secretariat of the Intergovernmental Science-Policy Platform on Biodiversity and Ecosystem Services (IPBES), 744 pp., doi:</w:t>
      </w:r>
      <w:hyperlink r:id="rId504" w:history="1">
        <w:r w:rsidRPr="001E7A27">
          <w:rPr>
            <w:rStyle w:val="Hyperlink"/>
            <w:rFonts w:cs="Times New Roman"/>
            <w:sz w:val="20"/>
            <w:szCs w:val="20"/>
            <w:lang w:val="en-GB"/>
          </w:rPr>
          <w:t>10.5281/zenodo.3237392</w:t>
        </w:r>
      </w:hyperlink>
      <w:r w:rsidRPr="001E7A27">
        <w:rPr>
          <w:rFonts w:cs="Times New Roman"/>
          <w:sz w:val="20"/>
          <w:szCs w:val="20"/>
          <w:lang w:val="en-GB"/>
        </w:rPr>
        <w:t>.</w:t>
      </w:r>
    </w:p>
    <w:p w14:paraId="15E19ACC" w14:textId="7260C53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IEA, 2017: </w:t>
      </w:r>
      <w:r w:rsidRPr="001E7A27">
        <w:rPr>
          <w:rFonts w:cs="Times New Roman"/>
          <w:i/>
          <w:sz w:val="20"/>
          <w:szCs w:val="20"/>
          <w:lang w:val="en-GB"/>
        </w:rPr>
        <w:t>CO2 Emissions from Fuel Combustion 2017</w:t>
      </w:r>
      <w:r w:rsidRPr="001E7A27">
        <w:rPr>
          <w:rFonts w:cs="Times New Roman"/>
          <w:sz w:val="20"/>
          <w:szCs w:val="20"/>
          <w:lang w:val="en-GB"/>
        </w:rPr>
        <w:t>. International Energy Agency (IEA), Paris, France, 529 pp., doi:</w:t>
      </w:r>
      <w:hyperlink r:id="rId505" w:history="1">
        <w:r w:rsidRPr="001E7A27">
          <w:rPr>
            <w:rStyle w:val="Hyperlink"/>
            <w:rFonts w:cs="Times New Roman"/>
            <w:sz w:val="20"/>
            <w:szCs w:val="20"/>
            <w:lang w:val="en-GB"/>
          </w:rPr>
          <w:t>10.1787/co2_fuel-2017-en</w:t>
        </w:r>
      </w:hyperlink>
      <w:r w:rsidRPr="001E7A27">
        <w:rPr>
          <w:rFonts w:cs="Times New Roman"/>
          <w:sz w:val="20"/>
          <w:szCs w:val="20"/>
          <w:lang w:val="en-GB"/>
        </w:rPr>
        <w:t>.</w:t>
      </w:r>
    </w:p>
    <w:p w14:paraId="057A64CA" w14:textId="2C288E7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Iida, Y., Y. Takatani, A. Kojima, and M. Ishii, 2020: Global trends of ocean CO2 sink and ocean acidification: an observation-based reconstruction of surface ocean inorganic carbon variables. </w:t>
      </w:r>
      <w:r w:rsidRPr="001E7A27">
        <w:rPr>
          <w:rFonts w:cs="Times New Roman"/>
          <w:i/>
          <w:sz w:val="20"/>
          <w:szCs w:val="20"/>
          <w:lang w:val="en-GB"/>
        </w:rPr>
        <w:t>Journal of Oceanography</w:t>
      </w:r>
      <w:r w:rsidRPr="001E7A27">
        <w:rPr>
          <w:rFonts w:cs="Times New Roman"/>
          <w:sz w:val="20"/>
          <w:szCs w:val="20"/>
          <w:lang w:val="en-GB"/>
        </w:rPr>
        <w:t>, doi:</w:t>
      </w:r>
      <w:hyperlink r:id="rId506" w:history="1">
        <w:r w:rsidRPr="001E7A27">
          <w:rPr>
            <w:rStyle w:val="Hyperlink"/>
            <w:rFonts w:cs="Times New Roman"/>
            <w:sz w:val="20"/>
            <w:szCs w:val="20"/>
            <w:lang w:val="en-GB"/>
          </w:rPr>
          <w:t>10.1007/s10872-020-00571-5</w:t>
        </w:r>
      </w:hyperlink>
      <w:r w:rsidRPr="001E7A27">
        <w:rPr>
          <w:rFonts w:cs="Times New Roman"/>
          <w:sz w:val="20"/>
          <w:szCs w:val="20"/>
          <w:lang w:val="en-GB"/>
        </w:rPr>
        <w:t>.</w:t>
      </w:r>
    </w:p>
    <w:p w14:paraId="2AED6B08" w14:textId="1CFC75B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IOC, 2019: </w:t>
      </w:r>
      <w:r w:rsidRPr="001E7A27">
        <w:rPr>
          <w:rFonts w:cs="Times New Roman"/>
          <w:i/>
          <w:sz w:val="20"/>
          <w:szCs w:val="20"/>
          <w:lang w:val="en-GB"/>
        </w:rPr>
        <w:t>Indicator Methodology for 14.3.1</w:t>
      </w:r>
      <w:r w:rsidRPr="001E7A27">
        <w:rPr>
          <w:rFonts w:cs="Times New Roman"/>
          <w:sz w:val="20"/>
          <w:szCs w:val="20"/>
          <w:lang w:val="en-GB"/>
        </w:rPr>
        <w:t>. Intergovernmental Oceanographic Commission (IOC), Paris, France, 17 pp.</w:t>
      </w:r>
    </w:p>
    <w:p w14:paraId="1C3D9706" w14:textId="0B07508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IPCC, 2013a: Climate Change 2013: The Physical Science Basis. Contribution of Working Group I to the Fifth Assessment Report of the Intergovernmental Panel on Climate Change. , 1535, doi:</w:t>
      </w:r>
      <w:hyperlink r:id="rId507" w:history="1">
        <w:r w:rsidRPr="001E7A27">
          <w:rPr>
            <w:rStyle w:val="Hyperlink"/>
            <w:rFonts w:cs="Times New Roman"/>
            <w:sz w:val="20"/>
            <w:szCs w:val="20"/>
            <w:lang w:val="en-GB"/>
          </w:rPr>
          <w:t>10.1017/cbo9781107415324.004</w:t>
        </w:r>
      </w:hyperlink>
      <w:r w:rsidRPr="001E7A27">
        <w:rPr>
          <w:rFonts w:cs="Times New Roman"/>
          <w:sz w:val="20"/>
          <w:szCs w:val="20"/>
          <w:lang w:val="en-GB"/>
        </w:rPr>
        <w:t>.</w:t>
      </w:r>
    </w:p>
    <w:p w14:paraId="32A8B2EB" w14:textId="1FC50C6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IPCC, 2013b: Summary for Policymakers. In: </w:t>
      </w:r>
      <w:r w:rsidRPr="001E7A27">
        <w:rPr>
          <w:rFonts w:cs="Times New Roman"/>
          <w:i/>
          <w:sz w:val="20"/>
          <w:szCs w:val="20"/>
          <w:lang w:val="en-GB"/>
        </w:rPr>
        <w:t>Climate Change 2013: The Physical Science Basis. Contribution of Working Group I to the Fifth Assessment Report of the Intergovernmental Panel on Climate Change</w:t>
      </w:r>
      <w:r w:rsidRPr="001E7A27">
        <w:rPr>
          <w:rFonts w:cs="Times New Roman"/>
          <w:sz w:val="20"/>
          <w:szCs w:val="20"/>
          <w:lang w:val="en-GB"/>
        </w:rPr>
        <w:t xml:space="preserve"> [Stocker, T.F., D. Qin, G.-K. Plattner, M. Tignor, S.K. Allen, J. Boschung, A. Nauels, Y. Xia, V. Bex, and P.M. Midgley (eds.)]. Cambridge University Press, Cambridge, United Kingdom and New York, NY, USA, pp. 3–29, doi:</w:t>
      </w:r>
      <w:hyperlink r:id="rId508" w:history="1">
        <w:r w:rsidRPr="001E7A27">
          <w:rPr>
            <w:rStyle w:val="Hyperlink"/>
            <w:rFonts w:cs="Times New Roman"/>
            <w:sz w:val="20"/>
            <w:szCs w:val="20"/>
            <w:lang w:val="en-GB"/>
          </w:rPr>
          <w:t>10.1017/cbo9781107415324.004</w:t>
        </w:r>
      </w:hyperlink>
      <w:r w:rsidRPr="001E7A27">
        <w:rPr>
          <w:rFonts w:cs="Times New Roman"/>
          <w:sz w:val="20"/>
          <w:szCs w:val="20"/>
          <w:lang w:val="en-GB"/>
        </w:rPr>
        <w:t>.</w:t>
      </w:r>
    </w:p>
    <w:p w14:paraId="65794FC3" w14:textId="3999345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IPCC, 2014: Climate Change 2014: Synthesis Report. Contribution of Working Groups I, II and III to the Fifth Assessment Report of the Intergovernmental Panel on Climate Change. [Core Writing Team, R.K. Pachauri, and L.A. Meyer (eds.)]. IPCC, Geneva, Switzerland, 151 pp.</w:t>
      </w:r>
    </w:p>
    <w:p w14:paraId="4579CC04" w14:textId="0C779AC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IPCC, 2018a: Global Warming of 1.5°C. An IPCC Special Report on the impacts of global warming of 1.5°C above pre-industrial levels and related global greenhouse gas emission pathways, in the context of strengthening the global response to the threat of climate change,. [Masson-Delmotte, V., P. Zhai, H.-O. Pörtner, D. Roberts, J. Skea, P.R. Shukla, A. Pirani, W. Moufouma-Okia, C. Péan, R. Pidcock, S. Connors, J.B.R. Matthews, Y. Chen, X. Zhou, M.I. Gomis, E. Lonnoy, T. Maycock, M. Tignor, and T. Waterfield (eds.)]. In Press, 616 pp.</w:t>
      </w:r>
    </w:p>
    <w:p w14:paraId="637AAA99" w14:textId="747A29C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IPCC, 2018b: Summary for Policymakers. In: </w:t>
      </w:r>
      <w:r w:rsidRPr="001E7A27">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1E7A27">
        <w:rPr>
          <w:rFonts w:cs="Times New Roman"/>
          <w:sz w:val="20"/>
          <w:szCs w:val="20"/>
          <w:lang w:val="en-GB"/>
        </w:rPr>
        <w:t xml:space="preserve"> [Masson-Delmotte, V., P. </w:t>
      </w:r>
      <w:r w:rsidRPr="001E7A27">
        <w:rPr>
          <w:rFonts w:cs="Times New Roman"/>
          <w:sz w:val="20"/>
          <w:szCs w:val="20"/>
          <w:lang w:val="en-GB"/>
        </w:rPr>
        <w:lastRenderedPageBreak/>
        <w:t>Zhai, H.-O. Pörtner, D. Roberts, J. Skea, P.R. Shukla, A. Pirani, W. Moufouma-Okia, C. Péan, R. Pidcock, S. Connors, J.B.R. Matthews, Y. Chen, X. Zhou, M.I. Gomis, E. Lonnoy, T. Maycock, M. Tignor, and T. Waterfield (eds.)]. In Press, pp. 3–24.</w:t>
      </w:r>
    </w:p>
    <w:p w14:paraId="0DA1F40A" w14:textId="4FFE4CD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IPCC, 2019a: Climate Change and Land: an IPCC special report on climate change, desertification, land degradation, sustainable land management, food security, and greenhouse gas fluxes in terrestrial ecosystems. [Shukla, P.R., J. Skea, E.C. Buendia, V. Masson-Delmotte, H.-O. Pörtner, D.C. Roberts, P. Zhai, R. Slade, S. Connors, R. Diemen, M. Ferrat, E. Haughey, S. Luz, S. Neogi, M. Pathak, J. Petzold, J.P. Pereira, P. Vyas, E. Huntley, K. Kissick, M. Belkacemi, and J. Malley (eds.)]. In Press, 896 pp.</w:t>
      </w:r>
    </w:p>
    <w:p w14:paraId="69D79B9D" w14:textId="117A801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IPCC, 2019b: IPCC Special Report on the Ocean and Cryosphere in a Changing Climate. [Pörtner, H.-O., D.C. Roberts, V. Masson-Delmotte, P. Zhai, M. Tignor, E. Poloczanska, K. Mintenbeck, A. Alegría, M. Nicolai, A. Okem, J. Petzold, B. Rama, and N.M. Weyer (eds.)]. In Press, 755 pp.</w:t>
      </w:r>
    </w:p>
    <w:p w14:paraId="2390841E" w14:textId="5CA5B65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IPCC, 2019c: Summary for Policymakers. In: </w:t>
      </w:r>
      <w:r w:rsidRPr="001E7A27">
        <w:rPr>
          <w:rFonts w:cs="Times New Roman"/>
          <w:i/>
          <w:sz w:val="20"/>
          <w:szCs w:val="20"/>
          <w:lang w:val="en-GB"/>
        </w:rPr>
        <w:t>IPCC Special Report on the Ocean and Cryosphere in a Changing Climate</w:t>
      </w:r>
      <w:r w:rsidRPr="001E7A27">
        <w:rPr>
          <w:rFonts w:cs="Times New Roman"/>
          <w:sz w:val="20"/>
          <w:szCs w:val="20"/>
          <w:lang w:val="en-GB"/>
        </w:rPr>
        <w:t xml:space="preserve"> [Pörtner, H.-O., D.C. Roberts, V. Masson-Delmotte, P. Zhai, M. Tignor, E. Poloczanska, K. Mintenbeck, M. Nicolai, A. Okem, J. Petzold, B. Rama, and N. Weyer (eds.)]. In Press, pp. 3–35.</w:t>
      </w:r>
    </w:p>
    <w:p w14:paraId="5C51BF29" w14:textId="1474E06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Isabel, N., J.A. Holliday, and S.N. Aitken, 2020: Forest genomics: Advancing climate adaptation, forest health, productivity, and conservation. </w:t>
      </w:r>
      <w:r w:rsidRPr="001E7A27">
        <w:rPr>
          <w:rFonts w:cs="Times New Roman"/>
          <w:i/>
          <w:sz w:val="20"/>
          <w:szCs w:val="20"/>
          <w:lang w:val="en-GB"/>
        </w:rPr>
        <w:t>Evolutionary Applications</w:t>
      </w:r>
      <w:r w:rsidRPr="001E7A27">
        <w:rPr>
          <w:rFonts w:cs="Times New Roman"/>
          <w:sz w:val="20"/>
          <w:szCs w:val="20"/>
          <w:lang w:val="en-GB"/>
        </w:rPr>
        <w:t xml:space="preserve">, </w:t>
      </w:r>
      <w:r w:rsidRPr="001E7A27">
        <w:rPr>
          <w:rFonts w:cs="Times New Roman"/>
          <w:b/>
          <w:sz w:val="20"/>
          <w:szCs w:val="20"/>
          <w:lang w:val="en-GB"/>
        </w:rPr>
        <w:t>13(1)</w:t>
      </w:r>
      <w:r w:rsidRPr="001E7A27">
        <w:rPr>
          <w:rFonts w:cs="Times New Roman"/>
          <w:sz w:val="20"/>
          <w:szCs w:val="20"/>
          <w:lang w:val="en-GB"/>
        </w:rPr>
        <w:t>, 3–10, doi:</w:t>
      </w:r>
      <w:hyperlink r:id="rId509" w:history="1">
        <w:r w:rsidRPr="001E7A27">
          <w:rPr>
            <w:rStyle w:val="Hyperlink"/>
            <w:rFonts w:cs="Times New Roman"/>
            <w:sz w:val="20"/>
            <w:szCs w:val="20"/>
            <w:lang w:val="en-GB"/>
          </w:rPr>
          <w:t>10.1111/eva.12902</w:t>
        </w:r>
      </w:hyperlink>
      <w:r w:rsidRPr="001E7A27">
        <w:rPr>
          <w:rFonts w:cs="Times New Roman"/>
          <w:sz w:val="20"/>
          <w:szCs w:val="20"/>
          <w:lang w:val="en-GB"/>
        </w:rPr>
        <w:t>.</w:t>
      </w:r>
    </w:p>
    <w:p w14:paraId="62D0C7A5" w14:textId="5B57057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Ishidoya, S. et al., 2012: Time and space variations of the O2/N2 ratio in the troposphere over Japan and estimation of the global CO2 budget for the period 2000–2010. </w:t>
      </w:r>
      <w:r w:rsidRPr="001E7A27">
        <w:rPr>
          <w:rFonts w:cs="Times New Roman"/>
          <w:i/>
          <w:sz w:val="20"/>
          <w:szCs w:val="20"/>
          <w:lang w:val="en-GB"/>
        </w:rPr>
        <w:t>Tellus B: Chemical and Physical Meteorology</w:t>
      </w:r>
      <w:r w:rsidRPr="001E7A27">
        <w:rPr>
          <w:rFonts w:cs="Times New Roman"/>
          <w:sz w:val="20"/>
          <w:szCs w:val="20"/>
          <w:lang w:val="en-GB"/>
        </w:rPr>
        <w:t xml:space="preserve">, </w:t>
      </w:r>
      <w:r w:rsidRPr="001E7A27">
        <w:rPr>
          <w:rFonts w:cs="Times New Roman"/>
          <w:b/>
          <w:sz w:val="20"/>
          <w:szCs w:val="20"/>
          <w:lang w:val="en-GB"/>
        </w:rPr>
        <w:t>64(1)</w:t>
      </w:r>
      <w:r w:rsidRPr="001E7A27">
        <w:rPr>
          <w:rFonts w:cs="Times New Roman"/>
          <w:sz w:val="20"/>
          <w:szCs w:val="20"/>
          <w:lang w:val="en-GB"/>
        </w:rPr>
        <w:t>, 18964, doi:</w:t>
      </w:r>
      <w:hyperlink r:id="rId510" w:history="1">
        <w:r w:rsidRPr="001E7A27">
          <w:rPr>
            <w:rStyle w:val="Hyperlink"/>
            <w:rFonts w:cs="Times New Roman"/>
            <w:sz w:val="20"/>
            <w:szCs w:val="20"/>
            <w:lang w:val="en-GB"/>
          </w:rPr>
          <w:t>10.3402/tellusb.v64i0.18964</w:t>
        </w:r>
      </w:hyperlink>
      <w:r w:rsidRPr="001E7A27">
        <w:rPr>
          <w:rFonts w:cs="Times New Roman"/>
          <w:sz w:val="20"/>
          <w:szCs w:val="20"/>
          <w:lang w:val="en-GB"/>
        </w:rPr>
        <w:t>.</w:t>
      </w:r>
    </w:p>
    <w:p w14:paraId="3479EC1E" w14:textId="4F30E46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Ishii, M. et al., 2011: Ocean acidification off the south coast of Japan: A result from time series observations of CO2 parameters from 1994 to 2008. </w:t>
      </w:r>
      <w:r w:rsidRPr="001E7A27">
        <w:rPr>
          <w:rFonts w:cs="Times New Roman"/>
          <w:i/>
          <w:sz w:val="20"/>
          <w:szCs w:val="20"/>
          <w:lang w:val="en-GB"/>
        </w:rPr>
        <w:t>Journal of Geophysical Research</w:t>
      </w:r>
      <w:r w:rsidRPr="001E7A27">
        <w:rPr>
          <w:rFonts w:cs="Times New Roman"/>
          <w:sz w:val="20"/>
          <w:szCs w:val="20"/>
          <w:lang w:val="en-GB"/>
        </w:rPr>
        <w:t xml:space="preserve">, </w:t>
      </w:r>
      <w:r w:rsidRPr="001E7A27">
        <w:rPr>
          <w:rFonts w:cs="Times New Roman"/>
          <w:b/>
          <w:sz w:val="20"/>
          <w:szCs w:val="20"/>
          <w:lang w:val="en-GB"/>
        </w:rPr>
        <w:t>116(C6)</w:t>
      </w:r>
      <w:r w:rsidRPr="001E7A27">
        <w:rPr>
          <w:rFonts w:cs="Times New Roman"/>
          <w:sz w:val="20"/>
          <w:szCs w:val="20"/>
          <w:lang w:val="en-GB"/>
        </w:rPr>
        <w:t>, C06022, doi:</w:t>
      </w:r>
      <w:hyperlink r:id="rId511" w:history="1">
        <w:r w:rsidRPr="001E7A27">
          <w:rPr>
            <w:rStyle w:val="Hyperlink"/>
            <w:rFonts w:cs="Times New Roman"/>
            <w:sz w:val="20"/>
            <w:szCs w:val="20"/>
            <w:lang w:val="en-GB"/>
          </w:rPr>
          <w:t>10.1029/2010jc006831</w:t>
        </w:r>
      </w:hyperlink>
      <w:r w:rsidRPr="001E7A27">
        <w:rPr>
          <w:rFonts w:cs="Times New Roman"/>
          <w:sz w:val="20"/>
          <w:szCs w:val="20"/>
          <w:lang w:val="en-GB"/>
        </w:rPr>
        <w:t>.</w:t>
      </w:r>
    </w:p>
    <w:p w14:paraId="21B7E578" w14:textId="26DB59A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Ishii, M. et al., 2020: Ocean Acidification From Below in the Tropical Pacific.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34(8)</w:t>
      </w:r>
      <w:r w:rsidRPr="001E7A27">
        <w:rPr>
          <w:rFonts w:cs="Times New Roman"/>
          <w:sz w:val="20"/>
          <w:szCs w:val="20"/>
          <w:lang w:val="en-GB"/>
        </w:rPr>
        <w:t>, e2019GB006368, doi:</w:t>
      </w:r>
      <w:hyperlink r:id="rId512" w:history="1">
        <w:r w:rsidRPr="001E7A27">
          <w:rPr>
            <w:rStyle w:val="Hyperlink"/>
            <w:rFonts w:cs="Times New Roman"/>
            <w:sz w:val="20"/>
            <w:szCs w:val="20"/>
            <w:lang w:val="en-GB"/>
          </w:rPr>
          <w:t>10.1029/2019gb006368</w:t>
        </w:r>
      </w:hyperlink>
      <w:r w:rsidRPr="001E7A27">
        <w:rPr>
          <w:rFonts w:cs="Times New Roman"/>
          <w:sz w:val="20"/>
          <w:szCs w:val="20"/>
          <w:lang w:val="en-GB"/>
        </w:rPr>
        <w:t>.</w:t>
      </w:r>
    </w:p>
    <w:p w14:paraId="480A8CFE" w14:textId="56BCC75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Ishijima, K. et al., 2007: Temporal variations of the atmospheric nitrous oxide concentration and its δ15N and δ18O for the latter half of the 20th century reconstructed from firn air analyses. </w:t>
      </w:r>
      <w:r w:rsidRPr="001E7A27">
        <w:rPr>
          <w:rFonts w:cs="Times New Roman"/>
          <w:i/>
          <w:sz w:val="20"/>
          <w:szCs w:val="20"/>
          <w:lang w:val="en-GB"/>
        </w:rPr>
        <w:t>Journal of Geophysical Research</w:t>
      </w:r>
      <w:r w:rsidRPr="001E7A27">
        <w:rPr>
          <w:rFonts w:cs="Times New Roman"/>
          <w:sz w:val="20"/>
          <w:szCs w:val="20"/>
          <w:lang w:val="en-GB"/>
        </w:rPr>
        <w:t xml:space="preserve">, </w:t>
      </w:r>
      <w:r w:rsidRPr="001E7A27">
        <w:rPr>
          <w:rFonts w:cs="Times New Roman"/>
          <w:b/>
          <w:sz w:val="20"/>
          <w:szCs w:val="20"/>
          <w:lang w:val="en-GB"/>
        </w:rPr>
        <w:t>112(D3)</w:t>
      </w:r>
      <w:r w:rsidRPr="001E7A27">
        <w:rPr>
          <w:rFonts w:cs="Times New Roman"/>
          <w:sz w:val="20"/>
          <w:szCs w:val="20"/>
          <w:lang w:val="en-GB"/>
        </w:rPr>
        <w:t>, D03305, doi:</w:t>
      </w:r>
      <w:hyperlink r:id="rId513" w:history="1">
        <w:r w:rsidRPr="001E7A27">
          <w:rPr>
            <w:rStyle w:val="Hyperlink"/>
            <w:rFonts w:cs="Times New Roman"/>
            <w:sz w:val="20"/>
            <w:szCs w:val="20"/>
            <w:lang w:val="en-GB"/>
          </w:rPr>
          <w:t>10.1029/2006jd007208</w:t>
        </w:r>
      </w:hyperlink>
      <w:r w:rsidRPr="001E7A27">
        <w:rPr>
          <w:rFonts w:cs="Times New Roman"/>
          <w:sz w:val="20"/>
          <w:szCs w:val="20"/>
          <w:lang w:val="en-GB"/>
        </w:rPr>
        <w:t>.</w:t>
      </w:r>
    </w:p>
    <w:p w14:paraId="2338AAC1" w14:textId="44141FF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Ito, A., 2017: Solar radiation management and ecosystem functional responses. </w:t>
      </w:r>
      <w:r w:rsidRPr="001E7A27">
        <w:rPr>
          <w:rFonts w:cs="Times New Roman"/>
          <w:i/>
          <w:sz w:val="20"/>
          <w:szCs w:val="20"/>
          <w:lang w:val="en-GB"/>
        </w:rPr>
        <w:t>Climatic Change</w:t>
      </w:r>
      <w:r w:rsidRPr="001E7A27">
        <w:rPr>
          <w:rFonts w:cs="Times New Roman"/>
          <w:sz w:val="20"/>
          <w:szCs w:val="20"/>
          <w:lang w:val="en-GB"/>
        </w:rPr>
        <w:t xml:space="preserve">, </w:t>
      </w:r>
      <w:r w:rsidRPr="001E7A27">
        <w:rPr>
          <w:rFonts w:cs="Times New Roman"/>
          <w:b/>
          <w:sz w:val="20"/>
          <w:szCs w:val="20"/>
          <w:lang w:val="en-GB"/>
        </w:rPr>
        <w:t>142(1–2)</w:t>
      </w:r>
      <w:r w:rsidRPr="001E7A27">
        <w:rPr>
          <w:rFonts w:cs="Times New Roman"/>
          <w:sz w:val="20"/>
          <w:szCs w:val="20"/>
          <w:lang w:val="en-GB"/>
        </w:rPr>
        <w:t>, 53–66, doi:</w:t>
      </w:r>
      <w:hyperlink r:id="rId514" w:history="1">
        <w:r w:rsidRPr="001E7A27">
          <w:rPr>
            <w:rStyle w:val="Hyperlink"/>
            <w:rFonts w:cs="Times New Roman"/>
            <w:sz w:val="20"/>
            <w:szCs w:val="20"/>
            <w:lang w:val="en-GB"/>
          </w:rPr>
          <w:t>10.1007/s10584-017-1930-3</w:t>
        </w:r>
      </w:hyperlink>
      <w:r w:rsidRPr="001E7A27">
        <w:rPr>
          <w:rFonts w:cs="Times New Roman"/>
          <w:sz w:val="20"/>
          <w:szCs w:val="20"/>
          <w:lang w:val="en-GB"/>
        </w:rPr>
        <w:t>.</w:t>
      </w:r>
    </w:p>
    <w:p w14:paraId="531C26BE" w14:textId="208A9B8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Ito, A., 2019: Disequilibrium of terrestrial ecosystem CO2 budget caused by disturbance-induced emissions and non-CO2 carbon export flows: A global model assessment. </w:t>
      </w:r>
      <w:r w:rsidRPr="001E7A27">
        <w:rPr>
          <w:rFonts w:cs="Times New Roman"/>
          <w:i/>
          <w:sz w:val="20"/>
          <w:szCs w:val="20"/>
          <w:lang w:val="en-GB"/>
        </w:rPr>
        <w:t>Earth System Dynamics</w:t>
      </w:r>
      <w:r w:rsidRPr="001E7A27">
        <w:rPr>
          <w:rFonts w:cs="Times New Roman"/>
          <w:sz w:val="20"/>
          <w:szCs w:val="20"/>
          <w:lang w:val="en-GB"/>
        </w:rPr>
        <w:t xml:space="preserve">, </w:t>
      </w:r>
      <w:r w:rsidRPr="001E7A27">
        <w:rPr>
          <w:rFonts w:cs="Times New Roman"/>
          <w:b/>
          <w:sz w:val="20"/>
          <w:szCs w:val="20"/>
          <w:lang w:val="en-GB"/>
        </w:rPr>
        <w:t>10(4)</w:t>
      </w:r>
      <w:r w:rsidRPr="001E7A27">
        <w:rPr>
          <w:rFonts w:cs="Times New Roman"/>
          <w:sz w:val="20"/>
          <w:szCs w:val="20"/>
          <w:lang w:val="en-GB"/>
        </w:rPr>
        <w:t>, 685–709, doi:</w:t>
      </w:r>
      <w:hyperlink r:id="rId515" w:history="1">
        <w:r w:rsidRPr="001E7A27">
          <w:rPr>
            <w:rStyle w:val="Hyperlink"/>
            <w:rFonts w:cs="Times New Roman"/>
            <w:sz w:val="20"/>
            <w:szCs w:val="20"/>
            <w:lang w:val="en-GB"/>
          </w:rPr>
          <w:t>10.5194/esd-10-685-2019</w:t>
        </w:r>
      </w:hyperlink>
      <w:r w:rsidRPr="001E7A27">
        <w:rPr>
          <w:rFonts w:cs="Times New Roman"/>
          <w:sz w:val="20"/>
          <w:szCs w:val="20"/>
          <w:lang w:val="en-GB"/>
        </w:rPr>
        <w:t>.</w:t>
      </w:r>
    </w:p>
    <w:p w14:paraId="007D6768" w14:textId="59B91EF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Ito, A., 2020: Bottom-up evaluation of the regional methane budget of northern lands from 1980 to 2015. </w:t>
      </w:r>
      <w:r w:rsidRPr="001E7A27">
        <w:rPr>
          <w:rFonts w:cs="Times New Roman"/>
          <w:i/>
          <w:sz w:val="20"/>
          <w:szCs w:val="20"/>
          <w:lang w:val="en-GB"/>
        </w:rPr>
        <w:t>Polar Science</w:t>
      </w:r>
      <w:r w:rsidRPr="001E7A27">
        <w:rPr>
          <w:rFonts w:cs="Times New Roman"/>
          <w:sz w:val="20"/>
          <w:szCs w:val="20"/>
          <w:lang w:val="en-GB"/>
        </w:rPr>
        <w:t>, 100558, doi:</w:t>
      </w:r>
      <w:hyperlink r:id="rId516" w:history="1">
        <w:r w:rsidRPr="001E7A27">
          <w:rPr>
            <w:rStyle w:val="Hyperlink"/>
            <w:rFonts w:cs="Times New Roman"/>
            <w:sz w:val="20"/>
            <w:szCs w:val="20"/>
            <w:lang w:val="en-GB"/>
          </w:rPr>
          <w:t>10.1016/j.polar.2020.100558</w:t>
        </w:r>
      </w:hyperlink>
      <w:r w:rsidRPr="001E7A27">
        <w:rPr>
          <w:rFonts w:cs="Times New Roman"/>
          <w:sz w:val="20"/>
          <w:szCs w:val="20"/>
          <w:lang w:val="en-GB"/>
        </w:rPr>
        <w:t>.</w:t>
      </w:r>
    </w:p>
    <w:p w14:paraId="2DE704DD" w14:textId="4200081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Ito, T., S. Minobe, M.C. Long, and C. Deutsch, 2017: Upper ocean O2 trends: 1958-2015.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44(9)</w:t>
      </w:r>
      <w:r w:rsidRPr="001E7A27">
        <w:rPr>
          <w:rFonts w:cs="Times New Roman"/>
          <w:sz w:val="20"/>
          <w:szCs w:val="20"/>
          <w:lang w:val="en-GB"/>
        </w:rPr>
        <w:t>, 4214–4223, doi:</w:t>
      </w:r>
      <w:hyperlink r:id="rId517" w:history="1">
        <w:r w:rsidRPr="001E7A27">
          <w:rPr>
            <w:rStyle w:val="Hyperlink"/>
            <w:rFonts w:cs="Times New Roman"/>
            <w:sz w:val="20"/>
            <w:szCs w:val="20"/>
            <w:lang w:val="en-GB"/>
          </w:rPr>
          <w:t>10.1002/2017gl073613</w:t>
        </w:r>
      </w:hyperlink>
      <w:r w:rsidRPr="001E7A27">
        <w:rPr>
          <w:rFonts w:cs="Times New Roman"/>
          <w:sz w:val="20"/>
          <w:szCs w:val="20"/>
          <w:lang w:val="en-GB"/>
        </w:rPr>
        <w:t>.</w:t>
      </w:r>
    </w:p>
    <w:p w14:paraId="164382DF" w14:textId="1A08419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Ito, T. et al., 2015: Sustained growth of the Southern Ocean carbon storage in a warming climate.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42(11)</w:t>
      </w:r>
      <w:r w:rsidRPr="001E7A27">
        <w:rPr>
          <w:rFonts w:cs="Times New Roman"/>
          <w:sz w:val="20"/>
          <w:szCs w:val="20"/>
          <w:lang w:val="en-GB"/>
        </w:rPr>
        <w:t>, 4516–4522, doi:</w:t>
      </w:r>
      <w:hyperlink r:id="rId518" w:history="1">
        <w:r w:rsidRPr="001E7A27">
          <w:rPr>
            <w:rStyle w:val="Hyperlink"/>
            <w:rFonts w:cs="Times New Roman"/>
            <w:sz w:val="20"/>
            <w:szCs w:val="20"/>
            <w:lang w:val="en-GB"/>
          </w:rPr>
          <w:t>10.1002/2015gl064320</w:t>
        </w:r>
      </w:hyperlink>
      <w:r w:rsidRPr="001E7A27">
        <w:rPr>
          <w:rFonts w:cs="Times New Roman"/>
          <w:sz w:val="20"/>
          <w:szCs w:val="20"/>
          <w:lang w:val="en-GB"/>
        </w:rPr>
        <w:t>.</w:t>
      </w:r>
    </w:p>
    <w:p w14:paraId="49CA23DD" w14:textId="35EDE74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Iudicone, D. et al., 2016: The formation of the ocean’s anthropogenic carbon reservoir.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6(1)</w:t>
      </w:r>
      <w:r w:rsidRPr="001E7A27">
        <w:rPr>
          <w:rFonts w:cs="Times New Roman"/>
          <w:sz w:val="20"/>
          <w:szCs w:val="20"/>
          <w:lang w:val="en-GB"/>
        </w:rPr>
        <w:t>, 35473, doi:</w:t>
      </w:r>
      <w:hyperlink r:id="rId519" w:history="1">
        <w:r w:rsidRPr="001E7A27">
          <w:rPr>
            <w:rStyle w:val="Hyperlink"/>
            <w:rFonts w:cs="Times New Roman"/>
            <w:sz w:val="20"/>
            <w:szCs w:val="20"/>
            <w:lang w:val="en-GB"/>
          </w:rPr>
          <w:t>10.1038/srep35473</w:t>
        </w:r>
      </w:hyperlink>
      <w:r w:rsidRPr="001E7A27">
        <w:rPr>
          <w:rFonts w:cs="Times New Roman"/>
          <w:sz w:val="20"/>
          <w:szCs w:val="20"/>
          <w:lang w:val="en-GB"/>
        </w:rPr>
        <w:t>.</w:t>
      </w:r>
    </w:p>
    <w:p w14:paraId="02CE1FA8" w14:textId="1D266B3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Jaccard, S., E. Galbraith, T. Frölicher, and N. Gruber, 2014: Ocean (de)oxygenation across the last deglaciation: insights for the future. </w:t>
      </w:r>
      <w:r w:rsidRPr="001E7A27">
        <w:rPr>
          <w:rFonts w:cs="Times New Roman"/>
          <w:i/>
          <w:sz w:val="20"/>
          <w:szCs w:val="20"/>
          <w:lang w:val="en-GB"/>
        </w:rPr>
        <w:t>Oceanography</w:t>
      </w:r>
      <w:r w:rsidRPr="001E7A27">
        <w:rPr>
          <w:rFonts w:cs="Times New Roman"/>
          <w:sz w:val="20"/>
          <w:szCs w:val="20"/>
          <w:lang w:val="en-GB"/>
        </w:rPr>
        <w:t xml:space="preserve">, </w:t>
      </w:r>
      <w:r w:rsidRPr="001E7A27">
        <w:rPr>
          <w:rFonts w:cs="Times New Roman"/>
          <w:b/>
          <w:sz w:val="20"/>
          <w:szCs w:val="20"/>
          <w:lang w:val="en-GB"/>
        </w:rPr>
        <w:t>27(1)</w:t>
      </w:r>
      <w:r w:rsidRPr="001E7A27">
        <w:rPr>
          <w:rFonts w:cs="Times New Roman"/>
          <w:sz w:val="20"/>
          <w:szCs w:val="20"/>
          <w:lang w:val="en-GB"/>
        </w:rPr>
        <w:t>, 26–35, doi:</w:t>
      </w:r>
      <w:hyperlink r:id="rId520" w:history="1">
        <w:r w:rsidRPr="001E7A27">
          <w:rPr>
            <w:rStyle w:val="Hyperlink"/>
            <w:rFonts w:cs="Times New Roman"/>
            <w:sz w:val="20"/>
            <w:szCs w:val="20"/>
            <w:lang w:val="en-GB"/>
          </w:rPr>
          <w:t>10.5670/oceanog.2014.05</w:t>
        </w:r>
      </w:hyperlink>
      <w:r w:rsidRPr="001E7A27">
        <w:rPr>
          <w:rFonts w:cs="Times New Roman"/>
          <w:sz w:val="20"/>
          <w:szCs w:val="20"/>
          <w:lang w:val="en-GB"/>
        </w:rPr>
        <w:t>.</w:t>
      </w:r>
    </w:p>
    <w:p w14:paraId="65EC80FC" w14:textId="30312CD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Jaccard, S.L. and E.D. Galbraith, 2012: Large climate-driven changes of oceanic oxygen concentrations during the last deglaciation.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5(2)</w:t>
      </w:r>
      <w:r w:rsidRPr="001E7A27">
        <w:rPr>
          <w:rFonts w:cs="Times New Roman"/>
          <w:sz w:val="20"/>
          <w:szCs w:val="20"/>
          <w:lang w:val="en-GB"/>
        </w:rPr>
        <w:t>, 151–156, doi:</w:t>
      </w:r>
      <w:hyperlink r:id="rId521" w:history="1">
        <w:r w:rsidRPr="001E7A27">
          <w:rPr>
            <w:rStyle w:val="Hyperlink"/>
            <w:rFonts w:cs="Times New Roman"/>
            <w:sz w:val="20"/>
            <w:szCs w:val="20"/>
            <w:lang w:val="en-GB"/>
          </w:rPr>
          <w:t>10.1038/ngeo1352</w:t>
        </w:r>
      </w:hyperlink>
      <w:r w:rsidRPr="001E7A27">
        <w:rPr>
          <w:rFonts w:cs="Times New Roman"/>
          <w:sz w:val="20"/>
          <w:szCs w:val="20"/>
          <w:lang w:val="en-GB"/>
        </w:rPr>
        <w:t>.</w:t>
      </w:r>
    </w:p>
    <w:p w14:paraId="6991049F" w14:textId="0A11F7B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Jaccard, S.L., E.D. Galbraith, A. Martínez-García, and R.F. Anderson, 2016: Covariation of deep Southern Ocean oxygenation and atmospheric CO2 through the last ice age.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530(7589)</w:t>
      </w:r>
      <w:r w:rsidRPr="001E7A27">
        <w:rPr>
          <w:rFonts w:cs="Times New Roman"/>
          <w:sz w:val="20"/>
          <w:szCs w:val="20"/>
          <w:lang w:val="en-GB"/>
        </w:rPr>
        <w:t>, 207–210, doi:</w:t>
      </w:r>
      <w:hyperlink r:id="rId522" w:history="1">
        <w:r w:rsidRPr="001E7A27">
          <w:rPr>
            <w:rStyle w:val="Hyperlink"/>
            <w:rFonts w:cs="Times New Roman"/>
            <w:sz w:val="20"/>
            <w:szCs w:val="20"/>
            <w:lang w:val="en-GB"/>
          </w:rPr>
          <w:t>10.1038/nature16514</w:t>
        </w:r>
      </w:hyperlink>
      <w:r w:rsidRPr="001E7A27">
        <w:rPr>
          <w:rFonts w:cs="Times New Roman"/>
          <w:sz w:val="20"/>
          <w:szCs w:val="20"/>
          <w:lang w:val="en-GB"/>
        </w:rPr>
        <w:t>.</w:t>
      </w:r>
    </w:p>
    <w:p w14:paraId="6E59E27A" w14:textId="3B85912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Jaccard, S.L. et al., 2009: Subarctic Pacific evidence for a glacial deepening of the oceanic respired carbon pool. </w:t>
      </w:r>
      <w:r w:rsidRPr="001E7A27">
        <w:rPr>
          <w:rFonts w:cs="Times New Roman"/>
          <w:i/>
          <w:sz w:val="20"/>
          <w:szCs w:val="20"/>
          <w:lang w:val="en-GB"/>
        </w:rPr>
        <w:t>Earth and Planetary Science Letters</w:t>
      </w:r>
      <w:r w:rsidRPr="001E7A27">
        <w:rPr>
          <w:rFonts w:cs="Times New Roman"/>
          <w:sz w:val="20"/>
          <w:szCs w:val="20"/>
          <w:lang w:val="en-GB"/>
        </w:rPr>
        <w:t xml:space="preserve">, </w:t>
      </w:r>
      <w:r w:rsidRPr="001E7A27">
        <w:rPr>
          <w:rFonts w:cs="Times New Roman"/>
          <w:b/>
          <w:sz w:val="20"/>
          <w:szCs w:val="20"/>
          <w:lang w:val="en-GB"/>
        </w:rPr>
        <w:t>277(1–2)</w:t>
      </w:r>
      <w:r w:rsidRPr="001E7A27">
        <w:rPr>
          <w:rFonts w:cs="Times New Roman"/>
          <w:sz w:val="20"/>
          <w:szCs w:val="20"/>
          <w:lang w:val="en-GB"/>
        </w:rPr>
        <w:t>, 156–165, doi:</w:t>
      </w:r>
      <w:hyperlink r:id="rId523" w:history="1">
        <w:r w:rsidRPr="001E7A27">
          <w:rPr>
            <w:rStyle w:val="Hyperlink"/>
            <w:rFonts w:cs="Times New Roman"/>
            <w:sz w:val="20"/>
            <w:szCs w:val="20"/>
            <w:lang w:val="en-GB"/>
          </w:rPr>
          <w:t>10.1016/j.epsl.2008.10.017</w:t>
        </w:r>
      </w:hyperlink>
      <w:r w:rsidRPr="001E7A27">
        <w:rPr>
          <w:rFonts w:cs="Times New Roman"/>
          <w:sz w:val="20"/>
          <w:szCs w:val="20"/>
          <w:lang w:val="en-GB"/>
        </w:rPr>
        <w:t>.</w:t>
      </w:r>
    </w:p>
    <w:p w14:paraId="0E1F28B8" w14:textId="509B943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Jackson, R.B., E.I. Solomon, J.G. Canadell, M. Cargnello, and C.B. Field, 2019: Methane removal and atmospheric restoration. </w:t>
      </w:r>
      <w:r w:rsidRPr="001E7A27">
        <w:rPr>
          <w:rFonts w:cs="Times New Roman"/>
          <w:i/>
          <w:sz w:val="20"/>
          <w:szCs w:val="20"/>
          <w:lang w:val="en-GB"/>
        </w:rPr>
        <w:t>Nature Sustainability</w:t>
      </w:r>
      <w:r w:rsidRPr="001E7A27">
        <w:rPr>
          <w:rFonts w:cs="Times New Roman"/>
          <w:sz w:val="20"/>
          <w:szCs w:val="20"/>
          <w:lang w:val="en-GB"/>
        </w:rPr>
        <w:t xml:space="preserve">, </w:t>
      </w:r>
      <w:r w:rsidRPr="001E7A27">
        <w:rPr>
          <w:rFonts w:cs="Times New Roman"/>
          <w:b/>
          <w:sz w:val="20"/>
          <w:szCs w:val="20"/>
          <w:lang w:val="en-GB"/>
        </w:rPr>
        <w:t>2(6)</w:t>
      </w:r>
      <w:r w:rsidRPr="001E7A27">
        <w:rPr>
          <w:rFonts w:cs="Times New Roman"/>
          <w:sz w:val="20"/>
          <w:szCs w:val="20"/>
          <w:lang w:val="en-GB"/>
        </w:rPr>
        <w:t>, 436–438, doi:</w:t>
      </w:r>
      <w:hyperlink r:id="rId524" w:history="1">
        <w:r w:rsidRPr="001E7A27">
          <w:rPr>
            <w:rStyle w:val="Hyperlink"/>
            <w:rFonts w:cs="Times New Roman"/>
            <w:sz w:val="20"/>
            <w:szCs w:val="20"/>
            <w:lang w:val="en-GB"/>
          </w:rPr>
          <w:t>10.1038/s41893-019-0299-x</w:t>
        </w:r>
      </w:hyperlink>
      <w:r w:rsidRPr="001E7A27">
        <w:rPr>
          <w:rFonts w:cs="Times New Roman"/>
          <w:sz w:val="20"/>
          <w:szCs w:val="20"/>
          <w:lang w:val="en-GB"/>
        </w:rPr>
        <w:t>.</w:t>
      </w:r>
    </w:p>
    <w:p w14:paraId="7B92829B" w14:textId="4801201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Jackson, R.B. et al., 2005: Atmospheric science: Trading water for carbon with biological carbon sequestration.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310(5756)</w:t>
      </w:r>
      <w:r w:rsidRPr="001E7A27">
        <w:rPr>
          <w:rFonts w:cs="Times New Roman"/>
          <w:sz w:val="20"/>
          <w:szCs w:val="20"/>
          <w:lang w:val="en-GB"/>
        </w:rPr>
        <w:t>, 1944–1947, doi:</w:t>
      </w:r>
      <w:hyperlink r:id="rId525" w:history="1">
        <w:r w:rsidRPr="001E7A27">
          <w:rPr>
            <w:rStyle w:val="Hyperlink"/>
            <w:rFonts w:cs="Times New Roman"/>
            <w:sz w:val="20"/>
            <w:szCs w:val="20"/>
            <w:lang w:val="en-GB"/>
          </w:rPr>
          <w:t>10.1126/science.1119282</w:t>
        </w:r>
      </w:hyperlink>
      <w:r w:rsidRPr="001E7A27">
        <w:rPr>
          <w:rFonts w:cs="Times New Roman"/>
          <w:sz w:val="20"/>
          <w:szCs w:val="20"/>
          <w:lang w:val="en-GB"/>
        </w:rPr>
        <w:t>.</w:t>
      </w:r>
    </w:p>
    <w:p w14:paraId="6E393A58" w14:textId="166592D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Jackson, R.B. et al., 2017: The ecology of soil carbon: pools, vulnerabilities, and biotic and abiotic controls. </w:t>
      </w:r>
      <w:r w:rsidRPr="001E7A27">
        <w:rPr>
          <w:rFonts w:cs="Times New Roman"/>
          <w:i/>
          <w:sz w:val="20"/>
          <w:szCs w:val="20"/>
          <w:lang w:val="en-GB"/>
        </w:rPr>
        <w:t>Annual Review of Ecology, Evolution, and Systematics</w:t>
      </w:r>
      <w:r w:rsidRPr="001E7A27">
        <w:rPr>
          <w:rFonts w:cs="Times New Roman"/>
          <w:sz w:val="20"/>
          <w:szCs w:val="20"/>
          <w:lang w:val="en-GB"/>
        </w:rPr>
        <w:t xml:space="preserve">, </w:t>
      </w:r>
      <w:r w:rsidRPr="001E7A27">
        <w:rPr>
          <w:rFonts w:cs="Times New Roman"/>
          <w:b/>
          <w:sz w:val="20"/>
          <w:szCs w:val="20"/>
          <w:lang w:val="en-GB"/>
        </w:rPr>
        <w:t>48(1)</w:t>
      </w:r>
      <w:r w:rsidRPr="001E7A27">
        <w:rPr>
          <w:rFonts w:cs="Times New Roman"/>
          <w:sz w:val="20"/>
          <w:szCs w:val="20"/>
          <w:lang w:val="en-GB"/>
        </w:rPr>
        <w:t>, 419–445, doi:</w:t>
      </w:r>
      <w:hyperlink r:id="rId526" w:history="1">
        <w:r w:rsidRPr="001E7A27">
          <w:rPr>
            <w:rStyle w:val="Hyperlink"/>
            <w:rFonts w:cs="Times New Roman"/>
            <w:sz w:val="20"/>
            <w:szCs w:val="20"/>
            <w:lang w:val="en-GB"/>
          </w:rPr>
          <w:t>10.1146/annurev-ecolsys-112414-054234</w:t>
        </w:r>
      </w:hyperlink>
      <w:r w:rsidRPr="001E7A27">
        <w:rPr>
          <w:rFonts w:cs="Times New Roman"/>
          <w:sz w:val="20"/>
          <w:szCs w:val="20"/>
          <w:lang w:val="en-GB"/>
        </w:rPr>
        <w:t>.</w:t>
      </w:r>
    </w:p>
    <w:p w14:paraId="51BF8525" w14:textId="7467BB2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Jackson, R.B. et al., 2020: Increasing anthropogenic methane emissions arise equally from agricultural and fossil fuel sources.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15(7)</w:t>
      </w:r>
      <w:r w:rsidRPr="001E7A27">
        <w:rPr>
          <w:rFonts w:cs="Times New Roman"/>
          <w:sz w:val="20"/>
          <w:szCs w:val="20"/>
          <w:lang w:val="en-GB"/>
        </w:rPr>
        <w:t>, 071002, doi:</w:t>
      </w:r>
      <w:hyperlink r:id="rId527" w:history="1">
        <w:r w:rsidRPr="001E7A27">
          <w:rPr>
            <w:rStyle w:val="Hyperlink"/>
            <w:rFonts w:cs="Times New Roman"/>
            <w:sz w:val="20"/>
            <w:szCs w:val="20"/>
            <w:lang w:val="en-GB"/>
          </w:rPr>
          <w:t>10.1088/1748-9326/ab9ed2</w:t>
        </w:r>
      </w:hyperlink>
      <w:r w:rsidRPr="001E7A27">
        <w:rPr>
          <w:rFonts w:cs="Times New Roman"/>
          <w:sz w:val="20"/>
          <w:szCs w:val="20"/>
          <w:lang w:val="en-GB"/>
        </w:rPr>
        <w:t>.</w:t>
      </w:r>
    </w:p>
    <w:p w14:paraId="4A83BE4E" w14:textId="76285BD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Jacobson, A.R., S.E. Mikaloff Fletcher, N. Gruber, J.L. Sarmiento, and M. Gloor, 2007: A joint atmosphere-ocean inversion for surface fluxes of carbon dioxide: 1. Methods and global-scale fluxes.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21(1)</w:t>
      </w:r>
      <w:r w:rsidRPr="001E7A27">
        <w:rPr>
          <w:rFonts w:cs="Times New Roman"/>
          <w:sz w:val="20"/>
          <w:szCs w:val="20"/>
          <w:lang w:val="en-GB"/>
        </w:rPr>
        <w:t>, doi:</w:t>
      </w:r>
      <w:hyperlink r:id="rId528" w:history="1">
        <w:r w:rsidRPr="001E7A27">
          <w:rPr>
            <w:rStyle w:val="Hyperlink"/>
            <w:rFonts w:cs="Times New Roman"/>
            <w:sz w:val="20"/>
            <w:szCs w:val="20"/>
            <w:lang w:val="en-GB"/>
          </w:rPr>
          <w:t>10.1029/2005gb002556</w:t>
        </w:r>
      </w:hyperlink>
      <w:r w:rsidRPr="001E7A27">
        <w:rPr>
          <w:rFonts w:cs="Times New Roman"/>
          <w:sz w:val="20"/>
          <w:szCs w:val="20"/>
          <w:lang w:val="en-GB"/>
        </w:rPr>
        <w:t>.</w:t>
      </w:r>
    </w:p>
    <w:p w14:paraId="05573513" w14:textId="111E366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Jans, Y., G. Berndes, J. Heinke, W. Lucht, and D. Gerten, 2018: Biomass production in plantations: Land constraints </w:t>
      </w:r>
      <w:r w:rsidRPr="001E7A27">
        <w:rPr>
          <w:rFonts w:cs="Times New Roman"/>
          <w:sz w:val="20"/>
          <w:szCs w:val="20"/>
          <w:lang w:val="en-GB"/>
        </w:rPr>
        <w:lastRenderedPageBreak/>
        <w:t xml:space="preserve">increase dependency on irrigation water. </w:t>
      </w:r>
      <w:r w:rsidRPr="001E7A27">
        <w:rPr>
          <w:rFonts w:cs="Times New Roman"/>
          <w:i/>
          <w:sz w:val="20"/>
          <w:szCs w:val="20"/>
          <w:lang w:val="en-GB"/>
        </w:rPr>
        <w:t>GCB Bioenergy</w:t>
      </w:r>
      <w:r w:rsidRPr="001E7A27">
        <w:rPr>
          <w:rFonts w:cs="Times New Roman"/>
          <w:sz w:val="20"/>
          <w:szCs w:val="20"/>
          <w:lang w:val="en-GB"/>
        </w:rPr>
        <w:t xml:space="preserve">, </w:t>
      </w:r>
      <w:r w:rsidRPr="001E7A27">
        <w:rPr>
          <w:rFonts w:cs="Times New Roman"/>
          <w:b/>
          <w:sz w:val="20"/>
          <w:szCs w:val="20"/>
          <w:lang w:val="en-GB"/>
        </w:rPr>
        <w:t>10(9)</w:t>
      </w:r>
      <w:r w:rsidRPr="001E7A27">
        <w:rPr>
          <w:rFonts w:cs="Times New Roman"/>
          <w:sz w:val="20"/>
          <w:szCs w:val="20"/>
          <w:lang w:val="en-GB"/>
        </w:rPr>
        <w:t>, 628–644, doi:</w:t>
      </w:r>
      <w:hyperlink r:id="rId529" w:history="1">
        <w:r w:rsidRPr="001E7A27">
          <w:rPr>
            <w:rStyle w:val="Hyperlink"/>
            <w:rFonts w:cs="Times New Roman"/>
            <w:sz w:val="20"/>
            <w:szCs w:val="20"/>
            <w:lang w:val="en-GB"/>
          </w:rPr>
          <w:t>10.1111/gcbb.12530</w:t>
        </w:r>
      </w:hyperlink>
      <w:r w:rsidRPr="001E7A27">
        <w:rPr>
          <w:rFonts w:cs="Times New Roman"/>
          <w:sz w:val="20"/>
          <w:szCs w:val="20"/>
          <w:lang w:val="en-GB"/>
        </w:rPr>
        <w:t>.</w:t>
      </w:r>
    </w:p>
    <w:p w14:paraId="4F1B058F" w14:textId="64BCA45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Janssens-Maenhout, G. et al., 2017: EDGAR v4.3.2 Global Atlas of the three major Greenhouse Gas Emissions for the period 1970-2012. </w:t>
      </w:r>
      <w:r w:rsidRPr="001E7A27">
        <w:rPr>
          <w:rFonts w:cs="Times New Roman"/>
          <w:i/>
          <w:sz w:val="20"/>
          <w:szCs w:val="20"/>
          <w:lang w:val="en-GB"/>
        </w:rPr>
        <w:t>Earth System Science Data Discussions</w:t>
      </w:r>
      <w:r w:rsidRPr="001E7A27">
        <w:rPr>
          <w:rFonts w:cs="Times New Roman"/>
          <w:sz w:val="20"/>
          <w:szCs w:val="20"/>
          <w:lang w:val="en-GB"/>
        </w:rPr>
        <w:t xml:space="preserve">, </w:t>
      </w:r>
      <w:r w:rsidRPr="001E7A27">
        <w:rPr>
          <w:rFonts w:cs="Times New Roman"/>
          <w:b/>
          <w:sz w:val="20"/>
          <w:szCs w:val="20"/>
          <w:lang w:val="en-GB"/>
        </w:rPr>
        <w:t>(in prep)</w:t>
      </w:r>
      <w:r w:rsidRPr="001E7A27">
        <w:rPr>
          <w:rFonts w:cs="Times New Roman"/>
          <w:sz w:val="20"/>
          <w:szCs w:val="20"/>
          <w:lang w:val="en-GB"/>
        </w:rPr>
        <w:t>, 1–55, doi:</w:t>
      </w:r>
      <w:hyperlink r:id="rId530" w:history="1">
        <w:r w:rsidRPr="001E7A27">
          <w:rPr>
            <w:rStyle w:val="Hyperlink"/>
            <w:rFonts w:cs="Times New Roman"/>
            <w:sz w:val="20"/>
            <w:szCs w:val="20"/>
            <w:lang w:val="en-GB"/>
          </w:rPr>
          <w:t>10.5194/essd-2017-79</w:t>
        </w:r>
      </w:hyperlink>
      <w:r w:rsidRPr="001E7A27">
        <w:rPr>
          <w:rFonts w:cs="Times New Roman"/>
          <w:sz w:val="20"/>
          <w:szCs w:val="20"/>
          <w:lang w:val="en-GB"/>
        </w:rPr>
        <w:t>.</w:t>
      </w:r>
    </w:p>
    <w:p w14:paraId="33FA3371" w14:textId="352DE2E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Janssens-Maenhout, G. et al., 2019: EDGAR v4.3.2 Global atlas of the three major greenhouse gas emissions for the period 1970-2012.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11(3)</w:t>
      </w:r>
      <w:r w:rsidRPr="001E7A27">
        <w:rPr>
          <w:rFonts w:cs="Times New Roman"/>
          <w:sz w:val="20"/>
          <w:szCs w:val="20"/>
          <w:lang w:val="en-GB"/>
        </w:rPr>
        <w:t>, 959–1002, doi:</w:t>
      </w:r>
      <w:hyperlink r:id="rId531" w:history="1">
        <w:r w:rsidRPr="001E7A27">
          <w:rPr>
            <w:rStyle w:val="Hyperlink"/>
            <w:rFonts w:cs="Times New Roman"/>
            <w:sz w:val="20"/>
            <w:szCs w:val="20"/>
            <w:lang w:val="en-GB"/>
          </w:rPr>
          <w:t>10.5194/essd-11-959-2019</w:t>
        </w:r>
      </w:hyperlink>
      <w:r w:rsidRPr="001E7A27">
        <w:rPr>
          <w:rFonts w:cs="Times New Roman"/>
          <w:sz w:val="20"/>
          <w:szCs w:val="20"/>
          <w:lang w:val="en-GB"/>
        </w:rPr>
        <w:t>.</w:t>
      </w:r>
    </w:p>
    <w:p w14:paraId="3C67C9C2" w14:textId="5F8082B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Jeffery, S., F.G.A. Verheijen, C. Kammann, and D. Abalos, 2016: Biochar effects on methane emissions from soils: A meta-analysis. </w:t>
      </w:r>
      <w:r w:rsidRPr="001E7A27">
        <w:rPr>
          <w:rFonts w:cs="Times New Roman"/>
          <w:i/>
          <w:sz w:val="20"/>
          <w:szCs w:val="20"/>
          <w:lang w:val="en-GB"/>
        </w:rPr>
        <w:t>Soil Biology and Biochemistry</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251–258, doi:</w:t>
      </w:r>
      <w:hyperlink r:id="rId532" w:history="1">
        <w:r w:rsidRPr="001E7A27">
          <w:rPr>
            <w:rStyle w:val="Hyperlink"/>
            <w:rFonts w:cs="Times New Roman"/>
            <w:sz w:val="20"/>
            <w:szCs w:val="20"/>
            <w:lang w:val="en-GB"/>
          </w:rPr>
          <w:t>10.1016/j.soilbio.2016.07.021</w:t>
        </w:r>
      </w:hyperlink>
      <w:r w:rsidRPr="001E7A27">
        <w:rPr>
          <w:rFonts w:cs="Times New Roman"/>
          <w:sz w:val="20"/>
          <w:szCs w:val="20"/>
          <w:lang w:val="en-GB"/>
        </w:rPr>
        <w:t>.</w:t>
      </w:r>
    </w:p>
    <w:p w14:paraId="60229964" w14:textId="618D713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Jeffrey, L.C. et al., 2019: Are methane emissions from mangrove stems a cryptic carbon loss pathway? Insights from a catastrophic forest mortality.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224(1)</w:t>
      </w:r>
      <w:r w:rsidRPr="001E7A27">
        <w:rPr>
          <w:rFonts w:cs="Times New Roman"/>
          <w:sz w:val="20"/>
          <w:szCs w:val="20"/>
          <w:lang w:val="en-GB"/>
        </w:rPr>
        <w:t>, 146–154, doi:</w:t>
      </w:r>
      <w:hyperlink r:id="rId533" w:history="1">
        <w:r w:rsidRPr="001E7A27">
          <w:rPr>
            <w:rStyle w:val="Hyperlink"/>
            <w:rFonts w:cs="Times New Roman"/>
            <w:sz w:val="20"/>
            <w:szCs w:val="20"/>
            <w:lang w:val="en-GB"/>
          </w:rPr>
          <w:t>10.1111/nph.15995</w:t>
        </w:r>
      </w:hyperlink>
      <w:r w:rsidRPr="001E7A27">
        <w:rPr>
          <w:rFonts w:cs="Times New Roman"/>
          <w:sz w:val="20"/>
          <w:szCs w:val="20"/>
          <w:lang w:val="en-GB"/>
        </w:rPr>
        <w:t>.</w:t>
      </w:r>
    </w:p>
    <w:p w14:paraId="0A3DC34C" w14:textId="1ABAED0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Jeltsch-Thömmes, A., G. Battaglia, O. Cartapanis, S.L. Jaccard, and F. Joos, 2019: Low terrestrial carbon storage at the Last Glacial Maximum: constraints from multi-proxy data. </w:t>
      </w:r>
      <w:r w:rsidRPr="001E7A27">
        <w:rPr>
          <w:rFonts w:cs="Times New Roman"/>
          <w:i/>
          <w:sz w:val="20"/>
          <w:szCs w:val="20"/>
          <w:lang w:val="en-GB"/>
        </w:rPr>
        <w:t>Climate of the Past</w:t>
      </w:r>
      <w:r w:rsidRPr="001E7A27">
        <w:rPr>
          <w:rFonts w:cs="Times New Roman"/>
          <w:sz w:val="20"/>
          <w:szCs w:val="20"/>
          <w:lang w:val="en-GB"/>
        </w:rPr>
        <w:t xml:space="preserve">, </w:t>
      </w:r>
      <w:r w:rsidRPr="001E7A27">
        <w:rPr>
          <w:rFonts w:cs="Times New Roman"/>
          <w:b/>
          <w:sz w:val="20"/>
          <w:szCs w:val="20"/>
          <w:lang w:val="en-GB"/>
        </w:rPr>
        <w:t>15(2)</w:t>
      </w:r>
      <w:r w:rsidRPr="001E7A27">
        <w:rPr>
          <w:rFonts w:cs="Times New Roman"/>
          <w:sz w:val="20"/>
          <w:szCs w:val="20"/>
          <w:lang w:val="en-GB"/>
        </w:rPr>
        <w:t>, 849–879, doi:</w:t>
      </w:r>
      <w:hyperlink r:id="rId534" w:history="1">
        <w:r w:rsidRPr="001E7A27">
          <w:rPr>
            <w:rStyle w:val="Hyperlink"/>
            <w:rFonts w:cs="Times New Roman"/>
            <w:sz w:val="20"/>
            <w:szCs w:val="20"/>
            <w:lang w:val="en-GB"/>
          </w:rPr>
          <w:t>10.5194/cp-15-849-2019</w:t>
        </w:r>
      </w:hyperlink>
      <w:r w:rsidRPr="001E7A27">
        <w:rPr>
          <w:rFonts w:cs="Times New Roman"/>
          <w:sz w:val="20"/>
          <w:szCs w:val="20"/>
          <w:lang w:val="en-GB"/>
        </w:rPr>
        <w:t>.</w:t>
      </w:r>
    </w:p>
    <w:p w14:paraId="10234F14" w14:textId="20877FA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Jenkins, S., R.J. Millar, N. Leach, and M.R. Allen, 2018: Framing Climate Goals in Terms of Cumulative CO2-Forcing-Equivalent Emissions.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45(6)</w:t>
      </w:r>
      <w:r w:rsidRPr="001E7A27">
        <w:rPr>
          <w:rFonts w:cs="Times New Roman"/>
          <w:sz w:val="20"/>
          <w:szCs w:val="20"/>
          <w:lang w:val="en-GB"/>
        </w:rPr>
        <w:t>, 2795–2804, doi:</w:t>
      </w:r>
      <w:hyperlink r:id="rId535" w:history="1">
        <w:r w:rsidRPr="001E7A27">
          <w:rPr>
            <w:rStyle w:val="Hyperlink"/>
            <w:rFonts w:cs="Times New Roman"/>
            <w:sz w:val="20"/>
            <w:szCs w:val="20"/>
            <w:lang w:val="en-GB"/>
          </w:rPr>
          <w:t>10.1002/2017gl076173</w:t>
        </w:r>
      </w:hyperlink>
      <w:r w:rsidRPr="001E7A27">
        <w:rPr>
          <w:rFonts w:cs="Times New Roman"/>
          <w:sz w:val="20"/>
          <w:szCs w:val="20"/>
          <w:lang w:val="en-GB"/>
        </w:rPr>
        <w:t>.</w:t>
      </w:r>
    </w:p>
    <w:p w14:paraId="0938DD86" w14:textId="2A79CE5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Ji, Q., A.R. Babbin, A. Jayakumar, S. Oleynik, and B.B. Ward, 2015: Nitrous oxide production by nitrification and denitrification in the Eastern Tropical South Pacific oxygen minimum zone.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42(24)</w:t>
      </w:r>
      <w:r w:rsidRPr="001E7A27">
        <w:rPr>
          <w:rFonts w:cs="Times New Roman"/>
          <w:sz w:val="20"/>
          <w:szCs w:val="20"/>
          <w:lang w:val="en-GB"/>
        </w:rPr>
        <w:t>, 10,755–10,764, doi:</w:t>
      </w:r>
      <w:hyperlink r:id="rId536" w:history="1">
        <w:r w:rsidRPr="001E7A27">
          <w:rPr>
            <w:rStyle w:val="Hyperlink"/>
            <w:rFonts w:cs="Times New Roman"/>
            <w:sz w:val="20"/>
            <w:szCs w:val="20"/>
            <w:lang w:val="en-GB"/>
          </w:rPr>
          <w:t>10.1002/2015gl066853</w:t>
        </w:r>
      </w:hyperlink>
      <w:r w:rsidRPr="001E7A27">
        <w:rPr>
          <w:rFonts w:cs="Times New Roman"/>
          <w:sz w:val="20"/>
          <w:szCs w:val="20"/>
          <w:lang w:val="en-GB"/>
        </w:rPr>
        <w:t>.</w:t>
      </w:r>
    </w:p>
    <w:p w14:paraId="1DED7D81" w14:textId="72510AD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Ji, Q. et al., 2019: Investigating the effect of El Niño on nitrous oxide distribution in the eastern tropical South Pacific.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16(9)</w:t>
      </w:r>
      <w:r w:rsidRPr="001E7A27">
        <w:rPr>
          <w:rFonts w:cs="Times New Roman"/>
          <w:sz w:val="20"/>
          <w:szCs w:val="20"/>
          <w:lang w:val="en-GB"/>
        </w:rPr>
        <w:t>, 2079–2093, doi:</w:t>
      </w:r>
      <w:hyperlink r:id="rId537" w:history="1">
        <w:r w:rsidRPr="001E7A27">
          <w:rPr>
            <w:rStyle w:val="Hyperlink"/>
            <w:rFonts w:cs="Times New Roman"/>
            <w:sz w:val="20"/>
            <w:szCs w:val="20"/>
            <w:lang w:val="en-GB"/>
          </w:rPr>
          <w:t>10.5194/bg-16-2079-2019</w:t>
        </w:r>
      </w:hyperlink>
      <w:r w:rsidRPr="001E7A27">
        <w:rPr>
          <w:rFonts w:cs="Times New Roman"/>
          <w:sz w:val="20"/>
          <w:szCs w:val="20"/>
          <w:lang w:val="en-GB"/>
        </w:rPr>
        <w:t>.</w:t>
      </w:r>
    </w:p>
    <w:p w14:paraId="2A1926C8" w14:textId="2877E2C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Jia, G. et al., 2019: Land–climate interactions. In: </w:t>
      </w:r>
      <w:r w:rsidRPr="001E7A27">
        <w:rPr>
          <w:rFonts w:cs="Times New Roman"/>
          <w:i/>
          <w:sz w:val="20"/>
          <w:szCs w:val="20"/>
          <w:lang w:val="en-GB"/>
        </w:rPr>
        <w:t>Climate Change and Land: an IPCC special report on climate change, desertification, land degradation, sustainable land management, food security, and greenhouse gas fluxes in terrestrial ecosystems.</w:t>
      </w:r>
      <w:r w:rsidRPr="001E7A27">
        <w:rPr>
          <w:rFonts w:cs="Times New Roman"/>
          <w:sz w:val="20"/>
          <w:szCs w:val="20"/>
          <w:lang w:val="en-GB"/>
        </w:rPr>
        <w:t xml:space="preserve"> [Shukla, P.R., J. Skea, E.C. Buendia, V. Masson-Delmotte, H.-O. Pörtner, D.C. Roberts, P. Zhai, R. Slade, S. Connors, R. Diemen, M. Ferrat, E. Haughey, S. Luz, S. Neogi, M. Pathak, J. Petzold, J.P. Pereira, P. Vyas, E. Huntley, K. Kissick, M. Belkacemi, and J. Malley (eds.)]. In Press, pp. 131–248.</w:t>
      </w:r>
    </w:p>
    <w:p w14:paraId="1A44BDB3" w14:textId="3BE6B18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Jiang, J., H. Zhang, and L. Cao, 2018: Simulated effect of sunshade solar geoengineering on the global carbon cycle. </w:t>
      </w:r>
      <w:r w:rsidRPr="001E7A27">
        <w:rPr>
          <w:rFonts w:cs="Times New Roman"/>
          <w:i/>
          <w:sz w:val="20"/>
          <w:szCs w:val="20"/>
          <w:lang w:val="en-GB"/>
        </w:rPr>
        <w:t>Science China Earth Sciences</w:t>
      </w:r>
      <w:r w:rsidRPr="001E7A27">
        <w:rPr>
          <w:rFonts w:cs="Times New Roman"/>
          <w:sz w:val="20"/>
          <w:szCs w:val="20"/>
          <w:lang w:val="en-GB"/>
        </w:rPr>
        <w:t xml:space="preserve">, </w:t>
      </w:r>
      <w:r w:rsidRPr="001E7A27">
        <w:rPr>
          <w:rFonts w:cs="Times New Roman"/>
          <w:b/>
          <w:sz w:val="20"/>
          <w:szCs w:val="20"/>
          <w:lang w:val="en-GB"/>
        </w:rPr>
        <w:t>61(9)</w:t>
      </w:r>
      <w:r w:rsidRPr="001E7A27">
        <w:rPr>
          <w:rFonts w:cs="Times New Roman"/>
          <w:sz w:val="20"/>
          <w:szCs w:val="20"/>
          <w:lang w:val="en-GB"/>
        </w:rPr>
        <w:t>, 1306–1315, doi:</w:t>
      </w:r>
      <w:hyperlink r:id="rId538" w:history="1">
        <w:r w:rsidRPr="001E7A27">
          <w:rPr>
            <w:rStyle w:val="Hyperlink"/>
            <w:rFonts w:cs="Times New Roman"/>
            <w:sz w:val="20"/>
            <w:szCs w:val="20"/>
            <w:lang w:val="en-GB"/>
          </w:rPr>
          <w:t>10.1007/s11430-017-9210-0</w:t>
        </w:r>
      </w:hyperlink>
      <w:r w:rsidRPr="001E7A27">
        <w:rPr>
          <w:rFonts w:cs="Times New Roman"/>
          <w:sz w:val="20"/>
          <w:szCs w:val="20"/>
          <w:lang w:val="en-GB"/>
        </w:rPr>
        <w:t>.</w:t>
      </w:r>
    </w:p>
    <w:p w14:paraId="1C35AE89" w14:textId="782D289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Jiang, L.-Q., B.R. Carter, R.A. Feely, S.K. Lauvset, and A. Olsen, 2019: Surface ocean pH and buffer capacity: past, present and future.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18624, doi:</w:t>
      </w:r>
      <w:hyperlink r:id="rId539" w:history="1">
        <w:r w:rsidRPr="001E7A27">
          <w:rPr>
            <w:rStyle w:val="Hyperlink"/>
            <w:rFonts w:cs="Times New Roman"/>
            <w:sz w:val="20"/>
            <w:szCs w:val="20"/>
            <w:lang w:val="en-GB"/>
          </w:rPr>
          <w:t>10.1038/s41598-019-55039-4</w:t>
        </w:r>
      </w:hyperlink>
      <w:r w:rsidRPr="001E7A27">
        <w:rPr>
          <w:rFonts w:cs="Times New Roman"/>
          <w:sz w:val="20"/>
          <w:szCs w:val="20"/>
          <w:lang w:val="en-GB"/>
        </w:rPr>
        <w:t>.</w:t>
      </w:r>
    </w:p>
    <w:p w14:paraId="777AADB9" w14:textId="52226B4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Jiang, M., J.W.G. Kelly, B.J. Atwell, D.T. Tissue, and B.E. Medlyn, 2021: Drought by CO2 interactions in trees: a test of the water savings mechanism. </w:t>
      </w:r>
      <w:r w:rsidRPr="001E7A27">
        <w:rPr>
          <w:rFonts w:cs="Times New Roman"/>
          <w:i/>
          <w:sz w:val="20"/>
          <w:szCs w:val="20"/>
          <w:lang w:val="en-GB"/>
        </w:rPr>
        <w:t>New Phytologist</w:t>
      </w:r>
      <w:r w:rsidRPr="001E7A27">
        <w:rPr>
          <w:rFonts w:cs="Times New Roman"/>
          <w:sz w:val="20"/>
          <w:szCs w:val="20"/>
          <w:lang w:val="en-GB"/>
        </w:rPr>
        <w:t>, doi:</w:t>
      </w:r>
      <w:hyperlink r:id="rId540" w:history="1">
        <w:r w:rsidRPr="001E7A27">
          <w:rPr>
            <w:rStyle w:val="Hyperlink"/>
            <w:rFonts w:cs="Times New Roman"/>
            <w:sz w:val="20"/>
            <w:szCs w:val="20"/>
            <w:lang w:val="en-GB"/>
          </w:rPr>
          <w:t>10.1111/nph.17233</w:t>
        </w:r>
      </w:hyperlink>
      <w:r w:rsidRPr="001E7A27">
        <w:rPr>
          <w:rFonts w:cs="Times New Roman"/>
          <w:sz w:val="20"/>
          <w:szCs w:val="20"/>
          <w:lang w:val="en-GB"/>
        </w:rPr>
        <w:t>.</w:t>
      </w:r>
    </w:p>
    <w:p w14:paraId="0D7A0E2F" w14:textId="2454B9C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Jiang, M. et al., 2020a: Low phosphorus supply constrains plant responses to elevated CO 2 : A meta-analysis.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26(10)</w:t>
      </w:r>
      <w:r w:rsidRPr="001E7A27">
        <w:rPr>
          <w:rFonts w:cs="Times New Roman"/>
          <w:sz w:val="20"/>
          <w:szCs w:val="20"/>
          <w:lang w:val="en-GB"/>
        </w:rPr>
        <w:t>, 5856–5873, doi:</w:t>
      </w:r>
      <w:hyperlink r:id="rId541" w:history="1">
        <w:r w:rsidRPr="001E7A27">
          <w:rPr>
            <w:rStyle w:val="Hyperlink"/>
            <w:rFonts w:cs="Times New Roman"/>
            <w:sz w:val="20"/>
            <w:szCs w:val="20"/>
            <w:lang w:val="en-GB"/>
          </w:rPr>
          <w:t>10.1111/gcb.15277</w:t>
        </w:r>
      </w:hyperlink>
      <w:r w:rsidRPr="001E7A27">
        <w:rPr>
          <w:rFonts w:cs="Times New Roman"/>
          <w:sz w:val="20"/>
          <w:szCs w:val="20"/>
          <w:lang w:val="en-GB"/>
        </w:rPr>
        <w:t>.</w:t>
      </w:r>
    </w:p>
    <w:p w14:paraId="6166BF75" w14:textId="7A1952A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Jiang, M. et al., 2020b: The fate of carbon in a mature forest under carbon dioxide enrichment.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580(7802)</w:t>
      </w:r>
      <w:r w:rsidRPr="001E7A27">
        <w:rPr>
          <w:rFonts w:cs="Times New Roman"/>
          <w:sz w:val="20"/>
          <w:szCs w:val="20"/>
          <w:lang w:val="en-GB"/>
        </w:rPr>
        <w:t>, 227–231, doi:</w:t>
      </w:r>
      <w:hyperlink r:id="rId542" w:history="1">
        <w:r w:rsidRPr="001E7A27">
          <w:rPr>
            <w:rStyle w:val="Hyperlink"/>
            <w:rFonts w:cs="Times New Roman"/>
            <w:sz w:val="20"/>
            <w:szCs w:val="20"/>
            <w:lang w:val="en-GB"/>
          </w:rPr>
          <w:t>10.1038/s41586-020-2128-9</w:t>
        </w:r>
      </w:hyperlink>
      <w:r w:rsidRPr="001E7A27">
        <w:rPr>
          <w:rFonts w:cs="Times New Roman"/>
          <w:sz w:val="20"/>
          <w:szCs w:val="20"/>
          <w:lang w:val="en-GB"/>
        </w:rPr>
        <w:t>.</w:t>
      </w:r>
    </w:p>
    <w:p w14:paraId="388534AD" w14:textId="3C5A7A8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Jiao, N. et al., 2014: Mechanisms of microbial carbon sequestration in the ocean – future research directions.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11(19)</w:t>
      </w:r>
      <w:r w:rsidRPr="001E7A27">
        <w:rPr>
          <w:rFonts w:cs="Times New Roman"/>
          <w:sz w:val="20"/>
          <w:szCs w:val="20"/>
          <w:lang w:val="en-GB"/>
        </w:rPr>
        <w:t>, 5285–5306, doi:</w:t>
      </w:r>
      <w:hyperlink r:id="rId543" w:history="1">
        <w:r w:rsidRPr="001E7A27">
          <w:rPr>
            <w:rStyle w:val="Hyperlink"/>
            <w:rFonts w:cs="Times New Roman"/>
            <w:sz w:val="20"/>
            <w:szCs w:val="20"/>
            <w:lang w:val="en-GB"/>
          </w:rPr>
          <w:t>10.5194/bg-11-5285-2014</w:t>
        </w:r>
      </w:hyperlink>
      <w:r w:rsidRPr="001E7A27">
        <w:rPr>
          <w:rFonts w:cs="Times New Roman"/>
          <w:sz w:val="20"/>
          <w:szCs w:val="20"/>
          <w:lang w:val="en-GB"/>
        </w:rPr>
        <w:t>.</w:t>
      </w:r>
    </w:p>
    <w:p w14:paraId="761B5F63" w14:textId="0DA5FF9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Jiao, X.C., X.M. Song, D.L. Zhang, Q.J. Du, and J.M. Li, 2019: Coordination between vapor pressure deficit and CO2 on the regulation of photosynthesis and productivity in greenhouse tomato production.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1–10, doi:</w:t>
      </w:r>
      <w:hyperlink r:id="rId544" w:history="1">
        <w:r w:rsidRPr="001E7A27">
          <w:rPr>
            <w:rStyle w:val="Hyperlink"/>
            <w:rFonts w:cs="Times New Roman"/>
            <w:sz w:val="20"/>
            <w:szCs w:val="20"/>
            <w:lang w:val="en-GB"/>
          </w:rPr>
          <w:t>10.1038/s41598-019-45232-w</w:t>
        </w:r>
      </w:hyperlink>
      <w:r w:rsidRPr="001E7A27">
        <w:rPr>
          <w:rFonts w:cs="Times New Roman"/>
          <w:sz w:val="20"/>
          <w:szCs w:val="20"/>
          <w:lang w:val="en-GB"/>
        </w:rPr>
        <w:t>.</w:t>
      </w:r>
    </w:p>
    <w:p w14:paraId="344B48EE" w14:textId="1843614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Jickells, T.D. et al., 2017: A reevaluation of the magnitude and impacts of anthropogenic atmospheric nitrogen inputs on the ocean.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31(2)</w:t>
      </w:r>
      <w:r w:rsidRPr="001E7A27">
        <w:rPr>
          <w:rFonts w:cs="Times New Roman"/>
          <w:sz w:val="20"/>
          <w:szCs w:val="20"/>
          <w:lang w:val="en-GB"/>
        </w:rPr>
        <w:t>, 289–305, doi:</w:t>
      </w:r>
      <w:hyperlink r:id="rId545" w:history="1">
        <w:r w:rsidRPr="001E7A27">
          <w:rPr>
            <w:rStyle w:val="Hyperlink"/>
            <w:rFonts w:cs="Times New Roman"/>
            <w:sz w:val="20"/>
            <w:szCs w:val="20"/>
            <w:lang w:val="en-GB"/>
          </w:rPr>
          <w:t>10.1002/2016gb005586</w:t>
        </w:r>
      </w:hyperlink>
      <w:r w:rsidRPr="001E7A27">
        <w:rPr>
          <w:rFonts w:cs="Times New Roman"/>
          <w:sz w:val="20"/>
          <w:szCs w:val="20"/>
          <w:lang w:val="en-GB"/>
        </w:rPr>
        <w:t>.</w:t>
      </w:r>
    </w:p>
    <w:p w14:paraId="6BF82481" w14:textId="040D430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Jin, Y. et al., 2015: Identification of two distinct fire regimes in Southern California: implications for economic impact and future change.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10(9)</w:t>
      </w:r>
      <w:r w:rsidRPr="001E7A27">
        <w:rPr>
          <w:rFonts w:cs="Times New Roman"/>
          <w:sz w:val="20"/>
          <w:szCs w:val="20"/>
          <w:lang w:val="en-GB"/>
        </w:rPr>
        <w:t>, 94005, doi:</w:t>
      </w:r>
      <w:hyperlink r:id="rId546" w:history="1">
        <w:r w:rsidRPr="001E7A27">
          <w:rPr>
            <w:rStyle w:val="Hyperlink"/>
            <w:rFonts w:cs="Times New Roman"/>
            <w:sz w:val="20"/>
            <w:szCs w:val="20"/>
            <w:lang w:val="en-GB"/>
          </w:rPr>
          <w:t>10.1088/1748-9326/10/9/094005</w:t>
        </w:r>
      </w:hyperlink>
      <w:r w:rsidRPr="001E7A27">
        <w:rPr>
          <w:rFonts w:cs="Times New Roman"/>
          <w:sz w:val="20"/>
          <w:szCs w:val="20"/>
          <w:lang w:val="en-GB"/>
        </w:rPr>
        <w:t>.</w:t>
      </w:r>
    </w:p>
    <w:p w14:paraId="0BD1D7E3" w14:textId="2FF7299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Jokinen, S.A. et al., 2018: A 1500-year multiproxy record of coastal hypoxia from the northern Baltic Sea indicates unprecedented deoxygenation over the 20th century.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15(13)</w:t>
      </w:r>
      <w:r w:rsidRPr="001E7A27">
        <w:rPr>
          <w:rFonts w:cs="Times New Roman"/>
          <w:sz w:val="20"/>
          <w:szCs w:val="20"/>
          <w:lang w:val="en-GB"/>
        </w:rPr>
        <w:t>, 3975–4001, doi:</w:t>
      </w:r>
      <w:hyperlink r:id="rId547" w:history="1">
        <w:r w:rsidRPr="001E7A27">
          <w:rPr>
            <w:rStyle w:val="Hyperlink"/>
            <w:rFonts w:cs="Times New Roman"/>
            <w:sz w:val="20"/>
            <w:szCs w:val="20"/>
            <w:lang w:val="en-GB"/>
          </w:rPr>
          <w:t>10.5194/bg-15-3975-2018</w:t>
        </w:r>
      </w:hyperlink>
      <w:r w:rsidRPr="001E7A27">
        <w:rPr>
          <w:rFonts w:cs="Times New Roman"/>
          <w:sz w:val="20"/>
          <w:szCs w:val="20"/>
          <w:lang w:val="en-GB"/>
        </w:rPr>
        <w:t>.</w:t>
      </w:r>
    </w:p>
    <w:p w14:paraId="38048304" w14:textId="7FE2726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Jolly, W.M. et al., 2015: Climate-induced variations in global wildfire danger from 1979 to 2013. </w:t>
      </w:r>
      <w:r w:rsidRPr="001E7A27">
        <w:rPr>
          <w:rFonts w:cs="Times New Roman"/>
          <w:i/>
          <w:sz w:val="20"/>
          <w:szCs w:val="20"/>
          <w:lang w:val="en-GB"/>
        </w:rPr>
        <w:t>Nature Communications</w:t>
      </w:r>
      <w:r w:rsidRPr="001E7A27">
        <w:rPr>
          <w:rFonts w:cs="Times New Roman"/>
          <w:sz w:val="20"/>
          <w:szCs w:val="20"/>
          <w:lang w:val="en-GB"/>
        </w:rPr>
        <w:t>, doi:</w:t>
      </w:r>
      <w:hyperlink r:id="rId548" w:history="1">
        <w:r w:rsidRPr="001E7A27">
          <w:rPr>
            <w:rStyle w:val="Hyperlink"/>
            <w:rFonts w:cs="Times New Roman"/>
            <w:sz w:val="20"/>
            <w:szCs w:val="20"/>
            <w:lang w:val="en-GB"/>
          </w:rPr>
          <w:t>10.1038/ncomms8537</w:t>
        </w:r>
      </w:hyperlink>
      <w:r w:rsidRPr="001E7A27">
        <w:rPr>
          <w:rFonts w:cs="Times New Roman"/>
          <w:sz w:val="20"/>
          <w:szCs w:val="20"/>
          <w:lang w:val="en-GB"/>
        </w:rPr>
        <w:t>.</w:t>
      </w:r>
    </w:p>
    <w:p w14:paraId="2D4AFA7C" w14:textId="6A3B612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Jones, A. et al., 2013: The impact of abrupt suspension of solar radiation management (termination effect) in experiment G2 of the Geoengineering Model Intercomparison Project (GeoMIP).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118(17)</w:t>
      </w:r>
      <w:r w:rsidRPr="001E7A27">
        <w:rPr>
          <w:rFonts w:cs="Times New Roman"/>
          <w:sz w:val="20"/>
          <w:szCs w:val="20"/>
          <w:lang w:val="en-GB"/>
        </w:rPr>
        <w:t>, 9743–9752, doi:</w:t>
      </w:r>
      <w:hyperlink r:id="rId549" w:history="1">
        <w:r w:rsidRPr="001E7A27">
          <w:rPr>
            <w:rStyle w:val="Hyperlink"/>
            <w:rFonts w:cs="Times New Roman"/>
            <w:sz w:val="20"/>
            <w:szCs w:val="20"/>
            <w:lang w:val="en-GB"/>
          </w:rPr>
          <w:t>10.1002/jgrd.50762</w:t>
        </w:r>
      </w:hyperlink>
      <w:r w:rsidRPr="001E7A27">
        <w:rPr>
          <w:rFonts w:cs="Times New Roman"/>
          <w:sz w:val="20"/>
          <w:szCs w:val="20"/>
          <w:lang w:val="en-GB"/>
        </w:rPr>
        <w:t>.</w:t>
      </w:r>
    </w:p>
    <w:p w14:paraId="030BE740" w14:textId="74EF33B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Jones, C., J. Lowe, S. Liddicoat, and R. Betts, 2009: Committed terrestrial ecosystem changes due to climate change.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2(7)</w:t>
      </w:r>
      <w:r w:rsidRPr="001E7A27">
        <w:rPr>
          <w:rFonts w:cs="Times New Roman"/>
          <w:sz w:val="20"/>
          <w:szCs w:val="20"/>
          <w:lang w:val="en-GB"/>
        </w:rPr>
        <w:t>, 484–487, doi:</w:t>
      </w:r>
      <w:hyperlink r:id="rId550" w:history="1">
        <w:r w:rsidRPr="001E7A27">
          <w:rPr>
            <w:rStyle w:val="Hyperlink"/>
            <w:rFonts w:cs="Times New Roman"/>
            <w:sz w:val="20"/>
            <w:szCs w:val="20"/>
            <w:lang w:val="en-GB"/>
          </w:rPr>
          <w:t>10.1038/ngeo555</w:t>
        </w:r>
      </w:hyperlink>
      <w:r w:rsidRPr="001E7A27">
        <w:rPr>
          <w:rFonts w:cs="Times New Roman"/>
          <w:sz w:val="20"/>
          <w:szCs w:val="20"/>
          <w:lang w:val="en-GB"/>
        </w:rPr>
        <w:t>.</w:t>
      </w:r>
    </w:p>
    <w:p w14:paraId="17A02DD4" w14:textId="0457150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Jones, C. et al., 2013: Twenty-First-Century Compatible CO2 Emissions and Airborne Fraction Simulated by CMIP5 Earth System Models under Four Representative Concentration Pathways.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26(13)</w:t>
      </w:r>
      <w:r w:rsidRPr="001E7A27">
        <w:rPr>
          <w:rFonts w:cs="Times New Roman"/>
          <w:sz w:val="20"/>
          <w:szCs w:val="20"/>
          <w:lang w:val="en-GB"/>
        </w:rPr>
        <w:t>, 4398–4413, doi:</w:t>
      </w:r>
      <w:hyperlink r:id="rId551" w:history="1">
        <w:r w:rsidRPr="001E7A27">
          <w:rPr>
            <w:rStyle w:val="Hyperlink"/>
            <w:rFonts w:cs="Times New Roman"/>
            <w:sz w:val="20"/>
            <w:szCs w:val="20"/>
            <w:lang w:val="en-GB"/>
          </w:rPr>
          <w:t>10.1175/jcli-d-12-00554.1</w:t>
        </w:r>
      </w:hyperlink>
      <w:r w:rsidRPr="001E7A27">
        <w:rPr>
          <w:rFonts w:cs="Times New Roman"/>
          <w:sz w:val="20"/>
          <w:szCs w:val="20"/>
          <w:lang w:val="en-GB"/>
        </w:rPr>
        <w:t>.</w:t>
      </w:r>
    </w:p>
    <w:p w14:paraId="1BCE5E8C" w14:textId="5346D49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Jones, C.D. and P. Friedlingstein, 2020: Quantifying process-level uncertainty contributions to TCRE and carbon budgets for meeting Paris Agreement climate targets.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15(7)</w:t>
      </w:r>
      <w:r w:rsidRPr="001E7A27">
        <w:rPr>
          <w:rFonts w:cs="Times New Roman"/>
          <w:sz w:val="20"/>
          <w:szCs w:val="20"/>
          <w:lang w:val="en-GB"/>
        </w:rPr>
        <w:t>, 074019, doi:</w:t>
      </w:r>
      <w:hyperlink r:id="rId552" w:history="1">
        <w:r w:rsidRPr="001E7A27">
          <w:rPr>
            <w:rStyle w:val="Hyperlink"/>
            <w:rFonts w:cs="Times New Roman"/>
            <w:sz w:val="20"/>
            <w:szCs w:val="20"/>
            <w:lang w:val="en-GB"/>
          </w:rPr>
          <w:t>10.1088/1748-9326/ab858a</w:t>
        </w:r>
      </w:hyperlink>
      <w:r w:rsidRPr="001E7A27">
        <w:rPr>
          <w:rFonts w:cs="Times New Roman"/>
          <w:sz w:val="20"/>
          <w:szCs w:val="20"/>
          <w:lang w:val="en-GB"/>
        </w:rPr>
        <w:t>.</w:t>
      </w:r>
    </w:p>
    <w:p w14:paraId="5F5597FD" w14:textId="13B14A1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Jones, C.D. et al., 2016a: C4MIP - The Coupled Climate–Carbon Cycle Model Intercomparison Project: experimental </w:t>
      </w:r>
      <w:r w:rsidRPr="001E7A27">
        <w:rPr>
          <w:rFonts w:cs="Times New Roman"/>
          <w:sz w:val="20"/>
          <w:szCs w:val="20"/>
          <w:lang w:val="en-GB"/>
        </w:rPr>
        <w:lastRenderedPageBreak/>
        <w:t xml:space="preserve">protocol for CMIP6.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9(8)</w:t>
      </w:r>
      <w:r w:rsidRPr="001E7A27">
        <w:rPr>
          <w:rFonts w:cs="Times New Roman"/>
          <w:sz w:val="20"/>
          <w:szCs w:val="20"/>
          <w:lang w:val="en-GB"/>
        </w:rPr>
        <w:t>, 2853–2880, doi:</w:t>
      </w:r>
      <w:hyperlink r:id="rId553" w:history="1">
        <w:r w:rsidRPr="001E7A27">
          <w:rPr>
            <w:rStyle w:val="Hyperlink"/>
            <w:rFonts w:cs="Times New Roman"/>
            <w:sz w:val="20"/>
            <w:szCs w:val="20"/>
            <w:lang w:val="en-GB"/>
          </w:rPr>
          <w:t>10.5194/gmd-9-2853-2016</w:t>
        </w:r>
      </w:hyperlink>
      <w:r w:rsidRPr="001E7A27">
        <w:rPr>
          <w:rFonts w:cs="Times New Roman"/>
          <w:sz w:val="20"/>
          <w:szCs w:val="20"/>
          <w:lang w:val="en-GB"/>
        </w:rPr>
        <w:t>.</w:t>
      </w:r>
    </w:p>
    <w:p w14:paraId="1374C7E0" w14:textId="35D1EE9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Jones, C.D. et al., 2016b: Simulating the earth system response to negative emissions.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11(9)</w:t>
      </w:r>
      <w:r w:rsidRPr="001E7A27">
        <w:rPr>
          <w:rFonts w:cs="Times New Roman"/>
          <w:sz w:val="20"/>
          <w:szCs w:val="20"/>
          <w:lang w:val="en-GB"/>
        </w:rPr>
        <w:t>, 095012, doi:</w:t>
      </w:r>
      <w:hyperlink r:id="rId554" w:history="1">
        <w:r w:rsidRPr="001E7A27">
          <w:rPr>
            <w:rStyle w:val="Hyperlink"/>
            <w:rFonts w:cs="Times New Roman"/>
            <w:sz w:val="20"/>
            <w:szCs w:val="20"/>
            <w:lang w:val="en-GB"/>
          </w:rPr>
          <w:t>10.1088/1748-9326/11/9/095012</w:t>
        </w:r>
      </w:hyperlink>
      <w:r w:rsidRPr="001E7A27">
        <w:rPr>
          <w:rFonts w:cs="Times New Roman"/>
          <w:sz w:val="20"/>
          <w:szCs w:val="20"/>
          <w:lang w:val="en-GB"/>
        </w:rPr>
        <w:t>.</w:t>
      </w:r>
    </w:p>
    <w:p w14:paraId="51BC0C5F" w14:textId="52F01F2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Jones, C.D. et al., 2019: The Zero Emissions Commitment Model Intercomparison Project (ZECMIP) contribution to C4MIP: quantifying committed climate changes following zero carbon emissions.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12(10)</w:t>
      </w:r>
      <w:r w:rsidRPr="001E7A27">
        <w:rPr>
          <w:rFonts w:cs="Times New Roman"/>
          <w:sz w:val="20"/>
          <w:szCs w:val="20"/>
          <w:lang w:val="en-GB"/>
        </w:rPr>
        <w:t>, 4375–4385, doi:</w:t>
      </w:r>
      <w:hyperlink r:id="rId555" w:history="1">
        <w:r w:rsidRPr="001E7A27">
          <w:rPr>
            <w:rStyle w:val="Hyperlink"/>
            <w:rFonts w:cs="Times New Roman"/>
            <w:sz w:val="20"/>
            <w:szCs w:val="20"/>
            <w:lang w:val="en-GB"/>
          </w:rPr>
          <w:t>10.5194/gmd-12-4375-2019</w:t>
        </w:r>
      </w:hyperlink>
      <w:r w:rsidRPr="001E7A27">
        <w:rPr>
          <w:rFonts w:cs="Times New Roman"/>
          <w:sz w:val="20"/>
          <w:szCs w:val="20"/>
          <w:lang w:val="en-GB"/>
        </w:rPr>
        <w:t>.</w:t>
      </w:r>
    </w:p>
    <w:p w14:paraId="60E79ACB" w14:textId="1E00BB5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Jones, M.W. et al., 2020: Human activities modulate regional fire trends despite the upwards pressure of global climate change. .</w:t>
      </w:r>
    </w:p>
    <w:p w14:paraId="1D200732" w14:textId="0609FFE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Joos, F. et al., 2001: Global warming feedbacks on terrestrial carbon uptake under the Intergovernmental Panel on Climate Change (IPCC) emission scenarios.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15(4)</w:t>
      </w:r>
      <w:r w:rsidRPr="001E7A27">
        <w:rPr>
          <w:rFonts w:cs="Times New Roman"/>
          <w:sz w:val="20"/>
          <w:szCs w:val="20"/>
          <w:lang w:val="en-GB"/>
        </w:rPr>
        <w:t>, 891–907, doi:</w:t>
      </w:r>
      <w:hyperlink r:id="rId556" w:history="1">
        <w:r w:rsidRPr="001E7A27">
          <w:rPr>
            <w:rStyle w:val="Hyperlink"/>
            <w:rFonts w:cs="Times New Roman"/>
            <w:sz w:val="20"/>
            <w:szCs w:val="20"/>
            <w:lang w:val="en-GB"/>
          </w:rPr>
          <w:t>10.1029/2000gb001375</w:t>
        </w:r>
      </w:hyperlink>
      <w:r w:rsidRPr="001E7A27">
        <w:rPr>
          <w:rFonts w:cs="Times New Roman"/>
          <w:sz w:val="20"/>
          <w:szCs w:val="20"/>
          <w:lang w:val="en-GB"/>
        </w:rPr>
        <w:t>.</w:t>
      </w:r>
    </w:p>
    <w:p w14:paraId="48AB0CE5" w14:textId="5A9BCFD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Joos, F. et al., 2013: Carbon dioxide and climate impulse response functions for the computation of greenhouse gas metrics: a multi-model analysis.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13(5)</w:t>
      </w:r>
      <w:r w:rsidRPr="001E7A27">
        <w:rPr>
          <w:rFonts w:cs="Times New Roman"/>
          <w:sz w:val="20"/>
          <w:szCs w:val="20"/>
          <w:lang w:val="en-GB"/>
        </w:rPr>
        <w:t>, 2793–2825, doi:</w:t>
      </w:r>
      <w:hyperlink r:id="rId557" w:history="1">
        <w:r w:rsidRPr="001E7A27">
          <w:rPr>
            <w:rStyle w:val="Hyperlink"/>
            <w:rFonts w:cs="Times New Roman"/>
            <w:sz w:val="20"/>
            <w:szCs w:val="20"/>
            <w:lang w:val="en-GB"/>
          </w:rPr>
          <w:t>10.5194/acp-13-2793-2013</w:t>
        </w:r>
      </w:hyperlink>
      <w:r w:rsidRPr="001E7A27">
        <w:rPr>
          <w:rFonts w:cs="Times New Roman"/>
          <w:sz w:val="20"/>
          <w:szCs w:val="20"/>
          <w:lang w:val="en-GB"/>
        </w:rPr>
        <w:t>.</w:t>
      </w:r>
    </w:p>
    <w:p w14:paraId="26824C18" w14:textId="59819F7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Joos, F. et al., 2020: N2O changes from the Last Glacial Maximum to the preindustrial – Part 2: terrestrial N2O emissions and carbon–nitrogen cycle interactions.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17(13)</w:t>
      </w:r>
      <w:r w:rsidRPr="001E7A27">
        <w:rPr>
          <w:rFonts w:cs="Times New Roman"/>
          <w:sz w:val="20"/>
          <w:szCs w:val="20"/>
          <w:lang w:val="en-GB"/>
        </w:rPr>
        <w:t>, 3511–3543, doi:</w:t>
      </w:r>
      <w:hyperlink r:id="rId558" w:history="1">
        <w:r w:rsidRPr="001E7A27">
          <w:rPr>
            <w:rStyle w:val="Hyperlink"/>
            <w:rFonts w:cs="Times New Roman"/>
            <w:sz w:val="20"/>
            <w:szCs w:val="20"/>
            <w:lang w:val="en-GB"/>
          </w:rPr>
          <w:t>10.5194/bg-17-3511-2020</w:t>
        </w:r>
      </w:hyperlink>
      <w:r w:rsidRPr="001E7A27">
        <w:rPr>
          <w:rFonts w:cs="Times New Roman"/>
          <w:sz w:val="20"/>
          <w:szCs w:val="20"/>
          <w:lang w:val="en-GB"/>
        </w:rPr>
        <w:t>.</w:t>
      </w:r>
    </w:p>
    <w:p w14:paraId="5CCF30BB" w14:textId="4A4C2AD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Jung, M. et al., 2017: Compensatory water effects link yearly global land CO2 sink changes to temperature.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541(7638)</w:t>
      </w:r>
      <w:r w:rsidRPr="001E7A27">
        <w:rPr>
          <w:rFonts w:cs="Times New Roman"/>
          <w:sz w:val="20"/>
          <w:szCs w:val="20"/>
          <w:lang w:val="en-GB"/>
        </w:rPr>
        <w:t>, 516–520, doi:</w:t>
      </w:r>
      <w:hyperlink r:id="rId559" w:history="1">
        <w:r w:rsidRPr="001E7A27">
          <w:rPr>
            <w:rStyle w:val="Hyperlink"/>
            <w:rFonts w:cs="Times New Roman"/>
            <w:sz w:val="20"/>
            <w:szCs w:val="20"/>
            <w:lang w:val="en-GB"/>
          </w:rPr>
          <w:t>10.1038/nature20780</w:t>
        </w:r>
      </w:hyperlink>
      <w:r w:rsidRPr="001E7A27">
        <w:rPr>
          <w:rFonts w:cs="Times New Roman"/>
          <w:sz w:val="20"/>
          <w:szCs w:val="20"/>
          <w:lang w:val="en-GB"/>
        </w:rPr>
        <w:t>.</w:t>
      </w:r>
    </w:p>
    <w:p w14:paraId="6714A324" w14:textId="0C86BFA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Junium, C.K., A.J. Dickson, and B.T. Uveges, 2018: Perturbation to the nitrogen cycle during rapid Early Eocene global warming.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3186, doi:</w:t>
      </w:r>
      <w:hyperlink r:id="rId560" w:history="1">
        <w:r w:rsidRPr="001E7A27">
          <w:rPr>
            <w:rStyle w:val="Hyperlink"/>
            <w:rFonts w:cs="Times New Roman"/>
            <w:sz w:val="20"/>
            <w:szCs w:val="20"/>
            <w:lang w:val="en-GB"/>
          </w:rPr>
          <w:t>10.1038/s41467-018-05486-w</w:t>
        </w:r>
      </w:hyperlink>
      <w:r w:rsidRPr="001E7A27">
        <w:rPr>
          <w:rFonts w:cs="Times New Roman"/>
          <w:sz w:val="20"/>
          <w:szCs w:val="20"/>
          <w:lang w:val="en-GB"/>
        </w:rPr>
        <w:t>.</w:t>
      </w:r>
    </w:p>
    <w:p w14:paraId="28731B59" w14:textId="5B3A8B0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Kalidindi, S., G. Bala, A. Modak, and K. Caldeira, 2015: Modeling of solar radiation management: a comparison of simulations using reduced solar constant and stratospheric sulphate aerosols. </w:t>
      </w:r>
      <w:r w:rsidRPr="001E7A27">
        <w:rPr>
          <w:rFonts w:cs="Times New Roman"/>
          <w:i/>
          <w:sz w:val="20"/>
          <w:szCs w:val="20"/>
          <w:lang w:val="en-GB"/>
        </w:rPr>
        <w:t>Climate Dynamics</w:t>
      </w:r>
      <w:r w:rsidRPr="001E7A27">
        <w:rPr>
          <w:rFonts w:cs="Times New Roman"/>
          <w:sz w:val="20"/>
          <w:szCs w:val="20"/>
          <w:lang w:val="en-GB"/>
        </w:rPr>
        <w:t xml:space="preserve">, </w:t>
      </w:r>
      <w:r w:rsidRPr="001E7A27">
        <w:rPr>
          <w:rFonts w:cs="Times New Roman"/>
          <w:b/>
          <w:sz w:val="20"/>
          <w:szCs w:val="20"/>
          <w:lang w:val="en-GB"/>
        </w:rPr>
        <w:t>44(9–10)</w:t>
      </w:r>
      <w:r w:rsidRPr="001E7A27">
        <w:rPr>
          <w:rFonts w:cs="Times New Roman"/>
          <w:sz w:val="20"/>
          <w:szCs w:val="20"/>
          <w:lang w:val="en-GB"/>
        </w:rPr>
        <w:t>, 2909–2925, doi:</w:t>
      </w:r>
      <w:hyperlink r:id="rId561" w:history="1">
        <w:r w:rsidRPr="001E7A27">
          <w:rPr>
            <w:rStyle w:val="Hyperlink"/>
            <w:rFonts w:cs="Times New Roman"/>
            <w:sz w:val="20"/>
            <w:szCs w:val="20"/>
            <w:lang w:val="en-GB"/>
          </w:rPr>
          <w:t>10.1007/s00382-014-2240-3</w:t>
        </w:r>
      </w:hyperlink>
      <w:r w:rsidRPr="001E7A27">
        <w:rPr>
          <w:rFonts w:cs="Times New Roman"/>
          <w:sz w:val="20"/>
          <w:szCs w:val="20"/>
          <w:lang w:val="en-GB"/>
        </w:rPr>
        <w:t>.</w:t>
      </w:r>
    </w:p>
    <w:p w14:paraId="6FF43713" w14:textId="1A8E884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Kalliokoski, T. et al., 2020: Mitigation Impact of Different Harvest Scenarios of Finnish Forests That Account for Albedo, Aerosols, and Trade-Offs of Carbon Sequestration and Avoided Emissions. </w:t>
      </w:r>
      <w:r w:rsidRPr="001E7A27">
        <w:rPr>
          <w:rFonts w:cs="Times New Roman"/>
          <w:i/>
          <w:sz w:val="20"/>
          <w:szCs w:val="20"/>
          <w:lang w:val="en-GB"/>
        </w:rPr>
        <w:t>Frontiers in Forests and Global Change</w:t>
      </w:r>
      <w:r w:rsidRPr="001E7A27">
        <w:rPr>
          <w:rFonts w:cs="Times New Roman"/>
          <w:sz w:val="20"/>
          <w:szCs w:val="20"/>
          <w:lang w:val="en-GB"/>
        </w:rPr>
        <w:t xml:space="preserve">, </w:t>
      </w:r>
      <w:r w:rsidRPr="001E7A27">
        <w:rPr>
          <w:rFonts w:cs="Times New Roman"/>
          <w:b/>
          <w:sz w:val="20"/>
          <w:szCs w:val="20"/>
          <w:lang w:val="en-GB"/>
        </w:rPr>
        <w:t>3</w:t>
      </w:r>
      <w:r w:rsidRPr="001E7A27">
        <w:rPr>
          <w:rFonts w:cs="Times New Roman"/>
          <w:sz w:val="20"/>
          <w:szCs w:val="20"/>
          <w:lang w:val="en-GB"/>
        </w:rPr>
        <w:t>, 112, doi:</w:t>
      </w:r>
      <w:hyperlink r:id="rId562" w:history="1">
        <w:r w:rsidRPr="001E7A27">
          <w:rPr>
            <w:rStyle w:val="Hyperlink"/>
            <w:rFonts w:cs="Times New Roman"/>
            <w:sz w:val="20"/>
            <w:szCs w:val="20"/>
            <w:lang w:val="en-GB"/>
          </w:rPr>
          <w:t>10.3389/ffgc.2020.562044</w:t>
        </w:r>
      </w:hyperlink>
      <w:r w:rsidRPr="001E7A27">
        <w:rPr>
          <w:rFonts w:cs="Times New Roman"/>
          <w:sz w:val="20"/>
          <w:szCs w:val="20"/>
          <w:lang w:val="en-GB"/>
        </w:rPr>
        <w:t>.</w:t>
      </w:r>
    </w:p>
    <w:p w14:paraId="690E9934" w14:textId="77A425D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Kammann, C. et al., 2017: Biochar as a Tool to teduce the Agricultural Greenhouse-gas Burden – Knowns, Unknowns and Future Research Needs. </w:t>
      </w:r>
      <w:r w:rsidRPr="001E7A27">
        <w:rPr>
          <w:rFonts w:cs="Times New Roman"/>
          <w:i/>
          <w:sz w:val="20"/>
          <w:szCs w:val="20"/>
          <w:lang w:val="en-GB"/>
        </w:rPr>
        <w:t>Journal of Environmental Engineering and Landscape Management</w:t>
      </w:r>
      <w:r w:rsidRPr="001E7A27">
        <w:rPr>
          <w:rFonts w:cs="Times New Roman"/>
          <w:sz w:val="20"/>
          <w:szCs w:val="20"/>
          <w:lang w:val="en-GB"/>
        </w:rPr>
        <w:t xml:space="preserve">, </w:t>
      </w:r>
      <w:r w:rsidRPr="001E7A27">
        <w:rPr>
          <w:rFonts w:cs="Times New Roman"/>
          <w:b/>
          <w:sz w:val="20"/>
          <w:szCs w:val="20"/>
          <w:lang w:val="en-GB"/>
        </w:rPr>
        <w:t>25(2)</w:t>
      </w:r>
      <w:r w:rsidRPr="001E7A27">
        <w:rPr>
          <w:rFonts w:cs="Times New Roman"/>
          <w:sz w:val="20"/>
          <w:szCs w:val="20"/>
          <w:lang w:val="en-GB"/>
        </w:rPr>
        <w:t>, 114–139, doi:</w:t>
      </w:r>
      <w:hyperlink r:id="rId563" w:history="1">
        <w:r w:rsidRPr="001E7A27">
          <w:rPr>
            <w:rStyle w:val="Hyperlink"/>
            <w:rFonts w:cs="Times New Roman"/>
            <w:sz w:val="20"/>
            <w:szCs w:val="20"/>
            <w:lang w:val="en-GB"/>
          </w:rPr>
          <w:t>10.3846/16486897.2017.1319375</w:t>
        </w:r>
      </w:hyperlink>
      <w:r w:rsidRPr="001E7A27">
        <w:rPr>
          <w:rFonts w:cs="Times New Roman"/>
          <w:sz w:val="20"/>
          <w:szCs w:val="20"/>
          <w:lang w:val="en-GB"/>
        </w:rPr>
        <w:t>.</w:t>
      </w:r>
    </w:p>
    <w:p w14:paraId="6F4D1CD8" w14:textId="610DF1D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Kantola, I.B., M.D. Masters, D.J. Beerling, S.P. Long, and E.H. DeLucia, 2017: Potential of global croplands and bioenergy crops for climate change mitigation through deployment for enhanced weathering. </w:t>
      </w:r>
      <w:r w:rsidRPr="001E7A27">
        <w:rPr>
          <w:rFonts w:cs="Times New Roman"/>
          <w:i/>
          <w:sz w:val="20"/>
          <w:szCs w:val="20"/>
          <w:lang w:val="en-GB"/>
        </w:rPr>
        <w:t>Biology Letters</w:t>
      </w:r>
      <w:r w:rsidRPr="001E7A27">
        <w:rPr>
          <w:rFonts w:cs="Times New Roman"/>
          <w:sz w:val="20"/>
          <w:szCs w:val="20"/>
          <w:lang w:val="en-GB"/>
        </w:rPr>
        <w:t xml:space="preserve">, </w:t>
      </w:r>
      <w:r w:rsidRPr="001E7A27">
        <w:rPr>
          <w:rFonts w:cs="Times New Roman"/>
          <w:b/>
          <w:sz w:val="20"/>
          <w:szCs w:val="20"/>
          <w:lang w:val="en-GB"/>
        </w:rPr>
        <w:t>13(4)</w:t>
      </w:r>
      <w:r w:rsidRPr="001E7A27">
        <w:rPr>
          <w:rFonts w:cs="Times New Roman"/>
          <w:sz w:val="20"/>
          <w:szCs w:val="20"/>
          <w:lang w:val="en-GB"/>
        </w:rPr>
        <w:t>, 20160714, doi:</w:t>
      </w:r>
      <w:hyperlink r:id="rId564" w:history="1">
        <w:r w:rsidRPr="001E7A27">
          <w:rPr>
            <w:rStyle w:val="Hyperlink"/>
            <w:rFonts w:cs="Times New Roman"/>
            <w:sz w:val="20"/>
            <w:szCs w:val="20"/>
            <w:lang w:val="en-GB"/>
          </w:rPr>
          <w:t>10.1098/rsbl.2016.0714</w:t>
        </w:r>
      </w:hyperlink>
      <w:r w:rsidRPr="001E7A27">
        <w:rPr>
          <w:rFonts w:cs="Times New Roman"/>
          <w:sz w:val="20"/>
          <w:szCs w:val="20"/>
          <w:lang w:val="en-GB"/>
        </w:rPr>
        <w:t>.</w:t>
      </w:r>
    </w:p>
    <w:p w14:paraId="6F036F83" w14:textId="725E8F8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Karelin, D. et al., 2017: Human footprints on greenhouse gas fluxes in cryogenic ecosystems. </w:t>
      </w:r>
      <w:r w:rsidRPr="001E7A27">
        <w:rPr>
          <w:rFonts w:cs="Times New Roman"/>
          <w:i/>
          <w:sz w:val="20"/>
          <w:szCs w:val="20"/>
          <w:lang w:val="en-GB"/>
        </w:rPr>
        <w:t>Doklady Earth Sciences</w:t>
      </w:r>
      <w:r w:rsidRPr="001E7A27">
        <w:rPr>
          <w:rFonts w:cs="Times New Roman"/>
          <w:sz w:val="20"/>
          <w:szCs w:val="20"/>
          <w:lang w:val="en-GB"/>
        </w:rPr>
        <w:t xml:space="preserve">, </w:t>
      </w:r>
      <w:r w:rsidRPr="001E7A27">
        <w:rPr>
          <w:rFonts w:cs="Times New Roman"/>
          <w:b/>
          <w:sz w:val="20"/>
          <w:szCs w:val="20"/>
          <w:lang w:val="en-GB"/>
        </w:rPr>
        <w:t>477(2)</w:t>
      </w:r>
      <w:r w:rsidRPr="001E7A27">
        <w:rPr>
          <w:rFonts w:cs="Times New Roman"/>
          <w:sz w:val="20"/>
          <w:szCs w:val="20"/>
          <w:lang w:val="en-GB"/>
        </w:rPr>
        <w:t>, 1467–1469, doi:</w:t>
      </w:r>
      <w:hyperlink r:id="rId565" w:history="1">
        <w:r w:rsidRPr="001E7A27">
          <w:rPr>
            <w:rStyle w:val="Hyperlink"/>
            <w:rFonts w:cs="Times New Roman"/>
            <w:sz w:val="20"/>
            <w:szCs w:val="20"/>
            <w:lang w:val="en-GB"/>
          </w:rPr>
          <w:t>10.1134/s1028334x17120133</w:t>
        </w:r>
      </w:hyperlink>
      <w:r w:rsidRPr="001E7A27">
        <w:rPr>
          <w:rFonts w:cs="Times New Roman"/>
          <w:sz w:val="20"/>
          <w:szCs w:val="20"/>
          <w:lang w:val="en-GB"/>
        </w:rPr>
        <w:t>.</w:t>
      </w:r>
    </w:p>
    <w:p w14:paraId="30B5D33D" w14:textId="4A2DAC4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Karhu, K., T. Mattila, I. Bergström, and K. Regina, 2011: Biochar addition to agricultural soil increased CH4 uptake and water holding capacity – Results from a short-term pilot field study. </w:t>
      </w:r>
      <w:r w:rsidRPr="001E7A27">
        <w:rPr>
          <w:rFonts w:cs="Times New Roman"/>
          <w:i/>
          <w:sz w:val="20"/>
          <w:szCs w:val="20"/>
          <w:lang w:val="en-GB"/>
        </w:rPr>
        <w:t>Agriculture, Ecosystems &amp; Environment</w:t>
      </w:r>
      <w:r w:rsidRPr="001E7A27">
        <w:rPr>
          <w:rFonts w:cs="Times New Roman"/>
          <w:sz w:val="20"/>
          <w:szCs w:val="20"/>
          <w:lang w:val="en-GB"/>
        </w:rPr>
        <w:t xml:space="preserve">, </w:t>
      </w:r>
      <w:r w:rsidRPr="001E7A27">
        <w:rPr>
          <w:rFonts w:cs="Times New Roman"/>
          <w:b/>
          <w:sz w:val="20"/>
          <w:szCs w:val="20"/>
          <w:lang w:val="en-GB"/>
        </w:rPr>
        <w:t>140(1)</w:t>
      </w:r>
      <w:r w:rsidRPr="001E7A27">
        <w:rPr>
          <w:rFonts w:cs="Times New Roman"/>
          <w:sz w:val="20"/>
          <w:szCs w:val="20"/>
          <w:lang w:val="en-GB"/>
        </w:rPr>
        <w:t>, 309–313, doi:</w:t>
      </w:r>
      <w:hyperlink r:id="rId566" w:history="1">
        <w:r w:rsidRPr="001E7A27">
          <w:rPr>
            <w:rStyle w:val="Hyperlink"/>
            <w:rFonts w:cs="Times New Roman"/>
            <w:sz w:val="20"/>
            <w:szCs w:val="20"/>
            <w:lang w:val="en-GB"/>
          </w:rPr>
          <w:t>10.1016/j.agee.2010.12.005</w:t>
        </w:r>
      </w:hyperlink>
      <w:r w:rsidRPr="001E7A27">
        <w:rPr>
          <w:rFonts w:cs="Times New Roman"/>
          <w:sz w:val="20"/>
          <w:szCs w:val="20"/>
          <w:lang w:val="en-GB"/>
        </w:rPr>
        <w:t>.</w:t>
      </w:r>
    </w:p>
    <w:p w14:paraId="55378F1D" w14:textId="43A6B4B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Katavouta, A., R.G. Williams, and P. Goodwin, 2019: The Effect of Ocean Ventilation on the Transient Climate Response to Emissions.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32(16)</w:t>
      </w:r>
      <w:r w:rsidRPr="001E7A27">
        <w:rPr>
          <w:rFonts w:cs="Times New Roman"/>
          <w:sz w:val="20"/>
          <w:szCs w:val="20"/>
          <w:lang w:val="en-GB"/>
        </w:rPr>
        <w:t>, 5085–5105, doi:</w:t>
      </w:r>
      <w:hyperlink r:id="rId567" w:history="1">
        <w:r w:rsidRPr="001E7A27">
          <w:rPr>
            <w:rStyle w:val="Hyperlink"/>
            <w:rFonts w:cs="Times New Roman"/>
            <w:sz w:val="20"/>
            <w:szCs w:val="20"/>
            <w:lang w:val="en-GB"/>
          </w:rPr>
          <w:t>10.1175/jcli-d-18-0829.1</w:t>
        </w:r>
      </w:hyperlink>
      <w:r w:rsidRPr="001E7A27">
        <w:rPr>
          <w:rFonts w:cs="Times New Roman"/>
          <w:sz w:val="20"/>
          <w:szCs w:val="20"/>
          <w:lang w:val="en-GB"/>
        </w:rPr>
        <w:t>.</w:t>
      </w:r>
    </w:p>
    <w:p w14:paraId="6D70A3D4" w14:textId="0035C2C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Katavouta, A., R.G. Williams, P. Goodwin, and V. Roussenov, 2018: Reconciling Atmospheric and Oceanic Views of the Transient Climate Response to Emissions.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45(12)</w:t>
      </w:r>
      <w:r w:rsidRPr="001E7A27">
        <w:rPr>
          <w:rFonts w:cs="Times New Roman"/>
          <w:sz w:val="20"/>
          <w:szCs w:val="20"/>
          <w:lang w:val="en-GB"/>
        </w:rPr>
        <w:t>, 6205–6214, doi:</w:t>
      </w:r>
      <w:hyperlink r:id="rId568" w:history="1">
        <w:r w:rsidRPr="001E7A27">
          <w:rPr>
            <w:rStyle w:val="Hyperlink"/>
            <w:rFonts w:cs="Times New Roman"/>
            <w:sz w:val="20"/>
            <w:szCs w:val="20"/>
            <w:lang w:val="en-GB"/>
          </w:rPr>
          <w:t>10.1029/2018gl077849</w:t>
        </w:r>
      </w:hyperlink>
      <w:r w:rsidRPr="001E7A27">
        <w:rPr>
          <w:rFonts w:cs="Times New Roman"/>
          <w:sz w:val="20"/>
          <w:szCs w:val="20"/>
          <w:lang w:val="en-GB"/>
        </w:rPr>
        <w:t>.</w:t>
      </w:r>
    </w:p>
    <w:p w14:paraId="297D141F" w14:textId="7D48AE0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Kato, E. and Y. Yamagata, 2014: BECCS capability of dedicated bioenergy crops under a future land-use scenario targeting net negative carbon emissions. </w:t>
      </w:r>
      <w:r w:rsidRPr="001E7A27">
        <w:rPr>
          <w:rFonts w:cs="Times New Roman"/>
          <w:i/>
          <w:sz w:val="20"/>
          <w:szCs w:val="20"/>
          <w:lang w:val="en-GB"/>
        </w:rPr>
        <w:t>Earth’s Future</w:t>
      </w:r>
      <w:r w:rsidRPr="001E7A27">
        <w:rPr>
          <w:rFonts w:cs="Times New Roman"/>
          <w:sz w:val="20"/>
          <w:szCs w:val="20"/>
          <w:lang w:val="en-GB"/>
        </w:rPr>
        <w:t xml:space="preserve">, </w:t>
      </w:r>
      <w:r w:rsidRPr="001E7A27">
        <w:rPr>
          <w:rFonts w:cs="Times New Roman"/>
          <w:b/>
          <w:sz w:val="20"/>
          <w:szCs w:val="20"/>
          <w:lang w:val="en-GB"/>
        </w:rPr>
        <w:t>2(9)</w:t>
      </w:r>
      <w:r w:rsidRPr="001E7A27">
        <w:rPr>
          <w:rFonts w:cs="Times New Roman"/>
          <w:sz w:val="20"/>
          <w:szCs w:val="20"/>
          <w:lang w:val="en-GB"/>
        </w:rPr>
        <w:t>, 421–439, doi:</w:t>
      </w:r>
      <w:hyperlink r:id="rId569" w:history="1">
        <w:r w:rsidRPr="001E7A27">
          <w:rPr>
            <w:rStyle w:val="Hyperlink"/>
            <w:rFonts w:cs="Times New Roman"/>
            <w:sz w:val="20"/>
            <w:szCs w:val="20"/>
            <w:lang w:val="en-GB"/>
          </w:rPr>
          <w:t>10.1002/2014ef000249</w:t>
        </w:r>
      </w:hyperlink>
      <w:r w:rsidRPr="001E7A27">
        <w:rPr>
          <w:rFonts w:cs="Times New Roman"/>
          <w:sz w:val="20"/>
          <w:szCs w:val="20"/>
          <w:lang w:val="en-GB"/>
        </w:rPr>
        <w:t>.</w:t>
      </w:r>
    </w:p>
    <w:p w14:paraId="68482CDF" w14:textId="4A76F85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Kattge, J. and W. Knorr, 2007: Temperature acclimation in a biochemical model of photosynthesis: a reanalysis of data from 36 species. </w:t>
      </w:r>
      <w:r w:rsidRPr="001E7A27">
        <w:rPr>
          <w:rFonts w:cs="Times New Roman"/>
          <w:i/>
          <w:sz w:val="20"/>
          <w:szCs w:val="20"/>
          <w:lang w:val="en-GB"/>
        </w:rPr>
        <w:t>Plant, Cell &amp; Environment</w:t>
      </w:r>
      <w:r w:rsidRPr="001E7A27">
        <w:rPr>
          <w:rFonts w:cs="Times New Roman"/>
          <w:sz w:val="20"/>
          <w:szCs w:val="20"/>
          <w:lang w:val="en-GB"/>
        </w:rPr>
        <w:t xml:space="preserve">, </w:t>
      </w:r>
      <w:r w:rsidRPr="001E7A27">
        <w:rPr>
          <w:rFonts w:cs="Times New Roman"/>
          <w:b/>
          <w:sz w:val="20"/>
          <w:szCs w:val="20"/>
          <w:lang w:val="en-GB"/>
        </w:rPr>
        <w:t>30(9)</w:t>
      </w:r>
      <w:r w:rsidRPr="001E7A27">
        <w:rPr>
          <w:rFonts w:cs="Times New Roman"/>
          <w:sz w:val="20"/>
          <w:szCs w:val="20"/>
          <w:lang w:val="en-GB"/>
        </w:rPr>
        <w:t>, 1176–1190, doi:</w:t>
      </w:r>
      <w:hyperlink r:id="rId570" w:history="1">
        <w:r w:rsidRPr="001E7A27">
          <w:rPr>
            <w:rStyle w:val="Hyperlink"/>
            <w:rFonts w:cs="Times New Roman"/>
            <w:sz w:val="20"/>
            <w:szCs w:val="20"/>
            <w:lang w:val="en-GB"/>
          </w:rPr>
          <w:t>10.1111/j.1365-3040.2007.01690.x</w:t>
        </w:r>
      </w:hyperlink>
      <w:r w:rsidRPr="001E7A27">
        <w:rPr>
          <w:rFonts w:cs="Times New Roman"/>
          <w:sz w:val="20"/>
          <w:szCs w:val="20"/>
          <w:lang w:val="en-GB"/>
        </w:rPr>
        <w:t>.</w:t>
      </w:r>
    </w:p>
    <w:p w14:paraId="51214D03" w14:textId="11E53B3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Kaushal, S.S. et al., 2018: Freshwater salinization syndrome on a continental scale.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115(4)</w:t>
      </w:r>
      <w:r w:rsidRPr="001E7A27">
        <w:rPr>
          <w:rFonts w:cs="Times New Roman"/>
          <w:sz w:val="20"/>
          <w:szCs w:val="20"/>
          <w:lang w:val="en-GB"/>
        </w:rPr>
        <w:t>, E574–E583, doi:</w:t>
      </w:r>
      <w:hyperlink r:id="rId571" w:history="1">
        <w:r w:rsidRPr="001E7A27">
          <w:rPr>
            <w:rStyle w:val="Hyperlink"/>
            <w:rFonts w:cs="Times New Roman"/>
            <w:sz w:val="20"/>
            <w:szCs w:val="20"/>
            <w:lang w:val="en-GB"/>
          </w:rPr>
          <w:t>10.1073/pnas.1711234115</w:t>
        </w:r>
      </w:hyperlink>
      <w:r w:rsidRPr="001E7A27">
        <w:rPr>
          <w:rFonts w:cs="Times New Roman"/>
          <w:sz w:val="20"/>
          <w:szCs w:val="20"/>
          <w:lang w:val="en-GB"/>
        </w:rPr>
        <w:t>.</w:t>
      </w:r>
    </w:p>
    <w:p w14:paraId="221D1B4D" w14:textId="243B6D6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Kawahata, H. et al., 2019: Perspective on the response of marine calcifiers to global warming and ocean acidification – Behavior of corals and foraminifera in a high CO2 world “hot house”. </w:t>
      </w:r>
      <w:r w:rsidRPr="001E7A27">
        <w:rPr>
          <w:rFonts w:cs="Times New Roman"/>
          <w:i/>
          <w:sz w:val="20"/>
          <w:szCs w:val="20"/>
          <w:lang w:val="en-GB"/>
        </w:rPr>
        <w:t>Progress in Earth and Planetary Science</w:t>
      </w:r>
      <w:r w:rsidRPr="001E7A27">
        <w:rPr>
          <w:rFonts w:cs="Times New Roman"/>
          <w:sz w:val="20"/>
          <w:szCs w:val="20"/>
          <w:lang w:val="en-GB"/>
        </w:rPr>
        <w:t xml:space="preserve">, </w:t>
      </w:r>
      <w:r w:rsidRPr="001E7A27">
        <w:rPr>
          <w:rFonts w:cs="Times New Roman"/>
          <w:b/>
          <w:sz w:val="20"/>
          <w:szCs w:val="20"/>
          <w:lang w:val="en-GB"/>
        </w:rPr>
        <w:t>6(1)</w:t>
      </w:r>
      <w:r w:rsidRPr="001E7A27">
        <w:rPr>
          <w:rFonts w:cs="Times New Roman"/>
          <w:sz w:val="20"/>
          <w:szCs w:val="20"/>
          <w:lang w:val="en-GB"/>
        </w:rPr>
        <w:t>, 5, doi:</w:t>
      </w:r>
      <w:hyperlink r:id="rId572" w:history="1">
        <w:r w:rsidRPr="001E7A27">
          <w:rPr>
            <w:rStyle w:val="Hyperlink"/>
            <w:rFonts w:cs="Times New Roman"/>
            <w:sz w:val="20"/>
            <w:szCs w:val="20"/>
            <w:lang w:val="en-GB"/>
          </w:rPr>
          <w:t>10.1186/s40645-018-0239-9</w:t>
        </w:r>
      </w:hyperlink>
      <w:r w:rsidRPr="001E7A27">
        <w:rPr>
          <w:rFonts w:cs="Times New Roman"/>
          <w:sz w:val="20"/>
          <w:szCs w:val="20"/>
          <w:lang w:val="en-GB"/>
        </w:rPr>
        <w:t>.</w:t>
      </w:r>
    </w:p>
    <w:p w14:paraId="16E103D4" w14:textId="62496B5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Keeling, C.D., 1960: The Concentration and Isotopic Abundances of Carbon Dioxide in the Atmosphere. </w:t>
      </w:r>
      <w:r w:rsidRPr="001E7A27">
        <w:rPr>
          <w:rFonts w:cs="Times New Roman"/>
          <w:i/>
          <w:sz w:val="20"/>
          <w:szCs w:val="20"/>
          <w:lang w:val="en-GB"/>
        </w:rPr>
        <w:t>Tellus</w:t>
      </w:r>
      <w:r w:rsidRPr="001E7A27">
        <w:rPr>
          <w:rFonts w:cs="Times New Roman"/>
          <w:sz w:val="20"/>
          <w:szCs w:val="20"/>
          <w:lang w:val="en-GB"/>
        </w:rPr>
        <w:t xml:space="preserve">, </w:t>
      </w:r>
      <w:r w:rsidRPr="001E7A27">
        <w:rPr>
          <w:rFonts w:cs="Times New Roman"/>
          <w:b/>
          <w:sz w:val="20"/>
          <w:szCs w:val="20"/>
          <w:lang w:val="en-GB"/>
        </w:rPr>
        <w:t>12(2)</w:t>
      </w:r>
      <w:r w:rsidRPr="001E7A27">
        <w:rPr>
          <w:rFonts w:cs="Times New Roman"/>
          <w:sz w:val="20"/>
          <w:szCs w:val="20"/>
          <w:lang w:val="en-GB"/>
        </w:rPr>
        <w:t>, 200–203, doi:</w:t>
      </w:r>
      <w:hyperlink r:id="rId573" w:history="1">
        <w:r w:rsidRPr="001E7A27">
          <w:rPr>
            <w:rStyle w:val="Hyperlink"/>
            <w:rFonts w:cs="Times New Roman"/>
            <w:sz w:val="20"/>
            <w:szCs w:val="20"/>
            <w:lang w:val="en-GB"/>
          </w:rPr>
          <w:t>10.1111/j.2153-3490.1960.tb01300.x</w:t>
        </w:r>
      </w:hyperlink>
      <w:r w:rsidRPr="001E7A27">
        <w:rPr>
          <w:rFonts w:cs="Times New Roman"/>
          <w:sz w:val="20"/>
          <w:szCs w:val="20"/>
          <w:lang w:val="en-GB"/>
        </w:rPr>
        <w:t>.</w:t>
      </w:r>
    </w:p>
    <w:p w14:paraId="35A7AAC5" w14:textId="51914C6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Keeling, C.D., T.P. Whorf, M. Wahlen, and J. van der Plicht, 2001: </w:t>
      </w:r>
      <w:r w:rsidRPr="001E7A27">
        <w:rPr>
          <w:rFonts w:cs="Times New Roman"/>
          <w:i/>
          <w:sz w:val="20"/>
          <w:szCs w:val="20"/>
          <w:lang w:val="en-GB"/>
        </w:rPr>
        <w:t>Exchanges of Atmospheric CO2 and 13CO2 with the Terrestrial Biosphere and Oceans from 1978 to 2000. I. Global Aspects</w:t>
      </w:r>
      <w:r w:rsidRPr="001E7A27">
        <w:rPr>
          <w:rFonts w:cs="Times New Roman"/>
          <w:sz w:val="20"/>
          <w:szCs w:val="20"/>
          <w:lang w:val="en-GB"/>
        </w:rPr>
        <w:t>. SIO Reference No. 01–06, Scripps Institution of Oceanography, University of California San Diego, San Diego, CA, USA, 28 pp.</w:t>
      </w:r>
    </w:p>
    <w:p w14:paraId="4E2C6A60" w14:textId="67F4ED3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Keeling, R.F. and A.C. Manning, 2014: Studies of Recent Changes in Atmospheric O2 Content. In: </w:t>
      </w:r>
      <w:r w:rsidRPr="001E7A27">
        <w:rPr>
          <w:rFonts w:cs="Times New Roman"/>
          <w:i/>
          <w:sz w:val="20"/>
          <w:szCs w:val="20"/>
          <w:lang w:val="en-GB"/>
        </w:rPr>
        <w:t>Treatise on Geochemistry (Second Edition)</w:t>
      </w:r>
      <w:r w:rsidRPr="001E7A27">
        <w:rPr>
          <w:rFonts w:cs="Times New Roman"/>
          <w:sz w:val="20"/>
          <w:szCs w:val="20"/>
          <w:lang w:val="en-GB"/>
        </w:rPr>
        <w:t xml:space="preserve"> [Holland, H.D. and K.K. Turekian (eds.)]. Elsevier, pp. 385–404, doi:</w:t>
      </w:r>
      <w:hyperlink r:id="rId574" w:history="1">
        <w:r w:rsidRPr="001E7A27">
          <w:rPr>
            <w:rStyle w:val="Hyperlink"/>
            <w:rFonts w:cs="Times New Roman"/>
            <w:sz w:val="20"/>
            <w:szCs w:val="20"/>
            <w:lang w:val="en-GB"/>
          </w:rPr>
          <w:t>10.1016/b978-0-08-095975-7.00420-4</w:t>
        </w:r>
      </w:hyperlink>
      <w:r w:rsidRPr="001E7A27">
        <w:rPr>
          <w:rFonts w:cs="Times New Roman"/>
          <w:sz w:val="20"/>
          <w:szCs w:val="20"/>
          <w:lang w:val="en-GB"/>
        </w:rPr>
        <w:t>.</w:t>
      </w:r>
    </w:p>
    <w:p w14:paraId="3A3E1C9F" w14:textId="6355568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Keeling, R.F. et al., 2017: Atmospheric evidence for a global secular increase in carbon isotopic discrimination of land </w:t>
      </w:r>
      <w:r w:rsidRPr="001E7A27">
        <w:rPr>
          <w:rFonts w:cs="Times New Roman"/>
          <w:sz w:val="20"/>
          <w:szCs w:val="20"/>
          <w:lang w:val="en-GB"/>
        </w:rPr>
        <w:lastRenderedPageBreak/>
        <w:t xml:space="preserve">photosynthesis.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114(39)</w:t>
      </w:r>
      <w:r w:rsidRPr="001E7A27">
        <w:rPr>
          <w:rFonts w:cs="Times New Roman"/>
          <w:sz w:val="20"/>
          <w:szCs w:val="20"/>
          <w:lang w:val="en-GB"/>
        </w:rPr>
        <w:t>, 10361–10366, doi:</w:t>
      </w:r>
      <w:hyperlink r:id="rId575" w:history="1">
        <w:r w:rsidRPr="001E7A27">
          <w:rPr>
            <w:rStyle w:val="Hyperlink"/>
            <w:rFonts w:cs="Times New Roman"/>
            <w:sz w:val="20"/>
            <w:szCs w:val="20"/>
            <w:lang w:val="en-GB"/>
          </w:rPr>
          <w:t>10.1073/pnas.1619240114</w:t>
        </w:r>
      </w:hyperlink>
      <w:r w:rsidRPr="001E7A27">
        <w:rPr>
          <w:rFonts w:cs="Times New Roman"/>
          <w:sz w:val="20"/>
          <w:szCs w:val="20"/>
          <w:lang w:val="en-GB"/>
        </w:rPr>
        <w:t>.</w:t>
      </w:r>
    </w:p>
    <w:p w14:paraId="5BE5D45B" w14:textId="3D3FD0F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Keenan, T.F. et al., 2016: Recent pause in the growth rate of atmospheric CO2 due to enhanced terrestrial carbon uptake.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13428, doi:</w:t>
      </w:r>
      <w:hyperlink r:id="rId576" w:history="1">
        <w:r w:rsidRPr="001E7A27">
          <w:rPr>
            <w:rStyle w:val="Hyperlink"/>
            <w:rFonts w:cs="Times New Roman"/>
            <w:sz w:val="20"/>
            <w:szCs w:val="20"/>
            <w:lang w:val="en-GB"/>
          </w:rPr>
          <w:t>10.1038/ncomms13428</w:t>
        </w:r>
      </w:hyperlink>
      <w:r w:rsidRPr="001E7A27">
        <w:rPr>
          <w:rFonts w:cs="Times New Roman"/>
          <w:sz w:val="20"/>
          <w:szCs w:val="20"/>
          <w:lang w:val="en-GB"/>
        </w:rPr>
        <w:t>.</w:t>
      </w:r>
    </w:p>
    <w:p w14:paraId="543FB984" w14:textId="58BD0E1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Keith, D.W. and D.G. MacMartin, 2015: A temporary, moderate and responsive scenario for solar geoengineering.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5(3)</w:t>
      </w:r>
      <w:r w:rsidRPr="001E7A27">
        <w:rPr>
          <w:rFonts w:cs="Times New Roman"/>
          <w:sz w:val="20"/>
          <w:szCs w:val="20"/>
          <w:lang w:val="en-GB"/>
        </w:rPr>
        <w:t>, 201–206, doi:</w:t>
      </w:r>
      <w:hyperlink r:id="rId577" w:history="1">
        <w:r w:rsidRPr="001E7A27">
          <w:rPr>
            <w:rStyle w:val="Hyperlink"/>
            <w:rFonts w:cs="Times New Roman"/>
            <w:sz w:val="20"/>
            <w:szCs w:val="20"/>
            <w:lang w:val="en-GB"/>
          </w:rPr>
          <w:t>10.1038/nclimate2493</w:t>
        </w:r>
      </w:hyperlink>
      <w:r w:rsidRPr="001E7A27">
        <w:rPr>
          <w:rFonts w:cs="Times New Roman"/>
          <w:sz w:val="20"/>
          <w:szCs w:val="20"/>
          <w:lang w:val="en-GB"/>
        </w:rPr>
        <w:t>.</w:t>
      </w:r>
    </w:p>
    <w:p w14:paraId="67D3224F" w14:textId="178E441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Keith, H. et al., 2021: Evaluating nature-based solutions for climate mitigation and conservation requires comprehensive carbon accounting. </w:t>
      </w:r>
      <w:r w:rsidRPr="001E7A27">
        <w:rPr>
          <w:rFonts w:cs="Times New Roman"/>
          <w:i/>
          <w:sz w:val="20"/>
          <w:szCs w:val="20"/>
          <w:lang w:val="en-GB"/>
        </w:rPr>
        <w:t>Science of the Total Environment</w:t>
      </w:r>
      <w:r w:rsidRPr="001E7A27">
        <w:rPr>
          <w:rFonts w:cs="Times New Roman"/>
          <w:sz w:val="20"/>
          <w:szCs w:val="20"/>
          <w:lang w:val="en-GB"/>
        </w:rPr>
        <w:t xml:space="preserve">, </w:t>
      </w:r>
      <w:r w:rsidRPr="001E7A27">
        <w:rPr>
          <w:rFonts w:cs="Times New Roman"/>
          <w:b/>
          <w:sz w:val="20"/>
          <w:szCs w:val="20"/>
          <w:lang w:val="en-GB"/>
        </w:rPr>
        <w:t>769</w:t>
      </w:r>
      <w:r w:rsidRPr="001E7A27">
        <w:rPr>
          <w:rFonts w:cs="Times New Roman"/>
          <w:sz w:val="20"/>
          <w:szCs w:val="20"/>
          <w:lang w:val="en-GB"/>
        </w:rPr>
        <w:t>, 144341, doi:</w:t>
      </w:r>
      <w:hyperlink r:id="rId578" w:history="1">
        <w:r w:rsidRPr="001E7A27">
          <w:rPr>
            <w:rStyle w:val="Hyperlink"/>
            <w:rFonts w:cs="Times New Roman"/>
            <w:sz w:val="20"/>
            <w:szCs w:val="20"/>
            <w:lang w:val="en-GB"/>
          </w:rPr>
          <w:t>10.1016/j.scitotenv.2020.144341</w:t>
        </w:r>
      </w:hyperlink>
      <w:r w:rsidRPr="001E7A27">
        <w:rPr>
          <w:rFonts w:cs="Times New Roman"/>
          <w:sz w:val="20"/>
          <w:szCs w:val="20"/>
          <w:lang w:val="en-GB"/>
        </w:rPr>
        <w:t>.</w:t>
      </w:r>
    </w:p>
    <w:p w14:paraId="47D7C272" w14:textId="2C243AA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Kell, D.B., 2011: Breeding crop plants with deep roots: their role in sustainable carbon, nutrient and water sequestration. </w:t>
      </w:r>
      <w:r w:rsidRPr="001E7A27">
        <w:rPr>
          <w:rFonts w:cs="Times New Roman"/>
          <w:i/>
          <w:sz w:val="20"/>
          <w:szCs w:val="20"/>
          <w:lang w:val="en-GB"/>
        </w:rPr>
        <w:t>Annals of Botany</w:t>
      </w:r>
      <w:r w:rsidRPr="001E7A27">
        <w:rPr>
          <w:rFonts w:cs="Times New Roman"/>
          <w:sz w:val="20"/>
          <w:szCs w:val="20"/>
          <w:lang w:val="en-GB"/>
        </w:rPr>
        <w:t xml:space="preserve">, </w:t>
      </w:r>
      <w:r w:rsidRPr="001E7A27">
        <w:rPr>
          <w:rFonts w:cs="Times New Roman"/>
          <w:b/>
          <w:sz w:val="20"/>
          <w:szCs w:val="20"/>
          <w:lang w:val="en-GB"/>
        </w:rPr>
        <w:t>108(3)</w:t>
      </w:r>
      <w:r w:rsidRPr="001E7A27">
        <w:rPr>
          <w:rFonts w:cs="Times New Roman"/>
          <w:sz w:val="20"/>
          <w:szCs w:val="20"/>
          <w:lang w:val="en-GB"/>
        </w:rPr>
        <w:t>, 407–418, doi:</w:t>
      </w:r>
      <w:hyperlink r:id="rId579" w:history="1">
        <w:r w:rsidRPr="001E7A27">
          <w:rPr>
            <w:rStyle w:val="Hyperlink"/>
            <w:rFonts w:cs="Times New Roman"/>
            <w:sz w:val="20"/>
            <w:szCs w:val="20"/>
            <w:lang w:val="en-GB"/>
          </w:rPr>
          <w:t>10.1093/aob/mcr175</w:t>
        </w:r>
      </w:hyperlink>
      <w:r w:rsidRPr="001E7A27">
        <w:rPr>
          <w:rFonts w:cs="Times New Roman"/>
          <w:sz w:val="20"/>
          <w:szCs w:val="20"/>
          <w:lang w:val="en-GB"/>
        </w:rPr>
        <w:t>.</w:t>
      </w:r>
    </w:p>
    <w:p w14:paraId="04E9E6CB" w14:textId="02060C8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Keller, D.P., 2019: Marine climate engineering. In: </w:t>
      </w:r>
      <w:r w:rsidRPr="001E7A27">
        <w:rPr>
          <w:rFonts w:cs="Times New Roman"/>
          <w:i/>
          <w:sz w:val="20"/>
          <w:szCs w:val="20"/>
          <w:lang w:val="en-GB"/>
        </w:rPr>
        <w:t>Handbook on Marine Environment Protection: Science, Impacts and Sustainable Management</w:t>
      </w:r>
      <w:r w:rsidRPr="001E7A27">
        <w:rPr>
          <w:rFonts w:cs="Times New Roman"/>
          <w:sz w:val="20"/>
          <w:szCs w:val="20"/>
          <w:lang w:val="en-GB"/>
        </w:rPr>
        <w:t xml:space="preserve"> [Salomon, M. and T. Markus (eds.)]. Springer, Cham, Switzerland, pp. 261–276, doi:</w:t>
      </w:r>
      <w:hyperlink r:id="rId580" w:history="1">
        <w:r w:rsidRPr="001E7A27">
          <w:rPr>
            <w:rStyle w:val="Hyperlink"/>
            <w:rFonts w:cs="Times New Roman"/>
            <w:sz w:val="20"/>
            <w:szCs w:val="20"/>
            <w:lang w:val="en-GB"/>
          </w:rPr>
          <w:t>10.1007/978-3-319-60156-4_13</w:t>
        </w:r>
      </w:hyperlink>
      <w:r w:rsidRPr="001E7A27">
        <w:rPr>
          <w:rFonts w:cs="Times New Roman"/>
          <w:sz w:val="20"/>
          <w:szCs w:val="20"/>
          <w:lang w:val="en-GB"/>
        </w:rPr>
        <w:t>.</w:t>
      </w:r>
    </w:p>
    <w:p w14:paraId="3D1A3AAE" w14:textId="76D1944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Keller, D.P., E.Y. Feng, and A. Oschlies, 2014: Potential climate engineering effectiveness and side effects during a high carbon dioxide-emission scenario.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5(1)</w:t>
      </w:r>
      <w:r w:rsidRPr="001E7A27">
        <w:rPr>
          <w:rFonts w:cs="Times New Roman"/>
          <w:sz w:val="20"/>
          <w:szCs w:val="20"/>
          <w:lang w:val="en-GB"/>
        </w:rPr>
        <w:t>, 3304, doi:</w:t>
      </w:r>
      <w:hyperlink r:id="rId581" w:history="1">
        <w:r w:rsidRPr="001E7A27">
          <w:rPr>
            <w:rStyle w:val="Hyperlink"/>
            <w:rFonts w:cs="Times New Roman"/>
            <w:sz w:val="20"/>
            <w:szCs w:val="20"/>
            <w:lang w:val="en-GB"/>
          </w:rPr>
          <w:t>10.1038/ncomms4304</w:t>
        </w:r>
      </w:hyperlink>
      <w:r w:rsidRPr="001E7A27">
        <w:rPr>
          <w:rFonts w:cs="Times New Roman"/>
          <w:sz w:val="20"/>
          <w:szCs w:val="20"/>
          <w:lang w:val="en-GB"/>
        </w:rPr>
        <w:t>.</w:t>
      </w:r>
    </w:p>
    <w:p w14:paraId="61317CDE" w14:textId="6763C25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Keller, D.P. et al., 2018a: The Effects of Carbon Dioxide Removal on the Carbon Cycle. </w:t>
      </w:r>
      <w:r w:rsidRPr="001E7A27">
        <w:rPr>
          <w:rFonts w:cs="Times New Roman"/>
          <w:i/>
          <w:sz w:val="20"/>
          <w:szCs w:val="20"/>
          <w:lang w:val="en-GB"/>
        </w:rPr>
        <w:t>Current Climate Change Reports</w:t>
      </w:r>
      <w:r w:rsidRPr="001E7A27">
        <w:rPr>
          <w:rFonts w:cs="Times New Roman"/>
          <w:sz w:val="20"/>
          <w:szCs w:val="20"/>
          <w:lang w:val="en-GB"/>
        </w:rPr>
        <w:t xml:space="preserve">, </w:t>
      </w:r>
      <w:r w:rsidRPr="001E7A27">
        <w:rPr>
          <w:rFonts w:cs="Times New Roman"/>
          <w:b/>
          <w:sz w:val="20"/>
          <w:szCs w:val="20"/>
          <w:lang w:val="en-GB"/>
        </w:rPr>
        <w:t>4(3)</w:t>
      </w:r>
      <w:r w:rsidRPr="001E7A27">
        <w:rPr>
          <w:rFonts w:cs="Times New Roman"/>
          <w:sz w:val="20"/>
          <w:szCs w:val="20"/>
          <w:lang w:val="en-GB"/>
        </w:rPr>
        <w:t>, 250–265, doi:</w:t>
      </w:r>
      <w:hyperlink r:id="rId582" w:history="1">
        <w:r w:rsidRPr="001E7A27">
          <w:rPr>
            <w:rStyle w:val="Hyperlink"/>
            <w:rFonts w:cs="Times New Roman"/>
            <w:sz w:val="20"/>
            <w:szCs w:val="20"/>
            <w:lang w:val="en-GB"/>
          </w:rPr>
          <w:t>10.1007/s40641-018-0104-3</w:t>
        </w:r>
      </w:hyperlink>
      <w:r w:rsidRPr="001E7A27">
        <w:rPr>
          <w:rFonts w:cs="Times New Roman"/>
          <w:sz w:val="20"/>
          <w:szCs w:val="20"/>
          <w:lang w:val="en-GB"/>
        </w:rPr>
        <w:t>.</w:t>
      </w:r>
    </w:p>
    <w:p w14:paraId="792351E7" w14:textId="47EF410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Keller, D.P. et al., 2018b: The Carbon Dioxide Removal Model Intercomparison Project (CDRMIP): rationale and experimental protocol for CMIP6.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11(3)</w:t>
      </w:r>
      <w:r w:rsidRPr="001E7A27">
        <w:rPr>
          <w:rFonts w:cs="Times New Roman"/>
          <w:sz w:val="20"/>
          <w:szCs w:val="20"/>
          <w:lang w:val="en-GB"/>
        </w:rPr>
        <w:t>, 1133–1160, doi:</w:t>
      </w:r>
      <w:hyperlink r:id="rId583" w:history="1">
        <w:r w:rsidRPr="001E7A27">
          <w:rPr>
            <w:rStyle w:val="Hyperlink"/>
            <w:rFonts w:cs="Times New Roman"/>
            <w:sz w:val="20"/>
            <w:szCs w:val="20"/>
            <w:lang w:val="en-GB"/>
          </w:rPr>
          <w:t>10.5194/gmd-11-1133-2018</w:t>
        </w:r>
      </w:hyperlink>
      <w:r w:rsidRPr="001E7A27">
        <w:rPr>
          <w:rFonts w:cs="Times New Roman"/>
          <w:sz w:val="20"/>
          <w:szCs w:val="20"/>
          <w:lang w:val="en-GB"/>
        </w:rPr>
        <w:t>.</w:t>
      </w:r>
    </w:p>
    <w:p w14:paraId="409E9D15" w14:textId="6A59752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Keller, J., 2018: Greenhouse gases. In: </w:t>
      </w:r>
      <w:r w:rsidRPr="001E7A27">
        <w:rPr>
          <w:rFonts w:cs="Times New Roman"/>
          <w:i/>
          <w:sz w:val="20"/>
          <w:szCs w:val="20"/>
          <w:lang w:val="en-GB"/>
        </w:rPr>
        <w:t>A Blue Carbon Primer, The State of Coastal Wetland Carbon Science, Practice and Policy</w:t>
      </w:r>
      <w:r w:rsidRPr="001E7A27">
        <w:rPr>
          <w:rFonts w:cs="Times New Roman"/>
          <w:sz w:val="20"/>
          <w:szCs w:val="20"/>
          <w:lang w:val="en-GB"/>
        </w:rPr>
        <w:t xml:space="preserve"> [Windham-Myers, L., S. Crooks, and Troxler (eds.)]. CRC Press, Boca Raton, FL, USA, pp. 93–106.</w:t>
      </w:r>
    </w:p>
    <w:p w14:paraId="04EFB8BA" w14:textId="1D2EE05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Kelly, J.W.G., R.A. Duursma, B.J. Atwell, D.T. Tissue, and B.E. Medlyn, 2016: Drought × CO2 interactions in trees: a test of the low-intercellular CO2 concentration (C_i) mechanism.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209(4)</w:t>
      </w:r>
      <w:r w:rsidRPr="001E7A27">
        <w:rPr>
          <w:rFonts w:cs="Times New Roman"/>
          <w:sz w:val="20"/>
          <w:szCs w:val="20"/>
          <w:lang w:val="en-GB"/>
        </w:rPr>
        <w:t>, 1600–1612, doi:</w:t>
      </w:r>
      <w:hyperlink r:id="rId584" w:history="1">
        <w:r w:rsidRPr="001E7A27">
          <w:rPr>
            <w:rStyle w:val="Hyperlink"/>
            <w:rFonts w:cs="Times New Roman"/>
            <w:sz w:val="20"/>
            <w:szCs w:val="20"/>
            <w:lang w:val="en-GB"/>
          </w:rPr>
          <w:t>10.1111/nph.13715</w:t>
        </w:r>
      </w:hyperlink>
      <w:r w:rsidRPr="001E7A27">
        <w:rPr>
          <w:rFonts w:cs="Times New Roman"/>
          <w:sz w:val="20"/>
          <w:szCs w:val="20"/>
          <w:lang w:val="en-GB"/>
        </w:rPr>
        <w:t>.</w:t>
      </w:r>
    </w:p>
    <w:p w14:paraId="2A60473D" w14:textId="693129B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Kemp, D.B., K. Eichenseer, and W. Kiessling, 2015: Maximum rates of climate change are systematically underestimated in the geological record.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6(1)</w:t>
      </w:r>
      <w:r w:rsidRPr="001E7A27">
        <w:rPr>
          <w:rFonts w:cs="Times New Roman"/>
          <w:sz w:val="20"/>
          <w:szCs w:val="20"/>
          <w:lang w:val="en-GB"/>
        </w:rPr>
        <w:t>, 8890, doi:</w:t>
      </w:r>
      <w:hyperlink r:id="rId585" w:history="1">
        <w:r w:rsidRPr="001E7A27">
          <w:rPr>
            <w:rStyle w:val="Hyperlink"/>
            <w:rFonts w:cs="Times New Roman"/>
            <w:sz w:val="20"/>
            <w:szCs w:val="20"/>
            <w:lang w:val="en-GB"/>
          </w:rPr>
          <w:t>10.1038/ncomms9890</w:t>
        </w:r>
      </w:hyperlink>
      <w:r w:rsidRPr="001E7A27">
        <w:rPr>
          <w:rFonts w:cs="Times New Roman"/>
          <w:sz w:val="20"/>
          <w:szCs w:val="20"/>
          <w:lang w:val="en-GB"/>
        </w:rPr>
        <w:t>.</w:t>
      </w:r>
    </w:p>
    <w:p w14:paraId="1E1A1A3D" w14:textId="410D9DB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Kennedy, H., J. Fourqueran, and S. Papadimitriou, 2018: The calcium carbonate cycle in seagrass ecosystems. In: </w:t>
      </w:r>
      <w:r w:rsidRPr="001E7A27">
        <w:rPr>
          <w:rFonts w:cs="Times New Roman"/>
          <w:i/>
          <w:sz w:val="20"/>
          <w:szCs w:val="20"/>
          <w:lang w:val="en-GB"/>
        </w:rPr>
        <w:t>A Blue Carbon Primer. The State of Coastal Wetland Carbon Science, Practice and Policy</w:t>
      </w:r>
      <w:r w:rsidRPr="001E7A27">
        <w:rPr>
          <w:rFonts w:cs="Times New Roman"/>
          <w:sz w:val="20"/>
          <w:szCs w:val="20"/>
          <w:lang w:val="en-GB"/>
        </w:rPr>
        <w:t xml:space="preserve"> [Windham-Myers, L., S. Crooks, and T. Troxler (eds.)]. CRC Press, Boca Raton, FL, USA, pp. 107–119, doi:</w:t>
      </w:r>
      <w:hyperlink r:id="rId586" w:history="1">
        <w:r w:rsidRPr="001E7A27">
          <w:rPr>
            <w:rStyle w:val="Hyperlink"/>
            <w:rFonts w:cs="Times New Roman"/>
            <w:sz w:val="20"/>
            <w:szCs w:val="20"/>
            <w:lang w:val="en-GB"/>
          </w:rPr>
          <w:t>10.1201/9780429435362</w:t>
        </w:r>
      </w:hyperlink>
      <w:r w:rsidRPr="001E7A27">
        <w:rPr>
          <w:rFonts w:cs="Times New Roman"/>
          <w:sz w:val="20"/>
          <w:szCs w:val="20"/>
          <w:lang w:val="en-GB"/>
        </w:rPr>
        <w:t>.</w:t>
      </w:r>
    </w:p>
    <w:p w14:paraId="4268ACD5" w14:textId="6C0A273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Keppler, L. and P. Landschützer, 2019: Regional Wind Variability Modulates the Southern Ocean Carbon Sink.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7384, doi:</w:t>
      </w:r>
      <w:hyperlink r:id="rId587" w:history="1">
        <w:r w:rsidRPr="001E7A27">
          <w:rPr>
            <w:rStyle w:val="Hyperlink"/>
            <w:rFonts w:cs="Times New Roman"/>
            <w:sz w:val="20"/>
            <w:szCs w:val="20"/>
            <w:lang w:val="en-GB"/>
          </w:rPr>
          <w:t>10.1038/s41598-019-43826-y</w:t>
        </w:r>
      </w:hyperlink>
      <w:r w:rsidRPr="001E7A27">
        <w:rPr>
          <w:rFonts w:cs="Times New Roman"/>
          <w:sz w:val="20"/>
          <w:szCs w:val="20"/>
          <w:lang w:val="en-GB"/>
        </w:rPr>
        <w:t>.</w:t>
      </w:r>
    </w:p>
    <w:p w14:paraId="5C8EEED3" w14:textId="7639B06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Keppler, L., P. Landschützer, N. Gruber, S.K. Lauvset, and I. Stemmler, 2020: Seasonal Carbon Dynamics in the Near-Global Ocean.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34(12)</w:t>
      </w:r>
      <w:r w:rsidRPr="001E7A27">
        <w:rPr>
          <w:rFonts w:cs="Times New Roman"/>
          <w:sz w:val="20"/>
          <w:szCs w:val="20"/>
          <w:lang w:val="en-GB"/>
        </w:rPr>
        <w:t>, doi:</w:t>
      </w:r>
      <w:hyperlink r:id="rId588" w:history="1">
        <w:r w:rsidRPr="001E7A27">
          <w:rPr>
            <w:rStyle w:val="Hyperlink"/>
            <w:rFonts w:cs="Times New Roman"/>
            <w:sz w:val="20"/>
            <w:szCs w:val="20"/>
            <w:lang w:val="en-GB"/>
          </w:rPr>
          <w:t>10.1029/2020gb006571</w:t>
        </w:r>
      </w:hyperlink>
      <w:r w:rsidRPr="001E7A27">
        <w:rPr>
          <w:rFonts w:cs="Times New Roman"/>
          <w:sz w:val="20"/>
          <w:szCs w:val="20"/>
          <w:lang w:val="en-GB"/>
        </w:rPr>
        <w:t>.</w:t>
      </w:r>
    </w:p>
    <w:p w14:paraId="1E31B50A" w14:textId="446B0CC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Khatiwala, S., A. Schmittner, and J. Muglia, 2019: Air-sea disequilibrium enhances ocean carbon storage during glacial periods. </w:t>
      </w:r>
      <w:r w:rsidRPr="001E7A27">
        <w:rPr>
          <w:rFonts w:cs="Times New Roman"/>
          <w:i/>
          <w:sz w:val="20"/>
          <w:szCs w:val="20"/>
          <w:lang w:val="en-GB"/>
        </w:rPr>
        <w:t>Science Advances</w:t>
      </w:r>
      <w:r w:rsidRPr="001E7A27">
        <w:rPr>
          <w:rFonts w:cs="Times New Roman"/>
          <w:sz w:val="20"/>
          <w:szCs w:val="20"/>
          <w:lang w:val="en-GB"/>
        </w:rPr>
        <w:t xml:space="preserve">, </w:t>
      </w:r>
      <w:r w:rsidRPr="001E7A27">
        <w:rPr>
          <w:rFonts w:cs="Times New Roman"/>
          <w:b/>
          <w:sz w:val="20"/>
          <w:szCs w:val="20"/>
          <w:lang w:val="en-GB"/>
        </w:rPr>
        <w:t>5(6)</w:t>
      </w:r>
      <w:r w:rsidRPr="001E7A27">
        <w:rPr>
          <w:rFonts w:cs="Times New Roman"/>
          <w:sz w:val="20"/>
          <w:szCs w:val="20"/>
          <w:lang w:val="en-GB"/>
        </w:rPr>
        <w:t>, eaaw4981, doi:</w:t>
      </w:r>
      <w:hyperlink r:id="rId589" w:history="1">
        <w:r w:rsidRPr="001E7A27">
          <w:rPr>
            <w:rStyle w:val="Hyperlink"/>
            <w:rFonts w:cs="Times New Roman"/>
            <w:sz w:val="20"/>
            <w:szCs w:val="20"/>
            <w:lang w:val="en-GB"/>
          </w:rPr>
          <w:t>10.1126/sciadv.aaw4981</w:t>
        </w:r>
      </w:hyperlink>
      <w:r w:rsidRPr="001E7A27">
        <w:rPr>
          <w:rFonts w:cs="Times New Roman"/>
          <w:sz w:val="20"/>
          <w:szCs w:val="20"/>
          <w:lang w:val="en-GB"/>
        </w:rPr>
        <w:t>.</w:t>
      </w:r>
    </w:p>
    <w:p w14:paraId="59D56277" w14:textId="5056D4D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Khatiwala, S. et al., 2013: Global ocean storage of anthropogenic carbon.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10(4)</w:t>
      </w:r>
      <w:r w:rsidRPr="001E7A27">
        <w:rPr>
          <w:rFonts w:cs="Times New Roman"/>
          <w:sz w:val="20"/>
          <w:szCs w:val="20"/>
          <w:lang w:val="en-GB"/>
        </w:rPr>
        <w:t>, 2169–2191, doi:</w:t>
      </w:r>
      <w:hyperlink r:id="rId590" w:history="1">
        <w:r w:rsidRPr="001E7A27">
          <w:rPr>
            <w:rStyle w:val="Hyperlink"/>
            <w:rFonts w:cs="Times New Roman"/>
            <w:sz w:val="20"/>
            <w:szCs w:val="20"/>
            <w:lang w:val="en-GB"/>
          </w:rPr>
          <w:t>10.5194/bg-10-2169-2013</w:t>
        </w:r>
      </w:hyperlink>
      <w:r w:rsidRPr="001E7A27">
        <w:rPr>
          <w:rFonts w:cs="Times New Roman"/>
          <w:sz w:val="20"/>
          <w:szCs w:val="20"/>
          <w:lang w:val="en-GB"/>
        </w:rPr>
        <w:t>.</w:t>
      </w:r>
    </w:p>
    <w:p w14:paraId="2E2F3563" w14:textId="30128CB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Kicklighter, D.W. et al., 2014: Potential influence of climate-induced vegetation shifts on future land use and associated land carbon fluxes in Northern Eurasia.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9(3)</w:t>
      </w:r>
      <w:r w:rsidRPr="001E7A27">
        <w:rPr>
          <w:rFonts w:cs="Times New Roman"/>
          <w:sz w:val="20"/>
          <w:szCs w:val="20"/>
          <w:lang w:val="en-GB"/>
        </w:rPr>
        <w:t>, 35004, doi:</w:t>
      </w:r>
      <w:hyperlink r:id="rId591" w:history="1">
        <w:r w:rsidRPr="001E7A27">
          <w:rPr>
            <w:rStyle w:val="Hyperlink"/>
            <w:rFonts w:cs="Times New Roman"/>
            <w:sz w:val="20"/>
            <w:szCs w:val="20"/>
            <w:lang w:val="en-GB"/>
          </w:rPr>
          <w:t>10.1088/1748-9326/9/3/035004</w:t>
        </w:r>
      </w:hyperlink>
      <w:r w:rsidRPr="001E7A27">
        <w:rPr>
          <w:rFonts w:cs="Times New Roman"/>
          <w:sz w:val="20"/>
          <w:szCs w:val="20"/>
          <w:lang w:val="en-GB"/>
        </w:rPr>
        <w:t>.</w:t>
      </w:r>
    </w:p>
    <w:p w14:paraId="52AD4D1A" w14:textId="39A76E3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Kirschke, S. et al., 2013: Three decades of global methane sources and sinks.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6(10)</w:t>
      </w:r>
      <w:r w:rsidRPr="001E7A27">
        <w:rPr>
          <w:rFonts w:cs="Times New Roman"/>
          <w:sz w:val="20"/>
          <w:szCs w:val="20"/>
          <w:lang w:val="en-GB"/>
        </w:rPr>
        <w:t>, 813–823, doi:</w:t>
      </w:r>
      <w:hyperlink r:id="rId592" w:history="1">
        <w:r w:rsidRPr="001E7A27">
          <w:rPr>
            <w:rStyle w:val="Hyperlink"/>
            <w:rFonts w:cs="Times New Roman"/>
            <w:sz w:val="20"/>
            <w:szCs w:val="20"/>
            <w:lang w:val="en-GB"/>
          </w:rPr>
          <w:t>10.1038/ngeo1955</w:t>
        </w:r>
      </w:hyperlink>
      <w:r w:rsidRPr="001E7A27">
        <w:rPr>
          <w:rFonts w:cs="Times New Roman"/>
          <w:sz w:val="20"/>
          <w:szCs w:val="20"/>
          <w:lang w:val="en-GB"/>
        </w:rPr>
        <w:t>.</w:t>
      </w:r>
    </w:p>
    <w:p w14:paraId="673AEF11" w14:textId="7657E47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Kizyakov, A. et al., 2017: Comparison of gas emission crater geomorphodynamics on Yamal and Gydan Peninsulas (Russia), based on repeat very-high-resolution stereopairs. </w:t>
      </w:r>
      <w:r w:rsidRPr="001E7A27">
        <w:rPr>
          <w:rFonts w:cs="Times New Roman"/>
          <w:i/>
          <w:sz w:val="20"/>
          <w:szCs w:val="20"/>
          <w:lang w:val="en-GB"/>
        </w:rPr>
        <w:t>Remote Sensing</w:t>
      </w:r>
      <w:r w:rsidRPr="001E7A27">
        <w:rPr>
          <w:rFonts w:cs="Times New Roman"/>
          <w:sz w:val="20"/>
          <w:szCs w:val="20"/>
          <w:lang w:val="en-GB"/>
        </w:rPr>
        <w:t xml:space="preserve">, </w:t>
      </w:r>
      <w:r w:rsidRPr="001E7A27">
        <w:rPr>
          <w:rFonts w:cs="Times New Roman"/>
          <w:b/>
          <w:sz w:val="20"/>
          <w:szCs w:val="20"/>
          <w:lang w:val="en-GB"/>
        </w:rPr>
        <w:t>9(10)</w:t>
      </w:r>
      <w:r w:rsidRPr="001E7A27">
        <w:rPr>
          <w:rFonts w:cs="Times New Roman"/>
          <w:sz w:val="20"/>
          <w:szCs w:val="20"/>
          <w:lang w:val="en-GB"/>
        </w:rPr>
        <w:t>, 1023, doi:</w:t>
      </w:r>
      <w:hyperlink r:id="rId593" w:history="1">
        <w:r w:rsidRPr="001E7A27">
          <w:rPr>
            <w:rStyle w:val="Hyperlink"/>
            <w:rFonts w:cs="Times New Roman"/>
            <w:sz w:val="20"/>
            <w:szCs w:val="20"/>
            <w:lang w:val="en-GB"/>
          </w:rPr>
          <w:t>10.3390/rs9101023</w:t>
        </w:r>
      </w:hyperlink>
      <w:r w:rsidRPr="001E7A27">
        <w:rPr>
          <w:rFonts w:cs="Times New Roman"/>
          <w:sz w:val="20"/>
          <w:szCs w:val="20"/>
          <w:lang w:val="en-GB"/>
        </w:rPr>
        <w:t>.</w:t>
      </w:r>
    </w:p>
    <w:p w14:paraId="24E3A788" w14:textId="234E3AD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Kizyakov, A. et al., 2018: Microrelief associated with gas emission craters: remote-sensing and field-based study. </w:t>
      </w:r>
      <w:r w:rsidRPr="001E7A27">
        <w:rPr>
          <w:rFonts w:cs="Times New Roman"/>
          <w:i/>
          <w:sz w:val="20"/>
          <w:szCs w:val="20"/>
          <w:lang w:val="en-GB"/>
        </w:rPr>
        <w:t>Remote Sensing</w:t>
      </w:r>
      <w:r w:rsidRPr="001E7A27">
        <w:rPr>
          <w:rFonts w:cs="Times New Roman"/>
          <w:sz w:val="20"/>
          <w:szCs w:val="20"/>
          <w:lang w:val="en-GB"/>
        </w:rPr>
        <w:t xml:space="preserve">, </w:t>
      </w:r>
      <w:r w:rsidRPr="001E7A27">
        <w:rPr>
          <w:rFonts w:cs="Times New Roman"/>
          <w:b/>
          <w:sz w:val="20"/>
          <w:szCs w:val="20"/>
          <w:lang w:val="en-GB"/>
        </w:rPr>
        <w:t>10(5)</w:t>
      </w:r>
      <w:r w:rsidRPr="001E7A27">
        <w:rPr>
          <w:rFonts w:cs="Times New Roman"/>
          <w:sz w:val="20"/>
          <w:szCs w:val="20"/>
          <w:lang w:val="en-GB"/>
        </w:rPr>
        <w:t>, 677, doi:</w:t>
      </w:r>
      <w:hyperlink r:id="rId594" w:history="1">
        <w:r w:rsidRPr="001E7A27">
          <w:rPr>
            <w:rStyle w:val="Hyperlink"/>
            <w:rFonts w:cs="Times New Roman"/>
            <w:sz w:val="20"/>
            <w:szCs w:val="20"/>
            <w:lang w:val="en-GB"/>
          </w:rPr>
          <w:t>10.3390/rs10050677</w:t>
        </w:r>
      </w:hyperlink>
      <w:r w:rsidRPr="001E7A27">
        <w:rPr>
          <w:rFonts w:cs="Times New Roman"/>
          <w:sz w:val="20"/>
          <w:szCs w:val="20"/>
          <w:lang w:val="en-GB"/>
        </w:rPr>
        <w:t>.</w:t>
      </w:r>
    </w:p>
    <w:p w14:paraId="0B342D9D" w14:textId="2366D7D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Kleber, M., P. Sollins, and R. Sutton, 2007: A conceptual model of organo-mineral interactions in soils: self-assembly of organic molecular fragments into zonal structures on mineral surfaces. </w:t>
      </w:r>
      <w:r w:rsidRPr="001E7A27">
        <w:rPr>
          <w:rFonts w:cs="Times New Roman"/>
          <w:i/>
          <w:sz w:val="20"/>
          <w:szCs w:val="20"/>
          <w:lang w:val="en-GB"/>
        </w:rPr>
        <w:t>Biogeochemistry</w:t>
      </w:r>
      <w:r w:rsidRPr="001E7A27">
        <w:rPr>
          <w:rFonts w:cs="Times New Roman"/>
          <w:sz w:val="20"/>
          <w:szCs w:val="20"/>
          <w:lang w:val="en-GB"/>
        </w:rPr>
        <w:t xml:space="preserve">, </w:t>
      </w:r>
      <w:r w:rsidRPr="001E7A27">
        <w:rPr>
          <w:rFonts w:cs="Times New Roman"/>
          <w:b/>
          <w:sz w:val="20"/>
          <w:szCs w:val="20"/>
          <w:lang w:val="en-GB"/>
        </w:rPr>
        <w:t>85(1)</w:t>
      </w:r>
      <w:r w:rsidRPr="001E7A27">
        <w:rPr>
          <w:rFonts w:cs="Times New Roman"/>
          <w:sz w:val="20"/>
          <w:szCs w:val="20"/>
          <w:lang w:val="en-GB"/>
        </w:rPr>
        <w:t>, 9–24, doi:</w:t>
      </w:r>
      <w:hyperlink r:id="rId595" w:history="1">
        <w:r w:rsidRPr="001E7A27">
          <w:rPr>
            <w:rStyle w:val="Hyperlink"/>
            <w:rFonts w:cs="Times New Roman"/>
            <w:sz w:val="20"/>
            <w:szCs w:val="20"/>
            <w:lang w:val="en-GB"/>
          </w:rPr>
          <w:t>10.1007/s10533-007-9103-5</w:t>
        </w:r>
      </w:hyperlink>
      <w:r w:rsidRPr="001E7A27">
        <w:rPr>
          <w:rFonts w:cs="Times New Roman"/>
          <w:sz w:val="20"/>
          <w:szCs w:val="20"/>
          <w:lang w:val="en-GB"/>
        </w:rPr>
        <w:t>.</w:t>
      </w:r>
    </w:p>
    <w:p w14:paraId="3B734B11" w14:textId="77F8E57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Kleinen, T. and V. Brovkin, 2018: Pathway-dependent fate of permafrost region carbon.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13(9)</w:t>
      </w:r>
      <w:r w:rsidRPr="001E7A27">
        <w:rPr>
          <w:rFonts w:cs="Times New Roman"/>
          <w:sz w:val="20"/>
          <w:szCs w:val="20"/>
          <w:lang w:val="en-GB"/>
        </w:rPr>
        <w:t>, 094001, doi:</w:t>
      </w:r>
      <w:hyperlink r:id="rId596" w:history="1">
        <w:r w:rsidRPr="001E7A27">
          <w:rPr>
            <w:rStyle w:val="Hyperlink"/>
            <w:rFonts w:cs="Times New Roman"/>
            <w:sz w:val="20"/>
            <w:szCs w:val="20"/>
            <w:lang w:val="en-GB"/>
          </w:rPr>
          <w:t>10.1088/1748-9326/aad824</w:t>
        </w:r>
      </w:hyperlink>
      <w:r w:rsidRPr="001E7A27">
        <w:rPr>
          <w:rFonts w:cs="Times New Roman"/>
          <w:sz w:val="20"/>
          <w:szCs w:val="20"/>
          <w:lang w:val="en-GB"/>
        </w:rPr>
        <w:t>.</w:t>
      </w:r>
    </w:p>
    <w:p w14:paraId="228792D2" w14:textId="68C9937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Kleinen, T., U. Mikolajewicz, and V. Brovkin, 2020: Terrestrial methane emissions from the Last Glacial Maximum to the preindustrial period. </w:t>
      </w:r>
      <w:r w:rsidRPr="001E7A27">
        <w:rPr>
          <w:rFonts w:cs="Times New Roman"/>
          <w:i/>
          <w:sz w:val="20"/>
          <w:szCs w:val="20"/>
          <w:lang w:val="en-GB"/>
        </w:rPr>
        <w:t>Climate of the Past</w:t>
      </w:r>
      <w:r w:rsidRPr="001E7A27">
        <w:rPr>
          <w:rFonts w:cs="Times New Roman"/>
          <w:sz w:val="20"/>
          <w:szCs w:val="20"/>
          <w:lang w:val="en-GB"/>
        </w:rPr>
        <w:t xml:space="preserve">, </w:t>
      </w:r>
      <w:r w:rsidRPr="001E7A27">
        <w:rPr>
          <w:rFonts w:cs="Times New Roman"/>
          <w:b/>
          <w:sz w:val="20"/>
          <w:szCs w:val="20"/>
          <w:lang w:val="en-GB"/>
        </w:rPr>
        <w:t>16(2)</w:t>
      </w:r>
      <w:r w:rsidRPr="001E7A27">
        <w:rPr>
          <w:rFonts w:cs="Times New Roman"/>
          <w:sz w:val="20"/>
          <w:szCs w:val="20"/>
          <w:lang w:val="en-GB"/>
        </w:rPr>
        <w:t>, 575–595, doi:</w:t>
      </w:r>
      <w:hyperlink r:id="rId597" w:history="1">
        <w:r w:rsidRPr="001E7A27">
          <w:rPr>
            <w:rStyle w:val="Hyperlink"/>
            <w:rFonts w:cs="Times New Roman"/>
            <w:sz w:val="20"/>
            <w:szCs w:val="20"/>
            <w:lang w:val="en-GB"/>
          </w:rPr>
          <w:t>10.5194/cp-16-575-2020</w:t>
        </w:r>
      </w:hyperlink>
      <w:r w:rsidRPr="001E7A27">
        <w:rPr>
          <w:rFonts w:cs="Times New Roman"/>
          <w:sz w:val="20"/>
          <w:szCs w:val="20"/>
          <w:lang w:val="en-GB"/>
        </w:rPr>
        <w:t>.</w:t>
      </w:r>
    </w:p>
    <w:p w14:paraId="182ABFE8" w14:textId="78C2A3A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Kloster, S. and G. Lasslop, 2017: Historical and future fire occurrence (1850 to 2100) simulated in CMIP5 Earth System Models. </w:t>
      </w:r>
      <w:r w:rsidRPr="001E7A27">
        <w:rPr>
          <w:rFonts w:cs="Times New Roman"/>
          <w:i/>
          <w:sz w:val="20"/>
          <w:szCs w:val="20"/>
          <w:lang w:val="en-GB"/>
        </w:rPr>
        <w:t>Global and Planetary Change</w:t>
      </w:r>
      <w:r w:rsidRPr="001E7A27">
        <w:rPr>
          <w:rFonts w:cs="Times New Roman"/>
          <w:sz w:val="20"/>
          <w:szCs w:val="20"/>
          <w:lang w:val="en-GB"/>
        </w:rPr>
        <w:t xml:space="preserve">, </w:t>
      </w:r>
      <w:r w:rsidRPr="001E7A27">
        <w:rPr>
          <w:rFonts w:cs="Times New Roman"/>
          <w:b/>
          <w:sz w:val="20"/>
          <w:szCs w:val="20"/>
          <w:lang w:val="en-GB"/>
        </w:rPr>
        <w:t>150</w:t>
      </w:r>
      <w:r w:rsidRPr="001E7A27">
        <w:rPr>
          <w:rFonts w:cs="Times New Roman"/>
          <w:sz w:val="20"/>
          <w:szCs w:val="20"/>
          <w:lang w:val="en-GB"/>
        </w:rPr>
        <w:t>, 58–69, doi:</w:t>
      </w:r>
      <w:hyperlink r:id="rId598" w:history="1">
        <w:r w:rsidRPr="001E7A27">
          <w:rPr>
            <w:rStyle w:val="Hyperlink"/>
            <w:rFonts w:cs="Times New Roman"/>
            <w:sz w:val="20"/>
            <w:szCs w:val="20"/>
            <w:lang w:val="en-GB"/>
          </w:rPr>
          <w:t>10.1016/j.gloplacha.2016.12.017</w:t>
        </w:r>
      </w:hyperlink>
      <w:r w:rsidRPr="001E7A27">
        <w:rPr>
          <w:rFonts w:cs="Times New Roman"/>
          <w:sz w:val="20"/>
          <w:szCs w:val="20"/>
          <w:lang w:val="en-GB"/>
        </w:rPr>
        <w:t>.</w:t>
      </w:r>
    </w:p>
    <w:p w14:paraId="5E0C3812" w14:textId="4D141AD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Kluber, L.A. et al., 2014: Multistate assessment of wetland restoration on CO2 and N2O emissions and soil bacterial </w:t>
      </w:r>
      <w:r w:rsidRPr="001E7A27">
        <w:rPr>
          <w:rFonts w:cs="Times New Roman"/>
          <w:sz w:val="20"/>
          <w:szCs w:val="20"/>
          <w:lang w:val="en-GB"/>
        </w:rPr>
        <w:lastRenderedPageBreak/>
        <w:t xml:space="preserve">communities. </w:t>
      </w:r>
      <w:r w:rsidRPr="001E7A27">
        <w:rPr>
          <w:rFonts w:cs="Times New Roman"/>
          <w:i/>
          <w:sz w:val="20"/>
          <w:szCs w:val="20"/>
          <w:lang w:val="en-GB"/>
        </w:rPr>
        <w:t>Applied Soil Ecology</w:t>
      </w:r>
      <w:r w:rsidRPr="001E7A27">
        <w:rPr>
          <w:rFonts w:cs="Times New Roman"/>
          <w:sz w:val="20"/>
          <w:szCs w:val="20"/>
          <w:lang w:val="en-GB"/>
        </w:rPr>
        <w:t xml:space="preserve">, </w:t>
      </w:r>
      <w:r w:rsidRPr="001E7A27">
        <w:rPr>
          <w:rFonts w:cs="Times New Roman"/>
          <w:b/>
          <w:sz w:val="20"/>
          <w:szCs w:val="20"/>
          <w:lang w:val="en-GB"/>
        </w:rPr>
        <w:t>76</w:t>
      </w:r>
      <w:r w:rsidRPr="001E7A27">
        <w:rPr>
          <w:rFonts w:cs="Times New Roman"/>
          <w:sz w:val="20"/>
          <w:szCs w:val="20"/>
          <w:lang w:val="en-GB"/>
        </w:rPr>
        <w:t>, 87–94, doi:</w:t>
      </w:r>
      <w:hyperlink r:id="rId599" w:history="1">
        <w:r w:rsidRPr="001E7A27">
          <w:rPr>
            <w:rStyle w:val="Hyperlink"/>
            <w:rFonts w:cs="Times New Roman"/>
            <w:sz w:val="20"/>
            <w:szCs w:val="20"/>
            <w:lang w:val="en-GB"/>
          </w:rPr>
          <w:t>10.1016/j.apsoil.2013.12.014</w:t>
        </w:r>
      </w:hyperlink>
      <w:r w:rsidRPr="001E7A27">
        <w:rPr>
          <w:rFonts w:cs="Times New Roman"/>
          <w:sz w:val="20"/>
          <w:szCs w:val="20"/>
          <w:lang w:val="en-GB"/>
        </w:rPr>
        <w:t>.</w:t>
      </w:r>
    </w:p>
    <w:p w14:paraId="1756ABBC" w14:textId="79AA57F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Knauer, J. et al., 2017: The response of ecosystem water-use efficiency to rising atmospheric CO2 concentrations: sensitivity and large-scale biogeochemical implications.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213(4)</w:t>
      </w:r>
      <w:r w:rsidRPr="001E7A27">
        <w:rPr>
          <w:rFonts w:cs="Times New Roman"/>
          <w:sz w:val="20"/>
          <w:szCs w:val="20"/>
          <w:lang w:val="en-GB"/>
        </w:rPr>
        <w:t>, 1654–1666, doi:</w:t>
      </w:r>
      <w:hyperlink r:id="rId600" w:history="1">
        <w:r w:rsidRPr="001E7A27">
          <w:rPr>
            <w:rStyle w:val="Hyperlink"/>
            <w:rFonts w:cs="Times New Roman"/>
            <w:sz w:val="20"/>
            <w:szCs w:val="20"/>
            <w:lang w:val="en-GB"/>
          </w:rPr>
          <w:t>10.1111/nph.14288</w:t>
        </w:r>
      </w:hyperlink>
      <w:r w:rsidRPr="001E7A27">
        <w:rPr>
          <w:rFonts w:cs="Times New Roman"/>
          <w:sz w:val="20"/>
          <w:szCs w:val="20"/>
          <w:lang w:val="en-GB"/>
        </w:rPr>
        <w:t>.</w:t>
      </w:r>
    </w:p>
    <w:p w14:paraId="16FDCF57" w14:textId="54083E6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Knutti, R. and J. Rogelj, 2015: The legacy of our CO2 emissions: a clash of scientific facts, politics and ethics. </w:t>
      </w:r>
      <w:r w:rsidRPr="001E7A27">
        <w:rPr>
          <w:rFonts w:cs="Times New Roman"/>
          <w:i/>
          <w:sz w:val="20"/>
          <w:szCs w:val="20"/>
          <w:lang w:val="en-GB"/>
        </w:rPr>
        <w:t>Climatic Change</w:t>
      </w:r>
      <w:r w:rsidRPr="001E7A27">
        <w:rPr>
          <w:rFonts w:cs="Times New Roman"/>
          <w:sz w:val="20"/>
          <w:szCs w:val="20"/>
          <w:lang w:val="en-GB"/>
        </w:rPr>
        <w:t xml:space="preserve">, </w:t>
      </w:r>
      <w:r w:rsidRPr="001E7A27">
        <w:rPr>
          <w:rFonts w:cs="Times New Roman"/>
          <w:b/>
          <w:sz w:val="20"/>
          <w:szCs w:val="20"/>
          <w:lang w:val="en-GB"/>
        </w:rPr>
        <w:t>133(3)</w:t>
      </w:r>
      <w:r w:rsidRPr="001E7A27">
        <w:rPr>
          <w:rFonts w:cs="Times New Roman"/>
          <w:sz w:val="20"/>
          <w:szCs w:val="20"/>
          <w:lang w:val="en-GB"/>
        </w:rPr>
        <w:t>, 361–373, doi:</w:t>
      </w:r>
      <w:hyperlink r:id="rId601" w:history="1">
        <w:r w:rsidRPr="001E7A27">
          <w:rPr>
            <w:rStyle w:val="Hyperlink"/>
            <w:rFonts w:cs="Times New Roman"/>
            <w:sz w:val="20"/>
            <w:szCs w:val="20"/>
            <w:lang w:val="en-GB"/>
          </w:rPr>
          <w:t>10.1007/s10584-015-1340-3</w:t>
        </w:r>
      </w:hyperlink>
      <w:r w:rsidRPr="001E7A27">
        <w:rPr>
          <w:rFonts w:cs="Times New Roman"/>
          <w:sz w:val="20"/>
          <w:szCs w:val="20"/>
          <w:lang w:val="en-GB"/>
        </w:rPr>
        <w:t>.</w:t>
      </w:r>
    </w:p>
    <w:p w14:paraId="5B5006F5" w14:textId="78FBA6C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Kock, A., D.L. Arévalo-Martínez, C.R. Löscher, and H.W. Bange, 2016: Extreme N2O accumulation in the coastal oxygen minimum zone off Peru.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13(3)</w:t>
      </w:r>
      <w:r w:rsidRPr="001E7A27">
        <w:rPr>
          <w:rFonts w:cs="Times New Roman"/>
          <w:sz w:val="20"/>
          <w:szCs w:val="20"/>
          <w:lang w:val="en-GB"/>
        </w:rPr>
        <w:t>, 827–840, doi:</w:t>
      </w:r>
      <w:hyperlink r:id="rId602" w:history="1">
        <w:r w:rsidRPr="001E7A27">
          <w:rPr>
            <w:rStyle w:val="Hyperlink"/>
            <w:rFonts w:cs="Times New Roman"/>
            <w:sz w:val="20"/>
            <w:szCs w:val="20"/>
            <w:lang w:val="en-GB"/>
          </w:rPr>
          <w:t>10.5194/bg-13-827-2016</w:t>
        </w:r>
      </w:hyperlink>
      <w:r w:rsidRPr="001E7A27">
        <w:rPr>
          <w:rFonts w:cs="Times New Roman"/>
          <w:sz w:val="20"/>
          <w:szCs w:val="20"/>
          <w:lang w:val="en-GB"/>
        </w:rPr>
        <w:t>.</w:t>
      </w:r>
    </w:p>
    <w:p w14:paraId="693A5265" w14:textId="6DEE6FC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Kock, A., J. Schafstall, M. Dengler, P. Brandt, and H.W. Bange, 2012: Sea-to-air and diapycnal nitrous oxide fluxes in the eastern tropical North Atlantic Ocean.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9(3)</w:t>
      </w:r>
      <w:r w:rsidRPr="001E7A27">
        <w:rPr>
          <w:rFonts w:cs="Times New Roman"/>
          <w:sz w:val="20"/>
          <w:szCs w:val="20"/>
          <w:lang w:val="en-GB"/>
        </w:rPr>
        <w:t>, 957–964, doi:</w:t>
      </w:r>
      <w:hyperlink r:id="rId603" w:history="1">
        <w:r w:rsidRPr="001E7A27">
          <w:rPr>
            <w:rStyle w:val="Hyperlink"/>
            <w:rFonts w:cs="Times New Roman"/>
            <w:sz w:val="20"/>
            <w:szCs w:val="20"/>
            <w:lang w:val="en-GB"/>
          </w:rPr>
          <w:t>10.5194/bg-9-957-2012</w:t>
        </w:r>
      </w:hyperlink>
      <w:r w:rsidRPr="001E7A27">
        <w:rPr>
          <w:rFonts w:cs="Times New Roman"/>
          <w:sz w:val="20"/>
          <w:szCs w:val="20"/>
          <w:lang w:val="en-GB"/>
        </w:rPr>
        <w:t>.</w:t>
      </w:r>
    </w:p>
    <w:p w14:paraId="6F440DC5" w14:textId="268BFAF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Koffi, E.N., P. Bergamaschi, R. Alkama, and A. Cescatti, 2020: An observation-constrained assessment of the climate sensitivity and future trajectories of wetland methane emissions. </w:t>
      </w:r>
      <w:r w:rsidRPr="001E7A27">
        <w:rPr>
          <w:rFonts w:cs="Times New Roman"/>
          <w:i/>
          <w:sz w:val="20"/>
          <w:szCs w:val="20"/>
          <w:lang w:val="en-GB"/>
        </w:rPr>
        <w:t>Science Advances</w:t>
      </w:r>
      <w:r w:rsidRPr="001E7A27">
        <w:rPr>
          <w:rFonts w:cs="Times New Roman"/>
          <w:sz w:val="20"/>
          <w:szCs w:val="20"/>
          <w:lang w:val="en-GB"/>
        </w:rPr>
        <w:t xml:space="preserve">, </w:t>
      </w:r>
      <w:r w:rsidRPr="001E7A27">
        <w:rPr>
          <w:rFonts w:cs="Times New Roman"/>
          <w:b/>
          <w:sz w:val="20"/>
          <w:szCs w:val="20"/>
          <w:lang w:val="en-GB"/>
        </w:rPr>
        <w:t>6(15)</w:t>
      </w:r>
      <w:r w:rsidRPr="001E7A27">
        <w:rPr>
          <w:rFonts w:cs="Times New Roman"/>
          <w:sz w:val="20"/>
          <w:szCs w:val="20"/>
          <w:lang w:val="en-GB"/>
        </w:rPr>
        <w:t>, doi:</w:t>
      </w:r>
      <w:hyperlink r:id="rId604" w:history="1">
        <w:r w:rsidRPr="001E7A27">
          <w:rPr>
            <w:rStyle w:val="Hyperlink"/>
            <w:rFonts w:cs="Times New Roman"/>
            <w:sz w:val="20"/>
            <w:szCs w:val="20"/>
            <w:lang w:val="en-GB"/>
          </w:rPr>
          <w:t>10.1126/sciadv.aay4444</w:t>
        </w:r>
      </w:hyperlink>
      <w:r w:rsidRPr="001E7A27">
        <w:rPr>
          <w:rFonts w:cs="Times New Roman"/>
          <w:sz w:val="20"/>
          <w:szCs w:val="20"/>
          <w:lang w:val="en-GB"/>
        </w:rPr>
        <w:t>.</w:t>
      </w:r>
    </w:p>
    <w:p w14:paraId="63288736" w14:textId="581C530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Köhler, P., G. Knorr, and E. Bard, 2014: Permafrost thawing as a possible source of abrupt carbon release at the onset of the Bølling/Allerød.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5(1)</w:t>
      </w:r>
      <w:r w:rsidRPr="001E7A27">
        <w:rPr>
          <w:rFonts w:cs="Times New Roman"/>
          <w:sz w:val="20"/>
          <w:szCs w:val="20"/>
          <w:lang w:val="en-GB"/>
        </w:rPr>
        <w:t>, 5520, doi:</w:t>
      </w:r>
      <w:hyperlink r:id="rId605" w:history="1">
        <w:r w:rsidRPr="001E7A27">
          <w:rPr>
            <w:rStyle w:val="Hyperlink"/>
            <w:rFonts w:cs="Times New Roman"/>
            <w:sz w:val="20"/>
            <w:szCs w:val="20"/>
            <w:lang w:val="en-GB"/>
          </w:rPr>
          <w:t>10.1038/ncomms6520</w:t>
        </w:r>
      </w:hyperlink>
      <w:r w:rsidRPr="001E7A27">
        <w:rPr>
          <w:rFonts w:cs="Times New Roman"/>
          <w:sz w:val="20"/>
          <w:szCs w:val="20"/>
          <w:lang w:val="en-GB"/>
        </w:rPr>
        <w:t>.</w:t>
      </w:r>
    </w:p>
    <w:p w14:paraId="51A941CD" w14:textId="00B9858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Kohnert, K., A. Serafimovich, S. Metzger, J. Hartmann, and T. Sachs, 2017: Strong geologic methane emissions from discontinuous terrestrial permafrost in the Mackenzie Delta, Canada.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5828, doi:</w:t>
      </w:r>
      <w:hyperlink r:id="rId606" w:history="1">
        <w:r w:rsidRPr="001E7A27">
          <w:rPr>
            <w:rStyle w:val="Hyperlink"/>
            <w:rFonts w:cs="Times New Roman"/>
            <w:sz w:val="20"/>
            <w:szCs w:val="20"/>
            <w:lang w:val="en-GB"/>
          </w:rPr>
          <w:t>10.1038/s41598-017-05783-2</w:t>
        </w:r>
      </w:hyperlink>
      <w:r w:rsidRPr="001E7A27">
        <w:rPr>
          <w:rFonts w:cs="Times New Roman"/>
          <w:sz w:val="20"/>
          <w:szCs w:val="20"/>
          <w:lang w:val="en-GB"/>
        </w:rPr>
        <w:t>.</w:t>
      </w:r>
    </w:p>
    <w:p w14:paraId="6843D006" w14:textId="1C83BA3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Koné, Y.J.M., G. Abril, K.N. Kouadio, B. Delille, and A. Borges, 2009: Seasonal Variability of Carbon Dioxide in the Rivers and Lagoons of Ivory Coast (West Africa). </w:t>
      </w:r>
      <w:r w:rsidRPr="001E7A27">
        <w:rPr>
          <w:rFonts w:cs="Times New Roman"/>
          <w:i/>
          <w:sz w:val="20"/>
          <w:szCs w:val="20"/>
          <w:lang w:val="en-GB"/>
        </w:rPr>
        <w:t>Estuaries and Coasts</w:t>
      </w:r>
      <w:r w:rsidRPr="001E7A27">
        <w:rPr>
          <w:rFonts w:cs="Times New Roman"/>
          <w:sz w:val="20"/>
          <w:szCs w:val="20"/>
          <w:lang w:val="en-GB"/>
        </w:rPr>
        <w:t xml:space="preserve">, </w:t>
      </w:r>
      <w:r w:rsidRPr="001E7A27">
        <w:rPr>
          <w:rFonts w:cs="Times New Roman"/>
          <w:b/>
          <w:sz w:val="20"/>
          <w:szCs w:val="20"/>
          <w:lang w:val="en-GB"/>
        </w:rPr>
        <w:t>32(2)</w:t>
      </w:r>
      <w:r w:rsidRPr="001E7A27">
        <w:rPr>
          <w:rFonts w:cs="Times New Roman"/>
          <w:sz w:val="20"/>
          <w:szCs w:val="20"/>
          <w:lang w:val="en-GB"/>
        </w:rPr>
        <w:t>, 246–260, doi:</w:t>
      </w:r>
      <w:hyperlink r:id="rId607" w:history="1">
        <w:r w:rsidRPr="001E7A27">
          <w:rPr>
            <w:rStyle w:val="Hyperlink"/>
            <w:rFonts w:cs="Times New Roman"/>
            <w:sz w:val="20"/>
            <w:szCs w:val="20"/>
            <w:lang w:val="en-GB"/>
          </w:rPr>
          <w:t>10.1007/s12237-008-9121-0</w:t>
        </w:r>
      </w:hyperlink>
      <w:r w:rsidRPr="001E7A27">
        <w:rPr>
          <w:rFonts w:cs="Times New Roman"/>
          <w:sz w:val="20"/>
          <w:szCs w:val="20"/>
          <w:lang w:val="en-GB"/>
        </w:rPr>
        <w:t>.</w:t>
      </w:r>
    </w:p>
    <w:p w14:paraId="048ADC4C" w14:textId="4E45B6D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Kortelainen, P. et al., 2020: Lakes as nitrous oxide sources in the boreal landscape.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26(3)</w:t>
      </w:r>
      <w:r w:rsidRPr="001E7A27">
        <w:rPr>
          <w:rFonts w:cs="Times New Roman"/>
          <w:sz w:val="20"/>
          <w:szCs w:val="20"/>
          <w:lang w:val="en-GB"/>
        </w:rPr>
        <w:t>, 1432–1445, doi:</w:t>
      </w:r>
      <w:hyperlink r:id="rId608" w:history="1">
        <w:r w:rsidRPr="001E7A27">
          <w:rPr>
            <w:rStyle w:val="Hyperlink"/>
            <w:rFonts w:cs="Times New Roman"/>
            <w:sz w:val="20"/>
            <w:szCs w:val="20"/>
            <w:lang w:val="en-GB"/>
          </w:rPr>
          <w:t>10.1111/gcb.14928</w:t>
        </w:r>
      </w:hyperlink>
      <w:r w:rsidRPr="001E7A27">
        <w:rPr>
          <w:rFonts w:cs="Times New Roman"/>
          <w:sz w:val="20"/>
          <w:szCs w:val="20"/>
          <w:lang w:val="en-GB"/>
        </w:rPr>
        <w:t>.</w:t>
      </w:r>
    </w:p>
    <w:p w14:paraId="638379B8" w14:textId="4C4B0BF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Koskinen, M., L. Maanavilja, M. Nieminen, K. Minkkinen, and E. Tuittila, 2016: High methane emissions from restored Norway spruce swamps in southern Finland over one growing season. </w:t>
      </w:r>
      <w:r w:rsidRPr="001E7A27">
        <w:rPr>
          <w:rFonts w:cs="Times New Roman"/>
          <w:i/>
          <w:sz w:val="20"/>
          <w:szCs w:val="20"/>
          <w:lang w:val="en-GB"/>
        </w:rPr>
        <w:t>Mires and Peat</w:t>
      </w:r>
      <w:r w:rsidRPr="001E7A27">
        <w:rPr>
          <w:rFonts w:cs="Times New Roman"/>
          <w:sz w:val="20"/>
          <w:szCs w:val="20"/>
          <w:lang w:val="en-GB"/>
        </w:rPr>
        <w:t xml:space="preserve">, </w:t>
      </w:r>
      <w:r w:rsidRPr="001E7A27">
        <w:rPr>
          <w:rFonts w:cs="Times New Roman"/>
          <w:b/>
          <w:sz w:val="20"/>
          <w:szCs w:val="20"/>
          <w:lang w:val="en-GB"/>
        </w:rPr>
        <w:t>17(02)</w:t>
      </w:r>
      <w:r w:rsidRPr="001E7A27">
        <w:rPr>
          <w:rFonts w:cs="Times New Roman"/>
          <w:sz w:val="20"/>
          <w:szCs w:val="20"/>
          <w:lang w:val="en-GB"/>
        </w:rPr>
        <w:t>, 1–13, doi:</w:t>
      </w:r>
      <w:hyperlink r:id="rId609" w:history="1">
        <w:r w:rsidRPr="001E7A27">
          <w:rPr>
            <w:rStyle w:val="Hyperlink"/>
            <w:rFonts w:cs="Times New Roman"/>
            <w:sz w:val="20"/>
            <w:szCs w:val="20"/>
            <w:lang w:val="en-GB"/>
          </w:rPr>
          <w:t>10.19189/map.2015.omb.202</w:t>
        </w:r>
      </w:hyperlink>
      <w:r w:rsidRPr="001E7A27">
        <w:rPr>
          <w:rFonts w:cs="Times New Roman"/>
          <w:sz w:val="20"/>
          <w:szCs w:val="20"/>
          <w:lang w:val="en-GB"/>
        </w:rPr>
        <w:t>.</w:t>
      </w:r>
    </w:p>
    <w:p w14:paraId="7616340E" w14:textId="2C00A62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Kosugi, N., D. Sasano, M. Ishii, K. Enyo, and S. Saito, 2016: Autumn CO 2 chemistry in the Japan Sea and the impact of discharges from the Changjiang River. </w:t>
      </w:r>
      <w:r w:rsidRPr="001E7A27">
        <w:rPr>
          <w:rFonts w:cs="Times New Roman"/>
          <w:i/>
          <w:sz w:val="20"/>
          <w:szCs w:val="20"/>
          <w:lang w:val="en-GB"/>
        </w:rPr>
        <w:t>Journal of Geophysical Research: Oceans</w:t>
      </w:r>
      <w:r w:rsidRPr="001E7A27">
        <w:rPr>
          <w:rFonts w:cs="Times New Roman"/>
          <w:sz w:val="20"/>
          <w:szCs w:val="20"/>
          <w:lang w:val="en-GB"/>
        </w:rPr>
        <w:t>, n/a–n/a, doi:</w:t>
      </w:r>
      <w:hyperlink r:id="rId610" w:history="1">
        <w:r w:rsidRPr="001E7A27">
          <w:rPr>
            <w:rStyle w:val="Hyperlink"/>
            <w:rFonts w:cs="Times New Roman"/>
            <w:sz w:val="20"/>
            <w:szCs w:val="20"/>
            <w:lang w:val="en-GB"/>
          </w:rPr>
          <w:t>10.1002/2016jc011838</w:t>
        </w:r>
      </w:hyperlink>
      <w:r w:rsidRPr="001E7A27">
        <w:rPr>
          <w:rFonts w:cs="Times New Roman"/>
          <w:sz w:val="20"/>
          <w:szCs w:val="20"/>
          <w:lang w:val="en-GB"/>
        </w:rPr>
        <w:t>.</w:t>
      </w:r>
    </w:p>
    <w:p w14:paraId="2FF1FF14" w14:textId="17266DF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Koven, C.D., 2013: Boreal carbon loss due to poleward shift in low-carbon ecosystems.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6(6)</w:t>
      </w:r>
      <w:r w:rsidRPr="001E7A27">
        <w:rPr>
          <w:rFonts w:cs="Times New Roman"/>
          <w:sz w:val="20"/>
          <w:szCs w:val="20"/>
          <w:lang w:val="en-GB"/>
        </w:rPr>
        <w:t>, 452–456, doi:</w:t>
      </w:r>
      <w:hyperlink r:id="rId611" w:history="1">
        <w:r w:rsidRPr="001E7A27">
          <w:rPr>
            <w:rStyle w:val="Hyperlink"/>
            <w:rFonts w:cs="Times New Roman"/>
            <w:sz w:val="20"/>
            <w:szCs w:val="20"/>
            <w:lang w:val="en-GB"/>
          </w:rPr>
          <w:t>10.1038/ngeo1801</w:t>
        </w:r>
      </w:hyperlink>
      <w:r w:rsidRPr="001E7A27">
        <w:rPr>
          <w:rFonts w:cs="Times New Roman"/>
          <w:sz w:val="20"/>
          <w:szCs w:val="20"/>
          <w:lang w:val="en-GB"/>
        </w:rPr>
        <w:t>.</w:t>
      </w:r>
    </w:p>
    <w:p w14:paraId="385524F9" w14:textId="1B7288E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Koven, C.D., D.M. Lawrence, and W.J. Riley, 2015a: Permafrost carbon-climate feedback is sensitive to deep soil carbon decomposability but not deep soil nitrogen dynamics.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112(12)</w:t>
      </w:r>
      <w:r w:rsidRPr="001E7A27">
        <w:rPr>
          <w:rFonts w:cs="Times New Roman"/>
          <w:sz w:val="20"/>
          <w:szCs w:val="20"/>
          <w:lang w:val="en-GB"/>
        </w:rPr>
        <w:t>, 201415123, doi:</w:t>
      </w:r>
      <w:hyperlink r:id="rId612" w:history="1">
        <w:r w:rsidRPr="001E7A27">
          <w:rPr>
            <w:rStyle w:val="Hyperlink"/>
            <w:rFonts w:cs="Times New Roman"/>
            <w:sz w:val="20"/>
            <w:szCs w:val="20"/>
            <w:lang w:val="en-GB"/>
          </w:rPr>
          <w:t>10.1073/pnas.1415123112</w:t>
        </w:r>
      </w:hyperlink>
      <w:r w:rsidRPr="001E7A27">
        <w:rPr>
          <w:rFonts w:cs="Times New Roman"/>
          <w:sz w:val="20"/>
          <w:szCs w:val="20"/>
          <w:lang w:val="en-GB"/>
        </w:rPr>
        <w:t>.</w:t>
      </w:r>
    </w:p>
    <w:p w14:paraId="13FB357A" w14:textId="1AE1FCF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Koven, C.D., G. Hugelius, D.M. Lawrence, and W.R. Wieder, 2017: Higher climatological temperature sensitivity of soil carbon in cold than warm climates.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7(11)</w:t>
      </w:r>
      <w:r w:rsidRPr="001E7A27">
        <w:rPr>
          <w:rFonts w:cs="Times New Roman"/>
          <w:sz w:val="20"/>
          <w:szCs w:val="20"/>
          <w:lang w:val="en-GB"/>
        </w:rPr>
        <w:t>, 817–822, doi:</w:t>
      </w:r>
      <w:hyperlink r:id="rId613" w:history="1">
        <w:r w:rsidRPr="001E7A27">
          <w:rPr>
            <w:rStyle w:val="Hyperlink"/>
            <w:rFonts w:cs="Times New Roman"/>
            <w:sz w:val="20"/>
            <w:szCs w:val="20"/>
            <w:lang w:val="en-GB"/>
          </w:rPr>
          <w:t>10.1038/nclimate3421</w:t>
        </w:r>
      </w:hyperlink>
      <w:r w:rsidRPr="001E7A27">
        <w:rPr>
          <w:rFonts w:cs="Times New Roman"/>
          <w:sz w:val="20"/>
          <w:szCs w:val="20"/>
          <w:lang w:val="en-GB"/>
        </w:rPr>
        <w:t>.</w:t>
      </w:r>
    </w:p>
    <w:p w14:paraId="6AB2A19D" w14:textId="0183425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Koven, C.D. et al., 2015b: Controls on terrestrial carbon feedbacks by productivity versus turnover in the CMIP5 Earth System Models.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12(17)</w:t>
      </w:r>
      <w:r w:rsidRPr="001E7A27">
        <w:rPr>
          <w:rFonts w:cs="Times New Roman"/>
          <w:sz w:val="20"/>
          <w:szCs w:val="20"/>
          <w:lang w:val="en-GB"/>
        </w:rPr>
        <w:t>, 5211–5228, doi:</w:t>
      </w:r>
      <w:hyperlink r:id="rId614" w:history="1">
        <w:r w:rsidRPr="001E7A27">
          <w:rPr>
            <w:rStyle w:val="Hyperlink"/>
            <w:rFonts w:cs="Times New Roman"/>
            <w:sz w:val="20"/>
            <w:szCs w:val="20"/>
            <w:lang w:val="en-GB"/>
          </w:rPr>
          <w:t>10.5194/bg-12-5211-2015</w:t>
        </w:r>
      </w:hyperlink>
      <w:r w:rsidRPr="001E7A27">
        <w:rPr>
          <w:rFonts w:cs="Times New Roman"/>
          <w:sz w:val="20"/>
          <w:szCs w:val="20"/>
          <w:lang w:val="en-GB"/>
        </w:rPr>
        <w:t>.</w:t>
      </w:r>
    </w:p>
    <w:p w14:paraId="23944006" w14:textId="71DFE51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Koven, C.D. et al., 2015c: A simplified, data-constrained approach to estimate the permafrost carbon–climate feedback. </w:t>
      </w:r>
      <w:r w:rsidRPr="001E7A27">
        <w:rPr>
          <w:rFonts w:cs="Times New Roman"/>
          <w:i/>
          <w:sz w:val="20"/>
          <w:szCs w:val="20"/>
          <w:lang w:val="en-GB"/>
        </w:rPr>
        <w:t>Philosophical Transactions of the Royal Society A: Mathematical, Physical and Engineering Sciences</w:t>
      </w:r>
      <w:r w:rsidRPr="001E7A27">
        <w:rPr>
          <w:rFonts w:cs="Times New Roman"/>
          <w:sz w:val="20"/>
          <w:szCs w:val="20"/>
          <w:lang w:val="en-GB"/>
        </w:rPr>
        <w:t xml:space="preserve">, </w:t>
      </w:r>
      <w:r w:rsidRPr="001E7A27">
        <w:rPr>
          <w:rFonts w:cs="Times New Roman"/>
          <w:b/>
          <w:sz w:val="20"/>
          <w:szCs w:val="20"/>
          <w:lang w:val="en-GB"/>
        </w:rPr>
        <w:t>373(2054)</w:t>
      </w:r>
      <w:r w:rsidRPr="001E7A27">
        <w:rPr>
          <w:rFonts w:cs="Times New Roman"/>
          <w:sz w:val="20"/>
          <w:szCs w:val="20"/>
          <w:lang w:val="en-GB"/>
        </w:rPr>
        <w:t>, 20140423, doi:</w:t>
      </w:r>
      <w:hyperlink r:id="rId615" w:history="1">
        <w:r w:rsidRPr="001E7A27">
          <w:rPr>
            <w:rStyle w:val="Hyperlink"/>
            <w:rFonts w:cs="Times New Roman"/>
            <w:sz w:val="20"/>
            <w:szCs w:val="20"/>
            <w:lang w:val="en-GB"/>
          </w:rPr>
          <w:t>10.1098/rsta.2014.0423</w:t>
        </w:r>
      </w:hyperlink>
      <w:r w:rsidRPr="001E7A27">
        <w:rPr>
          <w:rFonts w:cs="Times New Roman"/>
          <w:sz w:val="20"/>
          <w:szCs w:val="20"/>
          <w:lang w:val="en-GB"/>
        </w:rPr>
        <w:t>.</w:t>
      </w:r>
    </w:p>
    <w:p w14:paraId="35645123" w14:textId="37F0C20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Krause, A. et al., 2017: Global consequences of afforestation and bioenergy cultivation on ecosystem service indicators.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14(21)</w:t>
      </w:r>
      <w:r w:rsidRPr="001E7A27">
        <w:rPr>
          <w:rFonts w:cs="Times New Roman"/>
          <w:sz w:val="20"/>
          <w:szCs w:val="20"/>
          <w:lang w:val="en-GB"/>
        </w:rPr>
        <w:t>, 4829–4850, doi:</w:t>
      </w:r>
      <w:hyperlink r:id="rId616" w:history="1">
        <w:r w:rsidRPr="001E7A27">
          <w:rPr>
            <w:rStyle w:val="Hyperlink"/>
            <w:rFonts w:cs="Times New Roman"/>
            <w:sz w:val="20"/>
            <w:szCs w:val="20"/>
            <w:lang w:val="en-GB"/>
          </w:rPr>
          <w:t>10.5194/bg-14-4829-2017</w:t>
        </w:r>
      </w:hyperlink>
      <w:r w:rsidRPr="001E7A27">
        <w:rPr>
          <w:rFonts w:cs="Times New Roman"/>
          <w:sz w:val="20"/>
          <w:szCs w:val="20"/>
          <w:lang w:val="en-GB"/>
        </w:rPr>
        <w:t>.</w:t>
      </w:r>
    </w:p>
    <w:p w14:paraId="2A4F988D" w14:textId="440E955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Kravitz, B. et al., 2011: The Geoengineering Model Intercomparison Project (GeoMIP). </w:t>
      </w:r>
      <w:r w:rsidRPr="001E7A27">
        <w:rPr>
          <w:rFonts w:cs="Times New Roman"/>
          <w:i/>
          <w:sz w:val="20"/>
          <w:szCs w:val="20"/>
          <w:lang w:val="en-GB"/>
        </w:rPr>
        <w:t>Atmospheric Science Letters</w:t>
      </w:r>
      <w:r w:rsidRPr="001E7A27">
        <w:rPr>
          <w:rFonts w:cs="Times New Roman"/>
          <w:sz w:val="20"/>
          <w:szCs w:val="20"/>
          <w:lang w:val="en-GB"/>
        </w:rPr>
        <w:t xml:space="preserve">, </w:t>
      </w:r>
      <w:r w:rsidRPr="001E7A27">
        <w:rPr>
          <w:rFonts w:cs="Times New Roman"/>
          <w:b/>
          <w:sz w:val="20"/>
          <w:szCs w:val="20"/>
          <w:lang w:val="en-GB"/>
        </w:rPr>
        <w:t>12(2)</w:t>
      </w:r>
      <w:r w:rsidRPr="001E7A27">
        <w:rPr>
          <w:rFonts w:cs="Times New Roman"/>
          <w:sz w:val="20"/>
          <w:szCs w:val="20"/>
          <w:lang w:val="en-GB"/>
        </w:rPr>
        <w:t>, 162–167, doi:</w:t>
      </w:r>
      <w:hyperlink r:id="rId617" w:history="1">
        <w:r w:rsidRPr="001E7A27">
          <w:rPr>
            <w:rStyle w:val="Hyperlink"/>
            <w:rFonts w:cs="Times New Roman"/>
            <w:sz w:val="20"/>
            <w:szCs w:val="20"/>
            <w:lang w:val="en-GB"/>
          </w:rPr>
          <w:t>10.1002/asl.316</w:t>
        </w:r>
      </w:hyperlink>
      <w:r w:rsidRPr="001E7A27">
        <w:rPr>
          <w:rFonts w:cs="Times New Roman"/>
          <w:sz w:val="20"/>
          <w:szCs w:val="20"/>
          <w:lang w:val="en-GB"/>
        </w:rPr>
        <w:t>.</w:t>
      </w:r>
    </w:p>
    <w:p w14:paraId="7E8498A6" w14:textId="0D39228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Kraxner, F. et al., 2013: Global bioenergy scenarios – Future forest development, land-use implications, and trade-offs. </w:t>
      </w:r>
      <w:r w:rsidRPr="001E7A27">
        <w:rPr>
          <w:rFonts w:cs="Times New Roman"/>
          <w:i/>
          <w:sz w:val="20"/>
          <w:szCs w:val="20"/>
          <w:lang w:val="en-GB"/>
        </w:rPr>
        <w:t>Biomass and Bioenergy</w:t>
      </w:r>
      <w:r w:rsidRPr="001E7A27">
        <w:rPr>
          <w:rFonts w:cs="Times New Roman"/>
          <w:sz w:val="20"/>
          <w:szCs w:val="20"/>
          <w:lang w:val="en-GB"/>
        </w:rPr>
        <w:t xml:space="preserve">, </w:t>
      </w:r>
      <w:r w:rsidRPr="001E7A27">
        <w:rPr>
          <w:rFonts w:cs="Times New Roman"/>
          <w:b/>
          <w:sz w:val="20"/>
          <w:szCs w:val="20"/>
          <w:lang w:val="en-GB"/>
        </w:rPr>
        <w:t>57</w:t>
      </w:r>
      <w:r w:rsidRPr="001E7A27">
        <w:rPr>
          <w:rFonts w:cs="Times New Roman"/>
          <w:sz w:val="20"/>
          <w:szCs w:val="20"/>
          <w:lang w:val="en-GB"/>
        </w:rPr>
        <w:t>, 86–96, doi:</w:t>
      </w:r>
      <w:hyperlink r:id="rId618" w:history="1">
        <w:r w:rsidRPr="001E7A27">
          <w:rPr>
            <w:rStyle w:val="Hyperlink"/>
            <w:rFonts w:cs="Times New Roman"/>
            <w:sz w:val="20"/>
            <w:szCs w:val="20"/>
            <w:lang w:val="en-GB"/>
          </w:rPr>
          <w:t>10.1016/j.biombioe.2013.02.003</w:t>
        </w:r>
      </w:hyperlink>
      <w:r w:rsidRPr="001E7A27">
        <w:rPr>
          <w:rFonts w:cs="Times New Roman"/>
          <w:sz w:val="20"/>
          <w:szCs w:val="20"/>
          <w:lang w:val="en-GB"/>
        </w:rPr>
        <w:t>.</w:t>
      </w:r>
    </w:p>
    <w:p w14:paraId="63EF7488" w14:textId="30B5B6A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Kretschmer, K., A. Biastoch, L. Rüpke, and E. Burwicz, 2015: Modeling the fate of methane hydrates under global warming.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29(5)</w:t>
      </w:r>
      <w:r w:rsidRPr="001E7A27">
        <w:rPr>
          <w:rFonts w:cs="Times New Roman"/>
          <w:sz w:val="20"/>
          <w:szCs w:val="20"/>
          <w:lang w:val="en-GB"/>
        </w:rPr>
        <w:t>, 610–625, doi:</w:t>
      </w:r>
      <w:hyperlink r:id="rId619" w:history="1">
        <w:r w:rsidRPr="001E7A27">
          <w:rPr>
            <w:rStyle w:val="Hyperlink"/>
            <w:rFonts w:cs="Times New Roman"/>
            <w:sz w:val="20"/>
            <w:szCs w:val="20"/>
            <w:lang w:val="en-GB"/>
          </w:rPr>
          <w:t>10.1002/2014gb005011</w:t>
        </w:r>
      </w:hyperlink>
      <w:r w:rsidRPr="001E7A27">
        <w:rPr>
          <w:rFonts w:cs="Times New Roman"/>
          <w:sz w:val="20"/>
          <w:szCs w:val="20"/>
          <w:lang w:val="en-GB"/>
        </w:rPr>
        <w:t>.</w:t>
      </w:r>
    </w:p>
    <w:p w14:paraId="462D5CEB" w14:textId="628AA00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Krishnamohan, K.-P.S.-P., G. Bala, L. Cao, L. Duan, and K. Caldeira, 2019: Climate system response to stratospheric sulfate aerosols: sensitivity to altitude of aerosol layer. </w:t>
      </w:r>
      <w:r w:rsidRPr="001E7A27">
        <w:rPr>
          <w:rFonts w:cs="Times New Roman"/>
          <w:i/>
          <w:sz w:val="20"/>
          <w:szCs w:val="20"/>
          <w:lang w:val="en-GB"/>
        </w:rPr>
        <w:t>Earth System Dynamics</w:t>
      </w:r>
      <w:r w:rsidRPr="001E7A27">
        <w:rPr>
          <w:rFonts w:cs="Times New Roman"/>
          <w:sz w:val="20"/>
          <w:szCs w:val="20"/>
          <w:lang w:val="en-GB"/>
        </w:rPr>
        <w:t xml:space="preserve">, </w:t>
      </w:r>
      <w:r w:rsidRPr="001E7A27">
        <w:rPr>
          <w:rFonts w:cs="Times New Roman"/>
          <w:b/>
          <w:sz w:val="20"/>
          <w:szCs w:val="20"/>
          <w:lang w:val="en-GB"/>
        </w:rPr>
        <w:t>10(4)</w:t>
      </w:r>
      <w:r w:rsidRPr="001E7A27">
        <w:rPr>
          <w:rFonts w:cs="Times New Roman"/>
          <w:sz w:val="20"/>
          <w:szCs w:val="20"/>
          <w:lang w:val="en-GB"/>
        </w:rPr>
        <w:t>, 885–900, doi:</w:t>
      </w:r>
      <w:hyperlink r:id="rId620" w:history="1">
        <w:r w:rsidRPr="001E7A27">
          <w:rPr>
            <w:rStyle w:val="Hyperlink"/>
            <w:rFonts w:cs="Times New Roman"/>
            <w:sz w:val="20"/>
            <w:szCs w:val="20"/>
            <w:lang w:val="en-GB"/>
          </w:rPr>
          <w:t>10.5194/esd-10-885-2019</w:t>
        </w:r>
      </w:hyperlink>
      <w:r w:rsidRPr="001E7A27">
        <w:rPr>
          <w:rFonts w:cs="Times New Roman"/>
          <w:sz w:val="20"/>
          <w:szCs w:val="20"/>
          <w:lang w:val="en-GB"/>
        </w:rPr>
        <w:t>.</w:t>
      </w:r>
    </w:p>
    <w:p w14:paraId="7B28FA0F" w14:textId="4369D7E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Krishnamohan, K.S., G. Bala, L. Cao, L. Duan, and K. Caldeira, 2020: The Climatic Effects of Hygroscopic Growth of Sulfate Aerosols in the Stratosphere. </w:t>
      </w:r>
      <w:r w:rsidRPr="001E7A27">
        <w:rPr>
          <w:rFonts w:cs="Times New Roman"/>
          <w:i/>
          <w:sz w:val="20"/>
          <w:szCs w:val="20"/>
          <w:lang w:val="en-GB"/>
        </w:rPr>
        <w:t>Earth’s Future</w:t>
      </w:r>
      <w:r w:rsidRPr="001E7A27">
        <w:rPr>
          <w:rFonts w:cs="Times New Roman"/>
          <w:sz w:val="20"/>
          <w:szCs w:val="20"/>
          <w:lang w:val="en-GB"/>
        </w:rPr>
        <w:t xml:space="preserve">, </w:t>
      </w:r>
      <w:r w:rsidRPr="001E7A27">
        <w:rPr>
          <w:rFonts w:cs="Times New Roman"/>
          <w:b/>
          <w:sz w:val="20"/>
          <w:szCs w:val="20"/>
          <w:lang w:val="en-GB"/>
        </w:rPr>
        <w:t>8(2)</w:t>
      </w:r>
      <w:r w:rsidRPr="001E7A27">
        <w:rPr>
          <w:rFonts w:cs="Times New Roman"/>
          <w:sz w:val="20"/>
          <w:szCs w:val="20"/>
          <w:lang w:val="en-GB"/>
        </w:rPr>
        <w:t>, e2019EF001326, doi:</w:t>
      </w:r>
      <w:hyperlink r:id="rId621" w:history="1">
        <w:r w:rsidRPr="001E7A27">
          <w:rPr>
            <w:rStyle w:val="Hyperlink"/>
            <w:rFonts w:cs="Times New Roman"/>
            <w:sz w:val="20"/>
            <w:szCs w:val="20"/>
            <w:lang w:val="en-GB"/>
          </w:rPr>
          <w:t>10.1029/2019ef001326</w:t>
        </w:r>
      </w:hyperlink>
      <w:r w:rsidRPr="001E7A27">
        <w:rPr>
          <w:rFonts w:cs="Times New Roman"/>
          <w:sz w:val="20"/>
          <w:szCs w:val="20"/>
          <w:lang w:val="en-GB"/>
        </w:rPr>
        <w:t>.</w:t>
      </w:r>
    </w:p>
    <w:p w14:paraId="4E8CC08A" w14:textId="2BA787F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Krumhardt, K.M. et al., 2019: Coccolithophore Growth and Calcification in an Acidified Ocean: Insights From Community Earth System Model Simulations. </w:t>
      </w:r>
      <w:r w:rsidRPr="001E7A27">
        <w:rPr>
          <w:rFonts w:cs="Times New Roman"/>
          <w:i/>
          <w:sz w:val="20"/>
          <w:szCs w:val="20"/>
          <w:lang w:val="en-GB"/>
        </w:rPr>
        <w:t>Journal of Advances in Modeling Earth Systems</w:t>
      </w:r>
      <w:r w:rsidRPr="001E7A27">
        <w:rPr>
          <w:rFonts w:cs="Times New Roman"/>
          <w:sz w:val="20"/>
          <w:szCs w:val="20"/>
          <w:lang w:val="en-GB"/>
        </w:rPr>
        <w:t xml:space="preserve">, </w:t>
      </w:r>
      <w:r w:rsidRPr="001E7A27">
        <w:rPr>
          <w:rFonts w:cs="Times New Roman"/>
          <w:b/>
          <w:sz w:val="20"/>
          <w:szCs w:val="20"/>
          <w:lang w:val="en-GB"/>
        </w:rPr>
        <w:t>11(5)</w:t>
      </w:r>
      <w:r w:rsidRPr="001E7A27">
        <w:rPr>
          <w:rFonts w:cs="Times New Roman"/>
          <w:sz w:val="20"/>
          <w:szCs w:val="20"/>
          <w:lang w:val="en-GB"/>
        </w:rPr>
        <w:t>, 1418–1437, doi:</w:t>
      </w:r>
      <w:hyperlink r:id="rId622" w:history="1">
        <w:r w:rsidRPr="001E7A27">
          <w:rPr>
            <w:rStyle w:val="Hyperlink"/>
            <w:rFonts w:cs="Times New Roman"/>
            <w:sz w:val="20"/>
            <w:szCs w:val="20"/>
            <w:lang w:val="en-GB"/>
          </w:rPr>
          <w:t>10.1029/2018ms001483</w:t>
        </w:r>
      </w:hyperlink>
      <w:r w:rsidRPr="001E7A27">
        <w:rPr>
          <w:rFonts w:cs="Times New Roman"/>
          <w:sz w:val="20"/>
          <w:szCs w:val="20"/>
          <w:lang w:val="en-GB"/>
        </w:rPr>
        <w:t>.</w:t>
      </w:r>
    </w:p>
    <w:p w14:paraId="55188AA3" w14:textId="4290D24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Kubota, K., Y. Yokoyama, T. Ishikawa, A. Suzuki, and M. Ishii, 2017: Rapid decline in pH of coral calcification fluid due to incorporation of anthropogenic CO2.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7694, doi:</w:t>
      </w:r>
      <w:hyperlink r:id="rId623" w:history="1">
        <w:r w:rsidRPr="001E7A27">
          <w:rPr>
            <w:rStyle w:val="Hyperlink"/>
            <w:rFonts w:cs="Times New Roman"/>
            <w:sz w:val="20"/>
            <w:szCs w:val="20"/>
            <w:lang w:val="en-GB"/>
          </w:rPr>
          <w:t>10.1038/s41598-017-07680-0</w:t>
        </w:r>
      </w:hyperlink>
      <w:r w:rsidRPr="001E7A27">
        <w:rPr>
          <w:rFonts w:cs="Times New Roman"/>
          <w:sz w:val="20"/>
          <w:szCs w:val="20"/>
          <w:lang w:val="en-GB"/>
        </w:rPr>
        <w:t>.</w:t>
      </w:r>
    </w:p>
    <w:p w14:paraId="48E00BD1" w14:textId="5E5FAF5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Kumarathunge, D.P. et al., 2019: Acclimation and adaptation components of the temperature dependence of plant photosynthesis at the global scale.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222(2)</w:t>
      </w:r>
      <w:r w:rsidRPr="001E7A27">
        <w:rPr>
          <w:rFonts w:cs="Times New Roman"/>
          <w:sz w:val="20"/>
          <w:szCs w:val="20"/>
          <w:lang w:val="en-GB"/>
        </w:rPr>
        <w:t>, 768–784, doi:</w:t>
      </w:r>
      <w:hyperlink r:id="rId624" w:history="1">
        <w:r w:rsidRPr="001E7A27">
          <w:rPr>
            <w:rStyle w:val="Hyperlink"/>
            <w:rFonts w:cs="Times New Roman"/>
            <w:sz w:val="20"/>
            <w:szCs w:val="20"/>
            <w:lang w:val="en-GB"/>
          </w:rPr>
          <w:t>10.1111/nph.15668</w:t>
        </w:r>
      </w:hyperlink>
      <w:r w:rsidRPr="001E7A27">
        <w:rPr>
          <w:rFonts w:cs="Times New Roman"/>
          <w:sz w:val="20"/>
          <w:szCs w:val="20"/>
          <w:lang w:val="en-GB"/>
        </w:rPr>
        <w:t>.</w:t>
      </w:r>
    </w:p>
    <w:p w14:paraId="17D70423" w14:textId="53313D4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Kuypers, M.M.M. et al., 2005: From The Cover: Massive nitrogen loss from the Benguela upwelling system through anaerobic ammonium oxidation.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102(18)</w:t>
      </w:r>
      <w:r w:rsidRPr="001E7A27">
        <w:rPr>
          <w:rFonts w:cs="Times New Roman"/>
          <w:sz w:val="20"/>
          <w:szCs w:val="20"/>
          <w:lang w:val="en-GB"/>
        </w:rPr>
        <w:t>, 6478–6483, doi:</w:t>
      </w:r>
      <w:hyperlink r:id="rId625" w:history="1">
        <w:r w:rsidRPr="001E7A27">
          <w:rPr>
            <w:rStyle w:val="Hyperlink"/>
            <w:rFonts w:cs="Times New Roman"/>
            <w:sz w:val="20"/>
            <w:szCs w:val="20"/>
            <w:lang w:val="en-GB"/>
          </w:rPr>
          <w:t>10.1073/pnas.0502088102</w:t>
        </w:r>
      </w:hyperlink>
      <w:r w:rsidRPr="001E7A27">
        <w:rPr>
          <w:rFonts w:cs="Times New Roman"/>
          <w:sz w:val="20"/>
          <w:szCs w:val="20"/>
          <w:lang w:val="en-GB"/>
        </w:rPr>
        <w:t>.</w:t>
      </w:r>
    </w:p>
    <w:p w14:paraId="2308CA4D" w14:textId="7299BDA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Kwiatkowski, L. and J.C. Orr, 2018: Diverging seasonal extremes for ocean acidification during the twenty-first century.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8(2)</w:t>
      </w:r>
      <w:r w:rsidRPr="001E7A27">
        <w:rPr>
          <w:rFonts w:cs="Times New Roman"/>
          <w:sz w:val="20"/>
          <w:szCs w:val="20"/>
          <w:lang w:val="en-GB"/>
        </w:rPr>
        <w:t>, 141–145, doi:</w:t>
      </w:r>
      <w:hyperlink r:id="rId626" w:history="1">
        <w:r w:rsidRPr="001E7A27">
          <w:rPr>
            <w:rStyle w:val="Hyperlink"/>
            <w:rFonts w:cs="Times New Roman"/>
            <w:sz w:val="20"/>
            <w:szCs w:val="20"/>
            <w:lang w:val="en-GB"/>
          </w:rPr>
          <w:t>10.1038/s41558-017-0054-0</w:t>
        </w:r>
      </w:hyperlink>
      <w:r w:rsidRPr="001E7A27">
        <w:rPr>
          <w:rFonts w:cs="Times New Roman"/>
          <w:sz w:val="20"/>
          <w:szCs w:val="20"/>
          <w:lang w:val="en-GB"/>
        </w:rPr>
        <w:t>.</w:t>
      </w:r>
    </w:p>
    <w:p w14:paraId="0F0E9BF9" w14:textId="3573206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Kwiatkowski, L., O. Aumont, L. Bopp, and P. Ciais, 2018: The impact of variable phytoplankton stoichiometry on projections of primary production, food quality, and carbon uptake in the global ocean.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32(4)</w:t>
      </w:r>
      <w:r w:rsidRPr="001E7A27">
        <w:rPr>
          <w:rFonts w:cs="Times New Roman"/>
          <w:sz w:val="20"/>
          <w:szCs w:val="20"/>
          <w:lang w:val="en-GB"/>
        </w:rPr>
        <w:t>, 516–528, doi:</w:t>
      </w:r>
      <w:hyperlink r:id="rId627" w:history="1">
        <w:r w:rsidRPr="001E7A27">
          <w:rPr>
            <w:rStyle w:val="Hyperlink"/>
            <w:rFonts w:cs="Times New Roman"/>
            <w:sz w:val="20"/>
            <w:szCs w:val="20"/>
            <w:lang w:val="en-GB"/>
          </w:rPr>
          <w:t>10.1002/2017gb005799</w:t>
        </w:r>
      </w:hyperlink>
      <w:r w:rsidRPr="001E7A27">
        <w:rPr>
          <w:rFonts w:cs="Times New Roman"/>
          <w:sz w:val="20"/>
          <w:szCs w:val="20"/>
          <w:lang w:val="en-GB"/>
        </w:rPr>
        <w:t>.</w:t>
      </w:r>
    </w:p>
    <w:p w14:paraId="1CAF0548" w14:textId="2FB1082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Kwiatkowski, L. et al., 2017: Emergent constraints on projections of declining primary production in the tropical oceans.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7(5)</w:t>
      </w:r>
      <w:r w:rsidRPr="001E7A27">
        <w:rPr>
          <w:rFonts w:cs="Times New Roman"/>
          <w:sz w:val="20"/>
          <w:szCs w:val="20"/>
          <w:lang w:val="en-GB"/>
        </w:rPr>
        <w:t>, 355–358, doi:</w:t>
      </w:r>
      <w:hyperlink r:id="rId628" w:history="1">
        <w:r w:rsidRPr="001E7A27">
          <w:rPr>
            <w:rStyle w:val="Hyperlink"/>
            <w:rFonts w:cs="Times New Roman"/>
            <w:sz w:val="20"/>
            <w:szCs w:val="20"/>
            <w:lang w:val="en-GB"/>
          </w:rPr>
          <w:t>10.1038/nclimate3265</w:t>
        </w:r>
      </w:hyperlink>
      <w:r w:rsidRPr="001E7A27">
        <w:rPr>
          <w:rFonts w:cs="Times New Roman"/>
          <w:sz w:val="20"/>
          <w:szCs w:val="20"/>
          <w:lang w:val="en-GB"/>
        </w:rPr>
        <w:t>.</w:t>
      </w:r>
    </w:p>
    <w:p w14:paraId="3591E834" w14:textId="555699A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Kwiatkowski, L. et al., 2020: Twenty-first century ocean warming, acidification, deoxygenation, and upper-ocean nutrient and primary production decline from CMIP6 model projections.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17(13)</w:t>
      </w:r>
      <w:r w:rsidRPr="001E7A27">
        <w:rPr>
          <w:rFonts w:cs="Times New Roman"/>
          <w:sz w:val="20"/>
          <w:szCs w:val="20"/>
          <w:lang w:val="en-GB"/>
        </w:rPr>
        <w:t>, 3439–3470, doi:</w:t>
      </w:r>
      <w:hyperlink r:id="rId629" w:history="1">
        <w:r w:rsidRPr="001E7A27">
          <w:rPr>
            <w:rStyle w:val="Hyperlink"/>
            <w:rFonts w:cs="Times New Roman"/>
            <w:sz w:val="20"/>
            <w:szCs w:val="20"/>
            <w:lang w:val="en-GB"/>
          </w:rPr>
          <w:t>10.5194/bg-17-3439-2020</w:t>
        </w:r>
      </w:hyperlink>
      <w:r w:rsidRPr="001E7A27">
        <w:rPr>
          <w:rFonts w:cs="Times New Roman"/>
          <w:sz w:val="20"/>
          <w:szCs w:val="20"/>
          <w:lang w:val="en-GB"/>
        </w:rPr>
        <w:t>.</w:t>
      </w:r>
    </w:p>
    <w:p w14:paraId="7650782C" w14:textId="4973B86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Lade, S.J. et al., 2018: Analytically tractable climate-carbon cycle feedbacks under 21st century anthropogenic forcing. </w:t>
      </w:r>
      <w:r w:rsidRPr="001E7A27">
        <w:rPr>
          <w:rFonts w:cs="Times New Roman"/>
          <w:i/>
          <w:sz w:val="20"/>
          <w:szCs w:val="20"/>
          <w:lang w:val="en-GB"/>
        </w:rPr>
        <w:t>Earth System Dynamics</w:t>
      </w:r>
      <w:r w:rsidRPr="001E7A27">
        <w:rPr>
          <w:rFonts w:cs="Times New Roman"/>
          <w:sz w:val="20"/>
          <w:szCs w:val="20"/>
          <w:lang w:val="en-GB"/>
        </w:rPr>
        <w:t xml:space="preserve">, </w:t>
      </w:r>
      <w:r w:rsidRPr="001E7A27">
        <w:rPr>
          <w:rFonts w:cs="Times New Roman"/>
          <w:b/>
          <w:sz w:val="20"/>
          <w:szCs w:val="20"/>
          <w:lang w:val="en-GB"/>
        </w:rPr>
        <w:t>9(2)</w:t>
      </w:r>
      <w:r w:rsidRPr="001E7A27">
        <w:rPr>
          <w:rFonts w:cs="Times New Roman"/>
          <w:sz w:val="20"/>
          <w:szCs w:val="20"/>
          <w:lang w:val="en-GB"/>
        </w:rPr>
        <w:t>, 507–523, doi:</w:t>
      </w:r>
      <w:hyperlink r:id="rId630" w:history="1">
        <w:r w:rsidRPr="001E7A27">
          <w:rPr>
            <w:rStyle w:val="Hyperlink"/>
            <w:rFonts w:cs="Times New Roman"/>
            <w:sz w:val="20"/>
            <w:szCs w:val="20"/>
            <w:lang w:val="en-GB"/>
          </w:rPr>
          <w:t>10.5194/esd-9-507-2018</w:t>
        </w:r>
      </w:hyperlink>
      <w:r w:rsidRPr="001E7A27">
        <w:rPr>
          <w:rFonts w:cs="Times New Roman"/>
          <w:sz w:val="20"/>
          <w:szCs w:val="20"/>
          <w:lang w:val="en-GB"/>
        </w:rPr>
        <w:t>.</w:t>
      </w:r>
    </w:p>
    <w:p w14:paraId="77775C07" w14:textId="1731CFA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Lambert, F. et al., 2021: Regional patterns and temporal evolution of ocean iron fertilization and CO2 drawdown during the last glacial termination. </w:t>
      </w:r>
      <w:r w:rsidRPr="001E7A27">
        <w:rPr>
          <w:rFonts w:cs="Times New Roman"/>
          <w:i/>
          <w:sz w:val="20"/>
          <w:szCs w:val="20"/>
          <w:lang w:val="en-GB"/>
        </w:rPr>
        <w:t>Earth and Planetary Science Letters</w:t>
      </w:r>
      <w:r w:rsidRPr="001E7A27">
        <w:rPr>
          <w:rFonts w:cs="Times New Roman"/>
          <w:sz w:val="20"/>
          <w:szCs w:val="20"/>
          <w:lang w:val="en-GB"/>
        </w:rPr>
        <w:t xml:space="preserve">, </w:t>
      </w:r>
      <w:r w:rsidRPr="001E7A27">
        <w:rPr>
          <w:rFonts w:cs="Times New Roman"/>
          <w:b/>
          <w:sz w:val="20"/>
          <w:szCs w:val="20"/>
          <w:lang w:val="en-GB"/>
        </w:rPr>
        <w:t>554</w:t>
      </w:r>
      <w:r w:rsidRPr="001E7A27">
        <w:rPr>
          <w:rFonts w:cs="Times New Roman"/>
          <w:sz w:val="20"/>
          <w:szCs w:val="20"/>
          <w:lang w:val="en-GB"/>
        </w:rPr>
        <w:t>, doi:</w:t>
      </w:r>
      <w:hyperlink r:id="rId631" w:history="1">
        <w:r w:rsidRPr="001E7A27">
          <w:rPr>
            <w:rStyle w:val="Hyperlink"/>
            <w:rFonts w:cs="Times New Roman"/>
            <w:sz w:val="20"/>
            <w:szCs w:val="20"/>
            <w:lang w:val="en-GB"/>
          </w:rPr>
          <w:t>10.1016/j.epsl.2020.116675</w:t>
        </w:r>
      </w:hyperlink>
      <w:r w:rsidRPr="001E7A27">
        <w:rPr>
          <w:rFonts w:cs="Times New Roman"/>
          <w:sz w:val="20"/>
          <w:szCs w:val="20"/>
          <w:lang w:val="en-GB"/>
        </w:rPr>
        <w:t>.</w:t>
      </w:r>
    </w:p>
    <w:p w14:paraId="6CF8A4B7" w14:textId="4E5F008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Lan, X. et al., 2019: Long-Term Measurements Show Little Evidence for Large Increases in Total U.S. Methane Emissions Over the Past Decade.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46(9)</w:t>
      </w:r>
      <w:r w:rsidRPr="001E7A27">
        <w:rPr>
          <w:rFonts w:cs="Times New Roman"/>
          <w:sz w:val="20"/>
          <w:szCs w:val="20"/>
          <w:lang w:val="en-GB"/>
        </w:rPr>
        <w:t>, 4991–4999, doi:</w:t>
      </w:r>
      <w:hyperlink r:id="rId632" w:history="1">
        <w:r w:rsidRPr="001E7A27">
          <w:rPr>
            <w:rStyle w:val="Hyperlink"/>
            <w:rFonts w:cs="Times New Roman"/>
            <w:sz w:val="20"/>
            <w:szCs w:val="20"/>
            <w:lang w:val="en-GB"/>
          </w:rPr>
          <w:t>10.1029/2018gl081731</w:t>
        </w:r>
      </w:hyperlink>
      <w:r w:rsidRPr="001E7A27">
        <w:rPr>
          <w:rFonts w:cs="Times New Roman"/>
          <w:sz w:val="20"/>
          <w:szCs w:val="20"/>
          <w:lang w:val="en-GB"/>
        </w:rPr>
        <w:t>.</w:t>
      </w:r>
    </w:p>
    <w:p w14:paraId="2DA493A9" w14:textId="6C20B8E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Landolfi, A., C.J. Somes, W. Koeve, L.M. Zamora, and A. Oschlies, 2017: Oceanic nitrogen cycling and N2 flux perturbations in the Anthropocene.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31(8)</w:t>
      </w:r>
      <w:r w:rsidRPr="001E7A27">
        <w:rPr>
          <w:rFonts w:cs="Times New Roman"/>
          <w:sz w:val="20"/>
          <w:szCs w:val="20"/>
          <w:lang w:val="en-GB"/>
        </w:rPr>
        <w:t>, 1236–1255, doi:</w:t>
      </w:r>
      <w:hyperlink r:id="rId633" w:history="1">
        <w:r w:rsidRPr="001E7A27">
          <w:rPr>
            <w:rStyle w:val="Hyperlink"/>
            <w:rFonts w:cs="Times New Roman"/>
            <w:sz w:val="20"/>
            <w:szCs w:val="20"/>
            <w:lang w:val="en-GB"/>
          </w:rPr>
          <w:t>10.1002/2017gb005633</w:t>
        </w:r>
      </w:hyperlink>
      <w:r w:rsidRPr="001E7A27">
        <w:rPr>
          <w:rFonts w:cs="Times New Roman"/>
          <w:sz w:val="20"/>
          <w:szCs w:val="20"/>
          <w:lang w:val="en-GB"/>
        </w:rPr>
        <w:t>.</w:t>
      </w:r>
    </w:p>
    <w:p w14:paraId="3E6247AA" w14:textId="17A3C66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Landschützer, P., N. Gruber, and D.C.E. Bakker, 2016: Decadal variations and trends of the global ocean carbon sink.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30(10)</w:t>
      </w:r>
      <w:r w:rsidRPr="001E7A27">
        <w:rPr>
          <w:rFonts w:cs="Times New Roman"/>
          <w:sz w:val="20"/>
          <w:szCs w:val="20"/>
          <w:lang w:val="en-GB"/>
        </w:rPr>
        <w:t>, 1396–1417, doi:</w:t>
      </w:r>
      <w:hyperlink r:id="rId634" w:history="1">
        <w:r w:rsidRPr="001E7A27">
          <w:rPr>
            <w:rStyle w:val="Hyperlink"/>
            <w:rFonts w:cs="Times New Roman"/>
            <w:sz w:val="20"/>
            <w:szCs w:val="20"/>
            <w:lang w:val="en-GB"/>
          </w:rPr>
          <w:t>10.1002/2015gb005359</w:t>
        </w:r>
      </w:hyperlink>
      <w:r w:rsidRPr="001E7A27">
        <w:rPr>
          <w:rFonts w:cs="Times New Roman"/>
          <w:sz w:val="20"/>
          <w:szCs w:val="20"/>
          <w:lang w:val="en-GB"/>
        </w:rPr>
        <w:t>.</w:t>
      </w:r>
    </w:p>
    <w:p w14:paraId="00FE85AE" w14:textId="4727250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Landschützer, P., T. Ilyina, and N.S. Lovenduski, 2019: Detecting Regional Modes of Variability in Observation-Based Surface Ocean p CO 2.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46(5)</w:t>
      </w:r>
      <w:r w:rsidRPr="001E7A27">
        <w:rPr>
          <w:rFonts w:cs="Times New Roman"/>
          <w:sz w:val="20"/>
          <w:szCs w:val="20"/>
          <w:lang w:val="en-GB"/>
        </w:rPr>
        <w:t>, 2670–2679, doi:</w:t>
      </w:r>
      <w:hyperlink r:id="rId635" w:history="1">
        <w:r w:rsidRPr="001E7A27">
          <w:rPr>
            <w:rStyle w:val="Hyperlink"/>
            <w:rFonts w:cs="Times New Roman"/>
            <w:sz w:val="20"/>
            <w:szCs w:val="20"/>
            <w:lang w:val="en-GB"/>
          </w:rPr>
          <w:t>10.1029/2018gl081756</w:t>
        </w:r>
      </w:hyperlink>
      <w:r w:rsidRPr="001E7A27">
        <w:rPr>
          <w:rFonts w:cs="Times New Roman"/>
          <w:sz w:val="20"/>
          <w:szCs w:val="20"/>
          <w:lang w:val="en-GB"/>
        </w:rPr>
        <w:t>.</w:t>
      </w:r>
    </w:p>
    <w:p w14:paraId="43C4E2AC" w14:textId="55C193F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Landschützer, P., N. Gruber, D.C.E. Bakker, and U. Schuster, 2014: Recent variability of the global ocean carbon sink.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28(9)</w:t>
      </w:r>
      <w:r w:rsidRPr="001E7A27">
        <w:rPr>
          <w:rFonts w:cs="Times New Roman"/>
          <w:sz w:val="20"/>
          <w:szCs w:val="20"/>
          <w:lang w:val="en-GB"/>
        </w:rPr>
        <w:t>, 927–949, doi:</w:t>
      </w:r>
      <w:hyperlink r:id="rId636" w:history="1">
        <w:r w:rsidRPr="001E7A27">
          <w:rPr>
            <w:rStyle w:val="Hyperlink"/>
            <w:rFonts w:cs="Times New Roman"/>
            <w:sz w:val="20"/>
            <w:szCs w:val="20"/>
            <w:lang w:val="en-GB"/>
          </w:rPr>
          <w:t>10.1002/2014gb004853</w:t>
        </w:r>
      </w:hyperlink>
      <w:r w:rsidRPr="001E7A27">
        <w:rPr>
          <w:rFonts w:cs="Times New Roman"/>
          <w:sz w:val="20"/>
          <w:szCs w:val="20"/>
          <w:lang w:val="en-GB"/>
        </w:rPr>
        <w:t>.</w:t>
      </w:r>
    </w:p>
    <w:p w14:paraId="7E561656" w14:textId="3253105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Landschützer, P., G.G. Laruelle, A. Roobaert, and P. Regnier, 2020: A uniform pCO2 climatology combining open and coastal oceans.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12(4)</w:t>
      </w:r>
      <w:r w:rsidRPr="001E7A27">
        <w:rPr>
          <w:rFonts w:cs="Times New Roman"/>
          <w:sz w:val="20"/>
          <w:szCs w:val="20"/>
          <w:lang w:val="en-GB"/>
        </w:rPr>
        <w:t>, 2537–2553, doi:</w:t>
      </w:r>
      <w:hyperlink r:id="rId637" w:history="1">
        <w:r w:rsidRPr="001E7A27">
          <w:rPr>
            <w:rStyle w:val="Hyperlink"/>
            <w:rFonts w:cs="Times New Roman"/>
            <w:sz w:val="20"/>
            <w:szCs w:val="20"/>
            <w:lang w:val="en-GB"/>
          </w:rPr>
          <w:t>10.5194/essd-12-2537-2020</w:t>
        </w:r>
      </w:hyperlink>
      <w:r w:rsidRPr="001E7A27">
        <w:rPr>
          <w:rFonts w:cs="Times New Roman"/>
          <w:sz w:val="20"/>
          <w:szCs w:val="20"/>
          <w:lang w:val="en-GB"/>
        </w:rPr>
        <w:t>.</w:t>
      </w:r>
    </w:p>
    <w:p w14:paraId="37A616B2" w14:textId="6C9584E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Landschützer, P., N. Gruber, D.C.E. Bakker, I. Stemmler, and K.D. Six, 2018: Strengthening seasonal marine CO2 variations due to increasing atmospheric CO2.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8(2)</w:t>
      </w:r>
      <w:r w:rsidRPr="001E7A27">
        <w:rPr>
          <w:rFonts w:cs="Times New Roman"/>
          <w:sz w:val="20"/>
          <w:szCs w:val="20"/>
          <w:lang w:val="en-GB"/>
        </w:rPr>
        <w:t>, 146–150, doi:</w:t>
      </w:r>
      <w:hyperlink r:id="rId638" w:history="1">
        <w:r w:rsidRPr="001E7A27">
          <w:rPr>
            <w:rStyle w:val="Hyperlink"/>
            <w:rFonts w:cs="Times New Roman"/>
            <w:sz w:val="20"/>
            <w:szCs w:val="20"/>
            <w:lang w:val="en-GB"/>
          </w:rPr>
          <w:t>10.1038/s41558-017-0057-x</w:t>
        </w:r>
      </w:hyperlink>
      <w:r w:rsidRPr="001E7A27">
        <w:rPr>
          <w:rFonts w:cs="Times New Roman"/>
          <w:sz w:val="20"/>
          <w:szCs w:val="20"/>
          <w:lang w:val="en-GB"/>
        </w:rPr>
        <w:t>.</w:t>
      </w:r>
    </w:p>
    <w:p w14:paraId="3F18CB11" w14:textId="512B0FA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Landschützer, P. et al., 2015: The reinvigoration of the Southern Ocean carbon sink.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349(6253)</w:t>
      </w:r>
      <w:r w:rsidRPr="001E7A27">
        <w:rPr>
          <w:rFonts w:cs="Times New Roman"/>
          <w:sz w:val="20"/>
          <w:szCs w:val="20"/>
          <w:lang w:val="en-GB"/>
        </w:rPr>
        <w:t>, 1221–1224, doi:</w:t>
      </w:r>
      <w:hyperlink r:id="rId639" w:history="1">
        <w:r w:rsidRPr="001E7A27">
          <w:rPr>
            <w:rStyle w:val="Hyperlink"/>
            <w:rFonts w:cs="Times New Roman"/>
            <w:sz w:val="20"/>
            <w:szCs w:val="20"/>
            <w:lang w:val="en-GB"/>
          </w:rPr>
          <w:t>10.1126/science.aab2620</w:t>
        </w:r>
      </w:hyperlink>
      <w:r w:rsidRPr="001E7A27">
        <w:rPr>
          <w:rFonts w:cs="Times New Roman"/>
          <w:sz w:val="20"/>
          <w:szCs w:val="20"/>
          <w:lang w:val="en-GB"/>
        </w:rPr>
        <w:t>.</w:t>
      </w:r>
    </w:p>
    <w:p w14:paraId="7C0375F1" w14:textId="5C520C1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Laruelle, G.G., R. Lauerwald, B. Pfeil, and P. Regnier, 2014: Regionalized global budget of the CO2 exchange at the air-water interface in continental shelf seas.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28(11)</w:t>
      </w:r>
      <w:r w:rsidRPr="001E7A27">
        <w:rPr>
          <w:rFonts w:cs="Times New Roman"/>
          <w:sz w:val="20"/>
          <w:szCs w:val="20"/>
          <w:lang w:val="en-GB"/>
        </w:rPr>
        <w:t>, 1199–1214, doi:</w:t>
      </w:r>
      <w:hyperlink r:id="rId640" w:history="1">
        <w:r w:rsidRPr="001E7A27">
          <w:rPr>
            <w:rStyle w:val="Hyperlink"/>
            <w:rFonts w:cs="Times New Roman"/>
            <w:sz w:val="20"/>
            <w:szCs w:val="20"/>
            <w:lang w:val="en-GB"/>
          </w:rPr>
          <w:t>10.1002/2014gb004832</w:t>
        </w:r>
      </w:hyperlink>
      <w:r w:rsidRPr="001E7A27">
        <w:rPr>
          <w:rFonts w:cs="Times New Roman"/>
          <w:sz w:val="20"/>
          <w:szCs w:val="20"/>
          <w:lang w:val="en-GB"/>
        </w:rPr>
        <w:t>.</w:t>
      </w:r>
    </w:p>
    <w:p w14:paraId="52A5B0EE" w14:textId="306EABF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Laruelle, G.G. et al., 2017: Global high-resolution monthly CO2 climatology for the coastal ocean derived from neural network interpolation.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14(19)</w:t>
      </w:r>
      <w:r w:rsidRPr="001E7A27">
        <w:rPr>
          <w:rFonts w:cs="Times New Roman"/>
          <w:sz w:val="20"/>
          <w:szCs w:val="20"/>
          <w:lang w:val="en-GB"/>
        </w:rPr>
        <w:t>, 4545–4561, doi:</w:t>
      </w:r>
      <w:hyperlink r:id="rId641" w:history="1">
        <w:r w:rsidRPr="001E7A27">
          <w:rPr>
            <w:rStyle w:val="Hyperlink"/>
            <w:rFonts w:cs="Times New Roman"/>
            <w:sz w:val="20"/>
            <w:szCs w:val="20"/>
            <w:lang w:val="en-GB"/>
          </w:rPr>
          <w:t>10.5194/bg-14-4545-2017</w:t>
        </w:r>
      </w:hyperlink>
      <w:r w:rsidRPr="001E7A27">
        <w:rPr>
          <w:rFonts w:cs="Times New Roman"/>
          <w:sz w:val="20"/>
          <w:szCs w:val="20"/>
          <w:lang w:val="en-GB"/>
        </w:rPr>
        <w:t>.</w:t>
      </w:r>
    </w:p>
    <w:p w14:paraId="20C81E70" w14:textId="3BCCF60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Laruelle, G.G. et al., 2018: Continental shelves as a variable but increasing global sink for atmospheric carbon dioxide.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454, doi:</w:t>
      </w:r>
      <w:hyperlink r:id="rId642" w:history="1">
        <w:r w:rsidRPr="001E7A27">
          <w:rPr>
            <w:rStyle w:val="Hyperlink"/>
            <w:rFonts w:cs="Times New Roman"/>
            <w:sz w:val="20"/>
            <w:szCs w:val="20"/>
            <w:lang w:val="en-GB"/>
          </w:rPr>
          <w:t>10.1038/s41467-017-02738-z</w:t>
        </w:r>
      </w:hyperlink>
      <w:r w:rsidRPr="001E7A27">
        <w:rPr>
          <w:rFonts w:cs="Times New Roman"/>
          <w:sz w:val="20"/>
          <w:szCs w:val="20"/>
          <w:lang w:val="en-GB"/>
        </w:rPr>
        <w:t>.</w:t>
      </w:r>
    </w:p>
    <w:p w14:paraId="41080CE4" w14:textId="2B6E3B7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Lassey, K.R., D.M. Etheridge, D.C. Lowe, A.M. Smith, and D.F. Ferretti, 2007: Centennial evolution of the atmospheric methane budget: what do the carbon isotopes tell us?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7(8)</w:t>
      </w:r>
      <w:r w:rsidRPr="001E7A27">
        <w:rPr>
          <w:rFonts w:cs="Times New Roman"/>
          <w:sz w:val="20"/>
          <w:szCs w:val="20"/>
          <w:lang w:val="en-GB"/>
        </w:rPr>
        <w:t>, 2119–2139, doi:</w:t>
      </w:r>
      <w:hyperlink r:id="rId643" w:history="1">
        <w:r w:rsidRPr="001E7A27">
          <w:rPr>
            <w:rStyle w:val="Hyperlink"/>
            <w:rFonts w:cs="Times New Roman"/>
            <w:sz w:val="20"/>
            <w:szCs w:val="20"/>
            <w:lang w:val="en-GB"/>
          </w:rPr>
          <w:t>10.5194/acp-7-2119-2007</w:t>
        </w:r>
      </w:hyperlink>
      <w:r w:rsidRPr="001E7A27">
        <w:rPr>
          <w:rFonts w:cs="Times New Roman"/>
          <w:sz w:val="20"/>
          <w:szCs w:val="20"/>
          <w:lang w:val="en-GB"/>
        </w:rPr>
        <w:t>.</w:t>
      </w:r>
    </w:p>
    <w:p w14:paraId="3EECD4F8" w14:textId="70BCB7E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Lasslop, G., V. Brovkin, C.H. Reick, S. Bathiany, and S. Kloster, 2016: Multiple stable states of tree cover in a global land surface model due to a fire-vegetation feedback.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43(12)</w:t>
      </w:r>
      <w:r w:rsidRPr="001E7A27">
        <w:rPr>
          <w:rFonts w:cs="Times New Roman"/>
          <w:sz w:val="20"/>
          <w:szCs w:val="20"/>
          <w:lang w:val="en-GB"/>
        </w:rPr>
        <w:t>, 6324–6331, doi:</w:t>
      </w:r>
      <w:hyperlink r:id="rId644" w:history="1">
        <w:r w:rsidRPr="001E7A27">
          <w:rPr>
            <w:rStyle w:val="Hyperlink"/>
            <w:rFonts w:cs="Times New Roman"/>
            <w:sz w:val="20"/>
            <w:szCs w:val="20"/>
            <w:lang w:val="en-GB"/>
          </w:rPr>
          <w:t>10.1002/2016gl069365</w:t>
        </w:r>
      </w:hyperlink>
      <w:r w:rsidRPr="001E7A27">
        <w:rPr>
          <w:rFonts w:cs="Times New Roman"/>
          <w:sz w:val="20"/>
          <w:szCs w:val="20"/>
          <w:lang w:val="en-GB"/>
        </w:rPr>
        <w:t>.</w:t>
      </w:r>
    </w:p>
    <w:p w14:paraId="12E70B9B" w14:textId="29881A9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Lasslop, G., A.I. Coppola, A. Voulgarakis, C. Yue, and S. Veraverbeke, 2019: Influence of Fire on the Carbon Cycle and Climate. </w:t>
      </w:r>
      <w:r w:rsidRPr="001E7A27">
        <w:rPr>
          <w:rFonts w:cs="Times New Roman"/>
          <w:i/>
          <w:sz w:val="20"/>
          <w:szCs w:val="20"/>
          <w:lang w:val="en-GB"/>
        </w:rPr>
        <w:t>Current Climate Change Reports</w:t>
      </w:r>
      <w:r w:rsidRPr="001E7A27">
        <w:rPr>
          <w:rFonts w:cs="Times New Roman"/>
          <w:sz w:val="20"/>
          <w:szCs w:val="20"/>
          <w:lang w:val="en-GB"/>
        </w:rPr>
        <w:t xml:space="preserve">, </w:t>
      </w:r>
      <w:r w:rsidRPr="001E7A27">
        <w:rPr>
          <w:rFonts w:cs="Times New Roman"/>
          <w:b/>
          <w:sz w:val="20"/>
          <w:szCs w:val="20"/>
          <w:lang w:val="en-GB"/>
        </w:rPr>
        <w:t>5(2)</w:t>
      </w:r>
      <w:r w:rsidRPr="001E7A27">
        <w:rPr>
          <w:rFonts w:cs="Times New Roman"/>
          <w:sz w:val="20"/>
          <w:szCs w:val="20"/>
          <w:lang w:val="en-GB"/>
        </w:rPr>
        <w:t>, doi:</w:t>
      </w:r>
      <w:hyperlink r:id="rId645" w:history="1">
        <w:r w:rsidRPr="001E7A27">
          <w:rPr>
            <w:rStyle w:val="Hyperlink"/>
            <w:rFonts w:cs="Times New Roman"/>
            <w:sz w:val="20"/>
            <w:szCs w:val="20"/>
            <w:lang w:val="en-GB"/>
          </w:rPr>
          <w:t>10.1007/s40641-019-00128-9</w:t>
        </w:r>
      </w:hyperlink>
      <w:r w:rsidRPr="001E7A27">
        <w:rPr>
          <w:rFonts w:cs="Times New Roman"/>
          <w:sz w:val="20"/>
          <w:szCs w:val="20"/>
          <w:lang w:val="en-GB"/>
        </w:rPr>
        <w:t>.</w:t>
      </w:r>
    </w:p>
    <w:p w14:paraId="6570FFA6" w14:textId="481D856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Lasslop, G. et al., 2020: Global ecosystems and fire: Multi-model assessment of fire-induced tree-cover and carbon storage reduction.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26(9)</w:t>
      </w:r>
      <w:r w:rsidRPr="001E7A27">
        <w:rPr>
          <w:rFonts w:cs="Times New Roman"/>
          <w:sz w:val="20"/>
          <w:szCs w:val="20"/>
          <w:lang w:val="en-GB"/>
        </w:rPr>
        <w:t>, 5027–5041, doi:</w:t>
      </w:r>
      <w:hyperlink r:id="rId646" w:history="1">
        <w:r w:rsidRPr="001E7A27">
          <w:rPr>
            <w:rStyle w:val="Hyperlink"/>
            <w:rFonts w:cs="Times New Roman"/>
            <w:sz w:val="20"/>
            <w:szCs w:val="20"/>
            <w:lang w:val="en-GB"/>
          </w:rPr>
          <w:t>10.1111/gcb.15160</w:t>
        </w:r>
      </w:hyperlink>
      <w:r w:rsidRPr="001E7A27">
        <w:rPr>
          <w:rFonts w:cs="Times New Roman"/>
          <w:sz w:val="20"/>
          <w:szCs w:val="20"/>
          <w:lang w:val="en-GB"/>
        </w:rPr>
        <w:t>.</w:t>
      </w:r>
    </w:p>
    <w:p w14:paraId="2F947473" w14:textId="72B585A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Lauerwald, R., G.G. Laruelle, J. Hartmann, P. Ciais, and P.A.G. Regnier, 2015: Spatial patterns in CO2 evasion from the global river network. </w:t>
      </w:r>
      <w:r w:rsidRPr="001E7A27">
        <w:rPr>
          <w:rFonts w:cs="Times New Roman"/>
          <w:i/>
          <w:sz w:val="20"/>
          <w:szCs w:val="20"/>
          <w:lang w:val="en-GB"/>
        </w:rPr>
        <w:t>Global biogeochemical cycles</w:t>
      </w:r>
      <w:r w:rsidRPr="001E7A27">
        <w:rPr>
          <w:rFonts w:cs="Times New Roman"/>
          <w:sz w:val="20"/>
          <w:szCs w:val="20"/>
          <w:lang w:val="en-GB"/>
        </w:rPr>
        <w:t>, 534–554.</w:t>
      </w:r>
    </w:p>
    <w:p w14:paraId="38D4821A" w14:textId="2763AF6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Lauerwald, R. et al., 2019: Natural Lakes Are a Minor Global Source of N2O to the Atmosphere.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33(12)</w:t>
      </w:r>
      <w:r w:rsidRPr="001E7A27">
        <w:rPr>
          <w:rFonts w:cs="Times New Roman"/>
          <w:sz w:val="20"/>
          <w:szCs w:val="20"/>
          <w:lang w:val="en-GB"/>
        </w:rPr>
        <w:t>, 1564–1581, doi:</w:t>
      </w:r>
      <w:hyperlink r:id="rId647" w:history="1">
        <w:r w:rsidRPr="001E7A27">
          <w:rPr>
            <w:rStyle w:val="Hyperlink"/>
            <w:rFonts w:cs="Times New Roman"/>
            <w:sz w:val="20"/>
            <w:szCs w:val="20"/>
            <w:lang w:val="en-GB"/>
          </w:rPr>
          <w:t>10.1029/2019gb006261</w:t>
        </w:r>
      </w:hyperlink>
      <w:r w:rsidRPr="001E7A27">
        <w:rPr>
          <w:rFonts w:cs="Times New Roman"/>
          <w:sz w:val="20"/>
          <w:szCs w:val="20"/>
          <w:lang w:val="en-GB"/>
        </w:rPr>
        <w:t>.</w:t>
      </w:r>
    </w:p>
    <w:p w14:paraId="364C5FBA" w14:textId="1F1730D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Laufkoetter, C. et al., 2015: Drivers and uncertainties of future global marine primary production in marine ecosystem models.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12(23)</w:t>
      </w:r>
      <w:r w:rsidRPr="001E7A27">
        <w:rPr>
          <w:rFonts w:cs="Times New Roman"/>
          <w:sz w:val="20"/>
          <w:szCs w:val="20"/>
          <w:lang w:val="en-GB"/>
        </w:rPr>
        <w:t>, 6955–6984, doi:</w:t>
      </w:r>
      <w:hyperlink r:id="rId648" w:history="1">
        <w:r w:rsidRPr="001E7A27">
          <w:rPr>
            <w:rStyle w:val="Hyperlink"/>
            <w:rFonts w:cs="Times New Roman"/>
            <w:sz w:val="20"/>
            <w:szCs w:val="20"/>
            <w:lang w:val="en-GB"/>
          </w:rPr>
          <w:t>10.5194/bg-12-6955-2015</w:t>
        </w:r>
      </w:hyperlink>
      <w:r w:rsidRPr="001E7A27">
        <w:rPr>
          <w:rFonts w:cs="Times New Roman"/>
          <w:sz w:val="20"/>
          <w:szCs w:val="20"/>
          <w:lang w:val="en-GB"/>
        </w:rPr>
        <w:t>.</w:t>
      </w:r>
    </w:p>
    <w:p w14:paraId="57B8ACD9" w14:textId="2436B1C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Laufkötter, C., J. Zscheischler, and T. Frölicher, 2020: High-impact marine heatwaves attributable to human-induced global warming.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369(6511)</w:t>
      </w:r>
      <w:r w:rsidRPr="001E7A27">
        <w:rPr>
          <w:rFonts w:cs="Times New Roman"/>
          <w:sz w:val="20"/>
          <w:szCs w:val="20"/>
          <w:lang w:val="en-GB"/>
        </w:rPr>
        <w:t>, 1621–1625, doi:</w:t>
      </w:r>
      <w:hyperlink r:id="rId649" w:history="1">
        <w:r w:rsidRPr="001E7A27">
          <w:rPr>
            <w:rStyle w:val="Hyperlink"/>
            <w:rFonts w:cs="Times New Roman"/>
            <w:sz w:val="20"/>
            <w:szCs w:val="20"/>
            <w:lang w:val="en-GB"/>
          </w:rPr>
          <w:t>10.1126/science.aba0690</w:t>
        </w:r>
      </w:hyperlink>
      <w:r w:rsidRPr="001E7A27">
        <w:rPr>
          <w:rFonts w:cs="Times New Roman"/>
          <w:sz w:val="20"/>
          <w:szCs w:val="20"/>
          <w:lang w:val="en-GB"/>
        </w:rPr>
        <w:t>.</w:t>
      </w:r>
    </w:p>
    <w:p w14:paraId="614DE03A" w14:textId="07B7468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Laufkötter, C. et al., 2015: Drivers and uncertainties of future global marine primary production in marine ecosystem models.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12(23)</w:t>
      </w:r>
      <w:r w:rsidRPr="001E7A27">
        <w:rPr>
          <w:rFonts w:cs="Times New Roman"/>
          <w:sz w:val="20"/>
          <w:szCs w:val="20"/>
          <w:lang w:val="en-GB"/>
        </w:rPr>
        <w:t>, 6955–6984, doi:</w:t>
      </w:r>
      <w:hyperlink r:id="rId650" w:history="1">
        <w:r w:rsidRPr="001E7A27">
          <w:rPr>
            <w:rStyle w:val="Hyperlink"/>
            <w:rFonts w:cs="Times New Roman"/>
            <w:sz w:val="20"/>
            <w:szCs w:val="20"/>
            <w:lang w:val="en-GB"/>
          </w:rPr>
          <w:t>10.5194/bg-12-6955-2015</w:t>
        </w:r>
      </w:hyperlink>
      <w:r w:rsidRPr="001E7A27">
        <w:rPr>
          <w:rFonts w:cs="Times New Roman"/>
          <w:sz w:val="20"/>
          <w:szCs w:val="20"/>
          <w:lang w:val="en-GB"/>
        </w:rPr>
        <w:t>.</w:t>
      </w:r>
    </w:p>
    <w:p w14:paraId="1D1A8264" w14:textId="1133F9F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Laurent, A. et al., 2017: Eutrophication-induced acidification of coastal waters in the northern Gulf of Mexico: Insights into origin and processes from a coupled physical-biogeochemical model.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44(2)</w:t>
      </w:r>
      <w:r w:rsidRPr="001E7A27">
        <w:rPr>
          <w:rFonts w:cs="Times New Roman"/>
          <w:sz w:val="20"/>
          <w:szCs w:val="20"/>
          <w:lang w:val="en-GB"/>
        </w:rPr>
        <w:t>, 946–956, doi:</w:t>
      </w:r>
      <w:hyperlink r:id="rId651" w:history="1">
        <w:r w:rsidRPr="001E7A27">
          <w:rPr>
            <w:rStyle w:val="Hyperlink"/>
            <w:rFonts w:cs="Times New Roman"/>
            <w:sz w:val="20"/>
            <w:szCs w:val="20"/>
            <w:lang w:val="en-GB"/>
          </w:rPr>
          <w:t>10.1002/2016gl071881</w:t>
        </w:r>
      </w:hyperlink>
      <w:r w:rsidRPr="001E7A27">
        <w:rPr>
          <w:rFonts w:cs="Times New Roman"/>
          <w:sz w:val="20"/>
          <w:szCs w:val="20"/>
          <w:lang w:val="en-GB"/>
        </w:rPr>
        <w:t>.</w:t>
      </w:r>
    </w:p>
    <w:p w14:paraId="1208DECF" w14:textId="365695B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Lauvset, S.K., J. Tjiputra, and H. Muri, 2017: Climate engineering and the ocean: effects on biogeochemistry and primary production.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14(24)</w:t>
      </w:r>
      <w:r w:rsidRPr="001E7A27">
        <w:rPr>
          <w:rFonts w:cs="Times New Roman"/>
          <w:sz w:val="20"/>
          <w:szCs w:val="20"/>
          <w:lang w:val="en-GB"/>
        </w:rPr>
        <w:t>, 5675–5691, doi:</w:t>
      </w:r>
      <w:hyperlink r:id="rId652" w:history="1">
        <w:r w:rsidRPr="001E7A27">
          <w:rPr>
            <w:rStyle w:val="Hyperlink"/>
            <w:rFonts w:cs="Times New Roman"/>
            <w:sz w:val="20"/>
            <w:szCs w:val="20"/>
            <w:lang w:val="en-GB"/>
          </w:rPr>
          <w:t>10.5194/bg-14-5675-2017</w:t>
        </w:r>
      </w:hyperlink>
      <w:r w:rsidRPr="001E7A27">
        <w:rPr>
          <w:rFonts w:cs="Times New Roman"/>
          <w:sz w:val="20"/>
          <w:szCs w:val="20"/>
          <w:lang w:val="en-GB"/>
        </w:rPr>
        <w:t>.</w:t>
      </w:r>
    </w:p>
    <w:p w14:paraId="32BB4D33" w14:textId="34B59A3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Lauvset, S.K. et al., 2020: Processes driving global interior ocean pH distribution. </w:t>
      </w:r>
      <w:r w:rsidRPr="001E7A27">
        <w:rPr>
          <w:rFonts w:cs="Times New Roman"/>
          <w:i/>
          <w:sz w:val="20"/>
          <w:szCs w:val="20"/>
          <w:lang w:val="en-GB"/>
        </w:rPr>
        <w:t>Global Biogeochemical Cycles</w:t>
      </w:r>
      <w:r w:rsidRPr="001E7A27">
        <w:rPr>
          <w:rFonts w:cs="Times New Roman"/>
          <w:sz w:val="20"/>
          <w:szCs w:val="20"/>
          <w:lang w:val="en-GB"/>
        </w:rPr>
        <w:t>, 2019GB006229, doi:</w:t>
      </w:r>
      <w:hyperlink r:id="rId653" w:history="1">
        <w:r w:rsidRPr="001E7A27">
          <w:rPr>
            <w:rStyle w:val="Hyperlink"/>
            <w:rFonts w:cs="Times New Roman"/>
            <w:sz w:val="20"/>
            <w:szCs w:val="20"/>
            <w:lang w:val="en-GB"/>
          </w:rPr>
          <w:t>10.1029/2019gb006229</w:t>
        </w:r>
      </w:hyperlink>
      <w:r w:rsidRPr="001E7A27">
        <w:rPr>
          <w:rFonts w:cs="Times New Roman"/>
          <w:sz w:val="20"/>
          <w:szCs w:val="20"/>
          <w:lang w:val="en-GB"/>
        </w:rPr>
        <w:t>.</w:t>
      </w:r>
    </w:p>
    <w:p w14:paraId="35E9AC9C" w14:textId="7ACBF0F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Lavergne, A. et al., 2019: Observed and modelled historical trends in the water-use efficiency of plants and ecosystems. </w:t>
      </w:r>
      <w:r w:rsidRPr="001E7A27">
        <w:rPr>
          <w:rFonts w:cs="Times New Roman"/>
          <w:i/>
          <w:sz w:val="20"/>
          <w:szCs w:val="20"/>
          <w:lang w:val="en-GB"/>
        </w:rPr>
        <w:t>Global Change Biology</w:t>
      </w:r>
      <w:r w:rsidRPr="001E7A27">
        <w:rPr>
          <w:rFonts w:cs="Times New Roman"/>
          <w:sz w:val="20"/>
          <w:szCs w:val="20"/>
          <w:lang w:val="en-GB"/>
        </w:rPr>
        <w:t>, gcb.14634, doi:</w:t>
      </w:r>
      <w:hyperlink r:id="rId654" w:history="1">
        <w:r w:rsidRPr="001E7A27">
          <w:rPr>
            <w:rStyle w:val="Hyperlink"/>
            <w:rFonts w:cs="Times New Roman"/>
            <w:sz w:val="20"/>
            <w:szCs w:val="20"/>
            <w:lang w:val="en-GB"/>
          </w:rPr>
          <w:t>10.1111/gcb.14634</w:t>
        </w:r>
      </w:hyperlink>
      <w:r w:rsidRPr="001E7A27">
        <w:rPr>
          <w:rFonts w:cs="Times New Roman"/>
          <w:sz w:val="20"/>
          <w:szCs w:val="20"/>
          <w:lang w:val="en-GB"/>
        </w:rPr>
        <w:t>.</w:t>
      </w:r>
    </w:p>
    <w:p w14:paraId="7CE8D8EC" w14:textId="030D2E2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 Page, Y. et al., 2017: Synergy between land use and climate change increases future fire risk in Amazon forests. </w:t>
      </w:r>
      <w:r w:rsidRPr="001E7A27">
        <w:rPr>
          <w:rFonts w:cs="Times New Roman"/>
          <w:i/>
          <w:sz w:val="20"/>
          <w:szCs w:val="20"/>
          <w:lang w:val="en-GB"/>
        </w:rPr>
        <w:t>Earth System Dynamics</w:t>
      </w:r>
      <w:r w:rsidRPr="001E7A27">
        <w:rPr>
          <w:rFonts w:cs="Times New Roman"/>
          <w:sz w:val="20"/>
          <w:szCs w:val="20"/>
          <w:lang w:val="en-GB"/>
        </w:rPr>
        <w:t xml:space="preserve">, </w:t>
      </w:r>
      <w:r w:rsidRPr="001E7A27">
        <w:rPr>
          <w:rFonts w:cs="Times New Roman"/>
          <w:b/>
          <w:sz w:val="20"/>
          <w:szCs w:val="20"/>
          <w:lang w:val="en-GB"/>
        </w:rPr>
        <w:t>8(4)</w:t>
      </w:r>
      <w:r w:rsidRPr="001E7A27">
        <w:rPr>
          <w:rFonts w:cs="Times New Roman"/>
          <w:sz w:val="20"/>
          <w:szCs w:val="20"/>
          <w:lang w:val="en-GB"/>
        </w:rPr>
        <w:t>, 1237–1246, doi:</w:t>
      </w:r>
      <w:hyperlink r:id="rId655" w:history="1">
        <w:r w:rsidRPr="001E7A27">
          <w:rPr>
            <w:rStyle w:val="Hyperlink"/>
            <w:rFonts w:cs="Times New Roman"/>
            <w:sz w:val="20"/>
            <w:szCs w:val="20"/>
            <w:lang w:val="en-GB"/>
          </w:rPr>
          <w:t>10.5194/esd-8-1237-2017</w:t>
        </w:r>
      </w:hyperlink>
      <w:r w:rsidRPr="001E7A27">
        <w:rPr>
          <w:rFonts w:cs="Times New Roman"/>
          <w:sz w:val="20"/>
          <w:szCs w:val="20"/>
          <w:lang w:val="en-GB"/>
        </w:rPr>
        <w:t>.</w:t>
      </w:r>
    </w:p>
    <w:p w14:paraId="2BAF674E" w14:textId="49525FD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 Quéré, C. et al., 2018a: Global Carbon Budget 2018.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10(4)</w:t>
      </w:r>
      <w:r w:rsidRPr="001E7A27">
        <w:rPr>
          <w:rFonts w:cs="Times New Roman"/>
          <w:sz w:val="20"/>
          <w:szCs w:val="20"/>
          <w:lang w:val="en-GB"/>
        </w:rPr>
        <w:t>, 2141–2194, doi:</w:t>
      </w:r>
      <w:hyperlink r:id="rId656" w:history="1">
        <w:r w:rsidRPr="001E7A27">
          <w:rPr>
            <w:rStyle w:val="Hyperlink"/>
            <w:rFonts w:cs="Times New Roman"/>
            <w:sz w:val="20"/>
            <w:szCs w:val="20"/>
            <w:lang w:val="en-GB"/>
          </w:rPr>
          <w:t>10.5194/essd-10-2141-2018</w:t>
        </w:r>
      </w:hyperlink>
      <w:r w:rsidRPr="001E7A27">
        <w:rPr>
          <w:rFonts w:cs="Times New Roman"/>
          <w:sz w:val="20"/>
          <w:szCs w:val="20"/>
          <w:lang w:val="en-GB"/>
        </w:rPr>
        <w:t>.</w:t>
      </w:r>
    </w:p>
    <w:p w14:paraId="78349353" w14:textId="6CF8639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 Quéré, C. et al., 2018b: Global Carbon Budget 2017.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405–448, doi:</w:t>
      </w:r>
      <w:hyperlink r:id="rId657" w:history="1">
        <w:r w:rsidRPr="001E7A27">
          <w:rPr>
            <w:rStyle w:val="Hyperlink"/>
            <w:rFonts w:cs="Times New Roman"/>
            <w:sz w:val="20"/>
            <w:szCs w:val="20"/>
            <w:lang w:val="en-GB"/>
          </w:rPr>
          <w:t>10.5194/essd-10-405-2018</w:t>
        </w:r>
      </w:hyperlink>
      <w:r w:rsidRPr="001E7A27">
        <w:rPr>
          <w:rFonts w:cs="Times New Roman"/>
          <w:sz w:val="20"/>
          <w:szCs w:val="20"/>
          <w:lang w:val="en-GB"/>
        </w:rPr>
        <w:t>.</w:t>
      </w:r>
    </w:p>
    <w:p w14:paraId="10115F91" w14:textId="70A90FC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 Quéré, C. et al., 2020: Temporary reduction in daily global CO2 emissions during the COVID-19 forced confinement.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10(7)</w:t>
      </w:r>
      <w:r w:rsidRPr="001E7A27">
        <w:rPr>
          <w:rFonts w:cs="Times New Roman"/>
          <w:sz w:val="20"/>
          <w:szCs w:val="20"/>
          <w:lang w:val="en-GB"/>
        </w:rPr>
        <w:t>, 647–653, doi:</w:t>
      </w:r>
      <w:hyperlink r:id="rId658" w:history="1">
        <w:r w:rsidRPr="001E7A27">
          <w:rPr>
            <w:rStyle w:val="Hyperlink"/>
            <w:rFonts w:cs="Times New Roman"/>
            <w:sz w:val="20"/>
            <w:szCs w:val="20"/>
            <w:lang w:val="en-GB"/>
          </w:rPr>
          <w:t>10.1038/s41558-020-0797-x</w:t>
        </w:r>
      </w:hyperlink>
      <w:r w:rsidRPr="001E7A27">
        <w:rPr>
          <w:rFonts w:cs="Times New Roman"/>
          <w:sz w:val="20"/>
          <w:szCs w:val="20"/>
          <w:lang w:val="en-GB"/>
        </w:rPr>
        <w:t>.</w:t>
      </w:r>
    </w:p>
    <w:p w14:paraId="20CF341D" w14:textId="45A0484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Leduc, M., H.D. Matthews, and R. de Elía, 2015: Quantifying the limits of a linear temperature response to cumulative CO2 emissions.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28(24)</w:t>
      </w:r>
      <w:r w:rsidRPr="001E7A27">
        <w:rPr>
          <w:rFonts w:cs="Times New Roman"/>
          <w:sz w:val="20"/>
          <w:szCs w:val="20"/>
          <w:lang w:val="en-GB"/>
        </w:rPr>
        <w:t>, 9955–9968, doi:</w:t>
      </w:r>
      <w:hyperlink r:id="rId659" w:history="1">
        <w:r w:rsidRPr="001E7A27">
          <w:rPr>
            <w:rStyle w:val="Hyperlink"/>
            <w:rFonts w:cs="Times New Roman"/>
            <w:sz w:val="20"/>
            <w:szCs w:val="20"/>
            <w:lang w:val="en-GB"/>
          </w:rPr>
          <w:t>10.1175/jcli-d-14-00500.1</w:t>
        </w:r>
      </w:hyperlink>
      <w:r w:rsidRPr="001E7A27">
        <w:rPr>
          <w:rFonts w:cs="Times New Roman"/>
          <w:sz w:val="20"/>
          <w:szCs w:val="20"/>
          <w:lang w:val="en-GB"/>
        </w:rPr>
        <w:t>.</w:t>
      </w:r>
    </w:p>
    <w:p w14:paraId="310109B5" w14:textId="103E6A2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Leduc, M., H.D. Matthews, and R. de Elía, 2016: Regional estimates of the transient climate response to cumulative CO2 emissions.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6(5)</w:t>
      </w:r>
      <w:r w:rsidRPr="001E7A27">
        <w:rPr>
          <w:rFonts w:cs="Times New Roman"/>
          <w:sz w:val="20"/>
          <w:szCs w:val="20"/>
          <w:lang w:val="en-GB"/>
        </w:rPr>
        <w:t>, 474–478, doi:</w:t>
      </w:r>
      <w:hyperlink r:id="rId660" w:history="1">
        <w:r w:rsidRPr="001E7A27">
          <w:rPr>
            <w:rStyle w:val="Hyperlink"/>
            <w:rFonts w:cs="Times New Roman"/>
            <w:sz w:val="20"/>
            <w:szCs w:val="20"/>
            <w:lang w:val="en-GB"/>
          </w:rPr>
          <w:t>10.1038/nclimate2913</w:t>
        </w:r>
      </w:hyperlink>
      <w:r w:rsidRPr="001E7A27">
        <w:rPr>
          <w:rFonts w:cs="Times New Roman"/>
          <w:sz w:val="20"/>
          <w:szCs w:val="20"/>
          <w:lang w:val="en-GB"/>
        </w:rPr>
        <w:t>.</w:t>
      </w:r>
    </w:p>
    <w:p w14:paraId="457BDE52" w14:textId="603F7FA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Lee, H. et al., 2019: The Response of Permafrost and High-Latitude Ecosystems Under Large-Scale Stratospheric Aerosol Injection and Its Termination. </w:t>
      </w:r>
      <w:r w:rsidRPr="001E7A27">
        <w:rPr>
          <w:rFonts w:cs="Times New Roman"/>
          <w:i/>
          <w:sz w:val="20"/>
          <w:szCs w:val="20"/>
          <w:lang w:val="en-GB"/>
        </w:rPr>
        <w:t>Earth’s Future</w:t>
      </w:r>
      <w:r w:rsidRPr="001E7A27">
        <w:rPr>
          <w:rFonts w:cs="Times New Roman"/>
          <w:sz w:val="20"/>
          <w:szCs w:val="20"/>
          <w:lang w:val="en-GB"/>
        </w:rPr>
        <w:t xml:space="preserve">, </w:t>
      </w:r>
      <w:r w:rsidRPr="001E7A27">
        <w:rPr>
          <w:rFonts w:cs="Times New Roman"/>
          <w:b/>
          <w:sz w:val="20"/>
          <w:szCs w:val="20"/>
          <w:lang w:val="en-GB"/>
        </w:rPr>
        <w:t>7(6)</w:t>
      </w:r>
      <w:r w:rsidRPr="001E7A27">
        <w:rPr>
          <w:rFonts w:cs="Times New Roman"/>
          <w:sz w:val="20"/>
          <w:szCs w:val="20"/>
          <w:lang w:val="en-GB"/>
        </w:rPr>
        <w:t>, 605–614, doi:</w:t>
      </w:r>
      <w:hyperlink r:id="rId661" w:history="1">
        <w:r w:rsidRPr="001E7A27">
          <w:rPr>
            <w:rStyle w:val="Hyperlink"/>
            <w:rFonts w:cs="Times New Roman"/>
            <w:sz w:val="20"/>
            <w:szCs w:val="20"/>
            <w:lang w:val="en-GB"/>
          </w:rPr>
          <w:t>10.1029/2018ef001146</w:t>
        </w:r>
      </w:hyperlink>
      <w:r w:rsidRPr="001E7A27">
        <w:rPr>
          <w:rFonts w:cs="Times New Roman"/>
          <w:sz w:val="20"/>
          <w:szCs w:val="20"/>
          <w:lang w:val="en-GB"/>
        </w:rPr>
        <w:t>.</w:t>
      </w:r>
    </w:p>
    <w:p w14:paraId="7F1054EC" w14:textId="5783CA8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Lee, S.-J., I.-S. Ryu, B.-M. Kim, and S.-H. Moon, 2011: A review of the current application of N2O emission reduction in CDM projects. </w:t>
      </w:r>
      <w:r w:rsidRPr="001E7A27">
        <w:rPr>
          <w:rFonts w:cs="Times New Roman"/>
          <w:i/>
          <w:sz w:val="20"/>
          <w:szCs w:val="20"/>
          <w:lang w:val="en-GB"/>
        </w:rPr>
        <w:t>International Journal of Greenhouse Gas Control</w:t>
      </w:r>
      <w:r w:rsidRPr="001E7A27">
        <w:rPr>
          <w:rFonts w:cs="Times New Roman"/>
          <w:sz w:val="20"/>
          <w:szCs w:val="20"/>
          <w:lang w:val="en-GB"/>
        </w:rPr>
        <w:t xml:space="preserve">, </w:t>
      </w:r>
      <w:r w:rsidRPr="001E7A27">
        <w:rPr>
          <w:rFonts w:cs="Times New Roman"/>
          <w:b/>
          <w:sz w:val="20"/>
          <w:szCs w:val="20"/>
          <w:lang w:val="en-GB"/>
        </w:rPr>
        <w:t>5(1)</w:t>
      </w:r>
      <w:r w:rsidRPr="001E7A27">
        <w:rPr>
          <w:rFonts w:cs="Times New Roman"/>
          <w:sz w:val="20"/>
          <w:szCs w:val="20"/>
          <w:lang w:val="en-GB"/>
        </w:rPr>
        <w:t>, 167–176, doi:</w:t>
      </w:r>
      <w:hyperlink r:id="rId662" w:history="1">
        <w:r w:rsidRPr="001E7A27">
          <w:rPr>
            <w:rStyle w:val="Hyperlink"/>
            <w:rFonts w:cs="Times New Roman"/>
            <w:sz w:val="20"/>
            <w:szCs w:val="20"/>
            <w:lang w:val="en-GB"/>
          </w:rPr>
          <w:t>10.1016/j.ijggc.2010.07.001</w:t>
        </w:r>
      </w:hyperlink>
      <w:r w:rsidRPr="001E7A27">
        <w:rPr>
          <w:rFonts w:cs="Times New Roman"/>
          <w:sz w:val="20"/>
          <w:szCs w:val="20"/>
          <w:lang w:val="en-GB"/>
        </w:rPr>
        <w:t>.</w:t>
      </w:r>
    </w:p>
    <w:p w14:paraId="75FDAEC7" w14:textId="34E352F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Legendre, L., R.B. Rivkin, M.G. Weinbauer, L. Guidi, and J. Uitz, 2015: The microbial carbon pump concept: Potential biogeochemical significance in the globally changing ocean. </w:t>
      </w:r>
      <w:r w:rsidRPr="001E7A27">
        <w:rPr>
          <w:rFonts w:cs="Times New Roman"/>
          <w:i/>
          <w:sz w:val="20"/>
          <w:szCs w:val="20"/>
          <w:lang w:val="en-GB"/>
        </w:rPr>
        <w:t>Progress in Oceanography</w:t>
      </w:r>
      <w:r w:rsidRPr="001E7A27">
        <w:rPr>
          <w:rFonts w:cs="Times New Roman"/>
          <w:sz w:val="20"/>
          <w:szCs w:val="20"/>
          <w:lang w:val="en-GB"/>
        </w:rPr>
        <w:t xml:space="preserve">, </w:t>
      </w:r>
      <w:r w:rsidRPr="001E7A27">
        <w:rPr>
          <w:rFonts w:cs="Times New Roman"/>
          <w:b/>
          <w:sz w:val="20"/>
          <w:szCs w:val="20"/>
          <w:lang w:val="en-GB"/>
        </w:rPr>
        <w:t>134</w:t>
      </w:r>
      <w:r w:rsidRPr="001E7A27">
        <w:rPr>
          <w:rFonts w:cs="Times New Roman"/>
          <w:sz w:val="20"/>
          <w:szCs w:val="20"/>
          <w:lang w:val="en-GB"/>
        </w:rPr>
        <w:t>, 432–450, doi:</w:t>
      </w:r>
      <w:hyperlink r:id="rId663" w:history="1">
        <w:r w:rsidRPr="001E7A27">
          <w:rPr>
            <w:rStyle w:val="Hyperlink"/>
            <w:rFonts w:cs="Times New Roman"/>
            <w:sz w:val="20"/>
            <w:szCs w:val="20"/>
            <w:lang w:val="en-GB"/>
          </w:rPr>
          <w:t>10.1016/j.pocean.2015.01.008</w:t>
        </w:r>
      </w:hyperlink>
      <w:r w:rsidRPr="001E7A27">
        <w:rPr>
          <w:rFonts w:cs="Times New Roman"/>
          <w:sz w:val="20"/>
          <w:szCs w:val="20"/>
          <w:lang w:val="en-GB"/>
        </w:rPr>
        <w:t>.</w:t>
      </w:r>
    </w:p>
    <w:p w14:paraId="0FF364B1" w14:textId="419C699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Lehmann, C.E.R. et al., 2014: Savanna vegetation-fire-climate relationships differ among continents.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343(6170)</w:t>
      </w:r>
      <w:r w:rsidRPr="001E7A27">
        <w:rPr>
          <w:rFonts w:cs="Times New Roman"/>
          <w:sz w:val="20"/>
          <w:szCs w:val="20"/>
          <w:lang w:val="en-GB"/>
        </w:rPr>
        <w:t>, 548 LP – 552, doi:</w:t>
      </w:r>
      <w:hyperlink r:id="rId664" w:history="1">
        <w:r w:rsidRPr="001E7A27">
          <w:rPr>
            <w:rStyle w:val="Hyperlink"/>
            <w:rFonts w:cs="Times New Roman"/>
            <w:sz w:val="20"/>
            <w:szCs w:val="20"/>
            <w:lang w:val="en-GB"/>
          </w:rPr>
          <w:t>10.1126/science.1247355</w:t>
        </w:r>
      </w:hyperlink>
      <w:r w:rsidRPr="001E7A27">
        <w:rPr>
          <w:rFonts w:cs="Times New Roman"/>
          <w:sz w:val="20"/>
          <w:szCs w:val="20"/>
          <w:lang w:val="en-GB"/>
        </w:rPr>
        <w:t>.</w:t>
      </w:r>
    </w:p>
    <w:p w14:paraId="288BA2C5" w14:textId="176B5F2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Lehmann, J. et al., 2015: Persistence of biochar in soil. In: </w:t>
      </w:r>
      <w:r w:rsidRPr="001E7A27">
        <w:rPr>
          <w:rFonts w:cs="Times New Roman"/>
          <w:i/>
          <w:sz w:val="20"/>
          <w:szCs w:val="20"/>
          <w:lang w:val="en-GB"/>
        </w:rPr>
        <w:t>Biochar for Environmental Management: Science, Technology and Implementation (Second Edition)</w:t>
      </w:r>
      <w:r w:rsidRPr="001E7A27">
        <w:rPr>
          <w:rFonts w:cs="Times New Roman"/>
          <w:sz w:val="20"/>
          <w:szCs w:val="20"/>
          <w:lang w:val="en-GB"/>
        </w:rPr>
        <w:t xml:space="preserve"> [Lehmann, J. and S. Joseph (eds.)]. Routledge, London, UK, pp. 233––80, doi:</w:t>
      </w:r>
      <w:hyperlink r:id="rId665" w:history="1">
        <w:r w:rsidRPr="001E7A27">
          <w:rPr>
            <w:rStyle w:val="Hyperlink"/>
            <w:rFonts w:cs="Times New Roman"/>
            <w:sz w:val="20"/>
            <w:szCs w:val="20"/>
            <w:lang w:val="en-GB"/>
          </w:rPr>
          <w:t>10.4324/9780203762264</w:t>
        </w:r>
      </w:hyperlink>
      <w:r w:rsidRPr="001E7A27">
        <w:rPr>
          <w:rFonts w:cs="Times New Roman"/>
          <w:sz w:val="20"/>
          <w:szCs w:val="20"/>
          <w:lang w:val="en-GB"/>
        </w:rPr>
        <w:t>.</w:t>
      </w:r>
    </w:p>
    <w:p w14:paraId="0D2DC824" w14:textId="3034256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Leifeld, J., C. Wüst-Galley, and S. Page, 2019: Intact and managed peatland soils as a source and sink of GHGs from 1850 to 2100.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9(12)</w:t>
      </w:r>
      <w:r w:rsidRPr="001E7A27">
        <w:rPr>
          <w:rFonts w:cs="Times New Roman"/>
          <w:sz w:val="20"/>
          <w:szCs w:val="20"/>
          <w:lang w:val="en-GB"/>
        </w:rPr>
        <w:t>, 945–947, doi:</w:t>
      </w:r>
      <w:hyperlink r:id="rId666" w:history="1">
        <w:r w:rsidRPr="001E7A27">
          <w:rPr>
            <w:rStyle w:val="Hyperlink"/>
            <w:rFonts w:cs="Times New Roman"/>
            <w:sz w:val="20"/>
            <w:szCs w:val="20"/>
            <w:lang w:val="en-GB"/>
          </w:rPr>
          <w:t>10.1038/s41558-019-0615-5</w:t>
        </w:r>
      </w:hyperlink>
      <w:r w:rsidRPr="001E7A27">
        <w:rPr>
          <w:rFonts w:cs="Times New Roman"/>
          <w:sz w:val="20"/>
          <w:szCs w:val="20"/>
          <w:lang w:val="en-GB"/>
        </w:rPr>
        <w:t>.</w:t>
      </w:r>
    </w:p>
    <w:p w14:paraId="5B8AFC16" w14:textId="5D08AE5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Lemordant, L., P. Gentine, A.S. Swann, B.I. Cook, and J. Scheff, 2018: Critical impact of vegetation physiology on the continental hydrologic cycle in response to increasing CO2. </w:t>
      </w:r>
      <w:r w:rsidRPr="001E7A27">
        <w:rPr>
          <w:rFonts w:cs="Times New Roman"/>
          <w:i/>
          <w:sz w:val="20"/>
          <w:szCs w:val="20"/>
          <w:lang w:val="en-GB"/>
        </w:rPr>
        <w:t>Proceedings of the National Academy of Sciences of the United States of America</w:t>
      </w:r>
      <w:r w:rsidRPr="001E7A27">
        <w:rPr>
          <w:rFonts w:cs="Times New Roman"/>
          <w:sz w:val="20"/>
          <w:szCs w:val="20"/>
          <w:lang w:val="en-GB"/>
        </w:rPr>
        <w:t xml:space="preserve">, </w:t>
      </w:r>
      <w:r w:rsidRPr="001E7A27">
        <w:rPr>
          <w:rFonts w:cs="Times New Roman"/>
          <w:b/>
          <w:sz w:val="20"/>
          <w:szCs w:val="20"/>
          <w:lang w:val="en-GB"/>
        </w:rPr>
        <w:t>115(16)</w:t>
      </w:r>
      <w:r w:rsidRPr="001E7A27">
        <w:rPr>
          <w:rFonts w:cs="Times New Roman"/>
          <w:sz w:val="20"/>
          <w:szCs w:val="20"/>
          <w:lang w:val="en-GB"/>
        </w:rPr>
        <w:t>, 4093–4098, doi:</w:t>
      </w:r>
      <w:hyperlink r:id="rId667" w:history="1">
        <w:r w:rsidRPr="001E7A27">
          <w:rPr>
            <w:rStyle w:val="Hyperlink"/>
            <w:rFonts w:cs="Times New Roman"/>
            <w:sz w:val="20"/>
            <w:szCs w:val="20"/>
            <w:lang w:val="en-GB"/>
          </w:rPr>
          <w:t>10.1073/pnas.1720712115</w:t>
        </w:r>
      </w:hyperlink>
      <w:r w:rsidRPr="001E7A27">
        <w:rPr>
          <w:rFonts w:cs="Times New Roman"/>
          <w:sz w:val="20"/>
          <w:szCs w:val="20"/>
          <w:lang w:val="en-GB"/>
        </w:rPr>
        <w:t>.</w:t>
      </w:r>
    </w:p>
    <w:p w14:paraId="3115E33A" w14:textId="146856D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Lencina-Avila, J.M. et al., 2018: Past and future evolution of the marine carbonate system in a coastal zone of the Northern Antarctic Peninsula. </w:t>
      </w:r>
      <w:r w:rsidRPr="001E7A27">
        <w:rPr>
          <w:rFonts w:cs="Times New Roman"/>
          <w:i/>
          <w:sz w:val="20"/>
          <w:szCs w:val="20"/>
          <w:lang w:val="en-GB"/>
        </w:rPr>
        <w:t>Deep Sea Research Part II: Topical Studies in Oceanography</w:t>
      </w:r>
      <w:r w:rsidRPr="001E7A27">
        <w:rPr>
          <w:rFonts w:cs="Times New Roman"/>
          <w:sz w:val="20"/>
          <w:szCs w:val="20"/>
          <w:lang w:val="en-GB"/>
        </w:rPr>
        <w:t xml:space="preserve">, </w:t>
      </w:r>
      <w:r w:rsidRPr="001E7A27">
        <w:rPr>
          <w:rFonts w:cs="Times New Roman"/>
          <w:b/>
          <w:sz w:val="20"/>
          <w:szCs w:val="20"/>
          <w:lang w:val="en-GB"/>
        </w:rPr>
        <w:t>149(SI)</w:t>
      </w:r>
      <w:r w:rsidRPr="001E7A27">
        <w:rPr>
          <w:rFonts w:cs="Times New Roman"/>
          <w:sz w:val="20"/>
          <w:szCs w:val="20"/>
          <w:lang w:val="en-GB"/>
        </w:rPr>
        <w:t>, 193–205, doi:</w:t>
      </w:r>
      <w:hyperlink r:id="rId668" w:history="1">
        <w:r w:rsidRPr="001E7A27">
          <w:rPr>
            <w:rStyle w:val="Hyperlink"/>
            <w:rFonts w:cs="Times New Roman"/>
            <w:sz w:val="20"/>
            <w:szCs w:val="20"/>
            <w:lang w:val="en-GB"/>
          </w:rPr>
          <w:t>10.1016/j.dsr2.2017.10.018</w:t>
        </w:r>
      </w:hyperlink>
      <w:r w:rsidRPr="001E7A27">
        <w:rPr>
          <w:rFonts w:cs="Times New Roman"/>
          <w:sz w:val="20"/>
          <w:szCs w:val="20"/>
          <w:lang w:val="en-GB"/>
        </w:rPr>
        <w:t>.</w:t>
      </w:r>
    </w:p>
    <w:p w14:paraId="01D89183" w14:textId="5E4E1E1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Lennartz, S.T. et al., 2014: Long-term trends at the Boknis Eck time series station (Baltic Sea), 1957–2013: does climate change counteract the decline in eutrophication?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11(22)</w:t>
      </w:r>
      <w:r w:rsidRPr="001E7A27">
        <w:rPr>
          <w:rFonts w:cs="Times New Roman"/>
          <w:sz w:val="20"/>
          <w:szCs w:val="20"/>
          <w:lang w:val="en-GB"/>
        </w:rPr>
        <w:t>, 6323–6339, doi:</w:t>
      </w:r>
      <w:hyperlink r:id="rId669" w:history="1">
        <w:r w:rsidRPr="001E7A27">
          <w:rPr>
            <w:rStyle w:val="Hyperlink"/>
            <w:rFonts w:cs="Times New Roman"/>
            <w:sz w:val="20"/>
            <w:szCs w:val="20"/>
            <w:lang w:val="en-GB"/>
          </w:rPr>
          <w:t>10.5194/bg-11-6323-2014</w:t>
        </w:r>
      </w:hyperlink>
      <w:r w:rsidRPr="001E7A27">
        <w:rPr>
          <w:rFonts w:cs="Times New Roman"/>
          <w:sz w:val="20"/>
          <w:szCs w:val="20"/>
          <w:lang w:val="en-GB"/>
        </w:rPr>
        <w:t>.</w:t>
      </w:r>
    </w:p>
    <w:p w14:paraId="75E509E1" w14:textId="29D69C7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Lenton, T.M. et al., 2008: Tipping elements in the Earth’s climate system.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105(6)</w:t>
      </w:r>
      <w:r w:rsidRPr="001E7A27">
        <w:rPr>
          <w:rFonts w:cs="Times New Roman"/>
          <w:sz w:val="20"/>
          <w:szCs w:val="20"/>
          <w:lang w:val="en-GB"/>
        </w:rPr>
        <w:t>, 1786–1793, doi:</w:t>
      </w:r>
      <w:hyperlink r:id="rId670" w:history="1">
        <w:r w:rsidRPr="001E7A27">
          <w:rPr>
            <w:rStyle w:val="Hyperlink"/>
            <w:rFonts w:cs="Times New Roman"/>
            <w:sz w:val="20"/>
            <w:szCs w:val="20"/>
            <w:lang w:val="en-GB"/>
          </w:rPr>
          <w:t>10.1073/pnas.0705414105</w:t>
        </w:r>
      </w:hyperlink>
      <w:r w:rsidRPr="001E7A27">
        <w:rPr>
          <w:rFonts w:cs="Times New Roman"/>
          <w:sz w:val="20"/>
          <w:szCs w:val="20"/>
          <w:lang w:val="en-GB"/>
        </w:rPr>
        <w:t>.</w:t>
      </w:r>
    </w:p>
    <w:p w14:paraId="293CE309" w14:textId="050BAE1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Leung, S.W., T. Weber, J.A. Cram, and C. Deutsch, 2021: Variable particle size distributions reduce the sensitivity of global export flux to climate change.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18(1)</w:t>
      </w:r>
      <w:r w:rsidRPr="001E7A27">
        <w:rPr>
          <w:rFonts w:cs="Times New Roman"/>
          <w:sz w:val="20"/>
          <w:szCs w:val="20"/>
          <w:lang w:val="en-GB"/>
        </w:rPr>
        <w:t>, 229–250, doi:</w:t>
      </w:r>
      <w:hyperlink r:id="rId671" w:history="1">
        <w:r w:rsidRPr="001E7A27">
          <w:rPr>
            <w:rStyle w:val="Hyperlink"/>
            <w:rFonts w:cs="Times New Roman"/>
            <w:sz w:val="20"/>
            <w:szCs w:val="20"/>
            <w:lang w:val="en-GB"/>
          </w:rPr>
          <w:t>10.5194/bg-18-229-2021</w:t>
        </w:r>
      </w:hyperlink>
      <w:r w:rsidRPr="001E7A27">
        <w:rPr>
          <w:rFonts w:cs="Times New Roman"/>
          <w:sz w:val="20"/>
          <w:szCs w:val="20"/>
          <w:lang w:val="en-GB"/>
        </w:rPr>
        <w:t>.</w:t>
      </w:r>
    </w:p>
    <w:p w14:paraId="2C223745" w14:textId="7E7E82F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Leutert, T.J., A. Auderset, A. Martínez-García, S. Modestou, and A.N. Meckler, 2020: Coupled Southern Ocean cooling and Antarctic ice sheet expansion during the middle Miocene.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13(9)</w:t>
      </w:r>
      <w:r w:rsidRPr="001E7A27">
        <w:rPr>
          <w:rFonts w:cs="Times New Roman"/>
          <w:sz w:val="20"/>
          <w:szCs w:val="20"/>
          <w:lang w:val="en-GB"/>
        </w:rPr>
        <w:t>, 634–639, doi:</w:t>
      </w:r>
      <w:hyperlink r:id="rId672" w:history="1">
        <w:r w:rsidRPr="001E7A27">
          <w:rPr>
            <w:rStyle w:val="Hyperlink"/>
            <w:rFonts w:cs="Times New Roman"/>
            <w:sz w:val="20"/>
            <w:szCs w:val="20"/>
            <w:lang w:val="en-GB"/>
          </w:rPr>
          <w:t>10.1038/s41561-020-0623-0</w:t>
        </w:r>
      </w:hyperlink>
      <w:r w:rsidRPr="001E7A27">
        <w:rPr>
          <w:rFonts w:cs="Times New Roman"/>
          <w:sz w:val="20"/>
          <w:szCs w:val="20"/>
          <w:lang w:val="en-GB"/>
        </w:rPr>
        <w:t>.</w:t>
      </w:r>
    </w:p>
    <w:p w14:paraId="5672A142" w14:textId="53F1B88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Levin, I. et al., 2010: Observations and modelling of the global distribution and long-term trend of atmospheric 14CO2. </w:t>
      </w:r>
      <w:r w:rsidRPr="001E7A27">
        <w:rPr>
          <w:rFonts w:cs="Times New Roman"/>
          <w:i/>
          <w:sz w:val="20"/>
          <w:szCs w:val="20"/>
          <w:lang w:val="en-GB"/>
        </w:rPr>
        <w:t>Tellus B: Chemical and Physical Meteorology</w:t>
      </w:r>
      <w:r w:rsidRPr="001E7A27">
        <w:rPr>
          <w:rFonts w:cs="Times New Roman"/>
          <w:sz w:val="20"/>
          <w:szCs w:val="20"/>
          <w:lang w:val="en-GB"/>
        </w:rPr>
        <w:t xml:space="preserve">, </w:t>
      </w:r>
      <w:r w:rsidRPr="001E7A27">
        <w:rPr>
          <w:rFonts w:cs="Times New Roman"/>
          <w:b/>
          <w:sz w:val="20"/>
          <w:szCs w:val="20"/>
          <w:lang w:val="en-GB"/>
        </w:rPr>
        <w:t>62(1)</w:t>
      </w:r>
      <w:r w:rsidRPr="001E7A27">
        <w:rPr>
          <w:rFonts w:cs="Times New Roman"/>
          <w:sz w:val="20"/>
          <w:szCs w:val="20"/>
          <w:lang w:val="en-GB"/>
        </w:rPr>
        <w:t>, 26–46, doi:</w:t>
      </w:r>
      <w:hyperlink r:id="rId673" w:history="1">
        <w:r w:rsidRPr="001E7A27">
          <w:rPr>
            <w:rStyle w:val="Hyperlink"/>
            <w:rFonts w:cs="Times New Roman"/>
            <w:sz w:val="20"/>
            <w:szCs w:val="20"/>
            <w:lang w:val="en-GB"/>
          </w:rPr>
          <w:t>10.1111/j.1600-0889.2009.00446.x</w:t>
        </w:r>
      </w:hyperlink>
      <w:r w:rsidRPr="001E7A27">
        <w:rPr>
          <w:rFonts w:cs="Times New Roman"/>
          <w:sz w:val="20"/>
          <w:szCs w:val="20"/>
          <w:lang w:val="en-GB"/>
        </w:rPr>
        <w:t>.</w:t>
      </w:r>
    </w:p>
    <w:p w14:paraId="7B408208" w14:textId="300961A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Levin, L.A., 2018: Manifestation, drivers, and emergence of open ocean deoxygenation. </w:t>
      </w:r>
      <w:r w:rsidRPr="001E7A27">
        <w:rPr>
          <w:rFonts w:cs="Times New Roman"/>
          <w:i/>
          <w:sz w:val="20"/>
          <w:szCs w:val="20"/>
          <w:lang w:val="en-GB"/>
        </w:rPr>
        <w:t>Annual Review of Marine Science</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229–260, doi:</w:t>
      </w:r>
      <w:hyperlink r:id="rId674" w:history="1">
        <w:r w:rsidRPr="001E7A27">
          <w:rPr>
            <w:rStyle w:val="Hyperlink"/>
            <w:rFonts w:cs="Times New Roman"/>
            <w:sz w:val="20"/>
            <w:szCs w:val="20"/>
            <w:lang w:val="en-GB"/>
          </w:rPr>
          <w:t>10.1146/annurev-marine-121916-063359</w:t>
        </w:r>
      </w:hyperlink>
      <w:r w:rsidRPr="001E7A27">
        <w:rPr>
          <w:rFonts w:cs="Times New Roman"/>
          <w:sz w:val="20"/>
          <w:szCs w:val="20"/>
          <w:lang w:val="en-GB"/>
        </w:rPr>
        <w:t>.</w:t>
      </w:r>
    </w:p>
    <w:p w14:paraId="72F3CF6E" w14:textId="32493BA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Levin, L.A. and D.L. Breitburg, 2015: Linking coasts and seas to address ocean deoxygenation.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5(5)</w:t>
      </w:r>
      <w:r w:rsidRPr="001E7A27">
        <w:rPr>
          <w:rFonts w:cs="Times New Roman"/>
          <w:sz w:val="20"/>
          <w:szCs w:val="20"/>
          <w:lang w:val="en-GB"/>
        </w:rPr>
        <w:t>, 401–403, doi:</w:t>
      </w:r>
      <w:hyperlink r:id="rId675" w:history="1">
        <w:r w:rsidRPr="001E7A27">
          <w:rPr>
            <w:rStyle w:val="Hyperlink"/>
            <w:rFonts w:cs="Times New Roman"/>
            <w:sz w:val="20"/>
            <w:szCs w:val="20"/>
            <w:lang w:val="en-GB"/>
          </w:rPr>
          <w:t>10.1038/nclimate2595</w:t>
        </w:r>
      </w:hyperlink>
      <w:r w:rsidRPr="001E7A27">
        <w:rPr>
          <w:rFonts w:cs="Times New Roman"/>
          <w:sz w:val="20"/>
          <w:szCs w:val="20"/>
          <w:lang w:val="en-GB"/>
        </w:rPr>
        <w:t>.</w:t>
      </w:r>
    </w:p>
    <w:p w14:paraId="3E82F88C" w14:textId="0D54637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Levin, L.A. et al., 2015: Comparative biogeochemistry–ecosystem–human interactions on dynamic continental margins. </w:t>
      </w:r>
      <w:r w:rsidRPr="001E7A27">
        <w:rPr>
          <w:rFonts w:cs="Times New Roman"/>
          <w:i/>
          <w:sz w:val="20"/>
          <w:szCs w:val="20"/>
          <w:lang w:val="en-GB"/>
        </w:rPr>
        <w:lastRenderedPageBreak/>
        <w:t>Journal of Marine Systems</w:t>
      </w:r>
      <w:r w:rsidRPr="001E7A27">
        <w:rPr>
          <w:rFonts w:cs="Times New Roman"/>
          <w:sz w:val="20"/>
          <w:szCs w:val="20"/>
          <w:lang w:val="en-GB"/>
        </w:rPr>
        <w:t xml:space="preserve">, </w:t>
      </w:r>
      <w:r w:rsidRPr="001E7A27">
        <w:rPr>
          <w:rFonts w:cs="Times New Roman"/>
          <w:b/>
          <w:sz w:val="20"/>
          <w:szCs w:val="20"/>
          <w:lang w:val="en-GB"/>
        </w:rPr>
        <w:t>141</w:t>
      </w:r>
      <w:r w:rsidRPr="001E7A27">
        <w:rPr>
          <w:rFonts w:cs="Times New Roman"/>
          <w:sz w:val="20"/>
          <w:szCs w:val="20"/>
          <w:lang w:val="en-GB"/>
        </w:rPr>
        <w:t>, 3–17, doi:</w:t>
      </w:r>
      <w:hyperlink r:id="rId676" w:history="1">
        <w:r w:rsidRPr="001E7A27">
          <w:rPr>
            <w:rStyle w:val="Hyperlink"/>
            <w:rFonts w:cs="Times New Roman"/>
            <w:sz w:val="20"/>
            <w:szCs w:val="20"/>
            <w:lang w:val="en-GB"/>
          </w:rPr>
          <w:t>10.1016/j.jmarsys.2014.04.016</w:t>
        </w:r>
      </w:hyperlink>
      <w:r w:rsidRPr="001E7A27">
        <w:rPr>
          <w:rFonts w:cs="Times New Roman"/>
          <w:sz w:val="20"/>
          <w:szCs w:val="20"/>
          <w:lang w:val="en-GB"/>
        </w:rPr>
        <w:t>.</w:t>
      </w:r>
    </w:p>
    <w:p w14:paraId="79791183" w14:textId="2B510BE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Levine, N.M. et al., 2016: Ecosystem heterogeneity determines the ecological resilience of the Amazon to climate change.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113(3)</w:t>
      </w:r>
      <w:r w:rsidRPr="001E7A27">
        <w:rPr>
          <w:rFonts w:cs="Times New Roman"/>
          <w:sz w:val="20"/>
          <w:szCs w:val="20"/>
          <w:lang w:val="en-GB"/>
        </w:rPr>
        <w:t>, 793–797, doi:</w:t>
      </w:r>
      <w:hyperlink r:id="rId677" w:history="1">
        <w:r w:rsidRPr="001E7A27">
          <w:rPr>
            <w:rStyle w:val="Hyperlink"/>
            <w:rFonts w:cs="Times New Roman"/>
            <w:sz w:val="20"/>
            <w:szCs w:val="20"/>
            <w:lang w:val="en-GB"/>
          </w:rPr>
          <w:t>10.1073/pnas.1511344112</w:t>
        </w:r>
      </w:hyperlink>
      <w:r w:rsidRPr="001E7A27">
        <w:rPr>
          <w:rFonts w:cs="Times New Roman"/>
          <w:sz w:val="20"/>
          <w:szCs w:val="20"/>
          <w:lang w:val="en-GB"/>
        </w:rPr>
        <w:t>.</w:t>
      </w:r>
    </w:p>
    <w:p w14:paraId="5F41E76B" w14:textId="2A8A8F6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Levy, M. et al., 2013: Physical pathways for carbon transfers between the surface mixed layer and the ocean interior.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27(4)</w:t>
      </w:r>
      <w:r w:rsidRPr="001E7A27">
        <w:rPr>
          <w:rFonts w:cs="Times New Roman"/>
          <w:sz w:val="20"/>
          <w:szCs w:val="20"/>
          <w:lang w:val="en-GB"/>
        </w:rPr>
        <w:t>, 1001–1012, doi:</w:t>
      </w:r>
      <w:hyperlink r:id="rId678" w:history="1">
        <w:r w:rsidRPr="001E7A27">
          <w:rPr>
            <w:rStyle w:val="Hyperlink"/>
            <w:rFonts w:cs="Times New Roman"/>
            <w:sz w:val="20"/>
            <w:szCs w:val="20"/>
            <w:lang w:val="en-GB"/>
          </w:rPr>
          <w:t>10.1002/gbc.20092</w:t>
        </w:r>
      </w:hyperlink>
      <w:r w:rsidRPr="001E7A27">
        <w:rPr>
          <w:rFonts w:cs="Times New Roman"/>
          <w:sz w:val="20"/>
          <w:szCs w:val="20"/>
          <w:lang w:val="en-GB"/>
        </w:rPr>
        <w:t>.</w:t>
      </w:r>
    </w:p>
    <w:p w14:paraId="20AB8F1A" w14:textId="7E8CA71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Lewis, S.L., C.E. Wheeler, E.T.A. Mitchard, and A. Koch, 2019: Regenerate natural forest to store carbon.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568(7750)</w:t>
      </w:r>
      <w:r w:rsidRPr="001E7A27">
        <w:rPr>
          <w:rFonts w:cs="Times New Roman"/>
          <w:sz w:val="20"/>
          <w:szCs w:val="20"/>
          <w:lang w:val="en-GB"/>
        </w:rPr>
        <w:t>, 25–28, doi:</w:t>
      </w:r>
      <w:hyperlink r:id="rId679" w:history="1">
        <w:r w:rsidRPr="001E7A27">
          <w:rPr>
            <w:rStyle w:val="Hyperlink"/>
            <w:rFonts w:cs="Times New Roman"/>
            <w:sz w:val="20"/>
            <w:szCs w:val="20"/>
            <w:lang w:val="en-GB"/>
          </w:rPr>
          <w:t>10.1038/d41586-019-01026-8</w:t>
        </w:r>
      </w:hyperlink>
      <w:r w:rsidRPr="001E7A27">
        <w:rPr>
          <w:rFonts w:cs="Times New Roman"/>
          <w:sz w:val="20"/>
          <w:szCs w:val="20"/>
          <w:lang w:val="en-GB"/>
        </w:rPr>
        <w:t>.</w:t>
      </w:r>
    </w:p>
    <w:p w14:paraId="74F41B0A" w14:textId="46EDC5A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 H. and T. Ilyina, 2018: Current and future decadal trends in the oceanic carbon uptake are dominated by internal variability.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45(2)</w:t>
      </w:r>
      <w:r w:rsidRPr="001E7A27">
        <w:rPr>
          <w:rFonts w:cs="Times New Roman"/>
          <w:sz w:val="20"/>
          <w:szCs w:val="20"/>
          <w:lang w:val="en-GB"/>
        </w:rPr>
        <w:t>, 916–925, doi:</w:t>
      </w:r>
      <w:hyperlink r:id="rId680" w:history="1">
        <w:r w:rsidRPr="001E7A27">
          <w:rPr>
            <w:rStyle w:val="Hyperlink"/>
            <w:rFonts w:cs="Times New Roman"/>
            <w:sz w:val="20"/>
            <w:szCs w:val="20"/>
            <w:lang w:val="en-GB"/>
          </w:rPr>
          <w:t>10.1002/2017gl075370</w:t>
        </w:r>
      </w:hyperlink>
      <w:r w:rsidRPr="001E7A27">
        <w:rPr>
          <w:rFonts w:cs="Times New Roman"/>
          <w:sz w:val="20"/>
          <w:szCs w:val="20"/>
          <w:lang w:val="en-GB"/>
        </w:rPr>
        <w:t>.</w:t>
      </w:r>
    </w:p>
    <w:p w14:paraId="2AC37D64" w14:textId="5EB4AEB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 H., T. Ilyina, W.A. Müller, and F. Sienz, 2016: Decadal predictions of the North Atlantic CO2 uptake.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11076, doi:</w:t>
      </w:r>
      <w:hyperlink r:id="rId681" w:history="1">
        <w:r w:rsidRPr="001E7A27">
          <w:rPr>
            <w:rStyle w:val="Hyperlink"/>
            <w:rFonts w:cs="Times New Roman"/>
            <w:sz w:val="20"/>
            <w:szCs w:val="20"/>
            <w:lang w:val="en-GB"/>
          </w:rPr>
          <w:t>10.1038/ncomms11076</w:t>
        </w:r>
      </w:hyperlink>
      <w:r w:rsidRPr="001E7A27">
        <w:rPr>
          <w:rFonts w:cs="Times New Roman"/>
          <w:sz w:val="20"/>
          <w:szCs w:val="20"/>
          <w:lang w:val="en-GB"/>
        </w:rPr>
        <w:t>.</w:t>
      </w:r>
    </w:p>
    <w:p w14:paraId="549F3B22" w14:textId="4B82AB2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 H., T. Ilyina, W.A. Müller, and P. Landschützer, 2019: Predicting the variable ocean carbon sink. </w:t>
      </w:r>
      <w:r w:rsidRPr="001E7A27">
        <w:rPr>
          <w:rFonts w:cs="Times New Roman"/>
          <w:i/>
          <w:sz w:val="20"/>
          <w:szCs w:val="20"/>
          <w:lang w:val="en-GB"/>
        </w:rPr>
        <w:t>Science Advances</w:t>
      </w:r>
      <w:r w:rsidRPr="001E7A27">
        <w:rPr>
          <w:rFonts w:cs="Times New Roman"/>
          <w:sz w:val="20"/>
          <w:szCs w:val="20"/>
          <w:lang w:val="en-GB"/>
        </w:rPr>
        <w:t xml:space="preserve">, </w:t>
      </w:r>
      <w:r w:rsidRPr="001E7A27">
        <w:rPr>
          <w:rFonts w:cs="Times New Roman"/>
          <w:b/>
          <w:sz w:val="20"/>
          <w:szCs w:val="20"/>
          <w:lang w:val="en-GB"/>
        </w:rPr>
        <w:t>5(4)</w:t>
      </w:r>
      <w:r w:rsidRPr="001E7A27">
        <w:rPr>
          <w:rFonts w:cs="Times New Roman"/>
          <w:sz w:val="20"/>
          <w:szCs w:val="20"/>
          <w:lang w:val="en-GB"/>
        </w:rPr>
        <w:t>, eaav6471, doi:</w:t>
      </w:r>
      <w:hyperlink r:id="rId682" w:history="1">
        <w:r w:rsidRPr="001E7A27">
          <w:rPr>
            <w:rStyle w:val="Hyperlink"/>
            <w:rFonts w:cs="Times New Roman"/>
            <w:sz w:val="20"/>
            <w:szCs w:val="20"/>
            <w:lang w:val="en-GB"/>
          </w:rPr>
          <w:t>10.1126/sciadv.aav6471</w:t>
        </w:r>
      </w:hyperlink>
      <w:r w:rsidRPr="001E7A27">
        <w:rPr>
          <w:rFonts w:cs="Times New Roman"/>
          <w:sz w:val="20"/>
          <w:szCs w:val="20"/>
          <w:lang w:val="en-GB"/>
        </w:rPr>
        <w:t>.</w:t>
      </w:r>
    </w:p>
    <w:p w14:paraId="6EEDC80B" w14:textId="77D7866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 M. et al., 2016: What drives interannual variability of hypoxia in Chesapeake Bay: Climate forcing versus nutrient loading?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43(5)</w:t>
      </w:r>
      <w:r w:rsidRPr="001E7A27">
        <w:rPr>
          <w:rFonts w:cs="Times New Roman"/>
          <w:sz w:val="20"/>
          <w:szCs w:val="20"/>
          <w:lang w:val="en-GB"/>
        </w:rPr>
        <w:t>, 2127–2134, doi:</w:t>
      </w:r>
      <w:hyperlink r:id="rId683" w:history="1">
        <w:r w:rsidRPr="001E7A27">
          <w:rPr>
            <w:rStyle w:val="Hyperlink"/>
            <w:rFonts w:cs="Times New Roman"/>
            <w:sz w:val="20"/>
            <w:szCs w:val="20"/>
            <w:lang w:val="en-GB"/>
          </w:rPr>
          <w:t>10.1002/2015gl067334</w:t>
        </w:r>
      </w:hyperlink>
      <w:r w:rsidRPr="001E7A27">
        <w:rPr>
          <w:rFonts w:cs="Times New Roman"/>
          <w:sz w:val="20"/>
          <w:szCs w:val="20"/>
          <w:lang w:val="en-GB"/>
        </w:rPr>
        <w:t>.</w:t>
      </w:r>
    </w:p>
    <w:p w14:paraId="224CCA2F" w14:textId="5CF2AC1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 T. et al., 2020: Rapid shifts in circulation and biogeochemistry of the Southern Ocean during deglacial carbon cycle events. </w:t>
      </w:r>
      <w:r w:rsidRPr="001E7A27">
        <w:rPr>
          <w:rFonts w:cs="Times New Roman"/>
          <w:i/>
          <w:sz w:val="20"/>
          <w:szCs w:val="20"/>
          <w:lang w:val="en-GB"/>
        </w:rPr>
        <w:t>Science Advances</w:t>
      </w:r>
      <w:r w:rsidRPr="001E7A27">
        <w:rPr>
          <w:rFonts w:cs="Times New Roman"/>
          <w:sz w:val="20"/>
          <w:szCs w:val="20"/>
          <w:lang w:val="en-GB"/>
        </w:rPr>
        <w:t xml:space="preserve">, </w:t>
      </w:r>
      <w:r w:rsidRPr="001E7A27">
        <w:rPr>
          <w:rFonts w:cs="Times New Roman"/>
          <w:b/>
          <w:sz w:val="20"/>
          <w:szCs w:val="20"/>
          <w:lang w:val="en-GB"/>
        </w:rPr>
        <w:t>6(42)</w:t>
      </w:r>
      <w:r w:rsidRPr="001E7A27">
        <w:rPr>
          <w:rFonts w:cs="Times New Roman"/>
          <w:sz w:val="20"/>
          <w:szCs w:val="20"/>
          <w:lang w:val="en-GB"/>
        </w:rPr>
        <w:t>, 1–10, doi:</w:t>
      </w:r>
      <w:hyperlink r:id="rId684" w:history="1">
        <w:r w:rsidRPr="001E7A27">
          <w:rPr>
            <w:rStyle w:val="Hyperlink"/>
            <w:rFonts w:cs="Times New Roman"/>
            <w:sz w:val="20"/>
            <w:szCs w:val="20"/>
            <w:lang w:val="en-GB"/>
          </w:rPr>
          <w:t>10.1126/sciadv.abb3807</w:t>
        </w:r>
      </w:hyperlink>
      <w:r w:rsidRPr="001E7A27">
        <w:rPr>
          <w:rFonts w:cs="Times New Roman"/>
          <w:sz w:val="20"/>
          <w:szCs w:val="20"/>
          <w:lang w:val="en-GB"/>
        </w:rPr>
        <w:t>.</w:t>
      </w:r>
    </w:p>
    <w:p w14:paraId="64C0A6A0" w14:textId="65F7A9F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 W. et al., 2016: Reducing uncertainties in decadal variability of the global carbon budget with multiple datasets.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113(46)</w:t>
      </w:r>
      <w:r w:rsidRPr="001E7A27">
        <w:rPr>
          <w:rFonts w:cs="Times New Roman"/>
          <w:sz w:val="20"/>
          <w:szCs w:val="20"/>
          <w:lang w:val="en-GB"/>
        </w:rPr>
        <w:t>, 13104–13108, doi:</w:t>
      </w:r>
      <w:hyperlink r:id="rId685" w:history="1">
        <w:r w:rsidRPr="001E7A27">
          <w:rPr>
            <w:rStyle w:val="Hyperlink"/>
            <w:rFonts w:cs="Times New Roman"/>
            <w:sz w:val="20"/>
            <w:szCs w:val="20"/>
            <w:lang w:val="en-GB"/>
          </w:rPr>
          <w:t>10.1073/pnas.1603956113</w:t>
        </w:r>
      </w:hyperlink>
      <w:r w:rsidRPr="001E7A27">
        <w:rPr>
          <w:rFonts w:cs="Times New Roman"/>
          <w:sz w:val="20"/>
          <w:szCs w:val="20"/>
          <w:lang w:val="en-GB"/>
        </w:rPr>
        <w:t>.</w:t>
      </w:r>
    </w:p>
    <w:p w14:paraId="694099DC" w14:textId="4451EB7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 W. et al., 2018: Temporal response of soil organic carbon after grassland-related land-use change.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24(10)</w:t>
      </w:r>
      <w:r w:rsidRPr="001E7A27">
        <w:rPr>
          <w:rFonts w:cs="Times New Roman"/>
          <w:sz w:val="20"/>
          <w:szCs w:val="20"/>
          <w:lang w:val="en-GB"/>
        </w:rPr>
        <w:t>, 4731–4746, doi:</w:t>
      </w:r>
      <w:hyperlink r:id="rId686" w:history="1">
        <w:r w:rsidRPr="001E7A27">
          <w:rPr>
            <w:rStyle w:val="Hyperlink"/>
            <w:rFonts w:cs="Times New Roman"/>
            <w:sz w:val="20"/>
            <w:szCs w:val="20"/>
            <w:lang w:val="en-GB"/>
          </w:rPr>
          <w:t>10.1111/gcb.14328</w:t>
        </w:r>
      </w:hyperlink>
      <w:r w:rsidRPr="001E7A27">
        <w:rPr>
          <w:rFonts w:cs="Times New Roman"/>
          <w:sz w:val="20"/>
          <w:szCs w:val="20"/>
          <w:lang w:val="en-GB"/>
        </w:rPr>
        <w:t>.</w:t>
      </w:r>
    </w:p>
    <w:p w14:paraId="15C2BCB3" w14:textId="3A5B764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 X. et al., 2020: Temporal trade-off between gymnosperm resistance and resilience increases forest sensitivity to extreme drought. </w:t>
      </w:r>
      <w:r w:rsidRPr="001E7A27">
        <w:rPr>
          <w:rFonts w:cs="Times New Roman"/>
          <w:i/>
          <w:sz w:val="20"/>
          <w:szCs w:val="20"/>
          <w:lang w:val="en-GB"/>
        </w:rPr>
        <w:t>Nature Ecology and Evolution</w:t>
      </w:r>
      <w:r w:rsidRPr="001E7A27">
        <w:rPr>
          <w:rFonts w:cs="Times New Roman"/>
          <w:sz w:val="20"/>
          <w:szCs w:val="20"/>
          <w:lang w:val="en-GB"/>
        </w:rPr>
        <w:t xml:space="preserve">, </w:t>
      </w:r>
      <w:r w:rsidRPr="001E7A27">
        <w:rPr>
          <w:rFonts w:cs="Times New Roman"/>
          <w:b/>
          <w:sz w:val="20"/>
          <w:szCs w:val="20"/>
          <w:lang w:val="en-GB"/>
        </w:rPr>
        <w:t>4(8)</w:t>
      </w:r>
      <w:r w:rsidRPr="001E7A27">
        <w:rPr>
          <w:rFonts w:cs="Times New Roman"/>
          <w:sz w:val="20"/>
          <w:szCs w:val="20"/>
          <w:lang w:val="en-GB"/>
        </w:rPr>
        <w:t>, 1075–1083, doi:</w:t>
      </w:r>
      <w:hyperlink r:id="rId687" w:history="1">
        <w:r w:rsidRPr="001E7A27">
          <w:rPr>
            <w:rStyle w:val="Hyperlink"/>
            <w:rFonts w:cs="Times New Roman"/>
            <w:sz w:val="20"/>
            <w:szCs w:val="20"/>
            <w:lang w:val="en-GB"/>
          </w:rPr>
          <w:t>10.1038/s41559-020-1217-3</w:t>
        </w:r>
      </w:hyperlink>
      <w:r w:rsidRPr="001E7A27">
        <w:rPr>
          <w:rFonts w:cs="Times New Roman"/>
          <w:sz w:val="20"/>
          <w:szCs w:val="20"/>
          <w:lang w:val="en-GB"/>
        </w:rPr>
        <w:t>.</w:t>
      </w:r>
    </w:p>
    <w:p w14:paraId="61D5E6C6" w14:textId="2EB02ED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Lian, X. et al., 2021: Multifaceted characteristics of dryland aridity changes in a warming world. </w:t>
      </w:r>
      <w:r w:rsidRPr="001E7A27">
        <w:rPr>
          <w:rFonts w:cs="Times New Roman"/>
          <w:i/>
          <w:sz w:val="20"/>
          <w:szCs w:val="20"/>
          <w:lang w:val="en-GB"/>
        </w:rPr>
        <w:t>Nature Reviews Earth &amp; Environment</w:t>
      </w:r>
      <w:r w:rsidRPr="001E7A27">
        <w:rPr>
          <w:rFonts w:cs="Times New Roman"/>
          <w:sz w:val="20"/>
          <w:szCs w:val="20"/>
          <w:lang w:val="en-GB"/>
        </w:rPr>
        <w:t>, doi:</w:t>
      </w:r>
      <w:hyperlink r:id="rId688" w:history="1">
        <w:r w:rsidRPr="001E7A27">
          <w:rPr>
            <w:rStyle w:val="Hyperlink"/>
            <w:rFonts w:cs="Times New Roman"/>
            <w:sz w:val="20"/>
            <w:szCs w:val="20"/>
            <w:lang w:val="en-GB"/>
          </w:rPr>
          <w:t>10.1038/s43017-021-00144-0</w:t>
        </w:r>
      </w:hyperlink>
      <w:r w:rsidRPr="001E7A27">
        <w:rPr>
          <w:rFonts w:cs="Times New Roman"/>
          <w:sz w:val="20"/>
          <w:szCs w:val="20"/>
          <w:lang w:val="en-GB"/>
        </w:rPr>
        <w:t>.</w:t>
      </w:r>
    </w:p>
    <w:p w14:paraId="380218DE" w14:textId="431570C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Lilly, L.E. et al., 2019: Biogeochemical Anomalies at Two Southern California Current System Moorings During the 2014–2016 Warm Anomaly-El Niño Sequence. </w:t>
      </w:r>
      <w:r w:rsidRPr="001E7A27">
        <w:rPr>
          <w:rFonts w:cs="Times New Roman"/>
          <w:i/>
          <w:sz w:val="20"/>
          <w:szCs w:val="20"/>
          <w:lang w:val="en-GB"/>
        </w:rPr>
        <w:t>Journal of Geophysical Research: Oceans</w:t>
      </w:r>
      <w:r w:rsidRPr="001E7A27">
        <w:rPr>
          <w:rFonts w:cs="Times New Roman"/>
          <w:sz w:val="20"/>
          <w:szCs w:val="20"/>
          <w:lang w:val="en-GB"/>
        </w:rPr>
        <w:t xml:space="preserve">, </w:t>
      </w:r>
      <w:r w:rsidRPr="001E7A27">
        <w:rPr>
          <w:rFonts w:cs="Times New Roman"/>
          <w:b/>
          <w:sz w:val="20"/>
          <w:szCs w:val="20"/>
          <w:lang w:val="en-GB"/>
        </w:rPr>
        <w:t>124(10)</w:t>
      </w:r>
      <w:r w:rsidRPr="001E7A27">
        <w:rPr>
          <w:rFonts w:cs="Times New Roman"/>
          <w:sz w:val="20"/>
          <w:szCs w:val="20"/>
          <w:lang w:val="en-GB"/>
        </w:rPr>
        <w:t>, 6886–6903, doi:</w:t>
      </w:r>
      <w:hyperlink r:id="rId689" w:history="1">
        <w:r w:rsidRPr="001E7A27">
          <w:rPr>
            <w:rStyle w:val="Hyperlink"/>
            <w:rFonts w:cs="Times New Roman"/>
            <w:sz w:val="20"/>
            <w:szCs w:val="20"/>
            <w:lang w:val="en-GB"/>
          </w:rPr>
          <w:t>10.1029/2019jc015255</w:t>
        </w:r>
      </w:hyperlink>
      <w:r w:rsidRPr="001E7A27">
        <w:rPr>
          <w:rFonts w:cs="Times New Roman"/>
          <w:sz w:val="20"/>
          <w:szCs w:val="20"/>
          <w:lang w:val="en-GB"/>
        </w:rPr>
        <w:t>.</w:t>
      </w:r>
    </w:p>
    <w:p w14:paraId="289434DF" w14:textId="358678E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Limburg, K.E., D. Breitburg, D.P. Swaney, and G. Jacinto, 2020a: Ocean Deoxygenation: A Primer. </w:t>
      </w:r>
      <w:r w:rsidRPr="001E7A27">
        <w:rPr>
          <w:rFonts w:cs="Times New Roman"/>
          <w:i/>
          <w:sz w:val="20"/>
          <w:szCs w:val="20"/>
          <w:lang w:val="en-GB"/>
        </w:rPr>
        <w:t>One Earth</w:t>
      </w:r>
      <w:r w:rsidRPr="001E7A27">
        <w:rPr>
          <w:rFonts w:cs="Times New Roman"/>
          <w:sz w:val="20"/>
          <w:szCs w:val="20"/>
          <w:lang w:val="en-GB"/>
        </w:rPr>
        <w:t xml:space="preserve">, </w:t>
      </w:r>
      <w:r w:rsidRPr="001E7A27">
        <w:rPr>
          <w:rFonts w:cs="Times New Roman"/>
          <w:b/>
          <w:sz w:val="20"/>
          <w:szCs w:val="20"/>
          <w:lang w:val="en-GB"/>
        </w:rPr>
        <w:t>2(1)</w:t>
      </w:r>
      <w:r w:rsidRPr="001E7A27">
        <w:rPr>
          <w:rFonts w:cs="Times New Roman"/>
          <w:sz w:val="20"/>
          <w:szCs w:val="20"/>
          <w:lang w:val="en-GB"/>
        </w:rPr>
        <w:t>, 24–29, doi:</w:t>
      </w:r>
      <w:hyperlink r:id="rId690" w:history="1">
        <w:r w:rsidRPr="001E7A27">
          <w:rPr>
            <w:rStyle w:val="Hyperlink"/>
            <w:rFonts w:cs="Times New Roman"/>
            <w:sz w:val="20"/>
            <w:szCs w:val="20"/>
            <w:lang w:val="en-GB"/>
          </w:rPr>
          <w:t>10.1016/j.oneear.2020.01.001</w:t>
        </w:r>
      </w:hyperlink>
      <w:r w:rsidRPr="001E7A27">
        <w:rPr>
          <w:rFonts w:cs="Times New Roman"/>
          <w:sz w:val="20"/>
          <w:szCs w:val="20"/>
          <w:lang w:val="en-GB"/>
        </w:rPr>
        <w:t>.</w:t>
      </w:r>
    </w:p>
    <w:p w14:paraId="02D82AC8" w14:textId="1A267E1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Limburg, K.E., D. Breitburg, D.P. Swaney, and G. Jacinto, 2020b: Ocean Deoxygenation: A Primer. </w:t>
      </w:r>
      <w:r w:rsidRPr="001E7A27">
        <w:rPr>
          <w:rFonts w:cs="Times New Roman"/>
          <w:i/>
          <w:sz w:val="20"/>
          <w:szCs w:val="20"/>
          <w:lang w:val="en-GB"/>
        </w:rPr>
        <w:t>One Earth</w:t>
      </w:r>
      <w:r w:rsidRPr="001E7A27">
        <w:rPr>
          <w:rFonts w:cs="Times New Roman"/>
          <w:sz w:val="20"/>
          <w:szCs w:val="20"/>
          <w:lang w:val="en-GB"/>
        </w:rPr>
        <w:t xml:space="preserve">, </w:t>
      </w:r>
      <w:r w:rsidRPr="001E7A27">
        <w:rPr>
          <w:rFonts w:cs="Times New Roman"/>
          <w:b/>
          <w:sz w:val="20"/>
          <w:szCs w:val="20"/>
          <w:lang w:val="en-GB"/>
        </w:rPr>
        <w:t>2(1)</w:t>
      </w:r>
      <w:r w:rsidRPr="001E7A27">
        <w:rPr>
          <w:rFonts w:cs="Times New Roman"/>
          <w:sz w:val="20"/>
          <w:szCs w:val="20"/>
          <w:lang w:val="en-GB"/>
        </w:rPr>
        <w:t>, 24–29, doi:</w:t>
      </w:r>
      <w:hyperlink r:id="rId691" w:history="1">
        <w:r w:rsidRPr="001E7A27">
          <w:rPr>
            <w:rStyle w:val="Hyperlink"/>
            <w:rFonts w:cs="Times New Roman"/>
            <w:sz w:val="20"/>
            <w:szCs w:val="20"/>
            <w:lang w:val="en-GB"/>
          </w:rPr>
          <w:t>10.1016/j.oneear.2020.01.001</w:t>
        </w:r>
      </w:hyperlink>
      <w:r w:rsidRPr="001E7A27">
        <w:rPr>
          <w:rFonts w:cs="Times New Roman"/>
          <w:sz w:val="20"/>
          <w:szCs w:val="20"/>
          <w:lang w:val="en-GB"/>
        </w:rPr>
        <w:t>.</w:t>
      </w:r>
    </w:p>
    <w:p w14:paraId="51C00A7A" w14:textId="74F3E77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Lin, Y.-S., B.E. Medlyn, and D.S. Ellsworth, 2012: Temperature responses of leaf net photosynthesis: the role of component processes. </w:t>
      </w:r>
      <w:r w:rsidRPr="001E7A27">
        <w:rPr>
          <w:rFonts w:cs="Times New Roman"/>
          <w:i/>
          <w:sz w:val="20"/>
          <w:szCs w:val="20"/>
          <w:lang w:val="en-GB"/>
        </w:rPr>
        <w:t>Tree Physiology</w:t>
      </w:r>
      <w:r w:rsidRPr="001E7A27">
        <w:rPr>
          <w:rFonts w:cs="Times New Roman"/>
          <w:sz w:val="20"/>
          <w:szCs w:val="20"/>
          <w:lang w:val="en-GB"/>
        </w:rPr>
        <w:t xml:space="preserve">, </w:t>
      </w:r>
      <w:r w:rsidRPr="001E7A27">
        <w:rPr>
          <w:rFonts w:cs="Times New Roman"/>
          <w:b/>
          <w:sz w:val="20"/>
          <w:szCs w:val="20"/>
          <w:lang w:val="en-GB"/>
        </w:rPr>
        <w:t>32(2)</w:t>
      </w:r>
      <w:r w:rsidRPr="001E7A27">
        <w:rPr>
          <w:rFonts w:cs="Times New Roman"/>
          <w:sz w:val="20"/>
          <w:szCs w:val="20"/>
          <w:lang w:val="en-GB"/>
        </w:rPr>
        <w:t>, 219–231, doi:</w:t>
      </w:r>
      <w:hyperlink r:id="rId692" w:history="1">
        <w:r w:rsidRPr="001E7A27">
          <w:rPr>
            <w:rStyle w:val="Hyperlink"/>
            <w:rFonts w:cs="Times New Roman"/>
            <w:sz w:val="20"/>
            <w:szCs w:val="20"/>
            <w:lang w:val="en-GB"/>
          </w:rPr>
          <w:t>10.1093/treephys/tpr141</w:t>
        </w:r>
      </w:hyperlink>
      <w:r w:rsidRPr="001E7A27">
        <w:rPr>
          <w:rFonts w:cs="Times New Roman"/>
          <w:sz w:val="20"/>
          <w:szCs w:val="20"/>
          <w:lang w:val="en-GB"/>
        </w:rPr>
        <w:t>.</w:t>
      </w:r>
    </w:p>
    <w:p w14:paraId="4C03CA8C" w14:textId="24B6539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Lindgren, A., G. Hugelius, and P. Kuhry, 2018: Extensive loss of past permafrost carbon but a net accumulation into present-day soils.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560(7717)</w:t>
      </w:r>
      <w:r w:rsidRPr="001E7A27">
        <w:rPr>
          <w:rFonts w:cs="Times New Roman"/>
          <w:sz w:val="20"/>
          <w:szCs w:val="20"/>
          <w:lang w:val="en-GB"/>
        </w:rPr>
        <w:t>, 219–222, doi:</w:t>
      </w:r>
      <w:hyperlink r:id="rId693" w:history="1">
        <w:r w:rsidRPr="001E7A27">
          <w:rPr>
            <w:rStyle w:val="Hyperlink"/>
            <w:rFonts w:cs="Times New Roman"/>
            <w:sz w:val="20"/>
            <w:szCs w:val="20"/>
            <w:lang w:val="en-GB"/>
          </w:rPr>
          <w:t>10.1038/s41586-018-0371-0</w:t>
        </w:r>
      </w:hyperlink>
      <w:r w:rsidRPr="001E7A27">
        <w:rPr>
          <w:rFonts w:cs="Times New Roman"/>
          <w:sz w:val="20"/>
          <w:szCs w:val="20"/>
          <w:lang w:val="en-GB"/>
        </w:rPr>
        <w:t>.</w:t>
      </w:r>
    </w:p>
    <w:p w14:paraId="01B0CD80" w14:textId="75DC0F5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Lippold, J. et al., 2016: Deep water provenance and dynamics of the (de)glacial Atlantic meridional overturning circulation. </w:t>
      </w:r>
      <w:r w:rsidRPr="001E7A27">
        <w:rPr>
          <w:rFonts w:cs="Times New Roman"/>
          <w:i/>
          <w:sz w:val="20"/>
          <w:szCs w:val="20"/>
          <w:lang w:val="en-GB"/>
        </w:rPr>
        <w:t>Earth and Planetary Science Letters</w:t>
      </w:r>
      <w:r w:rsidRPr="001E7A27">
        <w:rPr>
          <w:rFonts w:cs="Times New Roman"/>
          <w:sz w:val="20"/>
          <w:szCs w:val="20"/>
          <w:lang w:val="en-GB"/>
        </w:rPr>
        <w:t xml:space="preserve">, </w:t>
      </w:r>
      <w:r w:rsidRPr="001E7A27">
        <w:rPr>
          <w:rFonts w:cs="Times New Roman"/>
          <w:b/>
          <w:sz w:val="20"/>
          <w:szCs w:val="20"/>
          <w:lang w:val="en-GB"/>
        </w:rPr>
        <w:t>445</w:t>
      </w:r>
      <w:r w:rsidRPr="001E7A27">
        <w:rPr>
          <w:rFonts w:cs="Times New Roman"/>
          <w:sz w:val="20"/>
          <w:szCs w:val="20"/>
          <w:lang w:val="en-GB"/>
        </w:rPr>
        <w:t>, 68–78, doi:</w:t>
      </w:r>
      <w:hyperlink r:id="rId694" w:history="1">
        <w:r w:rsidRPr="001E7A27">
          <w:rPr>
            <w:rStyle w:val="Hyperlink"/>
            <w:rFonts w:cs="Times New Roman"/>
            <w:sz w:val="20"/>
            <w:szCs w:val="20"/>
            <w:lang w:val="en-GB"/>
          </w:rPr>
          <w:t>10.1016/j.epsl.2016.04.013</w:t>
        </w:r>
      </w:hyperlink>
      <w:r w:rsidRPr="001E7A27">
        <w:rPr>
          <w:rFonts w:cs="Times New Roman"/>
          <w:sz w:val="20"/>
          <w:szCs w:val="20"/>
          <w:lang w:val="en-GB"/>
        </w:rPr>
        <w:t>.</w:t>
      </w:r>
    </w:p>
    <w:p w14:paraId="164544FD" w14:textId="4953035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Liu, C. et al., 2016: Biochar increased water holding capacity but accelerated organic carbon leaching from a sloping farmland soil in China. </w:t>
      </w:r>
      <w:r w:rsidRPr="001E7A27">
        <w:rPr>
          <w:rFonts w:cs="Times New Roman"/>
          <w:i/>
          <w:sz w:val="20"/>
          <w:szCs w:val="20"/>
          <w:lang w:val="en-GB"/>
        </w:rPr>
        <w:t>Environmental Science and Pollution Research</w:t>
      </w:r>
      <w:r w:rsidRPr="001E7A27">
        <w:rPr>
          <w:rFonts w:cs="Times New Roman"/>
          <w:sz w:val="20"/>
          <w:szCs w:val="20"/>
          <w:lang w:val="en-GB"/>
        </w:rPr>
        <w:t xml:space="preserve">, </w:t>
      </w:r>
      <w:r w:rsidRPr="001E7A27">
        <w:rPr>
          <w:rFonts w:cs="Times New Roman"/>
          <w:b/>
          <w:sz w:val="20"/>
          <w:szCs w:val="20"/>
          <w:lang w:val="en-GB"/>
        </w:rPr>
        <w:t>23(2)</w:t>
      </w:r>
      <w:r w:rsidRPr="001E7A27">
        <w:rPr>
          <w:rFonts w:cs="Times New Roman"/>
          <w:sz w:val="20"/>
          <w:szCs w:val="20"/>
          <w:lang w:val="en-GB"/>
        </w:rPr>
        <w:t>, 995–1006, doi:</w:t>
      </w:r>
      <w:hyperlink r:id="rId695" w:history="1">
        <w:r w:rsidRPr="001E7A27">
          <w:rPr>
            <w:rStyle w:val="Hyperlink"/>
            <w:rFonts w:cs="Times New Roman"/>
            <w:sz w:val="20"/>
            <w:szCs w:val="20"/>
            <w:lang w:val="en-GB"/>
          </w:rPr>
          <w:t>10.1007/s11356-015-4885-9</w:t>
        </w:r>
      </w:hyperlink>
      <w:r w:rsidRPr="001E7A27">
        <w:rPr>
          <w:rFonts w:cs="Times New Roman"/>
          <w:sz w:val="20"/>
          <w:szCs w:val="20"/>
          <w:lang w:val="en-GB"/>
        </w:rPr>
        <w:t>.</w:t>
      </w:r>
    </w:p>
    <w:p w14:paraId="10B3C061" w14:textId="7BAE0F3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Liu, H., N. Wrage-Mönnig, and B. Lennartz, 2020: Rewetting strategies to reduce nitrous oxide emissions from European peatlands. </w:t>
      </w:r>
      <w:r w:rsidRPr="001E7A27">
        <w:rPr>
          <w:rFonts w:cs="Times New Roman"/>
          <w:i/>
          <w:sz w:val="20"/>
          <w:szCs w:val="20"/>
          <w:lang w:val="en-GB"/>
        </w:rPr>
        <w:t>Communications Earth &amp; Environment</w:t>
      </w:r>
      <w:r w:rsidRPr="001E7A27">
        <w:rPr>
          <w:rFonts w:cs="Times New Roman"/>
          <w:sz w:val="20"/>
          <w:szCs w:val="20"/>
          <w:lang w:val="en-GB"/>
        </w:rPr>
        <w:t xml:space="preserve">, </w:t>
      </w:r>
      <w:r w:rsidRPr="001E7A27">
        <w:rPr>
          <w:rFonts w:cs="Times New Roman"/>
          <w:b/>
          <w:sz w:val="20"/>
          <w:szCs w:val="20"/>
          <w:lang w:val="en-GB"/>
        </w:rPr>
        <w:t>1(1)</w:t>
      </w:r>
      <w:r w:rsidRPr="001E7A27">
        <w:rPr>
          <w:rFonts w:cs="Times New Roman"/>
          <w:sz w:val="20"/>
          <w:szCs w:val="20"/>
          <w:lang w:val="en-GB"/>
        </w:rPr>
        <w:t>, 17, doi:</w:t>
      </w:r>
      <w:hyperlink r:id="rId696" w:history="1">
        <w:r w:rsidRPr="001E7A27">
          <w:rPr>
            <w:rStyle w:val="Hyperlink"/>
            <w:rFonts w:cs="Times New Roman"/>
            <w:sz w:val="20"/>
            <w:szCs w:val="20"/>
            <w:lang w:val="en-GB"/>
          </w:rPr>
          <w:t>10.1038/s43247-020-00017-2</w:t>
        </w:r>
      </w:hyperlink>
      <w:r w:rsidRPr="001E7A27">
        <w:rPr>
          <w:rFonts w:cs="Times New Roman"/>
          <w:sz w:val="20"/>
          <w:szCs w:val="20"/>
          <w:lang w:val="en-GB"/>
        </w:rPr>
        <w:t>.</w:t>
      </w:r>
    </w:p>
    <w:p w14:paraId="5F89B4AC" w14:textId="5D96D1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Liu, J. et al., 2017: Contrasting carbon cycle responses of the tropical continents to the 2015-2016 El Nino.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358(6360)</w:t>
      </w:r>
      <w:r w:rsidRPr="001E7A27">
        <w:rPr>
          <w:rFonts w:cs="Times New Roman"/>
          <w:sz w:val="20"/>
          <w:szCs w:val="20"/>
          <w:lang w:val="en-GB"/>
        </w:rPr>
        <w:t>, doi:</w:t>
      </w:r>
      <w:hyperlink r:id="rId697" w:history="1">
        <w:r w:rsidRPr="001E7A27">
          <w:rPr>
            <w:rStyle w:val="Hyperlink"/>
            <w:rFonts w:cs="Times New Roman"/>
            <w:sz w:val="20"/>
            <w:szCs w:val="20"/>
            <w:lang w:val="en-GB"/>
          </w:rPr>
          <w:t>10.1126/science.aam5690</w:t>
        </w:r>
      </w:hyperlink>
      <w:r w:rsidRPr="001E7A27">
        <w:rPr>
          <w:rFonts w:cs="Times New Roman"/>
          <w:sz w:val="20"/>
          <w:szCs w:val="20"/>
          <w:lang w:val="en-GB"/>
        </w:rPr>
        <w:t>.</w:t>
      </w:r>
    </w:p>
    <w:p w14:paraId="7DFA2810" w14:textId="03806B1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Liu, L. et al., 2020: Soil moisture dominates dryness stress on ecosystem production globally.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1–9, doi:</w:t>
      </w:r>
      <w:hyperlink r:id="rId698" w:history="1">
        <w:r w:rsidRPr="001E7A27">
          <w:rPr>
            <w:rStyle w:val="Hyperlink"/>
            <w:rFonts w:cs="Times New Roman"/>
            <w:sz w:val="20"/>
            <w:szCs w:val="20"/>
            <w:lang w:val="en-GB"/>
          </w:rPr>
          <w:t>10.1038/s41467-020-18631-1</w:t>
        </w:r>
      </w:hyperlink>
      <w:r w:rsidRPr="001E7A27">
        <w:rPr>
          <w:rFonts w:cs="Times New Roman"/>
          <w:sz w:val="20"/>
          <w:szCs w:val="20"/>
          <w:lang w:val="en-GB"/>
        </w:rPr>
        <w:t>.</w:t>
      </w:r>
    </w:p>
    <w:p w14:paraId="7097F0B8" w14:textId="44D1303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Liu, Y. et al., 2014: Acceleration of modern acidification in the South China Sea driven by anthropogenic CO2.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4(1)</w:t>
      </w:r>
      <w:r w:rsidRPr="001E7A27">
        <w:rPr>
          <w:rFonts w:cs="Times New Roman"/>
          <w:sz w:val="20"/>
          <w:szCs w:val="20"/>
          <w:lang w:val="en-GB"/>
        </w:rPr>
        <w:t>, 5148, doi:</w:t>
      </w:r>
      <w:hyperlink r:id="rId699" w:history="1">
        <w:r w:rsidRPr="001E7A27">
          <w:rPr>
            <w:rStyle w:val="Hyperlink"/>
            <w:rFonts w:cs="Times New Roman"/>
            <w:sz w:val="20"/>
            <w:szCs w:val="20"/>
            <w:lang w:val="en-GB"/>
          </w:rPr>
          <w:t>10.1038/srep05148</w:t>
        </w:r>
      </w:hyperlink>
      <w:r w:rsidRPr="001E7A27">
        <w:rPr>
          <w:rFonts w:cs="Times New Roman"/>
          <w:sz w:val="20"/>
          <w:szCs w:val="20"/>
          <w:lang w:val="en-GB"/>
        </w:rPr>
        <w:t>.</w:t>
      </w:r>
    </w:p>
    <w:p w14:paraId="283497D0" w14:textId="09CD9B7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Liu, Z. et al., 2017: Effects of biochar application on nitrogen leaching, ammonia volatilization and nitrogen use efficiency in two distinct soils. </w:t>
      </w:r>
      <w:r w:rsidRPr="001E7A27">
        <w:rPr>
          <w:rFonts w:cs="Times New Roman"/>
          <w:i/>
          <w:sz w:val="20"/>
          <w:szCs w:val="20"/>
          <w:lang w:val="en-GB"/>
        </w:rPr>
        <w:t>Journal of soil science and plant nutrition</w:t>
      </w:r>
      <w:r w:rsidRPr="001E7A27">
        <w:rPr>
          <w:rFonts w:cs="Times New Roman"/>
          <w:sz w:val="20"/>
          <w:szCs w:val="20"/>
          <w:lang w:val="en-GB"/>
        </w:rPr>
        <w:t xml:space="preserve">, </w:t>
      </w:r>
      <w:r w:rsidRPr="001E7A27">
        <w:rPr>
          <w:rFonts w:cs="Times New Roman"/>
          <w:b/>
          <w:sz w:val="20"/>
          <w:szCs w:val="20"/>
          <w:lang w:val="en-GB"/>
        </w:rPr>
        <w:t>17(2)</w:t>
      </w:r>
      <w:r w:rsidRPr="001E7A27">
        <w:rPr>
          <w:rFonts w:cs="Times New Roman"/>
          <w:sz w:val="20"/>
          <w:szCs w:val="20"/>
          <w:lang w:val="en-GB"/>
        </w:rPr>
        <w:t>, 515–528, doi:</w:t>
      </w:r>
      <w:hyperlink r:id="rId700" w:history="1">
        <w:r w:rsidRPr="001E7A27">
          <w:rPr>
            <w:rStyle w:val="Hyperlink"/>
            <w:rFonts w:cs="Times New Roman"/>
            <w:sz w:val="20"/>
            <w:szCs w:val="20"/>
            <w:lang w:val="en-GB"/>
          </w:rPr>
          <w:t>10.4067/s0718-95162017005000037</w:t>
        </w:r>
      </w:hyperlink>
      <w:r w:rsidRPr="001E7A27">
        <w:rPr>
          <w:rFonts w:cs="Times New Roman"/>
          <w:sz w:val="20"/>
          <w:szCs w:val="20"/>
          <w:lang w:val="en-GB"/>
        </w:rPr>
        <w:t>.</w:t>
      </w:r>
    </w:p>
    <w:p w14:paraId="2FD0C82B" w14:textId="1D05E58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Liu, Z. et al., 2019: Global divergent responses of primary productivity to water, energy, and {CO} 2.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14(12)</w:t>
      </w:r>
      <w:r w:rsidRPr="001E7A27">
        <w:rPr>
          <w:rFonts w:cs="Times New Roman"/>
          <w:sz w:val="20"/>
          <w:szCs w:val="20"/>
          <w:lang w:val="en-GB"/>
        </w:rPr>
        <w:t>, 124044, doi:</w:t>
      </w:r>
      <w:hyperlink r:id="rId701" w:history="1">
        <w:r w:rsidRPr="001E7A27">
          <w:rPr>
            <w:rStyle w:val="Hyperlink"/>
            <w:rFonts w:cs="Times New Roman"/>
            <w:sz w:val="20"/>
            <w:szCs w:val="20"/>
            <w:lang w:val="en-GB"/>
          </w:rPr>
          <w:t>10.1088/1748-9326/ab57c5</w:t>
        </w:r>
      </w:hyperlink>
      <w:r w:rsidRPr="001E7A27">
        <w:rPr>
          <w:rFonts w:cs="Times New Roman"/>
          <w:sz w:val="20"/>
          <w:szCs w:val="20"/>
          <w:lang w:val="en-GB"/>
        </w:rPr>
        <w:t>.</w:t>
      </w:r>
    </w:p>
    <w:p w14:paraId="06423752" w14:textId="4393003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Liu, Z. et al., 2020: Near-real-time monitoring of global CO2 emissions reveals the effects of the COVID-19 pandemic.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5172, doi:</w:t>
      </w:r>
      <w:hyperlink r:id="rId702" w:history="1">
        <w:r w:rsidRPr="001E7A27">
          <w:rPr>
            <w:rStyle w:val="Hyperlink"/>
            <w:rFonts w:cs="Times New Roman"/>
            <w:sz w:val="20"/>
            <w:szCs w:val="20"/>
            <w:lang w:val="en-GB"/>
          </w:rPr>
          <w:t>10.1038/s41467-020-18922-7</w:t>
        </w:r>
      </w:hyperlink>
      <w:r w:rsidRPr="001E7A27">
        <w:rPr>
          <w:rFonts w:cs="Times New Roman"/>
          <w:sz w:val="20"/>
          <w:szCs w:val="20"/>
          <w:lang w:val="en-GB"/>
        </w:rPr>
        <w:t>.</w:t>
      </w:r>
    </w:p>
    <w:p w14:paraId="797C831D" w14:textId="13374F1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Llanillo, P.J., J. Karstensen, J.L. Pelegrí, and L. Stramma, 2013: Physical and biogeochemical forcing of oxygen and nitrate changes during El Niño/El Viejo and La Niña/La Vieja upper-ocean phases in the tropical eastern South Pacific along 86° W.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10(10)</w:t>
      </w:r>
      <w:r w:rsidRPr="001E7A27">
        <w:rPr>
          <w:rFonts w:cs="Times New Roman"/>
          <w:sz w:val="20"/>
          <w:szCs w:val="20"/>
          <w:lang w:val="en-GB"/>
        </w:rPr>
        <w:t>, 6339–6355, doi:</w:t>
      </w:r>
      <w:hyperlink r:id="rId703" w:history="1">
        <w:r w:rsidRPr="001E7A27">
          <w:rPr>
            <w:rStyle w:val="Hyperlink"/>
            <w:rFonts w:cs="Times New Roman"/>
            <w:sz w:val="20"/>
            <w:szCs w:val="20"/>
            <w:lang w:val="en-GB"/>
          </w:rPr>
          <w:t>10.5194/bg-10-6339-2013</w:t>
        </w:r>
      </w:hyperlink>
      <w:r w:rsidRPr="001E7A27">
        <w:rPr>
          <w:rFonts w:cs="Times New Roman"/>
          <w:sz w:val="20"/>
          <w:szCs w:val="20"/>
          <w:lang w:val="en-GB"/>
        </w:rPr>
        <w:t>.</w:t>
      </w:r>
    </w:p>
    <w:p w14:paraId="4BE325D0" w14:textId="2869DC3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Lloret, F., A. Escudero, J.M. Iriondo, J. Martínez-Vilalta, and F. Valladares, 2012: Extreme climatic events and vegetation: the role of stabilizing processes.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18(3)</w:t>
      </w:r>
      <w:r w:rsidRPr="001E7A27">
        <w:rPr>
          <w:rFonts w:cs="Times New Roman"/>
          <w:sz w:val="20"/>
          <w:szCs w:val="20"/>
          <w:lang w:val="en-GB"/>
        </w:rPr>
        <w:t>, 797–805, doi:</w:t>
      </w:r>
      <w:hyperlink r:id="rId704" w:history="1">
        <w:r w:rsidRPr="001E7A27">
          <w:rPr>
            <w:rStyle w:val="Hyperlink"/>
            <w:rFonts w:cs="Times New Roman"/>
            <w:sz w:val="20"/>
            <w:szCs w:val="20"/>
            <w:lang w:val="en-GB"/>
          </w:rPr>
          <w:t>10.1111/j.1365-</w:t>
        </w:r>
        <w:r w:rsidRPr="001E7A27">
          <w:rPr>
            <w:rStyle w:val="Hyperlink"/>
            <w:rFonts w:cs="Times New Roman"/>
            <w:sz w:val="20"/>
            <w:szCs w:val="20"/>
            <w:lang w:val="en-GB"/>
          </w:rPr>
          <w:lastRenderedPageBreak/>
          <w:t>2486.2011.02624.x</w:t>
        </w:r>
      </w:hyperlink>
      <w:r w:rsidRPr="001E7A27">
        <w:rPr>
          <w:rFonts w:cs="Times New Roman"/>
          <w:sz w:val="20"/>
          <w:szCs w:val="20"/>
          <w:lang w:val="en-GB"/>
        </w:rPr>
        <w:t>.</w:t>
      </w:r>
    </w:p>
    <w:p w14:paraId="0031C051" w14:textId="48A384E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Loisel, J. et al., 2014: A database and synthesis of northern peatland soil properties and Holocene carbon and nitrogen accumulation. </w:t>
      </w:r>
      <w:r w:rsidRPr="001E7A27">
        <w:rPr>
          <w:rFonts w:cs="Times New Roman"/>
          <w:i/>
          <w:sz w:val="20"/>
          <w:szCs w:val="20"/>
          <w:lang w:val="en-GB"/>
        </w:rPr>
        <w:t>The Holocene</w:t>
      </w:r>
      <w:r w:rsidRPr="001E7A27">
        <w:rPr>
          <w:rFonts w:cs="Times New Roman"/>
          <w:sz w:val="20"/>
          <w:szCs w:val="20"/>
          <w:lang w:val="en-GB"/>
        </w:rPr>
        <w:t xml:space="preserve">, </w:t>
      </w:r>
      <w:r w:rsidRPr="001E7A27">
        <w:rPr>
          <w:rFonts w:cs="Times New Roman"/>
          <w:b/>
          <w:sz w:val="20"/>
          <w:szCs w:val="20"/>
          <w:lang w:val="en-GB"/>
        </w:rPr>
        <w:t>24(9)</w:t>
      </w:r>
      <w:r w:rsidRPr="001E7A27">
        <w:rPr>
          <w:rFonts w:cs="Times New Roman"/>
          <w:sz w:val="20"/>
          <w:szCs w:val="20"/>
          <w:lang w:val="en-GB"/>
        </w:rPr>
        <w:t>, 1028–1042, doi:</w:t>
      </w:r>
      <w:hyperlink r:id="rId705" w:history="1">
        <w:r w:rsidRPr="001E7A27">
          <w:rPr>
            <w:rStyle w:val="Hyperlink"/>
            <w:rFonts w:cs="Times New Roman"/>
            <w:sz w:val="20"/>
            <w:szCs w:val="20"/>
            <w:lang w:val="en-GB"/>
          </w:rPr>
          <w:t>10.1177/0959683614538073</w:t>
        </w:r>
      </w:hyperlink>
      <w:r w:rsidRPr="001E7A27">
        <w:rPr>
          <w:rFonts w:cs="Times New Roman"/>
          <w:sz w:val="20"/>
          <w:szCs w:val="20"/>
          <w:lang w:val="en-GB"/>
        </w:rPr>
        <w:t>.</w:t>
      </w:r>
    </w:p>
    <w:p w14:paraId="442EB33D" w14:textId="6673F20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Lombardozzi, D.L., G.B. Bonan, N.G. Smith, J.S. Dukes, and R.A. Fisher, 2015: Temperature acclimation of photosynthesis and respiration: A key uncertainty in the carbon cycle-climate feedback.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42(20)</w:t>
      </w:r>
      <w:r w:rsidRPr="001E7A27">
        <w:rPr>
          <w:rFonts w:cs="Times New Roman"/>
          <w:sz w:val="20"/>
          <w:szCs w:val="20"/>
          <w:lang w:val="en-GB"/>
        </w:rPr>
        <w:t>, 8624–8631, doi:</w:t>
      </w:r>
      <w:hyperlink r:id="rId706" w:history="1">
        <w:r w:rsidRPr="001E7A27">
          <w:rPr>
            <w:rStyle w:val="Hyperlink"/>
            <w:rFonts w:cs="Times New Roman"/>
            <w:sz w:val="20"/>
            <w:szCs w:val="20"/>
            <w:lang w:val="en-GB"/>
          </w:rPr>
          <w:t>10.1002/2015gl065934</w:t>
        </w:r>
      </w:hyperlink>
      <w:r w:rsidRPr="001E7A27">
        <w:rPr>
          <w:rFonts w:cs="Times New Roman"/>
          <w:sz w:val="20"/>
          <w:szCs w:val="20"/>
          <w:lang w:val="en-GB"/>
        </w:rPr>
        <w:t>.</w:t>
      </w:r>
    </w:p>
    <w:p w14:paraId="091947E5" w14:textId="1AFA257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Long, M.C., C. Deutsch, and T. Ito, 2016: Finding forced trends in oceanic oxygen.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30(2)</w:t>
      </w:r>
      <w:r w:rsidRPr="001E7A27">
        <w:rPr>
          <w:rFonts w:cs="Times New Roman"/>
          <w:sz w:val="20"/>
          <w:szCs w:val="20"/>
          <w:lang w:val="en-GB"/>
        </w:rPr>
        <w:t>, 381–397, doi:</w:t>
      </w:r>
      <w:hyperlink r:id="rId707" w:history="1">
        <w:r w:rsidRPr="001E7A27">
          <w:rPr>
            <w:rStyle w:val="Hyperlink"/>
            <w:rFonts w:cs="Times New Roman"/>
            <w:sz w:val="20"/>
            <w:szCs w:val="20"/>
            <w:lang w:val="en-GB"/>
          </w:rPr>
          <w:t>10.1002/2015gb005310</w:t>
        </w:r>
      </w:hyperlink>
      <w:r w:rsidRPr="001E7A27">
        <w:rPr>
          <w:rFonts w:cs="Times New Roman"/>
          <w:sz w:val="20"/>
          <w:szCs w:val="20"/>
          <w:lang w:val="en-GB"/>
        </w:rPr>
        <w:t>.</w:t>
      </w:r>
    </w:p>
    <w:p w14:paraId="097AE6DF" w14:textId="5E996F8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Lorenz, K. and R. Lal, 2014: Biochar application to soil for climate change mitigation by soil organic carbon sequestration. </w:t>
      </w:r>
      <w:r w:rsidRPr="001E7A27">
        <w:rPr>
          <w:rFonts w:cs="Times New Roman"/>
          <w:i/>
          <w:sz w:val="20"/>
          <w:szCs w:val="20"/>
          <w:lang w:val="en-GB"/>
        </w:rPr>
        <w:t>Journal of Plant Nutrition and Soil Science</w:t>
      </w:r>
      <w:r w:rsidRPr="001E7A27">
        <w:rPr>
          <w:rFonts w:cs="Times New Roman"/>
          <w:sz w:val="20"/>
          <w:szCs w:val="20"/>
          <w:lang w:val="en-GB"/>
        </w:rPr>
        <w:t xml:space="preserve">, </w:t>
      </w:r>
      <w:r w:rsidRPr="001E7A27">
        <w:rPr>
          <w:rFonts w:cs="Times New Roman"/>
          <w:b/>
          <w:sz w:val="20"/>
          <w:szCs w:val="20"/>
          <w:lang w:val="en-GB"/>
        </w:rPr>
        <w:t>177(5)</w:t>
      </w:r>
      <w:r w:rsidRPr="001E7A27">
        <w:rPr>
          <w:rFonts w:cs="Times New Roman"/>
          <w:sz w:val="20"/>
          <w:szCs w:val="20"/>
          <w:lang w:val="en-GB"/>
        </w:rPr>
        <w:t>, 651–670, doi:</w:t>
      </w:r>
      <w:hyperlink r:id="rId708" w:history="1">
        <w:r w:rsidRPr="001E7A27">
          <w:rPr>
            <w:rStyle w:val="Hyperlink"/>
            <w:rFonts w:cs="Times New Roman"/>
            <w:sz w:val="20"/>
            <w:szCs w:val="20"/>
            <w:lang w:val="en-GB"/>
          </w:rPr>
          <w:t>10.1002/jpln.201400058</w:t>
        </w:r>
      </w:hyperlink>
      <w:r w:rsidRPr="001E7A27">
        <w:rPr>
          <w:rFonts w:cs="Times New Roman"/>
          <w:sz w:val="20"/>
          <w:szCs w:val="20"/>
          <w:lang w:val="en-GB"/>
        </w:rPr>
        <w:t>.</w:t>
      </w:r>
    </w:p>
    <w:p w14:paraId="3F599B17" w14:textId="43ECD14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Loulergue, L. et al., 2008: Orbital and millennial-scale features of atmospheric CH4 over the past 800,000 years.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453(7193)</w:t>
      </w:r>
      <w:r w:rsidRPr="001E7A27">
        <w:rPr>
          <w:rFonts w:cs="Times New Roman"/>
          <w:sz w:val="20"/>
          <w:szCs w:val="20"/>
          <w:lang w:val="en-GB"/>
        </w:rPr>
        <w:t>, 383–386, doi:</w:t>
      </w:r>
      <w:hyperlink r:id="rId709" w:history="1">
        <w:r w:rsidRPr="001E7A27">
          <w:rPr>
            <w:rStyle w:val="Hyperlink"/>
            <w:rFonts w:cs="Times New Roman"/>
            <w:sz w:val="20"/>
            <w:szCs w:val="20"/>
            <w:lang w:val="en-GB"/>
          </w:rPr>
          <w:t>10.1038/nature06950</w:t>
        </w:r>
      </w:hyperlink>
      <w:r w:rsidRPr="001E7A27">
        <w:rPr>
          <w:rFonts w:cs="Times New Roman"/>
          <w:sz w:val="20"/>
          <w:szCs w:val="20"/>
          <w:lang w:val="en-GB"/>
        </w:rPr>
        <w:t>.</w:t>
      </w:r>
    </w:p>
    <w:p w14:paraId="6F254085" w14:textId="7365F31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Lovelock, C.E. and C.M. Duarte, 2019: Dimensions of Blue Carbon and emerging perspectives. </w:t>
      </w:r>
      <w:r w:rsidRPr="001E7A27">
        <w:rPr>
          <w:rFonts w:cs="Times New Roman"/>
          <w:i/>
          <w:sz w:val="20"/>
          <w:szCs w:val="20"/>
          <w:lang w:val="en-GB"/>
        </w:rPr>
        <w:t>Biology Letters</w:t>
      </w:r>
      <w:r w:rsidRPr="001E7A27">
        <w:rPr>
          <w:rFonts w:cs="Times New Roman"/>
          <w:sz w:val="20"/>
          <w:szCs w:val="20"/>
          <w:lang w:val="en-GB"/>
        </w:rPr>
        <w:t xml:space="preserve">, </w:t>
      </w:r>
      <w:r w:rsidRPr="001E7A27">
        <w:rPr>
          <w:rFonts w:cs="Times New Roman"/>
          <w:b/>
          <w:sz w:val="20"/>
          <w:szCs w:val="20"/>
          <w:lang w:val="en-GB"/>
        </w:rPr>
        <w:t>15(3)</w:t>
      </w:r>
      <w:r w:rsidRPr="001E7A27">
        <w:rPr>
          <w:rFonts w:cs="Times New Roman"/>
          <w:sz w:val="20"/>
          <w:szCs w:val="20"/>
          <w:lang w:val="en-GB"/>
        </w:rPr>
        <w:t>, 20180781, doi:</w:t>
      </w:r>
      <w:hyperlink r:id="rId710" w:history="1">
        <w:r w:rsidRPr="001E7A27">
          <w:rPr>
            <w:rStyle w:val="Hyperlink"/>
            <w:rFonts w:cs="Times New Roman"/>
            <w:sz w:val="20"/>
            <w:szCs w:val="20"/>
            <w:lang w:val="en-GB"/>
          </w:rPr>
          <w:t>10.1098/rsbl.2018.0781</w:t>
        </w:r>
      </w:hyperlink>
      <w:r w:rsidRPr="001E7A27">
        <w:rPr>
          <w:rFonts w:cs="Times New Roman"/>
          <w:sz w:val="20"/>
          <w:szCs w:val="20"/>
          <w:lang w:val="en-GB"/>
        </w:rPr>
        <w:t>.</w:t>
      </w:r>
    </w:p>
    <w:p w14:paraId="292BB4C4" w14:textId="38AEABD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Lovenduski, N.S., S.G. Yeager, K. Lindsay, and M.C. Long, 2019a: Predicting near-term variability in ocean carbon uptake. </w:t>
      </w:r>
      <w:r w:rsidRPr="001E7A27">
        <w:rPr>
          <w:rFonts w:cs="Times New Roman"/>
          <w:i/>
          <w:sz w:val="20"/>
          <w:szCs w:val="20"/>
          <w:lang w:val="en-GB"/>
        </w:rPr>
        <w:t>Earth System Dynamics</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45–57, doi:</w:t>
      </w:r>
      <w:hyperlink r:id="rId711" w:history="1">
        <w:r w:rsidRPr="001E7A27">
          <w:rPr>
            <w:rStyle w:val="Hyperlink"/>
            <w:rFonts w:cs="Times New Roman"/>
            <w:sz w:val="20"/>
            <w:szCs w:val="20"/>
            <w:lang w:val="en-GB"/>
          </w:rPr>
          <w:t>10.5194/esd-10-45-2019</w:t>
        </w:r>
      </w:hyperlink>
      <w:r w:rsidRPr="001E7A27">
        <w:rPr>
          <w:rFonts w:cs="Times New Roman"/>
          <w:sz w:val="20"/>
          <w:szCs w:val="20"/>
          <w:lang w:val="en-GB"/>
        </w:rPr>
        <w:t>.</w:t>
      </w:r>
    </w:p>
    <w:p w14:paraId="2003BEF0" w14:textId="191F9DA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Lovenduski, N.S., G.B. Bonan, S.G. Yeager, K. Lindsay, and D.L. Lombardozzi, 2019b: High predictability of terrestrial carbon fluxes from an initialized decadal prediction system.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14(12)</w:t>
      </w:r>
      <w:r w:rsidRPr="001E7A27">
        <w:rPr>
          <w:rFonts w:cs="Times New Roman"/>
          <w:sz w:val="20"/>
          <w:szCs w:val="20"/>
          <w:lang w:val="en-GB"/>
        </w:rPr>
        <w:t>, 124074, doi:</w:t>
      </w:r>
      <w:hyperlink r:id="rId712" w:history="1">
        <w:r w:rsidRPr="001E7A27">
          <w:rPr>
            <w:rStyle w:val="Hyperlink"/>
            <w:rFonts w:cs="Times New Roman"/>
            <w:sz w:val="20"/>
            <w:szCs w:val="20"/>
            <w:lang w:val="en-GB"/>
          </w:rPr>
          <w:t>10.1088/1748-9326/ab5c55</w:t>
        </w:r>
      </w:hyperlink>
      <w:r w:rsidRPr="001E7A27">
        <w:rPr>
          <w:rFonts w:cs="Times New Roman"/>
          <w:sz w:val="20"/>
          <w:szCs w:val="20"/>
          <w:lang w:val="en-GB"/>
        </w:rPr>
        <w:t>.</w:t>
      </w:r>
    </w:p>
    <w:p w14:paraId="6CF077B8" w14:textId="27A0EE4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Lowe, A.T., J. Bos, and J. Ruesink, 2019: Ecosystem metabolism drives pH variability and modulates long-term ocean acidification in the Northeast Pacific coastal ocean.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963, doi:</w:t>
      </w:r>
      <w:hyperlink r:id="rId713" w:history="1">
        <w:r w:rsidRPr="001E7A27">
          <w:rPr>
            <w:rStyle w:val="Hyperlink"/>
            <w:rFonts w:cs="Times New Roman"/>
            <w:sz w:val="20"/>
            <w:szCs w:val="20"/>
            <w:lang w:val="en-GB"/>
          </w:rPr>
          <w:t>10.1038/s41598-018-37764-4</w:t>
        </w:r>
      </w:hyperlink>
      <w:r w:rsidRPr="001E7A27">
        <w:rPr>
          <w:rFonts w:cs="Times New Roman"/>
          <w:sz w:val="20"/>
          <w:szCs w:val="20"/>
          <w:lang w:val="en-GB"/>
        </w:rPr>
        <w:t>.</w:t>
      </w:r>
    </w:p>
    <w:p w14:paraId="63E2F994" w14:textId="27F7E56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Lowe, J.A. and D. Bernie, 2018: The impact of Earth system feedbacks on carbon budgets and climate response. </w:t>
      </w:r>
      <w:r w:rsidRPr="001E7A27">
        <w:rPr>
          <w:rFonts w:cs="Times New Roman"/>
          <w:i/>
          <w:sz w:val="20"/>
          <w:szCs w:val="20"/>
          <w:lang w:val="en-GB"/>
        </w:rPr>
        <w:t>Philosophical Transactions of the Royal Society A: Mathematical, Physical and Engineering Sciences</w:t>
      </w:r>
      <w:r w:rsidRPr="001E7A27">
        <w:rPr>
          <w:rFonts w:cs="Times New Roman"/>
          <w:sz w:val="20"/>
          <w:szCs w:val="20"/>
          <w:lang w:val="en-GB"/>
        </w:rPr>
        <w:t xml:space="preserve">, </w:t>
      </w:r>
      <w:r w:rsidRPr="001E7A27">
        <w:rPr>
          <w:rFonts w:cs="Times New Roman"/>
          <w:b/>
          <w:sz w:val="20"/>
          <w:szCs w:val="20"/>
          <w:lang w:val="en-GB"/>
        </w:rPr>
        <w:t>376(2119)</w:t>
      </w:r>
      <w:r w:rsidRPr="001E7A27">
        <w:rPr>
          <w:rFonts w:cs="Times New Roman"/>
          <w:sz w:val="20"/>
          <w:szCs w:val="20"/>
          <w:lang w:val="en-GB"/>
        </w:rPr>
        <w:t>, 20170263, doi:</w:t>
      </w:r>
      <w:hyperlink r:id="rId714" w:history="1">
        <w:r w:rsidRPr="001E7A27">
          <w:rPr>
            <w:rStyle w:val="Hyperlink"/>
            <w:rFonts w:cs="Times New Roman"/>
            <w:sz w:val="20"/>
            <w:szCs w:val="20"/>
            <w:lang w:val="en-GB"/>
          </w:rPr>
          <w:t>10.1098/rsta.2017.0263</w:t>
        </w:r>
      </w:hyperlink>
      <w:r w:rsidRPr="001E7A27">
        <w:rPr>
          <w:rFonts w:cs="Times New Roman"/>
          <w:sz w:val="20"/>
          <w:szCs w:val="20"/>
          <w:lang w:val="en-GB"/>
        </w:rPr>
        <w:t>.</w:t>
      </w:r>
    </w:p>
    <w:p w14:paraId="6C28334C" w14:textId="3928D28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Lu, X., L. Wang, and M.F. McCabe, 2016: Elevated CO2 as a driver of global dryland greening.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6</w:t>
      </w:r>
      <w:r w:rsidRPr="001E7A27">
        <w:rPr>
          <w:rFonts w:cs="Times New Roman"/>
          <w:sz w:val="20"/>
          <w:szCs w:val="20"/>
          <w:lang w:val="en-GB"/>
        </w:rPr>
        <w:t>, 1–7, doi:</w:t>
      </w:r>
      <w:hyperlink r:id="rId715" w:history="1">
        <w:r w:rsidRPr="001E7A27">
          <w:rPr>
            <w:rStyle w:val="Hyperlink"/>
            <w:rFonts w:cs="Times New Roman"/>
            <w:sz w:val="20"/>
            <w:szCs w:val="20"/>
            <w:lang w:val="en-GB"/>
          </w:rPr>
          <w:t>10.1038/srep20716</w:t>
        </w:r>
      </w:hyperlink>
      <w:r w:rsidRPr="001E7A27">
        <w:rPr>
          <w:rFonts w:cs="Times New Roman"/>
          <w:sz w:val="20"/>
          <w:szCs w:val="20"/>
          <w:lang w:val="en-GB"/>
        </w:rPr>
        <w:t>.</w:t>
      </w:r>
    </w:p>
    <w:p w14:paraId="6E215630" w14:textId="1460660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Lucht, W., S. Schaphoff, T. Erbrecht, U. Heyder, and W. Cramer, 2006: Terrestrial vegetation redistribution and carbon balance under climate change. </w:t>
      </w:r>
      <w:r w:rsidRPr="001E7A27">
        <w:rPr>
          <w:rFonts w:cs="Times New Roman"/>
          <w:i/>
          <w:sz w:val="20"/>
          <w:szCs w:val="20"/>
          <w:lang w:val="en-GB"/>
        </w:rPr>
        <w:t>Carbon Balance and Management</w:t>
      </w:r>
      <w:r w:rsidRPr="001E7A27">
        <w:rPr>
          <w:rFonts w:cs="Times New Roman"/>
          <w:sz w:val="20"/>
          <w:szCs w:val="20"/>
          <w:lang w:val="en-GB"/>
        </w:rPr>
        <w:t xml:space="preserve">, </w:t>
      </w:r>
      <w:r w:rsidRPr="001E7A27">
        <w:rPr>
          <w:rFonts w:cs="Times New Roman"/>
          <w:b/>
          <w:sz w:val="20"/>
          <w:szCs w:val="20"/>
          <w:lang w:val="en-GB"/>
        </w:rPr>
        <w:t>1(1)</w:t>
      </w:r>
      <w:r w:rsidRPr="001E7A27">
        <w:rPr>
          <w:rFonts w:cs="Times New Roman"/>
          <w:sz w:val="20"/>
          <w:szCs w:val="20"/>
          <w:lang w:val="en-GB"/>
        </w:rPr>
        <w:t>, 6, doi:</w:t>
      </w:r>
      <w:hyperlink r:id="rId716" w:history="1">
        <w:r w:rsidRPr="001E7A27">
          <w:rPr>
            <w:rStyle w:val="Hyperlink"/>
            <w:rFonts w:cs="Times New Roman"/>
            <w:sz w:val="20"/>
            <w:szCs w:val="20"/>
            <w:lang w:val="en-GB"/>
          </w:rPr>
          <w:t>10.1186/1750-0680-1-6</w:t>
        </w:r>
      </w:hyperlink>
      <w:r w:rsidRPr="001E7A27">
        <w:rPr>
          <w:rFonts w:cs="Times New Roman"/>
          <w:sz w:val="20"/>
          <w:szCs w:val="20"/>
          <w:lang w:val="en-GB"/>
        </w:rPr>
        <w:t>.</w:t>
      </w:r>
    </w:p>
    <w:p w14:paraId="51379494" w14:textId="1E5771D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Luijendijk, E., T. Gleeson, and N. Moosdorf, 2020: Fresh groundwater discharge insignificant for the world’s oceans but important for coastal ecosystems.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1260, doi:</w:t>
      </w:r>
      <w:hyperlink r:id="rId717" w:history="1">
        <w:r w:rsidRPr="001E7A27">
          <w:rPr>
            <w:rStyle w:val="Hyperlink"/>
            <w:rFonts w:cs="Times New Roman"/>
            <w:sz w:val="20"/>
            <w:szCs w:val="20"/>
            <w:lang w:val="en-GB"/>
          </w:rPr>
          <w:t>10.1038/s41467-020-15064-8</w:t>
        </w:r>
      </w:hyperlink>
      <w:r w:rsidRPr="001E7A27">
        <w:rPr>
          <w:rFonts w:cs="Times New Roman"/>
          <w:sz w:val="20"/>
          <w:szCs w:val="20"/>
          <w:lang w:val="en-GB"/>
        </w:rPr>
        <w:t>.</w:t>
      </w:r>
    </w:p>
    <w:p w14:paraId="1BB6541E" w14:textId="493A6BC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Łukawska-Matuszewska, K., B. Graca, O. Brocławik, and T. Zalewska, 2019: The impact of declining oxygen conditions on pyrite accumulation in shelf sediments (Baltic Sea). </w:t>
      </w:r>
      <w:r w:rsidRPr="001E7A27">
        <w:rPr>
          <w:rFonts w:cs="Times New Roman"/>
          <w:i/>
          <w:sz w:val="20"/>
          <w:szCs w:val="20"/>
          <w:lang w:val="en-GB"/>
        </w:rPr>
        <w:t>Biogeochemistry</w:t>
      </w:r>
      <w:r w:rsidRPr="001E7A27">
        <w:rPr>
          <w:rFonts w:cs="Times New Roman"/>
          <w:sz w:val="20"/>
          <w:szCs w:val="20"/>
          <w:lang w:val="en-GB"/>
        </w:rPr>
        <w:t xml:space="preserve">, </w:t>
      </w:r>
      <w:r w:rsidRPr="001E7A27">
        <w:rPr>
          <w:rFonts w:cs="Times New Roman"/>
          <w:b/>
          <w:sz w:val="20"/>
          <w:szCs w:val="20"/>
          <w:lang w:val="en-GB"/>
        </w:rPr>
        <w:t>142(2)</w:t>
      </w:r>
      <w:r w:rsidRPr="001E7A27">
        <w:rPr>
          <w:rFonts w:cs="Times New Roman"/>
          <w:sz w:val="20"/>
          <w:szCs w:val="20"/>
          <w:lang w:val="en-GB"/>
        </w:rPr>
        <w:t>, 209–230, doi:</w:t>
      </w:r>
      <w:hyperlink r:id="rId718" w:history="1">
        <w:r w:rsidRPr="001E7A27">
          <w:rPr>
            <w:rStyle w:val="Hyperlink"/>
            <w:rFonts w:cs="Times New Roman"/>
            <w:sz w:val="20"/>
            <w:szCs w:val="20"/>
            <w:lang w:val="en-GB"/>
          </w:rPr>
          <w:t>10.1007/s10533-018-0530-2</w:t>
        </w:r>
      </w:hyperlink>
      <w:r w:rsidRPr="001E7A27">
        <w:rPr>
          <w:rFonts w:cs="Times New Roman"/>
          <w:sz w:val="20"/>
          <w:szCs w:val="20"/>
          <w:lang w:val="en-GB"/>
        </w:rPr>
        <w:t>.</w:t>
      </w:r>
    </w:p>
    <w:p w14:paraId="6144BECD" w14:textId="313BDF5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Lund, D.C. et al., 2016: Enhanced East Pacific Rise hydrothermal activity during the last two glacial terminations.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351(6272)</w:t>
      </w:r>
      <w:r w:rsidRPr="001E7A27">
        <w:rPr>
          <w:rFonts w:cs="Times New Roman"/>
          <w:sz w:val="20"/>
          <w:szCs w:val="20"/>
          <w:lang w:val="en-GB"/>
        </w:rPr>
        <w:t>, 478–482, doi:</w:t>
      </w:r>
      <w:hyperlink r:id="rId719" w:history="1">
        <w:r w:rsidRPr="001E7A27">
          <w:rPr>
            <w:rStyle w:val="Hyperlink"/>
            <w:rFonts w:cs="Times New Roman"/>
            <w:sz w:val="20"/>
            <w:szCs w:val="20"/>
            <w:lang w:val="en-GB"/>
          </w:rPr>
          <w:t>10.1126/science.aad4296</w:t>
        </w:r>
      </w:hyperlink>
      <w:r w:rsidRPr="001E7A27">
        <w:rPr>
          <w:rFonts w:cs="Times New Roman"/>
          <w:sz w:val="20"/>
          <w:szCs w:val="20"/>
          <w:lang w:val="en-GB"/>
        </w:rPr>
        <w:t>.</w:t>
      </w:r>
    </w:p>
    <w:p w14:paraId="60F4E8CC" w14:textId="4D91154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Luo, Y. et al., 2016: Toward more realistic projections of soil carbon dynamics by Earth system models.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30(1)</w:t>
      </w:r>
      <w:r w:rsidRPr="001E7A27">
        <w:rPr>
          <w:rFonts w:cs="Times New Roman"/>
          <w:sz w:val="20"/>
          <w:szCs w:val="20"/>
          <w:lang w:val="en-GB"/>
        </w:rPr>
        <w:t>, 40–56, doi:</w:t>
      </w:r>
      <w:hyperlink r:id="rId720" w:history="1">
        <w:r w:rsidRPr="001E7A27">
          <w:rPr>
            <w:rStyle w:val="Hyperlink"/>
            <w:rFonts w:cs="Times New Roman"/>
            <w:sz w:val="20"/>
            <w:szCs w:val="20"/>
            <w:lang w:val="en-GB"/>
          </w:rPr>
          <w:t>10.1002/2015gb005239</w:t>
        </w:r>
      </w:hyperlink>
      <w:r w:rsidRPr="001E7A27">
        <w:rPr>
          <w:rFonts w:cs="Times New Roman"/>
          <w:sz w:val="20"/>
          <w:szCs w:val="20"/>
          <w:lang w:val="en-GB"/>
        </w:rPr>
        <w:t>.</w:t>
      </w:r>
    </w:p>
    <w:p w14:paraId="51E9D846" w14:textId="2F026D8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Lüthi, D. et al., 2008: High-resolution carbon dioxide concentration record 650,000–800,000 years before present.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453(7193)</w:t>
      </w:r>
      <w:r w:rsidRPr="001E7A27">
        <w:rPr>
          <w:rFonts w:cs="Times New Roman"/>
          <w:sz w:val="20"/>
          <w:szCs w:val="20"/>
          <w:lang w:val="en-GB"/>
        </w:rPr>
        <w:t>, 379–382, doi:</w:t>
      </w:r>
      <w:hyperlink r:id="rId721" w:history="1">
        <w:r w:rsidRPr="001E7A27">
          <w:rPr>
            <w:rStyle w:val="Hyperlink"/>
            <w:rFonts w:cs="Times New Roman"/>
            <w:sz w:val="20"/>
            <w:szCs w:val="20"/>
            <w:lang w:val="en-GB"/>
          </w:rPr>
          <w:t>10.1038/nature06949</w:t>
        </w:r>
      </w:hyperlink>
      <w:r w:rsidRPr="001E7A27">
        <w:rPr>
          <w:rFonts w:cs="Times New Roman"/>
          <w:sz w:val="20"/>
          <w:szCs w:val="20"/>
          <w:lang w:val="en-GB"/>
        </w:rPr>
        <w:t>.</w:t>
      </w:r>
    </w:p>
    <w:p w14:paraId="0B2FC6FE" w14:textId="6D9DFC1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Maavara, T. et al., 2019: Nitrous oxide emissions from inland waters: Are IPCC estimates too high?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25(2)</w:t>
      </w:r>
      <w:r w:rsidRPr="001E7A27">
        <w:rPr>
          <w:rFonts w:cs="Times New Roman"/>
          <w:sz w:val="20"/>
          <w:szCs w:val="20"/>
          <w:lang w:val="en-GB"/>
        </w:rPr>
        <w:t>, 473–488, doi:</w:t>
      </w:r>
      <w:hyperlink r:id="rId722" w:history="1">
        <w:r w:rsidRPr="001E7A27">
          <w:rPr>
            <w:rStyle w:val="Hyperlink"/>
            <w:rFonts w:cs="Times New Roman"/>
            <w:sz w:val="20"/>
            <w:szCs w:val="20"/>
            <w:lang w:val="en-GB"/>
          </w:rPr>
          <w:t>10.1111/gcb.14504</w:t>
        </w:r>
      </w:hyperlink>
      <w:r w:rsidRPr="001E7A27">
        <w:rPr>
          <w:rFonts w:cs="Times New Roman"/>
          <w:sz w:val="20"/>
          <w:szCs w:val="20"/>
          <w:lang w:val="en-GB"/>
        </w:rPr>
        <w:t>.</w:t>
      </w:r>
    </w:p>
    <w:p w14:paraId="60DD1A48" w14:textId="3C4C614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MacDougall, A.H., 2016: The Transient Response to Cumulative CO2 Emissions: a Review. </w:t>
      </w:r>
      <w:r w:rsidRPr="001E7A27">
        <w:rPr>
          <w:rFonts w:cs="Times New Roman"/>
          <w:i/>
          <w:sz w:val="20"/>
          <w:szCs w:val="20"/>
          <w:lang w:val="en-GB"/>
        </w:rPr>
        <w:t>Current Climate Change Reports</w:t>
      </w:r>
      <w:r w:rsidRPr="001E7A27">
        <w:rPr>
          <w:rFonts w:cs="Times New Roman"/>
          <w:sz w:val="20"/>
          <w:szCs w:val="20"/>
          <w:lang w:val="en-GB"/>
        </w:rPr>
        <w:t xml:space="preserve">, </w:t>
      </w:r>
      <w:r w:rsidRPr="001E7A27">
        <w:rPr>
          <w:rFonts w:cs="Times New Roman"/>
          <w:b/>
          <w:sz w:val="20"/>
          <w:szCs w:val="20"/>
          <w:lang w:val="en-GB"/>
        </w:rPr>
        <w:t>2(1)</w:t>
      </w:r>
      <w:r w:rsidRPr="001E7A27">
        <w:rPr>
          <w:rFonts w:cs="Times New Roman"/>
          <w:sz w:val="20"/>
          <w:szCs w:val="20"/>
          <w:lang w:val="en-GB"/>
        </w:rPr>
        <w:t>, 39–47, doi:</w:t>
      </w:r>
      <w:hyperlink r:id="rId723" w:history="1">
        <w:r w:rsidRPr="001E7A27">
          <w:rPr>
            <w:rStyle w:val="Hyperlink"/>
            <w:rFonts w:cs="Times New Roman"/>
            <w:sz w:val="20"/>
            <w:szCs w:val="20"/>
            <w:lang w:val="en-GB"/>
          </w:rPr>
          <w:t>10.1007/s40641-015-0030-6</w:t>
        </w:r>
      </w:hyperlink>
      <w:r w:rsidRPr="001E7A27">
        <w:rPr>
          <w:rFonts w:cs="Times New Roman"/>
          <w:sz w:val="20"/>
          <w:szCs w:val="20"/>
          <w:lang w:val="en-GB"/>
        </w:rPr>
        <w:t>.</w:t>
      </w:r>
    </w:p>
    <w:p w14:paraId="593DF82D" w14:textId="2D0720A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MacDougall, A.H., 2017: The oceanic origin of path-independent carbon budgets.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10373, doi:</w:t>
      </w:r>
      <w:hyperlink r:id="rId724" w:history="1">
        <w:r w:rsidRPr="001E7A27">
          <w:rPr>
            <w:rStyle w:val="Hyperlink"/>
            <w:rFonts w:cs="Times New Roman"/>
            <w:sz w:val="20"/>
            <w:szCs w:val="20"/>
            <w:lang w:val="en-GB"/>
          </w:rPr>
          <w:t>10.1038/s41598-017-10557-x</w:t>
        </w:r>
      </w:hyperlink>
      <w:r w:rsidRPr="001E7A27">
        <w:rPr>
          <w:rFonts w:cs="Times New Roman"/>
          <w:sz w:val="20"/>
          <w:szCs w:val="20"/>
          <w:lang w:val="en-GB"/>
        </w:rPr>
        <w:t>.</w:t>
      </w:r>
    </w:p>
    <w:p w14:paraId="057B6D60" w14:textId="48A0492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MacDougall, A.H. and P. Friedlingstein, 2015: The origin and limits of the near proportionality between climate warming and cumulative CO2 emissions.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28(10)</w:t>
      </w:r>
      <w:r w:rsidRPr="001E7A27">
        <w:rPr>
          <w:rFonts w:cs="Times New Roman"/>
          <w:sz w:val="20"/>
          <w:szCs w:val="20"/>
          <w:lang w:val="en-GB"/>
        </w:rPr>
        <w:t>, 4217–4230, doi:</w:t>
      </w:r>
      <w:hyperlink r:id="rId725" w:history="1">
        <w:r w:rsidRPr="001E7A27">
          <w:rPr>
            <w:rStyle w:val="Hyperlink"/>
            <w:rFonts w:cs="Times New Roman"/>
            <w:sz w:val="20"/>
            <w:szCs w:val="20"/>
            <w:lang w:val="en-GB"/>
          </w:rPr>
          <w:t>10.1175/jcli-d-14-00036.1</w:t>
        </w:r>
      </w:hyperlink>
      <w:r w:rsidRPr="001E7A27">
        <w:rPr>
          <w:rFonts w:cs="Times New Roman"/>
          <w:sz w:val="20"/>
          <w:szCs w:val="20"/>
          <w:lang w:val="en-GB"/>
        </w:rPr>
        <w:t>.</w:t>
      </w:r>
    </w:p>
    <w:p w14:paraId="482304CE" w14:textId="11DC54A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MacDougall, A.H. and R. Knutti, 2016a: Enhancement of non-CO2 radiative forcing via intensified carbon cycle feedbacks.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43(11)</w:t>
      </w:r>
      <w:r w:rsidRPr="001E7A27">
        <w:rPr>
          <w:rFonts w:cs="Times New Roman"/>
          <w:sz w:val="20"/>
          <w:szCs w:val="20"/>
          <w:lang w:val="en-GB"/>
        </w:rPr>
        <w:t>, 5833–5840, doi:</w:t>
      </w:r>
      <w:hyperlink r:id="rId726" w:history="1">
        <w:r w:rsidRPr="001E7A27">
          <w:rPr>
            <w:rStyle w:val="Hyperlink"/>
            <w:rFonts w:cs="Times New Roman"/>
            <w:sz w:val="20"/>
            <w:szCs w:val="20"/>
            <w:lang w:val="en-GB"/>
          </w:rPr>
          <w:t>10.1002/2016gl068964</w:t>
        </w:r>
      </w:hyperlink>
      <w:r w:rsidRPr="001E7A27">
        <w:rPr>
          <w:rFonts w:cs="Times New Roman"/>
          <w:sz w:val="20"/>
          <w:szCs w:val="20"/>
          <w:lang w:val="en-GB"/>
        </w:rPr>
        <w:t>.</w:t>
      </w:r>
    </w:p>
    <w:p w14:paraId="4CA83753" w14:textId="138067A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MacDougall, A.H. and R. Knutti, 2016b: Projecting the release of carbon from permafrost soils using a perturbed parameter ensemble modelling approach.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13(7)</w:t>
      </w:r>
      <w:r w:rsidRPr="001E7A27">
        <w:rPr>
          <w:rFonts w:cs="Times New Roman"/>
          <w:sz w:val="20"/>
          <w:szCs w:val="20"/>
          <w:lang w:val="en-GB"/>
        </w:rPr>
        <w:t>, 2123–2136, doi:</w:t>
      </w:r>
      <w:hyperlink r:id="rId727" w:history="1">
        <w:r w:rsidRPr="001E7A27">
          <w:rPr>
            <w:rStyle w:val="Hyperlink"/>
            <w:rFonts w:cs="Times New Roman"/>
            <w:sz w:val="20"/>
            <w:szCs w:val="20"/>
            <w:lang w:val="en-GB"/>
          </w:rPr>
          <w:t>10.5194/bg-13-2123-2016</w:t>
        </w:r>
      </w:hyperlink>
      <w:r w:rsidRPr="001E7A27">
        <w:rPr>
          <w:rFonts w:cs="Times New Roman"/>
          <w:sz w:val="20"/>
          <w:szCs w:val="20"/>
          <w:lang w:val="en-GB"/>
        </w:rPr>
        <w:t>.</w:t>
      </w:r>
    </w:p>
    <w:p w14:paraId="4015F8F7" w14:textId="6D16D9E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MacDougall, A.H., N.C. Swart, and R. Knutti, 2017: The uncertainty in the transient climate response to cumulative CO2 emissions arising from the uncertainty in physical climate parameters.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30(2)</w:t>
      </w:r>
      <w:r w:rsidRPr="001E7A27">
        <w:rPr>
          <w:rFonts w:cs="Times New Roman"/>
          <w:sz w:val="20"/>
          <w:szCs w:val="20"/>
          <w:lang w:val="en-GB"/>
        </w:rPr>
        <w:t>, 813–827, doi:</w:t>
      </w:r>
      <w:hyperlink r:id="rId728" w:history="1">
        <w:r w:rsidRPr="001E7A27">
          <w:rPr>
            <w:rStyle w:val="Hyperlink"/>
            <w:rFonts w:cs="Times New Roman"/>
            <w:sz w:val="20"/>
            <w:szCs w:val="20"/>
            <w:lang w:val="en-GB"/>
          </w:rPr>
          <w:t>10.1175/jcli-d-16-0205.1</w:t>
        </w:r>
      </w:hyperlink>
      <w:r w:rsidRPr="001E7A27">
        <w:rPr>
          <w:rFonts w:cs="Times New Roman"/>
          <w:sz w:val="20"/>
          <w:szCs w:val="20"/>
          <w:lang w:val="en-GB"/>
        </w:rPr>
        <w:t>.</w:t>
      </w:r>
    </w:p>
    <w:p w14:paraId="20B18DC4" w14:textId="4F122C3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MacDougall, A.H., K. Zickfeld, R. Knutti, and H.D. Matthews, 2015: Sensitivity of carbon budgets to permafrost carbon feedbacks and non-CO2 forcings.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10(12)</w:t>
      </w:r>
      <w:r w:rsidRPr="001E7A27">
        <w:rPr>
          <w:rFonts w:cs="Times New Roman"/>
          <w:sz w:val="20"/>
          <w:szCs w:val="20"/>
          <w:lang w:val="en-GB"/>
        </w:rPr>
        <w:t>, 125003, doi:</w:t>
      </w:r>
      <w:hyperlink r:id="rId729" w:history="1">
        <w:r w:rsidRPr="001E7A27">
          <w:rPr>
            <w:rStyle w:val="Hyperlink"/>
            <w:rFonts w:cs="Times New Roman"/>
            <w:sz w:val="20"/>
            <w:szCs w:val="20"/>
            <w:lang w:val="en-GB"/>
          </w:rPr>
          <w:t>10.1088/1748-9326/10/12/125003</w:t>
        </w:r>
      </w:hyperlink>
      <w:r w:rsidRPr="001E7A27">
        <w:rPr>
          <w:rFonts w:cs="Times New Roman"/>
          <w:sz w:val="20"/>
          <w:szCs w:val="20"/>
          <w:lang w:val="en-GB"/>
        </w:rPr>
        <w:t>.</w:t>
      </w:r>
    </w:p>
    <w:p w14:paraId="0738496D" w14:textId="4E34366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MacDougall, A.H. et al., 2020: Is there warming in the pipeline? A multi-model analysis of the Zero Emissions Commitment from CO2.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17(11)</w:t>
      </w:r>
      <w:r w:rsidRPr="001E7A27">
        <w:rPr>
          <w:rFonts w:cs="Times New Roman"/>
          <w:sz w:val="20"/>
          <w:szCs w:val="20"/>
          <w:lang w:val="en-GB"/>
        </w:rPr>
        <w:t>, 2987–3016, doi:</w:t>
      </w:r>
      <w:hyperlink r:id="rId730" w:history="1">
        <w:r w:rsidRPr="001E7A27">
          <w:rPr>
            <w:rStyle w:val="Hyperlink"/>
            <w:rFonts w:cs="Times New Roman"/>
            <w:sz w:val="20"/>
            <w:szCs w:val="20"/>
            <w:lang w:val="en-GB"/>
          </w:rPr>
          <w:t>10.5194/bg-17-2987-2020</w:t>
        </w:r>
      </w:hyperlink>
      <w:r w:rsidRPr="001E7A27">
        <w:rPr>
          <w:rFonts w:cs="Times New Roman"/>
          <w:sz w:val="20"/>
          <w:szCs w:val="20"/>
          <w:lang w:val="en-GB"/>
        </w:rPr>
        <w:t>.</w:t>
      </w:r>
    </w:p>
    <w:p w14:paraId="441836C2" w14:textId="70366B3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MacFarling Meure, C. et al., 2006: Law Dome CO2 , CH4 and N2O ice core records extended to 2000 years BP.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33(14)</w:t>
      </w:r>
      <w:r w:rsidRPr="001E7A27">
        <w:rPr>
          <w:rFonts w:cs="Times New Roman"/>
          <w:sz w:val="20"/>
          <w:szCs w:val="20"/>
          <w:lang w:val="en-GB"/>
        </w:rPr>
        <w:t>, L14810, doi:</w:t>
      </w:r>
      <w:hyperlink r:id="rId731" w:history="1">
        <w:r w:rsidRPr="001E7A27">
          <w:rPr>
            <w:rStyle w:val="Hyperlink"/>
            <w:rFonts w:cs="Times New Roman"/>
            <w:sz w:val="20"/>
            <w:szCs w:val="20"/>
            <w:lang w:val="en-GB"/>
          </w:rPr>
          <w:t>10.1029/2006gl026152</w:t>
        </w:r>
      </w:hyperlink>
      <w:r w:rsidRPr="001E7A27">
        <w:rPr>
          <w:rFonts w:cs="Times New Roman"/>
          <w:sz w:val="20"/>
          <w:szCs w:val="20"/>
          <w:lang w:val="en-GB"/>
        </w:rPr>
        <w:t>.</w:t>
      </w:r>
    </w:p>
    <w:p w14:paraId="72BBFA0A" w14:textId="478DD81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MacMartin, D.G., K. Caldeira, and D.W. Keith, 2014: Solar geoengineering to limit the rate of temperature change. </w:t>
      </w:r>
      <w:r w:rsidRPr="001E7A27">
        <w:rPr>
          <w:rFonts w:cs="Times New Roman"/>
          <w:i/>
          <w:sz w:val="20"/>
          <w:szCs w:val="20"/>
          <w:lang w:val="en-GB"/>
        </w:rPr>
        <w:t>Philosophical Transactions of the Royal Society A: Mathematical, Physical and Engineering Sciences</w:t>
      </w:r>
      <w:r w:rsidRPr="001E7A27">
        <w:rPr>
          <w:rFonts w:cs="Times New Roman"/>
          <w:sz w:val="20"/>
          <w:szCs w:val="20"/>
          <w:lang w:val="en-GB"/>
        </w:rPr>
        <w:t xml:space="preserve">, </w:t>
      </w:r>
      <w:r w:rsidRPr="001E7A27">
        <w:rPr>
          <w:rFonts w:cs="Times New Roman"/>
          <w:b/>
          <w:sz w:val="20"/>
          <w:szCs w:val="20"/>
          <w:lang w:val="en-GB"/>
        </w:rPr>
        <w:t>372(2031)</w:t>
      </w:r>
      <w:r w:rsidRPr="001E7A27">
        <w:rPr>
          <w:rFonts w:cs="Times New Roman"/>
          <w:sz w:val="20"/>
          <w:szCs w:val="20"/>
          <w:lang w:val="en-GB"/>
        </w:rPr>
        <w:t>, 20140134, doi:</w:t>
      </w:r>
      <w:hyperlink r:id="rId732" w:history="1">
        <w:r w:rsidRPr="001E7A27">
          <w:rPr>
            <w:rStyle w:val="Hyperlink"/>
            <w:rFonts w:cs="Times New Roman"/>
            <w:sz w:val="20"/>
            <w:szCs w:val="20"/>
            <w:lang w:val="en-GB"/>
          </w:rPr>
          <w:t>10.1098/rsta.2014.0134</w:t>
        </w:r>
      </w:hyperlink>
      <w:r w:rsidRPr="001E7A27">
        <w:rPr>
          <w:rFonts w:cs="Times New Roman"/>
          <w:sz w:val="20"/>
          <w:szCs w:val="20"/>
          <w:lang w:val="en-GB"/>
        </w:rPr>
        <w:t>.</w:t>
      </w:r>
    </w:p>
    <w:p w14:paraId="27A76317" w14:textId="7EF468E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Macreadie, P.I. et al., 2019: The future of Blue Carbon science.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3998, doi:</w:t>
      </w:r>
      <w:hyperlink r:id="rId733" w:history="1">
        <w:r w:rsidRPr="001E7A27">
          <w:rPr>
            <w:rStyle w:val="Hyperlink"/>
            <w:rFonts w:cs="Times New Roman"/>
            <w:sz w:val="20"/>
            <w:szCs w:val="20"/>
            <w:lang w:val="en-GB"/>
          </w:rPr>
          <w:t>10.1038/s41467-019-11693-w</w:t>
        </w:r>
      </w:hyperlink>
      <w:r w:rsidRPr="001E7A27">
        <w:rPr>
          <w:rFonts w:cs="Times New Roman"/>
          <w:sz w:val="20"/>
          <w:szCs w:val="20"/>
          <w:lang w:val="en-GB"/>
        </w:rPr>
        <w:t>.</w:t>
      </w:r>
    </w:p>
    <w:p w14:paraId="016A84CD" w14:textId="0C83F76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Mahowald, N.M. et al., 2017: Aerosol deposition impacts on land and ocean carbon cycles. </w:t>
      </w:r>
      <w:r w:rsidRPr="001E7A27">
        <w:rPr>
          <w:rFonts w:cs="Times New Roman"/>
          <w:i/>
          <w:sz w:val="20"/>
          <w:szCs w:val="20"/>
          <w:lang w:val="en-GB"/>
        </w:rPr>
        <w:t>Current Climate Change Reports</w:t>
      </w:r>
      <w:r w:rsidRPr="001E7A27">
        <w:rPr>
          <w:rFonts w:cs="Times New Roman"/>
          <w:sz w:val="20"/>
          <w:szCs w:val="20"/>
          <w:lang w:val="en-GB"/>
        </w:rPr>
        <w:t xml:space="preserve">, </w:t>
      </w:r>
      <w:r w:rsidRPr="001E7A27">
        <w:rPr>
          <w:rFonts w:cs="Times New Roman"/>
          <w:b/>
          <w:sz w:val="20"/>
          <w:szCs w:val="20"/>
          <w:lang w:val="en-GB"/>
        </w:rPr>
        <w:t>3(1)</w:t>
      </w:r>
      <w:r w:rsidRPr="001E7A27">
        <w:rPr>
          <w:rFonts w:cs="Times New Roman"/>
          <w:sz w:val="20"/>
          <w:szCs w:val="20"/>
          <w:lang w:val="en-GB"/>
        </w:rPr>
        <w:t>, 16–31, doi:</w:t>
      </w:r>
      <w:hyperlink r:id="rId734" w:history="1">
        <w:r w:rsidRPr="001E7A27">
          <w:rPr>
            <w:rStyle w:val="Hyperlink"/>
            <w:rFonts w:cs="Times New Roman"/>
            <w:sz w:val="20"/>
            <w:szCs w:val="20"/>
            <w:lang w:val="en-GB"/>
          </w:rPr>
          <w:t>10.1007/s40641-017-0056-z</w:t>
        </w:r>
      </w:hyperlink>
      <w:r w:rsidRPr="001E7A27">
        <w:rPr>
          <w:rFonts w:cs="Times New Roman"/>
          <w:sz w:val="20"/>
          <w:szCs w:val="20"/>
          <w:lang w:val="en-GB"/>
        </w:rPr>
        <w:t>.</w:t>
      </w:r>
    </w:p>
    <w:p w14:paraId="3DB5DAB8" w14:textId="6A50EC4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Malakhova, V. and A. Eliseev, 2017: The role of heat transfer time scale in the evolution of the subsea permafrost and associated methane hydrates stability zone during glacial cycles. </w:t>
      </w:r>
      <w:r w:rsidRPr="001E7A27">
        <w:rPr>
          <w:rFonts w:cs="Times New Roman"/>
          <w:i/>
          <w:sz w:val="20"/>
          <w:szCs w:val="20"/>
          <w:lang w:val="en-GB"/>
        </w:rPr>
        <w:t>Global and Planetary Change</w:t>
      </w:r>
      <w:r w:rsidRPr="001E7A27">
        <w:rPr>
          <w:rFonts w:cs="Times New Roman"/>
          <w:sz w:val="20"/>
          <w:szCs w:val="20"/>
          <w:lang w:val="en-GB"/>
        </w:rPr>
        <w:t xml:space="preserve">, </w:t>
      </w:r>
      <w:r w:rsidRPr="001E7A27">
        <w:rPr>
          <w:rFonts w:cs="Times New Roman"/>
          <w:b/>
          <w:sz w:val="20"/>
          <w:szCs w:val="20"/>
          <w:lang w:val="en-GB"/>
        </w:rPr>
        <w:t>157</w:t>
      </w:r>
      <w:r w:rsidRPr="001E7A27">
        <w:rPr>
          <w:rFonts w:cs="Times New Roman"/>
          <w:sz w:val="20"/>
          <w:szCs w:val="20"/>
          <w:lang w:val="en-GB"/>
        </w:rPr>
        <w:t>, 18–25, doi:</w:t>
      </w:r>
      <w:hyperlink r:id="rId735" w:history="1">
        <w:r w:rsidRPr="001E7A27">
          <w:rPr>
            <w:rStyle w:val="Hyperlink"/>
            <w:rFonts w:cs="Times New Roman"/>
            <w:sz w:val="20"/>
            <w:szCs w:val="20"/>
            <w:lang w:val="en-GB"/>
          </w:rPr>
          <w:t>10.1016/j.gloplacha.2017.08.007</w:t>
        </w:r>
      </w:hyperlink>
      <w:r w:rsidRPr="001E7A27">
        <w:rPr>
          <w:rFonts w:cs="Times New Roman"/>
          <w:sz w:val="20"/>
          <w:szCs w:val="20"/>
          <w:lang w:val="en-GB"/>
        </w:rPr>
        <w:t>.</w:t>
      </w:r>
    </w:p>
    <w:p w14:paraId="3D8498B0" w14:textId="6EF71D5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Malakhova, V. and A. Eliseev, 2020: Uncertainty in temperature and sea level datasets for the Pleistocene glacial cycles: Implications for thermal state of the subsea sediments. </w:t>
      </w:r>
      <w:r w:rsidRPr="001E7A27">
        <w:rPr>
          <w:rFonts w:cs="Times New Roman"/>
          <w:i/>
          <w:sz w:val="20"/>
          <w:szCs w:val="20"/>
          <w:lang w:val="en-GB"/>
        </w:rPr>
        <w:t>Global and Planetary Change</w:t>
      </w:r>
      <w:r w:rsidRPr="001E7A27">
        <w:rPr>
          <w:rFonts w:cs="Times New Roman"/>
          <w:sz w:val="20"/>
          <w:szCs w:val="20"/>
          <w:lang w:val="en-GB"/>
        </w:rPr>
        <w:t xml:space="preserve">, </w:t>
      </w:r>
      <w:r w:rsidRPr="001E7A27">
        <w:rPr>
          <w:rFonts w:cs="Times New Roman"/>
          <w:b/>
          <w:sz w:val="20"/>
          <w:szCs w:val="20"/>
          <w:lang w:val="en-GB"/>
        </w:rPr>
        <w:t>192</w:t>
      </w:r>
      <w:r w:rsidRPr="001E7A27">
        <w:rPr>
          <w:rFonts w:cs="Times New Roman"/>
          <w:sz w:val="20"/>
          <w:szCs w:val="20"/>
          <w:lang w:val="en-GB"/>
        </w:rPr>
        <w:t>, 103249, doi:</w:t>
      </w:r>
      <w:hyperlink r:id="rId736" w:history="1">
        <w:r w:rsidRPr="001E7A27">
          <w:rPr>
            <w:rStyle w:val="Hyperlink"/>
            <w:rFonts w:cs="Times New Roman"/>
            <w:sz w:val="20"/>
            <w:szCs w:val="20"/>
            <w:lang w:val="en-GB"/>
          </w:rPr>
          <w:t>10.1016/j.gloplacha.2020.103249</w:t>
        </w:r>
      </w:hyperlink>
      <w:r w:rsidRPr="001E7A27">
        <w:rPr>
          <w:rFonts w:cs="Times New Roman"/>
          <w:sz w:val="20"/>
          <w:szCs w:val="20"/>
          <w:lang w:val="en-GB"/>
        </w:rPr>
        <w:t>.</w:t>
      </w:r>
    </w:p>
    <w:p w14:paraId="192CABBB" w14:textId="712F7FA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Malhi, Y., L. Rowland, L.E.O.C. Aragão, and R.A. Fisher, 2018: New insights into the variability of the tropical land carbon cycle from the El Niño of 2015/2016. </w:t>
      </w:r>
      <w:r w:rsidRPr="001E7A27">
        <w:rPr>
          <w:rFonts w:cs="Times New Roman"/>
          <w:i/>
          <w:sz w:val="20"/>
          <w:szCs w:val="20"/>
          <w:lang w:val="en-GB"/>
        </w:rPr>
        <w:t>Philosophical Transactions of the Royal Society B: Biological Sciences</w:t>
      </w:r>
      <w:r w:rsidRPr="001E7A27">
        <w:rPr>
          <w:rFonts w:cs="Times New Roman"/>
          <w:sz w:val="20"/>
          <w:szCs w:val="20"/>
          <w:lang w:val="en-GB"/>
        </w:rPr>
        <w:t xml:space="preserve">, </w:t>
      </w:r>
      <w:r w:rsidRPr="001E7A27">
        <w:rPr>
          <w:rFonts w:cs="Times New Roman"/>
          <w:b/>
          <w:sz w:val="20"/>
          <w:szCs w:val="20"/>
          <w:lang w:val="en-GB"/>
        </w:rPr>
        <w:t>373(1760)</w:t>
      </w:r>
      <w:r w:rsidRPr="001E7A27">
        <w:rPr>
          <w:rFonts w:cs="Times New Roman"/>
          <w:sz w:val="20"/>
          <w:szCs w:val="20"/>
          <w:lang w:val="en-GB"/>
        </w:rPr>
        <w:t>, 20170298, doi:</w:t>
      </w:r>
      <w:hyperlink r:id="rId737" w:history="1">
        <w:r w:rsidRPr="001E7A27">
          <w:rPr>
            <w:rStyle w:val="Hyperlink"/>
            <w:rFonts w:cs="Times New Roman"/>
            <w:sz w:val="20"/>
            <w:szCs w:val="20"/>
            <w:lang w:val="en-GB"/>
          </w:rPr>
          <w:t>10.1098/rstb.2017.0298</w:t>
        </w:r>
      </w:hyperlink>
      <w:r w:rsidRPr="001E7A27">
        <w:rPr>
          <w:rFonts w:cs="Times New Roman"/>
          <w:sz w:val="20"/>
          <w:szCs w:val="20"/>
          <w:lang w:val="en-GB"/>
        </w:rPr>
        <w:t>.</w:t>
      </w:r>
    </w:p>
    <w:p w14:paraId="4640CBFC" w14:textId="1C66E97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Manizza, M., R.F. Keeling, and C.D. Nevison, 2012: On the processes controlling the seasonal cycles of the air–sea fluxes of O2 and N2O: A modelling study. </w:t>
      </w:r>
      <w:r w:rsidRPr="001E7A27">
        <w:rPr>
          <w:rFonts w:cs="Times New Roman"/>
          <w:i/>
          <w:sz w:val="20"/>
          <w:szCs w:val="20"/>
          <w:lang w:val="en-GB"/>
        </w:rPr>
        <w:t>Tellus B: Chemical and Physical Meteorology</w:t>
      </w:r>
      <w:r w:rsidRPr="001E7A27">
        <w:rPr>
          <w:rFonts w:cs="Times New Roman"/>
          <w:sz w:val="20"/>
          <w:szCs w:val="20"/>
          <w:lang w:val="en-GB"/>
        </w:rPr>
        <w:t xml:space="preserve">, </w:t>
      </w:r>
      <w:r w:rsidRPr="001E7A27">
        <w:rPr>
          <w:rFonts w:cs="Times New Roman"/>
          <w:b/>
          <w:sz w:val="20"/>
          <w:szCs w:val="20"/>
          <w:lang w:val="en-GB"/>
        </w:rPr>
        <w:t>64(1)</w:t>
      </w:r>
      <w:r w:rsidRPr="001E7A27">
        <w:rPr>
          <w:rFonts w:cs="Times New Roman"/>
          <w:sz w:val="20"/>
          <w:szCs w:val="20"/>
          <w:lang w:val="en-GB"/>
        </w:rPr>
        <w:t>, 18429, doi:</w:t>
      </w:r>
      <w:hyperlink r:id="rId738" w:history="1">
        <w:r w:rsidRPr="001E7A27">
          <w:rPr>
            <w:rStyle w:val="Hyperlink"/>
            <w:rFonts w:cs="Times New Roman"/>
            <w:sz w:val="20"/>
            <w:szCs w:val="20"/>
            <w:lang w:val="en-GB"/>
          </w:rPr>
          <w:t>10.3402/tellusb.v64i0.18429</w:t>
        </w:r>
      </w:hyperlink>
      <w:r w:rsidRPr="001E7A27">
        <w:rPr>
          <w:rFonts w:cs="Times New Roman"/>
          <w:sz w:val="20"/>
          <w:szCs w:val="20"/>
          <w:lang w:val="en-GB"/>
        </w:rPr>
        <w:t>.</w:t>
      </w:r>
    </w:p>
    <w:p w14:paraId="3316FB0E" w14:textId="604C0EF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Mankin, J.S., R. Seager, J.E. Smerdon, B.I. Cook, and A.P. Williams, 2019: Mid-latitude freshwater availability reduced by projected vegetation responses to climate change.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12(12)</w:t>
      </w:r>
      <w:r w:rsidRPr="001E7A27">
        <w:rPr>
          <w:rFonts w:cs="Times New Roman"/>
          <w:sz w:val="20"/>
          <w:szCs w:val="20"/>
          <w:lang w:val="en-GB"/>
        </w:rPr>
        <w:t>, 983–988, doi:</w:t>
      </w:r>
      <w:hyperlink r:id="rId739" w:history="1">
        <w:r w:rsidRPr="001E7A27">
          <w:rPr>
            <w:rStyle w:val="Hyperlink"/>
            <w:rFonts w:cs="Times New Roman"/>
            <w:sz w:val="20"/>
            <w:szCs w:val="20"/>
            <w:lang w:val="en-GB"/>
          </w:rPr>
          <w:t>10.1038/s41561-019-0480-x</w:t>
        </w:r>
      </w:hyperlink>
      <w:r w:rsidRPr="001E7A27">
        <w:rPr>
          <w:rFonts w:cs="Times New Roman"/>
          <w:sz w:val="20"/>
          <w:szCs w:val="20"/>
          <w:lang w:val="en-GB"/>
        </w:rPr>
        <w:t>.</w:t>
      </w:r>
    </w:p>
    <w:p w14:paraId="60E62944" w14:textId="493AF01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Mao, J. et al., 2016: Human-induced greening of the northern extratropical land surface.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6(10)</w:t>
      </w:r>
      <w:r w:rsidRPr="001E7A27">
        <w:rPr>
          <w:rFonts w:cs="Times New Roman"/>
          <w:sz w:val="20"/>
          <w:szCs w:val="20"/>
          <w:lang w:val="en-GB"/>
        </w:rPr>
        <w:t>, 959–963, doi:</w:t>
      </w:r>
      <w:hyperlink r:id="rId740" w:history="1">
        <w:r w:rsidRPr="001E7A27">
          <w:rPr>
            <w:rStyle w:val="Hyperlink"/>
            <w:rFonts w:cs="Times New Roman"/>
            <w:sz w:val="20"/>
            <w:szCs w:val="20"/>
            <w:lang w:val="en-GB"/>
          </w:rPr>
          <w:t>10.1038/nclimate3056</w:t>
        </w:r>
      </w:hyperlink>
      <w:r w:rsidRPr="001E7A27">
        <w:rPr>
          <w:rFonts w:cs="Times New Roman"/>
          <w:sz w:val="20"/>
          <w:szCs w:val="20"/>
          <w:lang w:val="en-GB"/>
        </w:rPr>
        <w:t>.</w:t>
      </w:r>
    </w:p>
    <w:p w14:paraId="751A35DD" w14:textId="5448503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Marcott, S.A. et al., 2014: Centennial-scale changes in the global carbon cycle during the last deglaciation.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514(7524)</w:t>
      </w:r>
      <w:r w:rsidRPr="001E7A27">
        <w:rPr>
          <w:rFonts w:cs="Times New Roman"/>
          <w:sz w:val="20"/>
          <w:szCs w:val="20"/>
          <w:lang w:val="en-GB"/>
        </w:rPr>
        <w:t>, 616–619, doi:</w:t>
      </w:r>
      <w:hyperlink r:id="rId741" w:history="1">
        <w:r w:rsidRPr="001E7A27">
          <w:rPr>
            <w:rStyle w:val="Hyperlink"/>
            <w:rFonts w:cs="Times New Roman"/>
            <w:sz w:val="20"/>
            <w:szCs w:val="20"/>
            <w:lang w:val="en-GB"/>
          </w:rPr>
          <w:t>10.1038/nature13799</w:t>
        </w:r>
      </w:hyperlink>
      <w:r w:rsidRPr="001E7A27">
        <w:rPr>
          <w:rFonts w:cs="Times New Roman"/>
          <w:sz w:val="20"/>
          <w:szCs w:val="20"/>
          <w:lang w:val="en-GB"/>
        </w:rPr>
        <w:t>.</w:t>
      </w:r>
    </w:p>
    <w:p w14:paraId="753986DF" w14:textId="781E63B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Marshall, J. et al., 2015: The ocean’s role in the transient response of climate to abrupt greenhouse gas forcing. </w:t>
      </w:r>
      <w:r w:rsidRPr="001E7A27">
        <w:rPr>
          <w:rFonts w:cs="Times New Roman"/>
          <w:i/>
          <w:sz w:val="20"/>
          <w:szCs w:val="20"/>
          <w:lang w:val="en-GB"/>
        </w:rPr>
        <w:t>Climate Dynamics</w:t>
      </w:r>
      <w:r w:rsidRPr="001E7A27">
        <w:rPr>
          <w:rFonts w:cs="Times New Roman"/>
          <w:sz w:val="20"/>
          <w:szCs w:val="20"/>
          <w:lang w:val="en-GB"/>
        </w:rPr>
        <w:t xml:space="preserve">, </w:t>
      </w:r>
      <w:r w:rsidRPr="001E7A27">
        <w:rPr>
          <w:rFonts w:cs="Times New Roman"/>
          <w:b/>
          <w:sz w:val="20"/>
          <w:szCs w:val="20"/>
          <w:lang w:val="en-GB"/>
        </w:rPr>
        <w:t>44(7–8)</w:t>
      </w:r>
      <w:r w:rsidRPr="001E7A27">
        <w:rPr>
          <w:rFonts w:cs="Times New Roman"/>
          <w:sz w:val="20"/>
          <w:szCs w:val="20"/>
          <w:lang w:val="en-GB"/>
        </w:rPr>
        <w:t>, 2287–2299, doi:</w:t>
      </w:r>
      <w:hyperlink r:id="rId742" w:history="1">
        <w:r w:rsidRPr="001E7A27">
          <w:rPr>
            <w:rStyle w:val="Hyperlink"/>
            <w:rFonts w:cs="Times New Roman"/>
            <w:sz w:val="20"/>
            <w:szCs w:val="20"/>
            <w:lang w:val="en-GB"/>
          </w:rPr>
          <w:t>10.1007/s00382-014-2308-0</w:t>
        </w:r>
      </w:hyperlink>
      <w:r w:rsidRPr="001E7A27">
        <w:rPr>
          <w:rFonts w:cs="Times New Roman"/>
          <w:sz w:val="20"/>
          <w:szCs w:val="20"/>
          <w:lang w:val="en-GB"/>
        </w:rPr>
        <w:t>.</w:t>
      </w:r>
    </w:p>
    <w:p w14:paraId="40E373B0" w14:textId="55B12B3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Martínez-Botí, M.A. et al., 2015a: Plio-Pleistocene climate sensitivity evaluated using high-resolution CO2 records.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518(7537)</w:t>
      </w:r>
      <w:r w:rsidRPr="001E7A27">
        <w:rPr>
          <w:rFonts w:cs="Times New Roman"/>
          <w:sz w:val="20"/>
          <w:szCs w:val="20"/>
          <w:lang w:val="en-GB"/>
        </w:rPr>
        <w:t>, 49–54, doi:</w:t>
      </w:r>
      <w:hyperlink r:id="rId743" w:history="1">
        <w:r w:rsidRPr="001E7A27">
          <w:rPr>
            <w:rStyle w:val="Hyperlink"/>
            <w:rFonts w:cs="Times New Roman"/>
            <w:sz w:val="20"/>
            <w:szCs w:val="20"/>
            <w:lang w:val="en-GB"/>
          </w:rPr>
          <w:t>10.1038/nature14145</w:t>
        </w:r>
      </w:hyperlink>
      <w:r w:rsidRPr="001E7A27">
        <w:rPr>
          <w:rFonts w:cs="Times New Roman"/>
          <w:sz w:val="20"/>
          <w:szCs w:val="20"/>
          <w:lang w:val="en-GB"/>
        </w:rPr>
        <w:t>.</w:t>
      </w:r>
    </w:p>
    <w:p w14:paraId="08D3A6CA" w14:textId="146B9F1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Martínez-Botí, M.A. et al., 2015b: Boron isotope evidence for oceanic carbon dioxide leakage during the last deglaciation.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518(7538)</w:t>
      </w:r>
      <w:r w:rsidRPr="001E7A27">
        <w:rPr>
          <w:rFonts w:cs="Times New Roman"/>
          <w:sz w:val="20"/>
          <w:szCs w:val="20"/>
          <w:lang w:val="en-GB"/>
        </w:rPr>
        <w:t>, 219–222, doi:</w:t>
      </w:r>
      <w:hyperlink r:id="rId744" w:history="1">
        <w:r w:rsidRPr="001E7A27">
          <w:rPr>
            <w:rStyle w:val="Hyperlink"/>
            <w:rFonts w:cs="Times New Roman"/>
            <w:sz w:val="20"/>
            <w:szCs w:val="20"/>
            <w:lang w:val="en-GB"/>
          </w:rPr>
          <w:t>10.1038/nature14155</w:t>
        </w:r>
      </w:hyperlink>
      <w:r w:rsidRPr="001E7A27">
        <w:rPr>
          <w:rFonts w:cs="Times New Roman"/>
          <w:sz w:val="20"/>
          <w:szCs w:val="20"/>
          <w:lang w:val="en-GB"/>
        </w:rPr>
        <w:t>.</w:t>
      </w:r>
    </w:p>
    <w:p w14:paraId="7FC24C01" w14:textId="5615C1D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Martinez-Garcia, A. et al., 2014: Iron Fertilization of the Subantarctic Ocean During the Last Ice Age.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343(6177)</w:t>
      </w:r>
      <w:r w:rsidRPr="001E7A27">
        <w:rPr>
          <w:rFonts w:cs="Times New Roman"/>
          <w:sz w:val="20"/>
          <w:szCs w:val="20"/>
          <w:lang w:val="en-GB"/>
        </w:rPr>
        <w:t>, 1347–1350, doi:</w:t>
      </w:r>
      <w:hyperlink r:id="rId745" w:history="1">
        <w:r w:rsidRPr="001E7A27">
          <w:rPr>
            <w:rStyle w:val="Hyperlink"/>
            <w:rFonts w:cs="Times New Roman"/>
            <w:sz w:val="20"/>
            <w:szCs w:val="20"/>
            <w:lang w:val="en-GB"/>
          </w:rPr>
          <w:t>10.1126/science.1246848</w:t>
        </w:r>
      </w:hyperlink>
      <w:r w:rsidRPr="001E7A27">
        <w:rPr>
          <w:rFonts w:cs="Times New Roman"/>
          <w:sz w:val="20"/>
          <w:szCs w:val="20"/>
          <w:lang w:val="en-GB"/>
        </w:rPr>
        <w:t>.</w:t>
      </w:r>
    </w:p>
    <w:p w14:paraId="1BB91CA2" w14:textId="603AD13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Martinez-Rey, J., L. Bopp, M. Gehlen, A. Tagliabue, and N. Gruber, 2015: Projections of oceanic N2O emissions in the 21st century using the IPSL Earth system model.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12(13)</w:t>
      </w:r>
      <w:r w:rsidRPr="001E7A27">
        <w:rPr>
          <w:rFonts w:cs="Times New Roman"/>
          <w:sz w:val="20"/>
          <w:szCs w:val="20"/>
          <w:lang w:val="en-GB"/>
        </w:rPr>
        <w:t>, 4133–4148, doi:</w:t>
      </w:r>
      <w:hyperlink r:id="rId746" w:history="1">
        <w:r w:rsidRPr="001E7A27">
          <w:rPr>
            <w:rStyle w:val="Hyperlink"/>
            <w:rFonts w:cs="Times New Roman"/>
            <w:sz w:val="20"/>
            <w:szCs w:val="20"/>
            <w:lang w:val="en-GB"/>
          </w:rPr>
          <w:t>10.5194/bg-12-4133-2015</w:t>
        </w:r>
      </w:hyperlink>
      <w:r w:rsidRPr="001E7A27">
        <w:rPr>
          <w:rFonts w:cs="Times New Roman"/>
          <w:sz w:val="20"/>
          <w:szCs w:val="20"/>
          <w:lang w:val="en-GB"/>
        </w:rPr>
        <w:t>.</w:t>
      </w:r>
    </w:p>
    <w:p w14:paraId="4B7A23F2" w14:textId="29ADA93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Mastrotheodoros, T. et al., 2017: Linking plant functional trait plasticity and the large increase in forest water use efficiency. </w:t>
      </w:r>
      <w:r w:rsidRPr="001E7A27">
        <w:rPr>
          <w:rFonts w:cs="Times New Roman"/>
          <w:i/>
          <w:sz w:val="20"/>
          <w:szCs w:val="20"/>
          <w:lang w:val="en-GB"/>
        </w:rPr>
        <w:t>Journal of Geophysical Research: Biogeosciences</w:t>
      </w:r>
      <w:r w:rsidRPr="001E7A27">
        <w:rPr>
          <w:rFonts w:cs="Times New Roman"/>
          <w:sz w:val="20"/>
          <w:szCs w:val="20"/>
          <w:lang w:val="en-GB"/>
        </w:rPr>
        <w:t xml:space="preserve">, </w:t>
      </w:r>
      <w:r w:rsidRPr="001E7A27">
        <w:rPr>
          <w:rFonts w:cs="Times New Roman"/>
          <w:b/>
          <w:sz w:val="20"/>
          <w:szCs w:val="20"/>
          <w:lang w:val="en-GB"/>
        </w:rPr>
        <w:t>122(9)</w:t>
      </w:r>
      <w:r w:rsidRPr="001E7A27">
        <w:rPr>
          <w:rFonts w:cs="Times New Roman"/>
          <w:sz w:val="20"/>
          <w:szCs w:val="20"/>
          <w:lang w:val="en-GB"/>
        </w:rPr>
        <w:t>, 2393–2408, doi:</w:t>
      </w:r>
      <w:hyperlink r:id="rId747" w:history="1">
        <w:r w:rsidRPr="001E7A27">
          <w:rPr>
            <w:rStyle w:val="Hyperlink"/>
            <w:rFonts w:cs="Times New Roman"/>
            <w:sz w:val="20"/>
            <w:szCs w:val="20"/>
            <w:lang w:val="en-GB"/>
          </w:rPr>
          <w:t>10.1002/2017jg003890</w:t>
        </w:r>
      </w:hyperlink>
      <w:r w:rsidRPr="001E7A27">
        <w:rPr>
          <w:rFonts w:cs="Times New Roman"/>
          <w:sz w:val="20"/>
          <w:szCs w:val="20"/>
          <w:lang w:val="en-GB"/>
        </w:rPr>
        <w:t>.</w:t>
      </w:r>
    </w:p>
    <w:p w14:paraId="064259B6" w14:textId="27380AB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Matear, R.J. and A. Lenton, 2014: Quantifying the impact of ocean acidification on our future climate.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11(14)</w:t>
      </w:r>
      <w:r w:rsidRPr="001E7A27">
        <w:rPr>
          <w:rFonts w:cs="Times New Roman"/>
          <w:sz w:val="20"/>
          <w:szCs w:val="20"/>
          <w:lang w:val="en-GB"/>
        </w:rPr>
        <w:t>, 3965–3983, doi:</w:t>
      </w:r>
      <w:hyperlink r:id="rId748" w:history="1">
        <w:r w:rsidRPr="001E7A27">
          <w:rPr>
            <w:rStyle w:val="Hyperlink"/>
            <w:rFonts w:cs="Times New Roman"/>
            <w:sz w:val="20"/>
            <w:szCs w:val="20"/>
            <w:lang w:val="en-GB"/>
          </w:rPr>
          <w:t>10.5194/bg-11-3965-2014</w:t>
        </w:r>
      </w:hyperlink>
      <w:r w:rsidRPr="001E7A27">
        <w:rPr>
          <w:rFonts w:cs="Times New Roman"/>
          <w:sz w:val="20"/>
          <w:szCs w:val="20"/>
          <w:lang w:val="en-GB"/>
        </w:rPr>
        <w:t>.</w:t>
      </w:r>
    </w:p>
    <w:p w14:paraId="2BFF334B" w14:textId="4B5F523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Mathesius, S., M. Hofmann, K. Caldeira, and H.J. Schellnhuber, 2015: Long-term response of oceans to CO2 removal from the atmosphere.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5(12)</w:t>
      </w:r>
      <w:r w:rsidRPr="001E7A27">
        <w:rPr>
          <w:rFonts w:cs="Times New Roman"/>
          <w:sz w:val="20"/>
          <w:szCs w:val="20"/>
          <w:lang w:val="en-GB"/>
        </w:rPr>
        <w:t>, 1107–1113, doi:</w:t>
      </w:r>
      <w:hyperlink r:id="rId749" w:history="1">
        <w:r w:rsidRPr="001E7A27">
          <w:rPr>
            <w:rStyle w:val="Hyperlink"/>
            <w:rFonts w:cs="Times New Roman"/>
            <w:sz w:val="20"/>
            <w:szCs w:val="20"/>
            <w:lang w:val="en-GB"/>
          </w:rPr>
          <w:t>10.1038/nclimate2729</w:t>
        </w:r>
      </w:hyperlink>
      <w:r w:rsidRPr="001E7A27">
        <w:rPr>
          <w:rFonts w:cs="Times New Roman"/>
          <w:sz w:val="20"/>
          <w:szCs w:val="20"/>
          <w:lang w:val="en-GB"/>
        </w:rPr>
        <w:t>.</w:t>
      </w:r>
    </w:p>
    <w:p w14:paraId="22E32669" w14:textId="1B05CAE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Matthews, H.D. and K. Caldeira, 2007: Transient climate carbon simulations of planetary geoengineering.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104(24)</w:t>
      </w:r>
      <w:r w:rsidRPr="001E7A27">
        <w:rPr>
          <w:rFonts w:cs="Times New Roman"/>
          <w:sz w:val="20"/>
          <w:szCs w:val="20"/>
          <w:lang w:val="en-GB"/>
        </w:rPr>
        <w:t>, 9949–9954, doi:</w:t>
      </w:r>
      <w:hyperlink r:id="rId750" w:history="1">
        <w:r w:rsidRPr="001E7A27">
          <w:rPr>
            <w:rStyle w:val="Hyperlink"/>
            <w:rFonts w:cs="Times New Roman"/>
            <w:sz w:val="20"/>
            <w:szCs w:val="20"/>
            <w:lang w:val="en-GB"/>
          </w:rPr>
          <w:t>10.1073/pnas.0700419104</w:t>
        </w:r>
      </w:hyperlink>
      <w:r w:rsidRPr="001E7A27">
        <w:rPr>
          <w:rFonts w:cs="Times New Roman"/>
          <w:sz w:val="20"/>
          <w:szCs w:val="20"/>
          <w:lang w:val="en-GB"/>
        </w:rPr>
        <w:t>.</w:t>
      </w:r>
    </w:p>
    <w:p w14:paraId="48453032" w14:textId="6B73DAA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Matthews, H.D. and S. Solomon, 2013: Irreversible does not mean unavoidable.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340(6131)</w:t>
      </w:r>
      <w:r w:rsidRPr="001E7A27">
        <w:rPr>
          <w:rFonts w:cs="Times New Roman"/>
          <w:sz w:val="20"/>
          <w:szCs w:val="20"/>
          <w:lang w:val="en-GB"/>
        </w:rPr>
        <w:t>, 438–439, doi:</w:t>
      </w:r>
      <w:hyperlink r:id="rId751" w:history="1">
        <w:r w:rsidRPr="001E7A27">
          <w:rPr>
            <w:rStyle w:val="Hyperlink"/>
            <w:rFonts w:cs="Times New Roman"/>
            <w:sz w:val="20"/>
            <w:szCs w:val="20"/>
            <w:lang w:val="en-GB"/>
          </w:rPr>
          <w:t>10.1126/science.1236372</w:t>
        </w:r>
      </w:hyperlink>
      <w:r w:rsidRPr="001E7A27">
        <w:rPr>
          <w:rFonts w:cs="Times New Roman"/>
          <w:sz w:val="20"/>
          <w:szCs w:val="20"/>
          <w:lang w:val="en-GB"/>
        </w:rPr>
        <w:t>.</w:t>
      </w:r>
    </w:p>
    <w:p w14:paraId="5698F4F0" w14:textId="6EDB5E7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Matthews, H.D., S. Solomon, and R. Pierrehumbert, 2012: Cumulative carbon as a policy framework for achieving climate stabilization. </w:t>
      </w:r>
      <w:r w:rsidRPr="001E7A27">
        <w:rPr>
          <w:rFonts w:cs="Times New Roman"/>
          <w:i/>
          <w:sz w:val="20"/>
          <w:szCs w:val="20"/>
          <w:lang w:val="en-GB"/>
        </w:rPr>
        <w:t>Philosophical Transactions of the Royal Society A: Mathematical, Physical and Engineering Sciences</w:t>
      </w:r>
      <w:r w:rsidRPr="001E7A27">
        <w:rPr>
          <w:rFonts w:cs="Times New Roman"/>
          <w:sz w:val="20"/>
          <w:szCs w:val="20"/>
          <w:lang w:val="en-GB"/>
        </w:rPr>
        <w:t xml:space="preserve">, </w:t>
      </w:r>
      <w:r w:rsidRPr="001E7A27">
        <w:rPr>
          <w:rFonts w:cs="Times New Roman"/>
          <w:b/>
          <w:sz w:val="20"/>
          <w:szCs w:val="20"/>
          <w:lang w:val="en-GB"/>
        </w:rPr>
        <w:t>370(1974)</w:t>
      </w:r>
      <w:r w:rsidRPr="001E7A27">
        <w:rPr>
          <w:rFonts w:cs="Times New Roman"/>
          <w:sz w:val="20"/>
          <w:szCs w:val="20"/>
          <w:lang w:val="en-GB"/>
        </w:rPr>
        <w:t>, 4365–4379, doi:</w:t>
      </w:r>
      <w:hyperlink r:id="rId752" w:history="1">
        <w:r w:rsidRPr="001E7A27">
          <w:rPr>
            <w:rStyle w:val="Hyperlink"/>
            <w:rFonts w:cs="Times New Roman"/>
            <w:sz w:val="20"/>
            <w:szCs w:val="20"/>
            <w:lang w:val="en-GB"/>
          </w:rPr>
          <w:t>10.1098/rsta.2012.0064</w:t>
        </w:r>
      </w:hyperlink>
      <w:r w:rsidRPr="001E7A27">
        <w:rPr>
          <w:rFonts w:cs="Times New Roman"/>
          <w:sz w:val="20"/>
          <w:szCs w:val="20"/>
          <w:lang w:val="en-GB"/>
        </w:rPr>
        <w:t>.</w:t>
      </w:r>
    </w:p>
    <w:p w14:paraId="70C325F6" w14:textId="5A7F3A0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Matthews, H.D., N.P. Gillett, P.A. Stott, and K. Zickfeld, 2009: The proportionality of global warming to cumulative carbon emissions.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459(7248)</w:t>
      </w:r>
      <w:r w:rsidRPr="001E7A27">
        <w:rPr>
          <w:rFonts w:cs="Times New Roman"/>
          <w:sz w:val="20"/>
          <w:szCs w:val="20"/>
          <w:lang w:val="en-GB"/>
        </w:rPr>
        <w:t>, 829–832, doi:</w:t>
      </w:r>
      <w:hyperlink r:id="rId753" w:history="1">
        <w:r w:rsidRPr="001E7A27">
          <w:rPr>
            <w:rStyle w:val="Hyperlink"/>
            <w:rFonts w:cs="Times New Roman"/>
            <w:sz w:val="20"/>
            <w:szCs w:val="20"/>
            <w:lang w:val="en-GB"/>
          </w:rPr>
          <w:t>10.1038/nature08047</w:t>
        </w:r>
      </w:hyperlink>
      <w:r w:rsidRPr="001E7A27">
        <w:rPr>
          <w:rFonts w:cs="Times New Roman"/>
          <w:sz w:val="20"/>
          <w:szCs w:val="20"/>
          <w:lang w:val="en-GB"/>
        </w:rPr>
        <w:t>.</w:t>
      </w:r>
    </w:p>
    <w:p w14:paraId="5DE2208B" w14:textId="773E7B4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Matthews, H.D. et al., 2017: Estimating carbon budgets for ambitious climate targets. </w:t>
      </w:r>
      <w:r w:rsidRPr="001E7A27">
        <w:rPr>
          <w:rFonts w:cs="Times New Roman"/>
          <w:i/>
          <w:sz w:val="20"/>
          <w:szCs w:val="20"/>
          <w:lang w:val="en-GB"/>
        </w:rPr>
        <w:t>Current Climate Change Reports</w:t>
      </w:r>
      <w:r w:rsidRPr="001E7A27">
        <w:rPr>
          <w:rFonts w:cs="Times New Roman"/>
          <w:sz w:val="20"/>
          <w:szCs w:val="20"/>
          <w:lang w:val="en-GB"/>
        </w:rPr>
        <w:t xml:space="preserve">, </w:t>
      </w:r>
      <w:r w:rsidRPr="001E7A27">
        <w:rPr>
          <w:rFonts w:cs="Times New Roman"/>
          <w:b/>
          <w:sz w:val="20"/>
          <w:szCs w:val="20"/>
          <w:lang w:val="en-GB"/>
        </w:rPr>
        <w:t>3(1)</w:t>
      </w:r>
      <w:r w:rsidRPr="001E7A27">
        <w:rPr>
          <w:rFonts w:cs="Times New Roman"/>
          <w:sz w:val="20"/>
          <w:szCs w:val="20"/>
          <w:lang w:val="en-GB"/>
        </w:rPr>
        <w:t>, 69–77, doi:</w:t>
      </w:r>
      <w:hyperlink r:id="rId754" w:history="1">
        <w:r w:rsidRPr="001E7A27">
          <w:rPr>
            <w:rStyle w:val="Hyperlink"/>
            <w:rFonts w:cs="Times New Roman"/>
            <w:sz w:val="20"/>
            <w:szCs w:val="20"/>
            <w:lang w:val="en-GB"/>
          </w:rPr>
          <w:t>10.1007/s40641-017-0055-0</w:t>
        </w:r>
      </w:hyperlink>
      <w:r w:rsidRPr="001E7A27">
        <w:rPr>
          <w:rFonts w:cs="Times New Roman"/>
          <w:sz w:val="20"/>
          <w:szCs w:val="20"/>
          <w:lang w:val="en-GB"/>
        </w:rPr>
        <w:t>.</w:t>
      </w:r>
    </w:p>
    <w:p w14:paraId="330D69E1" w14:textId="0EF14E0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Matthews, H.D. et al., 2020: Opportunities and challenges in using remaining carbon budgets to guide climate policy. </w:t>
      </w:r>
      <w:r w:rsidRPr="001E7A27">
        <w:rPr>
          <w:rFonts w:cs="Times New Roman"/>
          <w:i/>
          <w:sz w:val="20"/>
          <w:szCs w:val="20"/>
          <w:lang w:val="en-GB"/>
        </w:rPr>
        <w:t>Nature Geoscience</w:t>
      </w:r>
      <w:r w:rsidRPr="001E7A27">
        <w:rPr>
          <w:rFonts w:cs="Times New Roman"/>
          <w:sz w:val="20"/>
          <w:szCs w:val="20"/>
          <w:lang w:val="en-GB"/>
        </w:rPr>
        <w:t>, 1–13, doi:</w:t>
      </w:r>
      <w:hyperlink r:id="rId755" w:history="1">
        <w:r w:rsidRPr="001E7A27">
          <w:rPr>
            <w:rStyle w:val="Hyperlink"/>
            <w:rFonts w:cs="Times New Roman"/>
            <w:sz w:val="20"/>
            <w:szCs w:val="20"/>
            <w:lang w:val="en-GB"/>
          </w:rPr>
          <w:t>10.1038/s41561-020-00663-3</w:t>
        </w:r>
      </w:hyperlink>
      <w:r w:rsidRPr="001E7A27">
        <w:rPr>
          <w:rFonts w:cs="Times New Roman"/>
          <w:sz w:val="20"/>
          <w:szCs w:val="20"/>
          <w:lang w:val="en-GB"/>
        </w:rPr>
        <w:t>.</w:t>
      </w:r>
    </w:p>
    <w:p w14:paraId="5A4C2DF3" w14:textId="1DCB4DB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Matthews, H.D. et al., 2021: An integrated approach to quantifying uncertainties in the remaining carbon budget. </w:t>
      </w:r>
      <w:r w:rsidRPr="001E7A27">
        <w:rPr>
          <w:rFonts w:cs="Times New Roman"/>
          <w:i/>
          <w:sz w:val="20"/>
          <w:szCs w:val="20"/>
          <w:lang w:val="en-GB"/>
        </w:rPr>
        <w:t>Communications Earth &amp; Environment</w:t>
      </w:r>
      <w:r w:rsidRPr="001E7A27">
        <w:rPr>
          <w:rFonts w:cs="Times New Roman"/>
          <w:sz w:val="20"/>
          <w:szCs w:val="20"/>
          <w:lang w:val="en-GB"/>
        </w:rPr>
        <w:t xml:space="preserve">, </w:t>
      </w:r>
      <w:r w:rsidRPr="001E7A27">
        <w:rPr>
          <w:rFonts w:cs="Times New Roman"/>
          <w:b/>
          <w:sz w:val="20"/>
          <w:szCs w:val="20"/>
          <w:lang w:val="en-GB"/>
        </w:rPr>
        <w:t>2(1)</w:t>
      </w:r>
      <w:r w:rsidRPr="001E7A27">
        <w:rPr>
          <w:rFonts w:cs="Times New Roman"/>
          <w:sz w:val="20"/>
          <w:szCs w:val="20"/>
          <w:lang w:val="en-GB"/>
        </w:rPr>
        <w:t>, 1–11, doi:</w:t>
      </w:r>
      <w:hyperlink r:id="rId756" w:history="1">
        <w:r w:rsidRPr="001E7A27">
          <w:rPr>
            <w:rStyle w:val="Hyperlink"/>
            <w:rFonts w:cs="Times New Roman"/>
            <w:sz w:val="20"/>
            <w:szCs w:val="20"/>
            <w:lang w:val="en-GB"/>
          </w:rPr>
          <w:t>10.1038/s43247-020-00064-9</w:t>
        </w:r>
      </w:hyperlink>
      <w:r w:rsidRPr="001E7A27">
        <w:rPr>
          <w:rFonts w:cs="Times New Roman"/>
          <w:sz w:val="20"/>
          <w:szCs w:val="20"/>
          <w:lang w:val="en-GB"/>
        </w:rPr>
        <w:t>.</w:t>
      </w:r>
    </w:p>
    <w:p w14:paraId="1B70F093" w14:textId="1F42A35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Mattsdotter Björk, M., A. Fransson, A. Torstensson, and M. Chierici, 2014: Ocean acidification state in western </w:t>
      </w:r>
      <w:r w:rsidRPr="001E7A27">
        <w:rPr>
          <w:rFonts w:cs="Times New Roman"/>
          <w:sz w:val="20"/>
          <w:szCs w:val="20"/>
          <w:lang w:val="en-GB"/>
        </w:rPr>
        <w:lastRenderedPageBreak/>
        <w:t xml:space="preserve">Antarctic surface waters: controls and interannual variability.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57–73, doi:</w:t>
      </w:r>
      <w:hyperlink r:id="rId757" w:history="1">
        <w:r w:rsidRPr="001E7A27">
          <w:rPr>
            <w:rStyle w:val="Hyperlink"/>
            <w:rFonts w:cs="Times New Roman"/>
            <w:sz w:val="20"/>
            <w:szCs w:val="20"/>
            <w:lang w:val="en-GB"/>
          </w:rPr>
          <w:t>10.5194/bg-11-57-2014</w:t>
        </w:r>
      </w:hyperlink>
      <w:r w:rsidRPr="001E7A27">
        <w:rPr>
          <w:rFonts w:cs="Times New Roman"/>
          <w:sz w:val="20"/>
          <w:szCs w:val="20"/>
          <w:lang w:val="en-GB"/>
        </w:rPr>
        <w:t>.</w:t>
      </w:r>
    </w:p>
    <w:p w14:paraId="5A80C579" w14:textId="6157586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Maxwell, S.L. et al., 2019: Degradation and forgone removals increase the carbon impact of intact forest loss by 626%. </w:t>
      </w:r>
      <w:r w:rsidRPr="001E7A27">
        <w:rPr>
          <w:rFonts w:cs="Times New Roman"/>
          <w:i/>
          <w:sz w:val="20"/>
          <w:szCs w:val="20"/>
          <w:lang w:val="en-GB"/>
        </w:rPr>
        <w:t>Science Advances</w:t>
      </w:r>
      <w:r w:rsidRPr="001E7A27">
        <w:rPr>
          <w:rFonts w:cs="Times New Roman"/>
          <w:sz w:val="20"/>
          <w:szCs w:val="20"/>
          <w:lang w:val="en-GB"/>
        </w:rPr>
        <w:t xml:space="preserve">, </w:t>
      </w:r>
      <w:r w:rsidRPr="001E7A27">
        <w:rPr>
          <w:rFonts w:cs="Times New Roman"/>
          <w:b/>
          <w:sz w:val="20"/>
          <w:szCs w:val="20"/>
          <w:lang w:val="en-GB"/>
        </w:rPr>
        <w:t>5(10)</w:t>
      </w:r>
      <w:r w:rsidRPr="001E7A27">
        <w:rPr>
          <w:rFonts w:cs="Times New Roman"/>
          <w:sz w:val="20"/>
          <w:szCs w:val="20"/>
          <w:lang w:val="en-GB"/>
        </w:rPr>
        <w:t>, eaax2546, doi:</w:t>
      </w:r>
      <w:hyperlink r:id="rId758" w:history="1">
        <w:r w:rsidRPr="001E7A27">
          <w:rPr>
            <w:rStyle w:val="Hyperlink"/>
            <w:rFonts w:cs="Times New Roman"/>
            <w:sz w:val="20"/>
            <w:szCs w:val="20"/>
            <w:lang w:val="en-GB"/>
          </w:rPr>
          <w:t>10.1126/sciadv.aax2546</w:t>
        </w:r>
      </w:hyperlink>
      <w:r w:rsidRPr="001E7A27">
        <w:rPr>
          <w:rFonts w:cs="Times New Roman"/>
          <w:sz w:val="20"/>
          <w:szCs w:val="20"/>
          <w:lang w:val="en-GB"/>
        </w:rPr>
        <w:t>.</w:t>
      </w:r>
    </w:p>
    <w:p w14:paraId="6EE70024" w14:textId="4FED798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McCormack, C.G. et al., 2016: Key impacts of climate engineering on biodiversity and ecosystems, with priorities for future research. </w:t>
      </w:r>
      <w:r w:rsidRPr="001E7A27">
        <w:rPr>
          <w:rFonts w:cs="Times New Roman"/>
          <w:i/>
          <w:sz w:val="20"/>
          <w:szCs w:val="20"/>
          <w:lang w:val="en-GB"/>
        </w:rPr>
        <w:t>Journal of Integrative Environmental Sciences</w:t>
      </w:r>
      <w:r w:rsidRPr="001E7A27">
        <w:rPr>
          <w:rFonts w:cs="Times New Roman"/>
          <w:sz w:val="20"/>
          <w:szCs w:val="20"/>
          <w:lang w:val="en-GB"/>
        </w:rPr>
        <w:t xml:space="preserve">, </w:t>
      </w:r>
      <w:r w:rsidRPr="001E7A27">
        <w:rPr>
          <w:rFonts w:cs="Times New Roman"/>
          <w:b/>
          <w:sz w:val="20"/>
          <w:szCs w:val="20"/>
          <w:lang w:val="en-GB"/>
        </w:rPr>
        <w:t>13(2–4)</w:t>
      </w:r>
      <w:r w:rsidRPr="001E7A27">
        <w:rPr>
          <w:rFonts w:cs="Times New Roman"/>
          <w:sz w:val="20"/>
          <w:szCs w:val="20"/>
          <w:lang w:val="en-GB"/>
        </w:rPr>
        <w:t>, 1–26, doi:</w:t>
      </w:r>
      <w:hyperlink r:id="rId759" w:history="1">
        <w:r w:rsidRPr="001E7A27">
          <w:rPr>
            <w:rStyle w:val="Hyperlink"/>
            <w:rFonts w:cs="Times New Roman"/>
            <w:sz w:val="20"/>
            <w:szCs w:val="20"/>
            <w:lang w:val="en-GB"/>
          </w:rPr>
          <w:t>10.1080/1943815x.2016.1159578</w:t>
        </w:r>
      </w:hyperlink>
      <w:r w:rsidRPr="001E7A27">
        <w:rPr>
          <w:rFonts w:cs="Times New Roman"/>
          <w:sz w:val="20"/>
          <w:szCs w:val="20"/>
          <w:lang w:val="en-GB"/>
        </w:rPr>
        <w:t>.</w:t>
      </w:r>
    </w:p>
    <w:p w14:paraId="645B7021" w14:textId="340B393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McCusker, K.E., K.C. Armour, C.M. Bitz, and D.S. Battisti, 2014: Rapid and extensive warming following cessation of solar radiation management.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9(2)</w:t>
      </w:r>
      <w:r w:rsidRPr="001E7A27">
        <w:rPr>
          <w:rFonts w:cs="Times New Roman"/>
          <w:sz w:val="20"/>
          <w:szCs w:val="20"/>
          <w:lang w:val="en-GB"/>
        </w:rPr>
        <w:t>, doi:</w:t>
      </w:r>
      <w:hyperlink r:id="rId760" w:history="1">
        <w:r w:rsidRPr="001E7A27">
          <w:rPr>
            <w:rStyle w:val="Hyperlink"/>
            <w:rFonts w:cs="Times New Roman"/>
            <w:sz w:val="20"/>
            <w:szCs w:val="20"/>
            <w:lang w:val="en-GB"/>
          </w:rPr>
          <w:t>10.1088/1748-9326/9/2/024005</w:t>
        </w:r>
      </w:hyperlink>
      <w:r w:rsidRPr="001E7A27">
        <w:rPr>
          <w:rFonts w:cs="Times New Roman"/>
          <w:sz w:val="20"/>
          <w:szCs w:val="20"/>
          <w:lang w:val="en-GB"/>
        </w:rPr>
        <w:t>.</w:t>
      </w:r>
    </w:p>
    <w:p w14:paraId="2D9FD161" w14:textId="464152F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McDaniel, M.D., D. Saha, M.G. Dumont, M. Hernández, and M.A. Adams, 2019: The effect of land-use change on soil CH4 and N2O fluxes: a global meta-analysis. </w:t>
      </w:r>
      <w:r w:rsidRPr="001E7A27">
        <w:rPr>
          <w:rFonts w:cs="Times New Roman"/>
          <w:i/>
          <w:sz w:val="20"/>
          <w:szCs w:val="20"/>
          <w:lang w:val="en-GB"/>
        </w:rPr>
        <w:t>Ecosystems</w:t>
      </w:r>
      <w:r w:rsidRPr="001E7A27">
        <w:rPr>
          <w:rFonts w:cs="Times New Roman"/>
          <w:sz w:val="20"/>
          <w:szCs w:val="20"/>
          <w:lang w:val="en-GB"/>
        </w:rPr>
        <w:t xml:space="preserve">, </w:t>
      </w:r>
      <w:r w:rsidRPr="001E7A27">
        <w:rPr>
          <w:rFonts w:cs="Times New Roman"/>
          <w:b/>
          <w:sz w:val="20"/>
          <w:szCs w:val="20"/>
          <w:lang w:val="en-GB"/>
        </w:rPr>
        <w:t>22(6)</w:t>
      </w:r>
      <w:r w:rsidRPr="001E7A27">
        <w:rPr>
          <w:rFonts w:cs="Times New Roman"/>
          <w:sz w:val="20"/>
          <w:szCs w:val="20"/>
          <w:lang w:val="en-GB"/>
        </w:rPr>
        <w:t>, 1424–1443, doi:</w:t>
      </w:r>
      <w:hyperlink r:id="rId761" w:history="1">
        <w:r w:rsidRPr="001E7A27">
          <w:rPr>
            <w:rStyle w:val="Hyperlink"/>
            <w:rFonts w:cs="Times New Roman"/>
            <w:sz w:val="20"/>
            <w:szCs w:val="20"/>
            <w:lang w:val="en-GB"/>
          </w:rPr>
          <w:t>10.1007/s10021-019-00347-z</w:t>
        </w:r>
      </w:hyperlink>
      <w:r w:rsidRPr="001E7A27">
        <w:rPr>
          <w:rFonts w:cs="Times New Roman"/>
          <w:sz w:val="20"/>
          <w:szCs w:val="20"/>
          <w:lang w:val="en-GB"/>
        </w:rPr>
        <w:t>.</w:t>
      </w:r>
    </w:p>
    <w:p w14:paraId="5319822C" w14:textId="59B7213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McDermid, S.S. et al., 2021: Disentangling the Regional Climate Impacts of Competing Vegetation Responses to Elevated Atmospheric CO2.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126(5)</w:t>
      </w:r>
      <w:r w:rsidRPr="001E7A27">
        <w:rPr>
          <w:rFonts w:cs="Times New Roman"/>
          <w:sz w:val="20"/>
          <w:szCs w:val="20"/>
          <w:lang w:val="en-GB"/>
        </w:rPr>
        <w:t>, 1–23, doi:</w:t>
      </w:r>
      <w:hyperlink r:id="rId762" w:history="1">
        <w:r w:rsidRPr="001E7A27">
          <w:rPr>
            <w:rStyle w:val="Hyperlink"/>
            <w:rFonts w:cs="Times New Roman"/>
            <w:sz w:val="20"/>
            <w:szCs w:val="20"/>
            <w:lang w:val="en-GB"/>
          </w:rPr>
          <w:t>10.1029/2020jd034108</w:t>
        </w:r>
      </w:hyperlink>
      <w:r w:rsidRPr="001E7A27">
        <w:rPr>
          <w:rFonts w:cs="Times New Roman"/>
          <w:sz w:val="20"/>
          <w:szCs w:val="20"/>
          <w:lang w:val="en-GB"/>
        </w:rPr>
        <w:t>.</w:t>
      </w:r>
    </w:p>
    <w:p w14:paraId="61820BD4" w14:textId="5A524D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McDowell, N. et al., 2018: Drivers and mechanisms of tree mortality in moist tropical forests.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219(3)</w:t>
      </w:r>
      <w:r w:rsidRPr="001E7A27">
        <w:rPr>
          <w:rFonts w:cs="Times New Roman"/>
          <w:sz w:val="20"/>
          <w:szCs w:val="20"/>
          <w:lang w:val="en-GB"/>
        </w:rPr>
        <w:t>, 851–869, doi:</w:t>
      </w:r>
      <w:hyperlink r:id="rId763" w:history="1">
        <w:r w:rsidRPr="001E7A27">
          <w:rPr>
            <w:rStyle w:val="Hyperlink"/>
            <w:rFonts w:cs="Times New Roman"/>
            <w:sz w:val="20"/>
            <w:szCs w:val="20"/>
            <w:lang w:val="en-GB"/>
          </w:rPr>
          <w:t>10.1111/nph.15027</w:t>
        </w:r>
      </w:hyperlink>
      <w:r w:rsidRPr="001E7A27">
        <w:rPr>
          <w:rFonts w:cs="Times New Roman"/>
          <w:sz w:val="20"/>
          <w:szCs w:val="20"/>
          <w:lang w:val="en-GB"/>
        </w:rPr>
        <w:t>.</w:t>
      </w:r>
    </w:p>
    <w:p w14:paraId="227E2EF9" w14:textId="472D6A8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McDowell, N.G. et al., 2020: Soil moisture dominates dryness stress on ecosystem production globally.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6(1)</w:t>
      </w:r>
      <w:r w:rsidRPr="001E7A27">
        <w:rPr>
          <w:rFonts w:cs="Times New Roman"/>
          <w:sz w:val="20"/>
          <w:szCs w:val="20"/>
          <w:lang w:val="en-GB"/>
        </w:rPr>
        <w:t>, 1–9, doi:</w:t>
      </w:r>
      <w:hyperlink r:id="rId764" w:history="1">
        <w:r w:rsidRPr="001E7A27">
          <w:rPr>
            <w:rStyle w:val="Hyperlink"/>
            <w:rFonts w:cs="Times New Roman"/>
            <w:sz w:val="20"/>
            <w:szCs w:val="20"/>
            <w:lang w:val="en-GB"/>
          </w:rPr>
          <w:t>10.1038/s41467-020-18631-1</w:t>
        </w:r>
      </w:hyperlink>
      <w:r w:rsidRPr="001E7A27">
        <w:rPr>
          <w:rFonts w:cs="Times New Roman"/>
          <w:sz w:val="20"/>
          <w:szCs w:val="20"/>
          <w:lang w:val="en-GB"/>
        </w:rPr>
        <w:t>.</w:t>
      </w:r>
    </w:p>
    <w:p w14:paraId="345BAF34" w14:textId="4909C98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McGuire, A.D. et al., 2018: Dependence of the evolution of carbon dynamics in the northern permafrost region on the trajectory of climate change.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115(15)</w:t>
      </w:r>
      <w:r w:rsidRPr="001E7A27">
        <w:rPr>
          <w:rFonts w:cs="Times New Roman"/>
          <w:sz w:val="20"/>
          <w:szCs w:val="20"/>
          <w:lang w:val="en-GB"/>
        </w:rPr>
        <w:t>, 3882–3887, doi:</w:t>
      </w:r>
      <w:hyperlink r:id="rId765" w:history="1">
        <w:r w:rsidRPr="001E7A27">
          <w:rPr>
            <w:rStyle w:val="Hyperlink"/>
            <w:rFonts w:cs="Times New Roman"/>
            <w:sz w:val="20"/>
            <w:szCs w:val="20"/>
            <w:lang w:val="en-GB"/>
          </w:rPr>
          <w:t>10.1073/pnas.1719903115</w:t>
        </w:r>
      </w:hyperlink>
      <w:r w:rsidRPr="001E7A27">
        <w:rPr>
          <w:rFonts w:cs="Times New Roman"/>
          <w:sz w:val="20"/>
          <w:szCs w:val="20"/>
          <w:lang w:val="en-GB"/>
        </w:rPr>
        <w:t>.</w:t>
      </w:r>
    </w:p>
    <w:p w14:paraId="178427F1" w14:textId="039D71B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McKinley, G.A., A.R. Fay, N.S. Lovenduski, and D.J. Pilcher, 2017: Natural Variability and Anthropogenic Trends in the Ocean Carbon Sink. </w:t>
      </w:r>
      <w:r w:rsidRPr="001E7A27">
        <w:rPr>
          <w:rFonts w:cs="Times New Roman"/>
          <w:i/>
          <w:sz w:val="20"/>
          <w:szCs w:val="20"/>
          <w:lang w:val="en-GB"/>
        </w:rPr>
        <w:t>Annual Review of Marine Science</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125–150, doi:</w:t>
      </w:r>
      <w:hyperlink r:id="rId766" w:history="1">
        <w:r w:rsidRPr="001E7A27">
          <w:rPr>
            <w:rStyle w:val="Hyperlink"/>
            <w:rFonts w:cs="Times New Roman"/>
            <w:sz w:val="20"/>
            <w:szCs w:val="20"/>
            <w:lang w:val="en-GB"/>
          </w:rPr>
          <w:t>10.1146/annurev-marine-010816-060529</w:t>
        </w:r>
      </w:hyperlink>
      <w:r w:rsidRPr="001E7A27">
        <w:rPr>
          <w:rFonts w:cs="Times New Roman"/>
          <w:sz w:val="20"/>
          <w:szCs w:val="20"/>
          <w:lang w:val="en-GB"/>
        </w:rPr>
        <w:t>.</w:t>
      </w:r>
    </w:p>
    <w:p w14:paraId="4A216B8D" w14:textId="7ECC672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McKinley, G.A., A.R. Fay, Y.A. Eddebbar, L. Gloege, and N.S. Lovenduski, 2020: External Forcing Explains Recent Decadal Variability of the Ocean Carbon Sink. </w:t>
      </w:r>
      <w:r w:rsidRPr="001E7A27">
        <w:rPr>
          <w:rFonts w:cs="Times New Roman"/>
          <w:i/>
          <w:sz w:val="20"/>
          <w:szCs w:val="20"/>
          <w:lang w:val="en-GB"/>
        </w:rPr>
        <w:t>AGU Advances</w:t>
      </w:r>
      <w:r w:rsidRPr="001E7A27">
        <w:rPr>
          <w:rFonts w:cs="Times New Roman"/>
          <w:sz w:val="20"/>
          <w:szCs w:val="20"/>
          <w:lang w:val="en-GB"/>
        </w:rPr>
        <w:t xml:space="preserve">, </w:t>
      </w:r>
      <w:r w:rsidRPr="001E7A27">
        <w:rPr>
          <w:rFonts w:cs="Times New Roman"/>
          <w:b/>
          <w:sz w:val="20"/>
          <w:szCs w:val="20"/>
          <w:lang w:val="en-GB"/>
        </w:rPr>
        <w:t>1(2)</w:t>
      </w:r>
      <w:r w:rsidRPr="001E7A27">
        <w:rPr>
          <w:rFonts w:cs="Times New Roman"/>
          <w:sz w:val="20"/>
          <w:szCs w:val="20"/>
          <w:lang w:val="en-GB"/>
        </w:rPr>
        <w:t>, doi:</w:t>
      </w:r>
      <w:hyperlink r:id="rId767" w:history="1">
        <w:r w:rsidRPr="001E7A27">
          <w:rPr>
            <w:rStyle w:val="Hyperlink"/>
            <w:rFonts w:cs="Times New Roman"/>
            <w:sz w:val="20"/>
            <w:szCs w:val="20"/>
            <w:lang w:val="en-GB"/>
          </w:rPr>
          <w:t>10.1029/2019av000149</w:t>
        </w:r>
      </w:hyperlink>
      <w:r w:rsidRPr="001E7A27">
        <w:rPr>
          <w:rFonts w:cs="Times New Roman"/>
          <w:sz w:val="20"/>
          <w:szCs w:val="20"/>
          <w:lang w:val="en-GB"/>
        </w:rPr>
        <w:t>.</w:t>
      </w:r>
    </w:p>
    <w:p w14:paraId="029EBD82" w14:textId="7B04106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McKinley, G.A. et al., 2016: Timescales for detection of trends in the ocean carbon sink.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530(7591)</w:t>
      </w:r>
      <w:r w:rsidRPr="001E7A27">
        <w:rPr>
          <w:rFonts w:cs="Times New Roman"/>
          <w:sz w:val="20"/>
          <w:szCs w:val="20"/>
          <w:lang w:val="en-GB"/>
        </w:rPr>
        <w:t>, 469–472, doi:</w:t>
      </w:r>
      <w:hyperlink r:id="rId768" w:history="1">
        <w:r w:rsidRPr="001E7A27">
          <w:rPr>
            <w:rStyle w:val="Hyperlink"/>
            <w:rFonts w:cs="Times New Roman"/>
            <w:sz w:val="20"/>
            <w:szCs w:val="20"/>
            <w:lang w:val="en-GB"/>
          </w:rPr>
          <w:t>10.1038/nature16958</w:t>
        </w:r>
      </w:hyperlink>
      <w:r w:rsidRPr="001E7A27">
        <w:rPr>
          <w:rFonts w:cs="Times New Roman"/>
          <w:sz w:val="20"/>
          <w:szCs w:val="20"/>
          <w:lang w:val="en-GB"/>
        </w:rPr>
        <w:t>.</w:t>
      </w:r>
    </w:p>
    <w:p w14:paraId="65F66648" w14:textId="52B0B02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Mcleod, E. et al., 2011: A blueprint for blue carbon: toward an improved understanding of the role of vegetated coastal habitats in sequestering CO2. </w:t>
      </w:r>
      <w:r w:rsidRPr="001E7A27">
        <w:rPr>
          <w:rFonts w:cs="Times New Roman"/>
          <w:i/>
          <w:sz w:val="20"/>
          <w:szCs w:val="20"/>
          <w:lang w:val="en-GB"/>
        </w:rPr>
        <w:t>Frontiers in Ecology and the Environment</w:t>
      </w:r>
      <w:r w:rsidRPr="001E7A27">
        <w:rPr>
          <w:rFonts w:cs="Times New Roman"/>
          <w:sz w:val="20"/>
          <w:szCs w:val="20"/>
          <w:lang w:val="en-GB"/>
        </w:rPr>
        <w:t xml:space="preserve">, </w:t>
      </w:r>
      <w:r w:rsidRPr="001E7A27">
        <w:rPr>
          <w:rFonts w:cs="Times New Roman"/>
          <w:b/>
          <w:sz w:val="20"/>
          <w:szCs w:val="20"/>
          <w:lang w:val="en-GB"/>
        </w:rPr>
        <w:t>9(10)</w:t>
      </w:r>
      <w:r w:rsidRPr="001E7A27">
        <w:rPr>
          <w:rFonts w:cs="Times New Roman"/>
          <w:sz w:val="20"/>
          <w:szCs w:val="20"/>
          <w:lang w:val="en-GB"/>
        </w:rPr>
        <w:t>, 552–560, doi:</w:t>
      </w:r>
      <w:hyperlink r:id="rId769" w:history="1">
        <w:r w:rsidRPr="001E7A27">
          <w:rPr>
            <w:rStyle w:val="Hyperlink"/>
            <w:rFonts w:cs="Times New Roman"/>
            <w:sz w:val="20"/>
            <w:szCs w:val="20"/>
            <w:lang w:val="en-GB"/>
          </w:rPr>
          <w:t>10.1890/110004</w:t>
        </w:r>
      </w:hyperlink>
      <w:r w:rsidRPr="001E7A27">
        <w:rPr>
          <w:rFonts w:cs="Times New Roman"/>
          <w:sz w:val="20"/>
          <w:szCs w:val="20"/>
          <w:lang w:val="en-GB"/>
        </w:rPr>
        <w:t>.</w:t>
      </w:r>
    </w:p>
    <w:p w14:paraId="5F62D82E" w14:textId="43C1DD3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McManus, J.F., R. Francois, J.-M. Gherardi, L.D. Keigwin, and S. Brown-Leger, 2004: Collapse and rapid resumption of Atlantic meridional circulation linked to deglacial climate changes.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428(6985)</w:t>
      </w:r>
      <w:r w:rsidRPr="001E7A27">
        <w:rPr>
          <w:rFonts w:cs="Times New Roman"/>
          <w:sz w:val="20"/>
          <w:szCs w:val="20"/>
          <w:lang w:val="en-GB"/>
        </w:rPr>
        <w:t>, 834–837, doi:</w:t>
      </w:r>
      <w:hyperlink r:id="rId770" w:history="1">
        <w:r w:rsidRPr="001E7A27">
          <w:rPr>
            <w:rStyle w:val="Hyperlink"/>
            <w:rFonts w:cs="Times New Roman"/>
            <w:sz w:val="20"/>
            <w:szCs w:val="20"/>
            <w:lang w:val="en-GB"/>
          </w:rPr>
          <w:t>10.1038/nature02494</w:t>
        </w:r>
      </w:hyperlink>
      <w:r w:rsidRPr="001E7A27">
        <w:rPr>
          <w:rFonts w:cs="Times New Roman"/>
          <w:sz w:val="20"/>
          <w:szCs w:val="20"/>
          <w:lang w:val="en-GB"/>
        </w:rPr>
        <w:t>.</w:t>
      </w:r>
    </w:p>
    <w:p w14:paraId="7F50E8D0" w14:textId="1CB6A65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McNeil, B.I. and T.P. Sasse, 2016: Future ocean hypercapnia driven by anthropogenic amplification of the natural CO2 cycle.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529(7586)</w:t>
      </w:r>
      <w:r w:rsidRPr="001E7A27">
        <w:rPr>
          <w:rFonts w:cs="Times New Roman"/>
          <w:sz w:val="20"/>
          <w:szCs w:val="20"/>
          <w:lang w:val="en-GB"/>
        </w:rPr>
        <w:t>, 383–386, doi:</w:t>
      </w:r>
      <w:hyperlink r:id="rId771" w:history="1">
        <w:r w:rsidRPr="001E7A27">
          <w:rPr>
            <w:rStyle w:val="Hyperlink"/>
            <w:rFonts w:cs="Times New Roman"/>
            <w:sz w:val="20"/>
            <w:szCs w:val="20"/>
            <w:lang w:val="en-GB"/>
          </w:rPr>
          <w:t>10.1038/nature16156</w:t>
        </w:r>
      </w:hyperlink>
      <w:r w:rsidRPr="001E7A27">
        <w:rPr>
          <w:rFonts w:cs="Times New Roman"/>
          <w:sz w:val="20"/>
          <w:szCs w:val="20"/>
          <w:lang w:val="en-GB"/>
        </w:rPr>
        <w:t>.</w:t>
      </w:r>
    </w:p>
    <w:p w14:paraId="261778D3" w14:textId="566DEC4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McNorton, J. et al., 2018: Attribution of recent increases in atmospheric methane through 3-D inverse modelling. </w:t>
      </w:r>
      <w:r w:rsidRPr="001E7A27">
        <w:rPr>
          <w:rFonts w:cs="Times New Roman"/>
          <w:i/>
          <w:sz w:val="20"/>
          <w:szCs w:val="20"/>
          <w:lang w:val="en-GB"/>
        </w:rPr>
        <w:t>Atmos. Chem. Phys.</w:t>
      </w:r>
      <w:r w:rsidRPr="001E7A27">
        <w:rPr>
          <w:rFonts w:cs="Times New Roman"/>
          <w:sz w:val="20"/>
          <w:szCs w:val="20"/>
          <w:lang w:val="en-GB"/>
        </w:rPr>
        <w:t xml:space="preserve">, </w:t>
      </w:r>
      <w:r w:rsidRPr="001E7A27">
        <w:rPr>
          <w:rFonts w:cs="Times New Roman"/>
          <w:b/>
          <w:sz w:val="20"/>
          <w:szCs w:val="20"/>
          <w:lang w:val="en-GB"/>
        </w:rPr>
        <w:t>18(24)</w:t>
      </w:r>
      <w:r w:rsidRPr="001E7A27">
        <w:rPr>
          <w:rFonts w:cs="Times New Roman"/>
          <w:sz w:val="20"/>
          <w:szCs w:val="20"/>
          <w:lang w:val="en-GB"/>
        </w:rPr>
        <w:t>, 18149–18168, doi:</w:t>
      </w:r>
      <w:hyperlink r:id="rId772" w:history="1">
        <w:r w:rsidRPr="001E7A27">
          <w:rPr>
            <w:rStyle w:val="Hyperlink"/>
            <w:rFonts w:cs="Times New Roman"/>
            <w:sz w:val="20"/>
            <w:szCs w:val="20"/>
            <w:lang w:val="en-GB"/>
          </w:rPr>
          <w:t>10.5194/acp-18-18149-2018</w:t>
        </w:r>
      </w:hyperlink>
      <w:r w:rsidRPr="001E7A27">
        <w:rPr>
          <w:rFonts w:cs="Times New Roman"/>
          <w:sz w:val="20"/>
          <w:szCs w:val="20"/>
          <w:lang w:val="en-GB"/>
        </w:rPr>
        <w:t>.</w:t>
      </w:r>
    </w:p>
    <w:p w14:paraId="520D34E1" w14:textId="017E2B6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Medlyn, B.E. et al., 2015: Using ecosystem experiments to improve vegetation models.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5(6)</w:t>
      </w:r>
      <w:r w:rsidRPr="001E7A27">
        <w:rPr>
          <w:rFonts w:cs="Times New Roman"/>
          <w:sz w:val="20"/>
          <w:szCs w:val="20"/>
          <w:lang w:val="en-GB"/>
        </w:rPr>
        <w:t>, 528–534, doi:</w:t>
      </w:r>
      <w:hyperlink r:id="rId773" w:history="1">
        <w:r w:rsidRPr="001E7A27">
          <w:rPr>
            <w:rStyle w:val="Hyperlink"/>
            <w:rFonts w:cs="Times New Roman"/>
            <w:sz w:val="20"/>
            <w:szCs w:val="20"/>
            <w:lang w:val="en-GB"/>
          </w:rPr>
          <w:t>10.1038/nclimate2621</w:t>
        </w:r>
      </w:hyperlink>
      <w:r w:rsidRPr="001E7A27">
        <w:rPr>
          <w:rFonts w:cs="Times New Roman"/>
          <w:sz w:val="20"/>
          <w:szCs w:val="20"/>
          <w:lang w:val="en-GB"/>
        </w:rPr>
        <w:t>.</w:t>
      </w:r>
    </w:p>
    <w:p w14:paraId="6053679A" w14:textId="4032ADD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Medlyn, B.E. et al., 2016: Using models to guide field experiments: a priori predictions for the CO2 response of a nutrient- and water-limited native Eucalypt woodland.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22(8)</w:t>
      </w:r>
      <w:r w:rsidRPr="001E7A27">
        <w:rPr>
          <w:rFonts w:cs="Times New Roman"/>
          <w:sz w:val="20"/>
          <w:szCs w:val="20"/>
          <w:lang w:val="en-GB"/>
        </w:rPr>
        <w:t>, 2834–2851, doi:</w:t>
      </w:r>
      <w:hyperlink r:id="rId774" w:history="1">
        <w:r w:rsidRPr="001E7A27">
          <w:rPr>
            <w:rStyle w:val="Hyperlink"/>
            <w:rFonts w:cs="Times New Roman"/>
            <w:sz w:val="20"/>
            <w:szCs w:val="20"/>
            <w:lang w:val="en-GB"/>
          </w:rPr>
          <w:t>10.1111/gcb.13268</w:t>
        </w:r>
      </w:hyperlink>
      <w:r w:rsidRPr="001E7A27">
        <w:rPr>
          <w:rFonts w:cs="Times New Roman"/>
          <w:sz w:val="20"/>
          <w:szCs w:val="20"/>
          <w:lang w:val="en-GB"/>
        </w:rPr>
        <w:t>.</w:t>
      </w:r>
    </w:p>
    <w:p w14:paraId="7343BFB5" w14:textId="3FC1146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Meier, I.C., A.C. Finzi, and R.P. Phillips, 2017: Root exudates increase N availability by stimulating microbial turnover of fast-cycling N pools. </w:t>
      </w:r>
      <w:r w:rsidRPr="001E7A27">
        <w:rPr>
          <w:rFonts w:cs="Times New Roman"/>
          <w:i/>
          <w:sz w:val="20"/>
          <w:szCs w:val="20"/>
          <w:lang w:val="en-GB"/>
        </w:rPr>
        <w:t>Soil Biology and Biochemistry</w:t>
      </w:r>
      <w:r w:rsidRPr="001E7A27">
        <w:rPr>
          <w:rFonts w:cs="Times New Roman"/>
          <w:sz w:val="20"/>
          <w:szCs w:val="20"/>
          <w:lang w:val="en-GB"/>
        </w:rPr>
        <w:t xml:space="preserve">, </w:t>
      </w:r>
      <w:r w:rsidRPr="001E7A27">
        <w:rPr>
          <w:rFonts w:cs="Times New Roman"/>
          <w:b/>
          <w:sz w:val="20"/>
          <w:szCs w:val="20"/>
          <w:lang w:val="en-GB"/>
        </w:rPr>
        <w:t>106</w:t>
      </w:r>
      <w:r w:rsidRPr="001E7A27">
        <w:rPr>
          <w:rFonts w:cs="Times New Roman"/>
          <w:sz w:val="20"/>
          <w:szCs w:val="20"/>
          <w:lang w:val="en-GB"/>
        </w:rPr>
        <w:t>, 119–128, doi:</w:t>
      </w:r>
      <w:hyperlink r:id="rId775" w:history="1">
        <w:r w:rsidRPr="001E7A27">
          <w:rPr>
            <w:rStyle w:val="Hyperlink"/>
            <w:rFonts w:cs="Times New Roman"/>
            <w:sz w:val="20"/>
            <w:szCs w:val="20"/>
            <w:lang w:val="en-GB"/>
          </w:rPr>
          <w:t>10.1016/j.soilbio.2016.12.004</w:t>
        </w:r>
      </w:hyperlink>
      <w:r w:rsidRPr="001E7A27">
        <w:rPr>
          <w:rFonts w:cs="Times New Roman"/>
          <w:sz w:val="20"/>
          <w:szCs w:val="20"/>
          <w:lang w:val="en-GB"/>
        </w:rPr>
        <w:t>.</w:t>
      </w:r>
    </w:p>
    <w:p w14:paraId="6D37D17C" w14:textId="0C87882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Meinshausen, M., S.C.B. Raper, and T.M.L. Wigley, 2011a: Emulating coupled atmosphere-ocean and carbon cycle models with a simpler model, MAGICC6 – Part 1: Model description and calibration.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11(4)</w:t>
      </w:r>
      <w:r w:rsidRPr="001E7A27">
        <w:rPr>
          <w:rFonts w:cs="Times New Roman"/>
          <w:sz w:val="20"/>
          <w:szCs w:val="20"/>
          <w:lang w:val="en-GB"/>
        </w:rPr>
        <w:t>, 1417–1456, doi:</w:t>
      </w:r>
      <w:hyperlink r:id="rId776" w:history="1">
        <w:r w:rsidRPr="001E7A27">
          <w:rPr>
            <w:rStyle w:val="Hyperlink"/>
            <w:rFonts w:cs="Times New Roman"/>
            <w:sz w:val="20"/>
            <w:szCs w:val="20"/>
            <w:lang w:val="en-GB"/>
          </w:rPr>
          <w:t>10.5194/acp-11-1417-2011</w:t>
        </w:r>
      </w:hyperlink>
      <w:r w:rsidRPr="001E7A27">
        <w:rPr>
          <w:rFonts w:cs="Times New Roman"/>
          <w:sz w:val="20"/>
          <w:szCs w:val="20"/>
          <w:lang w:val="en-GB"/>
        </w:rPr>
        <w:t>.</w:t>
      </w:r>
    </w:p>
    <w:p w14:paraId="467E169B" w14:textId="48ACC5D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Meinshausen, M., T.M.L. Wigley, and S.C.B. Raper, 2011b: Emulating atmosphere-ocean and carbon cycle models with a simpler model, MAGICC6 – Part 2: Applications.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11(4)</w:t>
      </w:r>
      <w:r w:rsidRPr="001E7A27">
        <w:rPr>
          <w:rFonts w:cs="Times New Roman"/>
          <w:sz w:val="20"/>
          <w:szCs w:val="20"/>
          <w:lang w:val="en-GB"/>
        </w:rPr>
        <w:t>, 1457–1471, doi:</w:t>
      </w:r>
      <w:hyperlink r:id="rId777" w:history="1">
        <w:r w:rsidRPr="001E7A27">
          <w:rPr>
            <w:rStyle w:val="Hyperlink"/>
            <w:rFonts w:cs="Times New Roman"/>
            <w:sz w:val="20"/>
            <w:szCs w:val="20"/>
            <w:lang w:val="en-GB"/>
          </w:rPr>
          <w:t>10.5194/acp-11-1457-2011</w:t>
        </w:r>
      </w:hyperlink>
      <w:r w:rsidRPr="001E7A27">
        <w:rPr>
          <w:rFonts w:cs="Times New Roman"/>
          <w:sz w:val="20"/>
          <w:szCs w:val="20"/>
          <w:lang w:val="en-GB"/>
        </w:rPr>
        <w:t>.</w:t>
      </w:r>
    </w:p>
    <w:p w14:paraId="272EB18F" w14:textId="71F27D0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Meinshausen, M. et al., 2009: Greenhouse-gas emission targets for limiting global warming to 2°C.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458(7242)</w:t>
      </w:r>
      <w:r w:rsidRPr="001E7A27">
        <w:rPr>
          <w:rFonts w:cs="Times New Roman"/>
          <w:sz w:val="20"/>
          <w:szCs w:val="20"/>
          <w:lang w:val="en-GB"/>
        </w:rPr>
        <w:t>, 1158–1162, doi:</w:t>
      </w:r>
      <w:hyperlink r:id="rId778" w:history="1">
        <w:r w:rsidRPr="001E7A27">
          <w:rPr>
            <w:rStyle w:val="Hyperlink"/>
            <w:rFonts w:cs="Times New Roman"/>
            <w:sz w:val="20"/>
            <w:szCs w:val="20"/>
            <w:lang w:val="en-GB"/>
          </w:rPr>
          <w:t>10.1038/nature08017</w:t>
        </w:r>
      </w:hyperlink>
      <w:r w:rsidRPr="001E7A27">
        <w:rPr>
          <w:rFonts w:cs="Times New Roman"/>
          <w:sz w:val="20"/>
          <w:szCs w:val="20"/>
          <w:lang w:val="en-GB"/>
        </w:rPr>
        <w:t>.</w:t>
      </w:r>
    </w:p>
    <w:p w14:paraId="7EB31ADB" w14:textId="375B27D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Meinshausen, M. et al., 2011c: The RCP greenhouse gas concentrations and their extensions from 1765 to 2300. </w:t>
      </w:r>
      <w:r w:rsidRPr="001E7A27">
        <w:rPr>
          <w:rFonts w:cs="Times New Roman"/>
          <w:i/>
          <w:sz w:val="20"/>
          <w:szCs w:val="20"/>
          <w:lang w:val="en-GB"/>
        </w:rPr>
        <w:t>Climatic Change</w:t>
      </w:r>
      <w:r w:rsidRPr="001E7A27">
        <w:rPr>
          <w:rFonts w:cs="Times New Roman"/>
          <w:sz w:val="20"/>
          <w:szCs w:val="20"/>
          <w:lang w:val="en-GB"/>
        </w:rPr>
        <w:t xml:space="preserve">, </w:t>
      </w:r>
      <w:r w:rsidRPr="001E7A27">
        <w:rPr>
          <w:rFonts w:cs="Times New Roman"/>
          <w:b/>
          <w:sz w:val="20"/>
          <w:szCs w:val="20"/>
          <w:lang w:val="en-GB"/>
        </w:rPr>
        <w:t>109(1–2)</w:t>
      </w:r>
      <w:r w:rsidRPr="001E7A27">
        <w:rPr>
          <w:rFonts w:cs="Times New Roman"/>
          <w:sz w:val="20"/>
          <w:szCs w:val="20"/>
          <w:lang w:val="en-GB"/>
        </w:rPr>
        <w:t>, 213–241, doi:</w:t>
      </w:r>
      <w:hyperlink r:id="rId779" w:history="1">
        <w:r w:rsidRPr="001E7A27">
          <w:rPr>
            <w:rStyle w:val="Hyperlink"/>
            <w:rFonts w:cs="Times New Roman"/>
            <w:sz w:val="20"/>
            <w:szCs w:val="20"/>
            <w:lang w:val="en-GB"/>
          </w:rPr>
          <w:t>10.1007/s10584-011-0156-z</w:t>
        </w:r>
      </w:hyperlink>
      <w:r w:rsidRPr="001E7A27">
        <w:rPr>
          <w:rFonts w:cs="Times New Roman"/>
          <w:sz w:val="20"/>
          <w:szCs w:val="20"/>
          <w:lang w:val="en-GB"/>
        </w:rPr>
        <w:t>.</w:t>
      </w:r>
    </w:p>
    <w:p w14:paraId="3F13F098" w14:textId="37D13D0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Meinshausen, M. et al., 2017: Historical greenhouse gas concentrations for climate modelling (CMIP6).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10(5)</w:t>
      </w:r>
      <w:r w:rsidRPr="001E7A27">
        <w:rPr>
          <w:rFonts w:cs="Times New Roman"/>
          <w:sz w:val="20"/>
          <w:szCs w:val="20"/>
          <w:lang w:val="en-GB"/>
        </w:rPr>
        <w:t>, 2057–2116, doi:</w:t>
      </w:r>
      <w:hyperlink r:id="rId780" w:history="1">
        <w:r w:rsidRPr="001E7A27">
          <w:rPr>
            <w:rStyle w:val="Hyperlink"/>
            <w:rFonts w:cs="Times New Roman"/>
            <w:sz w:val="20"/>
            <w:szCs w:val="20"/>
            <w:lang w:val="en-GB"/>
          </w:rPr>
          <w:t>10.5194/gmd-10-2057-2017</w:t>
        </w:r>
      </w:hyperlink>
      <w:r w:rsidRPr="001E7A27">
        <w:rPr>
          <w:rFonts w:cs="Times New Roman"/>
          <w:sz w:val="20"/>
          <w:szCs w:val="20"/>
          <w:lang w:val="en-GB"/>
        </w:rPr>
        <w:t>.</w:t>
      </w:r>
    </w:p>
    <w:p w14:paraId="711F5A28" w14:textId="0A6BB1A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Meinshausen, M. et al., 2020: The shared socio-economic pathway (SSP) greenhouse gas concentrations and their extensions to 2500.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13(8)</w:t>
      </w:r>
      <w:r w:rsidRPr="001E7A27">
        <w:rPr>
          <w:rFonts w:cs="Times New Roman"/>
          <w:sz w:val="20"/>
          <w:szCs w:val="20"/>
          <w:lang w:val="en-GB"/>
        </w:rPr>
        <w:t>, 3571–3605, doi:</w:t>
      </w:r>
      <w:hyperlink r:id="rId781" w:history="1">
        <w:r w:rsidRPr="001E7A27">
          <w:rPr>
            <w:rStyle w:val="Hyperlink"/>
            <w:rFonts w:cs="Times New Roman"/>
            <w:sz w:val="20"/>
            <w:szCs w:val="20"/>
            <w:lang w:val="en-GB"/>
          </w:rPr>
          <w:t>10.5194/gmd-13-3571-2020</w:t>
        </w:r>
      </w:hyperlink>
      <w:r w:rsidRPr="001E7A27">
        <w:rPr>
          <w:rFonts w:cs="Times New Roman"/>
          <w:sz w:val="20"/>
          <w:szCs w:val="20"/>
          <w:lang w:val="en-GB"/>
        </w:rPr>
        <w:t>.</w:t>
      </w:r>
    </w:p>
    <w:p w14:paraId="608AC80D" w14:textId="0C4713C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Meli, P., J.M. Rey Benayas, P. Balvanera, and M. Martínez Ramos, 2014: Restoration enhances wetland biodiversity and ecosystem service supply, but results are context-dependent: a meta-analysis. </w:t>
      </w:r>
      <w:r w:rsidRPr="001E7A27">
        <w:rPr>
          <w:rFonts w:cs="Times New Roman"/>
          <w:i/>
          <w:sz w:val="20"/>
          <w:szCs w:val="20"/>
          <w:lang w:val="en-GB"/>
        </w:rPr>
        <w:t>PloS one</w:t>
      </w:r>
      <w:r w:rsidRPr="001E7A27">
        <w:rPr>
          <w:rFonts w:cs="Times New Roman"/>
          <w:sz w:val="20"/>
          <w:szCs w:val="20"/>
          <w:lang w:val="en-GB"/>
        </w:rPr>
        <w:t xml:space="preserve">, </w:t>
      </w:r>
      <w:r w:rsidRPr="001E7A27">
        <w:rPr>
          <w:rFonts w:cs="Times New Roman"/>
          <w:b/>
          <w:sz w:val="20"/>
          <w:szCs w:val="20"/>
          <w:lang w:val="en-GB"/>
        </w:rPr>
        <w:t>9(4)</w:t>
      </w:r>
      <w:r w:rsidRPr="001E7A27">
        <w:rPr>
          <w:rFonts w:cs="Times New Roman"/>
          <w:sz w:val="20"/>
          <w:szCs w:val="20"/>
          <w:lang w:val="en-GB"/>
        </w:rPr>
        <w:t>, e93507–</w:t>
      </w:r>
      <w:r w:rsidRPr="001E7A27">
        <w:rPr>
          <w:rFonts w:cs="Times New Roman"/>
          <w:sz w:val="20"/>
          <w:szCs w:val="20"/>
          <w:lang w:val="en-GB"/>
        </w:rPr>
        <w:lastRenderedPageBreak/>
        <w:t>e93507, doi:</w:t>
      </w:r>
      <w:hyperlink r:id="rId782" w:history="1">
        <w:r w:rsidRPr="001E7A27">
          <w:rPr>
            <w:rStyle w:val="Hyperlink"/>
            <w:rFonts w:cs="Times New Roman"/>
            <w:sz w:val="20"/>
            <w:szCs w:val="20"/>
            <w:lang w:val="en-GB"/>
          </w:rPr>
          <w:t>10.1371/journal.pone.0093507</w:t>
        </w:r>
      </w:hyperlink>
      <w:r w:rsidRPr="001E7A27">
        <w:rPr>
          <w:rFonts w:cs="Times New Roman"/>
          <w:sz w:val="20"/>
          <w:szCs w:val="20"/>
          <w:lang w:val="en-GB"/>
        </w:rPr>
        <w:t>.</w:t>
      </w:r>
    </w:p>
    <w:p w14:paraId="1DCEB7A0" w14:textId="260E5EE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Melillo, J.M. et al., 2011: Soil warming, carbon-nitrogen interactions, and forest carbon budgets.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108(23)</w:t>
      </w:r>
      <w:r w:rsidRPr="001E7A27">
        <w:rPr>
          <w:rFonts w:cs="Times New Roman"/>
          <w:sz w:val="20"/>
          <w:szCs w:val="20"/>
          <w:lang w:val="en-GB"/>
        </w:rPr>
        <w:t>, 9508–9512, doi:</w:t>
      </w:r>
      <w:hyperlink r:id="rId783" w:history="1">
        <w:r w:rsidRPr="001E7A27">
          <w:rPr>
            <w:rStyle w:val="Hyperlink"/>
            <w:rFonts w:cs="Times New Roman"/>
            <w:sz w:val="20"/>
            <w:szCs w:val="20"/>
            <w:lang w:val="en-GB"/>
          </w:rPr>
          <w:t>10.1073/pnas.1018189108</w:t>
        </w:r>
      </w:hyperlink>
      <w:r w:rsidRPr="001E7A27">
        <w:rPr>
          <w:rFonts w:cs="Times New Roman"/>
          <w:sz w:val="20"/>
          <w:szCs w:val="20"/>
          <w:lang w:val="en-GB"/>
        </w:rPr>
        <w:t>.</w:t>
      </w:r>
    </w:p>
    <w:p w14:paraId="105AAEBD" w14:textId="068F6E9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Melillo, J.M. et al., 2017: Long-term pattern and magnitude of soil carbon feedback to the climate system in a warming world.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358(6359)</w:t>
      </w:r>
      <w:r w:rsidRPr="001E7A27">
        <w:rPr>
          <w:rFonts w:cs="Times New Roman"/>
          <w:sz w:val="20"/>
          <w:szCs w:val="20"/>
          <w:lang w:val="en-GB"/>
        </w:rPr>
        <w:t>, 101–105, doi:</w:t>
      </w:r>
      <w:hyperlink r:id="rId784" w:history="1">
        <w:r w:rsidRPr="001E7A27">
          <w:rPr>
            <w:rStyle w:val="Hyperlink"/>
            <w:rFonts w:cs="Times New Roman"/>
            <w:sz w:val="20"/>
            <w:szCs w:val="20"/>
            <w:lang w:val="en-GB"/>
          </w:rPr>
          <w:t>10.1126/science.aan2874</w:t>
        </w:r>
      </w:hyperlink>
      <w:r w:rsidRPr="001E7A27">
        <w:rPr>
          <w:rFonts w:cs="Times New Roman"/>
          <w:sz w:val="20"/>
          <w:szCs w:val="20"/>
          <w:lang w:val="en-GB"/>
        </w:rPr>
        <w:t>.</w:t>
      </w:r>
    </w:p>
    <w:p w14:paraId="47936FC0" w14:textId="71FB76C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Melton, J.R. et al., 2013: Present state of global wetland extent and wetland methane modelling: conclusions from a model inter-comparison project (WETCHIMP).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10(2)</w:t>
      </w:r>
      <w:r w:rsidRPr="001E7A27">
        <w:rPr>
          <w:rFonts w:cs="Times New Roman"/>
          <w:sz w:val="20"/>
          <w:szCs w:val="20"/>
          <w:lang w:val="en-GB"/>
        </w:rPr>
        <w:t>, 753–788, doi:</w:t>
      </w:r>
      <w:hyperlink r:id="rId785" w:history="1">
        <w:r w:rsidRPr="001E7A27">
          <w:rPr>
            <w:rStyle w:val="Hyperlink"/>
            <w:rFonts w:cs="Times New Roman"/>
            <w:sz w:val="20"/>
            <w:szCs w:val="20"/>
            <w:lang w:val="en-GB"/>
          </w:rPr>
          <w:t>10.5194/bg-10-753-2013</w:t>
        </w:r>
      </w:hyperlink>
      <w:r w:rsidRPr="001E7A27">
        <w:rPr>
          <w:rFonts w:cs="Times New Roman"/>
          <w:sz w:val="20"/>
          <w:szCs w:val="20"/>
          <w:lang w:val="en-GB"/>
        </w:rPr>
        <w:t>.</w:t>
      </w:r>
    </w:p>
    <w:p w14:paraId="5707B57C" w14:textId="5620F11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Mendonça, R. et al., 2017: Organic carbon burial in global lakes and reservoirs.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1–6, doi:</w:t>
      </w:r>
      <w:hyperlink r:id="rId786" w:history="1">
        <w:r w:rsidRPr="001E7A27">
          <w:rPr>
            <w:rStyle w:val="Hyperlink"/>
            <w:rFonts w:cs="Times New Roman"/>
            <w:sz w:val="20"/>
            <w:szCs w:val="20"/>
            <w:lang w:val="en-GB"/>
          </w:rPr>
          <w:t>10.1038/s41467-017-01789-6</w:t>
        </w:r>
      </w:hyperlink>
      <w:r w:rsidRPr="001E7A27">
        <w:rPr>
          <w:rFonts w:cs="Times New Roman"/>
          <w:sz w:val="20"/>
          <w:szCs w:val="20"/>
          <w:lang w:val="en-GB"/>
        </w:rPr>
        <w:t>.</w:t>
      </w:r>
    </w:p>
    <w:p w14:paraId="48CE6C0E" w14:textId="1740548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Menezes-Silva, P.E. et al., 2019: Different ways to die in a changing world: Consequences of climate change for tree species performance and survival through an ecophysiological perspective. </w:t>
      </w:r>
      <w:r w:rsidRPr="001E7A27">
        <w:rPr>
          <w:rFonts w:cs="Times New Roman"/>
          <w:i/>
          <w:sz w:val="20"/>
          <w:szCs w:val="20"/>
          <w:lang w:val="en-GB"/>
        </w:rPr>
        <w:t>Ecology and Evolution</w:t>
      </w:r>
      <w:r w:rsidRPr="001E7A27">
        <w:rPr>
          <w:rFonts w:cs="Times New Roman"/>
          <w:sz w:val="20"/>
          <w:szCs w:val="20"/>
          <w:lang w:val="en-GB"/>
        </w:rPr>
        <w:t xml:space="preserve">, </w:t>
      </w:r>
      <w:r w:rsidRPr="001E7A27">
        <w:rPr>
          <w:rFonts w:cs="Times New Roman"/>
          <w:b/>
          <w:sz w:val="20"/>
          <w:szCs w:val="20"/>
          <w:lang w:val="en-GB"/>
        </w:rPr>
        <w:t>9(20)</w:t>
      </w:r>
      <w:r w:rsidRPr="001E7A27">
        <w:rPr>
          <w:rFonts w:cs="Times New Roman"/>
          <w:sz w:val="20"/>
          <w:szCs w:val="20"/>
          <w:lang w:val="en-GB"/>
        </w:rPr>
        <w:t>, 11979–11999, doi:</w:t>
      </w:r>
      <w:hyperlink r:id="rId787" w:history="1">
        <w:r w:rsidRPr="001E7A27">
          <w:rPr>
            <w:rStyle w:val="Hyperlink"/>
            <w:rFonts w:cs="Times New Roman"/>
            <w:sz w:val="20"/>
            <w:szCs w:val="20"/>
            <w:lang w:val="en-GB"/>
          </w:rPr>
          <w:t>10.1002/ece3.5663</w:t>
        </w:r>
      </w:hyperlink>
      <w:r w:rsidRPr="001E7A27">
        <w:rPr>
          <w:rFonts w:cs="Times New Roman"/>
          <w:sz w:val="20"/>
          <w:szCs w:val="20"/>
          <w:lang w:val="en-GB"/>
        </w:rPr>
        <w:t>.</w:t>
      </w:r>
    </w:p>
    <w:p w14:paraId="19F7CCCF" w14:textId="2A06895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Mengis, N., A.-I. Partanen, J. Jalbert, and H.D. Matthews, 2018: 1.5°C carbon budget dependent on carbon cycle uncertainty and future non-CO2 forcing.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5831, doi:</w:t>
      </w:r>
      <w:hyperlink r:id="rId788" w:history="1">
        <w:r w:rsidRPr="001E7A27">
          <w:rPr>
            <w:rStyle w:val="Hyperlink"/>
            <w:rFonts w:cs="Times New Roman"/>
            <w:sz w:val="20"/>
            <w:szCs w:val="20"/>
            <w:lang w:val="en-GB"/>
          </w:rPr>
          <w:t>10.1038/s41598-018-24241-1</w:t>
        </w:r>
      </w:hyperlink>
      <w:r w:rsidRPr="001E7A27">
        <w:rPr>
          <w:rFonts w:cs="Times New Roman"/>
          <w:sz w:val="20"/>
          <w:szCs w:val="20"/>
          <w:lang w:val="en-GB"/>
        </w:rPr>
        <w:t>.</w:t>
      </w:r>
    </w:p>
    <w:p w14:paraId="57D017B6" w14:textId="7D99B64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Mengis, N. et al., 2020: Evaluation of the University of Victoria Earth System Climate Model version 2.10 (UVic ESCM 2.10).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13(9)</w:t>
      </w:r>
      <w:r w:rsidRPr="001E7A27">
        <w:rPr>
          <w:rFonts w:cs="Times New Roman"/>
          <w:sz w:val="20"/>
          <w:szCs w:val="20"/>
          <w:lang w:val="en-GB"/>
        </w:rPr>
        <w:t>, 4183–4204, doi:</w:t>
      </w:r>
      <w:hyperlink r:id="rId789" w:history="1">
        <w:r w:rsidRPr="001E7A27">
          <w:rPr>
            <w:rStyle w:val="Hyperlink"/>
            <w:rFonts w:cs="Times New Roman"/>
            <w:sz w:val="20"/>
            <w:szCs w:val="20"/>
            <w:lang w:val="en-GB"/>
          </w:rPr>
          <w:t>10.5194/gmd-13-4183-2020</w:t>
        </w:r>
      </w:hyperlink>
      <w:r w:rsidRPr="001E7A27">
        <w:rPr>
          <w:rFonts w:cs="Times New Roman"/>
          <w:sz w:val="20"/>
          <w:szCs w:val="20"/>
          <w:lang w:val="en-GB"/>
        </w:rPr>
        <w:t>.</w:t>
      </w:r>
    </w:p>
    <w:p w14:paraId="0CF31073" w14:textId="1CC0915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Menviel, L. and F. Joos, 2012: Toward explaining the Holocene carbon dioxide and carbon isotope records: Results from transient ocean carbon cycle-climate simulations. </w:t>
      </w:r>
      <w:r w:rsidRPr="001E7A27">
        <w:rPr>
          <w:rFonts w:cs="Times New Roman"/>
          <w:i/>
          <w:sz w:val="20"/>
          <w:szCs w:val="20"/>
          <w:lang w:val="en-GB"/>
        </w:rPr>
        <w:t>Paleoceanography</w:t>
      </w:r>
      <w:r w:rsidRPr="001E7A27">
        <w:rPr>
          <w:rFonts w:cs="Times New Roman"/>
          <w:sz w:val="20"/>
          <w:szCs w:val="20"/>
          <w:lang w:val="en-GB"/>
        </w:rPr>
        <w:t xml:space="preserve">, </w:t>
      </w:r>
      <w:r w:rsidRPr="001E7A27">
        <w:rPr>
          <w:rFonts w:cs="Times New Roman"/>
          <w:b/>
          <w:sz w:val="20"/>
          <w:szCs w:val="20"/>
          <w:lang w:val="en-GB"/>
        </w:rPr>
        <w:t>27(1)</w:t>
      </w:r>
      <w:r w:rsidRPr="001E7A27">
        <w:rPr>
          <w:rFonts w:cs="Times New Roman"/>
          <w:sz w:val="20"/>
          <w:szCs w:val="20"/>
          <w:lang w:val="en-GB"/>
        </w:rPr>
        <w:t>, PA1207, doi:</w:t>
      </w:r>
      <w:hyperlink r:id="rId790" w:history="1">
        <w:r w:rsidRPr="001E7A27">
          <w:rPr>
            <w:rStyle w:val="Hyperlink"/>
            <w:rFonts w:cs="Times New Roman"/>
            <w:sz w:val="20"/>
            <w:szCs w:val="20"/>
            <w:lang w:val="en-GB"/>
          </w:rPr>
          <w:t>10.1029/2011pa002224</w:t>
        </w:r>
      </w:hyperlink>
      <w:r w:rsidRPr="001E7A27">
        <w:rPr>
          <w:rFonts w:cs="Times New Roman"/>
          <w:sz w:val="20"/>
          <w:szCs w:val="20"/>
          <w:lang w:val="en-GB"/>
        </w:rPr>
        <w:t>.</w:t>
      </w:r>
    </w:p>
    <w:p w14:paraId="2294BADB" w14:textId="22D4938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Mercado, L.M. et al., 2009: Impact of changes in diffuse radiation on the global land carbon sink.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458(7241)</w:t>
      </w:r>
      <w:r w:rsidRPr="001E7A27">
        <w:rPr>
          <w:rFonts w:cs="Times New Roman"/>
          <w:sz w:val="20"/>
          <w:szCs w:val="20"/>
          <w:lang w:val="en-GB"/>
        </w:rPr>
        <w:t>, 1014–1017, doi:</w:t>
      </w:r>
      <w:hyperlink r:id="rId791" w:history="1">
        <w:r w:rsidRPr="001E7A27">
          <w:rPr>
            <w:rStyle w:val="Hyperlink"/>
            <w:rFonts w:cs="Times New Roman"/>
            <w:sz w:val="20"/>
            <w:szCs w:val="20"/>
            <w:lang w:val="en-GB"/>
          </w:rPr>
          <w:t>10.1038/nature07949</w:t>
        </w:r>
      </w:hyperlink>
      <w:r w:rsidRPr="001E7A27">
        <w:rPr>
          <w:rFonts w:cs="Times New Roman"/>
          <w:sz w:val="20"/>
          <w:szCs w:val="20"/>
          <w:lang w:val="en-GB"/>
        </w:rPr>
        <w:t>.</w:t>
      </w:r>
    </w:p>
    <w:p w14:paraId="502B521E" w14:textId="64ECCB6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Mercado, L.M. et al., 2018: Large sensitivity in land carbon storage due to geographical and temporal variation in the thermal response of photosynthetic capacity.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218(4)</w:t>
      </w:r>
      <w:r w:rsidRPr="001E7A27">
        <w:rPr>
          <w:rFonts w:cs="Times New Roman"/>
          <w:sz w:val="20"/>
          <w:szCs w:val="20"/>
          <w:lang w:val="en-GB"/>
        </w:rPr>
        <w:t>, 1462–1477, doi:</w:t>
      </w:r>
      <w:hyperlink r:id="rId792" w:history="1">
        <w:r w:rsidRPr="001E7A27">
          <w:rPr>
            <w:rStyle w:val="Hyperlink"/>
            <w:rFonts w:cs="Times New Roman"/>
            <w:sz w:val="20"/>
            <w:szCs w:val="20"/>
            <w:lang w:val="en-GB"/>
          </w:rPr>
          <w:t>10.1111/nph.15100</w:t>
        </w:r>
      </w:hyperlink>
      <w:r w:rsidRPr="001E7A27">
        <w:rPr>
          <w:rFonts w:cs="Times New Roman"/>
          <w:sz w:val="20"/>
          <w:szCs w:val="20"/>
          <w:lang w:val="en-GB"/>
        </w:rPr>
        <w:t>.</w:t>
      </w:r>
    </w:p>
    <w:p w14:paraId="6B44E4EB" w14:textId="5B0767C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Meredith, M. et al., 2019: Polar Regions. In: </w:t>
      </w:r>
      <w:r w:rsidRPr="001E7A27">
        <w:rPr>
          <w:rFonts w:cs="Times New Roman"/>
          <w:i/>
          <w:sz w:val="20"/>
          <w:szCs w:val="20"/>
          <w:lang w:val="en-GB"/>
        </w:rPr>
        <w:t>IPCC Special Report on the Ocean and Cryosphere in a Changing Climate</w:t>
      </w:r>
      <w:r w:rsidRPr="001E7A27">
        <w:rPr>
          <w:rFonts w:cs="Times New Roman"/>
          <w:sz w:val="20"/>
          <w:szCs w:val="20"/>
          <w:lang w:val="en-GB"/>
        </w:rPr>
        <w:t xml:space="preserve"> [Pörtner, H.-O., D.C. Roberts, V. Masson-Delmotte, P. Zhai, M. Tignor, E. Poloczanska, K. Mintenbeck, A. Alegría, M. Nicolai, A. Okem, J. Petzold, B. Rama, and N.M. Weyer (eds.)]. In Press, pp. 203–320.</w:t>
      </w:r>
    </w:p>
    <w:p w14:paraId="4624EEBF" w14:textId="241C324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Merlivat, L. et al., 2018: Increase of dissolved inorganic carbon and decrease in pH in near-surface waters in the Mediterranean Sea during the past two decades.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15(18)</w:t>
      </w:r>
      <w:r w:rsidRPr="001E7A27">
        <w:rPr>
          <w:rFonts w:cs="Times New Roman"/>
          <w:sz w:val="20"/>
          <w:szCs w:val="20"/>
          <w:lang w:val="en-GB"/>
        </w:rPr>
        <w:t>, 5653–5662, doi:</w:t>
      </w:r>
      <w:hyperlink r:id="rId793" w:history="1">
        <w:r w:rsidRPr="001E7A27">
          <w:rPr>
            <w:rStyle w:val="Hyperlink"/>
            <w:rFonts w:cs="Times New Roman"/>
            <w:sz w:val="20"/>
            <w:szCs w:val="20"/>
            <w:lang w:val="en-GB"/>
          </w:rPr>
          <w:t>10.5194/bg-15-5653-2018</w:t>
        </w:r>
      </w:hyperlink>
      <w:r w:rsidRPr="001E7A27">
        <w:rPr>
          <w:rFonts w:cs="Times New Roman"/>
          <w:sz w:val="20"/>
          <w:szCs w:val="20"/>
          <w:lang w:val="en-GB"/>
        </w:rPr>
        <w:t>.</w:t>
      </w:r>
    </w:p>
    <w:p w14:paraId="68C0F513" w14:textId="4B3CF17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Messier, C. et al., 2019: The functional complex network approach to foster forest resilience to global changes. </w:t>
      </w:r>
      <w:r w:rsidRPr="001E7A27">
        <w:rPr>
          <w:rFonts w:cs="Times New Roman"/>
          <w:i/>
          <w:sz w:val="20"/>
          <w:szCs w:val="20"/>
          <w:lang w:val="en-GB"/>
        </w:rPr>
        <w:t>Forest Ecosystems</w:t>
      </w:r>
      <w:r w:rsidRPr="001E7A27">
        <w:rPr>
          <w:rFonts w:cs="Times New Roman"/>
          <w:sz w:val="20"/>
          <w:szCs w:val="20"/>
          <w:lang w:val="en-GB"/>
        </w:rPr>
        <w:t xml:space="preserve">, </w:t>
      </w:r>
      <w:r w:rsidRPr="001E7A27">
        <w:rPr>
          <w:rFonts w:cs="Times New Roman"/>
          <w:b/>
          <w:sz w:val="20"/>
          <w:szCs w:val="20"/>
          <w:lang w:val="en-GB"/>
        </w:rPr>
        <w:t>6(1)</w:t>
      </w:r>
      <w:r w:rsidRPr="001E7A27">
        <w:rPr>
          <w:rFonts w:cs="Times New Roman"/>
          <w:sz w:val="20"/>
          <w:szCs w:val="20"/>
          <w:lang w:val="en-GB"/>
        </w:rPr>
        <w:t>, 21, doi:</w:t>
      </w:r>
      <w:hyperlink r:id="rId794" w:history="1">
        <w:r w:rsidRPr="001E7A27">
          <w:rPr>
            <w:rStyle w:val="Hyperlink"/>
            <w:rFonts w:cs="Times New Roman"/>
            <w:sz w:val="20"/>
            <w:szCs w:val="20"/>
            <w:lang w:val="en-GB"/>
          </w:rPr>
          <w:t>10.1186/s40663-019-0166-2</w:t>
        </w:r>
      </w:hyperlink>
      <w:r w:rsidRPr="001E7A27">
        <w:rPr>
          <w:rFonts w:cs="Times New Roman"/>
          <w:sz w:val="20"/>
          <w:szCs w:val="20"/>
          <w:lang w:val="en-GB"/>
        </w:rPr>
        <w:t>.</w:t>
      </w:r>
    </w:p>
    <w:p w14:paraId="7C08ED6C" w14:textId="12E3FAC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Meyerholt, J., K. Sickel, and S. Zaehle, 2020a: Ensemble projections elucidate effects of uncertainty in terrestrial nitrogen limitation on future carbon uptake.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26(7)</w:t>
      </w:r>
      <w:r w:rsidRPr="001E7A27">
        <w:rPr>
          <w:rFonts w:cs="Times New Roman"/>
          <w:sz w:val="20"/>
          <w:szCs w:val="20"/>
          <w:lang w:val="en-GB"/>
        </w:rPr>
        <w:t>, 3978–3996, doi:</w:t>
      </w:r>
      <w:hyperlink r:id="rId795" w:history="1">
        <w:r w:rsidRPr="001E7A27">
          <w:rPr>
            <w:rStyle w:val="Hyperlink"/>
            <w:rFonts w:cs="Times New Roman"/>
            <w:sz w:val="20"/>
            <w:szCs w:val="20"/>
            <w:lang w:val="en-GB"/>
          </w:rPr>
          <w:t>10.1111/gcb.15114</w:t>
        </w:r>
      </w:hyperlink>
      <w:r w:rsidRPr="001E7A27">
        <w:rPr>
          <w:rFonts w:cs="Times New Roman"/>
          <w:sz w:val="20"/>
          <w:szCs w:val="20"/>
          <w:lang w:val="en-GB"/>
        </w:rPr>
        <w:t>.</w:t>
      </w:r>
    </w:p>
    <w:p w14:paraId="4F18AF6F" w14:textId="5A173B0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Meyerholt, J., K. Sickel, and S. Zaehle, 2020b: Ensemble projections elucidate effects of uncertainty in terrestrial nitrogen limitation on future carbon uptake.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26(7)</w:t>
      </w:r>
      <w:r w:rsidRPr="001E7A27">
        <w:rPr>
          <w:rFonts w:cs="Times New Roman"/>
          <w:sz w:val="20"/>
          <w:szCs w:val="20"/>
          <w:lang w:val="en-GB"/>
        </w:rPr>
        <w:t>, 3978–3996, doi:</w:t>
      </w:r>
      <w:hyperlink r:id="rId796" w:history="1">
        <w:r w:rsidRPr="001E7A27">
          <w:rPr>
            <w:rStyle w:val="Hyperlink"/>
            <w:rFonts w:cs="Times New Roman"/>
            <w:sz w:val="20"/>
            <w:szCs w:val="20"/>
            <w:lang w:val="en-GB"/>
          </w:rPr>
          <w:t>10.1111/gcb.15114</w:t>
        </w:r>
      </w:hyperlink>
      <w:r w:rsidRPr="001E7A27">
        <w:rPr>
          <w:rFonts w:cs="Times New Roman"/>
          <w:sz w:val="20"/>
          <w:szCs w:val="20"/>
          <w:lang w:val="en-GB"/>
        </w:rPr>
        <w:t>.</w:t>
      </w:r>
    </w:p>
    <w:p w14:paraId="4840E073" w14:textId="5B3525D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Middelburg, J.J. and L.A. Levin, 2009: Coastal hypoxia and sediment biogeochemistry.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6(7)</w:t>
      </w:r>
      <w:r w:rsidRPr="001E7A27">
        <w:rPr>
          <w:rFonts w:cs="Times New Roman"/>
          <w:sz w:val="20"/>
          <w:szCs w:val="20"/>
          <w:lang w:val="en-GB"/>
        </w:rPr>
        <w:t>, 1273–1293, doi:</w:t>
      </w:r>
      <w:hyperlink r:id="rId797" w:history="1">
        <w:r w:rsidRPr="001E7A27">
          <w:rPr>
            <w:rStyle w:val="Hyperlink"/>
            <w:rFonts w:cs="Times New Roman"/>
            <w:sz w:val="20"/>
            <w:szCs w:val="20"/>
            <w:lang w:val="en-GB"/>
          </w:rPr>
          <w:t>10.5194/bg-6-1273-2009</w:t>
        </w:r>
      </w:hyperlink>
      <w:r w:rsidRPr="001E7A27">
        <w:rPr>
          <w:rFonts w:cs="Times New Roman"/>
          <w:sz w:val="20"/>
          <w:szCs w:val="20"/>
          <w:lang w:val="en-GB"/>
        </w:rPr>
        <w:t>.</w:t>
      </w:r>
    </w:p>
    <w:p w14:paraId="20F87881" w14:textId="7DC9892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Midorikawa, T.A.K.A.S.H.I. et al., 2010: Decreasing pH trend estimated from 25-yr time series of carbonate parameters in the western North Pacific. </w:t>
      </w:r>
      <w:r w:rsidRPr="001E7A27">
        <w:rPr>
          <w:rFonts w:cs="Times New Roman"/>
          <w:i/>
          <w:sz w:val="20"/>
          <w:szCs w:val="20"/>
          <w:lang w:val="en-GB"/>
        </w:rPr>
        <w:t>Tellus B: Chemical and Physical Meteorology</w:t>
      </w:r>
      <w:r w:rsidRPr="001E7A27">
        <w:rPr>
          <w:rFonts w:cs="Times New Roman"/>
          <w:sz w:val="20"/>
          <w:szCs w:val="20"/>
          <w:lang w:val="en-GB"/>
        </w:rPr>
        <w:t xml:space="preserve">, </w:t>
      </w:r>
      <w:r w:rsidRPr="001E7A27">
        <w:rPr>
          <w:rFonts w:cs="Times New Roman"/>
          <w:b/>
          <w:sz w:val="20"/>
          <w:szCs w:val="20"/>
          <w:lang w:val="en-GB"/>
        </w:rPr>
        <w:t>62(5)</w:t>
      </w:r>
      <w:r w:rsidRPr="001E7A27">
        <w:rPr>
          <w:rFonts w:cs="Times New Roman"/>
          <w:sz w:val="20"/>
          <w:szCs w:val="20"/>
          <w:lang w:val="en-GB"/>
        </w:rPr>
        <w:t>, 649–659, doi:</w:t>
      </w:r>
      <w:hyperlink r:id="rId798" w:history="1">
        <w:r w:rsidRPr="001E7A27">
          <w:rPr>
            <w:rStyle w:val="Hyperlink"/>
            <w:rFonts w:cs="Times New Roman"/>
            <w:sz w:val="20"/>
            <w:szCs w:val="20"/>
            <w:lang w:val="en-GB"/>
          </w:rPr>
          <w:t>10.1111/j.1600-0889.2010.00474.x</w:t>
        </w:r>
      </w:hyperlink>
      <w:r w:rsidRPr="001E7A27">
        <w:rPr>
          <w:rFonts w:cs="Times New Roman"/>
          <w:sz w:val="20"/>
          <w:szCs w:val="20"/>
          <w:lang w:val="en-GB"/>
        </w:rPr>
        <w:t>.</w:t>
      </w:r>
    </w:p>
    <w:p w14:paraId="37A07DEE" w14:textId="3DFC56A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Millar, R.J. and P. Friedlingstein, 2018: The utility of the historical record for assessing the transient climate response to cumulative emissions. </w:t>
      </w:r>
      <w:r w:rsidRPr="001E7A27">
        <w:rPr>
          <w:rFonts w:cs="Times New Roman"/>
          <w:i/>
          <w:sz w:val="20"/>
          <w:szCs w:val="20"/>
          <w:lang w:val="en-GB"/>
        </w:rPr>
        <w:t>Philosophical Transactions of the Royal Society A: Mathematical, Physical and Engineering Sciences</w:t>
      </w:r>
      <w:r w:rsidRPr="001E7A27">
        <w:rPr>
          <w:rFonts w:cs="Times New Roman"/>
          <w:sz w:val="20"/>
          <w:szCs w:val="20"/>
          <w:lang w:val="en-GB"/>
        </w:rPr>
        <w:t xml:space="preserve">, </w:t>
      </w:r>
      <w:r w:rsidRPr="001E7A27">
        <w:rPr>
          <w:rFonts w:cs="Times New Roman"/>
          <w:b/>
          <w:sz w:val="20"/>
          <w:szCs w:val="20"/>
          <w:lang w:val="en-GB"/>
        </w:rPr>
        <w:t>376(2119)</w:t>
      </w:r>
      <w:r w:rsidRPr="001E7A27">
        <w:rPr>
          <w:rFonts w:cs="Times New Roman"/>
          <w:sz w:val="20"/>
          <w:szCs w:val="20"/>
          <w:lang w:val="en-GB"/>
        </w:rPr>
        <w:t>, 20160449, doi:</w:t>
      </w:r>
      <w:hyperlink r:id="rId799" w:history="1">
        <w:r w:rsidRPr="001E7A27">
          <w:rPr>
            <w:rStyle w:val="Hyperlink"/>
            <w:rFonts w:cs="Times New Roman"/>
            <w:sz w:val="20"/>
            <w:szCs w:val="20"/>
            <w:lang w:val="en-GB"/>
          </w:rPr>
          <w:t>10.1098/rsta.2016.0449</w:t>
        </w:r>
      </w:hyperlink>
      <w:r w:rsidRPr="001E7A27">
        <w:rPr>
          <w:rFonts w:cs="Times New Roman"/>
          <w:sz w:val="20"/>
          <w:szCs w:val="20"/>
          <w:lang w:val="en-GB"/>
        </w:rPr>
        <w:t>.</w:t>
      </w:r>
    </w:p>
    <w:p w14:paraId="1495A8AD" w14:textId="4F21936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Millar, R.J., Z.R. Nicholls, P. Friedlingstein, and M.R. Allen, 2017a: A modified impulse-response representation of the global near-surface air temperature and atmospheric concentration response to carbon dioxide emissions.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17(11)</w:t>
      </w:r>
      <w:r w:rsidRPr="001E7A27">
        <w:rPr>
          <w:rFonts w:cs="Times New Roman"/>
          <w:sz w:val="20"/>
          <w:szCs w:val="20"/>
          <w:lang w:val="en-GB"/>
        </w:rPr>
        <w:t>, 7213–7228, doi:</w:t>
      </w:r>
      <w:hyperlink r:id="rId800" w:history="1">
        <w:r w:rsidRPr="001E7A27">
          <w:rPr>
            <w:rStyle w:val="Hyperlink"/>
            <w:rFonts w:cs="Times New Roman"/>
            <w:sz w:val="20"/>
            <w:szCs w:val="20"/>
            <w:lang w:val="en-GB"/>
          </w:rPr>
          <w:t>10.5194/acp-17-7213-2017</w:t>
        </w:r>
      </w:hyperlink>
      <w:r w:rsidRPr="001E7A27">
        <w:rPr>
          <w:rFonts w:cs="Times New Roman"/>
          <w:sz w:val="20"/>
          <w:szCs w:val="20"/>
          <w:lang w:val="en-GB"/>
        </w:rPr>
        <w:t>.</w:t>
      </w:r>
    </w:p>
    <w:p w14:paraId="561FC043" w14:textId="7C40AF7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Millar, R.J. et al., 2017b: Emission budgets and pathways consistent with limiting warming to 1.5°C.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10(10)</w:t>
      </w:r>
      <w:r w:rsidRPr="001E7A27">
        <w:rPr>
          <w:rFonts w:cs="Times New Roman"/>
          <w:sz w:val="20"/>
          <w:szCs w:val="20"/>
          <w:lang w:val="en-GB"/>
        </w:rPr>
        <w:t>, 741–747, doi:</w:t>
      </w:r>
      <w:hyperlink r:id="rId801" w:history="1">
        <w:r w:rsidRPr="001E7A27">
          <w:rPr>
            <w:rStyle w:val="Hyperlink"/>
            <w:rFonts w:cs="Times New Roman"/>
            <w:sz w:val="20"/>
            <w:szCs w:val="20"/>
            <w:lang w:val="en-GB"/>
          </w:rPr>
          <w:t>10.1038/ngeo3031</w:t>
        </w:r>
      </w:hyperlink>
      <w:r w:rsidRPr="001E7A27">
        <w:rPr>
          <w:rFonts w:cs="Times New Roman"/>
          <w:sz w:val="20"/>
          <w:szCs w:val="20"/>
          <w:lang w:val="en-GB"/>
        </w:rPr>
        <w:t>.</w:t>
      </w:r>
    </w:p>
    <w:p w14:paraId="5898B502" w14:textId="36EBD6F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Miller, S.M. et al., 2019: China’s coal mine methane regulations have not curbed growing emissions.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303, doi:</w:t>
      </w:r>
      <w:hyperlink r:id="rId802" w:history="1">
        <w:r w:rsidRPr="001E7A27">
          <w:rPr>
            <w:rStyle w:val="Hyperlink"/>
            <w:rFonts w:cs="Times New Roman"/>
            <w:sz w:val="20"/>
            <w:szCs w:val="20"/>
            <w:lang w:val="en-GB"/>
          </w:rPr>
          <w:t>10.1038/s41467-018-07891-7</w:t>
        </w:r>
      </w:hyperlink>
      <w:r w:rsidRPr="001E7A27">
        <w:rPr>
          <w:rFonts w:cs="Times New Roman"/>
          <w:sz w:val="20"/>
          <w:szCs w:val="20"/>
          <w:lang w:val="en-GB"/>
        </w:rPr>
        <w:t>.</w:t>
      </w:r>
    </w:p>
    <w:p w14:paraId="10A32897" w14:textId="30BCA19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Millero, F., R. Woosley, B. DiTrolio, and J. Waters, 2009: Effect of Ocean Acidification on the Speciation of Metals in Seawater. </w:t>
      </w:r>
      <w:r w:rsidRPr="001E7A27">
        <w:rPr>
          <w:rFonts w:cs="Times New Roman"/>
          <w:i/>
          <w:sz w:val="20"/>
          <w:szCs w:val="20"/>
          <w:lang w:val="en-GB"/>
        </w:rPr>
        <w:t>Oceanography</w:t>
      </w:r>
      <w:r w:rsidRPr="001E7A27">
        <w:rPr>
          <w:rFonts w:cs="Times New Roman"/>
          <w:sz w:val="20"/>
          <w:szCs w:val="20"/>
          <w:lang w:val="en-GB"/>
        </w:rPr>
        <w:t xml:space="preserve">, </w:t>
      </w:r>
      <w:r w:rsidRPr="001E7A27">
        <w:rPr>
          <w:rFonts w:cs="Times New Roman"/>
          <w:b/>
          <w:sz w:val="20"/>
          <w:szCs w:val="20"/>
          <w:lang w:val="en-GB"/>
        </w:rPr>
        <w:t>22(4)</w:t>
      </w:r>
      <w:r w:rsidRPr="001E7A27">
        <w:rPr>
          <w:rFonts w:cs="Times New Roman"/>
          <w:sz w:val="20"/>
          <w:szCs w:val="20"/>
          <w:lang w:val="en-GB"/>
        </w:rPr>
        <w:t>, 72–85, doi:</w:t>
      </w:r>
      <w:hyperlink r:id="rId803" w:history="1">
        <w:r w:rsidRPr="001E7A27">
          <w:rPr>
            <w:rStyle w:val="Hyperlink"/>
            <w:rFonts w:cs="Times New Roman"/>
            <w:sz w:val="20"/>
            <w:szCs w:val="20"/>
            <w:lang w:val="en-GB"/>
          </w:rPr>
          <w:t>10.5670/oceanog.2009.98</w:t>
        </w:r>
      </w:hyperlink>
      <w:r w:rsidRPr="001E7A27">
        <w:rPr>
          <w:rFonts w:cs="Times New Roman"/>
          <w:sz w:val="20"/>
          <w:szCs w:val="20"/>
          <w:lang w:val="en-GB"/>
        </w:rPr>
        <w:t>.</w:t>
      </w:r>
    </w:p>
    <w:p w14:paraId="4F8FA4E6" w14:textId="4BBB409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Milly, P.C.D. and K.A. Dunne, 2016: Potential evapotranspiration and continental drying.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6(10)</w:t>
      </w:r>
      <w:r w:rsidRPr="001E7A27">
        <w:rPr>
          <w:rFonts w:cs="Times New Roman"/>
          <w:sz w:val="20"/>
          <w:szCs w:val="20"/>
          <w:lang w:val="en-GB"/>
        </w:rPr>
        <w:t>, 946–949, doi:</w:t>
      </w:r>
      <w:hyperlink r:id="rId804" w:history="1">
        <w:r w:rsidRPr="001E7A27">
          <w:rPr>
            <w:rStyle w:val="Hyperlink"/>
            <w:rFonts w:cs="Times New Roman"/>
            <w:sz w:val="20"/>
            <w:szCs w:val="20"/>
            <w:lang w:val="en-GB"/>
          </w:rPr>
          <w:t>10.1038/nclimate3046</w:t>
        </w:r>
      </w:hyperlink>
      <w:r w:rsidRPr="001E7A27">
        <w:rPr>
          <w:rFonts w:cs="Times New Roman"/>
          <w:sz w:val="20"/>
          <w:szCs w:val="20"/>
          <w:lang w:val="en-GB"/>
        </w:rPr>
        <w:t>.</w:t>
      </w:r>
    </w:p>
    <w:p w14:paraId="69AA927C" w14:textId="3B6EC57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Minschwaner, K., R.J. Salawitch, and M.B. McElroy, 1993: Absorption of solar radiation by O2: Implications for O3 and lifetimes of N2O, CFCl3, and CF2Cl2. </w:t>
      </w:r>
      <w:r w:rsidRPr="001E7A27">
        <w:rPr>
          <w:rFonts w:cs="Times New Roman"/>
          <w:i/>
          <w:sz w:val="20"/>
          <w:szCs w:val="20"/>
          <w:lang w:val="en-GB"/>
        </w:rPr>
        <w:t>Journal of Geophysical Research</w:t>
      </w:r>
      <w:r w:rsidRPr="001E7A27">
        <w:rPr>
          <w:rFonts w:cs="Times New Roman"/>
          <w:sz w:val="20"/>
          <w:szCs w:val="20"/>
          <w:lang w:val="en-GB"/>
        </w:rPr>
        <w:t xml:space="preserve">, </w:t>
      </w:r>
      <w:r w:rsidRPr="001E7A27">
        <w:rPr>
          <w:rFonts w:cs="Times New Roman"/>
          <w:b/>
          <w:sz w:val="20"/>
          <w:szCs w:val="20"/>
          <w:lang w:val="en-GB"/>
        </w:rPr>
        <w:t>98(D6)</w:t>
      </w:r>
      <w:r w:rsidRPr="001E7A27">
        <w:rPr>
          <w:rFonts w:cs="Times New Roman"/>
          <w:sz w:val="20"/>
          <w:szCs w:val="20"/>
          <w:lang w:val="en-GB"/>
        </w:rPr>
        <w:t>, 10543, doi:</w:t>
      </w:r>
      <w:hyperlink r:id="rId805" w:history="1">
        <w:r w:rsidRPr="001E7A27">
          <w:rPr>
            <w:rStyle w:val="Hyperlink"/>
            <w:rFonts w:cs="Times New Roman"/>
            <w:sz w:val="20"/>
            <w:szCs w:val="20"/>
            <w:lang w:val="en-GB"/>
          </w:rPr>
          <w:t>10.1029/93jd00223</w:t>
        </w:r>
      </w:hyperlink>
      <w:r w:rsidRPr="001E7A27">
        <w:rPr>
          <w:rFonts w:cs="Times New Roman"/>
          <w:sz w:val="20"/>
          <w:szCs w:val="20"/>
          <w:lang w:val="en-GB"/>
        </w:rPr>
        <w:t>.</w:t>
      </w:r>
    </w:p>
    <w:p w14:paraId="239A8CCC" w14:textId="0DC8A19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Minshull, T.A., H. Marín-Moreno, D.I. Armstrong McKay, and P.A. Wilson, 2016: Mechanistic insights into a hydrate contribution to the Paleocene-Eocene carbon cycle perturbation from coupled thermohydraulic simulations. </w:t>
      </w:r>
      <w:r w:rsidRPr="001E7A27">
        <w:rPr>
          <w:rFonts w:cs="Times New Roman"/>
          <w:i/>
          <w:sz w:val="20"/>
          <w:szCs w:val="20"/>
          <w:lang w:val="en-GB"/>
        </w:rPr>
        <w:lastRenderedPageBreak/>
        <w:t>Geophysical Research Letters</w:t>
      </w:r>
      <w:r w:rsidRPr="001E7A27">
        <w:rPr>
          <w:rFonts w:cs="Times New Roman"/>
          <w:sz w:val="20"/>
          <w:szCs w:val="20"/>
          <w:lang w:val="en-GB"/>
        </w:rPr>
        <w:t xml:space="preserve">, </w:t>
      </w:r>
      <w:r w:rsidRPr="001E7A27">
        <w:rPr>
          <w:rFonts w:cs="Times New Roman"/>
          <w:b/>
          <w:sz w:val="20"/>
          <w:szCs w:val="20"/>
          <w:lang w:val="en-GB"/>
        </w:rPr>
        <w:t>43(16)</w:t>
      </w:r>
      <w:r w:rsidRPr="001E7A27">
        <w:rPr>
          <w:rFonts w:cs="Times New Roman"/>
          <w:sz w:val="20"/>
          <w:szCs w:val="20"/>
          <w:lang w:val="en-GB"/>
        </w:rPr>
        <w:t>, 8637–8644, doi:</w:t>
      </w:r>
      <w:hyperlink r:id="rId806" w:history="1">
        <w:r w:rsidRPr="001E7A27">
          <w:rPr>
            <w:rStyle w:val="Hyperlink"/>
            <w:rFonts w:cs="Times New Roman"/>
            <w:sz w:val="20"/>
            <w:szCs w:val="20"/>
            <w:lang w:val="en-GB"/>
          </w:rPr>
          <w:t>10.1002/2016gl069676</w:t>
        </w:r>
      </w:hyperlink>
      <w:r w:rsidRPr="001E7A27">
        <w:rPr>
          <w:rFonts w:cs="Times New Roman"/>
          <w:sz w:val="20"/>
          <w:szCs w:val="20"/>
          <w:lang w:val="en-GB"/>
        </w:rPr>
        <w:t>.</w:t>
      </w:r>
    </w:p>
    <w:p w14:paraId="64EBE21D" w14:textId="156AC88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Mishra, U. et al., 2021: Spatial heterogeneity and environmental predictors of permafrost region soil organic carbon stocks. </w:t>
      </w:r>
      <w:r w:rsidRPr="001E7A27">
        <w:rPr>
          <w:rFonts w:cs="Times New Roman"/>
          <w:i/>
          <w:sz w:val="20"/>
          <w:szCs w:val="20"/>
          <w:lang w:val="en-GB"/>
        </w:rPr>
        <w:t>Science Advances</w:t>
      </w:r>
      <w:r w:rsidRPr="001E7A27">
        <w:rPr>
          <w:rFonts w:cs="Times New Roman"/>
          <w:sz w:val="20"/>
          <w:szCs w:val="20"/>
          <w:lang w:val="en-GB"/>
        </w:rPr>
        <w:t xml:space="preserve">, </w:t>
      </w:r>
      <w:r w:rsidRPr="001E7A27">
        <w:rPr>
          <w:rFonts w:cs="Times New Roman"/>
          <w:b/>
          <w:sz w:val="20"/>
          <w:szCs w:val="20"/>
          <w:lang w:val="en-GB"/>
        </w:rPr>
        <w:t>7(9)</w:t>
      </w:r>
      <w:r w:rsidRPr="001E7A27">
        <w:rPr>
          <w:rFonts w:cs="Times New Roman"/>
          <w:sz w:val="20"/>
          <w:szCs w:val="20"/>
          <w:lang w:val="en-GB"/>
        </w:rPr>
        <w:t>, eaaz5236, doi:</w:t>
      </w:r>
      <w:hyperlink r:id="rId807" w:history="1">
        <w:r w:rsidRPr="001E7A27">
          <w:rPr>
            <w:rStyle w:val="Hyperlink"/>
            <w:rFonts w:cs="Times New Roman"/>
            <w:sz w:val="20"/>
            <w:szCs w:val="20"/>
            <w:lang w:val="en-GB"/>
          </w:rPr>
          <w:t>10.1126/sciadv.aaz5236</w:t>
        </w:r>
      </w:hyperlink>
      <w:r w:rsidRPr="001E7A27">
        <w:rPr>
          <w:rFonts w:cs="Times New Roman"/>
          <w:sz w:val="20"/>
          <w:szCs w:val="20"/>
          <w:lang w:val="en-GB"/>
        </w:rPr>
        <w:t>.</w:t>
      </w:r>
    </w:p>
    <w:p w14:paraId="3C9AE683" w14:textId="2FBF903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Moffitt, S.E., T.M. Hill, P.D. Roopnarine, and J.P. Kennett, 2015: Response of seafloor ecosystems to abrupt global climate change.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112(15)</w:t>
      </w:r>
      <w:r w:rsidRPr="001E7A27">
        <w:rPr>
          <w:rFonts w:cs="Times New Roman"/>
          <w:sz w:val="20"/>
          <w:szCs w:val="20"/>
          <w:lang w:val="en-GB"/>
        </w:rPr>
        <w:t>, 4684–4689, doi:</w:t>
      </w:r>
      <w:hyperlink r:id="rId808" w:history="1">
        <w:r w:rsidRPr="001E7A27">
          <w:rPr>
            <w:rStyle w:val="Hyperlink"/>
            <w:rFonts w:cs="Times New Roman"/>
            <w:sz w:val="20"/>
            <w:szCs w:val="20"/>
            <w:lang w:val="en-GB"/>
          </w:rPr>
          <w:t>10.1073/pnas.1417130112</w:t>
        </w:r>
      </w:hyperlink>
      <w:r w:rsidRPr="001E7A27">
        <w:rPr>
          <w:rFonts w:cs="Times New Roman"/>
          <w:sz w:val="20"/>
          <w:szCs w:val="20"/>
          <w:lang w:val="en-GB"/>
        </w:rPr>
        <w:t>.</w:t>
      </w:r>
    </w:p>
    <w:p w14:paraId="630D56D7" w14:textId="6BF56B2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Mongwe, N.P., M. Vichi, and P.M.S. Monteiro, 2018: The seasonal cycle of pCO2 and CO2 fluxes in the Southern Ocean: diagnosing anomalies in CMIP5 Earth system models.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15(9)</w:t>
      </w:r>
      <w:r w:rsidRPr="001E7A27">
        <w:rPr>
          <w:rFonts w:cs="Times New Roman"/>
          <w:sz w:val="20"/>
          <w:szCs w:val="20"/>
          <w:lang w:val="en-GB"/>
        </w:rPr>
        <w:t>, 2851–2872, doi:</w:t>
      </w:r>
      <w:hyperlink r:id="rId809" w:history="1">
        <w:r w:rsidRPr="001E7A27">
          <w:rPr>
            <w:rStyle w:val="Hyperlink"/>
            <w:rFonts w:cs="Times New Roman"/>
            <w:sz w:val="20"/>
            <w:szCs w:val="20"/>
            <w:lang w:val="en-GB"/>
          </w:rPr>
          <w:t>10.5194/bg-15-2851-2018</w:t>
        </w:r>
      </w:hyperlink>
      <w:r w:rsidRPr="001E7A27">
        <w:rPr>
          <w:rFonts w:cs="Times New Roman"/>
          <w:sz w:val="20"/>
          <w:szCs w:val="20"/>
          <w:lang w:val="en-GB"/>
        </w:rPr>
        <w:t>.</w:t>
      </w:r>
    </w:p>
    <w:p w14:paraId="411D565E" w14:textId="0BCD420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Monnin, E., 2001: Atmospheric CO2 Concentrations over the Last Glacial Termination.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291(5501)</w:t>
      </w:r>
      <w:r w:rsidRPr="001E7A27">
        <w:rPr>
          <w:rFonts w:cs="Times New Roman"/>
          <w:sz w:val="20"/>
          <w:szCs w:val="20"/>
          <w:lang w:val="en-GB"/>
        </w:rPr>
        <w:t>, 112–114, doi:</w:t>
      </w:r>
      <w:hyperlink r:id="rId810" w:history="1">
        <w:r w:rsidRPr="001E7A27">
          <w:rPr>
            <w:rStyle w:val="Hyperlink"/>
            <w:rFonts w:cs="Times New Roman"/>
            <w:sz w:val="20"/>
            <w:szCs w:val="20"/>
            <w:lang w:val="en-GB"/>
          </w:rPr>
          <w:t>10.1126/science.291.5501.112</w:t>
        </w:r>
      </w:hyperlink>
      <w:r w:rsidRPr="001E7A27">
        <w:rPr>
          <w:rFonts w:cs="Times New Roman"/>
          <w:sz w:val="20"/>
          <w:szCs w:val="20"/>
          <w:lang w:val="en-GB"/>
        </w:rPr>
        <w:t>.</w:t>
      </w:r>
    </w:p>
    <w:p w14:paraId="5C6A51DE" w14:textId="57889D3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Monteiro, T., R. Kerr, and E.C. Machado, 2020a: Seasonal variability of net sea-air CO2 fluxes in a coastal region of the northern Antarctic Peninsula.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14875, doi:</w:t>
      </w:r>
      <w:hyperlink r:id="rId811" w:history="1">
        <w:r w:rsidRPr="001E7A27">
          <w:rPr>
            <w:rStyle w:val="Hyperlink"/>
            <w:rFonts w:cs="Times New Roman"/>
            <w:sz w:val="20"/>
            <w:szCs w:val="20"/>
            <w:lang w:val="en-GB"/>
          </w:rPr>
          <w:t>10.1038/s41598-020-71814-0</w:t>
        </w:r>
      </w:hyperlink>
      <w:r w:rsidRPr="001E7A27">
        <w:rPr>
          <w:rFonts w:cs="Times New Roman"/>
          <w:sz w:val="20"/>
          <w:szCs w:val="20"/>
          <w:lang w:val="en-GB"/>
        </w:rPr>
        <w:t>.</w:t>
      </w:r>
    </w:p>
    <w:p w14:paraId="2F04BA6D" w14:textId="5ED6A77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Monteiro, T., R. Kerr, I.B.M. Orselli, and J.M. Lencina-Avila, 2020b: Towards an intensified summer CO2 sink behaviour in the Southern Ocean coastal regions. </w:t>
      </w:r>
      <w:r w:rsidRPr="001E7A27">
        <w:rPr>
          <w:rFonts w:cs="Times New Roman"/>
          <w:i/>
          <w:sz w:val="20"/>
          <w:szCs w:val="20"/>
          <w:lang w:val="en-GB"/>
        </w:rPr>
        <w:t>Progress in Oceanography</w:t>
      </w:r>
      <w:r w:rsidRPr="001E7A27">
        <w:rPr>
          <w:rFonts w:cs="Times New Roman"/>
          <w:sz w:val="20"/>
          <w:szCs w:val="20"/>
          <w:lang w:val="en-GB"/>
        </w:rPr>
        <w:t xml:space="preserve">, </w:t>
      </w:r>
      <w:r w:rsidRPr="001E7A27">
        <w:rPr>
          <w:rFonts w:cs="Times New Roman"/>
          <w:b/>
          <w:sz w:val="20"/>
          <w:szCs w:val="20"/>
          <w:lang w:val="en-GB"/>
        </w:rPr>
        <w:t>183</w:t>
      </w:r>
      <w:r w:rsidRPr="001E7A27">
        <w:rPr>
          <w:rFonts w:cs="Times New Roman"/>
          <w:sz w:val="20"/>
          <w:szCs w:val="20"/>
          <w:lang w:val="en-GB"/>
        </w:rPr>
        <w:t>, 102267, doi:</w:t>
      </w:r>
      <w:hyperlink r:id="rId812" w:history="1">
        <w:r w:rsidRPr="001E7A27">
          <w:rPr>
            <w:rStyle w:val="Hyperlink"/>
            <w:rFonts w:cs="Times New Roman"/>
            <w:sz w:val="20"/>
            <w:szCs w:val="20"/>
            <w:lang w:val="en-GB"/>
          </w:rPr>
          <w:t>10.1016/j.pocean.2020.102267</w:t>
        </w:r>
      </w:hyperlink>
      <w:r w:rsidRPr="001E7A27">
        <w:rPr>
          <w:rFonts w:cs="Times New Roman"/>
          <w:sz w:val="20"/>
          <w:szCs w:val="20"/>
          <w:lang w:val="en-GB"/>
        </w:rPr>
        <w:t>.</w:t>
      </w:r>
    </w:p>
    <w:p w14:paraId="6BE3AE10" w14:textId="78751F2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Mora, C. et al., 2013: Biotic and human vulnerability to projected changes in ocean biogeochemistry over the 21st Century. </w:t>
      </w:r>
      <w:r w:rsidRPr="001E7A27">
        <w:rPr>
          <w:rFonts w:cs="Times New Roman"/>
          <w:i/>
          <w:sz w:val="20"/>
          <w:szCs w:val="20"/>
          <w:lang w:val="en-GB"/>
        </w:rPr>
        <w:t>PLoS Biology</w:t>
      </w:r>
      <w:r w:rsidRPr="001E7A27">
        <w:rPr>
          <w:rFonts w:cs="Times New Roman"/>
          <w:sz w:val="20"/>
          <w:szCs w:val="20"/>
          <w:lang w:val="en-GB"/>
        </w:rPr>
        <w:t xml:space="preserve">, </w:t>
      </w:r>
      <w:r w:rsidRPr="001E7A27">
        <w:rPr>
          <w:rFonts w:cs="Times New Roman"/>
          <w:b/>
          <w:sz w:val="20"/>
          <w:szCs w:val="20"/>
          <w:lang w:val="en-GB"/>
        </w:rPr>
        <w:t>11(10)</w:t>
      </w:r>
      <w:r w:rsidRPr="001E7A27">
        <w:rPr>
          <w:rFonts w:cs="Times New Roman"/>
          <w:sz w:val="20"/>
          <w:szCs w:val="20"/>
          <w:lang w:val="en-GB"/>
        </w:rPr>
        <w:t>, e1001682, doi:</w:t>
      </w:r>
      <w:hyperlink r:id="rId813" w:history="1">
        <w:r w:rsidRPr="001E7A27">
          <w:rPr>
            <w:rStyle w:val="Hyperlink"/>
            <w:rFonts w:cs="Times New Roman"/>
            <w:sz w:val="20"/>
            <w:szCs w:val="20"/>
            <w:lang w:val="en-GB"/>
          </w:rPr>
          <w:t>10.1371/journal.pbio.1001682</w:t>
        </w:r>
      </w:hyperlink>
      <w:r w:rsidRPr="001E7A27">
        <w:rPr>
          <w:rFonts w:cs="Times New Roman"/>
          <w:sz w:val="20"/>
          <w:szCs w:val="20"/>
          <w:lang w:val="en-GB"/>
        </w:rPr>
        <w:t>.</w:t>
      </w:r>
    </w:p>
    <w:p w14:paraId="4038F695" w14:textId="20DCFB6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Moy, A.D. et al., 2019: Varied contribution of the Southern Ocean to deglacial atmospheric CO2 rise.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12(12)</w:t>
      </w:r>
      <w:r w:rsidRPr="001E7A27">
        <w:rPr>
          <w:rFonts w:cs="Times New Roman"/>
          <w:sz w:val="20"/>
          <w:szCs w:val="20"/>
          <w:lang w:val="en-GB"/>
        </w:rPr>
        <w:t>, 1006–1011, doi:</w:t>
      </w:r>
      <w:hyperlink r:id="rId814" w:history="1">
        <w:r w:rsidRPr="001E7A27">
          <w:rPr>
            <w:rStyle w:val="Hyperlink"/>
            <w:rFonts w:cs="Times New Roman"/>
            <w:sz w:val="20"/>
            <w:szCs w:val="20"/>
            <w:lang w:val="en-GB"/>
          </w:rPr>
          <w:t>10.1038/s41561-019-0473-9</w:t>
        </w:r>
      </w:hyperlink>
      <w:r w:rsidRPr="001E7A27">
        <w:rPr>
          <w:rFonts w:cs="Times New Roman"/>
          <w:sz w:val="20"/>
          <w:szCs w:val="20"/>
          <w:lang w:val="en-GB"/>
        </w:rPr>
        <w:t>.</w:t>
      </w:r>
    </w:p>
    <w:p w14:paraId="58A6A1B9" w14:textId="2262FC1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Muri, H. et al., 2018: Climate response to aerosol geoengineering: A multimethod comparison.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31(16)</w:t>
      </w:r>
      <w:r w:rsidRPr="001E7A27">
        <w:rPr>
          <w:rFonts w:cs="Times New Roman"/>
          <w:sz w:val="20"/>
          <w:szCs w:val="20"/>
          <w:lang w:val="en-GB"/>
        </w:rPr>
        <w:t>, 6319–6340, doi:</w:t>
      </w:r>
      <w:hyperlink r:id="rId815" w:history="1">
        <w:r w:rsidRPr="001E7A27">
          <w:rPr>
            <w:rStyle w:val="Hyperlink"/>
            <w:rFonts w:cs="Times New Roman"/>
            <w:sz w:val="20"/>
            <w:szCs w:val="20"/>
            <w:lang w:val="en-GB"/>
          </w:rPr>
          <w:t>10.1175/jcli-d-17-0620.1</w:t>
        </w:r>
      </w:hyperlink>
      <w:r w:rsidRPr="001E7A27">
        <w:rPr>
          <w:rFonts w:cs="Times New Roman"/>
          <w:sz w:val="20"/>
          <w:szCs w:val="20"/>
          <w:lang w:val="en-GB"/>
        </w:rPr>
        <w:t>.</w:t>
      </w:r>
    </w:p>
    <w:p w14:paraId="4A6EAB0B" w14:textId="10E6875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Murray, R.H., D. Erler, and B.D. Eyre, 2015: Nitrous oxide fluxes in estuarine environments: response to global change.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21(9)</w:t>
      </w:r>
      <w:r w:rsidRPr="001E7A27">
        <w:rPr>
          <w:rFonts w:cs="Times New Roman"/>
          <w:sz w:val="20"/>
          <w:szCs w:val="20"/>
          <w:lang w:val="en-GB"/>
        </w:rPr>
        <w:t>, 3219–3245, doi:</w:t>
      </w:r>
      <w:hyperlink r:id="rId816" w:history="1">
        <w:r w:rsidRPr="001E7A27">
          <w:rPr>
            <w:rStyle w:val="Hyperlink"/>
            <w:rFonts w:cs="Times New Roman"/>
            <w:sz w:val="20"/>
            <w:szCs w:val="20"/>
            <w:lang w:val="en-GB"/>
          </w:rPr>
          <w:t>10.1111/gcb.12923</w:t>
        </w:r>
      </w:hyperlink>
      <w:r w:rsidRPr="001E7A27">
        <w:rPr>
          <w:rFonts w:cs="Times New Roman"/>
          <w:sz w:val="20"/>
          <w:szCs w:val="20"/>
          <w:lang w:val="en-GB"/>
        </w:rPr>
        <w:t>.</w:t>
      </w:r>
    </w:p>
    <w:p w14:paraId="76E3D020" w14:textId="6AF35D6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Myers-Smith, I.H. et al., 2011: Shrub expansion in tundra ecosystems: dynamics, impacts and research priorities.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6(4)</w:t>
      </w:r>
      <w:r w:rsidRPr="001E7A27">
        <w:rPr>
          <w:rFonts w:cs="Times New Roman"/>
          <w:sz w:val="20"/>
          <w:szCs w:val="20"/>
          <w:lang w:val="en-GB"/>
        </w:rPr>
        <w:t>, 45509, doi:</w:t>
      </w:r>
      <w:hyperlink r:id="rId817" w:history="1">
        <w:r w:rsidRPr="001E7A27">
          <w:rPr>
            <w:rStyle w:val="Hyperlink"/>
            <w:rFonts w:cs="Times New Roman"/>
            <w:sz w:val="20"/>
            <w:szCs w:val="20"/>
            <w:lang w:val="en-GB"/>
          </w:rPr>
          <w:t>10.1088/1748-9326/6/4/045509</w:t>
        </w:r>
      </w:hyperlink>
      <w:r w:rsidRPr="001E7A27">
        <w:rPr>
          <w:rFonts w:cs="Times New Roman"/>
          <w:sz w:val="20"/>
          <w:szCs w:val="20"/>
          <w:lang w:val="en-GB"/>
        </w:rPr>
        <w:t>.</w:t>
      </w:r>
    </w:p>
    <w:p w14:paraId="15540A59" w14:textId="160DE38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Naik, V. et al., 2013: Preindustrial to present-day changes in tropospheric hydroxyl radical and methane lifetime from the Atmospheric Chemistry and Climate Model Intercomparison Project (ACCMIP).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13(10)</w:t>
      </w:r>
      <w:r w:rsidRPr="001E7A27">
        <w:rPr>
          <w:rFonts w:cs="Times New Roman"/>
          <w:sz w:val="20"/>
          <w:szCs w:val="20"/>
          <w:lang w:val="en-GB"/>
        </w:rPr>
        <w:t>, 5277–5298, doi:</w:t>
      </w:r>
      <w:hyperlink r:id="rId818" w:history="1">
        <w:r w:rsidRPr="001E7A27">
          <w:rPr>
            <w:rStyle w:val="Hyperlink"/>
            <w:rFonts w:cs="Times New Roman"/>
            <w:sz w:val="20"/>
            <w:szCs w:val="20"/>
            <w:lang w:val="en-GB"/>
          </w:rPr>
          <w:t>10.5194/acp-13-5277-2013</w:t>
        </w:r>
      </w:hyperlink>
      <w:r w:rsidRPr="001E7A27">
        <w:rPr>
          <w:rFonts w:cs="Times New Roman"/>
          <w:sz w:val="20"/>
          <w:szCs w:val="20"/>
          <w:lang w:val="en-GB"/>
        </w:rPr>
        <w:t>.</w:t>
      </w:r>
    </w:p>
    <w:p w14:paraId="2DDDF4E7" w14:textId="45F5613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Nakano, H., M. Ishii, K.B. Rodgers, H. Tsujino, and G. Yamanaka, 2015: Anthropogenic CO2 uptake, transport, storage, and dynamical controls in the ocean imposed by the meridional overturning circulation: A modeling study.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29(10)</w:t>
      </w:r>
      <w:r w:rsidRPr="001E7A27">
        <w:rPr>
          <w:rFonts w:cs="Times New Roman"/>
          <w:sz w:val="20"/>
          <w:szCs w:val="20"/>
          <w:lang w:val="en-GB"/>
        </w:rPr>
        <w:t>, 1706–1724, doi:</w:t>
      </w:r>
      <w:hyperlink r:id="rId819" w:history="1">
        <w:r w:rsidRPr="001E7A27">
          <w:rPr>
            <w:rStyle w:val="Hyperlink"/>
            <w:rFonts w:cs="Times New Roman"/>
            <w:sz w:val="20"/>
            <w:szCs w:val="20"/>
            <w:lang w:val="en-GB"/>
          </w:rPr>
          <w:t>10.1002/2015gb005128</w:t>
        </w:r>
      </w:hyperlink>
      <w:r w:rsidRPr="001E7A27">
        <w:rPr>
          <w:rFonts w:cs="Times New Roman"/>
          <w:sz w:val="20"/>
          <w:szCs w:val="20"/>
          <w:lang w:val="en-GB"/>
        </w:rPr>
        <w:t>.</w:t>
      </w:r>
    </w:p>
    <w:p w14:paraId="719F4861" w14:textId="7CD787B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Nakazawa, T., S. Morimoto, S. Aoki, and M. Tanaka, 1997: Temporal and spatial variations of the carbon isotopic ratio of atmospheric carbon dioxide in the western Pacific region.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102(D1)</w:t>
      </w:r>
      <w:r w:rsidRPr="001E7A27">
        <w:rPr>
          <w:rFonts w:cs="Times New Roman"/>
          <w:sz w:val="20"/>
          <w:szCs w:val="20"/>
          <w:lang w:val="en-GB"/>
        </w:rPr>
        <w:t>, 1271–1285, doi:</w:t>
      </w:r>
      <w:hyperlink r:id="rId820" w:history="1">
        <w:r w:rsidRPr="001E7A27">
          <w:rPr>
            <w:rStyle w:val="Hyperlink"/>
            <w:rFonts w:cs="Times New Roman"/>
            <w:sz w:val="20"/>
            <w:szCs w:val="20"/>
            <w:lang w:val="en-GB"/>
          </w:rPr>
          <w:t>10.1029/96jd02720</w:t>
        </w:r>
      </w:hyperlink>
      <w:r w:rsidRPr="001E7A27">
        <w:rPr>
          <w:rFonts w:cs="Times New Roman"/>
          <w:sz w:val="20"/>
          <w:szCs w:val="20"/>
          <w:lang w:val="en-GB"/>
        </w:rPr>
        <w:t>.</w:t>
      </w:r>
    </w:p>
    <w:p w14:paraId="737F5505" w14:textId="2FDCA96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Naqvi, S.W.A. et al., 2010a: Marine hypoxia/anoxia as a source of CH4 and N2O.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7(7)</w:t>
      </w:r>
      <w:r w:rsidRPr="001E7A27">
        <w:rPr>
          <w:rFonts w:cs="Times New Roman"/>
          <w:sz w:val="20"/>
          <w:szCs w:val="20"/>
          <w:lang w:val="en-GB"/>
        </w:rPr>
        <w:t>, 2159–2190, doi:</w:t>
      </w:r>
      <w:hyperlink r:id="rId821" w:history="1">
        <w:r w:rsidRPr="001E7A27">
          <w:rPr>
            <w:rStyle w:val="Hyperlink"/>
            <w:rFonts w:cs="Times New Roman"/>
            <w:sz w:val="20"/>
            <w:szCs w:val="20"/>
            <w:lang w:val="en-GB"/>
          </w:rPr>
          <w:t>10.5194/bg-7-2159-2010</w:t>
        </w:r>
      </w:hyperlink>
      <w:r w:rsidRPr="001E7A27">
        <w:rPr>
          <w:rFonts w:cs="Times New Roman"/>
          <w:sz w:val="20"/>
          <w:szCs w:val="20"/>
          <w:lang w:val="en-GB"/>
        </w:rPr>
        <w:t>.</w:t>
      </w:r>
    </w:p>
    <w:p w14:paraId="3F5C05B3" w14:textId="678FE58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Naqvi, S.W.A. et al., 2010b: Marine hypoxia/anoxia as a source of CH4 and N2O.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7(7)</w:t>
      </w:r>
      <w:r w:rsidRPr="001E7A27">
        <w:rPr>
          <w:rFonts w:cs="Times New Roman"/>
          <w:sz w:val="20"/>
          <w:szCs w:val="20"/>
          <w:lang w:val="en-GB"/>
        </w:rPr>
        <w:t>, 2159–2190, doi:</w:t>
      </w:r>
      <w:hyperlink r:id="rId822" w:history="1">
        <w:r w:rsidRPr="001E7A27">
          <w:rPr>
            <w:rStyle w:val="Hyperlink"/>
            <w:rFonts w:cs="Times New Roman"/>
            <w:sz w:val="20"/>
            <w:szCs w:val="20"/>
            <w:lang w:val="en-GB"/>
          </w:rPr>
          <w:t>10.5194/bg-7-2159-2010</w:t>
        </w:r>
      </w:hyperlink>
      <w:r w:rsidRPr="001E7A27">
        <w:rPr>
          <w:rFonts w:cs="Times New Roman"/>
          <w:sz w:val="20"/>
          <w:szCs w:val="20"/>
          <w:lang w:val="en-GB"/>
        </w:rPr>
        <w:t>.</w:t>
      </w:r>
    </w:p>
    <w:p w14:paraId="1665ABDD" w14:textId="461F2FD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NASEM, 2019: </w:t>
      </w:r>
      <w:r w:rsidRPr="001E7A27">
        <w:rPr>
          <w:rFonts w:cs="Times New Roman"/>
          <w:i/>
          <w:sz w:val="20"/>
          <w:szCs w:val="20"/>
          <w:lang w:val="en-GB"/>
        </w:rPr>
        <w:t>Negative Emissions Technologies and Reliable Sequestration: A Research Agenda</w:t>
      </w:r>
      <w:r w:rsidRPr="001E7A27">
        <w:rPr>
          <w:rFonts w:cs="Times New Roman"/>
          <w:sz w:val="20"/>
          <w:szCs w:val="20"/>
          <w:lang w:val="en-GB"/>
        </w:rPr>
        <w:t>. National Academies of Sciences, Engineering, and Medicine (NASEM). The National Academies Press, Washington, DC, USA, 510 pp., doi:</w:t>
      </w:r>
      <w:hyperlink r:id="rId823" w:history="1">
        <w:r w:rsidRPr="001E7A27">
          <w:rPr>
            <w:rStyle w:val="Hyperlink"/>
            <w:rFonts w:cs="Times New Roman"/>
            <w:sz w:val="20"/>
            <w:szCs w:val="20"/>
            <w:lang w:val="en-GB"/>
          </w:rPr>
          <w:t>10.17226/25259</w:t>
        </w:r>
      </w:hyperlink>
      <w:r w:rsidRPr="001E7A27">
        <w:rPr>
          <w:rFonts w:cs="Times New Roman"/>
          <w:sz w:val="20"/>
          <w:szCs w:val="20"/>
          <w:lang w:val="en-GB"/>
        </w:rPr>
        <w:t>.</w:t>
      </w:r>
    </w:p>
    <w:p w14:paraId="357A3A45" w14:textId="4707386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Natali, S.M. et al., 2019: Large loss of CO2 in winter observed across the northern permafrost region.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9(11)</w:t>
      </w:r>
      <w:r w:rsidRPr="001E7A27">
        <w:rPr>
          <w:rFonts w:cs="Times New Roman"/>
          <w:sz w:val="20"/>
          <w:szCs w:val="20"/>
          <w:lang w:val="en-GB"/>
        </w:rPr>
        <w:t>, 852–857, doi:</w:t>
      </w:r>
      <w:hyperlink r:id="rId824" w:history="1">
        <w:r w:rsidRPr="001E7A27">
          <w:rPr>
            <w:rStyle w:val="Hyperlink"/>
            <w:rFonts w:cs="Times New Roman"/>
            <w:sz w:val="20"/>
            <w:szCs w:val="20"/>
            <w:lang w:val="en-GB"/>
          </w:rPr>
          <w:t>10.1038/s41558-019-0592-8</w:t>
        </w:r>
      </w:hyperlink>
      <w:r w:rsidRPr="001E7A27">
        <w:rPr>
          <w:rFonts w:cs="Times New Roman"/>
          <w:sz w:val="20"/>
          <w:szCs w:val="20"/>
          <w:lang w:val="en-GB"/>
        </w:rPr>
        <w:t>.</w:t>
      </w:r>
    </w:p>
    <w:p w14:paraId="7B0B4D1C" w14:textId="56879E0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Natchimuthu, S., M.B. Wallin, L. Klemedtsson, and D. Bastviken, 2017: Spatio-temporal patterns of stream methane and carbon dioxide emissions in a hemiboreal catchment in Southwest Sweden.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39729, doi:</w:t>
      </w:r>
      <w:hyperlink r:id="rId825" w:history="1">
        <w:r w:rsidRPr="001E7A27">
          <w:rPr>
            <w:rStyle w:val="Hyperlink"/>
            <w:rFonts w:cs="Times New Roman"/>
            <w:sz w:val="20"/>
            <w:szCs w:val="20"/>
            <w:lang w:val="en-GB"/>
          </w:rPr>
          <w:t>10.1038/srep39729</w:t>
        </w:r>
      </w:hyperlink>
      <w:r w:rsidRPr="001E7A27">
        <w:rPr>
          <w:rFonts w:cs="Times New Roman"/>
          <w:sz w:val="20"/>
          <w:szCs w:val="20"/>
          <w:lang w:val="en-GB"/>
        </w:rPr>
        <w:t>.</w:t>
      </w:r>
    </w:p>
    <w:p w14:paraId="2BC59675" w14:textId="154568D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Negrete-García, G., N.S. Lovenduski, C. Hauri, K.M. Krumhardt, and S.K. Lauvset, 2019: Sudden emergence of a shallow aragonite saturation horizon in the Southern Ocean.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9(4)</w:t>
      </w:r>
      <w:r w:rsidRPr="001E7A27">
        <w:rPr>
          <w:rFonts w:cs="Times New Roman"/>
          <w:sz w:val="20"/>
          <w:szCs w:val="20"/>
          <w:lang w:val="en-GB"/>
        </w:rPr>
        <w:t>, 313–317, doi:</w:t>
      </w:r>
      <w:hyperlink r:id="rId826" w:history="1">
        <w:r w:rsidRPr="001E7A27">
          <w:rPr>
            <w:rStyle w:val="Hyperlink"/>
            <w:rFonts w:cs="Times New Roman"/>
            <w:sz w:val="20"/>
            <w:szCs w:val="20"/>
            <w:lang w:val="en-GB"/>
          </w:rPr>
          <w:t>10.1038/s41558-019-0418-8</w:t>
        </w:r>
      </w:hyperlink>
      <w:r w:rsidRPr="001E7A27">
        <w:rPr>
          <w:rFonts w:cs="Times New Roman"/>
          <w:sz w:val="20"/>
          <w:szCs w:val="20"/>
          <w:lang w:val="en-GB"/>
        </w:rPr>
        <w:t>.</w:t>
      </w:r>
    </w:p>
    <w:p w14:paraId="22D4D6C1" w14:textId="29E6D2E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Nehrbass-Ahles, C. et al., 2020: Abrupt CO2 release to the atmosphere under glacia and early interglacial climate conditions.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369(6506)</w:t>
      </w:r>
      <w:r w:rsidRPr="001E7A27">
        <w:rPr>
          <w:rFonts w:cs="Times New Roman"/>
          <w:sz w:val="20"/>
          <w:szCs w:val="20"/>
          <w:lang w:val="en-GB"/>
        </w:rPr>
        <w:t>, 1000–1005, doi:</w:t>
      </w:r>
      <w:hyperlink r:id="rId827" w:history="1">
        <w:r w:rsidRPr="001E7A27">
          <w:rPr>
            <w:rStyle w:val="Hyperlink"/>
            <w:rFonts w:cs="Times New Roman"/>
            <w:sz w:val="20"/>
            <w:szCs w:val="20"/>
            <w:lang w:val="en-GB"/>
          </w:rPr>
          <w:t>10.1126/science.aay8178</w:t>
        </w:r>
      </w:hyperlink>
      <w:r w:rsidRPr="001E7A27">
        <w:rPr>
          <w:rFonts w:cs="Times New Roman"/>
          <w:sz w:val="20"/>
          <w:szCs w:val="20"/>
          <w:lang w:val="en-GB"/>
        </w:rPr>
        <w:t>.</w:t>
      </w:r>
    </w:p>
    <w:p w14:paraId="173512A7" w14:textId="7C87644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Nevison, C.D., T.J. Lueker, and R.F. Weiss, 2004: Quantifying the nitrous oxide source from coastal upwelling.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18(1)</w:t>
      </w:r>
      <w:r w:rsidRPr="001E7A27">
        <w:rPr>
          <w:rFonts w:cs="Times New Roman"/>
          <w:sz w:val="20"/>
          <w:szCs w:val="20"/>
          <w:lang w:val="en-GB"/>
        </w:rPr>
        <w:t>, GB1018, doi:</w:t>
      </w:r>
      <w:hyperlink r:id="rId828" w:history="1">
        <w:r w:rsidRPr="001E7A27">
          <w:rPr>
            <w:rStyle w:val="Hyperlink"/>
            <w:rFonts w:cs="Times New Roman"/>
            <w:sz w:val="20"/>
            <w:szCs w:val="20"/>
            <w:lang w:val="en-GB"/>
          </w:rPr>
          <w:t>10.1029/2003gb002110</w:t>
        </w:r>
      </w:hyperlink>
      <w:r w:rsidRPr="001E7A27">
        <w:rPr>
          <w:rFonts w:cs="Times New Roman"/>
          <w:sz w:val="20"/>
          <w:szCs w:val="20"/>
          <w:lang w:val="en-GB"/>
        </w:rPr>
        <w:t>.</w:t>
      </w:r>
    </w:p>
    <w:p w14:paraId="711FB38A" w14:textId="17D85BD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Nevison, C.D. et al., 2020: Southern Annular Mode Influence on Wintertime Ventilation of the Southern Ocean Detected in Atmospheric O &lt;sub&gt;2&lt;/sub&gt; and CO &lt;sub&gt;2&lt;/sub&gt; Measurements.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47(4)</w:t>
      </w:r>
      <w:r w:rsidRPr="001E7A27">
        <w:rPr>
          <w:rFonts w:cs="Times New Roman"/>
          <w:sz w:val="20"/>
          <w:szCs w:val="20"/>
          <w:lang w:val="en-GB"/>
        </w:rPr>
        <w:t>, e2019GL085667, doi:</w:t>
      </w:r>
      <w:hyperlink r:id="rId829" w:history="1">
        <w:r w:rsidRPr="001E7A27">
          <w:rPr>
            <w:rStyle w:val="Hyperlink"/>
            <w:rFonts w:cs="Times New Roman"/>
            <w:sz w:val="20"/>
            <w:szCs w:val="20"/>
            <w:lang w:val="en-GB"/>
          </w:rPr>
          <w:t>10.1029/2019gl085667</w:t>
        </w:r>
      </w:hyperlink>
      <w:r w:rsidRPr="001E7A27">
        <w:rPr>
          <w:rFonts w:cs="Times New Roman"/>
          <w:sz w:val="20"/>
          <w:szCs w:val="20"/>
          <w:lang w:val="en-GB"/>
        </w:rPr>
        <w:t>.</w:t>
      </w:r>
    </w:p>
    <w:p w14:paraId="624738BD" w14:textId="3AB5FD9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Ni, X. and P.M. Groffman, 2018: Declines in methane uptake in forest soils.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115(34)</w:t>
      </w:r>
      <w:r w:rsidRPr="001E7A27">
        <w:rPr>
          <w:rFonts w:cs="Times New Roman"/>
          <w:sz w:val="20"/>
          <w:szCs w:val="20"/>
          <w:lang w:val="en-GB"/>
        </w:rPr>
        <w:t>, 8587–8590, doi:</w:t>
      </w:r>
      <w:hyperlink r:id="rId830" w:history="1">
        <w:r w:rsidRPr="001E7A27">
          <w:rPr>
            <w:rStyle w:val="Hyperlink"/>
            <w:rFonts w:cs="Times New Roman"/>
            <w:sz w:val="20"/>
            <w:szCs w:val="20"/>
            <w:lang w:val="en-GB"/>
          </w:rPr>
          <w:t>10.1073/pnas.1807377115</w:t>
        </w:r>
      </w:hyperlink>
      <w:r w:rsidRPr="001E7A27">
        <w:rPr>
          <w:rFonts w:cs="Times New Roman"/>
          <w:sz w:val="20"/>
          <w:szCs w:val="20"/>
          <w:lang w:val="en-GB"/>
        </w:rPr>
        <w:t>.</w:t>
      </w:r>
    </w:p>
    <w:p w14:paraId="72CE0C53" w14:textId="4694800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Nicely, J.M. et al., 2018: Changes in global tropospheric OH expected as a result of climate change over the last several decades.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123(18)</w:t>
      </w:r>
      <w:r w:rsidRPr="001E7A27">
        <w:rPr>
          <w:rFonts w:cs="Times New Roman"/>
          <w:sz w:val="20"/>
          <w:szCs w:val="20"/>
          <w:lang w:val="en-GB"/>
        </w:rPr>
        <w:t>, 10,774–10,795, doi:</w:t>
      </w:r>
      <w:hyperlink r:id="rId831" w:history="1">
        <w:r w:rsidRPr="001E7A27">
          <w:rPr>
            <w:rStyle w:val="Hyperlink"/>
            <w:rFonts w:cs="Times New Roman"/>
            <w:sz w:val="20"/>
            <w:szCs w:val="20"/>
            <w:lang w:val="en-GB"/>
          </w:rPr>
          <w:t>10.1029/2018jd028388</w:t>
        </w:r>
      </w:hyperlink>
      <w:r w:rsidRPr="001E7A27">
        <w:rPr>
          <w:rFonts w:cs="Times New Roman"/>
          <w:sz w:val="20"/>
          <w:szCs w:val="20"/>
          <w:lang w:val="en-GB"/>
        </w:rPr>
        <w:t>.</w:t>
      </w:r>
    </w:p>
    <w:p w14:paraId="4A00B535" w14:textId="2CE89DE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Nicholls, Z.R.J., R. Gieseke, J. Lewis, A. Nauels, and M. Meinshausen, 2020: Implications of non-linearities between cumulative CO2 emissions and CO2-induced warming for assessing the remaining carbon budget.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15(7)</w:t>
      </w:r>
      <w:r w:rsidRPr="001E7A27">
        <w:rPr>
          <w:rFonts w:cs="Times New Roman"/>
          <w:sz w:val="20"/>
          <w:szCs w:val="20"/>
          <w:lang w:val="en-GB"/>
        </w:rPr>
        <w:t>, 074017, doi:</w:t>
      </w:r>
      <w:hyperlink r:id="rId832" w:history="1">
        <w:r w:rsidRPr="001E7A27">
          <w:rPr>
            <w:rStyle w:val="Hyperlink"/>
            <w:rFonts w:cs="Times New Roman"/>
            <w:sz w:val="20"/>
            <w:szCs w:val="20"/>
            <w:lang w:val="en-GB"/>
          </w:rPr>
          <w:t>10.1088/1748-9326/ab83af</w:t>
        </w:r>
      </w:hyperlink>
      <w:r w:rsidRPr="001E7A27">
        <w:rPr>
          <w:rFonts w:cs="Times New Roman"/>
          <w:sz w:val="20"/>
          <w:szCs w:val="20"/>
          <w:lang w:val="en-GB"/>
        </w:rPr>
        <w:t>.</w:t>
      </w:r>
    </w:p>
    <w:p w14:paraId="72FE5718" w14:textId="701C26E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Nie, M., M. Lu, J. Bell, S. Raut, and E. Pendall, 2013: Altered root traits due to elevated CO2: A meta-analysis. </w:t>
      </w:r>
      <w:r w:rsidRPr="001E7A27">
        <w:rPr>
          <w:rFonts w:cs="Times New Roman"/>
          <w:i/>
          <w:sz w:val="20"/>
          <w:szCs w:val="20"/>
          <w:lang w:val="en-GB"/>
        </w:rPr>
        <w:t>Global Ecology and Biogeography</w:t>
      </w:r>
      <w:r w:rsidRPr="001E7A27">
        <w:rPr>
          <w:rFonts w:cs="Times New Roman"/>
          <w:sz w:val="20"/>
          <w:szCs w:val="20"/>
          <w:lang w:val="en-GB"/>
        </w:rPr>
        <w:t xml:space="preserve">, </w:t>
      </w:r>
      <w:r w:rsidRPr="001E7A27">
        <w:rPr>
          <w:rFonts w:cs="Times New Roman"/>
          <w:b/>
          <w:sz w:val="20"/>
          <w:szCs w:val="20"/>
          <w:lang w:val="en-GB"/>
        </w:rPr>
        <w:t>22(10)</w:t>
      </w:r>
      <w:r w:rsidRPr="001E7A27">
        <w:rPr>
          <w:rFonts w:cs="Times New Roman"/>
          <w:sz w:val="20"/>
          <w:szCs w:val="20"/>
          <w:lang w:val="en-GB"/>
        </w:rPr>
        <w:t>, 1095–1105, doi:</w:t>
      </w:r>
      <w:hyperlink r:id="rId833" w:history="1">
        <w:r w:rsidRPr="001E7A27">
          <w:rPr>
            <w:rStyle w:val="Hyperlink"/>
            <w:rFonts w:cs="Times New Roman"/>
            <w:sz w:val="20"/>
            <w:szCs w:val="20"/>
            <w:lang w:val="en-GB"/>
          </w:rPr>
          <w:t>10.1111/geb.12062</w:t>
        </w:r>
      </w:hyperlink>
      <w:r w:rsidRPr="001E7A27">
        <w:rPr>
          <w:rFonts w:cs="Times New Roman"/>
          <w:sz w:val="20"/>
          <w:szCs w:val="20"/>
          <w:lang w:val="en-GB"/>
        </w:rPr>
        <w:t>.</w:t>
      </w:r>
    </w:p>
    <w:p w14:paraId="030CBAFE" w14:textId="6A89318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Nisbet, E.G. et al., 2016: Rising atmospheric methane: 2007-2014 growth and isotopic shift.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30(9)</w:t>
      </w:r>
      <w:r w:rsidRPr="001E7A27">
        <w:rPr>
          <w:rFonts w:cs="Times New Roman"/>
          <w:sz w:val="20"/>
          <w:szCs w:val="20"/>
          <w:lang w:val="en-GB"/>
        </w:rPr>
        <w:t>, 1356–1370, doi:</w:t>
      </w:r>
      <w:hyperlink r:id="rId834" w:history="1">
        <w:r w:rsidRPr="001E7A27">
          <w:rPr>
            <w:rStyle w:val="Hyperlink"/>
            <w:rFonts w:cs="Times New Roman"/>
            <w:sz w:val="20"/>
            <w:szCs w:val="20"/>
            <w:lang w:val="en-GB"/>
          </w:rPr>
          <w:t>10.1002/2016gb005406</w:t>
        </w:r>
      </w:hyperlink>
      <w:r w:rsidRPr="001E7A27">
        <w:rPr>
          <w:rFonts w:cs="Times New Roman"/>
          <w:sz w:val="20"/>
          <w:szCs w:val="20"/>
          <w:lang w:val="en-GB"/>
        </w:rPr>
        <w:t>.</w:t>
      </w:r>
    </w:p>
    <w:p w14:paraId="2C3EE788" w14:textId="60B0A1A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Nisbet, E.G. et al., 2019: Very strong atmospheric methane growth in the 4 years 2014–2017: implications for the Paris Agreement.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33</w:t>
      </w:r>
      <w:r w:rsidRPr="001E7A27">
        <w:rPr>
          <w:rFonts w:cs="Times New Roman"/>
          <w:sz w:val="20"/>
          <w:szCs w:val="20"/>
          <w:lang w:val="en-GB"/>
        </w:rPr>
        <w:t>, 2018GB006009, doi:</w:t>
      </w:r>
      <w:hyperlink r:id="rId835" w:history="1">
        <w:r w:rsidRPr="001E7A27">
          <w:rPr>
            <w:rStyle w:val="Hyperlink"/>
            <w:rFonts w:cs="Times New Roman"/>
            <w:sz w:val="20"/>
            <w:szCs w:val="20"/>
            <w:lang w:val="en-GB"/>
          </w:rPr>
          <w:t>10.1029/2018gb006009</w:t>
        </w:r>
      </w:hyperlink>
      <w:r w:rsidRPr="001E7A27">
        <w:rPr>
          <w:rFonts w:cs="Times New Roman"/>
          <w:sz w:val="20"/>
          <w:szCs w:val="20"/>
          <w:lang w:val="en-GB"/>
        </w:rPr>
        <w:t>.</w:t>
      </w:r>
    </w:p>
    <w:p w14:paraId="73379488" w14:textId="104A615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Nisbet, E.G. et al., 2020: Methane Mitigation: Methods to Reduce Emissions, on the Path to the Paris Agreement. </w:t>
      </w:r>
      <w:r w:rsidRPr="001E7A27">
        <w:rPr>
          <w:rFonts w:cs="Times New Roman"/>
          <w:i/>
          <w:sz w:val="20"/>
          <w:szCs w:val="20"/>
          <w:lang w:val="en-GB"/>
        </w:rPr>
        <w:t>Reviews of Geophysics</w:t>
      </w:r>
      <w:r w:rsidRPr="001E7A27">
        <w:rPr>
          <w:rFonts w:cs="Times New Roman"/>
          <w:sz w:val="20"/>
          <w:szCs w:val="20"/>
          <w:lang w:val="en-GB"/>
        </w:rPr>
        <w:t xml:space="preserve">, </w:t>
      </w:r>
      <w:r w:rsidRPr="001E7A27">
        <w:rPr>
          <w:rFonts w:cs="Times New Roman"/>
          <w:b/>
          <w:sz w:val="20"/>
          <w:szCs w:val="20"/>
          <w:lang w:val="en-GB"/>
        </w:rPr>
        <w:t>58(1)</w:t>
      </w:r>
      <w:r w:rsidRPr="001E7A27">
        <w:rPr>
          <w:rFonts w:cs="Times New Roman"/>
          <w:sz w:val="20"/>
          <w:szCs w:val="20"/>
          <w:lang w:val="en-GB"/>
        </w:rPr>
        <w:t>, e2019RG000675, doi:</w:t>
      </w:r>
      <w:hyperlink r:id="rId836" w:history="1">
        <w:r w:rsidRPr="001E7A27">
          <w:rPr>
            <w:rStyle w:val="Hyperlink"/>
            <w:rFonts w:cs="Times New Roman"/>
            <w:sz w:val="20"/>
            <w:szCs w:val="20"/>
            <w:lang w:val="en-GB"/>
          </w:rPr>
          <w:t>10.1029/2019rg000675</w:t>
        </w:r>
      </w:hyperlink>
      <w:r w:rsidRPr="001E7A27">
        <w:rPr>
          <w:rFonts w:cs="Times New Roman"/>
          <w:sz w:val="20"/>
          <w:szCs w:val="20"/>
          <w:lang w:val="en-GB"/>
        </w:rPr>
        <w:t>.</w:t>
      </w:r>
    </w:p>
    <w:p w14:paraId="10856708" w14:textId="0D25D00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Nobre, C.A. et al., 2016: Land-use and climate change risks in the Amazon and the need of a novel sustainable development paradigm.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113(39)</w:t>
      </w:r>
      <w:r w:rsidRPr="001E7A27">
        <w:rPr>
          <w:rFonts w:cs="Times New Roman"/>
          <w:sz w:val="20"/>
          <w:szCs w:val="20"/>
          <w:lang w:val="en-GB"/>
        </w:rPr>
        <w:t>, 10759–10768, doi:</w:t>
      </w:r>
      <w:hyperlink r:id="rId837" w:history="1">
        <w:r w:rsidRPr="001E7A27">
          <w:rPr>
            <w:rStyle w:val="Hyperlink"/>
            <w:rFonts w:cs="Times New Roman"/>
            <w:sz w:val="20"/>
            <w:szCs w:val="20"/>
            <w:lang w:val="en-GB"/>
          </w:rPr>
          <w:t>10.1073/pnas.1605516113</w:t>
        </w:r>
      </w:hyperlink>
      <w:r w:rsidRPr="001E7A27">
        <w:rPr>
          <w:rFonts w:cs="Times New Roman"/>
          <w:sz w:val="20"/>
          <w:szCs w:val="20"/>
          <w:lang w:val="en-GB"/>
        </w:rPr>
        <w:t>.</w:t>
      </w:r>
    </w:p>
    <w:p w14:paraId="7EAAC474" w14:textId="770D726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Norby, R.J. and D.R. Zak, 2011: Ecological Lessons from Free-Air CO2 Enrichment (FACE) Experiments. </w:t>
      </w:r>
      <w:r w:rsidRPr="001E7A27">
        <w:rPr>
          <w:rFonts w:cs="Times New Roman"/>
          <w:i/>
          <w:sz w:val="20"/>
          <w:szCs w:val="20"/>
          <w:lang w:val="en-GB"/>
        </w:rPr>
        <w:t>Annual Review of Ecology, Evolution, and Systematics</w:t>
      </w:r>
      <w:r w:rsidRPr="001E7A27">
        <w:rPr>
          <w:rFonts w:cs="Times New Roman"/>
          <w:sz w:val="20"/>
          <w:szCs w:val="20"/>
          <w:lang w:val="en-GB"/>
        </w:rPr>
        <w:t xml:space="preserve">, </w:t>
      </w:r>
      <w:r w:rsidRPr="001E7A27">
        <w:rPr>
          <w:rFonts w:cs="Times New Roman"/>
          <w:b/>
          <w:sz w:val="20"/>
          <w:szCs w:val="20"/>
          <w:lang w:val="en-GB"/>
        </w:rPr>
        <w:t>42(1)</w:t>
      </w:r>
      <w:r w:rsidRPr="001E7A27">
        <w:rPr>
          <w:rFonts w:cs="Times New Roman"/>
          <w:sz w:val="20"/>
          <w:szCs w:val="20"/>
          <w:lang w:val="en-GB"/>
        </w:rPr>
        <w:t>, 181–203, doi:</w:t>
      </w:r>
      <w:hyperlink r:id="rId838" w:history="1">
        <w:r w:rsidRPr="001E7A27">
          <w:rPr>
            <w:rStyle w:val="Hyperlink"/>
            <w:rFonts w:cs="Times New Roman"/>
            <w:sz w:val="20"/>
            <w:szCs w:val="20"/>
            <w:lang w:val="en-GB"/>
          </w:rPr>
          <w:t>10.1146/annurev-ecolsys-102209-144647</w:t>
        </w:r>
      </w:hyperlink>
      <w:r w:rsidRPr="001E7A27">
        <w:rPr>
          <w:rFonts w:cs="Times New Roman"/>
          <w:sz w:val="20"/>
          <w:szCs w:val="20"/>
          <w:lang w:val="en-GB"/>
        </w:rPr>
        <w:t>.</w:t>
      </w:r>
    </w:p>
    <w:p w14:paraId="59EB0B85" w14:textId="1D2C1FA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Norby, R.J., J.M. Warren, C.M. Iversen, B.E. Medlyn, and R.E. McMurtrie, 2010: CO2 enhancement of forest productivity constrained by limited nitrogen availability.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107(45)</w:t>
      </w:r>
      <w:r w:rsidRPr="001E7A27">
        <w:rPr>
          <w:rFonts w:cs="Times New Roman"/>
          <w:sz w:val="20"/>
          <w:szCs w:val="20"/>
          <w:lang w:val="en-GB"/>
        </w:rPr>
        <w:t>, 19368–19373, doi:</w:t>
      </w:r>
      <w:hyperlink r:id="rId839" w:history="1">
        <w:r w:rsidRPr="001E7A27">
          <w:rPr>
            <w:rStyle w:val="Hyperlink"/>
            <w:rFonts w:cs="Times New Roman"/>
            <w:sz w:val="20"/>
            <w:szCs w:val="20"/>
            <w:lang w:val="en-GB"/>
          </w:rPr>
          <w:t>10.1073/pnas.1006463107</w:t>
        </w:r>
      </w:hyperlink>
      <w:r w:rsidRPr="001E7A27">
        <w:rPr>
          <w:rFonts w:cs="Times New Roman"/>
          <w:sz w:val="20"/>
          <w:szCs w:val="20"/>
          <w:lang w:val="en-GB"/>
        </w:rPr>
        <w:t>.</w:t>
      </w:r>
    </w:p>
    <w:p w14:paraId="40C63DA1" w14:textId="410BC22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Norby, R.J. et al., 2016: Model-data synthesis for the next generation of forest free-air CO2 enrichment (FACE) experiments.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209(1)</w:t>
      </w:r>
      <w:r w:rsidRPr="001E7A27">
        <w:rPr>
          <w:rFonts w:cs="Times New Roman"/>
          <w:sz w:val="20"/>
          <w:szCs w:val="20"/>
          <w:lang w:val="en-GB"/>
        </w:rPr>
        <w:t>, 17–28, doi:</w:t>
      </w:r>
      <w:hyperlink r:id="rId840" w:history="1">
        <w:r w:rsidRPr="001E7A27">
          <w:rPr>
            <w:rStyle w:val="Hyperlink"/>
            <w:rFonts w:cs="Times New Roman"/>
            <w:sz w:val="20"/>
            <w:szCs w:val="20"/>
            <w:lang w:val="en-GB"/>
          </w:rPr>
          <w:t>10.1111/nph.13593</w:t>
        </w:r>
      </w:hyperlink>
      <w:r w:rsidRPr="001E7A27">
        <w:rPr>
          <w:rFonts w:cs="Times New Roman"/>
          <w:sz w:val="20"/>
          <w:szCs w:val="20"/>
          <w:lang w:val="en-GB"/>
        </w:rPr>
        <w:t>.</w:t>
      </w:r>
    </w:p>
    <w:p w14:paraId="7B2309A8" w14:textId="064F024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Nottingham, A.T., P. Meir, E. Velasquez, and B.L. Turner, 2020: Soil carbon loss by experimental warming in a tropical forest.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584(7820)</w:t>
      </w:r>
      <w:r w:rsidRPr="001E7A27">
        <w:rPr>
          <w:rFonts w:cs="Times New Roman"/>
          <w:sz w:val="20"/>
          <w:szCs w:val="20"/>
          <w:lang w:val="en-GB"/>
        </w:rPr>
        <w:t>, 234–237, doi:</w:t>
      </w:r>
      <w:hyperlink r:id="rId841" w:history="1">
        <w:r w:rsidRPr="001E7A27">
          <w:rPr>
            <w:rStyle w:val="Hyperlink"/>
            <w:rFonts w:cs="Times New Roman"/>
            <w:sz w:val="20"/>
            <w:szCs w:val="20"/>
            <w:lang w:val="en-GB"/>
          </w:rPr>
          <w:t>10.1038/s41586-020-2566-4</w:t>
        </w:r>
      </w:hyperlink>
      <w:r w:rsidRPr="001E7A27">
        <w:rPr>
          <w:rFonts w:cs="Times New Roman"/>
          <w:sz w:val="20"/>
          <w:szCs w:val="20"/>
          <w:lang w:val="en-GB"/>
        </w:rPr>
        <w:t>.</w:t>
      </w:r>
    </w:p>
    <w:p w14:paraId="2016CCF0" w14:textId="7E6DAD1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Novick, K.A., C.F. Miniat, and J.M. Vose, 2016: Drought limitations to leaf-level gas exchange: Results from a model linking stomatal optimization and cohesion-tension theory. </w:t>
      </w:r>
      <w:r w:rsidRPr="001E7A27">
        <w:rPr>
          <w:rFonts w:cs="Times New Roman"/>
          <w:i/>
          <w:sz w:val="20"/>
          <w:szCs w:val="20"/>
          <w:lang w:val="en-GB"/>
        </w:rPr>
        <w:t>Plant Cell and Environment</w:t>
      </w:r>
      <w:r w:rsidRPr="001E7A27">
        <w:rPr>
          <w:rFonts w:cs="Times New Roman"/>
          <w:sz w:val="20"/>
          <w:szCs w:val="20"/>
          <w:lang w:val="en-GB"/>
        </w:rPr>
        <w:t xml:space="preserve">, </w:t>
      </w:r>
      <w:r w:rsidRPr="001E7A27">
        <w:rPr>
          <w:rFonts w:cs="Times New Roman"/>
          <w:b/>
          <w:sz w:val="20"/>
          <w:szCs w:val="20"/>
          <w:lang w:val="en-GB"/>
        </w:rPr>
        <w:t>39(3)</w:t>
      </w:r>
      <w:r w:rsidRPr="001E7A27">
        <w:rPr>
          <w:rFonts w:cs="Times New Roman"/>
          <w:sz w:val="20"/>
          <w:szCs w:val="20"/>
          <w:lang w:val="en-GB"/>
        </w:rPr>
        <w:t>, 583–596, doi:</w:t>
      </w:r>
      <w:hyperlink r:id="rId842" w:history="1">
        <w:r w:rsidRPr="001E7A27">
          <w:rPr>
            <w:rStyle w:val="Hyperlink"/>
            <w:rFonts w:cs="Times New Roman"/>
            <w:sz w:val="20"/>
            <w:szCs w:val="20"/>
            <w:lang w:val="en-GB"/>
          </w:rPr>
          <w:t>10.1111/pce.12657</w:t>
        </w:r>
      </w:hyperlink>
      <w:r w:rsidRPr="001E7A27">
        <w:rPr>
          <w:rFonts w:cs="Times New Roman"/>
          <w:sz w:val="20"/>
          <w:szCs w:val="20"/>
          <w:lang w:val="en-GB"/>
        </w:rPr>
        <w:t>.</w:t>
      </w:r>
    </w:p>
    <w:p w14:paraId="50956C92" w14:textId="55F3F9D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O’Dell, C.W. et al., 2018: Improved retrievals of carbon dioxide from Orbiting Carbon Observatory-2 with the version 8 ACOS algorithm. </w:t>
      </w:r>
      <w:r w:rsidRPr="001E7A27">
        <w:rPr>
          <w:rFonts w:cs="Times New Roman"/>
          <w:i/>
          <w:sz w:val="20"/>
          <w:szCs w:val="20"/>
          <w:lang w:val="en-GB"/>
        </w:rPr>
        <w:t>Atmospheric Measurement Techniques</w:t>
      </w:r>
      <w:r w:rsidRPr="001E7A27">
        <w:rPr>
          <w:rFonts w:cs="Times New Roman"/>
          <w:sz w:val="20"/>
          <w:szCs w:val="20"/>
          <w:lang w:val="en-GB"/>
        </w:rPr>
        <w:t xml:space="preserve">, </w:t>
      </w:r>
      <w:r w:rsidRPr="001E7A27">
        <w:rPr>
          <w:rFonts w:cs="Times New Roman"/>
          <w:b/>
          <w:sz w:val="20"/>
          <w:szCs w:val="20"/>
          <w:lang w:val="en-GB"/>
        </w:rPr>
        <w:t>11(12)</w:t>
      </w:r>
      <w:r w:rsidRPr="001E7A27">
        <w:rPr>
          <w:rFonts w:cs="Times New Roman"/>
          <w:sz w:val="20"/>
          <w:szCs w:val="20"/>
          <w:lang w:val="en-GB"/>
        </w:rPr>
        <w:t>, 6539–6576, doi:</w:t>
      </w:r>
      <w:hyperlink r:id="rId843" w:history="1">
        <w:r w:rsidRPr="001E7A27">
          <w:rPr>
            <w:rStyle w:val="Hyperlink"/>
            <w:rFonts w:cs="Times New Roman"/>
            <w:sz w:val="20"/>
            <w:szCs w:val="20"/>
            <w:lang w:val="en-GB"/>
          </w:rPr>
          <w:t>10.5194/amt-11-6539-2018</w:t>
        </w:r>
      </w:hyperlink>
      <w:r w:rsidRPr="001E7A27">
        <w:rPr>
          <w:rFonts w:cs="Times New Roman"/>
          <w:sz w:val="20"/>
          <w:szCs w:val="20"/>
          <w:lang w:val="en-GB"/>
        </w:rPr>
        <w:t>.</w:t>
      </w:r>
    </w:p>
    <w:p w14:paraId="0BC51A42" w14:textId="0B4C553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O’Sullivan, M. et al., 2019: Have synergies between nitrogen deposition and atmospheric CO2 driven the recent enhancement of the terrestrial carbon sink?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33(2)</w:t>
      </w:r>
      <w:r w:rsidRPr="001E7A27">
        <w:rPr>
          <w:rFonts w:cs="Times New Roman"/>
          <w:sz w:val="20"/>
          <w:szCs w:val="20"/>
          <w:lang w:val="en-GB"/>
        </w:rPr>
        <w:t>, 163–180, doi:</w:t>
      </w:r>
      <w:hyperlink r:id="rId844" w:history="1">
        <w:r w:rsidRPr="001E7A27">
          <w:rPr>
            <w:rStyle w:val="Hyperlink"/>
            <w:rFonts w:cs="Times New Roman"/>
            <w:sz w:val="20"/>
            <w:szCs w:val="20"/>
            <w:lang w:val="en-GB"/>
          </w:rPr>
          <w:t>10.1029/2018gb005922</w:t>
        </w:r>
      </w:hyperlink>
      <w:r w:rsidRPr="001E7A27">
        <w:rPr>
          <w:rFonts w:cs="Times New Roman"/>
          <w:sz w:val="20"/>
          <w:szCs w:val="20"/>
          <w:lang w:val="en-GB"/>
        </w:rPr>
        <w:t>.</w:t>
      </w:r>
    </w:p>
    <w:p w14:paraId="0A6E1FDC" w14:textId="082CAB5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Obermeier, W.A. et al., 2017: Reduced CO2 fertilization effect in temperate C3 grasslands under more extreme weather conditions.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7(2)</w:t>
      </w:r>
      <w:r w:rsidRPr="001E7A27">
        <w:rPr>
          <w:rFonts w:cs="Times New Roman"/>
          <w:sz w:val="20"/>
          <w:szCs w:val="20"/>
          <w:lang w:val="en-GB"/>
        </w:rPr>
        <w:t>, 137–141, doi:</w:t>
      </w:r>
      <w:hyperlink r:id="rId845" w:history="1">
        <w:r w:rsidRPr="001E7A27">
          <w:rPr>
            <w:rStyle w:val="Hyperlink"/>
            <w:rFonts w:cs="Times New Roman"/>
            <w:sz w:val="20"/>
            <w:szCs w:val="20"/>
            <w:lang w:val="en-GB"/>
          </w:rPr>
          <w:t>10.1038/nclimate3191</w:t>
        </w:r>
      </w:hyperlink>
      <w:r w:rsidRPr="001E7A27">
        <w:rPr>
          <w:rFonts w:cs="Times New Roman"/>
          <w:sz w:val="20"/>
          <w:szCs w:val="20"/>
          <w:lang w:val="en-GB"/>
        </w:rPr>
        <w:t>.</w:t>
      </w:r>
    </w:p>
    <w:p w14:paraId="34B60046" w14:textId="2C257F2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Oka, E. et al., 2015: Decadal variability of Subtropical Mode Water subduction and its impact on biogeochemistry. </w:t>
      </w:r>
      <w:r w:rsidRPr="001E7A27">
        <w:rPr>
          <w:rFonts w:cs="Times New Roman"/>
          <w:i/>
          <w:sz w:val="20"/>
          <w:szCs w:val="20"/>
          <w:lang w:val="en-GB"/>
        </w:rPr>
        <w:t>Journal of Oceanography</w:t>
      </w:r>
      <w:r w:rsidRPr="001E7A27">
        <w:rPr>
          <w:rFonts w:cs="Times New Roman"/>
          <w:sz w:val="20"/>
          <w:szCs w:val="20"/>
          <w:lang w:val="en-GB"/>
        </w:rPr>
        <w:t xml:space="preserve">, </w:t>
      </w:r>
      <w:r w:rsidRPr="001E7A27">
        <w:rPr>
          <w:rFonts w:cs="Times New Roman"/>
          <w:b/>
          <w:sz w:val="20"/>
          <w:szCs w:val="20"/>
          <w:lang w:val="en-GB"/>
        </w:rPr>
        <w:t>71(4)</w:t>
      </w:r>
      <w:r w:rsidRPr="001E7A27">
        <w:rPr>
          <w:rFonts w:cs="Times New Roman"/>
          <w:sz w:val="20"/>
          <w:szCs w:val="20"/>
          <w:lang w:val="en-GB"/>
        </w:rPr>
        <w:t>, 389–400, doi:</w:t>
      </w:r>
      <w:hyperlink r:id="rId846" w:history="1">
        <w:r w:rsidRPr="001E7A27">
          <w:rPr>
            <w:rStyle w:val="Hyperlink"/>
            <w:rFonts w:cs="Times New Roman"/>
            <w:sz w:val="20"/>
            <w:szCs w:val="20"/>
            <w:lang w:val="en-GB"/>
          </w:rPr>
          <w:t>10.1007/s10872-015-0300-x</w:t>
        </w:r>
      </w:hyperlink>
      <w:r w:rsidRPr="001E7A27">
        <w:rPr>
          <w:rFonts w:cs="Times New Roman"/>
          <w:sz w:val="20"/>
          <w:szCs w:val="20"/>
          <w:lang w:val="en-GB"/>
        </w:rPr>
        <w:t>.</w:t>
      </w:r>
    </w:p>
    <w:p w14:paraId="358B03F5" w14:textId="2038A51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Oka, E. et al., 2019: Remotely forced decadal physical and biogeochemical variability of North Pacific Subtropical Mode Water over the last 40 years.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46(3)</w:t>
      </w:r>
      <w:r w:rsidRPr="001E7A27">
        <w:rPr>
          <w:rFonts w:cs="Times New Roman"/>
          <w:sz w:val="20"/>
          <w:szCs w:val="20"/>
          <w:lang w:val="en-GB"/>
        </w:rPr>
        <w:t>, 1555–1561, doi:</w:t>
      </w:r>
      <w:hyperlink r:id="rId847" w:history="1">
        <w:r w:rsidRPr="001E7A27">
          <w:rPr>
            <w:rStyle w:val="Hyperlink"/>
            <w:rFonts w:cs="Times New Roman"/>
            <w:sz w:val="20"/>
            <w:szCs w:val="20"/>
            <w:lang w:val="en-GB"/>
          </w:rPr>
          <w:t>10.1029/2018gl081330</w:t>
        </w:r>
      </w:hyperlink>
      <w:r w:rsidRPr="001E7A27">
        <w:rPr>
          <w:rFonts w:cs="Times New Roman"/>
          <w:sz w:val="20"/>
          <w:szCs w:val="20"/>
          <w:lang w:val="en-GB"/>
        </w:rPr>
        <w:t>.</w:t>
      </w:r>
    </w:p>
    <w:p w14:paraId="3823136A" w14:textId="309996F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Olafsson, J. et al., 2009: Rate of Iceland Sea acidification from time series measurements.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6(11)</w:t>
      </w:r>
      <w:r w:rsidRPr="001E7A27">
        <w:rPr>
          <w:rFonts w:cs="Times New Roman"/>
          <w:sz w:val="20"/>
          <w:szCs w:val="20"/>
          <w:lang w:val="en-GB"/>
        </w:rPr>
        <w:t>, 2661–2668, doi:</w:t>
      </w:r>
      <w:hyperlink r:id="rId848" w:history="1">
        <w:r w:rsidRPr="001E7A27">
          <w:rPr>
            <w:rStyle w:val="Hyperlink"/>
            <w:rFonts w:cs="Times New Roman"/>
            <w:sz w:val="20"/>
            <w:szCs w:val="20"/>
            <w:lang w:val="en-GB"/>
          </w:rPr>
          <w:t>10.5194/bg-6-2661-2009</w:t>
        </w:r>
      </w:hyperlink>
      <w:r w:rsidRPr="001E7A27">
        <w:rPr>
          <w:rFonts w:cs="Times New Roman"/>
          <w:sz w:val="20"/>
          <w:szCs w:val="20"/>
          <w:lang w:val="en-GB"/>
        </w:rPr>
        <w:t>.</w:t>
      </w:r>
    </w:p>
    <w:p w14:paraId="0F408474" w14:textId="176B3B7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Olefeldt, D. et al., 2016a: Circumpolar distribution and carbon storage of thermokarst landscapes.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13043, doi:</w:t>
      </w:r>
      <w:hyperlink r:id="rId849" w:history="1">
        <w:r w:rsidRPr="001E7A27">
          <w:rPr>
            <w:rStyle w:val="Hyperlink"/>
            <w:rFonts w:cs="Times New Roman"/>
            <w:sz w:val="20"/>
            <w:szCs w:val="20"/>
            <w:lang w:val="en-GB"/>
          </w:rPr>
          <w:t>10.1038/ncomms13043</w:t>
        </w:r>
      </w:hyperlink>
      <w:r w:rsidRPr="001E7A27">
        <w:rPr>
          <w:rFonts w:cs="Times New Roman"/>
          <w:sz w:val="20"/>
          <w:szCs w:val="20"/>
          <w:lang w:val="en-GB"/>
        </w:rPr>
        <w:t>.</w:t>
      </w:r>
    </w:p>
    <w:p w14:paraId="07D613EA" w14:textId="4B808DB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Olefeldt, D. et al., 2016b: Arctic Circumpolar Distribution and Soil Carbon of Thermokarst Landscapes, 2015. , doi:</w:t>
      </w:r>
      <w:hyperlink r:id="rId850" w:history="1">
        <w:r w:rsidRPr="001E7A27">
          <w:rPr>
            <w:rStyle w:val="Hyperlink"/>
            <w:rFonts w:cs="Times New Roman"/>
            <w:sz w:val="20"/>
            <w:szCs w:val="20"/>
            <w:lang w:val="en-GB"/>
          </w:rPr>
          <w:t>10.3334/ornldaac/1332</w:t>
        </w:r>
      </w:hyperlink>
      <w:r w:rsidRPr="001E7A27">
        <w:rPr>
          <w:rFonts w:cs="Times New Roman"/>
          <w:sz w:val="20"/>
          <w:szCs w:val="20"/>
          <w:lang w:val="en-GB"/>
        </w:rPr>
        <w:t>.</w:t>
      </w:r>
    </w:p>
    <w:p w14:paraId="1DC9932E" w14:textId="059C09A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Olivarez Lyle, A. and M.W. Lyle, 2006: Missing organic carbon in Eocene marine sediments: Is metabolism the biological feedback that maintains end-member climates? </w:t>
      </w:r>
      <w:r w:rsidRPr="001E7A27">
        <w:rPr>
          <w:rFonts w:cs="Times New Roman"/>
          <w:i/>
          <w:sz w:val="20"/>
          <w:szCs w:val="20"/>
          <w:lang w:val="en-GB"/>
        </w:rPr>
        <w:t>Paleoceanography</w:t>
      </w:r>
      <w:r w:rsidRPr="001E7A27">
        <w:rPr>
          <w:rFonts w:cs="Times New Roman"/>
          <w:sz w:val="20"/>
          <w:szCs w:val="20"/>
          <w:lang w:val="en-GB"/>
        </w:rPr>
        <w:t xml:space="preserve">, </w:t>
      </w:r>
      <w:r w:rsidRPr="001E7A27">
        <w:rPr>
          <w:rFonts w:cs="Times New Roman"/>
          <w:b/>
          <w:sz w:val="20"/>
          <w:szCs w:val="20"/>
          <w:lang w:val="en-GB"/>
        </w:rPr>
        <w:t>21(2)</w:t>
      </w:r>
      <w:r w:rsidRPr="001E7A27">
        <w:rPr>
          <w:rFonts w:cs="Times New Roman"/>
          <w:sz w:val="20"/>
          <w:szCs w:val="20"/>
          <w:lang w:val="en-GB"/>
        </w:rPr>
        <w:t>, n/a–n/a, doi:</w:t>
      </w:r>
      <w:hyperlink r:id="rId851" w:history="1">
        <w:r w:rsidRPr="001E7A27">
          <w:rPr>
            <w:rStyle w:val="Hyperlink"/>
            <w:rFonts w:cs="Times New Roman"/>
            <w:sz w:val="20"/>
            <w:szCs w:val="20"/>
            <w:lang w:val="en-GB"/>
          </w:rPr>
          <w:t>10.1029/2005pa001230</w:t>
        </w:r>
      </w:hyperlink>
      <w:r w:rsidRPr="001E7A27">
        <w:rPr>
          <w:rFonts w:cs="Times New Roman"/>
          <w:sz w:val="20"/>
          <w:szCs w:val="20"/>
          <w:lang w:val="en-GB"/>
        </w:rPr>
        <w:t>.</w:t>
      </w:r>
    </w:p>
    <w:p w14:paraId="4E2C0159" w14:textId="2FC1BF5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Olsen, A. et al., 2020: An updated version of the global interior ocean biogeochemical data product, GLODAPv2.2020.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12(4)</w:t>
      </w:r>
      <w:r w:rsidRPr="001E7A27">
        <w:rPr>
          <w:rFonts w:cs="Times New Roman"/>
          <w:sz w:val="20"/>
          <w:szCs w:val="20"/>
          <w:lang w:val="en-GB"/>
        </w:rPr>
        <w:t>, 3653–3678, doi:</w:t>
      </w:r>
      <w:hyperlink r:id="rId852" w:history="1">
        <w:r w:rsidRPr="001E7A27">
          <w:rPr>
            <w:rStyle w:val="Hyperlink"/>
            <w:rFonts w:cs="Times New Roman"/>
            <w:sz w:val="20"/>
            <w:szCs w:val="20"/>
            <w:lang w:val="en-GB"/>
          </w:rPr>
          <w:t>10.5194/essd-12-3653-2020</w:t>
        </w:r>
      </w:hyperlink>
      <w:r w:rsidRPr="001E7A27">
        <w:rPr>
          <w:rFonts w:cs="Times New Roman"/>
          <w:sz w:val="20"/>
          <w:szCs w:val="20"/>
          <w:lang w:val="en-GB"/>
        </w:rPr>
        <w:t>.</w:t>
      </w:r>
    </w:p>
    <w:p w14:paraId="36D71433" w14:textId="1B0BD8A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Ono, H. et al., 2019: Acceleration of ocean acidification in the Western North Pacific.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46(n/a)</w:t>
      </w:r>
      <w:r w:rsidRPr="001E7A27">
        <w:rPr>
          <w:rFonts w:cs="Times New Roman"/>
          <w:sz w:val="20"/>
          <w:szCs w:val="20"/>
          <w:lang w:val="en-GB"/>
        </w:rPr>
        <w:t>, 13161–13169, doi:</w:t>
      </w:r>
      <w:hyperlink r:id="rId853" w:history="1">
        <w:r w:rsidRPr="001E7A27">
          <w:rPr>
            <w:rStyle w:val="Hyperlink"/>
            <w:rFonts w:cs="Times New Roman"/>
            <w:sz w:val="20"/>
            <w:szCs w:val="20"/>
            <w:lang w:val="en-GB"/>
          </w:rPr>
          <w:t>10.1029/2019gl085121</w:t>
        </w:r>
      </w:hyperlink>
      <w:r w:rsidRPr="001E7A27">
        <w:rPr>
          <w:rFonts w:cs="Times New Roman"/>
          <w:sz w:val="20"/>
          <w:szCs w:val="20"/>
          <w:lang w:val="en-GB"/>
        </w:rPr>
        <w:t>.</w:t>
      </w:r>
    </w:p>
    <w:p w14:paraId="30838F6E" w14:textId="5FC4A13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Orr, J.C. et al., 2005: Anthropogenic ocean acidification over the twenty-first century and its impact on calcifying organisms.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437(7059)</w:t>
      </w:r>
      <w:r w:rsidRPr="001E7A27">
        <w:rPr>
          <w:rFonts w:cs="Times New Roman"/>
          <w:sz w:val="20"/>
          <w:szCs w:val="20"/>
          <w:lang w:val="en-GB"/>
        </w:rPr>
        <w:t>, 681–686, doi:</w:t>
      </w:r>
      <w:hyperlink r:id="rId854" w:history="1">
        <w:r w:rsidRPr="001E7A27">
          <w:rPr>
            <w:rStyle w:val="Hyperlink"/>
            <w:rFonts w:cs="Times New Roman"/>
            <w:sz w:val="20"/>
            <w:szCs w:val="20"/>
            <w:lang w:val="en-GB"/>
          </w:rPr>
          <w:t>10.1038/nature04095</w:t>
        </w:r>
      </w:hyperlink>
      <w:r w:rsidRPr="001E7A27">
        <w:rPr>
          <w:rFonts w:cs="Times New Roman"/>
          <w:sz w:val="20"/>
          <w:szCs w:val="20"/>
          <w:lang w:val="en-GB"/>
        </w:rPr>
        <w:t>.</w:t>
      </w:r>
    </w:p>
    <w:p w14:paraId="1569707B" w14:textId="57BAF05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Orselli, I.B.M. et al., 2018: How fast is the Patagonian shelf-break acidifying? </w:t>
      </w:r>
      <w:r w:rsidRPr="001E7A27">
        <w:rPr>
          <w:rFonts w:cs="Times New Roman"/>
          <w:i/>
          <w:sz w:val="20"/>
          <w:szCs w:val="20"/>
          <w:lang w:val="en-GB"/>
        </w:rPr>
        <w:t>Journal of Marine Systems</w:t>
      </w:r>
      <w:r w:rsidRPr="001E7A27">
        <w:rPr>
          <w:rFonts w:cs="Times New Roman"/>
          <w:sz w:val="20"/>
          <w:szCs w:val="20"/>
          <w:lang w:val="en-GB"/>
        </w:rPr>
        <w:t xml:space="preserve">, </w:t>
      </w:r>
      <w:r w:rsidRPr="001E7A27">
        <w:rPr>
          <w:rFonts w:cs="Times New Roman"/>
          <w:b/>
          <w:sz w:val="20"/>
          <w:szCs w:val="20"/>
          <w:lang w:val="en-GB"/>
        </w:rPr>
        <w:t>178</w:t>
      </w:r>
      <w:r w:rsidRPr="001E7A27">
        <w:rPr>
          <w:rFonts w:cs="Times New Roman"/>
          <w:sz w:val="20"/>
          <w:szCs w:val="20"/>
          <w:lang w:val="en-GB"/>
        </w:rPr>
        <w:t>, 1–14, doi:</w:t>
      </w:r>
      <w:hyperlink r:id="rId855" w:history="1">
        <w:r w:rsidRPr="001E7A27">
          <w:rPr>
            <w:rStyle w:val="Hyperlink"/>
            <w:rFonts w:cs="Times New Roman"/>
            <w:sz w:val="20"/>
            <w:szCs w:val="20"/>
            <w:lang w:val="en-GB"/>
          </w:rPr>
          <w:t>10.1016/j.jmarsys.2017.10.007</w:t>
        </w:r>
      </w:hyperlink>
      <w:r w:rsidRPr="001E7A27">
        <w:rPr>
          <w:rFonts w:cs="Times New Roman"/>
          <w:sz w:val="20"/>
          <w:szCs w:val="20"/>
          <w:lang w:val="en-GB"/>
        </w:rPr>
        <w:t>.</w:t>
      </w:r>
    </w:p>
    <w:p w14:paraId="39A2FA32" w14:textId="43FCEC1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Ortega, A. et al., 2019: Important contribution of macroalgae to oceanic carbon sequestration.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12(9)</w:t>
      </w:r>
      <w:r w:rsidRPr="001E7A27">
        <w:rPr>
          <w:rFonts w:cs="Times New Roman"/>
          <w:sz w:val="20"/>
          <w:szCs w:val="20"/>
          <w:lang w:val="en-GB"/>
        </w:rPr>
        <w:t>, 748–754, doi:</w:t>
      </w:r>
      <w:hyperlink r:id="rId856" w:history="1">
        <w:r w:rsidRPr="001E7A27">
          <w:rPr>
            <w:rStyle w:val="Hyperlink"/>
            <w:rFonts w:cs="Times New Roman"/>
            <w:sz w:val="20"/>
            <w:szCs w:val="20"/>
            <w:lang w:val="en-GB"/>
          </w:rPr>
          <w:t>10.1038/s41561-019-0421-8</w:t>
        </w:r>
      </w:hyperlink>
      <w:r w:rsidRPr="001E7A27">
        <w:rPr>
          <w:rFonts w:cs="Times New Roman"/>
          <w:sz w:val="20"/>
          <w:szCs w:val="20"/>
          <w:lang w:val="en-GB"/>
        </w:rPr>
        <w:t>.</w:t>
      </w:r>
    </w:p>
    <w:p w14:paraId="58FA6B06" w14:textId="696DD74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Osborne, E.B., R.C. Thunell, N. Gruber, R.A. Feely, and C.R. Benitez-Nelson, 2020: Decadal variability in twentieth-century ocean acidification in the California Current Ecosystem.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13(1)</w:t>
      </w:r>
      <w:r w:rsidRPr="001E7A27">
        <w:rPr>
          <w:rFonts w:cs="Times New Roman"/>
          <w:sz w:val="20"/>
          <w:szCs w:val="20"/>
          <w:lang w:val="en-GB"/>
        </w:rPr>
        <w:t>, 43–49, doi:</w:t>
      </w:r>
      <w:hyperlink r:id="rId857" w:history="1">
        <w:r w:rsidRPr="001E7A27">
          <w:rPr>
            <w:rStyle w:val="Hyperlink"/>
            <w:rFonts w:cs="Times New Roman"/>
            <w:sz w:val="20"/>
            <w:szCs w:val="20"/>
            <w:lang w:val="en-GB"/>
          </w:rPr>
          <w:t>10.1038/s41561-019-0499-z</w:t>
        </w:r>
      </w:hyperlink>
      <w:r w:rsidRPr="001E7A27">
        <w:rPr>
          <w:rFonts w:cs="Times New Roman"/>
          <w:sz w:val="20"/>
          <w:szCs w:val="20"/>
          <w:lang w:val="en-GB"/>
        </w:rPr>
        <w:t>.</w:t>
      </w:r>
    </w:p>
    <w:p w14:paraId="35E98987" w14:textId="6C15C97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Oschlies, A., W. Koeve, W. Rickels, and K. Rehdanz, 2010a: Side effects and accounting aspects of hypothetical large-scale Southern Ocean iron fertilization.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7(12)</w:t>
      </w:r>
      <w:r w:rsidRPr="001E7A27">
        <w:rPr>
          <w:rFonts w:cs="Times New Roman"/>
          <w:sz w:val="20"/>
          <w:szCs w:val="20"/>
          <w:lang w:val="en-GB"/>
        </w:rPr>
        <w:t>, 4017–4035, doi:</w:t>
      </w:r>
      <w:hyperlink r:id="rId858" w:history="1">
        <w:r w:rsidRPr="001E7A27">
          <w:rPr>
            <w:rStyle w:val="Hyperlink"/>
            <w:rFonts w:cs="Times New Roman"/>
            <w:sz w:val="20"/>
            <w:szCs w:val="20"/>
            <w:lang w:val="en-GB"/>
          </w:rPr>
          <w:t>10.5194/bg-7-4017-2010</w:t>
        </w:r>
      </w:hyperlink>
      <w:r w:rsidRPr="001E7A27">
        <w:rPr>
          <w:rFonts w:cs="Times New Roman"/>
          <w:sz w:val="20"/>
          <w:szCs w:val="20"/>
          <w:lang w:val="en-GB"/>
        </w:rPr>
        <w:t>.</w:t>
      </w:r>
    </w:p>
    <w:p w14:paraId="1ADE25A2" w14:textId="0364E96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Oschlies, A., M. Pahlow, A. Yool, and R.J. Matear, 2010b: Climate engineering by artificial ocean upwelling: Channelling the sorcerer’s apprentice.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37(4)</w:t>
      </w:r>
      <w:r w:rsidRPr="001E7A27">
        <w:rPr>
          <w:rFonts w:cs="Times New Roman"/>
          <w:sz w:val="20"/>
          <w:szCs w:val="20"/>
          <w:lang w:val="en-GB"/>
        </w:rPr>
        <w:t>, doi:</w:t>
      </w:r>
      <w:hyperlink r:id="rId859" w:history="1">
        <w:r w:rsidRPr="001E7A27">
          <w:rPr>
            <w:rStyle w:val="Hyperlink"/>
            <w:rFonts w:cs="Times New Roman"/>
            <w:sz w:val="20"/>
            <w:szCs w:val="20"/>
            <w:lang w:val="en-GB"/>
          </w:rPr>
          <w:t>10.1029/2009gl041961</w:t>
        </w:r>
      </w:hyperlink>
      <w:r w:rsidRPr="001E7A27">
        <w:rPr>
          <w:rFonts w:cs="Times New Roman"/>
          <w:sz w:val="20"/>
          <w:szCs w:val="20"/>
          <w:lang w:val="en-GB"/>
        </w:rPr>
        <w:t>.</w:t>
      </w:r>
    </w:p>
    <w:p w14:paraId="515A1929" w14:textId="2FF8A2D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Oschlies, A., M. Pahlow, A. Yool, and R.J. Matear, 2010c: Climate engineering by artificial ocean upwelling: Channelling the sorcerer’s apprentice.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37(4)</w:t>
      </w:r>
      <w:r w:rsidRPr="001E7A27">
        <w:rPr>
          <w:rFonts w:cs="Times New Roman"/>
          <w:sz w:val="20"/>
          <w:szCs w:val="20"/>
          <w:lang w:val="en-GB"/>
        </w:rPr>
        <w:t>, doi:</w:t>
      </w:r>
      <w:hyperlink r:id="rId860" w:history="1">
        <w:r w:rsidRPr="001E7A27">
          <w:rPr>
            <w:rStyle w:val="Hyperlink"/>
            <w:rFonts w:cs="Times New Roman"/>
            <w:sz w:val="20"/>
            <w:szCs w:val="20"/>
            <w:lang w:val="en-GB"/>
          </w:rPr>
          <w:t>10.1029/2009gl041961</w:t>
        </w:r>
      </w:hyperlink>
      <w:r w:rsidRPr="001E7A27">
        <w:rPr>
          <w:rFonts w:cs="Times New Roman"/>
          <w:sz w:val="20"/>
          <w:szCs w:val="20"/>
          <w:lang w:val="en-GB"/>
        </w:rPr>
        <w:t>.</w:t>
      </w:r>
    </w:p>
    <w:p w14:paraId="708AEA7D" w14:textId="6D8D273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Oschlies, A., P. Brandt, L. Stramma, and S. Schmidtko, 2018: Drivers and mechanisms of ocean deoxygenation.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11(7)</w:t>
      </w:r>
      <w:r w:rsidRPr="001E7A27">
        <w:rPr>
          <w:rFonts w:cs="Times New Roman"/>
          <w:sz w:val="20"/>
          <w:szCs w:val="20"/>
          <w:lang w:val="en-GB"/>
        </w:rPr>
        <w:t>, 467–473, doi:</w:t>
      </w:r>
      <w:hyperlink r:id="rId861" w:history="1">
        <w:r w:rsidRPr="001E7A27">
          <w:rPr>
            <w:rStyle w:val="Hyperlink"/>
            <w:rFonts w:cs="Times New Roman"/>
            <w:sz w:val="20"/>
            <w:szCs w:val="20"/>
            <w:lang w:val="en-GB"/>
          </w:rPr>
          <w:t>10.1038/s41561-018-0152-2</w:t>
        </w:r>
      </w:hyperlink>
      <w:r w:rsidRPr="001E7A27">
        <w:rPr>
          <w:rFonts w:cs="Times New Roman"/>
          <w:sz w:val="20"/>
          <w:szCs w:val="20"/>
          <w:lang w:val="en-GB"/>
        </w:rPr>
        <w:t>.</w:t>
      </w:r>
    </w:p>
    <w:p w14:paraId="5B27476B" w14:textId="3DC7250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Osma, N. et al., 2020: Response of Phytoplankton Assemblages From Naturally Acidic Coastal Ecosystems to Elevated pCO2. </w:t>
      </w:r>
      <w:r w:rsidRPr="001E7A27">
        <w:rPr>
          <w:rFonts w:cs="Times New Roman"/>
          <w:i/>
          <w:sz w:val="20"/>
          <w:szCs w:val="20"/>
          <w:lang w:val="en-GB"/>
        </w:rPr>
        <w:t>Frontiers in Marine Science</w:t>
      </w:r>
      <w:r w:rsidRPr="001E7A27">
        <w:rPr>
          <w:rFonts w:cs="Times New Roman"/>
          <w:sz w:val="20"/>
          <w:szCs w:val="20"/>
          <w:lang w:val="en-GB"/>
        </w:rPr>
        <w:t xml:space="preserve">, </w:t>
      </w:r>
      <w:r w:rsidRPr="001E7A27">
        <w:rPr>
          <w:rFonts w:cs="Times New Roman"/>
          <w:b/>
          <w:sz w:val="20"/>
          <w:szCs w:val="20"/>
          <w:lang w:val="en-GB"/>
        </w:rPr>
        <w:t>7</w:t>
      </w:r>
      <w:r w:rsidRPr="001E7A27">
        <w:rPr>
          <w:rFonts w:cs="Times New Roman"/>
          <w:sz w:val="20"/>
          <w:szCs w:val="20"/>
          <w:lang w:val="en-GB"/>
        </w:rPr>
        <w:t>, 323, doi:</w:t>
      </w:r>
      <w:hyperlink r:id="rId862" w:history="1">
        <w:r w:rsidRPr="001E7A27">
          <w:rPr>
            <w:rStyle w:val="Hyperlink"/>
            <w:rFonts w:cs="Times New Roman"/>
            <w:sz w:val="20"/>
            <w:szCs w:val="20"/>
            <w:lang w:val="en-GB"/>
          </w:rPr>
          <w:t>10.3389/fmars.2020.00323</w:t>
        </w:r>
      </w:hyperlink>
      <w:r w:rsidRPr="001E7A27">
        <w:rPr>
          <w:rFonts w:cs="Times New Roman"/>
          <w:sz w:val="20"/>
          <w:szCs w:val="20"/>
          <w:lang w:val="en-GB"/>
        </w:rPr>
        <w:t>.</w:t>
      </w:r>
    </w:p>
    <w:p w14:paraId="1BE3ED10" w14:textId="0D762E1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Palmer, P.I. et al., 2019a: Net carbon emissions from African biosphere dominate pan-tropical atmospheric CO2 signal. </w:t>
      </w:r>
      <w:r w:rsidRPr="001E7A27">
        <w:rPr>
          <w:rFonts w:cs="Times New Roman"/>
          <w:i/>
          <w:sz w:val="20"/>
          <w:szCs w:val="20"/>
          <w:lang w:val="en-GB"/>
        </w:rPr>
        <w:t>Nature Communications</w:t>
      </w:r>
      <w:r w:rsidRPr="001E7A27">
        <w:rPr>
          <w:rFonts w:cs="Times New Roman"/>
          <w:sz w:val="20"/>
          <w:szCs w:val="20"/>
          <w:lang w:val="en-GB"/>
        </w:rPr>
        <w:t>, doi:</w:t>
      </w:r>
      <w:hyperlink r:id="rId863" w:history="1">
        <w:r w:rsidRPr="001E7A27">
          <w:rPr>
            <w:rStyle w:val="Hyperlink"/>
            <w:rFonts w:cs="Times New Roman"/>
            <w:sz w:val="20"/>
            <w:szCs w:val="20"/>
            <w:lang w:val="en-GB"/>
          </w:rPr>
          <w:t>10.1038/s41467-019-11097-w</w:t>
        </w:r>
      </w:hyperlink>
      <w:r w:rsidRPr="001E7A27">
        <w:rPr>
          <w:rFonts w:cs="Times New Roman"/>
          <w:sz w:val="20"/>
          <w:szCs w:val="20"/>
          <w:lang w:val="en-GB"/>
        </w:rPr>
        <w:t>.</w:t>
      </w:r>
    </w:p>
    <w:p w14:paraId="09D23CE9" w14:textId="7EA4E57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Palmer, P.I. et al., 2019b: Net carbon emissions from African biosphere dominate pan-tropical atmospheric CO2 signal. </w:t>
      </w:r>
      <w:r w:rsidRPr="001E7A27">
        <w:rPr>
          <w:rFonts w:cs="Times New Roman"/>
          <w:i/>
          <w:sz w:val="20"/>
          <w:szCs w:val="20"/>
          <w:lang w:val="en-GB"/>
        </w:rPr>
        <w:t>Nature Communications</w:t>
      </w:r>
      <w:r w:rsidRPr="001E7A27">
        <w:rPr>
          <w:rFonts w:cs="Times New Roman"/>
          <w:sz w:val="20"/>
          <w:szCs w:val="20"/>
          <w:lang w:val="en-GB"/>
        </w:rPr>
        <w:t>, doi:</w:t>
      </w:r>
      <w:hyperlink r:id="rId864" w:history="1">
        <w:r w:rsidRPr="001E7A27">
          <w:rPr>
            <w:rStyle w:val="Hyperlink"/>
            <w:rFonts w:cs="Times New Roman"/>
            <w:sz w:val="20"/>
            <w:szCs w:val="20"/>
            <w:lang w:val="en-GB"/>
          </w:rPr>
          <w:t>10.1038/s41467-019-11097-w</w:t>
        </w:r>
      </w:hyperlink>
      <w:r w:rsidRPr="001E7A27">
        <w:rPr>
          <w:rFonts w:cs="Times New Roman"/>
          <w:sz w:val="20"/>
          <w:szCs w:val="20"/>
          <w:lang w:val="en-GB"/>
        </w:rPr>
        <w:t>.</w:t>
      </w:r>
    </w:p>
    <w:p w14:paraId="1703B49D" w14:textId="136D390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Panchuk, K., A. Ridgwell, and L.R. Kump, 2008: Sedimentary response to Paleocene-Eocene Thermal Maximum carbon release: A model-data comparison. </w:t>
      </w:r>
      <w:r w:rsidRPr="001E7A27">
        <w:rPr>
          <w:rFonts w:cs="Times New Roman"/>
          <w:i/>
          <w:sz w:val="20"/>
          <w:szCs w:val="20"/>
          <w:lang w:val="en-GB"/>
        </w:rPr>
        <w:t>Geology</w:t>
      </w:r>
      <w:r w:rsidRPr="001E7A27">
        <w:rPr>
          <w:rFonts w:cs="Times New Roman"/>
          <w:sz w:val="20"/>
          <w:szCs w:val="20"/>
          <w:lang w:val="en-GB"/>
        </w:rPr>
        <w:t xml:space="preserve">, </w:t>
      </w:r>
      <w:r w:rsidRPr="001E7A27">
        <w:rPr>
          <w:rFonts w:cs="Times New Roman"/>
          <w:b/>
          <w:sz w:val="20"/>
          <w:szCs w:val="20"/>
          <w:lang w:val="en-GB"/>
        </w:rPr>
        <w:t>36(4)</w:t>
      </w:r>
      <w:r w:rsidRPr="001E7A27">
        <w:rPr>
          <w:rFonts w:cs="Times New Roman"/>
          <w:sz w:val="20"/>
          <w:szCs w:val="20"/>
          <w:lang w:val="en-GB"/>
        </w:rPr>
        <w:t>, 315, doi:</w:t>
      </w:r>
      <w:hyperlink r:id="rId865" w:history="1">
        <w:r w:rsidRPr="001E7A27">
          <w:rPr>
            <w:rStyle w:val="Hyperlink"/>
            <w:rFonts w:cs="Times New Roman"/>
            <w:sz w:val="20"/>
            <w:szCs w:val="20"/>
            <w:lang w:val="en-GB"/>
          </w:rPr>
          <w:t>10.1130/g24474a.1</w:t>
        </w:r>
      </w:hyperlink>
      <w:r w:rsidRPr="001E7A27">
        <w:rPr>
          <w:rFonts w:cs="Times New Roman"/>
          <w:sz w:val="20"/>
          <w:szCs w:val="20"/>
          <w:lang w:val="en-GB"/>
        </w:rPr>
        <w:t>.</w:t>
      </w:r>
    </w:p>
    <w:p w14:paraId="60310D04" w14:textId="6A6C6B5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Pandey, S. et al., 2017: Enhanced methane emissions from tropical wetlands during the 2011 La Niña.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45759, doi:</w:t>
      </w:r>
      <w:hyperlink r:id="rId866" w:history="1">
        <w:r w:rsidRPr="001E7A27">
          <w:rPr>
            <w:rStyle w:val="Hyperlink"/>
            <w:rFonts w:cs="Times New Roman"/>
            <w:sz w:val="20"/>
            <w:szCs w:val="20"/>
            <w:lang w:val="en-GB"/>
          </w:rPr>
          <w:t>10.1038/srep45759</w:t>
        </w:r>
      </w:hyperlink>
      <w:r w:rsidRPr="001E7A27">
        <w:rPr>
          <w:rFonts w:cs="Times New Roman"/>
          <w:sz w:val="20"/>
          <w:szCs w:val="20"/>
          <w:lang w:val="en-GB"/>
        </w:rPr>
        <w:t>.</w:t>
      </w:r>
    </w:p>
    <w:p w14:paraId="5C5F1E9B" w14:textId="24C9CDE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Pangala, S.R. et al., 2017: Large emissions from floodplain trees close the Amazon methane budget.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552(7684)</w:t>
      </w:r>
      <w:r w:rsidRPr="001E7A27">
        <w:rPr>
          <w:rFonts w:cs="Times New Roman"/>
          <w:sz w:val="20"/>
          <w:szCs w:val="20"/>
          <w:lang w:val="en-GB"/>
        </w:rPr>
        <w:t>, 230–234, doi:</w:t>
      </w:r>
      <w:hyperlink r:id="rId867" w:history="1">
        <w:r w:rsidRPr="001E7A27">
          <w:rPr>
            <w:rStyle w:val="Hyperlink"/>
            <w:rFonts w:cs="Times New Roman"/>
            <w:sz w:val="20"/>
            <w:szCs w:val="20"/>
            <w:lang w:val="en-GB"/>
          </w:rPr>
          <w:t>10.1038/nature24639</w:t>
        </w:r>
      </w:hyperlink>
      <w:r w:rsidRPr="001E7A27">
        <w:rPr>
          <w:rFonts w:cs="Times New Roman"/>
          <w:sz w:val="20"/>
          <w:szCs w:val="20"/>
          <w:lang w:val="en-GB"/>
        </w:rPr>
        <w:t>.</w:t>
      </w:r>
    </w:p>
    <w:p w14:paraId="6CEC7293" w14:textId="1814C7D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Parazoo, N.C., C.D. Koven, D.M. Lawrence, V. Romanovsky, and C.E. Miller, 2018: Detecting the permafrost carbon feedback: talik formation and increased cold-season respiration as precursors to sink-to-source transitions. </w:t>
      </w:r>
      <w:r w:rsidRPr="001E7A27">
        <w:rPr>
          <w:rFonts w:cs="Times New Roman"/>
          <w:i/>
          <w:sz w:val="20"/>
          <w:szCs w:val="20"/>
          <w:lang w:val="en-GB"/>
        </w:rPr>
        <w:t>The Cryosphere</w:t>
      </w:r>
      <w:r w:rsidRPr="001E7A27">
        <w:rPr>
          <w:rFonts w:cs="Times New Roman"/>
          <w:sz w:val="20"/>
          <w:szCs w:val="20"/>
          <w:lang w:val="en-GB"/>
        </w:rPr>
        <w:t xml:space="preserve">, </w:t>
      </w:r>
      <w:r w:rsidRPr="001E7A27">
        <w:rPr>
          <w:rFonts w:cs="Times New Roman"/>
          <w:b/>
          <w:sz w:val="20"/>
          <w:szCs w:val="20"/>
          <w:lang w:val="en-GB"/>
        </w:rPr>
        <w:t>12(1)</w:t>
      </w:r>
      <w:r w:rsidRPr="001E7A27">
        <w:rPr>
          <w:rFonts w:cs="Times New Roman"/>
          <w:sz w:val="20"/>
          <w:szCs w:val="20"/>
          <w:lang w:val="en-GB"/>
        </w:rPr>
        <w:t>, 123–144, doi:</w:t>
      </w:r>
      <w:hyperlink r:id="rId868" w:history="1">
        <w:r w:rsidRPr="001E7A27">
          <w:rPr>
            <w:rStyle w:val="Hyperlink"/>
            <w:rFonts w:cs="Times New Roman"/>
            <w:sz w:val="20"/>
            <w:szCs w:val="20"/>
            <w:lang w:val="en-GB"/>
          </w:rPr>
          <w:t>10.5194/tc-12-123-2018</w:t>
        </w:r>
      </w:hyperlink>
      <w:r w:rsidRPr="001E7A27">
        <w:rPr>
          <w:rFonts w:cs="Times New Roman"/>
          <w:sz w:val="20"/>
          <w:szCs w:val="20"/>
          <w:lang w:val="en-GB"/>
        </w:rPr>
        <w:t>.</w:t>
      </w:r>
    </w:p>
    <w:p w14:paraId="7042AB70" w14:textId="0BF056F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Park, J.-Y., C.A. Stock, J.P. Dunne, X. Yang, and A. Rosati, 2019: Seasonal to multiannual marine ecosystem prediction with a global Earth system model.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365(6450)</w:t>
      </w:r>
      <w:r w:rsidRPr="001E7A27">
        <w:rPr>
          <w:rFonts w:cs="Times New Roman"/>
          <w:sz w:val="20"/>
          <w:szCs w:val="20"/>
          <w:lang w:val="en-GB"/>
        </w:rPr>
        <w:t>, 284–288, doi:</w:t>
      </w:r>
      <w:hyperlink r:id="rId869" w:history="1">
        <w:r w:rsidRPr="001E7A27">
          <w:rPr>
            <w:rStyle w:val="Hyperlink"/>
            <w:rFonts w:cs="Times New Roman"/>
            <w:sz w:val="20"/>
            <w:szCs w:val="20"/>
            <w:lang w:val="en-GB"/>
          </w:rPr>
          <w:t>10.1126/science.aav6634</w:t>
        </w:r>
      </w:hyperlink>
      <w:r w:rsidRPr="001E7A27">
        <w:rPr>
          <w:rFonts w:cs="Times New Roman"/>
          <w:sz w:val="20"/>
          <w:szCs w:val="20"/>
          <w:lang w:val="en-GB"/>
        </w:rPr>
        <w:t>.</w:t>
      </w:r>
    </w:p>
    <w:p w14:paraId="1E4503D2" w14:textId="638C0A1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Park, S. et al., 2012: Trends and seasonal cycles in the isotopic composition of nitrous oxide since 1940.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5(4)</w:t>
      </w:r>
      <w:r w:rsidRPr="001E7A27">
        <w:rPr>
          <w:rFonts w:cs="Times New Roman"/>
          <w:sz w:val="20"/>
          <w:szCs w:val="20"/>
          <w:lang w:val="en-GB"/>
        </w:rPr>
        <w:t>, 261–265, doi:</w:t>
      </w:r>
      <w:hyperlink r:id="rId870" w:history="1">
        <w:r w:rsidRPr="001E7A27">
          <w:rPr>
            <w:rStyle w:val="Hyperlink"/>
            <w:rFonts w:cs="Times New Roman"/>
            <w:sz w:val="20"/>
            <w:szCs w:val="20"/>
            <w:lang w:val="en-GB"/>
          </w:rPr>
          <w:t>10.1038/ngeo1421</w:t>
        </w:r>
      </w:hyperlink>
      <w:r w:rsidRPr="001E7A27">
        <w:rPr>
          <w:rFonts w:cs="Times New Roman"/>
          <w:sz w:val="20"/>
          <w:szCs w:val="20"/>
          <w:lang w:val="en-GB"/>
        </w:rPr>
        <w:t>.</w:t>
      </w:r>
    </w:p>
    <w:p w14:paraId="0E6C2FD6" w14:textId="2EA23F0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Partanen, A.-I., D.P. Keller, H. Korhonen, and H.D. Matthews, 2016: Impacts of sea spray geoengineering on ocean biogeochemistry.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43(14)</w:t>
      </w:r>
      <w:r w:rsidRPr="001E7A27">
        <w:rPr>
          <w:rFonts w:cs="Times New Roman"/>
          <w:sz w:val="20"/>
          <w:szCs w:val="20"/>
          <w:lang w:val="en-GB"/>
        </w:rPr>
        <w:t>, 7600–7608, doi:</w:t>
      </w:r>
      <w:hyperlink r:id="rId871" w:history="1">
        <w:r w:rsidRPr="001E7A27">
          <w:rPr>
            <w:rStyle w:val="Hyperlink"/>
            <w:rFonts w:cs="Times New Roman"/>
            <w:sz w:val="20"/>
            <w:szCs w:val="20"/>
            <w:lang w:val="en-GB"/>
          </w:rPr>
          <w:t>10.1002/2016gl070111</w:t>
        </w:r>
      </w:hyperlink>
      <w:r w:rsidRPr="001E7A27">
        <w:rPr>
          <w:rFonts w:cs="Times New Roman"/>
          <w:sz w:val="20"/>
          <w:szCs w:val="20"/>
          <w:lang w:val="en-GB"/>
        </w:rPr>
        <w:t>.</w:t>
      </w:r>
    </w:p>
    <w:p w14:paraId="21582823" w14:textId="30793D0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Patra, P.K., M. Ishizawa, S. Maksyutov, T. Nakazawa, and G. Inoue, 2005: Role of biomass burning and climate anomalies for land-atmosphere carbon fluxes based on inverse modeling of atmospheric CO2. </w:t>
      </w:r>
      <w:r w:rsidRPr="001E7A27">
        <w:rPr>
          <w:rFonts w:cs="Times New Roman"/>
          <w:i/>
          <w:sz w:val="20"/>
          <w:szCs w:val="20"/>
          <w:lang w:val="en-GB"/>
        </w:rPr>
        <w:t>Global Biogeochemical Cycles</w:t>
      </w:r>
      <w:r w:rsidRPr="001E7A27">
        <w:rPr>
          <w:rFonts w:cs="Times New Roman"/>
          <w:sz w:val="20"/>
          <w:szCs w:val="20"/>
          <w:lang w:val="en-GB"/>
        </w:rPr>
        <w:t>, doi:</w:t>
      </w:r>
      <w:hyperlink r:id="rId872" w:history="1">
        <w:r w:rsidRPr="001E7A27">
          <w:rPr>
            <w:rStyle w:val="Hyperlink"/>
            <w:rFonts w:cs="Times New Roman"/>
            <w:sz w:val="20"/>
            <w:szCs w:val="20"/>
            <w:lang w:val="en-GB"/>
          </w:rPr>
          <w:t>10.1029/2004gb002258</w:t>
        </w:r>
      </w:hyperlink>
      <w:r w:rsidRPr="001E7A27">
        <w:rPr>
          <w:rFonts w:cs="Times New Roman"/>
          <w:sz w:val="20"/>
          <w:szCs w:val="20"/>
          <w:lang w:val="en-GB"/>
        </w:rPr>
        <w:t>.</w:t>
      </w:r>
    </w:p>
    <w:p w14:paraId="36270C9C" w14:textId="0E5039E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Patra, P.K. et al., 2014: Observational evidence for interhemispheric hydroxyl-radical parity.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513(7517)</w:t>
      </w:r>
      <w:r w:rsidRPr="001E7A27">
        <w:rPr>
          <w:rFonts w:cs="Times New Roman"/>
          <w:sz w:val="20"/>
          <w:szCs w:val="20"/>
          <w:lang w:val="en-GB"/>
        </w:rPr>
        <w:t>, 219–223, doi:</w:t>
      </w:r>
      <w:hyperlink r:id="rId873" w:history="1">
        <w:r w:rsidRPr="001E7A27">
          <w:rPr>
            <w:rStyle w:val="Hyperlink"/>
            <w:rFonts w:cs="Times New Roman"/>
            <w:sz w:val="20"/>
            <w:szCs w:val="20"/>
            <w:lang w:val="en-GB"/>
          </w:rPr>
          <w:t>10.1038/nature13721</w:t>
        </w:r>
      </w:hyperlink>
      <w:r w:rsidRPr="001E7A27">
        <w:rPr>
          <w:rFonts w:cs="Times New Roman"/>
          <w:sz w:val="20"/>
          <w:szCs w:val="20"/>
          <w:lang w:val="en-GB"/>
        </w:rPr>
        <w:t>.</w:t>
      </w:r>
    </w:p>
    <w:p w14:paraId="36CB0347" w14:textId="10C8CCD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Patra, P.K. et al., 2016: Regional methane emission estimation based on observed atmospheric concentrations (2002-2012). </w:t>
      </w:r>
      <w:r w:rsidRPr="001E7A27">
        <w:rPr>
          <w:rFonts w:cs="Times New Roman"/>
          <w:i/>
          <w:sz w:val="20"/>
          <w:szCs w:val="20"/>
          <w:lang w:val="en-GB"/>
        </w:rPr>
        <w:t>Journal of the Meteorological Society of Japan. Ser. II</w:t>
      </w:r>
      <w:r w:rsidRPr="001E7A27">
        <w:rPr>
          <w:rFonts w:cs="Times New Roman"/>
          <w:sz w:val="20"/>
          <w:szCs w:val="20"/>
          <w:lang w:val="en-GB"/>
        </w:rPr>
        <w:t xml:space="preserve">, </w:t>
      </w:r>
      <w:r w:rsidRPr="001E7A27">
        <w:rPr>
          <w:rFonts w:cs="Times New Roman"/>
          <w:b/>
          <w:sz w:val="20"/>
          <w:szCs w:val="20"/>
          <w:lang w:val="en-GB"/>
        </w:rPr>
        <w:t>94(1)</w:t>
      </w:r>
      <w:r w:rsidRPr="001E7A27">
        <w:rPr>
          <w:rFonts w:cs="Times New Roman"/>
          <w:sz w:val="20"/>
          <w:szCs w:val="20"/>
          <w:lang w:val="en-GB"/>
        </w:rPr>
        <w:t>, 91–113, doi:</w:t>
      </w:r>
      <w:hyperlink r:id="rId874" w:history="1">
        <w:r w:rsidRPr="001E7A27">
          <w:rPr>
            <w:rStyle w:val="Hyperlink"/>
            <w:rFonts w:cs="Times New Roman"/>
            <w:sz w:val="20"/>
            <w:szCs w:val="20"/>
            <w:lang w:val="en-GB"/>
          </w:rPr>
          <w:t>10.2151/jmsj.2016-006</w:t>
        </w:r>
      </w:hyperlink>
      <w:r w:rsidRPr="001E7A27">
        <w:rPr>
          <w:rFonts w:cs="Times New Roman"/>
          <w:sz w:val="20"/>
          <w:szCs w:val="20"/>
          <w:lang w:val="en-GB"/>
        </w:rPr>
        <w:t>.</w:t>
      </w:r>
    </w:p>
    <w:p w14:paraId="02672136" w14:textId="34B7FA5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Patra, P.K. et al., 2021: Methyl Chloroform continues to constrain the hydroxyl (OH) variability in the troposphere.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126(4)</w:t>
      </w:r>
      <w:r w:rsidRPr="001E7A27">
        <w:rPr>
          <w:rFonts w:cs="Times New Roman"/>
          <w:sz w:val="20"/>
          <w:szCs w:val="20"/>
          <w:lang w:val="en-GB"/>
        </w:rPr>
        <w:t>, e2020JD033862, doi:</w:t>
      </w:r>
      <w:hyperlink r:id="rId875" w:history="1">
        <w:r w:rsidRPr="001E7A27">
          <w:rPr>
            <w:rStyle w:val="Hyperlink"/>
            <w:rFonts w:cs="Times New Roman"/>
            <w:sz w:val="20"/>
            <w:szCs w:val="20"/>
            <w:lang w:val="en-GB"/>
          </w:rPr>
          <w:t>10.1029/2020jd033862</w:t>
        </w:r>
      </w:hyperlink>
      <w:r w:rsidRPr="001E7A27">
        <w:rPr>
          <w:rFonts w:cs="Times New Roman"/>
          <w:sz w:val="20"/>
          <w:szCs w:val="20"/>
          <w:lang w:val="en-GB"/>
        </w:rPr>
        <w:t>.</w:t>
      </w:r>
    </w:p>
    <w:p w14:paraId="110CAA3D" w14:textId="658886F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Paulmier, A. and D. Ruiz-Pino, 2009: Oxygen minimum zones (OMZs) in the modern ocean. </w:t>
      </w:r>
      <w:r w:rsidRPr="001E7A27">
        <w:rPr>
          <w:rFonts w:cs="Times New Roman"/>
          <w:i/>
          <w:sz w:val="20"/>
          <w:szCs w:val="20"/>
          <w:lang w:val="en-GB"/>
        </w:rPr>
        <w:t>Progress in Oceanography</w:t>
      </w:r>
      <w:r w:rsidRPr="001E7A27">
        <w:rPr>
          <w:rFonts w:cs="Times New Roman"/>
          <w:sz w:val="20"/>
          <w:szCs w:val="20"/>
          <w:lang w:val="en-GB"/>
        </w:rPr>
        <w:t xml:space="preserve">, </w:t>
      </w:r>
      <w:r w:rsidRPr="001E7A27">
        <w:rPr>
          <w:rFonts w:cs="Times New Roman"/>
          <w:b/>
          <w:sz w:val="20"/>
          <w:szCs w:val="20"/>
          <w:lang w:val="en-GB"/>
        </w:rPr>
        <w:t>80(3–4)</w:t>
      </w:r>
      <w:r w:rsidRPr="001E7A27">
        <w:rPr>
          <w:rFonts w:cs="Times New Roman"/>
          <w:sz w:val="20"/>
          <w:szCs w:val="20"/>
          <w:lang w:val="en-GB"/>
        </w:rPr>
        <w:t>, 113–128, doi:</w:t>
      </w:r>
      <w:hyperlink r:id="rId876" w:history="1">
        <w:r w:rsidRPr="001E7A27">
          <w:rPr>
            <w:rStyle w:val="Hyperlink"/>
            <w:rFonts w:cs="Times New Roman"/>
            <w:sz w:val="20"/>
            <w:szCs w:val="20"/>
            <w:lang w:val="en-GB"/>
          </w:rPr>
          <w:t>10.1016/j.pocean.2008.08.001</w:t>
        </w:r>
      </w:hyperlink>
      <w:r w:rsidRPr="001E7A27">
        <w:rPr>
          <w:rFonts w:cs="Times New Roman"/>
          <w:sz w:val="20"/>
          <w:szCs w:val="20"/>
          <w:lang w:val="en-GB"/>
        </w:rPr>
        <w:t>.</w:t>
      </w:r>
    </w:p>
    <w:p w14:paraId="41AEB47B" w14:textId="32A7676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Paustian, K. et al., 2016: Climate-smart soils.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532(7597)</w:t>
      </w:r>
      <w:r w:rsidRPr="001E7A27">
        <w:rPr>
          <w:rFonts w:cs="Times New Roman"/>
          <w:sz w:val="20"/>
          <w:szCs w:val="20"/>
          <w:lang w:val="en-GB"/>
        </w:rPr>
        <w:t>, 49–57, doi:</w:t>
      </w:r>
      <w:hyperlink r:id="rId877" w:history="1">
        <w:r w:rsidRPr="001E7A27">
          <w:rPr>
            <w:rStyle w:val="Hyperlink"/>
            <w:rFonts w:cs="Times New Roman"/>
            <w:sz w:val="20"/>
            <w:szCs w:val="20"/>
            <w:lang w:val="en-GB"/>
          </w:rPr>
          <w:t>10.1038/nature17174</w:t>
        </w:r>
      </w:hyperlink>
      <w:r w:rsidRPr="001E7A27">
        <w:rPr>
          <w:rFonts w:cs="Times New Roman"/>
          <w:sz w:val="20"/>
          <w:szCs w:val="20"/>
          <w:lang w:val="en-GB"/>
        </w:rPr>
        <w:t>.</w:t>
      </w:r>
    </w:p>
    <w:p w14:paraId="5B361C9A" w14:textId="77C76EA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Pavlov, I.N., 2015: Biotic and abiotic factors as causes of coniferous forests dieback in Siberia and Far East. </w:t>
      </w:r>
      <w:r w:rsidRPr="001E7A27">
        <w:rPr>
          <w:rFonts w:cs="Times New Roman"/>
          <w:i/>
          <w:sz w:val="20"/>
          <w:szCs w:val="20"/>
          <w:lang w:val="en-GB"/>
        </w:rPr>
        <w:t>Contemporary Problems of Ecology</w:t>
      </w:r>
      <w:r w:rsidRPr="001E7A27">
        <w:rPr>
          <w:rFonts w:cs="Times New Roman"/>
          <w:sz w:val="20"/>
          <w:szCs w:val="20"/>
          <w:lang w:val="en-GB"/>
        </w:rPr>
        <w:t xml:space="preserve">, </w:t>
      </w:r>
      <w:r w:rsidRPr="001E7A27">
        <w:rPr>
          <w:rFonts w:cs="Times New Roman"/>
          <w:b/>
          <w:sz w:val="20"/>
          <w:szCs w:val="20"/>
          <w:lang w:val="en-GB"/>
        </w:rPr>
        <w:t>8(4)</w:t>
      </w:r>
      <w:r w:rsidRPr="001E7A27">
        <w:rPr>
          <w:rFonts w:cs="Times New Roman"/>
          <w:sz w:val="20"/>
          <w:szCs w:val="20"/>
          <w:lang w:val="en-GB"/>
        </w:rPr>
        <w:t>, 440–456, doi:</w:t>
      </w:r>
      <w:hyperlink r:id="rId878" w:history="1">
        <w:r w:rsidRPr="001E7A27">
          <w:rPr>
            <w:rStyle w:val="Hyperlink"/>
            <w:rFonts w:cs="Times New Roman"/>
            <w:sz w:val="20"/>
            <w:szCs w:val="20"/>
            <w:lang w:val="en-GB"/>
          </w:rPr>
          <w:t>10.1134/s1995425515040125</w:t>
        </w:r>
      </w:hyperlink>
      <w:r w:rsidRPr="001E7A27">
        <w:rPr>
          <w:rFonts w:cs="Times New Roman"/>
          <w:sz w:val="20"/>
          <w:szCs w:val="20"/>
          <w:lang w:val="en-GB"/>
        </w:rPr>
        <w:t>.</w:t>
      </w:r>
    </w:p>
    <w:p w14:paraId="38EC6152" w14:textId="1C3D090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Pearson, R.G. et al., 2013: Shifts in Arctic vegetation and associated feedbacks under climate change.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3(7)</w:t>
      </w:r>
      <w:r w:rsidRPr="001E7A27">
        <w:rPr>
          <w:rFonts w:cs="Times New Roman"/>
          <w:sz w:val="20"/>
          <w:szCs w:val="20"/>
          <w:lang w:val="en-GB"/>
        </w:rPr>
        <w:t>, 673–677, doi:</w:t>
      </w:r>
      <w:hyperlink r:id="rId879" w:history="1">
        <w:r w:rsidRPr="001E7A27">
          <w:rPr>
            <w:rStyle w:val="Hyperlink"/>
            <w:rFonts w:cs="Times New Roman"/>
            <w:sz w:val="20"/>
            <w:szCs w:val="20"/>
            <w:lang w:val="en-GB"/>
          </w:rPr>
          <w:t>10.1038/nclimate1858</w:t>
        </w:r>
      </w:hyperlink>
      <w:r w:rsidRPr="001E7A27">
        <w:rPr>
          <w:rFonts w:cs="Times New Roman"/>
          <w:sz w:val="20"/>
          <w:szCs w:val="20"/>
          <w:lang w:val="en-GB"/>
        </w:rPr>
        <w:t>.</w:t>
      </w:r>
    </w:p>
    <w:p w14:paraId="6C8FDBE2" w14:textId="06FB0CA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Pelejero, C. et al., 2005: Preindustrial to Modern Interdecadal Variability in Coral Reef pH.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309(5744)</w:t>
      </w:r>
      <w:r w:rsidRPr="001E7A27">
        <w:rPr>
          <w:rFonts w:cs="Times New Roman"/>
          <w:sz w:val="20"/>
          <w:szCs w:val="20"/>
          <w:lang w:val="en-GB"/>
        </w:rPr>
        <w:t>, 2204–2207, doi:</w:t>
      </w:r>
      <w:hyperlink r:id="rId880" w:history="1">
        <w:r w:rsidRPr="001E7A27">
          <w:rPr>
            <w:rStyle w:val="Hyperlink"/>
            <w:rFonts w:cs="Times New Roman"/>
            <w:sz w:val="20"/>
            <w:szCs w:val="20"/>
            <w:lang w:val="en-GB"/>
          </w:rPr>
          <w:t>10.1126/science.1113692</w:t>
        </w:r>
      </w:hyperlink>
      <w:r w:rsidRPr="001E7A27">
        <w:rPr>
          <w:rFonts w:cs="Times New Roman"/>
          <w:sz w:val="20"/>
          <w:szCs w:val="20"/>
          <w:lang w:val="en-GB"/>
        </w:rPr>
        <w:t>.</w:t>
      </w:r>
    </w:p>
    <w:p w14:paraId="6820EAAF" w14:textId="3B246E8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Peng, S. et al., 2016: Inventory of anthropogenic methane emissions in mainland China from 1980 to 2010.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16(22)</w:t>
      </w:r>
      <w:r w:rsidRPr="001E7A27">
        <w:rPr>
          <w:rFonts w:cs="Times New Roman"/>
          <w:sz w:val="20"/>
          <w:szCs w:val="20"/>
          <w:lang w:val="en-GB"/>
        </w:rPr>
        <w:t>, 14545–14562, doi:</w:t>
      </w:r>
      <w:hyperlink r:id="rId881" w:history="1">
        <w:r w:rsidRPr="001E7A27">
          <w:rPr>
            <w:rStyle w:val="Hyperlink"/>
            <w:rFonts w:cs="Times New Roman"/>
            <w:sz w:val="20"/>
            <w:szCs w:val="20"/>
            <w:lang w:val="en-GB"/>
          </w:rPr>
          <w:t>10.5194/acp-16-14545-2016</w:t>
        </w:r>
      </w:hyperlink>
      <w:r w:rsidRPr="001E7A27">
        <w:rPr>
          <w:rFonts w:cs="Times New Roman"/>
          <w:sz w:val="20"/>
          <w:szCs w:val="20"/>
          <w:lang w:val="en-GB"/>
        </w:rPr>
        <w:t>.</w:t>
      </w:r>
    </w:p>
    <w:p w14:paraId="7FB04F7C" w14:textId="0346B63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Penman, D.E., B. Hönisch, R.E. Zeebe, E. Thomas, and J.C. Zachos, 2014: Rapid and sustained surface ocean acidification during the Paleocene-Eocene Thermal Maximum. </w:t>
      </w:r>
      <w:r w:rsidRPr="001E7A27">
        <w:rPr>
          <w:rFonts w:cs="Times New Roman"/>
          <w:i/>
          <w:sz w:val="20"/>
          <w:szCs w:val="20"/>
          <w:lang w:val="en-GB"/>
        </w:rPr>
        <w:t>Paleoceanography</w:t>
      </w:r>
      <w:r w:rsidRPr="001E7A27">
        <w:rPr>
          <w:rFonts w:cs="Times New Roman"/>
          <w:sz w:val="20"/>
          <w:szCs w:val="20"/>
          <w:lang w:val="en-GB"/>
        </w:rPr>
        <w:t xml:space="preserve">, </w:t>
      </w:r>
      <w:r w:rsidRPr="001E7A27">
        <w:rPr>
          <w:rFonts w:cs="Times New Roman"/>
          <w:b/>
          <w:sz w:val="20"/>
          <w:szCs w:val="20"/>
          <w:lang w:val="en-GB"/>
        </w:rPr>
        <w:t>29(5)</w:t>
      </w:r>
      <w:r w:rsidRPr="001E7A27">
        <w:rPr>
          <w:rFonts w:cs="Times New Roman"/>
          <w:sz w:val="20"/>
          <w:szCs w:val="20"/>
          <w:lang w:val="en-GB"/>
        </w:rPr>
        <w:t>, 357–369, doi:</w:t>
      </w:r>
      <w:hyperlink r:id="rId882" w:history="1">
        <w:r w:rsidRPr="001E7A27">
          <w:rPr>
            <w:rStyle w:val="Hyperlink"/>
            <w:rFonts w:cs="Times New Roman"/>
            <w:sz w:val="20"/>
            <w:szCs w:val="20"/>
            <w:lang w:val="en-GB"/>
          </w:rPr>
          <w:t>10.1002/2014pa002621</w:t>
        </w:r>
      </w:hyperlink>
      <w:r w:rsidRPr="001E7A27">
        <w:rPr>
          <w:rFonts w:cs="Times New Roman"/>
          <w:sz w:val="20"/>
          <w:szCs w:val="20"/>
          <w:lang w:val="en-GB"/>
        </w:rPr>
        <w:t>.</w:t>
      </w:r>
    </w:p>
    <w:p w14:paraId="4AC89399" w14:textId="26EA452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Peñuelas, J. et al., 2017: Shifting from a fertilization-dominated to a warming-dominated period. </w:t>
      </w:r>
      <w:r w:rsidRPr="001E7A27">
        <w:rPr>
          <w:rFonts w:cs="Times New Roman"/>
          <w:i/>
          <w:sz w:val="20"/>
          <w:szCs w:val="20"/>
          <w:lang w:val="en-GB"/>
        </w:rPr>
        <w:t>Nature Ecology &amp; Evolution</w:t>
      </w:r>
      <w:r w:rsidRPr="001E7A27">
        <w:rPr>
          <w:rFonts w:cs="Times New Roman"/>
          <w:sz w:val="20"/>
          <w:szCs w:val="20"/>
          <w:lang w:val="en-GB"/>
        </w:rPr>
        <w:t xml:space="preserve">, </w:t>
      </w:r>
      <w:r w:rsidRPr="001E7A27">
        <w:rPr>
          <w:rFonts w:cs="Times New Roman"/>
          <w:b/>
          <w:sz w:val="20"/>
          <w:szCs w:val="20"/>
          <w:lang w:val="en-GB"/>
        </w:rPr>
        <w:t>1(10)</w:t>
      </w:r>
      <w:r w:rsidRPr="001E7A27">
        <w:rPr>
          <w:rFonts w:cs="Times New Roman"/>
          <w:sz w:val="20"/>
          <w:szCs w:val="20"/>
          <w:lang w:val="en-GB"/>
        </w:rPr>
        <w:t>, 1438–1445, doi:</w:t>
      </w:r>
      <w:hyperlink r:id="rId883" w:history="1">
        <w:r w:rsidRPr="001E7A27">
          <w:rPr>
            <w:rStyle w:val="Hyperlink"/>
            <w:rFonts w:cs="Times New Roman"/>
            <w:sz w:val="20"/>
            <w:szCs w:val="20"/>
            <w:lang w:val="en-GB"/>
          </w:rPr>
          <w:t>10.1038/s41559-017-0274-8</w:t>
        </w:r>
      </w:hyperlink>
      <w:r w:rsidRPr="001E7A27">
        <w:rPr>
          <w:rFonts w:cs="Times New Roman"/>
          <w:sz w:val="20"/>
          <w:szCs w:val="20"/>
          <w:lang w:val="en-GB"/>
        </w:rPr>
        <w:t>.</w:t>
      </w:r>
    </w:p>
    <w:p w14:paraId="046A9E1E" w14:textId="5C12615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Pépin, L., D. Raynaud, J.-M. Barnola, and M.F. Loutre, 2001: Hemispheric roles of climate forcings during glacial-interglacial transitions as deduced from the Vostok record and LLN-2D model experiments.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106(D23)</w:t>
      </w:r>
      <w:r w:rsidRPr="001E7A27">
        <w:rPr>
          <w:rFonts w:cs="Times New Roman"/>
          <w:sz w:val="20"/>
          <w:szCs w:val="20"/>
          <w:lang w:val="en-GB"/>
        </w:rPr>
        <w:t>, 31885–31892, doi:</w:t>
      </w:r>
      <w:hyperlink r:id="rId884" w:history="1">
        <w:r w:rsidRPr="001E7A27">
          <w:rPr>
            <w:rStyle w:val="Hyperlink"/>
            <w:rFonts w:cs="Times New Roman"/>
            <w:sz w:val="20"/>
            <w:szCs w:val="20"/>
            <w:lang w:val="en-GB"/>
          </w:rPr>
          <w:t>10.1029/2001jd900117</w:t>
        </w:r>
      </w:hyperlink>
      <w:r w:rsidRPr="001E7A27">
        <w:rPr>
          <w:rFonts w:cs="Times New Roman"/>
          <w:sz w:val="20"/>
          <w:szCs w:val="20"/>
          <w:lang w:val="en-GB"/>
        </w:rPr>
        <w:t>.</w:t>
      </w:r>
    </w:p>
    <w:p w14:paraId="482DFD08" w14:textId="43C6587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Perez, F.F. et al., 2018: Meridional overturning circulation conveys fast acidification to the deep Atlantic Ocean.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554(7693)</w:t>
      </w:r>
      <w:r w:rsidRPr="001E7A27">
        <w:rPr>
          <w:rFonts w:cs="Times New Roman"/>
          <w:sz w:val="20"/>
          <w:szCs w:val="20"/>
          <w:lang w:val="en-GB"/>
        </w:rPr>
        <w:t>, 515–518, doi:</w:t>
      </w:r>
      <w:hyperlink r:id="rId885" w:history="1">
        <w:r w:rsidRPr="001E7A27">
          <w:rPr>
            <w:rStyle w:val="Hyperlink"/>
            <w:rFonts w:cs="Times New Roman"/>
            <w:sz w:val="20"/>
            <w:szCs w:val="20"/>
            <w:lang w:val="en-GB"/>
          </w:rPr>
          <w:t>10.1038/nature25493</w:t>
        </w:r>
      </w:hyperlink>
      <w:r w:rsidRPr="001E7A27">
        <w:rPr>
          <w:rFonts w:cs="Times New Roman"/>
          <w:sz w:val="20"/>
          <w:szCs w:val="20"/>
          <w:lang w:val="en-GB"/>
        </w:rPr>
        <w:t>.</w:t>
      </w:r>
    </w:p>
    <w:p w14:paraId="2B3D29E5" w14:textId="34960C9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Pérez-Ramı́rez, J., F. Kapteijn, K. Schöffel, and J.A. Moulijn, 2003: Formation and control of N2O in nitric acid production. </w:t>
      </w:r>
      <w:r w:rsidRPr="001E7A27">
        <w:rPr>
          <w:rFonts w:cs="Times New Roman"/>
          <w:i/>
          <w:sz w:val="20"/>
          <w:szCs w:val="20"/>
          <w:lang w:val="en-GB"/>
        </w:rPr>
        <w:t>Applied Catalysis B: Environmental</w:t>
      </w:r>
      <w:r w:rsidRPr="001E7A27">
        <w:rPr>
          <w:rFonts w:cs="Times New Roman"/>
          <w:sz w:val="20"/>
          <w:szCs w:val="20"/>
          <w:lang w:val="en-GB"/>
        </w:rPr>
        <w:t xml:space="preserve">, </w:t>
      </w:r>
      <w:r w:rsidRPr="001E7A27">
        <w:rPr>
          <w:rFonts w:cs="Times New Roman"/>
          <w:b/>
          <w:sz w:val="20"/>
          <w:szCs w:val="20"/>
          <w:lang w:val="en-GB"/>
        </w:rPr>
        <w:t>44(2)</w:t>
      </w:r>
      <w:r w:rsidRPr="001E7A27">
        <w:rPr>
          <w:rFonts w:cs="Times New Roman"/>
          <w:sz w:val="20"/>
          <w:szCs w:val="20"/>
          <w:lang w:val="en-GB"/>
        </w:rPr>
        <w:t>, 117–151, doi:</w:t>
      </w:r>
      <w:hyperlink r:id="rId886" w:history="1">
        <w:r w:rsidRPr="001E7A27">
          <w:rPr>
            <w:rStyle w:val="Hyperlink"/>
            <w:rFonts w:cs="Times New Roman"/>
            <w:sz w:val="20"/>
            <w:szCs w:val="20"/>
            <w:lang w:val="en-GB"/>
          </w:rPr>
          <w:t>10.1016/s0926-3373(03)00026-2</w:t>
        </w:r>
      </w:hyperlink>
      <w:r w:rsidRPr="001E7A27">
        <w:rPr>
          <w:rFonts w:cs="Times New Roman"/>
          <w:sz w:val="20"/>
          <w:szCs w:val="20"/>
          <w:lang w:val="en-GB"/>
        </w:rPr>
        <w:t>.</w:t>
      </w:r>
    </w:p>
    <w:p w14:paraId="7B6DA098" w14:textId="336877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Peters, G.P. et al., 2012: Rapid growth in CO2 emissions after the 2008–2009 global financial crisis.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2(1)</w:t>
      </w:r>
      <w:r w:rsidRPr="001E7A27">
        <w:rPr>
          <w:rFonts w:cs="Times New Roman"/>
          <w:sz w:val="20"/>
          <w:szCs w:val="20"/>
          <w:lang w:val="en-GB"/>
        </w:rPr>
        <w:t>, 2–4, doi:</w:t>
      </w:r>
      <w:hyperlink r:id="rId887" w:history="1">
        <w:r w:rsidRPr="001E7A27">
          <w:rPr>
            <w:rStyle w:val="Hyperlink"/>
            <w:rFonts w:cs="Times New Roman"/>
            <w:sz w:val="20"/>
            <w:szCs w:val="20"/>
            <w:lang w:val="en-GB"/>
          </w:rPr>
          <w:t>10.1038/nclimate1332</w:t>
        </w:r>
      </w:hyperlink>
      <w:r w:rsidRPr="001E7A27">
        <w:rPr>
          <w:rFonts w:cs="Times New Roman"/>
          <w:sz w:val="20"/>
          <w:szCs w:val="20"/>
          <w:lang w:val="en-GB"/>
        </w:rPr>
        <w:t>.</w:t>
      </w:r>
    </w:p>
    <w:p w14:paraId="49C776BD" w14:textId="3CA528C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Peters, G.P. et al., 2020: Carbon dioxide emissions continue to grow amidst slowly emerging climate policies.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10</w:t>
      </w:r>
      <w:r w:rsidRPr="001E7A27">
        <w:rPr>
          <w:rFonts w:cs="Times New Roman"/>
          <w:sz w:val="20"/>
          <w:szCs w:val="20"/>
          <w:lang w:val="en-GB"/>
        </w:rPr>
        <w:t>, 2–10.</w:t>
      </w:r>
    </w:p>
    <w:p w14:paraId="271A00BC" w14:textId="2F3AA35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Peters, W., A. Bastos, P. Ciais, and A. Vermeulen, 2020: A historical, geographical and ecological perspective on the 2018 European summer drought: Perspective on the 2018 European drought. </w:t>
      </w:r>
      <w:r w:rsidRPr="001E7A27">
        <w:rPr>
          <w:rFonts w:cs="Times New Roman"/>
          <w:i/>
          <w:sz w:val="20"/>
          <w:szCs w:val="20"/>
          <w:lang w:val="en-GB"/>
        </w:rPr>
        <w:t>Philosophical Transactions of the Royal Society B: Biological Sciences</w:t>
      </w:r>
      <w:r w:rsidRPr="001E7A27">
        <w:rPr>
          <w:rFonts w:cs="Times New Roman"/>
          <w:sz w:val="20"/>
          <w:szCs w:val="20"/>
          <w:lang w:val="en-GB"/>
        </w:rPr>
        <w:t xml:space="preserve">, </w:t>
      </w:r>
      <w:r w:rsidRPr="001E7A27">
        <w:rPr>
          <w:rFonts w:cs="Times New Roman"/>
          <w:b/>
          <w:sz w:val="20"/>
          <w:szCs w:val="20"/>
          <w:lang w:val="en-GB"/>
        </w:rPr>
        <w:t>375(1810)</w:t>
      </w:r>
      <w:r w:rsidRPr="001E7A27">
        <w:rPr>
          <w:rFonts w:cs="Times New Roman"/>
          <w:sz w:val="20"/>
          <w:szCs w:val="20"/>
          <w:lang w:val="en-GB"/>
        </w:rPr>
        <w:t>, doi:</w:t>
      </w:r>
      <w:hyperlink r:id="rId888" w:history="1">
        <w:r w:rsidRPr="001E7A27">
          <w:rPr>
            <w:rStyle w:val="Hyperlink"/>
            <w:rFonts w:cs="Times New Roman"/>
            <w:sz w:val="20"/>
            <w:szCs w:val="20"/>
            <w:lang w:val="en-GB"/>
          </w:rPr>
          <w:t>10.1098/rstb.2019.0505</w:t>
        </w:r>
      </w:hyperlink>
      <w:r w:rsidRPr="001E7A27">
        <w:rPr>
          <w:rFonts w:cs="Times New Roman"/>
          <w:sz w:val="20"/>
          <w:szCs w:val="20"/>
          <w:lang w:val="en-GB"/>
        </w:rPr>
        <w:t>.</w:t>
      </w:r>
    </w:p>
    <w:p w14:paraId="7799DDB4" w14:textId="47E3F78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Peters, W. et al., 2007: An atmospheric perspective on North American carbon dioxide exchange: CarbonTracker.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104(48)</w:t>
      </w:r>
      <w:r w:rsidRPr="001E7A27">
        <w:rPr>
          <w:rFonts w:cs="Times New Roman"/>
          <w:sz w:val="20"/>
          <w:szCs w:val="20"/>
          <w:lang w:val="en-GB"/>
        </w:rPr>
        <w:t>, 18925–18930, doi:</w:t>
      </w:r>
      <w:hyperlink r:id="rId889" w:history="1">
        <w:r w:rsidRPr="001E7A27">
          <w:rPr>
            <w:rStyle w:val="Hyperlink"/>
            <w:rFonts w:cs="Times New Roman"/>
            <w:sz w:val="20"/>
            <w:szCs w:val="20"/>
            <w:lang w:val="en-GB"/>
          </w:rPr>
          <w:t>10.1073/pnas.0708986104</w:t>
        </w:r>
      </w:hyperlink>
      <w:r w:rsidRPr="001E7A27">
        <w:rPr>
          <w:rFonts w:cs="Times New Roman"/>
          <w:sz w:val="20"/>
          <w:szCs w:val="20"/>
          <w:lang w:val="en-GB"/>
        </w:rPr>
        <w:t>.</w:t>
      </w:r>
    </w:p>
    <w:p w14:paraId="0F9C485F" w14:textId="7DFB900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Peterson, C.D., L.E. Lisiecki, and J. Stern, 2014: Deglacial whole-ocean δ13C change estimated from 480 benthic foraminiferal records. </w:t>
      </w:r>
      <w:r w:rsidRPr="001E7A27">
        <w:rPr>
          <w:rFonts w:cs="Times New Roman"/>
          <w:i/>
          <w:sz w:val="20"/>
          <w:szCs w:val="20"/>
          <w:lang w:val="en-GB"/>
        </w:rPr>
        <w:t>Paleoceanography</w:t>
      </w:r>
      <w:r w:rsidRPr="001E7A27">
        <w:rPr>
          <w:rFonts w:cs="Times New Roman"/>
          <w:sz w:val="20"/>
          <w:szCs w:val="20"/>
          <w:lang w:val="en-GB"/>
        </w:rPr>
        <w:t xml:space="preserve">, </w:t>
      </w:r>
      <w:r w:rsidRPr="001E7A27">
        <w:rPr>
          <w:rFonts w:cs="Times New Roman"/>
          <w:b/>
          <w:sz w:val="20"/>
          <w:szCs w:val="20"/>
          <w:lang w:val="en-GB"/>
        </w:rPr>
        <w:t>29(6)</w:t>
      </w:r>
      <w:r w:rsidRPr="001E7A27">
        <w:rPr>
          <w:rFonts w:cs="Times New Roman"/>
          <w:sz w:val="20"/>
          <w:szCs w:val="20"/>
          <w:lang w:val="en-GB"/>
        </w:rPr>
        <w:t>, 549–563, doi:</w:t>
      </w:r>
      <w:hyperlink r:id="rId890" w:history="1">
        <w:r w:rsidRPr="001E7A27">
          <w:rPr>
            <w:rStyle w:val="Hyperlink"/>
            <w:rFonts w:cs="Times New Roman"/>
            <w:sz w:val="20"/>
            <w:szCs w:val="20"/>
            <w:lang w:val="en-GB"/>
          </w:rPr>
          <w:t>10.1002/2013pa002552</w:t>
        </w:r>
      </w:hyperlink>
      <w:r w:rsidRPr="001E7A27">
        <w:rPr>
          <w:rFonts w:cs="Times New Roman"/>
          <w:sz w:val="20"/>
          <w:szCs w:val="20"/>
          <w:lang w:val="en-GB"/>
        </w:rPr>
        <w:t>.</w:t>
      </w:r>
    </w:p>
    <w:p w14:paraId="36D0930A" w14:textId="7851FBD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Petit, J.R. et al., 1999: Climate and atmospheric history of the past 420,000 years from the Vostok ice core, Antarctica.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399(6735)</w:t>
      </w:r>
      <w:r w:rsidRPr="001E7A27">
        <w:rPr>
          <w:rFonts w:cs="Times New Roman"/>
          <w:sz w:val="20"/>
          <w:szCs w:val="20"/>
          <w:lang w:val="en-GB"/>
        </w:rPr>
        <w:t>, 429–436, doi:</w:t>
      </w:r>
      <w:hyperlink r:id="rId891" w:history="1">
        <w:r w:rsidRPr="001E7A27">
          <w:rPr>
            <w:rStyle w:val="Hyperlink"/>
            <w:rFonts w:cs="Times New Roman"/>
            <w:sz w:val="20"/>
            <w:szCs w:val="20"/>
            <w:lang w:val="en-GB"/>
          </w:rPr>
          <w:t>10.1038/20859</w:t>
        </w:r>
      </w:hyperlink>
      <w:r w:rsidRPr="001E7A27">
        <w:rPr>
          <w:rFonts w:cs="Times New Roman"/>
          <w:sz w:val="20"/>
          <w:szCs w:val="20"/>
          <w:lang w:val="en-GB"/>
        </w:rPr>
        <w:t>.</w:t>
      </w:r>
    </w:p>
    <w:p w14:paraId="7C366A92" w14:textId="7799A15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Petrenko, V. et al., 2017: Minimal geological methane emissions during the Younger Dryas–Preboreal abrupt warming event.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548(7668)</w:t>
      </w:r>
      <w:r w:rsidRPr="001E7A27">
        <w:rPr>
          <w:rFonts w:cs="Times New Roman"/>
          <w:sz w:val="20"/>
          <w:szCs w:val="20"/>
          <w:lang w:val="en-GB"/>
        </w:rPr>
        <w:t>, 443–446, doi:</w:t>
      </w:r>
      <w:hyperlink r:id="rId892" w:history="1">
        <w:r w:rsidRPr="001E7A27">
          <w:rPr>
            <w:rStyle w:val="Hyperlink"/>
            <w:rFonts w:cs="Times New Roman"/>
            <w:sz w:val="20"/>
            <w:szCs w:val="20"/>
            <w:lang w:val="en-GB"/>
          </w:rPr>
          <w:t>10.1038/nature23316</w:t>
        </w:r>
      </w:hyperlink>
      <w:r w:rsidRPr="001E7A27">
        <w:rPr>
          <w:rFonts w:cs="Times New Roman"/>
          <w:sz w:val="20"/>
          <w:szCs w:val="20"/>
          <w:lang w:val="en-GB"/>
        </w:rPr>
        <w:t>.</w:t>
      </w:r>
    </w:p>
    <w:p w14:paraId="5BCEE868" w14:textId="2AEE245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Petrescu, A.M.R. et al., 2020: European anthropogenic AFOLU greenhouse gas emissions: a review and benchmark data.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12(2)</w:t>
      </w:r>
      <w:r w:rsidRPr="001E7A27">
        <w:rPr>
          <w:rFonts w:cs="Times New Roman"/>
          <w:sz w:val="20"/>
          <w:szCs w:val="20"/>
          <w:lang w:val="en-GB"/>
        </w:rPr>
        <w:t>, 961–1001, doi:</w:t>
      </w:r>
      <w:hyperlink r:id="rId893" w:history="1">
        <w:r w:rsidRPr="001E7A27">
          <w:rPr>
            <w:rStyle w:val="Hyperlink"/>
            <w:rFonts w:cs="Times New Roman"/>
            <w:sz w:val="20"/>
            <w:szCs w:val="20"/>
            <w:lang w:val="en-GB"/>
          </w:rPr>
          <w:t>10.5194/essd-12-961-2020</w:t>
        </w:r>
      </w:hyperlink>
      <w:r w:rsidRPr="001E7A27">
        <w:rPr>
          <w:rFonts w:cs="Times New Roman"/>
          <w:sz w:val="20"/>
          <w:szCs w:val="20"/>
          <w:lang w:val="en-GB"/>
        </w:rPr>
        <w:t>.</w:t>
      </w:r>
    </w:p>
    <w:p w14:paraId="0CF59F23" w14:textId="6195E1E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Peylin, P. et al., 2013: Global atmospheric carbon budget: results from an ensemble of atmospheric CO2 inversions.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10(10)</w:t>
      </w:r>
      <w:r w:rsidRPr="001E7A27">
        <w:rPr>
          <w:rFonts w:cs="Times New Roman"/>
          <w:sz w:val="20"/>
          <w:szCs w:val="20"/>
          <w:lang w:val="en-GB"/>
        </w:rPr>
        <w:t>, 6699–6720, doi:</w:t>
      </w:r>
      <w:hyperlink r:id="rId894" w:history="1">
        <w:r w:rsidRPr="001E7A27">
          <w:rPr>
            <w:rStyle w:val="Hyperlink"/>
            <w:rFonts w:cs="Times New Roman"/>
            <w:sz w:val="20"/>
            <w:szCs w:val="20"/>
            <w:lang w:val="en-GB"/>
          </w:rPr>
          <w:t>10.5194/bg-10-6699-2013</w:t>
        </w:r>
      </w:hyperlink>
      <w:r w:rsidRPr="001E7A27">
        <w:rPr>
          <w:rFonts w:cs="Times New Roman"/>
          <w:sz w:val="20"/>
          <w:szCs w:val="20"/>
          <w:lang w:val="en-GB"/>
        </w:rPr>
        <w:t>.</w:t>
      </w:r>
    </w:p>
    <w:p w14:paraId="4E0729DD" w14:textId="37B8E41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Pfleiderer, P., C.-F. Schleussner, M. Mengel, and J. Rogelj, 2018: Global mean temperature indicators linked to warming levels avoiding climate risks.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13(6)</w:t>
      </w:r>
      <w:r w:rsidRPr="001E7A27">
        <w:rPr>
          <w:rFonts w:cs="Times New Roman"/>
          <w:sz w:val="20"/>
          <w:szCs w:val="20"/>
          <w:lang w:val="en-GB"/>
        </w:rPr>
        <w:t>, 064015, doi:</w:t>
      </w:r>
      <w:hyperlink r:id="rId895" w:history="1">
        <w:r w:rsidRPr="001E7A27">
          <w:rPr>
            <w:rStyle w:val="Hyperlink"/>
            <w:rFonts w:cs="Times New Roman"/>
            <w:sz w:val="20"/>
            <w:szCs w:val="20"/>
            <w:lang w:val="en-GB"/>
          </w:rPr>
          <w:t>10.1088/1748-9326/aac319</w:t>
        </w:r>
      </w:hyperlink>
      <w:r w:rsidRPr="001E7A27">
        <w:rPr>
          <w:rFonts w:cs="Times New Roman"/>
          <w:sz w:val="20"/>
          <w:szCs w:val="20"/>
          <w:lang w:val="en-GB"/>
        </w:rPr>
        <w:t>.</w:t>
      </w:r>
    </w:p>
    <w:p w14:paraId="4B13358C" w14:textId="40433E4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Pham-Duc, B., C. Prigent, F. Aires, and F. Papa, 2017: Comparisons of global terrestrial surface water datasets over 15 years. </w:t>
      </w:r>
      <w:r w:rsidRPr="001E7A27">
        <w:rPr>
          <w:rFonts w:cs="Times New Roman"/>
          <w:i/>
          <w:sz w:val="20"/>
          <w:szCs w:val="20"/>
          <w:lang w:val="en-GB"/>
        </w:rPr>
        <w:t>Journal of Hydrometeorology</w:t>
      </w:r>
      <w:r w:rsidRPr="001E7A27">
        <w:rPr>
          <w:rFonts w:cs="Times New Roman"/>
          <w:sz w:val="20"/>
          <w:szCs w:val="20"/>
          <w:lang w:val="en-GB"/>
        </w:rPr>
        <w:t xml:space="preserve">, </w:t>
      </w:r>
      <w:r w:rsidRPr="001E7A27">
        <w:rPr>
          <w:rFonts w:cs="Times New Roman"/>
          <w:b/>
          <w:sz w:val="20"/>
          <w:szCs w:val="20"/>
          <w:lang w:val="en-GB"/>
        </w:rPr>
        <w:t>18(4)</w:t>
      </w:r>
      <w:r w:rsidRPr="001E7A27">
        <w:rPr>
          <w:rFonts w:cs="Times New Roman"/>
          <w:sz w:val="20"/>
          <w:szCs w:val="20"/>
          <w:lang w:val="en-GB"/>
        </w:rPr>
        <w:t>, 993–1007, doi:</w:t>
      </w:r>
      <w:hyperlink r:id="rId896" w:history="1">
        <w:r w:rsidRPr="001E7A27">
          <w:rPr>
            <w:rStyle w:val="Hyperlink"/>
            <w:rFonts w:cs="Times New Roman"/>
            <w:sz w:val="20"/>
            <w:szCs w:val="20"/>
            <w:lang w:val="en-GB"/>
          </w:rPr>
          <w:t>10.1175/jhm-d-16-0206.1</w:t>
        </w:r>
      </w:hyperlink>
      <w:r w:rsidRPr="001E7A27">
        <w:rPr>
          <w:rFonts w:cs="Times New Roman"/>
          <w:sz w:val="20"/>
          <w:szCs w:val="20"/>
          <w:lang w:val="en-GB"/>
        </w:rPr>
        <w:t>.</w:t>
      </w:r>
    </w:p>
    <w:p w14:paraId="6EB91503" w14:textId="0FAA5CD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Phillips, O.L. et al., 2009: Drought Sensitivity of the Amazon Rainforest. , </w:t>
      </w:r>
      <w:r w:rsidRPr="001E7A27">
        <w:rPr>
          <w:rFonts w:cs="Times New Roman"/>
          <w:b/>
          <w:sz w:val="20"/>
          <w:szCs w:val="20"/>
          <w:lang w:val="en-GB"/>
        </w:rPr>
        <w:t>323</w:t>
      </w:r>
      <w:r w:rsidRPr="001E7A27">
        <w:rPr>
          <w:rFonts w:cs="Times New Roman"/>
          <w:sz w:val="20"/>
          <w:szCs w:val="20"/>
          <w:lang w:val="en-GB"/>
        </w:rPr>
        <w:t>, 1344–1347.</w:t>
      </w:r>
    </w:p>
    <w:p w14:paraId="15B75382" w14:textId="3141F25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Piao, S. et al., 2017: Weakening temperature control on the interannual variations of spring carbon uptake across northern lands.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7(5)</w:t>
      </w:r>
      <w:r w:rsidRPr="001E7A27">
        <w:rPr>
          <w:rFonts w:cs="Times New Roman"/>
          <w:sz w:val="20"/>
          <w:szCs w:val="20"/>
          <w:lang w:val="en-GB"/>
        </w:rPr>
        <w:t>, 359–363, doi:</w:t>
      </w:r>
      <w:hyperlink r:id="rId897" w:history="1">
        <w:r w:rsidRPr="001E7A27">
          <w:rPr>
            <w:rStyle w:val="Hyperlink"/>
            <w:rFonts w:cs="Times New Roman"/>
            <w:sz w:val="20"/>
            <w:szCs w:val="20"/>
            <w:lang w:val="en-GB"/>
          </w:rPr>
          <w:t>10.1038/nclimate3277</w:t>
        </w:r>
      </w:hyperlink>
      <w:r w:rsidRPr="001E7A27">
        <w:rPr>
          <w:rFonts w:cs="Times New Roman"/>
          <w:sz w:val="20"/>
          <w:szCs w:val="20"/>
          <w:lang w:val="en-GB"/>
        </w:rPr>
        <w:t>.</w:t>
      </w:r>
    </w:p>
    <w:p w14:paraId="49FB7236" w14:textId="3C9C9DF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Piao, S. et al., 2020: Interannual variation of terrestrial carbon cycle: Issues and perspectives.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26(1)</w:t>
      </w:r>
      <w:r w:rsidRPr="001E7A27">
        <w:rPr>
          <w:rFonts w:cs="Times New Roman"/>
          <w:sz w:val="20"/>
          <w:szCs w:val="20"/>
          <w:lang w:val="en-GB"/>
        </w:rPr>
        <w:t>, doi:</w:t>
      </w:r>
      <w:hyperlink r:id="rId898" w:history="1">
        <w:r w:rsidRPr="001E7A27">
          <w:rPr>
            <w:rStyle w:val="Hyperlink"/>
            <w:rFonts w:cs="Times New Roman"/>
            <w:sz w:val="20"/>
            <w:szCs w:val="20"/>
            <w:lang w:val="en-GB"/>
          </w:rPr>
          <w:t>10.1111/gcb.14884</w:t>
        </w:r>
      </w:hyperlink>
      <w:r w:rsidRPr="001E7A27">
        <w:rPr>
          <w:rFonts w:cs="Times New Roman"/>
          <w:sz w:val="20"/>
          <w:szCs w:val="20"/>
          <w:lang w:val="en-GB"/>
        </w:rPr>
        <w:t>.</w:t>
      </w:r>
    </w:p>
    <w:p w14:paraId="5F651CD1" w14:textId="0366E26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Pilcher, D.J. et al., 2019: Modeled Effect of Coastal Biogeochemical Processes, Climate Variability, and Ocean Acidification on Aragonite Saturation State in the Bering Sea. </w:t>
      </w:r>
      <w:r w:rsidRPr="001E7A27">
        <w:rPr>
          <w:rFonts w:cs="Times New Roman"/>
          <w:i/>
          <w:sz w:val="20"/>
          <w:szCs w:val="20"/>
          <w:lang w:val="en-GB"/>
        </w:rPr>
        <w:t>Frontiers in Marine Science</w:t>
      </w:r>
      <w:r w:rsidRPr="001E7A27">
        <w:rPr>
          <w:rFonts w:cs="Times New Roman"/>
          <w:sz w:val="20"/>
          <w:szCs w:val="20"/>
          <w:lang w:val="en-GB"/>
        </w:rPr>
        <w:t xml:space="preserve">, </w:t>
      </w:r>
      <w:r w:rsidRPr="001E7A27">
        <w:rPr>
          <w:rFonts w:cs="Times New Roman"/>
          <w:b/>
          <w:sz w:val="20"/>
          <w:szCs w:val="20"/>
          <w:lang w:val="en-GB"/>
        </w:rPr>
        <w:t>5</w:t>
      </w:r>
      <w:r w:rsidRPr="001E7A27">
        <w:rPr>
          <w:rFonts w:cs="Times New Roman"/>
          <w:sz w:val="20"/>
          <w:szCs w:val="20"/>
          <w:lang w:val="en-GB"/>
        </w:rPr>
        <w:t>, 508, doi:</w:t>
      </w:r>
      <w:hyperlink r:id="rId899" w:history="1">
        <w:r w:rsidRPr="001E7A27">
          <w:rPr>
            <w:rStyle w:val="Hyperlink"/>
            <w:rFonts w:cs="Times New Roman"/>
            <w:sz w:val="20"/>
            <w:szCs w:val="20"/>
            <w:lang w:val="en-GB"/>
          </w:rPr>
          <w:t>10.3389/fmars.2018.00508</w:t>
        </w:r>
      </w:hyperlink>
      <w:r w:rsidRPr="001E7A27">
        <w:rPr>
          <w:rFonts w:cs="Times New Roman"/>
          <w:sz w:val="20"/>
          <w:szCs w:val="20"/>
          <w:lang w:val="en-GB"/>
        </w:rPr>
        <w:t>.</w:t>
      </w:r>
    </w:p>
    <w:p w14:paraId="1D08CEDB" w14:textId="1CF459C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Pison, I., B. Ringeval, P. Bousquet, C. Prigent, and F. Papa, 2013: Stable atmospheric methane in the 2000s: key-role of emissions from natural wetlands.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13(23)</w:t>
      </w:r>
      <w:r w:rsidRPr="001E7A27">
        <w:rPr>
          <w:rFonts w:cs="Times New Roman"/>
          <w:sz w:val="20"/>
          <w:szCs w:val="20"/>
          <w:lang w:val="en-GB"/>
        </w:rPr>
        <w:t>, 11609–11623, doi:</w:t>
      </w:r>
      <w:hyperlink r:id="rId900" w:history="1">
        <w:r w:rsidRPr="001E7A27">
          <w:rPr>
            <w:rStyle w:val="Hyperlink"/>
            <w:rFonts w:cs="Times New Roman"/>
            <w:sz w:val="20"/>
            <w:szCs w:val="20"/>
            <w:lang w:val="en-GB"/>
          </w:rPr>
          <w:t>10.5194/acp-13-11609-2013</w:t>
        </w:r>
      </w:hyperlink>
      <w:r w:rsidRPr="001E7A27">
        <w:rPr>
          <w:rFonts w:cs="Times New Roman"/>
          <w:sz w:val="20"/>
          <w:szCs w:val="20"/>
          <w:lang w:val="en-GB"/>
        </w:rPr>
        <w:t>.</w:t>
      </w:r>
    </w:p>
    <w:p w14:paraId="6524E110" w14:textId="2FABE17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Pitari, G. et al., 2014: Stratospheric ozone response to sulfate geoengineering: Results from the Geoengineering Model Intercomparison Project (GeoMIP).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119(5)</w:t>
      </w:r>
      <w:r w:rsidRPr="001E7A27">
        <w:rPr>
          <w:rFonts w:cs="Times New Roman"/>
          <w:sz w:val="20"/>
          <w:szCs w:val="20"/>
          <w:lang w:val="en-GB"/>
        </w:rPr>
        <w:t>, 2629–2653, doi:</w:t>
      </w:r>
      <w:hyperlink r:id="rId901" w:history="1">
        <w:r w:rsidRPr="001E7A27">
          <w:rPr>
            <w:rStyle w:val="Hyperlink"/>
            <w:rFonts w:cs="Times New Roman"/>
            <w:sz w:val="20"/>
            <w:szCs w:val="20"/>
            <w:lang w:val="en-GB"/>
          </w:rPr>
          <w:t>10.1002/2013jd020566</w:t>
        </w:r>
      </w:hyperlink>
      <w:r w:rsidRPr="001E7A27">
        <w:rPr>
          <w:rFonts w:cs="Times New Roman"/>
          <w:sz w:val="20"/>
          <w:szCs w:val="20"/>
          <w:lang w:val="en-GB"/>
        </w:rPr>
        <w:t>.</w:t>
      </w:r>
    </w:p>
    <w:p w14:paraId="6FF66D98" w14:textId="421B90B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Plazzotta, M., R. Séférian, and H. Douville, 2019: Impact of solar radiation modification on allowable CO2 emissions: what can we learn from multimodel simulations? </w:t>
      </w:r>
      <w:r w:rsidRPr="001E7A27">
        <w:rPr>
          <w:rFonts w:cs="Times New Roman"/>
          <w:i/>
          <w:sz w:val="20"/>
          <w:szCs w:val="20"/>
          <w:lang w:val="en-GB"/>
        </w:rPr>
        <w:t>Earth’s Future</w:t>
      </w:r>
      <w:r w:rsidRPr="001E7A27">
        <w:rPr>
          <w:rFonts w:cs="Times New Roman"/>
          <w:sz w:val="20"/>
          <w:szCs w:val="20"/>
          <w:lang w:val="en-GB"/>
        </w:rPr>
        <w:t xml:space="preserve">, </w:t>
      </w:r>
      <w:r w:rsidRPr="001E7A27">
        <w:rPr>
          <w:rFonts w:cs="Times New Roman"/>
          <w:b/>
          <w:sz w:val="20"/>
          <w:szCs w:val="20"/>
          <w:lang w:val="en-GB"/>
        </w:rPr>
        <w:t>7(6)</w:t>
      </w:r>
      <w:r w:rsidRPr="001E7A27">
        <w:rPr>
          <w:rFonts w:cs="Times New Roman"/>
          <w:sz w:val="20"/>
          <w:szCs w:val="20"/>
          <w:lang w:val="en-GB"/>
        </w:rPr>
        <w:t>, 664–676, doi:</w:t>
      </w:r>
      <w:hyperlink r:id="rId902" w:history="1">
        <w:r w:rsidRPr="001E7A27">
          <w:rPr>
            <w:rStyle w:val="Hyperlink"/>
            <w:rFonts w:cs="Times New Roman"/>
            <w:sz w:val="20"/>
            <w:szCs w:val="20"/>
            <w:lang w:val="en-GB"/>
          </w:rPr>
          <w:t>10.1029/2019ef001165</w:t>
        </w:r>
      </w:hyperlink>
      <w:r w:rsidRPr="001E7A27">
        <w:rPr>
          <w:rFonts w:cs="Times New Roman"/>
          <w:sz w:val="20"/>
          <w:szCs w:val="20"/>
          <w:lang w:val="en-GB"/>
        </w:rPr>
        <w:t>.</w:t>
      </w:r>
    </w:p>
    <w:p w14:paraId="368AF17A" w14:textId="7B6675E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Poeplau, C. and A. Don, 2015: Carbon sequestration in agricultural soils via cultivation of cover crops – A meta-analysis. </w:t>
      </w:r>
      <w:r w:rsidRPr="001E7A27">
        <w:rPr>
          <w:rFonts w:cs="Times New Roman"/>
          <w:i/>
          <w:sz w:val="20"/>
          <w:szCs w:val="20"/>
          <w:lang w:val="en-GB"/>
        </w:rPr>
        <w:t>Agriculture, Ecosystems &amp; Environment</w:t>
      </w:r>
      <w:r w:rsidRPr="001E7A27">
        <w:rPr>
          <w:rFonts w:cs="Times New Roman"/>
          <w:sz w:val="20"/>
          <w:szCs w:val="20"/>
          <w:lang w:val="en-GB"/>
        </w:rPr>
        <w:t xml:space="preserve">, </w:t>
      </w:r>
      <w:r w:rsidRPr="001E7A27">
        <w:rPr>
          <w:rFonts w:cs="Times New Roman"/>
          <w:b/>
          <w:sz w:val="20"/>
          <w:szCs w:val="20"/>
          <w:lang w:val="en-GB"/>
        </w:rPr>
        <w:t>200</w:t>
      </w:r>
      <w:r w:rsidRPr="001E7A27">
        <w:rPr>
          <w:rFonts w:cs="Times New Roman"/>
          <w:sz w:val="20"/>
          <w:szCs w:val="20"/>
          <w:lang w:val="en-GB"/>
        </w:rPr>
        <w:t>, 33–41, doi:</w:t>
      </w:r>
      <w:hyperlink r:id="rId903" w:history="1">
        <w:r w:rsidRPr="001E7A27">
          <w:rPr>
            <w:rStyle w:val="Hyperlink"/>
            <w:rFonts w:cs="Times New Roman"/>
            <w:sz w:val="20"/>
            <w:szCs w:val="20"/>
            <w:lang w:val="en-GB"/>
          </w:rPr>
          <w:t>10.1016/j.agee.2014.10.024</w:t>
        </w:r>
      </w:hyperlink>
      <w:r w:rsidRPr="001E7A27">
        <w:rPr>
          <w:rFonts w:cs="Times New Roman"/>
          <w:sz w:val="20"/>
          <w:szCs w:val="20"/>
          <w:lang w:val="en-GB"/>
        </w:rPr>
        <w:t>.</w:t>
      </w:r>
    </w:p>
    <w:p w14:paraId="24C624BE" w14:textId="5EF0119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Pongratz, J., D.B. Lobell, L. Cao, and K. Caldeira, 2012: Crop yields in a geoengineered climate.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2(2)</w:t>
      </w:r>
      <w:r w:rsidRPr="001E7A27">
        <w:rPr>
          <w:rFonts w:cs="Times New Roman"/>
          <w:sz w:val="20"/>
          <w:szCs w:val="20"/>
          <w:lang w:val="en-GB"/>
        </w:rPr>
        <w:t>, 101–105, doi:</w:t>
      </w:r>
      <w:hyperlink r:id="rId904" w:history="1">
        <w:r w:rsidRPr="001E7A27">
          <w:rPr>
            <w:rStyle w:val="Hyperlink"/>
            <w:rFonts w:cs="Times New Roman"/>
            <w:sz w:val="20"/>
            <w:szCs w:val="20"/>
            <w:lang w:val="en-GB"/>
          </w:rPr>
          <w:t>10.1038/nclimate1373</w:t>
        </w:r>
      </w:hyperlink>
      <w:r w:rsidRPr="001E7A27">
        <w:rPr>
          <w:rFonts w:cs="Times New Roman"/>
          <w:sz w:val="20"/>
          <w:szCs w:val="20"/>
          <w:lang w:val="en-GB"/>
        </w:rPr>
        <w:t>.</w:t>
      </w:r>
    </w:p>
    <w:p w14:paraId="3AE05FF2" w14:textId="289AFD0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Pongratz, J., C.H. Reick, R.A. Houghton, and J.I. House, 2014: Terminology as a key uncertainty in net land use and land cover change carbon flux estimates. </w:t>
      </w:r>
      <w:r w:rsidRPr="001E7A27">
        <w:rPr>
          <w:rFonts w:cs="Times New Roman"/>
          <w:i/>
          <w:sz w:val="20"/>
          <w:szCs w:val="20"/>
          <w:lang w:val="en-GB"/>
        </w:rPr>
        <w:t>Earth System Dynamics</w:t>
      </w:r>
      <w:r w:rsidRPr="001E7A27">
        <w:rPr>
          <w:rFonts w:cs="Times New Roman"/>
          <w:sz w:val="20"/>
          <w:szCs w:val="20"/>
          <w:lang w:val="en-GB"/>
        </w:rPr>
        <w:t xml:space="preserve">, </w:t>
      </w:r>
      <w:r w:rsidRPr="001E7A27">
        <w:rPr>
          <w:rFonts w:cs="Times New Roman"/>
          <w:b/>
          <w:sz w:val="20"/>
          <w:szCs w:val="20"/>
          <w:lang w:val="en-GB"/>
        </w:rPr>
        <w:t>5(1)</w:t>
      </w:r>
      <w:r w:rsidRPr="001E7A27">
        <w:rPr>
          <w:rFonts w:cs="Times New Roman"/>
          <w:sz w:val="20"/>
          <w:szCs w:val="20"/>
          <w:lang w:val="en-GB"/>
        </w:rPr>
        <w:t>, 177–195, doi:</w:t>
      </w:r>
      <w:hyperlink r:id="rId905" w:history="1">
        <w:r w:rsidRPr="001E7A27">
          <w:rPr>
            <w:rStyle w:val="Hyperlink"/>
            <w:rFonts w:cs="Times New Roman"/>
            <w:sz w:val="20"/>
            <w:szCs w:val="20"/>
            <w:lang w:val="en-GB"/>
          </w:rPr>
          <w:t>10.5194/esd-5-177-2014</w:t>
        </w:r>
      </w:hyperlink>
      <w:r w:rsidRPr="001E7A27">
        <w:rPr>
          <w:rFonts w:cs="Times New Roman"/>
          <w:sz w:val="20"/>
          <w:szCs w:val="20"/>
          <w:lang w:val="en-GB"/>
        </w:rPr>
        <w:t>.</w:t>
      </w:r>
    </w:p>
    <w:p w14:paraId="5CE9E3E9" w14:textId="578668E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Pongratz, J. et al., 2018: Models meet data: Challenges and opportunities in implementing land management in Earth system models.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24(4)</w:t>
      </w:r>
      <w:r w:rsidRPr="001E7A27">
        <w:rPr>
          <w:rFonts w:cs="Times New Roman"/>
          <w:sz w:val="20"/>
          <w:szCs w:val="20"/>
          <w:lang w:val="en-GB"/>
        </w:rPr>
        <w:t>, 1470–1487, doi:</w:t>
      </w:r>
      <w:hyperlink r:id="rId906" w:history="1">
        <w:r w:rsidRPr="001E7A27">
          <w:rPr>
            <w:rStyle w:val="Hyperlink"/>
            <w:rFonts w:cs="Times New Roman"/>
            <w:sz w:val="20"/>
            <w:szCs w:val="20"/>
            <w:lang w:val="en-GB"/>
          </w:rPr>
          <w:t>10.1111/gcb.13988</w:t>
        </w:r>
      </w:hyperlink>
      <w:r w:rsidRPr="001E7A27">
        <w:rPr>
          <w:rFonts w:cs="Times New Roman"/>
          <w:sz w:val="20"/>
          <w:szCs w:val="20"/>
          <w:lang w:val="en-GB"/>
        </w:rPr>
        <w:t>.</w:t>
      </w:r>
    </w:p>
    <w:p w14:paraId="5A740604" w14:textId="1DD4D1E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Poulter, B. et al., 2014: Contribution of semi-arid ecosystems to interannual variability of the global carbon cycle.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509(7502)</w:t>
      </w:r>
      <w:r w:rsidRPr="001E7A27">
        <w:rPr>
          <w:rFonts w:cs="Times New Roman"/>
          <w:sz w:val="20"/>
          <w:szCs w:val="20"/>
          <w:lang w:val="en-GB"/>
        </w:rPr>
        <w:t>, 600–603, doi:</w:t>
      </w:r>
      <w:hyperlink r:id="rId907" w:history="1">
        <w:r w:rsidRPr="001E7A27">
          <w:rPr>
            <w:rStyle w:val="Hyperlink"/>
            <w:rFonts w:cs="Times New Roman"/>
            <w:sz w:val="20"/>
            <w:szCs w:val="20"/>
            <w:lang w:val="en-GB"/>
          </w:rPr>
          <w:t>10.1038/nature13376</w:t>
        </w:r>
      </w:hyperlink>
      <w:r w:rsidRPr="001E7A27">
        <w:rPr>
          <w:rFonts w:cs="Times New Roman"/>
          <w:sz w:val="20"/>
          <w:szCs w:val="20"/>
          <w:lang w:val="en-GB"/>
        </w:rPr>
        <w:t>.</w:t>
      </w:r>
    </w:p>
    <w:p w14:paraId="0885B336" w14:textId="35BD29A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Poulter, B. et al., 2017: Global wetland contribution to 2000–2012 atmospheric methane growth rate dynamics.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12(9)</w:t>
      </w:r>
      <w:r w:rsidRPr="001E7A27">
        <w:rPr>
          <w:rFonts w:cs="Times New Roman"/>
          <w:sz w:val="20"/>
          <w:szCs w:val="20"/>
          <w:lang w:val="en-GB"/>
        </w:rPr>
        <w:t>, 094013, doi:</w:t>
      </w:r>
      <w:hyperlink r:id="rId908" w:history="1">
        <w:r w:rsidRPr="001E7A27">
          <w:rPr>
            <w:rStyle w:val="Hyperlink"/>
            <w:rFonts w:cs="Times New Roman"/>
            <w:sz w:val="20"/>
            <w:szCs w:val="20"/>
            <w:lang w:val="en-GB"/>
          </w:rPr>
          <w:t>10.1088/1748-9326/aa8391</w:t>
        </w:r>
      </w:hyperlink>
      <w:r w:rsidRPr="001E7A27">
        <w:rPr>
          <w:rFonts w:cs="Times New Roman"/>
          <w:sz w:val="20"/>
          <w:szCs w:val="20"/>
          <w:lang w:val="en-GB"/>
        </w:rPr>
        <w:t>.</w:t>
      </w:r>
    </w:p>
    <w:p w14:paraId="34F3CFD9" w14:textId="51A1621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Powell, T.L. et al., 2013: Confronting model predictions of carbon fluxes with measurements of Amazon forests subjected to experimental drought.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200(2)</w:t>
      </w:r>
      <w:r w:rsidRPr="001E7A27">
        <w:rPr>
          <w:rFonts w:cs="Times New Roman"/>
          <w:sz w:val="20"/>
          <w:szCs w:val="20"/>
          <w:lang w:val="en-GB"/>
        </w:rPr>
        <w:t>, 350–365, doi:</w:t>
      </w:r>
      <w:hyperlink r:id="rId909" w:history="1">
        <w:r w:rsidRPr="001E7A27">
          <w:rPr>
            <w:rStyle w:val="Hyperlink"/>
            <w:rFonts w:cs="Times New Roman"/>
            <w:sz w:val="20"/>
            <w:szCs w:val="20"/>
            <w:lang w:val="en-GB"/>
          </w:rPr>
          <w:t>10.1111/nph.12390</w:t>
        </w:r>
      </w:hyperlink>
      <w:r w:rsidRPr="001E7A27">
        <w:rPr>
          <w:rFonts w:cs="Times New Roman"/>
          <w:sz w:val="20"/>
          <w:szCs w:val="20"/>
          <w:lang w:val="en-GB"/>
        </w:rPr>
        <w:t>.</w:t>
      </w:r>
    </w:p>
    <w:p w14:paraId="373DB54C" w14:textId="34C8064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Praetorius, S.K. et al., 2015: North Pacific deglacial hypoxic events linked to abrupt ocean warming.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527(7578)</w:t>
      </w:r>
      <w:r w:rsidRPr="001E7A27">
        <w:rPr>
          <w:rFonts w:cs="Times New Roman"/>
          <w:sz w:val="20"/>
          <w:szCs w:val="20"/>
          <w:lang w:val="en-GB"/>
        </w:rPr>
        <w:t>, 362–366, doi:</w:t>
      </w:r>
      <w:hyperlink r:id="rId910" w:history="1">
        <w:r w:rsidRPr="001E7A27">
          <w:rPr>
            <w:rStyle w:val="Hyperlink"/>
            <w:rFonts w:cs="Times New Roman"/>
            <w:sz w:val="20"/>
            <w:szCs w:val="20"/>
            <w:lang w:val="en-GB"/>
          </w:rPr>
          <w:t>10.1038/nature15753</w:t>
        </w:r>
      </w:hyperlink>
      <w:r w:rsidRPr="001E7A27">
        <w:rPr>
          <w:rFonts w:cs="Times New Roman"/>
          <w:sz w:val="20"/>
          <w:szCs w:val="20"/>
          <w:lang w:val="en-GB"/>
        </w:rPr>
        <w:t>.</w:t>
      </w:r>
    </w:p>
    <w:p w14:paraId="78A52761" w14:textId="7EF477E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Prather, M.J., C.D. Holmes, and J. Hsu, 2012: Reactive greenhouse gas scenarios: Systematic exploration of uncertainties and the role of atmospheric chemistry.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39(9)</w:t>
      </w:r>
      <w:r w:rsidRPr="001E7A27">
        <w:rPr>
          <w:rFonts w:cs="Times New Roman"/>
          <w:sz w:val="20"/>
          <w:szCs w:val="20"/>
          <w:lang w:val="en-GB"/>
        </w:rPr>
        <w:t>, L09803, doi:</w:t>
      </w:r>
      <w:hyperlink r:id="rId911" w:history="1">
        <w:r w:rsidRPr="001E7A27">
          <w:rPr>
            <w:rStyle w:val="Hyperlink"/>
            <w:rFonts w:cs="Times New Roman"/>
            <w:sz w:val="20"/>
            <w:szCs w:val="20"/>
            <w:lang w:val="en-GB"/>
          </w:rPr>
          <w:t>10.1029/2012gl051440</w:t>
        </w:r>
      </w:hyperlink>
      <w:r w:rsidRPr="001E7A27">
        <w:rPr>
          <w:rFonts w:cs="Times New Roman"/>
          <w:sz w:val="20"/>
          <w:szCs w:val="20"/>
          <w:lang w:val="en-GB"/>
        </w:rPr>
        <w:t>.</w:t>
      </w:r>
    </w:p>
    <w:p w14:paraId="03A8F872" w14:textId="4AF1F62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Prather, M.J. et al., 2015: Measuring and modeling the lifetime of nitrous oxide including its variability.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120(11)</w:t>
      </w:r>
      <w:r w:rsidRPr="001E7A27">
        <w:rPr>
          <w:rFonts w:cs="Times New Roman"/>
          <w:sz w:val="20"/>
          <w:szCs w:val="20"/>
          <w:lang w:val="en-GB"/>
        </w:rPr>
        <w:t>, 5693–5705, doi:</w:t>
      </w:r>
      <w:hyperlink r:id="rId912" w:history="1">
        <w:r w:rsidRPr="001E7A27">
          <w:rPr>
            <w:rStyle w:val="Hyperlink"/>
            <w:rFonts w:cs="Times New Roman"/>
            <w:sz w:val="20"/>
            <w:szCs w:val="20"/>
            <w:lang w:val="en-GB"/>
          </w:rPr>
          <w:t>10.1002/2015jd023267</w:t>
        </w:r>
      </w:hyperlink>
      <w:r w:rsidRPr="001E7A27">
        <w:rPr>
          <w:rFonts w:cs="Times New Roman"/>
          <w:sz w:val="20"/>
          <w:szCs w:val="20"/>
          <w:lang w:val="en-GB"/>
        </w:rPr>
        <w:t>.</w:t>
      </w:r>
    </w:p>
    <w:p w14:paraId="3F7C0410" w14:textId="4AE3CC4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Prinn, R.G. et al., 2000: A history of chemically and radiatively important gases in air deduced from ALE/GAGE/AGAGE.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105(D14)</w:t>
      </w:r>
      <w:r w:rsidRPr="001E7A27">
        <w:rPr>
          <w:rFonts w:cs="Times New Roman"/>
          <w:sz w:val="20"/>
          <w:szCs w:val="20"/>
          <w:lang w:val="en-GB"/>
        </w:rPr>
        <w:t>, 17751–17792, doi:</w:t>
      </w:r>
      <w:hyperlink r:id="rId913" w:history="1">
        <w:r w:rsidRPr="001E7A27">
          <w:rPr>
            <w:rStyle w:val="Hyperlink"/>
            <w:rFonts w:cs="Times New Roman"/>
            <w:sz w:val="20"/>
            <w:szCs w:val="20"/>
            <w:lang w:val="en-GB"/>
          </w:rPr>
          <w:t>10.1029/2000jd900141</w:t>
        </w:r>
      </w:hyperlink>
      <w:r w:rsidRPr="001E7A27">
        <w:rPr>
          <w:rFonts w:cs="Times New Roman"/>
          <w:sz w:val="20"/>
          <w:szCs w:val="20"/>
          <w:lang w:val="en-GB"/>
        </w:rPr>
        <w:t>.</w:t>
      </w:r>
    </w:p>
    <w:p w14:paraId="201FDB9E" w14:textId="63BDD3A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Prinn, R.G. et al., 2018: History of chemically and radiatively important atmospheric gases from the Advanced Global Atmospheric Gases Experiment (AGAGE).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10(2)</w:t>
      </w:r>
      <w:r w:rsidRPr="001E7A27">
        <w:rPr>
          <w:rFonts w:cs="Times New Roman"/>
          <w:sz w:val="20"/>
          <w:szCs w:val="20"/>
          <w:lang w:val="en-GB"/>
        </w:rPr>
        <w:t>, 985–1018, doi:</w:t>
      </w:r>
      <w:hyperlink r:id="rId914" w:history="1">
        <w:r w:rsidRPr="001E7A27">
          <w:rPr>
            <w:rStyle w:val="Hyperlink"/>
            <w:rFonts w:cs="Times New Roman"/>
            <w:sz w:val="20"/>
            <w:szCs w:val="20"/>
            <w:lang w:val="en-GB"/>
          </w:rPr>
          <w:t>10.5194/essd-10-985-2018</w:t>
        </w:r>
      </w:hyperlink>
      <w:r w:rsidRPr="001E7A27">
        <w:rPr>
          <w:rFonts w:cs="Times New Roman"/>
          <w:sz w:val="20"/>
          <w:szCs w:val="20"/>
          <w:lang w:val="en-GB"/>
        </w:rPr>
        <w:t>.</w:t>
      </w:r>
    </w:p>
    <w:p w14:paraId="046E3E09" w14:textId="021E691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Proctor, J., S. Hsiang, J. Burney, M. Burke, and W. Schlenker, 2018: Estimating global agricultural effects of geoengineering using volcanic eruptions.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560(7719)</w:t>
      </w:r>
      <w:r w:rsidRPr="001E7A27">
        <w:rPr>
          <w:rFonts w:cs="Times New Roman"/>
          <w:sz w:val="20"/>
          <w:szCs w:val="20"/>
          <w:lang w:val="en-GB"/>
        </w:rPr>
        <w:t>, 480–483, doi:</w:t>
      </w:r>
      <w:hyperlink r:id="rId915" w:history="1">
        <w:r w:rsidRPr="001E7A27">
          <w:rPr>
            <w:rStyle w:val="Hyperlink"/>
            <w:rFonts w:cs="Times New Roman"/>
            <w:sz w:val="20"/>
            <w:szCs w:val="20"/>
            <w:lang w:val="en-GB"/>
          </w:rPr>
          <w:t>10.1038/s41586-018-0417-3</w:t>
        </w:r>
      </w:hyperlink>
      <w:r w:rsidRPr="001E7A27">
        <w:rPr>
          <w:rFonts w:cs="Times New Roman"/>
          <w:sz w:val="20"/>
          <w:szCs w:val="20"/>
          <w:lang w:val="en-GB"/>
        </w:rPr>
        <w:t>.</w:t>
      </w:r>
    </w:p>
    <w:p w14:paraId="63B38754" w14:textId="5668FD6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Prokopiou, M. et al., 2017: Constraining N2O emissions since 1940 using firn air isotope measurements in both hemispheres.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17(7)</w:t>
      </w:r>
      <w:r w:rsidRPr="001E7A27">
        <w:rPr>
          <w:rFonts w:cs="Times New Roman"/>
          <w:sz w:val="20"/>
          <w:szCs w:val="20"/>
          <w:lang w:val="en-GB"/>
        </w:rPr>
        <w:t>, 4539–4564, doi:</w:t>
      </w:r>
      <w:hyperlink r:id="rId916" w:history="1">
        <w:r w:rsidRPr="001E7A27">
          <w:rPr>
            <w:rStyle w:val="Hyperlink"/>
            <w:rFonts w:cs="Times New Roman"/>
            <w:sz w:val="20"/>
            <w:szCs w:val="20"/>
            <w:lang w:val="en-GB"/>
          </w:rPr>
          <w:t>10.5194/acp-17-4539-2017</w:t>
        </w:r>
      </w:hyperlink>
      <w:r w:rsidRPr="001E7A27">
        <w:rPr>
          <w:rFonts w:cs="Times New Roman"/>
          <w:sz w:val="20"/>
          <w:szCs w:val="20"/>
          <w:lang w:val="en-GB"/>
        </w:rPr>
        <w:t>.</w:t>
      </w:r>
    </w:p>
    <w:p w14:paraId="14CE6C54" w14:textId="430FDF1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Prokopiou, M. et al., 2018: Changes in the Isotopic Signature of Atmospheric Nitrous Oxide and Its Global Average Source During the Last Three Millennia.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123(18)</w:t>
      </w:r>
      <w:r w:rsidRPr="001E7A27">
        <w:rPr>
          <w:rFonts w:cs="Times New Roman"/>
          <w:sz w:val="20"/>
          <w:szCs w:val="20"/>
          <w:lang w:val="en-GB"/>
        </w:rPr>
        <w:t>, 10,757–10,773, doi:</w:t>
      </w:r>
      <w:hyperlink r:id="rId917" w:history="1">
        <w:r w:rsidRPr="001E7A27">
          <w:rPr>
            <w:rStyle w:val="Hyperlink"/>
            <w:rFonts w:cs="Times New Roman"/>
            <w:sz w:val="20"/>
            <w:szCs w:val="20"/>
            <w:lang w:val="en-GB"/>
          </w:rPr>
          <w:t>10.1029/2018jd029008</w:t>
        </w:r>
      </w:hyperlink>
      <w:r w:rsidRPr="001E7A27">
        <w:rPr>
          <w:rFonts w:cs="Times New Roman"/>
          <w:sz w:val="20"/>
          <w:szCs w:val="20"/>
          <w:lang w:val="en-GB"/>
        </w:rPr>
        <w:t>.</w:t>
      </w:r>
    </w:p>
    <w:p w14:paraId="52ED6651" w14:textId="07CA8F3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Pugh, T.A.M. et al., 2018: A Large Committed Long-Term Sink of Carbon due to Vegetation Dynamics. </w:t>
      </w:r>
      <w:r w:rsidRPr="001E7A27">
        <w:rPr>
          <w:rFonts w:cs="Times New Roman"/>
          <w:i/>
          <w:sz w:val="20"/>
          <w:szCs w:val="20"/>
          <w:lang w:val="en-GB"/>
        </w:rPr>
        <w:t>Earth’s Future</w:t>
      </w:r>
      <w:r w:rsidRPr="001E7A27">
        <w:rPr>
          <w:rFonts w:cs="Times New Roman"/>
          <w:sz w:val="20"/>
          <w:szCs w:val="20"/>
          <w:lang w:val="en-GB"/>
        </w:rPr>
        <w:t xml:space="preserve">, </w:t>
      </w:r>
      <w:r w:rsidRPr="001E7A27">
        <w:rPr>
          <w:rFonts w:cs="Times New Roman"/>
          <w:b/>
          <w:sz w:val="20"/>
          <w:szCs w:val="20"/>
          <w:lang w:val="en-GB"/>
        </w:rPr>
        <w:t>6(10)</w:t>
      </w:r>
      <w:r w:rsidRPr="001E7A27">
        <w:rPr>
          <w:rFonts w:cs="Times New Roman"/>
          <w:sz w:val="20"/>
          <w:szCs w:val="20"/>
          <w:lang w:val="en-GB"/>
        </w:rPr>
        <w:t>, 1413–1432, doi:</w:t>
      </w:r>
      <w:hyperlink r:id="rId918" w:history="1">
        <w:r w:rsidRPr="001E7A27">
          <w:rPr>
            <w:rStyle w:val="Hyperlink"/>
            <w:rFonts w:cs="Times New Roman"/>
            <w:sz w:val="20"/>
            <w:szCs w:val="20"/>
            <w:lang w:val="en-GB"/>
          </w:rPr>
          <w:t>10.1029/2018ef000935</w:t>
        </w:r>
      </w:hyperlink>
      <w:r w:rsidRPr="001E7A27">
        <w:rPr>
          <w:rFonts w:cs="Times New Roman"/>
          <w:sz w:val="20"/>
          <w:szCs w:val="20"/>
          <w:lang w:val="en-GB"/>
        </w:rPr>
        <w:t>.</w:t>
      </w:r>
    </w:p>
    <w:p w14:paraId="00E4AFF0" w14:textId="7F17F3B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Pugh, T.A.M. et al., 2019a: Role of forest regrowth in global carbon sink dynamics.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116(10)</w:t>
      </w:r>
      <w:r w:rsidRPr="001E7A27">
        <w:rPr>
          <w:rFonts w:cs="Times New Roman"/>
          <w:sz w:val="20"/>
          <w:szCs w:val="20"/>
          <w:lang w:val="en-GB"/>
        </w:rPr>
        <w:t>, 4382–4387, doi:</w:t>
      </w:r>
      <w:hyperlink r:id="rId919" w:history="1">
        <w:r w:rsidRPr="001E7A27">
          <w:rPr>
            <w:rStyle w:val="Hyperlink"/>
            <w:rFonts w:cs="Times New Roman"/>
            <w:sz w:val="20"/>
            <w:szCs w:val="20"/>
            <w:lang w:val="en-GB"/>
          </w:rPr>
          <w:t>10.1073/pnas.1810512116</w:t>
        </w:r>
      </w:hyperlink>
      <w:r w:rsidRPr="001E7A27">
        <w:rPr>
          <w:rFonts w:cs="Times New Roman"/>
          <w:sz w:val="20"/>
          <w:szCs w:val="20"/>
          <w:lang w:val="en-GB"/>
        </w:rPr>
        <w:t>.</w:t>
      </w:r>
    </w:p>
    <w:p w14:paraId="54EEA387" w14:textId="68A33B4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Pugh, T.A.M. et al., 2019b: Role of forest regrowth in global carbon sink dynamics.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116(10)</w:t>
      </w:r>
      <w:r w:rsidRPr="001E7A27">
        <w:rPr>
          <w:rFonts w:cs="Times New Roman"/>
          <w:sz w:val="20"/>
          <w:szCs w:val="20"/>
          <w:lang w:val="en-GB"/>
        </w:rPr>
        <w:t>, 4382–4387, doi:</w:t>
      </w:r>
      <w:hyperlink r:id="rId920" w:history="1">
        <w:r w:rsidRPr="001E7A27">
          <w:rPr>
            <w:rStyle w:val="Hyperlink"/>
            <w:rFonts w:cs="Times New Roman"/>
            <w:sz w:val="20"/>
            <w:szCs w:val="20"/>
            <w:lang w:val="en-GB"/>
          </w:rPr>
          <w:t>10.1073/pnas.1810512116</w:t>
        </w:r>
      </w:hyperlink>
      <w:r w:rsidRPr="001E7A27">
        <w:rPr>
          <w:rFonts w:cs="Times New Roman"/>
          <w:sz w:val="20"/>
          <w:szCs w:val="20"/>
          <w:lang w:val="en-GB"/>
        </w:rPr>
        <w:t>.</w:t>
      </w:r>
    </w:p>
    <w:p w14:paraId="5924E5B5" w14:textId="5AEFF10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Qi, D. et al., 2017: Increase in acidifying water in the western Arctic Ocean.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7(3)</w:t>
      </w:r>
      <w:r w:rsidRPr="001E7A27">
        <w:rPr>
          <w:rFonts w:cs="Times New Roman"/>
          <w:sz w:val="20"/>
          <w:szCs w:val="20"/>
          <w:lang w:val="en-GB"/>
        </w:rPr>
        <w:t>, 195–199, doi:</w:t>
      </w:r>
      <w:hyperlink r:id="rId921" w:history="1">
        <w:r w:rsidRPr="001E7A27">
          <w:rPr>
            <w:rStyle w:val="Hyperlink"/>
            <w:rFonts w:cs="Times New Roman"/>
            <w:sz w:val="20"/>
            <w:szCs w:val="20"/>
            <w:lang w:val="en-GB"/>
          </w:rPr>
          <w:t>10.1038/nclimate3228</w:t>
        </w:r>
      </w:hyperlink>
      <w:r w:rsidRPr="001E7A27">
        <w:rPr>
          <w:rFonts w:cs="Times New Roman"/>
          <w:sz w:val="20"/>
          <w:szCs w:val="20"/>
          <w:lang w:val="en-GB"/>
        </w:rPr>
        <w:t>.</w:t>
      </w:r>
    </w:p>
    <w:p w14:paraId="41FFA863" w14:textId="64C9C69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Qi, D. et al., 2020: Coastal acidification induced by biogeochemical processes driven by sea-ice melt in the western Arctic ocean. </w:t>
      </w:r>
      <w:r w:rsidRPr="001E7A27">
        <w:rPr>
          <w:rFonts w:cs="Times New Roman"/>
          <w:i/>
          <w:sz w:val="20"/>
          <w:szCs w:val="20"/>
          <w:lang w:val="en-GB"/>
        </w:rPr>
        <w:t>Polar Science</w:t>
      </w:r>
      <w:r w:rsidRPr="001E7A27">
        <w:rPr>
          <w:rFonts w:cs="Times New Roman"/>
          <w:sz w:val="20"/>
          <w:szCs w:val="20"/>
          <w:lang w:val="en-GB"/>
        </w:rPr>
        <w:t xml:space="preserve">, </w:t>
      </w:r>
      <w:r w:rsidRPr="001E7A27">
        <w:rPr>
          <w:rFonts w:cs="Times New Roman"/>
          <w:b/>
          <w:sz w:val="20"/>
          <w:szCs w:val="20"/>
          <w:lang w:val="en-GB"/>
        </w:rPr>
        <w:t>23</w:t>
      </w:r>
      <w:r w:rsidRPr="001E7A27">
        <w:rPr>
          <w:rFonts w:cs="Times New Roman"/>
          <w:sz w:val="20"/>
          <w:szCs w:val="20"/>
          <w:lang w:val="en-GB"/>
        </w:rPr>
        <w:t>, 100504, doi:</w:t>
      </w:r>
      <w:hyperlink r:id="rId922" w:history="1">
        <w:r w:rsidRPr="001E7A27">
          <w:rPr>
            <w:rStyle w:val="Hyperlink"/>
            <w:rFonts w:cs="Times New Roman"/>
            <w:sz w:val="20"/>
            <w:szCs w:val="20"/>
            <w:lang w:val="en-GB"/>
          </w:rPr>
          <w:t>10.1016/j.polar.2020.100504</w:t>
        </w:r>
      </w:hyperlink>
      <w:r w:rsidRPr="001E7A27">
        <w:rPr>
          <w:rFonts w:cs="Times New Roman"/>
          <w:sz w:val="20"/>
          <w:szCs w:val="20"/>
          <w:lang w:val="en-GB"/>
        </w:rPr>
        <w:t>.</w:t>
      </w:r>
    </w:p>
    <w:p w14:paraId="2BD3D649" w14:textId="55C36F8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Qian, W. et al., 2017: Non-local drivers of the summer hypoxia in the East China Sea off the Changjiang Estuary. </w:t>
      </w:r>
      <w:r w:rsidRPr="001E7A27">
        <w:rPr>
          <w:rFonts w:cs="Times New Roman"/>
          <w:i/>
          <w:sz w:val="20"/>
          <w:szCs w:val="20"/>
          <w:lang w:val="en-GB"/>
        </w:rPr>
        <w:t>Estuarine, Coastal and Shelf Science</w:t>
      </w:r>
      <w:r w:rsidRPr="001E7A27">
        <w:rPr>
          <w:rFonts w:cs="Times New Roman"/>
          <w:sz w:val="20"/>
          <w:szCs w:val="20"/>
          <w:lang w:val="en-GB"/>
        </w:rPr>
        <w:t xml:space="preserve">, </w:t>
      </w:r>
      <w:r w:rsidRPr="001E7A27">
        <w:rPr>
          <w:rFonts w:cs="Times New Roman"/>
          <w:b/>
          <w:sz w:val="20"/>
          <w:szCs w:val="20"/>
          <w:lang w:val="en-GB"/>
        </w:rPr>
        <w:t>198</w:t>
      </w:r>
      <w:r w:rsidRPr="001E7A27">
        <w:rPr>
          <w:rFonts w:cs="Times New Roman"/>
          <w:sz w:val="20"/>
          <w:szCs w:val="20"/>
          <w:lang w:val="en-GB"/>
        </w:rPr>
        <w:t>, 393–399, doi:</w:t>
      </w:r>
      <w:hyperlink r:id="rId923" w:history="1">
        <w:r w:rsidRPr="001E7A27">
          <w:rPr>
            <w:rStyle w:val="Hyperlink"/>
            <w:rFonts w:cs="Times New Roman"/>
            <w:sz w:val="20"/>
            <w:szCs w:val="20"/>
            <w:lang w:val="en-GB"/>
          </w:rPr>
          <w:t>10.1016/j.ecss.2016.08.032</w:t>
        </w:r>
      </w:hyperlink>
      <w:r w:rsidRPr="001E7A27">
        <w:rPr>
          <w:rFonts w:cs="Times New Roman"/>
          <w:sz w:val="20"/>
          <w:szCs w:val="20"/>
          <w:lang w:val="en-GB"/>
        </w:rPr>
        <w:t>.</w:t>
      </w:r>
    </w:p>
    <w:p w14:paraId="459B8043" w14:textId="475FA2B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Rabalais, N. et al., 2014: Eutrophication-driven deoxygenation in the coastal ocean. </w:t>
      </w:r>
      <w:r w:rsidRPr="001E7A27">
        <w:rPr>
          <w:rFonts w:cs="Times New Roman"/>
          <w:i/>
          <w:sz w:val="20"/>
          <w:szCs w:val="20"/>
          <w:lang w:val="en-GB"/>
        </w:rPr>
        <w:t>Oceanography</w:t>
      </w:r>
      <w:r w:rsidRPr="001E7A27">
        <w:rPr>
          <w:rFonts w:cs="Times New Roman"/>
          <w:sz w:val="20"/>
          <w:szCs w:val="20"/>
          <w:lang w:val="en-GB"/>
        </w:rPr>
        <w:t xml:space="preserve">, </w:t>
      </w:r>
      <w:r w:rsidRPr="001E7A27">
        <w:rPr>
          <w:rFonts w:cs="Times New Roman"/>
          <w:b/>
          <w:sz w:val="20"/>
          <w:szCs w:val="20"/>
          <w:lang w:val="en-GB"/>
        </w:rPr>
        <w:t>27(1)</w:t>
      </w:r>
      <w:r w:rsidRPr="001E7A27">
        <w:rPr>
          <w:rFonts w:cs="Times New Roman"/>
          <w:sz w:val="20"/>
          <w:szCs w:val="20"/>
          <w:lang w:val="en-GB"/>
        </w:rPr>
        <w:t>, 172–183, doi:</w:t>
      </w:r>
      <w:hyperlink r:id="rId924" w:history="1">
        <w:r w:rsidRPr="001E7A27">
          <w:rPr>
            <w:rStyle w:val="Hyperlink"/>
            <w:rFonts w:cs="Times New Roman"/>
            <w:sz w:val="20"/>
            <w:szCs w:val="20"/>
            <w:lang w:val="en-GB"/>
          </w:rPr>
          <w:t>10.5670/oceanog.2014.21</w:t>
        </w:r>
      </w:hyperlink>
      <w:r w:rsidRPr="001E7A27">
        <w:rPr>
          <w:rFonts w:cs="Times New Roman"/>
          <w:sz w:val="20"/>
          <w:szCs w:val="20"/>
          <w:lang w:val="en-GB"/>
        </w:rPr>
        <w:t>.</w:t>
      </w:r>
    </w:p>
    <w:p w14:paraId="3AF1958E" w14:textId="1B5DBE1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Rabalais, N.N. et al., 2010: Dynamics and distribution of natural and human-caused hypoxia.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7(2)</w:t>
      </w:r>
      <w:r w:rsidRPr="001E7A27">
        <w:rPr>
          <w:rFonts w:cs="Times New Roman"/>
          <w:sz w:val="20"/>
          <w:szCs w:val="20"/>
          <w:lang w:val="en-GB"/>
        </w:rPr>
        <w:t>, 585–619, doi:</w:t>
      </w:r>
      <w:hyperlink r:id="rId925" w:history="1">
        <w:r w:rsidRPr="001E7A27">
          <w:rPr>
            <w:rStyle w:val="Hyperlink"/>
            <w:rFonts w:cs="Times New Roman"/>
            <w:sz w:val="20"/>
            <w:szCs w:val="20"/>
            <w:lang w:val="en-GB"/>
          </w:rPr>
          <w:t>10.5194/bg-7-585-2010</w:t>
        </w:r>
      </w:hyperlink>
      <w:r w:rsidRPr="001E7A27">
        <w:rPr>
          <w:rFonts w:cs="Times New Roman"/>
          <w:sz w:val="20"/>
          <w:szCs w:val="20"/>
          <w:lang w:val="en-GB"/>
        </w:rPr>
        <w:t>.</w:t>
      </w:r>
    </w:p>
    <w:p w14:paraId="7652AAAF" w14:textId="034070A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Rabin, S.S. et al., 2017: The Fire Modeling Intercomparison Project (FireMIP), phase 1: experimental and analytical protocols with detailed model descriptions.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10(3)</w:t>
      </w:r>
      <w:r w:rsidRPr="001E7A27">
        <w:rPr>
          <w:rFonts w:cs="Times New Roman"/>
          <w:sz w:val="20"/>
          <w:szCs w:val="20"/>
          <w:lang w:val="en-GB"/>
        </w:rPr>
        <w:t>, 1175–1197, doi:</w:t>
      </w:r>
      <w:hyperlink r:id="rId926" w:history="1">
        <w:r w:rsidRPr="001E7A27">
          <w:rPr>
            <w:rStyle w:val="Hyperlink"/>
            <w:rFonts w:cs="Times New Roman"/>
            <w:sz w:val="20"/>
            <w:szCs w:val="20"/>
            <w:lang w:val="en-GB"/>
          </w:rPr>
          <w:t>10.5194/gmd-10-1175-2017</w:t>
        </w:r>
      </w:hyperlink>
      <w:r w:rsidRPr="001E7A27">
        <w:rPr>
          <w:rFonts w:cs="Times New Roman"/>
          <w:sz w:val="20"/>
          <w:szCs w:val="20"/>
          <w:lang w:val="en-GB"/>
        </w:rPr>
        <w:t>.</w:t>
      </w:r>
    </w:p>
    <w:p w14:paraId="5A2DA1EF" w14:textId="77EB3FD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Rae, J.W.B. et al., 2018: CO2 storage and release in the deep Southern Ocean on millennial to centennial timescales.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562(7728)</w:t>
      </w:r>
      <w:r w:rsidRPr="001E7A27">
        <w:rPr>
          <w:rFonts w:cs="Times New Roman"/>
          <w:sz w:val="20"/>
          <w:szCs w:val="20"/>
          <w:lang w:val="en-GB"/>
        </w:rPr>
        <w:t>, 569–573, doi:</w:t>
      </w:r>
      <w:hyperlink r:id="rId927" w:history="1">
        <w:r w:rsidRPr="001E7A27">
          <w:rPr>
            <w:rStyle w:val="Hyperlink"/>
            <w:rFonts w:cs="Times New Roman"/>
            <w:sz w:val="20"/>
            <w:szCs w:val="20"/>
            <w:lang w:val="en-GB"/>
          </w:rPr>
          <w:t>10.1038/s41586-018-0614-0</w:t>
        </w:r>
      </w:hyperlink>
      <w:r w:rsidRPr="001E7A27">
        <w:rPr>
          <w:rFonts w:cs="Times New Roman"/>
          <w:sz w:val="20"/>
          <w:szCs w:val="20"/>
          <w:lang w:val="en-GB"/>
        </w:rPr>
        <w:t>.</w:t>
      </w:r>
    </w:p>
    <w:p w14:paraId="16FE2169" w14:textId="1824781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Rafter, P.A. et al., 2019: Anomalous &gt;2000 year old surface ocean radiocarbon age as evidence for deglacial geologic carbon release. </w:t>
      </w:r>
      <w:r w:rsidRPr="001E7A27">
        <w:rPr>
          <w:rFonts w:cs="Times New Roman"/>
          <w:i/>
          <w:sz w:val="20"/>
          <w:szCs w:val="20"/>
          <w:lang w:val="en-GB"/>
        </w:rPr>
        <w:t>Geophysical Research Letters</w:t>
      </w:r>
      <w:r w:rsidRPr="001E7A27">
        <w:rPr>
          <w:rFonts w:cs="Times New Roman"/>
          <w:sz w:val="20"/>
          <w:szCs w:val="20"/>
          <w:lang w:val="en-GB"/>
        </w:rPr>
        <w:t>, 2019GL085102, doi:</w:t>
      </w:r>
      <w:hyperlink r:id="rId928" w:history="1">
        <w:r w:rsidRPr="001E7A27">
          <w:rPr>
            <w:rStyle w:val="Hyperlink"/>
            <w:rFonts w:cs="Times New Roman"/>
            <w:sz w:val="20"/>
            <w:szCs w:val="20"/>
            <w:lang w:val="en-GB"/>
          </w:rPr>
          <w:t>10.1029/2019gl085102</w:t>
        </w:r>
      </w:hyperlink>
      <w:r w:rsidRPr="001E7A27">
        <w:rPr>
          <w:rFonts w:cs="Times New Roman"/>
          <w:sz w:val="20"/>
          <w:szCs w:val="20"/>
          <w:lang w:val="en-GB"/>
        </w:rPr>
        <w:t>.</w:t>
      </w:r>
    </w:p>
    <w:p w14:paraId="4A1F0642" w14:textId="71259E0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Randerson, J.T. et al., 2015: Multicentury changes in ocean and land contributions to the climate-carbon feedback.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29(6)</w:t>
      </w:r>
      <w:r w:rsidRPr="001E7A27">
        <w:rPr>
          <w:rFonts w:cs="Times New Roman"/>
          <w:sz w:val="20"/>
          <w:szCs w:val="20"/>
          <w:lang w:val="en-GB"/>
        </w:rPr>
        <w:t>, 744–759, doi:</w:t>
      </w:r>
      <w:hyperlink r:id="rId929" w:history="1">
        <w:r w:rsidRPr="001E7A27">
          <w:rPr>
            <w:rStyle w:val="Hyperlink"/>
            <w:rFonts w:cs="Times New Roman"/>
            <w:sz w:val="20"/>
            <w:szCs w:val="20"/>
            <w:lang w:val="en-GB"/>
          </w:rPr>
          <w:t>10.1002/2014gb005079</w:t>
        </w:r>
      </w:hyperlink>
      <w:r w:rsidRPr="001E7A27">
        <w:rPr>
          <w:rFonts w:cs="Times New Roman"/>
          <w:sz w:val="20"/>
          <w:szCs w:val="20"/>
          <w:lang w:val="en-GB"/>
        </w:rPr>
        <w:t>.</w:t>
      </w:r>
    </w:p>
    <w:p w14:paraId="4B2D3555" w14:textId="449B885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Raupach, M.R. et al., 2014: The declining uptake rate of atmospheric CO2 by land and ocean sinks.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11(13)</w:t>
      </w:r>
      <w:r w:rsidRPr="001E7A27">
        <w:rPr>
          <w:rFonts w:cs="Times New Roman"/>
          <w:sz w:val="20"/>
          <w:szCs w:val="20"/>
          <w:lang w:val="en-GB"/>
        </w:rPr>
        <w:t>, 3453–3475, doi:</w:t>
      </w:r>
      <w:hyperlink r:id="rId930" w:history="1">
        <w:r w:rsidRPr="001E7A27">
          <w:rPr>
            <w:rStyle w:val="Hyperlink"/>
            <w:rFonts w:cs="Times New Roman"/>
            <w:sz w:val="20"/>
            <w:szCs w:val="20"/>
            <w:lang w:val="en-GB"/>
          </w:rPr>
          <w:t>10.5194/bg-11-3453-2014</w:t>
        </w:r>
      </w:hyperlink>
      <w:r w:rsidRPr="001E7A27">
        <w:rPr>
          <w:rFonts w:cs="Times New Roman"/>
          <w:sz w:val="20"/>
          <w:szCs w:val="20"/>
          <w:lang w:val="en-GB"/>
        </w:rPr>
        <w:t>.</w:t>
      </w:r>
    </w:p>
    <w:p w14:paraId="1DC9A7F4" w14:textId="24C5FD0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Raven, M.R., R.G. Keil, and S.M. Webb, 2021: Microbial sulfate reduction and organic sulfur formation in sinking marine particles.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371(6525)</w:t>
      </w:r>
      <w:r w:rsidRPr="001E7A27">
        <w:rPr>
          <w:rFonts w:cs="Times New Roman"/>
          <w:sz w:val="20"/>
          <w:szCs w:val="20"/>
          <w:lang w:val="en-GB"/>
        </w:rPr>
        <w:t>, 178–181, doi:</w:t>
      </w:r>
      <w:hyperlink r:id="rId931" w:history="1">
        <w:r w:rsidRPr="001E7A27">
          <w:rPr>
            <w:rStyle w:val="Hyperlink"/>
            <w:rFonts w:cs="Times New Roman"/>
            <w:sz w:val="20"/>
            <w:szCs w:val="20"/>
            <w:lang w:val="en-GB"/>
          </w:rPr>
          <w:t>10.1126/science.abc6035</w:t>
        </w:r>
      </w:hyperlink>
      <w:r w:rsidRPr="001E7A27">
        <w:rPr>
          <w:rFonts w:cs="Times New Roman"/>
          <w:sz w:val="20"/>
          <w:szCs w:val="20"/>
          <w:lang w:val="en-GB"/>
        </w:rPr>
        <w:t>.</w:t>
      </w:r>
    </w:p>
    <w:p w14:paraId="5A89E19E" w14:textId="67CCD19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Ravishankara, A.R., J.S. Daniel, and R.W. Portmann, 2009: Nitrous Oxide (N2O): The Dominant Ozone-Depleting Substance Emitted in the 21st Century.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326(5949)</w:t>
      </w:r>
      <w:r w:rsidRPr="001E7A27">
        <w:rPr>
          <w:rFonts w:cs="Times New Roman"/>
          <w:sz w:val="20"/>
          <w:szCs w:val="20"/>
          <w:lang w:val="en-GB"/>
        </w:rPr>
        <w:t>, 123–125, doi:</w:t>
      </w:r>
      <w:hyperlink r:id="rId932" w:history="1">
        <w:r w:rsidRPr="001E7A27">
          <w:rPr>
            <w:rStyle w:val="Hyperlink"/>
            <w:rFonts w:cs="Times New Roman"/>
            <w:sz w:val="20"/>
            <w:szCs w:val="20"/>
            <w:lang w:val="en-GB"/>
          </w:rPr>
          <w:t>10.1126/science.1176985</w:t>
        </w:r>
      </w:hyperlink>
      <w:r w:rsidRPr="001E7A27">
        <w:rPr>
          <w:rFonts w:cs="Times New Roman"/>
          <w:sz w:val="20"/>
          <w:szCs w:val="20"/>
          <w:lang w:val="en-GB"/>
        </w:rPr>
        <w:t>.</w:t>
      </w:r>
    </w:p>
    <w:p w14:paraId="3791BF96" w14:textId="268047C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Raymond, P.A. et al., 2013: Global carbon dioxide emissions from inland waters.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503(7476)</w:t>
      </w:r>
      <w:r w:rsidRPr="001E7A27">
        <w:rPr>
          <w:rFonts w:cs="Times New Roman"/>
          <w:sz w:val="20"/>
          <w:szCs w:val="20"/>
          <w:lang w:val="en-GB"/>
        </w:rPr>
        <w:t>, 355–359, doi:</w:t>
      </w:r>
      <w:hyperlink r:id="rId933" w:history="1">
        <w:r w:rsidRPr="001E7A27">
          <w:rPr>
            <w:rStyle w:val="Hyperlink"/>
            <w:rFonts w:cs="Times New Roman"/>
            <w:sz w:val="20"/>
            <w:szCs w:val="20"/>
            <w:lang w:val="en-GB"/>
          </w:rPr>
          <w:t>10.1038/nature12760</w:t>
        </w:r>
      </w:hyperlink>
      <w:r w:rsidRPr="001E7A27">
        <w:rPr>
          <w:rFonts w:cs="Times New Roman"/>
          <w:sz w:val="20"/>
          <w:szCs w:val="20"/>
          <w:lang w:val="en-GB"/>
        </w:rPr>
        <w:t>.</w:t>
      </w:r>
    </w:p>
    <w:p w14:paraId="224E0BD6" w14:textId="4A111C4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Raynaud, D. et al., 2005: The record for marine isotopic stage 11.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436(7047)</w:t>
      </w:r>
      <w:r w:rsidRPr="001E7A27">
        <w:rPr>
          <w:rFonts w:cs="Times New Roman"/>
          <w:sz w:val="20"/>
          <w:szCs w:val="20"/>
          <w:lang w:val="en-GB"/>
        </w:rPr>
        <w:t>, 39–40, doi:</w:t>
      </w:r>
      <w:hyperlink r:id="rId934" w:history="1">
        <w:r w:rsidRPr="001E7A27">
          <w:rPr>
            <w:rStyle w:val="Hyperlink"/>
            <w:rFonts w:cs="Times New Roman"/>
            <w:sz w:val="20"/>
            <w:szCs w:val="20"/>
            <w:lang w:val="en-GB"/>
          </w:rPr>
          <w:t>10.1038/43639b</w:t>
        </w:r>
      </w:hyperlink>
      <w:r w:rsidRPr="001E7A27">
        <w:rPr>
          <w:rFonts w:cs="Times New Roman"/>
          <w:sz w:val="20"/>
          <w:szCs w:val="20"/>
          <w:lang w:val="en-GB"/>
        </w:rPr>
        <w:t>.</w:t>
      </w:r>
    </w:p>
    <w:p w14:paraId="0D75CB79" w14:textId="4E0DB99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Rayner, P.J. et al., 2015: Recent changes in the global and regional carbon cycle: analysis of first-order diagnostics.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12(3)</w:t>
      </w:r>
      <w:r w:rsidRPr="001E7A27">
        <w:rPr>
          <w:rFonts w:cs="Times New Roman"/>
          <w:sz w:val="20"/>
          <w:szCs w:val="20"/>
          <w:lang w:val="en-GB"/>
        </w:rPr>
        <w:t>, 835–844, doi:</w:t>
      </w:r>
      <w:hyperlink r:id="rId935" w:history="1">
        <w:r w:rsidRPr="001E7A27">
          <w:rPr>
            <w:rStyle w:val="Hyperlink"/>
            <w:rFonts w:cs="Times New Roman"/>
            <w:sz w:val="20"/>
            <w:szCs w:val="20"/>
            <w:lang w:val="en-GB"/>
          </w:rPr>
          <w:t>10.5194/bg-12-835-2015</w:t>
        </w:r>
      </w:hyperlink>
      <w:r w:rsidRPr="001E7A27">
        <w:rPr>
          <w:rFonts w:cs="Times New Roman"/>
          <w:sz w:val="20"/>
          <w:szCs w:val="20"/>
          <w:lang w:val="en-GB"/>
        </w:rPr>
        <w:t>.</w:t>
      </w:r>
    </w:p>
    <w:p w14:paraId="7F96F627" w14:textId="17D435B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Rees, A.P., I.J. Brown, A. Jayakumar, and B.B. Ward, 2016: The inhibition of N2O production by ocean acidification in cold temperate and polar waters. </w:t>
      </w:r>
      <w:r w:rsidRPr="001E7A27">
        <w:rPr>
          <w:rFonts w:cs="Times New Roman"/>
          <w:i/>
          <w:sz w:val="20"/>
          <w:szCs w:val="20"/>
          <w:lang w:val="en-GB"/>
        </w:rPr>
        <w:t>Deep Sea Research Part II: Topical Studies in Oceanography</w:t>
      </w:r>
      <w:r w:rsidRPr="001E7A27">
        <w:rPr>
          <w:rFonts w:cs="Times New Roman"/>
          <w:sz w:val="20"/>
          <w:szCs w:val="20"/>
          <w:lang w:val="en-GB"/>
        </w:rPr>
        <w:t xml:space="preserve">, </w:t>
      </w:r>
      <w:r w:rsidRPr="001E7A27">
        <w:rPr>
          <w:rFonts w:cs="Times New Roman"/>
          <w:b/>
          <w:sz w:val="20"/>
          <w:szCs w:val="20"/>
          <w:lang w:val="en-GB"/>
        </w:rPr>
        <w:t>127</w:t>
      </w:r>
      <w:r w:rsidRPr="001E7A27">
        <w:rPr>
          <w:rFonts w:cs="Times New Roman"/>
          <w:sz w:val="20"/>
          <w:szCs w:val="20"/>
          <w:lang w:val="en-GB"/>
        </w:rPr>
        <w:t>, 93–101, doi:</w:t>
      </w:r>
      <w:hyperlink r:id="rId936" w:history="1">
        <w:r w:rsidRPr="001E7A27">
          <w:rPr>
            <w:rStyle w:val="Hyperlink"/>
            <w:rFonts w:cs="Times New Roman"/>
            <w:sz w:val="20"/>
            <w:szCs w:val="20"/>
            <w:lang w:val="en-GB"/>
          </w:rPr>
          <w:t>10.1016/j.dsr2.2015.12.006</w:t>
        </w:r>
      </w:hyperlink>
      <w:r w:rsidRPr="001E7A27">
        <w:rPr>
          <w:rFonts w:cs="Times New Roman"/>
          <w:sz w:val="20"/>
          <w:szCs w:val="20"/>
          <w:lang w:val="en-GB"/>
        </w:rPr>
        <w:t>.</w:t>
      </w:r>
    </w:p>
    <w:p w14:paraId="431D3666" w14:textId="1079F85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Regnier, P. et al., 2013a: Anthropogenic perturbation of the carbon fluxes from land to ocean.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6(8)</w:t>
      </w:r>
      <w:r w:rsidRPr="001E7A27">
        <w:rPr>
          <w:rFonts w:cs="Times New Roman"/>
          <w:sz w:val="20"/>
          <w:szCs w:val="20"/>
          <w:lang w:val="en-GB"/>
        </w:rPr>
        <w:t>, 597–607, doi:</w:t>
      </w:r>
      <w:hyperlink r:id="rId937" w:history="1">
        <w:r w:rsidRPr="001E7A27">
          <w:rPr>
            <w:rStyle w:val="Hyperlink"/>
            <w:rFonts w:cs="Times New Roman"/>
            <w:sz w:val="20"/>
            <w:szCs w:val="20"/>
            <w:lang w:val="en-GB"/>
          </w:rPr>
          <w:t>10.1038/ngeo1830</w:t>
        </w:r>
      </w:hyperlink>
      <w:r w:rsidRPr="001E7A27">
        <w:rPr>
          <w:rFonts w:cs="Times New Roman"/>
          <w:sz w:val="20"/>
          <w:szCs w:val="20"/>
          <w:lang w:val="en-GB"/>
        </w:rPr>
        <w:t>.</w:t>
      </w:r>
    </w:p>
    <w:p w14:paraId="323905A3" w14:textId="3B3A499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Regnier, P. et al., 2013b: Anthropogenic perturbation of the carbon fluxes from land to ocean.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6(8)</w:t>
      </w:r>
      <w:r w:rsidRPr="001E7A27">
        <w:rPr>
          <w:rFonts w:cs="Times New Roman"/>
          <w:sz w:val="20"/>
          <w:szCs w:val="20"/>
          <w:lang w:val="en-GB"/>
        </w:rPr>
        <w:t>, 597–607, doi:</w:t>
      </w:r>
      <w:hyperlink r:id="rId938" w:history="1">
        <w:r w:rsidRPr="001E7A27">
          <w:rPr>
            <w:rStyle w:val="Hyperlink"/>
            <w:rFonts w:cs="Times New Roman"/>
            <w:sz w:val="20"/>
            <w:szCs w:val="20"/>
            <w:lang w:val="en-GB"/>
          </w:rPr>
          <w:t>10.1038/ngeo1830</w:t>
        </w:r>
      </w:hyperlink>
      <w:r w:rsidRPr="001E7A27">
        <w:rPr>
          <w:rFonts w:cs="Times New Roman"/>
          <w:sz w:val="20"/>
          <w:szCs w:val="20"/>
          <w:lang w:val="en-GB"/>
        </w:rPr>
        <w:t>.</w:t>
      </w:r>
    </w:p>
    <w:p w14:paraId="46264108" w14:textId="0FCA2F2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Reich, P.B. and S.E. Hobbie, 2013: Decade-long soil nitrogen constraint on the CO2 fertilization of plant biomass.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3(3)</w:t>
      </w:r>
      <w:r w:rsidRPr="001E7A27">
        <w:rPr>
          <w:rFonts w:cs="Times New Roman"/>
          <w:sz w:val="20"/>
          <w:szCs w:val="20"/>
          <w:lang w:val="en-GB"/>
        </w:rPr>
        <w:t>, 278–282, doi:</w:t>
      </w:r>
      <w:hyperlink r:id="rId939" w:history="1">
        <w:r w:rsidRPr="001E7A27">
          <w:rPr>
            <w:rStyle w:val="Hyperlink"/>
            <w:rFonts w:cs="Times New Roman"/>
            <w:sz w:val="20"/>
            <w:szCs w:val="20"/>
            <w:lang w:val="en-GB"/>
          </w:rPr>
          <w:t>10.1038/nclimate1694</w:t>
        </w:r>
      </w:hyperlink>
      <w:r w:rsidRPr="001E7A27">
        <w:rPr>
          <w:rFonts w:cs="Times New Roman"/>
          <w:sz w:val="20"/>
          <w:szCs w:val="20"/>
          <w:lang w:val="en-GB"/>
        </w:rPr>
        <w:t>.</w:t>
      </w:r>
    </w:p>
    <w:p w14:paraId="5A80E973" w14:textId="2F4622E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Reich, P.B., S.E. Hobbie, and T.D. Lee, 2014: Plant growth enhancement by elevated CO2 eliminated by joint water and nitrogen limitation.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7(12)</w:t>
      </w:r>
      <w:r w:rsidRPr="001E7A27">
        <w:rPr>
          <w:rFonts w:cs="Times New Roman"/>
          <w:sz w:val="20"/>
          <w:szCs w:val="20"/>
          <w:lang w:val="en-GB"/>
        </w:rPr>
        <w:t>, 920–924, doi:</w:t>
      </w:r>
      <w:hyperlink r:id="rId940" w:history="1">
        <w:r w:rsidRPr="001E7A27">
          <w:rPr>
            <w:rStyle w:val="Hyperlink"/>
            <w:rFonts w:cs="Times New Roman"/>
            <w:sz w:val="20"/>
            <w:szCs w:val="20"/>
            <w:lang w:val="en-GB"/>
          </w:rPr>
          <w:t>10.1038/ngeo2284</w:t>
        </w:r>
      </w:hyperlink>
      <w:r w:rsidRPr="001E7A27">
        <w:rPr>
          <w:rFonts w:cs="Times New Roman"/>
          <w:sz w:val="20"/>
          <w:szCs w:val="20"/>
          <w:lang w:val="en-GB"/>
        </w:rPr>
        <w:t>.</w:t>
      </w:r>
    </w:p>
    <w:p w14:paraId="30B50774" w14:textId="14654FC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Reich, P.B., S.E. Hobbie, T.D. Lee, and M.A. Pastore, 2018: Unexpected reversal of C3 versus C4 grass response to </w:t>
      </w:r>
      <w:r w:rsidRPr="001E7A27">
        <w:rPr>
          <w:rFonts w:cs="Times New Roman"/>
          <w:sz w:val="20"/>
          <w:szCs w:val="20"/>
          <w:lang w:val="en-GB"/>
        </w:rPr>
        <w:lastRenderedPageBreak/>
        <w:t xml:space="preserve">elevated CO2 during a 20-year field experiment.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360(6386)</w:t>
      </w:r>
      <w:r w:rsidRPr="001E7A27">
        <w:rPr>
          <w:rFonts w:cs="Times New Roman"/>
          <w:sz w:val="20"/>
          <w:szCs w:val="20"/>
          <w:lang w:val="en-GB"/>
        </w:rPr>
        <w:t>, 317–320, doi:</w:t>
      </w:r>
      <w:hyperlink r:id="rId941" w:history="1">
        <w:r w:rsidRPr="001E7A27">
          <w:rPr>
            <w:rStyle w:val="Hyperlink"/>
            <w:rFonts w:cs="Times New Roman"/>
            <w:sz w:val="20"/>
            <w:szCs w:val="20"/>
            <w:lang w:val="en-GB"/>
          </w:rPr>
          <w:t>10.1126/science.aas9313</w:t>
        </w:r>
      </w:hyperlink>
      <w:r w:rsidRPr="001E7A27">
        <w:rPr>
          <w:rFonts w:cs="Times New Roman"/>
          <w:sz w:val="20"/>
          <w:szCs w:val="20"/>
          <w:lang w:val="en-GB"/>
        </w:rPr>
        <w:t>.</w:t>
      </w:r>
    </w:p>
    <w:p w14:paraId="0DB33F52" w14:textId="7EC72DA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Renforth, P., 2019: The negative emission potential of alkaline materials.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1401, doi:</w:t>
      </w:r>
      <w:hyperlink r:id="rId942" w:history="1">
        <w:r w:rsidRPr="001E7A27">
          <w:rPr>
            <w:rStyle w:val="Hyperlink"/>
            <w:rFonts w:cs="Times New Roman"/>
            <w:sz w:val="20"/>
            <w:szCs w:val="20"/>
            <w:lang w:val="en-GB"/>
          </w:rPr>
          <w:t>10.1038/s41467-019-09475-5</w:t>
        </w:r>
      </w:hyperlink>
      <w:r w:rsidRPr="001E7A27">
        <w:rPr>
          <w:rFonts w:cs="Times New Roman"/>
          <w:sz w:val="20"/>
          <w:szCs w:val="20"/>
          <w:lang w:val="en-GB"/>
        </w:rPr>
        <w:t>.</w:t>
      </w:r>
    </w:p>
    <w:p w14:paraId="3A2EA633" w14:textId="2DD1E1E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Renou-Wilson, F. et al., 2019: Rewetting degraded peatlands for climate and biodiversity benefits: Results from two raised bogs. </w:t>
      </w:r>
      <w:r w:rsidRPr="001E7A27">
        <w:rPr>
          <w:rFonts w:cs="Times New Roman"/>
          <w:i/>
          <w:sz w:val="20"/>
          <w:szCs w:val="20"/>
          <w:lang w:val="en-GB"/>
        </w:rPr>
        <w:t>Ecological Engineering</w:t>
      </w:r>
      <w:r w:rsidRPr="001E7A27">
        <w:rPr>
          <w:rFonts w:cs="Times New Roman"/>
          <w:sz w:val="20"/>
          <w:szCs w:val="20"/>
          <w:lang w:val="en-GB"/>
        </w:rPr>
        <w:t xml:space="preserve">, </w:t>
      </w:r>
      <w:r w:rsidRPr="001E7A27">
        <w:rPr>
          <w:rFonts w:cs="Times New Roman"/>
          <w:b/>
          <w:sz w:val="20"/>
          <w:szCs w:val="20"/>
          <w:lang w:val="en-GB"/>
        </w:rPr>
        <w:t>127</w:t>
      </w:r>
      <w:r w:rsidRPr="001E7A27">
        <w:rPr>
          <w:rFonts w:cs="Times New Roman"/>
          <w:sz w:val="20"/>
          <w:szCs w:val="20"/>
          <w:lang w:val="en-GB"/>
        </w:rPr>
        <w:t>, 547–560, doi:</w:t>
      </w:r>
      <w:hyperlink r:id="rId943" w:history="1">
        <w:r w:rsidRPr="001E7A27">
          <w:rPr>
            <w:rStyle w:val="Hyperlink"/>
            <w:rFonts w:cs="Times New Roman"/>
            <w:sz w:val="20"/>
            <w:szCs w:val="20"/>
            <w:lang w:val="en-GB"/>
          </w:rPr>
          <w:t>10.1016/j.ecoleng.2018.02.014</w:t>
        </w:r>
      </w:hyperlink>
      <w:r w:rsidRPr="001E7A27">
        <w:rPr>
          <w:rFonts w:cs="Times New Roman"/>
          <w:sz w:val="20"/>
          <w:szCs w:val="20"/>
          <w:lang w:val="en-GB"/>
        </w:rPr>
        <w:t>.</w:t>
      </w:r>
    </w:p>
    <w:p w14:paraId="67D540B3" w14:textId="2588862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Resplandy, L., L. Bopp, J.C. Orr, and J.P. Dunne, 2013: Role of mode and intermediate waters in future ocean acidification: Analysis of CMIP5 models.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40(12)</w:t>
      </w:r>
      <w:r w:rsidRPr="001E7A27">
        <w:rPr>
          <w:rFonts w:cs="Times New Roman"/>
          <w:sz w:val="20"/>
          <w:szCs w:val="20"/>
          <w:lang w:val="en-GB"/>
        </w:rPr>
        <w:t>, 3091–3095, doi:</w:t>
      </w:r>
      <w:hyperlink r:id="rId944" w:history="1">
        <w:r w:rsidRPr="001E7A27">
          <w:rPr>
            <w:rStyle w:val="Hyperlink"/>
            <w:rFonts w:cs="Times New Roman"/>
            <w:sz w:val="20"/>
            <w:szCs w:val="20"/>
            <w:lang w:val="en-GB"/>
          </w:rPr>
          <w:t>10.1002/grl.50414</w:t>
        </w:r>
      </w:hyperlink>
      <w:r w:rsidRPr="001E7A27">
        <w:rPr>
          <w:rFonts w:cs="Times New Roman"/>
          <w:sz w:val="20"/>
          <w:szCs w:val="20"/>
          <w:lang w:val="en-GB"/>
        </w:rPr>
        <w:t>.</w:t>
      </w:r>
    </w:p>
    <w:p w14:paraId="018EAC1C" w14:textId="0B244CD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Resplandy, L. et al., 2018a: Revision of global carbon fluxes based on a reassessment of oceanic and riverine carbon transport.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11(7)</w:t>
      </w:r>
      <w:r w:rsidRPr="001E7A27">
        <w:rPr>
          <w:rFonts w:cs="Times New Roman"/>
          <w:sz w:val="20"/>
          <w:szCs w:val="20"/>
          <w:lang w:val="en-GB"/>
        </w:rPr>
        <w:t>, 504–509, doi:</w:t>
      </w:r>
      <w:hyperlink r:id="rId945" w:history="1">
        <w:r w:rsidRPr="001E7A27">
          <w:rPr>
            <w:rStyle w:val="Hyperlink"/>
            <w:rFonts w:cs="Times New Roman"/>
            <w:sz w:val="20"/>
            <w:szCs w:val="20"/>
            <w:lang w:val="en-GB"/>
          </w:rPr>
          <w:t>10.1038/s41561-018-0151-3</w:t>
        </w:r>
      </w:hyperlink>
      <w:r w:rsidRPr="001E7A27">
        <w:rPr>
          <w:rFonts w:cs="Times New Roman"/>
          <w:sz w:val="20"/>
          <w:szCs w:val="20"/>
          <w:lang w:val="en-GB"/>
        </w:rPr>
        <w:t>.</w:t>
      </w:r>
    </w:p>
    <w:p w14:paraId="0AA475D4" w14:textId="3531217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Resplandy, L. et al., 2018b: Revision of global carbon fluxes based on a reassessment of oceanic and riverine carbon transport.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11(7)</w:t>
      </w:r>
      <w:r w:rsidRPr="001E7A27">
        <w:rPr>
          <w:rFonts w:cs="Times New Roman"/>
          <w:sz w:val="20"/>
          <w:szCs w:val="20"/>
          <w:lang w:val="en-GB"/>
        </w:rPr>
        <w:t>, 504–509, doi:</w:t>
      </w:r>
      <w:hyperlink r:id="rId946" w:history="1">
        <w:r w:rsidRPr="001E7A27">
          <w:rPr>
            <w:rStyle w:val="Hyperlink"/>
            <w:rFonts w:cs="Times New Roman"/>
            <w:sz w:val="20"/>
            <w:szCs w:val="20"/>
            <w:lang w:val="en-GB"/>
          </w:rPr>
          <w:t>10.1038/s41561-018-0151-3</w:t>
        </w:r>
      </w:hyperlink>
      <w:r w:rsidRPr="001E7A27">
        <w:rPr>
          <w:rFonts w:cs="Times New Roman"/>
          <w:sz w:val="20"/>
          <w:szCs w:val="20"/>
          <w:lang w:val="en-GB"/>
        </w:rPr>
        <w:t>.</w:t>
      </w:r>
    </w:p>
    <w:p w14:paraId="38DE89C8" w14:textId="7B33E28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Reuter, M. et al., 2017: How Much CO2 Is Taken Up by the European Terrestrial Biosphere? </w:t>
      </w:r>
      <w:r w:rsidRPr="001E7A27">
        <w:rPr>
          <w:rFonts w:cs="Times New Roman"/>
          <w:i/>
          <w:sz w:val="20"/>
          <w:szCs w:val="20"/>
          <w:lang w:val="en-GB"/>
        </w:rPr>
        <w:t>Bulletin of the American Meteorological Society</w:t>
      </w:r>
      <w:r w:rsidRPr="001E7A27">
        <w:rPr>
          <w:rFonts w:cs="Times New Roman"/>
          <w:sz w:val="20"/>
          <w:szCs w:val="20"/>
          <w:lang w:val="en-GB"/>
        </w:rPr>
        <w:t xml:space="preserve">, </w:t>
      </w:r>
      <w:r w:rsidRPr="001E7A27">
        <w:rPr>
          <w:rFonts w:cs="Times New Roman"/>
          <w:b/>
          <w:sz w:val="20"/>
          <w:szCs w:val="20"/>
          <w:lang w:val="en-GB"/>
        </w:rPr>
        <w:t>98(4)</w:t>
      </w:r>
      <w:r w:rsidRPr="001E7A27">
        <w:rPr>
          <w:rFonts w:cs="Times New Roman"/>
          <w:sz w:val="20"/>
          <w:szCs w:val="20"/>
          <w:lang w:val="en-GB"/>
        </w:rPr>
        <w:t>, 665–671, doi:</w:t>
      </w:r>
      <w:hyperlink r:id="rId947" w:history="1">
        <w:r w:rsidRPr="001E7A27">
          <w:rPr>
            <w:rStyle w:val="Hyperlink"/>
            <w:rFonts w:cs="Times New Roman"/>
            <w:sz w:val="20"/>
            <w:szCs w:val="20"/>
            <w:lang w:val="en-GB"/>
          </w:rPr>
          <w:t>10.1175/bams-d-15-00310.1</w:t>
        </w:r>
      </w:hyperlink>
      <w:r w:rsidRPr="001E7A27">
        <w:rPr>
          <w:rFonts w:cs="Times New Roman"/>
          <w:sz w:val="20"/>
          <w:szCs w:val="20"/>
          <w:lang w:val="en-GB"/>
        </w:rPr>
        <w:t>.</w:t>
      </w:r>
    </w:p>
    <w:p w14:paraId="108555E5" w14:textId="175826C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Revelle, R.O.G.E.R. and H.A.N.S.E. Suess, 1957: Carbon Dioxide Exchange Between Atmosphere and Ocean and the Question of an Increase of Atmospheric CO2 during the Past Decades. </w:t>
      </w:r>
      <w:r w:rsidRPr="001E7A27">
        <w:rPr>
          <w:rFonts w:cs="Times New Roman"/>
          <w:i/>
          <w:sz w:val="20"/>
          <w:szCs w:val="20"/>
          <w:lang w:val="en-GB"/>
        </w:rPr>
        <w:t>Tellus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18–27, doi:</w:t>
      </w:r>
      <w:hyperlink r:id="rId948" w:history="1">
        <w:r w:rsidRPr="001E7A27">
          <w:rPr>
            <w:rStyle w:val="Hyperlink"/>
            <w:rFonts w:cs="Times New Roman"/>
            <w:sz w:val="20"/>
            <w:szCs w:val="20"/>
            <w:lang w:val="en-GB"/>
          </w:rPr>
          <w:t>10.1111/j.2153-3490.1957.tb01849.x</w:t>
        </w:r>
      </w:hyperlink>
      <w:r w:rsidRPr="001E7A27">
        <w:rPr>
          <w:rFonts w:cs="Times New Roman"/>
          <w:sz w:val="20"/>
          <w:szCs w:val="20"/>
          <w:lang w:val="en-GB"/>
        </w:rPr>
        <w:t>.</w:t>
      </w:r>
    </w:p>
    <w:p w14:paraId="2BD4C596" w14:textId="7150F54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Reyer, C.P.O. et al., 2015: Forest resilience and tipping points at different spatio-temporal scales: Approaches and challenges. </w:t>
      </w:r>
      <w:r w:rsidRPr="001E7A27">
        <w:rPr>
          <w:rFonts w:cs="Times New Roman"/>
          <w:i/>
          <w:sz w:val="20"/>
          <w:szCs w:val="20"/>
          <w:lang w:val="en-GB"/>
        </w:rPr>
        <w:t>Journal of Ecology</w:t>
      </w:r>
      <w:r w:rsidRPr="001E7A27">
        <w:rPr>
          <w:rFonts w:cs="Times New Roman"/>
          <w:sz w:val="20"/>
          <w:szCs w:val="20"/>
          <w:lang w:val="en-GB"/>
        </w:rPr>
        <w:t xml:space="preserve">, </w:t>
      </w:r>
      <w:r w:rsidRPr="001E7A27">
        <w:rPr>
          <w:rFonts w:cs="Times New Roman"/>
          <w:b/>
          <w:sz w:val="20"/>
          <w:szCs w:val="20"/>
          <w:lang w:val="en-GB"/>
        </w:rPr>
        <w:t>103(1)</w:t>
      </w:r>
      <w:r w:rsidRPr="001E7A27">
        <w:rPr>
          <w:rFonts w:cs="Times New Roman"/>
          <w:sz w:val="20"/>
          <w:szCs w:val="20"/>
          <w:lang w:val="en-GB"/>
        </w:rPr>
        <w:t>, 5–15, doi:</w:t>
      </w:r>
      <w:hyperlink r:id="rId949" w:history="1">
        <w:r w:rsidRPr="001E7A27">
          <w:rPr>
            <w:rStyle w:val="Hyperlink"/>
            <w:rFonts w:cs="Times New Roman"/>
            <w:sz w:val="20"/>
            <w:szCs w:val="20"/>
            <w:lang w:val="en-GB"/>
          </w:rPr>
          <w:t>10.1111/1365-2745.12337</w:t>
        </w:r>
      </w:hyperlink>
      <w:r w:rsidRPr="001E7A27">
        <w:rPr>
          <w:rFonts w:cs="Times New Roman"/>
          <w:sz w:val="20"/>
          <w:szCs w:val="20"/>
          <w:lang w:val="en-GB"/>
        </w:rPr>
        <w:t>.</w:t>
      </w:r>
    </w:p>
    <w:p w14:paraId="49DE0F70" w14:textId="597788D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Rhodes, R.H. et al., 2017: Atmospheric methane variability: Centennial-scale signals in the Last Glacial Period.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31</w:t>
      </w:r>
      <w:r w:rsidRPr="001E7A27">
        <w:rPr>
          <w:rFonts w:cs="Times New Roman"/>
          <w:sz w:val="20"/>
          <w:szCs w:val="20"/>
          <w:lang w:val="en-GB"/>
        </w:rPr>
        <w:t>, 575–590, doi:</w:t>
      </w:r>
      <w:hyperlink r:id="rId950" w:history="1">
        <w:r w:rsidRPr="001E7A27">
          <w:rPr>
            <w:rStyle w:val="Hyperlink"/>
            <w:rFonts w:cs="Times New Roman"/>
            <w:sz w:val="20"/>
            <w:szCs w:val="20"/>
            <w:lang w:val="en-GB"/>
          </w:rPr>
          <w:t>10.1002/2016gb005570</w:t>
        </w:r>
      </w:hyperlink>
      <w:r w:rsidRPr="001E7A27">
        <w:rPr>
          <w:rFonts w:cs="Times New Roman"/>
          <w:sz w:val="20"/>
          <w:szCs w:val="20"/>
          <w:lang w:val="en-GB"/>
        </w:rPr>
        <w:t>.</w:t>
      </w:r>
    </w:p>
    <w:p w14:paraId="59C8E0F1" w14:textId="04F18D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Riahi, K. et al., 2017: The Shared Socioeconomic Pathways and their energy, land use, and greenhouse gas emissions implications: An overview. </w:t>
      </w:r>
      <w:r w:rsidRPr="001E7A27">
        <w:rPr>
          <w:rFonts w:cs="Times New Roman"/>
          <w:i/>
          <w:sz w:val="20"/>
          <w:szCs w:val="20"/>
          <w:lang w:val="en-GB"/>
        </w:rPr>
        <w:t>Global Environmental Change</w:t>
      </w:r>
      <w:r w:rsidRPr="001E7A27">
        <w:rPr>
          <w:rFonts w:cs="Times New Roman"/>
          <w:sz w:val="20"/>
          <w:szCs w:val="20"/>
          <w:lang w:val="en-GB"/>
        </w:rPr>
        <w:t xml:space="preserve">, </w:t>
      </w:r>
      <w:r w:rsidRPr="001E7A27">
        <w:rPr>
          <w:rFonts w:cs="Times New Roman"/>
          <w:b/>
          <w:sz w:val="20"/>
          <w:szCs w:val="20"/>
          <w:lang w:val="en-GB"/>
        </w:rPr>
        <w:t>42</w:t>
      </w:r>
      <w:r w:rsidRPr="001E7A27">
        <w:rPr>
          <w:rFonts w:cs="Times New Roman"/>
          <w:sz w:val="20"/>
          <w:szCs w:val="20"/>
          <w:lang w:val="en-GB"/>
        </w:rPr>
        <w:t>, 153–168, doi:</w:t>
      </w:r>
      <w:hyperlink r:id="rId951" w:history="1">
        <w:r w:rsidRPr="001E7A27">
          <w:rPr>
            <w:rStyle w:val="Hyperlink"/>
            <w:rFonts w:cs="Times New Roman"/>
            <w:sz w:val="20"/>
            <w:szCs w:val="20"/>
            <w:lang w:val="en-GB"/>
          </w:rPr>
          <w:t>10.1016/j.gloenvcha.2016.05.009</w:t>
        </w:r>
      </w:hyperlink>
      <w:r w:rsidRPr="001E7A27">
        <w:rPr>
          <w:rFonts w:cs="Times New Roman"/>
          <w:sz w:val="20"/>
          <w:szCs w:val="20"/>
          <w:lang w:val="en-GB"/>
        </w:rPr>
        <w:t>.</w:t>
      </w:r>
    </w:p>
    <w:p w14:paraId="41D846E2" w14:textId="7122958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Rice, A.L. et al., 2016: Atmospheric methane isotopic record favors fossil sources flat in 1980s and 1990s with recent increase.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113(39)</w:t>
      </w:r>
      <w:r w:rsidRPr="001E7A27">
        <w:rPr>
          <w:rFonts w:cs="Times New Roman"/>
          <w:sz w:val="20"/>
          <w:szCs w:val="20"/>
          <w:lang w:val="en-GB"/>
        </w:rPr>
        <w:t>, 10791–10796, doi:</w:t>
      </w:r>
      <w:hyperlink r:id="rId952" w:history="1">
        <w:r w:rsidRPr="001E7A27">
          <w:rPr>
            <w:rStyle w:val="Hyperlink"/>
            <w:rFonts w:cs="Times New Roman"/>
            <w:sz w:val="20"/>
            <w:szCs w:val="20"/>
            <w:lang w:val="en-GB"/>
          </w:rPr>
          <w:t>10.1073/pnas.1522923113</w:t>
        </w:r>
      </w:hyperlink>
      <w:r w:rsidRPr="001E7A27">
        <w:rPr>
          <w:rFonts w:cs="Times New Roman"/>
          <w:sz w:val="20"/>
          <w:szCs w:val="20"/>
          <w:lang w:val="en-GB"/>
        </w:rPr>
        <w:t>.</w:t>
      </w:r>
    </w:p>
    <w:p w14:paraId="56CF555A" w14:textId="2CBF7F3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Richardson, M., K. Cowtan, and R.J. Millar, 2018: Global temperature definition affects achievement of long-term climate goals.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13(5)</w:t>
      </w:r>
      <w:r w:rsidRPr="001E7A27">
        <w:rPr>
          <w:rFonts w:cs="Times New Roman"/>
          <w:sz w:val="20"/>
          <w:szCs w:val="20"/>
          <w:lang w:val="en-GB"/>
        </w:rPr>
        <w:t>, 054004, doi:</w:t>
      </w:r>
      <w:hyperlink r:id="rId953" w:history="1">
        <w:r w:rsidRPr="001E7A27">
          <w:rPr>
            <w:rStyle w:val="Hyperlink"/>
            <w:rFonts w:cs="Times New Roman"/>
            <w:sz w:val="20"/>
            <w:szCs w:val="20"/>
            <w:lang w:val="en-GB"/>
          </w:rPr>
          <w:t>10.1088/1748-9326/aab305</w:t>
        </w:r>
      </w:hyperlink>
      <w:r w:rsidRPr="001E7A27">
        <w:rPr>
          <w:rFonts w:cs="Times New Roman"/>
          <w:sz w:val="20"/>
          <w:szCs w:val="20"/>
          <w:lang w:val="en-GB"/>
        </w:rPr>
        <w:t>.</w:t>
      </w:r>
    </w:p>
    <w:p w14:paraId="497FA257" w14:textId="3F6584D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Richardson, T.L., 2019: Mechanisms and Pathways of Small-Phytoplankton Export from the Surface Ocean. </w:t>
      </w:r>
      <w:r w:rsidRPr="001E7A27">
        <w:rPr>
          <w:rFonts w:cs="Times New Roman"/>
          <w:i/>
          <w:sz w:val="20"/>
          <w:szCs w:val="20"/>
          <w:lang w:val="en-GB"/>
        </w:rPr>
        <w:t>Annual Review of Marine Science</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57–74, doi:</w:t>
      </w:r>
      <w:hyperlink r:id="rId954" w:history="1">
        <w:r w:rsidRPr="001E7A27">
          <w:rPr>
            <w:rStyle w:val="Hyperlink"/>
            <w:rFonts w:cs="Times New Roman"/>
            <w:sz w:val="20"/>
            <w:szCs w:val="20"/>
            <w:lang w:val="en-GB"/>
          </w:rPr>
          <w:t>10.1146/annurev-marine-121916-063627</w:t>
        </w:r>
      </w:hyperlink>
      <w:r w:rsidRPr="001E7A27">
        <w:rPr>
          <w:rFonts w:cs="Times New Roman"/>
          <w:sz w:val="20"/>
          <w:szCs w:val="20"/>
          <w:lang w:val="en-GB"/>
        </w:rPr>
        <w:t>.</w:t>
      </w:r>
    </w:p>
    <w:p w14:paraId="34A5FE9A" w14:textId="4346242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Ricke, K.L. and K. Caldeira, 2014: Maximum warming occurs about one decade after a carbon dioxide emission.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9(12)</w:t>
      </w:r>
      <w:r w:rsidRPr="001E7A27">
        <w:rPr>
          <w:rFonts w:cs="Times New Roman"/>
          <w:sz w:val="20"/>
          <w:szCs w:val="20"/>
          <w:lang w:val="en-GB"/>
        </w:rPr>
        <w:t>, 124002, doi:</w:t>
      </w:r>
      <w:hyperlink r:id="rId955" w:history="1">
        <w:r w:rsidRPr="001E7A27">
          <w:rPr>
            <w:rStyle w:val="Hyperlink"/>
            <w:rFonts w:cs="Times New Roman"/>
            <w:sz w:val="20"/>
            <w:szCs w:val="20"/>
            <w:lang w:val="en-GB"/>
          </w:rPr>
          <w:t>10.1088/1748-9326/9/12/124002</w:t>
        </w:r>
      </w:hyperlink>
      <w:r w:rsidRPr="001E7A27">
        <w:rPr>
          <w:rFonts w:cs="Times New Roman"/>
          <w:sz w:val="20"/>
          <w:szCs w:val="20"/>
          <w:lang w:val="en-GB"/>
        </w:rPr>
        <w:t>.</w:t>
      </w:r>
    </w:p>
    <w:p w14:paraId="74E597E3" w14:textId="5B8DE7C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Rigby, M. et al., 2008: Renewed growth of atmospheric methane.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35(22)</w:t>
      </w:r>
      <w:r w:rsidRPr="001E7A27">
        <w:rPr>
          <w:rFonts w:cs="Times New Roman"/>
          <w:sz w:val="20"/>
          <w:szCs w:val="20"/>
          <w:lang w:val="en-GB"/>
        </w:rPr>
        <w:t>, L22805, doi:</w:t>
      </w:r>
      <w:hyperlink r:id="rId956" w:history="1">
        <w:r w:rsidRPr="001E7A27">
          <w:rPr>
            <w:rStyle w:val="Hyperlink"/>
            <w:rFonts w:cs="Times New Roman"/>
            <w:sz w:val="20"/>
            <w:szCs w:val="20"/>
            <w:lang w:val="en-GB"/>
          </w:rPr>
          <w:t>10.1029/2008gl036037</w:t>
        </w:r>
      </w:hyperlink>
      <w:r w:rsidRPr="001E7A27">
        <w:rPr>
          <w:rFonts w:cs="Times New Roman"/>
          <w:sz w:val="20"/>
          <w:szCs w:val="20"/>
          <w:lang w:val="en-GB"/>
        </w:rPr>
        <w:t>.</w:t>
      </w:r>
    </w:p>
    <w:p w14:paraId="6E00862A" w14:textId="67A1F21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Rigby, M. et al., 2017: Role of atmospheric oxidation in recent methane growth. </w:t>
      </w:r>
      <w:r w:rsidRPr="001E7A27">
        <w:rPr>
          <w:rFonts w:cs="Times New Roman"/>
          <w:i/>
          <w:sz w:val="20"/>
          <w:szCs w:val="20"/>
          <w:lang w:val="en-GB"/>
        </w:rPr>
        <w:t>Proceedings of the National Academy of Sciences of the United States of America</w:t>
      </w:r>
      <w:r w:rsidRPr="001E7A27">
        <w:rPr>
          <w:rFonts w:cs="Times New Roman"/>
          <w:sz w:val="20"/>
          <w:szCs w:val="20"/>
          <w:lang w:val="en-GB"/>
        </w:rPr>
        <w:t xml:space="preserve">, </w:t>
      </w:r>
      <w:r w:rsidRPr="001E7A27">
        <w:rPr>
          <w:rFonts w:cs="Times New Roman"/>
          <w:b/>
          <w:sz w:val="20"/>
          <w:szCs w:val="20"/>
          <w:lang w:val="en-GB"/>
        </w:rPr>
        <w:t>114(21)</w:t>
      </w:r>
      <w:r w:rsidRPr="001E7A27">
        <w:rPr>
          <w:rFonts w:cs="Times New Roman"/>
          <w:sz w:val="20"/>
          <w:szCs w:val="20"/>
          <w:lang w:val="en-GB"/>
        </w:rPr>
        <w:t>, 5373–5377, doi:</w:t>
      </w:r>
      <w:hyperlink r:id="rId957" w:history="1">
        <w:r w:rsidRPr="001E7A27">
          <w:rPr>
            <w:rStyle w:val="Hyperlink"/>
            <w:rFonts w:cs="Times New Roman"/>
            <w:sz w:val="20"/>
            <w:szCs w:val="20"/>
            <w:lang w:val="en-GB"/>
          </w:rPr>
          <w:t>10.1073/pnas.1616426114</w:t>
        </w:r>
      </w:hyperlink>
      <w:r w:rsidRPr="001E7A27">
        <w:rPr>
          <w:rFonts w:cs="Times New Roman"/>
          <w:sz w:val="20"/>
          <w:szCs w:val="20"/>
          <w:lang w:val="en-GB"/>
        </w:rPr>
        <w:t>.</w:t>
      </w:r>
    </w:p>
    <w:p w14:paraId="4AD16639" w14:textId="4765E9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Ringeval, B. et al., 2011: Climate-CH4 feedback from wetlands and its interaction with the climate-CO2 feedback.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8(8)</w:t>
      </w:r>
      <w:r w:rsidRPr="001E7A27">
        <w:rPr>
          <w:rFonts w:cs="Times New Roman"/>
          <w:sz w:val="20"/>
          <w:szCs w:val="20"/>
          <w:lang w:val="en-GB"/>
        </w:rPr>
        <w:t>, 2137–2157, doi:</w:t>
      </w:r>
      <w:hyperlink r:id="rId958" w:history="1">
        <w:r w:rsidRPr="001E7A27">
          <w:rPr>
            <w:rStyle w:val="Hyperlink"/>
            <w:rFonts w:cs="Times New Roman"/>
            <w:sz w:val="20"/>
            <w:szCs w:val="20"/>
            <w:lang w:val="en-GB"/>
          </w:rPr>
          <w:t>10.5194/bg-8-2137-2011</w:t>
        </w:r>
      </w:hyperlink>
      <w:r w:rsidRPr="001E7A27">
        <w:rPr>
          <w:rFonts w:cs="Times New Roman"/>
          <w:sz w:val="20"/>
          <w:szCs w:val="20"/>
          <w:lang w:val="en-GB"/>
        </w:rPr>
        <w:t>.</w:t>
      </w:r>
    </w:p>
    <w:p w14:paraId="2BC5D1E8" w14:textId="25BB9A3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Ríos, A.F. et al., 2015: Decadal acidification in the water masses of the Atlantic Ocean.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112(32)</w:t>
      </w:r>
      <w:r w:rsidRPr="001E7A27">
        <w:rPr>
          <w:rFonts w:cs="Times New Roman"/>
          <w:sz w:val="20"/>
          <w:szCs w:val="20"/>
          <w:lang w:val="en-GB"/>
        </w:rPr>
        <w:t>, 9950–9955, doi:</w:t>
      </w:r>
      <w:hyperlink r:id="rId959" w:history="1">
        <w:r w:rsidRPr="001E7A27">
          <w:rPr>
            <w:rStyle w:val="Hyperlink"/>
            <w:rFonts w:cs="Times New Roman"/>
            <w:sz w:val="20"/>
            <w:szCs w:val="20"/>
            <w:lang w:val="en-GB"/>
          </w:rPr>
          <w:t>10.1073/pnas.1504613112</w:t>
        </w:r>
      </w:hyperlink>
      <w:r w:rsidRPr="001E7A27">
        <w:rPr>
          <w:rFonts w:cs="Times New Roman"/>
          <w:sz w:val="20"/>
          <w:szCs w:val="20"/>
          <w:lang w:val="en-GB"/>
        </w:rPr>
        <w:t>.</w:t>
      </w:r>
    </w:p>
    <w:p w14:paraId="291845FD" w14:textId="2E67B29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Robinson, C., 2019: Microbial respiration, the engine of ocean deoxygenation. </w:t>
      </w:r>
      <w:r w:rsidRPr="001E7A27">
        <w:rPr>
          <w:rFonts w:cs="Times New Roman"/>
          <w:i/>
          <w:sz w:val="20"/>
          <w:szCs w:val="20"/>
          <w:lang w:val="en-GB"/>
        </w:rPr>
        <w:t>Frontiers in Marine Science</w:t>
      </w:r>
      <w:r w:rsidRPr="001E7A27">
        <w:rPr>
          <w:rFonts w:cs="Times New Roman"/>
          <w:sz w:val="20"/>
          <w:szCs w:val="20"/>
          <w:lang w:val="en-GB"/>
        </w:rPr>
        <w:t xml:space="preserve">, </w:t>
      </w:r>
      <w:r w:rsidRPr="001E7A27">
        <w:rPr>
          <w:rFonts w:cs="Times New Roman"/>
          <w:b/>
          <w:sz w:val="20"/>
          <w:szCs w:val="20"/>
          <w:lang w:val="en-GB"/>
        </w:rPr>
        <w:t>5</w:t>
      </w:r>
      <w:r w:rsidRPr="001E7A27">
        <w:rPr>
          <w:rFonts w:cs="Times New Roman"/>
          <w:sz w:val="20"/>
          <w:szCs w:val="20"/>
          <w:lang w:val="en-GB"/>
        </w:rPr>
        <w:t>, 533, doi:</w:t>
      </w:r>
      <w:hyperlink r:id="rId960" w:history="1">
        <w:r w:rsidRPr="001E7A27">
          <w:rPr>
            <w:rStyle w:val="Hyperlink"/>
            <w:rFonts w:cs="Times New Roman"/>
            <w:sz w:val="20"/>
            <w:szCs w:val="20"/>
            <w:lang w:val="en-GB"/>
          </w:rPr>
          <w:t>10.3389/fmars.2018.00533</w:t>
        </w:r>
      </w:hyperlink>
      <w:r w:rsidRPr="001E7A27">
        <w:rPr>
          <w:rFonts w:cs="Times New Roman"/>
          <w:sz w:val="20"/>
          <w:szCs w:val="20"/>
          <w:lang w:val="en-GB"/>
        </w:rPr>
        <w:t>.</w:t>
      </w:r>
    </w:p>
    <w:p w14:paraId="5B3C3F3F" w14:textId="65B1AB1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Robinson, J. et al., 2014: How deep is deep enough? Ocean iron fertilization and carbon sequestration in the Southern Ocean.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41(7)</w:t>
      </w:r>
      <w:r w:rsidRPr="001E7A27">
        <w:rPr>
          <w:rFonts w:cs="Times New Roman"/>
          <w:sz w:val="20"/>
          <w:szCs w:val="20"/>
          <w:lang w:val="en-GB"/>
        </w:rPr>
        <w:t>, 2489–2495, doi:</w:t>
      </w:r>
      <w:hyperlink r:id="rId961" w:history="1">
        <w:r w:rsidRPr="001E7A27">
          <w:rPr>
            <w:rStyle w:val="Hyperlink"/>
            <w:rFonts w:cs="Times New Roman"/>
            <w:sz w:val="20"/>
            <w:szCs w:val="20"/>
            <w:lang w:val="en-GB"/>
          </w:rPr>
          <w:t>10.1002/2013gl058799</w:t>
        </w:r>
      </w:hyperlink>
      <w:r w:rsidRPr="001E7A27">
        <w:rPr>
          <w:rFonts w:cs="Times New Roman"/>
          <w:sz w:val="20"/>
          <w:szCs w:val="20"/>
          <w:lang w:val="en-GB"/>
        </w:rPr>
        <w:t>.</w:t>
      </w:r>
    </w:p>
    <w:p w14:paraId="6BFDB898" w14:textId="717ED1D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Rödenbeck, C., S. Zaehle, R. Keeling, and M. Heimann, 2018: History of El Niño impacts on the global carbon cycle 1957–2017: a quantification from atmospheric CO2 data. </w:t>
      </w:r>
      <w:r w:rsidRPr="001E7A27">
        <w:rPr>
          <w:rFonts w:cs="Times New Roman"/>
          <w:i/>
          <w:sz w:val="20"/>
          <w:szCs w:val="20"/>
          <w:lang w:val="en-GB"/>
        </w:rPr>
        <w:t>Philosophical Transactions of the Royal Society B: Biological Sciences</w:t>
      </w:r>
      <w:r w:rsidRPr="001E7A27">
        <w:rPr>
          <w:rFonts w:cs="Times New Roman"/>
          <w:sz w:val="20"/>
          <w:szCs w:val="20"/>
          <w:lang w:val="en-GB"/>
        </w:rPr>
        <w:t xml:space="preserve">, </w:t>
      </w:r>
      <w:r w:rsidRPr="001E7A27">
        <w:rPr>
          <w:rFonts w:cs="Times New Roman"/>
          <w:b/>
          <w:sz w:val="20"/>
          <w:szCs w:val="20"/>
          <w:lang w:val="en-GB"/>
        </w:rPr>
        <w:t>373(1760)</w:t>
      </w:r>
      <w:r w:rsidRPr="001E7A27">
        <w:rPr>
          <w:rFonts w:cs="Times New Roman"/>
          <w:sz w:val="20"/>
          <w:szCs w:val="20"/>
          <w:lang w:val="en-GB"/>
        </w:rPr>
        <w:t>, 20170303, doi:</w:t>
      </w:r>
      <w:hyperlink r:id="rId962" w:history="1">
        <w:r w:rsidRPr="001E7A27">
          <w:rPr>
            <w:rStyle w:val="Hyperlink"/>
            <w:rFonts w:cs="Times New Roman"/>
            <w:sz w:val="20"/>
            <w:szCs w:val="20"/>
            <w:lang w:val="en-GB"/>
          </w:rPr>
          <w:t>10.1098/rstb.2017.0303</w:t>
        </w:r>
      </w:hyperlink>
      <w:r w:rsidRPr="001E7A27">
        <w:rPr>
          <w:rFonts w:cs="Times New Roman"/>
          <w:sz w:val="20"/>
          <w:szCs w:val="20"/>
          <w:lang w:val="en-GB"/>
        </w:rPr>
        <w:t>.</w:t>
      </w:r>
    </w:p>
    <w:p w14:paraId="2944E818" w14:textId="70776E9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Rödenbeck, C. et al., 2014: Interannual sea–air CO2 flux variability from an observation-driven ocean mixed-layer scheme.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11(17)</w:t>
      </w:r>
      <w:r w:rsidRPr="001E7A27">
        <w:rPr>
          <w:rFonts w:cs="Times New Roman"/>
          <w:sz w:val="20"/>
          <w:szCs w:val="20"/>
          <w:lang w:val="en-GB"/>
        </w:rPr>
        <w:t>, 4599–4613, doi:</w:t>
      </w:r>
      <w:hyperlink r:id="rId963" w:history="1">
        <w:r w:rsidRPr="001E7A27">
          <w:rPr>
            <w:rStyle w:val="Hyperlink"/>
            <w:rFonts w:cs="Times New Roman"/>
            <w:sz w:val="20"/>
            <w:szCs w:val="20"/>
            <w:lang w:val="en-GB"/>
          </w:rPr>
          <w:t>10.5194/bg-11-4599-2014</w:t>
        </w:r>
      </w:hyperlink>
      <w:r w:rsidRPr="001E7A27">
        <w:rPr>
          <w:rFonts w:cs="Times New Roman"/>
          <w:sz w:val="20"/>
          <w:szCs w:val="20"/>
          <w:lang w:val="en-GB"/>
        </w:rPr>
        <w:t>.</w:t>
      </w:r>
    </w:p>
    <w:p w14:paraId="30DB5BE5" w14:textId="5938711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Roderick, M.L., P. Greve, and G. Farquharm, 2015: On the assessment of aridity with changes in atmospheric CO2. </w:t>
      </w:r>
      <w:r w:rsidRPr="001E7A27">
        <w:rPr>
          <w:rFonts w:cs="Times New Roman"/>
          <w:i/>
          <w:sz w:val="20"/>
          <w:szCs w:val="20"/>
          <w:lang w:val="en-GB"/>
        </w:rPr>
        <w:t>Water Resources Research</w:t>
      </w:r>
      <w:r w:rsidRPr="001E7A27">
        <w:rPr>
          <w:rFonts w:cs="Times New Roman"/>
          <w:sz w:val="20"/>
          <w:szCs w:val="20"/>
          <w:lang w:val="en-GB"/>
        </w:rPr>
        <w:t xml:space="preserve">, </w:t>
      </w:r>
      <w:r w:rsidRPr="001E7A27">
        <w:rPr>
          <w:rFonts w:cs="Times New Roman"/>
          <w:b/>
          <w:sz w:val="20"/>
          <w:szCs w:val="20"/>
          <w:lang w:val="en-GB"/>
        </w:rPr>
        <w:t>51</w:t>
      </w:r>
      <w:r w:rsidRPr="001E7A27">
        <w:rPr>
          <w:rFonts w:cs="Times New Roman"/>
          <w:sz w:val="20"/>
          <w:szCs w:val="20"/>
          <w:lang w:val="en-GB"/>
        </w:rPr>
        <w:t>, 5450–5463.</w:t>
      </w:r>
    </w:p>
    <w:p w14:paraId="6556BBFE" w14:textId="361D928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Rodgers, K.B. et al., 2020: Reemergence of Anthropogenic Carbon Into the Ocean’s Mixed Layer Strongly Amplifies Transient Climate Sensitivity.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47(18)</w:t>
      </w:r>
      <w:r w:rsidRPr="001E7A27">
        <w:rPr>
          <w:rFonts w:cs="Times New Roman"/>
          <w:sz w:val="20"/>
          <w:szCs w:val="20"/>
          <w:lang w:val="en-GB"/>
        </w:rPr>
        <w:t>, doi:</w:t>
      </w:r>
      <w:hyperlink r:id="rId964" w:history="1">
        <w:r w:rsidRPr="001E7A27">
          <w:rPr>
            <w:rStyle w:val="Hyperlink"/>
            <w:rFonts w:cs="Times New Roman"/>
            <w:sz w:val="20"/>
            <w:szCs w:val="20"/>
            <w:lang w:val="en-GB"/>
          </w:rPr>
          <w:t>10.1029/2020gl089275</w:t>
        </w:r>
      </w:hyperlink>
      <w:r w:rsidRPr="001E7A27">
        <w:rPr>
          <w:rFonts w:cs="Times New Roman"/>
          <w:sz w:val="20"/>
          <w:szCs w:val="20"/>
          <w:lang w:val="en-GB"/>
        </w:rPr>
        <w:t>.</w:t>
      </w:r>
    </w:p>
    <w:p w14:paraId="278A7386" w14:textId="2563617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Rogelj, J., M. Meinshausen, and R. Knutti, 2012: Global warming under old and new scenarios using IPCC climate sensitivity range estimates.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2(4)</w:t>
      </w:r>
      <w:r w:rsidRPr="001E7A27">
        <w:rPr>
          <w:rFonts w:cs="Times New Roman"/>
          <w:sz w:val="20"/>
          <w:szCs w:val="20"/>
          <w:lang w:val="en-GB"/>
        </w:rPr>
        <w:t>, 248–253, doi:</w:t>
      </w:r>
      <w:hyperlink r:id="rId965" w:history="1">
        <w:r w:rsidRPr="001E7A27">
          <w:rPr>
            <w:rStyle w:val="Hyperlink"/>
            <w:rFonts w:cs="Times New Roman"/>
            <w:sz w:val="20"/>
            <w:szCs w:val="20"/>
            <w:lang w:val="en-GB"/>
          </w:rPr>
          <w:t>10.1038/nclimate1385</w:t>
        </w:r>
      </w:hyperlink>
      <w:r w:rsidRPr="001E7A27">
        <w:rPr>
          <w:rFonts w:cs="Times New Roman"/>
          <w:sz w:val="20"/>
          <w:szCs w:val="20"/>
          <w:lang w:val="en-GB"/>
        </w:rPr>
        <w:t>.</w:t>
      </w:r>
    </w:p>
    <w:p w14:paraId="709E468D" w14:textId="3C6E303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Rogelj, J., M. Meinshausen, M. Schaeffer, R. Knutti, and K. Riahi, 2015a: Impact of short-lived non-CO2 mitigation on carbon budgets for stabilizing global warming.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10(7)</w:t>
      </w:r>
      <w:r w:rsidRPr="001E7A27">
        <w:rPr>
          <w:rFonts w:cs="Times New Roman"/>
          <w:sz w:val="20"/>
          <w:szCs w:val="20"/>
          <w:lang w:val="en-GB"/>
        </w:rPr>
        <w:t>, 075001, doi:</w:t>
      </w:r>
      <w:hyperlink r:id="rId966" w:history="1">
        <w:r w:rsidRPr="001E7A27">
          <w:rPr>
            <w:rStyle w:val="Hyperlink"/>
            <w:rFonts w:cs="Times New Roman"/>
            <w:sz w:val="20"/>
            <w:szCs w:val="20"/>
            <w:lang w:val="en-GB"/>
          </w:rPr>
          <w:t>10.1088/1748-9326/10/7/075001</w:t>
        </w:r>
      </w:hyperlink>
      <w:r w:rsidRPr="001E7A27">
        <w:rPr>
          <w:rFonts w:cs="Times New Roman"/>
          <w:sz w:val="20"/>
          <w:szCs w:val="20"/>
          <w:lang w:val="en-GB"/>
        </w:rPr>
        <w:t>.</w:t>
      </w:r>
    </w:p>
    <w:p w14:paraId="6A3CC27C" w14:textId="069DC0F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Rogelj, J., P.M. Forster, E. Kriegler, C.J. Smith, and R. Séférian, 2019: Estimating and tracking the remaining carbon budget for stringent climate targets.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571(7765)</w:t>
      </w:r>
      <w:r w:rsidRPr="001E7A27">
        <w:rPr>
          <w:rFonts w:cs="Times New Roman"/>
          <w:sz w:val="20"/>
          <w:szCs w:val="20"/>
          <w:lang w:val="en-GB"/>
        </w:rPr>
        <w:t>, 335–342, doi:</w:t>
      </w:r>
      <w:hyperlink r:id="rId967" w:history="1">
        <w:r w:rsidRPr="001E7A27">
          <w:rPr>
            <w:rStyle w:val="Hyperlink"/>
            <w:rFonts w:cs="Times New Roman"/>
            <w:sz w:val="20"/>
            <w:szCs w:val="20"/>
            <w:lang w:val="en-GB"/>
          </w:rPr>
          <w:t>10.1038/s41586-019-1368-z</w:t>
        </w:r>
      </w:hyperlink>
      <w:r w:rsidRPr="001E7A27">
        <w:rPr>
          <w:rFonts w:cs="Times New Roman"/>
          <w:sz w:val="20"/>
          <w:szCs w:val="20"/>
          <w:lang w:val="en-GB"/>
        </w:rPr>
        <w:t>.</w:t>
      </w:r>
    </w:p>
    <w:p w14:paraId="6D00B8C4" w14:textId="46587A2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Rogelj, J. et al., 2015b: Mitigation choices impact carbon budget size compatible with low temperature goals.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10(7)</w:t>
      </w:r>
      <w:r w:rsidRPr="001E7A27">
        <w:rPr>
          <w:rFonts w:cs="Times New Roman"/>
          <w:sz w:val="20"/>
          <w:szCs w:val="20"/>
          <w:lang w:val="en-GB"/>
        </w:rPr>
        <w:t>, 075003, doi:</w:t>
      </w:r>
      <w:hyperlink r:id="rId968" w:history="1">
        <w:r w:rsidRPr="001E7A27">
          <w:rPr>
            <w:rStyle w:val="Hyperlink"/>
            <w:rFonts w:cs="Times New Roman"/>
            <w:sz w:val="20"/>
            <w:szCs w:val="20"/>
            <w:lang w:val="en-GB"/>
          </w:rPr>
          <w:t>10.1088/1748-9326/10/7/075003</w:t>
        </w:r>
      </w:hyperlink>
      <w:r w:rsidRPr="001E7A27">
        <w:rPr>
          <w:rFonts w:cs="Times New Roman"/>
          <w:sz w:val="20"/>
          <w:szCs w:val="20"/>
          <w:lang w:val="en-GB"/>
        </w:rPr>
        <w:t>.</w:t>
      </w:r>
    </w:p>
    <w:p w14:paraId="4B529783" w14:textId="3EC72C8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Rogelj, J. et al., 2016: Differences between carbon budget estimates unravelled.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6(3)</w:t>
      </w:r>
      <w:r w:rsidRPr="001E7A27">
        <w:rPr>
          <w:rFonts w:cs="Times New Roman"/>
          <w:sz w:val="20"/>
          <w:szCs w:val="20"/>
          <w:lang w:val="en-GB"/>
        </w:rPr>
        <w:t>, 245–252, doi:</w:t>
      </w:r>
      <w:hyperlink r:id="rId969" w:history="1">
        <w:r w:rsidRPr="001E7A27">
          <w:rPr>
            <w:rStyle w:val="Hyperlink"/>
            <w:rFonts w:cs="Times New Roman"/>
            <w:sz w:val="20"/>
            <w:szCs w:val="20"/>
            <w:lang w:val="en-GB"/>
          </w:rPr>
          <w:t>10.1038/nclimate2868</w:t>
        </w:r>
      </w:hyperlink>
      <w:r w:rsidRPr="001E7A27">
        <w:rPr>
          <w:rFonts w:cs="Times New Roman"/>
          <w:sz w:val="20"/>
          <w:szCs w:val="20"/>
          <w:lang w:val="en-GB"/>
        </w:rPr>
        <w:t>.</w:t>
      </w:r>
    </w:p>
    <w:p w14:paraId="7A035C00" w14:textId="50749C5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Rogelj, J. et al., 2018a: Scenarios towards limiting global mean temperature increase below 1.5°C.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8(4)</w:t>
      </w:r>
      <w:r w:rsidRPr="001E7A27">
        <w:rPr>
          <w:rFonts w:cs="Times New Roman"/>
          <w:sz w:val="20"/>
          <w:szCs w:val="20"/>
          <w:lang w:val="en-GB"/>
        </w:rPr>
        <w:t>, 325–332, doi:</w:t>
      </w:r>
      <w:hyperlink r:id="rId970" w:history="1">
        <w:r w:rsidRPr="001E7A27">
          <w:rPr>
            <w:rStyle w:val="Hyperlink"/>
            <w:rFonts w:cs="Times New Roman"/>
            <w:sz w:val="20"/>
            <w:szCs w:val="20"/>
            <w:lang w:val="en-GB"/>
          </w:rPr>
          <w:t>10.1038/s41558-018-0091-3</w:t>
        </w:r>
      </w:hyperlink>
      <w:r w:rsidRPr="001E7A27">
        <w:rPr>
          <w:rFonts w:cs="Times New Roman"/>
          <w:sz w:val="20"/>
          <w:szCs w:val="20"/>
          <w:lang w:val="en-GB"/>
        </w:rPr>
        <w:t>.</w:t>
      </w:r>
    </w:p>
    <w:p w14:paraId="249D7FAE" w14:textId="29074D5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Rogelj, J. et al., 2018b: Mitigation Pathways Compatible with 1.5°C in the Context of Sustainable Development. In: </w:t>
      </w:r>
      <w:r w:rsidRPr="001E7A27">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1E7A27">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93–174.</w:t>
      </w:r>
    </w:p>
    <w:p w14:paraId="182E0B19" w14:textId="5C971F8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Rogers, K. et al., 2019: Wetland carbon storage controlled by millennial-scale variation in relative sea-level rise.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567(7746)</w:t>
      </w:r>
      <w:r w:rsidRPr="001E7A27">
        <w:rPr>
          <w:rFonts w:cs="Times New Roman"/>
          <w:sz w:val="20"/>
          <w:szCs w:val="20"/>
          <w:lang w:val="en-GB"/>
        </w:rPr>
        <w:t>, 91–95, doi:</w:t>
      </w:r>
      <w:hyperlink r:id="rId971" w:history="1">
        <w:r w:rsidRPr="001E7A27">
          <w:rPr>
            <w:rStyle w:val="Hyperlink"/>
            <w:rFonts w:cs="Times New Roman"/>
            <w:sz w:val="20"/>
            <w:szCs w:val="20"/>
            <w:lang w:val="en-GB"/>
          </w:rPr>
          <w:t>10.1038/s41586-019-0951-7</w:t>
        </w:r>
      </w:hyperlink>
      <w:r w:rsidRPr="001E7A27">
        <w:rPr>
          <w:rFonts w:cs="Times New Roman"/>
          <w:sz w:val="20"/>
          <w:szCs w:val="20"/>
          <w:lang w:val="en-GB"/>
        </w:rPr>
        <w:t>.</w:t>
      </w:r>
    </w:p>
    <w:p w14:paraId="2CA213E2" w14:textId="0DD65DC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Ronge, T.A. et al., 2016: Radiocarbon constraints on the extent and evolution of the South Pacific glacial carbon pool.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11487, doi:</w:t>
      </w:r>
      <w:hyperlink r:id="rId972" w:history="1">
        <w:r w:rsidRPr="001E7A27">
          <w:rPr>
            <w:rStyle w:val="Hyperlink"/>
            <w:rFonts w:cs="Times New Roman"/>
            <w:sz w:val="20"/>
            <w:szCs w:val="20"/>
            <w:lang w:val="en-GB"/>
          </w:rPr>
          <w:t>10.1038/ncomms11487</w:t>
        </w:r>
      </w:hyperlink>
      <w:r w:rsidRPr="001E7A27">
        <w:rPr>
          <w:rFonts w:cs="Times New Roman"/>
          <w:sz w:val="20"/>
          <w:szCs w:val="20"/>
          <w:lang w:val="en-GB"/>
        </w:rPr>
        <w:t>.</w:t>
      </w:r>
    </w:p>
    <w:p w14:paraId="73D9971A" w14:textId="5E92F6D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Roobaert, A., G.G. Laruelle, P. Landschützer, and P. Regnier, 2018: Uncertainty in the global oceanic CO2 uptake induced by wind forcing: quantification and spatial analysis.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15(6)</w:t>
      </w:r>
      <w:r w:rsidRPr="001E7A27">
        <w:rPr>
          <w:rFonts w:cs="Times New Roman"/>
          <w:sz w:val="20"/>
          <w:szCs w:val="20"/>
          <w:lang w:val="en-GB"/>
        </w:rPr>
        <w:t>, 1701–1720, doi:</w:t>
      </w:r>
      <w:hyperlink r:id="rId973" w:history="1">
        <w:r w:rsidRPr="001E7A27">
          <w:rPr>
            <w:rStyle w:val="Hyperlink"/>
            <w:rFonts w:cs="Times New Roman"/>
            <w:sz w:val="20"/>
            <w:szCs w:val="20"/>
            <w:lang w:val="en-GB"/>
          </w:rPr>
          <w:t>10.5194/bg-15-1701-2018</w:t>
        </w:r>
      </w:hyperlink>
      <w:r w:rsidRPr="001E7A27">
        <w:rPr>
          <w:rFonts w:cs="Times New Roman"/>
          <w:sz w:val="20"/>
          <w:szCs w:val="20"/>
          <w:lang w:val="en-GB"/>
        </w:rPr>
        <w:t>.</w:t>
      </w:r>
    </w:p>
    <w:p w14:paraId="4713F36A" w14:textId="61DF8EB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Roobaert, A. et al., 2019: The spatiotemporal dynamics of the sources and sinks of CO2 in the global coastal ocean.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33(12)</w:t>
      </w:r>
      <w:r w:rsidRPr="001E7A27">
        <w:rPr>
          <w:rFonts w:cs="Times New Roman"/>
          <w:sz w:val="20"/>
          <w:szCs w:val="20"/>
          <w:lang w:val="en-GB"/>
        </w:rPr>
        <w:t>, 2019GB006239, doi:</w:t>
      </w:r>
      <w:hyperlink r:id="rId974" w:history="1">
        <w:r w:rsidRPr="001E7A27">
          <w:rPr>
            <w:rStyle w:val="Hyperlink"/>
            <w:rFonts w:cs="Times New Roman"/>
            <w:sz w:val="20"/>
            <w:szCs w:val="20"/>
            <w:lang w:val="en-GB"/>
          </w:rPr>
          <w:t>10.1029/2019gb006239</w:t>
        </w:r>
      </w:hyperlink>
      <w:r w:rsidRPr="001E7A27">
        <w:rPr>
          <w:rFonts w:cs="Times New Roman"/>
          <w:sz w:val="20"/>
          <w:szCs w:val="20"/>
          <w:lang w:val="en-GB"/>
        </w:rPr>
        <w:t>.</w:t>
      </w:r>
    </w:p>
    <w:p w14:paraId="587313FD" w14:textId="2D2381D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Rosa, L., J.A. Reimer, M.S. Went, and P. D’Odorico, 2020: Hydrological limits to carbon capture and storage. </w:t>
      </w:r>
      <w:r w:rsidRPr="001E7A27">
        <w:rPr>
          <w:rFonts w:cs="Times New Roman"/>
          <w:i/>
          <w:sz w:val="20"/>
          <w:szCs w:val="20"/>
          <w:lang w:val="en-GB"/>
        </w:rPr>
        <w:t>Nature Sustainability</w:t>
      </w:r>
      <w:r w:rsidRPr="001E7A27">
        <w:rPr>
          <w:rFonts w:cs="Times New Roman"/>
          <w:sz w:val="20"/>
          <w:szCs w:val="20"/>
          <w:lang w:val="en-GB"/>
        </w:rPr>
        <w:t xml:space="preserve">, </w:t>
      </w:r>
      <w:r w:rsidRPr="001E7A27">
        <w:rPr>
          <w:rFonts w:cs="Times New Roman"/>
          <w:b/>
          <w:sz w:val="20"/>
          <w:szCs w:val="20"/>
          <w:lang w:val="en-GB"/>
        </w:rPr>
        <w:t>3(8)</w:t>
      </w:r>
      <w:r w:rsidRPr="001E7A27">
        <w:rPr>
          <w:rFonts w:cs="Times New Roman"/>
          <w:sz w:val="20"/>
          <w:szCs w:val="20"/>
          <w:lang w:val="en-GB"/>
        </w:rPr>
        <w:t>, 658–666, doi:</w:t>
      </w:r>
      <w:hyperlink r:id="rId975" w:history="1">
        <w:r w:rsidRPr="001E7A27">
          <w:rPr>
            <w:rStyle w:val="Hyperlink"/>
            <w:rFonts w:cs="Times New Roman"/>
            <w:sz w:val="20"/>
            <w:szCs w:val="20"/>
            <w:lang w:val="en-GB"/>
          </w:rPr>
          <w:t>10.1038/s41893-020-0532-7</w:t>
        </w:r>
      </w:hyperlink>
      <w:r w:rsidRPr="001E7A27">
        <w:rPr>
          <w:rFonts w:cs="Times New Roman"/>
          <w:sz w:val="20"/>
          <w:szCs w:val="20"/>
          <w:lang w:val="en-GB"/>
        </w:rPr>
        <w:t>.</w:t>
      </w:r>
    </w:p>
    <w:p w14:paraId="463A1A35" w14:textId="5DFACCF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Rosentreter, J.A., D.T. Maher, D. Erler, R.H. Murray, and B.D. Eyre, 2018: Methane emissions partially offset “blue carbon” burial in mangroves. </w:t>
      </w:r>
      <w:r w:rsidRPr="001E7A27">
        <w:rPr>
          <w:rFonts w:cs="Times New Roman"/>
          <w:i/>
          <w:sz w:val="20"/>
          <w:szCs w:val="20"/>
          <w:lang w:val="en-GB"/>
        </w:rPr>
        <w:t>Science Advances</w:t>
      </w:r>
      <w:r w:rsidRPr="001E7A27">
        <w:rPr>
          <w:rFonts w:cs="Times New Roman"/>
          <w:sz w:val="20"/>
          <w:szCs w:val="20"/>
          <w:lang w:val="en-GB"/>
        </w:rPr>
        <w:t xml:space="preserve">, </w:t>
      </w:r>
      <w:r w:rsidRPr="001E7A27">
        <w:rPr>
          <w:rFonts w:cs="Times New Roman"/>
          <w:b/>
          <w:sz w:val="20"/>
          <w:szCs w:val="20"/>
          <w:lang w:val="en-GB"/>
        </w:rPr>
        <w:t>4(6)</w:t>
      </w:r>
      <w:r w:rsidRPr="001E7A27">
        <w:rPr>
          <w:rFonts w:cs="Times New Roman"/>
          <w:sz w:val="20"/>
          <w:szCs w:val="20"/>
          <w:lang w:val="en-GB"/>
        </w:rPr>
        <w:t>, eaao4985, doi:</w:t>
      </w:r>
      <w:hyperlink r:id="rId976" w:history="1">
        <w:r w:rsidRPr="001E7A27">
          <w:rPr>
            <w:rStyle w:val="Hyperlink"/>
            <w:rFonts w:cs="Times New Roman"/>
            <w:sz w:val="20"/>
            <w:szCs w:val="20"/>
            <w:lang w:val="en-GB"/>
          </w:rPr>
          <w:t>10.1126/sciadv.aao4985</w:t>
        </w:r>
      </w:hyperlink>
      <w:r w:rsidRPr="001E7A27">
        <w:rPr>
          <w:rFonts w:cs="Times New Roman"/>
          <w:sz w:val="20"/>
          <w:szCs w:val="20"/>
          <w:lang w:val="en-GB"/>
        </w:rPr>
        <w:t>.</w:t>
      </w:r>
    </w:p>
    <w:p w14:paraId="7995552C" w14:textId="3561415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Roshan, S. and T. DeVries, 2017: Efficient dissolved organic carbon production and export in the oligotrophic ocean.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2036, doi:</w:t>
      </w:r>
      <w:hyperlink r:id="rId977" w:history="1">
        <w:r w:rsidRPr="001E7A27">
          <w:rPr>
            <w:rStyle w:val="Hyperlink"/>
            <w:rFonts w:cs="Times New Roman"/>
            <w:sz w:val="20"/>
            <w:szCs w:val="20"/>
            <w:lang w:val="en-GB"/>
          </w:rPr>
          <w:t>10.1038/s41467-017-02227-3</w:t>
        </w:r>
      </w:hyperlink>
      <w:r w:rsidRPr="001E7A27">
        <w:rPr>
          <w:rFonts w:cs="Times New Roman"/>
          <w:sz w:val="20"/>
          <w:szCs w:val="20"/>
          <w:lang w:val="en-GB"/>
        </w:rPr>
        <w:t>.</w:t>
      </w:r>
    </w:p>
    <w:p w14:paraId="6F145489" w14:textId="4AFCD3B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Roth, R. and F. Joos, 2012: Model limits on the role of volcanic carbon emissions in regulating glacial–interglacial CO2 variations. </w:t>
      </w:r>
      <w:r w:rsidRPr="001E7A27">
        <w:rPr>
          <w:rFonts w:cs="Times New Roman"/>
          <w:i/>
          <w:sz w:val="20"/>
          <w:szCs w:val="20"/>
          <w:lang w:val="en-GB"/>
        </w:rPr>
        <w:t>Earth and Planetary Science Letters</w:t>
      </w:r>
      <w:r w:rsidRPr="001E7A27">
        <w:rPr>
          <w:rFonts w:cs="Times New Roman"/>
          <w:sz w:val="20"/>
          <w:szCs w:val="20"/>
          <w:lang w:val="en-GB"/>
        </w:rPr>
        <w:t xml:space="preserve">, </w:t>
      </w:r>
      <w:r w:rsidRPr="001E7A27">
        <w:rPr>
          <w:rFonts w:cs="Times New Roman"/>
          <w:b/>
          <w:sz w:val="20"/>
          <w:szCs w:val="20"/>
          <w:lang w:val="en-GB"/>
        </w:rPr>
        <w:t>329–330</w:t>
      </w:r>
      <w:r w:rsidRPr="001E7A27">
        <w:rPr>
          <w:rFonts w:cs="Times New Roman"/>
          <w:sz w:val="20"/>
          <w:szCs w:val="20"/>
          <w:lang w:val="en-GB"/>
        </w:rPr>
        <w:t>, 141–149, doi:</w:t>
      </w:r>
      <w:hyperlink r:id="rId978" w:history="1">
        <w:r w:rsidRPr="001E7A27">
          <w:rPr>
            <w:rStyle w:val="Hyperlink"/>
            <w:rFonts w:cs="Times New Roman"/>
            <w:sz w:val="20"/>
            <w:szCs w:val="20"/>
            <w:lang w:val="en-GB"/>
          </w:rPr>
          <w:t>10.1016/j.epsl.2012.02.019</w:t>
        </w:r>
      </w:hyperlink>
      <w:r w:rsidRPr="001E7A27">
        <w:rPr>
          <w:rFonts w:cs="Times New Roman"/>
          <w:sz w:val="20"/>
          <w:szCs w:val="20"/>
          <w:lang w:val="en-GB"/>
        </w:rPr>
        <w:t>.</w:t>
      </w:r>
    </w:p>
    <w:p w14:paraId="6051ED70" w14:textId="71C7951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Roy, J. et al., 2016: Elevated CO2 maintains grassland net carbon uptake under a future heat and drought extreme. </w:t>
      </w:r>
      <w:r w:rsidRPr="001E7A27">
        <w:rPr>
          <w:rFonts w:cs="Times New Roman"/>
          <w:i/>
          <w:sz w:val="20"/>
          <w:szCs w:val="20"/>
          <w:lang w:val="en-GB"/>
        </w:rPr>
        <w:t>Proceedings of the National Academy of Sciences of the United States of America</w:t>
      </w:r>
      <w:r w:rsidRPr="001E7A27">
        <w:rPr>
          <w:rFonts w:cs="Times New Roman"/>
          <w:sz w:val="20"/>
          <w:szCs w:val="20"/>
          <w:lang w:val="en-GB"/>
        </w:rPr>
        <w:t xml:space="preserve">, </w:t>
      </w:r>
      <w:r w:rsidRPr="001E7A27">
        <w:rPr>
          <w:rFonts w:cs="Times New Roman"/>
          <w:b/>
          <w:sz w:val="20"/>
          <w:szCs w:val="20"/>
          <w:lang w:val="en-GB"/>
        </w:rPr>
        <w:t>113(22)</w:t>
      </w:r>
      <w:r w:rsidRPr="001E7A27">
        <w:rPr>
          <w:rFonts w:cs="Times New Roman"/>
          <w:sz w:val="20"/>
          <w:szCs w:val="20"/>
          <w:lang w:val="en-GB"/>
        </w:rPr>
        <w:t>, 6224–6229, doi:</w:t>
      </w:r>
      <w:hyperlink r:id="rId979" w:history="1">
        <w:r w:rsidRPr="001E7A27">
          <w:rPr>
            <w:rStyle w:val="Hyperlink"/>
            <w:rFonts w:cs="Times New Roman"/>
            <w:sz w:val="20"/>
            <w:szCs w:val="20"/>
            <w:lang w:val="en-GB"/>
          </w:rPr>
          <w:t>10.1073/pnas.1524527113</w:t>
        </w:r>
      </w:hyperlink>
      <w:r w:rsidRPr="001E7A27">
        <w:rPr>
          <w:rFonts w:cs="Times New Roman"/>
          <w:sz w:val="20"/>
          <w:szCs w:val="20"/>
          <w:lang w:val="en-GB"/>
        </w:rPr>
        <w:t>.</w:t>
      </w:r>
    </w:p>
    <w:p w14:paraId="10AF17EE" w14:textId="2E87ADE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Roy, J. et al., 2018: Sustainable Development, Poverty Eradication and Reducing Inequalities. In: </w:t>
      </w:r>
      <w:r w:rsidRPr="001E7A27">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1E7A27">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445–538.</w:t>
      </w:r>
    </w:p>
    <w:p w14:paraId="26276F68" w14:textId="150B30D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Roy, T. et al., 2011: Regional impacts of climate change and atmospheric CO2 on future ocean carbon uptake: A multimodel linear feedback analysis.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24(9)</w:t>
      </w:r>
      <w:r w:rsidRPr="001E7A27">
        <w:rPr>
          <w:rFonts w:cs="Times New Roman"/>
          <w:sz w:val="20"/>
          <w:szCs w:val="20"/>
          <w:lang w:val="en-GB"/>
        </w:rPr>
        <w:t>, 2300–2318, doi:</w:t>
      </w:r>
      <w:hyperlink r:id="rId980" w:history="1">
        <w:r w:rsidRPr="001E7A27">
          <w:rPr>
            <w:rStyle w:val="Hyperlink"/>
            <w:rFonts w:cs="Times New Roman"/>
            <w:sz w:val="20"/>
            <w:szCs w:val="20"/>
            <w:lang w:val="en-GB"/>
          </w:rPr>
          <w:t>10.1175/2010jcli3787.1</w:t>
        </w:r>
      </w:hyperlink>
      <w:r w:rsidRPr="001E7A27">
        <w:rPr>
          <w:rFonts w:cs="Times New Roman"/>
          <w:sz w:val="20"/>
          <w:szCs w:val="20"/>
          <w:lang w:val="en-GB"/>
        </w:rPr>
        <w:t>.</w:t>
      </w:r>
    </w:p>
    <w:p w14:paraId="695E4F3F" w14:textId="3505965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Royer, S.-J. et al., 2016: A high-resolution time-depth view of dimethylsulphide cycling in the surface sea.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6</w:t>
      </w:r>
      <w:r w:rsidRPr="001E7A27">
        <w:rPr>
          <w:rFonts w:cs="Times New Roman"/>
          <w:sz w:val="20"/>
          <w:szCs w:val="20"/>
          <w:lang w:val="en-GB"/>
        </w:rPr>
        <w:t>, 32325, doi:</w:t>
      </w:r>
      <w:hyperlink r:id="rId981" w:history="1">
        <w:r w:rsidRPr="001E7A27">
          <w:rPr>
            <w:rStyle w:val="Hyperlink"/>
            <w:rFonts w:cs="Times New Roman"/>
            <w:sz w:val="20"/>
            <w:szCs w:val="20"/>
            <w:lang w:val="en-GB"/>
          </w:rPr>
          <w:t>10.1038/srep32325</w:t>
        </w:r>
      </w:hyperlink>
      <w:r w:rsidRPr="001E7A27">
        <w:rPr>
          <w:rFonts w:cs="Times New Roman"/>
          <w:sz w:val="20"/>
          <w:szCs w:val="20"/>
          <w:lang w:val="en-GB"/>
        </w:rPr>
        <w:t>.</w:t>
      </w:r>
    </w:p>
    <w:p w14:paraId="32661D11" w14:textId="318D272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Rubino, M. et al., 2013: A revised 1000 year atmospheric δ 13 C-CO2 record from Law Dome and South Pole, Antarctica.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118(15)</w:t>
      </w:r>
      <w:r w:rsidRPr="001E7A27">
        <w:rPr>
          <w:rFonts w:cs="Times New Roman"/>
          <w:sz w:val="20"/>
          <w:szCs w:val="20"/>
          <w:lang w:val="en-GB"/>
        </w:rPr>
        <w:t>, 8482–8499, doi:</w:t>
      </w:r>
      <w:hyperlink r:id="rId982" w:history="1">
        <w:r w:rsidRPr="001E7A27">
          <w:rPr>
            <w:rStyle w:val="Hyperlink"/>
            <w:rFonts w:cs="Times New Roman"/>
            <w:sz w:val="20"/>
            <w:szCs w:val="20"/>
            <w:lang w:val="en-GB"/>
          </w:rPr>
          <w:t>10.1002/jgrd.50668</w:t>
        </w:r>
      </w:hyperlink>
      <w:r w:rsidRPr="001E7A27">
        <w:rPr>
          <w:rFonts w:cs="Times New Roman"/>
          <w:sz w:val="20"/>
          <w:szCs w:val="20"/>
          <w:lang w:val="en-GB"/>
        </w:rPr>
        <w:t>.</w:t>
      </w:r>
    </w:p>
    <w:p w14:paraId="0F24A824" w14:textId="045D23C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Ruddiman, W.F. et al., 2016: Late Holocene climate: Natural or anthropogenic? </w:t>
      </w:r>
      <w:r w:rsidRPr="001E7A27">
        <w:rPr>
          <w:rFonts w:cs="Times New Roman"/>
          <w:i/>
          <w:sz w:val="20"/>
          <w:szCs w:val="20"/>
          <w:lang w:val="en-GB"/>
        </w:rPr>
        <w:t>Reviews of Geophysics</w:t>
      </w:r>
      <w:r w:rsidRPr="001E7A27">
        <w:rPr>
          <w:rFonts w:cs="Times New Roman"/>
          <w:sz w:val="20"/>
          <w:szCs w:val="20"/>
          <w:lang w:val="en-GB"/>
        </w:rPr>
        <w:t xml:space="preserve">, </w:t>
      </w:r>
      <w:r w:rsidRPr="001E7A27">
        <w:rPr>
          <w:rFonts w:cs="Times New Roman"/>
          <w:b/>
          <w:sz w:val="20"/>
          <w:szCs w:val="20"/>
          <w:lang w:val="en-GB"/>
        </w:rPr>
        <w:t>54(1)</w:t>
      </w:r>
      <w:r w:rsidRPr="001E7A27">
        <w:rPr>
          <w:rFonts w:cs="Times New Roman"/>
          <w:sz w:val="20"/>
          <w:szCs w:val="20"/>
          <w:lang w:val="en-GB"/>
        </w:rPr>
        <w:t>, 93–118, doi:</w:t>
      </w:r>
      <w:hyperlink r:id="rId983" w:history="1">
        <w:r w:rsidRPr="001E7A27">
          <w:rPr>
            <w:rStyle w:val="Hyperlink"/>
            <w:rFonts w:cs="Times New Roman"/>
            <w:sz w:val="20"/>
            <w:szCs w:val="20"/>
            <w:lang w:val="en-GB"/>
          </w:rPr>
          <w:t>10.1002/2015rg000503</w:t>
        </w:r>
      </w:hyperlink>
      <w:r w:rsidRPr="001E7A27">
        <w:rPr>
          <w:rFonts w:cs="Times New Roman"/>
          <w:sz w:val="20"/>
          <w:szCs w:val="20"/>
          <w:lang w:val="en-GB"/>
        </w:rPr>
        <w:t>.</w:t>
      </w:r>
    </w:p>
    <w:p w14:paraId="043339F5" w14:textId="03CADFE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Ruppel, C., 2015: Permafrost-Associated Gas Hydrate: Is It Really Approximately 1 % of the Global System? </w:t>
      </w:r>
      <w:r w:rsidRPr="001E7A27">
        <w:rPr>
          <w:rFonts w:cs="Times New Roman"/>
          <w:i/>
          <w:sz w:val="20"/>
          <w:szCs w:val="20"/>
          <w:lang w:val="en-GB"/>
        </w:rPr>
        <w:t>Journal of Chemical &amp; Engineering Data</w:t>
      </w:r>
      <w:r w:rsidRPr="001E7A27">
        <w:rPr>
          <w:rFonts w:cs="Times New Roman"/>
          <w:sz w:val="20"/>
          <w:szCs w:val="20"/>
          <w:lang w:val="en-GB"/>
        </w:rPr>
        <w:t xml:space="preserve">, </w:t>
      </w:r>
      <w:r w:rsidRPr="001E7A27">
        <w:rPr>
          <w:rFonts w:cs="Times New Roman"/>
          <w:b/>
          <w:sz w:val="20"/>
          <w:szCs w:val="20"/>
          <w:lang w:val="en-GB"/>
        </w:rPr>
        <w:t>60(2)</w:t>
      </w:r>
      <w:r w:rsidRPr="001E7A27">
        <w:rPr>
          <w:rFonts w:cs="Times New Roman"/>
          <w:sz w:val="20"/>
          <w:szCs w:val="20"/>
          <w:lang w:val="en-GB"/>
        </w:rPr>
        <w:t>, 429–436, doi:</w:t>
      </w:r>
      <w:hyperlink r:id="rId984" w:history="1">
        <w:r w:rsidRPr="001E7A27">
          <w:rPr>
            <w:rStyle w:val="Hyperlink"/>
            <w:rFonts w:cs="Times New Roman"/>
            <w:sz w:val="20"/>
            <w:szCs w:val="20"/>
            <w:lang w:val="en-GB"/>
          </w:rPr>
          <w:t>10.1021/je500770m</w:t>
        </w:r>
      </w:hyperlink>
      <w:r w:rsidRPr="001E7A27">
        <w:rPr>
          <w:rFonts w:cs="Times New Roman"/>
          <w:sz w:val="20"/>
          <w:szCs w:val="20"/>
          <w:lang w:val="en-GB"/>
        </w:rPr>
        <w:t>.</w:t>
      </w:r>
    </w:p>
    <w:p w14:paraId="18FB68E6" w14:textId="3611637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Ruppel, C.D. and J.D. Kessler, 2017: The interaction of climate change and methane hydrates. </w:t>
      </w:r>
      <w:r w:rsidRPr="001E7A27">
        <w:rPr>
          <w:rFonts w:cs="Times New Roman"/>
          <w:i/>
          <w:sz w:val="20"/>
          <w:szCs w:val="20"/>
          <w:lang w:val="en-GB"/>
        </w:rPr>
        <w:t>Reviews of Geophysics</w:t>
      </w:r>
      <w:r w:rsidRPr="001E7A27">
        <w:rPr>
          <w:rFonts w:cs="Times New Roman"/>
          <w:sz w:val="20"/>
          <w:szCs w:val="20"/>
          <w:lang w:val="en-GB"/>
        </w:rPr>
        <w:t xml:space="preserve">, </w:t>
      </w:r>
      <w:r w:rsidRPr="001E7A27">
        <w:rPr>
          <w:rFonts w:cs="Times New Roman"/>
          <w:b/>
          <w:sz w:val="20"/>
          <w:szCs w:val="20"/>
          <w:lang w:val="en-GB"/>
        </w:rPr>
        <w:t>55(1)</w:t>
      </w:r>
      <w:r w:rsidRPr="001E7A27">
        <w:rPr>
          <w:rFonts w:cs="Times New Roman"/>
          <w:sz w:val="20"/>
          <w:szCs w:val="20"/>
          <w:lang w:val="en-GB"/>
        </w:rPr>
        <w:t>, 126–168, doi:</w:t>
      </w:r>
      <w:hyperlink r:id="rId985" w:history="1">
        <w:r w:rsidRPr="001E7A27">
          <w:rPr>
            <w:rStyle w:val="Hyperlink"/>
            <w:rFonts w:cs="Times New Roman"/>
            <w:sz w:val="20"/>
            <w:szCs w:val="20"/>
            <w:lang w:val="en-GB"/>
          </w:rPr>
          <w:t>10.1002/2016rg000534</w:t>
        </w:r>
      </w:hyperlink>
      <w:r w:rsidRPr="001E7A27">
        <w:rPr>
          <w:rFonts w:cs="Times New Roman"/>
          <w:sz w:val="20"/>
          <w:szCs w:val="20"/>
          <w:lang w:val="en-GB"/>
        </w:rPr>
        <w:t>.</w:t>
      </w:r>
    </w:p>
    <w:p w14:paraId="5421C0E5" w14:textId="09E0469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Sabine, C.L., 2004: The oceanic sink for anthropogenic CO2.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305(5682)</w:t>
      </w:r>
      <w:r w:rsidRPr="001E7A27">
        <w:rPr>
          <w:rFonts w:cs="Times New Roman"/>
          <w:sz w:val="20"/>
          <w:szCs w:val="20"/>
          <w:lang w:val="en-GB"/>
        </w:rPr>
        <w:t>, 367–371, doi:</w:t>
      </w:r>
      <w:hyperlink r:id="rId986" w:history="1">
        <w:r w:rsidRPr="001E7A27">
          <w:rPr>
            <w:rStyle w:val="Hyperlink"/>
            <w:rFonts w:cs="Times New Roman"/>
            <w:sz w:val="20"/>
            <w:szCs w:val="20"/>
            <w:lang w:val="en-GB"/>
          </w:rPr>
          <w:t>10.1126/science.1097403</w:t>
        </w:r>
      </w:hyperlink>
      <w:r w:rsidRPr="001E7A27">
        <w:rPr>
          <w:rFonts w:cs="Times New Roman"/>
          <w:sz w:val="20"/>
          <w:szCs w:val="20"/>
          <w:lang w:val="en-GB"/>
        </w:rPr>
        <w:t>.</w:t>
      </w:r>
    </w:p>
    <w:p w14:paraId="7C014514" w14:textId="1ABFE50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Saeki, T. and P.K. Patra, 2017: Implications of overestimated anthropogenic CO2 emissions on East Asian and global land CO2 flux inversion. </w:t>
      </w:r>
      <w:r w:rsidRPr="001E7A27">
        <w:rPr>
          <w:rFonts w:cs="Times New Roman"/>
          <w:i/>
          <w:sz w:val="20"/>
          <w:szCs w:val="20"/>
          <w:lang w:val="en-GB"/>
        </w:rPr>
        <w:t>Geoscience Letters</w:t>
      </w:r>
      <w:r w:rsidRPr="001E7A27">
        <w:rPr>
          <w:rFonts w:cs="Times New Roman"/>
          <w:sz w:val="20"/>
          <w:szCs w:val="20"/>
          <w:lang w:val="en-GB"/>
        </w:rPr>
        <w:t xml:space="preserve">, </w:t>
      </w:r>
      <w:r w:rsidRPr="001E7A27">
        <w:rPr>
          <w:rFonts w:cs="Times New Roman"/>
          <w:b/>
          <w:sz w:val="20"/>
          <w:szCs w:val="20"/>
          <w:lang w:val="en-GB"/>
        </w:rPr>
        <w:t>4(1)</w:t>
      </w:r>
      <w:r w:rsidRPr="001E7A27">
        <w:rPr>
          <w:rFonts w:cs="Times New Roman"/>
          <w:sz w:val="20"/>
          <w:szCs w:val="20"/>
          <w:lang w:val="en-GB"/>
        </w:rPr>
        <w:t>, 9, doi:</w:t>
      </w:r>
      <w:hyperlink r:id="rId987" w:history="1">
        <w:r w:rsidRPr="001E7A27">
          <w:rPr>
            <w:rStyle w:val="Hyperlink"/>
            <w:rFonts w:cs="Times New Roman"/>
            <w:sz w:val="20"/>
            <w:szCs w:val="20"/>
            <w:lang w:val="en-GB"/>
          </w:rPr>
          <w:t>10.1186/s40562-017-0074-7</w:t>
        </w:r>
      </w:hyperlink>
      <w:r w:rsidRPr="001E7A27">
        <w:rPr>
          <w:rFonts w:cs="Times New Roman"/>
          <w:sz w:val="20"/>
          <w:szCs w:val="20"/>
          <w:lang w:val="en-GB"/>
        </w:rPr>
        <w:t>.</w:t>
      </w:r>
    </w:p>
    <w:p w14:paraId="4EC1577D" w14:textId="5228651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Saikawa, E. et al., 2014: Global and regional emissions estimates for N2O.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14(9)</w:t>
      </w:r>
      <w:r w:rsidRPr="001E7A27">
        <w:rPr>
          <w:rFonts w:cs="Times New Roman"/>
          <w:sz w:val="20"/>
          <w:szCs w:val="20"/>
          <w:lang w:val="en-GB"/>
        </w:rPr>
        <w:t>, 4617–4641, doi:</w:t>
      </w:r>
      <w:hyperlink r:id="rId988" w:history="1">
        <w:r w:rsidRPr="001E7A27">
          <w:rPr>
            <w:rStyle w:val="Hyperlink"/>
            <w:rFonts w:cs="Times New Roman"/>
            <w:sz w:val="20"/>
            <w:szCs w:val="20"/>
            <w:lang w:val="en-GB"/>
          </w:rPr>
          <w:t>10.5194/acp-14-4617-2014</w:t>
        </w:r>
      </w:hyperlink>
      <w:r w:rsidRPr="001E7A27">
        <w:rPr>
          <w:rFonts w:cs="Times New Roman"/>
          <w:sz w:val="20"/>
          <w:szCs w:val="20"/>
          <w:lang w:val="en-GB"/>
        </w:rPr>
        <w:t>.</w:t>
      </w:r>
    </w:p>
    <w:p w14:paraId="72BB79CC" w14:textId="031A94B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Sakaguchi, K., X. Zeng, L.R. Leung, and P. Shao, 2016: Influence of dynamic vegetation on carbon-nitrogen cycle feedback in the Community Land Model (CLM4).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11(12)</w:t>
      </w:r>
      <w:r w:rsidRPr="001E7A27">
        <w:rPr>
          <w:rFonts w:cs="Times New Roman"/>
          <w:sz w:val="20"/>
          <w:szCs w:val="20"/>
          <w:lang w:val="en-GB"/>
        </w:rPr>
        <w:t>, 124029, doi:</w:t>
      </w:r>
      <w:hyperlink r:id="rId989" w:history="1">
        <w:r w:rsidRPr="001E7A27">
          <w:rPr>
            <w:rStyle w:val="Hyperlink"/>
            <w:rFonts w:cs="Times New Roman"/>
            <w:sz w:val="20"/>
            <w:szCs w:val="20"/>
            <w:lang w:val="en-GB"/>
          </w:rPr>
          <w:t>10.1088/1748-9326/aa51d9</w:t>
        </w:r>
      </w:hyperlink>
      <w:r w:rsidRPr="001E7A27">
        <w:rPr>
          <w:rFonts w:cs="Times New Roman"/>
          <w:sz w:val="20"/>
          <w:szCs w:val="20"/>
          <w:lang w:val="en-GB"/>
        </w:rPr>
        <w:t>.</w:t>
      </w:r>
    </w:p>
    <w:p w14:paraId="2DC6E74D" w14:textId="03178B5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Sakschewski, B. et al., 2016: Resilience of Amazon forests emerges from plant trait diversity.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lastRenderedPageBreak/>
        <w:t>6(11)</w:t>
      </w:r>
      <w:r w:rsidRPr="001E7A27">
        <w:rPr>
          <w:rFonts w:cs="Times New Roman"/>
          <w:sz w:val="20"/>
          <w:szCs w:val="20"/>
          <w:lang w:val="en-GB"/>
        </w:rPr>
        <w:t>, 1032–1036, doi:</w:t>
      </w:r>
      <w:hyperlink r:id="rId990" w:history="1">
        <w:r w:rsidRPr="001E7A27">
          <w:rPr>
            <w:rStyle w:val="Hyperlink"/>
            <w:rFonts w:cs="Times New Roman"/>
            <w:sz w:val="20"/>
            <w:szCs w:val="20"/>
            <w:lang w:val="en-GB"/>
          </w:rPr>
          <w:t>10.1038/nclimate3109</w:t>
        </w:r>
      </w:hyperlink>
      <w:r w:rsidRPr="001E7A27">
        <w:rPr>
          <w:rFonts w:cs="Times New Roman"/>
          <w:sz w:val="20"/>
          <w:szCs w:val="20"/>
          <w:lang w:val="en-GB"/>
        </w:rPr>
        <w:t>.</w:t>
      </w:r>
    </w:p>
    <w:p w14:paraId="394A62DA" w14:textId="43BBF08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Salisbury, J.E. and B.F. Jönsson, 2018: Rapid warming and salinity changes in the Gulf of Maine alter surface ocean carbonate parameters and hide ocean acidification. </w:t>
      </w:r>
      <w:r w:rsidRPr="001E7A27">
        <w:rPr>
          <w:rFonts w:cs="Times New Roman"/>
          <w:i/>
          <w:sz w:val="20"/>
          <w:szCs w:val="20"/>
          <w:lang w:val="en-GB"/>
        </w:rPr>
        <w:t>Biogeochemistry</w:t>
      </w:r>
      <w:r w:rsidRPr="001E7A27">
        <w:rPr>
          <w:rFonts w:cs="Times New Roman"/>
          <w:sz w:val="20"/>
          <w:szCs w:val="20"/>
          <w:lang w:val="en-GB"/>
        </w:rPr>
        <w:t xml:space="preserve">, </w:t>
      </w:r>
      <w:r w:rsidRPr="001E7A27">
        <w:rPr>
          <w:rFonts w:cs="Times New Roman"/>
          <w:b/>
          <w:sz w:val="20"/>
          <w:szCs w:val="20"/>
          <w:lang w:val="en-GB"/>
        </w:rPr>
        <w:t>141(3)</w:t>
      </w:r>
      <w:r w:rsidRPr="001E7A27">
        <w:rPr>
          <w:rFonts w:cs="Times New Roman"/>
          <w:sz w:val="20"/>
          <w:szCs w:val="20"/>
          <w:lang w:val="en-GB"/>
        </w:rPr>
        <w:t>, 401–418, doi:</w:t>
      </w:r>
      <w:hyperlink r:id="rId991" w:history="1">
        <w:r w:rsidRPr="001E7A27">
          <w:rPr>
            <w:rStyle w:val="Hyperlink"/>
            <w:rFonts w:cs="Times New Roman"/>
            <w:sz w:val="20"/>
            <w:szCs w:val="20"/>
            <w:lang w:val="en-GB"/>
          </w:rPr>
          <w:t>10.1007/s10533-018-0505-3</w:t>
        </w:r>
      </w:hyperlink>
      <w:r w:rsidRPr="001E7A27">
        <w:rPr>
          <w:rFonts w:cs="Times New Roman"/>
          <w:sz w:val="20"/>
          <w:szCs w:val="20"/>
          <w:lang w:val="en-GB"/>
        </w:rPr>
        <w:t>.</w:t>
      </w:r>
    </w:p>
    <w:p w14:paraId="1C0757B1" w14:textId="3ACBF49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Sallée, J.-B., R.J. Matear, S.R. Rintoul, and A. Lenton, 2012: Localized subduction of anthropogenic carbon dioxide in the Southern Hemisphere oceans.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5(8)</w:t>
      </w:r>
      <w:r w:rsidRPr="001E7A27">
        <w:rPr>
          <w:rFonts w:cs="Times New Roman"/>
          <w:sz w:val="20"/>
          <w:szCs w:val="20"/>
          <w:lang w:val="en-GB"/>
        </w:rPr>
        <w:t>, 579–584, doi:</w:t>
      </w:r>
      <w:hyperlink r:id="rId992" w:history="1">
        <w:r w:rsidRPr="001E7A27">
          <w:rPr>
            <w:rStyle w:val="Hyperlink"/>
            <w:rFonts w:cs="Times New Roman"/>
            <w:sz w:val="20"/>
            <w:szCs w:val="20"/>
            <w:lang w:val="en-GB"/>
          </w:rPr>
          <w:t>10.1038/ngeo1523</w:t>
        </w:r>
      </w:hyperlink>
      <w:r w:rsidRPr="001E7A27">
        <w:rPr>
          <w:rFonts w:cs="Times New Roman"/>
          <w:sz w:val="20"/>
          <w:szCs w:val="20"/>
          <w:lang w:val="en-GB"/>
        </w:rPr>
        <w:t>.</w:t>
      </w:r>
    </w:p>
    <w:p w14:paraId="3D73043F" w14:textId="149440A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Salmon, V.G. et al., 2016: Nitrogen availability increases in a tundra ecosystem during five years of experimental permafrost thaw.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22(5)</w:t>
      </w:r>
      <w:r w:rsidRPr="001E7A27">
        <w:rPr>
          <w:rFonts w:cs="Times New Roman"/>
          <w:sz w:val="20"/>
          <w:szCs w:val="20"/>
          <w:lang w:val="en-GB"/>
        </w:rPr>
        <w:t>, 1927–1941, doi:</w:t>
      </w:r>
      <w:hyperlink r:id="rId993" w:history="1">
        <w:r w:rsidRPr="001E7A27">
          <w:rPr>
            <w:rStyle w:val="Hyperlink"/>
            <w:rFonts w:cs="Times New Roman"/>
            <w:sz w:val="20"/>
            <w:szCs w:val="20"/>
            <w:lang w:val="en-GB"/>
          </w:rPr>
          <w:t>10.1111/gcb.13204</w:t>
        </w:r>
      </w:hyperlink>
      <w:r w:rsidRPr="001E7A27">
        <w:rPr>
          <w:rFonts w:cs="Times New Roman"/>
          <w:sz w:val="20"/>
          <w:szCs w:val="20"/>
          <w:lang w:val="en-GB"/>
        </w:rPr>
        <w:t>.</w:t>
      </w:r>
    </w:p>
    <w:p w14:paraId="16812B60" w14:textId="3DA2E93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Salt, L.A., S.M.A.C. van Heuven, M.E. Claus, E.M. Jones, and H.J.W. de Baar, 2015: Rapid acidification of mode and intermediate waters in the southwestern Atlantic Ocean.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12(5)</w:t>
      </w:r>
      <w:r w:rsidRPr="001E7A27">
        <w:rPr>
          <w:rFonts w:cs="Times New Roman"/>
          <w:sz w:val="20"/>
          <w:szCs w:val="20"/>
          <w:lang w:val="en-GB"/>
        </w:rPr>
        <w:t>, 1387–1401, doi:</w:t>
      </w:r>
      <w:hyperlink r:id="rId994" w:history="1">
        <w:r w:rsidRPr="001E7A27">
          <w:rPr>
            <w:rStyle w:val="Hyperlink"/>
            <w:rFonts w:cs="Times New Roman"/>
            <w:sz w:val="20"/>
            <w:szCs w:val="20"/>
            <w:lang w:val="en-GB"/>
          </w:rPr>
          <w:t>10.5194/bg-12-1387-2015</w:t>
        </w:r>
      </w:hyperlink>
      <w:r w:rsidRPr="001E7A27">
        <w:rPr>
          <w:rFonts w:cs="Times New Roman"/>
          <w:sz w:val="20"/>
          <w:szCs w:val="20"/>
          <w:lang w:val="en-GB"/>
        </w:rPr>
        <w:t>.</w:t>
      </w:r>
    </w:p>
    <w:p w14:paraId="2DD9435D" w14:textId="7BC797A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Sanches, L.F., B. Guenet, C.C. Marinho, N. Barros, and F. de Assis Esteves, 2019: Global regulation of methane emission from natural lakes.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255, doi:</w:t>
      </w:r>
      <w:hyperlink r:id="rId995" w:history="1">
        <w:r w:rsidRPr="001E7A27">
          <w:rPr>
            <w:rStyle w:val="Hyperlink"/>
            <w:rFonts w:cs="Times New Roman"/>
            <w:sz w:val="20"/>
            <w:szCs w:val="20"/>
            <w:lang w:val="en-GB"/>
          </w:rPr>
          <w:t>10.1038/s41598-018-36519-5</w:t>
        </w:r>
      </w:hyperlink>
      <w:r w:rsidRPr="001E7A27">
        <w:rPr>
          <w:rFonts w:cs="Times New Roman"/>
          <w:sz w:val="20"/>
          <w:szCs w:val="20"/>
          <w:lang w:val="en-GB"/>
        </w:rPr>
        <w:t>.</w:t>
      </w:r>
    </w:p>
    <w:p w14:paraId="33130BF0" w14:textId="2D6603E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Sanderman, J., T. Hengl, and G.J. Fiske, 2017: Soil carbon debt of 12,000 years of human land use.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114(36)</w:t>
      </w:r>
      <w:r w:rsidRPr="001E7A27">
        <w:rPr>
          <w:rFonts w:cs="Times New Roman"/>
          <w:sz w:val="20"/>
          <w:szCs w:val="20"/>
          <w:lang w:val="en-GB"/>
        </w:rPr>
        <w:t>, 9575 LP  – 9580, doi:</w:t>
      </w:r>
      <w:hyperlink r:id="rId996" w:history="1">
        <w:r w:rsidRPr="001E7A27">
          <w:rPr>
            <w:rStyle w:val="Hyperlink"/>
            <w:rFonts w:cs="Times New Roman"/>
            <w:sz w:val="20"/>
            <w:szCs w:val="20"/>
            <w:lang w:val="en-GB"/>
          </w:rPr>
          <w:t>10.1073/pnas.1706103114</w:t>
        </w:r>
      </w:hyperlink>
      <w:r w:rsidRPr="001E7A27">
        <w:rPr>
          <w:rFonts w:cs="Times New Roman"/>
          <w:sz w:val="20"/>
          <w:szCs w:val="20"/>
          <w:lang w:val="en-GB"/>
        </w:rPr>
        <w:t>.</w:t>
      </w:r>
    </w:p>
    <w:p w14:paraId="3DB12BE2" w14:textId="6112C39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Sanderman, J., T. Hengl, and G.J. Fiske, 2018: Correction for Sanderman et al., Soil carbon debt of 12,000 years of human land use.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115(7)</w:t>
      </w:r>
      <w:r w:rsidRPr="001E7A27">
        <w:rPr>
          <w:rFonts w:cs="Times New Roman"/>
          <w:sz w:val="20"/>
          <w:szCs w:val="20"/>
          <w:lang w:val="en-GB"/>
        </w:rPr>
        <w:t>, E1700–E1700, doi:</w:t>
      </w:r>
      <w:hyperlink r:id="rId997" w:history="1">
        <w:r w:rsidRPr="001E7A27">
          <w:rPr>
            <w:rStyle w:val="Hyperlink"/>
            <w:rFonts w:cs="Times New Roman"/>
            <w:sz w:val="20"/>
            <w:szCs w:val="20"/>
            <w:lang w:val="en-GB"/>
          </w:rPr>
          <w:t>10.1073/pnas.1800925115</w:t>
        </w:r>
      </w:hyperlink>
      <w:r w:rsidRPr="001E7A27">
        <w:rPr>
          <w:rFonts w:cs="Times New Roman"/>
          <w:sz w:val="20"/>
          <w:szCs w:val="20"/>
          <w:lang w:val="en-GB"/>
        </w:rPr>
        <w:t>.</w:t>
      </w:r>
    </w:p>
    <w:p w14:paraId="27E780C8" w14:textId="4C80FD1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Sanderson, B.M., 2020: The role of prior assumptions in carbon budget calculations. </w:t>
      </w:r>
      <w:r w:rsidRPr="001E7A27">
        <w:rPr>
          <w:rFonts w:cs="Times New Roman"/>
          <w:i/>
          <w:sz w:val="20"/>
          <w:szCs w:val="20"/>
          <w:lang w:val="en-GB"/>
        </w:rPr>
        <w:t>Earth Syst. Sci. Data Discuss.</w:t>
      </w:r>
      <w:r w:rsidRPr="001E7A27">
        <w:rPr>
          <w:rFonts w:cs="Times New Roman"/>
          <w:sz w:val="20"/>
          <w:szCs w:val="20"/>
          <w:lang w:val="en-GB"/>
        </w:rPr>
        <w:t xml:space="preserve">, </w:t>
      </w:r>
      <w:r w:rsidRPr="001E7A27">
        <w:rPr>
          <w:rFonts w:cs="Times New Roman"/>
          <w:b/>
          <w:sz w:val="20"/>
          <w:szCs w:val="20"/>
          <w:lang w:val="en-GB"/>
        </w:rPr>
        <w:t>11(2)</w:t>
      </w:r>
      <w:r w:rsidRPr="001E7A27">
        <w:rPr>
          <w:rFonts w:cs="Times New Roman"/>
          <w:sz w:val="20"/>
          <w:szCs w:val="20"/>
          <w:lang w:val="en-GB"/>
        </w:rPr>
        <w:t>, 563–577, doi:</w:t>
      </w:r>
      <w:hyperlink r:id="rId998" w:history="1">
        <w:r w:rsidRPr="001E7A27">
          <w:rPr>
            <w:rStyle w:val="Hyperlink"/>
            <w:rFonts w:cs="Times New Roman"/>
            <w:sz w:val="20"/>
            <w:szCs w:val="20"/>
            <w:lang w:val="en-GB"/>
          </w:rPr>
          <w:t>10.5194/esd-11-563-2020</w:t>
        </w:r>
      </w:hyperlink>
      <w:r w:rsidRPr="001E7A27">
        <w:rPr>
          <w:rFonts w:cs="Times New Roman"/>
          <w:sz w:val="20"/>
          <w:szCs w:val="20"/>
          <w:lang w:val="en-GB"/>
        </w:rPr>
        <w:t>.</w:t>
      </w:r>
    </w:p>
    <w:p w14:paraId="0B7B712C" w14:textId="22C6BD3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Sarmiento, J.L. and N. Gruber, 2002: Sinks for anthropogenic carbon. </w:t>
      </w:r>
      <w:r w:rsidRPr="001E7A27">
        <w:rPr>
          <w:rFonts w:cs="Times New Roman"/>
          <w:i/>
          <w:sz w:val="20"/>
          <w:szCs w:val="20"/>
          <w:lang w:val="en-GB"/>
        </w:rPr>
        <w:t>Physics Today</w:t>
      </w:r>
      <w:r w:rsidRPr="001E7A27">
        <w:rPr>
          <w:rFonts w:cs="Times New Roman"/>
          <w:sz w:val="20"/>
          <w:szCs w:val="20"/>
          <w:lang w:val="en-GB"/>
        </w:rPr>
        <w:t xml:space="preserve">, </w:t>
      </w:r>
      <w:r w:rsidRPr="001E7A27">
        <w:rPr>
          <w:rFonts w:cs="Times New Roman"/>
          <w:b/>
          <w:sz w:val="20"/>
          <w:szCs w:val="20"/>
          <w:lang w:val="en-GB"/>
        </w:rPr>
        <w:t>55(8)</w:t>
      </w:r>
      <w:r w:rsidRPr="001E7A27">
        <w:rPr>
          <w:rFonts w:cs="Times New Roman"/>
          <w:sz w:val="20"/>
          <w:szCs w:val="20"/>
          <w:lang w:val="en-GB"/>
        </w:rPr>
        <w:t>, 30–36.</w:t>
      </w:r>
    </w:p>
    <w:p w14:paraId="3D56DC80" w14:textId="67099D9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Sarmiento, J.L. et al., 2010: Trends and regional distributions of land and ocean carbon sinks.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7(8)</w:t>
      </w:r>
      <w:r w:rsidRPr="001E7A27">
        <w:rPr>
          <w:rFonts w:cs="Times New Roman"/>
          <w:sz w:val="20"/>
          <w:szCs w:val="20"/>
          <w:lang w:val="en-GB"/>
        </w:rPr>
        <w:t>, 2351–2367, doi:</w:t>
      </w:r>
      <w:hyperlink r:id="rId999" w:history="1">
        <w:r w:rsidRPr="001E7A27">
          <w:rPr>
            <w:rStyle w:val="Hyperlink"/>
            <w:rFonts w:cs="Times New Roman"/>
            <w:sz w:val="20"/>
            <w:szCs w:val="20"/>
            <w:lang w:val="en-GB"/>
          </w:rPr>
          <w:t>10.5194/bg-7-2351-2010</w:t>
        </w:r>
      </w:hyperlink>
      <w:r w:rsidRPr="001E7A27">
        <w:rPr>
          <w:rFonts w:cs="Times New Roman"/>
          <w:sz w:val="20"/>
          <w:szCs w:val="20"/>
          <w:lang w:val="en-GB"/>
        </w:rPr>
        <w:t>.</w:t>
      </w:r>
    </w:p>
    <w:p w14:paraId="76EF99B8" w14:textId="466B22A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Sarnthein, M., B. Schneider, and P.M. Grootes, 2013: Peak glacial 14C ventilation ages suggest major draw-down of carbon into the abyssal ocean. </w:t>
      </w:r>
      <w:r w:rsidRPr="001E7A27">
        <w:rPr>
          <w:rFonts w:cs="Times New Roman"/>
          <w:i/>
          <w:sz w:val="20"/>
          <w:szCs w:val="20"/>
          <w:lang w:val="en-GB"/>
        </w:rPr>
        <w:t>Climate of the Past</w:t>
      </w:r>
      <w:r w:rsidRPr="001E7A27">
        <w:rPr>
          <w:rFonts w:cs="Times New Roman"/>
          <w:sz w:val="20"/>
          <w:szCs w:val="20"/>
          <w:lang w:val="en-GB"/>
        </w:rPr>
        <w:t xml:space="preserve">, </w:t>
      </w:r>
      <w:r w:rsidRPr="001E7A27">
        <w:rPr>
          <w:rFonts w:cs="Times New Roman"/>
          <w:b/>
          <w:sz w:val="20"/>
          <w:szCs w:val="20"/>
          <w:lang w:val="en-GB"/>
        </w:rPr>
        <w:t>9(6)</w:t>
      </w:r>
      <w:r w:rsidRPr="001E7A27">
        <w:rPr>
          <w:rFonts w:cs="Times New Roman"/>
          <w:sz w:val="20"/>
          <w:szCs w:val="20"/>
          <w:lang w:val="en-GB"/>
        </w:rPr>
        <w:t>, 2595–2614, doi:</w:t>
      </w:r>
      <w:hyperlink r:id="rId1000" w:history="1">
        <w:r w:rsidRPr="001E7A27">
          <w:rPr>
            <w:rStyle w:val="Hyperlink"/>
            <w:rFonts w:cs="Times New Roman"/>
            <w:sz w:val="20"/>
            <w:szCs w:val="20"/>
            <w:lang w:val="en-GB"/>
          </w:rPr>
          <w:t>10.5194/cp-9-2595-2013</w:t>
        </w:r>
      </w:hyperlink>
      <w:r w:rsidRPr="001E7A27">
        <w:rPr>
          <w:rFonts w:cs="Times New Roman"/>
          <w:sz w:val="20"/>
          <w:szCs w:val="20"/>
          <w:lang w:val="en-GB"/>
        </w:rPr>
        <w:t>.</w:t>
      </w:r>
    </w:p>
    <w:p w14:paraId="171CAEFE" w14:textId="1D84685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Sasano, D. et al., 2015: Multidecadal trends of oxygen and their controlling factors in the western North Pacific.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29(7)</w:t>
      </w:r>
      <w:r w:rsidRPr="001E7A27">
        <w:rPr>
          <w:rFonts w:cs="Times New Roman"/>
          <w:sz w:val="20"/>
          <w:szCs w:val="20"/>
          <w:lang w:val="en-GB"/>
        </w:rPr>
        <w:t>, 935–956, doi:</w:t>
      </w:r>
      <w:hyperlink r:id="rId1001" w:history="1">
        <w:r w:rsidRPr="001E7A27">
          <w:rPr>
            <w:rStyle w:val="Hyperlink"/>
            <w:rFonts w:cs="Times New Roman"/>
            <w:sz w:val="20"/>
            <w:szCs w:val="20"/>
            <w:lang w:val="en-GB"/>
          </w:rPr>
          <w:t>10.1002/2014gb005065</w:t>
        </w:r>
      </w:hyperlink>
      <w:r w:rsidRPr="001E7A27">
        <w:rPr>
          <w:rFonts w:cs="Times New Roman"/>
          <w:sz w:val="20"/>
          <w:szCs w:val="20"/>
          <w:lang w:val="en-GB"/>
        </w:rPr>
        <w:t>.</w:t>
      </w:r>
    </w:p>
    <w:p w14:paraId="7BA3B5B5" w14:textId="38C5BA4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Sasano, D. et al., 2018: Decline and Bidecadal Oscillations of Dissolved Oxygen in the Oyashio Region and Their Propagation to the Western North Pacific.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32(6)</w:t>
      </w:r>
      <w:r w:rsidRPr="001E7A27">
        <w:rPr>
          <w:rFonts w:cs="Times New Roman"/>
          <w:sz w:val="20"/>
          <w:szCs w:val="20"/>
          <w:lang w:val="en-GB"/>
        </w:rPr>
        <w:t>, 909–931, doi:</w:t>
      </w:r>
      <w:hyperlink r:id="rId1002" w:history="1">
        <w:r w:rsidRPr="001E7A27">
          <w:rPr>
            <w:rStyle w:val="Hyperlink"/>
            <w:rFonts w:cs="Times New Roman"/>
            <w:sz w:val="20"/>
            <w:szCs w:val="20"/>
            <w:lang w:val="en-GB"/>
          </w:rPr>
          <w:t>10.1029/2017gb005876</w:t>
        </w:r>
      </w:hyperlink>
      <w:r w:rsidRPr="001E7A27">
        <w:rPr>
          <w:rFonts w:cs="Times New Roman"/>
          <w:sz w:val="20"/>
          <w:szCs w:val="20"/>
          <w:lang w:val="en-GB"/>
        </w:rPr>
        <w:t>.</w:t>
      </w:r>
    </w:p>
    <w:p w14:paraId="148799EC" w14:textId="7A60C4F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Sasmito, S.D. et al., 2019: Effect of land-use and land-cover change on mangrove blue carbon: A systematic review.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25(12)</w:t>
      </w:r>
      <w:r w:rsidRPr="001E7A27">
        <w:rPr>
          <w:rFonts w:cs="Times New Roman"/>
          <w:sz w:val="20"/>
          <w:szCs w:val="20"/>
          <w:lang w:val="en-GB"/>
        </w:rPr>
        <w:t>, 4291–4302, doi:</w:t>
      </w:r>
      <w:hyperlink r:id="rId1003" w:history="1">
        <w:r w:rsidRPr="001E7A27">
          <w:rPr>
            <w:rStyle w:val="Hyperlink"/>
            <w:rFonts w:cs="Times New Roman"/>
            <w:sz w:val="20"/>
            <w:szCs w:val="20"/>
            <w:lang w:val="en-GB"/>
          </w:rPr>
          <w:t>10.1111/gcb.14774</w:t>
        </w:r>
      </w:hyperlink>
      <w:r w:rsidRPr="001E7A27">
        <w:rPr>
          <w:rFonts w:cs="Times New Roman"/>
          <w:sz w:val="20"/>
          <w:szCs w:val="20"/>
          <w:lang w:val="en-GB"/>
        </w:rPr>
        <w:t>.</w:t>
      </w:r>
    </w:p>
    <w:p w14:paraId="6D709868" w14:textId="7CFCAE5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Sasse, T.P., B.I. McNeil, R.J. Matear, and A. Lenton, 2015: Quantifying the influence of CO2 seasonality on future aragonite undersaturation onset.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12(20)</w:t>
      </w:r>
      <w:r w:rsidRPr="001E7A27">
        <w:rPr>
          <w:rFonts w:cs="Times New Roman"/>
          <w:sz w:val="20"/>
          <w:szCs w:val="20"/>
          <w:lang w:val="en-GB"/>
        </w:rPr>
        <w:t>, 6017–6031, doi:</w:t>
      </w:r>
      <w:hyperlink r:id="rId1004" w:history="1">
        <w:r w:rsidRPr="001E7A27">
          <w:rPr>
            <w:rStyle w:val="Hyperlink"/>
            <w:rFonts w:cs="Times New Roman"/>
            <w:sz w:val="20"/>
            <w:szCs w:val="20"/>
            <w:lang w:val="en-GB"/>
          </w:rPr>
          <w:t>10.5194/bg-12-6017-2015</w:t>
        </w:r>
      </w:hyperlink>
      <w:r w:rsidRPr="001E7A27">
        <w:rPr>
          <w:rFonts w:cs="Times New Roman"/>
          <w:sz w:val="20"/>
          <w:szCs w:val="20"/>
          <w:lang w:val="en-GB"/>
        </w:rPr>
        <w:t>.</w:t>
      </w:r>
    </w:p>
    <w:p w14:paraId="04B8D989" w14:textId="23BFA5D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Saunders, K.M. et al., 2018: Holocene dynamics of the Southern Hemisphere westerly winds and possible links to CO2 outgassing.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11(9)</w:t>
      </w:r>
      <w:r w:rsidRPr="001E7A27">
        <w:rPr>
          <w:rFonts w:cs="Times New Roman"/>
          <w:sz w:val="20"/>
          <w:szCs w:val="20"/>
          <w:lang w:val="en-GB"/>
        </w:rPr>
        <w:t>, 650–655, doi:</w:t>
      </w:r>
      <w:hyperlink r:id="rId1005" w:history="1">
        <w:r w:rsidRPr="001E7A27">
          <w:rPr>
            <w:rStyle w:val="Hyperlink"/>
            <w:rFonts w:cs="Times New Roman"/>
            <w:sz w:val="20"/>
            <w:szCs w:val="20"/>
            <w:lang w:val="en-GB"/>
          </w:rPr>
          <w:t>10.1038/s41561-018-0186-5</w:t>
        </w:r>
      </w:hyperlink>
      <w:r w:rsidRPr="001E7A27">
        <w:rPr>
          <w:rFonts w:cs="Times New Roman"/>
          <w:sz w:val="20"/>
          <w:szCs w:val="20"/>
          <w:lang w:val="en-GB"/>
        </w:rPr>
        <w:t>.</w:t>
      </w:r>
    </w:p>
    <w:p w14:paraId="0A49BB51" w14:textId="4207B65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Saunois, M. et al., 2020: The Global Methane Budget 2000–2017.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12(3)</w:t>
      </w:r>
      <w:r w:rsidRPr="001E7A27">
        <w:rPr>
          <w:rFonts w:cs="Times New Roman"/>
          <w:sz w:val="20"/>
          <w:szCs w:val="20"/>
          <w:lang w:val="en-GB"/>
        </w:rPr>
        <w:t>, 1561–1623, doi:</w:t>
      </w:r>
      <w:hyperlink r:id="rId1006" w:history="1">
        <w:r w:rsidRPr="001E7A27">
          <w:rPr>
            <w:rStyle w:val="Hyperlink"/>
            <w:rFonts w:cs="Times New Roman"/>
            <w:sz w:val="20"/>
            <w:szCs w:val="20"/>
            <w:lang w:val="en-GB"/>
          </w:rPr>
          <w:t>10.5194/essd-12-1561-2020</w:t>
        </w:r>
      </w:hyperlink>
      <w:r w:rsidRPr="001E7A27">
        <w:rPr>
          <w:rFonts w:cs="Times New Roman"/>
          <w:sz w:val="20"/>
          <w:szCs w:val="20"/>
          <w:lang w:val="en-GB"/>
        </w:rPr>
        <w:t>.</w:t>
      </w:r>
    </w:p>
    <w:p w14:paraId="3CEAFE26" w14:textId="7791579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Schädel, C. et al., 2014: Circumpolar assessment of permafrost C quality and its vulnerability over time using long-term incubation data.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20(2)</w:t>
      </w:r>
      <w:r w:rsidRPr="001E7A27">
        <w:rPr>
          <w:rFonts w:cs="Times New Roman"/>
          <w:sz w:val="20"/>
          <w:szCs w:val="20"/>
          <w:lang w:val="en-GB"/>
        </w:rPr>
        <w:t>, 641–652, doi:</w:t>
      </w:r>
      <w:hyperlink r:id="rId1007" w:history="1">
        <w:r w:rsidRPr="001E7A27">
          <w:rPr>
            <w:rStyle w:val="Hyperlink"/>
            <w:rFonts w:cs="Times New Roman"/>
            <w:sz w:val="20"/>
            <w:szCs w:val="20"/>
            <w:lang w:val="en-GB"/>
          </w:rPr>
          <w:t>10.1111/gcb.12417</w:t>
        </w:r>
      </w:hyperlink>
      <w:r w:rsidRPr="001E7A27">
        <w:rPr>
          <w:rFonts w:cs="Times New Roman"/>
          <w:sz w:val="20"/>
          <w:szCs w:val="20"/>
          <w:lang w:val="en-GB"/>
        </w:rPr>
        <w:t>.</w:t>
      </w:r>
    </w:p>
    <w:p w14:paraId="1DDAD836" w14:textId="5D22AB8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Schädel, C. et al., 2016: Potential carbon emissions dominated by carbon dioxide from thawed permafrost soils.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6(10)</w:t>
      </w:r>
      <w:r w:rsidRPr="001E7A27">
        <w:rPr>
          <w:rFonts w:cs="Times New Roman"/>
          <w:sz w:val="20"/>
          <w:szCs w:val="20"/>
          <w:lang w:val="en-GB"/>
        </w:rPr>
        <w:t>, 950–953, doi:</w:t>
      </w:r>
      <w:hyperlink r:id="rId1008" w:history="1">
        <w:r w:rsidRPr="001E7A27">
          <w:rPr>
            <w:rStyle w:val="Hyperlink"/>
            <w:rFonts w:cs="Times New Roman"/>
            <w:sz w:val="20"/>
            <w:szCs w:val="20"/>
            <w:lang w:val="en-GB"/>
          </w:rPr>
          <w:t>10.1038/nclimate3054</w:t>
        </w:r>
      </w:hyperlink>
      <w:r w:rsidRPr="001E7A27">
        <w:rPr>
          <w:rFonts w:cs="Times New Roman"/>
          <w:sz w:val="20"/>
          <w:szCs w:val="20"/>
          <w:lang w:val="en-GB"/>
        </w:rPr>
        <w:t>.</w:t>
      </w:r>
    </w:p>
    <w:p w14:paraId="161B1ADC" w14:textId="724BCFB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Schaefer, H. et al., 2016: A 21st-century shift from fossil-fuel to biogenic methane emissions indicated by 13CH4.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352(6281)</w:t>
      </w:r>
      <w:r w:rsidRPr="001E7A27">
        <w:rPr>
          <w:rFonts w:cs="Times New Roman"/>
          <w:sz w:val="20"/>
          <w:szCs w:val="20"/>
          <w:lang w:val="en-GB"/>
        </w:rPr>
        <w:t>, 80–84, doi:</w:t>
      </w:r>
      <w:hyperlink r:id="rId1009" w:history="1">
        <w:r w:rsidRPr="001E7A27">
          <w:rPr>
            <w:rStyle w:val="Hyperlink"/>
            <w:rFonts w:cs="Times New Roman"/>
            <w:sz w:val="20"/>
            <w:szCs w:val="20"/>
            <w:lang w:val="en-GB"/>
          </w:rPr>
          <w:t>10.1126/science.aad2705</w:t>
        </w:r>
      </w:hyperlink>
      <w:r w:rsidRPr="001E7A27">
        <w:rPr>
          <w:rFonts w:cs="Times New Roman"/>
          <w:sz w:val="20"/>
          <w:szCs w:val="20"/>
          <w:lang w:val="en-GB"/>
        </w:rPr>
        <w:t>.</w:t>
      </w:r>
    </w:p>
    <w:p w14:paraId="616BF60B" w14:textId="1963420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Schaefer, K., H. Lantuit, V.E. Romanovsky, E.A.G. Schuur, and R. Witt, 2014: The impact of the permafrost carbon feedback on global climate.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9(8)</w:t>
      </w:r>
      <w:r w:rsidRPr="001E7A27">
        <w:rPr>
          <w:rFonts w:cs="Times New Roman"/>
          <w:sz w:val="20"/>
          <w:szCs w:val="20"/>
          <w:lang w:val="en-GB"/>
        </w:rPr>
        <w:t>, 85003, doi:</w:t>
      </w:r>
      <w:hyperlink r:id="rId1010" w:history="1">
        <w:r w:rsidRPr="001E7A27">
          <w:rPr>
            <w:rStyle w:val="Hyperlink"/>
            <w:rFonts w:cs="Times New Roman"/>
            <w:sz w:val="20"/>
            <w:szCs w:val="20"/>
            <w:lang w:val="en-GB"/>
          </w:rPr>
          <w:t>10.1088/1748-9326/9/8/085003</w:t>
        </w:r>
      </w:hyperlink>
      <w:r w:rsidRPr="001E7A27">
        <w:rPr>
          <w:rFonts w:cs="Times New Roman"/>
          <w:sz w:val="20"/>
          <w:szCs w:val="20"/>
          <w:lang w:val="en-GB"/>
        </w:rPr>
        <w:t>.</w:t>
      </w:r>
    </w:p>
    <w:p w14:paraId="0FE9A0F3" w14:textId="6F6A4FC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Schaphoff, S., C.P.O. Reyer, D. Schepaschenko, D. Gerten, and A. Shvidenko, 2016: Tamm Review: Observed and projected climate change impacts on Russia’s forests and its carbon balance. </w:t>
      </w:r>
      <w:r w:rsidRPr="001E7A27">
        <w:rPr>
          <w:rFonts w:cs="Times New Roman"/>
          <w:i/>
          <w:sz w:val="20"/>
          <w:szCs w:val="20"/>
          <w:lang w:val="en-GB"/>
        </w:rPr>
        <w:t>Forest Ecology and Management</w:t>
      </w:r>
      <w:r w:rsidRPr="001E7A27">
        <w:rPr>
          <w:rFonts w:cs="Times New Roman"/>
          <w:sz w:val="20"/>
          <w:szCs w:val="20"/>
          <w:lang w:val="en-GB"/>
        </w:rPr>
        <w:t xml:space="preserve">, </w:t>
      </w:r>
      <w:r w:rsidRPr="001E7A27">
        <w:rPr>
          <w:rFonts w:cs="Times New Roman"/>
          <w:b/>
          <w:sz w:val="20"/>
          <w:szCs w:val="20"/>
          <w:lang w:val="en-GB"/>
        </w:rPr>
        <w:t>361</w:t>
      </w:r>
      <w:r w:rsidRPr="001E7A27">
        <w:rPr>
          <w:rFonts w:cs="Times New Roman"/>
          <w:sz w:val="20"/>
          <w:szCs w:val="20"/>
          <w:lang w:val="en-GB"/>
        </w:rPr>
        <w:t>, 432–444, doi:</w:t>
      </w:r>
      <w:hyperlink r:id="rId1011" w:history="1">
        <w:r w:rsidRPr="001E7A27">
          <w:rPr>
            <w:rStyle w:val="Hyperlink"/>
            <w:rFonts w:cs="Times New Roman"/>
            <w:sz w:val="20"/>
            <w:szCs w:val="20"/>
            <w:lang w:val="en-GB"/>
          </w:rPr>
          <w:t>10.1016/j.foreco.2015.11.043</w:t>
        </w:r>
      </w:hyperlink>
      <w:r w:rsidRPr="001E7A27">
        <w:rPr>
          <w:rFonts w:cs="Times New Roman"/>
          <w:sz w:val="20"/>
          <w:szCs w:val="20"/>
          <w:lang w:val="en-GB"/>
        </w:rPr>
        <w:t>.</w:t>
      </w:r>
    </w:p>
    <w:p w14:paraId="5C844CA7" w14:textId="257B00C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Scheffer, M., M. Hirota, M. Holmgren, E.H. Van Nes, and F.S. Chapin, 2012: Thresholds for boreal biome transitions.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109(52)</w:t>
      </w:r>
      <w:r w:rsidRPr="001E7A27">
        <w:rPr>
          <w:rFonts w:cs="Times New Roman"/>
          <w:sz w:val="20"/>
          <w:szCs w:val="20"/>
          <w:lang w:val="en-GB"/>
        </w:rPr>
        <w:t>, 21384–21389, doi:</w:t>
      </w:r>
      <w:hyperlink r:id="rId1012" w:history="1">
        <w:r w:rsidRPr="001E7A27">
          <w:rPr>
            <w:rStyle w:val="Hyperlink"/>
            <w:rFonts w:cs="Times New Roman"/>
            <w:sz w:val="20"/>
            <w:szCs w:val="20"/>
            <w:lang w:val="en-GB"/>
          </w:rPr>
          <w:t>10.1073/pnas.1219844110</w:t>
        </w:r>
      </w:hyperlink>
      <w:r w:rsidRPr="001E7A27">
        <w:rPr>
          <w:rFonts w:cs="Times New Roman"/>
          <w:sz w:val="20"/>
          <w:szCs w:val="20"/>
          <w:lang w:val="en-GB"/>
        </w:rPr>
        <w:t>.</w:t>
      </w:r>
    </w:p>
    <w:p w14:paraId="7AD8D35C" w14:textId="7701CE7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Schilt, A. et al., 2010a: Glacial–interglacial and millennial-scale variations in the atmospheric nitrous oxide concentration during the last 800,000 years. </w:t>
      </w:r>
      <w:r w:rsidRPr="001E7A27">
        <w:rPr>
          <w:rFonts w:cs="Times New Roman"/>
          <w:i/>
          <w:sz w:val="20"/>
          <w:szCs w:val="20"/>
          <w:lang w:val="en-GB"/>
        </w:rPr>
        <w:t>Quaternary Science Reviews</w:t>
      </w:r>
      <w:r w:rsidRPr="001E7A27">
        <w:rPr>
          <w:rFonts w:cs="Times New Roman"/>
          <w:sz w:val="20"/>
          <w:szCs w:val="20"/>
          <w:lang w:val="en-GB"/>
        </w:rPr>
        <w:t xml:space="preserve">, </w:t>
      </w:r>
      <w:r w:rsidRPr="001E7A27">
        <w:rPr>
          <w:rFonts w:cs="Times New Roman"/>
          <w:b/>
          <w:sz w:val="20"/>
          <w:szCs w:val="20"/>
          <w:lang w:val="en-GB"/>
        </w:rPr>
        <w:t>29(1–2)</w:t>
      </w:r>
      <w:r w:rsidRPr="001E7A27">
        <w:rPr>
          <w:rFonts w:cs="Times New Roman"/>
          <w:sz w:val="20"/>
          <w:szCs w:val="20"/>
          <w:lang w:val="en-GB"/>
        </w:rPr>
        <w:t>, 182–192, doi:</w:t>
      </w:r>
      <w:hyperlink r:id="rId1013" w:history="1">
        <w:r w:rsidRPr="001E7A27">
          <w:rPr>
            <w:rStyle w:val="Hyperlink"/>
            <w:rFonts w:cs="Times New Roman"/>
            <w:sz w:val="20"/>
            <w:szCs w:val="20"/>
            <w:lang w:val="en-GB"/>
          </w:rPr>
          <w:t>10.1016/j.quascirev.2009.03.011</w:t>
        </w:r>
      </w:hyperlink>
      <w:r w:rsidRPr="001E7A27">
        <w:rPr>
          <w:rFonts w:cs="Times New Roman"/>
          <w:sz w:val="20"/>
          <w:szCs w:val="20"/>
          <w:lang w:val="en-GB"/>
        </w:rPr>
        <w:t>.</w:t>
      </w:r>
    </w:p>
    <w:p w14:paraId="1B5A4AA1" w14:textId="477CE9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Schilt, A. et al., 2010b: Atmospheric nitrous oxide during the last 140,000years. </w:t>
      </w:r>
      <w:r w:rsidRPr="001E7A27">
        <w:rPr>
          <w:rFonts w:cs="Times New Roman"/>
          <w:i/>
          <w:sz w:val="20"/>
          <w:szCs w:val="20"/>
          <w:lang w:val="en-GB"/>
        </w:rPr>
        <w:t>Earth and Planetary Science Letters</w:t>
      </w:r>
      <w:r w:rsidRPr="001E7A27">
        <w:rPr>
          <w:rFonts w:cs="Times New Roman"/>
          <w:sz w:val="20"/>
          <w:szCs w:val="20"/>
          <w:lang w:val="en-GB"/>
        </w:rPr>
        <w:t xml:space="preserve">, </w:t>
      </w:r>
      <w:r w:rsidRPr="001E7A27">
        <w:rPr>
          <w:rFonts w:cs="Times New Roman"/>
          <w:b/>
          <w:sz w:val="20"/>
          <w:szCs w:val="20"/>
          <w:lang w:val="en-GB"/>
        </w:rPr>
        <w:t>300(1–2)</w:t>
      </w:r>
      <w:r w:rsidRPr="001E7A27">
        <w:rPr>
          <w:rFonts w:cs="Times New Roman"/>
          <w:sz w:val="20"/>
          <w:szCs w:val="20"/>
          <w:lang w:val="en-GB"/>
        </w:rPr>
        <w:t>, 33–43, doi:</w:t>
      </w:r>
      <w:hyperlink r:id="rId1014" w:history="1">
        <w:r w:rsidRPr="001E7A27">
          <w:rPr>
            <w:rStyle w:val="Hyperlink"/>
            <w:rFonts w:cs="Times New Roman"/>
            <w:sz w:val="20"/>
            <w:szCs w:val="20"/>
            <w:lang w:val="en-GB"/>
          </w:rPr>
          <w:t>10.1016/j.epsl.2010.09.027</w:t>
        </w:r>
      </w:hyperlink>
      <w:r w:rsidRPr="001E7A27">
        <w:rPr>
          <w:rFonts w:cs="Times New Roman"/>
          <w:sz w:val="20"/>
          <w:szCs w:val="20"/>
          <w:lang w:val="en-GB"/>
        </w:rPr>
        <w:t>.</w:t>
      </w:r>
    </w:p>
    <w:p w14:paraId="1E20DFC5" w14:textId="53165ED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Schilt, A. et al., 2014: Isotopic constraints on marine and terrestrial N2O emissions during the last deglaciation.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516(7530)</w:t>
      </w:r>
      <w:r w:rsidRPr="001E7A27">
        <w:rPr>
          <w:rFonts w:cs="Times New Roman"/>
          <w:sz w:val="20"/>
          <w:szCs w:val="20"/>
          <w:lang w:val="en-GB"/>
        </w:rPr>
        <w:t>, 234–237, doi:</w:t>
      </w:r>
      <w:hyperlink r:id="rId1015" w:history="1">
        <w:r w:rsidRPr="001E7A27">
          <w:rPr>
            <w:rStyle w:val="Hyperlink"/>
            <w:rFonts w:cs="Times New Roman"/>
            <w:sz w:val="20"/>
            <w:szCs w:val="20"/>
            <w:lang w:val="en-GB"/>
          </w:rPr>
          <w:t>10.1038/nature13971</w:t>
        </w:r>
      </w:hyperlink>
      <w:r w:rsidRPr="001E7A27">
        <w:rPr>
          <w:rFonts w:cs="Times New Roman"/>
          <w:sz w:val="20"/>
          <w:szCs w:val="20"/>
          <w:lang w:val="en-GB"/>
        </w:rPr>
        <w:t>.</w:t>
      </w:r>
    </w:p>
    <w:p w14:paraId="1C412B36" w14:textId="36CEC4F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Schimel, D., B.B. Stephens, and J.B. Fisher, 2015: Effect of increasing CO2 on the terrestrial carbon cycle.. </w:t>
      </w:r>
      <w:r w:rsidRPr="001E7A27">
        <w:rPr>
          <w:rFonts w:cs="Times New Roman"/>
          <w:i/>
          <w:sz w:val="20"/>
          <w:szCs w:val="20"/>
          <w:lang w:val="en-GB"/>
        </w:rPr>
        <w:t>Proceedings of the National Academy of Sciences of the United States of America</w:t>
      </w:r>
      <w:r w:rsidRPr="001E7A27">
        <w:rPr>
          <w:rFonts w:cs="Times New Roman"/>
          <w:sz w:val="20"/>
          <w:szCs w:val="20"/>
          <w:lang w:val="en-GB"/>
        </w:rPr>
        <w:t xml:space="preserve">, </w:t>
      </w:r>
      <w:r w:rsidRPr="001E7A27">
        <w:rPr>
          <w:rFonts w:cs="Times New Roman"/>
          <w:b/>
          <w:sz w:val="20"/>
          <w:szCs w:val="20"/>
          <w:lang w:val="en-GB"/>
        </w:rPr>
        <w:t>112(2)</w:t>
      </w:r>
      <w:r w:rsidRPr="001E7A27">
        <w:rPr>
          <w:rFonts w:cs="Times New Roman"/>
          <w:sz w:val="20"/>
          <w:szCs w:val="20"/>
          <w:lang w:val="en-GB"/>
        </w:rPr>
        <w:t>, 436–441, doi:</w:t>
      </w:r>
      <w:hyperlink r:id="rId1016" w:history="1">
        <w:r w:rsidRPr="001E7A27">
          <w:rPr>
            <w:rStyle w:val="Hyperlink"/>
            <w:rFonts w:cs="Times New Roman"/>
            <w:sz w:val="20"/>
            <w:szCs w:val="20"/>
            <w:lang w:val="en-GB"/>
          </w:rPr>
          <w:t>10.1073/pnas.1407302112</w:t>
        </w:r>
      </w:hyperlink>
      <w:r w:rsidRPr="001E7A27">
        <w:rPr>
          <w:rFonts w:cs="Times New Roman"/>
          <w:sz w:val="20"/>
          <w:szCs w:val="20"/>
          <w:lang w:val="en-GB"/>
        </w:rPr>
        <w:t>.</w:t>
      </w:r>
    </w:p>
    <w:p w14:paraId="3567E89D" w14:textId="1BF893A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Schlesinger, W.H., 2013: An estimate of the global sink for nitrous oxide in soils.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19(10)</w:t>
      </w:r>
      <w:r w:rsidRPr="001E7A27">
        <w:rPr>
          <w:rFonts w:cs="Times New Roman"/>
          <w:sz w:val="20"/>
          <w:szCs w:val="20"/>
          <w:lang w:val="en-GB"/>
        </w:rPr>
        <w:t>, 2929–2931, doi:</w:t>
      </w:r>
      <w:hyperlink r:id="rId1017" w:history="1">
        <w:r w:rsidRPr="001E7A27">
          <w:rPr>
            <w:rStyle w:val="Hyperlink"/>
            <w:rFonts w:cs="Times New Roman"/>
            <w:sz w:val="20"/>
            <w:szCs w:val="20"/>
            <w:lang w:val="en-GB"/>
          </w:rPr>
          <w:t>10.1111/gcb.12239</w:t>
        </w:r>
      </w:hyperlink>
      <w:r w:rsidRPr="001E7A27">
        <w:rPr>
          <w:rFonts w:cs="Times New Roman"/>
          <w:sz w:val="20"/>
          <w:szCs w:val="20"/>
          <w:lang w:val="en-GB"/>
        </w:rPr>
        <w:t>.</w:t>
      </w:r>
    </w:p>
    <w:p w14:paraId="2A445929" w14:textId="3214082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Schlunegger, S. et al., 2019: Emergence of anthropogenic signals in the ocean carbon cycle.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9(9)</w:t>
      </w:r>
      <w:r w:rsidRPr="001E7A27">
        <w:rPr>
          <w:rFonts w:cs="Times New Roman"/>
          <w:sz w:val="20"/>
          <w:szCs w:val="20"/>
          <w:lang w:val="en-GB"/>
        </w:rPr>
        <w:t>, 719–725, doi:</w:t>
      </w:r>
      <w:hyperlink r:id="rId1018" w:history="1">
        <w:r w:rsidRPr="001E7A27">
          <w:rPr>
            <w:rStyle w:val="Hyperlink"/>
            <w:rFonts w:cs="Times New Roman"/>
            <w:sz w:val="20"/>
            <w:szCs w:val="20"/>
            <w:lang w:val="en-GB"/>
          </w:rPr>
          <w:t>10.1038/s41558-019-0553-2</w:t>
        </w:r>
      </w:hyperlink>
      <w:r w:rsidRPr="001E7A27">
        <w:rPr>
          <w:rFonts w:cs="Times New Roman"/>
          <w:sz w:val="20"/>
          <w:szCs w:val="20"/>
          <w:lang w:val="en-GB"/>
        </w:rPr>
        <w:t>.</w:t>
      </w:r>
    </w:p>
    <w:p w14:paraId="458ABF0D" w14:textId="754A6F2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Schmidt, M.W.I. et al., 2011: Persistence of soil organic matter as an ecosystem property.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478(7367)</w:t>
      </w:r>
      <w:r w:rsidRPr="001E7A27">
        <w:rPr>
          <w:rFonts w:cs="Times New Roman"/>
          <w:sz w:val="20"/>
          <w:szCs w:val="20"/>
          <w:lang w:val="en-GB"/>
        </w:rPr>
        <w:t>, 49–56, doi:</w:t>
      </w:r>
      <w:hyperlink r:id="rId1019" w:history="1">
        <w:r w:rsidRPr="001E7A27">
          <w:rPr>
            <w:rStyle w:val="Hyperlink"/>
            <w:rFonts w:cs="Times New Roman"/>
            <w:sz w:val="20"/>
            <w:szCs w:val="20"/>
            <w:lang w:val="en-GB"/>
          </w:rPr>
          <w:t>10.1038/nature10386</w:t>
        </w:r>
      </w:hyperlink>
      <w:r w:rsidRPr="001E7A27">
        <w:rPr>
          <w:rFonts w:cs="Times New Roman"/>
          <w:sz w:val="20"/>
          <w:szCs w:val="20"/>
          <w:lang w:val="en-GB"/>
        </w:rPr>
        <w:t>.</w:t>
      </w:r>
    </w:p>
    <w:p w14:paraId="43974C6A" w14:textId="6438153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Schmidtko, S., L. Stramma, and M. Visbeck, 2017: Decline in global oceanic oxygen content during the past five decades.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542(7641)</w:t>
      </w:r>
      <w:r w:rsidRPr="001E7A27">
        <w:rPr>
          <w:rFonts w:cs="Times New Roman"/>
          <w:sz w:val="20"/>
          <w:szCs w:val="20"/>
          <w:lang w:val="en-GB"/>
        </w:rPr>
        <w:t>, 335–339, doi:</w:t>
      </w:r>
      <w:hyperlink r:id="rId1020" w:history="1">
        <w:r w:rsidRPr="001E7A27">
          <w:rPr>
            <w:rStyle w:val="Hyperlink"/>
            <w:rFonts w:cs="Times New Roman"/>
            <w:sz w:val="20"/>
            <w:szCs w:val="20"/>
            <w:lang w:val="en-GB"/>
          </w:rPr>
          <w:t>10.1038/nature21399</w:t>
        </w:r>
      </w:hyperlink>
      <w:r w:rsidRPr="001E7A27">
        <w:rPr>
          <w:rFonts w:cs="Times New Roman"/>
          <w:sz w:val="20"/>
          <w:szCs w:val="20"/>
          <w:lang w:val="en-GB"/>
        </w:rPr>
        <w:t>.</w:t>
      </w:r>
    </w:p>
    <w:p w14:paraId="569231CC" w14:textId="50BEB7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Schmitt, J. et al., 2012: Carbon Isotope Constraints on the Deglacial CO2 Rise from Ice Cores.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336(6082)</w:t>
      </w:r>
      <w:r w:rsidRPr="001E7A27">
        <w:rPr>
          <w:rFonts w:cs="Times New Roman"/>
          <w:sz w:val="20"/>
          <w:szCs w:val="20"/>
          <w:lang w:val="en-GB"/>
        </w:rPr>
        <w:t>, 711–714, doi:</w:t>
      </w:r>
      <w:hyperlink r:id="rId1021" w:history="1">
        <w:r w:rsidRPr="001E7A27">
          <w:rPr>
            <w:rStyle w:val="Hyperlink"/>
            <w:rFonts w:cs="Times New Roman"/>
            <w:sz w:val="20"/>
            <w:szCs w:val="20"/>
            <w:lang w:val="en-GB"/>
          </w:rPr>
          <w:t>10.1126/science.1217161</w:t>
        </w:r>
      </w:hyperlink>
      <w:r w:rsidRPr="001E7A27">
        <w:rPr>
          <w:rFonts w:cs="Times New Roman"/>
          <w:sz w:val="20"/>
          <w:szCs w:val="20"/>
          <w:lang w:val="en-GB"/>
        </w:rPr>
        <w:t>.</w:t>
      </w:r>
    </w:p>
    <w:p w14:paraId="3F9CB6D1" w14:textId="052419E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Schneider von Deimling, T. et al., 2012: Estimating the near-surface permafrost-carbon feedback on global warming.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9(2)</w:t>
      </w:r>
      <w:r w:rsidRPr="001E7A27">
        <w:rPr>
          <w:rFonts w:cs="Times New Roman"/>
          <w:sz w:val="20"/>
          <w:szCs w:val="20"/>
          <w:lang w:val="en-GB"/>
        </w:rPr>
        <w:t>, 649–665, doi:</w:t>
      </w:r>
      <w:hyperlink r:id="rId1022" w:history="1">
        <w:r w:rsidRPr="001E7A27">
          <w:rPr>
            <w:rStyle w:val="Hyperlink"/>
            <w:rFonts w:cs="Times New Roman"/>
            <w:sz w:val="20"/>
            <w:szCs w:val="20"/>
            <w:lang w:val="en-GB"/>
          </w:rPr>
          <w:t>10.5194/bg-9-649-2012</w:t>
        </w:r>
      </w:hyperlink>
      <w:r w:rsidRPr="001E7A27">
        <w:rPr>
          <w:rFonts w:cs="Times New Roman"/>
          <w:sz w:val="20"/>
          <w:szCs w:val="20"/>
          <w:lang w:val="en-GB"/>
        </w:rPr>
        <w:t>.</w:t>
      </w:r>
    </w:p>
    <w:p w14:paraId="5501A933" w14:textId="0BD1066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Schneider von Deimling, T. et al., 2015: Observation-based modelling of permafrost carbon fluxes with accounting for deep carbon deposits and thermokarst activity.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12(11)</w:t>
      </w:r>
      <w:r w:rsidRPr="001E7A27">
        <w:rPr>
          <w:rFonts w:cs="Times New Roman"/>
          <w:sz w:val="20"/>
          <w:szCs w:val="20"/>
          <w:lang w:val="en-GB"/>
        </w:rPr>
        <w:t>, 3469–3488, doi:</w:t>
      </w:r>
      <w:hyperlink r:id="rId1023" w:history="1">
        <w:r w:rsidRPr="001E7A27">
          <w:rPr>
            <w:rStyle w:val="Hyperlink"/>
            <w:rFonts w:cs="Times New Roman"/>
            <w:sz w:val="20"/>
            <w:szCs w:val="20"/>
            <w:lang w:val="en-GB"/>
          </w:rPr>
          <w:t>10.5194/bg-12-3469-2015</w:t>
        </w:r>
      </w:hyperlink>
      <w:r w:rsidRPr="001E7A27">
        <w:rPr>
          <w:rFonts w:cs="Times New Roman"/>
          <w:sz w:val="20"/>
          <w:szCs w:val="20"/>
          <w:lang w:val="en-GB"/>
        </w:rPr>
        <w:t>.</w:t>
      </w:r>
    </w:p>
    <w:p w14:paraId="6CEFD2BE" w14:textId="754C54F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Schuur, E.A.G. et al., 2015: Climate change and the permafrost carbon feedback.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520(7546)</w:t>
      </w:r>
      <w:r w:rsidRPr="001E7A27">
        <w:rPr>
          <w:rFonts w:cs="Times New Roman"/>
          <w:sz w:val="20"/>
          <w:szCs w:val="20"/>
          <w:lang w:val="en-GB"/>
        </w:rPr>
        <w:t>, 171–179, doi:</w:t>
      </w:r>
      <w:hyperlink r:id="rId1024" w:history="1">
        <w:r w:rsidRPr="001E7A27">
          <w:rPr>
            <w:rStyle w:val="Hyperlink"/>
            <w:rFonts w:cs="Times New Roman"/>
            <w:sz w:val="20"/>
            <w:szCs w:val="20"/>
            <w:lang w:val="en-GB"/>
          </w:rPr>
          <w:t>10.1038/nature14338</w:t>
        </w:r>
      </w:hyperlink>
      <w:r w:rsidRPr="001E7A27">
        <w:rPr>
          <w:rFonts w:cs="Times New Roman"/>
          <w:sz w:val="20"/>
          <w:szCs w:val="20"/>
          <w:lang w:val="en-GB"/>
        </w:rPr>
        <w:t>.</w:t>
      </w:r>
    </w:p>
    <w:p w14:paraId="0C657B14" w14:textId="0E747D9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Schwalm, C.R. et al., 2012: Reduction in carbon uptake during turn of the century drought in western North America.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5(8)</w:t>
      </w:r>
      <w:r w:rsidRPr="001E7A27">
        <w:rPr>
          <w:rFonts w:cs="Times New Roman"/>
          <w:sz w:val="20"/>
          <w:szCs w:val="20"/>
          <w:lang w:val="en-GB"/>
        </w:rPr>
        <w:t>, 551–556, doi:</w:t>
      </w:r>
      <w:hyperlink r:id="rId1025" w:history="1">
        <w:r w:rsidRPr="001E7A27">
          <w:rPr>
            <w:rStyle w:val="Hyperlink"/>
            <w:rFonts w:cs="Times New Roman"/>
            <w:sz w:val="20"/>
            <w:szCs w:val="20"/>
            <w:lang w:val="en-GB"/>
          </w:rPr>
          <w:t>10.1038/ngeo1529</w:t>
        </w:r>
      </w:hyperlink>
      <w:r w:rsidRPr="001E7A27">
        <w:rPr>
          <w:rFonts w:cs="Times New Roman"/>
          <w:sz w:val="20"/>
          <w:szCs w:val="20"/>
          <w:lang w:val="en-GB"/>
        </w:rPr>
        <w:t>.</w:t>
      </w:r>
    </w:p>
    <w:p w14:paraId="260357FC" w14:textId="28A7967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Schwarber, A.K., S.J. Smith, C.A. Hartin, B.A. Vega-Westhoff, and R. Sriver, 2018: Evaluating Climate Emulation: Unit Testing of Simple Climate Models. </w:t>
      </w:r>
      <w:r w:rsidRPr="001E7A27">
        <w:rPr>
          <w:rFonts w:cs="Times New Roman"/>
          <w:i/>
          <w:sz w:val="20"/>
          <w:szCs w:val="20"/>
          <w:lang w:val="en-GB"/>
        </w:rPr>
        <w:t>Earth System Dynamics Discussions</w:t>
      </w:r>
      <w:r w:rsidRPr="001E7A27">
        <w:rPr>
          <w:rFonts w:cs="Times New Roman"/>
          <w:sz w:val="20"/>
          <w:szCs w:val="20"/>
          <w:lang w:val="en-GB"/>
        </w:rPr>
        <w:t>, 1–13, doi:</w:t>
      </w:r>
      <w:hyperlink r:id="rId1026" w:history="1">
        <w:r w:rsidRPr="001E7A27">
          <w:rPr>
            <w:rStyle w:val="Hyperlink"/>
            <w:rFonts w:cs="Times New Roman"/>
            <w:sz w:val="20"/>
            <w:szCs w:val="20"/>
            <w:lang w:val="en-GB"/>
          </w:rPr>
          <w:t>10.5194/esd-2018-63</w:t>
        </w:r>
      </w:hyperlink>
      <w:r w:rsidRPr="001E7A27">
        <w:rPr>
          <w:rFonts w:cs="Times New Roman"/>
          <w:sz w:val="20"/>
          <w:szCs w:val="20"/>
          <w:lang w:val="en-GB"/>
        </w:rPr>
        <w:t>.</w:t>
      </w:r>
    </w:p>
    <w:p w14:paraId="4044D403" w14:textId="6BB1514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Schwietzke, S. et al., 2016: Upward revision of global fossil fuel methane emissions based on isotope database.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538(7623)</w:t>
      </w:r>
      <w:r w:rsidRPr="001E7A27">
        <w:rPr>
          <w:rFonts w:cs="Times New Roman"/>
          <w:sz w:val="20"/>
          <w:szCs w:val="20"/>
          <w:lang w:val="en-GB"/>
        </w:rPr>
        <w:t>, 88–91, doi:</w:t>
      </w:r>
      <w:hyperlink r:id="rId1027" w:history="1">
        <w:r w:rsidRPr="001E7A27">
          <w:rPr>
            <w:rStyle w:val="Hyperlink"/>
            <w:rFonts w:cs="Times New Roman"/>
            <w:sz w:val="20"/>
            <w:szCs w:val="20"/>
            <w:lang w:val="en-GB"/>
          </w:rPr>
          <w:t>10.1038/nature19797</w:t>
        </w:r>
      </w:hyperlink>
      <w:r w:rsidRPr="001E7A27">
        <w:rPr>
          <w:rFonts w:cs="Times New Roman"/>
          <w:sz w:val="20"/>
          <w:szCs w:val="20"/>
          <w:lang w:val="en-GB"/>
        </w:rPr>
        <w:t>.</w:t>
      </w:r>
    </w:p>
    <w:p w14:paraId="0C887328" w14:textId="1A40F64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Schwinger, J. et al., 2014: Nonlinearity of Ocean Carbon Cycle Feedbacks in CMIP5 Earth System Models.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27(11)</w:t>
      </w:r>
      <w:r w:rsidRPr="001E7A27">
        <w:rPr>
          <w:rFonts w:cs="Times New Roman"/>
          <w:sz w:val="20"/>
          <w:szCs w:val="20"/>
          <w:lang w:val="en-GB"/>
        </w:rPr>
        <w:t>, 3869–3888, doi:</w:t>
      </w:r>
      <w:hyperlink r:id="rId1028" w:history="1">
        <w:r w:rsidRPr="001E7A27">
          <w:rPr>
            <w:rStyle w:val="Hyperlink"/>
            <w:rFonts w:cs="Times New Roman"/>
            <w:sz w:val="20"/>
            <w:szCs w:val="20"/>
            <w:lang w:val="en-GB"/>
          </w:rPr>
          <w:t>10.1175/jcli-d-13-00452.1</w:t>
        </w:r>
      </w:hyperlink>
      <w:r w:rsidRPr="001E7A27">
        <w:rPr>
          <w:rFonts w:cs="Times New Roman"/>
          <w:sz w:val="20"/>
          <w:szCs w:val="20"/>
          <w:lang w:val="en-GB"/>
        </w:rPr>
        <w:t>.</w:t>
      </w:r>
    </w:p>
    <w:p w14:paraId="4934B245" w14:textId="7F639B5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Séférian, R., S. Berthet, and M. Chevallier, 2018a: Assessing the decadal predictability of land and ocean carbon uptake.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45(5)</w:t>
      </w:r>
      <w:r w:rsidRPr="001E7A27">
        <w:rPr>
          <w:rFonts w:cs="Times New Roman"/>
          <w:sz w:val="20"/>
          <w:szCs w:val="20"/>
          <w:lang w:val="en-GB"/>
        </w:rPr>
        <w:t>, 2455–2466, doi:</w:t>
      </w:r>
      <w:hyperlink r:id="rId1029" w:history="1">
        <w:r w:rsidRPr="001E7A27">
          <w:rPr>
            <w:rStyle w:val="Hyperlink"/>
            <w:rFonts w:cs="Times New Roman"/>
            <w:sz w:val="20"/>
            <w:szCs w:val="20"/>
            <w:lang w:val="en-GB"/>
          </w:rPr>
          <w:t>10.1002/2017gl076092</w:t>
        </w:r>
      </w:hyperlink>
      <w:r w:rsidRPr="001E7A27">
        <w:rPr>
          <w:rFonts w:cs="Times New Roman"/>
          <w:sz w:val="20"/>
          <w:szCs w:val="20"/>
          <w:lang w:val="en-GB"/>
        </w:rPr>
        <w:t>.</w:t>
      </w:r>
    </w:p>
    <w:p w14:paraId="2B4AB025" w14:textId="774C817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Séférian, R., M. Rocher, C. Guivarch, and J. Colin, 2018b: Constraints on biomass energy deployment in mitigation pathways: The case of water scarcity.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13(5)</w:t>
      </w:r>
      <w:r w:rsidRPr="001E7A27">
        <w:rPr>
          <w:rFonts w:cs="Times New Roman"/>
          <w:sz w:val="20"/>
          <w:szCs w:val="20"/>
          <w:lang w:val="en-GB"/>
        </w:rPr>
        <w:t>, doi:</w:t>
      </w:r>
      <w:hyperlink r:id="rId1030" w:history="1">
        <w:r w:rsidRPr="001E7A27">
          <w:rPr>
            <w:rStyle w:val="Hyperlink"/>
            <w:rFonts w:cs="Times New Roman"/>
            <w:sz w:val="20"/>
            <w:szCs w:val="20"/>
            <w:lang w:val="en-GB"/>
          </w:rPr>
          <w:t>10.1088/1748-9326/aabcd7</w:t>
        </w:r>
      </w:hyperlink>
      <w:r w:rsidRPr="001E7A27">
        <w:rPr>
          <w:rFonts w:cs="Times New Roman"/>
          <w:sz w:val="20"/>
          <w:szCs w:val="20"/>
          <w:lang w:val="en-GB"/>
        </w:rPr>
        <w:t>.</w:t>
      </w:r>
    </w:p>
    <w:p w14:paraId="4D10096D" w14:textId="3CC0216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Séférian, R. et al., 2014: Multiyear predictability of tropical marine productivity.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111(32)</w:t>
      </w:r>
      <w:r w:rsidRPr="001E7A27">
        <w:rPr>
          <w:rFonts w:cs="Times New Roman"/>
          <w:sz w:val="20"/>
          <w:szCs w:val="20"/>
          <w:lang w:val="en-GB"/>
        </w:rPr>
        <w:t>, 11646–11651, doi:</w:t>
      </w:r>
      <w:hyperlink r:id="rId1031" w:history="1">
        <w:r w:rsidRPr="001E7A27">
          <w:rPr>
            <w:rStyle w:val="Hyperlink"/>
            <w:rFonts w:cs="Times New Roman"/>
            <w:sz w:val="20"/>
            <w:szCs w:val="20"/>
            <w:lang w:val="en-GB"/>
          </w:rPr>
          <w:t>10.1073/pnas.1315855111</w:t>
        </w:r>
      </w:hyperlink>
      <w:r w:rsidRPr="001E7A27">
        <w:rPr>
          <w:rFonts w:cs="Times New Roman"/>
          <w:sz w:val="20"/>
          <w:szCs w:val="20"/>
          <w:lang w:val="en-GB"/>
        </w:rPr>
        <w:t>.</w:t>
      </w:r>
    </w:p>
    <w:p w14:paraId="31CF5FD7" w14:textId="715A1A3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Séférian, R. et al., 2020: Tracking Improvement in Simulated Marine Biogeochemistry Between CMIP5 and CMIP6. </w:t>
      </w:r>
      <w:r w:rsidRPr="001E7A27">
        <w:rPr>
          <w:rFonts w:cs="Times New Roman"/>
          <w:i/>
          <w:sz w:val="20"/>
          <w:szCs w:val="20"/>
          <w:lang w:val="en-GB"/>
        </w:rPr>
        <w:t>Current Climate Change Reports</w:t>
      </w:r>
      <w:r w:rsidRPr="001E7A27">
        <w:rPr>
          <w:rFonts w:cs="Times New Roman"/>
          <w:sz w:val="20"/>
          <w:szCs w:val="20"/>
          <w:lang w:val="en-GB"/>
        </w:rPr>
        <w:t xml:space="preserve">, </w:t>
      </w:r>
      <w:r w:rsidRPr="001E7A27">
        <w:rPr>
          <w:rFonts w:cs="Times New Roman"/>
          <w:b/>
          <w:sz w:val="20"/>
          <w:szCs w:val="20"/>
          <w:lang w:val="en-GB"/>
        </w:rPr>
        <w:t>6(3)</w:t>
      </w:r>
      <w:r w:rsidRPr="001E7A27">
        <w:rPr>
          <w:rFonts w:cs="Times New Roman"/>
          <w:sz w:val="20"/>
          <w:szCs w:val="20"/>
          <w:lang w:val="en-GB"/>
        </w:rPr>
        <w:t>, 95–119, doi:</w:t>
      </w:r>
      <w:hyperlink r:id="rId1032" w:history="1">
        <w:r w:rsidRPr="001E7A27">
          <w:rPr>
            <w:rStyle w:val="Hyperlink"/>
            <w:rFonts w:cs="Times New Roman"/>
            <w:sz w:val="20"/>
            <w:szCs w:val="20"/>
            <w:lang w:val="en-GB"/>
          </w:rPr>
          <w:t>10.1007/s40641-020-00160-0</w:t>
        </w:r>
      </w:hyperlink>
      <w:r w:rsidRPr="001E7A27">
        <w:rPr>
          <w:rFonts w:cs="Times New Roman"/>
          <w:sz w:val="20"/>
          <w:szCs w:val="20"/>
          <w:lang w:val="en-GB"/>
        </w:rPr>
        <w:t>.</w:t>
      </w:r>
    </w:p>
    <w:p w14:paraId="28AB981A" w14:textId="2412E17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Seitzinger, S.P., C. Kroeze, and R. Styles, 2000: Global distribution of N2O emissions from aquatic systems: natural emissions and anthropogenic effects. </w:t>
      </w:r>
      <w:r w:rsidRPr="001E7A27">
        <w:rPr>
          <w:rFonts w:cs="Times New Roman"/>
          <w:i/>
          <w:sz w:val="20"/>
          <w:szCs w:val="20"/>
          <w:lang w:val="en-GB"/>
        </w:rPr>
        <w:t>Chemosphere - Global Change Science</w:t>
      </w:r>
      <w:r w:rsidRPr="001E7A27">
        <w:rPr>
          <w:rFonts w:cs="Times New Roman"/>
          <w:sz w:val="20"/>
          <w:szCs w:val="20"/>
          <w:lang w:val="en-GB"/>
        </w:rPr>
        <w:t xml:space="preserve">, </w:t>
      </w:r>
      <w:r w:rsidRPr="001E7A27">
        <w:rPr>
          <w:rFonts w:cs="Times New Roman"/>
          <w:b/>
          <w:sz w:val="20"/>
          <w:szCs w:val="20"/>
          <w:lang w:val="en-GB"/>
        </w:rPr>
        <w:t>2(3–4)</w:t>
      </w:r>
      <w:r w:rsidRPr="001E7A27">
        <w:rPr>
          <w:rFonts w:cs="Times New Roman"/>
          <w:sz w:val="20"/>
          <w:szCs w:val="20"/>
          <w:lang w:val="en-GB"/>
        </w:rPr>
        <w:t>, 267–279, doi:</w:t>
      </w:r>
      <w:hyperlink r:id="rId1033" w:history="1">
        <w:r w:rsidRPr="001E7A27">
          <w:rPr>
            <w:rStyle w:val="Hyperlink"/>
            <w:rFonts w:cs="Times New Roman"/>
            <w:sz w:val="20"/>
            <w:szCs w:val="20"/>
            <w:lang w:val="en-GB"/>
          </w:rPr>
          <w:t>10.1016/s1465-9972(00)00015-5</w:t>
        </w:r>
      </w:hyperlink>
      <w:r w:rsidRPr="001E7A27">
        <w:rPr>
          <w:rFonts w:cs="Times New Roman"/>
          <w:sz w:val="20"/>
          <w:szCs w:val="20"/>
          <w:lang w:val="en-GB"/>
        </w:rPr>
        <w:t>.</w:t>
      </w:r>
    </w:p>
    <w:p w14:paraId="03613E9F" w14:textId="67F6399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Serrano, O. et al., 2019: Australian vegetated coastal ecosystems as global hotspots for climate change mitigation.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4313, doi:</w:t>
      </w:r>
      <w:hyperlink r:id="rId1034" w:history="1">
        <w:r w:rsidRPr="001E7A27">
          <w:rPr>
            <w:rStyle w:val="Hyperlink"/>
            <w:rFonts w:cs="Times New Roman"/>
            <w:sz w:val="20"/>
            <w:szCs w:val="20"/>
            <w:lang w:val="en-GB"/>
          </w:rPr>
          <w:t>10.1038/s41467-019-12176-8</w:t>
        </w:r>
      </w:hyperlink>
      <w:r w:rsidRPr="001E7A27">
        <w:rPr>
          <w:rFonts w:cs="Times New Roman"/>
          <w:sz w:val="20"/>
          <w:szCs w:val="20"/>
          <w:lang w:val="en-GB"/>
        </w:rPr>
        <w:t>.</w:t>
      </w:r>
    </w:p>
    <w:p w14:paraId="6C0C10AC" w14:textId="668FD42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Seshadri, A.K., 2017: Origin of path independence between cumulative CO2 emissions and global warming. </w:t>
      </w:r>
      <w:r w:rsidRPr="001E7A27">
        <w:rPr>
          <w:rFonts w:cs="Times New Roman"/>
          <w:i/>
          <w:sz w:val="20"/>
          <w:szCs w:val="20"/>
          <w:lang w:val="en-GB"/>
        </w:rPr>
        <w:t>Climate Dynamics</w:t>
      </w:r>
      <w:r w:rsidRPr="001E7A27">
        <w:rPr>
          <w:rFonts w:cs="Times New Roman"/>
          <w:sz w:val="20"/>
          <w:szCs w:val="20"/>
          <w:lang w:val="en-GB"/>
        </w:rPr>
        <w:t xml:space="preserve">, </w:t>
      </w:r>
      <w:r w:rsidRPr="001E7A27">
        <w:rPr>
          <w:rFonts w:cs="Times New Roman"/>
          <w:b/>
          <w:sz w:val="20"/>
          <w:szCs w:val="20"/>
          <w:lang w:val="en-GB"/>
        </w:rPr>
        <w:t>49(9–10)</w:t>
      </w:r>
      <w:r w:rsidRPr="001E7A27">
        <w:rPr>
          <w:rFonts w:cs="Times New Roman"/>
          <w:sz w:val="20"/>
          <w:szCs w:val="20"/>
          <w:lang w:val="en-GB"/>
        </w:rPr>
        <w:t>, 3383–3401, doi:</w:t>
      </w:r>
      <w:hyperlink r:id="rId1035" w:history="1">
        <w:r w:rsidRPr="001E7A27">
          <w:rPr>
            <w:rStyle w:val="Hyperlink"/>
            <w:rFonts w:cs="Times New Roman"/>
            <w:sz w:val="20"/>
            <w:szCs w:val="20"/>
            <w:lang w:val="en-GB"/>
          </w:rPr>
          <w:t>10.1007/s00382-016-3519-3</w:t>
        </w:r>
      </w:hyperlink>
      <w:r w:rsidRPr="001E7A27">
        <w:rPr>
          <w:rFonts w:cs="Times New Roman"/>
          <w:sz w:val="20"/>
          <w:szCs w:val="20"/>
          <w:lang w:val="en-GB"/>
        </w:rPr>
        <w:t>.</w:t>
      </w:r>
    </w:p>
    <w:p w14:paraId="36CAB21D" w14:textId="6471EBF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Shakhova, N. et al., 2010: Extensive methane venting to the atmosphere from sediments of the East Siberian Arctic shelf.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327(5970)</w:t>
      </w:r>
      <w:r w:rsidRPr="001E7A27">
        <w:rPr>
          <w:rFonts w:cs="Times New Roman"/>
          <w:sz w:val="20"/>
          <w:szCs w:val="20"/>
          <w:lang w:val="en-GB"/>
        </w:rPr>
        <w:t>, 1246–1250, doi:</w:t>
      </w:r>
      <w:hyperlink r:id="rId1036" w:history="1">
        <w:r w:rsidRPr="001E7A27">
          <w:rPr>
            <w:rStyle w:val="Hyperlink"/>
            <w:rFonts w:cs="Times New Roman"/>
            <w:sz w:val="20"/>
            <w:szCs w:val="20"/>
            <w:lang w:val="en-GB"/>
          </w:rPr>
          <w:t>10.1126/science.1182221</w:t>
        </w:r>
      </w:hyperlink>
      <w:r w:rsidRPr="001E7A27">
        <w:rPr>
          <w:rFonts w:cs="Times New Roman"/>
          <w:sz w:val="20"/>
          <w:szCs w:val="20"/>
          <w:lang w:val="en-GB"/>
        </w:rPr>
        <w:t>.</w:t>
      </w:r>
    </w:p>
    <w:p w14:paraId="01761D1B" w14:textId="637B69F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Shakhova, N. et al., 2014: Ebullition and storm-induced methane release from the East Siberian Arctic Shelf.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64–70, doi:</w:t>
      </w:r>
      <w:hyperlink r:id="rId1037" w:history="1">
        <w:r w:rsidRPr="001E7A27">
          <w:rPr>
            <w:rStyle w:val="Hyperlink"/>
            <w:rFonts w:cs="Times New Roman"/>
            <w:sz w:val="20"/>
            <w:szCs w:val="20"/>
            <w:lang w:val="en-GB"/>
          </w:rPr>
          <w:t>10.1038/ngeo2007</w:t>
        </w:r>
      </w:hyperlink>
      <w:r w:rsidRPr="001E7A27">
        <w:rPr>
          <w:rFonts w:cs="Times New Roman"/>
          <w:sz w:val="20"/>
          <w:szCs w:val="20"/>
          <w:lang w:val="en-GB"/>
        </w:rPr>
        <w:t>.</w:t>
      </w:r>
    </w:p>
    <w:p w14:paraId="109CAE6E" w14:textId="77AEBFD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Shakhova, N. et al., 2017: Current rates and mechanisms of subsea permafrost degradation in the East Siberian Arctic Shelf.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w:t>
      </w:r>
      <w:r w:rsidRPr="001E7A27">
        <w:rPr>
          <w:rFonts w:cs="Times New Roman"/>
          <w:sz w:val="20"/>
          <w:szCs w:val="20"/>
          <w:lang w:val="en-GB"/>
        </w:rPr>
        <w:t>, 15872, doi:</w:t>
      </w:r>
      <w:hyperlink r:id="rId1038" w:history="1">
        <w:r w:rsidRPr="001E7A27">
          <w:rPr>
            <w:rStyle w:val="Hyperlink"/>
            <w:rFonts w:cs="Times New Roman"/>
            <w:sz w:val="20"/>
            <w:szCs w:val="20"/>
            <w:lang w:val="en-GB"/>
          </w:rPr>
          <w:t>10.1038/ncomms15872</w:t>
        </w:r>
      </w:hyperlink>
      <w:r w:rsidRPr="001E7A27">
        <w:rPr>
          <w:rFonts w:cs="Times New Roman"/>
          <w:sz w:val="20"/>
          <w:szCs w:val="20"/>
          <w:lang w:val="en-GB"/>
        </w:rPr>
        <w:t>.</w:t>
      </w:r>
    </w:p>
    <w:p w14:paraId="06034313" w14:textId="722F726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Shakun, J.D. et al., 2012: Global warming preceded by increasing carbon dioxide concentrations during the last deglaciation.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484(7392)</w:t>
      </w:r>
      <w:r w:rsidRPr="001E7A27">
        <w:rPr>
          <w:rFonts w:cs="Times New Roman"/>
          <w:sz w:val="20"/>
          <w:szCs w:val="20"/>
          <w:lang w:val="en-GB"/>
        </w:rPr>
        <w:t>, 49–54, doi:</w:t>
      </w:r>
      <w:hyperlink r:id="rId1039" w:history="1">
        <w:r w:rsidRPr="001E7A27">
          <w:rPr>
            <w:rStyle w:val="Hyperlink"/>
            <w:rFonts w:cs="Times New Roman"/>
            <w:sz w:val="20"/>
            <w:szCs w:val="20"/>
            <w:lang w:val="en-GB"/>
          </w:rPr>
          <w:t>10.1038/nature10915</w:t>
        </w:r>
      </w:hyperlink>
      <w:r w:rsidRPr="001E7A27">
        <w:rPr>
          <w:rFonts w:cs="Times New Roman"/>
          <w:sz w:val="20"/>
          <w:szCs w:val="20"/>
          <w:lang w:val="en-GB"/>
        </w:rPr>
        <w:t>.</w:t>
      </w:r>
    </w:p>
    <w:p w14:paraId="2144560C" w14:textId="472D73A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Shao, J. et al., 2019: Atmosphere-Ocean CO2 Exchange Across the Last Deglaciation From the Boron Isotope Proxy. </w:t>
      </w:r>
      <w:r w:rsidRPr="001E7A27">
        <w:rPr>
          <w:rFonts w:cs="Times New Roman"/>
          <w:i/>
          <w:sz w:val="20"/>
          <w:szCs w:val="20"/>
          <w:lang w:val="en-GB"/>
        </w:rPr>
        <w:t>Paleoceanography and Paleoclimatology</w:t>
      </w:r>
      <w:r w:rsidRPr="001E7A27">
        <w:rPr>
          <w:rFonts w:cs="Times New Roman"/>
          <w:sz w:val="20"/>
          <w:szCs w:val="20"/>
          <w:lang w:val="en-GB"/>
        </w:rPr>
        <w:t xml:space="preserve">, </w:t>
      </w:r>
      <w:r w:rsidRPr="001E7A27">
        <w:rPr>
          <w:rFonts w:cs="Times New Roman"/>
          <w:b/>
          <w:sz w:val="20"/>
          <w:szCs w:val="20"/>
          <w:lang w:val="en-GB"/>
        </w:rPr>
        <w:t>34(10)</w:t>
      </w:r>
      <w:r w:rsidRPr="001E7A27">
        <w:rPr>
          <w:rFonts w:cs="Times New Roman"/>
          <w:sz w:val="20"/>
          <w:szCs w:val="20"/>
          <w:lang w:val="en-GB"/>
        </w:rPr>
        <w:t>, 1650–1670, doi:</w:t>
      </w:r>
      <w:hyperlink r:id="rId1040" w:history="1">
        <w:r w:rsidRPr="001E7A27">
          <w:rPr>
            <w:rStyle w:val="Hyperlink"/>
            <w:rFonts w:cs="Times New Roman"/>
            <w:sz w:val="20"/>
            <w:szCs w:val="20"/>
            <w:lang w:val="en-GB"/>
          </w:rPr>
          <w:t>10.1029/2018pa003498</w:t>
        </w:r>
      </w:hyperlink>
      <w:r w:rsidRPr="001E7A27">
        <w:rPr>
          <w:rFonts w:cs="Times New Roman"/>
          <w:sz w:val="20"/>
          <w:szCs w:val="20"/>
          <w:lang w:val="en-GB"/>
        </w:rPr>
        <w:t>.</w:t>
      </w:r>
    </w:p>
    <w:p w14:paraId="35BB4C93" w14:textId="0F365E9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Shen, Q., M. Hedley, M. Camps Arbestain, and M.U.F. Kirschbaum, 2016: Can biochar increase the bioavailability of phosphorus? </w:t>
      </w:r>
      <w:r w:rsidRPr="001E7A27">
        <w:rPr>
          <w:rFonts w:cs="Times New Roman"/>
          <w:i/>
          <w:sz w:val="20"/>
          <w:szCs w:val="20"/>
          <w:lang w:val="en-GB"/>
        </w:rPr>
        <w:t>Journal of soil science and plant nutrition</w:t>
      </w:r>
      <w:r w:rsidRPr="001E7A27">
        <w:rPr>
          <w:rFonts w:cs="Times New Roman"/>
          <w:sz w:val="20"/>
          <w:szCs w:val="20"/>
          <w:lang w:val="en-GB"/>
        </w:rPr>
        <w:t xml:space="preserve">, </w:t>
      </w:r>
      <w:r w:rsidRPr="001E7A27">
        <w:rPr>
          <w:rFonts w:cs="Times New Roman"/>
          <w:b/>
          <w:sz w:val="20"/>
          <w:szCs w:val="20"/>
          <w:lang w:val="en-GB"/>
        </w:rPr>
        <w:t>16(ahead)</w:t>
      </w:r>
      <w:r w:rsidRPr="001E7A27">
        <w:rPr>
          <w:rFonts w:cs="Times New Roman"/>
          <w:sz w:val="20"/>
          <w:szCs w:val="20"/>
          <w:lang w:val="en-GB"/>
        </w:rPr>
        <w:t>, 0–0, doi:</w:t>
      </w:r>
      <w:hyperlink r:id="rId1041" w:history="1">
        <w:r w:rsidRPr="001E7A27">
          <w:rPr>
            <w:rStyle w:val="Hyperlink"/>
            <w:rFonts w:cs="Times New Roman"/>
            <w:sz w:val="20"/>
            <w:szCs w:val="20"/>
            <w:lang w:val="en-GB"/>
          </w:rPr>
          <w:t>10.4067/s0718-95162016005000022</w:t>
        </w:r>
      </w:hyperlink>
      <w:r w:rsidRPr="001E7A27">
        <w:rPr>
          <w:rFonts w:cs="Times New Roman"/>
          <w:sz w:val="20"/>
          <w:szCs w:val="20"/>
          <w:lang w:val="en-GB"/>
        </w:rPr>
        <w:t>.</w:t>
      </w:r>
    </w:p>
    <w:p w14:paraId="33D662ED" w14:textId="340C931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Shindell, D.T. et al., 2013a: Interactive ozone and methane chemistry in GISS-E2 historical and future climate simulations.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13(5)</w:t>
      </w:r>
      <w:r w:rsidRPr="001E7A27">
        <w:rPr>
          <w:rFonts w:cs="Times New Roman"/>
          <w:sz w:val="20"/>
          <w:szCs w:val="20"/>
          <w:lang w:val="en-GB"/>
        </w:rPr>
        <w:t>, 2653–2689, doi:</w:t>
      </w:r>
      <w:hyperlink r:id="rId1042" w:history="1">
        <w:r w:rsidRPr="001E7A27">
          <w:rPr>
            <w:rStyle w:val="Hyperlink"/>
            <w:rFonts w:cs="Times New Roman"/>
            <w:sz w:val="20"/>
            <w:szCs w:val="20"/>
            <w:lang w:val="en-GB"/>
          </w:rPr>
          <w:t>10.5194/acp-13-2653-2013</w:t>
        </w:r>
      </w:hyperlink>
      <w:r w:rsidRPr="001E7A27">
        <w:rPr>
          <w:rFonts w:cs="Times New Roman"/>
          <w:sz w:val="20"/>
          <w:szCs w:val="20"/>
          <w:lang w:val="en-GB"/>
        </w:rPr>
        <w:t>.</w:t>
      </w:r>
    </w:p>
    <w:p w14:paraId="6172D601" w14:textId="44CE6F2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Shindell, D.T. et al., 2013b: Interactive ozone and methane chemistry in GISS-E2 historical and future climate simulations.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13(5)</w:t>
      </w:r>
      <w:r w:rsidRPr="001E7A27">
        <w:rPr>
          <w:rFonts w:cs="Times New Roman"/>
          <w:sz w:val="20"/>
          <w:szCs w:val="20"/>
          <w:lang w:val="en-GB"/>
        </w:rPr>
        <w:t>, 2653–2689, doi:</w:t>
      </w:r>
      <w:hyperlink r:id="rId1043" w:history="1">
        <w:r w:rsidRPr="001E7A27">
          <w:rPr>
            <w:rStyle w:val="Hyperlink"/>
            <w:rFonts w:cs="Times New Roman"/>
            <w:sz w:val="20"/>
            <w:szCs w:val="20"/>
            <w:lang w:val="en-GB"/>
          </w:rPr>
          <w:t>10.5194/acp-13-2653-2013</w:t>
        </w:r>
      </w:hyperlink>
      <w:r w:rsidRPr="001E7A27">
        <w:rPr>
          <w:rFonts w:cs="Times New Roman"/>
          <w:sz w:val="20"/>
          <w:szCs w:val="20"/>
          <w:lang w:val="en-GB"/>
        </w:rPr>
        <w:t>.</w:t>
      </w:r>
    </w:p>
    <w:p w14:paraId="3E89E9C8" w14:textId="1CB9DDD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Shinjo, R., R. Asami, K.-F. Huang, C.-F. You, and Y. Iryu, 2013: Ocean acidification trend in the tropical North Pacific since the mid-20th century reconstructed from a coral archive. </w:t>
      </w:r>
      <w:r w:rsidRPr="001E7A27">
        <w:rPr>
          <w:rFonts w:cs="Times New Roman"/>
          <w:i/>
          <w:sz w:val="20"/>
          <w:szCs w:val="20"/>
          <w:lang w:val="en-GB"/>
        </w:rPr>
        <w:t>Marine Geology</w:t>
      </w:r>
      <w:r w:rsidRPr="001E7A27">
        <w:rPr>
          <w:rFonts w:cs="Times New Roman"/>
          <w:sz w:val="20"/>
          <w:szCs w:val="20"/>
          <w:lang w:val="en-GB"/>
        </w:rPr>
        <w:t xml:space="preserve">, </w:t>
      </w:r>
      <w:r w:rsidRPr="001E7A27">
        <w:rPr>
          <w:rFonts w:cs="Times New Roman"/>
          <w:b/>
          <w:sz w:val="20"/>
          <w:szCs w:val="20"/>
          <w:lang w:val="en-GB"/>
        </w:rPr>
        <w:t>342</w:t>
      </w:r>
      <w:r w:rsidRPr="001E7A27">
        <w:rPr>
          <w:rFonts w:cs="Times New Roman"/>
          <w:sz w:val="20"/>
          <w:szCs w:val="20"/>
          <w:lang w:val="en-GB"/>
        </w:rPr>
        <w:t>, 58–64, doi:</w:t>
      </w:r>
      <w:hyperlink r:id="rId1044" w:history="1">
        <w:r w:rsidRPr="001E7A27">
          <w:rPr>
            <w:rStyle w:val="Hyperlink"/>
            <w:rFonts w:cs="Times New Roman"/>
            <w:sz w:val="20"/>
            <w:szCs w:val="20"/>
            <w:lang w:val="en-GB"/>
          </w:rPr>
          <w:t>10.1016/j.margeo.2013.06.002</w:t>
        </w:r>
      </w:hyperlink>
      <w:r w:rsidRPr="001E7A27">
        <w:rPr>
          <w:rFonts w:cs="Times New Roman"/>
          <w:sz w:val="20"/>
          <w:szCs w:val="20"/>
          <w:lang w:val="en-GB"/>
        </w:rPr>
        <w:t>.</w:t>
      </w:r>
    </w:p>
    <w:p w14:paraId="217F8E9E" w14:textId="4AD1FAC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Shuttleworth, R. et al., 2020: Early deglacial CO2 release from the Sub-Antarctic Atlantic and Pacific oceans. </w:t>
      </w:r>
      <w:r w:rsidRPr="001E7A27">
        <w:rPr>
          <w:rFonts w:cs="Times New Roman"/>
          <w:i/>
          <w:sz w:val="20"/>
          <w:szCs w:val="20"/>
          <w:lang w:val="en-GB"/>
        </w:rPr>
        <w:t xml:space="preserve">Earth </w:t>
      </w:r>
      <w:r w:rsidRPr="001E7A27">
        <w:rPr>
          <w:rFonts w:cs="Times New Roman"/>
          <w:i/>
          <w:sz w:val="20"/>
          <w:szCs w:val="20"/>
          <w:lang w:val="en-GB"/>
        </w:rPr>
        <w:lastRenderedPageBreak/>
        <w:t>and Planetary Science Letters</w:t>
      </w:r>
      <w:r w:rsidRPr="001E7A27">
        <w:rPr>
          <w:rFonts w:cs="Times New Roman"/>
          <w:sz w:val="20"/>
          <w:szCs w:val="20"/>
          <w:lang w:val="en-GB"/>
        </w:rPr>
        <w:t>, 116649, doi:</w:t>
      </w:r>
      <w:hyperlink r:id="rId1045" w:history="1">
        <w:r w:rsidRPr="001E7A27">
          <w:rPr>
            <w:rStyle w:val="Hyperlink"/>
            <w:rFonts w:cs="Times New Roman"/>
            <w:sz w:val="20"/>
            <w:szCs w:val="20"/>
            <w:lang w:val="en-GB"/>
          </w:rPr>
          <w:t>10.1016/j.epsl.2020.116649</w:t>
        </w:r>
      </w:hyperlink>
      <w:r w:rsidRPr="001E7A27">
        <w:rPr>
          <w:rFonts w:cs="Times New Roman"/>
          <w:sz w:val="20"/>
          <w:szCs w:val="20"/>
          <w:lang w:val="en-GB"/>
        </w:rPr>
        <w:t>.</w:t>
      </w:r>
    </w:p>
    <w:p w14:paraId="748E9402" w14:textId="0549DBA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Shuttleworth, R. et al., 2021: Early deglacial CO2 release from the Sub-Antarctic Atlantic and Pacific oceans. </w:t>
      </w:r>
      <w:r w:rsidRPr="001E7A27">
        <w:rPr>
          <w:rFonts w:cs="Times New Roman"/>
          <w:i/>
          <w:sz w:val="20"/>
          <w:szCs w:val="20"/>
          <w:lang w:val="en-GB"/>
        </w:rPr>
        <w:t>Earth and Planetary Science Letters</w:t>
      </w:r>
      <w:r w:rsidRPr="001E7A27">
        <w:rPr>
          <w:rFonts w:cs="Times New Roman"/>
          <w:sz w:val="20"/>
          <w:szCs w:val="20"/>
          <w:lang w:val="en-GB"/>
        </w:rPr>
        <w:t xml:space="preserve">, </w:t>
      </w:r>
      <w:r w:rsidRPr="001E7A27">
        <w:rPr>
          <w:rFonts w:cs="Times New Roman"/>
          <w:b/>
          <w:sz w:val="20"/>
          <w:szCs w:val="20"/>
          <w:lang w:val="en-GB"/>
        </w:rPr>
        <w:t>554</w:t>
      </w:r>
      <w:r w:rsidRPr="001E7A27">
        <w:rPr>
          <w:rFonts w:cs="Times New Roman"/>
          <w:sz w:val="20"/>
          <w:szCs w:val="20"/>
          <w:lang w:val="en-GB"/>
        </w:rPr>
        <w:t>, doi:</w:t>
      </w:r>
      <w:hyperlink r:id="rId1046" w:history="1">
        <w:r w:rsidRPr="001E7A27">
          <w:rPr>
            <w:rStyle w:val="Hyperlink"/>
            <w:rFonts w:cs="Times New Roman"/>
            <w:sz w:val="20"/>
            <w:szCs w:val="20"/>
            <w:lang w:val="en-GB"/>
          </w:rPr>
          <w:t>10.1016/j.epsl.2020.116649</w:t>
        </w:r>
      </w:hyperlink>
      <w:r w:rsidRPr="001E7A27">
        <w:rPr>
          <w:rFonts w:cs="Times New Roman"/>
          <w:sz w:val="20"/>
          <w:szCs w:val="20"/>
          <w:lang w:val="en-GB"/>
        </w:rPr>
        <w:t>.</w:t>
      </w:r>
    </w:p>
    <w:p w14:paraId="7D7BCE2F" w14:textId="146DBAE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Siegenthaler, U. et al., 2005: EPICA Dome C carbon dioxide concentrations from 650 to 391 kyr BP. PANGAEA. Retrieved from: </w:t>
      </w:r>
      <w:hyperlink r:id="rId1047" w:history="1">
        <w:r w:rsidRPr="001E7A27">
          <w:rPr>
            <w:rStyle w:val="Hyperlink"/>
            <w:rFonts w:cs="Times New Roman"/>
            <w:sz w:val="20"/>
            <w:szCs w:val="20"/>
            <w:lang w:val="en-GB"/>
          </w:rPr>
          <w:t>https://doi.pangaea.de/10.1594/pangaea.728136</w:t>
        </w:r>
      </w:hyperlink>
      <w:r w:rsidRPr="001E7A27">
        <w:rPr>
          <w:rFonts w:cs="Times New Roman"/>
          <w:sz w:val="20"/>
          <w:szCs w:val="20"/>
          <w:lang w:val="en-GB"/>
        </w:rPr>
        <w:t>.</w:t>
      </w:r>
    </w:p>
    <w:p w14:paraId="50A92D74" w14:textId="3EB0C8A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Sigman, D.M., S.L. Jaccard, and G.H. Haug, 2004: Polar ocean stratification in a cold climate.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428(6978)</w:t>
      </w:r>
      <w:r w:rsidRPr="001E7A27">
        <w:rPr>
          <w:rFonts w:cs="Times New Roman"/>
          <w:sz w:val="20"/>
          <w:szCs w:val="20"/>
          <w:lang w:val="en-GB"/>
        </w:rPr>
        <w:t>, 59–63, doi:</w:t>
      </w:r>
      <w:hyperlink r:id="rId1048" w:history="1">
        <w:r w:rsidRPr="001E7A27">
          <w:rPr>
            <w:rStyle w:val="Hyperlink"/>
            <w:rFonts w:cs="Times New Roman"/>
            <w:sz w:val="20"/>
            <w:szCs w:val="20"/>
            <w:lang w:val="en-GB"/>
          </w:rPr>
          <w:t>10.1038/nature02357</w:t>
        </w:r>
      </w:hyperlink>
      <w:r w:rsidRPr="001E7A27">
        <w:rPr>
          <w:rFonts w:cs="Times New Roman"/>
          <w:sz w:val="20"/>
          <w:szCs w:val="20"/>
          <w:lang w:val="en-GB"/>
        </w:rPr>
        <w:t>.</w:t>
      </w:r>
    </w:p>
    <w:p w14:paraId="1F0ECDAB" w14:textId="6122636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Simmons, C.T. and H.D. Matthews, 2016: Assessing the implications of human land-use change for the transient climate response to cumulative carbon emissions.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11(3)</w:t>
      </w:r>
      <w:r w:rsidRPr="001E7A27">
        <w:rPr>
          <w:rFonts w:cs="Times New Roman"/>
          <w:sz w:val="20"/>
          <w:szCs w:val="20"/>
          <w:lang w:val="en-GB"/>
        </w:rPr>
        <w:t>, 035001, doi:</w:t>
      </w:r>
      <w:hyperlink r:id="rId1049" w:history="1">
        <w:r w:rsidRPr="001E7A27">
          <w:rPr>
            <w:rStyle w:val="Hyperlink"/>
            <w:rFonts w:cs="Times New Roman"/>
            <w:sz w:val="20"/>
            <w:szCs w:val="20"/>
            <w:lang w:val="en-GB"/>
          </w:rPr>
          <w:t>10.1088/1748-9326/11/3/035001</w:t>
        </w:r>
      </w:hyperlink>
      <w:r w:rsidRPr="001E7A27">
        <w:rPr>
          <w:rFonts w:cs="Times New Roman"/>
          <w:sz w:val="20"/>
          <w:szCs w:val="20"/>
          <w:lang w:val="en-GB"/>
        </w:rPr>
        <w:t>.</w:t>
      </w:r>
    </w:p>
    <w:p w14:paraId="7F4C2C50" w14:textId="0879CC1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Simpson, I.J. et al., 2012: Long-term decline of global atmospheric ethane concentrations and implications for methane.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488(7412)</w:t>
      </w:r>
      <w:r w:rsidRPr="001E7A27">
        <w:rPr>
          <w:rFonts w:cs="Times New Roman"/>
          <w:sz w:val="20"/>
          <w:szCs w:val="20"/>
          <w:lang w:val="en-GB"/>
        </w:rPr>
        <w:t>, 490–494, doi:</w:t>
      </w:r>
      <w:hyperlink r:id="rId1050" w:history="1">
        <w:r w:rsidRPr="001E7A27">
          <w:rPr>
            <w:rStyle w:val="Hyperlink"/>
            <w:rFonts w:cs="Times New Roman"/>
            <w:sz w:val="20"/>
            <w:szCs w:val="20"/>
            <w:lang w:val="en-GB"/>
          </w:rPr>
          <w:t>10.1038/nature11342</w:t>
        </w:r>
      </w:hyperlink>
      <w:r w:rsidRPr="001E7A27">
        <w:rPr>
          <w:rFonts w:cs="Times New Roman"/>
          <w:sz w:val="20"/>
          <w:szCs w:val="20"/>
          <w:lang w:val="en-GB"/>
        </w:rPr>
        <w:t>.</w:t>
      </w:r>
    </w:p>
    <w:p w14:paraId="4397E327" w14:textId="7F97E4F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Singarayer, J.S., P.J. Valdes, P. Friedlingstein, S. Nelson, and D.J. Beerling, 2011: Late Holocene methane rise caused by orbitally controlled increase in tropical sources.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470(7332)</w:t>
      </w:r>
      <w:r w:rsidRPr="001E7A27">
        <w:rPr>
          <w:rFonts w:cs="Times New Roman"/>
          <w:sz w:val="20"/>
          <w:szCs w:val="20"/>
          <w:lang w:val="en-GB"/>
        </w:rPr>
        <w:t>, 82–86, doi:</w:t>
      </w:r>
      <w:hyperlink r:id="rId1051" w:history="1">
        <w:r w:rsidRPr="001E7A27">
          <w:rPr>
            <w:rStyle w:val="Hyperlink"/>
            <w:rFonts w:cs="Times New Roman"/>
            <w:sz w:val="20"/>
            <w:szCs w:val="20"/>
            <w:lang w:val="en-GB"/>
          </w:rPr>
          <w:t>10.1038/nature09739</w:t>
        </w:r>
      </w:hyperlink>
      <w:r w:rsidRPr="001E7A27">
        <w:rPr>
          <w:rFonts w:cs="Times New Roman"/>
          <w:sz w:val="20"/>
          <w:szCs w:val="20"/>
          <w:lang w:val="en-GB"/>
        </w:rPr>
        <w:t>.</w:t>
      </w:r>
    </w:p>
    <w:p w14:paraId="01376E10" w14:textId="49C747E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Sitch, S. et al., 2015: Recent trends and drivers of regional sources and sinks of carbon dioxide.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12(3)</w:t>
      </w:r>
      <w:r w:rsidRPr="001E7A27">
        <w:rPr>
          <w:rFonts w:cs="Times New Roman"/>
          <w:sz w:val="20"/>
          <w:szCs w:val="20"/>
          <w:lang w:val="en-GB"/>
        </w:rPr>
        <w:t>, 653–679, doi:</w:t>
      </w:r>
      <w:hyperlink r:id="rId1052" w:history="1">
        <w:r w:rsidRPr="001E7A27">
          <w:rPr>
            <w:rStyle w:val="Hyperlink"/>
            <w:rFonts w:cs="Times New Roman"/>
            <w:sz w:val="20"/>
            <w:szCs w:val="20"/>
            <w:lang w:val="en-GB"/>
          </w:rPr>
          <w:t>10.5194/bg-12-653-2015</w:t>
        </w:r>
      </w:hyperlink>
      <w:r w:rsidRPr="001E7A27">
        <w:rPr>
          <w:rFonts w:cs="Times New Roman"/>
          <w:sz w:val="20"/>
          <w:szCs w:val="20"/>
          <w:lang w:val="en-GB"/>
        </w:rPr>
        <w:t>.</w:t>
      </w:r>
    </w:p>
    <w:p w14:paraId="7D1DCFED" w14:textId="101EA82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Sjögersten, S. et al., 2020: Methane emissions from tree stems in neotropical peatlands.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225(2)</w:t>
      </w:r>
      <w:r w:rsidRPr="001E7A27">
        <w:rPr>
          <w:rFonts w:cs="Times New Roman"/>
          <w:sz w:val="20"/>
          <w:szCs w:val="20"/>
          <w:lang w:val="en-GB"/>
        </w:rPr>
        <w:t>, 769–781, doi:</w:t>
      </w:r>
      <w:hyperlink r:id="rId1053" w:history="1">
        <w:r w:rsidRPr="001E7A27">
          <w:rPr>
            <w:rStyle w:val="Hyperlink"/>
            <w:rFonts w:cs="Times New Roman"/>
            <w:sz w:val="20"/>
            <w:szCs w:val="20"/>
            <w:lang w:val="en-GB"/>
          </w:rPr>
          <w:t>10.1111/nph.16178</w:t>
        </w:r>
      </w:hyperlink>
      <w:r w:rsidRPr="001E7A27">
        <w:rPr>
          <w:rFonts w:cs="Times New Roman"/>
          <w:sz w:val="20"/>
          <w:szCs w:val="20"/>
          <w:lang w:val="en-GB"/>
        </w:rPr>
        <w:t>.</w:t>
      </w:r>
    </w:p>
    <w:p w14:paraId="0324A168" w14:textId="433868D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Skinner, L.C., S. Fallon, C. Waelbroeck, E. Michel, and S. Barker, 2010: Ventilation of the Deep Southern Ocean and Deglacial CO2 Rise.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328(5982)</w:t>
      </w:r>
      <w:r w:rsidRPr="001E7A27">
        <w:rPr>
          <w:rFonts w:cs="Times New Roman"/>
          <w:sz w:val="20"/>
          <w:szCs w:val="20"/>
          <w:lang w:val="en-GB"/>
        </w:rPr>
        <w:t>, 1147–1151, doi:</w:t>
      </w:r>
      <w:hyperlink r:id="rId1054" w:history="1">
        <w:r w:rsidRPr="001E7A27">
          <w:rPr>
            <w:rStyle w:val="Hyperlink"/>
            <w:rFonts w:cs="Times New Roman"/>
            <w:sz w:val="20"/>
            <w:szCs w:val="20"/>
            <w:lang w:val="en-GB"/>
          </w:rPr>
          <w:t>10.1126/science.1183627</w:t>
        </w:r>
      </w:hyperlink>
      <w:r w:rsidRPr="001E7A27">
        <w:rPr>
          <w:rFonts w:cs="Times New Roman"/>
          <w:sz w:val="20"/>
          <w:szCs w:val="20"/>
          <w:lang w:val="en-GB"/>
        </w:rPr>
        <w:t>.</w:t>
      </w:r>
    </w:p>
    <w:p w14:paraId="661BEB0E" w14:textId="1661049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Skinner, L.C. et al., 2017: Radiocarbon constraints on the glacial ocean circulation and its impact on atmospheric CO2.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w:t>
      </w:r>
      <w:r w:rsidRPr="001E7A27">
        <w:rPr>
          <w:rFonts w:cs="Times New Roman"/>
          <w:sz w:val="20"/>
          <w:szCs w:val="20"/>
          <w:lang w:val="en-GB"/>
        </w:rPr>
        <w:t>, 16010, doi:</w:t>
      </w:r>
      <w:hyperlink r:id="rId1055" w:history="1">
        <w:r w:rsidRPr="001E7A27">
          <w:rPr>
            <w:rStyle w:val="Hyperlink"/>
            <w:rFonts w:cs="Times New Roman"/>
            <w:sz w:val="20"/>
            <w:szCs w:val="20"/>
            <w:lang w:val="en-GB"/>
          </w:rPr>
          <w:t>10.1038/ncomms16010</w:t>
        </w:r>
      </w:hyperlink>
      <w:r w:rsidRPr="001E7A27">
        <w:rPr>
          <w:rFonts w:cs="Times New Roman"/>
          <w:sz w:val="20"/>
          <w:szCs w:val="20"/>
          <w:lang w:val="en-GB"/>
        </w:rPr>
        <w:t>.</w:t>
      </w:r>
    </w:p>
    <w:p w14:paraId="22FA4A69" w14:textId="5EDC342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Sluijs, A. et al., 2006: Subtropical Arctic Ocean temperatures during the Palaeocene/Eocene thermal maximum.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441(7093)</w:t>
      </w:r>
      <w:r w:rsidRPr="001E7A27">
        <w:rPr>
          <w:rFonts w:cs="Times New Roman"/>
          <w:sz w:val="20"/>
          <w:szCs w:val="20"/>
          <w:lang w:val="en-GB"/>
        </w:rPr>
        <w:t>, 610–613, doi:</w:t>
      </w:r>
      <w:hyperlink r:id="rId1056" w:history="1">
        <w:r w:rsidRPr="001E7A27">
          <w:rPr>
            <w:rStyle w:val="Hyperlink"/>
            <w:rFonts w:cs="Times New Roman"/>
            <w:sz w:val="20"/>
            <w:szCs w:val="20"/>
            <w:lang w:val="en-GB"/>
          </w:rPr>
          <w:t>10.1038/nature04668</w:t>
        </w:r>
      </w:hyperlink>
      <w:r w:rsidRPr="001E7A27">
        <w:rPr>
          <w:rFonts w:cs="Times New Roman"/>
          <w:sz w:val="20"/>
          <w:szCs w:val="20"/>
          <w:lang w:val="en-GB"/>
        </w:rPr>
        <w:t>.</w:t>
      </w:r>
    </w:p>
    <w:p w14:paraId="40C9A42B" w14:textId="69646B7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Smale, D.A. et al., 2019: Marine heatwaves threaten global biodiversity and the provision of ecosystem services.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9(4)</w:t>
      </w:r>
      <w:r w:rsidRPr="001E7A27">
        <w:rPr>
          <w:rFonts w:cs="Times New Roman"/>
          <w:sz w:val="20"/>
          <w:szCs w:val="20"/>
          <w:lang w:val="en-GB"/>
        </w:rPr>
        <w:t>, 306–312, doi:</w:t>
      </w:r>
      <w:hyperlink r:id="rId1057" w:history="1">
        <w:r w:rsidRPr="001E7A27">
          <w:rPr>
            <w:rStyle w:val="Hyperlink"/>
            <w:rFonts w:cs="Times New Roman"/>
            <w:sz w:val="20"/>
            <w:szCs w:val="20"/>
            <w:lang w:val="en-GB"/>
          </w:rPr>
          <w:t>10.1038/s41558-019-0412-1</w:t>
        </w:r>
      </w:hyperlink>
      <w:r w:rsidRPr="001E7A27">
        <w:rPr>
          <w:rFonts w:cs="Times New Roman"/>
          <w:sz w:val="20"/>
          <w:szCs w:val="20"/>
          <w:lang w:val="en-GB"/>
        </w:rPr>
        <w:t>.</w:t>
      </w:r>
    </w:p>
    <w:p w14:paraId="4C7CB630" w14:textId="2E05244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Smith, C.J. et al., 2018a: FAIR v1.3: a simple emissions-based impulse response and carbon cycle model.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11(6)</w:t>
      </w:r>
      <w:r w:rsidRPr="001E7A27">
        <w:rPr>
          <w:rFonts w:cs="Times New Roman"/>
          <w:sz w:val="20"/>
          <w:szCs w:val="20"/>
          <w:lang w:val="en-GB"/>
        </w:rPr>
        <w:t>, 2273–2297, doi:</w:t>
      </w:r>
      <w:hyperlink r:id="rId1058" w:history="1">
        <w:r w:rsidRPr="001E7A27">
          <w:rPr>
            <w:rStyle w:val="Hyperlink"/>
            <w:rFonts w:cs="Times New Roman"/>
            <w:sz w:val="20"/>
            <w:szCs w:val="20"/>
            <w:lang w:val="en-GB"/>
          </w:rPr>
          <w:t>10.5194/gmd-11-2273-2018</w:t>
        </w:r>
      </w:hyperlink>
      <w:r w:rsidRPr="001E7A27">
        <w:rPr>
          <w:rFonts w:cs="Times New Roman"/>
          <w:sz w:val="20"/>
          <w:szCs w:val="20"/>
          <w:lang w:val="en-GB"/>
        </w:rPr>
        <w:t>.</w:t>
      </w:r>
    </w:p>
    <w:p w14:paraId="164D5804" w14:textId="23BA580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Smith, C.J. et al., 2018b: FAIR v1.3: a simple emissions-based impulse response and carbon cycle model.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11(6)</w:t>
      </w:r>
      <w:r w:rsidRPr="001E7A27">
        <w:rPr>
          <w:rFonts w:cs="Times New Roman"/>
          <w:sz w:val="20"/>
          <w:szCs w:val="20"/>
          <w:lang w:val="en-GB"/>
        </w:rPr>
        <w:t>, 2273–2297, doi:</w:t>
      </w:r>
      <w:hyperlink r:id="rId1059" w:history="1">
        <w:r w:rsidRPr="001E7A27">
          <w:rPr>
            <w:rStyle w:val="Hyperlink"/>
            <w:rFonts w:cs="Times New Roman"/>
            <w:sz w:val="20"/>
            <w:szCs w:val="20"/>
            <w:lang w:val="en-GB"/>
          </w:rPr>
          <w:t>10.5194/gmd-11-2273-2018</w:t>
        </w:r>
      </w:hyperlink>
      <w:r w:rsidRPr="001E7A27">
        <w:rPr>
          <w:rFonts w:cs="Times New Roman"/>
          <w:sz w:val="20"/>
          <w:szCs w:val="20"/>
          <w:lang w:val="en-GB"/>
        </w:rPr>
        <w:t>.</w:t>
      </w:r>
    </w:p>
    <w:p w14:paraId="3ED0221E" w14:textId="073EB5D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Smith, M.N. et al., 2020: Empirical evidence for resilience of tropical forest photosynthesis in a warmer world. </w:t>
      </w:r>
      <w:r w:rsidRPr="001E7A27">
        <w:rPr>
          <w:rFonts w:cs="Times New Roman"/>
          <w:i/>
          <w:sz w:val="20"/>
          <w:szCs w:val="20"/>
          <w:lang w:val="en-GB"/>
        </w:rPr>
        <w:t>Nature Plants</w:t>
      </w:r>
      <w:r w:rsidRPr="001E7A27">
        <w:rPr>
          <w:rFonts w:cs="Times New Roman"/>
          <w:sz w:val="20"/>
          <w:szCs w:val="20"/>
          <w:lang w:val="en-GB"/>
        </w:rPr>
        <w:t>.</w:t>
      </w:r>
    </w:p>
    <w:p w14:paraId="0BD21993" w14:textId="3936884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Smith, N.G. and J.S. Dukes, 2013: Plant respiration and photosynthesis in global-scale models: incorporating acclimation to temperature and CO2.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19(1)</w:t>
      </w:r>
      <w:r w:rsidRPr="001E7A27">
        <w:rPr>
          <w:rFonts w:cs="Times New Roman"/>
          <w:sz w:val="20"/>
          <w:szCs w:val="20"/>
          <w:lang w:val="en-GB"/>
        </w:rPr>
        <w:t>, 45–63, doi:</w:t>
      </w:r>
      <w:hyperlink r:id="rId1060" w:history="1">
        <w:r w:rsidRPr="001E7A27">
          <w:rPr>
            <w:rStyle w:val="Hyperlink"/>
            <w:rFonts w:cs="Times New Roman"/>
            <w:sz w:val="20"/>
            <w:szCs w:val="20"/>
            <w:lang w:val="en-GB"/>
          </w:rPr>
          <w:t>10.1111/j.1365-2486.2012.02797.x</w:t>
        </w:r>
      </w:hyperlink>
      <w:r w:rsidRPr="001E7A27">
        <w:rPr>
          <w:rFonts w:cs="Times New Roman"/>
          <w:sz w:val="20"/>
          <w:szCs w:val="20"/>
          <w:lang w:val="en-GB"/>
        </w:rPr>
        <w:t>.</w:t>
      </w:r>
    </w:p>
    <w:p w14:paraId="7C16E75A" w14:textId="4CA7596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Smith, N.G. and J.S. Dukes, 2017: Short-term acclimation to warmer temperatures accelerates leaf carbon exchange processes across plant types.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23(11)</w:t>
      </w:r>
      <w:r w:rsidRPr="001E7A27">
        <w:rPr>
          <w:rFonts w:cs="Times New Roman"/>
          <w:sz w:val="20"/>
          <w:szCs w:val="20"/>
          <w:lang w:val="en-GB"/>
        </w:rPr>
        <w:t>, 4840–4853, doi:</w:t>
      </w:r>
      <w:hyperlink r:id="rId1061" w:history="1">
        <w:r w:rsidRPr="001E7A27">
          <w:rPr>
            <w:rStyle w:val="Hyperlink"/>
            <w:rFonts w:cs="Times New Roman"/>
            <w:sz w:val="20"/>
            <w:szCs w:val="20"/>
            <w:lang w:val="en-GB"/>
          </w:rPr>
          <w:t>10.1111/gcb.13735</w:t>
        </w:r>
      </w:hyperlink>
      <w:r w:rsidRPr="001E7A27">
        <w:rPr>
          <w:rFonts w:cs="Times New Roman"/>
          <w:sz w:val="20"/>
          <w:szCs w:val="20"/>
          <w:lang w:val="en-GB"/>
        </w:rPr>
        <w:t>.</w:t>
      </w:r>
    </w:p>
    <w:p w14:paraId="4B1EE6E4" w14:textId="6DE8A52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Smith, N.G., S.L. Malyshev, E. Shevliakova, J. Kattge, and J.S. Dukes, 2015: Foliar temperature acclimation reduces simulated carbon sensitivity to climate.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6</w:t>
      </w:r>
      <w:r w:rsidRPr="001E7A27">
        <w:rPr>
          <w:rFonts w:cs="Times New Roman"/>
          <w:sz w:val="20"/>
          <w:szCs w:val="20"/>
          <w:lang w:val="en-GB"/>
        </w:rPr>
        <w:t>, 407, doi:</w:t>
      </w:r>
      <w:hyperlink r:id="rId1062" w:history="1">
        <w:r w:rsidRPr="001E7A27">
          <w:rPr>
            <w:rStyle w:val="Hyperlink"/>
            <w:rFonts w:cs="Times New Roman"/>
            <w:sz w:val="20"/>
            <w:szCs w:val="20"/>
            <w:lang w:val="en-GB"/>
          </w:rPr>
          <w:t>10.1038/nclimate2878</w:t>
        </w:r>
      </w:hyperlink>
      <w:r w:rsidRPr="001E7A27">
        <w:rPr>
          <w:rFonts w:cs="Times New Roman"/>
          <w:sz w:val="20"/>
          <w:szCs w:val="20"/>
          <w:lang w:val="en-GB"/>
        </w:rPr>
        <w:t>.</w:t>
      </w:r>
    </w:p>
    <w:p w14:paraId="111468B7" w14:textId="2DF83CB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Smith, P., 2016: Soil carbon sequestration and biochar as negative emission technologies.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22(3)</w:t>
      </w:r>
      <w:r w:rsidRPr="001E7A27">
        <w:rPr>
          <w:rFonts w:cs="Times New Roman"/>
          <w:sz w:val="20"/>
          <w:szCs w:val="20"/>
          <w:lang w:val="en-GB"/>
        </w:rPr>
        <w:t>, 1315–1324, doi:</w:t>
      </w:r>
      <w:hyperlink r:id="rId1063" w:history="1">
        <w:r w:rsidRPr="001E7A27">
          <w:rPr>
            <w:rStyle w:val="Hyperlink"/>
            <w:rFonts w:cs="Times New Roman"/>
            <w:sz w:val="20"/>
            <w:szCs w:val="20"/>
            <w:lang w:val="en-GB"/>
          </w:rPr>
          <w:t>10.1111/gcb.13178</w:t>
        </w:r>
      </w:hyperlink>
      <w:r w:rsidRPr="001E7A27">
        <w:rPr>
          <w:rFonts w:cs="Times New Roman"/>
          <w:sz w:val="20"/>
          <w:szCs w:val="20"/>
          <w:lang w:val="en-GB"/>
        </w:rPr>
        <w:t>.</w:t>
      </w:r>
    </w:p>
    <w:p w14:paraId="273F1D4A" w14:textId="737DBC7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Smith, P., J. Price, A. Molotoks, R. Warren, and Y. Malhi, 2018: Impacts on terrestrial biodiversity of moving from a 2°C to a 1.5°C target. </w:t>
      </w:r>
      <w:r w:rsidRPr="001E7A27">
        <w:rPr>
          <w:rFonts w:cs="Times New Roman"/>
          <w:i/>
          <w:sz w:val="20"/>
          <w:szCs w:val="20"/>
          <w:lang w:val="en-GB"/>
        </w:rPr>
        <w:t>Philosophical Transactions of the Royal Society A: Mathematical,Physical and Engineering Sciences</w:t>
      </w:r>
      <w:r w:rsidRPr="001E7A27">
        <w:rPr>
          <w:rFonts w:cs="Times New Roman"/>
          <w:sz w:val="20"/>
          <w:szCs w:val="20"/>
          <w:lang w:val="en-GB"/>
        </w:rPr>
        <w:t xml:space="preserve">, </w:t>
      </w:r>
      <w:r w:rsidRPr="001E7A27">
        <w:rPr>
          <w:rFonts w:cs="Times New Roman"/>
          <w:b/>
          <w:sz w:val="20"/>
          <w:szCs w:val="20"/>
          <w:lang w:val="en-GB"/>
        </w:rPr>
        <w:t>376(2119)</w:t>
      </w:r>
      <w:r w:rsidRPr="001E7A27">
        <w:rPr>
          <w:rFonts w:cs="Times New Roman"/>
          <w:sz w:val="20"/>
          <w:szCs w:val="20"/>
          <w:lang w:val="en-GB"/>
        </w:rPr>
        <w:t>, 20160456, doi:</w:t>
      </w:r>
      <w:hyperlink r:id="rId1064" w:history="1">
        <w:r w:rsidRPr="001E7A27">
          <w:rPr>
            <w:rStyle w:val="Hyperlink"/>
            <w:rFonts w:cs="Times New Roman"/>
            <w:sz w:val="20"/>
            <w:szCs w:val="20"/>
            <w:lang w:val="en-GB"/>
          </w:rPr>
          <w:t>10.1098/rsta.2016.0456</w:t>
        </w:r>
      </w:hyperlink>
      <w:r w:rsidRPr="001E7A27">
        <w:rPr>
          <w:rFonts w:cs="Times New Roman"/>
          <w:sz w:val="20"/>
          <w:szCs w:val="20"/>
          <w:lang w:val="en-GB"/>
        </w:rPr>
        <w:t>.</w:t>
      </w:r>
    </w:p>
    <w:p w14:paraId="39B3EFC2" w14:textId="4006817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Smith, P. et al., 2016: Biophysical and economic limits to negative CO2 emissions.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6(1)</w:t>
      </w:r>
      <w:r w:rsidRPr="001E7A27">
        <w:rPr>
          <w:rFonts w:cs="Times New Roman"/>
          <w:sz w:val="20"/>
          <w:szCs w:val="20"/>
          <w:lang w:val="en-GB"/>
        </w:rPr>
        <w:t>, 42–50, doi:</w:t>
      </w:r>
      <w:hyperlink r:id="rId1065" w:history="1">
        <w:r w:rsidRPr="001E7A27">
          <w:rPr>
            <w:rStyle w:val="Hyperlink"/>
            <w:rFonts w:cs="Times New Roman"/>
            <w:sz w:val="20"/>
            <w:szCs w:val="20"/>
            <w:lang w:val="en-GB"/>
          </w:rPr>
          <w:t>10.1038/nclimate2870</w:t>
        </w:r>
      </w:hyperlink>
      <w:r w:rsidRPr="001E7A27">
        <w:rPr>
          <w:rFonts w:cs="Times New Roman"/>
          <w:sz w:val="20"/>
          <w:szCs w:val="20"/>
          <w:lang w:val="en-GB"/>
        </w:rPr>
        <w:t>.</w:t>
      </w:r>
    </w:p>
    <w:p w14:paraId="54A1330E" w14:textId="4664631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Smith, P. et al., 2019: Land-Management Options for Greenhouse Gas Removal and Their Impacts on Ecosystem Services and the Sustainable Development Goals. </w:t>
      </w:r>
      <w:r w:rsidRPr="001E7A27">
        <w:rPr>
          <w:rFonts w:cs="Times New Roman"/>
          <w:i/>
          <w:sz w:val="20"/>
          <w:szCs w:val="20"/>
          <w:lang w:val="en-GB"/>
        </w:rPr>
        <w:t>Annual Review of Environment and Resources</w:t>
      </w:r>
      <w:r w:rsidRPr="001E7A27">
        <w:rPr>
          <w:rFonts w:cs="Times New Roman"/>
          <w:sz w:val="20"/>
          <w:szCs w:val="20"/>
          <w:lang w:val="en-GB"/>
        </w:rPr>
        <w:t xml:space="preserve">, </w:t>
      </w:r>
      <w:r w:rsidRPr="001E7A27">
        <w:rPr>
          <w:rFonts w:cs="Times New Roman"/>
          <w:b/>
          <w:sz w:val="20"/>
          <w:szCs w:val="20"/>
          <w:lang w:val="en-GB"/>
        </w:rPr>
        <w:t>44(1)</w:t>
      </w:r>
      <w:r w:rsidRPr="001E7A27">
        <w:rPr>
          <w:rFonts w:cs="Times New Roman"/>
          <w:sz w:val="20"/>
          <w:szCs w:val="20"/>
          <w:lang w:val="en-GB"/>
        </w:rPr>
        <w:t>, 255–286, doi:</w:t>
      </w:r>
      <w:hyperlink r:id="rId1066" w:history="1">
        <w:r w:rsidRPr="001E7A27">
          <w:rPr>
            <w:rStyle w:val="Hyperlink"/>
            <w:rFonts w:cs="Times New Roman"/>
            <w:sz w:val="20"/>
            <w:szCs w:val="20"/>
            <w:lang w:val="en-GB"/>
          </w:rPr>
          <w:t>10.1146/annurev-environ-101718-033129</w:t>
        </w:r>
      </w:hyperlink>
      <w:r w:rsidRPr="001E7A27">
        <w:rPr>
          <w:rFonts w:cs="Times New Roman"/>
          <w:sz w:val="20"/>
          <w:szCs w:val="20"/>
          <w:lang w:val="en-GB"/>
        </w:rPr>
        <w:t>.</w:t>
      </w:r>
    </w:p>
    <w:p w14:paraId="14393142" w14:textId="381FB3B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Smith, S.J. and A. Mizrahi, 2013: Near-term climate mitigation by short-lived forcers.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110(35)</w:t>
      </w:r>
      <w:r w:rsidRPr="001E7A27">
        <w:rPr>
          <w:rFonts w:cs="Times New Roman"/>
          <w:sz w:val="20"/>
          <w:szCs w:val="20"/>
          <w:lang w:val="en-GB"/>
        </w:rPr>
        <w:t>, 14202–14206, doi:</w:t>
      </w:r>
      <w:hyperlink r:id="rId1067" w:history="1">
        <w:r w:rsidRPr="001E7A27">
          <w:rPr>
            <w:rStyle w:val="Hyperlink"/>
            <w:rFonts w:cs="Times New Roman"/>
            <w:sz w:val="20"/>
            <w:szCs w:val="20"/>
            <w:lang w:val="en-GB"/>
          </w:rPr>
          <w:t>10.1073/pnas.1308470110</w:t>
        </w:r>
      </w:hyperlink>
      <w:r w:rsidRPr="001E7A27">
        <w:rPr>
          <w:rFonts w:cs="Times New Roman"/>
          <w:sz w:val="20"/>
          <w:szCs w:val="20"/>
          <w:lang w:val="en-GB"/>
        </w:rPr>
        <w:t>.</w:t>
      </w:r>
    </w:p>
    <w:p w14:paraId="333E4B99" w14:textId="3762843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Smith, W.K., M. Zhao, and S.W. Running, 2012: Global bioenergy capacity as constrained by observed biospheric productivity rates. </w:t>
      </w:r>
      <w:r w:rsidRPr="001E7A27">
        <w:rPr>
          <w:rFonts w:cs="Times New Roman"/>
          <w:i/>
          <w:sz w:val="20"/>
          <w:szCs w:val="20"/>
          <w:lang w:val="en-GB"/>
        </w:rPr>
        <w:t>BioScience</w:t>
      </w:r>
      <w:r w:rsidRPr="001E7A27">
        <w:rPr>
          <w:rFonts w:cs="Times New Roman"/>
          <w:sz w:val="20"/>
          <w:szCs w:val="20"/>
          <w:lang w:val="en-GB"/>
        </w:rPr>
        <w:t xml:space="preserve">, </w:t>
      </w:r>
      <w:r w:rsidRPr="001E7A27">
        <w:rPr>
          <w:rFonts w:cs="Times New Roman"/>
          <w:b/>
          <w:sz w:val="20"/>
          <w:szCs w:val="20"/>
          <w:lang w:val="en-GB"/>
        </w:rPr>
        <w:t>62(10)</w:t>
      </w:r>
      <w:r w:rsidRPr="001E7A27">
        <w:rPr>
          <w:rFonts w:cs="Times New Roman"/>
          <w:sz w:val="20"/>
          <w:szCs w:val="20"/>
          <w:lang w:val="en-GB"/>
        </w:rPr>
        <w:t>, 911–922, doi:</w:t>
      </w:r>
      <w:hyperlink r:id="rId1068" w:history="1">
        <w:r w:rsidRPr="001E7A27">
          <w:rPr>
            <w:rStyle w:val="Hyperlink"/>
            <w:rFonts w:cs="Times New Roman"/>
            <w:sz w:val="20"/>
            <w:szCs w:val="20"/>
            <w:lang w:val="en-GB"/>
          </w:rPr>
          <w:t>10.1525/bio.2012.62.10.11</w:t>
        </w:r>
      </w:hyperlink>
      <w:r w:rsidRPr="001E7A27">
        <w:rPr>
          <w:rFonts w:cs="Times New Roman"/>
          <w:sz w:val="20"/>
          <w:szCs w:val="20"/>
          <w:lang w:val="en-GB"/>
        </w:rPr>
        <w:t>.</w:t>
      </w:r>
    </w:p>
    <w:p w14:paraId="5977D992" w14:textId="64CE33F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Snider, D.M., J.J. Venkiteswaran, S.L. Schiff, and J. Spoelstra, 2015: From the Ground Up: Global Nitrous Oxide Sources are Constrained by Stable Isotope Values. </w:t>
      </w:r>
      <w:r w:rsidRPr="001E7A27">
        <w:rPr>
          <w:rFonts w:cs="Times New Roman"/>
          <w:i/>
          <w:sz w:val="20"/>
          <w:szCs w:val="20"/>
          <w:lang w:val="en-GB"/>
        </w:rPr>
        <w:t>PLOS ONE</w:t>
      </w:r>
      <w:r w:rsidRPr="001E7A27">
        <w:rPr>
          <w:rFonts w:cs="Times New Roman"/>
          <w:sz w:val="20"/>
          <w:szCs w:val="20"/>
          <w:lang w:val="en-GB"/>
        </w:rPr>
        <w:t xml:space="preserve">, </w:t>
      </w:r>
      <w:r w:rsidRPr="001E7A27">
        <w:rPr>
          <w:rFonts w:cs="Times New Roman"/>
          <w:b/>
          <w:sz w:val="20"/>
          <w:szCs w:val="20"/>
          <w:lang w:val="en-GB"/>
        </w:rPr>
        <w:t>10(3)</w:t>
      </w:r>
      <w:r w:rsidRPr="001E7A27">
        <w:rPr>
          <w:rFonts w:cs="Times New Roman"/>
          <w:sz w:val="20"/>
          <w:szCs w:val="20"/>
          <w:lang w:val="en-GB"/>
        </w:rPr>
        <w:t>, e0118954, doi:</w:t>
      </w:r>
      <w:hyperlink r:id="rId1069" w:history="1">
        <w:r w:rsidRPr="001E7A27">
          <w:rPr>
            <w:rStyle w:val="Hyperlink"/>
            <w:rFonts w:cs="Times New Roman"/>
            <w:sz w:val="20"/>
            <w:szCs w:val="20"/>
            <w:lang w:val="en-GB"/>
          </w:rPr>
          <w:t>10.1371/journal.pone.0118954</w:t>
        </w:r>
      </w:hyperlink>
      <w:r w:rsidRPr="001E7A27">
        <w:rPr>
          <w:rFonts w:cs="Times New Roman"/>
          <w:sz w:val="20"/>
          <w:szCs w:val="20"/>
          <w:lang w:val="en-GB"/>
        </w:rPr>
        <w:t>.</w:t>
      </w:r>
    </w:p>
    <w:p w14:paraId="55ACE718" w14:textId="68A0BA2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Song, J. et al., 2019a: A meta-analysis of 1,119 manipulative experiments on terrestrial carbon-cycling responses to global change. </w:t>
      </w:r>
      <w:r w:rsidRPr="001E7A27">
        <w:rPr>
          <w:rFonts w:cs="Times New Roman"/>
          <w:i/>
          <w:sz w:val="20"/>
          <w:szCs w:val="20"/>
          <w:lang w:val="en-GB"/>
        </w:rPr>
        <w:t>Nature Ecology &amp; Evolution</w:t>
      </w:r>
      <w:r w:rsidRPr="001E7A27">
        <w:rPr>
          <w:rFonts w:cs="Times New Roman"/>
          <w:sz w:val="20"/>
          <w:szCs w:val="20"/>
          <w:lang w:val="en-GB"/>
        </w:rPr>
        <w:t xml:space="preserve">, </w:t>
      </w:r>
      <w:r w:rsidRPr="001E7A27">
        <w:rPr>
          <w:rFonts w:cs="Times New Roman"/>
          <w:b/>
          <w:sz w:val="20"/>
          <w:szCs w:val="20"/>
          <w:lang w:val="en-GB"/>
        </w:rPr>
        <w:t>3(9)</w:t>
      </w:r>
      <w:r w:rsidRPr="001E7A27">
        <w:rPr>
          <w:rFonts w:cs="Times New Roman"/>
          <w:sz w:val="20"/>
          <w:szCs w:val="20"/>
          <w:lang w:val="en-GB"/>
        </w:rPr>
        <w:t>, 1309–1320, doi:</w:t>
      </w:r>
      <w:hyperlink r:id="rId1070" w:history="1">
        <w:r w:rsidRPr="001E7A27">
          <w:rPr>
            <w:rStyle w:val="Hyperlink"/>
            <w:rFonts w:cs="Times New Roman"/>
            <w:sz w:val="20"/>
            <w:szCs w:val="20"/>
            <w:lang w:val="en-GB"/>
          </w:rPr>
          <w:t>10.1038/s41559-019-0958-3</w:t>
        </w:r>
      </w:hyperlink>
      <w:r w:rsidRPr="001E7A27">
        <w:rPr>
          <w:rFonts w:cs="Times New Roman"/>
          <w:sz w:val="20"/>
          <w:szCs w:val="20"/>
          <w:lang w:val="en-GB"/>
        </w:rPr>
        <w:t>.</w:t>
      </w:r>
    </w:p>
    <w:p w14:paraId="7912FCC7" w14:textId="6BD3BF5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Song, J. et al., 2019b: A meta-analysis of 1,119 manipulative experiments on terrestrial carbon-cycling responses to global change. </w:t>
      </w:r>
      <w:r w:rsidRPr="001E7A27">
        <w:rPr>
          <w:rFonts w:cs="Times New Roman"/>
          <w:i/>
          <w:sz w:val="20"/>
          <w:szCs w:val="20"/>
          <w:lang w:val="en-GB"/>
        </w:rPr>
        <w:t>Nature Ecology &amp; Evolution</w:t>
      </w:r>
      <w:r w:rsidRPr="001E7A27">
        <w:rPr>
          <w:rFonts w:cs="Times New Roman"/>
          <w:sz w:val="20"/>
          <w:szCs w:val="20"/>
          <w:lang w:val="en-GB"/>
        </w:rPr>
        <w:t xml:space="preserve">, </w:t>
      </w:r>
      <w:r w:rsidRPr="001E7A27">
        <w:rPr>
          <w:rFonts w:cs="Times New Roman"/>
          <w:b/>
          <w:sz w:val="20"/>
          <w:szCs w:val="20"/>
          <w:lang w:val="en-GB"/>
        </w:rPr>
        <w:t>3(9)</w:t>
      </w:r>
      <w:r w:rsidRPr="001E7A27">
        <w:rPr>
          <w:rFonts w:cs="Times New Roman"/>
          <w:sz w:val="20"/>
          <w:szCs w:val="20"/>
          <w:lang w:val="en-GB"/>
        </w:rPr>
        <w:t>, 1309–1320, doi:</w:t>
      </w:r>
      <w:hyperlink r:id="rId1071" w:history="1">
        <w:r w:rsidRPr="001E7A27">
          <w:rPr>
            <w:rStyle w:val="Hyperlink"/>
            <w:rFonts w:cs="Times New Roman"/>
            <w:sz w:val="20"/>
            <w:szCs w:val="20"/>
            <w:lang w:val="en-GB"/>
          </w:rPr>
          <w:t>10.1038/s41559-019-0958-3</w:t>
        </w:r>
      </w:hyperlink>
      <w:r w:rsidRPr="001E7A27">
        <w:rPr>
          <w:rFonts w:cs="Times New Roman"/>
          <w:sz w:val="20"/>
          <w:szCs w:val="20"/>
          <w:lang w:val="en-GB"/>
        </w:rPr>
        <w:t>.</w:t>
      </w:r>
    </w:p>
    <w:p w14:paraId="355F83EF" w14:textId="0D7F72C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Song, X. et al., 2018: Nitrous Oxide Emissions Increase Exponentially When Optimum Nitrogen Fertilizer Rates Are </w:t>
      </w:r>
      <w:r w:rsidRPr="001E7A27">
        <w:rPr>
          <w:rFonts w:cs="Times New Roman"/>
          <w:sz w:val="20"/>
          <w:szCs w:val="20"/>
          <w:lang w:val="en-GB"/>
        </w:rPr>
        <w:lastRenderedPageBreak/>
        <w:t xml:space="preserve">Exceeded in the North China Plain. </w:t>
      </w:r>
      <w:r w:rsidRPr="001E7A27">
        <w:rPr>
          <w:rFonts w:cs="Times New Roman"/>
          <w:i/>
          <w:sz w:val="20"/>
          <w:szCs w:val="20"/>
          <w:lang w:val="en-GB"/>
        </w:rPr>
        <w:t>Environmental Science &amp; Technology</w:t>
      </w:r>
      <w:r w:rsidRPr="001E7A27">
        <w:rPr>
          <w:rFonts w:cs="Times New Roman"/>
          <w:sz w:val="20"/>
          <w:szCs w:val="20"/>
          <w:lang w:val="en-GB"/>
        </w:rPr>
        <w:t xml:space="preserve">, </w:t>
      </w:r>
      <w:r w:rsidRPr="001E7A27">
        <w:rPr>
          <w:rFonts w:cs="Times New Roman"/>
          <w:b/>
          <w:sz w:val="20"/>
          <w:szCs w:val="20"/>
          <w:lang w:val="en-GB"/>
        </w:rPr>
        <w:t>52(21)</w:t>
      </w:r>
      <w:r w:rsidRPr="001E7A27">
        <w:rPr>
          <w:rFonts w:cs="Times New Roman"/>
          <w:sz w:val="20"/>
          <w:szCs w:val="20"/>
          <w:lang w:val="en-GB"/>
        </w:rPr>
        <w:t>, 12504–12513, doi:</w:t>
      </w:r>
      <w:hyperlink r:id="rId1072" w:history="1">
        <w:r w:rsidRPr="001E7A27">
          <w:rPr>
            <w:rStyle w:val="Hyperlink"/>
            <w:rFonts w:cs="Times New Roman"/>
            <w:sz w:val="20"/>
            <w:szCs w:val="20"/>
            <w:lang w:val="en-GB"/>
          </w:rPr>
          <w:t>10.1021/acs.est.8b03931</w:t>
        </w:r>
      </w:hyperlink>
      <w:r w:rsidRPr="001E7A27">
        <w:rPr>
          <w:rFonts w:cs="Times New Roman"/>
          <w:sz w:val="20"/>
          <w:szCs w:val="20"/>
          <w:lang w:val="en-GB"/>
        </w:rPr>
        <w:t>.</w:t>
      </w:r>
    </w:p>
    <w:p w14:paraId="6D62253C" w14:textId="3FBE103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Sonntag, S., J. Pongratz, C. Reick, and H. Schmidt, 2015: Carbon sequestration potential and climatic effects of reforestation in an Earth system model. , </w:t>
      </w:r>
      <w:r w:rsidRPr="001E7A27">
        <w:rPr>
          <w:rFonts w:cs="Times New Roman"/>
          <w:b/>
          <w:sz w:val="20"/>
          <w:szCs w:val="20"/>
          <w:lang w:val="en-GB"/>
        </w:rPr>
        <w:t>17</w:t>
      </w:r>
      <w:r w:rsidRPr="001E7A27">
        <w:rPr>
          <w:rFonts w:cs="Times New Roman"/>
          <w:sz w:val="20"/>
          <w:szCs w:val="20"/>
          <w:lang w:val="en-GB"/>
        </w:rPr>
        <w:t>, 13707.</w:t>
      </w:r>
    </w:p>
    <w:p w14:paraId="797FEE15" w14:textId="191BFA0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Sonntag, S. et al., 2018: Quantifying and Comparing Effects of Climate Engineering Methods on the Earth System. </w:t>
      </w:r>
      <w:r w:rsidRPr="001E7A27">
        <w:rPr>
          <w:rFonts w:cs="Times New Roman"/>
          <w:i/>
          <w:sz w:val="20"/>
          <w:szCs w:val="20"/>
          <w:lang w:val="en-GB"/>
        </w:rPr>
        <w:t>Earth’s Future</w:t>
      </w:r>
      <w:r w:rsidRPr="001E7A27">
        <w:rPr>
          <w:rFonts w:cs="Times New Roman"/>
          <w:sz w:val="20"/>
          <w:szCs w:val="20"/>
          <w:lang w:val="en-GB"/>
        </w:rPr>
        <w:t xml:space="preserve">, </w:t>
      </w:r>
      <w:r w:rsidRPr="001E7A27">
        <w:rPr>
          <w:rFonts w:cs="Times New Roman"/>
          <w:b/>
          <w:sz w:val="20"/>
          <w:szCs w:val="20"/>
          <w:lang w:val="en-GB"/>
        </w:rPr>
        <w:t>6(2)</w:t>
      </w:r>
      <w:r w:rsidRPr="001E7A27">
        <w:rPr>
          <w:rFonts w:cs="Times New Roman"/>
          <w:sz w:val="20"/>
          <w:szCs w:val="20"/>
          <w:lang w:val="en-GB"/>
        </w:rPr>
        <w:t>, 149–168, doi:</w:t>
      </w:r>
      <w:hyperlink r:id="rId1073" w:history="1">
        <w:r w:rsidRPr="001E7A27">
          <w:rPr>
            <w:rStyle w:val="Hyperlink"/>
            <w:rFonts w:cs="Times New Roman"/>
            <w:sz w:val="20"/>
            <w:szCs w:val="20"/>
            <w:lang w:val="en-GB"/>
          </w:rPr>
          <w:t>10.1002/2017ef000620</w:t>
        </w:r>
      </w:hyperlink>
      <w:r w:rsidRPr="001E7A27">
        <w:rPr>
          <w:rFonts w:cs="Times New Roman"/>
          <w:sz w:val="20"/>
          <w:szCs w:val="20"/>
          <w:lang w:val="en-GB"/>
        </w:rPr>
        <w:t>.</w:t>
      </w:r>
    </w:p>
    <w:p w14:paraId="61543643" w14:textId="69D83AB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Spafford, L. and A.H. Macdougall, 2020: Quantifying the probability distribution function of the transient climate response to cumulative CO2 emissions.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15(3)</w:t>
      </w:r>
      <w:r w:rsidRPr="001E7A27">
        <w:rPr>
          <w:rFonts w:cs="Times New Roman"/>
          <w:sz w:val="20"/>
          <w:szCs w:val="20"/>
          <w:lang w:val="en-GB"/>
        </w:rPr>
        <w:t>, doi:</w:t>
      </w:r>
      <w:hyperlink r:id="rId1074" w:history="1">
        <w:r w:rsidRPr="001E7A27">
          <w:rPr>
            <w:rStyle w:val="Hyperlink"/>
            <w:rFonts w:cs="Times New Roman"/>
            <w:sz w:val="20"/>
            <w:szCs w:val="20"/>
            <w:lang w:val="en-GB"/>
          </w:rPr>
          <w:t>10.1088/1748-9326/ab6d7b</w:t>
        </w:r>
      </w:hyperlink>
      <w:r w:rsidRPr="001E7A27">
        <w:rPr>
          <w:rFonts w:cs="Times New Roman"/>
          <w:sz w:val="20"/>
          <w:szCs w:val="20"/>
          <w:lang w:val="en-GB"/>
        </w:rPr>
        <w:t>.</w:t>
      </w:r>
    </w:p>
    <w:p w14:paraId="27520063" w14:textId="2FF1E9F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Spring, A. and T. Ilyina, 2020: Predictability Horizons in the Global Carbon Cycle Inferred From a Perfect-Model Framework.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47(9)</w:t>
      </w:r>
      <w:r w:rsidRPr="001E7A27">
        <w:rPr>
          <w:rFonts w:cs="Times New Roman"/>
          <w:sz w:val="20"/>
          <w:szCs w:val="20"/>
          <w:lang w:val="en-GB"/>
        </w:rPr>
        <w:t>, doi:</w:t>
      </w:r>
      <w:hyperlink r:id="rId1075" w:history="1">
        <w:r w:rsidRPr="001E7A27">
          <w:rPr>
            <w:rStyle w:val="Hyperlink"/>
            <w:rFonts w:cs="Times New Roman"/>
            <w:sz w:val="20"/>
            <w:szCs w:val="20"/>
            <w:lang w:val="en-GB"/>
          </w:rPr>
          <w:t>10.1029/2019gl085311</w:t>
        </w:r>
      </w:hyperlink>
      <w:r w:rsidRPr="001E7A27">
        <w:rPr>
          <w:rFonts w:cs="Times New Roman"/>
          <w:sz w:val="20"/>
          <w:szCs w:val="20"/>
          <w:lang w:val="en-GB"/>
        </w:rPr>
        <w:t>.</w:t>
      </w:r>
    </w:p>
    <w:p w14:paraId="6EA92368" w14:textId="0D4B419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Stanley, E.H. et al., 2016: The ecology of methane in streams and rivers: patterns, controls, and global significance. </w:t>
      </w:r>
      <w:r w:rsidRPr="001E7A27">
        <w:rPr>
          <w:rFonts w:cs="Times New Roman"/>
          <w:i/>
          <w:sz w:val="20"/>
          <w:szCs w:val="20"/>
          <w:lang w:val="en-GB"/>
        </w:rPr>
        <w:t>Ecological Monographs</w:t>
      </w:r>
      <w:r w:rsidRPr="001E7A27">
        <w:rPr>
          <w:rFonts w:cs="Times New Roman"/>
          <w:sz w:val="20"/>
          <w:szCs w:val="20"/>
          <w:lang w:val="en-GB"/>
        </w:rPr>
        <w:t xml:space="preserve">, </w:t>
      </w:r>
      <w:r w:rsidRPr="001E7A27">
        <w:rPr>
          <w:rFonts w:cs="Times New Roman"/>
          <w:b/>
          <w:sz w:val="20"/>
          <w:szCs w:val="20"/>
          <w:lang w:val="en-GB"/>
        </w:rPr>
        <w:t>86(2)</w:t>
      </w:r>
      <w:r w:rsidRPr="001E7A27">
        <w:rPr>
          <w:rFonts w:cs="Times New Roman"/>
          <w:sz w:val="20"/>
          <w:szCs w:val="20"/>
          <w:lang w:val="en-GB"/>
        </w:rPr>
        <w:t>, 146–171, doi:</w:t>
      </w:r>
      <w:hyperlink r:id="rId1076" w:history="1">
        <w:r w:rsidRPr="001E7A27">
          <w:rPr>
            <w:rStyle w:val="Hyperlink"/>
            <w:rFonts w:cs="Times New Roman"/>
            <w:sz w:val="20"/>
            <w:szCs w:val="20"/>
            <w:lang w:val="en-GB"/>
          </w:rPr>
          <w:t>10.1890/15-1027</w:t>
        </w:r>
      </w:hyperlink>
      <w:r w:rsidRPr="001E7A27">
        <w:rPr>
          <w:rFonts w:cs="Times New Roman"/>
          <w:sz w:val="20"/>
          <w:szCs w:val="20"/>
          <w:lang w:val="en-GB"/>
        </w:rPr>
        <w:t>.</w:t>
      </w:r>
    </w:p>
    <w:p w14:paraId="1B210B37" w14:textId="229D9F0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Staver, A.C., S. Archibald, and S.A. Levin, 2011: The global extent and determinants of savanna and forest as alternative biome states.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334(6053)</w:t>
      </w:r>
      <w:r w:rsidRPr="001E7A27">
        <w:rPr>
          <w:rFonts w:cs="Times New Roman"/>
          <w:sz w:val="20"/>
          <w:szCs w:val="20"/>
          <w:lang w:val="en-GB"/>
        </w:rPr>
        <w:t>, 230–232, doi:</w:t>
      </w:r>
      <w:hyperlink r:id="rId1077" w:history="1">
        <w:r w:rsidRPr="001E7A27">
          <w:rPr>
            <w:rStyle w:val="Hyperlink"/>
            <w:rFonts w:cs="Times New Roman"/>
            <w:sz w:val="20"/>
            <w:szCs w:val="20"/>
            <w:lang w:val="en-GB"/>
          </w:rPr>
          <w:t>10.1126/science.1210465</w:t>
        </w:r>
      </w:hyperlink>
      <w:r w:rsidRPr="001E7A27">
        <w:rPr>
          <w:rFonts w:cs="Times New Roman"/>
          <w:sz w:val="20"/>
          <w:szCs w:val="20"/>
          <w:lang w:val="en-GB"/>
        </w:rPr>
        <w:t>.</w:t>
      </w:r>
    </w:p>
    <w:p w14:paraId="13E9C36F" w14:textId="3150667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Steele, L.P. et al., 1992: Slowing down of the global accumulation of atmospheric methane during the 1980s.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358(6384)</w:t>
      </w:r>
      <w:r w:rsidRPr="001E7A27">
        <w:rPr>
          <w:rFonts w:cs="Times New Roman"/>
          <w:sz w:val="20"/>
          <w:szCs w:val="20"/>
          <w:lang w:val="en-GB"/>
        </w:rPr>
        <w:t>, 313–316, doi:</w:t>
      </w:r>
      <w:hyperlink r:id="rId1078" w:history="1">
        <w:r w:rsidRPr="001E7A27">
          <w:rPr>
            <w:rStyle w:val="Hyperlink"/>
            <w:rFonts w:cs="Times New Roman"/>
            <w:sz w:val="20"/>
            <w:szCs w:val="20"/>
            <w:lang w:val="en-GB"/>
          </w:rPr>
          <w:t>10.1038/358313a0</w:t>
        </w:r>
      </w:hyperlink>
      <w:r w:rsidRPr="001E7A27">
        <w:rPr>
          <w:rFonts w:cs="Times New Roman"/>
          <w:sz w:val="20"/>
          <w:szCs w:val="20"/>
          <w:lang w:val="en-GB"/>
        </w:rPr>
        <w:t>.</w:t>
      </w:r>
    </w:p>
    <w:p w14:paraId="7477566A" w14:textId="61A68E0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Steffen, W. et al., 2018: Trajectories of the Earth System in the Anthropocene.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115(33)</w:t>
      </w:r>
      <w:r w:rsidRPr="001E7A27">
        <w:rPr>
          <w:rFonts w:cs="Times New Roman"/>
          <w:sz w:val="20"/>
          <w:szCs w:val="20"/>
          <w:lang w:val="en-GB"/>
        </w:rPr>
        <w:t>, 8252–8259, doi:</w:t>
      </w:r>
      <w:hyperlink r:id="rId1079" w:history="1">
        <w:r w:rsidRPr="001E7A27">
          <w:rPr>
            <w:rStyle w:val="Hyperlink"/>
            <w:rFonts w:cs="Times New Roman"/>
            <w:sz w:val="20"/>
            <w:szCs w:val="20"/>
            <w:lang w:val="en-GB"/>
          </w:rPr>
          <w:t>10.1073/pnas.1810141115</w:t>
        </w:r>
      </w:hyperlink>
      <w:r w:rsidRPr="001E7A27">
        <w:rPr>
          <w:rFonts w:cs="Times New Roman"/>
          <w:sz w:val="20"/>
          <w:szCs w:val="20"/>
          <w:lang w:val="en-GB"/>
        </w:rPr>
        <w:t>.</w:t>
      </w:r>
    </w:p>
    <w:p w14:paraId="4DA3D83E" w14:textId="5F2B480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Steinacher, M. and F. Joos, 2016: Transient Earth system responses to cumulative carbon dioxide emissions: linearities, uncertainties, and probabilities in an observation-constrained model ensemble.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13(4)</w:t>
      </w:r>
      <w:r w:rsidRPr="001E7A27">
        <w:rPr>
          <w:rFonts w:cs="Times New Roman"/>
          <w:sz w:val="20"/>
          <w:szCs w:val="20"/>
          <w:lang w:val="en-GB"/>
        </w:rPr>
        <w:t>, 1071–1103, doi:</w:t>
      </w:r>
      <w:hyperlink r:id="rId1080" w:history="1">
        <w:r w:rsidRPr="001E7A27">
          <w:rPr>
            <w:rStyle w:val="Hyperlink"/>
            <w:rFonts w:cs="Times New Roman"/>
            <w:sz w:val="20"/>
            <w:szCs w:val="20"/>
            <w:lang w:val="en-GB"/>
          </w:rPr>
          <w:t>10.5194/bg-13-1071-2016</w:t>
        </w:r>
      </w:hyperlink>
      <w:r w:rsidRPr="001E7A27">
        <w:rPr>
          <w:rFonts w:cs="Times New Roman"/>
          <w:sz w:val="20"/>
          <w:szCs w:val="20"/>
          <w:lang w:val="en-GB"/>
        </w:rPr>
        <w:t>.</w:t>
      </w:r>
    </w:p>
    <w:p w14:paraId="1A76A603" w14:textId="5FD8BE8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Steinacher, M., F. Joos, T.L. Frölicher, G.-K. Plattner, and S.C. Doney, 2009: Imminent ocean acidification in the Arctic projected with the NCAR global coupled carbon cycle-climate model.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6(4)</w:t>
      </w:r>
      <w:r w:rsidRPr="001E7A27">
        <w:rPr>
          <w:rFonts w:cs="Times New Roman"/>
          <w:sz w:val="20"/>
          <w:szCs w:val="20"/>
          <w:lang w:val="en-GB"/>
        </w:rPr>
        <w:t>, 515–533, doi:</w:t>
      </w:r>
      <w:hyperlink r:id="rId1081" w:history="1">
        <w:r w:rsidRPr="001E7A27">
          <w:rPr>
            <w:rStyle w:val="Hyperlink"/>
            <w:rFonts w:cs="Times New Roman"/>
            <w:sz w:val="20"/>
            <w:szCs w:val="20"/>
            <w:lang w:val="en-GB"/>
          </w:rPr>
          <w:t>10.5194/bg-6-515-2009</w:t>
        </w:r>
      </w:hyperlink>
      <w:r w:rsidRPr="001E7A27">
        <w:rPr>
          <w:rFonts w:cs="Times New Roman"/>
          <w:sz w:val="20"/>
          <w:szCs w:val="20"/>
          <w:lang w:val="en-GB"/>
        </w:rPr>
        <w:t>.</w:t>
      </w:r>
    </w:p>
    <w:p w14:paraId="191138AD" w14:textId="7AB1185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Stenzel, F., P. Greve, and S. Tramberend, 2021: increase water stress more than climate change. </w:t>
      </w:r>
      <w:r w:rsidRPr="001E7A27">
        <w:rPr>
          <w:rFonts w:cs="Times New Roman"/>
          <w:i/>
          <w:sz w:val="20"/>
          <w:szCs w:val="20"/>
          <w:lang w:val="en-GB"/>
        </w:rPr>
        <w:t>Nature Communications</w:t>
      </w:r>
      <w:r w:rsidRPr="001E7A27">
        <w:rPr>
          <w:rFonts w:cs="Times New Roman"/>
          <w:sz w:val="20"/>
          <w:szCs w:val="20"/>
          <w:lang w:val="en-GB"/>
        </w:rPr>
        <w:t>, 1–9, doi:</w:t>
      </w:r>
      <w:hyperlink r:id="rId1082" w:history="1">
        <w:r w:rsidRPr="001E7A27">
          <w:rPr>
            <w:rStyle w:val="Hyperlink"/>
            <w:rFonts w:cs="Times New Roman"/>
            <w:sz w:val="20"/>
            <w:szCs w:val="20"/>
            <w:lang w:val="en-GB"/>
          </w:rPr>
          <w:t>10.1038/s41467-021-21640-3</w:t>
        </w:r>
      </w:hyperlink>
      <w:r w:rsidRPr="001E7A27">
        <w:rPr>
          <w:rFonts w:cs="Times New Roman"/>
          <w:sz w:val="20"/>
          <w:szCs w:val="20"/>
          <w:lang w:val="en-GB"/>
        </w:rPr>
        <w:t>.</w:t>
      </w:r>
    </w:p>
    <w:p w14:paraId="76FF231B" w14:textId="6F9B0AD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Stenzel, F., D. Gerten, C. Werner, and J. Jägermeyr, 2019: Freshwater requirements of large-scale bioenergy plantations for limiting global warming to 1.5°C.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14(8)</w:t>
      </w:r>
      <w:r w:rsidRPr="001E7A27">
        <w:rPr>
          <w:rFonts w:cs="Times New Roman"/>
          <w:sz w:val="20"/>
          <w:szCs w:val="20"/>
          <w:lang w:val="en-GB"/>
        </w:rPr>
        <w:t>, 084001, doi:</w:t>
      </w:r>
      <w:hyperlink r:id="rId1083" w:history="1">
        <w:r w:rsidRPr="001E7A27">
          <w:rPr>
            <w:rStyle w:val="Hyperlink"/>
            <w:rFonts w:cs="Times New Roman"/>
            <w:sz w:val="20"/>
            <w:szCs w:val="20"/>
            <w:lang w:val="en-GB"/>
          </w:rPr>
          <w:t>10.1088/1748-9326/ab2b4b</w:t>
        </w:r>
      </w:hyperlink>
      <w:r w:rsidRPr="001E7A27">
        <w:rPr>
          <w:rFonts w:cs="Times New Roman"/>
          <w:sz w:val="20"/>
          <w:szCs w:val="20"/>
          <w:lang w:val="en-GB"/>
        </w:rPr>
        <w:t>.</w:t>
      </w:r>
    </w:p>
    <w:p w14:paraId="29FBBE70" w14:textId="2E2A504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Stepanenko, V. et al., 2016: LAKE 2.0: a model for temperature, methane, carbon dioxide and oxygen dynamics in lakes.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9(5)</w:t>
      </w:r>
      <w:r w:rsidRPr="001E7A27">
        <w:rPr>
          <w:rFonts w:cs="Times New Roman"/>
          <w:sz w:val="20"/>
          <w:szCs w:val="20"/>
          <w:lang w:val="en-GB"/>
        </w:rPr>
        <w:t>, 1977–2006, doi:</w:t>
      </w:r>
      <w:hyperlink r:id="rId1084" w:history="1">
        <w:r w:rsidRPr="001E7A27">
          <w:rPr>
            <w:rStyle w:val="Hyperlink"/>
            <w:rFonts w:cs="Times New Roman"/>
            <w:sz w:val="20"/>
            <w:szCs w:val="20"/>
            <w:lang w:val="en-GB"/>
          </w:rPr>
          <w:t>10.5194/gmd-9-1977-2016</w:t>
        </w:r>
      </w:hyperlink>
      <w:r w:rsidRPr="001E7A27">
        <w:rPr>
          <w:rFonts w:cs="Times New Roman"/>
          <w:sz w:val="20"/>
          <w:szCs w:val="20"/>
          <w:lang w:val="en-GB"/>
        </w:rPr>
        <w:t>.</w:t>
      </w:r>
    </w:p>
    <w:p w14:paraId="28572A3C" w14:textId="43BEBD0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Sterman, J.D., L. Siegel, and J.N. Rooney-Varga, 2018: Does replacing coal with wood lower CO2 emissions? Dynamic lifecycle analysis of wood bioenergy.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13(1)</w:t>
      </w:r>
      <w:r w:rsidRPr="001E7A27">
        <w:rPr>
          <w:rFonts w:cs="Times New Roman"/>
          <w:sz w:val="20"/>
          <w:szCs w:val="20"/>
          <w:lang w:val="en-GB"/>
        </w:rPr>
        <w:t>, 15007, doi:</w:t>
      </w:r>
      <w:hyperlink r:id="rId1085" w:history="1">
        <w:r w:rsidRPr="001E7A27">
          <w:rPr>
            <w:rStyle w:val="Hyperlink"/>
            <w:rFonts w:cs="Times New Roman"/>
            <w:sz w:val="20"/>
            <w:szCs w:val="20"/>
            <w:lang w:val="en-GB"/>
          </w:rPr>
          <w:t>10.1088/1748-9326/aaa512</w:t>
        </w:r>
      </w:hyperlink>
      <w:r w:rsidRPr="001E7A27">
        <w:rPr>
          <w:rFonts w:cs="Times New Roman"/>
          <w:sz w:val="20"/>
          <w:szCs w:val="20"/>
          <w:lang w:val="en-GB"/>
        </w:rPr>
        <w:t>.</w:t>
      </w:r>
    </w:p>
    <w:p w14:paraId="0766F85C" w14:textId="37BE92B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Stern, D.I. and R.K. Kaufmann, 1996: Estimates of global anthropogenic methane emissions 1860–1993. </w:t>
      </w:r>
      <w:r w:rsidRPr="001E7A27">
        <w:rPr>
          <w:rFonts w:cs="Times New Roman"/>
          <w:i/>
          <w:sz w:val="20"/>
          <w:szCs w:val="20"/>
          <w:lang w:val="en-GB"/>
        </w:rPr>
        <w:t>Chemosphere</w:t>
      </w:r>
      <w:r w:rsidRPr="001E7A27">
        <w:rPr>
          <w:rFonts w:cs="Times New Roman"/>
          <w:sz w:val="20"/>
          <w:szCs w:val="20"/>
          <w:lang w:val="en-GB"/>
        </w:rPr>
        <w:t xml:space="preserve">, </w:t>
      </w:r>
      <w:r w:rsidRPr="001E7A27">
        <w:rPr>
          <w:rFonts w:cs="Times New Roman"/>
          <w:b/>
          <w:sz w:val="20"/>
          <w:szCs w:val="20"/>
          <w:lang w:val="en-GB"/>
        </w:rPr>
        <w:t>33(1)</w:t>
      </w:r>
      <w:r w:rsidRPr="001E7A27">
        <w:rPr>
          <w:rFonts w:cs="Times New Roman"/>
          <w:sz w:val="20"/>
          <w:szCs w:val="20"/>
          <w:lang w:val="en-GB"/>
        </w:rPr>
        <w:t>, 159–176, doi:</w:t>
      </w:r>
      <w:hyperlink r:id="rId1086" w:history="1">
        <w:r w:rsidRPr="001E7A27">
          <w:rPr>
            <w:rStyle w:val="Hyperlink"/>
            <w:rFonts w:cs="Times New Roman"/>
            <w:sz w:val="20"/>
            <w:szCs w:val="20"/>
            <w:lang w:val="en-GB"/>
          </w:rPr>
          <w:t>10.1016/0045-6535(96)00157-9</w:t>
        </w:r>
      </w:hyperlink>
      <w:r w:rsidRPr="001E7A27">
        <w:rPr>
          <w:rFonts w:cs="Times New Roman"/>
          <w:sz w:val="20"/>
          <w:szCs w:val="20"/>
          <w:lang w:val="en-GB"/>
        </w:rPr>
        <w:t>.</w:t>
      </w:r>
    </w:p>
    <w:p w14:paraId="250FA6DD" w14:textId="69534CB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Stevenson, D.S. et al., 2020: Trends in global tropospheric hydroxyl radical and methane lifetime since 1850 from AerChemMIP. </w:t>
      </w:r>
      <w:r w:rsidRPr="001E7A27">
        <w:rPr>
          <w:rFonts w:cs="Times New Roman"/>
          <w:i/>
          <w:sz w:val="20"/>
          <w:szCs w:val="20"/>
          <w:lang w:val="en-GB"/>
        </w:rPr>
        <w:t>Atmos. Chem. Phys.</w:t>
      </w:r>
      <w:r w:rsidRPr="001E7A27">
        <w:rPr>
          <w:rFonts w:cs="Times New Roman"/>
          <w:sz w:val="20"/>
          <w:szCs w:val="20"/>
          <w:lang w:val="en-GB"/>
        </w:rPr>
        <w:t xml:space="preserve">, </w:t>
      </w:r>
      <w:r w:rsidRPr="001E7A27">
        <w:rPr>
          <w:rFonts w:cs="Times New Roman"/>
          <w:b/>
          <w:sz w:val="20"/>
          <w:szCs w:val="20"/>
          <w:lang w:val="en-GB"/>
        </w:rPr>
        <w:t>20(21)</w:t>
      </w:r>
      <w:r w:rsidRPr="001E7A27">
        <w:rPr>
          <w:rFonts w:cs="Times New Roman"/>
          <w:sz w:val="20"/>
          <w:szCs w:val="20"/>
          <w:lang w:val="en-GB"/>
        </w:rPr>
        <w:t>, 12905–12920, doi:</w:t>
      </w:r>
      <w:hyperlink r:id="rId1087" w:history="1">
        <w:r w:rsidRPr="001E7A27">
          <w:rPr>
            <w:rStyle w:val="Hyperlink"/>
            <w:rFonts w:cs="Times New Roman"/>
            <w:sz w:val="20"/>
            <w:szCs w:val="20"/>
            <w:lang w:val="en-GB"/>
          </w:rPr>
          <w:t>10.5194/acp-20-12905-2020</w:t>
        </w:r>
      </w:hyperlink>
      <w:r w:rsidRPr="001E7A27">
        <w:rPr>
          <w:rFonts w:cs="Times New Roman"/>
          <w:sz w:val="20"/>
          <w:szCs w:val="20"/>
          <w:lang w:val="en-GB"/>
        </w:rPr>
        <w:t>.</w:t>
      </w:r>
    </w:p>
    <w:p w14:paraId="3BB425B6" w14:textId="5E8AE1E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Stocker, B.D. and F. Joos, 2015: Quantifying differences in land use emission estimates implied by definition discrepancies. </w:t>
      </w:r>
      <w:r w:rsidRPr="001E7A27">
        <w:rPr>
          <w:rFonts w:cs="Times New Roman"/>
          <w:i/>
          <w:sz w:val="20"/>
          <w:szCs w:val="20"/>
          <w:lang w:val="en-GB"/>
        </w:rPr>
        <w:t>Earth System Dynamics</w:t>
      </w:r>
      <w:r w:rsidRPr="001E7A27">
        <w:rPr>
          <w:rFonts w:cs="Times New Roman"/>
          <w:sz w:val="20"/>
          <w:szCs w:val="20"/>
          <w:lang w:val="en-GB"/>
        </w:rPr>
        <w:t xml:space="preserve">, </w:t>
      </w:r>
      <w:r w:rsidRPr="001E7A27">
        <w:rPr>
          <w:rFonts w:cs="Times New Roman"/>
          <w:b/>
          <w:sz w:val="20"/>
          <w:szCs w:val="20"/>
          <w:lang w:val="en-GB"/>
        </w:rPr>
        <w:t>6(2)</w:t>
      </w:r>
      <w:r w:rsidRPr="001E7A27">
        <w:rPr>
          <w:rFonts w:cs="Times New Roman"/>
          <w:sz w:val="20"/>
          <w:szCs w:val="20"/>
          <w:lang w:val="en-GB"/>
        </w:rPr>
        <w:t>, 731–744, doi:</w:t>
      </w:r>
      <w:hyperlink r:id="rId1088" w:history="1">
        <w:r w:rsidRPr="001E7A27">
          <w:rPr>
            <w:rStyle w:val="Hyperlink"/>
            <w:rFonts w:cs="Times New Roman"/>
            <w:sz w:val="20"/>
            <w:szCs w:val="20"/>
            <w:lang w:val="en-GB"/>
          </w:rPr>
          <w:t>10.5194/esd-6-731-2015</w:t>
        </w:r>
      </w:hyperlink>
      <w:r w:rsidRPr="001E7A27">
        <w:rPr>
          <w:rFonts w:cs="Times New Roman"/>
          <w:sz w:val="20"/>
          <w:szCs w:val="20"/>
          <w:lang w:val="en-GB"/>
        </w:rPr>
        <w:t>.</w:t>
      </w:r>
    </w:p>
    <w:p w14:paraId="11098921" w14:textId="0CEDE97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Stocker, B.D., Z. Yu, C. Massa, and F. Joos, 2017: Holocene peatland and ice-core data constraints on the timing and magnitude of CO 2 emissions from past land use.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114(7)</w:t>
      </w:r>
      <w:r w:rsidRPr="001E7A27">
        <w:rPr>
          <w:rFonts w:cs="Times New Roman"/>
          <w:sz w:val="20"/>
          <w:szCs w:val="20"/>
          <w:lang w:val="en-GB"/>
        </w:rPr>
        <w:t>, 1492–1497, doi:</w:t>
      </w:r>
      <w:hyperlink r:id="rId1089" w:history="1">
        <w:r w:rsidRPr="001E7A27">
          <w:rPr>
            <w:rStyle w:val="Hyperlink"/>
            <w:rFonts w:cs="Times New Roman"/>
            <w:sz w:val="20"/>
            <w:szCs w:val="20"/>
            <w:lang w:val="en-GB"/>
          </w:rPr>
          <w:t>10.1073/pnas.1613889114</w:t>
        </w:r>
      </w:hyperlink>
      <w:r w:rsidRPr="001E7A27">
        <w:rPr>
          <w:rFonts w:cs="Times New Roman"/>
          <w:sz w:val="20"/>
          <w:szCs w:val="20"/>
          <w:lang w:val="en-GB"/>
        </w:rPr>
        <w:t>.</w:t>
      </w:r>
    </w:p>
    <w:p w14:paraId="1E225DF6" w14:textId="2942D2B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Stocker, B.D. et al., 2013a: Multiple greenhouse-gas feedbacks from the land biosphere under future climate change scenarios.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3(7)</w:t>
      </w:r>
      <w:r w:rsidRPr="001E7A27">
        <w:rPr>
          <w:rFonts w:cs="Times New Roman"/>
          <w:sz w:val="20"/>
          <w:szCs w:val="20"/>
          <w:lang w:val="en-GB"/>
        </w:rPr>
        <w:t>, 666–672, doi:</w:t>
      </w:r>
      <w:hyperlink r:id="rId1090" w:history="1">
        <w:r w:rsidRPr="001E7A27">
          <w:rPr>
            <w:rStyle w:val="Hyperlink"/>
            <w:rFonts w:cs="Times New Roman"/>
            <w:sz w:val="20"/>
            <w:szCs w:val="20"/>
            <w:lang w:val="en-GB"/>
          </w:rPr>
          <w:t>10.1038/nclimate1864</w:t>
        </w:r>
      </w:hyperlink>
      <w:r w:rsidRPr="001E7A27">
        <w:rPr>
          <w:rFonts w:cs="Times New Roman"/>
          <w:sz w:val="20"/>
          <w:szCs w:val="20"/>
          <w:lang w:val="en-GB"/>
        </w:rPr>
        <w:t>.</w:t>
      </w:r>
    </w:p>
    <w:p w14:paraId="039AB351" w14:textId="329488F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Stocker, B.D. et al., 2013b: Multiple greenhouse-gas feedbacks from the land biosphere under future climate change scenarios.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3(7)</w:t>
      </w:r>
      <w:r w:rsidRPr="001E7A27">
        <w:rPr>
          <w:rFonts w:cs="Times New Roman"/>
          <w:sz w:val="20"/>
          <w:szCs w:val="20"/>
          <w:lang w:val="en-GB"/>
        </w:rPr>
        <w:t>, 666–672, doi:</w:t>
      </w:r>
      <w:hyperlink r:id="rId1091" w:history="1">
        <w:r w:rsidRPr="001E7A27">
          <w:rPr>
            <w:rStyle w:val="Hyperlink"/>
            <w:rFonts w:cs="Times New Roman"/>
            <w:sz w:val="20"/>
            <w:szCs w:val="20"/>
            <w:lang w:val="en-GB"/>
          </w:rPr>
          <w:t>10.1038/nclimate1864</w:t>
        </w:r>
      </w:hyperlink>
      <w:r w:rsidRPr="001E7A27">
        <w:rPr>
          <w:rFonts w:cs="Times New Roman"/>
          <w:sz w:val="20"/>
          <w:szCs w:val="20"/>
          <w:lang w:val="en-GB"/>
        </w:rPr>
        <w:t>.</w:t>
      </w:r>
    </w:p>
    <w:p w14:paraId="075870B0" w14:textId="4FFE602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Stocker, B.D. et al., 2019: Drought impacts on terrestrial primary production underestimated by satellite monitoring.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12(4)</w:t>
      </w:r>
      <w:r w:rsidRPr="001E7A27">
        <w:rPr>
          <w:rFonts w:cs="Times New Roman"/>
          <w:sz w:val="20"/>
          <w:szCs w:val="20"/>
          <w:lang w:val="en-GB"/>
        </w:rPr>
        <w:t>, 264–270, doi:</w:t>
      </w:r>
      <w:hyperlink r:id="rId1092" w:history="1">
        <w:r w:rsidRPr="001E7A27">
          <w:rPr>
            <w:rStyle w:val="Hyperlink"/>
            <w:rFonts w:cs="Times New Roman"/>
            <w:sz w:val="20"/>
            <w:szCs w:val="20"/>
            <w:lang w:val="en-GB"/>
          </w:rPr>
          <w:t>10.1038/s41561-019-0318-6</w:t>
        </w:r>
      </w:hyperlink>
      <w:r w:rsidRPr="001E7A27">
        <w:rPr>
          <w:rFonts w:cs="Times New Roman"/>
          <w:sz w:val="20"/>
          <w:szCs w:val="20"/>
          <w:lang w:val="en-GB"/>
        </w:rPr>
        <w:t>.</w:t>
      </w:r>
    </w:p>
    <w:p w14:paraId="6CBA7CC5" w14:textId="32B392D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Stocker, T.F. et al., 2013: Technical Summary. In: </w:t>
      </w:r>
      <w:r w:rsidRPr="001E7A27">
        <w:rPr>
          <w:rFonts w:cs="Times New Roman"/>
          <w:i/>
          <w:sz w:val="20"/>
          <w:szCs w:val="20"/>
          <w:lang w:val="en-GB"/>
        </w:rPr>
        <w:t>Climate Change 2013: The Physical Science Basis. Contribution of Working Group I to the Fifth Assessment Report of the Intergovernmental Panel on Climate Change</w:t>
      </w:r>
      <w:r w:rsidRPr="001E7A27">
        <w:rPr>
          <w:rFonts w:cs="Times New Roman"/>
          <w:sz w:val="20"/>
          <w:szCs w:val="20"/>
          <w:lang w:val="en-GB"/>
        </w:rPr>
        <w:t xml:space="preserve"> [Stocker, T.F., D. Qin, G.-K. Plattner, M. Tignor, S.K. Allen, A. Boschung, A. Nauels, Y. Xia, V. Bex, and P.M. Midgley (eds.)]. Cambridge University Press, Cambridge, United Kingdom and New York, NY, USA, pp. 33–115, doi:</w:t>
      </w:r>
      <w:hyperlink r:id="rId1093" w:history="1">
        <w:r w:rsidRPr="001E7A27">
          <w:rPr>
            <w:rStyle w:val="Hyperlink"/>
            <w:rFonts w:cs="Times New Roman"/>
            <w:sz w:val="20"/>
            <w:szCs w:val="20"/>
            <w:lang w:val="en-GB"/>
          </w:rPr>
          <w:t>10.1017/cbo9781107415324.005</w:t>
        </w:r>
      </w:hyperlink>
      <w:r w:rsidRPr="001E7A27">
        <w:rPr>
          <w:rFonts w:cs="Times New Roman"/>
          <w:sz w:val="20"/>
          <w:szCs w:val="20"/>
          <w:lang w:val="en-GB"/>
        </w:rPr>
        <w:t>.</w:t>
      </w:r>
    </w:p>
    <w:p w14:paraId="2E163A52" w14:textId="5A5B5A3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Stott, L. et al., 2019: CO2 release from pockmarks on the chatham rise-bounty trough at the glacial termination. </w:t>
      </w:r>
      <w:r w:rsidRPr="001E7A27">
        <w:rPr>
          <w:rFonts w:cs="Times New Roman"/>
          <w:i/>
          <w:sz w:val="20"/>
          <w:szCs w:val="20"/>
          <w:lang w:val="en-GB"/>
        </w:rPr>
        <w:t>Paleoceanography and Paleoclimatology</w:t>
      </w:r>
      <w:r w:rsidRPr="001E7A27">
        <w:rPr>
          <w:rFonts w:cs="Times New Roman"/>
          <w:sz w:val="20"/>
          <w:szCs w:val="20"/>
          <w:lang w:val="en-GB"/>
        </w:rPr>
        <w:t>, 2019PA003674, doi:</w:t>
      </w:r>
      <w:hyperlink r:id="rId1094" w:history="1">
        <w:r w:rsidRPr="001E7A27">
          <w:rPr>
            <w:rStyle w:val="Hyperlink"/>
            <w:rFonts w:cs="Times New Roman"/>
            <w:sz w:val="20"/>
            <w:szCs w:val="20"/>
            <w:lang w:val="en-GB"/>
          </w:rPr>
          <w:t>10.1029/2019pa003674</w:t>
        </w:r>
      </w:hyperlink>
      <w:r w:rsidRPr="001E7A27">
        <w:rPr>
          <w:rFonts w:cs="Times New Roman"/>
          <w:sz w:val="20"/>
          <w:szCs w:val="20"/>
          <w:lang w:val="en-GB"/>
        </w:rPr>
        <w:t>.</w:t>
      </w:r>
    </w:p>
    <w:p w14:paraId="7DA1FC46" w14:textId="5521B6C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Stott, L.D., K.M. Harazin, and N.B. Quintana Krupinski, 2019: Hydrothermal carbon release to the ocean and atmosphere from the eastern equatorial Pacific during the last glacial termination.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14(2)</w:t>
      </w:r>
      <w:r w:rsidRPr="001E7A27">
        <w:rPr>
          <w:rFonts w:cs="Times New Roman"/>
          <w:sz w:val="20"/>
          <w:szCs w:val="20"/>
          <w:lang w:val="en-GB"/>
        </w:rPr>
        <w:t>, 025007, doi:</w:t>
      </w:r>
      <w:hyperlink r:id="rId1095" w:history="1">
        <w:r w:rsidRPr="001E7A27">
          <w:rPr>
            <w:rStyle w:val="Hyperlink"/>
            <w:rFonts w:cs="Times New Roman"/>
            <w:sz w:val="20"/>
            <w:szCs w:val="20"/>
            <w:lang w:val="en-GB"/>
          </w:rPr>
          <w:t>10.1088/1748-9326/aafe28</w:t>
        </w:r>
      </w:hyperlink>
      <w:r w:rsidRPr="001E7A27">
        <w:rPr>
          <w:rFonts w:cs="Times New Roman"/>
          <w:sz w:val="20"/>
          <w:szCs w:val="20"/>
          <w:lang w:val="en-GB"/>
        </w:rPr>
        <w:t>.</w:t>
      </w:r>
    </w:p>
    <w:p w14:paraId="096D406B" w14:textId="3DFA857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Stramma, L., G.C. Johnson, J. Sprintall, and V. Mohrholz, 2008: Expanding oxygen-minimum zones in the tropical </w:t>
      </w:r>
      <w:r w:rsidRPr="001E7A27">
        <w:rPr>
          <w:rFonts w:cs="Times New Roman"/>
          <w:sz w:val="20"/>
          <w:szCs w:val="20"/>
          <w:lang w:val="en-GB"/>
        </w:rPr>
        <w:lastRenderedPageBreak/>
        <w:t xml:space="preserve">oceans.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320(5876)</w:t>
      </w:r>
      <w:r w:rsidRPr="001E7A27">
        <w:rPr>
          <w:rFonts w:cs="Times New Roman"/>
          <w:sz w:val="20"/>
          <w:szCs w:val="20"/>
          <w:lang w:val="en-GB"/>
        </w:rPr>
        <w:t>, 655–658, doi:</w:t>
      </w:r>
      <w:hyperlink r:id="rId1096" w:history="1">
        <w:r w:rsidRPr="001E7A27">
          <w:rPr>
            <w:rStyle w:val="Hyperlink"/>
            <w:rFonts w:cs="Times New Roman"/>
            <w:sz w:val="20"/>
            <w:szCs w:val="20"/>
            <w:lang w:val="en-GB"/>
          </w:rPr>
          <w:t>10.1126/science.1153847</w:t>
        </w:r>
      </w:hyperlink>
      <w:r w:rsidRPr="001E7A27">
        <w:rPr>
          <w:rFonts w:cs="Times New Roman"/>
          <w:sz w:val="20"/>
          <w:szCs w:val="20"/>
          <w:lang w:val="en-GB"/>
        </w:rPr>
        <w:t>.</w:t>
      </w:r>
    </w:p>
    <w:p w14:paraId="4EDF89A3" w14:textId="2114735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Strassburg, B.B.N. et al., 2020: Global priority areas for ecosystem restoration.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586(7831)</w:t>
      </w:r>
      <w:r w:rsidRPr="001E7A27">
        <w:rPr>
          <w:rFonts w:cs="Times New Roman"/>
          <w:sz w:val="20"/>
          <w:szCs w:val="20"/>
          <w:lang w:val="en-GB"/>
        </w:rPr>
        <w:t>, 724–729, doi:</w:t>
      </w:r>
      <w:hyperlink r:id="rId1097" w:history="1">
        <w:r w:rsidRPr="001E7A27">
          <w:rPr>
            <w:rStyle w:val="Hyperlink"/>
            <w:rFonts w:cs="Times New Roman"/>
            <w:sz w:val="20"/>
            <w:szCs w:val="20"/>
            <w:lang w:val="en-GB"/>
          </w:rPr>
          <w:t>10.1038/s41586-020-2784-9</w:t>
        </w:r>
      </w:hyperlink>
      <w:r w:rsidRPr="001E7A27">
        <w:rPr>
          <w:rFonts w:cs="Times New Roman"/>
          <w:sz w:val="20"/>
          <w:szCs w:val="20"/>
          <w:lang w:val="en-GB"/>
        </w:rPr>
        <w:t>.</w:t>
      </w:r>
    </w:p>
    <w:p w14:paraId="28996271" w14:textId="6C277AE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Strauss, J. et al., 2013: The deep permafrost carbon pool of the Yedoma region in Siberia and Alaska.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40(23)</w:t>
      </w:r>
      <w:r w:rsidRPr="001E7A27">
        <w:rPr>
          <w:rFonts w:cs="Times New Roman"/>
          <w:sz w:val="20"/>
          <w:szCs w:val="20"/>
          <w:lang w:val="en-GB"/>
        </w:rPr>
        <w:t>, 6165–6170, doi:</w:t>
      </w:r>
      <w:hyperlink r:id="rId1098" w:history="1">
        <w:r w:rsidRPr="001E7A27">
          <w:rPr>
            <w:rStyle w:val="Hyperlink"/>
            <w:rFonts w:cs="Times New Roman"/>
            <w:sz w:val="20"/>
            <w:szCs w:val="20"/>
            <w:lang w:val="en-GB"/>
          </w:rPr>
          <w:t>10.1002/2013gl058088</w:t>
        </w:r>
      </w:hyperlink>
      <w:r w:rsidRPr="001E7A27">
        <w:rPr>
          <w:rFonts w:cs="Times New Roman"/>
          <w:sz w:val="20"/>
          <w:szCs w:val="20"/>
          <w:lang w:val="en-GB"/>
        </w:rPr>
        <w:t>.</w:t>
      </w:r>
    </w:p>
    <w:p w14:paraId="41A3648F" w14:textId="3FAB62C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Strauss, J. et al., 2017: Deep Yedoma permafrost: A synthesis of depositional characteristics and carbon vulnerability. </w:t>
      </w:r>
      <w:r w:rsidRPr="001E7A27">
        <w:rPr>
          <w:rFonts w:cs="Times New Roman"/>
          <w:i/>
          <w:sz w:val="20"/>
          <w:szCs w:val="20"/>
          <w:lang w:val="en-GB"/>
        </w:rPr>
        <w:t>Earth-Science Reviews</w:t>
      </w:r>
      <w:r w:rsidRPr="001E7A27">
        <w:rPr>
          <w:rFonts w:cs="Times New Roman"/>
          <w:sz w:val="20"/>
          <w:szCs w:val="20"/>
          <w:lang w:val="en-GB"/>
        </w:rPr>
        <w:t xml:space="preserve">, </w:t>
      </w:r>
      <w:r w:rsidRPr="001E7A27">
        <w:rPr>
          <w:rFonts w:cs="Times New Roman"/>
          <w:b/>
          <w:sz w:val="20"/>
          <w:szCs w:val="20"/>
          <w:lang w:val="en-GB"/>
        </w:rPr>
        <w:t>172</w:t>
      </w:r>
      <w:r w:rsidRPr="001E7A27">
        <w:rPr>
          <w:rFonts w:cs="Times New Roman"/>
          <w:sz w:val="20"/>
          <w:szCs w:val="20"/>
          <w:lang w:val="en-GB"/>
        </w:rPr>
        <w:t>, 75–86, doi:</w:t>
      </w:r>
      <w:hyperlink r:id="rId1099" w:history="1">
        <w:r w:rsidRPr="001E7A27">
          <w:rPr>
            <w:rStyle w:val="Hyperlink"/>
            <w:rFonts w:cs="Times New Roman"/>
            <w:sz w:val="20"/>
            <w:szCs w:val="20"/>
            <w:lang w:val="en-GB"/>
          </w:rPr>
          <w:t>10.1016/j.earscirev.2017.07.007</w:t>
        </w:r>
      </w:hyperlink>
      <w:r w:rsidRPr="001E7A27">
        <w:rPr>
          <w:rFonts w:cs="Times New Roman"/>
          <w:sz w:val="20"/>
          <w:szCs w:val="20"/>
          <w:lang w:val="en-GB"/>
        </w:rPr>
        <w:t>.</w:t>
      </w:r>
    </w:p>
    <w:p w14:paraId="2CFA6ACE" w14:textId="4D3CF7A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Strefler, J., T. Amann, N. Bauer, E. Kriegler, and J. Hartmann, 2018: Potential and costs of carbon dioxide removal by enhanced weathering of rocks.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13(3)</w:t>
      </w:r>
      <w:r w:rsidRPr="001E7A27">
        <w:rPr>
          <w:rFonts w:cs="Times New Roman"/>
          <w:sz w:val="20"/>
          <w:szCs w:val="20"/>
          <w:lang w:val="en-GB"/>
        </w:rPr>
        <w:t>, 34010, doi:</w:t>
      </w:r>
      <w:hyperlink r:id="rId1100" w:history="1">
        <w:r w:rsidRPr="001E7A27">
          <w:rPr>
            <w:rStyle w:val="Hyperlink"/>
            <w:rFonts w:cs="Times New Roman"/>
            <w:sz w:val="20"/>
            <w:szCs w:val="20"/>
            <w:lang w:val="en-GB"/>
          </w:rPr>
          <w:t>10.1088/1748-9326/aaa9c4</w:t>
        </w:r>
      </w:hyperlink>
      <w:r w:rsidRPr="001E7A27">
        <w:rPr>
          <w:rFonts w:cs="Times New Roman"/>
          <w:sz w:val="20"/>
          <w:szCs w:val="20"/>
          <w:lang w:val="en-GB"/>
        </w:rPr>
        <w:t>.</w:t>
      </w:r>
    </w:p>
    <w:p w14:paraId="36F5BFB3" w14:textId="6036963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Strode, S.A. et al., 2020: Strong sensitivity of the isotopic composition of methane to the plausible range of tropospheric chlorine.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20(14)</w:t>
      </w:r>
      <w:r w:rsidRPr="001E7A27">
        <w:rPr>
          <w:rFonts w:cs="Times New Roman"/>
          <w:sz w:val="20"/>
          <w:szCs w:val="20"/>
          <w:lang w:val="en-GB"/>
        </w:rPr>
        <w:t>, 8405–8419, doi:</w:t>
      </w:r>
      <w:hyperlink r:id="rId1101" w:history="1">
        <w:r w:rsidRPr="001E7A27">
          <w:rPr>
            <w:rStyle w:val="Hyperlink"/>
            <w:rFonts w:cs="Times New Roman"/>
            <w:sz w:val="20"/>
            <w:szCs w:val="20"/>
            <w:lang w:val="en-GB"/>
          </w:rPr>
          <w:t>10.5194/acp-20-8405-2020</w:t>
        </w:r>
      </w:hyperlink>
      <w:r w:rsidRPr="001E7A27">
        <w:rPr>
          <w:rFonts w:cs="Times New Roman"/>
          <w:sz w:val="20"/>
          <w:szCs w:val="20"/>
          <w:lang w:val="en-GB"/>
        </w:rPr>
        <w:t>.</w:t>
      </w:r>
    </w:p>
    <w:p w14:paraId="292E51E4" w14:textId="528FD77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Studer, A.S. et al., 2018: Increased nutrient supply to the Southern Ocean during the Holocene and its implications for the pre-industrial atmospheric CO2 rise.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11(10)</w:t>
      </w:r>
      <w:r w:rsidRPr="001E7A27">
        <w:rPr>
          <w:rFonts w:cs="Times New Roman"/>
          <w:sz w:val="20"/>
          <w:szCs w:val="20"/>
          <w:lang w:val="en-GB"/>
        </w:rPr>
        <w:t>, 756–760, doi:</w:t>
      </w:r>
      <w:hyperlink r:id="rId1102" w:history="1">
        <w:r w:rsidRPr="001E7A27">
          <w:rPr>
            <w:rStyle w:val="Hyperlink"/>
            <w:rFonts w:cs="Times New Roman"/>
            <w:sz w:val="20"/>
            <w:szCs w:val="20"/>
            <w:lang w:val="en-GB"/>
          </w:rPr>
          <w:t>10.1038/s41561-018-0191-8</w:t>
        </w:r>
      </w:hyperlink>
      <w:r w:rsidRPr="001E7A27">
        <w:rPr>
          <w:rFonts w:cs="Times New Roman"/>
          <w:sz w:val="20"/>
          <w:szCs w:val="20"/>
          <w:lang w:val="en-GB"/>
        </w:rPr>
        <w:t>.</w:t>
      </w:r>
    </w:p>
    <w:p w14:paraId="734AF136" w14:textId="746824C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Suess, H.E., 1955: Radiocarbon Concentration in Modern Wood.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122(3166)</w:t>
      </w:r>
      <w:r w:rsidRPr="001E7A27">
        <w:rPr>
          <w:rFonts w:cs="Times New Roman"/>
          <w:sz w:val="20"/>
          <w:szCs w:val="20"/>
          <w:lang w:val="en-GB"/>
        </w:rPr>
        <w:t>, 415–417, doi:</w:t>
      </w:r>
      <w:hyperlink r:id="rId1103" w:history="1">
        <w:r w:rsidRPr="001E7A27">
          <w:rPr>
            <w:rStyle w:val="Hyperlink"/>
            <w:rFonts w:cs="Times New Roman"/>
            <w:sz w:val="20"/>
            <w:szCs w:val="20"/>
            <w:lang w:val="en-GB"/>
          </w:rPr>
          <w:t>10.1126/science.122.3166.415-a</w:t>
        </w:r>
      </w:hyperlink>
      <w:r w:rsidRPr="001E7A27">
        <w:rPr>
          <w:rFonts w:cs="Times New Roman"/>
          <w:sz w:val="20"/>
          <w:szCs w:val="20"/>
          <w:lang w:val="en-GB"/>
        </w:rPr>
        <w:t>.</w:t>
      </w:r>
    </w:p>
    <w:p w14:paraId="5A56FA3F" w14:textId="3201D3F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Sulman, B.N. et al., 2019: Diverse mycorrhizal associations enhance terrestrial C storage in a global model.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33(4)</w:t>
      </w:r>
      <w:r w:rsidRPr="001E7A27">
        <w:rPr>
          <w:rFonts w:cs="Times New Roman"/>
          <w:sz w:val="20"/>
          <w:szCs w:val="20"/>
          <w:lang w:val="en-GB"/>
        </w:rPr>
        <w:t>, 501–523, doi:</w:t>
      </w:r>
      <w:hyperlink r:id="rId1104" w:history="1">
        <w:r w:rsidRPr="001E7A27">
          <w:rPr>
            <w:rStyle w:val="Hyperlink"/>
            <w:rFonts w:cs="Times New Roman"/>
            <w:sz w:val="20"/>
            <w:szCs w:val="20"/>
            <w:lang w:val="en-GB"/>
          </w:rPr>
          <w:t>10.1029/2018gb005973</w:t>
        </w:r>
      </w:hyperlink>
      <w:r w:rsidRPr="001E7A27">
        <w:rPr>
          <w:rFonts w:cs="Times New Roman"/>
          <w:sz w:val="20"/>
          <w:szCs w:val="20"/>
          <w:lang w:val="en-GB"/>
        </w:rPr>
        <w:t>.</w:t>
      </w:r>
    </w:p>
    <w:p w14:paraId="0B2DF052" w14:textId="4DE3596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Sulpis, O. et al., 2019: Reduced CaCO3 Flux to the Seafloor and Weaker Bottom Current Speeds Curtail Benthic CaCO3 Dissolution Over the 21st Century.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33(12)</w:t>
      </w:r>
      <w:r w:rsidRPr="001E7A27">
        <w:rPr>
          <w:rFonts w:cs="Times New Roman"/>
          <w:sz w:val="20"/>
          <w:szCs w:val="20"/>
          <w:lang w:val="en-GB"/>
        </w:rPr>
        <w:t>, 1654–1673, doi:</w:t>
      </w:r>
      <w:hyperlink r:id="rId1105" w:history="1">
        <w:r w:rsidRPr="001E7A27">
          <w:rPr>
            <w:rStyle w:val="Hyperlink"/>
            <w:rFonts w:cs="Times New Roman"/>
            <w:sz w:val="20"/>
            <w:szCs w:val="20"/>
            <w:lang w:val="en-GB"/>
          </w:rPr>
          <w:t>10.1029/2019gb006230</w:t>
        </w:r>
      </w:hyperlink>
      <w:r w:rsidRPr="001E7A27">
        <w:rPr>
          <w:rFonts w:cs="Times New Roman"/>
          <w:sz w:val="20"/>
          <w:szCs w:val="20"/>
          <w:lang w:val="en-GB"/>
        </w:rPr>
        <w:t>.</w:t>
      </w:r>
    </w:p>
    <w:p w14:paraId="25E917C3" w14:textId="6B96381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Sun, H. et al., 2020: Surface seawater partial pressure of CO2 variability and air-sea CO2 fluxes in the Bering Sea in July 2010. </w:t>
      </w:r>
      <w:r w:rsidRPr="001E7A27">
        <w:rPr>
          <w:rFonts w:cs="Times New Roman"/>
          <w:i/>
          <w:sz w:val="20"/>
          <w:szCs w:val="20"/>
          <w:lang w:val="en-GB"/>
        </w:rPr>
        <w:t>Continental Shelf Research</w:t>
      </w:r>
      <w:r w:rsidRPr="001E7A27">
        <w:rPr>
          <w:rFonts w:cs="Times New Roman"/>
          <w:sz w:val="20"/>
          <w:szCs w:val="20"/>
          <w:lang w:val="en-GB"/>
        </w:rPr>
        <w:t xml:space="preserve">, </w:t>
      </w:r>
      <w:r w:rsidRPr="001E7A27">
        <w:rPr>
          <w:rFonts w:cs="Times New Roman"/>
          <w:b/>
          <w:sz w:val="20"/>
          <w:szCs w:val="20"/>
          <w:lang w:val="en-GB"/>
        </w:rPr>
        <w:t>193</w:t>
      </w:r>
      <w:r w:rsidRPr="001E7A27">
        <w:rPr>
          <w:rFonts w:cs="Times New Roman"/>
          <w:sz w:val="20"/>
          <w:szCs w:val="20"/>
          <w:lang w:val="en-GB"/>
        </w:rPr>
        <w:t>, 104031, doi:</w:t>
      </w:r>
      <w:hyperlink r:id="rId1106" w:history="1">
        <w:r w:rsidRPr="001E7A27">
          <w:rPr>
            <w:rStyle w:val="Hyperlink"/>
            <w:rFonts w:cs="Times New Roman"/>
            <w:sz w:val="20"/>
            <w:szCs w:val="20"/>
            <w:lang w:val="en-GB"/>
          </w:rPr>
          <w:t>10.1016/j.csr.2019.104031</w:t>
        </w:r>
      </w:hyperlink>
      <w:r w:rsidRPr="001E7A27">
        <w:rPr>
          <w:rFonts w:cs="Times New Roman"/>
          <w:sz w:val="20"/>
          <w:szCs w:val="20"/>
          <w:lang w:val="en-GB"/>
        </w:rPr>
        <w:t>.</w:t>
      </w:r>
    </w:p>
    <w:p w14:paraId="7CF2E6F4" w14:textId="508D768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Sun, W. et al., 2020: Climate drives global soil carbon sequestration and crop yield changes under conservation agriculture.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26(6)</w:t>
      </w:r>
      <w:r w:rsidRPr="001E7A27">
        <w:rPr>
          <w:rFonts w:cs="Times New Roman"/>
          <w:sz w:val="20"/>
          <w:szCs w:val="20"/>
          <w:lang w:val="en-GB"/>
        </w:rPr>
        <w:t>, 3325–3335, doi:</w:t>
      </w:r>
      <w:hyperlink r:id="rId1107" w:history="1">
        <w:r w:rsidRPr="001E7A27">
          <w:rPr>
            <w:rStyle w:val="Hyperlink"/>
            <w:rFonts w:cs="Times New Roman"/>
            <w:sz w:val="20"/>
            <w:szCs w:val="20"/>
            <w:lang w:val="en-GB"/>
          </w:rPr>
          <w:t>10.1111/gcb</w:t>
        </w:r>
        <w:r w:rsidRPr="001E7A27">
          <w:rPr>
            <w:rStyle w:val="Hyperlink"/>
            <w:rFonts w:cs="Times New Roman"/>
            <w:sz w:val="20"/>
            <w:szCs w:val="20"/>
            <w:lang w:val="en-GB"/>
          </w:rPr>
          <w:t>.</w:t>
        </w:r>
        <w:r w:rsidRPr="001E7A27">
          <w:rPr>
            <w:rStyle w:val="Hyperlink"/>
            <w:rFonts w:cs="Times New Roman"/>
            <w:sz w:val="20"/>
            <w:szCs w:val="20"/>
            <w:lang w:val="en-GB"/>
          </w:rPr>
          <w:t>15001</w:t>
        </w:r>
      </w:hyperlink>
      <w:r w:rsidRPr="001E7A27">
        <w:rPr>
          <w:rFonts w:cs="Times New Roman"/>
          <w:sz w:val="20"/>
          <w:szCs w:val="20"/>
          <w:lang w:val="en-GB"/>
        </w:rPr>
        <w:t>.</w:t>
      </w:r>
    </w:p>
    <w:p w14:paraId="5E09EF64" w14:textId="1E78AA5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Suntharalingam, P. et al., 2012: Quantifying the impact of anthropogenic nitrogen deposition on oceanic nitrous oxide.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39(7)</w:t>
      </w:r>
      <w:r w:rsidRPr="001E7A27">
        <w:rPr>
          <w:rFonts w:cs="Times New Roman"/>
          <w:sz w:val="20"/>
          <w:szCs w:val="20"/>
          <w:lang w:val="en-GB"/>
        </w:rPr>
        <w:t>, L07605, doi:</w:t>
      </w:r>
      <w:hyperlink r:id="rId1108" w:history="1">
        <w:r w:rsidRPr="001E7A27">
          <w:rPr>
            <w:rStyle w:val="Hyperlink"/>
            <w:rFonts w:cs="Times New Roman"/>
            <w:sz w:val="20"/>
            <w:szCs w:val="20"/>
            <w:lang w:val="en-GB"/>
          </w:rPr>
          <w:t>10.1029/2011gl050778</w:t>
        </w:r>
      </w:hyperlink>
      <w:r w:rsidRPr="001E7A27">
        <w:rPr>
          <w:rFonts w:cs="Times New Roman"/>
          <w:sz w:val="20"/>
          <w:szCs w:val="20"/>
          <w:lang w:val="en-GB"/>
        </w:rPr>
        <w:t>.</w:t>
      </w:r>
    </w:p>
    <w:p w14:paraId="162BBC13" w14:textId="4166225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Suntharalingam, P. et al., 2019: Anthropogenic nitrogen inputs and impacts on oceanic N2O fluxes in the northern Indian Ocean: The need for an integrated observation and modelling approach. </w:t>
      </w:r>
      <w:r w:rsidRPr="001E7A27">
        <w:rPr>
          <w:rFonts w:cs="Times New Roman"/>
          <w:i/>
          <w:sz w:val="20"/>
          <w:szCs w:val="20"/>
          <w:lang w:val="en-GB"/>
        </w:rPr>
        <w:t>Deep Sea Research Part II: Topical Studies in Oceanography</w:t>
      </w:r>
      <w:r w:rsidRPr="001E7A27">
        <w:rPr>
          <w:rFonts w:cs="Times New Roman"/>
          <w:sz w:val="20"/>
          <w:szCs w:val="20"/>
          <w:lang w:val="en-GB"/>
        </w:rPr>
        <w:t xml:space="preserve">, </w:t>
      </w:r>
      <w:r w:rsidRPr="001E7A27">
        <w:rPr>
          <w:rFonts w:cs="Times New Roman"/>
          <w:b/>
          <w:sz w:val="20"/>
          <w:szCs w:val="20"/>
          <w:lang w:val="en-GB"/>
        </w:rPr>
        <w:t>166</w:t>
      </w:r>
      <w:r w:rsidRPr="001E7A27">
        <w:rPr>
          <w:rFonts w:cs="Times New Roman"/>
          <w:sz w:val="20"/>
          <w:szCs w:val="20"/>
          <w:lang w:val="en-GB"/>
        </w:rPr>
        <w:t>, 104–113, doi:</w:t>
      </w:r>
      <w:hyperlink r:id="rId1109" w:history="1">
        <w:r w:rsidRPr="001E7A27">
          <w:rPr>
            <w:rStyle w:val="Hyperlink"/>
            <w:rFonts w:cs="Times New Roman"/>
            <w:sz w:val="20"/>
            <w:szCs w:val="20"/>
            <w:lang w:val="en-GB"/>
          </w:rPr>
          <w:t>10.1016/j.dsr2.2019.03.007</w:t>
        </w:r>
      </w:hyperlink>
      <w:r w:rsidRPr="001E7A27">
        <w:rPr>
          <w:rFonts w:cs="Times New Roman"/>
          <w:sz w:val="20"/>
          <w:szCs w:val="20"/>
          <w:lang w:val="en-GB"/>
        </w:rPr>
        <w:t>.</w:t>
      </w:r>
    </w:p>
    <w:p w14:paraId="0641609F" w14:textId="20F7FBE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Suthhof, A., V. Ittekkot, and B. Gaye-Haake, 2001: Millennial-scale oscillation of denitrification intensity in the Arabian Sea during the Late Quaternary and its potential influence on atmospheric N2O and global climate.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15(3)</w:t>
      </w:r>
      <w:r w:rsidRPr="001E7A27">
        <w:rPr>
          <w:rFonts w:cs="Times New Roman"/>
          <w:sz w:val="20"/>
          <w:szCs w:val="20"/>
          <w:lang w:val="en-GB"/>
        </w:rPr>
        <w:t>, 637–649, doi:</w:t>
      </w:r>
      <w:hyperlink r:id="rId1110" w:history="1">
        <w:r w:rsidRPr="001E7A27">
          <w:rPr>
            <w:rStyle w:val="Hyperlink"/>
            <w:rFonts w:cs="Times New Roman"/>
            <w:sz w:val="20"/>
            <w:szCs w:val="20"/>
            <w:lang w:val="en-GB"/>
          </w:rPr>
          <w:t>10.1029/2000gb001337</w:t>
        </w:r>
      </w:hyperlink>
      <w:r w:rsidRPr="001E7A27">
        <w:rPr>
          <w:rFonts w:cs="Times New Roman"/>
          <w:sz w:val="20"/>
          <w:szCs w:val="20"/>
          <w:lang w:val="en-GB"/>
        </w:rPr>
        <w:t>.</w:t>
      </w:r>
    </w:p>
    <w:p w14:paraId="648690C5" w14:textId="06F825F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Sutton, A.J. et al., 2014: Natural variability and anthropogenic change in equatorial Pacific surface ocean pCO2 and pH.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28(2)</w:t>
      </w:r>
      <w:r w:rsidRPr="001E7A27">
        <w:rPr>
          <w:rFonts w:cs="Times New Roman"/>
          <w:sz w:val="20"/>
          <w:szCs w:val="20"/>
          <w:lang w:val="en-GB"/>
        </w:rPr>
        <w:t>, 131–145, doi:</w:t>
      </w:r>
      <w:hyperlink r:id="rId1111" w:history="1">
        <w:r w:rsidRPr="001E7A27">
          <w:rPr>
            <w:rStyle w:val="Hyperlink"/>
            <w:rFonts w:cs="Times New Roman"/>
            <w:sz w:val="20"/>
            <w:szCs w:val="20"/>
            <w:lang w:val="en-GB"/>
          </w:rPr>
          <w:t>10.1002/2013gb004679</w:t>
        </w:r>
      </w:hyperlink>
      <w:r w:rsidRPr="001E7A27">
        <w:rPr>
          <w:rFonts w:cs="Times New Roman"/>
          <w:sz w:val="20"/>
          <w:szCs w:val="20"/>
          <w:lang w:val="en-GB"/>
        </w:rPr>
        <w:t>.</w:t>
      </w:r>
    </w:p>
    <w:p w14:paraId="78D508DB" w14:textId="2554D96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Sutton, A.J. et al., 2016: Using present-day observations to detect when anthropogenic change forces surface ocean carbonate chemistry outside preindustrial bounds.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13(17)</w:t>
      </w:r>
      <w:r w:rsidRPr="001E7A27">
        <w:rPr>
          <w:rFonts w:cs="Times New Roman"/>
          <w:sz w:val="20"/>
          <w:szCs w:val="20"/>
          <w:lang w:val="en-GB"/>
        </w:rPr>
        <w:t>, 5065–5083, doi:</w:t>
      </w:r>
      <w:hyperlink r:id="rId1112" w:history="1">
        <w:r w:rsidRPr="001E7A27">
          <w:rPr>
            <w:rStyle w:val="Hyperlink"/>
            <w:rFonts w:cs="Times New Roman"/>
            <w:sz w:val="20"/>
            <w:szCs w:val="20"/>
            <w:lang w:val="en-GB"/>
          </w:rPr>
          <w:t>10.5194/bg-13-5065-2016</w:t>
        </w:r>
      </w:hyperlink>
      <w:r w:rsidRPr="001E7A27">
        <w:rPr>
          <w:rFonts w:cs="Times New Roman"/>
          <w:sz w:val="20"/>
          <w:szCs w:val="20"/>
          <w:lang w:val="en-GB"/>
        </w:rPr>
        <w:t>.</w:t>
      </w:r>
    </w:p>
    <w:p w14:paraId="43243B86" w14:textId="180AE1C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Sutton, A.J. et al., 2019: Autonomous seawater CO2 and pH time series from 40 surface buoys and the emergence of anthropogenic trends.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421–439, doi:</w:t>
      </w:r>
      <w:hyperlink r:id="rId1113" w:history="1">
        <w:r w:rsidRPr="001E7A27">
          <w:rPr>
            <w:rStyle w:val="Hyperlink"/>
            <w:rFonts w:cs="Times New Roman"/>
            <w:sz w:val="20"/>
            <w:szCs w:val="20"/>
            <w:lang w:val="en-GB"/>
          </w:rPr>
          <w:t>10.5194/essd-11-421-2019</w:t>
        </w:r>
      </w:hyperlink>
      <w:r w:rsidRPr="001E7A27">
        <w:rPr>
          <w:rFonts w:cs="Times New Roman"/>
          <w:sz w:val="20"/>
          <w:szCs w:val="20"/>
          <w:lang w:val="en-GB"/>
        </w:rPr>
        <w:t>.</w:t>
      </w:r>
    </w:p>
    <w:p w14:paraId="74843222" w14:textId="0D8D5B5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Swann, A.L.S., F.M. Hoffman, C.D. Koven, and J.T. Randerson, 2016: Plant responses to increasing CO 2 reduce estimates of climate impacts on drought severity.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113(36)</w:t>
      </w:r>
      <w:r w:rsidRPr="001E7A27">
        <w:rPr>
          <w:rFonts w:cs="Times New Roman"/>
          <w:sz w:val="20"/>
          <w:szCs w:val="20"/>
          <w:lang w:val="en-GB"/>
        </w:rPr>
        <w:t>, 10019–10024, doi:</w:t>
      </w:r>
      <w:hyperlink r:id="rId1114" w:history="1">
        <w:r w:rsidRPr="001E7A27">
          <w:rPr>
            <w:rStyle w:val="Hyperlink"/>
            <w:rFonts w:cs="Times New Roman"/>
            <w:sz w:val="20"/>
            <w:szCs w:val="20"/>
            <w:lang w:val="en-GB"/>
          </w:rPr>
          <w:t>10.1073/pnas.1604581113</w:t>
        </w:r>
      </w:hyperlink>
      <w:r w:rsidRPr="001E7A27">
        <w:rPr>
          <w:rFonts w:cs="Times New Roman"/>
          <w:sz w:val="20"/>
          <w:szCs w:val="20"/>
          <w:lang w:val="en-GB"/>
        </w:rPr>
        <w:t>.</w:t>
      </w:r>
    </w:p>
    <w:p w14:paraId="02F50C7E" w14:textId="7F0208D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Sweeney, C. et al., 2016: No significant increase in long-term CH 4 emissions on North Slope of Alaska despite significant increase in air temperature.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43(12)</w:t>
      </w:r>
      <w:r w:rsidRPr="001E7A27">
        <w:rPr>
          <w:rFonts w:cs="Times New Roman"/>
          <w:sz w:val="20"/>
          <w:szCs w:val="20"/>
          <w:lang w:val="en-GB"/>
        </w:rPr>
        <w:t>, 6604–6611, doi:</w:t>
      </w:r>
      <w:hyperlink r:id="rId1115" w:history="1">
        <w:r w:rsidRPr="001E7A27">
          <w:rPr>
            <w:rStyle w:val="Hyperlink"/>
            <w:rFonts w:cs="Times New Roman"/>
            <w:sz w:val="20"/>
            <w:szCs w:val="20"/>
            <w:lang w:val="en-GB"/>
          </w:rPr>
          <w:t>10.1002/2016gl069292</w:t>
        </w:r>
      </w:hyperlink>
      <w:r w:rsidRPr="001E7A27">
        <w:rPr>
          <w:rFonts w:cs="Times New Roman"/>
          <w:sz w:val="20"/>
          <w:szCs w:val="20"/>
          <w:lang w:val="en-GB"/>
        </w:rPr>
        <w:t>.</w:t>
      </w:r>
    </w:p>
    <w:p w14:paraId="0C1A708F" w14:textId="3D8D3DB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Szulczewski, M.L., C.W. MacMinn, H.J. Herzog, and R. Juanes, 2012: Lifetime of carbon capture and storage as a climate-change mitigation technology. </w:t>
      </w:r>
      <w:r w:rsidRPr="001E7A27">
        <w:rPr>
          <w:rFonts w:cs="Times New Roman"/>
          <w:i/>
          <w:sz w:val="20"/>
          <w:szCs w:val="20"/>
          <w:lang w:val="en-GB"/>
        </w:rPr>
        <w:t>Proceedings of the National Academy of Sciences of the United States of America</w:t>
      </w:r>
      <w:r w:rsidRPr="001E7A27">
        <w:rPr>
          <w:rFonts w:cs="Times New Roman"/>
          <w:sz w:val="20"/>
          <w:szCs w:val="20"/>
          <w:lang w:val="en-GB"/>
        </w:rPr>
        <w:t>, doi:</w:t>
      </w:r>
      <w:hyperlink r:id="rId1116" w:history="1">
        <w:r w:rsidRPr="001E7A27">
          <w:rPr>
            <w:rStyle w:val="Hyperlink"/>
            <w:rFonts w:cs="Times New Roman"/>
            <w:sz w:val="20"/>
            <w:szCs w:val="20"/>
            <w:lang w:val="en-GB"/>
          </w:rPr>
          <w:t>10.1073/pnas.1115347109</w:t>
        </w:r>
      </w:hyperlink>
      <w:r w:rsidRPr="001E7A27">
        <w:rPr>
          <w:rFonts w:cs="Times New Roman"/>
          <w:sz w:val="20"/>
          <w:szCs w:val="20"/>
          <w:lang w:val="en-GB"/>
        </w:rPr>
        <w:t>.</w:t>
      </w:r>
    </w:p>
    <w:p w14:paraId="6E847E59" w14:textId="3572562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Tachiiri, K., T. Hajima, and M. Kawamiya, 2015: Increase of uncertainty in transient climate response to cumulative carbon emissions after stabilization of atmospheric CO2 concentration.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10(12)</w:t>
      </w:r>
      <w:r w:rsidRPr="001E7A27">
        <w:rPr>
          <w:rFonts w:cs="Times New Roman"/>
          <w:sz w:val="20"/>
          <w:szCs w:val="20"/>
          <w:lang w:val="en-GB"/>
        </w:rPr>
        <w:t>, 125018, doi:</w:t>
      </w:r>
      <w:hyperlink r:id="rId1117" w:history="1">
        <w:r w:rsidRPr="001E7A27">
          <w:rPr>
            <w:rStyle w:val="Hyperlink"/>
            <w:rFonts w:cs="Times New Roman"/>
            <w:sz w:val="20"/>
            <w:szCs w:val="20"/>
            <w:lang w:val="en-GB"/>
          </w:rPr>
          <w:t>10.1088/1748-9326/10/12/125018</w:t>
        </w:r>
      </w:hyperlink>
      <w:r w:rsidRPr="001E7A27">
        <w:rPr>
          <w:rFonts w:cs="Times New Roman"/>
          <w:sz w:val="20"/>
          <w:szCs w:val="20"/>
          <w:lang w:val="en-GB"/>
        </w:rPr>
        <w:t>.</w:t>
      </w:r>
    </w:p>
    <w:p w14:paraId="7E5F42B2" w14:textId="73FDEDC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Tachiiri, K., T. Hajima, and M. Kawamiya, 2019: Increase of the transient climate response to cumulative carbon emissions with decreasing CO2 concentration scenarios. </w:t>
      </w:r>
      <w:r w:rsidRPr="001E7A27">
        <w:rPr>
          <w:rFonts w:cs="Times New Roman"/>
          <w:i/>
          <w:sz w:val="20"/>
          <w:szCs w:val="20"/>
          <w:lang w:val="en-GB"/>
        </w:rPr>
        <w:t>Environmental Research Letters</w:t>
      </w:r>
      <w:r w:rsidRPr="001E7A27">
        <w:rPr>
          <w:rFonts w:cs="Times New Roman"/>
          <w:sz w:val="20"/>
          <w:szCs w:val="20"/>
          <w:lang w:val="en-GB"/>
        </w:rPr>
        <w:t>, doi:</w:t>
      </w:r>
      <w:hyperlink r:id="rId1118" w:history="1">
        <w:r w:rsidRPr="001E7A27">
          <w:rPr>
            <w:rStyle w:val="Hyperlink"/>
            <w:rFonts w:cs="Times New Roman"/>
            <w:sz w:val="20"/>
            <w:szCs w:val="20"/>
            <w:lang w:val="en-GB"/>
          </w:rPr>
          <w:t>10.1088/1748-9326/ab57d3</w:t>
        </w:r>
      </w:hyperlink>
      <w:r w:rsidRPr="001E7A27">
        <w:rPr>
          <w:rFonts w:cs="Times New Roman"/>
          <w:sz w:val="20"/>
          <w:szCs w:val="20"/>
          <w:lang w:val="en-GB"/>
        </w:rPr>
        <w:t>.</w:t>
      </w:r>
    </w:p>
    <w:p w14:paraId="6F97E26D" w14:textId="1611DC2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Tagesson, T. et al., 2020: Recent divergence in the contributions of tropical and boreal forests to the terrestrial carbon sink. </w:t>
      </w:r>
      <w:r w:rsidRPr="001E7A27">
        <w:rPr>
          <w:rFonts w:cs="Times New Roman"/>
          <w:i/>
          <w:sz w:val="20"/>
          <w:szCs w:val="20"/>
          <w:lang w:val="en-GB"/>
        </w:rPr>
        <w:t>Nature Ecology and Evolution</w:t>
      </w:r>
      <w:r w:rsidRPr="001E7A27">
        <w:rPr>
          <w:rFonts w:cs="Times New Roman"/>
          <w:sz w:val="20"/>
          <w:szCs w:val="20"/>
          <w:lang w:val="en-GB"/>
        </w:rPr>
        <w:t xml:space="preserve">, </w:t>
      </w:r>
      <w:r w:rsidRPr="001E7A27">
        <w:rPr>
          <w:rFonts w:cs="Times New Roman"/>
          <w:b/>
          <w:sz w:val="20"/>
          <w:szCs w:val="20"/>
          <w:lang w:val="en-GB"/>
        </w:rPr>
        <w:t>4(2)</w:t>
      </w:r>
      <w:r w:rsidRPr="001E7A27">
        <w:rPr>
          <w:rFonts w:cs="Times New Roman"/>
          <w:sz w:val="20"/>
          <w:szCs w:val="20"/>
          <w:lang w:val="en-GB"/>
        </w:rPr>
        <w:t>, doi:</w:t>
      </w:r>
      <w:hyperlink r:id="rId1119" w:history="1">
        <w:r w:rsidRPr="001E7A27">
          <w:rPr>
            <w:rStyle w:val="Hyperlink"/>
            <w:rFonts w:cs="Times New Roman"/>
            <w:sz w:val="20"/>
            <w:szCs w:val="20"/>
            <w:lang w:val="en-GB"/>
          </w:rPr>
          <w:t>10.1038/s41559-019-1090-0</w:t>
        </w:r>
      </w:hyperlink>
      <w:r w:rsidRPr="001E7A27">
        <w:rPr>
          <w:rFonts w:cs="Times New Roman"/>
          <w:sz w:val="20"/>
          <w:szCs w:val="20"/>
          <w:lang w:val="en-GB"/>
        </w:rPr>
        <w:t>.</w:t>
      </w:r>
    </w:p>
    <w:p w14:paraId="4637B84F" w14:textId="14FD013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Taillardat, P., D.A. Friess, and M. Lupascu, 2018: Mangrove blue carbon strategies for climate change mitigation are most effective at the national scale. </w:t>
      </w:r>
      <w:r w:rsidRPr="001E7A27">
        <w:rPr>
          <w:rFonts w:cs="Times New Roman"/>
          <w:i/>
          <w:sz w:val="20"/>
          <w:szCs w:val="20"/>
          <w:lang w:val="en-GB"/>
        </w:rPr>
        <w:t>Biology Letters</w:t>
      </w:r>
      <w:r w:rsidRPr="001E7A27">
        <w:rPr>
          <w:rFonts w:cs="Times New Roman"/>
          <w:sz w:val="20"/>
          <w:szCs w:val="20"/>
          <w:lang w:val="en-GB"/>
        </w:rPr>
        <w:t xml:space="preserve">, </w:t>
      </w:r>
      <w:r w:rsidRPr="001E7A27">
        <w:rPr>
          <w:rFonts w:cs="Times New Roman"/>
          <w:b/>
          <w:sz w:val="20"/>
          <w:szCs w:val="20"/>
          <w:lang w:val="en-GB"/>
        </w:rPr>
        <w:t>14(10)</w:t>
      </w:r>
      <w:r w:rsidRPr="001E7A27">
        <w:rPr>
          <w:rFonts w:cs="Times New Roman"/>
          <w:sz w:val="20"/>
          <w:szCs w:val="20"/>
          <w:lang w:val="en-GB"/>
        </w:rPr>
        <w:t>, 20180251, doi:</w:t>
      </w:r>
      <w:hyperlink r:id="rId1120" w:history="1">
        <w:r w:rsidRPr="001E7A27">
          <w:rPr>
            <w:rStyle w:val="Hyperlink"/>
            <w:rFonts w:cs="Times New Roman"/>
            <w:sz w:val="20"/>
            <w:szCs w:val="20"/>
            <w:lang w:val="en-GB"/>
          </w:rPr>
          <w:t>10.1098/rsbl.2018.0251</w:t>
        </w:r>
      </w:hyperlink>
      <w:r w:rsidRPr="001E7A27">
        <w:rPr>
          <w:rFonts w:cs="Times New Roman"/>
          <w:sz w:val="20"/>
          <w:szCs w:val="20"/>
          <w:lang w:val="en-GB"/>
        </w:rPr>
        <w:t>.</w:t>
      </w:r>
    </w:p>
    <w:p w14:paraId="49243E92" w14:textId="4714343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Takahashi, T. et al., 2014: Climatological distributions of pH, pCO2, total CO2, alkalinity, and CaCO3 saturation in the </w:t>
      </w:r>
      <w:r w:rsidRPr="001E7A27">
        <w:rPr>
          <w:rFonts w:cs="Times New Roman"/>
          <w:sz w:val="20"/>
          <w:szCs w:val="20"/>
          <w:lang w:val="en-GB"/>
        </w:rPr>
        <w:lastRenderedPageBreak/>
        <w:t xml:space="preserve">global surface ocean, and temporal changes at selected locations. </w:t>
      </w:r>
      <w:r w:rsidRPr="001E7A27">
        <w:rPr>
          <w:rFonts w:cs="Times New Roman"/>
          <w:i/>
          <w:sz w:val="20"/>
          <w:szCs w:val="20"/>
          <w:lang w:val="en-GB"/>
        </w:rPr>
        <w:t>Marine Chemistry</w:t>
      </w:r>
      <w:r w:rsidRPr="001E7A27">
        <w:rPr>
          <w:rFonts w:cs="Times New Roman"/>
          <w:sz w:val="20"/>
          <w:szCs w:val="20"/>
          <w:lang w:val="en-GB"/>
        </w:rPr>
        <w:t xml:space="preserve">, </w:t>
      </w:r>
      <w:r w:rsidRPr="001E7A27">
        <w:rPr>
          <w:rFonts w:cs="Times New Roman"/>
          <w:b/>
          <w:sz w:val="20"/>
          <w:szCs w:val="20"/>
          <w:lang w:val="en-GB"/>
        </w:rPr>
        <w:t>164</w:t>
      </w:r>
      <w:r w:rsidRPr="001E7A27">
        <w:rPr>
          <w:rFonts w:cs="Times New Roman"/>
          <w:sz w:val="20"/>
          <w:szCs w:val="20"/>
          <w:lang w:val="en-GB"/>
        </w:rPr>
        <w:t>, 95–125, doi:</w:t>
      </w:r>
      <w:hyperlink r:id="rId1121" w:history="1">
        <w:r w:rsidRPr="001E7A27">
          <w:rPr>
            <w:rStyle w:val="Hyperlink"/>
            <w:rFonts w:cs="Times New Roman"/>
            <w:sz w:val="20"/>
            <w:szCs w:val="20"/>
            <w:lang w:val="en-GB"/>
          </w:rPr>
          <w:t>10.1016/j.marchem.2014.06.004</w:t>
        </w:r>
      </w:hyperlink>
      <w:r w:rsidRPr="001E7A27">
        <w:rPr>
          <w:rFonts w:cs="Times New Roman"/>
          <w:sz w:val="20"/>
          <w:szCs w:val="20"/>
          <w:lang w:val="en-GB"/>
        </w:rPr>
        <w:t>.</w:t>
      </w:r>
    </w:p>
    <w:p w14:paraId="6D23D873" w14:textId="48044A4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Takata, K. et al., 2017: Reconciliation of top-down and bottom-up CO2 fluxes in Siberian larch forest.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12(12)</w:t>
      </w:r>
      <w:r w:rsidRPr="001E7A27">
        <w:rPr>
          <w:rFonts w:cs="Times New Roman"/>
          <w:sz w:val="20"/>
          <w:szCs w:val="20"/>
          <w:lang w:val="en-GB"/>
        </w:rPr>
        <w:t>, doi:</w:t>
      </w:r>
      <w:hyperlink r:id="rId1122" w:history="1">
        <w:r w:rsidRPr="001E7A27">
          <w:rPr>
            <w:rStyle w:val="Hyperlink"/>
            <w:rFonts w:cs="Times New Roman"/>
            <w:sz w:val="20"/>
            <w:szCs w:val="20"/>
            <w:lang w:val="en-GB"/>
          </w:rPr>
          <w:t>10.1088/1748-9326/aa926d</w:t>
        </w:r>
      </w:hyperlink>
      <w:r w:rsidRPr="001E7A27">
        <w:rPr>
          <w:rFonts w:cs="Times New Roman"/>
          <w:sz w:val="20"/>
          <w:szCs w:val="20"/>
          <w:lang w:val="en-GB"/>
        </w:rPr>
        <w:t>.</w:t>
      </w:r>
    </w:p>
    <w:p w14:paraId="67A18271" w14:textId="4505D59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Takatani, Y., D. Sasano, T. Nakano, T. Midorikawa, and M. Ishii, 2012: Decrease of dissolved oxygen after the mid-1980s in the western North Pacific subtropical gyre along the 137°E repeat section.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26(2)</w:t>
      </w:r>
      <w:r w:rsidRPr="001E7A27">
        <w:rPr>
          <w:rFonts w:cs="Times New Roman"/>
          <w:sz w:val="20"/>
          <w:szCs w:val="20"/>
          <w:lang w:val="en-GB"/>
        </w:rPr>
        <w:t>, GB2013, doi:</w:t>
      </w:r>
      <w:hyperlink r:id="rId1123" w:history="1">
        <w:r w:rsidRPr="001E7A27">
          <w:rPr>
            <w:rStyle w:val="Hyperlink"/>
            <w:rFonts w:cs="Times New Roman"/>
            <w:sz w:val="20"/>
            <w:szCs w:val="20"/>
            <w:lang w:val="en-GB"/>
          </w:rPr>
          <w:t>10.1029/2011gb004227</w:t>
        </w:r>
      </w:hyperlink>
      <w:r w:rsidRPr="001E7A27">
        <w:rPr>
          <w:rFonts w:cs="Times New Roman"/>
          <w:sz w:val="20"/>
          <w:szCs w:val="20"/>
          <w:lang w:val="en-GB"/>
        </w:rPr>
        <w:t>.</w:t>
      </w:r>
    </w:p>
    <w:p w14:paraId="0BE0C1BA" w14:textId="5C95CF1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Takeshita, Y. et al., 2015: Including high-frequency variability in coastal ocean acidification projections.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12(19)</w:t>
      </w:r>
      <w:r w:rsidRPr="001E7A27">
        <w:rPr>
          <w:rFonts w:cs="Times New Roman"/>
          <w:sz w:val="20"/>
          <w:szCs w:val="20"/>
          <w:lang w:val="en-GB"/>
        </w:rPr>
        <w:t>, 5853–5870, doi:</w:t>
      </w:r>
      <w:hyperlink r:id="rId1124" w:history="1">
        <w:r w:rsidRPr="001E7A27">
          <w:rPr>
            <w:rStyle w:val="Hyperlink"/>
            <w:rFonts w:cs="Times New Roman"/>
            <w:sz w:val="20"/>
            <w:szCs w:val="20"/>
            <w:lang w:val="en-GB"/>
          </w:rPr>
          <w:t>10.5194/bg-12-5853-2015</w:t>
        </w:r>
      </w:hyperlink>
      <w:r w:rsidRPr="001E7A27">
        <w:rPr>
          <w:rFonts w:cs="Times New Roman"/>
          <w:sz w:val="20"/>
          <w:szCs w:val="20"/>
          <w:lang w:val="en-GB"/>
        </w:rPr>
        <w:t>.</w:t>
      </w:r>
    </w:p>
    <w:p w14:paraId="7A35CEBC" w14:textId="39F1F15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Talhelm, A.F. et al., 2014: Elevated carbon dioxide and ozone alter productivity and ecosystem carbon content in northern temperate forests.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20(8)</w:t>
      </w:r>
      <w:r w:rsidRPr="001E7A27">
        <w:rPr>
          <w:rFonts w:cs="Times New Roman"/>
          <w:sz w:val="20"/>
          <w:szCs w:val="20"/>
          <w:lang w:val="en-GB"/>
        </w:rPr>
        <w:t>, 2492–2504, doi:</w:t>
      </w:r>
      <w:hyperlink r:id="rId1125" w:history="1">
        <w:r w:rsidRPr="001E7A27">
          <w:rPr>
            <w:rStyle w:val="Hyperlink"/>
            <w:rFonts w:cs="Times New Roman"/>
            <w:sz w:val="20"/>
            <w:szCs w:val="20"/>
            <w:lang w:val="en-GB"/>
          </w:rPr>
          <w:t>10.1111/gcb.12564</w:t>
        </w:r>
      </w:hyperlink>
      <w:r w:rsidRPr="001E7A27">
        <w:rPr>
          <w:rFonts w:cs="Times New Roman"/>
          <w:sz w:val="20"/>
          <w:szCs w:val="20"/>
          <w:lang w:val="en-GB"/>
        </w:rPr>
        <w:t>.</w:t>
      </w:r>
    </w:p>
    <w:p w14:paraId="11C4D4DA" w14:textId="2DC42B0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Talley, L.D. et al., 2016: Changes in Ocean Heat, Carbon Content, and Ventilation: A Review of the First Decade of GO-SHIP Global Repeat Hydrography. </w:t>
      </w:r>
      <w:r w:rsidRPr="001E7A27">
        <w:rPr>
          <w:rFonts w:cs="Times New Roman"/>
          <w:i/>
          <w:sz w:val="20"/>
          <w:szCs w:val="20"/>
          <w:lang w:val="en-GB"/>
        </w:rPr>
        <w:t>Annual Review of Marine Science</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185–215, doi:</w:t>
      </w:r>
      <w:hyperlink r:id="rId1126" w:history="1">
        <w:r w:rsidRPr="001E7A27">
          <w:rPr>
            <w:rStyle w:val="Hyperlink"/>
            <w:rFonts w:cs="Times New Roman"/>
            <w:sz w:val="20"/>
            <w:szCs w:val="20"/>
            <w:lang w:val="en-GB"/>
          </w:rPr>
          <w:t>10.1146/annurev-marine-052915-100829</w:t>
        </w:r>
      </w:hyperlink>
      <w:r w:rsidRPr="001E7A27">
        <w:rPr>
          <w:rFonts w:cs="Times New Roman"/>
          <w:sz w:val="20"/>
          <w:szCs w:val="20"/>
          <w:lang w:val="en-GB"/>
        </w:rPr>
        <w:t>.</w:t>
      </w:r>
    </w:p>
    <w:p w14:paraId="59B3D99A" w14:textId="545A52B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Tan, Z. and Q. Zhuang, 2015: Arctic lakes are continuous methane sources to the atmosphere under warming conditions.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10(5)</w:t>
      </w:r>
      <w:r w:rsidRPr="001E7A27">
        <w:rPr>
          <w:rFonts w:cs="Times New Roman"/>
          <w:sz w:val="20"/>
          <w:szCs w:val="20"/>
          <w:lang w:val="en-GB"/>
        </w:rPr>
        <w:t>, 054016, doi:</w:t>
      </w:r>
      <w:hyperlink r:id="rId1127" w:history="1">
        <w:r w:rsidRPr="001E7A27">
          <w:rPr>
            <w:rStyle w:val="Hyperlink"/>
            <w:rFonts w:cs="Times New Roman"/>
            <w:sz w:val="20"/>
            <w:szCs w:val="20"/>
            <w:lang w:val="en-GB"/>
          </w:rPr>
          <w:t>10.1088/1748-9326/10/5/054016</w:t>
        </w:r>
      </w:hyperlink>
      <w:r w:rsidRPr="001E7A27">
        <w:rPr>
          <w:rFonts w:cs="Times New Roman"/>
          <w:sz w:val="20"/>
          <w:szCs w:val="20"/>
          <w:lang w:val="en-GB"/>
        </w:rPr>
        <w:t>.</w:t>
      </w:r>
    </w:p>
    <w:p w14:paraId="282550CA" w14:textId="6BBC212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Tan, Z.-H. et al., 2017: Optimum air temperature for tropical forest photosynthesis: mechanisms involved and implications for climate warming.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12(5)</w:t>
      </w:r>
      <w:r w:rsidRPr="001E7A27">
        <w:rPr>
          <w:rFonts w:cs="Times New Roman"/>
          <w:sz w:val="20"/>
          <w:szCs w:val="20"/>
          <w:lang w:val="en-GB"/>
        </w:rPr>
        <w:t>, 054022, doi:</w:t>
      </w:r>
      <w:hyperlink r:id="rId1128" w:history="1">
        <w:r w:rsidRPr="001E7A27">
          <w:rPr>
            <w:rStyle w:val="Hyperlink"/>
            <w:rFonts w:cs="Times New Roman"/>
            <w:sz w:val="20"/>
            <w:szCs w:val="20"/>
            <w:lang w:val="en-GB"/>
          </w:rPr>
          <w:t>10.1088/1748-9326/aa6f97</w:t>
        </w:r>
      </w:hyperlink>
      <w:r w:rsidRPr="001E7A27">
        <w:rPr>
          <w:rFonts w:cs="Times New Roman"/>
          <w:sz w:val="20"/>
          <w:szCs w:val="20"/>
          <w:lang w:val="en-GB"/>
        </w:rPr>
        <w:t>.</w:t>
      </w:r>
    </w:p>
    <w:p w14:paraId="2B509C21" w14:textId="3AA8BD3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Tanhua, T. et al., 2017: Temporal changes in ventilation and the carbonate system in the Atlantic sector of the Southern Ocean. </w:t>
      </w:r>
      <w:r w:rsidRPr="001E7A27">
        <w:rPr>
          <w:rFonts w:cs="Times New Roman"/>
          <w:i/>
          <w:sz w:val="20"/>
          <w:szCs w:val="20"/>
          <w:lang w:val="en-GB"/>
        </w:rPr>
        <w:t>Deep Sea Research Part II: Topical Studies in Oceanography</w:t>
      </w:r>
      <w:r w:rsidRPr="001E7A27">
        <w:rPr>
          <w:rFonts w:cs="Times New Roman"/>
          <w:sz w:val="20"/>
          <w:szCs w:val="20"/>
          <w:lang w:val="en-GB"/>
        </w:rPr>
        <w:t xml:space="preserve">, </w:t>
      </w:r>
      <w:r w:rsidRPr="001E7A27">
        <w:rPr>
          <w:rFonts w:cs="Times New Roman"/>
          <w:b/>
          <w:sz w:val="20"/>
          <w:szCs w:val="20"/>
          <w:lang w:val="en-GB"/>
        </w:rPr>
        <w:t>138</w:t>
      </w:r>
      <w:r w:rsidRPr="001E7A27">
        <w:rPr>
          <w:rFonts w:cs="Times New Roman"/>
          <w:sz w:val="20"/>
          <w:szCs w:val="20"/>
          <w:lang w:val="en-GB"/>
        </w:rPr>
        <w:t>, 26–38, doi:</w:t>
      </w:r>
      <w:hyperlink r:id="rId1129" w:history="1">
        <w:r w:rsidRPr="001E7A27">
          <w:rPr>
            <w:rStyle w:val="Hyperlink"/>
            <w:rFonts w:cs="Times New Roman"/>
            <w:sz w:val="20"/>
            <w:szCs w:val="20"/>
            <w:lang w:val="en-GB"/>
          </w:rPr>
          <w:t>10.1016/j.dsr2.2016.10.004</w:t>
        </w:r>
      </w:hyperlink>
      <w:r w:rsidRPr="001E7A27">
        <w:rPr>
          <w:rFonts w:cs="Times New Roman"/>
          <w:sz w:val="20"/>
          <w:szCs w:val="20"/>
          <w:lang w:val="en-GB"/>
        </w:rPr>
        <w:t>.</w:t>
      </w:r>
    </w:p>
    <w:p w14:paraId="766F47A8" w14:textId="7FBED41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Taucher, J. and A. Oschlies, 2011: Can we predict the direction of marine primary production change under global warming?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38(2)</w:t>
      </w:r>
      <w:r w:rsidRPr="001E7A27">
        <w:rPr>
          <w:rFonts w:cs="Times New Roman"/>
          <w:sz w:val="20"/>
          <w:szCs w:val="20"/>
          <w:lang w:val="en-GB"/>
        </w:rPr>
        <w:t>, L02603, doi:</w:t>
      </w:r>
      <w:hyperlink r:id="rId1130" w:history="1">
        <w:r w:rsidRPr="001E7A27">
          <w:rPr>
            <w:rStyle w:val="Hyperlink"/>
            <w:rFonts w:cs="Times New Roman"/>
            <w:sz w:val="20"/>
            <w:szCs w:val="20"/>
            <w:lang w:val="en-GB"/>
          </w:rPr>
          <w:t>10.1029/2010gl045934</w:t>
        </w:r>
      </w:hyperlink>
      <w:r w:rsidRPr="001E7A27">
        <w:rPr>
          <w:rFonts w:cs="Times New Roman"/>
          <w:sz w:val="20"/>
          <w:szCs w:val="20"/>
          <w:lang w:val="en-GB"/>
        </w:rPr>
        <w:t>.</w:t>
      </w:r>
    </w:p>
    <w:p w14:paraId="56DAE38D" w14:textId="456F7EB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Taucher, J. et al., 2021: Changing carbon-to-nitrogen ratios of organic-matter export under ocean acidification.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52–57, doi:</w:t>
      </w:r>
      <w:hyperlink r:id="rId1131" w:history="1">
        <w:r w:rsidRPr="001E7A27">
          <w:rPr>
            <w:rStyle w:val="Hyperlink"/>
            <w:rFonts w:cs="Times New Roman"/>
            <w:sz w:val="20"/>
            <w:szCs w:val="20"/>
            <w:lang w:val="en-GB"/>
          </w:rPr>
          <w:t>10.1038/s41558-020-00915-5</w:t>
        </w:r>
      </w:hyperlink>
      <w:r w:rsidRPr="001E7A27">
        <w:rPr>
          <w:rFonts w:cs="Times New Roman"/>
          <w:sz w:val="20"/>
          <w:szCs w:val="20"/>
          <w:lang w:val="en-GB"/>
        </w:rPr>
        <w:t>.</w:t>
      </w:r>
    </w:p>
    <w:p w14:paraId="615C54D2" w14:textId="1147DA8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Taylor, K.E., R.J. Stouffer, and G.A. Meehl, 2012: An Overview of CMIP5 and the Experiment Design. </w:t>
      </w:r>
      <w:r w:rsidRPr="001E7A27">
        <w:rPr>
          <w:rFonts w:cs="Times New Roman"/>
          <w:i/>
          <w:sz w:val="20"/>
          <w:szCs w:val="20"/>
          <w:lang w:val="en-GB"/>
        </w:rPr>
        <w:t>Bulletin of the American Meteorological Society</w:t>
      </w:r>
      <w:r w:rsidRPr="001E7A27">
        <w:rPr>
          <w:rFonts w:cs="Times New Roman"/>
          <w:sz w:val="20"/>
          <w:szCs w:val="20"/>
          <w:lang w:val="en-GB"/>
        </w:rPr>
        <w:t xml:space="preserve">, </w:t>
      </w:r>
      <w:r w:rsidRPr="001E7A27">
        <w:rPr>
          <w:rFonts w:cs="Times New Roman"/>
          <w:b/>
          <w:sz w:val="20"/>
          <w:szCs w:val="20"/>
          <w:lang w:val="en-GB"/>
        </w:rPr>
        <w:t>93(4)</w:t>
      </w:r>
      <w:r w:rsidRPr="001E7A27">
        <w:rPr>
          <w:rFonts w:cs="Times New Roman"/>
          <w:sz w:val="20"/>
          <w:szCs w:val="20"/>
          <w:lang w:val="en-GB"/>
        </w:rPr>
        <w:t>, 485–498, doi:</w:t>
      </w:r>
      <w:hyperlink r:id="rId1132" w:history="1">
        <w:r w:rsidRPr="001E7A27">
          <w:rPr>
            <w:rStyle w:val="Hyperlink"/>
            <w:rFonts w:cs="Times New Roman"/>
            <w:sz w:val="20"/>
            <w:szCs w:val="20"/>
            <w:lang w:val="en-GB"/>
          </w:rPr>
          <w:t>10.1175/bams-d-11-00094.1</w:t>
        </w:r>
      </w:hyperlink>
      <w:r w:rsidRPr="001E7A27">
        <w:rPr>
          <w:rFonts w:cs="Times New Roman"/>
          <w:sz w:val="20"/>
          <w:szCs w:val="20"/>
          <w:lang w:val="en-GB"/>
        </w:rPr>
        <w:t>.</w:t>
      </w:r>
    </w:p>
    <w:p w14:paraId="0C97921D" w14:textId="0140F5A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Tebaldi, C. and R. Knutti, 2007: The use of the multi-model ensemble in probabilistic climate projections. </w:t>
      </w:r>
      <w:r w:rsidRPr="001E7A27">
        <w:rPr>
          <w:rFonts w:cs="Times New Roman"/>
          <w:i/>
          <w:sz w:val="20"/>
          <w:szCs w:val="20"/>
          <w:lang w:val="en-GB"/>
        </w:rPr>
        <w:t>Philosophical Transactions of the Royal Society A: Mathematical, Physical and Engineering Sciences</w:t>
      </w:r>
      <w:r w:rsidRPr="001E7A27">
        <w:rPr>
          <w:rFonts w:cs="Times New Roman"/>
          <w:sz w:val="20"/>
          <w:szCs w:val="20"/>
          <w:lang w:val="en-GB"/>
        </w:rPr>
        <w:t xml:space="preserve">, </w:t>
      </w:r>
      <w:r w:rsidRPr="001E7A27">
        <w:rPr>
          <w:rFonts w:cs="Times New Roman"/>
          <w:b/>
          <w:sz w:val="20"/>
          <w:szCs w:val="20"/>
          <w:lang w:val="en-GB"/>
        </w:rPr>
        <w:t>365(1857)</w:t>
      </w:r>
      <w:r w:rsidRPr="001E7A27">
        <w:rPr>
          <w:rFonts w:cs="Times New Roman"/>
          <w:sz w:val="20"/>
          <w:szCs w:val="20"/>
          <w:lang w:val="en-GB"/>
        </w:rPr>
        <w:t>, 2053–2075, doi:</w:t>
      </w:r>
      <w:hyperlink r:id="rId1133" w:history="1">
        <w:r w:rsidRPr="001E7A27">
          <w:rPr>
            <w:rStyle w:val="Hyperlink"/>
            <w:rFonts w:cs="Times New Roman"/>
            <w:sz w:val="20"/>
            <w:szCs w:val="20"/>
            <w:lang w:val="en-GB"/>
          </w:rPr>
          <w:t>10.1098/rsta.2007.2076</w:t>
        </w:r>
      </w:hyperlink>
      <w:r w:rsidRPr="001E7A27">
        <w:rPr>
          <w:rFonts w:cs="Times New Roman"/>
          <w:sz w:val="20"/>
          <w:szCs w:val="20"/>
          <w:lang w:val="en-GB"/>
        </w:rPr>
        <w:t>.</w:t>
      </w:r>
    </w:p>
    <w:p w14:paraId="341C389F" w14:textId="2E3089E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Teckentrup, L. et al., 2019: Response of simulated burned area to historical changes in environmental and anthropogenic factors: a comparison of seven fire models.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16(19)</w:t>
      </w:r>
      <w:r w:rsidRPr="001E7A27">
        <w:rPr>
          <w:rFonts w:cs="Times New Roman"/>
          <w:sz w:val="20"/>
          <w:szCs w:val="20"/>
          <w:lang w:val="en-GB"/>
        </w:rPr>
        <w:t>, 3883–3910, doi:</w:t>
      </w:r>
      <w:hyperlink r:id="rId1134" w:history="1">
        <w:r w:rsidRPr="001E7A27">
          <w:rPr>
            <w:rStyle w:val="Hyperlink"/>
            <w:rFonts w:cs="Times New Roman"/>
            <w:sz w:val="20"/>
            <w:szCs w:val="20"/>
            <w:lang w:val="en-GB"/>
          </w:rPr>
          <w:t>10.5194/bg-16-3883-2019</w:t>
        </w:r>
      </w:hyperlink>
      <w:r w:rsidRPr="001E7A27">
        <w:rPr>
          <w:rFonts w:cs="Times New Roman"/>
          <w:sz w:val="20"/>
          <w:szCs w:val="20"/>
          <w:lang w:val="en-GB"/>
        </w:rPr>
        <w:t>.</w:t>
      </w:r>
    </w:p>
    <w:p w14:paraId="172639F5" w14:textId="2C552A0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Terhaar, J., J.C. Orr, C. Ethé, P. Regnier, and L. Bopp, 2019: Simulated Arctic Ocean Response to Doubling of Riverine Carbon and Nutrient Delivery.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33(8)</w:t>
      </w:r>
      <w:r w:rsidRPr="001E7A27">
        <w:rPr>
          <w:rFonts w:cs="Times New Roman"/>
          <w:sz w:val="20"/>
          <w:szCs w:val="20"/>
          <w:lang w:val="en-GB"/>
        </w:rPr>
        <w:t>, 1048–1070, doi:</w:t>
      </w:r>
      <w:hyperlink r:id="rId1135" w:history="1">
        <w:r w:rsidRPr="001E7A27">
          <w:rPr>
            <w:rStyle w:val="Hyperlink"/>
            <w:rFonts w:cs="Times New Roman"/>
            <w:sz w:val="20"/>
            <w:szCs w:val="20"/>
            <w:lang w:val="en-GB"/>
          </w:rPr>
          <w:t>10.1029/2019gb006200</w:t>
        </w:r>
      </w:hyperlink>
      <w:r w:rsidRPr="001E7A27">
        <w:rPr>
          <w:rFonts w:cs="Times New Roman"/>
          <w:sz w:val="20"/>
          <w:szCs w:val="20"/>
          <w:lang w:val="en-GB"/>
        </w:rPr>
        <w:t>.</w:t>
      </w:r>
    </w:p>
    <w:p w14:paraId="5A3A1E57" w14:textId="43FA97F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Terrer, C., S. Vicca, B.A. Hungate, R.P. Phillips, and I.C. Prentice, 2016: Mycorrhizal association as a primary control of the CO2 fertilization effect.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353(6294)</w:t>
      </w:r>
      <w:r w:rsidRPr="001E7A27">
        <w:rPr>
          <w:rFonts w:cs="Times New Roman"/>
          <w:sz w:val="20"/>
          <w:szCs w:val="20"/>
          <w:lang w:val="en-GB"/>
        </w:rPr>
        <w:t>, 72–74, doi:</w:t>
      </w:r>
      <w:hyperlink r:id="rId1136" w:history="1">
        <w:r w:rsidRPr="001E7A27">
          <w:rPr>
            <w:rStyle w:val="Hyperlink"/>
            <w:rFonts w:cs="Times New Roman"/>
            <w:sz w:val="20"/>
            <w:szCs w:val="20"/>
            <w:lang w:val="en-GB"/>
          </w:rPr>
          <w:t>10.1126/science.aaf4610</w:t>
        </w:r>
      </w:hyperlink>
      <w:r w:rsidRPr="001E7A27">
        <w:rPr>
          <w:rFonts w:cs="Times New Roman"/>
          <w:sz w:val="20"/>
          <w:szCs w:val="20"/>
          <w:lang w:val="en-GB"/>
        </w:rPr>
        <w:t>.</w:t>
      </w:r>
    </w:p>
    <w:p w14:paraId="7FA561C1" w14:textId="66B0FD4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Terrer, C. et al., 2018: Ecosystem responses to elevated CO2 governed by plant-soil interactions and the cost of nitrogen acquisition.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217(2)</w:t>
      </w:r>
      <w:r w:rsidRPr="001E7A27">
        <w:rPr>
          <w:rFonts w:cs="Times New Roman"/>
          <w:sz w:val="20"/>
          <w:szCs w:val="20"/>
          <w:lang w:val="en-GB"/>
        </w:rPr>
        <w:t>, 507–522, doi:</w:t>
      </w:r>
      <w:hyperlink r:id="rId1137" w:history="1">
        <w:r w:rsidRPr="001E7A27">
          <w:rPr>
            <w:rStyle w:val="Hyperlink"/>
            <w:rFonts w:cs="Times New Roman"/>
            <w:sz w:val="20"/>
            <w:szCs w:val="20"/>
            <w:lang w:val="en-GB"/>
          </w:rPr>
          <w:t>10.1111/nph.14872</w:t>
        </w:r>
      </w:hyperlink>
      <w:r w:rsidRPr="001E7A27">
        <w:rPr>
          <w:rFonts w:cs="Times New Roman"/>
          <w:sz w:val="20"/>
          <w:szCs w:val="20"/>
          <w:lang w:val="en-GB"/>
        </w:rPr>
        <w:t>.</w:t>
      </w:r>
    </w:p>
    <w:p w14:paraId="2EF20315" w14:textId="609239C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Terrer, C. et al., 2019: Nitrogen and phosphorus constrain the CO2 fertilization of global plant biomass.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9(9)</w:t>
      </w:r>
      <w:r w:rsidRPr="001E7A27">
        <w:rPr>
          <w:rFonts w:cs="Times New Roman"/>
          <w:sz w:val="20"/>
          <w:szCs w:val="20"/>
          <w:lang w:val="en-GB"/>
        </w:rPr>
        <w:t>, 684–689, doi:</w:t>
      </w:r>
      <w:hyperlink r:id="rId1138" w:history="1">
        <w:r w:rsidRPr="001E7A27">
          <w:rPr>
            <w:rStyle w:val="Hyperlink"/>
            <w:rFonts w:cs="Times New Roman"/>
            <w:sz w:val="20"/>
            <w:szCs w:val="20"/>
            <w:lang w:val="en-GB"/>
          </w:rPr>
          <w:t>10.1038/s41558-019-0545-2</w:t>
        </w:r>
      </w:hyperlink>
      <w:r w:rsidRPr="001E7A27">
        <w:rPr>
          <w:rFonts w:cs="Times New Roman"/>
          <w:sz w:val="20"/>
          <w:szCs w:val="20"/>
          <w:lang w:val="en-GB"/>
        </w:rPr>
        <w:t>.</w:t>
      </w:r>
    </w:p>
    <w:p w14:paraId="64C094A3" w14:textId="4E65D5A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Teuling, A.J. et al., 2017: Observational evidence for cloud cover enhancement over western European forests.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14065, doi:</w:t>
      </w:r>
      <w:hyperlink r:id="rId1139" w:history="1">
        <w:r w:rsidRPr="001E7A27">
          <w:rPr>
            <w:rStyle w:val="Hyperlink"/>
            <w:rFonts w:cs="Times New Roman"/>
            <w:sz w:val="20"/>
            <w:szCs w:val="20"/>
            <w:lang w:val="en-GB"/>
          </w:rPr>
          <w:t>10.1038/ncomms14065</w:t>
        </w:r>
      </w:hyperlink>
      <w:r w:rsidRPr="001E7A27">
        <w:rPr>
          <w:rFonts w:cs="Times New Roman"/>
          <w:sz w:val="20"/>
          <w:szCs w:val="20"/>
          <w:lang w:val="en-GB"/>
        </w:rPr>
        <w:t>.</w:t>
      </w:r>
    </w:p>
    <w:p w14:paraId="33C18956" w14:textId="469C9F9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Teuling, A.J. et al., 2019: Climate change, reforestation/afforestation, and urbanization impacts on evapotranspiration and streamflow in Europe. </w:t>
      </w:r>
      <w:r w:rsidRPr="001E7A27">
        <w:rPr>
          <w:rFonts w:cs="Times New Roman"/>
          <w:i/>
          <w:sz w:val="20"/>
          <w:szCs w:val="20"/>
          <w:lang w:val="en-GB"/>
        </w:rPr>
        <w:t>Hydrology and Earth System Sciences</w:t>
      </w:r>
      <w:r w:rsidRPr="001E7A27">
        <w:rPr>
          <w:rFonts w:cs="Times New Roman"/>
          <w:sz w:val="20"/>
          <w:szCs w:val="20"/>
          <w:lang w:val="en-GB"/>
        </w:rPr>
        <w:t xml:space="preserve">, </w:t>
      </w:r>
      <w:r w:rsidRPr="001E7A27">
        <w:rPr>
          <w:rFonts w:cs="Times New Roman"/>
          <w:b/>
          <w:sz w:val="20"/>
          <w:szCs w:val="20"/>
          <w:lang w:val="en-GB"/>
        </w:rPr>
        <w:t>23(9)</w:t>
      </w:r>
      <w:r w:rsidRPr="001E7A27">
        <w:rPr>
          <w:rFonts w:cs="Times New Roman"/>
          <w:sz w:val="20"/>
          <w:szCs w:val="20"/>
          <w:lang w:val="en-GB"/>
        </w:rPr>
        <w:t>, 3631–3652, doi:</w:t>
      </w:r>
      <w:hyperlink r:id="rId1140" w:history="1">
        <w:r w:rsidRPr="001E7A27">
          <w:rPr>
            <w:rStyle w:val="Hyperlink"/>
            <w:rFonts w:cs="Times New Roman"/>
            <w:sz w:val="20"/>
            <w:szCs w:val="20"/>
            <w:lang w:val="en-GB"/>
          </w:rPr>
          <w:t>10.5194/hess-23-3631-2019</w:t>
        </w:r>
      </w:hyperlink>
      <w:r w:rsidRPr="001E7A27">
        <w:rPr>
          <w:rFonts w:cs="Times New Roman"/>
          <w:sz w:val="20"/>
          <w:szCs w:val="20"/>
          <w:lang w:val="en-GB"/>
        </w:rPr>
        <w:t>.</w:t>
      </w:r>
    </w:p>
    <w:p w14:paraId="01A38B19" w14:textId="31C5C48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Thomas, J., D. Waugh, and A. Gnanadesikan, 2018: Relationship between ocean carbon and heat multidecadal variability.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31(4)</w:t>
      </w:r>
      <w:r w:rsidRPr="001E7A27">
        <w:rPr>
          <w:rFonts w:cs="Times New Roman"/>
          <w:sz w:val="20"/>
          <w:szCs w:val="20"/>
          <w:lang w:val="en-GB"/>
        </w:rPr>
        <w:t>, 1467–1482, doi:</w:t>
      </w:r>
      <w:hyperlink r:id="rId1141" w:history="1">
        <w:r w:rsidRPr="001E7A27">
          <w:rPr>
            <w:rStyle w:val="Hyperlink"/>
            <w:rFonts w:cs="Times New Roman"/>
            <w:sz w:val="20"/>
            <w:szCs w:val="20"/>
            <w:lang w:val="en-GB"/>
          </w:rPr>
          <w:t>10.1175/jcli-d-17-0134.1</w:t>
        </w:r>
      </w:hyperlink>
      <w:r w:rsidRPr="001E7A27">
        <w:rPr>
          <w:rFonts w:cs="Times New Roman"/>
          <w:sz w:val="20"/>
          <w:szCs w:val="20"/>
          <w:lang w:val="en-GB"/>
        </w:rPr>
        <w:t>.</w:t>
      </w:r>
    </w:p>
    <w:p w14:paraId="0B10BC9F" w14:textId="6DE4F1B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Thomas, R.Q., E.N.J. Brookshire, and S. Gerber, 2015: Nitrogen limitation on land: how can it occur in Earth system models?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21(5)</w:t>
      </w:r>
      <w:r w:rsidRPr="001E7A27">
        <w:rPr>
          <w:rFonts w:cs="Times New Roman"/>
          <w:sz w:val="20"/>
          <w:szCs w:val="20"/>
          <w:lang w:val="en-GB"/>
        </w:rPr>
        <w:t>, 1777–1793, doi:</w:t>
      </w:r>
      <w:hyperlink r:id="rId1142" w:history="1">
        <w:r w:rsidRPr="001E7A27">
          <w:rPr>
            <w:rStyle w:val="Hyperlink"/>
            <w:rFonts w:cs="Times New Roman"/>
            <w:sz w:val="20"/>
            <w:szCs w:val="20"/>
            <w:lang w:val="en-GB"/>
          </w:rPr>
          <w:t>10.1111/gcb.12813</w:t>
        </w:r>
      </w:hyperlink>
      <w:r w:rsidRPr="001E7A27">
        <w:rPr>
          <w:rFonts w:cs="Times New Roman"/>
          <w:sz w:val="20"/>
          <w:szCs w:val="20"/>
          <w:lang w:val="en-GB"/>
        </w:rPr>
        <w:t>.</w:t>
      </w:r>
    </w:p>
    <w:p w14:paraId="031988B2" w14:textId="1D23081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Thompson, I., B. Mackey, S. Mcnulty, and A. Mosseler, 2009: Forest Resilience, Biodiversity, and Climate Change. A Synthesis of the Biodiversity/Resilience/Stability Relationship in Forest Ecosystems. </w:t>
      </w:r>
      <w:r w:rsidRPr="001E7A27">
        <w:rPr>
          <w:rFonts w:cs="Times New Roman"/>
          <w:i/>
          <w:sz w:val="20"/>
          <w:szCs w:val="20"/>
          <w:lang w:val="en-GB"/>
        </w:rPr>
        <w:t>Technical Series no. 43</w:t>
      </w:r>
      <w:r w:rsidRPr="001E7A27">
        <w:rPr>
          <w:rFonts w:cs="Times New Roman"/>
          <w:sz w:val="20"/>
          <w:szCs w:val="20"/>
          <w:lang w:val="en-GB"/>
        </w:rPr>
        <w:t>, 67.</w:t>
      </w:r>
    </w:p>
    <w:p w14:paraId="63FB2FC4" w14:textId="23B9BB9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Thompson, R.L. et al., 2018: Variability in Atmospheric Methane From Fossil Fuel and Microbial Sources Over the Last Three Decades.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45(20)</w:t>
      </w:r>
      <w:r w:rsidRPr="001E7A27">
        <w:rPr>
          <w:rFonts w:cs="Times New Roman"/>
          <w:sz w:val="20"/>
          <w:szCs w:val="20"/>
          <w:lang w:val="en-GB"/>
        </w:rPr>
        <w:t>, 11,499–11,508, doi:</w:t>
      </w:r>
      <w:hyperlink r:id="rId1143" w:history="1">
        <w:r w:rsidRPr="001E7A27">
          <w:rPr>
            <w:rStyle w:val="Hyperlink"/>
            <w:rFonts w:cs="Times New Roman"/>
            <w:sz w:val="20"/>
            <w:szCs w:val="20"/>
            <w:lang w:val="en-GB"/>
          </w:rPr>
          <w:t>10.1029/2018gl078127</w:t>
        </w:r>
      </w:hyperlink>
      <w:r w:rsidRPr="001E7A27">
        <w:rPr>
          <w:rFonts w:cs="Times New Roman"/>
          <w:sz w:val="20"/>
          <w:szCs w:val="20"/>
          <w:lang w:val="en-GB"/>
        </w:rPr>
        <w:t>.</w:t>
      </w:r>
    </w:p>
    <w:p w14:paraId="275E88CB" w14:textId="3EE5593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Thompson, R.L. et al., 2019: Acceleration of global N2O emissions seen from two decades of atmospheric inversion.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9(12)</w:t>
      </w:r>
      <w:r w:rsidRPr="001E7A27">
        <w:rPr>
          <w:rFonts w:cs="Times New Roman"/>
          <w:sz w:val="20"/>
          <w:szCs w:val="20"/>
          <w:lang w:val="en-GB"/>
        </w:rPr>
        <w:t>, 993–998, doi:</w:t>
      </w:r>
      <w:hyperlink r:id="rId1144" w:history="1">
        <w:r w:rsidRPr="001E7A27">
          <w:rPr>
            <w:rStyle w:val="Hyperlink"/>
            <w:rFonts w:cs="Times New Roman"/>
            <w:sz w:val="20"/>
            <w:szCs w:val="20"/>
            <w:lang w:val="en-GB"/>
          </w:rPr>
          <w:t>10.1038/s41558-019-0613-7</w:t>
        </w:r>
      </w:hyperlink>
      <w:r w:rsidRPr="001E7A27">
        <w:rPr>
          <w:rFonts w:cs="Times New Roman"/>
          <w:sz w:val="20"/>
          <w:szCs w:val="20"/>
          <w:lang w:val="en-GB"/>
        </w:rPr>
        <w:t>.</w:t>
      </w:r>
    </w:p>
    <w:p w14:paraId="7F9C7F2C" w14:textId="6DCAABA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Thornhill, G. et al., 2020: Climate-driven chemistry and aerosol feedbacks in CMIP6 Earth system models. </w:t>
      </w:r>
      <w:r w:rsidRPr="001E7A27">
        <w:rPr>
          <w:rFonts w:cs="Times New Roman"/>
          <w:i/>
          <w:sz w:val="20"/>
          <w:szCs w:val="20"/>
          <w:lang w:val="en-GB"/>
        </w:rPr>
        <w:t>Atmospheric Chemistry and Physics</w:t>
      </w:r>
      <w:r w:rsidRPr="001E7A27">
        <w:rPr>
          <w:rFonts w:cs="Times New Roman"/>
          <w:sz w:val="20"/>
          <w:szCs w:val="20"/>
          <w:lang w:val="en-GB"/>
        </w:rPr>
        <w:t>, 1–36, doi:</w:t>
      </w:r>
      <w:hyperlink r:id="rId1145" w:history="1">
        <w:r w:rsidRPr="001E7A27">
          <w:rPr>
            <w:rStyle w:val="Hyperlink"/>
            <w:rFonts w:cs="Times New Roman"/>
            <w:sz w:val="20"/>
            <w:szCs w:val="20"/>
            <w:lang w:val="en-GB"/>
          </w:rPr>
          <w:t>10.5194/acp-2019-1207</w:t>
        </w:r>
      </w:hyperlink>
      <w:r w:rsidRPr="001E7A27">
        <w:rPr>
          <w:rFonts w:cs="Times New Roman"/>
          <w:sz w:val="20"/>
          <w:szCs w:val="20"/>
          <w:lang w:val="en-GB"/>
        </w:rPr>
        <w:t>.</w:t>
      </w:r>
    </w:p>
    <w:p w14:paraId="13288A47" w14:textId="56C1B62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Thornton, B.F., M. Wik, and P.M. Crill, 2016a: Double-counting challenges the accuracy of high-latitude methane inventories.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43(24)</w:t>
      </w:r>
      <w:r w:rsidRPr="001E7A27">
        <w:rPr>
          <w:rFonts w:cs="Times New Roman"/>
          <w:sz w:val="20"/>
          <w:szCs w:val="20"/>
          <w:lang w:val="en-GB"/>
        </w:rPr>
        <w:t>, 12,569–12,577, doi:</w:t>
      </w:r>
      <w:hyperlink r:id="rId1146" w:history="1">
        <w:r w:rsidRPr="001E7A27">
          <w:rPr>
            <w:rStyle w:val="Hyperlink"/>
            <w:rFonts w:cs="Times New Roman"/>
            <w:sz w:val="20"/>
            <w:szCs w:val="20"/>
            <w:lang w:val="en-GB"/>
          </w:rPr>
          <w:t>10.1002/2016gl071772</w:t>
        </w:r>
      </w:hyperlink>
      <w:r w:rsidRPr="001E7A27">
        <w:rPr>
          <w:rFonts w:cs="Times New Roman"/>
          <w:sz w:val="20"/>
          <w:szCs w:val="20"/>
          <w:lang w:val="en-GB"/>
        </w:rPr>
        <w:t>.</w:t>
      </w:r>
    </w:p>
    <w:p w14:paraId="6075D673" w14:textId="2351B2F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Thornton, B.F., M.C. Geibel, P.M. Crill, C. Humborg, and C.-M. Mörth, 2016b: Methane fluxes from the sea to the atmosphere across the Siberian shelf seas.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43(11)</w:t>
      </w:r>
      <w:r w:rsidRPr="001E7A27">
        <w:rPr>
          <w:rFonts w:cs="Times New Roman"/>
          <w:sz w:val="20"/>
          <w:szCs w:val="20"/>
          <w:lang w:val="en-GB"/>
        </w:rPr>
        <w:t>, 5869–5877, doi:</w:t>
      </w:r>
      <w:hyperlink r:id="rId1147" w:history="1">
        <w:r w:rsidRPr="001E7A27">
          <w:rPr>
            <w:rStyle w:val="Hyperlink"/>
            <w:rFonts w:cs="Times New Roman"/>
            <w:sz w:val="20"/>
            <w:szCs w:val="20"/>
            <w:lang w:val="en-GB"/>
          </w:rPr>
          <w:t>10.1002/2016gl068977</w:t>
        </w:r>
      </w:hyperlink>
      <w:r w:rsidRPr="001E7A27">
        <w:rPr>
          <w:rFonts w:cs="Times New Roman"/>
          <w:sz w:val="20"/>
          <w:szCs w:val="20"/>
          <w:lang w:val="en-GB"/>
        </w:rPr>
        <w:t>.</w:t>
      </w:r>
    </w:p>
    <w:p w14:paraId="104A87C4" w14:textId="149C2F9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Thornton, B.F. et al., 2020: Shipborne eddy covariance observations of methane fluxes constrain Arctic sea emissions. </w:t>
      </w:r>
      <w:r w:rsidRPr="001E7A27">
        <w:rPr>
          <w:rFonts w:cs="Times New Roman"/>
          <w:i/>
          <w:sz w:val="20"/>
          <w:szCs w:val="20"/>
          <w:lang w:val="en-GB"/>
        </w:rPr>
        <w:t>Science Advances</w:t>
      </w:r>
      <w:r w:rsidRPr="001E7A27">
        <w:rPr>
          <w:rFonts w:cs="Times New Roman"/>
          <w:sz w:val="20"/>
          <w:szCs w:val="20"/>
          <w:lang w:val="en-GB"/>
        </w:rPr>
        <w:t xml:space="preserve">, </w:t>
      </w:r>
      <w:r w:rsidRPr="001E7A27">
        <w:rPr>
          <w:rFonts w:cs="Times New Roman"/>
          <w:b/>
          <w:sz w:val="20"/>
          <w:szCs w:val="20"/>
          <w:lang w:val="en-GB"/>
        </w:rPr>
        <w:t>6(5)</w:t>
      </w:r>
      <w:r w:rsidRPr="001E7A27">
        <w:rPr>
          <w:rFonts w:cs="Times New Roman"/>
          <w:sz w:val="20"/>
          <w:szCs w:val="20"/>
          <w:lang w:val="en-GB"/>
        </w:rPr>
        <w:t>, eaay7934, doi:</w:t>
      </w:r>
      <w:hyperlink r:id="rId1148" w:history="1">
        <w:r w:rsidRPr="001E7A27">
          <w:rPr>
            <w:rStyle w:val="Hyperlink"/>
            <w:rFonts w:cs="Times New Roman"/>
            <w:sz w:val="20"/>
            <w:szCs w:val="20"/>
            <w:lang w:val="en-GB"/>
          </w:rPr>
          <w:t>10.1126/sciadv.aay7934</w:t>
        </w:r>
      </w:hyperlink>
      <w:r w:rsidRPr="001E7A27">
        <w:rPr>
          <w:rFonts w:cs="Times New Roman"/>
          <w:sz w:val="20"/>
          <w:szCs w:val="20"/>
          <w:lang w:val="en-GB"/>
        </w:rPr>
        <w:t>.</w:t>
      </w:r>
    </w:p>
    <w:p w14:paraId="46DBA554" w14:textId="6EC9192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Thornton, P.E. et al., 2009: Carbon-nitrogen interactions regulate climate-carbon cycle feedbacks: results from an atmosphere-ocean general circulation model.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6(10)</w:t>
      </w:r>
      <w:r w:rsidRPr="001E7A27">
        <w:rPr>
          <w:rFonts w:cs="Times New Roman"/>
          <w:sz w:val="20"/>
          <w:szCs w:val="20"/>
          <w:lang w:val="en-GB"/>
        </w:rPr>
        <w:t>, 2099–2120, doi:</w:t>
      </w:r>
      <w:hyperlink r:id="rId1149" w:history="1">
        <w:r w:rsidRPr="001E7A27">
          <w:rPr>
            <w:rStyle w:val="Hyperlink"/>
            <w:rFonts w:cs="Times New Roman"/>
            <w:sz w:val="20"/>
            <w:szCs w:val="20"/>
            <w:lang w:val="en-GB"/>
          </w:rPr>
          <w:t>10.5194/bg-6-2099-2009</w:t>
        </w:r>
      </w:hyperlink>
      <w:r w:rsidRPr="001E7A27">
        <w:rPr>
          <w:rFonts w:cs="Times New Roman"/>
          <w:sz w:val="20"/>
          <w:szCs w:val="20"/>
          <w:lang w:val="en-GB"/>
        </w:rPr>
        <w:t>.</w:t>
      </w:r>
    </w:p>
    <w:p w14:paraId="33D6E0DC" w14:textId="4CFE746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Thurner, M. et al., 2017: Evaluation of climate-related carbon turnover processes in global vegetation models for boreal and temperate forests.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23(8)</w:t>
      </w:r>
      <w:r w:rsidRPr="001E7A27">
        <w:rPr>
          <w:rFonts w:cs="Times New Roman"/>
          <w:sz w:val="20"/>
          <w:szCs w:val="20"/>
          <w:lang w:val="en-GB"/>
        </w:rPr>
        <w:t>, 3076–3091, doi:</w:t>
      </w:r>
      <w:hyperlink r:id="rId1150" w:history="1">
        <w:r w:rsidRPr="001E7A27">
          <w:rPr>
            <w:rStyle w:val="Hyperlink"/>
            <w:rFonts w:cs="Times New Roman"/>
            <w:sz w:val="20"/>
            <w:szCs w:val="20"/>
            <w:lang w:val="en-GB"/>
          </w:rPr>
          <w:t>10.1111/gcb.13660</w:t>
        </w:r>
      </w:hyperlink>
      <w:r w:rsidRPr="001E7A27">
        <w:rPr>
          <w:rFonts w:cs="Times New Roman"/>
          <w:sz w:val="20"/>
          <w:szCs w:val="20"/>
          <w:lang w:val="en-GB"/>
        </w:rPr>
        <w:t>.</w:t>
      </w:r>
    </w:p>
    <w:p w14:paraId="58C390D1" w14:textId="08F1DE6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Tian, H. et al., 2019: Global soil nitrous oxide emissions since the preindustrial era estimated by an ensemble of terrestrial biosphere models: Magnitude, attribution, and uncertainty.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25(2)</w:t>
      </w:r>
      <w:r w:rsidRPr="001E7A27">
        <w:rPr>
          <w:rFonts w:cs="Times New Roman"/>
          <w:sz w:val="20"/>
          <w:szCs w:val="20"/>
          <w:lang w:val="en-GB"/>
        </w:rPr>
        <w:t>, 640–659, doi:</w:t>
      </w:r>
      <w:hyperlink r:id="rId1151" w:history="1">
        <w:r w:rsidRPr="001E7A27">
          <w:rPr>
            <w:rStyle w:val="Hyperlink"/>
            <w:rFonts w:cs="Times New Roman"/>
            <w:sz w:val="20"/>
            <w:szCs w:val="20"/>
            <w:lang w:val="en-GB"/>
          </w:rPr>
          <w:t>10.1111/gcb.14514</w:t>
        </w:r>
      </w:hyperlink>
      <w:r w:rsidRPr="001E7A27">
        <w:rPr>
          <w:rFonts w:cs="Times New Roman"/>
          <w:sz w:val="20"/>
          <w:szCs w:val="20"/>
          <w:lang w:val="en-GB"/>
        </w:rPr>
        <w:t>.</w:t>
      </w:r>
    </w:p>
    <w:p w14:paraId="41EDFCAB" w14:textId="213526F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Tian, H. et al., 2020: A comprehensive quantification of global nitrous oxide sources and sinks.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586(7828)</w:t>
      </w:r>
      <w:r w:rsidRPr="001E7A27">
        <w:rPr>
          <w:rFonts w:cs="Times New Roman"/>
          <w:sz w:val="20"/>
          <w:szCs w:val="20"/>
          <w:lang w:val="en-GB"/>
        </w:rPr>
        <w:t>, 248–256, doi:</w:t>
      </w:r>
      <w:hyperlink r:id="rId1152" w:history="1">
        <w:r w:rsidRPr="001E7A27">
          <w:rPr>
            <w:rStyle w:val="Hyperlink"/>
            <w:rFonts w:cs="Times New Roman"/>
            <w:sz w:val="20"/>
            <w:szCs w:val="20"/>
            <w:lang w:val="en-GB"/>
          </w:rPr>
          <w:t>10.1038/s41586-020-2780-0</w:t>
        </w:r>
      </w:hyperlink>
      <w:r w:rsidRPr="001E7A27">
        <w:rPr>
          <w:rFonts w:cs="Times New Roman"/>
          <w:sz w:val="20"/>
          <w:szCs w:val="20"/>
          <w:lang w:val="en-GB"/>
        </w:rPr>
        <w:t>.</w:t>
      </w:r>
    </w:p>
    <w:p w14:paraId="0F2382C8" w14:textId="0146416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Tiemeyer, B. et al., 2020: A new methodology for organic soils in national greenhouse gas inventories: Data synthesis, derivation and application. </w:t>
      </w:r>
      <w:r w:rsidRPr="001E7A27">
        <w:rPr>
          <w:rFonts w:cs="Times New Roman"/>
          <w:i/>
          <w:sz w:val="20"/>
          <w:szCs w:val="20"/>
          <w:lang w:val="en-GB"/>
        </w:rPr>
        <w:t>Ecological Indicators</w:t>
      </w:r>
      <w:r w:rsidRPr="001E7A27">
        <w:rPr>
          <w:rFonts w:cs="Times New Roman"/>
          <w:sz w:val="20"/>
          <w:szCs w:val="20"/>
          <w:lang w:val="en-GB"/>
        </w:rPr>
        <w:t xml:space="preserve">, </w:t>
      </w:r>
      <w:r w:rsidRPr="001E7A27">
        <w:rPr>
          <w:rFonts w:cs="Times New Roman"/>
          <w:b/>
          <w:sz w:val="20"/>
          <w:szCs w:val="20"/>
          <w:lang w:val="en-GB"/>
        </w:rPr>
        <w:t>109</w:t>
      </w:r>
      <w:r w:rsidRPr="001E7A27">
        <w:rPr>
          <w:rFonts w:cs="Times New Roman"/>
          <w:sz w:val="20"/>
          <w:szCs w:val="20"/>
          <w:lang w:val="en-GB"/>
        </w:rPr>
        <w:t>, 105838, doi:</w:t>
      </w:r>
      <w:hyperlink r:id="rId1153" w:history="1">
        <w:r w:rsidRPr="001E7A27">
          <w:rPr>
            <w:rStyle w:val="Hyperlink"/>
            <w:rFonts w:cs="Times New Roman"/>
            <w:sz w:val="20"/>
            <w:szCs w:val="20"/>
            <w:lang w:val="en-GB"/>
          </w:rPr>
          <w:t>10.1016/j.ecolind.2019.105838</w:t>
        </w:r>
      </w:hyperlink>
      <w:r w:rsidRPr="001E7A27">
        <w:rPr>
          <w:rFonts w:cs="Times New Roman"/>
          <w:sz w:val="20"/>
          <w:szCs w:val="20"/>
          <w:lang w:val="en-GB"/>
        </w:rPr>
        <w:t>.</w:t>
      </w:r>
    </w:p>
    <w:p w14:paraId="7F48DDAB" w14:textId="2A74ACE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Tierney, J.E. et al., 2020: Past climates inform our future. </w:t>
      </w:r>
      <w:r w:rsidRPr="001E7A27">
        <w:rPr>
          <w:rFonts w:cs="Times New Roman"/>
          <w:i/>
          <w:sz w:val="20"/>
          <w:szCs w:val="20"/>
          <w:lang w:val="en-GB"/>
        </w:rPr>
        <w:t>Science (New York, N.Y.)</w:t>
      </w:r>
      <w:r w:rsidRPr="001E7A27">
        <w:rPr>
          <w:rFonts w:cs="Times New Roman"/>
          <w:sz w:val="20"/>
          <w:szCs w:val="20"/>
          <w:lang w:val="en-GB"/>
        </w:rPr>
        <w:t xml:space="preserve">, </w:t>
      </w:r>
      <w:r w:rsidRPr="001E7A27">
        <w:rPr>
          <w:rFonts w:cs="Times New Roman"/>
          <w:b/>
          <w:sz w:val="20"/>
          <w:szCs w:val="20"/>
          <w:lang w:val="en-GB"/>
        </w:rPr>
        <w:t>370(6517)</w:t>
      </w:r>
      <w:r w:rsidRPr="001E7A27">
        <w:rPr>
          <w:rFonts w:cs="Times New Roman"/>
          <w:sz w:val="20"/>
          <w:szCs w:val="20"/>
          <w:lang w:val="en-GB"/>
        </w:rPr>
        <w:t>, doi:</w:t>
      </w:r>
      <w:hyperlink r:id="rId1154" w:history="1">
        <w:r w:rsidRPr="001E7A27">
          <w:rPr>
            <w:rStyle w:val="Hyperlink"/>
            <w:rFonts w:cs="Times New Roman"/>
            <w:sz w:val="20"/>
            <w:szCs w:val="20"/>
            <w:lang w:val="en-GB"/>
          </w:rPr>
          <w:t>10.1126/science.aay3701</w:t>
        </w:r>
      </w:hyperlink>
      <w:r w:rsidRPr="001E7A27">
        <w:rPr>
          <w:rFonts w:cs="Times New Roman"/>
          <w:sz w:val="20"/>
          <w:szCs w:val="20"/>
          <w:lang w:val="en-GB"/>
        </w:rPr>
        <w:t>.</w:t>
      </w:r>
    </w:p>
    <w:p w14:paraId="591A0524" w14:textId="2C3C72A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Tilbrook, B. et al., 2019: An Enhanced Ocean Acidification Observing Network: From People to Technology to Data Synthesis and Information Exchange. </w:t>
      </w:r>
      <w:r w:rsidRPr="001E7A27">
        <w:rPr>
          <w:rFonts w:cs="Times New Roman"/>
          <w:i/>
          <w:sz w:val="20"/>
          <w:szCs w:val="20"/>
          <w:lang w:val="en-GB"/>
        </w:rPr>
        <w:t>Frontiers in Marine Science</w:t>
      </w:r>
      <w:r w:rsidRPr="001E7A27">
        <w:rPr>
          <w:rFonts w:cs="Times New Roman"/>
          <w:sz w:val="20"/>
          <w:szCs w:val="20"/>
          <w:lang w:val="en-GB"/>
        </w:rPr>
        <w:t xml:space="preserve">, </w:t>
      </w:r>
      <w:r w:rsidRPr="001E7A27">
        <w:rPr>
          <w:rFonts w:cs="Times New Roman"/>
          <w:b/>
          <w:sz w:val="20"/>
          <w:szCs w:val="20"/>
          <w:lang w:val="en-GB"/>
        </w:rPr>
        <w:t>6</w:t>
      </w:r>
      <w:r w:rsidRPr="001E7A27">
        <w:rPr>
          <w:rFonts w:cs="Times New Roman"/>
          <w:sz w:val="20"/>
          <w:szCs w:val="20"/>
          <w:lang w:val="en-GB"/>
        </w:rPr>
        <w:t>, 337, doi:</w:t>
      </w:r>
      <w:hyperlink r:id="rId1155" w:history="1">
        <w:r w:rsidRPr="001E7A27">
          <w:rPr>
            <w:rStyle w:val="Hyperlink"/>
            <w:rFonts w:cs="Times New Roman"/>
            <w:sz w:val="20"/>
            <w:szCs w:val="20"/>
            <w:lang w:val="en-GB"/>
          </w:rPr>
          <w:t>10.3389/fmars.2019.00337</w:t>
        </w:r>
      </w:hyperlink>
      <w:r w:rsidRPr="001E7A27">
        <w:rPr>
          <w:rFonts w:cs="Times New Roman"/>
          <w:sz w:val="20"/>
          <w:szCs w:val="20"/>
          <w:lang w:val="en-GB"/>
        </w:rPr>
        <w:t>.</w:t>
      </w:r>
    </w:p>
    <w:p w14:paraId="26074736" w14:textId="499D366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Tilmes, S., B.M. Sanderson, and B.C. O’Neill, 2016: Climate impacts of geoengineering in a delayed mitigation scenario.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43(15)</w:t>
      </w:r>
      <w:r w:rsidRPr="001E7A27">
        <w:rPr>
          <w:rFonts w:cs="Times New Roman"/>
          <w:sz w:val="20"/>
          <w:szCs w:val="20"/>
          <w:lang w:val="en-GB"/>
        </w:rPr>
        <w:t>, 8222–8229, doi:</w:t>
      </w:r>
      <w:hyperlink r:id="rId1156" w:history="1">
        <w:r w:rsidRPr="001E7A27">
          <w:rPr>
            <w:rStyle w:val="Hyperlink"/>
            <w:rFonts w:cs="Times New Roman"/>
            <w:sz w:val="20"/>
            <w:szCs w:val="20"/>
            <w:lang w:val="en-GB"/>
          </w:rPr>
          <w:t>10.1002/2016gl070122</w:t>
        </w:r>
      </w:hyperlink>
      <w:r w:rsidRPr="001E7A27">
        <w:rPr>
          <w:rFonts w:cs="Times New Roman"/>
          <w:sz w:val="20"/>
          <w:szCs w:val="20"/>
          <w:lang w:val="en-GB"/>
        </w:rPr>
        <w:t>.</w:t>
      </w:r>
    </w:p>
    <w:p w14:paraId="2F3E1166" w14:textId="62C859A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Tilmes, S. et al., 2018: Effects of Different Stratospheric SO2Injection Altitudes on Stratospheric Chemistry and Dynamics.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123(9)</w:t>
      </w:r>
      <w:r w:rsidRPr="001E7A27">
        <w:rPr>
          <w:rFonts w:cs="Times New Roman"/>
          <w:sz w:val="20"/>
          <w:szCs w:val="20"/>
          <w:lang w:val="en-GB"/>
        </w:rPr>
        <w:t>, 4654–4673, doi:</w:t>
      </w:r>
      <w:hyperlink r:id="rId1157" w:history="1">
        <w:r w:rsidRPr="001E7A27">
          <w:rPr>
            <w:rStyle w:val="Hyperlink"/>
            <w:rFonts w:cs="Times New Roman"/>
            <w:sz w:val="20"/>
            <w:szCs w:val="20"/>
            <w:lang w:val="en-GB"/>
          </w:rPr>
          <w:t>10.1002/2017jd028146</w:t>
        </w:r>
      </w:hyperlink>
      <w:r w:rsidRPr="001E7A27">
        <w:rPr>
          <w:rFonts w:cs="Times New Roman"/>
          <w:sz w:val="20"/>
          <w:szCs w:val="20"/>
          <w:lang w:val="en-GB"/>
        </w:rPr>
        <w:t>.</w:t>
      </w:r>
    </w:p>
    <w:p w14:paraId="3B2547D2" w14:textId="7BD8C43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Tisserant, A. and F. Cherubini, 2019: Potentials, Limitations, Co-Benefits, and Trade-Offs of Biochar Applications to Soils for Climate Change Mitigation. </w:t>
      </w:r>
      <w:r w:rsidRPr="001E7A27">
        <w:rPr>
          <w:rFonts w:cs="Times New Roman"/>
          <w:i/>
          <w:sz w:val="20"/>
          <w:szCs w:val="20"/>
          <w:lang w:val="en-GB"/>
        </w:rPr>
        <w:t>Land</w:t>
      </w:r>
      <w:r w:rsidRPr="001E7A27">
        <w:rPr>
          <w:rFonts w:cs="Times New Roman"/>
          <w:sz w:val="20"/>
          <w:szCs w:val="20"/>
          <w:lang w:val="en-GB"/>
        </w:rPr>
        <w:t xml:space="preserve">, </w:t>
      </w:r>
      <w:r w:rsidRPr="001E7A27">
        <w:rPr>
          <w:rFonts w:cs="Times New Roman"/>
          <w:b/>
          <w:sz w:val="20"/>
          <w:szCs w:val="20"/>
          <w:lang w:val="en-GB"/>
        </w:rPr>
        <w:t>8(12)</w:t>
      </w:r>
      <w:r w:rsidRPr="001E7A27">
        <w:rPr>
          <w:rFonts w:cs="Times New Roman"/>
          <w:sz w:val="20"/>
          <w:szCs w:val="20"/>
          <w:lang w:val="en-GB"/>
        </w:rPr>
        <w:t>, doi:</w:t>
      </w:r>
      <w:hyperlink r:id="rId1158" w:history="1">
        <w:r w:rsidRPr="001E7A27">
          <w:rPr>
            <w:rStyle w:val="Hyperlink"/>
            <w:rFonts w:cs="Times New Roman"/>
            <w:sz w:val="20"/>
            <w:szCs w:val="20"/>
            <w:lang w:val="en-GB"/>
          </w:rPr>
          <w:t>10.3390/land8120179</w:t>
        </w:r>
      </w:hyperlink>
      <w:r w:rsidRPr="001E7A27">
        <w:rPr>
          <w:rFonts w:cs="Times New Roman"/>
          <w:sz w:val="20"/>
          <w:szCs w:val="20"/>
          <w:lang w:val="en-GB"/>
        </w:rPr>
        <w:t>.</w:t>
      </w:r>
    </w:p>
    <w:p w14:paraId="45EB7B38" w14:textId="0357A2F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Tjiputra, J.F., A. Grini, and H. Lee, 2016: Impact of idealized future stratospheric aerosol injection on the large-scale ocean and land carbon cycles. </w:t>
      </w:r>
      <w:r w:rsidRPr="001E7A27">
        <w:rPr>
          <w:rFonts w:cs="Times New Roman"/>
          <w:i/>
          <w:sz w:val="20"/>
          <w:szCs w:val="20"/>
          <w:lang w:val="en-GB"/>
        </w:rPr>
        <w:t>Journal of Geophysical Research: Biogeosciences</w:t>
      </w:r>
      <w:r w:rsidRPr="001E7A27">
        <w:rPr>
          <w:rFonts w:cs="Times New Roman"/>
          <w:sz w:val="20"/>
          <w:szCs w:val="20"/>
          <w:lang w:val="en-GB"/>
        </w:rPr>
        <w:t xml:space="preserve">, </w:t>
      </w:r>
      <w:r w:rsidRPr="001E7A27">
        <w:rPr>
          <w:rFonts w:cs="Times New Roman"/>
          <w:b/>
          <w:sz w:val="20"/>
          <w:szCs w:val="20"/>
          <w:lang w:val="en-GB"/>
        </w:rPr>
        <w:t>121(1)</w:t>
      </w:r>
      <w:r w:rsidRPr="001E7A27">
        <w:rPr>
          <w:rFonts w:cs="Times New Roman"/>
          <w:sz w:val="20"/>
          <w:szCs w:val="20"/>
          <w:lang w:val="en-GB"/>
        </w:rPr>
        <w:t>, 2–27, doi:</w:t>
      </w:r>
      <w:hyperlink r:id="rId1159" w:history="1">
        <w:r w:rsidRPr="001E7A27">
          <w:rPr>
            <w:rStyle w:val="Hyperlink"/>
            <w:rFonts w:cs="Times New Roman"/>
            <w:sz w:val="20"/>
            <w:szCs w:val="20"/>
            <w:lang w:val="en-GB"/>
          </w:rPr>
          <w:t>10.1002/2015jg003045</w:t>
        </w:r>
      </w:hyperlink>
      <w:r w:rsidRPr="001E7A27">
        <w:rPr>
          <w:rFonts w:cs="Times New Roman"/>
          <w:sz w:val="20"/>
          <w:szCs w:val="20"/>
          <w:lang w:val="en-GB"/>
        </w:rPr>
        <w:t>.</w:t>
      </w:r>
    </w:p>
    <w:p w14:paraId="54147DE7" w14:textId="37CFE2B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Todd-Brown, K.E.O. et al., 2013: Causes of variation in soil carbon simulations from CMIP5 Earth system models and comparison with observations.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10(3)</w:t>
      </w:r>
      <w:r w:rsidRPr="001E7A27">
        <w:rPr>
          <w:rFonts w:cs="Times New Roman"/>
          <w:sz w:val="20"/>
          <w:szCs w:val="20"/>
          <w:lang w:val="en-GB"/>
        </w:rPr>
        <w:t>, 1717–1736, doi:</w:t>
      </w:r>
      <w:hyperlink r:id="rId1160" w:history="1">
        <w:r w:rsidRPr="001E7A27">
          <w:rPr>
            <w:rStyle w:val="Hyperlink"/>
            <w:rFonts w:cs="Times New Roman"/>
            <w:sz w:val="20"/>
            <w:szCs w:val="20"/>
            <w:lang w:val="en-GB"/>
          </w:rPr>
          <w:t>10.5194/bg-10-1717-2013</w:t>
        </w:r>
      </w:hyperlink>
      <w:r w:rsidRPr="001E7A27">
        <w:rPr>
          <w:rFonts w:cs="Times New Roman"/>
          <w:sz w:val="20"/>
          <w:szCs w:val="20"/>
          <w:lang w:val="en-GB"/>
        </w:rPr>
        <w:t>.</w:t>
      </w:r>
    </w:p>
    <w:p w14:paraId="3D39A721" w14:textId="3DA66C0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Tohjima, Y., H. Mukai, T. Machida, Y. Hoshina, and S.-I. Nakaoka, 2019: Global carbon budgets estimated from atmospheric O2/N2 and\nCO2 observations in the western Pacific region over a 15-year period.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19(14)</w:t>
      </w:r>
      <w:r w:rsidRPr="001E7A27">
        <w:rPr>
          <w:rFonts w:cs="Times New Roman"/>
          <w:sz w:val="20"/>
          <w:szCs w:val="20"/>
          <w:lang w:val="en-GB"/>
        </w:rPr>
        <w:t>, 9269–9285, doi:</w:t>
      </w:r>
      <w:hyperlink r:id="rId1161" w:history="1">
        <w:r w:rsidRPr="001E7A27">
          <w:rPr>
            <w:rStyle w:val="Hyperlink"/>
            <w:rFonts w:cs="Times New Roman"/>
            <w:sz w:val="20"/>
            <w:szCs w:val="20"/>
            <w:lang w:val="en-GB"/>
          </w:rPr>
          <w:t>10.5194/acp-19-9269-2019</w:t>
        </w:r>
      </w:hyperlink>
      <w:r w:rsidRPr="001E7A27">
        <w:rPr>
          <w:rFonts w:cs="Times New Roman"/>
          <w:sz w:val="20"/>
          <w:szCs w:val="20"/>
          <w:lang w:val="en-GB"/>
        </w:rPr>
        <w:t>.</w:t>
      </w:r>
    </w:p>
    <w:p w14:paraId="348AB3CA" w14:textId="68E8B17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Tokarska, K.B. and K. Zickfeld, 2015: The effectiveness of net negative carbon dioxide emissions in reversing anthropogenic climate change.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10(9)</w:t>
      </w:r>
      <w:r w:rsidRPr="001E7A27">
        <w:rPr>
          <w:rFonts w:cs="Times New Roman"/>
          <w:sz w:val="20"/>
          <w:szCs w:val="20"/>
          <w:lang w:val="en-GB"/>
        </w:rPr>
        <w:t>, 094013, doi:</w:t>
      </w:r>
      <w:hyperlink r:id="rId1162" w:history="1">
        <w:r w:rsidRPr="001E7A27">
          <w:rPr>
            <w:rStyle w:val="Hyperlink"/>
            <w:rFonts w:cs="Times New Roman"/>
            <w:sz w:val="20"/>
            <w:szCs w:val="20"/>
            <w:lang w:val="en-GB"/>
          </w:rPr>
          <w:t>10.1088/1748-9326/10/9/094013</w:t>
        </w:r>
      </w:hyperlink>
      <w:r w:rsidRPr="001E7A27">
        <w:rPr>
          <w:rFonts w:cs="Times New Roman"/>
          <w:sz w:val="20"/>
          <w:szCs w:val="20"/>
          <w:lang w:val="en-GB"/>
        </w:rPr>
        <w:t>.</w:t>
      </w:r>
    </w:p>
    <w:p w14:paraId="41ED1013" w14:textId="55FD125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Tokarska, K.B. and N.P. Gillett, 2018: Cumulative carbon emissions budgets consistent with 1.5°C global warming.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8(4)</w:t>
      </w:r>
      <w:r w:rsidRPr="001E7A27">
        <w:rPr>
          <w:rFonts w:cs="Times New Roman"/>
          <w:sz w:val="20"/>
          <w:szCs w:val="20"/>
          <w:lang w:val="en-GB"/>
        </w:rPr>
        <w:t>, 296–299, doi:</w:t>
      </w:r>
      <w:hyperlink r:id="rId1163" w:history="1">
        <w:r w:rsidRPr="001E7A27">
          <w:rPr>
            <w:rStyle w:val="Hyperlink"/>
            <w:rFonts w:cs="Times New Roman"/>
            <w:sz w:val="20"/>
            <w:szCs w:val="20"/>
            <w:lang w:val="en-GB"/>
          </w:rPr>
          <w:t>10.1038/s41558-018-0118-9</w:t>
        </w:r>
      </w:hyperlink>
      <w:r w:rsidRPr="001E7A27">
        <w:rPr>
          <w:rFonts w:cs="Times New Roman"/>
          <w:sz w:val="20"/>
          <w:szCs w:val="20"/>
          <w:lang w:val="en-GB"/>
        </w:rPr>
        <w:t>.</w:t>
      </w:r>
    </w:p>
    <w:p w14:paraId="68B540A3" w14:textId="2B1B3C3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Tokarska, K.B., K. Zickfeld, and J. Rogelj, 2019a: Path independence of carbon budgets when meeting a stringent global mean temperature target after an overshoot. </w:t>
      </w:r>
      <w:r w:rsidRPr="001E7A27">
        <w:rPr>
          <w:rFonts w:cs="Times New Roman"/>
          <w:i/>
          <w:sz w:val="20"/>
          <w:szCs w:val="20"/>
          <w:lang w:val="en-GB"/>
        </w:rPr>
        <w:t>Earth’s Future</w:t>
      </w:r>
      <w:r w:rsidRPr="001E7A27">
        <w:rPr>
          <w:rFonts w:cs="Times New Roman"/>
          <w:sz w:val="20"/>
          <w:szCs w:val="20"/>
          <w:lang w:val="en-GB"/>
        </w:rPr>
        <w:t>, 2019EF001312, doi:</w:t>
      </w:r>
      <w:hyperlink r:id="rId1164" w:history="1">
        <w:r w:rsidRPr="001E7A27">
          <w:rPr>
            <w:rStyle w:val="Hyperlink"/>
            <w:rFonts w:cs="Times New Roman"/>
            <w:sz w:val="20"/>
            <w:szCs w:val="20"/>
            <w:lang w:val="en-GB"/>
          </w:rPr>
          <w:t>10.1029/2019ef001312</w:t>
        </w:r>
      </w:hyperlink>
      <w:r w:rsidRPr="001E7A27">
        <w:rPr>
          <w:rFonts w:cs="Times New Roman"/>
          <w:sz w:val="20"/>
          <w:szCs w:val="20"/>
          <w:lang w:val="en-GB"/>
        </w:rPr>
        <w:t>.</w:t>
      </w:r>
    </w:p>
    <w:p w14:paraId="4EE12F64" w14:textId="5385181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Tokarska, K.B., N.P. Gillett, A.J. Weaver, V.K. Arora, and M. Eby, 2016: The climate response to five trillion tonnes of carbon.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6(9)</w:t>
      </w:r>
      <w:r w:rsidRPr="001E7A27">
        <w:rPr>
          <w:rFonts w:cs="Times New Roman"/>
          <w:sz w:val="20"/>
          <w:szCs w:val="20"/>
          <w:lang w:val="en-GB"/>
        </w:rPr>
        <w:t>, 851–855, doi:</w:t>
      </w:r>
      <w:hyperlink r:id="rId1165" w:history="1">
        <w:r w:rsidRPr="001E7A27">
          <w:rPr>
            <w:rStyle w:val="Hyperlink"/>
            <w:rFonts w:cs="Times New Roman"/>
            <w:sz w:val="20"/>
            <w:szCs w:val="20"/>
            <w:lang w:val="en-GB"/>
          </w:rPr>
          <w:t>10.1038/nclimate3036</w:t>
        </w:r>
      </w:hyperlink>
      <w:r w:rsidRPr="001E7A27">
        <w:rPr>
          <w:rFonts w:cs="Times New Roman"/>
          <w:sz w:val="20"/>
          <w:szCs w:val="20"/>
          <w:lang w:val="en-GB"/>
        </w:rPr>
        <w:t>.</w:t>
      </w:r>
    </w:p>
    <w:p w14:paraId="33F97801" w14:textId="3B26D04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Tokarska, K.B., N.P. Gillett, V.K. Arora, W.G. Lee, and K. Zickfeld, 2018: The influence of non-CO2 forcings on cumulative carbon emissions budgets.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13(3)</w:t>
      </w:r>
      <w:r w:rsidRPr="001E7A27">
        <w:rPr>
          <w:rFonts w:cs="Times New Roman"/>
          <w:sz w:val="20"/>
          <w:szCs w:val="20"/>
          <w:lang w:val="en-GB"/>
        </w:rPr>
        <w:t>, 034039, doi:</w:t>
      </w:r>
      <w:hyperlink r:id="rId1166" w:history="1">
        <w:r w:rsidRPr="001E7A27">
          <w:rPr>
            <w:rStyle w:val="Hyperlink"/>
            <w:rFonts w:cs="Times New Roman"/>
            <w:sz w:val="20"/>
            <w:szCs w:val="20"/>
            <w:lang w:val="en-GB"/>
          </w:rPr>
          <w:t>10.1088/1748-9326/aaafdd</w:t>
        </w:r>
      </w:hyperlink>
      <w:r w:rsidRPr="001E7A27">
        <w:rPr>
          <w:rFonts w:cs="Times New Roman"/>
          <w:sz w:val="20"/>
          <w:szCs w:val="20"/>
          <w:lang w:val="en-GB"/>
        </w:rPr>
        <w:t>.</w:t>
      </w:r>
    </w:p>
    <w:p w14:paraId="5B100163" w14:textId="6537858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Tokarska, K.B. et al., 2019b: Recommended temperature metrics for carbon budget estimates, model evaluation and climate policy.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12(12)</w:t>
      </w:r>
      <w:r w:rsidRPr="001E7A27">
        <w:rPr>
          <w:rFonts w:cs="Times New Roman"/>
          <w:sz w:val="20"/>
          <w:szCs w:val="20"/>
          <w:lang w:val="en-GB"/>
        </w:rPr>
        <w:t>, 964–971, doi:</w:t>
      </w:r>
      <w:hyperlink r:id="rId1167" w:history="1">
        <w:r w:rsidRPr="001E7A27">
          <w:rPr>
            <w:rStyle w:val="Hyperlink"/>
            <w:rFonts w:cs="Times New Roman"/>
            <w:sz w:val="20"/>
            <w:szCs w:val="20"/>
            <w:lang w:val="en-GB"/>
          </w:rPr>
          <w:t>10.1038/s41561-019-0493-5</w:t>
        </w:r>
      </w:hyperlink>
      <w:r w:rsidRPr="001E7A27">
        <w:rPr>
          <w:rFonts w:cs="Times New Roman"/>
          <w:sz w:val="20"/>
          <w:szCs w:val="20"/>
          <w:lang w:val="en-GB"/>
        </w:rPr>
        <w:t>.</w:t>
      </w:r>
    </w:p>
    <w:p w14:paraId="1E09C95C" w14:textId="7D2EFB2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Tokarska, K.B. et al., 2020: Uncertainty in carbon budget estimates due to internal climate variability. </w:t>
      </w:r>
      <w:r w:rsidRPr="001E7A27">
        <w:rPr>
          <w:rFonts w:cs="Times New Roman"/>
          <w:i/>
          <w:sz w:val="20"/>
          <w:szCs w:val="20"/>
          <w:lang w:val="en-GB"/>
        </w:rPr>
        <w:t>Environmental Research Letters</w:t>
      </w:r>
      <w:r w:rsidRPr="001E7A27">
        <w:rPr>
          <w:rFonts w:cs="Times New Roman"/>
          <w:sz w:val="20"/>
          <w:szCs w:val="20"/>
          <w:lang w:val="en-GB"/>
        </w:rPr>
        <w:t>, doi:</w:t>
      </w:r>
      <w:hyperlink r:id="rId1168" w:history="1">
        <w:r w:rsidRPr="001E7A27">
          <w:rPr>
            <w:rStyle w:val="Hyperlink"/>
            <w:rFonts w:cs="Times New Roman"/>
            <w:sz w:val="20"/>
            <w:szCs w:val="20"/>
            <w:lang w:val="en-GB"/>
          </w:rPr>
          <w:t>10.1088/1748-9326/abaf1b</w:t>
        </w:r>
      </w:hyperlink>
      <w:r w:rsidRPr="001E7A27">
        <w:rPr>
          <w:rFonts w:cs="Times New Roman"/>
          <w:sz w:val="20"/>
          <w:szCs w:val="20"/>
          <w:lang w:val="en-GB"/>
        </w:rPr>
        <w:t>.</w:t>
      </w:r>
    </w:p>
    <w:p w14:paraId="0E65E37C" w14:textId="0706B00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Tonitto, C., M.B. David, and L.E. Drinkwater, 2006: Replacing bare fallows with cover crops in fertilizer-intensive cropping systems: A meta-analysis of crop yield and N dynamics. </w:t>
      </w:r>
      <w:r w:rsidRPr="001E7A27">
        <w:rPr>
          <w:rFonts w:cs="Times New Roman"/>
          <w:i/>
          <w:sz w:val="20"/>
          <w:szCs w:val="20"/>
          <w:lang w:val="en-GB"/>
        </w:rPr>
        <w:t>Agriculture, Ecosystems &amp; Environment</w:t>
      </w:r>
      <w:r w:rsidRPr="001E7A27">
        <w:rPr>
          <w:rFonts w:cs="Times New Roman"/>
          <w:sz w:val="20"/>
          <w:szCs w:val="20"/>
          <w:lang w:val="en-GB"/>
        </w:rPr>
        <w:t xml:space="preserve">, </w:t>
      </w:r>
      <w:r w:rsidRPr="001E7A27">
        <w:rPr>
          <w:rFonts w:cs="Times New Roman"/>
          <w:b/>
          <w:sz w:val="20"/>
          <w:szCs w:val="20"/>
          <w:lang w:val="en-GB"/>
        </w:rPr>
        <w:t>112(1)</w:t>
      </w:r>
      <w:r w:rsidRPr="001E7A27">
        <w:rPr>
          <w:rFonts w:cs="Times New Roman"/>
          <w:sz w:val="20"/>
          <w:szCs w:val="20"/>
          <w:lang w:val="en-GB"/>
        </w:rPr>
        <w:t>, 58–72, doi:</w:t>
      </w:r>
      <w:hyperlink r:id="rId1169" w:history="1">
        <w:r w:rsidRPr="001E7A27">
          <w:rPr>
            <w:rStyle w:val="Hyperlink"/>
            <w:rFonts w:cs="Times New Roman"/>
            <w:sz w:val="20"/>
            <w:szCs w:val="20"/>
            <w:lang w:val="en-GB"/>
          </w:rPr>
          <w:t>10.1016/j.agee.2005.07.003</w:t>
        </w:r>
      </w:hyperlink>
      <w:r w:rsidRPr="001E7A27">
        <w:rPr>
          <w:rFonts w:cs="Times New Roman"/>
          <w:sz w:val="20"/>
          <w:szCs w:val="20"/>
          <w:lang w:val="en-GB"/>
        </w:rPr>
        <w:t>.</w:t>
      </w:r>
    </w:p>
    <w:p w14:paraId="269B3523" w14:textId="0842B86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Toyama, K. et al., 2017: Large reemergence of anthropogenic carbon into the ocean’s surface mixed layer sustained by the ocean’s overturning circulation.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30(21)</w:t>
      </w:r>
      <w:r w:rsidRPr="001E7A27">
        <w:rPr>
          <w:rFonts w:cs="Times New Roman"/>
          <w:sz w:val="20"/>
          <w:szCs w:val="20"/>
          <w:lang w:val="en-GB"/>
        </w:rPr>
        <w:t>, 8615–8631, doi:</w:t>
      </w:r>
      <w:hyperlink r:id="rId1170" w:history="1">
        <w:r w:rsidRPr="001E7A27">
          <w:rPr>
            <w:rStyle w:val="Hyperlink"/>
            <w:rFonts w:cs="Times New Roman"/>
            <w:sz w:val="20"/>
            <w:szCs w:val="20"/>
            <w:lang w:val="en-GB"/>
          </w:rPr>
          <w:t>10.1175/jcli-d-16-0725.1</w:t>
        </w:r>
      </w:hyperlink>
      <w:r w:rsidRPr="001E7A27">
        <w:rPr>
          <w:rFonts w:cs="Times New Roman"/>
          <w:sz w:val="20"/>
          <w:szCs w:val="20"/>
          <w:lang w:val="en-GB"/>
        </w:rPr>
        <w:t>.</w:t>
      </w:r>
    </w:p>
    <w:p w14:paraId="02A955C9" w14:textId="3545923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Trabucco, A., R.J. Zomer, D.A. Bossio, O. van Straaten, and L. Verchot, 2008: Climate change mitigation through afforestation/reforestation: A global analysis of hydrologic impacts with four case studies. </w:t>
      </w:r>
      <w:r w:rsidRPr="001E7A27">
        <w:rPr>
          <w:rFonts w:cs="Times New Roman"/>
          <w:i/>
          <w:sz w:val="20"/>
          <w:szCs w:val="20"/>
          <w:lang w:val="en-GB"/>
        </w:rPr>
        <w:t>Agriculture, Ecosystems and Environment</w:t>
      </w:r>
      <w:r w:rsidRPr="001E7A27">
        <w:rPr>
          <w:rFonts w:cs="Times New Roman"/>
          <w:sz w:val="20"/>
          <w:szCs w:val="20"/>
          <w:lang w:val="en-GB"/>
        </w:rPr>
        <w:t xml:space="preserve">, </w:t>
      </w:r>
      <w:r w:rsidRPr="001E7A27">
        <w:rPr>
          <w:rFonts w:cs="Times New Roman"/>
          <w:b/>
          <w:sz w:val="20"/>
          <w:szCs w:val="20"/>
          <w:lang w:val="en-GB"/>
        </w:rPr>
        <w:t>126(1–2)</w:t>
      </w:r>
      <w:r w:rsidRPr="001E7A27">
        <w:rPr>
          <w:rFonts w:cs="Times New Roman"/>
          <w:sz w:val="20"/>
          <w:szCs w:val="20"/>
          <w:lang w:val="en-GB"/>
        </w:rPr>
        <w:t>, 81–97, doi:</w:t>
      </w:r>
      <w:hyperlink r:id="rId1171" w:history="1">
        <w:r w:rsidRPr="001E7A27">
          <w:rPr>
            <w:rStyle w:val="Hyperlink"/>
            <w:rFonts w:cs="Times New Roman"/>
            <w:sz w:val="20"/>
            <w:szCs w:val="20"/>
            <w:lang w:val="en-GB"/>
          </w:rPr>
          <w:t>10.1016/j.agee.2008.01.015</w:t>
        </w:r>
      </w:hyperlink>
      <w:r w:rsidRPr="001E7A27">
        <w:rPr>
          <w:rFonts w:cs="Times New Roman"/>
          <w:sz w:val="20"/>
          <w:szCs w:val="20"/>
          <w:lang w:val="en-GB"/>
        </w:rPr>
        <w:t>.</w:t>
      </w:r>
    </w:p>
    <w:p w14:paraId="49082BBD" w14:textId="7E603E0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Tran, G.T., A. Oschlies, and D.P. Keller, 2020: Comparative Assessment of Climate Engineering Scenarios in the Presence of Parametric Uncertainty. </w:t>
      </w:r>
      <w:r w:rsidRPr="001E7A27">
        <w:rPr>
          <w:rFonts w:cs="Times New Roman"/>
          <w:i/>
          <w:sz w:val="20"/>
          <w:szCs w:val="20"/>
          <w:lang w:val="en-GB"/>
        </w:rPr>
        <w:t>Journal of Advances in Modeling Earth Systems</w:t>
      </w:r>
      <w:r w:rsidRPr="001E7A27">
        <w:rPr>
          <w:rFonts w:cs="Times New Roman"/>
          <w:sz w:val="20"/>
          <w:szCs w:val="20"/>
          <w:lang w:val="en-GB"/>
        </w:rPr>
        <w:t xml:space="preserve">, </w:t>
      </w:r>
      <w:r w:rsidRPr="001E7A27">
        <w:rPr>
          <w:rFonts w:cs="Times New Roman"/>
          <w:b/>
          <w:sz w:val="20"/>
          <w:szCs w:val="20"/>
          <w:lang w:val="en-GB"/>
        </w:rPr>
        <w:t>12(4)</w:t>
      </w:r>
      <w:r w:rsidRPr="001E7A27">
        <w:rPr>
          <w:rFonts w:cs="Times New Roman"/>
          <w:sz w:val="20"/>
          <w:szCs w:val="20"/>
          <w:lang w:val="en-GB"/>
        </w:rPr>
        <w:t>, doi:</w:t>
      </w:r>
      <w:hyperlink r:id="rId1172" w:history="1">
        <w:r w:rsidRPr="001E7A27">
          <w:rPr>
            <w:rStyle w:val="Hyperlink"/>
            <w:rFonts w:cs="Times New Roman"/>
            <w:sz w:val="20"/>
            <w:szCs w:val="20"/>
            <w:lang w:val="en-GB"/>
          </w:rPr>
          <w:t>10.1029/2019ms001787</w:t>
        </w:r>
      </w:hyperlink>
      <w:r w:rsidRPr="001E7A27">
        <w:rPr>
          <w:rFonts w:cs="Times New Roman"/>
          <w:sz w:val="20"/>
          <w:szCs w:val="20"/>
          <w:lang w:val="en-GB"/>
        </w:rPr>
        <w:t>.</w:t>
      </w:r>
    </w:p>
    <w:p w14:paraId="4D379E07" w14:textId="4B20CF8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Treat, C.C. et al., 2019: Widespread global peatland establishment and persistence over the last 130,000 y.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116(11)</w:t>
      </w:r>
      <w:r w:rsidRPr="001E7A27">
        <w:rPr>
          <w:rFonts w:cs="Times New Roman"/>
          <w:sz w:val="20"/>
          <w:szCs w:val="20"/>
          <w:lang w:val="en-GB"/>
        </w:rPr>
        <w:t>, 4822–4827, doi:</w:t>
      </w:r>
      <w:hyperlink r:id="rId1173" w:history="1">
        <w:r w:rsidRPr="001E7A27">
          <w:rPr>
            <w:rStyle w:val="Hyperlink"/>
            <w:rFonts w:cs="Times New Roman"/>
            <w:sz w:val="20"/>
            <w:szCs w:val="20"/>
            <w:lang w:val="en-GB"/>
          </w:rPr>
          <w:t>10.1073/pnas.1813305116</w:t>
        </w:r>
      </w:hyperlink>
      <w:r w:rsidRPr="001E7A27">
        <w:rPr>
          <w:rFonts w:cs="Times New Roman"/>
          <w:sz w:val="20"/>
          <w:szCs w:val="20"/>
          <w:lang w:val="en-GB"/>
        </w:rPr>
        <w:t>.</w:t>
      </w:r>
    </w:p>
    <w:p w14:paraId="44C6A731" w14:textId="79CB3C1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Trimmer, M. et al., 2016: Nitrous oxide as a function of oxygen and archaeal gene abundance in the North Pacific.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13451, doi:</w:t>
      </w:r>
      <w:hyperlink r:id="rId1174" w:history="1">
        <w:r w:rsidRPr="001E7A27">
          <w:rPr>
            <w:rStyle w:val="Hyperlink"/>
            <w:rFonts w:cs="Times New Roman"/>
            <w:sz w:val="20"/>
            <w:szCs w:val="20"/>
            <w:lang w:val="en-GB"/>
          </w:rPr>
          <w:t>10.1038/ncomms13451</w:t>
        </w:r>
      </w:hyperlink>
      <w:r w:rsidRPr="001E7A27">
        <w:rPr>
          <w:rFonts w:cs="Times New Roman"/>
          <w:sz w:val="20"/>
          <w:szCs w:val="20"/>
          <w:lang w:val="en-GB"/>
        </w:rPr>
        <w:t>.</w:t>
      </w:r>
    </w:p>
    <w:p w14:paraId="04CC5E3A" w14:textId="02B9597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Trisos, C.H. et al., 2018: Potentially dangerous consequences for biodiversity of solar geoengineering implementation and termination. </w:t>
      </w:r>
      <w:r w:rsidRPr="001E7A27">
        <w:rPr>
          <w:rFonts w:cs="Times New Roman"/>
          <w:i/>
          <w:sz w:val="20"/>
          <w:szCs w:val="20"/>
          <w:lang w:val="en-GB"/>
        </w:rPr>
        <w:t>Nature Ecology and Evolution</w:t>
      </w:r>
      <w:r w:rsidRPr="001E7A27">
        <w:rPr>
          <w:rFonts w:cs="Times New Roman"/>
          <w:sz w:val="20"/>
          <w:szCs w:val="20"/>
          <w:lang w:val="en-GB"/>
        </w:rPr>
        <w:t>, doi:</w:t>
      </w:r>
      <w:hyperlink r:id="rId1175" w:history="1">
        <w:r w:rsidRPr="001E7A27">
          <w:rPr>
            <w:rStyle w:val="Hyperlink"/>
            <w:rFonts w:cs="Times New Roman"/>
            <w:sz w:val="20"/>
            <w:szCs w:val="20"/>
            <w:lang w:val="en-GB"/>
          </w:rPr>
          <w:t>10.1038/s41559-017-0431-0</w:t>
        </w:r>
      </w:hyperlink>
      <w:r w:rsidRPr="001E7A27">
        <w:rPr>
          <w:rFonts w:cs="Times New Roman"/>
          <w:sz w:val="20"/>
          <w:szCs w:val="20"/>
          <w:lang w:val="en-GB"/>
        </w:rPr>
        <w:t>.</w:t>
      </w:r>
    </w:p>
    <w:p w14:paraId="1BAA2FC1" w14:textId="5B5C34C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Tubiello, F. et al., 2021: Carbon Emissions and Removals by Forests: New Estimates 1990–2020. </w:t>
      </w:r>
      <w:r w:rsidRPr="001E7A27">
        <w:rPr>
          <w:rFonts w:cs="Times New Roman"/>
          <w:i/>
          <w:sz w:val="20"/>
          <w:szCs w:val="20"/>
          <w:lang w:val="en-GB"/>
        </w:rPr>
        <w:t>Earth System Science Data</w:t>
      </w:r>
      <w:r w:rsidRPr="001E7A27">
        <w:rPr>
          <w:rFonts w:cs="Times New Roman"/>
          <w:sz w:val="20"/>
          <w:szCs w:val="20"/>
          <w:lang w:val="en-GB"/>
        </w:rPr>
        <w:t xml:space="preserve"> (in press), doi:</w:t>
      </w:r>
      <w:hyperlink r:id="rId1176" w:history="1">
        <w:r w:rsidRPr="001E7A27">
          <w:rPr>
            <w:rStyle w:val="Hyperlink"/>
            <w:rFonts w:cs="Times New Roman"/>
            <w:sz w:val="20"/>
            <w:szCs w:val="20"/>
            <w:lang w:val="en-GB"/>
          </w:rPr>
          <w:t>10.5194/essd-2020-203</w:t>
        </w:r>
      </w:hyperlink>
      <w:r w:rsidRPr="001E7A27">
        <w:rPr>
          <w:rFonts w:cs="Times New Roman"/>
          <w:sz w:val="20"/>
          <w:szCs w:val="20"/>
          <w:lang w:val="en-GB"/>
        </w:rPr>
        <w:t>.</w:t>
      </w:r>
    </w:p>
    <w:p w14:paraId="7B62AF7B" w14:textId="3A9E2DD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Turco, M., M.-C. Llasat, J. von Hardenberg, and A. Provenzale, 2014: Climate change impacts on wildfires in a Mediterranean environment. </w:t>
      </w:r>
      <w:r w:rsidRPr="001E7A27">
        <w:rPr>
          <w:rFonts w:cs="Times New Roman"/>
          <w:i/>
          <w:sz w:val="20"/>
          <w:szCs w:val="20"/>
          <w:lang w:val="en-GB"/>
        </w:rPr>
        <w:t>Climatic Change</w:t>
      </w:r>
      <w:r w:rsidRPr="001E7A27">
        <w:rPr>
          <w:rFonts w:cs="Times New Roman"/>
          <w:sz w:val="20"/>
          <w:szCs w:val="20"/>
          <w:lang w:val="en-GB"/>
        </w:rPr>
        <w:t xml:space="preserve">, </w:t>
      </w:r>
      <w:r w:rsidRPr="001E7A27">
        <w:rPr>
          <w:rFonts w:cs="Times New Roman"/>
          <w:b/>
          <w:sz w:val="20"/>
          <w:szCs w:val="20"/>
          <w:lang w:val="en-GB"/>
        </w:rPr>
        <w:t>125(3)</w:t>
      </w:r>
      <w:r w:rsidRPr="001E7A27">
        <w:rPr>
          <w:rFonts w:cs="Times New Roman"/>
          <w:sz w:val="20"/>
          <w:szCs w:val="20"/>
          <w:lang w:val="en-GB"/>
        </w:rPr>
        <w:t>, 369–380, doi:</w:t>
      </w:r>
      <w:hyperlink r:id="rId1177" w:history="1">
        <w:r w:rsidRPr="001E7A27">
          <w:rPr>
            <w:rStyle w:val="Hyperlink"/>
            <w:rFonts w:cs="Times New Roman"/>
            <w:sz w:val="20"/>
            <w:szCs w:val="20"/>
            <w:lang w:val="en-GB"/>
          </w:rPr>
          <w:t>10.1007/s10584-014-1183-3</w:t>
        </w:r>
      </w:hyperlink>
      <w:r w:rsidRPr="001E7A27">
        <w:rPr>
          <w:rFonts w:cs="Times New Roman"/>
          <w:sz w:val="20"/>
          <w:szCs w:val="20"/>
          <w:lang w:val="en-GB"/>
        </w:rPr>
        <w:t>.</w:t>
      </w:r>
    </w:p>
    <w:p w14:paraId="61529468" w14:textId="7631868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Turco, M. et al., 2016: Decreasing fires in mediterranean Europe. </w:t>
      </w:r>
      <w:r w:rsidRPr="001E7A27">
        <w:rPr>
          <w:rFonts w:cs="Times New Roman"/>
          <w:i/>
          <w:sz w:val="20"/>
          <w:szCs w:val="20"/>
          <w:lang w:val="en-GB"/>
        </w:rPr>
        <w:t>PLoS ONE</w:t>
      </w:r>
      <w:r w:rsidRPr="001E7A27">
        <w:rPr>
          <w:rFonts w:cs="Times New Roman"/>
          <w:sz w:val="20"/>
          <w:szCs w:val="20"/>
          <w:lang w:val="en-GB"/>
        </w:rPr>
        <w:t xml:space="preserve">, </w:t>
      </w:r>
      <w:r w:rsidRPr="001E7A27">
        <w:rPr>
          <w:rFonts w:cs="Times New Roman"/>
          <w:b/>
          <w:sz w:val="20"/>
          <w:szCs w:val="20"/>
          <w:lang w:val="en-GB"/>
        </w:rPr>
        <w:t>11(3)</w:t>
      </w:r>
      <w:r w:rsidRPr="001E7A27">
        <w:rPr>
          <w:rFonts w:cs="Times New Roman"/>
          <w:sz w:val="20"/>
          <w:szCs w:val="20"/>
          <w:lang w:val="en-GB"/>
        </w:rPr>
        <w:t>, doi:</w:t>
      </w:r>
      <w:hyperlink r:id="rId1178" w:history="1">
        <w:r w:rsidRPr="001E7A27">
          <w:rPr>
            <w:rStyle w:val="Hyperlink"/>
            <w:rFonts w:cs="Times New Roman"/>
            <w:sz w:val="20"/>
            <w:szCs w:val="20"/>
            <w:lang w:val="en-GB"/>
          </w:rPr>
          <w:t>10.1371/journal.pone.0150663</w:t>
        </w:r>
      </w:hyperlink>
      <w:r w:rsidRPr="001E7A27">
        <w:rPr>
          <w:rFonts w:cs="Times New Roman"/>
          <w:sz w:val="20"/>
          <w:szCs w:val="20"/>
          <w:lang w:val="en-GB"/>
        </w:rPr>
        <w:t>.</w:t>
      </w:r>
    </w:p>
    <w:p w14:paraId="65038A0A" w14:textId="6ABB848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Turco, M. et al., 2018: Exacerbated fires in Mediterranean Europe due to anthropogenic warming projected with non-stationary climate-fire models. </w:t>
      </w:r>
      <w:r w:rsidRPr="001E7A27">
        <w:rPr>
          <w:rFonts w:cs="Times New Roman"/>
          <w:i/>
          <w:sz w:val="20"/>
          <w:szCs w:val="20"/>
          <w:lang w:val="en-GB"/>
        </w:rPr>
        <w:t>Nature Communications</w:t>
      </w:r>
      <w:r w:rsidRPr="001E7A27">
        <w:rPr>
          <w:rFonts w:cs="Times New Roman"/>
          <w:sz w:val="20"/>
          <w:szCs w:val="20"/>
          <w:lang w:val="en-GB"/>
        </w:rPr>
        <w:t>, doi:</w:t>
      </w:r>
      <w:hyperlink r:id="rId1179" w:history="1">
        <w:r w:rsidRPr="001E7A27">
          <w:rPr>
            <w:rStyle w:val="Hyperlink"/>
            <w:rFonts w:cs="Times New Roman"/>
            <w:sz w:val="20"/>
            <w:szCs w:val="20"/>
            <w:lang w:val="en-GB"/>
          </w:rPr>
          <w:t>10.1038/s41467-018-06358-z</w:t>
        </w:r>
      </w:hyperlink>
      <w:r w:rsidRPr="001E7A27">
        <w:rPr>
          <w:rFonts w:cs="Times New Roman"/>
          <w:sz w:val="20"/>
          <w:szCs w:val="20"/>
          <w:lang w:val="en-GB"/>
        </w:rPr>
        <w:t>.</w:t>
      </w:r>
    </w:p>
    <w:p w14:paraId="36D8C6FA" w14:textId="69B0B4E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Turetsky, M.R. et al., 2015: Global vulnerability of peatlands to fire and carbon loss.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11–14, doi:</w:t>
      </w:r>
      <w:hyperlink r:id="rId1180" w:history="1">
        <w:r w:rsidRPr="001E7A27">
          <w:rPr>
            <w:rStyle w:val="Hyperlink"/>
            <w:rFonts w:cs="Times New Roman"/>
            <w:sz w:val="20"/>
            <w:szCs w:val="20"/>
            <w:lang w:val="en-GB"/>
          </w:rPr>
          <w:t>10.1038/ngeo2325</w:t>
        </w:r>
      </w:hyperlink>
      <w:r w:rsidRPr="001E7A27">
        <w:rPr>
          <w:rFonts w:cs="Times New Roman"/>
          <w:sz w:val="20"/>
          <w:szCs w:val="20"/>
          <w:lang w:val="en-GB"/>
        </w:rPr>
        <w:t>.</w:t>
      </w:r>
    </w:p>
    <w:p w14:paraId="3B190DA9" w14:textId="1243220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Turetsky, M.R. et al., 2020: Carbon release through abrupt permafrost thaw.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13(2)</w:t>
      </w:r>
      <w:r w:rsidRPr="001E7A27">
        <w:rPr>
          <w:rFonts w:cs="Times New Roman"/>
          <w:sz w:val="20"/>
          <w:szCs w:val="20"/>
          <w:lang w:val="en-GB"/>
        </w:rPr>
        <w:t>, 138–143, doi:</w:t>
      </w:r>
      <w:hyperlink r:id="rId1181" w:history="1">
        <w:r w:rsidRPr="001E7A27">
          <w:rPr>
            <w:rStyle w:val="Hyperlink"/>
            <w:rFonts w:cs="Times New Roman"/>
            <w:sz w:val="20"/>
            <w:szCs w:val="20"/>
            <w:lang w:val="en-GB"/>
          </w:rPr>
          <w:t>10.1038/s41561-019-0526-0</w:t>
        </w:r>
      </w:hyperlink>
      <w:r w:rsidRPr="001E7A27">
        <w:rPr>
          <w:rFonts w:cs="Times New Roman"/>
          <w:sz w:val="20"/>
          <w:szCs w:val="20"/>
          <w:lang w:val="en-GB"/>
        </w:rPr>
        <w:t>.</w:t>
      </w:r>
    </w:p>
    <w:p w14:paraId="347C29CD" w14:textId="0D4FCDF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Turetsky, M.R. et al., 2021: Abrupt thaw amplifies the permafrost carbon feedback through upland erosion and methane hotspots. </w:t>
      </w:r>
      <w:r w:rsidRPr="001E7A27">
        <w:rPr>
          <w:rFonts w:cs="Times New Roman"/>
          <w:i/>
          <w:sz w:val="20"/>
          <w:szCs w:val="20"/>
          <w:lang w:val="en-GB"/>
        </w:rPr>
        <w:t>Nature Geosciences</w:t>
      </w:r>
      <w:r w:rsidRPr="001E7A27">
        <w:rPr>
          <w:rFonts w:cs="Times New Roman"/>
          <w:sz w:val="20"/>
          <w:szCs w:val="20"/>
          <w:lang w:val="en-GB"/>
        </w:rPr>
        <w:t xml:space="preserve"> (in press).</w:t>
      </w:r>
    </w:p>
    <w:p w14:paraId="499C1C78" w14:textId="08DADF9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Turi, G., Z. Lachkar, N. Gruber, and M. Münnich, 2016: Climatic modulation of recent trends in ocean acidification in the California Current System.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014007, doi:</w:t>
      </w:r>
      <w:hyperlink r:id="rId1182" w:history="1">
        <w:r w:rsidRPr="001E7A27">
          <w:rPr>
            <w:rStyle w:val="Hyperlink"/>
            <w:rFonts w:cs="Times New Roman"/>
            <w:sz w:val="20"/>
            <w:szCs w:val="20"/>
            <w:lang w:val="en-GB"/>
          </w:rPr>
          <w:t>10.1088/1748-9326/11/1/014007</w:t>
        </w:r>
      </w:hyperlink>
      <w:r w:rsidRPr="001E7A27">
        <w:rPr>
          <w:rFonts w:cs="Times New Roman"/>
          <w:sz w:val="20"/>
          <w:szCs w:val="20"/>
          <w:lang w:val="en-GB"/>
        </w:rPr>
        <w:t>.</w:t>
      </w:r>
    </w:p>
    <w:p w14:paraId="4FC0A029" w14:textId="45DE6DD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Turk, D. et al., 2019: Time of Emergence of Surface Ocean Carbon Dioxide Trends in the North American Coastal Margins in Support of Ocean Acidification Observing System Design. </w:t>
      </w:r>
      <w:r w:rsidRPr="001E7A27">
        <w:rPr>
          <w:rFonts w:cs="Times New Roman"/>
          <w:i/>
          <w:sz w:val="20"/>
          <w:szCs w:val="20"/>
          <w:lang w:val="en-GB"/>
        </w:rPr>
        <w:t>Frontiers in Marine Science</w:t>
      </w:r>
      <w:r w:rsidRPr="001E7A27">
        <w:rPr>
          <w:rFonts w:cs="Times New Roman"/>
          <w:sz w:val="20"/>
          <w:szCs w:val="20"/>
          <w:lang w:val="en-GB"/>
        </w:rPr>
        <w:t xml:space="preserve">, </w:t>
      </w:r>
      <w:r w:rsidRPr="001E7A27">
        <w:rPr>
          <w:rFonts w:cs="Times New Roman"/>
          <w:b/>
          <w:sz w:val="20"/>
          <w:szCs w:val="20"/>
          <w:lang w:val="en-GB"/>
        </w:rPr>
        <w:t>6</w:t>
      </w:r>
      <w:r w:rsidRPr="001E7A27">
        <w:rPr>
          <w:rFonts w:cs="Times New Roman"/>
          <w:sz w:val="20"/>
          <w:szCs w:val="20"/>
          <w:lang w:val="en-GB"/>
        </w:rPr>
        <w:t>, 91, doi:</w:t>
      </w:r>
      <w:hyperlink r:id="rId1183" w:history="1">
        <w:r w:rsidRPr="001E7A27">
          <w:rPr>
            <w:rStyle w:val="Hyperlink"/>
            <w:rFonts w:cs="Times New Roman"/>
            <w:sz w:val="20"/>
            <w:szCs w:val="20"/>
            <w:lang w:val="en-GB"/>
          </w:rPr>
          <w:t>10.3389/fmars.2019.00091</w:t>
        </w:r>
      </w:hyperlink>
      <w:r w:rsidRPr="001E7A27">
        <w:rPr>
          <w:rFonts w:cs="Times New Roman"/>
          <w:sz w:val="20"/>
          <w:szCs w:val="20"/>
          <w:lang w:val="en-GB"/>
        </w:rPr>
        <w:t>.</w:t>
      </w:r>
    </w:p>
    <w:p w14:paraId="0127EA3C" w14:textId="5EACDBD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Turnbull, J.C. et al., 2017: Sixty years of radiocarbon dioxide measurements at Wellington, New Zealand: 1954–2014.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17(23)</w:t>
      </w:r>
      <w:r w:rsidRPr="001E7A27">
        <w:rPr>
          <w:rFonts w:cs="Times New Roman"/>
          <w:sz w:val="20"/>
          <w:szCs w:val="20"/>
          <w:lang w:val="en-GB"/>
        </w:rPr>
        <w:t>, 14771–14784, doi:</w:t>
      </w:r>
      <w:hyperlink r:id="rId1184" w:history="1">
        <w:r w:rsidRPr="001E7A27">
          <w:rPr>
            <w:rStyle w:val="Hyperlink"/>
            <w:rFonts w:cs="Times New Roman"/>
            <w:sz w:val="20"/>
            <w:szCs w:val="20"/>
            <w:lang w:val="en-GB"/>
          </w:rPr>
          <w:t>10.5194/acp-17-14771-2017</w:t>
        </w:r>
      </w:hyperlink>
      <w:r w:rsidRPr="001E7A27">
        <w:rPr>
          <w:rFonts w:cs="Times New Roman"/>
          <w:sz w:val="20"/>
          <w:szCs w:val="20"/>
          <w:lang w:val="en-GB"/>
        </w:rPr>
        <w:t>.</w:t>
      </w:r>
    </w:p>
    <w:p w14:paraId="287AE0DC" w14:textId="5AF4619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Turner, A.J., C. Frankenberg, P.O. Wennberg, and D.J. Jacob, 2017: Ambiguity in the causes for decadal trends in atmospheric methane and hydroxyl.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114(21)</w:t>
      </w:r>
      <w:r w:rsidRPr="001E7A27">
        <w:rPr>
          <w:rFonts w:cs="Times New Roman"/>
          <w:sz w:val="20"/>
          <w:szCs w:val="20"/>
          <w:lang w:val="en-GB"/>
        </w:rPr>
        <w:t>, 5367–5372, doi:</w:t>
      </w:r>
      <w:hyperlink r:id="rId1185" w:history="1">
        <w:r w:rsidRPr="001E7A27">
          <w:rPr>
            <w:rStyle w:val="Hyperlink"/>
            <w:rFonts w:cs="Times New Roman"/>
            <w:sz w:val="20"/>
            <w:szCs w:val="20"/>
            <w:lang w:val="en-GB"/>
          </w:rPr>
          <w:t>10.1073/pnas.1616020114</w:t>
        </w:r>
      </w:hyperlink>
      <w:r w:rsidRPr="001E7A27">
        <w:rPr>
          <w:rFonts w:cs="Times New Roman"/>
          <w:sz w:val="20"/>
          <w:szCs w:val="20"/>
          <w:lang w:val="en-GB"/>
        </w:rPr>
        <w:t>.</w:t>
      </w:r>
    </w:p>
    <w:p w14:paraId="6C51C955" w14:textId="208E982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Turner, S.K., 2018: Constraints on the onset duration of the Paleocene–Eocene Thermal Maximum. </w:t>
      </w:r>
      <w:r w:rsidRPr="001E7A27">
        <w:rPr>
          <w:rFonts w:cs="Times New Roman"/>
          <w:i/>
          <w:sz w:val="20"/>
          <w:szCs w:val="20"/>
          <w:lang w:val="en-GB"/>
        </w:rPr>
        <w:t>Philosophical Transactions of the Royal Society A: Mathematical, Physical and Engineering Sciences</w:t>
      </w:r>
      <w:r w:rsidRPr="001E7A27">
        <w:rPr>
          <w:rFonts w:cs="Times New Roman"/>
          <w:sz w:val="20"/>
          <w:szCs w:val="20"/>
          <w:lang w:val="en-GB"/>
        </w:rPr>
        <w:t xml:space="preserve">, </w:t>
      </w:r>
      <w:r w:rsidRPr="001E7A27">
        <w:rPr>
          <w:rFonts w:cs="Times New Roman"/>
          <w:b/>
          <w:sz w:val="20"/>
          <w:szCs w:val="20"/>
          <w:lang w:val="en-GB"/>
        </w:rPr>
        <w:t>376(2130)</w:t>
      </w:r>
      <w:r w:rsidRPr="001E7A27">
        <w:rPr>
          <w:rFonts w:cs="Times New Roman"/>
          <w:sz w:val="20"/>
          <w:szCs w:val="20"/>
          <w:lang w:val="en-GB"/>
        </w:rPr>
        <w:t>, 20170082, doi:</w:t>
      </w:r>
      <w:hyperlink r:id="rId1186" w:history="1">
        <w:r w:rsidRPr="001E7A27">
          <w:rPr>
            <w:rStyle w:val="Hyperlink"/>
            <w:rFonts w:cs="Times New Roman"/>
            <w:sz w:val="20"/>
            <w:szCs w:val="20"/>
            <w:lang w:val="en-GB"/>
          </w:rPr>
          <w:t>10.1098/rsta.2017.0082</w:t>
        </w:r>
      </w:hyperlink>
      <w:r w:rsidRPr="001E7A27">
        <w:rPr>
          <w:rFonts w:cs="Times New Roman"/>
          <w:sz w:val="20"/>
          <w:szCs w:val="20"/>
          <w:lang w:val="en-GB"/>
        </w:rPr>
        <w:t>.</w:t>
      </w:r>
    </w:p>
    <w:p w14:paraId="19703EAE" w14:textId="4C39C7B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Tyrrell, T. and M.I. Lucas, 2002: Geochemical evidence of denitrification in the Benguela upwelling system. </w:t>
      </w:r>
      <w:r w:rsidRPr="001E7A27">
        <w:rPr>
          <w:rFonts w:cs="Times New Roman"/>
          <w:i/>
          <w:sz w:val="20"/>
          <w:szCs w:val="20"/>
          <w:lang w:val="en-GB"/>
        </w:rPr>
        <w:t>Continental Shelf Research</w:t>
      </w:r>
      <w:r w:rsidRPr="001E7A27">
        <w:rPr>
          <w:rFonts w:cs="Times New Roman"/>
          <w:sz w:val="20"/>
          <w:szCs w:val="20"/>
          <w:lang w:val="en-GB"/>
        </w:rPr>
        <w:t xml:space="preserve">, </w:t>
      </w:r>
      <w:r w:rsidRPr="001E7A27">
        <w:rPr>
          <w:rFonts w:cs="Times New Roman"/>
          <w:b/>
          <w:sz w:val="20"/>
          <w:szCs w:val="20"/>
          <w:lang w:val="en-GB"/>
        </w:rPr>
        <w:t>22(17)</w:t>
      </w:r>
      <w:r w:rsidRPr="001E7A27">
        <w:rPr>
          <w:rFonts w:cs="Times New Roman"/>
          <w:sz w:val="20"/>
          <w:szCs w:val="20"/>
          <w:lang w:val="en-GB"/>
        </w:rPr>
        <w:t>, 2497–2511, doi:</w:t>
      </w:r>
      <w:hyperlink r:id="rId1187" w:history="1">
        <w:r w:rsidRPr="001E7A27">
          <w:rPr>
            <w:rStyle w:val="Hyperlink"/>
            <w:rFonts w:cs="Times New Roman"/>
            <w:sz w:val="20"/>
            <w:szCs w:val="20"/>
            <w:lang w:val="en-GB"/>
          </w:rPr>
          <w:t>10.1016/s0278-4343(02)00077-8</w:t>
        </w:r>
      </w:hyperlink>
      <w:r w:rsidRPr="001E7A27">
        <w:rPr>
          <w:rFonts w:cs="Times New Roman"/>
          <w:sz w:val="20"/>
          <w:szCs w:val="20"/>
          <w:lang w:val="en-GB"/>
        </w:rPr>
        <w:t>.</w:t>
      </w:r>
    </w:p>
    <w:p w14:paraId="5FB05E3F" w14:textId="2FC230E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Ukkola, A.M. et al., 2016: Reduced streamflow in water-stressed climates consistent with CO2 effects on vegetation.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6(1)</w:t>
      </w:r>
      <w:r w:rsidRPr="001E7A27">
        <w:rPr>
          <w:rFonts w:cs="Times New Roman"/>
          <w:sz w:val="20"/>
          <w:szCs w:val="20"/>
          <w:lang w:val="en-GB"/>
        </w:rPr>
        <w:t>, 75–78, doi:</w:t>
      </w:r>
      <w:hyperlink r:id="rId1188" w:history="1">
        <w:r w:rsidRPr="001E7A27">
          <w:rPr>
            <w:rStyle w:val="Hyperlink"/>
            <w:rFonts w:cs="Times New Roman"/>
            <w:sz w:val="20"/>
            <w:szCs w:val="20"/>
            <w:lang w:val="en-GB"/>
          </w:rPr>
          <w:t>10.1038/nclimate2831</w:t>
        </w:r>
      </w:hyperlink>
      <w:r w:rsidRPr="001E7A27">
        <w:rPr>
          <w:rFonts w:cs="Times New Roman"/>
          <w:sz w:val="20"/>
          <w:szCs w:val="20"/>
          <w:lang w:val="en-GB"/>
        </w:rPr>
        <w:t>.</w:t>
      </w:r>
    </w:p>
    <w:p w14:paraId="47DB025B" w14:textId="15A95B6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Ulfsbo, A. et al., 2018: Rapid Changes in Anthropogenic Carbon Storage and Ocean Acidification in the Intermediate Layers of the Eurasian Arctic Ocean: 1996–2015.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32(9)</w:t>
      </w:r>
      <w:r w:rsidRPr="001E7A27">
        <w:rPr>
          <w:rFonts w:cs="Times New Roman"/>
          <w:sz w:val="20"/>
          <w:szCs w:val="20"/>
          <w:lang w:val="en-GB"/>
        </w:rPr>
        <w:t>, 1254–1275, doi:</w:t>
      </w:r>
      <w:hyperlink r:id="rId1189" w:history="1">
        <w:r w:rsidRPr="001E7A27">
          <w:rPr>
            <w:rStyle w:val="Hyperlink"/>
            <w:rFonts w:cs="Times New Roman"/>
            <w:sz w:val="20"/>
            <w:szCs w:val="20"/>
            <w:lang w:val="en-GB"/>
          </w:rPr>
          <w:t>10.1029/2017gb005738</w:t>
        </w:r>
      </w:hyperlink>
      <w:r w:rsidRPr="001E7A27">
        <w:rPr>
          <w:rFonts w:cs="Times New Roman"/>
          <w:sz w:val="20"/>
          <w:szCs w:val="20"/>
          <w:lang w:val="en-GB"/>
        </w:rPr>
        <w:t>.</w:t>
      </w:r>
    </w:p>
    <w:p w14:paraId="1D24B791" w14:textId="1E0AFF0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US EPA, 2019: </w:t>
      </w:r>
      <w:r w:rsidRPr="001E7A27">
        <w:rPr>
          <w:rFonts w:cs="Times New Roman"/>
          <w:i/>
          <w:sz w:val="20"/>
          <w:szCs w:val="20"/>
          <w:lang w:val="en-GB"/>
        </w:rPr>
        <w:t>Global Non-CO2 Greenhouse Gas Emission Projections &amp; Mitigation Potential: 2015-2050</w:t>
      </w:r>
      <w:r w:rsidRPr="001E7A27">
        <w:rPr>
          <w:rFonts w:cs="Times New Roman"/>
          <w:sz w:val="20"/>
          <w:szCs w:val="20"/>
          <w:lang w:val="en-GB"/>
        </w:rPr>
        <w:t>. EPA-430-R-19-010, United States Environmental Protection Agency (US EPA), Office of Atmospheric Programs (6207A), Washington DC, USA, 78 pp.</w:t>
      </w:r>
    </w:p>
    <w:p w14:paraId="26E5C4C6" w14:textId="2BC12AE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Valdes, Paul J., Beerling, David J., Johnson, C.E., 2005: The ice age methane budget.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32(2)</w:t>
      </w:r>
      <w:r w:rsidRPr="001E7A27">
        <w:rPr>
          <w:rFonts w:cs="Times New Roman"/>
          <w:sz w:val="20"/>
          <w:szCs w:val="20"/>
          <w:lang w:val="en-GB"/>
        </w:rPr>
        <w:t>, L02704, doi:</w:t>
      </w:r>
      <w:hyperlink r:id="rId1190" w:history="1">
        <w:r w:rsidRPr="001E7A27">
          <w:rPr>
            <w:rStyle w:val="Hyperlink"/>
            <w:rFonts w:cs="Times New Roman"/>
            <w:sz w:val="20"/>
            <w:szCs w:val="20"/>
            <w:lang w:val="en-GB"/>
          </w:rPr>
          <w:t>10.1029/2004gl021004</w:t>
        </w:r>
      </w:hyperlink>
      <w:r w:rsidRPr="001E7A27">
        <w:rPr>
          <w:rFonts w:cs="Times New Roman"/>
          <w:sz w:val="20"/>
          <w:szCs w:val="20"/>
          <w:lang w:val="en-GB"/>
        </w:rPr>
        <w:t>.</w:t>
      </w:r>
    </w:p>
    <w:p w14:paraId="2C98C7A6" w14:textId="3DF27D2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van der Sleen, P. et al., 2015: No growth stimulation of tropical trees by 150 years of CO2 fertilization but water-use efficiency increased.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24–28, doi:</w:t>
      </w:r>
      <w:hyperlink r:id="rId1191" w:history="1">
        <w:r w:rsidRPr="001E7A27">
          <w:rPr>
            <w:rStyle w:val="Hyperlink"/>
            <w:rFonts w:cs="Times New Roman"/>
            <w:sz w:val="20"/>
            <w:szCs w:val="20"/>
            <w:lang w:val="en-GB"/>
          </w:rPr>
          <w:t>10.1038/ngeo2313</w:t>
        </w:r>
      </w:hyperlink>
      <w:r w:rsidRPr="001E7A27">
        <w:rPr>
          <w:rFonts w:cs="Times New Roman"/>
          <w:sz w:val="20"/>
          <w:szCs w:val="20"/>
          <w:lang w:val="en-GB"/>
        </w:rPr>
        <w:t>.</w:t>
      </w:r>
    </w:p>
    <w:p w14:paraId="1AB8B211" w14:textId="28D0E4C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van der Werf, G.R. et al., 2017: Global fire emissions estimates during 1997–2016. </w:t>
      </w:r>
      <w:r w:rsidRPr="001E7A27">
        <w:rPr>
          <w:rFonts w:cs="Times New Roman"/>
          <w:i/>
          <w:sz w:val="20"/>
          <w:szCs w:val="20"/>
          <w:lang w:val="en-GB"/>
        </w:rPr>
        <w:t>Earth System Science Data</w:t>
      </w:r>
      <w:r w:rsidRPr="001E7A27">
        <w:rPr>
          <w:rFonts w:cs="Times New Roman"/>
          <w:sz w:val="20"/>
          <w:szCs w:val="20"/>
          <w:lang w:val="en-GB"/>
        </w:rPr>
        <w:t xml:space="preserve">, </w:t>
      </w:r>
      <w:r w:rsidRPr="001E7A27">
        <w:rPr>
          <w:rFonts w:cs="Times New Roman"/>
          <w:b/>
          <w:sz w:val="20"/>
          <w:szCs w:val="20"/>
          <w:lang w:val="en-GB"/>
        </w:rPr>
        <w:t>9(2)</w:t>
      </w:r>
      <w:r w:rsidRPr="001E7A27">
        <w:rPr>
          <w:rFonts w:cs="Times New Roman"/>
          <w:sz w:val="20"/>
          <w:szCs w:val="20"/>
          <w:lang w:val="en-GB"/>
        </w:rPr>
        <w:t>, 697–720, doi:</w:t>
      </w:r>
      <w:hyperlink r:id="rId1192" w:history="1">
        <w:r w:rsidRPr="001E7A27">
          <w:rPr>
            <w:rStyle w:val="Hyperlink"/>
            <w:rFonts w:cs="Times New Roman"/>
            <w:sz w:val="20"/>
            <w:szCs w:val="20"/>
            <w:lang w:val="en-GB"/>
          </w:rPr>
          <w:t>10.5194/essd-9-697-2017</w:t>
        </w:r>
      </w:hyperlink>
      <w:r w:rsidRPr="001E7A27">
        <w:rPr>
          <w:rFonts w:cs="Times New Roman"/>
          <w:sz w:val="20"/>
          <w:szCs w:val="20"/>
          <w:lang w:val="en-GB"/>
        </w:rPr>
        <w:t>.</w:t>
      </w:r>
    </w:p>
    <w:p w14:paraId="70E57A49" w14:textId="3CC3ACD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van Groenigen, K.J., C.W. Osenberg, and B.A. Hungate, 2011: Increased soil emissions of potent greenhouse gases under increased atmospheric CO2.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475(7355)</w:t>
      </w:r>
      <w:r w:rsidRPr="001E7A27">
        <w:rPr>
          <w:rFonts w:cs="Times New Roman"/>
          <w:sz w:val="20"/>
          <w:szCs w:val="20"/>
          <w:lang w:val="en-GB"/>
        </w:rPr>
        <w:t>, 214–216, doi:</w:t>
      </w:r>
      <w:hyperlink r:id="rId1193" w:history="1">
        <w:r w:rsidRPr="001E7A27">
          <w:rPr>
            <w:rStyle w:val="Hyperlink"/>
            <w:rFonts w:cs="Times New Roman"/>
            <w:sz w:val="20"/>
            <w:szCs w:val="20"/>
            <w:lang w:val="en-GB"/>
          </w:rPr>
          <w:t>10.1038/nature10176</w:t>
        </w:r>
      </w:hyperlink>
      <w:r w:rsidRPr="001E7A27">
        <w:rPr>
          <w:rFonts w:cs="Times New Roman"/>
          <w:sz w:val="20"/>
          <w:szCs w:val="20"/>
          <w:lang w:val="en-GB"/>
        </w:rPr>
        <w:t>.</w:t>
      </w:r>
    </w:p>
    <w:p w14:paraId="39CB9911" w14:textId="0B2F5EC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van Groenigen, K.J. et al., 2017: Faster turnover of new soil carbon inputs under increased atmospheric CO2.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23(10)</w:t>
      </w:r>
      <w:r w:rsidRPr="001E7A27">
        <w:rPr>
          <w:rFonts w:cs="Times New Roman"/>
          <w:sz w:val="20"/>
          <w:szCs w:val="20"/>
          <w:lang w:val="en-GB"/>
        </w:rPr>
        <w:t>, 4420–4429, doi:</w:t>
      </w:r>
      <w:hyperlink r:id="rId1194" w:history="1">
        <w:r w:rsidRPr="001E7A27">
          <w:rPr>
            <w:rStyle w:val="Hyperlink"/>
            <w:rFonts w:cs="Times New Roman"/>
            <w:sz w:val="20"/>
            <w:szCs w:val="20"/>
            <w:lang w:val="en-GB"/>
          </w:rPr>
          <w:t>10.1111/gcb.13752</w:t>
        </w:r>
      </w:hyperlink>
      <w:r w:rsidRPr="001E7A27">
        <w:rPr>
          <w:rFonts w:cs="Times New Roman"/>
          <w:sz w:val="20"/>
          <w:szCs w:val="20"/>
          <w:lang w:val="en-GB"/>
        </w:rPr>
        <w:t>.</w:t>
      </w:r>
    </w:p>
    <w:p w14:paraId="3354D0E4" w14:textId="590F694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Varela, R., I. Álvarez, F. Santos, M. DeCastro, and M. Gómez-Gesteira, 2015: Has upwelling strengthened along worldwide coasts over 1982-2010? </w:t>
      </w:r>
      <w:r w:rsidRPr="001E7A27">
        <w:rPr>
          <w:rFonts w:cs="Times New Roman"/>
          <w:i/>
          <w:sz w:val="20"/>
          <w:szCs w:val="20"/>
          <w:lang w:val="en-GB"/>
        </w:rPr>
        <w:t>Scientific Reports</w:t>
      </w:r>
      <w:r w:rsidRPr="001E7A27">
        <w:rPr>
          <w:rFonts w:cs="Times New Roman"/>
          <w:sz w:val="20"/>
          <w:szCs w:val="20"/>
          <w:lang w:val="en-GB"/>
        </w:rPr>
        <w:t xml:space="preserve">, </w:t>
      </w:r>
      <w:r w:rsidRPr="001E7A27">
        <w:rPr>
          <w:rFonts w:cs="Times New Roman"/>
          <w:b/>
          <w:sz w:val="20"/>
          <w:szCs w:val="20"/>
          <w:lang w:val="en-GB"/>
        </w:rPr>
        <w:t>5</w:t>
      </w:r>
      <w:r w:rsidRPr="001E7A27">
        <w:rPr>
          <w:rFonts w:cs="Times New Roman"/>
          <w:sz w:val="20"/>
          <w:szCs w:val="20"/>
          <w:lang w:val="en-GB"/>
        </w:rPr>
        <w:t>, 10016, doi:</w:t>
      </w:r>
      <w:hyperlink r:id="rId1195" w:history="1">
        <w:r w:rsidRPr="001E7A27">
          <w:rPr>
            <w:rStyle w:val="Hyperlink"/>
            <w:rFonts w:cs="Times New Roman"/>
            <w:sz w:val="20"/>
            <w:szCs w:val="20"/>
            <w:lang w:val="en-GB"/>
          </w:rPr>
          <w:t>10.1038/srep10016</w:t>
        </w:r>
      </w:hyperlink>
      <w:r w:rsidRPr="001E7A27">
        <w:rPr>
          <w:rFonts w:cs="Times New Roman"/>
          <w:sz w:val="20"/>
          <w:szCs w:val="20"/>
          <w:lang w:val="en-GB"/>
        </w:rPr>
        <w:t>.</w:t>
      </w:r>
    </w:p>
    <w:p w14:paraId="3F479879" w14:textId="14632BC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Vargas, C.A. et al., 2016: Influences of riverine and upwelling waters on the coastal carbonate system off Central Chile and their ocean acidification implications. </w:t>
      </w:r>
      <w:r w:rsidRPr="001E7A27">
        <w:rPr>
          <w:rFonts w:cs="Times New Roman"/>
          <w:i/>
          <w:sz w:val="20"/>
          <w:szCs w:val="20"/>
          <w:lang w:val="en-GB"/>
        </w:rPr>
        <w:t>Journal of Geophysical Research: Biogeosciences</w:t>
      </w:r>
      <w:r w:rsidRPr="001E7A27">
        <w:rPr>
          <w:rFonts w:cs="Times New Roman"/>
          <w:sz w:val="20"/>
          <w:szCs w:val="20"/>
          <w:lang w:val="en-GB"/>
        </w:rPr>
        <w:t xml:space="preserve">, </w:t>
      </w:r>
      <w:r w:rsidRPr="001E7A27">
        <w:rPr>
          <w:rFonts w:cs="Times New Roman"/>
          <w:b/>
          <w:sz w:val="20"/>
          <w:szCs w:val="20"/>
          <w:lang w:val="en-GB"/>
        </w:rPr>
        <w:t>121(6)</w:t>
      </w:r>
      <w:r w:rsidRPr="001E7A27">
        <w:rPr>
          <w:rFonts w:cs="Times New Roman"/>
          <w:sz w:val="20"/>
          <w:szCs w:val="20"/>
          <w:lang w:val="en-GB"/>
        </w:rPr>
        <w:t>, 1468–1483, doi:</w:t>
      </w:r>
      <w:hyperlink r:id="rId1196" w:history="1">
        <w:r w:rsidRPr="001E7A27">
          <w:rPr>
            <w:rStyle w:val="Hyperlink"/>
            <w:rFonts w:cs="Times New Roman"/>
            <w:sz w:val="20"/>
            <w:szCs w:val="20"/>
            <w:lang w:val="en-GB"/>
          </w:rPr>
          <w:t>10.1002/2015jg003213</w:t>
        </w:r>
      </w:hyperlink>
      <w:r w:rsidRPr="001E7A27">
        <w:rPr>
          <w:rFonts w:cs="Times New Roman"/>
          <w:sz w:val="20"/>
          <w:szCs w:val="20"/>
          <w:lang w:val="en-GB"/>
        </w:rPr>
        <w:t>.</w:t>
      </w:r>
    </w:p>
    <w:p w14:paraId="3B921887" w14:textId="5202718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Varney, R.M. et al., 2020: A spatial emergent constraint on the sensitivity of soil carbon turnover to global warming.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5544, doi:</w:t>
      </w:r>
      <w:hyperlink r:id="rId1197" w:history="1">
        <w:r w:rsidRPr="001E7A27">
          <w:rPr>
            <w:rStyle w:val="Hyperlink"/>
            <w:rFonts w:cs="Times New Roman"/>
            <w:sz w:val="20"/>
            <w:szCs w:val="20"/>
            <w:lang w:val="en-GB"/>
          </w:rPr>
          <w:t>10.1038/s41467-020-19208-8</w:t>
        </w:r>
      </w:hyperlink>
      <w:r w:rsidRPr="001E7A27">
        <w:rPr>
          <w:rFonts w:cs="Times New Roman"/>
          <w:sz w:val="20"/>
          <w:szCs w:val="20"/>
          <w:lang w:val="en-GB"/>
        </w:rPr>
        <w:t>.</w:t>
      </w:r>
    </w:p>
    <w:p w14:paraId="42CADF00" w14:textId="0959F53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Veldman, J.W. et al., 2015: Where tree planting and forest expansion are bad for biodiversity and ecosystem services. </w:t>
      </w:r>
      <w:r w:rsidRPr="001E7A27">
        <w:rPr>
          <w:rFonts w:cs="Times New Roman"/>
          <w:i/>
          <w:sz w:val="20"/>
          <w:szCs w:val="20"/>
          <w:lang w:val="en-GB"/>
        </w:rPr>
        <w:t>BioScience</w:t>
      </w:r>
      <w:r w:rsidRPr="001E7A27">
        <w:rPr>
          <w:rFonts w:cs="Times New Roman"/>
          <w:sz w:val="20"/>
          <w:szCs w:val="20"/>
          <w:lang w:val="en-GB"/>
        </w:rPr>
        <w:t xml:space="preserve">, </w:t>
      </w:r>
      <w:r w:rsidRPr="001E7A27">
        <w:rPr>
          <w:rFonts w:cs="Times New Roman"/>
          <w:b/>
          <w:sz w:val="20"/>
          <w:szCs w:val="20"/>
          <w:lang w:val="en-GB"/>
        </w:rPr>
        <w:t>65(10)</w:t>
      </w:r>
      <w:r w:rsidRPr="001E7A27">
        <w:rPr>
          <w:rFonts w:cs="Times New Roman"/>
          <w:sz w:val="20"/>
          <w:szCs w:val="20"/>
          <w:lang w:val="en-GB"/>
        </w:rPr>
        <w:t>, 1011–1018, doi:</w:t>
      </w:r>
      <w:hyperlink r:id="rId1198" w:history="1">
        <w:r w:rsidRPr="001E7A27">
          <w:rPr>
            <w:rStyle w:val="Hyperlink"/>
            <w:rFonts w:cs="Times New Roman"/>
            <w:sz w:val="20"/>
            <w:szCs w:val="20"/>
            <w:lang w:val="en-GB"/>
          </w:rPr>
          <w:t>10.1093/biosci/biv118</w:t>
        </w:r>
      </w:hyperlink>
      <w:r w:rsidRPr="001E7A27">
        <w:rPr>
          <w:rFonts w:cs="Times New Roman"/>
          <w:sz w:val="20"/>
          <w:szCs w:val="20"/>
          <w:lang w:val="en-GB"/>
        </w:rPr>
        <w:t>.</w:t>
      </w:r>
    </w:p>
    <w:p w14:paraId="5B2214BA" w14:textId="75B609A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Veraverbeke, S. et al., 2017: Lightning as a major driver of recent large fire years in North American boreal forests. </w:t>
      </w:r>
      <w:r w:rsidRPr="001E7A27">
        <w:rPr>
          <w:rFonts w:cs="Times New Roman"/>
          <w:i/>
          <w:sz w:val="20"/>
          <w:szCs w:val="20"/>
          <w:lang w:val="en-GB"/>
        </w:rPr>
        <w:t>Nature Climate Change</w:t>
      </w:r>
      <w:r w:rsidRPr="001E7A27">
        <w:rPr>
          <w:rFonts w:cs="Times New Roman"/>
          <w:sz w:val="20"/>
          <w:szCs w:val="20"/>
          <w:lang w:val="en-GB"/>
        </w:rPr>
        <w:t>, doi:</w:t>
      </w:r>
      <w:hyperlink r:id="rId1199" w:history="1">
        <w:r w:rsidRPr="001E7A27">
          <w:rPr>
            <w:rStyle w:val="Hyperlink"/>
            <w:rFonts w:cs="Times New Roman"/>
            <w:sz w:val="20"/>
            <w:szCs w:val="20"/>
            <w:lang w:val="en-GB"/>
          </w:rPr>
          <w:t>10.1038/nclimate3329</w:t>
        </w:r>
      </w:hyperlink>
      <w:r w:rsidRPr="001E7A27">
        <w:rPr>
          <w:rFonts w:cs="Times New Roman"/>
          <w:sz w:val="20"/>
          <w:szCs w:val="20"/>
          <w:lang w:val="en-GB"/>
        </w:rPr>
        <w:t>.</w:t>
      </w:r>
    </w:p>
    <w:p w14:paraId="639DC09B" w14:textId="56A928E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Verheijen, F.G.A. et al., 2019: The influence of biochar particle size and concentration on bulk density and maximum water holding capacity of sandy vs sandy loam soil in a column experiment. </w:t>
      </w:r>
      <w:r w:rsidRPr="001E7A27">
        <w:rPr>
          <w:rFonts w:cs="Times New Roman"/>
          <w:i/>
          <w:sz w:val="20"/>
          <w:szCs w:val="20"/>
          <w:lang w:val="en-GB"/>
        </w:rPr>
        <w:t>Geoderma</w:t>
      </w:r>
      <w:r w:rsidRPr="001E7A27">
        <w:rPr>
          <w:rFonts w:cs="Times New Roman"/>
          <w:sz w:val="20"/>
          <w:szCs w:val="20"/>
          <w:lang w:val="en-GB"/>
        </w:rPr>
        <w:t xml:space="preserve">, </w:t>
      </w:r>
      <w:r w:rsidRPr="001E7A27">
        <w:rPr>
          <w:rFonts w:cs="Times New Roman"/>
          <w:b/>
          <w:sz w:val="20"/>
          <w:szCs w:val="20"/>
          <w:lang w:val="en-GB"/>
        </w:rPr>
        <w:t>347</w:t>
      </w:r>
      <w:r w:rsidRPr="001E7A27">
        <w:rPr>
          <w:rFonts w:cs="Times New Roman"/>
          <w:sz w:val="20"/>
          <w:szCs w:val="20"/>
          <w:lang w:val="en-GB"/>
        </w:rPr>
        <w:t>, 194–202, doi:</w:t>
      </w:r>
      <w:hyperlink r:id="rId1200" w:history="1">
        <w:r w:rsidRPr="001E7A27">
          <w:rPr>
            <w:rStyle w:val="Hyperlink"/>
            <w:rFonts w:cs="Times New Roman"/>
            <w:sz w:val="20"/>
            <w:szCs w:val="20"/>
            <w:lang w:val="en-GB"/>
          </w:rPr>
          <w:t>10.1016/j.geoderma.2019.03.044</w:t>
        </w:r>
      </w:hyperlink>
      <w:r w:rsidRPr="001E7A27">
        <w:rPr>
          <w:rFonts w:cs="Times New Roman"/>
          <w:sz w:val="20"/>
          <w:szCs w:val="20"/>
          <w:lang w:val="en-GB"/>
        </w:rPr>
        <w:t>.</w:t>
      </w:r>
    </w:p>
    <w:p w14:paraId="3293B0E3" w14:textId="5349045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Vogel, M.M., J. Zscheischler, and S.I. Seneviratne, 2018: Varying soil moisture-atmosphere feedbacks explain divergent temperature extremes and precipitation projections in central Europe. </w:t>
      </w:r>
      <w:r w:rsidRPr="001E7A27">
        <w:rPr>
          <w:rFonts w:cs="Times New Roman"/>
          <w:i/>
          <w:sz w:val="20"/>
          <w:szCs w:val="20"/>
          <w:lang w:val="en-GB"/>
        </w:rPr>
        <w:t>Earth System Dynamics</w:t>
      </w:r>
      <w:r w:rsidRPr="001E7A27">
        <w:rPr>
          <w:rFonts w:cs="Times New Roman"/>
          <w:sz w:val="20"/>
          <w:szCs w:val="20"/>
          <w:lang w:val="en-GB"/>
        </w:rPr>
        <w:t xml:space="preserve">, </w:t>
      </w:r>
      <w:r w:rsidRPr="001E7A27">
        <w:rPr>
          <w:rFonts w:cs="Times New Roman"/>
          <w:b/>
          <w:sz w:val="20"/>
          <w:szCs w:val="20"/>
          <w:lang w:val="en-GB"/>
        </w:rPr>
        <w:t>9(3)</w:t>
      </w:r>
      <w:r w:rsidRPr="001E7A27">
        <w:rPr>
          <w:rFonts w:cs="Times New Roman"/>
          <w:sz w:val="20"/>
          <w:szCs w:val="20"/>
          <w:lang w:val="en-GB"/>
        </w:rPr>
        <w:t>, 1107–1125, doi:</w:t>
      </w:r>
      <w:hyperlink r:id="rId1201" w:history="1">
        <w:r w:rsidRPr="001E7A27">
          <w:rPr>
            <w:rStyle w:val="Hyperlink"/>
            <w:rFonts w:cs="Times New Roman"/>
            <w:sz w:val="20"/>
            <w:szCs w:val="20"/>
            <w:lang w:val="en-GB"/>
          </w:rPr>
          <w:t>10.5194/esd-9-1107-2018</w:t>
        </w:r>
      </w:hyperlink>
      <w:r w:rsidRPr="001E7A27">
        <w:rPr>
          <w:rFonts w:cs="Times New Roman"/>
          <w:sz w:val="20"/>
          <w:szCs w:val="20"/>
          <w:lang w:val="en-GB"/>
        </w:rPr>
        <w:t>.</w:t>
      </w:r>
    </w:p>
    <w:p w14:paraId="33381D3A" w14:textId="0077C3B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Voigt, C. et al., 2017: Increased nitrous oxide emissions from Arctic peatlands after permafrost thaw.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114(24)</w:t>
      </w:r>
      <w:r w:rsidRPr="001E7A27">
        <w:rPr>
          <w:rFonts w:cs="Times New Roman"/>
          <w:sz w:val="20"/>
          <w:szCs w:val="20"/>
          <w:lang w:val="en-GB"/>
        </w:rPr>
        <w:t>, 6238–6243, doi:</w:t>
      </w:r>
      <w:hyperlink r:id="rId1202" w:history="1">
        <w:r w:rsidRPr="001E7A27">
          <w:rPr>
            <w:rStyle w:val="Hyperlink"/>
            <w:rFonts w:cs="Times New Roman"/>
            <w:sz w:val="20"/>
            <w:szCs w:val="20"/>
            <w:lang w:val="en-GB"/>
          </w:rPr>
          <w:t>10.1073/pnas.1702902114</w:t>
        </w:r>
      </w:hyperlink>
      <w:r w:rsidRPr="001E7A27">
        <w:rPr>
          <w:rFonts w:cs="Times New Roman"/>
          <w:sz w:val="20"/>
          <w:szCs w:val="20"/>
          <w:lang w:val="en-GB"/>
        </w:rPr>
        <w:t>.</w:t>
      </w:r>
    </w:p>
    <w:p w14:paraId="0D9BE3EE" w14:textId="78AEE95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Voigt, C. et al., 2020: Nitrous oxide emissions from permafrost-affected soils. </w:t>
      </w:r>
      <w:r w:rsidRPr="001E7A27">
        <w:rPr>
          <w:rFonts w:cs="Times New Roman"/>
          <w:i/>
          <w:sz w:val="20"/>
          <w:szCs w:val="20"/>
          <w:lang w:val="en-GB"/>
        </w:rPr>
        <w:t>Nature Reviews Earth &amp; Environment</w:t>
      </w:r>
      <w:r w:rsidRPr="001E7A27">
        <w:rPr>
          <w:rFonts w:cs="Times New Roman"/>
          <w:sz w:val="20"/>
          <w:szCs w:val="20"/>
          <w:lang w:val="en-GB"/>
        </w:rPr>
        <w:t xml:space="preserve">, </w:t>
      </w:r>
      <w:r w:rsidRPr="001E7A27">
        <w:rPr>
          <w:rFonts w:cs="Times New Roman"/>
          <w:b/>
          <w:sz w:val="20"/>
          <w:szCs w:val="20"/>
          <w:lang w:val="en-GB"/>
        </w:rPr>
        <w:t>1(8)</w:t>
      </w:r>
      <w:r w:rsidRPr="001E7A27">
        <w:rPr>
          <w:rFonts w:cs="Times New Roman"/>
          <w:sz w:val="20"/>
          <w:szCs w:val="20"/>
          <w:lang w:val="en-GB"/>
        </w:rPr>
        <w:t>, 420–434, doi:</w:t>
      </w:r>
      <w:hyperlink r:id="rId1203" w:history="1">
        <w:r w:rsidRPr="001E7A27">
          <w:rPr>
            <w:rStyle w:val="Hyperlink"/>
            <w:rFonts w:cs="Times New Roman"/>
            <w:sz w:val="20"/>
            <w:szCs w:val="20"/>
            <w:lang w:val="en-GB"/>
          </w:rPr>
          <w:t>10.1038/s43017-020-0063-9</w:t>
        </w:r>
      </w:hyperlink>
      <w:r w:rsidRPr="001E7A27">
        <w:rPr>
          <w:rFonts w:cs="Times New Roman"/>
          <w:sz w:val="20"/>
          <w:szCs w:val="20"/>
          <w:lang w:val="en-GB"/>
        </w:rPr>
        <w:t>.</w:t>
      </w:r>
    </w:p>
    <w:p w14:paraId="693A1534" w14:textId="52F162E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Volodin, E.M., 2008: Methane cycle in the INM RAS climate model. </w:t>
      </w:r>
      <w:r w:rsidRPr="001E7A27">
        <w:rPr>
          <w:rFonts w:cs="Times New Roman"/>
          <w:i/>
          <w:sz w:val="20"/>
          <w:szCs w:val="20"/>
          <w:lang w:val="en-GB"/>
        </w:rPr>
        <w:t>Izvestiya, Atmospheric and Oceanic Physics</w:t>
      </w:r>
      <w:r w:rsidRPr="001E7A27">
        <w:rPr>
          <w:rFonts w:cs="Times New Roman"/>
          <w:sz w:val="20"/>
          <w:szCs w:val="20"/>
          <w:lang w:val="en-GB"/>
        </w:rPr>
        <w:t xml:space="preserve">, </w:t>
      </w:r>
      <w:r w:rsidRPr="001E7A27">
        <w:rPr>
          <w:rFonts w:cs="Times New Roman"/>
          <w:b/>
          <w:sz w:val="20"/>
          <w:szCs w:val="20"/>
          <w:lang w:val="en-GB"/>
        </w:rPr>
        <w:t>44(2)</w:t>
      </w:r>
      <w:r w:rsidRPr="001E7A27">
        <w:rPr>
          <w:rFonts w:cs="Times New Roman"/>
          <w:sz w:val="20"/>
          <w:szCs w:val="20"/>
          <w:lang w:val="en-GB"/>
        </w:rPr>
        <w:t>, 153–159, doi:</w:t>
      </w:r>
      <w:hyperlink r:id="rId1204" w:history="1">
        <w:r w:rsidRPr="001E7A27">
          <w:rPr>
            <w:rStyle w:val="Hyperlink"/>
            <w:rFonts w:cs="Times New Roman"/>
            <w:sz w:val="20"/>
            <w:szCs w:val="20"/>
            <w:lang w:val="en-GB"/>
          </w:rPr>
          <w:t>10.1134/s0001433808020023</w:t>
        </w:r>
      </w:hyperlink>
      <w:r w:rsidRPr="001E7A27">
        <w:rPr>
          <w:rFonts w:cs="Times New Roman"/>
          <w:sz w:val="20"/>
          <w:szCs w:val="20"/>
          <w:lang w:val="en-GB"/>
        </w:rPr>
        <w:t>.</w:t>
      </w:r>
    </w:p>
    <w:p w14:paraId="116D58F9" w14:textId="1F331B2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Vonk, J.E. et al., 2015: Reviews and syntheses: Effects of permafrost thaw on Arctic aquatic ecosystems.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12(23)</w:t>
      </w:r>
      <w:r w:rsidRPr="001E7A27">
        <w:rPr>
          <w:rFonts w:cs="Times New Roman"/>
          <w:sz w:val="20"/>
          <w:szCs w:val="20"/>
          <w:lang w:val="en-GB"/>
        </w:rPr>
        <w:t>, 7129–7167, doi:</w:t>
      </w:r>
      <w:hyperlink r:id="rId1205" w:history="1">
        <w:r w:rsidRPr="001E7A27">
          <w:rPr>
            <w:rStyle w:val="Hyperlink"/>
            <w:rFonts w:cs="Times New Roman"/>
            <w:sz w:val="20"/>
            <w:szCs w:val="20"/>
            <w:lang w:val="en-GB"/>
          </w:rPr>
          <w:t>10.5194/bg-12-7129-2015</w:t>
        </w:r>
      </w:hyperlink>
      <w:r w:rsidRPr="001E7A27">
        <w:rPr>
          <w:rFonts w:cs="Times New Roman"/>
          <w:sz w:val="20"/>
          <w:szCs w:val="20"/>
          <w:lang w:val="en-GB"/>
        </w:rPr>
        <w:t>.</w:t>
      </w:r>
    </w:p>
    <w:p w14:paraId="06A55434" w14:textId="3C44466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Voss, M. et al., 2013: The marine nitrogen cycle: recent discoveries, uncertainties and the potential relevance of climate change. </w:t>
      </w:r>
      <w:r w:rsidRPr="001E7A27">
        <w:rPr>
          <w:rFonts w:cs="Times New Roman"/>
          <w:i/>
          <w:sz w:val="20"/>
          <w:szCs w:val="20"/>
          <w:lang w:val="en-GB"/>
        </w:rPr>
        <w:t>Philosophical Transactions of the Royal Society B: Biological Sciences</w:t>
      </w:r>
      <w:r w:rsidRPr="001E7A27">
        <w:rPr>
          <w:rFonts w:cs="Times New Roman"/>
          <w:sz w:val="20"/>
          <w:szCs w:val="20"/>
          <w:lang w:val="en-GB"/>
        </w:rPr>
        <w:t xml:space="preserve">, </w:t>
      </w:r>
      <w:r w:rsidRPr="001E7A27">
        <w:rPr>
          <w:rFonts w:cs="Times New Roman"/>
          <w:b/>
          <w:sz w:val="20"/>
          <w:szCs w:val="20"/>
          <w:lang w:val="en-GB"/>
        </w:rPr>
        <w:t>368(1621)</w:t>
      </w:r>
      <w:r w:rsidRPr="001E7A27">
        <w:rPr>
          <w:rFonts w:cs="Times New Roman"/>
          <w:sz w:val="20"/>
          <w:szCs w:val="20"/>
          <w:lang w:val="en-GB"/>
        </w:rPr>
        <w:t>, 20130121, doi:</w:t>
      </w:r>
      <w:hyperlink r:id="rId1206" w:history="1">
        <w:r w:rsidRPr="001E7A27">
          <w:rPr>
            <w:rStyle w:val="Hyperlink"/>
            <w:rFonts w:cs="Times New Roman"/>
            <w:sz w:val="20"/>
            <w:szCs w:val="20"/>
            <w:lang w:val="en-GB"/>
          </w:rPr>
          <w:t>10.1098/rstb.2013.0121</w:t>
        </w:r>
      </w:hyperlink>
      <w:r w:rsidRPr="001E7A27">
        <w:rPr>
          <w:rFonts w:cs="Times New Roman"/>
          <w:sz w:val="20"/>
          <w:szCs w:val="20"/>
          <w:lang w:val="en-GB"/>
        </w:rPr>
        <w:t>.</w:t>
      </w:r>
    </w:p>
    <w:p w14:paraId="224DF407" w14:textId="0F3BA04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Wakita, M., A. Nagano, T. Fujiki, and S. Watanabe, 2017: Slow acidification of the winter mixed layer in the subarctic western North Pacific. </w:t>
      </w:r>
      <w:r w:rsidRPr="001E7A27">
        <w:rPr>
          <w:rFonts w:cs="Times New Roman"/>
          <w:i/>
          <w:sz w:val="20"/>
          <w:szCs w:val="20"/>
          <w:lang w:val="en-GB"/>
        </w:rPr>
        <w:t>Journal of Geophysical Research: Oceans</w:t>
      </w:r>
      <w:r w:rsidRPr="001E7A27">
        <w:rPr>
          <w:rFonts w:cs="Times New Roman"/>
          <w:sz w:val="20"/>
          <w:szCs w:val="20"/>
          <w:lang w:val="en-GB"/>
        </w:rPr>
        <w:t xml:space="preserve">, </w:t>
      </w:r>
      <w:r w:rsidRPr="001E7A27">
        <w:rPr>
          <w:rFonts w:cs="Times New Roman"/>
          <w:b/>
          <w:sz w:val="20"/>
          <w:szCs w:val="20"/>
          <w:lang w:val="en-GB"/>
        </w:rPr>
        <w:t>122(8)</w:t>
      </w:r>
      <w:r w:rsidRPr="001E7A27">
        <w:rPr>
          <w:rFonts w:cs="Times New Roman"/>
          <w:sz w:val="20"/>
          <w:szCs w:val="20"/>
          <w:lang w:val="en-GB"/>
        </w:rPr>
        <w:t>, 6923–6935, doi:</w:t>
      </w:r>
      <w:hyperlink r:id="rId1207" w:history="1">
        <w:r w:rsidRPr="001E7A27">
          <w:rPr>
            <w:rStyle w:val="Hyperlink"/>
            <w:rFonts w:cs="Times New Roman"/>
            <w:sz w:val="20"/>
            <w:szCs w:val="20"/>
            <w:lang w:val="en-GB"/>
          </w:rPr>
          <w:t>10.1002/2017jc013002</w:t>
        </w:r>
      </w:hyperlink>
      <w:r w:rsidRPr="001E7A27">
        <w:rPr>
          <w:rFonts w:cs="Times New Roman"/>
          <w:sz w:val="20"/>
          <w:szCs w:val="20"/>
          <w:lang w:val="en-GB"/>
        </w:rPr>
        <w:t>.</w:t>
      </w:r>
    </w:p>
    <w:p w14:paraId="7D81A2E7" w14:textId="2850901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Walker, A.P. et al., 2015: Predicting long-term carbon sequestration in response to CO2 enrichment: How and why do current ecosystem models differ?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29(4)</w:t>
      </w:r>
      <w:r w:rsidRPr="001E7A27">
        <w:rPr>
          <w:rFonts w:cs="Times New Roman"/>
          <w:sz w:val="20"/>
          <w:szCs w:val="20"/>
          <w:lang w:val="en-GB"/>
        </w:rPr>
        <w:t>, 476–495, doi:</w:t>
      </w:r>
      <w:hyperlink r:id="rId1208" w:history="1">
        <w:r w:rsidRPr="001E7A27">
          <w:rPr>
            <w:rStyle w:val="Hyperlink"/>
            <w:rFonts w:cs="Times New Roman"/>
            <w:sz w:val="20"/>
            <w:szCs w:val="20"/>
            <w:lang w:val="en-GB"/>
          </w:rPr>
          <w:t>10.1002/2014gb004995</w:t>
        </w:r>
      </w:hyperlink>
      <w:r w:rsidRPr="001E7A27">
        <w:rPr>
          <w:rFonts w:cs="Times New Roman"/>
          <w:sz w:val="20"/>
          <w:szCs w:val="20"/>
          <w:lang w:val="en-GB"/>
        </w:rPr>
        <w:t>.</w:t>
      </w:r>
    </w:p>
    <w:p w14:paraId="35B4D717" w14:textId="0E30074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Walker, A.P. et al., 2019: Decadal biomass increment in early secondary succession woody ecosystems is increased by CO2 enrichment.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454, doi:</w:t>
      </w:r>
      <w:hyperlink r:id="rId1209" w:history="1">
        <w:r w:rsidRPr="001E7A27">
          <w:rPr>
            <w:rStyle w:val="Hyperlink"/>
            <w:rFonts w:cs="Times New Roman"/>
            <w:sz w:val="20"/>
            <w:szCs w:val="20"/>
            <w:lang w:val="en-GB"/>
          </w:rPr>
          <w:t>10.1038/s41467-019-08348-1</w:t>
        </w:r>
      </w:hyperlink>
      <w:r w:rsidRPr="001E7A27">
        <w:rPr>
          <w:rFonts w:cs="Times New Roman"/>
          <w:sz w:val="20"/>
          <w:szCs w:val="20"/>
          <w:lang w:val="en-GB"/>
        </w:rPr>
        <w:t>.</w:t>
      </w:r>
    </w:p>
    <w:p w14:paraId="6392D520" w14:textId="01F9D25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Walker, A.P. et al., 2020: Integrating the evidence for a terrestrial carbon sink caused by increasing atmospheric CO2. </w:t>
      </w:r>
      <w:r w:rsidRPr="001E7A27">
        <w:rPr>
          <w:rFonts w:cs="Times New Roman"/>
          <w:i/>
          <w:sz w:val="20"/>
          <w:szCs w:val="20"/>
          <w:lang w:val="en-GB"/>
        </w:rPr>
        <w:t>New Phytologist</w:t>
      </w:r>
      <w:r w:rsidRPr="001E7A27">
        <w:rPr>
          <w:rFonts w:cs="Times New Roman"/>
          <w:sz w:val="20"/>
          <w:szCs w:val="20"/>
          <w:lang w:val="en-GB"/>
        </w:rPr>
        <w:t>, nph.16866, doi:</w:t>
      </w:r>
      <w:hyperlink r:id="rId1210" w:history="1">
        <w:r w:rsidRPr="001E7A27">
          <w:rPr>
            <w:rStyle w:val="Hyperlink"/>
            <w:rFonts w:cs="Times New Roman"/>
            <w:sz w:val="20"/>
            <w:szCs w:val="20"/>
            <w:lang w:val="en-GB"/>
          </w:rPr>
          <w:t>10.1111/nph.16866</w:t>
        </w:r>
      </w:hyperlink>
      <w:r w:rsidRPr="001E7A27">
        <w:rPr>
          <w:rFonts w:cs="Times New Roman"/>
          <w:sz w:val="20"/>
          <w:szCs w:val="20"/>
          <w:lang w:val="en-GB"/>
        </w:rPr>
        <w:t>.</w:t>
      </w:r>
    </w:p>
    <w:p w14:paraId="6807BE5B" w14:textId="3A9FD84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Walker, X.J. et al., 2019: Increasing wildfires threaten historic carbon sink of boreal forest soils.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572(7770)</w:t>
      </w:r>
      <w:r w:rsidRPr="001E7A27">
        <w:rPr>
          <w:rFonts w:cs="Times New Roman"/>
          <w:sz w:val="20"/>
          <w:szCs w:val="20"/>
          <w:lang w:val="en-GB"/>
        </w:rPr>
        <w:t>, 520–523, doi:</w:t>
      </w:r>
      <w:hyperlink r:id="rId1211" w:history="1">
        <w:r w:rsidRPr="001E7A27">
          <w:rPr>
            <w:rStyle w:val="Hyperlink"/>
            <w:rFonts w:cs="Times New Roman"/>
            <w:sz w:val="20"/>
            <w:szCs w:val="20"/>
            <w:lang w:val="en-GB"/>
          </w:rPr>
          <w:t>10.1038/s41586-019-1474-y</w:t>
        </w:r>
      </w:hyperlink>
      <w:r w:rsidRPr="001E7A27">
        <w:rPr>
          <w:rFonts w:cs="Times New Roman"/>
          <w:sz w:val="20"/>
          <w:szCs w:val="20"/>
          <w:lang w:val="en-GB"/>
        </w:rPr>
        <w:t>.</w:t>
      </w:r>
    </w:p>
    <w:p w14:paraId="2138F077" w14:textId="4F8E3D1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Wallace, R.B., H. Baumann, J.S. Grear, R.C. Aller, and C.J. Gobler, 2014: Coastal ocean acidification: The other eutrophication problem. </w:t>
      </w:r>
      <w:r w:rsidRPr="001E7A27">
        <w:rPr>
          <w:rFonts w:cs="Times New Roman"/>
          <w:i/>
          <w:sz w:val="20"/>
          <w:szCs w:val="20"/>
          <w:lang w:val="en-GB"/>
        </w:rPr>
        <w:t>Estuarine, Coastal and Shelf Science</w:t>
      </w:r>
      <w:r w:rsidRPr="001E7A27">
        <w:rPr>
          <w:rFonts w:cs="Times New Roman"/>
          <w:sz w:val="20"/>
          <w:szCs w:val="20"/>
          <w:lang w:val="en-GB"/>
        </w:rPr>
        <w:t xml:space="preserve">, </w:t>
      </w:r>
      <w:r w:rsidRPr="001E7A27">
        <w:rPr>
          <w:rFonts w:cs="Times New Roman"/>
          <w:b/>
          <w:sz w:val="20"/>
          <w:szCs w:val="20"/>
          <w:lang w:val="en-GB"/>
        </w:rPr>
        <w:t>148(0)</w:t>
      </w:r>
      <w:r w:rsidRPr="001E7A27">
        <w:rPr>
          <w:rFonts w:cs="Times New Roman"/>
          <w:sz w:val="20"/>
          <w:szCs w:val="20"/>
          <w:lang w:val="en-GB"/>
        </w:rPr>
        <w:t>, 1–13, doi:</w:t>
      </w:r>
      <w:hyperlink r:id="rId1212" w:history="1">
        <w:r w:rsidRPr="001E7A27">
          <w:rPr>
            <w:rStyle w:val="Hyperlink"/>
            <w:rFonts w:cs="Times New Roman"/>
            <w:sz w:val="20"/>
            <w:szCs w:val="20"/>
            <w:lang w:val="en-GB"/>
          </w:rPr>
          <w:t>10.1016/j.ecss.2014.05.027</w:t>
        </w:r>
      </w:hyperlink>
      <w:r w:rsidRPr="001E7A27">
        <w:rPr>
          <w:rFonts w:cs="Times New Roman"/>
          <w:sz w:val="20"/>
          <w:szCs w:val="20"/>
          <w:lang w:val="en-GB"/>
        </w:rPr>
        <w:t>.</w:t>
      </w:r>
    </w:p>
    <w:p w14:paraId="1ECB8F4D" w14:textId="4980A27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Walter Anthony, K. et al., 2016: Methane emissions proportional to permafrost carbon thawed in Arctic lakes since the 1950s.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9(9)</w:t>
      </w:r>
      <w:r w:rsidRPr="001E7A27">
        <w:rPr>
          <w:rFonts w:cs="Times New Roman"/>
          <w:sz w:val="20"/>
          <w:szCs w:val="20"/>
          <w:lang w:val="en-GB"/>
        </w:rPr>
        <w:t>, 679–682, doi:</w:t>
      </w:r>
      <w:hyperlink r:id="rId1213" w:history="1">
        <w:r w:rsidRPr="001E7A27">
          <w:rPr>
            <w:rStyle w:val="Hyperlink"/>
            <w:rFonts w:cs="Times New Roman"/>
            <w:sz w:val="20"/>
            <w:szCs w:val="20"/>
            <w:lang w:val="en-GB"/>
          </w:rPr>
          <w:t>10.1038/ngeo2795</w:t>
        </w:r>
      </w:hyperlink>
      <w:r w:rsidRPr="001E7A27">
        <w:rPr>
          <w:rFonts w:cs="Times New Roman"/>
          <w:sz w:val="20"/>
          <w:szCs w:val="20"/>
          <w:lang w:val="en-GB"/>
        </w:rPr>
        <w:t>.</w:t>
      </w:r>
    </w:p>
    <w:p w14:paraId="66E478EE" w14:textId="419C612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Walter Anthony, K.M., P. Anthony, G. Grosse, and J. Chanton, 2012: Geologic methane seeps along boundaries of Arctic permafrost thaw and melting glaciers.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5(6)</w:t>
      </w:r>
      <w:r w:rsidRPr="001E7A27">
        <w:rPr>
          <w:rFonts w:cs="Times New Roman"/>
          <w:sz w:val="20"/>
          <w:szCs w:val="20"/>
          <w:lang w:val="en-GB"/>
        </w:rPr>
        <w:t>, 419–426, doi:</w:t>
      </w:r>
      <w:hyperlink r:id="rId1214" w:history="1">
        <w:r w:rsidRPr="001E7A27">
          <w:rPr>
            <w:rStyle w:val="Hyperlink"/>
            <w:rFonts w:cs="Times New Roman"/>
            <w:sz w:val="20"/>
            <w:szCs w:val="20"/>
            <w:lang w:val="en-GB"/>
          </w:rPr>
          <w:t>10.1038/ngeo1480</w:t>
        </w:r>
      </w:hyperlink>
      <w:r w:rsidRPr="001E7A27">
        <w:rPr>
          <w:rFonts w:cs="Times New Roman"/>
          <w:sz w:val="20"/>
          <w:szCs w:val="20"/>
          <w:lang w:val="en-GB"/>
        </w:rPr>
        <w:t>.</w:t>
      </w:r>
    </w:p>
    <w:p w14:paraId="2746D3C8" w14:textId="3778328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Walter Anthony, K.M. et al., 2014: A shift of thermokarst lakes from carbon sources to sinks during the Holocene epoch.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511(7510)</w:t>
      </w:r>
      <w:r w:rsidRPr="001E7A27">
        <w:rPr>
          <w:rFonts w:cs="Times New Roman"/>
          <w:sz w:val="20"/>
          <w:szCs w:val="20"/>
          <w:lang w:val="en-GB"/>
        </w:rPr>
        <w:t>, 452–456, doi:</w:t>
      </w:r>
      <w:hyperlink r:id="rId1215" w:history="1">
        <w:r w:rsidRPr="001E7A27">
          <w:rPr>
            <w:rStyle w:val="Hyperlink"/>
            <w:rFonts w:cs="Times New Roman"/>
            <w:sz w:val="20"/>
            <w:szCs w:val="20"/>
            <w:lang w:val="en-GB"/>
          </w:rPr>
          <w:t>10.1038/nature13560</w:t>
        </w:r>
      </w:hyperlink>
      <w:r w:rsidRPr="001E7A27">
        <w:rPr>
          <w:rFonts w:cs="Times New Roman"/>
          <w:sz w:val="20"/>
          <w:szCs w:val="20"/>
          <w:lang w:val="en-GB"/>
        </w:rPr>
        <w:t>.</w:t>
      </w:r>
    </w:p>
    <w:p w14:paraId="1937A2C4" w14:textId="18C26B8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Wang, Q. et al., 2020: Data-driven estimates of global nitrous oxide emissions from croplands. </w:t>
      </w:r>
      <w:r w:rsidRPr="001E7A27">
        <w:rPr>
          <w:rFonts w:cs="Times New Roman"/>
          <w:i/>
          <w:sz w:val="20"/>
          <w:szCs w:val="20"/>
          <w:lang w:val="en-GB"/>
        </w:rPr>
        <w:t>National Science Review</w:t>
      </w:r>
      <w:r w:rsidRPr="001E7A27">
        <w:rPr>
          <w:rFonts w:cs="Times New Roman"/>
          <w:sz w:val="20"/>
          <w:szCs w:val="20"/>
          <w:lang w:val="en-GB"/>
        </w:rPr>
        <w:t xml:space="preserve">, </w:t>
      </w:r>
      <w:r w:rsidRPr="001E7A27">
        <w:rPr>
          <w:rFonts w:cs="Times New Roman"/>
          <w:b/>
          <w:sz w:val="20"/>
          <w:szCs w:val="20"/>
          <w:lang w:val="en-GB"/>
        </w:rPr>
        <w:t>7(2)</w:t>
      </w:r>
      <w:r w:rsidRPr="001E7A27">
        <w:rPr>
          <w:rFonts w:cs="Times New Roman"/>
          <w:sz w:val="20"/>
          <w:szCs w:val="20"/>
          <w:lang w:val="en-GB"/>
        </w:rPr>
        <w:t>, 441–452, doi:</w:t>
      </w:r>
      <w:hyperlink r:id="rId1216" w:history="1">
        <w:r w:rsidRPr="001E7A27">
          <w:rPr>
            <w:rStyle w:val="Hyperlink"/>
            <w:rFonts w:cs="Times New Roman"/>
            <w:sz w:val="20"/>
            <w:szCs w:val="20"/>
            <w:lang w:val="en-GB"/>
          </w:rPr>
          <w:t>10.1093/nsr/nwz087</w:t>
        </w:r>
      </w:hyperlink>
      <w:r w:rsidRPr="001E7A27">
        <w:rPr>
          <w:rFonts w:cs="Times New Roman"/>
          <w:sz w:val="20"/>
          <w:szCs w:val="20"/>
          <w:lang w:val="en-GB"/>
        </w:rPr>
        <w:t>.</w:t>
      </w:r>
    </w:p>
    <w:p w14:paraId="75A4EFA3" w14:textId="3F13C1D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Wang, S. et al., 2019: A 2-year study on the effect of biochar on methane and nitrous oxide emissions in an intensive rice–wheat cropping system. </w:t>
      </w:r>
      <w:r w:rsidRPr="001E7A27">
        <w:rPr>
          <w:rFonts w:cs="Times New Roman"/>
          <w:i/>
          <w:sz w:val="20"/>
          <w:szCs w:val="20"/>
          <w:lang w:val="en-GB"/>
        </w:rPr>
        <w:t>Biochar</w:t>
      </w:r>
      <w:r w:rsidRPr="001E7A27">
        <w:rPr>
          <w:rFonts w:cs="Times New Roman"/>
          <w:sz w:val="20"/>
          <w:szCs w:val="20"/>
          <w:lang w:val="en-GB"/>
        </w:rPr>
        <w:t xml:space="preserve">, </w:t>
      </w:r>
      <w:r w:rsidRPr="001E7A27">
        <w:rPr>
          <w:rFonts w:cs="Times New Roman"/>
          <w:b/>
          <w:sz w:val="20"/>
          <w:szCs w:val="20"/>
          <w:lang w:val="en-GB"/>
        </w:rPr>
        <w:t>1(2)</w:t>
      </w:r>
      <w:r w:rsidRPr="001E7A27">
        <w:rPr>
          <w:rFonts w:cs="Times New Roman"/>
          <w:sz w:val="20"/>
          <w:szCs w:val="20"/>
          <w:lang w:val="en-GB"/>
        </w:rPr>
        <w:t>, 177–186, doi:</w:t>
      </w:r>
      <w:hyperlink r:id="rId1217" w:history="1">
        <w:r w:rsidRPr="001E7A27">
          <w:rPr>
            <w:rStyle w:val="Hyperlink"/>
            <w:rFonts w:cs="Times New Roman"/>
            <w:sz w:val="20"/>
            <w:szCs w:val="20"/>
            <w:lang w:val="en-GB"/>
          </w:rPr>
          <w:t>10.1007/s42773-019-00011-8</w:t>
        </w:r>
      </w:hyperlink>
      <w:r w:rsidRPr="001E7A27">
        <w:rPr>
          <w:rFonts w:cs="Times New Roman"/>
          <w:sz w:val="20"/>
          <w:szCs w:val="20"/>
          <w:lang w:val="en-GB"/>
        </w:rPr>
        <w:t>.</w:t>
      </w:r>
    </w:p>
    <w:p w14:paraId="73FFE750" w14:textId="2556AD8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Wang, W. et al., 2014: Stratospheric ozone depletion from future nitrous oxide increases.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14(23)</w:t>
      </w:r>
      <w:r w:rsidRPr="001E7A27">
        <w:rPr>
          <w:rFonts w:cs="Times New Roman"/>
          <w:sz w:val="20"/>
          <w:szCs w:val="20"/>
          <w:lang w:val="en-GB"/>
        </w:rPr>
        <w:t>, 12967–12982, doi:</w:t>
      </w:r>
      <w:hyperlink r:id="rId1218" w:history="1">
        <w:r w:rsidRPr="001E7A27">
          <w:rPr>
            <w:rStyle w:val="Hyperlink"/>
            <w:rFonts w:cs="Times New Roman"/>
            <w:sz w:val="20"/>
            <w:szCs w:val="20"/>
            <w:lang w:val="en-GB"/>
          </w:rPr>
          <w:t>10.5194/acp-14-12967-2014</w:t>
        </w:r>
      </w:hyperlink>
      <w:r w:rsidRPr="001E7A27">
        <w:rPr>
          <w:rFonts w:cs="Times New Roman"/>
          <w:sz w:val="20"/>
          <w:szCs w:val="20"/>
          <w:lang w:val="en-GB"/>
        </w:rPr>
        <w:t>.</w:t>
      </w:r>
    </w:p>
    <w:p w14:paraId="094C95A6" w14:textId="2846AAD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Wang, X. et al., 2014: A two-fold increase of carbon cycle sensitivity to tropical temperature variations.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506(7487)</w:t>
      </w:r>
      <w:r w:rsidRPr="001E7A27">
        <w:rPr>
          <w:rFonts w:cs="Times New Roman"/>
          <w:sz w:val="20"/>
          <w:szCs w:val="20"/>
          <w:lang w:val="en-GB"/>
        </w:rPr>
        <w:t>, 212–215, doi:</w:t>
      </w:r>
      <w:hyperlink r:id="rId1219" w:history="1">
        <w:r w:rsidRPr="001E7A27">
          <w:rPr>
            <w:rStyle w:val="Hyperlink"/>
            <w:rFonts w:cs="Times New Roman"/>
            <w:sz w:val="20"/>
            <w:szCs w:val="20"/>
            <w:lang w:val="en-GB"/>
          </w:rPr>
          <w:t>10.1038/nature12915</w:t>
        </w:r>
      </w:hyperlink>
      <w:r w:rsidRPr="001E7A27">
        <w:rPr>
          <w:rFonts w:cs="Times New Roman"/>
          <w:sz w:val="20"/>
          <w:szCs w:val="20"/>
          <w:lang w:val="en-GB"/>
        </w:rPr>
        <w:t>.</w:t>
      </w:r>
    </w:p>
    <w:p w14:paraId="3A143F83" w14:textId="195E18D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Wang, X. et al., 2019: The role of chlorine in global tropospheric chemistry.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19(6)</w:t>
      </w:r>
      <w:r w:rsidRPr="001E7A27">
        <w:rPr>
          <w:rFonts w:cs="Times New Roman"/>
          <w:sz w:val="20"/>
          <w:szCs w:val="20"/>
          <w:lang w:val="en-GB"/>
        </w:rPr>
        <w:t>, 3981–4003, doi:</w:t>
      </w:r>
      <w:hyperlink r:id="rId1220" w:history="1">
        <w:r w:rsidRPr="001E7A27">
          <w:rPr>
            <w:rStyle w:val="Hyperlink"/>
            <w:rFonts w:cs="Times New Roman"/>
            <w:sz w:val="20"/>
            <w:szCs w:val="20"/>
            <w:lang w:val="en-GB"/>
          </w:rPr>
          <w:t>10.5194/acp-19-3981-2019</w:t>
        </w:r>
      </w:hyperlink>
      <w:r w:rsidRPr="001E7A27">
        <w:rPr>
          <w:rFonts w:cs="Times New Roman"/>
          <w:sz w:val="20"/>
          <w:szCs w:val="20"/>
          <w:lang w:val="en-GB"/>
        </w:rPr>
        <w:t>.</w:t>
      </w:r>
    </w:p>
    <w:p w14:paraId="49ECA7CF" w14:textId="194FDFB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Wang, Y., I. Hendy, and T.J. Napier, 2017: Climate and anthropogenic controls of coastal deoxygenation on interannual to centennial timescales.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44(22)</w:t>
      </w:r>
      <w:r w:rsidRPr="001E7A27">
        <w:rPr>
          <w:rFonts w:cs="Times New Roman"/>
          <w:sz w:val="20"/>
          <w:szCs w:val="20"/>
          <w:lang w:val="en-GB"/>
        </w:rPr>
        <w:t>, 11,528–11,536, doi:</w:t>
      </w:r>
      <w:hyperlink r:id="rId1221" w:history="1">
        <w:r w:rsidRPr="001E7A27">
          <w:rPr>
            <w:rStyle w:val="Hyperlink"/>
            <w:rFonts w:cs="Times New Roman"/>
            <w:sz w:val="20"/>
            <w:szCs w:val="20"/>
            <w:lang w:val="en-GB"/>
          </w:rPr>
          <w:t>10.1002/2017gl075443</w:t>
        </w:r>
      </w:hyperlink>
      <w:r w:rsidRPr="001E7A27">
        <w:rPr>
          <w:rFonts w:cs="Times New Roman"/>
          <w:sz w:val="20"/>
          <w:szCs w:val="20"/>
          <w:lang w:val="en-GB"/>
        </w:rPr>
        <w:t>.</w:t>
      </w:r>
    </w:p>
    <w:p w14:paraId="28469945" w14:textId="6CFCBC8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Wang, Y. et al., 2018: GOLUM-CNP v1.0: a data-driven modeling of carbon, nitrogen and phosphorus cycles in major terrestrial biomes. </w:t>
      </w:r>
      <w:r w:rsidRPr="001E7A27">
        <w:rPr>
          <w:rFonts w:cs="Times New Roman"/>
          <w:i/>
          <w:sz w:val="20"/>
          <w:szCs w:val="20"/>
          <w:lang w:val="en-GB"/>
        </w:rPr>
        <w:t>Geoscientific Model Development</w:t>
      </w:r>
      <w:r w:rsidRPr="001E7A27">
        <w:rPr>
          <w:rFonts w:cs="Times New Roman"/>
          <w:sz w:val="20"/>
          <w:szCs w:val="20"/>
          <w:lang w:val="en-GB"/>
        </w:rPr>
        <w:t xml:space="preserve">, </w:t>
      </w:r>
      <w:r w:rsidRPr="001E7A27">
        <w:rPr>
          <w:rFonts w:cs="Times New Roman"/>
          <w:b/>
          <w:sz w:val="20"/>
          <w:szCs w:val="20"/>
          <w:lang w:val="en-GB"/>
        </w:rPr>
        <w:t>11(9)</w:t>
      </w:r>
      <w:r w:rsidRPr="001E7A27">
        <w:rPr>
          <w:rFonts w:cs="Times New Roman"/>
          <w:sz w:val="20"/>
          <w:szCs w:val="20"/>
          <w:lang w:val="en-GB"/>
        </w:rPr>
        <w:t>, 3903–3928, doi:</w:t>
      </w:r>
      <w:hyperlink r:id="rId1222" w:history="1">
        <w:r w:rsidRPr="001E7A27">
          <w:rPr>
            <w:rStyle w:val="Hyperlink"/>
            <w:rFonts w:cs="Times New Roman"/>
            <w:sz w:val="20"/>
            <w:szCs w:val="20"/>
            <w:lang w:val="en-GB"/>
          </w:rPr>
          <w:t>10.5194/gmd-11-3903-2018</w:t>
        </w:r>
      </w:hyperlink>
      <w:r w:rsidRPr="001E7A27">
        <w:rPr>
          <w:rFonts w:cs="Times New Roman"/>
          <w:sz w:val="20"/>
          <w:szCs w:val="20"/>
          <w:lang w:val="en-GB"/>
        </w:rPr>
        <w:t>.</w:t>
      </w:r>
    </w:p>
    <w:p w14:paraId="36D86101" w14:textId="5C7718E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Wanninkhof, R., 2014: Relationship between wind speed and gas exchange over the ocean revisited. </w:t>
      </w:r>
      <w:r w:rsidRPr="001E7A27">
        <w:rPr>
          <w:rFonts w:cs="Times New Roman"/>
          <w:i/>
          <w:sz w:val="20"/>
          <w:szCs w:val="20"/>
          <w:lang w:val="en-GB"/>
        </w:rPr>
        <w:t>Limnology and Oceanography: Methods</w:t>
      </w:r>
      <w:r w:rsidRPr="001E7A27">
        <w:rPr>
          <w:rFonts w:cs="Times New Roman"/>
          <w:sz w:val="20"/>
          <w:szCs w:val="20"/>
          <w:lang w:val="en-GB"/>
        </w:rPr>
        <w:t xml:space="preserve">, </w:t>
      </w:r>
      <w:r w:rsidRPr="001E7A27">
        <w:rPr>
          <w:rFonts w:cs="Times New Roman"/>
          <w:b/>
          <w:sz w:val="20"/>
          <w:szCs w:val="20"/>
          <w:lang w:val="en-GB"/>
        </w:rPr>
        <w:t>12(6)</w:t>
      </w:r>
      <w:r w:rsidRPr="001E7A27">
        <w:rPr>
          <w:rFonts w:cs="Times New Roman"/>
          <w:sz w:val="20"/>
          <w:szCs w:val="20"/>
          <w:lang w:val="en-GB"/>
        </w:rPr>
        <w:t>, 351–362, doi:</w:t>
      </w:r>
      <w:hyperlink r:id="rId1223" w:history="1">
        <w:r w:rsidRPr="001E7A27">
          <w:rPr>
            <w:rStyle w:val="Hyperlink"/>
            <w:rFonts w:cs="Times New Roman"/>
            <w:sz w:val="20"/>
            <w:szCs w:val="20"/>
            <w:lang w:val="en-GB"/>
          </w:rPr>
          <w:t>10.4319/lom.2014.12.351</w:t>
        </w:r>
      </w:hyperlink>
      <w:r w:rsidRPr="001E7A27">
        <w:rPr>
          <w:rFonts w:cs="Times New Roman"/>
          <w:sz w:val="20"/>
          <w:szCs w:val="20"/>
          <w:lang w:val="en-GB"/>
        </w:rPr>
        <w:t>.</w:t>
      </w:r>
    </w:p>
    <w:p w14:paraId="600228E8" w14:textId="44C41CC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Wanninkhof, R., W.E. Asher, D.T. Ho, C. Sweeney, and W.R. McGillis, 2009: Advances in Quantifying Air-Sea Gas Exchange and Environmental Forcing. </w:t>
      </w:r>
      <w:r w:rsidRPr="001E7A27">
        <w:rPr>
          <w:rFonts w:cs="Times New Roman"/>
          <w:i/>
          <w:sz w:val="20"/>
          <w:szCs w:val="20"/>
          <w:lang w:val="en-GB"/>
        </w:rPr>
        <w:t>Annual Review of Marine Science</w:t>
      </w:r>
      <w:r w:rsidRPr="001E7A27">
        <w:rPr>
          <w:rFonts w:cs="Times New Roman"/>
          <w:sz w:val="20"/>
          <w:szCs w:val="20"/>
          <w:lang w:val="en-GB"/>
        </w:rPr>
        <w:t xml:space="preserve">, </w:t>
      </w:r>
      <w:r w:rsidRPr="001E7A27">
        <w:rPr>
          <w:rFonts w:cs="Times New Roman"/>
          <w:b/>
          <w:sz w:val="20"/>
          <w:szCs w:val="20"/>
          <w:lang w:val="en-GB"/>
        </w:rPr>
        <w:t>1(1)</w:t>
      </w:r>
      <w:r w:rsidRPr="001E7A27">
        <w:rPr>
          <w:rFonts w:cs="Times New Roman"/>
          <w:sz w:val="20"/>
          <w:szCs w:val="20"/>
          <w:lang w:val="en-GB"/>
        </w:rPr>
        <w:t>, 213–244, doi:</w:t>
      </w:r>
      <w:hyperlink r:id="rId1224" w:history="1">
        <w:r w:rsidRPr="001E7A27">
          <w:rPr>
            <w:rStyle w:val="Hyperlink"/>
            <w:rFonts w:cs="Times New Roman"/>
            <w:sz w:val="20"/>
            <w:szCs w:val="20"/>
            <w:lang w:val="en-GB"/>
          </w:rPr>
          <w:t>10.1146/annurev.marine.010908.163742</w:t>
        </w:r>
      </w:hyperlink>
      <w:r w:rsidRPr="001E7A27">
        <w:rPr>
          <w:rFonts w:cs="Times New Roman"/>
          <w:sz w:val="20"/>
          <w:szCs w:val="20"/>
          <w:lang w:val="en-GB"/>
        </w:rPr>
        <w:t>.</w:t>
      </w:r>
    </w:p>
    <w:p w14:paraId="32904832" w14:textId="09F4F54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lastRenderedPageBreak/>
        <w:t xml:space="preserve">Wårlind, D., B. Smith, T. Hickler, and A. Arneth, 2014: Nitrogen feedbacks increase future terrestrial ecosystem carbon uptake in an individual-based dynamic vegetation model.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11(21)</w:t>
      </w:r>
      <w:r w:rsidRPr="001E7A27">
        <w:rPr>
          <w:rFonts w:cs="Times New Roman"/>
          <w:sz w:val="20"/>
          <w:szCs w:val="20"/>
          <w:lang w:val="en-GB"/>
        </w:rPr>
        <w:t>, 6131–6146, doi:</w:t>
      </w:r>
      <w:hyperlink r:id="rId1225" w:history="1">
        <w:r w:rsidRPr="001E7A27">
          <w:rPr>
            <w:rStyle w:val="Hyperlink"/>
            <w:rFonts w:cs="Times New Roman"/>
            <w:sz w:val="20"/>
            <w:szCs w:val="20"/>
            <w:lang w:val="en-GB"/>
          </w:rPr>
          <w:t>10.5194/bg-11-6131-2014</w:t>
        </w:r>
      </w:hyperlink>
      <w:r w:rsidRPr="001E7A27">
        <w:rPr>
          <w:rFonts w:cs="Times New Roman"/>
          <w:sz w:val="20"/>
          <w:szCs w:val="20"/>
          <w:lang w:val="en-GB"/>
        </w:rPr>
        <w:t>.</w:t>
      </w:r>
    </w:p>
    <w:p w14:paraId="1571E5C8" w14:textId="64DA608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Warren, M., S. Frolking, Z. Dai, and S. Kurnianto, 2017: Impacts of land use, restoration, and climate change on tropical peat carbon stocks in the twenty-first century: implications for climate mitigation. </w:t>
      </w:r>
      <w:r w:rsidRPr="001E7A27">
        <w:rPr>
          <w:rFonts w:cs="Times New Roman"/>
          <w:i/>
          <w:sz w:val="20"/>
          <w:szCs w:val="20"/>
          <w:lang w:val="en-GB"/>
        </w:rPr>
        <w:t>Mitigation and Adaptation Strategies for Global Change</w:t>
      </w:r>
      <w:r w:rsidRPr="001E7A27">
        <w:rPr>
          <w:rFonts w:cs="Times New Roman"/>
          <w:sz w:val="20"/>
          <w:szCs w:val="20"/>
          <w:lang w:val="en-GB"/>
        </w:rPr>
        <w:t xml:space="preserve">, </w:t>
      </w:r>
      <w:r w:rsidRPr="001E7A27">
        <w:rPr>
          <w:rFonts w:cs="Times New Roman"/>
          <w:b/>
          <w:sz w:val="20"/>
          <w:szCs w:val="20"/>
          <w:lang w:val="en-GB"/>
        </w:rPr>
        <w:t>22(7)</w:t>
      </w:r>
      <w:r w:rsidRPr="001E7A27">
        <w:rPr>
          <w:rFonts w:cs="Times New Roman"/>
          <w:sz w:val="20"/>
          <w:szCs w:val="20"/>
          <w:lang w:val="en-GB"/>
        </w:rPr>
        <w:t>, 1041–1061, doi:</w:t>
      </w:r>
      <w:hyperlink r:id="rId1226" w:history="1">
        <w:r w:rsidRPr="001E7A27">
          <w:rPr>
            <w:rStyle w:val="Hyperlink"/>
            <w:rFonts w:cs="Times New Roman"/>
            <w:sz w:val="20"/>
            <w:szCs w:val="20"/>
            <w:lang w:val="en-GB"/>
          </w:rPr>
          <w:t>10.1007/s11027-016-9712-1</w:t>
        </w:r>
      </w:hyperlink>
      <w:r w:rsidRPr="001E7A27">
        <w:rPr>
          <w:rFonts w:cs="Times New Roman"/>
          <w:sz w:val="20"/>
          <w:szCs w:val="20"/>
          <w:lang w:val="en-GB"/>
        </w:rPr>
        <w:t>.</w:t>
      </w:r>
    </w:p>
    <w:p w14:paraId="28B58577" w14:textId="11B6535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Warwick, N.J. et al., 2016: Using δ13C-CH4 and δD-CH4 to constrain Arctic methane emissions.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16(23)</w:t>
      </w:r>
      <w:r w:rsidRPr="001E7A27">
        <w:rPr>
          <w:rFonts w:cs="Times New Roman"/>
          <w:sz w:val="20"/>
          <w:szCs w:val="20"/>
          <w:lang w:val="en-GB"/>
        </w:rPr>
        <w:t>, 14891–14908, doi:</w:t>
      </w:r>
      <w:hyperlink r:id="rId1227" w:history="1">
        <w:r w:rsidRPr="001E7A27">
          <w:rPr>
            <w:rStyle w:val="Hyperlink"/>
            <w:rFonts w:cs="Times New Roman"/>
            <w:sz w:val="20"/>
            <w:szCs w:val="20"/>
            <w:lang w:val="en-GB"/>
          </w:rPr>
          <w:t>10.5194/acp-16-14891-2016</w:t>
        </w:r>
      </w:hyperlink>
      <w:r w:rsidRPr="001E7A27">
        <w:rPr>
          <w:rFonts w:cs="Times New Roman"/>
          <w:sz w:val="20"/>
          <w:szCs w:val="20"/>
          <w:lang w:val="en-GB"/>
        </w:rPr>
        <w:t>.</w:t>
      </w:r>
    </w:p>
    <w:p w14:paraId="1AA79808" w14:textId="66FABF7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Watanabe, M. and M. Kawamiya, 2017: Remote effects of mixed layer development on ocean acidification in the subsurface layers of the North Pacific. </w:t>
      </w:r>
      <w:r w:rsidRPr="001E7A27">
        <w:rPr>
          <w:rFonts w:cs="Times New Roman"/>
          <w:i/>
          <w:sz w:val="20"/>
          <w:szCs w:val="20"/>
          <w:lang w:val="en-GB"/>
        </w:rPr>
        <w:t>Journal of Oceanography</w:t>
      </w:r>
      <w:r w:rsidRPr="001E7A27">
        <w:rPr>
          <w:rFonts w:cs="Times New Roman"/>
          <w:sz w:val="20"/>
          <w:szCs w:val="20"/>
          <w:lang w:val="en-GB"/>
        </w:rPr>
        <w:t xml:space="preserve">, </w:t>
      </w:r>
      <w:r w:rsidRPr="001E7A27">
        <w:rPr>
          <w:rFonts w:cs="Times New Roman"/>
          <w:b/>
          <w:sz w:val="20"/>
          <w:szCs w:val="20"/>
          <w:lang w:val="en-GB"/>
        </w:rPr>
        <w:t>73(6)</w:t>
      </w:r>
      <w:r w:rsidRPr="001E7A27">
        <w:rPr>
          <w:rFonts w:cs="Times New Roman"/>
          <w:sz w:val="20"/>
          <w:szCs w:val="20"/>
          <w:lang w:val="en-GB"/>
        </w:rPr>
        <w:t>, 771–784, doi:</w:t>
      </w:r>
      <w:hyperlink r:id="rId1228" w:history="1">
        <w:r w:rsidRPr="001E7A27">
          <w:rPr>
            <w:rStyle w:val="Hyperlink"/>
            <w:rFonts w:cs="Times New Roman"/>
            <w:sz w:val="20"/>
            <w:szCs w:val="20"/>
            <w:lang w:val="en-GB"/>
          </w:rPr>
          <w:t>10.1007/s10872-017-0431-3</w:t>
        </w:r>
      </w:hyperlink>
      <w:r w:rsidRPr="001E7A27">
        <w:rPr>
          <w:rFonts w:cs="Times New Roman"/>
          <w:sz w:val="20"/>
          <w:szCs w:val="20"/>
          <w:lang w:val="en-GB"/>
        </w:rPr>
        <w:t>.</w:t>
      </w:r>
    </w:p>
    <w:p w14:paraId="3C8F9DA2" w14:textId="3C5E67A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Watson, A.J. et al., 2020: Revised estimates of ocean-atmosphere CO2 flux are consistent with ocean carbon inventory. </w:t>
      </w:r>
      <w:r w:rsidRPr="001E7A27">
        <w:rPr>
          <w:rFonts w:cs="Times New Roman"/>
          <w:i/>
          <w:sz w:val="20"/>
          <w:szCs w:val="20"/>
          <w:lang w:val="en-GB"/>
        </w:rPr>
        <w:t>Nature Communications</w:t>
      </w:r>
      <w:r w:rsidRPr="001E7A27">
        <w:rPr>
          <w:rFonts w:cs="Times New Roman"/>
          <w:sz w:val="20"/>
          <w:szCs w:val="20"/>
          <w:lang w:val="en-GB"/>
        </w:rPr>
        <w:t>, doi:</w:t>
      </w:r>
      <w:hyperlink r:id="rId1229" w:history="1">
        <w:r w:rsidRPr="001E7A27">
          <w:rPr>
            <w:rStyle w:val="Hyperlink"/>
            <w:rFonts w:cs="Times New Roman"/>
            <w:sz w:val="20"/>
            <w:szCs w:val="20"/>
            <w:lang w:val="en-GB"/>
          </w:rPr>
          <w:t>10.1038/s41467-020-18203-3</w:t>
        </w:r>
      </w:hyperlink>
      <w:r w:rsidRPr="001E7A27">
        <w:rPr>
          <w:rFonts w:cs="Times New Roman"/>
          <w:sz w:val="20"/>
          <w:szCs w:val="20"/>
          <w:lang w:val="en-GB"/>
        </w:rPr>
        <w:t>.</w:t>
      </w:r>
    </w:p>
    <w:p w14:paraId="0CBAB4D4" w14:textId="43D1243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Webb, E.E. et al., 2016: of Sustained Tundra Warming. </w:t>
      </w:r>
      <w:r w:rsidRPr="001E7A27">
        <w:rPr>
          <w:rFonts w:cs="Times New Roman"/>
          <w:i/>
          <w:sz w:val="20"/>
          <w:szCs w:val="20"/>
          <w:lang w:val="en-GB"/>
        </w:rPr>
        <w:t>Journal of Geophysical Research: Biogeosciences</w:t>
      </w:r>
      <w:r w:rsidRPr="001E7A27">
        <w:rPr>
          <w:rFonts w:cs="Times New Roman"/>
          <w:sz w:val="20"/>
          <w:szCs w:val="20"/>
          <w:lang w:val="en-GB"/>
        </w:rPr>
        <w:t>, 249–265, doi:</w:t>
      </w:r>
      <w:hyperlink r:id="rId1230" w:history="1">
        <w:r w:rsidRPr="001E7A27">
          <w:rPr>
            <w:rStyle w:val="Hyperlink"/>
            <w:rFonts w:cs="Times New Roman"/>
            <w:sz w:val="20"/>
            <w:szCs w:val="20"/>
            <w:lang w:val="en-GB"/>
          </w:rPr>
          <w:t>10.1002/2014jg002795.received</w:t>
        </w:r>
      </w:hyperlink>
      <w:r w:rsidRPr="001E7A27">
        <w:rPr>
          <w:rFonts w:cs="Times New Roman"/>
          <w:sz w:val="20"/>
          <w:szCs w:val="20"/>
          <w:lang w:val="en-GB"/>
        </w:rPr>
        <w:t>.</w:t>
      </w:r>
    </w:p>
    <w:p w14:paraId="49677B9E" w14:textId="1ECA190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Webb, J.R. et al., 2019: Widespread nitrous oxide undersaturation in farm waterbodies creates an unexpected greenhouse gas sink. </w:t>
      </w:r>
      <w:r w:rsidRPr="001E7A27">
        <w:rPr>
          <w:rFonts w:cs="Times New Roman"/>
          <w:i/>
          <w:sz w:val="20"/>
          <w:szCs w:val="20"/>
          <w:lang w:val="en-GB"/>
        </w:rPr>
        <w:t>Proceedings of the National Academy of Sciences</w:t>
      </w:r>
      <w:r w:rsidRPr="001E7A27">
        <w:rPr>
          <w:rFonts w:cs="Times New Roman"/>
          <w:sz w:val="20"/>
          <w:szCs w:val="20"/>
          <w:lang w:val="en-GB"/>
        </w:rPr>
        <w:t>, 201820389, doi:</w:t>
      </w:r>
      <w:hyperlink r:id="rId1231" w:history="1">
        <w:r w:rsidRPr="001E7A27">
          <w:rPr>
            <w:rStyle w:val="Hyperlink"/>
            <w:rFonts w:cs="Times New Roman"/>
            <w:sz w:val="20"/>
            <w:szCs w:val="20"/>
            <w:lang w:val="en-GB"/>
          </w:rPr>
          <w:t>10.1073/pnas.1820389116</w:t>
        </w:r>
      </w:hyperlink>
      <w:r w:rsidRPr="001E7A27">
        <w:rPr>
          <w:rFonts w:cs="Times New Roman"/>
          <w:sz w:val="20"/>
          <w:szCs w:val="20"/>
          <w:lang w:val="en-GB"/>
        </w:rPr>
        <w:t>.</w:t>
      </w:r>
    </w:p>
    <w:p w14:paraId="4A2E6BF8" w14:textId="731EFF5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Weber, T., N.A. Wiseman, and A. Kock, 2019: Global ocean methane emissions dominated by shallow coastal waters.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4584, doi:</w:t>
      </w:r>
      <w:hyperlink r:id="rId1232" w:history="1">
        <w:r w:rsidRPr="001E7A27">
          <w:rPr>
            <w:rStyle w:val="Hyperlink"/>
            <w:rFonts w:cs="Times New Roman"/>
            <w:sz w:val="20"/>
            <w:szCs w:val="20"/>
            <w:lang w:val="en-GB"/>
          </w:rPr>
          <w:t>10.1038/s41467-019-12541-7</w:t>
        </w:r>
      </w:hyperlink>
      <w:r w:rsidRPr="001E7A27">
        <w:rPr>
          <w:rFonts w:cs="Times New Roman"/>
          <w:sz w:val="20"/>
          <w:szCs w:val="20"/>
          <w:lang w:val="en-GB"/>
        </w:rPr>
        <w:t>.</w:t>
      </w:r>
    </w:p>
    <w:p w14:paraId="07376FDA" w14:textId="6568FA9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Wei, G., M.T. McCulloch, G. Mortimer, W. Deng, and L. Xie, 2009: Evidence for ocean acidification in the Great Barrier Reef of Australia. </w:t>
      </w:r>
      <w:r w:rsidRPr="001E7A27">
        <w:rPr>
          <w:rFonts w:cs="Times New Roman"/>
          <w:i/>
          <w:sz w:val="20"/>
          <w:szCs w:val="20"/>
          <w:lang w:val="en-GB"/>
        </w:rPr>
        <w:t>Geochimica et Cosmochimica Acta</w:t>
      </w:r>
      <w:r w:rsidRPr="001E7A27">
        <w:rPr>
          <w:rFonts w:cs="Times New Roman"/>
          <w:sz w:val="20"/>
          <w:szCs w:val="20"/>
          <w:lang w:val="en-GB"/>
        </w:rPr>
        <w:t xml:space="preserve">, </w:t>
      </w:r>
      <w:r w:rsidRPr="001E7A27">
        <w:rPr>
          <w:rFonts w:cs="Times New Roman"/>
          <w:b/>
          <w:sz w:val="20"/>
          <w:szCs w:val="20"/>
          <w:lang w:val="en-GB"/>
        </w:rPr>
        <w:t>73(8)</w:t>
      </w:r>
      <w:r w:rsidRPr="001E7A27">
        <w:rPr>
          <w:rFonts w:cs="Times New Roman"/>
          <w:sz w:val="20"/>
          <w:szCs w:val="20"/>
          <w:lang w:val="en-GB"/>
        </w:rPr>
        <w:t>, 2332–2346, doi:</w:t>
      </w:r>
      <w:hyperlink r:id="rId1233" w:history="1">
        <w:r w:rsidRPr="001E7A27">
          <w:rPr>
            <w:rStyle w:val="Hyperlink"/>
            <w:rFonts w:cs="Times New Roman"/>
            <w:sz w:val="20"/>
            <w:szCs w:val="20"/>
            <w:lang w:val="en-GB"/>
          </w:rPr>
          <w:t>10.1016/j.gca.2009.02.009</w:t>
        </w:r>
      </w:hyperlink>
      <w:r w:rsidRPr="001E7A27">
        <w:rPr>
          <w:rFonts w:cs="Times New Roman"/>
          <w:sz w:val="20"/>
          <w:szCs w:val="20"/>
          <w:lang w:val="en-GB"/>
        </w:rPr>
        <w:t>.</w:t>
      </w:r>
    </w:p>
    <w:p w14:paraId="076360A9" w14:textId="53FE59A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Wei, G. et al., 2015: Decadal variability in seawater pH in the West Pacific: Evidence from coral δ1 B records. </w:t>
      </w:r>
      <w:r w:rsidRPr="001E7A27">
        <w:rPr>
          <w:rFonts w:cs="Times New Roman"/>
          <w:i/>
          <w:sz w:val="20"/>
          <w:szCs w:val="20"/>
          <w:lang w:val="en-GB"/>
        </w:rPr>
        <w:t>Journal of Geophysical Research: Oceans</w:t>
      </w:r>
      <w:r w:rsidRPr="001E7A27">
        <w:rPr>
          <w:rFonts w:cs="Times New Roman"/>
          <w:sz w:val="20"/>
          <w:szCs w:val="20"/>
          <w:lang w:val="en-GB"/>
        </w:rPr>
        <w:t xml:space="preserve">, </w:t>
      </w:r>
      <w:r w:rsidRPr="001E7A27">
        <w:rPr>
          <w:rFonts w:cs="Times New Roman"/>
          <w:b/>
          <w:sz w:val="20"/>
          <w:szCs w:val="20"/>
          <w:lang w:val="en-GB"/>
        </w:rPr>
        <w:t>120(11)</w:t>
      </w:r>
      <w:r w:rsidRPr="001E7A27">
        <w:rPr>
          <w:rFonts w:cs="Times New Roman"/>
          <w:sz w:val="20"/>
          <w:szCs w:val="20"/>
          <w:lang w:val="en-GB"/>
        </w:rPr>
        <w:t>, 7166–7181, doi:</w:t>
      </w:r>
      <w:hyperlink r:id="rId1234" w:history="1">
        <w:r w:rsidRPr="001E7A27">
          <w:rPr>
            <w:rStyle w:val="Hyperlink"/>
            <w:rFonts w:cs="Times New Roman"/>
            <w:sz w:val="20"/>
            <w:szCs w:val="20"/>
            <w:lang w:val="en-GB"/>
          </w:rPr>
          <w:t>10.1002/2015jc011066</w:t>
        </w:r>
      </w:hyperlink>
      <w:r w:rsidRPr="001E7A27">
        <w:rPr>
          <w:rFonts w:cs="Times New Roman"/>
          <w:sz w:val="20"/>
          <w:szCs w:val="20"/>
          <w:lang w:val="en-GB"/>
        </w:rPr>
        <w:t>.</w:t>
      </w:r>
    </w:p>
    <w:p w14:paraId="5FC1474F" w14:textId="2D9EC1C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Welch, B., V. Gauci, and E.J. Sayer, 2019: Tree stem bases are sources of CH4 and N2O in a tropical forest on upland soil during the dry to wet season transition.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25(1)</w:t>
      </w:r>
      <w:r w:rsidRPr="001E7A27">
        <w:rPr>
          <w:rFonts w:cs="Times New Roman"/>
          <w:sz w:val="20"/>
          <w:szCs w:val="20"/>
          <w:lang w:val="en-GB"/>
        </w:rPr>
        <w:t>, 361–372, doi:</w:t>
      </w:r>
      <w:hyperlink r:id="rId1235" w:history="1">
        <w:r w:rsidRPr="001E7A27">
          <w:rPr>
            <w:rStyle w:val="Hyperlink"/>
            <w:rFonts w:cs="Times New Roman"/>
            <w:sz w:val="20"/>
            <w:szCs w:val="20"/>
            <w:lang w:val="en-GB"/>
          </w:rPr>
          <w:t>10.1111/gcb.14498</w:t>
        </w:r>
      </w:hyperlink>
      <w:r w:rsidRPr="001E7A27">
        <w:rPr>
          <w:rFonts w:cs="Times New Roman"/>
          <w:sz w:val="20"/>
          <w:szCs w:val="20"/>
          <w:lang w:val="en-GB"/>
        </w:rPr>
        <w:t>.</w:t>
      </w:r>
    </w:p>
    <w:p w14:paraId="3E7BA06B" w14:textId="1EF0277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Welp, L.R. et al., 2016: Increasing summer net CO&amp;amp;lt;sub&amp;amp;gt;2&amp;amp;lt;/sub&amp;amp;gt; uptake in high northern ecosystems inferred from atmospheric inversions and comparisons to remote-sensing NDVI.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16(14)</w:t>
      </w:r>
      <w:r w:rsidRPr="001E7A27">
        <w:rPr>
          <w:rFonts w:cs="Times New Roman"/>
          <w:sz w:val="20"/>
          <w:szCs w:val="20"/>
          <w:lang w:val="en-GB"/>
        </w:rPr>
        <w:t>, 9047–9066, doi:</w:t>
      </w:r>
      <w:hyperlink r:id="rId1236" w:history="1">
        <w:r w:rsidRPr="001E7A27">
          <w:rPr>
            <w:rStyle w:val="Hyperlink"/>
            <w:rFonts w:cs="Times New Roman"/>
            <w:sz w:val="20"/>
            <w:szCs w:val="20"/>
            <w:lang w:val="en-GB"/>
          </w:rPr>
          <w:t>10.5194/acp-16-9047-2016</w:t>
        </w:r>
      </w:hyperlink>
      <w:r w:rsidRPr="001E7A27">
        <w:rPr>
          <w:rFonts w:cs="Times New Roman"/>
          <w:sz w:val="20"/>
          <w:szCs w:val="20"/>
          <w:lang w:val="en-GB"/>
        </w:rPr>
        <w:t>.</w:t>
      </w:r>
    </w:p>
    <w:p w14:paraId="7E26B99F" w14:textId="492AD8B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Wenzel, S., P.M. Cox, V. Eyring, and P. Friedlingstein, 2014: Emergent constraints on climate-carbon cycle feedbacks in the CMIP5 Earth system models. </w:t>
      </w:r>
      <w:r w:rsidRPr="001E7A27">
        <w:rPr>
          <w:rFonts w:cs="Times New Roman"/>
          <w:i/>
          <w:sz w:val="20"/>
          <w:szCs w:val="20"/>
          <w:lang w:val="en-GB"/>
        </w:rPr>
        <w:t>Journal of Geophysical Research: Biogeosciences</w:t>
      </w:r>
      <w:r w:rsidRPr="001E7A27">
        <w:rPr>
          <w:rFonts w:cs="Times New Roman"/>
          <w:sz w:val="20"/>
          <w:szCs w:val="20"/>
          <w:lang w:val="en-GB"/>
        </w:rPr>
        <w:t xml:space="preserve">, </w:t>
      </w:r>
      <w:r w:rsidRPr="001E7A27">
        <w:rPr>
          <w:rFonts w:cs="Times New Roman"/>
          <w:b/>
          <w:sz w:val="20"/>
          <w:szCs w:val="20"/>
          <w:lang w:val="en-GB"/>
        </w:rPr>
        <w:t>119(5)</w:t>
      </w:r>
      <w:r w:rsidRPr="001E7A27">
        <w:rPr>
          <w:rFonts w:cs="Times New Roman"/>
          <w:sz w:val="20"/>
          <w:szCs w:val="20"/>
          <w:lang w:val="en-GB"/>
        </w:rPr>
        <w:t>, 794–807, doi:</w:t>
      </w:r>
      <w:hyperlink r:id="rId1237" w:history="1">
        <w:r w:rsidRPr="001E7A27">
          <w:rPr>
            <w:rStyle w:val="Hyperlink"/>
            <w:rFonts w:cs="Times New Roman"/>
            <w:sz w:val="20"/>
            <w:szCs w:val="20"/>
            <w:lang w:val="en-GB"/>
          </w:rPr>
          <w:t>10.1002/2013jg002591</w:t>
        </w:r>
      </w:hyperlink>
      <w:r w:rsidRPr="001E7A27">
        <w:rPr>
          <w:rFonts w:cs="Times New Roman"/>
          <w:sz w:val="20"/>
          <w:szCs w:val="20"/>
          <w:lang w:val="en-GB"/>
        </w:rPr>
        <w:t>.</w:t>
      </w:r>
    </w:p>
    <w:p w14:paraId="0BC84B88" w14:textId="76F5E60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Wenzel, S., P.M. Cox, V. Eyring, and P. Friedlingstein, 2016: Projected land photosynthesis constrained by changes in the seasonal cycle of atmospheric CO2. </w:t>
      </w:r>
      <w:r w:rsidRPr="001E7A27">
        <w:rPr>
          <w:rFonts w:cs="Times New Roman"/>
          <w:i/>
          <w:sz w:val="20"/>
          <w:szCs w:val="20"/>
          <w:lang w:val="en-GB"/>
        </w:rPr>
        <w:t>Nature</w:t>
      </w:r>
      <w:r w:rsidRPr="001E7A27">
        <w:rPr>
          <w:rFonts w:cs="Times New Roman"/>
          <w:sz w:val="20"/>
          <w:szCs w:val="20"/>
          <w:lang w:val="en-GB"/>
        </w:rPr>
        <w:t xml:space="preserve">, </w:t>
      </w:r>
      <w:r w:rsidRPr="001E7A27">
        <w:rPr>
          <w:rFonts w:cs="Times New Roman"/>
          <w:b/>
          <w:sz w:val="20"/>
          <w:szCs w:val="20"/>
          <w:lang w:val="en-GB"/>
        </w:rPr>
        <w:t>538(7626)</w:t>
      </w:r>
      <w:r w:rsidRPr="001E7A27">
        <w:rPr>
          <w:rFonts w:cs="Times New Roman"/>
          <w:sz w:val="20"/>
          <w:szCs w:val="20"/>
          <w:lang w:val="en-GB"/>
        </w:rPr>
        <w:t>, 499–501, doi:</w:t>
      </w:r>
      <w:hyperlink r:id="rId1238" w:history="1">
        <w:r w:rsidRPr="001E7A27">
          <w:rPr>
            <w:rStyle w:val="Hyperlink"/>
            <w:rFonts w:cs="Times New Roman"/>
            <w:sz w:val="20"/>
            <w:szCs w:val="20"/>
            <w:lang w:val="en-GB"/>
          </w:rPr>
          <w:t>10.1038/nature19772</w:t>
        </w:r>
      </w:hyperlink>
      <w:r w:rsidRPr="001E7A27">
        <w:rPr>
          <w:rFonts w:cs="Times New Roman"/>
          <w:sz w:val="20"/>
          <w:szCs w:val="20"/>
          <w:lang w:val="en-GB"/>
        </w:rPr>
        <w:t>.</w:t>
      </w:r>
    </w:p>
    <w:p w14:paraId="52858C67" w14:textId="2FA273B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Whitney, F.A., H.J. Freeland, and M. Robert, 2007: Persistently declining oxygen levels in the interior waters of the eastern subarctic Pacific. </w:t>
      </w:r>
      <w:r w:rsidRPr="001E7A27">
        <w:rPr>
          <w:rFonts w:cs="Times New Roman"/>
          <w:i/>
          <w:sz w:val="20"/>
          <w:szCs w:val="20"/>
          <w:lang w:val="en-GB"/>
        </w:rPr>
        <w:t>Progress in Oceanography</w:t>
      </w:r>
      <w:r w:rsidRPr="001E7A27">
        <w:rPr>
          <w:rFonts w:cs="Times New Roman"/>
          <w:sz w:val="20"/>
          <w:szCs w:val="20"/>
          <w:lang w:val="en-GB"/>
        </w:rPr>
        <w:t xml:space="preserve">, </w:t>
      </w:r>
      <w:r w:rsidRPr="001E7A27">
        <w:rPr>
          <w:rFonts w:cs="Times New Roman"/>
          <w:b/>
          <w:sz w:val="20"/>
          <w:szCs w:val="20"/>
          <w:lang w:val="en-GB"/>
        </w:rPr>
        <w:t>75(2)</w:t>
      </w:r>
      <w:r w:rsidRPr="001E7A27">
        <w:rPr>
          <w:rFonts w:cs="Times New Roman"/>
          <w:sz w:val="20"/>
          <w:szCs w:val="20"/>
          <w:lang w:val="en-GB"/>
        </w:rPr>
        <w:t>, 179–199, doi:</w:t>
      </w:r>
      <w:hyperlink r:id="rId1239" w:history="1">
        <w:r w:rsidRPr="001E7A27">
          <w:rPr>
            <w:rStyle w:val="Hyperlink"/>
            <w:rFonts w:cs="Times New Roman"/>
            <w:sz w:val="20"/>
            <w:szCs w:val="20"/>
            <w:lang w:val="en-GB"/>
          </w:rPr>
          <w:t>10.1016/j.pocean.2007.08.007</w:t>
        </w:r>
      </w:hyperlink>
      <w:r w:rsidRPr="001E7A27">
        <w:rPr>
          <w:rFonts w:cs="Times New Roman"/>
          <w:sz w:val="20"/>
          <w:szCs w:val="20"/>
          <w:lang w:val="en-GB"/>
        </w:rPr>
        <w:t>.</w:t>
      </w:r>
    </w:p>
    <w:p w14:paraId="063F2EC5" w14:textId="774A7EF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Wieder, W.R., G.B. Bonan, and S.D. Allison, 2013: Global soil carbon projections are improved by modelling microbial processes.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3(10)</w:t>
      </w:r>
      <w:r w:rsidRPr="001E7A27">
        <w:rPr>
          <w:rFonts w:cs="Times New Roman"/>
          <w:sz w:val="20"/>
          <w:szCs w:val="20"/>
          <w:lang w:val="en-GB"/>
        </w:rPr>
        <w:t>, 909–912, doi:</w:t>
      </w:r>
      <w:hyperlink r:id="rId1240" w:history="1">
        <w:r w:rsidRPr="001E7A27">
          <w:rPr>
            <w:rStyle w:val="Hyperlink"/>
            <w:rFonts w:cs="Times New Roman"/>
            <w:sz w:val="20"/>
            <w:szCs w:val="20"/>
            <w:lang w:val="en-GB"/>
          </w:rPr>
          <w:t>10.1038/nclimate1951</w:t>
        </w:r>
      </w:hyperlink>
      <w:r w:rsidRPr="001E7A27">
        <w:rPr>
          <w:rFonts w:cs="Times New Roman"/>
          <w:sz w:val="20"/>
          <w:szCs w:val="20"/>
          <w:lang w:val="en-GB"/>
        </w:rPr>
        <w:t>.</w:t>
      </w:r>
    </w:p>
    <w:p w14:paraId="7FF6DE1D" w14:textId="1027CF7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Wieder, W.R., C.C. Cleveland, W.K. Smith, and K. Todd-Brown, 2015: Future productivity and carbon storage limited by terrestrial nutrient availability.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8(6)</w:t>
      </w:r>
      <w:r w:rsidRPr="001E7A27">
        <w:rPr>
          <w:rFonts w:cs="Times New Roman"/>
          <w:sz w:val="20"/>
          <w:szCs w:val="20"/>
          <w:lang w:val="en-GB"/>
        </w:rPr>
        <w:t>, 441–444, doi:</w:t>
      </w:r>
      <w:hyperlink r:id="rId1241" w:history="1">
        <w:r w:rsidRPr="001E7A27">
          <w:rPr>
            <w:rStyle w:val="Hyperlink"/>
            <w:rFonts w:cs="Times New Roman"/>
            <w:sz w:val="20"/>
            <w:szCs w:val="20"/>
            <w:lang w:val="en-GB"/>
          </w:rPr>
          <w:t>10.1038/ngeo2413</w:t>
        </w:r>
      </w:hyperlink>
      <w:r w:rsidRPr="001E7A27">
        <w:rPr>
          <w:rFonts w:cs="Times New Roman"/>
          <w:sz w:val="20"/>
          <w:szCs w:val="20"/>
          <w:lang w:val="en-GB"/>
        </w:rPr>
        <w:t>.</w:t>
      </w:r>
    </w:p>
    <w:p w14:paraId="624DABB7" w14:textId="06D4E5F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Wieder, W.R. et al., 2018: Carbon cycle confidence and uncertainty: Exploring variation among soil biogeochemical models.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24(4)</w:t>
      </w:r>
      <w:r w:rsidRPr="001E7A27">
        <w:rPr>
          <w:rFonts w:cs="Times New Roman"/>
          <w:sz w:val="20"/>
          <w:szCs w:val="20"/>
          <w:lang w:val="en-GB"/>
        </w:rPr>
        <w:t>, 1563–1579, doi:</w:t>
      </w:r>
      <w:hyperlink r:id="rId1242" w:history="1">
        <w:r w:rsidRPr="001E7A27">
          <w:rPr>
            <w:rStyle w:val="Hyperlink"/>
            <w:rFonts w:cs="Times New Roman"/>
            <w:sz w:val="20"/>
            <w:szCs w:val="20"/>
            <w:lang w:val="en-GB"/>
          </w:rPr>
          <w:t>10.1111/gcb.13979</w:t>
        </w:r>
      </w:hyperlink>
      <w:r w:rsidRPr="001E7A27">
        <w:rPr>
          <w:rFonts w:cs="Times New Roman"/>
          <w:sz w:val="20"/>
          <w:szCs w:val="20"/>
          <w:lang w:val="en-GB"/>
        </w:rPr>
        <w:t>.</w:t>
      </w:r>
    </w:p>
    <w:p w14:paraId="30864876" w14:textId="0CA2A72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Wieder, W.R. et al., 2019: Beyond Static Benchmarking: Using Experimental Manipulations to Evaluate Land Model Assumptions.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33(10)</w:t>
      </w:r>
      <w:r w:rsidRPr="001E7A27">
        <w:rPr>
          <w:rFonts w:cs="Times New Roman"/>
          <w:sz w:val="20"/>
          <w:szCs w:val="20"/>
          <w:lang w:val="en-GB"/>
        </w:rPr>
        <w:t>, 1289–1309, doi:</w:t>
      </w:r>
      <w:hyperlink r:id="rId1243" w:history="1">
        <w:r w:rsidRPr="001E7A27">
          <w:rPr>
            <w:rStyle w:val="Hyperlink"/>
            <w:rFonts w:cs="Times New Roman"/>
            <w:sz w:val="20"/>
            <w:szCs w:val="20"/>
            <w:lang w:val="en-GB"/>
          </w:rPr>
          <w:t>10.1029/2018gb006141</w:t>
        </w:r>
      </w:hyperlink>
      <w:r w:rsidRPr="001E7A27">
        <w:rPr>
          <w:rFonts w:cs="Times New Roman"/>
          <w:sz w:val="20"/>
          <w:szCs w:val="20"/>
          <w:lang w:val="en-GB"/>
        </w:rPr>
        <w:t>.</w:t>
      </w:r>
    </w:p>
    <w:p w14:paraId="56F402AC" w14:textId="50D00D1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Wik, M., R.K. Varner, K.W. Anthony, S. MacIntyre, and D. Bastviken, 2016: Climate-sensitive northern lakes and ponds are critical components of methane release.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9(2)</w:t>
      </w:r>
      <w:r w:rsidRPr="001E7A27">
        <w:rPr>
          <w:rFonts w:cs="Times New Roman"/>
          <w:sz w:val="20"/>
          <w:szCs w:val="20"/>
          <w:lang w:val="en-GB"/>
        </w:rPr>
        <w:t>, 99–105, doi:</w:t>
      </w:r>
      <w:hyperlink r:id="rId1244" w:history="1">
        <w:r w:rsidRPr="001E7A27">
          <w:rPr>
            <w:rStyle w:val="Hyperlink"/>
            <w:rFonts w:cs="Times New Roman"/>
            <w:sz w:val="20"/>
            <w:szCs w:val="20"/>
            <w:lang w:val="en-GB"/>
          </w:rPr>
          <w:t>10.1038/ngeo2578</w:t>
        </w:r>
      </w:hyperlink>
      <w:r w:rsidRPr="001E7A27">
        <w:rPr>
          <w:rFonts w:cs="Times New Roman"/>
          <w:sz w:val="20"/>
          <w:szCs w:val="20"/>
          <w:lang w:val="en-GB"/>
        </w:rPr>
        <w:t>.</w:t>
      </w:r>
    </w:p>
    <w:p w14:paraId="5892812B" w14:textId="2F46149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Wild, B. et al., 2019: Rivers across the Siberian Arctic unearth the patterns of carbon release from thawing permafrost.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116(21)</w:t>
      </w:r>
      <w:r w:rsidRPr="001E7A27">
        <w:rPr>
          <w:rFonts w:cs="Times New Roman"/>
          <w:sz w:val="20"/>
          <w:szCs w:val="20"/>
          <w:lang w:val="en-GB"/>
        </w:rPr>
        <w:t>, 10280–10285, doi:</w:t>
      </w:r>
      <w:hyperlink r:id="rId1245" w:history="1">
        <w:r w:rsidRPr="001E7A27">
          <w:rPr>
            <w:rStyle w:val="Hyperlink"/>
            <w:rFonts w:cs="Times New Roman"/>
            <w:sz w:val="20"/>
            <w:szCs w:val="20"/>
            <w:lang w:val="en-GB"/>
          </w:rPr>
          <w:t>10.1073/pnas.1811797116</w:t>
        </w:r>
      </w:hyperlink>
      <w:r w:rsidRPr="001E7A27">
        <w:rPr>
          <w:rFonts w:cs="Times New Roman"/>
          <w:sz w:val="20"/>
          <w:szCs w:val="20"/>
          <w:lang w:val="en-GB"/>
        </w:rPr>
        <w:t>.</w:t>
      </w:r>
    </w:p>
    <w:p w14:paraId="2E8FFC7B" w14:textId="3096D16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Wilhelm, W.W., J.M.F. Johnson, J.L. Hatfield, W.B. Voorhees, and D.R. Linden, 2004: Crop and Soil Productivity Response to Corn Residue Removal. </w:t>
      </w:r>
      <w:r w:rsidRPr="001E7A27">
        <w:rPr>
          <w:rFonts w:cs="Times New Roman"/>
          <w:i/>
          <w:sz w:val="20"/>
          <w:szCs w:val="20"/>
          <w:lang w:val="en-GB"/>
        </w:rPr>
        <w:t>Agronomy Journal</w:t>
      </w:r>
      <w:r w:rsidRPr="001E7A27">
        <w:rPr>
          <w:rFonts w:cs="Times New Roman"/>
          <w:sz w:val="20"/>
          <w:szCs w:val="20"/>
          <w:lang w:val="en-GB"/>
        </w:rPr>
        <w:t xml:space="preserve">, </w:t>
      </w:r>
      <w:r w:rsidRPr="001E7A27">
        <w:rPr>
          <w:rFonts w:cs="Times New Roman"/>
          <w:b/>
          <w:sz w:val="20"/>
          <w:szCs w:val="20"/>
          <w:lang w:val="en-GB"/>
        </w:rPr>
        <w:t>96(1)</w:t>
      </w:r>
      <w:r w:rsidRPr="001E7A27">
        <w:rPr>
          <w:rFonts w:cs="Times New Roman"/>
          <w:sz w:val="20"/>
          <w:szCs w:val="20"/>
          <w:lang w:val="en-GB"/>
        </w:rPr>
        <w:t>, 1–17, doi:</w:t>
      </w:r>
      <w:hyperlink r:id="rId1246" w:history="1">
        <w:r w:rsidRPr="001E7A27">
          <w:rPr>
            <w:rStyle w:val="Hyperlink"/>
            <w:rFonts w:cs="Times New Roman"/>
            <w:sz w:val="20"/>
            <w:szCs w:val="20"/>
            <w:lang w:val="en-GB"/>
          </w:rPr>
          <w:t>10.2134/agronj2004.1000</w:t>
        </w:r>
      </w:hyperlink>
      <w:r w:rsidRPr="001E7A27">
        <w:rPr>
          <w:rFonts w:cs="Times New Roman"/>
          <w:sz w:val="20"/>
          <w:szCs w:val="20"/>
          <w:lang w:val="en-GB"/>
        </w:rPr>
        <w:t>.</w:t>
      </w:r>
    </w:p>
    <w:p w14:paraId="24EC93B2" w14:textId="20789BE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Wilkerson, J. et al., 2019: Permafrost nitrous oxide emissions observed on a landscape scale using the airborne eddy-covariance method.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19(7)</w:t>
      </w:r>
      <w:r w:rsidRPr="001E7A27">
        <w:rPr>
          <w:rFonts w:cs="Times New Roman"/>
          <w:sz w:val="20"/>
          <w:szCs w:val="20"/>
          <w:lang w:val="en-GB"/>
        </w:rPr>
        <w:t>, 4257–4268, doi:</w:t>
      </w:r>
      <w:hyperlink r:id="rId1247" w:history="1">
        <w:r w:rsidRPr="001E7A27">
          <w:rPr>
            <w:rStyle w:val="Hyperlink"/>
            <w:rFonts w:cs="Times New Roman"/>
            <w:sz w:val="20"/>
            <w:szCs w:val="20"/>
            <w:lang w:val="en-GB"/>
          </w:rPr>
          <w:t>10.5194/acp-19-4257-2019</w:t>
        </w:r>
      </w:hyperlink>
      <w:r w:rsidRPr="001E7A27">
        <w:rPr>
          <w:rFonts w:cs="Times New Roman"/>
          <w:sz w:val="20"/>
          <w:szCs w:val="20"/>
          <w:lang w:val="en-GB"/>
        </w:rPr>
        <w:t>.</w:t>
      </w:r>
    </w:p>
    <w:p w14:paraId="4E020B64" w14:textId="2109C7F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Williams, N.L. et al., 2015: Quantifying anthropogenic carbon inventory changes in the Pacific sector of the Southern Ocean. </w:t>
      </w:r>
      <w:r w:rsidRPr="001E7A27">
        <w:rPr>
          <w:rFonts w:cs="Times New Roman"/>
          <w:i/>
          <w:sz w:val="20"/>
          <w:szCs w:val="20"/>
          <w:lang w:val="en-GB"/>
        </w:rPr>
        <w:t>Marine Chemistry</w:t>
      </w:r>
      <w:r w:rsidRPr="001E7A27">
        <w:rPr>
          <w:rFonts w:cs="Times New Roman"/>
          <w:sz w:val="20"/>
          <w:szCs w:val="20"/>
          <w:lang w:val="en-GB"/>
        </w:rPr>
        <w:t xml:space="preserve">, </w:t>
      </w:r>
      <w:r w:rsidRPr="001E7A27">
        <w:rPr>
          <w:rFonts w:cs="Times New Roman"/>
          <w:b/>
          <w:sz w:val="20"/>
          <w:szCs w:val="20"/>
          <w:lang w:val="en-GB"/>
        </w:rPr>
        <w:t>174</w:t>
      </w:r>
      <w:r w:rsidRPr="001E7A27">
        <w:rPr>
          <w:rFonts w:cs="Times New Roman"/>
          <w:sz w:val="20"/>
          <w:szCs w:val="20"/>
          <w:lang w:val="en-GB"/>
        </w:rPr>
        <w:t>, 147–160, doi:</w:t>
      </w:r>
      <w:hyperlink r:id="rId1248" w:history="1">
        <w:r w:rsidRPr="001E7A27">
          <w:rPr>
            <w:rStyle w:val="Hyperlink"/>
            <w:rFonts w:cs="Times New Roman"/>
            <w:sz w:val="20"/>
            <w:szCs w:val="20"/>
            <w:lang w:val="en-GB"/>
          </w:rPr>
          <w:t>10.1016/j.marchem.2015.06.015</w:t>
        </w:r>
      </w:hyperlink>
      <w:r w:rsidRPr="001E7A27">
        <w:rPr>
          <w:rFonts w:cs="Times New Roman"/>
          <w:sz w:val="20"/>
          <w:szCs w:val="20"/>
          <w:lang w:val="en-GB"/>
        </w:rPr>
        <w:t>.</w:t>
      </w:r>
    </w:p>
    <w:p w14:paraId="0F4A4F31" w14:textId="6F11E6D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Williams, N.L. et al., 2017: Calculating surface ocean pCO2 from biogeochemical Argo floats equipped with pH: An uncertainty analysis.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31(3)</w:t>
      </w:r>
      <w:r w:rsidRPr="001E7A27">
        <w:rPr>
          <w:rFonts w:cs="Times New Roman"/>
          <w:sz w:val="20"/>
          <w:szCs w:val="20"/>
          <w:lang w:val="en-GB"/>
        </w:rPr>
        <w:t>, 591–604, doi:</w:t>
      </w:r>
      <w:hyperlink r:id="rId1249" w:history="1">
        <w:r w:rsidRPr="001E7A27">
          <w:rPr>
            <w:rStyle w:val="Hyperlink"/>
            <w:rFonts w:cs="Times New Roman"/>
            <w:sz w:val="20"/>
            <w:szCs w:val="20"/>
            <w:lang w:val="en-GB"/>
          </w:rPr>
          <w:t>10.1002/2016gb005541</w:t>
        </w:r>
      </w:hyperlink>
      <w:r w:rsidRPr="001E7A27">
        <w:rPr>
          <w:rFonts w:cs="Times New Roman"/>
          <w:sz w:val="20"/>
          <w:szCs w:val="20"/>
          <w:lang w:val="en-GB"/>
        </w:rPr>
        <w:t>.</w:t>
      </w:r>
    </w:p>
    <w:p w14:paraId="1CD29CC1" w14:textId="5ED32E9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Williams, R.G., A. Katavouta, and P. Goodwin, 2019: Carbon-cycle feedbacks operating in the climate system. </w:t>
      </w:r>
      <w:r w:rsidRPr="001E7A27">
        <w:rPr>
          <w:rFonts w:cs="Times New Roman"/>
          <w:i/>
          <w:sz w:val="20"/>
          <w:szCs w:val="20"/>
          <w:lang w:val="en-GB"/>
        </w:rPr>
        <w:t>Current Climate Change Reports</w:t>
      </w:r>
      <w:r w:rsidRPr="001E7A27">
        <w:rPr>
          <w:rFonts w:cs="Times New Roman"/>
          <w:sz w:val="20"/>
          <w:szCs w:val="20"/>
          <w:lang w:val="en-GB"/>
        </w:rPr>
        <w:t>, doi:</w:t>
      </w:r>
      <w:hyperlink r:id="rId1250" w:history="1">
        <w:r w:rsidRPr="001E7A27">
          <w:rPr>
            <w:rStyle w:val="Hyperlink"/>
            <w:rFonts w:cs="Times New Roman"/>
            <w:sz w:val="20"/>
            <w:szCs w:val="20"/>
            <w:lang w:val="en-GB"/>
          </w:rPr>
          <w:t>10.1007/s40641-019-00144-9</w:t>
        </w:r>
      </w:hyperlink>
      <w:r w:rsidRPr="001E7A27">
        <w:rPr>
          <w:rFonts w:cs="Times New Roman"/>
          <w:sz w:val="20"/>
          <w:szCs w:val="20"/>
          <w:lang w:val="en-GB"/>
        </w:rPr>
        <w:t>.</w:t>
      </w:r>
    </w:p>
    <w:p w14:paraId="66AE2366" w14:textId="4BE562E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Williams, R.G., P. Ceppi, and A. Katavouta, 2020: Controls of the transient climate response to emissions by physical feedbacks, heat uptake and carbon cycling.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15(9)</w:t>
      </w:r>
      <w:r w:rsidRPr="001E7A27">
        <w:rPr>
          <w:rFonts w:cs="Times New Roman"/>
          <w:sz w:val="20"/>
          <w:szCs w:val="20"/>
          <w:lang w:val="en-GB"/>
        </w:rPr>
        <w:t>, 0940c1, doi:</w:t>
      </w:r>
      <w:hyperlink r:id="rId1251" w:history="1">
        <w:r w:rsidRPr="001E7A27">
          <w:rPr>
            <w:rStyle w:val="Hyperlink"/>
            <w:rFonts w:cs="Times New Roman"/>
            <w:sz w:val="20"/>
            <w:szCs w:val="20"/>
            <w:lang w:val="en-GB"/>
          </w:rPr>
          <w:t>10.1088/1748-</w:t>
        </w:r>
        <w:r w:rsidRPr="001E7A27">
          <w:rPr>
            <w:rStyle w:val="Hyperlink"/>
            <w:rFonts w:cs="Times New Roman"/>
            <w:sz w:val="20"/>
            <w:szCs w:val="20"/>
            <w:lang w:val="en-GB"/>
          </w:rPr>
          <w:lastRenderedPageBreak/>
          <w:t>9326/ab97c9</w:t>
        </w:r>
      </w:hyperlink>
      <w:r w:rsidRPr="001E7A27">
        <w:rPr>
          <w:rFonts w:cs="Times New Roman"/>
          <w:sz w:val="20"/>
          <w:szCs w:val="20"/>
          <w:lang w:val="en-GB"/>
        </w:rPr>
        <w:t>.</w:t>
      </w:r>
    </w:p>
    <w:p w14:paraId="3A112F76" w14:textId="09BD585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Williams, R.G., P. Goodwin, A. Ridgwell, and P.L. Woodworth, 2012: How warming and steric sea level rise relate to cumulative carbon emissions.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39(19)</w:t>
      </w:r>
      <w:r w:rsidRPr="001E7A27">
        <w:rPr>
          <w:rFonts w:cs="Times New Roman"/>
          <w:sz w:val="20"/>
          <w:szCs w:val="20"/>
          <w:lang w:val="en-GB"/>
        </w:rPr>
        <w:t>, n/a–n/a, doi:</w:t>
      </w:r>
      <w:hyperlink r:id="rId1252" w:history="1">
        <w:r w:rsidRPr="001E7A27">
          <w:rPr>
            <w:rStyle w:val="Hyperlink"/>
            <w:rFonts w:cs="Times New Roman"/>
            <w:sz w:val="20"/>
            <w:szCs w:val="20"/>
            <w:lang w:val="en-GB"/>
          </w:rPr>
          <w:t>10.1029/2012gl052771</w:t>
        </w:r>
      </w:hyperlink>
      <w:r w:rsidRPr="001E7A27">
        <w:rPr>
          <w:rFonts w:cs="Times New Roman"/>
          <w:sz w:val="20"/>
          <w:szCs w:val="20"/>
          <w:lang w:val="en-GB"/>
        </w:rPr>
        <w:t>.</w:t>
      </w:r>
    </w:p>
    <w:p w14:paraId="3FF34757" w14:textId="06F8672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Williams, R.G., P. Goodwin, V.M. Roussenov, and L. Bopp, 2016: A framework to understand the transient climate response to emissions.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015003, doi:</w:t>
      </w:r>
      <w:hyperlink r:id="rId1253" w:history="1">
        <w:r w:rsidRPr="001E7A27">
          <w:rPr>
            <w:rStyle w:val="Hyperlink"/>
            <w:rFonts w:cs="Times New Roman"/>
            <w:sz w:val="20"/>
            <w:szCs w:val="20"/>
            <w:lang w:val="en-GB"/>
          </w:rPr>
          <w:t>10.1088/1748-9326/11/1/015003</w:t>
        </w:r>
      </w:hyperlink>
      <w:r w:rsidRPr="001E7A27">
        <w:rPr>
          <w:rFonts w:cs="Times New Roman"/>
          <w:sz w:val="20"/>
          <w:szCs w:val="20"/>
          <w:lang w:val="en-GB"/>
        </w:rPr>
        <w:t>.</w:t>
      </w:r>
    </w:p>
    <w:p w14:paraId="029AACCC" w14:textId="65FD247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Williams, R.G., V. Roussenov, T.L. Frölicher, and P. Goodwin, 2017a: Drivers of continued surface warming after cessation of carbon emissions.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44(20)</w:t>
      </w:r>
      <w:r w:rsidRPr="001E7A27">
        <w:rPr>
          <w:rFonts w:cs="Times New Roman"/>
          <w:sz w:val="20"/>
          <w:szCs w:val="20"/>
          <w:lang w:val="en-GB"/>
        </w:rPr>
        <w:t>, 10,633–10,642, doi:</w:t>
      </w:r>
      <w:hyperlink r:id="rId1254" w:history="1">
        <w:r w:rsidRPr="001E7A27">
          <w:rPr>
            <w:rStyle w:val="Hyperlink"/>
            <w:rFonts w:cs="Times New Roman"/>
            <w:sz w:val="20"/>
            <w:szCs w:val="20"/>
            <w:lang w:val="en-GB"/>
          </w:rPr>
          <w:t>10.1002/2017gl075080</w:t>
        </w:r>
      </w:hyperlink>
      <w:r w:rsidRPr="001E7A27">
        <w:rPr>
          <w:rFonts w:cs="Times New Roman"/>
          <w:sz w:val="20"/>
          <w:szCs w:val="20"/>
          <w:lang w:val="en-GB"/>
        </w:rPr>
        <w:t>.</w:t>
      </w:r>
    </w:p>
    <w:p w14:paraId="3B6BBCAC" w14:textId="1ADC892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Williams, R.G., V. Roussenov, P. Goodwin, L. Resplandy, and L. Bopp, 2017b: Sensitivity of Global Warming to Carbon Emissions: Effects of Heat and Carbon Uptake in a Suite of Earth System Models.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30(23)</w:t>
      </w:r>
      <w:r w:rsidRPr="001E7A27">
        <w:rPr>
          <w:rFonts w:cs="Times New Roman"/>
          <w:sz w:val="20"/>
          <w:szCs w:val="20"/>
          <w:lang w:val="en-GB"/>
        </w:rPr>
        <w:t>, 9343–9363, doi:</w:t>
      </w:r>
      <w:hyperlink r:id="rId1255" w:history="1">
        <w:r w:rsidRPr="001E7A27">
          <w:rPr>
            <w:rStyle w:val="Hyperlink"/>
            <w:rFonts w:cs="Times New Roman"/>
            <w:sz w:val="20"/>
            <w:szCs w:val="20"/>
            <w:lang w:val="en-GB"/>
          </w:rPr>
          <w:t>10.1175/jcli-d-16-0468.1</w:t>
        </w:r>
      </w:hyperlink>
      <w:r w:rsidRPr="001E7A27">
        <w:rPr>
          <w:rFonts w:cs="Times New Roman"/>
          <w:sz w:val="20"/>
          <w:szCs w:val="20"/>
          <w:lang w:val="en-GB"/>
        </w:rPr>
        <w:t>.</w:t>
      </w:r>
    </w:p>
    <w:p w14:paraId="19857E9F" w14:textId="2FCA9FC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Williamson, P., &amp; Bodle, R., 2016: Update on climate geoengineering in relation to the convention on biological diversity: potential impacts and regulatory framework.. , 158.</w:t>
      </w:r>
    </w:p>
    <w:p w14:paraId="0B5F87E8" w14:textId="2A05A8D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Wilson, D. et al., 2016a: Greenhouse gas emission factors associated with rewetting of organic soils. </w:t>
      </w:r>
      <w:r w:rsidRPr="001E7A27">
        <w:rPr>
          <w:rFonts w:cs="Times New Roman"/>
          <w:i/>
          <w:sz w:val="20"/>
          <w:szCs w:val="20"/>
          <w:lang w:val="en-GB"/>
        </w:rPr>
        <w:t>Mires and Peat</w:t>
      </w:r>
      <w:r w:rsidRPr="001E7A27">
        <w:rPr>
          <w:rFonts w:cs="Times New Roman"/>
          <w:sz w:val="20"/>
          <w:szCs w:val="20"/>
          <w:lang w:val="en-GB"/>
        </w:rPr>
        <w:t xml:space="preserve">, </w:t>
      </w:r>
      <w:r w:rsidRPr="001E7A27">
        <w:rPr>
          <w:rFonts w:cs="Times New Roman"/>
          <w:b/>
          <w:sz w:val="20"/>
          <w:szCs w:val="20"/>
          <w:lang w:val="en-GB"/>
        </w:rPr>
        <w:t>17(04)</w:t>
      </w:r>
      <w:r w:rsidRPr="001E7A27">
        <w:rPr>
          <w:rFonts w:cs="Times New Roman"/>
          <w:sz w:val="20"/>
          <w:szCs w:val="20"/>
          <w:lang w:val="en-GB"/>
        </w:rPr>
        <w:t>, 1–28, doi:</w:t>
      </w:r>
      <w:hyperlink r:id="rId1256" w:history="1">
        <w:r w:rsidRPr="001E7A27">
          <w:rPr>
            <w:rStyle w:val="Hyperlink"/>
            <w:rFonts w:cs="Times New Roman"/>
            <w:sz w:val="20"/>
            <w:szCs w:val="20"/>
            <w:lang w:val="en-GB"/>
          </w:rPr>
          <w:t>10.19189/map.2016.omb.222</w:t>
        </w:r>
      </w:hyperlink>
      <w:r w:rsidRPr="001E7A27">
        <w:rPr>
          <w:rFonts w:cs="Times New Roman"/>
          <w:sz w:val="20"/>
          <w:szCs w:val="20"/>
          <w:lang w:val="en-GB"/>
        </w:rPr>
        <w:t>.</w:t>
      </w:r>
    </w:p>
    <w:p w14:paraId="362B87A4" w14:textId="62678C1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Wilson, D. et al., 2016b: Multiyear greenhouse gas balances at a rewetted temperate peatland. </w:t>
      </w:r>
      <w:r w:rsidRPr="001E7A27">
        <w:rPr>
          <w:rFonts w:cs="Times New Roman"/>
          <w:i/>
          <w:sz w:val="20"/>
          <w:szCs w:val="20"/>
          <w:lang w:val="en-GB"/>
        </w:rPr>
        <w:t>Global Change Biology</w:t>
      </w:r>
      <w:r w:rsidRPr="001E7A27">
        <w:rPr>
          <w:rFonts w:cs="Times New Roman"/>
          <w:sz w:val="20"/>
          <w:szCs w:val="20"/>
          <w:lang w:val="en-GB"/>
        </w:rPr>
        <w:t xml:space="preserve">, </w:t>
      </w:r>
      <w:r w:rsidRPr="001E7A27">
        <w:rPr>
          <w:rFonts w:cs="Times New Roman"/>
          <w:b/>
          <w:sz w:val="20"/>
          <w:szCs w:val="20"/>
          <w:lang w:val="en-GB"/>
        </w:rPr>
        <w:t>22(12)</w:t>
      </w:r>
      <w:r w:rsidRPr="001E7A27">
        <w:rPr>
          <w:rFonts w:cs="Times New Roman"/>
          <w:sz w:val="20"/>
          <w:szCs w:val="20"/>
          <w:lang w:val="en-GB"/>
        </w:rPr>
        <w:t>, 4080–4095, doi:</w:t>
      </w:r>
      <w:hyperlink r:id="rId1257" w:history="1">
        <w:r w:rsidRPr="001E7A27">
          <w:rPr>
            <w:rStyle w:val="Hyperlink"/>
            <w:rFonts w:cs="Times New Roman"/>
            <w:sz w:val="20"/>
            <w:szCs w:val="20"/>
            <w:lang w:val="en-GB"/>
          </w:rPr>
          <w:t>10.1111/gcb.13325</w:t>
        </w:r>
      </w:hyperlink>
      <w:r w:rsidRPr="001E7A27">
        <w:rPr>
          <w:rFonts w:cs="Times New Roman"/>
          <w:sz w:val="20"/>
          <w:szCs w:val="20"/>
          <w:lang w:val="en-GB"/>
        </w:rPr>
        <w:t>.</w:t>
      </w:r>
    </w:p>
    <w:p w14:paraId="397657B3" w14:textId="7AAF963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Windham-Myers, L., S. Crooks, and T. Troxler (eds.), 2018: </w:t>
      </w:r>
      <w:r w:rsidRPr="001E7A27">
        <w:rPr>
          <w:rFonts w:cs="Times New Roman"/>
          <w:i/>
          <w:sz w:val="20"/>
          <w:szCs w:val="20"/>
          <w:lang w:val="en-GB"/>
        </w:rPr>
        <w:t>A Blue Carbon Primer: The State of Coastal Wetland Carbon Science, Practice and Policy</w:t>
      </w:r>
      <w:r w:rsidRPr="001E7A27">
        <w:rPr>
          <w:rFonts w:cs="Times New Roman"/>
          <w:sz w:val="20"/>
          <w:szCs w:val="20"/>
          <w:lang w:val="en-GB"/>
        </w:rPr>
        <w:t>. CRC Press, Boca Raton, FL, USA, 507 pp., doi:</w:t>
      </w:r>
      <w:hyperlink r:id="rId1258" w:history="1">
        <w:r w:rsidRPr="001E7A27">
          <w:rPr>
            <w:rStyle w:val="Hyperlink"/>
            <w:rFonts w:cs="Times New Roman"/>
            <w:sz w:val="20"/>
            <w:szCs w:val="20"/>
            <w:lang w:val="en-GB"/>
          </w:rPr>
          <w:t>10.1201/9780429435362</w:t>
        </w:r>
      </w:hyperlink>
      <w:r w:rsidRPr="001E7A27">
        <w:rPr>
          <w:rFonts w:cs="Times New Roman"/>
          <w:sz w:val="20"/>
          <w:szCs w:val="20"/>
          <w:lang w:val="en-GB"/>
        </w:rPr>
        <w:t>.</w:t>
      </w:r>
    </w:p>
    <w:p w14:paraId="3D232C80" w14:textId="0A63661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Winguth, A.M.E., E. Thomas, and C. Winguth, 2012: Global decline in ocean ventilation, oxygenation, and productivity during the Paleocene-Eocene Thermal Maximum: Implications for the benthic extinction. </w:t>
      </w:r>
      <w:r w:rsidRPr="001E7A27">
        <w:rPr>
          <w:rFonts w:cs="Times New Roman"/>
          <w:i/>
          <w:sz w:val="20"/>
          <w:szCs w:val="20"/>
          <w:lang w:val="en-GB"/>
        </w:rPr>
        <w:t>Geology</w:t>
      </w:r>
      <w:r w:rsidRPr="001E7A27">
        <w:rPr>
          <w:rFonts w:cs="Times New Roman"/>
          <w:sz w:val="20"/>
          <w:szCs w:val="20"/>
          <w:lang w:val="en-GB"/>
        </w:rPr>
        <w:t xml:space="preserve">, </w:t>
      </w:r>
      <w:r w:rsidRPr="001E7A27">
        <w:rPr>
          <w:rFonts w:cs="Times New Roman"/>
          <w:b/>
          <w:sz w:val="20"/>
          <w:szCs w:val="20"/>
          <w:lang w:val="en-GB"/>
        </w:rPr>
        <w:t>40(3)</w:t>
      </w:r>
      <w:r w:rsidRPr="001E7A27">
        <w:rPr>
          <w:rFonts w:cs="Times New Roman"/>
          <w:sz w:val="20"/>
          <w:szCs w:val="20"/>
          <w:lang w:val="en-GB"/>
        </w:rPr>
        <w:t>, 263–266, doi:</w:t>
      </w:r>
      <w:hyperlink r:id="rId1259" w:history="1">
        <w:r w:rsidRPr="001E7A27">
          <w:rPr>
            <w:rStyle w:val="Hyperlink"/>
            <w:rFonts w:cs="Times New Roman"/>
            <w:sz w:val="20"/>
            <w:szCs w:val="20"/>
            <w:lang w:val="en-GB"/>
          </w:rPr>
          <w:t>10.1130/g32529.1</w:t>
        </w:r>
      </w:hyperlink>
      <w:r w:rsidRPr="001E7A27">
        <w:rPr>
          <w:rFonts w:cs="Times New Roman"/>
          <w:sz w:val="20"/>
          <w:szCs w:val="20"/>
          <w:lang w:val="en-GB"/>
        </w:rPr>
        <w:t>.</w:t>
      </w:r>
    </w:p>
    <w:p w14:paraId="22511511" w14:textId="20EB564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Winiwarter, W., L. Höglund-Isaksson, Z. Klimont, W. Schöpp, and M. Amann, 2018: Technical opportunities to reduce global anthropogenic emissions of nitrous oxide.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13(1)</w:t>
      </w:r>
      <w:r w:rsidRPr="001E7A27">
        <w:rPr>
          <w:rFonts w:cs="Times New Roman"/>
          <w:sz w:val="20"/>
          <w:szCs w:val="20"/>
          <w:lang w:val="en-GB"/>
        </w:rPr>
        <w:t>, 014011, doi:</w:t>
      </w:r>
      <w:hyperlink r:id="rId1260" w:history="1">
        <w:r w:rsidRPr="001E7A27">
          <w:rPr>
            <w:rStyle w:val="Hyperlink"/>
            <w:rFonts w:cs="Times New Roman"/>
            <w:sz w:val="20"/>
            <w:szCs w:val="20"/>
            <w:lang w:val="en-GB"/>
          </w:rPr>
          <w:t>10.1088/1748-9326/aa9ec9</w:t>
        </w:r>
      </w:hyperlink>
      <w:r w:rsidRPr="001E7A27">
        <w:rPr>
          <w:rFonts w:cs="Times New Roman"/>
          <w:sz w:val="20"/>
          <w:szCs w:val="20"/>
          <w:lang w:val="en-GB"/>
        </w:rPr>
        <w:t>.</w:t>
      </w:r>
    </w:p>
    <w:p w14:paraId="7F5A9DFD" w14:textId="576B1A2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Winkler, A.J., R.B. Myneni, G.A. Alexandrov, and V. Brovkin, 2019: Earth system models underestimate carbon fixation by plants in the high latitudes.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10(1)</w:t>
      </w:r>
      <w:r w:rsidRPr="001E7A27">
        <w:rPr>
          <w:rFonts w:cs="Times New Roman"/>
          <w:sz w:val="20"/>
          <w:szCs w:val="20"/>
          <w:lang w:val="en-GB"/>
        </w:rPr>
        <w:t>, 885, doi:</w:t>
      </w:r>
      <w:hyperlink r:id="rId1261" w:history="1">
        <w:r w:rsidRPr="001E7A27">
          <w:rPr>
            <w:rStyle w:val="Hyperlink"/>
            <w:rFonts w:cs="Times New Roman"/>
            <w:sz w:val="20"/>
            <w:szCs w:val="20"/>
            <w:lang w:val="en-GB"/>
          </w:rPr>
          <w:t>10.1038/s41467-019-08633-z</w:t>
        </w:r>
      </w:hyperlink>
      <w:r w:rsidRPr="001E7A27">
        <w:rPr>
          <w:rFonts w:cs="Times New Roman"/>
          <w:sz w:val="20"/>
          <w:szCs w:val="20"/>
          <w:lang w:val="en-GB"/>
        </w:rPr>
        <w:t>.</w:t>
      </w:r>
    </w:p>
    <w:p w14:paraId="42D6FE65" w14:textId="0B9A187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Wolf, S. et al., 2016: Warm spring reduced carbon cycle impact of the 2012 US summer drought. </w:t>
      </w:r>
      <w:r w:rsidRPr="001E7A27">
        <w:rPr>
          <w:rFonts w:cs="Times New Roman"/>
          <w:i/>
          <w:sz w:val="20"/>
          <w:szCs w:val="20"/>
          <w:lang w:val="en-GB"/>
        </w:rPr>
        <w:t>Proceedings of the National Academy of Sciences of the United States of America</w:t>
      </w:r>
      <w:r w:rsidRPr="001E7A27">
        <w:rPr>
          <w:rFonts w:cs="Times New Roman"/>
          <w:sz w:val="20"/>
          <w:szCs w:val="20"/>
          <w:lang w:val="en-GB"/>
        </w:rPr>
        <w:t xml:space="preserve">, </w:t>
      </w:r>
      <w:r w:rsidRPr="001E7A27">
        <w:rPr>
          <w:rFonts w:cs="Times New Roman"/>
          <w:b/>
          <w:sz w:val="20"/>
          <w:szCs w:val="20"/>
          <w:lang w:val="en-GB"/>
        </w:rPr>
        <w:t>113(21)</w:t>
      </w:r>
      <w:r w:rsidRPr="001E7A27">
        <w:rPr>
          <w:rFonts w:cs="Times New Roman"/>
          <w:sz w:val="20"/>
          <w:szCs w:val="20"/>
          <w:lang w:val="en-GB"/>
        </w:rPr>
        <w:t>, 5880–5885, doi:</w:t>
      </w:r>
      <w:hyperlink r:id="rId1262" w:history="1">
        <w:r w:rsidRPr="001E7A27">
          <w:rPr>
            <w:rStyle w:val="Hyperlink"/>
            <w:rFonts w:cs="Times New Roman"/>
            <w:sz w:val="20"/>
            <w:szCs w:val="20"/>
            <w:lang w:val="en-GB"/>
          </w:rPr>
          <w:t>10.1073/pnas.1519620113</w:t>
        </w:r>
      </w:hyperlink>
      <w:r w:rsidRPr="001E7A27">
        <w:rPr>
          <w:rFonts w:cs="Times New Roman"/>
          <w:sz w:val="20"/>
          <w:szCs w:val="20"/>
          <w:lang w:val="en-GB"/>
        </w:rPr>
        <w:t>.</w:t>
      </w:r>
    </w:p>
    <w:p w14:paraId="31A9F01D" w14:textId="35AA8E3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Wolter, K. and M.S. Timlin, 1998: Measuring the strength of ENSO events: How does 1997/98 rank? </w:t>
      </w:r>
      <w:r w:rsidRPr="001E7A27">
        <w:rPr>
          <w:rFonts w:cs="Times New Roman"/>
          <w:i/>
          <w:sz w:val="20"/>
          <w:szCs w:val="20"/>
          <w:lang w:val="en-GB"/>
        </w:rPr>
        <w:t>Weather</w:t>
      </w:r>
      <w:r w:rsidRPr="001E7A27">
        <w:rPr>
          <w:rFonts w:cs="Times New Roman"/>
          <w:sz w:val="20"/>
          <w:szCs w:val="20"/>
          <w:lang w:val="en-GB"/>
        </w:rPr>
        <w:t xml:space="preserve">, </w:t>
      </w:r>
      <w:r w:rsidRPr="001E7A27">
        <w:rPr>
          <w:rFonts w:cs="Times New Roman"/>
          <w:b/>
          <w:sz w:val="20"/>
          <w:szCs w:val="20"/>
          <w:lang w:val="en-GB"/>
        </w:rPr>
        <w:t>53(9)</w:t>
      </w:r>
      <w:r w:rsidRPr="001E7A27">
        <w:rPr>
          <w:rFonts w:cs="Times New Roman"/>
          <w:sz w:val="20"/>
          <w:szCs w:val="20"/>
          <w:lang w:val="en-GB"/>
        </w:rPr>
        <w:t>, 315–324, doi:</w:t>
      </w:r>
      <w:hyperlink r:id="rId1263" w:history="1">
        <w:r w:rsidRPr="001E7A27">
          <w:rPr>
            <w:rStyle w:val="Hyperlink"/>
            <w:rFonts w:cs="Times New Roman"/>
            <w:sz w:val="20"/>
            <w:szCs w:val="20"/>
            <w:lang w:val="en-GB"/>
          </w:rPr>
          <w:t>10.1002/j.1477-8696.1998.tb06408.x</w:t>
        </w:r>
      </w:hyperlink>
      <w:r w:rsidRPr="001E7A27">
        <w:rPr>
          <w:rFonts w:cs="Times New Roman"/>
          <w:sz w:val="20"/>
          <w:szCs w:val="20"/>
          <w:lang w:val="en-GB"/>
        </w:rPr>
        <w:t>.</w:t>
      </w:r>
    </w:p>
    <w:p w14:paraId="6B1EFD9E" w14:textId="3478402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Woolf, D., J.E. Amonette, F.A. Street-Perrott, J. Lehmann, and S. Joseph, 2010: Sustainable biochar to mitigate global climate change.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1(1)</w:t>
      </w:r>
      <w:r w:rsidRPr="001E7A27">
        <w:rPr>
          <w:rFonts w:cs="Times New Roman"/>
          <w:sz w:val="20"/>
          <w:szCs w:val="20"/>
          <w:lang w:val="en-GB"/>
        </w:rPr>
        <w:t>, 56, doi:</w:t>
      </w:r>
      <w:hyperlink r:id="rId1264" w:history="1">
        <w:r w:rsidRPr="001E7A27">
          <w:rPr>
            <w:rStyle w:val="Hyperlink"/>
            <w:rFonts w:cs="Times New Roman"/>
            <w:sz w:val="20"/>
            <w:szCs w:val="20"/>
            <w:lang w:val="en-GB"/>
          </w:rPr>
          <w:t>10.1038/ncomms1053</w:t>
        </w:r>
      </w:hyperlink>
      <w:r w:rsidRPr="001E7A27">
        <w:rPr>
          <w:rFonts w:cs="Times New Roman"/>
          <w:sz w:val="20"/>
          <w:szCs w:val="20"/>
          <w:lang w:val="en-GB"/>
        </w:rPr>
        <w:t>.</w:t>
      </w:r>
    </w:p>
    <w:p w14:paraId="0441C44E" w14:textId="01A958E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Woosley, R.J., F.J. Millero, and R. Wanninkhof, 2016: Rapid anthropogenic changes in CO2 and pH in the Atlantic Ocean: 2003-2014.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30(1)</w:t>
      </w:r>
      <w:r w:rsidRPr="001E7A27">
        <w:rPr>
          <w:rFonts w:cs="Times New Roman"/>
          <w:sz w:val="20"/>
          <w:szCs w:val="20"/>
          <w:lang w:val="en-GB"/>
        </w:rPr>
        <w:t>, 70–90, doi:</w:t>
      </w:r>
      <w:hyperlink r:id="rId1265" w:history="1">
        <w:r w:rsidRPr="001E7A27">
          <w:rPr>
            <w:rStyle w:val="Hyperlink"/>
            <w:rFonts w:cs="Times New Roman"/>
            <w:sz w:val="20"/>
            <w:szCs w:val="20"/>
            <w:lang w:val="en-GB"/>
          </w:rPr>
          <w:t>10.1002/2015gb005248</w:t>
        </w:r>
      </w:hyperlink>
      <w:r w:rsidRPr="001E7A27">
        <w:rPr>
          <w:rFonts w:cs="Times New Roman"/>
          <w:sz w:val="20"/>
          <w:szCs w:val="20"/>
          <w:lang w:val="en-GB"/>
        </w:rPr>
        <w:t>.</w:t>
      </w:r>
    </w:p>
    <w:p w14:paraId="58C4038F" w14:textId="28B5300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Worden, J.R. et al., 2017: Reduced biomass burning emissions reconcile conflicting estimates of the post-2006 atmospheric methane budget.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8(1)</w:t>
      </w:r>
      <w:r w:rsidRPr="001E7A27">
        <w:rPr>
          <w:rFonts w:cs="Times New Roman"/>
          <w:sz w:val="20"/>
          <w:szCs w:val="20"/>
          <w:lang w:val="en-GB"/>
        </w:rPr>
        <w:t>, 2227, doi:</w:t>
      </w:r>
      <w:hyperlink r:id="rId1266" w:history="1">
        <w:r w:rsidRPr="001E7A27">
          <w:rPr>
            <w:rStyle w:val="Hyperlink"/>
            <w:rFonts w:cs="Times New Roman"/>
            <w:sz w:val="20"/>
            <w:szCs w:val="20"/>
            <w:lang w:val="en-GB"/>
          </w:rPr>
          <w:t>10.1038/s41467-017-02246-0</w:t>
        </w:r>
      </w:hyperlink>
      <w:r w:rsidRPr="001E7A27">
        <w:rPr>
          <w:rFonts w:cs="Times New Roman"/>
          <w:sz w:val="20"/>
          <w:szCs w:val="20"/>
          <w:lang w:val="en-GB"/>
        </w:rPr>
        <w:t>.</w:t>
      </w:r>
    </w:p>
    <w:p w14:paraId="4A0101AB" w14:textId="6B31E92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Wu, H.C. et al., 2018: Surface ocean pH variations since 1689 CE and recent ocean acidification in the tropical South Pacific.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2543, doi:</w:t>
      </w:r>
      <w:hyperlink r:id="rId1267" w:history="1">
        <w:r w:rsidRPr="001E7A27">
          <w:rPr>
            <w:rStyle w:val="Hyperlink"/>
            <w:rFonts w:cs="Times New Roman"/>
            <w:sz w:val="20"/>
            <w:szCs w:val="20"/>
            <w:lang w:val="en-GB"/>
          </w:rPr>
          <w:t>10.1038/s41467-018-04922-1</w:t>
        </w:r>
      </w:hyperlink>
      <w:r w:rsidRPr="001E7A27">
        <w:rPr>
          <w:rFonts w:cs="Times New Roman"/>
          <w:sz w:val="20"/>
          <w:szCs w:val="20"/>
          <w:lang w:val="en-GB"/>
        </w:rPr>
        <w:t>.</w:t>
      </w:r>
    </w:p>
    <w:p w14:paraId="74CB2715" w14:textId="06E6D29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Wu, J. et al., 2018: Afforestation enhanced soil CH4 uptake rate in subtropical China: Evidence from carbon stable isotope experiments. </w:t>
      </w:r>
      <w:r w:rsidRPr="001E7A27">
        <w:rPr>
          <w:rFonts w:cs="Times New Roman"/>
          <w:i/>
          <w:sz w:val="20"/>
          <w:szCs w:val="20"/>
          <w:lang w:val="en-GB"/>
        </w:rPr>
        <w:t>Soil Biology and Biochemistry</w:t>
      </w:r>
      <w:r w:rsidRPr="001E7A27">
        <w:rPr>
          <w:rFonts w:cs="Times New Roman"/>
          <w:sz w:val="20"/>
          <w:szCs w:val="20"/>
          <w:lang w:val="en-GB"/>
        </w:rPr>
        <w:t xml:space="preserve">, </w:t>
      </w:r>
      <w:r w:rsidRPr="001E7A27">
        <w:rPr>
          <w:rFonts w:cs="Times New Roman"/>
          <w:b/>
          <w:sz w:val="20"/>
          <w:szCs w:val="20"/>
          <w:lang w:val="en-GB"/>
        </w:rPr>
        <w:t>118</w:t>
      </w:r>
      <w:r w:rsidRPr="001E7A27">
        <w:rPr>
          <w:rFonts w:cs="Times New Roman"/>
          <w:sz w:val="20"/>
          <w:szCs w:val="20"/>
          <w:lang w:val="en-GB"/>
        </w:rPr>
        <w:t>, 199–206, doi:</w:t>
      </w:r>
      <w:hyperlink r:id="rId1268" w:history="1">
        <w:r w:rsidRPr="001E7A27">
          <w:rPr>
            <w:rStyle w:val="Hyperlink"/>
            <w:rFonts w:cs="Times New Roman"/>
            <w:sz w:val="20"/>
            <w:szCs w:val="20"/>
            <w:lang w:val="en-GB"/>
          </w:rPr>
          <w:t>10.1016/j.soilbio.2017.12.017</w:t>
        </w:r>
      </w:hyperlink>
      <w:r w:rsidRPr="001E7A27">
        <w:rPr>
          <w:rFonts w:cs="Times New Roman"/>
          <w:sz w:val="20"/>
          <w:szCs w:val="20"/>
          <w:lang w:val="en-GB"/>
        </w:rPr>
        <w:t>.</w:t>
      </w:r>
    </w:p>
    <w:p w14:paraId="6029562C" w14:textId="48EABF1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Wu, Y., M.P. Hain, M.P. Humphreys, S. Hartman, and T. Tyrrell, 2019: What drives the latitudinal gradient in open-ocean surface dissolved inorganic carbon concentration?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16(13)</w:t>
      </w:r>
      <w:r w:rsidRPr="001E7A27">
        <w:rPr>
          <w:rFonts w:cs="Times New Roman"/>
          <w:sz w:val="20"/>
          <w:szCs w:val="20"/>
          <w:lang w:val="en-GB"/>
        </w:rPr>
        <w:t>, 2661–2681, doi:</w:t>
      </w:r>
      <w:hyperlink r:id="rId1269" w:history="1">
        <w:r w:rsidRPr="001E7A27">
          <w:rPr>
            <w:rStyle w:val="Hyperlink"/>
            <w:rFonts w:cs="Times New Roman"/>
            <w:sz w:val="20"/>
            <w:szCs w:val="20"/>
            <w:lang w:val="en-GB"/>
          </w:rPr>
          <w:t>10.5194/bg-16-2661-2019</w:t>
        </w:r>
      </w:hyperlink>
      <w:r w:rsidRPr="001E7A27">
        <w:rPr>
          <w:rFonts w:cs="Times New Roman"/>
          <w:sz w:val="20"/>
          <w:szCs w:val="20"/>
          <w:lang w:val="en-GB"/>
        </w:rPr>
        <w:t>.</w:t>
      </w:r>
    </w:p>
    <w:p w14:paraId="70B158CD" w14:textId="0F99F50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Xia, L., A. Robock, S. Tilmes, and R.R. Neely III, 2016: Stratospheric sulfate geoengineering could enhance the terrestrial photosynthesis rate.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16(3)</w:t>
      </w:r>
      <w:r w:rsidRPr="001E7A27">
        <w:rPr>
          <w:rFonts w:cs="Times New Roman"/>
          <w:sz w:val="20"/>
          <w:szCs w:val="20"/>
          <w:lang w:val="en-GB"/>
        </w:rPr>
        <w:t>, 1479–1489, doi:</w:t>
      </w:r>
      <w:hyperlink r:id="rId1270" w:history="1">
        <w:r w:rsidRPr="001E7A27">
          <w:rPr>
            <w:rStyle w:val="Hyperlink"/>
            <w:rFonts w:cs="Times New Roman"/>
            <w:sz w:val="20"/>
            <w:szCs w:val="20"/>
            <w:lang w:val="en-GB"/>
          </w:rPr>
          <w:t>10.5194/acp-16-1479-2016</w:t>
        </w:r>
      </w:hyperlink>
      <w:r w:rsidRPr="001E7A27">
        <w:rPr>
          <w:rFonts w:cs="Times New Roman"/>
          <w:sz w:val="20"/>
          <w:szCs w:val="20"/>
          <w:lang w:val="en-GB"/>
        </w:rPr>
        <w:t>.</w:t>
      </w:r>
    </w:p>
    <w:p w14:paraId="2059EB21" w14:textId="2AC1537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Xia, L., P.J. Nowack, S. Tilmes, and A. Robock, 2017: Impacts of stratospheric sulfate geoengineering on tropospheric ozone. </w:t>
      </w:r>
      <w:r w:rsidRPr="001E7A27">
        <w:rPr>
          <w:rFonts w:cs="Times New Roman"/>
          <w:i/>
          <w:sz w:val="20"/>
          <w:szCs w:val="20"/>
          <w:lang w:val="en-GB"/>
        </w:rPr>
        <w:t>Atmospheric Chemistry and Physics</w:t>
      </w:r>
      <w:r w:rsidRPr="001E7A27">
        <w:rPr>
          <w:rFonts w:cs="Times New Roman"/>
          <w:sz w:val="20"/>
          <w:szCs w:val="20"/>
          <w:lang w:val="en-GB"/>
        </w:rPr>
        <w:t xml:space="preserve">, </w:t>
      </w:r>
      <w:r w:rsidRPr="001E7A27">
        <w:rPr>
          <w:rFonts w:cs="Times New Roman"/>
          <w:b/>
          <w:sz w:val="20"/>
          <w:szCs w:val="20"/>
          <w:lang w:val="en-GB"/>
        </w:rPr>
        <w:t>17(19)</w:t>
      </w:r>
      <w:r w:rsidRPr="001E7A27">
        <w:rPr>
          <w:rFonts w:cs="Times New Roman"/>
          <w:sz w:val="20"/>
          <w:szCs w:val="20"/>
          <w:lang w:val="en-GB"/>
        </w:rPr>
        <w:t>, 11913–11928, doi:</w:t>
      </w:r>
      <w:hyperlink r:id="rId1271" w:history="1">
        <w:r w:rsidRPr="001E7A27">
          <w:rPr>
            <w:rStyle w:val="Hyperlink"/>
            <w:rFonts w:cs="Times New Roman"/>
            <w:sz w:val="20"/>
            <w:szCs w:val="20"/>
            <w:lang w:val="en-GB"/>
          </w:rPr>
          <w:t>10.5194/acp-17-11913-2017</w:t>
        </w:r>
      </w:hyperlink>
      <w:r w:rsidRPr="001E7A27">
        <w:rPr>
          <w:rFonts w:cs="Times New Roman"/>
          <w:sz w:val="20"/>
          <w:szCs w:val="20"/>
          <w:lang w:val="en-GB"/>
        </w:rPr>
        <w:t>.</w:t>
      </w:r>
    </w:p>
    <w:p w14:paraId="55AACC26" w14:textId="3E81C13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Xia, L. et al., 2014: Solar radiation management impacts on agriculture in China: A case study in the Geoengineering Model Intercomparison Project (GeoMIP). </w:t>
      </w:r>
      <w:r w:rsidRPr="001E7A27">
        <w:rPr>
          <w:rFonts w:cs="Times New Roman"/>
          <w:i/>
          <w:sz w:val="20"/>
          <w:szCs w:val="20"/>
          <w:lang w:val="en-GB"/>
        </w:rPr>
        <w:t>Journal of Geophysical Research: Atmospheres</w:t>
      </w:r>
      <w:r w:rsidRPr="001E7A27">
        <w:rPr>
          <w:rFonts w:cs="Times New Roman"/>
          <w:sz w:val="20"/>
          <w:szCs w:val="20"/>
          <w:lang w:val="en-GB"/>
        </w:rPr>
        <w:t xml:space="preserve">, </w:t>
      </w:r>
      <w:r w:rsidRPr="001E7A27">
        <w:rPr>
          <w:rFonts w:cs="Times New Roman"/>
          <w:b/>
          <w:sz w:val="20"/>
          <w:szCs w:val="20"/>
          <w:lang w:val="en-GB"/>
        </w:rPr>
        <w:t>119(14)</w:t>
      </w:r>
      <w:r w:rsidRPr="001E7A27">
        <w:rPr>
          <w:rFonts w:cs="Times New Roman"/>
          <w:sz w:val="20"/>
          <w:szCs w:val="20"/>
          <w:lang w:val="en-GB"/>
        </w:rPr>
        <w:t>, 8695–8711, doi:</w:t>
      </w:r>
      <w:hyperlink r:id="rId1272" w:history="1">
        <w:r w:rsidRPr="001E7A27">
          <w:rPr>
            <w:rStyle w:val="Hyperlink"/>
            <w:rFonts w:cs="Times New Roman"/>
            <w:sz w:val="20"/>
            <w:szCs w:val="20"/>
            <w:lang w:val="en-GB"/>
          </w:rPr>
          <w:t>10.1002/2013jd020630</w:t>
        </w:r>
      </w:hyperlink>
      <w:r w:rsidRPr="001E7A27">
        <w:rPr>
          <w:rFonts w:cs="Times New Roman"/>
          <w:sz w:val="20"/>
          <w:szCs w:val="20"/>
          <w:lang w:val="en-GB"/>
        </w:rPr>
        <w:t>.</w:t>
      </w:r>
    </w:p>
    <w:p w14:paraId="12DF075F" w14:textId="79D61CB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Xu, Z., Y. Jiang, B. Jia, and G. Zhou, 2016: Elevated-CO2 response of stomata and its dependence on environmental factors. </w:t>
      </w:r>
      <w:r w:rsidRPr="001E7A27">
        <w:rPr>
          <w:rFonts w:cs="Times New Roman"/>
          <w:i/>
          <w:sz w:val="20"/>
          <w:szCs w:val="20"/>
          <w:lang w:val="en-GB"/>
        </w:rPr>
        <w:t>Frontiers in Plant Science</w:t>
      </w:r>
      <w:r w:rsidRPr="001E7A27">
        <w:rPr>
          <w:rFonts w:cs="Times New Roman"/>
          <w:sz w:val="20"/>
          <w:szCs w:val="20"/>
          <w:lang w:val="en-GB"/>
        </w:rPr>
        <w:t xml:space="preserve">, </w:t>
      </w:r>
      <w:r w:rsidRPr="001E7A27">
        <w:rPr>
          <w:rFonts w:cs="Times New Roman"/>
          <w:b/>
          <w:sz w:val="20"/>
          <w:szCs w:val="20"/>
          <w:lang w:val="en-GB"/>
        </w:rPr>
        <w:t>7</w:t>
      </w:r>
      <w:r w:rsidRPr="001E7A27">
        <w:rPr>
          <w:rFonts w:cs="Times New Roman"/>
          <w:sz w:val="20"/>
          <w:szCs w:val="20"/>
          <w:lang w:val="en-GB"/>
        </w:rPr>
        <w:t>, 1–15, doi:</w:t>
      </w:r>
      <w:hyperlink r:id="rId1273" w:history="1">
        <w:r w:rsidRPr="001E7A27">
          <w:rPr>
            <w:rStyle w:val="Hyperlink"/>
            <w:rFonts w:cs="Times New Roman"/>
            <w:sz w:val="20"/>
            <w:szCs w:val="20"/>
            <w:lang w:val="en-GB"/>
          </w:rPr>
          <w:t>10.3389/fpls.2016.00657</w:t>
        </w:r>
      </w:hyperlink>
      <w:r w:rsidRPr="001E7A27">
        <w:rPr>
          <w:rFonts w:cs="Times New Roman"/>
          <w:sz w:val="20"/>
          <w:szCs w:val="20"/>
          <w:lang w:val="en-GB"/>
        </w:rPr>
        <w:t>.</w:t>
      </w:r>
    </w:p>
    <w:p w14:paraId="2617AC83" w14:textId="6FED5E2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Xu-Ri, I.C. Prentice, R. Spahni, and H.S. Niu, 2012: Modelling terrestrial nitrous oxide emissions and implications for climate feedback.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196(2)</w:t>
      </w:r>
      <w:r w:rsidRPr="001E7A27">
        <w:rPr>
          <w:rFonts w:cs="Times New Roman"/>
          <w:sz w:val="20"/>
          <w:szCs w:val="20"/>
          <w:lang w:val="en-GB"/>
        </w:rPr>
        <w:t>, 472–488, doi:</w:t>
      </w:r>
      <w:hyperlink r:id="rId1274" w:history="1">
        <w:r w:rsidRPr="001E7A27">
          <w:rPr>
            <w:rStyle w:val="Hyperlink"/>
            <w:rFonts w:cs="Times New Roman"/>
            <w:sz w:val="20"/>
            <w:szCs w:val="20"/>
            <w:lang w:val="en-GB"/>
          </w:rPr>
          <w:t>10.1111/j.1469-8137.2012.04269.x</w:t>
        </w:r>
      </w:hyperlink>
      <w:r w:rsidRPr="001E7A27">
        <w:rPr>
          <w:rFonts w:cs="Times New Roman"/>
          <w:sz w:val="20"/>
          <w:szCs w:val="20"/>
          <w:lang w:val="en-GB"/>
        </w:rPr>
        <w:t>.</w:t>
      </w:r>
    </w:p>
    <w:p w14:paraId="0041970C" w14:textId="378635B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Yamagata, Y. et al., 2018: Estimating water–food–ecosystem trade-offs for the global negative emission scenario (IPCC-RCP2.6). </w:t>
      </w:r>
      <w:r w:rsidRPr="001E7A27">
        <w:rPr>
          <w:rFonts w:cs="Times New Roman"/>
          <w:i/>
          <w:sz w:val="20"/>
          <w:szCs w:val="20"/>
          <w:lang w:val="en-GB"/>
        </w:rPr>
        <w:t>Sustainability Science</w:t>
      </w:r>
      <w:r w:rsidRPr="001E7A27">
        <w:rPr>
          <w:rFonts w:cs="Times New Roman"/>
          <w:sz w:val="20"/>
          <w:szCs w:val="20"/>
          <w:lang w:val="en-GB"/>
        </w:rPr>
        <w:t xml:space="preserve">, </w:t>
      </w:r>
      <w:r w:rsidRPr="001E7A27">
        <w:rPr>
          <w:rFonts w:cs="Times New Roman"/>
          <w:b/>
          <w:sz w:val="20"/>
          <w:szCs w:val="20"/>
          <w:lang w:val="en-GB"/>
        </w:rPr>
        <w:t>13(2)</w:t>
      </w:r>
      <w:r w:rsidRPr="001E7A27">
        <w:rPr>
          <w:rFonts w:cs="Times New Roman"/>
          <w:sz w:val="20"/>
          <w:szCs w:val="20"/>
          <w:lang w:val="en-GB"/>
        </w:rPr>
        <w:t>, 301–313, doi:</w:t>
      </w:r>
      <w:hyperlink r:id="rId1275" w:history="1">
        <w:r w:rsidRPr="001E7A27">
          <w:rPr>
            <w:rStyle w:val="Hyperlink"/>
            <w:rFonts w:cs="Times New Roman"/>
            <w:sz w:val="20"/>
            <w:szCs w:val="20"/>
            <w:lang w:val="en-GB"/>
          </w:rPr>
          <w:t>10.1007/s11625-017-0522-5</w:t>
        </w:r>
      </w:hyperlink>
      <w:r w:rsidRPr="001E7A27">
        <w:rPr>
          <w:rFonts w:cs="Times New Roman"/>
          <w:sz w:val="20"/>
          <w:szCs w:val="20"/>
          <w:lang w:val="en-GB"/>
        </w:rPr>
        <w:t>.</w:t>
      </w:r>
    </w:p>
    <w:p w14:paraId="32C84F3B" w14:textId="437D332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Yamamoto, A., A. Abe-Ouchi, R. Ohgaito, A. Ito, and A. Oka, 2019: Glacial CO2 decrease and deep-water </w:t>
      </w:r>
      <w:r w:rsidRPr="001E7A27">
        <w:rPr>
          <w:rFonts w:cs="Times New Roman"/>
          <w:sz w:val="20"/>
          <w:szCs w:val="20"/>
          <w:lang w:val="en-GB"/>
        </w:rPr>
        <w:lastRenderedPageBreak/>
        <w:t xml:space="preserve">deoxygenation by iron fertilization from glaciogenic dust. </w:t>
      </w:r>
      <w:r w:rsidRPr="001E7A27">
        <w:rPr>
          <w:rFonts w:cs="Times New Roman"/>
          <w:i/>
          <w:sz w:val="20"/>
          <w:szCs w:val="20"/>
          <w:lang w:val="en-GB"/>
        </w:rPr>
        <w:t>Climate of the Past</w:t>
      </w:r>
      <w:r w:rsidRPr="001E7A27">
        <w:rPr>
          <w:rFonts w:cs="Times New Roman"/>
          <w:sz w:val="20"/>
          <w:szCs w:val="20"/>
          <w:lang w:val="en-GB"/>
        </w:rPr>
        <w:t xml:space="preserve">, </w:t>
      </w:r>
      <w:r w:rsidRPr="001E7A27">
        <w:rPr>
          <w:rFonts w:cs="Times New Roman"/>
          <w:b/>
          <w:sz w:val="20"/>
          <w:szCs w:val="20"/>
          <w:lang w:val="en-GB"/>
        </w:rPr>
        <w:t>15(3)</w:t>
      </w:r>
      <w:r w:rsidRPr="001E7A27">
        <w:rPr>
          <w:rFonts w:cs="Times New Roman"/>
          <w:sz w:val="20"/>
          <w:szCs w:val="20"/>
          <w:lang w:val="en-GB"/>
        </w:rPr>
        <w:t>, 981–996, doi:</w:t>
      </w:r>
      <w:hyperlink r:id="rId1276" w:history="1">
        <w:r w:rsidRPr="001E7A27">
          <w:rPr>
            <w:rStyle w:val="Hyperlink"/>
            <w:rFonts w:cs="Times New Roman"/>
            <w:sz w:val="20"/>
            <w:szCs w:val="20"/>
            <w:lang w:val="en-GB"/>
          </w:rPr>
          <w:t>10.5194/cp-15-981-2019</w:t>
        </w:r>
      </w:hyperlink>
      <w:r w:rsidRPr="001E7A27">
        <w:rPr>
          <w:rFonts w:cs="Times New Roman"/>
          <w:sz w:val="20"/>
          <w:szCs w:val="20"/>
          <w:lang w:val="en-GB"/>
        </w:rPr>
        <w:t>.</w:t>
      </w:r>
    </w:p>
    <w:p w14:paraId="351F816F" w14:textId="7D84F57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Yamamoto-Kawai, M., F.A. McLaughlin, E.C. Carmack, S. Nishino, and K. Shimada, 2009: Aragonite undersaturation in the Arctic ocean: effects of ocean acidification and sea ice melt.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326(5956)</w:t>
      </w:r>
      <w:r w:rsidRPr="001E7A27">
        <w:rPr>
          <w:rFonts w:cs="Times New Roman"/>
          <w:sz w:val="20"/>
          <w:szCs w:val="20"/>
          <w:lang w:val="en-GB"/>
        </w:rPr>
        <w:t>, 1098–1100, doi:</w:t>
      </w:r>
      <w:hyperlink r:id="rId1277" w:history="1">
        <w:r w:rsidRPr="001E7A27">
          <w:rPr>
            <w:rStyle w:val="Hyperlink"/>
            <w:rFonts w:cs="Times New Roman"/>
            <w:sz w:val="20"/>
            <w:szCs w:val="20"/>
            <w:lang w:val="en-GB"/>
          </w:rPr>
          <w:t>10.1126/science.1174190</w:t>
        </w:r>
      </w:hyperlink>
      <w:r w:rsidRPr="001E7A27">
        <w:rPr>
          <w:rFonts w:cs="Times New Roman"/>
          <w:sz w:val="20"/>
          <w:szCs w:val="20"/>
          <w:lang w:val="en-GB"/>
        </w:rPr>
        <w:t>.</w:t>
      </w:r>
    </w:p>
    <w:p w14:paraId="70C9B131" w14:textId="73DD6DC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Yamori, W., K. Hikosaka, and D.A. Way, 2014: Temperature response of photosynthesis in C3, C4, and CAM plants: temperature acclimation and temperature adaptation. </w:t>
      </w:r>
      <w:r w:rsidRPr="001E7A27">
        <w:rPr>
          <w:rFonts w:cs="Times New Roman"/>
          <w:i/>
          <w:sz w:val="20"/>
          <w:szCs w:val="20"/>
          <w:lang w:val="en-GB"/>
        </w:rPr>
        <w:t>Photosynthesis Research</w:t>
      </w:r>
      <w:r w:rsidRPr="001E7A27">
        <w:rPr>
          <w:rFonts w:cs="Times New Roman"/>
          <w:sz w:val="20"/>
          <w:szCs w:val="20"/>
          <w:lang w:val="en-GB"/>
        </w:rPr>
        <w:t xml:space="preserve">, </w:t>
      </w:r>
      <w:r w:rsidRPr="001E7A27">
        <w:rPr>
          <w:rFonts w:cs="Times New Roman"/>
          <w:b/>
          <w:sz w:val="20"/>
          <w:szCs w:val="20"/>
          <w:lang w:val="en-GB"/>
        </w:rPr>
        <w:t>119(1)</w:t>
      </w:r>
      <w:r w:rsidRPr="001E7A27">
        <w:rPr>
          <w:rFonts w:cs="Times New Roman"/>
          <w:sz w:val="20"/>
          <w:szCs w:val="20"/>
          <w:lang w:val="en-GB"/>
        </w:rPr>
        <w:t>, 101–117, doi:</w:t>
      </w:r>
      <w:hyperlink r:id="rId1278" w:history="1">
        <w:r w:rsidRPr="001E7A27">
          <w:rPr>
            <w:rStyle w:val="Hyperlink"/>
            <w:rFonts w:cs="Times New Roman"/>
            <w:sz w:val="20"/>
            <w:szCs w:val="20"/>
            <w:lang w:val="en-GB"/>
          </w:rPr>
          <w:t>10.1007/s11120-013-9874-6</w:t>
        </w:r>
      </w:hyperlink>
      <w:r w:rsidRPr="001E7A27">
        <w:rPr>
          <w:rFonts w:cs="Times New Roman"/>
          <w:sz w:val="20"/>
          <w:szCs w:val="20"/>
          <w:lang w:val="en-GB"/>
        </w:rPr>
        <w:t>.</w:t>
      </w:r>
    </w:p>
    <w:p w14:paraId="10C88279" w14:textId="567D298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Yang et al., 2019: Biochar improved rice yield and mitigated CH4 and N2O emissions from paddy field under controlled irrigation in the Taihu Lake Region of China. </w:t>
      </w:r>
      <w:r w:rsidRPr="001E7A27">
        <w:rPr>
          <w:rFonts w:cs="Times New Roman"/>
          <w:i/>
          <w:sz w:val="20"/>
          <w:szCs w:val="20"/>
          <w:lang w:val="en-GB"/>
        </w:rPr>
        <w:t>Atmospheric Environment</w:t>
      </w:r>
      <w:r w:rsidRPr="001E7A27">
        <w:rPr>
          <w:rFonts w:cs="Times New Roman"/>
          <w:sz w:val="20"/>
          <w:szCs w:val="20"/>
          <w:lang w:val="en-GB"/>
        </w:rPr>
        <w:t xml:space="preserve">, </w:t>
      </w:r>
      <w:r w:rsidRPr="001E7A27">
        <w:rPr>
          <w:rFonts w:cs="Times New Roman"/>
          <w:b/>
          <w:sz w:val="20"/>
          <w:szCs w:val="20"/>
          <w:lang w:val="en-GB"/>
        </w:rPr>
        <w:t>200</w:t>
      </w:r>
      <w:r w:rsidRPr="001E7A27">
        <w:rPr>
          <w:rFonts w:cs="Times New Roman"/>
          <w:sz w:val="20"/>
          <w:szCs w:val="20"/>
          <w:lang w:val="en-GB"/>
        </w:rPr>
        <w:t>, 69–77, doi:</w:t>
      </w:r>
      <w:hyperlink r:id="rId1279" w:history="1">
        <w:r w:rsidRPr="001E7A27">
          <w:rPr>
            <w:rStyle w:val="Hyperlink"/>
            <w:rFonts w:cs="Times New Roman"/>
            <w:sz w:val="20"/>
            <w:szCs w:val="20"/>
            <w:lang w:val="en-GB"/>
          </w:rPr>
          <w:t>10.1016/j.atmosenv.2018.12.003</w:t>
        </w:r>
      </w:hyperlink>
      <w:r w:rsidRPr="001E7A27">
        <w:rPr>
          <w:rFonts w:cs="Times New Roman"/>
          <w:sz w:val="20"/>
          <w:szCs w:val="20"/>
          <w:lang w:val="en-GB"/>
        </w:rPr>
        <w:t>.</w:t>
      </w:r>
    </w:p>
    <w:p w14:paraId="1AB03BC7" w14:textId="6D03E5B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Yang, C.-E. et al., 2020a: Assessing terrestrial biogeochemical feedbacks in a strategically geoengineered climate.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15(10)</w:t>
      </w:r>
      <w:r w:rsidRPr="001E7A27">
        <w:rPr>
          <w:rFonts w:cs="Times New Roman"/>
          <w:sz w:val="20"/>
          <w:szCs w:val="20"/>
          <w:lang w:val="en-GB"/>
        </w:rPr>
        <w:t>, 104043, doi:</w:t>
      </w:r>
      <w:hyperlink r:id="rId1280" w:history="1">
        <w:r w:rsidRPr="001E7A27">
          <w:rPr>
            <w:rStyle w:val="Hyperlink"/>
            <w:rFonts w:cs="Times New Roman"/>
            <w:sz w:val="20"/>
            <w:szCs w:val="20"/>
            <w:lang w:val="en-GB"/>
          </w:rPr>
          <w:t>10.1088/1748-9326/abacf7</w:t>
        </w:r>
      </w:hyperlink>
      <w:r w:rsidRPr="001E7A27">
        <w:rPr>
          <w:rFonts w:cs="Times New Roman"/>
          <w:sz w:val="20"/>
          <w:szCs w:val="20"/>
          <w:lang w:val="en-GB"/>
        </w:rPr>
        <w:t>.</w:t>
      </w:r>
    </w:p>
    <w:p w14:paraId="498F963C" w14:textId="340BD0D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Yang, C.-E. et al., 2020b: Assessing terrestrial biogeochemical feedbacks in a strategically geoengineered climate.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15(10)</w:t>
      </w:r>
      <w:r w:rsidRPr="001E7A27">
        <w:rPr>
          <w:rFonts w:cs="Times New Roman"/>
          <w:sz w:val="20"/>
          <w:szCs w:val="20"/>
          <w:lang w:val="en-GB"/>
        </w:rPr>
        <w:t>, 104043, doi:</w:t>
      </w:r>
      <w:hyperlink r:id="rId1281" w:history="1">
        <w:r w:rsidRPr="001E7A27">
          <w:rPr>
            <w:rStyle w:val="Hyperlink"/>
            <w:rFonts w:cs="Times New Roman"/>
            <w:sz w:val="20"/>
            <w:szCs w:val="20"/>
            <w:lang w:val="en-GB"/>
          </w:rPr>
          <w:t>10.1088/1748-9326/abacf7</w:t>
        </w:r>
      </w:hyperlink>
      <w:r w:rsidRPr="001E7A27">
        <w:rPr>
          <w:rFonts w:cs="Times New Roman"/>
          <w:sz w:val="20"/>
          <w:szCs w:val="20"/>
          <w:lang w:val="en-GB"/>
        </w:rPr>
        <w:t>.</w:t>
      </w:r>
    </w:p>
    <w:p w14:paraId="4457A4B8" w14:textId="27A86BD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Yang, H. et al., 2016: Potential negative consequences of geoengineering on crop production: A study of Indian groundnut.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43(22)</w:t>
      </w:r>
      <w:r w:rsidRPr="001E7A27">
        <w:rPr>
          <w:rFonts w:cs="Times New Roman"/>
          <w:sz w:val="20"/>
          <w:szCs w:val="20"/>
          <w:lang w:val="en-GB"/>
        </w:rPr>
        <w:t>, 11,711–786,795, doi:</w:t>
      </w:r>
      <w:hyperlink r:id="rId1282" w:history="1">
        <w:r w:rsidRPr="001E7A27">
          <w:rPr>
            <w:rStyle w:val="Hyperlink"/>
            <w:rFonts w:cs="Times New Roman"/>
            <w:sz w:val="20"/>
            <w:szCs w:val="20"/>
            <w:lang w:val="en-GB"/>
          </w:rPr>
          <w:t>10.1002/2016gl071209</w:t>
        </w:r>
      </w:hyperlink>
      <w:r w:rsidRPr="001E7A27">
        <w:rPr>
          <w:rFonts w:cs="Times New Roman"/>
          <w:sz w:val="20"/>
          <w:szCs w:val="20"/>
          <w:lang w:val="en-GB"/>
        </w:rPr>
        <w:t>.</w:t>
      </w:r>
    </w:p>
    <w:p w14:paraId="033CD485" w14:textId="432DC86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Yang, J.-W., J. Ahn, E.J. Brook, and Y. Ryu, 2017: Atmospheric methane control mechanisms during the early Holocene. </w:t>
      </w:r>
      <w:r w:rsidRPr="001E7A27">
        <w:rPr>
          <w:rFonts w:cs="Times New Roman"/>
          <w:i/>
          <w:sz w:val="20"/>
          <w:szCs w:val="20"/>
          <w:lang w:val="en-GB"/>
        </w:rPr>
        <w:t>Climate of the Past</w:t>
      </w:r>
      <w:r w:rsidRPr="001E7A27">
        <w:rPr>
          <w:rFonts w:cs="Times New Roman"/>
          <w:sz w:val="20"/>
          <w:szCs w:val="20"/>
          <w:lang w:val="en-GB"/>
        </w:rPr>
        <w:t xml:space="preserve">, </w:t>
      </w:r>
      <w:r w:rsidRPr="001E7A27">
        <w:rPr>
          <w:rFonts w:cs="Times New Roman"/>
          <w:b/>
          <w:sz w:val="20"/>
          <w:szCs w:val="20"/>
          <w:lang w:val="en-GB"/>
        </w:rPr>
        <w:t>13(9)</w:t>
      </w:r>
      <w:r w:rsidRPr="001E7A27">
        <w:rPr>
          <w:rFonts w:cs="Times New Roman"/>
          <w:sz w:val="20"/>
          <w:szCs w:val="20"/>
          <w:lang w:val="en-GB"/>
        </w:rPr>
        <w:t>, 1227–1242, doi:</w:t>
      </w:r>
      <w:hyperlink r:id="rId1283" w:history="1">
        <w:r w:rsidRPr="001E7A27">
          <w:rPr>
            <w:rStyle w:val="Hyperlink"/>
            <w:rFonts w:cs="Times New Roman"/>
            <w:sz w:val="20"/>
            <w:szCs w:val="20"/>
            <w:lang w:val="en-GB"/>
          </w:rPr>
          <w:t>10.5194/cp-13-1227-2017</w:t>
        </w:r>
      </w:hyperlink>
      <w:r w:rsidRPr="001E7A27">
        <w:rPr>
          <w:rFonts w:cs="Times New Roman"/>
          <w:sz w:val="20"/>
          <w:szCs w:val="20"/>
          <w:lang w:val="en-GB"/>
        </w:rPr>
        <w:t>.</w:t>
      </w:r>
    </w:p>
    <w:p w14:paraId="4E6D6969" w14:textId="3434468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Yang, S. et al., 2020: Global reconstruction reduces the uncertainty of oceanic nitrous oxide emissions and reveals a vigorous seasonal cycle.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117(22)</w:t>
      </w:r>
      <w:r w:rsidRPr="001E7A27">
        <w:rPr>
          <w:rFonts w:cs="Times New Roman"/>
          <w:sz w:val="20"/>
          <w:szCs w:val="20"/>
          <w:lang w:val="en-GB"/>
        </w:rPr>
        <w:t>, 11954–11960, doi:</w:t>
      </w:r>
      <w:hyperlink r:id="rId1284" w:history="1">
        <w:r w:rsidRPr="001E7A27">
          <w:rPr>
            <w:rStyle w:val="Hyperlink"/>
            <w:rFonts w:cs="Times New Roman"/>
            <w:sz w:val="20"/>
            <w:szCs w:val="20"/>
            <w:lang w:val="en-GB"/>
          </w:rPr>
          <w:t>10.1073/pnas.1921914117</w:t>
        </w:r>
      </w:hyperlink>
      <w:r w:rsidRPr="001E7A27">
        <w:rPr>
          <w:rFonts w:cs="Times New Roman"/>
          <w:sz w:val="20"/>
          <w:szCs w:val="20"/>
          <w:lang w:val="en-GB"/>
        </w:rPr>
        <w:t>.</w:t>
      </w:r>
    </w:p>
    <w:p w14:paraId="5482D886" w14:textId="40E157C4"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Yang, X. et al., 2019: The Effects of Phosphorus Cycle Dynamics on Carbon Sources and Sinks in the Amazon Region: A Modeling Study Using ELM v1. </w:t>
      </w:r>
      <w:r w:rsidRPr="001E7A27">
        <w:rPr>
          <w:rFonts w:cs="Times New Roman"/>
          <w:i/>
          <w:sz w:val="20"/>
          <w:szCs w:val="20"/>
          <w:lang w:val="en-GB"/>
        </w:rPr>
        <w:t>Journal of Geophysical Research: Biogeosciences</w:t>
      </w:r>
      <w:r w:rsidRPr="001E7A27">
        <w:rPr>
          <w:rFonts w:cs="Times New Roman"/>
          <w:sz w:val="20"/>
          <w:szCs w:val="20"/>
          <w:lang w:val="en-GB"/>
        </w:rPr>
        <w:t xml:space="preserve">, </w:t>
      </w:r>
      <w:r w:rsidRPr="001E7A27">
        <w:rPr>
          <w:rFonts w:cs="Times New Roman"/>
          <w:b/>
          <w:sz w:val="20"/>
          <w:szCs w:val="20"/>
          <w:lang w:val="en-GB"/>
        </w:rPr>
        <w:t>124(12)</w:t>
      </w:r>
      <w:r w:rsidRPr="001E7A27">
        <w:rPr>
          <w:rFonts w:cs="Times New Roman"/>
          <w:sz w:val="20"/>
          <w:szCs w:val="20"/>
          <w:lang w:val="en-GB"/>
        </w:rPr>
        <w:t>, 3686–3698, doi:</w:t>
      </w:r>
      <w:hyperlink r:id="rId1285" w:history="1">
        <w:r w:rsidRPr="001E7A27">
          <w:rPr>
            <w:rStyle w:val="Hyperlink"/>
            <w:rFonts w:cs="Times New Roman"/>
            <w:sz w:val="20"/>
            <w:szCs w:val="20"/>
            <w:lang w:val="en-GB"/>
          </w:rPr>
          <w:t>10.1029/2019jg005082</w:t>
        </w:r>
      </w:hyperlink>
      <w:r w:rsidRPr="001E7A27">
        <w:rPr>
          <w:rFonts w:cs="Times New Roman"/>
          <w:sz w:val="20"/>
          <w:szCs w:val="20"/>
          <w:lang w:val="en-GB"/>
        </w:rPr>
        <w:t>.</w:t>
      </w:r>
    </w:p>
    <w:p w14:paraId="1FF0C330" w14:textId="4239028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Yang, Y., M.L. Roderick, S. Zhang, T.R. McVicar, and R.J. Donohue, 2019: Hydrologic implications of vegetation response to elevated CO2 in climate projections.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9(1)</w:t>
      </w:r>
      <w:r w:rsidRPr="001E7A27">
        <w:rPr>
          <w:rFonts w:cs="Times New Roman"/>
          <w:sz w:val="20"/>
          <w:szCs w:val="20"/>
          <w:lang w:val="en-GB"/>
        </w:rPr>
        <w:t>, 44–48, doi:</w:t>
      </w:r>
      <w:hyperlink r:id="rId1286" w:history="1">
        <w:r w:rsidRPr="001E7A27">
          <w:rPr>
            <w:rStyle w:val="Hyperlink"/>
            <w:rFonts w:cs="Times New Roman"/>
            <w:sz w:val="20"/>
            <w:szCs w:val="20"/>
            <w:lang w:val="en-GB"/>
          </w:rPr>
          <w:t>10.1038/s41558-018-0361-0</w:t>
        </w:r>
      </w:hyperlink>
      <w:r w:rsidRPr="001E7A27">
        <w:rPr>
          <w:rFonts w:cs="Times New Roman"/>
          <w:sz w:val="20"/>
          <w:szCs w:val="20"/>
          <w:lang w:val="en-GB"/>
        </w:rPr>
        <w:t>.</w:t>
      </w:r>
    </w:p>
    <w:p w14:paraId="2023BD15" w14:textId="3FD237E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Yao, W., A. Paytan, and U.G. Wortmann, 2018: Large-scale ocean deoxygenation during the Paleocene-Eocene Thermal Maximum.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361(6404)</w:t>
      </w:r>
      <w:r w:rsidRPr="001E7A27">
        <w:rPr>
          <w:rFonts w:cs="Times New Roman"/>
          <w:sz w:val="20"/>
          <w:szCs w:val="20"/>
          <w:lang w:val="en-GB"/>
        </w:rPr>
        <w:t>, 804–806, doi:</w:t>
      </w:r>
      <w:hyperlink r:id="rId1287" w:history="1">
        <w:r w:rsidRPr="001E7A27">
          <w:rPr>
            <w:rStyle w:val="Hyperlink"/>
            <w:rFonts w:cs="Times New Roman"/>
            <w:sz w:val="20"/>
            <w:szCs w:val="20"/>
            <w:lang w:val="en-GB"/>
          </w:rPr>
          <w:t>10.1126/science.aar8658</w:t>
        </w:r>
      </w:hyperlink>
      <w:r w:rsidRPr="001E7A27">
        <w:rPr>
          <w:rFonts w:cs="Times New Roman"/>
          <w:sz w:val="20"/>
          <w:szCs w:val="20"/>
          <w:lang w:val="en-GB"/>
        </w:rPr>
        <w:t>.</w:t>
      </w:r>
    </w:p>
    <w:p w14:paraId="7EB66397" w14:textId="07871A1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Yao, Y. et al., 2020: Increased global nitrous oxide emissions from streams and rivers in the Anthropocene.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10(2)</w:t>
      </w:r>
      <w:r w:rsidRPr="001E7A27">
        <w:rPr>
          <w:rFonts w:cs="Times New Roman"/>
          <w:sz w:val="20"/>
          <w:szCs w:val="20"/>
          <w:lang w:val="en-GB"/>
        </w:rPr>
        <w:t>, 138–142, doi:</w:t>
      </w:r>
      <w:hyperlink r:id="rId1288" w:history="1">
        <w:r w:rsidRPr="001E7A27">
          <w:rPr>
            <w:rStyle w:val="Hyperlink"/>
            <w:rFonts w:cs="Times New Roman"/>
            <w:sz w:val="20"/>
            <w:szCs w:val="20"/>
            <w:lang w:val="en-GB"/>
          </w:rPr>
          <w:t>10.1038/s41558-019-0665-8</w:t>
        </w:r>
      </w:hyperlink>
      <w:r w:rsidRPr="001E7A27">
        <w:rPr>
          <w:rFonts w:cs="Times New Roman"/>
          <w:sz w:val="20"/>
          <w:szCs w:val="20"/>
          <w:lang w:val="en-GB"/>
        </w:rPr>
        <w:t>.</w:t>
      </w:r>
    </w:p>
    <w:p w14:paraId="6500BA99" w14:textId="104F8FF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Ye, L. et al., 2020: Biochar effects on crop yields with and without fertilizer: A meta-analysis of field studies using separate controls. </w:t>
      </w:r>
      <w:r w:rsidRPr="001E7A27">
        <w:rPr>
          <w:rFonts w:cs="Times New Roman"/>
          <w:i/>
          <w:sz w:val="20"/>
          <w:szCs w:val="20"/>
          <w:lang w:val="en-GB"/>
        </w:rPr>
        <w:t>Soil Use and Management</w:t>
      </w:r>
      <w:r w:rsidRPr="001E7A27">
        <w:rPr>
          <w:rFonts w:cs="Times New Roman"/>
          <w:sz w:val="20"/>
          <w:szCs w:val="20"/>
          <w:lang w:val="en-GB"/>
        </w:rPr>
        <w:t xml:space="preserve">, </w:t>
      </w:r>
      <w:r w:rsidRPr="001E7A27">
        <w:rPr>
          <w:rFonts w:cs="Times New Roman"/>
          <w:b/>
          <w:sz w:val="20"/>
          <w:szCs w:val="20"/>
          <w:lang w:val="en-GB"/>
        </w:rPr>
        <w:t>36(1)</w:t>
      </w:r>
      <w:r w:rsidRPr="001E7A27">
        <w:rPr>
          <w:rFonts w:cs="Times New Roman"/>
          <w:sz w:val="20"/>
          <w:szCs w:val="20"/>
          <w:lang w:val="en-GB"/>
        </w:rPr>
        <w:t>, 2–18, doi:</w:t>
      </w:r>
      <w:hyperlink r:id="rId1289" w:history="1">
        <w:r w:rsidRPr="001E7A27">
          <w:rPr>
            <w:rStyle w:val="Hyperlink"/>
            <w:rFonts w:cs="Times New Roman"/>
            <w:sz w:val="20"/>
            <w:szCs w:val="20"/>
            <w:lang w:val="en-GB"/>
          </w:rPr>
          <w:t>10.1111/sum.12546</w:t>
        </w:r>
      </w:hyperlink>
      <w:r w:rsidRPr="001E7A27">
        <w:rPr>
          <w:rFonts w:cs="Times New Roman"/>
          <w:sz w:val="20"/>
          <w:szCs w:val="20"/>
          <w:lang w:val="en-GB"/>
        </w:rPr>
        <w:t>.</w:t>
      </w:r>
    </w:p>
    <w:p w14:paraId="575336FF" w14:textId="43DCF7B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Yeager, S.G. et al., 2018: Predicting near-term changes in the Earth system: a large ensemble of initialized decadal prediction simulations using the community Earth system model. </w:t>
      </w:r>
      <w:r w:rsidRPr="001E7A27">
        <w:rPr>
          <w:rFonts w:cs="Times New Roman"/>
          <w:i/>
          <w:sz w:val="20"/>
          <w:szCs w:val="20"/>
          <w:lang w:val="en-GB"/>
        </w:rPr>
        <w:t>Bulletin of the American Meteorological Society</w:t>
      </w:r>
      <w:r w:rsidRPr="001E7A27">
        <w:rPr>
          <w:rFonts w:cs="Times New Roman"/>
          <w:sz w:val="20"/>
          <w:szCs w:val="20"/>
          <w:lang w:val="en-GB"/>
        </w:rPr>
        <w:t xml:space="preserve">, </w:t>
      </w:r>
      <w:r w:rsidRPr="001E7A27">
        <w:rPr>
          <w:rFonts w:cs="Times New Roman"/>
          <w:b/>
          <w:sz w:val="20"/>
          <w:szCs w:val="20"/>
          <w:lang w:val="en-GB"/>
        </w:rPr>
        <w:t>99(9)</w:t>
      </w:r>
      <w:r w:rsidRPr="001E7A27">
        <w:rPr>
          <w:rFonts w:cs="Times New Roman"/>
          <w:sz w:val="20"/>
          <w:szCs w:val="20"/>
          <w:lang w:val="en-GB"/>
        </w:rPr>
        <w:t>, 1867–1886, doi:</w:t>
      </w:r>
      <w:hyperlink r:id="rId1290" w:history="1">
        <w:r w:rsidRPr="001E7A27">
          <w:rPr>
            <w:rStyle w:val="Hyperlink"/>
            <w:rFonts w:cs="Times New Roman"/>
            <w:sz w:val="20"/>
            <w:szCs w:val="20"/>
            <w:lang w:val="en-GB"/>
          </w:rPr>
          <w:t>10.1175/bams-d-17-0098.1</w:t>
        </w:r>
      </w:hyperlink>
      <w:r w:rsidRPr="001E7A27">
        <w:rPr>
          <w:rFonts w:cs="Times New Roman"/>
          <w:sz w:val="20"/>
          <w:szCs w:val="20"/>
          <w:lang w:val="en-GB"/>
        </w:rPr>
        <w:t>.</w:t>
      </w:r>
    </w:p>
    <w:p w14:paraId="0F176792" w14:textId="44F0B69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Yin, Y. et al., 2020: Fire decline in dry tropical ecosystems enhances decadal land carbon sink.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11(1)</w:t>
      </w:r>
      <w:r w:rsidRPr="001E7A27">
        <w:rPr>
          <w:rFonts w:cs="Times New Roman"/>
          <w:sz w:val="20"/>
          <w:szCs w:val="20"/>
          <w:lang w:val="en-GB"/>
        </w:rPr>
        <w:t>, doi:</w:t>
      </w:r>
      <w:hyperlink r:id="rId1291" w:history="1">
        <w:r w:rsidRPr="001E7A27">
          <w:rPr>
            <w:rStyle w:val="Hyperlink"/>
            <w:rFonts w:cs="Times New Roman"/>
            <w:sz w:val="20"/>
            <w:szCs w:val="20"/>
            <w:lang w:val="en-GB"/>
          </w:rPr>
          <w:t>10.1038/s41467-020-15852-2</w:t>
        </w:r>
      </w:hyperlink>
      <w:r w:rsidRPr="001E7A27">
        <w:rPr>
          <w:rFonts w:cs="Times New Roman"/>
          <w:sz w:val="20"/>
          <w:szCs w:val="20"/>
          <w:lang w:val="en-GB"/>
        </w:rPr>
        <w:t>.</w:t>
      </w:r>
    </w:p>
    <w:p w14:paraId="6199A4C2" w14:textId="39FFF56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Yokohata, T. et al., 2020: Future projection of greenhouse gas emissions due to permafrost degradation using a simple numerical scheme with a global land surface model. </w:t>
      </w:r>
      <w:r w:rsidRPr="001E7A27">
        <w:rPr>
          <w:rFonts w:cs="Times New Roman"/>
          <w:i/>
          <w:sz w:val="20"/>
          <w:szCs w:val="20"/>
          <w:lang w:val="en-GB"/>
        </w:rPr>
        <w:t>Progress in Earth and Planetary Science</w:t>
      </w:r>
      <w:r w:rsidRPr="001E7A27">
        <w:rPr>
          <w:rFonts w:cs="Times New Roman"/>
          <w:sz w:val="20"/>
          <w:szCs w:val="20"/>
          <w:lang w:val="en-GB"/>
        </w:rPr>
        <w:t xml:space="preserve">, </w:t>
      </w:r>
      <w:r w:rsidRPr="001E7A27">
        <w:rPr>
          <w:rFonts w:cs="Times New Roman"/>
          <w:b/>
          <w:sz w:val="20"/>
          <w:szCs w:val="20"/>
          <w:lang w:val="en-GB"/>
        </w:rPr>
        <w:t>7(1)</w:t>
      </w:r>
      <w:r w:rsidRPr="001E7A27">
        <w:rPr>
          <w:rFonts w:cs="Times New Roman"/>
          <w:sz w:val="20"/>
          <w:szCs w:val="20"/>
          <w:lang w:val="en-GB"/>
        </w:rPr>
        <w:t>, 56, doi:</w:t>
      </w:r>
      <w:hyperlink r:id="rId1292" w:history="1">
        <w:r w:rsidRPr="001E7A27">
          <w:rPr>
            <w:rStyle w:val="Hyperlink"/>
            <w:rFonts w:cs="Times New Roman"/>
            <w:sz w:val="20"/>
            <w:szCs w:val="20"/>
            <w:lang w:val="en-GB"/>
          </w:rPr>
          <w:t>10.1186/s40645-020-00366-8</w:t>
        </w:r>
      </w:hyperlink>
      <w:r w:rsidRPr="001E7A27">
        <w:rPr>
          <w:rFonts w:cs="Times New Roman"/>
          <w:sz w:val="20"/>
          <w:szCs w:val="20"/>
          <w:lang w:val="en-GB"/>
        </w:rPr>
        <w:t>.</w:t>
      </w:r>
    </w:p>
    <w:p w14:paraId="2B753014" w14:textId="5204DD6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Yoon, J.-E. et al., 2018: Reviews and syntheses: Ocean iron fertilization experiments – past, present, and future looking to a future Korean Iron Fertilization Experiment in the Southern Ocean (KIFES) project.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15(19)</w:t>
      </w:r>
      <w:r w:rsidRPr="001E7A27">
        <w:rPr>
          <w:rFonts w:cs="Times New Roman"/>
          <w:sz w:val="20"/>
          <w:szCs w:val="20"/>
          <w:lang w:val="en-GB"/>
        </w:rPr>
        <w:t>, 5847–5889, doi:</w:t>
      </w:r>
      <w:hyperlink r:id="rId1293" w:history="1">
        <w:r w:rsidRPr="001E7A27">
          <w:rPr>
            <w:rStyle w:val="Hyperlink"/>
            <w:rFonts w:cs="Times New Roman"/>
            <w:sz w:val="20"/>
            <w:szCs w:val="20"/>
            <w:lang w:val="en-GB"/>
          </w:rPr>
          <w:t>10.5194/bg-15-5847-2018</w:t>
        </w:r>
      </w:hyperlink>
      <w:r w:rsidRPr="001E7A27">
        <w:rPr>
          <w:rFonts w:cs="Times New Roman"/>
          <w:sz w:val="20"/>
          <w:szCs w:val="20"/>
          <w:lang w:val="en-GB"/>
        </w:rPr>
        <w:t>.</w:t>
      </w:r>
    </w:p>
    <w:p w14:paraId="1FAF5BF7" w14:textId="4EDB08D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Yoshida, Y. et al., 2013: Improvement of the retrieval algorithm for GOSAT SWIR XCO2 and XCH4 and their validation using TCCON data. </w:t>
      </w:r>
      <w:r w:rsidRPr="001E7A27">
        <w:rPr>
          <w:rFonts w:cs="Times New Roman"/>
          <w:i/>
          <w:sz w:val="20"/>
          <w:szCs w:val="20"/>
          <w:lang w:val="en-GB"/>
        </w:rPr>
        <w:t>Atmospheric Measurement Techniques</w:t>
      </w:r>
      <w:r w:rsidRPr="001E7A27">
        <w:rPr>
          <w:rFonts w:cs="Times New Roman"/>
          <w:sz w:val="20"/>
          <w:szCs w:val="20"/>
          <w:lang w:val="en-GB"/>
        </w:rPr>
        <w:t xml:space="preserve">, </w:t>
      </w:r>
      <w:r w:rsidRPr="001E7A27">
        <w:rPr>
          <w:rFonts w:cs="Times New Roman"/>
          <w:b/>
          <w:sz w:val="20"/>
          <w:szCs w:val="20"/>
          <w:lang w:val="en-GB"/>
        </w:rPr>
        <w:t>6(6)</w:t>
      </w:r>
      <w:r w:rsidRPr="001E7A27">
        <w:rPr>
          <w:rFonts w:cs="Times New Roman"/>
          <w:sz w:val="20"/>
          <w:szCs w:val="20"/>
          <w:lang w:val="en-GB"/>
        </w:rPr>
        <w:t>, 1533–1547, doi:</w:t>
      </w:r>
      <w:hyperlink r:id="rId1294" w:history="1">
        <w:r w:rsidRPr="001E7A27">
          <w:rPr>
            <w:rStyle w:val="Hyperlink"/>
            <w:rFonts w:cs="Times New Roman"/>
            <w:sz w:val="20"/>
            <w:szCs w:val="20"/>
            <w:lang w:val="en-GB"/>
          </w:rPr>
          <w:t>10.5194/amt-6-1533-2013</w:t>
        </w:r>
      </w:hyperlink>
      <w:r w:rsidRPr="001E7A27">
        <w:rPr>
          <w:rFonts w:cs="Times New Roman"/>
          <w:sz w:val="20"/>
          <w:szCs w:val="20"/>
          <w:lang w:val="en-GB"/>
        </w:rPr>
        <w:t>.</w:t>
      </w:r>
    </w:p>
    <w:p w14:paraId="43EFAD8C" w14:textId="6174A5E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Yu, J. et al., 2010: Loss of carbon from the Deep Sea since the last glacial maximum.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330(6007)</w:t>
      </w:r>
      <w:r w:rsidRPr="001E7A27">
        <w:rPr>
          <w:rFonts w:cs="Times New Roman"/>
          <w:sz w:val="20"/>
          <w:szCs w:val="20"/>
          <w:lang w:val="en-GB"/>
        </w:rPr>
        <w:t>, 1084–1087, doi:</w:t>
      </w:r>
      <w:hyperlink r:id="rId1295" w:history="1">
        <w:r w:rsidRPr="001E7A27">
          <w:rPr>
            <w:rStyle w:val="Hyperlink"/>
            <w:rFonts w:cs="Times New Roman"/>
            <w:sz w:val="20"/>
            <w:szCs w:val="20"/>
            <w:lang w:val="en-GB"/>
          </w:rPr>
          <w:t>10.1126/science.1193221</w:t>
        </w:r>
      </w:hyperlink>
      <w:r w:rsidRPr="001E7A27">
        <w:rPr>
          <w:rFonts w:cs="Times New Roman"/>
          <w:sz w:val="20"/>
          <w:szCs w:val="20"/>
          <w:lang w:val="en-GB"/>
        </w:rPr>
        <w:t>.</w:t>
      </w:r>
    </w:p>
    <w:p w14:paraId="530D34AE" w14:textId="14A90DC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Yu, K. et al., 2019: Pervasive decreases in living vegetation carbon turnover time across forest climate zones.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116(49)</w:t>
      </w:r>
      <w:r w:rsidRPr="001E7A27">
        <w:rPr>
          <w:rFonts w:cs="Times New Roman"/>
          <w:sz w:val="20"/>
          <w:szCs w:val="20"/>
          <w:lang w:val="en-GB"/>
        </w:rPr>
        <w:t>, 24662–24667, doi:</w:t>
      </w:r>
      <w:hyperlink r:id="rId1296" w:history="1">
        <w:r w:rsidRPr="001E7A27">
          <w:rPr>
            <w:rStyle w:val="Hyperlink"/>
            <w:rFonts w:cs="Times New Roman"/>
            <w:sz w:val="20"/>
            <w:szCs w:val="20"/>
            <w:lang w:val="en-GB"/>
          </w:rPr>
          <w:t>10.1073/pnas.1821387116</w:t>
        </w:r>
      </w:hyperlink>
      <w:r w:rsidRPr="001E7A27">
        <w:rPr>
          <w:rFonts w:cs="Times New Roman"/>
          <w:sz w:val="20"/>
          <w:szCs w:val="20"/>
          <w:lang w:val="en-GB"/>
        </w:rPr>
        <w:t>.</w:t>
      </w:r>
    </w:p>
    <w:p w14:paraId="3482F06D" w14:textId="1012DF23"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Yu, L., Y. Huang, W. Zhang, T. Li, and W. Sun, 2017: Methane uptake in global forest and grassland soils from 1981 to 2010. </w:t>
      </w:r>
      <w:r w:rsidRPr="001E7A27">
        <w:rPr>
          <w:rFonts w:cs="Times New Roman"/>
          <w:i/>
          <w:sz w:val="20"/>
          <w:szCs w:val="20"/>
          <w:lang w:val="en-GB"/>
        </w:rPr>
        <w:t>Science of The Total Environment</w:t>
      </w:r>
      <w:r w:rsidRPr="001E7A27">
        <w:rPr>
          <w:rFonts w:cs="Times New Roman"/>
          <w:sz w:val="20"/>
          <w:szCs w:val="20"/>
          <w:lang w:val="en-GB"/>
        </w:rPr>
        <w:t xml:space="preserve">, </w:t>
      </w:r>
      <w:r w:rsidRPr="001E7A27">
        <w:rPr>
          <w:rFonts w:cs="Times New Roman"/>
          <w:b/>
          <w:sz w:val="20"/>
          <w:szCs w:val="20"/>
          <w:lang w:val="en-GB"/>
        </w:rPr>
        <w:t>607–608</w:t>
      </w:r>
      <w:r w:rsidRPr="001E7A27">
        <w:rPr>
          <w:rFonts w:cs="Times New Roman"/>
          <w:sz w:val="20"/>
          <w:szCs w:val="20"/>
          <w:lang w:val="en-GB"/>
        </w:rPr>
        <w:t>, 1163–1172, doi:</w:t>
      </w:r>
      <w:hyperlink r:id="rId1297" w:history="1">
        <w:r w:rsidRPr="001E7A27">
          <w:rPr>
            <w:rStyle w:val="Hyperlink"/>
            <w:rFonts w:cs="Times New Roman"/>
            <w:sz w:val="20"/>
            <w:szCs w:val="20"/>
            <w:lang w:val="en-GB"/>
          </w:rPr>
          <w:t>10.1016/j.scitotenv.2017.07.082</w:t>
        </w:r>
      </w:hyperlink>
      <w:r w:rsidRPr="001E7A27">
        <w:rPr>
          <w:rFonts w:cs="Times New Roman"/>
          <w:sz w:val="20"/>
          <w:szCs w:val="20"/>
          <w:lang w:val="en-GB"/>
        </w:rPr>
        <w:t>.</w:t>
      </w:r>
    </w:p>
    <w:p w14:paraId="3F0700E1" w14:textId="4F730E0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Yue, X. and N. Unger, 2018: Fire air pollution reduces global terrestrial productivity. </w:t>
      </w:r>
      <w:r w:rsidRPr="001E7A27">
        <w:rPr>
          <w:rFonts w:cs="Times New Roman"/>
          <w:i/>
          <w:sz w:val="20"/>
          <w:szCs w:val="20"/>
          <w:lang w:val="en-GB"/>
        </w:rPr>
        <w:t>Nature Communications</w:t>
      </w:r>
      <w:r w:rsidRPr="001E7A27">
        <w:rPr>
          <w:rFonts w:cs="Times New Roman"/>
          <w:sz w:val="20"/>
          <w:szCs w:val="20"/>
          <w:lang w:val="en-GB"/>
        </w:rPr>
        <w:t>, doi:</w:t>
      </w:r>
      <w:hyperlink r:id="rId1298" w:history="1">
        <w:r w:rsidRPr="001E7A27">
          <w:rPr>
            <w:rStyle w:val="Hyperlink"/>
            <w:rFonts w:cs="Times New Roman"/>
            <w:sz w:val="20"/>
            <w:szCs w:val="20"/>
            <w:lang w:val="en-GB"/>
          </w:rPr>
          <w:t>10.1038/s41467-018-07921-4</w:t>
        </w:r>
      </w:hyperlink>
      <w:r w:rsidRPr="001E7A27">
        <w:rPr>
          <w:rFonts w:cs="Times New Roman"/>
          <w:sz w:val="20"/>
          <w:szCs w:val="20"/>
          <w:lang w:val="en-GB"/>
        </w:rPr>
        <w:t>.</w:t>
      </w:r>
    </w:p>
    <w:p w14:paraId="0BEEBC5A" w14:textId="794ED21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Zachos, J.C., 2005: Rapid acidification of the ocean during the Paleocene-Eocene Thermal Maximum. </w:t>
      </w:r>
      <w:r w:rsidRPr="001E7A27">
        <w:rPr>
          <w:rFonts w:cs="Times New Roman"/>
          <w:i/>
          <w:sz w:val="20"/>
          <w:szCs w:val="20"/>
          <w:lang w:val="en-GB"/>
        </w:rPr>
        <w:t>Science</w:t>
      </w:r>
      <w:r w:rsidRPr="001E7A27">
        <w:rPr>
          <w:rFonts w:cs="Times New Roman"/>
          <w:sz w:val="20"/>
          <w:szCs w:val="20"/>
          <w:lang w:val="en-GB"/>
        </w:rPr>
        <w:t xml:space="preserve">, </w:t>
      </w:r>
      <w:r w:rsidRPr="001E7A27">
        <w:rPr>
          <w:rFonts w:cs="Times New Roman"/>
          <w:b/>
          <w:sz w:val="20"/>
          <w:szCs w:val="20"/>
          <w:lang w:val="en-GB"/>
        </w:rPr>
        <w:t>308(5728)</w:t>
      </w:r>
      <w:r w:rsidRPr="001E7A27">
        <w:rPr>
          <w:rFonts w:cs="Times New Roman"/>
          <w:sz w:val="20"/>
          <w:szCs w:val="20"/>
          <w:lang w:val="en-GB"/>
        </w:rPr>
        <w:t>, 1611–1615, doi:</w:t>
      </w:r>
      <w:hyperlink r:id="rId1299" w:history="1">
        <w:r w:rsidRPr="001E7A27">
          <w:rPr>
            <w:rStyle w:val="Hyperlink"/>
            <w:rFonts w:cs="Times New Roman"/>
            <w:sz w:val="20"/>
            <w:szCs w:val="20"/>
            <w:lang w:val="en-GB"/>
          </w:rPr>
          <w:t>10.1126/science.1109004</w:t>
        </w:r>
      </w:hyperlink>
      <w:r w:rsidRPr="001E7A27">
        <w:rPr>
          <w:rFonts w:cs="Times New Roman"/>
          <w:sz w:val="20"/>
          <w:szCs w:val="20"/>
          <w:lang w:val="en-GB"/>
        </w:rPr>
        <w:t>.</w:t>
      </w:r>
    </w:p>
    <w:p w14:paraId="5FDFCAF9" w14:textId="20F5804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Zaehle, S., 2013a: Terrestrial nitrogen-carbon cycle interactions at the global scale. </w:t>
      </w:r>
      <w:r w:rsidRPr="001E7A27">
        <w:rPr>
          <w:rFonts w:cs="Times New Roman"/>
          <w:i/>
          <w:sz w:val="20"/>
          <w:szCs w:val="20"/>
          <w:lang w:val="en-GB"/>
        </w:rPr>
        <w:t>Philosophical Transactions of the Royal Society B: Biological Sciences</w:t>
      </w:r>
      <w:r w:rsidRPr="001E7A27">
        <w:rPr>
          <w:rFonts w:cs="Times New Roman"/>
          <w:sz w:val="20"/>
          <w:szCs w:val="20"/>
          <w:lang w:val="en-GB"/>
        </w:rPr>
        <w:t xml:space="preserve">, </w:t>
      </w:r>
      <w:r w:rsidRPr="001E7A27">
        <w:rPr>
          <w:rFonts w:cs="Times New Roman"/>
          <w:b/>
          <w:sz w:val="20"/>
          <w:szCs w:val="20"/>
          <w:lang w:val="en-GB"/>
        </w:rPr>
        <w:t>368(1621)</w:t>
      </w:r>
      <w:r w:rsidRPr="001E7A27">
        <w:rPr>
          <w:rFonts w:cs="Times New Roman"/>
          <w:sz w:val="20"/>
          <w:szCs w:val="20"/>
          <w:lang w:val="en-GB"/>
        </w:rPr>
        <w:t>, 20130125–20130125, doi:</w:t>
      </w:r>
      <w:hyperlink r:id="rId1300" w:history="1">
        <w:r w:rsidRPr="001E7A27">
          <w:rPr>
            <w:rStyle w:val="Hyperlink"/>
            <w:rFonts w:cs="Times New Roman"/>
            <w:sz w:val="20"/>
            <w:szCs w:val="20"/>
            <w:lang w:val="en-GB"/>
          </w:rPr>
          <w:t>10.1098/rstb.2013.0125</w:t>
        </w:r>
      </w:hyperlink>
      <w:r w:rsidRPr="001E7A27">
        <w:rPr>
          <w:rFonts w:cs="Times New Roman"/>
          <w:sz w:val="20"/>
          <w:szCs w:val="20"/>
          <w:lang w:val="en-GB"/>
        </w:rPr>
        <w:t>.</w:t>
      </w:r>
    </w:p>
    <w:p w14:paraId="05474DBC" w14:textId="32EC6C1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Zaehle, S., 2013b: Terrestrial nitrogen-carbon cycle interactions at the global scale. </w:t>
      </w:r>
      <w:r w:rsidRPr="001E7A27">
        <w:rPr>
          <w:rFonts w:cs="Times New Roman"/>
          <w:i/>
          <w:sz w:val="20"/>
          <w:szCs w:val="20"/>
          <w:lang w:val="en-GB"/>
        </w:rPr>
        <w:t xml:space="preserve">Philosophical Transactions of the </w:t>
      </w:r>
      <w:r w:rsidRPr="001E7A27">
        <w:rPr>
          <w:rFonts w:cs="Times New Roman"/>
          <w:i/>
          <w:sz w:val="20"/>
          <w:szCs w:val="20"/>
          <w:lang w:val="en-GB"/>
        </w:rPr>
        <w:lastRenderedPageBreak/>
        <w:t>Royal Society B: Biological Sciences</w:t>
      </w:r>
      <w:r w:rsidRPr="001E7A27">
        <w:rPr>
          <w:rFonts w:cs="Times New Roman"/>
          <w:sz w:val="20"/>
          <w:szCs w:val="20"/>
          <w:lang w:val="en-GB"/>
        </w:rPr>
        <w:t xml:space="preserve">, </w:t>
      </w:r>
      <w:r w:rsidRPr="001E7A27">
        <w:rPr>
          <w:rFonts w:cs="Times New Roman"/>
          <w:b/>
          <w:sz w:val="20"/>
          <w:szCs w:val="20"/>
          <w:lang w:val="en-GB"/>
        </w:rPr>
        <w:t>368(1621)</w:t>
      </w:r>
      <w:r w:rsidRPr="001E7A27">
        <w:rPr>
          <w:rFonts w:cs="Times New Roman"/>
          <w:sz w:val="20"/>
          <w:szCs w:val="20"/>
          <w:lang w:val="en-GB"/>
        </w:rPr>
        <w:t>, 20130125–20130125, doi:</w:t>
      </w:r>
      <w:hyperlink r:id="rId1301" w:history="1">
        <w:r w:rsidRPr="001E7A27">
          <w:rPr>
            <w:rStyle w:val="Hyperlink"/>
            <w:rFonts w:cs="Times New Roman"/>
            <w:sz w:val="20"/>
            <w:szCs w:val="20"/>
            <w:lang w:val="en-GB"/>
          </w:rPr>
          <w:t>10.1098/rstb.2013.0125</w:t>
        </w:r>
      </w:hyperlink>
      <w:r w:rsidRPr="001E7A27">
        <w:rPr>
          <w:rFonts w:cs="Times New Roman"/>
          <w:sz w:val="20"/>
          <w:szCs w:val="20"/>
          <w:lang w:val="en-GB"/>
        </w:rPr>
        <w:t>.</w:t>
      </w:r>
    </w:p>
    <w:p w14:paraId="32FB5312" w14:textId="4CD7CD5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Zaehle, S., P. Friedlingstein, and A.D. Friend, 2010: Terrestrial nitrogen feedbacks may accelerate future climate change.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37(1)</w:t>
      </w:r>
      <w:r w:rsidRPr="001E7A27">
        <w:rPr>
          <w:rFonts w:cs="Times New Roman"/>
          <w:sz w:val="20"/>
          <w:szCs w:val="20"/>
          <w:lang w:val="en-GB"/>
        </w:rPr>
        <w:t>, L01401, doi:</w:t>
      </w:r>
      <w:hyperlink r:id="rId1302" w:history="1">
        <w:r w:rsidRPr="001E7A27">
          <w:rPr>
            <w:rStyle w:val="Hyperlink"/>
            <w:rFonts w:cs="Times New Roman"/>
            <w:sz w:val="20"/>
            <w:szCs w:val="20"/>
            <w:lang w:val="en-GB"/>
          </w:rPr>
          <w:t>10.1029/2009gl041345</w:t>
        </w:r>
      </w:hyperlink>
      <w:r w:rsidRPr="001E7A27">
        <w:rPr>
          <w:rFonts w:cs="Times New Roman"/>
          <w:sz w:val="20"/>
          <w:szCs w:val="20"/>
          <w:lang w:val="en-GB"/>
        </w:rPr>
        <w:t>.</w:t>
      </w:r>
    </w:p>
    <w:p w14:paraId="0DEE476C" w14:textId="6E120F6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Zaehle, S., C.D. Jones, B. Houlton, J.-F. Lamarque, and E. Robertson, 2015: Nitrogen Availability Reduces CMIP5 Projections of Twenty-First-Century Land Carbon Uptake.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28(6)</w:t>
      </w:r>
      <w:r w:rsidRPr="001E7A27">
        <w:rPr>
          <w:rFonts w:cs="Times New Roman"/>
          <w:sz w:val="20"/>
          <w:szCs w:val="20"/>
          <w:lang w:val="en-GB"/>
        </w:rPr>
        <w:t>, 2494–2511, doi:</w:t>
      </w:r>
      <w:hyperlink r:id="rId1303" w:history="1">
        <w:r w:rsidRPr="001E7A27">
          <w:rPr>
            <w:rStyle w:val="Hyperlink"/>
            <w:rFonts w:cs="Times New Roman"/>
            <w:sz w:val="20"/>
            <w:szCs w:val="20"/>
            <w:lang w:val="en-GB"/>
          </w:rPr>
          <w:t>10.1175/jcli-d-13-00776.1</w:t>
        </w:r>
      </w:hyperlink>
      <w:r w:rsidRPr="001E7A27">
        <w:rPr>
          <w:rFonts w:cs="Times New Roman"/>
          <w:sz w:val="20"/>
          <w:szCs w:val="20"/>
          <w:lang w:val="en-GB"/>
        </w:rPr>
        <w:t>.</w:t>
      </w:r>
    </w:p>
    <w:p w14:paraId="45E604A3" w14:textId="0A20535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Zaehle, S. et al., 2014: Evaluation of 11 terrestrial carbon-nitrogen cycle models against observations from two temperate free-air CO2 Enrichment studies. </w:t>
      </w:r>
      <w:r w:rsidRPr="001E7A27">
        <w:rPr>
          <w:rFonts w:cs="Times New Roman"/>
          <w:i/>
          <w:sz w:val="20"/>
          <w:szCs w:val="20"/>
          <w:lang w:val="en-GB"/>
        </w:rPr>
        <w:t>New Phytologist</w:t>
      </w:r>
      <w:r w:rsidRPr="001E7A27">
        <w:rPr>
          <w:rFonts w:cs="Times New Roman"/>
          <w:sz w:val="20"/>
          <w:szCs w:val="20"/>
          <w:lang w:val="en-GB"/>
        </w:rPr>
        <w:t xml:space="preserve">, </w:t>
      </w:r>
      <w:r w:rsidRPr="001E7A27">
        <w:rPr>
          <w:rFonts w:cs="Times New Roman"/>
          <w:b/>
          <w:sz w:val="20"/>
          <w:szCs w:val="20"/>
          <w:lang w:val="en-GB"/>
        </w:rPr>
        <w:t>202(3)</w:t>
      </w:r>
      <w:r w:rsidRPr="001E7A27">
        <w:rPr>
          <w:rFonts w:cs="Times New Roman"/>
          <w:sz w:val="20"/>
          <w:szCs w:val="20"/>
          <w:lang w:val="en-GB"/>
        </w:rPr>
        <w:t>, 803–822, doi:</w:t>
      </w:r>
      <w:hyperlink r:id="rId1304" w:history="1">
        <w:r w:rsidRPr="001E7A27">
          <w:rPr>
            <w:rStyle w:val="Hyperlink"/>
            <w:rFonts w:cs="Times New Roman"/>
            <w:sz w:val="20"/>
            <w:szCs w:val="20"/>
            <w:lang w:val="en-GB"/>
          </w:rPr>
          <w:t>10.1111/nph.12697</w:t>
        </w:r>
      </w:hyperlink>
      <w:r w:rsidRPr="001E7A27">
        <w:rPr>
          <w:rFonts w:cs="Times New Roman"/>
          <w:sz w:val="20"/>
          <w:szCs w:val="20"/>
          <w:lang w:val="en-GB"/>
        </w:rPr>
        <w:t>.</w:t>
      </w:r>
    </w:p>
    <w:p w14:paraId="152A8CD3" w14:textId="5710702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Zamora, L.M. et al., 2012: Nitrous oxide dynamics in low oxygen regions of the Pacific: insights from the MEMENTO database.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9(12)</w:t>
      </w:r>
      <w:r w:rsidRPr="001E7A27">
        <w:rPr>
          <w:rFonts w:cs="Times New Roman"/>
          <w:sz w:val="20"/>
          <w:szCs w:val="20"/>
          <w:lang w:val="en-GB"/>
        </w:rPr>
        <w:t>, 5007–5022, doi:</w:t>
      </w:r>
      <w:hyperlink r:id="rId1305" w:history="1">
        <w:r w:rsidRPr="001E7A27">
          <w:rPr>
            <w:rStyle w:val="Hyperlink"/>
            <w:rFonts w:cs="Times New Roman"/>
            <w:sz w:val="20"/>
            <w:szCs w:val="20"/>
            <w:lang w:val="en-GB"/>
          </w:rPr>
          <w:t>10.5194/bg-9-5007-2012</w:t>
        </w:r>
      </w:hyperlink>
      <w:r w:rsidRPr="001E7A27">
        <w:rPr>
          <w:rFonts w:cs="Times New Roman"/>
          <w:sz w:val="20"/>
          <w:szCs w:val="20"/>
          <w:lang w:val="en-GB"/>
        </w:rPr>
        <w:t>.</w:t>
      </w:r>
    </w:p>
    <w:p w14:paraId="2CAA74C9" w14:textId="7B63A1B8"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Zeebe, R.E. and D.A. Wolf-Gladrow, 2009: Carbon Dioxide, Dissolved (Ocean). In: </w:t>
      </w:r>
      <w:r w:rsidRPr="001E7A27">
        <w:rPr>
          <w:rFonts w:cs="Times New Roman"/>
          <w:i/>
          <w:sz w:val="20"/>
          <w:szCs w:val="20"/>
          <w:lang w:val="en-GB"/>
        </w:rPr>
        <w:t>Encyclopedia of Paleoclimatology and Ancient Environments</w:t>
      </w:r>
      <w:r w:rsidRPr="001E7A27">
        <w:rPr>
          <w:rFonts w:cs="Times New Roman"/>
          <w:sz w:val="20"/>
          <w:szCs w:val="20"/>
          <w:lang w:val="en-GB"/>
        </w:rPr>
        <w:t xml:space="preserve"> [Gornitz, V. (ed.)]. Encyclopedia of Earth Sciences Series, Springer, Dordrecht, The Netherlands, pp. 1037–1039, doi:</w:t>
      </w:r>
      <w:hyperlink r:id="rId1306" w:history="1">
        <w:r w:rsidRPr="001E7A27">
          <w:rPr>
            <w:rStyle w:val="Hyperlink"/>
            <w:rFonts w:cs="Times New Roman"/>
            <w:sz w:val="20"/>
            <w:szCs w:val="20"/>
            <w:lang w:val="en-GB"/>
          </w:rPr>
          <w:t>10.1007/978-1-4020-4411-3_30</w:t>
        </w:r>
      </w:hyperlink>
      <w:r w:rsidRPr="001E7A27">
        <w:rPr>
          <w:rFonts w:cs="Times New Roman"/>
          <w:sz w:val="20"/>
          <w:szCs w:val="20"/>
          <w:lang w:val="en-GB"/>
        </w:rPr>
        <w:t>.</w:t>
      </w:r>
    </w:p>
    <w:p w14:paraId="38401478" w14:textId="1A7E3B5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Zeebe, R.E., J.C. Zachos, and G.R. Dickens, 2009: Carbon dioxide forcing alone insufficient to explain Palaeocene–Eocene Thermal Maximum warming.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2(8)</w:t>
      </w:r>
      <w:r w:rsidRPr="001E7A27">
        <w:rPr>
          <w:rFonts w:cs="Times New Roman"/>
          <w:sz w:val="20"/>
          <w:szCs w:val="20"/>
          <w:lang w:val="en-GB"/>
        </w:rPr>
        <w:t>, 576–580, doi:</w:t>
      </w:r>
      <w:hyperlink r:id="rId1307" w:history="1">
        <w:r w:rsidRPr="001E7A27">
          <w:rPr>
            <w:rStyle w:val="Hyperlink"/>
            <w:rFonts w:cs="Times New Roman"/>
            <w:sz w:val="20"/>
            <w:szCs w:val="20"/>
            <w:lang w:val="en-GB"/>
          </w:rPr>
          <w:t>10.1038/ngeo578</w:t>
        </w:r>
      </w:hyperlink>
      <w:r w:rsidRPr="001E7A27">
        <w:rPr>
          <w:rFonts w:cs="Times New Roman"/>
          <w:sz w:val="20"/>
          <w:szCs w:val="20"/>
          <w:lang w:val="en-GB"/>
        </w:rPr>
        <w:t>.</w:t>
      </w:r>
    </w:p>
    <w:p w14:paraId="77B63258" w14:textId="3B4D561E"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Zeebe, R.E., A. Ridgwell, and J.C. Zachos, 2016: Anthropogenic carbon release rate unprecedented during the past 66 million years.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9(4)</w:t>
      </w:r>
      <w:r w:rsidRPr="001E7A27">
        <w:rPr>
          <w:rFonts w:cs="Times New Roman"/>
          <w:sz w:val="20"/>
          <w:szCs w:val="20"/>
          <w:lang w:val="en-GB"/>
        </w:rPr>
        <w:t>, 325–329, doi:</w:t>
      </w:r>
      <w:hyperlink r:id="rId1308" w:history="1">
        <w:r w:rsidRPr="001E7A27">
          <w:rPr>
            <w:rStyle w:val="Hyperlink"/>
            <w:rFonts w:cs="Times New Roman"/>
            <w:sz w:val="20"/>
            <w:szCs w:val="20"/>
            <w:lang w:val="en-GB"/>
          </w:rPr>
          <w:t>10.1038/ngeo2681</w:t>
        </w:r>
      </w:hyperlink>
      <w:r w:rsidRPr="001E7A27">
        <w:rPr>
          <w:rFonts w:cs="Times New Roman"/>
          <w:sz w:val="20"/>
          <w:szCs w:val="20"/>
          <w:lang w:val="en-GB"/>
        </w:rPr>
        <w:t>.</w:t>
      </w:r>
    </w:p>
    <w:p w14:paraId="20EDA02E" w14:textId="4DE637B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Zemp, D.C. et al., 2017: Self-amplified Amazon forest loss due to vegetation-atmosphere feedbacks. </w:t>
      </w:r>
      <w:r w:rsidRPr="001E7A27">
        <w:rPr>
          <w:rFonts w:cs="Times New Roman"/>
          <w:i/>
          <w:sz w:val="20"/>
          <w:szCs w:val="20"/>
          <w:lang w:val="en-GB"/>
        </w:rPr>
        <w:t>Nature Communications</w:t>
      </w:r>
      <w:r w:rsidRPr="001E7A27">
        <w:rPr>
          <w:rFonts w:cs="Times New Roman"/>
          <w:sz w:val="20"/>
          <w:szCs w:val="20"/>
          <w:lang w:val="en-GB"/>
        </w:rPr>
        <w:t xml:space="preserve">, </w:t>
      </w:r>
      <w:r w:rsidRPr="001E7A27">
        <w:rPr>
          <w:rFonts w:cs="Times New Roman"/>
          <w:b/>
          <w:sz w:val="20"/>
          <w:szCs w:val="20"/>
          <w:lang w:val="en-GB"/>
        </w:rPr>
        <w:t>8</w:t>
      </w:r>
      <w:r w:rsidRPr="001E7A27">
        <w:rPr>
          <w:rFonts w:cs="Times New Roman"/>
          <w:sz w:val="20"/>
          <w:szCs w:val="20"/>
          <w:lang w:val="en-GB"/>
        </w:rPr>
        <w:t>, 14681, doi:</w:t>
      </w:r>
      <w:hyperlink r:id="rId1309" w:history="1">
        <w:r w:rsidRPr="001E7A27">
          <w:rPr>
            <w:rStyle w:val="Hyperlink"/>
            <w:rFonts w:cs="Times New Roman"/>
            <w:sz w:val="20"/>
            <w:szCs w:val="20"/>
            <w:lang w:val="en-GB"/>
          </w:rPr>
          <w:t>10.1038/ncomms14681</w:t>
        </w:r>
      </w:hyperlink>
      <w:r w:rsidRPr="001E7A27">
        <w:rPr>
          <w:rFonts w:cs="Times New Roman"/>
          <w:sz w:val="20"/>
          <w:szCs w:val="20"/>
          <w:lang w:val="en-GB"/>
        </w:rPr>
        <w:t>.</w:t>
      </w:r>
    </w:p>
    <w:p w14:paraId="13F426F3" w14:textId="7121B3B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Zeng, J., Y. Nojiri, P. Landschützer, M. Telszewski, and S. Nakaoka, 2014: A Global Surface Ocean f CO 2 Climatology Based on a Feed-Forward Neural Network. </w:t>
      </w:r>
      <w:r w:rsidRPr="001E7A27">
        <w:rPr>
          <w:rFonts w:cs="Times New Roman"/>
          <w:i/>
          <w:sz w:val="20"/>
          <w:szCs w:val="20"/>
          <w:lang w:val="en-GB"/>
        </w:rPr>
        <w:t>Journal of Atmospheric and Oceanic Technology</w:t>
      </w:r>
      <w:r w:rsidRPr="001E7A27">
        <w:rPr>
          <w:rFonts w:cs="Times New Roman"/>
          <w:sz w:val="20"/>
          <w:szCs w:val="20"/>
          <w:lang w:val="en-GB"/>
        </w:rPr>
        <w:t xml:space="preserve">, </w:t>
      </w:r>
      <w:r w:rsidRPr="001E7A27">
        <w:rPr>
          <w:rFonts w:cs="Times New Roman"/>
          <w:b/>
          <w:sz w:val="20"/>
          <w:szCs w:val="20"/>
          <w:lang w:val="en-GB"/>
        </w:rPr>
        <w:t>31(8)</w:t>
      </w:r>
      <w:r w:rsidRPr="001E7A27">
        <w:rPr>
          <w:rFonts w:cs="Times New Roman"/>
          <w:sz w:val="20"/>
          <w:szCs w:val="20"/>
          <w:lang w:val="en-GB"/>
        </w:rPr>
        <w:t>, 1838–1849, doi:</w:t>
      </w:r>
      <w:hyperlink r:id="rId1310" w:history="1">
        <w:r w:rsidRPr="001E7A27">
          <w:rPr>
            <w:rStyle w:val="Hyperlink"/>
            <w:rFonts w:cs="Times New Roman"/>
            <w:sz w:val="20"/>
            <w:szCs w:val="20"/>
            <w:lang w:val="en-GB"/>
          </w:rPr>
          <w:t>10.1175/jtech-d-13-00137.1</w:t>
        </w:r>
      </w:hyperlink>
      <w:r w:rsidRPr="001E7A27">
        <w:rPr>
          <w:rFonts w:cs="Times New Roman"/>
          <w:sz w:val="20"/>
          <w:szCs w:val="20"/>
          <w:lang w:val="en-GB"/>
        </w:rPr>
        <w:t>.</w:t>
      </w:r>
    </w:p>
    <w:p w14:paraId="34F85BA2" w14:textId="75DB86D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Zeng, N. et al., 2008: Dynamical prediction of terrestrial ecosystems and the global carbon cycle: A 25-year hindcast experiment. </w:t>
      </w:r>
      <w:r w:rsidRPr="001E7A27">
        <w:rPr>
          <w:rFonts w:cs="Times New Roman"/>
          <w:i/>
          <w:sz w:val="20"/>
          <w:szCs w:val="20"/>
          <w:lang w:val="en-GB"/>
        </w:rPr>
        <w:t>Global Biogeochemical Cycles</w:t>
      </w:r>
      <w:r w:rsidRPr="001E7A27">
        <w:rPr>
          <w:rFonts w:cs="Times New Roman"/>
          <w:sz w:val="20"/>
          <w:szCs w:val="20"/>
          <w:lang w:val="en-GB"/>
        </w:rPr>
        <w:t xml:space="preserve">, </w:t>
      </w:r>
      <w:r w:rsidRPr="001E7A27">
        <w:rPr>
          <w:rFonts w:cs="Times New Roman"/>
          <w:b/>
          <w:sz w:val="20"/>
          <w:szCs w:val="20"/>
          <w:lang w:val="en-GB"/>
        </w:rPr>
        <w:t>22(4)</w:t>
      </w:r>
      <w:r w:rsidRPr="001E7A27">
        <w:rPr>
          <w:rFonts w:cs="Times New Roman"/>
          <w:sz w:val="20"/>
          <w:szCs w:val="20"/>
          <w:lang w:val="en-GB"/>
        </w:rPr>
        <w:t>, n/a–n/a, doi:</w:t>
      </w:r>
      <w:hyperlink r:id="rId1311" w:history="1">
        <w:r w:rsidRPr="001E7A27">
          <w:rPr>
            <w:rStyle w:val="Hyperlink"/>
            <w:rFonts w:cs="Times New Roman"/>
            <w:sz w:val="20"/>
            <w:szCs w:val="20"/>
            <w:lang w:val="en-GB"/>
          </w:rPr>
          <w:t>10.1029/2008gb003183</w:t>
        </w:r>
      </w:hyperlink>
      <w:r w:rsidRPr="001E7A27">
        <w:rPr>
          <w:rFonts w:cs="Times New Roman"/>
          <w:sz w:val="20"/>
          <w:szCs w:val="20"/>
          <w:lang w:val="en-GB"/>
        </w:rPr>
        <w:t>.</w:t>
      </w:r>
    </w:p>
    <w:p w14:paraId="01D151C2" w14:textId="0387F0EC"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Zhang, L. et al., 2020: Significant methane ebullition from alpine permafrost rivers on the East Qinghai–Tibet Plateau.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13(5)</w:t>
      </w:r>
      <w:r w:rsidRPr="001E7A27">
        <w:rPr>
          <w:rFonts w:cs="Times New Roman"/>
          <w:sz w:val="20"/>
          <w:szCs w:val="20"/>
          <w:lang w:val="en-GB"/>
        </w:rPr>
        <w:t>, 349–354, doi:</w:t>
      </w:r>
      <w:hyperlink r:id="rId1312" w:history="1">
        <w:r w:rsidRPr="001E7A27">
          <w:rPr>
            <w:rStyle w:val="Hyperlink"/>
            <w:rFonts w:cs="Times New Roman"/>
            <w:sz w:val="20"/>
            <w:szCs w:val="20"/>
            <w:lang w:val="en-GB"/>
          </w:rPr>
          <w:t>10.1038/s41561-020-0571-8</w:t>
        </w:r>
      </w:hyperlink>
      <w:r w:rsidRPr="001E7A27">
        <w:rPr>
          <w:rFonts w:cs="Times New Roman"/>
          <w:sz w:val="20"/>
          <w:szCs w:val="20"/>
          <w:lang w:val="en-GB"/>
        </w:rPr>
        <w:t>.</w:t>
      </w:r>
    </w:p>
    <w:p w14:paraId="11324F4D" w14:textId="68BA164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Zhang, Q., Y.P. Wang, R.J. Matear, A.J. Pitman, and Y.J. Dai, 2014: Nitrogen and phosphorous limitations significantly reduce future allowable CO 2 emissions.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41(2)</w:t>
      </w:r>
      <w:r w:rsidRPr="001E7A27">
        <w:rPr>
          <w:rFonts w:cs="Times New Roman"/>
          <w:sz w:val="20"/>
          <w:szCs w:val="20"/>
          <w:lang w:val="en-GB"/>
        </w:rPr>
        <w:t>, 632–637, doi:</w:t>
      </w:r>
      <w:hyperlink r:id="rId1313" w:history="1">
        <w:r w:rsidRPr="001E7A27">
          <w:rPr>
            <w:rStyle w:val="Hyperlink"/>
            <w:rFonts w:cs="Times New Roman"/>
            <w:sz w:val="20"/>
            <w:szCs w:val="20"/>
            <w:lang w:val="en-GB"/>
          </w:rPr>
          <w:t>10.1002/2013gl058352</w:t>
        </w:r>
      </w:hyperlink>
      <w:r w:rsidRPr="001E7A27">
        <w:rPr>
          <w:rFonts w:cs="Times New Roman"/>
          <w:sz w:val="20"/>
          <w:szCs w:val="20"/>
          <w:lang w:val="en-GB"/>
        </w:rPr>
        <w:t>.</w:t>
      </w:r>
    </w:p>
    <w:p w14:paraId="45F677C4" w14:textId="22DC4CE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Zhang, W. et al., 2013: Tundra shrubification and tree-line advance amplify arctic climate warming: results from an individual-based dynamic vegetation model.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8(3)</w:t>
      </w:r>
      <w:r w:rsidRPr="001E7A27">
        <w:rPr>
          <w:rFonts w:cs="Times New Roman"/>
          <w:sz w:val="20"/>
          <w:szCs w:val="20"/>
          <w:lang w:val="en-GB"/>
        </w:rPr>
        <w:t>, 34023, doi:</w:t>
      </w:r>
      <w:hyperlink r:id="rId1314" w:history="1">
        <w:r w:rsidRPr="001E7A27">
          <w:rPr>
            <w:rStyle w:val="Hyperlink"/>
            <w:rFonts w:cs="Times New Roman"/>
            <w:sz w:val="20"/>
            <w:szCs w:val="20"/>
            <w:lang w:val="en-GB"/>
          </w:rPr>
          <w:t>10.1088/1748-9326/8/3/034023</w:t>
        </w:r>
      </w:hyperlink>
      <w:r w:rsidRPr="001E7A27">
        <w:rPr>
          <w:rFonts w:cs="Times New Roman"/>
          <w:sz w:val="20"/>
          <w:szCs w:val="20"/>
          <w:lang w:val="en-GB"/>
        </w:rPr>
        <w:t>.</w:t>
      </w:r>
    </w:p>
    <w:p w14:paraId="787F9F58" w14:textId="4C44ABB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Zhang, X., X. Xu, G. Jia, B. Poulter, and Z. Zhang, 2020: Hiatus of wetland methane emissions associated with recent La Niña episodes in the Asian monsoon region. </w:t>
      </w:r>
      <w:r w:rsidRPr="001E7A27">
        <w:rPr>
          <w:rFonts w:cs="Times New Roman"/>
          <w:i/>
          <w:sz w:val="20"/>
          <w:szCs w:val="20"/>
          <w:lang w:val="en-GB"/>
        </w:rPr>
        <w:t>Climate Dynamics</w:t>
      </w:r>
      <w:r w:rsidRPr="001E7A27">
        <w:rPr>
          <w:rFonts w:cs="Times New Roman"/>
          <w:sz w:val="20"/>
          <w:szCs w:val="20"/>
          <w:lang w:val="en-GB"/>
        </w:rPr>
        <w:t xml:space="preserve">, </w:t>
      </w:r>
      <w:r w:rsidRPr="001E7A27">
        <w:rPr>
          <w:rFonts w:cs="Times New Roman"/>
          <w:b/>
          <w:sz w:val="20"/>
          <w:szCs w:val="20"/>
          <w:lang w:val="en-GB"/>
        </w:rPr>
        <w:t>54(9)</w:t>
      </w:r>
      <w:r w:rsidRPr="001E7A27">
        <w:rPr>
          <w:rFonts w:cs="Times New Roman"/>
          <w:sz w:val="20"/>
          <w:szCs w:val="20"/>
          <w:lang w:val="en-GB"/>
        </w:rPr>
        <w:t>, 4095–4107, doi:</w:t>
      </w:r>
      <w:hyperlink r:id="rId1315" w:history="1">
        <w:r w:rsidRPr="001E7A27">
          <w:rPr>
            <w:rStyle w:val="Hyperlink"/>
            <w:rFonts w:cs="Times New Roman"/>
            <w:sz w:val="20"/>
            <w:szCs w:val="20"/>
            <w:lang w:val="en-GB"/>
          </w:rPr>
          <w:t>10.1007/s00382-020-05219-0</w:t>
        </w:r>
      </w:hyperlink>
      <w:r w:rsidRPr="001E7A27">
        <w:rPr>
          <w:rFonts w:cs="Times New Roman"/>
          <w:sz w:val="20"/>
          <w:szCs w:val="20"/>
          <w:lang w:val="en-GB"/>
        </w:rPr>
        <w:t>.</w:t>
      </w:r>
    </w:p>
    <w:p w14:paraId="017D6069" w14:textId="23EAAE21"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Zhang, Y., J. Joiner, S. Hamed Alemohammad, S. Zhou, and P. Gentine, 2018: A global spatially contiguous solar-induced fluorescence (CSIF) dataset using neural networks. </w:t>
      </w:r>
      <w:r w:rsidRPr="001E7A27">
        <w:rPr>
          <w:rFonts w:cs="Times New Roman"/>
          <w:i/>
          <w:sz w:val="20"/>
          <w:szCs w:val="20"/>
          <w:lang w:val="en-GB"/>
        </w:rPr>
        <w:t>Biogeosciences</w:t>
      </w:r>
      <w:r w:rsidRPr="001E7A27">
        <w:rPr>
          <w:rFonts w:cs="Times New Roman"/>
          <w:sz w:val="20"/>
          <w:szCs w:val="20"/>
          <w:lang w:val="en-GB"/>
        </w:rPr>
        <w:t xml:space="preserve">, </w:t>
      </w:r>
      <w:r w:rsidRPr="001E7A27">
        <w:rPr>
          <w:rFonts w:cs="Times New Roman"/>
          <w:b/>
          <w:sz w:val="20"/>
          <w:szCs w:val="20"/>
          <w:lang w:val="en-GB"/>
        </w:rPr>
        <w:t>15(19)</w:t>
      </w:r>
      <w:r w:rsidRPr="001E7A27">
        <w:rPr>
          <w:rFonts w:cs="Times New Roman"/>
          <w:sz w:val="20"/>
          <w:szCs w:val="20"/>
          <w:lang w:val="en-GB"/>
        </w:rPr>
        <w:t>, doi:</w:t>
      </w:r>
      <w:hyperlink r:id="rId1316" w:history="1">
        <w:r w:rsidRPr="001E7A27">
          <w:rPr>
            <w:rStyle w:val="Hyperlink"/>
            <w:rFonts w:cs="Times New Roman"/>
            <w:sz w:val="20"/>
            <w:szCs w:val="20"/>
            <w:lang w:val="en-GB"/>
          </w:rPr>
          <w:t>10.5194/bg-15-5779-2018</w:t>
        </w:r>
      </w:hyperlink>
      <w:r w:rsidRPr="001E7A27">
        <w:rPr>
          <w:rFonts w:cs="Times New Roman"/>
          <w:sz w:val="20"/>
          <w:szCs w:val="20"/>
          <w:lang w:val="en-GB"/>
        </w:rPr>
        <w:t>.</w:t>
      </w:r>
    </w:p>
    <w:p w14:paraId="7D26F17D" w14:textId="4CBFCBCA"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Zhang, Y.G., M. Pagani, Z. Liu, S.M. Bohaty, and R. DeConto, 2013: A 40-million-year history of atmospheric CO2. </w:t>
      </w:r>
      <w:r w:rsidRPr="001E7A27">
        <w:rPr>
          <w:rFonts w:cs="Times New Roman"/>
          <w:i/>
          <w:sz w:val="20"/>
          <w:szCs w:val="20"/>
          <w:lang w:val="en-GB"/>
        </w:rPr>
        <w:t>Philosophical Transactions of the Royal Society A: Mathematical, Physical and Engineering Sciences</w:t>
      </w:r>
      <w:r w:rsidRPr="001E7A27">
        <w:rPr>
          <w:rFonts w:cs="Times New Roman"/>
          <w:sz w:val="20"/>
          <w:szCs w:val="20"/>
          <w:lang w:val="en-GB"/>
        </w:rPr>
        <w:t xml:space="preserve">, </w:t>
      </w:r>
      <w:r w:rsidRPr="001E7A27">
        <w:rPr>
          <w:rFonts w:cs="Times New Roman"/>
          <w:b/>
          <w:sz w:val="20"/>
          <w:szCs w:val="20"/>
          <w:lang w:val="en-GB"/>
        </w:rPr>
        <w:t>371(2001)</w:t>
      </w:r>
      <w:r w:rsidRPr="001E7A27">
        <w:rPr>
          <w:rFonts w:cs="Times New Roman"/>
          <w:sz w:val="20"/>
          <w:szCs w:val="20"/>
          <w:lang w:val="en-GB"/>
        </w:rPr>
        <w:t>, 20130096–20130096, doi:</w:t>
      </w:r>
      <w:hyperlink r:id="rId1317" w:history="1">
        <w:r w:rsidRPr="001E7A27">
          <w:rPr>
            <w:rStyle w:val="Hyperlink"/>
            <w:rFonts w:cs="Times New Roman"/>
            <w:sz w:val="20"/>
            <w:szCs w:val="20"/>
            <w:lang w:val="en-GB"/>
          </w:rPr>
          <w:t>10.1098/rsta.2013.0096</w:t>
        </w:r>
      </w:hyperlink>
      <w:r w:rsidRPr="001E7A27">
        <w:rPr>
          <w:rFonts w:cs="Times New Roman"/>
          <w:sz w:val="20"/>
          <w:szCs w:val="20"/>
          <w:lang w:val="en-GB"/>
        </w:rPr>
        <w:t>.</w:t>
      </w:r>
    </w:p>
    <w:p w14:paraId="74F9D84D" w14:textId="4642D477"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Zhang, Z. et al., 2017: Emerging role of wetland methane emissions in driving 21st century climate change.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114(36)</w:t>
      </w:r>
      <w:r w:rsidRPr="001E7A27">
        <w:rPr>
          <w:rFonts w:cs="Times New Roman"/>
          <w:sz w:val="20"/>
          <w:szCs w:val="20"/>
          <w:lang w:val="en-GB"/>
        </w:rPr>
        <w:t>, 9647–9652, doi:</w:t>
      </w:r>
      <w:hyperlink r:id="rId1318" w:history="1">
        <w:r w:rsidRPr="001E7A27">
          <w:rPr>
            <w:rStyle w:val="Hyperlink"/>
            <w:rFonts w:cs="Times New Roman"/>
            <w:sz w:val="20"/>
            <w:szCs w:val="20"/>
            <w:lang w:val="en-GB"/>
          </w:rPr>
          <w:t>10.1073/pnas.1618765114</w:t>
        </w:r>
      </w:hyperlink>
      <w:r w:rsidRPr="001E7A27">
        <w:rPr>
          <w:rFonts w:cs="Times New Roman"/>
          <w:sz w:val="20"/>
          <w:szCs w:val="20"/>
          <w:lang w:val="en-GB"/>
        </w:rPr>
        <w:t>.</w:t>
      </w:r>
    </w:p>
    <w:p w14:paraId="0CDDAC41" w14:textId="3DED8F10"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Zhao, Y. et al., 2019: Inter-model comparison of global hydroxyl radical (</w:t>
      </w:r>
      <w:ins w:id="7376" w:author="Soapbox" w:date="2021-07-15T12:33:00Z">
        <w:r w:rsidR="001D7C0D" w:rsidRPr="001E7A27">
          <w:rPr>
            <w:rFonts w:ascii="Arial" w:hAnsi="Arial" w:cs="Arial"/>
            <w:lang w:val="en-GB"/>
          </w:rPr>
          <w:t>·</w:t>
        </w:r>
      </w:ins>
      <w:r w:rsidRPr="001E7A27">
        <w:rPr>
          <w:rFonts w:cs="Times New Roman"/>
          <w:sz w:val="20"/>
          <w:szCs w:val="20"/>
          <w:lang w:val="en-GB"/>
        </w:rPr>
        <w:t xml:space="preserve">OH) distributions and their impact on atmospheric methane over the 2000&amp;amp;ndash;2016 period. </w:t>
      </w:r>
      <w:r w:rsidRPr="001E7A27">
        <w:rPr>
          <w:rFonts w:cs="Times New Roman"/>
          <w:i/>
          <w:sz w:val="20"/>
          <w:szCs w:val="20"/>
          <w:lang w:val="en-GB"/>
        </w:rPr>
        <w:t>Atmos. Chem. Phys</w:t>
      </w:r>
      <w:r w:rsidRPr="001E7A27">
        <w:rPr>
          <w:rFonts w:cs="Times New Roman"/>
          <w:sz w:val="20"/>
          <w:szCs w:val="20"/>
          <w:lang w:val="en-GB"/>
        </w:rPr>
        <w:t xml:space="preserve">, </w:t>
      </w:r>
      <w:r w:rsidRPr="001E7A27">
        <w:rPr>
          <w:rFonts w:cs="Times New Roman"/>
          <w:b/>
          <w:sz w:val="20"/>
          <w:szCs w:val="20"/>
          <w:lang w:val="en-GB"/>
        </w:rPr>
        <w:t>19</w:t>
      </w:r>
      <w:r w:rsidRPr="001E7A27">
        <w:rPr>
          <w:rFonts w:cs="Times New Roman"/>
          <w:sz w:val="20"/>
          <w:szCs w:val="20"/>
          <w:lang w:val="en-GB"/>
        </w:rPr>
        <w:t>, 13701–13723, doi:</w:t>
      </w:r>
      <w:hyperlink r:id="rId1319" w:history="1">
        <w:r w:rsidRPr="001E7A27">
          <w:rPr>
            <w:rStyle w:val="Hyperlink"/>
            <w:rFonts w:cs="Times New Roman"/>
            <w:sz w:val="20"/>
            <w:szCs w:val="20"/>
            <w:lang w:val="en-GB"/>
          </w:rPr>
          <w:t>10.5194/acp-2019-281</w:t>
        </w:r>
      </w:hyperlink>
      <w:r w:rsidRPr="001E7A27">
        <w:rPr>
          <w:rFonts w:cs="Times New Roman"/>
          <w:sz w:val="20"/>
          <w:szCs w:val="20"/>
          <w:lang w:val="en-GB"/>
        </w:rPr>
        <w:t>.</w:t>
      </w:r>
    </w:p>
    <w:p w14:paraId="04C127FE" w14:textId="2719C48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Zhou, S. et al., 2019: Land–atmosphere feedbacks exacerbate concurrent soil drought and atmospheric aridity. </w:t>
      </w:r>
      <w:r w:rsidRPr="001E7A27">
        <w:rPr>
          <w:rFonts w:cs="Times New Roman"/>
          <w:i/>
          <w:sz w:val="20"/>
          <w:szCs w:val="20"/>
          <w:lang w:val="en-GB"/>
        </w:rPr>
        <w:t>Proceedings of the National Academy of Sciences of the United States of America</w:t>
      </w:r>
      <w:r w:rsidRPr="001E7A27">
        <w:rPr>
          <w:rFonts w:cs="Times New Roman"/>
          <w:sz w:val="20"/>
          <w:szCs w:val="20"/>
          <w:lang w:val="en-GB"/>
        </w:rPr>
        <w:t xml:space="preserve">, </w:t>
      </w:r>
      <w:r w:rsidRPr="001E7A27">
        <w:rPr>
          <w:rFonts w:cs="Times New Roman"/>
          <w:b/>
          <w:sz w:val="20"/>
          <w:szCs w:val="20"/>
          <w:lang w:val="en-GB"/>
        </w:rPr>
        <w:t>116(38)</w:t>
      </w:r>
      <w:r w:rsidRPr="001E7A27">
        <w:rPr>
          <w:rFonts w:cs="Times New Roman"/>
          <w:sz w:val="20"/>
          <w:szCs w:val="20"/>
          <w:lang w:val="en-GB"/>
        </w:rPr>
        <w:t>, 18848–18853, doi:</w:t>
      </w:r>
      <w:hyperlink r:id="rId1320" w:history="1">
        <w:r w:rsidRPr="001E7A27">
          <w:rPr>
            <w:rStyle w:val="Hyperlink"/>
            <w:rFonts w:cs="Times New Roman"/>
            <w:sz w:val="20"/>
            <w:szCs w:val="20"/>
            <w:lang w:val="en-GB"/>
          </w:rPr>
          <w:t>10.1073/pnas.1904955116</w:t>
        </w:r>
      </w:hyperlink>
      <w:r w:rsidRPr="001E7A27">
        <w:rPr>
          <w:rFonts w:cs="Times New Roman"/>
          <w:sz w:val="20"/>
          <w:szCs w:val="20"/>
          <w:lang w:val="en-GB"/>
        </w:rPr>
        <w:t>.</w:t>
      </w:r>
    </w:p>
    <w:p w14:paraId="2295D048" w14:textId="3D1F5096"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Zhou, X., E. Thomas, R.E.M. Rickaby, A.M.E. Winguth, and Z. Lu, 2014: I/Ca evidence for upper ocean deoxygenation during the PETM. </w:t>
      </w:r>
      <w:r w:rsidRPr="001E7A27">
        <w:rPr>
          <w:rFonts w:cs="Times New Roman"/>
          <w:i/>
          <w:sz w:val="20"/>
          <w:szCs w:val="20"/>
          <w:lang w:val="en-GB"/>
        </w:rPr>
        <w:t>Paleoceanography</w:t>
      </w:r>
      <w:r w:rsidRPr="001E7A27">
        <w:rPr>
          <w:rFonts w:cs="Times New Roman"/>
          <w:sz w:val="20"/>
          <w:szCs w:val="20"/>
          <w:lang w:val="en-GB"/>
        </w:rPr>
        <w:t xml:space="preserve">, </w:t>
      </w:r>
      <w:r w:rsidRPr="001E7A27">
        <w:rPr>
          <w:rFonts w:cs="Times New Roman"/>
          <w:b/>
          <w:sz w:val="20"/>
          <w:szCs w:val="20"/>
          <w:lang w:val="en-GB"/>
        </w:rPr>
        <w:t>29(10)</w:t>
      </w:r>
      <w:r w:rsidRPr="001E7A27">
        <w:rPr>
          <w:rFonts w:cs="Times New Roman"/>
          <w:sz w:val="20"/>
          <w:szCs w:val="20"/>
          <w:lang w:val="en-GB"/>
        </w:rPr>
        <w:t>, 964–975, doi:</w:t>
      </w:r>
      <w:hyperlink r:id="rId1321" w:history="1">
        <w:r w:rsidRPr="001E7A27">
          <w:rPr>
            <w:rStyle w:val="Hyperlink"/>
            <w:rFonts w:cs="Times New Roman"/>
            <w:sz w:val="20"/>
            <w:szCs w:val="20"/>
            <w:lang w:val="en-GB"/>
          </w:rPr>
          <w:t>10.1002/2014pa002702</w:t>
        </w:r>
      </w:hyperlink>
      <w:r w:rsidRPr="001E7A27">
        <w:rPr>
          <w:rFonts w:cs="Times New Roman"/>
          <w:sz w:val="20"/>
          <w:szCs w:val="20"/>
          <w:lang w:val="en-GB"/>
        </w:rPr>
        <w:t>.</w:t>
      </w:r>
    </w:p>
    <w:p w14:paraId="75636C7F" w14:textId="7A9B853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Zhu, Z. et al., 2016: Greening of the Earth and its drivers. </w:t>
      </w:r>
      <w:r w:rsidRPr="001E7A27">
        <w:rPr>
          <w:rFonts w:cs="Times New Roman"/>
          <w:i/>
          <w:sz w:val="20"/>
          <w:szCs w:val="20"/>
          <w:lang w:val="en-GB"/>
        </w:rPr>
        <w:t>Nature Climate Change</w:t>
      </w:r>
      <w:r w:rsidRPr="001E7A27">
        <w:rPr>
          <w:rFonts w:cs="Times New Roman"/>
          <w:sz w:val="20"/>
          <w:szCs w:val="20"/>
          <w:lang w:val="en-GB"/>
        </w:rPr>
        <w:t xml:space="preserve">, </w:t>
      </w:r>
      <w:r w:rsidRPr="001E7A27">
        <w:rPr>
          <w:rFonts w:cs="Times New Roman"/>
          <w:b/>
          <w:sz w:val="20"/>
          <w:szCs w:val="20"/>
          <w:lang w:val="en-GB"/>
        </w:rPr>
        <w:t>6(8)</w:t>
      </w:r>
      <w:r w:rsidRPr="001E7A27">
        <w:rPr>
          <w:rFonts w:cs="Times New Roman"/>
          <w:sz w:val="20"/>
          <w:szCs w:val="20"/>
          <w:lang w:val="en-GB"/>
        </w:rPr>
        <w:t>, 791–795, doi:</w:t>
      </w:r>
      <w:hyperlink r:id="rId1322" w:history="1">
        <w:r w:rsidRPr="001E7A27">
          <w:rPr>
            <w:rStyle w:val="Hyperlink"/>
            <w:rFonts w:cs="Times New Roman"/>
            <w:sz w:val="20"/>
            <w:szCs w:val="20"/>
            <w:lang w:val="en-GB"/>
          </w:rPr>
          <w:t>10.1038/nclimate3004</w:t>
        </w:r>
      </w:hyperlink>
      <w:r w:rsidRPr="001E7A27">
        <w:rPr>
          <w:rFonts w:cs="Times New Roman"/>
          <w:sz w:val="20"/>
          <w:szCs w:val="20"/>
          <w:lang w:val="en-GB"/>
        </w:rPr>
        <w:t>.</w:t>
      </w:r>
    </w:p>
    <w:p w14:paraId="3B531E12" w14:textId="43849DD9"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Zickfeld, K. and T. Herrington, 2015: The time lag between a carbon dioxide emission and maximum warming increases with the size of the emission.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10(3)</w:t>
      </w:r>
      <w:r w:rsidRPr="001E7A27">
        <w:rPr>
          <w:rFonts w:cs="Times New Roman"/>
          <w:sz w:val="20"/>
          <w:szCs w:val="20"/>
          <w:lang w:val="en-GB"/>
        </w:rPr>
        <w:t>, 031001, doi:</w:t>
      </w:r>
      <w:hyperlink r:id="rId1323" w:history="1">
        <w:r w:rsidRPr="001E7A27">
          <w:rPr>
            <w:rStyle w:val="Hyperlink"/>
            <w:rFonts w:cs="Times New Roman"/>
            <w:sz w:val="20"/>
            <w:szCs w:val="20"/>
            <w:lang w:val="en-GB"/>
          </w:rPr>
          <w:t>10.1088/1748-9326/10/3/031001</w:t>
        </w:r>
      </w:hyperlink>
      <w:r w:rsidRPr="001E7A27">
        <w:rPr>
          <w:rFonts w:cs="Times New Roman"/>
          <w:sz w:val="20"/>
          <w:szCs w:val="20"/>
          <w:lang w:val="en-GB"/>
        </w:rPr>
        <w:t>.</w:t>
      </w:r>
    </w:p>
    <w:p w14:paraId="51A87528" w14:textId="7D7D992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Zickfeld, K., A.H. MacDougall, and H.D. Matthews, 2016: On the proportionality between global temperature change and cumulative CO2 emissions during periods of net negative CO2 emissions. </w:t>
      </w:r>
      <w:r w:rsidRPr="001E7A27">
        <w:rPr>
          <w:rFonts w:cs="Times New Roman"/>
          <w:i/>
          <w:sz w:val="20"/>
          <w:szCs w:val="20"/>
          <w:lang w:val="en-GB"/>
        </w:rPr>
        <w:t>Environmental Research Letters</w:t>
      </w:r>
      <w:r w:rsidRPr="001E7A27">
        <w:rPr>
          <w:rFonts w:cs="Times New Roman"/>
          <w:sz w:val="20"/>
          <w:szCs w:val="20"/>
          <w:lang w:val="en-GB"/>
        </w:rPr>
        <w:t xml:space="preserve">, </w:t>
      </w:r>
      <w:r w:rsidRPr="001E7A27">
        <w:rPr>
          <w:rFonts w:cs="Times New Roman"/>
          <w:b/>
          <w:sz w:val="20"/>
          <w:szCs w:val="20"/>
          <w:lang w:val="en-GB"/>
        </w:rPr>
        <w:t>11(5)</w:t>
      </w:r>
      <w:r w:rsidRPr="001E7A27">
        <w:rPr>
          <w:rFonts w:cs="Times New Roman"/>
          <w:sz w:val="20"/>
          <w:szCs w:val="20"/>
          <w:lang w:val="en-GB"/>
        </w:rPr>
        <w:t>, 055006, doi:</w:t>
      </w:r>
      <w:hyperlink r:id="rId1324" w:history="1">
        <w:r w:rsidRPr="001E7A27">
          <w:rPr>
            <w:rStyle w:val="Hyperlink"/>
            <w:rFonts w:cs="Times New Roman"/>
            <w:sz w:val="20"/>
            <w:szCs w:val="20"/>
            <w:lang w:val="en-GB"/>
          </w:rPr>
          <w:t>10.1088/1748-9326/11/5/055006</w:t>
        </w:r>
      </w:hyperlink>
      <w:r w:rsidRPr="001E7A27">
        <w:rPr>
          <w:rFonts w:cs="Times New Roman"/>
          <w:sz w:val="20"/>
          <w:szCs w:val="20"/>
          <w:lang w:val="en-GB"/>
        </w:rPr>
        <w:t>.</w:t>
      </w:r>
    </w:p>
    <w:p w14:paraId="5669F54A" w14:textId="412A826B"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Zickfeld, K., M. Eby, H.D. Matthews, and A.J. Weaver, 2009: Setting cumulative emissions targets to reduce the risk of </w:t>
      </w:r>
      <w:r w:rsidRPr="001E7A27">
        <w:rPr>
          <w:rFonts w:cs="Times New Roman"/>
          <w:sz w:val="20"/>
          <w:szCs w:val="20"/>
          <w:lang w:val="en-GB"/>
        </w:rPr>
        <w:lastRenderedPageBreak/>
        <w:t xml:space="preserve">dangerous climate change. </w:t>
      </w:r>
      <w:r w:rsidRPr="001E7A27">
        <w:rPr>
          <w:rFonts w:cs="Times New Roman"/>
          <w:i/>
          <w:sz w:val="20"/>
          <w:szCs w:val="20"/>
          <w:lang w:val="en-GB"/>
        </w:rPr>
        <w:t>Proceedings of the National Academy of Sciences</w:t>
      </w:r>
      <w:r w:rsidRPr="001E7A27">
        <w:rPr>
          <w:rFonts w:cs="Times New Roman"/>
          <w:sz w:val="20"/>
          <w:szCs w:val="20"/>
          <w:lang w:val="en-GB"/>
        </w:rPr>
        <w:t xml:space="preserve">, </w:t>
      </w:r>
      <w:r w:rsidRPr="001E7A27">
        <w:rPr>
          <w:rFonts w:cs="Times New Roman"/>
          <w:b/>
          <w:sz w:val="20"/>
          <w:szCs w:val="20"/>
          <w:lang w:val="en-GB"/>
        </w:rPr>
        <w:t>106(38)</w:t>
      </w:r>
      <w:r w:rsidRPr="001E7A27">
        <w:rPr>
          <w:rFonts w:cs="Times New Roman"/>
          <w:sz w:val="20"/>
          <w:szCs w:val="20"/>
          <w:lang w:val="en-GB"/>
        </w:rPr>
        <w:t>, 16129–16134, doi:</w:t>
      </w:r>
      <w:hyperlink r:id="rId1325" w:history="1">
        <w:r w:rsidRPr="001E7A27">
          <w:rPr>
            <w:rStyle w:val="Hyperlink"/>
            <w:rFonts w:cs="Times New Roman"/>
            <w:sz w:val="20"/>
            <w:szCs w:val="20"/>
            <w:lang w:val="en-GB"/>
          </w:rPr>
          <w:t>10.1073/pnas.0805800106</w:t>
        </w:r>
      </w:hyperlink>
      <w:r w:rsidRPr="001E7A27">
        <w:rPr>
          <w:rFonts w:cs="Times New Roman"/>
          <w:sz w:val="20"/>
          <w:szCs w:val="20"/>
          <w:lang w:val="en-GB"/>
        </w:rPr>
        <w:t>.</w:t>
      </w:r>
    </w:p>
    <w:p w14:paraId="16DA11B3" w14:textId="612ACDFF"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Zickfeld, K., D. Azevedo, S. Mathesius, and H.D. Matthews, 2021: Asymmetry in the climate-carbon cycle response to positive and negative CO2 emissions. , </w:t>
      </w:r>
      <w:r w:rsidRPr="001E7A27">
        <w:rPr>
          <w:rFonts w:cs="Times New Roman"/>
          <w:b/>
          <w:sz w:val="20"/>
          <w:szCs w:val="20"/>
          <w:lang w:val="en-GB"/>
        </w:rPr>
        <w:t>accepted</w:t>
      </w:r>
      <w:r w:rsidRPr="001E7A27">
        <w:rPr>
          <w:rFonts w:cs="Times New Roman"/>
          <w:sz w:val="20"/>
          <w:szCs w:val="20"/>
          <w:lang w:val="en-GB"/>
        </w:rPr>
        <w:t>.</w:t>
      </w:r>
    </w:p>
    <w:p w14:paraId="422D9397" w14:textId="00BE0BF5"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Zickfeld, K. et al., 2013: Long-term climate change commitment and reversibility: An EMIC intercomparison. </w:t>
      </w:r>
      <w:r w:rsidRPr="001E7A27">
        <w:rPr>
          <w:rFonts w:cs="Times New Roman"/>
          <w:i/>
          <w:sz w:val="20"/>
          <w:szCs w:val="20"/>
          <w:lang w:val="en-GB"/>
        </w:rPr>
        <w:t>Journal of Climate</w:t>
      </w:r>
      <w:r w:rsidRPr="001E7A27">
        <w:rPr>
          <w:rFonts w:cs="Times New Roman"/>
          <w:sz w:val="20"/>
          <w:szCs w:val="20"/>
          <w:lang w:val="en-GB"/>
        </w:rPr>
        <w:t xml:space="preserve">, </w:t>
      </w:r>
      <w:r w:rsidRPr="001E7A27">
        <w:rPr>
          <w:rFonts w:cs="Times New Roman"/>
          <w:b/>
          <w:sz w:val="20"/>
          <w:szCs w:val="20"/>
          <w:lang w:val="en-GB"/>
        </w:rPr>
        <w:t>26(16)</w:t>
      </w:r>
      <w:r w:rsidRPr="001E7A27">
        <w:rPr>
          <w:rFonts w:cs="Times New Roman"/>
          <w:sz w:val="20"/>
          <w:szCs w:val="20"/>
          <w:lang w:val="en-GB"/>
        </w:rPr>
        <w:t>, 5782–5809, doi:</w:t>
      </w:r>
      <w:hyperlink r:id="rId1326" w:history="1">
        <w:r w:rsidRPr="001E7A27">
          <w:rPr>
            <w:rStyle w:val="Hyperlink"/>
            <w:rFonts w:cs="Times New Roman"/>
            <w:sz w:val="20"/>
            <w:szCs w:val="20"/>
            <w:lang w:val="en-GB"/>
          </w:rPr>
          <w:t>10.1175/jcli-d-12-00584.1</w:t>
        </w:r>
      </w:hyperlink>
      <w:r w:rsidRPr="001E7A27">
        <w:rPr>
          <w:rFonts w:cs="Times New Roman"/>
          <w:sz w:val="20"/>
          <w:szCs w:val="20"/>
          <w:lang w:val="en-GB"/>
        </w:rPr>
        <w:t>.</w:t>
      </w:r>
    </w:p>
    <w:p w14:paraId="15DD5780" w14:textId="32443B4D"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Ziegler, M., P. Diz, I.R. Hall, and R. Zahn, 2013: Millennial-scale changes in atmospheric CO2 levels linked to the Southern Ocean carbon isotope gradient and dust flux. </w:t>
      </w:r>
      <w:r w:rsidRPr="001E7A27">
        <w:rPr>
          <w:rFonts w:cs="Times New Roman"/>
          <w:i/>
          <w:sz w:val="20"/>
          <w:szCs w:val="20"/>
          <w:lang w:val="en-GB"/>
        </w:rPr>
        <w:t>Nature Geoscience</w:t>
      </w:r>
      <w:r w:rsidRPr="001E7A27">
        <w:rPr>
          <w:rFonts w:cs="Times New Roman"/>
          <w:sz w:val="20"/>
          <w:szCs w:val="20"/>
          <w:lang w:val="en-GB"/>
        </w:rPr>
        <w:t xml:space="preserve">, </w:t>
      </w:r>
      <w:r w:rsidRPr="001E7A27">
        <w:rPr>
          <w:rFonts w:cs="Times New Roman"/>
          <w:b/>
          <w:sz w:val="20"/>
          <w:szCs w:val="20"/>
          <w:lang w:val="en-GB"/>
        </w:rPr>
        <w:t>6(6)</w:t>
      </w:r>
      <w:r w:rsidRPr="001E7A27">
        <w:rPr>
          <w:rFonts w:cs="Times New Roman"/>
          <w:sz w:val="20"/>
          <w:szCs w:val="20"/>
          <w:lang w:val="en-GB"/>
        </w:rPr>
        <w:t>, 457–461, doi:</w:t>
      </w:r>
      <w:hyperlink r:id="rId1327" w:history="1">
        <w:r w:rsidRPr="001E7A27">
          <w:rPr>
            <w:rStyle w:val="Hyperlink"/>
            <w:rFonts w:cs="Times New Roman"/>
            <w:sz w:val="20"/>
            <w:szCs w:val="20"/>
            <w:lang w:val="en-GB"/>
          </w:rPr>
          <w:t>10.1038/ngeo1782</w:t>
        </w:r>
      </w:hyperlink>
      <w:r w:rsidRPr="001E7A27">
        <w:rPr>
          <w:rFonts w:cs="Times New Roman"/>
          <w:sz w:val="20"/>
          <w:szCs w:val="20"/>
          <w:lang w:val="en-GB"/>
        </w:rPr>
        <w:t>.</w:t>
      </w:r>
    </w:p>
    <w:p w14:paraId="7EA3B510" w14:textId="035C6572" w:rsidR="000005B9" w:rsidRPr="001E7A27" w:rsidRDefault="000005B9" w:rsidP="000005B9">
      <w:pPr>
        <w:ind w:left="720" w:hanging="720"/>
        <w:rPr>
          <w:rFonts w:cs="Times New Roman"/>
          <w:sz w:val="20"/>
          <w:szCs w:val="20"/>
          <w:lang w:val="en-GB"/>
        </w:rPr>
      </w:pPr>
      <w:r w:rsidRPr="001E7A27">
        <w:rPr>
          <w:rFonts w:cs="Times New Roman"/>
          <w:sz w:val="20"/>
          <w:szCs w:val="20"/>
          <w:lang w:val="en-GB"/>
        </w:rPr>
        <w:t xml:space="preserve">Zubkova, M., L. Boschetti, J.T. Abatzoglou, and L. Giglio, 2019: Changes in Fire Activity in Africa from 2002 to 2016 and Their Potential Drivers. </w:t>
      </w:r>
      <w:r w:rsidRPr="001E7A27">
        <w:rPr>
          <w:rFonts w:cs="Times New Roman"/>
          <w:i/>
          <w:sz w:val="20"/>
          <w:szCs w:val="20"/>
          <w:lang w:val="en-GB"/>
        </w:rPr>
        <w:t>Geophysical Research Letters</w:t>
      </w:r>
      <w:r w:rsidRPr="001E7A27">
        <w:rPr>
          <w:rFonts w:cs="Times New Roman"/>
          <w:sz w:val="20"/>
          <w:szCs w:val="20"/>
          <w:lang w:val="en-GB"/>
        </w:rPr>
        <w:t xml:space="preserve">, </w:t>
      </w:r>
      <w:r w:rsidRPr="001E7A27">
        <w:rPr>
          <w:rFonts w:cs="Times New Roman"/>
          <w:b/>
          <w:sz w:val="20"/>
          <w:szCs w:val="20"/>
          <w:lang w:val="en-GB"/>
        </w:rPr>
        <w:t>46(13)</w:t>
      </w:r>
      <w:r w:rsidRPr="001E7A27">
        <w:rPr>
          <w:rFonts w:cs="Times New Roman"/>
          <w:sz w:val="20"/>
          <w:szCs w:val="20"/>
          <w:lang w:val="en-GB"/>
        </w:rPr>
        <w:t>, doi:</w:t>
      </w:r>
      <w:hyperlink r:id="rId1328" w:history="1">
        <w:r w:rsidRPr="001E7A27">
          <w:rPr>
            <w:rStyle w:val="Hyperlink"/>
            <w:rFonts w:cs="Times New Roman"/>
            <w:sz w:val="20"/>
            <w:szCs w:val="20"/>
            <w:lang w:val="en-GB"/>
          </w:rPr>
          <w:t>10.1029/2019gl083469</w:t>
        </w:r>
      </w:hyperlink>
      <w:r w:rsidRPr="001E7A27">
        <w:rPr>
          <w:rFonts w:cs="Times New Roman"/>
          <w:sz w:val="20"/>
          <w:szCs w:val="20"/>
          <w:lang w:val="en-GB"/>
        </w:rPr>
        <w:t>.</w:t>
      </w:r>
    </w:p>
    <w:p w14:paraId="0AAC7ACB" w14:textId="50CEE755" w:rsidR="000005B9" w:rsidRPr="001E7A27" w:rsidRDefault="000005B9" w:rsidP="00025FA2">
      <w:pPr>
        <w:ind w:left="720" w:hanging="720"/>
        <w:rPr>
          <w:lang w:val="en-GB"/>
        </w:rPr>
      </w:pPr>
    </w:p>
    <w:p w14:paraId="2C8D8850" w14:textId="77777777" w:rsidR="00025FA2" w:rsidRPr="001E7A27" w:rsidRDefault="00025FA2" w:rsidP="00747167">
      <w:pPr>
        <w:rPr>
          <w:lang w:val="en-GB"/>
        </w:rPr>
      </w:pPr>
      <w:bookmarkStart w:id="7377" w:name="endrefs"/>
      <w:bookmarkEnd w:id="7377"/>
    </w:p>
    <w:sectPr w:rsidR="00025FA2" w:rsidRPr="001E7A27" w:rsidSect="00E3676F">
      <w:headerReference w:type="even" r:id="rId1329"/>
      <w:headerReference w:type="default" r:id="rId1330"/>
      <w:footerReference w:type="even" r:id="rId1331"/>
      <w:footerReference w:type="default" r:id="rId1332"/>
      <w:headerReference w:type="first" r:id="rId1333"/>
      <w:footerReference w:type="first" r:id="rId1334"/>
      <w:pgSz w:w="11899" w:h="16838"/>
      <w:pgMar w:top="1134" w:right="1134" w:bottom="1134" w:left="1134" w:header="0" w:footer="72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 w:author="Ian Blenkinsop" w:date="2021-07-14T10:44:00Z" w:initials="IB">
    <w:p w14:paraId="05C05D52" w14:textId="173D665C" w:rsidR="008D25BA" w:rsidRDefault="008D25BA">
      <w:pPr>
        <w:pStyle w:val="CommentText"/>
      </w:pPr>
      <w:r>
        <w:rPr>
          <w:rStyle w:val="CommentReference"/>
        </w:rPr>
        <w:annotationRef/>
      </w:r>
      <w:r>
        <w:t>TYPESETTING NOTE: check diacritics pull through correctly.</w:t>
      </w:r>
    </w:p>
  </w:comment>
  <w:comment w:id="61" w:author="Ian Blenkinsop" w:date="2021-07-28T10:57:00Z" w:initials="IB">
    <w:p w14:paraId="0D962F38" w14:textId="75CD7C43" w:rsidR="005C6F5B" w:rsidRDefault="005C6F5B">
      <w:pPr>
        <w:pStyle w:val="CommentText"/>
      </w:pPr>
      <w:r>
        <w:rPr>
          <w:rStyle w:val="CommentReference"/>
        </w:rPr>
        <w:annotationRef/>
      </w:r>
      <w:r>
        <w:t xml:space="preserve">QUERY: (TSU) across chapters. Please check if using </w:t>
      </w:r>
      <w:r w:rsidRPr="005C6F5B">
        <w:rPr>
          <w:u w:val="single"/>
        </w:rPr>
        <w:t>The</w:t>
      </w:r>
      <w:r>
        <w:t xml:space="preserve"> United States of America / USA / The USA</w:t>
      </w:r>
      <w:r>
        <w:br/>
      </w:r>
      <w:r>
        <w:br/>
        <w:t>Similarly</w:t>
      </w:r>
      <w:r>
        <w:br/>
        <w:t>United Kingdom</w:t>
      </w:r>
      <w:r w:rsidR="00C77990">
        <w:t>/</w:t>
      </w:r>
      <w:r>
        <w:t>UK</w:t>
      </w:r>
      <w:r>
        <w:br/>
      </w:r>
      <w:r>
        <w:br/>
        <w:t>Inconsistent between chapters currently.</w:t>
      </w:r>
    </w:p>
  </w:comment>
  <w:comment w:id="77" w:author="Ian Blenkinsop" w:date="2021-07-14T10:43:00Z" w:initials="IB">
    <w:p w14:paraId="741FF841" w14:textId="17F21FC6" w:rsidR="008D25BA" w:rsidRDefault="008D25BA">
      <w:pPr>
        <w:pStyle w:val="CommentText"/>
      </w:pPr>
      <w:r>
        <w:rPr>
          <w:rStyle w:val="CommentReference"/>
        </w:rPr>
        <w:annotationRef/>
      </w:r>
      <w:r>
        <w:t>Table of Contents will be recreated at Typesetting stage</w:t>
      </w:r>
    </w:p>
  </w:comment>
  <w:comment w:id="78" w:author="Soapbox" w:date="2021-07-15T11:53:00Z" w:initials="SBX">
    <w:p w14:paraId="40F5EB8B" w14:textId="7D93E3A0" w:rsidR="00CB70D1" w:rsidRDefault="00CB70D1">
      <w:pPr>
        <w:pStyle w:val="CommentText"/>
      </w:pPr>
      <w:r>
        <w:rPr>
          <w:rStyle w:val="CommentReference"/>
        </w:rPr>
        <w:annotationRef/>
      </w:r>
      <w:r>
        <w:rPr>
          <w:rStyle w:val="CommentReference"/>
        </w:rPr>
        <w:t>Check highlighted entry below for 5.2.1.1. - the numbering needs to be fixed at this point</w:t>
      </w:r>
    </w:p>
  </w:comment>
  <w:comment w:id="252" w:author="Ian Blenkinsop" w:date="2021-07-28T11:43:00Z" w:initials="IB">
    <w:p w14:paraId="1BE49A01" w14:textId="68A08728" w:rsidR="00571F02" w:rsidRDefault="00571F02" w:rsidP="00571F02">
      <w:pPr>
        <w:pStyle w:val="CommentText"/>
      </w:pPr>
      <w:r>
        <w:rPr>
          <w:rStyle w:val="CommentReference"/>
        </w:rPr>
        <w:annotationRef/>
      </w:r>
      <w:r>
        <w:rPr>
          <w:rStyle w:val="CommentReference"/>
        </w:rPr>
        <w:annotationRef/>
      </w:r>
      <w:r>
        <w:t>QUERY: Some other chapters have used WMGHG.</w:t>
      </w:r>
      <w:r>
        <w:br/>
        <w:t xml:space="preserve">Alternatively, Chp 2 added a footnote to explain </w:t>
      </w:r>
      <w:r>
        <w:br/>
        <w:t>“</w:t>
      </w:r>
      <w:r w:rsidRPr="005476E1">
        <w:rPr>
          <w:lang w:val="en-CA"/>
        </w:rPr>
        <w:t>In this chapter, ‘greenhouse gases’ refers to well-mixed greenhouse gases</w:t>
      </w:r>
      <w:r>
        <w:t>”</w:t>
      </w:r>
      <w:r>
        <w:br/>
        <w:t>Might it make sense to do so here?</w:t>
      </w:r>
    </w:p>
    <w:p w14:paraId="52A132E3" w14:textId="2BF4DF9F" w:rsidR="00571F02" w:rsidRDefault="00571F02">
      <w:pPr>
        <w:pStyle w:val="CommentText"/>
      </w:pPr>
    </w:p>
  </w:comment>
  <w:comment w:id="267" w:author="Ian Blenkinsop" w:date="2021-07-28T11:55:00Z" w:initials="IB">
    <w:p w14:paraId="21EABF99" w14:textId="7FAE639C" w:rsidR="00666E40" w:rsidRDefault="00666E40">
      <w:pPr>
        <w:pStyle w:val="CommentText"/>
      </w:pPr>
      <w:r>
        <w:rPr>
          <w:rStyle w:val="CommentReference"/>
        </w:rPr>
        <w:annotationRef/>
      </w:r>
      <w:r>
        <w:t>For exec summary – prefer ‘million years / million years ago’ to be more straightforward? E.g. we haven’t used 800 kyr later in this sentence</w:t>
      </w:r>
    </w:p>
  </w:comment>
  <w:comment w:id="268" w:author="Tom Maycock" w:date="2021-09-08T11:43:00Z" w:initials="TM">
    <w:p w14:paraId="57250D94" w14:textId="2F9F412D" w:rsidR="009073C7" w:rsidRDefault="009073C7">
      <w:pPr>
        <w:pStyle w:val="CommentText"/>
      </w:pPr>
      <w:r>
        <w:rPr>
          <w:rStyle w:val="CommentReference"/>
        </w:rPr>
        <w:annotationRef/>
      </w:r>
      <w:r>
        <w:t>Agree, suggested edit</w:t>
      </w:r>
    </w:p>
  </w:comment>
  <w:comment w:id="272" w:author="Tom Maycock" w:date="2021-09-09T14:58:00Z" w:initials="TM">
    <w:p w14:paraId="33CD9371" w14:textId="5D227510" w:rsidR="00026844" w:rsidRDefault="00026844">
      <w:pPr>
        <w:pStyle w:val="CommentText"/>
      </w:pPr>
      <w:r>
        <w:rPr>
          <w:rStyle w:val="CommentReference"/>
        </w:rPr>
        <w:annotationRef/>
      </w:r>
      <w:r>
        <w:t>Suggested defining PgC</w:t>
      </w:r>
    </w:p>
  </w:comment>
  <w:comment w:id="291" w:author="Soapbox" w:date="2021-07-17T03:12:00Z" w:initials="SBX">
    <w:p w14:paraId="112D9058" w14:textId="7AFC0292" w:rsidR="00616159" w:rsidRDefault="00616159">
      <w:pPr>
        <w:pStyle w:val="CommentText"/>
      </w:pPr>
      <w:r>
        <w:rPr>
          <w:rStyle w:val="CommentReference"/>
        </w:rPr>
        <w:annotationRef/>
      </w:r>
      <w:r>
        <w:t>Since there is a mis-numbered 5.2.1.1 in the Contents and subsections, this cross-reference numbering will need to be checked and fixed if needed.</w:t>
      </w:r>
    </w:p>
  </w:comment>
  <w:comment w:id="309" w:author="Soapbox" w:date="2021-07-20T05:12:00Z" w:initials="SBX">
    <w:p w14:paraId="1B538ED9" w14:textId="4F761D22" w:rsidR="00095BA6" w:rsidRPr="00095BA6" w:rsidRDefault="00095BA6" w:rsidP="00095BA6">
      <w:pPr>
        <w:rPr>
          <w:rFonts w:cs="Times New Roman"/>
          <w:sz w:val="24"/>
          <w:szCs w:val="24"/>
          <w:lang w:val="en-GB" w:eastAsia="en-GB"/>
        </w:rPr>
      </w:pPr>
      <w:r>
        <w:rPr>
          <w:rStyle w:val="CommentReference"/>
        </w:rPr>
        <w:annotationRef/>
      </w:r>
      <w:r>
        <w:t xml:space="preserve">Spell out? </w:t>
      </w:r>
      <w:r w:rsidRPr="00095BA6">
        <w:rPr>
          <w:rFonts w:cs="Times New Roman"/>
          <w:color w:val="000000"/>
          <w:sz w:val="20"/>
          <w:szCs w:val="20"/>
          <w:lang w:val="en-GB" w:eastAsia="en-GB"/>
        </w:rPr>
        <w:t>Representative Concentration Pathway (RCP)</w:t>
      </w:r>
      <w:r>
        <w:rPr>
          <w:rFonts w:cs="Times New Roman"/>
          <w:color w:val="000000"/>
          <w:sz w:val="20"/>
          <w:szCs w:val="20"/>
          <w:lang w:val="en-GB" w:eastAsia="en-GB"/>
        </w:rPr>
        <w:t>?</w:t>
      </w:r>
    </w:p>
  </w:comment>
  <w:comment w:id="310" w:author="Tom Maycock" w:date="2021-09-08T11:47:00Z" w:initials="TM">
    <w:p w14:paraId="6B196B0F" w14:textId="71DDE480" w:rsidR="009073C7" w:rsidRDefault="009073C7">
      <w:pPr>
        <w:pStyle w:val="CommentText"/>
      </w:pPr>
      <w:r>
        <w:rPr>
          <w:rStyle w:val="CommentReference"/>
        </w:rPr>
        <w:annotationRef/>
      </w:r>
      <w:r>
        <w:t>Yes, implemented</w:t>
      </w:r>
    </w:p>
  </w:comment>
  <w:comment w:id="327" w:author="Tom Maycock" w:date="2021-09-09T14:58:00Z" w:initials="TM">
    <w:p w14:paraId="0FA1D178" w14:textId="2665A28F" w:rsidR="00026844" w:rsidRDefault="00026844">
      <w:pPr>
        <w:pStyle w:val="CommentText"/>
      </w:pPr>
      <w:r>
        <w:rPr>
          <w:rStyle w:val="CommentReference"/>
        </w:rPr>
        <w:annotationRef/>
      </w:r>
      <w:r>
        <w:t>Suggested defining PgCeq</w:t>
      </w:r>
    </w:p>
  </w:comment>
  <w:comment w:id="358" w:author="Soapbox" w:date="2021-07-16T07:20:00Z" w:initials="SBX">
    <w:p w14:paraId="553FFC41" w14:textId="330C99ED" w:rsidR="00DC218E" w:rsidRDefault="00DC218E">
      <w:pPr>
        <w:pStyle w:val="CommentText"/>
      </w:pPr>
      <w:r>
        <w:rPr>
          <w:rStyle w:val="CommentReference"/>
        </w:rPr>
        <w:annotationRef/>
      </w:r>
      <w:r>
        <w:t>Note: ... driver... relates to ...</w:t>
      </w:r>
    </w:p>
  </w:comment>
  <w:comment w:id="364" w:author="Tom Maycock" w:date="2021-09-08T11:51:00Z" w:initials="TM">
    <w:p w14:paraId="633D6DAB" w14:textId="58026231" w:rsidR="009073C7" w:rsidRDefault="009073C7">
      <w:pPr>
        <w:pStyle w:val="CommentText"/>
      </w:pPr>
      <w:r>
        <w:rPr>
          <w:rStyle w:val="CommentReference"/>
        </w:rPr>
        <w:annotationRef/>
      </w:r>
      <w:r>
        <w:t>Note suggestion</w:t>
      </w:r>
    </w:p>
  </w:comment>
  <w:comment w:id="367" w:author="Robin Matthews" w:date="2021-06-17T13:53:00Z" w:initials="RM">
    <w:p w14:paraId="5BB359AF" w14:textId="77777777" w:rsidR="00025FA2" w:rsidRPr="0061484F" w:rsidRDefault="00025FA2">
      <w:pPr>
        <w:pStyle w:val="CommentText"/>
        <w:rPr>
          <w:lang w:val="en-US"/>
        </w:rPr>
      </w:pPr>
      <w:r>
        <w:rPr>
          <w:rStyle w:val="CommentReference"/>
        </w:rPr>
        <w:annotationRef/>
      </w:r>
      <w:r w:rsidRPr="0061484F">
        <w:rPr>
          <w:lang w:val="en-US"/>
        </w:rPr>
        <w:t>Not found:</w:t>
      </w:r>
    </w:p>
    <w:p w14:paraId="1860D13F" w14:textId="77777777" w:rsidR="00025FA2" w:rsidRPr="0061484F" w:rsidRDefault="00025FA2">
      <w:pPr>
        <w:pStyle w:val="CommentText"/>
        <w:rPr>
          <w:lang w:val="en-US"/>
        </w:rPr>
      </w:pPr>
      <w:r w:rsidRPr="0061484F">
        <w:rPr>
          <w:lang w:val="en-US"/>
        </w:rPr>
        <w:t>W. Li et al., 2016</w:t>
      </w:r>
    </w:p>
    <w:p w14:paraId="4AAC18FD" w14:textId="77777777" w:rsidR="00025FA2" w:rsidRDefault="00025FA2">
      <w:pPr>
        <w:pStyle w:val="CommentText"/>
      </w:pPr>
      <w:r>
        <w:t>Gruber et al., 2019b</w:t>
      </w:r>
    </w:p>
    <w:p w14:paraId="1D493C14" w14:textId="77777777" w:rsidR="00025FA2" w:rsidRDefault="00025FA2">
      <w:pPr>
        <w:pStyle w:val="CommentText"/>
      </w:pPr>
    </w:p>
    <w:p w14:paraId="1A59B693" w14:textId="77777777" w:rsidR="00025FA2" w:rsidRDefault="00025FA2">
      <w:pPr>
        <w:pStyle w:val="CommentText"/>
      </w:pPr>
      <w:r>
        <w:t>Extra stuff:</w:t>
      </w:r>
    </w:p>
    <w:p w14:paraId="55DF6E45" w14:textId="77777777" w:rsidR="00025FA2" w:rsidRDefault="00025FA2">
      <w:pPr>
        <w:pStyle w:val="CommentText"/>
      </w:pPr>
      <w:r>
        <w:t>(; Li et al., 2016c; ; ; Gruber et al., 2019a; )</w:t>
      </w:r>
    </w:p>
    <w:p w14:paraId="56E95DBF" w14:textId="77777777" w:rsidR="00025FA2" w:rsidRDefault="00025FA2">
      <w:pPr>
        <w:pStyle w:val="CommentText"/>
      </w:pPr>
    </w:p>
    <w:p w14:paraId="0A0E079C" w14:textId="77777777" w:rsidR="00025FA2" w:rsidRDefault="00025FA2">
      <w:pPr>
        <w:pStyle w:val="CommentText"/>
      </w:pPr>
      <w:r>
        <w:t>Correct:</w:t>
      </w:r>
    </w:p>
    <w:p w14:paraId="734C05C1" w14:textId="4B6585B3" w:rsidR="00025FA2" w:rsidRDefault="00025FA2">
      <w:pPr>
        <w:pStyle w:val="CommentText"/>
      </w:pPr>
      <w:r>
        <w:t>(Ballantyne et al., 2012; W. Li et al., 2016; Le Quéré et al., 2018a; Ciais et al., 2019; Gruber et al., 2019b; Friedlingstein et al., 2020)</w:t>
      </w:r>
    </w:p>
  </w:comment>
  <w:comment w:id="402" w:author="Soapbox" w:date="2021-07-16T08:03:00Z" w:initials="SBX">
    <w:p w14:paraId="1AEE61BC" w14:textId="005B0981" w:rsidR="000B7D1D" w:rsidRDefault="000B7D1D">
      <w:pPr>
        <w:pStyle w:val="CommentText"/>
      </w:pPr>
      <w:r>
        <w:rPr>
          <w:rStyle w:val="CommentReference"/>
        </w:rPr>
        <w:annotationRef/>
      </w:r>
      <w:r>
        <w:t xml:space="preserve">Q: Assume that it is the 'remote sensing products' that HAVE enabled observers/researchers to constrain ... etc. ? </w:t>
      </w:r>
    </w:p>
  </w:comment>
  <w:comment w:id="442" w:author="Ian Blenkinsop" w:date="2021-07-14T10:52:00Z" w:initials="IB">
    <w:p w14:paraId="4B28A37E" w14:textId="65252B51" w:rsidR="007C638E" w:rsidRDefault="007C638E">
      <w:pPr>
        <w:pStyle w:val="CommentText"/>
      </w:pPr>
      <w:r>
        <w:t>(</w:t>
      </w:r>
      <w:r>
        <w:rPr>
          <w:rStyle w:val="CommentReference"/>
        </w:rPr>
        <w:annotationRef/>
      </w:r>
      <w:r>
        <w:t>SR1.5; IPCC…</w:t>
      </w:r>
    </w:p>
  </w:comment>
  <w:comment w:id="460" w:author="Ian Blenkinsop" w:date="2021-07-14T10:55:00Z" w:initials="IB">
    <w:p w14:paraId="5D249078" w14:textId="70103A1B" w:rsidR="00DA74AB" w:rsidRDefault="00DA74AB">
      <w:pPr>
        <w:pStyle w:val="CommentText"/>
      </w:pPr>
      <w:r>
        <w:rPr>
          <w:rStyle w:val="CommentReference"/>
        </w:rPr>
        <w:annotationRef/>
      </w:r>
      <w:r>
        <w:t>TYPESETTING NOTE: global find-delete for figure and box start/end instructions.</w:t>
      </w:r>
    </w:p>
  </w:comment>
  <w:comment w:id="461" w:author="Ian Blenkinsop" w:date="2021-07-14T10:57:00Z" w:initials="IB">
    <w:p w14:paraId="28CBDD06" w14:textId="220EAFD5" w:rsidR="00DA74AB" w:rsidRDefault="00DA74AB">
      <w:pPr>
        <w:pStyle w:val="CommentText"/>
      </w:pPr>
      <w:r>
        <w:rPr>
          <w:rStyle w:val="CommentReference"/>
        </w:rPr>
        <w:annotationRef/>
      </w:r>
      <w:r>
        <w:t>Note: All figure titles are edited in the separate ‘Figures’ Word doc – not touched in this file.</w:t>
      </w:r>
    </w:p>
  </w:comment>
  <w:comment w:id="462" w:author="Ian Blenkinsop" w:date="2021-07-28T12:01:00Z" w:initials="IB">
    <w:p w14:paraId="70F57791" w14:textId="7C6A86D6" w:rsidR="00666E40" w:rsidRDefault="00666E40">
      <w:pPr>
        <w:pStyle w:val="CommentText"/>
      </w:pPr>
      <w:r>
        <w:rPr>
          <w:rStyle w:val="CommentReference"/>
        </w:rPr>
        <w:annotationRef/>
      </w:r>
      <w:r>
        <w:t>Note: Edits to figure titles/captions are all made in the separate Figures doc, not in this doc.</w:t>
      </w:r>
    </w:p>
  </w:comment>
  <w:comment w:id="477" w:author="Ian Blenkinsop" w:date="2021-07-14T10:53:00Z" w:initials="IB">
    <w:p w14:paraId="578D362A" w14:textId="441E712B" w:rsidR="00E6596E" w:rsidRDefault="00E6596E">
      <w:pPr>
        <w:pStyle w:val="CommentText"/>
      </w:pPr>
      <w:r>
        <w:rPr>
          <w:rStyle w:val="CommentReference"/>
        </w:rPr>
        <w:annotationRef/>
      </w:r>
      <w:r>
        <w:t>TYPESETTING NOTE: check characters pull through correctly.</w:t>
      </w:r>
    </w:p>
  </w:comment>
  <w:comment w:id="470" w:author="Tom Maycock" w:date="2021-09-08T12:11:00Z" w:initials="TM">
    <w:p w14:paraId="174B9763" w14:textId="7081E8E2" w:rsidR="00C5224C" w:rsidRDefault="00C5224C">
      <w:pPr>
        <w:pStyle w:val="CommentText"/>
      </w:pPr>
      <w:r>
        <w:rPr>
          <w:rStyle w:val="CommentReference"/>
        </w:rPr>
        <w:annotationRef/>
      </w:r>
      <w:r>
        <w:t>Note suggested edits for clarity</w:t>
      </w:r>
    </w:p>
  </w:comment>
  <w:comment w:id="481" w:author="Robin Matthews" w:date="2021-06-17T13:53:00Z" w:initials="RM">
    <w:p w14:paraId="5E31FEA6" w14:textId="77777777" w:rsidR="00025FA2" w:rsidRPr="0061484F" w:rsidRDefault="00025FA2">
      <w:pPr>
        <w:pStyle w:val="CommentText"/>
        <w:rPr>
          <w:lang w:val="en-US"/>
        </w:rPr>
      </w:pPr>
      <w:r>
        <w:rPr>
          <w:rStyle w:val="CommentReference"/>
        </w:rPr>
        <w:annotationRef/>
      </w:r>
      <w:r w:rsidRPr="0061484F">
        <w:rPr>
          <w:lang w:val="en-US"/>
        </w:rPr>
        <w:t>Not found:</w:t>
      </w:r>
    </w:p>
    <w:p w14:paraId="75708BD6" w14:textId="77777777" w:rsidR="00025FA2" w:rsidRPr="0061484F" w:rsidRDefault="00025FA2">
      <w:pPr>
        <w:pStyle w:val="CommentText"/>
        <w:rPr>
          <w:lang w:val="en-US"/>
        </w:rPr>
      </w:pPr>
      <w:r w:rsidRPr="0061484F">
        <w:rPr>
          <w:lang w:val="en-US"/>
        </w:rPr>
        <w:t>C.D. Jones et al., 2013</w:t>
      </w:r>
    </w:p>
    <w:p w14:paraId="2C6B81BA" w14:textId="77777777" w:rsidR="00025FA2" w:rsidRPr="0061484F" w:rsidRDefault="00025FA2">
      <w:pPr>
        <w:pStyle w:val="CommentText"/>
        <w:rPr>
          <w:lang w:val="en-US"/>
        </w:rPr>
      </w:pPr>
    </w:p>
    <w:p w14:paraId="02258A45" w14:textId="77777777" w:rsidR="00025FA2" w:rsidRPr="0061484F" w:rsidRDefault="00025FA2">
      <w:pPr>
        <w:pStyle w:val="CommentText"/>
        <w:rPr>
          <w:lang w:val="en-US"/>
        </w:rPr>
      </w:pPr>
      <w:r w:rsidRPr="0061484F">
        <w:rPr>
          <w:lang w:val="en-US"/>
        </w:rPr>
        <w:t>Extra stuff:</w:t>
      </w:r>
    </w:p>
    <w:p w14:paraId="389CF616" w14:textId="77777777" w:rsidR="00025FA2" w:rsidRPr="0061484F" w:rsidRDefault="00025FA2">
      <w:pPr>
        <w:pStyle w:val="CommentText"/>
        <w:rPr>
          <w:lang w:val="en-US"/>
        </w:rPr>
      </w:pPr>
      <w:r w:rsidRPr="0061484F">
        <w:rPr>
          <w:lang w:val="en-US"/>
        </w:rPr>
        <w:t>(; Jones et al., 2013b; )</w:t>
      </w:r>
    </w:p>
    <w:p w14:paraId="3526CB42" w14:textId="77777777" w:rsidR="00025FA2" w:rsidRPr="0061484F" w:rsidRDefault="00025FA2">
      <w:pPr>
        <w:pStyle w:val="CommentText"/>
        <w:rPr>
          <w:lang w:val="en-US"/>
        </w:rPr>
      </w:pPr>
    </w:p>
    <w:p w14:paraId="2505444B" w14:textId="77777777" w:rsidR="00025FA2" w:rsidRPr="0061484F" w:rsidRDefault="00025FA2">
      <w:pPr>
        <w:pStyle w:val="CommentText"/>
        <w:rPr>
          <w:lang w:val="en-US"/>
        </w:rPr>
      </w:pPr>
      <w:r w:rsidRPr="0061484F">
        <w:rPr>
          <w:lang w:val="en-US"/>
        </w:rPr>
        <w:t>Correct:</w:t>
      </w:r>
    </w:p>
    <w:p w14:paraId="3514EA5C" w14:textId="5619AB77" w:rsidR="00025FA2" w:rsidRPr="0061484F" w:rsidRDefault="00025FA2">
      <w:pPr>
        <w:pStyle w:val="CommentText"/>
        <w:rPr>
          <w:lang w:val="en-US"/>
        </w:rPr>
      </w:pPr>
      <w:r w:rsidRPr="0061484F">
        <w:rPr>
          <w:lang w:val="en-US"/>
        </w:rPr>
        <w:t>(Friedlingstein et al., 2006; C.D. Jones et al., 2013; Jones and Friedlingstein, 2020)</w:t>
      </w:r>
    </w:p>
  </w:comment>
  <w:comment w:id="490" w:author="Robin Matthews" w:date="2021-06-17T13:53:00Z" w:initials="RM">
    <w:p w14:paraId="40CC3D55" w14:textId="77777777" w:rsidR="00025FA2" w:rsidRPr="0061484F" w:rsidRDefault="00025FA2">
      <w:pPr>
        <w:pStyle w:val="CommentText"/>
        <w:rPr>
          <w:lang w:val="en-US"/>
        </w:rPr>
      </w:pPr>
      <w:r>
        <w:rPr>
          <w:rStyle w:val="CommentReference"/>
        </w:rPr>
        <w:annotationRef/>
      </w:r>
      <w:r w:rsidRPr="0061484F">
        <w:rPr>
          <w:lang w:val="en-US"/>
        </w:rPr>
        <w:t>Not found:</w:t>
      </w:r>
    </w:p>
    <w:p w14:paraId="6DF7122D" w14:textId="77777777" w:rsidR="00025FA2" w:rsidRDefault="00025FA2">
      <w:pPr>
        <w:pStyle w:val="CommentText"/>
      </w:pPr>
      <w:r>
        <w:t>C.D. Jones et al., 2013</w:t>
      </w:r>
    </w:p>
    <w:p w14:paraId="08904B9A" w14:textId="77777777" w:rsidR="00025FA2" w:rsidRDefault="00025FA2">
      <w:pPr>
        <w:pStyle w:val="CommentText"/>
      </w:pPr>
    </w:p>
    <w:p w14:paraId="79C96C00" w14:textId="77777777" w:rsidR="00025FA2" w:rsidRDefault="00025FA2">
      <w:pPr>
        <w:pStyle w:val="CommentText"/>
      </w:pPr>
      <w:r>
        <w:t>Extra stuff:</w:t>
      </w:r>
    </w:p>
    <w:p w14:paraId="45983E16" w14:textId="77777777" w:rsidR="00025FA2" w:rsidRDefault="00025FA2">
      <w:pPr>
        <w:pStyle w:val="CommentText"/>
      </w:pPr>
      <w:r>
        <w:t>(Jones et al., 2013b; ; )</w:t>
      </w:r>
    </w:p>
    <w:p w14:paraId="237D690B" w14:textId="77777777" w:rsidR="00025FA2" w:rsidRDefault="00025FA2">
      <w:pPr>
        <w:pStyle w:val="CommentText"/>
      </w:pPr>
    </w:p>
    <w:p w14:paraId="5CACEC70" w14:textId="77777777" w:rsidR="00025FA2" w:rsidRDefault="00025FA2">
      <w:pPr>
        <w:pStyle w:val="CommentText"/>
      </w:pPr>
      <w:r>
        <w:t>Correct:</w:t>
      </w:r>
    </w:p>
    <w:p w14:paraId="687DE6EE" w14:textId="70F75FB9" w:rsidR="00025FA2" w:rsidRDefault="00025FA2">
      <w:pPr>
        <w:pStyle w:val="CommentText"/>
      </w:pPr>
      <w:r>
        <w:t>(C.D. Jones et al., 2013; Raupach et al., 2014; Williams et al., 2019)</w:t>
      </w:r>
    </w:p>
  </w:comment>
  <w:comment w:id="516" w:author="Robin Matthews" w:date="2021-06-17T13:53:00Z" w:initials="RM">
    <w:p w14:paraId="0D67D3D6" w14:textId="77777777" w:rsidR="00025FA2" w:rsidRDefault="00025FA2">
      <w:pPr>
        <w:pStyle w:val="CommentText"/>
      </w:pPr>
      <w:r>
        <w:rPr>
          <w:rStyle w:val="CommentReference"/>
        </w:rPr>
        <w:annotationRef/>
      </w:r>
      <w:r>
        <w:t>Extra stuff:</w:t>
      </w:r>
    </w:p>
    <w:p w14:paraId="3C9CF297" w14:textId="77777777" w:rsidR="00025FA2" w:rsidRPr="0061484F" w:rsidRDefault="00025FA2">
      <w:pPr>
        <w:pStyle w:val="CommentText"/>
        <w:rPr>
          <w:lang w:val="en-US"/>
        </w:rPr>
      </w:pPr>
      <w:r w:rsidRPr="0061484F">
        <w:rPr>
          <w:lang w:val="en-US"/>
        </w:rPr>
        <w:t xml:space="preserve">(; ; </w:t>
      </w:r>
    </w:p>
    <w:p w14:paraId="3E6139F7" w14:textId="77777777" w:rsidR="00025FA2" w:rsidRPr="0061484F" w:rsidRDefault="00025FA2">
      <w:pPr>
        <w:pStyle w:val="CommentText"/>
        <w:rPr>
          <w:lang w:val="en-US"/>
        </w:rPr>
      </w:pPr>
    </w:p>
    <w:p w14:paraId="2D5BA6FC" w14:textId="77777777" w:rsidR="00025FA2" w:rsidRPr="0061484F" w:rsidRDefault="00025FA2">
      <w:pPr>
        <w:pStyle w:val="CommentText"/>
        <w:rPr>
          <w:lang w:val="en-US"/>
        </w:rPr>
      </w:pPr>
      <w:r w:rsidRPr="0061484F">
        <w:rPr>
          <w:lang w:val="en-US"/>
        </w:rPr>
        <w:t>Correct:</w:t>
      </w:r>
    </w:p>
    <w:p w14:paraId="5CF9E2F3" w14:textId="3021E924" w:rsidR="00025FA2" w:rsidRPr="0061484F" w:rsidRDefault="00025FA2">
      <w:pPr>
        <w:pStyle w:val="CommentText"/>
        <w:rPr>
          <w:lang w:val="en-US"/>
        </w:rPr>
      </w:pPr>
      <w:r w:rsidRPr="0061484F">
        <w:rPr>
          <w:lang w:val="en-US"/>
        </w:rPr>
        <w:t>(MacDougall, 2016; Williams et al., 2016; Jones and Friedlingstein, 2020)</w:t>
      </w:r>
    </w:p>
  </w:comment>
  <w:comment w:id="538" w:author="Ian Blenkinsop" w:date="2021-07-28T18:48:00Z" w:initials="IB">
    <w:p w14:paraId="1C4E5831" w14:textId="4A5E652E" w:rsidR="00F07DFD" w:rsidRDefault="00F07DFD">
      <w:pPr>
        <w:pStyle w:val="CommentText"/>
      </w:pPr>
      <w:r>
        <w:rPr>
          <w:rStyle w:val="CommentReference"/>
        </w:rPr>
        <w:annotationRef/>
      </w:r>
      <w:r>
        <w:t>Should the ‘p’ be italicised, as it is later on?</w:t>
      </w:r>
    </w:p>
  </w:comment>
  <w:comment w:id="564" w:author="Robin Matthews" w:date="2021-06-17T13:53:00Z" w:initials="RM">
    <w:p w14:paraId="12A01C6E" w14:textId="77777777" w:rsidR="00025FA2" w:rsidRDefault="00025FA2">
      <w:pPr>
        <w:pStyle w:val="CommentText"/>
      </w:pPr>
      <w:r>
        <w:rPr>
          <w:rStyle w:val="CommentReference"/>
        </w:rPr>
        <w:annotationRef/>
      </w:r>
      <w:r>
        <w:t>Extra stuff:</w:t>
      </w:r>
    </w:p>
    <w:p w14:paraId="03B4769C" w14:textId="77777777" w:rsidR="00025FA2" w:rsidRDefault="00025FA2">
      <w:pPr>
        <w:pStyle w:val="CommentText"/>
      </w:pPr>
      <w:r>
        <w:t>, )</w:t>
      </w:r>
    </w:p>
    <w:p w14:paraId="0252F231" w14:textId="77777777" w:rsidR="00025FA2" w:rsidRDefault="00025FA2">
      <w:pPr>
        <w:pStyle w:val="CommentText"/>
      </w:pPr>
    </w:p>
    <w:p w14:paraId="0AA5C122" w14:textId="77777777" w:rsidR="00025FA2" w:rsidRDefault="00025FA2">
      <w:pPr>
        <w:pStyle w:val="CommentText"/>
      </w:pPr>
      <w:r>
        <w:t>Correct:</w:t>
      </w:r>
    </w:p>
    <w:p w14:paraId="4E9DA7BD" w14:textId="77777777" w:rsidR="00025FA2" w:rsidRDefault="00025FA2">
      <w:pPr>
        <w:pStyle w:val="CommentText"/>
      </w:pPr>
      <w:r>
        <w:t>Frölicher et al. (2015)</w:t>
      </w:r>
    </w:p>
    <w:p w14:paraId="14735B77" w14:textId="1138EAFC" w:rsidR="00025FA2" w:rsidRDefault="00025FA2">
      <w:pPr>
        <w:pStyle w:val="CommentText"/>
      </w:pPr>
      <w:r>
        <w:t>(Frölicher et al., 2015)</w:t>
      </w:r>
    </w:p>
  </w:comment>
  <w:comment w:id="572" w:author="Robin Matthews" w:date="2021-06-17T13:53:00Z" w:initials="RM">
    <w:p w14:paraId="1431BCAE" w14:textId="77777777" w:rsidR="00025FA2" w:rsidRPr="0061484F" w:rsidRDefault="00025FA2">
      <w:pPr>
        <w:pStyle w:val="CommentText"/>
        <w:rPr>
          <w:lang w:val="en-US"/>
        </w:rPr>
      </w:pPr>
      <w:r>
        <w:rPr>
          <w:rStyle w:val="CommentReference"/>
        </w:rPr>
        <w:annotationRef/>
      </w:r>
      <w:r w:rsidRPr="0061484F">
        <w:rPr>
          <w:lang w:val="en-US"/>
        </w:rPr>
        <w:t>Not found:</w:t>
      </w:r>
    </w:p>
    <w:p w14:paraId="111D943E" w14:textId="77777777" w:rsidR="00025FA2" w:rsidRPr="0061484F" w:rsidRDefault="00025FA2">
      <w:pPr>
        <w:pStyle w:val="CommentText"/>
        <w:rPr>
          <w:lang w:val="en-US"/>
        </w:rPr>
      </w:pPr>
      <w:r w:rsidRPr="0061484F">
        <w:rPr>
          <w:lang w:val="en-US"/>
        </w:rPr>
        <w:t>N.L. Williams et al., 2017</w:t>
      </w:r>
    </w:p>
    <w:p w14:paraId="6774F498" w14:textId="77777777" w:rsidR="00025FA2" w:rsidRPr="0061484F" w:rsidRDefault="00025FA2">
      <w:pPr>
        <w:pStyle w:val="CommentText"/>
        <w:rPr>
          <w:lang w:val="en-US"/>
        </w:rPr>
      </w:pPr>
    </w:p>
    <w:p w14:paraId="622B679C" w14:textId="77777777" w:rsidR="00025FA2" w:rsidRPr="0061484F" w:rsidRDefault="00025FA2">
      <w:pPr>
        <w:pStyle w:val="CommentText"/>
        <w:rPr>
          <w:lang w:val="en-US"/>
        </w:rPr>
      </w:pPr>
      <w:r w:rsidRPr="0061484F">
        <w:rPr>
          <w:lang w:val="en-US"/>
        </w:rPr>
        <w:t>Extra stuff:</w:t>
      </w:r>
    </w:p>
    <w:p w14:paraId="4FD38676" w14:textId="77777777" w:rsidR="00025FA2" w:rsidRPr="0061484F" w:rsidRDefault="00025FA2">
      <w:pPr>
        <w:pStyle w:val="CommentText"/>
        <w:rPr>
          <w:lang w:val="en-US"/>
        </w:rPr>
      </w:pPr>
      <w:r w:rsidRPr="0061484F">
        <w:rPr>
          <w:lang w:val="en-US"/>
        </w:rPr>
        <w:t>(; ; Williams et al., 2017a; ; )</w:t>
      </w:r>
    </w:p>
    <w:p w14:paraId="4D607BB6" w14:textId="77777777" w:rsidR="00025FA2" w:rsidRPr="0061484F" w:rsidRDefault="00025FA2">
      <w:pPr>
        <w:pStyle w:val="CommentText"/>
        <w:rPr>
          <w:lang w:val="en-US"/>
        </w:rPr>
      </w:pPr>
    </w:p>
    <w:p w14:paraId="2F0AFD56" w14:textId="77777777" w:rsidR="00025FA2" w:rsidRPr="0061484F" w:rsidRDefault="00025FA2">
      <w:pPr>
        <w:pStyle w:val="CommentText"/>
        <w:rPr>
          <w:lang w:val="en-US"/>
        </w:rPr>
      </w:pPr>
      <w:r w:rsidRPr="0061484F">
        <w:rPr>
          <w:lang w:val="en-US"/>
        </w:rPr>
        <w:t>Correct:</w:t>
      </w:r>
    </w:p>
    <w:p w14:paraId="3B2660E3" w14:textId="53A5ABA0" w:rsidR="00025FA2" w:rsidRPr="0061484F" w:rsidRDefault="00025FA2">
      <w:pPr>
        <w:pStyle w:val="CommentText"/>
        <w:rPr>
          <w:lang w:val="en-US"/>
        </w:rPr>
      </w:pPr>
      <w:r w:rsidRPr="0061484F">
        <w:rPr>
          <w:lang w:val="en-US"/>
        </w:rPr>
        <w:t>(MacDougall, 2016; MacDougall et al., 2017; N.L. Williams et al., 2017; Katavouta et al., 2018, 2019; Jones and Friedlingstein, 2020)</w:t>
      </w:r>
    </w:p>
  </w:comment>
  <w:comment w:id="602" w:author="Soapbox" w:date="2021-07-16T10:03:00Z" w:initials="SBX">
    <w:p w14:paraId="22B45BD5" w14:textId="13ED3689" w:rsidR="00836FF4" w:rsidRDefault="00836FF4">
      <w:pPr>
        <w:pStyle w:val="CommentText"/>
      </w:pPr>
      <w:r>
        <w:rPr>
          <w:rStyle w:val="CommentReference"/>
        </w:rPr>
        <w:annotationRef/>
      </w:r>
      <w:r>
        <w:t>Q: check format</w:t>
      </w:r>
    </w:p>
  </w:comment>
  <w:comment w:id="618" w:author="Robin Matthews" w:date="2021-06-17T13:54:00Z" w:initials="RM">
    <w:p w14:paraId="090A538C" w14:textId="77777777" w:rsidR="00025FA2" w:rsidRPr="0061484F" w:rsidRDefault="00025FA2">
      <w:pPr>
        <w:pStyle w:val="CommentText"/>
        <w:rPr>
          <w:lang w:val="en-US"/>
        </w:rPr>
      </w:pPr>
      <w:r>
        <w:rPr>
          <w:rStyle w:val="CommentReference"/>
        </w:rPr>
        <w:annotationRef/>
      </w:r>
      <w:r w:rsidRPr="0061484F">
        <w:rPr>
          <w:lang w:val="en-US"/>
        </w:rPr>
        <w:t>Extra stuff:</w:t>
      </w:r>
    </w:p>
    <w:p w14:paraId="1D8BBEE5" w14:textId="77777777" w:rsidR="00025FA2" w:rsidRPr="0061484F" w:rsidRDefault="00025FA2">
      <w:pPr>
        <w:pStyle w:val="CommentText"/>
        <w:rPr>
          <w:lang w:val="en-US"/>
        </w:rPr>
      </w:pPr>
      <w:r w:rsidRPr="0061484F">
        <w:rPr>
          <w:lang w:val="en-US"/>
        </w:rPr>
        <w:t>(; ; Cui and Schubert, 2018; Kirtland )</w:t>
      </w:r>
    </w:p>
    <w:p w14:paraId="1ACD5A60" w14:textId="77777777" w:rsidR="00025FA2" w:rsidRPr="0061484F" w:rsidRDefault="00025FA2">
      <w:pPr>
        <w:pStyle w:val="CommentText"/>
        <w:rPr>
          <w:lang w:val="en-US"/>
        </w:rPr>
      </w:pPr>
    </w:p>
    <w:p w14:paraId="479222F8" w14:textId="77777777" w:rsidR="00025FA2" w:rsidRDefault="00025FA2">
      <w:pPr>
        <w:pStyle w:val="CommentText"/>
      </w:pPr>
      <w:r>
        <w:t>Correct:</w:t>
      </w:r>
    </w:p>
    <w:p w14:paraId="75B0D1CD" w14:textId="4C545923" w:rsidR="00025FA2" w:rsidRDefault="00025FA2">
      <w:pPr>
        <w:pStyle w:val="CommentText"/>
      </w:pPr>
      <w:r>
        <w:t>(Zeebe et al., 2016; Gutjahr et al., 2017; Turner, 2018)</w:t>
      </w:r>
    </w:p>
  </w:comment>
  <w:comment w:id="619" w:author="Robin Matthews" w:date="2021-06-17T15:26:00Z" w:initials="RM">
    <w:p w14:paraId="3013FBE5" w14:textId="4D8B5DFD" w:rsidR="00DE3EA1" w:rsidRPr="0061484F" w:rsidRDefault="00DE3EA1">
      <w:pPr>
        <w:pStyle w:val="CommentText"/>
        <w:rPr>
          <w:lang w:val="en-US"/>
        </w:rPr>
      </w:pPr>
      <w:r>
        <w:rPr>
          <w:rStyle w:val="CommentReference"/>
        </w:rPr>
        <w:annotationRef/>
      </w:r>
      <w:r w:rsidRPr="0061484F">
        <w:rPr>
          <w:lang w:val="en-US"/>
        </w:rPr>
        <w:t>Mendeley link missing reference details for Cui and Schubert, 2018. Provide DOI and I’ll add.</w:t>
      </w:r>
    </w:p>
  </w:comment>
  <w:comment w:id="621" w:author="Robin Matthews" w:date="2021-06-17T13:54:00Z" w:initials="RM">
    <w:p w14:paraId="1DBBAB25" w14:textId="77777777" w:rsidR="00025FA2" w:rsidRPr="0061484F" w:rsidRDefault="00025FA2">
      <w:pPr>
        <w:pStyle w:val="CommentText"/>
        <w:rPr>
          <w:lang w:val="en-US"/>
        </w:rPr>
      </w:pPr>
      <w:r>
        <w:rPr>
          <w:rStyle w:val="CommentReference"/>
        </w:rPr>
        <w:annotationRef/>
      </w:r>
      <w:r w:rsidRPr="0061484F">
        <w:rPr>
          <w:lang w:val="en-US"/>
        </w:rPr>
        <w:t>Extra stuff:</w:t>
      </w:r>
    </w:p>
    <w:p w14:paraId="209FB1EA" w14:textId="77777777" w:rsidR="00025FA2" w:rsidRPr="0061484F" w:rsidRDefault="00025FA2">
      <w:pPr>
        <w:pStyle w:val="CommentText"/>
        <w:rPr>
          <w:lang w:val="en-US"/>
        </w:rPr>
      </w:pPr>
      <w:r w:rsidRPr="0061484F">
        <w:rPr>
          <w:lang w:val="en-US"/>
        </w:rPr>
        <w:t>(; ; ; Luo et al., 2016; Jones et al., 2019; Elling et al., 2020; Haynes &amp; Hönisch, 2020)</w:t>
      </w:r>
    </w:p>
    <w:p w14:paraId="29B0F965" w14:textId="77777777" w:rsidR="00025FA2" w:rsidRPr="0061484F" w:rsidRDefault="00025FA2">
      <w:pPr>
        <w:pStyle w:val="CommentText"/>
        <w:rPr>
          <w:lang w:val="en-US"/>
        </w:rPr>
      </w:pPr>
    </w:p>
    <w:p w14:paraId="43D8BE78" w14:textId="77777777" w:rsidR="00025FA2" w:rsidRPr="0061484F" w:rsidRDefault="00025FA2">
      <w:pPr>
        <w:pStyle w:val="CommentText"/>
        <w:rPr>
          <w:lang w:val="en-US"/>
        </w:rPr>
      </w:pPr>
      <w:r w:rsidRPr="0061484F">
        <w:rPr>
          <w:lang w:val="en-US"/>
        </w:rPr>
        <w:t>Correct:</w:t>
      </w:r>
    </w:p>
    <w:p w14:paraId="3D4D40A8" w14:textId="6D0FE459" w:rsidR="00025FA2" w:rsidRPr="0061484F" w:rsidRDefault="00025FA2">
      <w:pPr>
        <w:pStyle w:val="CommentText"/>
        <w:rPr>
          <w:lang w:val="en-US"/>
        </w:rPr>
      </w:pPr>
      <w:r w:rsidRPr="0061484F">
        <w:rPr>
          <w:lang w:val="en-US"/>
        </w:rPr>
        <w:t>(Zeebe et al., 2009; Cui et al., 2011; Gutjahr et al., 2017)</w:t>
      </w:r>
    </w:p>
  </w:comment>
  <w:comment w:id="622" w:author="Robin Matthews" w:date="2021-06-17T15:27:00Z" w:initials="RM">
    <w:p w14:paraId="2C267C66" w14:textId="7C1B004A" w:rsidR="00DE3EA1" w:rsidRPr="0061484F" w:rsidRDefault="00DE3EA1" w:rsidP="00DE3EA1">
      <w:pPr>
        <w:pStyle w:val="CommentText"/>
        <w:rPr>
          <w:lang w:val="en-US"/>
        </w:rPr>
      </w:pPr>
      <w:r>
        <w:rPr>
          <w:rStyle w:val="CommentReference"/>
        </w:rPr>
        <w:annotationRef/>
      </w:r>
      <w:r>
        <w:rPr>
          <w:rStyle w:val="CommentReference"/>
        </w:rPr>
        <w:annotationRef/>
      </w:r>
      <w:r w:rsidRPr="0061484F">
        <w:rPr>
          <w:lang w:val="en-US"/>
        </w:rPr>
        <w:t xml:space="preserve">Mendeley link missing reference details for </w:t>
      </w:r>
    </w:p>
    <w:p w14:paraId="16C82CA5" w14:textId="77777777" w:rsidR="00DE3EA1" w:rsidRDefault="00DE3EA1" w:rsidP="00DE3EA1">
      <w:pPr>
        <w:pStyle w:val="CommentText"/>
      </w:pPr>
      <w:r>
        <w:t>Luo et al., 2016</w:t>
      </w:r>
    </w:p>
    <w:p w14:paraId="12C5B576" w14:textId="77777777" w:rsidR="00DE3EA1" w:rsidRDefault="00DE3EA1" w:rsidP="00DE3EA1">
      <w:pPr>
        <w:pStyle w:val="CommentText"/>
      </w:pPr>
      <w:r>
        <w:t>Jones et al., 2019</w:t>
      </w:r>
    </w:p>
    <w:p w14:paraId="01EE3D8F" w14:textId="77777777" w:rsidR="00DE3EA1" w:rsidRPr="0061484F" w:rsidRDefault="00DE3EA1" w:rsidP="00DE3EA1">
      <w:pPr>
        <w:pStyle w:val="CommentText"/>
        <w:rPr>
          <w:lang w:val="en-US"/>
        </w:rPr>
      </w:pPr>
      <w:r w:rsidRPr="0061484F">
        <w:rPr>
          <w:lang w:val="en-US"/>
        </w:rPr>
        <w:t>Elling et al., 2020</w:t>
      </w:r>
    </w:p>
    <w:p w14:paraId="32E71A62" w14:textId="1509C3DE" w:rsidR="00DE3EA1" w:rsidRPr="0061484F" w:rsidRDefault="00DE3EA1" w:rsidP="00DE3EA1">
      <w:pPr>
        <w:pStyle w:val="CommentText"/>
        <w:rPr>
          <w:lang w:val="en-US"/>
        </w:rPr>
      </w:pPr>
      <w:r w:rsidRPr="0061484F">
        <w:rPr>
          <w:lang w:val="en-US"/>
        </w:rPr>
        <w:t>Haynes &amp; Hönisch, 2020</w:t>
      </w:r>
    </w:p>
    <w:p w14:paraId="32ABDB6A" w14:textId="358BAA4F" w:rsidR="00DE3EA1" w:rsidRPr="0061484F" w:rsidRDefault="00DE3EA1" w:rsidP="00DE3EA1">
      <w:pPr>
        <w:pStyle w:val="CommentText"/>
        <w:rPr>
          <w:lang w:val="en-US"/>
        </w:rPr>
      </w:pPr>
    </w:p>
    <w:p w14:paraId="762206FC" w14:textId="7970156A" w:rsidR="00DE3EA1" w:rsidRPr="0061484F" w:rsidRDefault="00DE3EA1">
      <w:pPr>
        <w:pStyle w:val="CommentText"/>
        <w:rPr>
          <w:lang w:val="en-US"/>
        </w:rPr>
      </w:pPr>
      <w:r w:rsidRPr="0061484F">
        <w:rPr>
          <w:lang w:val="en-US"/>
        </w:rPr>
        <w:t>Provide DOIs and I’ll add</w:t>
      </w:r>
    </w:p>
  </w:comment>
  <w:comment w:id="625" w:author="Robin Matthews" w:date="2021-06-17T15:28:00Z" w:initials="RM">
    <w:p w14:paraId="5AAEA740" w14:textId="77777777" w:rsidR="00DE3EA1" w:rsidRPr="0061484F" w:rsidRDefault="00DE3EA1">
      <w:pPr>
        <w:pStyle w:val="CommentText"/>
        <w:rPr>
          <w:lang w:val="en-US"/>
        </w:rPr>
      </w:pPr>
      <w:r>
        <w:rPr>
          <w:rStyle w:val="CommentReference"/>
        </w:rPr>
        <w:annotationRef/>
      </w:r>
      <w:r w:rsidRPr="0061484F">
        <w:rPr>
          <w:lang w:val="en-US"/>
        </w:rPr>
        <w:t>Mendeley field contains reference details for :</w:t>
      </w:r>
    </w:p>
    <w:p w14:paraId="51E77E8C" w14:textId="6BF40496" w:rsidR="00DE3EA1" w:rsidRPr="0061484F" w:rsidRDefault="00DE3EA1">
      <w:pPr>
        <w:pStyle w:val="CommentText"/>
        <w:rPr>
          <w:lang w:val="en-US"/>
        </w:rPr>
      </w:pPr>
      <w:r w:rsidRPr="0061484F">
        <w:rPr>
          <w:lang w:val="en-US"/>
        </w:rPr>
        <w:t>DeConto et al., 2012. Do you want me to remove it ?</w:t>
      </w:r>
    </w:p>
    <w:p w14:paraId="6CC7F4F4" w14:textId="77777777" w:rsidR="00DE3EA1" w:rsidRPr="0061484F" w:rsidRDefault="00DE3EA1">
      <w:pPr>
        <w:pStyle w:val="CommentText"/>
        <w:rPr>
          <w:lang w:val="en-US"/>
        </w:rPr>
      </w:pPr>
    </w:p>
    <w:p w14:paraId="6BD1BCC3" w14:textId="0EB17D24" w:rsidR="00DE3EA1" w:rsidRPr="0061484F" w:rsidRDefault="00DE3EA1">
      <w:pPr>
        <w:pStyle w:val="CommentText"/>
        <w:rPr>
          <w:lang w:val="en-US"/>
        </w:rPr>
      </w:pPr>
      <w:r w:rsidRPr="0061484F">
        <w:rPr>
          <w:lang w:val="en-US"/>
        </w:rPr>
        <w:t>Also, please provide DOIs for this, so I can add them:</w:t>
      </w:r>
    </w:p>
    <w:p w14:paraId="41730D53" w14:textId="77777777" w:rsidR="00DE3EA1" w:rsidRPr="0061484F" w:rsidRDefault="00DE3EA1">
      <w:pPr>
        <w:pStyle w:val="CommentText"/>
        <w:rPr>
          <w:lang w:val="en-US"/>
        </w:rPr>
      </w:pPr>
      <w:r w:rsidRPr="0061484F">
        <w:rPr>
          <w:lang w:val="en-US"/>
        </w:rPr>
        <w:t>Lunt et al., 2011</w:t>
      </w:r>
    </w:p>
    <w:p w14:paraId="0C3EAB7C" w14:textId="77777777" w:rsidR="00DE3EA1" w:rsidRPr="0061484F" w:rsidRDefault="00DE3EA1">
      <w:pPr>
        <w:pStyle w:val="CommentText"/>
        <w:rPr>
          <w:lang w:val="en-US"/>
        </w:rPr>
      </w:pPr>
      <w:r w:rsidRPr="0061484F">
        <w:rPr>
          <w:lang w:val="en-US"/>
        </w:rPr>
        <w:t>Armstrong McKay and Lenton, 2018</w:t>
      </w:r>
    </w:p>
    <w:p w14:paraId="4B30ECF4" w14:textId="4F019F07" w:rsidR="00DE3EA1" w:rsidRPr="0061484F" w:rsidRDefault="00DE3EA1">
      <w:pPr>
        <w:pStyle w:val="CommentText"/>
        <w:rPr>
          <w:lang w:val="en-US"/>
        </w:rPr>
      </w:pPr>
      <w:r w:rsidRPr="0061484F">
        <w:rPr>
          <w:lang w:val="en-US"/>
        </w:rPr>
        <w:t>Lyons et al., 2019</w:t>
      </w:r>
    </w:p>
  </w:comment>
  <w:comment w:id="626" w:author="Robin Matthews" w:date="2021-06-17T13:54:00Z" w:initials="RM">
    <w:p w14:paraId="143A6C32" w14:textId="77777777" w:rsidR="00025FA2" w:rsidRPr="0061484F" w:rsidRDefault="00025FA2">
      <w:pPr>
        <w:pStyle w:val="CommentText"/>
        <w:rPr>
          <w:lang w:val="en-US"/>
        </w:rPr>
      </w:pPr>
      <w:r>
        <w:rPr>
          <w:rStyle w:val="CommentReference"/>
        </w:rPr>
        <w:annotationRef/>
      </w:r>
      <w:r w:rsidRPr="0061484F">
        <w:rPr>
          <w:lang w:val="en-US"/>
        </w:rPr>
        <w:t>Not found:</w:t>
      </w:r>
    </w:p>
    <w:p w14:paraId="08929BCC" w14:textId="77777777" w:rsidR="00025FA2" w:rsidRPr="0061484F" w:rsidRDefault="00025FA2">
      <w:pPr>
        <w:pStyle w:val="CommentText"/>
        <w:rPr>
          <w:lang w:val="en-US"/>
        </w:rPr>
      </w:pPr>
      <w:r w:rsidRPr="0061484F">
        <w:rPr>
          <w:lang w:val="en-US"/>
        </w:rPr>
        <w:t>DeConto et al.</w:t>
      </w:r>
    </w:p>
    <w:p w14:paraId="025673A9" w14:textId="77777777" w:rsidR="00025FA2" w:rsidRPr="0061484F" w:rsidRDefault="00025FA2">
      <w:pPr>
        <w:pStyle w:val="CommentText"/>
        <w:rPr>
          <w:lang w:val="en-US"/>
        </w:rPr>
      </w:pPr>
      <w:r w:rsidRPr="0061484F">
        <w:rPr>
          <w:lang w:val="en-US"/>
        </w:rPr>
        <w:t>2012</w:t>
      </w:r>
    </w:p>
    <w:p w14:paraId="1208BCEE" w14:textId="77777777" w:rsidR="00025FA2" w:rsidRPr="0061484F" w:rsidRDefault="00025FA2">
      <w:pPr>
        <w:pStyle w:val="CommentText"/>
        <w:rPr>
          <w:lang w:val="en-US"/>
        </w:rPr>
      </w:pPr>
    </w:p>
    <w:p w14:paraId="0CB065E7" w14:textId="77777777" w:rsidR="00025FA2" w:rsidRPr="0061484F" w:rsidRDefault="00025FA2">
      <w:pPr>
        <w:pStyle w:val="CommentText"/>
        <w:rPr>
          <w:lang w:val="en-US"/>
        </w:rPr>
      </w:pPr>
      <w:r w:rsidRPr="0061484F">
        <w:rPr>
          <w:lang w:val="en-US"/>
        </w:rPr>
        <w:t>Extra stuff:</w:t>
      </w:r>
    </w:p>
    <w:p w14:paraId="0C37BBD1" w14:textId="77777777" w:rsidR="00025FA2" w:rsidRPr="0061484F" w:rsidRDefault="00025FA2">
      <w:pPr>
        <w:pStyle w:val="CommentText"/>
        <w:rPr>
          <w:lang w:val="en-US"/>
        </w:rPr>
      </w:pPr>
      <w:r w:rsidRPr="0061484F">
        <w:rPr>
          <w:lang w:val="en-US"/>
        </w:rPr>
        <w:t>(Lunt et al., 2011; Armstrong McKay and Lenton, 2018; Lyons et al., 2019)</w:t>
      </w:r>
    </w:p>
    <w:p w14:paraId="45949A7C" w14:textId="77777777" w:rsidR="00025FA2" w:rsidRPr="0061484F" w:rsidRDefault="00025FA2">
      <w:pPr>
        <w:pStyle w:val="CommentText"/>
        <w:rPr>
          <w:lang w:val="en-US"/>
        </w:rPr>
      </w:pPr>
    </w:p>
    <w:p w14:paraId="5E552A3D" w14:textId="77777777" w:rsidR="00025FA2" w:rsidRPr="0061484F" w:rsidRDefault="00025FA2">
      <w:pPr>
        <w:pStyle w:val="CommentText"/>
        <w:rPr>
          <w:lang w:val="en-US"/>
        </w:rPr>
      </w:pPr>
      <w:r w:rsidRPr="0061484F">
        <w:rPr>
          <w:lang w:val="en-US"/>
        </w:rPr>
        <w:t>Correct:</w:t>
      </w:r>
    </w:p>
    <w:p w14:paraId="7D3F0A6D" w14:textId="77777777" w:rsidR="00025FA2" w:rsidRPr="0061484F" w:rsidRDefault="00025FA2">
      <w:pPr>
        <w:pStyle w:val="CommentText"/>
        <w:rPr>
          <w:lang w:val="en-US"/>
        </w:rPr>
      </w:pPr>
      <w:r w:rsidRPr="0061484F">
        <w:rPr>
          <w:lang w:val="en-US"/>
        </w:rPr>
        <w:t>DeConto et al. (2012)</w:t>
      </w:r>
    </w:p>
    <w:p w14:paraId="37A71BFC" w14:textId="767FF6BF" w:rsidR="00025FA2" w:rsidRPr="0061484F" w:rsidRDefault="00025FA2">
      <w:pPr>
        <w:pStyle w:val="CommentText"/>
        <w:rPr>
          <w:lang w:val="en-US"/>
        </w:rPr>
      </w:pPr>
      <w:r w:rsidRPr="0061484F">
        <w:rPr>
          <w:lang w:val="en-US"/>
        </w:rPr>
        <w:t>(DeConto et al., 2012)</w:t>
      </w:r>
    </w:p>
  </w:comment>
  <w:comment w:id="633" w:author="Robin Matthews" w:date="2021-06-17T15:30:00Z" w:initials="RM">
    <w:p w14:paraId="074A23E9" w14:textId="5E5FFB5D" w:rsidR="00DE3EA1" w:rsidRPr="0061484F" w:rsidRDefault="00DE3EA1" w:rsidP="00DE3EA1">
      <w:pPr>
        <w:pStyle w:val="CommentText"/>
        <w:rPr>
          <w:lang w:val="en-US"/>
        </w:rPr>
      </w:pPr>
      <w:r>
        <w:rPr>
          <w:rStyle w:val="CommentReference"/>
        </w:rPr>
        <w:annotationRef/>
      </w:r>
      <w:r>
        <w:rPr>
          <w:rStyle w:val="CommentReference"/>
        </w:rPr>
        <w:annotationRef/>
      </w:r>
      <w:r w:rsidRPr="0061484F">
        <w:rPr>
          <w:lang w:val="en-US"/>
        </w:rPr>
        <w:t xml:space="preserve">Mendeley field contains </w:t>
      </w:r>
      <w:r w:rsidR="008B065F" w:rsidRPr="0061484F">
        <w:rPr>
          <w:lang w:val="en-US"/>
        </w:rPr>
        <w:t xml:space="preserve">also </w:t>
      </w:r>
      <w:r w:rsidRPr="0061484F">
        <w:rPr>
          <w:lang w:val="en-US"/>
        </w:rPr>
        <w:t>reference details for :</w:t>
      </w:r>
    </w:p>
    <w:p w14:paraId="5650B605" w14:textId="296BA102" w:rsidR="00DE3EA1" w:rsidRPr="0061484F" w:rsidRDefault="008B065F" w:rsidP="00DE3EA1">
      <w:pPr>
        <w:pStyle w:val="CommentText"/>
        <w:rPr>
          <w:lang w:val="en-US"/>
        </w:rPr>
      </w:pPr>
      <w:r w:rsidRPr="0061484F">
        <w:rPr>
          <w:lang w:val="en-US"/>
        </w:rPr>
        <w:t>Panchuk et al., 2008</w:t>
      </w:r>
      <w:r w:rsidR="00DE3EA1" w:rsidRPr="0061484F">
        <w:rPr>
          <w:lang w:val="en-US"/>
        </w:rPr>
        <w:t>. Do you want me to remove it ?</w:t>
      </w:r>
    </w:p>
    <w:p w14:paraId="680E944E" w14:textId="3699B141" w:rsidR="00DE3EA1" w:rsidRPr="0061484F" w:rsidRDefault="00DE3EA1">
      <w:pPr>
        <w:pStyle w:val="CommentText"/>
        <w:rPr>
          <w:lang w:val="en-US"/>
        </w:rPr>
      </w:pPr>
    </w:p>
  </w:comment>
  <w:comment w:id="634" w:author="Robin Matthews" w:date="2021-06-17T13:54:00Z" w:initials="RM">
    <w:p w14:paraId="77A7B29A" w14:textId="77777777" w:rsidR="00025FA2" w:rsidRPr="0061484F" w:rsidRDefault="00025FA2">
      <w:pPr>
        <w:pStyle w:val="CommentText"/>
        <w:rPr>
          <w:lang w:val="en-US"/>
        </w:rPr>
      </w:pPr>
      <w:r>
        <w:rPr>
          <w:rStyle w:val="CommentReference"/>
        </w:rPr>
        <w:annotationRef/>
      </w:r>
      <w:r w:rsidRPr="0061484F">
        <w:rPr>
          <w:lang w:val="en-US"/>
        </w:rPr>
        <w:t>Not found:</w:t>
      </w:r>
    </w:p>
    <w:p w14:paraId="5EC22600" w14:textId="77777777" w:rsidR="00025FA2" w:rsidRPr="0061484F" w:rsidRDefault="00025FA2">
      <w:pPr>
        <w:pStyle w:val="CommentText"/>
        <w:rPr>
          <w:lang w:val="en-US"/>
        </w:rPr>
      </w:pPr>
      <w:r w:rsidRPr="0061484F">
        <w:rPr>
          <w:lang w:val="en-US"/>
        </w:rPr>
        <w:t>Panchuk et al., 2008</w:t>
      </w:r>
    </w:p>
    <w:p w14:paraId="722BFF7E" w14:textId="77777777" w:rsidR="00025FA2" w:rsidRPr="0061484F" w:rsidRDefault="00025FA2">
      <w:pPr>
        <w:pStyle w:val="CommentText"/>
        <w:rPr>
          <w:lang w:val="en-US"/>
        </w:rPr>
      </w:pPr>
    </w:p>
    <w:p w14:paraId="106E8E6B" w14:textId="77777777" w:rsidR="00025FA2" w:rsidRPr="0061484F" w:rsidRDefault="00025FA2">
      <w:pPr>
        <w:pStyle w:val="CommentText"/>
        <w:rPr>
          <w:lang w:val="en-US"/>
        </w:rPr>
      </w:pPr>
      <w:r w:rsidRPr="0061484F">
        <w:rPr>
          <w:lang w:val="en-US"/>
        </w:rPr>
        <w:t>Extra stuff:</w:t>
      </w:r>
    </w:p>
    <w:p w14:paraId="300D5265" w14:textId="77777777" w:rsidR="00025FA2" w:rsidRPr="0061484F" w:rsidRDefault="00025FA2">
      <w:pPr>
        <w:pStyle w:val="CommentText"/>
        <w:rPr>
          <w:lang w:val="en-US"/>
        </w:rPr>
      </w:pPr>
      <w:r w:rsidRPr="0061484F">
        <w:rPr>
          <w:lang w:val="en-US"/>
        </w:rPr>
        <w:t>(; )</w:t>
      </w:r>
    </w:p>
    <w:p w14:paraId="55BF4E9A" w14:textId="77777777" w:rsidR="00025FA2" w:rsidRPr="0061484F" w:rsidRDefault="00025FA2">
      <w:pPr>
        <w:pStyle w:val="CommentText"/>
        <w:rPr>
          <w:lang w:val="en-US"/>
        </w:rPr>
      </w:pPr>
    </w:p>
    <w:p w14:paraId="0D0B14E3" w14:textId="77777777" w:rsidR="00025FA2" w:rsidRPr="0061484F" w:rsidRDefault="00025FA2">
      <w:pPr>
        <w:pStyle w:val="CommentText"/>
        <w:rPr>
          <w:lang w:val="en-US"/>
        </w:rPr>
      </w:pPr>
      <w:r w:rsidRPr="0061484F">
        <w:rPr>
          <w:lang w:val="en-US"/>
        </w:rPr>
        <w:t>Correct:</w:t>
      </w:r>
    </w:p>
    <w:p w14:paraId="67AAF37F" w14:textId="7D2CF9D7" w:rsidR="00025FA2" w:rsidRPr="0061484F" w:rsidRDefault="00025FA2">
      <w:pPr>
        <w:pStyle w:val="CommentText"/>
        <w:rPr>
          <w:lang w:val="en-US"/>
        </w:rPr>
      </w:pPr>
      <w:r w:rsidRPr="0061484F">
        <w:rPr>
          <w:lang w:val="en-US"/>
        </w:rPr>
        <w:t>(Panchuk et al., 2008; Zeebe et al., 2016; Gingerich, 2019)</w:t>
      </w:r>
    </w:p>
  </w:comment>
  <w:comment w:id="649" w:author="Robin Matthews" w:date="2021-06-17T15:31:00Z" w:initials="RM">
    <w:p w14:paraId="7C46C901" w14:textId="3D33C806" w:rsidR="008B065F" w:rsidRPr="0061484F" w:rsidRDefault="008B065F" w:rsidP="008B065F">
      <w:pPr>
        <w:pStyle w:val="CommentText"/>
        <w:rPr>
          <w:lang w:val="en-US"/>
        </w:rPr>
      </w:pPr>
      <w:r>
        <w:rPr>
          <w:rStyle w:val="CommentReference"/>
        </w:rPr>
        <w:annotationRef/>
      </w:r>
      <w:r>
        <w:rPr>
          <w:rStyle w:val="CommentReference"/>
        </w:rPr>
        <w:annotationRef/>
      </w:r>
      <w:r>
        <w:rPr>
          <w:rStyle w:val="CommentReference"/>
        </w:rPr>
        <w:annotationRef/>
      </w:r>
      <w:r w:rsidRPr="0061484F">
        <w:rPr>
          <w:lang w:val="en-US"/>
        </w:rPr>
        <w:t>Mendeley field also contains reference details for :</w:t>
      </w:r>
    </w:p>
    <w:p w14:paraId="36B14097" w14:textId="610A0186" w:rsidR="008B065F" w:rsidRPr="0061484F" w:rsidRDefault="008B065F">
      <w:pPr>
        <w:pStyle w:val="CommentText"/>
        <w:rPr>
          <w:lang w:val="en-US"/>
        </w:rPr>
      </w:pPr>
      <w:r w:rsidRPr="0061484F">
        <w:rPr>
          <w:lang w:val="en-US"/>
        </w:rPr>
        <w:t>Anagnostou et al., 2016. Do you want me to remove it ?</w:t>
      </w:r>
    </w:p>
  </w:comment>
  <w:comment w:id="650" w:author="Robin Matthews" w:date="2021-06-17T13:54:00Z" w:initials="RM">
    <w:p w14:paraId="1571EE1B" w14:textId="77777777" w:rsidR="00025FA2" w:rsidRPr="0061484F" w:rsidRDefault="00025FA2">
      <w:pPr>
        <w:pStyle w:val="CommentText"/>
        <w:rPr>
          <w:lang w:val="en-US"/>
        </w:rPr>
      </w:pPr>
      <w:r>
        <w:rPr>
          <w:rStyle w:val="CommentReference"/>
        </w:rPr>
        <w:annotationRef/>
      </w:r>
      <w:r w:rsidRPr="0061484F">
        <w:rPr>
          <w:lang w:val="en-US"/>
        </w:rPr>
        <w:t>Not found:</w:t>
      </w:r>
    </w:p>
    <w:p w14:paraId="71048AF3" w14:textId="77777777" w:rsidR="00025FA2" w:rsidRPr="0061484F" w:rsidRDefault="00025FA2">
      <w:pPr>
        <w:pStyle w:val="CommentText"/>
        <w:rPr>
          <w:lang w:val="en-US"/>
        </w:rPr>
      </w:pPr>
      <w:r w:rsidRPr="0061484F">
        <w:rPr>
          <w:lang w:val="en-US"/>
        </w:rPr>
        <w:t>Anagnostou et al., 2016</w:t>
      </w:r>
    </w:p>
    <w:p w14:paraId="5AFF81EF" w14:textId="77777777" w:rsidR="00025FA2" w:rsidRPr="0061484F" w:rsidRDefault="00025FA2">
      <w:pPr>
        <w:pStyle w:val="CommentText"/>
        <w:rPr>
          <w:lang w:val="en-US"/>
        </w:rPr>
      </w:pPr>
    </w:p>
    <w:p w14:paraId="0AC3A118" w14:textId="77777777" w:rsidR="00025FA2" w:rsidRDefault="00025FA2">
      <w:pPr>
        <w:pStyle w:val="CommentText"/>
      </w:pPr>
      <w:r>
        <w:t>Extra stuff:</w:t>
      </w:r>
    </w:p>
    <w:p w14:paraId="5D426360" w14:textId="77777777" w:rsidR="00025FA2" w:rsidRDefault="00025FA2">
      <w:pPr>
        <w:pStyle w:val="CommentText"/>
      </w:pPr>
      <w:r>
        <w:t>(; )</w:t>
      </w:r>
    </w:p>
    <w:p w14:paraId="1AF784F4" w14:textId="77777777" w:rsidR="00025FA2" w:rsidRDefault="00025FA2">
      <w:pPr>
        <w:pStyle w:val="CommentText"/>
      </w:pPr>
    </w:p>
    <w:p w14:paraId="323B38AA" w14:textId="77777777" w:rsidR="00025FA2" w:rsidRDefault="00025FA2">
      <w:pPr>
        <w:pStyle w:val="CommentText"/>
      </w:pPr>
      <w:r>
        <w:t>Correct:</w:t>
      </w:r>
    </w:p>
    <w:p w14:paraId="0C3D61B4" w14:textId="24F9A2FB" w:rsidR="00025FA2" w:rsidRDefault="00025FA2">
      <w:pPr>
        <w:pStyle w:val="CommentText"/>
      </w:pPr>
      <w:r>
        <w:t>(Anagnostou et al., 2016; Foster et al., 2017; Gutjahr et al., 2017)</w:t>
      </w:r>
    </w:p>
  </w:comment>
  <w:comment w:id="657" w:author="Robin Matthews" w:date="2021-06-17T13:54:00Z" w:initials="RM">
    <w:p w14:paraId="4D86DE4F" w14:textId="77777777" w:rsidR="00025FA2" w:rsidRPr="0061484F" w:rsidRDefault="00025FA2">
      <w:pPr>
        <w:pStyle w:val="CommentText"/>
        <w:rPr>
          <w:lang w:val="en-US"/>
        </w:rPr>
      </w:pPr>
      <w:r>
        <w:rPr>
          <w:rStyle w:val="CommentReference"/>
        </w:rPr>
        <w:annotationRef/>
      </w:r>
      <w:r w:rsidRPr="0061484F">
        <w:rPr>
          <w:lang w:val="en-US"/>
        </w:rPr>
        <w:t>Not found:</w:t>
      </w:r>
    </w:p>
    <w:p w14:paraId="2E6010B0" w14:textId="77777777" w:rsidR="00025FA2" w:rsidRPr="0061484F" w:rsidRDefault="00025FA2">
      <w:pPr>
        <w:pStyle w:val="CommentText"/>
        <w:rPr>
          <w:lang w:val="en-US"/>
        </w:rPr>
      </w:pPr>
      <w:r w:rsidRPr="0061484F">
        <w:rPr>
          <w:lang w:val="en-US"/>
        </w:rPr>
        <w:t>Y.G. Zhang et al., 2013</w:t>
      </w:r>
    </w:p>
    <w:p w14:paraId="0E39FEB2" w14:textId="77777777" w:rsidR="00025FA2" w:rsidRPr="0061484F" w:rsidRDefault="00025FA2">
      <w:pPr>
        <w:pStyle w:val="CommentText"/>
        <w:rPr>
          <w:lang w:val="en-US"/>
        </w:rPr>
      </w:pPr>
    </w:p>
    <w:p w14:paraId="4EE2426C" w14:textId="77777777" w:rsidR="00025FA2" w:rsidRDefault="00025FA2">
      <w:pPr>
        <w:pStyle w:val="CommentText"/>
      </w:pPr>
      <w:r>
        <w:t>Extra stuff:</w:t>
      </w:r>
    </w:p>
    <w:p w14:paraId="7CA23DF3" w14:textId="77777777" w:rsidR="00025FA2" w:rsidRDefault="00025FA2">
      <w:pPr>
        <w:pStyle w:val="CommentText"/>
      </w:pPr>
      <w:r>
        <w:t>(Zhang et al., 2013; )</w:t>
      </w:r>
    </w:p>
    <w:p w14:paraId="771CE8B8" w14:textId="77777777" w:rsidR="00025FA2" w:rsidRDefault="00025FA2">
      <w:pPr>
        <w:pStyle w:val="CommentText"/>
      </w:pPr>
    </w:p>
    <w:p w14:paraId="75025CCF" w14:textId="77777777" w:rsidR="00025FA2" w:rsidRDefault="00025FA2">
      <w:pPr>
        <w:pStyle w:val="CommentText"/>
      </w:pPr>
      <w:r>
        <w:t>Correct:</w:t>
      </w:r>
    </w:p>
    <w:p w14:paraId="720C6237" w14:textId="76AF6363" w:rsidR="00025FA2" w:rsidRDefault="00025FA2">
      <w:pPr>
        <w:pStyle w:val="CommentText"/>
      </w:pPr>
      <w:r>
        <w:t>(Y.G. Zhang et al., 2013; Anagnostou et al., 2016)</w:t>
      </w:r>
    </w:p>
  </w:comment>
  <w:comment w:id="661" w:author="Robin Matthews" w:date="2021-06-17T15:35:00Z" w:initials="RM">
    <w:p w14:paraId="39227673" w14:textId="6DE5CE39" w:rsidR="008B065F" w:rsidRPr="0061484F" w:rsidRDefault="008B065F">
      <w:pPr>
        <w:pStyle w:val="CommentText"/>
        <w:rPr>
          <w:lang w:val="en-US"/>
        </w:rPr>
      </w:pPr>
      <w:r>
        <w:rPr>
          <w:rStyle w:val="CommentReference"/>
        </w:rPr>
        <w:annotationRef/>
      </w:r>
      <w:r w:rsidRPr="0061484F">
        <w:rPr>
          <w:lang w:val="en-US"/>
        </w:rPr>
        <w:t>Removed double brackets. Ok?</w:t>
      </w:r>
    </w:p>
  </w:comment>
  <w:comment w:id="679" w:author="Ian Blenkinsop" w:date="2021-07-28T11:27:00Z" w:initials="IB">
    <w:p w14:paraId="728AEC07" w14:textId="6920BCFD" w:rsidR="0099670F" w:rsidRDefault="0099670F">
      <w:pPr>
        <w:pStyle w:val="CommentText"/>
      </w:pPr>
      <w:r w:rsidRPr="0099670F">
        <w:rPr>
          <w:rStyle w:val="CommentReference"/>
          <w:b/>
          <w:bCs/>
        </w:rPr>
        <w:annotationRef/>
      </w:r>
      <w:r w:rsidRPr="0099670F">
        <w:rPr>
          <w:b/>
          <w:bCs/>
        </w:rPr>
        <w:t>Ma</w:t>
      </w:r>
      <w:r>
        <w:t xml:space="preserve"> rather than </w:t>
      </w:r>
      <w:r w:rsidRPr="0099670F">
        <w:rPr>
          <w:b/>
          <w:bCs/>
        </w:rPr>
        <w:t>Myr</w:t>
      </w:r>
      <w:r>
        <w:t>?</w:t>
      </w:r>
    </w:p>
  </w:comment>
  <w:comment w:id="682" w:author="Robin Matthews" w:date="2021-06-17T15:32:00Z" w:initials="RM">
    <w:p w14:paraId="5B4CE9D2" w14:textId="027A100E" w:rsidR="008B065F" w:rsidRDefault="008B065F">
      <w:pPr>
        <w:pStyle w:val="CommentText"/>
      </w:pPr>
      <w:r>
        <w:rPr>
          <w:rStyle w:val="CommentReference"/>
        </w:rPr>
        <w:annotationRef/>
      </w:r>
      <w:r w:rsidRPr="0061484F">
        <w:rPr>
          <w:lang w:val="en-US"/>
        </w:rPr>
        <w:t xml:space="preserve">Mendeley field missing reference details for de la Vega et al., 2020. </w:t>
      </w:r>
      <w:r>
        <w:t>Provide DOI and I’ll add.</w:t>
      </w:r>
    </w:p>
  </w:comment>
  <w:comment w:id="683" w:author="Robin Matthews" w:date="2021-06-17T13:54:00Z" w:initials="RM">
    <w:p w14:paraId="6A06D100" w14:textId="77777777" w:rsidR="00025FA2" w:rsidRDefault="00025FA2">
      <w:pPr>
        <w:pStyle w:val="CommentText"/>
      </w:pPr>
      <w:r>
        <w:rPr>
          <w:rStyle w:val="CommentReference"/>
        </w:rPr>
        <w:annotationRef/>
      </w:r>
      <w:r>
        <w:t>Extra stuff:</w:t>
      </w:r>
    </w:p>
    <w:p w14:paraId="10C2D49B" w14:textId="77777777" w:rsidR="00025FA2" w:rsidRDefault="00025FA2">
      <w:pPr>
        <w:pStyle w:val="CommentText"/>
      </w:pPr>
      <w:r>
        <w:t>(, ; de la Vega et al., 2020)</w:t>
      </w:r>
    </w:p>
    <w:p w14:paraId="768F4CF3" w14:textId="77777777" w:rsidR="00025FA2" w:rsidRDefault="00025FA2">
      <w:pPr>
        <w:pStyle w:val="CommentText"/>
      </w:pPr>
    </w:p>
    <w:p w14:paraId="657F04AC" w14:textId="77777777" w:rsidR="00025FA2" w:rsidRDefault="00025FA2">
      <w:pPr>
        <w:pStyle w:val="CommentText"/>
      </w:pPr>
      <w:r>
        <w:t>Correct:</w:t>
      </w:r>
    </w:p>
    <w:p w14:paraId="2A49DAE4" w14:textId="77777777" w:rsidR="00025FA2" w:rsidRDefault="00025FA2">
      <w:pPr>
        <w:pStyle w:val="CommentText"/>
      </w:pPr>
      <w:r>
        <w:t>Martínez-Botí et al. (2015a)</w:t>
      </w:r>
    </w:p>
    <w:p w14:paraId="5E8B8FB9" w14:textId="6E5F1CBD" w:rsidR="00025FA2" w:rsidRDefault="00025FA2">
      <w:pPr>
        <w:pStyle w:val="CommentText"/>
      </w:pPr>
      <w:r>
        <w:t>(Martínez-Botí et al., 2015a)</w:t>
      </w:r>
    </w:p>
  </w:comment>
  <w:comment w:id="697" w:author="Robin Matthews" w:date="2021-06-17T15:33:00Z" w:initials="RM">
    <w:p w14:paraId="3DD32B69" w14:textId="77777777" w:rsidR="008B065F" w:rsidRPr="0061484F" w:rsidRDefault="008B065F" w:rsidP="008B065F">
      <w:pPr>
        <w:pStyle w:val="CommentText"/>
        <w:rPr>
          <w:lang w:val="en-US"/>
        </w:rPr>
      </w:pPr>
      <w:r>
        <w:rPr>
          <w:rStyle w:val="CommentReference"/>
        </w:rPr>
        <w:annotationRef/>
      </w:r>
      <w:r>
        <w:rPr>
          <w:rStyle w:val="CommentReference"/>
        </w:rPr>
        <w:annotationRef/>
      </w:r>
      <w:r>
        <w:rPr>
          <w:rStyle w:val="CommentReference"/>
        </w:rPr>
        <w:annotationRef/>
      </w:r>
      <w:r>
        <w:rPr>
          <w:rStyle w:val="CommentReference"/>
        </w:rPr>
        <w:annotationRef/>
      </w:r>
      <w:r w:rsidRPr="0061484F">
        <w:rPr>
          <w:lang w:val="en-US"/>
        </w:rPr>
        <w:t>Mendeley field also contains reference details for :</w:t>
      </w:r>
    </w:p>
    <w:p w14:paraId="693536C8" w14:textId="181BA028" w:rsidR="008B065F" w:rsidRPr="0061484F" w:rsidRDefault="008B065F" w:rsidP="008B065F">
      <w:pPr>
        <w:pStyle w:val="CommentText"/>
        <w:rPr>
          <w:lang w:val="en-US"/>
        </w:rPr>
      </w:pPr>
      <w:r w:rsidRPr="0061484F">
        <w:rPr>
          <w:lang w:val="en-US"/>
        </w:rPr>
        <w:t>Crichton et al., 2016. Do you want me to remove it ?</w:t>
      </w:r>
    </w:p>
    <w:p w14:paraId="072C7CA9" w14:textId="3983761E" w:rsidR="008B065F" w:rsidRPr="0061484F" w:rsidRDefault="008B065F">
      <w:pPr>
        <w:pStyle w:val="CommentText"/>
        <w:rPr>
          <w:lang w:val="en-US"/>
        </w:rPr>
      </w:pPr>
    </w:p>
  </w:comment>
  <w:comment w:id="698" w:author="Robin Matthews" w:date="2021-06-17T13:54:00Z" w:initials="RM">
    <w:p w14:paraId="38F3DB11" w14:textId="77777777" w:rsidR="00025FA2" w:rsidRPr="0061484F" w:rsidRDefault="00025FA2">
      <w:pPr>
        <w:pStyle w:val="CommentText"/>
        <w:rPr>
          <w:lang w:val="en-US"/>
        </w:rPr>
      </w:pPr>
      <w:r>
        <w:rPr>
          <w:rStyle w:val="CommentReference"/>
        </w:rPr>
        <w:annotationRef/>
      </w:r>
      <w:r w:rsidRPr="0061484F">
        <w:rPr>
          <w:lang w:val="en-US"/>
        </w:rPr>
        <w:t>Not found:</w:t>
      </w:r>
    </w:p>
    <w:p w14:paraId="5A2F5752" w14:textId="77777777" w:rsidR="00025FA2" w:rsidRPr="0061484F" w:rsidRDefault="00025FA2">
      <w:pPr>
        <w:pStyle w:val="CommentText"/>
        <w:rPr>
          <w:lang w:val="en-US"/>
        </w:rPr>
      </w:pPr>
      <w:r w:rsidRPr="0061484F">
        <w:rPr>
          <w:lang w:val="en-US"/>
        </w:rPr>
        <w:t>Crichton et al., 2016</w:t>
      </w:r>
    </w:p>
    <w:p w14:paraId="591B80F4" w14:textId="77777777" w:rsidR="00025FA2" w:rsidRPr="0061484F" w:rsidRDefault="00025FA2">
      <w:pPr>
        <w:pStyle w:val="CommentText"/>
        <w:rPr>
          <w:lang w:val="en-US"/>
        </w:rPr>
      </w:pPr>
    </w:p>
    <w:p w14:paraId="17956EF6" w14:textId="77777777" w:rsidR="00025FA2" w:rsidRPr="0061484F" w:rsidRDefault="00025FA2">
      <w:pPr>
        <w:pStyle w:val="CommentText"/>
        <w:rPr>
          <w:lang w:val="en-US"/>
        </w:rPr>
      </w:pPr>
      <w:r w:rsidRPr="0061484F">
        <w:rPr>
          <w:lang w:val="en-US"/>
        </w:rPr>
        <w:t>Extra stuff:</w:t>
      </w:r>
    </w:p>
    <w:p w14:paraId="3F5FE66B" w14:textId="77777777" w:rsidR="00025FA2" w:rsidRPr="0061484F" w:rsidRDefault="00025FA2">
      <w:pPr>
        <w:pStyle w:val="CommentText"/>
        <w:rPr>
          <w:lang w:val="en-US"/>
        </w:rPr>
      </w:pPr>
      <w:r w:rsidRPr="0061484F">
        <w:rPr>
          <w:lang w:val="en-US"/>
        </w:rPr>
        <w:t>()</w:t>
      </w:r>
    </w:p>
    <w:p w14:paraId="668290D7" w14:textId="77777777" w:rsidR="00025FA2" w:rsidRPr="0061484F" w:rsidRDefault="00025FA2">
      <w:pPr>
        <w:pStyle w:val="CommentText"/>
        <w:rPr>
          <w:lang w:val="en-US"/>
        </w:rPr>
      </w:pPr>
    </w:p>
    <w:p w14:paraId="7ED4B0F5" w14:textId="77777777" w:rsidR="00025FA2" w:rsidRPr="0061484F" w:rsidRDefault="00025FA2">
      <w:pPr>
        <w:pStyle w:val="CommentText"/>
        <w:rPr>
          <w:lang w:val="en-US"/>
        </w:rPr>
      </w:pPr>
      <w:r w:rsidRPr="0061484F">
        <w:rPr>
          <w:lang w:val="en-US"/>
        </w:rPr>
        <w:t>Correct:</w:t>
      </w:r>
    </w:p>
    <w:p w14:paraId="1A8D0D2D" w14:textId="4095A974" w:rsidR="00025FA2" w:rsidRPr="0061484F" w:rsidRDefault="00025FA2">
      <w:pPr>
        <w:pStyle w:val="CommentText"/>
        <w:rPr>
          <w:lang w:val="en-US"/>
        </w:rPr>
      </w:pPr>
      <w:r w:rsidRPr="0061484F">
        <w:rPr>
          <w:lang w:val="en-US"/>
        </w:rPr>
        <w:t>(Brovkin et al., 2016; Crichton et al., 2016)</w:t>
      </w:r>
    </w:p>
  </w:comment>
  <w:comment w:id="700" w:author="Robin Matthews" w:date="2021-06-17T13:54:00Z" w:initials="RM">
    <w:p w14:paraId="40F3BD09" w14:textId="77777777" w:rsidR="00025FA2" w:rsidRPr="0061484F" w:rsidRDefault="00025FA2">
      <w:pPr>
        <w:pStyle w:val="CommentText"/>
        <w:rPr>
          <w:lang w:val="en-US"/>
        </w:rPr>
      </w:pPr>
      <w:r>
        <w:rPr>
          <w:rStyle w:val="CommentReference"/>
        </w:rPr>
        <w:annotationRef/>
      </w:r>
      <w:r w:rsidRPr="0061484F">
        <w:rPr>
          <w:lang w:val="en-US"/>
        </w:rPr>
        <w:t>Not found:</w:t>
      </w:r>
    </w:p>
    <w:p w14:paraId="7D6C6A18" w14:textId="77777777" w:rsidR="00025FA2" w:rsidRDefault="00025FA2">
      <w:pPr>
        <w:pStyle w:val="CommentText"/>
      </w:pPr>
      <w:r>
        <w:t>2010b</w:t>
      </w:r>
    </w:p>
    <w:p w14:paraId="7FFACF22" w14:textId="77777777" w:rsidR="00025FA2" w:rsidRDefault="00025FA2">
      <w:pPr>
        <w:pStyle w:val="CommentText"/>
      </w:pPr>
    </w:p>
    <w:p w14:paraId="35E510DA" w14:textId="77777777" w:rsidR="00025FA2" w:rsidRDefault="00025FA2">
      <w:pPr>
        <w:pStyle w:val="CommentText"/>
      </w:pPr>
      <w:r>
        <w:t>Extra stuff:</w:t>
      </w:r>
    </w:p>
    <w:p w14:paraId="180242D6" w14:textId="77777777" w:rsidR="00025FA2" w:rsidRDefault="00025FA2">
      <w:pPr>
        <w:pStyle w:val="CommentText"/>
      </w:pPr>
      <w:r>
        <w:t>(Loulergue et al., 2008; Lüthi et al., 2008; , 2010)</w:t>
      </w:r>
    </w:p>
    <w:p w14:paraId="621978E2" w14:textId="77777777" w:rsidR="00025FA2" w:rsidRDefault="00025FA2">
      <w:pPr>
        <w:pStyle w:val="CommentText"/>
      </w:pPr>
    </w:p>
    <w:p w14:paraId="4AFB07E5" w14:textId="77777777" w:rsidR="00025FA2" w:rsidRPr="0061484F" w:rsidRDefault="00025FA2">
      <w:pPr>
        <w:pStyle w:val="CommentText"/>
        <w:rPr>
          <w:lang w:val="en-US"/>
        </w:rPr>
      </w:pPr>
      <w:r w:rsidRPr="0061484F">
        <w:rPr>
          <w:lang w:val="en-US"/>
        </w:rPr>
        <w:t>Correct:</w:t>
      </w:r>
    </w:p>
    <w:p w14:paraId="6AF25EC1" w14:textId="77777777" w:rsidR="00025FA2" w:rsidRPr="0061484F" w:rsidRDefault="00025FA2">
      <w:pPr>
        <w:pStyle w:val="CommentText"/>
        <w:rPr>
          <w:lang w:val="en-US"/>
        </w:rPr>
      </w:pPr>
      <w:r w:rsidRPr="0061484F">
        <w:rPr>
          <w:lang w:val="en-US"/>
        </w:rPr>
        <w:t>Schilt et al. (2010b)</w:t>
      </w:r>
    </w:p>
    <w:p w14:paraId="5C49B49E" w14:textId="6F29F4DE" w:rsidR="00025FA2" w:rsidRPr="0061484F" w:rsidRDefault="00025FA2">
      <w:pPr>
        <w:pStyle w:val="CommentText"/>
        <w:rPr>
          <w:lang w:val="en-US"/>
        </w:rPr>
      </w:pPr>
      <w:r w:rsidRPr="0061484F">
        <w:rPr>
          <w:lang w:val="en-US"/>
        </w:rPr>
        <w:t>(Schilt et al., 2010b)</w:t>
      </w:r>
    </w:p>
  </w:comment>
  <w:comment w:id="701" w:author="Robin Matthews" w:date="2021-06-17T15:34:00Z" w:initials="RM">
    <w:p w14:paraId="4E2FBF4C" w14:textId="79533FE9" w:rsidR="008B065F" w:rsidRPr="0061484F" w:rsidRDefault="008B065F" w:rsidP="008B065F">
      <w:pPr>
        <w:pStyle w:val="CommentText"/>
        <w:rPr>
          <w:lang w:val="en-US"/>
        </w:rPr>
      </w:pPr>
      <w:r>
        <w:rPr>
          <w:rStyle w:val="CommentReference"/>
        </w:rPr>
        <w:annotationRef/>
      </w:r>
      <w:r>
        <w:rPr>
          <w:rStyle w:val="CommentReference"/>
        </w:rPr>
        <w:annotationRef/>
      </w:r>
      <w:r w:rsidRPr="0061484F">
        <w:rPr>
          <w:lang w:val="en-US"/>
        </w:rPr>
        <w:t xml:space="preserve">Mendeley field missing reference details for </w:t>
      </w:r>
    </w:p>
    <w:p w14:paraId="18905B31" w14:textId="77777777" w:rsidR="008B065F" w:rsidRDefault="008B065F" w:rsidP="008B065F">
      <w:pPr>
        <w:pStyle w:val="CommentText"/>
      </w:pPr>
      <w:r>
        <w:t>Loulergue et al., 2008</w:t>
      </w:r>
    </w:p>
    <w:p w14:paraId="09C7C65C" w14:textId="5B3843DD" w:rsidR="008B065F" w:rsidRDefault="008B065F" w:rsidP="008B065F">
      <w:pPr>
        <w:pStyle w:val="CommentText"/>
      </w:pPr>
      <w:r>
        <w:t>Lüthi et al., 2008</w:t>
      </w:r>
    </w:p>
    <w:p w14:paraId="4AEFE4CD" w14:textId="4070FFAA" w:rsidR="008B065F" w:rsidRDefault="008B065F" w:rsidP="008B065F">
      <w:pPr>
        <w:pStyle w:val="CommentText"/>
      </w:pPr>
    </w:p>
    <w:p w14:paraId="2B65D65B" w14:textId="02A52842" w:rsidR="008B065F" w:rsidRPr="0061484F" w:rsidRDefault="008B065F">
      <w:pPr>
        <w:pStyle w:val="CommentText"/>
        <w:rPr>
          <w:lang w:val="en-US"/>
        </w:rPr>
      </w:pPr>
      <w:r w:rsidRPr="0061484F">
        <w:rPr>
          <w:lang w:val="en-US"/>
        </w:rPr>
        <w:t>Provide DOIs and I’ll add.</w:t>
      </w:r>
    </w:p>
  </w:comment>
  <w:comment w:id="715" w:author="Robin Matthews" w:date="2021-06-17T15:36:00Z" w:initials="RM">
    <w:p w14:paraId="62CC0331" w14:textId="77777777" w:rsidR="008B065F" w:rsidRPr="0061484F" w:rsidRDefault="008B065F" w:rsidP="008B065F">
      <w:pPr>
        <w:pStyle w:val="CommentText"/>
        <w:rPr>
          <w:lang w:val="en-US"/>
        </w:rPr>
      </w:pPr>
      <w:r>
        <w:rPr>
          <w:rStyle w:val="CommentReference"/>
        </w:rPr>
        <w:annotationRef/>
      </w:r>
      <w:r w:rsidRPr="0061484F">
        <w:rPr>
          <w:lang w:val="en-US"/>
        </w:rPr>
        <w:t xml:space="preserve">Mendeley field missing reference details for </w:t>
      </w:r>
    </w:p>
    <w:p w14:paraId="5A4A9795" w14:textId="77777777" w:rsidR="008B065F" w:rsidRDefault="008B065F" w:rsidP="008B065F">
      <w:pPr>
        <w:pStyle w:val="CommentText"/>
      </w:pPr>
      <w:r>
        <w:t>Lamarche-Gagnon et al., 2019</w:t>
      </w:r>
    </w:p>
    <w:p w14:paraId="6395CEA8" w14:textId="3EE4602E" w:rsidR="008B065F" w:rsidRDefault="008B065F" w:rsidP="008B065F">
      <w:pPr>
        <w:pStyle w:val="CommentText"/>
      </w:pPr>
      <w:r>
        <w:t>Kleinen et al., 2020</w:t>
      </w:r>
    </w:p>
    <w:p w14:paraId="0525DCB9" w14:textId="77777777" w:rsidR="008B065F" w:rsidRDefault="008B065F" w:rsidP="008B065F">
      <w:pPr>
        <w:pStyle w:val="CommentText"/>
      </w:pPr>
    </w:p>
    <w:p w14:paraId="27B4B150" w14:textId="189168F2" w:rsidR="008B065F" w:rsidRPr="0061484F" w:rsidRDefault="008B065F" w:rsidP="008B065F">
      <w:pPr>
        <w:pStyle w:val="CommentText"/>
        <w:rPr>
          <w:lang w:val="en-US"/>
        </w:rPr>
      </w:pPr>
      <w:r w:rsidRPr="0061484F">
        <w:rPr>
          <w:lang w:val="en-US"/>
        </w:rPr>
        <w:t>Provide DOIs and I’ll add.</w:t>
      </w:r>
    </w:p>
  </w:comment>
  <w:comment w:id="716" w:author="Robin Matthews" w:date="2021-06-17T13:54:00Z" w:initials="RM">
    <w:p w14:paraId="010A191F" w14:textId="77777777" w:rsidR="00025FA2" w:rsidRDefault="00025FA2">
      <w:pPr>
        <w:pStyle w:val="CommentText"/>
      </w:pPr>
      <w:r>
        <w:rPr>
          <w:rStyle w:val="CommentReference"/>
        </w:rPr>
        <w:annotationRef/>
      </w:r>
      <w:r>
        <w:t>Extra stuff:</w:t>
      </w:r>
    </w:p>
    <w:p w14:paraId="6F956115" w14:textId="77777777" w:rsidR="00025FA2" w:rsidRDefault="00025FA2">
      <w:pPr>
        <w:pStyle w:val="CommentText"/>
      </w:pPr>
      <w:r>
        <w:t>(, ; Lamarche-Gagnon et al., 2019; Kleinen et al., 2020)</w:t>
      </w:r>
    </w:p>
    <w:p w14:paraId="16047E72" w14:textId="77777777" w:rsidR="00025FA2" w:rsidRDefault="00025FA2">
      <w:pPr>
        <w:pStyle w:val="CommentText"/>
      </w:pPr>
    </w:p>
    <w:p w14:paraId="7C3DBE02" w14:textId="77777777" w:rsidR="00025FA2" w:rsidRDefault="00025FA2">
      <w:pPr>
        <w:pStyle w:val="CommentText"/>
      </w:pPr>
      <w:r>
        <w:t>Correct:</w:t>
      </w:r>
    </w:p>
    <w:p w14:paraId="49754402" w14:textId="77777777" w:rsidR="00025FA2" w:rsidRDefault="00025FA2">
      <w:pPr>
        <w:pStyle w:val="CommentText"/>
      </w:pPr>
      <w:r>
        <w:t>Bock et al. (2010, 2017)</w:t>
      </w:r>
    </w:p>
    <w:p w14:paraId="2119C466" w14:textId="32BED300" w:rsidR="00025FA2" w:rsidRDefault="00025FA2">
      <w:pPr>
        <w:pStyle w:val="CommentText"/>
      </w:pPr>
      <w:r>
        <w:t>(Bock et al., 2010, 2017)</w:t>
      </w:r>
    </w:p>
  </w:comment>
  <w:comment w:id="717" w:author="Robin Matthews" w:date="2021-06-17T13:54:00Z" w:initials="RM">
    <w:p w14:paraId="019805EA" w14:textId="77777777" w:rsidR="00025FA2" w:rsidRPr="0061484F" w:rsidRDefault="00025FA2">
      <w:pPr>
        <w:pStyle w:val="CommentText"/>
        <w:rPr>
          <w:lang w:val="en-US"/>
        </w:rPr>
      </w:pPr>
      <w:r>
        <w:rPr>
          <w:rStyle w:val="CommentReference"/>
        </w:rPr>
        <w:annotationRef/>
      </w:r>
      <w:r w:rsidRPr="0061484F">
        <w:rPr>
          <w:lang w:val="en-US"/>
        </w:rPr>
        <w:t>Extra stuff:</w:t>
      </w:r>
    </w:p>
    <w:p w14:paraId="4894A3AF" w14:textId="77777777" w:rsidR="00025FA2" w:rsidRPr="0061484F" w:rsidRDefault="00025FA2">
      <w:pPr>
        <w:pStyle w:val="CommentText"/>
        <w:rPr>
          <w:lang w:val="en-US"/>
        </w:rPr>
      </w:pPr>
      <w:r w:rsidRPr="0061484F">
        <w:rPr>
          <w:lang w:val="en-US"/>
        </w:rPr>
        <w:t>(, ; Battaglia and Joos, 2018; Fischer et al., 2019)</w:t>
      </w:r>
    </w:p>
    <w:p w14:paraId="1996486B" w14:textId="77777777" w:rsidR="00025FA2" w:rsidRPr="0061484F" w:rsidRDefault="00025FA2">
      <w:pPr>
        <w:pStyle w:val="CommentText"/>
        <w:rPr>
          <w:lang w:val="en-US"/>
        </w:rPr>
      </w:pPr>
    </w:p>
    <w:p w14:paraId="7B5F5314" w14:textId="77777777" w:rsidR="00025FA2" w:rsidRPr="0061484F" w:rsidRDefault="00025FA2">
      <w:pPr>
        <w:pStyle w:val="CommentText"/>
        <w:rPr>
          <w:lang w:val="en-US"/>
        </w:rPr>
      </w:pPr>
      <w:r w:rsidRPr="0061484F">
        <w:rPr>
          <w:lang w:val="en-US"/>
        </w:rPr>
        <w:t>Correct:</w:t>
      </w:r>
    </w:p>
    <w:p w14:paraId="7877D77A" w14:textId="77777777" w:rsidR="00025FA2" w:rsidRPr="0061484F" w:rsidRDefault="00025FA2">
      <w:pPr>
        <w:pStyle w:val="CommentText"/>
        <w:rPr>
          <w:lang w:val="en-US"/>
        </w:rPr>
      </w:pPr>
      <w:r w:rsidRPr="0061484F">
        <w:rPr>
          <w:lang w:val="en-US"/>
        </w:rPr>
        <w:t>Schilt et al. (2014)</w:t>
      </w:r>
    </w:p>
    <w:p w14:paraId="7B302819" w14:textId="28925690" w:rsidR="00025FA2" w:rsidRPr="0061484F" w:rsidRDefault="00025FA2">
      <w:pPr>
        <w:pStyle w:val="CommentText"/>
        <w:rPr>
          <w:lang w:val="en-US"/>
        </w:rPr>
      </w:pPr>
      <w:r w:rsidRPr="0061484F">
        <w:rPr>
          <w:lang w:val="en-US"/>
        </w:rPr>
        <w:t>(Schilt et al., 2014)</w:t>
      </w:r>
    </w:p>
  </w:comment>
  <w:comment w:id="718" w:author="Robin Matthews" w:date="2021-06-17T15:36:00Z" w:initials="RM">
    <w:p w14:paraId="12DDC3F3" w14:textId="77777777" w:rsidR="008B065F" w:rsidRPr="0061484F" w:rsidRDefault="008B065F" w:rsidP="008B065F">
      <w:pPr>
        <w:pStyle w:val="CommentText"/>
        <w:rPr>
          <w:lang w:val="en-US"/>
        </w:rPr>
      </w:pPr>
      <w:r>
        <w:rPr>
          <w:rStyle w:val="CommentReference"/>
        </w:rPr>
        <w:annotationRef/>
      </w:r>
      <w:r w:rsidRPr="0061484F">
        <w:rPr>
          <w:lang w:val="en-US"/>
        </w:rPr>
        <w:t xml:space="preserve">Mendeley field missing reference details for </w:t>
      </w:r>
    </w:p>
    <w:p w14:paraId="6F392F0B" w14:textId="77777777" w:rsidR="008B065F" w:rsidRPr="0061484F" w:rsidRDefault="008B065F" w:rsidP="008B065F">
      <w:pPr>
        <w:pStyle w:val="CommentText"/>
        <w:rPr>
          <w:lang w:val="en-US"/>
        </w:rPr>
      </w:pPr>
      <w:r w:rsidRPr="0061484F">
        <w:rPr>
          <w:lang w:val="en-US"/>
        </w:rPr>
        <w:t>Battaglia and Joos, 2018</w:t>
      </w:r>
    </w:p>
    <w:p w14:paraId="4C81207E" w14:textId="2D13E4B1" w:rsidR="008B065F" w:rsidRPr="0061484F" w:rsidRDefault="008B065F" w:rsidP="008B065F">
      <w:pPr>
        <w:pStyle w:val="CommentText"/>
        <w:rPr>
          <w:lang w:val="en-US"/>
        </w:rPr>
      </w:pPr>
      <w:r w:rsidRPr="0061484F">
        <w:rPr>
          <w:lang w:val="en-US"/>
        </w:rPr>
        <w:t>Fischer et al., 2019</w:t>
      </w:r>
    </w:p>
    <w:p w14:paraId="10C85852" w14:textId="77777777" w:rsidR="008B065F" w:rsidRPr="0061484F" w:rsidRDefault="008B065F" w:rsidP="008B065F">
      <w:pPr>
        <w:pStyle w:val="CommentText"/>
        <w:rPr>
          <w:lang w:val="en-US"/>
        </w:rPr>
      </w:pPr>
    </w:p>
    <w:p w14:paraId="24BD6220" w14:textId="70F0ED65" w:rsidR="008B065F" w:rsidRPr="0061484F" w:rsidRDefault="008B065F" w:rsidP="008B065F">
      <w:pPr>
        <w:pStyle w:val="CommentText"/>
        <w:rPr>
          <w:lang w:val="en-US"/>
        </w:rPr>
      </w:pPr>
      <w:r w:rsidRPr="0061484F">
        <w:rPr>
          <w:lang w:val="en-US"/>
        </w:rPr>
        <w:t>Provide DOIs and I’ll add.</w:t>
      </w:r>
    </w:p>
  </w:comment>
  <w:comment w:id="724" w:author="Robin Matthews" w:date="2021-06-17T13:54:00Z" w:initials="RM">
    <w:p w14:paraId="33C946E8" w14:textId="77777777" w:rsidR="00025FA2" w:rsidRPr="0061484F" w:rsidRDefault="00025FA2">
      <w:pPr>
        <w:pStyle w:val="CommentText"/>
        <w:rPr>
          <w:lang w:val="en-US"/>
        </w:rPr>
      </w:pPr>
      <w:r>
        <w:rPr>
          <w:rStyle w:val="CommentReference"/>
        </w:rPr>
        <w:annotationRef/>
      </w:r>
      <w:r w:rsidRPr="0061484F">
        <w:rPr>
          <w:lang w:val="en-US"/>
        </w:rPr>
        <w:t>Not found:</w:t>
      </w:r>
    </w:p>
    <w:p w14:paraId="06546C49" w14:textId="77777777" w:rsidR="00025FA2" w:rsidRPr="0061484F" w:rsidRDefault="00025FA2">
      <w:pPr>
        <w:pStyle w:val="CommentText"/>
        <w:rPr>
          <w:lang w:val="en-US"/>
        </w:rPr>
      </w:pPr>
      <w:r w:rsidRPr="0061484F">
        <w:rPr>
          <w:lang w:val="en-US"/>
        </w:rPr>
        <w:t>Valdes et al., 2005</w:t>
      </w:r>
    </w:p>
    <w:p w14:paraId="553F4876" w14:textId="77777777" w:rsidR="00025FA2" w:rsidRPr="0061484F" w:rsidRDefault="00025FA2">
      <w:pPr>
        <w:pStyle w:val="CommentText"/>
        <w:rPr>
          <w:lang w:val="en-US"/>
        </w:rPr>
      </w:pPr>
    </w:p>
    <w:p w14:paraId="5FDEB80A" w14:textId="77777777" w:rsidR="00025FA2" w:rsidRDefault="00025FA2">
      <w:pPr>
        <w:pStyle w:val="CommentText"/>
      </w:pPr>
      <w:r>
        <w:t>Extra stuff:</w:t>
      </w:r>
    </w:p>
    <w:p w14:paraId="0FCE17C4" w14:textId="77777777" w:rsidR="00025FA2" w:rsidRDefault="00025FA2">
      <w:pPr>
        <w:pStyle w:val="CommentText"/>
      </w:pPr>
      <w:r>
        <w:t>(Valdes, et al., 2005; ; )</w:t>
      </w:r>
    </w:p>
    <w:p w14:paraId="712B7AC7" w14:textId="77777777" w:rsidR="00025FA2" w:rsidRDefault="00025FA2">
      <w:pPr>
        <w:pStyle w:val="CommentText"/>
      </w:pPr>
    </w:p>
    <w:p w14:paraId="4BB094AE" w14:textId="77777777" w:rsidR="00025FA2" w:rsidRDefault="00025FA2">
      <w:pPr>
        <w:pStyle w:val="CommentText"/>
      </w:pPr>
      <w:r>
        <w:t>Correct:</w:t>
      </w:r>
    </w:p>
    <w:p w14:paraId="6A1D7C9D" w14:textId="5044C042" w:rsidR="00025FA2" w:rsidRDefault="00025FA2">
      <w:pPr>
        <w:pStyle w:val="CommentText"/>
      </w:pPr>
      <w:r>
        <w:t>(Valdes et al., 2005; Hopcroft et al., 2017; Kleinen et al., 2020)</w:t>
      </w:r>
    </w:p>
  </w:comment>
  <w:comment w:id="729" w:author="Robin Matthews" w:date="2021-06-17T13:54:00Z" w:initials="RM">
    <w:p w14:paraId="287E7952" w14:textId="77777777" w:rsidR="00025FA2" w:rsidRPr="0061484F" w:rsidRDefault="00025FA2">
      <w:pPr>
        <w:pStyle w:val="CommentText"/>
        <w:rPr>
          <w:lang w:val="en-US"/>
        </w:rPr>
      </w:pPr>
      <w:r>
        <w:rPr>
          <w:rStyle w:val="CommentReference"/>
        </w:rPr>
        <w:annotationRef/>
      </w:r>
      <w:r w:rsidRPr="0061484F">
        <w:rPr>
          <w:lang w:val="en-US"/>
        </w:rPr>
        <w:t>Not found:</w:t>
      </w:r>
    </w:p>
    <w:p w14:paraId="1F3D541F" w14:textId="77777777" w:rsidR="00025FA2" w:rsidRPr="0061484F" w:rsidRDefault="00025FA2">
      <w:pPr>
        <w:pStyle w:val="CommentText"/>
        <w:rPr>
          <w:lang w:val="en-US"/>
        </w:rPr>
      </w:pPr>
      <w:r w:rsidRPr="0061484F">
        <w:rPr>
          <w:lang w:val="en-US"/>
        </w:rPr>
        <w:t>H. Fischer et al., 2019</w:t>
      </w:r>
    </w:p>
    <w:p w14:paraId="7F2F5F21" w14:textId="77777777" w:rsidR="00025FA2" w:rsidRPr="0061484F" w:rsidRDefault="00025FA2">
      <w:pPr>
        <w:pStyle w:val="CommentText"/>
        <w:rPr>
          <w:lang w:val="en-US"/>
        </w:rPr>
      </w:pPr>
    </w:p>
    <w:p w14:paraId="4F21DE69" w14:textId="77777777" w:rsidR="00025FA2" w:rsidRPr="0061484F" w:rsidRDefault="00025FA2">
      <w:pPr>
        <w:pStyle w:val="CommentText"/>
        <w:rPr>
          <w:lang w:val="en-US"/>
        </w:rPr>
      </w:pPr>
      <w:r w:rsidRPr="0061484F">
        <w:rPr>
          <w:lang w:val="en-US"/>
        </w:rPr>
        <w:t>Extra stuff:</w:t>
      </w:r>
    </w:p>
    <w:p w14:paraId="75F6B250" w14:textId="77777777" w:rsidR="00025FA2" w:rsidRPr="0061484F" w:rsidRDefault="00025FA2">
      <w:pPr>
        <w:pStyle w:val="CommentText"/>
        <w:rPr>
          <w:lang w:val="en-US"/>
        </w:rPr>
      </w:pPr>
      <w:r w:rsidRPr="0061484F">
        <w:rPr>
          <w:lang w:val="en-US"/>
        </w:rPr>
        <w:t>(; Fischer et al., 2019b)</w:t>
      </w:r>
    </w:p>
    <w:p w14:paraId="3517216C" w14:textId="77777777" w:rsidR="00025FA2" w:rsidRPr="0061484F" w:rsidRDefault="00025FA2">
      <w:pPr>
        <w:pStyle w:val="CommentText"/>
        <w:rPr>
          <w:lang w:val="en-US"/>
        </w:rPr>
      </w:pPr>
    </w:p>
    <w:p w14:paraId="23641080" w14:textId="77777777" w:rsidR="00025FA2" w:rsidRPr="0061484F" w:rsidRDefault="00025FA2">
      <w:pPr>
        <w:pStyle w:val="CommentText"/>
        <w:rPr>
          <w:lang w:val="en-US"/>
        </w:rPr>
      </w:pPr>
      <w:r w:rsidRPr="0061484F">
        <w:rPr>
          <w:lang w:val="en-US"/>
        </w:rPr>
        <w:t>Correct:</w:t>
      </w:r>
    </w:p>
    <w:p w14:paraId="04478E83" w14:textId="50D9D305" w:rsidR="00025FA2" w:rsidRDefault="00025FA2">
      <w:pPr>
        <w:pStyle w:val="CommentText"/>
      </w:pPr>
      <w:r>
        <w:t>(Schilt et al., 2014; H. Fischer et al., 2019)</w:t>
      </w:r>
    </w:p>
  </w:comment>
  <w:comment w:id="734" w:author="Robin Matthews" w:date="2021-06-17T13:54:00Z" w:initials="RM">
    <w:p w14:paraId="6D6B95AB" w14:textId="77777777" w:rsidR="00025FA2" w:rsidRPr="0061484F" w:rsidRDefault="00025FA2">
      <w:pPr>
        <w:pStyle w:val="CommentText"/>
        <w:rPr>
          <w:lang w:val="en-US"/>
        </w:rPr>
      </w:pPr>
      <w:r>
        <w:rPr>
          <w:rStyle w:val="CommentReference"/>
        </w:rPr>
        <w:annotationRef/>
      </w:r>
      <w:r w:rsidRPr="0061484F">
        <w:rPr>
          <w:lang w:val="en-US"/>
        </w:rPr>
        <w:t>Not found:</w:t>
      </w:r>
    </w:p>
    <w:p w14:paraId="3160CCAF" w14:textId="77777777" w:rsidR="00025FA2" w:rsidRPr="0061484F" w:rsidRDefault="00025FA2">
      <w:pPr>
        <w:pStyle w:val="CommentText"/>
        <w:rPr>
          <w:lang w:val="en-US"/>
        </w:rPr>
      </w:pPr>
      <w:r w:rsidRPr="0061484F">
        <w:rPr>
          <w:lang w:val="en-US"/>
        </w:rPr>
        <w:t>H. Fischer et al., 2019</w:t>
      </w:r>
    </w:p>
    <w:p w14:paraId="301F5C55" w14:textId="77777777" w:rsidR="00025FA2" w:rsidRPr="0061484F" w:rsidRDefault="00025FA2">
      <w:pPr>
        <w:pStyle w:val="CommentText"/>
        <w:rPr>
          <w:lang w:val="en-US"/>
        </w:rPr>
      </w:pPr>
    </w:p>
    <w:p w14:paraId="540F3555" w14:textId="77777777" w:rsidR="00025FA2" w:rsidRPr="0061484F" w:rsidRDefault="00025FA2">
      <w:pPr>
        <w:pStyle w:val="CommentText"/>
        <w:rPr>
          <w:lang w:val="en-US"/>
        </w:rPr>
      </w:pPr>
      <w:r w:rsidRPr="0061484F">
        <w:rPr>
          <w:lang w:val="en-US"/>
        </w:rPr>
        <w:t>Extra stuff:</w:t>
      </w:r>
    </w:p>
    <w:p w14:paraId="06DD4798" w14:textId="77777777" w:rsidR="00025FA2" w:rsidRPr="0061484F" w:rsidRDefault="00025FA2">
      <w:pPr>
        <w:pStyle w:val="CommentText"/>
        <w:rPr>
          <w:lang w:val="en-US"/>
        </w:rPr>
      </w:pPr>
      <w:r w:rsidRPr="0061484F">
        <w:rPr>
          <w:lang w:val="en-US"/>
        </w:rPr>
        <w:t>(; Fischer et al., 2019b)</w:t>
      </w:r>
    </w:p>
    <w:p w14:paraId="75F827B4" w14:textId="77777777" w:rsidR="00025FA2" w:rsidRPr="0061484F" w:rsidRDefault="00025FA2">
      <w:pPr>
        <w:pStyle w:val="CommentText"/>
        <w:rPr>
          <w:lang w:val="en-US"/>
        </w:rPr>
      </w:pPr>
    </w:p>
    <w:p w14:paraId="534103FC" w14:textId="77777777" w:rsidR="00025FA2" w:rsidRPr="0061484F" w:rsidRDefault="00025FA2">
      <w:pPr>
        <w:pStyle w:val="CommentText"/>
        <w:rPr>
          <w:lang w:val="en-US"/>
        </w:rPr>
      </w:pPr>
      <w:r w:rsidRPr="0061484F">
        <w:rPr>
          <w:lang w:val="en-US"/>
        </w:rPr>
        <w:t>Correct:</w:t>
      </w:r>
    </w:p>
    <w:p w14:paraId="0A1E74BA" w14:textId="0042BF8E" w:rsidR="00025FA2" w:rsidRPr="0061484F" w:rsidRDefault="00025FA2">
      <w:pPr>
        <w:pStyle w:val="CommentText"/>
        <w:rPr>
          <w:lang w:val="en-US"/>
        </w:rPr>
      </w:pPr>
      <w:r w:rsidRPr="0061484F">
        <w:rPr>
          <w:lang w:val="en-US"/>
        </w:rPr>
        <w:t>(Galbraith and Kienast, 2013; H. Fischer et al., 2019)</w:t>
      </w:r>
    </w:p>
  </w:comment>
  <w:comment w:id="744" w:author="Robin Matthews" w:date="2021-06-17T15:38:00Z" w:initials="RM">
    <w:p w14:paraId="491C2D36" w14:textId="77777777" w:rsidR="008B065F" w:rsidRPr="0061484F" w:rsidRDefault="008B065F">
      <w:pPr>
        <w:pStyle w:val="CommentText"/>
        <w:rPr>
          <w:lang w:val="en-US"/>
        </w:rPr>
      </w:pPr>
      <w:r>
        <w:rPr>
          <w:rStyle w:val="CommentReference"/>
        </w:rPr>
        <w:annotationRef/>
      </w:r>
      <w:r w:rsidRPr="0061484F">
        <w:rPr>
          <w:lang w:val="en-US"/>
        </w:rPr>
        <w:t xml:space="preserve">Mendeley field missing reference details for </w:t>
      </w:r>
    </w:p>
    <w:p w14:paraId="1468952F" w14:textId="77777777" w:rsidR="008B065F" w:rsidRDefault="008B065F">
      <w:pPr>
        <w:pStyle w:val="CommentText"/>
      </w:pPr>
      <w:r>
        <w:t>Menviel et al., 2017</w:t>
      </w:r>
    </w:p>
    <w:p w14:paraId="4C108FC5" w14:textId="482FD75B" w:rsidR="008B065F" w:rsidRDefault="008B065F">
      <w:pPr>
        <w:pStyle w:val="CommentText"/>
      </w:pPr>
      <w:r>
        <w:t>Kleinen et al., 2020</w:t>
      </w:r>
    </w:p>
    <w:p w14:paraId="0BA65D0D" w14:textId="77777777" w:rsidR="008B065F" w:rsidRDefault="008B065F">
      <w:pPr>
        <w:pStyle w:val="CommentText"/>
      </w:pPr>
    </w:p>
    <w:p w14:paraId="22E0B24B" w14:textId="68F72B3F" w:rsidR="008B065F" w:rsidRPr="0061484F" w:rsidRDefault="008B065F">
      <w:pPr>
        <w:pStyle w:val="CommentText"/>
        <w:rPr>
          <w:lang w:val="en-US"/>
        </w:rPr>
      </w:pPr>
      <w:r w:rsidRPr="0061484F">
        <w:rPr>
          <w:lang w:val="en-US"/>
        </w:rPr>
        <w:t>Provide DOIs and I’ll add</w:t>
      </w:r>
    </w:p>
  </w:comment>
  <w:comment w:id="745" w:author="Robin Matthews" w:date="2021-06-17T13:54:00Z" w:initials="RM">
    <w:p w14:paraId="21F94CB9" w14:textId="77777777" w:rsidR="00025FA2" w:rsidRPr="0061484F" w:rsidRDefault="00025FA2">
      <w:pPr>
        <w:pStyle w:val="CommentText"/>
        <w:rPr>
          <w:lang w:val="en-US"/>
        </w:rPr>
      </w:pPr>
      <w:r>
        <w:rPr>
          <w:rStyle w:val="CommentReference"/>
        </w:rPr>
        <w:annotationRef/>
      </w:r>
      <w:r w:rsidRPr="0061484F">
        <w:rPr>
          <w:lang w:val="en-US"/>
        </w:rPr>
        <w:t>Extra stuff:</w:t>
      </w:r>
    </w:p>
    <w:p w14:paraId="6671F659" w14:textId="77777777" w:rsidR="00025FA2" w:rsidRDefault="00025FA2">
      <w:pPr>
        <w:pStyle w:val="CommentText"/>
      </w:pPr>
      <w:r>
        <w:t>(; ; Menviel et al., 2017; Kleinen et al., 2020)</w:t>
      </w:r>
    </w:p>
    <w:p w14:paraId="761659E4" w14:textId="77777777" w:rsidR="00025FA2" w:rsidRDefault="00025FA2">
      <w:pPr>
        <w:pStyle w:val="CommentText"/>
      </w:pPr>
    </w:p>
    <w:p w14:paraId="17A5DDBF" w14:textId="77777777" w:rsidR="00025FA2" w:rsidRDefault="00025FA2">
      <w:pPr>
        <w:pStyle w:val="CommentText"/>
      </w:pPr>
      <w:r>
        <w:t>Correct:</w:t>
      </w:r>
    </w:p>
    <w:p w14:paraId="3CAFBE10" w14:textId="51389C3D" w:rsidR="00025FA2" w:rsidRDefault="00025FA2">
      <w:pPr>
        <w:pStyle w:val="CommentText"/>
      </w:pPr>
      <w:r>
        <w:t>(Ciais et al., 2012; Peterson et al., 2014)</w:t>
      </w:r>
    </w:p>
  </w:comment>
  <w:comment w:id="752" w:author="Robin Matthews" w:date="2021-06-17T13:54:00Z" w:initials="RM">
    <w:p w14:paraId="366B6024" w14:textId="77777777" w:rsidR="00025FA2" w:rsidRPr="0061484F" w:rsidRDefault="00025FA2">
      <w:pPr>
        <w:pStyle w:val="CommentText"/>
        <w:rPr>
          <w:lang w:val="en-US"/>
        </w:rPr>
      </w:pPr>
      <w:r>
        <w:rPr>
          <w:rStyle w:val="CommentReference"/>
        </w:rPr>
        <w:annotationRef/>
      </w:r>
      <w:r w:rsidRPr="0061484F">
        <w:rPr>
          <w:lang w:val="en-US"/>
        </w:rPr>
        <w:t>Not found:</w:t>
      </w:r>
    </w:p>
    <w:p w14:paraId="46276F8F" w14:textId="77777777" w:rsidR="00025FA2" w:rsidRPr="0061484F" w:rsidRDefault="00025FA2">
      <w:pPr>
        <w:pStyle w:val="CommentText"/>
        <w:rPr>
          <w:lang w:val="en-US"/>
        </w:rPr>
      </w:pPr>
      <w:r w:rsidRPr="0061484F">
        <w:rPr>
          <w:lang w:val="en-US"/>
        </w:rPr>
        <w:t>Jaccard et al., 2009</w:t>
      </w:r>
    </w:p>
    <w:p w14:paraId="12792D62" w14:textId="77777777" w:rsidR="00025FA2" w:rsidRDefault="00025FA2">
      <w:pPr>
        <w:pStyle w:val="CommentText"/>
      </w:pPr>
      <w:r>
        <w:t>Sarnthein et al., 2013</w:t>
      </w:r>
    </w:p>
    <w:p w14:paraId="0F121CF1" w14:textId="77777777" w:rsidR="00025FA2" w:rsidRDefault="00025FA2">
      <w:pPr>
        <w:pStyle w:val="CommentText"/>
      </w:pPr>
    </w:p>
    <w:p w14:paraId="52A287FD" w14:textId="77777777" w:rsidR="00025FA2" w:rsidRDefault="00025FA2">
      <w:pPr>
        <w:pStyle w:val="CommentText"/>
      </w:pPr>
      <w:r>
        <w:t>Extra stuff:</w:t>
      </w:r>
    </w:p>
    <w:p w14:paraId="2176C386" w14:textId="77777777" w:rsidR="00025FA2" w:rsidRDefault="00025FA2">
      <w:pPr>
        <w:pStyle w:val="CommentText"/>
      </w:pPr>
      <w:r>
        <w:t>(Skinner et al., 2015; Buchanan et al., 2016; Skinner et al., 2017; Anderson et al., 2019; Gottschalk et al., 2020)</w:t>
      </w:r>
    </w:p>
    <w:p w14:paraId="45EFC70C" w14:textId="77777777" w:rsidR="00025FA2" w:rsidRDefault="00025FA2">
      <w:pPr>
        <w:pStyle w:val="CommentText"/>
      </w:pPr>
    </w:p>
    <w:p w14:paraId="03980A72" w14:textId="77777777" w:rsidR="00025FA2" w:rsidRDefault="00025FA2">
      <w:pPr>
        <w:pStyle w:val="CommentText"/>
      </w:pPr>
      <w:r>
        <w:t>Correct:</w:t>
      </w:r>
    </w:p>
    <w:p w14:paraId="07EE8D3C" w14:textId="7AD56B09" w:rsidR="00025FA2" w:rsidRDefault="00025FA2">
      <w:pPr>
        <w:pStyle w:val="CommentText"/>
      </w:pPr>
      <w:r>
        <w:t>(Jaccard et al., 2009; Sarnthein et al., 2013)</w:t>
      </w:r>
    </w:p>
  </w:comment>
  <w:comment w:id="753" w:author="Robin Matthews" w:date="2021-06-17T15:39:00Z" w:initials="RM">
    <w:p w14:paraId="002403C7" w14:textId="29F8CAAC" w:rsidR="008B065F" w:rsidRPr="0061484F" w:rsidRDefault="008B065F" w:rsidP="008B065F">
      <w:pPr>
        <w:pStyle w:val="CommentText"/>
        <w:rPr>
          <w:lang w:val="en-US"/>
        </w:rPr>
      </w:pPr>
      <w:r>
        <w:rPr>
          <w:rStyle w:val="CommentReference"/>
        </w:rPr>
        <w:annotationRef/>
      </w:r>
      <w:r w:rsidRPr="0061484F">
        <w:rPr>
          <w:lang w:val="en-US"/>
        </w:rPr>
        <w:t>Mendeley field contains reference details for Jaccard et al., 2009 ; Sarnthein et al., 2013, neither of which are cited.</w:t>
      </w:r>
    </w:p>
    <w:p w14:paraId="2653AB6A" w14:textId="77777777" w:rsidR="008B065F" w:rsidRPr="0061484F" w:rsidRDefault="008B065F" w:rsidP="008B065F">
      <w:pPr>
        <w:pStyle w:val="CommentText"/>
        <w:rPr>
          <w:lang w:val="en-US"/>
        </w:rPr>
      </w:pPr>
    </w:p>
    <w:p w14:paraId="35FEA95A" w14:textId="6FDB8AFE" w:rsidR="008B065F" w:rsidRPr="0061484F" w:rsidRDefault="008B065F" w:rsidP="008B065F">
      <w:pPr>
        <w:pStyle w:val="CommentText"/>
        <w:rPr>
          <w:lang w:val="en-US"/>
        </w:rPr>
      </w:pPr>
      <w:r w:rsidRPr="0061484F">
        <w:rPr>
          <w:lang w:val="en-US"/>
        </w:rPr>
        <w:t>Please provide DOIs for all the references you want to cite.</w:t>
      </w:r>
    </w:p>
  </w:comment>
  <w:comment w:id="755" w:author="Robin Matthews" w:date="2021-06-17T15:41:00Z" w:initials="RM">
    <w:p w14:paraId="25FFA174" w14:textId="102DF9FC" w:rsidR="00B869BC" w:rsidRPr="0061484F" w:rsidRDefault="00B869BC">
      <w:pPr>
        <w:pStyle w:val="CommentText"/>
        <w:rPr>
          <w:lang w:val="en-US"/>
        </w:rPr>
      </w:pPr>
      <w:r>
        <w:rPr>
          <w:rStyle w:val="CommentReference"/>
        </w:rPr>
        <w:annotationRef/>
      </w:r>
      <w:r w:rsidRPr="0061484F">
        <w:rPr>
          <w:lang w:val="en-US"/>
        </w:rPr>
        <w:t>Mendeley field also contains reference details for Hoogakker et al., 2018. Want to remove it?</w:t>
      </w:r>
    </w:p>
  </w:comment>
  <w:comment w:id="756" w:author="Robin Matthews" w:date="2021-06-17T13:54:00Z" w:initials="RM">
    <w:p w14:paraId="2FE5A2B4" w14:textId="77777777" w:rsidR="00025FA2" w:rsidRPr="0061484F" w:rsidRDefault="00025FA2">
      <w:pPr>
        <w:pStyle w:val="CommentText"/>
        <w:rPr>
          <w:lang w:val="en-US"/>
        </w:rPr>
      </w:pPr>
      <w:r>
        <w:rPr>
          <w:rStyle w:val="CommentReference"/>
        </w:rPr>
        <w:annotationRef/>
      </w:r>
      <w:r w:rsidRPr="0061484F">
        <w:rPr>
          <w:lang w:val="en-US"/>
        </w:rPr>
        <w:t>Not found:</w:t>
      </w:r>
    </w:p>
    <w:p w14:paraId="608107BD" w14:textId="77777777" w:rsidR="00025FA2" w:rsidRPr="0061484F" w:rsidRDefault="00025FA2">
      <w:pPr>
        <w:pStyle w:val="CommentText"/>
        <w:rPr>
          <w:lang w:val="en-US"/>
        </w:rPr>
      </w:pPr>
      <w:r w:rsidRPr="0061484F">
        <w:rPr>
          <w:lang w:val="en-US"/>
        </w:rPr>
        <w:t>Hoogakker et al., 2018</w:t>
      </w:r>
    </w:p>
    <w:p w14:paraId="57838ABF" w14:textId="77777777" w:rsidR="00025FA2" w:rsidRPr="0061484F" w:rsidRDefault="00025FA2">
      <w:pPr>
        <w:pStyle w:val="CommentText"/>
        <w:rPr>
          <w:lang w:val="en-US"/>
        </w:rPr>
      </w:pPr>
    </w:p>
    <w:p w14:paraId="6C429AD9" w14:textId="77777777" w:rsidR="00025FA2" w:rsidRPr="0061484F" w:rsidRDefault="00025FA2">
      <w:pPr>
        <w:pStyle w:val="CommentText"/>
        <w:rPr>
          <w:lang w:val="en-US"/>
        </w:rPr>
      </w:pPr>
      <w:r w:rsidRPr="0061484F">
        <w:rPr>
          <w:lang w:val="en-US"/>
        </w:rPr>
        <w:t>Extra stuff:</w:t>
      </w:r>
    </w:p>
    <w:p w14:paraId="4E2FE791" w14:textId="77777777" w:rsidR="00025FA2" w:rsidRDefault="00025FA2">
      <w:pPr>
        <w:pStyle w:val="CommentText"/>
      </w:pPr>
      <w:r>
        <w:t>(a; )</w:t>
      </w:r>
    </w:p>
    <w:p w14:paraId="35733E3C" w14:textId="77777777" w:rsidR="00025FA2" w:rsidRDefault="00025FA2">
      <w:pPr>
        <w:pStyle w:val="CommentText"/>
      </w:pPr>
    </w:p>
    <w:p w14:paraId="7CC778D3" w14:textId="77777777" w:rsidR="00025FA2" w:rsidRDefault="00025FA2">
      <w:pPr>
        <w:pStyle w:val="CommentText"/>
      </w:pPr>
      <w:r>
        <w:t>Correct:</w:t>
      </w:r>
    </w:p>
    <w:p w14:paraId="62653CBA" w14:textId="0B73392E" w:rsidR="00025FA2" w:rsidRDefault="00025FA2">
      <w:pPr>
        <w:pStyle w:val="CommentText"/>
      </w:pPr>
      <w:r>
        <w:t>(Yu et al., 2010; Cartapanis et al., 2018; Hoogakker et al., 2018)</w:t>
      </w:r>
    </w:p>
  </w:comment>
  <w:comment w:id="761" w:author="Robin Matthews" w:date="2021-06-17T13:54:00Z" w:initials="RM">
    <w:p w14:paraId="33A8C377" w14:textId="77777777" w:rsidR="00025FA2" w:rsidRPr="0061484F" w:rsidRDefault="00025FA2">
      <w:pPr>
        <w:pStyle w:val="CommentText"/>
        <w:rPr>
          <w:lang w:val="en-US"/>
        </w:rPr>
      </w:pPr>
      <w:r>
        <w:rPr>
          <w:rStyle w:val="CommentReference"/>
        </w:rPr>
        <w:annotationRef/>
      </w:r>
      <w:r w:rsidRPr="0061484F">
        <w:rPr>
          <w:lang w:val="en-US"/>
        </w:rPr>
        <w:t>Not found:</w:t>
      </w:r>
    </w:p>
    <w:p w14:paraId="248AF609" w14:textId="77777777" w:rsidR="00025FA2" w:rsidRPr="0061484F" w:rsidRDefault="00025FA2">
      <w:pPr>
        <w:pStyle w:val="CommentText"/>
        <w:rPr>
          <w:lang w:val="en-US"/>
        </w:rPr>
      </w:pPr>
      <w:r w:rsidRPr="0061484F">
        <w:rPr>
          <w:lang w:val="en-US"/>
        </w:rPr>
        <w:t>Hain et al., 2010</w:t>
      </w:r>
    </w:p>
    <w:p w14:paraId="5C0F01A8" w14:textId="77777777" w:rsidR="00025FA2" w:rsidRDefault="00025FA2">
      <w:pPr>
        <w:pStyle w:val="CommentText"/>
      </w:pPr>
      <w:r>
        <w:t>Ziegler et al., 2013</w:t>
      </w:r>
    </w:p>
    <w:p w14:paraId="37224DCB" w14:textId="77777777" w:rsidR="00025FA2" w:rsidRDefault="00025FA2">
      <w:pPr>
        <w:pStyle w:val="CommentText"/>
      </w:pPr>
      <w:r>
        <w:t>Martinez-Garcia et al., 2014</w:t>
      </w:r>
    </w:p>
    <w:p w14:paraId="7206DE85" w14:textId="77777777" w:rsidR="00025FA2" w:rsidRDefault="00025FA2">
      <w:pPr>
        <w:pStyle w:val="CommentText"/>
      </w:pPr>
    </w:p>
    <w:p w14:paraId="13C12F22" w14:textId="77777777" w:rsidR="00025FA2" w:rsidRPr="0061484F" w:rsidRDefault="00025FA2">
      <w:pPr>
        <w:pStyle w:val="CommentText"/>
        <w:rPr>
          <w:lang w:val="en-US"/>
        </w:rPr>
      </w:pPr>
      <w:r w:rsidRPr="0061484F">
        <w:rPr>
          <w:lang w:val="en-US"/>
        </w:rPr>
        <w:t>Extra stuff:</w:t>
      </w:r>
    </w:p>
    <w:p w14:paraId="4AEC3CBE" w14:textId="77777777" w:rsidR="00025FA2" w:rsidRPr="0061484F" w:rsidRDefault="00025FA2">
      <w:pPr>
        <w:pStyle w:val="CommentText"/>
        <w:rPr>
          <w:lang w:val="en-US"/>
        </w:rPr>
      </w:pPr>
      <w:r w:rsidRPr="0061484F">
        <w:rPr>
          <w:lang w:val="en-US"/>
        </w:rPr>
        <w:t>(; Yu et al., 2019; Galbraith and Skinner, 2020)</w:t>
      </w:r>
    </w:p>
    <w:p w14:paraId="1DC477B2" w14:textId="77777777" w:rsidR="00025FA2" w:rsidRPr="0061484F" w:rsidRDefault="00025FA2">
      <w:pPr>
        <w:pStyle w:val="CommentText"/>
        <w:rPr>
          <w:lang w:val="en-US"/>
        </w:rPr>
      </w:pPr>
    </w:p>
    <w:p w14:paraId="09A1CD5E" w14:textId="77777777" w:rsidR="00025FA2" w:rsidRDefault="00025FA2">
      <w:pPr>
        <w:pStyle w:val="CommentText"/>
      </w:pPr>
      <w:r>
        <w:t>Correct:</w:t>
      </w:r>
    </w:p>
    <w:p w14:paraId="13449144" w14:textId="1F504879" w:rsidR="00025FA2" w:rsidRDefault="00025FA2">
      <w:pPr>
        <w:pStyle w:val="CommentText"/>
      </w:pPr>
      <w:r>
        <w:t>(Hain et al., 2010; Ziegler et al., 2013; Martinez-Garcia et al., 2014; Galbraith and Jaccard, 2015)</w:t>
      </w:r>
    </w:p>
  </w:comment>
  <w:comment w:id="773" w:author="Robin Matthews" w:date="2021-06-17T15:43:00Z" w:initials="RM">
    <w:p w14:paraId="07852AAA" w14:textId="77777777" w:rsidR="00B869BC" w:rsidRPr="0061484F" w:rsidRDefault="00B869BC">
      <w:pPr>
        <w:pStyle w:val="CommentText"/>
        <w:rPr>
          <w:lang w:val="en-US"/>
        </w:rPr>
      </w:pPr>
      <w:r>
        <w:rPr>
          <w:rStyle w:val="CommentReference"/>
        </w:rPr>
        <w:annotationRef/>
      </w:r>
      <w:r w:rsidRPr="0061484F">
        <w:rPr>
          <w:lang w:val="en-US"/>
        </w:rPr>
        <w:t>Mendeley field missing reference details for Baumgartner et al., 2014; ; Fischer et al., 2019</w:t>
      </w:r>
    </w:p>
    <w:p w14:paraId="767F0B79" w14:textId="77777777" w:rsidR="00B869BC" w:rsidRPr="0061484F" w:rsidRDefault="00B869BC">
      <w:pPr>
        <w:pStyle w:val="CommentText"/>
        <w:rPr>
          <w:lang w:val="en-US"/>
        </w:rPr>
      </w:pPr>
    </w:p>
    <w:p w14:paraId="13983968" w14:textId="6E8CE624" w:rsidR="00B869BC" w:rsidRPr="0061484F" w:rsidRDefault="00B869BC">
      <w:pPr>
        <w:pStyle w:val="CommentText"/>
        <w:rPr>
          <w:lang w:val="en-US"/>
        </w:rPr>
      </w:pPr>
      <w:r w:rsidRPr="0061484F">
        <w:rPr>
          <w:lang w:val="en-US"/>
        </w:rPr>
        <w:t>Provide DOIs and I’ll add.</w:t>
      </w:r>
    </w:p>
  </w:comment>
  <w:comment w:id="774" w:author="Robin Matthews" w:date="2021-06-17T13:54:00Z" w:initials="RM">
    <w:p w14:paraId="6EE05B14" w14:textId="77777777" w:rsidR="00025FA2" w:rsidRPr="0061484F" w:rsidRDefault="00025FA2">
      <w:pPr>
        <w:pStyle w:val="CommentText"/>
        <w:rPr>
          <w:lang w:val="en-US"/>
        </w:rPr>
      </w:pPr>
      <w:r>
        <w:rPr>
          <w:rStyle w:val="CommentReference"/>
        </w:rPr>
        <w:annotationRef/>
      </w:r>
      <w:r w:rsidRPr="0061484F">
        <w:rPr>
          <w:lang w:val="en-US"/>
        </w:rPr>
        <w:t>Extra stuff:</w:t>
      </w:r>
    </w:p>
    <w:p w14:paraId="62A3CB6E" w14:textId="77777777" w:rsidR="00025FA2" w:rsidRPr="0061484F" w:rsidRDefault="00025FA2">
      <w:pPr>
        <w:pStyle w:val="CommentText"/>
        <w:rPr>
          <w:lang w:val="en-US"/>
        </w:rPr>
      </w:pPr>
      <w:r w:rsidRPr="0061484F">
        <w:rPr>
          <w:lang w:val="en-US"/>
        </w:rPr>
        <w:t>(; Baumgartner et al., 2014; ; Fischer et al., 2019)</w:t>
      </w:r>
    </w:p>
    <w:p w14:paraId="269F8EFB" w14:textId="77777777" w:rsidR="00025FA2" w:rsidRPr="0061484F" w:rsidRDefault="00025FA2">
      <w:pPr>
        <w:pStyle w:val="CommentText"/>
        <w:rPr>
          <w:lang w:val="en-US"/>
        </w:rPr>
      </w:pPr>
    </w:p>
    <w:p w14:paraId="05FC4C7A" w14:textId="77777777" w:rsidR="00025FA2" w:rsidRPr="0061484F" w:rsidRDefault="00025FA2">
      <w:pPr>
        <w:pStyle w:val="CommentText"/>
        <w:rPr>
          <w:lang w:val="en-US"/>
        </w:rPr>
      </w:pPr>
      <w:r w:rsidRPr="0061484F">
        <w:rPr>
          <w:lang w:val="en-US"/>
        </w:rPr>
        <w:t>Correct:</w:t>
      </w:r>
    </w:p>
    <w:p w14:paraId="771FC4AA" w14:textId="3B0E84FD" w:rsidR="00025FA2" w:rsidRPr="0061484F" w:rsidRDefault="00025FA2">
      <w:pPr>
        <w:pStyle w:val="CommentText"/>
        <w:rPr>
          <w:lang w:val="en-US"/>
        </w:rPr>
      </w:pPr>
      <w:r w:rsidRPr="0061484F">
        <w:rPr>
          <w:lang w:val="en-US"/>
        </w:rPr>
        <w:t>(Schilt et al., 2014; Bock et al., 2017)</w:t>
      </w:r>
    </w:p>
  </w:comment>
  <w:comment w:id="777" w:author="Robin Matthews" w:date="2021-06-17T15:44:00Z" w:initials="RM">
    <w:p w14:paraId="7041148A" w14:textId="0D21B8B9" w:rsidR="00B869BC" w:rsidRPr="0061484F" w:rsidRDefault="00B869BC" w:rsidP="00B869BC">
      <w:pPr>
        <w:pStyle w:val="CommentText"/>
        <w:rPr>
          <w:lang w:val="en-US"/>
        </w:rPr>
      </w:pPr>
      <w:r>
        <w:rPr>
          <w:rStyle w:val="CommentReference"/>
        </w:rPr>
        <w:annotationRef/>
      </w:r>
      <w:r w:rsidRPr="0061484F">
        <w:rPr>
          <w:lang w:val="en-US"/>
        </w:rPr>
        <w:t>Mendeley field missing reference details for Kleinen et al., 2020</w:t>
      </w:r>
    </w:p>
    <w:p w14:paraId="0BBDD677" w14:textId="77777777" w:rsidR="00B869BC" w:rsidRPr="0061484F" w:rsidRDefault="00B869BC" w:rsidP="00B869BC">
      <w:pPr>
        <w:pStyle w:val="CommentText"/>
        <w:rPr>
          <w:lang w:val="en-US"/>
        </w:rPr>
      </w:pPr>
    </w:p>
    <w:p w14:paraId="55D09D5F" w14:textId="0CD94F1A" w:rsidR="00B869BC" w:rsidRPr="0061484F" w:rsidRDefault="00B869BC" w:rsidP="00B869BC">
      <w:pPr>
        <w:pStyle w:val="CommentText"/>
        <w:rPr>
          <w:lang w:val="en-US"/>
        </w:rPr>
      </w:pPr>
      <w:r w:rsidRPr="0061484F">
        <w:rPr>
          <w:lang w:val="en-US"/>
        </w:rPr>
        <w:t>Provide DOIs and I’ll add.</w:t>
      </w:r>
    </w:p>
  </w:comment>
  <w:comment w:id="778" w:author="Robin Matthews" w:date="2021-06-17T13:54:00Z" w:initials="RM">
    <w:p w14:paraId="18A10D49" w14:textId="77777777" w:rsidR="00025FA2" w:rsidRDefault="00025FA2">
      <w:pPr>
        <w:pStyle w:val="CommentText"/>
      </w:pPr>
      <w:r>
        <w:rPr>
          <w:rStyle w:val="CommentReference"/>
        </w:rPr>
        <w:annotationRef/>
      </w:r>
      <w:r>
        <w:t>Extra stuff:</w:t>
      </w:r>
    </w:p>
    <w:p w14:paraId="68C7891D" w14:textId="77777777" w:rsidR="00025FA2" w:rsidRDefault="00025FA2">
      <w:pPr>
        <w:pStyle w:val="CommentText"/>
      </w:pPr>
      <w:r>
        <w:t>(, ; Kleinen et al., 2020)</w:t>
      </w:r>
    </w:p>
    <w:p w14:paraId="4A36E84E" w14:textId="77777777" w:rsidR="00025FA2" w:rsidRDefault="00025FA2">
      <w:pPr>
        <w:pStyle w:val="CommentText"/>
      </w:pPr>
    </w:p>
    <w:p w14:paraId="7DB59BD4" w14:textId="77777777" w:rsidR="00025FA2" w:rsidRDefault="00025FA2">
      <w:pPr>
        <w:pStyle w:val="CommentText"/>
      </w:pPr>
      <w:r>
        <w:t>Correct:</w:t>
      </w:r>
    </w:p>
    <w:p w14:paraId="08B11BB8" w14:textId="77777777" w:rsidR="00025FA2" w:rsidRDefault="00025FA2">
      <w:pPr>
        <w:pStyle w:val="CommentText"/>
      </w:pPr>
      <w:r>
        <w:t>Bock et al. (2017)</w:t>
      </w:r>
    </w:p>
    <w:p w14:paraId="70052DFA" w14:textId="0D811925" w:rsidR="00025FA2" w:rsidRDefault="00025FA2">
      <w:pPr>
        <w:pStyle w:val="CommentText"/>
      </w:pPr>
      <w:r>
        <w:t>(Bock et al., 2017)</w:t>
      </w:r>
    </w:p>
  </w:comment>
  <w:comment w:id="782" w:author="Robin Matthews" w:date="2021-06-17T15:42:00Z" w:initials="RM">
    <w:p w14:paraId="2A2B971B" w14:textId="7CED23FF" w:rsidR="00B869BC" w:rsidRPr="0061484F" w:rsidRDefault="00B869BC">
      <w:pPr>
        <w:pStyle w:val="CommentText"/>
        <w:rPr>
          <w:lang w:val="en-US"/>
        </w:rPr>
      </w:pPr>
      <w:r>
        <w:rPr>
          <w:rStyle w:val="CommentReference"/>
        </w:rPr>
        <w:annotationRef/>
      </w:r>
      <w:r w:rsidRPr="0061484F">
        <w:rPr>
          <w:lang w:val="en-US"/>
        </w:rPr>
        <w:t>Mendeley field missing reference details for Dyonisius et al., 2020. Provide DOI and I’ll add</w:t>
      </w:r>
    </w:p>
  </w:comment>
  <w:comment w:id="783" w:author="Robin Matthews" w:date="2021-06-17T13:54:00Z" w:initials="RM">
    <w:p w14:paraId="2E26BFBA" w14:textId="77777777" w:rsidR="00025FA2" w:rsidRPr="0061484F" w:rsidRDefault="00025FA2">
      <w:pPr>
        <w:pStyle w:val="CommentText"/>
        <w:rPr>
          <w:lang w:val="en-US"/>
        </w:rPr>
      </w:pPr>
      <w:r>
        <w:rPr>
          <w:rStyle w:val="CommentReference"/>
        </w:rPr>
        <w:annotationRef/>
      </w:r>
      <w:r w:rsidRPr="0061484F">
        <w:rPr>
          <w:lang w:val="en-US"/>
        </w:rPr>
        <w:t>Extra stuff:</w:t>
      </w:r>
    </w:p>
    <w:p w14:paraId="58A80989" w14:textId="77777777" w:rsidR="00025FA2" w:rsidRPr="0061484F" w:rsidRDefault="00025FA2">
      <w:pPr>
        <w:pStyle w:val="CommentText"/>
        <w:rPr>
          <w:lang w:val="en-US"/>
        </w:rPr>
      </w:pPr>
      <w:r w:rsidRPr="0061484F">
        <w:rPr>
          <w:lang w:val="en-US"/>
        </w:rPr>
        <w:t>(; ; Dyonisius et al., 2020)</w:t>
      </w:r>
    </w:p>
    <w:p w14:paraId="4FD936D4" w14:textId="77777777" w:rsidR="00025FA2" w:rsidRPr="0061484F" w:rsidRDefault="00025FA2">
      <w:pPr>
        <w:pStyle w:val="CommentText"/>
        <w:rPr>
          <w:lang w:val="en-US"/>
        </w:rPr>
      </w:pPr>
    </w:p>
    <w:p w14:paraId="7528EDBB" w14:textId="77777777" w:rsidR="00025FA2" w:rsidRDefault="00025FA2">
      <w:pPr>
        <w:pStyle w:val="CommentText"/>
      </w:pPr>
      <w:r>
        <w:t>Correct:</w:t>
      </w:r>
    </w:p>
    <w:p w14:paraId="4DF2F2A1" w14:textId="3E352581" w:rsidR="00025FA2" w:rsidRDefault="00025FA2">
      <w:pPr>
        <w:pStyle w:val="CommentText"/>
      </w:pPr>
      <w:r>
        <w:t>(Bock et al., 2017; Petrenko et al., 2017)</w:t>
      </w:r>
    </w:p>
  </w:comment>
  <w:comment w:id="784" w:author="Robin Matthews" w:date="2021-06-17T13:54:00Z" w:initials="RM">
    <w:p w14:paraId="1640A04B" w14:textId="77777777" w:rsidR="00025FA2" w:rsidRPr="0061484F" w:rsidRDefault="00025FA2">
      <w:pPr>
        <w:pStyle w:val="CommentText"/>
        <w:rPr>
          <w:lang w:val="en-US"/>
        </w:rPr>
      </w:pPr>
      <w:r>
        <w:rPr>
          <w:rStyle w:val="CommentReference"/>
        </w:rPr>
        <w:annotationRef/>
      </w:r>
      <w:r w:rsidRPr="0061484F">
        <w:rPr>
          <w:lang w:val="en-US"/>
        </w:rPr>
        <w:t>Not found:</w:t>
      </w:r>
    </w:p>
    <w:p w14:paraId="0FC5A3A0" w14:textId="77777777" w:rsidR="00025FA2" w:rsidRPr="0061484F" w:rsidRDefault="00025FA2">
      <w:pPr>
        <w:pStyle w:val="CommentText"/>
        <w:rPr>
          <w:lang w:val="en-US"/>
        </w:rPr>
      </w:pPr>
      <w:r w:rsidRPr="0061484F">
        <w:rPr>
          <w:lang w:val="en-US"/>
        </w:rPr>
        <w:t>H. Fischer et al.</w:t>
      </w:r>
    </w:p>
    <w:p w14:paraId="50472986" w14:textId="77777777" w:rsidR="00025FA2" w:rsidRPr="0061484F" w:rsidRDefault="00025FA2">
      <w:pPr>
        <w:pStyle w:val="CommentText"/>
        <w:rPr>
          <w:lang w:val="en-US"/>
        </w:rPr>
      </w:pPr>
    </w:p>
    <w:p w14:paraId="02B779AC" w14:textId="77777777" w:rsidR="00025FA2" w:rsidRPr="0061484F" w:rsidRDefault="00025FA2">
      <w:pPr>
        <w:pStyle w:val="CommentText"/>
        <w:rPr>
          <w:lang w:val="en-US"/>
        </w:rPr>
      </w:pPr>
      <w:r w:rsidRPr="0061484F">
        <w:rPr>
          <w:lang w:val="en-US"/>
        </w:rPr>
        <w:t>Extra stuff:</w:t>
      </w:r>
    </w:p>
    <w:p w14:paraId="0B148A17" w14:textId="77777777" w:rsidR="00025FA2" w:rsidRPr="0061484F" w:rsidRDefault="00025FA2">
      <w:pPr>
        <w:pStyle w:val="CommentText"/>
        <w:rPr>
          <w:lang w:val="en-US"/>
        </w:rPr>
      </w:pPr>
      <w:r w:rsidRPr="0061484F">
        <w:rPr>
          <w:lang w:val="en-US"/>
        </w:rPr>
        <w:t>(Fischer et al., b)</w:t>
      </w:r>
    </w:p>
    <w:p w14:paraId="2742D6CC" w14:textId="77777777" w:rsidR="00025FA2" w:rsidRPr="0061484F" w:rsidRDefault="00025FA2">
      <w:pPr>
        <w:pStyle w:val="CommentText"/>
        <w:rPr>
          <w:lang w:val="en-US"/>
        </w:rPr>
      </w:pPr>
    </w:p>
    <w:p w14:paraId="3CEA53A5" w14:textId="77777777" w:rsidR="00025FA2" w:rsidRPr="0061484F" w:rsidRDefault="00025FA2">
      <w:pPr>
        <w:pStyle w:val="CommentText"/>
        <w:rPr>
          <w:lang w:val="en-US"/>
        </w:rPr>
      </w:pPr>
      <w:r w:rsidRPr="0061484F">
        <w:rPr>
          <w:lang w:val="en-US"/>
        </w:rPr>
        <w:t>Correct:</w:t>
      </w:r>
    </w:p>
    <w:p w14:paraId="4C7515DD" w14:textId="77777777" w:rsidR="00025FA2" w:rsidRDefault="00025FA2">
      <w:pPr>
        <w:pStyle w:val="CommentText"/>
      </w:pPr>
      <w:r>
        <w:t>H. Fischer et al. (2019)</w:t>
      </w:r>
    </w:p>
    <w:p w14:paraId="258768CF" w14:textId="42D48A70" w:rsidR="00025FA2" w:rsidRDefault="00025FA2">
      <w:pPr>
        <w:pStyle w:val="CommentText"/>
      </w:pPr>
      <w:r>
        <w:t>(H. Fischer et al., 2019)</w:t>
      </w:r>
    </w:p>
  </w:comment>
  <w:comment w:id="789" w:author="Robin Matthews" w:date="2021-06-17T13:54:00Z" w:initials="RM">
    <w:p w14:paraId="1EA29297" w14:textId="77777777" w:rsidR="00025FA2" w:rsidRPr="0061484F" w:rsidRDefault="00025FA2">
      <w:pPr>
        <w:pStyle w:val="CommentText"/>
        <w:rPr>
          <w:lang w:val="en-US"/>
        </w:rPr>
      </w:pPr>
      <w:r>
        <w:rPr>
          <w:rStyle w:val="CommentReference"/>
        </w:rPr>
        <w:annotationRef/>
      </w:r>
      <w:r w:rsidRPr="0061484F">
        <w:rPr>
          <w:lang w:val="en-US"/>
        </w:rPr>
        <w:t>Not found:</w:t>
      </w:r>
    </w:p>
    <w:p w14:paraId="36AA967E" w14:textId="77777777" w:rsidR="00025FA2" w:rsidRPr="0061484F" w:rsidRDefault="00025FA2">
      <w:pPr>
        <w:pStyle w:val="CommentText"/>
        <w:rPr>
          <w:lang w:val="en-US"/>
        </w:rPr>
      </w:pPr>
      <w:r w:rsidRPr="0061484F">
        <w:rPr>
          <w:lang w:val="en-US"/>
        </w:rPr>
        <w:t>H. Fischer et al.</w:t>
      </w:r>
    </w:p>
    <w:p w14:paraId="6FCDC837" w14:textId="77777777" w:rsidR="00025FA2" w:rsidRPr="0061484F" w:rsidRDefault="00025FA2">
      <w:pPr>
        <w:pStyle w:val="CommentText"/>
        <w:rPr>
          <w:lang w:val="en-US"/>
        </w:rPr>
      </w:pPr>
    </w:p>
    <w:p w14:paraId="0647CA1A" w14:textId="77777777" w:rsidR="00025FA2" w:rsidRPr="0061484F" w:rsidRDefault="00025FA2">
      <w:pPr>
        <w:pStyle w:val="CommentText"/>
        <w:rPr>
          <w:lang w:val="en-US"/>
        </w:rPr>
      </w:pPr>
      <w:r w:rsidRPr="0061484F">
        <w:rPr>
          <w:lang w:val="en-US"/>
        </w:rPr>
        <w:t>Extra stuff:</w:t>
      </w:r>
    </w:p>
    <w:p w14:paraId="0DDF0389" w14:textId="77777777" w:rsidR="00025FA2" w:rsidRPr="0061484F" w:rsidRDefault="00025FA2">
      <w:pPr>
        <w:pStyle w:val="CommentText"/>
        <w:rPr>
          <w:lang w:val="en-US"/>
        </w:rPr>
      </w:pPr>
      <w:r w:rsidRPr="0061484F">
        <w:rPr>
          <w:lang w:val="en-US"/>
        </w:rPr>
        <w:t>(Fischer et al., b)</w:t>
      </w:r>
    </w:p>
    <w:p w14:paraId="2C3AE10D" w14:textId="77777777" w:rsidR="00025FA2" w:rsidRPr="0061484F" w:rsidRDefault="00025FA2">
      <w:pPr>
        <w:pStyle w:val="CommentText"/>
        <w:rPr>
          <w:lang w:val="en-US"/>
        </w:rPr>
      </w:pPr>
    </w:p>
    <w:p w14:paraId="2FD7F0E1" w14:textId="77777777" w:rsidR="00025FA2" w:rsidRPr="0061484F" w:rsidRDefault="00025FA2">
      <w:pPr>
        <w:pStyle w:val="CommentText"/>
        <w:rPr>
          <w:lang w:val="en-US"/>
        </w:rPr>
      </w:pPr>
      <w:r w:rsidRPr="0061484F">
        <w:rPr>
          <w:lang w:val="en-US"/>
        </w:rPr>
        <w:t>Correct:</w:t>
      </w:r>
    </w:p>
    <w:p w14:paraId="6E38A000" w14:textId="77777777" w:rsidR="00025FA2" w:rsidRDefault="00025FA2">
      <w:pPr>
        <w:pStyle w:val="CommentText"/>
      </w:pPr>
      <w:r>
        <w:t>H. Fischer et al. (2019)</w:t>
      </w:r>
    </w:p>
    <w:p w14:paraId="1C77D0CC" w14:textId="0D5F0E26" w:rsidR="00025FA2" w:rsidRDefault="00025FA2">
      <w:pPr>
        <w:pStyle w:val="CommentText"/>
      </w:pPr>
      <w:r>
        <w:t>(H. Fischer et al., 2019)</w:t>
      </w:r>
    </w:p>
  </w:comment>
  <w:comment w:id="793" w:author="Robin Matthews" w:date="2021-06-17T13:54:00Z" w:initials="RM">
    <w:p w14:paraId="1B28475F" w14:textId="77777777" w:rsidR="00025FA2" w:rsidRPr="0061484F" w:rsidRDefault="00025FA2">
      <w:pPr>
        <w:pStyle w:val="CommentText"/>
        <w:rPr>
          <w:lang w:val="en-US"/>
        </w:rPr>
      </w:pPr>
      <w:r>
        <w:rPr>
          <w:rStyle w:val="CommentReference"/>
        </w:rPr>
        <w:annotationRef/>
      </w:r>
      <w:r w:rsidRPr="0061484F">
        <w:rPr>
          <w:lang w:val="en-US"/>
        </w:rPr>
        <w:t>Not found:</w:t>
      </w:r>
    </w:p>
    <w:p w14:paraId="7BC54A7A" w14:textId="77777777" w:rsidR="00025FA2" w:rsidRPr="0061484F" w:rsidRDefault="00025FA2">
      <w:pPr>
        <w:pStyle w:val="CommentText"/>
        <w:rPr>
          <w:lang w:val="en-US"/>
        </w:rPr>
      </w:pPr>
      <w:r w:rsidRPr="0061484F">
        <w:rPr>
          <w:lang w:val="en-US"/>
        </w:rPr>
        <w:t>H. Fischer et al.</w:t>
      </w:r>
    </w:p>
    <w:p w14:paraId="2258CF3A" w14:textId="77777777" w:rsidR="00025FA2" w:rsidRPr="0061484F" w:rsidRDefault="00025FA2">
      <w:pPr>
        <w:pStyle w:val="CommentText"/>
        <w:rPr>
          <w:lang w:val="en-US"/>
        </w:rPr>
      </w:pPr>
    </w:p>
    <w:p w14:paraId="1A942D48" w14:textId="77777777" w:rsidR="00025FA2" w:rsidRPr="0061484F" w:rsidRDefault="00025FA2">
      <w:pPr>
        <w:pStyle w:val="CommentText"/>
        <w:rPr>
          <w:lang w:val="en-US"/>
        </w:rPr>
      </w:pPr>
      <w:r w:rsidRPr="0061484F">
        <w:rPr>
          <w:lang w:val="en-US"/>
        </w:rPr>
        <w:t>Extra stuff:</w:t>
      </w:r>
    </w:p>
    <w:p w14:paraId="46D72A7F" w14:textId="77777777" w:rsidR="00025FA2" w:rsidRPr="0061484F" w:rsidRDefault="00025FA2">
      <w:pPr>
        <w:pStyle w:val="CommentText"/>
        <w:rPr>
          <w:lang w:val="en-US"/>
        </w:rPr>
      </w:pPr>
      <w:r w:rsidRPr="0061484F">
        <w:rPr>
          <w:lang w:val="en-US"/>
        </w:rPr>
        <w:t>(Fischer et al., b)</w:t>
      </w:r>
    </w:p>
    <w:p w14:paraId="001C1FA0" w14:textId="77777777" w:rsidR="00025FA2" w:rsidRPr="0061484F" w:rsidRDefault="00025FA2">
      <w:pPr>
        <w:pStyle w:val="CommentText"/>
        <w:rPr>
          <w:lang w:val="en-US"/>
        </w:rPr>
      </w:pPr>
    </w:p>
    <w:p w14:paraId="63A8EF48" w14:textId="77777777" w:rsidR="00025FA2" w:rsidRPr="0061484F" w:rsidRDefault="00025FA2">
      <w:pPr>
        <w:pStyle w:val="CommentText"/>
        <w:rPr>
          <w:lang w:val="en-US"/>
        </w:rPr>
      </w:pPr>
      <w:r w:rsidRPr="0061484F">
        <w:rPr>
          <w:lang w:val="en-US"/>
        </w:rPr>
        <w:t>Correct:</w:t>
      </w:r>
    </w:p>
    <w:p w14:paraId="3EA47FB7" w14:textId="77777777" w:rsidR="00025FA2" w:rsidRDefault="00025FA2">
      <w:pPr>
        <w:pStyle w:val="CommentText"/>
      </w:pPr>
      <w:r>
        <w:t>H. Fischer et al. (2019)</w:t>
      </w:r>
    </w:p>
    <w:p w14:paraId="2801B771" w14:textId="47C45683" w:rsidR="00025FA2" w:rsidRDefault="00025FA2">
      <w:pPr>
        <w:pStyle w:val="CommentText"/>
      </w:pPr>
      <w:r>
        <w:t>(H. Fischer et al., 2019)</w:t>
      </w:r>
    </w:p>
  </w:comment>
  <w:comment w:id="806" w:author="Robin Matthews" w:date="2021-06-17T15:45:00Z" w:initials="RM">
    <w:p w14:paraId="57862C1D" w14:textId="77777777" w:rsidR="00B869BC" w:rsidRPr="0061484F" w:rsidRDefault="00B869BC">
      <w:pPr>
        <w:pStyle w:val="CommentText"/>
        <w:rPr>
          <w:lang w:val="en-US"/>
        </w:rPr>
      </w:pPr>
      <w:r>
        <w:rPr>
          <w:rStyle w:val="CommentReference"/>
        </w:rPr>
        <w:annotationRef/>
      </w:r>
      <w:r w:rsidRPr="0061484F">
        <w:rPr>
          <w:lang w:val="en-US"/>
        </w:rPr>
        <w:t>Mendeley field missing reference details for Shuttleworth et al., 2021</w:t>
      </w:r>
    </w:p>
    <w:p w14:paraId="301618B3" w14:textId="77777777" w:rsidR="00B869BC" w:rsidRPr="0061484F" w:rsidRDefault="00B869BC">
      <w:pPr>
        <w:pStyle w:val="CommentText"/>
        <w:rPr>
          <w:lang w:val="en-US"/>
        </w:rPr>
      </w:pPr>
    </w:p>
    <w:p w14:paraId="79ABC3B2" w14:textId="5E15A5C6" w:rsidR="00B869BC" w:rsidRPr="0061484F" w:rsidRDefault="00B869BC">
      <w:pPr>
        <w:pStyle w:val="CommentText"/>
        <w:rPr>
          <w:lang w:val="en-US"/>
        </w:rPr>
      </w:pPr>
      <w:r w:rsidRPr="0061484F">
        <w:rPr>
          <w:lang w:val="en-US"/>
        </w:rPr>
        <w:t>Providee DOI and I’ll add.</w:t>
      </w:r>
    </w:p>
  </w:comment>
  <w:comment w:id="807" w:author="Robin Matthews" w:date="2021-06-17T13:54:00Z" w:initials="RM">
    <w:p w14:paraId="57204961" w14:textId="77777777" w:rsidR="00025FA2" w:rsidRPr="0061484F" w:rsidRDefault="00025FA2">
      <w:pPr>
        <w:pStyle w:val="CommentText"/>
        <w:rPr>
          <w:lang w:val="en-US"/>
        </w:rPr>
      </w:pPr>
      <w:r>
        <w:rPr>
          <w:rStyle w:val="CommentReference"/>
        </w:rPr>
        <w:annotationRef/>
      </w:r>
      <w:r w:rsidRPr="0061484F">
        <w:rPr>
          <w:lang w:val="en-US"/>
        </w:rPr>
        <w:t>Not found:</w:t>
      </w:r>
    </w:p>
    <w:p w14:paraId="3AF2ED6E" w14:textId="77777777" w:rsidR="00025FA2" w:rsidRPr="0061484F" w:rsidRDefault="00025FA2">
      <w:pPr>
        <w:pStyle w:val="CommentText"/>
        <w:rPr>
          <w:lang w:val="en-US"/>
        </w:rPr>
      </w:pPr>
      <w:r w:rsidRPr="0061484F">
        <w:rPr>
          <w:lang w:val="en-US"/>
        </w:rPr>
        <w:t>Shuttleworth et al., 2021</w:t>
      </w:r>
    </w:p>
    <w:p w14:paraId="40DC460A" w14:textId="77777777" w:rsidR="00025FA2" w:rsidRPr="0061484F" w:rsidRDefault="00025FA2">
      <w:pPr>
        <w:pStyle w:val="CommentText"/>
        <w:rPr>
          <w:lang w:val="en-US"/>
        </w:rPr>
      </w:pPr>
    </w:p>
    <w:p w14:paraId="5415C231" w14:textId="77777777" w:rsidR="00025FA2" w:rsidRDefault="00025FA2">
      <w:pPr>
        <w:pStyle w:val="CommentText"/>
      </w:pPr>
      <w:r>
        <w:t>Extra stuff:</w:t>
      </w:r>
    </w:p>
    <w:p w14:paraId="471B8134" w14:textId="77777777" w:rsidR="00025FA2" w:rsidRDefault="00025FA2">
      <w:pPr>
        <w:pStyle w:val="CommentText"/>
      </w:pPr>
      <w:r>
        <w:t>(; ; ; ; ; ; )</w:t>
      </w:r>
    </w:p>
    <w:p w14:paraId="63209CC0" w14:textId="77777777" w:rsidR="00025FA2" w:rsidRDefault="00025FA2">
      <w:pPr>
        <w:pStyle w:val="CommentText"/>
      </w:pPr>
    </w:p>
    <w:p w14:paraId="76FB1F7A" w14:textId="77777777" w:rsidR="00025FA2" w:rsidRDefault="00025FA2">
      <w:pPr>
        <w:pStyle w:val="CommentText"/>
      </w:pPr>
      <w:r>
        <w:t>Correct:</w:t>
      </w:r>
    </w:p>
    <w:p w14:paraId="06FB6BDE" w14:textId="08E3CBF8" w:rsidR="00025FA2" w:rsidRDefault="00025FA2">
      <w:pPr>
        <w:pStyle w:val="CommentText"/>
      </w:pPr>
      <w:r>
        <w:t>(Skinner et al., 2010; Schmitt et al., 2012; Ferrari et al., 2014; Gottschalk et al., 2016, 2020; Jaccard et al., 2016; Rae et al., 2018; Moy et al., 2019; Shuttleworth et al., 2021)</w:t>
      </w:r>
    </w:p>
  </w:comment>
  <w:comment w:id="810" w:author="Robin Matthews" w:date="2021-06-17T13:54:00Z" w:initials="RM">
    <w:p w14:paraId="11C174EA" w14:textId="77777777" w:rsidR="00025FA2" w:rsidRPr="0061484F" w:rsidRDefault="00025FA2">
      <w:pPr>
        <w:pStyle w:val="CommentText"/>
        <w:rPr>
          <w:lang w:val="en-US"/>
        </w:rPr>
      </w:pPr>
      <w:r>
        <w:rPr>
          <w:rStyle w:val="CommentReference"/>
        </w:rPr>
        <w:annotationRef/>
      </w:r>
      <w:r w:rsidRPr="0061484F">
        <w:rPr>
          <w:lang w:val="en-US"/>
        </w:rPr>
        <w:t>Not found:</w:t>
      </w:r>
    </w:p>
    <w:p w14:paraId="634A6102" w14:textId="77777777" w:rsidR="00025FA2" w:rsidRPr="0061484F" w:rsidRDefault="00025FA2">
      <w:pPr>
        <w:pStyle w:val="CommentText"/>
        <w:rPr>
          <w:lang w:val="en-US"/>
        </w:rPr>
      </w:pPr>
      <w:r w:rsidRPr="0061484F">
        <w:rPr>
          <w:lang w:val="en-US"/>
        </w:rPr>
        <w:t>T. Li et al.</w:t>
      </w:r>
    </w:p>
    <w:p w14:paraId="2405DB84" w14:textId="77777777" w:rsidR="00025FA2" w:rsidRPr="0061484F" w:rsidRDefault="00025FA2">
      <w:pPr>
        <w:pStyle w:val="CommentText"/>
        <w:rPr>
          <w:lang w:val="en-US"/>
        </w:rPr>
      </w:pPr>
    </w:p>
    <w:p w14:paraId="4DA3F3E2" w14:textId="77777777" w:rsidR="00025FA2" w:rsidRDefault="00025FA2">
      <w:pPr>
        <w:pStyle w:val="CommentText"/>
      </w:pPr>
      <w:r>
        <w:t>Extra stuff:</w:t>
      </w:r>
    </w:p>
    <w:p w14:paraId="39851D6D" w14:textId="77777777" w:rsidR="00025FA2" w:rsidRDefault="00025FA2">
      <w:pPr>
        <w:pStyle w:val="CommentText"/>
      </w:pPr>
      <w:r>
        <w:t>(Li et al., a)</w:t>
      </w:r>
    </w:p>
    <w:p w14:paraId="5DE6239D" w14:textId="77777777" w:rsidR="00025FA2" w:rsidRDefault="00025FA2">
      <w:pPr>
        <w:pStyle w:val="CommentText"/>
      </w:pPr>
    </w:p>
    <w:p w14:paraId="20720CE8" w14:textId="77777777" w:rsidR="00025FA2" w:rsidRDefault="00025FA2">
      <w:pPr>
        <w:pStyle w:val="CommentText"/>
      </w:pPr>
      <w:r>
        <w:t>Correct:</w:t>
      </w:r>
    </w:p>
    <w:p w14:paraId="2870C007" w14:textId="77777777" w:rsidR="00025FA2" w:rsidRDefault="00025FA2">
      <w:pPr>
        <w:pStyle w:val="CommentText"/>
      </w:pPr>
      <w:r>
        <w:t>T. Li et al. (2020)</w:t>
      </w:r>
    </w:p>
    <w:p w14:paraId="7BC74266" w14:textId="08839CCB" w:rsidR="00025FA2" w:rsidRDefault="00025FA2">
      <w:pPr>
        <w:pStyle w:val="CommentText"/>
      </w:pPr>
      <w:r>
        <w:t>(T. Li et al., 2020)</w:t>
      </w:r>
    </w:p>
  </w:comment>
  <w:comment w:id="817" w:author="Robin Matthews" w:date="2021-06-17T13:54:00Z" w:initials="RM">
    <w:p w14:paraId="5E606A36" w14:textId="77777777" w:rsidR="00025FA2" w:rsidRDefault="00025FA2">
      <w:pPr>
        <w:pStyle w:val="CommentText"/>
      </w:pPr>
      <w:r>
        <w:rPr>
          <w:rStyle w:val="CommentReference"/>
        </w:rPr>
        <w:annotationRef/>
      </w:r>
      <w:r>
        <w:t>Extra stuff:</w:t>
      </w:r>
    </w:p>
    <w:p w14:paraId="6EE1D9BB" w14:textId="77777777" w:rsidR="00025FA2" w:rsidRDefault="00025FA2">
      <w:pPr>
        <w:pStyle w:val="CommentText"/>
      </w:pPr>
      <w:r>
        <w:t>(Bauska et al., 2016; , )</w:t>
      </w:r>
    </w:p>
    <w:p w14:paraId="3EF072E1" w14:textId="77777777" w:rsidR="00025FA2" w:rsidRDefault="00025FA2">
      <w:pPr>
        <w:pStyle w:val="CommentText"/>
      </w:pPr>
    </w:p>
    <w:p w14:paraId="61844E91" w14:textId="77777777" w:rsidR="00025FA2" w:rsidRDefault="00025FA2">
      <w:pPr>
        <w:pStyle w:val="CommentText"/>
      </w:pPr>
      <w:r>
        <w:t>Correct:</w:t>
      </w:r>
    </w:p>
    <w:p w14:paraId="09AC754B" w14:textId="77777777" w:rsidR="00025FA2" w:rsidRPr="0061484F" w:rsidRDefault="00025FA2">
      <w:pPr>
        <w:pStyle w:val="CommentText"/>
        <w:rPr>
          <w:lang w:val="en-US"/>
        </w:rPr>
      </w:pPr>
      <w:r>
        <w:t xml:space="preserve">Marcott et al. </w:t>
      </w:r>
      <w:r w:rsidRPr="0061484F">
        <w:rPr>
          <w:lang w:val="en-US"/>
        </w:rPr>
        <w:t>(2014)</w:t>
      </w:r>
    </w:p>
    <w:p w14:paraId="6E4F9885" w14:textId="381C6728" w:rsidR="00025FA2" w:rsidRPr="0061484F" w:rsidRDefault="00025FA2">
      <w:pPr>
        <w:pStyle w:val="CommentText"/>
        <w:rPr>
          <w:lang w:val="en-US"/>
        </w:rPr>
      </w:pPr>
      <w:r w:rsidRPr="0061484F">
        <w:rPr>
          <w:lang w:val="en-US"/>
        </w:rPr>
        <w:t>(Marcott et al., 2014)</w:t>
      </w:r>
    </w:p>
  </w:comment>
  <w:comment w:id="818" w:author="Robin Matthews" w:date="2021-06-17T15:46:00Z" w:initials="RM">
    <w:p w14:paraId="3A3B2EAC" w14:textId="34149E86" w:rsidR="00B869BC" w:rsidRPr="0061484F" w:rsidRDefault="00B869BC" w:rsidP="00B869BC">
      <w:pPr>
        <w:pStyle w:val="CommentText"/>
        <w:rPr>
          <w:lang w:val="en-US"/>
        </w:rPr>
      </w:pPr>
      <w:r>
        <w:rPr>
          <w:rStyle w:val="CommentReference"/>
        </w:rPr>
        <w:annotationRef/>
      </w:r>
      <w:r>
        <w:rPr>
          <w:rStyle w:val="CommentReference"/>
        </w:rPr>
        <w:annotationRef/>
      </w:r>
      <w:r w:rsidRPr="0061484F">
        <w:rPr>
          <w:lang w:val="en-US"/>
        </w:rPr>
        <w:t>Mendeley field missing reference details for Bauska et al., 2016</w:t>
      </w:r>
    </w:p>
    <w:p w14:paraId="0B7A586D" w14:textId="77777777" w:rsidR="00B869BC" w:rsidRPr="0061484F" w:rsidRDefault="00B869BC" w:rsidP="00B869BC">
      <w:pPr>
        <w:pStyle w:val="CommentText"/>
        <w:rPr>
          <w:lang w:val="en-US"/>
        </w:rPr>
      </w:pPr>
    </w:p>
    <w:p w14:paraId="3AE893CF" w14:textId="22CB8F0F" w:rsidR="00B869BC" w:rsidRPr="0061484F" w:rsidRDefault="00B869BC">
      <w:pPr>
        <w:pStyle w:val="CommentText"/>
        <w:rPr>
          <w:lang w:val="en-US"/>
        </w:rPr>
      </w:pPr>
      <w:r w:rsidRPr="0061484F">
        <w:rPr>
          <w:lang w:val="en-US"/>
        </w:rPr>
        <w:t>Providee DOI and I’ll add.</w:t>
      </w:r>
    </w:p>
  </w:comment>
  <w:comment w:id="821" w:author="Robin Matthews" w:date="2021-06-17T15:47:00Z" w:initials="RM">
    <w:p w14:paraId="6CE2E3AF" w14:textId="569857A5" w:rsidR="00B869BC" w:rsidRPr="0061484F" w:rsidRDefault="00B869BC" w:rsidP="00B869BC">
      <w:pPr>
        <w:pStyle w:val="CommentText"/>
        <w:rPr>
          <w:lang w:val="en-US"/>
        </w:rPr>
      </w:pPr>
      <w:r>
        <w:rPr>
          <w:rStyle w:val="CommentReference"/>
        </w:rPr>
        <w:annotationRef/>
      </w:r>
      <w:r w:rsidRPr="0061484F">
        <w:rPr>
          <w:lang w:val="en-US"/>
        </w:rPr>
        <w:t>Mendeley field missing reference details for Winterfeld et al., 2018; Meyer et al., 2019</w:t>
      </w:r>
    </w:p>
    <w:p w14:paraId="57459953" w14:textId="77777777" w:rsidR="00B869BC" w:rsidRPr="0061484F" w:rsidRDefault="00B869BC" w:rsidP="00B869BC">
      <w:pPr>
        <w:pStyle w:val="CommentText"/>
        <w:rPr>
          <w:lang w:val="en-US"/>
        </w:rPr>
      </w:pPr>
    </w:p>
    <w:p w14:paraId="5310B645" w14:textId="0A47D617" w:rsidR="00B869BC" w:rsidRPr="0061484F" w:rsidRDefault="00B869BC" w:rsidP="00B869BC">
      <w:pPr>
        <w:pStyle w:val="CommentText"/>
        <w:rPr>
          <w:lang w:val="en-US"/>
        </w:rPr>
      </w:pPr>
      <w:r w:rsidRPr="0061484F">
        <w:rPr>
          <w:lang w:val="en-US"/>
        </w:rPr>
        <w:t>Provide DOIs and I’ll add.</w:t>
      </w:r>
    </w:p>
  </w:comment>
  <w:comment w:id="822" w:author="Robin Matthews" w:date="2021-06-17T13:54:00Z" w:initials="RM">
    <w:p w14:paraId="1D8AD50D" w14:textId="77777777" w:rsidR="00025FA2" w:rsidRPr="0061484F" w:rsidRDefault="00025FA2">
      <w:pPr>
        <w:pStyle w:val="CommentText"/>
        <w:rPr>
          <w:lang w:val="en-US"/>
        </w:rPr>
      </w:pPr>
      <w:r>
        <w:rPr>
          <w:rStyle w:val="CommentReference"/>
        </w:rPr>
        <w:annotationRef/>
      </w:r>
      <w:r w:rsidRPr="0061484F">
        <w:rPr>
          <w:lang w:val="en-US"/>
        </w:rPr>
        <w:t>Extra stuff:</w:t>
      </w:r>
    </w:p>
    <w:p w14:paraId="38781F43" w14:textId="77777777" w:rsidR="00025FA2" w:rsidRPr="0061484F" w:rsidRDefault="00025FA2">
      <w:pPr>
        <w:pStyle w:val="CommentText"/>
        <w:rPr>
          <w:lang w:val="en-US"/>
        </w:rPr>
      </w:pPr>
      <w:r w:rsidRPr="0061484F">
        <w:rPr>
          <w:lang w:val="en-US"/>
        </w:rPr>
        <w:t>(; ; Winterfeld et al., 2018; Meyer et al., 2019)</w:t>
      </w:r>
    </w:p>
    <w:p w14:paraId="7ADDCA81" w14:textId="77777777" w:rsidR="00025FA2" w:rsidRPr="0061484F" w:rsidRDefault="00025FA2">
      <w:pPr>
        <w:pStyle w:val="CommentText"/>
        <w:rPr>
          <w:lang w:val="en-US"/>
        </w:rPr>
      </w:pPr>
    </w:p>
    <w:p w14:paraId="2F8C4F18" w14:textId="77777777" w:rsidR="00025FA2" w:rsidRDefault="00025FA2">
      <w:pPr>
        <w:pStyle w:val="CommentText"/>
      </w:pPr>
      <w:r>
        <w:t>Correct:</w:t>
      </w:r>
    </w:p>
    <w:p w14:paraId="19353BD2" w14:textId="34C325C9" w:rsidR="00025FA2" w:rsidRDefault="00025FA2">
      <w:pPr>
        <w:pStyle w:val="CommentText"/>
      </w:pPr>
      <w:r>
        <w:t>(Köhler et al., 2014; Crichton et al., 2016)</w:t>
      </w:r>
    </w:p>
  </w:comment>
  <w:comment w:id="823" w:author="Soapbox" w:date="2021-07-16T10:57:00Z" w:initials="SBX">
    <w:p w14:paraId="78B0E179" w14:textId="78599B11" w:rsidR="00FE6A21" w:rsidRDefault="00FE6A21">
      <w:pPr>
        <w:pStyle w:val="CommentText"/>
      </w:pPr>
      <w:r>
        <w:rPr>
          <w:rStyle w:val="CommentReference"/>
        </w:rPr>
        <w:annotationRef/>
      </w:r>
      <w:r>
        <w:t xml:space="preserve">Q: Clarify - oversaturated with </w:t>
      </w:r>
      <w:r w:rsidR="001B22EA">
        <w:t xml:space="preserve">pH? or carbon? or </w:t>
      </w:r>
      <w:r>
        <w:t>GHGs?</w:t>
      </w:r>
    </w:p>
  </w:comment>
  <w:comment w:id="830" w:author="Soapbox" w:date="2021-07-16T11:00:00Z" w:initials="SBX">
    <w:p w14:paraId="58BF0822" w14:textId="775FD1AB" w:rsidR="001C57EF" w:rsidRDefault="001C57EF">
      <w:pPr>
        <w:pStyle w:val="CommentText"/>
      </w:pPr>
      <w:r>
        <w:rPr>
          <w:rStyle w:val="CommentReference"/>
        </w:rPr>
        <w:annotationRef/>
      </w:r>
      <w:r>
        <w:t>Q: Remove extraneous expressions such as 'on the other hand' and 'indeed' ?</w:t>
      </w:r>
    </w:p>
  </w:comment>
  <w:comment w:id="844" w:author="Robin Matthews" w:date="2021-06-17T13:54:00Z" w:initials="RM">
    <w:p w14:paraId="4F257961" w14:textId="77777777" w:rsidR="00025FA2" w:rsidRPr="0061484F" w:rsidRDefault="00025FA2">
      <w:pPr>
        <w:pStyle w:val="CommentText"/>
        <w:rPr>
          <w:lang w:val="en-US"/>
        </w:rPr>
      </w:pPr>
      <w:r>
        <w:rPr>
          <w:rStyle w:val="CommentReference"/>
        </w:rPr>
        <w:annotationRef/>
      </w:r>
      <w:r w:rsidRPr="0061484F">
        <w:rPr>
          <w:lang w:val="en-US"/>
        </w:rPr>
        <w:t>Not found:</w:t>
      </w:r>
    </w:p>
    <w:p w14:paraId="19C670D4" w14:textId="77777777" w:rsidR="00025FA2" w:rsidRPr="0061484F" w:rsidRDefault="00025FA2">
      <w:pPr>
        <w:pStyle w:val="CommentText"/>
        <w:rPr>
          <w:lang w:val="en-US"/>
        </w:rPr>
      </w:pPr>
      <w:r w:rsidRPr="0061484F">
        <w:rPr>
          <w:lang w:val="en-US"/>
        </w:rPr>
        <w:t>L. Stott et al., 2019</w:t>
      </w:r>
    </w:p>
    <w:p w14:paraId="64B4577E" w14:textId="77777777" w:rsidR="00025FA2" w:rsidRPr="0061484F" w:rsidRDefault="00025FA2">
      <w:pPr>
        <w:pStyle w:val="CommentText"/>
        <w:rPr>
          <w:lang w:val="en-US"/>
        </w:rPr>
      </w:pPr>
    </w:p>
    <w:p w14:paraId="4AF88E6E" w14:textId="77777777" w:rsidR="00025FA2" w:rsidRPr="0061484F" w:rsidRDefault="00025FA2">
      <w:pPr>
        <w:pStyle w:val="CommentText"/>
        <w:rPr>
          <w:lang w:val="en-US"/>
        </w:rPr>
      </w:pPr>
      <w:r w:rsidRPr="0061484F">
        <w:rPr>
          <w:lang w:val="en-US"/>
        </w:rPr>
        <w:t>Extra stuff:</w:t>
      </w:r>
    </w:p>
    <w:p w14:paraId="201B6163" w14:textId="77777777" w:rsidR="00025FA2" w:rsidRPr="0061484F" w:rsidRDefault="00025FA2">
      <w:pPr>
        <w:pStyle w:val="CommentText"/>
        <w:rPr>
          <w:lang w:val="en-US"/>
        </w:rPr>
      </w:pPr>
      <w:r w:rsidRPr="0061484F">
        <w:rPr>
          <w:lang w:val="en-US"/>
        </w:rPr>
        <w:t>(; ; ; Stott et al., 2019b)</w:t>
      </w:r>
    </w:p>
    <w:p w14:paraId="58AFCAC5" w14:textId="77777777" w:rsidR="00025FA2" w:rsidRPr="0061484F" w:rsidRDefault="00025FA2">
      <w:pPr>
        <w:pStyle w:val="CommentText"/>
        <w:rPr>
          <w:lang w:val="en-US"/>
        </w:rPr>
      </w:pPr>
    </w:p>
    <w:p w14:paraId="647A7C2D" w14:textId="77777777" w:rsidR="00025FA2" w:rsidRPr="0061484F" w:rsidRDefault="00025FA2">
      <w:pPr>
        <w:pStyle w:val="CommentText"/>
        <w:rPr>
          <w:lang w:val="en-US"/>
        </w:rPr>
      </w:pPr>
      <w:r w:rsidRPr="0061484F">
        <w:rPr>
          <w:lang w:val="en-US"/>
        </w:rPr>
        <w:t>Correct:</w:t>
      </w:r>
    </w:p>
    <w:p w14:paraId="1ABF24AC" w14:textId="49FAA8AF" w:rsidR="00025FA2" w:rsidRPr="0061484F" w:rsidRDefault="00025FA2">
      <w:pPr>
        <w:pStyle w:val="CommentText"/>
        <w:rPr>
          <w:lang w:val="en-US"/>
        </w:rPr>
      </w:pPr>
      <w:r w:rsidRPr="0061484F">
        <w:rPr>
          <w:lang w:val="en-US"/>
        </w:rPr>
        <w:t>(Crowley et al., 2015; Lund et al., 2016; Huybers and Langmuir, 2017; L. Stott et al., 2019)</w:t>
      </w:r>
    </w:p>
  </w:comment>
  <w:comment w:id="847" w:author="Robin Matthews" w:date="2021-06-17T13:54:00Z" w:initials="RM">
    <w:p w14:paraId="32ABCB31" w14:textId="77777777" w:rsidR="00025FA2" w:rsidRPr="0061484F" w:rsidRDefault="00025FA2">
      <w:pPr>
        <w:pStyle w:val="CommentText"/>
        <w:rPr>
          <w:lang w:val="en-US"/>
        </w:rPr>
      </w:pPr>
      <w:r>
        <w:rPr>
          <w:rStyle w:val="CommentReference"/>
        </w:rPr>
        <w:annotationRef/>
      </w:r>
      <w:r w:rsidRPr="0061484F">
        <w:rPr>
          <w:lang w:val="en-US"/>
        </w:rPr>
        <w:t>Not found:</w:t>
      </w:r>
    </w:p>
    <w:p w14:paraId="01F0275C" w14:textId="77777777" w:rsidR="00025FA2" w:rsidRDefault="00025FA2">
      <w:pPr>
        <w:pStyle w:val="CommentText"/>
      </w:pPr>
      <w:r>
        <w:t>L.D. Stott et al., 2019</w:t>
      </w:r>
    </w:p>
    <w:p w14:paraId="4DB8326B" w14:textId="77777777" w:rsidR="00025FA2" w:rsidRDefault="00025FA2">
      <w:pPr>
        <w:pStyle w:val="CommentText"/>
      </w:pPr>
    </w:p>
    <w:p w14:paraId="0F39EE1A" w14:textId="77777777" w:rsidR="00025FA2" w:rsidRPr="0061484F" w:rsidRDefault="00025FA2">
      <w:pPr>
        <w:pStyle w:val="CommentText"/>
        <w:rPr>
          <w:lang w:val="en-US"/>
        </w:rPr>
      </w:pPr>
      <w:r w:rsidRPr="0061484F">
        <w:rPr>
          <w:lang w:val="en-US"/>
        </w:rPr>
        <w:t>Extra stuff:</w:t>
      </w:r>
    </w:p>
    <w:p w14:paraId="337A7414" w14:textId="77777777" w:rsidR="00025FA2" w:rsidRPr="0061484F" w:rsidRDefault="00025FA2">
      <w:pPr>
        <w:pStyle w:val="CommentText"/>
        <w:rPr>
          <w:lang w:val="en-US"/>
        </w:rPr>
      </w:pPr>
      <w:r w:rsidRPr="0061484F">
        <w:rPr>
          <w:lang w:val="en-US"/>
        </w:rPr>
        <w:t>(; ; Stott et al., 2019a)</w:t>
      </w:r>
    </w:p>
    <w:p w14:paraId="267BE162" w14:textId="77777777" w:rsidR="00025FA2" w:rsidRPr="0061484F" w:rsidRDefault="00025FA2">
      <w:pPr>
        <w:pStyle w:val="CommentText"/>
        <w:rPr>
          <w:lang w:val="en-US"/>
        </w:rPr>
      </w:pPr>
    </w:p>
    <w:p w14:paraId="1203DAB2" w14:textId="77777777" w:rsidR="00025FA2" w:rsidRDefault="00025FA2">
      <w:pPr>
        <w:pStyle w:val="CommentText"/>
      </w:pPr>
      <w:r>
        <w:t>Correct:</w:t>
      </w:r>
    </w:p>
    <w:p w14:paraId="4D45C25E" w14:textId="38E9A5EC" w:rsidR="00025FA2" w:rsidRDefault="00025FA2">
      <w:pPr>
        <w:pStyle w:val="CommentText"/>
      </w:pPr>
      <w:r>
        <w:t>(Ronge et al., 2016; Rafter et al., 2019; L.D. Stott et al., 2019)</w:t>
      </w:r>
    </w:p>
  </w:comment>
  <w:comment w:id="849" w:author="Robin Matthews" w:date="2021-06-17T13:54:00Z" w:initials="RM">
    <w:p w14:paraId="682C423F" w14:textId="77777777" w:rsidR="00025FA2" w:rsidRPr="0061484F" w:rsidRDefault="00025FA2">
      <w:pPr>
        <w:pStyle w:val="CommentText"/>
        <w:rPr>
          <w:lang w:val="en-US"/>
        </w:rPr>
      </w:pPr>
      <w:r>
        <w:rPr>
          <w:rStyle w:val="CommentReference"/>
        </w:rPr>
        <w:annotationRef/>
      </w:r>
      <w:r w:rsidRPr="0061484F">
        <w:rPr>
          <w:lang w:val="en-US"/>
        </w:rPr>
        <w:t>Extra stuff:</w:t>
      </w:r>
    </w:p>
    <w:p w14:paraId="78976FA4" w14:textId="77777777" w:rsidR="00025FA2" w:rsidRPr="0061484F" w:rsidRDefault="00025FA2">
      <w:pPr>
        <w:pStyle w:val="CommentText"/>
        <w:rPr>
          <w:lang w:val="en-US"/>
        </w:rPr>
      </w:pPr>
      <w:r w:rsidRPr="0061484F">
        <w:rPr>
          <w:lang w:val="en-US"/>
        </w:rPr>
        <w:t>(, ; Hasenclever et al., 2017)</w:t>
      </w:r>
    </w:p>
    <w:p w14:paraId="58C43518" w14:textId="77777777" w:rsidR="00025FA2" w:rsidRPr="0061484F" w:rsidRDefault="00025FA2">
      <w:pPr>
        <w:pStyle w:val="CommentText"/>
        <w:rPr>
          <w:lang w:val="en-US"/>
        </w:rPr>
      </w:pPr>
    </w:p>
    <w:p w14:paraId="7AF3D293" w14:textId="77777777" w:rsidR="00025FA2" w:rsidRPr="0061484F" w:rsidRDefault="00025FA2">
      <w:pPr>
        <w:pStyle w:val="CommentText"/>
        <w:rPr>
          <w:lang w:val="en-US"/>
        </w:rPr>
      </w:pPr>
      <w:r w:rsidRPr="0061484F">
        <w:rPr>
          <w:lang w:val="en-US"/>
        </w:rPr>
        <w:t>Correct:</w:t>
      </w:r>
    </w:p>
    <w:p w14:paraId="5F95E4C4" w14:textId="77777777" w:rsidR="00025FA2" w:rsidRPr="0061484F" w:rsidRDefault="00025FA2">
      <w:pPr>
        <w:pStyle w:val="CommentText"/>
        <w:rPr>
          <w:lang w:val="en-US"/>
        </w:rPr>
      </w:pPr>
      <w:r w:rsidRPr="0061484F">
        <w:rPr>
          <w:lang w:val="en-US"/>
        </w:rPr>
        <w:t>Roth and Joos (2012)</w:t>
      </w:r>
    </w:p>
    <w:p w14:paraId="476B4015" w14:textId="14761F7A" w:rsidR="00025FA2" w:rsidRPr="0061484F" w:rsidRDefault="00025FA2">
      <w:pPr>
        <w:pStyle w:val="CommentText"/>
        <w:rPr>
          <w:lang w:val="en-US"/>
        </w:rPr>
      </w:pPr>
      <w:r w:rsidRPr="0061484F">
        <w:rPr>
          <w:lang w:val="en-US"/>
        </w:rPr>
        <w:t>(Roth and Joos, 2012)</w:t>
      </w:r>
    </w:p>
  </w:comment>
  <w:comment w:id="850" w:author="Robin Matthews" w:date="2021-06-17T15:54:00Z" w:initials="RM">
    <w:p w14:paraId="5C7CB85D" w14:textId="77777777" w:rsidR="007F1BF0" w:rsidRPr="0061484F" w:rsidRDefault="007F1BF0">
      <w:pPr>
        <w:pStyle w:val="CommentText"/>
        <w:rPr>
          <w:lang w:val="en-US"/>
        </w:rPr>
      </w:pPr>
      <w:r>
        <w:rPr>
          <w:rStyle w:val="CommentReference"/>
        </w:rPr>
        <w:annotationRef/>
      </w:r>
      <w:r w:rsidRPr="0061484F">
        <w:rPr>
          <w:lang w:val="en-US"/>
        </w:rPr>
        <w:t>Mendeley field missing reference details for Hasenclever et al., 2017</w:t>
      </w:r>
    </w:p>
    <w:p w14:paraId="4B21669D" w14:textId="77777777" w:rsidR="007F1BF0" w:rsidRPr="0061484F" w:rsidRDefault="007F1BF0">
      <w:pPr>
        <w:pStyle w:val="CommentText"/>
        <w:rPr>
          <w:lang w:val="en-US"/>
        </w:rPr>
      </w:pPr>
    </w:p>
    <w:p w14:paraId="40CE2522" w14:textId="796AB703" w:rsidR="007F1BF0" w:rsidRPr="0061484F" w:rsidRDefault="007F1BF0">
      <w:pPr>
        <w:pStyle w:val="CommentText"/>
        <w:rPr>
          <w:lang w:val="en-US"/>
        </w:rPr>
      </w:pPr>
      <w:r w:rsidRPr="0061484F">
        <w:rPr>
          <w:lang w:val="en-US"/>
        </w:rPr>
        <w:t>Provide DOI and I’ll add</w:t>
      </w:r>
    </w:p>
  </w:comment>
  <w:comment w:id="853" w:author="Robin Matthews" w:date="2021-06-17T15:55:00Z" w:initials="RM">
    <w:p w14:paraId="42B5B225" w14:textId="47ADBC2C" w:rsidR="007F1BF0" w:rsidRPr="0061484F" w:rsidRDefault="007F1BF0">
      <w:pPr>
        <w:pStyle w:val="CommentText"/>
        <w:rPr>
          <w:lang w:val="en-US"/>
        </w:rPr>
      </w:pPr>
      <w:r>
        <w:rPr>
          <w:rStyle w:val="CommentReference"/>
        </w:rPr>
        <w:annotationRef/>
      </w:r>
      <w:r w:rsidRPr="0061484F">
        <w:rPr>
          <w:lang w:val="en-US"/>
        </w:rPr>
        <w:t>Mendeley field also contains reference details for Brovkin et al., 2012. Want me to remove it?</w:t>
      </w:r>
    </w:p>
  </w:comment>
  <w:comment w:id="854" w:author="Robin Matthews" w:date="2021-06-17T13:55:00Z" w:initials="RM">
    <w:p w14:paraId="3E887E60" w14:textId="77777777" w:rsidR="00025FA2" w:rsidRPr="0061484F" w:rsidRDefault="00025FA2">
      <w:pPr>
        <w:pStyle w:val="CommentText"/>
        <w:rPr>
          <w:lang w:val="en-US"/>
        </w:rPr>
      </w:pPr>
      <w:r>
        <w:rPr>
          <w:rStyle w:val="CommentReference"/>
        </w:rPr>
        <w:annotationRef/>
      </w:r>
      <w:r w:rsidRPr="0061484F">
        <w:rPr>
          <w:lang w:val="en-US"/>
        </w:rPr>
        <w:t>Not found:</w:t>
      </w:r>
    </w:p>
    <w:p w14:paraId="5D7F76A0" w14:textId="77777777" w:rsidR="00025FA2" w:rsidRPr="0061484F" w:rsidRDefault="00025FA2">
      <w:pPr>
        <w:pStyle w:val="CommentText"/>
        <w:rPr>
          <w:lang w:val="en-US"/>
        </w:rPr>
      </w:pPr>
      <w:r w:rsidRPr="0061484F">
        <w:rPr>
          <w:lang w:val="en-US"/>
        </w:rPr>
        <w:t>Brovkin et al., 2012</w:t>
      </w:r>
    </w:p>
    <w:p w14:paraId="7F5D7CA3" w14:textId="77777777" w:rsidR="00025FA2" w:rsidRPr="0061484F" w:rsidRDefault="00025FA2">
      <w:pPr>
        <w:pStyle w:val="CommentText"/>
        <w:rPr>
          <w:lang w:val="en-US"/>
        </w:rPr>
      </w:pPr>
    </w:p>
    <w:p w14:paraId="0CADE874" w14:textId="77777777" w:rsidR="00025FA2" w:rsidRPr="0061484F" w:rsidRDefault="00025FA2">
      <w:pPr>
        <w:pStyle w:val="CommentText"/>
        <w:rPr>
          <w:lang w:val="en-US"/>
        </w:rPr>
      </w:pPr>
      <w:r w:rsidRPr="0061484F">
        <w:rPr>
          <w:lang w:val="en-US"/>
        </w:rPr>
        <w:t>Extra stuff:</w:t>
      </w:r>
    </w:p>
    <w:p w14:paraId="5BD575A6" w14:textId="77777777" w:rsidR="00025FA2" w:rsidRPr="0061484F" w:rsidRDefault="00025FA2">
      <w:pPr>
        <w:pStyle w:val="CommentText"/>
        <w:rPr>
          <w:lang w:val="en-US"/>
        </w:rPr>
      </w:pPr>
      <w:r w:rsidRPr="0061484F">
        <w:rPr>
          <w:lang w:val="en-US"/>
        </w:rPr>
        <w:t>(; )</w:t>
      </w:r>
    </w:p>
    <w:p w14:paraId="0FE69A66" w14:textId="77777777" w:rsidR="00025FA2" w:rsidRPr="0061484F" w:rsidRDefault="00025FA2">
      <w:pPr>
        <w:pStyle w:val="CommentText"/>
        <w:rPr>
          <w:lang w:val="en-US"/>
        </w:rPr>
      </w:pPr>
    </w:p>
    <w:p w14:paraId="3F04371A" w14:textId="77777777" w:rsidR="00025FA2" w:rsidRPr="0061484F" w:rsidRDefault="00025FA2">
      <w:pPr>
        <w:pStyle w:val="CommentText"/>
        <w:rPr>
          <w:lang w:val="en-US"/>
        </w:rPr>
      </w:pPr>
      <w:r w:rsidRPr="0061484F">
        <w:rPr>
          <w:lang w:val="en-US"/>
        </w:rPr>
        <w:t>Correct:</w:t>
      </w:r>
    </w:p>
    <w:p w14:paraId="379D54D0" w14:textId="1FC2BC76" w:rsidR="00025FA2" w:rsidRPr="0061484F" w:rsidRDefault="00025FA2">
      <w:pPr>
        <w:pStyle w:val="CommentText"/>
        <w:rPr>
          <w:lang w:val="en-US"/>
        </w:rPr>
      </w:pPr>
      <w:r w:rsidRPr="0061484F">
        <w:rPr>
          <w:lang w:val="en-US"/>
        </w:rPr>
        <w:t>(Brovkin et al., 2012; Ganopolski and Brovkin, 2017; Khatiwala et al., 2019)</w:t>
      </w:r>
    </w:p>
  </w:comment>
  <w:comment w:id="875" w:author="Robin Matthews" w:date="2021-06-17T13:55:00Z" w:initials="RM">
    <w:p w14:paraId="5466E006" w14:textId="77777777" w:rsidR="00025FA2" w:rsidRPr="0061484F" w:rsidRDefault="00025FA2">
      <w:pPr>
        <w:pStyle w:val="CommentText"/>
        <w:rPr>
          <w:lang w:val="en-US"/>
        </w:rPr>
      </w:pPr>
      <w:r>
        <w:rPr>
          <w:rStyle w:val="CommentReference"/>
        </w:rPr>
        <w:annotationRef/>
      </w:r>
      <w:r w:rsidRPr="0061484F">
        <w:rPr>
          <w:lang w:val="en-US"/>
        </w:rPr>
        <w:t>Not found:</w:t>
      </w:r>
    </w:p>
    <w:p w14:paraId="52646978" w14:textId="77777777" w:rsidR="00025FA2" w:rsidRPr="0061484F" w:rsidRDefault="00025FA2">
      <w:pPr>
        <w:pStyle w:val="CommentText"/>
        <w:rPr>
          <w:lang w:val="en-US"/>
        </w:rPr>
      </w:pPr>
      <w:r w:rsidRPr="0061484F">
        <w:rPr>
          <w:lang w:val="en-US"/>
        </w:rPr>
        <w:t>H. Fischer et al.</w:t>
      </w:r>
    </w:p>
    <w:p w14:paraId="342D3045" w14:textId="77777777" w:rsidR="00025FA2" w:rsidRPr="0061484F" w:rsidRDefault="00025FA2">
      <w:pPr>
        <w:pStyle w:val="CommentText"/>
        <w:rPr>
          <w:lang w:val="en-US"/>
        </w:rPr>
      </w:pPr>
    </w:p>
    <w:p w14:paraId="07563994" w14:textId="77777777" w:rsidR="00025FA2" w:rsidRPr="0061484F" w:rsidRDefault="00025FA2">
      <w:pPr>
        <w:pStyle w:val="CommentText"/>
        <w:rPr>
          <w:lang w:val="en-US"/>
        </w:rPr>
      </w:pPr>
      <w:r w:rsidRPr="0061484F">
        <w:rPr>
          <w:lang w:val="en-US"/>
        </w:rPr>
        <w:t>Extra stuff:</w:t>
      </w:r>
    </w:p>
    <w:p w14:paraId="15E9DA75" w14:textId="77777777" w:rsidR="00025FA2" w:rsidRPr="0061484F" w:rsidRDefault="00025FA2">
      <w:pPr>
        <w:pStyle w:val="CommentText"/>
        <w:rPr>
          <w:lang w:val="en-US"/>
        </w:rPr>
      </w:pPr>
      <w:r w:rsidRPr="0061484F">
        <w:rPr>
          <w:lang w:val="en-US"/>
        </w:rPr>
        <w:t>(Fischer et al., b)</w:t>
      </w:r>
    </w:p>
    <w:p w14:paraId="73A8FA67" w14:textId="77777777" w:rsidR="00025FA2" w:rsidRPr="0061484F" w:rsidRDefault="00025FA2">
      <w:pPr>
        <w:pStyle w:val="CommentText"/>
        <w:rPr>
          <w:lang w:val="en-US"/>
        </w:rPr>
      </w:pPr>
    </w:p>
    <w:p w14:paraId="42230EAA" w14:textId="77777777" w:rsidR="00025FA2" w:rsidRPr="0061484F" w:rsidRDefault="00025FA2">
      <w:pPr>
        <w:pStyle w:val="CommentText"/>
        <w:rPr>
          <w:lang w:val="en-US"/>
        </w:rPr>
      </w:pPr>
      <w:r w:rsidRPr="0061484F">
        <w:rPr>
          <w:lang w:val="en-US"/>
        </w:rPr>
        <w:t>Correct:</w:t>
      </w:r>
    </w:p>
    <w:p w14:paraId="6AC7B289" w14:textId="77777777" w:rsidR="00025FA2" w:rsidRDefault="00025FA2">
      <w:pPr>
        <w:pStyle w:val="CommentText"/>
      </w:pPr>
      <w:r>
        <w:t>H. Fischer et al. (2019)</w:t>
      </w:r>
    </w:p>
    <w:p w14:paraId="40037794" w14:textId="0A191607" w:rsidR="00025FA2" w:rsidRDefault="00025FA2">
      <w:pPr>
        <w:pStyle w:val="CommentText"/>
      </w:pPr>
      <w:r>
        <w:t>(H. Fischer et al., 2019)</w:t>
      </w:r>
    </w:p>
  </w:comment>
  <w:comment w:id="880" w:author="Robin Matthews" w:date="2021-06-17T13:55:00Z" w:initials="RM">
    <w:p w14:paraId="24D39E6D" w14:textId="77777777" w:rsidR="00025FA2" w:rsidRPr="0061484F" w:rsidRDefault="00025FA2">
      <w:pPr>
        <w:pStyle w:val="CommentText"/>
        <w:rPr>
          <w:lang w:val="en-US"/>
        </w:rPr>
      </w:pPr>
      <w:r>
        <w:rPr>
          <w:rStyle w:val="CommentReference"/>
        </w:rPr>
        <w:annotationRef/>
      </w:r>
      <w:r w:rsidRPr="0061484F">
        <w:rPr>
          <w:lang w:val="en-US"/>
        </w:rPr>
        <w:t>Not found:</w:t>
      </w:r>
    </w:p>
    <w:p w14:paraId="4EC9FA87" w14:textId="77777777" w:rsidR="00025FA2" w:rsidRPr="0061484F" w:rsidRDefault="00025FA2">
      <w:pPr>
        <w:pStyle w:val="CommentText"/>
        <w:rPr>
          <w:lang w:val="en-US"/>
        </w:rPr>
      </w:pPr>
      <w:r w:rsidRPr="0061484F">
        <w:rPr>
          <w:lang w:val="en-US"/>
        </w:rPr>
        <w:t>H. Fischer et al., 2019</w:t>
      </w:r>
    </w:p>
    <w:p w14:paraId="5E9D25EB" w14:textId="77777777" w:rsidR="00025FA2" w:rsidRPr="0061484F" w:rsidRDefault="00025FA2">
      <w:pPr>
        <w:pStyle w:val="CommentText"/>
        <w:rPr>
          <w:lang w:val="en-US"/>
        </w:rPr>
      </w:pPr>
    </w:p>
    <w:p w14:paraId="0B1C913E" w14:textId="77777777" w:rsidR="00025FA2" w:rsidRPr="0061484F" w:rsidRDefault="00025FA2">
      <w:pPr>
        <w:pStyle w:val="CommentText"/>
        <w:rPr>
          <w:lang w:val="en-US"/>
        </w:rPr>
      </w:pPr>
      <w:r w:rsidRPr="0061484F">
        <w:rPr>
          <w:lang w:val="en-US"/>
        </w:rPr>
        <w:t>Extra stuff:</w:t>
      </w:r>
    </w:p>
    <w:p w14:paraId="379D3520" w14:textId="77777777" w:rsidR="00025FA2" w:rsidRPr="0061484F" w:rsidRDefault="00025FA2">
      <w:pPr>
        <w:pStyle w:val="CommentText"/>
        <w:rPr>
          <w:lang w:val="en-US"/>
        </w:rPr>
      </w:pPr>
      <w:r w:rsidRPr="0061484F">
        <w:rPr>
          <w:lang w:val="en-US"/>
        </w:rPr>
        <w:t>(; Fischer et al., 2019b)</w:t>
      </w:r>
    </w:p>
    <w:p w14:paraId="55334DCA" w14:textId="77777777" w:rsidR="00025FA2" w:rsidRPr="0061484F" w:rsidRDefault="00025FA2">
      <w:pPr>
        <w:pStyle w:val="CommentText"/>
        <w:rPr>
          <w:lang w:val="en-US"/>
        </w:rPr>
      </w:pPr>
    </w:p>
    <w:p w14:paraId="18EFEF14" w14:textId="77777777" w:rsidR="00025FA2" w:rsidRPr="0061484F" w:rsidRDefault="00025FA2">
      <w:pPr>
        <w:pStyle w:val="CommentText"/>
        <w:rPr>
          <w:lang w:val="en-US"/>
        </w:rPr>
      </w:pPr>
      <w:r w:rsidRPr="0061484F">
        <w:rPr>
          <w:lang w:val="en-US"/>
        </w:rPr>
        <w:t>Correct:</w:t>
      </w:r>
    </w:p>
    <w:p w14:paraId="382CE018" w14:textId="47B39C25" w:rsidR="00025FA2" w:rsidRDefault="00025FA2">
      <w:pPr>
        <w:pStyle w:val="CommentText"/>
      </w:pPr>
      <w:r>
        <w:t>(Schilt et al., 2010b; H. Fischer et al., 2019)</w:t>
      </w:r>
    </w:p>
  </w:comment>
  <w:comment w:id="885" w:author="Robin Matthews" w:date="2021-06-17T15:56:00Z" w:initials="RM">
    <w:p w14:paraId="3C7A9517" w14:textId="3A33CA73" w:rsidR="007F1BF0" w:rsidRPr="0061484F" w:rsidRDefault="007F1BF0">
      <w:pPr>
        <w:pStyle w:val="CommentText"/>
        <w:rPr>
          <w:lang w:val="en-US"/>
        </w:rPr>
      </w:pPr>
      <w:r>
        <w:rPr>
          <w:rStyle w:val="CommentReference"/>
        </w:rPr>
        <w:annotationRef/>
      </w:r>
      <w:r w:rsidRPr="0061484F">
        <w:rPr>
          <w:lang w:val="en-US"/>
        </w:rPr>
        <w:t>Mendeley field also contains reference details for Elsig et al., 2009. Want me to remove it?</w:t>
      </w:r>
    </w:p>
  </w:comment>
  <w:comment w:id="886" w:author="Robin Matthews" w:date="2021-06-17T13:55:00Z" w:initials="RM">
    <w:p w14:paraId="21407555" w14:textId="77777777" w:rsidR="00025FA2" w:rsidRPr="0061484F" w:rsidRDefault="00025FA2">
      <w:pPr>
        <w:pStyle w:val="CommentText"/>
        <w:rPr>
          <w:lang w:val="en-US"/>
        </w:rPr>
      </w:pPr>
      <w:r>
        <w:rPr>
          <w:rStyle w:val="CommentReference"/>
        </w:rPr>
        <w:annotationRef/>
      </w:r>
      <w:r w:rsidRPr="0061484F">
        <w:rPr>
          <w:lang w:val="en-US"/>
        </w:rPr>
        <w:t>Not found:</w:t>
      </w:r>
    </w:p>
    <w:p w14:paraId="3C198680" w14:textId="77777777" w:rsidR="00025FA2" w:rsidRPr="0061484F" w:rsidRDefault="00025FA2">
      <w:pPr>
        <w:pStyle w:val="CommentText"/>
        <w:rPr>
          <w:lang w:val="en-US"/>
        </w:rPr>
      </w:pPr>
      <w:r w:rsidRPr="0061484F">
        <w:rPr>
          <w:lang w:val="en-US"/>
        </w:rPr>
        <w:t>Elsig et al., 2009</w:t>
      </w:r>
    </w:p>
    <w:p w14:paraId="37AE873F" w14:textId="77777777" w:rsidR="00025FA2" w:rsidRPr="0061484F" w:rsidRDefault="00025FA2">
      <w:pPr>
        <w:pStyle w:val="CommentText"/>
        <w:rPr>
          <w:lang w:val="en-US"/>
        </w:rPr>
      </w:pPr>
    </w:p>
    <w:p w14:paraId="0994ED67" w14:textId="77777777" w:rsidR="00025FA2" w:rsidRPr="0061484F" w:rsidRDefault="00025FA2">
      <w:pPr>
        <w:pStyle w:val="CommentText"/>
        <w:rPr>
          <w:lang w:val="en-US"/>
        </w:rPr>
      </w:pPr>
      <w:r w:rsidRPr="0061484F">
        <w:rPr>
          <w:lang w:val="en-US"/>
        </w:rPr>
        <w:t>Extra stuff:</w:t>
      </w:r>
    </w:p>
    <w:p w14:paraId="707F6DA6" w14:textId="77777777" w:rsidR="00025FA2" w:rsidRPr="0061484F" w:rsidRDefault="00025FA2">
      <w:pPr>
        <w:pStyle w:val="CommentText"/>
        <w:rPr>
          <w:lang w:val="en-US"/>
        </w:rPr>
      </w:pPr>
      <w:r w:rsidRPr="0061484F">
        <w:rPr>
          <w:lang w:val="en-US"/>
        </w:rPr>
        <w:t>()</w:t>
      </w:r>
    </w:p>
    <w:p w14:paraId="512407EC" w14:textId="77777777" w:rsidR="00025FA2" w:rsidRPr="0061484F" w:rsidRDefault="00025FA2">
      <w:pPr>
        <w:pStyle w:val="CommentText"/>
        <w:rPr>
          <w:lang w:val="en-US"/>
        </w:rPr>
      </w:pPr>
    </w:p>
    <w:p w14:paraId="2BE92BB4" w14:textId="77777777" w:rsidR="00025FA2" w:rsidRPr="0061484F" w:rsidRDefault="00025FA2">
      <w:pPr>
        <w:pStyle w:val="CommentText"/>
        <w:rPr>
          <w:lang w:val="en-US"/>
        </w:rPr>
      </w:pPr>
      <w:r w:rsidRPr="0061484F">
        <w:rPr>
          <w:lang w:val="en-US"/>
        </w:rPr>
        <w:t>Correct:</w:t>
      </w:r>
    </w:p>
    <w:p w14:paraId="1FCA7C5F" w14:textId="2B3E6D23" w:rsidR="00025FA2" w:rsidRPr="0061484F" w:rsidRDefault="00025FA2">
      <w:pPr>
        <w:pStyle w:val="CommentText"/>
        <w:rPr>
          <w:lang w:val="en-US"/>
        </w:rPr>
      </w:pPr>
      <w:r w:rsidRPr="0061484F">
        <w:rPr>
          <w:lang w:val="en-US"/>
        </w:rPr>
        <w:t>(Elsig et al., 2009; Schmitt et al., 2012)</w:t>
      </w:r>
    </w:p>
  </w:comment>
  <w:comment w:id="887" w:author="Robin Matthews" w:date="2021-06-17T15:56:00Z" w:initials="RM">
    <w:p w14:paraId="089FEEEE" w14:textId="636E7B77" w:rsidR="007F1BF0" w:rsidRPr="0061484F" w:rsidRDefault="007F1BF0">
      <w:pPr>
        <w:pStyle w:val="CommentText"/>
        <w:rPr>
          <w:lang w:val="en-US"/>
        </w:rPr>
      </w:pPr>
      <w:r>
        <w:rPr>
          <w:rStyle w:val="CommentReference"/>
        </w:rPr>
        <w:annotationRef/>
      </w:r>
      <w:r>
        <w:rPr>
          <w:rStyle w:val="CommentReference"/>
        </w:rPr>
        <w:annotationRef/>
      </w:r>
      <w:r w:rsidRPr="0061484F">
        <w:rPr>
          <w:lang w:val="en-US"/>
        </w:rPr>
        <w:t>Mendeley field only contains reference details for</w:t>
      </w:r>
    </w:p>
    <w:p w14:paraId="4F25DF8A" w14:textId="2F4ACB31" w:rsidR="007F1BF0" w:rsidRPr="0061484F" w:rsidRDefault="007F1BF0" w:rsidP="007F1BF0">
      <w:pPr>
        <w:pStyle w:val="CommentText"/>
        <w:rPr>
          <w:lang w:val="en-US"/>
        </w:rPr>
      </w:pPr>
      <w:r w:rsidRPr="0061484F">
        <w:rPr>
          <w:lang w:val="en-US"/>
        </w:rPr>
        <w:t>Frolking and Roulet (2007). Want me to remove it ?</w:t>
      </w:r>
    </w:p>
    <w:p w14:paraId="390181E2" w14:textId="1C266747" w:rsidR="007F1BF0" w:rsidRPr="0061484F" w:rsidRDefault="007F1BF0" w:rsidP="007F1BF0">
      <w:pPr>
        <w:pStyle w:val="CommentText"/>
        <w:rPr>
          <w:lang w:val="en-US"/>
        </w:rPr>
      </w:pPr>
    </w:p>
    <w:p w14:paraId="0854DE12" w14:textId="67BCA598" w:rsidR="007F1BF0" w:rsidRPr="0061484F" w:rsidRDefault="007F1BF0" w:rsidP="007F1BF0">
      <w:pPr>
        <w:pStyle w:val="CommentText"/>
        <w:rPr>
          <w:lang w:val="en-US"/>
        </w:rPr>
      </w:pPr>
      <w:r w:rsidRPr="0061484F">
        <w:rPr>
          <w:lang w:val="en-US"/>
        </w:rPr>
        <w:t>Provide DOIs for so I can add them:</w:t>
      </w:r>
    </w:p>
    <w:p w14:paraId="3B445AF2" w14:textId="289AA12C" w:rsidR="007F1BF0" w:rsidRPr="0061484F" w:rsidRDefault="007F1BF0" w:rsidP="007F1BF0">
      <w:pPr>
        <w:pStyle w:val="CommentText"/>
        <w:rPr>
          <w:lang w:val="en-US"/>
        </w:rPr>
      </w:pPr>
      <w:r w:rsidRPr="0061484F">
        <w:rPr>
          <w:lang w:val="en-US"/>
        </w:rPr>
        <w:t>Yu et al., 2010</w:t>
      </w:r>
    </w:p>
    <w:p w14:paraId="7BB3936A" w14:textId="023B2D27" w:rsidR="007F1BF0" w:rsidRPr="0061484F" w:rsidRDefault="007F1BF0">
      <w:pPr>
        <w:pStyle w:val="CommentText"/>
        <w:rPr>
          <w:lang w:val="en-US"/>
        </w:rPr>
      </w:pPr>
      <w:r w:rsidRPr="0061484F">
        <w:rPr>
          <w:lang w:val="en-US"/>
        </w:rPr>
        <w:t>Nichols and Peteet, 2019</w:t>
      </w:r>
    </w:p>
  </w:comment>
  <w:comment w:id="888" w:author="Robin Matthews" w:date="2021-06-17T13:55:00Z" w:initials="RM">
    <w:p w14:paraId="388FF415" w14:textId="77777777" w:rsidR="00025FA2" w:rsidRPr="0061484F" w:rsidRDefault="00025FA2">
      <w:pPr>
        <w:pStyle w:val="CommentText"/>
        <w:rPr>
          <w:lang w:val="en-US"/>
        </w:rPr>
      </w:pPr>
      <w:r>
        <w:rPr>
          <w:rStyle w:val="CommentReference"/>
        </w:rPr>
        <w:annotationRef/>
      </w:r>
      <w:r w:rsidRPr="0061484F">
        <w:rPr>
          <w:lang w:val="en-US"/>
        </w:rPr>
        <w:t>Not found:</w:t>
      </w:r>
    </w:p>
    <w:p w14:paraId="08276FFB" w14:textId="77777777" w:rsidR="00025FA2" w:rsidRPr="0061484F" w:rsidRDefault="00025FA2">
      <w:pPr>
        <w:pStyle w:val="CommentText"/>
        <w:rPr>
          <w:lang w:val="en-US"/>
        </w:rPr>
      </w:pPr>
      <w:r w:rsidRPr="0061484F">
        <w:rPr>
          <w:lang w:val="en-US"/>
        </w:rPr>
        <w:t>Frolking and Roulet</w:t>
      </w:r>
    </w:p>
    <w:p w14:paraId="4AEB4869" w14:textId="77777777" w:rsidR="00025FA2" w:rsidRPr="0061484F" w:rsidRDefault="00025FA2">
      <w:pPr>
        <w:pStyle w:val="CommentText"/>
        <w:rPr>
          <w:lang w:val="en-US"/>
        </w:rPr>
      </w:pPr>
      <w:r w:rsidRPr="0061484F">
        <w:rPr>
          <w:lang w:val="en-US"/>
        </w:rPr>
        <w:t>2007</w:t>
      </w:r>
    </w:p>
    <w:p w14:paraId="6FA7D476" w14:textId="77777777" w:rsidR="00025FA2" w:rsidRPr="0061484F" w:rsidRDefault="00025FA2">
      <w:pPr>
        <w:pStyle w:val="CommentText"/>
        <w:rPr>
          <w:lang w:val="en-US"/>
        </w:rPr>
      </w:pPr>
    </w:p>
    <w:p w14:paraId="3E64EEB9" w14:textId="77777777" w:rsidR="00025FA2" w:rsidRPr="0061484F" w:rsidRDefault="00025FA2">
      <w:pPr>
        <w:pStyle w:val="CommentText"/>
        <w:rPr>
          <w:lang w:val="en-US"/>
        </w:rPr>
      </w:pPr>
      <w:r w:rsidRPr="0061484F">
        <w:rPr>
          <w:lang w:val="en-US"/>
        </w:rPr>
        <w:t>Extra stuff:</w:t>
      </w:r>
    </w:p>
    <w:p w14:paraId="0F4B5D4A" w14:textId="77777777" w:rsidR="00025FA2" w:rsidRPr="0061484F" w:rsidRDefault="00025FA2">
      <w:pPr>
        <w:pStyle w:val="CommentText"/>
        <w:rPr>
          <w:lang w:val="en-US"/>
        </w:rPr>
      </w:pPr>
      <w:r w:rsidRPr="0061484F">
        <w:rPr>
          <w:lang w:val="en-US"/>
        </w:rPr>
        <w:t>(Yu et al., 2010; Nichols and Peteet, 2019)</w:t>
      </w:r>
    </w:p>
    <w:p w14:paraId="02622FAD" w14:textId="77777777" w:rsidR="00025FA2" w:rsidRPr="0061484F" w:rsidRDefault="00025FA2">
      <w:pPr>
        <w:pStyle w:val="CommentText"/>
        <w:rPr>
          <w:lang w:val="en-US"/>
        </w:rPr>
      </w:pPr>
    </w:p>
    <w:p w14:paraId="2235171C" w14:textId="77777777" w:rsidR="00025FA2" w:rsidRPr="0061484F" w:rsidRDefault="00025FA2">
      <w:pPr>
        <w:pStyle w:val="CommentText"/>
        <w:rPr>
          <w:lang w:val="en-US"/>
        </w:rPr>
      </w:pPr>
      <w:r w:rsidRPr="0061484F">
        <w:rPr>
          <w:lang w:val="en-US"/>
        </w:rPr>
        <w:t>Correct:</w:t>
      </w:r>
    </w:p>
    <w:p w14:paraId="2DF29C53" w14:textId="77777777" w:rsidR="00025FA2" w:rsidRPr="0061484F" w:rsidRDefault="00025FA2">
      <w:pPr>
        <w:pStyle w:val="CommentText"/>
        <w:rPr>
          <w:lang w:val="en-US"/>
        </w:rPr>
      </w:pPr>
      <w:r w:rsidRPr="0061484F">
        <w:rPr>
          <w:lang w:val="en-US"/>
        </w:rPr>
        <w:t>Frolking and Roulet (2007)</w:t>
      </w:r>
    </w:p>
    <w:p w14:paraId="09ADF37F" w14:textId="4F63E73B" w:rsidR="00025FA2" w:rsidRPr="0061484F" w:rsidRDefault="00025FA2">
      <w:pPr>
        <w:pStyle w:val="CommentText"/>
        <w:rPr>
          <w:lang w:val="en-US"/>
        </w:rPr>
      </w:pPr>
      <w:r w:rsidRPr="0061484F">
        <w:rPr>
          <w:lang w:val="en-US"/>
        </w:rPr>
        <w:t>(Frolking and Roulet, 2007)</w:t>
      </w:r>
    </w:p>
  </w:comment>
  <w:comment w:id="891" w:author="Robin Matthews" w:date="2021-06-17T15:58:00Z" w:initials="RM">
    <w:p w14:paraId="43142524" w14:textId="5B1F554C" w:rsidR="007F1BF0" w:rsidRPr="0061484F" w:rsidRDefault="007F1BF0">
      <w:pPr>
        <w:pStyle w:val="CommentText"/>
        <w:rPr>
          <w:lang w:val="en-US"/>
        </w:rPr>
      </w:pPr>
      <w:r>
        <w:rPr>
          <w:rStyle w:val="CommentReference"/>
        </w:rPr>
        <w:annotationRef/>
      </w:r>
      <w:r w:rsidRPr="0061484F">
        <w:rPr>
          <w:lang w:val="en-US"/>
        </w:rPr>
        <w:t>Mendeley field contains also reference details for Menviel and Joos, 2012. Want me to remove it?</w:t>
      </w:r>
    </w:p>
  </w:comment>
  <w:comment w:id="892" w:author="Robin Matthews" w:date="2021-06-17T13:55:00Z" w:initials="RM">
    <w:p w14:paraId="2CCAACBB" w14:textId="77777777" w:rsidR="00025FA2" w:rsidRPr="0061484F" w:rsidRDefault="00025FA2">
      <w:pPr>
        <w:pStyle w:val="CommentText"/>
        <w:rPr>
          <w:lang w:val="en-US"/>
        </w:rPr>
      </w:pPr>
      <w:r>
        <w:rPr>
          <w:rStyle w:val="CommentReference"/>
        </w:rPr>
        <w:annotationRef/>
      </w:r>
      <w:r w:rsidRPr="0061484F">
        <w:rPr>
          <w:lang w:val="en-US"/>
        </w:rPr>
        <w:t>Not found:</w:t>
      </w:r>
    </w:p>
    <w:p w14:paraId="2993D41B" w14:textId="77777777" w:rsidR="00025FA2" w:rsidRPr="0061484F" w:rsidRDefault="00025FA2">
      <w:pPr>
        <w:pStyle w:val="CommentText"/>
        <w:rPr>
          <w:lang w:val="en-US"/>
        </w:rPr>
      </w:pPr>
      <w:r w:rsidRPr="0061484F">
        <w:rPr>
          <w:lang w:val="en-US"/>
        </w:rPr>
        <w:t>Menviel and Joos, 2012</w:t>
      </w:r>
    </w:p>
    <w:p w14:paraId="625E8AB5" w14:textId="77777777" w:rsidR="00025FA2" w:rsidRPr="0061484F" w:rsidRDefault="00025FA2">
      <w:pPr>
        <w:pStyle w:val="CommentText"/>
        <w:rPr>
          <w:lang w:val="en-US"/>
        </w:rPr>
      </w:pPr>
    </w:p>
    <w:p w14:paraId="657C2ABC" w14:textId="77777777" w:rsidR="00025FA2" w:rsidRPr="0061484F" w:rsidRDefault="00025FA2">
      <w:pPr>
        <w:pStyle w:val="CommentText"/>
        <w:rPr>
          <w:lang w:val="en-US"/>
        </w:rPr>
      </w:pPr>
      <w:r w:rsidRPr="0061484F">
        <w:rPr>
          <w:lang w:val="en-US"/>
        </w:rPr>
        <w:t>Extra stuff:</w:t>
      </w:r>
    </w:p>
    <w:p w14:paraId="4161A11C" w14:textId="77777777" w:rsidR="00025FA2" w:rsidRPr="0061484F" w:rsidRDefault="00025FA2">
      <w:pPr>
        <w:pStyle w:val="CommentText"/>
        <w:rPr>
          <w:lang w:val="en-US"/>
        </w:rPr>
      </w:pPr>
      <w:r w:rsidRPr="0061484F">
        <w:rPr>
          <w:lang w:val="en-US"/>
        </w:rPr>
        <w:t>(; )</w:t>
      </w:r>
    </w:p>
    <w:p w14:paraId="7E8B60C7" w14:textId="77777777" w:rsidR="00025FA2" w:rsidRPr="0061484F" w:rsidRDefault="00025FA2">
      <w:pPr>
        <w:pStyle w:val="CommentText"/>
        <w:rPr>
          <w:lang w:val="en-US"/>
        </w:rPr>
      </w:pPr>
    </w:p>
    <w:p w14:paraId="36C97CA4" w14:textId="77777777" w:rsidR="00025FA2" w:rsidRPr="0061484F" w:rsidRDefault="00025FA2">
      <w:pPr>
        <w:pStyle w:val="CommentText"/>
        <w:rPr>
          <w:lang w:val="en-US"/>
        </w:rPr>
      </w:pPr>
      <w:r w:rsidRPr="0061484F">
        <w:rPr>
          <w:lang w:val="en-US"/>
        </w:rPr>
        <w:t>Correct:</w:t>
      </w:r>
    </w:p>
    <w:p w14:paraId="6EFE8E64" w14:textId="6ABF7F56" w:rsidR="00025FA2" w:rsidRPr="0061484F" w:rsidRDefault="00025FA2">
      <w:pPr>
        <w:pStyle w:val="CommentText"/>
        <w:rPr>
          <w:lang w:val="en-US"/>
        </w:rPr>
      </w:pPr>
      <w:r w:rsidRPr="0061484F">
        <w:rPr>
          <w:lang w:val="en-US"/>
        </w:rPr>
        <w:t>(Elsig et al., 2009; Menviel and Joos, 2012; Schmitt et al., 2012)</w:t>
      </w:r>
    </w:p>
  </w:comment>
  <w:comment w:id="913" w:author="Ian Blenkinsop" w:date="2021-07-28T12:25:00Z" w:initials="IB">
    <w:p w14:paraId="6C0CF1C9" w14:textId="461EC8FE" w:rsidR="00AE301B" w:rsidRDefault="00AE301B">
      <w:pPr>
        <w:pStyle w:val="CommentText"/>
      </w:pPr>
      <w:r>
        <w:rPr>
          <w:rStyle w:val="CommentReference"/>
        </w:rPr>
        <w:annotationRef/>
      </w:r>
      <w:r>
        <w:t>En dash?</w:t>
      </w:r>
    </w:p>
  </w:comment>
  <w:comment w:id="914" w:author="Tom Maycock" w:date="2021-09-08T15:06:00Z" w:initials="TM">
    <w:p w14:paraId="328E372C" w14:textId="6F19E154" w:rsidR="00AF3341" w:rsidRDefault="00AF3341">
      <w:pPr>
        <w:pStyle w:val="CommentText"/>
      </w:pPr>
      <w:r>
        <w:rPr>
          <w:rStyle w:val="CommentReference"/>
        </w:rPr>
        <w:annotationRef/>
      </w:r>
      <w:r>
        <w:t>Yes, made the change</w:t>
      </w:r>
    </w:p>
  </w:comment>
  <w:comment w:id="954" w:author="Ian Blenkinsop" w:date="2021-07-28T12:27:00Z" w:initials="IB">
    <w:p w14:paraId="7D28A169" w14:textId="6E44041A" w:rsidR="004D35CE" w:rsidRDefault="004D35CE">
      <w:pPr>
        <w:pStyle w:val="CommentText"/>
      </w:pPr>
      <w:r>
        <w:rPr>
          <w:rStyle w:val="CommentReference"/>
        </w:rPr>
        <w:annotationRef/>
      </w:r>
      <w:r w:rsidRPr="004D35CE">
        <w:rPr>
          <w:rFonts w:cs="Times New Roman"/>
          <w:b/>
          <w:bCs/>
        </w:rPr>
        <w:t>yr</w:t>
      </w:r>
      <w:r w:rsidRPr="004D35CE">
        <w:rPr>
          <w:rFonts w:cs="Times New Roman"/>
          <w:b/>
          <w:bCs/>
          <w:vertAlign w:val="superscript"/>
        </w:rPr>
        <w:t>–1</w:t>
      </w:r>
      <w:r w:rsidRPr="004D35CE">
        <w:rPr>
          <w:rFonts w:cs="Times New Roman"/>
          <w:b/>
          <w:bCs/>
          <w:vertAlign w:val="superscript"/>
        </w:rPr>
        <w:br/>
      </w:r>
      <w:r>
        <w:rPr>
          <w:rFonts w:cs="Times New Roman"/>
        </w:rPr>
        <w:t>[?]</w:t>
      </w:r>
    </w:p>
  </w:comment>
  <w:comment w:id="955" w:author="Tom Maycock" w:date="2021-09-08T15:09:00Z" w:initials="TM">
    <w:p w14:paraId="5658B0A1" w14:textId="749271FA" w:rsidR="00AF3341" w:rsidRDefault="00AF3341">
      <w:pPr>
        <w:pStyle w:val="CommentText"/>
      </w:pPr>
      <w:r>
        <w:rPr>
          <w:rStyle w:val="CommentReference"/>
        </w:rPr>
        <w:annotationRef/>
      </w:r>
      <w:r>
        <w:t>Yes, made change</w:t>
      </w:r>
    </w:p>
  </w:comment>
  <w:comment w:id="972" w:author="Robin Matthews" w:date="2021-06-17T13:55:00Z" w:initials="RM">
    <w:p w14:paraId="47353252" w14:textId="77777777" w:rsidR="00025FA2" w:rsidRPr="0061484F" w:rsidRDefault="00025FA2">
      <w:pPr>
        <w:pStyle w:val="CommentText"/>
        <w:rPr>
          <w:lang w:val="en-US"/>
        </w:rPr>
      </w:pPr>
      <w:r>
        <w:rPr>
          <w:rStyle w:val="CommentReference"/>
        </w:rPr>
        <w:annotationRef/>
      </w:r>
      <w:r w:rsidRPr="0061484F">
        <w:rPr>
          <w:lang w:val="en-US"/>
        </w:rPr>
        <w:t>Not found:</w:t>
      </w:r>
    </w:p>
    <w:p w14:paraId="2DF58AD5" w14:textId="77777777" w:rsidR="00025FA2" w:rsidRDefault="00025FA2">
      <w:pPr>
        <w:pStyle w:val="CommentText"/>
      </w:pPr>
      <w:r>
        <w:t>G.P. Peters et al.</w:t>
      </w:r>
    </w:p>
    <w:p w14:paraId="6D45DA6F" w14:textId="77777777" w:rsidR="00025FA2" w:rsidRDefault="00025FA2">
      <w:pPr>
        <w:pStyle w:val="CommentText"/>
      </w:pPr>
    </w:p>
    <w:p w14:paraId="5CE965BD" w14:textId="77777777" w:rsidR="00025FA2" w:rsidRPr="0061484F" w:rsidRDefault="00025FA2">
      <w:pPr>
        <w:pStyle w:val="CommentText"/>
        <w:rPr>
          <w:lang w:val="en-US"/>
        </w:rPr>
      </w:pPr>
      <w:r w:rsidRPr="0061484F">
        <w:rPr>
          <w:lang w:val="en-US"/>
        </w:rPr>
        <w:t>Extra stuff:</w:t>
      </w:r>
    </w:p>
    <w:p w14:paraId="36B88348" w14:textId="77777777" w:rsidR="00025FA2" w:rsidRPr="0061484F" w:rsidRDefault="00025FA2">
      <w:pPr>
        <w:pStyle w:val="CommentText"/>
        <w:rPr>
          <w:lang w:val="en-US"/>
        </w:rPr>
      </w:pPr>
      <w:r w:rsidRPr="0061484F">
        <w:rPr>
          <w:lang w:val="en-US"/>
        </w:rPr>
        <w:t>(Peters et al., a)</w:t>
      </w:r>
    </w:p>
    <w:p w14:paraId="5EC565F9" w14:textId="77777777" w:rsidR="00025FA2" w:rsidRPr="0061484F" w:rsidRDefault="00025FA2">
      <w:pPr>
        <w:pStyle w:val="CommentText"/>
        <w:rPr>
          <w:lang w:val="en-US"/>
        </w:rPr>
      </w:pPr>
    </w:p>
    <w:p w14:paraId="7122E15C" w14:textId="77777777" w:rsidR="00025FA2" w:rsidRDefault="00025FA2">
      <w:pPr>
        <w:pStyle w:val="CommentText"/>
      </w:pPr>
      <w:r>
        <w:t>Correct:</w:t>
      </w:r>
    </w:p>
    <w:p w14:paraId="611E7AE8" w14:textId="77777777" w:rsidR="00025FA2" w:rsidRDefault="00025FA2">
      <w:pPr>
        <w:pStyle w:val="CommentText"/>
      </w:pPr>
      <w:r>
        <w:t>G.P. Peters et al. (2020)</w:t>
      </w:r>
    </w:p>
    <w:p w14:paraId="5669B4B3" w14:textId="695DF13E" w:rsidR="00025FA2" w:rsidRDefault="00025FA2">
      <w:pPr>
        <w:pStyle w:val="CommentText"/>
      </w:pPr>
      <w:r>
        <w:t>(G.P. Peters et al., 2020)</w:t>
      </w:r>
    </w:p>
  </w:comment>
  <w:comment w:id="989" w:author="Robin Matthews" w:date="2021-06-17T13:55:00Z" w:initials="RM">
    <w:p w14:paraId="7680258A" w14:textId="77777777" w:rsidR="00025FA2" w:rsidRPr="0061484F" w:rsidRDefault="00025FA2">
      <w:pPr>
        <w:pStyle w:val="CommentText"/>
        <w:rPr>
          <w:lang w:val="en-US"/>
        </w:rPr>
      </w:pPr>
      <w:r>
        <w:rPr>
          <w:rStyle w:val="CommentReference"/>
        </w:rPr>
        <w:annotationRef/>
      </w:r>
      <w:r w:rsidRPr="0061484F">
        <w:rPr>
          <w:lang w:val="en-US"/>
        </w:rPr>
        <w:t>Not found:</w:t>
      </w:r>
    </w:p>
    <w:p w14:paraId="3496F4C1" w14:textId="77777777" w:rsidR="00025FA2" w:rsidRPr="0061484F" w:rsidRDefault="00025FA2">
      <w:pPr>
        <w:pStyle w:val="CommentText"/>
        <w:rPr>
          <w:lang w:val="en-US"/>
        </w:rPr>
      </w:pPr>
      <w:r w:rsidRPr="0061484F">
        <w:rPr>
          <w:lang w:val="en-US"/>
        </w:rPr>
        <w:t>Z. Liu et al., 2020</w:t>
      </w:r>
    </w:p>
    <w:p w14:paraId="74F22B0F" w14:textId="77777777" w:rsidR="00025FA2" w:rsidRPr="0061484F" w:rsidRDefault="00025FA2">
      <w:pPr>
        <w:pStyle w:val="CommentText"/>
        <w:rPr>
          <w:lang w:val="en-US"/>
        </w:rPr>
      </w:pPr>
    </w:p>
    <w:p w14:paraId="6484D77C" w14:textId="77777777" w:rsidR="00025FA2" w:rsidRPr="0061484F" w:rsidRDefault="00025FA2">
      <w:pPr>
        <w:pStyle w:val="CommentText"/>
        <w:rPr>
          <w:lang w:val="en-US"/>
        </w:rPr>
      </w:pPr>
      <w:r w:rsidRPr="0061484F">
        <w:rPr>
          <w:lang w:val="en-US"/>
        </w:rPr>
        <w:t>Extra stuff:</w:t>
      </w:r>
    </w:p>
    <w:p w14:paraId="09A7A79D" w14:textId="77777777" w:rsidR="00025FA2" w:rsidRPr="0061484F" w:rsidRDefault="00025FA2">
      <w:pPr>
        <w:pStyle w:val="CommentText"/>
        <w:rPr>
          <w:lang w:val="en-US"/>
        </w:rPr>
      </w:pPr>
      <w:r w:rsidRPr="0061484F">
        <w:rPr>
          <w:lang w:val="en-US"/>
        </w:rPr>
        <w:t>(; ; ; Liu et al., 2020c)</w:t>
      </w:r>
    </w:p>
    <w:p w14:paraId="4A7C93A7" w14:textId="77777777" w:rsidR="00025FA2" w:rsidRPr="0061484F" w:rsidRDefault="00025FA2">
      <w:pPr>
        <w:pStyle w:val="CommentText"/>
        <w:rPr>
          <w:lang w:val="en-US"/>
        </w:rPr>
      </w:pPr>
    </w:p>
    <w:p w14:paraId="372BA6E7" w14:textId="77777777" w:rsidR="00025FA2" w:rsidRPr="0061484F" w:rsidRDefault="00025FA2">
      <w:pPr>
        <w:pStyle w:val="CommentText"/>
        <w:rPr>
          <w:lang w:val="en-US"/>
        </w:rPr>
      </w:pPr>
      <w:r w:rsidRPr="0061484F">
        <w:rPr>
          <w:lang w:val="en-US"/>
        </w:rPr>
        <w:t>Correct:</w:t>
      </w:r>
    </w:p>
    <w:p w14:paraId="6C96DCA3" w14:textId="20AEB0A1" w:rsidR="00025FA2" w:rsidRDefault="00025FA2">
      <w:pPr>
        <w:pStyle w:val="CommentText"/>
      </w:pPr>
      <w:r>
        <w:t>(Forster et al., 2020; Friedlingstein et al., 2020; Le Quéré et al., 2020; Z. Liu et al., 2020)</w:t>
      </w:r>
    </w:p>
  </w:comment>
  <w:comment w:id="1017" w:author="Robin Matthews" w:date="2021-06-17T13:55:00Z" w:initials="RM">
    <w:p w14:paraId="308D391F" w14:textId="77777777" w:rsidR="00025FA2" w:rsidRPr="0061484F" w:rsidRDefault="00025FA2">
      <w:pPr>
        <w:pStyle w:val="CommentText"/>
        <w:rPr>
          <w:lang w:val="en-US"/>
        </w:rPr>
      </w:pPr>
      <w:r>
        <w:rPr>
          <w:rStyle w:val="CommentReference"/>
        </w:rPr>
        <w:annotationRef/>
      </w:r>
      <w:r w:rsidRPr="0061484F">
        <w:rPr>
          <w:lang w:val="en-US"/>
        </w:rPr>
        <w:t>Not found:</w:t>
      </w:r>
    </w:p>
    <w:p w14:paraId="72B275D0" w14:textId="77777777" w:rsidR="00025FA2" w:rsidRPr="0061484F" w:rsidRDefault="00025FA2">
      <w:pPr>
        <w:pStyle w:val="CommentText"/>
        <w:rPr>
          <w:lang w:val="en-US"/>
        </w:rPr>
      </w:pPr>
      <w:r w:rsidRPr="0061484F">
        <w:rPr>
          <w:lang w:val="en-US"/>
        </w:rPr>
        <w:t>Hansis et al., 2015</w:t>
      </w:r>
    </w:p>
    <w:p w14:paraId="1FB26893" w14:textId="77777777" w:rsidR="00025FA2" w:rsidRPr="0061484F" w:rsidRDefault="00025FA2">
      <w:pPr>
        <w:pStyle w:val="CommentText"/>
        <w:rPr>
          <w:lang w:val="en-US"/>
        </w:rPr>
      </w:pPr>
      <w:r w:rsidRPr="0061484F">
        <w:rPr>
          <w:lang w:val="en-US"/>
        </w:rPr>
        <w:t>Houghton and Nassikas, 2017</w:t>
      </w:r>
    </w:p>
    <w:p w14:paraId="5199D405" w14:textId="77777777" w:rsidR="00025FA2" w:rsidRPr="0061484F" w:rsidRDefault="00025FA2">
      <w:pPr>
        <w:pStyle w:val="CommentText"/>
        <w:rPr>
          <w:lang w:val="en-US"/>
        </w:rPr>
      </w:pPr>
    </w:p>
    <w:p w14:paraId="4445DA20" w14:textId="77777777" w:rsidR="00025FA2" w:rsidRPr="0061484F" w:rsidRDefault="00025FA2">
      <w:pPr>
        <w:pStyle w:val="CommentText"/>
        <w:rPr>
          <w:lang w:val="en-US"/>
        </w:rPr>
      </w:pPr>
      <w:r w:rsidRPr="0061484F">
        <w:rPr>
          <w:lang w:val="en-US"/>
        </w:rPr>
        <w:t>Extra stuff:</w:t>
      </w:r>
    </w:p>
    <w:p w14:paraId="6023752C" w14:textId="77777777" w:rsidR="00025FA2" w:rsidRPr="0061484F" w:rsidRDefault="00025FA2">
      <w:pPr>
        <w:pStyle w:val="CommentText"/>
        <w:rPr>
          <w:lang w:val="en-US"/>
        </w:rPr>
      </w:pPr>
      <w:r w:rsidRPr="0061484F">
        <w:rPr>
          <w:lang w:val="en-US"/>
        </w:rPr>
        <w:t>Hansis et al., (2015); Houghton and Nassikas, (2017</w:t>
      </w:r>
    </w:p>
    <w:p w14:paraId="4831BAB6" w14:textId="77777777" w:rsidR="00025FA2" w:rsidRPr="0061484F" w:rsidRDefault="00025FA2">
      <w:pPr>
        <w:pStyle w:val="CommentText"/>
        <w:rPr>
          <w:lang w:val="en-US"/>
        </w:rPr>
      </w:pPr>
    </w:p>
    <w:p w14:paraId="1A84E11E" w14:textId="77777777" w:rsidR="00025FA2" w:rsidRPr="0061484F" w:rsidRDefault="00025FA2">
      <w:pPr>
        <w:pStyle w:val="CommentText"/>
        <w:rPr>
          <w:lang w:val="en-US"/>
        </w:rPr>
      </w:pPr>
      <w:r w:rsidRPr="0061484F">
        <w:rPr>
          <w:lang w:val="en-US"/>
        </w:rPr>
        <w:t>Correct:</w:t>
      </w:r>
    </w:p>
    <w:p w14:paraId="2DC04207" w14:textId="76BCEBD9" w:rsidR="00025FA2" w:rsidRPr="0061484F" w:rsidRDefault="00025FA2">
      <w:pPr>
        <w:pStyle w:val="CommentText"/>
        <w:rPr>
          <w:lang w:val="en-US"/>
        </w:rPr>
      </w:pPr>
      <w:r w:rsidRPr="0061484F">
        <w:rPr>
          <w:lang w:val="en-US"/>
        </w:rPr>
        <w:t>(Hansis et al., 2015; Houghton and Nassikas, 2017)</w:t>
      </w:r>
    </w:p>
  </w:comment>
  <w:comment w:id="1019" w:author="Robin Matthews" w:date="2021-06-17T13:55:00Z" w:initials="RM">
    <w:p w14:paraId="619E5A14" w14:textId="77777777" w:rsidR="00025FA2" w:rsidRDefault="00025FA2">
      <w:pPr>
        <w:pStyle w:val="CommentText"/>
      </w:pPr>
      <w:r>
        <w:rPr>
          <w:rStyle w:val="CommentReference"/>
        </w:rPr>
        <w:annotationRef/>
      </w:r>
      <w:r>
        <w:t>Extra stuff:</w:t>
      </w:r>
    </w:p>
    <w:p w14:paraId="7EF1AF6A" w14:textId="77777777" w:rsidR="00025FA2" w:rsidRDefault="00025FA2">
      <w:pPr>
        <w:pStyle w:val="CommentText"/>
      </w:pPr>
      <w:r>
        <w:t>, ()</w:t>
      </w:r>
    </w:p>
    <w:p w14:paraId="69F3AFC1" w14:textId="77777777" w:rsidR="00025FA2" w:rsidRDefault="00025FA2">
      <w:pPr>
        <w:pStyle w:val="CommentText"/>
      </w:pPr>
    </w:p>
    <w:p w14:paraId="5A4DCA55" w14:textId="77777777" w:rsidR="00025FA2" w:rsidRDefault="00025FA2">
      <w:pPr>
        <w:pStyle w:val="CommentText"/>
      </w:pPr>
      <w:r>
        <w:t>Correct:</w:t>
      </w:r>
    </w:p>
    <w:p w14:paraId="4BB3D397" w14:textId="77777777" w:rsidR="00025FA2" w:rsidRDefault="00025FA2">
      <w:pPr>
        <w:pStyle w:val="CommentText"/>
      </w:pPr>
      <w:r>
        <w:t>Gasser et al. (2020)</w:t>
      </w:r>
    </w:p>
    <w:p w14:paraId="7F267FC6" w14:textId="4CC937DF" w:rsidR="00025FA2" w:rsidRDefault="00025FA2">
      <w:pPr>
        <w:pStyle w:val="CommentText"/>
      </w:pPr>
      <w:r>
        <w:t>(Gasser et al., 2020)</w:t>
      </w:r>
    </w:p>
  </w:comment>
  <w:comment w:id="1034" w:author="Robin Matthews" w:date="2021-06-17T13:55:00Z" w:initials="RM">
    <w:p w14:paraId="27411A49" w14:textId="77777777" w:rsidR="00025FA2" w:rsidRPr="0061484F" w:rsidRDefault="00025FA2">
      <w:pPr>
        <w:pStyle w:val="CommentText"/>
        <w:rPr>
          <w:lang w:val="en-US"/>
        </w:rPr>
      </w:pPr>
      <w:r>
        <w:rPr>
          <w:rStyle w:val="CommentReference"/>
        </w:rPr>
        <w:annotationRef/>
      </w:r>
      <w:r w:rsidRPr="0061484F">
        <w:rPr>
          <w:lang w:val="en-US"/>
        </w:rPr>
        <w:t>Extra stuff:</w:t>
      </w:r>
    </w:p>
    <w:p w14:paraId="3DF441AE" w14:textId="77777777" w:rsidR="00025FA2" w:rsidRPr="0061484F" w:rsidRDefault="00025FA2">
      <w:pPr>
        <w:pStyle w:val="CommentText"/>
        <w:rPr>
          <w:lang w:val="en-US"/>
        </w:rPr>
      </w:pPr>
      <w:r w:rsidRPr="0061484F">
        <w:rPr>
          <w:lang w:val="en-US"/>
        </w:rPr>
        <w:t xml:space="preserve">, </w:t>
      </w:r>
    </w:p>
    <w:p w14:paraId="35225D8B" w14:textId="77777777" w:rsidR="00025FA2" w:rsidRPr="0061484F" w:rsidRDefault="00025FA2">
      <w:pPr>
        <w:pStyle w:val="CommentText"/>
        <w:rPr>
          <w:lang w:val="en-US"/>
        </w:rPr>
      </w:pPr>
    </w:p>
    <w:p w14:paraId="710D018E" w14:textId="77777777" w:rsidR="00025FA2" w:rsidRPr="0061484F" w:rsidRDefault="00025FA2">
      <w:pPr>
        <w:pStyle w:val="CommentText"/>
        <w:rPr>
          <w:lang w:val="en-US"/>
        </w:rPr>
      </w:pPr>
      <w:r w:rsidRPr="0061484F">
        <w:rPr>
          <w:lang w:val="en-US"/>
        </w:rPr>
        <w:t>Correct:</w:t>
      </w:r>
    </w:p>
    <w:p w14:paraId="297A9DDE" w14:textId="77777777" w:rsidR="00025FA2" w:rsidRPr="0061484F" w:rsidRDefault="00025FA2">
      <w:pPr>
        <w:pStyle w:val="CommentText"/>
        <w:rPr>
          <w:lang w:val="en-US"/>
        </w:rPr>
      </w:pPr>
      <w:r w:rsidRPr="0061484F">
        <w:rPr>
          <w:lang w:val="en-US"/>
        </w:rPr>
        <w:t>IPCC (2019a)</w:t>
      </w:r>
    </w:p>
    <w:p w14:paraId="365643C7" w14:textId="60071009" w:rsidR="00025FA2" w:rsidRPr="0061484F" w:rsidRDefault="00025FA2">
      <w:pPr>
        <w:pStyle w:val="CommentText"/>
        <w:rPr>
          <w:lang w:val="en-US"/>
        </w:rPr>
      </w:pPr>
      <w:r w:rsidRPr="0061484F">
        <w:rPr>
          <w:lang w:val="en-US"/>
        </w:rPr>
        <w:t>(IPCC, 2019a)</w:t>
      </w:r>
    </w:p>
  </w:comment>
  <w:comment w:id="1044" w:author="Ian Blenkinsop" w:date="2021-07-28T12:28:00Z" w:initials="IB">
    <w:p w14:paraId="6D195588" w14:textId="663D22BF" w:rsidR="004D35CE" w:rsidRDefault="004D35CE">
      <w:pPr>
        <w:pStyle w:val="CommentText"/>
      </w:pPr>
      <w:r>
        <w:rPr>
          <w:rStyle w:val="CommentReference"/>
        </w:rPr>
        <w:annotationRef/>
      </w:r>
      <w:r>
        <w:t>Cross reference needed?</w:t>
      </w:r>
    </w:p>
  </w:comment>
  <w:comment w:id="1052" w:author="Robin Matthews" w:date="2021-06-17T13:55:00Z" w:initials="RM">
    <w:p w14:paraId="6E335BDC" w14:textId="77777777" w:rsidR="00025FA2" w:rsidRPr="0061484F" w:rsidRDefault="00025FA2">
      <w:pPr>
        <w:pStyle w:val="CommentText"/>
        <w:rPr>
          <w:lang w:val="en-US"/>
        </w:rPr>
      </w:pPr>
      <w:r>
        <w:rPr>
          <w:rStyle w:val="CommentReference"/>
        </w:rPr>
        <w:annotationRef/>
      </w:r>
      <w:r w:rsidRPr="0061484F">
        <w:rPr>
          <w:lang w:val="en-US"/>
        </w:rPr>
        <w:t>Extra stuff:</w:t>
      </w:r>
    </w:p>
    <w:p w14:paraId="21D9F69A" w14:textId="77777777" w:rsidR="00025FA2" w:rsidRPr="0061484F" w:rsidRDefault="00025FA2">
      <w:pPr>
        <w:pStyle w:val="CommentText"/>
        <w:rPr>
          <w:lang w:val="en-US"/>
        </w:rPr>
      </w:pPr>
      <w:r w:rsidRPr="0061484F">
        <w:rPr>
          <w:lang w:val="en-US"/>
        </w:rPr>
        <w:t>(; ; Gasser et al. 2020)</w:t>
      </w:r>
    </w:p>
    <w:p w14:paraId="4F5252D0" w14:textId="77777777" w:rsidR="00025FA2" w:rsidRPr="0061484F" w:rsidRDefault="00025FA2">
      <w:pPr>
        <w:pStyle w:val="CommentText"/>
        <w:rPr>
          <w:lang w:val="en-US"/>
        </w:rPr>
      </w:pPr>
    </w:p>
    <w:p w14:paraId="3D86254A" w14:textId="77777777" w:rsidR="00025FA2" w:rsidRPr="0061484F" w:rsidRDefault="00025FA2">
      <w:pPr>
        <w:pStyle w:val="CommentText"/>
        <w:rPr>
          <w:lang w:val="en-US"/>
        </w:rPr>
      </w:pPr>
      <w:r w:rsidRPr="0061484F">
        <w:rPr>
          <w:lang w:val="en-US"/>
        </w:rPr>
        <w:t>Correct:</w:t>
      </w:r>
    </w:p>
    <w:p w14:paraId="112C26A3" w14:textId="5E516C49" w:rsidR="00025FA2" w:rsidRPr="0061484F" w:rsidRDefault="00025FA2">
      <w:pPr>
        <w:pStyle w:val="CommentText"/>
        <w:rPr>
          <w:lang w:val="en-US"/>
        </w:rPr>
      </w:pPr>
      <w:r w:rsidRPr="0061484F">
        <w:rPr>
          <w:lang w:val="en-US"/>
        </w:rPr>
        <w:t>(Pongratz et al., 2014; Stocker and Joos, 2015)</w:t>
      </w:r>
    </w:p>
  </w:comment>
  <w:comment w:id="1051" w:author="Robin Matthews" w:date="2021-06-17T16:01:00Z" w:initials="RM">
    <w:p w14:paraId="39E17704" w14:textId="40611614" w:rsidR="007F1BF0" w:rsidRPr="0061484F" w:rsidRDefault="007F1BF0">
      <w:pPr>
        <w:pStyle w:val="CommentText"/>
        <w:rPr>
          <w:lang w:val="en-US"/>
        </w:rPr>
      </w:pPr>
      <w:r>
        <w:rPr>
          <w:rStyle w:val="CommentReference"/>
        </w:rPr>
        <w:annotationRef/>
      </w:r>
      <w:r w:rsidRPr="0061484F">
        <w:rPr>
          <w:lang w:val="en-US"/>
        </w:rPr>
        <w:t>Missing reference details for Gasser et al. 2020. Provide and I’ll add.</w:t>
      </w:r>
    </w:p>
  </w:comment>
  <w:comment w:id="1077" w:author="Soapbox" w:date="2021-07-16T12:44:00Z" w:initials="SBX">
    <w:p w14:paraId="408346E2" w14:textId="41CF7A13" w:rsidR="006C6B20" w:rsidRDefault="006C6B20">
      <w:pPr>
        <w:pStyle w:val="CommentText"/>
      </w:pPr>
      <w:r>
        <w:rPr>
          <w:rStyle w:val="CommentReference"/>
        </w:rPr>
        <w:annotationRef/>
      </w:r>
      <w:r>
        <w:t>Q: Italics?</w:t>
      </w:r>
    </w:p>
  </w:comment>
  <w:comment w:id="1078" w:author="Tom Maycock" w:date="2021-09-08T15:12:00Z" w:initials="TM">
    <w:p w14:paraId="1F4450BE" w14:textId="2F529004" w:rsidR="00AF3341" w:rsidRDefault="00AF3341">
      <w:pPr>
        <w:pStyle w:val="CommentText"/>
      </w:pPr>
      <w:r>
        <w:rPr>
          <w:rStyle w:val="CommentReference"/>
        </w:rPr>
        <w:annotationRef/>
      </w:r>
      <w:r>
        <w:t>Suggested we avoid the latin entirely</w:t>
      </w:r>
    </w:p>
  </w:comment>
  <w:comment w:id="1080" w:author="Robin Matthews" w:date="2021-06-17T13:55:00Z" w:initials="RM">
    <w:p w14:paraId="537C252F" w14:textId="77777777" w:rsidR="00025FA2" w:rsidRPr="0061484F" w:rsidRDefault="00025FA2">
      <w:pPr>
        <w:pStyle w:val="CommentText"/>
        <w:rPr>
          <w:lang w:val="en-US"/>
        </w:rPr>
      </w:pPr>
      <w:r>
        <w:rPr>
          <w:rStyle w:val="CommentReference"/>
        </w:rPr>
        <w:annotationRef/>
      </w:r>
      <w:r w:rsidRPr="0061484F">
        <w:rPr>
          <w:lang w:val="en-US"/>
        </w:rPr>
        <w:t>Extra stuff:</w:t>
      </w:r>
    </w:p>
    <w:p w14:paraId="36F4422F" w14:textId="77777777" w:rsidR="00025FA2" w:rsidRPr="0061484F" w:rsidRDefault="00025FA2">
      <w:pPr>
        <w:pStyle w:val="CommentText"/>
        <w:rPr>
          <w:lang w:val="en-US"/>
        </w:rPr>
      </w:pPr>
      <w:r w:rsidRPr="0061484F">
        <w:rPr>
          <w:lang w:val="en-US"/>
        </w:rPr>
        <w:t xml:space="preserve"> (</w:t>
      </w:r>
    </w:p>
    <w:p w14:paraId="1EB7DDB0" w14:textId="77777777" w:rsidR="00025FA2" w:rsidRPr="0061484F" w:rsidRDefault="00025FA2">
      <w:pPr>
        <w:pStyle w:val="CommentText"/>
        <w:rPr>
          <w:lang w:val="en-US"/>
        </w:rPr>
      </w:pPr>
    </w:p>
    <w:p w14:paraId="09940769" w14:textId="77777777" w:rsidR="00025FA2" w:rsidRPr="0061484F" w:rsidRDefault="00025FA2">
      <w:pPr>
        <w:pStyle w:val="CommentText"/>
        <w:rPr>
          <w:lang w:val="en-US"/>
        </w:rPr>
      </w:pPr>
      <w:r w:rsidRPr="0061484F">
        <w:rPr>
          <w:lang w:val="en-US"/>
        </w:rPr>
        <w:t>Correct:</w:t>
      </w:r>
    </w:p>
    <w:p w14:paraId="335D62B0" w14:textId="77777777" w:rsidR="00025FA2" w:rsidRPr="0061484F" w:rsidRDefault="00025FA2">
      <w:pPr>
        <w:pStyle w:val="CommentText"/>
        <w:rPr>
          <w:lang w:val="en-US"/>
        </w:rPr>
      </w:pPr>
      <w:r w:rsidRPr="0061484F">
        <w:rPr>
          <w:lang w:val="en-US"/>
        </w:rPr>
        <w:t>Houghton and Nassikas (2017)</w:t>
      </w:r>
    </w:p>
    <w:p w14:paraId="4FE070B5" w14:textId="209FBA3A" w:rsidR="00025FA2" w:rsidRPr="0061484F" w:rsidRDefault="00025FA2">
      <w:pPr>
        <w:pStyle w:val="CommentText"/>
        <w:rPr>
          <w:lang w:val="en-US"/>
        </w:rPr>
      </w:pPr>
      <w:r w:rsidRPr="0061484F">
        <w:rPr>
          <w:lang w:val="en-US"/>
        </w:rPr>
        <w:t>(Houghton and Nassikas, 2017)</w:t>
      </w:r>
    </w:p>
  </w:comment>
  <w:comment w:id="1088" w:author="Robin Matthews" w:date="2021-06-17T13:55:00Z" w:initials="RM">
    <w:p w14:paraId="100B0CAA" w14:textId="77777777" w:rsidR="00025FA2" w:rsidRPr="0061484F" w:rsidRDefault="00025FA2">
      <w:pPr>
        <w:pStyle w:val="CommentText"/>
        <w:rPr>
          <w:lang w:val="en-US"/>
        </w:rPr>
      </w:pPr>
      <w:r>
        <w:rPr>
          <w:rStyle w:val="CommentReference"/>
        </w:rPr>
        <w:annotationRef/>
      </w:r>
      <w:r w:rsidRPr="0061484F">
        <w:rPr>
          <w:lang w:val="en-US"/>
        </w:rPr>
        <w:t>Extra stuff:</w:t>
      </w:r>
    </w:p>
    <w:p w14:paraId="56729CBF" w14:textId="77777777" w:rsidR="00025FA2" w:rsidRPr="0061484F" w:rsidRDefault="00025FA2">
      <w:pPr>
        <w:pStyle w:val="CommentText"/>
        <w:rPr>
          <w:lang w:val="en-US"/>
        </w:rPr>
      </w:pPr>
      <w:r w:rsidRPr="0061484F">
        <w:rPr>
          <w:lang w:val="en-US"/>
        </w:rPr>
        <w:t xml:space="preserve"> (</w:t>
      </w:r>
    </w:p>
    <w:p w14:paraId="017BBCCD" w14:textId="77777777" w:rsidR="00025FA2" w:rsidRPr="0061484F" w:rsidRDefault="00025FA2">
      <w:pPr>
        <w:pStyle w:val="CommentText"/>
        <w:rPr>
          <w:lang w:val="en-US"/>
        </w:rPr>
      </w:pPr>
    </w:p>
    <w:p w14:paraId="30F7578B" w14:textId="77777777" w:rsidR="00025FA2" w:rsidRPr="0061484F" w:rsidRDefault="00025FA2">
      <w:pPr>
        <w:pStyle w:val="CommentText"/>
        <w:rPr>
          <w:lang w:val="en-US"/>
        </w:rPr>
      </w:pPr>
      <w:r w:rsidRPr="0061484F">
        <w:rPr>
          <w:lang w:val="en-US"/>
        </w:rPr>
        <w:t>Correct:</w:t>
      </w:r>
    </w:p>
    <w:p w14:paraId="68E7DD64" w14:textId="77777777" w:rsidR="00025FA2" w:rsidRPr="0061484F" w:rsidRDefault="00025FA2">
      <w:pPr>
        <w:pStyle w:val="CommentText"/>
        <w:rPr>
          <w:lang w:val="en-US"/>
        </w:rPr>
      </w:pPr>
      <w:r w:rsidRPr="0061484F">
        <w:rPr>
          <w:lang w:val="en-US"/>
        </w:rPr>
        <w:t>Hansis et al. (2015)</w:t>
      </w:r>
    </w:p>
    <w:p w14:paraId="7FACE1BD" w14:textId="22254605" w:rsidR="00025FA2" w:rsidRPr="0061484F" w:rsidRDefault="00025FA2">
      <w:pPr>
        <w:pStyle w:val="CommentText"/>
        <w:rPr>
          <w:lang w:val="en-US"/>
        </w:rPr>
      </w:pPr>
      <w:r w:rsidRPr="0061484F">
        <w:rPr>
          <w:lang w:val="en-US"/>
        </w:rPr>
        <w:t>(Hansis et al., 2015)</w:t>
      </w:r>
    </w:p>
  </w:comment>
  <w:comment w:id="1099" w:author="Soapbox" w:date="2021-07-16T12:47:00Z" w:initials="SBX">
    <w:p w14:paraId="7D3CDCC4" w14:textId="753B6BC1" w:rsidR="009C751E" w:rsidRDefault="009C751E">
      <w:pPr>
        <w:pStyle w:val="CommentText"/>
      </w:pPr>
      <w:r>
        <w:rPr>
          <w:rStyle w:val="CommentReference"/>
        </w:rPr>
        <w:annotationRef/>
      </w:r>
      <w:r>
        <w:t>Q: word missing?</w:t>
      </w:r>
    </w:p>
  </w:comment>
  <w:comment w:id="1107" w:author="Robin Matthews" w:date="2021-06-17T13:55:00Z" w:initials="RM">
    <w:p w14:paraId="55C375F6" w14:textId="77777777" w:rsidR="00025FA2" w:rsidRPr="0061484F" w:rsidRDefault="00025FA2">
      <w:pPr>
        <w:pStyle w:val="CommentText"/>
        <w:rPr>
          <w:lang w:val="en-US"/>
        </w:rPr>
      </w:pPr>
      <w:r>
        <w:rPr>
          <w:rStyle w:val="CommentReference"/>
        </w:rPr>
        <w:annotationRef/>
      </w:r>
      <w:r w:rsidRPr="0061484F">
        <w:rPr>
          <w:lang w:val="en-US"/>
        </w:rPr>
        <w:t>Not found:</w:t>
      </w:r>
    </w:p>
    <w:p w14:paraId="4E090533" w14:textId="77777777" w:rsidR="00025FA2" w:rsidRPr="0061484F" w:rsidRDefault="00025FA2">
      <w:pPr>
        <w:pStyle w:val="CommentText"/>
        <w:rPr>
          <w:lang w:val="en-US"/>
        </w:rPr>
      </w:pPr>
      <w:r w:rsidRPr="0061484F">
        <w:rPr>
          <w:lang w:val="en-US"/>
        </w:rPr>
        <w:t>Sanderman et al., 2018</w:t>
      </w:r>
    </w:p>
    <w:p w14:paraId="24B05EB4" w14:textId="77777777" w:rsidR="00025FA2" w:rsidRPr="0061484F" w:rsidRDefault="00025FA2">
      <w:pPr>
        <w:pStyle w:val="CommentText"/>
        <w:rPr>
          <w:lang w:val="en-US"/>
        </w:rPr>
      </w:pPr>
    </w:p>
    <w:p w14:paraId="0335D25B" w14:textId="77777777" w:rsidR="00025FA2" w:rsidRPr="0061484F" w:rsidRDefault="00025FA2">
      <w:pPr>
        <w:pStyle w:val="CommentText"/>
        <w:rPr>
          <w:lang w:val="en-US"/>
        </w:rPr>
      </w:pPr>
      <w:r w:rsidRPr="0061484F">
        <w:rPr>
          <w:lang w:val="en-US"/>
        </w:rPr>
        <w:t>Extra stuff:</w:t>
      </w:r>
    </w:p>
    <w:p w14:paraId="4DFB9FD6" w14:textId="77777777" w:rsidR="00025FA2" w:rsidRPr="0061484F" w:rsidRDefault="00025FA2">
      <w:pPr>
        <w:pStyle w:val="CommentText"/>
        <w:rPr>
          <w:lang w:val="en-US"/>
        </w:rPr>
      </w:pPr>
      <w:r w:rsidRPr="0061484F">
        <w:rPr>
          <w:lang w:val="en-US"/>
        </w:rPr>
        <w:t>()</w:t>
      </w:r>
    </w:p>
    <w:p w14:paraId="471DE6B8" w14:textId="77777777" w:rsidR="00025FA2" w:rsidRPr="0061484F" w:rsidRDefault="00025FA2">
      <w:pPr>
        <w:pStyle w:val="CommentText"/>
        <w:rPr>
          <w:lang w:val="en-US"/>
        </w:rPr>
      </w:pPr>
    </w:p>
    <w:p w14:paraId="7EE61D8F" w14:textId="77777777" w:rsidR="00025FA2" w:rsidRPr="0061484F" w:rsidRDefault="00025FA2">
      <w:pPr>
        <w:pStyle w:val="CommentText"/>
        <w:rPr>
          <w:lang w:val="en-US"/>
        </w:rPr>
      </w:pPr>
      <w:r w:rsidRPr="0061484F">
        <w:rPr>
          <w:lang w:val="en-US"/>
        </w:rPr>
        <w:t>Correct:</w:t>
      </w:r>
    </w:p>
    <w:p w14:paraId="307CE683" w14:textId="5D08EA7D" w:rsidR="00025FA2" w:rsidRDefault="00025FA2">
      <w:pPr>
        <w:pStyle w:val="CommentText"/>
      </w:pPr>
      <w:r>
        <w:t>(Erb et al., 2018; Sanderman et al., 2018)</w:t>
      </w:r>
    </w:p>
  </w:comment>
  <w:comment w:id="1108" w:author="Robin Matthews" w:date="2021-06-17T16:02:00Z" w:initials="RM">
    <w:p w14:paraId="7973E721" w14:textId="4BFF42EB" w:rsidR="003B0A32" w:rsidRPr="0061484F" w:rsidRDefault="003B0A32">
      <w:pPr>
        <w:pStyle w:val="CommentText"/>
        <w:rPr>
          <w:lang w:val="en-US"/>
        </w:rPr>
      </w:pPr>
      <w:r>
        <w:rPr>
          <w:rStyle w:val="CommentReference"/>
        </w:rPr>
        <w:annotationRef/>
      </w:r>
      <w:r w:rsidRPr="0061484F">
        <w:rPr>
          <w:lang w:val="en-US"/>
        </w:rPr>
        <w:t>Mendeley field also contains Sanderman et al., 2018. Want me to remove it?</w:t>
      </w:r>
    </w:p>
  </w:comment>
  <w:comment w:id="1109" w:author="Robin Matthews" w:date="2021-06-17T16:04:00Z" w:initials="RM">
    <w:p w14:paraId="7B04E0AE" w14:textId="47FD379E" w:rsidR="003B0A32" w:rsidRPr="0061484F" w:rsidRDefault="003B0A32">
      <w:pPr>
        <w:pStyle w:val="CommentText"/>
        <w:rPr>
          <w:lang w:val="en-US"/>
        </w:rPr>
      </w:pPr>
      <w:r>
        <w:rPr>
          <w:rStyle w:val="CommentReference"/>
        </w:rPr>
        <w:annotationRef/>
      </w:r>
      <w:r>
        <w:rPr>
          <w:rStyle w:val="CommentReference"/>
        </w:rPr>
        <w:annotationRef/>
      </w:r>
      <w:r w:rsidRPr="0061484F">
        <w:rPr>
          <w:lang w:val="en-US"/>
        </w:rPr>
        <w:t>Mendeley field also contains Sanderman et al., 2018. Want me to remove it?</w:t>
      </w:r>
    </w:p>
  </w:comment>
  <w:comment w:id="1110" w:author="Robin Matthews" w:date="2021-06-17T13:55:00Z" w:initials="RM">
    <w:p w14:paraId="2D4E64A5" w14:textId="77777777" w:rsidR="00025FA2" w:rsidRPr="0061484F" w:rsidRDefault="00025FA2">
      <w:pPr>
        <w:pStyle w:val="CommentText"/>
        <w:rPr>
          <w:lang w:val="en-US"/>
        </w:rPr>
      </w:pPr>
      <w:r>
        <w:rPr>
          <w:rStyle w:val="CommentReference"/>
        </w:rPr>
        <w:annotationRef/>
      </w:r>
      <w:r w:rsidRPr="0061484F">
        <w:rPr>
          <w:lang w:val="en-US"/>
        </w:rPr>
        <w:t>Not found:</w:t>
      </w:r>
    </w:p>
    <w:p w14:paraId="1A097512" w14:textId="77777777" w:rsidR="00025FA2" w:rsidRPr="0061484F" w:rsidRDefault="00025FA2">
      <w:pPr>
        <w:pStyle w:val="CommentText"/>
        <w:rPr>
          <w:lang w:val="en-US"/>
        </w:rPr>
      </w:pPr>
      <w:r w:rsidRPr="0061484F">
        <w:rPr>
          <w:lang w:val="en-US"/>
        </w:rPr>
        <w:t>Sanderman et al., 2018</w:t>
      </w:r>
    </w:p>
    <w:p w14:paraId="7509A2E9" w14:textId="77777777" w:rsidR="00025FA2" w:rsidRPr="0061484F" w:rsidRDefault="00025FA2">
      <w:pPr>
        <w:pStyle w:val="CommentText"/>
        <w:rPr>
          <w:lang w:val="en-US"/>
        </w:rPr>
      </w:pPr>
    </w:p>
    <w:p w14:paraId="7456AECA" w14:textId="77777777" w:rsidR="00025FA2" w:rsidRPr="0061484F" w:rsidRDefault="00025FA2">
      <w:pPr>
        <w:pStyle w:val="CommentText"/>
        <w:rPr>
          <w:lang w:val="en-US"/>
        </w:rPr>
      </w:pPr>
      <w:r w:rsidRPr="0061484F">
        <w:rPr>
          <w:lang w:val="en-US"/>
        </w:rPr>
        <w:t>Extra stuff:</w:t>
      </w:r>
    </w:p>
    <w:p w14:paraId="0A4B4D1C" w14:textId="77777777" w:rsidR="00025FA2" w:rsidRPr="0061484F" w:rsidRDefault="00025FA2">
      <w:pPr>
        <w:pStyle w:val="CommentText"/>
        <w:rPr>
          <w:lang w:val="en-US"/>
        </w:rPr>
      </w:pPr>
      <w:r w:rsidRPr="0061484F">
        <w:rPr>
          <w:lang w:val="en-US"/>
        </w:rPr>
        <w:t>()</w:t>
      </w:r>
    </w:p>
    <w:p w14:paraId="10930B40" w14:textId="77777777" w:rsidR="00025FA2" w:rsidRPr="0061484F" w:rsidRDefault="00025FA2">
      <w:pPr>
        <w:pStyle w:val="CommentText"/>
        <w:rPr>
          <w:lang w:val="en-US"/>
        </w:rPr>
      </w:pPr>
    </w:p>
    <w:p w14:paraId="08C796A2" w14:textId="77777777" w:rsidR="00025FA2" w:rsidRPr="0061484F" w:rsidRDefault="00025FA2">
      <w:pPr>
        <w:pStyle w:val="CommentText"/>
        <w:rPr>
          <w:lang w:val="en-US"/>
        </w:rPr>
      </w:pPr>
      <w:r w:rsidRPr="0061484F">
        <w:rPr>
          <w:lang w:val="en-US"/>
        </w:rPr>
        <w:t>Correct:</w:t>
      </w:r>
    </w:p>
    <w:p w14:paraId="6930037E" w14:textId="6BEA8450" w:rsidR="00025FA2" w:rsidRPr="0061484F" w:rsidRDefault="00025FA2">
      <w:pPr>
        <w:pStyle w:val="CommentText"/>
        <w:rPr>
          <w:lang w:val="en-US"/>
        </w:rPr>
      </w:pPr>
      <w:r w:rsidRPr="0061484F">
        <w:rPr>
          <w:lang w:val="en-US"/>
        </w:rPr>
        <w:t>(Erb et al., 2018; Sanderman et al., 2018)</w:t>
      </w:r>
    </w:p>
  </w:comment>
  <w:comment w:id="1118" w:author="Soapbox" w:date="2021-07-17T02:53:00Z" w:initials="SBX">
    <w:p w14:paraId="3FF70474" w14:textId="6A8C6A46" w:rsidR="00E47D37" w:rsidRDefault="00E47D37">
      <w:pPr>
        <w:pStyle w:val="CommentText"/>
      </w:pPr>
      <w:r>
        <w:rPr>
          <w:rStyle w:val="CommentReference"/>
        </w:rPr>
        <w:annotationRef/>
      </w:r>
      <w:r>
        <w:t>Q: Is there more than one - or just GOSAT (see below)</w:t>
      </w:r>
    </w:p>
  </w:comment>
  <w:comment w:id="1159" w:author="Robin Matthews" w:date="2021-06-17T13:55:00Z" w:initials="RM">
    <w:p w14:paraId="0E146C41" w14:textId="77777777" w:rsidR="00025FA2" w:rsidRPr="0061484F" w:rsidRDefault="00025FA2">
      <w:pPr>
        <w:pStyle w:val="CommentText"/>
        <w:rPr>
          <w:lang w:val="en-US"/>
        </w:rPr>
      </w:pPr>
      <w:r>
        <w:rPr>
          <w:rStyle w:val="CommentReference"/>
        </w:rPr>
        <w:annotationRef/>
      </w:r>
      <w:r w:rsidRPr="0061484F">
        <w:rPr>
          <w:lang w:val="en-US"/>
        </w:rPr>
        <w:t>Not found:</w:t>
      </w:r>
    </w:p>
    <w:p w14:paraId="7AE4F27E" w14:textId="77777777" w:rsidR="00025FA2" w:rsidRPr="0061484F" w:rsidRDefault="00025FA2">
      <w:pPr>
        <w:pStyle w:val="CommentText"/>
        <w:rPr>
          <w:lang w:val="en-US"/>
        </w:rPr>
      </w:pPr>
      <w:r w:rsidRPr="0061484F">
        <w:rPr>
          <w:lang w:val="en-US"/>
        </w:rPr>
        <w:t>Ishidoya et al., 2012</w:t>
      </w:r>
    </w:p>
    <w:p w14:paraId="42909377" w14:textId="77777777" w:rsidR="00025FA2" w:rsidRPr="0061484F" w:rsidRDefault="00025FA2">
      <w:pPr>
        <w:pStyle w:val="CommentText"/>
        <w:rPr>
          <w:lang w:val="en-US"/>
        </w:rPr>
      </w:pPr>
    </w:p>
    <w:p w14:paraId="30871EB8" w14:textId="77777777" w:rsidR="00025FA2" w:rsidRPr="0061484F" w:rsidRDefault="00025FA2">
      <w:pPr>
        <w:pStyle w:val="CommentText"/>
        <w:rPr>
          <w:lang w:val="en-US"/>
        </w:rPr>
      </w:pPr>
      <w:r w:rsidRPr="0061484F">
        <w:rPr>
          <w:lang w:val="en-US"/>
        </w:rPr>
        <w:t>Extra stuff:</w:t>
      </w:r>
    </w:p>
    <w:p w14:paraId="369C2F6D" w14:textId="77777777" w:rsidR="00025FA2" w:rsidRPr="0061484F" w:rsidRDefault="00025FA2">
      <w:pPr>
        <w:pStyle w:val="CommentText"/>
        <w:rPr>
          <w:lang w:val="en-US"/>
        </w:rPr>
      </w:pPr>
      <w:r w:rsidRPr="0061484F">
        <w:rPr>
          <w:lang w:val="en-US"/>
        </w:rPr>
        <w:t>()</w:t>
      </w:r>
    </w:p>
    <w:p w14:paraId="0AE8AA25" w14:textId="77777777" w:rsidR="00025FA2" w:rsidRPr="0061484F" w:rsidRDefault="00025FA2">
      <w:pPr>
        <w:pStyle w:val="CommentText"/>
        <w:rPr>
          <w:lang w:val="en-US"/>
        </w:rPr>
      </w:pPr>
    </w:p>
    <w:p w14:paraId="5516C7CE" w14:textId="77777777" w:rsidR="00025FA2" w:rsidRPr="0061484F" w:rsidRDefault="00025FA2">
      <w:pPr>
        <w:pStyle w:val="CommentText"/>
        <w:rPr>
          <w:lang w:val="en-US"/>
        </w:rPr>
      </w:pPr>
      <w:r w:rsidRPr="0061484F">
        <w:rPr>
          <w:lang w:val="en-US"/>
        </w:rPr>
        <w:t>Correct:</w:t>
      </w:r>
    </w:p>
    <w:p w14:paraId="76D3EF73" w14:textId="65FC1249" w:rsidR="00025FA2" w:rsidRPr="0061484F" w:rsidRDefault="00025FA2">
      <w:pPr>
        <w:pStyle w:val="CommentText"/>
        <w:rPr>
          <w:lang w:val="en-US"/>
        </w:rPr>
      </w:pPr>
      <w:r w:rsidRPr="0061484F">
        <w:rPr>
          <w:lang w:val="en-US"/>
        </w:rPr>
        <w:t>(Ishidoya et al., 2012; Keeling and Manning, 2014)</w:t>
      </w:r>
    </w:p>
  </w:comment>
  <w:comment w:id="1160" w:author="Robin Matthews" w:date="2021-06-17T16:04:00Z" w:initials="RM">
    <w:p w14:paraId="123B1592" w14:textId="256A51FF" w:rsidR="003B0A32" w:rsidRPr="0061484F" w:rsidRDefault="003B0A32">
      <w:pPr>
        <w:pStyle w:val="CommentText"/>
        <w:rPr>
          <w:lang w:val="en-US"/>
        </w:rPr>
      </w:pPr>
      <w:r>
        <w:rPr>
          <w:rStyle w:val="CommentReference"/>
        </w:rPr>
        <w:annotationRef/>
      </w:r>
      <w:r w:rsidRPr="0061484F">
        <w:rPr>
          <w:lang w:val="en-US"/>
        </w:rPr>
        <w:t>Mendeley field also contains Ishidoya et al., 2012. Want me to remove it?</w:t>
      </w:r>
    </w:p>
  </w:comment>
  <w:comment w:id="1161" w:author="Robin Matthews" w:date="2021-06-17T13:55:00Z" w:initials="RM">
    <w:p w14:paraId="5AF05872" w14:textId="77777777" w:rsidR="00025FA2" w:rsidRPr="0061484F" w:rsidRDefault="00025FA2">
      <w:pPr>
        <w:pStyle w:val="CommentText"/>
        <w:rPr>
          <w:lang w:val="en-US"/>
        </w:rPr>
      </w:pPr>
      <w:r>
        <w:rPr>
          <w:rStyle w:val="CommentReference"/>
        </w:rPr>
        <w:annotationRef/>
      </w:r>
      <w:r w:rsidRPr="0061484F">
        <w:rPr>
          <w:lang w:val="en-US"/>
        </w:rPr>
        <w:t>Not found:</w:t>
      </w:r>
    </w:p>
    <w:p w14:paraId="66CCD265" w14:textId="77777777" w:rsidR="00025FA2" w:rsidRPr="0061484F" w:rsidRDefault="00025FA2">
      <w:pPr>
        <w:pStyle w:val="CommentText"/>
        <w:rPr>
          <w:lang w:val="en-US"/>
        </w:rPr>
      </w:pPr>
      <w:r w:rsidRPr="0061484F">
        <w:rPr>
          <w:lang w:val="en-US"/>
        </w:rPr>
        <w:t>Gruber et al., 2019b</w:t>
      </w:r>
    </w:p>
    <w:p w14:paraId="3A0FA43D" w14:textId="77777777" w:rsidR="00025FA2" w:rsidRPr="0061484F" w:rsidRDefault="00025FA2">
      <w:pPr>
        <w:pStyle w:val="CommentText"/>
        <w:rPr>
          <w:lang w:val="en-US"/>
        </w:rPr>
      </w:pPr>
    </w:p>
    <w:p w14:paraId="344AB979" w14:textId="77777777" w:rsidR="00025FA2" w:rsidRPr="0061484F" w:rsidRDefault="00025FA2">
      <w:pPr>
        <w:pStyle w:val="CommentText"/>
        <w:rPr>
          <w:lang w:val="en-US"/>
        </w:rPr>
      </w:pPr>
      <w:r w:rsidRPr="0061484F">
        <w:rPr>
          <w:lang w:val="en-US"/>
        </w:rPr>
        <w:t>Extra stuff:</w:t>
      </w:r>
    </w:p>
    <w:p w14:paraId="4FDD690C" w14:textId="77777777" w:rsidR="00025FA2" w:rsidRPr="0061484F" w:rsidRDefault="00025FA2">
      <w:pPr>
        <w:pStyle w:val="CommentText"/>
        <w:rPr>
          <w:lang w:val="en-US"/>
        </w:rPr>
      </w:pPr>
      <w:r w:rsidRPr="0061484F">
        <w:rPr>
          <w:lang w:val="en-US"/>
        </w:rPr>
        <w:t>(; ; Gruber et al., 2019a; )</w:t>
      </w:r>
    </w:p>
    <w:p w14:paraId="1ED1906B" w14:textId="77777777" w:rsidR="00025FA2" w:rsidRPr="0061484F" w:rsidRDefault="00025FA2">
      <w:pPr>
        <w:pStyle w:val="CommentText"/>
        <w:rPr>
          <w:lang w:val="en-US"/>
        </w:rPr>
      </w:pPr>
    </w:p>
    <w:p w14:paraId="126382F9" w14:textId="77777777" w:rsidR="00025FA2" w:rsidRDefault="00025FA2">
      <w:pPr>
        <w:pStyle w:val="CommentText"/>
      </w:pPr>
      <w:r>
        <w:t>Correct:</w:t>
      </w:r>
    </w:p>
    <w:p w14:paraId="21C9752E" w14:textId="0EA442E2" w:rsidR="00025FA2" w:rsidRDefault="00025FA2">
      <w:pPr>
        <w:pStyle w:val="CommentText"/>
      </w:pPr>
      <w:r>
        <w:t>(Ballantyne et al., 2012; Ciais et al., 2019; Gruber et al., 2019b; Friedlingstein et al., 2020)</w:t>
      </w:r>
    </w:p>
  </w:comment>
  <w:comment w:id="1203" w:author="Robin Matthews" w:date="2021-06-17T13:55:00Z" w:initials="RM">
    <w:p w14:paraId="59378F67" w14:textId="77777777" w:rsidR="00025FA2" w:rsidRPr="0061484F" w:rsidRDefault="00025FA2">
      <w:pPr>
        <w:pStyle w:val="CommentText"/>
        <w:rPr>
          <w:lang w:val="en-US"/>
        </w:rPr>
      </w:pPr>
      <w:r>
        <w:rPr>
          <w:rStyle w:val="CommentReference"/>
        </w:rPr>
        <w:annotationRef/>
      </w:r>
      <w:r w:rsidRPr="0061484F">
        <w:rPr>
          <w:lang w:val="en-US"/>
        </w:rPr>
        <w:t>Not found:</w:t>
      </w:r>
    </w:p>
    <w:p w14:paraId="6CEC190A" w14:textId="77777777" w:rsidR="00025FA2" w:rsidRPr="0061484F" w:rsidRDefault="00025FA2">
      <w:pPr>
        <w:pStyle w:val="CommentText"/>
        <w:rPr>
          <w:lang w:val="en-US"/>
        </w:rPr>
      </w:pPr>
      <w:r w:rsidRPr="0061484F">
        <w:rPr>
          <w:lang w:val="en-US"/>
        </w:rPr>
        <w:t>Landschützer et al., 2016, 2020</w:t>
      </w:r>
    </w:p>
    <w:p w14:paraId="0CDB58A3" w14:textId="77777777" w:rsidR="00025FA2" w:rsidRPr="0061484F" w:rsidRDefault="00025FA2">
      <w:pPr>
        <w:pStyle w:val="CommentText"/>
        <w:rPr>
          <w:lang w:val="en-US"/>
        </w:rPr>
      </w:pPr>
      <w:r w:rsidRPr="0061484F">
        <w:rPr>
          <w:lang w:val="en-US"/>
        </w:rPr>
        <w:t>Gruber et al., 2019a, b</w:t>
      </w:r>
    </w:p>
    <w:p w14:paraId="2A85B09F" w14:textId="77777777" w:rsidR="00025FA2" w:rsidRPr="0061484F" w:rsidRDefault="00025FA2">
      <w:pPr>
        <w:pStyle w:val="CommentText"/>
        <w:rPr>
          <w:lang w:val="en-US"/>
        </w:rPr>
      </w:pPr>
    </w:p>
    <w:p w14:paraId="4C516E0B" w14:textId="77777777" w:rsidR="00025FA2" w:rsidRPr="0061484F" w:rsidRDefault="00025FA2">
      <w:pPr>
        <w:pStyle w:val="CommentText"/>
        <w:rPr>
          <w:lang w:val="en-US"/>
        </w:rPr>
      </w:pPr>
      <w:r w:rsidRPr="0061484F">
        <w:rPr>
          <w:lang w:val="en-US"/>
        </w:rPr>
        <w:t>Extra stuff:</w:t>
      </w:r>
    </w:p>
    <w:p w14:paraId="32F77E56" w14:textId="77777777" w:rsidR="00025FA2" w:rsidRDefault="00025FA2">
      <w:pPr>
        <w:pStyle w:val="CommentText"/>
      </w:pPr>
      <w:r>
        <w:t>(; ; Landschützer et al., 2020, 2016; ; ; ; ; Gruber et al., 2019b, 2019a; ; ; )</w:t>
      </w:r>
    </w:p>
    <w:p w14:paraId="0379522F" w14:textId="77777777" w:rsidR="00025FA2" w:rsidRDefault="00025FA2">
      <w:pPr>
        <w:pStyle w:val="CommentText"/>
      </w:pPr>
    </w:p>
    <w:p w14:paraId="5A83CCED" w14:textId="77777777" w:rsidR="00025FA2" w:rsidRDefault="00025FA2">
      <w:pPr>
        <w:pStyle w:val="CommentText"/>
      </w:pPr>
      <w:r>
        <w:t>Correct:</w:t>
      </w:r>
    </w:p>
    <w:p w14:paraId="36DE1B9D" w14:textId="3EE0E441" w:rsidR="00025FA2" w:rsidRDefault="00025FA2">
      <w:pPr>
        <w:pStyle w:val="CommentText"/>
      </w:pPr>
      <w:r>
        <w:t>(Ciais et al., 2013; Bakker et al., 2016; Landschützer et al., 2016, 2020; Bindoff et al., 2019; DeVries et al., 2019; Gregor et al., 2019; Gruber et al., 2019a, b; Tohjima et al., 2019; Friedlingstein et al., 2020; Hauck et al., 2020; Olsen et al., 2020)</w:t>
      </w:r>
    </w:p>
  </w:comment>
  <w:comment w:id="1224" w:author="Robin Matthews" w:date="2021-06-17T16:06:00Z" w:initials="RM">
    <w:p w14:paraId="2422ADC9" w14:textId="32A4EA82" w:rsidR="003B0A32" w:rsidRPr="0061484F" w:rsidRDefault="003B0A32">
      <w:pPr>
        <w:pStyle w:val="CommentText"/>
        <w:rPr>
          <w:lang w:val="en-US"/>
        </w:rPr>
      </w:pPr>
      <w:r>
        <w:rPr>
          <w:rStyle w:val="CommentReference"/>
        </w:rPr>
        <w:annotationRef/>
      </w:r>
      <w:r w:rsidRPr="0061484F">
        <w:rPr>
          <w:lang w:val="en-US"/>
        </w:rPr>
        <w:t>Mendeley field contains 2 references:</w:t>
      </w:r>
    </w:p>
    <w:p w14:paraId="5E778B18" w14:textId="262CA9FB" w:rsidR="003B0A32" w:rsidRPr="0061484F" w:rsidRDefault="003B0A32">
      <w:pPr>
        <w:pStyle w:val="CommentText"/>
        <w:rPr>
          <w:rFonts w:ascii="Calibri" w:hAnsi="Calibri" w:cs="Calibri"/>
          <w:noProof/>
          <w:szCs w:val="24"/>
          <w:lang w:val="en-US"/>
        </w:rPr>
      </w:pPr>
      <w:r w:rsidRPr="0061484F">
        <w:rPr>
          <w:rFonts w:ascii="Calibri" w:hAnsi="Calibri" w:cs="Calibri"/>
          <w:noProof/>
          <w:szCs w:val="24"/>
          <w:lang w:val="en-US"/>
        </w:rPr>
        <w:t>10.1126/science.aau5153</w:t>
      </w:r>
    </w:p>
    <w:p w14:paraId="1A81C685" w14:textId="18FE1D73" w:rsidR="003B0A32" w:rsidRPr="0061484F" w:rsidRDefault="003B0A32">
      <w:pPr>
        <w:pStyle w:val="CommentText"/>
        <w:rPr>
          <w:rFonts w:ascii="Calibri" w:hAnsi="Calibri" w:cs="Calibri"/>
          <w:noProof/>
          <w:szCs w:val="24"/>
          <w:lang w:val="en-US"/>
        </w:rPr>
      </w:pPr>
      <w:r w:rsidRPr="0061484F">
        <w:rPr>
          <w:rFonts w:ascii="Calibri" w:hAnsi="Calibri" w:cs="Calibri"/>
          <w:noProof/>
          <w:szCs w:val="24"/>
          <w:lang w:val="en-US"/>
        </w:rPr>
        <w:t>10.1146/annurev-marine-121916-063407</w:t>
      </w:r>
    </w:p>
    <w:p w14:paraId="738B873E" w14:textId="77777777" w:rsidR="003B0A32" w:rsidRPr="0061484F" w:rsidRDefault="003B0A32">
      <w:pPr>
        <w:pStyle w:val="CommentText"/>
        <w:rPr>
          <w:lang w:val="en-US"/>
        </w:rPr>
      </w:pPr>
    </w:p>
    <w:p w14:paraId="03890BED" w14:textId="4CFDED57" w:rsidR="003B0A32" w:rsidRPr="0061484F" w:rsidRDefault="003B0A32">
      <w:pPr>
        <w:pStyle w:val="CommentText"/>
        <w:rPr>
          <w:lang w:val="en-US"/>
        </w:rPr>
      </w:pPr>
      <w:r w:rsidRPr="0061484F">
        <w:rPr>
          <w:lang w:val="en-US"/>
        </w:rPr>
        <w:t>Which do you want to use ?</w:t>
      </w:r>
    </w:p>
  </w:comment>
  <w:comment w:id="1225" w:author="Robin Matthews" w:date="2021-06-17T13:55:00Z" w:initials="RM">
    <w:p w14:paraId="368DE24F" w14:textId="77777777" w:rsidR="00025FA2" w:rsidRPr="0061484F" w:rsidRDefault="00025FA2">
      <w:pPr>
        <w:pStyle w:val="CommentText"/>
        <w:rPr>
          <w:lang w:val="en-US"/>
        </w:rPr>
      </w:pPr>
      <w:r>
        <w:rPr>
          <w:rStyle w:val="CommentReference"/>
        </w:rPr>
        <w:annotationRef/>
      </w:r>
      <w:r w:rsidRPr="0061484F">
        <w:rPr>
          <w:lang w:val="en-US"/>
        </w:rPr>
        <w:t>Not found:</w:t>
      </w:r>
    </w:p>
    <w:p w14:paraId="4FDEA8CA" w14:textId="77777777" w:rsidR="00025FA2" w:rsidRPr="0061484F" w:rsidRDefault="00025FA2">
      <w:pPr>
        <w:pStyle w:val="CommentText"/>
        <w:rPr>
          <w:lang w:val="en-US"/>
        </w:rPr>
      </w:pPr>
      <w:r w:rsidRPr="0061484F">
        <w:rPr>
          <w:lang w:val="en-US"/>
        </w:rPr>
        <w:t>2019a, b</w:t>
      </w:r>
    </w:p>
    <w:p w14:paraId="4EFD1558" w14:textId="77777777" w:rsidR="00025FA2" w:rsidRPr="0061484F" w:rsidRDefault="00025FA2">
      <w:pPr>
        <w:pStyle w:val="CommentText"/>
        <w:rPr>
          <w:lang w:val="en-US"/>
        </w:rPr>
      </w:pPr>
    </w:p>
    <w:p w14:paraId="5C91B1D0" w14:textId="77777777" w:rsidR="00025FA2" w:rsidRPr="0061484F" w:rsidRDefault="00025FA2">
      <w:pPr>
        <w:pStyle w:val="CommentText"/>
        <w:rPr>
          <w:lang w:val="en-US"/>
        </w:rPr>
      </w:pPr>
      <w:r w:rsidRPr="0061484F">
        <w:rPr>
          <w:lang w:val="en-US"/>
        </w:rPr>
        <w:t>Extra stuff:</w:t>
      </w:r>
    </w:p>
    <w:p w14:paraId="530DE6E1" w14:textId="77777777" w:rsidR="00025FA2" w:rsidRPr="0061484F" w:rsidRDefault="00025FA2">
      <w:pPr>
        <w:pStyle w:val="CommentText"/>
        <w:rPr>
          <w:lang w:val="en-US"/>
        </w:rPr>
      </w:pPr>
      <w:r w:rsidRPr="0061484F">
        <w:rPr>
          <w:lang w:val="en-US"/>
        </w:rPr>
        <w:t>(, 2019a)</w:t>
      </w:r>
    </w:p>
    <w:p w14:paraId="76C70862" w14:textId="77777777" w:rsidR="00025FA2" w:rsidRPr="0061484F" w:rsidRDefault="00025FA2">
      <w:pPr>
        <w:pStyle w:val="CommentText"/>
        <w:rPr>
          <w:lang w:val="en-US"/>
        </w:rPr>
      </w:pPr>
    </w:p>
    <w:p w14:paraId="3AFA103D" w14:textId="77777777" w:rsidR="00025FA2" w:rsidRPr="0061484F" w:rsidRDefault="00025FA2">
      <w:pPr>
        <w:pStyle w:val="CommentText"/>
        <w:rPr>
          <w:lang w:val="en-US"/>
        </w:rPr>
      </w:pPr>
      <w:r w:rsidRPr="0061484F">
        <w:rPr>
          <w:lang w:val="en-US"/>
        </w:rPr>
        <w:t>Correct:</w:t>
      </w:r>
    </w:p>
    <w:p w14:paraId="121B4538" w14:textId="77777777" w:rsidR="00025FA2" w:rsidRPr="0061484F" w:rsidRDefault="00025FA2">
      <w:pPr>
        <w:pStyle w:val="CommentText"/>
        <w:rPr>
          <w:lang w:val="en-US"/>
        </w:rPr>
      </w:pPr>
      <w:r w:rsidRPr="0061484F">
        <w:rPr>
          <w:lang w:val="en-US"/>
        </w:rPr>
        <w:t>Gruber et al. (2019a, b)</w:t>
      </w:r>
    </w:p>
    <w:p w14:paraId="77A24972" w14:textId="3B3B26CC" w:rsidR="00025FA2" w:rsidRPr="0061484F" w:rsidRDefault="00025FA2">
      <w:pPr>
        <w:pStyle w:val="CommentText"/>
        <w:rPr>
          <w:lang w:val="en-US"/>
        </w:rPr>
      </w:pPr>
      <w:r w:rsidRPr="0061484F">
        <w:rPr>
          <w:lang w:val="en-US"/>
        </w:rPr>
        <w:t>(Gruber et al., 2019a, b)</w:t>
      </w:r>
    </w:p>
  </w:comment>
  <w:comment w:id="1230" w:author="Soapbox" w:date="2021-07-17T03:22:00Z" w:initials="SBX">
    <w:p w14:paraId="170DA979" w14:textId="33AC786A" w:rsidR="007E19FB" w:rsidRDefault="007E19FB">
      <w:pPr>
        <w:pStyle w:val="CommentText"/>
      </w:pPr>
      <w:r>
        <w:rPr>
          <w:rStyle w:val="CommentReference"/>
        </w:rPr>
        <w:annotationRef/>
      </w:r>
      <w:r>
        <w:t xml:space="preserve">Q: Which years? 1960-2018 as above? </w:t>
      </w:r>
    </w:p>
  </w:comment>
  <w:comment w:id="1235" w:author="Robin Matthews" w:date="2021-06-17T16:07:00Z" w:initials="RM">
    <w:p w14:paraId="10E8D8F4" w14:textId="27C6C574" w:rsidR="003B0A32" w:rsidRPr="0061484F" w:rsidRDefault="003B0A32" w:rsidP="003B0A32">
      <w:pPr>
        <w:pStyle w:val="CommentText"/>
        <w:rPr>
          <w:lang w:val="en-US"/>
        </w:rPr>
      </w:pPr>
      <w:r w:rsidRPr="0061484F">
        <w:rPr>
          <w:lang w:val="en-US"/>
        </w:rPr>
        <w:t>Missing reference details for:</w:t>
      </w:r>
    </w:p>
    <w:p w14:paraId="759838F1" w14:textId="77777777" w:rsidR="003B0A32" w:rsidRDefault="003B0A32" w:rsidP="003B0A32">
      <w:pPr>
        <w:pStyle w:val="CommentText"/>
      </w:pPr>
      <w:r>
        <w:t>Wanninkhof et al., 2014</w:t>
      </w:r>
    </w:p>
    <w:p w14:paraId="78AA8430" w14:textId="77777777" w:rsidR="003B0A32" w:rsidRDefault="003B0A32" w:rsidP="003B0A32">
      <w:pPr>
        <w:pStyle w:val="CommentText"/>
      </w:pPr>
      <w:r>
        <w:t>McKinley et al., 2017</w:t>
      </w:r>
    </w:p>
    <w:p w14:paraId="191E23E6" w14:textId="38C4CC0C" w:rsidR="003B0A32" w:rsidRDefault="003B0A32" w:rsidP="003B0A32">
      <w:pPr>
        <w:pStyle w:val="CommentText"/>
      </w:pPr>
      <w:r>
        <w:t>Hauck et al., 2020</w:t>
      </w:r>
      <w:r>
        <w:br/>
      </w:r>
    </w:p>
    <w:p w14:paraId="70D4B216" w14:textId="0D51662C" w:rsidR="0088459F" w:rsidRDefault="0088459F" w:rsidP="003B0A32">
      <w:pPr>
        <w:pStyle w:val="CommentText"/>
      </w:pPr>
      <w:r>
        <w:t>Please provide DOIs.</w:t>
      </w:r>
    </w:p>
    <w:p w14:paraId="38ABF2AE" w14:textId="77777777" w:rsidR="0088459F" w:rsidRDefault="0088459F" w:rsidP="003B0A32">
      <w:pPr>
        <w:pStyle w:val="CommentText"/>
      </w:pPr>
    </w:p>
    <w:p w14:paraId="6DEF367C" w14:textId="5A5E21AA" w:rsidR="0088459F" w:rsidRPr="0061484F" w:rsidRDefault="0088459F" w:rsidP="003B0A32">
      <w:pPr>
        <w:pStyle w:val="CommentText"/>
        <w:rPr>
          <w:lang w:val="en-US"/>
        </w:rPr>
      </w:pPr>
      <w:r w:rsidRPr="0061484F">
        <w:rPr>
          <w:lang w:val="en-US"/>
        </w:rPr>
        <w:t>And do you want to cite both of these Gruber references?:</w:t>
      </w:r>
    </w:p>
    <w:p w14:paraId="10AE121A" w14:textId="60954677" w:rsidR="0088459F" w:rsidRPr="0061484F" w:rsidRDefault="0088459F" w:rsidP="003B0A32">
      <w:pPr>
        <w:pStyle w:val="CommentText"/>
        <w:rPr>
          <w:rFonts w:ascii="Calibri" w:hAnsi="Calibri" w:cs="Calibri"/>
          <w:noProof/>
          <w:szCs w:val="24"/>
          <w:lang w:val="en-US"/>
        </w:rPr>
      </w:pPr>
      <w:r w:rsidRPr="0061484F">
        <w:rPr>
          <w:rFonts w:ascii="Calibri" w:hAnsi="Calibri" w:cs="Calibri"/>
          <w:noProof/>
          <w:szCs w:val="24"/>
          <w:lang w:val="en-US"/>
        </w:rPr>
        <w:t>10.1126/science.aau5153</w:t>
      </w:r>
    </w:p>
    <w:p w14:paraId="461A0A62" w14:textId="58E2A234" w:rsidR="003B0A32" w:rsidRPr="0061484F" w:rsidRDefault="0088459F" w:rsidP="003B0A32">
      <w:pPr>
        <w:pStyle w:val="CommentText"/>
        <w:rPr>
          <w:lang w:val="en-US"/>
        </w:rPr>
      </w:pPr>
      <w:r w:rsidRPr="0061484F">
        <w:rPr>
          <w:rFonts w:ascii="Calibri" w:hAnsi="Calibri" w:cs="Calibri"/>
          <w:noProof/>
          <w:szCs w:val="24"/>
          <w:lang w:val="en-US"/>
        </w:rPr>
        <w:t>10.1146/annurev-marine-121916-063407</w:t>
      </w:r>
    </w:p>
  </w:comment>
  <w:comment w:id="1236" w:author="Robin Matthews" w:date="2021-06-17T13:55:00Z" w:initials="RM">
    <w:p w14:paraId="53953C47" w14:textId="77777777" w:rsidR="00025FA2" w:rsidRPr="0061484F" w:rsidRDefault="00025FA2">
      <w:pPr>
        <w:pStyle w:val="CommentText"/>
        <w:rPr>
          <w:lang w:val="en-US"/>
        </w:rPr>
      </w:pPr>
      <w:r>
        <w:rPr>
          <w:rStyle w:val="CommentReference"/>
        </w:rPr>
        <w:annotationRef/>
      </w:r>
      <w:r w:rsidRPr="0061484F">
        <w:rPr>
          <w:lang w:val="en-US"/>
        </w:rPr>
        <w:t>Not found:</w:t>
      </w:r>
    </w:p>
    <w:p w14:paraId="7FF8C5ED" w14:textId="77777777" w:rsidR="00025FA2" w:rsidRDefault="00025FA2">
      <w:pPr>
        <w:pStyle w:val="CommentText"/>
      </w:pPr>
      <w:r>
        <w:t>Gruber et al., 2019a, b</w:t>
      </w:r>
    </w:p>
    <w:p w14:paraId="4DE8DE95" w14:textId="77777777" w:rsidR="00025FA2" w:rsidRDefault="00025FA2">
      <w:pPr>
        <w:pStyle w:val="CommentText"/>
      </w:pPr>
      <w:r>
        <w:t>McKinley et al., 2020</w:t>
      </w:r>
    </w:p>
    <w:p w14:paraId="6CD61B0F" w14:textId="77777777" w:rsidR="00025FA2" w:rsidRDefault="00025FA2">
      <w:pPr>
        <w:pStyle w:val="CommentText"/>
      </w:pPr>
    </w:p>
    <w:p w14:paraId="5E252DA3" w14:textId="77777777" w:rsidR="00025FA2" w:rsidRDefault="00025FA2">
      <w:pPr>
        <w:pStyle w:val="CommentText"/>
      </w:pPr>
      <w:r>
        <w:t>Extra stuff:</w:t>
      </w:r>
    </w:p>
    <w:p w14:paraId="739527D6" w14:textId="77777777" w:rsidR="00025FA2" w:rsidRDefault="00025FA2">
      <w:pPr>
        <w:pStyle w:val="CommentText"/>
      </w:pPr>
      <w:r>
        <w:t>(Wanninkhof et al., 2014; ; Gruber et al., 2019, 2019a; Hauck et al., 2020; McKinley et al., 2017; 2020</w:t>
      </w:r>
    </w:p>
    <w:p w14:paraId="21E5E2B3" w14:textId="77777777" w:rsidR="00025FA2" w:rsidRDefault="00025FA2">
      <w:pPr>
        <w:pStyle w:val="CommentText"/>
      </w:pPr>
    </w:p>
    <w:p w14:paraId="49E36498" w14:textId="77777777" w:rsidR="00025FA2" w:rsidRDefault="00025FA2">
      <w:pPr>
        <w:pStyle w:val="CommentText"/>
      </w:pPr>
      <w:r>
        <w:t>Correct:</w:t>
      </w:r>
    </w:p>
    <w:p w14:paraId="6623CB50" w14:textId="33970385" w:rsidR="00025FA2" w:rsidRDefault="00025FA2">
      <w:pPr>
        <w:pStyle w:val="CommentText"/>
      </w:pPr>
      <w:r>
        <w:t>(DeVries et al., 2017; Gruber et al., 2019a, b; McKinley et al., 2020)</w:t>
      </w:r>
    </w:p>
  </w:comment>
  <w:comment w:id="1249" w:author="Robin Matthews" w:date="2021-06-17T13:55:00Z" w:initials="RM">
    <w:p w14:paraId="4306B431" w14:textId="77777777" w:rsidR="00025FA2" w:rsidRPr="0061484F" w:rsidRDefault="00025FA2">
      <w:pPr>
        <w:pStyle w:val="CommentText"/>
        <w:rPr>
          <w:lang w:val="en-US"/>
        </w:rPr>
      </w:pPr>
      <w:r>
        <w:rPr>
          <w:rStyle w:val="CommentReference"/>
        </w:rPr>
        <w:annotationRef/>
      </w:r>
      <w:r w:rsidRPr="0061484F">
        <w:rPr>
          <w:lang w:val="en-US"/>
        </w:rPr>
        <w:t>Not found:</w:t>
      </w:r>
    </w:p>
    <w:p w14:paraId="51DCAFBF" w14:textId="77777777" w:rsidR="00025FA2" w:rsidRPr="0061484F" w:rsidRDefault="00025FA2">
      <w:pPr>
        <w:pStyle w:val="CommentText"/>
        <w:rPr>
          <w:lang w:val="en-US"/>
        </w:rPr>
      </w:pPr>
      <w:r w:rsidRPr="0061484F">
        <w:rPr>
          <w:lang w:val="en-US"/>
        </w:rPr>
        <w:t>Gruber et al., 2019a</w:t>
      </w:r>
    </w:p>
    <w:p w14:paraId="6749CB15" w14:textId="77777777" w:rsidR="00025FA2" w:rsidRPr="0061484F" w:rsidRDefault="00025FA2">
      <w:pPr>
        <w:pStyle w:val="CommentText"/>
        <w:rPr>
          <w:lang w:val="en-US"/>
        </w:rPr>
      </w:pPr>
    </w:p>
    <w:p w14:paraId="5C63678D" w14:textId="77777777" w:rsidR="00025FA2" w:rsidRPr="0061484F" w:rsidRDefault="00025FA2">
      <w:pPr>
        <w:pStyle w:val="CommentText"/>
        <w:rPr>
          <w:lang w:val="en-US"/>
        </w:rPr>
      </w:pPr>
      <w:r w:rsidRPr="0061484F">
        <w:rPr>
          <w:lang w:val="en-US"/>
        </w:rPr>
        <w:t>Extra stuff:</w:t>
      </w:r>
    </w:p>
    <w:p w14:paraId="4BA8987B" w14:textId="77777777" w:rsidR="00025FA2" w:rsidRPr="0061484F" w:rsidRDefault="00025FA2">
      <w:pPr>
        <w:pStyle w:val="CommentText"/>
        <w:rPr>
          <w:lang w:val="en-US"/>
        </w:rPr>
      </w:pPr>
      <w:r w:rsidRPr="0061484F">
        <w:rPr>
          <w:lang w:val="en-US"/>
        </w:rPr>
        <w:t>(Gruber et al., 2019b; ; )</w:t>
      </w:r>
    </w:p>
    <w:p w14:paraId="5F868037" w14:textId="77777777" w:rsidR="00025FA2" w:rsidRPr="0061484F" w:rsidRDefault="00025FA2">
      <w:pPr>
        <w:pStyle w:val="CommentText"/>
        <w:rPr>
          <w:lang w:val="en-US"/>
        </w:rPr>
      </w:pPr>
    </w:p>
    <w:p w14:paraId="6311C5AA" w14:textId="77777777" w:rsidR="00025FA2" w:rsidRDefault="00025FA2">
      <w:pPr>
        <w:pStyle w:val="CommentText"/>
      </w:pPr>
      <w:r>
        <w:t>Correct:</w:t>
      </w:r>
    </w:p>
    <w:p w14:paraId="7C60BC20" w14:textId="3BD8E44C" w:rsidR="00025FA2" w:rsidRDefault="00025FA2">
      <w:pPr>
        <w:pStyle w:val="CommentText"/>
      </w:pPr>
      <w:r>
        <w:t>(Gruber et al., 2019a; Hauck et al., 2020; McKinley et al., 2020)</w:t>
      </w:r>
    </w:p>
  </w:comment>
  <w:comment w:id="1285" w:author="Robin Matthews" w:date="2021-06-17T13:55:00Z" w:initials="RM">
    <w:p w14:paraId="13E53863" w14:textId="77777777" w:rsidR="00025FA2" w:rsidRPr="0061484F" w:rsidRDefault="00025FA2">
      <w:pPr>
        <w:pStyle w:val="CommentText"/>
        <w:rPr>
          <w:lang w:val="en-US"/>
        </w:rPr>
      </w:pPr>
      <w:r>
        <w:rPr>
          <w:rStyle w:val="CommentReference"/>
        </w:rPr>
        <w:annotationRef/>
      </w:r>
      <w:r w:rsidRPr="0061484F">
        <w:rPr>
          <w:lang w:val="en-US"/>
        </w:rPr>
        <w:t>Extra stuff:</w:t>
      </w:r>
    </w:p>
    <w:p w14:paraId="2B38A410" w14:textId="77777777" w:rsidR="00025FA2" w:rsidRPr="0061484F" w:rsidRDefault="00025FA2">
      <w:pPr>
        <w:pStyle w:val="CommentText"/>
        <w:rPr>
          <w:lang w:val="en-US"/>
        </w:rPr>
      </w:pPr>
      <w:r w:rsidRPr="0061484F">
        <w:rPr>
          <w:lang w:val="en-US"/>
        </w:rPr>
        <w:t>; )</w:t>
      </w:r>
    </w:p>
    <w:p w14:paraId="4B4990DF" w14:textId="77777777" w:rsidR="00025FA2" w:rsidRPr="0061484F" w:rsidRDefault="00025FA2">
      <w:pPr>
        <w:pStyle w:val="CommentText"/>
        <w:rPr>
          <w:lang w:val="en-US"/>
        </w:rPr>
      </w:pPr>
    </w:p>
    <w:p w14:paraId="35E6D834" w14:textId="77777777" w:rsidR="00025FA2" w:rsidRPr="0061484F" w:rsidRDefault="00025FA2">
      <w:pPr>
        <w:pStyle w:val="CommentText"/>
        <w:rPr>
          <w:lang w:val="en-US"/>
        </w:rPr>
      </w:pPr>
      <w:r w:rsidRPr="0061484F">
        <w:rPr>
          <w:lang w:val="en-US"/>
        </w:rPr>
        <w:t>Correct:</w:t>
      </w:r>
    </w:p>
    <w:p w14:paraId="38F26716" w14:textId="740114B6" w:rsidR="00025FA2" w:rsidRPr="0061484F" w:rsidRDefault="00025FA2">
      <w:pPr>
        <w:pStyle w:val="CommentText"/>
        <w:rPr>
          <w:lang w:val="en-US"/>
        </w:rPr>
      </w:pPr>
      <w:r w:rsidRPr="0061484F">
        <w:rPr>
          <w:lang w:val="en-US"/>
        </w:rPr>
        <w:t>(Friedlingstein et al., 2020; Hauck et al., 2020)</w:t>
      </w:r>
    </w:p>
  </w:comment>
  <w:comment w:id="1313" w:author="Robin Matthews" w:date="2021-06-17T13:55:00Z" w:initials="RM">
    <w:p w14:paraId="682855FC" w14:textId="77777777" w:rsidR="00025FA2" w:rsidRPr="0061484F" w:rsidRDefault="00025FA2">
      <w:pPr>
        <w:pStyle w:val="CommentText"/>
        <w:rPr>
          <w:lang w:val="en-US"/>
        </w:rPr>
      </w:pPr>
      <w:r>
        <w:rPr>
          <w:rStyle w:val="CommentReference"/>
        </w:rPr>
        <w:annotationRef/>
      </w:r>
      <w:r w:rsidRPr="0061484F">
        <w:rPr>
          <w:lang w:val="en-US"/>
        </w:rPr>
        <w:t>Not found:</w:t>
      </w:r>
    </w:p>
    <w:p w14:paraId="7A5220F6" w14:textId="77777777" w:rsidR="00025FA2" w:rsidRPr="0061484F" w:rsidRDefault="00025FA2">
      <w:pPr>
        <w:pStyle w:val="CommentText"/>
        <w:rPr>
          <w:lang w:val="en-US"/>
        </w:rPr>
      </w:pPr>
      <w:r w:rsidRPr="0061484F">
        <w:rPr>
          <w:lang w:val="en-US"/>
        </w:rPr>
        <w:t>Gruber et al., 2019a</w:t>
      </w:r>
    </w:p>
    <w:p w14:paraId="6C0FBF7A" w14:textId="77777777" w:rsidR="00025FA2" w:rsidRPr="0061484F" w:rsidRDefault="00025FA2">
      <w:pPr>
        <w:pStyle w:val="CommentText"/>
        <w:rPr>
          <w:lang w:val="en-US"/>
        </w:rPr>
      </w:pPr>
    </w:p>
    <w:p w14:paraId="1282B188" w14:textId="77777777" w:rsidR="00025FA2" w:rsidRPr="0061484F" w:rsidRDefault="00025FA2">
      <w:pPr>
        <w:pStyle w:val="CommentText"/>
        <w:rPr>
          <w:lang w:val="en-US"/>
        </w:rPr>
      </w:pPr>
      <w:r w:rsidRPr="0061484F">
        <w:rPr>
          <w:lang w:val="en-US"/>
        </w:rPr>
        <w:t>Extra stuff:</w:t>
      </w:r>
    </w:p>
    <w:p w14:paraId="756BF623" w14:textId="77777777" w:rsidR="00025FA2" w:rsidRPr="0061484F" w:rsidRDefault="00025FA2">
      <w:pPr>
        <w:pStyle w:val="CommentText"/>
        <w:rPr>
          <w:lang w:val="en-US"/>
        </w:rPr>
      </w:pPr>
      <w:r w:rsidRPr="0061484F">
        <w:rPr>
          <w:lang w:val="en-US"/>
        </w:rPr>
        <w:t>(; ; ; ; Gruber et al., 2019b; ; ; )</w:t>
      </w:r>
    </w:p>
    <w:p w14:paraId="177D8880" w14:textId="77777777" w:rsidR="00025FA2" w:rsidRPr="0061484F" w:rsidRDefault="00025FA2">
      <w:pPr>
        <w:pStyle w:val="CommentText"/>
        <w:rPr>
          <w:lang w:val="en-US"/>
        </w:rPr>
      </w:pPr>
    </w:p>
    <w:p w14:paraId="4B6947DC" w14:textId="77777777" w:rsidR="00025FA2" w:rsidRDefault="00025FA2">
      <w:pPr>
        <w:pStyle w:val="CommentText"/>
      </w:pPr>
      <w:r>
        <w:t>Correct:</w:t>
      </w:r>
    </w:p>
    <w:p w14:paraId="4131E568" w14:textId="2E59287D" w:rsidR="00025FA2" w:rsidRDefault="00025FA2">
      <w:pPr>
        <w:pStyle w:val="CommentText"/>
      </w:pPr>
      <w:r>
        <w:t>(Landschützer et al., 2016; DeVries et al., 2017; Bronselaer et al., 2018; Gregor et al., 2018; Gruber et al., 2019a; Keppler and Landschützer, 2019; McKinley et al., 2020; Nevison et al., 2020)</w:t>
      </w:r>
    </w:p>
  </w:comment>
  <w:comment w:id="1324" w:author="Ian Blenkinsop" w:date="2021-07-28T18:48:00Z" w:initials="IB">
    <w:p w14:paraId="1E36100D" w14:textId="1DEA5FE6" w:rsidR="009C4380" w:rsidRDefault="009C4380">
      <w:pPr>
        <w:pStyle w:val="CommentText"/>
      </w:pPr>
      <w:r w:rsidRPr="009C4380">
        <w:rPr>
          <w:rStyle w:val="CommentReference"/>
          <w:b/>
          <w:bCs/>
          <w:i/>
          <w:iCs/>
        </w:rPr>
        <w:annotationRef/>
      </w:r>
      <w:r w:rsidRPr="009C4380">
        <w:rPr>
          <w:rFonts w:cs="Times New Roman"/>
          <w:b/>
          <w:bCs/>
          <w:i/>
          <w:iCs/>
        </w:rPr>
        <w:t>p</w:t>
      </w:r>
      <w:r w:rsidRPr="009C4380">
        <w:rPr>
          <w:rFonts w:cs="Times New Roman"/>
          <w:b/>
          <w:bCs/>
        </w:rPr>
        <w:t>CO</w:t>
      </w:r>
      <w:r w:rsidRPr="009C4380">
        <w:rPr>
          <w:rFonts w:cs="Times New Roman"/>
          <w:b/>
          <w:bCs/>
          <w:vertAlign w:val="subscript"/>
        </w:rPr>
        <w:t>2</w:t>
      </w:r>
      <w:r w:rsidRPr="009C4380">
        <w:rPr>
          <w:rFonts w:cs="Times New Roman"/>
          <w:b/>
          <w:bCs/>
          <w:vertAlign w:val="subscript"/>
        </w:rPr>
        <w:br/>
      </w:r>
      <w:r w:rsidRPr="009C4380">
        <w:rPr>
          <w:rFonts w:cs="Times New Roman"/>
        </w:rPr>
        <w:t>[?]</w:t>
      </w:r>
    </w:p>
  </w:comment>
  <w:comment w:id="1344" w:author="Soapbox" w:date="2021-07-26T12:05:00Z" w:initials="SBX">
    <w:p w14:paraId="0011FCFA" w14:textId="346C4A40" w:rsidR="005A3EE7" w:rsidRDefault="005A3EE7">
      <w:pPr>
        <w:pStyle w:val="CommentText"/>
      </w:pPr>
      <w:r>
        <w:rPr>
          <w:rStyle w:val="CommentReference"/>
        </w:rPr>
        <w:annotationRef/>
      </w:r>
      <w:r>
        <w:t>Q: 5.8a or 5.8b? Or both?</w:t>
      </w:r>
    </w:p>
  </w:comment>
  <w:comment w:id="1357" w:author="Robin Matthews" w:date="2021-06-17T13:55:00Z" w:initials="RM">
    <w:p w14:paraId="664F7DF2" w14:textId="77777777" w:rsidR="00025FA2" w:rsidRDefault="00025FA2">
      <w:pPr>
        <w:pStyle w:val="CommentText"/>
      </w:pPr>
      <w:r>
        <w:rPr>
          <w:rStyle w:val="CommentReference"/>
        </w:rPr>
        <w:annotationRef/>
      </w:r>
      <w:r>
        <w:t>Extra stuff:</w:t>
      </w:r>
    </w:p>
    <w:p w14:paraId="11F512C1" w14:textId="77777777" w:rsidR="00025FA2" w:rsidRDefault="00025FA2">
      <w:pPr>
        <w:pStyle w:val="CommentText"/>
      </w:pPr>
      <w:r>
        <w:t>, ()</w:t>
      </w:r>
    </w:p>
    <w:p w14:paraId="201ACECB" w14:textId="77777777" w:rsidR="00025FA2" w:rsidRDefault="00025FA2">
      <w:pPr>
        <w:pStyle w:val="CommentText"/>
      </w:pPr>
    </w:p>
    <w:p w14:paraId="1258CA6D" w14:textId="77777777" w:rsidR="00025FA2" w:rsidRDefault="00025FA2">
      <w:pPr>
        <w:pStyle w:val="CommentText"/>
      </w:pPr>
      <w:r>
        <w:t>Correct:</w:t>
      </w:r>
    </w:p>
    <w:p w14:paraId="718DA9C2" w14:textId="77777777" w:rsidR="00025FA2" w:rsidRDefault="00025FA2">
      <w:pPr>
        <w:pStyle w:val="CommentText"/>
      </w:pPr>
      <w:r>
        <w:t>Jacobson et al. (2007)</w:t>
      </w:r>
    </w:p>
    <w:p w14:paraId="08A94CBF" w14:textId="62B666E5" w:rsidR="00025FA2" w:rsidRDefault="00025FA2">
      <w:pPr>
        <w:pStyle w:val="CommentText"/>
      </w:pPr>
      <w:r>
        <w:t>(Jacobson et al., 2007)</w:t>
      </w:r>
    </w:p>
  </w:comment>
  <w:comment w:id="1371" w:author="Soapbox" w:date="2021-07-17T03:56:00Z" w:initials="SBX">
    <w:p w14:paraId="2273A63C" w14:textId="020C33B6" w:rsidR="00DD3870" w:rsidRDefault="00DD3870">
      <w:pPr>
        <w:pStyle w:val="CommentText"/>
      </w:pPr>
      <w:r>
        <w:rPr>
          <w:rStyle w:val="CommentReference"/>
        </w:rPr>
        <w:annotationRef/>
      </w:r>
      <w:r>
        <w:t>Q: lowercase?</w:t>
      </w:r>
    </w:p>
  </w:comment>
  <w:comment w:id="1377" w:author="Robin Matthews" w:date="2021-06-17T13:55:00Z" w:initials="RM">
    <w:p w14:paraId="4A58B46F" w14:textId="77777777" w:rsidR="00025FA2" w:rsidRPr="0061484F" w:rsidRDefault="00025FA2">
      <w:pPr>
        <w:pStyle w:val="CommentText"/>
        <w:rPr>
          <w:lang w:val="en-US"/>
        </w:rPr>
      </w:pPr>
      <w:r>
        <w:rPr>
          <w:rStyle w:val="CommentReference"/>
        </w:rPr>
        <w:annotationRef/>
      </w:r>
      <w:r w:rsidRPr="0061484F">
        <w:rPr>
          <w:lang w:val="en-US"/>
        </w:rPr>
        <w:t>Not found:</w:t>
      </w:r>
    </w:p>
    <w:p w14:paraId="00DF58B9" w14:textId="77777777" w:rsidR="00025FA2" w:rsidRPr="0061484F" w:rsidRDefault="00025FA2">
      <w:pPr>
        <w:pStyle w:val="CommentText"/>
        <w:rPr>
          <w:lang w:val="en-US"/>
        </w:rPr>
      </w:pPr>
      <w:r w:rsidRPr="0061484F">
        <w:rPr>
          <w:lang w:val="en-US"/>
        </w:rPr>
        <w:t>Khatiwala et al., 2013</w:t>
      </w:r>
    </w:p>
    <w:p w14:paraId="33AE2533" w14:textId="77777777" w:rsidR="00025FA2" w:rsidRDefault="00025FA2">
      <w:pPr>
        <w:pStyle w:val="CommentText"/>
      </w:pPr>
      <w:r>
        <w:t>Gruber et al., 2019b</w:t>
      </w:r>
    </w:p>
    <w:p w14:paraId="37DEBDD7" w14:textId="77777777" w:rsidR="00025FA2" w:rsidRDefault="00025FA2">
      <w:pPr>
        <w:pStyle w:val="CommentText"/>
      </w:pPr>
    </w:p>
    <w:p w14:paraId="7CBB5082" w14:textId="77777777" w:rsidR="00025FA2" w:rsidRDefault="00025FA2">
      <w:pPr>
        <w:pStyle w:val="CommentText"/>
      </w:pPr>
      <w:r>
        <w:t>Extra stuff:</w:t>
      </w:r>
    </w:p>
    <w:p w14:paraId="2DDE3448" w14:textId="77777777" w:rsidR="00025FA2" w:rsidRDefault="00025FA2">
      <w:pPr>
        <w:pStyle w:val="CommentText"/>
      </w:pPr>
      <w:r>
        <w:t>(; Gruber et al., 2019a; Wu et al., 2020; Chapter 9.2.2.3)</w:t>
      </w:r>
    </w:p>
    <w:p w14:paraId="51127098" w14:textId="77777777" w:rsidR="00025FA2" w:rsidRDefault="00025FA2">
      <w:pPr>
        <w:pStyle w:val="CommentText"/>
      </w:pPr>
    </w:p>
    <w:p w14:paraId="1386AFD7" w14:textId="77777777" w:rsidR="00025FA2" w:rsidRDefault="00025FA2">
      <w:pPr>
        <w:pStyle w:val="CommentText"/>
      </w:pPr>
      <w:r>
        <w:t>Correct:</w:t>
      </w:r>
    </w:p>
    <w:p w14:paraId="42CDD392" w14:textId="311499A2" w:rsidR="00025FA2" w:rsidRDefault="00025FA2">
      <w:pPr>
        <w:pStyle w:val="CommentText"/>
      </w:pPr>
      <w:r>
        <w:t>(Khatiwala et al., 2013; DeVries, 2014; Gruber et al., 2019b)</w:t>
      </w:r>
    </w:p>
  </w:comment>
  <w:comment w:id="1378" w:author="Robin Matthews" w:date="2021-06-17T16:16:00Z" w:initials="RM">
    <w:p w14:paraId="1E16F1A2" w14:textId="77777777" w:rsidR="0088459F" w:rsidRPr="0061484F" w:rsidRDefault="0088459F">
      <w:pPr>
        <w:pStyle w:val="CommentText"/>
        <w:rPr>
          <w:lang w:val="en-US"/>
        </w:rPr>
      </w:pPr>
      <w:r>
        <w:rPr>
          <w:rStyle w:val="CommentReference"/>
        </w:rPr>
        <w:annotationRef/>
      </w:r>
      <w:r w:rsidRPr="0061484F">
        <w:rPr>
          <w:lang w:val="en-US"/>
        </w:rPr>
        <w:t>Missing reference details for Wu et al., 2020</w:t>
      </w:r>
    </w:p>
    <w:p w14:paraId="2D15CA2F" w14:textId="77777777" w:rsidR="0088459F" w:rsidRPr="0061484F" w:rsidRDefault="0088459F">
      <w:pPr>
        <w:pStyle w:val="CommentText"/>
        <w:rPr>
          <w:lang w:val="en-US"/>
        </w:rPr>
      </w:pPr>
    </w:p>
    <w:p w14:paraId="2F883CDF" w14:textId="76466F0A" w:rsidR="0088459F" w:rsidRPr="0061484F" w:rsidRDefault="0088459F">
      <w:pPr>
        <w:pStyle w:val="CommentText"/>
        <w:rPr>
          <w:lang w:val="en-US"/>
        </w:rPr>
      </w:pPr>
      <w:r w:rsidRPr="0061484F">
        <w:rPr>
          <w:lang w:val="en-US"/>
        </w:rPr>
        <w:t>Mendeley field also cotnains référence details for Khatiwala et al., 2013. Want me to remove it?</w:t>
      </w:r>
    </w:p>
  </w:comment>
  <w:comment w:id="1397" w:author="Robin Matthews" w:date="2021-06-17T13:55:00Z" w:initials="RM">
    <w:p w14:paraId="22557B50" w14:textId="77777777" w:rsidR="00025FA2" w:rsidRPr="0061484F" w:rsidRDefault="00025FA2">
      <w:pPr>
        <w:pStyle w:val="CommentText"/>
        <w:rPr>
          <w:lang w:val="en-US"/>
        </w:rPr>
      </w:pPr>
      <w:r>
        <w:rPr>
          <w:rStyle w:val="CommentReference"/>
        </w:rPr>
        <w:annotationRef/>
      </w:r>
      <w:r w:rsidRPr="0061484F">
        <w:rPr>
          <w:lang w:val="en-US"/>
        </w:rPr>
        <w:t>Not found:</w:t>
      </w:r>
    </w:p>
    <w:p w14:paraId="7605E1B2" w14:textId="77777777" w:rsidR="00025FA2" w:rsidRPr="0061484F" w:rsidRDefault="00025FA2">
      <w:pPr>
        <w:pStyle w:val="CommentText"/>
        <w:rPr>
          <w:lang w:val="en-US"/>
        </w:rPr>
      </w:pPr>
      <w:r w:rsidRPr="0061484F">
        <w:rPr>
          <w:lang w:val="en-US"/>
        </w:rPr>
        <w:t>2019b</w:t>
      </w:r>
    </w:p>
    <w:p w14:paraId="39E91D47" w14:textId="77777777" w:rsidR="00025FA2" w:rsidRPr="0061484F" w:rsidRDefault="00025FA2">
      <w:pPr>
        <w:pStyle w:val="CommentText"/>
        <w:rPr>
          <w:lang w:val="en-US"/>
        </w:rPr>
      </w:pPr>
    </w:p>
    <w:p w14:paraId="267B11B4" w14:textId="77777777" w:rsidR="00025FA2" w:rsidRPr="0061484F" w:rsidRDefault="00025FA2">
      <w:pPr>
        <w:pStyle w:val="CommentText"/>
        <w:rPr>
          <w:lang w:val="en-US"/>
        </w:rPr>
      </w:pPr>
      <w:r w:rsidRPr="0061484F">
        <w:rPr>
          <w:lang w:val="en-US"/>
        </w:rPr>
        <w:t>Extra stuff:</w:t>
      </w:r>
    </w:p>
    <w:p w14:paraId="21495D69" w14:textId="77777777" w:rsidR="00025FA2" w:rsidRDefault="00025FA2">
      <w:pPr>
        <w:pStyle w:val="CommentText"/>
      </w:pPr>
      <w:r>
        <w:t>(, 2019a)</w:t>
      </w:r>
    </w:p>
    <w:p w14:paraId="611E24EB" w14:textId="77777777" w:rsidR="00025FA2" w:rsidRDefault="00025FA2">
      <w:pPr>
        <w:pStyle w:val="CommentText"/>
      </w:pPr>
    </w:p>
    <w:p w14:paraId="7B917750" w14:textId="77777777" w:rsidR="00025FA2" w:rsidRDefault="00025FA2">
      <w:pPr>
        <w:pStyle w:val="CommentText"/>
      </w:pPr>
      <w:r>
        <w:t>Correct:</w:t>
      </w:r>
    </w:p>
    <w:p w14:paraId="59045A51" w14:textId="77777777" w:rsidR="00025FA2" w:rsidRDefault="00025FA2">
      <w:pPr>
        <w:pStyle w:val="CommentText"/>
      </w:pPr>
      <w:r>
        <w:t>Gruber et al. (2019b)</w:t>
      </w:r>
    </w:p>
    <w:p w14:paraId="2DB7D869" w14:textId="1709C346" w:rsidR="00025FA2" w:rsidRDefault="00025FA2">
      <w:pPr>
        <w:pStyle w:val="CommentText"/>
      </w:pPr>
      <w:r>
        <w:t>(Gruber et al., 2019b)</w:t>
      </w:r>
    </w:p>
  </w:comment>
  <w:comment w:id="1404" w:author="Robin Matthews" w:date="2021-06-17T13:55:00Z" w:initials="RM">
    <w:p w14:paraId="0C164079" w14:textId="77777777" w:rsidR="00025FA2" w:rsidRPr="0061484F" w:rsidRDefault="00025FA2">
      <w:pPr>
        <w:pStyle w:val="CommentText"/>
        <w:rPr>
          <w:lang w:val="en-US"/>
        </w:rPr>
      </w:pPr>
      <w:r>
        <w:rPr>
          <w:rStyle w:val="CommentReference"/>
        </w:rPr>
        <w:annotationRef/>
      </w:r>
      <w:r w:rsidRPr="0061484F">
        <w:rPr>
          <w:lang w:val="en-US"/>
        </w:rPr>
        <w:t>Not found:</w:t>
      </w:r>
    </w:p>
    <w:p w14:paraId="32BB5F9A" w14:textId="77777777" w:rsidR="00025FA2" w:rsidRPr="0061484F" w:rsidRDefault="00025FA2">
      <w:pPr>
        <w:pStyle w:val="CommentText"/>
        <w:rPr>
          <w:lang w:val="en-US"/>
        </w:rPr>
      </w:pPr>
      <w:r w:rsidRPr="0061484F">
        <w:rPr>
          <w:lang w:val="en-US"/>
        </w:rPr>
        <w:t>2019b</w:t>
      </w:r>
    </w:p>
    <w:p w14:paraId="567BAE24" w14:textId="77777777" w:rsidR="00025FA2" w:rsidRPr="0061484F" w:rsidRDefault="00025FA2">
      <w:pPr>
        <w:pStyle w:val="CommentText"/>
        <w:rPr>
          <w:lang w:val="en-US"/>
        </w:rPr>
      </w:pPr>
    </w:p>
    <w:p w14:paraId="2F81E271" w14:textId="77777777" w:rsidR="00025FA2" w:rsidRPr="0061484F" w:rsidRDefault="00025FA2">
      <w:pPr>
        <w:pStyle w:val="CommentText"/>
        <w:rPr>
          <w:lang w:val="en-US"/>
        </w:rPr>
      </w:pPr>
      <w:r w:rsidRPr="0061484F">
        <w:rPr>
          <w:lang w:val="en-US"/>
        </w:rPr>
        <w:t>Extra stuff:</w:t>
      </w:r>
    </w:p>
    <w:p w14:paraId="2ACDCCD2" w14:textId="77777777" w:rsidR="00025FA2" w:rsidRDefault="00025FA2">
      <w:pPr>
        <w:pStyle w:val="CommentText"/>
      </w:pPr>
      <w:r>
        <w:t>(, 2019a)</w:t>
      </w:r>
    </w:p>
    <w:p w14:paraId="486434E4" w14:textId="77777777" w:rsidR="00025FA2" w:rsidRDefault="00025FA2">
      <w:pPr>
        <w:pStyle w:val="CommentText"/>
      </w:pPr>
    </w:p>
    <w:p w14:paraId="13F7AD61" w14:textId="77777777" w:rsidR="00025FA2" w:rsidRDefault="00025FA2">
      <w:pPr>
        <w:pStyle w:val="CommentText"/>
      </w:pPr>
      <w:r>
        <w:t>Correct:</w:t>
      </w:r>
    </w:p>
    <w:p w14:paraId="1E077268" w14:textId="77777777" w:rsidR="00025FA2" w:rsidRDefault="00025FA2">
      <w:pPr>
        <w:pStyle w:val="CommentText"/>
      </w:pPr>
      <w:r>
        <w:t>Gruber et al. (2019b)</w:t>
      </w:r>
    </w:p>
    <w:p w14:paraId="75F699A6" w14:textId="1EBCD2BB" w:rsidR="00025FA2" w:rsidRDefault="00025FA2">
      <w:pPr>
        <w:pStyle w:val="CommentText"/>
      </w:pPr>
      <w:r>
        <w:t>(Gruber et al., 2019b)</w:t>
      </w:r>
    </w:p>
  </w:comment>
  <w:comment w:id="1407" w:author="Robin Matthews" w:date="2021-06-17T13:55:00Z" w:initials="RM">
    <w:p w14:paraId="1765A817" w14:textId="77777777" w:rsidR="00025FA2" w:rsidRPr="0061484F" w:rsidRDefault="00025FA2">
      <w:pPr>
        <w:pStyle w:val="CommentText"/>
        <w:rPr>
          <w:lang w:val="en-US"/>
        </w:rPr>
      </w:pPr>
      <w:r>
        <w:rPr>
          <w:rStyle w:val="CommentReference"/>
        </w:rPr>
        <w:annotationRef/>
      </w:r>
      <w:r w:rsidRPr="0061484F">
        <w:rPr>
          <w:lang w:val="en-US"/>
        </w:rPr>
        <w:t>Extra stuff:</w:t>
      </w:r>
    </w:p>
    <w:p w14:paraId="1AD3E55F" w14:textId="77777777" w:rsidR="00025FA2" w:rsidRPr="0061484F" w:rsidRDefault="00025FA2">
      <w:pPr>
        <w:pStyle w:val="CommentText"/>
        <w:rPr>
          <w:lang w:val="en-US"/>
        </w:rPr>
      </w:pPr>
      <w:r w:rsidRPr="0061484F">
        <w:rPr>
          <w:lang w:val="en-US"/>
        </w:rPr>
        <w:t xml:space="preserve">, </w:t>
      </w:r>
    </w:p>
    <w:p w14:paraId="4FA5F2EB" w14:textId="77777777" w:rsidR="00025FA2" w:rsidRPr="0061484F" w:rsidRDefault="00025FA2">
      <w:pPr>
        <w:pStyle w:val="CommentText"/>
        <w:rPr>
          <w:lang w:val="en-US"/>
        </w:rPr>
      </w:pPr>
    </w:p>
    <w:p w14:paraId="37D28621" w14:textId="77777777" w:rsidR="00025FA2" w:rsidRPr="0061484F" w:rsidRDefault="00025FA2">
      <w:pPr>
        <w:pStyle w:val="CommentText"/>
        <w:rPr>
          <w:lang w:val="en-US"/>
        </w:rPr>
      </w:pPr>
      <w:r w:rsidRPr="0061484F">
        <w:rPr>
          <w:lang w:val="en-US"/>
        </w:rPr>
        <w:t>Correct:</w:t>
      </w:r>
    </w:p>
    <w:p w14:paraId="4D04CDF5" w14:textId="77777777" w:rsidR="00025FA2" w:rsidRPr="0061484F" w:rsidRDefault="00025FA2">
      <w:pPr>
        <w:pStyle w:val="CommentText"/>
        <w:rPr>
          <w:lang w:val="en-US"/>
        </w:rPr>
      </w:pPr>
      <w:r w:rsidRPr="0061484F">
        <w:rPr>
          <w:lang w:val="en-US"/>
        </w:rPr>
        <w:t>IPCC (2019b)</w:t>
      </w:r>
    </w:p>
    <w:p w14:paraId="6034FA2E" w14:textId="4C5E1B4D" w:rsidR="00025FA2" w:rsidRPr="0061484F" w:rsidRDefault="00025FA2">
      <w:pPr>
        <w:pStyle w:val="CommentText"/>
        <w:rPr>
          <w:lang w:val="en-US"/>
        </w:rPr>
      </w:pPr>
      <w:r w:rsidRPr="0061484F">
        <w:rPr>
          <w:lang w:val="en-US"/>
        </w:rPr>
        <w:t>(IPCC, 2019b)</w:t>
      </w:r>
    </w:p>
  </w:comment>
  <w:comment w:id="1408" w:author="Robin Matthews" w:date="2021-06-17T13:56:00Z" w:initials="RM">
    <w:p w14:paraId="01FBA202" w14:textId="77777777" w:rsidR="00025FA2" w:rsidRPr="0061484F" w:rsidRDefault="00025FA2">
      <w:pPr>
        <w:pStyle w:val="CommentText"/>
        <w:rPr>
          <w:lang w:val="en-US"/>
        </w:rPr>
      </w:pPr>
      <w:r>
        <w:rPr>
          <w:rStyle w:val="CommentReference"/>
        </w:rPr>
        <w:annotationRef/>
      </w:r>
      <w:r w:rsidRPr="0061484F">
        <w:rPr>
          <w:lang w:val="en-US"/>
        </w:rPr>
        <w:t>Not found:</w:t>
      </w:r>
    </w:p>
    <w:p w14:paraId="10B78608" w14:textId="77777777" w:rsidR="00025FA2" w:rsidRPr="0061484F" w:rsidRDefault="00025FA2">
      <w:pPr>
        <w:pStyle w:val="CommentText"/>
        <w:rPr>
          <w:lang w:val="en-US"/>
        </w:rPr>
      </w:pPr>
      <w:r w:rsidRPr="0061484F">
        <w:rPr>
          <w:lang w:val="en-US"/>
        </w:rPr>
        <w:t>2019b</w:t>
      </w:r>
    </w:p>
    <w:p w14:paraId="1A2F444C" w14:textId="77777777" w:rsidR="00025FA2" w:rsidRPr="0061484F" w:rsidRDefault="00025FA2">
      <w:pPr>
        <w:pStyle w:val="CommentText"/>
        <w:rPr>
          <w:lang w:val="en-US"/>
        </w:rPr>
      </w:pPr>
    </w:p>
    <w:p w14:paraId="39FA7517" w14:textId="77777777" w:rsidR="00025FA2" w:rsidRPr="0061484F" w:rsidRDefault="00025FA2">
      <w:pPr>
        <w:pStyle w:val="CommentText"/>
        <w:rPr>
          <w:lang w:val="en-US"/>
        </w:rPr>
      </w:pPr>
      <w:r w:rsidRPr="0061484F">
        <w:rPr>
          <w:lang w:val="en-US"/>
        </w:rPr>
        <w:t>Extra stuff:</w:t>
      </w:r>
    </w:p>
    <w:p w14:paraId="14FB4114" w14:textId="77777777" w:rsidR="00025FA2" w:rsidRDefault="00025FA2">
      <w:pPr>
        <w:pStyle w:val="CommentText"/>
      </w:pPr>
      <w:r>
        <w:t>(, 2019a)</w:t>
      </w:r>
    </w:p>
    <w:p w14:paraId="3EAB19BE" w14:textId="77777777" w:rsidR="00025FA2" w:rsidRDefault="00025FA2">
      <w:pPr>
        <w:pStyle w:val="CommentText"/>
      </w:pPr>
    </w:p>
    <w:p w14:paraId="48E052AE" w14:textId="77777777" w:rsidR="00025FA2" w:rsidRDefault="00025FA2">
      <w:pPr>
        <w:pStyle w:val="CommentText"/>
      </w:pPr>
      <w:r>
        <w:t>Correct:</w:t>
      </w:r>
    </w:p>
    <w:p w14:paraId="42B1F7E5" w14:textId="77777777" w:rsidR="00025FA2" w:rsidRDefault="00025FA2">
      <w:pPr>
        <w:pStyle w:val="CommentText"/>
      </w:pPr>
      <w:r>
        <w:t>Gruber et al. (2019b)</w:t>
      </w:r>
    </w:p>
    <w:p w14:paraId="6DF08C2D" w14:textId="407FDCBD" w:rsidR="00025FA2" w:rsidRDefault="00025FA2">
      <w:pPr>
        <w:pStyle w:val="CommentText"/>
      </w:pPr>
      <w:r>
        <w:t>(Gruber et al., 2019b)</w:t>
      </w:r>
    </w:p>
  </w:comment>
  <w:comment w:id="1428" w:author="Robin Matthews" w:date="2021-06-17T13:56:00Z" w:initials="RM">
    <w:p w14:paraId="6759BAAF" w14:textId="77777777" w:rsidR="00025FA2" w:rsidRPr="0061484F" w:rsidRDefault="00025FA2">
      <w:pPr>
        <w:pStyle w:val="CommentText"/>
        <w:rPr>
          <w:lang w:val="en-US"/>
        </w:rPr>
      </w:pPr>
      <w:r>
        <w:rPr>
          <w:rStyle w:val="CommentReference"/>
        </w:rPr>
        <w:annotationRef/>
      </w:r>
      <w:r w:rsidRPr="0061484F">
        <w:rPr>
          <w:lang w:val="en-US"/>
        </w:rPr>
        <w:t>Not found:</w:t>
      </w:r>
    </w:p>
    <w:p w14:paraId="731B94AE" w14:textId="77777777" w:rsidR="00025FA2" w:rsidRPr="0061484F" w:rsidRDefault="00025FA2">
      <w:pPr>
        <w:pStyle w:val="CommentText"/>
        <w:rPr>
          <w:lang w:val="en-US"/>
        </w:rPr>
      </w:pPr>
      <w:r w:rsidRPr="0061484F">
        <w:rPr>
          <w:lang w:val="en-US"/>
        </w:rPr>
        <w:t>Gruber et al., 2019b</w:t>
      </w:r>
    </w:p>
    <w:p w14:paraId="6C5CA2A7" w14:textId="77777777" w:rsidR="00025FA2" w:rsidRPr="0061484F" w:rsidRDefault="00025FA2">
      <w:pPr>
        <w:pStyle w:val="CommentText"/>
        <w:rPr>
          <w:lang w:val="en-US"/>
        </w:rPr>
      </w:pPr>
    </w:p>
    <w:p w14:paraId="6F18AC25" w14:textId="77777777" w:rsidR="00025FA2" w:rsidRPr="0061484F" w:rsidRDefault="00025FA2">
      <w:pPr>
        <w:pStyle w:val="CommentText"/>
        <w:rPr>
          <w:lang w:val="en-US"/>
        </w:rPr>
      </w:pPr>
      <w:r w:rsidRPr="0061484F">
        <w:rPr>
          <w:lang w:val="en-US"/>
        </w:rPr>
        <w:t>Extra stuff:</w:t>
      </w:r>
    </w:p>
    <w:p w14:paraId="737DDDB0" w14:textId="77777777" w:rsidR="00025FA2" w:rsidRPr="0061484F" w:rsidRDefault="00025FA2">
      <w:pPr>
        <w:pStyle w:val="CommentText"/>
        <w:rPr>
          <w:lang w:val="en-US"/>
        </w:rPr>
      </w:pPr>
      <w:r w:rsidRPr="0061484F">
        <w:rPr>
          <w:lang w:val="en-US"/>
        </w:rPr>
        <w:t>(Gruber et al., 2019a; )</w:t>
      </w:r>
    </w:p>
    <w:p w14:paraId="4BCCD0B9" w14:textId="77777777" w:rsidR="00025FA2" w:rsidRPr="0061484F" w:rsidRDefault="00025FA2">
      <w:pPr>
        <w:pStyle w:val="CommentText"/>
        <w:rPr>
          <w:lang w:val="en-US"/>
        </w:rPr>
      </w:pPr>
    </w:p>
    <w:p w14:paraId="65F50C70" w14:textId="77777777" w:rsidR="00025FA2" w:rsidRDefault="00025FA2">
      <w:pPr>
        <w:pStyle w:val="CommentText"/>
      </w:pPr>
      <w:r>
        <w:t>Correct:</w:t>
      </w:r>
    </w:p>
    <w:p w14:paraId="7C919C41" w14:textId="04EB0F17" w:rsidR="00025FA2" w:rsidRDefault="00025FA2">
      <w:pPr>
        <w:pStyle w:val="CommentText"/>
      </w:pPr>
      <w:r>
        <w:t>(Gruber et al., 2019b; Hauck et al., 2020)</w:t>
      </w:r>
    </w:p>
  </w:comment>
  <w:comment w:id="1440" w:author="Robin Matthews" w:date="2021-06-17T13:56:00Z" w:initials="RM">
    <w:p w14:paraId="03F2C1AE" w14:textId="77777777" w:rsidR="00025FA2" w:rsidRDefault="00025FA2">
      <w:pPr>
        <w:pStyle w:val="CommentText"/>
      </w:pPr>
      <w:r>
        <w:rPr>
          <w:rStyle w:val="CommentReference"/>
        </w:rPr>
        <w:annotationRef/>
      </w:r>
      <w:r>
        <w:t>Not found:</w:t>
      </w:r>
    </w:p>
    <w:p w14:paraId="0ABD685B" w14:textId="77777777" w:rsidR="00025FA2" w:rsidRDefault="00025FA2">
      <w:pPr>
        <w:pStyle w:val="CommentText"/>
      </w:pPr>
      <w:r>
        <w:t>2016</w:t>
      </w:r>
    </w:p>
    <w:p w14:paraId="37A7CE72" w14:textId="77777777" w:rsidR="00025FA2" w:rsidRDefault="00025FA2">
      <w:pPr>
        <w:pStyle w:val="CommentText"/>
      </w:pPr>
    </w:p>
    <w:p w14:paraId="2B1C84C2" w14:textId="77777777" w:rsidR="00025FA2" w:rsidRDefault="00025FA2">
      <w:pPr>
        <w:pStyle w:val="CommentText"/>
      </w:pPr>
      <w:r>
        <w:t>Extra stuff:</w:t>
      </w:r>
    </w:p>
    <w:p w14:paraId="111184B1" w14:textId="77777777" w:rsidR="00025FA2" w:rsidRDefault="00025FA2">
      <w:pPr>
        <w:pStyle w:val="CommentText"/>
      </w:pPr>
      <w:r>
        <w:t>(, 2020; Landschützer et al., 2014; Rödenbeck et al., 2014; Zeng et al., 2014; Denvil-Sommer et al., 2019; Gregor et al., 2019; Iida et al., 2020)</w:t>
      </w:r>
    </w:p>
    <w:p w14:paraId="1F11A8EF" w14:textId="77777777" w:rsidR="00025FA2" w:rsidRDefault="00025FA2">
      <w:pPr>
        <w:pStyle w:val="CommentText"/>
      </w:pPr>
    </w:p>
    <w:p w14:paraId="780C76EC" w14:textId="77777777" w:rsidR="00025FA2" w:rsidRPr="0061484F" w:rsidRDefault="00025FA2">
      <w:pPr>
        <w:pStyle w:val="CommentText"/>
        <w:rPr>
          <w:lang w:val="en-US"/>
        </w:rPr>
      </w:pPr>
      <w:r w:rsidRPr="0061484F">
        <w:rPr>
          <w:lang w:val="en-US"/>
        </w:rPr>
        <w:t>Correct:</w:t>
      </w:r>
    </w:p>
    <w:p w14:paraId="2760648E" w14:textId="77777777" w:rsidR="00025FA2" w:rsidRPr="0061484F" w:rsidRDefault="00025FA2">
      <w:pPr>
        <w:pStyle w:val="CommentText"/>
        <w:rPr>
          <w:lang w:val="en-US"/>
        </w:rPr>
      </w:pPr>
      <w:r w:rsidRPr="0061484F">
        <w:rPr>
          <w:lang w:val="en-US"/>
        </w:rPr>
        <w:t>Bakker et al. (2016)</w:t>
      </w:r>
    </w:p>
    <w:p w14:paraId="710E6F60" w14:textId="37FE6CA9" w:rsidR="00025FA2" w:rsidRPr="0061484F" w:rsidRDefault="00025FA2">
      <w:pPr>
        <w:pStyle w:val="CommentText"/>
        <w:rPr>
          <w:lang w:val="en-US"/>
        </w:rPr>
      </w:pPr>
      <w:r w:rsidRPr="0061484F">
        <w:rPr>
          <w:lang w:val="en-US"/>
        </w:rPr>
        <w:t>(Bakker et al., 2016)</w:t>
      </w:r>
    </w:p>
  </w:comment>
  <w:comment w:id="1441" w:author="Robin Matthews" w:date="2021-06-17T16:19:00Z" w:initials="RM">
    <w:p w14:paraId="7D646B07" w14:textId="2F877E35" w:rsidR="0088459F" w:rsidRPr="0061484F" w:rsidRDefault="0088459F">
      <w:pPr>
        <w:pStyle w:val="CommentText"/>
        <w:rPr>
          <w:lang w:val="en-US"/>
        </w:rPr>
      </w:pPr>
      <w:r>
        <w:rPr>
          <w:rStyle w:val="CommentReference"/>
        </w:rPr>
        <w:annotationRef/>
      </w:r>
      <w:r w:rsidRPr="0061484F">
        <w:rPr>
          <w:lang w:val="en-US"/>
        </w:rPr>
        <w:t>Mendeley field contains reference details for Bakker et al., 2016. Do you want me to remove that?</w:t>
      </w:r>
    </w:p>
    <w:p w14:paraId="55883719" w14:textId="77777777" w:rsidR="0088459F" w:rsidRPr="0061484F" w:rsidRDefault="0088459F">
      <w:pPr>
        <w:pStyle w:val="CommentText"/>
        <w:rPr>
          <w:lang w:val="en-US"/>
        </w:rPr>
      </w:pPr>
    </w:p>
    <w:p w14:paraId="394BA8D8" w14:textId="0016CED1" w:rsidR="0088459F" w:rsidRPr="0061484F" w:rsidRDefault="0088459F">
      <w:pPr>
        <w:pStyle w:val="CommentText"/>
        <w:rPr>
          <w:lang w:val="en-US"/>
        </w:rPr>
      </w:pPr>
      <w:r w:rsidRPr="0061484F">
        <w:rPr>
          <w:lang w:val="en-US"/>
        </w:rPr>
        <w:t>Please provide DOIs for all the references – all are missing from the Mendeley field.</w:t>
      </w:r>
    </w:p>
  </w:comment>
  <w:comment w:id="1445" w:author="Robin Matthews" w:date="2021-06-17T13:56:00Z" w:initials="RM">
    <w:p w14:paraId="343E608A" w14:textId="77777777" w:rsidR="00025FA2" w:rsidRPr="0061484F" w:rsidRDefault="00025FA2">
      <w:pPr>
        <w:pStyle w:val="CommentText"/>
        <w:rPr>
          <w:lang w:val="en-US"/>
        </w:rPr>
      </w:pPr>
      <w:r>
        <w:rPr>
          <w:rStyle w:val="CommentReference"/>
        </w:rPr>
        <w:annotationRef/>
      </w:r>
      <w:r w:rsidRPr="0061484F">
        <w:rPr>
          <w:lang w:val="en-US"/>
        </w:rPr>
        <w:t>Extra stuff:</w:t>
      </w:r>
    </w:p>
    <w:p w14:paraId="21D0924E" w14:textId="77777777" w:rsidR="00025FA2" w:rsidRPr="0061484F" w:rsidRDefault="00025FA2">
      <w:pPr>
        <w:pStyle w:val="CommentText"/>
        <w:rPr>
          <w:lang w:val="en-US"/>
        </w:rPr>
      </w:pPr>
      <w:r w:rsidRPr="0061484F">
        <w:rPr>
          <w:lang w:val="en-US"/>
        </w:rPr>
        <w:t>, ()</w:t>
      </w:r>
    </w:p>
    <w:p w14:paraId="09EA435B" w14:textId="77777777" w:rsidR="00025FA2" w:rsidRPr="0061484F" w:rsidRDefault="00025FA2">
      <w:pPr>
        <w:pStyle w:val="CommentText"/>
        <w:rPr>
          <w:lang w:val="en-US"/>
        </w:rPr>
      </w:pPr>
    </w:p>
    <w:p w14:paraId="179C9E45" w14:textId="77777777" w:rsidR="00025FA2" w:rsidRPr="0061484F" w:rsidRDefault="00025FA2">
      <w:pPr>
        <w:pStyle w:val="CommentText"/>
        <w:rPr>
          <w:lang w:val="en-US"/>
        </w:rPr>
      </w:pPr>
      <w:r w:rsidRPr="0061484F">
        <w:rPr>
          <w:lang w:val="en-US"/>
        </w:rPr>
        <w:t>Correct:</w:t>
      </w:r>
    </w:p>
    <w:p w14:paraId="6BF346A6" w14:textId="77777777" w:rsidR="00025FA2" w:rsidRPr="0061484F" w:rsidRDefault="00025FA2">
      <w:pPr>
        <w:pStyle w:val="CommentText"/>
        <w:rPr>
          <w:lang w:val="en-US"/>
        </w:rPr>
      </w:pPr>
      <w:r w:rsidRPr="0061484F">
        <w:rPr>
          <w:lang w:val="en-US"/>
        </w:rPr>
        <w:t>Gregor et al. (2019)</w:t>
      </w:r>
    </w:p>
    <w:p w14:paraId="66C1154E" w14:textId="6EEA2C0A" w:rsidR="00025FA2" w:rsidRPr="0061484F" w:rsidRDefault="00025FA2">
      <w:pPr>
        <w:pStyle w:val="CommentText"/>
        <w:rPr>
          <w:lang w:val="en-US"/>
        </w:rPr>
      </w:pPr>
      <w:r w:rsidRPr="0061484F">
        <w:rPr>
          <w:lang w:val="en-US"/>
        </w:rPr>
        <w:t>(Gregor et al., 2019)</w:t>
      </w:r>
    </w:p>
  </w:comment>
  <w:comment w:id="1447" w:author="Robin Matthews" w:date="2021-06-17T13:56:00Z" w:initials="RM">
    <w:p w14:paraId="536E5679" w14:textId="77777777" w:rsidR="00025FA2" w:rsidRPr="0061484F" w:rsidRDefault="00025FA2">
      <w:pPr>
        <w:pStyle w:val="CommentText"/>
        <w:rPr>
          <w:lang w:val="en-US"/>
        </w:rPr>
      </w:pPr>
      <w:r>
        <w:rPr>
          <w:rStyle w:val="CommentReference"/>
        </w:rPr>
        <w:annotationRef/>
      </w:r>
      <w:r w:rsidRPr="0061484F">
        <w:rPr>
          <w:lang w:val="en-US"/>
        </w:rPr>
        <w:t>Not found:</w:t>
      </w:r>
    </w:p>
    <w:p w14:paraId="32AB17CE" w14:textId="77777777" w:rsidR="00025FA2" w:rsidRPr="0061484F" w:rsidRDefault="00025FA2">
      <w:pPr>
        <w:pStyle w:val="CommentText"/>
        <w:rPr>
          <w:lang w:val="en-US"/>
        </w:rPr>
      </w:pPr>
      <w:r w:rsidRPr="0061484F">
        <w:rPr>
          <w:lang w:val="en-US"/>
        </w:rPr>
        <w:t>2019b</w:t>
      </w:r>
    </w:p>
    <w:p w14:paraId="3655A04A" w14:textId="77777777" w:rsidR="00025FA2" w:rsidRPr="0061484F" w:rsidRDefault="00025FA2">
      <w:pPr>
        <w:pStyle w:val="CommentText"/>
        <w:rPr>
          <w:lang w:val="en-US"/>
        </w:rPr>
      </w:pPr>
    </w:p>
    <w:p w14:paraId="421FEC02" w14:textId="77777777" w:rsidR="00025FA2" w:rsidRPr="0061484F" w:rsidRDefault="00025FA2">
      <w:pPr>
        <w:pStyle w:val="CommentText"/>
        <w:rPr>
          <w:lang w:val="en-US"/>
        </w:rPr>
      </w:pPr>
      <w:r w:rsidRPr="0061484F">
        <w:rPr>
          <w:lang w:val="en-US"/>
        </w:rPr>
        <w:t>Extra stuff:</w:t>
      </w:r>
    </w:p>
    <w:p w14:paraId="70C01E87" w14:textId="77777777" w:rsidR="00025FA2" w:rsidRPr="0061484F" w:rsidRDefault="00025FA2">
      <w:pPr>
        <w:pStyle w:val="CommentText"/>
        <w:rPr>
          <w:lang w:val="en-US"/>
        </w:rPr>
      </w:pPr>
      <w:r w:rsidRPr="0061484F">
        <w:rPr>
          <w:lang w:val="en-US"/>
        </w:rPr>
        <w:t>(, 2019a)</w:t>
      </w:r>
    </w:p>
    <w:p w14:paraId="24585AAB" w14:textId="77777777" w:rsidR="00025FA2" w:rsidRPr="0061484F" w:rsidRDefault="00025FA2">
      <w:pPr>
        <w:pStyle w:val="CommentText"/>
        <w:rPr>
          <w:lang w:val="en-US"/>
        </w:rPr>
      </w:pPr>
    </w:p>
    <w:p w14:paraId="13212586" w14:textId="77777777" w:rsidR="00025FA2" w:rsidRPr="0061484F" w:rsidRDefault="00025FA2">
      <w:pPr>
        <w:pStyle w:val="CommentText"/>
        <w:rPr>
          <w:lang w:val="en-US"/>
        </w:rPr>
      </w:pPr>
      <w:r w:rsidRPr="0061484F">
        <w:rPr>
          <w:lang w:val="en-US"/>
        </w:rPr>
        <w:t>Correct:</w:t>
      </w:r>
    </w:p>
    <w:p w14:paraId="6C6FC049" w14:textId="77777777" w:rsidR="00025FA2" w:rsidRDefault="00025FA2">
      <w:pPr>
        <w:pStyle w:val="CommentText"/>
      </w:pPr>
      <w:r>
        <w:t>Gruber et al. (2019b)</w:t>
      </w:r>
    </w:p>
    <w:p w14:paraId="0767285B" w14:textId="1630AD21" w:rsidR="00025FA2" w:rsidRDefault="00025FA2">
      <w:pPr>
        <w:pStyle w:val="CommentText"/>
      </w:pPr>
      <w:r>
        <w:t>(Gruber et al., 2019b)</w:t>
      </w:r>
    </w:p>
  </w:comment>
  <w:comment w:id="1461" w:author="Ian Blenkinsop" w:date="2021-07-14T11:08:00Z" w:initials="IB">
    <w:p w14:paraId="7D89BF1B" w14:textId="1273B354" w:rsidR="003017D7" w:rsidRDefault="003017D7">
      <w:pPr>
        <w:pStyle w:val="CommentText"/>
      </w:pPr>
      <w:r w:rsidRPr="003017D7">
        <w:rPr>
          <w:rStyle w:val="CommentReference"/>
          <w:b/>
          <w:bCs/>
        </w:rPr>
        <w:annotationRef/>
      </w:r>
      <w:r w:rsidRPr="003017D7">
        <w:rPr>
          <w:b/>
          <w:bCs/>
        </w:rPr>
        <w:t>Regional–global variability</w:t>
      </w:r>
      <w:r>
        <w:br/>
        <w:t>[?]</w:t>
      </w:r>
    </w:p>
  </w:comment>
  <w:comment w:id="1477" w:author="Robin Matthews" w:date="2021-06-17T13:56:00Z" w:initials="RM">
    <w:p w14:paraId="70FE83CE" w14:textId="77777777" w:rsidR="00025FA2" w:rsidRPr="0061484F" w:rsidRDefault="00025FA2">
      <w:pPr>
        <w:pStyle w:val="CommentText"/>
        <w:rPr>
          <w:lang w:val="en-US"/>
        </w:rPr>
      </w:pPr>
      <w:r>
        <w:rPr>
          <w:rStyle w:val="CommentReference"/>
        </w:rPr>
        <w:annotationRef/>
      </w:r>
      <w:r w:rsidRPr="0061484F">
        <w:rPr>
          <w:lang w:val="en-US"/>
        </w:rPr>
        <w:t>Not found:</w:t>
      </w:r>
    </w:p>
    <w:p w14:paraId="56EC633E" w14:textId="77777777" w:rsidR="00025FA2" w:rsidRPr="0061484F" w:rsidRDefault="00025FA2">
      <w:pPr>
        <w:pStyle w:val="CommentText"/>
        <w:rPr>
          <w:lang w:val="en-US"/>
        </w:rPr>
      </w:pPr>
      <w:r w:rsidRPr="0061484F">
        <w:rPr>
          <w:lang w:val="en-US"/>
        </w:rPr>
        <w:t>Gruber et al., 2019a</w:t>
      </w:r>
    </w:p>
    <w:p w14:paraId="5BF81E6C" w14:textId="77777777" w:rsidR="00025FA2" w:rsidRPr="0061484F" w:rsidRDefault="00025FA2">
      <w:pPr>
        <w:pStyle w:val="CommentText"/>
        <w:rPr>
          <w:lang w:val="en-US"/>
        </w:rPr>
      </w:pPr>
    </w:p>
    <w:p w14:paraId="0D4B9685" w14:textId="77777777" w:rsidR="00025FA2" w:rsidRPr="0061484F" w:rsidRDefault="00025FA2">
      <w:pPr>
        <w:pStyle w:val="CommentText"/>
        <w:rPr>
          <w:lang w:val="en-US"/>
        </w:rPr>
      </w:pPr>
      <w:r w:rsidRPr="0061484F">
        <w:rPr>
          <w:lang w:val="en-US"/>
        </w:rPr>
        <w:t>Extra stuff:</w:t>
      </w:r>
    </w:p>
    <w:p w14:paraId="79275C34" w14:textId="77777777" w:rsidR="00025FA2" w:rsidRPr="0061484F" w:rsidRDefault="00025FA2">
      <w:pPr>
        <w:pStyle w:val="CommentText"/>
        <w:rPr>
          <w:lang w:val="en-US"/>
        </w:rPr>
      </w:pPr>
      <w:r w:rsidRPr="0061484F">
        <w:rPr>
          <w:lang w:val="en-US"/>
        </w:rPr>
        <w:t>(; ; Gruber et al., 2019b; )</w:t>
      </w:r>
    </w:p>
    <w:p w14:paraId="5A0F2B6A" w14:textId="77777777" w:rsidR="00025FA2" w:rsidRPr="0061484F" w:rsidRDefault="00025FA2">
      <w:pPr>
        <w:pStyle w:val="CommentText"/>
        <w:rPr>
          <w:lang w:val="en-US"/>
        </w:rPr>
      </w:pPr>
    </w:p>
    <w:p w14:paraId="36C0EF81" w14:textId="77777777" w:rsidR="00025FA2" w:rsidRDefault="00025FA2">
      <w:pPr>
        <w:pStyle w:val="CommentText"/>
      </w:pPr>
      <w:r>
        <w:t>Correct:</w:t>
      </w:r>
    </w:p>
    <w:p w14:paraId="6F2B7610" w14:textId="22B0F86A" w:rsidR="00025FA2" w:rsidRDefault="00025FA2">
      <w:pPr>
        <w:pStyle w:val="CommentText"/>
      </w:pPr>
      <w:r>
        <w:t>(Landschützer et al., 2016, 2019; Gregor et al., 2019; Gruber et al., 2019a; Hauck et al., 2020)</w:t>
      </w:r>
    </w:p>
  </w:comment>
  <w:comment w:id="1503" w:author="Robin Matthews" w:date="2021-06-17T13:56:00Z" w:initials="RM">
    <w:p w14:paraId="7DC1813C" w14:textId="77777777" w:rsidR="00025FA2" w:rsidRPr="0061484F" w:rsidRDefault="00025FA2">
      <w:pPr>
        <w:pStyle w:val="CommentText"/>
        <w:rPr>
          <w:lang w:val="en-US"/>
        </w:rPr>
      </w:pPr>
      <w:r>
        <w:rPr>
          <w:rStyle w:val="CommentReference"/>
        </w:rPr>
        <w:annotationRef/>
      </w:r>
      <w:r w:rsidRPr="0061484F">
        <w:rPr>
          <w:lang w:val="en-US"/>
        </w:rPr>
        <w:t>Extra stuff:</w:t>
      </w:r>
    </w:p>
    <w:p w14:paraId="0E9E78AD" w14:textId="77777777" w:rsidR="00025FA2" w:rsidRPr="0061484F" w:rsidRDefault="00025FA2">
      <w:pPr>
        <w:pStyle w:val="CommentText"/>
        <w:rPr>
          <w:lang w:val="en-US"/>
        </w:rPr>
      </w:pPr>
      <w:r w:rsidRPr="0061484F">
        <w:rPr>
          <w:lang w:val="en-US"/>
        </w:rPr>
        <w:t xml:space="preserve">(; </w:t>
      </w:r>
    </w:p>
    <w:p w14:paraId="38411328" w14:textId="77777777" w:rsidR="00025FA2" w:rsidRPr="0061484F" w:rsidRDefault="00025FA2">
      <w:pPr>
        <w:pStyle w:val="CommentText"/>
        <w:rPr>
          <w:lang w:val="en-US"/>
        </w:rPr>
      </w:pPr>
    </w:p>
    <w:p w14:paraId="1F64B9B9" w14:textId="77777777" w:rsidR="00025FA2" w:rsidRPr="0061484F" w:rsidRDefault="00025FA2">
      <w:pPr>
        <w:pStyle w:val="CommentText"/>
        <w:rPr>
          <w:lang w:val="en-US"/>
        </w:rPr>
      </w:pPr>
      <w:r w:rsidRPr="0061484F">
        <w:rPr>
          <w:lang w:val="en-US"/>
        </w:rPr>
        <w:t>Correct:</w:t>
      </w:r>
    </w:p>
    <w:p w14:paraId="4122B295" w14:textId="7635A4AD" w:rsidR="00025FA2" w:rsidRPr="0061484F" w:rsidRDefault="00025FA2">
      <w:pPr>
        <w:pStyle w:val="CommentText"/>
        <w:rPr>
          <w:lang w:val="en-US"/>
        </w:rPr>
      </w:pPr>
      <w:r w:rsidRPr="0061484F">
        <w:rPr>
          <w:lang w:val="en-US"/>
        </w:rPr>
        <w:t>(Tanhua et al., 2017; Bindoff et al., 2019)</w:t>
      </w:r>
    </w:p>
  </w:comment>
  <w:comment w:id="1508" w:author="Robin Matthews" w:date="2021-06-17T13:56:00Z" w:initials="RM">
    <w:p w14:paraId="581EC4F1" w14:textId="77777777" w:rsidR="00025FA2" w:rsidRPr="0061484F" w:rsidRDefault="00025FA2">
      <w:pPr>
        <w:pStyle w:val="CommentText"/>
        <w:rPr>
          <w:lang w:val="en-US"/>
        </w:rPr>
      </w:pPr>
      <w:r>
        <w:rPr>
          <w:rStyle w:val="CommentReference"/>
        </w:rPr>
        <w:annotationRef/>
      </w:r>
      <w:r w:rsidRPr="0061484F">
        <w:rPr>
          <w:lang w:val="en-US"/>
        </w:rPr>
        <w:t>Extra stuff:</w:t>
      </w:r>
    </w:p>
    <w:p w14:paraId="66B886FA" w14:textId="77777777" w:rsidR="00025FA2" w:rsidRDefault="00025FA2">
      <w:pPr>
        <w:pStyle w:val="CommentText"/>
      </w:pPr>
      <w:r>
        <w:t>(Wanninkhof et al., 2010; Pérez et al., 2013; , 2019; ; )</w:t>
      </w:r>
    </w:p>
    <w:p w14:paraId="5272502A" w14:textId="77777777" w:rsidR="00025FA2" w:rsidRDefault="00025FA2">
      <w:pPr>
        <w:pStyle w:val="CommentText"/>
      </w:pPr>
    </w:p>
    <w:p w14:paraId="1D086714" w14:textId="77777777" w:rsidR="00025FA2" w:rsidRDefault="00025FA2">
      <w:pPr>
        <w:pStyle w:val="CommentText"/>
      </w:pPr>
      <w:r>
        <w:t>Correct:</w:t>
      </w:r>
    </w:p>
    <w:p w14:paraId="390280F0" w14:textId="6667326B" w:rsidR="00025FA2" w:rsidRDefault="00025FA2">
      <w:pPr>
        <w:pStyle w:val="CommentText"/>
      </w:pPr>
      <w:r>
        <w:t>(DeVries et al., 2017; Gruber et al., 2019b; McKinley et al., 2020)</w:t>
      </w:r>
    </w:p>
  </w:comment>
  <w:comment w:id="1509" w:author="Robin Matthews" w:date="2021-06-17T16:26:00Z" w:initials="RM">
    <w:p w14:paraId="0E673F73" w14:textId="77777777" w:rsidR="007B506D" w:rsidRPr="0061484F" w:rsidRDefault="007B506D">
      <w:pPr>
        <w:pStyle w:val="CommentText"/>
        <w:rPr>
          <w:lang w:val="en-US"/>
        </w:rPr>
      </w:pPr>
      <w:r>
        <w:rPr>
          <w:rStyle w:val="CommentReference"/>
        </w:rPr>
        <w:annotationRef/>
      </w:r>
      <w:r w:rsidRPr="0061484F">
        <w:rPr>
          <w:lang w:val="en-US"/>
        </w:rPr>
        <w:t xml:space="preserve">Mendeley field missing reference details for </w:t>
      </w:r>
    </w:p>
    <w:p w14:paraId="760445F6" w14:textId="77777777" w:rsidR="007B506D" w:rsidRDefault="007B506D">
      <w:pPr>
        <w:pStyle w:val="CommentText"/>
      </w:pPr>
      <w:r>
        <w:t xml:space="preserve">Wanninkhof et al., 2010; </w:t>
      </w:r>
    </w:p>
    <w:p w14:paraId="50A9FC30" w14:textId="5DE35CCF" w:rsidR="007B506D" w:rsidRDefault="007B506D">
      <w:pPr>
        <w:pStyle w:val="CommentText"/>
      </w:pPr>
      <w:r>
        <w:t>Pérez et al., 2013; ,</w:t>
      </w:r>
    </w:p>
    <w:p w14:paraId="766C5680" w14:textId="52906046" w:rsidR="007B506D" w:rsidRPr="0061484F" w:rsidRDefault="007B506D">
      <w:pPr>
        <w:pStyle w:val="CommentText"/>
        <w:rPr>
          <w:lang w:val="en-US"/>
        </w:rPr>
      </w:pPr>
      <w:r w:rsidRPr="0061484F">
        <w:rPr>
          <w:lang w:val="en-US"/>
        </w:rPr>
        <w:t>DeVries et al., 2019</w:t>
      </w:r>
    </w:p>
    <w:p w14:paraId="07CA51A6" w14:textId="73F42346" w:rsidR="007B506D" w:rsidRPr="0061484F" w:rsidRDefault="007B506D">
      <w:pPr>
        <w:pStyle w:val="CommentText"/>
        <w:rPr>
          <w:lang w:val="en-US"/>
        </w:rPr>
      </w:pPr>
    </w:p>
    <w:p w14:paraId="30217F98" w14:textId="68BAF793" w:rsidR="007B506D" w:rsidRPr="0061484F" w:rsidRDefault="007B506D">
      <w:pPr>
        <w:pStyle w:val="CommentText"/>
        <w:rPr>
          <w:lang w:val="en-US"/>
        </w:rPr>
      </w:pPr>
      <w:r w:rsidRPr="0061484F">
        <w:rPr>
          <w:lang w:val="en-US"/>
        </w:rPr>
        <w:t>Provide DOIs and and I’ll add</w:t>
      </w:r>
    </w:p>
  </w:comment>
  <w:comment w:id="1520" w:author="Soapbox" w:date="2021-07-17T04:26:00Z" w:initials="SBX">
    <w:p w14:paraId="4823D045" w14:textId="77777777" w:rsidR="00A97349" w:rsidRDefault="00154243">
      <w:pPr>
        <w:pStyle w:val="CommentText"/>
        <w:rPr>
          <w:noProof/>
        </w:rPr>
      </w:pPr>
      <w:r>
        <w:rPr>
          <w:rStyle w:val="CommentReference"/>
        </w:rPr>
        <w:annotationRef/>
      </w:r>
      <w:r>
        <w:t>Note: have edited here to avoid 'yet-to-be-adequate</w:t>
      </w:r>
    </w:p>
    <w:p w14:paraId="4C4C9079" w14:textId="5A92ADD6" w:rsidR="00154243" w:rsidRDefault="00154243">
      <w:pPr>
        <w:pStyle w:val="CommentText"/>
      </w:pPr>
      <w:r>
        <w:t>ly-unconstrained ocean CO2 flux terms.'</w:t>
      </w:r>
    </w:p>
  </w:comment>
  <w:comment w:id="1523" w:author="Tom Maycock" w:date="2021-09-08T15:19:00Z" w:initials="TM">
    <w:p w14:paraId="11CE1F64" w14:textId="481A2886" w:rsidR="0082184F" w:rsidRDefault="0082184F">
      <w:pPr>
        <w:pStyle w:val="CommentText"/>
      </w:pPr>
      <w:r>
        <w:rPr>
          <w:rStyle w:val="CommentReference"/>
        </w:rPr>
        <w:annotationRef/>
      </w:r>
      <w:r>
        <w:t>Do you definitely mean Unconstrained here, rather than constrained?</w:t>
      </w:r>
      <w:r>
        <w:br/>
        <w:t>[?]</w:t>
      </w:r>
    </w:p>
  </w:comment>
  <w:comment w:id="1527" w:author="Ian Blenkinsop" w:date="2021-07-28T18:49:00Z" w:initials="IB">
    <w:p w14:paraId="28C67733" w14:textId="1CE9B014" w:rsidR="009C4380" w:rsidRDefault="009C4380">
      <w:pPr>
        <w:pStyle w:val="CommentText"/>
      </w:pPr>
      <w:r>
        <w:rPr>
          <w:rStyle w:val="CommentReference"/>
        </w:rPr>
        <w:annotationRef/>
      </w:r>
      <w:r>
        <w:t>Italic?</w:t>
      </w:r>
    </w:p>
  </w:comment>
  <w:comment w:id="1548" w:author="Robin Matthews" w:date="2021-06-17T13:56:00Z" w:initials="RM">
    <w:p w14:paraId="3A283427" w14:textId="77777777" w:rsidR="00025FA2" w:rsidRPr="0061484F" w:rsidRDefault="00025FA2">
      <w:pPr>
        <w:pStyle w:val="CommentText"/>
        <w:rPr>
          <w:lang w:val="en-US"/>
        </w:rPr>
      </w:pPr>
      <w:r>
        <w:rPr>
          <w:rStyle w:val="CommentReference"/>
        </w:rPr>
        <w:annotationRef/>
      </w:r>
      <w:r w:rsidRPr="0061484F">
        <w:rPr>
          <w:lang w:val="en-US"/>
        </w:rPr>
        <w:t>Not found:</w:t>
      </w:r>
    </w:p>
    <w:p w14:paraId="5C359104" w14:textId="77777777" w:rsidR="00025FA2" w:rsidRDefault="00025FA2">
      <w:pPr>
        <w:pStyle w:val="CommentText"/>
      </w:pPr>
      <w:r>
        <w:t>Keenan et al., 2016</w:t>
      </w:r>
    </w:p>
    <w:p w14:paraId="123C4B7C" w14:textId="77777777" w:rsidR="00025FA2" w:rsidRDefault="00025FA2">
      <w:pPr>
        <w:pStyle w:val="CommentText"/>
      </w:pPr>
      <w:r>
        <w:t>Ballantyne et al., 2017</w:t>
      </w:r>
    </w:p>
    <w:p w14:paraId="67144C9F" w14:textId="77777777" w:rsidR="00025FA2" w:rsidRDefault="00025FA2">
      <w:pPr>
        <w:pStyle w:val="CommentText"/>
      </w:pPr>
      <w:r>
        <w:t>Le Quéré et al., 2018b</w:t>
      </w:r>
    </w:p>
    <w:p w14:paraId="0AF38ACE" w14:textId="77777777" w:rsidR="00025FA2" w:rsidRDefault="00025FA2">
      <w:pPr>
        <w:pStyle w:val="CommentText"/>
      </w:pPr>
    </w:p>
    <w:p w14:paraId="50EE0D7D" w14:textId="77777777" w:rsidR="00025FA2" w:rsidRDefault="00025FA2">
      <w:pPr>
        <w:pStyle w:val="CommentText"/>
      </w:pPr>
      <w:r>
        <w:t>Extra stuff:</w:t>
      </w:r>
    </w:p>
    <w:p w14:paraId="23797B90" w14:textId="77777777" w:rsidR="00025FA2" w:rsidRDefault="00025FA2">
      <w:pPr>
        <w:pStyle w:val="CommentText"/>
      </w:pPr>
      <w:r>
        <w:t>; Le Quéré et al., 2018a; ; Friedlingstein et al., 2019)</w:t>
      </w:r>
    </w:p>
    <w:p w14:paraId="5D78E81F" w14:textId="77777777" w:rsidR="00025FA2" w:rsidRDefault="00025FA2">
      <w:pPr>
        <w:pStyle w:val="CommentText"/>
      </w:pPr>
    </w:p>
    <w:p w14:paraId="49E631D2" w14:textId="77777777" w:rsidR="00025FA2" w:rsidRDefault="00025FA2">
      <w:pPr>
        <w:pStyle w:val="CommentText"/>
      </w:pPr>
      <w:r>
        <w:t>Correct:</w:t>
      </w:r>
    </w:p>
    <w:p w14:paraId="42CD70FF" w14:textId="17DBFFAA" w:rsidR="00025FA2" w:rsidRDefault="00025FA2">
      <w:pPr>
        <w:pStyle w:val="CommentText"/>
      </w:pPr>
      <w:r>
        <w:t>(Sarmiento et al., 2010; Keenan et al., 2016; Ballantyne et al., 2017; Le Quéré et al., 2018b; Ciais et al., 2019)</w:t>
      </w:r>
    </w:p>
  </w:comment>
  <w:comment w:id="1547" w:author="Robin Matthews" w:date="2021-06-17T16:28:00Z" w:initials="RM">
    <w:p w14:paraId="4E8E5FDC" w14:textId="774A6BDA" w:rsidR="007B506D" w:rsidRPr="0061484F" w:rsidRDefault="007B506D" w:rsidP="007B506D">
      <w:pPr>
        <w:pStyle w:val="CommentText"/>
        <w:rPr>
          <w:lang w:val="en-US"/>
        </w:rPr>
      </w:pPr>
      <w:r>
        <w:rPr>
          <w:rStyle w:val="CommentReference"/>
        </w:rPr>
        <w:annotationRef/>
      </w:r>
      <w:r w:rsidRPr="0061484F">
        <w:rPr>
          <w:lang w:val="en-US"/>
        </w:rPr>
        <w:t>Missing reference details for:</w:t>
      </w:r>
      <w:r w:rsidRPr="0061484F">
        <w:rPr>
          <w:lang w:val="en-US"/>
        </w:rPr>
        <w:br/>
        <w:t>Friedlingstein et al., 2019</w:t>
      </w:r>
    </w:p>
    <w:p w14:paraId="1723A7CF" w14:textId="77777777" w:rsidR="007B506D" w:rsidRPr="0061484F" w:rsidRDefault="007B506D" w:rsidP="007B506D">
      <w:pPr>
        <w:pStyle w:val="CommentText"/>
        <w:rPr>
          <w:lang w:val="en-US"/>
        </w:rPr>
      </w:pPr>
    </w:p>
    <w:p w14:paraId="64E2C4AF" w14:textId="4D4EF9BE" w:rsidR="007B506D" w:rsidRPr="0061484F" w:rsidRDefault="007B506D" w:rsidP="007B506D">
      <w:pPr>
        <w:pStyle w:val="CommentText"/>
        <w:rPr>
          <w:lang w:val="en-US"/>
        </w:rPr>
      </w:pPr>
      <w:r w:rsidRPr="0061484F">
        <w:rPr>
          <w:lang w:val="en-US"/>
        </w:rPr>
        <w:t>Provide DOI and I’ll add</w:t>
      </w:r>
    </w:p>
    <w:p w14:paraId="7E5DE741" w14:textId="77777777" w:rsidR="007B506D" w:rsidRPr="0061484F" w:rsidRDefault="007B506D" w:rsidP="007B506D">
      <w:pPr>
        <w:pStyle w:val="CommentText"/>
        <w:rPr>
          <w:lang w:val="en-US"/>
        </w:rPr>
      </w:pPr>
    </w:p>
    <w:p w14:paraId="58A6F552" w14:textId="77777777" w:rsidR="007B506D" w:rsidRDefault="007B506D" w:rsidP="007B506D">
      <w:pPr>
        <w:pStyle w:val="CommentText"/>
      </w:pPr>
      <w:r w:rsidRPr="0061484F">
        <w:rPr>
          <w:lang w:val="en-US"/>
        </w:rPr>
        <w:t xml:space="preserve">Mendeley field also contains reference details for. </w:t>
      </w:r>
      <w:r>
        <w:t>Keenan et al., 2016</w:t>
      </w:r>
    </w:p>
    <w:p w14:paraId="181E3185" w14:textId="77777777" w:rsidR="007B506D" w:rsidRDefault="007B506D" w:rsidP="007B506D">
      <w:pPr>
        <w:pStyle w:val="CommentText"/>
      </w:pPr>
      <w:r>
        <w:t>Ballantyne et al., 2017</w:t>
      </w:r>
    </w:p>
    <w:p w14:paraId="23B868F9" w14:textId="77777777" w:rsidR="007B506D" w:rsidRDefault="007B506D" w:rsidP="007B506D">
      <w:pPr>
        <w:pStyle w:val="CommentText"/>
      </w:pPr>
    </w:p>
    <w:p w14:paraId="4703213B" w14:textId="127EC0D5" w:rsidR="007B506D" w:rsidRPr="0061484F" w:rsidRDefault="007B506D" w:rsidP="007B506D">
      <w:pPr>
        <w:pStyle w:val="CommentText"/>
        <w:rPr>
          <w:lang w:val="en-US"/>
        </w:rPr>
      </w:pPr>
      <w:r w:rsidRPr="0061484F">
        <w:rPr>
          <w:lang w:val="en-US"/>
        </w:rPr>
        <w:t>Want me to remove them?</w:t>
      </w:r>
    </w:p>
  </w:comment>
  <w:comment w:id="1560" w:author="Robin Matthews" w:date="2021-06-17T16:31:00Z" w:initials="RM">
    <w:p w14:paraId="10725E56" w14:textId="77777777" w:rsidR="007B506D" w:rsidRPr="0061484F" w:rsidRDefault="007B506D">
      <w:pPr>
        <w:pStyle w:val="CommentText"/>
        <w:rPr>
          <w:rFonts w:ascii="Calibri" w:hAnsi="Calibri" w:cs="Calibri"/>
          <w:noProof/>
          <w:szCs w:val="24"/>
          <w:lang w:val="en-US"/>
        </w:rPr>
      </w:pPr>
      <w:r>
        <w:rPr>
          <w:rStyle w:val="CommentReference"/>
        </w:rPr>
        <w:annotationRef/>
      </w:r>
      <w:r w:rsidRPr="0061484F">
        <w:rPr>
          <w:lang w:val="en-US"/>
        </w:rPr>
        <w:t xml:space="preserve">Do you want to cite this : </w:t>
      </w:r>
      <w:r w:rsidRPr="0061484F">
        <w:rPr>
          <w:rFonts w:ascii="Calibri" w:hAnsi="Calibri" w:cs="Calibri"/>
          <w:noProof/>
          <w:szCs w:val="24"/>
          <w:lang w:val="en-US"/>
        </w:rPr>
        <w:t>10.5194/essd-11-1783-2019.</w:t>
      </w:r>
    </w:p>
    <w:p w14:paraId="566C5E1C" w14:textId="77777777" w:rsidR="007B506D" w:rsidRPr="0061484F" w:rsidRDefault="007B506D">
      <w:pPr>
        <w:pStyle w:val="CommentText"/>
        <w:rPr>
          <w:rFonts w:ascii="Calibri" w:hAnsi="Calibri" w:cs="Calibri"/>
          <w:noProof/>
          <w:szCs w:val="24"/>
          <w:lang w:val="en-US"/>
        </w:rPr>
      </w:pPr>
    </w:p>
    <w:p w14:paraId="282455E3" w14:textId="676E156D" w:rsidR="007B506D" w:rsidRPr="0061484F" w:rsidRDefault="007B506D">
      <w:pPr>
        <w:pStyle w:val="CommentText"/>
        <w:rPr>
          <w:lang w:val="en-US"/>
        </w:rPr>
      </w:pPr>
      <w:r w:rsidRPr="0061484F">
        <w:rPr>
          <w:rFonts w:ascii="Calibri" w:hAnsi="Calibri" w:cs="Calibri"/>
          <w:noProof/>
          <w:szCs w:val="24"/>
          <w:lang w:val="en-US"/>
        </w:rPr>
        <w:t>The year would be 2019, if so.</w:t>
      </w:r>
    </w:p>
  </w:comment>
  <w:comment w:id="1561" w:author="Robin Matthews" w:date="2021-06-17T13:56:00Z" w:initials="RM">
    <w:p w14:paraId="33735C33" w14:textId="77777777" w:rsidR="00025FA2" w:rsidRPr="0061484F" w:rsidRDefault="00025FA2">
      <w:pPr>
        <w:pStyle w:val="CommentText"/>
        <w:rPr>
          <w:lang w:val="en-US"/>
        </w:rPr>
      </w:pPr>
      <w:r>
        <w:rPr>
          <w:rStyle w:val="CommentReference"/>
        </w:rPr>
        <w:annotationRef/>
      </w:r>
      <w:r w:rsidRPr="0061484F">
        <w:rPr>
          <w:lang w:val="en-US"/>
        </w:rPr>
        <w:t>Not found:</w:t>
      </w:r>
    </w:p>
    <w:p w14:paraId="2F10BD38" w14:textId="77777777" w:rsidR="00025FA2" w:rsidRPr="0061484F" w:rsidRDefault="00025FA2">
      <w:pPr>
        <w:pStyle w:val="CommentText"/>
        <w:rPr>
          <w:lang w:val="en-US"/>
        </w:rPr>
      </w:pPr>
      <w:r w:rsidRPr="0061484F">
        <w:rPr>
          <w:lang w:val="en-US"/>
        </w:rPr>
        <w:t>2019</w:t>
      </w:r>
    </w:p>
    <w:p w14:paraId="6C424105" w14:textId="77777777" w:rsidR="00025FA2" w:rsidRPr="0061484F" w:rsidRDefault="00025FA2">
      <w:pPr>
        <w:pStyle w:val="CommentText"/>
        <w:rPr>
          <w:lang w:val="en-US"/>
        </w:rPr>
      </w:pPr>
    </w:p>
    <w:p w14:paraId="5F1EC223" w14:textId="77777777" w:rsidR="00025FA2" w:rsidRPr="0061484F" w:rsidRDefault="00025FA2">
      <w:pPr>
        <w:pStyle w:val="CommentText"/>
        <w:rPr>
          <w:lang w:val="en-US"/>
        </w:rPr>
      </w:pPr>
      <w:r w:rsidRPr="0061484F">
        <w:rPr>
          <w:lang w:val="en-US"/>
        </w:rPr>
        <w:t>Extra stuff:</w:t>
      </w:r>
    </w:p>
    <w:p w14:paraId="42E1808B" w14:textId="77777777" w:rsidR="00025FA2" w:rsidRPr="0061484F" w:rsidRDefault="00025FA2">
      <w:pPr>
        <w:pStyle w:val="CommentText"/>
        <w:rPr>
          <w:lang w:val="en-US"/>
        </w:rPr>
      </w:pPr>
      <w:r w:rsidRPr="0061484F">
        <w:rPr>
          <w:lang w:val="en-US"/>
        </w:rPr>
        <w:t>(, 2020)</w:t>
      </w:r>
    </w:p>
    <w:p w14:paraId="732D9CA1" w14:textId="77777777" w:rsidR="00025FA2" w:rsidRPr="0061484F" w:rsidRDefault="00025FA2">
      <w:pPr>
        <w:pStyle w:val="CommentText"/>
        <w:rPr>
          <w:lang w:val="en-US"/>
        </w:rPr>
      </w:pPr>
    </w:p>
    <w:p w14:paraId="77AD677F" w14:textId="77777777" w:rsidR="00025FA2" w:rsidRPr="0061484F" w:rsidRDefault="00025FA2">
      <w:pPr>
        <w:pStyle w:val="CommentText"/>
        <w:rPr>
          <w:lang w:val="en-US"/>
        </w:rPr>
      </w:pPr>
      <w:r w:rsidRPr="0061484F">
        <w:rPr>
          <w:lang w:val="en-US"/>
        </w:rPr>
        <w:t>Correct:</w:t>
      </w:r>
    </w:p>
    <w:p w14:paraId="0D513498" w14:textId="77777777" w:rsidR="00025FA2" w:rsidRDefault="00025FA2">
      <w:pPr>
        <w:pStyle w:val="CommentText"/>
      </w:pPr>
      <w:r>
        <w:t>Friedlingstein et al. (2019)</w:t>
      </w:r>
    </w:p>
    <w:p w14:paraId="564F2020" w14:textId="7F5B5939" w:rsidR="00025FA2" w:rsidRDefault="00025FA2">
      <w:pPr>
        <w:pStyle w:val="CommentText"/>
      </w:pPr>
      <w:r>
        <w:t>(Friedlingstein et al., 2019)</w:t>
      </w:r>
    </w:p>
  </w:comment>
  <w:comment w:id="1565" w:author="Robin Matthews" w:date="2021-06-17T16:31:00Z" w:initials="RM">
    <w:p w14:paraId="2A6AA19D" w14:textId="01141DF9" w:rsidR="007B506D" w:rsidRPr="0061484F" w:rsidRDefault="007B506D">
      <w:pPr>
        <w:pStyle w:val="CommentText"/>
        <w:rPr>
          <w:lang w:val="en-US"/>
        </w:rPr>
      </w:pPr>
      <w:r>
        <w:rPr>
          <w:rStyle w:val="CommentReference"/>
        </w:rPr>
        <w:annotationRef/>
      </w:r>
      <w:r w:rsidRPr="0061484F">
        <w:rPr>
          <w:lang w:val="en-US"/>
        </w:rPr>
        <w:t>Reference field also contains Rayner et al., 2015. Want me to remove.</w:t>
      </w:r>
    </w:p>
  </w:comment>
  <w:comment w:id="1566" w:author="Robin Matthews" w:date="2021-06-17T13:56:00Z" w:initials="RM">
    <w:p w14:paraId="7D1A7034" w14:textId="77777777" w:rsidR="00025FA2" w:rsidRPr="0061484F" w:rsidRDefault="00025FA2">
      <w:pPr>
        <w:pStyle w:val="CommentText"/>
        <w:rPr>
          <w:lang w:val="en-US"/>
        </w:rPr>
      </w:pPr>
      <w:r>
        <w:rPr>
          <w:rStyle w:val="CommentReference"/>
        </w:rPr>
        <w:annotationRef/>
      </w:r>
      <w:r w:rsidRPr="0061484F">
        <w:rPr>
          <w:lang w:val="en-US"/>
        </w:rPr>
        <w:t>Not found:</w:t>
      </w:r>
    </w:p>
    <w:p w14:paraId="562979C7" w14:textId="77777777" w:rsidR="00025FA2" w:rsidRDefault="00025FA2">
      <w:pPr>
        <w:pStyle w:val="CommentText"/>
      </w:pPr>
      <w:r>
        <w:t>Rayner et al., 2015</w:t>
      </w:r>
    </w:p>
    <w:p w14:paraId="5CCB5254" w14:textId="77777777" w:rsidR="00025FA2" w:rsidRDefault="00025FA2">
      <w:pPr>
        <w:pStyle w:val="CommentText"/>
      </w:pPr>
    </w:p>
    <w:p w14:paraId="63C011B4" w14:textId="77777777" w:rsidR="00025FA2" w:rsidRDefault="00025FA2">
      <w:pPr>
        <w:pStyle w:val="CommentText"/>
      </w:pPr>
      <w:r>
        <w:t>Extra stuff:</w:t>
      </w:r>
    </w:p>
    <w:p w14:paraId="34A8EA83" w14:textId="77777777" w:rsidR="00025FA2" w:rsidRDefault="00025FA2">
      <w:pPr>
        <w:pStyle w:val="CommentText"/>
      </w:pPr>
      <w:r>
        <w:t>)</w:t>
      </w:r>
    </w:p>
    <w:p w14:paraId="6B87F6E4" w14:textId="77777777" w:rsidR="00025FA2" w:rsidRDefault="00025FA2">
      <w:pPr>
        <w:pStyle w:val="CommentText"/>
      </w:pPr>
    </w:p>
    <w:p w14:paraId="4F5BFE6B" w14:textId="77777777" w:rsidR="00025FA2" w:rsidRDefault="00025FA2">
      <w:pPr>
        <w:pStyle w:val="CommentText"/>
      </w:pPr>
      <w:r>
        <w:t>Correct:</w:t>
      </w:r>
    </w:p>
    <w:p w14:paraId="0FAFFD6C" w14:textId="173C28A3" w:rsidR="00025FA2" w:rsidRDefault="00025FA2">
      <w:pPr>
        <w:pStyle w:val="CommentText"/>
      </w:pPr>
      <w:r>
        <w:t>(Peylin et al., 2013; Rayner et al., 2015)</w:t>
      </w:r>
    </w:p>
  </w:comment>
  <w:comment w:id="1569" w:author="Robin Matthews" w:date="2021-06-17T13:56:00Z" w:initials="RM">
    <w:p w14:paraId="027CC06C" w14:textId="77777777" w:rsidR="00025FA2" w:rsidRPr="0061484F" w:rsidRDefault="00025FA2">
      <w:pPr>
        <w:pStyle w:val="CommentText"/>
        <w:rPr>
          <w:lang w:val="en-US"/>
        </w:rPr>
      </w:pPr>
      <w:r>
        <w:rPr>
          <w:rStyle w:val="CommentReference"/>
        </w:rPr>
        <w:annotationRef/>
      </w:r>
      <w:r w:rsidRPr="0061484F">
        <w:rPr>
          <w:lang w:val="en-US"/>
        </w:rPr>
        <w:t>Extra stuff:</w:t>
      </w:r>
    </w:p>
    <w:p w14:paraId="0C550CC0" w14:textId="77777777" w:rsidR="00025FA2" w:rsidRPr="0061484F" w:rsidRDefault="00025FA2">
      <w:pPr>
        <w:pStyle w:val="CommentText"/>
        <w:rPr>
          <w:lang w:val="en-US"/>
        </w:rPr>
      </w:pPr>
      <w:r w:rsidRPr="0061484F">
        <w:rPr>
          <w:lang w:val="en-US"/>
        </w:rPr>
        <w:t>(e.g. ; )</w:t>
      </w:r>
    </w:p>
    <w:p w14:paraId="1008ED61" w14:textId="77777777" w:rsidR="00025FA2" w:rsidRPr="0061484F" w:rsidRDefault="00025FA2">
      <w:pPr>
        <w:pStyle w:val="CommentText"/>
        <w:rPr>
          <w:lang w:val="en-US"/>
        </w:rPr>
      </w:pPr>
    </w:p>
    <w:p w14:paraId="0129710F" w14:textId="77777777" w:rsidR="00025FA2" w:rsidRPr="0061484F" w:rsidRDefault="00025FA2">
      <w:pPr>
        <w:pStyle w:val="CommentText"/>
        <w:rPr>
          <w:lang w:val="en-US"/>
        </w:rPr>
      </w:pPr>
      <w:r w:rsidRPr="0061484F">
        <w:rPr>
          <w:lang w:val="en-US"/>
        </w:rPr>
        <w:t>Correct:</w:t>
      </w:r>
    </w:p>
    <w:p w14:paraId="5C95881D" w14:textId="2DE30AA4" w:rsidR="00025FA2" w:rsidRPr="0061484F" w:rsidRDefault="00025FA2">
      <w:pPr>
        <w:pStyle w:val="CommentText"/>
        <w:rPr>
          <w:lang w:val="en-US"/>
        </w:rPr>
      </w:pPr>
      <w:r w:rsidRPr="0061484F">
        <w:rPr>
          <w:lang w:val="en-US"/>
        </w:rPr>
        <w:t>(Sitch et al., 2015; Friedlingstein et al., 2019)</w:t>
      </w:r>
    </w:p>
  </w:comment>
  <w:comment w:id="1573" w:author="Robin Matthews" w:date="2021-06-17T13:56:00Z" w:initials="RM">
    <w:p w14:paraId="1B690236" w14:textId="77777777" w:rsidR="00025FA2" w:rsidRPr="0061484F" w:rsidRDefault="00025FA2">
      <w:pPr>
        <w:pStyle w:val="CommentText"/>
        <w:rPr>
          <w:lang w:val="en-US"/>
        </w:rPr>
      </w:pPr>
      <w:r>
        <w:rPr>
          <w:rStyle w:val="CommentReference"/>
        </w:rPr>
        <w:annotationRef/>
      </w:r>
      <w:r w:rsidRPr="0061484F">
        <w:rPr>
          <w:lang w:val="en-US"/>
        </w:rPr>
        <w:t>Extra stuff:</w:t>
      </w:r>
    </w:p>
    <w:p w14:paraId="1569F054" w14:textId="77777777" w:rsidR="00025FA2" w:rsidRPr="0061484F" w:rsidRDefault="00025FA2">
      <w:pPr>
        <w:pStyle w:val="CommentText"/>
        <w:rPr>
          <w:lang w:val="en-US"/>
        </w:rPr>
      </w:pPr>
      <w:r w:rsidRPr="0061484F">
        <w:rPr>
          <w:lang w:val="en-US"/>
        </w:rPr>
        <w:t>(e.g. ; ; ; See also Chapter 2)</w:t>
      </w:r>
    </w:p>
    <w:p w14:paraId="4BD4E897" w14:textId="77777777" w:rsidR="00025FA2" w:rsidRPr="0061484F" w:rsidRDefault="00025FA2">
      <w:pPr>
        <w:pStyle w:val="CommentText"/>
        <w:rPr>
          <w:lang w:val="en-US"/>
        </w:rPr>
      </w:pPr>
    </w:p>
    <w:p w14:paraId="0CF7D412" w14:textId="77777777" w:rsidR="00025FA2" w:rsidRDefault="00025FA2">
      <w:pPr>
        <w:pStyle w:val="CommentText"/>
      </w:pPr>
      <w:r>
        <w:t>Correct:</w:t>
      </w:r>
    </w:p>
    <w:p w14:paraId="1FE8A2E2" w14:textId="1A8F7B07" w:rsidR="00025FA2" w:rsidRDefault="00025FA2">
      <w:pPr>
        <w:pStyle w:val="CommentText"/>
      </w:pPr>
      <w:r>
        <w:t>(Mao et al., 2016; Zhu et al., 2016; Jia et al., 2019)</w:t>
      </w:r>
    </w:p>
  </w:comment>
  <w:comment w:id="1581" w:author="Robin Matthews" w:date="2021-06-17T13:56:00Z" w:initials="RM">
    <w:p w14:paraId="7CF3727E" w14:textId="77777777" w:rsidR="00025FA2" w:rsidRPr="0061484F" w:rsidRDefault="00025FA2">
      <w:pPr>
        <w:pStyle w:val="CommentText"/>
        <w:rPr>
          <w:lang w:val="en-US"/>
        </w:rPr>
      </w:pPr>
      <w:r>
        <w:rPr>
          <w:rStyle w:val="CommentReference"/>
        </w:rPr>
        <w:annotationRef/>
      </w:r>
      <w:r w:rsidRPr="0061484F">
        <w:rPr>
          <w:lang w:val="en-US"/>
        </w:rPr>
        <w:t>Extra stuff:</w:t>
      </w:r>
    </w:p>
    <w:p w14:paraId="170555C7" w14:textId="77777777" w:rsidR="00025FA2" w:rsidRPr="0061484F" w:rsidRDefault="00025FA2">
      <w:pPr>
        <w:pStyle w:val="CommentText"/>
        <w:rPr>
          <w:lang w:val="en-US"/>
        </w:rPr>
      </w:pPr>
      <w:r w:rsidRPr="0061484F">
        <w:rPr>
          <w:lang w:val="en-US"/>
        </w:rPr>
        <w:t>(e.g. ; b)</w:t>
      </w:r>
    </w:p>
    <w:p w14:paraId="38DAF343" w14:textId="77777777" w:rsidR="00025FA2" w:rsidRPr="0061484F" w:rsidRDefault="00025FA2">
      <w:pPr>
        <w:pStyle w:val="CommentText"/>
        <w:rPr>
          <w:lang w:val="en-US"/>
        </w:rPr>
      </w:pPr>
    </w:p>
    <w:p w14:paraId="6EDFB1A1" w14:textId="77777777" w:rsidR="00025FA2" w:rsidRDefault="00025FA2">
      <w:pPr>
        <w:pStyle w:val="CommentText"/>
      </w:pPr>
      <w:r>
        <w:t>Correct:</w:t>
      </w:r>
    </w:p>
    <w:p w14:paraId="6A3608CC" w14:textId="16AE68D3" w:rsidR="00025FA2" w:rsidRDefault="00025FA2">
      <w:pPr>
        <w:pStyle w:val="CommentText"/>
      </w:pPr>
      <w:r>
        <w:t>(Badgley et al., 2017; Zhang et al., 2018)</w:t>
      </w:r>
    </w:p>
  </w:comment>
  <w:comment w:id="1597" w:author="Robin Matthews" w:date="2021-06-17T13:56:00Z" w:initials="RM">
    <w:p w14:paraId="2D179C7E" w14:textId="77777777" w:rsidR="00025FA2" w:rsidRPr="0061484F" w:rsidRDefault="00025FA2">
      <w:pPr>
        <w:pStyle w:val="CommentText"/>
        <w:rPr>
          <w:lang w:val="en-US"/>
        </w:rPr>
      </w:pPr>
      <w:r>
        <w:rPr>
          <w:rStyle w:val="CommentReference"/>
        </w:rPr>
        <w:annotationRef/>
      </w:r>
      <w:r w:rsidRPr="0061484F">
        <w:rPr>
          <w:lang w:val="en-US"/>
        </w:rPr>
        <w:t>Extra stuff:</w:t>
      </w:r>
    </w:p>
    <w:p w14:paraId="610C72C8" w14:textId="77777777" w:rsidR="00025FA2" w:rsidRPr="0061484F" w:rsidRDefault="00025FA2">
      <w:pPr>
        <w:pStyle w:val="CommentText"/>
        <w:rPr>
          <w:lang w:val="en-US"/>
        </w:rPr>
      </w:pPr>
      <w:r w:rsidRPr="0061484F">
        <w:rPr>
          <w:lang w:val="en-US"/>
        </w:rPr>
        <w:t>(e.g. , )</w:t>
      </w:r>
    </w:p>
    <w:p w14:paraId="46539F9A" w14:textId="77777777" w:rsidR="00025FA2" w:rsidRPr="0061484F" w:rsidRDefault="00025FA2">
      <w:pPr>
        <w:pStyle w:val="CommentText"/>
        <w:rPr>
          <w:lang w:val="en-US"/>
        </w:rPr>
      </w:pPr>
    </w:p>
    <w:p w14:paraId="6079ABD0" w14:textId="77777777" w:rsidR="00025FA2" w:rsidRPr="0061484F" w:rsidRDefault="00025FA2">
      <w:pPr>
        <w:pStyle w:val="CommentText"/>
        <w:rPr>
          <w:lang w:val="en-US"/>
        </w:rPr>
      </w:pPr>
      <w:r w:rsidRPr="0061484F">
        <w:rPr>
          <w:lang w:val="en-US"/>
        </w:rPr>
        <w:t>Correct:</w:t>
      </w:r>
    </w:p>
    <w:p w14:paraId="2BEBC617" w14:textId="77777777" w:rsidR="00025FA2" w:rsidRPr="0061484F" w:rsidRDefault="00025FA2">
      <w:pPr>
        <w:pStyle w:val="CommentText"/>
        <w:rPr>
          <w:lang w:val="en-US"/>
        </w:rPr>
      </w:pPr>
      <w:r w:rsidRPr="0061484F">
        <w:rPr>
          <w:lang w:val="en-US"/>
        </w:rPr>
        <w:t>Huntzinger et al. (2017)</w:t>
      </w:r>
    </w:p>
    <w:p w14:paraId="062F492A" w14:textId="0F1B2811" w:rsidR="00025FA2" w:rsidRPr="0061484F" w:rsidRDefault="00025FA2">
      <w:pPr>
        <w:pStyle w:val="CommentText"/>
        <w:rPr>
          <w:lang w:val="en-US"/>
        </w:rPr>
      </w:pPr>
      <w:r w:rsidRPr="0061484F">
        <w:rPr>
          <w:lang w:val="en-US"/>
        </w:rPr>
        <w:t>(Huntzinger et al., 2017)</w:t>
      </w:r>
    </w:p>
  </w:comment>
  <w:comment w:id="1602" w:author="Robin Matthews" w:date="2021-06-17T16:33:00Z" w:initials="RM">
    <w:p w14:paraId="533042F1" w14:textId="3B75AE2B" w:rsidR="00621B61" w:rsidRPr="0061484F" w:rsidRDefault="00621B61">
      <w:pPr>
        <w:pStyle w:val="CommentText"/>
        <w:rPr>
          <w:lang w:val="en-US"/>
        </w:rPr>
      </w:pPr>
      <w:r>
        <w:rPr>
          <w:rStyle w:val="CommentReference"/>
        </w:rPr>
        <w:annotationRef/>
      </w:r>
      <w:r w:rsidRPr="0061484F">
        <w:rPr>
          <w:lang w:val="en-US"/>
        </w:rPr>
        <w:t>Mendeley field missing reference details for Jones et al., 2020. Provide DOI and I’ll add.</w:t>
      </w:r>
    </w:p>
  </w:comment>
  <w:comment w:id="1603" w:author="Robin Matthews" w:date="2021-06-17T13:56:00Z" w:initials="RM">
    <w:p w14:paraId="060966B6" w14:textId="77777777" w:rsidR="00025FA2" w:rsidRPr="0061484F" w:rsidRDefault="00025FA2">
      <w:pPr>
        <w:pStyle w:val="CommentText"/>
        <w:rPr>
          <w:lang w:val="en-US"/>
        </w:rPr>
      </w:pPr>
      <w:r>
        <w:rPr>
          <w:rStyle w:val="CommentReference"/>
        </w:rPr>
        <w:annotationRef/>
      </w:r>
      <w:r w:rsidRPr="0061484F">
        <w:rPr>
          <w:lang w:val="en-US"/>
        </w:rPr>
        <w:t>Extra stuff:</w:t>
      </w:r>
    </w:p>
    <w:p w14:paraId="2E962C2B" w14:textId="77777777" w:rsidR="00025FA2" w:rsidRPr="0061484F" w:rsidRDefault="00025FA2">
      <w:pPr>
        <w:pStyle w:val="CommentText"/>
        <w:rPr>
          <w:lang w:val="en-US"/>
        </w:rPr>
      </w:pPr>
      <w:r w:rsidRPr="0061484F">
        <w:rPr>
          <w:lang w:val="en-US"/>
        </w:rPr>
        <w:t>(; ; b; Jones et al., 2020)</w:t>
      </w:r>
    </w:p>
    <w:p w14:paraId="13DE1498" w14:textId="77777777" w:rsidR="00025FA2" w:rsidRPr="0061484F" w:rsidRDefault="00025FA2">
      <w:pPr>
        <w:pStyle w:val="CommentText"/>
        <w:rPr>
          <w:lang w:val="en-US"/>
        </w:rPr>
      </w:pPr>
    </w:p>
    <w:p w14:paraId="3833E2B6" w14:textId="77777777" w:rsidR="00025FA2" w:rsidRPr="0061484F" w:rsidRDefault="00025FA2">
      <w:pPr>
        <w:pStyle w:val="CommentText"/>
        <w:rPr>
          <w:lang w:val="en-US"/>
        </w:rPr>
      </w:pPr>
      <w:r w:rsidRPr="0061484F">
        <w:rPr>
          <w:lang w:val="en-US"/>
        </w:rPr>
        <w:t>Correct:</w:t>
      </w:r>
    </w:p>
    <w:p w14:paraId="09821E49" w14:textId="398D3C34" w:rsidR="00025FA2" w:rsidRPr="0061484F" w:rsidRDefault="00025FA2">
      <w:pPr>
        <w:pStyle w:val="CommentText"/>
        <w:rPr>
          <w:lang w:val="en-US"/>
        </w:rPr>
      </w:pPr>
      <w:r w:rsidRPr="0061484F">
        <w:rPr>
          <w:lang w:val="en-US"/>
        </w:rPr>
        <w:t>(Andela et al., 2017; Earl and Simmonds, 2018; Forkel et al., 2019)</w:t>
      </w:r>
    </w:p>
  </w:comment>
  <w:comment w:id="1606" w:author="Robin Matthews" w:date="2021-06-17T13:56:00Z" w:initials="RM">
    <w:p w14:paraId="6E51D3B8" w14:textId="77777777" w:rsidR="00025FA2" w:rsidRPr="0061484F" w:rsidRDefault="00025FA2">
      <w:pPr>
        <w:pStyle w:val="CommentText"/>
        <w:rPr>
          <w:lang w:val="en-US"/>
        </w:rPr>
      </w:pPr>
      <w:r>
        <w:rPr>
          <w:rStyle w:val="CommentReference"/>
        </w:rPr>
        <w:annotationRef/>
      </w:r>
      <w:r w:rsidRPr="0061484F">
        <w:rPr>
          <w:lang w:val="en-US"/>
        </w:rPr>
        <w:t>Extra stuff:</w:t>
      </w:r>
    </w:p>
    <w:p w14:paraId="6F2B7824" w14:textId="77777777" w:rsidR="00025FA2" w:rsidRPr="0061484F" w:rsidRDefault="00025FA2">
      <w:pPr>
        <w:pStyle w:val="CommentText"/>
        <w:rPr>
          <w:lang w:val="en-US"/>
        </w:rPr>
      </w:pPr>
      <w:r w:rsidRPr="0061484F">
        <w:rPr>
          <w:lang w:val="en-US"/>
        </w:rPr>
        <w:t>(e.g. , )</w:t>
      </w:r>
    </w:p>
    <w:p w14:paraId="11DFC31D" w14:textId="77777777" w:rsidR="00025FA2" w:rsidRPr="0061484F" w:rsidRDefault="00025FA2">
      <w:pPr>
        <w:pStyle w:val="CommentText"/>
        <w:rPr>
          <w:lang w:val="en-US"/>
        </w:rPr>
      </w:pPr>
    </w:p>
    <w:p w14:paraId="32E1226A" w14:textId="77777777" w:rsidR="00025FA2" w:rsidRPr="0061484F" w:rsidRDefault="00025FA2">
      <w:pPr>
        <w:pStyle w:val="CommentText"/>
        <w:rPr>
          <w:lang w:val="en-US"/>
        </w:rPr>
      </w:pPr>
      <w:r w:rsidRPr="0061484F">
        <w:rPr>
          <w:lang w:val="en-US"/>
        </w:rPr>
        <w:t>Correct:</w:t>
      </w:r>
    </w:p>
    <w:p w14:paraId="3EEE6A67" w14:textId="77777777" w:rsidR="00025FA2" w:rsidRDefault="00025FA2">
      <w:pPr>
        <w:pStyle w:val="CommentText"/>
      </w:pPr>
      <w:r>
        <w:t>Boer et al. (2020)</w:t>
      </w:r>
    </w:p>
    <w:p w14:paraId="674FE6E3" w14:textId="5B74BD79" w:rsidR="00025FA2" w:rsidRDefault="00025FA2">
      <w:pPr>
        <w:pStyle w:val="CommentText"/>
      </w:pPr>
      <w:r>
        <w:t>(Boer et al., 2020)</w:t>
      </w:r>
    </w:p>
  </w:comment>
  <w:comment w:id="1610" w:author="Robin Matthews" w:date="2021-06-17T16:34:00Z" w:initials="RM">
    <w:p w14:paraId="2D7915B0" w14:textId="614012B4" w:rsidR="00621B61" w:rsidRPr="0061484F" w:rsidRDefault="00621B61" w:rsidP="00621B61">
      <w:pPr>
        <w:pStyle w:val="CommentText"/>
        <w:rPr>
          <w:lang w:val="en-US"/>
        </w:rPr>
      </w:pPr>
      <w:r>
        <w:rPr>
          <w:rStyle w:val="CommentReference"/>
        </w:rPr>
        <w:annotationRef/>
      </w:r>
      <w:r w:rsidRPr="0061484F">
        <w:rPr>
          <w:lang w:val="en-US"/>
        </w:rPr>
        <w:t>Mendeley field also contains:</w:t>
      </w:r>
    </w:p>
    <w:p w14:paraId="54414E1A" w14:textId="425AB907" w:rsidR="00621B61" w:rsidRPr="0061484F" w:rsidRDefault="00621B61" w:rsidP="00621B61">
      <w:pPr>
        <w:pStyle w:val="CommentText"/>
        <w:rPr>
          <w:lang w:val="en-US"/>
        </w:rPr>
      </w:pPr>
      <w:r w:rsidRPr="0061484F">
        <w:rPr>
          <w:lang w:val="en-US"/>
        </w:rPr>
        <w:t>Jolly et al., 2015</w:t>
      </w:r>
    </w:p>
    <w:p w14:paraId="685E0E17" w14:textId="77777777" w:rsidR="00621B61" w:rsidRDefault="00621B61" w:rsidP="00621B61">
      <w:pPr>
        <w:pStyle w:val="CommentText"/>
      </w:pPr>
      <w:r>
        <w:t>Bowman et al., 2017</w:t>
      </w:r>
    </w:p>
    <w:p w14:paraId="7B4F6F9A" w14:textId="77777777" w:rsidR="00621B61" w:rsidRDefault="00621B61" w:rsidP="00621B61">
      <w:pPr>
        <w:pStyle w:val="CommentText"/>
      </w:pPr>
      <w:r>
        <w:t>Holden et al., 2018b</w:t>
      </w:r>
    </w:p>
    <w:p w14:paraId="4A9BEED3" w14:textId="77777777" w:rsidR="00621B61" w:rsidRPr="0061484F" w:rsidRDefault="00621B61" w:rsidP="00621B61">
      <w:pPr>
        <w:pStyle w:val="CommentText"/>
        <w:rPr>
          <w:lang w:val="en-US"/>
        </w:rPr>
      </w:pPr>
      <w:r w:rsidRPr="0061484F">
        <w:rPr>
          <w:lang w:val="en-US"/>
        </w:rPr>
        <w:t>Turco et al., 2018</w:t>
      </w:r>
    </w:p>
    <w:p w14:paraId="28EC1FE6" w14:textId="77777777" w:rsidR="00621B61" w:rsidRPr="0061484F" w:rsidRDefault="00621B61" w:rsidP="00621B61">
      <w:pPr>
        <w:pStyle w:val="CommentText"/>
        <w:rPr>
          <w:lang w:val="en-US"/>
        </w:rPr>
      </w:pPr>
    </w:p>
    <w:p w14:paraId="490A4CB0" w14:textId="20F2D7C5" w:rsidR="00621B61" w:rsidRPr="0061484F" w:rsidRDefault="00621B61" w:rsidP="00621B61">
      <w:pPr>
        <w:pStyle w:val="CommentText"/>
        <w:rPr>
          <w:lang w:val="en-US"/>
        </w:rPr>
      </w:pPr>
      <w:r w:rsidRPr="0061484F">
        <w:rPr>
          <w:lang w:val="en-US"/>
        </w:rPr>
        <w:t>Want me to remove them?</w:t>
      </w:r>
    </w:p>
  </w:comment>
  <w:comment w:id="1611" w:author="Robin Matthews" w:date="2021-06-17T13:56:00Z" w:initials="RM">
    <w:p w14:paraId="050B629D" w14:textId="77777777" w:rsidR="00025FA2" w:rsidRPr="0061484F" w:rsidRDefault="00025FA2">
      <w:pPr>
        <w:pStyle w:val="CommentText"/>
        <w:rPr>
          <w:lang w:val="en-US"/>
        </w:rPr>
      </w:pPr>
      <w:r>
        <w:rPr>
          <w:rStyle w:val="CommentReference"/>
        </w:rPr>
        <w:annotationRef/>
      </w:r>
      <w:r w:rsidRPr="0061484F">
        <w:rPr>
          <w:lang w:val="en-US"/>
        </w:rPr>
        <w:t>Not found:</w:t>
      </w:r>
    </w:p>
    <w:p w14:paraId="5049D8A1" w14:textId="77777777" w:rsidR="00025FA2" w:rsidRPr="0061484F" w:rsidRDefault="00025FA2">
      <w:pPr>
        <w:pStyle w:val="CommentText"/>
        <w:rPr>
          <w:lang w:val="en-US"/>
        </w:rPr>
      </w:pPr>
      <w:r w:rsidRPr="0061484F">
        <w:rPr>
          <w:lang w:val="en-US"/>
        </w:rPr>
        <w:t>Jolly et al., 2015</w:t>
      </w:r>
    </w:p>
    <w:p w14:paraId="2961E5D9" w14:textId="77777777" w:rsidR="00025FA2" w:rsidRDefault="00025FA2">
      <w:pPr>
        <w:pStyle w:val="CommentText"/>
      </w:pPr>
      <w:r>
        <w:t>Bowman et al., 2017</w:t>
      </w:r>
    </w:p>
    <w:p w14:paraId="5195786B" w14:textId="77777777" w:rsidR="00025FA2" w:rsidRDefault="00025FA2">
      <w:pPr>
        <w:pStyle w:val="CommentText"/>
      </w:pPr>
      <w:r>
        <w:t>Holden et al., 2018b</w:t>
      </w:r>
    </w:p>
    <w:p w14:paraId="3183C2FE" w14:textId="77777777" w:rsidR="00025FA2" w:rsidRDefault="00025FA2">
      <w:pPr>
        <w:pStyle w:val="CommentText"/>
      </w:pPr>
      <w:r>
        <w:t>Turco et al., 2018</w:t>
      </w:r>
    </w:p>
    <w:p w14:paraId="6EA08DB9" w14:textId="77777777" w:rsidR="00025FA2" w:rsidRDefault="00025FA2">
      <w:pPr>
        <w:pStyle w:val="CommentText"/>
      </w:pPr>
    </w:p>
    <w:p w14:paraId="1AD33FE9" w14:textId="77777777" w:rsidR="00025FA2" w:rsidRDefault="00025FA2">
      <w:pPr>
        <w:pStyle w:val="CommentText"/>
      </w:pPr>
      <w:r>
        <w:t>Extra stuff:</w:t>
      </w:r>
    </w:p>
    <w:p w14:paraId="17F6FCF9" w14:textId="77777777" w:rsidR="00025FA2" w:rsidRDefault="00025FA2">
      <w:pPr>
        <w:pStyle w:val="CommentText"/>
      </w:pPr>
      <w:r>
        <w:t>()</w:t>
      </w:r>
    </w:p>
    <w:p w14:paraId="17B11F62" w14:textId="77777777" w:rsidR="00025FA2" w:rsidRDefault="00025FA2">
      <w:pPr>
        <w:pStyle w:val="CommentText"/>
      </w:pPr>
    </w:p>
    <w:p w14:paraId="073B35D1" w14:textId="77777777" w:rsidR="00025FA2" w:rsidRDefault="00025FA2">
      <w:pPr>
        <w:pStyle w:val="CommentText"/>
      </w:pPr>
      <w:r>
        <w:t>Correct:</w:t>
      </w:r>
    </w:p>
    <w:p w14:paraId="4E27C6B2" w14:textId="058C3FD0" w:rsidR="00025FA2" w:rsidRDefault="00025FA2">
      <w:pPr>
        <w:pStyle w:val="CommentText"/>
      </w:pPr>
      <w:r>
        <w:t>(Jolly et al., 2015; Bowman et al., 2017; Veraverbeke et al., 2017; Holden et al., 2018b; Turco et al., 2018)</w:t>
      </w:r>
    </w:p>
  </w:comment>
  <w:comment w:id="1613" w:author="Robin Matthews" w:date="2021-06-17T13:56:00Z" w:initials="RM">
    <w:p w14:paraId="3D50C869" w14:textId="77777777" w:rsidR="00025FA2" w:rsidRPr="0061484F" w:rsidRDefault="00025FA2">
      <w:pPr>
        <w:pStyle w:val="CommentText"/>
        <w:rPr>
          <w:lang w:val="en-US"/>
        </w:rPr>
      </w:pPr>
      <w:r>
        <w:rPr>
          <w:rStyle w:val="CommentReference"/>
        </w:rPr>
        <w:annotationRef/>
      </w:r>
      <w:r w:rsidRPr="0061484F">
        <w:rPr>
          <w:lang w:val="en-US"/>
        </w:rPr>
        <w:t>Extra stuff:</w:t>
      </w:r>
    </w:p>
    <w:p w14:paraId="33A51FBA" w14:textId="77777777" w:rsidR="00025FA2" w:rsidRPr="0061484F" w:rsidRDefault="00025FA2">
      <w:pPr>
        <w:pStyle w:val="CommentText"/>
        <w:rPr>
          <w:lang w:val="en-US"/>
        </w:rPr>
      </w:pPr>
      <w:r w:rsidRPr="0061484F">
        <w:rPr>
          <w:lang w:val="en-US"/>
        </w:rPr>
        <w:t xml:space="preserve">(; </w:t>
      </w:r>
    </w:p>
    <w:p w14:paraId="1711BA69" w14:textId="77777777" w:rsidR="00025FA2" w:rsidRPr="0061484F" w:rsidRDefault="00025FA2">
      <w:pPr>
        <w:pStyle w:val="CommentText"/>
        <w:rPr>
          <w:lang w:val="en-US"/>
        </w:rPr>
      </w:pPr>
    </w:p>
    <w:p w14:paraId="26863E8E" w14:textId="77777777" w:rsidR="00025FA2" w:rsidRPr="0061484F" w:rsidRDefault="00025FA2">
      <w:pPr>
        <w:pStyle w:val="CommentText"/>
        <w:rPr>
          <w:lang w:val="en-US"/>
        </w:rPr>
      </w:pPr>
      <w:r w:rsidRPr="0061484F">
        <w:rPr>
          <w:lang w:val="en-US"/>
        </w:rPr>
        <w:t>Correct:</w:t>
      </w:r>
    </w:p>
    <w:p w14:paraId="4F55481F" w14:textId="071A9E70" w:rsidR="00025FA2" w:rsidRPr="0061484F" w:rsidRDefault="00025FA2">
      <w:pPr>
        <w:pStyle w:val="CommentText"/>
        <w:rPr>
          <w:lang w:val="en-US"/>
        </w:rPr>
      </w:pPr>
      <w:r w:rsidRPr="0061484F">
        <w:rPr>
          <w:lang w:val="en-US"/>
        </w:rPr>
        <w:t>(Yue and Unger, 2018; Lasslop et al., 2019)</w:t>
      </w:r>
    </w:p>
  </w:comment>
  <w:comment w:id="1619" w:author="Robin Matthews" w:date="2021-06-17T13:56:00Z" w:initials="RM">
    <w:p w14:paraId="2AD98B38" w14:textId="77777777" w:rsidR="00025FA2" w:rsidRDefault="00025FA2">
      <w:pPr>
        <w:pStyle w:val="CommentText"/>
      </w:pPr>
      <w:r>
        <w:rPr>
          <w:rStyle w:val="CommentReference"/>
        </w:rPr>
        <w:annotationRef/>
      </w:r>
      <w:r>
        <w:t>Extra stuff:</w:t>
      </w:r>
    </w:p>
    <w:p w14:paraId="0AD78F01" w14:textId="77777777" w:rsidR="00025FA2" w:rsidRDefault="00025FA2">
      <w:pPr>
        <w:pStyle w:val="CommentText"/>
      </w:pPr>
      <w:r>
        <w:t>, ()</w:t>
      </w:r>
    </w:p>
    <w:p w14:paraId="315B94B5" w14:textId="77777777" w:rsidR="00025FA2" w:rsidRDefault="00025FA2">
      <w:pPr>
        <w:pStyle w:val="CommentText"/>
      </w:pPr>
    </w:p>
    <w:p w14:paraId="2FB08E91" w14:textId="77777777" w:rsidR="00025FA2" w:rsidRDefault="00025FA2">
      <w:pPr>
        <w:pStyle w:val="CommentText"/>
      </w:pPr>
      <w:r>
        <w:t>Correct:</w:t>
      </w:r>
    </w:p>
    <w:p w14:paraId="5254FBB2" w14:textId="77777777" w:rsidR="00025FA2" w:rsidRDefault="00025FA2">
      <w:pPr>
        <w:pStyle w:val="CommentText"/>
      </w:pPr>
      <w:r>
        <w:t>Le Quéré et al. (2018a)</w:t>
      </w:r>
    </w:p>
    <w:p w14:paraId="4933E5AB" w14:textId="2148CDA2" w:rsidR="00025FA2" w:rsidRDefault="00025FA2">
      <w:pPr>
        <w:pStyle w:val="CommentText"/>
      </w:pPr>
      <w:r>
        <w:t>(Le Quéré et al., 2018a)</w:t>
      </w:r>
    </w:p>
  </w:comment>
  <w:comment w:id="1625" w:author="Robin Matthews" w:date="2021-06-17T13:56:00Z" w:initials="RM">
    <w:p w14:paraId="521F7800" w14:textId="77777777" w:rsidR="00025FA2" w:rsidRPr="0061484F" w:rsidRDefault="00025FA2">
      <w:pPr>
        <w:pStyle w:val="CommentText"/>
        <w:rPr>
          <w:lang w:val="en-US"/>
        </w:rPr>
      </w:pPr>
      <w:r>
        <w:rPr>
          <w:rStyle w:val="CommentReference"/>
        </w:rPr>
        <w:annotationRef/>
      </w:r>
      <w:r w:rsidRPr="0061484F">
        <w:rPr>
          <w:lang w:val="en-US"/>
        </w:rPr>
        <w:t>Extra stuff:</w:t>
      </w:r>
    </w:p>
    <w:p w14:paraId="13F3C6F2" w14:textId="77777777" w:rsidR="00025FA2" w:rsidRPr="0061484F" w:rsidRDefault="00025FA2">
      <w:pPr>
        <w:pStyle w:val="CommentText"/>
        <w:rPr>
          <w:lang w:val="en-US"/>
        </w:rPr>
      </w:pPr>
      <w:r w:rsidRPr="0061484F">
        <w:rPr>
          <w:lang w:val="en-US"/>
        </w:rPr>
        <w:t>(; ; ; ; see Section 5.4.1)</w:t>
      </w:r>
    </w:p>
    <w:p w14:paraId="20884375" w14:textId="77777777" w:rsidR="00025FA2" w:rsidRPr="0061484F" w:rsidRDefault="00025FA2">
      <w:pPr>
        <w:pStyle w:val="CommentText"/>
        <w:rPr>
          <w:lang w:val="en-US"/>
        </w:rPr>
      </w:pPr>
    </w:p>
    <w:p w14:paraId="140191BF" w14:textId="77777777" w:rsidR="00025FA2" w:rsidRPr="0061484F" w:rsidRDefault="00025FA2">
      <w:pPr>
        <w:pStyle w:val="CommentText"/>
        <w:rPr>
          <w:lang w:val="en-US"/>
        </w:rPr>
      </w:pPr>
      <w:r w:rsidRPr="0061484F">
        <w:rPr>
          <w:lang w:val="en-US"/>
        </w:rPr>
        <w:t>Correct:</w:t>
      </w:r>
    </w:p>
    <w:p w14:paraId="32B88D65" w14:textId="1B4102F0" w:rsidR="00025FA2" w:rsidRDefault="00025FA2">
      <w:pPr>
        <w:pStyle w:val="CommentText"/>
      </w:pPr>
      <w:r>
        <w:t>(Walker et al., 2015; Wieder et al., 2019; Davies-Barnard et al., 2020; Meyerholt et al., 2020)</w:t>
      </w:r>
    </w:p>
  </w:comment>
  <w:comment w:id="1632" w:author="Robin Matthews" w:date="2021-06-17T13:56:00Z" w:initials="RM">
    <w:p w14:paraId="19D104D2" w14:textId="77777777" w:rsidR="00025FA2" w:rsidRPr="0061484F" w:rsidRDefault="00025FA2">
      <w:pPr>
        <w:pStyle w:val="CommentText"/>
        <w:rPr>
          <w:lang w:val="en-US"/>
        </w:rPr>
      </w:pPr>
      <w:r>
        <w:rPr>
          <w:rStyle w:val="CommentReference"/>
        </w:rPr>
        <w:annotationRef/>
      </w:r>
      <w:r w:rsidRPr="0061484F">
        <w:rPr>
          <w:lang w:val="en-US"/>
        </w:rPr>
        <w:t>Extra stuff:</w:t>
      </w:r>
    </w:p>
    <w:p w14:paraId="1CE98E5F" w14:textId="77777777" w:rsidR="00025FA2" w:rsidRPr="0061484F" w:rsidRDefault="00025FA2">
      <w:pPr>
        <w:pStyle w:val="CommentText"/>
        <w:rPr>
          <w:lang w:val="en-US"/>
        </w:rPr>
      </w:pPr>
      <w:r w:rsidRPr="0061484F">
        <w:rPr>
          <w:lang w:val="en-US"/>
        </w:rPr>
        <w:t>(, b)</w:t>
      </w:r>
    </w:p>
    <w:p w14:paraId="0B7A6C3D" w14:textId="77777777" w:rsidR="00025FA2" w:rsidRPr="0061484F" w:rsidRDefault="00025FA2">
      <w:pPr>
        <w:pStyle w:val="CommentText"/>
        <w:rPr>
          <w:lang w:val="en-US"/>
        </w:rPr>
      </w:pPr>
    </w:p>
    <w:p w14:paraId="278E94C3" w14:textId="77777777" w:rsidR="00025FA2" w:rsidRPr="0061484F" w:rsidRDefault="00025FA2">
      <w:pPr>
        <w:pStyle w:val="CommentText"/>
        <w:rPr>
          <w:lang w:val="en-US"/>
        </w:rPr>
      </w:pPr>
      <w:r w:rsidRPr="0061484F">
        <w:rPr>
          <w:lang w:val="en-US"/>
        </w:rPr>
        <w:t>Correct:</w:t>
      </w:r>
    </w:p>
    <w:p w14:paraId="728BCE55" w14:textId="77777777" w:rsidR="00025FA2" w:rsidRPr="0061484F" w:rsidRDefault="00025FA2">
      <w:pPr>
        <w:pStyle w:val="CommentText"/>
        <w:rPr>
          <w:lang w:val="en-US"/>
        </w:rPr>
      </w:pPr>
      <w:r w:rsidRPr="0061484F">
        <w:rPr>
          <w:lang w:val="en-US"/>
        </w:rPr>
        <w:t>Pongratz et al. (2018)</w:t>
      </w:r>
    </w:p>
    <w:p w14:paraId="0DCEA3C7" w14:textId="7877963A" w:rsidR="00025FA2" w:rsidRPr="0061484F" w:rsidRDefault="00025FA2">
      <w:pPr>
        <w:pStyle w:val="CommentText"/>
        <w:rPr>
          <w:lang w:val="en-US"/>
        </w:rPr>
      </w:pPr>
      <w:r w:rsidRPr="0061484F">
        <w:rPr>
          <w:lang w:val="en-US"/>
        </w:rPr>
        <w:t>(Pongratz et al., 2018)</w:t>
      </w:r>
    </w:p>
  </w:comment>
  <w:comment w:id="1638" w:author="Robin Matthews" w:date="2021-06-17T13:56:00Z" w:initials="RM">
    <w:p w14:paraId="51CE8459" w14:textId="77777777" w:rsidR="00025FA2" w:rsidRPr="0061484F" w:rsidRDefault="00025FA2">
      <w:pPr>
        <w:pStyle w:val="CommentText"/>
        <w:rPr>
          <w:lang w:val="en-US"/>
        </w:rPr>
      </w:pPr>
      <w:r>
        <w:rPr>
          <w:rStyle w:val="CommentReference"/>
        </w:rPr>
        <w:annotationRef/>
      </w:r>
      <w:r w:rsidRPr="0061484F">
        <w:rPr>
          <w:lang w:val="en-US"/>
        </w:rPr>
        <w:t>Not found:</w:t>
      </w:r>
    </w:p>
    <w:p w14:paraId="08D1554F" w14:textId="77777777" w:rsidR="00025FA2" w:rsidRDefault="00025FA2">
      <w:pPr>
        <w:pStyle w:val="CommentText"/>
      </w:pPr>
      <w:r>
        <w:t>Koven et al., 2015b</w:t>
      </w:r>
    </w:p>
    <w:p w14:paraId="7D53CF76" w14:textId="77777777" w:rsidR="00025FA2" w:rsidRDefault="00025FA2">
      <w:pPr>
        <w:pStyle w:val="CommentText"/>
      </w:pPr>
    </w:p>
    <w:p w14:paraId="3987ED08" w14:textId="77777777" w:rsidR="00025FA2" w:rsidRDefault="00025FA2">
      <w:pPr>
        <w:pStyle w:val="CommentText"/>
      </w:pPr>
      <w:r>
        <w:t>Extra stuff:</w:t>
      </w:r>
    </w:p>
    <w:p w14:paraId="5A6268BA" w14:textId="77777777" w:rsidR="00025FA2" w:rsidRDefault="00025FA2">
      <w:pPr>
        <w:pStyle w:val="CommentText"/>
      </w:pPr>
      <w:r>
        <w:t>(Koven et al., 2015a; ; )</w:t>
      </w:r>
    </w:p>
    <w:p w14:paraId="3B0783B4" w14:textId="77777777" w:rsidR="00025FA2" w:rsidRDefault="00025FA2">
      <w:pPr>
        <w:pStyle w:val="CommentText"/>
      </w:pPr>
    </w:p>
    <w:p w14:paraId="03F205CF" w14:textId="77777777" w:rsidR="00025FA2" w:rsidRDefault="00025FA2">
      <w:pPr>
        <w:pStyle w:val="CommentText"/>
      </w:pPr>
      <w:r>
        <w:t>Correct:</w:t>
      </w:r>
    </w:p>
    <w:p w14:paraId="0D70B724" w14:textId="76D579B6" w:rsidR="00025FA2" w:rsidRDefault="00025FA2">
      <w:pPr>
        <w:pStyle w:val="CommentText"/>
      </w:pPr>
      <w:r>
        <w:t>(Koven et al., 2015b; Burke et al., 2017a; Guimberteau et al., 2018)</w:t>
      </w:r>
    </w:p>
  </w:comment>
  <w:comment w:id="1646" w:author="Robin Matthews" w:date="2021-06-17T13:56:00Z" w:initials="RM">
    <w:p w14:paraId="61313E0E" w14:textId="77777777" w:rsidR="00025FA2" w:rsidRDefault="00025FA2">
      <w:pPr>
        <w:pStyle w:val="CommentText"/>
      </w:pPr>
      <w:r>
        <w:rPr>
          <w:rStyle w:val="CommentReference"/>
        </w:rPr>
        <w:annotationRef/>
      </w:r>
      <w:r>
        <w:t>Extra stuff:</w:t>
      </w:r>
    </w:p>
    <w:p w14:paraId="15FC76A0" w14:textId="77777777" w:rsidR="00025FA2" w:rsidRDefault="00025FA2">
      <w:pPr>
        <w:pStyle w:val="CommentText"/>
      </w:pPr>
      <w:r>
        <w:t>, )</w:t>
      </w:r>
    </w:p>
    <w:p w14:paraId="1819D487" w14:textId="77777777" w:rsidR="00025FA2" w:rsidRDefault="00025FA2">
      <w:pPr>
        <w:pStyle w:val="CommentText"/>
      </w:pPr>
    </w:p>
    <w:p w14:paraId="045EBCAC" w14:textId="77777777" w:rsidR="00025FA2" w:rsidRDefault="00025FA2">
      <w:pPr>
        <w:pStyle w:val="CommentText"/>
      </w:pPr>
      <w:r>
        <w:t>Correct:</w:t>
      </w:r>
    </w:p>
    <w:p w14:paraId="50DF2515" w14:textId="77777777" w:rsidR="00025FA2" w:rsidRDefault="00025FA2">
      <w:pPr>
        <w:pStyle w:val="CommentText"/>
      </w:pPr>
      <w:r>
        <w:t>Collier et al. (2018)</w:t>
      </w:r>
    </w:p>
    <w:p w14:paraId="109FFCDF" w14:textId="1B9E774A" w:rsidR="00025FA2" w:rsidRDefault="00025FA2">
      <w:pPr>
        <w:pStyle w:val="CommentText"/>
      </w:pPr>
      <w:r>
        <w:t>(Collier et al., 2018)</w:t>
      </w:r>
    </w:p>
  </w:comment>
  <w:comment w:id="1656" w:author="Robin Matthews" w:date="2021-06-17T13:56:00Z" w:initials="RM">
    <w:p w14:paraId="1E2D3DBD" w14:textId="77777777" w:rsidR="00025FA2" w:rsidRDefault="00025FA2">
      <w:pPr>
        <w:pStyle w:val="CommentText"/>
      </w:pPr>
      <w:r>
        <w:rPr>
          <w:rStyle w:val="CommentReference"/>
        </w:rPr>
        <w:annotationRef/>
      </w:r>
      <w:r>
        <w:t>Not found:</w:t>
      </w:r>
    </w:p>
    <w:p w14:paraId="2F7E68EF" w14:textId="77777777" w:rsidR="00025FA2" w:rsidRDefault="00025FA2">
      <w:pPr>
        <w:pStyle w:val="CommentText"/>
      </w:pPr>
      <w:r>
        <w:t>J. Liu et al., 2017</w:t>
      </w:r>
    </w:p>
    <w:p w14:paraId="66D61AEF" w14:textId="77777777" w:rsidR="00025FA2" w:rsidRDefault="00025FA2">
      <w:pPr>
        <w:pStyle w:val="CommentText"/>
      </w:pPr>
    </w:p>
    <w:p w14:paraId="6B2B6E1E" w14:textId="77777777" w:rsidR="00025FA2" w:rsidRDefault="00025FA2">
      <w:pPr>
        <w:pStyle w:val="CommentText"/>
      </w:pPr>
      <w:r>
        <w:t>Extra stuff:</w:t>
      </w:r>
    </w:p>
    <w:p w14:paraId="4C4B2998" w14:textId="77777777" w:rsidR="00025FA2" w:rsidRDefault="00025FA2">
      <w:pPr>
        <w:pStyle w:val="CommentText"/>
      </w:pPr>
      <w:r>
        <w:t>(e.g. Liu et al., 2017; )</w:t>
      </w:r>
    </w:p>
    <w:p w14:paraId="3D5F716A" w14:textId="77777777" w:rsidR="00025FA2" w:rsidRDefault="00025FA2">
      <w:pPr>
        <w:pStyle w:val="CommentText"/>
      </w:pPr>
    </w:p>
    <w:p w14:paraId="2B84C763" w14:textId="77777777" w:rsidR="00025FA2" w:rsidRDefault="00025FA2">
      <w:pPr>
        <w:pStyle w:val="CommentText"/>
      </w:pPr>
      <w:r>
        <w:t>Correct:</w:t>
      </w:r>
    </w:p>
    <w:p w14:paraId="3F97F33A" w14:textId="1FE1F70F" w:rsidR="00025FA2" w:rsidRDefault="00025FA2">
      <w:pPr>
        <w:pStyle w:val="CommentText"/>
      </w:pPr>
      <w:r>
        <w:t>(J. Liu et al., 2017; Palmer et al., 2019)</w:t>
      </w:r>
    </w:p>
  </w:comment>
  <w:comment w:id="1669" w:author="Robin Matthews" w:date="2021-06-17T13:56:00Z" w:initials="RM">
    <w:p w14:paraId="4C4EF1C2" w14:textId="77777777" w:rsidR="00025FA2" w:rsidRPr="0061484F" w:rsidRDefault="00025FA2">
      <w:pPr>
        <w:pStyle w:val="CommentText"/>
        <w:rPr>
          <w:lang w:val="en-US"/>
        </w:rPr>
      </w:pPr>
      <w:r>
        <w:rPr>
          <w:rStyle w:val="CommentReference"/>
        </w:rPr>
        <w:annotationRef/>
      </w:r>
      <w:r w:rsidRPr="0061484F">
        <w:rPr>
          <w:lang w:val="en-US"/>
        </w:rPr>
        <w:t>Not found:</w:t>
      </w:r>
    </w:p>
    <w:p w14:paraId="3526D45F" w14:textId="77777777" w:rsidR="00025FA2" w:rsidRPr="0061484F" w:rsidRDefault="00025FA2">
      <w:pPr>
        <w:pStyle w:val="CommentText"/>
        <w:rPr>
          <w:lang w:val="en-US"/>
        </w:rPr>
      </w:pPr>
      <w:r w:rsidRPr="0061484F">
        <w:rPr>
          <w:lang w:val="en-US"/>
        </w:rPr>
        <w:t>X. Wang et al., 2014</w:t>
      </w:r>
    </w:p>
    <w:p w14:paraId="0ADF8440" w14:textId="77777777" w:rsidR="00025FA2" w:rsidRPr="0061484F" w:rsidRDefault="00025FA2">
      <w:pPr>
        <w:pStyle w:val="CommentText"/>
        <w:rPr>
          <w:lang w:val="en-US"/>
        </w:rPr>
      </w:pPr>
    </w:p>
    <w:p w14:paraId="4C66A946" w14:textId="77777777" w:rsidR="00025FA2" w:rsidRPr="0061484F" w:rsidRDefault="00025FA2">
      <w:pPr>
        <w:pStyle w:val="CommentText"/>
        <w:rPr>
          <w:lang w:val="en-US"/>
        </w:rPr>
      </w:pPr>
      <w:r w:rsidRPr="0061484F">
        <w:rPr>
          <w:lang w:val="en-US"/>
        </w:rPr>
        <w:t>Extra stuff:</w:t>
      </w:r>
    </w:p>
    <w:p w14:paraId="4A149B22" w14:textId="77777777" w:rsidR="00025FA2" w:rsidRPr="0061484F" w:rsidRDefault="00025FA2">
      <w:pPr>
        <w:pStyle w:val="CommentText"/>
        <w:rPr>
          <w:lang w:val="en-US"/>
        </w:rPr>
      </w:pPr>
      <w:r w:rsidRPr="0061484F">
        <w:rPr>
          <w:lang w:val="en-US"/>
        </w:rPr>
        <w:t>a; ; ; a; ; Wang et al., 2014</w:t>
      </w:r>
    </w:p>
    <w:p w14:paraId="1E83D919" w14:textId="77777777" w:rsidR="00025FA2" w:rsidRPr="0061484F" w:rsidRDefault="00025FA2">
      <w:pPr>
        <w:pStyle w:val="CommentText"/>
        <w:rPr>
          <w:lang w:val="en-US"/>
        </w:rPr>
      </w:pPr>
    </w:p>
    <w:p w14:paraId="1762AC5D" w14:textId="77777777" w:rsidR="00025FA2" w:rsidRDefault="00025FA2">
      <w:pPr>
        <w:pStyle w:val="CommentText"/>
      </w:pPr>
      <w:r>
        <w:t>Correct:</w:t>
      </w:r>
    </w:p>
    <w:p w14:paraId="27C338DF" w14:textId="3F7B1991" w:rsidR="00025FA2" w:rsidRDefault="00025FA2">
      <w:pPr>
        <w:pStyle w:val="CommentText"/>
      </w:pPr>
      <w:r>
        <w:t>(Cox et al., 2013; X. Wang et al., 2014; Fang et al., 2017; Jung et al., 2017; Humphrey et al., 2018; Malhi et al., 2018)</w:t>
      </w:r>
    </w:p>
  </w:comment>
  <w:comment w:id="1675" w:author="Robin Matthews" w:date="2021-06-17T13:56:00Z" w:initials="RM">
    <w:p w14:paraId="08E42EEE" w14:textId="77777777" w:rsidR="00025FA2" w:rsidRPr="0061484F" w:rsidRDefault="00025FA2">
      <w:pPr>
        <w:pStyle w:val="CommentText"/>
        <w:rPr>
          <w:lang w:val="en-US"/>
        </w:rPr>
      </w:pPr>
      <w:r>
        <w:rPr>
          <w:rStyle w:val="CommentReference"/>
        </w:rPr>
        <w:annotationRef/>
      </w:r>
      <w:r w:rsidRPr="0061484F">
        <w:rPr>
          <w:lang w:val="en-US"/>
        </w:rPr>
        <w:t>Extra stuff:</w:t>
      </w:r>
    </w:p>
    <w:p w14:paraId="6CB46F99" w14:textId="77777777" w:rsidR="00025FA2" w:rsidRPr="0061484F" w:rsidRDefault="00025FA2">
      <w:pPr>
        <w:pStyle w:val="CommentText"/>
        <w:rPr>
          <w:lang w:val="en-US"/>
        </w:rPr>
      </w:pPr>
      <w:r w:rsidRPr="0061484F">
        <w:rPr>
          <w:lang w:val="en-US"/>
        </w:rPr>
        <w:t>(e.g. ; )</w:t>
      </w:r>
    </w:p>
    <w:p w14:paraId="2BB6BFC5" w14:textId="77777777" w:rsidR="00025FA2" w:rsidRPr="0061484F" w:rsidRDefault="00025FA2">
      <w:pPr>
        <w:pStyle w:val="CommentText"/>
        <w:rPr>
          <w:lang w:val="en-US"/>
        </w:rPr>
      </w:pPr>
    </w:p>
    <w:p w14:paraId="7FFA99E4" w14:textId="77777777" w:rsidR="00025FA2" w:rsidRPr="0061484F" w:rsidRDefault="00025FA2">
      <w:pPr>
        <w:pStyle w:val="CommentText"/>
        <w:rPr>
          <w:lang w:val="en-US"/>
        </w:rPr>
      </w:pPr>
      <w:r w:rsidRPr="0061484F">
        <w:rPr>
          <w:lang w:val="en-US"/>
        </w:rPr>
        <w:t>Correct:</w:t>
      </w:r>
    </w:p>
    <w:p w14:paraId="023928B5" w14:textId="4BEECB32" w:rsidR="00025FA2" w:rsidRDefault="00025FA2">
      <w:pPr>
        <w:pStyle w:val="CommentText"/>
      </w:pPr>
      <w:r>
        <w:t>(Malhi et al., 2018; Rödenbeck et al., 2018)</w:t>
      </w:r>
    </w:p>
  </w:comment>
  <w:comment w:id="1680" w:author="Robin Matthews" w:date="2021-06-17T13:56:00Z" w:initials="RM">
    <w:p w14:paraId="0B186596" w14:textId="77777777" w:rsidR="00025FA2" w:rsidRPr="0061484F" w:rsidRDefault="00025FA2">
      <w:pPr>
        <w:pStyle w:val="CommentText"/>
        <w:rPr>
          <w:lang w:val="en-US"/>
        </w:rPr>
      </w:pPr>
      <w:r>
        <w:rPr>
          <w:rStyle w:val="CommentReference"/>
        </w:rPr>
        <w:annotationRef/>
      </w:r>
      <w:r w:rsidRPr="0061484F">
        <w:rPr>
          <w:lang w:val="en-US"/>
        </w:rPr>
        <w:t>Not found:</w:t>
      </w:r>
    </w:p>
    <w:p w14:paraId="4154794E" w14:textId="77777777" w:rsidR="00025FA2" w:rsidRPr="0061484F" w:rsidRDefault="00025FA2">
      <w:pPr>
        <w:pStyle w:val="CommentText"/>
        <w:rPr>
          <w:lang w:val="en-US"/>
        </w:rPr>
      </w:pPr>
      <w:r w:rsidRPr="0061484F">
        <w:rPr>
          <w:lang w:val="en-US"/>
        </w:rPr>
        <w:t>X. Wang et al., 2014</w:t>
      </w:r>
    </w:p>
    <w:p w14:paraId="047B518B" w14:textId="77777777" w:rsidR="00025FA2" w:rsidRPr="0061484F" w:rsidRDefault="00025FA2">
      <w:pPr>
        <w:pStyle w:val="CommentText"/>
        <w:rPr>
          <w:lang w:val="en-US"/>
        </w:rPr>
      </w:pPr>
    </w:p>
    <w:p w14:paraId="70FDEFA0" w14:textId="77777777" w:rsidR="00025FA2" w:rsidRPr="0061484F" w:rsidRDefault="00025FA2">
      <w:pPr>
        <w:pStyle w:val="CommentText"/>
        <w:rPr>
          <w:lang w:val="en-US"/>
        </w:rPr>
      </w:pPr>
      <w:r w:rsidRPr="0061484F">
        <w:rPr>
          <w:lang w:val="en-US"/>
        </w:rPr>
        <w:t>Extra stuff:</w:t>
      </w:r>
    </w:p>
    <w:p w14:paraId="726D0FD1" w14:textId="77777777" w:rsidR="00025FA2" w:rsidRPr="0061484F" w:rsidRDefault="00025FA2">
      <w:pPr>
        <w:pStyle w:val="CommentText"/>
        <w:rPr>
          <w:lang w:val="en-US"/>
        </w:rPr>
      </w:pPr>
      <w:r w:rsidRPr="0061484F">
        <w:rPr>
          <w:lang w:val="en-US"/>
        </w:rPr>
        <w:t>Wang et al., 2014; ; ; )</w:t>
      </w:r>
    </w:p>
    <w:p w14:paraId="1A227F4A" w14:textId="77777777" w:rsidR="00025FA2" w:rsidRPr="0061484F" w:rsidRDefault="00025FA2">
      <w:pPr>
        <w:pStyle w:val="CommentText"/>
        <w:rPr>
          <w:lang w:val="en-US"/>
        </w:rPr>
      </w:pPr>
    </w:p>
    <w:p w14:paraId="38E1509A" w14:textId="77777777" w:rsidR="00025FA2" w:rsidRDefault="00025FA2">
      <w:pPr>
        <w:pStyle w:val="CommentText"/>
      </w:pPr>
      <w:r>
        <w:t>Correct:</w:t>
      </w:r>
    </w:p>
    <w:p w14:paraId="3CC48F4D" w14:textId="36DE0128" w:rsidR="00025FA2" w:rsidRDefault="00025FA2">
      <w:pPr>
        <w:pStyle w:val="CommentText"/>
      </w:pPr>
      <w:r>
        <w:t>(X. Wang et al., 2014; Jung et al., 2017; Humphrey et al., 2018; Piao et al., 2020)</w:t>
      </w:r>
    </w:p>
  </w:comment>
  <w:comment w:id="1686" w:author="Robin Matthews" w:date="2021-06-17T13:56:00Z" w:initials="RM">
    <w:p w14:paraId="4C65F9CC" w14:textId="77777777" w:rsidR="00025FA2" w:rsidRPr="0061484F" w:rsidRDefault="00025FA2">
      <w:pPr>
        <w:pStyle w:val="CommentText"/>
        <w:rPr>
          <w:lang w:val="en-US"/>
        </w:rPr>
      </w:pPr>
      <w:r>
        <w:rPr>
          <w:rStyle w:val="CommentReference"/>
        </w:rPr>
        <w:annotationRef/>
      </w:r>
      <w:r w:rsidRPr="0061484F">
        <w:rPr>
          <w:lang w:val="en-US"/>
        </w:rPr>
        <w:t>Extra stuff:</w:t>
      </w:r>
    </w:p>
    <w:p w14:paraId="76F844DF" w14:textId="77777777" w:rsidR="00025FA2" w:rsidRPr="0061484F" w:rsidRDefault="00025FA2">
      <w:pPr>
        <w:pStyle w:val="CommentText"/>
        <w:rPr>
          <w:lang w:val="en-US"/>
        </w:rPr>
      </w:pPr>
      <w:r w:rsidRPr="0061484F">
        <w:rPr>
          <w:lang w:val="en-US"/>
        </w:rPr>
        <w:t>, )</w:t>
      </w:r>
    </w:p>
    <w:p w14:paraId="4A85BA4D" w14:textId="77777777" w:rsidR="00025FA2" w:rsidRPr="0061484F" w:rsidRDefault="00025FA2">
      <w:pPr>
        <w:pStyle w:val="CommentText"/>
        <w:rPr>
          <w:lang w:val="en-US"/>
        </w:rPr>
      </w:pPr>
    </w:p>
    <w:p w14:paraId="15475B85" w14:textId="77777777" w:rsidR="00025FA2" w:rsidRPr="0061484F" w:rsidRDefault="00025FA2">
      <w:pPr>
        <w:pStyle w:val="CommentText"/>
        <w:rPr>
          <w:lang w:val="en-US"/>
        </w:rPr>
      </w:pPr>
      <w:r w:rsidRPr="0061484F">
        <w:rPr>
          <w:lang w:val="en-US"/>
        </w:rPr>
        <w:t>Correct:</w:t>
      </w:r>
    </w:p>
    <w:p w14:paraId="1A571CEC" w14:textId="77777777" w:rsidR="00025FA2" w:rsidRPr="0061484F" w:rsidRDefault="00025FA2">
      <w:pPr>
        <w:pStyle w:val="CommentText"/>
        <w:rPr>
          <w:lang w:val="en-US"/>
        </w:rPr>
      </w:pPr>
      <w:r w:rsidRPr="0061484F">
        <w:rPr>
          <w:lang w:val="en-US"/>
        </w:rPr>
        <w:t>Piao et al. (2020)</w:t>
      </w:r>
    </w:p>
    <w:p w14:paraId="6971DF47" w14:textId="1AFD5856" w:rsidR="00025FA2" w:rsidRPr="0061484F" w:rsidRDefault="00025FA2">
      <w:pPr>
        <w:pStyle w:val="CommentText"/>
        <w:rPr>
          <w:lang w:val="en-US"/>
        </w:rPr>
      </w:pPr>
      <w:r w:rsidRPr="0061484F">
        <w:rPr>
          <w:lang w:val="en-US"/>
        </w:rPr>
        <w:t>(Piao et al., 2020)</w:t>
      </w:r>
    </w:p>
  </w:comment>
  <w:comment w:id="1704" w:author="Soapbox" w:date="2021-07-17T05:17:00Z" w:initials="SBX">
    <w:p w14:paraId="65CFE6E8" w14:textId="3965D053" w:rsidR="00537B39" w:rsidRDefault="00537B39">
      <w:pPr>
        <w:pStyle w:val="CommentText"/>
      </w:pPr>
      <w:r>
        <w:rPr>
          <w:rStyle w:val="CommentReference"/>
        </w:rPr>
        <w:annotationRef/>
      </w:r>
      <w:r>
        <w:t>Q: en dash?</w:t>
      </w:r>
    </w:p>
  </w:comment>
  <w:comment w:id="1705" w:author="Tom Maycock" w:date="2021-09-08T16:13:00Z" w:initials="TM">
    <w:p w14:paraId="421F0306" w14:textId="6A0F3BC9" w:rsidR="001E7A27" w:rsidRDefault="001E7A27">
      <w:pPr>
        <w:pStyle w:val="CommentText"/>
      </w:pPr>
      <w:r>
        <w:rPr>
          <w:rStyle w:val="CommentReference"/>
        </w:rPr>
        <w:annotationRef/>
      </w:r>
      <w:r>
        <w:t>Yes, implemented</w:t>
      </w:r>
    </w:p>
  </w:comment>
  <w:comment w:id="1726" w:author="Robin Matthews" w:date="2021-06-17T16:39:00Z" w:initials="RM">
    <w:p w14:paraId="56439258" w14:textId="77777777" w:rsidR="00621B61" w:rsidRPr="0061484F" w:rsidRDefault="00621B61" w:rsidP="00621B61">
      <w:pPr>
        <w:pStyle w:val="CommentText"/>
        <w:rPr>
          <w:lang w:val="en-US"/>
        </w:rPr>
      </w:pPr>
      <w:r>
        <w:rPr>
          <w:rStyle w:val="CommentReference"/>
        </w:rPr>
        <w:annotationRef/>
      </w:r>
      <w:r w:rsidRPr="0061484F">
        <w:rPr>
          <w:lang w:val="en-US"/>
        </w:rPr>
        <w:t>Mendeley field also contains van der Sleen et al., 2015</w:t>
      </w:r>
    </w:p>
    <w:p w14:paraId="795220B1" w14:textId="77777777" w:rsidR="00621B61" w:rsidRDefault="00621B61" w:rsidP="00621B61">
      <w:pPr>
        <w:pStyle w:val="CommentText"/>
      </w:pPr>
      <w:r>
        <w:t>Brienen et al., 2017</w:t>
      </w:r>
    </w:p>
    <w:p w14:paraId="5EBD27A0" w14:textId="77777777" w:rsidR="00621B61" w:rsidRDefault="00621B61" w:rsidP="00621B61">
      <w:pPr>
        <w:pStyle w:val="CommentText"/>
      </w:pPr>
      <w:r>
        <w:t>Knauer et al., 2017</w:t>
      </w:r>
    </w:p>
    <w:p w14:paraId="19A612BF" w14:textId="77777777" w:rsidR="00621B61" w:rsidRPr="0061484F" w:rsidRDefault="00621B61" w:rsidP="00621B61">
      <w:pPr>
        <w:pStyle w:val="CommentText"/>
        <w:rPr>
          <w:lang w:val="en-US"/>
        </w:rPr>
      </w:pPr>
      <w:r w:rsidRPr="0061484F">
        <w:rPr>
          <w:lang w:val="en-US"/>
        </w:rPr>
        <w:t>Mastrotheodoros et al., 2017</w:t>
      </w:r>
    </w:p>
    <w:p w14:paraId="22808945" w14:textId="77777777" w:rsidR="00621B61" w:rsidRPr="0061484F" w:rsidRDefault="00621B61">
      <w:pPr>
        <w:pStyle w:val="CommentText"/>
        <w:rPr>
          <w:lang w:val="en-US"/>
        </w:rPr>
      </w:pPr>
    </w:p>
    <w:p w14:paraId="39C95490" w14:textId="45A07B95" w:rsidR="00621B61" w:rsidRPr="0061484F" w:rsidRDefault="00621B61">
      <w:pPr>
        <w:pStyle w:val="CommentText"/>
        <w:rPr>
          <w:lang w:val="en-US"/>
        </w:rPr>
      </w:pPr>
      <w:r w:rsidRPr="0061484F">
        <w:rPr>
          <w:lang w:val="en-US"/>
        </w:rPr>
        <w:t>Want me to remove them?</w:t>
      </w:r>
    </w:p>
  </w:comment>
  <w:comment w:id="1727" w:author="Robin Matthews" w:date="2021-06-17T13:56:00Z" w:initials="RM">
    <w:p w14:paraId="2CEFBFD0" w14:textId="77777777" w:rsidR="00025FA2" w:rsidRPr="0061484F" w:rsidRDefault="00025FA2">
      <w:pPr>
        <w:pStyle w:val="CommentText"/>
        <w:rPr>
          <w:lang w:val="en-US"/>
        </w:rPr>
      </w:pPr>
      <w:r>
        <w:rPr>
          <w:rStyle w:val="CommentReference"/>
        </w:rPr>
        <w:annotationRef/>
      </w:r>
      <w:r w:rsidRPr="0061484F">
        <w:rPr>
          <w:lang w:val="en-US"/>
        </w:rPr>
        <w:t>Not found:</w:t>
      </w:r>
    </w:p>
    <w:p w14:paraId="48C80F3E" w14:textId="77777777" w:rsidR="00025FA2" w:rsidRPr="0061484F" w:rsidRDefault="00025FA2">
      <w:pPr>
        <w:pStyle w:val="CommentText"/>
        <w:rPr>
          <w:lang w:val="en-US"/>
        </w:rPr>
      </w:pPr>
      <w:r w:rsidRPr="0061484F">
        <w:rPr>
          <w:lang w:val="en-US"/>
        </w:rPr>
        <w:t>van der Sleen et al., 2015</w:t>
      </w:r>
    </w:p>
    <w:p w14:paraId="42CA51CC" w14:textId="77777777" w:rsidR="00025FA2" w:rsidRDefault="00025FA2">
      <w:pPr>
        <w:pStyle w:val="CommentText"/>
      </w:pPr>
      <w:r>
        <w:t>Brienen et al., 2017</w:t>
      </w:r>
    </w:p>
    <w:p w14:paraId="27D926F6" w14:textId="77777777" w:rsidR="00025FA2" w:rsidRDefault="00025FA2">
      <w:pPr>
        <w:pStyle w:val="CommentText"/>
      </w:pPr>
      <w:r>
        <w:t>Knauer et al., 2017</w:t>
      </w:r>
    </w:p>
    <w:p w14:paraId="5096428A" w14:textId="77777777" w:rsidR="00025FA2" w:rsidRPr="0061484F" w:rsidRDefault="00025FA2">
      <w:pPr>
        <w:pStyle w:val="CommentText"/>
        <w:rPr>
          <w:lang w:val="en-US"/>
        </w:rPr>
      </w:pPr>
      <w:r w:rsidRPr="0061484F">
        <w:rPr>
          <w:lang w:val="en-US"/>
        </w:rPr>
        <w:t>Mastrotheodoros et al., 2017</w:t>
      </w:r>
    </w:p>
    <w:p w14:paraId="63D8D6B9" w14:textId="77777777" w:rsidR="00025FA2" w:rsidRPr="0061484F" w:rsidRDefault="00025FA2">
      <w:pPr>
        <w:pStyle w:val="CommentText"/>
        <w:rPr>
          <w:lang w:val="en-US"/>
        </w:rPr>
      </w:pPr>
    </w:p>
    <w:p w14:paraId="23E4AAA5" w14:textId="77777777" w:rsidR="00025FA2" w:rsidRPr="0061484F" w:rsidRDefault="00025FA2">
      <w:pPr>
        <w:pStyle w:val="CommentText"/>
        <w:rPr>
          <w:lang w:val="en-US"/>
        </w:rPr>
      </w:pPr>
      <w:r w:rsidRPr="0061484F">
        <w:rPr>
          <w:lang w:val="en-US"/>
        </w:rPr>
        <w:t>Extra stuff:</w:t>
      </w:r>
    </w:p>
    <w:p w14:paraId="5FC32171" w14:textId="77777777" w:rsidR="00025FA2" w:rsidRDefault="00025FA2">
      <w:pPr>
        <w:pStyle w:val="CommentText"/>
      </w:pPr>
      <w:r>
        <w:t>(; ; ; ; )</w:t>
      </w:r>
    </w:p>
    <w:p w14:paraId="415095D5" w14:textId="77777777" w:rsidR="00025FA2" w:rsidRDefault="00025FA2">
      <w:pPr>
        <w:pStyle w:val="CommentText"/>
      </w:pPr>
    </w:p>
    <w:p w14:paraId="12C28E2A" w14:textId="77777777" w:rsidR="00025FA2" w:rsidRDefault="00025FA2">
      <w:pPr>
        <w:pStyle w:val="CommentText"/>
      </w:pPr>
      <w:r>
        <w:t>Correct:</w:t>
      </w:r>
    </w:p>
    <w:p w14:paraId="3E2B789D" w14:textId="11666CF7" w:rsidR="00025FA2" w:rsidRDefault="00025FA2">
      <w:pPr>
        <w:pStyle w:val="CommentText"/>
      </w:pPr>
      <w:r>
        <w:t>(De Kauwe et al., 2013; Frank et al., 2015; van der Sleen et al., 2015; Brienen et al., 2017; Keeling et al., 2017; Knauer et al., 2017; Mastrotheodoros et al., 2017; Lavergne et al., 2019; Walker et al., 2020)</w:t>
      </w:r>
    </w:p>
  </w:comment>
  <w:comment w:id="1734" w:author="Robin Matthews" w:date="2021-06-17T13:56:00Z" w:initials="RM">
    <w:p w14:paraId="7376A507" w14:textId="77777777" w:rsidR="00025FA2" w:rsidRPr="0061484F" w:rsidRDefault="00025FA2">
      <w:pPr>
        <w:pStyle w:val="CommentText"/>
        <w:rPr>
          <w:lang w:val="en-US"/>
        </w:rPr>
      </w:pPr>
      <w:r>
        <w:rPr>
          <w:rStyle w:val="CommentReference"/>
        </w:rPr>
        <w:annotationRef/>
      </w:r>
      <w:r w:rsidRPr="0061484F">
        <w:rPr>
          <w:lang w:val="en-US"/>
        </w:rPr>
        <w:t>Not found:</w:t>
      </w:r>
    </w:p>
    <w:p w14:paraId="5C9D613E" w14:textId="77777777" w:rsidR="00025FA2" w:rsidRPr="0061484F" w:rsidRDefault="00025FA2">
      <w:pPr>
        <w:pStyle w:val="CommentText"/>
        <w:rPr>
          <w:lang w:val="en-US"/>
        </w:rPr>
      </w:pPr>
      <w:r w:rsidRPr="0061484F">
        <w:rPr>
          <w:lang w:val="en-US"/>
        </w:rPr>
        <w:t>L. Liu et al., 2020</w:t>
      </w:r>
    </w:p>
    <w:p w14:paraId="05C27AE5" w14:textId="77777777" w:rsidR="00025FA2" w:rsidRPr="0061484F" w:rsidRDefault="00025FA2">
      <w:pPr>
        <w:pStyle w:val="CommentText"/>
        <w:rPr>
          <w:lang w:val="en-US"/>
        </w:rPr>
      </w:pPr>
    </w:p>
    <w:p w14:paraId="1828F22E" w14:textId="77777777" w:rsidR="00025FA2" w:rsidRPr="0061484F" w:rsidRDefault="00025FA2">
      <w:pPr>
        <w:pStyle w:val="CommentText"/>
        <w:rPr>
          <w:lang w:val="en-US"/>
        </w:rPr>
      </w:pPr>
      <w:r w:rsidRPr="0061484F">
        <w:rPr>
          <w:lang w:val="en-US"/>
        </w:rPr>
        <w:t>Extra stuff:</w:t>
      </w:r>
    </w:p>
    <w:p w14:paraId="1CCE4360" w14:textId="77777777" w:rsidR="00025FA2" w:rsidRPr="0061484F" w:rsidRDefault="00025FA2">
      <w:pPr>
        <w:pStyle w:val="CommentText"/>
        <w:rPr>
          <w:lang w:val="en-US"/>
        </w:rPr>
      </w:pPr>
      <w:r w:rsidRPr="0061484F">
        <w:rPr>
          <w:lang w:val="en-US"/>
        </w:rPr>
        <w:t>(; ; Liu et al., 2020b)</w:t>
      </w:r>
    </w:p>
    <w:p w14:paraId="5F257EC2" w14:textId="77777777" w:rsidR="00025FA2" w:rsidRPr="0061484F" w:rsidRDefault="00025FA2">
      <w:pPr>
        <w:pStyle w:val="CommentText"/>
        <w:rPr>
          <w:lang w:val="en-US"/>
        </w:rPr>
      </w:pPr>
    </w:p>
    <w:p w14:paraId="184D0E08" w14:textId="77777777" w:rsidR="00025FA2" w:rsidRPr="0061484F" w:rsidRDefault="00025FA2">
      <w:pPr>
        <w:pStyle w:val="CommentText"/>
        <w:rPr>
          <w:lang w:val="en-US"/>
        </w:rPr>
      </w:pPr>
      <w:r w:rsidRPr="0061484F">
        <w:rPr>
          <w:lang w:val="en-US"/>
        </w:rPr>
        <w:t>Correct:</w:t>
      </w:r>
    </w:p>
    <w:p w14:paraId="6376DF61" w14:textId="5F1FF50A" w:rsidR="00025FA2" w:rsidRDefault="00025FA2">
      <w:pPr>
        <w:pStyle w:val="CommentText"/>
      </w:pPr>
      <w:r>
        <w:t>(Xu et al., 2016; Menezes-Silva et al., 2019; L. Liu et al., 2020)</w:t>
      </w:r>
    </w:p>
  </w:comment>
  <w:comment w:id="1742" w:author="Robin Matthews" w:date="2021-06-17T13:56:00Z" w:initials="RM">
    <w:p w14:paraId="7D0B9A14" w14:textId="77777777" w:rsidR="00025FA2" w:rsidRPr="0061484F" w:rsidRDefault="00025FA2">
      <w:pPr>
        <w:pStyle w:val="CommentText"/>
        <w:rPr>
          <w:lang w:val="en-US"/>
        </w:rPr>
      </w:pPr>
      <w:r>
        <w:rPr>
          <w:rStyle w:val="CommentReference"/>
        </w:rPr>
        <w:annotationRef/>
      </w:r>
      <w:r w:rsidRPr="0061484F">
        <w:rPr>
          <w:lang w:val="en-US"/>
        </w:rPr>
        <w:t>Not found:</w:t>
      </w:r>
    </w:p>
    <w:p w14:paraId="72041807" w14:textId="77777777" w:rsidR="00025FA2" w:rsidRPr="0061484F" w:rsidRDefault="00025FA2">
      <w:pPr>
        <w:pStyle w:val="CommentText"/>
        <w:rPr>
          <w:lang w:val="en-US"/>
        </w:rPr>
      </w:pPr>
      <w:r w:rsidRPr="0061484F">
        <w:rPr>
          <w:lang w:val="en-US"/>
        </w:rPr>
        <w:t>Y. Yang et al., 2019</w:t>
      </w:r>
    </w:p>
    <w:p w14:paraId="77B2C870" w14:textId="77777777" w:rsidR="00025FA2" w:rsidRPr="0061484F" w:rsidRDefault="00025FA2">
      <w:pPr>
        <w:pStyle w:val="CommentText"/>
        <w:rPr>
          <w:lang w:val="en-US"/>
        </w:rPr>
      </w:pPr>
    </w:p>
    <w:p w14:paraId="11EE4A32" w14:textId="77777777" w:rsidR="00025FA2" w:rsidRPr="0061484F" w:rsidRDefault="00025FA2">
      <w:pPr>
        <w:pStyle w:val="CommentText"/>
        <w:rPr>
          <w:lang w:val="en-US"/>
        </w:rPr>
      </w:pPr>
      <w:r w:rsidRPr="0061484F">
        <w:rPr>
          <w:lang w:val="en-US"/>
        </w:rPr>
        <w:t>Extra stuff:</w:t>
      </w:r>
    </w:p>
    <w:p w14:paraId="294457B0" w14:textId="77777777" w:rsidR="00025FA2" w:rsidRPr="0061484F" w:rsidRDefault="00025FA2">
      <w:pPr>
        <w:pStyle w:val="CommentText"/>
        <w:rPr>
          <w:lang w:val="en-US"/>
        </w:rPr>
      </w:pPr>
      <w:r w:rsidRPr="0061484F">
        <w:rPr>
          <w:lang w:val="en-US"/>
        </w:rPr>
        <w:t>(; ; Yang et al., 2019c)</w:t>
      </w:r>
    </w:p>
    <w:p w14:paraId="0E3F6DEB" w14:textId="77777777" w:rsidR="00025FA2" w:rsidRPr="0061484F" w:rsidRDefault="00025FA2">
      <w:pPr>
        <w:pStyle w:val="CommentText"/>
        <w:rPr>
          <w:lang w:val="en-US"/>
        </w:rPr>
      </w:pPr>
    </w:p>
    <w:p w14:paraId="6E2F7228" w14:textId="77777777" w:rsidR="00025FA2" w:rsidRPr="0061484F" w:rsidRDefault="00025FA2">
      <w:pPr>
        <w:pStyle w:val="CommentText"/>
        <w:rPr>
          <w:lang w:val="en-US"/>
        </w:rPr>
      </w:pPr>
      <w:r w:rsidRPr="0061484F">
        <w:rPr>
          <w:lang w:val="en-US"/>
        </w:rPr>
        <w:t>Correct:</w:t>
      </w:r>
    </w:p>
    <w:p w14:paraId="667F903C" w14:textId="2D3B6331" w:rsidR="00025FA2" w:rsidRPr="0061484F" w:rsidRDefault="00025FA2">
      <w:pPr>
        <w:pStyle w:val="CommentText"/>
        <w:rPr>
          <w:lang w:val="en-US"/>
        </w:rPr>
      </w:pPr>
      <w:r w:rsidRPr="0061484F">
        <w:rPr>
          <w:lang w:val="en-US"/>
        </w:rPr>
        <w:t>(Roderick et al., 2015; Milly and Dunne, 2016; Y. Yang et al., 2019)</w:t>
      </w:r>
    </w:p>
  </w:comment>
  <w:comment w:id="1749" w:author="Robin Matthews" w:date="2021-06-17T13:57:00Z" w:initials="RM">
    <w:p w14:paraId="50152C45" w14:textId="77777777" w:rsidR="00025FA2" w:rsidRPr="0061484F" w:rsidRDefault="00025FA2">
      <w:pPr>
        <w:pStyle w:val="CommentText"/>
        <w:rPr>
          <w:lang w:val="en-US"/>
        </w:rPr>
      </w:pPr>
      <w:r>
        <w:rPr>
          <w:rStyle w:val="CommentReference"/>
        </w:rPr>
        <w:annotationRef/>
      </w:r>
      <w:r w:rsidRPr="0061484F">
        <w:rPr>
          <w:lang w:val="en-US"/>
        </w:rPr>
        <w:t>Not found:</w:t>
      </w:r>
    </w:p>
    <w:p w14:paraId="3CBA50B8" w14:textId="77777777" w:rsidR="00025FA2" w:rsidRDefault="00025FA2">
      <w:pPr>
        <w:pStyle w:val="CommentText"/>
      </w:pPr>
      <w:r>
        <w:t>L. Liu et al., 2020</w:t>
      </w:r>
    </w:p>
    <w:p w14:paraId="60A7E03E" w14:textId="77777777" w:rsidR="00025FA2" w:rsidRDefault="00025FA2">
      <w:pPr>
        <w:pStyle w:val="CommentText"/>
      </w:pPr>
    </w:p>
    <w:p w14:paraId="2FE912BE" w14:textId="77777777" w:rsidR="00025FA2" w:rsidRDefault="00025FA2">
      <w:pPr>
        <w:pStyle w:val="CommentText"/>
      </w:pPr>
      <w:r>
        <w:t>Extra stuff:</w:t>
      </w:r>
    </w:p>
    <w:p w14:paraId="381C0DAD" w14:textId="77777777" w:rsidR="00025FA2" w:rsidRDefault="00025FA2">
      <w:pPr>
        <w:pStyle w:val="CommentText"/>
      </w:pPr>
      <w:r>
        <w:t>(; Liu et al., 2020b)</w:t>
      </w:r>
    </w:p>
    <w:p w14:paraId="2E8E4824" w14:textId="77777777" w:rsidR="00025FA2" w:rsidRDefault="00025FA2">
      <w:pPr>
        <w:pStyle w:val="CommentText"/>
      </w:pPr>
    </w:p>
    <w:p w14:paraId="7256EB6B" w14:textId="77777777" w:rsidR="00025FA2" w:rsidRDefault="00025FA2">
      <w:pPr>
        <w:pStyle w:val="CommentText"/>
      </w:pPr>
      <w:r>
        <w:t>Correct:</w:t>
      </w:r>
    </w:p>
    <w:p w14:paraId="2958CE7B" w14:textId="0B9254AC" w:rsidR="00025FA2" w:rsidRDefault="00025FA2">
      <w:pPr>
        <w:pStyle w:val="CommentText"/>
      </w:pPr>
      <w:r>
        <w:t>(Nie et al., 2013; L. Liu et al., 2020)</w:t>
      </w:r>
    </w:p>
  </w:comment>
  <w:comment w:id="1764" w:author="Robin Matthews" w:date="2021-06-17T13:57:00Z" w:initials="RM">
    <w:p w14:paraId="3A1DE11D" w14:textId="77777777" w:rsidR="00025FA2" w:rsidRPr="0061484F" w:rsidRDefault="00025FA2">
      <w:pPr>
        <w:pStyle w:val="CommentText"/>
        <w:rPr>
          <w:lang w:val="en-US"/>
        </w:rPr>
      </w:pPr>
      <w:r>
        <w:rPr>
          <w:rStyle w:val="CommentReference"/>
        </w:rPr>
        <w:annotationRef/>
      </w:r>
      <w:r w:rsidRPr="0061484F">
        <w:rPr>
          <w:lang w:val="en-US"/>
        </w:rPr>
        <w:t>Not found:</w:t>
      </w:r>
    </w:p>
    <w:p w14:paraId="0BF77775" w14:textId="77777777" w:rsidR="00025FA2" w:rsidRPr="0061484F" w:rsidRDefault="00025FA2">
      <w:pPr>
        <w:pStyle w:val="CommentText"/>
        <w:rPr>
          <w:lang w:val="en-US"/>
        </w:rPr>
      </w:pPr>
      <w:r w:rsidRPr="0061484F">
        <w:rPr>
          <w:lang w:val="en-US"/>
        </w:rPr>
        <w:t>J. Liu et al., 2017</w:t>
      </w:r>
    </w:p>
    <w:p w14:paraId="543F5F89" w14:textId="77777777" w:rsidR="00025FA2" w:rsidRPr="0061484F" w:rsidRDefault="00025FA2">
      <w:pPr>
        <w:pStyle w:val="CommentText"/>
        <w:rPr>
          <w:lang w:val="en-US"/>
        </w:rPr>
      </w:pPr>
    </w:p>
    <w:p w14:paraId="3A1EEB63" w14:textId="77777777" w:rsidR="00025FA2" w:rsidRPr="0061484F" w:rsidRDefault="00025FA2">
      <w:pPr>
        <w:pStyle w:val="CommentText"/>
        <w:rPr>
          <w:lang w:val="en-US"/>
        </w:rPr>
      </w:pPr>
      <w:r w:rsidRPr="0061484F">
        <w:rPr>
          <w:lang w:val="en-US"/>
        </w:rPr>
        <w:t>Extra stuff:</w:t>
      </w:r>
    </w:p>
    <w:p w14:paraId="5BFF5ABD" w14:textId="77777777" w:rsidR="00025FA2" w:rsidRPr="0061484F" w:rsidRDefault="00025FA2">
      <w:pPr>
        <w:pStyle w:val="CommentText"/>
        <w:rPr>
          <w:lang w:val="en-US"/>
        </w:rPr>
      </w:pPr>
      <w:r w:rsidRPr="0061484F">
        <w:rPr>
          <w:lang w:val="en-US"/>
        </w:rPr>
        <w:t>(; ; Liu et al., 2017a; )</w:t>
      </w:r>
    </w:p>
    <w:p w14:paraId="7DC5F812" w14:textId="77777777" w:rsidR="00025FA2" w:rsidRPr="0061484F" w:rsidRDefault="00025FA2">
      <w:pPr>
        <w:pStyle w:val="CommentText"/>
        <w:rPr>
          <w:lang w:val="en-US"/>
        </w:rPr>
      </w:pPr>
    </w:p>
    <w:p w14:paraId="366E9A26" w14:textId="77777777" w:rsidR="00025FA2" w:rsidRDefault="00025FA2">
      <w:pPr>
        <w:pStyle w:val="CommentText"/>
      </w:pPr>
      <w:r>
        <w:t>Correct:</w:t>
      </w:r>
    </w:p>
    <w:p w14:paraId="5A262F62" w14:textId="4C1C722E" w:rsidR="00025FA2" w:rsidRDefault="00025FA2">
      <w:pPr>
        <w:pStyle w:val="CommentText"/>
      </w:pPr>
      <w:r>
        <w:t>(Phillips et al., 2009; Gatti et al., 2014; J. Liu et al., 2017; Palmer et al., 2019)</w:t>
      </w:r>
    </w:p>
  </w:comment>
  <w:comment w:id="1767" w:author="Robin Matthews" w:date="2021-06-17T13:57:00Z" w:initials="RM">
    <w:p w14:paraId="2530DF55" w14:textId="77777777" w:rsidR="00025FA2" w:rsidRPr="0061484F" w:rsidRDefault="00025FA2">
      <w:pPr>
        <w:pStyle w:val="CommentText"/>
        <w:rPr>
          <w:lang w:val="en-US"/>
        </w:rPr>
      </w:pPr>
      <w:r>
        <w:rPr>
          <w:rStyle w:val="CommentReference"/>
        </w:rPr>
        <w:annotationRef/>
      </w:r>
      <w:r w:rsidRPr="0061484F">
        <w:rPr>
          <w:lang w:val="en-US"/>
        </w:rPr>
        <w:t>Not found:</w:t>
      </w:r>
    </w:p>
    <w:p w14:paraId="652502C5" w14:textId="77777777" w:rsidR="00025FA2" w:rsidRPr="0061484F" w:rsidRDefault="00025FA2">
      <w:pPr>
        <w:pStyle w:val="CommentText"/>
        <w:rPr>
          <w:lang w:val="en-US"/>
        </w:rPr>
      </w:pPr>
      <w:r w:rsidRPr="0061484F">
        <w:rPr>
          <w:lang w:val="en-US"/>
        </w:rPr>
        <w:t>W. Peters et al., 2020</w:t>
      </w:r>
    </w:p>
    <w:p w14:paraId="7F9C0B82" w14:textId="77777777" w:rsidR="00025FA2" w:rsidRPr="0061484F" w:rsidRDefault="00025FA2">
      <w:pPr>
        <w:pStyle w:val="CommentText"/>
        <w:rPr>
          <w:lang w:val="en-US"/>
        </w:rPr>
      </w:pPr>
    </w:p>
    <w:p w14:paraId="62540531" w14:textId="77777777" w:rsidR="00025FA2" w:rsidRPr="0061484F" w:rsidRDefault="00025FA2">
      <w:pPr>
        <w:pStyle w:val="CommentText"/>
        <w:rPr>
          <w:lang w:val="en-US"/>
        </w:rPr>
      </w:pPr>
      <w:r w:rsidRPr="0061484F">
        <w:rPr>
          <w:lang w:val="en-US"/>
        </w:rPr>
        <w:t>Extra stuff:</w:t>
      </w:r>
    </w:p>
    <w:p w14:paraId="6AE81707" w14:textId="77777777" w:rsidR="00025FA2" w:rsidRPr="0061484F" w:rsidRDefault="00025FA2">
      <w:pPr>
        <w:pStyle w:val="CommentText"/>
        <w:rPr>
          <w:lang w:val="en-US"/>
        </w:rPr>
      </w:pPr>
      <w:r w:rsidRPr="0061484F">
        <w:rPr>
          <w:lang w:val="en-US"/>
        </w:rPr>
        <w:t>(; ; Peters et al., 2020b; )</w:t>
      </w:r>
    </w:p>
    <w:p w14:paraId="74D6D7DC" w14:textId="77777777" w:rsidR="00025FA2" w:rsidRPr="0061484F" w:rsidRDefault="00025FA2">
      <w:pPr>
        <w:pStyle w:val="CommentText"/>
        <w:rPr>
          <w:lang w:val="en-US"/>
        </w:rPr>
      </w:pPr>
    </w:p>
    <w:p w14:paraId="107A1EE4" w14:textId="77777777" w:rsidR="00025FA2" w:rsidRDefault="00025FA2">
      <w:pPr>
        <w:pStyle w:val="CommentText"/>
      </w:pPr>
      <w:r>
        <w:t>Correct:</w:t>
      </w:r>
    </w:p>
    <w:p w14:paraId="64E574E4" w14:textId="37FFBA1D" w:rsidR="00025FA2" w:rsidRDefault="00025FA2">
      <w:pPr>
        <w:pStyle w:val="CommentText"/>
      </w:pPr>
      <w:r>
        <w:t>(Ciais et al., 2005; Wolf et al., 2016; W. Peters et al., 2020; Flach et al., 2021)</w:t>
      </w:r>
    </w:p>
  </w:comment>
  <w:comment w:id="1772" w:author="Robin Matthews" w:date="2021-06-17T13:57:00Z" w:initials="RM">
    <w:p w14:paraId="50673A97" w14:textId="77777777" w:rsidR="00025FA2" w:rsidRPr="0061484F" w:rsidRDefault="00025FA2">
      <w:pPr>
        <w:pStyle w:val="CommentText"/>
        <w:rPr>
          <w:lang w:val="en-US"/>
        </w:rPr>
      </w:pPr>
      <w:r>
        <w:rPr>
          <w:rStyle w:val="CommentReference"/>
        </w:rPr>
        <w:annotationRef/>
      </w:r>
      <w:r w:rsidRPr="0061484F">
        <w:rPr>
          <w:lang w:val="en-US"/>
        </w:rPr>
        <w:t>Not found:</w:t>
      </w:r>
    </w:p>
    <w:p w14:paraId="58E8701E" w14:textId="77777777" w:rsidR="00025FA2" w:rsidRPr="0061484F" w:rsidRDefault="00025FA2">
      <w:pPr>
        <w:pStyle w:val="CommentText"/>
        <w:rPr>
          <w:lang w:val="en-US"/>
        </w:rPr>
      </w:pPr>
      <w:r w:rsidRPr="0061484F">
        <w:rPr>
          <w:lang w:val="en-US"/>
        </w:rPr>
        <w:t>L. Liu et al., 2020</w:t>
      </w:r>
    </w:p>
    <w:p w14:paraId="7F98CB17" w14:textId="77777777" w:rsidR="00025FA2" w:rsidRPr="0061484F" w:rsidRDefault="00025FA2">
      <w:pPr>
        <w:pStyle w:val="CommentText"/>
        <w:rPr>
          <w:lang w:val="en-US"/>
        </w:rPr>
      </w:pPr>
    </w:p>
    <w:p w14:paraId="550E938D" w14:textId="77777777" w:rsidR="00025FA2" w:rsidRPr="0061484F" w:rsidRDefault="00025FA2">
      <w:pPr>
        <w:pStyle w:val="CommentText"/>
        <w:rPr>
          <w:lang w:val="en-US"/>
        </w:rPr>
      </w:pPr>
      <w:r w:rsidRPr="0061484F">
        <w:rPr>
          <w:lang w:val="en-US"/>
        </w:rPr>
        <w:t>Extra stuff:</w:t>
      </w:r>
    </w:p>
    <w:p w14:paraId="3BF4D6B7" w14:textId="77777777" w:rsidR="00025FA2" w:rsidRPr="0061484F" w:rsidRDefault="00025FA2">
      <w:pPr>
        <w:pStyle w:val="CommentText"/>
        <w:rPr>
          <w:lang w:val="en-US"/>
        </w:rPr>
      </w:pPr>
      <w:r w:rsidRPr="0061484F">
        <w:rPr>
          <w:lang w:val="en-US"/>
        </w:rPr>
        <w:t>(; Liu et al., 2020b)</w:t>
      </w:r>
    </w:p>
    <w:p w14:paraId="70EB7FE2" w14:textId="77777777" w:rsidR="00025FA2" w:rsidRPr="0061484F" w:rsidRDefault="00025FA2">
      <w:pPr>
        <w:pStyle w:val="CommentText"/>
        <w:rPr>
          <w:lang w:val="en-US"/>
        </w:rPr>
      </w:pPr>
    </w:p>
    <w:p w14:paraId="349D979A" w14:textId="77777777" w:rsidR="00025FA2" w:rsidRPr="0061484F" w:rsidRDefault="00025FA2">
      <w:pPr>
        <w:pStyle w:val="CommentText"/>
        <w:rPr>
          <w:lang w:val="en-US"/>
        </w:rPr>
      </w:pPr>
      <w:r w:rsidRPr="0061484F">
        <w:rPr>
          <w:lang w:val="en-US"/>
        </w:rPr>
        <w:t>Correct:</w:t>
      </w:r>
    </w:p>
    <w:p w14:paraId="494430BA" w14:textId="1CCDBB86" w:rsidR="00025FA2" w:rsidRDefault="00025FA2">
      <w:pPr>
        <w:pStyle w:val="CommentText"/>
      </w:pPr>
      <w:r>
        <w:t>(Stocker et al., 2019; L. Liu et al., 2020)</w:t>
      </w:r>
    </w:p>
  </w:comment>
  <w:comment w:id="1782" w:author="Robin Matthews" w:date="2021-06-17T13:57:00Z" w:initials="RM">
    <w:p w14:paraId="26834339" w14:textId="77777777" w:rsidR="00025FA2" w:rsidRPr="0061484F" w:rsidRDefault="00025FA2">
      <w:pPr>
        <w:pStyle w:val="CommentText"/>
        <w:rPr>
          <w:lang w:val="en-US"/>
        </w:rPr>
      </w:pPr>
      <w:r>
        <w:rPr>
          <w:rStyle w:val="CommentReference"/>
        </w:rPr>
        <w:annotationRef/>
      </w:r>
      <w:r w:rsidRPr="0061484F">
        <w:rPr>
          <w:lang w:val="en-US"/>
        </w:rPr>
        <w:t>Not found:</w:t>
      </w:r>
    </w:p>
    <w:p w14:paraId="3E9C85AF" w14:textId="77777777" w:rsidR="00025FA2" w:rsidRPr="0061484F" w:rsidRDefault="00025FA2">
      <w:pPr>
        <w:pStyle w:val="CommentText"/>
        <w:rPr>
          <w:lang w:val="en-US"/>
        </w:rPr>
      </w:pPr>
      <w:r w:rsidRPr="0061484F">
        <w:rPr>
          <w:lang w:val="en-US"/>
        </w:rPr>
        <w:t>X. Li et al.</w:t>
      </w:r>
    </w:p>
    <w:p w14:paraId="363A8376" w14:textId="77777777" w:rsidR="00025FA2" w:rsidRPr="0061484F" w:rsidRDefault="00025FA2">
      <w:pPr>
        <w:pStyle w:val="CommentText"/>
        <w:rPr>
          <w:lang w:val="en-US"/>
        </w:rPr>
      </w:pPr>
    </w:p>
    <w:p w14:paraId="7D0C62FB" w14:textId="77777777" w:rsidR="00025FA2" w:rsidRDefault="00025FA2">
      <w:pPr>
        <w:pStyle w:val="CommentText"/>
      </w:pPr>
      <w:r>
        <w:t>Extra stuff:</w:t>
      </w:r>
    </w:p>
    <w:p w14:paraId="6EF138F4" w14:textId="77777777" w:rsidR="00025FA2" w:rsidRDefault="00025FA2">
      <w:pPr>
        <w:pStyle w:val="CommentText"/>
      </w:pPr>
      <w:r>
        <w:t>(Li et al., b)</w:t>
      </w:r>
    </w:p>
    <w:p w14:paraId="4F432FB3" w14:textId="77777777" w:rsidR="00025FA2" w:rsidRDefault="00025FA2">
      <w:pPr>
        <w:pStyle w:val="CommentText"/>
      </w:pPr>
    </w:p>
    <w:p w14:paraId="4164A6E6" w14:textId="77777777" w:rsidR="00025FA2" w:rsidRDefault="00025FA2">
      <w:pPr>
        <w:pStyle w:val="CommentText"/>
      </w:pPr>
      <w:r>
        <w:t>Correct:</w:t>
      </w:r>
    </w:p>
    <w:p w14:paraId="037085A6" w14:textId="77777777" w:rsidR="00025FA2" w:rsidRDefault="00025FA2">
      <w:pPr>
        <w:pStyle w:val="CommentText"/>
      </w:pPr>
      <w:r>
        <w:t>X. Li et al. (2020)</w:t>
      </w:r>
    </w:p>
    <w:p w14:paraId="1320FD88" w14:textId="0EC3EF33" w:rsidR="00025FA2" w:rsidRDefault="00025FA2">
      <w:pPr>
        <w:pStyle w:val="CommentText"/>
      </w:pPr>
      <w:r>
        <w:t>(X. Li et al., 2020)</w:t>
      </w:r>
    </w:p>
  </w:comment>
  <w:comment w:id="1799" w:author="Ian Blenkinsop" w:date="2021-07-28T13:19:00Z" w:initials="IB">
    <w:p w14:paraId="5A872B4A" w14:textId="277A8471" w:rsidR="000D653D" w:rsidRDefault="000D653D">
      <w:pPr>
        <w:pStyle w:val="CommentText"/>
      </w:pPr>
      <w:r>
        <w:rPr>
          <w:rStyle w:val="CommentReference"/>
        </w:rPr>
        <w:annotationRef/>
      </w:r>
      <w:r>
        <w:t>Please check formatting is correct here?</w:t>
      </w:r>
    </w:p>
  </w:comment>
  <w:comment w:id="1800" w:author="Tom Maycock" w:date="2021-09-08T16:22:00Z" w:initials="TM">
    <w:p w14:paraId="013617A6" w14:textId="79A577BE" w:rsidR="005751EE" w:rsidRDefault="005751EE">
      <w:pPr>
        <w:pStyle w:val="CommentText"/>
      </w:pPr>
      <w:r w:rsidRPr="005751EE">
        <w:rPr>
          <w:rStyle w:val="CommentReference"/>
          <w:highlight w:val="yellow"/>
        </w:rPr>
        <w:annotationRef/>
      </w:r>
      <w:r w:rsidRPr="005751EE">
        <w:rPr>
          <w:highlight w:val="yellow"/>
        </w:rPr>
        <w:t>I don’t think it should have BOTH “per” and the -1 superscript after C. I suggested dropping the superscript, so it is just “per GtC”. Authors, please confirm</w:t>
      </w:r>
    </w:p>
  </w:comment>
  <w:comment w:id="1808" w:author="Soapbox" w:date="2021-07-17T06:30:00Z" w:initials="SBX">
    <w:p w14:paraId="2B626D5C" w14:textId="18070F75" w:rsidR="0089224C" w:rsidRDefault="0089224C">
      <w:pPr>
        <w:pStyle w:val="CommentText"/>
      </w:pPr>
      <w:r w:rsidRPr="005751EE">
        <w:rPr>
          <w:rStyle w:val="CommentReference"/>
          <w:highlight w:val="yellow"/>
        </w:rPr>
        <w:annotationRef/>
      </w:r>
      <w:r w:rsidRPr="005751EE">
        <w:rPr>
          <w:highlight w:val="yellow"/>
        </w:rPr>
        <w:t>Q: Unclear what is meant here. Is it '... less efficient than coverting biomass to heat'?</w:t>
      </w:r>
    </w:p>
  </w:comment>
  <w:comment w:id="1809" w:author="Tom Maycock" w:date="2021-09-08T16:23:00Z" w:initials="TM">
    <w:p w14:paraId="73E66EA6" w14:textId="02C5DE7E" w:rsidR="005751EE" w:rsidRDefault="005751EE">
      <w:pPr>
        <w:pStyle w:val="CommentText"/>
      </w:pPr>
      <w:r w:rsidRPr="005751EE">
        <w:rPr>
          <w:rStyle w:val="CommentReference"/>
          <w:highlight w:val="yellow"/>
        </w:rPr>
        <w:annotationRef/>
      </w:r>
      <w:r w:rsidRPr="005751EE">
        <w:rPr>
          <w:highlight w:val="yellow"/>
        </w:rPr>
        <w:t>I believe that is correct—authors, should this be changed to read “less efficient than converting biomass to heat” (if so, please make the edit). Or was something else intended here?</w:t>
      </w:r>
    </w:p>
  </w:comment>
  <w:comment w:id="1835" w:author="Ian Blenkinsop" w:date="2021-07-28T13:23:00Z" w:initials="IB">
    <w:p w14:paraId="1E7A94AF" w14:textId="7444B96D" w:rsidR="000D653D" w:rsidRDefault="000D653D">
      <w:pPr>
        <w:pStyle w:val="CommentText"/>
      </w:pPr>
      <w:r w:rsidRPr="005751EE">
        <w:rPr>
          <w:rStyle w:val="CommentReference"/>
          <w:highlight w:val="yellow"/>
        </w:rPr>
        <w:annotationRef/>
      </w:r>
      <w:r w:rsidRPr="005751EE">
        <w:rPr>
          <w:highlight w:val="yellow"/>
        </w:rPr>
        <w:t>Delete? Redundant?</w:t>
      </w:r>
    </w:p>
  </w:comment>
  <w:comment w:id="1859" w:author="Robin Matthews" w:date="2021-06-17T13:57:00Z" w:initials="RM">
    <w:p w14:paraId="45582E52" w14:textId="77777777" w:rsidR="00025FA2" w:rsidRDefault="00025FA2">
      <w:pPr>
        <w:pStyle w:val="CommentText"/>
      </w:pPr>
      <w:r>
        <w:rPr>
          <w:rStyle w:val="CommentReference"/>
        </w:rPr>
        <w:annotationRef/>
      </w:r>
      <w:r>
        <w:t>Extra stuff:</w:t>
      </w:r>
    </w:p>
    <w:p w14:paraId="09F32676" w14:textId="77777777" w:rsidR="00025FA2" w:rsidRPr="0061484F" w:rsidRDefault="00025FA2">
      <w:pPr>
        <w:pStyle w:val="CommentText"/>
        <w:rPr>
          <w:lang w:val="en-US"/>
        </w:rPr>
      </w:pPr>
      <w:r w:rsidRPr="0061484F">
        <w:rPr>
          <w:lang w:val="en-US"/>
        </w:rPr>
        <w:t>, ()</w:t>
      </w:r>
    </w:p>
    <w:p w14:paraId="248F72AD" w14:textId="77777777" w:rsidR="00025FA2" w:rsidRPr="0061484F" w:rsidRDefault="00025FA2">
      <w:pPr>
        <w:pStyle w:val="CommentText"/>
        <w:rPr>
          <w:lang w:val="en-US"/>
        </w:rPr>
      </w:pPr>
    </w:p>
    <w:p w14:paraId="628B6BB2" w14:textId="77777777" w:rsidR="00025FA2" w:rsidRPr="0061484F" w:rsidRDefault="00025FA2">
      <w:pPr>
        <w:pStyle w:val="CommentText"/>
        <w:rPr>
          <w:lang w:val="en-US"/>
        </w:rPr>
      </w:pPr>
      <w:r w:rsidRPr="0061484F">
        <w:rPr>
          <w:lang w:val="en-US"/>
        </w:rPr>
        <w:t>Correct:</w:t>
      </w:r>
    </w:p>
    <w:p w14:paraId="7AF23F38" w14:textId="77777777" w:rsidR="00025FA2" w:rsidRPr="0061484F" w:rsidRDefault="00025FA2">
      <w:pPr>
        <w:pStyle w:val="CommentText"/>
        <w:rPr>
          <w:lang w:val="en-US"/>
        </w:rPr>
      </w:pPr>
      <w:r w:rsidRPr="0061484F">
        <w:rPr>
          <w:lang w:val="en-US"/>
        </w:rPr>
        <w:t>Friedlingstein et al. (2020)</w:t>
      </w:r>
    </w:p>
    <w:p w14:paraId="17B64D97" w14:textId="3A703F9B" w:rsidR="00025FA2" w:rsidRPr="0061484F" w:rsidRDefault="00025FA2">
      <w:pPr>
        <w:pStyle w:val="CommentText"/>
        <w:rPr>
          <w:lang w:val="en-US"/>
        </w:rPr>
      </w:pPr>
      <w:r w:rsidRPr="0061484F">
        <w:rPr>
          <w:lang w:val="en-US"/>
        </w:rPr>
        <w:t>(Friedlingstein et al., 2020)</w:t>
      </w:r>
    </w:p>
  </w:comment>
  <w:comment w:id="1861" w:author="Robin Matthews" w:date="2021-06-17T13:57:00Z" w:initials="RM">
    <w:p w14:paraId="7E1BF9C9" w14:textId="77777777" w:rsidR="00025FA2" w:rsidRPr="0061484F" w:rsidRDefault="00025FA2">
      <w:pPr>
        <w:pStyle w:val="CommentText"/>
        <w:rPr>
          <w:lang w:val="en-US"/>
        </w:rPr>
      </w:pPr>
      <w:r>
        <w:rPr>
          <w:rStyle w:val="CommentReference"/>
        </w:rPr>
        <w:annotationRef/>
      </w:r>
      <w:r w:rsidRPr="0061484F">
        <w:rPr>
          <w:lang w:val="en-US"/>
        </w:rPr>
        <w:t>Extra stuff:</w:t>
      </w:r>
    </w:p>
    <w:p w14:paraId="52925B8A" w14:textId="77777777" w:rsidR="00025FA2" w:rsidRPr="0061484F" w:rsidRDefault="00025FA2">
      <w:pPr>
        <w:pStyle w:val="CommentText"/>
        <w:rPr>
          <w:lang w:val="en-US"/>
        </w:rPr>
      </w:pPr>
      <w:r w:rsidRPr="0061484F">
        <w:rPr>
          <w:lang w:val="en-US"/>
        </w:rPr>
        <w:t>, ()</w:t>
      </w:r>
    </w:p>
    <w:p w14:paraId="3803FA4F" w14:textId="77777777" w:rsidR="00025FA2" w:rsidRPr="0061484F" w:rsidRDefault="00025FA2">
      <w:pPr>
        <w:pStyle w:val="CommentText"/>
        <w:rPr>
          <w:lang w:val="en-US"/>
        </w:rPr>
      </w:pPr>
    </w:p>
    <w:p w14:paraId="0ECDCF97" w14:textId="77777777" w:rsidR="00025FA2" w:rsidRPr="0061484F" w:rsidRDefault="00025FA2">
      <w:pPr>
        <w:pStyle w:val="CommentText"/>
        <w:rPr>
          <w:lang w:val="en-US"/>
        </w:rPr>
      </w:pPr>
      <w:r w:rsidRPr="0061484F">
        <w:rPr>
          <w:lang w:val="en-US"/>
        </w:rPr>
        <w:t>Correct:</w:t>
      </w:r>
    </w:p>
    <w:p w14:paraId="3AB45851" w14:textId="77777777" w:rsidR="00025FA2" w:rsidRDefault="00025FA2">
      <w:pPr>
        <w:pStyle w:val="CommentText"/>
      </w:pPr>
      <w:r>
        <w:t>Friedlingstein et al. (2020)</w:t>
      </w:r>
    </w:p>
    <w:p w14:paraId="7A34144D" w14:textId="33ACDD83" w:rsidR="00025FA2" w:rsidRDefault="00025FA2">
      <w:pPr>
        <w:pStyle w:val="CommentText"/>
      </w:pPr>
      <w:r>
        <w:t>(Friedlingstein et al., 2020)</w:t>
      </w:r>
    </w:p>
  </w:comment>
  <w:comment w:id="1892" w:author="Tom Maycock" w:date="2021-07-13T14:29:00Z" w:initials="TM">
    <w:p w14:paraId="7FF4180D" w14:textId="77777777" w:rsidR="00552EEF" w:rsidRDefault="00552EEF" w:rsidP="00552EEF">
      <w:pPr>
        <w:pStyle w:val="CommentText"/>
      </w:pPr>
      <w:r>
        <w:rPr>
          <w:rStyle w:val="CommentReference"/>
        </w:rPr>
        <w:annotationRef/>
      </w:r>
      <w:r>
        <w:t>Corrigenda change</w:t>
      </w:r>
    </w:p>
  </w:comment>
  <w:comment w:id="1894" w:author="Tom Maycock" w:date="2021-07-13T14:29:00Z" w:initials="TM">
    <w:p w14:paraId="524BA827" w14:textId="77777777" w:rsidR="00552EEF" w:rsidRDefault="00552EEF" w:rsidP="00552EEF">
      <w:pPr>
        <w:pStyle w:val="CommentText"/>
      </w:pPr>
      <w:r w:rsidRPr="0036393D">
        <w:rPr>
          <w:rStyle w:val="CommentReference"/>
          <w:highlight w:val="yellow"/>
        </w:rPr>
        <w:annotationRef/>
      </w:r>
      <w:r w:rsidRPr="0036393D">
        <w:rPr>
          <w:highlight w:val="yellow"/>
        </w:rPr>
        <w:t xml:space="preserve">Robin : Reference insertion needed. (From authors : </w:t>
      </w:r>
      <w:r w:rsidRPr="0036393D">
        <w:rPr>
          <w:rFonts w:ascii="Arial Narrow" w:hAnsi="Arial Narrow" w:cs="Arial"/>
          <w:sz w:val="24"/>
          <w:szCs w:val="24"/>
          <w:highlight w:val="yellow"/>
          <w:lang w:val="en-AU" w:eastAsia="en-GB"/>
        </w:rPr>
        <w:t>Gruber et al. 2019 is: The oceanic sink for anthropogenic CO2 from 1994 to 2007. Science.)</w:t>
      </w:r>
    </w:p>
  </w:comment>
  <w:comment w:id="1896" w:author="Robin Matthews" w:date="2021-06-17T10:18:00Z" w:initials="RM">
    <w:p w14:paraId="14866B7A" w14:textId="7128897E" w:rsidR="0027582A" w:rsidRPr="0061484F" w:rsidRDefault="0027582A">
      <w:pPr>
        <w:pStyle w:val="CommentText"/>
        <w:rPr>
          <w:lang w:val="en-US"/>
        </w:rPr>
      </w:pPr>
      <w:r>
        <w:rPr>
          <w:rStyle w:val="CommentReference"/>
        </w:rPr>
        <w:annotationRef/>
      </w:r>
      <w:r w:rsidRPr="0061484F">
        <w:rPr>
          <w:lang w:val="en-US"/>
        </w:rPr>
        <w:t>Do you want to cite the ‘2019’ edition, in which case the citation is actually BGR (2020)?:</w:t>
      </w:r>
    </w:p>
    <w:p w14:paraId="3F1312E0" w14:textId="77777777" w:rsidR="0027582A" w:rsidRPr="0061484F" w:rsidRDefault="0027582A">
      <w:pPr>
        <w:pStyle w:val="CommentText"/>
        <w:rPr>
          <w:lang w:val="en-US"/>
        </w:rPr>
      </w:pPr>
    </w:p>
    <w:p w14:paraId="3FD0FDD8" w14:textId="5166CCBD" w:rsidR="0027582A" w:rsidRPr="0061484F" w:rsidRDefault="0027582A">
      <w:pPr>
        <w:pStyle w:val="CommentText"/>
        <w:rPr>
          <w:lang w:val="en-US"/>
        </w:rPr>
      </w:pPr>
      <w:r w:rsidRPr="0061484F">
        <w:rPr>
          <w:lang w:val="en-US"/>
        </w:rPr>
        <w:t>https://www.bgr.bund.de/EN/Themen/Energie/Downloads/energiestudie_2019_en.pdf;jsessionid=15AA0231E7DDCDEC0DA1E0E90157104E.1_cid292?__blob=publicationFile&amp;v=6</w:t>
      </w:r>
    </w:p>
  </w:comment>
  <w:comment w:id="1913" w:author="Robin Matthews" w:date="2021-06-17T13:57:00Z" w:initials="RM">
    <w:p w14:paraId="47CC867F" w14:textId="77777777" w:rsidR="00025FA2" w:rsidRPr="0061484F" w:rsidRDefault="00025FA2">
      <w:pPr>
        <w:pStyle w:val="CommentText"/>
        <w:rPr>
          <w:lang w:val="en-US"/>
        </w:rPr>
      </w:pPr>
      <w:r>
        <w:rPr>
          <w:rStyle w:val="CommentReference"/>
        </w:rPr>
        <w:annotationRef/>
      </w:r>
      <w:r w:rsidRPr="0061484F">
        <w:rPr>
          <w:lang w:val="en-US"/>
        </w:rPr>
        <w:t>Not found:</w:t>
      </w:r>
    </w:p>
    <w:p w14:paraId="07155980" w14:textId="77777777" w:rsidR="00025FA2" w:rsidRPr="0061484F" w:rsidRDefault="00025FA2">
      <w:pPr>
        <w:pStyle w:val="CommentText"/>
        <w:rPr>
          <w:lang w:val="en-US"/>
        </w:rPr>
      </w:pPr>
      <w:r w:rsidRPr="0061484F">
        <w:rPr>
          <w:lang w:val="en-US"/>
        </w:rPr>
        <w:t>Batjes, 2016</w:t>
      </w:r>
    </w:p>
    <w:p w14:paraId="6A20AC70" w14:textId="77777777" w:rsidR="00025FA2" w:rsidRPr="0061484F" w:rsidRDefault="00025FA2">
      <w:pPr>
        <w:pStyle w:val="CommentText"/>
        <w:rPr>
          <w:lang w:val="en-US"/>
        </w:rPr>
      </w:pPr>
      <w:r w:rsidRPr="0061484F">
        <w:rPr>
          <w:lang w:val="en-US"/>
        </w:rPr>
        <w:t>Jackson et al., 2017</w:t>
      </w:r>
    </w:p>
    <w:p w14:paraId="26EC3528" w14:textId="77777777" w:rsidR="00025FA2" w:rsidRPr="0061484F" w:rsidRDefault="00025FA2">
      <w:pPr>
        <w:pStyle w:val="CommentText"/>
        <w:rPr>
          <w:lang w:val="en-US"/>
        </w:rPr>
      </w:pPr>
    </w:p>
    <w:p w14:paraId="39C583C2" w14:textId="77777777" w:rsidR="00025FA2" w:rsidRPr="0061484F" w:rsidRDefault="00025FA2">
      <w:pPr>
        <w:pStyle w:val="CommentText"/>
        <w:rPr>
          <w:lang w:val="en-US"/>
        </w:rPr>
      </w:pPr>
      <w:r w:rsidRPr="0061484F">
        <w:rPr>
          <w:lang w:val="en-US"/>
        </w:rPr>
        <w:t>Extra stuff:</w:t>
      </w:r>
    </w:p>
    <w:p w14:paraId="1B6EBFE3" w14:textId="77777777" w:rsidR="00025FA2" w:rsidRPr="0061484F" w:rsidRDefault="00025FA2">
      <w:pPr>
        <w:pStyle w:val="CommentText"/>
        <w:rPr>
          <w:lang w:val="en-US"/>
        </w:rPr>
      </w:pPr>
      <w:r w:rsidRPr="0061484F">
        <w:rPr>
          <w:lang w:val="en-US"/>
        </w:rPr>
        <w:t>Batjes, (2016); Jackson et al., (2017)</w:t>
      </w:r>
    </w:p>
    <w:p w14:paraId="3ABA2529" w14:textId="77777777" w:rsidR="00025FA2" w:rsidRPr="0061484F" w:rsidRDefault="00025FA2">
      <w:pPr>
        <w:pStyle w:val="CommentText"/>
        <w:rPr>
          <w:lang w:val="en-US"/>
        </w:rPr>
      </w:pPr>
    </w:p>
    <w:p w14:paraId="65611D4F" w14:textId="77777777" w:rsidR="00025FA2" w:rsidRPr="0061484F" w:rsidRDefault="00025FA2">
      <w:pPr>
        <w:pStyle w:val="CommentText"/>
        <w:rPr>
          <w:lang w:val="en-US"/>
        </w:rPr>
      </w:pPr>
      <w:r w:rsidRPr="0061484F">
        <w:rPr>
          <w:lang w:val="en-US"/>
        </w:rPr>
        <w:t>Correct:</w:t>
      </w:r>
    </w:p>
    <w:p w14:paraId="1D1DA678" w14:textId="59AE4BD2" w:rsidR="00025FA2" w:rsidRPr="0061484F" w:rsidRDefault="00025FA2">
      <w:pPr>
        <w:pStyle w:val="CommentText"/>
        <w:rPr>
          <w:lang w:val="en-US"/>
        </w:rPr>
      </w:pPr>
      <w:r w:rsidRPr="0061484F">
        <w:rPr>
          <w:lang w:val="en-US"/>
        </w:rPr>
        <w:t>(Batjes, 2016; Jackson et al., 2017)</w:t>
      </w:r>
    </w:p>
  </w:comment>
  <w:comment w:id="1918" w:author="Robin Matthews" w:date="2021-06-17T13:57:00Z" w:initials="RM">
    <w:p w14:paraId="6AB67002" w14:textId="77777777" w:rsidR="00025FA2" w:rsidRPr="0061484F" w:rsidRDefault="00025FA2">
      <w:pPr>
        <w:pStyle w:val="CommentText"/>
        <w:rPr>
          <w:lang w:val="en-US"/>
        </w:rPr>
      </w:pPr>
      <w:r>
        <w:rPr>
          <w:rStyle w:val="CommentReference"/>
        </w:rPr>
        <w:annotationRef/>
      </w:r>
      <w:r w:rsidRPr="0061484F">
        <w:rPr>
          <w:lang w:val="en-US"/>
        </w:rPr>
        <w:t>Extra stuff:</w:t>
      </w:r>
    </w:p>
    <w:p w14:paraId="6FD103EF" w14:textId="77777777" w:rsidR="00025FA2" w:rsidRPr="0061484F" w:rsidRDefault="00025FA2">
      <w:pPr>
        <w:pStyle w:val="CommentText"/>
        <w:rPr>
          <w:lang w:val="en-US"/>
        </w:rPr>
      </w:pPr>
      <w:r w:rsidRPr="0061484F">
        <w:rPr>
          <w:lang w:val="en-US"/>
        </w:rPr>
        <w:t>, ()</w:t>
      </w:r>
    </w:p>
    <w:p w14:paraId="12A0A09A" w14:textId="77777777" w:rsidR="00025FA2" w:rsidRPr="0061484F" w:rsidRDefault="00025FA2">
      <w:pPr>
        <w:pStyle w:val="CommentText"/>
        <w:rPr>
          <w:lang w:val="en-US"/>
        </w:rPr>
      </w:pPr>
    </w:p>
    <w:p w14:paraId="5F706E8C" w14:textId="77777777" w:rsidR="00025FA2" w:rsidRPr="0061484F" w:rsidRDefault="00025FA2">
      <w:pPr>
        <w:pStyle w:val="CommentText"/>
        <w:rPr>
          <w:lang w:val="en-US"/>
        </w:rPr>
      </w:pPr>
      <w:r w:rsidRPr="0061484F">
        <w:rPr>
          <w:lang w:val="en-US"/>
        </w:rPr>
        <w:t>Correct:</w:t>
      </w:r>
    </w:p>
    <w:p w14:paraId="01DE3EBE" w14:textId="77777777" w:rsidR="00025FA2" w:rsidRDefault="00025FA2">
      <w:pPr>
        <w:pStyle w:val="CommentText"/>
      </w:pPr>
      <w:r>
        <w:t>Erb et al. (2018)</w:t>
      </w:r>
    </w:p>
    <w:p w14:paraId="408AE434" w14:textId="4619AAB5" w:rsidR="00025FA2" w:rsidRDefault="00025FA2">
      <w:pPr>
        <w:pStyle w:val="CommentText"/>
      </w:pPr>
      <w:r>
        <w:t>(Erb et al., 2018)</w:t>
      </w:r>
    </w:p>
  </w:comment>
  <w:comment w:id="1941" w:author="Ian Blenkinsop" w:date="2021-07-28T11:23:00Z" w:initials="IB">
    <w:p w14:paraId="59E0869B" w14:textId="7EC74972" w:rsidR="001938E4" w:rsidRDefault="001938E4">
      <w:pPr>
        <w:pStyle w:val="CommentText"/>
      </w:pPr>
      <w:r>
        <w:rPr>
          <w:rStyle w:val="CommentReference"/>
        </w:rPr>
        <w:annotationRef/>
      </w:r>
      <w:r>
        <w:t xml:space="preserve">Correct? </w:t>
      </w:r>
    </w:p>
  </w:comment>
  <w:comment w:id="1947" w:author="Tom Maycock" w:date="2021-07-13T14:36:00Z" w:initials="TM">
    <w:p w14:paraId="44283FA5" w14:textId="020253F3" w:rsidR="00552EEF" w:rsidRDefault="00552EEF">
      <w:pPr>
        <w:pStyle w:val="CommentText"/>
      </w:pPr>
      <w:r>
        <w:rPr>
          <w:rStyle w:val="CommentReference"/>
        </w:rPr>
        <w:annotationRef/>
      </w:r>
      <w:r>
        <w:t>Corrigenda</w:t>
      </w:r>
    </w:p>
  </w:comment>
  <w:comment w:id="1963" w:author="Soapbox" w:date="2021-07-26T12:11:00Z" w:initials="SBX">
    <w:p w14:paraId="5351296A" w14:textId="5A1C7F95" w:rsidR="00130FA5" w:rsidRDefault="00130FA5">
      <w:pPr>
        <w:pStyle w:val="CommentText"/>
      </w:pPr>
      <w:r>
        <w:rPr>
          <w:rStyle w:val="CommentReference"/>
        </w:rPr>
        <w:annotationRef/>
      </w:r>
      <w:r>
        <w:t>Please check - Figure 5.13 starts with the 1980s. Is this OK?</w:t>
      </w:r>
    </w:p>
  </w:comment>
  <w:comment w:id="2018" w:author="Robin Matthews" w:date="2021-06-17T16:44:00Z" w:initials="RM">
    <w:p w14:paraId="4583A14A" w14:textId="50510DC7" w:rsidR="00621B61" w:rsidRPr="0061484F" w:rsidRDefault="00621B61">
      <w:pPr>
        <w:pStyle w:val="CommentText"/>
        <w:rPr>
          <w:lang w:val="en-US"/>
        </w:rPr>
      </w:pPr>
      <w:r>
        <w:rPr>
          <w:rStyle w:val="CommentReference"/>
        </w:rPr>
        <w:annotationRef/>
      </w:r>
      <w:r w:rsidRPr="0061484F">
        <w:rPr>
          <w:lang w:val="en-US"/>
        </w:rPr>
        <w:t>Mendeley field missing reference details for Williams et al., 2015</w:t>
      </w:r>
    </w:p>
  </w:comment>
  <w:comment w:id="2019" w:author="Robin Matthews" w:date="2021-06-17T13:57:00Z" w:initials="RM">
    <w:p w14:paraId="534459A0" w14:textId="77777777" w:rsidR="00025FA2" w:rsidRPr="0061484F" w:rsidRDefault="00025FA2">
      <w:pPr>
        <w:pStyle w:val="CommentText"/>
        <w:rPr>
          <w:lang w:val="en-US"/>
        </w:rPr>
      </w:pPr>
      <w:r>
        <w:rPr>
          <w:rStyle w:val="CommentReference"/>
        </w:rPr>
        <w:annotationRef/>
      </w:r>
      <w:r w:rsidRPr="0061484F">
        <w:rPr>
          <w:lang w:val="en-US"/>
        </w:rPr>
        <w:t>Extra stuff:</w:t>
      </w:r>
    </w:p>
    <w:p w14:paraId="2E31C729" w14:textId="77777777" w:rsidR="00025FA2" w:rsidRPr="0061484F" w:rsidRDefault="00025FA2">
      <w:pPr>
        <w:pStyle w:val="CommentText"/>
        <w:rPr>
          <w:lang w:val="en-US"/>
        </w:rPr>
      </w:pPr>
      <w:r w:rsidRPr="0061484F">
        <w:rPr>
          <w:lang w:val="en-US"/>
        </w:rPr>
        <w:t>(, ; Williams et al., 2015; IPCC SRCCL 5.4.3)</w:t>
      </w:r>
    </w:p>
    <w:p w14:paraId="3DF4F1B0" w14:textId="77777777" w:rsidR="00025FA2" w:rsidRPr="0061484F" w:rsidRDefault="00025FA2">
      <w:pPr>
        <w:pStyle w:val="CommentText"/>
        <w:rPr>
          <w:lang w:val="en-US"/>
        </w:rPr>
      </w:pPr>
    </w:p>
    <w:p w14:paraId="1380A497" w14:textId="77777777" w:rsidR="00025FA2" w:rsidRPr="0061484F" w:rsidRDefault="00025FA2">
      <w:pPr>
        <w:pStyle w:val="CommentText"/>
        <w:rPr>
          <w:lang w:val="en-US"/>
        </w:rPr>
      </w:pPr>
      <w:r w:rsidRPr="0061484F">
        <w:rPr>
          <w:lang w:val="en-US"/>
        </w:rPr>
        <w:t>Correct:</w:t>
      </w:r>
    </w:p>
    <w:p w14:paraId="5D223807" w14:textId="77777777" w:rsidR="00025FA2" w:rsidRPr="0061484F" w:rsidRDefault="00025FA2">
      <w:pPr>
        <w:pStyle w:val="CommentText"/>
        <w:rPr>
          <w:lang w:val="en-US"/>
        </w:rPr>
      </w:pPr>
      <w:r w:rsidRPr="0061484F">
        <w:rPr>
          <w:lang w:val="en-US"/>
        </w:rPr>
        <w:t>Broucek (2014)</w:t>
      </w:r>
    </w:p>
    <w:p w14:paraId="3CE3E12E" w14:textId="04CC56D0" w:rsidR="00025FA2" w:rsidRPr="0061484F" w:rsidRDefault="00025FA2">
      <w:pPr>
        <w:pStyle w:val="CommentText"/>
        <w:rPr>
          <w:lang w:val="en-US"/>
        </w:rPr>
      </w:pPr>
      <w:r w:rsidRPr="0061484F">
        <w:rPr>
          <w:lang w:val="en-US"/>
        </w:rPr>
        <w:t>(Broucek, 2014)</w:t>
      </w:r>
    </w:p>
  </w:comment>
  <w:comment w:id="2103" w:author="Soapbox" w:date="2021-07-17T07:16:00Z" w:initials="SBX">
    <w:p w14:paraId="44C63983" w14:textId="180DB5A0" w:rsidR="008F1199" w:rsidRDefault="008F1199">
      <w:pPr>
        <w:pStyle w:val="CommentText"/>
      </w:pPr>
      <w:r w:rsidRPr="00586EBA">
        <w:rPr>
          <w:rStyle w:val="CommentReference"/>
          <w:highlight w:val="yellow"/>
        </w:rPr>
        <w:annotationRef/>
      </w:r>
      <w:r w:rsidRPr="00586EBA">
        <w:rPr>
          <w:highlight w:val="yellow"/>
        </w:rPr>
        <w:t>Q: Clear?</w:t>
      </w:r>
    </w:p>
  </w:comment>
  <w:comment w:id="2104" w:author="Tom Maycock" w:date="2021-09-08T16:34:00Z" w:initials="TM">
    <w:p w14:paraId="30FA5933" w14:textId="4DEF63AA" w:rsidR="00586EBA" w:rsidRDefault="00586EBA">
      <w:pPr>
        <w:pStyle w:val="CommentText"/>
      </w:pPr>
      <w:r w:rsidRPr="00586EBA">
        <w:rPr>
          <w:rStyle w:val="CommentReference"/>
          <w:highlight w:val="yellow"/>
        </w:rPr>
        <w:annotationRef/>
      </w:r>
      <w:r w:rsidRPr="00586EBA">
        <w:rPr>
          <w:highlight w:val="yellow"/>
        </w:rPr>
        <w:t>Authors, note suggested edit</w:t>
      </w:r>
    </w:p>
  </w:comment>
  <w:comment w:id="2142" w:author="Soapbox" w:date="2021-07-17T07:20:00Z" w:initials="SBX">
    <w:p w14:paraId="610EF931" w14:textId="2B312D9F" w:rsidR="0005634D" w:rsidRDefault="0005634D">
      <w:pPr>
        <w:pStyle w:val="CommentText"/>
      </w:pPr>
      <w:r>
        <w:rPr>
          <w:rStyle w:val="CommentReference"/>
        </w:rPr>
        <w:annotationRef/>
      </w:r>
      <w:r>
        <w:t>Q: adding up ?</w:t>
      </w:r>
    </w:p>
  </w:comment>
  <w:comment w:id="2143" w:author="Tom Maycock" w:date="2021-09-08T16:35:00Z" w:initials="TM">
    <w:p w14:paraId="23C6386A" w14:textId="570EE270" w:rsidR="00586EBA" w:rsidRDefault="00586EBA">
      <w:pPr>
        <w:pStyle w:val="CommentText"/>
      </w:pPr>
      <w:r>
        <w:rPr>
          <w:rStyle w:val="CommentReference"/>
        </w:rPr>
        <w:annotationRef/>
      </w:r>
      <w:r>
        <w:t>If this is 5-95% range, please change parentheses to square brackets</w:t>
      </w:r>
    </w:p>
  </w:comment>
  <w:comment w:id="2182" w:author="Soapbox" w:date="2021-07-17T07:31:00Z" w:initials="SBX">
    <w:p w14:paraId="52655848" w14:textId="5C6F53D3" w:rsidR="000813E7" w:rsidRDefault="000813E7">
      <w:pPr>
        <w:pStyle w:val="CommentText"/>
      </w:pPr>
      <w:r>
        <w:rPr>
          <w:rStyle w:val="CommentReference"/>
        </w:rPr>
        <w:annotationRef/>
      </w:r>
      <w:r>
        <w:t>Please check - I found this long sentence very unclear. Please make sure I have the meaning correct.</w:t>
      </w:r>
    </w:p>
  </w:comment>
  <w:comment w:id="2183" w:author="Tom Maycock" w:date="2021-09-08T16:37:00Z" w:initials="TM">
    <w:p w14:paraId="4A081C4C" w14:textId="6B8EC964" w:rsidR="00586EBA" w:rsidRDefault="00586EBA">
      <w:pPr>
        <w:pStyle w:val="CommentText"/>
      </w:pPr>
      <w:r>
        <w:rPr>
          <w:rStyle w:val="CommentReference"/>
        </w:rPr>
        <w:annotationRef/>
      </w:r>
      <w:r>
        <w:t>Agree this helps—I made a couple of small adjustments</w:t>
      </w:r>
    </w:p>
  </w:comment>
  <w:comment w:id="2206" w:author="Robin Matthews" w:date="2021-06-17T13:57:00Z" w:initials="RM">
    <w:p w14:paraId="5509A4FC" w14:textId="77777777" w:rsidR="00025FA2" w:rsidRPr="0061484F" w:rsidRDefault="00025FA2">
      <w:pPr>
        <w:pStyle w:val="CommentText"/>
        <w:rPr>
          <w:lang w:val="en-US"/>
        </w:rPr>
      </w:pPr>
      <w:r>
        <w:rPr>
          <w:rStyle w:val="CommentReference"/>
        </w:rPr>
        <w:annotationRef/>
      </w:r>
      <w:r w:rsidRPr="0061484F">
        <w:rPr>
          <w:lang w:val="en-US"/>
        </w:rPr>
        <w:t>Not found:</w:t>
      </w:r>
    </w:p>
    <w:p w14:paraId="3E8693BB" w14:textId="77777777" w:rsidR="00025FA2" w:rsidRDefault="00025FA2">
      <w:pPr>
        <w:pStyle w:val="CommentText"/>
      </w:pPr>
      <w:r>
        <w:t>L. Zhang et al., 2020</w:t>
      </w:r>
    </w:p>
    <w:p w14:paraId="2AAC9BD3" w14:textId="77777777" w:rsidR="00025FA2" w:rsidRDefault="00025FA2">
      <w:pPr>
        <w:pStyle w:val="CommentText"/>
      </w:pPr>
    </w:p>
    <w:p w14:paraId="285F8635" w14:textId="77777777" w:rsidR="00025FA2" w:rsidRDefault="00025FA2">
      <w:pPr>
        <w:pStyle w:val="CommentText"/>
      </w:pPr>
      <w:r>
        <w:t>Extra stuff:</w:t>
      </w:r>
    </w:p>
    <w:p w14:paraId="376CC4E5" w14:textId="77777777" w:rsidR="00025FA2" w:rsidRDefault="00025FA2">
      <w:pPr>
        <w:pStyle w:val="CommentText"/>
      </w:pPr>
      <w:r>
        <w:t>(; ; Zhang et al., 2020a)</w:t>
      </w:r>
    </w:p>
    <w:p w14:paraId="097B7E45" w14:textId="77777777" w:rsidR="00025FA2" w:rsidRDefault="00025FA2">
      <w:pPr>
        <w:pStyle w:val="CommentText"/>
      </w:pPr>
    </w:p>
    <w:p w14:paraId="7F6DE55A" w14:textId="77777777" w:rsidR="00025FA2" w:rsidRDefault="00025FA2">
      <w:pPr>
        <w:pStyle w:val="CommentText"/>
      </w:pPr>
      <w:r>
        <w:t>Correct:</w:t>
      </w:r>
    </w:p>
    <w:p w14:paraId="3D7477EE" w14:textId="3604AECC" w:rsidR="00025FA2" w:rsidRDefault="00025FA2">
      <w:pPr>
        <w:pStyle w:val="CommentText"/>
      </w:pPr>
      <w:r>
        <w:t>(Sanches et al., 2019; Engram et al., 2020; L. Zhang et al., 2020)</w:t>
      </w:r>
    </w:p>
  </w:comment>
  <w:comment w:id="2215" w:author="Robin Matthews" w:date="2021-06-17T13:57:00Z" w:initials="RM">
    <w:p w14:paraId="525AC0DC" w14:textId="77777777" w:rsidR="00025FA2" w:rsidRPr="0061484F" w:rsidRDefault="00025FA2">
      <w:pPr>
        <w:pStyle w:val="CommentText"/>
        <w:rPr>
          <w:lang w:val="en-US"/>
        </w:rPr>
      </w:pPr>
      <w:r>
        <w:rPr>
          <w:rStyle w:val="CommentReference"/>
        </w:rPr>
        <w:annotationRef/>
      </w:r>
      <w:r w:rsidRPr="0061484F">
        <w:rPr>
          <w:lang w:val="en-US"/>
        </w:rPr>
        <w:t>Not found:</w:t>
      </w:r>
    </w:p>
    <w:p w14:paraId="3034BEC1" w14:textId="77777777" w:rsidR="00025FA2" w:rsidRPr="0061484F" w:rsidRDefault="00025FA2">
      <w:pPr>
        <w:pStyle w:val="CommentText"/>
        <w:rPr>
          <w:lang w:val="en-US"/>
        </w:rPr>
      </w:pPr>
      <w:r w:rsidRPr="0061484F">
        <w:rPr>
          <w:lang w:val="en-US"/>
        </w:rPr>
        <w:t>2016a</w:t>
      </w:r>
    </w:p>
    <w:p w14:paraId="3856A0CC" w14:textId="77777777" w:rsidR="00025FA2" w:rsidRPr="0061484F" w:rsidRDefault="00025FA2">
      <w:pPr>
        <w:pStyle w:val="CommentText"/>
        <w:rPr>
          <w:lang w:val="en-US"/>
        </w:rPr>
      </w:pPr>
    </w:p>
    <w:p w14:paraId="7978D7EA" w14:textId="77777777" w:rsidR="00025FA2" w:rsidRPr="0061484F" w:rsidRDefault="00025FA2">
      <w:pPr>
        <w:pStyle w:val="CommentText"/>
        <w:rPr>
          <w:lang w:val="en-US"/>
        </w:rPr>
      </w:pPr>
      <w:r w:rsidRPr="0061484F">
        <w:rPr>
          <w:lang w:val="en-US"/>
        </w:rPr>
        <w:t>Extra stuff:</w:t>
      </w:r>
    </w:p>
    <w:p w14:paraId="1DFD61BF" w14:textId="77777777" w:rsidR="00025FA2" w:rsidRPr="0061484F" w:rsidRDefault="00025FA2">
      <w:pPr>
        <w:pStyle w:val="CommentText"/>
        <w:rPr>
          <w:lang w:val="en-US"/>
        </w:rPr>
      </w:pPr>
      <w:r w:rsidRPr="0061484F">
        <w:rPr>
          <w:lang w:val="en-US"/>
        </w:rPr>
        <w:t>(, 2016)</w:t>
      </w:r>
    </w:p>
    <w:p w14:paraId="17D9783A" w14:textId="77777777" w:rsidR="00025FA2" w:rsidRPr="0061484F" w:rsidRDefault="00025FA2">
      <w:pPr>
        <w:pStyle w:val="CommentText"/>
        <w:rPr>
          <w:lang w:val="en-US"/>
        </w:rPr>
      </w:pPr>
    </w:p>
    <w:p w14:paraId="6E80B3BE" w14:textId="77777777" w:rsidR="00025FA2" w:rsidRPr="0061484F" w:rsidRDefault="00025FA2">
      <w:pPr>
        <w:pStyle w:val="CommentText"/>
        <w:rPr>
          <w:lang w:val="en-US"/>
        </w:rPr>
      </w:pPr>
      <w:r w:rsidRPr="0061484F">
        <w:rPr>
          <w:lang w:val="en-US"/>
        </w:rPr>
        <w:t>Correct:</w:t>
      </w:r>
    </w:p>
    <w:p w14:paraId="756421FC" w14:textId="77777777" w:rsidR="00025FA2" w:rsidRPr="0061484F" w:rsidRDefault="00025FA2">
      <w:pPr>
        <w:pStyle w:val="CommentText"/>
        <w:rPr>
          <w:lang w:val="en-US"/>
        </w:rPr>
      </w:pPr>
      <w:r w:rsidRPr="0061484F">
        <w:rPr>
          <w:lang w:val="en-US"/>
        </w:rPr>
        <w:t>Thornton et al. (2016a)</w:t>
      </w:r>
    </w:p>
    <w:p w14:paraId="47053297" w14:textId="1D78B164" w:rsidR="00025FA2" w:rsidRPr="0061484F" w:rsidRDefault="00025FA2">
      <w:pPr>
        <w:pStyle w:val="CommentText"/>
        <w:rPr>
          <w:lang w:val="en-US"/>
        </w:rPr>
      </w:pPr>
      <w:r w:rsidRPr="0061484F">
        <w:rPr>
          <w:lang w:val="en-US"/>
        </w:rPr>
        <w:t>(Thornton et al., 2016a)</w:t>
      </w:r>
    </w:p>
  </w:comment>
  <w:comment w:id="2219" w:author="Soapbox" w:date="2021-07-17T07:32:00Z" w:initials="SBX">
    <w:p w14:paraId="59486378" w14:textId="311448EE" w:rsidR="00F90284" w:rsidRDefault="00F90284">
      <w:pPr>
        <w:pStyle w:val="CommentText"/>
      </w:pPr>
      <w:r>
        <w:rPr>
          <w:rStyle w:val="CommentReference"/>
        </w:rPr>
        <w:annotationRef/>
      </w:r>
      <w:r>
        <w:t>Q: climate warming? global warming?</w:t>
      </w:r>
    </w:p>
  </w:comment>
  <w:comment w:id="2233" w:author="Robin Matthews" w:date="2021-06-17T13:57:00Z" w:initials="RM">
    <w:p w14:paraId="544B1767" w14:textId="77777777" w:rsidR="00025FA2" w:rsidRPr="0061484F" w:rsidRDefault="00025FA2">
      <w:pPr>
        <w:pStyle w:val="CommentText"/>
        <w:rPr>
          <w:lang w:val="en-US"/>
        </w:rPr>
      </w:pPr>
      <w:r>
        <w:rPr>
          <w:rStyle w:val="CommentReference"/>
        </w:rPr>
        <w:annotationRef/>
      </w:r>
      <w:r w:rsidRPr="0061484F">
        <w:rPr>
          <w:lang w:val="en-US"/>
        </w:rPr>
        <w:t>Not found:</w:t>
      </w:r>
    </w:p>
    <w:p w14:paraId="707F19FF" w14:textId="77777777" w:rsidR="00025FA2" w:rsidRDefault="00025FA2">
      <w:pPr>
        <w:pStyle w:val="CommentText"/>
      </w:pPr>
      <w:r>
        <w:t>X. Wang et al., 2019</w:t>
      </w:r>
    </w:p>
    <w:p w14:paraId="66FCE992" w14:textId="77777777" w:rsidR="00025FA2" w:rsidRDefault="00025FA2">
      <w:pPr>
        <w:pStyle w:val="CommentText"/>
      </w:pPr>
    </w:p>
    <w:p w14:paraId="0F1BF192" w14:textId="77777777" w:rsidR="00025FA2" w:rsidRDefault="00025FA2">
      <w:pPr>
        <w:pStyle w:val="CommentText"/>
      </w:pPr>
      <w:r>
        <w:t>Extra stuff:</w:t>
      </w:r>
    </w:p>
    <w:p w14:paraId="66296F40" w14:textId="77777777" w:rsidR="00025FA2" w:rsidRDefault="00025FA2">
      <w:pPr>
        <w:pStyle w:val="CommentText"/>
      </w:pPr>
      <w:r>
        <w:t>(; ; Wang et al., 2019b)</w:t>
      </w:r>
    </w:p>
    <w:p w14:paraId="6A71DEBC" w14:textId="77777777" w:rsidR="00025FA2" w:rsidRDefault="00025FA2">
      <w:pPr>
        <w:pStyle w:val="CommentText"/>
      </w:pPr>
    </w:p>
    <w:p w14:paraId="5877D1E0" w14:textId="77777777" w:rsidR="00025FA2" w:rsidRDefault="00025FA2">
      <w:pPr>
        <w:pStyle w:val="CommentText"/>
      </w:pPr>
      <w:r>
        <w:t>Correct:</w:t>
      </w:r>
    </w:p>
    <w:p w14:paraId="55ACA86E" w14:textId="07BB56F2" w:rsidR="00025FA2" w:rsidRDefault="00025FA2">
      <w:pPr>
        <w:pStyle w:val="CommentText"/>
      </w:pPr>
      <w:r>
        <w:t>(Hossaini et al., 2016; Gromov et al., 2018; X. Wang et al., 2019)</w:t>
      </w:r>
    </w:p>
  </w:comment>
  <w:comment w:id="2254" w:author="Soapbox" w:date="2021-07-17T07:36:00Z" w:initials="SBX">
    <w:p w14:paraId="7C1E491E" w14:textId="7A404386" w:rsidR="004857FC" w:rsidRDefault="004857FC">
      <w:pPr>
        <w:pStyle w:val="CommentText"/>
      </w:pPr>
      <w:r>
        <w:rPr>
          <w:rStyle w:val="CommentReference"/>
        </w:rPr>
        <w:annotationRef/>
      </w:r>
      <w:r>
        <w:t xml:space="preserve">Q: </w:t>
      </w:r>
      <w:r w:rsidR="001364FF">
        <w:t>Please clarify this sentence.</w:t>
      </w:r>
    </w:p>
  </w:comment>
  <w:comment w:id="2257" w:author="Ian Blenkinsop" w:date="2021-07-28T13:32:00Z" w:initials="IB">
    <w:p w14:paraId="44F6036D" w14:textId="16DC5B1C" w:rsidR="002419D2" w:rsidRDefault="002419D2">
      <w:pPr>
        <w:pStyle w:val="CommentText"/>
      </w:pPr>
      <w:r>
        <w:rPr>
          <w:rStyle w:val="CommentReference"/>
        </w:rPr>
        <w:annotationRef/>
      </w:r>
      <w:r>
        <w:t>As in the author list, please check formatting consistency for EU/</w:t>
      </w:r>
      <w:r w:rsidRPr="002419D2">
        <w:rPr>
          <w:u w:val="single"/>
        </w:rPr>
        <w:t xml:space="preserve">The </w:t>
      </w:r>
      <w:r>
        <w:t xml:space="preserve">EU, </w:t>
      </w:r>
      <w:r w:rsidRPr="002419D2">
        <w:rPr>
          <w:u w:val="single"/>
        </w:rPr>
        <w:t>The</w:t>
      </w:r>
      <w:r>
        <w:t xml:space="preserve"> United States of America etc.</w:t>
      </w:r>
    </w:p>
  </w:comment>
  <w:comment w:id="2258" w:author="Tom Maycock" w:date="2021-09-08T16:38:00Z" w:initials="TM">
    <w:p w14:paraId="0D517E60" w14:textId="4891C2E2" w:rsidR="00586EBA" w:rsidRDefault="00586EBA">
      <w:pPr>
        <w:pStyle w:val="CommentText"/>
      </w:pPr>
      <w:r>
        <w:rPr>
          <w:rStyle w:val="CommentReference"/>
        </w:rPr>
        <w:annotationRef/>
      </w:r>
      <w:r>
        <w:t>For now I spelled out EU</w:t>
      </w:r>
    </w:p>
  </w:comment>
  <w:comment w:id="2286" w:author="Robin Matthews" w:date="2021-06-17T13:57:00Z" w:initials="RM">
    <w:p w14:paraId="45B27B04" w14:textId="77777777" w:rsidR="00025FA2" w:rsidRDefault="00025FA2">
      <w:pPr>
        <w:pStyle w:val="CommentText"/>
      </w:pPr>
      <w:r>
        <w:rPr>
          <w:rStyle w:val="CommentReference"/>
        </w:rPr>
        <w:annotationRef/>
      </w:r>
      <w:r>
        <w:t>Extra stuff:</w:t>
      </w:r>
    </w:p>
    <w:p w14:paraId="32EFB28C" w14:textId="77777777" w:rsidR="00025FA2" w:rsidRDefault="00025FA2">
      <w:pPr>
        <w:pStyle w:val="CommentText"/>
      </w:pPr>
      <w:r>
        <w:t>, )</w:t>
      </w:r>
    </w:p>
    <w:p w14:paraId="3B1C9204" w14:textId="77777777" w:rsidR="00025FA2" w:rsidRDefault="00025FA2">
      <w:pPr>
        <w:pStyle w:val="CommentText"/>
      </w:pPr>
    </w:p>
    <w:p w14:paraId="5B3A4F74" w14:textId="77777777" w:rsidR="00025FA2" w:rsidRDefault="00025FA2">
      <w:pPr>
        <w:pStyle w:val="CommentText"/>
      </w:pPr>
      <w:r>
        <w:t>Correct:</w:t>
      </w:r>
    </w:p>
    <w:p w14:paraId="1324412A" w14:textId="77777777" w:rsidR="00025FA2" w:rsidRDefault="00025FA2">
      <w:pPr>
        <w:pStyle w:val="CommentText"/>
      </w:pPr>
      <w:r>
        <w:t>Rice et al. (2016)</w:t>
      </w:r>
    </w:p>
    <w:p w14:paraId="18F74F25" w14:textId="70E4A8C5" w:rsidR="00025FA2" w:rsidRDefault="00025FA2">
      <w:pPr>
        <w:pStyle w:val="CommentText"/>
      </w:pPr>
      <w:r>
        <w:t>(Rice et al., 2016)</w:t>
      </w:r>
    </w:p>
  </w:comment>
  <w:comment w:id="2291" w:author="Tom Maycock" w:date="2021-07-13T14:37:00Z" w:initials="TM">
    <w:p w14:paraId="59E3F616" w14:textId="6E8968CB" w:rsidR="00552EEF" w:rsidRDefault="00552EEF">
      <w:pPr>
        <w:pStyle w:val="CommentText"/>
      </w:pPr>
      <w:r>
        <w:rPr>
          <w:rStyle w:val="CommentReference"/>
        </w:rPr>
        <w:annotationRef/>
      </w:r>
      <w:r>
        <w:t>Corrigenda</w:t>
      </w:r>
    </w:p>
  </w:comment>
  <w:comment w:id="2307" w:author="Soapbox" w:date="2021-07-17T07:44:00Z" w:initials="SBX">
    <w:p w14:paraId="5D7C5596" w14:textId="65048CBA" w:rsidR="0027175C" w:rsidRDefault="0027175C">
      <w:pPr>
        <w:pStyle w:val="CommentText"/>
      </w:pPr>
      <w:r>
        <w:rPr>
          <w:rStyle w:val="CommentReference"/>
        </w:rPr>
        <w:annotationRef/>
      </w:r>
      <w:r>
        <w:t>Q: en dash?</w:t>
      </w:r>
    </w:p>
  </w:comment>
  <w:comment w:id="2308" w:author="Tom Maycock" w:date="2021-09-08T16:41:00Z" w:initials="TM">
    <w:p w14:paraId="3F7CAD4C" w14:textId="3CA6CFA1" w:rsidR="00586EBA" w:rsidRDefault="00586EBA">
      <w:pPr>
        <w:pStyle w:val="CommentText"/>
      </w:pPr>
      <w:r>
        <w:rPr>
          <w:rStyle w:val="CommentReference"/>
        </w:rPr>
        <w:annotationRef/>
      </w:r>
      <w:r>
        <w:t>Yes, implemented</w:t>
      </w:r>
    </w:p>
  </w:comment>
  <w:comment w:id="2326" w:author="Robin Matthews" w:date="2021-06-17T13:57:00Z" w:initials="RM">
    <w:p w14:paraId="3D12FC12" w14:textId="77777777" w:rsidR="00025FA2" w:rsidRPr="0061484F" w:rsidRDefault="00025FA2">
      <w:pPr>
        <w:pStyle w:val="CommentText"/>
        <w:rPr>
          <w:lang w:val="en-US"/>
        </w:rPr>
      </w:pPr>
      <w:r>
        <w:rPr>
          <w:rStyle w:val="CommentReference"/>
        </w:rPr>
        <w:annotationRef/>
      </w:r>
      <w:r w:rsidRPr="0061484F">
        <w:rPr>
          <w:lang w:val="en-US"/>
        </w:rPr>
        <w:t>Extra stuff:</w:t>
      </w:r>
    </w:p>
    <w:p w14:paraId="372A3931" w14:textId="77777777" w:rsidR="00025FA2" w:rsidRPr="0061484F" w:rsidRDefault="00025FA2">
      <w:pPr>
        <w:pStyle w:val="CommentText"/>
        <w:rPr>
          <w:lang w:val="en-US"/>
        </w:rPr>
      </w:pPr>
      <w:r w:rsidRPr="0061484F">
        <w:rPr>
          <w:lang w:val="en-US"/>
        </w:rPr>
        <w:t>(, ; also used for the 2010-2016 mean emission map)</w:t>
      </w:r>
    </w:p>
    <w:p w14:paraId="72C0C179" w14:textId="77777777" w:rsidR="00025FA2" w:rsidRPr="0061484F" w:rsidRDefault="00025FA2">
      <w:pPr>
        <w:pStyle w:val="CommentText"/>
        <w:rPr>
          <w:lang w:val="en-US"/>
        </w:rPr>
      </w:pPr>
    </w:p>
    <w:p w14:paraId="7A236692" w14:textId="77777777" w:rsidR="00025FA2" w:rsidRDefault="00025FA2">
      <w:pPr>
        <w:pStyle w:val="CommentText"/>
      </w:pPr>
      <w:r>
        <w:t>Correct:</w:t>
      </w:r>
    </w:p>
    <w:p w14:paraId="45BF952A" w14:textId="77777777" w:rsidR="00025FA2" w:rsidRDefault="00025FA2">
      <w:pPr>
        <w:pStyle w:val="CommentText"/>
      </w:pPr>
      <w:r>
        <w:t>Chandra et al. (2021)</w:t>
      </w:r>
    </w:p>
    <w:p w14:paraId="2B592095" w14:textId="61CA4D37" w:rsidR="00025FA2" w:rsidRDefault="00025FA2">
      <w:pPr>
        <w:pStyle w:val="CommentText"/>
      </w:pPr>
      <w:r>
        <w:t>(Chandra et al., 2021)</w:t>
      </w:r>
    </w:p>
  </w:comment>
  <w:comment w:id="2371" w:author="Robin Matthews" w:date="2021-06-17T13:57:00Z" w:initials="RM">
    <w:p w14:paraId="57DF7EBB" w14:textId="77777777" w:rsidR="00025FA2" w:rsidRPr="0061484F" w:rsidRDefault="00025FA2">
      <w:pPr>
        <w:pStyle w:val="CommentText"/>
        <w:rPr>
          <w:lang w:val="en-US"/>
        </w:rPr>
      </w:pPr>
      <w:r>
        <w:rPr>
          <w:rStyle w:val="CommentReference"/>
        </w:rPr>
        <w:annotationRef/>
      </w:r>
      <w:r w:rsidRPr="0061484F">
        <w:rPr>
          <w:lang w:val="en-US"/>
        </w:rPr>
        <w:t>Not found:</w:t>
      </w:r>
    </w:p>
    <w:p w14:paraId="0B49E6D8" w14:textId="77777777" w:rsidR="00025FA2" w:rsidRPr="0061484F" w:rsidRDefault="00025FA2">
      <w:pPr>
        <w:pStyle w:val="CommentText"/>
        <w:rPr>
          <w:lang w:val="en-US"/>
        </w:rPr>
      </w:pPr>
      <w:r w:rsidRPr="0061484F">
        <w:rPr>
          <w:lang w:val="en-US"/>
        </w:rPr>
        <w:t>W. Wang et al., 2014</w:t>
      </w:r>
    </w:p>
    <w:p w14:paraId="3408F4A2" w14:textId="77777777" w:rsidR="00025FA2" w:rsidRPr="0061484F" w:rsidRDefault="00025FA2">
      <w:pPr>
        <w:pStyle w:val="CommentText"/>
        <w:rPr>
          <w:lang w:val="en-US"/>
        </w:rPr>
      </w:pPr>
    </w:p>
    <w:p w14:paraId="7E4783B1" w14:textId="77777777" w:rsidR="00025FA2" w:rsidRPr="0061484F" w:rsidRDefault="00025FA2">
      <w:pPr>
        <w:pStyle w:val="CommentText"/>
        <w:rPr>
          <w:lang w:val="en-US"/>
        </w:rPr>
      </w:pPr>
      <w:r w:rsidRPr="0061484F">
        <w:rPr>
          <w:lang w:val="en-US"/>
        </w:rPr>
        <w:t>Extra stuff:</w:t>
      </w:r>
    </w:p>
    <w:p w14:paraId="05E3681D" w14:textId="77777777" w:rsidR="00025FA2" w:rsidRPr="0061484F" w:rsidRDefault="00025FA2">
      <w:pPr>
        <w:pStyle w:val="CommentText"/>
        <w:rPr>
          <w:lang w:val="en-US"/>
        </w:rPr>
      </w:pPr>
      <w:r w:rsidRPr="0061484F">
        <w:rPr>
          <w:lang w:val="en-US"/>
        </w:rPr>
        <w:t>(; ; Wang et al., 2014a)</w:t>
      </w:r>
    </w:p>
    <w:p w14:paraId="13022CC6" w14:textId="77777777" w:rsidR="00025FA2" w:rsidRPr="0061484F" w:rsidRDefault="00025FA2">
      <w:pPr>
        <w:pStyle w:val="CommentText"/>
        <w:rPr>
          <w:lang w:val="en-US"/>
        </w:rPr>
      </w:pPr>
    </w:p>
    <w:p w14:paraId="20A00FBE" w14:textId="77777777" w:rsidR="00025FA2" w:rsidRDefault="00025FA2">
      <w:pPr>
        <w:pStyle w:val="CommentText"/>
      </w:pPr>
      <w:r>
        <w:t>Correct:</w:t>
      </w:r>
    </w:p>
    <w:p w14:paraId="3D35E0C0" w14:textId="3788B4EE" w:rsidR="00025FA2" w:rsidRDefault="00025FA2">
      <w:pPr>
        <w:pStyle w:val="CommentText"/>
      </w:pPr>
      <w:r>
        <w:t>(Ravishankara et al., 2009; Fleming et al., 2011; W. Wang et al., 2014)</w:t>
      </w:r>
    </w:p>
  </w:comment>
  <w:comment w:id="2402" w:author="Robin Matthews" w:date="2021-06-17T13:57:00Z" w:initials="RM">
    <w:p w14:paraId="7AF4AC8E" w14:textId="77777777" w:rsidR="00025FA2" w:rsidRPr="0061484F" w:rsidRDefault="00025FA2">
      <w:pPr>
        <w:pStyle w:val="CommentText"/>
        <w:rPr>
          <w:lang w:val="en-US"/>
        </w:rPr>
      </w:pPr>
      <w:r>
        <w:rPr>
          <w:rStyle w:val="CommentReference"/>
        </w:rPr>
        <w:annotationRef/>
      </w:r>
      <w:r w:rsidRPr="0061484F">
        <w:rPr>
          <w:lang w:val="en-US"/>
        </w:rPr>
        <w:t>Not found:</w:t>
      </w:r>
    </w:p>
    <w:p w14:paraId="0CCA3EF2" w14:textId="77777777" w:rsidR="00025FA2" w:rsidRPr="0061484F" w:rsidRDefault="00025FA2">
      <w:pPr>
        <w:pStyle w:val="CommentText"/>
        <w:rPr>
          <w:lang w:val="en-US"/>
        </w:rPr>
      </w:pPr>
      <w:r w:rsidRPr="0061484F">
        <w:rPr>
          <w:lang w:val="en-US"/>
        </w:rPr>
        <w:t>S. Yang et al., 2020</w:t>
      </w:r>
    </w:p>
    <w:p w14:paraId="5DE68E13" w14:textId="77777777" w:rsidR="00025FA2" w:rsidRPr="0061484F" w:rsidRDefault="00025FA2">
      <w:pPr>
        <w:pStyle w:val="CommentText"/>
        <w:rPr>
          <w:lang w:val="en-US"/>
        </w:rPr>
      </w:pPr>
    </w:p>
    <w:p w14:paraId="2A746C8C" w14:textId="77777777" w:rsidR="00025FA2" w:rsidRDefault="00025FA2">
      <w:pPr>
        <w:pStyle w:val="CommentText"/>
      </w:pPr>
      <w:r>
        <w:t>Extra stuff:</w:t>
      </w:r>
    </w:p>
    <w:p w14:paraId="550962FF" w14:textId="77777777" w:rsidR="00025FA2" w:rsidRDefault="00025FA2">
      <w:pPr>
        <w:pStyle w:val="CommentText"/>
      </w:pPr>
      <w:r>
        <w:t>(; ; Yang et al., 2020b)</w:t>
      </w:r>
    </w:p>
    <w:p w14:paraId="63533E81" w14:textId="77777777" w:rsidR="00025FA2" w:rsidRDefault="00025FA2">
      <w:pPr>
        <w:pStyle w:val="CommentText"/>
      </w:pPr>
    </w:p>
    <w:p w14:paraId="72A84E36" w14:textId="77777777" w:rsidR="00025FA2" w:rsidRDefault="00025FA2">
      <w:pPr>
        <w:pStyle w:val="CommentText"/>
      </w:pPr>
      <w:r>
        <w:t>Correct:</w:t>
      </w:r>
    </w:p>
    <w:p w14:paraId="68597B7B" w14:textId="3DCD626E" w:rsidR="00025FA2" w:rsidRDefault="00025FA2">
      <w:pPr>
        <w:pStyle w:val="CommentText"/>
      </w:pPr>
      <w:r>
        <w:t>(Ji et al., 2019; Thompson et al., 2019; S. Yang et al., 2020)</w:t>
      </w:r>
    </w:p>
  </w:comment>
  <w:comment w:id="2431" w:author="Ian Blenkinsop" w:date="2021-07-28T13:38:00Z" w:initials="IB">
    <w:p w14:paraId="2B51B45F" w14:textId="0DA18712" w:rsidR="00CA0FD0" w:rsidRDefault="00CA0FD0">
      <w:pPr>
        <w:pStyle w:val="CommentText"/>
      </w:pPr>
      <w:r>
        <w:rPr>
          <w:rStyle w:val="CommentReference"/>
        </w:rPr>
        <w:annotationRef/>
      </w:r>
      <w:r>
        <w:t>If this is an uncertainty range, format as</w:t>
      </w:r>
      <w:r>
        <w:br/>
      </w:r>
      <w:r w:rsidRPr="00CA0FD0">
        <w:rPr>
          <w:b/>
          <w:bCs/>
          <w:lang w:val="fr-FR"/>
        </w:rPr>
        <w:t xml:space="preserve">3.8 </w:t>
      </w:r>
      <w:r>
        <w:rPr>
          <w:b/>
          <w:bCs/>
          <w:lang w:val="fr-FR"/>
        </w:rPr>
        <w:t>[</w:t>
      </w:r>
      <w:r w:rsidRPr="00CA0FD0">
        <w:rPr>
          <w:b/>
          <w:bCs/>
          <w:lang w:val="fr-FR"/>
        </w:rPr>
        <w:t>2.5–5.8</w:t>
      </w:r>
      <w:r>
        <w:rPr>
          <w:b/>
          <w:bCs/>
          <w:lang w:val="fr-FR"/>
        </w:rPr>
        <w:t>]</w:t>
      </w:r>
      <w:r w:rsidRPr="00CA0FD0">
        <w:rPr>
          <w:b/>
          <w:bCs/>
          <w:lang w:val="fr-FR"/>
        </w:rPr>
        <w:t xml:space="preserve"> TgN yr</w:t>
      </w:r>
      <w:r>
        <w:rPr>
          <w:b/>
          <w:bCs/>
          <w:vertAlign w:val="superscript"/>
          <w:lang w:val="fr-FR"/>
        </w:rPr>
        <w:t>–</w:t>
      </w:r>
      <w:r w:rsidRPr="00CA0FD0">
        <w:rPr>
          <w:b/>
          <w:bCs/>
          <w:vertAlign w:val="superscript"/>
          <w:lang w:val="fr-FR"/>
        </w:rPr>
        <w:t>1</w:t>
      </w:r>
    </w:p>
  </w:comment>
  <w:comment w:id="2432" w:author="Tom Maycock" w:date="2021-09-08T16:44:00Z" w:initials="TM">
    <w:p w14:paraId="50F8FFB3" w14:textId="5BF63E44" w:rsidR="00586EBA" w:rsidRDefault="00586EBA">
      <w:pPr>
        <w:pStyle w:val="CommentText"/>
      </w:pPr>
      <w:r w:rsidRPr="00586EBA">
        <w:rPr>
          <w:rStyle w:val="CommentReference"/>
          <w:highlight w:val="yellow"/>
        </w:rPr>
        <w:annotationRef/>
      </w:r>
      <w:r w:rsidRPr="00586EBA">
        <w:rPr>
          <w:highlight w:val="yellow"/>
        </w:rPr>
        <w:t>As noted above, if 5-95/very likely range, please change to square brackets</w:t>
      </w:r>
    </w:p>
  </w:comment>
  <w:comment w:id="2464" w:author="Ian Blenkinsop" w:date="2021-07-28T13:39:00Z" w:initials="IB">
    <w:p w14:paraId="09CCF79B" w14:textId="4253A7C7" w:rsidR="00CA0FD0" w:rsidRDefault="00CA0FD0">
      <w:pPr>
        <w:pStyle w:val="CommentText"/>
      </w:pPr>
      <w:r w:rsidRPr="00586EBA">
        <w:rPr>
          <w:rStyle w:val="CommentReference"/>
          <w:highlight w:val="yellow"/>
        </w:rPr>
        <w:annotationRef/>
      </w:r>
      <w:r w:rsidRPr="00586EBA">
        <w:rPr>
          <w:highlight w:val="yellow"/>
        </w:rPr>
        <w:t>Again, are these uncertainty ranges?</w:t>
      </w:r>
      <w:r w:rsidRPr="00586EBA">
        <w:rPr>
          <w:highlight w:val="yellow"/>
        </w:rPr>
        <w:br/>
      </w:r>
      <w:r w:rsidRPr="00586EBA">
        <w:rPr>
          <w:b/>
          <w:bCs/>
          <w:highlight w:val="yellow"/>
        </w:rPr>
        <w:t>0.2 [0.1</w:t>
      </w:r>
      <w:r w:rsidRPr="00586EBA">
        <w:rPr>
          <w:b/>
          <w:bCs/>
          <w:highlight w:val="yellow"/>
          <w:lang w:eastAsia="en-US"/>
        </w:rPr>
        <w:t>–</w:t>
      </w:r>
      <w:r w:rsidRPr="00586EBA">
        <w:rPr>
          <w:b/>
          <w:bCs/>
          <w:highlight w:val="yellow"/>
        </w:rPr>
        <w:t>0.3] TgN yr</w:t>
      </w:r>
      <w:r w:rsidRPr="00586EBA">
        <w:rPr>
          <w:b/>
          <w:bCs/>
          <w:highlight w:val="yellow"/>
          <w:vertAlign w:val="superscript"/>
        </w:rPr>
        <w:t>–1</w:t>
      </w:r>
    </w:p>
  </w:comment>
  <w:comment w:id="2470" w:author="Ian Blenkinsop" w:date="2021-07-28T13:40:00Z" w:initials="IB">
    <w:p w14:paraId="574D3AFB" w14:textId="764CA3F6" w:rsidR="00CA0FD0" w:rsidRDefault="00CA0FD0">
      <w:pPr>
        <w:pStyle w:val="CommentText"/>
      </w:pPr>
      <w:r w:rsidRPr="00586EBA">
        <w:rPr>
          <w:rStyle w:val="CommentReference"/>
          <w:highlight w:val="yellow"/>
        </w:rPr>
        <w:annotationRef/>
      </w:r>
      <w:r w:rsidRPr="00586EBA">
        <w:rPr>
          <w:highlight w:val="yellow"/>
        </w:rPr>
        <w:t>Square brackets for uncertainy ranges?</w:t>
      </w:r>
    </w:p>
  </w:comment>
  <w:comment w:id="2476" w:author="Ian Blenkinsop" w:date="2021-07-28T13:40:00Z" w:initials="IB">
    <w:p w14:paraId="71926F34" w14:textId="4965CCE6" w:rsidR="00CA0FD0" w:rsidRDefault="00CA0FD0">
      <w:pPr>
        <w:pStyle w:val="CommentText"/>
      </w:pPr>
      <w:r w:rsidRPr="00586EBA">
        <w:rPr>
          <w:rStyle w:val="CommentReference"/>
          <w:highlight w:val="yellow"/>
        </w:rPr>
        <w:annotationRef/>
      </w:r>
      <w:r w:rsidRPr="00586EBA">
        <w:rPr>
          <w:highlight w:val="yellow"/>
        </w:rPr>
        <w:t>Sq brackets?</w:t>
      </w:r>
    </w:p>
  </w:comment>
  <w:comment w:id="2488" w:author="Robin Matthews" w:date="2021-06-17T13:58:00Z" w:initials="RM">
    <w:p w14:paraId="0DBDEE72" w14:textId="77777777" w:rsidR="00025FA2" w:rsidRPr="0061484F" w:rsidRDefault="00025FA2">
      <w:pPr>
        <w:pStyle w:val="CommentText"/>
        <w:rPr>
          <w:lang w:val="en-US"/>
        </w:rPr>
      </w:pPr>
      <w:r>
        <w:rPr>
          <w:rStyle w:val="CommentReference"/>
        </w:rPr>
        <w:annotationRef/>
      </w:r>
      <w:r w:rsidRPr="0061484F">
        <w:rPr>
          <w:lang w:val="en-US"/>
        </w:rPr>
        <w:t>Not found:</w:t>
      </w:r>
    </w:p>
    <w:p w14:paraId="74AEEC32" w14:textId="77777777" w:rsidR="00025FA2" w:rsidRPr="0061484F" w:rsidRDefault="00025FA2">
      <w:pPr>
        <w:pStyle w:val="CommentText"/>
        <w:rPr>
          <w:lang w:val="en-US"/>
        </w:rPr>
      </w:pPr>
      <w:r w:rsidRPr="0061484F">
        <w:rPr>
          <w:lang w:val="en-US"/>
        </w:rPr>
        <w:t>S. Yang et al., 2020</w:t>
      </w:r>
    </w:p>
    <w:p w14:paraId="521616FF" w14:textId="77777777" w:rsidR="00025FA2" w:rsidRPr="0061484F" w:rsidRDefault="00025FA2">
      <w:pPr>
        <w:pStyle w:val="CommentText"/>
        <w:rPr>
          <w:lang w:val="en-US"/>
        </w:rPr>
      </w:pPr>
    </w:p>
    <w:p w14:paraId="3BF4B7C1" w14:textId="77777777" w:rsidR="00025FA2" w:rsidRDefault="00025FA2">
      <w:pPr>
        <w:pStyle w:val="CommentText"/>
      </w:pPr>
      <w:r>
        <w:t>Extra stuff:</w:t>
      </w:r>
    </w:p>
    <w:p w14:paraId="709907D0" w14:textId="77777777" w:rsidR="00025FA2" w:rsidRDefault="00025FA2">
      <w:pPr>
        <w:pStyle w:val="CommentText"/>
      </w:pPr>
      <w:r>
        <w:t>(; Yang et al., 2020b)</w:t>
      </w:r>
    </w:p>
    <w:p w14:paraId="24B845A4" w14:textId="77777777" w:rsidR="00025FA2" w:rsidRDefault="00025FA2">
      <w:pPr>
        <w:pStyle w:val="CommentText"/>
      </w:pPr>
    </w:p>
    <w:p w14:paraId="5D43E5EB" w14:textId="77777777" w:rsidR="00025FA2" w:rsidRDefault="00025FA2">
      <w:pPr>
        <w:pStyle w:val="CommentText"/>
      </w:pPr>
      <w:r>
        <w:t>Correct:</w:t>
      </w:r>
    </w:p>
    <w:p w14:paraId="0A7F561B" w14:textId="10D8437D" w:rsidR="00025FA2" w:rsidRDefault="00025FA2">
      <w:pPr>
        <w:pStyle w:val="CommentText"/>
      </w:pPr>
      <w:r>
        <w:t>(Bianchi et al., 2012; S. Yang et al., 2020)</w:t>
      </w:r>
    </w:p>
  </w:comment>
  <w:comment w:id="2499" w:author="Robin Matthews" w:date="2021-06-17T13:58:00Z" w:initials="RM">
    <w:p w14:paraId="34460C78" w14:textId="77777777" w:rsidR="00025FA2" w:rsidRPr="0061484F" w:rsidRDefault="00025FA2">
      <w:pPr>
        <w:pStyle w:val="CommentText"/>
        <w:rPr>
          <w:lang w:val="en-US"/>
        </w:rPr>
      </w:pPr>
      <w:r>
        <w:rPr>
          <w:rStyle w:val="CommentReference"/>
        </w:rPr>
        <w:annotationRef/>
      </w:r>
      <w:r w:rsidRPr="0061484F">
        <w:rPr>
          <w:lang w:val="en-US"/>
        </w:rPr>
        <w:t>Not found:</w:t>
      </w:r>
    </w:p>
    <w:p w14:paraId="3DC4ACC4" w14:textId="77777777" w:rsidR="00025FA2" w:rsidRPr="0061484F" w:rsidRDefault="00025FA2">
      <w:pPr>
        <w:pStyle w:val="CommentText"/>
        <w:rPr>
          <w:lang w:val="en-US"/>
        </w:rPr>
      </w:pPr>
      <w:r w:rsidRPr="0061484F">
        <w:rPr>
          <w:lang w:val="en-US"/>
        </w:rPr>
        <w:t>Battaglia and Joos, 2018b</w:t>
      </w:r>
    </w:p>
    <w:p w14:paraId="42E94830" w14:textId="77777777" w:rsidR="00025FA2" w:rsidRPr="0061484F" w:rsidRDefault="00025FA2">
      <w:pPr>
        <w:pStyle w:val="CommentText"/>
        <w:rPr>
          <w:lang w:val="en-US"/>
        </w:rPr>
      </w:pPr>
    </w:p>
    <w:p w14:paraId="65A0C47B" w14:textId="77777777" w:rsidR="00025FA2" w:rsidRPr="0061484F" w:rsidRDefault="00025FA2">
      <w:pPr>
        <w:pStyle w:val="CommentText"/>
        <w:rPr>
          <w:lang w:val="en-US"/>
        </w:rPr>
      </w:pPr>
      <w:r w:rsidRPr="0061484F">
        <w:rPr>
          <w:lang w:val="en-US"/>
        </w:rPr>
        <w:t>Extra stuff:</w:t>
      </w:r>
    </w:p>
    <w:p w14:paraId="55D6476A" w14:textId="77777777" w:rsidR="00025FA2" w:rsidRPr="0061484F" w:rsidRDefault="00025FA2">
      <w:pPr>
        <w:pStyle w:val="CommentText"/>
        <w:rPr>
          <w:lang w:val="en-US"/>
        </w:rPr>
      </w:pPr>
      <w:r w:rsidRPr="0061484F">
        <w:rPr>
          <w:lang w:val="en-US"/>
        </w:rPr>
        <w:t>(4 to 7%, Battaglia and Joos, 2018; )</w:t>
      </w:r>
    </w:p>
    <w:p w14:paraId="4AF85D89" w14:textId="77777777" w:rsidR="00025FA2" w:rsidRPr="0061484F" w:rsidRDefault="00025FA2">
      <w:pPr>
        <w:pStyle w:val="CommentText"/>
        <w:rPr>
          <w:lang w:val="en-US"/>
        </w:rPr>
      </w:pPr>
    </w:p>
    <w:p w14:paraId="083A6A00" w14:textId="77777777" w:rsidR="00025FA2" w:rsidRPr="0061484F" w:rsidRDefault="00025FA2">
      <w:pPr>
        <w:pStyle w:val="CommentText"/>
        <w:rPr>
          <w:lang w:val="en-US"/>
        </w:rPr>
      </w:pPr>
      <w:r w:rsidRPr="0061484F">
        <w:rPr>
          <w:lang w:val="en-US"/>
        </w:rPr>
        <w:t>Correct:</w:t>
      </w:r>
    </w:p>
    <w:p w14:paraId="00A76D9C" w14:textId="4401449D" w:rsidR="00025FA2" w:rsidRPr="0061484F" w:rsidRDefault="00025FA2">
      <w:pPr>
        <w:pStyle w:val="CommentText"/>
        <w:rPr>
          <w:lang w:val="en-US"/>
        </w:rPr>
      </w:pPr>
      <w:r w:rsidRPr="0061484F">
        <w:rPr>
          <w:lang w:val="en-US"/>
        </w:rPr>
        <w:t>(Battaglia and Joos, 2018b; Buitenhuis et al., 2018)</w:t>
      </w:r>
    </w:p>
  </w:comment>
  <w:comment w:id="2533" w:author="Ian Blenkinsop" w:date="2021-07-28T13:41:00Z" w:initials="IB">
    <w:p w14:paraId="57A09726" w14:textId="773EE804" w:rsidR="00CA0FD0" w:rsidRDefault="00CA0FD0">
      <w:pPr>
        <w:pStyle w:val="CommentText"/>
      </w:pPr>
      <w:r w:rsidRPr="00461984">
        <w:rPr>
          <w:rStyle w:val="CommentReference"/>
          <w:highlight w:val="yellow"/>
        </w:rPr>
        <w:annotationRef/>
      </w:r>
      <w:r w:rsidRPr="00461984">
        <w:rPr>
          <w:highlight w:val="yellow"/>
        </w:rPr>
        <w:t>Sq brackets throughout this paragraph?</w:t>
      </w:r>
    </w:p>
  </w:comment>
  <w:comment w:id="2555" w:author="Soapbox" w:date="2021-07-17T09:27:00Z" w:initials="SBX">
    <w:p w14:paraId="08686A8E" w14:textId="77ACEF03" w:rsidR="008D41FA" w:rsidRDefault="008D41FA">
      <w:pPr>
        <w:pStyle w:val="CommentText"/>
      </w:pPr>
      <w:r>
        <w:rPr>
          <w:rStyle w:val="CommentReference"/>
        </w:rPr>
        <w:annotationRef/>
      </w:r>
      <w:r>
        <w:t>Q: en dash?</w:t>
      </w:r>
    </w:p>
  </w:comment>
  <w:comment w:id="2567" w:author="Ian Blenkinsop" w:date="2021-07-28T13:43:00Z" w:initials="IB">
    <w:p w14:paraId="60B22C57" w14:textId="5CBE6F70" w:rsidR="003F4824" w:rsidRDefault="003F4824">
      <w:pPr>
        <w:pStyle w:val="CommentText"/>
      </w:pPr>
      <w:r w:rsidRPr="00461984">
        <w:rPr>
          <w:rStyle w:val="CommentReference"/>
          <w:highlight w:val="yellow"/>
        </w:rPr>
        <w:annotationRef/>
      </w:r>
      <w:r w:rsidRPr="00461984">
        <w:rPr>
          <w:highlight w:val="yellow"/>
        </w:rPr>
        <w:t>Sq brackets (several in this paragraph)</w:t>
      </w:r>
    </w:p>
  </w:comment>
  <w:comment w:id="2584" w:author="Ian Blenkinsop" w:date="2021-07-28T13:43:00Z" w:initials="IB">
    <w:p w14:paraId="0F048E42" w14:textId="65984BC4" w:rsidR="003F4824" w:rsidRPr="003F4824" w:rsidRDefault="003F4824">
      <w:pPr>
        <w:pStyle w:val="CommentText"/>
      </w:pPr>
      <w:r w:rsidRPr="00461984">
        <w:rPr>
          <w:rStyle w:val="CommentReference"/>
          <w:highlight w:val="yellow"/>
        </w:rPr>
        <w:annotationRef/>
      </w:r>
      <w:r w:rsidRPr="00461984">
        <w:rPr>
          <w:highlight w:val="yellow"/>
        </w:rPr>
        <w:t>Format as?</w:t>
      </w:r>
      <w:r w:rsidRPr="00461984">
        <w:rPr>
          <w:highlight w:val="yellow"/>
        </w:rPr>
        <w:br/>
      </w:r>
      <w:r w:rsidRPr="00461984">
        <w:rPr>
          <w:b/>
          <w:bCs/>
          <w:highlight w:val="yellow"/>
          <w:lang w:val="fr-FR"/>
        </w:rPr>
        <w:t>(7.3 [4.2 to 11.4] TgN yr</w:t>
      </w:r>
      <w:r w:rsidRPr="00461984">
        <w:rPr>
          <w:b/>
          <w:bCs/>
          <w:highlight w:val="yellow"/>
          <w:vertAlign w:val="superscript"/>
          <w:lang w:val="fr-FR"/>
        </w:rPr>
        <w:t>–1</w:t>
      </w:r>
      <w:r w:rsidRPr="00461984">
        <w:rPr>
          <w:b/>
          <w:bCs/>
          <w:highlight w:val="yellow"/>
          <w:lang w:val="fr-FR"/>
        </w:rPr>
        <w:t>)</w:t>
      </w:r>
    </w:p>
  </w:comment>
  <w:comment w:id="2591" w:author="Tom Maycock" w:date="2021-09-08T16:46:00Z" w:initials="TM">
    <w:p w14:paraId="56614430" w14:textId="3B20725D" w:rsidR="00461984" w:rsidRDefault="00461984">
      <w:pPr>
        <w:pStyle w:val="CommentText"/>
      </w:pPr>
      <w:r w:rsidRPr="00461984">
        <w:rPr>
          <w:rStyle w:val="CommentReference"/>
          <w:highlight w:val="yellow"/>
        </w:rPr>
        <w:annotationRef/>
      </w:r>
      <w:r w:rsidRPr="00461984">
        <w:rPr>
          <w:highlight w:val="yellow"/>
        </w:rPr>
        <w:t>Square brackets?</w:t>
      </w:r>
    </w:p>
  </w:comment>
  <w:comment w:id="2599" w:author="Soapbox" w:date="2021-07-17T09:31:00Z" w:initials="SBX">
    <w:p w14:paraId="608AC9FB" w14:textId="3E0FE28A" w:rsidR="005F09CA" w:rsidRDefault="005F09CA">
      <w:pPr>
        <w:pStyle w:val="CommentText"/>
      </w:pPr>
      <w:r w:rsidRPr="00461984">
        <w:rPr>
          <w:rStyle w:val="CommentReference"/>
          <w:highlight w:val="yellow"/>
        </w:rPr>
        <w:annotationRef/>
      </w:r>
      <w:r w:rsidRPr="00461984">
        <w:rPr>
          <w:highlight w:val="yellow"/>
        </w:rPr>
        <w:t xml:space="preserve">Q: change </w:t>
      </w:r>
      <w:r w:rsidR="00461984" w:rsidRPr="00461984">
        <w:rPr>
          <w:highlight w:val="yellow"/>
        </w:rPr>
        <w:t>to</w:t>
      </w:r>
      <w:r w:rsidR="003F4824" w:rsidRPr="00461984">
        <w:rPr>
          <w:highlight w:val="yellow"/>
        </w:rPr>
        <w:t xml:space="preserve"> sq brackets?</w:t>
      </w:r>
    </w:p>
  </w:comment>
  <w:comment w:id="2614" w:author="Ian Blenkinsop" w:date="2021-07-28T13:47:00Z" w:initials="IB">
    <w:p w14:paraId="647A3FEB" w14:textId="22570D76" w:rsidR="00C62BFD" w:rsidRDefault="00C62BFD">
      <w:pPr>
        <w:pStyle w:val="CommentText"/>
      </w:pPr>
      <w:r>
        <w:rPr>
          <w:rStyle w:val="CommentReference"/>
        </w:rPr>
        <w:annotationRef/>
      </w:r>
      <w:r>
        <w:t>Earlier chatpers have included units in all column headings. Suggest adding here for clarity?</w:t>
      </w:r>
    </w:p>
  </w:comment>
  <w:comment w:id="2615" w:author="Tom Maycock" w:date="2021-09-08T16:46:00Z" w:initials="TM">
    <w:p w14:paraId="0E9A8D7F" w14:textId="451A4CBC" w:rsidR="00461984" w:rsidRDefault="00461984">
      <w:pPr>
        <w:pStyle w:val="CommentText"/>
      </w:pPr>
      <w:r>
        <w:rPr>
          <w:rStyle w:val="CommentReference"/>
        </w:rPr>
        <w:annotationRef/>
      </w:r>
      <w:r>
        <w:t>agree</w:t>
      </w:r>
    </w:p>
  </w:comment>
  <w:comment w:id="2633" w:author="Ian Blenkinsop" w:date="2021-07-28T13:46:00Z" w:initials="IB">
    <w:p w14:paraId="71474665" w14:textId="4499FE27" w:rsidR="00B17F52" w:rsidRDefault="00B17F52">
      <w:pPr>
        <w:pStyle w:val="CommentText"/>
      </w:pPr>
      <w:r w:rsidRPr="00461984">
        <w:rPr>
          <w:rStyle w:val="CommentReference"/>
          <w:highlight w:val="yellow"/>
        </w:rPr>
        <w:annotationRef/>
      </w:r>
      <w:r w:rsidRPr="00461984">
        <w:rPr>
          <w:highlight w:val="yellow"/>
        </w:rPr>
        <w:t xml:space="preserve">These seem to be uncertainty ranges? If so, do they need to be formatted the same as in body copy? i.e. </w:t>
      </w:r>
      <w:r w:rsidRPr="00461984">
        <w:rPr>
          <w:highlight w:val="yellow"/>
        </w:rPr>
        <w:br/>
      </w:r>
      <w:r w:rsidRPr="00461984">
        <w:rPr>
          <w:highlight w:val="yellow"/>
          <w:lang w:val="fr-FR"/>
        </w:rPr>
        <w:t>0.9 [</w:t>
      </w:r>
      <w:r w:rsidRPr="00461984">
        <w:rPr>
          <w:highlight w:val="yellow"/>
          <w:lang w:val="fr-FR"/>
        </w:rPr>
        <w:annotationRef/>
      </w:r>
      <w:r w:rsidRPr="00461984">
        <w:rPr>
          <w:highlight w:val="yellow"/>
          <w:lang w:val="fr-FR"/>
        </w:rPr>
        <w:t>0.8 to 1.1]</w:t>
      </w:r>
      <w:r w:rsidRPr="00461984">
        <w:rPr>
          <w:highlight w:val="yellow"/>
          <w:lang w:val="fr-FR"/>
        </w:rPr>
        <w:br/>
        <w:t xml:space="preserve">0.2 [–0.4 to </w:t>
      </w:r>
      <w:r w:rsidRPr="00461984">
        <w:rPr>
          <w:b/>
          <w:bCs/>
          <w:highlight w:val="yellow"/>
          <w:lang w:val="fr-FR"/>
        </w:rPr>
        <w:t>+</w:t>
      </w:r>
      <w:r w:rsidRPr="00461984">
        <w:rPr>
          <w:highlight w:val="yellow"/>
          <w:lang w:val="fr-FR"/>
        </w:rPr>
        <w:t>0.9]</w:t>
      </w:r>
      <w:r w:rsidRPr="00461984">
        <w:rPr>
          <w:highlight w:val="yellow"/>
          <w:lang w:val="fr-FR"/>
        </w:rPr>
        <w:br/>
      </w:r>
      <w:r w:rsidRPr="00461984">
        <w:rPr>
          <w:highlight w:val="yellow"/>
          <w:lang w:val="fr-FR"/>
        </w:rPr>
        <w:br/>
        <w:t>[add in plus for ranges that straddle zero, for clarity ?]</w:t>
      </w:r>
    </w:p>
  </w:comment>
  <w:comment w:id="2663" w:author="Soapbox" w:date="2021-07-17T10:05:00Z" w:initials="SBX">
    <w:p w14:paraId="537CDE6E" w14:textId="73971952" w:rsidR="00BE03AD" w:rsidRDefault="00BE03AD">
      <w:pPr>
        <w:pStyle w:val="CommentText"/>
      </w:pPr>
      <w:r>
        <w:rPr>
          <w:rStyle w:val="CommentReference"/>
        </w:rPr>
        <w:annotationRef/>
      </w:r>
      <w:r>
        <w:t>Q: 9 years? remove the decimal</w:t>
      </w:r>
      <w:r w:rsidR="008933CA">
        <w:t xml:space="preserve"> zero?</w:t>
      </w:r>
    </w:p>
  </w:comment>
  <w:comment w:id="2713" w:author="Robin Matthews" w:date="2021-06-17T13:58:00Z" w:initials="RM">
    <w:p w14:paraId="0DE89F4B" w14:textId="77777777" w:rsidR="00025FA2" w:rsidRPr="0061484F" w:rsidRDefault="00025FA2">
      <w:pPr>
        <w:pStyle w:val="CommentText"/>
        <w:rPr>
          <w:lang w:val="en-US"/>
        </w:rPr>
      </w:pPr>
      <w:r>
        <w:rPr>
          <w:rStyle w:val="CommentReference"/>
        </w:rPr>
        <w:annotationRef/>
      </w:r>
      <w:r w:rsidRPr="0061484F">
        <w:rPr>
          <w:lang w:val="en-US"/>
        </w:rPr>
        <w:t>Not found:</w:t>
      </w:r>
    </w:p>
    <w:p w14:paraId="493800C0" w14:textId="77777777" w:rsidR="00025FA2" w:rsidRPr="0061484F" w:rsidRDefault="00025FA2">
      <w:pPr>
        <w:pStyle w:val="CommentText"/>
        <w:rPr>
          <w:lang w:val="en-US"/>
        </w:rPr>
      </w:pPr>
      <w:r w:rsidRPr="0061484F">
        <w:rPr>
          <w:lang w:val="en-US"/>
        </w:rPr>
        <w:t>Gruber et al., 2019b</w:t>
      </w:r>
    </w:p>
    <w:p w14:paraId="7DCB3EE4" w14:textId="77777777" w:rsidR="00025FA2" w:rsidRPr="0061484F" w:rsidRDefault="00025FA2">
      <w:pPr>
        <w:pStyle w:val="CommentText"/>
        <w:rPr>
          <w:lang w:val="en-US"/>
        </w:rPr>
      </w:pPr>
    </w:p>
    <w:p w14:paraId="10032509" w14:textId="77777777" w:rsidR="00025FA2" w:rsidRPr="0061484F" w:rsidRDefault="00025FA2">
      <w:pPr>
        <w:pStyle w:val="CommentText"/>
        <w:rPr>
          <w:lang w:val="en-US"/>
        </w:rPr>
      </w:pPr>
      <w:r w:rsidRPr="0061484F">
        <w:rPr>
          <w:lang w:val="en-US"/>
        </w:rPr>
        <w:t>Extra stuff:</w:t>
      </w:r>
    </w:p>
    <w:p w14:paraId="081C344D" w14:textId="77777777" w:rsidR="00025FA2" w:rsidRPr="0061484F" w:rsidRDefault="00025FA2">
      <w:pPr>
        <w:pStyle w:val="CommentText"/>
        <w:rPr>
          <w:lang w:val="en-US"/>
        </w:rPr>
      </w:pPr>
      <w:r w:rsidRPr="0061484F">
        <w:rPr>
          <w:lang w:val="en-US"/>
        </w:rPr>
        <w:t>(; Gruber et al., 2019a; )</w:t>
      </w:r>
    </w:p>
    <w:p w14:paraId="0655638B" w14:textId="77777777" w:rsidR="00025FA2" w:rsidRPr="0061484F" w:rsidRDefault="00025FA2">
      <w:pPr>
        <w:pStyle w:val="CommentText"/>
        <w:rPr>
          <w:lang w:val="en-US"/>
        </w:rPr>
      </w:pPr>
    </w:p>
    <w:p w14:paraId="4F8EF382" w14:textId="77777777" w:rsidR="00025FA2" w:rsidRPr="0061484F" w:rsidRDefault="00025FA2">
      <w:pPr>
        <w:pStyle w:val="CommentText"/>
        <w:rPr>
          <w:lang w:val="en-US"/>
        </w:rPr>
      </w:pPr>
      <w:r w:rsidRPr="0061484F">
        <w:rPr>
          <w:lang w:val="en-US"/>
        </w:rPr>
        <w:t>Correct:</w:t>
      </w:r>
    </w:p>
    <w:p w14:paraId="11F8F480" w14:textId="3A20AD00" w:rsidR="00025FA2" w:rsidRPr="0061484F" w:rsidRDefault="00025FA2">
      <w:pPr>
        <w:pStyle w:val="CommentText"/>
        <w:rPr>
          <w:lang w:val="en-US"/>
        </w:rPr>
      </w:pPr>
      <w:r w:rsidRPr="0061484F">
        <w:rPr>
          <w:lang w:val="en-US"/>
        </w:rPr>
        <w:t>(McKinley et al., 2016; Gruber et al., 2019b; Friedlingstein et al., 2020)</w:t>
      </w:r>
    </w:p>
  </w:comment>
  <w:comment w:id="2720" w:author="Ian Blenkinsop" w:date="2021-07-28T16:16:00Z" w:initials="IB">
    <w:p w14:paraId="5631C652" w14:textId="708C3579" w:rsidR="00E4692D" w:rsidRDefault="00E4692D">
      <w:pPr>
        <w:pStyle w:val="CommentText"/>
      </w:pPr>
      <w:r>
        <w:rPr>
          <w:rStyle w:val="CommentReference"/>
        </w:rPr>
        <w:annotationRef/>
      </w:r>
      <w:r>
        <w:t>Correct as hyphen (i.e. not minus sign)</w:t>
      </w:r>
    </w:p>
  </w:comment>
  <w:comment w:id="2725" w:author="Ian Blenkinsop" w:date="2021-07-28T13:49:00Z" w:initials="IB">
    <w:p w14:paraId="6322EEF8" w14:textId="08B57520" w:rsidR="00F34121" w:rsidRDefault="00F34121">
      <w:pPr>
        <w:pStyle w:val="CommentText"/>
      </w:pPr>
      <w:r>
        <w:rPr>
          <w:rStyle w:val="CommentReference"/>
        </w:rPr>
        <w:annotationRef/>
      </w:r>
      <w:r>
        <w:t>Anything missing here?</w:t>
      </w:r>
    </w:p>
  </w:comment>
  <w:comment w:id="2737" w:author="Robin Matthews" w:date="2021-06-17T13:58:00Z" w:initials="RM">
    <w:p w14:paraId="34ED0A09" w14:textId="77777777" w:rsidR="00025FA2" w:rsidRDefault="00025FA2">
      <w:pPr>
        <w:pStyle w:val="CommentText"/>
      </w:pPr>
      <w:r>
        <w:rPr>
          <w:rStyle w:val="CommentReference"/>
        </w:rPr>
        <w:annotationRef/>
      </w:r>
      <w:r>
        <w:t>Extra stuff:</w:t>
      </w:r>
    </w:p>
    <w:p w14:paraId="0F0B27B1" w14:textId="77777777" w:rsidR="00025FA2" w:rsidRDefault="00025FA2">
      <w:pPr>
        <w:pStyle w:val="CommentText"/>
      </w:pPr>
      <w:r>
        <w:t xml:space="preserve">(; ; ; </w:t>
      </w:r>
    </w:p>
    <w:p w14:paraId="717260AF" w14:textId="77777777" w:rsidR="00025FA2" w:rsidRDefault="00025FA2">
      <w:pPr>
        <w:pStyle w:val="CommentText"/>
      </w:pPr>
    </w:p>
    <w:p w14:paraId="6C8E100F" w14:textId="77777777" w:rsidR="00025FA2" w:rsidRDefault="00025FA2">
      <w:pPr>
        <w:pStyle w:val="CommentText"/>
      </w:pPr>
      <w:r>
        <w:t>Correct:</w:t>
      </w:r>
    </w:p>
    <w:p w14:paraId="303D9DB2" w14:textId="210AF474" w:rsidR="00025FA2" w:rsidRDefault="00025FA2">
      <w:pPr>
        <w:pStyle w:val="CommentText"/>
      </w:pPr>
      <w:r>
        <w:t>(Orr et al., 2005; Feely et al., 2009; Ciais et al., 2013; Bindoff et al., 2019)</w:t>
      </w:r>
    </w:p>
  </w:comment>
  <w:comment w:id="2760" w:author="Robin Matthews" w:date="2021-06-17T13:58:00Z" w:initials="RM">
    <w:p w14:paraId="5CA73484" w14:textId="77777777" w:rsidR="00025FA2" w:rsidRPr="0061484F" w:rsidRDefault="00025FA2">
      <w:pPr>
        <w:pStyle w:val="CommentText"/>
        <w:rPr>
          <w:lang w:val="en-US"/>
        </w:rPr>
      </w:pPr>
      <w:r>
        <w:rPr>
          <w:rStyle w:val="CommentReference"/>
        </w:rPr>
        <w:annotationRef/>
      </w:r>
      <w:r w:rsidRPr="0061484F">
        <w:rPr>
          <w:lang w:val="en-US"/>
        </w:rPr>
        <w:t>Extra stuff:</w:t>
      </w:r>
    </w:p>
    <w:p w14:paraId="4A94AE8C" w14:textId="77777777" w:rsidR="00025FA2" w:rsidRPr="0061484F" w:rsidRDefault="00025FA2">
      <w:pPr>
        <w:pStyle w:val="CommentText"/>
        <w:rPr>
          <w:lang w:val="en-US"/>
        </w:rPr>
      </w:pPr>
      <w:r w:rsidRPr="0061484F">
        <w:rPr>
          <w:lang w:val="en-US"/>
        </w:rPr>
        <w:t>(,  )</w:t>
      </w:r>
    </w:p>
    <w:p w14:paraId="21A9205D" w14:textId="77777777" w:rsidR="00025FA2" w:rsidRPr="0061484F" w:rsidRDefault="00025FA2">
      <w:pPr>
        <w:pStyle w:val="CommentText"/>
        <w:rPr>
          <w:lang w:val="en-US"/>
        </w:rPr>
      </w:pPr>
    </w:p>
    <w:p w14:paraId="168AA309" w14:textId="77777777" w:rsidR="00025FA2" w:rsidRPr="0061484F" w:rsidRDefault="00025FA2">
      <w:pPr>
        <w:pStyle w:val="CommentText"/>
        <w:rPr>
          <w:lang w:val="en-US"/>
        </w:rPr>
      </w:pPr>
      <w:r w:rsidRPr="0061484F">
        <w:rPr>
          <w:lang w:val="en-US"/>
        </w:rPr>
        <w:t>Correct:</w:t>
      </w:r>
    </w:p>
    <w:p w14:paraId="3005FF02" w14:textId="77777777" w:rsidR="00025FA2" w:rsidRPr="0061484F" w:rsidRDefault="00025FA2">
      <w:pPr>
        <w:pStyle w:val="CommentText"/>
        <w:rPr>
          <w:lang w:val="en-US"/>
        </w:rPr>
      </w:pPr>
      <w:r w:rsidRPr="0061484F">
        <w:rPr>
          <w:lang w:val="en-US"/>
        </w:rPr>
        <w:t>Bindoff et al. (2019)</w:t>
      </w:r>
    </w:p>
    <w:p w14:paraId="4237F34C" w14:textId="7114B52F" w:rsidR="00025FA2" w:rsidRPr="0061484F" w:rsidRDefault="00025FA2">
      <w:pPr>
        <w:pStyle w:val="CommentText"/>
        <w:rPr>
          <w:lang w:val="en-US"/>
        </w:rPr>
      </w:pPr>
      <w:r w:rsidRPr="0061484F">
        <w:rPr>
          <w:lang w:val="en-US"/>
        </w:rPr>
        <w:t>(Bindoff et al., 2019)</w:t>
      </w:r>
    </w:p>
  </w:comment>
  <w:comment w:id="2781" w:author="Robin Matthews" w:date="2021-06-17T16:49:00Z" w:initials="RM">
    <w:p w14:paraId="7A9B8FD7" w14:textId="5731617A" w:rsidR="008858CF" w:rsidRPr="0061484F" w:rsidRDefault="008858CF">
      <w:pPr>
        <w:pStyle w:val="CommentText"/>
        <w:rPr>
          <w:lang w:val="en-US"/>
        </w:rPr>
      </w:pPr>
      <w:r>
        <w:rPr>
          <w:rStyle w:val="CommentReference"/>
        </w:rPr>
        <w:annotationRef/>
      </w:r>
      <w:r w:rsidRPr="0061484F">
        <w:rPr>
          <w:lang w:val="en-US"/>
        </w:rPr>
        <w:t>Mendeley field missing reference details for McInerney and Wing, 2011. Provide DOI and I’ll add.</w:t>
      </w:r>
    </w:p>
  </w:comment>
  <w:comment w:id="2782" w:author="Robin Matthews" w:date="2021-06-17T13:58:00Z" w:initials="RM">
    <w:p w14:paraId="16364EF2" w14:textId="77777777" w:rsidR="00025FA2" w:rsidRPr="0061484F" w:rsidRDefault="00025FA2">
      <w:pPr>
        <w:pStyle w:val="CommentText"/>
        <w:rPr>
          <w:lang w:val="en-US"/>
        </w:rPr>
      </w:pPr>
      <w:r>
        <w:rPr>
          <w:rStyle w:val="CommentReference"/>
        </w:rPr>
        <w:annotationRef/>
      </w:r>
      <w:r w:rsidRPr="0061484F">
        <w:rPr>
          <w:lang w:val="en-US"/>
        </w:rPr>
        <w:t>Extra stuff:</w:t>
      </w:r>
    </w:p>
    <w:p w14:paraId="7D8EC70E" w14:textId="77777777" w:rsidR="00025FA2" w:rsidRPr="0061484F" w:rsidRDefault="00025FA2">
      <w:pPr>
        <w:pStyle w:val="CommentText"/>
        <w:rPr>
          <w:lang w:val="en-US"/>
        </w:rPr>
      </w:pPr>
      <w:r w:rsidRPr="0061484F">
        <w:rPr>
          <w:lang w:val="en-US"/>
        </w:rPr>
        <w:t>(McInerney and Wing, 2011; , )</w:t>
      </w:r>
    </w:p>
    <w:p w14:paraId="212D40A4" w14:textId="77777777" w:rsidR="00025FA2" w:rsidRPr="0061484F" w:rsidRDefault="00025FA2">
      <w:pPr>
        <w:pStyle w:val="CommentText"/>
        <w:rPr>
          <w:lang w:val="en-US"/>
        </w:rPr>
      </w:pPr>
    </w:p>
    <w:p w14:paraId="34AE987A" w14:textId="77777777" w:rsidR="00025FA2" w:rsidRDefault="00025FA2">
      <w:pPr>
        <w:pStyle w:val="CommentText"/>
      </w:pPr>
      <w:r>
        <w:t>Correct:</w:t>
      </w:r>
    </w:p>
    <w:p w14:paraId="3B633A9E" w14:textId="77777777" w:rsidR="00025FA2" w:rsidRPr="0061484F" w:rsidRDefault="00025FA2">
      <w:pPr>
        <w:pStyle w:val="CommentText"/>
        <w:rPr>
          <w:lang w:val="en-US"/>
        </w:rPr>
      </w:pPr>
      <w:r>
        <w:t xml:space="preserve">Dunkley Jones et al. </w:t>
      </w:r>
      <w:r w:rsidRPr="0061484F">
        <w:rPr>
          <w:lang w:val="en-US"/>
        </w:rPr>
        <w:t>(2013)</w:t>
      </w:r>
    </w:p>
    <w:p w14:paraId="3204DE73" w14:textId="68CC8860" w:rsidR="00025FA2" w:rsidRPr="0061484F" w:rsidRDefault="00025FA2">
      <w:pPr>
        <w:pStyle w:val="CommentText"/>
        <w:rPr>
          <w:lang w:val="en-US"/>
        </w:rPr>
      </w:pPr>
      <w:r w:rsidRPr="0061484F">
        <w:rPr>
          <w:lang w:val="en-US"/>
        </w:rPr>
        <w:t>(Dunkley Jones et al., 2013)</w:t>
      </w:r>
    </w:p>
  </w:comment>
  <w:comment w:id="2785" w:author="Robin Matthews" w:date="2021-06-17T13:58:00Z" w:initials="RM">
    <w:p w14:paraId="7D8BB947" w14:textId="77777777" w:rsidR="00025FA2" w:rsidRPr="0061484F" w:rsidRDefault="00025FA2">
      <w:pPr>
        <w:pStyle w:val="CommentText"/>
        <w:rPr>
          <w:lang w:val="en-US"/>
        </w:rPr>
      </w:pPr>
      <w:r>
        <w:rPr>
          <w:rStyle w:val="CommentReference"/>
        </w:rPr>
        <w:annotationRef/>
      </w:r>
      <w:r w:rsidRPr="0061484F">
        <w:rPr>
          <w:lang w:val="en-US"/>
        </w:rPr>
        <w:t>Extra stuff:</w:t>
      </w:r>
    </w:p>
    <w:p w14:paraId="33B23E13" w14:textId="77777777" w:rsidR="00025FA2" w:rsidRPr="0061484F" w:rsidRDefault="00025FA2">
      <w:pPr>
        <w:pStyle w:val="CommentText"/>
        <w:rPr>
          <w:lang w:val="en-US"/>
        </w:rPr>
      </w:pPr>
      <w:r w:rsidRPr="0061484F">
        <w:rPr>
          <w:lang w:val="en-US"/>
        </w:rPr>
        <w:t>(Zeebe et al., 2016; Gutjahr et al., 2017; Kirtland  et al., 2017; Kirtland , ; Gingerich, 2019)</w:t>
      </w:r>
    </w:p>
    <w:p w14:paraId="34BCA5CD" w14:textId="77777777" w:rsidR="00025FA2" w:rsidRPr="0061484F" w:rsidRDefault="00025FA2">
      <w:pPr>
        <w:pStyle w:val="CommentText"/>
        <w:rPr>
          <w:lang w:val="en-US"/>
        </w:rPr>
      </w:pPr>
    </w:p>
    <w:p w14:paraId="38094272" w14:textId="77777777" w:rsidR="00025FA2" w:rsidRPr="0061484F" w:rsidRDefault="00025FA2">
      <w:pPr>
        <w:pStyle w:val="CommentText"/>
        <w:rPr>
          <w:lang w:val="en-US"/>
        </w:rPr>
      </w:pPr>
      <w:r w:rsidRPr="0061484F">
        <w:rPr>
          <w:lang w:val="en-US"/>
        </w:rPr>
        <w:t>Correct:</w:t>
      </w:r>
    </w:p>
    <w:p w14:paraId="787DBF25" w14:textId="77777777" w:rsidR="00025FA2" w:rsidRPr="0061484F" w:rsidRDefault="00025FA2">
      <w:pPr>
        <w:pStyle w:val="CommentText"/>
        <w:rPr>
          <w:lang w:val="en-US"/>
        </w:rPr>
      </w:pPr>
      <w:r w:rsidRPr="0061484F">
        <w:rPr>
          <w:lang w:val="en-US"/>
        </w:rPr>
        <w:t>Turner (2018)</w:t>
      </w:r>
    </w:p>
    <w:p w14:paraId="24EE9814" w14:textId="0B1AEF19" w:rsidR="00025FA2" w:rsidRPr="0061484F" w:rsidRDefault="00025FA2">
      <w:pPr>
        <w:pStyle w:val="CommentText"/>
        <w:rPr>
          <w:lang w:val="en-US"/>
        </w:rPr>
      </w:pPr>
      <w:r w:rsidRPr="0061484F">
        <w:rPr>
          <w:lang w:val="en-US"/>
        </w:rPr>
        <w:t>(Turner, 2018)</w:t>
      </w:r>
    </w:p>
  </w:comment>
  <w:comment w:id="2786" w:author="Robin Matthews" w:date="2021-06-17T16:50:00Z" w:initials="RM">
    <w:p w14:paraId="4B7ACAFF" w14:textId="77777777" w:rsidR="008858CF" w:rsidRPr="0061484F" w:rsidRDefault="008858CF">
      <w:pPr>
        <w:pStyle w:val="CommentText"/>
        <w:rPr>
          <w:lang w:val="en-US"/>
        </w:rPr>
      </w:pPr>
      <w:r>
        <w:rPr>
          <w:rStyle w:val="CommentReference"/>
        </w:rPr>
        <w:annotationRef/>
      </w:r>
      <w:r w:rsidRPr="0061484F">
        <w:rPr>
          <w:lang w:val="en-US"/>
        </w:rPr>
        <w:t>Mendeley field missing reference detials for :</w:t>
      </w:r>
    </w:p>
    <w:p w14:paraId="794925F0" w14:textId="77777777" w:rsidR="008858CF" w:rsidRDefault="008858CF">
      <w:pPr>
        <w:pStyle w:val="CommentText"/>
      </w:pPr>
      <w:r>
        <w:t>Zeebe et al., 2016</w:t>
      </w:r>
    </w:p>
    <w:p w14:paraId="22E38D24" w14:textId="77777777" w:rsidR="008858CF" w:rsidRDefault="008858CF">
      <w:pPr>
        <w:pStyle w:val="CommentText"/>
      </w:pPr>
      <w:r>
        <w:t>Gutjahr et al., 2017</w:t>
      </w:r>
    </w:p>
    <w:p w14:paraId="08C8B3D6" w14:textId="77777777" w:rsidR="008858CF" w:rsidRPr="0061484F" w:rsidRDefault="008858CF">
      <w:pPr>
        <w:pStyle w:val="CommentText"/>
        <w:rPr>
          <w:lang w:val="en-US"/>
        </w:rPr>
      </w:pPr>
      <w:r w:rsidRPr="0061484F">
        <w:rPr>
          <w:lang w:val="en-US"/>
        </w:rPr>
        <w:t>Kirtland  et al., 2017</w:t>
      </w:r>
    </w:p>
    <w:p w14:paraId="08F3CDA5" w14:textId="77777777" w:rsidR="008858CF" w:rsidRPr="0061484F" w:rsidRDefault="008858CF">
      <w:pPr>
        <w:pStyle w:val="CommentText"/>
        <w:rPr>
          <w:lang w:val="en-US"/>
        </w:rPr>
      </w:pPr>
      <w:r w:rsidRPr="0061484F">
        <w:rPr>
          <w:lang w:val="en-US"/>
        </w:rPr>
        <w:t>Gingerich, 2019</w:t>
      </w:r>
    </w:p>
    <w:p w14:paraId="42A97D8C" w14:textId="77777777" w:rsidR="008858CF" w:rsidRPr="0061484F" w:rsidRDefault="008858CF">
      <w:pPr>
        <w:pStyle w:val="CommentText"/>
        <w:rPr>
          <w:lang w:val="en-US"/>
        </w:rPr>
      </w:pPr>
    </w:p>
    <w:p w14:paraId="0F4F37DD" w14:textId="5511563C" w:rsidR="008858CF" w:rsidRPr="0061484F" w:rsidRDefault="008858CF">
      <w:pPr>
        <w:pStyle w:val="CommentText"/>
        <w:rPr>
          <w:lang w:val="en-US"/>
        </w:rPr>
      </w:pPr>
      <w:r w:rsidRPr="0061484F">
        <w:rPr>
          <w:lang w:val="en-US"/>
        </w:rPr>
        <w:t>Provide DOIs and I’ll add.</w:t>
      </w:r>
    </w:p>
  </w:comment>
  <w:comment w:id="2798" w:author="Robin Matthews" w:date="2021-06-17T13:58:00Z" w:initials="RM">
    <w:p w14:paraId="4B62BE23" w14:textId="77777777" w:rsidR="00025FA2" w:rsidRDefault="00025FA2">
      <w:pPr>
        <w:pStyle w:val="CommentText"/>
      </w:pPr>
      <w:r>
        <w:rPr>
          <w:rStyle w:val="CommentReference"/>
        </w:rPr>
        <w:annotationRef/>
      </w:r>
      <w:r>
        <w:t>Extra stuff:</w:t>
      </w:r>
    </w:p>
    <w:p w14:paraId="7BF79DE3" w14:textId="77777777" w:rsidR="00025FA2" w:rsidRDefault="00025FA2">
      <w:pPr>
        <w:pStyle w:val="CommentText"/>
      </w:pPr>
      <w:r>
        <w:t>(, ; Cui &amp; Schubert, 2018; Anagnostou et al., 2020)</w:t>
      </w:r>
    </w:p>
    <w:p w14:paraId="3EB898C3" w14:textId="77777777" w:rsidR="00025FA2" w:rsidRDefault="00025FA2">
      <w:pPr>
        <w:pStyle w:val="CommentText"/>
      </w:pPr>
    </w:p>
    <w:p w14:paraId="28035E38" w14:textId="77777777" w:rsidR="00025FA2" w:rsidRDefault="00025FA2">
      <w:pPr>
        <w:pStyle w:val="CommentText"/>
      </w:pPr>
      <w:r>
        <w:t>Correct:</w:t>
      </w:r>
    </w:p>
    <w:p w14:paraId="20D69E96" w14:textId="77777777" w:rsidR="00025FA2" w:rsidRDefault="00025FA2">
      <w:pPr>
        <w:pStyle w:val="CommentText"/>
      </w:pPr>
      <w:r>
        <w:t>Gutjahr et al. (2017)</w:t>
      </w:r>
    </w:p>
    <w:p w14:paraId="1970B624" w14:textId="648EA679" w:rsidR="00025FA2" w:rsidRDefault="00025FA2">
      <w:pPr>
        <w:pStyle w:val="CommentText"/>
      </w:pPr>
      <w:r>
        <w:t>(Gutjahr et al., 2017)</w:t>
      </w:r>
    </w:p>
  </w:comment>
  <w:comment w:id="2797" w:author="Robin Matthews" w:date="2021-06-17T16:51:00Z" w:initials="RM">
    <w:p w14:paraId="345D1CC7" w14:textId="77777777" w:rsidR="008858CF" w:rsidRPr="0061484F" w:rsidRDefault="008858CF" w:rsidP="008858CF">
      <w:pPr>
        <w:pStyle w:val="CommentText"/>
        <w:rPr>
          <w:lang w:val="en-US"/>
        </w:rPr>
      </w:pPr>
      <w:r>
        <w:rPr>
          <w:rStyle w:val="CommentReference"/>
        </w:rPr>
        <w:annotationRef/>
      </w:r>
      <w:r>
        <w:rPr>
          <w:rStyle w:val="CommentReference"/>
        </w:rPr>
        <w:annotationRef/>
      </w:r>
      <w:r w:rsidRPr="0061484F">
        <w:rPr>
          <w:lang w:val="en-US"/>
        </w:rPr>
        <w:t>Mendeley field missing reference detials for :</w:t>
      </w:r>
    </w:p>
    <w:p w14:paraId="22ED9600" w14:textId="77777777" w:rsidR="008858CF" w:rsidRDefault="008858CF" w:rsidP="008858CF">
      <w:pPr>
        <w:pStyle w:val="CommentText"/>
      </w:pPr>
      <w:r>
        <w:t>Cui &amp; Schubert, 2018</w:t>
      </w:r>
    </w:p>
    <w:p w14:paraId="2A44B193" w14:textId="1E2595B9" w:rsidR="008858CF" w:rsidRDefault="008858CF" w:rsidP="008858CF">
      <w:pPr>
        <w:pStyle w:val="CommentText"/>
      </w:pPr>
      <w:r>
        <w:t>Anagnostou et al., 2020</w:t>
      </w:r>
    </w:p>
    <w:p w14:paraId="285D1E35" w14:textId="77777777" w:rsidR="008858CF" w:rsidRDefault="008858CF" w:rsidP="008858CF">
      <w:pPr>
        <w:pStyle w:val="CommentText"/>
      </w:pPr>
    </w:p>
    <w:p w14:paraId="2B669740" w14:textId="48565C3E" w:rsidR="008858CF" w:rsidRPr="0061484F" w:rsidRDefault="008858CF">
      <w:pPr>
        <w:pStyle w:val="CommentText"/>
        <w:rPr>
          <w:lang w:val="en-US"/>
        </w:rPr>
      </w:pPr>
      <w:r w:rsidRPr="0061484F">
        <w:rPr>
          <w:lang w:val="en-US"/>
        </w:rPr>
        <w:t>Provide DOIs and I’ll add.</w:t>
      </w:r>
    </w:p>
  </w:comment>
  <w:comment w:id="2805" w:author="Robin Matthews" w:date="2021-06-17T13:58:00Z" w:initials="RM">
    <w:p w14:paraId="5275E152" w14:textId="77777777" w:rsidR="00025FA2" w:rsidRDefault="00025FA2">
      <w:pPr>
        <w:pStyle w:val="CommentText"/>
      </w:pPr>
      <w:r>
        <w:rPr>
          <w:rStyle w:val="CommentReference"/>
        </w:rPr>
        <w:annotationRef/>
      </w:r>
      <w:r>
        <w:t>Extra stuff:</w:t>
      </w:r>
    </w:p>
    <w:p w14:paraId="572863DC" w14:textId="77777777" w:rsidR="00025FA2" w:rsidRDefault="00025FA2">
      <w:pPr>
        <w:pStyle w:val="CommentText"/>
      </w:pPr>
      <w:r>
        <w:t>(; ; )</w:t>
      </w:r>
    </w:p>
    <w:p w14:paraId="67AF8F55" w14:textId="77777777" w:rsidR="00025FA2" w:rsidRDefault="00025FA2">
      <w:pPr>
        <w:pStyle w:val="CommentText"/>
      </w:pPr>
    </w:p>
    <w:p w14:paraId="7A8EB68F" w14:textId="77777777" w:rsidR="00025FA2" w:rsidRDefault="00025FA2">
      <w:pPr>
        <w:pStyle w:val="CommentText"/>
      </w:pPr>
      <w:r>
        <w:t>Correct:</w:t>
      </w:r>
    </w:p>
    <w:p w14:paraId="6EA7B736" w14:textId="4FFE7F43" w:rsidR="00025FA2" w:rsidRDefault="00025FA2">
      <w:pPr>
        <w:pStyle w:val="CommentText"/>
      </w:pPr>
      <w:r>
        <w:t>(Penman et al., 2014; Gutjahr et al., 2017; Babila et al., 2018)</w:t>
      </w:r>
    </w:p>
  </w:comment>
  <w:comment w:id="2810" w:author="Robin Matthews" w:date="2021-06-17T13:58:00Z" w:initials="RM">
    <w:p w14:paraId="74F236F5" w14:textId="77777777" w:rsidR="00025FA2" w:rsidRPr="0061484F" w:rsidRDefault="00025FA2">
      <w:pPr>
        <w:pStyle w:val="CommentText"/>
        <w:rPr>
          <w:lang w:val="en-US"/>
        </w:rPr>
      </w:pPr>
      <w:r>
        <w:rPr>
          <w:rStyle w:val="CommentReference"/>
        </w:rPr>
        <w:annotationRef/>
      </w:r>
      <w:r w:rsidRPr="0061484F">
        <w:rPr>
          <w:lang w:val="en-US"/>
        </w:rPr>
        <w:t>Not found:</w:t>
      </w:r>
    </w:p>
    <w:p w14:paraId="49225D8D" w14:textId="77777777" w:rsidR="00025FA2" w:rsidRPr="0061484F" w:rsidRDefault="00025FA2">
      <w:pPr>
        <w:pStyle w:val="CommentText"/>
        <w:rPr>
          <w:lang w:val="en-US"/>
        </w:rPr>
      </w:pPr>
      <w:r w:rsidRPr="0061484F">
        <w:rPr>
          <w:lang w:val="en-US"/>
        </w:rPr>
        <w:t>Zachos, 2005</w:t>
      </w:r>
    </w:p>
    <w:p w14:paraId="32416979" w14:textId="77777777" w:rsidR="00025FA2" w:rsidRPr="0061484F" w:rsidRDefault="00025FA2">
      <w:pPr>
        <w:pStyle w:val="CommentText"/>
        <w:rPr>
          <w:lang w:val="en-US"/>
        </w:rPr>
      </w:pPr>
    </w:p>
    <w:p w14:paraId="240AF53E" w14:textId="77777777" w:rsidR="00025FA2" w:rsidRPr="0061484F" w:rsidRDefault="00025FA2">
      <w:pPr>
        <w:pStyle w:val="CommentText"/>
        <w:rPr>
          <w:lang w:val="en-US"/>
        </w:rPr>
      </w:pPr>
      <w:r w:rsidRPr="0061484F">
        <w:rPr>
          <w:lang w:val="en-US"/>
        </w:rPr>
        <w:t>Extra stuff:</w:t>
      </w:r>
    </w:p>
    <w:p w14:paraId="670AF436" w14:textId="77777777" w:rsidR="00025FA2" w:rsidRDefault="00025FA2">
      <w:pPr>
        <w:pStyle w:val="CommentText"/>
      </w:pPr>
      <w:r>
        <w:t>(Zachos et al., 2005; )</w:t>
      </w:r>
    </w:p>
    <w:p w14:paraId="1762D97F" w14:textId="77777777" w:rsidR="00025FA2" w:rsidRDefault="00025FA2">
      <w:pPr>
        <w:pStyle w:val="CommentText"/>
      </w:pPr>
    </w:p>
    <w:p w14:paraId="6CA5A185" w14:textId="77777777" w:rsidR="00025FA2" w:rsidRDefault="00025FA2">
      <w:pPr>
        <w:pStyle w:val="CommentText"/>
      </w:pPr>
      <w:r>
        <w:t>Correct:</w:t>
      </w:r>
    </w:p>
    <w:p w14:paraId="692C90B6" w14:textId="29325604" w:rsidR="00025FA2" w:rsidRDefault="00025FA2">
      <w:pPr>
        <w:pStyle w:val="CommentText"/>
      </w:pPr>
      <w:r>
        <w:t>(Zachos, 2005; Bralower et al., 2018)</w:t>
      </w:r>
    </w:p>
  </w:comment>
  <w:comment w:id="2813" w:author="Robin Matthews" w:date="2021-06-17T13:58:00Z" w:initials="RM">
    <w:p w14:paraId="53DA3ED6" w14:textId="77777777" w:rsidR="00025FA2" w:rsidRDefault="00025FA2">
      <w:pPr>
        <w:pStyle w:val="CommentText"/>
      </w:pPr>
      <w:r>
        <w:rPr>
          <w:rStyle w:val="CommentReference"/>
        </w:rPr>
        <w:annotationRef/>
      </w:r>
      <w:r>
        <w:t>Extra stuff:</w:t>
      </w:r>
    </w:p>
    <w:p w14:paraId="5F4E9D97" w14:textId="77777777" w:rsidR="00025FA2" w:rsidRDefault="00025FA2">
      <w:pPr>
        <w:pStyle w:val="CommentText"/>
      </w:pPr>
      <w:r>
        <w:t>(; ; Dickson et al., 2014; Chang et al., 2018; Remmelzwaal et al., 2019)</w:t>
      </w:r>
    </w:p>
    <w:p w14:paraId="3EF0FC81" w14:textId="77777777" w:rsidR="00025FA2" w:rsidRDefault="00025FA2">
      <w:pPr>
        <w:pStyle w:val="CommentText"/>
      </w:pPr>
    </w:p>
    <w:p w14:paraId="18050503" w14:textId="77777777" w:rsidR="00025FA2" w:rsidRPr="0061484F" w:rsidRDefault="00025FA2">
      <w:pPr>
        <w:pStyle w:val="CommentText"/>
        <w:rPr>
          <w:lang w:val="en-US"/>
        </w:rPr>
      </w:pPr>
      <w:r w:rsidRPr="0061484F">
        <w:rPr>
          <w:lang w:val="en-US"/>
        </w:rPr>
        <w:t>Correct:</w:t>
      </w:r>
    </w:p>
    <w:p w14:paraId="25C09D77" w14:textId="139DF7DE" w:rsidR="00025FA2" w:rsidRPr="0061484F" w:rsidRDefault="00025FA2">
      <w:pPr>
        <w:pStyle w:val="CommentText"/>
        <w:rPr>
          <w:lang w:val="en-US"/>
        </w:rPr>
      </w:pPr>
      <w:r w:rsidRPr="0061484F">
        <w:rPr>
          <w:lang w:val="en-US"/>
        </w:rPr>
        <w:t>(Dickson et al., 2012; Winguth et al., 2012)</w:t>
      </w:r>
    </w:p>
  </w:comment>
  <w:comment w:id="2814" w:author="Robin Matthews" w:date="2021-06-17T17:14:00Z" w:initials="RM">
    <w:p w14:paraId="5750F690" w14:textId="69C2B62B" w:rsidR="00B67008" w:rsidRDefault="00B67008">
      <w:pPr>
        <w:pStyle w:val="CommentText"/>
        <w:rPr>
          <w:rFonts w:cs="Times New Roman"/>
          <w:noProof/>
          <w:color w:val="000000" w:themeColor="text1"/>
        </w:rPr>
      </w:pPr>
      <w:r>
        <w:rPr>
          <w:rStyle w:val="CommentReference"/>
        </w:rPr>
        <w:annotationRef/>
      </w:r>
      <w:r w:rsidRPr="0061484F">
        <w:rPr>
          <w:lang w:val="en-US"/>
        </w:rPr>
        <w:t>Missing reference details for:</w:t>
      </w:r>
      <w:r w:rsidRPr="0061484F">
        <w:rPr>
          <w:lang w:val="en-US"/>
        </w:rPr>
        <w:br/>
      </w:r>
      <w:r w:rsidRPr="001132BE">
        <w:fldChar w:fldCharType="begin" w:fldLock="1"/>
      </w:r>
      <w:r>
        <w:instrText>ADDIN CSL_CITATION { "citationItems" : [ { "id" : "ITEM-1", "itemData" : { "DOI" : "10.1130/G32977.1", "ISBN" : "0091-7613", "ISSN" : "0091-7613", "abstract" : "Uncertainty over the trajectory of seawater oxygenation in the coming decades is of particular concern in the light of geological episodes of abrupt global warming that were frequently accompanied by lowered seawater oxygen concentrations. Here we present an assessment of global seawater oxygenation from an interval of one of these warming episodes, the Paleocene-Eocene Thermal Maximum (PETM, 55.9 m.y. ago). Our results, obtained from Integrated Ocean Drilling Program Expedition 302 Site M0004 in the Arctic Ocean, are based on molybdenum isotope determinations and molybdenum, rhenium, and uranium abundances. These data indicate a small global expansion of low-oxygen marine environments in the upper part of the PETM interval compared with the present day. More extensive seawater deoxygenation may have occurred for as long as \u223c100 k.y., associated with a high rate of global warming and carbon oxidation at the start of the PETM. Our data also reveal molybdenum isotope compositions in Arctic Ocean deposits that are outside the range currently documented in marine environments. These exceptional compositions could reflect either the influence of hydrothermal inputs or equilibrium isotope fractionations associated with molybdenum sulfide speciation.", "author" : [ { "dropping-particle" : "", "family" : "Dickson", "given" : "Alexander J.", "non-dropping-particle" : "", "parse-names" : false, "suffix" : "" }, { "dropping-particle" : "", "family" : "Cohen", "given" : "Anthony S.", "non-dropping-particle" : "", "parse-names" : false, "suffix" : "" }, { "dropping-particle" : "", "family" : "Coe", "given" : "Angela L.", "non-dropping-particle" : "", "parse-names" : false, "suffix" : "" } ], "container-title" : "Geology", "id" : "ITEM-1", "issue" : "7", "issued" : { "date-parts" : [ [ "2012", "7", "1" ] ] }, "page" : "639-642", "title" : "Seawater oxygenation during the Paleocene-Eocene Thermal Maximum", "translator" : [ { "dropping-particle" : "", "family" : "L4364", "given" : "", "non-dropping-particle" : "", "parse-names" : false, "suffix" : "" } ], "type" : "article-journal", "volume" : "40" }, "uris" : [ "http://www.mendeley.com/documents/?uuid=9805aa25-ea22-3d72-9f99-fe6074dc43e5" ] }, { "id" : "ITEM-2", "itemData" : { "DOI" : "10.1130/G32529.1", "ISBN" : "0091-7613", "ISSN" : "0091-7613", "abstract" : "The prominent global warming event at the Paleocene-Eocene boundary (55 Ma), referred to as the Paleocene-Eocene Thermal Maximum (PETM), was characterized by rapid temperature increase and changes in the global carbon cycle in &lt;10,000 yr, and a major extinction of benthic foraminifera. We explore potential causes of this extinction in response to environmental changes linked to a mas- sive carbon injection by comparing sedimentary records with results from a comprehensive climate\u2013carbon cycle model, and infer that an increase in oceanic vertical temperature gradients and stratifi ca- tion led to decreased productivity and oxygen depletion in the deep sea. Globally, productivity diminished particularly in the equatorial zone by weakening of the trades and hence upwelling, leading to a decline in food supply for benthic organisms. In contrast, near the Ross Sea, export of organic matter into the deep sea was enhanced due to increased near-surface mixing related to a positive salinity anomaly caused by a rise in wind-driven vertical mixing, contribut- ing to the depletion of the deep-sea oxygen concentration, combined with a sluggish deep-sea circulation. The extinction of deep-sea ben- thic foraminifera at the PETM thus was probably caused by multiple environmental changes, including decreased carbonate saturation and ocean acidifi cation, lowered oxygen levels, and a globally reduced food supply, all related to a massive carbon injection.", "author" : [ { "dropping-particle" : "", "family" : "Winguth", "given" : "A. M. E.", "non-dropping-particle" : "", "parse-names" : false, "suffix" : "" }, { "dropping-particle" : "", "family" : "Thomas", "given" : "Ellen", "non-dropping-particle" : "", "parse-names" : false, "suffix" : "" }, { "dropping-particle" : "", "family" : "Winguth", "given" : "Cornelia", "non-dropping-particle" : "", "parse-names" : false, "suffix" : "" } ], "container-title" : "Geology", "id" : "ITEM-2", "issue" : "3", "issued" : { "date-parts" : [ [ "2012", "3", "1" ] ] }, "page" : "263-266", "title" : "Global decline in ocean ventilation, oxygenation, and productivity during the Paleocene-Eocene Thermal Maximum: Implications for the benthic extinction", "translator" : [ { "dropping-particle" : "", "family" : "L4359", "given" : "", "non-dropping-particle" : "", "parse-names" : false, "suffix" : "" } ], "type" : "article-journal", "volume" : "40" }, "uris" : [ "http://www.mendeley.com/documents/?uuid=b9303685-e81b-3d94-b1fc-bd5784f4f7a3" ] } ], "mendeley" : { "formattedCitation" : "(Dickson et al., 2012; Winguth et al., 2012)", "manualFormatting" : "(Dickson et al., 2012; Winguth et al., 2012; Dickson et al., 2014; Chang et al., 2018; Remmelzwaal et al., 2019)", "plainTextFormattedCitation" : "(Dickson et al., 2012; Winguth et al., 2012)", "previouslyFormattedCitation" : "(Dickson et al., 2012; Winguth et al., 2012)" }, "properties" : { "noteIndex" : 0 }, "schema" : "https://github.com/citation-style-language/schema/raw/master/csl-citation.json" }</w:instrText>
      </w:r>
      <w:r w:rsidRPr="001132BE">
        <w:fldChar w:fldCharType="separate"/>
      </w:r>
      <w:r>
        <w:rPr>
          <w:rFonts w:cs="Times New Roman"/>
          <w:noProof/>
          <w:color w:val="000000" w:themeColor="text1"/>
        </w:rPr>
        <w:t>Dickson et al., 2014</w:t>
      </w:r>
    </w:p>
    <w:p w14:paraId="0134EB58" w14:textId="77777777" w:rsidR="00B67008" w:rsidRDefault="00B67008">
      <w:pPr>
        <w:pStyle w:val="CommentText"/>
        <w:rPr>
          <w:rFonts w:cs="Times New Roman"/>
          <w:noProof/>
          <w:color w:val="000000" w:themeColor="text1"/>
        </w:rPr>
      </w:pPr>
      <w:r>
        <w:rPr>
          <w:rFonts w:cs="Times New Roman"/>
          <w:noProof/>
          <w:color w:val="000000" w:themeColor="text1"/>
        </w:rPr>
        <w:t>Chang et al., 2018</w:t>
      </w:r>
    </w:p>
    <w:p w14:paraId="282B1927" w14:textId="77777777" w:rsidR="00B67008" w:rsidRDefault="00B67008">
      <w:pPr>
        <w:pStyle w:val="CommentText"/>
      </w:pPr>
      <w:r>
        <w:rPr>
          <w:rFonts w:cs="Times New Roman"/>
          <w:noProof/>
          <w:color w:val="000000" w:themeColor="text1"/>
        </w:rPr>
        <w:t>Remmelzwaal et al., 2019</w:t>
      </w:r>
      <w:r w:rsidRPr="001132BE">
        <w:fldChar w:fldCharType="end"/>
      </w:r>
      <w:r>
        <w:rPr>
          <w:rStyle w:val="CommentReference"/>
        </w:rPr>
        <w:annotationRef/>
      </w:r>
      <w:r>
        <w:rPr>
          <w:rStyle w:val="CommentReference"/>
        </w:rPr>
        <w:annotationRef/>
      </w:r>
    </w:p>
    <w:p w14:paraId="76677175" w14:textId="77777777" w:rsidR="00B67008" w:rsidRDefault="00B67008">
      <w:pPr>
        <w:pStyle w:val="CommentText"/>
      </w:pPr>
    </w:p>
    <w:p w14:paraId="4F1EB495" w14:textId="4A88CAAB" w:rsidR="00B67008" w:rsidRPr="0061484F" w:rsidRDefault="00B67008">
      <w:pPr>
        <w:pStyle w:val="CommentText"/>
        <w:rPr>
          <w:lang w:val="en-US"/>
        </w:rPr>
      </w:pPr>
      <w:r>
        <w:t>Provide DOIs and I’ll add.</w:t>
      </w:r>
    </w:p>
  </w:comment>
  <w:comment w:id="2826" w:author="Robin Matthews" w:date="2021-06-17T13:58:00Z" w:initials="RM">
    <w:p w14:paraId="045AD4FF" w14:textId="77777777" w:rsidR="00025FA2" w:rsidRPr="0061484F" w:rsidRDefault="00025FA2">
      <w:pPr>
        <w:pStyle w:val="CommentText"/>
        <w:rPr>
          <w:lang w:val="en-US"/>
        </w:rPr>
      </w:pPr>
      <w:r>
        <w:rPr>
          <w:rStyle w:val="CommentReference"/>
        </w:rPr>
        <w:annotationRef/>
      </w:r>
      <w:r w:rsidRPr="0061484F">
        <w:rPr>
          <w:lang w:val="en-US"/>
        </w:rPr>
        <w:t>Extra stuff:</w:t>
      </w:r>
    </w:p>
    <w:p w14:paraId="2F3DB5EF" w14:textId="77777777" w:rsidR="00025FA2" w:rsidRPr="0061484F" w:rsidRDefault="00025FA2">
      <w:pPr>
        <w:pStyle w:val="CommentText"/>
        <w:rPr>
          <w:lang w:val="en-US"/>
        </w:rPr>
      </w:pPr>
      <w:r w:rsidRPr="0061484F">
        <w:rPr>
          <w:lang w:val="en-US"/>
        </w:rPr>
        <w:t>( et al., )</w:t>
      </w:r>
    </w:p>
    <w:p w14:paraId="6657E81A" w14:textId="77777777" w:rsidR="00025FA2" w:rsidRPr="0061484F" w:rsidRDefault="00025FA2">
      <w:pPr>
        <w:pStyle w:val="CommentText"/>
        <w:rPr>
          <w:lang w:val="en-US"/>
        </w:rPr>
      </w:pPr>
    </w:p>
    <w:p w14:paraId="4624C992" w14:textId="77777777" w:rsidR="00025FA2" w:rsidRPr="0061484F" w:rsidRDefault="00025FA2">
      <w:pPr>
        <w:pStyle w:val="CommentText"/>
        <w:rPr>
          <w:lang w:val="en-US"/>
        </w:rPr>
      </w:pPr>
      <w:r w:rsidRPr="0061484F">
        <w:rPr>
          <w:lang w:val="en-US"/>
        </w:rPr>
        <w:t>Correct:</w:t>
      </w:r>
    </w:p>
    <w:p w14:paraId="50922DB4" w14:textId="77777777" w:rsidR="00025FA2" w:rsidRPr="0061484F" w:rsidRDefault="00025FA2">
      <w:pPr>
        <w:pStyle w:val="CommentText"/>
        <w:rPr>
          <w:lang w:val="en-US"/>
        </w:rPr>
      </w:pPr>
      <w:r w:rsidRPr="0061484F">
        <w:rPr>
          <w:lang w:val="en-US"/>
        </w:rPr>
        <w:t>Zachos (2005)</w:t>
      </w:r>
    </w:p>
    <w:p w14:paraId="79C905D4" w14:textId="12F02EA1" w:rsidR="00025FA2" w:rsidRPr="0061484F" w:rsidRDefault="00025FA2">
      <w:pPr>
        <w:pStyle w:val="CommentText"/>
        <w:rPr>
          <w:lang w:val="en-US"/>
        </w:rPr>
      </w:pPr>
      <w:r w:rsidRPr="0061484F">
        <w:rPr>
          <w:lang w:val="en-US"/>
        </w:rPr>
        <w:t>(Zachos, 2005)</w:t>
      </w:r>
    </w:p>
  </w:comment>
  <w:comment w:id="2845" w:author="Robin Matthews" w:date="2021-06-17T13:58:00Z" w:initials="RM">
    <w:p w14:paraId="557C581B" w14:textId="77777777" w:rsidR="00025FA2" w:rsidRPr="0061484F" w:rsidRDefault="00025FA2">
      <w:pPr>
        <w:pStyle w:val="CommentText"/>
        <w:rPr>
          <w:lang w:val="en-US"/>
        </w:rPr>
      </w:pPr>
      <w:r>
        <w:rPr>
          <w:rStyle w:val="CommentReference"/>
        </w:rPr>
        <w:annotationRef/>
      </w:r>
      <w:r w:rsidRPr="0061484F">
        <w:rPr>
          <w:lang w:val="en-US"/>
        </w:rPr>
        <w:t>Not found:</w:t>
      </w:r>
    </w:p>
    <w:p w14:paraId="067E13DE" w14:textId="77777777" w:rsidR="00025FA2" w:rsidRPr="0061484F" w:rsidRDefault="00025FA2">
      <w:pPr>
        <w:pStyle w:val="CommentText"/>
        <w:rPr>
          <w:lang w:val="en-US"/>
        </w:rPr>
      </w:pPr>
      <w:r w:rsidRPr="0061484F">
        <w:rPr>
          <w:lang w:val="en-US"/>
        </w:rPr>
        <w:t>Martínez-Botí et al., 2015b</w:t>
      </w:r>
    </w:p>
    <w:p w14:paraId="280E7AFF" w14:textId="77777777" w:rsidR="00025FA2" w:rsidRPr="0061484F" w:rsidRDefault="00025FA2">
      <w:pPr>
        <w:pStyle w:val="CommentText"/>
        <w:rPr>
          <w:lang w:val="en-US"/>
        </w:rPr>
      </w:pPr>
    </w:p>
    <w:p w14:paraId="38176F8A" w14:textId="77777777" w:rsidR="00025FA2" w:rsidRPr="0061484F" w:rsidRDefault="00025FA2">
      <w:pPr>
        <w:pStyle w:val="CommentText"/>
        <w:rPr>
          <w:lang w:val="en-US"/>
        </w:rPr>
      </w:pPr>
      <w:r w:rsidRPr="0061484F">
        <w:rPr>
          <w:lang w:val="en-US"/>
        </w:rPr>
        <w:t>Extra stuff:</w:t>
      </w:r>
    </w:p>
    <w:p w14:paraId="1802BCCC" w14:textId="77777777" w:rsidR="00025FA2" w:rsidRPr="0061484F" w:rsidRDefault="00025FA2">
      <w:pPr>
        <w:pStyle w:val="CommentText"/>
        <w:rPr>
          <w:lang w:val="en-US"/>
        </w:rPr>
      </w:pPr>
      <w:r w:rsidRPr="0061484F">
        <w:rPr>
          <w:lang w:val="en-US"/>
        </w:rPr>
        <w:t>(; Henehan et al., 2013)</w:t>
      </w:r>
    </w:p>
    <w:p w14:paraId="0A1EECC1" w14:textId="77777777" w:rsidR="00025FA2" w:rsidRPr="0061484F" w:rsidRDefault="00025FA2">
      <w:pPr>
        <w:pStyle w:val="CommentText"/>
        <w:rPr>
          <w:lang w:val="en-US"/>
        </w:rPr>
      </w:pPr>
    </w:p>
    <w:p w14:paraId="7F8256FE" w14:textId="77777777" w:rsidR="00025FA2" w:rsidRPr="0061484F" w:rsidRDefault="00025FA2">
      <w:pPr>
        <w:pStyle w:val="CommentText"/>
        <w:rPr>
          <w:lang w:val="en-US"/>
        </w:rPr>
      </w:pPr>
      <w:r w:rsidRPr="0061484F">
        <w:rPr>
          <w:lang w:val="en-US"/>
        </w:rPr>
        <w:t>Correct:</w:t>
      </w:r>
    </w:p>
    <w:p w14:paraId="25F6CE35" w14:textId="46504795" w:rsidR="00025FA2" w:rsidRPr="0061484F" w:rsidRDefault="00025FA2">
      <w:pPr>
        <w:pStyle w:val="CommentText"/>
        <w:rPr>
          <w:lang w:val="en-US"/>
        </w:rPr>
      </w:pPr>
      <w:r w:rsidRPr="0061484F">
        <w:rPr>
          <w:lang w:val="en-US"/>
        </w:rPr>
        <w:t>(Hönisch and Hemming, 2005; Martínez-Botí et al., 2015b)</w:t>
      </w:r>
    </w:p>
  </w:comment>
  <w:comment w:id="2846" w:author="Robin Matthews" w:date="2021-06-17T17:16:00Z" w:initials="RM">
    <w:p w14:paraId="01E511D5" w14:textId="640A34A3" w:rsidR="00B67008" w:rsidRPr="0061484F" w:rsidRDefault="00B67008">
      <w:pPr>
        <w:pStyle w:val="CommentText"/>
        <w:rPr>
          <w:lang w:val="en-US"/>
        </w:rPr>
      </w:pPr>
      <w:r>
        <w:rPr>
          <w:rStyle w:val="CommentReference"/>
        </w:rPr>
        <w:annotationRef/>
      </w:r>
      <w:r w:rsidRPr="0061484F">
        <w:rPr>
          <w:lang w:val="en-US"/>
        </w:rPr>
        <w:t>Mendeley field contains Martínez-Botí et al., 2015b. Want me to remove</w:t>
      </w:r>
      <w:r w:rsidR="00091757" w:rsidRPr="0061484F">
        <w:rPr>
          <w:lang w:val="en-US"/>
        </w:rPr>
        <w:t xml:space="preserve"> it?</w:t>
      </w:r>
    </w:p>
    <w:p w14:paraId="76923E29" w14:textId="1DD86E43" w:rsidR="00091757" w:rsidRPr="0061484F" w:rsidRDefault="00091757">
      <w:pPr>
        <w:pStyle w:val="CommentText"/>
        <w:rPr>
          <w:lang w:val="en-US"/>
        </w:rPr>
      </w:pPr>
    </w:p>
    <w:p w14:paraId="0C28803C" w14:textId="77777777" w:rsidR="00091757" w:rsidRPr="0061484F" w:rsidRDefault="00091757" w:rsidP="00091757">
      <w:pPr>
        <w:autoSpaceDE w:val="0"/>
        <w:autoSpaceDN w:val="0"/>
        <w:adjustRightInd w:val="0"/>
        <w:spacing w:after="160"/>
        <w:ind w:left="480" w:hanging="480"/>
        <w:rPr>
          <w:rFonts w:ascii="Calibri" w:hAnsi="Calibri" w:cs="Calibri"/>
          <w:noProof/>
          <w:lang w:val="en-US"/>
        </w:rPr>
      </w:pPr>
      <w:r w:rsidRPr="0061484F">
        <w:rPr>
          <w:rFonts w:ascii="Calibri" w:hAnsi="Calibri" w:cs="Calibri"/>
          <w:noProof/>
          <w:szCs w:val="24"/>
          <w:lang w:val="en-US"/>
        </w:rPr>
        <w:t xml:space="preserve">Martínez-Botí, M. A., Marino, G., Foster, G. L., Ziveri, P., Henehan, M. J., Rae, J. W. B., et al. (2015). Boron isotope evidence for oceanic carbon dioxide leakage during the last deglaciation. </w:t>
      </w:r>
      <w:r w:rsidRPr="0061484F">
        <w:rPr>
          <w:rFonts w:ascii="Calibri" w:hAnsi="Calibri" w:cs="Calibri"/>
          <w:i/>
          <w:iCs/>
          <w:noProof/>
          <w:szCs w:val="24"/>
          <w:lang w:val="en-US"/>
        </w:rPr>
        <w:t>Nature</w:t>
      </w:r>
      <w:r w:rsidRPr="0061484F">
        <w:rPr>
          <w:rFonts w:ascii="Calibri" w:hAnsi="Calibri" w:cs="Calibri"/>
          <w:noProof/>
          <w:szCs w:val="24"/>
          <w:lang w:val="en-US"/>
        </w:rPr>
        <w:t xml:space="preserve"> 518, 219–222. doi:10.1038/nature14155.</w:t>
      </w:r>
    </w:p>
    <w:p w14:paraId="130AB7A4" w14:textId="77777777" w:rsidR="00091757" w:rsidRPr="0061484F" w:rsidRDefault="00091757">
      <w:pPr>
        <w:pStyle w:val="CommentText"/>
        <w:rPr>
          <w:lang w:val="en-US"/>
        </w:rPr>
      </w:pPr>
    </w:p>
    <w:p w14:paraId="22C23DBE" w14:textId="77777777" w:rsidR="00B67008" w:rsidRPr="0061484F" w:rsidRDefault="00B67008">
      <w:pPr>
        <w:pStyle w:val="CommentText"/>
        <w:rPr>
          <w:lang w:val="en-US"/>
        </w:rPr>
      </w:pPr>
    </w:p>
    <w:p w14:paraId="68524BAC" w14:textId="77777777" w:rsidR="00B67008" w:rsidRPr="0061484F" w:rsidRDefault="00B67008">
      <w:pPr>
        <w:pStyle w:val="CommentText"/>
        <w:rPr>
          <w:lang w:val="en-US"/>
        </w:rPr>
      </w:pPr>
      <w:r w:rsidRPr="0061484F">
        <w:rPr>
          <w:lang w:val="en-US"/>
        </w:rPr>
        <w:t>Alos, Mendeley field missing reference for</w:t>
      </w:r>
    </w:p>
    <w:p w14:paraId="4C72C127" w14:textId="18896F23" w:rsidR="00B67008" w:rsidRPr="0061484F" w:rsidRDefault="00B67008">
      <w:pPr>
        <w:pStyle w:val="CommentText"/>
        <w:rPr>
          <w:lang w:val="en-US"/>
        </w:rPr>
      </w:pPr>
      <w:r w:rsidRPr="0061484F">
        <w:rPr>
          <w:lang w:val="en-US"/>
        </w:rPr>
        <w:t>Henehan et al., 2013</w:t>
      </w:r>
      <w:r w:rsidR="00091757" w:rsidRPr="0061484F">
        <w:rPr>
          <w:lang w:val="en-US"/>
        </w:rPr>
        <w:t xml:space="preserve">. </w:t>
      </w:r>
      <w:r w:rsidRPr="0061484F">
        <w:rPr>
          <w:lang w:val="en-US"/>
        </w:rPr>
        <w:t>Provide DOI and I’ll add.</w:t>
      </w:r>
    </w:p>
  </w:comment>
  <w:comment w:id="2847" w:author="Robin Matthews" w:date="2021-06-17T13:58:00Z" w:initials="RM">
    <w:p w14:paraId="35437984" w14:textId="77777777" w:rsidR="00025FA2" w:rsidRPr="0061484F" w:rsidRDefault="00025FA2">
      <w:pPr>
        <w:pStyle w:val="CommentText"/>
        <w:rPr>
          <w:lang w:val="en-US"/>
        </w:rPr>
      </w:pPr>
      <w:r>
        <w:rPr>
          <w:rStyle w:val="CommentReference"/>
        </w:rPr>
        <w:annotationRef/>
      </w:r>
      <w:r w:rsidRPr="0061484F">
        <w:rPr>
          <w:lang w:val="en-US"/>
        </w:rPr>
        <w:t>Not found:</w:t>
      </w:r>
    </w:p>
    <w:p w14:paraId="37E173EB" w14:textId="77777777" w:rsidR="00025FA2" w:rsidRPr="0061484F" w:rsidRDefault="00025FA2">
      <w:pPr>
        <w:pStyle w:val="CommentText"/>
        <w:rPr>
          <w:lang w:val="en-US"/>
        </w:rPr>
      </w:pPr>
      <w:r w:rsidRPr="0061484F">
        <w:rPr>
          <w:lang w:val="en-US"/>
        </w:rPr>
        <w:t>Barker and Elderfield</w:t>
      </w:r>
    </w:p>
    <w:p w14:paraId="3B96F153" w14:textId="77777777" w:rsidR="00025FA2" w:rsidRPr="0061484F" w:rsidRDefault="00025FA2">
      <w:pPr>
        <w:pStyle w:val="CommentText"/>
        <w:rPr>
          <w:lang w:val="en-US"/>
        </w:rPr>
      </w:pPr>
    </w:p>
    <w:p w14:paraId="3E6ECB83" w14:textId="77777777" w:rsidR="00025FA2" w:rsidRPr="0061484F" w:rsidRDefault="00025FA2">
      <w:pPr>
        <w:pStyle w:val="CommentText"/>
        <w:rPr>
          <w:lang w:val="en-US"/>
        </w:rPr>
      </w:pPr>
      <w:r w:rsidRPr="0061484F">
        <w:rPr>
          <w:lang w:val="en-US"/>
        </w:rPr>
        <w:t>Extra stuff:</w:t>
      </w:r>
    </w:p>
    <w:p w14:paraId="0E1F5E9A" w14:textId="77777777" w:rsidR="00025FA2" w:rsidRPr="0061484F" w:rsidRDefault="00025FA2">
      <w:pPr>
        <w:pStyle w:val="CommentText"/>
        <w:rPr>
          <w:lang w:val="en-US"/>
        </w:rPr>
      </w:pPr>
      <w:r w:rsidRPr="0061484F">
        <w:rPr>
          <w:lang w:val="en-US"/>
        </w:rPr>
        <w:t>(Barker &amp; Elderfield, )</w:t>
      </w:r>
    </w:p>
    <w:p w14:paraId="286AD15F" w14:textId="77777777" w:rsidR="00025FA2" w:rsidRPr="0061484F" w:rsidRDefault="00025FA2">
      <w:pPr>
        <w:pStyle w:val="CommentText"/>
        <w:rPr>
          <w:lang w:val="en-US"/>
        </w:rPr>
      </w:pPr>
    </w:p>
    <w:p w14:paraId="7FCAEC17" w14:textId="77777777" w:rsidR="00025FA2" w:rsidRPr="0061484F" w:rsidRDefault="00025FA2">
      <w:pPr>
        <w:pStyle w:val="CommentText"/>
        <w:rPr>
          <w:lang w:val="en-US"/>
        </w:rPr>
      </w:pPr>
      <w:r w:rsidRPr="0061484F">
        <w:rPr>
          <w:lang w:val="en-US"/>
        </w:rPr>
        <w:t>Correct:</w:t>
      </w:r>
    </w:p>
    <w:p w14:paraId="192451E4" w14:textId="77777777" w:rsidR="00025FA2" w:rsidRPr="0061484F" w:rsidRDefault="00025FA2">
      <w:pPr>
        <w:pStyle w:val="CommentText"/>
        <w:rPr>
          <w:lang w:val="en-US"/>
        </w:rPr>
      </w:pPr>
      <w:r w:rsidRPr="0061484F">
        <w:rPr>
          <w:lang w:val="en-US"/>
        </w:rPr>
        <w:t>Barker and Elderfield (2002)</w:t>
      </w:r>
    </w:p>
    <w:p w14:paraId="3E348DBF" w14:textId="216661DC" w:rsidR="00025FA2" w:rsidRPr="0061484F" w:rsidRDefault="00025FA2">
      <w:pPr>
        <w:pStyle w:val="CommentText"/>
        <w:rPr>
          <w:lang w:val="en-US"/>
        </w:rPr>
      </w:pPr>
      <w:r w:rsidRPr="0061484F">
        <w:rPr>
          <w:lang w:val="en-US"/>
        </w:rPr>
        <w:t>(Barker and Elderfield, 2002)</w:t>
      </w:r>
    </w:p>
  </w:comment>
  <w:comment w:id="2858" w:author="Robin Matthews" w:date="2021-06-17T13:58:00Z" w:initials="RM">
    <w:p w14:paraId="52AAE16C" w14:textId="77777777" w:rsidR="00025FA2" w:rsidRPr="0061484F" w:rsidRDefault="00025FA2">
      <w:pPr>
        <w:pStyle w:val="CommentText"/>
        <w:rPr>
          <w:lang w:val="en-US"/>
        </w:rPr>
      </w:pPr>
      <w:r>
        <w:rPr>
          <w:rStyle w:val="CommentReference"/>
        </w:rPr>
        <w:annotationRef/>
      </w:r>
      <w:r w:rsidRPr="0061484F">
        <w:rPr>
          <w:lang w:val="en-US"/>
        </w:rPr>
        <w:t>Extra stuff:</w:t>
      </w:r>
    </w:p>
    <w:p w14:paraId="321FE540" w14:textId="77777777" w:rsidR="00025FA2" w:rsidRPr="0061484F" w:rsidRDefault="00025FA2">
      <w:pPr>
        <w:pStyle w:val="CommentText"/>
        <w:rPr>
          <w:lang w:val="en-US"/>
        </w:rPr>
      </w:pPr>
      <w:r w:rsidRPr="0061484F">
        <w:rPr>
          <w:lang w:val="en-US"/>
        </w:rPr>
        <w:t>(; , ; )</w:t>
      </w:r>
    </w:p>
    <w:p w14:paraId="0650499B" w14:textId="77777777" w:rsidR="00025FA2" w:rsidRPr="0061484F" w:rsidRDefault="00025FA2">
      <w:pPr>
        <w:pStyle w:val="CommentText"/>
        <w:rPr>
          <w:lang w:val="en-US"/>
        </w:rPr>
      </w:pPr>
    </w:p>
    <w:p w14:paraId="7E6429FA" w14:textId="77777777" w:rsidR="00025FA2" w:rsidRPr="0061484F" w:rsidRDefault="00025FA2">
      <w:pPr>
        <w:pStyle w:val="CommentText"/>
        <w:rPr>
          <w:lang w:val="en-US"/>
        </w:rPr>
      </w:pPr>
      <w:r w:rsidRPr="0061484F">
        <w:rPr>
          <w:lang w:val="en-US"/>
        </w:rPr>
        <w:t>Correct:</w:t>
      </w:r>
    </w:p>
    <w:p w14:paraId="3DADFFE0" w14:textId="63AB580D" w:rsidR="00025FA2" w:rsidRPr="0061484F" w:rsidRDefault="00025FA2">
      <w:pPr>
        <w:pStyle w:val="CommentText"/>
        <w:rPr>
          <w:lang w:val="en-US"/>
        </w:rPr>
      </w:pPr>
      <w:r w:rsidRPr="0061484F">
        <w:rPr>
          <w:lang w:val="en-US"/>
        </w:rPr>
        <w:t>(Jaccard and Galbraith, 2012; Hoogakker et al., 2015, 2018; Gottschalk et al., 2016, 2020; Anderson et al., 2019)</w:t>
      </w:r>
    </w:p>
  </w:comment>
  <w:comment w:id="2868" w:author="Robin Matthews" w:date="2021-06-17T13:58:00Z" w:initials="RM">
    <w:p w14:paraId="2E8BD9F5" w14:textId="77777777" w:rsidR="00025FA2" w:rsidRPr="0061484F" w:rsidRDefault="00025FA2">
      <w:pPr>
        <w:pStyle w:val="CommentText"/>
        <w:rPr>
          <w:lang w:val="en-US"/>
        </w:rPr>
      </w:pPr>
      <w:r>
        <w:rPr>
          <w:rStyle w:val="CommentReference"/>
        </w:rPr>
        <w:annotationRef/>
      </w:r>
      <w:r w:rsidRPr="0061484F">
        <w:rPr>
          <w:lang w:val="en-US"/>
        </w:rPr>
        <w:t>Extra stuff:</w:t>
      </w:r>
    </w:p>
    <w:p w14:paraId="0791382A" w14:textId="77777777" w:rsidR="00025FA2" w:rsidRPr="0061484F" w:rsidRDefault="00025FA2">
      <w:pPr>
        <w:pStyle w:val="CommentText"/>
        <w:rPr>
          <w:lang w:val="en-US"/>
        </w:rPr>
      </w:pPr>
      <w:r w:rsidRPr="0061484F">
        <w:rPr>
          <w:lang w:val="en-US"/>
        </w:rPr>
        <w:t>(Skinner et al., 2010; , ; Gottschalk et al., 2016; Ronge et al., 2016; Sikes et al., 2016; Rae et al., 2018; Ronge et al., 2020)</w:t>
      </w:r>
    </w:p>
    <w:p w14:paraId="32C134BA" w14:textId="77777777" w:rsidR="00025FA2" w:rsidRPr="0061484F" w:rsidRDefault="00025FA2">
      <w:pPr>
        <w:pStyle w:val="CommentText"/>
        <w:rPr>
          <w:lang w:val="en-US"/>
        </w:rPr>
      </w:pPr>
    </w:p>
    <w:p w14:paraId="4D4B58A0" w14:textId="77777777" w:rsidR="00025FA2" w:rsidRPr="0061484F" w:rsidRDefault="00025FA2">
      <w:pPr>
        <w:pStyle w:val="CommentText"/>
        <w:rPr>
          <w:lang w:val="en-US"/>
        </w:rPr>
      </w:pPr>
      <w:r w:rsidRPr="0061484F">
        <w:rPr>
          <w:lang w:val="en-US"/>
        </w:rPr>
        <w:t>Correct:</w:t>
      </w:r>
    </w:p>
    <w:p w14:paraId="69D8F3CF" w14:textId="77777777" w:rsidR="00025FA2" w:rsidRPr="0061484F" w:rsidRDefault="00025FA2">
      <w:pPr>
        <w:pStyle w:val="CommentText"/>
        <w:rPr>
          <w:lang w:val="en-US"/>
        </w:rPr>
      </w:pPr>
      <w:r w:rsidRPr="0061484F">
        <w:rPr>
          <w:lang w:val="en-US"/>
        </w:rPr>
        <w:t>Galbraith and Jaccard (2015)</w:t>
      </w:r>
    </w:p>
    <w:p w14:paraId="096AC3B8" w14:textId="430E4941" w:rsidR="00025FA2" w:rsidRPr="0061484F" w:rsidRDefault="00025FA2">
      <w:pPr>
        <w:pStyle w:val="CommentText"/>
        <w:rPr>
          <w:lang w:val="en-US"/>
        </w:rPr>
      </w:pPr>
      <w:r w:rsidRPr="0061484F">
        <w:rPr>
          <w:lang w:val="en-US"/>
        </w:rPr>
        <w:t>(Galbraith and Jaccard, 2015)</w:t>
      </w:r>
    </w:p>
  </w:comment>
  <w:comment w:id="2869" w:author="Robin Matthews" w:date="2021-06-17T17:19:00Z" w:initials="RM">
    <w:p w14:paraId="141C8D5A" w14:textId="1B42F8C2" w:rsidR="00091757" w:rsidRPr="0061484F" w:rsidRDefault="00091757">
      <w:pPr>
        <w:pStyle w:val="CommentText"/>
        <w:rPr>
          <w:lang w:val="en-US"/>
        </w:rPr>
      </w:pPr>
      <w:r>
        <w:rPr>
          <w:rStyle w:val="CommentReference"/>
        </w:rPr>
        <w:annotationRef/>
      </w:r>
      <w:r w:rsidRPr="0061484F">
        <w:rPr>
          <w:lang w:val="en-US"/>
        </w:rPr>
        <w:t>Missing reference details for in Mendeley field:</w:t>
      </w:r>
    </w:p>
    <w:p w14:paraId="1AC6D8E0" w14:textId="37B57132" w:rsidR="00091757" w:rsidRPr="0061484F" w:rsidRDefault="00091757">
      <w:pPr>
        <w:pStyle w:val="CommentText"/>
        <w:rPr>
          <w:lang w:val="en-US"/>
        </w:rPr>
      </w:pPr>
      <w:r w:rsidRPr="0061484F">
        <w:rPr>
          <w:lang w:val="en-US"/>
        </w:rPr>
        <w:t>Skinner et al., 2010; Gottschalk et al., 2016; Ronge et al., 2016; Sikes et al., 2016; Rae et al., 2018; Ronge et al., 2020</w:t>
      </w:r>
    </w:p>
    <w:p w14:paraId="4466C1FD" w14:textId="77777777" w:rsidR="00091757" w:rsidRPr="0061484F" w:rsidRDefault="00091757">
      <w:pPr>
        <w:pStyle w:val="CommentText"/>
        <w:rPr>
          <w:lang w:val="en-US"/>
        </w:rPr>
      </w:pPr>
    </w:p>
    <w:p w14:paraId="4FA481C4" w14:textId="2F5551D2" w:rsidR="00091757" w:rsidRPr="0061484F" w:rsidRDefault="00091757">
      <w:pPr>
        <w:pStyle w:val="CommentText"/>
        <w:rPr>
          <w:lang w:val="en-US"/>
        </w:rPr>
      </w:pPr>
      <w:r w:rsidRPr="0061484F">
        <w:rPr>
          <w:lang w:val="en-US"/>
        </w:rPr>
        <w:t>Provide DOIs and I’ll add</w:t>
      </w:r>
    </w:p>
  </w:comment>
  <w:comment w:id="2875" w:author="Robin Matthews" w:date="2021-06-17T13:58:00Z" w:initials="RM">
    <w:p w14:paraId="3CC0B9AE" w14:textId="77777777" w:rsidR="00025FA2" w:rsidRPr="0061484F" w:rsidRDefault="00025FA2">
      <w:pPr>
        <w:pStyle w:val="CommentText"/>
        <w:rPr>
          <w:lang w:val="en-US"/>
        </w:rPr>
      </w:pPr>
      <w:r>
        <w:rPr>
          <w:rStyle w:val="CommentReference"/>
        </w:rPr>
        <w:annotationRef/>
      </w:r>
      <w:r w:rsidRPr="0061484F">
        <w:rPr>
          <w:lang w:val="en-US"/>
        </w:rPr>
        <w:t>Extra stuff:</w:t>
      </w:r>
    </w:p>
    <w:p w14:paraId="438ECFA7" w14:textId="77777777" w:rsidR="00025FA2" w:rsidRPr="0061484F" w:rsidRDefault="00025FA2">
      <w:pPr>
        <w:pStyle w:val="CommentText"/>
        <w:rPr>
          <w:lang w:val="en-US"/>
        </w:rPr>
      </w:pPr>
      <w:r w:rsidRPr="0061484F">
        <w:rPr>
          <w:lang w:val="en-US"/>
        </w:rPr>
        <w:t xml:space="preserve">, </w:t>
      </w:r>
    </w:p>
    <w:p w14:paraId="009AC4F9" w14:textId="77777777" w:rsidR="00025FA2" w:rsidRPr="0061484F" w:rsidRDefault="00025FA2">
      <w:pPr>
        <w:pStyle w:val="CommentText"/>
        <w:rPr>
          <w:lang w:val="en-US"/>
        </w:rPr>
      </w:pPr>
    </w:p>
    <w:p w14:paraId="61FCD260" w14:textId="77777777" w:rsidR="00025FA2" w:rsidRPr="0061484F" w:rsidRDefault="00025FA2">
      <w:pPr>
        <w:pStyle w:val="CommentText"/>
        <w:rPr>
          <w:lang w:val="en-US"/>
        </w:rPr>
      </w:pPr>
      <w:r w:rsidRPr="0061484F">
        <w:rPr>
          <w:lang w:val="en-US"/>
        </w:rPr>
        <w:t>Correct:</w:t>
      </w:r>
    </w:p>
    <w:p w14:paraId="43C7C8EB" w14:textId="77777777" w:rsidR="00025FA2" w:rsidRPr="0061484F" w:rsidRDefault="00025FA2">
      <w:pPr>
        <w:pStyle w:val="CommentText"/>
        <w:rPr>
          <w:lang w:val="en-US"/>
        </w:rPr>
      </w:pPr>
      <w:r w:rsidRPr="0061484F">
        <w:rPr>
          <w:lang w:val="en-US"/>
        </w:rPr>
        <w:t>Moffitt et al. (2015)</w:t>
      </w:r>
    </w:p>
    <w:p w14:paraId="52A21118" w14:textId="6273C4D2" w:rsidR="00025FA2" w:rsidRPr="0061484F" w:rsidRDefault="00025FA2">
      <w:pPr>
        <w:pStyle w:val="CommentText"/>
        <w:rPr>
          <w:lang w:val="en-US"/>
        </w:rPr>
      </w:pPr>
      <w:r w:rsidRPr="0061484F">
        <w:rPr>
          <w:lang w:val="en-US"/>
        </w:rPr>
        <w:t>(Moffitt et al., 2015)</w:t>
      </w:r>
    </w:p>
  </w:comment>
  <w:comment w:id="2883" w:author="Robin Matthews" w:date="2021-06-17T13:58:00Z" w:initials="RM">
    <w:p w14:paraId="1AF1944D" w14:textId="77777777" w:rsidR="00025FA2" w:rsidRPr="0061484F" w:rsidRDefault="00025FA2">
      <w:pPr>
        <w:pStyle w:val="CommentText"/>
        <w:rPr>
          <w:lang w:val="en-US"/>
        </w:rPr>
      </w:pPr>
      <w:r>
        <w:rPr>
          <w:rStyle w:val="CommentReference"/>
        </w:rPr>
        <w:annotationRef/>
      </w:r>
      <w:r w:rsidRPr="0061484F">
        <w:rPr>
          <w:lang w:val="en-US"/>
        </w:rPr>
        <w:t>Not found:</w:t>
      </w:r>
    </w:p>
    <w:p w14:paraId="7AF99E4A" w14:textId="77777777" w:rsidR="00025FA2" w:rsidRPr="0061484F" w:rsidRDefault="00025FA2">
      <w:pPr>
        <w:pStyle w:val="CommentText"/>
        <w:rPr>
          <w:lang w:val="en-US"/>
        </w:rPr>
      </w:pPr>
      <w:r w:rsidRPr="0061484F">
        <w:rPr>
          <w:lang w:val="en-US"/>
        </w:rPr>
        <w:t>Galbraith and Kienast</w:t>
      </w:r>
    </w:p>
    <w:p w14:paraId="3F3C8DFB" w14:textId="77777777" w:rsidR="00025FA2" w:rsidRPr="0061484F" w:rsidRDefault="00025FA2">
      <w:pPr>
        <w:pStyle w:val="CommentText"/>
        <w:rPr>
          <w:lang w:val="en-US"/>
        </w:rPr>
      </w:pPr>
    </w:p>
    <w:p w14:paraId="08C1BB92" w14:textId="77777777" w:rsidR="00025FA2" w:rsidRPr="0061484F" w:rsidRDefault="00025FA2">
      <w:pPr>
        <w:pStyle w:val="CommentText"/>
        <w:rPr>
          <w:lang w:val="en-US"/>
        </w:rPr>
      </w:pPr>
      <w:r w:rsidRPr="0061484F">
        <w:rPr>
          <w:lang w:val="en-US"/>
        </w:rPr>
        <w:t>Extra stuff:</w:t>
      </w:r>
    </w:p>
    <w:p w14:paraId="03941EFC" w14:textId="77777777" w:rsidR="00025FA2" w:rsidRPr="0061484F" w:rsidRDefault="00025FA2">
      <w:pPr>
        <w:pStyle w:val="CommentText"/>
        <w:rPr>
          <w:lang w:val="en-US"/>
        </w:rPr>
      </w:pPr>
      <w:r w:rsidRPr="0061484F">
        <w:rPr>
          <w:lang w:val="en-US"/>
        </w:rPr>
        <w:t>(Galbraith et al., )</w:t>
      </w:r>
    </w:p>
    <w:p w14:paraId="04FD26AD" w14:textId="77777777" w:rsidR="00025FA2" w:rsidRPr="0061484F" w:rsidRDefault="00025FA2">
      <w:pPr>
        <w:pStyle w:val="CommentText"/>
        <w:rPr>
          <w:lang w:val="en-US"/>
        </w:rPr>
      </w:pPr>
    </w:p>
    <w:p w14:paraId="5CACA397" w14:textId="77777777" w:rsidR="00025FA2" w:rsidRPr="0061484F" w:rsidRDefault="00025FA2">
      <w:pPr>
        <w:pStyle w:val="CommentText"/>
        <w:rPr>
          <w:lang w:val="en-US"/>
        </w:rPr>
      </w:pPr>
      <w:r w:rsidRPr="0061484F">
        <w:rPr>
          <w:lang w:val="en-US"/>
        </w:rPr>
        <w:t>Correct:</w:t>
      </w:r>
    </w:p>
    <w:p w14:paraId="147098A5" w14:textId="77777777" w:rsidR="00025FA2" w:rsidRPr="0061484F" w:rsidRDefault="00025FA2">
      <w:pPr>
        <w:pStyle w:val="CommentText"/>
        <w:rPr>
          <w:lang w:val="en-US"/>
        </w:rPr>
      </w:pPr>
      <w:r w:rsidRPr="0061484F">
        <w:rPr>
          <w:lang w:val="en-US"/>
        </w:rPr>
        <w:t>Galbraith and Kienast (2013)</w:t>
      </w:r>
    </w:p>
    <w:p w14:paraId="1AA587EF" w14:textId="3E9CA0C6" w:rsidR="00025FA2" w:rsidRPr="0061484F" w:rsidRDefault="00025FA2">
      <w:pPr>
        <w:pStyle w:val="CommentText"/>
        <w:rPr>
          <w:lang w:val="en-US"/>
        </w:rPr>
      </w:pPr>
      <w:r w:rsidRPr="0061484F">
        <w:rPr>
          <w:lang w:val="en-US"/>
        </w:rPr>
        <w:t>(Galbraith and Kienast, 2013)</w:t>
      </w:r>
    </w:p>
  </w:comment>
  <w:comment w:id="2884" w:author="Robin Matthews" w:date="2021-06-17T17:21:00Z" w:initials="RM">
    <w:p w14:paraId="27F8C36F" w14:textId="68F39D10" w:rsidR="00091757" w:rsidRPr="0061484F" w:rsidRDefault="00091757">
      <w:pPr>
        <w:pStyle w:val="CommentText"/>
        <w:rPr>
          <w:lang w:val="en-US"/>
        </w:rPr>
      </w:pPr>
      <w:r>
        <w:rPr>
          <w:rStyle w:val="CommentReference"/>
        </w:rPr>
        <w:annotationRef/>
      </w:r>
      <w:r w:rsidRPr="0061484F">
        <w:rPr>
          <w:lang w:val="en-US"/>
        </w:rPr>
        <w:t>Not sure what you’re citing. Mendeley field has this:</w:t>
      </w:r>
    </w:p>
    <w:p w14:paraId="0D0299E8" w14:textId="77777777" w:rsidR="00091757" w:rsidRPr="0061484F" w:rsidRDefault="00091757" w:rsidP="00091757">
      <w:pPr>
        <w:autoSpaceDE w:val="0"/>
        <w:autoSpaceDN w:val="0"/>
        <w:adjustRightInd w:val="0"/>
        <w:spacing w:after="160"/>
        <w:ind w:left="480" w:hanging="480"/>
        <w:rPr>
          <w:rFonts w:ascii="Calibri" w:hAnsi="Calibri" w:cs="Calibri"/>
          <w:noProof/>
          <w:lang w:val="en-US"/>
        </w:rPr>
      </w:pPr>
      <w:r>
        <w:fldChar w:fldCharType="begin" w:fldLock="1"/>
      </w:r>
      <w:r w:rsidRPr="0061484F">
        <w:rPr>
          <w:lang w:val="en-US"/>
        </w:rPr>
        <w:instrText xml:space="preserve">ADDIN Mendeley Bibliography CSL_BIBLIOGRAPHY </w:instrText>
      </w:r>
      <w:r>
        <w:fldChar w:fldCharType="separate"/>
      </w:r>
      <w:r w:rsidRPr="0061484F">
        <w:rPr>
          <w:rFonts w:ascii="Calibri" w:hAnsi="Calibri" w:cs="Calibri"/>
          <w:noProof/>
          <w:szCs w:val="24"/>
          <w:lang w:val="en-US"/>
        </w:rPr>
        <w:t xml:space="preserve">Galbraith, E. D., and Kienast, M. (2013). The acceleration of oceanic denitrification during deglacial warming. </w:t>
      </w:r>
      <w:r w:rsidRPr="0061484F">
        <w:rPr>
          <w:rFonts w:ascii="Calibri" w:hAnsi="Calibri" w:cs="Calibri"/>
          <w:i/>
          <w:iCs/>
          <w:noProof/>
          <w:szCs w:val="24"/>
          <w:lang w:val="en-US"/>
        </w:rPr>
        <w:t>Nat. Geosci.</w:t>
      </w:r>
      <w:r w:rsidRPr="0061484F">
        <w:rPr>
          <w:rFonts w:ascii="Calibri" w:hAnsi="Calibri" w:cs="Calibri"/>
          <w:noProof/>
          <w:szCs w:val="24"/>
          <w:lang w:val="en-US"/>
        </w:rPr>
        <w:t xml:space="preserve"> 6, 579–584. doi:10.1038/ngeo1832.</w:t>
      </w:r>
    </w:p>
    <w:p w14:paraId="59F18D6E" w14:textId="37D710CE" w:rsidR="00091757" w:rsidRPr="0061484F" w:rsidRDefault="00091757" w:rsidP="00091757">
      <w:pPr>
        <w:pStyle w:val="CommentText"/>
        <w:rPr>
          <w:lang w:val="en-US"/>
        </w:rPr>
      </w:pPr>
      <w:r>
        <w:fldChar w:fldCharType="end"/>
      </w:r>
    </w:p>
  </w:comment>
  <w:comment w:id="2885" w:author="Robin Matthews" w:date="2021-06-17T13:58:00Z" w:initials="RM">
    <w:p w14:paraId="30D4EBD0" w14:textId="77777777" w:rsidR="00025FA2" w:rsidRPr="0061484F" w:rsidRDefault="00025FA2">
      <w:pPr>
        <w:pStyle w:val="CommentText"/>
        <w:rPr>
          <w:lang w:val="en-US"/>
        </w:rPr>
      </w:pPr>
      <w:r>
        <w:rPr>
          <w:rStyle w:val="CommentReference"/>
        </w:rPr>
        <w:annotationRef/>
      </w:r>
      <w:r w:rsidRPr="0061484F">
        <w:rPr>
          <w:lang w:val="en-US"/>
        </w:rPr>
        <w:t>Not found:</w:t>
      </w:r>
    </w:p>
    <w:p w14:paraId="60B19305" w14:textId="77777777" w:rsidR="00025FA2" w:rsidRPr="0061484F" w:rsidRDefault="00025FA2">
      <w:pPr>
        <w:pStyle w:val="CommentText"/>
        <w:rPr>
          <w:lang w:val="en-US"/>
        </w:rPr>
      </w:pPr>
      <w:r w:rsidRPr="0061484F">
        <w:rPr>
          <w:lang w:val="en-US"/>
        </w:rPr>
        <w:t>Suthhof et al., 2001</w:t>
      </w:r>
    </w:p>
    <w:p w14:paraId="27526C99" w14:textId="77777777" w:rsidR="00025FA2" w:rsidRPr="0061484F" w:rsidRDefault="00025FA2">
      <w:pPr>
        <w:pStyle w:val="CommentText"/>
        <w:rPr>
          <w:lang w:val="en-US"/>
        </w:rPr>
      </w:pPr>
    </w:p>
    <w:p w14:paraId="13CE5B46" w14:textId="77777777" w:rsidR="00025FA2" w:rsidRPr="0061484F" w:rsidRDefault="00025FA2">
      <w:pPr>
        <w:pStyle w:val="CommentText"/>
        <w:rPr>
          <w:lang w:val="en-US"/>
        </w:rPr>
      </w:pPr>
      <w:r w:rsidRPr="0061484F">
        <w:rPr>
          <w:lang w:val="en-US"/>
        </w:rPr>
        <w:t>Extra stuff:</w:t>
      </w:r>
    </w:p>
    <w:p w14:paraId="2DAE8770" w14:textId="77777777" w:rsidR="00025FA2" w:rsidRPr="0061484F" w:rsidRDefault="00025FA2">
      <w:pPr>
        <w:pStyle w:val="CommentText"/>
        <w:rPr>
          <w:lang w:val="en-US"/>
        </w:rPr>
      </w:pPr>
      <w:r w:rsidRPr="0061484F">
        <w:rPr>
          <w:lang w:val="en-US"/>
        </w:rPr>
        <w:t>(; Fischer et al., 2019)</w:t>
      </w:r>
    </w:p>
    <w:p w14:paraId="4BC6642A" w14:textId="77777777" w:rsidR="00025FA2" w:rsidRPr="0061484F" w:rsidRDefault="00025FA2">
      <w:pPr>
        <w:pStyle w:val="CommentText"/>
        <w:rPr>
          <w:lang w:val="en-US"/>
        </w:rPr>
      </w:pPr>
    </w:p>
    <w:p w14:paraId="5960D9AB" w14:textId="77777777" w:rsidR="00025FA2" w:rsidRPr="0061484F" w:rsidRDefault="00025FA2">
      <w:pPr>
        <w:pStyle w:val="CommentText"/>
        <w:rPr>
          <w:lang w:val="en-US"/>
        </w:rPr>
      </w:pPr>
      <w:r w:rsidRPr="0061484F">
        <w:rPr>
          <w:lang w:val="en-US"/>
        </w:rPr>
        <w:t>Correct:</w:t>
      </w:r>
    </w:p>
    <w:p w14:paraId="7ECD65E2" w14:textId="738B6356" w:rsidR="00025FA2" w:rsidRPr="0061484F" w:rsidRDefault="00025FA2">
      <w:pPr>
        <w:pStyle w:val="CommentText"/>
        <w:rPr>
          <w:lang w:val="en-US"/>
        </w:rPr>
      </w:pPr>
      <w:r w:rsidRPr="0061484F">
        <w:rPr>
          <w:lang w:val="en-US"/>
        </w:rPr>
        <w:t>(Suthhof et al., 2001; Schilt et al., 2014)</w:t>
      </w:r>
    </w:p>
  </w:comment>
  <w:comment w:id="2886" w:author="Robin Matthews" w:date="2021-06-17T17:22:00Z" w:initials="RM">
    <w:p w14:paraId="24E981D8" w14:textId="652AB528" w:rsidR="00091757" w:rsidRPr="0061484F" w:rsidRDefault="00091757" w:rsidP="00091757">
      <w:pPr>
        <w:pStyle w:val="CommentText"/>
        <w:rPr>
          <w:lang w:val="en-US"/>
        </w:rPr>
      </w:pPr>
      <w:r>
        <w:rPr>
          <w:rStyle w:val="CommentReference"/>
        </w:rPr>
        <w:annotationRef/>
      </w:r>
      <w:r w:rsidRPr="0061484F">
        <w:rPr>
          <w:lang w:val="en-US"/>
        </w:rPr>
        <w:t>Mendeley field missing reference details for Fischer et al., 2019</w:t>
      </w:r>
    </w:p>
    <w:p w14:paraId="2D26F923" w14:textId="77777777" w:rsidR="00091757" w:rsidRPr="0061484F" w:rsidRDefault="00091757" w:rsidP="00091757">
      <w:pPr>
        <w:pStyle w:val="CommentText"/>
        <w:rPr>
          <w:lang w:val="en-US"/>
        </w:rPr>
      </w:pPr>
    </w:p>
    <w:p w14:paraId="65CC7846" w14:textId="5A5FC23F" w:rsidR="00091757" w:rsidRPr="0061484F" w:rsidRDefault="00091757" w:rsidP="00091757">
      <w:pPr>
        <w:pStyle w:val="CommentText"/>
        <w:rPr>
          <w:lang w:val="en-US"/>
        </w:rPr>
      </w:pPr>
      <w:r w:rsidRPr="0061484F">
        <w:rPr>
          <w:lang w:val="en-US"/>
        </w:rPr>
        <w:t>Mendeley field also contains reference details for Suthhof et al., 2001. Want me to remove it?</w:t>
      </w:r>
    </w:p>
  </w:comment>
  <w:comment w:id="2893" w:author="Robin Matthews" w:date="2021-06-17T17:23:00Z" w:initials="RM">
    <w:p w14:paraId="108CE476" w14:textId="2A351F6F" w:rsidR="00091757" w:rsidRPr="0061484F" w:rsidRDefault="00091757">
      <w:pPr>
        <w:pStyle w:val="CommentText"/>
        <w:rPr>
          <w:lang w:val="en-US"/>
        </w:rPr>
      </w:pPr>
      <w:r>
        <w:rPr>
          <w:rStyle w:val="CommentReference"/>
        </w:rPr>
        <w:annotationRef/>
      </w:r>
      <w:r w:rsidRPr="0061484F">
        <w:rPr>
          <w:lang w:val="en-US"/>
        </w:rPr>
        <w:t>Mendeley field mising reference details for Fischer et al., 2019. Provide DOI and I’ll add</w:t>
      </w:r>
    </w:p>
  </w:comment>
  <w:comment w:id="2894" w:author="Robin Matthews" w:date="2021-06-17T13:58:00Z" w:initials="RM">
    <w:p w14:paraId="37241A8A" w14:textId="77777777" w:rsidR="00025FA2" w:rsidRPr="0061484F" w:rsidRDefault="00025FA2">
      <w:pPr>
        <w:pStyle w:val="CommentText"/>
        <w:rPr>
          <w:lang w:val="en-US"/>
        </w:rPr>
      </w:pPr>
      <w:r>
        <w:rPr>
          <w:rStyle w:val="CommentReference"/>
        </w:rPr>
        <w:annotationRef/>
      </w:r>
      <w:r w:rsidRPr="0061484F">
        <w:rPr>
          <w:lang w:val="en-US"/>
        </w:rPr>
        <w:t>Extra stuff:</w:t>
      </w:r>
    </w:p>
    <w:p w14:paraId="4808E1BC" w14:textId="77777777" w:rsidR="00025FA2" w:rsidRPr="0061484F" w:rsidRDefault="00025FA2">
      <w:pPr>
        <w:pStyle w:val="CommentText"/>
        <w:rPr>
          <w:lang w:val="en-US"/>
        </w:rPr>
      </w:pPr>
      <w:r w:rsidRPr="0061484F">
        <w:rPr>
          <w:lang w:val="en-US"/>
        </w:rPr>
        <w:t>(, ; Fischer et al., 2019)</w:t>
      </w:r>
    </w:p>
    <w:p w14:paraId="0AC7F4D7" w14:textId="77777777" w:rsidR="00025FA2" w:rsidRPr="0061484F" w:rsidRDefault="00025FA2">
      <w:pPr>
        <w:pStyle w:val="CommentText"/>
        <w:rPr>
          <w:lang w:val="en-US"/>
        </w:rPr>
      </w:pPr>
    </w:p>
    <w:p w14:paraId="4864CE32" w14:textId="77777777" w:rsidR="00025FA2" w:rsidRPr="0061484F" w:rsidRDefault="00025FA2">
      <w:pPr>
        <w:pStyle w:val="CommentText"/>
        <w:rPr>
          <w:lang w:val="en-US"/>
        </w:rPr>
      </w:pPr>
      <w:r w:rsidRPr="0061484F">
        <w:rPr>
          <w:lang w:val="en-US"/>
        </w:rPr>
        <w:t>Correct:</w:t>
      </w:r>
    </w:p>
    <w:p w14:paraId="6CC52222" w14:textId="77777777" w:rsidR="00025FA2" w:rsidRPr="0061484F" w:rsidRDefault="00025FA2">
      <w:pPr>
        <w:pStyle w:val="CommentText"/>
        <w:rPr>
          <w:lang w:val="en-US"/>
        </w:rPr>
      </w:pPr>
      <w:r w:rsidRPr="0061484F">
        <w:rPr>
          <w:lang w:val="en-US"/>
        </w:rPr>
        <w:t>Schilt et al. (2014)</w:t>
      </w:r>
    </w:p>
    <w:p w14:paraId="29FBC30C" w14:textId="61BB7699" w:rsidR="00025FA2" w:rsidRPr="0061484F" w:rsidRDefault="00025FA2">
      <w:pPr>
        <w:pStyle w:val="CommentText"/>
        <w:rPr>
          <w:lang w:val="en-US"/>
        </w:rPr>
      </w:pPr>
      <w:r w:rsidRPr="0061484F">
        <w:rPr>
          <w:lang w:val="en-US"/>
        </w:rPr>
        <w:t>(Schilt et al., 2014)</w:t>
      </w:r>
    </w:p>
  </w:comment>
  <w:comment w:id="2912" w:author="Robin Matthews" w:date="2021-06-17T13:58:00Z" w:initials="RM">
    <w:p w14:paraId="035C690A" w14:textId="77777777" w:rsidR="00025FA2" w:rsidRPr="0061484F" w:rsidRDefault="00025FA2">
      <w:pPr>
        <w:pStyle w:val="CommentText"/>
        <w:rPr>
          <w:lang w:val="en-US"/>
        </w:rPr>
      </w:pPr>
      <w:r>
        <w:rPr>
          <w:rStyle w:val="CommentReference"/>
        </w:rPr>
        <w:annotationRef/>
      </w:r>
      <w:r w:rsidRPr="0061484F">
        <w:rPr>
          <w:lang w:val="en-US"/>
        </w:rPr>
        <w:t>Not found:</w:t>
      </w:r>
    </w:p>
    <w:p w14:paraId="4026AD1A" w14:textId="77777777" w:rsidR="00025FA2" w:rsidRDefault="00025FA2">
      <w:pPr>
        <w:pStyle w:val="CommentText"/>
      </w:pPr>
      <w:r>
        <w:t>H.C. Wu et al.</w:t>
      </w:r>
    </w:p>
    <w:p w14:paraId="6A228B43" w14:textId="77777777" w:rsidR="00025FA2" w:rsidRDefault="00025FA2">
      <w:pPr>
        <w:pStyle w:val="CommentText"/>
      </w:pPr>
    </w:p>
    <w:p w14:paraId="63F1E242" w14:textId="77777777" w:rsidR="00025FA2" w:rsidRDefault="00025FA2">
      <w:pPr>
        <w:pStyle w:val="CommentText"/>
      </w:pPr>
      <w:r>
        <w:t>Extra stuff:</w:t>
      </w:r>
    </w:p>
    <w:p w14:paraId="01910CF1" w14:textId="77777777" w:rsidR="00025FA2" w:rsidRDefault="00025FA2">
      <w:pPr>
        <w:pStyle w:val="CommentText"/>
      </w:pPr>
      <w:r>
        <w:t>(Wu et al., a)</w:t>
      </w:r>
    </w:p>
    <w:p w14:paraId="7E0D088B" w14:textId="77777777" w:rsidR="00025FA2" w:rsidRDefault="00025FA2">
      <w:pPr>
        <w:pStyle w:val="CommentText"/>
      </w:pPr>
    </w:p>
    <w:p w14:paraId="0939D5D5" w14:textId="77777777" w:rsidR="00025FA2" w:rsidRDefault="00025FA2">
      <w:pPr>
        <w:pStyle w:val="CommentText"/>
      </w:pPr>
      <w:r>
        <w:t>Correct:</w:t>
      </w:r>
    </w:p>
    <w:p w14:paraId="73DF78FB" w14:textId="77777777" w:rsidR="00025FA2" w:rsidRPr="0061484F" w:rsidRDefault="00025FA2">
      <w:pPr>
        <w:pStyle w:val="CommentText"/>
        <w:rPr>
          <w:lang w:val="en-US"/>
        </w:rPr>
      </w:pPr>
      <w:r>
        <w:t xml:space="preserve">H.C. Wu et al. </w:t>
      </w:r>
      <w:r w:rsidRPr="0061484F">
        <w:rPr>
          <w:lang w:val="en-US"/>
        </w:rPr>
        <w:t>(2018)</w:t>
      </w:r>
    </w:p>
    <w:p w14:paraId="49AA28F8" w14:textId="5F3124AD" w:rsidR="00025FA2" w:rsidRPr="0061484F" w:rsidRDefault="00025FA2">
      <w:pPr>
        <w:pStyle w:val="CommentText"/>
        <w:rPr>
          <w:lang w:val="en-US"/>
        </w:rPr>
      </w:pPr>
      <w:r w:rsidRPr="0061484F">
        <w:rPr>
          <w:lang w:val="en-US"/>
        </w:rPr>
        <w:t>(H.C. Wu et al., 2018)</w:t>
      </w:r>
    </w:p>
  </w:comment>
  <w:comment w:id="2919" w:author="Soapbox" w:date="2021-07-17T08:53:00Z" w:initials="SBX">
    <w:p w14:paraId="314656D2" w14:textId="219D36BF" w:rsidR="003E23BA" w:rsidRDefault="003E23BA">
      <w:pPr>
        <w:pStyle w:val="CommentText"/>
      </w:pPr>
      <w:r>
        <w:rPr>
          <w:rStyle w:val="CommentReference"/>
        </w:rPr>
        <w:annotationRef/>
      </w:r>
      <w:r>
        <w:t>Q: Inter-decadal?</w:t>
      </w:r>
    </w:p>
  </w:comment>
  <w:comment w:id="2920" w:author="Tom Maycock" w:date="2021-09-08T17:42:00Z" w:initials="TM">
    <w:p w14:paraId="0957A396" w14:textId="775DD76F" w:rsidR="00F2503D" w:rsidRDefault="00F2503D">
      <w:pPr>
        <w:pStyle w:val="CommentText"/>
      </w:pPr>
      <w:r>
        <w:rPr>
          <w:rStyle w:val="CommentReference"/>
        </w:rPr>
        <w:annotationRef/>
      </w:r>
      <w:r>
        <w:t>Yes, changed per our style guide</w:t>
      </w:r>
    </w:p>
  </w:comment>
  <w:comment w:id="2922" w:author="Robin Matthews" w:date="2021-06-17T13:58:00Z" w:initials="RM">
    <w:p w14:paraId="667E9962" w14:textId="77777777" w:rsidR="00025FA2" w:rsidRPr="0061484F" w:rsidRDefault="00025FA2">
      <w:pPr>
        <w:pStyle w:val="CommentText"/>
        <w:rPr>
          <w:lang w:val="en-US"/>
        </w:rPr>
      </w:pPr>
      <w:r>
        <w:rPr>
          <w:rStyle w:val="CommentReference"/>
        </w:rPr>
        <w:annotationRef/>
      </w:r>
      <w:r w:rsidRPr="0061484F">
        <w:rPr>
          <w:lang w:val="en-US"/>
        </w:rPr>
        <w:t>Not found:</w:t>
      </w:r>
    </w:p>
    <w:p w14:paraId="21EC656E" w14:textId="77777777" w:rsidR="00025FA2" w:rsidRDefault="00025FA2">
      <w:pPr>
        <w:pStyle w:val="CommentText"/>
      </w:pPr>
      <w:r>
        <w:t>H.C. Wu et al.</w:t>
      </w:r>
    </w:p>
    <w:p w14:paraId="531F3DD6" w14:textId="77777777" w:rsidR="00025FA2" w:rsidRDefault="00025FA2">
      <w:pPr>
        <w:pStyle w:val="CommentText"/>
      </w:pPr>
    </w:p>
    <w:p w14:paraId="7A42BCAE" w14:textId="77777777" w:rsidR="00025FA2" w:rsidRDefault="00025FA2">
      <w:pPr>
        <w:pStyle w:val="CommentText"/>
      </w:pPr>
      <w:r>
        <w:t>Extra stuff:</w:t>
      </w:r>
    </w:p>
    <w:p w14:paraId="4A6F4CFB" w14:textId="77777777" w:rsidR="00025FA2" w:rsidRDefault="00025FA2">
      <w:pPr>
        <w:pStyle w:val="CommentText"/>
      </w:pPr>
      <w:r>
        <w:t>(Wu et al., a)</w:t>
      </w:r>
    </w:p>
    <w:p w14:paraId="4BCD905E" w14:textId="77777777" w:rsidR="00025FA2" w:rsidRDefault="00025FA2">
      <w:pPr>
        <w:pStyle w:val="CommentText"/>
      </w:pPr>
    </w:p>
    <w:p w14:paraId="2AEC616E" w14:textId="77777777" w:rsidR="00025FA2" w:rsidRDefault="00025FA2">
      <w:pPr>
        <w:pStyle w:val="CommentText"/>
      </w:pPr>
      <w:r>
        <w:t>Correct:</w:t>
      </w:r>
    </w:p>
    <w:p w14:paraId="61EC3F14" w14:textId="77777777" w:rsidR="00025FA2" w:rsidRPr="0061484F" w:rsidRDefault="00025FA2">
      <w:pPr>
        <w:pStyle w:val="CommentText"/>
        <w:rPr>
          <w:lang w:val="en-US"/>
        </w:rPr>
      </w:pPr>
      <w:r>
        <w:t xml:space="preserve">H.C. Wu et al. </w:t>
      </w:r>
      <w:r w:rsidRPr="0061484F">
        <w:rPr>
          <w:lang w:val="en-US"/>
        </w:rPr>
        <w:t>(2018)</w:t>
      </w:r>
    </w:p>
    <w:p w14:paraId="72EAA842" w14:textId="3F3CD522" w:rsidR="00025FA2" w:rsidRPr="0061484F" w:rsidRDefault="00025FA2">
      <w:pPr>
        <w:pStyle w:val="CommentText"/>
        <w:rPr>
          <w:lang w:val="en-US"/>
        </w:rPr>
      </w:pPr>
      <w:r w:rsidRPr="0061484F">
        <w:rPr>
          <w:lang w:val="en-US"/>
        </w:rPr>
        <w:t>(H.C. Wu et al., 2018)</w:t>
      </w:r>
    </w:p>
  </w:comment>
  <w:comment w:id="2928" w:author="Robin Matthews" w:date="2021-06-17T13:58:00Z" w:initials="RM">
    <w:p w14:paraId="7760E86A" w14:textId="77777777" w:rsidR="00025FA2" w:rsidRPr="0061484F" w:rsidRDefault="00025FA2">
      <w:pPr>
        <w:pStyle w:val="CommentText"/>
        <w:rPr>
          <w:lang w:val="en-US"/>
        </w:rPr>
      </w:pPr>
      <w:r>
        <w:rPr>
          <w:rStyle w:val="CommentReference"/>
        </w:rPr>
        <w:annotationRef/>
      </w:r>
      <w:r w:rsidRPr="0061484F">
        <w:rPr>
          <w:lang w:val="en-US"/>
        </w:rPr>
        <w:t>Not found:</w:t>
      </w:r>
    </w:p>
    <w:p w14:paraId="1DC6CBE6" w14:textId="77777777" w:rsidR="00025FA2" w:rsidRDefault="00025FA2">
      <w:pPr>
        <w:pStyle w:val="CommentText"/>
      </w:pPr>
      <w:r>
        <w:t>H.C. Wu et al.</w:t>
      </w:r>
    </w:p>
    <w:p w14:paraId="18CB80F2" w14:textId="77777777" w:rsidR="00025FA2" w:rsidRDefault="00025FA2">
      <w:pPr>
        <w:pStyle w:val="CommentText"/>
      </w:pPr>
    </w:p>
    <w:p w14:paraId="7A0A18A1" w14:textId="77777777" w:rsidR="00025FA2" w:rsidRDefault="00025FA2">
      <w:pPr>
        <w:pStyle w:val="CommentText"/>
      </w:pPr>
      <w:r>
        <w:t>Extra stuff:</w:t>
      </w:r>
    </w:p>
    <w:p w14:paraId="26F4DC77" w14:textId="77777777" w:rsidR="00025FA2" w:rsidRDefault="00025FA2">
      <w:pPr>
        <w:pStyle w:val="CommentText"/>
      </w:pPr>
      <w:r>
        <w:t>(Wu et al., a)</w:t>
      </w:r>
    </w:p>
    <w:p w14:paraId="00E4F55B" w14:textId="77777777" w:rsidR="00025FA2" w:rsidRDefault="00025FA2">
      <w:pPr>
        <w:pStyle w:val="CommentText"/>
      </w:pPr>
    </w:p>
    <w:p w14:paraId="661B9D6C" w14:textId="77777777" w:rsidR="00025FA2" w:rsidRDefault="00025FA2">
      <w:pPr>
        <w:pStyle w:val="CommentText"/>
      </w:pPr>
      <w:r>
        <w:t>Correct:</w:t>
      </w:r>
    </w:p>
    <w:p w14:paraId="767D8994" w14:textId="77777777" w:rsidR="00025FA2" w:rsidRPr="0061484F" w:rsidRDefault="00025FA2">
      <w:pPr>
        <w:pStyle w:val="CommentText"/>
        <w:rPr>
          <w:lang w:val="en-US"/>
        </w:rPr>
      </w:pPr>
      <w:r>
        <w:t xml:space="preserve">H.C. Wu et al. </w:t>
      </w:r>
      <w:r w:rsidRPr="0061484F">
        <w:rPr>
          <w:lang w:val="en-US"/>
        </w:rPr>
        <w:t>(2018)</w:t>
      </w:r>
    </w:p>
    <w:p w14:paraId="3F186D23" w14:textId="4913ED7F" w:rsidR="00025FA2" w:rsidRPr="0061484F" w:rsidRDefault="00025FA2">
      <w:pPr>
        <w:pStyle w:val="CommentText"/>
        <w:rPr>
          <w:lang w:val="en-US"/>
        </w:rPr>
      </w:pPr>
      <w:r w:rsidRPr="0061484F">
        <w:rPr>
          <w:lang w:val="en-US"/>
        </w:rPr>
        <w:t>(H.C. Wu et al., 2018)</w:t>
      </w:r>
    </w:p>
  </w:comment>
  <w:comment w:id="2942" w:author="Robin Matthews" w:date="2021-06-17T13:58:00Z" w:initials="RM">
    <w:p w14:paraId="15699551" w14:textId="77777777" w:rsidR="00025FA2" w:rsidRPr="0061484F" w:rsidRDefault="00025FA2">
      <w:pPr>
        <w:pStyle w:val="CommentText"/>
        <w:rPr>
          <w:lang w:val="en-US"/>
        </w:rPr>
      </w:pPr>
      <w:r>
        <w:rPr>
          <w:rStyle w:val="CommentReference"/>
        </w:rPr>
        <w:annotationRef/>
      </w:r>
      <w:r w:rsidRPr="0061484F">
        <w:rPr>
          <w:lang w:val="en-US"/>
        </w:rPr>
        <w:t>Not found:</w:t>
      </w:r>
    </w:p>
    <w:p w14:paraId="13332FD3" w14:textId="77777777" w:rsidR="00025FA2" w:rsidRDefault="00025FA2">
      <w:pPr>
        <w:pStyle w:val="CommentText"/>
      </w:pPr>
      <w:r>
        <w:t>Pelejero et al., 2005</w:t>
      </w:r>
    </w:p>
    <w:p w14:paraId="7ACD6515" w14:textId="77777777" w:rsidR="00025FA2" w:rsidRDefault="00025FA2">
      <w:pPr>
        <w:pStyle w:val="CommentText"/>
      </w:pPr>
      <w:r>
        <w:t>H.C. Wu et al., 2018</w:t>
      </w:r>
    </w:p>
    <w:p w14:paraId="3D3E33A5" w14:textId="77777777" w:rsidR="00025FA2" w:rsidRDefault="00025FA2">
      <w:pPr>
        <w:pStyle w:val="CommentText"/>
      </w:pPr>
    </w:p>
    <w:p w14:paraId="18237339" w14:textId="77777777" w:rsidR="00025FA2" w:rsidRDefault="00025FA2">
      <w:pPr>
        <w:pStyle w:val="CommentText"/>
      </w:pPr>
      <w:r>
        <w:t>Extra stuff:</w:t>
      </w:r>
    </w:p>
    <w:p w14:paraId="05BE8D9F" w14:textId="77777777" w:rsidR="00025FA2" w:rsidRDefault="00025FA2">
      <w:pPr>
        <w:pStyle w:val="CommentText"/>
      </w:pPr>
      <w:r>
        <w:t>(Pelejero, 2005; ; ; ; ; Wu et al., 2018)</w:t>
      </w:r>
    </w:p>
    <w:p w14:paraId="466B5DB9" w14:textId="77777777" w:rsidR="00025FA2" w:rsidRDefault="00025FA2">
      <w:pPr>
        <w:pStyle w:val="CommentText"/>
      </w:pPr>
    </w:p>
    <w:p w14:paraId="6CF2684B" w14:textId="77777777" w:rsidR="00025FA2" w:rsidRDefault="00025FA2">
      <w:pPr>
        <w:pStyle w:val="CommentText"/>
      </w:pPr>
      <w:r>
        <w:t>Correct:</w:t>
      </w:r>
    </w:p>
    <w:p w14:paraId="55A5EC12" w14:textId="2A97E3E2" w:rsidR="00025FA2" w:rsidRDefault="00025FA2">
      <w:pPr>
        <w:pStyle w:val="CommentText"/>
      </w:pPr>
      <w:r>
        <w:t>(Pelejero et al., 2005; Wei et al., 2009; Shinjo et al., 2013; Liu et al., 2014; Kubota et al., 2017; H.C. Wu et al., 2018)</w:t>
      </w:r>
    </w:p>
  </w:comment>
  <w:comment w:id="2968" w:author="Ian Blenkinsop" w:date="2021-07-28T14:00:00Z" w:initials="IB">
    <w:p w14:paraId="4243BEAA" w14:textId="1FC30BE8" w:rsidR="00DB6D02" w:rsidRDefault="00DB6D02">
      <w:pPr>
        <w:pStyle w:val="CommentText"/>
      </w:pPr>
      <w:r>
        <w:rPr>
          <w:rStyle w:val="CommentReference"/>
        </w:rPr>
        <w:annotationRef/>
      </w:r>
      <w:r>
        <w:t>TYPESETTING NOTE: Check formatting pulls through correctly here</w:t>
      </w:r>
    </w:p>
  </w:comment>
  <w:comment w:id="2976" w:author="Robin Matthews" w:date="2021-06-17T13:59:00Z" w:initials="RM">
    <w:p w14:paraId="62A501BF" w14:textId="77777777" w:rsidR="00025FA2" w:rsidRPr="0061484F" w:rsidRDefault="00025FA2">
      <w:pPr>
        <w:pStyle w:val="CommentText"/>
        <w:rPr>
          <w:lang w:val="en-US"/>
        </w:rPr>
      </w:pPr>
      <w:r>
        <w:rPr>
          <w:rStyle w:val="CommentReference"/>
        </w:rPr>
        <w:annotationRef/>
      </w:r>
      <w:r w:rsidRPr="0061484F">
        <w:rPr>
          <w:lang w:val="en-US"/>
        </w:rPr>
        <w:t>Not found:</w:t>
      </w:r>
    </w:p>
    <w:p w14:paraId="27FF42DF" w14:textId="77777777" w:rsidR="00025FA2" w:rsidRPr="0061484F" w:rsidRDefault="00025FA2">
      <w:pPr>
        <w:pStyle w:val="CommentText"/>
        <w:rPr>
          <w:lang w:val="en-US"/>
        </w:rPr>
      </w:pPr>
      <w:r w:rsidRPr="0061484F">
        <w:rPr>
          <w:lang w:val="en-US"/>
        </w:rPr>
        <w:t>Bates et al.</w:t>
      </w:r>
    </w:p>
    <w:p w14:paraId="6D7BF971" w14:textId="77777777" w:rsidR="00025FA2" w:rsidRPr="0061484F" w:rsidRDefault="00025FA2">
      <w:pPr>
        <w:pStyle w:val="CommentText"/>
        <w:rPr>
          <w:lang w:val="en-US"/>
        </w:rPr>
      </w:pPr>
      <w:r w:rsidRPr="0061484F">
        <w:rPr>
          <w:lang w:val="en-US"/>
        </w:rPr>
        <w:t>2014</w:t>
      </w:r>
    </w:p>
    <w:p w14:paraId="26B3905E" w14:textId="77777777" w:rsidR="00025FA2" w:rsidRPr="0061484F" w:rsidRDefault="00025FA2">
      <w:pPr>
        <w:pStyle w:val="CommentText"/>
        <w:rPr>
          <w:lang w:val="en-US"/>
        </w:rPr>
      </w:pPr>
    </w:p>
    <w:p w14:paraId="552F5C32" w14:textId="77777777" w:rsidR="00025FA2" w:rsidRPr="0061484F" w:rsidRDefault="00025FA2">
      <w:pPr>
        <w:pStyle w:val="CommentText"/>
        <w:rPr>
          <w:lang w:val="en-US"/>
        </w:rPr>
      </w:pPr>
      <w:r w:rsidRPr="0061484F">
        <w:rPr>
          <w:lang w:val="en-US"/>
        </w:rPr>
        <w:t>Extra stuff:</w:t>
      </w:r>
    </w:p>
    <w:p w14:paraId="76FD651B" w14:textId="77777777" w:rsidR="00025FA2" w:rsidRPr="0061484F" w:rsidRDefault="00025FA2">
      <w:pPr>
        <w:pStyle w:val="CommentText"/>
        <w:rPr>
          <w:lang w:val="en-US"/>
        </w:rPr>
      </w:pPr>
      <w:r w:rsidRPr="0061484F">
        <w:rPr>
          <w:lang w:val="en-US"/>
        </w:rPr>
        <w:t>(Ono et al., 2019; Bates and Johnson, 2020)</w:t>
      </w:r>
    </w:p>
    <w:p w14:paraId="518F24CD" w14:textId="77777777" w:rsidR="00025FA2" w:rsidRPr="0061484F" w:rsidRDefault="00025FA2">
      <w:pPr>
        <w:pStyle w:val="CommentText"/>
        <w:rPr>
          <w:lang w:val="en-US"/>
        </w:rPr>
      </w:pPr>
    </w:p>
    <w:p w14:paraId="06AC846D" w14:textId="77777777" w:rsidR="00025FA2" w:rsidRDefault="00025FA2">
      <w:pPr>
        <w:pStyle w:val="CommentText"/>
      </w:pPr>
      <w:r>
        <w:t>Correct:</w:t>
      </w:r>
    </w:p>
    <w:p w14:paraId="59AEA106" w14:textId="77777777" w:rsidR="00025FA2" w:rsidRDefault="00025FA2">
      <w:pPr>
        <w:pStyle w:val="CommentText"/>
      </w:pPr>
      <w:r>
        <w:t>Bates et al. (2014)</w:t>
      </w:r>
    </w:p>
    <w:p w14:paraId="36FBB742" w14:textId="1B64432A" w:rsidR="00025FA2" w:rsidRDefault="00025FA2">
      <w:pPr>
        <w:pStyle w:val="CommentText"/>
      </w:pPr>
      <w:r>
        <w:t>(Bates et al., 2014)</w:t>
      </w:r>
    </w:p>
  </w:comment>
  <w:comment w:id="2977" w:author="Robin Matthews" w:date="2021-06-17T17:26:00Z" w:initials="RM">
    <w:p w14:paraId="7CA4CE05" w14:textId="00B60254" w:rsidR="00091757" w:rsidRPr="0061484F" w:rsidRDefault="00091757" w:rsidP="00091757">
      <w:pPr>
        <w:pStyle w:val="CommentText"/>
        <w:rPr>
          <w:lang w:val="en-US"/>
        </w:rPr>
      </w:pPr>
      <w:r>
        <w:rPr>
          <w:rStyle w:val="CommentReference"/>
        </w:rPr>
        <w:annotationRef/>
      </w:r>
      <w:r w:rsidRPr="0061484F">
        <w:rPr>
          <w:lang w:val="en-US"/>
        </w:rPr>
        <w:t>Missing reference details for Ono et al., 2019; Bates and Johnson, 2020</w:t>
      </w:r>
    </w:p>
    <w:p w14:paraId="5980938B" w14:textId="77777777" w:rsidR="00091757" w:rsidRPr="0061484F" w:rsidRDefault="00091757" w:rsidP="00091757">
      <w:pPr>
        <w:pStyle w:val="CommentText"/>
        <w:rPr>
          <w:lang w:val="en-US"/>
        </w:rPr>
      </w:pPr>
    </w:p>
    <w:p w14:paraId="3429F07A" w14:textId="52E39166" w:rsidR="00091757" w:rsidRPr="0061484F" w:rsidRDefault="00091757" w:rsidP="00091757">
      <w:pPr>
        <w:pStyle w:val="CommentText"/>
        <w:rPr>
          <w:lang w:val="en-US"/>
        </w:rPr>
      </w:pPr>
      <w:r w:rsidRPr="0061484F">
        <w:rPr>
          <w:lang w:val="en-US"/>
        </w:rPr>
        <w:t>Mendeley field contains Bates et al. (2014). Want me to remove it?</w:t>
      </w:r>
    </w:p>
  </w:comment>
  <w:comment w:id="2978" w:author="Robin Matthews" w:date="2021-06-17T17:27:00Z" w:initials="RM">
    <w:p w14:paraId="086EAA5E" w14:textId="1848A0FF" w:rsidR="00091757" w:rsidRPr="0061484F" w:rsidRDefault="00091757">
      <w:pPr>
        <w:pStyle w:val="CommentText"/>
        <w:rPr>
          <w:lang w:val="en-US"/>
        </w:rPr>
      </w:pPr>
      <w:r>
        <w:rPr>
          <w:rStyle w:val="CommentReference"/>
        </w:rPr>
        <w:annotationRef/>
      </w:r>
      <w:r w:rsidRPr="0061484F">
        <w:rPr>
          <w:lang w:val="en-US"/>
        </w:rPr>
        <w:t xml:space="preserve">Missing reference details for </w:t>
      </w:r>
      <w:r>
        <w:rPr>
          <w:rFonts w:cs="Times New Roman"/>
          <w:noProof/>
          <w:lang w:eastAsia="en-US"/>
        </w:rPr>
        <w:t>Lauvset et al., 2015. Provide DOI and I’ll add.</w:t>
      </w:r>
    </w:p>
  </w:comment>
  <w:comment w:id="2979" w:author="Robin Matthews" w:date="2021-06-17T13:59:00Z" w:initials="RM">
    <w:p w14:paraId="0182F131" w14:textId="77777777" w:rsidR="00025FA2" w:rsidRPr="0061484F" w:rsidRDefault="00025FA2">
      <w:pPr>
        <w:pStyle w:val="CommentText"/>
        <w:rPr>
          <w:lang w:val="en-US"/>
        </w:rPr>
      </w:pPr>
      <w:r>
        <w:rPr>
          <w:rStyle w:val="CommentReference"/>
        </w:rPr>
        <w:annotationRef/>
      </w:r>
      <w:r w:rsidRPr="0061484F">
        <w:rPr>
          <w:lang w:val="en-US"/>
        </w:rPr>
        <w:t>Extra stuff:</w:t>
      </w:r>
    </w:p>
    <w:p w14:paraId="16DD2089" w14:textId="77777777" w:rsidR="00025FA2" w:rsidRPr="0061484F" w:rsidRDefault="00025FA2">
      <w:pPr>
        <w:pStyle w:val="CommentText"/>
        <w:rPr>
          <w:lang w:val="en-US"/>
        </w:rPr>
      </w:pPr>
      <w:r w:rsidRPr="0061484F">
        <w:rPr>
          <w:lang w:val="en-US"/>
        </w:rPr>
        <w:t>(, ; Lauvset et al., 2015)</w:t>
      </w:r>
    </w:p>
    <w:p w14:paraId="7C4C3D69" w14:textId="77777777" w:rsidR="00025FA2" w:rsidRPr="0061484F" w:rsidRDefault="00025FA2">
      <w:pPr>
        <w:pStyle w:val="CommentText"/>
        <w:rPr>
          <w:lang w:val="en-US"/>
        </w:rPr>
      </w:pPr>
    </w:p>
    <w:p w14:paraId="1940DC92" w14:textId="77777777" w:rsidR="00025FA2" w:rsidRPr="0061484F" w:rsidRDefault="00025FA2">
      <w:pPr>
        <w:pStyle w:val="CommentText"/>
        <w:rPr>
          <w:lang w:val="en-US"/>
        </w:rPr>
      </w:pPr>
      <w:r w:rsidRPr="0061484F">
        <w:rPr>
          <w:lang w:val="en-US"/>
        </w:rPr>
        <w:t>Correct:</w:t>
      </w:r>
    </w:p>
    <w:p w14:paraId="760C1693" w14:textId="77777777" w:rsidR="00025FA2" w:rsidRDefault="00025FA2">
      <w:pPr>
        <w:pStyle w:val="CommentText"/>
      </w:pPr>
      <w:r>
        <w:t>Sutton et al. (2014)</w:t>
      </w:r>
    </w:p>
    <w:p w14:paraId="03B61EF0" w14:textId="48CB00E2" w:rsidR="00025FA2" w:rsidRDefault="00025FA2">
      <w:pPr>
        <w:pStyle w:val="CommentText"/>
      </w:pPr>
      <w:r>
        <w:t>(Sutton et al., 2014)</w:t>
      </w:r>
    </w:p>
  </w:comment>
  <w:comment w:id="2983" w:author="Robin Matthews" w:date="2021-06-17T17:28:00Z" w:initials="RM">
    <w:p w14:paraId="0BBB87BC" w14:textId="77777777" w:rsidR="00DC5407" w:rsidRPr="0061484F" w:rsidRDefault="00DC5407" w:rsidP="00DC5407">
      <w:pPr>
        <w:pStyle w:val="CommentText"/>
        <w:rPr>
          <w:lang w:val="en-US"/>
        </w:rPr>
      </w:pPr>
      <w:r>
        <w:rPr>
          <w:rStyle w:val="CommentReference"/>
        </w:rPr>
        <w:annotationRef/>
      </w:r>
      <w:r>
        <w:rPr>
          <w:rStyle w:val="CommentReference"/>
        </w:rPr>
        <w:annotationRef/>
      </w:r>
      <w:r w:rsidRPr="0061484F">
        <w:rPr>
          <w:lang w:val="en-US"/>
        </w:rPr>
        <w:t xml:space="preserve">Missing reference details for </w:t>
      </w:r>
      <w:r>
        <w:rPr>
          <w:rFonts w:cs="Times New Roman"/>
          <w:noProof/>
          <w:lang w:eastAsia="en-US"/>
        </w:rPr>
        <w:t>Lauvset et al., 2015. Provide DOI and I’ll add.</w:t>
      </w:r>
    </w:p>
    <w:p w14:paraId="08AB7B37" w14:textId="77777777" w:rsidR="00DC5407" w:rsidRPr="0061484F" w:rsidRDefault="00DC5407">
      <w:pPr>
        <w:pStyle w:val="CommentText"/>
        <w:rPr>
          <w:lang w:val="en-US"/>
        </w:rPr>
      </w:pPr>
    </w:p>
    <w:p w14:paraId="4809BD22" w14:textId="2C6F9CCB" w:rsidR="00DC5407" w:rsidRPr="0061484F" w:rsidRDefault="00DC5407">
      <w:pPr>
        <w:pStyle w:val="CommentText"/>
        <w:rPr>
          <w:lang w:val="en-US"/>
        </w:rPr>
      </w:pPr>
      <w:r w:rsidRPr="0061484F">
        <w:rPr>
          <w:lang w:val="en-US"/>
        </w:rPr>
        <w:t>Mendeley field contains Ono et al. (2019). Want me to remove it?</w:t>
      </w:r>
    </w:p>
  </w:comment>
  <w:comment w:id="2984" w:author="Robin Matthews" w:date="2021-06-17T13:59:00Z" w:initials="RM">
    <w:p w14:paraId="027D2473" w14:textId="77777777" w:rsidR="00025FA2" w:rsidRPr="0061484F" w:rsidRDefault="00025FA2">
      <w:pPr>
        <w:pStyle w:val="CommentText"/>
        <w:rPr>
          <w:lang w:val="en-US"/>
        </w:rPr>
      </w:pPr>
      <w:r>
        <w:rPr>
          <w:rStyle w:val="CommentReference"/>
        </w:rPr>
        <w:annotationRef/>
      </w:r>
      <w:r w:rsidRPr="0061484F">
        <w:rPr>
          <w:lang w:val="en-US"/>
        </w:rPr>
        <w:t>Not found:</w:t>
      </w:r>
    </w:p>
    <w:p w14:paraId="1BC11538" w14:textId="77777777" w:rsidR="00025FA2" w:rsidRPr="0061484F" w:rsidRDefault="00025FA2">
      <w:pPr>
        <w:pStyle w:val="CommentText"/>
        <w:rPr>
          <w:lang w:val="en-US"/>
        </w:rPr>
      </w:pPr>
      <w:r w:rsidRPr="0061484F">
        <w:rPr>
          <w:lang w:val="en-US"/>
        </w:rPr>
        <w:t>Ono et al., 2019</w:t>
      </w:r>
    </w:p>
    <w:p w14:paraId="17B2E6EF" w14:textId="77777777" w:rsidR="00025FA2" w:rsidRPr="0061484F" w:rsidRDefault="00025FA2">
      <w:pPr>
        <w:pStyle w:val="CommentText"/>
        <w:rPr>
          <w:lang w:val="en-US"/>
        </w:rPr>
      </w:pPr>
    </w:p>
    <w:p w14:paraId="7BAB6214" w14:textId="77777777" w:rsidR="00025FA2" w:rsidRPr="0061484F" w:rsidRDefault="00025FA2">
      <w:pPr>
        <w:pStyle w:val="CommentText"/>
        <w:rPr>
          <w:lang w:val="en-US"/>
        </w:rPr>
      </w:pPr>
      <w:r w:rsidRPr="0061484F">
        <w:rPr>
          <w:lang w:val="en-US"/>
        </w:rPr>
        <w:t>Extra stuff:</w:t>
      </w:r>
    </w:p>
    <w:p w14:paraId="0B84E6DE" w14:textId="77777777" w:rsidR="00025FA2" w:rsidRPr="0061484F" w:rsidRDefault="00025FA2">
      <w:pPr>
        <w:pStyle w:val="CommentText"/>
        <w:rPr>
          <w:lang w:val="en-US"/>
        </w:rPr>
      </w:pPr>
      <w:r w:rsidRPr="0061484F">
        <w:rPr>
          <w:lang w:val="en-US"/>
        </w:rPr>
        <w:t>(Lauvset et al., 2015; )</w:t>
      </w:r>
    </w:p>
    <w:p w14:paraId="12FA316F" w14:textId="77777777" w:rsidR="00025FA2" w:rsidRPr="0061484F" w:rsidRDefault="00025FA2">
      <w:pPr>
        <w:pStyle w:val="CommentText"/>
        <w:rPr>
          <w:lang w:val="en-US"/>
        </w:rPr>
      </w:pPr>
    </w:p>
    <w:p w14:paraId="7DF482C6" w14:textId="77777777" w:rsidR="00025FA2" w:rsidRPr="0061484F" w:rsidRDefault="00025FA2">
      <w:pPr>
        <w:pStyle w:val="CommentText"/>
        <w:rPr>
          <w:lang w:val="en-US"/>
        </w:rPr>
      </w:pPr>
      <w:r w:rsidRPr="0061484F">
        <w:rPr>
          <w:lang w:val="en-US"/>
        </w:rPr>
        <w:t>Correct:</w:t>
      </w:r>
    </w:p>
    <w:p w14:paraId="4E328077" w14:textId="2849F0A0" w:rsidR="00025FA2" w:rsidRDefault="00025FA2">
      <w:pPr>
        <w:pStyle w:val="CommentText"/>
      </w:pPr>
      <w:r>
        <w:t>(Ono et al., 2019; Ishii et al., 2020)</w:t>
      </w:r>
    </w:p>
  </w:comment>
  <w:comment w:id="2988" w:author="Robin Matthews" w:date="2021-06-17T13:59:00Z" w:initials="RM">
    <w:p w14:paraId="38C590C5" w14:textId="77777777" w:rsidR="00025FA2" w:rsidRPr="0061484F" w:rsidRDefault="00025FA2">
      <w:pPr>
        <w:pStyle w:val="CommentText"/>
        <w:rPr>
          <w:lang w:val="en-US"/>
        </w:rPr>
      </w:pPr>
      <w:r>
        <w:rPr>
          <w:rStyle w:val="CommentReference"/>
        </w:rPr>
        <w:annotationRef/>
      </w:r>
      <w:r w:rsidRPr="0061484F">
        <w:rPr>
          <w:lang w:val="en-US"/>
        </w:rPr>
        <w:t>Not found:</w:t>
      </w:r>
    </w:p>
    <w:p w14:paraId="1E5FE49E" w14:textId="77777777" w:rsidR="00025FA2" w:rsidRPr="0061484F" w:rsidRDefault="00025FA2">
      <w:pPr>
        <w:pStyle w:val="CommentText"/>
        <w:rPr>
          <w:lang w:val="en-US"/>
        </w:rPr>
      </w:pPr>
      <w:r w:rsidRPr="0061484F">
        <w:rPr>
          <w:lang w:val="en-US"/>
        </w:rPr>
        <w:t>Fine et al., 2001</w:t>
      </w:r>
    </w:p>
    <w:p w14:paraId="1E4EC688" w14:textId="77777777" w:rsidR="00025FA2" w:rsidRPr="0061484F" w:rsidRDefault="00025FA2">
      <w:pPr>
        <w:pStyle w:val="CommentText"/>
        <w:rPr>
          <w:lang w:val="en-US"/>
        </w:rPr>
      </w:pPr>
    </w:p>
    <w:p w14:paraId="106884CA" w14:textId="77777777" w:rsidR="00025FA2" w:rsidRPr="0061484F" w:rsidRDefault="00025FA2">
      <w:pPr>
        <w:pStyle w:val="CommentText"/>
        <w:rPr>
          <w:lang w:val="en-US"/>
        </w:rPr>
      </w:pPr>
      <w:r w:rsidRPr="0061484F">
        <w:rPr>
          <w:lang w:val="en-US"/>
        </w:rPr>
        <w:t>Extra stuff:</w:t>
      </w:r>
    </w:p>
    <w:p w14:paraId="63A47401" w14:textId="77777777" w:rsidR="00025FA2" w:rsidRPr="0061484F" w:rsidRDefault="00025FA2">
      <w:pPr>
        <w:pStyle w:val="CommentText"/>
        <w:rPr>
          <w:lang w:val="en-US"/>
        </w:rPr>
      </w:pPr>
      <w:r w:rsidRPr="0061484F">
        <w:rPr>
          <w:lang w:val="en-US"/>
        </w:rPr>
        <w:t>(; )</w:t>
      </w:r>
    </w:p>
    <w:p w14:paraId="10BE577A" w14:textId="77777777" w:rsidR="00025FA2" w:rsidRPr="0061484F" w:rsidRDefault="00025FA2">
      <w:pPr>
        <w:pStyle w:val="CommentText"/>
        <w:rPr>
          <w:lang w:val="en-US"/>
        </w:rPr>
      </w:pPr>
    </w:p>
    <w:p w14:paraId="243657F4" w14:textId="77777777" w:rsidR="00025FA2" w:rsidRPr="0061484F" w:rsidRDefault="00025FA2">
      <w:pPr>
        <w:pStyle w:val="CommentText"/>
        <w:rPr>
          <w:lang w:val="en-US"/>
        </w:rPr>
      </w:pPr>
      <w:r w:rsidRPr="0061484F">
        <w:rPr>
          <w:lang w:val="en-US"/>
        </w:rPr>
        <w:t>Correct:</w:t>
      </w:r>
    </w:p>
    <w:p w14:paraId="46BE6564" w14:textId="53D8FEE3" w:rsidR="00025FA2" w:rsidRPr="0061484F" w:rsidRDefault="00025FA2">
      <w:pPr>
        <w:pStyle w:val="CommentText"/>
        <w:rPr>
          <w:lang w:val="en-US"/>
        </w:rPr>
      </w:pPr>
      <w:r w:rsidRPr="0061484F">
        <w:rPr>
          <w:lang w:val="en-US"/>
        </w:rPr>
        <w:t>(Fine et al., 2001; Nakano et al., 2015; Ishii et al., 2020)</w:t>
      </w:r>
    </w:p>
  </w:comment>
  <w:comment w:id="2989" w:author="Robin Matthews" w:date="2021-06-17T17:29:00Z" w:initials="RM">
    <w:p w14:paraId="02C6805B" w14:textId="7F71722D" w:rsidR="00DC5407" w:rsidRPr="0061484F" w:rsidRDefault="00DC5407">
      <w:pPr>
        <w:pStyle w:val="CommentText"/>
        <w:rPr>
          <w:lang w:val="en-US"/>
        </w:rPr>
      </w:pPr>
      <w:r>
        <w:rPr>
          <w:rStyle w:val="CommentReference"/>
        </w:rPr>
        <w:annotationRef/>
      </w:r>
      <w:r w:rsidRPr="0061484F">
        <w:rPr>
          <w:lang w:val="en-US"/>
        </w:rPr>
        <w:t>Mendeley field contains Fine et al. (2001). Want me to remove it?</w:t>
      </w:r>
    </w:p>
  </w:comment>
  <w:comment w:id="2991" w:author="Robin Matthews" w:date="2021-06-17T13:59:00Z" w:initials="RM">
    <w:p w14:paraId="104809E0" w14:textId="77777777" w:rsidR="00025FA2" w:rsidRPr="0061484F" w:rsidRDefault="00025FA2">
      <w:pPr>
        <w:pStyle w:val="CommentText"/>
        <w:rPr>
          <w:lang w:val="en-US"/>
        </w:rPr>
      </w:pPr>
      <w:r>
        <w:rPr>
          <w:rStyle w:val="CommentReference"/>
        </w:rPr>
        <w:annotationRef/>
      </w:r>
      <w:r w:rsidRPr="0061484F">
        <w:rPr>
          <w:lang w:val="en-US"/>
        </w:rPr>
        <w:t>Not found:</w:t>
      </w:r>
    </w:p>
    <w:p w14:paraId="06932A05" w14:textId="77777777" w:rsidR="00025FA2" w:rsidRPr="0061484F" w:rsidRDefault="00025FA2">
      <w:pPr>
        <w:pStyle w:val="CommentText"/>
        <w:rPr>
          <w:lang w:val="en-US"/>
        </w:rPr>
      </w:pPr>
      <w:r w:rsidRPr="0061484F">
        <w:rPr>
          <w:lang w:val="en-US"/>
        </w:rPr>
        <w:t>Merlivat et al., 2018</w:t>
      </w:r>
    </w:p>
    <w:p w14:paraId="12338016" w14:textId="77777777" w:rsidR="00025FA2" w:rsidRPr="0061484F" w:rsidRDefault="00025FA2">
      <w:pPr>
        <w:pStyle w:val="CommentText"/>
        <w:rPr>
          <w:lang w:val="en-US"/>
        </w:rPr>
      </w:pPr>
    </w:p>
    <w:p w14:paraId="221C34B9" w14:textId="77777777" w:rsidR="00025FA2" w:rsidRDefault="00025FA2">
      <w:pPr>
        <w:pStyle w:val="CommentText"/>
      </w:pPr>
      <w:r>
        <w:t>Extra stuff:</w:t>
      </w:r>
    </w:p>
    <w:p w14:paraId="60053422" w14:textId="77777777" w:rsidR="00025FA2" w:rsidRDefault="00025FA2">
      <w:pPr>
        <w:pStyle w:val="CommentText"/>
      </w:pPr>
      <w:r>
        <w:t>(Olafsson et al., 2009; Midorikawa et al., 2012; ; Takahashi et al., 2014; Lauvset et al., 2015; )</w:t>
      </w:r>
    </w:p>
    <w:p w14:paraId="2274C22C" w14:textId="77777777" w:rsidR="00025FA2" w:rsidRDefault="00025FA2">
      <w:pPr>
        <w:pStyle w:val="CommentText"/>
      </w:pPr>
    </w:p>
    <w:p w14:paraId="50848ADF" w14:textId="77777777" w:rsidR="00025FA2" w:rsidRDefault="00025FA2">
      <w:pPr>
        <w:pStyle w:val="CommentText"/>
      </w:pPr>
      <w:r>
        <w:t>Correct:</w:t>
      </w:r>
    </w:p>
    <w:p w14:paraId="362F0FCD" w14:textId="07D061E9" w:rsidR="00025FA2" w:rsidRDefault="00025FA2">
      <w:pPr>
        <w:pStyle w:val="CommentText"/>
      </w:pPr>
      <w:r>
        <w:t>(Bates et al., 2014; Wakita et al., 2017; Merlivat et al., 2018)</w:t>
      </w:r>
    </w:p>
  </w:comment>
  <w:comment w:id="2992" w:author="Robin Matthews" w:date="2021-06-17T17:41:00Z" w:initials="RM">
    <w:p w14:paraId="5D21AEA0" w14:textId="2A95A5D1" w:rsidR="008F5814" w:rsidRPr="0061484F" w:rsidRDefault="008F5814" w:rsidP="008F5814">
      <w:pPr>
        <w:pStyle w:val="CommentText"/>
        <w:rPr>
          <w:lang w:val="en-US"/>
        </w:rPr>
      </w:pPr>
      <w:r>
        <w:rPr>
          <w:rStyle w:val="CommentReference"/>
        </w:rPr>
        <w:annotationRef/>
      </w:r>
      <w:r w:rsidRPr="0061484F">
        <w:rPr>
          <w:lang w:val="en-US"/>
        </w:rPr>
        <w:t>Mendeley field missing refeence details for :</w:t>
      </w:r>
    </w:p>
    <w:p w14:paraId="24605296" w14:textId="2CD84950" w:rsidR="008F5814" w:rsidRDefault="008F5814" w:rsidP="008F5814">
      <w:pPr>
        <w:pStyle w:val="CommentText"/>
      </w:pPr>
      <w:r>
        <w:t>Olafsson et al., 2009; Midorikawa et al., 2012; ; Takahashi et al., 2014; Lauvset et al., 2015</w:t>
      </w:r>
    </w:p>
    <w:p w14:paraId="00814341" w14:textId="1C185B88" w:rsidR="008F5814" w:rsidRDefault="008F5814" w:rsidP="008F5814">
      <w:pPr>
        <w:pStyle w:val="CommentText"/>
      </w:pPr>
    </w:p>
    <w:p w14:paraId="6D7C36CD" w14:textId="56BE67B5" w:rsidR="008F5814" w:rsidRPr="0061484F" w:rsidRDefault="008F5814" w:rsidP="008F5814">
      <w:pPr>
        <w:pStyle w:val="CommentText"/>
        <w:rPr>
          <w:lang w:val="en-US"/>
        </w:rPr>
      </w:pPr>
      <w:r w:rsidRPr="0061484F">
        <w:rPr>
          <w:lang w:val="en-US"/>
        </w:rPr>
        <w:t>Mendeley field also contains</w:t>
      </w:r>
    </w:p>
    <w:p w14:paraId="4676417C" w14:textId="33F5F7BF" w:rsidR="008F5814" w:rsidRPr="0061484F" w:rsidRDefault="008F5814" w:rsidP="008F5814">
      <w:pPr>
        <w:pStyle w:val="CommentText"/>
        <w:rPr>
          <w:lang w:val="en-US"/>
        </w:rPr>
      </w:pPr>
      <w:r w:rsidRPr="0061484F">
        <w:rPr>
          <w:lang w:val="en-US"/>
        </w:rPr>
        <w:t>Merlivat et al., 2018 – want to remove it?</w:t>
      </w:r>
    </w:p>
  </w:comment>
  <w:comment w:id="2997" w:author="Robin Matthews" w:date="2021-06-17T13:59:00Z" w:initials="RM">
    <w:p w14:paraId="0A435365" w14:textId="77777777" w:rsidR="00A75152" w:rsidRDefault="00A75152" w:rsidP="00A75152">
      <w:pPr>
        <w:pStyle w:val="CommentText"/>
      </w:pPr>
      <w:r>
        <w:rPr>
          <w:rStyle w:val="CommentReference"/>
        </w:rPr>
        <w:annotationRef/>
      </w:r>
      <w:r>
        <w:t>Extra stuff:</w:t>
      </w:r>
    </w:p>
    <w:p w14:paraId="53E2EFE7" w14:textId="77777777" w:rsidR="00A75152" w:rsidRDefault="00A75152" w:rsidP="00A75152">
      <w:pPr>
        <w:pStyle w:val="CommentText"/>
      </w:pPr>
      <w:r>
        <w:t>, ()</w:t>
      </w:r>
    </w:p>
    <w:p w14:paraId="441A632F" w14:textId="77777777" w:rsidR="00A75152" w:rsidRDefault="00A75152" w:rsidP="00A75152">
      <w:pPr>
        <w:pStyle w:val="CommentText"/>
      </w:pPr>
    </w:p>
    <w:p w14:paraId="435BDBFD" w14:textId="77777777" w:rsidR="00A75152" w:rsidRDefault="00A75152" w:rsidP="00A75152">
      <w:pPr>
        <w:pStyle w:val="CommentText"/>
      </w:pPr>
      <w:r>
        <w:t>Correct:</w:t>
      </w:r>
    </w:p>
    <w:p w14:paraId="3613518D" w14:textId="77777777" w:rsidR="00A75152" w:rsidRDefault="00A75152" w:rsidP="00A75152">
      <w:pPr>
        <w:pStyle w:val="CommentText"/>
      </w:pPr>
      <w:r>
        <w:t>IPCC (2019b)</w:t>
      </w:r>
    </w:p>
    <w:p w14:paraId="1E2C637E" w14:textId="77777777" w:rsidR="00A75152" w:rsidRPr="0061484F" w:rsidRDefault="00A75152" w:rsidP="00A75152">
      <w:pPr>
        <w:pStyle w:val="CommentText"/>
        <w:rPr>
          <w:lang w:val="en-US"/>
        </w:rPr>
      </w:pPr>
      <w:r w:rsidRPr="0061484F">
        <w:rPr>
          <w:lang w:val="en-US"/>
        </w:rPr>
        <w:t>(IPCC, 2019b)</w:t>
      </w:r>
    </w:p>
  </w:comment>
  <w:comment w:id="2995" w:author="Robin Matthews" w:date="2021-06-17T17:43:00Z" w:initials="RM">
    <w:p w14:paraId="0DB24CCB" w14:textId="02E3F59B" w:rsidR="008F5814" w:rsidRPr="0061484F" w:rsidRDefault="008F5814">
      <w:pPr>
        <w:pStyle w:val="CommentText"/>
        <w:rPr>
          <w:lang w:val="en-US"/>
        </w:rPr>
      </w:pPr>
      <w:r>
        <w:rPr>
          <w:rStyle w:val="CommentReference"/>
        </w:rPr>
        <w:annotationRef/>
      </w:r>
      <w:r w:rsidRPr="0061484F">
        <w:rPr>
          <w:lang w:val="en-US"/>
        </w:rPr>
        <w:t>Mendeley field missing reference details for:</w:t>
      </w:r>
    </w:p>
    <w:p w14:paraId="00504B04" w14:textId="77777777" w:rsidR="008F5814" w:rsidRDefault="008F5814">
      <w:pPr>
        <w:pStyle w:val="CommentText"/>
      </w:pPr>
      <w:r>
        <w:t>Robbins et al., 2013; Fransson et al., 2015; Semiletov et al., 2016; Anderson et al., 2017; Qi et al., 2017; Zhang et al., 2020; Beaupré-Laperrière et al., 2020</w:t>
      </w:r>
    </w:p>
    <w:p w14:paraId="07027F2F" w14:textId="77777777" w:rsidR="008F5814" w:rsidRDefault="008F5814">
      <w:pPr>
        <w:pStyle w:val="CommentText"/>
      </w:pPr>
    </w:p>
    <w:p w14:paraId="18E064EE" w14:textId="55AE671F" w:rsidR="008F5814" w:rsidRPr="0061484F" w:rsidRDefault="008F5814">
      <w:pPr>
        <w:pStyle w:val="CommentText"/>
        <w:rPr>
          <w:lang w:val="en-US"/>
        </w:rPr>
      </w:pPr>
      <w:r w:rsidRPr="0061484F">
        <w:rPr>
          <w:lang w:val="en-US"/>
        </w:rPr>
        <w:t>Provide DOIs and I’ll add.</w:t>
      </w:r>
    </w:p>
  </w:comment>
  <w:comment w:id="2996" w:author="Robin Matthews" w:date="2021-06-17T13:59:00Z" w:initials="RM">
    <w:p w14:paraId="423AB0DA" w14:textId="77777777" w:rsidR="00025FA2" w:rsidRDefault="00025FA2">
      <w:pPr>
        <w:pStyle w:val="CommentText"/>
      </w:pPr>
      <w:r>
        <w:rPr>
          <w:rStyle w:val="CommentReference"/>
        </w:rPr>
        <w:annotationRef/>
      </w:r>
      <w:r>
        <w:t>Extra stuff:</w:t>
      </w:r>
    </w:p>
    <w:p w14:paraId="5E378483" w14:textId="77777777" w:rsidR="00025FA2" w:rsidRDefault="00025FA2">
      <w:pPr>
        <w:pStyle w:val="CommentText"/>
      </w:pPr>
      <w:r>
        <w:t>(; ; ; ; Robbins et al., 2013; Fransson et al., 2015; Semiletov et al., 2016; Anderson et al., 2017; Qi et al., 2017; Zhang et al., 2020; Beaupré-Laperrière et al., 2020)</w:t>
      </w:r>
    </w:p>
    <w:p w14:paraId="3C810640" w14:textId="77777777" w:rsidR="00025FA2" w:rsidRDefault="00025FA2">
      <w:pPr>
        <w:pStyle w:val="CommentText"/>
      </w:pPr>
    </w:p>
    <w:p w14:paraId="0426421E" w14:textId="77777777" w:rsidR="00025FA2" w:rsidRDefault="00025FA2">
      <w:pPr>
        <w:pStyle w:val="CommentText"/>
      </w:pPr>
      <w:r>
        <w:t>Correct:</w:t>
      </w:r>
    </w:p>
    <w:p w14:paraId="1DEFA27C" w14:textId="3C0036C1" w:rsidR="00025FA2" w:rsidRDefault="00025FA2">
      <w:pPr>
        <w:pStyle w:val="CommentText"/>
      </w:pPr>
      <w:r>
        <w:t>(Bates et al., 2009; Chierici and Fransson, 2009; Yamamoto-Kawai et al., 2009; Azetsu-Scott et al., 2010)</w:t>
      </w:r>
    </w:p>
  </w:comment>
  <w:comment w:id="3006" w:author="Robin Matthews" w:date="2021-06-17T13:59:00Z" w:initials="RM">
    <w:p w14:paraId="12467DE2" w14:textId="77777777" w:rsidR="00025FA2" w:rsidRDefault="00025FA2">
      <w:pPr>
        <w:pStyle w:val="CommentText"/>
      </w:pPr>
      <w:r>
        <w:rPr>
          <w:rStyle w:val="CommentReference"/>
        </w:rPr>
        <w:annotationRef/>
      </w:r>
      <w:r>
        <w:t>Extra stuff:</w:t>
      </w:r>
    </w:p>
    <w:p w14:paraId="0A6E7A5D" w14:textId="77777777" w:rsidR="00025FA2" w:rsidRDefault="00025FA2">
      <w:pPr>
        <w:pStyle w:val="CommentText"/>
      </w:pPr>
      <w:r>
        <w:t>, ()</w:t>
      </w:r>
    </w:p>
    <w:p w14:paraId="31132280" w14:textId="77777777" w:rsidR="00025FA2" w:rsidRDefault="00025FA2">
      <w:pPr>
        <w:pStyle w:val="CommentText"/>
      </w:pPr>
    </w:p>
    <w:p w14:paraId="3CDB977A" w14:textId="77777777" w:rsidR="00025FA2" w:rsidRDefault="00025FA2">
      <w:pPr>
        <w:pStyle w:val="CommentText"/>
      </w:pPr>
      <w:r>
        <w:t>Correct:</w:t>
      </w:r>
    </w:p>
    <w:p w14:paraId="2341CBDB" w14:textId="77777777" w:rsidR="00025FA2" w:rsidRDefault="00025FA2">
      <w:pPr>
        <w:pStyle w:val="CommentText"/>
      </w:pPr>
      <w:r>
        <w:t>IPCC (2019b)</w:t>
      </w:r>
    </w:p>
    <w:p w14:paraId="79F948C3" w14:textId="2E364B74" w:rsidR="00025FA2" w:rsidRPr="0061484F" w:rsidRDefault="00025FA2">
      <w:pPr>
        <w:pStyle w:val="CommentText"/>
        <w:rPr>
          <w:lang w:val="en-US"/>
        </w:rPr>
      </w:pPr>
      <w:r w:rsidRPr="0061484F">
        <w:rPr>
          <w:lang w:val="en-US"/>
        </w:rPr>
        <w:t>(IPCC, 2019b)</w:t>
      </w:r>
    </w:p>
  </w:comment>
  <w:comment w:id="3022" w:author="Robin Matthews" w:date="2021-06-17T13:59:00Z" w:initials="RM">
    <w:p w14:paraId="7ABA3A1C" w14:textId="77777777" w:rsidR="00025FA2" w:rsidRPr="0061484F" w:rsidRDefault="00025FA2">
      <w:pPr>
        <w:pStyle w:val="CommentText"/>
        <w:rPr>
          <w:lang w:val="en-US"/>
        </w:rPr>
      </w:pPr>
      <w:r>
        <w:rPr>
          <w:rStyle w:val="CommentReference"/>
        </w:rPr>
        <w:annotationRef/>
      </w:r>
      <w:r w:rsidRPr="0061484F">
        <w:rPr>
          <w:lang w:val="en-US"/>
        </w:rPr>
        <w:t>Not found:</w:t>
      </w:r>
    </w:p>
    <w:p w14:paraId="1DC15DC3" w14:textId="77777777" w:rsidR="00025FA2" w:rsidRPr="0061484F" w:rsidRDefault="00025FA2">
      <w:pPr>
        <w:pStyle w:val="CommentText"/>
        <w:rPr>
          <w:lang w:val="en-US"/>
        </w:rPr>
      </w:pPr>
      <w:r w:rsidRPr="0061484F">
        <w:rPr>
          <w:lang w:val="en-US"/>
        </w:rPr>
        <w:t>Midorikawa et al., 2010</w:t>
      </w:r>
    </w:p>
    <w:p w14:paraId="34AE4C66" w14:textId="77777777" w:rsidR="00025FA2" w:rsidRPr="0061484F" w:rsidRDefault="00025FA2">
      <w:pPr>
        <w:pStyle w:val="CommentText"/>
        <w:rPr>
          <w:lang w:val="en-US"/>
        </w:rPr>
      </w:pPr>
      <w:r w:rsidRPr="0061484F">
        <w:rPr>
          <w:lang w:val="en-US"/>
        </w:rPr>
        <w:t>Ishii et al., 2011</w:t>
      </w:r>
    </w:p>
    <w:p w14:paraId="60048D63" w14:textId="77777777" w:rsidR="00025FA2" w:rsidRPr="0061484F" w:rsidRDefault="00025FA2">
      <w:pPr>
        <w:pStyle w:val="CommentText"/>
        <w:rPr>
          <w:lang w:val="en-US"/>
        </w:rPr>
      </w:pPr>
    </w:p>
    <w:p w14:paraId="072CE6FB" w14:textId="77777777" w:rsidR="00025FA2" w:rsidRPr="0061484F" w:rsidRDefault="00025FA2">
      <w:pPr>
        <w:pStyle w:val="CommentText"/>
        <w:rPr>
          <w:lang w:val="en-US"/>
        </w:rPr>
      </w:pPr>
      <w:r w:rsidRPr="0061484F">
        <w:rPr>
          <w:lang w:val="en-US"/>
        </w:rPr>
        <w:t>Extra stuff:</w:t>
      </w:r>
    </w:p>
    <w:p w14:paraId="5578B548" w14:textId="77777777" w:rsidR="00025FA2" w:rsidRPr="0061484F" w:rsidRDefault="00025FA2">
      <w:pPr>
        <w:pStyle w:val="CommentText"/>
        <w:rPr>
          <w:lang w:val="en-US"/>
        </w:rPr>
      </w:pPr>
      <w:r w:rsidRPr="0061484F">
        <w:rPr>
          <w:lang w:val="en-US"/>
        </w:rPr>
        <w:t>; Olafsson et al., 2009; ; b; Takahashi et al., 2014; Wakita et al., 2017; Merlivat et al., 2018; Ono et al., 2019; and Bates and Johnson, 2020</w:t>
      </w:r>
    </w:p>
    <w:p w14:paraId="3C1CDCE2" w14:textId="77777777" w:rsidR="00025FA2" w:rsidRPr="0061484F" w:rsidRDefault="00025FA2">
      <w:pPr>
        <w:pStyle w:val="CommentText"/>
        <w:rPr>
          <w:lang w:val="en-US"/>
        </w:rPr>
      </w:pPr>
    </w:p>
    <w:p w14:paraId="0EBE8DDB" w14:textId="77777777" w:rsidR="00025FA2" w:rsidRDefault="00025FA2">
      <w:pPr>
        <w:pStyle w:val="CommentText"/>
      </w:pPr>
      <w:r>
        <w:t>Correct:</w:t>
      </w:r>
    </w:p>
    <w:p w14:paraId="3A1BEA91" w14:textId="32EB3B58" w:rsidR="00025FA2" w:rsidRDefault="00025FA2">
      <w:pPr>
        <w:pStyle w:val="CommentText"/>
      </w:pPr>
      <w:r>
        <w:t>(Dore et al., 2009; González-Dávila et al., 2010; Midorikawa et al., 2010; Ishii et al., 2011; Bates et al., 2014)</w:t>
      </w:r>
    </w:p>
  </w:comment>
  <w:comment w:id="3023" w:author="Robin Matthews" w:date="2021-06-17T17:44:00Z" w:initials="RM">
    <w:p w14:paraId="76EB0BE1" w14:textId="2969F846" w:rsidR="003E260D" w:rsidRPr="0061484F" w:rsidRDefault="003E260D" w:rsidP="003E260D">
      <w:pPr>
        <w:pStyle w:val="CommentText"/>
        <w:rPr>
          <w:lang w:val="en-US"/>
        </w:rPr>
      </w:pPr>
      <w:r>
        <w:rPr>
          <w:rStyle w:val="CommentReference"/>
        </w:rPr>
        <w:annotationRef/>
      </w:r>
      <w:r w:rsidRPr="0061484F">
        <w:rPr>
          <w:lang w:val="en-US"/>
        </w:rPr>
        <w:t>Mendeley field missing reference details for: Olafsson et al., 2009; Takahashi et al., 2014; Wakita et al., 2017; Merlivat et al., 2018; Ono et al., 2019; and Bates and Johnson, 2020</w:t>
      </w:r>
    </w:p>
    <w:p w14:paraId="2D3D30BB" w14:textId="77777777" w:rsidR="003E260D" w:rsidRPr="0061484F" w:rsidRDefault="003E260D" w:rsidP="003E260D">
      <w:pPr>
        <w:pStyle w:val="CommentText"/>
        <w:rPr>
          <w:lang w:val="en-US"/>
        </w:rPr>
      </w:pPr>
    </w:p>
    <w:p w14:paraId="775EACA8" w14:textId="7B07E689" w:rsidR="003E260D" w:rsidRPr="0061484F" w:rsidRDefault="003E260D" w:rsidP="003E260D">
      <w:pPr>
        <w:pStyle w:val="CommentText"/>
        <w:rPr>
          <w:lang w:val="en-US"/>
        </w:rPr>
      </w:pPr>
      <w:r w:rsidRPr="0061484F">
        <w:rPr>
          <w:lang w:val="en-US"/>
        </w:rPr>
        <w:t>Mendeley field also contains:</w:t>
      </w:r>
    </w:p>
    <w:p w14:paraId="0612AC89" w14:textId="77777777" w:rsidR="003E260D" w:rsidRPr="0061484F" w:rsidRDefault="003E260D" w:rsidP="003E260D">
      <w:pPr>
        <w:pStyle w:val="CommentText"/>
        <w:rPr>
          <w:lang w:val="en-US"/>
        </w:rPr>
      </w:pPr>
      <w:r w:rsidRPr="0061484F">
        <w:rPr>
          <w:lang w:val="en-US"/>
        </w:rPr>
        <w:t>Midorikawa et al., 2010</w:t>
      </w:r>
    </w:p>
    <w:p w14:paraId="1571AEDB" w14:textId="77777777" w:rsidR="003E260D" w:rsidRPr="0061484F" w:rsidRDefault="003E260D" w:rsidP="003E260D">
      <w:pPr>
        <w:pStyle w:val="CommentText"/>
        <w:rPr>
          <w:lang w:val="en-US"/>
        </w:rPr>
      </w:pPr>
      <w:r w:rsidRPr="0061484F">
        <w:rPr>
          <w:lang w:val="en-US"/>
        </w:rPr>
        <w:t>Ishii et al., 2011</w:t>
      </w:r>
    </w:p>
    <w:p w14:paraId="71E45826" w14:textId="40C91F63" w:rsidR="003E260D" w:rsidRPr="0061484F" w:rsidRDefault="003E260D" w:rsidP="003E260D">
      <w:pPr>
        <w:pStyle w:val="CommentText"/>
        <w:rPr>
          <w:lang w:val="en-US"/>
        </w:rPr>
      </w:pPr>
      <w:r w:rsidRPr="0061484F">
        <w:rPr>
          <w:lang w:val="en-US"/>
        </w:rPr>
        <w:t>Want me to remove them?</w:t>
      </w:r>
    </w:p>
  </w:comment>
  <w:comment w:id="3066" w:author="Robin Matthews" w:date="2021-06-17T13:59:00Z" w:initials="RM">
    <w:p w14:paraId="01D9791C" w14:textId="77777777" w:rsidR="00025FA2" w:rsidRPr="0061484F" w:rsidRDefault="00025FA2">
      <w:pPr>
        <w:pStyle w:val="CommentText"/>
        <w:rPr>
          <w:lang w:val="en-US"/>
        </w:rPr>
      </w:pPr>
      <w:r>
        <w:rPr>
          <w:rStyle w:val="CommentReference"/>
        </w:rPr>
        <w:annotationRef/>
      </w:r>
      <w:r w:rsidRPr="0061484F">
        <w:rPr>
          <w:lang w:val="en-US"/>
        </w:rPr>
        <w:t>Not found:</w:t>
      </w:r>
    </w:p>
    <w:p w14:paraId="3DB4A8F3" w14:textId="77777777" w:rsidR="00025FA2" w:rsidRPr="0061484F" w:rsidRDefault="00025FA2">
      <w:pPr>
        <w:pStyle w:val="CommentText"/>
        <w:rPr>
          <w:lang w:val="en-US"/>
        </w:rPr>
      </w:pPr>
      <w:r w:rsidRPr="0061484F">
        <w:rPr>
          <w:lang w:val="en-US"/>
        </w:rPr>
        <w:t>Gruber et al., 2019b</w:t>
      </w:r>
    </w:p>
    <w:p w14:paraId="77B82384" w14:textId="77777777" w:rsidR="00025FA2" w:rsidRPr="0061484F" w:rsidRDefault="00025FA2">
      <w:pPr>
        <w:pStyle w:val="CommentText"/>
        <w:rPr>
          <w:lang w:val="en-US"/>
        </w:rPr>
      </w:pPr>
    </w:p>
    <w:p w14:paraId="5F081674" w14:textId="77777777" w:rsidR="00025FA2" w:rsidRPr="0061484F" w:rsidRDefault="00025FA2">
      <w:pPr>
        <w:pStyle w:val="CommentText"/>
        <w:rPr>
          <w:lang w:val="en-US"/>
        </w:rPr>
      </w:pPr>
      <w:r w:rsidRPr="0061484F">
        <w:rPr>
          <w:lang w:val="en-US"/>
        </w:rPr>
        <w:t>Extra stuff:</w:t>
      </w:r>
    </w:p>
    <w:p w14:paraId="73C609FD" w14:textId="77777777" w:rsidR="00025FA2" w:rsidRPr="0061484F" w:rsidRDefault="00025FA2">
      <w:pPr>
        <w:pStyle w:val="CommentText"/>
        <w:rPr>
          <w:lang w:val="en-US"/>
        </w:rPr>
      </w:pPr>
      <w:r w:rsidRPr="0061484F">
        <w:rPr>
          <w:lang w:val="en-US"/>
        </w:rPr>
        <w:t>(; ; ; ; ; ; Gruber et al., 2019a)</w:t>
      </w:r>
    </w:p>
    <w:p w14:paraId="5A941E21" w14:textId="77777777" w:rsidR="00025FA2" w:rsidRPr="0061484F" w:rsidRDefault="00025FA2">
      <w:pPr>
        <w:pStyle w:val="CommentText"/>
        <w:rPr>
          <w:lang w:val="en-US"/>
        </w:rPr>
      </w:pPr>
    </w:p>
    <w:p w14:paraId="71D4A58D" w14:textId="77777777" w:rsidR="00025FA2" w:rsidRDefault="00025FA2">
      <w:pPr>
        <w:pStyle w:val="CommentText"/>
      </w:pPr>
      <w:r>
        <w:t>Correct:</w:t>
      </w:r>
    </w:p>
    <w:p w14:paraId="1C0E0366" w14:textId="05E010EE" w:rsidR="00025FA2" w:rsidRDefault="00025FA2">
      <w:pPr>
        <w:pStyle w:val="CommentText"/>
      </w:pPr>
      <w:r>
        <w:t>(Sallée et al., 2012; Bopp et al., 2015; Nakano et al., 2015; Iudicone et al., 2016; Toyama et al., 2017; Perez et al., 2018; Gruber et al., 2019b)</w:t>
      </w:r>
    </w:p>
  </w:comment>
  <w:comment w:id="3081" w:author="Robin Matthews" w:date="2021-06-17T17:46:00Z" w:initials="RM">
    <w:p w14:paraId="46FEF05A" w14:textId="77777777" w:rsidR="003E260D" w:rsidRPr="0061484F" w:rsidRDefault="003E260D" w:rsidP="003E260D">
      <w:pPr>
        <w:pStyle w:val="CommentText"/>
        <w:rPr>
          <w:lang w:val="en-US"/>
        </w:rPr>
      </w:pPr>
      <w:r>
        <w:rPr>
          <w:rStyle w:val="CommentReference"/>
        </w:rPr>
        <w:annotationRef/>
      </w:r>
      <w:r w:rsidRPr="0061484F">
        <w:rPr>
          <w:lang w:val="en-US"/>
        </w:rPr>
        <w:t>Mendeley field also contains reference details for Gruber, 2011</w:t>
      </w:r>
    </w:p>
    <w:p w14:paraId="3D578EB4" w14:textId="77777777" w:rsidR="003E260D" w:rsidRDefault="003E260D" w:rsidP="003E260D">
      <w:pPr>
        <w:pStyle w:val="CommentText"/>
      </w:pPr>
      <w:r>
        <w:t>Mora et al., 2013</w:t>
      </w:r>
    </w:p>
    <w:p w14:paraId="630A5958" w14:textId="77777777" w:rsidR="003E260D" w:rsidRDefault="003E260D" w:rsidP="003E260D">
      <w:pPr>
        <w:pStyle w:val="CommentText"/>
      </w:pPr>
      <w:r>
        <w:t>Gattuso et al., 2015</w:t>
      </w:r>
    </w:p>
    <w:p w14:paraId="49B07592" w14:textId="77777777" w:rsidR="003E260D" w:rsidRPr="0061484F" w:rsidRDefault="003E260D" w:rsidP="003E260D">
      <w:pPr>
        <w:pStyle w:val="CommentText"/>
        <w:rPr>
          <w:lang w:val="en-US"/>
        </w:rPr>
      </w:pPr>
      <w:r w:rsidRPr="0061484F">
        <w:rPr>
          <w:lang w:val="en-US"/>
        </w:rPr>
        <w:t>Levin, 2018</w:t>
      </w:r>
    </w:p>
    <w:p w14:paraId="627427AA" w14:textId="77777777" w:rsidR="003E260D" w:rsidRPr="0061484F" w:rsidRDefault="003E260D" w:rsidP="003E260D">
      <w:pPr>
        <w:pStyle w:val="CommentText"/>
        <w:rPr>
          <w:lang w:val="en-US"/>
        </w:rPr>
      </w:pPr>
    </w:p>
    <w:p w14:paraId="276D462D" w14:textId="2B7F0FBD" w:rsidR="003E260D" w:rsidRPr="0061484F" w:rsidRDefault="003E260D" w:rsidP="003E260D">
      <w:pPr>
        <w:pStyle w:val="CommentText"/>
        <w:rPr>
          <w:lang w:val="en-US"/>
        </w:rPr>
      </w:pPr>
      <w:r w:rsidRPr="0061484F">
        <w:rPr>
          <w:lang w:val="en-US"/>
        </w:rPr>
        <w:t>Want me to remove them?</w:t>
      </w:r>
    </w:p>
  </w:comment>
  <w:comment w:id="3082" w:author="Robin Matthews" w:date="2021-06-17T13:59:00Z" w:initials="RM">
    <w:p w14:paraId="6FD075E0" w14:textId="77777777" w:rsidR="00025FA2" w:rsidRPr="0061484F" w:rsidRDefault="00025FA2">
      <w:pPr>
        <w:pStyle w:val="CommentText"/>
        <w:rPr>
          <w:lang w:val="en-US"/>
        </w:rPr>
      </w:pPr>
      <w:r>
        <w:rPr>
          <w:rStyle w:val="CommentReference"/>
        </w:rPr>
        <w:annotationRef/>
      </w:r>
      <w:r w:rsidRPr="0061484F">
        <w:rPr>
          <w:lang w:val="en-US"/>
        </w:rPr>
        <w:t>Not found:</w:t>
      </w:r>
    </w:p>
    <w:p w14:paraId="5E3C4522" w14:textId="77777777" w:rsidR="00025FA2" w:rsidRPr="0061484F" w:rsidRDefault="00025FA2">
      <w:pPr>
        <w:pStyle w:val="CommentText"/>
        <w:rPr>
          <w:lang w:val="en-US"/>
        </w:rPr>
      </w:pPr>
      <w:r w:rsidRPr="0061484F">
        <w:rPr>
          <w:lang w:val="en-US"/>
        </w:rPr>
        <w:t>Gruber, 2011</w:t>
      </w:r>
    </w:p>
    <w:p w14:paraId="131E5116" w14:textId="77777777" w:rsidR="00025FA2" w:rsidRPr="0061484F" w:rsidRDefault="00025FA2">
      <w:pPr>
        <w:pStyle w:val="CommentText"/>
        <w:rPr>
          <w:lang w:val="en-US"/>
        </w:rPr>
      </w:pPr>
      <w:r w:rsidRPr="0061484F">
        <w:rPr>
          <w:lang w:val="en-US"/>
        </w:rPr>
        <w:t>Mora et al., 2013</w:t>
      </w:r>
    </w:p>
    <w:p w14:paraId="2490DBB0" w14:textId="77777777" w:rsidR="00025FA2" w:rsidRPr="0061484F" w:rsidRDefault="00025FA2">
      <w:pPr>
        <w:pStyle w:val="CommentText"/>
        <w:rPr>
          <w:lang w:val="en-US"/>
        </w:rPr>
      </w:pPr>
      <w:r w:rsidRPr="0061484F">
        <w:rPr>
          <w:lang w:val="en-US"/>
        </w:rPr>
        <w:t>Gattuso et al., 2015</w:t>
      </w:r>
    </w:p>
    <w:p w14:paraId="559EFF3C" w14:textId="77777777" w:rsidR="00025FA2" w:rsidRPr="0061484F" w:rsidRDefault="00025FA2">
      <w:pPr>
        <w:pStyle w:val="CommentText"/>
        <w:rPr>
          <w:lang w:val="en-US"/>
        </w:rPr>
      </w:pPr>
      <w:r w:rsidRPr="0061484F">
        <w:rPr>
          <w:lang w:val="en-US"/>
        </w:rPr>
        <w:t>Levin, 2018</w:t>
      </w:r>
    </w:p>
    <w:p w14:paraId="0D0EF147" w14:textId="77777777" w:rsidR="00025FA2" w:rsidRPr="0061484F" w:rsidRDefault="00025FA2">
      <w:pPr>
        <w:pStyle w:val="CommentText"/>
        <w:rPr>
          <w:lang w:val="en-US"/>
        </w:rPr>
      </w:pPr>
    </w:p>
    <w:p w14:paraId="02ED082E" w14:textId="77777777" w:rsidR="00025FA2" w:rsidRPr="0061484F" w:rsidRDefault="00025FA2">
      <w:pPr>
        <w:pStyle w:val="CommentText"/>
        <w:rPr>
          <w:lang w:val="en-US"/>
        </w:rPr>
      </w:pPr>
      <w:r w:rsidRPr="0061484F">
        <w:rPr>
          <w:lang w:val="en-US"/>
        </w:rPr>
        <w:t>Extra stuff:</w:t>
      </w:r>
    </w:p>
    <w:p w14:paraId="1C3E6931" w14:textId="77777777" w:rsidR="00025FA2" w:rsidRDefault="00025FA2">
      <w:pPr>
        <w:pStyle w:val="CommentText"/>
      </w:pPr>
      <w:r>
        <w:t>(; ; )</w:t>
      </w:r>
    </w:p>
    <w:p w14:paraId="062FFB4F" w14:textId="77777777" w:rsidR="00025FA2" w:rsidRDefault="00025FA2">
      <w:pPr>
        <w:pStyle w:val="CommentText"/>
      </w:pPr>
    </w:p>
    <w:p w14:paraId="2446C717" w14:textId="77777777" w:rsidR="00025FA2" w:rsidRDefault="00025FA2">
      <w:pPr>
        <w:pStyle w:val="CommentText"/>
      </w:pPr>
      <w:r>
        <w:t>Correct:</w:t>
      </w:r>
    </w:p>
    <w:p w14:paraId="0419D0C0" w14:textId="4A508C1B" w:rsidR="00025FA2" w:rsidRDefault="00025FA2">
      <w:pPr>
        <w:pStyle w:val="CommentText"/>
      </w:pPr>
      <w:r>
        <w:t>(Gruber, 2011; Mora et al., 2013; Gattuso et al., 2015; Chen et al., 2017; Breitburg et al., 2018; Levin, 2018; Robinson, 2019)</w:t>
      </w:r>
    </w:p>
  </w:comment>
  <w:comment w:id="3100" w:author="Robin Matthews" w:date="2021-06-17T17:48:00Z" w:initials="RM">
    <w:p w14:paraId="3C5ED3BD" w14:textId="3ECB5534" w:rsidR="003E260D" w:rsidRPr="0061484F" w:rsidRDefault="003E260D">
      <w:pPr>
        <w:pStyle w:val="CommentText"/>
        <w:rPr>
          <w:lang w:val="en-US"/>
        </w:rPr>
      </w:pPr>
      <w:r>
        <w:rPr>
          <w:rStyle w:val="CommentReference"/>
        </w:rPr>
        <w:annotationRef/>
      </w:r>
      <w:r w:rsidRPr="0061484F">
        <w:rPr>
          <w:lang w:val="en-US"/>
        </w:rPr>
        <w:t>Mendeley field missing reference details for Woosely et al., 2016. Provide DOI and I’ll add.</w:t>
      </w:r>
    </w:p>
  </w:comment>
  <w:comment w:id="3101" w:author="Robin Matthews" w:date="2021-06-17T13:59:00Z" w:initials="RM">
    <w:p w14:paraId="72F64E5F" w14:textId="77777777" w:rsidR="00025FA2" w:rsidRPr="0061484F" w:rsidRDefault="00025FA2">
      <w:pPr>
        <w:pStyle w:val="CommentText"/>
        <w:rPr>
          <w:lang w:val="en-US"/>
        </w:rPr>
      </w:pPr>
      <w:r>
        <w:rPr>
          <w:rStyle w:val="CommentReference"/>
        </w:rPr>
        <w:annotationRef/>
      </w:r>
      <w:r w:rsidRPr="0061484F">
        <w:rPr>
          <w:lang w:val="en-US"/>
        </w:rPr>
        <w:t>Extra stuff:</w:t>
      </w:r>
    </w:p>
    <w:p w14:paraId="4B530F36" w14:textId="77777777" w:rsidR="00025FA2" w:rsidRPr="0061484F" w:rsidRDefault="00025FA2">
      <w:pPr>
        <w:pStyle w:val="CommentText"/>
        <w:rPr>
          <w:lang w:val="en-US"/>
        </w:rPr>
      </w:pPr>
      <w:r w:rsidRPr="0061484F">
        <w:rPr>
          <w:lang w:val="en-US"/>
        </w:rPr>
        <w:t>(Woosely et al., 2016;; , )</w:t>
      </w:r>
    </w:p>
    <w:p w14:paraId="34A16FFD" w14:textId="77777777" w:rsidR="00025FA2" w:rsidRPr="0061484F" w:rsidRDefault="00025FA2">
      <w:pPr>
        <w:pStyle w:val="CommentText"/>
        <w:rPr>
          <w:lang w:val="en-US"/>
        </w:rPr>
      </w:pPr>
    </w:p>
    <w:p w14:paraId="5554370C" w14:textId="77777777" w:rsidR="00025FA2" w:rsidRDefault="00025FA2">
      <w:pPr>
        <w:pStyle w:val="CommentText"/>
      </w:pPr>
      <w:r>
        <w:t>Correct:</w:t>
      </w:r>
    </w:p>
    <w:p w14:paraId="504C38A1" w14:textId="77777777" w:rsidR="00025FA2" w:rsidRDefault="00025FA2">
      <w:pPr>
        <w:pStyle w:val="CommentText"/>
      </w:pPr>
      <w:r>
        <w:t>Lauvset et al. (2020)</w:t>
      </w:r>
    </w:p>
    <w:p w14:paraId="564ED70F" w14:textId="17256583" w:rsidR="00025FA2" w:rsidRDefault="00025FA2">
      <w:pPr>
        <w:pStyle w:val="CommentText"/>
      </w:pPr>
      <w:r>
        <w:t>(Lauvset et al., 2020)</w:t>
      </w:r>
    </w:p>
  </w:comment>
  <w:comment w:id="3116" w:author="Robin Matthews" w:date="2021-06-17T13:59:00Z" w:initials="RM">
    <w:p w14:paraId="4BD8099A" w14:textId="77777777" w:rsidR="00025FA2" w:rsidRPr="0061484F" w:rsidRDefault="00025FA2">
      <w:pPr>
        <w:pStyle w:val="CommentText"/>
        <w:rPr>
          <w:lang w:val="en-US"/>
        </w:rPr>
      </w:pPr>
      <w:r>
        <w:rPr>
          <w:rStyle w:val="CommentReference"/>
        </w:rPr>
        <w:annotationRef/>
      </w:r>
      <w:r w:rsidRPr="0061484F">
        <w:rPr>
          <w:lang w:val="en-US"/>
        </w:rPr>
        <w:t>Not found:</w:t>
      </w:r>
    </w:p>
    <w:p w14:paraId="0F3CB419" w14:textId="77777777" w:rsidR="00025FA2" w:rsidRPr="0061484F" w:rsidRDefault="00025FA2">
      <w:pPr>
        <w:pStyle w:val="CommentText"/>
        <w:rPr>
          <w:lang w:val="en-US"/>
        </w:rPr>
      </w:pPr>
      <w:r w:rsidRPr="0061484F">
        <w:rPr>
          <w:lang w:val="en-US"/>
        </w:rPr>
        <w:t>Carter et al., 2017b</w:t>
      </w:r>
    </w:p>
    <w:p w14:paraId="77833BDD" w14:textId="77777777" w:rsidR="00025FA2" w:rsidRPr="0061484F" w:rsidRDefault="00025FA2">
      <w:pPr>
        <w:pStyle w:val="CommentText"/>
        <w:rPr>
          <w:lang w:val="en-US"/>
        </w:rPr>
      </w:pPr>
    </w:p>
    <w:p w14:paraId="10A4E978" w14:textId="77777777" w:rsidR="00025FA2" w:rsidRDefault="00025FA2">
      <w:pPr>
        <w:pStyle w:val="CommentText"/>
      </w:pPr>
      <w:r>
        <w:t>Extra stuff:</w:t>
      </w:r>
    </w:p>
    <w:p w14:paraId="2BE5B142" w14:textId="77777777" w:rsidR="00025FA2" w:rsidRDefault="00025FA2">
      <w:pPr>
        <w:pStyle w:val="CommentText"/>
      </w:pPr>
      <w:r>
        <w:t>(; Carter et al., 2017; ; ; Rios et a., 2015; )</w:t>
      </w:r>
    </w:p>
    <w:p w14:paraId="68A66205" w14:textId="77777777" w:rsidR="00025FA2" w:rsidRDefault="00025FA2">
      <w:pPr>
        <w:pStyle w:val="CommentText"/>
      </w:pPr>
    </w:p>
    <w:p w14:paraId="15041BFF" w14:textId="77777777" w:rsidR="00025FA2" w:rsidRDefault="00025FA2">
      <w:pPr>
        <w:pStyle w:val="CommentText"/>
      </w:pPr>
      <w:r>
        <w:t>Correct:</w:t>
      </w:r>
    </w:p>
    <w:p w14:paraId="5ECFA95D" w14:textId="59B2CF24" w:rsidR="00025FA2" w:rsidRDefault="00025FA2">
      <w:pPr>
        <w:pStyle w:val="CommentText"/>
      </w:pPr>
      <w:r>
        <w:t>(Dore et al., 2009; Byrne et al., 2010; Chu et al., 2016; Carter et al., 2017b; Lauvset et al., 2020)</w:t>
      </w:r>
    </w:p>
  </w:comment>
  <w:comment w:id="3117" w:author="Robin Matthews" w:date="2021-06-17T17:49:00Z" w:initials="RM">
    <w:p w14:paraId="13B7A745" w14:textId="7AC3FB6C" w:rsidR="004E29CC" w:rsidRPr="0061484F" w:rsidRDefault="004E29CC">
      <w:pPr>
        <w:pStyle w:val="CommentText"/>
        <w:rPr>
          <w:lang w:val="en-US"/>
        </w:rPr>
      </w:pPr>
      <w:r>
        <w:rPr>
          <w:rStyle w:val="CommentReference"/>
        </w:rPr>
        <w:annotationRef/>
      </w:r>
      <w:r w:rsidRPr="0061484F">
        <w:rPr>
          <w:lang w:val="en-US"/>
        </w:rPr>
        <w:t>Mendeley field missing reference details for Rios et al., 2015. Provide DOI and I’ll add.</w:t>
      </w:r>
    </w:p>
  </w:comment>
  <w:comment w:id="3123" w:author="Robin Matthews" w:date="2021-06-17T17:50:00Z" w:initials="RM">
    <w:p w14:paraId="47EAAA40" w14:textId="56AC6EFD" w:rsidR="004E29CC" w:rsidRPr="0061484F" w:rsidRDefault="004E29CC">
      <w:pPr>
        <w:pStyle w:val="CommentText"/>
        <w:rPr>
          <w:lang w:val="en-US"/>
        </w:rPr>
      </w:pPr>
      <w:r>
        <w:rPr>
          <w:rStyle w:val="CommentReference"/>
        </w:rPr>
        <w:annotationRef/>
      </w:r>
      <w:r w:rsidRPr="0061484F">
        <w:rPr>
          <w:lang w:val="en-US"/>
        </w:rPr>
        <w:t xml:space="preserve">Mendeley field also contains </w:t>
      </w:r>
      <w:r>
        <w:rPr>
          <w:rFonts w:cs="Times New Roman"/>
          <w:noProof/>
          <w:lang w:eastAsia="en-US"/>
        </w:rPr>
        <w:t>Sasano et al., 2018. Want to remove it?</w:t>
      </w:r>
    </w:p>
  </w:comment>
  <w:comment w:id="3124" w:author="Robin Matthews" w:date="2021-06-17T13:59:00Z" w:initials="RM">
    <w:p w14:paraId="4D4B27C7" w14:textId="77777777" w:rsidR="00025FA2" w:rsidRPr="0061484F" w:rsidRDefault="00025FA2">
      <w:pPr>
        <w:pStyle w:val="CommentText"/>
        <w:rPr>
          <w:lang w:val="en-US"/>
        </w:rPr>
      </w:pPr>
      <w:r>
        <w:rPr>
          <w:rStyle w:val="CommentReference"/>
        </w:rPr>
        <w:annotationRef/>
      </w:r>
      <w:r w:rsidRPr="0061484F">
        <w:rPr>
          <w:lang w:val="en-US"/>
        </w:rPr>
        <w:t>Not found:</w:t>
      </w:r>
    </w:p>
    <w:p w14:paraId="1702E531" w14:textId="77777777" w:rsidR="00025FA2" w:rsidRDefault="00025FA2">
      <w:pPr>
        <w:pStyle w:val="CommentText"/>
      </w:pPr>
      <w:r>
        <w:t>Sasano et al., 2015, 2018</w:t>
      </w:r>
    </w:p>
    <w:p w14:paraId="7B5DD5B1" w14:textId="77777777" w:rsidR="00025FA2" w:rsidRDefault="00025FA2">
      <w:pPr>
        <w:pStyle w:val="CommentText"/>
      </w:pPr>
    </w:p>
    <w:p w14:paraId="65866370" w14:textId="77777777" w:rsidR="00025FA2" w:rsidRDefault="00025FA2">
      <w:pPr>
        <w:pStyle w:val="CommentText"/>
      </w:pPr>
      <w:r>
        <w:t>Extra stuff:</w:t>
      </w:r>
    </w:p>
    <w:p w14:paraId="2726AF39" w14:textId="77777777" w:rsidR="00025FA2" w:rsidRDefault="00025FA2">
      <w:pPr>
        <w:pStyle w:val="CommentText"/>
      </w:pPr>
      <w:r>
        <w:t>(; Sasano et al., 2015)</w:t>
      </w:r>
    </w:p>
    <w:p w14:paraId="7A2F601A" w14:textId="77777777" w:rsidR="00025FA2" w:rsidRDefault="00025FA2">
      <w:pPr>
        <w:pStyle w:val="CommentText"/>
      </w:pPr>
    </w:p>
    <w:p w14:paraId="77E3EAE1" w14:textId="77777777" w:rsidR="00025FA2" w:rsidRDefault="00025FA2">
      <w:pPr>
        <w:pStyle w:val="CommentText"/>
      </w:pPr>
      <w:r>
        <w:t>Correct:</w:t>
      </w:r>
    </w:p>
    <w:p w14:paraId="282DDFC5" w14:textId="7DB6C3C1" w:rsidR="00025FA2" w:rsidRDefault="00025FA2">
      <w:pPr>
        <w:pStyle w:val="CommentText"/>
      </w:pPr>
      <w:r>
        <w:t>(Takatani et al., 2012; Sasano et al., 2015, 2018)</w:t>
      </w:r>
    </w:p>
  </w:comment>
  <w:comment w:id="3131" w:author="Soapbox" w:date="2021-07-20T06:45:00Z" w:initials="SBX">
    <w:p w14:paraId="16779962" w14:textId="5B53A67C" w:rsidR="00072466" w:rsidRDefault="00072466">
      <w:pPr>
        <w:pStyle w:val="CommentText"/>
      </w:pPr>
      <w:r>
        <w:rPr>
          <w:rStyle w:val="CommentReference"/>
        </w:rPr>
        <w:annotationRef/>
      </w:r>
      <w:r>
        <w:t>Q: check is this clear?</w:t>
      </w:r>
    </w:p>
  </w:comment>
  <w:comment w:id="3132" w:author="Robin Matthews" w:date="2021-06-17T13:59:00Z" w:initials="RM">
    <w:p w14:paraId="70C41463" w14:textId="77777777" w:rsidR="00025FA2" w:rsidRDefault="00025FA2">
      <w:pPr>
        <w:pStyle w:val="CommentText"/>
      </w:pPr>
      <w:r>
        <w:rPr>
          <w:rStyle w:val="CommentReference"/>
        </w:rPr>
        <w:annotationRef/>
      </w:r>
      <w:r>
        <w:t>Extra stuff:</w:t>
      </w:r>
    </w:p>
    <w:p w14:paraId="4C13B32B" w14:textId="77777777" w:rsidR="00025FA2" w:rsidRDefault="00025FA2">
      <w:pPr>
        <w:pStyle w:val="CommentText"/>
      </w:pPr>
      <w:r>
        <w:t>(Qiu et al., 2014; , )</w:t>
      </w:r>
    </w:p>
    <w:p w14:paraId="20BEF79A" w14:textId="77777777" w:rsidR="00025FA2" w:rsidRDefault="00025FA2">
      <w:pPr>
        <w:pStyle w:val="CommentText"/>
      </w:pPr>
    </w:p>
    <w:p w14:paraId="46C2636D" w14:textId="77777777" w:rsidR="00025FA2" w:rsidRDefault="00025FA2">
      <w:pPr>
        <w:pStyle w:val="CommentText"/>
      </w:pPr>
      <w:r>
        <w:t>Correct:</w:t>
      </w:r>
    </w:p>
    <w:p w14:paraId="37DB8EB2" w14:textId="77777777" w:rsidR="00025FA2" w:rsidRDefault="00025FA2">
      <w:pPr>
        <w:pStyle w:val="CommentText"/>
      </w:pPr>
      <w:r>
        <w:t>Oka et al. (2015)</w:t>
      </w:r>
    </w:p>
    <w:p w14:paraId="4510BBBB" w14:textId="7CFE262A" w:rsidR="00025FA2" w:rsidRDefault="00025FA2">
      <w:pPr>
        <w:pStyle w:val="CommentText"/>
      </w:pPr>
      <w:r>
        <w:t>(Oka et al., 2015)</w:t>
      </w:r>
    </w:p>
  </w:comment>
  <w:comment w:id="3133" w:author="Robin Matthews" w:date="2021-06-17T17:51:00Z" w:initials="RM">
    <w:p w14:paraId="3EB47C19" w14:textId="142014D0" w:rsidR="004E29CC" w:rsidRPr="0061484F" w:rsidRDefault="004E29CC">
      <w:pPr>
        <w:pStyle w:val="CommentText"/>
        <w:rPr>
          <w:lang w:val="en-US"/>
        </w:rPr>
      </w:pPr>
      <w:r>
        <w:rPr>
          <w:rStyle w:val="CommentReference"/>
        </w:rPr>
        <w:annotationRef/>
      </w:r>
      <w:r w:rsidRPr="0061484F">
        <w:rPr>
          <w:lang w:val="en-US"/>
        </w:rPr>
        <w:t>Mendeley field missing reference for Qui et al., 2014. Provide DOI.</w:t>
      </w:r>
    </w:p>
  </w:comment>
  <w:comment w:id="3141" w:author="Robin Matthews" w:date="2021-06-17T13:59:00Z" w:initials="RM">
    <w:p w14:paraId="4113D724" w14:textId="77777777" w:rsidR="00025FA2" w:rsidRPr="0061484F" w:rsidRDefault="00025FA2">
      <w:pPr>
        <w:pStyle w:val="CommentText"/>
        <w:rPr>
          <w:lang w:val="en-US"/>
        </w:rPr>
      </w:pPr>
      <w:r>
        <w:rPr>
          <w:rStyle w:val="CommentReference"/>
        </w:rPr>
        <w:annotationRef/>
      </w:r>
      <w:r w:rsidRPr="0061484F">
        <w:rPr>
          <w:lang w:val="en-US"/>
        </w:rPr>
        <w:t>Extra stuff:</w:t>
      </w:r>
    </w:p>
    <w:p w14:paraId="4ACF7B03" w14:textId="77777777" w:rsidR="00025FA2" w:rsidRPr="0061484F" w:rsidRDefault="00025FA2">
      <w:pPr>
        <w:pStyle w:val="CommentText"/>
        <w:rPr>
          <w:lang w:val="en-US"/>
        </w:rPr>
      </w:pPr>
      <w:r w:rsidRPr="0061484F">
        <w:rPr>
          <w:lang w:val="en-US"/>
        </w:rPr>
        <w:t>(, ; Ross et al., 2020)</w:t>
      </w:r>
    </w:p>
    <w:p w14:paraId="184E67C6" w14:textId="77777777" w:rsidR="00025FA2" w:rsidRPr="0061484F" w:rsidRDefault="00025FA2">
      <w:pPr>
        <w:pStyle w:val="CommentText"/>
        <w:rPr>
          <w:lang w:val="en-US"/>
        </w:rPr>
      </w:pPr>
    </w:p>
    <w:p w14:paraId="15543C86" w14:textId="77777777" w:rsidR="00025FA2" w:rsidRPr="0061484F" w:rsidRDefault="00025FA2">
      <w:pPr>
        <w:pStyle w:val="CommentText"/>
        <w:rPr>
          <w:lang w:val="en-US"/>
        </w:rPr>
      </w:pPr>
      <w:r w:rsidRPr="0061484F">
        <w:rPr>
          <w:lang w:val="en-US"/>
        </w:rPr>
        <w:t>Correct:</w:t>
      </w:r>
    </w:p>
    <w:p w14:paraId="0884C3E9" w14:textId="77777777" w:rsidR="00025FA2" w:rsidRPr="0061484F" w:rsidRDefault="00025FA2">
      <w:pPr>
        <w:pStyle w:val="CommentText"/>
        <w:rPr>
          <w:lang w:val="en-US"/>
        </w:rPr>
      </w:pPr>
      <w:r w:rsidRPr="0061484F">
        <w:rPr>
          <w:lang w:val="en-US"/>
        </w:rPr>
        <w:t>Feely et al. (2012)</w:t>
      </w:r>
    </w:p>
    <w:p w14:paraId="6B4762F7" w14:textId="685C8680" w:rsidR="00025FA2" w:rsidRPr="0061484F" w:rsidRDefault="00025FA2">
      <w:pPr>
        <w:pStyle w:val="CommentText"/>
        <w:rPr>
          <w:lang w:val="en-US"/>
        </w:rPr>
      </w:pPr>
      <w:r w:rsidRPr="0061484F">
        <w:rPr>
          <w:lang w:val="en-US"/>
        </w:rPr>
        <w:t>(Feely et al., 2012)</w:t>
      </w:r>
    </w:p>
  </w:comment>
  <w:comment w:id="3142" w:author="Robin Matthews" w:date="2021-06-17T17:52:00Z" w:initials="RM">
    <w:p w14:paraId="600122F6" w14:textId="5D23449F" w:rsidR="004E29CC" w:rsidRPr="0061484F" w:rsidRDefault="004E29CC">
      <w:pPr>
        <w:pStyle w:val="CommentText"/>
        <w:rPr>
          <w:lang w:val="en-US"/>
        </w:rPr>
      </w:pPr>
      <w:r>
        <w:rPr>
          <w:rStyle w:val="CommentReference"/>
        </w:rPr>
        <w:annotationRef/>
      </w:r>
      <w:r w:rsidRPr="0061484F">
        <w:rPr>
          <w:lang w:val="en-US"/>
        </w:rPr>
        <w:t>Missing reference details for Ross et al., 2020. Provide DOI.</w:t>
      </w:r>
    </w:p>
  </w:comment>
  <w:comment w:id="3147" w:author="Soapbox" w:date="2021-07-26T12:19:00Z" w:initials="SBX">
    <w:p w14:paraId="1672FE47" w14:textId="2C847A04" w:rsidR="00E82A9C" w:rsidRDefault="00E82A9C">
      <w:pPr>
        <w:pStyle w:val="CommentText"/>
      </w:pPr>
      <w:r>
        <w:rPr>
          <w:rStyle w:val="CommentReference"/>
        </w:rPr>
        <w:annotationRef/>
      </w:r>
      <w:r>
        <w:t>Q: 5.21 a, b or c - or all?</w:t>
      </w:r>
    </w:p>
  </w:comment>
  <w:comment w:id="3198" w:author="Robin Matthews" w:date="2021-06-17T13:59:00Z" w:initials="RM">
    <w:p w14:paraId="426FD144" w14:textId="77777777" w:rsidR="00025FA2" w:rsidRPr="0061484F" w:rsidRDefault="00025FA2">
      <w:pPr>
        <w:pStyle w:val="CommentText"/>
        <w:rPr>
          <w:lang w:val="en-US"/>
        </w:rPr>
      </w:pPr>
      <w:r>
        <w:rPr>
          <w:rStyle w:val="CommentReference"/>
        </w:rPr>
        <w:annotationRef/>
      </w:r>
      <w:r w:rsidRPr="0061484F">
        <w:rPr>
          <w:lang w:val="en-US"/>
        </w:rPr>
        <w:t>Extra stuff:</w:t>
      </w:r>
    </w:p>
    <w:p w14:paraId="065EC6CA" w14:textId="77777777" w:rsidR="00025FA2" w:rsidRPr="0061484F" w:rsidRDefault="00025FA2">
      <w:pPr>
        <w:pStyle w:val="CommentText"/>
        <w:rPr>
          <w:lang w:val="en-US"/>
        </w:rPr>
      </w:pPr>
      <w:r w:rsidRPr="0061484F">
        <w:rPr>
          <w:lang w:val="en-US"/>
        </w:rPr>
        <w:t>(; ; Cummins and Ross, 2020)</w:t>
      </w:r>
    </w:p>
    <w:p w14:paraId="0D9E92AF" w14:textId="77777777" w:rsidR="00025FA2" w:rsidRPr="0061484F" w:rsidRDefault="00025FA2">
      <w:pPr>
        <w:pStyle w:val="CommentText"/>
        <w:rPr>
          <w:lang w:val="en-US"/>
        </w:rPr>
      </w:pPr>
    </w:p>
    <w:p w14:paraId="70218599" w14:textId="77777777" w:rsidR="00025FA2" w:rsidRPr="0061484F" w:rsidRDefault="00025FA2">
      <w:pPr>
        <w:pStyle w:val="CommentText"/>
        <w:rPr>
          <w:lang w:val="en-US"/>
        </w:rPr>
      </w:pPr>
      <w:r w:rsidRPr="0061484F">
        <w:rPr>
          <w:lang w:val="en-US"/>
        </w:rPr>
        <w:t>Correct:</w:t>
      </w:r>
    </w:p>
    <w:p w14:paraId="758A6ADF" w14:textId="510F4454" w:rsidR="00025FA2" w:rsidRPr="0061484F" w:rsidRDefault="00025FA2">
      <w:pPr>
        <w:pStyle w:val="CommentText"/>
        <w:rPr>
          <w:lang w:val="en-US"/>
        </w:rPr>
      </w:pPr>
      <w:r w:rsidRPr="0061484F">
        <w:rPr>
          <w:lang w:val="en-US"/>
        </w:rPr>
        <w:t>(Whitney et al., 2007; Sasano et al., 2018)</w:t>
      </w:r>
    </w:p>
  </w:comment>
  <w:comment w:id="3199" w:author="Robin Matthews" w:date="2021-06-17T17:52:00Z" w:initials="RM">
    <w:p w14:paraId="15E0CE02" w14:textId="670C7418" w:rsidR="00D66569" w:rsidRPr="0061484F" w:rsidRDefault="00D66569">
      <w:pPr>
        <w:pStyle w:val="CommentText"/>
        <w:rPr>
          <w:lang w:val="en-US"/>
        </w:rPr>
      </w:pPr>
      <w:r>
        <w:rPr>
          <w:rStyle w:val="CommentReference"/>
        </w:rPr>
        <w:annotationRef/>
      </w:r>
      <w:r w:rsidRPr="0061484F">
        <w:rPr>
          <w:lang w:val="en-US"/>
        </w:rPr>
        <w:t>Missing reference details for Cummins and Ross, 2020 Provide DOI.</w:t>
      </w:r>
    </w:p>
  </w:comment>
  <w:comment w:id="3200" w:author="Robin Matthews" w:date="2021-06-17T17:53:00Z" w:initials="RM">
    <w:p w14:paraId="17BA0046" w14:textId="3BD5857F" w:rsidR="00D66569" w:rsidRPr="0061484F" w:rsidRDefault="00D66569">
      <w:pPr>
        <w:pStyle w:val="CommentText"/>
        <w:rPr>
          <w:lang w:val="en-US"/>
        </w:rPr>
      </w:pPr>
      <w:r>
        <w:rPr>
          <w:rStyle w:val="CommentReference"/>
        </w:rPr>
        <w:annotationRef/>
      </w:r>
      <w:r w:rsidRPr="0061484F">
        <w:rPr>
          <w:lang w:val="en-US"/>
        </w:rPr>
        <w:t>Missing reference details for Levin, 2018. Provide DOI.</w:t>
      </w:r>
    </w:p>
  </w:comment>
  <w:comment w:id="3201" w:author="Robin Matthews" w:date="2021-06-17T13:59:00Z" w:initials="RM">
    <w:p w14:paraId="05F68AD8" w14:textId="77777777" w:rsidR="00025FA2" w:rsidRPr="0061484F" w:rsidRDefault="00025FA2">
      <w:pPr>
        <w:pStyle w:val="CommentText"/>
        <w:rPr>
          <w:lang w:val="en-US"/>
        </w:rPr>
      </w:pPr>
      <w:r>
        <w:rPr>
          <w:rStyle w:val="CommentReference"/>
        </w:rPr>
        <w:annotationRef/>
      </w:r>
      <w:r w:rsidRPr="0061484F">
        <w:rPr>
          <w:lang w:val="en-US"/>
        </w:rPr>
        <w:t>Extra stuff:</w:t>
      </w:r>
    </w:p>
    <w:p w14:paraId="5564E73F" w14:textId="77777777" w:rsidR="00025FA2" w:rsidRPr="0061484F" w:rsidRDefault="00025FA2">
      <w:pPr>
        <w:pStyle w:val="CommentText"/>
        <w:rPr>
          <w:lang w:val="en-US"/>
        </w:rPr>
      </w:pPr>
      <w:r w:rsidRPr="0061484F">
        <w:rPr>
          <w:lang w:val="en-US"/>
        </w:rPr>
        <w:t>(, ; Levin, )</w:t>
      </w:r>
    </w:p>
    <w:p w14:paraId="268600C9" w14:textId="77777777" w:rsidR="00025FA2" w:rsidRPr="0061484F" w:rsidRDefault="00025FA2">
      <w:pPr>
        <w:pStyle w:val="CommentText"/>
        <w:rPr>
          <w:lang w:val="en-US"/>
        </w:rPr>
      </w:pPr>
    </w:p>
    <w:p w14:paraId="04DBE39C" w14:textId="77777777" w:rsidR="00025FA2" w:rsidRDefault="00025FA2">
      <w:pPr>
        <w:pStyle w:val="CommentText"/>
      </w:pPr>
      <w:r>
        <w:t>Correct:</w:t>
      </w:r>
    </w:p>
    <w:p w14:paraId="57C67270" w14:textId="77777777" w:rsidR="00025FA2" w:rsidRDefault="00025FA2">
      <w:pPr>
        <w:pStyle w:val="CommentText"/>
      </w:pPr>
      <w:r>
        <w:t>Oschlies et al. (2018)</w:t>
      </w:r>
    </w:p>
    <w:p w14:paraId="14B78009" w14:textId="73212627" w:rsidR="00025FA2" w:rsidRDefault="00025FA2">
      <w:pPr>
        <w:pStyle w:val="CommentText"/>
      </w:pPr>
      <w:r>
        <w:t>(Oschlies et al., 2018)</w:t>
      </w:r>
    </w:p>
  </w:comment>
  <w:comment w:id="3219" w:author="Robin Matthews" w:date="2021-06-17T17:54:00Z" w:initials="RM">
    <w:p w14:paraId="68C3F1D8" w14:textId="284B862F" w:rsidR="00D66569" w:rsidRPr="0061484F" w:rsidRDefault="00D66569">
      <w:pPr>
        <w:pStyle w:val="CommentText"/>
        <w:rPr>
          <w:lang w:val="en-US"/>
        </w:rPr>
      </w:pPr>
      <w:r>
        <w:rPr>
          <w:rStyle w:val="CommentReference"/>
        </w:rPr>
        <w:annotationRef/>
      </w:r>
      <w:r w:rsidRPr="0061484F">
        <w:rPr>
          <w:lang w:val="en-US"/>
        </w:rPr>
        <w:t xml:space="preserve">Missing reference details for </w:t>
      </w:r>
      <w:r w:rsidRPr="0061484F">
        <w:rPr>
          <w:rFonts w:cs="Times New Roman"/>
          <w:noProof/>
          <w:lang w:val="en-US"/>
        </w:rPr>
        <w:t>Kwiatkowski et al., 2020</w:t>
      </w:r>
      <w:r w:rsidRPr="0061484F">
        <w:rPr>
          <w:lang w:val="en-US"/>
        </w:rPr>
        <w:t>. Provide DOI.</w:t>
      </w:r>
    </w:p>
  </w:comment>
  <w:comment w:id="3221" w:author="Robin Matthews" w:date="2021-06-17T13:59:00Z" w:initials="RM">
    <w:p w14:paraId="69309D86" w14:textId="77777777" w:rsidR="00025FA2" w:rsidRPr="0061484F" w:rsidRDefault="00025FA2">
      <w:pPr>
        <w:pStyle w:val="CommentText"/>
        <w:rPr>
          <w:lang w:val="en-US"/>
        </w:rPr>
      </w:pPr>
      <w:r>
        <w:rPr>
          <w:rStyle w:val="CommentReference"/>
        </w:rPr>
        <w:annotationRef/>
      </w:r>
      <w:r w:rsidRPr="0061484F">
        <w:rPr>
          <w:lang w:val="en-US"/>
        </w:rPr>
        <w:t>Extra stuff:</w:t>
      </w:r>
    </w:p>
    <w:p w14:paraId="786B3061" w14:textId="77777777" w:rsidR="00025FA2" w:rsidRPr="0061484F" w:rsidRDefault="00025FA2">
      <w:pPr>
        <w:pStyle w:val="CommentText"/>
        <w:rPr>
          <w:lang w:val="en-US"/>
        </w:rPr>
      </w:pPr>
      <w:r w:rsidRPr="0061484F">
        <w:rPr>
          <w:lang w:val="en-US"/>
        </w:rPr>
        <w:t xml:space="preserve">(, ; Kwiatkowski et al., 2020; </w:t>
      </w:r>
    </w:p>
    <w:p w14:paraId="0A15A9E7" w14:textId="77777777" w:rsidR="00025FA2" w:rsidRPr="0061484F" w:rsidRDefault="00025FA2">
      <w:pPr>
        <w:pStyle w:val="CommentText"/>
        <w:rPr>
          <w:lang w:val="en-US"/>
        </w:rPr>
      </w:pPr>
    </w:p>
    <w:p w14:paraId="02BF9F5B" w14:textId="77777777" w:rsidR="00025FA2" w:rsidRPr="0061484F" w:rsidRDefault="00025FA2">
      <w:pPr>
        <w:pStyle w:val="CommentText"/>
        <w:rPr>
          <w:lang w:val="en-US"/>
        </w:rPr>
      </w:pPr>
      <w:r w:rsidRPr="0061484F">
        <w:rPr>
          <w:lang w:val="en-US"/>
        </w:rPr>
        <w:t>Correct:</w:t>
      </w:r>
    </w:p>
    <w:p w14:paraId="1F72A141" w14:textId="77777777" w:rsidR="00025FA2" w:rsidRPr="0061484F" w:rsidRDefault="00025FA2">
      <w:pPr>
        <w:pStyle w:val="CommentText"/>
        <w:rPr>
          <w:lang w:val="en-US"/>
        </w:rPr>
      </w:pPr>
      <w:r w:rsidRPr="0061484F">
        <w:rPr>
          <w:lang w:val="en-US"/>
        </w:rPr>
        <w:t>Bopp et al. (2013)</w:t>
      </w:r>
    </w:p>
    <w:p w14:paraId="50D2A7E1" w14:textId="0BA10649" w:rsidR="00025FA2" w:rsidRPr="0061484F" w:rsidRDefault="00025FA2">
      <w:pPr>
        <w:pStyle w:val="CommentText"/>
        <w:rPr>
          <w:lang w:val="en-US"/>
        </w:rPr>
      </w:pPr>
      <w:r w:rsidRPr="0061484F">
        <w:rPr>
          <w:lang w:val="en-US"/>
        </w:rPr>
        <w:t>(Bopp et al., 2013)</w:t>
      </w:r>
    </w:p>
  </w:comment>
  <w:comment w:id="3225" w:author="Robin Matthews" w:date="2021-06-17T13:59:00Z" w:initials="RM">
    <w:p w14:paraId="189A739C" w14:textId="77777777" w:rsidR="00025FA2" w:rsidRPr="0061484F" w:rsidRDefault="00025FA2">
      <w:pPr>
        <w:pStyle w:val="CommentText"/>
        <w:rPr>
          <w:lang w:val="en-US"/>
        </w:rPr>
      </w:pPr>
      <w:r>
        <w:rPr>
          <w:rStyle w:val="CommentReference"/>
        </w:rPr>
        <w:annotationRef/>
      </w:r>
      <w:r w:rsidRPr="0061484F">
        <w:rPr>
          <w:lang w:val="en-US"/>
        </w:rPr>
        <w:t>Extra stuff:</w:t>
      </w:r>
    </w:p>
    <w:p w14:paraId="7B368599" w14:textId="77777777" w:rsidR="00025FA2" w:rsidRPr="0061484F" w:rsidRDefault="00025FA2">
      <w:pPr>
        <w:pStyle w:val="CommentText"/>
        <w:rPr>
          <w:lang w:val="en-US"/>
        </w:rPr>
      </w:pPr>
      <w:r w:rsidRPr="0061484F">
        <w:rPr>
          <w:lang w:val="en-US"/>
        </w:rPr>
        <w:t>, )</w:t>
      </w:r>
    </w:p>
    <w:p w14:paraId="03C1C9A7" w14:textId="77777777" w:rsidR="00025FA2" w:rsidRPr="0061484F" w:rsidRDefault="00025FA2">
      <w:pPr>
        <w:pStyle w:val="CommentText"/>
        <w:rPr>
          <w:lang w:val="en-US"/>
        </w:rPr>
      </w:pPr>
    </w:p>
    <w:p w14:paraId="0C1A09B0" w14:textId="77777777" w:rsidR="00025FA2" w:rsidRPr="0061484F" w:rsidRDefault="00025FA2">
      <w:pPr>
        <w:pStyle w:val="CommentText"/>
        <w:rPr>
          <w:lang w:val="en-US"/>
        </w:rPr>
      </w:pPr>
      <w:r w:rsidRPr="0061484F">
        <w:rPr>
          <w:lang w:val="en-US"/>
        </w:rPr>
        <w:t>Correct:</w:t>
      </w:r>
    </w:p>
    <w:p w14:paraId="34DAB052" w14:textId="77777777" w:rsidR="00025FA2" w:rsidRDefault="00025FA2">
      <w:pPr>
        <w:pStyle w:val="CommentText"/>
      </w:pPr>
      <w:r w:rsidRPr="0061484F">
        <w:rPr>
          <w:lang w:val="en-US"/>
        </w:rPr>
        <w:t xml:space="preserve">Long et al. </w:t>
      </w:r>
      <w:r>
        <w:t>(2016)</w:t>
      </w:r>
    </w:p>
    <w:p w14:paraId="113E55F2" w14:textId="44AAFD99" w:rsidR="00025FA2" w:rsidRDefault="00025FA2">
      <w:pPr>
        <w:pStyle w:val="CommentText"/>
      </w:pPr>
      <w:r>
        <w:t>(Long et al., 2016)</w:t>
      </w:r>
    </w:p>
  </w:comment>
  <w:comment w:id="3236" w:author="Soapbox" w:date="2021-07-20T05:13:00Z" w:initials="SBX">
    <w:p w14:paraId="5244C1EB" w14:textId="63423E74" w:rsidR="00095BA6" w:rsidRDefault="00095BA6">
      <w:pPr>
        <w:pStyle w:val="CommentText"/>
      </w:pPr>
      <w:r>
        <w:rPr>
          <w:rStyle w:val="CommentReference"/>
        </w:rPr>
        <w:annotationRef/>
      </w:r>
      <w:r>
        <w:t xml:space="preserve">Spell out? </w:t>
      </w:r>
      <w:r w:rsidRPr="00095BA6">
        <w:rPr>
          <w:rFonts w:cs="Times New Roman"/>
          <w:color w:val="000000"/>
          <w:sz w:val="20"/>
          <w:szCs w:val="20"/>
          <w:lang w:eastAsia="en-GB"/>
        </w:rPr>
        <w:t>Representative Concentration Pathway (RCP)</w:t>
      </w:r>
      <w:r>
        <w:rPr>
          <w:rFonts w:cs="Times New Roman"/>
          <w:color w:val="000000"/>
          <w:sz w:val="20"/>
          <w:szCs w:val="20"/>
          <w:lang w:eastAsia="en-GB"/>
        </w:rPr>
        <w:t>?</w:t>
      </w:r>
    </w:p>
  </w:comment>
  <w:comment w:id="3237" w:author="Tom Maycock" w:date="2021-09-08T16:58:00Z" w:initials="TM">
    <w:p w14:paraId="219C9642" w14:textId="1D68F689" w:rsidR="00A23567" w:rsidRDefault="00A23567">
      <w:pPr>
        <w:pStyle w:val="CommentText"/>
      </w:pPr>
      <w:r>
        <w:rPr>
          <w:rStyle w:val="CommentReference"/>
        </w:rPr>
        <w:annotationRef/>
      </w:r>
      <w:r>
        <w:t>Added</w:t>
      </w:r>
    </w:p>
  </w:comment>
  <w:comment w:id="3287" w:author="Robin Matthews" w:date="2021-06-17T13:59:00Z" w:initials="RM">
    <w:p w14:paraId="10365CDF" w14:textId="77777777" w:rsidR="00025FA2" w:rsidRDefault="00025FA2">
      <w:pPr>
        <w:pStyle w:val="CommentText"/>
      </w:pPr>
      <w:r>
        <w:rPr>
          <w:rStyle w:val="CommentReference"/>
        </w:rPr>
        <w:annotationRef/>
      </w:r>
      <w:r>
        <w:t>Extra stuff:</w:t>
      </w:r>
    </w:p>
    <w:p w14:paraId="536D54E7" w14:textId="77777777" w:rsidR="00025FA2" w:rsidRDefault="00025FA2">
      <w:pPr>
        <w:pStyle w:val="CommentText"/>
      </w:pPr>
      <w:r>
        <w:t>Paulmier et al., 2008; ; ; ; a; )</w:t>
      </w:r>
    </w:p>
    <w:p w14:paraId="69E77EEA" w14:textId="77777777" w:rsidR="00025FA2" w:rsidRDefault="00025FA2">
      <w:pPr>
        <w:pStyle w:val="CommentText"/>
      </w:pPr>
    </w:p>
    <w:p w14:paraId="2D7D33F0" w14:textId="77777777" w:rsidR="00025FA2" w:rsidRDefault="00025FA2">
      <w:pPr>
        <w:pStyle w:val="CommentText"/>
      </w:pPr>
      <w:r>
        <w:t>Correct:</w:t>
      </w:r>
    </w:p>
    <w:p w14:paraId="311011EB" w14:textId="373E5794" w:rsidR="00025FA2" w:rsidRDefault="00025FA2">
      <w:pPr>
        <w:pStyle w:val="CommentText"/>
      </w:pPr>
      <w:r>
        <w:t>(Naqvi et al., 2010; Kock et al., 2012; Arévalo-Martínez et al., 2015; Babbin et al., 2015; Farías et al., 2015)</w:t>
      </w:r>
    </w:p>
  </w:comment>
  <w:comment w:id="3288" w:author="Robin Matthews" w:date="2021-06-17T17:55:00Z" w:initials="RM">
    <w:p w14:paraId="36FB65DE" w14:textId="2D2ED81E" w:rsidR="00D66569" w:rsidRPr="0061484F" w:rsidRDefault="00D66569">
      <w:pPr>
        <w:pStyle w:val="CommentText"/>
        <w:rPr>
          <w:lang w:val="en-US"/>
        </w:rPr>
      </w:pPr>
      <w:r>
        <w:rPr>
          <w:rStyle w:val="CommentReference"/>
        </w:rPr>
        <w:annotationRef/>
      </w:r>
      <w:r w:rsidRPr="0061484F">
        <w:rPr>
          <w:lang w:val="en-US"/>
        </w:rPr>
        <w:t>Missing reference details for Paulmier et al., 2008. Provide DOI.</w:t>
      </w:r>
    </w:p>
  </w:comment>
  <w:comment w:id="3302" w:author="Ian Blenkinsop" w:date="2021-07-29T14:01:00Z" w:initials="IB">
    <w:p w14:paraId="25EB998A" w14:textId="785BF466" w:rsidR="00EA18D6" w:rsidRDefault="00EA18D6">
      <w:pPr>
        <w:pStyle w:val="CommentText"/>
      </w:pPr>
      <w:r>
        <w:rPr>
          <w:rStyle w:val="CommentReference"/>
        </w:rPr>
        <w:annotationRef/>
      </w:r>
      <w:r>
        <w:t>Parametrization (per style guide)_</w:t>
      </w:r>
    </w:p>
  </w:comment>
  <w:comment w:id="3321" w:author="Robin Matthews" w:date="2021-06-17T13:59:00Z" w:initials="RM">
    <w:p w14:paraId="0D36BC31" w14:textId="77777777" w:rsidR="00025FA2" w:rsidRPr="0061484F" w:rsidRDefault="00025FA2">
      <w:pPr>
        <w:pStyle w:val="CommentText"/>
        <w:rPr>
          <w:lang w:val="en-US"/>
        </w:rPr>
      </w:pPr>
      <w:r>
        <w:rPr>
          <w:rStyle w:val="CommentReference"/>
        </w:rPr>
        <w:annotationRef/>
      </w:r>
      <w:r w:rsidRPr="0061484F">
        <w:rPr>
          <w:lang w:val="en-US"/>
        </w:rPr>
        <w:t>Not found:</w:t>
      </w:r>
    </w:p>
    <w:p w14:paraId="76292316" w14:textId="77777777" w:rsidR="00025FA2" w:rsidRPr="0061484F" w:rsidRDefault="00025FA2">
      <w:pPr>
        <w:pStyle w:val="CommentText"/>
        <w:rPr>
          <w:lang w:val="en-US"/>
        </w:rPr>
      </w:pPr>
      <w:r w:rsidRPr="0061484F">
        <w:rPr>
          <w:lang w:val="en-US"/>
        </w:rPr>
        <w:t>Hurd et al.</w:t>
      </w:r>
    </w:p>
    <w:p w14:paraId="1A4C4ADE" w14:textId="77777777" w:rsidR="00025FA2" w:rsidRPr="0061484F" w:rsidRDefault="00025FA2">
      <w:pPr>
        <w:pStyle w:val="CommentText"/>
        <w:rPr>
          <w:lang w:val="en-US"/>
        </w:rPr>
      </w:pPr>
      <w:r w:rsidRPr="0061484F">
        <w:rPr>
          <w:lang w:val="en-US"/>
        </w:rPr>
        <w:t>2018</w:t>
      </w:r>
    </w:p>
    <w:p w14:paraId="7C4DAD18" w14:textId="77777777" w:rsidR="00025FA2" w:rsidRPr="0061484F" w:rsidRDefault="00025FA2">
      <w:pPr>
        <w:pStyle w:val="CommentText"/>
        <w:rPr>
          <w:lang w:val="en-US"/>
        </w:rPr>
      </w:pPr>
    </w:p>
    <w:p w14:paraId="6C6EB19E" w14:textId="77777777" w:rsidR="00025FA2" w:rsidRPr="0061484F" w:rsidRDefault="00025FA2">
      <w:pPr>
        <w:pStyle w:val="CommentText"/>
        <w:rPr>
          <w:lang w:val="en-US"/>
        </w:rPr>
      </w:pPr>
      <w:r w:rsidRPr="0061484F">
        <w:rPr>
          <w:lang w:val="en-US"/>
        </w:rPr>
        <w:t>Extra stuff:</w:t>
      </w:r>
    </w:p>
    <w:p w14:paraId="4ED29048" w14:textId="77777777" w:rsidR="00025FA2" w:rsidRDefault="00025FA2">
      <w:pPr>
        <w:pStyle w:val="CommentText"/>
      </w:pPr>
      <w:r>
        <w:t>(Kwiatkowski et al., 2020)</w:t>
      </w:r>
    </w:p>
    <w:p w14:paraId="3E533BA7" w14:textId="77777777" w:rsidR="00025FA2" w:rsidRDefault="00025FA2">
      <w:pPr>
        <w:pStyle w:val="CommentText"/>
      </w:pPr>
    </w:p>
    <w:p w14:paraId="7C1C9624" w14:textId="77777777" w:rsidR="00025FA2" w:rsidRDefault="00025FA2">
      <w:pPr>
        <w:pStyle w:val="CommentText"/>
      </w:pPr>
      <w:r>
        <w:t>Correct:</w:t>
      </w:r>
    </w:p>
    <w:p w14:paraId="1FE07657" w14:textId="77777777" w:rsidR="00025FA2" w:rsidRDefault="00025FA2">
      <w:pPr>
        <w:pStyle w:val="CommentText"/>
      </w:pPr>
      <w:r>
        <w:t>Hurd et al. (2018)</w:t>
      </w:r>
    </w:p>
    <w:p w14:paraId="0C127708" w14:textId="0128B250" w:rsidR="00025FA2" w:rsidRDefault="00025FA2">
      <w:pPr>
        <w:pStyle w:val="CommentText"/>
      </w:pPr>
      <w:r>
        <w:t>(Hurd et al., 2018)</w:t>
      </w:r>
    </w:p>
  </w:comment>
  <w:comment w:id="3322" w:author="Robin Matthews" w:date="2021-06-17T17:38:00Z" w:initials="RM">
    <w:p w14:paraId="6AA07D6E" w14:textId="7037D02B" w:rsidR="008F5814" w:rsidRPr="0061484F" w:rsidRDefault="008F5814">
      <w:pPr>
        <w:pStyle w:val="CommentText"/>
        <w:rPr>
          <w:lang w:val="en-US"/>
        </w:rPr>
      </w:pPr>
      <w:r>
        <w:rPr>
          <w:rStyle w:val="CommentReference"/>
        </w:rPr>
        <w:annotationRef/>
      </w:r>
      <w:r>
        <w:t xml:space="preserve">Mendeley field contains Hurd et al., 2018. </w:t>
      </w:r>
      <w:r w:rsidRPr="0061484F">
        <w:rPr>
          <w:lang w:val="en-US"/>
        </w:rPr>
        <w:t>Not Kwiatkowski et al., 2020. Provide DOI for what you want to cite.</w:t>
      </w:r>
    </w:p>
  </w:comment>
  <w:comment w:id="3333" w:author="Robin Matthews" w:date="2021-06-17T13:59:00Z" w:initials="RM">
    <w:p w14:paraId="29F47082" w14:textId="77777777" w:rsidR="00025FA2" w:rsidRPr="0061484F" w:rsidRDefault="00025FA2">
      <w:pPr>
        <w:pStyle w:val="CommentText"/>
        <w:rPr>
          <w:lang w:val="en-US"/>
        </w:rPr>
      </w:pPr>
      <w:r>
        <w:rPr>
          <w:rStyle w:val="CommentReference"/>
        </w:rPr>
        <w:annotationRef/>
      </w:r>
      <w:r w:rsidRPr="0061484F">
        <w:rPr>
          <w:lang w:val="en-US"/>
        </w:rPr>
        <w:t>Not found:</w:t>
      </w:r>
    </w:p>
    <w:p w14:paraId="37958B0B" w14:textId="77777777" w:rsidR="00025FA2" w:rsidRPr="0061484F" w:rsidRDefault="00025FA2">
      <w:pPr>
        <w:pStyle w:val="CommentText"/>
        <w:rPr>
          <w:lang w:val="en-US"/>
        </w:rPr>
      </w:pPr>
      <w:r w:rsidRPr="0061484F">
        <w:rPr>
          <w:lang w:val="en-US"/>
        </w:rPr>
        <w:t>Hurd et al.</w:t>
      </w:r>
    </w:p>
    <w:p w14:paraId="53EA50BA" w14:textId="77777777" w:rsidR="00025FA2" w:rsidRDefault="00025FA2">
      <w:pPr>
        <w:pStyle w:val="CommentText"/>
      </w:pPr>
      <w:r>
        <w:t>2018</w:t>
      </w:r>
    </w:p>
    <w:p w14:paraId="1820E7E2" w14:textId="77777777" w:rsidR="00025FA2" w:rsidRDefault="00025FA2">
      <w:pPr>
        <w:pStyle w:val="CommentText"/>
      </w:pPr>
    </w:p>
    <w:p w14:paraId="7BD135F7" w14:textId="77777777" w:rsidR="00025FA2" w:rsidRDefault="00025FA2">
      <w:pPr>
        <w:pStyle w:val="CommentText"/>
      </w:pPr>
      <w:r>
        <w:t>Extra stuff:</w:t>
      </w:r>
    </w:p>
    <w:p w14:paraId="20174C3A" w14:textId="77777777" w:rsidR="00025FA2" w:rsidRDefault="00025FA2">
      <w:pPr>
        <w:pStyle w:val="CommentText"/>
      </w:pPr>
      <w:r>
        <w:t>(Kwiatkowski et al., 2020)</w:t>
      </w:r>
    </w:p>
    <w:p w14:paraId="3B75C661" w14:textId="77777777" w:rsidR="00025FA2" w:rsidRDefault="00025FA2">
      <w:pPr>
        <w:pStyle w:val="CommentText"/>
      </w:pPr>
    </w:p>
    <w:p w14:paraId="63130A26" w14:textId="77777777" w:rsidR="00025FA2" w:rsidRDefault="00025FA2">
      <w:pPr>
        <w:pStyle w:val="CommentText"/>
      </w:pPr>
      <w:r>
        <w:t>Correct:</w:t>
      </w:r>
    </w:p>
    <w:p w14:paraId="03066005" w14:textId="77777777" w:rsidR="00025FA2" w:rsidRDefault="00025FA2">
      <w:pPr>
        <w:pStyle w:val="CommentText"/>
      </w:pPr>
      <w:r>
        <w:t>Hurd et al. (2018)</w:t>
      </w:r>
    </w:p>
    <w:p w14:paraId="11B574E8" w14:textId="269E438F" w:rsidR="00025FA2" w:rsidRDefault="00025FA2">
      <w:pPr>
        <w:pStyle w:val="CommentText"/>
      </w:pPr>
      <w:r>
        <w:t>(Hurd et al., 2018)</w:t>
      </w:r>
    </w:p>
  </w:comment>
  <w:comment w:id="3334" w:author="Robin Matthews" w:date="2021-06-17T17:39:00Z" w:initials="RM">
    <w:p w14:paraId="0164ECA5" w14:textId="40097574" w:rsidR="008F5814" w:rsidRPr="0061484F" w:rsidRDefault="008F5814">
      <w:pPr>
        <w:pStyle w:val="CommentText"/>
        <w:rPr>
          <w:lang w:val="en-US"/>
        </w:rPr>
      </w:pPr>
      <w:r>
        <w:rPr>
          <w:rStyle w:val="CommentReference"/>
        </w:rPr>
        <w:annotationRef/>
      </w:r>
      <w:r>
        <w:t xml:space="preserve">Mendeley field contains Hurd et al., 2018. </w:t>
      </w:r>
      <w:r w:rsidRPr="0061484F">
        <w:rPr>
          <w:lang w:val="en-US"/>
        </w:rPr>
        <w:t>Not Kwiatkowski et al., 2020. Provide DOI for what you want to cite.</w:t>
      </w:r>
    </w:p>
  </w:comment>
  <w:comment w:id="3347" w:author="Robin Matthews" w:date="2021-06-17T17:39:00Z" w:initials="RM">
    <w:p w14:paraId="3E03E56A" w14:textId="6378171C" w:rsidR="008F5814" w:rsidRPr="0061484F" w:rsidRDefault="008F5814">
      <w:pPr>
        <w:pStyle w:val="CommentText"/>
        <w:rPr>
          <w:lang w:val="en-US"/>
        </w:rPr>
      </w:pPr>
      <w:r>
        <w:rPr>
          <w:rStyle w:val="CommentReference"/>
        </w:rPr>
        <w:annotationRef/>
      </w:r>
      <w:r w:rsidRPr="0061484F">
        <w:rPr>
          <w:lang w:val="en-US"/>
        </w:rPr>
        <w:t>Mendeley field contains Hurd et al., 2018. Not Kwiatkowski et al., 2020. Provide DOI for what you want to cite.</w:t>
      </w:r>
    </w:p>
  </w:comment>
  <w:comment w:id="3348" w:author="Robin Matthews" w:date="2021-06-17T13:59:00Z" w:initials="RM">
    <w:p w14:paraId="617A7477" w14:textId="77777777" w:rsidR="00025FA2" w:rsidRPr="0061484F" w:rsidRDefault="00025FA2">
      <w:pPr>
        <w:pStyle w:val="CommentText"/>
        <w:rPr>
          <w:lang w:val="en-US"/>
        </w:rPr>
      </w:pPr>
      <w:r>
        <w:rPr>
          <w:rStyle w:val="CommentReference"/>
        </w:rPr>
        <w:annotationRef/>
      </w:r>
      <w:r w:rsidRPr="0061484F">
        <w:rPr>
          <w:lang w:val="en-US"/>
        </w:rPr>
        <w:t>Not found:</w:t>
      </w:r>
    </w:p>
    <w:p w14:paraId="03CC5F1D" w14:textId="77777777" w:rsidR="00025FA2" w:rsidRPr="0061484F" w:rsidRDefault="00025FA2">
      <w:pPr>
        <w:pStyle w:val="CommentText"/>
        <w:rPr>
          <w:lang w:val="en-US"/>
        </w:rPr>
      </w:pPr>
      <w:r w:rsidRPr="0061484F">
        <w:rPr>
          <w:lang w:val="en-US"/>
        </w:rPr>
        <w:t>Hurd et al.</w:t>
      </w:r>
    </w:p>
    <w:p w14:paraId="38AE4019" w14:textId="77777777" w:rsidR="00025FA2" w:rsidRDefault="00025FA2">
      <w:pPr>
        <w:pStyle w:val="CommentText"/>
      </w:pPr>
      <w:r>
        <w:t>2018</w:t>
      </w:r>
    </w:p>
    <w:p w14:paraId="48FDB3C4" w14:textId="77777777" w:rsidR="00025FA2" w:rsidRDefault="00025FA2">
      <w:pPr>
        <w:pStyle w:val="CommentText"/>
      </w:pPr>
    </w:p>
    <w:p w14:paraId="663F62A9" w14:textId="77777777" w:rsidR="00025FA2" w:rsidRDefault="00025FA2">
      <w:pPr>
        <w:pStyle w:val="CommentText"/>
      </w:pPr>
      <w:r>
        <w:t>Extra stuff:</w:t>
      </w:r>
    </w:p>
    <w:p w14:paraId="546F7294" w14:textId="77777777" w:rsidR="00025FA2" w:rsidRDefault="00025FA2">
      <w:pPr>
        <w:pStyle w:val="CommentText"/>
      </w:pPr>
      <w:r>
        <w:t>(Kwiatkowski et al., 2020)</w:t>
      </w:r>
    </w:p>
    <w:p w14:paraId="4D131C24" w14:textId="77777777" w:rsidR="00025FA2" w:rsidRDefault="00025FA2">
      <w:pPr>
        <w:pStyle w:val="CommentText"/>
      </w:pPr>
    </w:p>
    <w:p w14:paraId="29E268D9" w14:textId="77777777" w:rsidR="00025FA2" w:rsidRDefault="00025FA2">
      <w:pPr>
        <w:pStyle w:val="CommentText"/>
      </w:pPr>
      <w:r>
        <w:t>Correct:</w:t>
      </w:r>
    </w:p>
    <w:p w14:paraId="53531D82" w14:textId="77777777" w:rsidR="00025FA2" w:rsidRDefault="00025FA2">
      <w:pPr>
        <w:pStyle w:val="CommentText"/>
      </w:pPr>
      <w:r>
        <w:t>Hurd et al. (2018)</w:t>
      </w:r>
    </w:p>
    <w:p w14:paraId="022C0C05" w14:textId="369FDCDE" w:rsidR="00025FA2" w:rsidRDefault="00025FA2">
      <w:pPr>
        <w:pStyle w:val="CommentText"/>
      </w:pPr>
      <w:r>
        <w:t>(Hurd et al., 2018)</w:t>
      </w:r>
    </w:p>
  </w:comment>
  <w:comment w:id="3358" w:author="Robin Matthews" w:date="2021-06-17T17:39:00Z" w:initials="RM">
    <w:p w14:paraId="6392689D" w14:textId="79E3D777" w:rsidR="008F5814" w:rsidRDefault="008F5814">
      <w:pPr>
        <w:pStyle w:val="CommentText"/>
      </w:pPr>
      <w:r>
        <w:rPr>
          <w:rStyle w:val="CommentReference"/>
        </w:rPr>
        <w:annotationRef/>
      </w:r>
      <w:r>
        <w:t>Mendeley field contains Qi et al., 2017 not Yamamoto et al., 2012.</w:t>
      </w:r>
    </w:p>
    <w:p w14:paraId="0087B2A5" w14:textId="77777777" w:rsidR="008F5814" w:rsidRDefault="008F5814">
      <w:pPr>
        <w:pStyle w:val="CommentText"/>
      </w:pPr>
    </w:p>
    <w:p w14:paraId="47BB8E31" w14:textId="06408475" w:rsidR="008F5814" w:rsidRPr="0061484F" w:rsidRDefault="008F5814">
      <w:pPr>
        <w:pStyle w:val="CommentText"/>
        <w:rPr>
          <w:lang w:val="en-US"/>
        </w:rPr>
      </w:pPr>
      <w:r w:rsidRPr="0061484F">
        <w:rPr>
          <w:lang w:val="en-US"/>
        </w:rPr>
        <w:t>What do you want to cite?</w:t>
      </w:r>
    </w:p>
  </w:comment>
  <w:comment w:id="3359" w:author="Robin Matthews" w:date="2021-06-17T13:59:00Z" w:initials="RM">
    <w:p w14:paraId="49E98F3A" w14:textId="77777777" w:rsidR="00025FA2" w:rsidRPr="0061484F" w:rsidRDefault="00025FA2">
      <w:pPr>
        <w:pStyle w:val="CommentText"/>
        <w:rPr>
          <w:lang w:val="en-US"/>
        </w:rPr>
      </w:pPr>
      <w:r>
        <w:rPr>
          <w:rStyle w:val="CommentReference"/>
        </w:rPr>
        <w:annotationRef/>
      </w:r>
      <w:r w:rsidRPr="0061484F">
        <w:rPr>
          <w:lang w:val="en-US"/>
        </w:rPr>
        <w:t>Not found:</w:t>
      </w:r>
    </w:p>
    <w:p w14:paraId="4C64C5F6" w14:textId="77777777" w:rsidR="00025FA2" w:rsidRPr="0061484F" w:rsidRDefault="00025FA2">
      <w:pPr>
        <w:pStyle w:val="CommentText"/>
        <w:rPr>
          <w:lang w:val="en-US"/>
        </w:rPr>
      </w:pPr>
      <w:r w:rsidRPr="0061484F">
        <w:rPr>
          <w:lang w:val="en-US"/>
        </w:rPr>
        <w:t>Qi et al.</w:t>
      </w:r>
    </w:p>
    <w:p w14:paraId="3BE32823" w14:textId="77777777" w:rsidR="00025FA2" w:rsidRPr="0061484F" w:rsidRDefault="00025FA2">
      <w:pPr>
        <w:pStyle w:val="CommentText"/>
        <w:rPr>
          <w:lang w:val="en-US"/>
        </w:rPr>
      </w:pPr>
      <w:r w:rsidRPr="0061484F">
        <w:rPr>
          <w:lang w:val="en-US"/>
        </w:rPr>
        <w:t>2017</w:t>
      </w:r>
    </w:p>
    <w:p w14:paraId="32AE532E" w14:textId="77777777" w:rsidR="00025FA2" w:rsidRPr="0061484F" w:rsidRDefault="00025FA2">
      <w:pPr>
        <w:pStyle w:val="CommentText"/>
        <w:rPr>
          <w:lang w:val="en-US"/>
        </w:rPr>
      </w:pPr>
    </w:p>
    <w:p w14:paraId="4A4F07E7" w14:textId="77777777" w:rsidR="00025FA2" w:rsidRPr="0061484F" w:rsidRDefault="00025FA2">
      <w:pPr>
        <w:pStyle w:val="CommentText"/>
        <w:rPr>
          <w:lang w:val="en-US"/>
        </w:rPr>
      </w:pPr>
      <w:r w:rsidRPr="0061484F">
        <w:rPr>
          <w:lang w:val="en-US"/>
        </w:rPr>
        <w:t>Extra stuff:</w:t>
      </w:r>
    </w:p>
    <w:p w14:paraId="721E2911" w14:textId="77777777" w:rsidR="00025FA2" w:rsidRPr="0061484F" w:rsidRDefault="00025FA2">
      <w:pPr>
        <w:pStyle w:val="CommentText"/>
        <w:rPr>
          <w:lang w:val="en-US"/>
        </w:rPr>
      </w:pPr>
      <w:r w:rsidRPr="0061484F">
        <w:rPr>
          <w:lang w:val="en-US"/>
        </w:rPr>
        <w:t>(Yamamoto et al., 2012)</w:t>
      </w:r>
    </w:p>
    <w:p w14:paraId="307CEA71" w14:textId="77777777" w:rsidR="00025FA2" w:rsidRPr="0061484F" w:rsidRDefault="00025FA2">
      <w:pPr>
        <w:pStyle w:val="CommentText"/>
        <w:rPr>
          <w:lang w:val="en-US"/>
        </w:rPr>
      </w:pPr>
    </w:p>
    <w:p w14:paraId="3FA0945B" w14:textId="77777777" w:rsidR="00025FA2" w:rsidRPr="0061484F" w:rsidRDefault="00025FA2">
      <w:pPr>
        <w:pStyle w:val="CommentText"/>
        <w:rPr>
          <w:lang w:val="en-US"/>
        </w:rPr>
      </w:pPr>
      <w:r w:rsidRPr="0061484F">
        <w:rPr>
          <w:lang w:val="en-US"/>
        </w:rPr>
        <w:t>Correct:</w:t>
      </w:r>
    </w:p>
    <w:p w14:paraId="51605FC9" w14:textId="77777777" w:rsidR="00025FA2" w:rsidRDefault="00025FA2">
      <w:pPr>
        <w:pStyle w:val="CommentText"/>
      </w:pPr>
      <w:r>
        <w:t>Qi et al. (2017)</w:t>
      </w:r>
    </w:p>
    <w:p w14:paraId="1EAEF8F8" w14:textId="7947817A" w:rsidR="00025FA2" w:rsidRDefault="00025FA2">
      <w:pPr>
        <w:pStyle w:val="CommentText"/>
      </w:pPr>
      <w:r>
        <w:t>(Qi et al., 2017)</w:t>
      </w:r>
    </w:p>
  </w:comment>
  <w:comment w:id="3360" w:author="Tom Maycock" w:date="2021-07-13T14:41:00Z" w:initials="TM">
    <w:p w14:paraId="485C73D4" w14:textId="77777777" w:rsidR="005E32E2" w:rsidRPr="00186948" w:rsidRDefault="005E32E2" w:rsidP="005E32E2">
      <w:pPr>
        <w:rPr>
          <w:rFonts w:ascii="Arial Narrow" w:hAnsi="Arial Narrow" w:cs="Times New Roman"/>
          <w:sz w:val="24"/>
          <w:szCs w:val="24"/>
          <w:lang w:eastAsia="en-GB"/>
        </w:rPr>
      </w:pPr>
      <w:r>
        <w:rPr>
          <w:rStyle w:val="CommentReference"/>
        </w:rPr>
        <w:annotationRef/>
      </w:r>
      <w:r>
        <w:t xml:space="preserve">Robin » : add to reference list. Corrigenda from authors indicates : </w:t>
      </w:r>
      <w:r w:rsidRPr="00186948">
        <w:rPr>
          <w:rFonts w:ascii="Arial Narrow" w:hAnsi="Arial Narrow" w:cs="Times New Roman"/>
          <w:sz w:val="24"/>
          <w:szCs w:val="24"/>
          <w:lang w:eastAsia="en-GB"/>
        </w:rPr>
        <w:t xml:space="preserve">Citation Yamamoto et al., 2012 </w:t>
      </w:r>
      <w:hyperlink r:id="rId1" w:tgtFrame="_blank" w:history="1">
        <w:r w:rsidRPr="00186948">
          <w:rPr>
            <w:rFonts w:ascii="Arial Narrow" w:hAnsi="Arial Narrow" w:cs="Arial"/>
            <w:color w:val="1155CC"/>
            <w:sz w:val="24"/>
            <w:szCs w:val="24"/>
            <w:u w:val="single"/>
            <w:lang w:eastAsia="en-GB"/>
          </w:rPr>
          <w:t>https://bg.copernicus.org/articles/9/2365/2012/</w:t>
        </w:r>
      </w:hyperlink>
    </w:p>
    <w:p w14:paraId="2E189778" w14:textId="1DD4578C" w:rsidR="005E32E2" w:rsidRDefault="005E32E2" w:rsidP="005E32E2">
      <w:pPr>
        <w:pStyle w:val="CommentText"/>
      </w:pPr>
      <w:r w:rsidRPr="00186948">
        <w:rPr>
          <w:rFonts w:ascii="Arial Narrow" w:hAnsi="Arial Narrow" w:cs="Times New Roman"/>
          <w:sz w:val="24"/>
          <w:szCs w:val="24"/>
          <w:lang w:val="en-ZA" w:eastAsia="en-GB"/>
        </w:rPr>
        <w:t>Missing from reference list</w:t>
      </w:r>
    </w:p>
  </w:comment>
  <w:comment w:id="3361" w:author="Soapbox" w:date="2021-07-20T08:14:00Z" w:initials="SBX">
    <w:p w14:paraId="7F4FFFEB" w14:textId="4C69D61E" w:rsidR="009835A7" w:rsidRDefault="009835A7">
      <w:pPr>
        <w:pStyle w:val="CommentText"/>
      </w:pPr>
      <w:r>
        <w:rPr>
          <w:rStyle w:val="CommentReference"/>
        </w:rPr>
        <w:annotationRef/>
      </w:r>
      <w:r>
        <w:t>Q: change to 'less than one month' ?</w:t>
      </w:r>
    </w:p>
  </w:comment>
  <w:comment w:id="3362" w:author="Tom Maycock" w:date="2021-09-08T17:11:00Z" w:initials="TM">
    <w:p w14:paraId="0CFEC872" w14:textId="3BBF1276" w:rsidR="00D32286" w:rsidRDefault="00D32286">
      <w:pPr>
        <w:pStyle w:val="CommentText"/>
      </w:pPr>
      <w:r>
        <w:rPr>
          <w:rStyle w:val="CommentReference"/>
        </w:rPr>
        <w:annotationRef/>
      </w:r>
      <w:r>
        <w:t>Made change</w:t>
      </w:r>
    </w:p>
  </w:comment>
  <w:comment w:id="3377" w:author="Ian Blenkinsop" w:date="2021-07-28T14:09:00Z" w:initials="IB">
    <w:p w14:paraId="70189AA5" w14:textId="2C6B29F4" w:rsidR="00C51578" w:rsidRDefault="00C51578">
      <w:pPr>
        <w:pStyle w:val="CommentText"/>
      </w:pPr>
      <w:r>
        <w:t>(</w:t>
      </w:r>
      <w:r>
        <w:rPr>
          <w:rStyle w:val="CommentReference"/>
        </w:rPr>
        <w:annotationRef/>
      </w:r>
      <w:r>
        <w:t>Uppercased in Chapter 4)</w:t>
      </w:r>
    </w:p>
  </w:comment>
  <w:comment w:id="3382" w:author="Robin Matthews" w:date="2021-06-17T13:59:00Z" w:initials="RM">
    <w:p w14:paraId="616EC1F5" w14:textId="77777777" w:rsidR="00025FA2" w:rsidRPr="0061484F" w:rsidRDefault="00025FA2">
      <w:pPr>
        <w:pStyle w:val="CommentText"/>
        <w:rPr>
          <w:lang w:val="en-US"/>
        </w:rPr>
      </w:pPr>
      <w:r>
        <w:rPr>
          <w:rStyle w:val="CommentReference"/>
        </w:rPr>
        <w:annotationRef/>
      </w:r>
      <w:r w:rsidRPr="0061484F">
        <w:rPr>
          <w:lang w:val="en-US"/>
        </w:rPr>
        <w:t>Extra stuff:</w:t>
      </w:r>
    </w:p>
    <w:p w14:paraId="1EFA9B5D" w14:textId="77777777" w:rsidR="00025FA2" w:rsidRPr="0061484F" w:rsidRDefault="00025FA2">
      <w:pPr>
        <w:pStyle w:val="CommentText"/>
        <w:rPr>
          <w:lang w:val="en-US"/>
        </w:rPr>
      </w:pPr>
      <w:r w:rsidRPr="0061484F">
        <w:rPr>
          <w:lang w:val="en-US"/>
        </w:rPr>
        <w:t>(, ; , 2018)</w:t>
      </w:r>
    </w:p>
    <w:p w14:paraId="63EF4899" w14:textId="77777777" w:rsidR="00025FA2" w:rsidRPr="0061484F" w:rsidRDefault="00025FA2">
      <w:pPr>
        <w:pStyle w:val="CommentText"/>
        <w:rPr>
          <w:lang w:val="en-US"/>
        </w:rPr>
      </w:pPr>
    </w:p>
    <w:p w14:paraId="1E770ADB" w14:textId="77777777" w:rsidR="00025FA2" w:rsidRPr="0061484F" w:rsidRDefault="00025FA2">
      <w:pPr>
        <w:pStyle w:val="CommentText"/>
        <w:rPr>
          <w:lang w:val="en-US"/>
        </w:rPr>
      </w:pPr>
      <w:r w:rsidRPr="0061484F">
        <w:rPr>
          <w:lang w:val="en-US"/>
        </w:rPr>
        <w:t>Correct:</w:t>
      </w:r>
    </w:p>
    <w:p w14:paraId="02E036E8" w14:textId="77777777" w:rsidR="00025FA2" w:rsidRPr="0061484F" w:rsidRDefault="00025FA2">
      <w:pPr>
        <w:pStyle w:val="CommentText"/>
        <w:rPr>
          <w:lang w:val="en-US"/>
        </w:rPr>
      </w:pPr>
      <w:r w:rsidRPr="0061484F">
        <w:rPr>
          <w:lang w:val="en-US"/>
        </w:rPr>
        <w:t>Matear and Lenton (2014)</w:t>
      </w:r>
    </w:p>
    <w:p w14:paraId="1D9AE234" w14:textId="6EA71DB2" w:rsidR="00025FA2" w:rsidRPr="0061484F" w:rsidRDefault="00025FA2">
      <w:pPr>
        <w:pStyle w:val="CommentText"/>
        <w:rPr>
          <w:lang w:val="en-US"/>
        </w:rPr>
      </w:pPr>
      <w:r w:rsidRPr="0061484F">
        <w:rPr>
          <w:lang w:val="en-US"/>
        </w:rPr>
        <w:t>(Matear and Lenton, 2014)</w:t>
      </w:r>
    </w:p>
  </w:comment>
  <w:comment w:id="3383" w:author="Robin Matthews" w:date="2021-06-17T17:31:00Z" w:initials="RM">
    <w:p w14:paraId="0C8C508E" w14:textId="01904ABE" w:rsidR="00DC5407" w:rsidRPr="0061484F" w:rsidRDefault="00DC5407">
      <w:pPr>
        <w:pStyle w:val="CommentText"/>
        <w:rPr>
          <w:lang w:val="en-US"/>
        </w:rPr>
      </w:pPr>
      <w:r>
        <w:rPr>
          <w:rStyle w:val="CommentReference"/>
        </w:rPr>
        <w:annotationRef/>
      </w:r>
      <w:r w:rsidRPr="0061484F">
        <w:rPr>
          <w:lang w:val="en-US"/>
        </w:rPr>
        <w:t>Missing reference details for Mater and Lenton, 2018. Provide DOI and I’ll add.</w:t>
      </w:r>
    </w:p>
  </w:comment>
  <w:comment w:id="3400" w:author="Robin Matthews" w:date="2021-06-17T13:59:00Z" w:initials="RM">
    <w:p w14:paraId="71FE110E" w14:textId="77777777" w:rsidR="00025FA2" w:rsidRPr="0061484F" w:rsidRDefault="00025FA2">
      <w:pPr>
        <w:pStyle w:val="CommentText"/>
        <w:rPr>
          <w:lang w:val="en-US"/>
        </w:rPr>
      </w:pPr>
      <w:r>
        <w:rPr>
          <w:rStyle w:val="CommentReference"/>
        </w:rPr>
        <w:annotationRef/>
      </w:r>
      <w:r w:rsidRPr="0061484F">
        <w:rPr>
          <w:lang w:val="en-US"/>
        </w:rPr>
        <w:t>Extra stuff:</w:t>
      </w:r>
    </w:p>
    <w:p w14:paraId="6E60E17E" w14:textId="77777777" w:rsidR="00025FA2" w:rsidRPr="0061484F" w:rsidRDefault="00025FA2">
      <w:pPr>
        <w:pStyle w:val="CommentText"/>
        <w:rPr>
          <w:lang w:val="en-US"/>
        </w:rPr>
      </w:pPr>
      <w:r w:rsidRPr="0061484F">
        <w:rPr>
          <w:lang w:val="en-US"/>
        </w:rPr>
        <w:t>(; ; ; Li et al., 2020)</w:t>
      </w:r>
    </w:p>
    <w:p w14:paraId="3BB7840E" w14:textId="77777777" w:rsidR="00025FA2" w:rsidRPr="0061484F" w:rsidRDefault="00025FA2">
      <w:pPr>
        <w:pStyle w:val="CommentText"/>
        <w:rPr>
          <w:lang w:val="en-US"/>
        </w:rPr>
      </w:pPr>
    </w:p>
    <w:p w14:paraId="01741687" w14:textId="77777777" w:rsidR="00025FA2" w:rsidRPr="0061484F" w:rsidRDefault="00025FA2">
      <w:pPr>
        <w:pStyle w:val="CommentText"/>
        <w:rPr>
          <w:lang w:val="en-US"/>
        </w:rPr>
      </w:pPr>
      <w:r w:rsidRPr="0061484F">
        <w:rPr>
          <w:lang w:val="en-US"/>
        </w:rPr>
        <w:t>Correct:</w:t>
      </w:r>
    </w:p>
    <w:p w14:paraId="132CBDC9" w14:textId="5D90DBCF" w:rsidR="00025FA2" w:rsidRPr="0061484F" w:rsidRDefault="00025FA2">
      <w:pPr>
        <w:pStyle w:val="CommentText"/>
        <w:rPr>
          <w:lang w:val="en-US"/>
        </w:rPr>
      </w:pPr>
      <w:r w:rsidRPr="0061484F">
        <w:rPr>
          <w:lang w:val="en-US"/>
        </w:rPr>
        <w:t>(Cao et al., 2014; Mathesius et al., 2015; Tokarska and Zickfeld, 2015)</w:t>
      </w:r>
    </w:p>
  </w:comment>
  <w:comment w:id="3401" w:author="Robin Matthews" w:date="2021-06-17T17:32:00Z" w:initials="RM">
    <w:p w14:paraId="765A1F79" w14:textId="45F0D575" w:rsidR="00DC5407" w:rsidRPr="0061484F" w:rsidRDefault="00DC5407">
      <w:pPr>
        <w:pStyle w:val="CommentText"/>
        <w:rPr>
          <w:lang w:val="en-US"/>
        </w:rPr>
      </w:pPr>
      <w:r>
        <w:rPr>
          <w:rStyle w:val="CommentReference"/>
        </w:rPr>
        <w:annotationRef/>
      </w:r>
      <w:r w:rsidRPr="0061484F">
        <w:rPr>
          <w:lang w:val="en-US"/>
        </w:rPr>
        <w:t>Missing reference details for Li et al. 2018. Provide DOI and I’ll add.</w:t>
      </w:r>
    </w:p>
  </w:comment>
  <w:comment w:id="3411" w:author="Robin Matthews" w:date="2021-06-17T13:59:00Z" w:initials="RM">
    <w:p w14:paraId="140F1CEB" w14:textId="77777777" w:rsidR="00025FA2" w:rsidRPr="0061484F" w:rsidRDefault="00025FA2">
      <w:pPr>
        <w:pStyle w:val="CommentText"/>
        <w:rPr>
          <w:lang w:val="en-US"/>
        </w:rPr>
      </w:pPr>
      <w:r>
        <w:rPr>
          <w:rStyle w:val="CommentReference"/>
        </w:rPr>
        <w:annotationRef/>
      </w:r>
      <w:r w:rsidRPr="0061484F">
        <w:rPr>
          <w:lang w:val="en-US"/>
        </w:rPr>
        <w:t>Not found:</w:t>
      </w:r>
    </w:p>
    <w:p w14:paraId="67836A57" w14:textId="77777777" w:rsidR="00025FA2" w:rsidRPr="0061484F" w:rsidRDefault="00025FA2">
      <w:pPr>
        <w:pStyle w:val="CommentText"/>
        <w:rPr>
          <w:lang w:val="en-US"/>
        </w:rPr>
      </w:pPr>
      <w:r w:rsidRPr="0061484F">
        <w:rPr>
          <w:lang w:val="en-US"/>
        </w:rPr>
        <w:t>H. Sun et al., 2020</w:t>
      </w:r>
    </w:p>
    <w:p w14:paraId="323957F1" w14:textId="77777777" w:rsidR="00025FA2" w:rsidRPr="0061484F" w:rsidRDefault="00025FA2">
      <w:pPr>
        <w:pStyle w:val="CommentText"/>
        <w:rPr>
          <w:lang w:val="en-US"/>
        </w:rPr>
      </w:pPr>
    </w:p>
    <w:p w14:paraId="6C20AB65" w14:textId="77777777" w:rsidR="00025FA2" w:rsidRDefault="00025FA2">
      <w:pPr>
        <w:pStyle w:val="CommentText"/>
      </w:pPr>
      <w:r>
        <w:t>Extra stuff:</w:t>
      </w:r>
    </w:p>
    <w:p w14:paraId="3AEE3937" w14:textId="77777777" w:rsidR="00025FA2" w:rsidRDefault="00025FA2">
      <w:pPr>
        <w:pStyle w:val="CommentText"/>
      </w:pPr>
      <w:r>
        <w:t>(; ; ; ; ; ; ; ; Sun et al., 2020a)</w:t>
      </w:r>
    </w:p>
    <w:p w14:paraId="3CFB2182" w14:textId="77777777" w:rsidR="00025FA2" w:rsidRDefault="00025FA2">
      <w:pPr>
        <w:pStyle w:val="CommentText"/>
      </w:pPr>
    </w:p>
    <w:p w14:paraId="29359084" w14:textId="77777777" w:rsidR="00025FA2" w:rsidRDefault="00025FA2">
      <w:pPr>
        <w:pStyle w:val="CommentText"/>
      </w:pPr>
      <w:r>
        <w:t>Correct:</w:t>
      </w:r>
    </w:p>
    <w:p w14:paraId="4DE292BF" w14:textId="1F9B2059" w:rsidR="00025FA2" w:rsidRDefault="00025FA2">
      <w:pPr>
        <w:pStyle w:val="CommentText"/>
      </w:pPr>
      <w:r>
        <w:t>(Astor et al., 2013; Bakker et al., 2016; Kosugi et al., 2016; Vargas et al., 2016; Laruelle et al., 2017, 2018; Orselli et al., 2018; Roobaert et al., 2019; Cai et al., 2020; H. Sun et al., 2020)</w:t>
      </w:r>
    </w:p>
  </w:comment>
  <w:comment w:id="3423" w:author="Robin Matthews" w:date="2021-06-17T13:59:00Z" w:initials="RM">
    <w:p w14:paraId="182BF47D" w14:textId="77777777" w:rsidR="00025FA2" w:rsidRPr="0061484F" w:rsidRDefault="00025FA2">
      <w:pPr>
        <w:pStyle w:val="CommentText"/>
        <w:rPr>
          <w:lang w:val="en-US"/>
        </w:rPr>
      </w:pPr>
      <w:r>
        <w:rPr>
          <w:rStyle w:val="CommentReference"/>
        </w:rPr>
        <w:annotationRef/>
      </w:r>
      <w:r w:rsidRPr="0061484F">
        <w:rPr>
          <w:lang w:val="en-US"/>
        </w:rPr>
        <w:t>Not found:</w:t>
      </w:r>
    </w:p>
    <w:p w14:paraId="1C0FA38F" w14:textId="77777777" w:rsidR="00025FA2" w:rsidRPr="0061484F" w:rsidRDefault="00025FA2">
      <w:pPr>
        <w:pStyle w:val="CommentText"/>
        <w:rPr>
          <w:lang w:val="en-US"/>
        </w:rPr>
      </w:pPr>
      <w:r w:rsidRPr="0061484F">
        <w:rPr>
          <w:lang w:val="en-US"/>
        </w:rPr>
        <w:t>H. Sun et al., 2020</w:t>
      </w:r>
    </w:p>
    <w:p w14:paraId="39742ED9" w14:textId="77777777" w:rsidR="00025FA2" w:rsidRPr="0061484F" w:rsidRDefault="00025FA2">
      <w:pPr>
        <w:pStyle w:val="CommentText"/>
        <w:rPr>
          <w:lang w:val="en-US"/>
        </w:rPr>
      </w:pPr>
    </w:p>
    <w:p w14:paraId="6700E77A" w14:textId="77777777" w:rsidR="00025FA2" w:rsidRDefault="00025FA2">
      <w:pPr>
        <w:pStyle w:val="CommentText"/>
      </w:pPr>
      <w:r>
        <w:t>Extra stuff:</w:t>
      </w:r>
    </w:p>
    <w:p w14:paraId="7D490F08" w14:textId="77777777" w:rsidR="00025FA2" w:rsidRDefault="00025FA2">
      <w:pPr>
        <w:pStyle w:val="CommentText"/>
      </w:pPr>
      <w:r>
        <w:t>(; ; ; ; ; ; Sun et al., 2020a)</w:t>
      </w:r>
    </w:p>
    <w:p w14:paraId="06B1DA96" w14:textId="77777777" w:rsidR="00025FA2" w:rsidRDefault="00025FA2">
      <w:pPr>
        <w:pStyle w:val="CommentText"/>
      </w:pPr>
    </w:p>
    <w:p w14:paraId="64408A25" w14:textId="77777777" w:rsidR="00025FA2" w:rsidRDefault="00025FA2">
      <w:pPr>
        <w:pStyle w:val="CommentText"/>
      </w:pPr>
      <w:r>
        <w:t>Correct:</w:t>
      </w:r>
    </w:p>
    <w:p w14:paraId="395B9EB0" w14:textId="1B00985E" w:rsidR="00025FA2" w:rsidRDefault="00025FA2">
      <w:pPr>
        <w:pStyle w:val="CommentText"/>
      </w:pPr>
      <w:r>
        <w:t>(Fransson et al., 2015, 2017; Feely et al., 2018; Roobaert et al., 2019; Cai et al., 2020; Hauri et al., 2020; Monteiro et al., 2020b; H. Sun et al., 2020)</w:t>
      </w:r>
    </w:p>
  </w:comment>
  <w:comment w:id="3444" w:author="Ian Blenkinsop" w:date="2021-07-28T14:12:00Z" w:initials="IB">
    <w:p w14:paraId="3C5675A6" w14:textId="0835103F" w:rsidR="004F2FF5" w:rsidRDefault="004F2FF5">
      <w:pPr>
        <w:pStyle w:val="CommentText"/>
      </w:pPr>
      <w:r>
        <w:rPr>
          <w:rStyle w:val="CommentReference"/>
        </w:rPr>
        <w:annotationRef/>
      </w:r>
      <w:r>
        <w:t>AR6 WGII, Chapter 3</w:t>
      </w:r>
      <w:r>
        <w:br/>
        <w:t>[?]</w:t>
      </w:r>
    </w:p>
  </w:comment>
  <w:comment w:id="3445" w:author="Tom Maycock" w:date="2021-09-08T17:11:00Z" w:initials="TM">
    <w:p w14:paraId="00508B35" w14:textId="64A5566C" w:rsidR="00D32286" w:rsidRDefault="00D32286">
      <w:pPr>
        <w:pStyle w:val="CommentText"/>
      </w:pPr>
      <w:r w:rsidRPr="00D32286">
        <w:rPr>
          <w:rStyle w:val="CommentReference"/>
          <w:highlight w:val="yellow"/>
        </w:rPr>
        <w:annotationRef/>
      </w:r>
      <w:r w:rsidRPr="00D32286">
        <w:rPr>
          <w:rStyle w:val="CommentReference"/>
          <w:highlight w:val="yellow"/>
        </w:rPr>
        <w:t>I assume it is AR5 WGII, so added that. Authors please confirm</w:t>
      </w:r>
    </w:p>
  </w:comment>
  <w:comment w:id="3446" w:author="Ian Blenkinsop" w:date="2021-07-28T14:11:00Z" w:initials="IB">
    <w:p w14:paraId="4BC5037E" w14:textId="6023D8C1" w:rsidR="004F2FF5" w:rsidRDefault="004F2FF5">
      <w:pPr>
        <w:pStyle w:val="CommentText"/>
      </w:pPr>
      <w:r>
        <w:rPr>
          <w:rStyle w:val="CommentReference"/>
        </w:rPr>
        <w:annotationRef/>
      </w:r>
    </w:p>
  </w:comment>
  <w:comment w:id="3454" w:author="Soapbox" w:date="2021-07-27T14:02:00Z" w:initials="SBX">
    <w:p w14:paraId="0EC12459" w14:textId="3F5F29FD" w:rsidR="001364FF" w:rsidRDefault="001364FF">
      <w:pPr>
        <w:pStyle w:val="CommentText"/>
      </w:pPr>
      <w:r>
        <w:rPr>
          <w:rStyle w:val="CommentReference"/>
        </w:rPr>
        <w:annotationRef/>
      </w:r>
      <w:r>
        <w:t>Q: en dash?</w:t>
      </w:r>
    </w:p>
  </w:comment>
  <w:comment w:id="3455" w:author="Tom Maycock" w:date="2021-09-08T17:12:00Z" w:initials="TM">
    <w:p w14:paraId="6AFCC8CD" w14:textId="1FDBDDD5" w:rsidR="00D32286" w:rsidRDefault="00D32286">
      <w:pPr>
        <w:pStyle w:val="CommentText"/>
      </w:pPr>
      <w:r>
        <w:rPr>
          <w:rStyle w:val="CommentReference"/>
        </w:rPr>
        <w:annotationRef/>
      </w:r>
      <w:r>
        <w:t>Yes added</w:t>
      </w:r>
    </w:p>
  </w:comment>
  <w:comment w:id="3492" w:author="Soapbox" w:date="2021-07-20T08:57:00Z" w:initials="SBX">
    <w:p w14:paraId="5ACA9913" w14:textId="1890C7D6" w:rsidR="002D7044" w:rsidRDefault="002D7044">
      <w:pPr>
        <w:pStyle w:val="CommentText"/>
      </w:pPr>
      <w:r>
        <w:rPr>
          <w:rStyle w:val="CommentReference"/>
        </w:rPr>
        <w:annotationRef/>
      </w:r>
      <w:r>
        <w:t>or 'the finding'</w:t>
      </w:r>
    </w:p>
  </w:comment>
  <w:comment w:id="3493" w:author="Tom Maycock" w:date="2021-09-08T17:13:00Z" w:initials="TM">
    <w:p w14:paraId="494C1FA4" w14:textId="70061CC2" w:rsidR="00026F7B" w:rsidRDefault="00026F7B">
      <w:pPr>
        <w:pStyle w:val="CommentText"/>
      </w:pPr>
      <w:r>
        <w:rPr>
          <w:rStyle w:val="CommentReference"/>
        </w:rPr>
        <w:annotationRef/>
      </w:r>
      <w:r>
        <w:t>Suggested “finding”</w:t>
      </w:r>
    </w:p>
  </w:comment>
  <w:comment w:id="3512" w:author="Robin Matthews" w:date="2021-06-17T14:00:00Z" w:initials="RM">
    <w:p w14:paraId="31E3591B" w14:textId="77777777" w:rsidR="00025FA2" w:rsidRPr="0061484F" w:rsidRDefault="00025FA2">
      <w:pPr>
        <w:pStyle w:val="CommentText"/>
        <w:rPr>
          <w:lang w:val="en-US"/>
        </w:rPr>
      </w:pPr>
      <w:r>
        <w:rPr>
          <w:rStyle w:val="CommentReference"/>
        </w:rPr>
        <w:annotationRef/>
      </w:r>
      <w:r w:rsidRPr="0061484F">
        <w:rPr>
          <w:lang w:val="en-US"/>
        </w:rPr>
        <w:t>Not found:</w:t>
      </w:r>
    </w:p>
    <w:p w14:paraId="5949B458" w14:textId="77777777" w:rsidR="00025FA2" w:rsidRPr="0061484F" w:rsidRDefault="00025FA2">
      <w:pPr>
        <w:pStyle w:val="CommentText"/>
        <w:rPr>
          <w:lang w:val="en-US"/>
        </w:rPr>
      </w:pPr>
      <w:r w:rsidRPr="0061484F">
        <w:rPr>
          <w:lang w:val="en-US"/>
        </w:rPr>
        <w:t>H. Sun et al., 2020</w:t>
      </w:r>
    </w:p>
    <w:p w14:paraId="22AAE503" w14:textId="77777777" w:rsidR="00025FA2" w:rsidRPr="0061484F" w:rsidRDefault="00025FA2">
      <w:pPr>
        <w:pStyle w:val="CommentText"/>
        <w:rPr>
          <w:lang w:val="en-US"/>
        </w:rPr>
      </w:pPr>
    </w:p>
    <w:p w14:paraId="209E296B" w14:textId="77777777" w:rsidR="00025FA2" w:rsidRDefault="00025FA2">
      <w:pPr>
        <w:pStyle w:val="CommentText"/>
      </w:pPr>
      <w:r>
        <w:t>Extra stuff:</w:t>
      </w:r>
    </w:p>
    <w:p w14:paraId="33F63630" w14:textId="77777777" w:rsidR="00025FA2" w:rsidRDefault="00025FA2">
      <w:pPr>
        <w:pStyle w:val="CommentText"/>
      </w:pPr>
      <w:r>
        <w:t>(; Sun et al., 2020a)</w:t>
      </w:r>
    </w:p>
    <w:p w14:paraId="47C553BD" w14:textId="77777777" w:rsidR="00025FA2" w:rsidRDefault="00025FA2">
      <w:pPr>
        <w:pStyle w:val="CommentText"/>
      </w:pPr>
    </w:p>
    <w:p w14:paraId="0D224C89" w14:textId="77777777" w:rsidR="00025FA2" w:rsidRDefault="00025FA2">
      <w:pPr>
        <w:pStyle w:val="CommentText"/>
      </w:pPr>
      <w:r>
        <w:t>Correct:</w:t>
      </w:r>
    </w:p>
    <w:p w14:paraId="3A297FCE" w14:textId="77DED1D9" w:rsidR="00025FA2" w:rsidRDefault="00025FA2">
      <w:pPr>
        <w:pStyle w:val="CommentText"/>
      </w:pPr>
      <w:r>
        <w:t>(Pilcher et al., 2019; H. Sun et al., 2020)</w:t>
      </w:r>
    </w:p>
  </w:comment>
  <w:comment w:id="3525" w:author="Robin Matthews" w:date="2021-06-17T14:00:00Z" w:initials="RM">
    <w:p w14:paraId="1E8DC2F2" w14:textId="77777777" w:rsidR="00025FA2" w:rsidRPr="0061484F" w:rsidRDefault="00025FA2">
      <w:pPr>
        <w:pStyle w:val="CommentText"/>
        <w:rPr>
          <w:lang w:val="en-US"/>
        </w:rPr>
      </w:pPr>
      <w:r>
        <w:rPr>
          <w:rStyle w:val="CommentReference"/>
        </w:rPr>
        <w:annotationRef/>
      </w:r>
      <w:r w:rsidRPr="0061484F">
        <w:rPr>
          <w:lang w:val="en-US"/>
        </w:rPr>
        <w:t>Not found:</w:t>
      </w:r>
    </w:p>
    <w:p w14:paraId="254D4D09" w14:textId="77777777" w:rsidR="00025FA2" w:rsidRPr="0061484F" w:rsidRDefault="00025FA2">
      <w:pPr>
        <w:pStyle w:val="CommentText"/>
        <w:rPr>
          <w:lang w:val="en-US"/>
        </w:rPr>
      </w:pPr>
      <w:r w:rsidRPr="0061484F">
        <w:rPr>
          <w:lang w:val="en-US"/>
        </w:rPr>
        <w:t>M. Li et al., 2016</w:t>
      </w:r>
    </w:p>
    <w:p w14:paraId="55CF6873" w14:textId="77777777" w:rsidR="00025FA2" w:rsidRPr="0061484F" w:rsidRDefault="00025FA2">
      <w:pPr>
        <w:pStyle w:val="CommentText"/>
        <w:rPr>
          <w:lang w:val="en-US"/>
        </w:rPr>
      </w:pPr>
    </w:p>
    <w:p w14:paraId="07F2987B" w14:textId="77777777" w:rsidR="00025FA2" w:rsidRDefault="00025FA2">
      <w:pPr>
        <w:pStyle w:val="CommentText"/>
      </w:pPr>
      <w:r>
        <w:t>Extra stuff:</w:t>
      </w:r>
    </w:p>
    <w:p w14:paraId="56C04A4E" w14:textId="77777777" w:rsidR="00025FA2" w:rsidRDefault="00025FA2">
      <w:pPr>
        <w:pStyle w:val="CommentText"/>
      </w:pPr>
      <w:r>
        <w:t>(; ; Li et al., 2016b; ; )</w:t>
      </w:r>
    </w:p>
    <w:p w14:paraId="603B6150" w14:textId="77777777" w:rsidR="00025FA2" w:rsidRDefault="00025FA2">
      <w:pPr>
        <w:pStyle w:val="CommentText"/>
      </w:pPr>
    </w:p>
    <w:p w14:paraId="66E1FA57" w14:textId="77777777" w:rsidR="00025FA2" w:rsidRDefault="00025FA2">
      <w:pPr>
        <w:pStyle w:val="CommentText"/>
      </w:pPr>
      <w:r>
        <w:t>Correct:</w:t>
      </w:r>
    </w:p>
    <w:p w14:paraId="1D7BC0AD" w14:textId="064DB96B" w:rsidR="00025FA2" w:rsidRDefault="00025FA2">
      <w:pPr>
        <w:pStyle w:val="CommentText"/>
      </w:pPr>
      <w:r>
        <w:t>(Ciais et al., 2013; Rabalais et al., 2014; M. Li et al., 2016; Breitburg et al., 2018; Bindoff et al., 2019)</w:t>
      </w:r>
    </w:p>
  </w:comment>
  <w:comment w:id="3526" w:author="Robin Matthews" w:date="2021-06-18T11:27:00Z" w:initials="RM">
    <w:p w14:paraId="1C629C58" w14:textId="63BB687F" w:rsidR="003F3FFF" w:rsidRPr="0061484F" w:rsidRDefault="003F3FFF">
      <w:pPr>
        <w:pStyle w:val="CommentText"/>
        <w:rPr>
          <w:lang w:val="en-US"/>
        </w:rPr>
      </w:pPr>
      <w:r>
        <w:rPr>
          <w:rStyle w:val="CommentReference"/>
        </w:rPr>
        <w:annotationRef/>
      </w:r>
      <w:r w:rsidRPr="0061484F">
        <w:rPr>
          <w:lang w:val="en-US"/>
        </w:rPr>
        <w:t>Might want to merge these brackets into one.</w:t>
      </w:r>
    </w:p>
  </w:comment>
  <w:comment w:id="3534" w:author="Robin Matthews" w:date="2021-06-17T14:00:00Z" w:initials="RM">
    <w:p w14:paraId="2A1F34A2" w14:textId="77777777" w:rsidR="00025FA2" w:rsidRPr="0061484F" w:rsidRDefault="00025FA2">
      <w:pPr>
        <w:pStyle w:val="CommentText"/>
        <w:rPr>
          <w:lang w:val="en-US"/>
        </w:rPr>
      </w:pPr>
      <w:r>
        <w:rPr>
          <w:rStyle w:val="CommentReference"/>
        </w:rPr>
        <w:annotationRef/>
      </w:r>
      <w:r w:rsidRPr="0061484F">
        <w:rPr>
          <w:lang w:val="en-US"/>
        </w:rPr>
        <w:t>Extra stuff:</w:t>
      </w:r>
    </w:p>
    <w:p w14:paraId="5F7EEC0B" w14:textId="77777777" w:rsidR="00025FA2" w:rsidRPr="0061484F" w:rsidRDefault="00025FA2">
      <w:pPr>
        <w:pStyle w:val="CommentText"/>
        <w:rPr>
          <w:lang w:val="en-US"/>
        </w:rPr>
      </w:pPr>
      <w:r w:rsidRPr="0061484F">
        <w:rPr>
          <w:lang w:val="en-US"/>
        </w:rPr>
        <w:t>, ()</w:t>
      </w:r>
    </w:p>
    <w:p w14:paraId="5CCBE8C5" w14:textId="77777777" w:rsidR="00025FA2" w:rsidRPr="0061484F" w:rsidRDefault="00025FA2">
      <w:pPr>
        <w:pStyle w:val="CommentText"/>
        <w:rPr>
          <w:lang w:val="en-US"/>
        </w:rPr>
      </w:pPr>
    </w:p>
    <w:p w14:paraId="44467812" w14:textId="77777777" w:rsidR="00025FA2" w:rsidRPr="0061484F" w:rsidRDefault="00025FA2">
      <w:pPr>
        <w:pStyle w:val="CommentText"/>
        <w:rPr>
          <w:lang w:val="en-US"/>
        </w:rPr>
      </w:pPr>
      <w:r w:rsidRPr="0061484F">
        <w:rPr>
          <w:lang w:val="en-US"/>
        </w:rPr>
        <w:t>Correct:</w:t>
      </w:r>
    </w:p>
    <w:p w14:paraId="68E2A9FE" w14:textId="77777777" w:rsidR="00025FA2" w:rsidRPr="0061484F" w:rsidRDefault="00025FA2">
      <w:pPr>
        <w:pStyle w:val="CommentText"/>
        <w:rPr>
          <w:lang w:val="en-US"/>
        </w:rPr>
      </w:pPr>
      <w:r w:rsidRPr="0061484F">
        <w:rPr>
          <w:lang w:val="en-US"/>
        </w:rPr>
        <w:t>IPCC (2019b)</w:t>
      </w:r>
    </w:p>
    <w:p w14:paraId="6F7CE568" w14:textId="5AA071E1" w:rsidR="00025FA2" w:rsidRPr="0061484F" w:rsidRDefault="00025FA2">
      <w:pPr>
        <w:pStyle w:val="CommentText"/>
        <w:rPr>
          <w:lang w:val="en-US"/>
        </w:rPr>
      </w:pPr>
      <w:r w:rsidRPr="0061484F">
        <w:rPr>
          <w:lang w:val="en-US"/>
        </w:rPr>
        <w:t>(IPCC, 2019b)</w:t>
      </w:r>
    </w:p>
  </w:comment>
  <w:comment w:id="3552" w:author="Soapbox" w:date="2021-07-20T09:05:00Z" w:initials="SBX">
    <w:p w14:paraId="1CD874ED" w14:textId="481FDBB6" w:rsidR="00AA19B3" w:rsidRDefault="00AA19B3">
      <w:pPr>
        <w:pStyle w:val="CommentText"/>
      </w:pPr>
      <w:r>
        <w:rPr>
          <w:rStyle w:val="CommentReference"/>
        </w:rPr>
        <w:annotationRef/>
      </w:r>
      <w:r>
        <w:t>Q: Is there text missing? primary production of what? Or are the sediments caused by primary production in industry?</w:t>
      </w:r>
    </w:p>
  </w:comment>
  <w:comment w:id="3587" w:author="Robin Matthews" w:date="2021-06-17T14:00:00Z" w:initials="RM">
    <w:p w14:paraId="0CF3FF25" w14:textId="77777777" w:rsidR="00025FA2" w:rsidRPr="0061484F" w:rsidRDefault="00025FA2">
      <w:pPr>
        <w:pStyle w:val="CommentText"/>
        <w:rPr>
          <w:lang w:val="en-US"/>
        </w:rPr>
      </w:pPr>
      <w:r>
        <w:rPr>
          <w:rStyle w:val="CommentReference"/>
        </w:rPr>
        <w:annotationRef/>
      </w:r>
      <w:r w:rsidRPr="0061484F">
        <w:rPr>
          <w:lang w:val="en-US"/>
        </w:rPr>
        <w:t>Not found:</w:t>
      </w:r>
    </w:p>
    <w:p w14:paraId="3705B898" w14:textId="77777777" w:rsidR="00025FA2" w:rsidRPr="0061484F" w:rsidRDefault="00025FA2">
      <w:pPr>
        <w:pStyle w:val="CommentText"/>
        <w:rPr>
          <w:lang w:val="en-US"/>
        </w:rPr>
      </w:pPr>
      <w:r w:rsidRPr="0061484F">
        <w:rPr>
          <w:lang w:val="en-US"/>
        </w:rPr>
        <w:t>A.P. Walker et al., 2019</w:t>
      </w:r>
    </w:p>
    <w:p w14:paraId="742DD246" w14:textId="77777777" w:rsidR="00025FA2" w:rsidRPr="0061484F" w:rsidRDefault="00025FA2">
      <w:pPr>
        <w:pStyle w:val="CommentText"/>
        <w:rPr>
          <w:lang w:val="en-US"/>
        </w:rPr>
      </w:pPr>
    </w:p>
    <w:p w14:paraId="29BDDDE9" w14:textId="77777777" w:rsidR="00025FA2" w:rsidRPr="0061484F" w:rsidRDefault="00025FA2">
      <w:pPr>
        <w:pStyle w:val="CommentText"/>
        <w:rPr>
          <w:lang w:val="en-US"/>
        </w:rPr>
      </w:pPr>
      <w:r w:rsidRPr="0061484F">
        <w:rPr>
          <w:lang w:val="en-US"/>
        </w:rPr>
        <w:t>Extra stuff:</w:t>
      </w:r>
    </w:p>
    <w:p w14:paraId="6499E493" w14:textId="77777777" w:rsidR="00025FA2" w:rsidRPr="0061484F" w:rsidRDefault="00025FA2">
      <w:pPr>
        <w:pStyle w:val="CommentText"/>
        <w:rPr>
          <w:lang w:val="en-US"/>
        </w:rPr>
      </w:pPr>
      <w:r w:rsidRPr="0061484F">
        <w:rPr>
          <w:lang w:val="en-US"/>
        </w:rPr>
        <w:t>(; ; ; Walker et al., 2019a; )</w:t>
      </w:r>
    </w:p>
    <w:p w14:paraId="5DCAF51A" w14:textId="77777777" w:rsidR="00025FA2" w:rsidRPr="0061484F" w:rsidRDefault="00025FA2">
      <w:pPr>
        <w:pStyle w:val="CommentText"/>
        <w:rPr>
          <w:lang w:val="en-US"/>
        </w:rPr>
      </w:pPr>
    </w:p>
    <w:p w14:paraId="36B654AB" w14:textId="77777777" w:rsidR="00025FA2" w:rsidRDefault="00025FA2">
      <w:pPr>
        <w:pStyle w:val="CommentText"/>
      </w:pPr>
      <w:r>
        <w:t>Correct:</w:t>
      </w:r>
    </w:p>
    <w:p w14:paraId="56361166" w14:textId="0BDB04B5" w:rsidR="00025FA2" w:rsidRDefault="00025FA2">
      <w:pPr>
        <w:pStyle w:val="CommentText"/>
      </w:pPr>
      <w:r>
        <w:t>(De Kauwe et al., 2014; Friend et al., 2014; Reich et al., 2018; A.P. Walker et al., 2019; Yu et al., 2019)</w:t>
      </w:r>
    </w:p>
  </w:comment>
  <w:comment w:id="3593" w:author="Robin Matthews" w:date="2021-06-17T14:00:00Z" w:initials="RM">
    <w:p w14:paraId="3DCBC377" w14:textId="77777777" w:rsidR="00025FA2" w:rsidRPr="0061484F" w:rsidRDefault="00025FA2">
      <w:pPr>
        <w:pStyle w:val="CommentText"/>
        <w:rPr>
          <w:lang w:val="en-US"/>
        </w:rPr>
      </w:pPr>
      <w:r>
        <w:rPr>
          <w:rStyle w:val="CommentReference"/>
        </w:rPr>
        <w:annotationRef/>
      </w:r>
      <w:r w:rsidRPr="0061484F">
        <w:rPr>
          <w:lang w:val="en-US"/>
        </w:rPr>
        <w:t>Not found:</w:t>
      </w:r>
    </w:p>
    <w:p w14:paraId="7558A43E" w14:textId="77777777" w:rsidR="00025FA2" w:rsidRPr="0061484F" w:rsidRDefault="00025FA2">
      <w:pPr>
        <w:pStyle w:val="CommentText"/>
        <w:rPr>
          <w:lang w:val="en-US"/>
        </w:rPr>
      </w:pPr>
      <w:r w:rsidRPr="0061484F">
        <w:rPr>
          <w:lang w:val="en-US"/>
        </w:rPr>
        <w:t>Koven et al., 2015b</w:t>
      </w:r>
    </w:p>
    <w:p w14:paraId="2D63BFED" w14:textId="77777777" w:rsidR="00025FA2" w:rsidRPr="0061484F" w:rsidRDefault="00025FA2">
      <w:pPr>
        <w:pStyle w:val="CommentText"/>
        <w:rPr>
          <w:lang w:val="en-US"/>
        </w:rPr>
      </w:pPr>
    </w:p>
    <w:p w14:paraId="7151EF74" w14:textId="77777777" w:rsidR="00025FA2" w:rsidRDefault="00025FA2">
      <w:pPr>
        <w:pStyle w:val="CommentText"/>
      </w:pPr>
      <w:r>
        <w:t>Extra stuff:</w:t>
      </w:r>
    </w:p>
    <w:p w14:paraId="3C668619" w14:textId="77777777" w:rsidR="00025FA2" w:rsidRDefault="00025FA2">
      <w:pPr>
        <w:pStyle w:val="CommentText"/>
      </w:pPr>
      <w:r>
        <w:t>(; Koven et al., 2015; ; )</w:t>
      </w:r>
    </w:p>
    <w:p w14:paraId="7C5D329D" w14:textId="77777777" w:rsidR="00025FA2" w:rsidRDefault="00025FA2">
      <w:pPr>
        <w:pStyle w:val="CommentText"/>
      </w:pPr>
    </w:p>
    <w:p w14:paraId="22369D08" w14:textId="77777777" w:rsidR="00025FA2" w:rsidRDefault="00025FA2">
      <w:pPr>
        <w:pStyle w:val="CommentText"/>
      </w:pPr>
      <w:r>
        <w:t>Correct:</w:t>
      </w:r>
    </w:p>
    <w:p w14:paraId="351F1729" w14:textId="243310BA" w:rsidR="00025FA2" w:rsidRDefault="00025FA2">
      <w:pPr>
        <w:pStyle w:val="CommentText"/>
      </w:pPr>
      <w:r>
        <w:t>(Zaehle et al., 2014; Koven et al., 2015b; Medlyn et al., 2015; Walker et al., 2015)</w:t>
      </w:r>
    </w:p>
  </w:comment>
  <w:comment w:id="3610" w:author="Robin Matthews" w:date="2021-06-17T14:00:00Z" w:initials="RM">
    <w:p w14:paraId="0C45ADDB" w14:textId="77777777" w:rsidR="00025FA2" w:rsidRPr="0061484F" w:rsidRDefault="00025FA2">
      <w:pPr>
        <w:pStyle w:val="CommentText"/>
        <w:rPr>
          <w:lang w:val="en-US"/>
        </w:rPr>
      </w:pPr>
      <w:r>
        <w:rPr>
          <w:rStyle w:val="CommentReference"/>
        </w:rPr>
        <w:annotationRef/>
      </w:r>
      <w:r w:rsidRPr="0061484F">
        <w:rPr>
          <w:lang w:val="en-US"/>
        </w:rPr>
        <w:t>Not found:</w:t>
      </w:r>
    </w:p>
    <w:p w14:paraId="63EE437D" w14:textId="77777777" w:rsidR="00025FA2" w:rsidRPr="0061484F" w:rsidRDefault="00025FA2">
      <w:pPr>
        <w:pStyle w:val="CommentText"/>
        <w:rPr>
          <w:lang w:val="en-US"/>
        </w:rPr>
      </w:pPr>
      <w:r w:rsidRPr="0061484F">
        <w:rPr>
          <w:lang w:val="en-US"/>
        </w:rPr>
        <w:t>X. Yang et al., 2019</w:t>
      </w:r>
    </w:p>
    <w:p w14:paraId="04E8AEDE" w14:textId="77777777" w:rsidR="00025FA2" w:rsidRPr="0061484F" w:rsidRDefault="00025FA2">
      <w:pPr>
        <w:pStyle w:val="CommentText"/>
        <w:rPr>
          <w:lang w:val="en-US"/>
        </w:rPr>
      </w:pPr>
    </w:p>
    <w:p w14:paraId="4339CD9B" w14:textId="77777777" w:rsidR="00025FA2" w:rsidRDefault="00025FA2">
      <w:pPr>
        <w:pStyle w:val="CommentText"/>
      </w:pPr>
      <w:r>
        <w:t>Extra stuff:</w:t>
      </w:r>
    </w:p>
    <w:p w14:paraId="3B67AAE4" w14:textId="77777777" w:rsidR="00025FA2" w:rsidRDefault="00025FA2">
      <w:pPr>
        <w:pStyle w:val="CommentText"/>
      </w:pPr>
      <w:r>
        <w:t>(; ; Yang et al., 2019b)</w:t>
      </w:r>
    </w:p>
    <w:p w14:paraId="752748EA" w14:textId="77777777" w:rsidR="00025FA2" w:rsidRDefault="00025FA2">
      <w:pPr>
        <w:pStyle w:val="CommentText"/>
      </w:pPr>
    </w:p>
    <w:p w14:paraId="52EB1489" w14:textId="77777777" w:rsidR="00025FA2" w:rsidRDefault="00025FA2">
      <w:pPr>
        <w:pStyle w:val="CommentText"/>
      </w:pPr>
      <w:r>
        <w:t>Correct:</w:t>
      </w:r>
    </w:p>
    <w:p w14:paraId="2EE9FF7D" w14:textId="1F7FA5E9" w:rsidR="00025FA2" w:rsidRDefault="00025FA2">
      <w:pPr>
        <w:pStyle w:val="CommentText"/>
      </w:pPr>
      <w:r>
        <w:t>(Goll et al., 2012; Zhang et al., 2014; X. Yang et al., 2019)</w:t>
      </w:r>
    </w:p>
  </w:comment>
  <w:comment w:id="3621" w:author="Robin Matthews" w:date="2021-06-17T14:00:00Z" w:initials="RM">
    <w:p w14:paraId="5A25C6C3" w14:textId="77777777" w:rsidR="00025FA2" w:rsidRPr="0061484F" w:rsidRDefault="00025FA2">
      <w:pPr>
        <w:pStyle w:val="CommentText"/>
        <w:rPr>
          <w:lang w:val="en-US"/>
        </w:rPr>
      </w:pPr>
      <w:r>
        <w:rPr>
          <w:rStyle w:val="CommentReference"/>
        </w:rPr>
        <w:annotationRef/>
      </w:r>
      <w:r w:rsidRPr="0061484F">
        <w:rPr>
          <w:lang w:val="en-US"/>
        </w:rPr>
        <w:t>Extra stuff:</w:t>
      </w:r>
    </w:p>
    <w:p w14:paraId="1FD78385" w14:textId="77777777" w:rsidR="00025FA2" w:rsidRPr="0061484F" w:rsidRDefault="00025FA2">
      <w:pPr>
        <w:pStyle w:val="CommentText"/>
        <w:rPr>
          <w:lang w:val="en-US"/>
        </w:rPr>
      </w:pPr>
      <w:r w:rsidRPr="0061484F">
        <w:rPr>
          <w:lang w:val="en-US"/>
        </w:rPr>
        <w:t>, )</w:t>
      </w:r>
    </w:p>
    <w:p w14:paraId="286B0350" w14:textId="77777777" w:rsidR="00025FA2" w:rsidRPr="0061484F" w:rsidRDefault="00025FA2">
      <w:pPr>
        <w:pStyle w:val="CommentText"/>
        <w:rPr>
          <w:lang w:val="en-US"/>
        </w:rPr>
      </w:pPr>
    </w:p>
    <w:p w14:paraId="1CEACBF4" w14:textId="77777777" w:rsidR="00025FA2" w:rsidRPr="0061484F" w:rsidRDefault="00025FA2">
      <w:pPr>
        <w:pStyle w:val="CommentText"/>
        <w:rPr>
          <w:lang w:val="en-US"/>
        </w:rPr>
      </w:pPr>
      <w:r w:rsidRPr="0061484F">
        <w:rPr>
          <w:lang w:val="en-US"/>
        </w:rPr>
        <w:t>Correct:</w:t>
      </w:r>
    </w:p>
    <w:p w14:paraId="51C533D7" w14:textId="77777777" w:rsidR="00025FA2" w:rsidRPr="0061484F" w:rsidRDefault="00025FA2">
      <w:pPr>
        <w:pStyle w:val="CommentText"/>
        <w:rPr>
          <w:lang w:val="en-US"/>
        </w:rPr>
      </w:pPr>
      <w:r w:rsidRPr="0061484F">
        <w:rPr>
          <w:lang w:val="en-US"/>
        </w:rPr>
        <w:t>Arora et al. (2020)</w:t>
      </w:r>
    </w:p>
    <w:p w14:paraId="6ED91E43" w14:textId="156299D9" w:rsidR="00025FA2" w:rsidRPr="0061484F" w:rsidRDefault="00025FA2">
      <w:pPr>
        <w:pStyle w:val="CommentText"/>
        <w:rPr>
          <w:lang w:val="en-US"/>
        </w:rPr>
      </w:pPr>
      <w:r w:rsidRPr="0061484F">
        <w:rPr>
          <w:lang w:val="en-US"/>
        </w:rPr>
        <w:t>(Arora et al., 2020)</w:t>
      </w:r>
    </w:p>
  </w:comment>
  <w:comment w:id="3629" w:author="Soapbox" w:date="2021-07-20T09:17:00Z" w:initials="SBX">
    <w:p w14:paraId="54A884C3" w14:textId="34CA68C9" w:rsidR="00572D03" w:rsidRDefault="00572D03">
      <w:pPr>
        <w:pStyle w:val="CommentText"/>
      </w:pPr>
      <w:r>
        <w:rPr>
          <w:rStyle w:val="CommentReference"/>
        </w:rPr>
        <w:annotationRef/>
      </w:r>
      <w:r>
        <w:t>Q: models that do not what? ... do not account for nitrogen cycle dynamics?  Please clarify.</w:t>
      </w:r>
    </w:p>
  </w:comment>
  <w:comment w:id="3630" w:author="Tom Maycock" w:date="2021-09-08T17:17:00Z" w:initials="TM">
    <w:p w14:paraId="002D1A23" w14:textId="4A87CC45" w:rsidR="00026F7B" w:rsidRDefault="00026F7B">
      <w:pPr>
        <w:pStyle w:val="CommentText"/>
      </w:pPr>
      <w:r w:rsidRPr="00026F7B">
        <w:rPr>
          <w:rStyle w:val="CommentReference"/>
          <w:highlight w:val="yellow"/>
        </w:rPr>
        <w:annotationRef/>
      </w:r>
      <w:r w:rsidRPr="00026F7B">
        <w:rPr>
          <w:highlight w:val="yellow"/>
        </w:rPr>
        <w:t>Yes, suggest changing to “models that do not account for nitrogen cycle dynamics (….” For clarity</w:t>
      </w:r>
    </w:p>
  </w:comment>
  <w:comment w:id="3634" w:author="Ian Blenkinsop" w:date="2021-07-28T18:43:00Z" w:initials="IB">
    <w:p w14:paraId="41A1C38E" w14:textId="7D4DFA39" w:rsidR="00BF3E38" w:rsidRDefault="00BF3E38">
      <w:pPr>
        <w:pStyle w:val="CommentText"/>
      </w:pPr>
      <w:r>
        <w:rPr>
          <w:rStyle w:val="CommentReference"/>
        </w:rPr>
        <w:annotationRef/>
      </w:r>
      <w:r>
        <w:t>carbon</w:t>
      </w:r>
      <w:r>
        <w:br/>
        <w:t>[?]</w:t>
      </w:r>
    </w:p>
  </w:comment>
  <w:comment w:id="3666" w:author="Robin Matthews" w:date="2021-06-17T14:00:00Z" w:initials="RM">
    <w:p w14:paraId="01DAA93F" w14:textId="77777777" w:rsidR="00025FA2" w:rsidRPr="0061484F" w:rsidRDefault="00025FA2">
      <w:pPr>
        <w:pStyle w:val="CommentText"/>
        <w:rPr>
          <w:lang w:val="en-US"/>
        </w:rPr>
      </w:pPr>
      <w:r>
        <w:rPr>
          <w:rStyle w:val="CommentReference"/>
        </w:rPr>
        <w:annotationRef/>
      </w:r>
      <w:r w:rsidRPr="0061484F">
        <w:rPr>
          <w:lang w:val="en-US"/>
        </w:rPr>
        <w:t>Not found:</w:t>
      </w:r>
    </w:p>
    <w:p w14:paraId="37EE4F92" w14:textId="77777777" w:rsidR="00025FA2" w:rsidRPr="0061484F" w:rsidRDefault="00025FA2">
      <w:pPr>
        <w:pStyle w:val="CommentText"/>
        <w:rPr>
          <w:lang w:val="en-US"/>
        </w:rPr>
      </w:pPr>
      <w:r w:rsidRPr="0061484F">
        <w:rPr>
          <w:lang w:val="en-US"/>
        </w:rPr>
        <w:t>Revelle and Suess, 1957</w:t>
      </w:r>
    </w:p>
    <w:p w14:paraId="67647E9A" w14:textId="77777777" w:rsidR="00025FA2" w:rsidRPr="0061484F" w:rsidRDefault="00025FA2">
      <w:pPr>
        <w:pStyle w:val="CommentText"/>
        <w:rPr>
          <w:lang w:val="en-US"/>
        </w:rPr>
      </w:pPr>
    </w:p>
    <w:p w14:paraId="2FA8DCCB" w14:textId="77777777" w:rsidR="00025FA2" w:rsidRPr="0061484F" w:rsidRDefault="00025FA2">
      <w:pPr>
        <w:pStyle w:val="CommentText"/>
        <w:rPr>
          <w:lang w:val="en-US"/>
        </w:rPr>
      </w:pPr>
      <w:r w:rsidRPr="0061484F">
        <w:rPr>
          <w:lang w:val="en-US"/>
        </w:rPr>
        <w:t>Extra stuff:</w:t>
      </w:r>
    </w:p>
    <w:p w14:paraId="1E0EF0B4" w14:textId="77777777" w:rsidR="00025FA2" w:rsidRPr="0061484F" w:rsidRDefault="00025FA2">
      <w:pPr>
        <w:pStyle w:val="CommentText"/>
        <w:rPr>
          <w:lang w:val="en-US"/>
        </w:rPr>
      </w:pPr>
      <w:r w:rsidRPr="0061484F">
        <w:rPr>
          <w:lang w:val="en-US"/>
        </w:rPr>
        <w:t>; Revelle &amp; Suess, 1957)</w:t>
      </w:r>
    </w:p>
    <w:p w14:paraId="10235EA1" w14:textId="77777777" w:rsidR="00025FA2" w:rsidRPr="0061484F" w:rsidRDefault="00025FA2">
      <w:pPr>
        <w:pStyle w:val="CommentText"/>
        <w:rPr>
          <w:lang w:val="en-US"/>
        </w:rPr>
      </w:pPr>
    </w:p>
    <w:p w14:paraId="5B0373E6" w14:textId="77777777" w:rsidR="00025FA2" w:rsidRPr="0061484F" w:rsidRDefault="00025FA2">
      <w:pPr>
        <w:pStyle w:val="CommentText"/>
        <w:rPr>
          <w:lang w:val="en-US"/>
        </w:rPr>
      </w:pPr>
      <w:r w:rsidRPr="0061484F">
        <w:rPr>
          <w:lang w:val="en-US"/>
        </w:rPr>
        <w:t>Correct:</w:t>
      </w:r>
    </w:p>
    <w:p w14:paraId="14FB3F21" w14:textId="2E8223C9" w:rsidR="00025FA2" w:rsidRPr="0061484F" w:rsidRDefault="00025FA2">
      <w:pPr>
        <w:pStyle w:val="CommentText"/>
        <w:rPr>
          <w:lang w:val="en-US"/>
        </w:rPr>
      </w:pPr>
      <w:r w:rsidRPr="0061484F">
        <w:rPr>
          <w:lang w:val="en-US"/>
        </w:rPr>
        <w:t>(Revelle and Suess, 1957; Egleston et al., 2010)</w:t>
      </w:r>
    </w:p>
  </w:comment>
  <w:comment w:id="3673" w:author="Ian Blenkinsop" w:date="2021-07-28T18:49:00Z" w:initials="IB">
    <w:p w14:paraId="45A072D8" w14:textId="72A9A8DB" w:rsidR="00002485" w:rsidRDefault="00002485">
      <w:pPr>
        <w:pStyle w:val="CommentText"/>
      </w:pPr>
      <w:r>
        <w:rPr>
          <w:rStyle w:val="CommentReference"/>
        </w:rPr>
        <w:annotationRef/>
      </w:r>
      <w:r>
        <w:t>Italic?</w:t>
      </w:r>
    </w:p>
  </w:comment>
  <w:comment w:id="3679" w:author="Ian Blenkinsop" w:date="2021-07-28T18:50:00Z" w:initials="IB">
    <w:p w14:paraId="02A4602D" w14:textId="1AADDA64" w:rsidR="00002485" w:rsidRDefault="00002485">
      <w:pPr>
        <w:pStyle w:val="CommentText"/>
      </w:pPr>
      <w:r>
        <w:rPr>
          <w:rStyle w:val="CommentReference"/>
        </w:rPr>
        <w:annotationRef/>
      </w:r>
      <w:r>
        <w:t>Italic?</w:t>
      </w:r>
    </w:p>
  </w:comment>
  <w:comment w:id="3681" w:author="Robin Matthews" w:date="2021-06-17T14:00:00Z" w:initials="RM">
    <w:p w14:paraId="1D66273C" w14:textId="77777777" w:rsidR="00025FA2" w:rsidRPr="0061484F" w:rsidRDefault="00025FA2">
      <w:pPr>
        <w:pStyle w:val="CommentText"/>
        <w:rPr>
          <w:lang w:val="en-US"/>
        </w:rPr>
      </w:pPr>
      <w:r>
        <w:rPr>
          <w:rStyle w:val="CommentReference"/>
        </w:rPr>
        <w:annotationRef/>
      </w:r>
      <w:r w:rsidRPr="0061484F">
        <w:rPr>
          <w:lang w:val="en-US"/>
        </w:rPr>
        <w:t>Extra stuff:</w:t>
      </w:r>
    </w:p>
    <w:p w14:paraId="47A50868" w14:textId="77777777" w:rsidR="00025FA2" w:rsidRPr="0061484F" w:rsidRDefault="00025FA2">
      <w:pPr>
        <w:pStyle w:val="CommentText"/>
        <w:rPr>
          <w:lang w:val="en-US"/>
        </w:rPr>
      </w:pPr>
      <w:r w:rsidRPr="0061484F">
        <w:rPr>
          <w:lang w:val="en-US"/>
        </w:rPr>
        <w:t>(; ; ;</w:t>
      </w:r>
    </w:p>
    <w:p w14:paraId="3BC1C832" w14:textId="77777777" w:rsidR="00025FA2" w:rsidRPr="0061484F" w:rsidRDefault="00025FA2">
      <w:pPr>
        <w:pStyle w:val="CommentText"/>
        <w:rPr>
          <w:lang w:val="en-US"/>
        </w:rPr>
      </w:pPr>
    </w:p>
    <w:p w14:paraId="270D5D8B" w14:textId="77777777" w:rsidR="00025FA2" w:rsidRPr="0061484F" w:rsidRDefault="00025FA2">
      <w:pPr>
        <w:pStyle w:val="CommentText"/>
        <w:rPr>
          <w:lang w:val="en-US"/>
        </w:rPr>
      </w:pPr>
      <w:r w:rsidRPr="0061484F">
        <w:rPr>
          <w:lang w:val="en-US"/>
        </w:rPr>
        <w:t>Correct:</w:t>
      </w:r>
    </w:p>
    <w:p w14:paraId="793583ED" w14:textId="46CA565E" w:rsidR="00025FA2" w:rsidRPr="0061484F" w:rsidRDefault="00025FA2">
      <w:pPr>
        <w:pStyle w:val="CommentText"/>
        <w:rPr>
          <w:lang w:val="en-US"/>
        </w:rPr>
      </w:pPr>
      <w:r w:rsidRPr="0061484F">
        <w:rPr>
          <w:lang w:val="en-US"/>
        </w:rPr>
        <w:t>(Hauck et al., 2015; Fassbender et al., 2018; Landschützer et al., 2018)</w:t>
      </w:r>
    </w:p>
  </w:comment>
  <w:comment w:id="3689" w:author="Ian Blenkinsop" w:date="2021-07-28T18:50:00Z" w:initials="IB">
    <w:p w14:paraId="24D4053C" w14:textId="0773757E" w:rsidR="000D2E82" w:rsidRDefault="000D2E82">
      <w:pPr>
        <w:pStyle w:val="CommentText"/>
      </w:pPr>
      <w:r>
        <w:rPr>
          <w:rStyle w:val="CommentReference"/>
        </w:rPr>
        <w:annotationRef/>
      </w:r>
      <w:r>
        <w:t>Italic?</w:t>
      </w:r>
    </w:p>
  </w:comment>
  <w:comment w:id="3704" w:author="Robin Matthews" w:date="2021-06-17T14:00:00Z" w:initials="RM">
    <w:p w14:paraId="4CB06533" w14:textId="77777777" w:rsidR="00025FA2" w:rsidRPr="0061484F" w:rsidRDefault="00025FA2">
      <w:pPr>
        <w:pStyle w:val="CommentText"/>
        <w:rPr>
          <w:lang w:val="en-US"/>
        </w:rPr>
      </w:pPr>
      <w:r>
        <w:rPr>
          <w:rStyle w:val="CommentReference"/>
        </w:rPr>
        <w:annotationRef/>
      </w:r>
      <w:r w:rsidRPr="0061484F">
        <w:rPr>
          <w:lang w:val="en-US"/>
        </w:rPr>
        <w:t>Extra stuff:</w:t>
      </w:r>
    </w:p>
    <w:p w14:paraId="47E0DFDD" w14:textId="77777777" w:rsidR="00025FA2" w:rsidRPr="0061484F" w:rsidRDefault="00025FA2">
      <w:pPr>
        <w:pStyle w:val="CommentText"/>
        <w:rPr>
          <w:lang w:val="en-US"/>
        </w:rPr>
      </w:pPr>
      <w:r w:rsidRPr="0061484F">
        <w:rPr>
          <w:lang w:val="en-US"/>
        </w:rPr>
        <w:t>(e.g. , )</w:t>
      </w:r>
    </w:p>
    <w:p w14:paraId="23CC6088" w14:textId="77777777" w:rsidR="00025FA2" w:rsidRPr="0061484F" w:rsidRDefault="00025FA2">
      <w:pPr>
        <w:pStyle w:val="CommentText"/>
        <w:rPr>
          <w:lang w:val="en-US"/>
        </w:rPr>
      </w:pPr>
    </w:p>
    <w:p w14:paraId="7EBBA5AC" w14:textId="77777777" w:rsidR="00025FA2" w:rsidRPr="0061484F" w:rsidRDefault="00025FA2">
      <w:pPr>
        <w:pStyle w:val="CommentText"/>
        <w:rPr>
          <w:lang w:val="en-US"/>
        </w:rPr>
      </w:pPr>
      <w:r w:rsidRPr="0061484F">
        <w:rPr>
          <w:lang w:val="en-US"/>
        </w:rPr>
        <w:t>Correct:</w:t>
      </w:r>
    </w:p>
    <w:p w14:paraId="60649A0F" w14:textId="77777777" w:rsidR="00025FA2" w:rsidRPr="0061484F" w:rsidRDefault="00025FA2">
      <w:pPr>
        <w:pStyle w:val="CommentText"/>
        <w:rPr>
          <w:lang w:val="en-US"/>
        </w:rPr>
      </w:pPr>
      <w:r w:rsidRPr="0061484F">
        <w:rPr>
          <w:lang w:val="en-US"/>
        </w:rPr>
        <w:t>Forkel et al. (2016)</w:t>
      </w:r>
    </w:p>
    <w:p w14:paraId="2A53974B" w14:textId="0E772644" w:rsidR="00025FA2" w:rsidRPr="0061484F" w:rsidRDefault="00025FA2">
      <w:pPr>
        <w:pStyle w:val="CommentText"/>
        <w:rPr>
          <w:lang w:val="en-US"/>
        </w:rPr>
      </w:pPr>
      <w:r w:rsidRPr="0061484F">
        <w:rPr>
          <w:lang w:val="en-US"/>
        </w:rPr>
        <w:t>(Forkel et al., 2016)</w:t>
      </w:r>
    </w:p>
  </w:comment>
  <w:comment w:id="3718" w:author="Robin Matthews" w:date="2021-06-17T14:00:00Z" w:initials="RM">
    <w:p w14:paraId="5B5DA024" w14:textId="77777777" w:rsidR="00025FA2" w:rsidRPr="0061484F" w:rsidRDefault="00025FA2">
      <w:pPr>
        <w:pStyle w:val="CommentText"/>
        <w:rPr>
          <w:lang w:val="en-US"/>
        </w:rPr>
      </w:pPr>
      <w:r>
        <w:rPr>
          <w:rStyle w:val="CommentReference"/>
        </w:rPr>
        <w:annotationRef/>
      </w:r>
      <w:r w:rsidRPr="0061484F">
        <w:rPr>
          <w:lang w:val="en-US"/>
        </w:rPr>
        <w:t>Not found:</w:t>
      </w:r>
    </w:p>
    <w:p w14:paraId="63BDD6FD" w14:textId="77777777" w:rsidR="00025FA2" w:rsidRPr="0061484F" w:rsidRDefault="00025FA2">
      <w:pPr>
        <w:pStyle w:val="CommentText"/>
        <w:rPr>
          <w:lang w:val="en-US"/>
        </w:rPr>
      </w:pPr>
      <w:r w:rsidRPr="0061484F">
        <w:rPr>
          <w:lang w:val="en-US"/>
        </w:rPr>
        <w:t>X.J. Walker et al., 2019</w:t>
      </w:r>
    </w:p>
    <w:p w14:paraId="26A2F3E8" w14:textId="77777777" w:rsidR="00025FA2" w:rsidRPr="0061484F" w:rsidRDefault="00025FA2">
      <w:pPr>
        <w:pStyle w:val="CommentText"/>
        <w:rPr>
          <w:lang w:val="en-US"/>
        </w:rPr>
      </w:pPr>
    </w:p>
    <w:p w14:paraId="7AA00528" w14:textId="77777777" w:rsidR="00025FA2" w:rsidRPr="0061484F" w:rsidRDefault="00025FA2">
      <w:pPr>
        <w:pStyle w:val="CommentText"/>
        <w:rPr>
          <w:lang w:val="en-US"/>
        </w:rPr>
      </w:pPr>
      <w:r w:rsidRPr="0061484F">
        <w:rPr>
          <w:lang w:val="en-US"/>
        </w:rPr>
        <w:t>Extra stuff:</w:t>
      </w:r>
    </w:p>
    <w:p w14:paraId="6A9F1F74" w14:textId="77777777" w:rsidR="00025FA2" w:rsidRDefault="00025FA2">
      <w:pPr>
        <w:pStyle w:val="CommentText"/>
      </w:pPr>
      <w:r>
        <w:t>(; Walker et al., 2019b)</w:t>
      </w:r>
    </w:p>
    <w:p w14:paraId="46FB2FBD" w14:textId="77777777" w:rsidR="00025FA2" w:rsidRDefault="00025FA2">
      <w:pPr>
        <w:pStyle w:val="CommentText"/>
      </w:pPr>
    </w:p>
    <w:p w14:paraId="54739891" w14:textId="77777777" w:rsidR="00025FA2" w:rsidRDefault="00025FA2">
      <w:pPr>
        <w:pStyle w:val="CommentText"/>
      </w:pPr>
      <w:r>
        <w:t>Correct:</w:t>
      </w:r>
    </w:p>
    <w:p w14:paraId="4DA83543" w14:textId="71B0D368" w:rsidR="00025FA2" w:rsidRDefault="00025FA2">
      <w:pPr>
        <w:pStyle w:val="CommentText"/>
      </w:pPr>
      <w:r>
        <w:t>(Gauthier et al., 2015; X.J. Walker et al., 2019)</w:t>
      </w:r>
    </w:p>
  </w:comment>
  <w:comment w:id="3737" w:author="Soapbox" w:date="2021-07-21T09:18:00Z" w:initials="SBX">
    <w:p w14:paraId="4F2F3D6F" w14:textId="47D1A2CE" w:rsidR="001C4EBA" w:rsidRDefault="001C4EBA">
      <w:pPr>
        <w:pStyle w:val="CommentText"/>
      </w:pPr>
      <w:r w:rsidRPr="00F96603">
        <w:rPr>
          <w:rStyle w:val="CommentReference"/>
          <w:highlight w:val="red"/>
        </w:rPr>
        <w:annotationRef/>
      </w:r>
      <w:r w:rsidRPr="00F96603">
        <w:rPr>
          <w:highlight w:val="red"/>
        </w:rPr>
        <w:t>This sentence is incomplete. Please check and fix.</w:t>
      </w:r>
    </w:p>
  </w:comment>
  <w:comment w:id="3778" w:author="Tom Maycock" w:date="2021-09-09T14:31:00Z" w:initials="TM">
    <w:p w14:paraId="6A143710" w14:textId="4DAA8094" w:rsidR="00407107" w:rsidRDefault="00407107">
      <w:pPr>
        <w:pStyle w:val="CommentText"/>
      </w:pPr>
      <w:r>
        <w:rPr>
          <w:rStyle w:val="CommentReference"/>
        </w:rPr>
        <w:annotationRef/>
      </w:r>
      <w:r>
        <w:t>“these” technical referred back to progress, which doesn’t really work</w:t>
      </w:r>
    </w:p>
  </w:comment>
  <w:comment w:id="3784" w:author="Robin Matthews" w:date="2021-06-17T14:00:00Z" w:initials="RM">
    <w:p w14:paraId="4A554468" w14:textId="77777777" w:rsidR="00025FA2" w:rsidRPr="0061484F" w:rsidRDefault="00025FA2">
      <w:pPr>
        <w:pStyle w:val="CommentText"/>
        <w:rPr>
          <w:lang w:val="en-US"/>
        </w:rPr>
      </w:pPr>
      <w:r>
        <w:rPr>
          <w:rStyle w:val="CommentReference"/>
        </w:rPr>
        <w:annotationRef/>
      </w:r>
      <w:r w:rsidRPr="0061484F">
        <w:rPr>
          <w:lang w:val="en-US"/>
        </w:rPr>
        <w:t>Not found:</w:t>
      </w:r>
    </w:p>
    <w:p w14:paraId="38F6DDFC" w14:textId="77777777" w:rsidR="00025FA2" w:rsidRPr="0061484F" w:rsidRDefault="00025FA2">
      <w:pPr>
        <w:pStyle w:val="CommentText"/>
        <w:rPr>
          <w:lang w:val="en-US"/>
        </w:rPr>
      </w:pPr>
      <w:r w:rsidRPr="0061484F">
        <w:rPr>
          <w:lang w:val="en-US"/>
        </w:rPr>
        <w:t>2015b</w:t>
      </w:r>
    </w:p>
    <w:p w14:paraId="5F616345" w14:textId="77777777" w:rsidR="00025FA2" w:rsidRPr="0061484F" w:rsidRDefault="00025FA2">
      <w:pPr>
        <w:pStyle w:val="CommentText"/>
        <w:rPr>
          <w:lang w:val="en-US"/>
        </w:rPr>
      </w:pPr>
    </w:p>
    <w:p w14:paraId="0E829054" w14:textId="77777777" w:rsidR="00025FA2" w:rsidRPr="0061484F" w:rsidRDefault="00025FA2">
      <w:pPr>
        <w:pStyle w:val="CommentText"/>
        <w:rPr>
          <w:lang w:val="en-US"/>
        </w:rPr>
      </w:pPr>
      <w:r w:rsidRPr="0061484F">
        <w:rPr>
          <w:lang w:val="en-US"/>
        </w:rPr>
        <w:t>Extra stuff:</w:t>
      </w:r>
    </w:p>
    <w:p w14:paraId="707B0F5E" w14:textId="77777777" w:rsidR="00025FA2" w:rsidRDefault="00025FA2">
      <w:pPr>
        <w:pStyle w:val="CommentText"/>
      </w:pPr>
      <w:r>
        <w:t>(, 2015a)</w:t>
      </w:r>
    </w:p>
    <w:p w14:paraId="55938BAE" w14:textId="77777777" w:rsidR="00025FA2" w:rsidRDefault="00025FA2">
      <w:pPr>
        <w:pStyle w:val="CommentText"/>
      </w:pPr>
    </w:p>
    <w:p w14:paraId="1702706B" w14:textId="77777777" w:rsidR="00025FA2" w:rsidRDefault="00025FA2">
      <w:pPr>
        <w:pStyle w:val="CommentText"/>
      </w:pPr>
      <w:r>
        <w:t>Correct:</w:t>
      </w:r>
    </w:p>
    <w:p w14:paraId="26D2BB15" w14:textId="77777777" w:rsidR="00025FA2" w:rsidRDefault="00025FA2">
      <w:pPr>
        <w:pStyle w:val="CommentText"/>
      </w:pPr>
      <w:r>
        <w:t>Koven et al. (2015b)</w:t>
      </w:r>
    </w:p>
    <w:p w14:paraId="06F51ED8" w14:textId="7D5FDE34" w:rsidR="00025FA2" w:rsidRDefault="00025FA2">
      <w:pPr>
        <w:pStyle w:val="CommentText"/>
      </w:pPr>
      <w:r>
        <w:t>(Koven et al., 2015b)</w:t>
      </w:r>
    </w:p>
  </w:comment>
  <w:comment w:id="3792" w:author="Ian Blenkinsop" w:date="2021-07-28T18:43:00Z" w:initials="IB">
    <w:p w14:paraId="6514B10F" w14:textId="14EEE75B" w:rsidR="00BF3E38" w:rsidRDefault="00BF3E38">
      <w:pPr>
        <w:pStyle w:val="CommentText"/>
      </w:pPr>
      <w:r>
        <w:rPr>
          <w:rStyle w:val="CommentReference"/>
        </w:rPr>
        <w:annotationRef/>
      </w:r>
      <w:r>
        <w:t>carbon</w:t>
      </w:r>
      <w:r>
        <w:br/>
        <w:t>[?]</w:t>
      </w:r>
    </w:p>
  </w:comment>
  <w:comment w:id="3812" w:author="Tom Maycock" w:date="2021-09-09T14:32:00Z" w:initials="TM">
    <w:p w14:paraId="355F5636" w14:textId="7589D56D" w:rsidR="00407107" w:rsidRDefault="00407107">
      <w:pPr>
        <w:pStyle w:val="CommentText"/>
      </w:pPr>
      <w:r>
        <w:rPr>
          <w:rStyle w:val="CommentReference"/>
        </w:rPr>
        <w:annotationRef/>
      </w:r>
      <w:r>
        <w:t>Note space needed on “wide spread” (rather than the adjective “widespread”)</w:t>
      </w:r>
    </w:p>
  </w:comment>
  <w:comment w:id="3842" w:author="Robin Matthews" w:date="2021-06-17T14:00:00Z" w:initials="RM">
    <w:p w14:paraId="5F7B8D9C" w14:textId="77777777" w:rsidR="00025FA2" w:rsidRPr="0061484F" w:rsidRDefault="00025FA2">
      <w:pPr>
        <w:pStyle w:val="CommentText"/>
        <w:rPr>
          <w:lang w:val="en-US"/>
        </w:rPr>
      </w:pPr>
      <w:r>
        <w:rPr>
          <w:rStyle w:val="CommentReference"/>
        </w:rPr>
        <w:annotationRef/>
      </w:r>
      <w:r w:rsidRPr="0061484F">
        <w:rPr>
          <w:lang w:val="en-US"/>
        </w:rPr>
        <w:t>Not found:</w:t>
      </w:r>
    </w:p>
    <w:p w14:paraId="3EAEE455" w14:textId="77777777" w:rsidR="00025FA2" w:rsidRPr="0061484F" w:rsidRDefault="00025FA2">
      <w:pPr>
        <w:pStyle w:val="CommentText"/>
        <w:rPr>
          <w:lang w:val="en-US"/>
        </w:rPr>
      </w:pPr>
      <w:r w:rsidRPr="0061484F">
        <w:rPr>
          <w:lang w:val="en-US"/>
        </w:rPr>
        <w:t>2016b</w:t>
      </w:r>
    </w:p>
    <w:p w14:paraId="327979B7" w14:textId="77777777" w:rsidR="00025FA2" w:rsidRPr="0061484F" w:rsidRDefault="00025FA2">
      <w:pPr>
        <w:pStyle w:val="CommentText"/>
        <w:rPr>
          <w:lang w:val="en-US"/>
        </w:rPr>
      </w:pPr>
    </w:p>
    <w:p w14:paraId="061C1546" w14:textId="77777777" w:rsidR="00025FA2" w:rsidRPr="0061484F" w:rsidRDefault="00025FA2">
      <w:pPr>
        <w:pStyle w:val="CommentText"/>
        <w:rPr>
          <w:lang w:val="en-US"/>
        </w:rPr>
      </w:pPr>
      <w:r w:rsidRPr="0061484F">
        <w:rPr>
          <w:lang w:val="en-US"/>
        </w:rPr>
        <w:t>Extra stuff:</w:t>
      </w:r>
    </w:p>
    <w:p w14:paraId="13AEA0F6" w14:textId="77777777" w:rsidR="00025FA2" w:rsidRPr="0061484F" w:rsidRDefault="00025FA2">
      <w:pPr>
        <w:pStyle w:val="CommentText"/>
        <w:rPr>
          <w:lang w:val="en-US"/>
        </w:rPr>
      </w:pPr>
      <w:r w:rsidRPr="0061484F">
        <w:rPr>
          <w:lang w:val="en-US"/>
        </w:rPr>
        <w:t>(, 2016a)</w:t>
      </w:r>
    </w:p>
    <w:p w14:paraId="174BA5D5" w14:textId="77777777" w:rsidR="00025FA2" w:rsidRPr="0061484F" w:rsidRDefault="00025FA2">
      <w:pPr>
        <w:pStyle w:val="CommentText"/>
        <w:rPr>
          <w:lang w:val="en-US"/>
        </w:rPr>
      </w:pPr>
    </w:p>
    <w:p w14:paraId="5C28A6E5" w14:textId="77777777" w:rsidR="00025FA2" w:rsidRPr="0061484F" w:rsidRDefault="00025FA2">
      <w:pPr>
        <w:pStyle w:val="CommentText"/>
        <w:rPr>
          <w:lang w:val="en-US"/>
        </w:rPr>
      </w:pPr>
      <w:r w:rsidRPr="0061484F">
        <w:rPr>
          <w:lang w:val="en-US"/>
        </w:rPr>
        <w:t>Correct:</w:t>
      </w:r>
    </w:p>
    <w:p w14:paraId="37E7CD17" w14:textId="77777777" w:rsidR="00025FA2" w:rsidRPr="0061484F" w:rsidRDefault="00025FA2">
      <w:pPr>
        <w:pStyle w:val="CommentText"/>
        <w:rPr>
          <w:lang w:val="en-US"/>
        </w:rPr>
      </w:pPr>
      <w:r w:rsidRPr="0061484F">
        <w:rPr>
          <w:lang w:val="en-US"/>
        </w:rPr>
        <w:t>Thornton et al. (2016b)</w:t>
      </w:r>
    </w:p>
    <w:p w14:paraId="10C6EAA7" w14:textId="52B3C68B" w:rsidR="00025FA2" w:rsidRPr="0061484F" w:rsidRDefault="00025FA2">
      <w:pPr>
        <w:pStyle w:val="CommentText"/>
        <w:rPr>
          <w:lang w:val="en-US"/>
        </w:rPr>
      </w:pPr>
      <w:r w:rsidRPr="0061484F">
        <w:rPr>
          <w:lang w:val="en-US"/>
        </w:rPr>
        <w:t>(Thornton et al., 2016b)</w:t>
      </w:r>
    </w:p>
  </w:comment>
  <w:comment w:id="3854" w:author="Robin Matthews" w:date="2021-06-17T18:00:00Z" w:initials="RM">
    <w:p w14:paraId="06843B53" w14:textId="5C09E9D4" w:rsidR="00D66569" w:rsidRPr="0061484F" w:rsidRDefault="00D66569">
      <w:pPr>
        <w:pStyle w:val="CommentText"/>
        <w:rPr>
          <w:lang w:val="en-US"/>
        </w:rPr>
      </w:pPr>
      <w:r>
        <w:rPr>
          <w:rStyle w:val="CommentReference"/>
        </w:rPr>
        <w:annotationRef/>
      </w:r>
      <w:r w:rsidRPr="0061484F">
        <w:rPr>
          <w:lang w:val="en-US"/>
        </w:rPr>
        <w:t>Mendeley field also contains Saunois et al., 2020. Want to remove it?</w:t>
      </w:r>
    </w:p>
  </w:comment>
  <w:comment w:id="3855" w:author="Robin Matthews" w:date="2021-06-17T14:01:00Z" w:initials="RM">
    <w:p w14:paraId="488CDD15" w14:textId="77777777" w:rsidR="00025FA2" w:rsidRPr="0061484F" w:rsidRDefault="00025FA2">
      <w:pPr>
        <w:pStyle w:val="CommentText"/>
        <w:rPr>
          <w:lang w:val="en-US"/>
        </w:rPr>
      </w:pPr>
      <w:r>
        <w:rPr>
          <w:rStyle w:val="CommentReference"/>
        </w:rPr>
        <w:annotationRef/>
      </w:r>
      <w:r w:rsidRPr="0061484F">
        <w:rPr>
          <w:lang w:val="en-US"/>
        </w:rPr>
        <w:t>Not found:</w:t>
      </w:r>
    </w:p>
    <w:p w14:paraId="26D608ED" w14:textId="77777777" w:rsidR="00025FA2" w:rsidRPr="0061484F" w:rsidRDefault="00025FA2">
      <w:pPr>
        <w:pStyle w:val="CommentText"/>
        <w:rPr>
          <w:lang w:val="en-US"/>
        </w:rPr>
      </w:pPr>
      <w:r w:rsidRPr="0061484F">
        <w:rPr>
          <w:lang w:val="en-US"/>
        </w:rPr>
        <w:t>Thornton et al., 2016a</w:t>
      </w:r>
    </w:p>
    <w:p w14:paraId="1F96C720" w14:textId="77777777" w:rsidR="00025FA2" w:rsidRDefault="00025FA2">
      <w:pPr>
        <w:pStyle w:val="CommentText"/>
      </w:pPr>
      <w:r>
        <w:t>Saunois et al., 2020</w:t>
      </w:r>
    </w:p>
    <w:p w14:paraId="23F17252" w14:textId="77777777" w:rsidR="00025FA2" w:rsidRDefault="00025FA2">
      <w:pPr>
        <w:pStyle w:val="CommentText"/>
      </w:pPr>
    </w:p>
    <w:p w14:paraId="34DC3AAE" w14:textId="77777777" w:rsidR="00025FA2" w:rsidRDefault="00025FA2">
      <w:pPr>
        <w:pStyle w:val="CommentText"/>
      </w:pPr>
      <w:r>
        <w:t>Extra stuff:</w:t>
      </w:r>
    </w:p>
    <w:p w14:paraId="1C6A3AEB" w14:textId="77777777" w:rsidR="00025FA2" w:rsidRDefault="00025FA2">
      <w:pPr>
        <w:pStyle w:val="CommentText"/>
      </w:pPr>
      <w:r>
        <w:t>(Thornton et al., 2016b)</w:t>
      </w:r>
    </w:p>
    <w:p w14:paraId="1AB8E070" w14:textId="77777777" w:rsidR="00025FA2" w:rsidRDefault="00025FA2">
      <w:pPr>
        <w:pStyle w:val="CommentText"/>
      </w:pPr>
    </w:p>
    <w:p w14:paraId="6F45B715" w14:textId="77777777" w:rsidR="00025FA2" w:rsidRDefault="00025FA2">
      <w:pPr>
        <w:pStyle w:val="CommentText"/>
      </w:pPr>
      <w:r>
        <w:t>Correct:</w:t>
      </w:r>
    </w:p>
    <w:p w14:paraId="37EE1B55" w14:textId="608D80C3" w:rsidR="00025FA2" w:rsidRDefault="00025FA2">
      <w:pPr>
        <w:pStyle w:val="CommentText"/>
      </w:pPr>
      <w:r>
        <w:t>(Thornton et al., 2016a; Saunois et al., 2020)</w:t>
      </w:r>
    </w:p>
  </w:comment>
  <w:comment w:id="3870" w:author="Tom Maycock" w:date="2021-09-09T14:38:00Z" w:initials="TM">
    <w:p w14:paraId="5D0062BF" w14:textId="029C2F45" w:rsidR="00407107" w:rsidRDefault="00407107">
      <w:pPr>
        <w:pStyle w:val="CommentText"/>
      </w:pPr>
      <w:r w:rsidRPr="00407107">
        <w:rPr>
          <w:rStyle w:val="CommentReference"/>
          <w:highlight w:val="yellow"/>
        </w:rPr>
        <w:annotationRef/>
      </w:r>
      <w:r w:rsidRPr="00407107">
        <w:rPr>
          <w:highlight w:val="yellow"/>
        </w:rPr>
        <w:t>“how much emissions” is indeed a bit problematic, although it is used fairly often. This suggested edit works. Another option would be “tell us about future emissions?” but that ends up sounding redundant with the next header. Maybe just this trim this down to “What can the paleo record tell us?” and leave it there? This is as much about the past as it is the future I think?</w:t>
      </w:r>
    </w:p>
  </w:comment>
  <w:comment w:id="3880" w:author="Robin Matthews" w:date="2021-06-17T18:01:00Z" w:initials="RM">
    <w:p w14:paraId="218030A6" w14:textId="73D98670" w:rsidR="00D66569" w:rsidRDefault="00D66569">
      <w:pPr>
        <w:pStyle w:val="CommentText"/>
      </w:pPr>
      <w:r>
        <w:rPr>
          <w:rStyle w:val="CommentReference"/>
        </w:rPr>
        <w:annotationRef/>
      </w:r>
      <w:r w:rsidRPr="0061484F">
        <w:rPr>
          <w:lang w:val="en-US"/>
        </w:rPr>
        <w:t xml:space="preserve">Missing reference details for Winterfeld et al., 2018; Meyer et al., 2019. </w:t>
      </w:r>
      <w:r>
        <w:t>Provide DOIs.</w:t>
      </w:r>
    </w:p>
  </w:comment>
  <w:comment w:id="3881" w:author="Robin Matthews" w:date="2021-06-17T14:01:00Z" w:initials="RM">
    <w:p w14:paraId="235C5A95" w14:textId="77777777" w:rsidR="00025FA2" w:rsidRDefault="00025FA2">
      <w:pPr>
        <w:pStyle w:val="CommentText"/>
      </w:pPr>
      <w:r>
        <w:rPr>
          <w:rStyle w:val="CommentReference"/>
        </w:rPr>
        <w:annotationRef/>
      </w:r>
      <w:r>
        <w:t>Extra stuff:</w:t>
      </w:r>
    </w:p>
    <w:p w14:paraId="455D18A1" w14:textId="77777777" w:rsidR="00025FA2" w:rsidRDefault="00025FA2">
      <w:pPr>
        <w:pStyle w:val="CommentText"/>
      </w:pPr>
      <w:r>
        <w:t>(; ; Winterfeld et al., 2018; Meyer et al., 2019)</w:t>
      </w:r>
    </w:p>
    <w:p w14:paraId="102BB2E5" w14:textId="77777777" w:rsidR="00025FA2" w:rsidRDefault="00025FA2">
      <w:pPr>
        <w:pStyle w:val="CommentText"/>
      </w:pPr>
    </w:p>
    <w:p w14:paraId="38802850" w14:textId="77777777" w:rsidR="00025FA2" w:rsidRDefault="00025FA2">
      <w:pPr>
        <w:pStyle w:val="CommentText"/>
      </w:pPr>
      <w:r>
        <w:t>Correct:</w:t>
      </w:r>
    </w:p>
    <w:p w14:paraId="0D057063" w14:textId="279748B9" w:rsidR="00025FA2" w:rsidRDefault="00025FA2">
      <w:pPr>
        <w:pStyle w:val="CommentText"/>
      </w:pPr>
      <w:r>
        <w:t>(Köhler et al., 2014; Crichton et al., 2016)</w:t>
      </w:r>
    </w:p>
  </w:comment>
  <w:comment w:id="3906" w:author="Soapbox" w:date="2021-07-21T09:47:00Z" w:initials="SBX">
    <w:p w14:paraId="24FE51C9" w14:textId="3C564477" w:rsidR="006F7CCA" w:rsidRDefault="006F7CCA">
      <w:pPr>
        <w:pStyle w:val="CommentText"/>
      </w:pPr>
      <w:r>
        <w:rPr>
          <w:rStyle w:val="CommentReference"/>
        </w:rPr>
        <w:annotationRef/>
      </w:r>
      <w:r>
        <w:t>Q : How many emissions?</w:t>
      </w:r>
      <w:r w:rsidR="003156FC">
        <w:t xml:space="preserve"> What level of emissions…?</w:t>
      </w:r>
    </w:p>
  </w:comment>
  <w:comment w:id="3907" w:author="Tom Maycock" w:date="2021-09-09T14:41:00Z" w:initials="TM">
    <w:p w14:paraId="3FD23421" w14:textId="2A553669" w:rsidR="00411EDF" w:rsidRDefault="00411EDF">
      <w:pPr>
        <w:pStyle w:val="CommentText"/>
      </w:pPr>
      <w:r>
        <w:t xml:space="preserve">As noted above, “How much…” is probably OK, but will sound off to many readers. </w:t>
      </w:r>
      <w:r>
        <w:rPr>
          <w:rStyle w:val="CommentReference"/>
        </w:rPr>
        <w:annotationRef/>
      </w:r>
      <w:r>
        <w:t>I wouldn’t go with “How many…”. The “What level…” suggestion probably works. Other choices “Future emissions”, “Future emissions from permafrost”, “What can we expect in the future?”</w:t>
      </w:r>
    </w:p>
  </w:comment>
  <w:comment w:id="3918" w:author="Robin Matthews" w:date="2021-06-17T14:01:00Z" w:initials="RM">
    <w:p w14:paraId="5D4D12CC" w14:textId="77777777" w:rsidR="00025FA2" w:rsidRPr="0061484F" w:rsidRDefault="00025FA2">
      <w:pPr>
        <w:pStyle w:val="CommentText"/>
        <w:rPr>
          <w:lang w:val="en-US"/>
        </w:rPr>
      </w:pPr>
      <w:r>
        <w:rPr>
          <w:rStyle w:val="CommentReference"/>
        </w:rPr>
        <w:annotationRef/>
      </w:r>
      <w:r w:rsidRPr="0061484F">
        <w:rPr>
          <w:lang w:val="en-US"/>
        </w:rPr>
        <w:t>Not found:</w:t>
      </w:r>
    </w:p>
    <w:p w14:paraId="03BA0507" w14:textId="77777777" w:rsidR="00025FA2" w:rsidRPr="0061484F" w:rsidRDefault="00025FA2">
      <w:pPr>
        <w:pStyle w:val="CommentText"/>
        <w:rPr>
          <w:lang w:val="en-US"/>
        </w:rPr>
      </w:pPr>
      <w:r w:rsidRPr="0061484F">
        <w:rPr>
          <w:lang w:val="en-US"/>
        </w:rPr>
        <w:t>2016a, b</w:t>
      </w:r>
    </w:p>
    <w:p w14:paraId="77F7B6BA" w14:textId="77777777" w:rsidR="00025FA2" w:rsidRPr="0061484F" w:rsidRDefault="00025FA2">
      <w:pPr>
        <w:pStyle w:val="CommentText"/>
        <w:rPr>
          <w:lang w:val="en-US"/>
        </w:rPr>
      </w:pPr>
    </w:p>
    <w:p w14:paraId="6458C4F0" w14:textId="77777777" w:rsidR="00025FA2" w:rsidRPr="0061484F" w:rsidRDefault="00025FA2">
      <w:pPr>
        <w:pStyle w:val="CommentText"/>
        <w:rPr>
          <w:lang w:val="en-US"/>
        </w:rPr>
      </w:pPr>
      <w:r w:rsidRPr="0061484F">
        <w:rPr>
          <w:lang w:val="en-US"/>
        </w:rPr>
        <w:t>Extra stuff:</w:t>
      </w:r>
    </w:p>
    <w:p w14:paraId="4AFBDAC8" w14:textId="77777777" w:rsidR="00025FA2" w:rsidRPr="0061484F" w:rsidRDefault="00025FA2">
      <w:pPr>
        <w:pStyle w:val="CommentText"/>
        <w:rPr>
          <w:lang w:val="en-US"/>
        </w:rPr>
      </w:pPr>
      <w:r w:rsidRPr="0061484F">
        <w:rPr>
          <w:lang w:val="en-US"/>
        </w:rPr>
        <w:t>(, 2016a, 2016b)</w:t>
      </w:r>
    </w:p>
    <w:p w14:paraId="4AA14CC6" w14:textId="77777777" w:rsidR="00025FA2" w:rsidRPr="0061484F" w:rsidRDefault="00025FA2">
      <w:pPr>
        <w:pStyle w:val="CommentText"/>
        <w:rPr>
          <w:lang w:val="en-US"/>
        </w:rPr>
      </w:pPr>
    </w:p>
    <w:p w14:paraId="2BD90BB4" w14:textId="77777777" w:rsidR="00025FA2" w:rsidRPr="0061484F" w:rsidRDefault="00025FA2">
      <w:pPr>
        <w:pStyle w:val="CommentText"/>
        <w:rPr>
          <w:lang w:val="en-US"/>
        </w:rPr>
      </w:pPr>
      <w:r w:rsidRPr="0061484F">
        <w:rPr>
          <w:lang w:val="en-US"/>
        </w:rPr>
        <w:t>Correct:</w:t>
      </w:r>
    </w:p>
    <w:p w14:paraId="40D279D5" w14:textId="77777777" w:rsidR="00025FA2" w:rsidRPr="0061484F" w:rsidRDefault="00025FA2">
      <w:pPr>
        <w:pStyle w:val="CommentText"/>
        <w:rPr>
          <w:lang w:val="en-US"/>
        </w:rPr>
      </w:pPr>
      <w:r w:rsidRPr="0061484F">
        <w:rPr>
          <w:lang w:val="en-US"/>
        </w:rPr>
        <w:t>Olefeldt et al. (2016a, b)</w:t>
      </w:r>
    </w:p>
    <w:p w14:paraId="01066BCA" w14:textId="6598A9E2" w:rsidR="00025FA2" w:rsidRPr="0061484F" w:rsidRDefault="00025FA2">
      <w:pPr>
        <w:pStyle w:val="CommentText"/>
        <w:rPr>
          <w:lang w:val="en-US"/>
        </w:rPr>
      </w:pPr>
      <w:r w:rsidRPr="0061484F">
        <w:rPr>
          <w:lang w:val="en-US"/>
        </w:rPr>
        <w:t>(Olefeldt et al., 2016a, b)</w:t>
      </w:r>
    </w:p>
  </w:comment>
  <w:comment w:id="3936" w:author="Robin Matthews" w:date="2021-06-17T14:01:00Z" w:initials="RM">
    <w:p w14:paraId="30D94A1D" w14:textId="77777777" w:rsidR="00025FA2" w:rsidRPr="0061484F" w:rsidRDefault="00025FA2">
      <w:pPr>
        <w:pStyle w:val="CommentText"/>
        <w:rPr>
          <w:lang w:val="en-US"/>
        </w:rPr>
      </w:pPr>
      <w:r>
        <w:rPr>
          <w:rStyle w:val="CommentReference"/>
        </w:rPr>
        <w:annotationRef/>
      </w:r>
      <w:r w:rsidRPr="0061484F">
        <w:rPr>
          <w:lang w:val="en-US"/>
        </w:rPr>
        <w:t>Extra stuff:</w:t>
      </w:r>
    </w:p>
    <w:p w14:paraId="77E710DB" w14:textId="77777777" w:rsidR="00025FA2" w:rsidRPr="0061484F" w:rsidRDefault="00025FA2">
      <w:pPr>
        <w:pStyle w:val="CommentText"/>
        <w:rPr>
          <w:lang w:val="en-US"/>
        </w:rPr>
      </w:pPr>
      <w:r w:rsidRPr="0061484F">
        <w:rPr>
          <w:lang w:val="en-US"/>
        </w:rPr>
        <w:t>, ()</w:t>
      </w:r>
    </w:p>
    <w:p w14:paraId="741EBB6D" w14:textId="77777777" w:rsidR="00025FA2" w:rsidRPr="0061484F" w:rsidRDefault="00025FA2">
      <w:pPr>
        <w:pStyle w:val="CommentText"/>
        <w:rPr>
          <w:lang w:val="en-US"/>
        </w:rPr>
      </w:pPr>
    </w:p>
    <w:p w14:paraId="310E794E" w14:textId="77777777" w:rsidR="00025FA2" w:rsidRPr="0061484F" w:rsidRDefault="00025FA2">
      <w:pPr>
        <w:pStyle w:val="CommentText"/>
        <w:rPr>
          <w:lang w:val="en-US"/>
        </w:rPr>
      </w:pPr>
      <w:r w:rsidRPr="0061484F">
        <w:rPr>
          <w:lang w:val="en-US"/>
        </w:rPr>
        <w:t>Correct:</w:t>
      </w:r>
    </w:p>
    <w:p w14:paraId="12AD0D34" w14:textId="77777777" w:rsidR="00025FA2" w:rsidRPr="0061484F" w:rsidRDefault="00025FA2">
      <w:pPr>
        <w:pStyle w:val="CommentText"/>
        <w:rPr>
          <w:lang w:val="en-US"/>
        </w:rPr>
      </w:pPr>
      <w:r w:rsidRPr="0061484F">
        <w:rPr>
          <w:lang w:val="en-US"/>
        </w:rPr>
        <w:t>Schneider von Deimling et al. (2015)</w:t>
      </w:r>
    </w:p>
    <w:p w14:paraId="1A26EAE7" w14:textId="13E03D4A" w:rsidR="00025FA2" w:rsidRPr="0061484F" w:rsidRDefault="00025FA2">
      <w:pPr>
        <w:pStyle w:val="CommentText"/>
        <w:rPr>
          <w:lang w:val="en-US"/>
        </w:rPr>
      </w:pPr>
      <w:r w:rsidRPr="0061484F">
        <w:rPr>
          <w:lang w:val="en-US"/>
        </w:rPr>
        <w:t>(Schneider von Deimling et al., 2015)</w:t>
      </w:r>
    </w:p>
  </w:comment>
  <w:comment w:id="3940" w:author="Ian Blenkinsop" w:date="2021-07-28T14:22:00Z" w:initials="IB">
    <w:p w14:paraId="4739C5F5" w14:textId="380260C4" w:rsidR="003156FC" w:rsidRDefault="003156FC">
      <w:pPr>
        <w:pStyle w:val="CommentText"/>
      </w:pPr>
      <w:r>
        <w:t xml:space="preserve">If this is an </w:t>
      </w:r>
      <w:r>
        <w:rPr>
          <w:rStyle w:val="CommentReference"/>
        </w:rPr>
        <w:annotationRef/>
      </w:r>
      <w:r>
        <w:t xml:space="preserve">uncertainty range? Format as </w:t>
      </w:r>
      <w:r w:rsidRPr="003156FC">
        <w:rPr>
          <w:b/>
          <w:bCs/>
        </w:rPr>
        <w:t>18 [3.1 to 41]</w:t>
      </w:r>
      <w:r>
        <w:rPr>
          <w:b/>
          <w:bCs/>
        </w:rPr>
        <w:t xml:space="preserve"> (5th–95th percentile range…</w:t>
      </w:r>
      <w:r>
        <w:rPr>
          <w:b/>
          <w:bCs/>
        </w:rPr>
        <w:br/>
      </w:r>
      <w:r>
        <w:rPr>
          <w:b/>
          <w:bCs/>
        </w:rPr>
        <w:br/>
      </w:r>
      <w:r w:rsidRPr="00B2710D">
        <w:t>And later in this paragraph</w:t>
      </w:r>
    </w:p>
  </w:comment>
  <w:comment w:id="3943" w:author="Ian Blenkinsop" w:date="2021-07-29T08:52:00Z" w:initials="IB">
    <w:p w14:paraId="4639E799" w14:textId="44B000E9" w:rsidR="0086190C" w:rsidRDefault="0086190C">
      <w:pPr>
        <w:pStyle w:val="CommentText"/>
      </w:pPr>
      <w:r>
        <w:rPr>
          <w:rStyle w:val="CommentReference"/>
        </w:rPr>
        <w:annotationRef/>
      </w:r>
      <w:r>
        <w:t xml:space="preserve">Elsewhere this is more commonly styled as </w:t>
      </w:r>
      <w:r w:rsidRPr="0086190C">
        <w:rPr>
          <w:b/>
          <w:bCs/>
        </w:rPr>
        <w:t>5–95% range</w:t>
      </w:r>
      <w:r>
        <w:t xml:space="preserve"> (though appreciate that might not be quite the same thing, but wanted to flag for consistency)</w:t>
      </w:r>
    </w:p>
  </w:comment>
  <w:comment w:id="3944" w:author="Tom Maycock" w:date="2021-09-09T14:45:00Z" w:initials="TM">
    <w:p w14:paraId="79C95C08" w14:textId="1EE19BFF" w:rsidR="00411EDF" w:rsidRDefault="00411EDF">
      <w:pPr>
        <w:pStyle w:val="CommentText"/>
      </w:pPr>
      <w:r>
        <w:rPr>
          <w:rStyle w:val="CommentReference"/>
        </w:rPr>
        <w:annotationRef/>
      </w:r>
      <w:r>
        <w:t>I changed this to brackets but kept the percentile range in the first one, changed the second one to brackets, deleting the details on the range</w:t>
      </w:r>
    </w:p>
  </w:comment>
  <w:comment w:id="3963" w:author="Robin Matthews" w:date="2021-06-17T14:01:00Z" w:initials="RM">
    <w:p w14:paraId="11AEC100" w14:textId="77777777" w:rsidR="00025FA2" w:rsidRPr="0061484F" w:rsidRDefault="00025FA2">
      <w:pPr>
        <w:pStyle w:val="CommentText"/>
        <w:rPr>
          <w:lang w:val="en-US"/>
        </w:rPr>
      </w:pPr>
      <w:r>
        <w:rPr>
          <w:rStyle w:val="CommentReference"/>
        </w:rPr>
        <w:annotationRef/>
      </w:r>
      <w:r w:rsidRPr="0061484F">
        <w:rPr>
          <w:lang w:val="en-US"/>
        </w:rPr>
        <w:t>Extra stuff:</w:t>
      </w:r>
    </w:p>
    <w:p w14:paraId="367F4FD0" w14:textId="77777777" w:rsidR="00025FA2" w:rsidRPr="0061484F" w:rsidRDefault="00025FA2">
      <w:pPr>
        <w:pStyle w:val="CommentText"/>
        <w:rPr>
          <w:lang w:val="en-US"/>
        </w:rPr>
      </w:pPr>
      <w:r w:rsidRPr="0061484F">
        <w:rPr>
          <w:lang w:val="en-US"/>
        </w:rPr>
        <w:t>, ()</w:t>
      </w:r>
    </w:p>
    <w:p w14:paraId="3A1D64BB" w14:textId="77777777" w:rsidR="00025FA2" w:rsidRPr="0061484F" w:rsidRDefault="00025FA2">
      <w:pPr>
        <w:pStyle w:val="CommentText"/>
        <w:rPr>
          <w:lang w:val="en-US"/>
        </w:rPr>
      </w:pPr>
    </w:p>
    <w:p w14:paraId="780B1B5C" w14:textId="77777777" w:rsidR="00025FA2" w:rsidRPr="0061484F" w:rsidRDefault="00025FA2">
      <w:pPr>
        <w:pStyle w:val="CommentText"/>
        <w:rPr>
          <w:lang w:val="en-US"/>
        </w:rPr>
      </w:pPr>
      <w:r w:rsidRPr="0061484F">
        <w:rPr>
          <w:lang w:val="en-US"/>
        </w:rPr>
        <w:t>Correct:</w:t>
      </w:r>
    </w:p>
    <w:p w14:paraId="05C1CADC" w14:textId="77777777" w:rsidR="00025FA2" w:rsidRPr="0061484F" w:rsidRDefault="00025FA2">
      <w:pPr>
        <w:pStyle w:val="CommentText"/>
        <w:rPr>
          <w:lang w:val="en-US"/>
        </w:rPr>
      </w:pPr>
      <w:r w:rsidRPr="0061484F">
        <w:rPr>
          <w:lang w:val="en-US"/>
        </w:rPr>
        <w:t>Schneider von Deimling et al. (2015)</w:t>
      </w:r>
    </w:p>
    <w:p w14:paraId="53828458" w14:textId="76900C45" w:rsidR="00025FA2" w:rsidRPr="0061484F" w:rsidRDefault="00025FA2">
      <w:pPr>
        <w:pStyle w:val="CommentText"/>
        <w:rPr>
          <w:lang w:val="en-US"/>
        </w:rPr>
      </w:pPr>
      <w:r w:rsidRPr="0061484F">
        <w:rPr>
          <w:lang w:val="en-US"/>
        </w:rPr>
        <w:t>(Schneider von Deimling et al., 2015)</w:t>
      </w:r>
    </w:p>
  </w:comment>
  <w:comment w:id="3975" w:author="Robin Matthews" w:date="2021-06-17T18:03:00Z" w:initials="RM">
    <w:p w14:paraId="55841303" w14:textId="40494893" w:rsidR="00D66569" w:rsidRPr="0061484F" w:rsidRDefault="00D66569">
      <w:pPr>
        <w:pStyle w:val="CommentText"/>
        <w:rPr>
          <w:lang w:val="en-US"/>
        </w:rPr>
      </w:pPr>
      <w:r>
        <w:rPr>
          <w:rStyle w:val="CommentReference"/>
        </w:rPr>
        <w:annotationRef/>
      </w:r>
      <w:r w:rsidRPr="0061484F">
        <w:rPr>
          <w:lang w:val="en-US"/>
        </w:rPr>
        <w:t>What are you citing here?:</w:t>
      </w:r>
    </w:p>
    <w:p w14:paraId="5CAD9E8B" w14:textId="77777777" w:rsidR="00D66569" w:rsidRDefault="00D66569" w:rsidP="00D66569">
      <w:pPr>
        <w:rPr>
          <w:rFonts w:cs="Times New Roman"/>
          <w:sz w:val="20"/>
          <w:szCs w:val="20"/>
          <w:lang w:val="en-GB"/>
        </w:rPr>
      </w:pPr>
    </w:p>
    <w:p w14:paraId="43505781" w14:textId="01FCDCC2" w:rsidR="00D66569" w:rsidRPr="00EE4867" w:rsidRDefault="00D66569" w:rsidP="00D66569">
      <w:pPr>
        <w:rPr>
          <w:rFonts w:cs="Times New Roman"/>
          <w:sz w:val="20"/>
          <w:szCs w:val="20"/>
          <w:lang w:val="en-GB"/>
        </w:rPr>
      </w:pPr>
      <w:r w:rsidRPr="00EE4867">
        <w:rPr>
          <w:rFonts w:cs="Times New Roman"/>
          <w:sz w:val="20"/>
          <w:szCs w:val="20"/>
          <w:lang w:val="en-GB"/>
        </w:rPr>
        <w:t xml:space="preserve">Turetsky, M.R. et al., 2020: Carbon release through abrupt permafrost thaw.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13(2)</w:t>
      </w:r>
      <w:r w:rsidRPr="00EE4867">
        <w:rPr>
          <w:rFonts w:cs="Times New Roman"/>
          <w:sz w:val="20"/>
          <w:szCs w:val="20"/>
          <w:lang w:val="en-GB"/>
        </w:rPr>
        <w:t>, 138–143, doi:</w:t>
      </w:r>
      <w:hyperlink r:id="rId2" w:history="1">
        <w:r w:rsidRPr="00EE4867">
          <w:rPr>
            <w:rStyle w:val="Hyperlink"/>
            <w:rFonts w:cs="Times New Roman"/>
            <w:sz w:val="20"/>
            <w:szCs w:val="20"/>
            <w:lang w:val="en-US"/>
          </w:rPr>
          <w:t>10.1038/s41561-019-0526-0</w:t>
        </w:r>
      </w:hyperlink>
      <w:r w:rsidRPr="00EE4867">
        <w:rPr>
          <w:rFonts w:cs="Times New Roman"/>
          <w:sz w:val="20"/>
          <w:szCs w:val="20"/>
          <w:lang w:val="en-GB"/>
        </w:rPr>
        <w:t>.</w:t>
      </w:r>
    </w:p>
    <w:p w14:paraId="7A18D092" w14:textId="77777777" w:rsidR="00D66569" w:rsidRDefault="00D66569" w:rsidP="00D66569">
      <w:pPr>
        <w:rPr>
          <w:rFonts w:cs="Times New Roman"/>
          <w:sz w:val="20"/>
          <w:szCs w:val="20"/>
          <w:lang w:val="en-GB"/>
        </w:rPr>
      </w:pPr>
    </w:p>
    <w:p w14:paraId="7D185B48" w14:textId="77777777" w:rsidR="00D66569" w:rsidRDefault="00D66569" w:rsidP="00D66569">
      <w:pPr>
        <w:rPr>
          <w:rFonts w:cs="Times New Roman"/>
          <w:sz w:val="20"/>
          <w:szCs w:val="20"/>
          <w:lang w:val="en-GB"/>
        </w:rPr>
      </w:pPr>
      <w:r w:rsidRPr="00EE4867">
        <w:rPr>
          <w:rFonts w:cs="Times New Roman"/>
          <w:sz w:val="20"/>
          <w:szCs w:val="20"/>
          <w:lang w:val="en-GB"/>
        </w:rPr>
        <w:t xml:space="preserve">Turetsky, M.R. et al., 2021: Abrupt thaw amplifies the permafrost carbon feedback through upland erosion and methane hotspots. </w:t>
      </w:r>
      <w:r w:rsidRPr="00EE4867">
        <w:rPr>
          <w:rFonts w:cs="Times New Roman"/>
          <w:i/>
          <w:sz w:val="20"/>
          <w:szCs w:val="20"/>
          <w:lang w:val="en-GB"/>
        </w:rPr>
        <w:t>Nature Geosciences</w:t>
      </w:r>
      <w:r w:rsidRPr="00EE4867">
        <w:rPr>
          <w:rFonts w:cs="Times New Roman"/>
          <w:sz w:val="20"/>
          <w:szCs w:val="20"/>
          <w:lang w:val="en-GB"/>
        </w:rPr>
        <w:t xml:space="preserve"> (in press).</w:t>
      </w:r>
    </w:p>
    <w:p w14:paraId="3E3603C2" w14:textId="77777777" w:rsidR="00D66569" w:rsidRDefault="00D66569" w:rsidP="00D66569">
      <w:pPr>
        <w:rPr>
          <w:rFonts w:cs="Times New Roman"/>
          <w:sz w:val="20"/>
          <w:szCs w:val="20"/>
          <w:lang w:val="en-GB"/>
        </w:rPr>
      </w:pPr>
    </w:p>
    <w:p w14:paraId="571C8E5D" w14:textId="223D9484" w:rsidR="00D66569" w:rsidRPr="00D66569" w:rsidRDefault="00D66569" w:rsidP="00D66569">
      <w:pPr>
        <w:rPr>
          <w:rFonts w:cs="Times New Roman"/>
          <w:sz w:val="20"/>
          <w:szCs w:val="20"/>
          <w:lang w:val="en-GB"/>
        </w:rPr>
      </w:pPr>
      <w:r>
        <w:rPr>
          <w:rFonts w:cs="Times New Roman"/>
          <w:sz w:val="20"/>
          <w:szCs w:val="20"/>
          <w:lang w:val="en-GB"/>
        </w:rPr>
        <w:t xml:space="preserve">Mendeley field contains </w:t>
      </w:r>
      <w:r w:rsidRPr="00EE4867">
        <w:rPr>
          <w:rFonts w:cs="Times New Roman"/>
          <w:sz w:val="20"/>
          <w:szCs w:val="20"/>
          <w:lang w:val="en-GB"/>
        </w:rPr>
        <w:t>Turetsky</w:t>
      </w:r>
      <w:r>
        <w:rPr>
          <w:rFonts w:cs="Times New Roman"/>
          <w:sz w:val="20"/>
          <w:szCs w:val="20"/>
          <w:lang w:val="en-GB"/>
        </w:rPr>
        <w:t xml:space="preserve"> </w:t>
      </w:r>
      <w:r w:rsidRPr="00EE4867">
        <w:rPr>
          <w:rFonts w:cs="Times New Roman"/>
          <w:sz w:val="20"/>
          <w:szCs w:val="20"/>
          <w:lang w:val="en-GB"/>
        </w:rPr>
        <w:t>et al., 2021</w:t>
      </w:r>
    </w:p>
  </w:comment>
  <w:comment w:id="3976" w:author="Robin Matthews" w:date="2021-06-17T14:01:00Z" w:initials="RM">
    <w:p w14:paraId="69DF6E02" w14:textId="77777777" w:rsidR="00025FA2" w:rsidRPr="0061484F" w:rsidRDefault="00025FA2">
      <w:pPr>
        <w:pStyle w:val="CommentText"/>
        <w:rPr>
          <w:lang w:val="en-US"/>
        </w:rPr>
      </w:pPr>
      <w:r>
        <w:rPr>
          <w:rStyle w:val="CommentReference"/>
        </w:rPr>
        <w:annotationRef/>
      </w:r>
      <w:r w:rsidRPr="0061484F">
        <w:rPr>
          <w:lang w:val="en-US"/>
        </w:rPr>
        <w:t>Not found:</w:t>
      </w:r>
    </w:p>
    <w:p w14:paraId="0CEB0D6A" w14:textId="77777777" w:rsidR="00025FA2" w:rsidRPr="0061484F" w:rsidRDefault="00025FA2">
      <w:pPr>
        <w:pStyle w:val="CommentText"/>
        <w:rPr>
          <w:lang w:val="en-US"/>
        </w:rPr>
      </w:pPr>
      <w:r w:rsidRPr="0061484F">
        <w:rPr>
          <w:lang w:val="en-US"/>
        </w:rPr>
        <w:t>2021</w:t>
      </w:r>
    </w:p>
    <w:p w14:paraId="14B615C1" w14:textId="77777777" w:rsidR="00025FA2" w:rsidRPr="0061484F" w:rsidRDefault="00025FA2">
      <w:pPr>
        <w:pStyle w:val="CommentText"/>
        <w:rPr>
          <w:lang w:val="en-US"/>
        </w:rPr>
      </w:pPr>
    </w:p>
    <w:p w14:paraId="0339A82F" w14:textId="77777777" w:rsidR="00025FA2" w:rsidRPr="0061484F" w:rsidRDefault="00025FA2">
      <w:pPr>
        <w:pStyle w:val="CommentText"/>
        <w:rPr>
          <w:lang w:val="en-US"/>
        </w:rPr>
      </w:pPr>
      <w:r w:rsidRPr="0061484F">
        <w:rPr>
          <w:lang w:val="en-US"/>
        </w:rPr>
        <w:t>Extra stuff:</w:t>
      </w:r>
    </w:p>
    <w:p w14:paraId="531386C6" w14:textId="77777777" w:rsidR="00025FA2" w:rsidRPr="0061484F" w:rsidRDefault="00025FA2">
      <w:pPr>
        <w:pStyle w:val="CommentText"/>
        <w:rPr>
          <w:lang w:val="en-US"/>
        </w:rPr>
      </w:pPr>
      <w:r w:rsidRPr="0061484F">
        <w:rPr>
          <w:lang w:val="en-US"/>
        </w:rPr>
        <w:t>, (2020a)</w:t>
      </w:r>
    </w:p>
    <w:p w14:paraId="66F9059C" w14:textId="77777777" w:rsidR="00025FA2" w:rsidRPr="0061484F" w:rsidRDefault="00025FA2">
      <w:pPr>
        <w:pStyle w:val="CommentText"/>
        <w:rPr>
          <w:lang w:val="en-US"/>
        </w:rPr>
      </w:pPr>
    </w:p>
    <w:p w14:paraId="45BF4AE4" w14:textId="77777777" w:rsidR="00025FA2" w:rsidRDefault="00025FA2">
      <w:pPr>
        <w:pStyle w:val="CommentText"/>
      </w:pPr>
      <w:r>
        <w:t>Correct:</w:t>
      </w:r>
    </w:p>
    <w:p w14:paraId="27E28897" w14:textId="77777777" w:rsidR="00025FA2" w:rsidRDefault="00025FA2">
      <w:pPr>
        <w:pStyle w:val="CommentText"/>
      </w:pPr>
      <w:r>
        <w:t>Turetsky et al. (2021)</w:t>
      </w:r>
    </w:p>
    <w:p w14:paraId="2C64C928" w14:textId="389EC792" w:rsidR="00025FA2" w:rsidRDefault="00025FA2">
      <w:pPr>
        <w:pStyle w:val="CommentText"/>
      </w:pPr>
      <w:r>
        <w:t>(Turetsky et al., 2021)</w:t>
      </w:r>
    </w:p>
  </w:comment>
  <w:comment w:id="3983" w:author="Robin Matthews" w:date="2021-06-17T14:01:00Z" w:initials="RM">
    <w:p w14:paraId="423E2DA0" w14:textId="77777777" w:rsidR="00025FA2" w:rsidRPr="0061484F" w:rsidRDefault="00025FA2">
      <w:pPr>
        <w:pStyle w:val="CommentText"/>
        <w:rPr>
          <w:lang w:val="en-US"/>
        </w:rPr>
      </w:pPr>
      <w:r>
        <w:rPr>
          <w:rStyle w:val="CommentReference"/>
        </w:rPr>
        <w:annotationRef/>
      </w:r>
      <w:r w:rsidRPr="0061484F">
        <w:rPr>
          <w:lang w:val="en-US"/>
        </w:rPr>
        <w:t>Not found:</w:t>
      </w:r>
    </w:p>
    <w:p w14:paraId="6DD77B6A" w14:textId="77777777" w:rsidR="00025FA2" w:rsidRPr="0061484F" w:rsidRDefault="00025FA2">
      <w:pPr>
        <w:pStyle w:val="CommentText"/>
        <w:rPr>
          <w:lang w:val="en-US"/>
        </w:rPr>
      </w:pPr>
      <w:r w:rsidRPr="0061484F">
        <w:rPr>
          <w:lang w:val="en-US"/>
        </w:rPr>
        <w:t>Koven et al., 2015a</w:t>
      </w:r>
    </w:p>
    <w:p w14:paraId="559E56F8" w14:textId="77777777" w:rsidR="00025FA2" w:rsidRPr="0061484F" w:rsidRDefault="00025FA2">
      <w:pPr>
        <w:pStyle w:val="CommentText"/>
        <w:rPr>
          <w:lang w:val="en-US"/>
        </w:rPr>
      </w:pPr>
    </w:p>
    <w:p w14:paraId="32D3B188" w14:textId="77777777" w:rsidR="00025FA2" w:rsidRDefault="00025FA2">
      <w:pPr>
        <w:pStyle w:val="CommentText"/>
      </w:pPr>
      <w:r>
        <w:t>Extra stuff:</w:t>
      </w:r>
    </w:p>
    <w:p w14:paraId="2247132B" w14:textId="77777777" w:rsidR="00025FA2" w:rsidRDefault="00025FA2">
      <w:pPr>
        <w:pStyle w:val="CommentText"/>
      </w:pPr>
      <w:r>
        <w:t>(Koven et al., 2015b; )</w:t>
      </w:r>
    </w:p>
    <w:p w14:paraId="5C79BD29" w14:textId="77777777" w:rsidR="00025FA2" w:rsidRDefault="00025FA2">
      <w:pPr>
        <w:pStyle w:val="CommentText"/>
      </w:pPr>
    </w:p>
    <w:p w14:paraId="44824AB5" w14:textId="77777777" w:rsidR="00025FA2" w:rsidRDefault="00025FA2">
      <w:pPr>
        <w:pStyle w:val="CommentText"/>
      </w:pPr>
      <w:r>
        <w:t>Correct:</w:t>
      </w:r>
    </w:p>
    <w:p w14:paraId="7312818A" w14:textId="5578D5E6" w:rsidR="00025FA2" w:rsidRDefault="00025FA2">
      <w:pPr>
        <w:pStyle w:val="CommentText"/>
      </w:pPr>
      <w:r>
        <w:t>(Koven et al., 2015a; McGuire et al., 2018)</w:t>
      </w:r>
    </w:p>
  </w:comment>
  <w:comment w:id="3990" w:author="Tom Maycock" w:date="2021-09-09T15:11:00Z" w:initials="TM">
    <w:p w14:paraId="0C4FA8ED" w14:textId="7A2E73D9" w:rsidR="003B51E5" w:rsidRDefault="003B51E5">
      <w:pPr>
        <w:pStyle w:val="CommentText"/>
      </w:pPr>
      <w:r>
        <w:rPr>
          <w:rStyle w:val="CommentReference"/>
        </w:rPr>
        <w:annotationRef/>
      </w:r>
      <w:r>
        <w:t>Square brackets here instead of parens here? (if 5-95 range)</w:t>
      </w:r>
    </w:p>
  </w:comment>
  <w:comment w:id="3991" w:author="Ian Blenkinsop" w:date="2021-07-28T14:25:00Z" w:initials="IB">
    <w:p w14:paraId="76BBA745" w14:textId="27950A46" w:rsidR="00A80BEA" w:rsidRDefault="00A80BEA">
      <w:pPr>
        <w:pStyle w:val="CommentText"/>
      </w:pPr>
      <w:r>
        <w:rPr>
          <w:rStyle w:val="CommentReference"/>
        </w:rPr>
        <w:annotationRef/>
      </w:r>
      <w:r w:rsidRPr="00A80BEA">
        <w:rPr>
          <w:b/>
          <w:bCs/>
        </w:rPr>
        <w:t>ºC</w:t>
      </w:r>
      <w:r w:rsidRPr="00A80BEA">
        <w:rPr>
          <w:b/>
          <w:bCs/>
          <w:vertAlign w:val="superscript"/>
        </w:rPr>
        <w:t>–1</w:t>
      </w:r>
      <w:r w:rsidRPr="00A80BEA">
        <w:rPr>
          <w:b/>
          <w:bCs/>
          <w:vertAlign w:val="superscript"/>
        </w:rPr>
        <w:br/>
      </w:r>
      <w:r w:rsidRPr="00A80BEA">
        <w:t>[?]</w:t>
      </w:r>
    </w:p>
  </w:comment>
  <w:comment w:id="3992" w:author="Tom Maycock" w:date="2021-09-09T15:12:00Z" w:initials="TM">
    <w:p w14:paraId="6C9477DE" w14:textId="6D93E07A" w:rsidR="003B51E5" w:rsidRDefault="003B51E5">
      <w:pPr>
        <w:pStyle w:val="CommentText"/>
      </w:pPr>
      <w:r>
        <w:rPr>
          <w:rStyle w:val="CommentReference"/>
        </w:rPr>
        <w:annotationRef/>
      </w:r>
      <w:r w:rsidR="00E06B72">
        <w:rPr>
          <w:rStyle w:val="CommentReference"/>
        </w:rPr>
        <w:t>Yes, suggested change – would be consistent with above</w:t>
      </w:r>
    </w:p>
  </w:comment>
  <w:comment w:id="4026" w:author="Robin Matthews" w:date="2021-06-17T14:01:00Z" w:initials="RM">
    <w:p w14:paraId="73E02577" w14:textId="77777777" w:rsidR="00025FA2" w:rsidRPr="0061484F" w:rsidRDefault="00025FA2">
      <w:pPr>
        <w:pStyle w:val="CommentText"/>
        <w:rPr>
          <w:lang w:val="en-US"/>
        </w:rPr>
      </w:pPr>
      <w:r>
        <w:rPr>
          <w:rStyle w:val="CommentReference"/>
        </w:rPr>
        <w:annotationRef/>
      </w:r>
      <w:r w:rsidRPr="0061484F">
        <w:rPr>
          <w:lang w:val="en-US"/>
        </w:rPr>
        <w:t>Not found:</w:t>
      </w:r>
    </w:p>
    <w:p w14:paraId="18CA12D5" w14:textId="77777777" w:rsidR="00025FA2" w:rsidRPr="0061484F" w:rsidRDefault="00025FA2">
      <w:pPr>
        <w:pStyle w:val="CommentText"/>
        <w:rPr>
          <w:lang w:val="en-US"/>
        </w:rPr>
      </w:pPr>
      <w:r w:rsidRPr="0061484F">
        <w:rPr>
          <w:lang w:val="en-US"/>
        </w:rPr>
        <w:t>Gruber et al., 2019b</w:t>
      </w:r>
    </w:p>
    <w:p w14:paraId="2EFF9D44" w14:textId="77777777" w:rsidR="00025FA2" w:rsidRPr="0061484F" w:rsidRDefault="00025FA2">
      <w:pPr>
        <w:pStyle w:val="CommentText"/>
        <w:rPr>
          <w:lang w:val="en-US"/>
        </w:rPr>
      </w:pPr>
    </w:p>
    <w:p w14:paraId="1B10F5C7" w14:textId="77777777" w:rsidR="00025FA2" w:rsidRPr="0061484F" w:rsidRDefault="00025FA2">
      <w:pPr>
        <w:pStyle w:val="CommentText"/>
        <w:rPr>
          <w:lang w:val="en-US"/>
        </w:rPr>
      </w:pPr>
      <w:r w:rsidRPr="0061484F">
        <w:rPr>
          <w:lang w:val="en-US"/>
        </w:rPr>
        <w:t>Extra stuff:</w:t>
      </w:r>
    </w:p>
    <w:p w14:paraId="5DADD5A5" w14:textId="77777777" w:rsidR="00025FA2" w:rsidRPr="0061484F" w:rsidRDefault="00025FA2">
      <w:pPr>
        <w:pStyle w:val="CommentText"/>
        <w:rPr>
          <w:lang w:val="en-US"/>
        </w:rPr>
      </w:pPr>
      <w:r w:rsidRPr="0061484F">
        <w:rPr>
          <w:lang w:val="en-US"/>
        </w:rPr>
        <w:t>Gruber et al., 2019; )</w:t>
      </w:r>
    </w:p>
    <w:p w14:paraId="5D06CFCE" w14:textId="77777777" w:rsidR="00025FA2" w:rsidRPr="0061484F" w:rsidRDefault="00025FA2">
      <w:pPr>
        <w:pStyle w:val="CommentText"/>
        <w:rPr>
          <w:lang w:val="en-US"/>
        </w:rPr>
      </w:pPr>
    </w:p>
    <w:p w14:paraId="7D32F319" w14:textId="77777777" w:rsidR="00025FA2" w:rsidRDefault="00025FA2">
      <w:pPr>
        <w:pStyle w:val="CommentText"/>
      </w:pPr>
      <w:r>
        <w:t>Correct:</w:t>
      </w:r>
    </w:p>
    <w:p w14:paraId="4746E45D" w14:textId="26A4FCD8" w:rsidR="00025FA2" w:rsidRDefault="00025FA2">
      <w:pPr>
        <w:pStyle w:val="CommentText"/>
      </w:pPr>
      <w:r>
        <w:t>(Gruber et al., 2019b; Arora et al., 2020)</w:t>
      </w:r>
    </w:p>
  </w:comment>
  <w:comment w:id="4051" w:author="Robin Matthews" w:date="2021-06-17T14:01:00Z" w:initials="RM">
    <w:p w14:paraId="4E253163" w14:textId="77777777" w:rsidR="00025FA2" w:rsidRPr="0061484F" w:rsidRDefault="00025FA2">
      <w:pPr>
        <w:pStyle w:val="CommentText"/>
        <w:rPr>
          <w:lang w:val="en-US"/>
        </w:rPr>
      </w:pPr>
      <w:r>
        <w:rPr>
          <w:rStyle w:val="CommentReference"/>
        </w:rPr>
        <w:annotationRef/>
      </w:r>
      <w:r w:rsidRPr="0061484F">
        <w:rPr>
          <w:lang w:val="en-US"/>
        </w:rPr>
        <w:t>Not found:</w:t>
      </w:r>
    </w:p>
    <w:p w14:paraId="6FF6781C" w14:textId="77777777" w:rsidR="00025FA2" w:rsidRPr="0061484F" w:rsidRDefault="00025FA2">
      <w:pPr>
        <w:pStyle w:val="CommentText"/>
        <w:rPr>
          <w:lang w:val="en-US"/>
        </w:rPr>
      </w:pPr>
      <w:r w:rsidRPr="0061484F">
        <w:rPr>
          <w:lang w:val="en-US"/>
        </w:rPr>
        <w:t>Laufkötter et al., 2015</w:t>
      </w:r>
    </w:p>
    <w:p w14:paraId="61114297" w14:textId="77777777" w:rsidR="00025FA2" w:rsidRPr="0061484F" w:rsidRDefault="00025FA2">
      <w:pPr>
        <w:pStyle w:val="CommentText"/>
        <w:rPr>
          <w:lang w:val="en-US"/>
        </w:rPr>
      </w:pPr>
    </w:p>
    <w:p w14:paraId="716A146C" w14:textId="77777777" w:rsidR="00025FA2" w:rsidRPr="0061484F" w:rsidRDefault="00025FA2">
      <w:pPr>
        <w:pStyle w:val="CommentText"/>
        <w:rPr>
          <w:lang w:val="en-US"/>
        </w:rPr>
      </w:pPr>
      <w:r w:rsidRPr="0061484F">
        <w:rPr>
          <w:lang w:val="en-US"/>
        </w:rPr>
        <w:t>Extra stuff:</w:t>
      </w:r>
    </w:p>
    <w:p w14:paraId="11EAAB02" w14:textId="77777777" w:rsidR="00025FA2" w:rsidRPr="0061484F" w:rsidRDefault="00025FA2">
      <w:pPr>
        <w:pStyle w:val="CommentText"/>
        <w:rPr>
          <w:lang w:val="en-US"/>
        </w:rPr>
      </w:pPr>
      <w:r w:rsidRPr="0061484F">
        <w:rPr>
          <w:lang w:val="en-US"/>
        </w:rPr>
        <w:t>(; Laufkoetter et al., 2015)</w:t>
      </w:r>
    </w:p>
    <w:p w14:paraId="43FC37AC" w14:textId="77777777" w:rsidR="00025FA2" w:rsidRPr="0061484F" w:rsidRDefault="00025FA2">
      <w:pPr>
        <w:pStyle w:val="CommentText"/>
        <w:rPr>
          <w:lang w:val="en-US"/>
        </w:rPr>
      </w:pPr>
    </w:p>
    <w:p w14:paraId="550773DB" w14:textId="77777777" w:rsidR="00025FA2" w:rsidRPr="0061484F" w:rsidRDefault="00025FA2">
      <w:pPr>
        <w:pStyle w:val="CommentText"/>
        <w:rPr>
          <w:lang w:val="en-US"/>
        </w:rPr>
      </w:pPr>
      <w:r w:rsidRPr="0061484F">
        <w:rPr>
          <w:lang w:val="en-US"/>
        </w:rPr>
        <w:t>Correct:</w:t>
      </w:r>
    </w:p>
    <w:p w14:paraId="3DB5CAC9" w14:textId="19F46F8E" w:rsidR="00025FA2" w:rsidRPr="0061484F" w:rsidRDefault="00025FA2">
      <w:pPr>
        <w:pStyle w:val="CommentText"/>
        <w:rPr>
          <w:lang w:val="en-US"/>
        </w:rPr>
      </w:pPr>
      <w:r w:rsidRPr="0061484F">
        <w:rPr>
          <w:lang w:val="en-US"/>
        </w:rPr>
        <w:t>(Taucher and Oschlies, 2011; Laufkötter et al., 2015)</w:t>
      </w:r>
    </w:p>
  </w:comment>
  <w:comment w:id="4057" w:author="Soapbox" w:date="2021-07-21T11:36:00Z" w:initials="SBX">
    <w:p w14:paraId="290ACB3E" w14:textId="0AA0495D" w:rsidR="00F90809" w:rsidRDefault="00F90809">
      <w:pPr>
        <w:pStyle w:val="CommentText"/>
      </w:pPr>
      <w:r>
        <w:rPr>
          <w:rStyle w:val="CommentReference"/>
        </w:rPr>
        <w:annotationRef/>
      </w:r>
      <w:r>
        <w:t>Q: Spell out? Share Socio-economic Pathway ?</w:t>
      </w:r>
    </w:p>
  </w:comment>
  <w:comment w:id="4058" w:author="Robin Matthews" w:date="2021-06-17T14:01:00Z" w:initials="RM">
    <w:p w14:paraId="37635F6B" w14:textId="77777777" w:rsidR="00025FA2" w:rsidRPr="0061484F" w:rsidRDefault="00025FA2">
      <w:pPr>
        <w:pStyle w:val="CommentText"/>
        <w:rPr>
          <w:lang w:val="en-US"/>
        </w:rPr>
      </w:pPr>
      <w:r>
        <w:rPr>
          <w:rStyle w:val="CommentReference"/>
        </w:rPr>
        <w:annotationRef/>
      </w:r>
      <w:r w:rsidRPr="0061484F">
        <w:rPr>
          <w:lang w:val="en-US"/>
        </w:rPr>
        <w:t>Extra stuff:</w:t>
      </w:r>
    </w:p>
    <w:p w14:paraId="773001BF" w14:textId="77777777" w:rsidR="00025FA2" w:rsidRPr="0061484F" w:rsidRDefault="00025FA2">
      <w:pPr>
        <w:pStyle w:val="CommentText"/>
        <w:rPr>
          <w:lang w:val="en-US"/>
        </w:rPr>
      </w:pPr>
      <w:r w:rsidRPr="0061484F">
        <w:rPr>
          <w:lang w:val="en-US"/>
        </w:rPr>
        <w:t xml:space="preserve">, </w:t>
      </w:r>
    </w:p>
    <w:p w14:paraId="69B1D0F7" w14:textId="77777777" w:rsidR="00025FA2" w:rsidRPr="0061484F" w:rsidRDefault="00025FA2">
      <w:pPr>
        <w:pStyle w:val="CommentText"/>
        <w:rPr>
          <w:lang w:val="en-US"/>
        </w:rPr>
      </w:pPr>
    </w:p>
    <w:p w14:paraId="58AA0FA5" w14:textId="77777777" w:rsidR="00025FA2" w:rsidRPr="0061484F" w:rsidRDefault="00025FA2">
      <w:pPr>
        <w:pStyle w:val="CommentText"/>
        <w:rPr>
          <w:lang w:val="en-US"/>
        </w:rPr>
      </w:pPr>
      <w:r w:rsidRPr="0061484F">
        <w:rPr>
          <w:lang w:val="en-US"/>
        </w:rPr>
        <w:t>Correct:</w:t>
      </w:r>
    </w:p>
    <w:p w14:paraId="6B216B73" w14:textId="77777777" w:rsidR="00025FA2" w:rsidRPr="0061484F" w:rsidRDefault="00025FA2">
      <w:pPr>
        <w:pStyle w:val="CommentText"/>
        <w:rPr>
          <w:lang w:val="en-US"/>
        </w:rPr>
      </w:pPr>
      <w:r w:rsidRPr="0061484F">
        <w:rPr>
          <w:lang w:val="en-US"/>
        </w:rPr>
        <w:t>Kwiatkowski et al. (2020)</w:t>
      </w:r>
    </w:p>
    <w:p w14:paraId="0A310DF2" w14:textId="7C240FF6" w:rsidR="00025FA2" w:rsidRPr="0061484F" w:rsidRDefault="00025FA2">
      <w:pPr>
        <w:pStyle w:val="CommentText"/>
        <w:rPr>
          <w:lang w:val="en-US"/>
        </w:rPr>
      </w:pPr>
      <w:r w:rsidRPr="0061484F">
        <w:rPr>
          <w:lang w:val="en-US"/>
        </w:rPr>
        <w:t>(Kwiatkowski et al., 2020)</w:t>
      </w:r>
    </w:p>
  </w:comment>
  <w:comment w:id="4060" w:author="Robin Matthews" w:date="2021-06-17T14:01:00Z" w:initials="RM">
    <w:p w14:paraId="19B1C92E" w14:textId="77777777" w:rsidR="00025FA2" w:rsidRPr="0061484F" w:rsidRDefault="00025FA2">
      <w:pPr>
        <w:pStyle w:val="CommentText"/>
        <w:rPr>
          <w:lang w:val="en-US"/>
        </w:rPr>
      </w:pPr>
      <w:r>
        <w:rPr>
          <w:rStyle w:val="CommentReference"/>
        </w:rPr>
        <w:annotationRef/>
      </w:r>
      <w:r w:rsidRPr="0061484F">
        <w:rPr>
          <w:lang w:val="en-US"/>
        </w:rPr>
        <w:t>Extra stuff:</w:t>
      </w:r>
    </w:p>
    <w:p w14:paraId="3E48316A" w14:textId="77777777" w:rsidR="00025FA2" w:rsidRPr="0061484F" w:rsidRDefault="00025FA2">
      <w:pPr>
        <w:pStyle w:val="CommentText"/>
        <w:rPr>
          <w:lang w:val="en-US"/>
        </w:rPr>
      </w:pPr>
      <w:r w:rsidRPr="0061484F">
        <w:rPr>
          <w:lang w:val="en-US"/>
        </w:rPr>
        <w:t>(, b</w:t>
      </w:r>
    </w:p>
    <w:p w14:paraId="76CFF539" w14:textId="77777777" w:rsidR="00025FA2" w:rsidRPr="0061484F" w:rsidRDefault="00025FA2">
      <w:pPr>
        <w:pStyle w:val="CommentText"/>
        <w:rPr>
          <w:lang w:val="en-US"/>
        </w:rPr>
      </w:pPr>
    </w:p>
    <w:p w14:paraId="3D31E339" w14:textId="77777777" w:rsidR="00025FA2" w:rsidRPr="0061484F" w:rsidRDefault="00025FA2">
      <w:pPr>
        <w:pStyle w:val="CommentText"/>
        <w:rPr>
          <w:lang w:val="en-US"/>
        </w:rPr>
      </w:pPr>
      <w:r w:rsidRPr="0061484F">
        <w:rPr>
          <w:lang w:val="en-US"/>
        </w:rPr>
        <w:t>Correct:</w:t>
      </w:r>
    </w:p>
    <w:p w14:paraId="5DF9EA97" w14:textId="77777777" w:rsidR="00025FA2" w:rsidRPr="0061484F" w:rsidRDefault="00025FA2">
      <w:pPr>
        <w:pStyle w:val="CommentText"/>
        <w:rPr>
          <w:lang w:val="en-US"/>
        </w:rPr>
      </w:pPr>
      <w:r w:rsidRPr="0061484F">
        <w:rPr>
          <w:lang w:val="en-US"/>
        </w:rPr>
        <w:t>Kwiatkowski et al. (2017)</w:t>
      </w:r>
    </w:p>
    <w:p w14:paraId="2399CCB8" w14:textId="57A97979" w:rsidR="00025FA2" w:rsidRPr="0061484F" w:rsidRDefault="00025FA2">
      <w:pPr>
        <w:pStyle w:val="CommentText"/>
        <w:rPr>
          <w:lang w:val="en-US"/>
        </w:rPr>
      </w:pPr>
      <w:r w:rsidRPr="0061484F">
        <w:rPr>
          <w:lang w:val="en-US"/>
        </w:rPr>
        <w:t>(Kwiatkowski et al., 2017)</w:t>
      </w:r>
    </w:p>
  </w:comment>
  <w:comment w:id="4066" w:author="Robin Matthews" w:date="2021-06-17T14:01:00Z" w:initials="RM">
    <w:p w14:paraId="079411C3" w14:textId="77777777" w:rsidR="00025FA2" w:rsidRPr="0061484F" w:rsidRDefault="00025FA2">
      <w:pPr>
        <w:pStyle w:val="CommentText"/>
        <w:rPr>
          <w:lang w:val="en-US"/>
        </w:rPr>
      </w:pPr>
      <w:r>
        <w:rPr>
          <w:rStyle w:val="CommentReference"/>
        </w:rPr>
        <w:annotationRef/>
      </w:r>
      <w:r w:rsidRPr="0061484F">
        <w:rPr>
          <w:lang w:val="en-US"/>
        </w:rPr>
        <w:t>Not found:</w:t>
      </w:r>
    </w:p>
    <w:p w14:paraId="245DF348" w14:textId="77777777" w:rsidR="00025FA2" w:rsidRDefault="00025FA2">
      <w:pPr>
        <w:pStyle w:val="CommentText"/>
      </w:pPr>
      <w:r>
        <w:t>Taucher and Oschlies, 2011</w:t>
      </w:r>
    </w:p>
    <w:p w14:paraId="29EFC3CA" w14:textId="77777777" w:rsidR="00025FA2" w:rsidRDefault="00025FA2">
      <w:pPr>
        <w:pStyle w:val="CommentText"/>
      </w:pPr>
      <w:r>
        <w:t>Laufkoetter et al., 2015</w:t>
      </w:r>
    </w:p>
    <w:p w14:paraId="48AE52A3" w14:textId="77777777" w:rsidR="00025FA2" w:rsidRDefault="00025FA2">
      <w:pPr>
        <w:pStyle w:val="CommentText"/>
      </w:pPr>
    </w:p>
    <w:p w14:paraId="6FEE2A61" w14:textId="77777777" w:rsidR="00025FA2" w:rsidRPr="0061484F" w:rsidRDefault="00025FA2">
      <w:pPr>
        <w:pStyle w:val="CommentText"/>
        <w:rPr>
          <w:lang w:val="en-US"/>
        </w:rPr>
      </w:pPr>
      <w:r w:rsidRPr="0061484F">
        <w:rPr>
          <w:lang w:val="en-US"/>
        </w:rPr>
        <w:t>Extra stuff:</w:t>
      </w:r>
    </w:p>
    <w:p w14:paraId="145663C1" w14:textId="77777777" w:rsidR="00025FA2" w:rsidRPr="0061484F" w:rsidRDefault="00025FA2">
      <w:pPr>
        <w:pStyle w:val="CommentText"/>
        <w:rPr>
          <w:lang w:val="en-US"/>
        </w:rPr>
      </w:pPr>
      <w:r w:rsidRPr="0061484F">
        <w:rPr>
          <w:lang w:val="en-US"/>
        </w:rPr>
        <w:t>(Taucher and Oschlies 2011; Laufkoetter et al. 2015)</w:t>
      </w:r>
    </w:p>
    <w:p w14:paraId="42F7CE54" w14:textId="77777777" w:rsidR="00025FA2" w:rsidRPr="0061484F" w:rsidRDefault="00025FA2">
      <w:pPr>
        <w:pStyle w:val="CommentText"/>
        <w:rPr>
          <w:lang w:val="en-US"/>
        </w:rPr>
      </w:pPr>
    </w:p>
    <w:p w14:paraId="748D77FE" w14:textId="77777777" w:rsidR="00025FA2" w:rsidRPr="0061484F" w:rsidRDefault="00025FA2">
      <w:pPr>
        <w:pStyle w:val="CommentText"/>
        <w:rPr>
          <w:lang w:val="en-US"/>
        </w:rPr>
      </w:pPr>
      <w:r w:rsidRPr="0061484F">
        <w:rPr>
          <w:lang w:val="en-US"/>
        </w:rPr>
        <w:t>Correct:</w:t>
      </w:r>
    </w:p>
    <w:p w14:paraId="194D2581" w14:textId="72414E3F" w:rsidR="00025FA2" w:rsidRPr="0061484F" w:rsidRDefault="00025FA2">
      <w:pPr>
        <w:pStyle w:val="CommentText"/>
        <w:rPr>
          <w:lang w:val="en-US"/>
        </w:rPr>
      </w:pPr>
      <w:r w:rsidRPr="0061484F">
        <w:rPr>
          <w:lang w:val="en-US"/>
        </w:rPr>
        <w:t>(Taucher and Oschlies, 2011; Laufkoetter et al., 2015)</w:t>
      </w:r>
    </w:p>
  </w:comment>
  <w:comment w:id="4079" w:author="Robin Matthews" w:date="2021-06-17T18:07:00Z" w:initials="RM">
    <w:p w14:paraId="3B17D477" w14:textId="78D092DA" w:rsidR="007320EC" w:rsidRPr="0061484F" w:rsidRDefault="007320EC">
      <w:pPr>
        <w:pStyle w:val="CommentText"/>
        <w:rPr>
          <w:lang w:val="en-US"/>
        </w:rPr>
      </w:pPr>
      <w:r>
        <w:rPr>
          <w:rStyle w:val="CommentReference"/>
        </w:rPr>
        <w:annotationRef/>
      </w:r>
      <w:r w:rsidRPr="0061484F">
        <w:rPr>
          <w:lang w:val="en-US"/>
        </w:rPr>
        <w:t>Mendeley field also contains Mahowald et al., 2017. Want to remove it?</w:t>
      </w:r>
    </w:p>
  </w:comment>
  <w:comment w:id="4080" w:author="Robin Matthews" w:date="2021-06-17T14:01:00Z" w:initials="RM">
    <w:p w14:paraId="13AC6CF8" w14:textId="77777777" w:rsidR="00025FA2" w:rsidRPr="0061484F" w:rsidRDefault="00025FA2">
      <w:pPr>
        <w:pStyle w:val="CommentText"/>
        <w:rPr>
          <w:lang w:val="en-US"/>
        </w:rPr>
      </w:pPr>
      <w:r>
        <w:rPr>
          <w:rStyle w:val="CommentReference"/>
        </w:rPr>
        <w:annotationRef/>
      </w:r>
      <w:r w:rsidRPr="0061484F">
        <w:rPr>
          <w:lang w:val="en-US"/>
        </w:rPr>
        <w:t>Not found:</w:t>
      </w:r>
    </w:p>
    <w:p w14:paraId="36C0157A" w14:textId="77777777" w:rsidR="00025FA2" w:rsidRPr="0061484F" w:rsidRDefault="00025FA2">
      <w:pPr>
        <w:pStyle w:val="CommentText"/>
        <w:rPr>
          <w:lang w:val="en-US"/>
        </w:rPr>
      </w:pPr>
      <w:r w:rsidRPr="0061484F">
        <w:rPr>
          <w:lang w:val="en-US"/>
        </w:rPr>
        <w:t>Mahowald et al., 2017</w:t>
      </w:r>
    </w:p>
    <w:p w14:paraId="0AD6F80C" w14:textId="77777777" w:rsidR="00025FA2" w:rsidRPr="0061484F" w:rsidRDefault="00025FA2">
      <w:pPr>
        <w:pStyle w:val="CommentText"/>
        <w:rPr>
          <w:lang w:val="en-US"/>
        </w:rPr>
      </w:pPr>
    </w:p>
    <w:p w14:paraId="5462C9F8" w14:textId="77777777" w:rsidR="00025FA2" w:rsidRPr="0061484F" w:rsidRDefault="00025FA2">
      <w:pPr>
        <w:pStyle w:val="CommentText"/>
        <w:rPr>
          <w:lang w:val="en-US"/>
        </w:rPr>
      </w:pPr>
      <w:r w:rsidRPr="0061484F">
        <w:rPr>
          <w:lang w:val="en-US"/>
        </w:rPr>
        <w:t>Extra stuff:</w:t>
      </w:r>
    </w:p>
    <w:p w14:paraId="12466D88" w14:textId="77777777" w:rsidR="00025FA2" w:rsidRPr="0061484F" w:rsidRDefault="00025FA2">
      <w:pPr>
        <w:pStyle w:val="CommentText"/>
        <w:rPr>
          <w:lang w:val="en-US"/>
        </w:rPr>
      </w:pPr>
      <w:r w:rsidRPr="0061484F">
        <w:rPr>
          <w:lang w:val="en-US"/>
        </w:rPr>
        <w:t>()</w:t>
      </w:r>
    </w:p>
    <w:p w14:paraId="09880D6F" w14:textId="77777777" w:rsidR="00025FA2" w:rsidRPr="0061484F" w:rsidRDefault="00025FA2">
      <w:pPr>
        <w:pStyle w:val="CommentText"/>
        <w:rPr>
          <w:lang w:val="en-US"/>
        </w:rPr>
      </w:pPr>
    </w:p>
    <w:p w14:paraId="6F07E9B6" w14:textId="77777777" w:rsidR="00025FA2" w:rsidRPr="0061484F" w:rsidRDefault="00025FA2">
      <w:pPr>
        <w:pStyle w:val="CommentText"/>
        <w:rPr>
          <w:lang w:val="en-US"/>
        </w:rPr>
      </w:pPr>
      <w:r w:rsidRPr="0061484F">
        <w:rPr>
          <w:lang w:val="en-US"/>
        </w:rPr>
        <w:t>Correct:</w:t>
      </w:r>
    </w:p>
    <w:p w14:paraId="53E770F8" w14:textId="1D9DE8ED" w:rsidR="00025FA2" w:rsidRPr="0061484F" w:rsidRDefault="00025FA2">
      <w:pPr>
        <w:pStyle w:val="CommentText"/>
        <w:rPr>
          <w:lang w:val="en-US"/>
        </w:rPr>
      </w:pPr>
      <w:r w:rsidRPr="0061484F">
        <w:rPr>
          <w:lang w:val="en-US"/>
        </w:rPr>
        <w:t>(Mahowald et al., 2017; Ardyna and Arrigo, 2020)</w:t>
      </w:r>
    </w:p>
  </w:comment>
  <w:comment w:id="4086" w:author="Robin Matthews" w:date="2021-06-17T14:01:00Z" w:initials="RM">
    <w:p w14:paraId="70B321F1" w14:textId="77777777" w:rsidR="00025FA2" w:rsidRDefault="00025FA2">
      <w:pPr>
        <w:pStyle w:val="CommentText"/>
      </w:pPr>
      <w:r>
        <w:rPr>
          <w:rStyle w:val="CommentReference"/>
        </w:rPr>
        <w:annotationRef/>
      </w:r>
      <w:r>
        <w:t>Extra stuff:</w:t>
      </w:r>
    </w:p>
    <w:p w14:paraId="223CE542" w14:textId="77777777" w:rsidR="00025FA2" w:rsidRDefault="00025FA2">
      <w:pPr>
        <w:pStyle w:val="CommentText"/>
      </w:pPr>
      <w:r>
        <w:t>, )</w:t>
      </w:r>
    </w:p>
    <w:p w14:paraId="00B1A3E4" w14:textId="77777777" w:rsidR="00025FA2" w:rsidRDefault="00025FA2">
      <w:pPr>
        <w:pStyle w:val="CommentText"/>
      </w:pPr>
    </w:p>
    <w:p w14:paraId="3E8CBB61" w14:textId="77777777" w:rsidR="00025FA2" w:rsidRDefault="00025FA2">
      <w:pPr>
        <w:pStyle w:val="CommentText"/>
      </w:pPr>
      <w:r>
        <w:t>Correct:</w:t>
      </w:r>
    </w:p>
    <w:p w14:paraId="0BF7DE4E" w14:textId="77777777" w:rsidR="00025FA2" w:rsidRDefault="00025FA2">
      <w:pPr>
        <w:pStyle w:val="CommentText"/>
      </w:pPr>
      <w:r>
        <w:t>Cavan et al. (2017)</w:t>
      </w:r>
    </w:p>
    <w:p w14:paraId="2F138340" w14:textId="3F18016C" w:rsidR="00025FA2" w:rsidRDefault="00025FA2">
      <w:pPr>
        <w:pStyle w:val="CommentText"/>
      </w:pPr>
      <w:r>
        <w:t>(Cavan et al., 2017)</w:t>
      </w:r>
    </w:p>
  </w:comment>
  <w:comment w:id="4092" w:author="Robin Matthews" w:date="2021-06-17T14:01:00Z" w:initials="RM">
    <w:p w14:paraId="57E024CC" w14:textId="77777777" w:rsidR="00025FA2" w:rsidRDefault="00025FA2">
      <w:pPr>
        <w:pStyle w:val="CommentText"/>
      </w:pPr>
      <w:r>
        <w:rPr>
          <w:rStyle w:val="CommentReference"/>
        </w:rPr>
        <w:annotationRef/>
      </w:r>
      <w:r>
        <w:t>Extra stuff:</w:t>
      </w:r>
    </w:p>
    <w:p w14:paraId="41EAB921" w14:textId="77777777" w:rsidR="00025FA2" w:rsidRDefault="00025FA2">
      <w:pPr>
        <w:pStyle w:val="CommentText"/>
      </w:pPr>
      <w:r>
        <w:t>; ; )</w:t>
      </w:r>
    </w:p>
    <w:p w14:paraId="2888AC79" w14:textId="77777777" w:rsidR="00025FA2" w:rsidRDefault="00025FA2">
      <w:pPr>
        <w:pStyle w:val="CommentText"/>
      </w:pPr>
    </w:p>
    <w:p w14:paraId="1A1C9FC3" w14:textId="77777777" w:rsidR="00025FA2" w:rsidRDefault="00025FA2">
      <w:pPr>
        <w:pStyle w:val="CommentText"/>
      </w:pPr>
      <w:r>
        <w:t>Correct:</w:t>
      </w:r>
    </w:p>
    <w:p w14:paraId="223CF31A" w14:textId="5729BDED" w:rsidR="00025FA2" w:rsidRDefault="00025FA2">
      <w:pPr>
        <w:pStyle w:val="CommentText"/>
      </w:pPr>
      <w:r>
        <w:t>(Cabré et al., 2015; Fu et al., 2016; Flombaum et al., 2020)</w:t>
      </w:r>
    </w:p>
  </w:comment>
  <w:comment w:id="4095" w:author="Robin Matthews" w:date="2021-06-17T14:01:00Z" w:initials="RM">
    <w:p w14:paraId="059537F5" w14:textId="77777777" w:rsidR="00025FA2" w:rsidRPr="0061484F" w:rsidRDefault="00025FA2">
      <w:pPr>
        <w:pStyle w:val="CommentText"/>
        <w:rPr>
          <w:lang w:val="en-US"/>
        </w:rPr>
      </w:pPr>
      <w:r>
        <w:rPr>
          <w:rStyle w:val="CommentReference"/>
        </w:rPr>
        <w:annotationRef/>
      </w:r>
      <w:r w:rsidRPr="0061484F">
        <w:rPr>
          <w:lang w:val="en-US"/>
        </w:rPr>
        <w:t>Not found:</w:t>
      </w:r>
    </w:p>
    <w:p w14:paraId="64C3262D" w14:textId="77777777" w:rsidR="00025FA2" w:rsidRPr="0061484F" w:rsidRDefault="00025FA2">
      <w:pPr>
        <w:pStyle w:val="CommentText"/>
        <w:rPr>
          <w:lang w:val="en-US"/>
        </w:rPr>
      </w:pPr>
      <w:r w:rsidRPr="0061484F">
        <w:rPr>
          <w:lang w:val="en-US"/>
        </w:rPr>
        <w:t>Kwiatkowski and Orr</w:t>
      </w:r>
    </w:p>
    <w:p w14:paraId="65A9DE5B" w14:textId="77777777" w:rsidR="00025FA2" w:rsidRPr="0061484F" w:rsidRDefault="00025FA2">
      <w:pPr>
        <w:pStyle w:val="CommentText"/>
        <w:rPr>
          <w:lang w:val="en-US"/>
        </w:rPr>
      </w:pPr>
      <w:r w:rsidRPr="0061484F">
        <w:rPr>
          <w:lang w:val="en-US"/>
        </w:rPr>
        <w:t>2018</w:t>
      </w:r>
    </w:p>
    <w:p w14:paraId="41DA27F0" w14:textId="77777777" w:rsidR="00025FA2" w:rsidRPr="0061484F" w:rsidRDefault="00025FA2">
      <w:pPr>
        <w:pStyle w:val="CommentText"/>
        <w:rPr>
          <w:lang w:val="en-US"/>
        </w:rPr>
      </w:pPr>
    </w:p>
    <w:p w14:paraId="18BDB4E1" w14:textId="77777777" w:rsidR="00025FA2" w:rsidRPr="0061484F" w:rsidRDefault="00025FA2">
      <w:pPr>
        <w:pStyle w:val="CommentText"/>
        <w:rPr>
          <w:lang w:val="en-US"/>
        </w:rPr>
      </w:pPr>
      <w:r w:rsidRPr="0061484F">
        <w:rPr>
          <w:lang w:val="en-US"/>
        </w:rPr>
        <w:t>Extra stuff:</w:t>
      </w:r>
    </w:p>
    <w:p w14:paraId="272E5132" w14:textId="77777777" w:rsidR="00025FA2" w:rsidRPr="0061484F" w:rsidRDefault="00025FA2">
      <w:pPr>
        <w:pStyle w:val="CommentText"/>
        <w:rPr>
          <w:lang w:val="en-US"/>
        </w:rPr>
      </w:pPr>
      <w:r w:rsidRPr="0061484F">
        <w:rPr>
          <w:lang w:val="en-US"/>
        </w:rPr>
        <w:t xml:space="preserve">(RCP8.5 scenario; </w:t>
      </w:r>
    </w:p>
    <w:p w14:paraId="57B78B0C" w14:textId="77777777" w:rsidR="00025FA2" w:rsidRPr="0061484F" w:rsidRDefault="00025FA2">
      <w:pPr>
        <w:pStyle w:val="CommentText"/>
        <w:rPr>
          <w:lang w:val="en-US"/>
        </w:rPr>
      </w:pPr>
    </w:p>
    <w:p w14:paraId="3327774B" w14:textId="77777777" w:rsidR="00025FA2" w:rsidRPr="0061484F" w:rsidRDefault="00025FA2">
      <w:pPr>
        <w:pStyle w:val="CommentText"/>
        <w:rPr>
          <w:lang w:val="en-US"/>
        </w:rPr>
      </w:pPr>
      <w:r w:rsidRPr="0061484F">
        <w:rPr>
          <w:lang w:val="en-US"/>
        </w:rPr>
        <w:t>Correct:</w:t>
      </w:r>
    </w:p>
    <w:p w14:paraId="1AC7568A" w14:textId="77777777" w:rsidR="00025FA2" w:rsidRPr="0061484F" w:rsidRDefault="00025FA2">
      <w:pPr>
        <w:pStyle w:val="CommentText"/>
        <w:rPr>
          <w:lang w:val="en-US"/>
        </w:rPr>
      </w:pPr>
      <w:r w:rsidRPr="0061484F">
        <w:rPr>
          <w:lang w:val="en-US"/>
        </w:rPr>
        <w:t>Kwiatkowski and Orr (2018)</w:t>
      </w:r>
    </w:p>
    <w:p w14:paraId="467173F3" w14:textId="6C4FACB8" w:rsidR="00025FA2" w:rsidRPr="0061484F" w:rsidRDefault="00025FA2">
      <w:pPr>
        <w:pStyle w:val="CommentText"/>
        <w:rPr>
          <w:lang w:val="en-US"/>
        </w:rPr>
      </w:pPr>
      <w:r w:rsidRPr="0061484F">
        <w:rPr>
          <w:lang w:val="en-US"/>
        </w:rPr>
        <w:t>(Kwiatkowski and Orr, 2018)</w:t>
      </w:r>
    </w:p>
  </w:comment>
  <w:comment w:id="4096" w:author="Robin Matthews" w:date="2021-06-17T18:08:00Z" w:initials="RM">
    <w:p w14:paraId="08706091" w14:textId="155447BE" w:rsidR="007320EC" w:rsidRPr="0061484F" w:rsidRDefault="007320EC" w:rsidP="007320EC">
      <w:pPr>
        <w:pStyle w:val="CommentText"/>
        <w:rPr>
          <w:lang w:val="en-US"/>
        </w:rPr>
      </w:pPr>
      <w:r>
        <w:rPr>
          <w:rStyle w:val="CommentReference"/>
        </w:rPr>
        <w:annotationRef/>
      </w:r>
      <w:r w:rsidRPr="0061484F">
        <w:rPr>
          <w:lang w:val="en-US"/>
        </w:rPr>
        <w:t>Mendeley field contains Kwiatkowski and Orr (2018) not Kwiatkowski et al. (2018)</w:t>
      </w:r>
    </w:p>
    <w:p w14:paraId="7A955740" w14:textId="5A3555F1" w:rsidR="007320EC" w:rsidRPr="0061484F" w:rsidRDefault="007320EC">
      <w:pPr>
        <w:pStyle w:val="CommentText"/>
        <w:rPr>
          <w:lang w:val="en-US"/>
        </w:rPr>
      </w:pPr>
      <w:r w:rsidRPr="0061484F">
        <w:rPr>
          <w:lang w:val="en-US"/>
        </w:rPr>
        <w:t>Want are you citing?</w:t>
      </w:r>
    </w:p>
  </w:comment>
  <w:comment w:id="4098" w:author="Robin Matthews" w:date="2021-06-17T14:01:00Z" w:initials="RM">
    <w:p w14:paraId="1FC6627B" w14:textId="77777777" w:rsidR="00025FA2" w:rsidRPr="0061484F" w:rsidRDefault="00025FA2">
      <w:pPr>
        <w:pStyle w:val="CommentText"/>
        <w:rPr>
          <w:lang w:val="en-US"/>
        </w:rPr>
      </w:pPr>
      <w:r>
        <w:rPr>
          <w:rStyle w:val="CommentReference"/>
        </w:rPr>
        <w:annotationRef/>
      </w:r>
      <w:r w:rsidRPr="0061484F">
        <w:rPr>
          <w:lang w:val="en-US"/>
        </w:rPr>
        <w:t>Extra stuff:</w:t>
      </w:r>
    </w:p>
    <w:p w14:paraId="1D76CC74" w14:textId="77777777" w:rsidR="00025FA2" w:rsidRPr="0061484F" w:rsidRDefault="00025FA2">
      <w:pPr>
        <w:pStyle w:val="CommentText"/>
        <w:rPr>
          <w:lang w:val="en-US"/>
        </w:rPr>
      </w:pPr>
      <w:r w:rsidRPr="0061484F">
        <w:rPr>
          <w:lang w:val="en-US"/>
        </w:rPr>
        <w:t>, )</w:t>
      </w:r>
    </w:p>
    <w:p w14:paraId="7AA18312" w14:textId="77777777" w:rsidR="00025FA2" w:rsidRPr="0061484F" w:rsidRDefault="00025FA2">
      <w:pPr>
        <w:pStyle w:val="CommentText"/>
        <w:rPr>
          <w:lang w:val="en-US"/>
        </w:rPr>
      </w:pPr>
    </w:p>
    <w:p w14:paraId="0773D3EA" w14:textId="77777777" w:rsidR="00025FA2" w:rsidRPr="0061484F" w:rsidRDefault="00025FA2">
      <w:pPr>
        <w:pStyle w:val="CommentText"/>
        <w:rPr>
          <w:lang w:val="en-US"/>
        </w:rPr>
      </w:pPr>
      <w:r w:rsidRPr="0061484F">
        <w:rPr>
          <w:lang w:val="en-US"/>
        </w:rPr>
        <w:t>Correct:</w:t>
      </w:r>
    </w:p>
    <w:p w14:paraId="5A077FB6" w14:textId="77777777" w:rsidR="00025FA2" w:rsidRPr="0061484F" w:rsidRDefault="00025FA2">
      <w:pPr>
        <w:pStyle w:val="CommentText"/>
        <w:rPr>
          <w:lang w:val="en-US"/>
        </w:rPr>
      </w:pPr>
      <w:r w:rsidRPr="0061484F">
        <w:rPr>
          <w:lang w:val="en-US"/>
        </w:rPr>
        <w:t>Kwiatkowski et al. (2018)</w:t>
      </w:r>
    </w:p>
    <w:p w14:paraId="2937BEDE" w14:textId="6CBB5935" w:rsidR="00025FA2" w:rsidRPr="0061484F" w:rsidRDefault="00025FA2">
      <w:pPr>
        <w:pStyle w:val="CommentText"/>
        <w:rPr>
          <w:lang w:val="en-US"/>
        </w:rPr>
      </w:pPr>
      <w:r w:rsidRPr="0061484F">
        <w:rPr>
          <w:lang w:val="en-US"/>
        </w:rPr>
        <w:t>(Kwiatkowski et al., 2018)</w:t>
      </w:r>
    </w:p>
  </w:comment>
  <w:comment w:id="4105" w:author="Robin Matthews" w:date="2021-06-17T14:01:00Z" w:initials="RM">
    <w:p w14:paraId="1799223F" w14:textId="77777777" w:rsidR="00025FA2" w:rsidRPr="0061484F" w:rsidRDefault="00025FA2">
      <w:pPr>
        <w:pStyle w:val="CommentText"/>
        <w:rPr>
          <w:lang w:val="en-US"/>
        </w:rPr>
      </w:pPr>
      <w:r>
        <w:rPr>
          <w:rStyle w:val="CommentReference"/>
        </w:rPr>
        <w:annotationRef/>
      </w:r>
      <w:r w:rsidRPr="0061484F">
        <w:rPr>
          <w:lang w:val="en-US"/>
        </w:rPr>
        <w:t>Extra stuff:</w:t>
      </w:r>
    </w:p>
    <w:p w14:paraId="2F43A26A" w14:textId="77777777" w:rsidR="00025FA2" w:rsidRPr="0061484F" w:rsidRDefault="00025FA2">
      <w:pPr>
        <w:pStyle w:val="CommentText"/>
        <w:rPr>
          <w:lang w:val="en-US"/>
        </w:rPr>
      </w:pPr>
      <w:r w:rsidRPr="0061484F">
        <w:rPr>
          <w:lang w:val="en-US"/>
        </w:rPr>
        <w:t>, )</w:t>
      </w:r>
    </w:p>
    <w:p w14:paraId="1FFE9354" w14:textId="77777777" w:rsidR="00025FA2" w:rsidRPr="0061484F" w:rsidRDefault="00025FA2">
      <w:pPr>
        <w:pStyle w:val="CommentText"/>
        <w:rPr>
          <w:lang w:val="en-US"/>
        </w:rPr>
      </w:pPr>
    </w:p>
    <w:p w14:paraId="72EE6E73" w14:textId="77777777" w:rsidR="00025FA2" w:rsidRPr="0061484F" w:rsidRDefault="00025FA2">
      <w:pPr>
        <w:pStyle w:val="CommentText"/>
        <w:rPr>
          <w:lang w:val="en-US"/>
        </w:rPr>
      </w:pPr>
      <w:r w:rsidRPr="0061484F">
        <w:rPr>
          <w:lang w:val="en-US"/>
        </w:rPr>
        <w:t>Correct:</w:t>
      </w:r>
    </w:p>
    <w:p w14:paraId="48DB9609" w14:textId="77777777" w:rsidR="00025FA2" w:rsidRDefault="00025FA2">
      <w:pPr>
        <w:pStyle w:val="CommentText"/>
      </w:pPr>
      <w:r>
        <w:t>Hauck et al. (2015)</w:t>
      </w:r>
    </w:p>
    <w:p w14:paraId="29C86A15" w14:textId="2B17B708" w:rsidR="00025FA2" w:rsidRDefault="00025FA2">
      <w:pPr>
        <w:pStyle w:val="CommentText"/>
      </w:pPr>
      <w:r>
        <w:t>(Hauck et al., 2015)</w:t>
      </w:r>
    </w:p>
  </w:comment>
  <w:comment w:id="4126" w:author="Robin Matthews" w:date="2021-06-17T14:01:00Z" w:initials="RM">
    <w:p w14:paraId="72B5D2A2" w14:textId="77777777" w:rsidR="00025FA2" w:rsidRPr="0061484F" w:rsidRDefault="00025FA2">
      <w:pPr>
        <w:pStyle w:val="CommentText"/>
        <w:rPr>
          <w:lang w:val="en-US"/>
        </w:rPr>
      </w:pPr>
      <w:r>
        <w:rPr>
          <w:rStyle w:val="CommentReference"/>
        </w:rPr>
        <w:annotationRef/>
      </w:r>
      <w:r w:rsidRPr="0061484F">
        <w:rPr>
          <w:lang w:val="en-US"/>
        </w:rPr>
        <w:t>Not found:</w:t>
      </w:r>
    </w:p>
    <w:p w14:paraId="770744D6" w14:textId="77777777" w:rsidR="00025FA2" w:rsidRPr="0061484F" w:rsidRDefault="00025FA2">
      <w:pPr>
        <w:pStyle w:val="CommentText"/>
        <w:rPr>
          <w:lang w:val="en-US"/>
        </w:rPr>
      </w:pPr>
      <w:r w:rsidRPr="0061484F">
        <w:rPr>
          <w:lang w:val="en-US"/>
        </w:rPr>
        <w:t>2014b</w:t>
      </w:r>
    </w:p>
    <w:p w14:paraId="366C645A" w14:textId="77777777" w:rsidR="00025FA2" w:rsidRPr="0061484F" w:rsidRDefault="00025FA2">
      <w:pPr>
        <w:pStyle w:val="CommentText"/>
        <w:rPr>
          <w:lang w:val="en-US"/>
        </w:rPr>
      </w:pPr>
    </w:p>
    <w:p w14:paraId="39201E8C" w14:textId="77777777" w:rsidR="00025FA2" w:rsidRPr="0061484F" w:rsidRDefault="00025FA2">
      <w:pPr>
        <w:pStyle w:val="CommentText"/>
        <w:rPr>
          <w:lang w:val="en-US"/>
        </w:rPr>
      </w:pPr>
      <w:r w:rsidRPr="0061484F">
        <w:rPr>
          <w:lang w:val="en-US"/>
        </w:rPr>
        <w:t>Extra stuff:</w:t>
      </w:r>
    </w:p>
    <w:p w14:paraId="6BCED326" w14:textId="77777777" w:rsidR="00025FA2" w:rsidRPr="0061484F" w:rsidRDefault="00025FA2">
      <w:pPr>
        <w:pStyle w:val="CommentText"/>
        <w:rPr>
          <w:lang w:val="en-US"/>
        </w:rPr>
      </w:pPr>
      <w:r w:rsidRPr="0061484F">
        <w:rPr>
          <w:lang w:val="en-US"/>
        </w:rPr>
        <w:t>(, 2014)</w:t>
      </w:r>
    </w:p>
    <w:p w14:paraId="7940CC8F" w14:textId="77777777" w:rsidR="00025FA2" w:rsidRPr="0061484F" w:rsidRDefault="00025FA2">
      <w:pPr>
        <w:pStyle w:val="CommentText"/>
        <w:rPr>
          <w:lang w:val="en-US"/>
        </w:rPr>
      </w:pPr>
    </w:p>
    <w:p w14:paraId="51760B23" w14:textId="77777777" w:rsidR="00025FA2" w:rsidRPr="0061484F" w:rsidRDefault="00025FA2">
      <w:pPr>
        <w:pStyle w:val="CommentText"/>
        <w:rPr>
          <w:lang w:val="en-US"/>
        </w:rPr>
      </w:pPr>
      <w:r w:rsidRPr="0061484F">
        <w:rPr>
          <w:lang w:val="en-US"/>
        </w:rPr>
        <w:t>Correct:</w:t>
      </w:r>
    </w:p>
    <w:p w14:paraId="7417B177" w14:textId="77777777" w:rsidR="00025FA2" w:rsidRPr="0061484F" w:rsidRDefault="00025FA2">
      <w:pPr>
        <w:pStyle w:val="CommentText"/>
        <w:rPr>
          <w:lang w:val="en-US"/>
        </w:rPr>
      </w:pPr>
      <w:r w:rsidRPr="0061484F">
        <w:rPr>
          <w:lang w:val="en-US"/>
        </w:rPr>
        <w:t>Friedlingstein et al. (2014b)</w:t>
      </w:r>
    </w:p>
    <w:p w14:paraId="4D7848B5" w14:textId="4C0025F4" w:rsidR="00025FA2" w:rsidRPr="0061484F" w:rsidRDefault="00025FA2">
      <w:pPr>
        <w:pStyle w:val="CommentText"/>
        <w:rPr>
          <w:lang w:val="en-US"/>
        </w:rPr>
      </w:pPr>
      <w:r w:rsidRPr="0061484F">
        <w:rPr>
          <w:lang w:val="en-US"/>
        </w:rPr>
        <w:t>(Friedlingstein et al., 2014b)</w:t>
      </w:r>
    </w:p>
  </w:comment>
  <w:comment w:id="4190" w:author="Soapbox" w:date="2021-07-21T11:57:00Z" w:initials="SBX">
    <w:p w14:paraId="07F28A6F" w14:textId="4CC49D58" w:rsidR="00B2357F" w:rsidRDefault="00B2357F">
      <w:pPr>
        <w:pStyle w:val="CommentText"/>
      </w:pPr>
      <w:r>
        <w:rPr>
          <w:rStyle w:val="CommentReference"/>
        </w:rPr>
        <w:annotationRef/>
      </w:r>
      <w:r>
        <w:t>Q: Will readers know the acronyms for the groups? Is there a glossary?</w:t>
      </w:r>
    </w:p>
  </w:comment>
  <w:comment w:id="4193" w:author="Tom Maycock" w:date="2021-07-13T14:38:00Z" w:initials="TM">
    <w:p w14:paraId="49379413" w14:textId="7D722F35" w:rsidR="00552EEF" w:rsidRDefault="00552EEF">
      <w:pPr>
        <w:pStyle w:val="CommentText"/>
      </w:pPr>
      <w:r>
        <w:rPr>
          <w:rStyle w:val="CommentReference"/>
        </w:rPr>
        <w:annotationRef/>
      </w:r>
      <w:r>
        <w:t>Corrigenda</w:t>
      </w:r>
    </w:p>
  </w:comment>
  <w:comment w:id="4196" w:author="Tom Maycock" w:date="2021-07-13T14:38:00Z" w:initials="TM">
    <w:p w14:paraId="7766DF7B" w14:textId="5250B665" w:rsidR="00552EEF" w:rsidRDefault="00552EEF">
      <w:pPr>
        <w:pStyle w:val="CommentText"/>
      </w:pPr>
      <w:r>
        <w:rPr>
          <w:rStyle w:val="CommentReference"/>
        </w:rPr>
        <w:annotationRef/>
      </w:r>
      <w:r>
        <w:t>Corrigenda</w:t>
      </w:r>
    </w:p>
  </w:comment>
  <w:comment w:id="4206" w:author="Soapbox" w:date="2021-07-15T08:40:00Z" w:initials="SBX">
    <w:p w14:paraId="0F47A982" w14:textId="77777777" w:rsidR="000304BE" w:rsidRDefault="009F6D4E">
      <w:pPr>
        <w:pStyle w:val="CommentText"/>
      </w:pPr>
      <w:r>
        <w:rPr>
          <w:rStyle w:val="CommentReference"/>
        </w:rPr>
        <w:annotationRef/>
      </w:r>
      <w:r>
        <w:t xml:space="preserve">Numbering is wrong here - 5.2.1.1 should be 5.4.5.1? And then renumber all sub-sets to 5.4.5.4 or 5.4.5.5. </w:t>
      </w:r>
    </w:p>
    <w:p w14:paraId="265EAE09" w14:textId="31778D2F" w:rsidR="009F6D4E" w:rsidRDefault="009F6D4E">
      <w:pPr>
        <w:pStyle w:val="CommentText"/>
      </w:pPr>
      <w:r>
        <w:t>P</w:t>
      </w:r>
      <w:r w:rsidR="000304BE">
        <w:t>lease check and fix.</w:t>
      </w:r>
    </w:p>
  </w:comment>
  <w:comment w:id="4207" w:author="Tom Maycock" w:date="2021-09-09T16:00:00Z" w:initials="TM">
    <w:p w14:paraId="5BC9896D" w14:textId="218DE019" w:rsidR="00516CAE" w:rsidRDefault="00516CAE">
      <w:pPr>
        <w:pStyle w:val="CommentText"/>
      </w:pPr>
      <w:r w:rsidRPr="00516CAE">
        <w:rPr>
          <w:rStyle w:val="CommentReference"/>
          <w:highlight w:val="red"/>
        </w:rPr>
        <w:annotationRef/>
      </w:r>
      <w:r w:rsidRPr="00516CAE">
        <w:rPr>
          <w:highlight w:val="red"/>
        </w:rPr>
        <w:t>I fixed the numbering. Authors, please double-check all references to 5.4.5. subsections – I think they are OK, but please confirm. I flagged cross-references in chapter 3 and the TS to be checked as well.</w:t>
      </w:r>
      <w:r>
        <w:t xml:space="preserve"> </w:t>
      </w:r>
    </w:p>
  </w:comment>
  <w:comment w:id="4236" w:author="Robin Matthews" w:date="2021-06-17T18:10:00Z" w:initials="RM">
    <w:p w14:paraId="6551C0B9" w14:textId="77777777" w:rsidR="007320EC" w:rsidRPr="0061484F" w:rsidRDefault="007320EC">
      <w:pPr>
        <w:pStyle w:val="CommentText"/>
        <w:rPr>
          <w:lang w:val="en-US"/>
        </w:rPr>
      </w:pPr>
      <w:r>
        <w:rPr>
          <w:rStyle w:val="CommentReference"/>
        </w:rPr>
        <w:annotationRef/>
      </w:r>
      <w:r w:rsidRPr="0061484F">
        <w:rPr>
          <w:lang w:val="en-US"/>
        </w:rPr>
        <w:t>Mendeley field also contains Friedlingstein et al., 2003, 2006.</w:t>
      </w:r>
    </w:p>
    <w:p w14:paraId="5296A2F2" w14:textId="77777777" w:rsidR="007320EC" w:rsidRPr="0061484F" w:rsidRDefault="007320EC">
      <w:pPr>
        <w:pStyle w:val="CommentText"/>
        <w:rPr>
          <w:lang w:val="en-US"/>
        </w:rPr>
      </w:pPr>
    </w:p>
    <w:p w14:paraId="0951A71C" w14:textId="4EC9B95E" w:rsidR="007320EC" w:rsidRPr="0061484F" w:rsidRDefault="007320EC">
      <w:pPr>
        <w:pStyle w:val="CommentText"/>
        <w:rPr>
          <w:lang w:val="en-US"/>
        </w:rPr>
      </w:pPr>
      <w:r w:rsidRPr="0061484F">
        <w:rPr>
          <w:lang w:val="en-US"/>
        </w:rPr>
        <w:t>Want to remove them?</w:t>
      </w:r>
    </w:p>
  </w:comment>
  <w:comment w:id="4237" w:author="Robin Matthews" w:date="2021-06-17T14:01:00Z" w:initials="RM">
    <w:p w14:paraId="5E07EBB8" w14:textId="77777777" w:rsidR="00025FA2" w:rsidRPr="0061484F" w:rsidRDefault="00025FA2">
      <w:pPr>
        <w:pStyle w:val="CommentText"/>
        <w:rPr>
          <w:lang w:val="en-US"/>
        </w:rPr>
      </w:pPr>
      <w:r>
        <w:rPr>
          <w:rStyle w:val="CommentReference"/>
        </w:rPr>
        <w:annotationRef/>
      </w:r>
      <w:r w:rsidRPr="0061484F">
        <w:rPr>
          <w:lang w:val="en-US"/>
        </w:rPr>
        <w:t>Not found:</w:t>
      </w:r>
    </w:p>
    <w:p w14:paraId="7B2D2363" w14:textId="77777777" w:rsidR="00025FA2" w:rsidRPr="0061484F" w:rsidRDefault="00025FA2">
      <w:pPr>
        <w:pStyle w:val="CommentText"/>
        <w:rPr>
          <w:lang w:val="en-US"/>
        </w:rPr>
      </w:pPr>
      <w:r w:rsidRPr="0061484F">
        <w:rPr>
          <w:lang w:val="en-US"/>
        </w:rPr>
        <w:t>Friedlingstein et al., 2003, 2006, 2014b</w:t>
      </w:r>
    </w:p>
    <w:p w14:paraId="3DF068B6" w14:textId="77777777" w:rsidR="00025FA2" w:rsidRPr="0061484F" w:rsidRDefault="00025FA2">
      <w:pPr>
        <w:pStyle w:val="CommentText"/>
        <w:rPr>
          <w:lang w:val="en-US"/>
        </w:rPr>
      </w:pPr>
    </w:p>
    <w:p w14:paraId="22FF9E27" w14:textId="77777777" w:rsidR="00025FA2" w:rsidRPr="0061484F" w:rsidRDefault="00025FA2">
      <w:pPr>
        <w:pStyle w:val="CommentText"/>
        <w:rPr>
          <w:lang w:val="en-US"/>
        </w:rPr>
      </w:pPr>
      <w:r w:rsidRPr="0061484F">
        <w:rPr>
          <w:lang w:val="en-US"/>
        </w:rPr>
        <w:t>Extra stuff:</w:t>
      </w:r>
    </w:p>
    <w:p w14:paraId="49D3CAF6" w14:textId="77777777" w:rsidR="00025FA2" w:rsidRDefault="00025FA2">
      <w:pPr>
        <w:pStyle w:val="CommentText"/>
      </w:pPr>
      <w:r>
        <w:t>( ; Friedlingstein et al., 2014b)</w:t>
      </w:r>
    </w:p>
    <w:p w14:paraId="671E7366" w14:textId="77777777" w:rsidR="00025FA2" w:rsidRDefault="00025FA2">
      <w:pPr>
        <w:pStyle w:val="CommentText"/>
      </w:pPr>
    </w:p>
    <w:p w14:paraId="619318BB" w14:textId="77777777" w:rsidR="00025FA2" w:rsidRDefault="00025FA2">
      <w:pPr>
        <w:pStyle w:val="CommentText"/>
      </w:pPr>
      <w:r>
        <w:t>Correct:</w:t>
      </w:r>
    </w:p>
    <w:p w14:paraId="45C0F528" w14:textId="6328A7E1" w:rsidR="00025FA2" w:rsidRDefault="00025FA2">
      <w:pPr>
        <w:pStyle w:val="CommentText"/>
      </w:pPr>
      <w:r>
        <w:t>(Friedlingstein et al., 2003, 2006, 2014b; Arora et al., 2013)</w:t>
      </w:r>
    </w:p>
  </w:comment>
  <w:comment w:id="4241" w:author="Soapbox" w:date="2021-07-21T12:04:00Z" w:initials="SBX">
    <w:p w14:paraId="580F7039" w14:textId="20CB7423" w:rsidR="006A57FD" w:rsidRDefault="006A57FD">
      <w:pPr>
        <w:pStyle w:val="CommentText"/>
      </w:pPr>
      <w:r>
        <w:rPr>
          <w:rStyle w:val="CommentReference"/>
        </w:rPr>
        <w:annotationRef/>
      </w:r>
      <w:r>
        <w:t>This is a very long, unclear sentence. Can it be simplified? Please clarify.</w:t>
      </w:r>
    </w:p>
  </w:comment>
  <w:comment w:id="4242" w:author="Tom Maycock" w:date="2021-09-09T16:02:00Z" w:initials="TM">
    <w:p w14:paraId="2E23E507" w14:textId="5FE75089" w:rsidR="00853709" w:rsidRDefault="00853709">
      <w:pPr>
        <w:pStyle w:val="CommentText"/>
      </w:pPr>
      <w:r w:rsidRPr="003D2BB4">
        <w:rPr>
          <w:rStyle w:val="CommentReference"/>
          <w:highlight w:val="yellow"/>
        </w:rPr>
        <w:annotationRef/>
      </w:r>
      <w:r w:rsidRPr="003D2BB4">
        <w:rPr>
          <w:highlight w:val="yellow"/>
        </w:rPr>
        <w:t xml:space="preserve">Agree this is confusing. Not sure of exact intent, but perhaps: “Land models within ESMs can be compared to multiple different datasets of processes such as gross carbon uptake and with physical predictions, such as leaf area and carbon stocks, which influence carbon fluxes and are diagnostic of carbon turnover times. Comparisons can also be made between between carbon and water cycles and other aspects of the terrestrial carbon cycle. </w:t>
      </w:r>
      <w:r w:rsidRPr="003D2BB4">
        <w:rPr>
          <w:rStyle w:val="CommentReference"/>
          <w:highlight w:val="yellow"/>
        </w:rPr>
        <w:annotationRef/>
      </w:r>
      <w:r w:rsidRPr="003D2BB4">
        <w:rPr>
          <w:highlight w:val="yellow"/>
        </w:rPr>
        <w:t>”</w:t>
      </w:r>
    </w:p>
  </w:comment>
  <w:comment w:id="4249" w:author="Soapbox" w:date="2021-07-21T12:08:00Z" w:initials="SBX">
    <w:p w14:paraId="13464CDF" w14:textId="4DDBE508" w:rsidR="00D05821" w:rsidRDefault="00D05821">
      <w:pPr>
        <w:pStyle w:val="CommentText"/>
      </w:pPr>
      <w:r>
        <w:rPr>
          <w:rStyle w:val="CommentReference"/>
        </w:rPr>
        <w:annotationRef/>
      </w:r>
      <w:r>
        <w:t>Note for designers - note colours refered to</w:t>
      </w:r>
    </w:p>
  </w:comment>
  <w:comment w:id="4254" w:author="Soapbox" w:date="2021-07-15T08:43:00Z" w:initials="SBX">
    <w:p w14:paraId="4832AF4F" w14:textId="3E5C0FD9" w:rsidR="004F3621" w:rsidRDefault="004F3621">
      <w:pPr>
        <w:pStyle w:val="CommentText"/>
      </w:pPr>
      <w:r>
        <w:rPr>
          <w:rStyle w:val="CommentReference"/>
        </w:rPr>
        <w:annotationRef/>
      </w:r>
      <w:r>
        <w:t>Q: check numbering</w:t>
      </w:r>
    </w:p>
  </w:comment>
  <w:comment w:id="4255" w:author="Tom Maycock" w:date="2021-09-09T16:04:00Z" w:initials="TM">
    <w:p w14:paraId="6C2EAB56" w14:textId="1DB6C666" w:rsidR="003D2BB4" w:rsidRDefault="003D2BB4">
      <w:pPr>
        <w:pStyle w:val="CommentText"/>
      </w:pPr>
      <w:r>
        <w:rPr>
          <w:rStyle w:val="CommentReference"/>
        </w:rPr>
        <w:annotationRef/>
      </w:r>
      <w:r>
        <w:t>Updated as noted above</w:t>
      </w:r>
    </w:p>
  </w:comment>
  <w:comment w:id="4264" w:author="Soapbox" w:date="2021-07-21T12:12:00Z" w:initials="SBX">
    <w:p w14:paraId="60FFF074" w14:textId="3B6F669D" w:rsidR="00E67000" w:rsidRDefault="00E67000">
      <w:pPr>
        <w:pStyle w:val="CommentText"/>
      </w:pPr>
      <w:r>
        <w:rPr>
          <w:rStyle w:val="CommentReference"/>
        </w:rPr>
        <w:annotationRef/>
      </w:r>
      <w:r>
        <w:t>Please check - Figure shows up to 2000 not 2014?</w:t>
      </w:r>
    </w:p>
  </w:comment>
  <w:comment w:id="4265" w:author="Soapbox" w:date="2021-07-21T12:14:00Z" w:initials="SBX">
    <w:p w14:paraId="40BEF19F" w14:textId="7E6C0563" w:rsidR="001970C9" w:rsidRDefault="001970C9">
      <w:pPr>
        <w:pStyle w:val="CommentText"/>
      </w:pPr>
      <w:r>
        <w:rPr>
          <w:rStyle w:val="CommentReference"/>
        </w:rPr>
        <w:annotationRef/>
      </w:r>
      <w:r>
        <w:t>Q: 2000?</w:t>
      </w:r>
    </w:p>
  </w:comment>
  <w:comment w:id="4271" w:author="Soapbox" w:date="2021-07-21T12:16:00Z" w:initials="SBX">
    <w:p w14:paraId="07E185D3" w14:textId="4F33B053" w:rsidR="00801D06" w:rsidRDefault="00801D06">
      <w:pPr>
        <w:pStyle w:val="CommentText"/>
      </w:pPr>
      <w:r>
        <w:rPr>
          <w:rStyle w:val="CommentReference"/>
        </w:rPr>
        <w:annotationRef/>
      </w:r>
      <w:r>
        <w:t>Q: 2000?</w:t>
      </w:r>
    </w:p>
  </w:comment>
  <w:comment w:id="4276" w:author="Soapbox" w:date="2021-07-15T08:43:00Z" w:initials="SBX">
    <w:p w14:paraId="4A9DE92D" w14:textId="47186463" w:rsidR="00DF776F" w:rsidRDefault="00DF776F">
      <w:pPr>
        <w:pStyle w:val="CommentText"/>
      </w:pPr>
      <w:r>
        <w:rPr>
          <w:rStyle w:val="CommentReference"/>
        </w:rPr>
        <w:annotationRef/>
      </w:r>
      <w:r>
        <w:t xml:space="preserve">Q: check </w:t>
      </w:r>
      <w:r w:rsidR="00A80BEA">
        <w:t xml:space="preserve">section </w:t>
      </w:r>
      <w:r>
        <w:t>numbering</w:t>
      </w:r>
      <w:r w:rsidR="00A80BEA">
        <w:t xml:space="preserve"> here</w:t>
      </w:r>
    </w:p>
  </w:comment>
  <w:comment w:id="4277" w:author="Tom Maycock" w:date="2021-09-09T16:04:00Z" w:initials="TM">
    <w:p w14:paraId="03B0F3D1" w14:textId="33EC89A2" w:rsidR="003D2BB4" w:rsidRDefault="003D2BB4">
      <w:pPr>
        <w:pStyle w:val="CommentText"/>
      </w:pPr>
      <w:r>
        <w:rPr>
          <w:rStyle w:val="CommentReference"/>
        </w:rPr>
        <w:annotationRef/>
      </w:r>
      <w:r>
        <w:t>Updated</w:t>
      </w:r>
    </w:p>
  </w:comment>
  <w:comment w:id="4278" w:author="Soapbox" w:date="2021-07-21T12:18:00Z" w:initials="SBX">
    <w:p w14:paraId="16E047F5" w14:textId="34BC96F8" w:rsidR="00801D06" w:rsidRDefault="00801D06">
      <w:pPr>
        <w:pStyle w:val="CommentText"/>
      </w:pPr>
      <w:r>
        <w:rPr>
          <w:rStyle w:val="CommentReference"/>
        </w:rPr>
        <w:annotationRef/>
      </w:r>
      <w:r>
        <w:t>Spell out on first mention</w:t>
      </w:r>
      <w:r w:rsidR="00A80BEA">
        <w:t>?</w:t>
      </w:r>
    </w:p>
  </w:comment>
  <w:comment w:id="4279" w:author="Soapbox" w:date="2021-07-21T12:19:00Z" w:initials="SBX">
    <w:p w14:paraId="6CF2F87A" w14:textId="75ACDAD8" w:rsidR="00801D06" w:rsidRDefault="00801D06">
      <w:pPr>
        <w:pStyle w:val="CommentText"/>
      </w:pPr>
      <w:r>
        <w:rPr>
          <w:rStyle w:val="CommentReference"/>
        </w:rPr>
        <w:annotationRef/>
      </w:r>
      <w:r>
        <w:t>Spell out on first mention</w:t>
      </w:r>
    </w:p>
  </w:comment>
  <w:comment w:id="4280" w:author="Soapbox" w:date="2021-07-21T12:19:00Z" w:initials="SBX">
    <w:p w14:paraId="77059CCD" w14:textId="3E56134F" w:rsidR="00801D06" w:rsidRDefault="00801D06">
      <w:pPr>
        <w:pStyle w:val="CommentText"/>
      </w:pPr>
      <w:r>
        <w:rPr>
          <w:rStyle w:val="CommentReference"/>
        </w:rPr>
        <w:annotationRef/>
      </w:r>
      <w:r>
        <w:t>Spell out on first mention</w:t>
      </w:r>
    </w:p>
  </w:comment>
  <w:comment w:id="4288" w:author="Soapbox" w:date="2021-07-15T08:43:00Z" w:initials="SBX">
    <w:p w14:paraId="397675DA" w14:textId="2E6109A9" w:rsidR="00DF776F" w:rsidRDefault="00DF776F">
      <w:pPr>
        <w:pStyle w:val="CommentText"/>
      </w:pPr>
      <w:r>
        <w:rPr>
          <w:rStyle w:val="CommentReference"/>
        </w:rPr>
        <w:annotationRef/>
      </w:r>
      <w:r>
        <w:t>Q: check numbering</w:t>
      </w:r>
    </w:p>
  </w:comment>
  <w:comment w:id="4289" w:author="Tom Maycock" w:date="2021-09-09T16:04:00Z" w:initials="TM">
    <w:p w14:paraId="11A4B0E5" w14:textId="199988F2" w:rsidR="003D2BB4" w:rsidRDefault="003D2BB4">
      <w:pPr>
        <w:pStyle w:val="CommentText"/>
      </w:pPr>
      <w:r>
        <w:rPr>
          <w:rStyle w:val="CommentReference"/>
        </w:rPr>
        <w:annotationRef/>
      </w:r>
      <w:r>
        <w:t>Updated</w:t>
      </w:r>
    </w:p>
  </w:comment>
  <w:comment w:id="4312" w:author="Soapbox" w:date="2021-07-21T12:29:00Z" w:initials="SBX">
    <w:p w14:paraId="06A8E3CC" w14:textId="6D50F786" w:rsidR="002E4692" w:rsidRDefault="002E4692">
      <w:pPr>
        <w:pStyle w:val="CommentText"/>
      </w:pPr>
      <w:r>
        <w:rPr>
          <w:rStyle w:val="CommentReference"/>
        </w:rPr>
        <w:annotationRef/>
      </w:r>
      <w:r>
        <w:t>Note: Figure 5.26 does not have sub-numbering</w:t>
      </w:r>
    </w:p>
  </w:comment>
  <w:comment w:id="4313" w:author="Tom Maycock" w:date="2021-09-09T16:05:00Z" w:initials="TM">
    <w:p w14:paraId="02DCE6B1" w14:textId="2E609A01" w:rsidR="003D2BB4" w:rsidRDefault="003D2BB4">
      <w:pPr>
        <w:pStyle w:val="CommentText"/>
      </w:pPr>
      <w:r>
        <w:rPr>
          <w:rStyle w:val="CommentReference"/>
        </w:rPr>
        <w:annotationRef/>
      </w:r>
      <w:r>
        <w:t>I reverted an edit to bring back the letters, but note that the figure would ideally be revised to include the appropriate letter labels</w:t>
      </w:r>
    </w:p>
  </w:comment>
  <w:comment w:id="4328" w:author="Soapbox" w:date="2021-07-21T12:30:00Z" w:initials="SBX">
    <w:p w14:paraId="76981258" w14:textId="7630221D" w:rsidR="002E4692" w:rsidRDefault="002E4692">
      <w:pPr>
        <w:pStyle w:val="CommentText"/>
      </w:pPr>
      <w:r w:rsidRPr="003D2BB4">
        <w:rPr>
          <w:rStyle w:val="CommentReference"/>
          <w:highlight w:val="yellow"/>
        </w:rPr>
        <w:annotationRef/>
      </w:r>
      <w:r w:rsidRPr="003D2BB4">
        <w:rPr>
          <w:highlight w:val="yellow"/>
        </w:rPr>
        <w:t>Please check</w:t>
      </w:r>
      <w:r w:rsidR="003D2BB4" w:rsidRPr="003D2BB4">
        <w:rPr>
          <w:highlight w:val="yellow"/>
        </w:rPr>
        <w:t xml:space="preserve"> suggested change from 5.25 to 5.26</w:t>
      </w:r>
    </w:p>
  </w:comment>
  <w:comment w:id="4341" w:author="Soapbox" w:date="2021-07-21T12:27:00Z" w:initials="SBX">
    <w:p w14:paraId="5FDA864E" w14:textId="582177D8" w:rsidR="002E4692" w:rsidRDefault="002E4692">
      <w:pPr>
        <w:pStyle w:val="CommentText"/>
      </w:pPr>
      <w:r>
        <w:rPr>
          <w:rStyle w:val="CommentReference"/>
        </w:rPr>
        <w:annotationRef/>
      </w:r>
      <w:r>
        <w:t>Q: Figure 5.26?</w:t>
      </w:r>
    </w:p>
  </w:comment>
  <w:comment w:id="4364" w:author="Soapbox" w:date="2021-07-15T08:44:00Z" w:initials="SBX">
    <w:p w14:paraId="6C6060E7" w14:textId="53869A80" w:rsidR="00DF776F" w:rsidRDefault="00DF776F">
      <w:pPr>
        <w:pStyle w:val="CommentText"/>
      </w:pPr>
      <w:r>
        <w:rPr>
          <w:rStyle w:val="CommentReference"/>
        </w:rPr>
        <w:annotationRef/>
      </w:r>
      <w:r>
        <w:t>Q: check numbering</w:t>
      </w:r>
    </w:p>
  </w:comment>
  <w:comment w:id="4365" w:author="Tom Maycock" w:date="2021-09-09T16:06:00Z" w:initials="TM">
    <w:p w14:paraId="262A5511" w14:textId="61CCF57C" w:rsidR="003D2BB4" w:rsidRDefault="003D2BB4">
      <w:pPr>
        <w:pStyle w:val="CommentText"/>
      </w:pPr>
      <w:r>
        <w:rPr>
          <w:rStyle w:val="CommentReference"/>
        </w:rPr>
        <w:annotationRef/>
      </w:r>
      <w:r>
        <w:t>Updated</w:t>
      </w:r>
    </w:p>
  </w:comment>
  <w:comment w:id="4368" w:author="Ian Blenkinsop" w:date="2021-07-28T14:33:00Z" w:initials="IB">
    <w:p w14:paraId="094294E7" w14:textId="4DBEA99E" w:rsidR="00895C44" w:rsidRDefault="00895C44">
      <w:pPr>
        <w:pStyle w:val="CommentText"/>
      </w:pPr>
      <w:r>
        <w:rPr>
          <w:rStyle w:val="CommentReference"/>
        </w:rPr>
        <w:annotationRef/>
      </w:r>
      <w:r>
        <w:t>TYPESETTING NOTE: check these equations appear correctly</w:t>
      </w:r>
    </w:p>
  </w:comment>
  <w:comment w:id="4482" w:author="Robin Matthews" w:date="2021-06-17T14:01:00Z" w:initials="RM">
    <w:p w14:paraId="34B54BFC" w14:textId="77777777" w:rsidR="00025FA2" w:rsidRPr="0061484F" w:rsidRDefault="00025FA2">
      <w:pPr>
        <w:pStyle w:val="CommentText"/>
        <w:rPr>
          <w:lang w:val="en-US"/>
        </w:rPr>
      </w:pPr>
      <w:r>
        <w:rPr>
          <w:rStyle w:val="CommentReference"/>
        </w:rPr>
        <w:annotationRef/>
      </w:r>
      <w:r w:rsidRPr="0061484F">
        <w:rPr>
          <w:lang w:val="en-US"/>
        </w:rPr>
        <w:t>Extra stuff:</w:t>
      </w:r>
    </w:p>
    <w:p w14:paraId="30BA05AC" w14:textId="77777777" w:rsidR="00025FA2" w:rsidRPr="0061484F" w:rsidRDefault="00025FA2">
      <w:pPr>
        <w:pStyle w:val="CommentText"/>
        <w:rPr>
          <w:lang w:val="en-US"/>
        </w:rPr>
      </w:pPr>
      <w:r w:rsidRPr="0061484F">
        <w:rPr>
          <w:lang w:val="en-US"/>
        </w:rPr>
        <w:t>, ()</w:t>
      </w:r>
    </w:p>
    <w:p w14:paraId="0319B770" w14:textId="77777777" w:rsidR="00025FA2" w:rsidRPr="0061484F" w:rsidRDefault="00025FA2">
      <w:pPr>
        <w:pStyle w:val="CommentText"/>
        <w:rPr>
          <w:lang w:val="en-US"/>
        </w:rPr>
      </w:pPr>
    </w:p>
    <w:p w14:paraId="47DEEA8E" w14:textId="77777777" w:rsidR="00025FA2" w:rsidRPr="0061484F" w:rsidRDefault="00025FA2">
      <w:pPr>
        <w:pStyle w:val="CommentText"/>
        <w:rPr>
          <w:lang w:val="en-US"/>
        </w:rPr>
      </w:pPr>
      <w:r w:rsidRPr="0061484F">
        <w:rPr>
          <w:lang w:val="en-US"/>
        </w:rPr>
        <w:t>Correct:</w:t>
      </w:r>
    </w:p>
    <w:p w14:paraId="1E83DE82" w14:textId="77777777" w:rsidR="00025FA2" w:rsidRPr="0061484F" w:rsidRDefault="00025FA2">
      <w:pPr>
        <w:pStyle w:val="CommentText"/>
        <w:rPr>
          <w:lang w:val="en-US"/>
        </w:rPr>
      </w:pPr>
      <w:r w:rsidRPr="0061484F">
        <w:rPr>
          <w:lang w:val="en-US"/>
        </w:rPr>
        <w:t>Cox (2019)</w:t>
      </w:r>
    </w:p>
    <w:p w14:paraId="5DCA0B5E" w14:textId="43FBF419" w:rsidR="00025FA2" w:rsidRPr="0061484F" w:rsidRDefault="00025FA2">
      <w:pPr>
        <w:pStyle w:val="CommentText"/>
        <w:rPr>
          <w:lang w:val="en-US"/>
        </w:rPr>
      </w:pPr>
      <w:r w:rsidRPr="0061484F">
        <w:rPr>
          <w:lang w:val="en-US"/>
        </w:rPr>
        <w:t>(Cox, 2019)</w:t>
      </w:r>
    </w:p>
  </w:comment>
  <w:comment w:id="4487" w:author="Robin Matthews" w:date="2021-06-17T14:01:00Z" w:initials="RM">
    <w:p w14:paraId="34C8DD55" w14:textId="77777777" w:rsidR="00025FA2" w:rsidRPr="0061484F" w:rsidRDefault="00025FA2">
      <w:pPr>
        <w:pStyle w:val="CommentText"/>
        <w:rPr>
          <w:lang w:val="en-US"/>
        </w:rPr>
      </w:pPr>
      <w:r>
        <w:rPr>
          <w:rStyle w:val="CommentReference"/>
        </w:rPr>
        <w:annotationRef/>
      </w:r>
      <w:r w:rsidRPr="0061484F">
        <w:rPr>
          <w:lang w:val="en-US"/>
        </w:rPr>
        <w:t>Extra stuff:</w:t>
      </w:r>
    </w:p>
    <w:p w14:paraId="60655E34" w14:textId="77777777" w:rsidR="00025FA2" w:rsidRPr="0061484F" w:rsidRDefault="00025FA2">
      <w:pPr>
        <w:pStyle w:val="CommentText"/>
        <w:rPr>
          <w:lang w:val="en-US"/>
        </w:rPr>
      </w:pPr>
      <w:r w:rsidRPr="0061484F">
        <w:rPr>
          <w:lang w:val="en-US"/>
        </w:rPr>
        <w:t>, ( )</w:t>
      </w:r>
    </w:p>
    <w:p w14:paraId="2B72E8CB" w14:textId="77777777" w:rsidR="00025FA2" w:rsidRPr="0061484F" w:rsidRDefault="00025FA2">
      <w:pPr>
        <w:pStyle w:val="CommentText"/>
        <w:rPr>
          <w:lang w:val="en-US"/>
        </w:rPr>
      </w:pPr>
    </w:p>
    <w:p w14:paraId="70BC039C" w14:textId="77777777" w:rsidR="00025FA2" w:rsidRPr="0061484F" w:rsidRDefault="00025FA2">
      <w:pPr>
        <w:pStyle w:val="CommentText"/>
        <w:rPr>
          <w:lang w:val="en-US"/>
        </w:rPr>
      </w:pPr>
      <w:r w:rsidRPr="0061484F">
        <w:rPr>
          <w:lang w:val="en-US"/>
        </w:rPr>
        <w:t>Correct:</w:t>
      </w:r>
    </w:p>
    <w:p w14:paraId="6AC5B1C7" w14:textId="77777777" w:rsidR="00025FA2" w:rsidRPr="0061484F" w:rsidRDefault="00025FA2">
      <w:pPr>
        <w:pStyle w:val="CommentText"/>
        <w:rPr>
          <w:lang w:val="en-US"/>
        </w:rPr>
      </w:pPr>
      <w:r w:rsidRPr="0061484F">
        <w:rPr>
          <w:lang w:val="en-US"/>
        </w:rPr>
        <w:t>Cox (2019)</w:t>
      </w:r>
    </w:p>
    <w:p w14:paraId="18EBD2EB" w14:textId="3D420C50" w:rsidR="00025FA2" w:rsidRPr="0061484F" w:rsidRDefault="00025FA2">
      <w:pPr>
        <w:pStyle w:val="CommentText"/>
        <w:rPr>
          <w:lang w:val="en-US"/>
        </w:rPr>
      </w:pPr>
      <w:r w:rsidRPr="0061484F">
        <w:rPr>
          <w:lang w:val="en-US"/>
        </w:rPr>
        <w:t>(Cox, 2019)</w:t>
      </w:r>
    </w:p>
  </w:comment>
  <w:comment w:id="4503" w:author="Robin Matthews" w:date="2021-06-17T14:01:00Z" w:initials="RM">
    <w:p w14:paraId="24F7D635" w14:textId="77777777" w:rsidR="00025FA2" w:rsidRPr="0061484F" w:rsidRDefault="00025FA2">
      <w:pPr>
        <w:pStyle w:val="CommentText"/>
        <w:rPr>
          <w:lang w:val="en-US"/>
        </w:rPr>
      </w:pPr>
      <w:r>
        <w:rPr>
          <w:rStyle w:val="CommentReference"/>
        </w:rPr>
        <w:annotationRef/>
      </w:r>
      <w:r w:rsidRPr="0061484F">
        <w:rPr>
          <w:lang w:val="en-US"/>
        </w:rPr>
        <w:t>Not found:</w:t>
      </w:r>
    </w:p>
    <w:p w14:paraId="2DA939AE" w14:textId="77777777" w:rsidR="00025FA2" w:rsidRPr="0061484F" w:rsidRDefault="00025FA2">
      <w:pPr>
        <w:pStyle w:val="CommentText"/>
        <w:rPr>
          <w:lang w:val="en-US"/>
        </w:rPr>
      </w:pPr>
      <w:r w:rsidRPr="0061484F">
        <w:rPr>
          <w:lang w:val="en-US"/>
        </w:rPr>
        <w:t>X. Zhang et al., 2020</w:t>
      </w:r>
    </w:p>
    <w:p w14:paraId="0FFD36C4" w14:textId="77777777" w:rsidR="00025FA2" w:rsidRPr="0061484F" w:rsidRDefault="00025FA2">
      <w:pPr>
        <w:pStyle w:val="CommentText"/>
        <w:rPr>
          <w:lang w:val="en-US"/>
        </w:rPr>
      </w:pPr>
    </w:p>
    <w:p w14:paraId="048609D2" w14:textId="77777777" w:rsidR="00025FA2" w:rsidRDefault="00025FA2">
      <w:pPr>
        <w:pStyle w:val="CommentText"/>
      </w:pPr>
      <w:r>
        <w:t>Extra stuff:</w:t>
      </w:r>
    </w:p>
    <w:p w14:paraId="42B900E4" w14:textId="77777777" w:rsidR="00025FA2" w:rsidRDefault="00025FA2">
      <w:pPr>
        <w:pStyle w:val="CommentText"/>
      </w:pPr>
      <w:r>
        <w:t>(; ; Zhang et al., 2020b)</w:t>
      </w:r>
    </w:p>
    <w:p w14:paraId="700C5F22" w14:textId="77777777" w:rsidR="00025FA2" w:rsidRDefault="00025FA2">
      <w:pPr>
        <w:pStyle w:val="CommentText"/>
      </w:pPr>
    </w:p>
    <w:p w14:paraId="18AC1B8C" w14:textId="77777777" w:rsidR="00025FA2" w:rsidRDefault="00025FA2">
      <w:pPr>
        <w:pStyle w:val="CommentText"/>
      </w:pPr>
      <w:r>
        <w:t>Correct:</w:t>
      </w:r>
    </w:p>
    <w:p w14:paraId="334811BB" w14:textId="1DA99889" w:rsidR="00025FA2" w:rsidRDefault="00025FA2">
      <w:pPr>
        <w:pStyle w:val="CommentText"/>
      </w:pPr>
      <w:r>
        <w:t>(Pison et al., 2013; Nisbet et al., 2016; X. Zhang et al., 2020)</w:t>
      </w:r>
    </w:p>
  </w:comment>
  <w:comment w:id="4509" w:author="Robin Matthews" w:date="2021-06-17T14:01:00Z" w:initials="RM">
    <w:p w14:paraId="3C9AA3B9" w14:textId="77777777" w:rsidR="00025FA2" w:rsidRPr="0061484F" w:rsidRDefault="00025FA2">
      <w:pPr>
        <w:pStyle w:val="CommentText"/>
        <w:rPr>
          <w:lang w:val="en-US"/>
        </w:rPr>
      </w:pPr>
      <w:r>
        <w:rPr>
          <w:rStyle w:val="CommentReference"/>
        </w:rPr>
        <w:annotationRef/>
      </w:r>
      <w:r w:rsidRPr="0061484F">
        <w:rPr>
          <w:lang w:val="en-US"/>
        </w:rPr>
        <w:t>Not found:</w:t>
      </w:r>
    </w:p>
    <w:p w14:paraId="57D2A8E6" w14:textId="77777777" w:rsidR="00025FA2" w:rsidRPr="0061484F" w:rsidRDefault="00025FA2">
      <w:pPr>
        <w:pStyle w:val="CommentText"/>
        <w:rPr>
          <w:lang w:val="en-US"/>
        </w:rPr>
      </w:pPr>
      <w:r w:rsidRPr="0061484F">
        <w:rPr>
          <w:lang w:val="en-US"/>
        </w:rPr>
        <w:t>B.D. Stocker et al., 2013</w:t>
      </w:r>
    </w:p>
    <w:p w14:paraId="535E8DC2" w14:textId="77777777" w:rsidR="00025FA2" w:rsidRPr="0061484F" w:rsidRDefault="00025FA2">
      <w:pPr>
        <w:pStyle w:val="CommentText"/>
        <w:rPr>
          <w:lang w:val="en-US"/>
        </w:rPr>
      </w:pPr>
    </w:p>
    <w:p w14:paraId="2C603BAE" w14:textId="77777777" w:rsidR="00025FA2" w:rsidRPr="0061484F" w:rsidRDefault="00025FA2">
      <w:pPr>
        <w:pStyle w:val="CommentText"/>
        <w:rPr>
          <w:lang w:val="en-US"/>
        </w:rPr>
      </w:pPr>
      <w:r w:rsidRPr="0061484F">
        <w:rPr>
          <w:lang w:val="en-US"/>
        </w:rPr>
        <w:t>Extra stuff:</w:t>
      </w:r>
    </w:p>
    <w:p w14:paraId="2619C06F" w14:textId="77777777" w:rsidR="00025FA2" w:rsidRPr="0061484F" w:rsidRDefault="00025FA2">
      <w:pPr>
        <w:pStyle w:val="CommentText"/>
        <w:rPr>
          <w:lang w:val="en-US"/>
        </w:rPr>
      </w:pPr>
      <w:r w:rsidRPr="0061484F">
        <w:rPr>
          <w:lang w:val="en-US"/>
        </w:rPr>
        <w:t>(; ; Stocker et al., 2013a; ; )</w:t>
      </w:r>
    </w:p>
    <w:p w14:paraId="7E2F6DB6" w14:textId="77777777" w:rsidR="00025FA2" w:rsidRPr="0061484F" w:rsidRDefault="00025FA2">
      <w:pPr>
        <w:pStyle w:val="CommentText"/>
        <w:rPr>
          <w:lang w:val="en-US"/>
        </w:rPr>
      </w:pPr>
    </w:p>
    <w:p w14:paraId="5B8F4D39" w14:textId="77777777" w:rsidR="00025FA2" w:rsidRDefault="00025FA2">
      <w:pPr>
        <w:pStyle w:val="CommentText"/>
      </w:pPr>
      <w:r>
        <w:t>Correct:</w:t>
      </w:r>
    </w:p>
    <w:p w14:paraId="6622AB9F" w14:textId="2392706E" w:rsidR="00025FA2" w:rsidRDefault="00025FA2">
      <w:pPr>
        <w:pStyle w:val="CommentText"/>
      </w:pPr>
      <w:r>
        <w:t>(Denisov et al., 2013; Shindell et al., 2013; B.D. Stocker et al., 2013; Zhang et al., 2017; Koffi et al., 2020)</w:t>
      </w:r>
    </w:p>
  </w:comment>
  <w:comment w:id="4519" w:author="Robin Matthews" w:date="2021-06-17T14:01:00Z" w:initials="RM">
    <w:p w14:paraId="7612F337" w14:textId="77777777" w:rsidR="00025FA2" w:rsidRPr="0061484F" w:rsidRDefault="00025FA2">
      <w:pPr>
        <w:pStyle w:val="CommentText"/>
        <w:rPr>
          <w:lang w:val="en-US"/>
        </w:rPr>
      </w:pPr>
      <w:r>
        <w:rPr>
          <w:rStyle w:val="CommentReference"/>
        </w:rPr>
        <w:annotationRef/>
      </w:r>
      <w:r w:rsidRPr="0061484F">
        <w:rPr>
          <w:lang w:val="en-US"/>
        </w:rPr>
        <w:t>Not found:</w:t>
      </w:r>
    </w:p>
    <w:p w14:paraId="16DA1E2C" w14:textId="77777777" w:rsidR="00025FA2" w:rsidRPr="0061484F" w:rsidRDefault="00025FA2">
      <w:pPr>
        <w:pStyle w:val="CommentText"/>
        <w:rPr>
          <w:lang w:val="en-US"/>
        </w:rPr>
      </w:pPr>
      <w:r w:rsidRPr="0061484F">
        <w:rPr>
          <w:lang w:val="en-US"/>
        </w:rPr>
        <w:t>B.D. Stocker et al., 2013</w:t>
      </w:r>
    </w:p>
    <w:p w14:paraId="2D4AC3C5" w14:textId="77777777" w:rsidR="00025FA2" w:rsidRPr="0061484F" w:rsidRDefault="00025FA2">
      <w:pPr>
        <w:pStyle w:val="CommentText"/>
        <w:rPr>
          <w:lang w:val="en-US"/>
        </w:rPr>
      </w:pPr>
    </w:p>
    <w:p w14:paraId="7E319465" w14:textId="77777777" w:rsidR="00025FA2" w:rsidRPr="0061484F" w:rsidRDefault="00025FA2">
      <w:pPr>
        <w:pStyle w:val="CommentText"/>
        <w:rPr>
          <w:lang w:val="en-US"/>
        </w:rPr>
      </w:pPr>
      <w:r w:rsidRPr="0061484F">
        <w:rPr>
          <w:lang w:val="en-US"/>
        </w:rPr>
        <w:t>Extra stuff:</w:t>
      </w:r>
    </w:p>
    <w:p w14:paraId="3C8AD22D" w14:textId="77777777" w:rsidR="00025FA2" w:rsidRPr="0061484F" w:rsidRDefault="00025FA2">
      <w:pPr>
        <w:pStyle w:val="CommentText"/>
        <w:rPr>
          <w:lang w:val="en-US"/>
        </w:rPr>
      </w:pPr>
      <w:r w:rsidRPr="0061484F">
        <w:rPr>
          <w:lang w:val="en-US"/>
        </w:rPr>
        <w:t>(; ; Stocker et al., 2013a; )</w:t>
      </w:r>
    </w:p>
    <w:p w14:paraId="0F9FA808" w14:textId="77777777" w:rsidR="00025FA2" w:rsidRPr="0061484F" w:rsidRDefault="00025FA2">
      <w:pPr>
        <w:pStyle w:val="CommentText"/>
        <w:rPr>
          <w:lang w:val="en-US"/>
        </w:rPr>
      </w:pPr>
    </w:p>
    <w:p w14:paraId="7D6F3796" w14:textId="77777777" w:rsidR="00025FA2" w:rsidRPr="0061484F" w:rsidRDefault="00025FA2">
      <w:pPr>
        <w:pStyle w:val="CommentText"/>
        <w:rPr>
          <w:lang w:val="en-US"/>
        </w:rPr>
      </w:pPr>
      <w:r w:rsidRPr="0061484F">
        <w:rPr>
          <w:lang w:val="en-US"/>
        </w:rPr>
        <w:t>Correct:</w:t>
      </w:r>
    </w:p>
    <w:p w14:paraId="5464D778" w14:textId="2EB4691C" w:rsidR="00025FA2" w:rsidRPr="0061484F" w:rsidRDefault="00025FA2">
      <w:pPr>
        <w:pStyle w:val="CommentText"/>
        <w:rPr>
          <w:lang w:val="en-US"/>
        </w:rPr>
      </w:pPr>
      <w:r w:rsidRPr="0061484F">
        <w:rPr>
          <w:lang w:val="en-US"/>
        </w:rPr>
        <w:t>(Arneth et al., 2010; Shindell et al., 2013; B.D. Stocker et al., 2013; Zhang et al., 2017)</w:t>
      </w:r>
    </w:p>
  </w:comment>
  <w:comment w:id="4542" w:author="Robin Matthews" w:date="2021-06-17T14:01:00Z" w:initials="RM">
    <w:p w14:paraId="0B2CC321" w14:textId="77777777" w:rsidR="00025FA2" w:rsidRPr="0061484F" w:rsidRDefault="00025FA2">
      <w:pPr>
        <w:pStyle w:val="CommentText"/>
        <w:rPr>
          <w:lang w:val="en-US"/>
        </w:rPr>
      </w:pPr>
      <w:r>
        <w:rPr>
          <w:rStyle w:val="CommentReference"/>
        </w:rPr>
        <w:annotationRef/>
      </w:r>
      <w:r w:rsidRPr="0061484F">
        <w:rPr>
          <w:lang w:val="en-US"/>
        </w:rPr>
        <w:t>Not found:</w:t>
      </w:r>
    </w:p>
    <w:p w14:paraId="5D165EEE" w14:textId="77777777" w:rsidR="00025FA2" w:rsidRPr="0061484F" w:rsidRDefault="00025FA2">
      <w:pPr>
        <w:pStyle w:val="CommentText"/>
        <w:rPr>
          <w:lang w:val="en-US"/>
        </w:rPr>
      </w:pPr>
      <w:r w:rsidRPr="0061484F">
        <w:rPr>
          <w:lang w:val="en-US"/>
        </w:rPr>
        <w:t>Eliseev et al., 2014a, b</w:t>
      </w:r>
    </w:p>
    <w:p w14:paraId="6B267F11" w14:textId="77777777" w:rsidR="00025FA2" w:rsidRPr="0061484F" w:rsidRDefault="00025FA2">
      <w:pPr>
        <w:pStyle w:val="CommentText"/>
        <w:rPr>
          <w:lang w:val="en-US"/>
        </w:rPr>
      </w:pPr>
    </w:p>
    <w:p w14:paraId="07C04507" w14:textId="77777777" w:rsidR="00025FA2" w:rsidRPr="0061484F" w:rsidRDefault="00025FA2">
      <w:pPr>
        <w:pStyle w:val="CommentText"/>
        <w:rPr>
          <w:lang w:val="en-US"/>
        </w:rPr>
      </w:pPr>
      <w:r w:rsidRPr="0061484F">
        <w:rPr>
          <w:lang w:val="en-US"/>
        </w:rPr>
        <w:t>Extra stuff:</w:t>
      </w:r>
    </w:p>
    <w:p w14:paraId="7D7C1E19" w14:textId="77777777" w:rsidR="00025FA2" w:rsidRDefault="00025FA2">
      <w:pPr>
        <w:pStyle w:val="CommentText"/>
      </w:pPr>
      <w:r>
        <w:t>(Eliseev et al., 2014a, 2014b; )</w:t>
      </w:r>
    </w:p>
    <w:p w14:paraId="75380940" w14:textId="77777777" w:rsidR="00025FA2" w:rsidRDefault="00025FA2">
      <w:pPr>
        <w:pStyle w:val="CommentText"/>
      </w:pPr>
    </w:p>
    <w:p w14:paraId="681CA572" w14:textId="77777777" w:rsidR="00025FA2" w:rsidRPr="0061484F" w:rsidRDefault="00025FA2">
      <w:pPr>
        <w:pStyle w:val="CommentText"/>
        <w:rPr>
          <w:lang w:val="en-US"/>
        </w:rPr>
      </w:pPr>
      <w:r w:rsidRPr="0061484F">
        <w:rPr>
          <w:lang w:val="en-US"/>
        </w:rPr>
        <w:t>Correct:</w:t>
      </w:r>
    </w:p>
    <w:p w14:paraId="2FFF3766" w14:textId="2E03E9C6" w:rsidR="00025FA2" w:rsidRPr="0061484F" w:rsidRDefault="00025FA2">
      <w:pPr>
        <w:pStyle w:val="CommentText"/>
        <w:rPr>
          <w:lang w:val="en-US"/>
        </w:rPr>
      </w:pPr>
      <w:r w:rsidRPr="0061484F">
        <w:rPr>
          <w:lang w:val="en-US"/>
        </w:rPr>
        <w:t>(Eliseev et al., 2014a, b; Kloster and Lasslop, 2017)</w:t>
      </w:r>
    </w:p>
  </w:comment>
  <w:comment w:id="4553" w:author="Robin Matthews" w:date="2021-06-17T14:02:00Z" w:initials="RM">
    <w:p w14:paraId="2CE254A4" w14:textId="77777777" w:rsidR="00025FA2" w:rsidRPr="0061484F" w:rsidRDefault="00025FA2">
      <w:pPr>
        <w:pStyle w:val="CommentText"/>
        <w:rPr>
          <w:lang w:val="en-US"/>
        </w:rPr>
      </w:pPr>
      <w:r>
        <w:rPr>
          <w:rStyle w:val="CommentReference"/>
        </w:rPr>
        <w:annotationRef/>
      </w:r>
      <w:r w:rsidRPr="0061484F">
        <w:rPr>
          <w:lang w:val="en-US"/>
        </w:rPr>
        <w:t>Not found:</w:t>
      </w:r>
    </w:p>
    <w:p w14:paraId="0487CAFB" w14:textId="77777777" w:rsidR="00025FA2" w:rsidRPr="0061484F" w:rsidRDefault="00025FA2">
      <w:pPr>
        <w:pStyle w:val="CommentText"/>
        <w:rPr>
          <w:lang w:val="en-US"/>
        </w:rPr>
      </w:pPr>
      <w:r w:rsidRPr="0061484F">
        <w:rPr>
          <w:lang w:val="en-US"/>
        </w:rPr>
        <w:t>B.D. Stocker et al., 2013</w:t>
      </w:r>
    </w:p>
    <w:p w14:paraId="7B79CA1F" w14:textId="77777777" w:rsidR="00025FA2" w:rsidRPr="0061484F" w:rsidRDefault="00025FA2">
      <w:pPr>
        <w:pStyle w:val="CommentText"/>
        <w:rPr>
          <w:lang w:val="en-US"/>
        </w:rPr>
      </w:pPr>
    </w:p>
    <w:p w14:paraId="22A487F2" w14:textId="77777777" w:rsidR="00025FA2" w:rsidRPr="0061484F" w:rsidRDefault="00025FA2">
      <w:pPr>
        <w:pStyle w:val="CommentText"/>
        <w:rPr>
          <w:lang w:val="en-US"/>
        </w:rPr>
      </w:pPr>
      <w:r w:rsidRPr="0061484F">
        <w:rPr>
          <w:lang w:val="en-US"/>
        </w:rPr>
        <w:t>Extra stuff:</w:t>
      </w:r>
    </w:p>
    <w:p w14:paraId="2887788A" w14:textId="77777777" w:rsidR="00025FA2" w:rsidRPr="0061484F" w:rsidRDefault="00025FA2">
      <w:pPr>
        <w:pStyle w:val="CommentText"/>
        <w:rPr>
          <w:lang w:val="en-US"/>
        </w:rPr>
      </w:pPr>
      <w:r w:rsidRPr="0061484F">
        <w:rPr>
          <w:lang w:val="en-US"/>
        </w:rPr>
        <w:t>(; Stocker et al., 2013a; ; )</w:t>
      </w:r>
    </w:p>
    <w:p w14:paraId="4BDE61F8" w14:textId="77777777" w:rsidR="00025FA2" w:rsidRPr="0061484F" w:rsidRDefault="00025FA2">
      <w:pPr>
        <w:pStyle w:val="CommentText"/>
        <w:rPr>
          <w:lang w:val="en-US"/>
        </w:rPr>
      </w:pPr>
    </w:p>
    <w:p w14:paraId="06B4661F" w14:textId="77777777" w:rsidR="00025FA2" w:rsidRDefault="00025FA2">
      <w:pPr>
        <w:pStyle w:val="CommentText"/>
      </w:pPr>
      <w:r>
        <w:t>Correct:</w:t>
      </w:r>
    </w:p>
    <w:p w14:paraId="3DCD8811" w14:textId="51BE6696" w:rsidR="00025FA2" w:rsidRDefault="00025FA2">
      <w:pPr>
        <w:pStyle w:val="CommentText"/>
      </w:pPr>
      <w:r>
        <w:t>(Xu-Ri et al., 2012; B.D. Stocker et al., 2013; Zaehle, 2013; Tian et al., 2019)</w:t>
      </w:r>
    </w:p>
  </w:comment>
  <w:comment w:id="4556" w:author="Robin Matthews" w:date="2021-06-17T14:02:00Z" w:initials="RM">
    <w:p w14:paraId="3199EB3A" w14:textId="77777777" w:rsidR="00025FA2" w:rsidRPr="0061484F" w:rsidRDefault="00025FA2">
      <w:pPr>
        <w:pStyle w:val="CommentText"/>
        <w:rPr>
          <w:lang w:val="en-US"/>
        </w:rPr>
      </w:pPr>
      <w:r>
        <w:rPr>
          <w:rStyle w:val="CommentReference"/>
        </w:rPr>
        <w:annotationRef/>
      </w:r>
      <w:r w:rsidRPr="0061484F">
        <w:rPr>
          <w:lang w:val="en-US"/>
        </w:rPr>
        <w:t>Not found:</w:t>
      </w:r>
    </w:p>
    <w:p w14:paraId="0B8A1BD5" w14:textId="77777777" w:rsidR="00025FA2" w:rsidRPr="0061484F" w:rsidRDefault="00025FA2">
      <w:pPr>
        <w:pStyle w:val="CommentText"/>
        <w:rPr>
          <w:lang w:val="en-US"/>
        </w:rPr>
      </w:pPr>
      <w:r w:rsidRPr="0061484F">
        <w:rPr>
          <w:lang w:val="en-US"/>
        </w:rPr>
        <w:t>H. Fischer et al., 2019</w:t>
      </w:r>
    </w:p>
    <w:p w14:paraId="44467B74" w14:textId="77777777" w:rsidR="00025FA2" w:rsidRPr="0061484F" w:rsidRDefault="00025FA2">
      <w:pPr>
        <w:pStyle w:val="CommentText"/>
        <w:rPr>
          <w:lang w:val="en-US"/>
        </w:rPr>
      </w:pPr>
    </w:p>
    <w:p w14:paraId="5D0F5A18" w14:textId="77777777" w:rsidR="00025FA2" w:rsidRPr="0061484F" w:rsidRDefault="00025FA2">
      <w:pPr>
        <w:pStyle w:val="CommentText"/>
        <w:rPr>
          <w:lang w:val="en-US"/>
        </w:rPr>
      </w:pPr>
      <w:r w:rsidRPr="0061484F">
        <w:rPr>
          <w:lang w:val="en-US"/>
        </w:rPr>
        <w:t>Extra stuff:</w:t>
      </w:r>
    </w:p>
    <w:p w14:paraId="6E000E30" w14:textId="77777777" w:rsidR="00025FA2" w:rsidRPr="0061484F" w:rsidRDefault="00025FA2">
      <w:pPr>
        <w:pStyle w:val="CommentText"/>
        <w:rPr>
          <w:lang w:val="en-US"/>
        </w:rPr>
      </w:pPr>
      <w:r w:rsidRPr="0061484F">
        <w:rPr>
          <w:lang w:val="en-US"/>
        </w:rPr>
        <w:t>(; Fischer et al., 2019b; )</w:t>
      </w:r>
    </w:p>
    <w:p w14:paraId="481FD2FC" w14:textId="77777777" w:rsidR="00025FA2" w:rsidRPr="0061484F" w:rsidRDefault="00025FA2">
      <w:pPr>
        <w:pStyle w:val="CommentText"/>
        <w:rPr>
          <w:lang w:val="en-US"/>
        </w:rPr>
      </w:pPr>
    </w:p>
    <w:p w14:paraId="4C96355A" w14:textId="77777777" w:rsidR="00025FA2" w:rsidRPr="0061484F" w:rsidRDefault="00025FA2">
      <w:pPr>
        <w:pStyle w:val="CommentText"/>
        <w:rPr>
          <w:lang w:val="en-US"/>
        </w:rPr>
      </w:pPr>
      <w:r w:rsidRPr="0061484F">
        <w:rPr>
          <w:lang w:val="en-US"/>
        </w:rPr>
        <w:t>Correct:</w:t>
      </w:r>
    </w:p>
    <w:p w14:paraId="274EF417" w14:textId="3989A0E7" w:rsidR="00025FA2" w:rsidRDefault="00025FA2">
      <w:pPr>
        <w:pStyle w:val="CommentText"/>
      </w:pPr>
      <w:r>
        <w:t>(Schilt et al., 2014; H. Fischer et al., 2019; Joos et al., 2020)</w:t>
      </w:r>
    </w:p>
  </w:comment>
  <w:comment w:id="4576" w:author="Robin Matthews" w:date="2021-06-17T14:02:00Z" w:initials="RM">
    <w:p w14:paraId="6CB2093E" w14:textId="77777777" w:rsidR="00025FA2" w:rsidRPr="0061484F" w:rsidRDefault="00025FA2">
      <w:pPr>
        <w:pStyle w:val="CommentText"/>
        <w:rPr>
          <w:lang w:val="en-US"/>
        </w:rPr>
      </w:pPr>
      <w:r>
        <w:rPr>
          <w:rStyle w:val="CommentReference"/>
        </w:rPr>
        <w:annotationRef/>
      </w:r>
      <w:r w:rsidRPr="0061484F">
        <w:rPr>
          <w:lang w:val="en-US"/>
        </w:rPr>
        <w:t>Not found:</w:t>
      </w:r>
    </w:p>
    <w:p w14:paraId="3CA97290" w14:textId="77777777" w:rsidR="00025FA2" w:rsidRPr="0061484F" w:rsidRDefault="00025FA2">
      <w:pPr>
        <w:pStyle w:val="CommentText"/>
        <w:rPr>
          <w:lang w:val="en-US"/>
        </w:rPr>
      </w:pPr>
      <w:r w:rsidRPr="0061484F">
        <w:rPr>
          <w:lang w:val="en-US"/>
        </w:rPr>
        <w:t>Battaglia and Joos, 2018b</w:t>
      </w:r>
    </w:p>
    <w:p w14:paraId="596555A0" w14:textId="77777777" w:rsidR="00025FA2" w:rsidRPr="0061484F" w:rsidRDefault="00025FA2">
      <w:pPr>
        <w:pStyle w:val="CommentText"/>
        <w:rPr>
          <w:lang w:val="en-US"/>
        </w:rPr>
      </w:pPr>
    </w:p>
    <w:p w14:paraId="5CA4FD56" w14:textId="77777777" w:rsidR="00025FA2" w:rsidRPr="0061484F" w:rsidRDefault="00025FA2">
      <w:pPr>
        <w:pStyle w:val="CommentText"/>
        <w:rPr>
          <w:lang w:val="en-US"/>
        </w:rPr>
      </w:pPr>
      <w:r w:rsidRPr="0061484F">
        <w:rPr>
          <w:lang w:val="en-US"/>
        </w:rPr>
        <w:t>Extra stuff:</w:t>
      </w:r>
    </w:p>
    <w:p w14:paraId="18B0B86D" w14:textId="77777777" w:rsidR="00025FA2" w:rsidRPr="0061484F" w:rsidRDefault="00025FA2">
      <w:pPr>
        <w:pStyle w:val="CommentText"/>
        <w:rPr>
          <w:lang w:val="en-US"/>
        </w:rPr>
      </w:pPr>
      <w:r w:rsidRPr="0061484F">
        <w:rPr>
          <w:lang w:val="en-US"/>
        </w:rPr>
        <w:t>(; ; Battaglia and Joos, 2018)</w:t>
      </w:r>
    </w:p>
    <w:p w14:paraId="6AA3985E" w14:textId="77777777" w:rsidR="00025FA2" w:rsidRPr="0061484F" w:rsidRDefault="00025FA2">
      <w:pPr>
        <w:pStyle w:val="CommentText"/>
        <w:rPr>
          <w:lang w:val="en-US"/>
        </w:rPr>
      </w:pPr>
    </w:p>
    <w:p w14:paraId="619AD2FB" w14:textId="77777777" w:rsidR="00025FA2" w:rsidRPr="0061484F" w:rsidRDefault="00025FA2">
      <w:pPr>
        <w:pStyle w:val="CommentText"/>
        <w:rPr>
          <w:lang w:val="en-US"/>
        </w:rPr>
      </w:pPr>
      <w:r w:rsidRPr="0061484F">
        <w:rPr>
          <w:lang w:val="en-US"/>
        </w:rPr>
        <w:t>Correct:</w:t>
      </w:r>
    </w:p>
    <w:p w14:paraId="167C4BAC" w14:textId="0B9CC5E5" w:rsidR="00025FA2" w:rsidRPr="0061484F" w:rsidRDefault="00025FA2">
      <w:pPr>
        <w:pStyle w:val="CommentText"/>
        <w:rPr>
          <w:lang w:val="en-US"/>
        </w:rPr>
      </w:pPr>
      <w:r w:rsidRPr="0061484F">
        <w:rPr>
          <w:lang w:val="en-US"/>
        </w:rPr>
        <w:t>(Martinez-Rey et al., 2015; Landolfi et al., 2017; Battaglia and Joos, 2018b)</w:t>
      </w:r>
    </w:p>
  </w:comment>
  <w:comment w:id="4586" w:author="Ian Blenkinsop" w:date="2021-07-28T14:39:00Z" w:initials="IB">
    <w:p w14:paraId="00CB8711" w14:textId="5F138D5A" w:rsidR="005F6587" w:rsidRDefault="005F6587">
      <w:pPr>
        <w:pStyle w:val="CommentText"/>
      </w:pPr>
      <w:r>
        <w:rPr>
          <w:rStyle w:val="CommentReference"/>
        </w:rPr>
        <w:annotationRef/>
      </w:r>
      <w:r>
        <w:t>Sq brackets for confidence intervals?</w:t>
      </w:r>
    </w:p>
  </w:comment>
  <w:comment w:id="4587" w:author="Tom Maycock" w:date="2021-09-09T16:08:00Z" w:initials="TM">
    <w:p w14:paraId="65FDA581" w14:textId="608326B6" w:rsidR="003D2BB4" w:rsidRDefault="003D2BB4">
      <w:pPr>
        <w:pStyle w:val="CommentText"/>
      </w:pPr>
      <w:r>
        <w:rPr>
          <w:rStyle w:val="CommentReference"/>
        </w:rPr>
        <w:annotationRef/>
      </w:r>
      <w:r>
        <w:t>I suggested the change, but please confirm square brackets, which are correct if these are 5-95</w:t>
      </w:r>
      <w:r w:rsidRPr="003D2BB4">
        <w:rPr>
          <w:vertAlign w:val="superscript"/>
        </w:rPr>
        <w:t>th</w:t>
      </w:r>
      <w:r>
        <w:t xml:space="preserve"> range</w:t>
      </w:r>
    </w:p>
  </w:comment>
  <w:comment w:id="4599" w:author="Robin Matthews" w:date="2021-06-17T14:02:00Z" w:initials="RM">
    <w:p w14:paraId="09E674ED" w14:textId="77777777" w:rsidR="00025FA2" w:rsidRPr="0061484F" w:rsidRDefault="00025FA2">
      <w:pPr>
        <w:pStyle w:val="CommentText"/>
        <w:rPr>
          <w:lang w:val="en-US"/>
        </w:rPr>
      </w:pPr>
      <w:r>
        <w:rPr>
          <w:rStyle w:val="CommentReference"/>
        </w:rPr>
        <w:annotationRef/>
      </w:r>
      <w:r w:rsidRPr="0061484F">
        <w:rPr>
          <w:lang w:val="en-US"/>
        </w:rPr>
        <w:t>Not found:</w:t>
      </w:r>
    </w:p>
    <w:p w14:paraId="188E51C7" w14:textId="77777777" w:rsidR="00025FA2" w:rsidRDefault="00025FA2">
      <w:pPr>
        <w:pStyle w:val="CommentText"/>
      </w:pPr>
      <w:r>
        <w:t>Koven et al., 2015a, c</w:t>
      </w:r>
    </w:p>
    <w:p w14:paraId="12275E44" w14:textId="77777777" w:rsidR="00025FA2" w:rsidRDefault="00025FA2">
      <w:pPr>
        <w:pStyle w:val="CommentText"/>
      </w:pPr>
    </w:p>
    <w:p w14:paraId="4E85161C" w14:textId="77777777" w:rsidR="00025FA2" w:rsidRDefault="00025FA2">
      <w:pPr>
        <w:pStyle w:val="CommentText"/>
      </w:pPr>
      <w:r>
        <w:t>Extra stuff:</w:t>
      </w:r>
    </w:p>
    <w:p w14:paraId="4CC2643B" w14:textId="77777777" w:rsidR="00025FA2" w:rsidRDefault="00025FA2">
      <w:pPr>
        <w:pStyle w:val="CommentText"/>
      </w:pPr>
      <w:r>
        <w:t>(; , Koven et al., 2015c, 2015b; ; ; )</w:t>
      </w:r>
    </w:p>
    <w:p w14:paraId="10766BCD" w14:textId="77777777" w:rsidR="00025FA2" w:rsidRDefault="00025FA2">
      <w:pPr>
        <w:pStyle w:val="CommentText"/>
      </w:pPr>
    </w:p>
    <w:p w14:paraId="1B8735CE" w14:textId="77777777" w:rsidR="00025FA2" w:rsidRDefault="00025FA2">
      <w:pPr>
        <w:pStyle w:val="CommentText"/>
      </w:pPr>
      <w:r>
        <w:t>Correct:</w:t>
      </w:r>
    </w:p>
    <w:p w14:paraId="57243299" w14:textId="6D27471E" w:rsidR="00025FA2" w:rsidRDefault="00025FA2">
      <w:pPr>
        <w:pStyle w:val="CommentText"/>
      </w:pPr>
      <w:r>
        <w:t>(Schneider von Deimling et al., 2012; Burke et al., 2013, 2017b; Koven et al., 2015a, c; MacDougall and Knutti, 2016b; Gasser et al., 2018; Kleinen and Brovkin, 2018)</w:t>
      </w:r>
    </w:p>
  </w:comment>
  <w:comment w:id="4605" w:author="Robin Matthews" w:date="2021-06-17T14:02:00Z" w:initials="RM">
    <w:p w14:paraId="0957DA4E" w14:textId="77777777" w:rsidR="00025FA2" w:rsidRPr="0061484F" w:rsidRDefault="00025FA2">
      <w:pPr>
        <w:pStyle w:val="CommentText"/>
        <w:rPr>
          <w:lang w:val="en-US"/>
        </w:rPr>
      </w:pPr>
      <w:r>
        <w:rPr>
          <w:rStyle w:val="CommentReference"/>
        </w:rPr>
        <w:annotationRef/>
      </w:r>
      <w:r w:rsidRPr="0061484F">
        <w:rPr>
          <w:lang w:val="en-US"/>
        </w:rPr>
        <w:t>Not found:</w:t>
      </w:r>
    </w:p>
    <w:p w14:paraId="69052579" w14:textId="77777777" w:rsidR="00025FA2" w:rsidRPr="0061484F" w:rsidRDefault="00025FA2">
      <w:pPr>
        <w:pStyle w:val="CommentText"/>
        <w:rPr>
          <w:lang w:val="en-US"/>
        </w:rPr>
      </w:pPr>
      <w:r w:rsidRPr="0061484F">
        <w:rPr>
          <w:lang w:val="en-US"/>
        </w:rPr>
        <w:t>B.D. Stocker et al., 2013</w:t>
      </w:r>
    </w:p>
    <w:p w14:paraId="70CF1D4E" w14:textId="77777777" w:rsidR="00025FA2" w:rsidRPr="0061484F" w:rsidRDefault="00025FA2">
      <w:pPr>
        <w:pStyle w:val="CommentText"/>
        <w:rPr>
          <w:lang w:val="en-US"/>
        </w:rPr>
      </w:pPr>
    </w:p>
    <w:p w14:paraId="39F2C3E2" w14:textId="77777777" w:rsidR="00025FA2" w:rsidRPr="0061484F" w:rsidRDefault="00025FA2">
      <w:pPr>
        <w:pStyle w:val="CommentText"/>
        <w:rPr>
          <w:lang w:val="en-US"/>
        </w:rPr>
      </w:pPr>
      <w:r w:rsidRPr="0061484F">
        <w:rPr>
          <w:lang w:val="en-US"/>
        </w:rPr>
        <w:t>Extra stuff:</w:t>
      </w:r>
    </w:p>
    <w:p w14:paraId="1EC63DAB" w14:textId="77777777" w:rsidR="00025FA2" w:rsidRPr="0061484F" w:rsidRDefault="00025FA2">
      <w:pPr>
        <w:pStyle w:val="CommentText"/>
        <w:rPr>
          <w:lang w:val="en-US"/>
        </w:rPr>
      </w:pPr>
      <w:r w:rsidRPr="0061484F">
        <w:rPr>
          <w:lang w:val="en-US"/>
        </w:rPr>
        <w:t>(; ; ; Stocker et al., 2013a; )</w:t>
      </w:r>
    </w:p>
    <w:p w14:paraId="31BD17FC" w14:textId="77777777" w:rsidR="00025FA2" w:rsidRPr="0061484F" w:rsidRDefault="00025FA2">
      <w:pPr>
        <w:pStyle w:val="CommentText"/>
        <w:rPr>
          <w:lang w:val="en-US"/>
        </w:rPr>
      </w:pPr>
    </w:p>
    <w:p w14:paraId="5024E0CD" w14:textId="77777777" w:rsidR="00025FA2" w:rsidRPr="0061484F" w:rsidRDefault="00025FA2">
      <w:pPr>
        <w:pStyle w:val="CommentText"/>
        <w:rPr>
          <w:lang w:val="en-US"/>
        </w:rPr>
      </w:pPr>
      <w:r w:rsidRPr="0061484F">
        <w:rPr>
          <w:lang w:val="en-US"/>
        </w:rPr>
        <w:t>Correct:</w:t>
      </w:r>
    </w:p>
    <w:p w14:paraId="2D01D44F" w14:textId="31D0F097" w:rsidR="00025FA2" w:rsidRPr="0061484F" w:rsidRDefault="00025FA2">
      <w:pPr>
        <w:pStyle w:val="CommentText"/>
        <w:rPr>
          <w:lang w:val="en-US"/>
        </w:rPr>
      </w:pPr>
      <w:r w:rsidRPr="0061484F">
        <w:rPr>
          <w:lang w:val="en-US"/>
        </w:rPr>
        <w:t>(Arneth et al., 2010; Denisov et al., 2013; Shindell et al., 2013; B.D. Stocker et al., 2013; Zhang et al., 2017)</w:t>
      </w:r>
    </w:p>
  </w:comment>
  <w:comment w:id="4609" w:author="Robin Matthews" w:date="2021-06-17T14:02:00Z" w:initials="RM">
    <w:p w14:paraId="28136718" w14:textId="77777777" w:rsidR="00025FA2" w:rsidRPr="0061484F" w:rsidRDefault="00025FA2">
      <w:pPr>
        <w:pStyle w:val="CommentText"/>
        <w:rPr>
          <w:lang w:val="en-US"/>
        </w:rPr>
      </w:pPr>
      <w:r>
        <w:rPr>
          <w:rStyle w:val="CommentReference"/>
        </w:rPr>
        <w:annotationRef/>
      </w:r>
      <w:r w:rsidRPr="0061484F">
        <w:rPr>
          <w:lang w:val="en-US"/>
        </w:rPr>
        <w:t>Not found:</w:t>
      </w:r>
    </w:p>
    <w:p w14:paraId="0168E9FE" w14:textId="77777777" w:rsidR="00025FA2" w:rsidRPr="0061484F" w:rsidRDefault="00025FA2">
      <w:pPr>
        <w:pStyle w:val="CommentText"/>
        <w:rPr>
          <w:lang w:val="en-US"/>
        </w:rPr>
      </w:pPr>
      <w:r w:rsidRPr="0061484F">
        <w:rPr>
          <w:lang w:val="en-US"/>
        </w:rPr>
        <w:t>B.D. Stocker et al., 2013</w:t>
      </w:r>
    </w:p>
    <w:p w14:paraId="6A3B7314" w14:textId="77777777" w:rsidR="00025FA2" w:rsidRPr="0061484F" w:rsidRDefault="00025FA2">
      <w:pPr>
        <w:pStyle w:val="CommentText"/>
        <w:rPr>
          <w:lang w:val="en-US"/>
        </w:rPr>
      </w:pPr>
    </w:p>
    <w:p w14:paraId="6727E4B7" w14:textId="77777777" w:rsidR="00025FA2" w:rsidRPr="0061484F" w:rsidRDefault="00025FA2">
      <w:pPr>
        <w:pStyle w:val="CommentText"/>
        <w:rPr>
          <w:lang w:val="en-US"/>
        </w:rPr>
      </w:pPr>
      <w:r w:rsidRPr="0061484F">
        <w:rPr>
          <w:lang w:val="en-US"/>
        </w:rPr>
        <w:t>Extra stuff:</w:t>
      </w:r>
    </w:p>
    <w:p w14:paraId="01D8810D" w14:textId="77777777" w:rsidR="00025FA2" w:rsidRPr="0061484F" w:rsidRDefault="00025FA2">
      <w:pPr>
        <w:pStyle w:val="CommentText"/>
        <w:rPr>
          <w:lang w:val="en-US"/>
        </w:rPr>
      </w:pPr>
      <w:r w:rsidRPr="0061484F">
        <w:rPr>
          <w:lang w:val="en-US"/>
        </w:rPr>
        <w:t>(; ; Stocker et al., 2013; )</w:t>
      </w:r>
    </w:p>
    <w:p w14:paraId="2367EE2B" w14:textId="77777777" w:rsidR="00025FA2" w:rsidRPr="0061484F" w:rsidRDefault="00025FA2">
      <w:pPr>
        <w:pStyle w:val="CommentText"/>
        <w:rPr>
          <w:lang w:val="en-US"/>
        </w:rPr>
      </w:pPr>
    </w:p>
    <w:p w14:paraId="654B17CA" w14:textId="77777777" w:rsidR="00025FA2" w:rsidRDefault="00025FA2">
      <w:pPr>
        <w:pStyle w:val="CommentText"/>
      </w:pPr>
      <w:r>
        <w:t>Correct:</w:t>
      </w:r>
    </w:p>
    <w:p w14:paraId="327E4DFE" w14:textId="0CDC98B9" w:rsidR="00025FA2" w:rsidRDefault="00025FA2">
      <w:pPr>
        <w:pStyle w:val="CommentText"/>
      </w:pPr>
      <w:r>
        <w:t>(Xu-Ri et al., 2012; B.D. Stocker et al., 2013; Zaehle, 2013; Tian et al., 2019)</w:t>
      </w:r>
    </w:p>
  </w:comment>
  <w:comment w:id="4615" w:author="Robin Matthews" w:date="2021-06-17T14:02:00Z" w:initials="RM">
    <w:p w14:paraId="5F71409B" w14:textId="77777777" w:rsidR="00025FA2" w:rsidRPr="0061484F" w:rsidRDefault="00025FA2">
      <w:pPr>
        <w:pStyle w:val="CommentText"/>
        <w:rPr>
          <w:lang w:val="en-US"/>
        </w:rPr>
      </w:pPr>
      <w:r>
        <w:rPr>
          <w:rStyle w:val="CommentReference"/>
        </w:rPr>
        <w:annotationRef/>
      </w:r>
      <w:r w:rsidRPr="0061484F">
        <w:rPr>
          <w:lang w:val="en-US"/>
        </w:rPr>
        <w:t>Not found:</w:t>
      </w:r>
    </w:p>
    <w:p w14:paraId="1EEF205E" w14:textId="77777777" w:rsidR="00025FA2" w:rsidRPr="0061484F" w:rsidRDefault="00025FA2">
      <w:pPr>
        <w:pStyle w:val="CommentText"/>
        <w:rPr>
          <w:lang w:val="en-US"/>
        </w:rPr>
      </w:pPr>
      <w:r w:rsidRPr="0061484F">
        <w:rPr>
          <w:lang w:val="en-US"/>
        </w:rPr>
        <w:t>Battaglia and Joos, 2018b</w:t>
      </w:r>
    </w:p>
    <w:p w14:paraId="228BCB7F" w14:textId="77777777" w:rsidR="00025FA2" w:rsidRPr="0061484F" w:rsidRDefault="00025FA2">
      <w:pPr>
        <w:pStyle w:val="CommentText"/>
        <w:rPr>
          <w:lang w:val="en-US"/>
        </w:rPr>
      </w:pPr>
    </w:p>
    <w:p w14:paraId="786A2409" w14:textId="77777777" w:rsidR="00025FA2" w:rsidRPr="0061484F" w:rsidRDefault="00025FA2">
      <w:pPr>
        <w:pStyle w:val="CommentText"/>
        <w:rPr>
          <w:lang w:val="en-US"/>
        </w:rPr>
      </w:pPr>
      <w:r w:rsidRPr="0061484F">
        <w:rPr>
          <w:lang w:val="en-US"/>
        </w:rPr>
        <w:t>Extra stuff:</w:t>
      </w:r>
    </w:p>
    <w:p w14:paraId="53B4F54B" w14:textId="77777777" w:rsidR="00025FA2" w:rsidRPr="0061484F" w:rsidRDefault="00025FA2">
      <w:pPr>
        <w:pStyle w:val="CommentText"/>
        <w:rPr>
          <w:lang w:val="en-US"/>
        </w:rPr>
      </w:pPr>
      <w:r w:rsidRPr="0061484F">
        <w:rPr>
          <w:lang w:val="en-US"/>
        </w:rPr>
        <w:t>(; ; Battaglia and Joos, 2018)</w:t>
      </w:r>
    </w:p>
    <w:p w14:paraId="2440E961" w14:textId="77777777" w:rsidR="00025FA2" w:rsidRPr="0061484F" w:rsidRDefault="00025FA2">
      <w:pPr>
        <w:pStyle w:val="CommentText"/>
        <w:rPr>
          <w:lang w:val="en-US"/>
        </w:rPr>
      </w:pPr>
    </w:p>
    <w:p w14:paraId="3D71A74B" w14:textId="77777777" w:rsidR="00025FA2" w:rsidRPr="0061484F" w:rsidRDefault="00025FA2">
      <w:pPr>
        <w:pStyle w:val="CommentText"/>
        <w:rPr>
          <w:lang w:val="en-US"/>
        </w:rPr>
      </w:pPr>
      <w:r w:rsidRPr="0061484F">
        <w:rPr>
          <w:lang w:val="en-US"/>
        </w:rPr>
        <w:t>Correct:</w:t>
      </w:r>
    </w:p>
    <w:p w14:paraId="6E097E4E" w14:textId="4C2BBEB7" w:rsidR="00025FA2" w:rsidRPr="0061484F" w:rsidRDefault="00025FA2">
      <w:pPr>
        <w:pStyle w:val="CommentText"/>
        <w:rPr>
          <w:lang w:val="en-US"/>
        </w:rPr>
      </w:pPr>
      <w:r w:rsidRPr="0061484F">
        <w:rPr>
          <w:lang w:val="en-US"/>
        </w:rPr>
        <w:t>(Martinez-Rey et al., 2015; Landolfi et al., 2017; Battaglia and Joos, 2018b)</w:t>
      </w:r>
    </w:p>
  </w:comment>
  <w:comment w:id="4643" w:author="Ian Blenkinsop" w:date="2021-07-29T08:53:00Z" w:initials="IB">
    <w:p w14:paraId="3B44EB03" w14:textId="37D22E7E" w:rsidR="0086190C" w:rsidRDefault="0086190C">
      <w:pPr>
        <w:pStyle w:val="CommentText"/>
      </w:pPr>
      <w:r>
        <w:rPr>
          <w:rStyle w:val="CommentReference"/>
        </w:rPr>
        <w:annotationRef/>
      </w:r>
      <w:r>
        <w:t xml:space="preserve">As before – </w:t>
      </w:r>
      <w:r>
        <w:br/>
      </w:r>
      <w:r w:rsidRPr="0086190C">
        <w:rPr>
          <w:b/>
          <w:bCs/>
        </w:rPr>
        <w:t>5–95%</w:t>
      </w:r>
      <w:r w:rsidRPr="0086190C">
        <w:rPr>
          <w:b/>
          <w:bCs/>
        </w:rPr>
        <w:br/>
      </w:r>
      <w:r>
        <w:t>[?]</w:t>
      </w:r>
    </w:p>
  </w:comment>
  <w:comment w:id="4678" w:author="Tom Maycock" w:date="2021-09-09T16:10:00Z" w:initials="TM">
    <w:p w14:paraId="375567BC" w14:textId="4E173811" w:rsidR="003D2BB4" w:rsidRDefault="003D2BB4">
      <w:pPr>
        <w:pStyle w:val="CommentText"/>
      </w:pPr>
      <w:r>
        <w:rPr>
          <w:rStyle w:val="CommentReference"/>
        </w:rPr>
        <w:annotationRef/>
      </w:r>
      <w:r>
        <w:t>Square brackets here? Presumably not for the previous one though?</w:t>
      </w:r>
    </w:p>
  </w:comment>
  <w:comment w:id="4699" w:author="Soapbox" w:date="2021-07-21T13:19:00Z" w:initials="SBX">
    <w:p w14:paraId="1BA15007" w14:textId="3540FB1C" w:rsidR="006E2494" w:rsidRDefault="006E2494">
      <w:pPr>
        <w:pStyle w:val="CommentText"/>
      </w:pPr>
      <w:r>
        <w:rPr>
          <w:rStyle w:val="CommentReference"/>
        </w:rPr>
        <w:annotationRef/>
      </w:r>
      <w:r>
        <w:t>Q: columns?</w:t>
      </w:r>
    </w:p>
  </w:comment>
  <w:comment w:id="4700" w:author="Tom Maycock" w:date="2021-09-09T16:11:00Z" w:initials="TM">
    <w:p w14:paraId="09B070F9" w14:textId="0118FA2D" w:rsidR="003D2BB4" w:rsidRDefault="003D2BB4">
      <w:pPr>
        <w:pStyle w:val="CommentText"/>
      </w:pPr>
      <w:r>
        <w:rPr>
          <w:rStyle w:val="CommentReference"/>
        </w:rPr>
        <w:annotationRef/>
      </w:r>
      <w:r>
        <w:t>Suggested the change</w:t>
      </w:r>
    </w:p>
  </w:comment>
  <w:comment w:id="4807" w:author="Soapbox" w:date="2021-07-21T13:27:00Z" w:initials="SBX">
    <w:p w14:paraId="32EBCAE1" w14:textId="4D8EB663" w:rsidR="00882293" w:rsidRDefault="00882293">
      <w:pPr>
        <w:pStyle w:val="CommentText"/>
      </w:pPr>
      <w:r>
        <w:rPr>
          <w:rStyle w:val="CommentReference"/>
        </w:rPr>
        <w:annotationRef/>
      </w:r>
      <w:r>
        <w:t>Please check that this is the right figure.</w:t>
      </w:r>
    </w:p>
  </w:comment>
  <w:comment w:id="4811" w:author="Soapbox" w:date="2021-07-21T13:28:00Z" w:initials="SBX">
    <w:p w14:paraId="63A7ADDE" w14:textId="76D1C1A1" w:rsidR="00372B42" w:rsidRDefault="00372B42">
      <w:pPr>
        <w:pStyle w:val="CommentText"/>
      </w:pPr>
      <w:r>
        <w:rPr>
          <w:rStyle w:val="CommentReference"/>
        </w:rPr>
        <w:annotationRef/>
      </w:r>
      <w:r>
        <w:t>Q: On the contrary?</w:t>
      </w:r>
    </w:p>
  </w:comment>
  <w:comment w:id="4812" w:author="Tom Maycock" w:date="2021-09-09T16:12:00Z" w:initials="TM">
    <w:p w14:paraId="7DDCF31B" w14:textId="4A5D7D22" w:rsidR="0074024A" w:rsidRDefault="0074024A">
      <w:pPr>
        <w:pStyle w:val="CommentText"/>
      </w:pPr>
      <w:r>
        <w:rPr>
          <w:rStyle w:val="CommentReference"/>
        </w:rPr>
        <w:annotationRef/>
      </w:r>
      <w:r>
        <w:t>Suggested that change, but it might be better to just say “However, ….”. Another option is “On the other hand, “</w:t>
      </w:r>
    </w:p>
  </w:comment>
  <w:comment w:id="4820" w:author="Ian Blenkinsop" w:date="2021-07-28T14:42:00Z" w:initials="IB">
    <w:p w14:paraId="5C6BE89D" w14:textId="2170AA1D" w:rsidR="003379EF" w:rsidRDefault="003379EF">
      <w:pPr>
        <w:pStyle w:val="CommentText"/>
      </w:pPr>
      <w:r>
        <w:rPr>
          <w:rStyle w:val="CommentReference"/>
        </w:rPr>
        <w:annotationRef/>
      </w:r>
      <w:r>
        <w:t>Formatting correct here?</w:t>
      </w:r>
    </w:p>
  </w:comment>
  <w:comment w:id="4826" w:author="Ian Blenkinsop" w:date="2021-07-28T18:45:00Z" w:initials="IB">
    <w:p w14:paraId="02F6D7D8" w14:textId="1776053F" w:rsidR="00DE2B87" w:rsidRDefault="00DE2B87">
      <w:pPr>
        <w:pStyle w:val="CommentText"/>
      </w:pPr>
      <w:r>
        <w:rPr>
          <w:rStyle w:val="CommentReference"/>
        </w:rPr>
        <w:annotationRef/>
      </w:r>
      <w:r>
        <w:rPr>
          <w:rStyle w:val="CommentReference"/>
        </w:rPr>
        <w:t>c</w:t>
      </w:r>
      <w:r>
        <w:t>arbon</w:t>
      </w:r>
      <w:r>
        <w:br/>
        <w:t>[?]</w:t>
      </w:r>
    </w:p>
  </w:comment>
  <w:comment w:id="4827" w:author="Robin Matthews" w:date="2021-06-17T14:02:00Z" w:initials="RM">
    <w:p w14:paraId="4937FCD7" w14:textId="77777777" w:rsidR="00025FA2" w:rsidRPr="0061484F" w:rsidRDefault="00025FA2">
      <w:pPr>
        <w:pStyle w:val="CommentText"/>
        <w:rPr>
          <w:lang w:val="en-US"/>
        </w:rPr>
      </w:pPr>
      <w:r>
        <w:rPr>
          <w:rStyle w:val="CommentReference"/>
        </w:rPr>
        <w:annotationRef/>
      </w:r>
      <w:r w:rsidRPr="0061484F">
        <w:rPr>
          <w:lang w:val="en-US"/>
        </w:rPr>
        <w:t>Not found:</w:t>
      </w:r>
    </w:p>
    <w:p w14:paraId="02D1CAAC" w14:textId="77777777" w:rsidR="00025FA2" w:rsidRPr="0061484F" w:rsidRDefault="00025FA2">
      <w:pPr>
        <w:pStyle w:val="CommentText"/>
        <w:rPr>
          <w:lang w:val="en-US"/>
        </w:rPr>
      </w:pPr>
      <w:r w:rsidRPr="0061484F">
        <w:rPr>
          <w:lang w:val="en-US"/>
        </w:rPr>
        <w:t>A.P. Walker et al., 2019</w:t>
      </w:r>
    </w:p>
    <w:p w14:paraId="7F8AA08D" w14:textId="77777777" w:rsidR="00025FA2" w:rsidRPr="0061484F" w:rsidRDefault="00025FA2">
      <w:pPr>
        <w:pStyle w:val="CommentText"/>
        <w:rPr>
          <w:lang w:val="en-US"/>
        </w:rPr>
      </w:pPr>
    </w:p>
    <w:p w14:paraId="63ED9DEE" w14:textId="77777777" w:rsidR="00025FA2" w:rsidRPr="0061484F" w:rsidRDefault="00025FA2">
      <w:pPr>
        <w:pStyle w:val="CommentText"/>
        <w:rPr>
          <w:lang w:val="en-US"/>
        </w:rPr>
      </w:pPr>
      <w:r w:rsidRPr="0061484F">
        <w:rPr>
          <w:lang w:val="en-US"/>
        </w:rPr>
        <w:t>Extra stuff:</w:t>
      </w:r>
    </w:p>
    <w:p w14:paraId="38F404AA" w14:textId="77777777" w:rsidR="00025FA2" w:rsidRPr="0061484F" w:rsidRDefault="00025FA2">
      <w:pPr>
        <w:pStyle w:val="CommentText"/>
        <w:rPr>
          <w:lang w:val="en-US"/>
        </w:rPr>
      </w:pPr>
      <w:r w:rsidRPr="0061484F">
        <w:rPr>
          <w:lang w:val="en-US"/>
        </w:rPr>
        <w:t>(; ; Walker et al., 2019a)</w:t>
      </w:r>
    </w:p>
    <w:p w14:paraId="03B36156" w14:textId="77777777" w:rsidR="00025FA2" w:rsidRPr="0061484F" w:rsidRDefault="00025FA2">
      <w:pPr>
        <w:pStyle w:val="CommentText"/>
        <w:rPr>
          <w:lang w:val="en-US"/>
        </w:rPr>
      </w:pPr>
    </w:p>
    <w:p w14:paraId="72BC4794" w14:textId="77777777" w:rsidR="00025FA2" w:rsidRPr="0061484F" w:rsidRDefault="00025FA2">
      <w:pPr>
        <w:pStyle w:val="CommentText"/>
        <w:rPr>
          <w:lang w:val="en-US"/>
        </w:rPr>
      </w:pPr>
      <w:r w:rsidRPr="0061484F">
        <w:rPr>
          <w:lang w:val="en-US"/>
        </w:rPr>
        <w:t>Correct:</w:t>
      </w:r>
    </w:p>
    <w:p w14:paraId="71026F5E" w14:textId="3C12DE12" w:rsidR="00025FA2" w:rsidRPr="0061484F" w:rsidRDefault="00025FA2">
      <w:pPr>
        <w:pStyle w:val="CommentText"/>
        <w:rPr>
          <w:lang w:val="en-US"/>
        </w:rPr>
      </w:pPr>
      <w:r w:rsidRPr="0061484F">
        <w:rPr>
          <w:lang w:val="en-US"/>
        </w:rPr>
        <w:t>(Eliseev et al., 2014b; Turetsky et al., 2015; A.P. Walker et al., 2019)</w:t>
      </w:r>
    </w:p>
  </w:comment>
  <w:comment w:id="4862" w:author="Soapbox" w:date="2021-07-21T13:33:00Z" w:initials="SBX">
    <w:p w14:paraId="450C8A5C" w14:textId="5FFD6327" w:rsidR="00372B42" w:rsidRDefault="00372B42">
      <w:pPr>
        <w:pStyle w:val="CommentText"/>
      </w:pPr>
      <w:r w:rsidRPr="0074024A">
        <w:rPr>
          <w:rStyle w:val="CommentReference"/>
          <w:highlight w:val="red"/>
        </w:rPr>
        <w:annotationRef/>
      </w:r>
      <w:r w:rsidR="00E013A1" w:rsidRPr="0074024A">
        <w:rPr>
          <w:highlight w:val="red"/>
        </w:rPr>
        <w:t>Q: Please clarify</w:t>
      </w:r>
    </w:p>
  </w:comment>
  <w:comment w:id="4863" w:author="Tom Maycock" w:date="2021-09-09T16:13:00Z" w:initials="TM">
    <w:p w14:paraId="4740644E" w14:textId="0A288279" w:rsidR="0074024A" w:rsidRDefault="0074024A">
      <w:pPr>
        <w:pStyle w:val="CommentText"/>
      </w:pPr>
      <w:r w:rsidRPr="0074024A">
        <w:rPr>
          <w:rStyle w:val="CommentReference"/>
          <w:highlight w:val="red"/>
        </w:rPr>
        <w:annotationRef/>
      </w:r>
      <w:r w:rsidRPr="0074024A">
        <w:rPr>
          <w:highlight w:val="red"/>
        </w:rPr>
        <w:t>Yes, unclear. 1) Did you mean “tenths” rather than “tens” (if so, we should probably list that as an errata or substantive edit – contact TSU to confirm), and 2) should “cent” be “per century” instead?</w:t>
      </w:r>
    </w:p>
  </w:comment>
  <w:comment w:id="4878" w:author="Soapbox" w:date="2021-07-21T13:34:00Z" w:initials="SBX">
    <w:p w14:paraId="6D8DD3D2" w14:textId="1D4B39E2" w:rsidR="00372B42" w:rsidRPr="00372B42" w:rsidRDefault="00372B42" w:rsidP="00372B42">
      <w:pPr>
        <w:tabs>
          <w:tab w:val="left" w:pos="2379"/>
        </w:tabs>
        <w:rPr>
          <w:lang w:val="en-GB"/>
        </w:rPr>
      </w:pPr>
      <w:r w:rsidRPr="0074024A">
        <w:rPr>
          <w:rStyle w:val="CommentReference"/>
          <w:highlight w:val="yellow"/>
        </w:rPr>
        <w:annotationRef/>
      </w:r>
      <w:r w:rsidRPr="0074024A">
        <w:rPr>
          <w:highlight w:val="yellow"/>
        </w:rPr>
        <w:t xml:space="preserve">Q: </w:t>
      </w:r>
      <w:r w:rsidRPr="0074024A">
        <w:rPr>
          <w:highlight w:val="yellow"/>
          <w:lang w:val="en-GB"/>
        </w:rPr>
        <w:t>Last Glacial Maximum (LGM)?</w:t>
      </w:r>
    </w:p>
  </w:comment>
  <w:comment w:id="4882" w:author="Robin Matthews" w:date="2021-06-17T18:17:00Z" w:initials="RM">
    <w:p w14:paraId="73755055" w14:textId="07D095AE" w:rsidR="00646100" w:rsidRPr="0061484F" w:rsidRDefault="00646100">
      <w:pPr>
        <w:pStyle w:val="CommentText"/>
        <w:rPr>
          <w:lang w:val="en-US"/>
        </w:rPr>
      </w:pPr>
      <w:r>
        <w:rPr>
          <w:rStyle w:val="CommentReference"/>
        </w:rPr>
        <w:annotationRef/>
      </w:r>
      <w:r w:rsidRPr="0061484F">
        <w:rPr>
          <w:lang w:val="en-US"/>
        </w:rPr>
        <w:t>Mendeley field missing Bock et al., 2017. Provide DOI and I’ll add.</w:t>
      </w:r>
    </w:p>
  </w:comment>
  <w:comment w:id="4883" w:author="Robin Matthews" w:date="2021-06-17T14:02:00Z" w:initials="RM">
    <w:p w14:paraId="14527565" w14:textId="77777777" w:rsidR="00025FA2" w:rsidRPr="0061484F" w:rsidRDefault="00025FA2">
      <w:pPr>
        <w:pStyle w:val="CommentText"/>
        <w:rPr>
          <w:lang w:val="en-US"/>
        </w:rPr>
      </w:pPr>
      <w:r>
        <w:rPr>
          <w:rStyle w:val="CommentReference"/>
        </w:rPr>
        <w:annotationRef/>
      </w:r>
      <w:r w:rsidRPr="0061484F">
        <w:rPr>
          <w:lang w:val="en-US"/>
        </w:rPr>
        <w:t>Extra stuff:</w:t>
      </w:r>
    </w:p>
    <w:p w14:paraId="358BC45F" w14:textId="77777777" w:rsidR="00025FA2" w:rsidRPr="0061484F" w:rsidRDefault="00025FA2">
      <w:pPr>
        <w:pStyle w:val="CommentText"/>
        <w:rPr>
          <w:lang w:val="en-US"/>
        </w:rPr>
      </w:pPr>
      <w:r w:rsidRPr="0061484F">
        <w:rPr>
          <w:lang w:val="en-US"/>
        </w:rPr>
        <w:t>(Bock et al., 2017; ; )</w:t>
      </w:r>
    </w:p>
    <w:p w14:paraId="6FDCCDE8" w14:textId="77777777" w:rsidR="00025FA2" w:rsidRPr="0061484F" w:rsidRDefault="00025FA2">
      <w:pPr>
        <w:pStyle w:val="CommentText"/>
        <w:rPr>
          <w:lang w:val="en-US"/>
        </w:rPr>
      </w:pPr>
    </w:p>
    <w:p w14:paraId="5CF9F336" w14:textId="77777777" w:rsidR="00025FA2" w:rsidRDefault="00025FA2">
      <w:pPr>
        <w:pStyle w:val="CommentText"/>
      </w:pPr>
      <w:r>
        <w:t>Correct:</w:t>
      </w:r>
    </w:p>
    <w:p w14:paraId="20D08F68" w14:textId="7BF4342F" w:rsidR="00025FA2" w:rsidRDefault="00025FA2">
      <w:pPr>
        <w:pStyle w:val="CommentText"/>
      </w:pPr>
      <w:r>
        <w:t>(Petrenko et al., 2017; Dyonisius et al., 2020)</w:t>
      </w:r>
    </w:p>
  </w:comment>
  <w:comment w:id="4894" w:author="Soapbox" w:date="2021-07-21T13:35:00Z" w:initials="SBX">
    <w:p w14:paraId="1205147C" w14:textId="62362754" w:rsidR="0095243B" w:rsidRDefault="0095243B">
      <w:pPr>
        <w:pStyle w:val="CommentText"/>
      </w:pPr>
      <w:r>
        <w:rPr>
          <w:rStyle w:val="CommentReference"/>
        </w:rPr>
        <w:annotationRef/>
      </w:r>
      <w:r>
        <w:t>Q: change to 'greater than 200 m' ?</w:t>
      </w:r>
    </w:p>
  </w:comment>
  <w:comment w:id="4895" w:author="Tom Maycock" w:date="2021-09-09T16:16:00Z" w:initials="TM">
    <w:p w14:paraId="7F580052" w14:textId="22535E63" w:rsidR="003C4356" w:rsidRDefault="003C4356">
      <w:pPr>
        <w:pStyle w:val="CommentText"/>
      </w:pPr>
      <w:r>
        <w:rPr>
          <w:rStyle w:val="CommentReference"/>
        </w:rPr>
        <w:annotationRef/>
      </w:r>
      <w:r>
        <w:t>Suggested the change</w:t>
      </w:r>
    </w:p>
  </w:comment>
  <w:comment w:id="4916" w:author="Soapbox" w:date="2021-07-21T13:37:00Z" w:initials="SBX">
    <w:p w14:paraId="66C3EA61" w14:textId="310C10A1" w:rsidR="00D62324" w:rsidRDefault="00D62324">
      <w:pPr>
        <w:pStyle w:val="CommentText"/>
      </w:pPr>
      <w:r>
        <w:rPr>
          <w:rStyle w:val="CommentReference"/>
        </w:rPr>
        <w:annotationRef/>
      </w:r>
      <w:r>
        <w:t>Q: Spell out?</w:t>
      </w:r>
    </w:p>
  </w:comment>
  <w:comment w:id="4988" w:author="Robin Matthews" w:date="2021-06-17T14:02:00Z" w:initials="RM">
    <w:p w14:paraId="5D4EEB2D" w14:textId="77777777" w:rsidR="00025FA2" w:rsidRPr="0061484F" w:rsidRDefault="00025FA2">
      <w:pPr>
        <w:pStyle w:val="CommentText"/>
        <w:rPr>
          <w:lang w:val="en-US"/>
        </w:rPr>
      </w:pPr>
      <w:r>
        <w:rPr>
          <w:rStyle w:val="CommentReference"/>
        </w:rPr>
        <w:annotationRef/>
      </w:r>
      <w:r w:rsidRPr="0061484F">
        <w:rPr>
          <w:lang w:val="en-US"/>
        </w:rPr>
        <w:t>Not found:</w:t>
      </w:r>
    </w:p>
    <w:p w14:paraId="3509C02E" w14:textId="77777777" w:rsidR="00025FA2" w:rsidRPr="0061484F" w:rsidRDefault="00025FA2">
      <w:pPr>
        <w:pStyle w:val="CommentText"/>
        <w:rPr>
          <w:lang w:val="en-US"/>
        </w:rPr>
      </w:pPr>
      <w:r w:rsidRPr="0061484F">
        <w:rPr>
          <w:lang w:val="en-US"/>
        </w:rPr>
        <w:t>H. Li et al., 2016</w:t>
      </w:r>
    </w:p>
    <w:p w14:paraId="753A8C4A" w14:textId="77777777" w:rsidR="00025FA2" w:rsidRDefault="00025FA2">
      <w:pPr>
        <w:pStyle w:val="CommentText"/>
      </w:pPr>
      <w:r>
        <w:t>Lovenduski et al., 2019a</w:t>
      </w:r>
    </w:p>
    <w:p w14:paraId="3F23DE04" w14:textId="77777777" w:rsidR="00025FA2" w:rsidRDefault="00025FA2">
      <w:pPr>
        <w:pStyle w:val="CommentText"/>
      </w:pPr>
    </w:p>
    <w:p w14:paraId="1BB7DF78" w14:textId="77777777" w:rsidR="00025FA2" w:rsidRDefault="00025FA2">
      <w:pPr>
        <w:pStyle w:val="CommentText"/>
      </w:pPr>
      <w:r>
        <w:t>Extra stuff:</w:t>
      </w:r>
    </w:p>
    <w:p w14:paraId="666F96E0" w14:textId="77777777" w:rsidR="00025FA2" w:rsidRDefault="00025FA2">
      <w:pPr>
        <w:pStyle w:val="CommentText"/>
      </w:pPr>
      <w:r>
        <w:t>(Li et al., 2016a; Lovenduski et al., 2019b)</w:t>
      </w:r>
    </w:p>
    <w:p w14:paraId="1942A83D" w14:textId="77777777" w:rsidR="00025FA2" w:rsidRDefault="00025FA2">
      <w:pPr>
        <w:pStyle w:val="CommentText"/>
      </w:pPr>
    </w:p>
    <w:p w14:paraId="173ED525" w14:textId="77777777" w:rsidR="00025FA2" w:rsidRDefault="00025FA2">
      <w:pPr>
        <w:pStyle w:val="CommentText"/>
      </w:pPr>
      <w:r>
        <w:t>Correct:</w:t>
      </w:r>
    </w:p>
    <w:p w14:paraId="04B73CD5" w14:textId="60839906" w:rsidR="00025FA2" w:rsidRDefault="00025FA2">
      <w:pPr>
        <w:pStyle w:val="CommentText"/>
      </w:pPr>
      <w:r>
        <w:t>(H. Li et al., 2016; Lovenduski et al., 2019a)</w:t>
      </w:r>
    </w:p>
  </w:comment>
  <w:comment w:id="4997" w:author="Robin Matthews" w:date="2021-06-17T14:02:00Z" w:initials="RM">
    <w:p w14:paraId="780C1663" w14:textId="77777777" w:rsidR="00025FA2" w:rsidRPr="0061484F" w:rsidRDefault="00025FA2">
      <w:pPr>
        <w:pStyle w:val="CommentText"/>
        <w:rPr>
          <w:lang w:val="en-US"/>
        </w:rPr>
      </w:pPr>
      <w:r>
        <w:rPr>
          <w:rStyle w:val="CommentReference"/>
        </w:rPr>
        <w:annotationRef/>
      </w:r>
      <w:r w:rsidRPr="0061484F">
        <w:rPr>
          <w:lang w:val="en-US"/>
        </w:rPr>
        <w:t>Not found:</w:t>
      </w:r>
    </w:p>
    <w:p w14:paraId="2DD7858F" w14:textId="77777777" w:rsidR="00025FA2" w:rsidRPr="0061484F" w:rsidRDefault="00025FA2">
      <w:pPr>
        <w:pStyle w:val="CommentText"/>
        <w:rPr>
          <w:lang w:val="en-US"/>
        </w:rPr>
      </w:pPr>
      <w:r w:rsidRPr="0061484F">
        <w:rPr>
          <w:lang w:val="en-US"/>
        </w:rPr>
        <w:t>2019a</w:t>
      </w:r>
    </w:p>
    <w:p w14:paraId="61A5DC2C" w14:textId="77777777" w:rsidR="00025FA2" w:rsidRPr="0061484F" w:rsidRDefault="00025FA2">
      <w:pPr>
        <w:pStyle w:val="CommentText"/>
        <w:rPr>
          <w:lang w:val="en-US"/>
        </w:rPr>
      </w:pPr>
    </w:p>
    <w:p w14:paraId="175A714F" w14:textId="77777777" w:rsidR="00025FA2" w:rsidRPr="0061484F" w:rsidRDefault="00025FA2">
      <w:pPr>
        <w:pStyle w:val="CommentText"/>
        <w:rPr>
          <w:lang w:val="en-US"/>
        </w:rPr>
      </w:pPr>
      <w:r w:rsidRPr="0061484F">
        <w:rPr>
          <w:lang w:val="en-US"/>
        </w:rPr>
        <w:t>Extra stuff:</w:t>
      </w:r>
    </w:p>
    <w:p w14:paraId="03CC554C" w14:textId="77777777" w:rsidR="00025FA2" w:rsidRDefault="00025FA2">
      <w:pPr>
        <w:pStyle w:val="CommentText"/>
      </w:pPr>
      <w:r>
        <w:t>(, 2019b)</w:t>
      </w:r>
    </w:p>
    <w:p w14:paraId="4713F98B" w14:textId="77777777" w:rsidR="00025FA2" w:rsidRDefault="00025FA2">
      <w:pPr>
        <w:pStyle w:val="CommentText"/>
      </w:pPr>
    </w:p>
    <w:p w14:paraId="4BE3DDF2" w14:textId="77777777" w:rsidR="00025FA2" w:rsidRDefault="00025FA2">
      <w:pPr>
        <w:pStyle w:val="CommentText"/>
      </w:pPr>
      <w:r>
        <w:t>Correct:</w:t>
      </w:r>
    </w:p>
    <w:p w14:paraId="7B99F22D" w14:textId="77777777" w:rsidR="00025FA2" w:rsidRDefault="00025FA2">
      <w:pPr>
        <w:pStyle w:val="CommentText"/>
      </w:pPr>
      <w:r>
        <w:t>Lovenduski et al. (2019a)</w:t>
      </w:r>
    </w:p>
    <w:p w14:paraId="02C5299D" w14:textId="5BEC9DC2" w:rsidR="00025FA2" w:rsidRDefault="00025FA2">
      <w:pPr>
        <w:pStyle w:val="CommentText"/>
      </w:pPr>
      <w:r>
        <w:t>(Lovenduski et al., 2019a)</w:t>
      </w:r>
    </w:p>
  </w:comment>
  <w:comment w:id="5003" w:author="Robin Matthews" w:date="2021-06-17T14:02:00Z" w:initials="RM">
    <w:p w14:paraId="518163A1" w14:textId="77777777" w:rsidR="00025FA2" w:rsidRPr="0061484F" w:rsidRDefault="00025FA2">
      <w:pPr>
        <w:pStyle w:val="CommentText"/>
        <w:rPr>
          <w:lang w:val="en-US"/>
        </w:rPr>
      </w:pPr>
      <w:r>
        <w:rPr>
          <w:rStyle w:val="CommentReference"/>
        </w:rPr>
        <w:annotationRef/>
      </w:r>
      <w:r w:rsidRPr="0061484F">
        <w:rPr>
          <w:lang w:val="en-US"/>
        </w:rPr>
        <w:t>Not found:</w:t>
      </w:r>
    </w:p>
    <w:p w14:paraId="55AB3CB0" w14:textId="77777777" w:rsidR="00025FA2" w:rsidRPr="0061484F" w:rsidRDefault="00025FA2">
      <w:pPr>
        <w:pStyle w:val="CommentText"/>
        <w:rPr>
          <w:lang w:val="en-US"/>
        </w:rPr>
      </w:pPr>
      <w:r w:rsidRPr="0061484F">
        <w:rPr>
          <w:lang w:val="en-US"/>
        </w:rPr>
        <w:t>H. Li et al.</w:t>
      </w:r>
    </w:p>
    <w:p w14:paraId="3EE0667B" w14:textId="77777777" w:rsidR="00025FA2" w:rsidRPr="0061484F" w:rsidRDefault="00025FA2">
      <w:pPr>
        <w:pStyle w:val="CommentText"/>
        <w:rPr>
          <w:lang w:val="en-US"/>
        </w:rPr>
      </w:pPr>
    </w:p>
    <w:p w14:paraId="3D6CE732" w14:textId="77777777" w:rsidR="00025FA2" w:rsidRDefault="00025FA2">
      <w:pPr>
        <w:pStyle w:val="CommentText"/>
      </w:pPr>
      <w:r>
        <w:t>Extra stuff:</w:t>
      </w:r>
    </w:p>
    <w:p w14:paraId="7292B7C1" w14:textId="77777777" w:rsidR="00025FA2" w:rsidRDefault="00025FA2">
      <w:pPr>
        <w:pStyle w:val="CommentText"/>
      </w:pPr>
      <w:r>
        <w:t>(Li et al., a)</w:t>
      </w:r>
    </w:p>
    <w:p w14:paraId="7FA8B730" w14:textId="77777777" w:rsidR="00025FA2" w:rsidRDefault="00025FA2">
      <w:pPr>
        <w:pStyle w:val="CommentText"/>
      </w:pPr>
    </w:p>
    <w:p w14:paraId="46003985" w14:textId="77777777" w:rsidR="00025FA2" w:rsidRDefault="00025FA2">
      <w:pPr>
        <w:pStyle w:val="CommentText"/>
      </w:pPr>
      <w:r>
        <w:t>Correct:</w:t>
      </w:r>
    </w:p>
    <w:p w14:paraId="7AAB1C2D" w14:textId="77777777" w:rsidR="00025FA2" w:rsidRPr="0061484F" w:rsidRDefault="00025FA2">
      <w:pPr>
        <w:pStyle w:val="CommentText"/>
        <w:rPr>
          <w:lang w:val="en-US"/>
        </w:rPr>
      </w:pPr>
      <w:r>
        <w:t xml:space="preserve">H. Li et al. </w:t>
      </w:r>
      <w:r w:rsidRPr="0061484F">
        <w:rPr>
          <w:lang w:val="en-US"/>
        </w:rPr>
        <w:t>(2016)</w:t>
      </w:r>
    </w:p>
    <w:p w14:paraId="51BD1C93" w14:textId="1164D5CC" w:rsidR="00025FA2" w:rsidRPr="0061484F" w:rsidRDefault="00025FA2">
      <w:pPr>
        <w:pStyle w:val="CommentText"/>
        <w:rPr>
          <w:lang w:val="en-US"/>
        </w:rPr>
      </w:pPr>
      <w:r w:rsidRPr="0061484F">
        <w:rPr>
          <w:lang w:val="en-US"/>
        </w:rPr>
        <w:t>(H. Li et al., 2016)</w:t>
      </w:r>
    </w:p>
  </w:comment>
  <w:comment w:id="5033" w:author="Robin Matthews" w:date="2021-06-17T14:02:00Z" w:initials="RM">
    <w:p w14:paraId="649DAC16" w14:textId="77777777" w:rsidR="00025FA2" w:rsidRPr="0061484F" w:rsidRDefault="00025FA2">
      <w:pPr>
        <w:pStyle w:val="CommentText"/>
        <w:rPr>
          <w:lang w:val="en-US"/>
        </w:rPr>
      </w:pPr>
      <w:r>
        <w:rPr>
          <w:rStyle w:val="CommentReference"/>
        </w:rPr>
        <w:annotationRef/>
      </w:r>
      <w:r w:rsidRPr="0061484F">
        <w:rPr>
          <w:lang w:val="en-US"/>
        </w:rPr>
        <w:t>Not found:</w:t>
      </w:r>
    </w:p>
    <w:p w14:paraId="14AE9342" w14:textId="77777777" w:rsidR="00025FA2" w:rsidRPr="0061484F" w:rsidRDefault="00025FA2">
      <w:pPr>
        <w:pStyle w:val="CommentText"/>
        <w:rPr>
          <w:lang w:val="en-US"/>
        </w:rPr>
      </w:pPr>
      <w:r w:rsidRPr="0061484F">
        <w:rPr>
          <w:lang w:val="en-US"/>
        </w:rPr>
        <w:t>2019b</w:t>
      </w:r>
    </w:p>
    <w:p w14:paraId="17F6C998" w14:textId="77777777" w:rsidR="00025FA2" w:rsidRPr="0061484F" w:rsidRDefault="00025FA2">
      <w:pPr>
        <w:pStyle w:val="CommentText"/>
        <w:rPr>
          <w:lang w:val="en-US"/>
        </w:rPr>
      </w:pPr>
    </w:p>
    <w:p w14:paraId="35D99B21" w14:textId="77777777" w:rsidR="00025FA2" w:rsidRPr="0061484F" w:rsidRDefault="00025FA2">
      <w:pPr>
        <w:pStyle w:val="CommentText"/>
        <w:rPr>
          <w:lang w:val="en-US"/>
        </w:rPr>
      </w:pPr>
      <w:r w:rsidRPr="0061484F">
        <w:rPr>
          <w:lang w:val="en-US"/>
        </w:rPr>
        <w:t>Extra stuff:</w:t>
      </w:r>
    </w:p>
    <w:p w14:paraId="281D938D" w14:textId="77777777" w:rsidR="00025FA2" w:rsidRPr="0061484F" w:rsidRDefault="00025FA2">
      <w:pPr>
        <w:pStyle w:val="CommentText"/>
        <w:rPr>
          <w:lang w:val="en-US"/>
        </w:rPr>
      </w:pPr>
      <w:r w:rsidRPr="0061484F">
        <w:rPr>
          <w:lang w:val="en-US"/>
        </w:rPr>
        <w:t>(, 2019a)</w:t>
      </w:r>
    </w:p>
    <w:p w14:paraId="037FD074" w14:textId="77777777" w:rsidR="00025FA2" w:rsidRPr="0061484F" w:rsidRDefault="00025FA2">
      <w:pPr>
        <w:pStyle w:val="CommentText"/>
        <w:rPr>
          <w:lang w:val="en-US"/>
        </w:rPr>
      </w:pPr>
    </w:p>
    <w:p w14:paraId="38D82789" w14:textId="77777777" w:rsidR="00025FA2" w:rsidRPr="0061484F" w:rsidRDefault="00025FA2">
      <w:pPr>
        <w:pStyle w:val="CommentText"/>
        <w:rPr>
          <w:lang w:val="en-US"/>
        </w:rPr>
      </w:pPr>
      <w:r w:rsidRPr="0061484F">
        <w:rPr>
          <w:lang w:val="en-US"/>
        </w:rPr>
        <w:t>Correct:</w:t>
      </w:r>
    </w:p>
    <w:p w14:paraId="39969512" w14:textId="77777777" w:rsidR="00025FA2" w:rsidRDefault="00025FA2">
      <w:pPr>
        <w:pStyle w:val="CommentText"/>
      </w:pPr>
      <w:r>
        <w:t>Lovenduski et al. (2019b)</w:t>
      </w:r>
    </w:p>
    <w:p w14:paraId="5393B2DF" w14:textId="60E19D0B" w:rsidR="00025FA2" w:rsidRDefault="00025FA2">
      <w:pPr>
        <w:pStyle w:val="CommentText"/>
      </w:pPr>
      <w:r>
        <w:t>(Lovenduski et al., 2019b)</w:t>
      </w:r>
    </w:p>
  </w:comment>
  <w:comment w:id="5038" w:author="Robin Matthews" w:date="2021-06-17T14:02:00Z" w:initials="RM">
    <w:p w14:paraId="593A09B2" w14:textId="77777777" w:rsidR="00025FA2" w:rsidRPr="0061484F" w:rsidRDefault="00025FA2">
      <w:pPr>
        <w:pStyle w:val="CommentText"/>
        <w:rPr>
          <w:lang w:val="en-US"/>
        </w:rPr>
      </w:pPr>
      <w:r>
        <w:rPr>
          <w:rStyle w:val="CommentReference"/>
        </w:rPr>
        <w:annotationRef/>
      </w:r>
      <w:r w:rsidRPr="0061484F">
        <w:rPr>
          <w:lang w:val="en-US"/>
        </w:rPr>
        <w:t>Not found:</w:t>
      </w:r>
    </w:p>
    <w:p w14:paraId="77F71E9B" w14:textId="77777777" w:rsidR="00025FA2" w:rsidRPr="0061484F" w:rsidRDefault="00025FA2">
      <w:pPr>
        <w:pStyle w:val="CommentText"/>
        <w:rPr>
          <w:lang w:val="en-US"/>
        </w:rPr>
      </w:pPr>
      <w:r w:rsidRPr="0061484F">
        <w:rPr>
          <w:lang w:val="en-US"/>
        </w:rPr>
        <w:t>2019a</w:t>
      </w:r>
    </w:p>
    <w:p w14:paraId="5A154A4D" w14:textId="77777777" w:rsidR="00025FA2" w:rsidRPr="0061484F" w:rsidRDefault="00025FA2">
      <w:pPr>
        <w:pStyle w:val="CommentText"/>
        <w:rPr>
          <w:lang w:val="en-US"/>
        </w:rPr>
      </w:pPr>
    </w:p>
    <w:p w14:paraId="3C2C960D" w14:textId="77777777" w:rsidR="00025FA2" w:rsidRPr="0061484F" w:rsidRDefault="00025FA2">
      <w:pPr>
        <w:pStyle w:val="CommentText"/>
        <w:rPr>
          <w:lang w:val="en-US"/>
        </w:rPr>
      </w:pPr>
      <w:r w:rsidRPr="0061484F">
        <w:rPr>
          <w:lang w:val="en-US"/>
        </w:rPr>
        <w:t>Extra stuff:</w:t>
      </w:r>
    </w:p>
    <w:p w14:paraId="34FA8E74" w14:textId="77777777" w:rsidR="00025FA2" w:rsidRDefault="00025FA2">
      <w:pPr>
        <w:pStyle w:val="CommentText"/>
      </w:pPr>
      <w:r>
        <w:t>(, 2019b)</w:t>
      </w:r>
    </w:p>
    <w:p w14:paraId="73D08645" w14:textId="77777777" w:rsidR="00025FA2" w:rsidRDefault="00025FA2">
      <w:pPr>
        <w:pStyle w:val="CommentText"/>
      </w:pPr>
    </w:p>
    <w:p w14:paraId="466AAB12" w14:textId="77777777" w:rsidR="00025FA2" w:rsidRDefault="00025FA2">
      <w:pPr>
        <w:pStyle w:val="CommentText"/>
      </w:pPr>
      <w:r>
        <w:t>Correct:</w:t>
      </w:r>
    </w:p>
    <w:p w14:paraId="5D185EF4" w14:textId="77777777" w:rsidR="00025FA2" w:rsidRDefault="00025FA2">
      <w:pPr>
        <w:pStyle w:val="CommentText"/>
      </w:pPr>
      <w:r>
        <w:t>Lovenduski et al. (2019a)</w:t>
      </w:r>
    </w:p>
    <w:p w14:paraId="3F0039AE" w14:textId="0AFF974D" w:rsidR="00025FA2" w:rsidRDefault="00025FA2">
      <w:pPr>
        <w:pStyle w:val="CommentText"/>
      </w:pPr>
      <w:r>
        <w:t>(Lovenduski et al., 2019a)</w:t>
      </w:r>
    </w:p>
  </w:comment>
  <w:comment w:id="5063" w:author="Robin Matthews" w:date="2021-06-17T14:02:00Z" w:initials="RM">
    <w:p w14:paraId="44655ED7" w14:textId="77777777" w:rsidR="00025FA2" w:rsidRPr="0061484F" w:rsidRDefault="00025FA2">
      <w:pPr>
        <w:pStyle w:val="CommentText"/>
        <w:rPr>
          <w:lang w:val="en-US"/>
        </w:rPr>
      </w:pPr>
      <w:r>
        <w:rPr>
          <w:rStyle w:val="CommentReference"/>
        </w:rPr>
        <w:annotationRef/>
      </w:r>
      <w:r w:rsidRPr="0061484F">
        <w:rPr>
          <w:lang w:val="en-US"/>
        </w:rPr>
        <w:t>Not found:</w:t>
      </w:r>
    </w:p>
    <w:p w14:paraId="57580D7B" w14:textId="77777777" w:rsidR="00025FA2" w:rsidRPr="0061484F" w:rsidRDefault="00025FA2">
      <w:pPr>
        <w:pStyle w:val="CommentText"/>
        <w:rPr>
          <w:lang w:val="en-US"/>
        </w:rPr>
      </w:pPr>
      <w:r w:rsidRPr="0061484F">
        <w:rPr>
          <w:lang w:val="en-US"/>
        </w:rPr>
        <w:t>M. Collins et al., 2013</w:t>
      </w:r>
    </w:p>
    <w:p w14:paraId="654AA7EF" w14:textId="77777777" w:rsidR="00025FA2" w:rsidRPr="0061484F" w:rsidRDefault="00025FA2">
      <w:pPr>
        <w:pStyle w:val="CommentText"/>
        <w:rPr>
          <w:lang w:val="en-US"/>
        </w:rPr>
      </w:pPr>
      <w:r w:rsidRPr="0061484F">
        <w:rPr>
          <w:lang w:val="en-US"/>
        </w:rPr>
        <w:t>T.F. Stocker et al., 2013</w:t>
      </w:r>
    </w:p>
    <w:p w14:paraId="74345E33" w14:textId="77777777" w:rsidR="00025FA2" w:rsidRPr="0061484F" w:rsidRDefault="00025FA2">
      <w:pPr>
        <w:pStyle w:val="CommentText"/>
        <w:rPr>
          <w:lang w:val="en-US"/>
        </w:rPr>
      </w:pPr>
    </w:p>
    <w:p w14:paraId="0B812E4E" w14:textId="77777777" w:rsidR="00025FA2" w:rsidRPr="0061484F" w:rsidRDefault="00025FA2">
      <w:pPr>
        <w:pStyle w:val="CommentText"/>
        <w:rPr>
          <w:lang w:val="en-US"/>
        </w:rPr>
      </w:pPr>
      <w:r w:rsidRPr="0061484F">
        <w:rPr>
          <w:lang w:val="en-US"/>
        </w:rPr>
        <w:t>Extra stuff:</w:t>
      </w:r>
    </w:p>
    <w:p w14:paraId="497C44FD" w14:textId="77777777" w:rsidR="00025FA2" w:rsidRPr="0061484F" w:rsidRDefault="00025FA2">
      <w:pPr>
        <w:pStyle w:val="CommentText"/>
        <w:rPr>
          <w:lang w:val="en-US"/>
        </w:rPr>
      </w:pPr>
      <w:r w:rsidRPr="0061484F">
        <w:rPr>
          <w:lang w:val="en-US"/>
        </w:rPr>
        <w:t>(; ; ; ; Collins et al., 2013; Stocker et al., 2013;)</w:t>
      </w:r>
    </w:p>
    <w:p w14:paraId="2FD3AF22" w14:textId="77777777" w:rsidR="00025FA2" w:rsidRPr="0061484F" w:rsidRDefault="00025FA2">
      <w:pPr>
        <w:pStyle w:val="CommentText"/>
        <w:rPr>
          <w:lang w:val="en-US"/>
        </w:rPr>
      </w:pPr>
    </w:p>
    <w:p w14:paraId="7FFB0555" w14:textId="77777777" w:rsidR="00025FA2" w:rsidRDefault="00025FA2">
      <w:pPr>
        <w:pStyle w:val="CommentText"/>
      </w:pPr>
      <w:r>
        <w:t>Correct:</w:t>
      </w:r>
    </w:p>
    <w:p w14:paraId="659F2755" w14:textId="4F50CC99" w:rsidR="00025FA2" w:rsidRDefault="00025FA2">
      <w:pPr>
        <w:pStyle w:val="CommentText"/>
      </w:pPr>
      <w:r>
        <w:t>(Allen et al., 2009; Matthews et al., 2009; Meinshausen et al., 2009; Zickfeld et al., 2009; M. Collins et al., 2013; T.F. Stocker et al., 2013)</w:t>
      </w:r>
    </w:p>
  </w:comment>
  <w:comment w:id="5073" w:author="Robin Matthews" w:date="2021-06-17T14:02:00Z" w:initials="RM">
    <w:p w14:paraId="0145F416" w14:textId="77777777" w:rsidR="00025FA2" w:rsidRPr="0061484F" w:rsidRDefault="00025FA2">
      <w:pPr>
        <w:pStyle w:val="CommentText"/>
        <w:rPr>
          <w:lang w:val="en-US"/>
        </w:rPr>
      </w:pPr>
      <w:r>
        <w:rPr>
          <w:rStyle w:val="CommentReference"/>
        </w:rPr>
        <w:annotationRef/>
      </w:r>
      <w:r w:rsidRPr="0061484F">
        <w:rPr>
          <w:lang w:val="en-US"/>
        </w:rPr>
        <w:t>Not found:</w:t>
      </w:r>
    </w:p>
    <w:p w14:paraId="00AB0657" w14:textId="77777777" w:rsidR="00025FA2" w:rsidRPr="0061484F" w:rsidRDefault="00025FA2">
      <w:pPr>
        <w:pStyle w:val="CommentText"/>
        <w:rPr>
          <w:lang w:val="en-US"/>
        </w:rPr>
      </w:pPr>
      <w:r w:rsidRPr="0061484F">
        <w:rPr>
          <w:lang w:val="en-US"/>
        </w:rPr>
        <w:t>Matthews et al., 2009, 2012</w:t>
      </w:r>
    </w:p>
    <w:p w14:paraId="0938D5CA" w14:textId="77777777" w:rsidR="00025FA2" w:rsidRDefault="00025FA2">
      <w:pPr>
        <w:pStyle w:val="CommentText"/>
      </w:pPr>
      <w:r>
        <w:t>M. Collins et al., 2013</w:t>
      </w:r>
    </w:p>
    <w:p w14:paraId="77A84808" w14:textId="77777777" w:rsidR="00025FA2" w:rsidRDefault="00025FA2">
      <w:pPr>
        <w:pStyle w:val="CommentText"/>
      </w:pPr>
      <w:r>
        <w:t>T.F. Stocker et al., 2013</w:t>
      </w:r>
    </w:p>
    <w:p w14:paraId="7219FE18" w14:textId="77777777" w:rsidR="00025FA2" w:rsidRDefault="00025FA2">
      <w:pPr>
        <w:pStyle w:val="CommentText"/>
      </w:pPr>
      <w:r>
        <w:t>Rogelj et al., 2016, 2019</w:t>
      </w:r>
    </w:p>
    <w:p w14:paraId="2BE1A1A8" w14:textId="77777777" w:rsidR="00025FA2" w:rsidRDefault="00025FA2">
      <w:pPr>
        <w:pStyle w:val="CommentText"/>
      </w:pPr>
    </w:p>
    <w:p w14:paraId="43CCF4D9" w14:textId="77777777" w:rsidR="00025FA2" w:rsidRDefault="00025FA2">
      <w:pPr>
        <w:pStyle w:val="CommentText"/>
      </w:pPr>
      <w:r>
        <w:t>Extra stuff:</w:t>
      </w:r>
    </w:p>
    <w:p w14:paraId="4EFA1E6F" w14:textId="77777777" w:rsidR="00025FA2" w:rsidRDefault="00025FA2">
      <w:pPr>
        <w:pStyle w:val="CommentText"/>
      </w:pPr>
      <w:r>
        <w:t>(; Matthews et al., 2009; ; ; Matthews et al., 2012; Collins et al., 2013; Stocker et al., 2013; ; Rogelj et al., 2016; ; Rogelj et al., 2019)</w:t>
      </w:r>
    </w:p>
    <w:p w14:paraId="647057A2" w14:textId="77777777" w:rsidR="00025FA2" w:rsidRDefault="00025FA2">
      <w:pPr>
        <w:pStyle w:val="CommentText"/>
      </w:pPr>
    </w:p>
    <w:p w14:paraId="2FC7C77E" w14:textId="77777777" w:rsidR="00025FA2" w:rsidRDefault="00025FA2">
      <w:pPr>
        <w:pStyle w:val="CommentText"/>
      </w:pPr>
      <w:r>
        <w:t>Correct:</w:t>
      </w:r>
    </w:p>
    <w:p w14:paraId="1954DDBA" w14:textId="1E3CF049" w:rsidR="00025FA2" w:rsidRDefault="00025FA2">
      <w:pPr>
        <w:pStyle w:val="CommentText"/>
      </w:pPr>
      <w:r>
        <w:t>(Allen et al., 2009; Matthews et al., 2009, 2012; Meinshausen et al., 2009; Zickfeld et al., 2009; M. Collins et al., 2013; T.F. Stocker et al., 2013; Knutti and Rogelj, 2015; Rogelj et al., 2016, 2019; Goodwin et al., 2018)</w:t>
      </w:r>
    </w:p>
  </w:comment>
  <w:comment w:id="5094" w:author="Soapbox" w:date="2021-07-15T09:19:00Z" w:initials="SBX">
    <w:p w14:paraId="4173DFBE" w14:textId="6F97A58C" w:rsidR="00F26723" w:rsidRDefault="00F26723">
      <w:pPr>
        <w:pStyle w:val="CommentText"/>
      </w:pPr>
      <w:r>
        <w:rPr>
          <w:rStyle w:val="CommentReference"/>
        </w:rPr>
        <w:annotationRef/>
      </w:r>
      <w:r>
        <w:t>Q: CO2</w:t>
      </w:r>
    </w:p>
  </w:comment>
  <w:comment w:id="5095" w:author="Tom Maycock" w:date="2021-09-09T16:26:00Z" w:initials="TM">
    <w:p w14:paraId="4F2BF7A5" w14:textId="7AF44680" w:rsidR="000D7FE3" w:rsidRDefault="000D7FE3">
      <w:pPr>
        <w:pStyle w:val="CommentText"/>
      </w:pPr>
      <w:r>
        <w:rPr>
          <w:rStyle w:val="CommentReference"/>
        </w:rPr>
        <w:annotationRef/>
      </w:r>
      <w:r>
        <w:t>OK to leave it spelled out here I think</w:t>
      </w:r>
    </w:p>
  </w:comment>
  <w:comment w:id="5116" w:author="Robin Matthews" w:date="2021-06-17T14:02:00Z" w:initials="RM">
    <w:p w14:paraId="0866020E" w14:textId="77777777" w:rsidR="00025FA2" w:rsidRPr="0061484F" w:rsidRDefault="00025FA2">
      <w:pPr>
        <w:pStyle w:val="CommentText"/>
        <w:rPr>
          <w:lang w:val="en-US"/>
        </w:rPr>
      </w:pPr>
      <w:r>
        <w:rPr>
          <w:rStyle w:val="CommentReference"/>
        </w:rPr>
        <w:annotationRef/>
      </w:r>
      <w:r w:rsidRPr="0061484F">
        <w:rPr>
          <w:lang w:val="en-US"/>
        </w:rPr>
        <w:t>Not found:</w:t>
      </w:r>
    </w:p>
    <w:p w14:paraId="08C92390" w14:textId="77777777" w:rsidR="00025FA2" w:rsidRPr="0061484F" w:rsidRDefault="00025FA2">
      <w:pPr>
        <w:pStyle w:val="CommentText"/>
        <w:rPr>
          <w:lang w:val="en-US"/>
        </w:rPr>
      </w:pPr>
      <w:r w:rsidRPr="0061484F">
        <w:rPr>
          <w:lang w:val="en-US"/>
        </w:rPr>
        <w:t>M. Collins et al., 2013</w:t>
      </w:r>
    </w:p>
    <w:p w14:paraId="10E9262B" w14:textId="77777777" w:rsidR="00025FA2" w:rsidRPr="0061484F" w:rsidRDefault="00025FA2">
      <w:pPr>
        <w:pStyle w:val="CommentText"/>
        <w:rPr>
          <w:lang w:val="en-US"/>
        </w:rPr>
      </w:pPr>
      <w:r w:rsidRPr="0061484F">
        <w:rPr>
          <w:lang w:val="en-US"/>
        </w:rPr>
        <w:t>T.F. Stocker et al., 2013</w:t>
      </w:r>
    </w:p>
    <w:p w14:paraId="0A7A7970" w14:textId="77777777" w:rsidR="00025FA2" w:rsidRPr="0061484F" w:rsidRDefault="00025FA2">
      <w:pPr>
        <w:pStyle w:val="CommentText"/>
        <w:rPr>
          <w:lang w:val="en-US"/>
        </w:rPr>
      </w:pPr>
    </w:p>
    <w:p w14:paraId="43E57074" w14:textId="77777777" w:rsidR="00025FA2" w:rsidRPr="0061484F" w:rsidRDefault="00025FA2">
      <w:pPr>
        <w:pStyle w:val="CommentText"/>
        <w:rPr>
          <w:lang w:val="en-US"/>
        </w:rPr>
      </w:pPr>
      <w:r w:rsidRPr="0061484F">
        <w:rPr>
          <w:lang w:val="en-US"/>
        </w:rPr>
        <w:t>Extra stuff:</w:t>
      </w:r>
    </w:p>
    <w:p w14:paraId="33C4F95E" w14:textId="77777777" w:rsidR="00025FA2" w:rsidRPr="0061484F" w:rsidRDefault="00025FA2">
      <w:pPr>
        <w:pStyle w:val="CommentText"/>
        <w:rPr>
          <w:lang w:val="en-US"/>
        </w:rPr>
      </w:pPr>
      <w:r w:rsidRPr="0061484F">
        <w:rPr>
          <w:lang w:val="en-US"/>
        </w:rPr>
        <w:t>(Collins et al., 2013a; Stocker et al., 2013b)</w:t>
      </w:r>
    </w:p>
    <w:p w14:paraId="495A0D75" w14:textId="77777777" w:rsidR="00025FA2" w:rsidRPr="0061484F" w:rsidRDefault="00025FA2">
      <w:pPr>
        <w:pStyle w:val="CommentText"/>
        <w:rPr>
          <w:lang w:val="en-US"/>
        </w:rPr>
      </w:pPr>
    </w:p>
    <w:p w14:paraId="3CDA7DB4" w14:textId="77777777" w:rsidR="00025FA2" w:rsidRPr="0061484F" w:rsidRDefault="00025FA2">
      <w:pPr>
        <w:pStyle w:val="CommentText"/>
        <w:rPr>
          <w:lang w:val="en-US"/>
        </w:rPr>
      </w:pPr>
      <w:r w:rsidRPr="0061484F">
        <w:rPr>
          <w:lang w:val="en-US"/>
        </w:rPr>
        <w:t>Correct:</w:t>
      </w:r>
    </w:p>
    <w:p w14:paraId="02D63A6B" w14:textId="25153603" w:rsidR="00025FA2" w:rsidRDefault="00025FA2">
      <w:pPr>
        <w:pStyle w:val="CommentText"/>
      </w:pPr>
      <w:r>
        <w:t>(M. Collins et al., 2013; T.F. Stocker et al., 2013)</w:t>
      </w:r>
    </w:p>
  </w:comment>
  <w:comment w:id="5148" w:author="Robin Matthews" w:date="2021-06-17T14:02:00Z" w:initials="RM">
    <w:p w14:paraId="3BFCDBD7" w14:textId="77777777" w:rsidR="00025FA2" w:rsidRPr="0061484F" w:rsidRDefault="00025FA2">
      <w:pPr>
        <w:pStyle w:val="CommentText"/>
        <w:rPr>
          <w:lang w:val="en-US"/>
        </w:rPr>
      </w:pPr>
      <w:r>
        <w:rPr>
          <w:rStyle w:val="CommentReference"/>
        </w:rPr>
        <w:annotationRef/>
      </w:r>
      <w:r w:rsidRPr="0061484F">
        <w:rPr>
          <w:lang w:val="en-US"/>
        </w:rPr>
        <w:t>Not found:</w:t>
      </w:r>
    </w:p>
    <w:p w14:paraId="5547CCDD" w14:textId="77777777" w:rsidR="00025FA2" w:rsidRPr="0061484F" w:rsidRDefault="00025FA2">
      <w:pPr>
        <w:pStyle w:val="CommentText"/>
        <w:rPr>
          <w:lang w:val="en-US"/>
        </w:rPr>
      </w:pPr>
      <w:r w:rsidRPr="0061484F">
        <w:rPr>
          <w:lang w:val="en-US"/>
        </w:rPr>
        <w:t>R.G. Williams et al., 2017b</w:t>
      </w:r>
    </w:p>
    <w:p w14:paraId="7A72CB91" w14:textId="77777777" w:rsidR="00025FA2" w:rsidRPr="0061484F" w:rsidRDefault="00025FA2">
      <w:pPr>
        <w:pStyle w:val="CommentText"/>
        <w:rPr>
          <w:lang w:val="en-US"/>
        </w:rPr>
      </w:pPr>
    </w:p>
    <w:p w14:paraId="7712425D" w14:textId="77777777" w:rsidR="00025FA2" w:rsidRPr="0061484F" w:rsidRDefault="00025FA2">
      <w:pPr>
        <w:pStyle w:val="CommentText"/>
        <w:rPr>
          <w:lang w:val="en-US"/>
        </w:rPr>
      </w:pPr>
      <w:r w:rsidRPr="0061484F">
        <w:rPr>
          <w:lang w:val="en-US"/>
        </w:rPr>
        <w:t>Extra stuff:</w:t>
      </w:r>
    </w:p>
    <w:p w14:paraId="260768CE" w14:textId="77777777" w:rsidR="00025FA2" w:rsidRPr="0061484F" w:rsidRDefault="00025FA2">
      <w:pPr>
        <w:pStyle w:val="CommentText"/>
        <w:rPr>
          <w:lang w:val="en-US"/>
        </w:rPr>
      </w:pPr>
      <w:r w:rsidRPr="0061484F">
        <w:rPr>
          <w:lang w:val="en-US"/>
        </w:rPr>
        <w:t>(; , 2017c)</w:t>
      </w:r>
    </w:p>
    <w:p w14:paraId="5F79067B" w14:textId="77777777" w:rsidR="00025FA2" w:rsidRPr="0061484F" w:rsidRDefault="00025FA2">
      <w:pPr>
        <w:pStyle w:val="CommentText"/>
        <w:rPr>
          <w:lang w:val="en-US"/>
        </w:rPr>
      </w:pPr>
    </w:p>
    <w:p w14:paraId="64AD1853" w14:textId="77777777" w:rsidR="00025FA2" w:rsidRPr="0061484F" w:rsidRDefault="00025FA2">
      <w:pPr>
        <w:pStyle w:val="CommentText"/>
        <w:rPr>
          <w:lang w:val="en-US"/>
        </w:rPr>
      </w:pPr>
      <w:r w:rsidRPr="0061484F">
        <w:rPr>
          <w:lang w:val="en-US"/>
        </w:rPr>
        <w:t>Correct:</w:t>
      </w:r>
    </w:p>
    <w:p w14:paraId="0D03CA28" w14:textId="5F8B01EA" w:rsidR="00025FA2" w:rsidRPr="0061484F" w:rsidRDefault="00025FA2">
      <w:pPr>
        <w:pStyle w:val="CommentText"/>
        <w:rPr>
          <w:lang w:val="en-US"/>
        </w:rPr>
      </w:pPr>
      <w:r w:rsidRPr="0061484F">
        <w:rPr>
          <w:lang w:val="en-US"/>
        </w:rPr>
        <w:t>(Goodwin et al., 2015; Williams et al., 2016; R.G. Williams et al., 2017b)</w:t>
      </w:r>
    </w:p>
  </w:comment>
  <w:comment w:id="5164" w:author="Robin Matthews" w:date="2021-06-17T14:02:00Z" w:initials="RM">
    <w:p w14:paraId="220C728B" w14:textId="77777777" w:rsidR="00025FA2" w:rsidRPr="0061484F" w:rsidRDefault="00025FA2">
      <w:pPr>
        <w:pStyle w:val="CommentText"/>
        <w:rPr>
          <w:lang w:val="en-US"/>
        </w:rPr>
      </w:pPr>
      <w:r>
        <w:rPr>
          <w:rStyle w:val="CommentReference"/>
        </w:rPr>
        <w:annotationRef/>
      </w:r>
      <w:r w:rsidRPr="0061484F">
        <w:rPr>
          <w:lang w:val="en-US"/>
        </w:rPr>
        <w:t>Not found:</w:t>
      </w:r>
    </w:p>
    <w:p w14:paraId="6DEBC600" w14:textId="77777777" w:rsidR="00025FA2" w:rsidRPr="0061484F" w:rsidRDefault="00025FA2">
      <w:pPr>
        <w:pStyle w:val="CommentText"/>
        <w:rPr>
          <w:lang w:val="en-US"/>
        </w:rPr>
      </w:pPr>
      <w:r w:rsidRPr="0061484F">
        <w:rPr>
          <w:lang w:val="en-US"/>
        </w:rPr>
        <w:t>M. Collins et al.</w:t>
      </w:r>
    </w:p>
    <w:p w14:paraId="751D1E04" w14:textId="77777777" w:rsidR="00025FA2" w:rsidRPr="0061484F" w:rsidRDefault="00025FA2">
      <w:pPr>
        <w:pStyle w:val="CommentText"/>
        <w:rPr>
          <w:lang w:val="en-US"/>
        </w:rPr>
      </w:pPr>
    </w:p>
    <w:p w14:paraId="46A45AD0" w14:textId="77777777" w:rsidR="00025FA2" w:rsidRPr="0061484F" w:rsidRDefault="00025FA2">
      <w:pPr>
        <w:pStyle w:val="CommentText"/>
        <w:rPr>
          <w:lang w:val="en-US"/>
        </w:rPr>
      </w:pPr>
      <w:r w:rsidRPr="0061484F">
        <w:rPr>
          <w:lang w:val="en-US"/>
        </w:rPr>
        <w:t>Extra stuff:</w:t>
      </w:r>
    </w:p>
    <w:p w14:paraId="76D33665" w14:textId="77777777" w:rsidR="00025FA2" w:rsidRPr="0061484F" w:rsidRDefault="00025FA2">
      <w:pPr>
        <w:pStyle w:val="CommentText"/>
        <w:rPr>
          <w:lang w:val="en-US"/>
        </w:rPr>
      </w:pPr>
      <w:r w:rsidRPr="0061484F">
        <w:rPr>
          <w:lang w:val="en-US"/>
        </w:rPr>
        <w:t>(Collins et al., a)</w:t>
      </w:r>
    </w:p>
    <w:p w14:paraId="27A8119C" w14:textId="77777777" w:rsidR="00025FA2" w:rsidRPr="0061484F" w:rsidRDefault="00025FA2">
      <w:pPr>
        <w:pStyle w:val="CommentText"/>
        <w:rPr>
          <w:lang w:val="en-US"/>
        </w:rPr>
      </w:pPr>
    </w:p>
    <w:p w14:paraId="3D1D4D22" w14:textId="77777777" w:rsidR="00025FA2" w:rsidRPr="0061484F" w:rsidRDefault="00025FA2">
      <w:pPr>
        <w:pStyle w:val="CommentText"/>
        <w:rPr>
          <w:lang w:val="en-US"/>
        </w:rPr>
      </w:pPr>
      <w:r w:rsidRPr="0061484F">
        <w:rPr>
          <w:lang w:val="en-US"/>
        </w:rPr>
        <w:t>Correct:</w:t>
      </w:r>
    </w:p>
    <w:p w14:paraId="2D5971B6" w14:textId="77777777" w:rsidR="00025FA2" w:rsidRDefault="00025FA2">
      <w:pPr>
        <w:pStyle w:val="CommentText"/>
      </w:pPr>
      <w:r>
        <w:t>M. Collins et al. (2013)</w:t>
      </w:r>
    </w:p>
    <w:p w14:paraId="7D17DBD0" w14:textId="5B6C301A" w:rsidR="00025FA2" w:rsidRDefault="00025FA2">
      <w:pPr>
        <w:pStyle w:val="CommentText"/>
      </w:pPr>
      <w:r>
        <w:t>(M. Collins et al., 2013)</w:t>
      </w:r>
    </w:p>
  </w:comment>
  <w:comment w:id="5171" w:author="Robin Matthews" w:date="2021-06-18T11:40:00Z" w:initials="RM">
    <w:p w14:paraId="140193BD" w14:textId="7DBDDEE8" w:rsidR="006A0309" w:rsidRPr="0061484F" w:rsidRDefault="006A0309">
      <w:pPr>
        <w:pStyle w:val="CommentText"/>
        <w:rPr>
          <w:lang w:val="en-US"/>
        </w:rPr>
      </w:pPr>
      <w:r>
        <w:rPr>
          <w:rStyle w:val="CommentReference"/>
        </w:rPr>
        <w:annotationRef/>
      </w:r>
      <w:r w:rsidRPr="0061484F">
        <w:rPr>
          <w:lang w:val="en-US"/>
        </w:rPr>
        <w:t>Have added this end bracket. Is it ok?</w:t>
      </w:r>
    </w:p>
  </w:comment>
  <w:comment w:id="5173" w:author="Robin Matthews" w:date="2021-06-17T14:02:00Z" w:initials="RM">
    <w:p w14:paraId="7C92A056" w14:textId="77777777" w:rsidR="00025FA2" w:rsidRPr="0061484F" w:rsidRDefault="00025FA2">
      <w:pPr>
        <w:pStyle w:val="CommentText"/>
        <w:rPr>
          <w:lang w:val="en-US"/>
        </w:rPr>
      </w:pPr>
      <w:r>
        <w:rPr>
          <w:rStyle w:val="CommentReference"/>
        </w:rPr>
        <w:annotationRef/>
      </w:r>
      <w:r w:rsidRPr="0061484F">
        <w:rPr>
          <w:lang w:val="en-US"/>
        </w:rPr>
        <w:t>Extra stuff:</w:t>
      </w:r>
    </w:p>
    <w:p w14:paraId="3715C52A" w14:textId="77777777" w:rsidR="00025FA2" w:rsidRPr="0061484F" w:rsidRDefault="00025FA2">
      <w:pPr>
        <w:pStyle w:val="CommentText"/>
        <w:rPr>
          <w:lang w:val="en-US"/>
        </w:rPr>
      </w:pPr>
      <w:r w:rsidRPr="0061484F">
        <w:rPr>
          <w:lang w:val="en-US"/>
        </w:rPr>
        <w:t>, ()</w:t>
      </w:r>
    </w:p>
    <w:p w14:paraId="143CE394" w14:textId="77777777" w:rsidR="00025FA2" w:rsidRPr="0061484F" w:rsidRDefault="00025FA2">
      <w:pPr>
        <w:pStyle w:val="CommentText"/>
        <w:rPr>
          <w:lang w:val="en-US"/>
        </w:rPr>
      </w:pPr>
    </w:p>
    <w:p w14:paraId="5A2DE171" w14:textId="77777777" w:rsidR="00025FA2" w:rsidRPr="0061484F" w:rsidRDefault="00025FA2">
      <w:pPr>
        <w:pStyle w:val="CommentText"/>
        <w:rPr>
          <w:lang w:val="en-US"/>
        </w:rPr>
      </w:pPr>
      <w:r w:rsidRPr="0061484F">
        <w:rPr>
          <w:lang w:val="en-US"/>
        </w:rPr>
        <w:t>Correct:</w:t>
      </w:r>
    </w:p>
    <w:p w14:paraId="6F34B215" w14:textId="77777777" w:rsidR="00025FA2" w:rsidRPr="0061484F" w:rsidRDefault="00025FA2">
      <w:pPr>
        <w:pStyle w:val="CommentText"/>
        <w:rPr>
          <w:lang w:val="en-US"/>
        </w:rPr>
      </w:pPr>
      <w:r w:rsidRPr="0061484F">
        <w:rPr>
          <w:lang w:val="en-US"/>
        </w:rPr>
        <w:t>MacDougall (2017)</w:t>
      </w:r>
    </w:p>
    <w:p w14:paraId="6B7B6C15" w14:textId="53A0B1B6" w:rsidR="00025FA2" w:rsidRPr="0061484F" w:rsidRDefault="00025FA2">
      <w:pPr>
        <w:pStyle w:val="CommentText"/>
        <w:rPr>
          <w:lang w:val="en-US"/>
        </w:rPr>
      </w:pPr>
      <w:r w:rsidRPr="0061484F">
        <w:rPr>
          <w:lang w:val="en-US"/>
        </w:rPr>
        <w:t>(MacDougall, 2017)</w:t>
      </w:r>
    </w:p>
  </w:comment>
  <w:comment w:id="5186" w:author="Ian Blenkinsop" w:date="2021-07-28T14:49:00Z" w:initials="IB">
    <w:p w14:paraId="73E8BCB0" w14:textId="7382E7BC" w:rsidR="00A97338" w:rsidRDefault="00A97338">
      <w:pPr>
        <w:pStyle w:val="CommentText"/>
      </w:pPr>
      <w:r>
        <w:rPr>
          <w:rStyle w:val="CommentReference"/>
        </w:rPr>
        <w:annotationRef/>
      </w:r>
      <w:r>
        <w:t>and Box 5.1 [?]</w:t>
      </w:r>
      <w:r>
        <w:br/>
        <w:t xml:space="preserve">or just </w:t>
      </w:r>
      <w:r>
        <w:br/>
      </w:r>
      <w:r w:rsidRPr="00A97338">
        <w:rPr>
          <w:b/>
          <w:bCs/>
        </w:rPr>
        <w:t>Box 5.1</w:t>
      </w:r>
    </w:p>
  </w:comment>
  <w:comment w:id="5203" w:author="Soapbox" w:date="2021-07-15T09:24:00Z" w:initials="SBX">
    <w:p w14:paraId="291DEEE7" w14:textId="18E185C0" w:rsidR="008D5E4A" w:rsidRDefault="008D5E4A">
      <w:pPr>
        <w:pStyle w:val="CommentText"/>
      </w:pPr>
      <w:r>
        <w:rPr>
          <w:rStyle w:val="CommentReference"/>
        </w:rPr>
        <w:annotationRef/>
      </w:r>
      <w:r>
        <w:t>Q: en dash?</w:t>
      </w:r>
      <w:r w:rsidR="00A97338">
        <w:t xml:space="preserve"> Please do a global find-replace if chaning.</w:t>
      </w:r>
    </w:p>
  </w:comment>
  <w:comment w:id="5204" w:author="Tom Maycock" w:date="2021-09-09T16:31:00Z" w:initials="TM">
    <w:p w14:paraId="0F268024" w14:textId="4953B7DA" w:rsidR="003444C6" w:rsidRDefault="003444C6">
      <w:pPr>
        <w:pStyle w:val="CommentText"/>
      </w:pPr>
      <w:r>
        <w:rPr>
          <w:rStyle w:val="CommentReference"/>
        </w:rPr>
        <w:annotationRef/>
      </w:r>
      <w:r>
        <w:t>Yes, fixed it here and elsewhere</w:t>
      </w:r>
    </w:p>
  </w:comment>
  <w:comment w:id="5216" w:author="Robin Matthews" w:date="2021-06-17T14:02:00Z" w:initials="RM">
    <w:p w14:paraId="0881C44E" w14:textId="77777777" w:rsidR="00025FA2" w:rsidRPr="0061484F" w:rsidRDefault="00025FA2">
      <w:pPr>
        <w:pStyle w:val="CommentText"/>
        <w:rPr>
          <w:lang w:val="en-US"/>
        </w:rPr>
      </w:pPr>
      <w:r>
        <w:rPr>
          <w:rStyle w:val="CommentReference"/>
        </w:rPr>
        <w:annotationRef/>
      </w:r>
      <w:r w:rsidRPr="0061484F">
        <w:rPr>
          <w:lang w:val="en-US"/>
        </w:rPr>
        <w:t>Not found:</w:t>
      </w:r>
    </w:p>
    <w:p w14:paraId="4717B1D7" w14:textId="77777777" w:rsidR="00025FA2" w:rsidRDefault="00025FA2">
      <w:pPr>
        <w:pStyle w:val="CommentText"/>
      </w:pPr>
      <w:r>
        <w:t>Gruber et al., 2019b</w:t>
      </w:r>
    </w:p>
    <w:p w14:paraId="0AD8AA85" w14:textId="77777777" w:rsidR="00025FA2" w:rsidRDefault="00025FA2">
      <w:pPr>
        <w:pStyle w:val="CommentText"/>
      </w:pPr>
    </w:p>
    <w:p w14:paraId="1C7740D6" w14:textId="77777777" w:rsidR="00025FA2" w:rsidRDefault="00025FA2">
      <w:pPr>
        <w:pStyle w:val="CommentText"/>
      </w:pPr>
      <w:r>
        <w:t>Extra stuff:</w:t>
      </w:r>
    </w:p>
    <w:p w14:paraId="4532B319" w14:textId="77777777" w:rsidR="00025FA2" w:rsidRDefault="00025FA2">
      <w:pPr>
        <w:pStyle w:val="CommentText"/>
      </w:pPr>
      <w:r>
        <w:t>(; ; Gruber et al., 2019a; )</w:t>
      </w:r>
    </w:p>
    <w:p w14:paraId="394C54EC" w14:textId="77777777" w:rsidR="00025FA2" w:rsidRDefault="00025FA2">
      <w:pPr>
        <w:pStyle w:val="CommentText"/>
      </w:pPr>
    </w:p>
    <w:p w14:paraId="23DD2971" w14:textId="77777777" w:rsidR="00025FA2" w:rsidRDefault="00025FA2">
      <w:pPr>
        <w:pStyle w:val="CommentText"/>
      </w:pPr>
      <w:r>
        <w:t>Correct:</w:t>
      </w:r>
    </w:p>
    <w:p w14:paraId="24803A7F" w14:textId="768BA27F" w:rsidR="00025FA2" w:rsidRDefault="00025FA2">
      <w:pPr>
        <w:pStyle w:val="CommentText"/>
      </w:pPr>
      <w:r>
        <w:t>(Frölicher et al., 2015; Talley et al., 2016; Gruber et al., 2019b; Hauck et al., 2020)</w:t>
      </w:r>
    </w:p>
  </w:comment>
  <w:comment w:id="5244" w:author="Robin Matthews" w:date="2021-06-17T14:02:00Z" w:initials="RM">
    <w:p w14:paraId="7CE637F6" w14:textId="77777777" w:rsidR="00025FA2" w:rsidRPr="0061484F" w:rsidRDefault="00025FA2">
      <w:pPr>
        <w:pStyle w:val="CommentText"/>
        <w:rPr>
          <w:lang w:val="en-US"/>
        </w:rPr>
      </w:pPr>
      <w:r>
        <w:rPr>
          <w:rStyle w:val="CommentReference"/>
        </w:rPr>
        <w:annotationRef/>
      </w:r>
      <w:r w:rsidRPr="0061484F">
        <w:rPr>
          <w:lang w:val="en-US"/>
        </w:rPr>
        <w:t>Extra stuff:</w:t>
      </w:r>
    </w:p>
    <w:p w14:paraId="7161EDA8" w14:textId="77777777" w:rsidR="00025FA2" w:rsidRPr="0061484F" w:rsidRDefault="00025FA2">
      <w:pPr>
        <w:pStyle w:val="CommentText"/>
        <w:rPr>
          <w:lang w:val="en-US"/>
        </w:rPr>
      </w:pPr>
      <w:r w:rsidRPr="0061484F">
        <w:rPr>
          <w:lang w:val="en-US"/>
        </w:rPr>
        <w:t xml:space="preserve">(; </w:t>
      </w:r>
    </w:p>
    <w:p w14:paraId="44118510" w14:textId="77777777" w:rsidR="00025FA2" w:rsidRPr="0061484F" w:rsidRDefault="00025FA2">
      <w:pPr>
        <w:pStyle w:val="CommentText"/>
        <w:rPr>
          <w:lang w:val="en-US"/>
        </w:rPr>
      </w:pPr>
    </w:p>
    <w:p w14:paraId="4FA5C0B5" w14:textId="77777777" w:rsidR="00025FA2" w:rsidRPr="0061484F" w:rsidRDefault="00025FA2">
      <w:pPr>
        <w:pStyle w:val="CommentText"/>
        <w:rPr>
          <w:lang w:val="en-US"/>
        </w:rPr>
      </w:pPr>
      <w:r w:rsidRPr="0061484F">
        <w:rPr>
          <w:lang w:val="en-US"/>
        </w:rPr>
        <w:t>Correct:</w:t>
      </w:r>
    </w:p>
    <w:p w14:paraId="147930AA" w14:textId="24DED29F" w:rsidR="00025FA2" w:rsidRPr="0061484F" w:rsidRDefault="00025FA2">
      <w:pPr>
        <w:pStyle w:val="CommentText"/>
        <w:rPr>
          <w:lang w:val="en-US"/>
        </w:rPr>
      </w:pPr>
      <w:r w:rsidRPr="0061484F">
        <w:rPr>
          <w:lang w:val="en-US"/>
        </w:rPr>
        <w:t>(Zickfeld et al., 2016; Ehlert and Zickfeld, 2017)</w:t>
      </w:r>
    </w:p>
  </w:comment>
  <w:comment w:id="5256" w:author="Robin Matthews" w:date="2021-06-17T14:02:00Z" w:initials="RM">
    <w:p w14:paraId="5BCD19E0" w14:textId="77777777" w:rsidR="00025FA2" w:rsidRPr="0061484F" w:rsidRDefault="00025FA2">
      <w:pPr>
        <w:pStyle w:val="CommentText"/>
        <w:rPr>
          <w:lang w:val="en-US"/>
        </w:rPr>
      </w:pPr>
      <w:r>
        <w:rPr>
          <w:rStyle w:val="CommentReference"/>
        </w:rPr>
        <w:annotationRef/>
      </w:r>
      <w:r w:rsidRPr="0061484F">
        <w:rPr>
          <w:lang w:val="en-US"/>
        </w:rPr>
        <w:t>Extra stuff:</w:t>
      </w:r>
    </w:p>
    <w:p w14:paraId="06DE3DCF" w14:textId="77777777" w:rsidR="00025FA2" w:rsidRPr="0061484F" w:rsidRDefault="00025FA2">
      <w:pPr>
        <w:pStyle w:val="CommentText"/>
        <w:rPr>
          <w:lang w:val="en-US"/>
        </w:rPr>
      </w:pPr>
      <w:r w:rsidRPr="0061484F">
        <w:rPr>
          <w:lang w:val="en-US"/>
        </w:rPr>
        <w:t xml:space="preserve">(; </w:t>
      </w:r>
    </w:p>
    <w:p w14:paraId="72D0F0A7" w14:textId="77777777" w:rsidR="00025FA2" w:rsidRPr="0061484F" w:rsidRDefault="00025FA2">
      <w:pPr>
        <w:pStyle w:val="CommentText"/>
        <w:rPr>
          <w:lang w:val="en-US"/>
        </w:rPr>
      </w:pPr>
    </w:p>
    <w:p w14:paraId="13EB1D17" w14:textId="77777777" w:rsidR="00025FA2" w:rsidRPr="0061484F" w:rsidRDefault="00025FA2">
      <w:pPr>
        <w:pStyle w:val="CommentText"/>
        <w:rPr>
          <w:lang w:val="en-US"/>
        </w:rPr>
      </w:pPr>
      <w:r w:rsidRPr="0061484F">
        <w:rPr>
          <w:lang w:val="en-US"/>
        </w:rPr>
        <w:t>Correct:</w:t>
      </w:r>
    </w:p>
    <w:p w14:paraId="5E48557A" w14:textId="3DC7B2CE" w:rsidR="00025FA2" w:rsidRPr="0061484F" w:rsidRDefault="00025FA2">
      <w:pPr>
        <w:pStyle w:val="CommentText"/>
        <w:rPr>
          <w:lang w:val="en-US"/>
        </w:rPr>
      </w:pPr>
      <w:r w:rsidRPr="0061484F">
        <w:rPr>
          <w:lang w:val="en-US"/>
        </w:rPr>
        <w:t>(Katavouta et al., 2019; Williams et al., 2019)</w:t>
      </w:r>
    </w:p>
  </w:comment>
  <w:comment w:id="5259" w:author="Robin Matthews" w:date="2021-06-17T14:02:00Z" w:initials="RM">
    <w:p w14:paraId="150EC471" w14:textId="77777777" w:rsidR="00025FA2" w:rsidRPr="0061484F" w:rsidRDefault="00025FA2">
      <w:pPr>
        <w:pStyle w:val="CommentText"/>
        <w:rPr>
          <w:lang w:val="en-US"/>
        </w:rPr>
      </w:pPr>
      <w:r>
        <w:rPr>
          <w:rStyle w:val="CommentReference"/>
        </w:rPr>
        <w:annotationRef/>
      </w:r>
      <w:r w:rsidRPr="0061484F">
        <w:rPr>
          <w:lang w:val="en-US"/>
        </w:rPr>
        <w:t>Extra stuff:</w:t>
      </w:r>
    </w:p>
    <w:p w14:paraId="05FAADB1" w14:textId="77777777" w:rsidR="00025FA2" w:rsidRPr="0061484F" w:rsidRDefault="00025FA2">
      <w:pPr>
        <w:pStyle w:val="CommentText"/>
        <w:rPr>
          <w:lang w:val="en-US"/>
        </w:rPr>
      </w:pPr>
      <w:r w:rsidRPr="0061484F">
        <w:rPr>
          <w:lang w:val="en-US"/>
        </w:rPr>
        <w:t>; ; )</w:t>
      </w:r>
    </w:p>
    <w:p w14:paraId="24118F72" w14:textId="77777777" w:rsidR="00025FA2" w:rsidRPr="0061484F" w:rsidRDefault="00025FA2">
      <w:pPr>
        <w:pStyle w:val="CommentText"/>
        <w:rPr>
          <w:lang w:val="en-US"/>
        </w:rPr>
      </w:pPr>
    </w:p>
    <w:p w14:paraId="5DBBC114" w14:textId="77777777" w:rsidR="00025FA2" w:rsidRPr="0061484F" w:rsidRDefault="00025FA2">
      <w:pPr>
        <w:pStyle w:val="CommentText"/>
        <w:rPr>
          <w:lang w:val="en-US"/>
        </w:rPr>
      </w:pPr>
      <w:r w:rsidRPr="0061484F">
        <w:rPr>
          <w:lang w:val="en-US"/>
        </w:rPr>
        <w:t>Correct:</w:t>
      </w:r>
    </w:p>
    <w:p w14:paraId="582F9D4A" w14:textId="06EB1308" w:rsidR="00025FA2" w:rsidRPr="0061484F" w:rsidRDefault="00025FA2">
      <w:pPr>
        <w:pStyle w:val="CommentText"/>
        <w:rPr>
          <w:lang w:val="en-US"/>
        </w:rPr>
      </w:pPr>
      <w:r w:rsidRPr="0061484F">
        <w:rPr>
          <w:lang w:val="en-US"/>
        </w:rPr>
        <w:t>(Goodwin et al., 2015; MacDougall and Friedlingstein, 2015; Ehlert et al., 2017)</w:t>
      </w:r>
    </w:p>
  </w:comment>
  <w:comment w:id="5261" w:author="Robin Matthews" w:date="2021-06-17T14:02:00Z" w:initials="RM">
    <w:p w14:paraId="455FA498" w14:textId="77777777" w:rsidR="00025FA2" w:rsidRPr="0061484F" w:rsidRDefault="00025FA2">
      <w:pPr>
        <w:pStyle w:val="CommentText"/>
        <w:rPr>
          <w:lang w:val="en-US"/>
        </w:rPr>
      </w:pPr>
      <w:r>
        <w:rPr>
          <w:rStyle w:val="CommentReference"/>
        </w:rPr>
        <w:annotationRef/>
      </w:r>
      <w:r w:rsidRPr="0061484F">
        <w:rPr>
          <w:lang w:val="en-US"/>
        </w:rPr>
        <w:t>Extra stuff:</w:t>
      </w:r>
    </w:p>
    <w:p w14:paraId="3103F2C5" w14:textId="77777777" w:rsidR="00025FA2" w:rsidRPr="0061484F" w:rsidRDefault="00025FA2">
      <w:pPr>
        <w:pStyle w:val="CommentText"/>
        <w:rPr>
          <w:lang w:val="en-US"/>
        </w:rPr>
      </w:pPr>
      <w:r w:rsidRPr="0061484F">
        <w:rPr>
          <w:lang w:val="en-US"/>
        </w:rPr>
        <w:t>; )</w:t>
      </w:r>
    </w:p>
    <w:p w14:paraId="34A37762" w14:textId="77777777" w:rsidR="00025FA2" w:rsidRPr="0061484F" w:rsidRDefault="00025FA2">
      <w:pPr>
        <w:pStyle w:val="CommentText"/>
        <w:rPr>
          <w:lang w:val="en-US"/>
        </w:rPr>
      </w:pPr>
    </w:p>
    <w:p w14:paraId="53A59762" w14:textId="77777777" w:rsidR="00025FA2" w:rsidRPr="0061484F" w:rsidRDefault="00025FA2">
      <w:pPr>
        <w:pStyle w:val="CommentText"/>
        <w:rPr>
          <w:lang w:val="en-US"/>
        </w:rPr>
      </w:pPr>
      <w:r w:rsidRPr="0061484F">
        <w:rPr>
          <w:lang w:val="en-US"/>
        </w:rPr>
        <w:t>Correct:</w:t>
      </w:r>
    </w:p>
    <w:p w14:paraId="19780D3E" w14:textId="12AD5C0D" w:rsidR="00025FA2" w:rsidRPr="0061484F" w:rsidRDefault="00025FA2">
      <w:pPr>
        <w:pStyle w:val="CommentText"/>
        <w:rPr>
          <w:lang w:val="en-US"/>
        </w:rPr>
      </w:pPr>
      <w:r w:rsidRPr="0061484F">
        <w:rPr>
          <w:lang w:val="en-US"/>
        </w:rPr>
        <w:t>(Frölicher et al., 2015; Bronselaer and Zanna, 2020)</w:t>
      </w:r>
    </w:p>
  </w:comment>
  <w:comment w:id="5277" w:author="Robin Matthews" w:date="2021-06-17T14:02:00Z" w:initials="RM">
    <w:p w14:paraId="3AFB251C" w14:textId="77777777" w:rsidR="00025FA2" w:rsidRPr="0061484F" w:rsidRDefault="00025FA2">
      <w:pPr>
        <w:pStyle w:val="CommentText"/>
        <w:rPr>
          <w:lang w:val="en-US"/>
        </w:rPr>
      </w:pPr>
      <w:r>
        <w:rPr>
          <w:rStyle w:val="CommentReference"/>
        </w:rPr>
        <w:annotationRef/>
      </w:r>
      <w:r w:rsidRPr="0061484F">
        <w:rPr>
          <w:lang w:val="en-US"/>
        </w:rPr>
        <w:t>Extra stuff:</w:t>
      </w:r>
    </w:p>
    <w:p w14:paraId="4AC18232" w14:textId="77777777" w:rsidR="00025FA2" w:rsidRPr="0061484F" w:rsidRDefault="00025FA2">
      <w:pPr>
        <w:pStyle w:val="CommentText"/>
        <w:rPr>
          <w:lang w:val="en-US"/>
        </w:rPr>
      </w:pPr>
      <w:r w:rsidRPr="0061484F">
        <w:rPr>
          <w:lang w:val="en-US"/>
        </w:rPr>
        <w:t xml:space="preserve">(; ; ; ; </w:t>
      </w:r>
    </w:p>
    <w:p w14:paraId="033084A0" w14:textId="77777777" w:rsidR="00025FA2" w:rsidRPr="0061484F" w:rsidRDefault="00025FA2">
      <w:pPr>
        <w:pStyle w:val="CommentText"/>
        <w:rPr>
          <w:lang w:val="en-US"/>
        </w:rPr>
      </w:pPr>
    </w:p>
    <w:p w14:paraId="387F594F" w14:textId="77777777" w:rsidR="00025FA2" w:rsidRPr="0061484F" w:rsidRDefault="00025FA2">
      <w:pPr>
        <w:pStyle w:val="CommentText"/>
        <w:rPr>
          <w:lang w:val="en-US"/>
        </w:rPr>
      </w:pPr>
      <w:r w:rsidRPr="0061484F">
        <w:rPr>
          <w:lang w:val="en-US"/>
        </w:rPr>
        <w:t>Correct:</w:t>
      </w:r>
    </w:p>
    <w:p w14:paraId="7849710B" w14:textId="0891FFFF" w:rsidR="00025FA2" w:rsidRPr="0061484F" w:rsidRDefault="00025FA2">
      <w:pPr>
        <w:pStyle w:val="CommentText"/>
        <w:rPr>
          <w:lang w:val="en-US"/>
        </w:rPr>
      </w:pPr>
      <w:r w:rsidRPr="0061484F">
        <w:rPr>
          <w:lang w:val="en-US"/>
        </w:rPr>
        <w:t>(Goodwin et al., 2015; MacDougall and Friedlingstein, 2015; Williams et al., 2016; Zickfeld et al., 2016; Ehlert et al., 2017)</w:t>
      </w:r>
    </w:p>
  </w:comment>
  <w:comment w:id="5295" w:author="Robin Matthews" w:date="2021-06-17T14:02:00Z" w:initials="RM">
    <w:p w14:paraId="2EEFBA18" w14:textId="77777777" w:rsidR="00025FA2" w:rsidRPr="0061484F" w:rsidRDefault="00025FA2">
      <w:pPr>
        <w:pStyle w:val="CommentText"/>
        <w:rPr>
          <w:lang w:val="en-US"/>
        </w:rPr>
      </w:pPr>
      <w:r>
        <w:rPr>
          <w:rStyle w:val="CommentReference"/>
        </w:rPr>
        <w:annotationRef/>
      </w:r>
      <w:r w:rsidRPr="0061484F">
        <w:rPr>
          <w:lang w:val="en-US"/>
        </w:rPr>
        <w:t>Extra stuff:</w:t>
      </w:r>
    </w:p>
    <w:p w14:paraId="7E6A49EB" w14:textId="77777777" w:rsidR="00025FA2" w:rsidRPr="0061484F" w:rsidRDefault="00025FA2">
      <w:pPr>
        <w:pStyle w:val="CommentText"/>
        <w:rPr>
          <w:lang w:val="en-US"/>
        </w:rPr>
      </w:pPr>
      <w:r w:rsidRPr="0061484F">
        <w:rPr>
          <w:lang w:val="en-US"/>
        </w:rPr>
        <w:t xml:space="preserve">(; ; ; </w:t>
      </w:r>
    </w:p>
    <w:p w14:paraId="53C4899A" w14:textId="77777777" w:rsidR="00025FA2" w:rsidRPr="0061484F" w:rsidRDefault="00025FA2">
      <w:pPr>
        <w:pStyle w:val="CommentText"/>
        <w:rPr>
          <w:lang w:val="en-US"/>
        </w:rPr>
      </w:pPr>
    </w:p>
    <w:p w14:paraId="6067CB5F" w14:textId="77777777" w:rsidR="00025FA2" w:rsidRPr="0061484F" w:rsidRDefault="00025FA2">
      <w:pPr>
        <w:pStyle w:val="CommentText"/>
        <w:rPr>
          <w:lang w:val="en-US"/>
        </w:rPr>
      </w:pPr>
      <w:r w:rsidRPr="0061484F">
        <w:rPr>
          <w:lang w:val="en-US"/>
        </w:rPr>
        <w:t>Correct:</w:t>
      </w:r>
    </w:p>
    <w:p w14:paraId="11727091" w14:textId="08F1F5CC" w:rsidR="00025FA2" w:rsidRPr="0061484F" w:rsidRDefault="00025FA2">
      <w:pPr>
        <w:pStyle w:val="CommentText"/>
        <w:rPr>
          <w:lang w:val="en-US"/>
        </w:rPr>
      </w:pPr>
      <w:r w:rsidRPr="0061484F">
        <w:rPr>
          <w:lang w:val="en-US"/>
        </w:rPr>
        <w:t>(Wanninkhof et al., 2009; Wanninkhof, 2014; Cronin et al., 2019; Watson et al., 2020)</w:t>
      </w:r>
    </w:p>
  </w:comment>
  <w:comment w:id="5305" w:author="Robin Matthews" w:date="2021-06-17T14:02:00Z" w:initials="RM">
    <w:p w14:paraId="7F2D4728" w14:textId="77777777" w:rsidR="00025FA2" w:rsidRPr="0061484F" w:rsidRDefault="00025FA2">
      <w:pPr>
        <w:pStyle w:val="CommentText"/>
        <w:rPr>
          <w:lang w:val="en-US"/>
        </w:rPr>
      </w:pPr>
      <w:r>
        <w:rPr>
          <w:rStyle w:val="CommentReference"/>
        </w:rPr>
        <w:annotationRef/>
      </w:r>
      <w:r w:rsidRPr="0061484F">
        <w:rPr>
          <w:lang w:val="en-US"/>
        </w:rPr>
        <w:t>Extra stuff:</w:t>
      </w:r>
    </w:p>
    <w:p w14:paraId="03594772" w14:textId="77777777" w:rsidR="00025FA2" w:rsidRPr="0061484F" w:rsidRDefault="00025FA2">
      <w:pPr>
        <w:pStyle w:val="CommentText"/>
        <w:rPr>
          <w:lang w:val="en-US"/>
        </w:rPr>
      </w:pPr>
      <w:r w:rsidRPr="0061484F">
        <w:rPr>
          <w:lang w:val="en-US"/>
        </w:rPr>
        <w:t xml:space="preserve">(; </w:t>
      </w:r>
    </w:p>
    <w:p w14:paraId="632ECF44" w14:textId="77777777" w:rsidR="00025FA2" w:rsidRPr="0061484F" w:rsidRDefault="00025FA2">
      <w:pPr>
        <w:pStyle w:val="CommentText"/>
        <w:rPr>
          <w:lang w:val="en-US"/>
        </w:rPr>
      </w:pPr>
    </w:p>
    <w:p w14:paraId="41F3BC9A" w14:textId="77777777" w:rsidR="00025FA2" w:rsidRPr="0061484F" w:rsidRDefault="00025FA2">
      <w:pPr>
        <w:pStyle w:val="CommentText"/>
        <w:rPr>
          <w:lang w:val="en-US"/>
        </w:rPr>
      </w:pPr>
      <w:r w:rsidRPr="0061484F">
        <w:rPr>
          <w:lang w:val="en-US"/>
        </w:rPr>
        <w:t>Correct:</w:t>
      </w:r>
    </w:p>
    <w:p w14:paraId="727185B4" w14:textId="3E973943" w:rsidR="00025FA2" w:rsidRPr="0061484F" w:rsidRDefault="00025FA2">
      <w:pPr>
        <w:pStyle w:val="CommentText"/>
        <w:rPr>
          <w:lang w:val="en-US"/>
        </w:rPr>
      </w:pPr>
      <w:r w:rsidRPr="0061484F">
        <w:rPr>
          <w:lang w:val="en-US"/>
        </w:rPr>
        <w:t>(Zeebe and Wolf-Gladrow, 2009; Bronselaer and Zanna, 2020)</w:t>
      </w:r>
    </w:p>
  </w:comment>
  <w:comment w:id="5311" w:author="Tom Maycock" w:date="2021-09-09T16:33:00Z" w:initials="TM">
    <w:p w14:paraId="760220B9" w14:textId="55026D1A" w:rsidR="003444C6" w:rsidRDefault="003444C6">
      <w:pPr>
        <w:pStyle w:val="CommentText"/>
      </w:pPr>
      <w:r>
        <w:rPr>
          <w:rStyle w:val="CommentReference"/>
        </w:rPr>
        <w:annotationRef/>
      </w:r>
      <w:r>
        <w:t>Repetition of “depend on” was a bit confusing—check suggested edit</w:t>
      </w:r>
    </w:p>
  </w:comment>
  <w:comment w:id="5329" w:author="Soapbox" w:date="2021-07-22T03:16:00Z" w:initials="SBX">
    <w:p w14:paraId="39D23ED5" w14:textId="3E8DC3D1" w:rsidR="00DE1897" w:rsidRDefault="00DE1897">
      <w:pPr>
        <w:pStyle w:val="CommentText"/>
      </w:pPr>
      <w:r>
        <w:rPr>
          <w:rStyle w:val="CommentReference"/>
        </w:rPr>
        <w:annotationRef/>
      </w:r>
      <w:r>
        <w:t>Please check - the third aspect was not spelled out. I have added 'Third' to the text. Please make sure it is correct.</w:t>
      </w:r>
    </w:p>
  </w:comment>
  <w:comment w:id="5339" w:author="Robin Matthews" w:date="2021-06-17T14:03:00Z" w:initials="RM">
    <w:p w14:paraId="18A52AC3" w14:textId="77777777" w:rsidR="00025FA2" w:rsidRPr="0061484F" w:rsidRDefault="00025FA2">
      <w:pPr>
        <w:pStyle w:val="CommentText"/>
        <w:rPr>
          <w:lang w:val="en-US"/>
        </w:rPr>
      </w:pPr>
      <w:r>
        <w:rPr>
          <w:rStyle w:val="CommentReference"/>
        </w:rPr>
        <w:annotationRef/>
      </w:r>
      <w:r w:rsidRPr="0061484F">
        <w:rPr>
          <w:lang w:val="en-US"/>
        </w:rPr>
        <w:t>Extra stuff:</w:t>
      </w:r>
    </w:p>
    <w:p w14:paraId="53369DA6" w14:textId="77777777" w:rsidR="00025FA2" w:rsidRPr="0061484F" w:rsidRDefault="00025FA2">
      <w:pPr>
        <w:pStyle w:val="CommentText"/>
        <w:rPr>
          <w:lang w:val="en-US"/>
        </w:rPr>
      </w:pPr>
      <w:r w:rsidRPr="0061484F">
        <w:rPr>
          <w:lang w:val="en-US"/>
        </w:rPr>
        <w:t>; ; )</w:t>
      </w:r>
    </w:p>
    <w:p w14:paraId="5B1F0045" w14:textId="77777777" w:rsidR="00025FA2" w:rsidRPr="0061484F" w:rsidRDefault="00025FA2">
      <w:pPr>
        <w:pStyle w:val="CommentText"/>
        <w:rPr>
          <w:lang w:val="en-US"/>
        </w:rPr>
      </w:pPr>
    </w:p>
    <w:p w14:paraId="52918043" w14:textId="77777777" w:rsidR="00025FA2" w:rsidRPr="0061484F" w:rsidRDefault="00025FA2">
      <w:pPr>
        <w:pStyle w:val="CommentText"/>
        <w:rPr>
          <w:lang w:val="en-US"/>
        </w:rPr>
      </w:pPr>
      <w:r w:rsidRPr="0061484F">
        <w:rPr>
          <w:lang w:val="en-US"/>
        </w:rPr>
        <w:t>Correct:</w:t>
      </w:r>
    </w:p>
    <w:p w14:paraId="4E0E6380" w14:textId="32F26E38" w:rsidR="00025FA2" w:rsidRPr="0061484F" w:rsidRDefault="00025FA2">
      <w:pPr>
        <w:pStyle w:val="CommentText"/>
        <w:rPr>
          <w:lang w:val="en-US"/>
        </w:rPr>
      </w:pPr>
      <w:r w:rsidRPr="0061484F">
        <w:rPr>
          <w:lang w:val="en-US"/>
        </w:rPr>
        <w:t>(Talley et al., 2016; Keppler and Landschützer, 2019; Auger et al., 2021)</w:t>
      </w:r>
    </w:p>
  </w:comment>
  <w:comment w:id="5390" w:author="Soapbox" w:date="2021-07-22T03:52:00Z" w:initials="SBX">
    <w:p w14:paraId="1443F648" w14:textId="449DC2FF" w:rsidR="00DB226A" w:rsidRDefault="00DB226A">
      <w:pPr>
        <w:pStyle w:val="CommentText"/>
      </w:pPr>
      <w:r>
        <w:rPr>
          <w:rStyle w:val="CommentReference"/>
        </w:rPr>
        <w:annotationRef/>
      </w:r>
      <w:r>
        <w:t>Q: as ?</w:t>
      </w:r>
    </w:p>
  </w:comment>
  <w:comment w:id="5391" w:author="Tom Maycock" w:date="2021-09-09T16:36:00Z" w:initials="TM">
    <w:p w14:paraId="187BF06C" w14:textId="7B89B93B" w:rsidR="003444C6" w:rsidRDefault="003444C6">
      <w:pPr>
        <w:pStyle w:val="CommentText"/>
      </w:pPr>
      <w:r>
        <w:rPr>
          <w:rStyle w:val="CommentReference"/>
        </w:rPr>
        <w:annotationRef/>
      </w:r>
      <w:r>
        <w:t xml:space="preserve">Perhaps “and carbon uptake, </w:t>
      </w:r>
      <w:r w:rsidRPr="003444C6">
        <w:rPr>
          <w:b/>
          <w:bCs/>
        </w:rPr>
        <w:t>resulting in</w:t>
      </w:r>
      <w:r>
        <w:t xml:space="preserve"> a positive feedback”</w:t>
      </w:r>
    </w:p>
  </w:comment>
  <w:comment w:id="5400" w:author="Soapbox" w:date="2021-07-22T03:52:00Z" w:initials="SBX">
    <w:p w14:paraId="718467A1" w14:textId="5E347A31" w:rsidR="00DB226A" w:rsidRDefault="00DB226A">
      <w:pPr>
        <w:pStyle w:val="CommentText"/>
      </w:pPr>
      <w:r>
        <w:rPr>
          <w:rStyle w:val="CommentReference"/>
        </w:rPr>
        <w:annotationRef/>
      </w:r>
      <w:r>
        <w:t>Q: as?</w:t>
      </w:r>
    </w:p>
  </w:comment>
  <w:comment w:id="5392" w:author="Soapbox" w:date="2021-07-22T03:52:00Z" w:initials="SBX">
    <w:p w14:paraId="10A15FEA" w14:textId="18EAFD7D" w:rsidR="00DB226A" w:rsidRDefault="00DB226A">
      <w:pPr>
        <w:pStyle w:val="CommentText"/>
      </w:pPr>
      <w:r>
        <w:rPr>
          <w:rStyle w:val="CommentReference"/>
        </w:rPr>
        <w:annotationRef/>
      </w:r>
      <w:r>
        <w:t>Long sentence - simplify?</w:t>
      </w:r>
    </w:p>
  </w:comment>
  <w:comment w:id="5393" w:author="Tom Maycock" w:date="2021-09-09T16:37:00Z" w:initials="TM">
    <w:p w14:paraId="7969E01E" w14:textId="52BBC357" w:rsidR="003444C6" w:rsidRDefault="003444C6">
      <w:pPr>
        <w:pStyle w:val="CommentText"/>
      </w:pPr>
      <w:r>
        <w:rPr>
          <w:rStyle w:val="CommentReference"/>
        </w:rPr>
        <w:annotationRef/>
      </w:r>
      <w:r>
        <w:t>I added some punctuation and suggested produces rather than “translate in”</w:t>
      </w:r>
    </w:p>
  </w:comment>
  <w:comment w:id="5425" w:author="Soapbox" w:date="2021-07-22T07:33:00Z" w:initials="SBX">
    <w:p w14:paraId="5FFE4ECF" w14:textId="48FD7540" w:rsidR="00634224" w:rsidRDefault="00634224">
      <w:pPr>
        <w:pStyle w:val="CommentText"/>
      </w:pPr>
      <w:r>
        <w:rPr>
          <w:rStyle w:val="CommentReference"/>
        </w:rPr>
        <w:annotationRef/>
      </w:r>
      <w:r>
        <w:t>Note: The text deleted was a full repeat of the first sentence.</w:t>
      </w:r>
    </w:p>
  </w:comment>
  <w:comment w:id="5427" w:author="Robin Matthews" w:date="2021-06-17T14:03:00Z" w:initials="RM">
    <w:p w14:paraId="0ADB8377" w14:textId="77777777" w:rsidR="000115B9" w:rsidRPr="0061484F" w:rsidRDefault="000115B9" w:rsidP="000115B9">
      <w:pPr>
        <w:pStyle w:val="CommentText"/>
        <w:rPr>
          <w:lang w:val="en-US"/>
        </w:rPr>
      </w:pPr>
      <w:r>
        <w:rPr>
          <w:rStyle w:val="CommentReference"/>
        </w:rPr>
        <w:annotationRef/>
      </w:r>
      <w:r w:rsidRPr="0061484F">
        <w:rPr>
          <w:lang w:val="en-US"/>
        </w:rPr>
        <w:t>Not found:</w:t>
      </w:r>
    </w:p>
    <w:p w14:paraId="224F331D" w14:textId="77777777" w:rsidR="000115B9" w:rsidRPr="0061484F" w:rsidRDefault="000115B9" w:rsidP="000115B9">
      <w:pPr>
        <w:pStyle w:val="CommentText"/>
        <w:rPr>
          <w:lang w:val="en-US"/>
        </w:rPr>
      </w:pPr>
      <w:r w:rsidRPr="0061484F">
        <w:rPr>
          <w:lang w:val="en-US"/>
        </w:rPr>
        <w:t>M. Collins et al.</w:t>
      </w:r>
    </w:p>
    <w:p w14:paraId="5368B2EE" w14:textId="77777777" w:rsidR="000115B9" w:rsidRPr="0061484F" w:rsidRDefault="000115B9" w:rsidP="000115B9">
      <w:pPr>
        <w:pStyle w:val="CommentText"/>
        <w:rPr>
          <w:lang w:val="en-US"/>
        </w:rPr>
      </w:pPr>
    </w:p>
    <w:p w14:paraId="72A534AB" w14:textId="77777777" w:rsidR="000115B9" w:rsidRPr="0061484F" w:rsidRDefault="000115B9" w:rsidP="000115B9">
      <w:pPr>
        <w:pStyle w:val="CommentText"/>
        <w:rPr>
          <w:lang w:val="en-US"/>
        </w:rPr>
      </w:pPr>
      <w:r w:rsidRPr="0061484F">
        <w:rPr>
          <w:lang w:val="en-US"/>
        </w:rPr>
        <w:t>Extra stuff:</w:t>
      </w:r>
    </w:p>
    <w:p w14:paraId="46E266A7" w14:textId="77777777" w:rsidR="000115B9" w:rsidRPr="0061484F" w:rsidRDefault="000115B9" w:rsidP="000115B9">
      <w:pPr>
        <w:pStyle w:val="CommentText"/>
        <w:rPr>
          <w:lang w:val="en-US"/>
        </w:rPr>
      </w:pPr>
      <w:r w:rsidRPr="0061484F">
        <w:rPr>
          <w:lang w:val="en-US"/>
        </w:rPr>
        <w:t>(Collins et al., a)</w:t>
      </w:r>
    </w:p>
    <w:p w14:paraId="7688E91C" w14:textId="77777777" w:rsidR="000115B9" w:rsidRPr="0061484F" w:rsidRDefault="000115B9" w:rsidP="000115B9">
      <w:pPr>
        <w:pStyle w:val="CommentText"/>
        <w:rPr>
          <w:lang w:val="en-US"/>
        </w:rPr>
      </w:pPr>
    </w:p>
    <w:p w14:paraId="7D63CC35" w14:textId="77777777" w:rsidR="000115B9" w:rsidRPr="0061484F" w:rsidRDefault="000115B9" w:rsidP="000115B9">
      <w:pPr>
        <w:pStyle w:val="CommentText"/>
        <w:rPr>
          <w:lang w:val="en-US"/>
        </w:rPr>
      </w:pPr>
      <w:r w:rsidRPr="0061484F">
        <w:rPr>
          <w:lang w:val="en-US"/>
        </w:rPr>
        <w:t>Correct:</w:t>
      </w:r>
    </w:p>
    <w:p w14:paraId="789E02F7" w14:textId="77777777" w:rsidR="000115B9" w:rsidRDefault="000115B9" w:rsidP="000115B9">
      <w:pPr>
        <w:pStyle w:val="CommentText"/>
      </w:pPr>
      <w:r>
        <w:t>M. Collins et al. (2013)</w:t>
      </w:r>
    </w:p>
    <w:p w14:paraId="60E4A55B" w14:textId="77777777" w:rsidR="000115B9" w:rsidRDefault="000115B9" w:rsidP="000115B9">
      <w:pPr>
        <w:pStyle w:val="CommentText"/>
      </w:pPr>
      <w:r>
        <w:t>(M. Collins et al., 2013)</w:t>
      </w:r>
    </w:p>
  </w:comment>
  <w:comment w:id="5464" w:author="Ian Blenkinsop" w:date="2021-07-28T14:59:00Z" w:initials="IB">
    <w:p w14:paraId="0164D662" w14:textId="2ECC4BA7" w:rsidR="006A3CE0" w:rsidRDefault="006A3CE0">
      <w:pPr>
        <w:pStyle w:val="CommentText"/>
      </w:pPr>
      <w:r>
        <w:rPr>
          <w:rStyle w:val="CommentReference"/>
        </w:rPr>
        <w:annotationRef/>
      </w:r>
      <w:r>
        <w:t>Section 5.5.1.2.3</w:t>
      </w:r>
      <w:r>
        <w:br/>
        <w:t>[? For clarity?]</w:t>
      </w:r>
    </w:p>
  </w:comment>
  <w:comment w:id="5492" w:author="Robin Matthews" w:date="2021-06-17T14:03:00Z" w:initials="RM">
    <w:p w14:paraId="58B2363E" w14:textId="77777777" w:rsidR="00025FA2" w:rsidRPr="0061484F" w:rsidRDefault="00025FA2">
      <w:pPr>
        <w:pStyle w:val="CommentText"/>
        <w:rPr>
          <w:lang w:val="en-US"/>
        </w:rPr>
      </w:pPr>
      <w:r>
        <w:rPr>
          <w:rStyle w:val="CommentReference"/>
        </w:rPr>
        <w:annotationRef/>
      </w:r>
      <w:r w:rsidRPr="0061484F">
        <w:rPr>
          <w:lang w:val="en-US"/>
        </w:rPr>
        <w:t>Not found:</w:t>
      </w:r>
    </w:p>
    <w:p w14:paraId="3FA66926" w14:textId="77777777" w:rsidR="00025FA2" w:rsidRPr="0061484F" w:rsidRDefault="00025FA2">
      <w:pPr>
        <w:pStyle w:val="CommentText"/>
        <w:rPr>
          <w:lang w:val="en-US"/>
        </w:rPr>
      </w:pPr>
      <w:r w:rsidRPr="0061484F">
        <w:rPr>
          <w:lang w:val="en-US"/>
        </w:rPr>
        <w:t>2019a</w:t>
      </w:r>
    </w:p>
    <w:p w14:paraId="5ED98E4B" w14:textId="77777777" w:rsidR="00025FA2" w:rsidRPr="0061484F" w:rsidRDefault="00025FA2">
      <w:pPr>
        <w:pStyle w:val="CommentText"/>
        <w:rPr>
          <w:lang w:val="en-US"/>
        </w:rPr>
      </w:pPr>
    </w:p>
    <w:p w14:paraId="0E73BB95" w14:textId="77777777" w:rsidR="00025FA2" w:rsidRPr="0061484F" w:rsidRDefault="00025FA2">
      <w:pPr>
        <w:pStyle w:val="CommentText"/>
        <w:rPr>
          <w:lang w:val="en-US"/>
        </w:rPr>
      </w:pPr>
      <w:r w:rsidRPr="0061484F">
        <w:rPr>
          <w:lang w:val="en-US"/>
        </w:rPr>
        <w:t>Extra stuff:</w:t>
      </w:r>
    </w:p>
    <w:p w14:paraId="793BE552" w14:textId="77777777" w:rsidR="00025FA2" w:rsidRDefault="00025FA2">
      <w:pPr>
        <w:pStyle w:val="CommentText"/>
      </w:pPr>
      <w:r>
        <w:t>(, 2019b)</w:t>
      </w:r>
    </w:p>
    <w:p w14:paraId="78026C00" w14:textId="77777777" w:rsidR="00025FA2" w:rsidRDefault="00025FA2">
      <w:pPr>
        <w:pStyle w:val="CommentText"/>
      </w:pPr>
    </w:p>
    <w:p w14:paraId="719EE905" w14:textId="77777777" w:rsidR="00025FA2" w:rsidRDefault="00025FA2">
      <w:pPr>
        <w:pStyle w:val="CommentText"/>
      </w:pPr>
      <w:r>
        <w:t>Correct:</w:t>
      </w:r>
    </w:p>
    <w:p w14:paraId="580E65DF" w14:textId="77777777" w:rsidR="00025FA2" w:rsidRDefault="00025FA2">
      <w:pPr>
        <w:pStyle w:val="CommentText"/>
      </w:pPr>
      <w:r>
        <w:t>Tokarska et al. (2019a)</w:t>
      </w:r>
    </w:p>
    <w:p w14:paraId="3DBE639D" w14:textId="3B66F75A" w:rsidR="00025FA2" w:rsidRDefault="00025FA2">
      <w:pPr>
        <w:pStyle w:val="CommentText"/>
      </w:pPr>
      <w:r>
        <w:t>(Tokarska et al., 2019a)</w:t>
      </w:r>
    </w:p>
  </w:comment>
  <w:comment w:id="5499" w:author="Robin Matthews" w:date="2021-06-17T14:03:00Z" w:initials="RM">
    <w:p w14:paraId="265DA767" w14:textId="77777777" w:rsidR="00025FA2" w:rsidRPr="0061484F" w:rsidRDefault="00025FA2">
      <w:pPr>
        <w:pStyle w:val="CommentText"/>
        <w:rPr>
          <w:lang w:val="en-US"/>
        </w:rPr>
      </w:pPr>
      <w:r>
        <w:rPr>
          <w:rStyle w:val="CommentReference"/>
        </w:rPr>
        <w:annotationRef/>
      </w:r>
      <w:r w:rsidRPr="0061484F">
        <w:rPr>
          <w:lang w:val="en-US"/>
        </w:rPr>
        <w:t>Not found:</w:t>
      </w:r>
    </w:p>
    <w:p w14:paraId="03AD3DA9" w14:textId="77777777" w:rsidR="00025FA2" w:rsidRPr="0061484F" w:rsidRDefault="00025FA2">
      <w:pPr>
        <w:pStyle w:val="CommentText"/>
        <w:rPr>
          <w:lang w:val="en-US"/>
        </w:rPr>
      </w:pPr>
      <w:r w:rsidRPr="0061484F">
        <w:rPr>
          <w:lang w:val="en-US"/>
        </w:rPr>
        <w:t>R.G. Williams et al., 2017a</w:t>
      </w:r>
    </w:p>
    <w:p w14:paraId="6AC7BA79" w14:textId="77777777" w:rsidR="00025FA2" w:rsidRPr="0061484F" w:rsidRDefault="00025FA2">
      <w:pPr>
        <w:pStyle w:val="CommentText"/>
        <w:rPr>
          <w:lang w:val="en-US"/>
        </w:rPr>
      </w:pPr>
    </w:p>
    <w:p w14:paraId="21F3C449" w14:textId="77777777" w:rsidR="00025FA2" w:rsidRPr="0061484F" w:rsidRDefault="00025FA2">
      <w:pPr>
        <w:pStyle w:val="CommentText"/>
        <w:rPr>
          <w:lang w:val="en-US"/>
        </w:rPr>
      </w:pPr>
      <w:r w:rsidRPr="0061484F">
        <w:rPr>
          <w:lang w:val="en-US"/>
        </w:rPr>
        <w:t>Extra stuff:</w:t>
      </w:r>
    </w:p>
    <w:p w14:paraId="55725100" w14:textId="77777777" w:rsidR="00025FA2" w:rsidRPr="0061484F" w:rsidRDefault="00025FA2">
      <w:pPr>
        <w:pStyle w:val="CommentText"/>
        <w:rPr>
          <w:lang w:val="en-US"/>
        </w:rPr>
      </w:pPr>
      <w:r w:rsidRPr="0061484F">
        <w:rPr>
          <w:lang w:val="en-US"/>
        </w:rPr>
        <w:t>(; Williams et al., 2017b; )</w:t>
      </w:r>
    </w:p>
    <w:p w14:paraId="43C48A75" w14:textId="77777777" w:rsidR="00025FA2" w:rsidRPr="0061484F" w:rsidRDefault="00025FA2">
      <w:pPr>
        <w:pStyle w:val="CommentText"/>
        <w:rPr>
          <w:lang w:val="en-US"/>
        </w:rPr>
      </w:pPr>
    </w:p>
    <w:p w14:paraId="3C71DAAF" w14:textId="77777777" w:rsidR="00025FA2" w:rsidRPr="0061484F" w:rsidRDefault="00025FA2">
      <w:pPr>
        <w:pStyle w:val="CommentText"/>
        <w:rPr>
          <w:lang w:val="en-US"/>
        </w:rPr>
      </w:pPr>
      <w:r w:rsidRPr="0061484F">
        <w:rPr>
          <w:lang w:val="en-US"/>
        </w:rPr>
        <w:t>Correct:</w:t>
      </w:r>
    </w:p>
    <w:p w14:paraId="0F667202" w14:textId="76DF4C3B" w:rsidR="00025FA2" w:rsidRPr="0061484F" w:rsidRDefault="00025FA2">
      <w:pPr>
        <w:pStyle w:val="CommentText"/>
        <w:rPr>
          <w:lang w:val="en-US"/>
        </w:rPr>
      </w:pPr>
      <w:r w:rsidRPr="0061484F">
        <w:rPr>
          <w:lang w:val="en-US"/>
        </w:rPr>
        <w:t>(Frölicher and Paynter, 2015; R.G. Williams et al., 2017a; Hajima et al., 2020b)</w:t>
      </w:r>
    </w:p>
  </w:comment>
  <w:comment w:id="5504" w:author="Soapbox" w:date="2021-07-22T08:01:00Z" w:initials="SBX">
    <w:p w14:paraId="4F61E002" w14:textId="6DC31D06" w:rsidR="00532505" w:rsidRDefault="00532505">
      <w:pPr>
        <w:pStyle w:val="CommentText"/>
      </w:pPr>
      <w:r>
        <w:rPr>
          <w:rStyle w:val="CommentReference"/>
        </w:rPr>
        <w:annotationRef/>
      </w:r>
      <w:r>
        <w:t>Q: Will someone cross-check?</w:t>
      </w:r>
    </w:p>
  </w:comment>
  <w:comment w:id="5505" w:author="Robin Matthews" w:date="2021-06-17T14:03:00Z" w:initials="RM">
    <w:p w14:paraId="3164E858" w14:textId="77777777" w:rsidR="00025FA2" w:rsidRPr="0061484F" w:rsidRDefault="00025FA2">
      <w:pPr>
        <w:pStyle w:val="CommentText"/>
        <w:rPr>
          <w:lang w:val="en-US"/>
        </w:rPr>
      </w:pPr>
      <w:r>
        <w:rPr>
          <w:rStyle w:val="CommentReference"/>
        </w:rPr>
        <w:annotationRef/>
      </w:r>
      <w:r w:rsidRPr="0061484F">
        <w:rPr>
          <w:lang w:val="en-US"/>
        </w:rPr>
        <w:t>Not found:</w:t>
      </w:r>
    </w:p>
    <w:p w14:paraId="2DCD22A7" w14:textId="77777777" w:rsidR="00025FA2" w:rsidRDefault="00025FA2">
      <w:pPr>
        <w:pStyle w:val="CommentText"/>
      </w:pPr>
      <w:r>
        <w:t>W.J. Collins et al.</w:t>
      </w:r>
    </w:p>
    <w:p w14:paraId="5ABCFC62" w14:textId="77777777" w:rsidR="00025FA2" w:rsidRDefault="00025FA2">
      <w:pPr>
        <w:pStyle w:val="CommentText"/>
      </w:pPr>
    </w:p>
    <w:p w14:paraId="55A581E8" w14:textId="77777777" w:rsidR="00025FA2" w:rsidRPr="0061484F" w:rsidRDefault="00025FA2">
      <w:pPr>
        <w:pStyle w:val="CommentText"/>
        <w:rPr>
          <w:lang w:val="en-US"/>
        </w:rPr>
      </w:pPr>
      <w:r w:rsidRPr="0061484F">
        <w:rPr>
          <w:lang w:val="en-US"/>
        </w:rPr>
        <w:t>Extra stuff:</w:t>
      </w:r>
    </w:p>
    <w:p w14:paraId="3E3D00B0" w14:textId="77777777" w:rsidR="00025FA2" w:rsidRPr="0061484F" w:rsidRDefault="00025FA2">
      <w:pPr>
        <w:pStyle w:val="CommentText"/>
        <w:rPr>
          <w:lang w:val="en-US"/>
        </w:rPr>
      </w:pPr>
      <w:r w:rsidRPr="0061484F">
        <w:rPr>
          <w:lang w:val="en-US"/>
        </w:rPr>
        <w:t>(Collins et al., b)</w:t>
      </w:r>
    </w:p>
    <w:p w14:paraId="3210159A" w14:textId="77777777" w:rsidR="00025FA2" w:rsidRPr="0061484F" w:rsidRDefault="00025FA2">
      <w:pPr>
        <w:pStyle w:val="CommentText"/>
        <w:rPr>
          <w:lang w:val="en-US"/>
        </w:rPr>
      </w:pPr>
    </w:p>
    <w:p w14:paraId="26A6F9C3" w14:textId="77777777" w:rsidR="00025FA2" w:rsidRPr="0061484F" w:rsidRDefault="00025FA2">
      <w:pPr>
        <w:pStyle w:val="CommentText"/>
        <w:rPr>
          <w:lang w:val="en-US"/>
        </w:rPr>
      </w:pPr>
      <w:r w:rsidRPr="0061484F">
        <w:rPr>
          <w:lang w:val="en-US"/>
        </w:rPr>
        <w:t>Correct:</w:t>
      </w:r>
    </w:p>
    <w:p w14:paraId="19B461CE" w14:textId="77777777" w:rsidR="00025FA2" w:rsidRDefault="00025FA2">
      <w:pPr>
        <w:pStyle w:val="CommentText"/>
      </w:pPr>
      <w:r>
        <w:t>W.J. Collins et al. (2013)</w:t>
      </w:r>
    </w:p>
    <w:p w14:paraId="713E7E0F" w14:textId="3818E0B2" w:rsidR="00025FA2" w:rsidRDefault="00025FA2">
      <w:pPr>
        <w:pStyle w:val="CommentText"/>
      </w:pPr>
      <w:r>
        <w:t>(W.J. Collins et al., 2013)</w:t>
      </w:r>
    </w:p>
  </w:comment>
  <w:comment w:id="5511" w:author="Robin Matthews" w:date="2021-06-17T14:03:00Z" w:initials="RM">
    <w:p w14:paraId="762B0185" w14:textId="77777777" w:rsidR="00025FA2" w:rsidRPr="0061484F" w:rsidRDefault="00025FA2">
      <w:pPr>
        <w:pStyle w:val="CommentText"/>
        <w:rPr>
          <w:lang w:val="en-US"/>
        </w:rPr>
      </w:pPr>
      <w:r>
        <w:rPr>
          <w:rStyle w:val="CommentReference"/>
        </w:rPr>
        <w:annotationRef/>
      </w:r>
      <w:r w:rsidRPr="0061484F">
        <w:rPr>
          <w:lang w:val="en-US"/>
        </w:rPr>
        <w:t>Not found:</w:t>
      </w:r>
    </w:p>
    <w:p w14:paraId="2036BBB4" w14:textId="77777777" w:rsidR="00025FA2" w:rsidRPr="0061484F" w:rsidRDefault="00025FA2">
      <w:pPr>
        <w:pStyle w:val="CommentText"/>
        <w:rPr>
          <w:lang w:val="en-US"/>
        </w:rPr>
      </w:pPr>
      <w:r w:rsidRPr="0061484F">
        <w:rPr>
          <w:lang w:val="en-US"/>
        </w:rPr>
        <w:t>Burke et al., 2017b</w:t>
      </w:r>
    </w:p>
    <w:p w14:paraId="16550C3C" w14:textId="77777777" w:rsidR="00025FA2" w:rsidRPr="0061484F" w:rsidRDefault="00025FA2">
      <w:pPr>
        <w:pStyle w:val="CommentText"/>
        <w:rPr>
          <w:lang w:val="en-US"/>
        </w:rPr>
      </w:pPr>
    </w:p>
    <w:p w14:paraId="71BB7E45" w14:textId="77777777" w:rsidR="00025FA2" w:rsidRPr="0061484F" w:rsidRDefault="00025FA2">
      <w:pPr>
        <w:pStyle w:val="CommentText"/>
        <w:rPr>
          <w:lang w:val="en-US"/>
        </w:rPr>
      </w:pPr>
      <w:r w:rsidRPr="0061484F">
        <w:rPr>
          <w:lang w:val="en-US"/>
        </w:rPr>
        <w:t>Extra stuff:</w:t>
      </w:r>
    </w:p>
    <w:p w14:paraId="22B4FD74" w14:textId="77777777" w:rsidR="00025FA2" w:rsidRPr="0061484F" w:rsidRDefault="00025FA2">
      <w:pPr>
        <w:pStyle w:val="CommentText"/>
        <w:rPr>
          <w:lang w:val="en-US"/>
        </w:rPr>
      </w:pPr>
      <w:r w:rsidRPr="0061484F">
        <w:rPr>
          <w:lang w:val="en-US"/>
        </w:rPr>
        <w:t>(; ; Burke et al., 2017; ; )</w:t>
      </w:r>
    </w:p>
    <w:p w14:paraId="12E4ED98" w14:textId="77777777" w:rsidR="00025FA2" w:rsidRPr="0061484F" w:rsidRDefault="00025FA2">
      <w:pPr>
        <w:pStyle w:val="CommentText"/>
        <w:rPr>
          <w:lang w:val="en-US"/>
        </w:rPr>
      </w:pPr>
    </w:p>
    <w:p w14:paraId="66510BAC" w14:textId="77777777" w:rsidR="00025FA2" w:rsidRPr="0061484F" w:rsidRDefault="00025FA2">
      <w:pPr>
        <w:pStyle w:val="CommentText"/>
        <w:rPr>
          <w:lang w:val="en-US"/>
        </w:rPr>
      </w:pPr>
      <w:r w:rsidRPr="0061484F">
        <w:rPr>
          <w:lang w:val="en-US"/>
        </w:rPr>
        <w:t>Correct:</w:t>
      </w:r>
    </w:p>
    <w:p w14:paraId="7967C95F" w14:textId="4E39A910" w:rsidR="00025FA2" w:rsidRPr="0061484F" w:rsidRDefault="00025FA2">
      <w:pPr>
        <w:pStyle w:val="CommentText"/>
        <w:rPr>
          <w:lang w:val="en-US"/>
        </w:rPr>
      </w:pPr>
      <w:r w:rsidRPr="0061484F">
        <w:rPr>
          <w:lang w:val="en-US"/>
        </w:rPr>
        <w:t>(MacDougall and Friedlingstein, 2015; MacDougall et al., 2015; Burke et al., 2017b; Gasser et al., 2018; Lowe and Bernie, 2018)</w:t>
      </w:r>
    </w:p>
  </w:comment>
  <w:comment w:id="5526" w:author="Soapbox" w:date="2021-07-22T08:19:00Z" w:initials="SBX">
    <w:p w14:paraId="35B90A85" w14:textId="709E4EAE" w:rsidR="00C60B79" w:rsidRDefault="00C60B79">
      <w:pPr>
        <w:pStyle w:val="CommentText"/>
      </w:pPr>
      <w:r>
        <w:rPr>
          <w:rStyle w:val="CommentReference"/>
        </w:rPr>
        <w:annotationRef/>
      </w:r>
      <w:r>
        <w:t>Q: Is there a way to avoid the repeat of 'contribution' here?</w:t>
      </w:r>
    </w:p>
  </w:comment>
  <w:comment w:id="5533" w:author="Robin Matthews" w:date="2021-06-17T14:03:00Z" w:initials="RM">
    <w:p w14:paraId="16B6C3C4" w14:textId="77777777" w:rsidR="00025FA2" w:rsidRPr="0061484F" w:rsidRDefault="00025FA2">
      <w:pPr>
        <w:pStyle w:val="CommentText"/>
        <w:rPr>
          <w:lang w:val="en-US"/>
        </w:rPr>
      </w:pPr>
      <w:r>
        <w:rPr>
          <w:rStyle w:val="CommentReference"/>
        </w:rPr>
        <w:annotationRef/>
      </w:r>
      <w:r w:rsidRPr="0061484F">
        <w:rPr>
          <w:lang w:val="en-US"/>
        </w:rPr>
        <w:t>Not found:</w:t>
      </w:r>
    </w:p>
    <w:p w14:paraId="7A2F7742" w14:textId="77777777" w:rsidR="00025FA2" w:rsidRPr="0061484F" w:rsidRDefault="00025FA2">
      <w:pPr>
        <w:pStyle w:val="CommentText"/>
        <w:rPr>
          <w:lang w:val="en-US"/>
        </w:rPr>
      </w:pPr>
      <w:r w:rsidRPr="0061484F">
        <w:rPr>
          <w:lang w:val="en-US"/>
        </w:rPr>
        <w:t>M. Collins et al.</w:t>
      </w:r>
    </w:p>
    <w:p w14:paraId="189E9904" w14:textId="77777777" w:rsidR="00025FA2" w:rsidRPr="0061484F" w:rsidRDefault="00025FA2">
      <w:pPr>
        <w:pStyle w:val="CommentText"/>
        <w:rPr>
          <w:lang w:val="en-US"/>
        </w:rPr>
      </w:pPr>
    </w:p>
    <w:p w14:paraId="7CF8BFE9" w14:textId="77777777" w:rsidR="00025FA2" w:rsidRPr="0061484F" w:rsidRDefault="00025FA2">
      <w:pPr>
        <w:pStyle w:val="CommentText"/>
        <w:rPr>
          <w:lang w:val="en-US"/>
        </w:rPr>
      </w:pPr>
      <w:r w:rsidRPr="0061484F">
        <w:rPr>
          <w:lang w:val="en-US"/>
        </w:rPr>
        <w:t>Extra stuff:</w:t>
      </w:r>
    </w:p>
    <w:p w14:paraId="5DDEACC9" w14:textId="77777777" w:rsidR="00025FA2" w:rsidRPr="0061484F" w:rsidRDefault="00025FA2">
      <w:pPr>
        <w:pStyle w:val="CommentText"/>
        <w:rPr>
          <w:lang w:val="en-US"/>
        </w:rPr>
      </w:pPr>
      <w:r w:rsidRPr="0061484F">
        <w:rPr>
          <w:lang w:val="en-US"/>
        </w:rPr>
        <w:t>(Collins et al., a)</w:t>
      </w:r>
    </w:p>
    <w:p w14:paraId="4BA3BCF8" w14:textId="77777777" w:rsidR="00025FA2" w:rsidRPr="0061484F" w:rsidRDefault="00025FA2">
      <w:pPr>
        <w:pStyle w:val="CommentText"/>
        <w:rPr>
          <w:lang w:val="en-US"/>
        </w:rPr>
      </w:pPr>
    </w:p>
    <w:p w14:paraId="6FD83022" w14:textId="77777777" w:rsidR="00025FA2" w:rsidRPr="0061484F" w:rsidRDefault="00025FA2">
      <w:pPr>
        <w:pStyle w:val="CommentText"/>
        <w:rPr>
          <w:lang w:val="en-US"/>
        </w:rPr>
      </w:pPr>
      <w:r w:rsidRPr="0061484F">
        <w:rPr>
          <w:lang w:val="en-US"/>
        </w:rPr>
        <w:t>Correct:</w:t>
      </w:r>
    </w:p>
    <w:p w14:paraId="5D1EF992" w14:textId="77777777" w:rsidR="00025FA2" w:rsidRDefault="00025FA2">
      <w:pPr>
        <w:pStyle w:val="CommentText"/>
      </w:pPr>
      <w:r>
        <w:t>M. Collins et al. (2013)</w:t>
      </w:r>
    </w:p>
    <w:p w14:paraId="76732182" w14:textId="08594BAE" w:rsidR="00025FA2" w:rsidRDefault="00025FA2">
      <w:pPr>
        <w:pStyle w:val="CommentText"/>
      </w:pPr>
      <w:r>
        <w:t>(M. Collins et al., 2013)</w:t>
      </w:r>
    </w:p>
  </w:comment>
  <w:comment w:id="5559" w:author="Robin Matthews" w:date="2021-06-17T14:03:00Z" w:initials="RM">
    <w:p w14:paraId="43561400" w14:textId="77777777" w:rsidR="00025FA2" w:rsidRPr="0061484F" w:rsidRDefault="00025FA2">
      <w:pPr>
        <w:pStyle w:val="CommentText"/>
        <w:rPr>
          <w:lang w:val="en-US"/>
        </w:rPr>
      </w:pPr>
      <w:r>
        <w:rPr>
          <w:rStyle w:val="CommentReference"/>
        </w:rPr>
        <w:annotationRef/>
      </w:r>
      <w:r w:rsidRPr="0061484F">
        <w:rPr>
          <w:lang w:val="en-US"/>
        </w:rPr>
        <w:t>Not found:</w:t>
      </w:r>
    </w:p>
    <w:p w14:paraId="2DF497F4" w14:textId="77777777" w:rsidR="00025FA2" w:rsidRPr="0061484F" w:rsidRDefault="00025FA2">
      <w:pPr>
        <w:pStyle w:val="CommentText"/>
        <w:rPr>
          <w:lang w:val="en-US"/>
        </w:rPr>
      </w:pPr>
      <w:r w:rsidRPr="0061484F">
        <w:rPr>
          <w:lang w:val="en-US"/>
        </w:rPr>
        <w:t>R.G. Williams et al.</w:t>
      </w:r>
    </w:p>
    <w:p w14:paraId="1F3840B1" w14:textId="77777777" w:rsidR="00025FA2" w:rsidRPr="0061484F" w:rsidRDefault="00025FA2">
      <w:pPr>
        <w:pStyle w:val="CommentText"/>
        <w:rPr>
          <w:lang w:val="en-US"/>
        </w:rPr>
      </w:pPr>
      <w:r w:rsidRPr="0061484F">
        <w:rPr>
          <w:lang w:val="en-US"/>
        </w:rPr>
        <w:t>2017b</w:t>
      </w:r>
    </w:p>
    <w:p w14:paraId="170B04CB" w14:textId="77777777" w:rsidR="00025FA2" w:rsidRPr="0061484F" w:rsidRDefault="00025FA2">
      <w:pPr>
        <w:pStyle w:val="CommentText"/>
        <w:rPr>
          <w:lang w:val="en-US"/>
        </w:rPr>
      </w:pPr>
    </w:p>
    <w:p w14:paraId="1746F41F" w14:textId="77777777" w:rsidR="00025FA2" w:rsidRPr="0061484F" w:rsidRDefault="00025FA2">
      <w:pPr>
        <w:pStyle w:val="CommentText"/>
        <w:rPr>
          <w:lang w:val="en-US"/>
        </w:rPr>
      </w:pPr>
      <w:r w:rsidRPr="0061484F">
        <w:rPr>
          <w:lang w:val="en-US"/>
        </w:rPr>
        <w:t>Extra stuff:</w:t>
      </w:r>
    </w:p>
    <w:p w14:paraId="3A2B9BA4" w14:textId="77777777" w:rsidR="00025FA2" w:rsidRPr="0061484F" w:rsidRDefault="00025FA2">
      <w:pPr>
        <w:pStyle w:val="CommentText"/>
        <w:rPr>
          <w:lang w:val="en-US"/>
        </w:rPr>
      </w:pPr>
      <w:r w:rsidRPr="0061484F">
        <w:rPr>
          <w:lang w:val="en-US"/>
        </w:rPr>
        <w:t>(Williams et al., 2017c)</w:t>
      </w:r>
    </w:p>
    <w:p w14:paraId="0769F3BD" w14:textId="77777777" w:rsidR="00025FA2" w:rsidRPr="0061484F" w:rsidRDefault="00025FA2">
      <w:pPr>
        <w:pStyle w:val="CommentText"/>
        <w:rPr>
          <w:lang w:val="en-US"/>
        </w:rPr>
      </w:pPr>
    </w:p>
    <w:p w14:paraId="67238D01" w14:textId="77777777" w:rsidR="00025FA2" w:rsidRPr="0061484F" w:rsidRDefault="00025FA2">
      <w:pPr>
        <w:pStyle w:val="CommentText"/>
        <w:rPr>
          <w:lang w:val="en-US"/>
        </w:rPr>
      </w:pPr>
      <w:r w:rsidRPr="0061484F">
        <w:rPr>
          <w:lang w:val="en-US"/>
        </w:rPr>
        <w:t>Correct:</w:t>
      </w:r>
    </w:p>
    <w:p w14:paraId="4F8A4F9B" w14:textId="77777777" w:rsidR="00025FA2" w:rsidRPr="0061484F" w:rsidRDefault="00025FA2">
      <w:pPr>
        <w:pStyle w:val="CommentText"/>
        <w:rPr>
          <w:lang w:val="en-US"/>
        </w:rPr>
      </w:pPr>
      <w:r w:rsidRPr="0061484F">
        <w:rPr>
          <w:lang w:val="en-US"/>
        </w:rPr>
        <w:t>R.G. Williams et al. (2017b)</w:t>
      </w:r>
    </w:p>
    <w:p w14:paraId="16F46492" w14:textId="081CCEF2" w:rsidR="00025FA2" w:rsidRPr="0061484F" w:rsidRDefault="00025FA2">
      <w:pPr>
        <w:pStyle w:val="CommentText"/>
        <w:rPr>
          <w:lang w:val="en-US"/>
        </w:rPr>
      </w:pPr>
      <w:r w:rsidRPr="0061484F">
        <w:rPr>
          <w:lang w:val="en-US"/>
        </w:rPr>
        <w:t>(R.G. Williams et al., 2017b)</w:t>
      </w:r>
    </w:p>
  </w:comment>
  <w:comment w:id="5589" w:author="Robin Matthews" w:date="2021-06-17T14:03:00Z" w:initials="RM">
    <w:p w14:paraId="7E25BAF8" w14:textId="77777777" w:rsidR="00025FA2" w:rsidRPr="0061484F" w:rsidRDefault="00025FA2">
      <w:pPr>
        <w:pStyle w:val="CommentText"/>
        <w:rPr>
          <w:lang w:val="en-US"/>
        </w:rPr>
      </w:pPr>
      <w:r>
        <w:rPr>
          <w:rStyle w:val="CommentReference"/>
        </w:rPr>
        <w:annotationRef/>
      </w:r>
      <w:r w:rsidRPr="0061484F">
        <w:rPr>
          <w:lang w:val="en-US"/>
        </w:rPr>
        <w:t>Not found:</w:t>
      </w:r>
    </w:p>
    <w:p w14:paraId="1B30B957" w14:textId="77777777" w:rsidR="00025FA2" w:rsidRPr="0061484F" w:rsidRDefault="00025FA2">
      <w:pPr>
        <w:pStyle w:val="CommentText"/>
        <w:rPr>
          <w:lang w:val="en-US"/>
        </w:rPr>
      </w:pPr>
      <w:r w:rsidRPr="0061484F">
        <w:rPr>
          <w:lang w:val="en-US"/>
        </w:rPr>
        <w:t>R.G. Williams et al., 2017a</w:t>
      </w:r>
    </w:p>
    <w:p w14:paraId="213C1F8D" w14:textId="77777777" w:rsidR="00025FA2" w:rsidRPr="0061484F" w:rsidRDefault="00025FA2">
      <w:pPr>
        <w:pStyle w:val="CommentText"/>
        <w:rPr>
          <w:lang w:val="en-US"/>
        </w:rPr>
      </w:pPr>
      <w:r w:rsidRPr="0061484F">
        <w:rPr>
          <w:lang w:val="en-US"/>
        </w:rPr>
        <w:t>Williams et al., 2020</w:t>
      </w:r>
    </w:p>
    <w:p w14:paraId="17B922EF" w14:textId="77777777" w:rsidR="00025FA2" w:rsidRPr="0061484F" w:rsidRDefault="00025FA2">
      <w:pPr>
        <w:pStyle w:val="CommentText"/>
        <w:rPr>
          <w:lang w:val="en-US"/>
        </w:rPr>
      </w:pPr>
    </w:p>
    <w:p w14:paraId="5FA5B507" w14:textId="77777777" w:rsidR="00025FA2" w:rsidRPr="0061484F" w:rsidRDefault="00025FA2">
      <w:pPr>
        <w:pStyle w:val="CommentText"/>
        <w:rPr>
          <w:lang w:val="en-US"/>
        </w:rPr>
      </w:pPr>
      <w:r w:rsidRPr="0061484F">
        <w:rPr>
          <w:lang w:val="en-US"/>
        </w:rPr>
        <w:t>Extra stuff:</w:t>
      </w:r>
    </w:p>
    <w:p w14:paraId="799DD10E" w14:textId="77777777" w:rsidR="00025FA2" w:rsidRPr="0061484F" w:rsidRDefault="00025FA2">
      <w:pPr>
        <w:pStyle w:val="CommentText"/>
        <w:rPr>
          <w:lang w:val="en-US"/>
        </w:rPr>
      </w:pPr>
      <w:r w:rsidRPr="0061484F">
        <w:rPr>
          <w:lang w:val="en-US"/>
        </w:rPr>
        <w:t>(; ; ; ; Williams et al., 2017b, 2020; ; ; ; )</w:t>
      </w:r>
    </w:p>
    <w:p w14:paraId="1C4C58F6" w14:textId="77777777" w:rsidR="00025FA2" w:rsidRPr="0061484F" w:rsidRDefault="00025FA2">
      <w:pPr>
        <w:pStyle w:val="CommentText"/>
        <w:rPr>
          <w:lang w:val="en-US"/>
        </w:rPr>
      </w:pPr>
    </w:p>
    <w:p w14:paraId="150FF14A" w14:textId="77777777" w:rsidR="00025FA2" w:rsidRPr="0061484F" w:rsidRDefault="00025FA2">
      <w:pPr>
        <w:pStyle w:val="CommentText"/>
        <w:rPr>
          <w:lang w:val="en-US"/>
        </w:rPr>
      </w:pPr>
      <w:r w:rsidRPr="0061484F">
        <w:rPr>
          <w:lang w:val="en-US"/>
        </w:rPr>
        <w:t>Correct:</w:t>
      </w:r>
    </w:p>
    <w:p w14:paraId="72D9F64C" w14:textId="19DE4291" w:rsidR="00025FA2" w:rsidRPr="0061484F" w:rsidRDefault="00025FA2">
      <w:pPr>
        <w:pStyle w:val="CommentText"/>
        <w:rPr>
          <w:lang w:val="en-US"/>
        </w:rPr>
      </w:pPr>
      <w:r w:rsidRPr="0061484F">
        <w:rPr>
          <w:lang w:val="en-US"/>
        </w:rPr>
        <w:t>(Matthews et al., 2009; Gillett et al., 2013; Ehlert et al., 2017; MacDougall et al., 2017; R.G. Williams et al., 2017a; Katavouta et al., 2019; Arora et al., 2020; Jones and Friedlingstein, 2020; Spafford and Macdougall, 2020; Williams et al., 2020)</w:t>
      </w:r>
    </w:p>
  </w:comment>
  <w:comment w:id="5648" w:author="Robin Matthews" w:date="2021-06-17T14:03:00Z" w:initials="RM">
    <w:p w14:paraId="12345971" w14:textId="77777777" w:rsidR="00025FA2" w:rsidRPr="0061484F" w:rsidRDefault="00025FA2">
      <w:pPr>
        <w:pStyle w:val="CommentText"/>
        <w:rPr>
          <w:lang w:val="en-US"/>
        </w:rPr>
      </w:pPr>
      <w:r>
        <w:rPr>
          <w:rStyle w:val="CommentReference"/>
        </w:rPr>
        <w:annotationRef/>
      </w:r>
      <w:r w:rsidRPr="0061484F">
        <w:rPr>
          <w:lang w:val="en-US"/>
        </w:rPr>
        <w:t>Not found:</w:t>
      </w:r>
    </w:p>
    <w:p w14:paraId="3263CBDB" w14:textId="77777777" w:rsidR="00025FA2" w:rsidRPr="0061484F" w:rsidRDefault="00025FA2">
      <w:pPr>
        <w:pStyle w:val="CommentText"/>
        <w:rPr>
          <w:lang w:val="en-US"/>
        </w:rPr>
      </w:pPr>
      <w:r w:rsidRPr="0061484F">
        <w:rPr>
          <w:lang w:val="en-US"/>
        </w:rPr>
        <w:t>M. Collins et al.</w:t>
      </w:r>
    </w:p>
    <w:p w14:paraId="7107427D" w14:textId="77777777" w:rsidR="00025FA2" w:rsidRPr="0061484F" w:rsidRDefault="00025FA2">
      <w:pPr>
        <w:pStyle w:val="CommentText"/>
        <w:rPr>
          <w:lang w:val="en-US"/>
        </w:rPr>
      </w:pPr>
    </w:p>
    <w:p w14:paraId="00258477" w14:textId="77777777" w:rsidR="00025FA2" w:rsidRPr="0061484F" w:rsidRDefault="00025FA2">
      <w:pPr>
        <w:pStyle w:val="CommentText"/>
        <w:rPr>
          <w:lang w:val="en-US"/>
        </w:rPr>
      </w:pPr>
      <w:r w:rsidRPr="0061484F">
        <w:rPr>
          <w:lang w:val="en-US"/>
        </w:rPr>
        <w:t>Extra stuff:</w:t>
      </w:r>
    </w:p>
    <w:p w14:paraId="472776A5" w14:textId="77777777" w:rsidR="00025FA2" w:rsidRPr="0061484F" w:rsidRDefault="00025FA2">
      <w:pPr>
        <w:pStyle w:val="CommentText"/>
        <w:rPr>
          <w:lang w:val="en-US"/>
        </w:rPr>
      </w:pPr>
      <w:r w:rsidRPr="0061484F">
        <w:rPr>
          <w:lang w:val="en-US"/>
        </w:rPr>
        <w:t>(Collins et al., a)</w:t>
      </w:r>
    </w:p>
    <w:p w14:paraId="1785E2C5" w14:textId="77777777" w:rsidR="00025FA2" w:rsidRPr="0061484F" w:rsidRDefault="00025FA2">
      <w:pPr>
        <w:pStyle w:val="CommentText"/>
        <w:rPr>
          <w:lang w:val="en-US"/>
        </w:rPr>
      </w:pPr>
    </w:p>
    <w:p w14:paraId="2B4C84BF" w14:textId="77777777" w:rsidR="00025FA2" w:rsidRPr="0061484F" w:rsidRDefault="00025FA2">
      <w:pPr>
        <w:pStyle w:val="CommentText"/>
        <w:rPr>
          <w:lang w:val="en-US"/>
        </w:rPr>
      </w:pPr>
      <w:r w:rsidRPr="0061484F">
        <w:rPr>
          <w:lang w:val="en-US"/>
        </w:rPr>
        <w:t>Correct:</w:t>
      </w:r>
    </w:p>
    <w:p w14:paraId="19DAB94A" w14:textId="77777777" w:rsidR="00025FA2" w:rsidRDefault="00025FA2">
      <w:pPr>
        <w:pStyle w:val="CommentText"/>
      </w:pPr>
      <w:r>
        <w:t>M. Collins et al. (2013)</w:t>
      </w:r>
    </w:p>
    <w:p w14:paraId="3CFCC654" w14:textId="7702FD55" w:rsidR="00025FA2" w:rsidRDefault="00025FA2">
      <w:pPr>
        <w:pStyle w:val="CommentText"/>
      </w:pPr>
      <w:r>
        <w:t>(M. Collins et al., 2013)</w:t>
      </w:r>
    </w:p>
  </w:comment>
  <w:comment w:id="5674" w:author="Robin Matthews" w:date="2021-06-17T14:03:00Z" w:initials="RM">
    <w:p w14:paraId="4E9C1329" w14:textId="77777777" w:rsidR="00025FA2" w:rsidRPr="0061484F" w:rsidRDefault="00025FA2">
      <w:pPr>
        <w:pStyle w:val="CommentText"/>
        <w:rPr>
          <w:lang w:val="en-US"/>
        </w:rPr>
      </w:pPr>
      <w:r>
        <w:rPr>
          <w:rStyle w:val="CommentReference"/>
        </w:rPr>
        <w:annotationRef/>
      </w:r>
      <w:r w:rsidRPr="0061484F">
        <w:rPr>
          <w:lang w:val="en-US"/>
        </w:rPr>
        <w:t>Not found:</w:t>
      </w:r>
    </w:p>
    <w:p w14:paraId="606F64D3" w14:textId="77777777" w:rsidR="00025FA2" w:rsidRPr="0061484F" w:rsidRDefault="00025FA2">
      <w:pPr>
        <w:pStyle w:val="CommentText"/>
        <w:rPr>
          <w:lang w:val="en-US"/>
        </w:rPr>
      </w:pPr>
      <w:r w:rsidRPr="0061484F">
        <w:rPr>
          <w:lang w:val="en-US"/>
        </w:rPr>
        <w:t>2017a</w:t>
      </w:r>
    </w:p>
    <w:p w14:paraId="2532A602" w14:textId="77777777" w:rsidR="00025FA2" w:rsidRPr="0061484F" w:rsidRDefault="00025FA2">
      <w:pPr>
        <w:pStyle w:val="CommentText"/>
        <w:rPr>
          <w:lang w:val="en-US"/>
        </w:rPr>
      </w:pPr>
    </w:p>
    <w:p w14:paraId="50F788DD" w14:textId="77777777" w:rsidR="00025FA2" w:rsidRPr="0061484F" w:rsidRDefault="00025FA2">
      <w:pPr>
        <w:pStyle w:val="CommentText"/>
        <w:rPr>
          <w:lang w:val="en-US"/>
        </w:rPr>
      </w:pPr>
      <w:r w:rsidRPr="0061484F">
        <w:rPr>
          <w:lang w:val="en-US"/>
        </w:rPr>
        <w:t>Extra stuff:</w:t>
      </w:r>
    </w:p>
    <w:p w14:paraId="16F1E1D3" w14:textId="77777777" w:rsidR="00025FA2" w:rsidRPr="0061484F" w:rsidRDefault="00025FA2">
      <w:pPr>
        <w:pStyle w:val="CommentText"/>
        <w:rPr>
          <w:lang w:val="en-US"/>
        </w:rPr>
      </w:pPr>
      <w:r w:rsidRPr="0061484F">
        <w:rPr>
          <w:lang w:val="en-US"/>
        </w:rPr>
        <w:t>(, 2017b)</w:t>
      </w:r>
    </w:p>
    <w:p w14:paraId="08AB2522" w14:textId="77777777" w:rsidR="00025FA2" w:rsidRPr="0061484F" w:rsidRDefault="00025FA2">
      <w:pPr>
        <w:pStyle w:val="CommentText"/>
        <w:rPr>
          <w:lang w:val="en-US"/>
        </w:rPr>
      </w:pPr>
    </w:p>
    <w:p w14:paraId="57934CE7" w14:textId="77777777" w:rsidR="00025FA2" w:rsidRPr="0061484F" w:rsidRDefault="00025FA2">
      <w:pPr>
        <w:pStyle w:val="CommentText"/>
        <w:rPr>
          <w:lang w:val="en-US"/>
        </w:rPr>
      </w:pPr>
      <w:r w:rsidRPr="0061484F">
        <w:rPr>
          <w:lang w:val="en-US"/>
        </w:rPr>
        <w:t>Correct:</w:t>
      </w:r>
    </w:p>
    <w:p w14:paraId="3F8F4BB9" w14:textId="77777777" w:rsidR="00025FA2" w:rsidRPr="0061484F" w:rsidRDefault="00025FA2">
      <w:pPr>
        <w:pStyle w:val="CommentText"/>
        <w:rPr>
          <w:lang w:val="en-US"/>
        </w:rPr>
      </w:pPr>
      <w:r w:rsidRPr="0061484F">
        <w:rPr>
          <w:lang w:val="en-US"/>
        </w:rPr>
        <w:t>Millar et al. (2017a)</w:t>
      </w:r>
    </w:p>
    <w:p w14:paraId="2D63FCDB" w14:textId="7758CD9F" w:rsidR="00025FA2" w:rsidRPr="0061484F" w:rsidRDefault="00025FA2">
      <w:pPr>
        <w:pStyle w:val="CommentText"/>
        <w:rPr>
          <w:lang w:val="en-US"/>
        </w:rPr>
      </w:pPr>
      <w:r w:rsidRPr="0061484F">
        <w:rPr>
          <w:lang w:val="en-US"/>
        </w:rPr>
        <w:t>(Millar et al., 2017a)</w:t>
      </w:r>
    </w:p>
  </w:comment>
  <w:comment w:id="5697" w:author="Robin Matthews" w:date="2021-06-17T14:03:00Z" w:initials="RM">
    <w:p w14:paraId="00293320" w14:textId="77777777" w:rsidR="00025FA2" w:rsidRPr="0061484F" w:rsidRDefault="00025FA2">
      <w:pPr>
        <w:pStyle w:val="CommentText"/>
        <w:rPr>
          <w:lang w:val="en-US"/>
        </w:rPr>
      </w:pPr>
      <w:r>
        <w:rPr>
          <w:rStyle w:val="CommentReference"/>
        </w:rPr>
        <w:annotationRef/>
      </w:r>
      <w:r w:rsidRPr="0061484F">
        <w:rPr>
          <w:lang w:val="en-US"/>
        </w:rPr>
        <w:t>Not found:</w:t>
      </w:r>
    </w:p>
    <w:p w14:paraId="21D2BEC9" w14:textId="77777777" w:rsidR="00025FA2" w:rsidRPr="0061484F" w:rsidRDefault="00025FA2">
      <w:pPr>
        <w:pStyle w:val="CommentText"/>
        <w:rPr>
          <w:lang w:val="en-US"/>
        </w:rPr>
      </w:pPr>
      <w:r w:rsidRPr="0061484F">
        <w:rPr>
          <w:lang w:val="en-US"/>
        </w:rPr>
        <w:t>R.G. Williams et al.</w:t>
      </w:r>
    </w:p>
    <w:p w14:paraId="3C29EB37" w14:textId="77777777" w:rsidR="00025FA2" w:rsidRPr="0061484F" w:rsidRDefault="00025FA2">
      <w:pPr>
        <w:pStyle w:val="CommentText"/>
        <w:rPr>
          <w:lang w:val="en-US"/>
        </w:rPr>
      </w:pPr>
      <w:r w:rsidRPr="0061484F">
        <w:rPr>
          <w:lang w:val="en-US"/>
        </w:rPr>
        <w:t>2017b</w:t>
      </w:r>
    </w:p>
    <w:p w14:paraId="14D6A86D" w14:textId="77777777" w:rsidR="00025FA2" w:rsidRPr="0061484F" w:rsidRDefault="00025FA2">
      <w:pPr>
        <w:pStyle w:val="CommentText"/>
        <w:rPr>
          <w:lang w:val="en-US"/>
        </w:rPr>
      </w:pPr>
    </w:p>
    <w:p w14:paraId="723BFACE" w14:textId="77777777" w:rsidR="00025FA2" w:rsidRPr="0061484F" w:rsidRDefault="00025FA2">
      <w:pPr>
        <w:pStyle w:val="CommentText"/>
        <w:rPr>
          <w:lang w:val="en-US"/>
        </w:rPr>
      </w:pPr>
      <w:r w:rsidRPr="0061484F">
        <w:rPr>
          <w:lang w:val="en-US"/>
        </w:rPr>
        <w:t>Extra stuff:</w:t>
      </w:r>
    </w:p>
    <w:p w14:paraId="79E193E6" w14:textId="77777777" w:rsidR="00025FA2" w:rsidRPr="0061484F" w:rsidRDefault="00025FA2">
      <w:pPr>
        <w:pStyle w:val="CommentText"/>
        <w:rPr>
          <w:lang w:val="en-US"/>
        </w:rPr>
      </w:pPr>
      <w:r w:rsidRPr="0061484F">
        <w:rPr>
          <w:lang w:val="en-US"/>
        </w:rPr>
        <w:t>(Williams et al., 2017c)</w:t>
      </w:r>
    </w:p>
    <w:p w14:paraId="6F4B4602" w14:textId="77777777" w:rsidR="00025FA2" w:rsidRPr="0061484F" w:rsidRDefault="00025FA2">
      <w:pPr>
        <w:pStyle w:val="CommentText"/>
        <w:rPr>
          <w:lang w:val="en-US"/>
        </w:rPr>
      </w:pPr>
    </w:p>
    <w:p w14:paraId="168DF437" w14:textId="77777777" w:rsidR="00025FA2" w:rsidRPr="0061484F" w:rsidRDefault="00025FA2">
      <w:pPr>
        <w:pStyle w:val="CommentText"/>
        <w:rPr>
          <w:lang w:val="en-US"/>
        </w:rPr>
      </w:pPr>
      <w:r w:rsidRPr="0061484F">
        <w:rPr>
          <w:lang w:val="en-US"/>
        </w:rPr>
        <w:t>Correct:</w:t>
      </w:r>
    </w:p>
    <w:p w14:paraId="1C4F18B9" w14:textId="77777777" w:rsidR="00025FA2" w:rsidRPr="0061484F" w:rsidRDefault="00025FA2">
      <w:pPr>
        <w:pStyle w:val="CommentText"/>
        <w:rPr>
          <w:lang w:val="en-US"/>
        </w:rPr>
      </w:pPr>
      <w:r w:rsidRPr="0061484F">
        <w:rPr>
          <w:lang w:val="en-US"/>
        </w:rPr>
        <w:t>R.G. Williams et al. (2017b)</w:t>
      </w:r>
    </w:p>
    <w:p w14:paraId="42807B1A" w14:textId="217422A9" w:rsidR="00025FA2" w:rsidRPr="0061484F" w:rsidRDefault="00025FA2">
      <w:pPr>
        <w:pStyle w:val="CommentText"/>
        <w:rPr>
          <w:lang w:val="en-US"/>
        </w:rPr>
      </w:pPr>
      <w:r w:rsidRPr="0061484F">
        <w:rPr>
          <w:lang w:val="en-US"/>
        </w:rPr>
        <w:t>(R.G. Williams et al., 2017b)</w:t>
      </w:r>
    </w:p>
  </w:comment>
  <w:comment w:id="5724" w:author="Robin Matthews" w:date="2021-06-17T14:03:00Z" w:initials="RM">
    <w:p w14:paraId="4D3C6382" w14:textId="77777777" w:rsidR="00025FA2" w:rsidRPr="0061484F" w:rsidRDefault="00025FA2">
      <w:pPr>
        <w:pStyle w:val="CommentText"/>
        <w:rPr>
          <w:lang w:val="en-US"/>
        </w:rPr>
      </w:pPr>
      <w:r>
        <w:rPr>
          <w:rStyle w:val="CommentReference"/>
        </w:rPr>
        <w:annotationRef/>
      </w:r>
      <w:r w:rsidRPr="0061484F">
        <w:rPr>
          <w:lang w:val="en-US"/>
        </w:rPr>
        <w:t>Not found:</w:t>
      </w:r>
    </w:p>
    <w:p w14:paraId="56EA70FF" w14:textId="77777777" w:rsidR="00025FA2" w:rsidRPr="0061484F" w:rsidRDefault="00025FA2">
      <w:pPr>
        <w:pStyle w:val="CommentText"/>
        <w:rPr>
          <w:lang w:val="en-US"/>
        </w:rPr>
      </w:pPr>
      <w:r w:rsidRPr="0061484F">
        <w:rPr>
          <w:lang w:val="en-US"/>
        </w:rPr>
        <w:t>C.J. Smith et al.</w:t>
      </w:r>
    </w:p>
    <w:p w14:paraId="750CEBA2" w14:textId="77777777" w:rsidR="00025FA2" w:rsidRPr="0061484F" w:rsidRDefault="00025FA2">
      <w:pPr>
        <w:pStyle w:val="CommentText"/>
        <w:rPr>
          <w:lang w:val="en-US"/>
        </w:rPr>
      </w:pPr>
    </w:p>
    <w:p w14:paraId="4628F470" w14:textId="77777777" w:rsidR="00025FA2" w:rsidRPr="0061484F" w:rsidRDefault="00025FA2">
      <w:pPr>
        <w:pStyle w:val="CommentText"/>
        <w:rPr>
          <w:lang w:val="en-US"/>
        </w:rPr>
      </w:pPr>
      <w:r w:rsidRPr="0061484F">
        <w:rPr>
          <w:lang w:val="en-US"/>
        </w:rPr>
        <w:t>Extra stuff:</w:t>
      </w:r>
    </w:p>
    <w:p w14:paraId="36767AA9" w14:textId="77777777" w:rsidR="00025FA2" w:rsidRPr="0061484F" w:rsidRDefault="00025FA2">
      <w:pPr>
        <w:pStyle w:val="CommentText"/>
        <w:rPr>
          <w:lang w:val="en-US"/>
        </w:rPr>
      </w:pPr>
      <w:r w:rsidRPr="0061484F">
        <w:rPr>
          <w:lang w:val="en-US"/>
        </w:rPr>
        <w:t>(Smith et al., a)</w:t>
      </w:r>
    </w:p>
    <w:p w14:paraId="60F9B227" w14:textId="77777777" w:rsidR="00025FA2" w:rsidRPr="0061484F" w:rsidRDefault="00025FA2">
      <w:pPr>
        <w:pStyle w:val="CommentText"/>
        <w:rPr>
          <w:lang w:val="en-US"/>
        </w:rPr>
      </w:pPr>
    </w:p>
    <w:p w14:paraId="0380B5F8" w14:textId="77777777" w:rsidR="00025FA2" w:rsidRPr="0061484F" w:rsidRDefault="00025FA2">
      <w:pPr>
        <w:pStyle w:val="CommentText"/>
        <w:rPr>
          <w:lang w:val="en-US"/>
        </w:rPr>
      </w:pPr>
      <w:r w:rsidRPr="0061484F">
        <w:rPr>
          <w:lang w:val="en-US"/>
        </w:rPr>
        <w:t>Correct:</w:t>
      </w:r>
    </w:p>
    <w:p w14:paraId="33D417AD" w14:textId="77777777" w:rsidR="00025FA2" w:rsidRPr="0061484F" w:rsidRDefault="00025FA2">
      <w:pPr>
        <w:pStyle w:val="CommentText"/>
        <w:rPr>
          <w:lang w:val="en-US"/>
        </w:rPr>
      </w:pPr>
      <w:r w:rsidRPr="0061484F">
        <w:rPr>
          <w:lang w:val="en-US"/>
        </w:rPr>
        <w:t>C.J. Smith et al. (2018)</w:t>
      </w:r>
    </w:p>
    <w:p w14:paraId="60F7BCBD" w14:textId="6A9D26C8" w:rsidR="00025FA2" w:rsidRPr="0061484F" w:rsidRDefault="00025FA2">
      <w:pPr>
        <w:pStyle w:val="CommentText"/>
        <w:rPr>
          <w:lang w:val="en-US"/>
        </w:rPr>
      </w:pPr>
      <w:r w:rsidRPr="0061484F">
        <w:rPr>
          <w:lang w:val="en-US"/>
        </w:rPr>
        <w:t>(C.J. Smith et al., 2018)</w:t>
      </w:r>
    </w:p>
  </w:comment>
  <w:comment w:id="5794" w:author="Robin Matthews" w:date="2021-06-17T14:03:00Z" w:initials="RM">
    <w:p w14:paraId="544830E1" w14:textId="77777777" w:rsidR="00025FA2" w:rsidRPr="0061484F" w:rsidRDefault="00025FA2">
      <w:pPr>
        <w:pStyle w:val="CommentText"/>
        <w:rPr>
          <w:lang w:val="en-US"/>
        </w:rPr>
      </w:pPr>
      <w:r>
        <w:rPr>
          <w:rStyle w:val="CommentReference"/>
        </w:rPr>
        <w:annotationRef/>
      </w:r>
      <w:r w:rsidRPr="0061484F">
        <w:rPr>
          <w:lang w:val="en-US"/>
        </w:rPr>
        <w:t>Not found:</w:t>
      </w:r>
    </w:p>
    <w:p w14:paraId="2E3B2AB9" w14:textId="77777777" w:rsidR="00025FA2" w:rsidRDefault="00025FA2">
      <w:pPr>
        <w:pStyle w:val="CommentText"/>
      </w:pPr>
      <w:r>
        <w:t>Rogelj et al., 2015a, b</w:t>
      </w:r>
    </w:p>
    <w:p w14:paraId="4AE6AF24" w14:textId="77777777" w:rsidR="00025FA2" w:rsidRDefault="00025FA2">
      <w:pPr>
        <w:pStyle w:val="CommentText"/>
      </w:pPr>
      <w:r>
        <w:t>Millar et al., 2017b</w:t>
      </w:r>
    </w:p>
    <w:p w14:paraId="550C3968" w14:textId="77777777" w:rsidR="00025FA2" w:rsidRDefault="00025FA2">
      <w:pPr>
        <w:pStyle w:val="CommentText"/>
      </w:pPr>
    </w:p>
    <w:p w14:paraId="7F5EC7EA" w14:textId="77777777" w:rsidR="00025FA2" w:rsidRDefault="00025FA2">
      <w:pPr>
        <w:pStyle w:val="CommentText"/>
      </w:pPr>
      <w:r>
        <w:t>Extra stuff:</w:t>
      </w:r>
    </w:p>
    <w:p w14:paraId="11831413" w14:textId="77777777" w:rsidR="00025FA2" w:rsidRDefault="00025FA2">
      <w:pPr>
        <w:pStyle w:val="CommentText"/>
      </w:pPr>
      <w:r>
        <w:t>(Rogelj et al., 2015a, 2015b; ; ; ; ; ; Millar et al., 2017a; ; ; ; ; )</w:t>
      </w:r>
    </w:p>
    <w:p w14:paraId="30C7A472" w14:textId="77777777" w:rsidR="00025FA2" w:rsidRDefault="00025FA2">
      <w:pPr>
        <w:pStyle w:val="CommentText"/>
      </w:pPr>
    </w:p>
    <w:p w14:paraId="7110BFA1" w14:textId="77777777" w:rsidR="00025FA2" w:rsidRDefault="00025FA2">
      <w:pPr>
        <w:pStyle w:val="CommentText"/>
      </w:pPr>
      <w:r>
        <w:t>Correct:</w:t>
      </w:r>
    </w:p>
    <w:p w14:paraId="49B78547" w14:textId="1ED1EBF2" w:rsidR="00025FA2" w:rsidRDefault="00025FA2">
      <w:pPr>
        <w:pStyle w:val="CommentText"/>
      </w:pPr>
      <w:r>
        <w:t>(MacDougall and Friedlingstein, 2015; Rogelj et al., 2015a, b; MacDougall, 2016; Simmons and Matthews, 2016; Ehlert et al., 2017; Matthews et al., 2017, 2021; Millar et al., 2017b; Goodwin et al., 2018; Mengis et al., 2018; Pfleiderer et al., 2018; Tokarska et al., 2018; Cain et al., 2019)</w:t>
      </w:r>
    </w:p>
  </w:comment>
  <w:comment w:id="5800" w:author="Robin Matthews" w:date="2021-06-17T14:03:00Z" w:initials="RM">
    <w:p w14:paraId="73D98C45" w14:textId="77777777" w:rsidR="00025FA2" w:rsidRPr="0061484F" w:rsidRDefault="00025FA2">
      <w:pPr>
        <w:pStyle w:val="CommentText"/>
        <w:rPr>
          <w:lang w:val="en-US"/>
        </w:rPr>
      </w:pPr>
      <w:r>
        <w:rPr>
          <w:rStyle w:val="CommentReference"/>
        </w:rPr>
        <w:annotationRef/>
      </w:r>
      <w:r w:rsidRPr="0061484F">
        <w:rPr>
          <w:lang w:val="en-US"/>
        </w:rPr>
        <w:t>Not found:</w:t>
      </w:r>
    </w:p>
    <w:p w14:paraId="6E8CFC7C" w14:textId="77777777" w:rsidR="00025FA2" w:rsidRPr="0061484F" w:rsidRDefault="00025FA2">
      <w:pPr>
        <w:pStyle w:val="CommentText"/>
        <w:rPr>
          <w:lang w:val="en-US"/>
        </w:rPr>
      </w:pPr>
      <w:r w:rsidRPr="0061484F">
        <w:rPr>
          <w:lang w:val="en-US"/>
        </w:rPr>
        <w:t>W.J. Collins et al.</w:t>
      </w:r>
    </w:p>
    <w:p w14:paraId="0AB0B9EB" w14:textId="77777777" w:rsidR="00025FA2" w:rsidRPr="0061484F" w:rsidRDefault="00025FA2">
      <w:pPr>
        <w:pStyle w:val="CommentText"/>
        <w:rPr>
          <w:lang w:val="en-US"/>
        </w:rPr>
      </w:pPr>
    </w:p>
    <w:p w14:paraId="7B010C83" w14:textId="77777777" w:rsidR="00025FA2" w:rsidRPr="0061484F" w:rsidRDefault="00025FA2">
      <w:pPr>
        <w:pStyle w:val="CommentText"/>
        <w:rPr>
          <w:lang w:val="en-US"/>
        </w:rPr>
      </w:pPr>
      <w:r w:rsidRPr="0061484F">
        <w:rPr>
          <w:lang w:val="en-US"/>
        </w:rPr>
        <w:t>Extra stuff:</w:t>
      </w:r>
    </w:p>
    <w:p w14:paraId="1A55552F" w14:textId="77777777" w:rsidR="00025FA2" w:rsidRPr="0061484F" w:rsidRDefault="00025FA2">
      <w:pPr>
        <w:pStyle w:val="CommentText"/>
        <w:rPr>
          <w:lang w:val="en-US"/>
        </w:rPr>
      </w:pPr>
      <w:r w:rsidRPr="0061484F">
        <w:rPr>
          <w:lang w:val="en-US"/>
        </w:rPr>
        <w:t>(Collins et al., b)</w:t>
      </w:r>
    </w:p>
    <w:p w14:paraId="7A17154D" w14:textId="77777777" w:rsidR="00025FA2" w:rsidRPr="0061484F" w:rsidRDefault="00025FA2">
      <w:pPr>
        <w:pStyle w:val="CommentText"/>
        <w:rPr>
          <w:lang w:val="en-US"/>
        </w:rPr>
      </w:pPr>
    </w:p>
    <w:p w14:paraId="28A17487" w14:textId="77777777" w:rsidR="00025FA2" w:rsidRPr="0061484F" w:rsidRDefault="00025FA2">
      <w:pPr>
        <w:pStyle w:val="CommentText"/>
        <w:rPr>
          <w:lang w:val="en-US"/>
        </w:rPr>
      </w:pPr>
      <w:r w:rsidRPr="0061484F">
        <w:rPr>
          <w:lang w:val="en-US"/>
        </w:rPr>
        <w:t>Correct:</w:t>
      </w:r>
    </w:p>
    <w:p w14:paraId="02BE7CDC" w14:textId="77777777" w:rsidR="00025FA2" w:rsidRDefault="00025FA2">
      <w:pPr>
        <w:pStyle w:val="CommentText"/>
      </w:pPr>
      <w:r>
        <w:t>W.J. Collins et al. (2013)</w:t>
      </w:r>
    </w:p>
    <w:p w14:paraId="02C1348A" w14:textId="60C8A424" w:rsidR="00025FA2" w:rsidRDefault="00025FA2">
      <w:pPr>
        <w:pStyle w:val="CommentText"/>
      </w:pPr>
      <w:r>
        <w:t>(W.J. Collins et al., 2013)</w:t>
      </w:r>
    </w:p>
  </w:comment>
  <w:comment w:id="5811" w:author="Tom Maycock" w:date="2021-09-09T16:57:00Z" w:initials="TM">
    <w:p w14:paraId="32959250" w14:textId="3500F4FB" w:rsidR="00EE6DDC" w:rsidRDefault="00EE6DDC">
      <w:pPr>
        <w:pStyle w:val="CommentText"/>
      </w:pPr>
      <w:r w:rsidRPr="00EE6DDC">
        <w:rPr>
          <w:rStyle w:val="CommentReference"/>
          <w:highlight w:val="yellow"/>
        </w:rPr>
        <w:annotationRef/>
      </w:r>
      <w:r w:rsidRPr="00EE6DDC">
        <w:rPr>
          <w:highlight w:val="yellow"/>
        </w:rPr>
        <w:t>I don’t think this is part of the definition. Should it (and the reference) be dropped? Or is the point that the definition is consistent with SR1.5? if so, may want to adjust to something more like “consistent with the definition used in SR1.5”</w:t>
      </w:r>
    </w:p>
  </w:comment>
  <w:comment w:id="5815" w:author="Robin Matthews" w:date="2021-06-17T14:03:00Z" w:initials="RM">
    <w:p w14:paraId="6AF561E2" w14:textId="77777777" w:rsidR="00025FA2" w:rsidRPr="0061484F" w:rsidRDefault="00025FA2">
      <w:pPr>
        <w:pStyle w:val="CommentText"/>
        <w:rPr>
          <w:lang w:val="en-US"/>
        </w:rPr>
      </w:pPr>
      <w:r>
        <w:rPr>
          <w:rStyle w:val="CommentReference"/>
        </w:rPr>
        <w:annotationRef/>
      </w:r>
      <w:r w:rsidRPr="0061484F">
        <w:rPr>
          <w:lang w:val="en-US"/>
        </w:rPr>
        <w:t>Not found:</w:t>
      </w:r>
    </w:p>
    <w:p w14:paraId="6FEC6D04" w14:textId="77777777" w:rsidR="00025FA2" w:rsidRPr="0061484F" w:rsidRDefault="00025FA2">
      <w:pPr>
        <w:pStyle w:val="CommentText"/>
        <w:rPr>
          <w:lang w:val="en-US"/>
        </w:rPr>
      </w:pPr>
      <w:r w:rsidRPr="0061484F">
        <w:rPr>
          <w:lang w:val="en-US"/>
        </w:rPr>
        <w:t>M. Collins et al., 2013</w:t>
      </w:r>
    </w:p>
    <w:p w14:paraId="304C725E" w14:textId="77777777" w:rsidR="00025FA2" w:rsidRPr="0061484F" w:rsidRDefault="00025FA2">
      <w:pPr>
        <w:pStyle w:val="CommentText"/>
        <w:rPr>
          <w:lang w:val="en-US"/>
        </w:rPr>
      </w:pPr>
      <w:r w:rsidRPr="0061484F">
        <w:rPr>
          <w:lang w:val="en-US"/>
        </w:rPr>
        <w:t>T.F. Stocker et al., 2013</w:t>
      </w:r>
    </w:p>
    <w:p w14:paraId="5CB0BB93" w14:textId="77777777" w:rsidR="00025FA2" w:rsidRPr="0061484F" w:rsidRDefault="00025FA2">
      <w:pPr>
        <w:pStyle w:val="CommentText"/>
        <w:rPr>
          <w:lang w:val="en-US"/>
        </w:rPr>
      </w:pPr>
      <w:r w:rsidRPr="0061484F">
        <w:rPr>
          <w:lang w:val="en-US"/>
        </w:rPr>
        <w:t>Millar et al., 2017b</w:t>
      </w:r>
    </w:p>
    <w:p w14:paraId="6AABE42D" w14:textId="77777777" w:rsidR="00025FA2" w:rsidRPr="0061484F" w:rsidRDefault="00025FA2">
      <w:pPr>
        <w:pStyle w:val="CommentText"/>
        <w:rPr>
          <w:lang w:val="en-US"/>
        </w:rPr>
      </w:pPr>
    </w:p>
    <w:p w14:paraId="1FEF4063" w14:textId="77777777" w:rsidR="00025FA2" w:rsidRPr="0061484F" w:rsidRDefault="00025FA2">
      <w:pPr>
        <w:pStyle w:val="CommentText"/>
        <w:rPr>
          <w:lang w:val="en-US"/>
        </w:rPr>
      </w:pPr>
      <w:r w:rsidRPr="0061484F">
        <w:rPr>
          <w:lang w:val="en-US"/>
        </w:rPr>
        <w:t>Extra stuff:</w:t>
      </w:r>
    </w:p>
    <w:p w14:paraId="039B770A" w14:textId="77777777" w:rsidR="00025FA2" w:rsidRPr="0061484F" w:rsidRDefault="00025FA2">
      <w:pPr>
        <w:pStyle w:val="CommentText"/>
        <w:rPr>
          <w:lang w:val="en-US"/>
        </w:rPr>
      </w:pPr>
      <w:r w:rsidRPr="0061484F">
        <w:rPr>
          <w:lang w:val="en-US"/>
        </w:rPr>
        <w:t>(Collins et al., 2013a; Stocker et al., 2013b; ; ; ; ; Millar et al., 2017a)</w:t>
      </w:r>
    </w:p>
    <w:p w14:paraId="70EA8C01" w14:textId="77777777" w:rsidR="00025FA2" w:rsidRPr="0061484F" w:rsidRDefault="00025FA2">
      <w:pPr>
        <w:pStyle w:val="CommentText"/>
        <w:rPr>
          <w:lang w:val="en-US"/>
        </w:rPr>
      </w:pPr>
    </w:p>
    <w:p w14:paraId="252BA7CA" w14:textId="77777777" w:rsidR="00025FA2" w:rsidRPr="0061484F" w:rsidRDefault="00025FA2">
      <w:pPr>
        <w:pStyle w:val="CommentText"/>
        <w:rPr>
          <w:lang w:val="en-US"/>
        </w:rPr>
      </w:pPr>
      <w:r w:rsidRPr="0061484F">
        <w:rPr>
          <w:lang w:val="en-US"/>
        </w:rPr>
        <w:t>Correct:</w:t>
      </w:r>
    </w:p>
    <w:p w14:paraId="1013F3B2" w14:textId="624405E1" w:rsidR="00025FA2" w:rsidRPr="0061484F" w:rsidRDefault="00025FA2">
      <w:pPr>
        <w:pStyle w:val="CommentText"/>
        <w:rPr>
          <w:lang w:val="en-US"/>
        </w:rPr>
      </w:pPr>
      <w:r w:rsidRPr="0061484F">
        <w:rPr>
          <w:lang w:val="en-US"/>
        </w:rPr>
        <w:t>(M. Collins et al., 2013; T.F. Stocker et al., 2013; Clarke et al., 2014; Friedlingstein et al., 2014a; IPCC, 2014; Rogelj et al., 2016; Millar et al., 2017b)</w:t>
      </w:r>
    </w:p>
  </w:comment>
  <w:comment w:id="5821" w:author="Robin Matthews" w:date="2021-06-17T14:03:00Z" w:initials="RM">
    <w:p w14:paraId="74335E7F" w14:textId="77777777" w:rsidR="00025FA2" w:rsidRPr="0061484F" w:rsidRDefault="00025FA2">
      <w:pPr>
        <w:pStyle w:val="CommentText"/>
        <w:rPr>
          <w:lang w:val="en-US"/>
        </w:rPr>
      </w:pPr>
      <w:r>
        <w:rPr>
          <w:rStyle w:val="CommentReference"/>
        </w:rPr>
        <w:annotationRef/>
      </w:r>
      <w:r w:rsidRPr="0061484F">
        <w:rPr>
          <w:lang w:val="en-US"/>
        </w:rPr>
        <w:t>Not found:</w:t>
      </w:r>
    </w:p>
    <w:p w14:paraId="7ED331F0" w14:textId="77777777" w:rsidR="00025FA2" w:rsidRPr="0061484F" w:rsidRDefault="00025FA2">
      <w:pPr>
        <w:pStyle w:val="CommentText"/>
        <w:rPr>
          <w:lang w:val="en-US"/>
        </w:rPr>
      </w:pPr>
      <w:r w:rsidRPr="0061484F">
        <w:rPr>
          <w:lang w:val="en-US"/>
        </w:rPr>
        <w:t>M. Collins et al., 2013</w:t>
      </w:r>
    </w:p>
    <w:p w14:paraId="4FF2720A" w14:textId="77777777" w:rsidR="00025FA2" w:rsidRPr="0061484F" w:rsidRDefault="00025FA2">
      <w:pPr>
        <w:pStyle w:val="CommentText"/>
        <w:rPr>
          <w:lang w:val="en-US"/>
        </w:rPr>
      </w:pPr>
      <w:r w:rsidRPr="0061484F">
        <w:rPr>
          <w:lang w:val="en-US"/>
        </w:rPr>
        <w:t>T.F. Stocker et al., 2013</w:t>
      </w:r>
    </w:p>
    <w:p w14:paraId="61337496" w14:textId="77777777" w:rsidR="00025FA2" w:rsidRPr="0061484F" w:rsidRDefault="00025FA2">
      <w:pPr>
        <w:pStyle w:val="CommentText"/>
        <w:rPr>
          <w:lang w:val="en-US"/>
        </w:rPr>
      </w:pPr>
    </w:p>
    <w:p w14:paraId="10EF755B" w14:textId="77777777" w:rsidR="00025FA2" w:rsidRPr="0061484F" w:rsidRDefault="00025FA2">
      <w:pPr>
        <w:pStyle w:val="CommentText"/>
        <w:rPr>
          <w:lang w:val="en-US"/>
        </w:rPr>
      </w:pPr>
      <w:r w:rsidRPr="0061484F">
        <w:rPr>
          <w:lang w:val="en-US"/>
        </w:rPr>
        <w:t>Extra stuff:</w:t>
      </w:r>
    </w:p>
    <w:p w14:paraId="3B22A83B" w14:textId="77777777" w:rsidR="00025FA2" w:rsidRPr="0061484F" w:rsidRDefault="00025FA2">
      <w:pPr>
        <w:pStyle w:val="CommentText"/>
        <w:rPr>
          <w:lang w:val="en-US"/>
        </w:rPr>
      </w:pPr>
      <w:r w:rsidRPr="0061484F">
        <w:rPr>
          <w:lang w:val="en-US"/>
        </w:rPr>
        <w:t>(Collins et al., 2013; Stocker et al., 2013; ; ; )</w:t>
      </w:r>
    </w:p>
    <w:p w14:paraId="032C8A42" w14:textId="77777777" w:rsidR="00025FA2" w:rsidRPr="0061484F" w:rsidRDefault="00025FA2">
      <w:pPr>
        <w:pStyle w:val="CommentText"/>
        <w:rPr>
          <w:lang w:val="en-US"/>
        </w:rPr>
      </w:pPr>
    </w:p>
    <w:p w14:paraId="20BD1E28" w14:textId="77777777" w:rsidR="00025FA2" w:rsidRDefault="00025FA2">
      <w:pPr>
        <w:pStyle w:val="CommentText"/>
      </w:pPr>
      <w:r>
        <w:t>Correct:</w:t>
      </w:r>
    </w:p>
    <w:p w14:paraId="467FD194" w14:textId="123AA400" w:rsidR="00025FA2" w:rsidRDefault="00025FA2">
      <w:pPr>
        <w:pStyle w:val="CommentText"/>
      </w:pPr>
      <w:r>
        <w:t>(M. Collins et al., 2013; T.F. Stocker et al., 2013; Clarke et al., 2014; IPCC, 2014; Rogelj et al., 2016)</w:t>
      </w:r>
    </w:p>
  </w:comment>
  <w:comment w:id="5830" w:author="Robin Matthews" w:date="2021-06-17T14:03:00Z" w:initials="RM">
    <w:p w14:paraId="6CEEBD2F" w14:textId="77777777" w:rsidR="00025FA2" w:rsidRPr="0061484F" w:rsidRDefault="00025FA2">
      <w:pPr>
        <w:pStyle w:val="CommentText"/>
        <w:rPr>
          <w:lang w:val="en-US"/>
        </w:rPr>
      </w:pPr>
      <w:r>
        <w:rPr>
          <w:rStyle w:val="CommentReference"/>
        </w:rPr>
        <w:annotationRef/>
      </w:r>
      <w:r w:rsidRPr="0061484F">
        <w:rPr>
          <w:lang w:val="en-US"/>
        </w:rPr>
        <w:t>Not found:</w:t>
      </w:r>
    </w:p>
    <w:p w14:paraId="366A5724" w14:textId="77777777" w:rsidR="00025FA2" w:rsidRPr="0061484F" w:rsidRDefault="00025FA2">
      <w:pPr>
        <w:pStyle w:val="CommentText"/>
        <w:rPr>
          <w:lang w:val="en-US"/>
        </w:rPr>
      </w:pPr>
      <w:r w:rsidRPr="0061484F">
        <w:rPr>
          <w:lang w:val="en-US"/>
        </w:rPr>
        <w:t>M. Collins et al., 2013</w:t>
      </w:r>
    </w:p>
    <w:p w14:paraId="475CA4F8" w14:textId="77777777" w:rsidR="00025FA2" w:rsidRPr="0061484F" w:rsidRDefault="00025FA2">
      <w:pPr>
        <w:pStyle w:val="CommentText"/>
        <w:rPr>
          <w:lang w:val="en-US"/>
        </w:rPr>
      </w:pPr>
      <w:r w:rsidRPr="0061484F">
        <w:rPr>
          <w:lang w:val="en-US"/>
        </w:rPr>
        <w:t>T.F. Stocker et al., 2013</w:t>
      </w:r>
    </w:p>
    <w:p w14:paraId="3378C829" w14:textId="77777777" w:rsidR="00025FA2" w:rsidRPr="0061484F" w:rsidRDefault="00025FA2">
      <w:pPr>
        <w:pStyle w:val="CommentText"/>
        <w:rPr>
          <w:lang w:val="en-US"/>
        </w:rPr>
      </w:pPr>
    </w:p>
    <w:p w14:paraId="0C049CBA" w14:textId="77777777" w:rsidR="00025FA2" w:rsidRPr="0061484F" w:rsidRDefault="00025FA2">
      <w:pPr>
        <w:pStyle w:val="CommentText"/>
        <w:rPr>
          <w:lang w:val="en-US"/>
        </w:rPr>
      </w:pPr>
      <w:r w:rsidRPr="0061484F">
        <w:rPr>
          <w:lang w:val="en-US"/>
        </w:rPr>
        <w:t>Extra stuff:</w:t>
      </w:r>
    </w:p>
    <w:p w14:paraId="3C3440D4" w14:textId="77777777" w:rsidR="00025FA2" w:rsidRPr="0061484F" w:rsidRDefault="00025FA2">
      <w:pPr>
        <w:pStyle w:val="CommentText"/>
        <w:rPr>
          <w:lang w:val="en-US"/>
        </w:rPr>
      </w:pPr>
      <w:r w:rsidRPr="0061484F">
        <w:rPr>
          <w:lang w:val="en-US"/>
        </w:rPr>
        <w:t>(Collins et al., 2013a; ; Stocker et al., 2013b)</w:t>
      </w:r>
    </w:p>
    <w:p w14:paraId="337ED953" w14:textId="77777777" w:rsidR="00025FA2" w:rsidRPr="0061484F" w:rsidRDefault="00025FA2">
      <w:pPr>
        <w:pStyle w:val="CommentText"/>
        <w:rPr>
          <w:lang w:val="en-US"/>
        </w:rPr>
      </w:pPr>
    </w:p>
    <w:p w14:paraId="2EBB36D2" w14:textId="77777777" w:rsidR="00025FA2" w:rsidRPr="0061484F" w:rsidRDefault="00025FA2">
      <w:pPr>
        <w:pStyle w:val="CommentText"/>
        <w:rPr>
          <w:lang w:val="en-US"/>
        </w:rPr>
      </w:pPr>
      <w:r w:rsidRPr="0061484F">
        <w:rPr>
          <w:lang w:val="en-US"/>
        </w:rPr>
        <w:t>Correct:</w:t>
      </w:r>
    </w:p>
    <w:p w14:paraId="13B13647" w14:textId="5F32D6E0" w:rsidR="00025FA2" w:rsidRPr="0061484F" w:rsidRDefault="00025FA2">
      <w:pPr>
        <w:pStyle w:val="CommentText"/>
        <w:rPr>
          <w:lang w:val="en-US"/>
        </w:rPr>
      </w:pPr>
      <w:r w:rsidRPr="0061484F">
        <w:rPr>
          <w:lang w:val="en-US"/>
        </w:rPr>
        <w:t>(M. Collins et al., 2013; IPCC, 2013b; T.F. Stocker et al., 2013)</w:t>
      </w:r>
    </w:p>
  </w:comment>
  <w:comment w:id="5835" w:author="Robin Matthews" w:date="2021-06-17T14:03:00Z" w:initials="RM">
    <w:p w14:paraId="615D793D" w14:textId="77777777" w:rsidR="00025FA2" w:rsidRPr="0061484F" w:rsidRDefault="00025FA2">
      <w:pPr>
        <w:pStyle w:val="CommentText"/>
        <w:rPr>
          <w:lang w:val="en-US"/>
        </w:rPr>
      </w:pPr>
      <w:r>
        <w:rPr>
          <w:rStyle w:val="CommentReference"/>
        </w:rPr>
        <w:annotationRef/>
      </w:r>
      <w:r w:rsidRPr="0061484F">
        <w:rPr>
          <w:lang w:val="en-US"/>
        </w:rPr>
        <w:t>Not found:</w:t>
      </w:r>
    </w:p>
    <w:p w14:paraId="743FF899" w14:textId="77777777" w:rsidR="00025FA2" w:rsidRDefault="00025FA2">
      <w:pPr>
        <w:pStyle w:val="CommentText"/>
      </w:pPr>
      <w:r>
        <w:t>M. Collins et al., 2013</w:t>
      </w:r>
    </w:p>
    <w:p w14:paraId="50F7ACF6" w14:textId="77777777" w:rsidR="00025FA2" w:rsidRDefault="00025FA2">
      <w:pPr>
        <w:pStyle w:val="CommentText"/>
      </w:pPr>
      <w:r>
        <w:t>T.F. Stocker et al., 2013</w:t>
      </w:r>
    </w:p>
    <w:p w14:paraId="1E0826B2" w14:textId="77777777" w:rsidR="00025FA2" w:rsidRDefault="00025FA2">
      <w:pPr>
        <w:pStyle w:val="CommentText"/>
      </w:pPr>
    </w:p>
    <w:p w14:paraId="44D178B4" w14:textId="77777777" w:rsidR="00025FA2" w:rsidRPr="0061484F" w:rsidRDefault="00025FA2">
      <w:pPr>
        <w:pStyle w:val="CommentText"/>
        <w:rPr>
          <w:lang w:val="en-US"/>
        </w:rPr>
      </w:pPr>
      <w:r w:rsidRPr="0061484F">
        <w:rPr>
          <w:lang w:val="en-US"/>
        </w:rPr>
        <w:t>Extra stuff:</w:t>
      </w:r>
    </w:p>
    <w:p w14:paraId="19DFD1BC" w14:textId="77777777" w:rsidR="00025FA2" w:rsidRPr="0061484F" w:rsidRDefault="00025FA2">
      <w:pPr>
        <w:pStyle w:val="CommentText"/>
        <w:rPr>
          <w:lang w:val="en-US"/>
        </w:rPr>
      </w:pPr>
      <w:r w:rsidRPr="0061484F">
        <w:rPr>
          <w:lang w:val="en-US"/>
        </w:rPr>
        <w:t>(Collins et al., 2013a; ; Stocker et al., 2013b)</w:t>
      </w:r>
    </w:p>
    <w:p w14:paraId="09789ED6" w14:textId="77777777" w:rsidR="00025FA2" w:rsidRPr="0061484F" w:rsidRDefault="00025FA2">
      <w:pPr>
        <w:pStyle w:val="CommentText"/>
        <w:rPr>
          <w:lang w:val="en-US"/>
        </w:rPr>
      </w:pPr>
    </w:p>
    <w:p w14:paraId="7C83C570" w14:textId="77777777" w:rsidR="00025FA2" w:rsidRPr="0061484F" w:rsidRDefault="00025FA2">
      <w:pPr>
        <w:pStyle w:val="CommentText"/>
        <w:rPr>
          <w:lang w:val="en-US"/>
        </w:rPr>
      </w:pPr>
      <w:r w:rsidRPr="0061484F">
        <w:rPr>
          <w:lang w:val="en-US"/>
        </w:rPr>
        <w:t>Correct:</w:t>
      </w:r>
    </w:p>
    <w:p w14:paraId="18C5291E" w14:textId="663A4BCD" w:rsidR="00025FA2" w:rsidRPr="0061484F" w:rsidRDefault="00025FA2">
      <w:pPr>
        <w:pStyle w:val="CommentText"/>
        <w:rPr>
          <w:lang w:val="en-US"/>
        </w:rPr>
      </w:pPr>
      <w:r w:rsidRPr="0061484F">
        <w:rPr>
          <w:lang w:val="en-US"/>
        </w:rPr>
        <w:t>(M. Collins et al., 2013; IPCC, 2013b; T.F. Stocker et al., 2013)</w:t>
      </w:r>
    </w:p>
  </w:comment>
  <w:comment w:id="5859" w:author="Soapbox" w:date="2021-07-20T05:13:00Z" w:initials="SBX">
    <w:p w14:paraId="1F541611" w14:textId="55E29EAF" w:rsidR="00095BA6" w:rsidRDefault="00095BA6">
      <w:pPr>
        <w:pStyle w:val="CommentText"/>
      </w:pPr>
      <w:r>
        <w:rPr>
          <w:rStyle w:val="CommentReference"/>
        </w:rPr>
        <w:annotationRef/>
      </w:r>
      <w:r>
        <w:t xml:space="preserve">Spell out? </w:t>
      </w:r>
      <w:r w:rsidRPr="00095BA6">
        <w:rPr>
          <w:rFonts w:cs="Times New Roman"/>
          <w:color w:val="000000"/>
          <w:sz w:val="20"/>
          <w:szCs w:val="20"/>
          <w:lang w:eastAsia="en-GB"/>
        </w:rPr>
        <w:t>Representative Concentration Pathway (RCP)</w:t>
      </w:r>
      <w:r>
        <w:rPr>
          <w:rFonts w:cs="Times New Roman"/>
          <w:color w:val="000000"/>
          <w:sz w:val="20"/>
          <w:szCs w:val="20"/>
          <w:lang w:eastAsia="en-GB"/>
        </w:rPr>
        <w:t>?</w:t>
      </w:r>
    </w:p>
  </w:comment>
  <w:comment w:id="5860" w:author="Soapbox" w:date="2021-07-22T08:48:00Z" w:initials="SBX">
    <w:p w14:paraId="55C1673A" w14:textId="6E5A59E7" w:rsidR="00425751" w:rsidRPr="00425751" w:rsidRDefault="00425751" w:rsidP="00425751">
      <w:pPr>
        <w:tabs>
          <w:tab w:val="left" w:pos="2379"/>
        </w:tabs>
        <w:rPr>
          <w:lang w:val="en-GB"/>
        </w:rPr>
      </w:pPr>
      <w:r>
        <w:rPr>
          <w:rStyle w:val="CommentReference"/>
        </w:rPr>
        <w:annotationRef/>
      </w:r>
      <w:r>
        <w:t xml:space="preserve">Q: Spell out? </w:t>
      </w:r>
      <w:r>
        <w:rPr>
          <w:lang w:val="en-GB"/>
        </w:rPr>
        <w:t>Shared Socio-economic Pathway (</w:t>
      </w:r>
      <w:r w:rsidRPr="001132BE">
        <w:rPr>
          <w:lang w:val="en-GB"/>
        </w:rPr>
        <w:t>SSP</w:t>
      </w:r>
      <w:r>
        <w:rPr>
          <w:lang w:val="en-GB"/>
        </w:rPr>
        <w:t>)</w:t>
      </w:r>
    </w:p>
  </w:comment>
  <w:comment w:id="5861" w:author="Robin Matthews" w:date="2021-06-17T14:03:00Z" w:initials="RM">
    <w:p w14:paraId="7FE74436" w14:textId="77777777" w:rsidR="00025FA2" w:rsidRPr="0061484F" w:rsidRDefault="00025FA2">
      <w:pPr>
        <w:pStyle w:val="CommentText"/>
        <w:rPr>
          <w:lang w:val="en-US"/>
        </w:rPr>
      </w:pPr>
      <w:r>
        <w:rPr>
          <w:rStyle w:val="CommentReference"/>
        </w:rPr>
        <w:annotationRef/>
      </w:r>
      <w:r w:rsidRPr="0061484F">
        <w:rPr>
          <w:lang w:val="en-US"/>
        </w:rPr>
        <w:t>Not found:</w:t>
      </w:r>
    </w:p>
    <w:p w14:paraId="7B49CEF7" w14:textId="77777777" w:rsidR="00025FA2" w:rsidRDefault="00025FA2">
      <w:pPr>
        <w:pStyle w:val="CommentText"/>
      </w:pPr>
      <w:r>
        <w:t>M. Collins et al., 2013</w:t>
      </w:r>
    </w:p>
    <w:p w14:paraId="615E3F9B" w14:textId="77777777" w:rsidR="00025FA2" w:rsidRDefault="00025FA2">
      <w:pPr>
        <w:pStyle w:val="CommentText"/>
      </w:pPr>
      <w:r>
        <w:t>T.F. Stocker et al., 2013</w:t>
      </w:r>
    </w:p>
    <w:p w14:paraId="5DCA3A65" w14:textId="77777777" w:rsidR="00025FA2" w:rsidRDefault="00025FA2">
      <w:pPr>
        <w:pStyle w:val="CommentText"/>
      </w:pPr>
      <w:r>
        <w:t>Millar et al., 2017b</w:t>
      </w:r>
    </w:p>
    <w:p w14:paraId="526A07C9" w14:textId="77777777" w:rsidR="00025FA2" w:rsidRDefault="00025FA2">
      <w:pPr>
        <w:pStyle w:val="CommentText"/>
      </w:pPr>
    </w:p>
    <w:p w14:paraId="0F85E64A" w14:textId="77777777" w:rsidR="00025FA2" w:rsidRDefault="00025FA2">
      <w:pPr>
        <w:pStyle w:val="CommentText"/>
      </w:pPr>
      <w:r>
        <w:t>Extra stuff:</w:t>
      </w:r>
    </w:p>
    <w:p w14:paraId="1E06E5FA" w14:textId="77777777" w:rsidR="00025FA2" w:rsidRDefault="00025FA2">
      <w:pPr>
        <w:pStyle w:val="CommentText"/>
      </w:pPr>
      <w:r>
        <w:t>(Collins et al., 2013a; Stocker et al., 2013b; ; Millar et al., 2017a)</w:t>
      </w:r>
    </w:p>
    <w:p w14:paraId="77E517CA" w14:textId="77777777" w:rsidR="00025FA2" w:rsidRDefault="00025FA2">
      <w:pPr>
        <w:pStyle w:val="CommentText"/>
      </w:pPr>
    </w:p>
    <w:p w14:paraId="542729E9" w14:textId="77777777" w:rsidR="00025FA2" w:rsidRDefault="00025FA2">
      <w:pPr>
        <w:pStyle w:val="CommentText"/>
      </w:pPr>
      <w:r>
        <w:t>Correct:</w:t>
      </w:r>
    </w:p>
    <w:p w14:paraId="4F4611BE" w14:textId="26F19C12" w:rsidR="00025FA2" w:rsidRDefault="00025FA2">
      <w:pPr>
        <w:pStyle w:val="CommentText"/>
      </w:pPr>
      <w:r>
        <w:t>(M. Collins et al., 2013; T.F. Stocker et al., 2013; Friedlingstein et al., 2014a; Millar et al., 2017b)</w:t>
      </w:r>
    </w:p>
  </w:comment>
  <w:comment w:id="5868" w:author="Robin Matthews" w:date="2021-06-17T14:04:00Z" w:initials="RM">
    <w:p w14:paraId="22CC98FC" w14:textId="77777777" w:rsidR="00025FA2" w:rsidRPr="0061484F" w:rsidRDefault="00025FA2">
      <w:pPr>
        <w:pStyle w:val="CommentText"/>
        <w:rPr>
          <w:lang w:val="en-US"/>
        </w:rPr>
      </w:pPr>
      <w:r>
        <w:rPr>
          <w:rStyle w:val="CommentReference"/>
        </w:rPr>
        <w:annotationRef/>
      </w:r>
      <w:r w:rsidRPr="0061484F">
        <w:rPr>
          <w:lang w:val="en-US"/>
        </w:rPr>
        <w:t>Not found:</w:t>
      </w:r>
    </w:p>
    <w:p w14:paraId="4107E96E" w14:textId="77777777" w:rsidR="00025FA2" w:rsidRPr="0061484F" w:rsidRDefault="00025FA2">
      <w:pPr>
        <w:pStyle w:val="CommentText"/>
        <w:rPr>
          <w:lang w:val="en-US"/>
        </w:rPr>
      </w:pPr>
      <w:r w:rsidRPr="0061484F">
        <w:rPr>
          <w:lang w:val="en-US"/>
        </w:rPr>
        <w:t>Rogelj et al., 2015a, 2016, 2018b</w:t>
      </w:r>
    </w:p>
    <w:p w14:paraId="0B8FC8F4" w14:textId="77777777" w:rsidR="00025FA2" w:rsidRPr="0061484F" w:rsidRDefault="00025FA2">
      <w:pPr>
        <w:pStyle w:val="CommentText"/>
        <w:rPr>
          <w:lang w:val="en-US"/>
        </w:rPr>
      </w:pPr>
    </w:p>
    <w:p w14:paraId="3C704588" w14:textId="77777777" w:rsidR="00025FA2" w:rsidRPr="0061484F" w:rsidRDefault="00025FA2">
      <w:pPr>
        <w:pStyle w:val="CommentText"/>
        <w:rPr>
          <w:lang w:val="en-US"/>
        </w:rPr>
      </w:pPr>
      <w:r w:rsidRPr="0061484F">
        <w:rPr>
          <w:lang w:val="en-US"/>
        </w:rPr>
        <w:t>Extra stuff:</w:t>
      </w:r>
    </w:p>
    <w:p w14:paraId="3566D10E" w14:textId="77777777" w:rsidR="00025FA2" w:rsidRPr="0061484F" w:rsidRDefault="00025FA2">
      <w:pPr>
        <w:pStyle w:val="CommentText"/>
        <w:rPr>
          <w:lang w:val="en-US"/>
        </w:rPr>
      </w:pPr>
      <w:r w:rsidRPr="0061484F">
        <w:rPr>
          <w:lang w:val="en-US"/>
        </w:rPr>
        <w:t>(; ; ; Rogelj et al., 2015a, 2016, 2018)</w:t>
      </w:r>
    </w:p>
    <w:p w14:paraId="68D423D5" w14:textId="77777777" w:rsidR="00025FA2" w:rsidRPr="0061484F" w:rsidRDefault="00025FA2">
      <w:pPr>
        <w:pStyle w:val="CommentText"/>
        <w:rPr>
          <w:lang w:val="en-US"/>
        </w:rPr>
      </w:pPr>
    </w:p>
    <w:p w14:paraId="2D5B6FB6" w14:textId="77777777" w:rsidR="00025FA2" w:rsidRPr="0061484F" w:rsidRDefault="00025FA2">
      <w:pPr>
        <w:pStyle w:val="CommentText"/>
        <w:rPr>
          <w:lang w:val="en-US"/>
        </w:rPr>
      </w:pPr>
      <w:r w:rsidRPr="0061484F">
        <w:rPr>
          <w:lang w:val="en-US"/>
        </w:rPr>
        <w:t>Correct:</w:t>
      </w:r>
    </w:p>
    <w:p w14:paraId="54D89AAA" w14:textId="27D95450" w:rsidR="00025FA2" w:rsidRPr="0061484F" w:rsidRDefault="00025FA2">
      <w:pPr>
        <w:pStyle w:val="CommentText"/>
        <w:rPr>
          <w:lang w:val="en-US"/>
        </w:rPr>
      </w:pPr>
      <w:r w:rsidRPr="0061484F">
        <w:rPr>
          <w:lang w:val="en-US"/>
        </w:rPr>
        <w:t>(Joos et al., 2013; Ricke and Caldeira, 2014; Rogelj et al., 2015a, 2016, 2018b; Zickfeld and Herrington, 2015)</w:t>
      </w:r>
    </w:p>
  </w:comment>
  <w:comment w:id="5873" w:author="Robin Matthews" w:date="2021-06-17T14:04:00Z" w:initials="RM">
    <w:p w14:paraId="07058EBF" w14:textId="77777777" w:rsidR="00025FA2" w:rsidRPr="0061484F" w:rsidRDefault="00025FA2">
      <w:pPr>
        <w:pStyle w:val="CommentText"/>
        <w:rPr>
          <w:lang w:val="en-US"/>
        </w:rPr>
      </w:pPr>
      <w:r>
        <w:rPr>
          <w:rStyle w:val="CommentReference"/>
        </w:rPr>
        <w:annotationRef/>
      </w:r>
      <w:r w:rsidRPr="0061484F">
        <w:rPr>
          <w:lang w:val="en-US"/>
        </w:rPr>
        <w:t>Not found:</w:t>
      </w:r>
    </w:p>
    <w:p w14:paraId="2BF0C80D" w14:textId="77777777" w:rsidR="00025FA2" w:rsidRPr="0061484F" w:rsidRDefault="00025FA2">
      <w:pPr>
        <w:pStyle w:val="CommentText"/>
        <w:rPr>
          <w:lang w:val="en-US"/>
        </w:rPr>
      </w:pPr>
      <w:r w:rsidRPr="0061484F">
        <w:rPr>
          <w:lang w:val="en-US"/>
        </w:rPr>
        <w:t>W.J. Collins et al.</w:t>
      </w:r>
    </w:p>
    <w:p w14:paraId="1C37D8BB" w14:textId="77777777" w:rsidR="00025FA2" w:rsidRPr="0061484F" w:rsidRDefault="00025FA2">
      <w:pPr>
        <w:pStyle w:val="CommentText"/>
        <w:rPr>
          <w:lang w:val="en-US"/>
        </w:rPr>
      </w:pPr>
    </w:p>
    <w:p w14:paraId="10074B4D" w14:textId="77777777" w:rsidR="00025FA2" w:rsidRPr="0061484F" w:rsidRDefault="00025FA2">
      <w:pPr>
        <w:pStyle w:val="CommentText"/>
        <w:rPr>
          <w:lang w:val="en-US"/>
        </w:rPr>
      </w:pPr>
      <w:r w:rsidRPr="0061484F">
        <w:rPr>
          <w:lang w:val="en-US"/>
        </w:rPr>
        <w:t>Extra stuff:</w:t>
      </w:r>
    </w:p>
    <w:p w14:paraId="79A2D2FB" w14:textId="77777777" w:rsidR="00025FA2" w:rsidRPr="0061484F" w:rsidRDefault="00025FA2">
      <w:pPr>
        <w:pStyle w:val="CommentText"/>
        <w:rPr>
          <w:lang w:val="en-US"/>
        </w:rPr>
      </w:pPr>
      <w:r w:rsidRPr="0061484F">
        <w:rPr>
          <w:lang w:val="en-US"/>
        </w:rPr>
        <w:t>(Collins et al., b)</w:t>
      </w:r>
    </w:p>
    <w:p w14:paraId="617A42FC" w14:textId="77777777" w:rsidR="00025FA2" w:rsidRPr="0061484F" w:rsidRDefault="00025FA2">
      <w:pPr>
        <w:pStyle w:val="CommentText"/>
        <w:rPr>
          <w:lang w:val="en-US"/>
        </w:rPr>
      </w:pPr>
    </w:p>
    <w:p w14:paraId="0E2A8D19" w14:textId="77777777" w:rsidR="00025FA2" w:rsidRPr="0061484F" w:rsidRDefault="00025FA2">
      <w:pPr>
        <w:pStyle w:val="CommentText"/>
        <w:rPr>
          <w:lang w:val="en-US"/>
        </w:rPr>
      </w:pPr>
      <w:r w:rsidRPr="0061484F">
        <w:rPr>
          <w:lang w:val="en-US"/>
        </w:rPr>
        <w:t>Correct:</w:t>
      </w:r>
    </w:p>
    <w:p w14:paraId="20803C7B" w14:textId="77777777" w:rsidR="00025FA2" w:rsidRDefault="00025FA2">
      <w:pPr>
        <w:pStyle w:val="CommentText"/>
      </w:pPr>
      <w:r>
        <w:t>W.J. Collins et al. (2013)</w:t>
      </w:r>
    </w:p>
    <w:p w14:paraId="455016DE" w14:textId="729D0649" w:rsidR="00025FA2" w:rsidRDefault="00025FA2">
      <w:pPr>
        <w:pStyle w:val="CommentText"/>
      </w:pPr>
      <w:r>
        <w:t>(W.J. Collins et al., 2013)</w:t>
      </w:r>
    </w:p>
  </w:comment>
  <w:comment w:id="5880" w:author="Robin Matthews" w:date="2021-06-17T14:04:00Z" w:initials="RM">
    <w:p w14:paraId="28572763" w14:textId="77777777" w:rsidR="00025FA2" w:rsidRPr="0061484F" w:rsidRDefault="00025FA2">
      <w:pPr>
        <w:pStyle w:val="CommentText"/>
        <w:rPr>
          <w:lang w:val="en-US"/>
        </w:rPr>
      </w:pPr>
      <w:r>
        <w:rPr>
          <w:rStyle w:val="CommentReference"/>
        </w:rPr>
        <w:annotationRef/>
      </w:r>
      <w:r w:rsidRPr="0061484F">
        <w:rPr>
          <w:lang w:val="en-US"/>
        </w:rPr>
        <w:t>Not found:</w:t>
      </w:r>
    </w:p>
    <w:p w14:paraId="2AF19F17" w14:textId="77777777" w:rsidR="00025FA2" w:rsidRPr="0061484F" w:rsidRDefault="00025FA2">
      <w:pPr>
        <w:pStyle w:val="CommentText"/>
        <w:rPr>
          <w:lang w:val="en-US"/>
        </w:rPr>
      </w:pPr>
      <w:r w:rsidRPr="0061484F">
        <w:rPr>
          <w:lang w:val="en-US"/>
        </w:rPr>
        <w:t>Friedlingstein et al., 2014a</w:t>
      </w:r>
    </w:p>
    <w:p w14:paraId="14D134D1" w14:textId="77777777" w:rsidR="00025FA2" w:rsidRDefault="00025FA2">
      <w:pPr>
        <w:pStyle w:val="CommentText"/>
      </w:pPr>
      <w:r>
        <w:t>Millar et al., 2017b</w:t>
      </w:r>
    </w:p>
    <w:p w14:paraId="1A080B65" w14:textId="77777777" w:rsidR="00025FA2" w:rsidRDefault="00025FA2">
      <w:pPr>
        <w:pStyle w:val="CommentText"/>
      </w:pPr>
      <w:r>
        <w:t>Tokarska et al., 2018</w:t>
      </w:r>
    </w:p>
    <w:p w14:paraId="2DA56A4D" w14:textId="77777777" w:rsidR="00025FA2" w:rsidRDefault="00025FA2">
      <w:pPr>
        <w:pStyle w:val="CommentText"/>
      </w:pPr>
    </w:p>
    <w:p w14:paraId="1A63F633" w14:textId="77777777" w:rsidR="00025FA2" w:rsidRPr="0061484F" w:rsidRDefault="00025FA2">
      <w:pPr>
        <w:pStyle w:val="CommentText"/>
        <w:rPr>
          <w:lang w:val="en-US"/>
        </w:rPr>
      </w:pPr>
      <w:r w:rsidRPr="0061484F">
        <w:rPr>
          <w:lang w:val="en-US"/>
        </w:rPr>
        <w:t>Extra stuff:</w:t>
      </w:r>
    </w:p>
    <w:p w14:paraId="06A66A03" w14:textId="77777777" w:rsidR="00025FA2" w:rsidRPr="0061484F" w:rsidRDefault="00025FA2">
      <w:pPr>
        <w:pStyle w:val="CommentText"/>
        <w:rPr>
          <w:lang w:val="en-US"/>
        </w:rPr>
      </w:pPr>
      <w:r w:rsidRPr="0061484F">
        <w:rPr>
          <w:lang w:val="en-US"/>
        </w:rPr>
        <w:t>(Friedlingstein et al., 2014; ; Millar et al., 2017; ; Tokarska and Gillett, 2018)</w:t>
      </w:r>
    </w:p>
    <w:p w14:paraId="0D75B47B" w14:textId="77777777" w:rsidR="00025FA2" w:rsidRPr="0061484F" w:rsidRDefault="00025FA2">
      <w:pPr>
        <w:pStyle w:val="CommentText"/>
        <w:rPr>
          <w:lang w:val="en-US"/>
        </w:rPr>
      </w:pPr>
    </w:p>
    <w:p w14:paraId="58497E3A" w14:textId="77777777" w:rsidR="00025FA2" w:rsidRDefault="00025FA2">
      <w:pPr>
        <w:pStyle w:val="CommentText"/>
      </w:pPr>
      <w:r>
        <w:t>Correct:</w:t>
      </w:r>
    </w:p>
    <w:p w14:paraId="030BD1FC" w14:textId="3E661C35" w:rsidR="00025FA2" w:rsidRDefault="00025FA2">
      <w:pPr>
        <w:pStyle w:val="CommentText"/>
      </w:pPr>
      <w:r>
        <w:t>(Friedlingstein et al., 2014a; Matthews et al., 2017; Millar et al., 2017b; Goodwin et al., 2018; Tokarska et al., 2018)</w:t>
      </w:r>
    </w:p>
  </w:comment>
  <w:comment w:id="5881" w:author="Robin Matthews" w:date="2021-06-17T18:52:00Z" w:initials="RM">
    <w:p w14:paraId="650DCA84" w14:textId="34DAFD41" w:rsidR="00F24450" w:rsidRPr="0061484F" w:rsidRDefault="00F24450">
      <w:pPr>
        <w:pStyle w:val="CommentText"/>
        <w:rPr>
          <w:lang w:val="en-US"/>
        </w:rPr>
      </w:pPr>
      <w:r>
        <w:rPr>
          <w:rStyle w:val="CommentReference"/>
        </w:rPr>
        <w:annotationRef/>
      </w:r>
      <w:r w:rsidRPr="0061484F">
        <w:rPr>
          <w:lang w:val="en-US"/>
        </w:rPr>
        <w:t>Mendeley field contains Tokarska et al., 2018 rather than Tokarska and Gillett, 2018. Which one to use?</w:t>
      </w:r>
    </w:p>
  </w:comment>
  <w:comment w:id="5890" w:author="Soapbox" w:date="2021-07-22T08:57:00Z" w:initials="SBX">
    <w:p w14:paraId="31C76935" w14:textId="795F9F8F" w:rsidR="000542E4" w:rsidRDefault="000542E4">
      <w:pPr>
        <w:pStyle w:val="CommentText"/>
      </w:pPr>
      <w:r>
        <w:rPr>
          <w:rStyle w:val="CommentReference"/>
        </w:rPr>
        <w:annotationRef/>
      </w:r>
      <w:r>
        <w:t>Note: just putting the elements in the order in which they appear below.</w:t>
      </w:r>
    </w:p>
  </w:comment>
  <w:comment w:id="5895" w:author="Robin Matthews" w:date="2021-06-17T14:04:00Z" w:initials="RM">
    <w:p w14:paraId="088163D5" w14:textId="77777777" w:rsidR="00025FA2" w:rsidRPr="0061484F" w:rsidRDefault="00025FA2">
      <w:pPr>
        <w:pStyle w:val="CommentText"/>
        <w:rPr>
          <w:lang w:val="en-US"/>
        </w:rPr>
      </w:pPr>
      <w:r>
        <w:rPr>
          <w:rStyle w:val="CommentReference"/>
        </w:rPr>
        <w:annotationRef/>
      </w:r>
      <w:r w:rsidRPr="0061484F">
        <w:rPr>
          <w:lang w:val="en-US"/>
        </w:rPr>
        <w:t>Not found:</w:t>
      </w:r>
    </w:p>
    <w:p w14:paraId="2C92CC91" w14:textId="77777777" w:rsidR="00025FA2" w:rsidRPr="0061484F" w:rsidRDefault="00025FA2">
      <w:pPr>
        <w:pStyle w:val="CommentText"/>
        <w:rPr>
          <w:lang w:val="en-US"/>
        </w:rPr>
      </w:pPr>
      <w:r w:rsidRPr="0061484F">
        <w:rPr>
          <w:lang w:val="en-US"/>
        </w:rPr>
        <w:t>Millar et al., 2017b</w:t>
      </w:r>
    </w:p>
    <w:p w14:paraId="28AC95FC" w14:textId="77777777" w:rsidR="00025FA2" w:rsidRPr="0061484F" w:rsidRDefault="00025FA2">
      <w:pPr>
        <w:pStyle w:val="CommentText"/>
        <w:rPr>
          <w:lang w:val="en-US"/>
        </w:rPr>
      </w:pPr>
    </w:p>
    <w:p w14:paraId="035A58A2" w14:textId="77777777" w:rsidR="00025FA2" w:rsidRPr="0061484F" w:rsidRDefault="00025FA2">
      <w:pPr>
        <w:pStyle w:val="CommentText"/>
        <w:rPr>
          <w:lang w:val="en-US"/>
        </w:rPr>
      </w:pPr>
      <w:r w:rsidRPr="0061484F">
        <w:rPr>
          <w:lang w:val="en-US"/>
        </w:rPr>
        <w:t>Extra stuff:</w:t>
      </w:r>
    </w:p>
    <w:p w14:paraId="723AB821" w14:textId="77777777" w:rsidR="00025FA2" w:rsidRDefault="00025FA2">
      <w:pPr>
        <w:pStyle w:val="CommentText"/>
      </w:pPr>
      <w:r>
        <w:t>(; ; ; Millar et al., 2017a; ; ; ; )</w:t>
      </w:r>
    </w:p>
    <w:p w14:paraId="6B9475B0" w14:textId="77777777" w:rsidR="00025FA2" w:rsidRDefault="00025FA2">
      <w:pPr>
        <w:pStyle w:val="CommentText"/>
      </w:pPr>
    </w:p>
    <w:p w14:paraId="2A8BB6B1" w14:textId="77777777" w:rsidR="00025FA2" w:rsidRDefault="00025FA2">
      <w:pPr>
        <w:pStyle w:val="CommentText"/>
      </w:pPr>
      <w:r>
        <w:t>Correct:</w:t>
      </w:r>
    </w:p>
    <w:p w14:paraId="4B04468C" w14:textId="235D4E8B" w:rsidR="00025FA2" w:rsidRDefault="00025FA2">
      <w:pPr>
        <w:pStyle w:val="CommentText"/>
      </w:pPr>
      <w:r>
        <w:t>(Rogelj et al., 2015a; Haustein et al., 2017; Matthews et al., 2017, 2021; Millar et al., 2017b; Gasser et al., 2018; Lowe and Bernie, 2018; Tokarska et al., 2018; Nicholls et al., 2020)</w:t>
      </w:r>
    </w:p>
  </w:comment>
  <w:comment w:id="5898" w:author="Robin Matthews" w:date="2021-06-17T14:04:00Z" w:initials="RM">
    <w:p w14:paraId="2D3722F3" w14:textId="77777777" w:rsidR="00025FA2" w:rsidRPr="0061484F" w:rsidRDefault="00025FA2">
      <w:pPr>
        <w:pStyle w:val="CommentText"/>
        <w:rPr>
          <w:lang w:val="en-US"/>
        </w:rPr>
      </w:pPr>
      <w:r>
        <w:rPr>
          <w:rStyle w:val="CommentReference"/>
        </w:rPr>
        <w:annotationRef/>
      </w:r>
      <w:r w:rsidRPr="0061484F">
        <w:rPr>
          <w:lang w:val="en-US"/>
        </w:rPr>
        <w:t>Not found:</w:t>
      </w:r>
    </w:p>
    <w:p w14:paraId="5A930330" w14:textId="77777777" w:rsidR="00025FA2" w:rsidRPr="0061484F" w:rsidRDefault="00025FA2">
      <w:pPr>
        <w:pStyle w:val="CommentText"/>
        <w:rPr>
          <w:lang w:val="en-US"/>
        </w:rPr>
      </w:pPr>
      <w:r w:rsidRPr="0061484F">
        <w:rPr>
          <w:lang w:val="en-US"/>
        </w:rPr>
        <w:t>M. Collins et al., 2013</w:t>
      </w:r>
    </w:p>
    <w:p w14:paraId="4EEDAC3B" w14:textId="77777777" w:rsidR="00025FA2" w:rsidRPr="0061484F" w:rsidRDefault="00025FA2">
      <w:pPr>
        <w:pStyle w:val="CommentText"/>
        <w:rPr>
          <w:lang w:val="en-US"/>
        </w:rPr>
      </w:pPr>
    </w:p>
    <w:p w14:paraId="7094340E" w14:textId="77777777" w:rsidR="00025FA2" w:rsidRPr="0061484F" w:rsidRDefault="00025FA2">
      <w:pPr>
        <w:pStyle w:val="CommentText"/>
        <w:rPr>
          <w:lang w:val="en-US"/>
        </w:rPr>
      </w:pPr>
      <w:r w:rsidRPr="0061484F">
        <w:rPr>
          <w:lang w:val="en-US"/>
        </w:rPr>
        <w:t>Extra stuff:</w:t>
      </w:r>
    </w:p>
    <w:p w14:paraId="443C5D65" w14:textId="77777777" w:rsidR="00025FA2" w:rsidRPr="0061484F" w:rsidRDefault="00025FA2">
      <w:pPr>
        <w:pStyle w:val="CommentText"/>
        <w:rPr>
          <w:lang w:val="en-US"/>
        </w:rPr>
      </w:pPr>
      <w:r w:rsidRPr="0061484F">
        <w:rPr>
          <w:lang w:val="en-US"/>
        </w:rPr>
        <w:t>(Collins et al., 2013; )</w:t>
      </w:r>
    </w:p>
    <w:p w14:paraId="2514D4C6" w14:textId="77777777" w:rsidR="00025FA2" w:rsidRPr="0061484F" w:rsidRDefault="00025FA2">
      <w:pPr>
        <w:pStyle w:val="CommentText"/>
        <w:rPr>
          <w:lang w:val="en-US"/>
        </w:rPr>
      </w:pPr>
    </w:p>
    <w:p w14:paraId="70987A7F" w14:textId="77777777" w:rsidR="00025FA2" w:rsidRPr="0061484F" w:rsidRDefault="00025FA2">
      <w:pPr>
        <w:pStyle w:val="CommentText"/>
        <w:rPr>
          <w:lang w:val="en-US"/>
        </w:rPr>
      </w:pPr>
      <w:r w:rsidRPr="0061484F">
        <w:rPr>
          <w:lang w:val="en-US"/>
        </w:rPr>
        <w:t>Correct:</w:t>
      </w:r>
    </w:p>
    <w:p w14:paraId="2E39ADF6" w14:textId="24A05F23" w:rsidR="00025FA2" w:rsidRDefault="00025FA2">
      <w:pPr>
        <w:pStyle w:val="CommentText"/>
      </w:pPr>
      <w:r>
        <w:t>(M. Collins et al., 2013; Clarke et al., 2014)</w:t>
      </w:r>
    </w:p>
  </w:comment>
  <w:comment w:id="5915" w:author="Robin Matthews" w:date="2021-06-17T14:04:00Z" w:initials="RM">
    <w:p w14:paraId="67C61067" w14:textId="77777777" w:rsidR="00025FA2" w:rsidRPr="0061484F" w:rsidRDefault="00025FA2">
      <w:pPr>
        <w:pStyle w:val="CommentText"/>
        <w:rPr>
          <w:lang w:val="en-US"/>
        </w:rPr>
      </w:pPr>
      <w:r>
        <w:rPr>
          <w:rStyle w:val="CommentReference"/>
        </w:rPr>
        <w:annotationRef/>
      </w:r>
      <w:r w:rsidRPr="0061484F">
        <w:rPr>
          <w:lang w:val="en-US"/>
        </w:rPr>
        <w:t>Not found:</w:t>
      </w:r>
    </w:p>
    <w:p w14:paraId="5084F119" w14:textId="77777777" w:rsidR="00025FA2" w:rsidRPr="0061484F" w:rsidRDefault="00025FA2">
      <w:pPr>
        <w:pStyle w:val="CommentText"/>
        <w:rPr>
          <w:lang w:val="en-US"/>
        </w:rPr>
      </w:pPr>
      <w:r w:rsidRPr="0061484F">
        <w:rPr>
          <w:lang w:val="en-US"/>
        </w:rPr>
        <w:t>W.J. Collins et al.</w:t>
      </w:r>
    </w:p>
    <w:p w14:paraId="1526B420" w14:textId="77777777" w:rsidR="00025FA2" w:rsidRPr="0061484F" w:rsidRDefault="00025FA2">
      <w:pPr>
        <w:pStyle w:val="CommentText"/>
        <w:rPr>
          <w:lang w:val="en-US"/>
        </w:rPr>
      </w:pPr>
    </w:p>
    <w:p w14:paraId="024E1C7A" w14:textId="77777777" w:rsidR="00025FA2" w:rsidRPr="0061484F" w:rsidRDefault="00025FA2">
      <w:pPr>
        <w:pStyle w:val="CommentText"/>
        <w:rPr>
          <w:lang w:val="en-US"/>
        </w:rPr>
      </w:pPr>
      <w:r w:rsidRPr="0061484F">
        <w:rPr>
          <w:lang w:val="en-US"/>
        </w:rPr>
        <w:t>Extra stuff:</w:t>
      </w:r>
    </w:p>
    <w:p w14:paraId="6C2D349A" w14:textId="77777777" w:rsidR="00025FA2" w:rsidRPr="0061484F" w:rsidRDefault="00025FA2">
      <w:pPr>
        <w:pStyle w:val="CommentText"/>
        <w:rPr>
          <w:lang w:val="en-US"/>
        </w:rPr>
      </w:pPr>
      <w:r w:rsidRPr="0061484F">
        <w:rPr>
          <w:lang w:val="en-US"/>
        </w:rPr>
        <w:t>(Collins et al., b)</w:t>
      </w:r>
    </w:p>
    <w:p w14:paraId="69B465D1" w14:textId="77777777" w:rsidR="00025FA2" w:rsidRPr="0061484F" w:rsidRDefault="00025FA2">
      <w:pPr>
        <w:pStyle w:val="CommentText"/>
        <w:rPr>
          <w:lang w:val="en-US"/>
        </w:rPr>
      </w:pPr>
    </w:p>
    <w:p w14:paraId="160A807C" w14:textId="77777777" w:rsidR="00025FA2" w:rsidRPr="0061484F" w:rsidRDefault="00025FA2">
      <w:pPr>
        <w:pStyle w:val="CommentText"/>
        <w:rPr>
          <w:lang w:val="en-US"/>
        </w:rPr>
      </w:pPr>
      <w:r w:rsidRPr="0061484F">
        <w:rPr>
          <w:lang w:val="en-US"/>
        </w:rPr>
        <w:t>Correct:</w:t>
      </w:r>
    </w:p>
    <w:p w14:paraId="27E6FA1F" w14:textId="77777777" w:rsidR="00025FA2" w:rsidRDefault="00025FA2">
      <w:pPr>
        <w:pStyle w:val="CommentText"/>
      </w:pPr>
      <w:r>
        <w:t>W.J. Collins et al. (2013)</w:t>
      </w:r>
    </w:p>
    <w:p w14:paraId="749E2D92" w14:textId="63164808" w:rsidR="00025FA2" w:rsidRDefault="00025FA2">
      <w:pPr>
        <w:pStyle w:val="CommentText"/>
      </w:pPr>
      <w:r>
        <w:t>(W.J. Collins et al., 2013)</w:t>
      </w:r>
    </w:p>
  </w:comment>
  <w:comment w:id="5929" w:author="Robin Matthews" w:date="2021-06-17T14:04:00Z" w:initials="RM">
    <w:p w14:paraId="7FE0ED90" w14:textId="77777777" w:rsidR="00025FA2" w:rsidRPr="0061484F" w:rsidRDefault="00025FA2">
      <w:pPr>
        <w:pStyle w:val="CommentText"/>
        <w:rPr>
          <w:lang w:val="en-US"/>
        </w:rPr>
      </w:pPr>
      <w:r>
        <w:rPr>
          <w:rStyle w:val="CommentReference"/>
        </w:rPr>
        <w:annotationRef/>
      </w:r>
      <w:r w:rsidRPr="0061484F">
        <w:rPr>
          <w:lang w:val="en-US"/>
        </w:rPr>
        <w:t>Not found:</w:t>
      </w:r>
    </w:p>
    <w:p w14:paraId="641E5CF9" w14:textId="77777777" w:rsidR="00025FA2" w:rsidRPr="0061484F" w:rsidRDefault="00025FA2">
      <w:pPr>
        <w:pStyle w:val="CommentText"/>
        <w:rPr>
          <w:lang w:val="en-US"/>
        </w:rPr>
      </w:pPr>
      <w:r w:rsidRPr="0061484F">
        <w:rPr>
          <w:lang w:val="en-US"/>
        </w:rPr>
        <w:t>Millar et al., 2017b</w:t>
      </w:r>
    </w:p>
    <w:p w14:paraId="1907AB02" w14:textId="77777777" w:rsidR="00025FA2" w:rsidRPr="0061484F" w:rsidRDefault="00025FA2">
      <w:pPr>
        <w:pStyle w:val="CommentText"/>
        <w:rPr>
          <w:lang w:val="en-US"/>
        </w:rPr>
      </w:pPr>
    </w:p>
    <w:p w14:paraId="42BE57CE" w14:textId="77777777" w:rsidR="00025FA2" w:rsidRPr="0061484F" w:rsidRDefault="00025FA2">
      <w:pPr>
        <w:pStyle w:val="CommentText"/>
        <w:rPr>
          <w:lang w:val="en-US"/>
        </w:rPr>
      </w:pPr>
      <w:r w:rsidRPr="0061484F">
        <w:rPr>
          <w:lang w:val="en-US"/>
        </w:rPr>
        <w:t>Extra stuff:</w:t>
      </w:r>
    </w:p>
    <w:p w14:paraId="4B6543C8" w14:textId="77777777" w:rsidR="00025FA2" w:rsidRPr="0061484F" w:rsidRDefault="00025FA2">
      <w:pPr>
        <w:pStyle w:val="CommentText"/>
        <w:rPr>
          <w:lang w:val="en-US"/>
        </w:rPr>
      </w:pPr>
      <w:r w:rsidRPr="0061484F">
        <w:rPr>
          <w:lang w:val="en-US"/>
        </w:rPr>
        <w:t>(Millar et al., 2017a; )</w:t>
      </w:r>
    </w:p>
    <w:p w14:paraId="478AB688" w14:textId="77777777" w:rsidR="00025FA2" w:rsidRPr="0061484F" w:rsidRDefault="00025FA2">
      <w:pPr>
        <w:pStyle w:val="CommentText"/>
        <w:rPr>
          <w:lang w:val="en-US"/>
        </w:rPr>
      </w:pPr>
    </w:p>
    <w:p w14:paraId="43D8500F" w14:textId="77777777" w:rsidR="00025FA2" w:rsidRPr="0061484F" w:rsidRDefault="00025FA2">
      <w:pPr>
        <w:pStyle w:val="CommentText"/>
        <w:rPr>
          <w:lang w:val="en-US"/>
        </w:rPr>
      </w:pPr>
      <w:r w:rsidRPr="0061484F">
        <w:rPr>
          <w:lang w:val="en-US"/>
        </w:rPr>
        <w:t>Correct:</w:t>
      </w:r>
    </w:p>
    <w:p w14:paraId="102717DD" w14:textId="5C841FFF" w:rsidR="00025FA2" w:rsidRPr="0061484F" w:rsidRDefault="00025FA2">
      <w:pPr>
        <w:pStyle w:val="CommentText"/>
        <w:rPr>
          <w:lang w:val="en-US"/>
        </w:rPr>
      </w:pPr>
      <w:r w:rsidRPr="0061484F">
        <w:rPr>
          <w:lang w:val="en-US"/>
        </w:rPr>
        <w:t>(Millar et al., 2017b; Tokarska and Gillett, 2018)</w:t>
      </w:r>
    </w:p>
  </w:comment>
  <w:comment w:id="5939" w:author="Robin Matthews" w:date="2021-06-17T14:04:00Z" w:initials="RM">
    <w:p w14:paraId="0374D500" w14:textId="77777777" w:rsidR="00025FA2" w:rsidRPr="0061484F" w:rsidRDefault="00025FA2">
      <w:pPr>
        <w:pStyle w:val="CommentText"/>
        <w:rPr>
          <w:lang w:val="en-US"/>
        </w:rPr>
      </w:pPr>
      <w:r>
        <w:rPr>
          <w:rStyle w:val="CommentReference"/>
        </w:rPr>
        <w:annotationRef/>
      </w:r>
      <w:r w:rsidRPr="0061484F">
        <w:rPr>
          <w:lang w:val="en-US"/>
        </w:rPr>
        <w:t>Not found:</w:t>
      </w:r>
    </w:p>
    <w:p w14:paraId="35D42C47" w14:textId="77777777" w:rsidR="00025FA2" w:rsidRPr="0061484F" w:rsidRDefault="00025FA2">
      <w:pPr>
        <w:pStyle w:val="CommentText"/>
        <w:rPr>
          <w:lang w:val="en-US"/>
        </w:rPr>
      </w:pPr>
      <w:r w:rsidRPr="0061484F">
        <w:rPr>
          <w:lang w:val="en-US"/>
        </w:rPr>
        <w:t>Tokarska et al., 2019b</w:t>
      </w:r>
    </w:p>
    <w:p w14:paraId="271DDDC4" w14:textId="77777777" w:rsidR="00025FA2" w:rsidRPr="0061484F" w:rsidRDefault="00025FA2">
      <w:pPr>
        <w:pStyle w:val="CommentText"/>
        <w:rPr>
          <w:lang w:val="en-US"/>
        </w:rPr>
      </w:pPr>
    </w:p>
    <w:p w14:paraId="5E0A5021" w14:textId="77777777" w:rsidR="00025FA2" w:rsidRPr="0061484F" w:rsidRDefault="00025FA2">
      <w:pPr>
        <w:pStyle w:val="CommentText"/>
        <w:rPr>
          <w:lang w:val="en-US"/>
        </w:rPr>
      </w:pPr>
      <w:r w:rsidRPr="0061484F">
        <w:rPr>
          <w:lang w:val="en-US"/>
        </w:rPr>
        <w:t>Extra stuff:</w:t>
      </w:r>
    </w:p>
    <w:p w14:paraId="3CF30BE1" w14:textId="77777777" w:rsidR="00025FA2" w:rsidRPr="0061484F" w:rsidRDefault="00025FA2">
      <w:pPr>
        <w:pStyle w:val="CommentText"/>
        <w:rPr>
          <w:lang w:val="en-US"/>
        </w:rPr>
      </w:pPr>
      <w:r w:rsidRPr="0061484F">
        <w:rPr>
          <w:lang w:val="en-US"/>
        </w:rPr>
        <w:t>(; ; ; ; Tokarska et al., 2019a)</w:t>
      </w:r>
    </w:p>
    <w:p w14:paraId="635B3160" w14:textId="77777777" w:rsidR="00025FA2" w:rsidRPr="0061484F" w:rsidRDefault="00025FA2">
      <w:pPr>
        <w:pStyle w:val="CommentText"/>
        <w:rPr>
          <w:lang w:val="en-US"/>
        </w:rPr>
      </w:pPr>
    </w:p>
    <w:p w14:paraId="672DFB72" w14:textId="77777777" w:rsidR="00025FA2" w:rsidRPr="0061484F" w:rsidRDefault="00025FA2">
      <w:pPr>
        <w:pStyle w:val="CommentText"/>
        <w:rPr>
          <w:lang w:val="en-US"/>
        </w:rPr>
      </w:pPr>
      <w:r w:rsidRPr="0061484F">
        <w:rPr>
          <w:lang w:val="en-US"/>
        </w:rPr>
        <w:t>Correct:</w:t>
      </w:r>
    </w:p>
    <w:p w14:paraId="19585BD7" w14:textId="6A1444FD" w:rsidR="00025FA2" w:rsidRPr="0061484F" w:rsidRDefault="00025FA2">
      <w:pPr>
        <w:pStyle w:val="CommentText"/>
        <w:rPr>
          <w:lang w:val="en-US"/>
        </w:rPr>
      </w:pPr>
      <w:r w:rsidRPr="0061484F">
        <w:rPr>
          <w:lang w:val="en-US"/>
        </w:rPr>
        <w:t>(Cowtan and Way, 2014; Allen et al., 2018; Pfleiderer et al., 2018; Richardson et al., 2018; Tokarska et al., 2019b)</w:t>
      </w:r>
    </w:p>
  </w:comment>
  <w:comment w:id="5956" w:author="Tom Maycock" w:date="2021-09-09T17:02:00Z" w:initials="TM">
    <w:p w14:paraId="3A762305" w14:textId="1AB9A78D" w:rsidR="00820F2B" w:rsidRDefault="00820F2B">
      <w:pPr>
        <w:pStyle w:val="CommentText"/>
      </w:pPr>
      <w:r w:rsidRPr="00820F2B">
        <w:rPr>
          <w:rStyle w:val="CommentReference"/>
          <w:highlight w:val="yellow"/>
        </w:rPr>
        <w:annotationRef/>
      </w:r>
      <w:r w:rsidRPr="00820F2B">
        <w:rPr>
          <w:highlight w:val="yellow"/>
        </w:rPr>
        <w:t>Note that I think this needs to be increase in GSAT, not just GSAT. Please check suggested edits</w:t>
      </w:r>
    </w:p>
  </w:comment>
  <w:comment w:id="5971" w:author="Robin Matthews" w:date="2021-06-17T14:04:00Z" w:initials="RM">
    <w:p w14:paraId="1F0A5F53" w14:textId="77777777" w:rsidR="00025FA2" w:rsidRPr="0061484F" w:rsidRDefault="00025FA2">
      <w:pPr>
        <w:pStyle w:val="CommentText"/>
        <w:rPr>
          <w:lang w:val="en-US"/>
        </w:rPr>
      </w:pPr>
      <w:r>
        <w:rPr>
          <w:rStyle w:val="CommentReference"/>
        </w:rPr>
        <w:annotationRef/>
      </w:r>
      <w:r w:rsidRPr="0061484F">
        <w:rPr>
          <w:lang w:val="en-US"/>
        </w:rPr>
        <w:t>Not found:</w:t>
      </w:r>
    </w:p>
    <w:p w14:paraId="170268B1" w14:textId="77777777" w:rsidR="00025FA2" w:rsidRPr="0061484F" w:rsidRDefault="00025FA2">
      <w:pPr>
        <w:pStyle w:val="CommentText"/>
        <w:rPr>
          <w:lang w:val="en-US"/>
        </w:rPr>
      </w:pPr>
      <w:r w:rsidRPr="0061484F">
        <w:rPr>
          <w:lang w:val="en-US"/>
        </w:rPr>
        <w:t>M. Collins et al., 2013</w:t>
      </w:r>
    </w:p>
    <w:p w14:paraId="39FC476F" w14:textId="77777777" w:rsidR="00025FA2" w:rsidRPr="0061484F" w:rsidRDefault="00025FA2">
      <w:pPr>
        <w:pStyle w:val="CommentText"/>
        <w:rPr>
          <w:lang w:val="en-US"/>
        </w:rPr>
      </w:pPr>
      <w:r w:rsidRPr="0061484F">
        <w:rPr>
          <w:lang w:val="en-US"/>
        </w:rPr>
        <w:t>T.F. Stocker et al., 2013</w:t>
      </w:r>
    </w:p>
    <w:p w14:paraId="1201125A" w14:textId="77777777" w:rsidR="00025FA2" w:rsidRPr="0061484F" w:rsidRDefault="00025FA2">
      <w:pPr>
        <w:pStyle w:val="CommentText"/>
        <w:rPr>
          <w:lang w:val="en-US"/>
        </w:rPr>
      </w:pPr>
    </w:p>
    <w:p w14:paraId="331FACEA" w14:textId="77777777" w:rsidR="00025FA2" w:rsidRPr="0061484F" w:rsidRDefault="00025FA2">
      <w:pPr>
        <w:pStyle w:val="CommentText"/>
        <w:rPr>
          <w:lang w:val="en-US"/>
        </w:rPr>
      </w:pPr>
      <w:r w:rsidRPr="0061484F">
        <w:rPr>
          <w:lang w:val="en-US"/>
        </w:rPr>
        <w:t>Extra stuff:</w:t>
      </w:r>
    </w:p>
    <w:p w14:paraId="70AFF592" w14:textId="77777777" w:rsidR="00025FA2" w:rsidRPr="0061484F" w:rsidRDefault="00025FA2">
      <w:pPr>
        <w:pStyle w:val="CommentText"/>
        <w:rPr>
          <w:lang w:val="en-US"/>
        </w:rPr>
      </w:pPr>
      <w:r w:rsidRPr="0061484F">
        <w:rPr>
          <w:lang w:val="en-US"/>
        </w:rPr>
        <w:t>(Collins et al., 2013a; Stocker et al., 2013b)</w:t>
      </w:r>
    </w:p>
    <w:p w14:paraId="52276B26" w14:textId="77777777" w:rsidR="00025FA2" w:rsidRPr="0061484F" w:rsidRDefault="00025FA2">
      <w:pPr>
        <w:pStyle w:val="CommentText"/>
        <w:rPr>
          <w:lang w:val="en-US"/>
        </w:rPr>
      </w:pPr>
    </w:p>
    <w:p w14:paraId="21117224" w14:textId="77777777" w:rsidR="00025FA2" w:rsidRPr="0061484F" w:rsidRDefault="00025FA2">
      <w:pPr>
        <w:pStyle w:val="CommentText"/>
        <w:rPr>
          <w:lang w:val="en-US"/>
        </w:rPr>
      </w:pPr>
      <w:r w:rsidRPr="0061484F">
        <w:rPr>
          <w:lang w:val="en-US"/>
        </w:rPr>
        <w:t>Correct:</w:t>
      </w:r>
    </w:p>
    <w:p w14:paraId="256B94F3" w14:textId="35549F41" w:rsidR="00025FA2" w:rsidRDefault="00025FA2">
      <w:pPr>
        <w:pStyle w:val="CommentText"/>
      </w:pPr>
      <w:r>
        <w:t>(M. Collins et al., 2013; T.F. Stocker et al., 2013)</w:t>
      </w:r>
    </w:p>
  </w:comment>
  <w:comment w:id="5980" w:author="Robin Matthews" w:date="2021-06-17T14:04:00Z" w:initials="RM">
    <w:p w14:paraId="4D2E70D8" w14:textId="77777777" w:rsidR="00025FA2" w:rsidRPr="0061484F" w:rsidRDefault="00025FA2">
      <w:pPr>
        <w:pStyle w:val="CommentText"/>
        <w:rPr>
          <w:lang w:val="en-US"/>
        </w:rPr>
      </w:pPr>
      <w:r>
        <w:rPr>
          <w:rStyle w:val="CommentReference"/>
        </w:rPr>
        <w:annotationRef/>
      </w:r>
      <w:r w:rsidRPr="0061484F">
        <w:rPr>
          <w:lang w:val="en-US"/>
        </w:rPr>
        <w:t>Not found:</w:t>
      </w:r>
    </w:p>
    <w:p w14:paraId="21470408" w14:textId="77777777" w:rsidR="00025FA2" w:rsidRPr="0061484F" w:rsidRDefault="00025FA2">
      <w:pPr>
        <w:pStyle w:val="CommentText"/>
        <w:rPr>
          <w:lang w:val="en-US"/>
        </w:rPr>
      </w:pPr>
      <w:r w:rsidRPr="0061484F">
        <w:rPr>
          <w:lang w:val="en-US"/>
        </w:rPr>
        <w:t>2019b</w:t>
      </w:r>
    </w:p>
    <w:p w14:paraId="0BD3DE53" w14:textId="77777777" w:rsidR="00025FA2" w:rsidRPr="0061484F" w:rsidRDefault="00025FA2">
      <w:pPr>
        <w:pStyle w:val="CommentText"/>
        <w:rPr>
          <w:lang w:val="en-US"/>
        </w:rPr>
      </w:pPr>
    </w:p>
    <w:p w14:paraId="0816505E" w14:textId="77777777" w:rsidR="00025FA2" w:rsidRPr="0061484F" w:rsidRDefault="00025FA2">
      <w:pPr>
        <w:pStyle w:val="CommentText"/>
        <w:rPr>
          <w:lang w:val="en-US"/>
        </w:rPr>
      </w:pPr>
      <w:r w:rsidRPr="0061484F">
        <w:rPr>
          <w:lang w:val="en-US"/>
        </w:rPr>
        <w:t>Extra stuff:</w:t>
      </w:r>
    </w:p>
    <w:p w14:paraId="6EEBF092" w14:textId="77777777" w:rsidR="00025FA2" w:rsidRDefault="00025FA2">
      <w:pPr>
        <w:pStyle w:val="CommentText"/>
      </w:pPr>
      <w:r>
        <w:t>(, 2019a)</w:t>
      </w:r>
    </w:p>
    <w:p w14:paraId="7C21430F" w14:textId="77777777" w:rsidR="00025FA2" w:rsidRDefault="00025FA2">
      <w:pPr>
        <w:pStyle w:val="CommentText"/>
      </w:pPr>
    </w:p>
    <w:p w14:paraId="34B55562" w14:textId="77777777" w:rsidR="00025FA2" w:rsidRDefault="00025FA2">
      <w:pPr>
        <w:pStyle w:val="CommentText"/>
      </w:pPr>
      <w:r>
        <w:t>Correct:</w:t>
      </w:r>
    </w:p>
    <w:p w14:paraId="339E9060" w14:textId="77777777" w:rsidR="00025FA2" w:rsidRDefault="00025FA2">
      <w:pPr>
        <w:pStyle w:val="CommentText"/>
      </w:pPr>
      <w:r>
        <w:t>Tokarska et al. (2019b)</w:t>
      </w:r>
    </w:p>
    <w:p w14:paraId="3D07999A" w14:textId="65158931" w:rsidR="00025FA2" w:rsidRDefault="00025FA2">
      <w:pPr>
        <w:pStyle w:val="CommentText"/>
      </w:pPr>
      <w:r>
        <w:t>(Tokarska et al., 2019b)</w:t>
      </w:r>
    </w:p>
  </w:comment>
  <w:comment w:id="5994" w:author="Robin Matthews" w:date="2021-06-17T14:04:00Z" w:initials="RM">
    <w:p w14:paraId="7D609A35" w14:textId="77777777" w:rsidR="00025FA2" w:rsidRPr="0061484F" w:rsidRDefault="00025FA2">
      <w:pPr>
        <w:pStyle w:val="CommentText"/>
        <w:rPr>
          <w:lang w:val="en-US"/>
        </w:rPr>
      </w:pPr>
      <w:r>
        <w:rPr>
          <w:rStyle w:val="CommentReference"/>
        </w:rPr>
        <w:annotationRef/>
      </w:r>
      <w:r w:rsidRPr="0061484F">
        <w:rPr>
          <w:lang w:val="en-US"/>
        </w:rPr>
        <w:t>Not found:</w:t>
      </w:r>
    </w:p>
    <w:p w14:paraId="32EBB534" w14:textId="77777777" w:rsidR="00025FA2" w:rsidRPr="0061484F" w:rsidRDefault="00025FA2">
      <w:pPr>
        <w:pStyle w:val="CommentText"/>
        <w:rPr>
          <w:lang w:val="en-US"/>
        </w:rPr>
      </w:pPr>
      <w:r w:rsidRPr="0061484F">
        <w:rPr>
          <w:lang w:val="en-US"/>
        </w:rPr>
        <w:t>Williams et al., 2016</w:t>
      </w:r>
    </w:p>
    <w:p w14:paraId="0CE64648" w14:textId="77777777" w:rsidR="00025FA2" w:rsidRPr="0061484F" w:rsidRDefault="00025FA2">
      <w:pPr>
        <w:pStyle w:val="CommentText"/>
        <w:rPr>
          <w:lang w:val="en-US"/>
        </w:rPr>
      </w:pPr>
      <w:r w:rsidRPr="0061484F">
        <w:rPr>
          <w:lang w:val="en-US"/>
        </w:rPr>
        <w:t>R.G. Williams et al., 2017b</w:t>
      </w:r>
    </w:p>
    <w:p w14:paraId="4C06F3E7" w14:textId="77777777" w:rsidR="00025FA2" w:rsidRPr="0061484F" w:rsidRDefault="00025FA2">
      <w:pPr>
        <w:pStyle w:val="CommentText"/>
        <w:rPr>
          <w:lang w:val="en-US"/>
        </w:rPr>
      </w:pPr>
    </w:p>
    <w:p w14:paraId="26D6EB2F" w14:textId="77777777" w:rsidR="00025FA2" w:rsidRPr="0061484F" w:rsidRDefault="00025FA2">
      <w:pPr>
        <w:pStyle w:val="CommentText"/>
        <w:rPr>
          <w:lang w:val="en-US"/>
        </w:rPr>
      </w:pPr>
      <w:r w:rsidRPr="0061484F">
        <w:rPr>
          <w:lang w:val="en-US"/>
        </w:rPr>
        <w:t>Extra stuff:</w:t>
      </w:r>
    </w:p>
    <w:p w14:paraId="639F03C4" w14:textId="77777777" w:rsidR="00025FA2" w:rsidRPr="0061484F" w:rsidRDefault="00025FA2">
      <w:pPr>
        <w:pStyle w:val="CommentText"/>
        <w:rPr>
          <w:lang w:val="en-US"/>
        </w:rPr>
      </w:pPr>
      <w:r w:rsidRPr="0061484F">
        <w:rPr>
          <w:lang w:val="en-US"/>
        </w:rPr>
        <w:t>(; ; ; , Williams et al., 2017c, 2016; ; ; ; ; )</w:t>
      </w:r>
    </w:p>
    <w:p w14:paraId="1A07EF5B" w14:textId="77777777" w:rsidR="00025FA2" w:rsidRPr="0061484F" w:rsidRDefault="00025FA2">
      <w:pPr>
        <w:pStyle w:val="CommentText"/>
        <w:rPr>
          <w:lang w:val="en-US"/>
        </w:rPr>
      </w:pPr>
    </w:p>
    <w:p w14:paraId="7DB349EE" w14:textId="77777777" w:rsidR="00025FA2" w:rsidRPr="0061484F" w:rsidRDefault="00025FA2">
      <w:pPr>
        <w:pStyle w:val="CommentText"/>
        <w:rPr>
          <w:lang w:val="en-US"/>
        </w:rPr>
      </w:pPr>
      <w:r w:rsidRPr="0061484F">
        <w:rPr>
          <w:lang w:val="en-US"/>
        </w:rPr>
        <w:t>Correct:</w:t>
      </w:r>
    </w:p>
    <w:p w14:paraId="0A888272" w14:textId="3CE145AD" w:rsidR="00025FA2" w:rsidRPr="0061484F" w:rsidRDefault="00025FA2">
      <w:pPr>
        <w:pStyle w:val="CommentText"/>
        <w:rPr>
          <w:lang w:val="en-US"/>
        </w:rPr>
      </w:pPr>
      <w:r w:rsidRPr="0061484F">
        <w:rPr>
          <w:lang w:val="en-US"/>
        </w:rPr>
        <w:t>(Meinshausen et al., 2009; Friedlingstein et al., 2014a; Knutti and Rogelj, 2015; Rogelj et al., 2015a, 2016; Williams et al., 2016; Matthews et al., 2017; R.G. Williams et al., 2017b; Collins et al., 2018; Mengis et al., 2018; Tokarska et al., 2018; Zickfeld et al., 2021)</w:t>
      </w:r>
    </w:p>
  </w:comment>
  <w:comment w:id="6017" w:author="Robin Matthews" w:date="2021-06-17T14:04:00Z" w:initials="RM">
    <w:p w14:paraId="5392CC18" w14:textId="77777777" w:rsidR="00025FA2" w:rsidRPr="0061484F" w:rsidRDefault="00025FA2">
      <w:pPr>
        <w:pStyle w:val="CommentText"/>
        <w:rPr>
          <w:lang w:val="en-US"/>
        </w:rPr>
      </w:pPr>
      <w:r>
        <w:rPr>
          <w:rStyle w:val="CommentReference"/>
        </w:rPr>
        <w:annotationRef/>
      </w:r>
      <w:r w:rsidRPr="0061484F">
        <w:rPr>
          <w:lang w:val="en-US"/>
        </w:rPr>
        <w:t>Not found:</w:t>
      </w:r>
    </w:p>
    <w:p w14:paraId="131C9EAD" w14:textId="77777777" w:rsidR="00025FA2" w:rsidRPr="0061484F" w:rsidRDefault="00025FA2">
      <w:pPr>
        <w:pStyle w:val="CommentText"/>
        <w:rPr>
          <w:lang w:val="en-US"/>
        </w:rPr>
      </w:pPr>
      <w:r w:rsidRPr="0061484F">
        <w:rPr>
          <w:lang w:val="en-US"/>
        </w:rPr>
        <w:t>Millar et al., 2017b</w:t>
      </w:r>
    </w:p>
    <w:p w14:paraId="3AEACE33" w14:textId="77777777" w:rsidR="00025FA2" w:rsidRPr="0061484F" w:rsidRDefault="00025FA2">
      <w:pPr>
        <w:pStyle w:val="CommentText"/>
        <w:rPr>
          <w:lang w:val="en-US"/>
        </w:rPr>
      </w:pPr>
      <w:r w:rsidRPr="0061484F">
        <w:rPr>
          <w:lang w:val="en-US"/>
        </w:rPr>
        <w:t>C.J. Smith et al., 2018</w:t>
      </w:r>
    </w:p>
    <w:p w14:paraId="4B08A7F1" w14:textId="77777777" w:rsidR="00025FA2" w:rsidRPr="0061484F" w:rsidRDefault="00025FA2">
      <w:pPr>
        <w:pStyle w:val="CommentText"/>
        <w:rPr>
          <w:lang w:val="en-US"/>
        </w:rPr>
      </w:pPr>
    </w:p>
    <w:p w14:paraId="254CB785" w14:textId="77777777" w:rsidR="00025FA2" w:rsidRPr="0061484F" w:rsidRDefault="00025FA2">
      <w:pPr>
        <w:pStyle w:val="CommentText"/>
        <w:rPr>
          <w:lang w:val="en-US"/>
        </w:rPr>
      </w:pPr>
      <w:r w:rsidRPr="0061484F">
        <w:rPr>
          <w:lang w:val="en-US"/>
        </w:rPr>
        <w:t>Extra stuff:</w:t>
      </w:r>
    </w:p>
    <w:p w14:paraId="484FEF39" w14:textId="77777777" w:rsidR="00025FA2" w:rsidRDefault="00025FA2">
      <w:pPr>
        <w:pStyle w:val="CommentText"/>
      </w:pPr>
      <w:r>
        <w:t>(; Millar et al., 2017a; ; ; ; Smith et al., 2018a; )</w:t>
      </w:r>
    </w:p>
    <w:p w14:paraId="37EF5ED0" w14:textId="77777777" w:rsidR="00025FA2" w:rsidRDefault="00025FA2">
      <w:pPr>
        <w:pStyle w:val="CommentText"/>
      </w:pPr>
    </w:p>
    <w:p w14:paraId="444C4CD6" w14:textId="77777777" w:rsidR="00025FA2" w:rsidRDefault="00025FA2">
      <w:pPr>
        <w:pStyle w:val="CommentText"/>
      </w:pPr>
      <w:r>
        <w:t>Correct:</w:t>
      </w:r>
    </w:p>
    <w:p w14:paraId="30B65541" w14:textId="4E402674" w:rsidR="00025FA2" w:rsidRDefault="00025FA2">
      <w:pPr>
        <w:pStyle w:val="CommentText"/>
      </w:pPr>
      <w:r>
        <w:t>(Meinshausen et al., 2009; Millar et al., 2017b; Gasser et al., 2018; Goodwin et al., 2018; Rogelj et al., 2018b; C.J. Smith et al., 2018; Matthews et al., 2021)</w:t>
      </w:r>
    </w:p>
  </w:comment>
  <w:comment w:id="6063" w:author="Robin Matthews" w:date="2021-06-17T14:04:00Z" w:initials="RM">
    <w:p w14:paraId="19699312" w14:textId="77777777" w:rsidR="00025FA2" w:rsidRPr="0061484F" w:rsidRDefault="00025FA2">
      <w:pPr>
        <w:pStyle w:val="CommentText"/>
        <w:rPr>
          <w:lang w:val="en-US"/>
        </w:rPr>
      </w:pPr>
      <w:r>
        <w:rPr>
          <w:rStyle w:val="CommentReference"/>
        </w:rPr>
        <w:annotationRef/>
      </w:r>
      <w:r w:rsidRPr="0061484F">
        <w:rPr>
          <w:lang w:val="en-US"/>
        </w:rPr>
        <w:t>Not found:</w:t>
      </w:r>
    </w:p>
    <w:p w14:paraId="4B7FA0C3" w14:textId="77777777" w:rsidR="00025FA2" w:rsidRPr="0061484F" w:rsidRDefault="00025FA2">
      <w:pPr>
        <w:pStyle w:val="CommentText"/>
        <w:rPr>
          <w:lang w:val="en-US"/>
        </w:rPr>
      </w:pPr>
      <w:r w:rsidRPr="0061484F">
        <w:rPr>
          <w:lang w:val="en-US"/>
        </w:rPr>
        <w:t>Burke et al., 2017b</w:t>
      </w:r>
    </w:p>
    <w:p w14:paraId="198F98F5" w14:textId="77777777" w:rsidR="00025FA2" w:rsidRPr="0061484F" w:rsidRDefault="00025FA2">
      <w:pPr>
        <w:pStyle w:val="CommentText"/>
        <w:rPr>
          <w:lang w:val="en-US"/>
        </w:rPr>
      </w:pPr>
    </w:p>
    <w:p w14:paraId="4ED65994" w14:textId="77777777" w:rsidR="00025FA2" w:rsidRPr="0061484F" w:rsidRDefault="00025FA2">
      <w:pPr>
        <w:pStyle w:val="CommentText"/>
        <w:rPr>
          <w:lang w:val="en-US"/>
        </w:rPr>
      </w:pPr>
      <w:r w:rsidRPr="0061484F">
        <w:rPr>
          <w:lang w:val="en-US"/>
        </w:rPr>
        <w:t>Extra stuff:</w:t>
      </w:r>
    </w:p>
    <w:p w14:paraId="38E26138" w14:textId="77777777" w:rsidR="00025FA2" w:rsidRPr="0061484F" w:rsidRDefault="00025FA2">
      <w:pPr>
        <w:pStyle w:val="CommentText"/>
        <w:rPr>
          <w:lang w:val="en-US"/>
        </w:rPr>
      </w:pPr>
      <w:r w:rsidRPr="0061484F">
        <w:rPr>
          <w:lang w:val="en-US"/>
        </w:rPr>
        <w:t>(; ; ; Burke et al., 2017; ; ; ; )</w:t>
      </w:r>
    </w:p>
    <w:p w14:paraId="43D34651" w14:textId="77777777" w:rsidR="00025FA2" w:rsidRPr="0061484F" w:rsidRDefault="00025FA2">
      <w:pPr>
        <w:pStyle w:val="CommentText"/>
        <w:rPr>
          <w:lang w:val="en-US"/>
        </w:rPr>
      </w:pPr>
    </w:p>
    <w:p w14:paraId="1B468409" w14:textId="77777777" w:rsidR="00025FA2" w:rsidRPr="0061484F" w:rsidRDefault="00025FA2">
      <w:pPr>
        <w:pStyle w:val="CommentText"/>
        <w:rPr>
          <w:lang w:val="en-US"/>
        </w:rPr>
      </w:pPr>
      <w:r w:rsidRPr="0061484F">
        <w:rPr>
          <w:lang w:val="en-US"/>
        </w:rPr>
        <w:t>Correct:</w:t>
      </w:r>
    </w:p>
    <w:p w14:paraId="4AA182AA" w14:textId="7F557D95" w:rsidR="00025FA2" w:rsidRPr="0061484F" w:rsidRDefault="00025FA2">
      <w:pPr>
        <w:pStyle w:val="CommentText"/>
        <w:rPr>
          <w:lang w:val="en-US"/>
        </w:rPr>
      </w:pPr>
      <w:r w:rsidRPr="0061484F">
        <w:rPr>
          <w:lang w:val="en-US"/>
        </w:rPr>
        <w:t>(MacDougall and Friedlingstein, 2015; Schneider von Deimling et al., 2015; Schädel et al., 2016; Burke et al., 2017b; Mahowald et al., 2017; Comyn-Platt et al., 2018; Gasser et al., 2018; Lowe and Bernie, 2018)</w:t>
      </w:r>
    </w:p>
  </w:comment>
  <w:comment w:id="6122" w:author="Tom Maycock" w:date="2021-09-09T17:06:00Z" w:initials="TM">
    <w:p w14:paraId="46FB61AA" w14:textId="0FE339F1" w:rsidR="00247055" w:rsidRDefault="00247055">
      <w:pPr>
        <w:pStyle w:val="CommentText"/>
      </w:pPr>
      <w:r>
        <w:rPr>
          <w:rStyle w:val="CommentReference"/>
        </w:rPr>
        <w:annotationRef/>
      </w:r>
      <w:r>
        <w:t>TYPESETTING NOTE: If possible, it would be preferable to set these in normal horizontal layout rather than rotated 90°</w:t>
      </w:r>
    </w:p>
  </w:comment>
  <w:comment w:id="6126" w:author="Tom Maycock" w:date="2021-09-09T17:07:00Z" w:initials="TM">
    <w:p w14:paraId="62FD4980" w14:textId="7CB29E98" w:rsidR="00247055" w:rsidRDefault="00247055">
      <w:pPr>
        <w:pStyle w:val="CommentText"/>
      </w:pPr>
      <w:r w:rsidRPr="00247055">
        <w:rPr>
          <w:rStyle w:val="CommentReference"/>
          <w:highlight w:val="yellow"/>
        </w:rPr>
        <w:annotationRef/>
      </w:r>
      <w:r w:rsidRPr="00247055">
        <w:rPr>
          <w:highlight w:val="yellow"/>
        </w:rPr>
        <w:t>Note suggested insertion</w:t>
      </w:r>
    </w:p>
  </w:comment>
  <w:comment w:id="6199" w:author="Robin Matthews" w:date="2021-06-17T14:04:00Z" w:initials="RM">
    <w:p w14:paraId="5CBECF39" w14:textId="77777777" w:rsidR="00025FA2" w:rsidRPr="0061484F" w:rsidRDefault="00025FA2">
      <w:pPr>
        <w:pStyle w:val="CommentText"/>
        <w:rPr>
          <w:lang w:val="en-US"/>
        </w:rPr>
      </w:pPr>
      <w:r>
        <w:rPr>
          <w:rStyle w:val="CommentReference"/>
        </w:rPr>
        <w:annotationRef/>
      </w:r>
      <w:r w:rsidRPr="0061484F">
        <w:rPr>
          <w:lang w:val="en-US"/>
        </w:rPr>
        <w:t>Not found:</w:t>
      </w:r>
    </w:p>
    <w:p w14:paraId="4350E5C7" w14:textId="77777777" w:rsidR="00025FA2" w:rsidRPr="0061484F" w:rsidRDefault="00025FA2">
      <w:pPr>
        <w:pStyle w:val="CommentText"/>
        <w:rPr>
          <w:lang w:val="en-US"/>
        </w:rPr>
      </w:pPr>
      <w:r w:rsidRPr="0061484F">
        <w:rPr>
          <w:lang w:val="en-US"/>
        </w:rPr>
        <w:t>M. Collins et al., 2013</w:t>
      </w:r>
    </w:p>
    <w:p w14:paraId="3D675642" w14:textId="77777777" w:rsidR="00025FA2" w:rsidRPr="0061484F" w:rsidRDefault="00025FA2">
      <w:pPr>
        <w:pStyle w:val="CommentText"/>
        <w:rPr>
          <w:lang w:val="en-US"/>
        </w:rPr>
      </w:pPr>
      <w:r w:rsidRPr="0061484F">
        <w:rPr>
          <w:lang w:val="en-US"/>
        </w:rPr>
        <w:t>IPCC, 2013b, 2014</w:t>
      </w:r>
    </w:p>
    <w:p w14:paraId="7B3D4831" w14:textId="77777777" w:rsidR="00025FA2" w:rsidRPr="0061484F" w:rsidRDefault="00025FA2">
      <w:pPr>
        <w:pStyle w:val="CommentText"/>
        <w:rPr>
          <w:lang w:val="en-US"/>
        </w:rPr>
      </w:pPr>
      <w:r w:rsidRPr="0061484F">
        <w:rPr>
          <w:lang w:val="en-US"/>
        </w:rPr>
        <w:t>T.F. Stocker et al., 2013</w:t>
      </w:r>
    </w:p>
    <w:p w14:paraId="2F5C1CF9" w14:textId="77777777" w:rsidR="00025FA2" w:rsidRPr="0061484F" w:rsidRDefault="00025FA2">
      <w:pPr>
        <w:pStyle w:val="CommentText"/>
        <w:rPr>
          <w:lang w:val="en-US"/>
        </w:rPr>
      </w:pPr>
    </w:p>
    <w:p w14:paraId="7EAE9FC4" w14:textId="77777777" w:rsidR="00025FA2" w:rsidRPr="0061484F" w:rsidRDefault="00025FA2">
      <w:pPr>
        <w:pStyle w:val="CommentText"/>
        <w:rPr>
          <w:lang w:val="en-US"/>
        </w:rPr>
      </w:pPr>
      <w:r w:rsidRPr="0061484F">
        <w:rPr>
          <w:lang w:val="en-US"/>
        </w:rPr>
        <w:t>Extra stuff:</w:t>
      </w:r>
    </w:p>
    <w:p w14:paraId="46C84526" w14:textId="77777777" w:rsidR="00025FA2" w:rsidRPr="0061484F" w:rsidRDefault="00025FA2">
      <w:pPr>
        <w:pStyle w:val="CommentText"/>
        <w:rPr>
          <w:lang w:val="en-US"/>
        </w:rPr>
      </w:pPr>
      <w:r w:rsidRPr="0061484F">
        <w:rPr>
          <w:lang w:val="en-US"/>
        </w:rPr>
        <w:t>(Collins et al., 2013; IPCC, 2013; ; IPCC, 2014; Stocker et al., 2013)</w:t>
      </w:r>
    </w:p>
    <w:p w14:paraId="1BB8CBD9" w14:textId="77777777" w:rsidR="00025FA2" w:rsidRPr="0061484F" w:rsidRDefault="00025FA2">
      <w:pPr>
        <w:pStyle w:val="CommentText"/>
        <w:rPr>
          <w:lang w:val="en-US"/>
        </w:rPr>
      </w:pPr>
    </w:p>
    <w:p w14:paraId="5905B546" w14:textId="77777777" w:rsidR="00025FA2" w:rsidRPr="0061484F" w:rsidRDefault="00025FA2">
      <w:pPr>
        <w:pStyle w:val="CommentText"/>
        <w:rPr>
          <w:lang w:val="en-US"/>
        </w:rPr>
      </w:pPr>
      <w:r w:rsidRPr="0061484F">
        <w:rPr>
          <w:lang w:val="en-US"/>
        </w:rPr>
        <w:t>Correct:</w:t>
      </w:r>
    </w:p>
    <w:p w14:paraId="359F9F69" w14:textId="1232EE3F" w:rsidR="00025FA2" w:rsidRPr="0061484F" w:rsidRDefault="00025FA2">
      <w:pPr>
        <w:pStyle w:val="CommentText"/>
        <w:rPr>
          <w:lang w:val="en-US"/>
        </w:rPr>
      </w:pPr>
      <w:r w:rsidRPr="0061484F">
        <w:rPr>
          <w:lang w:val="en-US"/>
        </w:rPr>
        <w:t>(M. Collins et al., 2013; IPCC, 2013b, 2014; T.F. Stocker et al., 2013; Clarke et al., 2014)</w:t>
      </w:r>
    </w:p>
  </w:comment>
  <w:comment w:id="6204" w:author="Robin Matthews" w:date="2021-06-17T14:04:00Z" w:initials="RM">
    <w:p w14:paraId="3873E062" w14:textId="77777777" w:rsidR="00025FA2" w:rsidRPr="0061484F" w:rsidRDefault="00025FA2">
      <w:pPr>
        <w:pStyle w:val="CommentText"/>
        <w:rPr>
          <w:lang w:val="en-US"/>
        </w:rPr>
      </w:pPr>
      <w:r>
        <w:rPr>
          <w:rStyle w:val="CommentReference"/>
        </w:rPr>
        <w:annotationRef/>
      </w:r>
      <w:r w:rsidRPr="0061484F">
        <w:rPr>
          <w:lang w:val="en-US"/>
        </w:rPr>
        <w:t>Not found:</w:t>
      </w:r>
    </w:p>
    <w:p w14:paraId="08E3B055" w14:textId="77777777" w:rsidR="00025FA2" w:rsidRPr="0061484F" w:rsidRDefault="00025FA2">
      <w:pPr>
        <w:pStyle w:val="CommentText"/>
        <w:rPr>
          <w:lang w:val="en-US"/>
        </w:rPr>
      </w:pPr>
      <w:r w:rsidRPr="0061484F">
        <w:rPr>
          <w:lang w:val="en-US"/>
        </w:rPr>
        <w:t>Millar et al., 2017b</w:t>
      </w:r>
    </w:p>
    <w:p w14:paraId="1C82622F" w14:textId="77777777" w:rsidR="00025FA2" w:rsidRPr="0061484F" w:rsidRDefault="00025FA2">
      <w:pPr>
        <w:pStyle w:val="CommentText"/>
        <w:rPr>
          <w:lang w:val="en-US"/>
        </w:rPr>
      </w:pPr>
    </w:p>
    <w:p w14:paraId="2326A04B" w14:textId="77777777" w:rsidR="00025FA2" w:rsidRPr="0061484F" w:rsidRDefault="00025FA2">
      <w:pPr>
        <w:pStyle w:val="CommentText"/>
        <w:rPr>
          <w:lang w:val="en-US"/>
        </w:rPr>
      </w:pPr>
      <w:r w:rsidRPr="0061484F">
        <w:rPr>
          <w:lang w:val="en-US"/>
        </w:rPr>
        <w:t>Extra stuff:</w:t>
      </w:r>
    </w:p>
    <w:p w14:paraId="7EF6CEFA" w14:textId="77777777" w:rsidR="00025FA2" w:rsidRPr="0061484F" w:rsidRDefault="00025FA2">
      <w:pPr>
        <w:pStyle w:val="CommentText"/>
        <w:rPr>
          <w:lang w:val="en-US"/>
        </w:rPr>
      </w:pPr>
      <w:r w:rsidRPr="0061484F">
        <w:rPr>
          <w:lang w:val="en-US"/>
        </w:rPr>
        <w:t>(; Millar et al., 2017a; ; )</w:t>
      </w:r>
    </w:p>
    <w:p w14:paraId="1285E9F2" w14:textId="77777777" w:rsidR="00025FA2" w:rsidRPr="0061484F" w:rsidRDefault="00025FA2">
      <w:pPr>
        <w:pStyle w:val="CommentText"/>
        <w:rPr>
          <w:lang w:val="en-US"/>
        </w:rPr>
      </w:pPr>
    </w:p>
    <w:p w14:paraId="01D7C190" w14:textId="77777777" w:rsidR="00025FA2" w:rsidRPr="0061484F" w:rsidRDefault="00025FA2">
      <w:pPr>
        <w:pStyle w:val="CommentText"/>
        <w:rPr>
          <w:lang w:val="en-US"/>
        </w:rPr>
      </w:pPr>
      <w:r w:rsidRPr="0061484F">
        <w:rPr>
          <w:lang w:val="en-US"/>
        </w:rPr>
        <w:t>Correct:</w:t>
      </w:r>
    </w:p>
    <w:p w14:paraId="262E9104" w14:textId="4D2958B9" w:rsidR="00025FA2" w:rsidRPr="0061484F" w:rsidRDefault="00025FA2">
      <w:pPr>
        <w:pStyle w:val="CommentText"/>
        <w:rPr>
          <w:lang w:val="en-US"/>
        </w:rPr>
      </w:pPr>
      <w:r w:rsidRPr="0061484F">
        <w:rPr>
          <w:lang w:val="en-US"/>
        </w:rPr>
        <w:t>(Rogelj et al., 2016; Millar et al., 2017b; Tokarska and Gillett, 2018; Matthews et al., 2020)</w:t>
      </w:r>
    </w:p>
  </w:comment>
  <w:comment w:id="6211" w:author="Tom Maycock" w:date="2021-09-09T17:10:00Z" w:initials="TM">
    <w:p w14:paraId="1B883453" w14:textId="72750D78" w:rsidR="00247055" w:rsidRDefault="00247055">
      <w:pPr>
        <w:pStyle w:val="CommentText"/>
      </w:pPr>
      <w:r>
        <w:rPr>
          <w:rStyle w:val="CommentReference"/>
        </w:rPr>
        <w:annotationRef/>
      </w:r>
      <w:r>
        <w:t>Five, or six? See questions about third, fourth, fifth below</w:t>
      </w:r>
    </w:p>
  </w:comment>
  <w:comment w:id="6212" w:author="Robin Matthews" w:date="2021-06-17T14:04:00Z" w:initials="RM">
    <w:p w14:paraId="281F4B0B" w14:textId="77777777" w:rsidR="00025FA2" w:rsidRPr="0061484F" w:rsidRDefault="00025FA2">
      <w:pPr>
        <w:pStyle w:val="CommentText"/>
        <w:rPr>
          <w:lang w:val="en-US"/>
        </w:rPr>
      </w:pPr>
      <w:r>
        <w:rPr>
          <w:rStyle w:val="CommentReference"/>
        </w:rPr>
        <w:annotationRef/>
      </w:r>
      <w:r w:rsidRPr="0061484F">
        <w:rPr>
          <w:lang w:val="en-US"/>
        </w:rPr>
        <w:t>Not found:</w:t>
      </w:r>
    </w:p>
    <w:p w14:paraId="23000EA9" w14:textId="77777777" w:rsidR="00025FA2" w:rsidRPr="0061484F" w:rsidRDefault="00025FA2">
      <w:pPr>
        <w:pStyle w:val="CommentText"/>
        <w:rPr>
          <w:lang w:val="en-US"/>
        </w:rPr>
      </w:pPr>
      <w:r w:rsidRPr="0061484F">
        <w:rPr>
          <w:lang w:val="en-US"/>
        </w:rPr>
        <w:t>Millar et al., 2017b</w:t>
      </w:r>
    </w:p>
    <w:p w14:paraId="1995EB63" w14:textId="77777777" w:rsidR="00025FA2" w:rsidRPr="0061484F" w:rsidRDefault="00025FA2">
      <w:pPr>
        <w:pStyle w:val="CommentText"/>
        <w:rPr>
          <w:lang w:val="en-US"/>
        </w:rPr>
      </w:pPr>
    </w:p>
    <w:p w14:paraId="25108412" w14:textId="77777777" w:rsidR="00025FA2" w:rsidRPr="0061484F" w:rsidRDefault="00025FA2">
      <w:pPr>
        <w:pStyle w:val="CommentText"/>
        <w:rPr>
          <w:lang w:val="en-US"/>
        </w:rPr>
      </w:pPr>
      <w:r w:rsidRPr="0061484F">
        <w:rPr>
          <w:lang w:val="en-US"/>
        </w:rPr>
        <w:t>Extra stuff:</w:t>
      </w:r>
    </w:p>
    <w:p w14:paraId="00E7551C" w14:textId="77777777" w:rsidR="00025FA2" w:rsidRPr="0061484F" w:rsidRDefault="00025FA2">
      <w:pPr>
        <w:pStyle w:val="CommentText"/>
        <w:rPr>
          <w:lang w:val="en-US"/>
        </w:rPr>
      </w:pPr>
      <w:r w:rsidRPr="0061484F">
        <w:rPr>
          <w:lang w:val="en-US"/>
        </w:rPr>
        <w:t>(Millar et al., 2017a; )</w:t>
      </w:r>
    </w:p>
    <w:p w14:paraId="5E8C8A40" w14:textId="77777777" w:rsidR="00025FA2" w:rsidRPr="0061484F" w:rsidRDefault="00025FA2">
      <w:pPr>
        <w:pStyle w:val="CommentText"/>
        <w:rPr>
          <w:lang w:val="en-US"/>
        </w:rPr>
      </w:pPr>
    </w:p>
    <w:p w14:paraId="3C993B1F" w14:textId="77777777" w:rsidR="00025FA2" w:rsidRPr="0061484F" w:rsidRDefault="00025FA2">
      <w:pPr>
        <w:pStyle w:val="CommentText"/>
        <w:rPr>
          <w:lang w:val="en-US"/>
        </w:rPr>
      </w:pPr>
      <w:r w:rsidRPr="0061484F">
        <w:rPr>
          <w:lang w:val="en-US"/>
        </w:rPr>
        <w:t>Correct:</w:t>
      </w:r>
    </w:p>
    <w:p w14:paraId="4955090D" w14:textId="5D7DE57C" w:rsidR="00025FA2" w:rsidRPr="0061484F" w:rsidRDefault="00025FA2">
      <w:pPr>
        <w:pStyle w:val="CommentText"/>
        <w:rPr>
          <w:lang w:val="en-US"/>
        </w:rPr>
      </w:pPr>
      <w:r w:rsidRPr="0061484F">
        <w:rPr>
          <w:lang w:val="en-US"/>
        </w:rPr>
        <w:t>(Millar et al., 2017b; Tokarska and Gillett, 2018)</w:t>
      </w:r>
    </w:p>
  </w:comment>
  <w:comment w:id="6218" w:author="Robin Matthews" w:date="2021-06-17T14:04:00Z" w:initials="RM">
    <w:p w14:paraId="08080DD1" w14:textId="77777777" w:rsidR="00025FA2" w:rsidRPr="0061484F" w:rsidRDefault="00025FA2">
      <w:pPr>
        <w:pStyle w:val="CommentText"/>
        <w:rPr>
          <w:lang w:val="en-US"/>
        </w:rPr>
      </w:pPr>
      <w:r>
        <w:rPr>
          <w:rStyle w:val="CommentReference"/>
        </w:rPr>
        <w:annotationRef/>
      </w:r>
      <w:r w:rsidRPr="0061484F">
        <w:rPr>
          <w:lang w:val="en-US"/>
        </w:rPr>
        <w:t>Not found:</w:t>
      </w:r>
    </w:p>
    <w:p w14:paraId="754A8C85" w14:textId="77777777" w:rsidR="00025FA2" w:rsidRPr="0061484F" w:rsidRDefault="00025FA2">
      <w:pPr>
        <w:pStyle w:val="CommentText"/>
        <w:rPr>
          <w:lang w:val="en-US"/>
        </w:rPr>
      </w:pPr>
      <w:r w:rsidRPr="0061484F">
        <w:rPr>
          <w:lang w:val="en-US"/>
        </w:rPr>
        <w:t>Millar et al., 2017b</w:t>
      </w:r>
    </w:p>
    <w:p w14:paraId="6B6F432B" w14:textId="77777777" w:rsidR="00025FA2" w:rsidRDefault="00025FA2">
      <w:pPr>
        <w:pStyle w:val="CommentText"/>
      </w:pPr>
      <w:r>
        <w:t>Tokarska et al., 2019b</w:t>
      </w:r>
    </w:p>
    <w:p w14:paraId="4DEF4E54" w14:textId="77777777" w:rsidR="00025FA2" w:rsidRDefault="00025FA2">
      <w:pPr>
        <w:pStyle w:val="CommentText"/>
      </w:pPr>
    </w:p>
    <w:p w14:paraId="4C5AE13C" w14:textId="77777777" w:rsidR="00025FA2" w:rsidRDefault="00025FA2">
      <w:pPr>
        <w:pStyle w:val="CommentText"/>
      </w:pPr>
      <w:r>
        <w:t>Extra stuff:</w:t>
      </w:r>
    </w:p>
    <w:p w14:paraId="1B6D37C4" w14:textId="77777777" w:rsidR="00025FA2" w:rsidRDefault="00025FA2">
      <w:pPr>
        <w:pStyle w:val="CommentText"/>
      </w:pPr>
      <w:r>
        <w:t>(Millar et al., 2017a; Tokarska et al., 2019a)</w:t>
      </w:r>
    </w:p>
    <w:p w14:paraId="6FC66C38" w14:textId="77777777" w:rsidR="00025FA2" w:rsidRDefault="00025FA2">
      <w:pPr>
        <w:pStyle w:val="CommentText"/>
      </w:pPr>
    </w:p>
    <w:p w14:paraId="71C4BDEF" w14:textId="77777777" w:rsidR="00025FA2" w:rsidRDefault="00025FA2">
      <w:pPr>
        <w:pStyle w:val="CommentText"/>
      </w:pPr>
      <w:r>
        <w:t>Correct:</w:t>
      </w:r>
    </w:p>
    <w:p w14:paraId="6B867D6D" w14:textId="23B76952" w:rsidR="00025FA2" w:rsidRDefault="00025FA2">
      <w:pPr>
        <w:pStyle w:val="CommentText"/>
      </w:pPr>
      <w:r>
        <w:t>(Millar et al., 2017b; Tokarska et al., 2019b)</w:t>
      </w:r>
    </w:p>
  </w:comment>
  <w:comment w:id="6228" w:author="Robin Matthews" w:date="2021-06-17T14:04:00Z" w:initials="RM">
    <w:p w14:paraId="11BF0A20" w14:textId="77777777" w:rsidR="00025FA2" w:rsidRPr="0061484F" w:rsidRDefault="00025FA2">
      <w:pPr>
        <w:pStyle w:val="CommentText"/>
        <w:rPr>
          <w:lang w:val="en-US"/>
        </w:rPr>
      </w:pPr>
      <w:r>
        <w:rPr>
          <w:rStyle w:val="CommentReference"/>
        </w:rPr>
        <w:annotationRef/>
      </w:r>
      <w:r w:rsidRPr="0061484F">
        <w:rPr>
          <w:lang w:val="en-US"/>
        </w:rPr>
        <w:t>Not found:</w:t>
      </w:r>
    </w:p>
    <w:p w14:paraId="79CEC6CB" w14:textId="77777777" w:rsidR="00025FA2" w:rsidRPr="0061484F" w:rsidRDefault="00025FA2">
      <w:pPr>
        <w:pStyle w:val="CommentText"/>
        <w:rPr>
          <w:lang w:val="en-US"/>
        </w:rPr>
      </w:pPr>
      <w:r w:rsidRPr="0061484F">
        <w:rPr>
          <w:lang w:val="en-US"/>
        </w:rPr>
        <w:t>Millar et al., 2017b</w:t>
      </w:r>
    </w:p>
    <w:p w14:paraId="70F075FD" w14:textId="77777777" w:rsidR="00025FA2" w:rsidRPr="0061484F" w:rsidRDefault="00025FA2">
      <w:pPr>
        <w:pStyle w:val="CommentText"/>
        <w:rPr>
          <w:lang w:val="en-US"/>
        </w:rPr>
      </w:pPr>
    </w:p>
    <w:p w14:paraId="0A7E9D97" w14:textId="77777777" w:rsidR="00025FA2" w:rsidRPr="0061484F" w:rsidRDefault="00025FA2">
      <w:pPr>
        <w:pStyle w:val="CommentText"/>
        <w:rPr>
          <w:lang w:val="en-US"/>
        </w:rPr>
      </w:pPr>
      <w:r w:rsidRPr="0061484F">
        <w:rPr>
          <w:lang w:val="en-US"/>
        </w:rPr>
        <w:t>Extra stuff:</w:t>
      </w:r>
    </w:p>
    <w:p w14:paraId="13095167" w14:textId="77777777" w:rsidR="00025FA2" w:rsidRPr="0061484F" w:rsidRDefault="00025FA2">
      <w:pPr>
        <w:pStyle w:val="CommentText"/>
        <w:rPr>
          <w:lang w:val="en-US"/>
        </w:rPr>
      </w:pPr>
      <w:r w:rsidRPr="0061484F">
        <w:rPr>
          <w:lang w:val="en-US"/>
        </w:rPr>
        <w:t>(; Millar et al., 2017a)</w:t>
      </w:r>
    </w:p>
    <w:p w14:paraId="6548E213" w14:textId="77777777" w:rsidR="00025FA2" w:rsidRPr="0061484F" w:rsidRDefault="00025FA2">
      <w:pPr>
        <w:pStyle w:val="CommentText"/>
        <w:rPr>
          <w:lang w:val="en-US"/>
        </w:rPr>
      </w:pPr>
    </w:p>
    <w:p w14:paraId="3A89E219" w14:textId="77777777" w:rsidR="00025FA2" w:rsidRPr="0061484F" w:rsidRDefault="00025FA2">
      <w:pPr>
        <w:pStyle w:val="CommentText"/>
        <w:rPr>
          <w:lang w:val="en-US"/>
        </w:rPr>
      </w:pPr>
      <w:r w:rsidRPr="0061484F">
        <w:rPr>
          <w:lang w:val="en-US"/>
        </w:rPr>
        <w:t>Correct:</w:t>
      </w:r>
    </w:p>
    <w:p w14:paraId="375495DC" w14:textId="56B3A31C" w:rsidR="00025FA2" w:rsidRPr="0061484F" w:rsidRDefault="00025FA2">
      <w:pPr>
        <w:pStyle w:val="CommentText"/>
        <w:rPr>
          <w:lang w:val="en-US"/>
        </w:rPr>
      </w:pPr>
      <w:r w:rsidRPr="0061484F">
        <w:rPr>
          <w:lang w:val="en-US"/>
        </w:rPr>
        <w:t>(IPCC, 2014; Millar et al., 2017b)</w:t>
      </w:r>
    </w:p>
  </w:comment>
  <w:comment w:id="6242" w:author="Robin Matthews" w:date="2021-06-17T14:04:00Z" w:initials="RM">
    <w:p w14:paraId="5FA05AC6" w14:textId="77777777" w:rsidR="00025FA2" w:rsidRPr="0061484F" w:rsidRDefault="00025FA2">
      <w:pPr>
        <w:pStyle w:val="CommentText"/>
        <w:rPr>
          <w:lang w:val="en-US"/>
        </w:rPr>
      </w:pPr>
      <w:r>
        <w:rPr>
          <w:rStyle w:val="CommentReference"/>
        </w:rPr>
        <w:annotationRef/>
      </w:r>
      <w:r w:rsidRPr="0061484F">
        <w:rPr>
          <w:lang w:val="en-US"/>
        </w:rPr>
        <w:t>Not found:</w:t>
      </w:r>
    </w:p>
    <w:p w14:paraId="6A84A644" w14:textId="77777777" w:rsidR="00025FA2" w:rsidRPr="0061484F" w:rsidRDefault="00025FA2">
      <w:pPr>
        <w:pStyle w:val="CommentText"/>
        <w:rPr>
          <w:lang w:val="en-US"/>
        </w:rPr>
      </w:pPr>
      <w:r w:rsidRPr="0061484F">
        <w:rPr>
          <w:lang w:val="en-US"/>
        </w:rPr>
        <w:t>2011c</w:t>
      </w:r>
    </w:p>
    <w:p w14:paraId="4B5CBF63" w14:textId="77777777" w:rsidR="00025FA2" w:rsidRPr="0061484F" w:rsidRDefault="00025FA2">
      <w:pPr>
        <w:pStyle w:val="CommentText"/>
        <w:rPr>
          <w:lang w:val="en-US"/>
        </w:rPr>
      </w:pPr>
    </w:p>
    <w:p w14:paraId="38761E93" w14:textId="77777777" w:rsidR="00025FA2" w:rsidRPr="0061484F" w:rsidRDefault="00025FA2">
      <w:pPr>
        <w:pStyle w:val="CommentText"/>
        <w:rPr>
          <w:lang w:val="en-US"/>
        </w:rPr>
      </w:pPr>
      <w:r w:rsidRPr="0061484F">
        <w:rPr>
          <w:lang w:val="en-US"/>
        </w:rPr>
        <w:t>Extra stuff:</w:t>
      </w:r>
    </w:p>
    <w:p w14:paraId="0DCF356D" w14:textId="77777777" w:rsidR="00025FA2" w:rsidRPr="0061484F" w:rsidRDefault="00025FA2">
      <w:pPr>
        <w:pStyle w:val="CommentText"/>
        <w:rPr>
          <w:lang w:val="en-US"/>
        </w:rPr>
      </w:pPr>
      <w:r w:rsidRPr="0061484F">
        <w:rPr>
          <w:lang w:val="en-US"/>
        </w:rPr>
        <w:t>(, 2011b)</w:t>
      </w:r>
    </w:p>
    <w:p w14:paraId="1FA41982" w14:textId="77777777" w:rsidR="00025FA2" w:rsidRPr="0061484F" w:rsidRDefault="00025FA2">
      <w:pPr>
        <w:pStyle w:val="CommentText"/>
        <w:rPr>
          <w:lang w:val="en-US"/>
        </w:rPr>
      </w:pPr>
    </w:p>
    <w:p w14:paraId="662C31B1" w14:textId="77777777" w:rsidR="00025FA2" w:rsidRPr="0061484F" w:rsidRDefault="00025FA2">
      <w:pPr>
        <w:pStyle w:val="CommentText"/>
        <w:rPr>
          <w:lang w:val="en-US"/>
        </w:rPr>
      </w:pPr>
      <w:r w:rsidRPr="0061484F">
        <w:rPr>
          <w:lang w:val="en-US"/>
        </w:rPr>
        <w:t>Correct:</w:t>
      </w:r>
    </w:p>
    <w:p w14:paraId="3D2B59F3" w14:textId="77777777" w:rsidR="00025FA2" w:rsidRDefault="00025FA2">
      <w:pPr>
        <w:pStyle w:val="CommentText"/>
      </w:pPr>
      <w:r>
        <w:t>Meinshausen et al. (2011c)</w:t>
      </w:r>
    </w:p>
    <w:p w14:paraId="2A5D7930" w14:textId="4326A4A8" w:rsidR="00025FA2" w:rsidRDefault="00025FA2">
      <w:pPr>
        <w:pStyle w:val="CommentText"/>
      </w:pPr>
      <w:r>
        <w:t>(Meinshausen et al., 2011c)</w:t>
      </w:r>
    </w:p>
  </w:comment>
  <w:comment w:id="6245" w:author="Robin Matthews" w:date="2021-06-17T14:04:00Z" w:initials="RM">
    <w:p w14:paraId="2778AE03" w14:textId="77777777" w:rsidR="00025FA2" w:rsidRPr="0061484F" w:rsidRDefault="00025FA2">
      <w:pPr>
        <w:pStyle w:val="CommentText"/>
        <w:rPr>
          <w:lang w:val="en-US"/>
        </w:rPr>
      </w:pPr>
      <w:r>
        <w:rPr>
          <w:rStyle w:val="CommentReference"/>
        </w:rPr>
        <w:annotationRef/>
      </w:r>
      <w:r w:rsidRPr="0061484F">
        <w:rPr>
          <w:lang w:val="en-US"/>
        </w:rPr>
        <w:t>Not found:</w:t>
      </w:r>
    </w:p>
    <w:p w14:paraId="506137AF" w14:textId="77777777" w:rsidR="00025FA2" w:rsidRPr="0061484F" w:rsidRDefault="00025FA2">
      <w:pPr>
        <w:pStyle w:val="CommentText"/>
        <w:rPr>
          <w:lang w:val="en-US"/>
        </w:rPr>
      </w:pPr>
      <w:r w:rsidRPr="0061484F">
        <w:rPr>
          <w:lang w:val="en-US"/>
        </w:rPr>
        <w:t>T.F. Stocker et al.</w:t>
      </w:r>
    </w:p>
    <w:p w14:paraId="31A7F7D1" w14:textId="77777777" w:rsidR="00025FA2" w:rsidRPr="0061484F" w:rsidRDefault="00025FA2">
      <w:pPr>
        <w:pStyle w:val="CommentText"/>
        <w:rPr>
          <w:lang w:val="en-US"/>
        </w:rPr>
      </w:pPr>
    </w:p>
    <w:p w14:paraId="4E4CD076" w14:textId="77777777" w:rsidR="00025FA2" w:rsidRPr="0061484F" w:rsidRDefault="00025FA2">
      <w:pPr>
        <w:pStyle w:val="CommentText"/>
        <w:rPr>
          <w:lang w:val="en-US"/>
        </w:rPr>
      </w:pPr>
      <w:r w:rsidRPr="0061484F">
        <w:rPr>
          <w:lang w:val="en-US"/>
        </w:rPr>
        <w:t>Extra stuff:</w:t>
      </w:r>
    </w:p>
    <w:p w14:paraId="60BE41DA" w14:textId="77777777" w:rsidR="00025FA2" w:rsidRPr="0061484F" w:rsidRDefault="00025FA2">
      <w:pPr>
        <w:pStyle w:val="CommentText"/>
        <w:rPr>
          <w:lang w:val="en-US"/>
        </w:rPr>
      </w:pPr>
      <w:r w:rsidRPr="0061484F">
        <w:rPr>
          <w:lang w:val="en-US"/>
        </w:rPr>
        <w:t>(Stocker et al., b)</w:t>
      </w:r>
    </w:p>
    <w:p w14:paraId="275FFD2F" w14:textId="77777777" w:rsidR="00025FA2" w:rsidRPr="0061484F" w:rsidRDefault="00025FA2">
      <w:pPr>
        <w:pStyle w:val="CommentText"/>
        <w:rPr>
          <w:lang w:val="en-US"/>
        </w:rPr>
      </w:pPr>
    </w:p>
    <w:p w14:paraId="6DCD79AE" w14:textId="77777777" w:rsidR="00025FA2" w:rsidRPr="0061484F" w:rsidRDefault="00025FA2">
      <w:pPr>
        <w:pStyle w:val="CommentText"/>
        <w:rPr>
          <w:lang w:val="en-US"/>
        </w:rPr>
      </w:pPr>
      <w:r w:rsidRPr="0061484F">
        <w:rPr>
          <w:lang w:val="en-US"/>
        </w:rPr>
        <w:t>Correct:</w:t>
      </w:r>
    </w:p>
    <w:p w14:paraId="74456233" w14:textId="77777777" w:rsidR="00025FA2" w:rsidRPr="0061484F" w:rsidRDefault="00025FA2">
      <w:pPr>
        <w:pStyle w:val="CommentText"/>
        <w:rPr>
          <w:lang w:val="en-US"/>
        </w:rPr>
      </w:pPr>
      <w:r w:rsidRPr="0061484F">
        <w:rPr>
          <w:lang w:val="en-US"/>
        </w:rPr>
        <w:t>T.F. Stocker et al. (2013)</w:t>
      </w:r>
    </w:p>
    <w:p w14:paraId="39629DBB" w14:textId="24D54314" w:rsidR="00025FA2" w:rsidRPr="0061484F" w:rsidRDefault="00025FA2">
      <w:pPr>
        <w:pStyle w:val="CommentText"/>
        <w:rPr>
          <w:lang w:val="en-US"/>
        </w:rPr>
      </w:pPr>
      <w:r w:rsidRPr="0061484F">
        <w:rPr>
          <w:lang w:val="en-US"/>
        </w:rPr>
        <w:t>(T.F. Stocker et al., 2013)</w:t>
      </w:r>
    </w:p>
  </w:comment>
  <w:comment w:id="6251" w:author="Robin Matthews" w:date="2021-06-17T14:04:00Z" w:initials="RM">
    <w:p w14:paraId="41B56096" w14:textId="77777777" w:rsidR="00025FA2" w:rsidRPr="0061484F" w:rsidRDefault="00025FA2">
      <w:pPr>
        <w:pStyle w:val="CommentText"/>
        <w:rPr>
          <w:lang w:val="en-US"/>
        </w:rPr>
      </w:pPr>
      <w:r>
        <w:rPr>
          <w:rStyle w:val="CommentReference"/>
        </w:rPr>
        <w:annotationRef/>
      </w:r>
      <w:r w:rsidRPr="0061484F">
        <w:rPr>
          <w:lang w:val="en-US"/>
        </w:rPr>
        <w:t>Not found:</w:t>
      </w:r>
    </w:p>
    <w:p w14:paraId="52CF6826" w14:textId="77777777" w:rsidR="00025FA2" w:rsidRPr="0061484F" w:rsidRDefault="00025FA2">
      <w:pPr>
        <w:pStyle w:val="CommentText"/>
        <w:rPr>
          <w:lang w:val="en-US"/>
        </w:rPr>
      </w:pPr>
      <w:r w:rsidRPr="0061484F">
        <w:rPr>
          <w:lang w:val="en-US"/>
        </w:rPr>
        <w:t>Meinshausen et al., 2011c</w:t>
      </w:r>
    </w:p>
    <w:p w14:paraId="6DBA5765" w14:textId="77777777" w:rsidR="00025FA2" w:rsidRPr="0061484F" w:rsidRDefault="00025FA2">
      <w:pPr>
        <w:pStyle w:val="CommentText"/>
        <w:rPr>
          <w:lang w:val="en-US"/>
        </w:rPr>
      </w:pPr>
      <w:r w:rsidRPr="0061484F">
        <w:rPr>
          <w:lang w:val="en-US"/>
        </w:rPr>
        <w:t>Friedlingstein et al., 2014a</w:t>
      </w:r>
    </w:p>
    <w:p w14:paraId="43C90E44" w14:textId="77777777" w:rsidR="00025FA2" w:rsidRPr="0061484F" w:rsidRDefault="00025FA2">
      <w:pPr>
        <w:pStyle w:val="CommentText"/>
        <w:rPr>
          <w:lang w:val="en-US"/>
        </w:rPr>
      </w:pPr>
    </w:p>
    <w:p w14:paraId="78C69F4F" w14:textId="77777777" w:rsidR="00025FA2" w:rsidRPr="0061484F" w:rsidRDefault="00025FA2">
      <w:pPr>
        <w:pStyle w:val="CommentText"/>
        <w:rPr>
          <w:lang w:val="en-US"/>
        </w:rPr>
      </w:pPr>
      <w:r w:rsidRPr="0061484F">
        <w:rPr>
          <w:lang w:val="en-US"/>
        </w:rPr>
        <w:t>Extra stuff:</w:t>
      </w:r>
    </w:p>
    <w:p w14:paraId="3D011136" w14:textId="77777777" w:rsidR="00025FA2" w:rsidRDefault="00025FA2">
      <w:pPr>
        <w:pStyle w:val="CommentText"/>
      </w:pPr>
      <w:r>
        <w:t>(Meinshausen et al., 2011a; ; Friedlingstein et al., 2014; )</w:t>
      </w:r>
    </w:p>
    <w:p w14:paraId="6CA6B761" w14:textId="77777777" w:rsidR="00025FA2" w:rsidRDefault="00025FA2">
      <w:pPr>
        <w:pStyle w:val="CommentText"/>
      </w:pPr>
    </w:p>
    <w:p w14:paraId="75A9497D" w14:textId="77777777" w:rsidR="00025FA2" w:rsidRDefault="00025FA2">
      <w:pPr>
        <w:pStyle w:val="CommentText"/>
      </w:pPr>
      <w:r>
        <w:t>Correct:</w:t>
      </w:r>
    </w:p>
    <w:p w14:paraId="0877B2E9" w14:textId="7A7527F5" w:rsidR="00025FA2" w:rsidRDefault="00025FA2">
      <w:pPr>
        <w:pStyle w:val="CommentText"/>
      </w:pPr>
      <w:r>
        <w:t>(Meinshausen et al., 2011c; Friedlingstein et al., 2014a; Rogelj et al., 2016; Matthews et al., 2017)</w:t>
      </w:r>
    </w:p>
  </w:comment>
  <w:comment w:id="6266" w:author="Soapbox" w:date="2021-07-22T10:08:00Z" w:initials="SBX">
    <w:p w14:paraId="7756A011" w14:textId="699AF748" w:rsidR="00377BBB" w:rsidRDefault="00377BBB">
      <w:pPr>
        <w:pStyle w:val="CommentText"/>
      </w:pPr>
      <w:r>
        <w:rPr>
          <w:rStyle w:val="CommentReference"/>
        </w:rPr>
        <w:annotationRef/>
      </w:r>
      <w:r>
        <w:t>Q: should this be 'fourth' since 'third' is already mentioned above?</w:t>
      </w:r>
    </w:p>
  </w:comment>
  <w:comment w:id="6267" w:author="Robin Matthews" w:date="2021-06-17T14:04:00Z" w:initials="RM">
    <w:p w14:paraId="601B8192" w14:textId="77777777" w:rsidR="00025FA2" w:rsidRPr="0061484F" w:rsidRDefault="00025FA2">
      <w:pPr>
        <w:pStyle w:val="CommentText"/>
        <w:rPr>
          <w:lang w:val="en-US"/>
        </w:rPr>
      </w:pPr>
      <w:r>
        <w:rPr>
          <w:rStyle w:val="CommentReference"/>
        </w:rPr>
        <w:annotationRef/>
      </w:r>
      <w:r w:rsidRPr="0061484F">
        <w:rPr>
          <w:lang w:val="en-US"/>
        </w:rPr>
        <w:t>Not found:</w:t>
      </w:r>
    </w:p>
    <w:p w14:paraId="2182614F" w14:textId="77777777" w:rsidR="00025FA2" w:rsidRPr="0061484F" w:rsidRDefault="00025FA2">
      <w:pPr>
        <w:pStyle w:val="CommentText"/>
        <w:rPr>
          <w:lang w:val="en-US"/>
        </w:rPr>
      </w:pPr>
      <w:r w:rsidRPr="0061484F">
        <w:rPr>
          <w:lang w:val="en-US"/>
        </w:rPr>
        <w:t>Meinshausen et al., 2011b</w:t>
      </w:r>
    </w:p>
    <w:p w14:paraId="09D07FDD" w14:textId="77777777" w:rsidR="00025FA2" w:rsidRPr="0061484F" w:rsidRDefault="00025FA2">
      <w:pPr>
        <w:pStyle w:val="CommentText"/>
        <w:rPr>
          <w:lang w:val="en-US"/>
        </w:rPr>
      </w:pPr>
      <w:r w:rsidRPr="0061484F">
        <w:rPr>
          <w:lang w:val="en-US"/>
        </w:rPr>
        <w:t>C.J. Smith et al., 2018</w:t>
      </w:r>
    </w:p>
    <w:p w14:paraId="2DC41210" w14:textId="77777777" w:rsidR="00025FA2" w:rsidRPr="0061484F" w:rsidRDefault="00025FA2">
      <w:pPr>
        <w:pStyle w:val="CommentText"/>
        <w:rPr>
          <w:lang w:val="en-US"/>
        </w:rPr>
      </w:pPr>
    </w:p>
    <w:p w14:paraId="4D914804" w14:textId="77777777" w:rsidR="00025FA2" w:rsidRPr="0061484F" w:rsidRDefault="00025FA2">
      <w:pPr>
        <w:pStyle w:val="CommentText"/>
        <w:rPr>
          <w:lang w:val="en-US"/>
        </w:rPr>
      </w:pPr>
      <w:r w:rsidRPr="0061484F">
        <w:rPr>
          <w:lang w:val="en-US"/>
        </w:rPr>
        <w:t>Extra stuff:</w:t>
      </w:r>
    </w:p>
    <w:p w14:paraId="51CA40F3" w14:textId="77777777" w:rsidR="00025FA2" w:rsidRDefault="00025FA2">
      <w:pPr>
        <w:pStyle w:val="CommentText"/>
      </w:pPr>
      <w:r>
        <w:t>(Meinshausen et al., 2011c; ; Smith et al., 2018a)</w:t>
      </w:r>
    </w:p>
    <w:p w14:paraId="14AE097D" w14:textId="77777777" w:rsidR="00025FA2" w:rsidRDefault="00025FA2">
      <w:pPr>
        <w:pStyle w:val="CommentText"/>
      </w:pPr>
    </w:p>
    <w:p w14:paraId="109F587C" w14:textId="77777777" w:rsidR="00025FA2" w:rsidRPr="0061484F" w:rsidRDefault="00025FA2">
      <w:pPr>
        <w:pStyle w:val="CommentText"/>
        <w:rPr>
          <w:lang w:val="en-US"/>
        </w:rPr>
      </w:pPr>
      <w:r w:rsidRPr="0061484F">
        <w:rPr>
          <w:lang w:val="en-US"/>
        </w:rPr>
        <w:t>Correct:</w:t>
      </w:r>
    </w:p>
    <w:p w14:paraId="0E8B2316" w14:textId="4C124551" w:rsidR="00025FA2" w:rsidRPr="0061484F" w:rsidRDefault="00025FA2">
      <w:pPr>
        <w:pStyle w:val="CommentText"/>
        <w:rPr>
          <w:lang w:val="en-US"/>
        </w:rPr>
      </w:pPr>
      <w:r w:rsidRPr="0061484F">
        <w:rPr>
          <w:lang w:val="en-US"/>
        </w:rPr>
        <w:t>(Meinshausen et al., 2011b; Schwarber et al., 2018; C.J. Smith et al., 2018)</w:t>
      </w:r>
    </w:p>
  </w:comment>
  <w:comment w:id="6274" w:author="Soapbox" w:date="2021-07-22T10:08:00Z" w:initials="SBX">
    <w:p w14:paraId="1F87CD9F" w14:textId="6D8A2FF0" w:rsidR="00377BBB" w:rsidRDefault="00377BBB">
      <w:pPr>
        <w:pStyle w:val="CommentText"/>
      </w:pPr>
      <w:r>
        <w:rPr>
          <w:rStyle w:val="CommentReference"/>
        </w:rPr>
        <w:annotationRef/>
      </w:r>
      <w:r>
        <w:t>Q: fifth and sixth?</w:t>
      </w:r>
    </w:p>
  </w:comment>
  <w:comment w:id="6298" w:author="Soapbox" w:date="2021-07-26T12:40:00Z" w:initials="SBX">
    <w:p w14:paraId="632082DD" w14:textId="2F6C4CC3" w:rsidR="00F62904" w:rsidRDefault="00F62904">
      <w:pPr>
        <w:pStyle w:val="CommentText"/>
      </w:pPr>
      <w:r>
        <w:rPr>
          <w:rStyle w:val="CommentReference"/>
        </w:rPr>
        <w:annotationRef/>
      </w:r>
      <w:r>
        <w:t>Please check - there are not five components described in Figure 5.32 - only three</w:t>
      </w:r>
    </w:p>
  </w:comment>
  <w:comment w:id="6299" w:author="Tom Maycock" w:date="2021-09-09T17:14:00Z" w:initials="TM">
    <w:p w14:paraId="70E7E3F5" w14:textId="157E3B00" w:rsidR="00921F6B" w:rsidRPr="00921F6B" w:rsidRDefault="00921F6B">
      <w:pPr>
        <w:pStyle w:val="CommentText"/>
        <w:rPr>
          <w:color w:val="FF0000"/>
        </w:rPr>
      </w:pPr>
      <w:r w:rsidRPr="00921F6B">
        <w:rPr>
          <w:rStyle w:val="CommentReference"/>
          <w:color w:val="FF0000"/>
        </w:rPr>
        <w:annotationRef/>
      </w:r>
      <w:r w:rsidRPr="00921F6B">
        <w:rPr>
          <w:rStyle w:val="CommentReference"/>
          <w:color w:val="FF0000"/>
        </w:rPr>
        <w:t>Yes please check – I think you may have meant to reference 5.31 or some other figure?</w:t>
      </w:r>
    </w:p>
  </w:comment>
  <w:comment w:id="6333" w:author="Robin Matthews" w:date="2021-06-17T14:04:00Z" w:initials="RM">
    <w:p w14:paraId="5450C117" w14:textId="77777777" w:rsidR="00025FA2" w:rsidRPr="0061484F" w:rsidRDefault="00025FA2">
      <w:pPr>
        <w:pStyle w:val="CommentText"/>
        <w:rPr>
          <w:lang w:val="en-US"/>
        </w:rPr>
      </w:pPr>
      <w:r>
        <w:rPr>
          <w:rStyle w:val="CommentReference"/>
        </w:rPr>
        <w:annotationRef/>
      </w:r>
      <w:r w:rsidRPr="0061484F">
        <w:rPr>
          <w:lang w:val="en-US"/>
        </w:rPr>
        <w:t>Not found:</w:t>
      </w:r>
    </w:p>
    <w:p w14:paraId="2B9CBB4E" w14:textId="77777777" w:rsidR="00025FA2" w:rsidRPr="0061484F" w:rsidRDefault="00025FA2">
      <w:pPr>
        <w:pStyle w:val="CommentText"/>
        <w:rPr>
          <w:lang w:val="en-US"/>
        </w:rPr>
      </w:pPr>
      <w:r w:rsidRPr="0061484F">
        <w:rPr>
          <w:lang w:val="en-US"/>
        </w:rPr>
        <w:t>IPCC</w:t>
      </w:r>
    </w:p>
    <w:p w14:paraId="0CE8AF71" w14:textId="77777777" w:rsidR="00025FA2" w:rsidRPr="0061484F" w:rsidRDefault="00025FA2">
      <w:pPr>
        <w:pStyle w:val="CommentText"/>
        <w:rPr>
          <w:lang w:val="en-US"/>
        </w:rPr>
      </w:pPr>
      <w:r w:rsidRPr="0061484F">
        <w:rPr>
          <w:lang w:val="en-US"/>
        </w:rPr>
        <w:t>2018b</w:t>
      </w:r>
    </w:p>
    <w:p w14:paraId="591CFEF8" w14:textId="77777777" w:rsidR="00025FA2" w:rsidRPr="0061484F" w:rsidRDefault="00025FA2">
      <w:pPr>
        <w:pStyle w:val="CommentText"/>
        <w:rPr>
          <w:lang w:val="en-US"/>
        </w:rPr>
      </w:pPr>
    </w:p>
    <w:p w14:paraId="4E5B765A" w14:textId="77777777" w:rsidR="00025FA2" w:rsidRPr="0061484F" w:rsidRDefault="00025FA2">
      <w:pPr>
        <w:pStyle w:val="CommentText"/>
        <w:rPr>
          <w:lang w:val="en-US"/>
        </w:rPr>
      </w:pPr>
      <w:r w:rsidRPr="0061484F">
        <w:rPr>
          <w:lang w:val="en-US"/>
        </w:rPr>
        <w:t>Extra stuff:</w:t>
      </w:r>
    </w:p>
    <w:p w14:paraId="735B7251" w14:textId="77777777" w:rsidR="00025FA2" w:rsidRPr="0061484F" w:rsidRDefault="00025FA2">
      <w:pPr>
        <w:pStyle w:val="CommentText"/>
        <w:rPr>
          <w:lang w:val="en-US"/>
        </w:rPr>
      </w:pPr>
      <w:r w:rsidRPr="0061484F">
        <w:rPr>
          <w:lang w:val="en-US"/>
        </w:rPr>
        <w:t>SR1.5, SRCCL)</w:t>
      </w:r>
    </w:p>
    <w:p w14:paraId="50FF3BCA" w14:textId="77777777" w:rsidR="00025FA2" w:rsidRPr="0061484F" w:rsidRDefault="00025FA2">
      <w:pPr>
        <w:pStyle w:val="CommentText"/>
        <w:rPr>
          <w:lang w:val="en-US"/>
        </w:rPr>
      </w:pPr>
    </w:p>
    <w:p w14:paraId="6BD817AE" w14:textId="77777777" w:rsidR="00025FA2" w:rsidRPr="0061484F" w:rsidRDefault="00025FA2">
      <w:pPr>
        <w:pStyle w:val="CommentText"/>
        <w:rPr>
          <w:lang w:val="en-US"/>
        </w:rPr>
      </w:pPr>
      <w:r w:rsidRPr="0061484F">
        <w:rPr>
          <w:lang w:val="en-US"/>
        </w:rPr>
        <w:t>Correct:</w:t>
      </w:r>
    </w:p>
    <w:p w14:paraId="2047B267" w14:textId="77777777" w:rsidR="00025FA2" w:rsidRPr="0061484F" w:rsidRDefault="00025FA2">
      <w:pPr>
        <w:pStyle w:val="CommentText"/>
        <w:rPr>
          <w:lang w:val="en-US"/>
        </w:rPr>
      </w:pPr>
      <w:r w:rsidRPr="0061484F">
        <w:rPr>
          <w:lang w:val="en-US"/>
        </w:rPr>
        <w:t>IPCC (2018b)</w:t>
      </w:r>
    </w:p>
    <w:p w14:paraId="67C05324" w14:textId="7993DC1A" w:rsidR="00025FA2" w:rsidRPr="0061484F" w:rsidRDefault="00025FA2">
      <w:pPr>
        <w:pStyle w:val="CommentText"/>
        <w:rPr>
          <w:lang w:val="en-US"/>
        </w:rPr>
      </w:pPr>
      <w:r w:rsidRPr="0061484F">
        <w:rPr>
          <w:lang w:val="en-US"/>
        </w:rPr>
        <w:t>(IPCC, 2018b)</w:t>
      </w:r>
    </w:p>
  </w:comment>
  <w:comment w:id="6344" w:author="Robin Matthews" w:date="2021-06-17T14:04:00Z" w:initials="RM">
    <w:p w14:paraId="42A69CCF" w14:textId="77777777" w:rsidR="00025FA2" w:rsidRPr="0061484F" w:rsidRDefault="00025FA2">
      <w:pPr>
        <w:pStyle w:val="CommentText"/>
        <w:rPr>
          <w:lang w:val="en-US"/>
        </w:rPr>
      </w:pPr>
      <w:r>
        <w:rPr>
          <w:rStyle w:val="CommentReference"/>
        </w:rPr>
        <w:annotationRef/>
      </w:r>
      <w:r w:rsidRPr="0061484F">
        <w:rPr>
          <w:lang w:val="en-US"/>
        </w:rPr>
        <w:t>Not found:</w:t>
      </w:r>
    </w:p>
    <w:p w14:paraId="347FAE0D" w14:textId="77777777" w:rsidR="00025FA2" w:rsidRPr="0061484F" w:rsidRDefault="00025FA2">
      <w:pPr>
        <w:pStyle w:val="CommentText"/>
        <w:rPr>
          <w:lang w:val="en-US"/>
        </w:rPr>
      </w:pPr>
      <w:r w:rsidRPr="0061484F">
        <w:rPr>
          <w:lang w:val="en-US"/>
        </w:rPr>
        <w:t>2018a</w:t>
      </w:r>
    </w:p>
    <w:p w14:paraId="6DBFB428" w14:textId="77777777" w:rsidR="00025FA2" w:rsidRPr="0061484F" w:rsidRDefault="00025FA2">
      <w:pPr>
        <w:pStyle w:val="CommentText"/>
        <w:rPr>
          <w:lang w:val="en-US"/>
        </w:rPr>
      </w:pPr>
    </w:p>
    <w:p w14:paraId="40B5E8DB" w14:textId="77777777" w:rsidR="00025FA2" w:rsidRPr="0061484F" w:rsidRDefault="00025FA2">
      <w:pPr>
        <w:pStyle w:val="CommentText"/>
        <w:rPr>
          <w:lang w:val="en-US"/>
        </w:rPr>
      </w:pPr>
      <w:r w:rsidRPr="0061484F">
        <w:rPr>
          <w:lang w:val="en-US"/>
        </w:rPr>
        <w:t>Extra stuff:</w:t>
      </w:r>
    </w:p>
    <w:p w14:paraId="75F998AC" w14:textId="77777777" w:rsidR="00025FA2" w:rsidRPr="0061484F" w:rsidRDefault="00025FA2">
      <w:pPr>
        <w:pStyle w:val="CommentText"/>
        <w:rPr>
          <w:lang w:val="en-US"/>
        </w:rPr>
      </w:pPr>
      <w:r w:rsidRPr="0061484F">
        <w:rPr>
          <w:lang w:val="en-US"/>
        </w:rPr>
        <w:t>, 2018)</w:t>
      </w:r>
    </w:p>
    <w:p w14:paraId="04C39ADD" w14:textId="77777777" w:rsidR="00025FA2" w:rsidRPr="0061484F" w:rsidRDefault="00025FA2">
      <w:pPr>
        <w:pStyle w:val="CommentText"/>
        <w:rPr>
          <w:lang w:val="en-US"/>
        </w:rPr>
      </w:pPr>
    </w:p>
    <w:p w14:paraId="5656E7C6" w14:textId="77777777" w:rsidR="00025FA2" w:rsidRPr="0061484F" w:rsidRDefault="00025FA2">
      <w:pPr>
        <w:pStyle w:val="CommentText"/>
        <w:rPr>
          <w:lang w:val="en-US"/>
        </w:rPr>
      </w:pPr>
      <w:r w:rsidRPr="0061484F">
        <w:rPr>
          <w:lang w:val="en-US"/>
        </w:rPr>
        <w:t>Correct:</w:t>
      </w:r>
    </w:p>
    <w:p w14:paraId="18A4BEC3" w14:textId="77777777" w:rsidR="00025FA2" w:rsidRPr="0061484F" w:rsidRDefault="00025FA2">
      <w:pPr>
        <w:pStyle w:val="CommentText"/>
        <w:rPr>
          <w:lang w:val="en-US"/>
        </w:rPr>
      </w:pPr>
      <w:r w:rsidRPr="0061484F">
        <w:rPr>
          <w:lang w:val="en-US"/>
        </w:rPr>
        <w:t>IPCC (2018a)</w:t>
      </w:r>
    </w:p>
    <w:p w14:paraId="5D03064C" w14:textId="03370055" w:rsidR="00025FA2" w:rsidRPr="0061484F" w:rsidRDefault="00025FA2">
      <w:pPr>
        <w:pStyle w:val="CommentText"/>
        <w:rPr>
          <w:lang w:val="en-US"/>
        </w:rPr>
      </w:pPr>
      <w:r w:rsidRPr="0061484F">
        <w:rPr>
          <w:lang w:val="en-US"/>
        </w:rPr>
        <w:t>(IPCC, 2018a)</w:t>
      </w:r>
    </w:p>
  </w:comment>
  <w:comment w:id="6409" w:author="Robin Matthews" w:date="2021-06-17T14:04:00Z" w:initials="RM">
    <w:p w14:paraId="1F040489" w14:textId="77777777" w:rsidR="00025FA2" w:rsidRPr="0061484F" w:rsidRDefault="00025FA2">
      <w:pPr>
        <w:pStyle w:val="CommentText"/>
        <w:rPr>
          <w:lang w:val="en-US"/>
        </w:rPr>
      </w:pPr>
      <w:r>
        <w:rPr>
          <w:rStyle w:val="CommentReference"/>
        </w:rPr>
        <w:annotationRef/>
      </w:r>
      <w:r w:rsidRPr="0061484F">
        <w:rPr>
          <w:lang w:val="en-US"/>
        </w:rPr>
        <w:t>Not found:</w:t>
      </w:r>
    </w:p>
    <w:p w14:paraId="35C8CA3C" w14:textId="77777777" w:rsidR="00025FA2" w:rsidRPr="0061484F" w:rsidRDefault="00025FA2">
      <w:pPr>
        <w:pStyle w:val="CommentText"/>
        <w:rPr>
          <w:lang w:val="en-US"/>
        </w:rPr>
      </w:pPr>
      <w:r w:rsidRPr="0061484F">
        <w:rPr>
          <w:lang w:val="en-US"/>
        </w:rPr>
        <w:t>Oschlies et al., 2010a</w:t>
      </w:r>
    </w:p>
    <w:p w14:paraId="5DCCB3A0" w14:textId="77777777" w:rsidR="00025FA2" w:rsidRPr="0061484F" w:rsidRDefault="00025FA2">
      <w:pPr>
        <w:pStyle w:val="CommentText"/>
        <w:rPr>
          <w:lang w:val="en-US"/>
        </w:rPr>
      </w:pPr>
    </w:p>
    <w:p w14:paraId="46365430" w14:textId="77777777" w:rsidR="00025FA2" w:rsidRDefault="00025FA2">
      <w:pPr>
        <w:pStyle w:val="CommentText"/>
      </w:pPr>
      <w:r>
        <w:t>Extra stuff:</w:t>
      </w:r>
    </w:p>
    <w:p w14:paraId="56428AB8" w14:textId="77777777" w:rsidR="00025FA2" w:rsidRDefault="00025FA2">
      <w:pPr>
        <w:pStyle w:val="CommentText"/>
      </w:pPr>
      <w:r>
        <w:t>(Oschlies et al., 2010; )</w:t>
      </w:r>
    </w:p>
    <w:p w14:paraId="4A9C8E9F" w14:textId="77777777" w:rsidR="00025FA2" w:rsidRDefault="00025FA2">
      <w:pPr>
        <w:pStyle w:val="CommentText"/>
      </w:pPr>
    </w:p>
    <w:p w14:paraId="07E2DA38" w14:textId="77777777" w:rsidR="00025FA2" w:rsidRDefault="00025FA2">
      <w:pPr>
        <w:pStyle w:val="CommentText"/>
      </w:pPr>
      <w:r>
        <w:t>Correct:</w:t>
      </w:r>
    </w:p>
    <w:p w14:paraId="17C04D1E" w14:textId="24DA59B5" w:rsidR="00025FA2" w:rsidRDefault="00025FA2">
      <w:pPr>
        <w:pStyle w:val="CommentText"/>
      </w:pPr>
      <w:r>
        <w:t>(Oschlies et al., 2010a; Robinson et al., 2014)</w:t>
      </w:r>
    </w:p>
  </w:comment>
  <w:comment w:id="6518" w:author="Robin Matthews" w:date="2021-06-17T14:04:00Z" w:initials="RM">
    <w:p w14:paraId="0FD4E866" w14:textId="77777777" w:rsidR="00025FA2" w:rsidRPr="0061484F" w:rsidRDefault="00025FA2">
      <w:pPr>
        <w:pStyle w:val="CommentText"/>
        <w:rPr>
          <w:lang w:val="en-US"/>
        </w:rPr>
      </w:pPr>
      <w:r>
        <w:rPr>
          <w:rStyle w:val="CommentReference"/>
        </w:rPr>
        <w:annotationRef/>
      </w:r>
      <w:r w:rsidRPr="0061484F">
        <w:rPr>
          <w:lang w:val="en-US"/>
        </w:rPr>
        <w:t>Not found:</w:t>
      </w:r>
    </w:p>
    <w:p w14:paraId="54957F81" w14:textId="77777777" w:rsidR="00025FA2" w:rsidRPr="0061484F" w:rsidRDefault="00025FA2">
      <w:pPr>
        <w:pStyle w:val="CommentText"/>
        <w:rPr>
          <w:lang w:val="en-US"/>
        </w:rPr>
      </w:pPr>
      <w:r w:rsidRPr="0061484F">
        <w:rPr>
          <w:lang w:val="en-US"/>
        </w:rPr>
        <w:t>M. Collins et al.</w:t>
      </w:r>
    </w:p>
    <w:p w14:paraId="467CB04E" w14:textId="77777777" w:rsidR="00025FA2" w:rsidRPr="0061484F" w:rsidRDefault="00025FA2">
      <w:pPr>
        <w:pStyle w:val="CommentText"/>
        <w:rPr>
          <w:lang w:val="en-US"/>
        </w:rPr>
      </w:pPr>
    </w:p>
    <w:p w14:paraId="4AAF4048" w14:textId="77777777" w:rsidR="00025FA2" w:rsidRPr="0061484F" w:rsidRDefault="00025FA2">
      <w:pPr>
        <w:pStyle w:val="CommentText"/>
        <w:rPr>
          <w:lang w:val="en-US"/>
        </w:rPr>
      </w:pPr>
      <w:r w:rsidRPr="0061484F">
        <w:rPr>
          <w:lang w:val="en-US"/>
        </w:rPr>
        <w:t>Extra stuff:</w:t>
      </w:r>
    </w:p>
    <w:p w14:paraId="3B8C7708" w14:textId="77777777" w:rsidR="00025FA2" w:rsidRPr="0061484F" w:rsidRDefault="00025FA2">
      <w:pPr>
        <w:pStyle w:val="CommentText"/>
        <w:rPr>
          <w:lang w:val="en-US"/>
        </w:rPr>
      </w:pPr>
      <w:r w:rsidRPr="0061484F">
        <w:rPr>
          <w:lang w:val="en-US"/>
        </w:rPr>
        <w:t>(Collins et al., a)</w:t>
      </w:r>
    </w:p>
    <w:p w14:paraId="43D6F48F" w14:textId="77777777" w:rsidR="00025FA2" w:rsidRPr="0061484F" w:rsidRDefault="00025FA2">
      <w:pPr>
        <w:pStyle w:val="CommentText"/>
        <w:rPr>
          <w:lang w:val="en-US"/>
        </w:rPr>
      </w:pPr>
    </w:p>
    <w:p w14:paraId="0DAE0618" w14:textId="77777777" w:rsidR="00025FA2" w:rsidRPr="0061484F" w:rsidRDefault="00025FA2">
      <w:pPr>
        <w:pStyle w:val="CommentText"/>
        <w:rPr>
          <w:lang w:val="en-US"/>
        </w:rPr>
      </w:pPr>
      <w:r w:rsidRPr="0061484F">
        <w:rPr>
          <w:lang w:val="en-US"/>
        </w:rPr>
        <w:t>Correct:</w:t>
      </w:r>
    </w:p>
    <w:p w14:paraId="0F1ECD68" w14:textId="77777777" w:rsidR="00025FA2" w:rsidRDefault="00025FA2">
      <w:pPr>
        <w:pStyle w:val="CommentText"/>
      </w:pPr>
      <w:r>
        <w:t>M. Collins et al. (2013)</w:t>
      </w:r>
    </w:p>
    <w:p w14:paraId="609F3F70" w14:textId="2BBAC2DC" w:rsidR="00025FA2" w:rsidRDefault="00025FA2">
      <w:pPr>
        <w:pStyle w:val="CommentText"/>
      </w:pPr>
      <w:r>
        <w:t>(M. Collins et al., 2013)</w:t>
      </w:r>
    </w:p>
  </w:comment>
  <w:comment w:id="6527" w:author="Soapbox" w:date="2021-07-22T12:38:00Z" w:initials="SBX">
    <w:p w14:paraId="0F8A92F0" w14:textId="29B62F81" w:rsidR="00E36EFF" w:rsidRDefault="00E36EFF">
      <w:pPr>
        <w:pStyle w:val="CommentText"/>
      </w:pPr>
      <w:r>
        <w:rPr>
          <w:rStyle w:val="CommentReference"/>
        </w:rPr>
        <w:annotationRef/>
      </w:r>
      <w:r>
        <w:t>Q: Unclear?</w:t>
      </w:r>
    </w:p>
  </w:comment>
  <w:comment w:id="6528" w:author="Tom Maycock" w:date="2021-09-09T17:22:00Z" w:initials="TM">
    <w:p w14:paraId="5C10915A" w14:textId="50B804A4" w:rsidR="00631A00" w:rsidRDefault="00631A00">
      <w:pPr>
        <w:pStyle w:val="CommentText"/>
      </w:pPr>
      <w:r>
        <w:rPr>
          <w:rStyle w:val="CommentReference"/>
        </w:rPr>
        <w:annotationRef/>
      </w:r>
      <w:r>
        <w:t>Suggested deleting the “in”. Otherwise I think it reads OK in this context</w:t>
      </w:r>
    </w:p>
  </w:comment>
  <w:comment w:id="6530" w:author="Robin Matthews" w:date="2021-06-17T14:04:00Z" w:initials="RM">
    <w:p w14:paraId="30662C81" w14:textId="77777777" w:rsidR="00025FA2" w:rsidRPr="0061484F" w:rsidRDefault="00025FA2">
      <w:pPr>
        <w:pStyle w:val="CommentText"/>
        <w:rPr>
          <w:lang w:val="en-US"/>
        </w:rPr>
      </w:pPr>
      <w:r>
        <w:rPr>
          <w:rStyle w:val="CommentReference"/>
        </w:rPr>
        <w:annotationRef/>
      </w:r>
      <w:r w:rsidRPr="0061484F">
        <w:rPr>
          <w:lang w:val="en-US"/>
        </w:rPr>
        <w:t>Extra stuff:</w:t>
      </w:r>
    </w:p>
    <w:p w14:paraId="7E55D017" w14:textId="77777777" w:rsidR="00025FA2" w:rsidRPr="0061484F" w:rsidRDefault="00025FA2">
      <w:pPr>
        <w:pStyle w:val="CommentText"/>
        <w:rPr>
          <w:lang w:val="en-US"/>
        </w:rPr>
      </w:pPr>
      <w:r w:rsidRPr="0061484F">
        <w:rPr>
          <w:lang w:val="en-US"/>
        </w:rPr>
        <w:t>, )</w:t>
      </w:r>
    </w:p>
    <w:p w14:paraId="1B7C8AC5" w14:textId="77777777" w:rsidR="00025FA2" w:rsidRPr="0061484F" w:rsidRDefault="00025FA2">
      <w:pPr>
        <w:pStyle w:val="CommentText"/>
        <w:rPr>
          <w:lang w:val="en-US"/>
        </w:rPr>
      </w:pPr>
    </w:p>
    <w:p w14:paraId="3C880F85" w14:textId="77777777" w:rsidR="00025FA2" w:rsidRPr="0061484F" w:rsidRDefault="00025FA2">
      <w:pPr>
        <w:pStyle w:val="CommentText"/>
        <w:rPr>
          <w:lang w:val="en-US"/>
        </w:rPr>
      </w:pPr>
      <w:r w:rsidRPr="0061484F">
        <w:rPr>
          <w:lang w:val="en-US"/>
        </w:rPr>
        <w:t>Correct:</w:t>
      </w:r>
    </w:p>
    <w:p w14:paraId="7D30AF1B" w14:textId="77777777" w:rsidR="00025FA2" w:rsidRPr="0061484F" w:rsidRDefault="00025FA2">
      <w:pPr>
        <w:pStyle w:val="CommentText"/>
        <w:rPr>
          <w:lang w:val="en-US"/>
        </w:rPr>
      </w:pPr>
      <w:r w:rsidRPr="0061484F">
        <w:rPr>
          <w:lang w:val="en-US"/>
        </w:rPr>
        <w:t>Keller et al. (2018b)</w:t>
      </w:r>
    </w:p>
    <w:p w14:paraId="420EF8FF" w14:textId="4FBAA6BA" w:rsidR="00025FA2" w:rsidRPr="0061484F" w:rsidRDefault="00025FA2">
      <w:pPr>
        <w:pStyle w:val="CommentText"/>
        <w:rPr>
          <w:lang w:val="en-US"/>
        </w:rPr>
      </w:pPr>
      <w:r w:rsidRPr="0061484F">
        <w:rPr>
          <w:lang w:val="en-US"/>
        </w:rPr>
        <w:t>(Keller et al., 2018b)</w:t>
      </w:r>
    </w:p>
  </w:comment>
  <w:comment w:id="6578" w:author="Soapbox" w:date="2021-07-27T14:24:00Z" w:initials="SBX">
    <w:p w14:paraId="71CFF811" w14:textId="4660EB83" w:rsidR="00100300" w:rsidRDefault="00100300">
      <w:pPr>
        <w:pStyle w:val="CommentText"/>
      </w:pPr>
      <w:r>
        <w:rPr>
          <w:rStyle w:val="CommentReference"/>
        </w:rPr>
        <w:annotationRef/>
      </w:r>
      <w:r>
        <w:t>Q: Can this sentence be clarified?</w:t>
      </w:r>
    </w:p>
  </w:comment>
  <w:comment w:id="6579" w:author="Tom Maycock" w:date="2021-09-09T17:23:00Z" w:initials="TM">
    <w:p w14:paraId="71E6A9E4" w14:textId="09B59F42" w:rsidR="00631A00" w:rsidRDefault="00631A00">
      <w:pPr>
        <w:pStyle w:val="CommentText"/>
      </w:pPr>
      <w:r>
        <w:rPr>
          <w:rStyle w:val="CommentReference"/>
        </w:rPr>
        <w:annotationRef/>
      </w:r>
      <w:r>
        <w:t>Suggested a couple of small edits</w:t>
      </w:r>
    </w:p>
  </w:comment>
  <w:comment w:id="6595" w:author="Soapbox" w:date="2021-07-22T12:45:00Z" w:initials="SBX">
    <w:p w14:paraId="611FFCA1" w14:textId="69E5C011" w:rsidR="00B32733" w:rsidRDefault="00B32733">
      <w:pPr>
        <w:pStyle w:val="CommentText"/>
      </w:pPr>
      <w:r>
        <w:rPr>
          <w:rStyle w:val="CommentReference"/>
        </w:rPr>
        <w:annotationRef/>
      </w:r>
      <w:r>
        <w:t>Q  -</w:t>
      </w:r>
      <w:r w:rsidR="00100300">
        <w:t xml:space="preserve"> Change to 'prior to when the removal is applied' ?</w:t>
      </w:r>
    </w:p>
  </w:comment>
  <w:comment w:id="6598" w:author="Soapbox" w:date="2021-07-22T12:46:00Z" w:initials="SBX">
    <w:p w14:paraId="00A726F9" w14:textId="23983E50" w:rsidR="00B32733" w:rsidRDefault="00B32733">
      <w:pPr>
        <w:pStyle w:val="CommentText"/>
      </w:pPr>
      <w:r>
        <w:rPr>
          <w:rStyle w:val="CommentReference"/>
        </w:rPr>
        <w:annotationRef/>
      </w:r>
      <w:r>
        <w:t xml:space="preserve">Q: </w:t>
      </w:r>
      <w:r w:rsidR="00100300">
        <w:t>Please clarify</w:t>
      </w:r>
    </w:p>
  </w:comment>
  <w:comment w:id="6599" w:author="Tom Maycock" w:date="2021-09-09T17:24:00Z" w:initials="TM">
    <w:p w14:paraId="6BF193FF" w14:textId="7D8748CA" w:rsidR="00631A00" w:rsidRDefault="00631A00">
      <w:pPr>
        <w:pStyle w:val="CommentText"/>
      </w:pPr>
      <w:r>
        <w:rPr>
          <w:rStyle w:val="CommentReference"/>
        </w:rPr>
        <w:annotationRef/>
      </w:r>
      <w:r>
        <w:t>OK to leave as-is I think, but perhaps authors will have a suggestion to clarify without major edits</w:t>
      </w:r>
    </w:p>
  </w:comment>
  <w:comment w:id="6716" w:author="Robin Matthews" w:date="2021-06-17T14:05:00Z" w:initials="RM">
    <w:p w14:paraId="5E390693" w14:textId="77777777" w:rsidR="00025FA2" w:rsidRPr="0061484F" w:rsidRDefault="00025FA2">
      <w:pPr>
        <w:pStyle w:val="CommentText"/>
        <w:rPr>
          <w:lang w:val="en-US"/>
        </w:rPr>
      </w:pPr>
      <w:r>
        <w:rPr>
          <w:rStyle w:val="CommentReference"/>
        </w:rPr>
        <w:annotationRef/>
      </w:r>
      <w:r w:rsidRPr="0061484F">
        <w:rPr>
          <w:lang w:val="en-US"/>
        </w:rPr>
        <w:t>Not found:</w:t>
      </w:r>
    </w:p>
    <w:p w14:paraId="32CBAA27" w14:textId="77777777" w:rsidR="00025FA2" w:rsidRPr="0061484F" w:rsidRDefault="00025FA2">
      <w:pPr>
        <w:pStyle w:val="CommentText"/>
        <w:rPr>
          <w:lang w:val="en-US"/>
        </w:rPr>
      </w:pPr>
      <w:r w:rsidRPr="0061484F">
        <w:rPr>
          <w:lang w:val="en-US"/>
        </w:rPr>
        <w:t>Boysen et al., 2017b</w:t>
      </w:r>
    </w:p>
    <w:p w14:paraId="4A862FB8" w14:textId="77777777" w:rsidR="00025FA2" w:rsidRPr="0061484F" w:rsidRDefault="00025FA2">
      <w:pPr>
        <w:pStyle w:val="CommentText"/>
        <w:rPr>
          <w:lang w:val="en-US"/>
        </w:rPr>
      </w:pPr>
    </w:p>
    <w:p w14:paraId="1E39CAC2" w14:textId="77777777" w:rsidR="00025FA2" w:rsidRPr="0061484F" w:rsidRDefault="00025FA2">
      <w:pPr>
        <w:pStyle w:val="CommentText"/>
        <w:rPr>
          <w:lang w:val="en-US"/>
        </w:rPr>
      </w:pPr>
      <w:r w:rsidRPr="0061484F">
        <w:rPr>
          <w:lang w:val="en-US"/>
        </w:rPr>
        <w:t>Extra stuff:</w:t>
      </w:r>
    </w:p>
    <w:p w14:paraId="489EE77E" w14:textId="77777777" w:rsidR="00025FA2" w:rsidRDefault="00025FA2">
      <w:pPr>
        <w:pStyle w:val="CommentText"/>
      </w:pPr>
      <w:r>
        <w:t>(; ; Boysen et al., 2017; )</w:t>
      </w:r>
    </w:p>
    <w:p w14:paraId="5A9EBC7D" w14:textId="77777777" w:rsidR="00025FA2" w:rsidRDefault="00025FA2">
      <w:pPr>
        <w:pStyle w:val="CommentText"/>
      </w:pPr>
    </w:p>
    <w:p w14:paraId="43FDE4AF" w14:textId="77777777" w:rsidR="00025FA2" w:rsidRDefault="00025FA2">
      <w:pPr>
        <w:pStyle w:val="CommentText"/>
      </w:pPr>
      <w:r>
        <w:t>Correct:</w:t>
      </w:r>
    </w:p>
    <w:p w14:paraId="28385626" w14:textId="7E3AF605" w:rsidR="00025FA2" w:rsidRDefault="00025FA2">
      <w:pPr>
        <w:pStyle w:val="CommentText"/>
      </w:pPr>
      <w:r>
        <w:t>(Bathiany et al., 2010; Sonntag et al., 2015; Boysen et al., 2017b; Harper et al., 2018)</w:t>
      </w:r>
    </w:p>
  </w:comment>
  <w:comment w:id="6719" w:author="Robin Matthews" w:date="2021-06-17T19:10:00Z" w:initials="RM">
    <w:p w14:paraId="19ACF2B8" w14:textId="42C3DB1E" w:rsidR="00D2435B" w:rsidRPr="0061484F" w:rsidRDefault="00D2435B">
      <w:pPr>
        <w:pStyle w:val="CommentText"/>
        <w:rPr>
          <w:lang w:val="en-US"/>
        </w:rPr>
      </w:pPr>
      <w:r>
        <w:rPr>
          <w:rStyle w:val="CommentReference"/>
        </w:rPr>
        <w:annotationRef/>
      </w:r>
      <w:r w:rsidRPr="0061484F">
        <w:rPr>
          <w:lang w:val="en-US"/>
        </w:rPr>
        <w:t>Mendeley field also contains Fuss et al. (2018). Want to remove it?</w:t>
      </w:r>
    </w:p>
  </w:comment>
  <w:comment w:id="6720" w:author="Robin Matthews" w:date="2021-06-17T14:05:00Z" w:initials="RM">
    <w:p w14:paraId="440AFCB1" w14:textId="77777777" w:rsidR="00025FA2" w:rsidRPr="0061484F" w:rsidRDefault="00025FA2">
      <w:pPr>
        <w:pStyle w:val="CommentText"/>
        <w:rPr>
          <w:lang w:val="en-US"/>
        </w:rPr>
      </w:pPr>
      <w:r>
        <w:rPr>
          <w:rStyle w:val="CommentReference"/>
        </w:rPr>
        <w:annotationRef/>
      </w:r>
      <w:r w:rsidRPr="0061484F">
        <w:rPr>
          <w:lang w:val="en-US"/>
        </w:rPr>
        <w:t>Not found:</w:t>
      </w:r>
    </w:p>
    <w:p w14:paraId="5D34F3C8" w14:textId="77777777" w:rsidR="00025FA2" w:rsidRDefault="00025FA2">
      <w:pPr>
        <w:pStyle w:val="CommentText"/>
      </w:pPr>
      <w:r>
        <w:t>Pearson et al., 2013</w:t>
      </w:r>
    </w:p>
    <w:p w14:paraId="6CB9366C" w14:textId="77777777" w:rsidR="00025FA2" w:rsidRDefault="00025FA2">
      <w:pPr>
        <w:pStyle w:val="CommentText"/>
      </w:pPr>
      <w:r>
        <w:t>W. Zhang et al., 2013</w:t>
      </w:r>
    </w:p>
    <w:p w14:paraId="291B8B90" w14:textId="77777777" w:rsidR="00025FA2" w:rsidRDefault="00025FA2">
      <w:pPr>
        <w:pStyle w:val="CommentText"/>
      </w:pPr>
      <w:r>
        <w:t>Fuss et al., 2018</w:t>
      </w:r>
    </w:p>
    <w:p w14:paraId="62F430AD" w14:textId="77777777" w:rsidR="00025FA2" w:rsidRDefault="00025FA2">
      <w:pPr>
        <w:pStyle w:val="CommentText"/>
      </w:pPr>
      <w:r>
        <w:t>Jia et al., 2019</w:t>
      </w:r>
    </w:p>
    <w:p w14:paraId="0590CFAB" w14:textId="77777777" w:rsidR="00025FA2" w:rsidRDefault="00025FA2">
      <w:pPr>
        <w:pStyle w:val="CommentText"/>
      </w:pPr>
    </w:p>
    <w:p w14:paraId="63852F1E" w14:textId="77777777" w:rsidR="00025FA2" w:rsidRDefault="00025FA2">
      <w:pPr>
        <w:pStyle w:val="CommentText"/>
      </w:pPr>
      <w:r>
        <w:t>Extra stuff:</w:t>
      </w:r>
    </w:p>
    <w:p w14:paraId="114E63D6" w14:textId="77777777" w:rsidR="00025FA2" w:rsidRDefault="00025FA2">
      <w:pPr>
        <w:pStyle w:val="CommentText"/>
      </w:pPr>
      <w:r>
        <w:t>(Pearson et al. 2013; Zhang et al. 2013; Jia et al. 2019, SRCCL Section 2.6.1)</w:t>
      </w:r>
    </w:p>
    <w:p w14:paraId="73A0D1D9" w14:textId="77777777" w:rsidR="00025FA2" w:rsidRDefault="00025FA2">
      <w:pPr>
        <w:pStyle w:val="CommentText"/>
      </w:pPr>
    </w:p>
    <w:p w14:paraId="2C5FD231" w14:textId="77777777" w:rsidR="00025FA2" w:rsidRDefault="00025FA2">
      <w:pPr>
        <w:pStyle w:val="CommentText"/>
      </w:pPr>
      <w:r>
        <w:t>Correct:</w:t>
      </w:r>
    </w:p>
    <w:p w14:paraId="18AF5A9C" w14:textId="3149B3CF" w:rsidR="00025FA2" w:rsidRDefault="00025FA2">
      <w:pPr>
        <w:pStyle w:val="CommentText"/>
      </w:pPr>
      <w:r>
        <w:t>(Pearson et al., 2013; W. Zhang et al., 2013; Fuss et al., 2018; Jia et al., 2019)</w:t>
      </w:r>
    </w:p>
  </w:comment>
  <w:comment w:id="6743" w:author="Robin Matthews" w:date="2021-06-17T14:05:00Z" w:initials="RM">
    <w:p w14:paraId="54D8704B" w14:textId="77777777" w:rsidR="00025FA2" w:rsidRPr="0061484F" w:rsidRDefault="00025FA2">
      <w:pPr>
        <w:pStyle w:val="CommentText"/>
        <w:rPr>
          <w:lang w:val="en-US"/>
        </w:rPr>
      </w:pPr>
      <w:r>
        <w:rPr>
          <w:rStyle w:val="CommentReference"/>
        </w:rPr>
        <w:annotationRef/>
      </w:r>
      <w:r w:rsidRPr="0061484F">
        <w:rPr>
          <w:lang w:val="en-US"/>
        </w:rPr>
        <w:t>Not found:</w:t>
      </w:r>
    </w:p>
    <w:p w14:paraId="7ED788CA" w14:textId="77777777" w:rsidR="00025FA2" w:rsidRPr="0061484F" w:rsidRDefault="00025FA2">
      <w:pPr>
        <w:pStyle w:val="CommentText"/>
        <w:rPr>
          <w:lang w:val="en-US"/>
        </w:rPr>
      </w:pPr>
      <w:r w:rsidRPr="0061484F">
        <w:rPr>
          <w:lang w:val="en-US"/>
        </w:rPr>
        <w:t>P. Smith et al., 2018</w:t>
      </w:r>
    </w:p>
    <w:p w14:paraId="1547FED4" w14:textId="77777777" w:rsidR="00025FA2" w:rsidRPr="0061484F" w:rsidRDefault="00025FA2">
      <w:pPr>
        <w:pStyle w:val="CommentText"/>
        <w:rPr>
          <w:lang w:val="en-US"/>
        </w:rPr>
      </w:pPr>
    </w:p>
    <w:p w14:paraId="764E2976" w14:textId="77777777" w:rsidR="00025FA2" w:rsidRPr="0061484F" w:rsidRDefault="00025FA2">
      <w:pPr>
        <w:pStyle w:val="CommentText"/>
        <w:rPr>
          <w:lang w:val="en-US"/>
        </w:rPr>
      </w:pPr>
      <w:r w:rsidRPr="0061484F">
        <w:rPr>
          <w:lang w:val="en-US"/>
        </w:rPr>
        <w:t>Extra stuff:</w:t>
      </w:r>
    </w:p>
    <w:p w14:paraId="32989F4A" w14:textId="77777777" w:rsidR="00025FA2" w:rsidRPr="0061484F" w:rsidRDefault="00025FA2">
      <w:pPr>
        <w:pStyle w:val="CommentText"/>
        <w:rPr>
          <w:lang w:val="en-US"/>
        </w:rPr>
      </w:pPr>
      <w:r w:rsidRPr="0061484F">
        <w:rPr>
          <w:lang w:val="en-US"/>
        </w:rPr>
        <w:t>(; ; Smith et al., 2018b; )</w:t>
      </w:r>
    </w:p>
    <w:p w14:paraId="0642CDF2" w14:textId="77777777" w:rsidR="00025FA2" w:rsidRPr="0061484F" w:rsidRDefault="00025FA2">
      <w:pPr>
        <w:pStyle w:val="CommentText"/>
        <w:rPr>
          <w:lang w:val="en-US"/>
        </w:rPr>
      </w:pPr>
    </w:p>
    <w:p w14:paraId="71134A36" w14:textId="77777777" w:rsidR="00025FA2" w:rsidRPr="0061484F" w:rsidRDefault="00025FA2">
      <w:pPr>
        <w:pStyle w:val="CommentText"/>
        <w:rPr>
          <w:lang w:val="en-US"/>
        </w:rPr>
      </w:pPr>
      <w:r w:rsidRPr="0061484F">
        <w:rPr>
          <w:lang w:val="en-US"/>
        </w:rPr>
        <w:t>Correct:</w:t>
      </w:r>
    </w:p>
    <w:p w14:paraId="64F02DA7" w14:textId="0C12E8AA" w:rsidR="00025FA2" w:rsidRPr="0061484F" w:rsidRDefault="00025FA2">
      <w:pPr>
        <w:pStyle w:val="CommentText"/>
        <w:rPr>
          <w:lang w:val="en-US"/>
        </w:rPr>
      </w:pPr>
      <w:r w:rsidRPr="0061484F">
        <w:rPr>
          <w:lang w:val="en-US"/>
        </w:rPr>
        <w:t>(Hua et al., 2016; Williamson and Bodle, 2016; P. Smith et al., 2018; Holl and Brancalion, 2020)</w:t>
      </w:r>
    </w:p>
  </w:comment>
  <w:comment w:id="6772" w:author="Robin Matthews" w:date="2021-06-17T14:05:00Z" w:initials="RM">
    <w:p w14:paraId="3F234A6B" w14:textId="77777777" w:rsidR="00025FA2" w:rsidRPr="0061484F" w:rsidRDefault="00025FA2">
      <w:pPr>
        <w:pStyle w:val="CommentText"/>
        <w:rPr>
          <w:lang w:val="en-US"/>
        </w:rPr>
      </w:pPr>
      <w:r>
        <w:rPr>
          <w:rStyle w:val="CommentReference"/>
        </w:rPr>
        <w:annotationRef/>
      </w:r>
      <w:r w:rsidRPr="0061484F">
        <w:rPr>
          <w:lang w:val="en-US"/>
        </w:rPr>
        <w:t>Not found:</w:t>
      </w:r>
    </w:p>
    <w:p w14:paraId="130AFCFE" w14:textId="77777777" w:rsidR="00025FA2" w:rsidRPr="0061484F" w:rsidRDefault="00025FA2">
      <w:pPr>
        <w:pStyle w:val="CommentText"/>
        <w:rPr>
          <w:lang w:val="en-US"/>
        </w:rPr>
      </w:pPr>
      <w:r w:rsidRPr="0061484F">
        <w:rPr>
          <w:lang w:val="en-US"/>
        </w:rPr>
        <w:t>W. Sun et al.</w:t>
      </w:r>
    </w:p>
    <w:p w14:paraId="1ACD9831" w14:textId="77777777" w:rsidR="00025FA2" w:rsidRPr="0061484F" w:rsidRDefault="00025FA2">
      <w:pPr>
        <w:pStyle w:val="CommentText"/>
        <w:rPr>
          <w:lang w:val="en-US"/>
        </w:rPr>
      </w:pPr>
    </w:p>
    <w:p w14:paraId="26BCF6F1" w14:textId="77777777" w:rsidR="00025FA2" w:rsidRDefault="00025FA2">
      <w:pPr>
        <w:pStyle w:val="CommentText"/>
      </w:pPr>
      <w:r>
        <w:t>Extra stuff:</w:t>
      </w:r>
    </w:p>
    <w:p w14:paraId="34C1A390" w14:textId="77777777" w:rsidR="00025FA2" w:rsidRDefault="00025FA2">
      <w:pPr>
        <w:pStyle w:val="CommentText"/>
      </w:pPr>
      <w:r>
        <w:t>(Sun et al., b)</w:t>
      </w:r>
    </w:p>
    <w:p w14:paraId="11AD3651" w14:textId="77777777" w:rsidR="00025FA2" w:rsidRDefault="00025FA2">
      <w:pPr>
        <w:pStyle w:val="CommentText"/>
      </w:pPr>
    </w:p>
    <w:p w14:paraId="3026E476" w14:textId="77777777" w:rsidR="00025FA2" w:rsidRDefault="00025FA2">
      <w:pPr>
        <w:pStyle w:val="CommentText"/>
      </w:pPr>
      <w:r>
        <w:t>Correct:</w:t>
      </w:r>
    </w:p>
    <w:p w14:paraId="1AF6A3D7" w14:textId="77777777" w:rsidR="00025FA2" w:rsidRPr="0061484F" w:rsidRDefault="00025FA2">
      <w:pPr>
        <w:pStyle w:val="CommentText"/>
        <w:rPr>
          <w:lang w:val="en-US"/>
        </w:rPr>
      </w:pPr>
      <w:r>
        <w:t xml:space="preserve">W. Sun et al. </w:t>
      </w:r>
      <w:r w:rsidRPr="0061484F">
        <w:rPr>
          <w:lang w:val="en-US"/>
        </w:rPr>
        <w:t>(2020)</w:t>
      </w:r>
    </w:p>
    <w:p w14:paraId="5D9BF200" w14:textId="02F81E77" w:rsidR="00025FA2" w:rsidRPr="0061484F" w:rsidRDefault="00025FA2">
      <w:pPr>
        <w:pStyle w:val="CommentText"/>
        <w:rPr>
          <w:lang w:val="en-US"/>
        </w:rPr>
      </w:pPr>
      <w:r w:rsidRPr="0061484F">
        <w:rPr>
          <w:lang w:val="en-US"/>
        </w:rPr>
        <w:t>(W. Sun et al., 2020)</w:t>
      </w:r>
    </w:p>
  </w:comment>
  <w:comment w:id="6777" w:author="Robin Matthews" w:date="2021-06-17T19:12:00Z" w:initials="RM">
    <w:p w14:paraId="7181D382" w14:textId="64CC3AE5" w:rsidR="00D2435B" w:rsidRDefault="00D2435B">
      <w:pPr>
        <w:pStyle w:val="CommentText"/>
      </w:pPr>
      <w:r>
        <w:rPr>
          <w:rStyle w:val="CommentReference"/>
        </w:rPr>
        <w:annotationRef/>
      </w:r>
      <w:r w:rsidRPr="0061484F">
        <w:rPr>
          <w:lang w:val="en-US"/>
        </w:rPr>
        <w:t xml:space="preserve">Mendeley field mising Paustian et al., 2016. </w:t>
      </w:r>
      <w:r>
        <w:t>Provide DOI.</w:t>
      </w:r>
    </w:p>
  </w:comment>
  <w:comment w:id="6778" w:author="Robin Matthews" w:date="2021-06-17T14:05:00Z" w:initials="RM">
    <w:p w14:paraId="7F0F2D99" w14:textId="77777777" w:rsidR="00025FA2" w:rsidRDefault="00025FA2">
      <w:pPr>
        <w:pStyle w:val="CommentText"/>
      </w:pPr>
      <w:r>
        <w:rPr>
          <w:rStyle w:val="CommentReference"/>
        </w:rPr>
        <w:annotationRef/>
      </w:r>
      <w:r>
        <w:t>Extra stuff:</w:t>
      </w:r>
    </w:p>
    <w:p w14:paraId="5694DE3F" w14:textId="77777777" w:rsidR="00025FA2" w:rsidRDefault="00025FA2">
      <w:pPr>
        <w:pStyle w:val="CommentText"/>
      </w:pPr>
      <w:r>
        <w:t>(Paustian et al., 2016; , )</w:t>
      </w:r>
    </w:p>
    <w:p w14:paraId="4A47503A" w14:textId="77777777" w:rsidR="00025FA2" w:rsidRDefault="00025FA2">
      <w:pPr>
        <w:pStyle w:val="CommentText"/>
      </w:pPr>
    </w:p>
    <w:p w14:paraId="4E21FC15" w14:textId="77777777" w:rsidR="00025FA2" w:rsidRDefault="00025FA2">
      <w:pPr>
        <w:pStyle w:val="CommentText"/>
      </w:pPr>
      <w:r>
        <w:t>Correct:</w:t>
      </w:r>
    </w:p>
    <w:p w14:paraId="429A76BE" w14:textId="77777777" w:rsidR="00025FA2" w:rsidRDefault="00025FA2">
      <w:pPr>
        <w:pStyle w:val="CommentText"/>
      </w:pPr>
      <w:r>
        <w:t>Fargione et al. (2018)</w:t>
      </w:r>
    </w:p>
    <w:p w14:paraId="1ECF73CD" w14:textId="3ACA24F3" w:rsidR="00025FA2" w:rsidRDefault="00025FA2">
      <w:pPr>
        <w:pStyle w:val="CommentText"/>
      </w:pPr>
      <w:r>
        <w:t>(Fargione et al., 2018)</w:t>
      </w:r>
    </w:p>
  </w:comment>
  <w:comment w:id="6756" w:author="Tom Maycock" w:date="2021-09-09T17:46:00Z" w:initials="TM">
    <w:p w14:paraId="57CCE9AB" w14:textId="7D11D96F" w:rsidR="00481AE4" w:rsidRDefault="00481AE4">
      <w:pPr>
        <w:pStyle w:val="CommentText"/>
      </w:pPr>
      <w:r>
        <w:rPr>
          <w:rStyle w:val="CommentReference"/>
        </w:rPr>
        <w:annotationRef/>
      </w:r>
      <w:r>
        <w:t xml:space="preserve">Please check suggested insertion of “farming” after no-tillage (could be “agriculture”, but hepful to have one or the other I think) and deletion of one “and” – does the result retain intended grouping? Or </w:t>
      </w:r>
      <w:r w:rsidR="0083026C">
        <w:t xml:space="preserve">does this need semicolons rather than commas in most places if some comma-separated items are to be treated as a group? Let me know if questions. </w:t>
      </w:r>
    </w:p>
  </w:comment>
  <w:comment w:id="6784" w:author="Robin Matthews" w:date="2021-06-17T14:05:00Z" w:initials="RM">
    <w:p w14:paraId="6309F1D6" w14:textId="77777777" w:rsidR="00025FA2" w:rsidRDefault="00025FA2">
      <w:pPr>
        <w:pStyle w:val="CommentText"/>
      </w:pPr>
      <w:r>
        <w:rPr>
          <w:rStyle w:val="CommentReference"/>
        </w:rPr>
        <w:annotationRef/>
      </w:r>
      <w:r>
        <w:t>Extra stuff:</w:t>
      </w:r>
    </w:p>
    <w:p w14:paraId="13785F99" w14:textId="77777777" w:rsidR="00025FA2" w:rsidRDefault="00025FA2">
      <w:pPr>
        <w:pStyle w:val="CommentText"/>
      </w:pPr>
      <w:r>
        <w:t xml:space="preserve">(; ; a; </w:t>
      </w:r>
    </w:p>
    <w:p w14:paraId="4B60B00A" w14:textId="77777777" w:rsidR="00025FA2" w:rsidRDefault="00025FA2">
      <w:pPr>
        <w:pStyle w:val="CommentText"/>
      </w:pPr>
    </w:p>
    <w:p w14:paraId="7425B8F1" w14:textId="77777777" w:rsidR="00025FA2" w:rsidRDefault="00025FA2">
      <w:pPr>
        <w:pStyle w:val="CommentText"/>
      </w:pPr>
      <w:r>
        <w:t>Correct:</w:t>
      </w:r>
    </w:p>
    <w:p w14:paraId="34CBCDB2" w14:textId="6634E917" w:rsidR="00025FA2" w:rsidRDefault="00025FA2">
      <w:pPr>
        <w:pStyle w:val="CommentText"/>
      </w:pPr>
      <w:r>
        <w:t>(Tonitto et al., 2006; Fornara et al., 2011; Paustian et al., 2016; Smith et al., 2016)</w:t>
      </w:r>
    </w:p>
  </w:comment>
  <w:comment w:id="6788" w:author="Robin Matthews" w:date="2021-06-17T14:05:00Z" w:initials="RM">
    <w:p w14:paraId="7D42C709" w14:textId="77777777" w:rsidR="00025FA2" w:rsidRDefault="00025FA2">
      <w:pPr>
        <w:pStyle w:val="CommentText"/>
      </w:pPr>
      <w:r>
        <w:rPr>
          <w:rStyle w:val="CommentReference"/>
        </w:rPr>
        <w:annotationRef/>
      </w:r>
      <w:r>
        <w:t>Extra stuff:</w:t>
      </w:r>
    </w:p>
    <w:p w14:paraId="2CE22A5D" w14:textId="77777777" w:rsidR="00025FA2" w:rsidRDefault="00025FA2">
      <w:pPr>
        <w:pStyle w:val="CommentText"/>
      </w:pPr>
      <w:r>
        <w:t xml:space="preserve">, </w:t>
      </w:r>
    </w:p>
    <w:p w14:paraId="7A0E6D82" w14:textId="77777777" w:rsidR="00025FA2" w:rsidRDefault="00025FA2">
      <w:pPr>
        <w:pStyle w:val="CommentText"/>
      </w:pPr>
    </w:p>
    <w:p w14:paraId="1862C16A" w14:textId="77777777" w:rsidR="00025FA2" w:rsidRDefault="00025FA2">
      <w:pPr>
        <w:pStyle w:val="CommentText"/>
      </w:pPr>
      <w:r>
        <w:t>Correct:</w:t>
      </w:r>
    </w:p>
    <w:p w14:paraId="435F7530" w14:textId="77777777" w:rsidR="00025FA2" w:rsidRDefault="00025FA2">
      <w:pPr>
        <w:pStyle w:val="CommentText"/>
      </w:pPr>
      <w:r>
        <w:t>IPCC (2019a)</w:t>
      </w:r>
    </w:p>
    <w:p w14:paraId="7901EF3B" w14:textId="401F8F33" w:rsidR="00025FA2" w:rsidRPr="0061484F" w:rsidRDefault="00025FA2">
      <w:pPr>
        <w:pStyle w:val="CommentText"/>
        <w:rPr>
          <w:lang w:val="en-US"/>
        </w:rPr>
      </w:pPr>
      <w:r w:rsidRPr="0061484F">
        <w:rPr>
          <w:lang w:val="en-US"/>
        </w:rPr>
        <w:t>(IPCC, 2019a)</w:t>
      </w:r>
    </w:p>
  </w:comment>
  <w:comment w:id="6792" w:author="Robin Matthews" w:date="2021-06-17T14:05:00Z" w:initials="RM">
    <w:p w14:paraId="3F50B7E0" w14:textId="77777777" w:rsidR="00025FA2" w:rsidRPr="0061484F" w:rsidRDefault="00025FA2">
      <w:pPr>
        <w:pStyle w:val="CommentText"/>
        <w:rPr>
          <w:lang w:val="en-US"/>
        </w:rPr>
      </w:pPr>
      <w:r>
        <w:rPr>
          <w:rStyle w:val="CommentReference"/>
        </w:rPr>
        <w:annotationRef/>
      </w:r>
      <w:r w:rsidRPr="0061484F">
        <w:rPr>
          <w:lang w:val="en-US"/>
        </w:rPr>
        <w:t>Not found:</w:t>
      </w:r>
    </w:p>
    <w:p w14:paraId="3434EA54" w14:textId="77777777" w:rsidR="00025FA2" w:rsidRPr="0061484F" w:rsidRDefault="00025FA2">
      <w:pPr>
        <w:pStyle w:val="CommentText"/>
        <w:rPr>
          <w:lang w:val="en-US"/>
        </w:rPr>
      </w:pPr>
      <w:r w:rsidRPr="0061484F">
        <w:rPr>
          <w:lang w:val="en-US"/>
        </w:rPr>
        <w:t>P. Smith et al., 2018</w:t>
      </w:r>
    </w:p>
    <w:p w14:paraId="5B7CFECD" w14:textId="77777777" w:rsidR="00025FA2" w:rsidRPr="0061484F" w:rsidRDefault="00025FA2">
      <w:pPr>
        <w:pStyle w:val="CommentText"/>
        <w:rPr>
          <w:lang w:val="en-US"/>
        </w:rPr>
      </w:pPr>
    </w:p>
    <w:p w14:paraId="13E59CD6" w14:textId="77777777" w:rsidR="00025FA2" w:rsidRPr="0061484F" w:rsidRDefault="00025FA2">
      <w:pPr>
        <w:pStyle w:val="CommentText"/>
        <w:rPr>
          <w:lang w:val="en-US"/>
        </w:rPr>
      </w:pPr>
      <w:r w:rsidRPr="0061484F">
        <w:rPr>
          <w:lang w:val="en-US"/>
        </w:rPr>
        <w:t>Extra stuff:</w:t>
      </w:r>
    </w:p>
    <w:p w14:paraId="281876DC" w14:textId="77777777" w:rsidR="00025FA2" w:rsidRPr="0061484F" w:rsidRDefault="00025FA2">
      <w:pPr>
        <w:pStyle w:val="CommentText"/>
        <w:rPr>
          <w:lang w:val="en-US"/>
        </w:rPr>
      </w:pPr>
      <w:r w:rsidRPr="0061484F">
        <w:rPr>
          <w:lang w:val="en-US"/>
        </w:rPr>
        <w:t>(; Smith et al., 2018)</w:t>
      </w:r>
    </w:p>
    <w:p w14:paraId="5B86A4C1" w14:textId="77777777" w:rsidR="00025FA2" w:rsidRPr="0061484F" w:rsidRDefault="00025FA2">
      <w:pPr>
        <w:pStyle w:val="CommentText"/>
        <w:rPr>
          <w:lang w:val="en-US"/>
        </w:rPr>
      </w:pPr>
    </w:p>
    <w:p w14:paraId="4C6C770E" w14:textId="77777777" w:rsidR="00025FA2" w:rsidRDefault="00025FA2">
      <w:pPr>
        <w:pStyle w:val="CommentText"/>
      </w:pPr>
      <w:r>
        <w:t>Correct:</w:t>
      </w:r>
    </w:p>
    <w:p w14:paraId="580DABA6" w14:textId="7820253B" w:rsidR="00025FA2" w:rsidRDefault="00025FA2">
      <w:pPr>
        <w:pStyle w:val="CommentText"/>
      </w:pPr>
      <w:r>
        <w:t>(Paustian et al., 2016; P. Smith et al., 2018)</w:t>
      </w:r>
    </w:p>
  </w:comment>
  <w:comment w:id="6797" w:author="Robin Matthews" w:date="2021-06-17T14:05:00Z" w:initials="RM">
    <w:p w14:paraId="46C92BFA" w14:textId="77777777" w:rsidR="00025FA2" w:rsidRPr="0061484F" w:rsidRDefault="00025FA2">
      <w:pPr>
        <w:pStyle w:val="CommentText"/>
        <w:rPr>
          <w:lang w:val="en-US"/>
        </w:rPr>
      </w:pPr>
      <w:r>
        <w:rPr>
          <w:rStyle w:val="CommentReference"/>
        </w:rPr>
        <w:annotationRef/>
      </w:r>
      <w:r w:rsidRPr="0061484F">
        <w:rPr>
          <w:lang w:val="en-US"/>
        </w:rPr>
        <w:t>Extra stuff:</w:t>
      </w:r>
    </w:p>
    <w:p w14:paraId="21D3DA02" w14:textId="77777777" w:rsidR="00025FA2" w:rsidRPr="0061484F" w:rsidRDefault="00025FA2">
      <w:pPr>
        <w:pStyle w:val="CommentText"/>
        <w:rPr>
          <w:lang w:val="en-US"/>
        </w:rPr>
      </w:pPr>
      <w:r w:rsidRPr="0061484F">
        <w:rPr>
          <w:lang w:val="en-US"/>
        </w:rPr>
        <w:t xml:space="preserve">(, ; </w:t>
      </w:r>
    </w:p>
    <w:p w14:paraId="7D883EDB" w14:textId="77777777" w:rsidR="00025FA2" w:rsidRPr="0061484F" w:rsidRDefault="00025FA2">
      <w:pPr>
        <w:pStyle w:val="CommentText"/>
        <w:rPr>
          <w:lang w:val="en-US"/>
        </w:rPr>
      </w:pPr>
    </w:p>
    <w:p w14:paraId="2FA204DE" w14:textId="77777777" w:rsidR="00025FA2" w:rsidRPr="0061484F" w:rsidRDefault="00025FA2">
      <w:pPr>
        <w:pStyle w:val="CommentText"/>
        <w:rPr>
          <w:lang w:val="en-US"/>
        </w:rPr>
      </w:pPr>
      <w:r w:rsidRPr="0061484F">
        <w:rPr>
          <w:lang w:val="en-US"/>
        </w:rPr>
        <w:t>Correct:</w:t>
      </w:r>
    </w:p>
    <w:p w14:paraId="4F58BB4B" w14:textId="77777777" w:rsidR="00025FA2" w:rsidRPr="0061484F" w:rsidRDefault="00025FA2">
      <w:pPr>
        <w:pStyle w:val="CommentText"/>
        <w:rPr>
          <w:lang w:val="en-US"/>
        </w:rPr>
      </w:pPr>
      <w:r w:rsidRPr="0061484F">
        <w:rPr>
          <w:lang w:val="en-US"/>
        </w:rPr>
        <w:t>Ye et al. (2020)</w:t>
      </w:r>
    </w:p>
    <w:p w14:paraId="1AD1A869" w14:textId="1A1608C9" w:rsidR="00025FA2" w:rsidRPr="0061484F" w:rsidRDefault="00025FA2">
      <w:pPr>
        <w:pStyle w:val="CommentText"/>
        <w:rPr>
          <w:lang w:val="en-US"/>
        </w:rPr>
      </w:pPr>
      <w:r w:rsidRPr="0061484F">
        <w:rPr>
          <w:lang w:val="en-US"/>
        </w:rPr>
        <w:t>(Ye et al., 2020)</w:t>
      </w:r>
    </w:p>
  </w:comment>
  <w:comment w:id="6804" w:author="Robin Matthews" w:date="2021-06-17T14:05:00Z" w:initials="RM">
    <w:p w14:paraId="6656B097" w14:textId="77777777" w:rsidR="00025FA2" w:rsidRPr="0061484F" w:rsidRDefault="00025FA2">
      <w:pPr>
        <w:pStyle w:val="CommentText"/>
        <w:rPr>
          <w:lang w:val="en-US"/>
        </w:rPr>
      </w:pPr>
      <w:r>
        <w:rPr>
          <w:rStyle w:val="CommentReference"/>
        </w:rPr>
        <w:annotationRef/>
      </w:r>
      <w:r w:rsidRPr="0061484F">
        <w:rPr>
          <w:lang w:val="en-US"/>
        </w:rPr>
        <w:t>Not found:</w:t>
      </w:r>
    </w:p>
    <w:p w14:paraId="68E15566" w14:textId="77777777" w:rsidR="00025FA2" w:rsidRDefault="00025FA2">
      <w:pPr>
        <w:pStyle w:val="CommentText"/>
      </w:pPr>
      <w:r>
        <w:t>B.M.C. Fischer et al., 2019</w:t>
      </w:r>
    </w:p>
    <w:p w14:paraId="42FD6465" w14:textId="77777777" w:rsidR="00025FA2" w:rsidRDefault="00025FA2">
      <w:pPr>
        <w:pStyle w:val="CommentText"/>
      </w:pPr>
    </w:p>
    <w:p w14:paraId="646138BB" w14:textId="77777777" w:rsidR="00025FA2" w:rsidRPr="0061484F" w:rsidRDefault="00025FA2">
      <w:pPr>
        <w:pStyle w:val="CommentText"/>
        <w:rPr>
          <w:lang w:val="en-US"/>
        </w:rPr>
      </w:pPr>
      <w:r w:rsidRPr="0061484F">
        <w:rPr>
          <w:lang w:val="en-US"/>
        </w:rPr>
        <w:t>Extra stuff:</w:t>
      </w:r>
    </w:p>
    <w:p w14:paraId="6B0F1E7A" w14:textId="77777777" w:rsidR="00025FA2" w:rsidRPr="0061484F" w:rsidRDefault="00025FA2">
      <w:pPr>
        <w:pStyle w:val="CommentText"/>
        <w:rPr>
          <w:lang w:val="en-US"/>
        </w:rPr>
      </w:pPr>
      <w:r w:rsidRPr="0061484F">
        <w:rPr>
          <w:lang w:val="en-US"/>
        </w:rPr>
        <w:t>(; ; Fischer et al., 2019a; )</w:t>
      </w:r>
    </w:p>
    <w:p w14:paraId="301C570B" w14:textId="77777777" w:rsidR="00025FA2" w:rsidRPr="0061484F" w:rsidRDefault="00025FA2">
      <w:pPr>
        <w:pStyle w:val="CommentText"/>
        <w:rPr>
          <w:lang w:val="en-US"/>
        </w:rPr>
      </w:pPr>
    </w:p>
    <w:p w14:paraId="2D6DE777" w14:textId="77777777" w:rsidR="00025FA2" w:rsidRDefault="00025FA2">
      <w:pPr>
        <w:pStyle w:val="CommentText"/>
      </w:pPr>
      <w:r>
        <w:t>Correct:</w:t>
      </w:r>
    </w:p>
    <w:p w14:paraId="778A3D89" w14:textId="6C558935" w:rsidR="00025FA2" w:rsidRDefault="00025FA2">
      <w:pPr>
        <w:pStyle w:val="CommentText"/>
      </w:pPr>
      <w:r>
        <w:t>(Karhu et al., 2011; Liu et al., 2016; B.M.C. Fischer et al., 2019; Verheijen et al., 2019)</w:t>
      </w:r>
    </w:p>
  </w:comment>
  <w:comment w:id="6808" w:author="Robin Matthews" w:date="2021-06-17T19:16:00Z" w:initials="RM">
    <w:p w14:paraId="07709472" w14:textId="77777777" w:rsidR="00D2435B" w:rsidRPr="0061484F" w:rsidRDefault="00D2435B" w:rsidP="00D2435B">
      <w:pPr>
        <w:pStyle w:val="CommentText"/>
        <w:rPr>
          <w:lang w:val="en-US"/>
        </w:rPr>
      </w:pPr>
      <w:r>
        <w:rPr>
          <w:rStyle w:val="CommentReference"/>
        </w:rPr>
        <w:annotationRef/>
      </w:r>
      <w:r w:rsidRPr="0061484F">
        <w:rPr>
          <w:lang w:val="en-US"/>
        </w:rPr>
        <w:t xml:space="preserve">Mendeley field also contains: </w:t>
      </w:r>
    </w:p>
    <w:p w14:paraId="020BE605" w14:textId="7256CFD8" w:rsidR="00D2435B" w:rsidRPr="0061484F" w:rsidRDefault="00D2435B" w:rsidP="00D2435B">
      <w:pPr>
        <w:pStyle w:val="CommentText"/>
        <w:rPr>
          <w:lang w:val="en-US"/>
        </w:rPr>
      </w:pPr>
      <w:r w:rsidRPr="0061484F">
        <w:rPr>
          <w:lang w:val="en-US"/>
        </w:rPr>
        <w:t>Karhu et al., 2011</w:t>
      </w:r>
    </w:p>
    <w:p w14:paraId="1D840D35" w14:textId="77777777" w:rsidR="00D2435B" w:rsidRDefault="00D2435B" w:rsidP="00D2435B">
      <w:pPr>
        <w:pStyle w:val="CommentText"/>
      </w:pPr>
      <w:r>
        <w:t>Liu et al., 2016</w:t>
      </w:r>
    </w:p>
    <w:p w14:paraId="6DFB775B" w14:textId="77777777" w:rsidR="00D2435B" w:rsidRDefault="00D2435B" w:rsidP="00D2435B">
      <w:pPr>
        <w:pStyle w:val="CommentText"/>
      </w:pPr>
      <w:r>
        <w:t>B.M.C. Fischer et al., 2019</w:t>
      </w:r>
    </w:p>
    <w:p w14:paraId="6831EF5F" w14:textId="77777777" w:rsidR="00D2435B" w:rsidRPr="0061484F" w:rsidRDefault="00D2435B" w:rsidP="00D2435B">
      <w:pPr>
        <w:pStyle w:val="CommentText"/>
        <w:rPr>
          <w:lang w:val="en-US"/>
        </w:rPr>
      </w:pPr>
      <w:r w:rsidRPr="0061484F">
        <w:rPr>
          <w:lang w:val="en-US"/>
        </w:rPr>
        <w:t>Verheijen et al., 2019</w:t>
      </w:r>
    </w:p>
    <w:p w14:paraId="59DAAEAB" w14:textId="77777777" w:rsidR="00D2435B" w:rsidRPr="0061484F" w:rsidRDefault="00D2435B" w:rsidP="00D2435B">
      <w:pPr>
        <w:pStyle w:val="CommentText"/>
        <w:rPr>
          <w:lang w:val="en-US"/>
        </w:rPr>
      </w:pPr>
    </w:p>
    <w:p w14:paraId="2C06622F" w14:textId="5CD78C79" w:rsidR="00D2435B" w:rsidRPr="0061484F" w:rsidRDefault="00D2435B" w:rsidP="00D2435B">
      <w:pPr>
        <w:pStyle w:val="CommentText"/>
        <w:rPr>
          <w:lang w:val="en-US"/>
        </w:rPr>
      </w:pPr>
      <w:r w:rsidRPr="0061484F">
        <w:rPr>
          <w:lang w:val="en-US"/>
        </w:rPr>
        <w:t>Want to remove them?</w:t>
      </w:r>
    </w:p>
  </w:comment>
  <w:comment w:id="6809" w:author="Robin Matthews" w:date="2021-06-17T14:05:00Z" w:initials="RM">
    <w:p w14:paraId="5A70D585" w14:textId="77777777" w:rsidR="00025FA2" w:rsidRPr="0061484F" w:rsidRDefault="00025FA2">
      <w:pPr>
        <w:pStyle w:val="CommentText"/>
        <w:rPr>
          <w:lang w:val="en-US"/>
        </w:rPr>
      </w:pPr>
      <w:r>
        <w:rPr>
          <w:rStyle w:val="CommentReference"/>
        </w:rPr>
        <w:annotationRef/>
      </w:r>
      <w:r w:rsidRPr="0061484F">
        <w:rPr>
          <w:lang w:val="en-US"/>
        </w:rPr>
        <w:t>Not found:</w:t>
      </w:r>
    </w:p>
    <w:p w14:paraId="0FB4677F" w14:textId="77777777" w:rsidR="00025FA2" w:rsidRPr="0061484F" w:rsidRDefault="00025FA2">
      <w:pPr>
        <w:pStyle w:val="CommentText"/>
        <w:rPr>
          <w:lang w:val="en-US"/>
        </w:rPr>
      </w:pPr>
      <w:r w:rsidRPr="0061484F">
        <w:rPr>
          <w:lang w:val="en-US"/>
        </w:rPr>
        <w:t>Karhu et al., 2011</w:t>
      </w:r>
    </w:p>
    <w:p w14:paraId="0C927EE1" w14:textId="77777777" w:rsidR="00025FA2" w:rsidRDefault="00025FA2">
      <w:pPr>
        <w:pStyle w:val="CommentText"/>
      </w:pPr>
      <w:r>
        <w:t>Liu et al., 2016</w:t>
      </w:r>
    </w:p>
    <w:p w14:paraId="664F231E" w14:textId="77777777" w:rsidR="00025FA2" w:rsidRDefault="00025FA2">
      <w:pPr>
        <w:pStyle w:val="CommentText"/>
      </w:pPr>
      <w:r>
        <w:t>B.M.C. Fischer et al., 2019</w:t>
      </w:r>
    </w:p>
    <w:p w14:paraId="63907F89" w14:textId="77777777" w:rsidR="00025FA2" w:rsidRDefault="00025FA2">
      <w:pPr>
        <w:pStyle w:val="CommentText"/>
      </w:pPr>
      <w:r>
        <w:t>Verheijen et al., 2019</w:t>
      </w:r>
    </w:p>
    <w:p w14:paraId="0728D79B" w14:textId="77777777" w:rsidR="00025FA2" w:rsidRDefault="00025FA2">
      <w:pPr>
        <w:pStyle w:val="CommentText"/>
      </w:pPr>
    </w:p>
    <w:p w14:paraId="79B669C2" w14:textId="77777777" w:rsidR="00025FA2" w:rsidRDefault="00025FA2">
      <w:pPr>
        <w:pStyle w:val="CommentText"/>
      </w:pPr>
      <w:r>
        <w:t>Extra stuff:</w:t>
      </w:r>
    </w:p>
    <w:p w14:paraId="4BD014D6" w14:textId="77777777" w:rsidR="00025FA2" w:rsidRDefault="00025FA2">
      <w:pPr>
        <w:pStyle w:val="CommentText"/>
      </w:pPr>
      <w:r>
        <w:t>(Fischer et al., 2019)</w:t>
      </w:r>
    </w:p>
    <w:p w14:paraId="36159D54" w14:textId="77777777" w:rsidR="00025FA2" w:rsidRDefault="00025FA2">
      <w:pPr>
        <w:pStyle w:val="CommentText"/>
      </w:pPr>
    </w:p>
    <w:p w14:paraId="47669A6A" w14:textId="77777777" w:rsidR="00025FA2" w:rsidRDefault="00025FA2">
      <w:pPr>
        <w:pStyle w:val="CommentText"/>
      </w:pPr>
      <w:r>
        <w:t>Correct:</w:t>
      </w:r>
    </w:p>
    <w:p w14:paraId="541EF130" w14:textId="463EA881" w:rsidR="00025FA2" w:rsidRDefault="00025FA2">
      <w:pPr>
        <w:pStyle w:val="CommentText"/>
      </w:pPr>
      <w:r>
        <w:t>(Karhu et al., 2011; Liu et al., 2016; B.M.C. Fischer et al., 2019; Verheijen et al., 2019)</w:t>
      </w:r>
    </w:p>
  </w:comment>
  <w:comment w:id="6819" w:author="Robin Matthews" w:date="2021-06-17T14:05:00Z" w:initials="RM">
    <w:p w14:paraId="5C3F49E7" w14:textId="77777777" w:rsidR="00025FA2" w:rsidRPr="0061484F" w:rsidRDefault="00025FA2">
      <w:pPr>
        <w:pStyle w:val="CommentText"/>
        <w:rPr>
          <w:lang w:val="en-US"/>
        </w:rPr>
      </w:pPr>
      <w:r>
        <w:rPr>
          <w:rStyle w:val="CommentReference"/>
        </w:rPr>
        <w:annotationRef/>
      </w:r>
      <w:r w:rsidRPr="0061484F">
        <w:rPr>
          <w:lang w:val="en-US"/>
        </w:rPr>
        <w:t>Not found:</w:t>
      </w:r>
    </w:p>
    <w:p w14:paraId="28F17EBF" w14:textId="77777777" w:rsidR="00025FA2" w:rsidRPr="0061484F" w:rsidRDefault="00025FA2">
      <w:pPr>
        <w:pStyle w:val="CommentText"/>
        <w:rPr>
          <w:lang w:val="en-US"/>
        </w:rPr>
      </w:pPr>
      <w:r w:rsidRPr="0061484F">
        <w:rPr>
          <w:lang w:val="en-US"/>
        </w:rPr>
        <w:t>Z. Liu et al., 2017</w:t>
      </w:r>
    </w:p>
    <w:p w14:paraId="12797FDA" w14:textId="77777777" w:rsidR="00025FA2" w:rsidRPr="0061484F" w:rsidRDefault="00025FA2">
      <w:pPr>
        <w:pStyle w:val="CommentText"/>
        <w:rPr>
          <w:lang w:val="en-US"/>
        </w:rPr>
      </w:pPr>
    </w:p>
    <w:p w14:paraId="2DA33F4D" w14:textId="77777777" w:rsidR="00025FA2" w:rsidRPr="0061484F" w:rsidRDefault="00025FA2">
      <w:pPr>
        <w:pStyle w:val="CommentText"/>
        <w:rPr>
          <w:lang w:val="en-US"/>
        </w:rPr>
      </w:pPr>
      <w:r w:rsidRPr="0061484F">
        <w:rPr>
          <w:lang w:val="en-US"/>
        </w:rPr>
        <w:t>Extra stuff:</w:t>
      </w:r>
    </w:p>
    <w:p w14:paraId="6C75163A" w14:textId="77777777" w:rsidR="00025FA2" w:rsidRPr="0061484F" w:rsidRDefault="00025FA2">
      <w:pPr>
        <w:pStyle w:val="CommentText"/>
        <w:rPr>
          <w:lang w:val="en-US"/>
        </w:rPr>
      </w:pPr>
      <w:r w:rsidRPr="0061484F">
        <w:rPr>
          <w:lang w:val="en-US"/>
        </w:rPr>
        <w:t>(; ; Liu et al., 2017b;</w:t>
      </w:r>
    </w:p>
    <w:p w14:paraId="285A7C6E" w14:textId="77777777" w:rsidR="00025FA2" w:rsidRPr="0061484F" w:rsidRDefault="00025FA2">
      <w:pPr>
        <w:pStyle w:val="CommentText"/>
        <w:rPr>
          <w:lang w:val="en-US"/>
        </w:rPr>
      </w:pPr>
    </w:p>
    <w:p w14:paraId="4CCA0C85" w14:textId="77777777" w:rsidR="00025FA2" w:rsidRPr="0061484F" w:rsidRDefault="00025FA2">
      <w:pPr>
        <w:pStyle w:val="CommentText"/>
        <w:rPr>
          <w:lang w:val="en-US"/>
        </w:rPr>
      </w:pPr>
      <w:r w:rsidRPr="0061484F">
        <w:rPr>
          <w:lang w:val="en-US"/>
        </w:rPr>
        <w:t>Correct:</w:t>
      </w:r>
    </w:p>
    <w:p w14:paraId="4AD8F168" w14:textId="7E4F256D" w:rsidR="00025FA2" w:rsidRDefault="00025FA2">
      <w:pPr>
        <w:pStyle w:val="CommentText"/>
      </w:pPr>
      <w:r>
        <w:t>(Clough et al., 2013; Shen et al., 2016; Z. Liu et al., 2017)</w:t>
      </w:r>
    </w:p>
  </w:comment>
  <w:comment w:id="6833" w:author="Robin Matthews" w:date="2021-06-17T14:05:00Z" w:initials="RM">
    <w:p w14:paraId="1C4CDCBB" w14:textId="77777777" w:rsidR="00025FA2" w:rsidRPr="0061484F" w:rsidRDefault="00025FA2">
      <w:pPr>
        <w:pStyle w:val="CommentText"/>
        <w:rPr>
          <w:lang w:val="en-US"/>
        </w:rPr>
      </w:pPr>
      <w:r>
        <w:rPr>
          <w:rStyle w:val="CommentReference"/>
        </w:rPr>
        <w:annotationRef/>
      </w:r>
      <w:r w:rsidRPr="0061484F">
        <w:rPr>
          <w:lang w:val="en-US"/>
        </w:rPr>
        <w:t>Not found:</w:t>
      </w:r>
    </w:p>
    <w:p w14:paraId="2028130D" w14:textId="77777777" w:rsidR="00025FA2" w:rsidRPr="0061484F" w:rsidRDefault="00025FA2">
      <w:pPr>
        <w:pStyle w:val="CommentText"/>
        <w:rPr>
          <w:lang w:val="en-US"/>
        </w:rPr>
      </w:pPr>
      <w:r w:rsidRPr="0061484F">
        <w:rPr>
          <w:lang w:val="en-US"/>
        </w:rPr>
        <w:t>S. Wang et al., 2019</w:t>
      </w:r>
    </w:p>
    <w:p w14:paraId="1FC2011B" w14:textId="77777777" w:rsidR="00025FA2" w:rsidRPr="0061484F" w:rsidRDefault="00025FA2">
      <w:pPr>
        <w:pStyle w:val="CommentText"/>
        <w:rPr>
          <w:lang w:val="en-US"/>
        </w:rPr>
      </w:pPr>
    </w:p>
    <w:p w14:paraId="5731FBB2" w14:textId="77777777" w:rsidR="00025FA2" w:rsidRPr="0061484F" w:rsidRDefault="00025FA2">
      <w:pPr>
        <w:pStyle w:val="CommentText"/>
        <w:rPr>
          <w:lang w:val="en-US"/>
        </w:rPr>
      </w:pPr>
      <w:r w:rsidRPr="0061484F">
        <w:rPr>
          <w:lang w:val="en-US"/>
        </w:rPr>
        <w:t>Extra stuff:</w:t>
      </w:r>
    </w:p>
    <w:p w14:paraId="7B8A7DE4" w14:textId="77777777" w:rsidR="00025FA2" w:rsidRPr="0061484F" w:rsidRDefault="00025FA2">
      <w:pPr>
        <w:pStyle w:val="CommentText"/>
        <w:rPr>
          <w:lang w:val="en-US"/>
        </w:rPr>
      </w:pPr>
      <w:r w:rsidRPr="0061484F">
        <w:rPr>
          <w:lang w:val="en-US"/>
        </w:rPr>
        <w:t>(; ; Wang et al., 2019a; a)</w:t>
      </w:r>
    </w:p>
    <w:p w14:paraId="7922707B" w14:textId="77777777" w:rsidR="00025FA2" w:rsidRPr="0061484F" w:rsidRDefault="00025FA2">
      <w:pPr>
        <w:pStyle w:val="CommentText"/>
        <w:rPr>
          <w:lang w:val="en-US"/>
        </w:rPr>
      </w:pPr>
    </w:p>
    <w:p w14:paraId="3A204B58" w14:textId="77777777" w:rsidR="00025FA2" w:rsidRDefault="00025FA2">
      <w:pPr>
        <w:pStyle w:val="CommentText"/>
      </w:pPr>
      <w:r>
        <w:t>Correct:</w:t>
      </w:r>
    </w:p>
    <w:p w14:paraId="558F4271" w14:textId="03F75387" w:rsidR="00025FA2" w:rsidRDefault="00025FA2">
      <w:pPr>
        <w:pStyle w:val="CommentText"/>
      </w:pPr>
      <w:r>
        <w:t>(Jeffery et al., 2016; Huang et al., 2019; S. Wang et al., 2019; Yang et al., 2019)</w:t>
      </w:r>
    </w:p>
  </w:comment>
  <w:comment w:id="6842" w:author="Robin Matthews" w:date="2021-06-17T14:05:00Z" w:initials="RM">
    <w:p w14:paraId="5700B560" w14:textId="77777777" w:rsidR="00025FA2" w:rsidRPr="0061484F" w:rsidRDefault="00025FA2">
      <w:pPr>
        <w:pStyle w:val="CommentText"/>
        <w:rPr>
          <w:lang w:val="en-US"/>
        </w:rPr>
      </w:pPr>
      <w:r>
        <w:rPr>
          <w:rStyle w:val="CommentReference"/>
        </w:rPr>
        <w:annotationRef/>
      </w:r>
      <w:r w:rsidRPr="0061484F">
        <w:rPr>
          <w:lang w:val="en-US"/>
        </w:rPr>
        <w:t>Not found:</w:t>
      </w:r>
    </w:p>
    <w:p w14:paraId="611850A6" w14:textId="77777777" w:rsidR="00025FA2" w:rsidRPr="0061484F" w:rsidRDefault="00025FA2">
      <w:pPr>
        <w:pStyle w:val="CommentText"/>
        <w:rPr>
          <w:lang w:val="en-US"/>
        </w:rPr>
      </w:pPr>
      <w:r w:rsidRPr="0061484F">
        <w:rPr>
          <w:lang w:val="en-US"/>
        </w:rPr>
        <w:t>P. Smith et al.</w:t>
      </w:r>
    </w:p>
    <w:p w14:paraId="723EAB74" w14:textId="77777777" w:rsidR="00025FA2" w:rsidRPr="0061484F" w:rsidRDefault="00025FA2">
      <w:pPr>
        <w:pStyle w:val="CommentText"/>
        <w:rPr>
          <w:lang w:val="en-US"/>
        </w:rPr>
      </w:pPr>
    </w:p>
    <w:p w14:paraId="023474F7" w14:textId="77777777" w:rsidR="00025FA2" w:rsidRPr="0061484F" w:rsidRDefault="00025FA2">
      <w:pPr>
        <w:pStyle w:val="CommentText"/>
        <w:rPr>
          <w:lang w:val="en-US"/>
        </w:rPr>
      </w:pPr>
      <w:r w:rsidRPr="0061484F">
        <w:rPr>
          <w:lang w:val="en-US"/>
        </w:rPr>
        <w:t>Extra stuff:</w:t>
      </w:r>
    </w:p>
    <w:p w14:paraId="5C190956" w14:textId="77777777" w:rsidR="00025FA2" w:rsidRPr="0061484F" w:rsidRDefault="00025FA2">
      <w:pPr>
        <w:pStyle w:val="CommentText"/>
        <w:rPr>
          <w:lang w:val="en-US"/>
        </w:rPr>
      </w:pPr>
      <w:r w:rsidRPr="0061484F">
        <w:rPr>
          <w:lang w:val="en-US"/>
        </w:rPr>
        <w:t>(Smith et al., )</w:t>
      </w:r>
    </w:p>
    <w:p w14:paraId="47F2AF3B" w14:textId="77777777" w:rsidR="00025FA2" w:rsidRPr="0061484F" w:rsidRDefault="00025FA2">
      <w:pPr>
        <w:pStyle w:val="CommentText"/>
        <w:rPr>
          <w:lang w:val="en-US"/>
        </w:rPr>
      </w:pPr>
    </w:p>
    <w:p w14:paraId="6589B141" w14:textId="77777777" w:rsidR="00025FA2" w:rsidRPr="0061484F" w:rsidRDefault="00025FA2">
      <w:pPr>
        <w:pStyle w:val="CommentText"/>
        <w:rPr>
          <w:lang w:val="en-US"/>
        </w:rPr>
      </w:pPr>
      <w:r w:rsidRPr="0061484F">
        <w:rPr>
          <w:lang w:val="en-US"/>
        </w:rPr>
        <w:t>Correct:</w:t>
      </w:r>
    </w:p>
    <w:p w14:paraId="3D777CF3" w14:textId="77777777" w:rsidR="00025FA2" w:rsidRPr="0061484F" w:rsidRDefault="00025FA2">
      <w:pPr>
        <w:pStyle w:val="CommentText"/>
        <w:rPr>
          <w:lang w:val="en-US"/>
        </w:rPr>
      </w:pPr>
      <w:r w:rsidRPr="0061484F">
        <w:rPr>
          <w:lang w:val="en-US"/>
        </w:rPr>
        <w:t>P. Smith et al. (2018)</w:t>
      </w:r>
    </w:p>
    <w:p w14:paraId="3AA67AD0" w14:textId="2C014EEB" w:rsidR="00025FA2" w:rsidRPr="0061484F" w:rsidRDefault="00025FA2">
      <w:pPr>
        <w:pStyle w:val="CommentText"/>
        <w:rPr>
          <w:lang w:val="en-US"/>
        </w:rPr>
      </w:pPr>
      <w:r w:rsidRPr="0061484F">
        <w:rPr>
          <w:lang w:val="en-US"/>
        </w:rPr>
        <w:t>(P. Smith et al., 2018)</w:t>
      </w:r>
    </w:p>
  </w:comment>
  <w:comment w:id="6847" w:author="Robin Matthews" w:date="2021-06-17T14:05:00Z" w:initials="RM">
    <w:p w14:paraId="370FBFF2" w14:textId="77777777" w:rsidR="00025FA2" w:rsidRPr="0061484F" w:rsidRDefault="00025FA2">
      <w:pPr>
        <w:pStyle w:val="CommentText"/>
        <w:rPr>
          <w:lang w:val="en-US"/>
        </w:rPr>
      </w:pPr>
      <w:r>
        <w:rPr>
          <w:rStyle w:val="CommentReference"/>
        </w:rPr>
        <w:annotationRef/>
      </w:r>
      <w:r w:rsidRPr="0061484F">
        <w:rPr>
          <w:lang w:val="en-US"/>
        </w:rPr>
        <w:t>Extra stuff:</w:t>
      </w:r>
    </w:p>
    <w:p w14:paraId="22A98983" w14:textId="77777777" w:rsidR="00025FA2" w:rsidRPr="0061484F" w:rsidRDefault="00025FA2">
      <w:pPr>
        <w:pStyle w:val="CommentText"/>
        <w:rPr>
          <w:lang w:val="en-US"/>
        </w:rPr>
      </w:pPr>
      <w:r w:rsidRPr="0061484F">
        <w:rPr>
          <w:lang w:val="en-US"/>
        </w:rPr>
        <w:t xml:space="preserve">, </w:t>
      </w:r>
    </w:p>
    <w:p w14:paraId="5AA8101B" w14:textId="77777777" w:rsidR="00025FA2" w:rsidRPr="0061484F" w:rsidRDefault="00025FA2">
      <w:pPr>
        <w:pStyle w:val="CommentText"/>
        <w:rPr>
          <w:lang w:val="en-US"/>
        </w:rPr>
      </w:pPr>
    </w:p>
    <w:p w14:paraId="25366587" w14:textId="77777777" w:rsidR="00025FA2" w:rsidRPr="0061484F" w:rsidRDefault="00025FA2">
      <w:pPr>
        <w:pStyle w:val="CommentText"/>
        <w:rPr>
          <w:lang w:val="en-US"/>
        </w:rPr>
      </w:pPr>
      <w:r w:rsidRPr="0061484F">
        <w:rPr>
          <w:lang w:val="en-US"/>
        </w:rPr>
        <w:t>Correct:</w:t>
      </w:r>
    </w:p>
    <w:p w14:paraId="1968CCAD" w14:textId="77777777" w:rsidR="00025FA2" w:rsidRPr="0061484F" w:rsidRDefault="00025FA2">
      <w:pPr>
        <w:pStyle w:val="CommentText"/>
        <w:rPr>
          <w:lang w:val="en-US"/>
        </w:rPr>
      </w:pPr>
      <w:r w:rsidRPr="0061484F">
        <w:rPr>
          <w:lang w:val="en-US"/>
        </w:rPr>
        <w:t>Tisserant and Cherubini (2019)</w:t>
      </w:r>
    </w:p>
    <w:p w14:paraId="3C133EF6" w14:textId="6480B760" w:rsidR="00025FA2" w:rsidRPr="0061484F" w:rsidRDefault="00025FA2">
      <w:pPr>
        <w:pStyle w:val="CommentText"/>
        <w:rPr>
          <w:lang w:val="en-US"/>
        </w:rPr>
      </w:pPr>
      <w:r w:rsidRPr="0061484F">
        <w:rPr>
          <w:lang w:val="en-US"/>
        </w:rPr>
        <w:t>(Tisserant and Cherubini, 2019)</w:t>
      </w:r>
    </w:p>
  </w:comment>
  <w:comment w:id="6859" w:author="Robin Matthews" w:date="2021-06-17T14:05:00Z" w:initials="RM">
    <w:p w14:paraId="4D5A79A0" w14:textId="77777777" w:rsidR="00025FA2" w:rsidRPr="0061484F" w:rsidRDefault="00025FA2">
      <w:pPr>
        <w:pStyle w:val="CommentText"/>
        <w:rPr>
          <w:lang w:val="en-US"/>
        </w:rPr>
      </w:pPr>
      <w:r>
        <w:rPr>
          <w:rStyle w:val="CommentReference"/>
        </w:rPr>
        <w:annotationRef/>
      </w:r>
      <w:r w:rsidRPr="0061484F">
        <w:rPr>
          <w:lang w:val="en-US"/>
        </w:rPr>
        <w:t>Not found:</w:t>
      </w:r>
    </w:p>
    <w:p w14:paraId="40A0D69B" w14:textId="77777777" w:rsidR="00025FA2" w:rsidRDefault="00025FA2">
      <w:pPr>
        <w:pStyle w:val="CommentText"/>
      </w:pPr>
      <w:r>
        <w:t>Griscom et al., 2017</w:t>
      </w:r>
    </w:p>
    <w:p w14:paraId="770D1D40" w14:textId="77777777" w:rsidR="00025FA2" w:rsidRDefault="00025FA2">
      <w:pPr>
        <w:pStyle w:val="CommentText"/>
      </w:pPr>
    </w:p>
    <w:p w14:paraId="17FBCDAF" w14:textId="77777777" w:rsidR="00025FA2" w:rsidRDefault="00025FA2">
      <w:pPr>
        <w:pStyle w:val="CommentText"/>
      </w:pPr>
      <w:r>
        <w:t>Extra stuff:</w:t>
      </w:r>
    </w:p>
    <w:p w14:paraId="6D81F17D" w14:textId="77777777" w:rsidR="00025FA2" w:rsidRDefault="00025FA2">
      <w:pPr>
        <w:pStyle w:val="CommentText"/>
      </w:pPr>
      <w:r>
        <w:t>()</w:t>
      </w:r>
    </w:p>
    <w:p w14:paraId="5FFC9346" w14:textId="77777777" w:rsidR="00025FA2" w:rsidRDefault="00025FA2">
      <w:pPr>
        <w:pStyle w:val="CommentText"/>
      </w:pPr>
    </w:p>
    <w:p w14:paraId="6C43CF62" w14:textId="77777777" w:rsidR="00025FA2" w:rsidRDefault="00025FA2">
      <w:pPr>
        <w:pStyle w:val="CommentText"/>
      </w:pPr>
      <w:r>
        <w:t>Correct:</w:t>
      </w:r>
    </w:p>
    <w:p w14:paraId="082BF262" w14:textId="0077D0AD" w:rsidR="00025FA2" w:rsidRDefault="00025FA2">
      <w:pPr>
        <w:pStyle w:val="CommentText"/>
      </w:pPr>
      <w:r>
        <w:t>(Griscom et al., 2017; Leifeld et al., 2019)</w:t>
      </w:r>
    </w:p>
  </w:comment>
  <w:comment w:id="6860" w:author="Robin Matthews" w:date="2021-06-17T19:21:00Z" w:initials="RM">
    <w:p w14:paraId="39816E59" w14:textId="5B004D17" w:rsidR="000F32A8" w:rsidRPr="0061484F" w:rsidRDefault="000F32A8">
      <w:pPr>
        <w:pStyle w:val="CommentText"/>
        <w:rPr>
          <w:lang w:val="en-US"/>
        </w:rPr>
      </w:pPr>
      <w:r>
        <w:rPr>
          <w:rStyle w:val="CommentReference"/>
        </w:rPr>
        <w:annotationRef/>
      </w:r>
      <w:r w:rsidRPr="0061484F">
        <w:rPr>
          <w:lang w:val="en-US"/>
        </w:rPr>
        <w:t>Mendeley field also contains Griscom et al., 2017. Want to remove it?</w:t>
      </w:r>
    </w:p>
  </w:comment>
  <w:comment w:id="6864" w:author="Robin Matthews" w:date="2021-06-17T14:05:00Z" w:initials="RM">
    <w:p w14:paraId="47A91CAA" w14:textId="77777777" w:rsidR="00025FA2" w:rsidRPr="0061484F" w:rsidRDefault="00025FA2">
      <w:pPr>
        <w:pStyle w:val="CommentText"/>
        <w:rPr>
          <w:lang w:val="en-US"/>
        </w:rPr>
      </w:pPr>
      <w:r>
        <w:rPr>
          <w:rStyle w:val="CommentReference"/>
        </w:rPr>
        <w:annotationRef/>
      </w:r>
      <w:r w:rsidRPr="0061484F">
        <w:rPr>
          <w:lang w:val="en-US"/>
        </w:rPr>
        <w:t>Not found:</w:t>
      </w:r>
    </w:p>
    <w:p w14:paraId="2784BCE6" w14:textId="77777777" w:rsidR="00025FA2" w:rsidRDefault="00025FA2">
      <w:pPr>
        <w:pStyle w:val="CommentText"/>
      </w:pPr>
      <w:r>
        <w:t>H. Liu et al., 2020</w:t>
      </w:r>
    </w:p>
    <w:p w14:paraId="4642B7D2" w14:textId="77777777" w:rsidR="00025FA2" w:rsidRDefault="00025FA2">
      <w:pPr>
        <w:pStyle w:val="CommentText"/>
      </w:pPr>
    </w:p>
    <w:p w14:paraId="00339AED" w14:textId="77777777" w:rsidR="00025FA2" w:rsidRDefault="00025FA2">
      <w:pPr>
        <w:pStyle w:val="CommentText"/>
      </w:pPr>
      <w:r>
        <w:t>Extra stuff:</w:t>
      </w:r>
    </w:p>
    <w:p w14:paraId="4BBEB5CC" w14:textId="77777777" w:rsidR="00025FA2" w:rsidRDefault="00025FA2">
      <w:pPr>
        <w:pStyle w:val="CommentText"/>
      </w:pPr>
      <w:r>
        <w:t>(; Liu et al., 2020a; )</w:t>
      </w:r>
    </w:p>
    <w:p w14:paraId="3E04D79E" w14:textId="77777777" w:rsidR="00025FA2" w:rsidRDefault="00025FA2">
      <w:pPr>
        <w:pStyle w:val="CommentText"/>
      </w:pPr>
    </w:p>
    <w:p w14:paraId="11B0470A" w14:textId="77777777" w:rsidR="00025FA2" w:rsidRDefault="00025FA2">
      <w:pPr>
        <w:pStyle w:val="CommentText"/>
      </w:pPr>
      <w:r>
        <w:t>Correct:</w:t>
      </w:r>
    </w:p>
    <w:p w14:paraId="7C814806" w14:textId="32A21856" w:rsidR="00025FA2" w:rsidRDefault="00025FA2">
      <w:pPr>
        <w:pStyle w:val="CommentText"/>
      </w:pPr>
      <w:r>
        <w:t>(Wilson et al., 2016b; H. Liu et al., 2020; Tiemeyer et al., 2020)</w:t>
      </w:r>
    </w:p>
  </w:comment>
  <w:comment w:id="6867" w:author="Robin Matthews" w:date="2021-06-17T19:18:00Z" w:initials="RM">
    <w:p w14:paraId="1B73E300" w14:textId="77777777" w:rsidR="00D2435B" w:rsidRPr="0061484F" w:rsidRDefault="00D2435B">
      <w:pPr>
        <w:pStyle w:val="CommentText"/>
        <w:rPr>
          <w:lang w:val="en-US"/>
        </w:rPr>
      </w:pPr>
      <w:r>
        <w:rPr>
          <w:rStyle w:val="CommentReference"/>
        </w:rPr>
        <w:annotationRef/>
      </w:r>
      <w:r w:rsidRPr="0061484F">
        <w:rPr>
          <w:lang w:val="en-US"/>
        </w:rPr>
        <w:t>Need DOI for Lundin et al., 2017.</w:t>
      </w:r>
    </w:p>
    <w:p w14:paraId="65E7BCE3" w14:textId="77777777" w:rsidR="00D2435B" w:rsidRPr="0061484F" w:rsidRDefault="00D2435B">
      <w:pPr>
        <w:pStyle w:val="CommentText"/>
        <w:rPr>
          <w:lang w:val="en-US"/>
        </w:rPr>
      </w:pPr>
    </w:p>
    <w:p w14:paraId="0DF31053" w14:textId="3E6A2DFE" w:rsidR="00D2435B" w:rsidRPr="0061484F" w:rsidRDefault="00D2435B">
      <w:pPr>
        <w:pStyle w:val="CommentText"/>
        <w:rPr>
          <w:lang w:val="en-US"/>
        </w:rPr>
      </w:pPr>
      <w:r w:rsidRPr="0061484F">
        <w:rPr>
          <w:lang w:val="en-US"/>
        </w:rPr>
        <w:t>Mendeley field also contains Kluber et al., 2014. Want to remove ?</w:t>
      </w:r>
    </w:p>
  </w:comment>
  <w:comment w:id="6868" w:author="Robin Matthews" w:date="2021-06-17T14:05:00Z" w:initials="RM">
    <w:p w14:paraId="570BCED2" w14:textId="77777777" w:rsidR="00025FA2" w:rsidRPr="0061484F" w:rsidRDefault="00025FA2">
      <w:pPr>
        <w:pStyle w:val="CommentText"/>
        <w:rPr>
          <w:lang w:val="en-US"/>
        </w:rPr>
      </w:pPr>
      <w:r>
        <w:rPr>
          <w:rStyle w:val="CommentReference"/>
        </w:rPr>
        <w:annotationRef/>
      </w:r>
      <w:r w:rsidRPr="0061484F">
        <w:rPr>
          <w:lang w:val="en-US"/>
        </w:rPr>
        <w:t>Not found:</w:t>
      </w:r>
    </w:p>
    <w:p w14:paraId="527B2B96" w14:textId="77777777" w:rsidR="00025FA2" w:rsidRDefault="00025FA2">
      <w:pPr>
        <w:pStyle w:val="CommentText"/>
      </w:pPr>
      <w:r>
        <w:t>Kluber et al., 2014</w:t>
      </w:r>
    </w:p>
    <w:p w14:paraId="7DE03E45" w14:textId="77777777" w:rsidR="00025FA2" w:rsidRDefault="00025FA2">
      <w:pPr>
        <w:pStyle w:val="CommentText"/>
      </w:pPr>
    </w:p>
    <w:p w14:paraId="0C52C8D6" w14:textId="77777777" w:rsidR="00025FA2" w:rsidRDefault="00025FA2">
      <w:pPr>
        <w:pStyle w:val="CommentText"/>
      </w:pPr>
      <w:r>
        <w:t>Extra stuff:</w:t>
      </w:r>
    </w:p>
    <w:p w14:paraId="23EA1BC0" w14:textId="77777777" w:rsidR="00025FA2" w:rsidRDefault="00025FA2">
      <w:pPr>
        <w:pStyle w:val="CommentText"/>
      </w:pPr>
      <w:r>
        <w:t>(; Lundin et al., 2017)</w:t>
      </w:r>
    </w:p>
    <w:p w14:paraId="4EC0CBE8" w14:textId="77777777" w:rsidR="00025FA2" w:rsidRDefault="00025FA2">
      <w:pPr>
        <w:pStyle w:val="CommentText"/>
      </w:pPr>
    </w:p>
    <w:p w14:paraId="2CCE22E9" w14:textId="77777777" w:rsidR="00025FA2" w:rsidRDefault="00025FA2">
      <w:pPr>
        <w:pStyle w:val="CommentText"/>
      </w:pPr>
      <w:r>
        <w:t>Correct:</w:t>
      </w:r>
    </w:p>
    <w:p w14:paraId="76B492BA" w14:textId="7B1E09BA" w:rsidR="00025FA2" w:rsidRDefault="00025FA2">
      <w:pPr>
        <w:pStyle w:val="CommentText"/>
      </w:pPr>
      <w:r>
        <w:t>(Kluber et al., 2014; Daneshvar et al., 2017)</w:t>
      </w:r>
    </w:p>
  </w:comment>
  <w:comment w:id="6869" w:author="Robin Matthews" w:date="2021-06-17T14:05:00Z" w:initials="RM">
    <w:p w14:paraId="60B1A82E" w14:textId="77777777" w:rsidR="00025FA2" w:rsidRPr="0061484F" w:rsidRDefault="00025FA2">
      <w:pPr>
        <w:pStyle w:val="CommentText"/>
        <w:rPr>
          <w:lang w:val="en-US"/>
        </w:rPr>
      </w:pPr>
      <w:r>
        <w:rPr>
          <w:rStyle w:val="CommentReference"/>
        </w:rPr>
        <w:annotationRef/>
      </w:r>
      <w:r w:rsidRPr="0061484F">
        <w:rPr>
          <w:lang w:val="en-US"/>
        </w:rPr>
        <w:t>Extra stuff:</w:t>
      </w:r>
    </w:p>
    <w:p w14:paraId="4C547D67" w14:textId="77777777" w:rsidR="00025FA2" w:rsidRPr="0061484F" w:rsidRDefault="00025FA2">
      <w:pPr>
        <w:pStyle w:val="CommentText"/>
        <w:rPr>
          <w:lang w:val="en-US"/>
        </w:rPr>
      </w:pPr>
      <w:r w:rsidRPr="0061484F">
        <w:rPr>
          <w:lang w:val="en-US"/>
        </w:rPr>
        <w:t>(, ; Smith et al. 2018)</w:t>
      </w:r>
    </w:p>
    <w:p w14:paraId="3953B9D4" w14:textId="77777777" w:rsidR="00025FA2" w:rsidRPr="0061484F" w:rsidRDefault="00025FA2">
      <w:pPr>
        <w:pStyle w:val="CommentText"/>
        <w:rPr>
          <w:lang w:val="en-US"/>
        </w:rPr>
      </w:pPr>
    </w:p>
    <w:p w14:paraId="740B6003" w14:textId="77777777" w:rsidR="00025FA2" w:rsidRDefault="00025FA2">
      <w:pPr>
        <w:pStyle w:val="CommentText"/>
      </w:pPr>
      <w:r>
        <w:t>Correct:</w:t>
      </w:r>
    </w:p>
    <w:p w14:paraId="0DFE36E6" w14:textId="77777777" w:rsidR="00025FA2" w:rsidRDefault="00025FA2">
      <w:pPr>
        <w:pStyle w:val="CommentText"/>
      </w:pPr>
      <w:r>
        <w:t>Meli et al. (2014)</w:t>
      </w:r>
    </w:p>
    <w:p w14:paraId="53BDE0A8" w14:textId="6C8CD7B7" w:rsidR="00025FA2" w:rsidRDefault="00025FA2">
      <w:pPr>
        <w:pStyle w:val="CommentText"/>
      </w:pPr>
      <w:r>
        <w:t>(Meli et al., 2014)</w:t>
      </w:r>
    </w:p>
  </w:comment>
  <w:comment w:id="6870" w:author="Robin Matthews" w:date="2021-06-17T19:19:00Z" w:initials="RM">
    <w:p w14:paraId="496E7EE7" w14:textId="7ED52804" w:rsidR="00D2435B" w:rsidRPr="0061484F" w:rsidRDefault="00D2435B">
      <w:pPr>
        <w:pStyle w:val="CommentText"/>
        <w:rPr>
          <w:lang w:val="en-US"/>
        </w:rPr>
      </w:pPr>
      <w:r>
        <w:rPr>
          <w:rStyle w:val="CommentReference"/>
        </w:rPr>
        <w:annotationRef/>
      </w:r>
      <w:r w:rsidRPr="0061484F">
        <w:rPr>
          <w:lang w:val="en-US"/>
        </w:rPr>
        <w:t>Need DOI for Smith et al., 2018</w:t>
      </w:r>
    </w:p>
  </w:comment>
  <w:comment w:id="6876" w:author="Robin Matthews" w:date="2021-06-17T14:05:00Z" w:initials="RM">
    <w:p w14:paraId="12374EB9" w14:textId="77777777" w:rsidR="00025FA2" w:rsidRPr="0061484F" w:rsidRDefault="00025FA2">
      <w:pPr>
        <w:pStyle w:val="CommentText"/>
        <w:rPr>
          <w:lang w:val="en-US"/>
        </w:rPr>
      </w:pPr>
      <w:r>
        <w:rPr>
          <w:rStyle w:val="CommentReference"/>
        </w:rPr>
        <w:annotationRef/>
      </w:r>
      <w:r w:rsidRPr="0061484F">
        <w:rPr>
          <w:lang w:val="en-US"/>
        </w:rPr>
        <w:t>Not found:</w:t>
      </w:r>
    </w:p>
    <w:p w14:paraId="4BE9505E" w14:textId="77777777" w:rsidR="00025FA2" w:rsidRPr="0061484F" w:rsidRDefault="00025FA2">
      <w:pPr>
        <w:pStyle w:val="CommentText"/>
        <w:rPr>
          <w:lang w:val="en-US"/>
        </w:rPr>
      </w:pPr>
      <w:r w:rsidRPr="0061484F">
        <w:rPr>
          <w:lang w:val="en-US"/>
        </w:rPr>
        <w:t>Kato and Yamagata, 2014</w:t>
      </w:r>
    </w:p>
    <w:p w14:paraId="7F02CF94" w14:textId="77777777" w:rsidR="00025FA2" w:rsidRPr="0061484F" w:rsidRDefault="00025FA2">
      <w:pPr>
        <w:pStyle w:val="CommentText"/>
        <w:rPr>
          <w:lang w:val="en-US"/>
        </w:rPr>
      </w:pPr>
    </w:p>
    <w:p w14:paraId="69F73B23" w14:textId="77777777" w:rsidR="00025FA2" w:rsidRPr="0061484F" w:rsidRDefault="00025FA2">
      <w:pPr>
        <w:pStyle w:val="CommentText"/>
        <w:rPr>
          <w:lang w:val="en-US"/>
        </w:rPr>
      </w:pPr>
      <w:r w:rsidRPr="0061484F">
        <w:rPr>
          <w:lang w:val="en-US"/>
        </w:rPr>
        <w:t>Extra stuff:</w:t>
      </w:r>
    </w:p>
    <w:p w14:paraId="5FE57943" w14:textId="77777777" w:rsidR="00025FA2" w:rsidRPr="0061484F" w:rsidRDefault="00025FA2">
      <w:pPr>
        <w:pStyle w:val="CommentText"/>
        <w:rPr>
          <w:lang w:val="en-US"/>
        </w:rPr>
      </w:pPr>
      <w:r w:rsidRPr="0061484F">
        <w:rPr>
          <w:lang w:val="en-US"/>
        </w:rPr>
        <w:t>(; Kato &amp; Yamagata, 2014; ; ; )</w:t>
      </w:r>
    </w:p>
    <w:p w14:paraId="59AB729C" w14:textId="77777777" w:rsidR="00025FA2" w:rsidRPr="0061484F" w:rsidRDefault="00025FA2">
      <w:pPr>
        <w:pStyle w:val="CommentText"/>
        <w:rPr>
          <w:lang w:val="en-US"/>
        </w:rPr>
      </w:pPr>
    </w:p>
    <w:p w14:paraId="5FB1FDFA" w14:textId="77777777" w:rsidR="00025FA2" w:rsidRPr="0061484F" w:rsidRDefault="00025FA2">
      <w:pPr>
        <w:pStyle w:val="CommentText"/>
        <w:rPr>
          <w:lang w:val="en-US"/>
        </w:rPr>
      </w:pPr>
      <w:r w:rsidRPr="0061484F">
        <w:rPr>
          <w:lang w:val="en-US"/>
        </w:rPr>
        <w:t>Correct:</w:t>
      </w:r>
    </w:p>
    <w:p w14:paraId="1A33613B" w14:textId="4A693E74" w:rsidR="00025FA2" w:rsidRPr="0061484F" w:rsidRDefault="00025FA2">
      <w:pPr>
        <w:pStyle w:val="CommentText"/>
        <w:rPr>
          <w:lang w:val="en-US"/>
        </w:rPr>
      </w:pPr>
      <w:r w:rsidRPr="0061484F">
        <w:rPr>
          <w:lang w:val="en-US"/>
        </w:rPr>
        <w:t>(Beringer et al., 2011; Kato and Yamagata, 2014; Heck et al., 2016; Smith et al., 2016; Krause et al., 2017)</w:t>
      </w:r>
    </w:p>
  </w:comment>
  <w:comment w:id="6880" w:author="Robin Matthews" w:date="2021-06-17T19:19:00Z" w:initials="RM">
    <w:p w14:paraId="380F91D3" w14:textId="3814BAEC" w:rsidR="00D2435B" w:rsidRPr="0061484F" w:rsidRDefault="00D2435B">
      <w:pPr>
        <w:pStyle w:val="CommentText"/>
        <w:rPr>
          <w:lang w:val="en-US"/>
        </w:rPr>
      </w:pPr>
      <w:r>
        <w:rPr>
          <w:rStyle w:val="CommentReference"/>
        </w:rPr>
        <w:annotationRef/>
      </w:r>
      <w:r w:rsidRPr="0061484F">
        <w:rPr>
          <w:lang w:val="en-US"/>
        </w:rPr>
        <w:t>Missing one of the Boysen references. Mendeley field has only:</w:t>
      </w:r>
    </w:p>
    <w:p w14:paraId="4A10E697" w14:textId="77777777" w:rsidR="000F32A8" w:rsidRPr="0061484F" w:rsidRDefault="000F32A8" w:rsidP="000F32A8">
      <w:pPr>
        <w:autoSpaceDE w:val="0"/>
        <w:autoSpaceDN w:val="0"/>
        <w:adjustRightInd w:val="0"/>
        <w:spacing w:after="160"/>
        <w:ind w:left="480" w:hanging="480"/>
        <w:rPr>
          <w:rFonts w:ascii="Calibri" w:hAnsi="Calibri" w:cs="Calibri"/>
          <w:noProof/>
          <w:szCs w:val="24"/>
          <w:lang w:val="en-US"/>
        </w:rPr>
      </w:pPr>
      <w:r w:rsidRPr="0061484F">
        <w:rPr>
          <w:rFonts w:ascii="Calibri" w:hAnsi="Calibri" w:cs="Calibri"/>
          <w:noProof/>
          <w:szCs w:val="24"/>
          <w:lang w:val="en-US"/>
        </w:rPr>
        <w:t xml:space="preserve">Boysen, L. R., Lucht, W., and Gerten, D. (2017). Trade-offs for food production, nature conservation and climate limit the terrestrial carbon dioxide removal potential. </w:t>
      </w:r>
      <w:r w:rsidRPr="0061484F">
        <w:rPr>
          <w:rFonts w:ascii="Calibri" w:hAnsi="Calibri" w:cs="Calibri"/>
          <w:i/>
          <w:iCs/>
          <w:noProof/>
          <w:szCs w:val="24"/>
          <w:lang w:val="en-US"/>
        </w:rPr>
        <w:t>Glob. Chang. Biol.</w:t>
      </w:r>
      <w:r w:rsidRPr="0061484F">
        <w:rPr>
          <w:rFonts w:ascii="Calibri" w:hAnsi="Calibri" w:cs="Calibri"/>
          <w:noProof/>
          <w:szCs w:val="24"/>
          <w:lang w:val="en-US"/>
        </w:rPr>
        <w:t xml:space="preserve"> 23, 4303–4317. doi:10.1111/gcb.13745.</w:t>
      </w:r>
    </w:p>
    <w:p w14:paraId="15470719" w14:textId="0A430469" w:rsidR="00D2435B" w:rsidRPr="0061484F" w:rsidRDefault="00D2435B">
      <w:pPr>
        <w:pStyle w:val="CommentText"/>
        <w:rPr>
          <w:lang w:val="en-US"/>
        </w:rPr>
      </w:pPr>
    </w:p>
    <w:p w14:paraId="480CE126" w14:textId="299A6C8E" w:rsidR="000F32A8" w:rsidRPr="0061484F" w:rsidRDefault="000F32A8">
      <w:pPr>
        <w:pStyle w:val="CommentText"/>
        <w:rPr>
          <w:lang w:val="en-US"/>
        </w:rPr>
      </w:pPr>
    </w:p>
    <w:p w14:paraId="24434586" w14:textId="28BD45A4" w:rsidR="000F32A8" w:rsidRPr="0061484F" w:rsidRDefault="000F32A8">
      <w:pPr>
        <w:pStyle w:val="CommentText"/>
        <w:rPr>
          <w:lang w:val="en-US"/>
        </w:rPr>
      </w:pPr>
      <w:r w:rsidRPr="0061484F">
        <w:rPr>
          <w:lang w:val="en-US"/>
        </w:rPr>
        <w:t>Mendeley field also contains:</w:t>
      </w:r>
    </w:p>
    <w:p w14:paraId="3E4DC7C8" w14:textId="77777777" w:rsidR="000F32A8" w:rsidRPr="0061484F" w:rsidRDefault="000F32A8" w:rsidP="000F32A8">
      <w:pPr>
        <w:pStyle w:val="CommentText"/>
        <w:rPr>
          <w:lang w:val="en-US"/>
        </w:rPr>
      </w:pPr>
      <w:r w:rsidRPr="0061484F">
        <w:rPr>
          <w:lang w:val="en-US"/>
        </w:rPr>
        <w:t>Smith et al., 2012</w:t>
      </w:r>
    </w:p>
    <w:p w14:paraId="549B3430" w14:textId="10397A33" w:rsidR="00D2435B" w:rsidRPr="0061484F" w:rsidRDefault="000F32A8">
      <w:pPr>
        <w:pStyle w:val="CommentText"/>
        <w:rPr>
          <w:lang w:val="en-US"/>
        </w:rPr>
      </w:pPr>
      <w:r w:rsidRPr="0061484F">
        <w:rPr>
          <w:lang w:val="en-US"/>
        </w:rPr>
        <w:t>Kraxner et al., 2013</w:t>
      </w:r>
    </w:p>
    <w:p w14:paraId="34ABCC7F" w14:textId="11F3CE2D" w:rsidR="000F32A8" w:rsidRPr="0061484F" w:rsidRDefault="000F32A8">
      <w:pPr>
        <w:pStyle w:val="CommentText"/>
        <w:rPr>
          <w:lang w:val="en-US"/>
        </w:rPr>
      </w:pPr>
      <w:r w:rsidRPr="0061484F">
        <w:rPr>
          <w:lang w:val="en-US"/>
        </w:rPr>
        <w:t>Want to remove them?</w:t>
      </w:r>
    </w:p>
  </w:comment>
  <w:comment w:id="6881" w:author="Robin Matthews" w:date="2021-06-17T14:05:00Z" w:initials="RM">
    <w:p w14:paraId="7829F5F6" w14:textId="77777777" w:rsidR="00025FA2" w:rsidRPr="0061484F" w:rsidRDefault="00025FA2">
      <w:pPr>
        <w:pStyle w:val="CommentText"/>
        <w:rPr>
          <w:lang w:val="en-US"/>
        </w:rPr>
      </w:pPr>
      <w:r>
        <w:rPr>
          <w:rStyle w:val="CommentReference"/>
        </w:rPr>
        <w:annotationRef/>
      </w:r>
      <w:r w:rsidRPr="0061484F">
        <w:rPr>
          <w:lang w:val="en-US"/>
        </w:rPr>
        <w:t>Not found:</w:t>
      </w:r>
    </w:p>
    <w:p w14:paraId="7DFABA26" w14:textId="77777777" w:rsidR="00025FA2" w:rsidRPr="0061484F" w:rsidRDefault="00025FA2">
      <w:pPr>
        <w:pStyle w:val="CommentText"/>
        <w:rPr>
          <w:lang w:val="en-US"/>
        </w:rPr>
      </w:pPr>
      <w:r w:rsidRPr="0061484F">
        <w:rPr>
          <w:lang w:val="en-US"/>
        </w:rPr>
        <w:t>Smith et al., 2012</w:t>
      </w:r>
    </w:p>
    <w:p w14:paraId="01CB19FA" w14:textId="77777777" w:rsidR="00025FA2" w:rsidRDefault="00025FA2">
      <w:pPr>
        <w:pStyle w:val="CommentText"/>
      </w:pPr>
      <w:r>
        <w:t>Kraxner et al., 2013</w:t>
      </w:r>
    </w:p>
    <w:p w14:paraId="71C65DC5" w14:textId="77777777" w:rsidR="00025FA2" w:rsidRDefault="00025FA2">
      <w:pPr>
        <w:pStyle w:val="CommentText"/>
      </w:pPr>
    </w:p>
    <w:p w14:paraId="71448A05" w14:textId="77777777" w:rsidR="00025FA2" w:rsidRDefault="00025FA2">
      <w:pPr>
        <w:pStyle w:val="CommentText"/>
      </w:pPr>
      <w:r>
        <w:t>Extra stuff:</w:t>
      </w:r>
    </w:p>
    <w:p w14:paraId="78588A52" w14:textId="77777777" w:rsidR="00025FA2" w:rsidRDefault="00025FA2">
      <w:pPr>
        <w:pStyle w:val="CommentText"/>
      </w:pPr>
      <w:r>
        <w:t>(; ; ,b)</w:t>
      </w:r>
    </w:p>
    <w:p w14:paraId="05C13F79" w14:textId="77777777" w:rsidR="00025FA2" w:rsidRDefault="00025FA2">
      <w:pPr>
        <w:pStyle w:val="CommentText"/>
      </w:pPr>
    </w:p>
    <w:p w14:paraId="397FD3C2" w14:textId="77777777" w:rsidR="00025FA2" w:rsidRDefault="00025FA2">
      <w:pPr>
        <w:pStyle w:val="CommentText"/>
      </w:pPr>
      <w:r>
        <w:t>Correct:</w:t>
      </w:r>
    </w:p>
    <w:p w14:paraId="04907292" w14:textId="77EB7D95" w:rsidR="00025FA2" w:rsidRDefault="00025FA2">
      <w:pPr>
        <w:pStyle w:val="CommentText"/>
      </w:pPr>
      <w:r>
        <w:t>(Don et al., 2012; Smith et al., 2012; Kraxner et al., 2013; Heck et al., 2016; Boysen et al., 2017a)</w:t>
      </w:r>
    </w:p>
  </w:comment>
  <w:comment w:id="6888" w:author="Soapbox" w:date="2021-07-26T06:43:00Z" w:initials="SBX">
    <w:p w14:paraId="0A7CD7B3" w14:textId="77777777" w:rsidR="00BF3E38" w:rsidRDefault="00BF3E38" w:rsidP="00BF3E38">
      <w:pPr>
        <w:pStyle w:val="CommentText"/>
      </w:pPr>
      <w:r>
        <w:rPr>
          <w:rStyle w:val="CommentReference"/>
        </w:rPr>
        <w:annotationRef/>
      </w:r>
      <w:r>
        <w:t>Q: Place first in list?</w:t>
      </w:r>
    </w:p>
  </w:comment>
  <w:comment w:id="6892" w:author="Soapbox" w:date="2021-07-26T06:43:00Z" w:initials="SBX">
    <w:p w14:paraId="39CD6905" w14:textId="3F901968" w:rsidR="00BD2352" w:rsidRDefault="00BD2352">
      <w:pPr>
        <w:pStyle w:val="CommentText"/>
      </w:pPr>
      <w:r>
        <w:rPr>
          <w:rStyle w:val="CommentReference"/>
        </w:rPr>
        <w:annotationRef/>
      </w:r>
      <w:r>
        <w:t>Q: Place first in list?</w:t>
      </w:r>
    </w:p>
  </w:comment>
  <w:comment w:id="6894" w:author="Robin Matthews" w:date="2021-06-17T14:05:00Z" w:initials="RM">
    <w:p w14:paraId="554BA5FC" w14:textId="77777777" w:rsidR="00025FA2" w:rsidRPr="0061484F" w:rsidRDefault="00025FA2">
      <w:pPr>
        <w:pStyle w:val="CommentText"/>
        <w:rPr>
          <w:lang w:val="en-US"/>
        </w:rPr>
      </w:pPr>
      <w:r>
        <w:rPr>
          <w:rStyle w:val="CommentReference"/>
        </w:rPr>
        <w:annotationRef/>
      </w:r>
      <w:r w:rsidRPr="0061484F">
        <w:rPr>
          <w:lang w:val="en-US"/>
        </w:rPr>
        <w:t>Not found:</w:t>
      </w:r>
    </w:p>
    <w:p w14:paraId="6B9AC24A" w14:textId="77777777" w:rsidR="00025FA2" w:rsidRPr="0061484F" w:rsidRDefault="00025FA2">
      <w:pPr>
        <w:pStyle w:val="CommentText"/>
        <w:rPr>
          <w:lang w:val="en-US"/>
        </w:rPr>
      </w:pPr>
      <w:r w:rsidRPr="0061484F">
        <w:rPr>
          <w:lang w:val="en-US"/>
        </w:rPr>
        <w:t>Anderson and Peters, 2016</w:t>
      </w:r>
    </w:p>
    <w:p w14:paraId="01221450" w14:textId="77777777" w:rsidR="00025FA2" w:rsidRPr="0061484F" w:rsidRDefault="00025FA2">
      <w:pPr>
        <w:pStyle w:val="CommentText"/>
        <w:rPr>
          <w:lang w:val="en-US"/>
        </w:rPr>
      </w:pPr>
      <w:r w:rsidRPr="0061484F">
        <w:rPr>
          <w:lang w:val="en-US"/>
        </w:rPr>
        <w:t>P. Smith et al., 2018</w:t>
      </w:r>
    </w:p>
    <w:p w14:paraId="166E7BEB" w14:textId="77777777" w:rsidR="00025FA2" w:rsidRPr="0061484F" w:rsidRDefault="00025FA2">
      <w:pPr>
        <w:pStyle w:val="CommentText"/>
        <w:rPr>
          <w:lang w:val="en-US"/>
        </w:rPr>
      </w:pPr>
    </w:p>
    <w:p w14:paraId="0F192AD1" w14:textId="77777777" w:rsidR="00025FA2" w:rsidRPr="0061484F" w:rsidRDefault="00025FA2">
      <w:pPr>
        <w:pStyle w:val="CommentText"/>
        <w:rPr>
          <w:lang w:val="en-US"/>
        </w:rPr>
      </w:pPr>
      <w:r w:rsidRPr="0061484F">
        <w:rPr>
          <w:lang w:val="en-US"/>
        </w:rPr>
        <w:t>Extra stuff:</w:t>
      </w:r>
    </w:p>
    <w:p w14:paraId="47DCB92E" w14:textId="77777777" w:rsidR="00025FA2" w:rsidRPr="0061484F" w:rsidRDefault="00025FA2">
      <w:pPr>
        <w:pStyle w:val="CommentText"/>
        <w:rPr>
          <w:lang w:val="en-US"/>
        </w:rPr>
      </w:pPr>
      <w:r w:rsidRPr="0061484F">
        <w:rPr>
          <w:lang w:val="en-US"/>
        </w:rPr>
        <w:t>(Smith et al. 2018; Anderson and Peters 2016)</w:t>
      </w:r>
    </w:p>
    <w:p w14:paraId="47CE951C" w14:textId="77777777" w:rsidR="00025FA2" w:rsidRPr="0061484F" w:rsidRDefault="00025FA2">
      <w:pPr>
        <w:pStyle w:val="CommentText"/>
        <w:rPr>
          <w:lang w:val="en-US"/>
        </w:rPr>
      </w:pPr>
    </w:p>
    <w:p w14:paraId="08519CBB" w14:textId="77777777" w:rsidR="00025FA2" w:rsidRPr="0061484F" w:rsidRDefault="00025FA2">
      <w:pPr>
        <w:pStyle w:val="CommentText"/>
        <w:rPr>
          <w:lang w:val="en-US"/>
        </w:rPr>
      </w:pPr>
      <w:r w:rsidRPr="0061484F">
        <w:rPr>
          <w:lang w:val="en-US"/>
        </w:rPr>
        <w:t>Correct:</w:t>
      </w:r>
    </w:p>
    <w:p w14:paraId="1513BEE7" w14:textId="3DF66A5B" w:rsidR="00025FA2" w:rsidRPr="0061484F" w:rsidRDefault="00025FA2">
      <w:pPr>
        <w:pStyle w:val="CommentText"/>
        <w:rPr>
          <w:lang w:val="en-US"/>
        </w:rPr>
      </w:pPr>
      <w:r w:rsidRPr="0061484F">
        <w:rPr>
          <w:lang w:val="en-US"/>
        </w:rPr>
        <w:t>(Anderson and Peters, 2016; P. Smith et al., 2018)</w:t>
      </w:r>
    </w:p>
  </w:comment>
  <w:comment w:id="6916" w:author="Soapbox" w:date="2021-07-26T06:45:00Z" w:initials="SBX">
    <w:p w14:paraId="1997551C" w14:textId="1AE0CD94" w:rsidR="00BD2352" w:rsidRDefault="00BD2352">
      <w:pPr>
        <w:pStyle w:val="CommentText"/>
      </w:pPr>
      <w:r>
        <w:rPr>
          <w:rStyle w:val="CommentReference"/>
        </w:rPr>
        <w:annotationRef/>
      </w:r>
      <w:r>
        <w:t>Q: format OK?</w:t>
      </w:r>
      <w:r w:rsidR="0086190C">
        <w:br/>
        <w:t xml:space="preserve">Might be clearer as </w:t>
      </w:r>
      <w:r w:rsidR="0086190C">
        <w:br/>
      </w:r>
      <w:r w:rsidR="0086190C" w:rsidRPr="0086190C">
        <w:rPr>
          <w:b/>
          <w:bCs/>
        </w:rPr>
        <w:t>reforestation or afforestation</w:t>
      </w:r>
    </w:p>
  </w:comment>
  <w:comment w:id="6917" w:author="Tom Maycock" w:date="2021-09-09T17:50:00Z" w:initials="TM">
    <w:p w14:paraId="4F694C2F" w14:textId="2055B459" w:rsidR="0083026C" w:rsidRDefault="0083026C">
      <w:pPr>
        <w:pStyle w:val="CommentText"/>
      </w:pPr>
      <w:r>
        <w:rPr>
          <w:rStyle w:val="CommentReference"/>
        </w:rPr>
        <w:annotationRef/>
      </w:r>
      <w:r>
        <w:t>Yes, consider expanding as suggested above</w:t>
      </w:r>
    </w:p>
  </w:comment>
  <w:comment w:id="6926" w:author="Robin Matthews" w:date="2021-06-17T19:07:00Z" w:initials="RM">
    <w:p w14:paraId="73BD06F8" w14:textId="40B5C3AC" w:rsidR="00C366F4" w:rsidRPr="0061484F" w:rsidRDefault="00C366F4">
      <w:pPr>
        <w:pStyle w:val="CommentText"/>
        <w:rPr>
          <w:lang w:val="en-US"/>
        </w:rPr>
      </w:pPr>
      <w:r>
        <w:rPr>
          <w:rStyle w:val="CommentReference"/>
        </w:rPr>
        <w:annotationRef/>
      </w:r>
      <w:r w:rsidRPr="0061484F">
        <w:rPr>
          <w:lang w:val="en-US"/>
        </w:rPr>
        <w:t>Mendeley field also contains Gattuso et al., 2018. Want to remove?</w:t>
      </w:r>
    </w:p>
  </w:comment>
  <w:comment w:id="6927" w:author="Robin Matthews" w:date="2021-06-17T14:05:00Z" w:initials="RM">
    <w:p w14:paraId="71189273" w14:textId="77777777" w:rsidR="00025FA2" w:rsidRPr="0061484F" w:rsidRDefault="00025FA2">
      <w:pPr>
        <w:pStyle w:val="CommentText"/>
        <w:rPr>
          <w:lang w:val="en-US"/>
        </w:rPr>
      </w:pPr>
      <w:r>
        <w:rPr>
          <w:rStyle w:val="CommentReference"/>
        </w:rPr>
        <w:annotationRef/>
      </w:r>
      <w:r w:rsidRPr="0061484F">
        <w:rPr>
          <w:lang w:val="en-US"/>
        </w:rPr>
        <w:t>Not found:</w:t>
      </w:r>
    </w:p>
    <w:p w14:paraId="4D330051" w14:textId="77777777" w:rsidR="00025FA2" w:rsidRPr="0061484F" w:rsidRDefault="00025FA2">
      <w:pPr>
        <w:pStyle w:val="CommentText"/>
        <w:rPr>
          <w:lang w:val="en-US"/>
        </w:rPr>
      </w:pPr>
      <w:r w:rsidRPr="0061484F">
        <w:rPr>
          <w:lang w:val="en-US"/>
        </w:rPr>
        <w:t>Gattuso et al., 2018</w:t>
      </w:r>
    </w:p>
    <w:p w14:paraId="6C7C0E9B" w14:textId="77777777" w:rsidR="00025FA2" w:rsidRPr="0061484F" w:rsidRDefault="00025FA2">
      <w:pPr>
        <w:pStyle w:val="CommentText"/>
        <w:rPr>
          <w:lang w:val="en-US"/>
        </w:rPr>
      </w:pPr>
    </w:p>
    <w:p w14:paraId="0BC278DD" w14:textId="77777777" w:rsidR="00025FA2" w:rsidRPr="0061484F" w:rsidRDefault="00025FA2">
      <w:pPr>
        <w:pStyle w:val="CommentText"/>
        <w:rPr>
          <w:lang w:val="en-US"/>
        </w:rPr>
      </w:pPr>
      <w:r w:rsidRPr="0061484F">
        <w:rPr>
          <w:lang w:val="en-US"/>
        </w:rPr>
        <w:t>Extra stuff:</w:t>
      </w:r>
    </w:p>
    <w:p w14:paraId="1DB5B42B" w14:textId="77777777" w:rsidR="00025FA2" w:rsidRPr="0061484F" w:rsidRDefault="00025FA2">
      <w:pPr>
        <w:pStyle w:val="CommentText"/>
        <w:rPr>
          <w:lang w:val="en-US"/>
        </w:rPr>
      </w:pPr>
      <w:r w:rsidRPr="0061484F">
        <w:rPr>
          <w:lang w:val="en-US"/>
        </w:rPr>
        <w:t>()</w:t>
      </w:r>
    </w:p>
    <w:p w14:paraId="12FC5D1D" w14:textId="77777777" w:rsidR="00025FA2" w:rsidRPr="0061484F" w:rsidRDefault="00025FA2">
      <w:pPr>
        <w:pStyle w:val="CommentText"/>
        <w:rPr>
          <w:lang w:val="en-US"/>
        </w:rPr>
      </w:pPr>
    </w:p>
    <w:p w14:paraId="1378A9E7" w14:textId="77777777" w:rsidR="00025FA2" w:rsidRPr="0061484F" w:rsidRDefault="00025FA2">
      <w:pPr>
        <w:pStyle w:val="CommentText"/>
        <w:rPr>
          <w:lang w:val="en-US"/>
        </w:rPr>
      </w:pPr>
      <w:r w:rsidRPr="0061484F">
        <w:rPr>
          <w:lang w:val="en-US"/>
        </w:rPr>
        <w:t>Correct:</w:t>
      </w:r>
    </w:p>
    <w:p w14:paraId="24B35CDB" w14:textId="171AC6E1" w:rsidR="00025FA2" w:rsidRPr="0061484F" w:rsidRDefault="00025FA2">
      <w:pPr>
        <w:pStyle w:val="CommentText"/>
        <w:rPr>
          <w:lang w:val="en-US"/>
        </w:rPr>
      </w:pPr>
      <w:r w:rsidRPr="0061484F">
        <w:rPr>
          <w:lang w:val="en-US"/>
        </w:rPr>
        <w:t>(Gattuso et al., 2018; GESAMP, 2019)</w:t>
      </w:r>
    </w:p>
  </w:comment>
  <w:comment w:id="6928" w:author="Ian Blenkinsop" w:date="2021-07-28T15:47:00Z" w:initials="IB">
    <w:p w14:paraId="5B923E01" w14:textId="7FBF8569" w:rsidR="00BE16ED" w:rsidRDefault="00BE16ED">
      <w:pPr>
        <w:pStyle w:val="CommentText"/>
      </w:pPr>
      <w:r>
        <w:rPr>
          <w:rStyle w:val="CommentReference"/>
        </w:rPr>
        <w:annotationRef/>
      </w:r>
      <w:r>
        <w:t>Section 5.5.1 in the SROCC or in this Re</w:t>
      </w:r>
      <w:r w:rsidR="002953B4">
        <w:rPr>
          <w:noProof/>
        </w:rPr>
        <w:t>port?</w:t>
      </w:r>
    </w:p>
  </w:comment>
  <w:comment w:id="6936" w:author="Ian Blenkinsop" w:date="2021-07-28T15:48:00Z" w:initials="IB">
    <w:p w14:paraId="7467ECF6" w14:textId="5F7F4655" w:rsidR="00770EBF" w:rsidRDefault="00770EBF">
      <w:pPr>
        <w:pStyle w:val="CommentText"/>
      </w:pPr>
      <w:r>
        <w:rPr>
          <w:rStyle w:val="CommentReference"/>
        </w:rPr>
        <w:annotationRef/>
      </w:r>
      <w:r>
        <w:t>AR6 WGIII [?]</w:t>
      </w:r>
    </w:p>
  </w:comment>
  <w:comment w:id="6937" w:author="Robin Matthews" w:date="2021-06-17T14:05:00Z" w:initials="RM">
    <w:p w14:paraId="7ABB0762" w14:textId="77777777" w:rsidR="00025FA2" w:rsidRPr="0061484F" w:rsidRDefault="00025FA2">
      <w:pPr>
        <w:pStyle w:val="CommentText"/>
        <w:rPr>
          <w:lang w:val="en-US"/>
        </w:rPr>
      </w:pPr>
      <w:r>
        <w:rPr>
          <w:rStyle w:val="CommentReference"/>
        </w:rPr>
        <w:annotationRef/>
      </w:r>
      <w:r w:rsidRPr="0061484F">
        <w:rPr>
          <w:lang w:val="en-US"/>
        </w:rPr>
        <w:t>Extra stuff:</w:t>
      </w:r>
    </w:p>
    <w:p w14:paraId="391B2F50" w14:textId="77777777" w:rsidR="00025FA2" w:rsidRPr="0061484F" w:rsidRDefault="00025FA2">
      <w:pPr>
        <w:pStyle w:val="CommentText"/>
        <w:rPr>
          <w:lang w:val="en-US"/>
        </w:rPr>
      </w:pPr>
      <w:r w:rsidRPr="0061484F">
        <w:rPr>
          <w:lang w:val="en-US"/>
        </w:rPr>
        <w:t>; ; )</w:t>
      </w:r>
    </w:p>
    <w:p w14:paraId="19DC2D6C" w14:textId="77777777" w:rsidR="00025FA2" w:rsidRPr="0061484F" w:rsidRDefault="00025FA2">
      <w:pPr>
        <w:pStyle w:val="CommentText"/>
        <w:rPr>
          <w:lang w:val="en-US"/>
        </w:rPr>
      </w:pPr>
    </w:p>
    <w:p w14:paraId="2FD11E2F" w14:textId="77777777" w:rsidR="00025FA2" w:rsidRPr="0061484F" w:rsidRDefault="00025FA2">
      <w:pPr>
        <w:pStyle w:val="CommentText"/>
        <w:rPr>
          <w:lang w:val="en-US"/>
        </w:rPr>
      </w:pPr>
      <w:r w:rsidRPr="0061484F">
        <w:rPr>
          <w:lang w:val="en-US"/>
        </w:rPr>
        <w:t>Correct:</w:t>
      </w:r>
    </w:p>
    <w:p w14:paraId="176482AB" w14:textId="047FAE72" w:rsidR="00025FA2" w:rsidRPr="0061484F" w:rsidRDefault="00025FA2">
      <w:pPr>
        <w:pStyle w:val="CommentText"/>
        <w:rPr>
          <w:lang w:val="en-US"/>
        </w:rPr>
      </w:pPr>
      <w:r w:rsidRPr="0061484F">
        <w:rPr>
          <w:lang w:val="en-US"/>
        </w:rPr>
        <w:t>(Gattuso et al., 2018; Boyd and Vivian, 2019; Feng et al., 2020)</w:t>
      </w:r>
    </w:p>
  </w:comment>
  <w:comment w:id="6942" w:author="Robin Matthews" w:date="2021-06-17T14:05:00Z" w:initials="RM">
    <w:p w14:paraId="093FB1F8" w14:textId="77777777" w:rsidR="00025FA2" w:rsidRPr="0061484F" w:rsidRDefault="00025FA2">
      <w:pPr>
        <w:pStyle w:val="CommentText"/>
        <w:rPr>
          <w:lang w:val="en-US"/>
        </w:rPr>
      </w:pPr>
      <w:r>
        <w:rPr>
          <w:rStyle w:val="CommentReference"/>
        </w:rPr>
        <w:annotationRef/>
      </w:r>
      <w:r w:rsidRPr="0061484F">
        <w:rPr>
          <w:lang w:val="en-US"/>
        </w:rPr>
        <w:t>Extra stuff:</w:t>
      </w:r>
    </w:p>
    <w:p w14:paraId="38DCEA4F" w14:textId="77777777" w:rsidR="00025FA2" w:rsidRPr="0061484F" w:rsidRDefault="00025FA2">
      <w:pPr>
        <w:pStyle w:val="CommentText"/>
        <w:rPr>
          <w:lang w:val="en-US"/>
        </w:rPr>
      </w:pPr>
      <w:r w:rsidRPr="0061484F">
        <w:rPr>
          <w:lang w:val="en-US"/>
        </w:rPr>
        <w:t xml:space="preserve">(; </w:t>
      </w:r>
    </w:p>
    <w:p w14:paraId="7107AE75" w14:textId="77777777" w:rsidR="00025FA2" w:rsidRPr="0061484F" w:rsidRDefault="00025FA2">
      <w:pPr>
        <w:pStyle w:val="CommentText"/>
        <w:rPr>
          <w:lang w:val="en-US"/>
        </w:rPr>
      </w:pPr>
    </w:p>
    <w:p w14:paraId="39184112" w14:textId="77777777" w:rsidR="00025FA2" w:rsidRPr="0061484F" w:rsidRDefault="00025FA2">
      <w:pPr>
        <w:pStyle w:val="CommentText"/>
        <w:rPr>
          <w:lang w:val="en-US"/>
        </w:rPr>
      </w:pPr>
      <w:r w:rsidRPr="0061484F">
        <w:rPr>
          <w:lang w:val="en-US"/>
        </w:rPr>
        <w:t>Correct:</w:t>
      </w:r>
    </w:p>
    <w:p w14:paraId="568DAF0B" w14:textId="72852DF2" w:rsidR="00025FA2" w:rsidRPr="0061484F" w:rsidRDefault="00025FA2">
      <w:pPr>
        <w:pStyle w:val="CommentText"/>
        <w:rPr>
          <w:lang w:val="en-US"/>
        </w:rPr>
      </w:pPr>
      <w:r w:rsidRPr="0061484F">
        <w:rPr>
          <w:lang w:val="en-US"/>
        </w:rPr>
        <w:t>(Windham-Myers et al., 2018; Lovelock and Duarte, 2019)</w:t>
      </w:r>
    </w:p>
  </w:comment>
  <w:comment w:id="6944" w:author="Robin Matthews" w:date="2021-06-17T14:05:00Z" w:initials="RM">
    <w:p w14:paraId="24AD3D8D" w14:textId="77777777" w:rsidR="00025FA2" w:rsidRPr="0061484F" w:rsidRDefault="00025FA2">
      <w:pPr>
        <w:pStyle w:val="CommentText"/>
        <w:rPr>
          <w:lang w:val="en-US"/>
        </w:rPr>
      </w:pPr>
      <w:r>
        <w:rPr>
          <w:rStyle w:val="CommentReference"/>
        </w:rPr>
        <w:annotationRef/>
      </w:r>
      <w:r w:rsidRPr="0061484F">
        <w:rPr>
          <w:lang w:val="en-US"/>
        </w:rPr>
        <w:t>Not found:</w:t>
      </w:r>
    </w:p>
    <w:p w14:paraId="340B2A44" w14:textId="77777777" w:rsidR="00025FA2" w:rsidRPr="0061484F" w:rsidRDefault="00025FA2">
      <w:pPr>
        <w:pStyle w:val="CommentText"/>
        <w:rPr>
          <w:lang w:val="en-US"/>
        </w:rPr>
      </w:pPr>
      <w:r w:rsidRPr="0061484F">
        <w:rPr>
          <w:lang w:val="en-US"/>
        </w:rPr>
        <w:t>NASEM</w:t>
      </w:r>
    </w:p>
    <w:p w14:paraId="4C32DFA7" w14:textId="77777777" w:rsidR="00025FA2" w:rsidRPr="0061484F" w:rsidRDefault="00025FA2">
      <w:pPr>
        <w:pStyle w:val="CommentText"/>
        <w:rPr>
          <w:lang w:val="en-US"/>
        </w:rPr>
      </w:pPr>
    </w:p>
    <w:p w14:paraId="5D79E415" w14:textId="77777777" w:rsidR="00025FA2" w:rsidRPr="0061484F" w:rsidRDefault="00025FA2">
      <w:pPr>
        <w:pStyle w:val="CommentText"/>
        <w:rPr>
          <w:lang w:val="en-US"/>
        </w:rPr>
      </w:pPr>
      <w:r w:rsidRPr="0061484F">
        <w:rPr>
          <w:lang w:val="en-US"/>
        </w:rPr>
        <w:t>Extra stuff:</w:t>
      </w:r>
    </w:p>
    <w:p w14:paraId="510C4F05" w14:textId="77777777" w:rsidR="00025FA2" w:rsidRPr="0061484F" w:rsidRDefault="00025FA2">
      <w:pPr>
        <w:pStyle w:val="CommentText"/>
        <w:rPr>
          <w:lang w:val="en-US"/>
        </w:rPr>
      </w:pPr>
      <w:r w:rsidRPr="0061484F">
        <w:rPr>
          <w:lang w:val="en-US"/>
        </w:rPr>
        <w:t>(National Academies of Sciences and Medicine, ; Bindoff et al., )</w:t>
      </w:r>
    </w:p>
    <w:p w14:paraId="1E145758" w14:textId="77777777" w:rsidR="00025FA2" w:rsidRPr="0061484F" w:rsidRDefault="00025FA2">
      <w:pPr>
        <w:pStyle w:val="CommentText"/>
        <w:rPr>
          <w:lang w:val="en-US"/>
        </w:rPr>
      </w:pPr>
    </w:p>
    <w:p w14:paraId="578A2027" w14:textId="77777777" w:rsidR="00025FA2" w:rsidRPr="0061484F" w:rsidRDefault="00025FA2">
      <w:pPr>
        <w:pStyle w:val="CommentText"/>
        <w:rPr>
          <w:lang w:val="en-US"/>
        </w:rPr>
      </w:pPr>
      <w:r w:rsidRPr="0061484F">
        <w:rPr>
          <w:lang w:val="en-US"/>
        </w:rPr>
        <w:t>Correct:</w:t>
      </w:r>
    </w:p>
    <w:p w14:paraId="4DC1181A" w14:textId="77777777" w:rsidR="00025FA2" w:rsidRPr="0061484F" w:rsidRDefault="00025FA2">
      <w:pPr>
        <w:pStyle w:val="CommentText"/>
        <w:rPr>
          <w:lang w:val="en-US"/>
        </w:rPr>
      </w:pPr>
      <w:r w:rsidRPr="0061484F">
        <w:rPr>
          <w:lang w:val="en-US"/>
        </w:rPr>
        <w:t>NASEM (2019)</w:t>
      </w:r>
    </w:p>
    <w:p w14:paraId="18302F5F" w14:textId="03C688AC" w:rsidR="00025FA2" w:rsidRPr="0061484F" w:rsidRDefault="00025FA2">
      <w:pPr>
        <w:pStyle w:val="CommentText"/>
        <w:rPr>
          <w:lang w:val="en-US"/>
        </w:rPr>
      </w:pPr>
      <w:r w:rsidRPr="0061484F">
        <w:rPr>
          <w:lang w:val="en-US"/>
        </w:rPr>
        <w:t>(NASEM, 2019)</w:t>
      </w:r>
    </w:p>
  </w:comment>
  <w:comment w:id="6945" w:author="Robin Matthews" w:date="2021-06-17T19:04:00Z" w:initials="RM">
    <w:p w14:paraId="6E77DFF4" w14:textId="73A8D78F" w:rsidR="00C366F4" w:rsidRPr="0061484F" w:rsidRDefault="00C366F4">
      <w:pPr>
        <w:pStyle w:val="CommentText"/>
        <w:rPr>
          <w:lang w:val="en-US"/>
        </w:rPr>
      </w:pPr>
      <w:r>
        <w:rPr>
          <w:rStyle w:val="CommentReference"/>
        </w:rPr>
        <w:annotationRef/>
      </w:r>
      <w:r w:rsidRPr="0061484F">
        <w:rPr>
          <w:lang w:val="en-US"/>
        </w:rPr>
        <w:t>Mendeley field missing reference details for Bindoff et al., 2019. Provice DOI.</w:t>
      </w:r>
    </w:p>
  </w:comment>
  <w:comment w:id="6952" w:author="Robin Matthews" w:date="2021-06-17T14:05:00Z" w:initials="RM">
    <w:p w14:paraId="6232524B" w14:textId="77777777" w:rsidR="00025FA2" w:rsidRPr="0061484F" w:rsidRDefault="00025FA2">
      <w:pPr>
        <w:pStyle w:val="CommentText"/>
        <w:rPr>
          <w:lang w:val="en-US"/>
        </w:rPr>
      </w:pPr>
      <w:r>
        <w:rPr>
          <w:rStyle w:val="CommentReference"/>
        </w:rPr>
        <w:annotationRef/>
      </w:r>
      <w:r w:rsidRPr="0061484F">
        <w:rPr>
          <w:lang w:val="en-US"/>
        </w:rPr>
        <w:t>Extra stuff:</w:t>
      </w:r>
    </w:p>
    <w:p w14:paraId="74B415BF" w14:textId="77777777" w:rsidR="00025FA2" w:rsidRPr="0061484F" w:rsidRDefault="00025FA2">
      <w:pPr>
        <w:pStyle w:val="CommentText"/>
        <w:rPr>
          <w:lang w:val="en-US"/>
        </w:rPr>
      </w:pPr>
      <w:r w:rsidRPr="0061484F">
        <w:rPr>
          <w:lang w:val="en-US"/>
        </w:rPr>
        <w:t>; ; ; )</w:t>
      </w:r>
    </w:p>
    <w:p w14:paraId="6637B8CF" w14:textId="77777777" w:rsidR="00025FA2" w:rsidRPr="0061484F" w:rsidRDefault="00025FA2">
      <w:pPr>
        <w:pStyle w:val="CommentText"/>
        <w:rPr>
          <w:lang w:val="en-US"/>
        </w:rPr>
      </w:pPr>
    </w:p>
    <w:p w14:paraId="2B8FD6B5" w14:textId="77777777" w:rsidR="00025FA2" w:rsidRPr="0061484F" w:rsidRDefault="00025FA2">
      <w:pPr>
        <w:pStyle w:val="CommentText"/>
        <w:rPr>
          <w:lang w:val="en-US"/>
        </w:rPr>
      </w:pPr>
      <w:r w:rsidRPr="0061484F">
        <w:rPr>
          <w:lang w:val="en-US"/>
        </w:rPr>
        <w:t>Correct:</w:t>
      </w:r>
    </w:p>
    <w:p w14:paraId="12AE96BA" w14:textId="482CB978" w:rsidR="00025FA2" w:rsidRPr="0061484F" w:rsidRDefault="00025FA2">
      <w:pPr>
        <w:pStyle w:val="CommentText"/>
        <w:rPr>
          <w:lang w:val="en-US"/>
        </w:rPr>
      </w:pPr>
      <w:r w:rsidRPr="0061484F">
        <w:rPr>
          <w:lang w:val="en-US"/>
        </w:rPr>
        <w:t>(Atwood et al., 2017; Howard et al., 2017; Hamilton and Friess, 2018; Sasmito et al., 2019)</w:t>
      </w:r>
    </w:p>
  </w:comment>
  <w:comment w:id="6953" w:author="Robin Matthews" w:date="2021-06-17T14:05:00Z" w:initials="RM">
    <w:p w14:paraId="2D61D9F5" w14:textId="77777777" w:rsidR="00025FA2" w:rsidRPr="0061484F" w:rsidRDefault="00025FA2">
      <w:pPr>
        <w:pStyle w:val="CommentText"/>
        <w:rPr>
          <w:lang w:val="en-US"/>
        </w:rPr>
      </w:pPr>
      <w:r>
        <w:rPr>
          <w:rStyle w:val="CommentReference"/>
        </w:rPr>
        <w:annotationRef/>
      </w:r>
      <w:r w:rsidRPr="0061484F">
        <w:rPr>
          <w:lang w:val="en-US"/>
        </w:rPr>
        <w:t>Extra stuff:</w:t>
      </w:r>
    </w:p>
    <w:p w14:paraId="1C7A4DF2" w14:textId="77777777" w:rsidR="00025FA2" w:rsidRPr="0061484F" w:rsidRDefault="00025FA2">
      <w:pPr>
        <w:pStyle w:val="CommentText"/>
        <w:rPr>
          <w:lang w:val="en-US"/>
        </w:rPr>
      </w:pPr>
      <w:r w:rsidRPr="0061484F">
        <w:rPr>
          <w:lang w:val="en-US"/>
        </w:rPr>
        <w:t>(Cross-Chapter Box 9.1; ; )</w:t>
      </w:r>
    </w:p>
    <w:p w14:paraId="5E03F4BE" w14:textId="77777777" w:rsidR="00025FA2" w:rsidRPr="0061484F" w:rsidRDefault="00025FA2">
      <w:pPr>
        <w:pStyle w:val="CommentText"/>
        <w:rPr>
          <w:lang w:val="en-US"/>
        </w:rPr>
      </w:pPr>
    </w:p>
    <w:p w14:paraId="67BFFE3C" w14:textId="77777777" w:rsidR="00025FA2" w:rsidRPr="0061484F" w:rsidRDefault="00025FA2">
      <w:pPr>
        <w:pStyle w:val="CommentText"/>
        <w:rPr>
          <w:lang w:val="en-US"/>
        </w:rPr>
      </w:pPr>
      <w:r w:rsidRPr="0061484F">
        <w:rPr>
          <w:lang w:val="en-US"/>
        </w:rPr>
        <w:t>Correct:</w:t>
      </w:r>
    </w:p>
    <w:p w14:paraId="36E15C1E" w14:textId="4B892B0C" w:rsidR="00025FA2" w:rsidRPr="0061484F" w:rsidRDefault="00025FA2">
      <w:pPr>
        <w:pStyle w:val="CommentText"/>
        <w:rPr>
          <w:lang w:val="en-US"/>
        </w:rPr>
      </w:pPr>
      <w:r w:rsidRPr="0061484F">
        <w:rPr>
          <w:lang w:val="en-US"/>
        </w:rPr>
        <w:t>(Frölicher and Laufkötter, 2018; Laufkötter et al., 2020)</w:t>
      </w:r>
    </w:p>
  </w:comment>
  <w:comment w:id="6955" w:author="Tom Maycock" w:date="2021-09-09T17:51:00Z" w:initials="TM">
    <w:p w14:paraId="225430A6" w14:textId="34482F70" w:rsidR="0083026C" w:rsidRDefault="0083026C">
      <w:pPr>
        <w:pStyle w:val="CommentText"/>
      </w:pPr>
      <w:r>
        <w:rPr>
          <w:rStyle w:val="CommentReference"/>
        </w:rPr>
        <w:annotationRef/>
      </w:r>
      <w:r>
        <w:t>PICK UP HERE</w:t>
      </w:r>
    </w:p>
  </w:comment>
  <w:comment w:id="6956" w:author="Robin Matthews" w:date="2021-06-17T14:05:00Z" w:initials="RM">
    <w:p w14:paraId="40B7D8CC" w14:textId="77777777" w:rsidR="00025FA2" w:rsidRPr="0061484F" w:rsidRDefault="00025FA2">
      <w:pPr>
        <w:pStyle w:val="CommentText"/>
        <w:rPr>
          <w:lang w:val="en-US"/>
        </w:rPr>
      </w:pPr>
      <w:r>
        <w:rPr>
          <w:rStyle w:val="CommentReference"/>
        </w:rPr>
        <w:annotationRef/>
      </w:r>
      <w:r w:rsidRPr="0061484F">
        <w:rPr>
          <w:lang w:val="en-US"/>
        </w:rPr>
        <w:t>Not found:</w:t>
      </w:r>
    </w:p>
    <w:p w14:paraId="1C9BAA9E" w14:textId="77777777" w:rsidR="00025FA2" w:rsidRPr="0061484F" w:rsidRDefault="00025FA2">
      <w:pPr>
        <w:pStyle w:val="CommentText"/>
        <w:rPr>
          <w:lang w:val="en-US"/>
        </w:rPr>
      </w:pPr>
      <w:r w:rsidRPr="0061484F">
        <w:rPr>
          <w:lang w:val="en-US"/>
        </w:rPr>
        <w:t>Keller, 2018</w:t>
      </w:r>
    </w:p>
    <w:p w14:paraId="1A17323E" w14:textId="77777777" w:rsidR="00025FA2" w:rsidRPr="0061484F" w:rsidRDefault="00025FA2">
      <w:pPr>
        <w:pStyle w:val="CommentText"/>
        <w:rPr>
          <w:lang w:val="en-US"/>
        </w:rPr>
      </w:pPr>
    </w:p>
    <w:p w14:paraId="22599D18" w14:textId="77777777" w:rsidR="00025FA2" w:rsidRPr="0061484F" w:rsidRDefault="00025FA2">
      <w:pPr>
        <w:pStyle w:val="CommentText"/>
        <w:rPr>
          <w:lang w:val="en-US"/>
        </w:rPr>
      </w:pPr>
      <w:r w:rsidRPr="0061484F">
        <w:rPr>
          <w:lang w:val="en-US"/>
        </w:rPr>
        <w:t>Extra stuff:</w:t>
      </w:r>
    </w:p>
    <w:p w14:paraId="20FA406A" w14:textId="77777777" w:rsidR="00025FA2" w:rsidRPr="0061484F" w:rsidRDefault="00025FA2">
      <w:pPr>
        <w:pStyle w:val="CommentText"/>
        <w:rPr>
          <w:lang w:val="en-US"/>
        </w:rPr>
      </w:pPr>
      <w:r w:rsidRPr="0061484F">
        <w:rPr>
          <w:lang w:val="en-US"/>
        </w:rPr>
        <w:t>(; ; Keller, 2019)</w:t>
      </w:r>
    </w:p>
    <w:p w14:paraId="1A6BBF55" w14:textId="77777777" w:rsidR="00025FA2" w:rsidRPr="0061484F" w:rsidRDefault="00025FA2">
      <w:pPr>
        <w:pStyle w:val="CommentText"/>
        <w:rPr>
          <w:lang w:val="en-US"/>
        </w:rPr>
      </w:pPr>
    </w:p>
    <w:p w14:paraId="056EBD6A" w14:textId="77777777" w:rsidR="00025FA2" w:rsidRPr="0061484F" w:rsidRDefault="00025FA2">
      <w:pPr>
        <w:pStyle w:val="CommentText"/>
        <w:rPr>
          <w:lang w:val="en-US"/>
        </w:rPr>
      </w:pPr>
      <w:r w:rsidRPr="0061484F">
        <w:rPr>
          <w:lang w:val="en-US"/>
        </w:rPr>
        <w:t>Correct:</w:t>
      </w:r>
    </w:p>
    <w:p w14:paraId="1D66DEE0" w14:textId="04654DC0" w:rsidR="00025FA2" w:rsidRDefault="00025FA2">
      <w:pPr>
        <w:pStyle w:val="CommentText"/>
      </w:pPr>
      <w:r>
        <w:t>(Adams et al., 2012; Keller, 2018; Rosentreter et al., 2018)</w:t>
      </w:r>
    </w:p>
  </w:comment>
  <w:comment w:id="6957" w:author="Robin Matthews" w:date="2021-06-17T19:05:00Z" w:initials="RM">
    <w:p w14:paraId="7A70A43E" w14:textId="77F1BF4A" w:rsidR="00C366F4" w:rsidRPr="0061484F" w:rsidRDefault="00C366F4">
      <w:pPr>
        <w:pStyle w:val="CommentText"/>
        <w:rPr>
          <w:lang w:val="en-US"/>
        </w:rPr>
      </w:pPr>
      <w:r>
        <w:rPr>
          <w:rStyle w:val="CommentReference"/>
        </w:rPr>
        <w:annotationRef/>
      </w:r>
      <w:r w:rsidRPr="0061484F">
        <w:rPr>
          <w:lang w:val="en-US"/>
        </w:rPr>
        <w:t>Do you mean Keller, 2018 or Keller, 2019?</w:t>
      </w:r>
    </w:p>
    <w:p w14:paraId="10448255" w14:textId="3B984B03" w:rsidR="00C366F4" w:rsidRPr="0061484F" w:rsidRDefault="00C366F4">
      <w:pPr>
        <w:pStyle w:val="CommentText"/>
        <w:rPr>
          <w:lang w:val="en-US"/>
        </w:rPr>
      </w:pPr>
    </w:p>
    <w:p w14:paraId="56FA9268" w14:textId="2018CD9A" w:rsidR="00C366F4" w:rsidRPr="0061484F" w:rsidRDefault="00C366F4">
      <w:pPr>
        <w:pStyle w:val="CommentText"/>
        <w:rPr>
          <w:lang w:val="en-US"/>
        </w:rPr>
      </w:pPr>
      <w:r w:rsidRPr="0061484F">
        <w:rPr>
          <w:lang w:val="en-US"/>
        </w:rPr>
        <w:t>Mendeley field contains 2018.</w:t>
      </w:r>
    </w:p>
    <w:p w14:paraId="0373DCC9" w14:textId="3DA3FBAB" w:rsidR="00C366F4" w:rsidRPr="0061484F" w:rsidRDefault="00C366F4">
      <w:pPr>
        <w:pStyle w:val="CommentText"/>
        <w:rPr>
          <w:lang w:val="en-US"/>
        </w:rPr>
      </w:pPr>
    </w:p>
  </w:comment>
  <w:comment w:id="6963" w:author="Robin Matthews" w:date="2021-06-17T14:05:00Z" w:initials="RM">
    <w:p w14:paraId="62480BE3" w14:textId="77777777" w:rsidR="00025FA2" w:rsidRPr="0061484F" w:rsidRDefault="00025FA2">
      <w:pPr>
        <w:pStyle w:val="CommentText"/>
        <w:rPr>
          <w:lang w:val="en-US"/>
        </w:rPr>
      </w:pPr>
      <w:r>
        <w:rPr>
          <w:rStyle w:val="CommentReference"/>
        </w:rPr>
        <w:annotationRef/>
      </w:r>
      <w:r w:rsidRPr="0061484F">
        <w:rPr>
          <w:lang w:val="en-US"/>
        </w:rPr>
        <w:t>Not found:</w:t>
      </w:r>
    </w:p>
    <w:p w14:paraId="00698383" w14:textId="77777777" w:rsidR="00025FA2" w:rsidRPr="0061484F" w:rsidRDefault="00025FA2">
      <w:pPr>
        <w:pStyle w:val="CommentText"/>
        <w:rPr>
          <w:lang w:val="en-US"/>
        </w:rPr>
      </w:pPr>
      <w:r w:rsidRPr="0061484F">
        <w:rPr>
          <w:lang w:val="en-US"/>
        </w:rPr>
        <w:t>NASEM, 2019</w:t>
      </w:r>
    </w:p>
    <w:p w14:paraId="3696B562" w14:textId="77777777" w:rsidR="00025FA2" w:rsidRPr="0061484F" w:rsidRDefault="00025FA2">
      <w:pPr>
        <w:pStyle w:val="CommentText"/>
        <w:rPr>
          <w:lang w:val="en-US"/>
        </w:rPr>
      </w:pPr>
    </w:p>
    <w:p w14:paraId="3660D79A" w14:textId="77777777" w:rsidR="00025FA2" w:rsidRPr="0061484F" w:rsidRDefault="00025FA2">
      <w:pPr>
        <w:pStyle w:val="CommentText"/>
        <w:rPr>
          <w:lang w:val="en-US"/>
        </w:rPr>
      </w:pPr>
      <w:r w:rsidRPr="0061484F">
        <w:rPr>
          <w:lang w:val="en-US"/>
        </w:rPr>
        <w:t>Extra stuff:</w:t>
      </w:r>
    </w:p>
    <w:p w14:paraId="64B9E93E" w14:textId="77777777" w:rsidR="00025FA2" w:rsidRPr="0061484F" w:rsidRDefault="00025FA2">
      <w:pPr>
        <w:pStyle w:val="CommentText"/>
        <w:rPr>
          <w:lang w:val="en-US"/>
        </w:rPr>
      </w:pPr>
      <w:r w:rsidRPr="0061484F">
        <w:rPr>
          <w:lang w:val="en-US"/>
        </w:rPr>
        <w:t>; ; National Academies of Sciences and Medicine, 2019</w:t>
      </w:r>
    </w:p>
    <w:p w14:paraId="6DB95592" w14:textId="77777777" w:rsidR="00025FA2" w:rsidRPr="0061484F" w:rsidRDefault="00025FA2">
      <w:pPr>
        <w:pStyle w:val="CommentText"/>
        <w:rPr>
          <w:lang w:val="en-US"/>
        </w:rPr>
      </w:pPr>
    </w:p>
    <w:p w14:paraId="05E03F24" w14:textId="77777777" w:rsidR="00025FA2" w:rsidRPr="0061484F" w:rsidRDefault="00025FA2">
      <w:pPr>
        <w:pStyle w:val="CommentText"/>
        <w:rPr>
          <w:lang w:val="en-US"/>
        </w:rPr>
      </w:pPr>
      <w:r w:rsidRPr="0061484F">
        <w:rPr>
          <w:lang w:val="en-US"/>
        </w:rPr>
        <w:t>Correct:</w:t>
      </w:r>
    </w:p>
    <w:p w14:paraId="5A4D4803" w14:textId="06E3000E" w:rsidR="00025FA2" w:rsidRPr="0061484F" w:rsidRDefault="00025FA2">
      <w:pPr>
        <w:pStyle w:val="CommentText"/>
        <w:rPr>
          <w:lang w:val="en-US"/>
        </w:rPr>
      </w:pPr>
      <w:r w:rsidRPr="0061484F">
        <w:rPr>
          <w:lang w:val="en-US"/>
        </w:rPr>
        <w:t>(Griscom et al., 2017; Gattuso et al., 2018; NASEM, 2019)</w:t>
      </w:r>
    </w:p>
  </w:comment>
  <w:comment w:id="6977" w:author="Ian Blenkinsop" w:date="2021-07-28T15:49:00Z" w:initials="IB">
    <w:p w14:paraId="1C3F3A8E" w14:textId="55B19B97" w:rsidR="006337D7" w:rsidRDefault="006337D7">
      <w:pPr>
        <w:pStyle w:val="CommentText"/>
      </w:pPr>
      <w:r>
        <w:rPr>
          <w:rStyle w:val="CommentReference"/>
        </w:rPr>
        <w:annotationRef/>
      </w:r>
      <w:r>
        <w:t>Spell out names here?</w:t>
      </w:r>
    </w:p>
  </w:comment>
  <w:comment w:id="6978" w:author="Robin Matthews" w:date="2021-06-17T14:05:00Z" w:initials="RM">
    <w:p w14:paraId="7198D76D" w14:textId="77777777" w:rsidR="00025FA2" w:rsidRPr="0061484F" w:rsidRDefault="00025FA2">
      <w:pPr>
        <w:pStyle w:val="CommentText"/>
        <w:rPr>
          <w:lang w:val="en-US"/>
        </w:rPr>
      </w:pPr>
      <w:r>
        <w:rPr>
          <w:rStyle w:val="CommentReference"/>
        </w:rPr>
        <w:annotationRef/>
      </w:r>
      <w:r w:rsidRPr="0061484F">
        <w:rPr>
          <w:lang w:val="en-US"/>
        </w:rPr>
        <w:t>Not found:</w:t>
      </w:r>
    </w:p>
    <w:p w14:paraId="3C842461" w14:textId="77777777" w:rsidR="00025FA2" w:rsidRDefault="00025FA2">
      <w:pPr>
        <w:pStyle w:val="CommentText"/>
      </w:pPr>
      <w:r>
        <w:t>Keller et al., 2018a</w:t>
      </w:r>
    </w:p>
    <w:p w14:paraId="741FDF64" w14:textId="77777777" w:rsidR="00025FA2" w:rsidRDefault="00025FA2">
      <w:pPr>
        <w:pStyle w:val="CommentText"/>
      </w:pPr>
      <w:r>
        <w:t>Strefler et al., 2018</w:t>
      </w:r>
    </w:p>
    <w:p w14:paraId="2EE192CF" w14:textId="77777777" w:rsidR="00025FA2" w:rsidRDefault="00025FA2">
      <w:pPr>
        <w:pStyle w:val="CommentText"/>
      </w:pPr>
    </w:p>
    <w:p w14:paraId="4385103A" w14:textId="77777777" w:rsidR="00025FA2" w:rsidRDefault="00025FA2">
      <w:pPr>
        <w:pStyle w:val="CommentText"/>
      </w:pPr>
      <w:r>
        <w:t>Extra stuff:</w:t>
      </w:r>
    </w:p>
    <w:p w14:paraId="546F5253" w14:textId="77777777" w:rsidR="00025FA2" w:rsidRDefault="00025FA2">
      <w:pPr>
        <w:pStyle w:val="CommentText"/>
      </w:pPr>
      <w:r>
        <w:t>(Keller et al. 2018; Strefler et al. 2018)</w:t>
      </w:r>
    </w:p>
    <w:p w14:paraId="5EFE53DD" w14:textId="77777777" w:rsidR="00025FA2" w:rsidRDefault="00025FA2">
      <w:pPr>
        <w:pStyle w:val="CommentText"/>
      </w:pPr>
    </w:p>
    <w:p w14:paraId="164B209D" w14:textId="77777777" w:rsidR="00025FA2" w:rsidRDefault="00025FA2">
      <w:pPr>
        <w:pStyle w:val="CommentText"/>
      </w:pPr>
      <w:r>
        <w:t>Correct:</w:t>
      </w:r>
    </w:p>
    <w:p w14:paraId="709C7CDA" w14:textId="5B2EF436" w:rsidR="00025FA2" w:rsidRDefault="00025FA2">
      <w:pPr>
        <w:pStyle w:val="CommentText"/>
      </w:pPr>
      <w:r>
        <w:t>(Keller et al., 2018a; Strefler et al., 2018)</w:t>
      </w:r>
    </w:p>
  </w:comment>
  <w:comment w:id="6986" w:author="Soapbox" w:date="2021-07-26T06:58:00Z" w:initials="SBX">
    <w:p w14:paraId="380C25CA" w14:textId="0230F745" w:rsidR="006D61AA" w:rsidRDefault="006D61AA">
      <w:pPr>
        <w:pStyle w:val="CommentText"/>
      </w:pPr>
      <w:r>
        <w:rPr>
          <w:rStyle w:val="CommentReference"/>
        </w:rPr>
        <w:annotationRef/>
      </w:r>
      <w:r>
        <w:t>Q: Explain what this is and why it affects drinking water quality?</w:t>
      </w:r>
    </w:p>
  </w:comment>
  <w:comment w:id="6987" w:author="Tom Maycock" w:date="2021-09-09T17:53:00Z" w:initials="TM">
    <w:p w14:paraId="1349FE4E" w14:textId="46C96A8E" w:rsidR="005E3FF7" w:rsidRDefault="005E3FF7">
      <w:pPr>
        <w:pStyle w:val="CommentText"/>
      </w:pPr>
      <w:r>
        <w:rPr>
          <w:rStyle w:val="CommentReference"/>
        </w:rPr>
        <w:annotationRef/>
      </w:r>
      <w:r>
        <w:t>Would need to be a minimal change if you want to try to add a few words to explain</w:t>
      </w:r>
    </w:p>
  </w:comment>
  <w:comment w:id="6989" w:author="Robin Matthews" w:date="2021-06-17T14:05:00Z" w:initials="RM">
    <w:p w14:paraId="683A75A3" w14:textId="77777777" w:rsidR="00025FA2" w:rsidRPr="0061484F" w:rsidRDefault="00025FA2">
      <w:pPr>
        <w:pStyle w:val="CommentText"/>
        <w:rPr>
          <w:lang w:val="en-US"/>
        </w:rPr>
      </w:pPr>
      <w:r>
        <w:rPr>
          <w:rStyle w:val="CommentReference"/>
        </w:rPr>
        <w:annotationRef/>
      </w:r>
      <w:r w:rsidRPr="0061484F">
        <w:rPr>
          <w:lang w:val="en-US"/>
        </w:rPr>
        <w:t>Not found:</w:t>
      </w:r>
    </w:p>
    <w:p w14:paraId="49AF8FA7" w14:textId="77777777" w:rsidR="00025FA2" w:rsidRPr="0061484F" w:rsidRDefault="00025FA2">
      <w:pPr>
        <w:pStyle w:val="CommentText"/>
        <w:rPr>
          <w:lang w:val="en-US"/>
        </w:rPr>
      </w:pPr>
      <w:r w:rsidRPr="0061484F">
        <w:rPr>
          <w:lang w:val="en-US"/>
        </w:rPr>
        <w:t>P. Smith et al.</w:t>
      </w:r>
    </w:p>
    <w:p w14:paraId="41E898BD" w14:textId="77777777" w:rsidR="00025FA2" w:rsidRPr="0061484F" w:rsidRDefault="00025FA2">
      <w:pPr>
        <w:pStyle w:val="CommentText"/>
        <w:rPr>
          <w:lang w:val="en-US"/>
        </w:rPr>
      </w:pPr>
    </w:p>
    <w:p w14:paraId="77ECB7B8" w14:textId="77777777" w:rsidR="00025FA2" w:rsidRPr="0061484F" w:rsidRDefault="00025FA2">
      <w:pPr>
        <w:pStyle w:val="CommentText"/>
        <w:rPr>
          <w:lang w:val="en-US"/>
        </w:rPr>
      </w:pPr>
      <w:r w:rsidRPr="0061484F">
        <w:rPr>
          <w:lang w:val="en-US"/>
        </w:rPr>
        <w:t>Extra stuff:</w:t>
      </w:r>
    </w:p>
    <w:p w14:paraId="6FE01EC8" w14:textId="77777777" w:rsidR="00025FA2" w:rsidRPr="0061484F" w:rsidRDefault="00025FA2">
      <w:pPr>
        <w:pStyle w:val="CommentText"/>
        <w:rPr>
          <w:lang w:val="en-US"/>
        </w:rPr>
      </w:pPr>
      <w:r w:rsidRPr="0061484F">
        <w:rPr>
          <w:lang w:val="en-US"/>
        </w:rPr>
        <w:t>(Smith et al. )</w:t>
      </w:r>
    </w:p>
    <w:p w14:paraId="0786E8D1" w14:textId="77777777" w:rsidR="00025FA2" w:rsidRPr="0061484F" w:rsidRDefault="00025FA2">
      <w:pPr>
        <w:pStyle w:val="CommentText"/>
        <w:rPr>
          <w:lang w:val="en-US"/>
        </w:rPr>
      </w:pPr>
    </w:p>
    <w:p w14:paraId="1CAD5E5C" w14:textId="77777777" w:rsidR="00025FA2" w:rsidRPr="0061484F" w:rsidRDefault="00025FA2">
      <w:pPr>
        <w:pStyle w:val="CommentText"/>
        <w:rPr>
          <w:lang w:val="en-US"/>
        </w:rPr>
      </w:pPr>
      <w:r w:rsidRPr="0061484F">
        <w:rPr>
          <w:lang w:val="en-US"/>
        </w:rPr>
        <w:t>Correct:</w:t>
      </w:r>
    </w:p>
    <w:p w14:paraId="09CBDFED" w14:textId="77777777" w:rsidR="00025FA2" w:rsidRPr="0061484F" w:rsidRDefault="00025FA2">
      <w:pPr>
        <w:pStyle w:val="CommentText"/>
        <w:rPr>
          <w:lang w:val="en-US"/>
        </w:rPr>
      </w:pPr>
      <w:r w:rsidRPr="0061484F">
        <w:rPr>
          <w:lang w:val="en-US"/>
        </w:rPr>
        <w:t>P. Smith et al. (2018)</w:t>
      </w:r>
    </w:p>
    <w:p w14:paraId="589477CF" w14:textId="6D5A2D9C" w:rsidR="00025FA2" w:rsidRPr="0061484F" w:rsidRDefault="00025FA2">
      <w:pPr>
        <w:pStyle w:val="CommentText"/>
        <w:rPr>
          <w:lang w:val="en-US"/>
        </w:rPr>
      </w:pPr>
      <w:r w:rsidRPr="0061484F">
        <w:rPr>
          <w:lang w:val="en-US"/>
        </w:rPr>
        <w:t>(P. Smith et al., 2018)</w:t>
      </w:r>
    </w:p>
  </w:comment>
  <w:comment w:id="7001" w:author="Ian Blenkinsop" w:date="2021-07-28T15:50:00Z" w:initials="IB">
    <w:p w14:paraId="60873D5C" w14:textId="5C2081A3" w:rsidR="007A5602" w:rsidRDefault="007A5602">
      <w:pPr>
        <w:pStyle w:val="CommentText"/>
      </w:pPr>
      <w:r>
        <w:rPr>
          <w:rStyle w:val="CommentReference"/>
        </w:rPr>
        <w:annotationRef/>
      </w:r>
      <w:r>
        <w:t>AR6 WGIII, Section 1.3</w:t>
      </w:r>
      <w:r>
        <w:br/>
        <w:t>[</w:t>
      </w:r>
      <w:r w:rsidR="002953B4">
        <w:rPr>
          <w:noProof/>
        </w:rPr>
        <w:t>?]</w:t>
      </w:r>
    </w:p>
  </w:comment>
  <w:comment w:id="7002" w:author="Tom Maycock" w:date="2021-09-09T17:54:00Z" w:initials="TM">
    <w:p w14:paraId="350FE78C" w14:textId="7D1132A6" w:rsidR="005E3FF7" w:rsidRDefault="005E3FF7">
      <w:pPr>
        <w:pStyle w:val="CommentText"/>
      </w:pPr>
      <w:r>
        <w:rPr>
          <w:rStyle w:val="CommentReference"/>
        </w:rPr>
        <w:annotationRef/>
      </w:r>
      <w:r>
        <w:t>See question above-are you referring to the AR6 eidtion, or AR5 (looks like AR5 Section 12.3 is on urban systems)</w:t>
      </w:r>
    </w:p>
  </w:comment>
  <w:comment w:id="7003" w:author="Robin Matthews" w:date="2021-06-17T14:05:00Z" w:initials="RM">
    <w:p w14:paraId="15C424CB" w14:textId="77777777" w:rsidR="00025FA2" w:rsidRPr="0061484F" w:rsidRDefault="00025FA2">
      <w:pPr>
        <w:pStyle w:val="CommentText"/>
        <w:rPr>
          <w:lang w:val="en-US"/>
        </w:rPr>
      </w:pPr>
      <w:r>
        <w:rPr>
          <w:rStyle w:val="CommentReference"/>
        </w:rPr>
        <w:annotationRef/>
      </w:r>
      <w:r w:rsidRPr="0061484F">
        <w:rPr>
          <w:lang w:val="en-US"/>
        </w:rPr>
        <w:t>Not found:</w:t>
      </w:r>
    </w:p>
    <w:p w14:paraId="22A5DB1B" w14:textId="77777777" w:rsidR="00025FA2" w:rsidRPr="0061484F" w:rsidRDefault="00025FA2">
      <w:pPr>
        <w:pStyle w:val="CommentText"/>
        <w:rPr>
          <w:lang w:val="en-US"/>
        </w:rPr>
      </w:pPr>
      <w:r w:rsidRPr="0061484F">
        <w:rPr>
          <w:lang w:val="en-US"/>
        </w:rPr>
        <w:t>GESAMP, 2019</w:t>
      </w:r>
    </w:p>
    <w:p w14:paraId="7915D0B0" w14:textId="77777777" w:rsidR="00025FA2" w:rsidRPr="0061484F" w:rsidRDefault="00025FA2">
      <w:pPr>
        <w:pStyle w:val="CommentText"/>
        <w:rPr>
          <w:lang w:val="en-US"/>
        </w:rPr>
      </w:pPr>
      <w:r w:rsidRPr="0061484F">
        <w:rPr>
          <w:lang w:val="en-US"/>
        </w:rPr>
        <w:t>Keller, 2019</w:t>
      </w:r>
    </w:p>
    <w:p w14:paraId="2BEBF6DD" w14:textId="77777777" w:rsidR="00025FA2" w:rsidRPr="0061484F" w:rsidRDefault="00025FA2">
      <w:pPr>
        <w:pStyle w:val="CommentText"/>
        <w:rPr>
          <w:lang w:val="en-US"/>
        </w:rPr>
      </w:pPr>
    </w:p>
    <w:p w14:paraId="05889D0E" w14:textId="77777777" w:rsidR="00025FA2" w:rsidRPr="0061484F" w:rsidRDefault="00025FA2">
      <w:pPr>
        <w:pStyle w:val="CommentText"/>
        <w:rPr>
          <w:lang w:val="en-US"/>
        </w:rPr>
      </w:pPr>
      <w:r w:rsidRPr="0061484F">
        <w:rPr>
          <w:lang w:val="en-US"/>
        </w:rPr>
        <w:t>Extra stuff:</w:t>
      </w:r>
    </w:p>
    <w:p w14:paraId="791C254D" w14:textId="77777777" w:rsidR="00025FA2" w:rsidRPr="0061484F" w:rsidRDefault="00025FA2">
      <w:pPr>
        <w:pStyle w:val="CommentText"/>
        <w:rPr>
          <w:lang w:val="en-US"/>
        </w:rPr>
      </w:pPr>
      <w:r w:rsidRPr="0061484F">
        <w:rPr>
          <w:lang w:val="en-US"/>
        </w:rPr>
        <w:t>GESAMP 2019; Keller 2019)</w:t>
      </w:r>
    </w:p>
    <w:p w14:paraId="0E8AFA34" w14:textId="77777777" w:rsidR="00025FA2" w:rsidRPr="0061484F" w:rsidRDefault="00025FA2">
      <w:pPr>
        <w:pStyle w:val="CommentText"/>
        <w:rPr>
          <w:lang w:val="en-US"/>
        </w:rPr>
      </w:pPr>
    </w:p>
    <w:p w14:paraId="06CEA4E3" w14:textId="77777777" w:rsidR="00025FA2" w:rsidRPr="0061484F" w:rsidRDefault="00025FA2">
      <w:pPr>
        <w:pStyle w:val="CommentText"/>
        <w:rPr>
          <w:lang w:val="en-US"/>
        </w:rPr>
      </w:pPr>
      <w:r w:rsidRPr="0061484F">
        <w:rPr>
          <w:lang w:val="en-US"/>
        </w:rPr>
        <w:t>Correct:</w:t>
      </w:r>
    </w:p>
    <w:p w14:paraId="640BB96A" w14:textId="409845B9" w:rsidR="00025FA2" w:rsidRPr="0061484F" w:rsidRDefault="00025FA2">
      <w:pPr>
        <w:pStyle w:val="CommentText"/>
        <w:rPr>
          <w:lang w:val="en-US"/>
        </w:rPr>
      </w:pPr>
      <w:r w:rsidRPr="0061484F">
        <w:rPr>
          <w:lang w:val="en-US"/>
        </w:rPr>
        <w:t>(GESAMP, 2019; Keller, 2019)</w:t>
      </w:r>
    </w:p>
  </w:comment>
  <w:comment w:id="7013" w:author="Robin Matthews" w:date="2021-06-17T14:05:00Z" w:initials="RM">
    <w:p w14:paraId="19C22FD1" w14:textId="77777777" w:rsidR="00025FA2" w:rsidRPr="0061484F" w:rsidRDefault="00025FA2">
      <w:pPr>
        <w:pStyle w:val="CommentText"/>
        <w:rPr>
          <w:lang w:val="en-US"/>
        </w:rPr>
      </w:pPr>
      <w:r>
        <w:rPr>
          <w:rStyle w:val="CommentReference"/>
        </w:rPr>
        <w:annotationRef/>
      </w:r>
      <w:r w:rsidRPr="0061484F">
        <w:rPr>
          <w:lang w:val="en-US"/>
        </w:rPr>
        <w:t>Extra stuff:</w:t>
      </w:r>
    </w:p>
    <w:p w14:paraId="2CD098C3" w14:textId="77777777" w:rsidR="00025FA2" w:rsidRDefault="00025FA2">
      <w:pPr>
        <w:pStyle w:val="CommentText"/>
      </w:pPr>
      <w:r>
        <w:t>; )</w:t>
      </w:r>
    </w:p>
    <w:p w14:paraId="4B1E804E" w14:textId="77777777" w:rsidR="00025FA2" w:rsidRDefault="00025FA2">
      <w:pPr>
        <w:pStyle w:val="CommentText"/>
      </w:pPr>
    </w:p>
    <w:p w14:paraId="151A86F9" w14:textId="77777777" w:rsidR="00025FA2" w:rsidRDefault="00025FA2">
      <w:pPr>
        <w:pStyle w:val="CommentText"/>
      </w:pPr>
      <w:r>
        <w:t>Correct:</w:t>
      </w:r>
    </w:p>
    <w:p w14:paraId="08632A9A" w14:textId="35B8C0EB" w:rsidR="00025FA2" w:rsidRDefault="00025FA2">
      <w:pPr>
        <w:pStyle w:val="CommentText"/>
      </w:pPr>
      <w:r>
        <w:t>(Hauck et al., 2016; Tran et al., 2020)</w:t>
      </w:r>
    </w:p>
  </w:comment>
  <w:comment w:id="7019" w:author="Robin Matthews" w:date="2021-06-17T14:05:00Z" w:initials="RM">
    <w:p w14:paraId="4039A553" w14:textId="77777777" w:rsidR="00025FA2" w:rsidRPr="0061484F" w:rsidRDefault="00025FA2">
      <w:pPr>
        <w:pStyle w:val="CommentText"/>
        <w:rPr>
          <w:lang w:val="en-US"/>
        </w:rPr>
      </w:pPr>
      <w:r>
        <w:rPr>
          <w:rStyle w:val="CommentReference"/>
        </w:rPr>
        <w:annotationRef/>
      </w:r>
      <w:r w:rsidRPr="0061484F">
        <w:rPr>
          <w:lang w:val="en-US"/>
        </w:rPr>
        <w:t>Extra stuff:</w:t>
      </w:r>
    </w:p>
    <w:p w14:paraId="4BF88330" w14:textId="77777777" w:rsidR="00025FA2" w:rsidRPr="0061484F" w:rsidRDefault="00025FA2">
      <w:pPr>
        <w:pStyle w:val="CommentText"/>
        <w:rPr>
          <w:lang w:val="en-US"/>
        </w:rPr>
      </w:pPr>
      <w:r w:rsidRPr="0061484F">
        <w:rPr>
          <w:lang w:val="en-US"/>
        </w:rPr>
        <w:t xml:space="preserve">(, </w:t>
      </w:r>
    </w:p>
    <w:p w14:paraId="489D7B08" w14:textId="77777777" w:rsidR="00025FA2" w:rsidRPr="0061484F" w:rsidRDefault="00025FA2">
      <w:pPr>
        <w:pStyle w:val="CommentText"/>
        <w:rPr>
          <w:lang w:val="en-US"/>
        </w:rPr>
      </w:pPr>
    </w:p>
    <w:p w14:paraId="11975F07" w14:textId="77777777" w:rsidR="00025FA2" w:rsidRPr="0061484F" w:rsidRDefault="00025FA2">
      <w:pPr>
        <w:pStyle w:val="CommentText"/>
        <w:rPr>
          <w:lang w:val="en-US"/>
        </w:rPr>
      </w:pPr>
      <w:r w:rsidRPr="0061484F">
        <w:rPr>
          <w:lang w:val="en-US"/>
        </w:rPr>
        <w:t>Correct:</w:t>
      </w:r>
    </w:p>
    <w:p w14:paraId="6C469FF3" w14:textId="77777777" w:rsidR="00025FA2" w:rsidRPr="0061484F" w:rsidRDefault="00025FA2">
      <w:pPr>
        <w:pStyle w:val="CommentText"/>
        <w:rPr>
          <w:lang w:val="en-US"/>
        </w:rPr>
      </w:pPr>
      <w:r w:rsidRPr="0061484F">
        <w:rPr>
          <w:lang w:val="en-US"/>
        </w:rPr>
        <w:t>Bach et al. (2019)</w:t>
      </w:r>
    </w:p>
    <w:p w14:paraId="3F8B2878" w14:textId="6C732995" w:rsidR="00025FA2" w:rsidRPr="0061484F" w:rsidRDefault="00025FA2">
      <w:pPr>
        <w:pStyle w:val="CommentText"/>
        <w:rPr>
          <w:lang w:val="en-US"/>
        </w:rPr>
      </w:pPr>
      <w:r w:rsidRPr="0061484F">
        <w:rPr>
          <w:lang w:val="en-US"/>
        </w:rPr>
        <w:t>(Bach et al., 2019)</w:t>
      </w:r>
    </w:p>
  </w:comment>
  <w:comment w:id="7029" w:author="Ian Blenkinsop" w:date="2021-07-28T15:56:00Z" w:initials="IB">
    <w:p w14:paraId="5361E55D" w14:textId="77DBB067" w:rsidR="007A5602" w:rsidRDefault="007A5602">
      <w:pPr>
        <w:pStyle w:val="CommentText"/>
      </w:pPr>
      <w:r>
        <w:rPr>
          <w:rStyle w:val="CommentReference"/>
        </w:rPr>
        <w:annotationRef/>
      </w:r>
      <w:r>
        <w:t>Section in this Report, or the SROCC?</w:t>
      </w:r>
    </w:p>
  </w:comment>
  <w:comment w:id="7038" w:author="Robin Matthews" w:date="2021-06-17T14:06:00Z" w:initials="RM">
    <w:p w14:paraId="4C0BB7EF" w14:textId="77777777" w:rsidR="00025FA2" w:rsidRPr="0061484F" w:rsidRDefault="00025FA2">
      <w:pPr>
        <w:pStyle w:val="CommentText"/>
        <w:rPr>
          <w:lang w:val="en-US"/>
        </w:rPr>
      </w:pPr>
      <w:r>
        <w:rPr>
          <w:rStyle w:val="CommentReference"/>
        </w:rPr>
        <w:annotationRef/>
      </w:r>
      <w:r w:rsidRPr="0061484F">
        <w:rPr>
          <w:lang w:val="en-US"/>
        </w:rPr>
        <w:t>Extra stuff:</w:t>
      </w:r>
    </w:p>
    <w:p w14:paraId="1A748FE3" w14:textId="77777777" w:rsidR="00025FA2" w:rsidRDefault="00025FA2">
      <w:pPr>
        <w:pStyle w:val="CommentText"/>
      </w:pPr>
      <w:r>
        <w:t>(, ; Jackson et al., 2019)</w:t>
      </w:r>
    </w:p>
    <w:p w14:paraId="71B20B75" w14:textId="77777777" w:rsidR="00025FA2" w:rsidRDefault="00025FA2">
      <w:pPr>
        <w:pStyle w:val="CommentText"/>
      </w:pPr>
    </w:p>
    <w:p w14:paraId="672B5596" w14:textId="77777777" w:rsidR="00025FA2" w:rsidRDefault="00025FA2">
      <w:pPr>
        <w:pStyle w:val="CommentText"/>
      </w:pPr>
      <w:r>
        <w:t>Correct:</w:t>
      </w:r>
    </w:p>
    <w:p w14:paraId="24FBECB1" w14:textId="77777777" w:rsidR="00025FA2" w:rsidRPr="0061484F" w:rsidRDefault="00025FA2">
      <w:pPr>
        <w:pStyle w:val="CommentText"/>
        <w:rPr>
          <w:lang w:val="en-US"/>
        </w:rPr>
      </w:pPr>
      <w:r>
        <w:t xml:space="preserve">de Richter et al. </w:t>
      </w:r>
      <w:r w:rsidRPr="0061484F">
        <w:rPr>
          <w:lang w:val="en-US"/>
        </w:rPr>
        <w:t>(2017)</w:t>
      </w:r>
    </w:p>
    <w:p w14:paraId="0A0A401E" w14:textId="6FB40715" w:rsidR="00025FA2" w:rsidRPr="0061484F" w:rsidRDefault="00025FA2">
      <w:pPr>
        <w:pStyle w:val="CommentText"/>
        <w:rPr>
          <w:lang w:val="en-US"/>
        </w:rPr>
      </w:pPr>
      <w:r w:rsidRPr="0061484F">
        <w:rPr>
          <w:lang w:val="en-US"/>
        </w:rPr>
        <w:t>(de Richter et al., 2017)</w:t>
      </w:r>
    </w:p>
  </w:comment>
  <w:comment w:id="7039" w:author="Robin Matthews" w:date="2021-06-17T19:02:00Z" w:initials="RM">
    <w:p w14:paraId="04C5DA8A" w14:textId="5C3E3C9D" w:rsidR="00C366F4" w:rsidRPr="0061484F" w:rsidRDefault="00C366F4">
      <w:pPr>
        <w:pStyle w:val="CommentText"/>
        <w:rPr>
          <w:lang w:val="en-US"/>
        </w:rPr>
      </w:pPr>
      <w:r>
        <w:rPr>
          <w:rStyle w:val="CommentReference"/>
        </w:rPr>
        <w:annotationRef/>
      </w:r>
      <w:r w:rsidRPr="0061484F">
        <w:rPr>
          <w:lang w:val="en-US"/>
        </w:rPr>
        <w:t>Missing Jackson et al., 2019 in Mendeley field. Provide DOI.</w:t>
      </w:r>
    </w:p>
  </w:comment>
  <w:comment w:id="7052" w:author="Robin Matthews" w:date="2021-06-17T14:06:00Z" w:initials="RM">
    <w:p w14:paraId="49913CEF" w14:textId="77777777" w:rsidR="00025FA2" w:rsidRPr="0061484F" w:rsidRDefault="00025FA2">
      <w:pPr>
        <w:pStyle w:val="CommentText"/>
        <w:rPr>
          <w:lang w:val="en-US"/>
        </w:rPr>
      </w:pPr>
      <w:r>
        <w:rPr>
          <w:rStyle w:val="CommentReference"/>
        </w:rPr>
        <w:annotationRef/>
      </w:r>
      <w:r w:rsidRPr="0061484F">
        <w:rPr>
          <w:lang w:val="en-US"/>
        </w:rPr>
        <w:t>Not found:</w:t>
      </w:r>
    </w:p>
    <w:p w14:paraId="75BA658C" w14:textId="77777777" w:rsidR="00025FA2" w:rsidRDefault="00025FA2">
      <w:pPr>
        <w:pStyle w:val="CommentText"/>
      </w:pPr>
      <w:r>
        <w:t>J. Wu et al.</w:t>
      </w:r>
    </w:p>
    <w:p w14:paraId="673AC314" w14:textId="77777777" w:rsidR="00025FA2" w:rsidRDefault="00025FA2">
      <w:pPr>
        <w:pStyle w:val="CommentText"/>
      </w:pPr>
    </w:p>
    <w:p w14:paraId="367BE979" w14:textId="77777777" w:rsidR="00025FA2" w:rsidRDefault="00025FA2">
      <w:pPr>
        <w:pStyle w:val="CommentText"/>
      </w:pPr>
      <w:r>
        <w:t>Extra stuff:</w:t>
      </w:r>
    </w:p>
    <w:p w14:paraId="26067A6A" w14:textId="77777777" w:rsidR="00025FA2" w:rsidRDefault="00025FA2">
      <w:pPr>
        <w:pStyle w:val="CommentText"/>
      </w:pPr>
      <w:r>
        <w:t>(Wu et al., b)</w:t>
      </w:r>
    </w:p>
    <w:p w14:paraId="6060EC19" w14:textId="77777777" w:rsidR="00025FA2" w:rsidRDefault="00025FA2">
      <w:pPr>
        <w:pStyle w:val="CommentText"/>
      </w:pPr>
    </w:p>
    <w:p w14:paraId="391EE53D" w14:textId="77777777" w:rsidR="00025FA2" w:rsidRDefault="00025FA2">
      <w:pPr>
        <w:pStyle w:val="CommentText"/>
      </w:pPr>
      <w:r>
        <w:t>Correct:</w:t>
      </w:r>
    </w:p>
    <w:p w14:paraId="36FD2810" w14:textId="77777777" w:rsidR="00025FA2" w:rsidRPr="0061484F" w:rsidRDefault="00025FA2">
      <w:pPr>
        <w:pStyle w:val="CommentText"/>
        <w:rPr>
          <w:lang w:val="en-US"/>
        </w:rPr>
      </w:pPr>
      <w:r>
        <w:t xml:space="preserve">J. Wu et al. </w:t>
      </w:r>
      <w:r w:rsidRPr="0061484F">
        <w:rPr>
          <w:lang w:val="en-US"/>
        </w:rPr>
        <w:t>(2018)</w:t>
      </w:r>
    </w:p>
    <w:p w14:paraId="177725DD" w14:textId="28F6BA77" w:rsidR="00025FA2" w:rsidRPr="0061484F" w:rsidRDefault="00025FA2">
      <w:pPr>
        <w:pStyle w:val="CommentText"/>
        <w:rPr>
          <w:lang w:val="en-US"/>
        </w:rPr>
      </w:pPr>
      <w:r w:rsidRPr="0061484F">
        <w:rPr>
          <w:lang w:val="en-US"/>
        </w:rPr>
        <w:t>(J. Wu et al., 2018)</w:t>
      </w:r>
    </w:p>
  </w:comment>
  <w:comment w:id="7073" w:author="Soapbox" w:date="2021-07-26T07:11:00Z" w:initials="SBX">
    <w:p w14:paraId="76FE662B" w14:textId="012C299E" w:rsidR="00A46B4F" w:rsidRDefault="00A46B4F">
      <w:pPr>
        <w:pStyle w:val="CommentText"/>
      </w:pPr>
      <w:r>
        <w:rPr>
          <w:rStyle w:val="CommentReference"/>
        </w:rPr>
        <w:annotationRef/>
      </w:r>
      <w:r>
        <w:t>Note: I assume that, since there is no Table 4.6 in this Chapter, it it is Chapter 4, so I have moved the citation to make it clear to the reader.</w:t>
      </w:r>
    </w:p>
  </w:comment>
  <w:comment w:id="7099" w:author="Robin Matthews" w:date="2021-06-17T14:06:00Z" w:initials="RM">
    <w:p w14:paraId="67588501" w14:textId="77777777" w:rsidR="00025FA2" w:rsidRPr="0061484F" w:rsidRDefault="00025FA2">
      <w:pPr>
        <w:pStyle w:val="CommentText"/>
        <w:rPr>
          <w:lang w:val="en-US"/>
        </w:rPr>
      </w:pPr>
      <w:r>
        <w:rPr>
          <w:rStyle w:val="CommentReference"/>
        </w:rPr>
        <w:annotationRef/>
      </w:r>
      <w:r w:rsidRPr="0061484F">
        <w:rPr>
          <w:lang w:val="en-US"/>
        </w:rPr>
        <w:t>Not found:</w:t>
      </w:r>
    </w:p>
    <w:p w14:paraId="1AE5D6DF" w14:textId="77777777" w:rsidR="00025FA2" w:rsidRDefault="00025FA2">
      <w:pPr>
        <w:pStyle w:val="CommentText"/>
      </w:pPr>
      <w:r>
        <w:t>C.-E. Yang et al., 2020</w:t>
      </w:r>
    </w:p>
    <w:p w14:paraId="4A15411A" w14:textId="77777777" w:rsidR="00025FA2" w:rsidRDefault="00025FA2">
      <w:pPr>
        <w:pStyle w:val="CommentText"/>
      </w:pPr>
    </w:p>
    <w:p w14:paraId="452EC578" w14:textId="77777777" w:rsidR="00025FA2" w:rsidRDefault="00025FA2">
      <w:pPr>
        <w:pStyle w:val="CommentText"/>
      </w:pPr>
      <w:r>
        <w:t>Extra stuff:</w:t>
      </w:r>
    </w:p>
    <w:p w14:paraId="5EF5AC87" w14:textId="77777777" w:rsidR="00025FA2" w:rsidRDefault="00025FA2">
      <w:pPr>
        <w:pStyle w:val="CommentText"/>
      </w:pPr>
      <w:r>
        <w:t>(; ; Yang et al., 2020a)</w:t>
      </w:r>
    </w:p>
    <w:p w14:paraId="22F0F56E" w14:textId="77777777" w:rsidR="00025FA2" w:rsidRDefault="00025FA2">
      <w:pPr>
        <w:pStyle w:val="CommentText"/>
      </w:pPr>
    </w:p>
    <w:p w14:paraId="6B07B03C" w14:textId="77777777" w:rsidR="00025FA2" w:rsidRDefault="00025FA2">
      <w:pPr>
        <w:pStyle w:val="CommentText"/>
      </w:pPr>
      <w:r>
        <w:t>Correct:</w:t>
      </w:r>
    </w:p>
    <w:p w14:paraId="5EA9E2A6" w14:textId="2100D2BA" w:rsidR="00025FA2" w:rsidRDefault="00025FA2">
      <w:pPr>
        <w:pStyle w:val="CommentText"/>
      </w:pPr>
      <w:r>
        <w:t>(Kalidindi et al., 2015; Xia et al., 2016; C.-E. Yang et al., 2020)</w:t>
      </w:r>
    </w:p>
  </w:comment>
  <w:comment w:id="7104" w:author="Robin Matthews" w:date="2021-06-17T19:01:00Z" w:initials="RM">
    <w:p w14:paraId="6C4BA06E" w14:textId="452A7FAB" w:rsidR="00C366F4" w:rsidRPr="0061484F" w:rsidRDefault="00C366F4" w:rsidP="00C366F4">
      <w:pPr>
        <w:pStyle w:val="CommentText"/>
        <w:rPr>
          <w:lang w:val="en-US"/>
        </w:rPr>
      </w:pPr>
      <w:r>
        <w:rPr>
          <w:rStyle w:val="CommentReference"/>
        </w:rPr>
        <w:annotationRef/>
      </w:r>
      <w:r w:rsidRPr="0061484F">
        <w:rPr>
          <w:lang w:val="en-US"/>
        </w:rPr>
        <w:t>Mendeley field also contains</w:t>
      </w:r>
    </w:p>
    <w:p w14:paraId="17137E54" w14:textId="1082282A" w:rsidR="00C366F4" w:rsidRPr="0061484F" w:rsidRDefault="00C366F4" w:rsidP="00C366F4">
      <w:pPr>
        <w:pStyle w:val="CommentText"/>
        <w:rPr>
          <w:lang w:val="en-US"/>
        </w:rPr>
      </w:pPr>
      <w:r w:rsidRPr="0061484F">
        <w:rPr>
          <w:lang w:val="en-US"/>
        </w:rPr>
        <w:t>Govindasamy et al., 2002</w:t>
      </w:r>
    </w:p>
    <w:p w14:paraId="587A53BF" w14:textId="77777777" w:rsidR="00C366F4" w:rsidRPr="0061484F" w:rsidRDefault="00C366F4" w:rsidP="00C366F4">
      <w:pPr>
        <w:pStyle w:val="CommentText"/>
        <w:rPr>
          <w:lang w:val="en-US"/>
        </w:rPr>
      </w:pPr>
      <w:r w:rsidRPr="0061484F">
        <w:rPr>
          <w:lang w:val="en-US"/>
        </w:rPr>
        <w:t>Dagon and Schrag, 2019</w:t>
      </w:r>
    </w:p>
    <w:p w14:paraId="5257281E" w14:textId="77777777" w:rsidR="00C366F4" w:rsidRPr="0061484F" w:rsidRDefault="00C366F4" w:rsidP="00C366F4">
      <w:pPr>
        <w:pStyle w:val="CommentText"/>
        <w:rPr>
          <w:lang w:val="en-US"/>
        </w:rPr>
      </w:pPr>
    </w:p>
    <w:p w14:paraId="4FC8160C" w14:textId="5E6F2AC1" w:rsidR="00C366F4" w:rsidRPr="0061484F" w:rsidRDefault="00C366F4" w:rsidP="00C366F4">
      <w:pPr>
        <w:pStyle w:val="CommentText"/>
        <w:rPr>
          <w:lang w:val="en-US"/>
        </w:rPr>
      </w:pPr>
      <w:r w:rsidRPr="0061484F">
        <w:rPr>
          <w:lang w:val="en-US"/>
        </w:rPr>
        <w:t>Want to remove them?</w:t>
      </w:r>
    </w:p>
  </w:comment>
  <w:comment w:id="7105" w:author="Robin Matthews" w:date="2021-06-17T14:06:00Z" w:initials="RM">
    <w:p w14:paraId="5FF90597" w14:textId="77777777" w:rsidR="00025FA2" w:rsidRPr="0061484F" w:rsidRDefault="00025FA2">
      <w:pPr>
        <w:pStyle w:val="CommentText"/>
        <w:rPr>
          <w:lang w:val="en-US"/>
        </w:rPr>
      </w:pPr>
      <w:r>
        <w:rPr>
          <w:rStyle w:val="CommentReference"/>
        </w:rPr>
        <w:annotationRef/>
      </w:r>
      <w:r w:rsidRPr="0061484F">
        <w:rPr>
          <w:lang w:val="en-US"/>
        </w:rPr>
        <w:t>Not found:</w:t>
      </w:r>
    </w:p>
    <w:p w14:paraId="2A68114F" w14:textId="77777777" w:rsidR="00025FA2" w:rsidRPr="0061484F" w:rsidRDefault="00025FA2">
      <w:pPr>
        <w:pStyle w:val="CommentText"/>
        <w:rPr>
          <w:lang w:val="en-US"/>
        </w:rPr>
      </w:pPr>
      <w:r w:rsidRPr="0061484F">
        <w:rPr>
          <w:lang w:val="en-US"/>
        </w:rPr>
        <w:t>Govindasamy et al., 2002</w:t>
      </w:r>
    </w:p>
    <w:p w14:paraId="6C7BC8CD" w14:textId="77777777" w:rsidR="00025FA2" w:rsidRPr="0061484F" w:rsidRDefault="00025FA2">
      <w:pPr>
        <w:pStyle w:val="CommentText"/>
        <w:rPr>
          <w:lang w:val="en-US"/>
        </w:rPr>
      </w:pPr>
      <w:r w:rsidRPr="0061484F">
        <w:rPr>
          <w:lang w:val="en-US"/>
        </w:rPr>
        <w:t>Dagon and Schrag, 2019</w:t>
      </w:r>
    </w:p>
    <w:p w14:paraId="3F251F1D" w14:textId="77777777" w:rsidR="00025FA2" w:rsidRPr="0061484F" w:rsidRDefault="00025FA2">
      <w:pPr>
        <w:pStyle w:val="CommentText"/>
        <w:rPr>
          <w:lang w:val="en-US"/>
        </w:rPr>
      </w:pPr>
    </w:p>
    <w:p w14:paraId="18817010" w14:textId="77777777" w:rsidR="00025FA2" w:rsidRPr="0061484F" w:rsidRDefault="00025FA2">
      <w:pPr>
        <w:pStyle w:val="CommentText"/>
        <w:rPr>
          <w:lang w:val="en-US"/>
        </w:rPr>
      </w:pPr>
      <w:r w:rsidRPr="0061484F">
        <w:rPr>
          <w:lang w:val="en-US"/>
        </w:rPr>
        <w:t>Extra stuff:</w:t>
      </w:r>
    </w:p>
    <w:p w14:paraId="0AA94CE9" w14:textId="77777777" w:rsidR="00025FA2" w:rsidRPr="0061484F" w:rsidRDefault="00025FA2">
      <w:pPr>
        <w:pStyle w:val="CommentText"/>
        <w:rPr>
          <w:lang w:val="en-US"/>
        </w:rPr>
      </w:pPr>
      <w:r w:rsidRPr="0061484F">
        <w:rPr>
          <w:lang w:val="en-US"/>
        </w:rPr>
        <w:t>()</w:t>
      </w:r>
    </w:p>
    <w:p w14:paraId="1F728B10" w14:textId="77777777" w:rsidR="00025FA2" w:rsidRPr="0061484F" w:rsidRDefault="00025FA2">
      <w:pPr>
        <w:pStyle w:val="CommentText"/>
        <w:rPr>
          <w:lang w:val="en-US"/>
        </w:rPr>
      </w:pPr>
    </w:p>
    <w:p w14:paraId="24D7F50C" w14:textId="77777777" w:rsidR="00025FA2" w:rsidRPr="0061484F" w:rsidRDefault="00025FA2">
      <w:pPr>
        <w:pStyle w:val="CommentText"/>
        <w:rPr>
          <w:lang w:val="en-US"/>
        </w:rPr>
      </w:pPr>
      <w:r w:rsidRPr="0061484F">
        <w:rPr>
          <w:lang w:val="en-US"/>
        </w:rPr>
        <w:t>Correct:</w:t>
      </w:r>
    </w:p>
    <w:p w14:paraId="3611FEA5" w14:textId="0BE0913F" w:rsidR="00025FA2" w:rsidRPr="0061484F" w:rsidRDefault="00025FA2">
      <w:pPr>
        <w:pStyle w:val="CommentText"/>
        <w:rPr>
          <w:lang w:val="en-US"/>
        </w:rPr>
      </w:pPr>
      <w:r w:rsidRPr="0061484F">
        <w:rPr>
          <w:lang w:val="en-US"/>
        </w:rPr>
        <w:t>(Govindasamy et al., 2002; Glienke et al., 2015; Dagon and Schrag, 2019)</w:t>
      </w:r>
    </w:p>
  </w:comment>
  <w:comment w:id="7107" w:author="Robin Matthews" w:date="2021-06-17T19:00:00Z" w:initials="RM">
    <w:p w14:paraId="6F7AB069" w14:textId="7FEFA1A6" w:rsidR="00C366F4" w:rsidRPr="0061484F" w:rsidRDefault="00C366F4">
      <w:pPr>
        <w:pStyle w:val="CommentText"/>
        <w:rPr>
          <w:lang w:val="en-US"/>
        </w:rPr>
      </w:pPr>
      <w:r>
        <w:rPr>
          <w:rStyle w:val="CommentReference"/>
        </w:rPr>
        <w:annotationRef/>
      </w:r>
      <w:r w:rsidRPr="0061484F">
        <w:rPr>
          <w:lang w:val="en-US"/>
        </w:rPr>
        <w:t>Mendeley field also contains Ito, 2017. Want to remove it?</w:t>
      </w:r>
    </w:p>
  </w:comment>
  <w:comment w:id="7108" w:author="Robin Matthews" w:date="2021-06-17T14:06:00Z" w:initials="RM">
    <w:p w14:paraId="3AA981AD" w14:textId="77777777" w:rsidR="00025FA2" w:rsidRPr="0061484F" w:rsidRDefault="00025FA2">
      <w:pPr>
        <w:pStyle w:val="CommentText"/>
        <w:rPr>
          <w:lang w:val="en-US"/>
        </w:rPr>
      </w:pPr>
      <w:r>
        <w:rPr>
          <w:rStyle w:val="CommentReference"/>
        </w:rPr>
        <w:annotationRef/>
      </w:r>
      <w:r w:rsidRPr="0061484F">
        <w:rPr>
          <w:lang w:val="en-US"/>
        </w:rPr>
        <w:t>Not found:</w:t>
      </w:r>
    </w:p>
    <w:p w14:paraId="2959869D" w14:textId="77777777" w:rsidR="00025FA2" w:rsidRPr="0061484F" w:rsidRDefault="00025FA2">
      <w:pPr>
        <w:pStyle w:val="CommentText"/>
        <w:rPr>
          <w:lang w:val="en-US"/>
        </w:rPr>
      </w:pPr>
      <w:r w:rsidRPr="0061484F">
        <w:rPr>
          <w:lang w:val="en-US"/>
        </w:rPr>
        <w:t>Ito, 2017</w:t>
      </w:r>
    </w:p>
    <w:p w14:paraId="66593EFE" w14:textId="77777777" w:rsidR="00025FA2" w:rsidRPr="0061484F" w:rsidRDefault="00025FA2">
      <w:pPr>
        <w:pStyle w:val="CommentText"/>
        <w:rPr>
          <w:lang w:val="en-US"/>
        </w:rPr>
      </w:pPr>
    </w:p>
    <w:p w14:paraId="117C1CA7" w14:textId="77777777" w:rsidR="00025FA2" w:rsidRPr="0061484F" w:rsidRDefault="00025FA2">
      <w:pPr>
        <w:pStyle w:val="CommentText"/>
        <w:rPr>
          <w:lang w:val="en-US"/>
        </w:rPr>
      </w:pPr>
      <w:r w:rsidRPr="0061484F">
        <w:rPr>
          <w:lang w:val="en-US"/>
        </w:rPr>
        <w:t>Extra stuff:</w:t>
      </w:r>
    </w:p>
    <w:p w14:paraId="4FAC34AF" w14:textId="77777777" w:rsidR="00025FA2" w:rsidRPr="0061484F" w:rsidRDefault="00025FA2">
      <w:pPr>
        <w:pStyle w:val="CommentText"/>
        <w:rPr>
          <w:lang w:val="en-US"/>
        </w:rPr>
      </w:pPr>
      <w:r w:rsidRPr="0061484F">
        <w:rPr>
          <w:lang w:val="en-US"/>
        </w:rPr>
        <w:t>(; ; )</w:t>
      </w:r>
    </w:p>
    <w:p w14:paraId="415D7351" w14:textId="77777777" w:rsidR="00025FA2" w:rsidRPr="0061484F" w:rsidRDefault="00025FA2">
      <w:pPr>
        <w:pStyle w:val="CommentText"/>
        <w:rPr>
          <w:lang w:val="en-US"/>
        </w:rPr>
      </w:pPr>
    </w:p>
    <w:p w14:paraId="4871DA2F" w14:textId="77777777" w:rsidR="00025FA2" w:rsidRPr="0061484F" w:rsidRDefault="00025FA2">
      <w:pPr>
        <w:pStyle w:val="CommentText"/>
        <w:rPr>
          <w:lang w:val="en-US"/>
        </w:rPr>
      </w:pPr>
      <w:r w:rsidRPr="0061484F">
        <w:rPr>
          <w:lang w:val="en-US"/>
        </w:rPr>
        <w:t>Correct:</w:t>
      </w:r>
    </w:p>
    <w:p w14:paraId="73E6115D" w14:textId="52CC066E" w:rsidR="00025FA2" w:rsidRPr="0061484F" w:rsidRDefault="00025FA2">
      <w:pPr>
        <w:pStyle w:val="CommentText"/>
        <w:rPr>
          <w:lang w:val="en-US"/>
        </w:rPr>
      </w:pPr>
      <w:r w:rsidRPr="0061484F">
        <w:rPr>
          <w:lang w:val="en-US"/>
        </w:rPr>
        <w:t>(Glienke et al., 2015; Ito, 2017; Duan et al., 2020)</w:t>
      </w:r>
    </w:p>
  </w:comment>
  <w:comment w:id="7116" w:author="Robin Matthews" w:date="2021-06-17T14:06:00Z" w:initials="RM">
    <w:p w14:paraId="01F93660" w14:textId="77777777" w:rsidR="00025FA2" w:rsidRPr="0061484F" w:rsidRDefault="00025FA2">
      <w:pPr>
        <w:pStyle w:val="CommentText"/>
        <w:rPr>
          <w:lang w:val="en-US"/>
        </w:rPr>
      </w:pPr>
      <w:r>
        <w:rPr>
          <w:rStyle w:val="CommentReference"/>
        </w:rPr>
        <w:annotationRef/>
      </w:r>
      <w:r w:rsidRPr="0061484F">
        <w:rPr>
          <w:lang w:val="en-US"/>
        </w:rPr>
        <w:t>Not found:</w:t>
      </w:r>
    </w:p>
    <w:p w14:paraId="4AE187D6" w14:textId="77777777" w:rsidR="00025FA2" w:rsidRDefault="00025FA2">
      <w:pPr>
        <w:pStyle w:val="CommentText"/>
      </w:pPr>
      <w:r>
        <w:t>C.-E. Yang et al., 2020</w:t>
      </w:r>
    </w:p>
    <w:p w14:paraId="2C7E87FF" w14:textId="77777777" w:rsidR="00025FA2" w:rsidRDefault="00025FA2">
      <w:pPr>
        <w:pStyle w:val="CommentText"/>
      </w:pPr>
    </w:p>
    <w:p w14:paraId="2270D01B" w14:textId="77777777" w:rsidR="00025FA2" w:rsidRDefault="00025FA2">
      <w:pPr>
        <w:pStyle w:val="CommentText"/>
      </w:pPr>
      <w:r>
        <w:t>Extra stuff:</w:t>
      </w:r>
    </w:p>
    <w:p w14:paraId="75D1D9D4" w14:textId="77777777" w:rsidR="00025FA2" w:rsidRDefault="00025FA2">
      <w:pPr>
        <w:pStyle w:val="CommentText"/>
      </w:pPr>
      <w:r>
        <w:t>(; ; ; Yang et al., 2020a)</w:t>
      </w:r>
    </w:p>
    <w:p w14:paraId="73BA9D18" w14:textId="77777777" w:rsidR="00025FA2" w:rsidRDefault="00025FA2">
      <w:pPr>
        <w:pStyle w:val="CommentText"/>
      </w:pPr>
    </w:p>
    <w:p w14:paraId="2A52EDCB" w14:textId="77777777" w:rsidR="00025FA2" w:rsidRDefault="00025FA2">
      <w:pPr>
        <w:pStyle w:val="CommentText"/>
      </w:pPr>
      <w:r>
        <w:t>Correct:</w:t>
      </w:r>
    </w:p>
    <w:p w14:paraId="08D27737" w14:textId="4A795D03" w:rsidR="00025FA2" w:rsidRDefault="00025FA2">
      <w:pPr>
        <w:pStyle w:val="CommentText"/>
      </w:pPr>
      <w:r>
        <w:t>(Tjiputra et al., 2016; Cao and Jiang, 2017; Muri et al., 2018; C.-E. Yang et al., 2020)</w:t>
      </w:r>
    </w:p>
  </w:comment>
  <w:comment w:id="7121" w:author="Soapbox" w:date="2021-07-26T07:26:00Z" w:initials="SBX">
    <w:p w14:paraId="2DDD0D23" w14:textId="0F473939" w:rsidR="002F2128" w:rsidRDefault="002F2128">
      <w:pPr>
        <w:pStyle w:val="CommentText"/>
      </w:pPr>
      <w:r>
        <w:rPr>
          <w:rStyle w:val="CommentReference"/>
        </w:rPr>
        <w:annotationRef/>
      </w:r>
      <w:r>
        <w:t xml:space="preserve">Q: This seems a roundabout sentence </w:t>
      </w:r>
      <w:r w:rsidR="00A87851">
        <w:t>–</w:t>
      </w:r>
      <w:r>
        <w:t xml:space="preserve"> could it be simplified?</w:t>
      </w:r>
    </w:p>
  </w:comment>
  <w:comment w:id="7128" w:author="Robin Matthews" w:date="2021-06-17T14:06:00Z" w:initials="RM">
    <w:p w14:paraId="12CA0453" w14:textId="77777777" w:rsidR="00025FA2" w:rsidRPr="0061484F" w:rsidRDefault="00025FA2">
      <w:pPr>
        <w:pStyle w:val="CommentText"/>
        <w:rPr>
          <w:lang w:val="en-US"/>
        </w:rPr>
      </w:pPr>
      <w:r>
        <w:rPr>
          <w:rStyle w:val="CommentReference"/>
        </w:rPr>
        <w:annotationRef/>
      </w:r>
      <w:r w:rsidRPr="0061484F">
        <w:rPr>
          <w:lang w:val="en-US"/>
        </w:rPr>
        <w:t>Not found:</w:t>
      </w:r>
    </w:p>
    <w:p w14:paraId="11E9D791" w14:textId="77777777" w:rsidR="00025FA2" w:rsidRPr="0061484F" w:rsidRDefault="00025FA2">
      <w:pPr>
        <w:pStyle w:val="CommentText"/>
        <w:rPr>
          <w:lang w:val="en-US"/>
        </w:rPr>
      </w:pPr>
      <w:r w:rsidRPr="0061484F">
        <w:rPr>
          <w:lang w:val="en-US"/>
        </w:rPr>
        <w:t>C.-E. Yang et al., 2020</w:t>
      </w:r>
    </w:p>
    <w:p w14:paraId="30882B7B" w14:textId="77777777" w:rsidR="00025FA2" w:rsidRPr="0061484F" w:rsidRDefault="00025FA2">
      <w:pPr>
        <w:pStyle w:val="CommentText"/>
        <w:rPr>
          <w:lang w:val="en-US"/>
        </w:rPr>
      </w:pPr>
    </w:p>
    <w:p w14:paraId="4D3686A2" w14:textId="77777777" w:rsidR="00025FA2" w:rsidRDefault="00025FA2">
      <w:pPr>
        <w:pStyle w:val="CommentText"/>
      </w:pPr>
      <w:r>
        <w:t>Extra stuff:</w:t>
      </w:r>
    </w:p>
    <w:p w14:paraId="56911D6B" w14:textId="77777777" w:rsidR="00025FA2" w:rsidRDefault="00025FA2">
      <w:pPr>
        <w:pStyle w:val="CommentText"/>
      </w:pPr>
      <w:r>
        <w:t>(; ; ; ; Yang et al., 2020a)</w:t>
      </w:r>
    </w:p>
    <w:p w14:paraId="7CE9A702" w14:textId="77777777" w:rsidR="00025FA2" w:rsidRDefault="00025FA2">
      <w:pPr>
        <w:pStyle w:val="CommentText"/>
      </w:pPr>
    </w:p>
    <w:p w14:paraId="145FBEF8" w14:textId="77777777" w:rsidR="00025FA2" w:rsidRDefault="00025FA2">
      <w:pPr>
        <w:pStyle w:val="CommentText"/>
      </w:pPr>
      <w:r>
        <w:t>Correct:</w:t>
      </w:r>
    </w:p>
    <w:p w14:paraId="4B29354C" w14:textId="382DFB2C" w:rsidR="00025FA2" w:rsidRDefault="00025FA2">
      <w:pPr>
        <w:pStyle w:val="CommentText"/>
      </w:pPr>
      <w:r>
        <w:t>(Glienke et al., 2015; Tjiputra et al., 2016; Dagon and Schrag, 2019; Duan et al., 2020; C.-E. Yang et al., 2020)</w:t>
      </w:r>
    </w:p>
  </w:comment>
  <w:comment w:id="7136" w:author="Robin Matthews" w:date="2021-06-17T14:06:00Z" w:initials="RM">
    <w:p w14:paraId="095C7091" w14:textId="77777777" w:rsidR="00025FA2" w:rsidRPr="0061484F" w:rsidRDefault="00025FA2">
      <w:pPr>
        <w:pStyle w:val="CommentText"/>
        <w:rPr>
          <w:lang w:val="en-US"/>
        </w:rPr>
      </w:pPr>
      <w:r>
        <w:rPr>
          <w:rStyle w:val="CommentReference"/>
        </w:rPr>
        <w:annotationRef/>
      </w:r>
      <w:r w:rsidRPr="0061484F">
        <w:rPr>
          <w:lang w:val="en-US"/>
        </w:rPr>
        <w:t>Extra stuff:</w:t>
      </w:r>
    </w:p>
    <w:p w14:paraId="3CBEFDBC" w14:textId="77777777" w:rsidR="00025FA2" w:rsidRPr="0061484F" w:rsidRDefault="00025FA2">
      <w:pPr>
        <w:pStyle w:val="CommentText"/>
        <w:rPr>
          <w:lang w:val="en-US"/>
        </w:rPr>
      </w:pPr>
      <w:r w:rsidRPr="0061484F">
        <w:rPr>
          <w:lang w:val="en-US"/>
        </w:rPr>
        <w:t>, ()</w:t>
      </w:r>
    </w:p>
    <w:p w14:paraId="055026C1" w14:textId="77777777" w:rsidR="00025FA2" w:rsidRPr="0061484F" w:rsidRDefault="00025FA2">
      <w:pPr>
        <w:pStyle w:val="CommentText"/>
        <w:rPr>
          <w:lang w:val="en-US"/>
        </w:rPr>
      </w:pPr>
    </w:p>
    <w:p w14:paraId="57961A03" w14:textId="77777777" w:rsidR="00025FA2" w:rsidRPr="0061484F" w:rsidRDefault="00025FA2">
      <w:pPr>
        <w:pStyle w:val="CommentText"/>
        <w:rPr>
          <w:lang w:val="en-US"/>
        </w:rPr>
      </w:pPr>
      <w:r w:rsidRPr="0061484F">
        <w:rPr>
          <w:lang w:val="en-US"/>
        </w:rPr>
        <w:t>Correct:</w:t>
      </w:r>
    </w:p>
    <w:p w14:paraId="647C0094" w14:textId="77777777" w:rsidR="00025FA2" w:rsidRPr="0061484F" w:rsidRDefault="00025FA2">
      <w:pPr>
        <w:pStyle w:val="CommentText"/>
        <w:rPr>
          <w:lang w:val="en-US"/>
        </w:rPr>
      </w:pPr>
      <w:r w:rsidRPr="0061484F">
        <w:rPr>
          <w:lang w:val="en-US"/>
        </w:rPr>
        <w:t>Kravitz et al. (2011)</w:t>
      </w:r>
    </w:p>
    <w:p w14:paraId="54E9E311" w14:textId="042F226F" w:rsidR="00025FA2" w:rsidRPr="0061484F" w:rsidRDefault="00025FA2">
      <w:pPr>
        <w:pStyle w:val="CommentText"/>
        <w:rPr>
          <w:lang w:val="en-US"/>
        </w:rPr>
      </w:pPr>
      <w:r w:rsidRPr="0061484F">
        <w:rPr>
          <w:lang w:val="en-US"/>
        </w:rPr>
        <w:t>(Kravitz et al., 2011)</w:t>
      </w:r>
    </w:p>
  </w:comment>
  <w:comment w:id="7153" w:author="Soapbox" w:date="2021-07-26T07:30:00Z" w:initials="SBX">
    <w:p w14:paraId="70D6EE89" w14:textId="70F4D0D7" w:rsidR="00A64320" w:rsidRDefault="00A64320">
      <w:pPr>
        <w:pStyle w:val="CommentText"/>
      </w:pPr>
      <w:r>
        <w:rPr>
          <w:rStyle w:val="CommentReference"/>
        </w:rPr>
        <w:annotationRef/>
      </w:r>
      <w:r>
        <w:t>Q: Repeats?</w:t>
      </w:r>
    </w:p>
  </w:comment>
  <w:comment w:id="7154" w:author="Tom Maycock" w:date="2021-09-09T17:59:00Z" w:initials="TM">
    <w:p w14:paraId="6B075FEB" w14:textId="19BCBEC1" w:rsidR="00A87851" w:rsidRDefault="00A87851">
      <w:pPr>
        <w:pStyle w:val="CommentText"/>
      </w:pPr>
      <w:r w:rsidRPr="00A87851">
        <w:rPr>
          <w:rStyle w:val="CommentReference"/>
          <w:highlight w:val="yellow"/>
        </w:rPr>
        <w:annotationRef/>
      </w:r>
      <w:r w:rsidRPr="00A87851">
        <w:rPr>
          <w:highlight w:val="yellow"/>
        </w:rPr>
        <w:t>I suspect the distinction is needed here and below, but could you simplify to “show that in a high-CO</w:t>
      </w:r>
      <w:r w:rsidRPr="00A87851">
        <w:rPr>
          <w:highlight w:val="yellow"/>
          <w:vertAlign w:val="subscript"/>
        </w:rPr>
        <w:t>2</w:t>
      </w:r>
      <w:r w:rsidRPr="00A87851">
        <w:rPr>
          <w:highlight w:val="yellow"/>
        </w:rPr>
        <w:t xml:space="preserve"> world, SRM-induced cooling…” (the comparison to a non-SRM situation is thus implied I think?)</w:t>
      </w:r>
    </w:p>
  </w:comment>
  <w:comment w:id="7155" w:author="Robin Matthews" w:date="2021-06-17T14:06:00Z" w:initials="RM">
    <w:p w14:paraId="715FAF06" w14:textId="77777777" w:rsidR="00025FA2" w:rsidRPr="0061484F" w:rsidRDefault="00025FA2">
      <w:pPr>
        <w:pStyle w:val="CommentText"/>
        <w:rPr>
          <w:lang w:val="en-US"/>
        </w:rPr>
      </w:pPr>
      <w:r>
        <w:rPr>
          <w:rStyle w:val="CommentReference"/>
        </w:rPr>
        <w:annotationRef/>
      </w:r>
      <w:r w:rsidRPr="0061484F">
        <w:rPr>
          <w:lang w:val="en-US"/>
        </w:rPr>
        <w:t>Not found:</w:t>
      </w:r>
    </w:p>
    <w:p w14:paraId="357A9A90" w14:textId="77777777" w:rsidR="00025FA2" w:rsidRDefault="00025FA2">
      <w:pPr>
        <w:pStyle w:val="CommentText"/>
      </w:pPr>
      <w:r>
        <w:t>C.-E. Yang et al., 2020</w:t>
      </w:r>
    </w:p>
    <w:p w14:paraId="758DBB7F" w14:textId="77777777" w:rsidR="00025FA2" w:rsidRDefault="00025FA2">
      <w:pPr>
        <w:pStyle w:val="CommentText"/>
      </w:pPr>
    </w:p>
    <w:p w14:paraId="2CA24693" w14:textId="77777777" w:rsidR="00025FA2" w:rsidRDefault="00025FA2">
      <w:pPr>
        <w:pStyle w:val="CommentText"/>
      </w:pPr>
      <w:r>
        <w:t>Extra stuff:</w:t>
      </w:r>
    </w:p>
    <w:p w14:paraId="379DAAEE" w14:textId="77777777" w:rsidR="00025FA2" w:rsidRDefault="00025FA2">
      <w:pPr>
        <w:pStyle w:val="CommentText"/>
      </w:pPr>
      <w:r>
        <w:t>(; ; ; ; ; ; ; Yang et al., 2020a)</w:t>
      </w:r>
    </w:p>
    <w:p w14:paraId="13698E81" w14:textId="77777777" w:rsidR="00025FA2" w:rsidRDefault="00025FA2">
      <w:pPr>
        <w:pStyle w:val="CommentText"/>
      </w:pPr>
    </w:p>
    <w:p w14:paraId="581B7951" w14:textId="77777777" w:rsidR="00025FA2" w:rsidRDefault="00025FA2">
      <w:pPr>
        <w:pStyle w:val="CommentText"/>
      </w:pPr>
      <w:r>
        <w:t>Correct:</w:t>
      </w:r>
    </w:p>
    <w:p w14:paraId="7DB51FFC" w14:textId="647219F4" w:rsidR="00025FA2" w:rsidRDefault="00025FA2">
      <w:pPr>
        <w:pStyle w:val="CommentText"/>
      </w:pPr>
      <w:r>
        <w:t>(Tjiputra et al., 2016; Xia et al., 2016; Cao and Jiang, 2017; Jiang et al., 2018; Muri et al., 2018; Sonntag et al., 2018; Plazzotta et al., 2019; C.-E. Yang et al., 2020)</w:t>
      </w:r>
    </w:p>
  </w:comment>
  <w:comment w:id="7161" w:author="Soapbox" w:date="2021-07-26T07:31:00Z" w:initials="SBX">
    <w:p w14:paraId="1F6D36F2" w14:textId="1F55A128" w:rsidR="00A64320" w:rsidRDefault="00A64320">
      <w:pPr>
        <w:pStyle w:val="CommentText"/>
      </w:pPr>
      <w:r>
        <w:rPr>
          <w:rStyle w:val="CommentReference"/>
        </w:rPr>
        <w:annotationRef/>
      </w:r>
      <w:r>
        <w:t>Q: Repeated again?</w:t>
      </w:r>
    </w:p>
  </w:comment>
  <w:comment w:id="7172" w:author="Robin Matthews" w:date="2021-06-17T14:06:00Z" w:initials="RM">
    <w:p w14:paraId="0070741C" w14:textId="77777777" w:rsidR="00025FA2" w:rsidRPr="0061484F" w:rsidRDefault="00025FA2">
      <w:pPr>
        <w:pStyle w:val="CommentText"/>
        <w:rPr>
          <w:lang w:val="en-US"/>
        </w:rPr>
      </w:pPr>
      <w:r>
        <w:rPr>
          <w:rStyle w:val="CommentReference"/>
        </w:rPr>
        <w:annotationRef/>
      </w:r>
      <w:r w:rsidRPr="0061484F">
        <w:rPr>
          <w:lang w:val="en-US"/>
        </w:rPr>
        <w:t>Not found:</w:t>
      </w:r>
    </w:p>
    <w:p w14:paraId="5C8C3319" w14:textId="77777777" w:rsidR="00025FA2" w:rsidRPr="0061484F" w:rsidRDefault="00025FA2">
      <w:pPr>
        <w:pStyle w:val="CommentText"/>
        <w:rPr>
          <w:lang w:val="en-US"/>
        </w:rPr>
      </w:pPr>
      <w:r w:rsidRPr="0061484F">
        <w:rPr>
          <w:lang w:val="en-US"/>
        </w:rPr>
        <w:t>C.-E. Yang et al., 2020</w:t>
      </w:r>
    </w:p>
    <w:p w14:paraId="1FE42E03" w14:textId="77777777" w:rsidR="00025FA2" w:rsidRPr="0061484F" w:rsidRDefault="00025FA2">
      <w:pPr>
        <w:pStyle w:val="CommentText"/>
        <w:rPr>
          <w:lang w:val="en-US"/>
        </w:rPr>
      </w:pPr>
    </w:p>
    <w:p w14:paraId="3699E21B" w14:textId="77777777" w:rsidR="00025FA2" w:rsidRDefault="00025FA2">
      <w:pPr>
        <w:pStyle w:val="CommentText"/>
      </w:pPr>
      <w:r>
        <w:t>Extra stuff:</w:t>
      </w:r>
    </w:p>
    <w:p w14:paraId="0824B550" w14:textId="77777777" w:rsidR="00025FA2" w:rsidRDefault="00025FA2">
      <w:pPr>
        <w:pStyle w:val="CommentText"/>
      </w:pPr>
      <w:r>
        <w:t>(; ; Yang et al., 2020a)</w:t>
      </w:r>
    </w:p>
    <w:p w14:paraId="25C69727" w14:textId="77777777" w:rsidR="00025FA2" w:rsidRDefault="00025FA2">
      <w:pPr>
        <w:pStyle w:val="CommentText"/>
      </w:pPr>
    </w:p>
    <w:p w14:paraId="24444A14" w14:textId="77777777" w:rsidR="00025FA2" w:rsidRDefault="00025FA2">
      <w:pPr>
        <w:pStyle w:val="CommentText"/>
      </w:pPr>
      <w:r>
        <w:t>Correct:</w:t>
      </w:r>
    </w:p>
    <w:p w14:paraId="7A4C2239" w14:textId="6ADAB123" w:rsidR="00025FA2" w:rsidRDefault="00025FA2">
      <w:pPr>
        <w:pStyle w:val="CommentText"/>
      </w:pPr>
      <w:r>
        <w:t>(Tjiputra et al., 2016; Muri et al., 2018; C.-E. Yang et al., 2020)</w:t>
      </w:r>
    </w:p>
  </w:comment>
  <w:comment w:id="7180" w:author="Tom Maycock" w:date="2021-09-09T18:01:00Z" w:initials="TM">
    <w:p w14:paraId="2CB39BF0" w14:textId="4655DFB2" w:rsidR="00A87851" w:rsidRDefault="00A87851">
      <w:pPr>
        <w:pStyle w:val="CommentText"/>
      </w:pPr>
      <w:r>
        <w:rPr>
          <w:rStyle w:val="CommentReference"/>
        </w:rPr>
        <w:annotationRef/>
      </w:r>
      <w:r>
        <w:t>Note suggestion – given the hypothetical/conditional framing here</w:t>
      </w:r>
    </w:p>
  </w:comment>
  <w:comment w:id="7183" w:author="Robin Matthews" w:date="2021-06-17T14:06:00Z" w:initials="RM">
    <w:p w14:paraId="1AD374C0" w14:textId="77777777" w:rsidR="00025FA2" w:rsidRPr="0061484F" w:rsidRDefault="00025FA2">
      <w:pPr>
        <w:pStyle w:val="CommentText"/>
        <w:rPr>
          <w:lang w:val="en-US"/>
        </w:rPr>
      </w:pPr>
      <w:r>
        <w:rPr>
          <w:rStyle w:val="CommentReference"/>
        </w:rPr>
        <w:annotationRef/>
      </w:r>
      <w:r w:rsidRPr="0061484F">
        <w:rPr>
          <w:lang w:val="en-US"/>
        </w:rPr>
        <w:t>Not found:</w:t>
      </w:r>
    </w:p>
    <w:p w14:paraId="5B58F9A3" w14:textId="77777777" w:rsidR="00025FA2" w:rsidRPr="0061484F" w:rsidRDefault="00025FA2">
      <w:pPr>
        <w:pStyle w:val="CommentText"/>
        <w:rPr>
          <w:lang w:val="en-US"/>
        </w:rPr>
      </w:pPr>
      <w:r w:rsidRPr="0061484F">
        <w:rPr>
          <w:lang w:val="en-US"/>
        </w:rPr>
        <w:t>A. Jones et al., 2013</w:t>
      </w:r>
    </w:p>
    <w:p w14:paraId="2F897A1F" w14:textId="77777777" w:rsidR="00025FA2" w:rsidRPr="0061484F" w:rsidRDefault="00025FA2">
      <w:pPr>
        <w:pStyle w:val="CommentText"/>
        <w:rPr>
          <w:lang w:val="en-US"/>
        </w:rPr>
      </w:pPr>
    </w:p>
    <w:p w14:paraId="6006B29A" w14:textId="77777777" w:rsidR="00025FA2" w:rsidRDefault="00025FA2">
      <w:pPr>
        <w:pStyle w:val="CommentText"/>
      </w:pPr>
      <w:r>
        <w:t>Extra stuff:</w:t>
      </w:r>
    </w:p>
    <w:p w14:paraId="712E8A65" w14:textId="77777777" w:rsidR="00025FA2" w:rsidRDefault="00025FA2">
      <w:pPr>
        <w:pStyle w:val="CommentText"/>
      </w:pPr>
      <w:r>
        <w:t>(Jones et al., 2013a; ; )</w:t>
      </w:r>
    </w:p>
    <w:p w14:paraId="50615CA1" w14:textId="77777777" w:rsidR="00025FA2" w:rsidRDefault="00025FA2">
      <w:pPr>
        <w:pStyle w:val="CommentText"/>
      </w:pPr>
    </w:p>
    <w:p w14:paraId="15691D0B" w14:textId="77777777" w:rsidR="00025FA2" w:rsidRDefault="00025FA2">
      <w:pPr>
        <w:pStyle w:val="CommentText"/>
      </w:pPr>
      <w:r>
        <w:t>Correct:</w:t>
      </w:r>
    </w:p>
    <w:p w14:paraId="645B38B4" w14:textId="7C8BFC9E" w:rsidR="00025FA2" w:rsidRDefault="00025FA2">
      <w:pPr>
        <w:pStyle w:val="CommentText"/>
      </w:pPr>
      <w:r>
        <w:t>(A. Jones et al., 2013; McCusker et al., 2014; Trisos et al., 2018)</w:t>
      </w:r>
    </w:p>
  </w:comment>
  <w:comment w:id="7209" w:author="Soapbox" w:date="2021-07-26T07:45:00Z" w:initials="SBX">
    <w:p w14:paraId="56457FB6" w14:textId="61822AD3" w:rsidR="00BC6BB3" w:rsidRDefault="00BC6BB3">
      <w:pPr>
        <w:pStyle w:val="CommentText"/>
      </w:pPr>
      <w:r>
        <w:rPr>
          <w:rStyle w:val="CommentReference"/>
        </w:rPr>
        <w:annotationRef/>
      </w:r>
      <w:r>
        <w:t>Q: ?</w:t>
      </w:r>
    </w:p>
  </w:comment>
  <w:comment w:id="7210" w:author="Tom Maycock" w:date="2021-09-09T18:02:00Z" w:initials="TM">
    <w:p w14:paraId="02AD40C1" w14:textId="18BBD41A" w:rsidR="00A87851" w:rsidRDefault="00A87851">
      <w:pPr>
        <w:pStyle w:val="CommentText"/>
      </w:pPr>
      <w:r>
        <w:rPr>
          <w:rStyle w:val="CommentReference"/>
        </w:rPr>
        <w:annotationRef/>
      </w:r>
      <w:r>
        <w:t>As earlier, maybe just “In a high-CO</w:t>
      </w:r>
      <w:r w:rsidRPr="00A87851">
        <w:rPr>
          <w:vertAlign w:val="subscript"/>
        </w:rPr>
        <w:t>2</w:t>
      </w:r>
      <w:r>
        <w:t xml:space="preserve"> world, SRM would…”</w:t>
      </w:r>
    </w:p>
  </w:comment>
  <w:comment w:id="7260" w:author="Tom Maycock" w:date="2021-09-09T18:04:00Z" w:initials="TM">
    <w:p w14:paraId="54E45FB1" w14:textId="74867EBC" w:rsidR="00A87851" w:rsidRDefault="00A87851">
      <w:pPr>
        <w:pStyle w:val="CommentText"/>
      </w:pPr>
      <w:r>
        <w:rPr>
          <w:rStyle w:val="CommentReference"/>
        </w:rPr>
        <w:annotationRef/>
      </w:r>
      <w:r>
        <w:t>Note suggestions, which I think make this more 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C05D52" w15:done="0"/>
  <w15:commentEx w15:paraId="0D962F38" w15:done="0"/>
  <w15:commentEx w15:paraId="741FF841" w15:done="0"/>
  <w15:commentEx w15:paraId="40F5EB8B" w15:done="0"/>
  <w15:commentEx w15:paraId="52A132E3" w15:done="0"/>
  <w15:commentEx w15:paraId="21EABF99" w15:done="0"/>
  <w15:commentEx w15:paraId="57250D94" w15:paraIdParent="21EABF99" w15:done="0"/>
  <w15:commentEx w15:paraId="33CD9371" w15:done="0"/>
  <w15:commentEx w15:paraId="112D9058" w15:done="0"/>
  <w15:commentEx w15:paraId="1B538ED9" w15:done="0"/>
  <w15:commentEx w15:paraId="6B196B0F" w15:paraIdParent="1B538ED9" w15:done="0"/>
  <w15:commentEx w15:paraId="0FA1D178" w15:done="0"/>
  <w15:commentEx w15:paraId="553FFC41" w15:done="0"/>
  <w15:commentEx w15:paraId="633D6DAB" w15:done="0"/>
  <w15:commentEx w15:paraId="734C05C1" w15:done="1"/>
  <w15:commentEx w15:paraId="1AEE61BC" w15:done="0"/>
  <w15:commentEx w15:paraId="4B28A37E" w15:done="0"/>
  <w15:commentEx w15:paraId="5D249078" w15:done="0"/>
  <w15:commentEx w15:paraId="28CBDD06" w15:done="0"/>
  <w15:commentEx w15:paraId="70F57791" w15:done="0"/>
  <w15:commentEx w15:paraId="578D362A" w15:done="0"/>
  <w15:commentEx w15:paraId="174B9763" w15:done="0"/>
  <w15:commentEx w15:paraId="3514EA5C" w15:done="1"/>
  <w15:commentEx w15:paraId="687DE6EE" w15:done="1"/>
  <w15:commentEx w15:paraId="5CF9E2F3" w15:done="1"/>
  <w15:commentEx w15:paraId="1C4E5831" w15:done="0"/>
  <w15:commentEx w15:paraId="14735B77" w15:done="1"/>
  <w15:commentEx w15:paraId="3B2660E3" w15:done="1"/>
  <w15:commentEx w15:paraId="22B45BD5" w15:done="0"/>
  <w15:commentEx w15:paraId="75B0D1CD" w15:done="1"/>
  <w15:commentEx w15:paraId="3013FBE5" w15:done="0"/>
  <w15:commentEx w15:paraId="3D4D40A8" w15:done="1"/>
  <w15:commentEx w15:paraId="762206FC" w15:done="0"/>
  <w15:commentEx w15:paraId="4B30ECF4" w15:done="0"/>
  <w15:commentEx w15:paraId="37A71BFC" w15:done="1"/>
  <w15:commentEx w15:paraId="680E944E" w15:done="0"/>
  <w15:commentEx w15:paraId="67AAF37F" w15:done="1"/>
  <w15:commentEx w15:paraId="36B14097" w15:done="0"/>
  <w15:commentEx w15:paraId="0C3D61B4" w15:done="1"/>
  <w15:commentEx w15:paraId="720C6237" w15:done="1"/>
  <w15:commentEx w15:paraId="39227673" w15:done="0"/>
  <w15:commentEx w15:paraId="728AEC07" w15:done="0"/>
  <w15:commentEx w15:paraId="5B4CE9D2" w15:done="0"/>
  <w15:commentEx w15:paraId="5E8B8FB9" w15:done="1"/>
  <w15:commentEx w15:paraId="072C7CA9" w15:done="0"/>
  <w15:commentEx w15:paraId="1A8D0D2D" w15:done="1"/>
  <w15:commentEx w15:paraId="5C49B49E" w15:done="1"/>
  <w15:commentEx w15:paraId="2B65D65B" w15:done="0"/>
  <w15:commentEx w15:paraId="27B4B150" w15:done="0"/>
  <w15:commentEx w15:paraId="2119C466" w15:done="1"/>
  <w15:commentEx w15:paraId="7B302819" w15:done="1"/>
  <w15:commentEx w15:paraId="24BD6220" w15:done="0"/>
  <w15:commentEx w15:paraId="6A1D7C9D" w15:done="1"/>
  <w15:commentEx w15:paraId="04478E83" w15:done="1"/>
  <w15:commentEx w15:paraId="0A1E74BA" w15:done="1"/>
  <w15:commentEx w15:paraId="22E0B24B" w15:done="0"/>
  <w15:commentEx w15:paraId="3CAFBE10" w15:done="1"/>
  <w15:commentEx w15:paraId="07EE8D3C" w15:done="1"/>
  <w15:commentEx w15:paraId="35FEA95A" w15:done="0"/>
  <w15:commentEx w15:paraId="25FFA174" w15:done="0"/>
  <w15:commentEx w15:paraId="62653CBA" w15:done="1"/>
  <w15:commentEx w15:paraId="13449144" w15:done="0"/>
  <w15:commentEx w15:paraId="13983968" w15:done="0"/>
  <w15:commentEx w15:paraId="771FC4AA" w15:done="1"/>
  <w15:commentEx w15:paraId="55D09D5F" w15:done="0"/>
  <w15:commentEx w15:paraId="70052DFA" w15:done="1"/>
  <w15:commentEx w15:paraId="2A2B971B" w15:done="0"/>
  <w15:commentEx w15:paraId="4DF2F2A1" w15:done="1"/>
  <w15:commentEx w15:paraId="258768CF" w15:done="1"/>
  <w15:commentEx w15:paraId="1C77D0CC" w15:done="1"/>
  <w15:commentEx w15:paraId="2801B771" w15:done="1"/>
  <w15:commentEx w15:paraId="79ABC3B2" w15:done="0"/>
  <w15:commentEx w15:paraId="06FB6BDE" w15:done="1"/>
  <w15:commentEx w15:paraId="7BC74266" w15:done="1"/>
  <w15:commentEx w15:paraId="6E4F9885" w15:done="1"/>
  <w15:commentEx w15:paraId="3AE893CF" w15:done="0"/>
  <w15:commentEx w15:paraId="5310B645" w15:done="0"/>
  <w15:commentEx w15:paraId="19353BD2" w15:done="1"/>
  <w15:commentEx w15:paraId="78B0E179" w15:done="0"/>
  <w15:commentEx w15:paraId="58BF0822" w15:done="0"/>
  <w15:commentEx w15:paraId="1ABF24AC" w15:done="1"/>
  <w15:commentEx w15:paraId="4D45C25E" w15:done="1"/>
  <w15:commentEx w15:paraId="476B4015" w15:done="1"/>
  <w15:commentEx w15:paraId="40CE2522" w15:done="0"/>
  <w15:commentEx w15:paraId="42B5B225" w15:done="0"/>
  <w15:commentEx w15:paraId="379D54D0" w15:done="1"/>
  <w15:commentEx w15:paraId="40037794" w15:done="1"/>
  <w15:commentEx w15:paraId="382CE018" w15:done="1"/>
  <w15:commentEx w15:paraId="3C7A9517" w15:done="0"/>
  <w15:commentEx w15:paraId="1FCA7C5F" w15:done="1"/>
  <w15:commentEx w15:paraId="7BB3936A" w15:done="0"/>
  <w15:commentEx w15:paraId="09ADF37F" w15:done="1"/>
  <w15:commentEx w15:paraId="43142524" w15:done="0"/>
  <w15:commentEx w15:paraId="6EFE8E64" w15:done="1"/>
  <w15:commentEx w15:paraId="6C0CF1C9" w15:done="0"/>
  <w15:commentEx w15:paraId="328E372C" w15:paraIdParent="6C0CF1C9" w15:done="0"/>
  <w15:commentEx w15:paraId="7D28A169" w15:done="0"/>
  <w15:commentEx w15:paraId="5658B0A1" w15:paraIdParent="7D28A169" w15:done="0"/>
  <w15:commentEx w15:paraId="5669B4B3" w15:done="1"/>
  <w15:commentEx w15:paraId="6C96DCA3" w15:done="1"/>
  <w15:commentEx w15:paraId="2DC04207" w15:done="1"/>
  <w15:commentEx w15:paraId="7F267FC6" w15:done="1"/>
  <w15:commentEx w15:paraId="365643C7" w15:done="1"/>
  <w15:commentEx w15:paraId="6D195588" w15:done="0"/>
  <w15:commentEx w15:paraId="112C26A3" w15:done="1"/>
  <w15:commentEx w15:paraId="39E17704" w15:done="0"/>
  <w15:commentEx w15:paraId="408346E2" w15:done="0"/>
  <w15:commentEx w15:paraId="1F4450BE" w15:paraIdParent="408346E2" w15:done="0"/>
  <w15:commentEx w15:paraId="4FE070B5" w15:done="1"/>
  <w15:commentEx w15:paraId="7FACE1BD" w15:done="1"/>
  <w15:commentEx w15:paraId="7D3CDCC4" w15:done="0"/>
  <w15:commentEx w15:paraId="307CE683" w15:done="1"/>
  <w15:commentEx w15:paraId="7973E721" w15:done="0"/>
  <w15:commentEx w15:paraId="7B04E0AE" w15:done="0"/>
  <w15:commentEx w15:paraId="6930037E" w15:done="1"/>
  <w15:commentEx w15:paraId="3FF70474" w15:done="0"/>
  <w15:commentEx w15:paraId="76D3EF73" w15:done="1"/>
  <w15:commentEx w15:paraId="123B1592" w15:done="0"/>
  <w15:commentEx w15:paraId="21C9752E" w15:done="1"/>
  <w15:commentEx w15:paraId="36DE1B9D" w15:done="1"/>
  <w15:commentEx w15:paraId="03890BED" w15:done="0"/>
  <w15:commentEx w15:paraId="77A24972" w15:done="1"/>
  <w15:commentEx w15:paraId="170DA979" w15:done="0"/>
  <w15:commentEx w15:paraId="461A0A62" w15:done="0"/>
  <w15:commentEx w15:paraId="6623CB50" w15:done="1"/>
  <w15:commentEx w15:paraId="7C60BC20" w15:done="1"/>
  <w15:commentEx w15:paraId="38F26716" w15:done="1"/>
  <w15:commentEx w15:paraId="4131E568" w15:done="1"/>
  <w15:commentEx w15:paraId="1E36100D" w15:done="0"/>
  <w15:commentEx w15:paraId="0011FCFA" w15:done="0"/>
  <w15:commentEx w15:paraId="08A94CBF" w15:done="1"/>
  <w15:commentEx w15:paraId="2273A63C" w15:done="0"/>
  <w15:commentEx w15:paraId="42CDD392" w15:done="1"/>
  <w15:commentEx w15:paraId="2F883CDF" w15:done="0"/>
  <w15:commentEx w15:paraId="2DB7D869" w15:done="1"/>
  <w15:commentEx w15:paraId="75F699A6" w15:done="1"/>
  <w15:commentEx w15:paraId="6034FA2E" w15:done="1"/>
  <w15:commentEx w15:paraId="6DF08C2D" w15:done="1"/>
  <w15:commentEx w15:paraId="7C919C41" w15:done="1"/>
  <w15:commentEx w15:paraId="710E6F60" w15:done="1"/>
  <w15:commentEx w15:paraId="394BA8D8" w15:done="0"/>
  <w15:commentEx w15:paraId="66C1154E" w15:done="1"/>
  <w15:commentEx w15:paraId="0767285B" w15:done="1"/>
  <w15:commentEx w15:paraId="7D89BF1B" w15:done="0"/>
  <w15:commentEx w15:paraId="6F2B7610" w15:done="1"/>
  <w15:commentEx w15:paraId="4122B295" w15:done="1"/>
  <w15:commentEx w15:paraId="390280F0" w15:done="1"/>
  <w15:commentEx w15:paraId="30217F98" w15:done="0"/>
  <w15:commentEx w15:paraId="4C4C9079" w15:done="0"/>
  <w15:commentEx w15:paraId="11CE1F64" w15:done="0"/>
  <w15:commentEx w15:paraId="28C67733" w15:done="0"/>
  <w15:commentEx w15:paraId="42CD70FF" w15:done="1"/>
  <w15:commentEx w15:paraId="4703213B" w15:done="0"/>
  <w15:commentEx w15:paraId="282455E3" w15:done="0"/>
  <w15:commentEx w15:paraId="564F2020" w15:done="1"/>
  <w15:commentEx w15:paraId="2A6AA19D" w15:done="0"/>
  <w15:commentEx w15:paraId="0FAFFD6C" w15:done="1"/>
  <w15:commentEx w15:paraId="5C95881D" w15:done="1"/>
  <w15:commentEx w15:paraId="1FE8A2E2" w15:done="1"/>
  <w15:commentEx w15:paraId="6A3608CC" w15:done="1"/>
  <w15:commentEx w15:paraId="062F492A" w15:done="1"/>
  <w15:commentEx w15:paraId="533042F1" w15:done="1"/>
  <w15:commentEx w15:paraId="09821E49" w15:done="1"/>
  <w15:commentEx w15:paraId="674FE6E3" w15:done="1"/>
  <w15:commentEx w15:paraId="490A4CB0" w15:done="0"/>
  <w15:commentEx w15:paraId="4E27C6B2" w15:done="1"/>
  <w15:commentEx w15:paraId="4F55481F" w15:done="1"/>
  <w15:commentEx w15:paraId="4933E5AB" w15:done="1"/>
  <w15:commentEx w15:paraId="32B88D65" w15:done="1"/>
  <w15:commentEx w15:paraId="0DCEA3C7" w15:done="1"/>
  <w15:commentEx w15:paraId="0D70B724" w15:done="1"/>
  <w15:commentEx w15:paraId="109FFCDF" w15:done="1"/>
  <w15:commentEx w15:paraId="3F97F33A" w15:done="1"/>
  <w15:commentEx w15:paraId="27C338DF" w15:done="1"/>
  <w15:commentEx w15:paraId="023928B5" w15:done="1"/>
  <w15:commentEx w15:paraId="3CC48F4D" w15:done="1"/>
  <w15:commentEx w15:paraId="6971DF47" w15:done="1"/>
  <w15:commentEx w15:paraId="65CFE6E8" w15:done="0"/>
  <w15:commentEx w15:paraId="421F0306" w15:paraIdParent="65CFE6E8" w15:done="0"/>
  <w15:commentEx w15:paraId="39C95490" w15:done="0"/>
  <w15:commentEx w15:paraId="3E2B789D" w15:done="1"/>
  <w15:commentEx w15:paraId="6376DF61" w15:done="1"/>
  <w15:commentEx w15:paraId="667F903C" w15:done="1"/>
  <w15:commentEx w15:paraId="2958CE7B" w15:done="1"/>
  <w15:commentEx w15:paraId="5A262F62" w15:done="1"/>
  <w15:commentEx w15:paraId="64E574E4" w15:done="1"/>
  <w15:commentEx w15:paraId="494430BA" w15:done="1"/>
  <w15:commentEx w15:paraId="1320FD88" w15:done="1"/>
  <w15:commentEx w15:paraId="5A872B4A" w15:done="0"/>
  <w15:commentEx w15:paraId="013617A6" w15:paraIdParent="5A872B4A" w15:done="0"/>
  <w15:commentEx w15:paraId="2B626D5C" w15:done="0"/>
  <w15:commentEx w15:paraId="73E66EA6" w15:paraIdParent="2B626D5C" w15:done="0"/>
  <w15:commentEx w15:paraId="1E7A94AF" w15:done="0"/>
  <w15:commentEx w15:paraId="17B64D97" w15:done="1"/>
  <w15:commentEx w15:paraId="7A34144D" w15:done="1"/>
  <w15:commentEx w15:paraId="7FF4180D" w15:done="0"/>
  <w15:commentEx w15:paraId="524BA827" w15:done="0"/>
  <w15:commentEx w15:paraId="3FD0FDD8" w15:done="0"/>
  <w15:commentEx w15:paraId="1D1DA678" w15:done="1"/>
  <w15:commentEx w15:paraId="408AE434" w15:done="1"/>
  <w15:commentEx w15:paraId="59E0869B" w15:done="0"/>
  <w15:commentEx w15:paraId="44283FA5" w15:done="0"/>
  <w15:commentEx w15:paraId="5351296A" w15:done="0"/>
  <w15:commentEx w15:paraId="4583A14A" w15:done="0"/>
  <w15:commentEx w15:paraId="3CE3E12E" w15:done="1"/>
  <w15:commentEx w15:paraId="44C63983" w15:done="0"/>
  <w15:commentEx w15:paraId="30FA5933" w15:paraIdParent="44C63983" w15:done="0"/>
  <w15:commentEx w15:paraId="610EF931" w15:done="0"/>
  <w15:commentEx w15:paraId="23C6386A" w15:done="0"/>
  <w15:commentEx w15:paraId="52655848" w15:done="0"/>
  <w15:commentEx w15:paraId="4A081C4C" w15:paraIdParent="52655848" w15:done="0"/>
  <w15:commentEx w15:paraId="3D7477EE" w15:done="1"/>
  <w15:commentEx w15:paraId="47053297" w15:done="1"/>
  <w15:commentEx w15:paraId="59486378" w15:done="0"/>
  <w15:commentEx w15:paraId="55ACA86E" w15:done="1"/>
  <w15:commentEx w15:paraId="7C1E491E" w15:done="0"/>
  <w15:commentEx w15:paraId="44F6036D" w15:done="0"/>
  <w15:commentEx w15:paraId="0D517E60" w15:paraIdParent="44F6036D" w15:done="0"/>
  <w15:commentEx w15:paraId="18F74F25" w15:done="1"/>
  <w15:commentEx w15:paraId="59E3F616" w15:done="0"/>
  <w15:commentEx w15:paraId="5D7C5596" w15:done="0"/>
  <w15:commentEx w15:paraId="3F7CAD4C" w15:paraIdParent="5D7C5596" w15:done="0"/>
  <w15:commentEx w15:paraId="2B592095" w15:done="1"/>
  <w15:commentEx w15:paraId="3D35E0C0" w15:done="1"/>
  <w15:commentEx w15:paraId="68597B7B" w15:done="1"/>
  <w15:commentEx w15:paraId="2B51B45F" w15:done="0"/>
  <w15:commentEx w15:paraId="50F8FFB3" w15:paraIdParent="2B51B45F" w15:done="0"/>
  <w15:commentEx w15:paraId="09CCF79B" w15:done="0"/>
  <w15:commentEx w15:paraId="574D3AFB" w15:done="0"/>
  <w15:commentEx w15:paraId="71926F34" w15:done="0"/>
  <w15:commentEx w15:paraId="0A7F561B" w15:done="1"/>
  <w15:commentEx w15:paraId="00A76D9C" w15:done="1"/>
  <w15:commentEx w15:paraId="57A09726" w15:done="0"/>
  <w15:commentEx w15:paraId="08686A8E" w15:done="0"/>
  <w15:commentEx w15:paraId="60B22C57" w15:done="0"/>
  <w15:commentEx w15:paraId="0F048E42" w15:done="0"/>
  <w15:commentEx w15:paraId="56614430" w15:done="0"/>
  <w15:commentEx w15:paraId="608AC9FB" w15:done="0"/>
  <w15:commentEx w15:paraId="647A3FEB" w15:done="0"/>
  <w15:commentEx w15:paraId="0E9A8D7F" w15:paraIdParent="647A3FEB" w15:done="0"/>
  <w15:commentEx w15:paraId="71474665" w15:done="0"/>
  <w15:commentEx w15:paraId="537CDE6E" w15:done="0"/>
  <w15:commentEx w15:paraId="11F8F480" w15:done="1"/>
  <w15:commentEx w15:paraId="5631C652" w15:done="0"/>
  <w15:commentEx w15:paraId="6322EEF8" w15:done="0"/>
  <w15:commentEx w15:paraId="303D9DB2" w15:done="1"/>
  <w15:commentEx w15:paraId="4237F34C" w15:done="1"/>
  <w15:commentEx w15:paraId="7A9B8FD7" w15:done="0"/>
  <w15:commentEx w15:paraId="3204DE73" w15:done="1"/>
  <w15:commentEx w15:paraId="24EE9814" w15:done="1"/>
  <w15:commentEx w15:paraId="0F4F37DD" w15:done="0"/>
  <w15:commentEx w15:paraId="1970B624" w15:done="1"/>
  <w15:commentEx w15:paraId="2B669740" w15:done="0"/>
  <w15:commentEx w15:paraId="6EA7B736" w15:done="1"/>
  <w15:commentEx w15:paraId="692C90B6" w15:done="1"/>
  <w15:commentEx w15:paraId="25C09D77" w15:done="1"/>
  <w15:commentEx w15:paraId="4F1EB495" w15:done="0"/>
  <w15:commentEx w15:paraId="79C905D4" w15:done="1"/>
  <w15:commentEx w15:paraId="25F6CE35" w15:done="1"/>
  <w15:commentEx w15:paraId="4C72C127" w15:done="0"/>
  <w15:commentEx w15:paraId="3E348DBF" w15:done="1"/>
  <w15:commentEx w15:paraId="3DADFFE0" w15:done="1"/>
  <w15:commentEx w15:paraId="096AC3B8" w15:done="1"/>
  <w15:commentEx w15:paraId="4FA481C4" w15:done="0"/>
  <w15:commentEx w15:paraId="52A21118" w15:done="1"/>
  <w15:commentEx w15:paraId="1AA587EF" w15:done="1"/>
  <w15:commentEx w15:paraId="59F18D6E" w15:done="0"/>
  <w15:commentEx w15:paraId="7ECD65E2" w15:done="1"/>
  <w15:commentEx w15:paraId="65CC7846" w15:done="0"/>
  <w15:commentEx w15:paraId="108CE476" w15:done="0"/>
  <w15:commentEx w15:paraId="29FBC30C" w15:done="1"/>
  <w15:commentEx w15:paraId="49AA28F8" w15:done="1"/>
  <w15:commentEx w15:paraId="314656D2" w15:done="0"/>
  <w15:commentEx w15:paraId="0957A396" w15:paraIdParent="314656D2" w15:done="0"/>
  <w15:commentEx w15:paraId="72EAA842" w15:done="1"/>
  <w15:commentEx w15:paraId="3F186D23" w15:done="1"/>
  <w15:commentEx w15:paraId="55A5EC12" w15:done="1"/>
  <w15:commentEx w15:paraId="4243BEAA" w15:done="0"/>
  <w15:commentEx w15:paraId="36FBB742" w15:done="1"/>
  <w15:commentEx w15:paraId="3429F07A" w15:done="0"/>
  <w15:commentEx w15:paraId="086EAA5E" w15:done="0"/>
  <w15:commentEx w15:paraId="03B61EF0" w15:done="1"/>
  <w15:commentEx w15:paraId="4809BD22" w15:done="0"/>
  <w15:commentEx w15:paraId="4E328077" w15:done="1"/>
  <w15:commentEx w15:paraId="46BE6564" w15:done="1"/>
  <w15:commentEx w15:paraId="02C6805B" w15:done="0"/>
  <w15:commentEx w15:paraId="362F0FCD" w15:done="1"/>
  <w15:commentEx w15:paraId="4676417C" w15:done="0"/>
  <w15:commentEx w15:paraId="1E2C637E" w15:done="1"/>
  <w15:commentEx w15:paraId="18E064EE" w15:done="0"/>
  <w15:commentEx w15:paraId="1DEFA27C" w15:done="1"/>
  <w15:commentEx w15:paraId="79F948C3" w15:done="1"/>
  <w15:commentEx w15:paraId="3A1BEA91" w15:done="1"/>
  <w15:commentEx w15:paraId="71E45826" w15:done="0"/>
  <w15:commentEx w15:paraId="1C0E0366" w15:done="1"/>
  <w15:commentEx w15:paraId="276D462D" w15:done="0"/>
  <w15:commentEx w15:paraId="0419D0C0" w15:done="1"/>
  <w15:commentEx w15:paraId="3C5ED3BD" w15:done="0"/>
  <w15:commentEx w15:paraId="564ED70F" w15:done="1"/>
  <w15:commentEx w15:paraId="5ECFA95D" w15:done="1"/>
  <w15:commentEx w15:paraId="13B7A745" w15:done="0"/>
  <w15:commentEx w15:paraId="47EAAA40" w15:done="0"/>
  <w15:commentEx w15:paraId="282DDFC5" w15:done="1"/>
  <w15:commentEx w15:paraId="16779962" w15:done="0"/>
  <w15:commentEx w15:paraId="4510BBBB" w15:done="1"/>
  <w15:commentEx w15:paraId="3EB47C19" w15:done="0"/>
  <w15:commentEx w15:paraId="6B4762F7" w15:done="1"/>
  <w15:commentEx w15:paraId="600122F6" w15:done="0"/>
  <w15:commentEx w15:paraId="1672FE47" w15:done="0"/>
  <w15:commentEx w15:paraId="758A6ADF" w15:done="1"/>
  <w15:commentEx w15:paraId="15E0CE02" w15:done="0"/>
  <w15:commentEx w15:paraId="17BA0046" w15:done="0"/>
  <w15:commentEx w15:paraId="14B78009" w15:done="1"/>
  <w15:commentEx w15:paraId="68C3F1D8" w15:done="0"/>
  <w15:commentEx w15:paraId="50D2A7E1" w15:done="1"/>
  <w15:commentEx w15:paraId="113E55F2" w15:done="1"/>
  <w15:commentEx w15:paraId="5244C1EB" w15:done="0"/>
  <w15:commentEx w15:paraId="219C9642" w15:paraIdParent="5244C1EB" w15:done="0"/>
  <w15:commentEx w15:paraId="311011EB" w15:done="1"/>
  <w15:commentEx w15:paraId="36FB65DE" w15:done="0"/>
  <w15:commentEx w15:paraId="25EB998A" w15:done="0"/>
  <w15:commentEx w15:paraId="0C127708" w15:done="1"/>
  <w15:commentEx w15:paraId="6AA07D6E" w15:done="0"/>
  <w15:commentEx w15:paraId="11B574E8" w15:done="1"/>
  <w15:commentEx w15:paraId="0164ECA5" w15:done="0"/>
  <w15:commentEx w15:paraId="3E03E56A" w15:done="0"/>
  <w15:commentEx w15:paraId="022C0C05" w15:done="1"/>
  <w15:commentEx w15:paraId="47BB8E31" w15:done="0"/>
  <w15:commentEx w15:paraId="1EAEF8F8" w15:done="1"/>
  <w15:commentEx w15:paraId="2E189778" w15:done="0"/>
  <w15:commentEx w15:paraId="7F4FFFEB" w15:done="0"/>
  <w15:commentEx w15:paraId="0CFEC872" w15:paraIdParent="7F4FFFEB" w15:done="0"/>
  <w15:commentEx w15:paraId="70189AA5" w15:done="0"/>
  <w15:commentEx w15:paraId="1D9AE234" w15:done="1"/>
  <w15:commentEx w15:paraId="0C8C508E" w15:done="0"/>
  <w15:commentEx w15:paraId="132CBDC9" w15:done="1"/>
  <w15:commentEx w15:paraId="765A1F79" w15:done="0"/>
  <w15:commentEx w15:paraId="4DE292BF" w15:done="1"/>
  <w15:commentEx w15:paraId="395B9EB0" w15:done="1"/>
  <w15:commentEx w15:paraId="3C5675A6" w15:done="0"/>
  <w15:commentEx w15:paraId="00508B35" w15:paraIdParent="3C5675A6" w15:done="0"/>
  <w15:commentEx w15:paraId="4BC5037E" w15:done="0"/>
  <w15:commentEx w15:paraId="0EC12459" w15:done="0"/>
  <w15:commentEx w15:paraId="6AFCC8CD" w15:paraIdParent="0EC12459" w15:done="0"/>
  <w15:commentEx w15:paraId="5ACA9913" w15:done="0"/>
  <w15:commentEx w15:paraId="494C1FA4" w15:paraIdParent="5ACA9913" w15:done="0"/>
  <w15:commentEx w15:paraId="3A297FCE" w15:done="1"/>
  <w15:commentEx w15:paraId="1D7BC0AD" w15:done="1"/>
  <w15:commentEx w15:paraId="1C629C58" w15:done="0"/>
  <w15:commentEx w15:paraId="6F7CE568" w15:done="1"/>
  <w15:commentEx w15:paraId="1CD874ED" w15:done="1"/>
  <w15:commentEx w15:paraId="56361166" w15:done="0"/>
  <w15:commentEx w15:paraId="351F1729" w15:done="1"/>
  <w15:commentEx w15:paraId="2EE9FF7D" w15:done="1"/>
  <w15:commentEx w15:paraId="6ED91E43" w15:done="1"/>
  <w15:commentEx w15:paraId="54A884C3" w15:done="0"/>
  <w15:commentEx w15:paraId="002D1A23" w15:paraIdParent="54A884C3" w15:done="0"/>
  <w15:commentEx w15:paraId="41A1C38E" w15:done="0"/>
  <w15:commentEx w15:paraId="14FB3F21" w15:done="1"/>
  <w15:commentEx w15:paraId="45A072D8" w15:done="0"/>
  <w15:commentEx w15:paraId="02A4602D" w15:done="0"/>
  <w15:commentEx w15:paraId="793583ED" w15:done="1"/>
  <w15:commentEx w15:paraId="24D4053C" w15:done="0"/>
  <w15:commentEx w15:paraId="2A53974B" w15:done="1"/>
  <w15:commentEx w15:paraId="4DA83543" w15:done="1"/>
  <w15:commentEx w15:paraId="4F2F3D6F" w15:done="0"/>
  <w15:commentEx w15:paraId="6A143710" w15:done="0"/>
  <w15:commentEx w15:paraId="06F51ED8" w15:done="1"/>
  <w15:commentEx w15:paraId="6514B10F" w15:done="0"/>
  <w15:commentEx w15:paraId="355F5636" w15:done="0"/>
  <w15:commentEx w15:paraId="10C6EAA7" w15:done="1"/>
  <w15:commentEx w15:paraId="06843B53" w15:done="0"/>
  <w15:commentEx w15:paraId="37EE1B55" w15:done="1"/>
  <w15:commentEx w15:paraId="5D0062BF" w15:done="0"/>
  <w15:commentEx w15:paraId="218030A6" w15:done="0"/>
  <w15:commentEx w15:paraId="0D057063" w15:done="1"/>
  <w15:commentEx w15:paraId="24FE51C9" w15:done="0"/>
  <w15:commentEx w15:paraId="3FD23421" w15:paraIdParent="24FE51C9" w15:done="0"/>
  <w15:commentEx w15:paraId="01066BCA" w15:done="1"/>
  <w15:commentEx w15:paraId="1A26EAE7" w15:done="1"/>
  <w15:commentEx w15:paraId="4739C5F5" w15:done="0"/>
  <w15:commentEx w15:paraId="4639E799" w15:done="0"/>
  <w15:commentEx w15:paraId="79C95C08" w15:paraIdParent="4639E799" w15:done="0"/>
  <w15:commentEx w15:paraId="53828458" w15:done="1"/>
  <w15:commentEx w15:paraId="571C8E5D" w15:done="0"/>
  <w15:commentEx w15:paraId="2C64C928" w15:done="1"/>
  <w15:commentEx w15:paraId="7312818A" w15:done="1"/>
  <w15:commentEx w15:paraId="0C4FA8ED" w15:done="0"/>
  <w15:commentEx w15:paraId="76BBA745" w15:done="0"/>
  <w15:commentEx w15:paraId="6C9477DE" w15:paraIdParent="76BBA745" w15:done="0"/>
  <w15:commentEx w15:paraId="4746E45D" w15:done="1"/>
  <w15:commentEx w15:paraId="3DB5CAC9" w15:done="1"/>
  <w15:commentEx w15:paraId="290ACB3E" w15:done="0"/>
  <w15:commentEx w15:paraId="0A310DF2" w15:done="1"/>
  <w15:commentEx w15:paraId="2399CCB8" w15:done="1"/>
  <w15:commentEx w15:paraId="194D2581" w15:done="1"/>
  <w15:commentEx w15:paraId="3B17D477" w15:done="0"/>
  <w15:commentEx w15:paraId="53E770F8" w15:done="1"/>
  <w15:commentEx w15:paraId="2F138340" w15:done="1"/>
  <w15:commentEx w15:paraId="223CF31A" w15:done="1"/>
  <w15:commentEx w15:paraId="467173F3" w15:done="1"/>
  <w15:commentEx w15:paraId="7A955740" w15:done="0"/>
  <w15:commentEx w15:paraId="2937BEDE" w15:done="1"/>
  <w15:commentEx w15:paraId="29C86A15" w15:done="1"/>
  <w15:commentEx w15:paraId="4D7848B5" w15:done="1"/>
  <w15:commentEx w15:paraId="07F28A6F" w15:done="0"/>
  <w15:commentEx w15:paraId="49379413" w15:done="0"/>
  <w15:commentEx w15:paraId="7766DF7B" w15:done="0"/>
  <w15:commentEx w15:paraId="265EAE09" w15:done="0"/>
  <w15:commentEx w15:paraId="5BC9896D" w15:paraIdParent="265EAE09" w15:done="0"/>
  <w15:commentEx w15:paraId="0951A71C" w15:done="0"/>
  <w15:commentEx w15:paraId="45C0F528" w15:done="1"/>
  <w15:commentEx w15:paraId="580F7039" w15:done="0"/>
  <w15:commentEx w15:paraId="2E23E507" w15:paraIdParent="580F7039" w15:done="0"/>
  <w15:commentEx w15:paraId="13464CDF" w15:done="0"/>
  <w15:commentEx w15:paraId="4832AF4F" w15:done="0"/>
  <w15:commentEx w15:paraId="6C2EAB56" w15:paraIdParent="4832AF4F" w15:done="0"/>
  <w15:commentEx w15:paraId="60FFF074" w15:done="0"/>
  <w15:commentEx w15:paraId="40BEF19F" w15:done="0"/>
  <w15:commentEx w15:paraId="07E185D3" w15:done="0"/>
  <w15:commentEx w15:paraId="4A9DE92D" w15:done="0"/>
  <w15:commentEx w15:paraId="03B0F3D1" w15:paraIdParent="4A9DE92D" w15:done="0"/>
  <w15:commentEx w15:paraId="16E047F5" w15:done="0"/>
  <w15:commentEx w15:paraId="6CF2F87A" w15:done="0"/>
  <w15:commentEx w15:paraId="77059CCD" w15:done="0"/>
  <w15:commentEx w15:paraId="397675DA" w15:done="0"/>
  <w15:commentEx w15:paraId="11A4B0E5" w15:paraIdParent="397675DA" w15:done="0"/>
  <w15:commentEx w15:paraId="06A8E3CC" w15:done="0"/>
  <w15:commentEx w15:paraId="02DCE6B1" w15:paraIdParent="06A8E3CC" w15:done="0"/>
  <w15:commentEx w15:paraId="76981258" w15:done="0"/>
  <w15:commentEx w15:paraId="5FDA864E" w15:done="0"/>
  <w15:commentEx w15:paraId="6C6060E7" w15:done="0"/>
  <w15:commentEx w15:paraId="262A5511" w15:paraIdParent="6C6060E7" w15:done="0"/>
  <w15:commentEx w15:paraId="094294E7" w15:done="0"/>
  <w15:commentEx w15:paraId="5DCA0B5E" w15:done="1"/>
  <w15:commentEx w15:paraId="18EBD2EB" w15:done="1"/>
  <w15:commentEx w15:paraId="334811BB" w15:done="1"/>
  <w15:commentEx w15:paraId="6622AB9F" w15:done="1"/>
  <w15:commentEx w15:paraId="5464D778" w15:done="1"/>
  <w15:commentEx w15:paraId="2FFF3766" w15:done="1"/>
  <w15:commentEx w15:paraId="3DCD8811" w15:done="1"/>
  <w15:commentEx w15:paraId="274EF417" w15:done="1"/>
  <w15:commentEx w15:paraId="167C4BAC" w15:done="1"/>
  <w15:commentEx w15:paraId="00CB8711" w15:done="0"/>
  <w15:commentEx w15:paraId="65FDA581" w15:paraIdParent="00CB8711" w15:done="0"/>
  <w15:commentEx w15:paraId="57243299" w15:done="1"/>
  <w15:commentEx w15:paraId="2D01D44F" w15:done="1"/>
  <w15:commentEx w15:paraId="327E4DFE" w15:done="1"/>
  <w15:commentEx w15:paraId="6E097E4E" w15:done="1"/>
  <w15:commentEx w15:paraId="3B44EB03" w15:done="0"/>
  <w15:commentEx w15:paraId="375567BC" w15:done="0"/>
  <w15:commentEx w15:paraId="1BA15007" w15:done="0"/>
  <w15:commentEx w15:paraId="09B070F9" w15:paraIdParent="1BA15007" w15:done="0"/>
  <w15:commentEx w15:paraId="32EBCAE1" w15:done="0"/>
  <w15:commentEx w15:paraId="63A7ADDE" w15:done="0"/>
  <w15:commentEx w15:paraId="7DDCF31B" w15:paraIdParent="63A7ADDE" w15:done="0"/>
  <w15:commentEx w15:paraId="5C6BE89D" w15:done="0"/>
  <w15:commentEx w15:paraId="02F6D7D8" w15:done="0"/>
  <w15:commentEx w15:paraId="71026F5E" w15:done="1"/>
  <w15:commentEx w15:paraId="450C8A5C" w15:done="0"/>
  <w15:commentEx w15:paraId="4740644E" w15:paraIdParent="450C8A5C" w15:done="0"/>
  <w15:commentEx w15:paraId="6D8DD3D2" w15:done="0"/>
  <w15:commentEx w15:paraId="73755055" w15:done="0"/>
  <w15:commentEx w15:paraId="20D08F68" w15:done="1"/>
  <w15:commentEx w15:paraId="1205147C" w15:done="0"/>
  <w15:commentEx w15:paraId="7F580052" w15:paraIdParent="1205147C" w15:done="0"/>
  <w15:commentEx w15:paraId="66C3EA61" w15:done="0"/>
  <w15:commentEx w15:paraId="04B73CD5" w15:done="1"/>
  <w15:commentEx w15:paraId="02C5299D" w15:done="1"/>
  <w15:commentEx w15:paraId="51BD1C93" w15:done="1"/>
  <w15:commentEx w15:paraId="5393B2DF" w15:done="1"/>
  <w15:commentEx w15:paraId="3F0039AE" w15:done="1"/>
  <w15:commentEx w15:paraId="659F2755" w15:done="1"/>
  <w15:commentEx w15:paraId="1954DDBA" w15:done="1"/>
  <w15:commentEx w15:paraId="4173DFBE" w15:done="0"/>
  <w15:commentEx w15:paraId="4F2BF7A5" w15:paraIdParent="4173DFBE" w15:done="0"/>
  <w15:commentEx w15:paraId="02D63A6B" w15:done="1"/>
  <w15:commentEx w15:paraId="0D03CA28" w15:done="1"/>
  <w15:commentEx w15:paraId="7D17DBD0" w15:done="1"/>
  <w15:commentEx w15:paraId="140193BD" w15:done="0"/>
  <w15:commentEx w15:paraId="6B7B6C15" w15:done="1"/>
  <w15:commentEx w15:paraId="73E8BCB0" w15:done="0"/>
  <w15:commentEx w15:paraId="291DEEE7" w15:done="0"/>
  <w15:commentEx w15:paraId="0F268024" w15:paraIdParent="291DEEE7" w15:done="0"/>
  <w15:commentEx w15:paraId="24803A7F" w15:done="1"/>
  <w15:commentEx w15:paraId="147930AA" w15:done="0"/>
  <w15:commentEx w15:paraId="5E48557A" w15:done="1"/>
  <w15:commentEx w15:paraId="582F9D4A" w15:done="1"/>
  <w15:commentEx w15:paraId="19780D3E" w15:done="1"/>
  <w15:commentEx w15:paraId="7849710B" w15:done="1"/>
  <w15:commentEx w15:paraId="11727091" w15:done="1"/>
  <w15:commentEx w15:paraId="727185B4" w15:done="1"/>
  <w15:commentEx w15:paraId="760220B9" w15:done="0"/>
  <w15:commentEx w15:paraId="39D23ED5" w15:done="0"/>
  <w15:commentEx w15:paraId="4E0E6380" w15:done="1"/>
  <w15:commentEx w15:paraId="1443F648" w15:done="0"/>
  <w15:commentEx w15:paraId="187BF06C" w15:paraIdParent="1443F648" w15:done="0"/>
  <w15:commentEx w15:paraId="718467A1" w15:done="0"/>
  <w15:commentEx w15:paraId="10A15FEA" w15:done="0"/>
  <w15:commentEx w15:paraId="7969E01E" w15:paraIdParent="10A15FEA" w15:done="0"/>
  <w15:commentEx w15:paraId="5FFE4ECF" w15:done="0"/>
  <w15:commentEx w15:paraId="60E4A55B" w15:done="1"/>
  <w15:commentEx w15:paraId="0164D662" w15:done="0"/>
  <w15:commentEx w15:paraId="3DBE639D" w15:done="1"/>
  <w15:commentEx w15:paraId="0F667202" w15:done="1"/>
  <w15:commentEx w15:paraId="4F61E002" w15:done="0"/>
  <w15:commentEx w15:paraId="713E7E0F" w15:done="1"/>
  <w15:commentEx w15:paraId="7967C95F" w15:done="1"/>
  <w15:commentEx w15:paraId="35B90A85" w15:done="0"/>
  <w15:commentEx w15:paraId="76732182" w15:done="1"/>
  <w15:commentEx w15:paraId="16F46492" w15:done="1"/>
  <w15:commentEx w15:paraId="72D9F64C" w15:done="1"/>
  <w15:commentEx w15:paraId="3CFCC654" w15:done="1"/>
  <w15:commentEx w15:paraId="2D63FCDB" w15:done="1"/>
  <w15:commentEx w15:paraId="42807B1A" w15:done="1"/>
  <w15:commentEx w15:paraId="60F7BCBD" w15:done="1"/>
  <w15:commentEx w15:paraId="49B78547" w15:done="1"/>
  <w15:commentEx w15:paraId="02C1348A" w15:done="1"/>
  <w15:commentEx w15:paraId="32959250" w15:done="0"/>
  <w15:commentEx w15:paraId="1013F3B2" w15:done="1"/>
  <w15:commentEx w15:paraId="467FD194" w15:done="1"/>
  <w15:commentEx w15:paraId="13B13647" w15:done="1"/>
  <w15:commentEx w15:paraId="18C5291E" w15:done="1"/>
  <w15:commentEx w15:paraId="1F541611" w15:done="0"/>
  <w15:commentEx w15:paraId="55C1673A" w15:done="0"/>
  <w15:commentEx w15:paraId="4F4611BE" w15:done="1"/>
  <w15:commentEx w15:paraId="54D89AAA" w15:done="1"/>
  <w15:commentEx w15:paraId="455016DE" w15:done="1"/>
  <w15:commentEx w15:paraId="030BD1FC" w15:done="1"/>
  <w15:commentEx w15:paraId="650DCA84" w15:done="0"/>
  <w15:commentEx w15:paraId="31C76935" w15:done="0"/>
  <w15:commentEx w15:paraId="4B04468C" w15:done="1"/>
  <w15:commentEx w15:paraId="2E39ADF6" w15:done="1"/>
  <w15:commentEx w15:paraId="749E2D92" w15:done="0"/>
  <w15:commentEx w15:paraId="102717DD" w15:done="1"/>
  <w15:commentEx w15:paraId="19585BD7" w15:done="1"/>
  <w15:commentEx w15:paraId="3A762305" w15:done="0"/>
  <w15:commentEx w15:paraId="256B94F3" w15:done="1"/>
  <w15:commentEx w15:paraId="3D07999A" w15:done="1"/>
  <w15:commentEx w15:paraId="0A888272" w15:done="1"/>
  <w15:commentEx w15:paraId="30B65541" w15:done="1"/>
  <w15:commentEx w15:paraId="4AA182AA" w15:done="1"/>
  <w15:commentEx w15:paraId="46FB61AA" w15:done="0"/>
  <w15:commentEx w15:paraId="62FD4980" w15:done="0"/>
  <w15:commentEx w15:paraId="359F9F69" w15:done="1"/>
  <w15:commentEx w15:paraId="262E9104" w15:done="1"/>
  <w15:commentEx w15:paraId="1B883453" w15:done="0"/>
  <w15:commentEx w15:paraId="4955090D" w15:done="1"/>
  <w15:commentEx w15:paraId="6B867D6D" w15:done="1"/>
  <w15:commentEx w15:paraId="375495DC" w15:done="1"/>
  <w15:commentEx w15:paraId="2A5D7930" w15:done="1"/>
  <w15:commentEx w15:paraId="39629DBB" w15:done="1"/>
  <w15:commentEx w15:paraId="0877B2E9" w15:done="1"/>
  <w15:commentEx w15:paraId="7756A011" w15:done="0"/>
  <w15:commentEx w15:paraId="0E8B2316" w15:done="1"/>
  <w15:commentEx w15:paraId="1F87CD9F" w15:done="0"/>
  <w15:commentEx w15:paraId="632082DD" w15:done="0"/>
  <w15:commentEx w15:paraId="70E7E3F5" w15:paraIdParent="632082DD" w15:done="0"/>
  <w15:commentEx w15:paraId="67C05324" w15:done="1"/>
  <w15:commentEx w15:paraId="5D03064C" w15:done="1"/>
  <w15:commentEx w15:paraId="17C04D1E" w15:done="1"/>
  <w15:commentEx w15:paraId="609F3F70" w15:done="1"/>
  <w15:commentEx w15:paraId="0F8A92F0" w15:done="0"/>
  <w15:commentEx w15:paraId="5C10915A" w15:paraIdParent="0F8A92F0" w15:done="0"/>
  <w15:commentEx w15:paraId="420EF8FF" w15:done="1"/>
  <w15:commentEx w15:paraId="71CFF811" w15:done="0"/>
  <w15:commentEx w15:paraId="71E6A9E4" w15:paraIdParent="71CFF811" w15:done="0"/>
  <w15:commentEx w15:paraId="611FFCA1" w15:done="0"/>
  <w15:commentEx w15:paraId="00A726F9" w15:done="0"/>
  <w15:commentEx w15:paraId="6BF193FF" w15:paraIdParent="00A726F9" w15:done="0"/>
  <w15:commentEx w15:paraId="28385626" w15:done="1"/>
  <w15:commentEx w15:paraId="19ACF2B8" w15:done="0"/>
  <w15:commentEx w15:paraId="18AF5A9C" w15:done="1"/>
  <w15:commentEx w15:paraId="64F02DA7" w15:done="1"/>
  <w15:commentEx w15:paraId="5D9BF200" w15:done="1"/>
  <w15:commentEx w15:paraId="7181D382" w15:done="0"/>
  <w15:commentEx w15:paraId="1ECF73CD" w15:done="1"/>
  <w15:commentEx w15:paraId="57CCE9AB" w15:done="0"/>
  <w15:commentEx w15:paraId="34CBCDB2" w15:done="1"/>
  <w15:commentEx w15:paraId="7901EF3B" w15:done="1"/>
  <w15:commentEx w15:paraId="580DABA6" w15:done="1"/>
  <w15:commentEx w15:paraId="1AD1A869" w15:done="1"/>
  <w15:commentEx w15:paraId="778A3D89" w15:done="1"/>
  <w15:commentEx w15:paraId="2C06622F" w15:done="0"/>
  <w15:commentEx w15:paraId="541EF130" w15:done="1"/>
  <w15:commentEx w15:paraId="4AD8F168" w15:done="1"/>
  <w15:commentEx w15:paraId="558F4271" w15:done="1"/>
  <w15:commentEx w15:paraId="3AA67AD0" w15:done="1"/>
  <w15:commentEx w15:paraId="3C133EF6" w15:done="1"/>
  <w15:commentEx w15:paraId="082BF262" w15:done="1"/>
  <w15:commentEx w15:paraId="39816E59" w15:done="0"/>
  <w15:commentEx w15:paraId="7C814806" w15:done="1"/>
  <w15:commentEx w15:paraId="0DF31053" w15:done="0"/>
  <w15:commentEx w15:paraId="76B492BA" w15:done="1"/>
  <w15:commentEx w15:paraId="53BDE0A8" w15:done="1"/>
  <w15:commentEx w15:paraId="496E7EE7" w15:done="0"/>
  <w15:commentEx w15:paraId="1A33613B" w15:done="1"/>
  <w15:commentEx w15:paraId="34ABCC7F" w15:done="0"/>
  <w15:commentEx w15:paraId="04907292" w15:done="1"/>
  <w15:commentEx w15:paraId="0A7CD7B3" w15:done="0"/>
  <w15:commentEx w15:paraId="39CD6905" w15:done="0"/>
  <w15:commentEx w15:paraId="1513BEE7" w15:done="1"/>
  <w15:commentEx w15:paraId="1997551C" w15:done="0"/>
  <w15:commentEx w15:paraId="4F694C2F" w15:paraIdParent="1997551C" w15:done="0"/>
  <w15:commentEx w15:paraId="73BD06F8" w15:done="0"/>
  <w15:commentEx w15:paraId="24B35CDB" w15:done="1"/>
  <w15:commentEx w15:paraId="5B923E01" w15:done="0"/>
  <w15:commentEx w15:paraId="7467ECF6" w15:done="0"/>
  <w15:commentEx w15:paraId="176482AB" w15:done="0"/>
  <w15:commentEx w15:paraId="568DAF0B" w15:done="1"/>
  <w15:commentEx w15:paraId="18302F5F" w15:done="1"/>
  <w15:commentEx w15:paraId="6E77DFF4" w15:done="0"/>
  <w15:commentEx w15:paraId="12AE96BA" w15:done="1"/>
  <w15:commentEx w15:paraId="36E15C1E" w15:done="1"/>
  <w15:commentEx w15:paraId="225430A6" w15:done="0"/>
  <w15:commentEx w15:paraId="1D66DEE0" w15:done="1"/>
  <w15:commentEx w15:paraId="0373DCC9" w15:done="0"/>
  <w15:commentEx w15:paraId="5A4D4803" w15:done="1"/>
  <w15:commentEx w15:paraId="1C3F3A8E" w15:done="0"/>
  <w15:commentEx w15:paraId="709C7CDA" w15:done="1"/>
  <w15:commentEx w15:paraId="380C25CA" w15:done="0"/>
  <w15:commentEx w15:paraId="1349FE4E" w15:paraIdParent="380C25CA" w15:done="0"/>
  <w15:commentEx w15:paraId="589477CF" w15:done="1"/>
  <w15:commentEx w15:paraId="60873D5C" w15:done="0"/>
  <w15:commentEx w15:paraId="350FE78C" w15:paraIdParent="60873D5C" w15:done="0"/>
  <w15:commentEx w15:paraId="640BB96A" w15:done="1"/>
  <w15:commentEx w15:paraId="08632A9A" w15:done="1"/>
  <w15:commentEx w15:paraId="3F8B2878" w15:done="1"/>
  <w15:commentEx w15:paraId="5361E55D" w15:done="0"/>
  <w15:commentEx w15:paraId="0A0A401E" w15:done="1"/>
  <w15:commentEx w15:paraId="04C5DA8A" w15:done="0"/>
  <w15:commentEx w15:paraId="177725DD" w15:done="1"/>
  <w15:commentEx w15:paraId="76FE662B" w15:done="0"/>
  <w15:commentEx w15:paraId="5EA9E2A6" w15:done="1"/>
  <w15:commentEx w15:paraId="4FC8160C" w15:done="0"/>
  <w15:commentEx w15:paraId="3611FEA5" w15:done="1"/>
  <w15:commentEx w15:paraId="6F7AB069" w15:done="0"/>
  <w15:commentEx w15:paraId="73E6115D" w15:done="1"/>
  <w15:commentEx w15:paraId="08D27737" w15:done="1"/>
  <w15:commentEx w15:paraId="2DDD0D23" w15:done="0"/>
  <w15:commentEx w15:paraId="4B29354C" w15:done="1"/>
  <w15:commentEx w15:paraId="54E9E311" w15:done="1"/>
  <w15:commentEx w15:paraId="70D6EE89" w15:done="0"/>
  <w15:commentEx w15:paraId="6B075FEB" w15:paraIdParent="70D6EE89" w15:done="0"/>
  <w15:commentEx w15:paraId="7DB51FFC" w15:done="1"/>
  <w15:commentEx w15:paraId="1F6D36F2" w15:done="0"/>
  <w15:commentEx w15:paraId="7A4C2239" w15:done="1"/>
  <w15:commentEx w15:paraId="2CB39BF0" w15:done="0"/>
  <w15:commentEx w15:paraId="645B38B4" w15:done="1"/>
  <w15:commentEx w15:paraId="56457FB6" w15:done="0"/>
  <w15:commentEx w15:paraId="02AD40C1" w15:paraIdParent="56457FB6" w15:done="0"/>
  <w15:commentEx w15:paraId="54E45F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93E70" w16cex:dateUtc="2021-07-14T09:44:00Z"/>
  <w16cex:commentExtensible w16cex:durableId="24ABB69B" w16cex:dateUtc="2021-07-28T09:57:00Z"/>
  <w16cex:commentExtensible w16cex:durableId="24993E50" w16cex:dateUtc="2021-07-14T09:43:00Z"/>
  <w16cex:commentExtensible w16cex:durableId="249AA026" w16cex:dateUtc="2021-07-15T10:53:00Z"/>
  <w16cex:commentExtensible w16cex:durableId="24ABC17E" w16cex:dateUtc="2021-07-28T10:43:00Z"/>
  <w16cex:commentExtensible w16cex:durableId="24ABC5C9" w16cex:dateUtc="2021-07-28T10:55:00Z"/>
  <w16cex:commentExtensible w16cex:durableId="24E32065" w16cex:dateUtc="2021-09-08T15:43:00Z"/>
  <w16cex:commentExtensible w16cex:durableId="24E49FC6" w16cex:dateUtc="2021-09-09T18:58:00Z"/>
  <w16cex:commentExtensible w16cex:durableId="249CC906" w16cex:dateUtc="2021-07-17T02:12:00Z"/>
  <w16cex:commentExtensible w16cex:durableId="24A0D9D6" w16cex:dateUtc="2021-07-20T04:12:00Z"/>
  <w16cex:commentExtensible w16cex:durableId="24E3216D" w16cex:dateUtc="2021-09-08T15:47:00Z"/>
  <w16cex:commentExtensible w16cex:durableId="24E49FC5" w16cex:dateUtc="2021-09-09T18:58:00Z"/>
  <w16cex:commentExtensible w16cex:durableId="249BB209" w16cex:dateUtc="2021-07-16T06:20:00Z"/>
  <w16cex:commentExtensible w16cex:durableId="24E3224C" w16cex:dateUtc="2021-09-08T15:51:00Z"/>
  <w16cex:commentExtensible w16cex:durableId="2475D26B" w16cex:dateUtc="2021-06-17T11:53:00Z"/>
  <w16cex:commentExtensible w16cex:durableId="249BBBE3" w16cex:dateUtc="2021-07-16T07:03:00Z"/>
  <w16cex:commentExtensible w16cex:durableId="2499406E" w16cex:dateUtc="2021-07-14T09:52:00Z"/>
  <w16cex:commentExtensible w16cex:durableId="24994130" w16cex:dateUtc="2021-07-14T09:55:00Z"/>
  <w16cex:commentExtensible w16cex:durableId="24994189" w16cex:dateUtc="2021-07-14T09:57:00Z"/>
  <w16cex:commentExtensible w16cex:durableId="24ABC5CA" w16cex:dateUtc="2021-07-28T11:01:00Z"/>
  <w16cex:commentExtensible w16cex:durableId="249940B0" w16cex:dateUtc="2021-07-14T09:53:00Z"/>
  <w16cex:commentExtensible w16cex:durableId="24E326DD" w16cex:dateUtc="2021-09-08T16:11:00Z"/>
  <w16cex:commentExtensible w16cex:durableId="2475D26D" w16cex:dateUtc="2021-06-17T11:53:00Z"/>
  <w16cex:commentExtensible w16cex:durableId="2475D26E" w16cex:dateUtc="2021-06-17T11:53:00Z"/>
  <w16cex:commentExtensible w16cex:durableId="2475D270" w16cex:dateUtc="2021-06-17T11:53:00Z"/>
  <w16cex:commentExtensible w16cex:durableId="24AC24E2" w16cex:dateUtc="2021-07-28T17:48:00Z"/>
  <w16cex:commentExtensible w16cex:durableId="2475D273" w16cex:dateUtc="2021-06-17T11:53:00Z"/>
  <w16cex:commentExtensible w16cex:durableId="2475D275" w16cex:dateUtc="2021-06-17T11:53:00Z"/>
  <w16cex:commentExtensible w16cex:durableId="249BD7FE" w16cex:dateUtc="2021-07-16T09:03:00Z"/>
  <w16cex:commentExtensible w16cex:durableId="2475D278" w16cex:dateUtc="2021-06-17T11:54:00Z"/>
  <w16cex:commentExtensible w16cex:durableId="2475E81C" w16cex:dateUtc="2021-06-17T13:26:00Z"/>
  <w16cex:commentExtensible w16cex:durableId="2475D27A" w16cex:dateUtc="2021-06-17T11:54:00Z"/>
  <w16cex:commentExtensible w16cex:durableId="2475E857" w16cex:dateUtc="2021-06-17T13:27:00Z"/>
  <w16cex:commentExtensible w16cex:durableId="2475E8A4" w16cex:dateUtc="2021-06-17T13:28:00Z"/>
  <w16cex:commentExtensible w16cex:durableId="2475D27C" w16cex:dateUtc="2021-06-17T11:54:00Z"/>
  <w16cex:commentExtensible w16cex:durableId="2475E8F9" w16cex:dateUtc="2021-06-17T13:30:00Z"/>
  <w16cex:commentExtensible w16cex:durableId="2475D280" w16cex:dateUtc="2021-06-17T11:54:00Z"/>
  <w16cex:commentExtensible w16cex:durableId="2475E941" w16cex:dateUtc="2021-06-17T13:31:00Z"/>
  <w16cex:commentExtensible w16cex:durableId="2475D282" w16cex:dateUtc="2021-06-17T11:54:00Z"/>
  <w16cex:commentExtensible w16cex:durableId="2475D284" w16cex:dateUtc="2021-06-17T11:54:00Z"/>
  <w16cex:commentExtensible w16cex:durableId="2475EA31" w16cex:dateUtc="2021-06-17T13:35:00Z"/>
  <w16cex:commentExtensible w16cex:durableId="24ABBD85" w16cex:dateUtc="2021-07-28T10:27:00Z"/>
  <w16cex:commentExtensible w16cex:durableId="2475E993" w16cex:dateUtc="2021-06-17T13:32:00Z"/>
  <w16cex:commentExtensible w16cex:durableId="2475D286" w16cex:dateUtc="2021-06-17T11:54:00Z"/>
  <w16cex:commentExtensible w16cex:durableId="2475E9BD" w16cex:dateUtc="2021-06-17T13:33:00Z"/>
  <w16cex:commentExtensible w16cex:durableId="2475D288" w16cex:dateUtc="2021-06-17T11:54:00Z"/>
  <w16cex:commentExtensible w16cex:durableId="2475D28A" w16cex:dateUtc="2021-06-17T11:54:00Z"/>
  <w16cex:commentExtensible w16cex:durableId="2475EA02" w16cex:dateUtc="2021-06-17T13:34:00Z"/>
  <w16cex:commentExtensible w16cex:durableId="2475EA6E" w16cex:dateUtc="2021-06-17T13:36:00Z"/>
  <w16cex:commentExtensible w16cex:durableId="2475D28B" w16cex:dateUtc="2021-06-17T11:54:00Z"/>
  <w16cex:commentExtensible w16cex:durableId="2475D28D" w16cex:dateUtc="2021-06-17T11:54:00Z"/>
  <w16cex:commentExtensible w16cex:durableId="2475EA97" w16cex:dateUtc="2021-06-17T13:36:00Z"/>
  <w16cex:commentExtensible w16cex:durableId="2475D28F" w16cex:dateUtc="2021-06-17T11:54:00Z"/>
  <w16cex:commentExtensible w16cex:durableId="2475D291" w16cex:dateUtc="2021-06-17T11:54:00Z"/>
  <w16cex:commentExtensible w16cex:durableId="2475D293" w16cex:dateUtc="2021-06-17T11:54:00Z"/>
  <w16cex:commentExtensible w16cex:durableId="2475EB0B" w16cex:dateUtc="2021-06-17T13:38:00Z"/>
  <w16cex:commentExtensible w16cex:durableId="2475D294" w16cex:dateUtc="2021-06-17T11:54:00Z"/>
  <w16cex:commentExtensible w16cex:durableId="2475D296" w16cex:dateUtc="2021-06-17T11:54:00Z"/>
  <w16cex:commentExtensible w16cex:durableId="2475EB42" w16cex:dateUtc="2021-06-17T13:39:00Z"/>
  <w16cex:commentExtensible w16cex:durableId="2475EBA3" w16cex:dateUtc="2021-06-17T13:41:00Z"/>
  <w16cex:commentExtensible w16cex:durableId="2475D298" w16cex:dateUtc="2021-06-17T11:54:00Z"/>
  <w16cex:commentExtensible w16cex:durableId="2475D29A" w16cex:dateUtc="2021-06-17T11:54:00Z"/>
  <w16cex:commentExtensible w16cex:durableId="2475EC22" w16cex:dateUtc="2021-06-17T13:43:00Z"/>
  <w16cex:commentExtensible w16cex:durableId="2475D29C" w16cex:dateUtc="2021-06-17T11:54:00Z"/>
  <w16cex:commentExtensible w16cex:durableId="2475EC51" w16cex:dateUtc="2021-06-17T13:44:00Z"/>
  <w16cex:commentExtensible w16cex:durableId="2475D29D" w16cex:dateUtc="2021-06-17T11:54:00Z"/>
  <w16cex:commentExtensible w16cex:durableId="2475EBF3" w16cex:dateUtc="2021-06-17T13:42:00Z"/>
  <w16cex:commentExtensible w16cex:durableId="2475D29F" w16cex:dateUtc="2021-06-17T11:54:00Z"/>
  <w16cex:commentExtensible w16cex:durableId="2475D2A0" w16cex:dateUtc="2021-06-17T11:54:00Z"/>
  <w16cex:commentExtensible w16cex:durableId="2475D2A2" w16cex:dateUtc="2021-06-17T11:54:00Z"/>
  <w16cex:commentExtensible w16cex:durableId="2475D2A3" w16cex:dateUtc="2021-06-17T11:54:00Z"/>
  <w16cex:commentExtensible w16cex:durableId="2475ECA1" w16cex:dateUtc="2021-06-17T13:45:00Z"/>
  <w16cex:commentExtensible w16cex:durableId="2475D2A6" w16cex:dateUtc="2021-06-17T11:54:00Z"/>
  <w16cex:commentExtensible w16cex:durableId="2475D2A8" w16cex:dateUtc="2021-06-17T11:54:00Z"/>
  <w16cex:commentExtensible w16cex:durableId="2475D2AA" w16cex:dateUtc="2021-06-17T11:54:00Z"/>
  <w16cex:commentExtensible w16cex:durableId="2475ECE0" w16cex:dateUtc="2021-06-17T13:46:00Z"/>
  <w16cex:commentExtensible w16cex:durableId="2475ED08" w16cex:dateUtc="2021-06-17T13:47:00Z"/>
  <w16cex:commentExtensible w16cex:durableId="2475D2AB" w16cex:dateUtc="2021-06-17T11:54:00Z"/>
  <w16cex:commentExtensible w16cex:durableId="249BE495" w16cex:dateUtc="2021-07-16T09:57:00Z"/>
  <w16cex:commentExtensible w16cex:durableId="249BE530" w16cex:dateUtc="2021-07-16T10:00:00Z"/>
  <w16cex:commentExtensible w16cex:durableId="2475D2AF" w16cex:dateUtc="2021-06-17T11:54:00Z"/>
  <w16cex:commentExtensible w16cex:durableId="2475D2B1" w16cex:dateUtc="2021-06-17T11:54:00Z"/>
  <w16cex:commentExtensible w16cex:durableId="2475D2B2" w16cex:dateUtc="2021-06-17T11:54:00Z"/>
  <w16cex:commentExtensible w16cex:durableId="2475EEB1" w16cex:dateUtc="2021-06-17T13:54:00Z"/>
  <w16cex:commentExtensible w16cex:durableId="2475EEDB" w16cex:dateUtc="2021-06-17T13:55:00Z"/>
  <w16cex:commentExtensible w16cex:durableId="2475D2B4" w16cex:dateUtc="2021-06-17T11:55:00Z"/>
  <w16cex:commentExtensible w16cex:durableId="2475D2B7" w16cex:dateUtc="2021-06-17T11:55:00Z"/>
  <w16cex:commentExtensible w16cex:durableId="2475D2B8" w16cex:dateUtc="2021-06-17T11:55:00Z"/>
  <w16cex:commentExtensible w16cex:durableId="2475EF25" w16cex:dateUtc="2021-06-17T13:56:00Z"/>
  <w16cex:commentExtensible w16cex:durableId="2475D2BA" w16cex:dateUtc="2021-06-17T11:55:00Z"/>
  <w16cex:commentExtensible w16cex:durableId="2475EF48" w16cex:dateUtc="2021-06-17T13:56:00Z"/>
  <w16cex:commentExtensible w16cex:durableId="2475D2BB" w16cex:dateUtc="2021-06-17T11:55:00Z"/>
  <w16cex:commentExtensible w16cex:durableId="2475EF97" w16cex:dateUtc="2021-06-17T13:58:00Z"/>
  <w16cex:commentExtensible w16cex:durableId="2475D2BD" w16cex:dateUtc="2021-06-17T11:55:00Z"/>
  <w16cex:commentExtensible w16cex:durableId="24ABCB45" w16cex:dateUtc="2021-07-28T11:25:00Z"/>
  <w16cex:commentExtensible w16cex:durableId="24E3502F" w16cex:dateUtc="2021-09-08T19:06:00Z"/>
  <w16cex:commentExtensible w16cex:durableId="24ABCBA4" w16cex:dateUtc="2021-07-28T11:27:00Z"/>
  <w16cex:commentExtensible w16cex:durableId="24E350AD" w16cex:dateUtc="2021-09-08T19:09:00Z"/>
  <w16cex:commentExtensible w16cex:durableId="2475D2C1" w16cex:dateUtc="2021-06-17T11:55:00Z"/>
  <w16cex:commentExtensible w16cex:durableId="2475D2C3" w16cex:dateUtc="2021-06-17T11:55:00Z"/>
  <w16cex:commentExtensible w16cex:durableId="2475D2C5" w16cex:dateUtc="2021-06-17T11:55:00Z"/>
  <w16cex:commentExtensible w16cex:durableId="2475D2C6" w16cex:dateUtc="2021-06-17T11:55:00Z"/>
  <w16cex:commentExtensible w16cex:durableId="2475D2C9" w16cex:dateUtc="2021-06-17T11:55:00Z"/>
  <w16cex:commentExtensible w16cex:durableId="24ABCC04" w16cex:dateUtc="2021-07-28T11:28:00Z"/>
  <w16cex:commentExtensible w16cex:durableId="2475D2CA" w16cex:dateUtc="2021-06-17T11:55:00Z"/>
  <w16cex:commentExtensible w16cex:durableId="2475F068" w16cex:dateUtc="2021-06-17T14:01:00Z"/>
  <w16cex:commentExtensible w16cex:durableId="249BFDA9" w16cex:dateUtc="2021-07-16T11:44:00Z"/>
  <w16cex:commentExtensible w16cex:durableId="24E35149" w16cex:dateUtc="2021-09-08T19:12:00Z"/>
  <w16cex:commentExtensible w16cex:durableId="2475D2CD" w16cex:dateUtc="2021-06-17T11:55:00Z"/>
  <w16cex:commentExtensible w16cex:durableId="2475D2CF" w16cex:dateUtc="2021-06-17T11:55:00Z"/>
  <w16cex:commentExtensible w16cex:durableId="249BFE57" w16cex:dateUtc="2021-07-16T11:47:00Z"/>
  <w16cex:commentExtensible w16cex:durableId="2475D2D2" w16cex:dateUtc="2021-06-17T11:55:00Z"/>
  <w16cex:commentExtensible w16cex:durableId="2475F0B3" w16cex:dateUtc="2021-06-17T14:02:00Z"/>
  <w16cex:commentExtensible w16cex:durableId="2475F10B" w16cex:dateUtc="2021-06-17T14:04:00Z"/>
  <w16cex:commentExtensible w16cex:durableId="2475D2D3" w16cex:dateUtc="2021-06-17T11:55:00Z"/>
  <w16cex:commentExtensible w16cex:durableId="249CC4AD" w16cex:dateUtc="2021-07-17T01:53:00Z"/>
  <w16cex:commentExtensible w16cex:durableId="2475D2D8" w16cex:dateUtc="2021-06-17T11:55:00Z"/>
  <w16cex:commentExtensible w16cex:durableId="2475F122" w16cex:dateUtc="2021-06-17T14:04:00Z"/>
  <w16cex:commentExtensible w16cex:durableId="2475D2DA" w16cex:dateUtc="2021-06-17T11:55:00Z"/>
  <w16cex:commentExtensible w16cex:durableId="2475D2DD" w16cex:dateUtc="2021-06-17T11:55:00Z"/>
  <w16cex:commentExtensible w16cex:durableId="2475F16F" w16cex:dateUtc="2021-06-17T14:06:00Z"/>
  <w16cex:commentExtensible w16cex:durableId="2475D2DE" w16cex:dateUtc="2021-06-17T11:55:00Z"/>
  <w16cex:commentExtensible w16cex:durableId="249CCB74" w16cex:dateUtc="2021-07-17T02:22:00Z"/>
  <w16cex:commentExtensible w16cex:durableId="2475F1C5" w16cex:dateUtc="2021-06-17T14:07:00Z"/>
  <w16cex:commentExtensible w16cex:durableId="2475D2E0" w16cex:dateUtc="2021-06-17T11:55:00Z"/>
  <w16cex:commentExtensible w16cex:durableId="2475D2E2" w16cex:dateUtc="2021-06-17T11:55:00Z"/>
  <w16cex:commentExtensible w16cex:durableId="2475D2E4" w16cex:dateUtc="2021-06-17T11:55:00Z"/>
  <w16cex:commentExtensible w16cex:durableId="2475D2E6" w16cex:dateUtc="2021-06-17T11:55:00Z"/>
  <w16cex:commentExtensible w16cex:durableId="24AC24FA" w16cex:dateUtc="2021-07-28T17:48:00Z"/>
  <w16cex:commentExtensible w16cex:durableId="24A9237E" w16cex:dateUtc="2021-07-26T11:05:00Z"/>
  <w16cex:commentExtensible w16cex:durableId="2475D2E9" w16cex:dateUtc="2021-06-17T11:55:00Z"/>
  <w16cex:commentExtensible w16cex:durableId="249CD35C" w16cex:dateUtc="2021-07-17T02:56:00Z"/>
  <w16cex:commentExtensible w16cex:durableId="2475D2EB" w16cex:dateUtc="2021-06-17T11:55:00Z"/>
  <w16cex:commentExtensible w16cex:durableId="2475F3CF" w16cex:dateUtc="2021-06-17T14:16:00Z"/>
  <w16cex:commentExtensible w16cex:durableId="2475D2EC" w16cex:dateUtc="2021-06-17T11:55:00Z"/>
  <w16cex:commentExtensible w16cex:durableId="2475D2ED" w16cex:dateUtc="2021-06-17T11:55:00Z"/>
  <w16cex:commentExtensible w16cex:durableId="2475D2EF" w16cex:dateUtc="2021-06-17T11:55:00Z"/>
  <w16cex:commentExtensible w16cex:durableId="2475D2F0" w16cex:dateUtc="2021-06-17T11:56:00Z"/>
  <w16cex:commentExtensible w16cex:durableId="2475D2F2" w16cex:dateUtc="2021-06-17T11:56:00Z"/>
  <w16cex:commentExtensible w16cex:durableId="2475D2F3" w16cex:dateUtc="2021-06-17T11:56:00Z"/>
  <w16cex:commentExtensible w16cex:durableId="2475F491" w16cex:dateUtc="2021-06-17T14:19:00Z"/>
  <w16cex:commentExtensible w16cex:durableId="2475D2F5" w16cex:dateUtc="2021-06-17T11:56:00Z"/>
  <w16cex:commentExtensible w16cex:durableId="2475D2F7" w16cex:dateUtc="2021-06-17T11:56:00Z"/>
  <w16cex:commentExtensible w16cex:durableId="24994424" w16cex:dateUtc="2021-07-14T10:08:00Z"/>
  <w16cex:commentExtensible w16cex:durableId="2475D2F9" w16cex:dateUtc="2021-06-17T11:56:00Z"/>
  <w16cex:commentExtensible w16cex:durableId="2475D2FC" w16cex:dateUtc="2021-06-17T11:56:00Z"/>
  <w16cex:commentExtensible w16cex:durableId="2475D2FD" w16cex:dateUtc="2021-06-17T11:56:00Z"/>
  <w16cex:commentExtensible w16cex:durableId="2475F64B" w16cex:dateUtc="2021-06-17T14:26:00Z"/>
  <w16cex:commentExtensible w16cex:durableId="249CDA6A" w16cex:dateUtc="2021-07-17T03:26:00Z"/>
  <w16cex:commentExtensible w16cex:durableId="24E352E7" w16cex:dateUtc="2021-09-08T19:19:00Z"/>
  <w16cex:commentExtensible w16cex:durableId="24AC2541" w16cex:dateUtc="2021-07-28T17:49:00Z"/>
  <w16cex:commentExtensible w16cex:durableId="2475D2FF" w16cex:dateUtc="2021-06-17T11:56:00Z"/>
  <w16cex:commentExtensible w16cex:durableId="2475F694" w16cex:dateUtc="2021-06-17T14:28:00Z"/>
  <w16cex:commentExtensible w16cex:durableId="2475F74F" w16cex:dateUtc="2021-06-17T14:31:00Z"/>
  <w16cex:commentExtensible w16cex:durableId="2475D300" w16cex:dateUtc="2021-06-17T11:56:00Z"/>
  <w16cex:commentExtensible w16cex:durableId="2475F771" w16cex:dateUtc="2021-06-17T14:31:00Z"/>
  <w16cex:commentExtensible w16cex:durableId="2475D302" w16cex:dateUtc="2021-06-17T11:56:00Z"/>
  <w16cex:commentExtensible w16cex:durableId="2475D303" w16cex:dateUtc="2021-06-17T11:56:00Z"/>
  <w16cex:commentExtensible w16cex:durableId="2475D305" w16cex:dateUtc="2021-06-17T11:56:00Z"/>
  <w16cex:commentExtensible w16cex:durableId="2475D307" w16cex:dateUtc="2021-06-17T11:56:00Z"/>
  <w16cex:commentExtensible w16cex:durableId="2475D30A" w16cex:dateUtc="2021-06-17T11:56:00Z"/>
  <w16cex:commentExtensible w16cex:durableId="2475F7F5" w16cex:dateUtc="2021-06-17T14:33:00Z"/>
  <w16cex:commentExtensible w16cex:durableId="2475D30C" w16cex:dateUtc="2021-06-17T11:56:00Z"/>
  <w16cex:commentExtensible w16cex:durableId="2475D30E" w16cex:dateUtc="2021-06-17T11:56:00Z"/>
  <w16cex:commentExtensible w16cex:durableId="2475F831" w16cex:dateUtc="2021-06-17T14:34:00Z"/>
  <w16cex:commentExtensible w16cex:durableId="2475D310" w16cex:dateUtc="2021-06-17T11:56:00Z"/>
  <w16cex:commentExtensible w16cex:durableId="2475D311" w16cex:dateUtc="2021-06-17T11:56:00Z"/>
  <w16cex:commentExtensible w16cex:durableId="2475D313" w16cex:dateUtc="2021-06-17T11:56:00Z"/>
  <w16cex:commentExtensible w16cex:durableId="2475D315" w16cex:dateUtc="2021-06-17T11:56:00Z"/>
  <w16cex:commentExtensible w16cex:durableId="2475D317" w16cex:dateUtc="2021-06-17T11:56:00Z"/>
  <w16cex:commentExtensible w16cex:durableId="2475D319" w16cex:dateUtc="2021-06-17T11:56:00Z"/>
  <w16cex:commentExtensible w16cex:durableId="2475D31B" w16cex:dateUtc="2021-06-17T11:56:00Z"/>
  <w16cex:commentExtensible w16cex:durableId="2475D31D" w16cex:dateUtc="2021-06-17T11:56:00Z"/>
  <w16cex:commentExtensible w16cex:durableId="2475D31F" w16cex:dateUtc="2021-06-17T11:56:00Z"/>
  <w16cex:commentExtensible w16cex:durableId="2475D320" w16cex:dateUtc="2021-06-17T11:56:00Z"/>
  <w16cex:commentExtensible w16cex:durableId="2475D322" w16cex:dateUtc="2021-06-17T11:56:00Z"/>
  <w16cex:commentExtensible w16cex:durableId="2475D323" w16cex:dateUtc="2021-06-17T11:56:00Z"/>
  <w16cex:commentExtensible w16cex:durableId="249CE666" w16cex:dateUtc="2021-07-17T04:17:00Z"/>
  <w16cex:commentExtensible w16cex:durableId="24E35F8E" w16cex:dateUtc="2021-09-08T20:13:00Z"/>
  <w16cex:commentExtensible w16cex:durableId="2475F95E" w16cex:dateUtc="2021-06-17T14:39:00Z"/>
  <w16cex:commentExtensible w16cex:durableId="2475D327" w16cex:dateUtc="2021-06-17T11:56:00Z"/>
  <w16cex:commentExtensible w16cex:durableId="2475D329" w16cex:dateUtc="2021-06-17T11:56:00Z"/>
  <w16cex:commentExtensible w16cex:durableId="2475D32A" w16cex:dateUtc="2021-06-17T11:56:00Z"/>
  <w16cex:commentExtensible w16cex:durableId="2475D32D" w16cex:dateUtc="2021-06-17T11:57:00Z"/>
  <w16cex:commentExtensible w16cex:durableId="2475D330" w16cex:dateUtc="2021-06-17T11:57:00Z"/>
  <w16cex:commentExtensible w16cex:durableId="2475D331" w16cex:dateUtc="2021-06-17T11:57:00Z"/>
  <w16cex:commentExtensible w16cex:durableId="2475D333" w16cex:dateUtc="2021-06-17T11:57:00Z"/>
  <w16cex:commentExtensible w16cex:durableId="2475D336" w16cex:dateUtc="2021-06-17T11:57:00Z"/>
  <w16cex:commentExtensible w16cex:durableId="24ABD7D4" w16cex:dateUtc="2021-07-28T12:19:00Z"/>
  <w16cex:commentExtensible w16cex:durableId="24E361AE" w16cex:dateUtc="2021-09-08T20:22:00Z"/>
  <w16cex:commentExtensible w16cex:durableId="249CF79E" w16cex:dateUtc="2021-07-17T05:30:00Z"/>
  <w16cex:commentExtensible w16cex:durableId="24E3620F" w16cex:dateUtc="2021-09-08T20:23:00Z"/>
  <w16cex:commentExtensible w16cex:durableId="24ABD8E2" w16cex:dateUtc="2021-07-28T12:23:00Z"/>
  <w16cex:commentExtensible w16cex:durableId="2475D33D" w16cex:dateUtc="2021-06-17T11:57:00Z"/>
  <w16cex:commentExtensible w16cex:durableId="2475D33F" w16cex:dateUtc="2021-06-17T11:57:00Z"/>
  <w16cex:commentExtensible w16cex:durableId="249821D9" w16cex:dateUtc="2021-07-13T18:29:00Z"/>
  <w16cex:commentExtensible w16cex:durableId="249821BD" w16cex:dateUtc="2021-07-13T18:29:00Z"/>
  <w16cex:commentExtensible w16cex:durableId="24759FF0" w16cex:dateUtc="2021-06-17T08:18:00Z"/>
  <w16cex:commentExtensible w16cex:durableId="2475D342" w16cex:dateUtc="2021-06-17T11:57:00Z"/>
  <w16cex:commentExtensible w16cex:durableId="2475D344" w16cex:dateUtc="2021-06-17T11:57:00Z"/>
  <w16cex:commentExtensible w16cex:durableId="24ABBCAB" w16cex:dateUtc="2021-07-28T10:23:00Z"/>
  <w16cex:commentExtensible w16cex:durableId="2498236F" w16cex:dateUtc="2021-07-13T18:36:00Z"/>
  <w16cex:commentExtensible w16cex:durableId="24A924FE" w16cex:dateUtc="2021-07-26T11:11:00Z"/>
  <w16cex:commentExtensible w16cex:durableId="2475FA53" w16cex:dateUtc="2021-06-17T14:44:00Z"/>
  <w16cex:commentExtensible w16cex:durableId="2475D34B" w16cex:dateUtc="2021-06-17T11:57:00Z"/>
  <w16cex:commentExtensible w16cex:durableId="249D0259" w16cex:dateUtc="2021-07-17T06:16:00Z"/>
  <w16cex:commentExtensible w16cex:durableId="24E36485" w16cex:dateUtc="2021-09-08T20:34:00Z"/>
  <w16cex:commentExtensible w16cex:durableId="249D0356" w16cex:dateUtc="2021-07-17T06:20:00Z"/>
  <w16cex:commentExtensible w16cex:durableId="24E364D4" w16cex:dateUtc="2021-09-08T20:35:00Z"/>
  <w16cex:commentExtensible w16cex:durableId="249D05C5" w16cex:dateUtc="2021-07-17T06:31:00Z"/>
  <w16cex:commentExtensible w16cex:durableId="24E3653F" w16cex:dateUtc="2021-09-08T20:37:00Z"/>
  <w16cex:commentExtensible w16cex:durableId="2475D356" w16cex:dateUtc="2021-06-17T11:57:00Z"/>
  <w16cex:commentExtensible w16cex:durableId="2475D357" w16cex:dateUtc="2021-06-17T11:57:00Z"/>
  <w16cex:commentExtensible w16cex:durableId="249D060E" w16cex:dateUtc="2021-07-17T06:32:00Z"/>
  <w16cex:commentExtensible w16cex:durableId="2475D35A" w16cex:dateUtc="2021-06-17T11:57:00Z"/>
  <w16cex:commentExtensible w16cex:durableId="249D06E4" w16cex:dateUtc="2021-07-17T06:36:00Z"/>
  <w16cex:commentExtensible w16cex:durableId="24ABDBB8" w16cex:dateUtc="2021-07-28T12:32:00Z"/>
  <w16cex:commentExtensible w16cex:durableId="24E36583" w16cex:dateUtc="2021-09-08T20:38:00Z"/>
  <w16cex:commentExtensible w16cex:durableId="2475D35D" w16cex:dateUtc="2021-06-17T11:57:00Z"/>
  <w16cex:commentExtensible w16cex:durableId="2498239F" w16cex:dateUtc="2021-07-13T18:37:00Z"/>
  <w16cex:commentExtensible w16cex:durableId="249D08D6" w16cex:dateUtc="2021-07-17T06:44:00Z"/>
  <w16cex:commentExtensible w16cex:durableId="24E3662D" w16cex:dateUtc="2021-09-08T20:41:00Z"/>
  <w16cex:commentExtensible w16cex:durableId="2475D362" w16cex:dateUtc="2021-06-17T11:57:00Z"/>
  <w16cex:commentExtensible w16cex:durableId="2475D365" w16cex:dateUtc="2021-06-17T11:57:00Z"/>
  <w16cex:commentExtensible w16cex:durableId="2475D367" w16cex:dateUtc="2021-06-17T11:57:00Z"/>
  <w16cex:commentExtensible w16cex:durableId="24ABDC38" w16cex:dateUtc="2021-07-28T12:38:00Z"/>
  <w16cex:commentExtensible w16cex:durableId="24E366E9" w16cex:dateUtc="2021-09-08T20:44:00Z"/>
  <w16cex:commentExtensible w16cex:durableId="24ABDC8C" w16cex:dateUtc="2021-07-28T12:39:00Z"/>
  <w16cex:commentExtensible w16cex:durableId="24ABDCB6" w16cex:dateUtc="2021-07-28T12:40:00Z"/>
  <w16cex:commentExtensible w16cex:durableId="24ABDCC9" w16cex:dateUtc="2021-07-28T12:40:00Z"/>
  <w16cex:commentExtensible w16cex:durableId="2475D370" w16cex:dateUtc="2021-06-17T11:58:00Z"/>
  <w16cex:commentExtensible w16cex:durableId="2475D373" w16cex:dateUtc="2021-06-17T11:58:00Z"/>
  <w16cex:commentExtensible w16cex:durableId="24ABDD27" w16cex:dateUtc="2021-07-28T12:41:00Z"/>
  <w16cex:commentExtensible w16cex:durableId="249D20FA" w16cex:dateUtc="2021-07-17T08:27:00Z"/>
  <w16cex:commentExtensible w16cex:durableId="24ABDD64" w16cex:dateUtc="2021-07-28T12:43:00Z"/>
  <w16cex:commentExtensible w16cex:durableId="24ABDD88" w16cex:dateUtc="2021-07-28T12:43:00Z"/>
  <w16cex:commentExtensible w16cex:durableId="24E3675F" w16cex:dateUtc="2021-09-08T20:46:00Z"/>
  <w16cex:commentExtensible w16cex:durableId="249D220A" w16cex:dateUtc="2021-07-17T08:31:00Z"/>
  <w16cex:commentExtensible w16cex:durableId="24ABDE87" w16cex:dateUtc="2021-07-28T12:47:00Z"/>
  <w16cex:commentExtensible w16cex:durableId="24E3677C" w16cex:dateUtc="2021-09-08T20:46:00Z"/>
  <w16cex:commentExtensible w16cex:durableId="24ABDE22" w16cex:dateUtc="2021-07-28T12:46:00Z"/>
  <w16cex:commentExtensible w16cex:durableId="249D29D2" w16cex:dateUtc="2021-07-17T09:05:00Z"/>
  <w16cex:commentExtensible w16cex:durableId="2475D37B" w16cex:dateUtc="2021-06-17T11:58:00Z"/>
  <w16cex:commentExtensible w16cex:durableId="24AC0178" w16cex:dateUtc="2021-07-28T15:16:00Z"/>
  <w16cex:commentExtensible w16cex:durableId="24ABDEFE" w16cex:dateUtc="2021-07-28T12:49:00Z"/>
  <w16cex:commentExtensible w16cex:durableId="2475D37D" w16cex:dateUtc="2021-06-17T11:58:00Z"/>
  <w16cex:commentExtensible w16cex:durableId="2475D380" w16cex:dateUtc="2021-06-17T11:58:00Z"/>
  <w16cex:commentExtensible w16cex:durableId="2475FBA6" w16cex:dateUtc="2021-06-17T14:49:00Z"/>
  <w16cex:commentExtensible w16cex:durableId="2475D382" w16cex:dateUtc="2021-06-17T11:58:00Z"/>
  <w16cex:commentExtensible w16cex:durableId="2475D383" w16cex:dateUtc="2021-06-17T11:58:00Z"/>
  <w16cex:commentExtensible w16cex:durableId="2475FBDC" w16cex:dateUtc="2021-06-17T14:50:00Z"/>
  <w16cex:commentExtensible w16cex:durableId="2475D384" w16cex:dateUtc="2021-06-17T11:58:00Z"/>
  <w16cex:commentExtensible w16cex:durableId="2475FC0F" w16cex:dateUtc="2021-06-17T14:51:00Z"/>
  <w16cex:commentExtensible w16cex:durableId="2475D385" w16cex:dateUtc="2021-06-17T11:58:00Z"/>
  <w16cex:commentExtensible w16cex:durableId="2475D387" w16cex:dateUtc="2021-06-17T11:58:00Z"/>
  <w16cex:commentExtensible w16cex:durableId="2475D389" w16cex:dateUtc="2021-06-17T11:58:00Z"/>
  <w16cex:commentExtensible w16cex:durableId="2476017C" w16cex:dateUtc="2021-06-17T15:14:00Z"/>
  <w16cex:commentExtensible w16cex:durableId="2475D38C" w16cex:dateUtc="2021-06-17T11:58:00Z"/>
  <w16cex:commentExtensible w16cex:durableId="2475D38E" w16cex:dateUtc="2021-06-17T11:58:00Z"/>
  <w16cex:commentExtensible w16cex:durableId="247601ED" w16cex:dateUtc="2021-06-17T15:16:00Z"/>
  <w16cex:commentExtensible w16cex:durableId="2475D38F" w16cex:dateUtc="2021-06-17T11:58:00Z"/>
  <w16cex:commentExtensible w16cex:durableId="2475D391" w16cex:dateUtc="2021-06-17T11:58:00Z"/>
  <w16cex:commentExtensible w16cex:durableId="2475D394" w16cex:dateUtc="2021-06-17T11:58:00Z"/>
  <w16cex:commentExtensible w16cex:durableId="247602A3" w16cex:dateUtc="2021-06-17T15:19:00Z"/>
  <w16cex:commentExtensible w16cex:durableId="2475D395" w16cex:dateUtc="2021-06-17T11:58:00Z"/>
  <w16cex:commentExtensible w16cex:durableId="2475D397" w16cex:dateUtc="2021-06-17T11:58:00Z"/>
  <w16cex:commentExtensible w16cex:durableId="24760318" w16cex:dateUtc="2021-06-17T15:21:00Z"/>
  <w16cex:commentExtensible w16cex:durableId="2475D398" w16cex:dateUtc="2021-06-17T11:58:00Z"/>
  <w16cex:commentExtensible w16cex:durableId="24760355" w16cex:dateUtc="2021-06-17T15:22:00Z"/>
  <w16cex:commentExtensible w16cex:durableId="2476039A" w16cex:dateUtc="2021-06-17T15:23:00Z"/>
  <w16cex:commentExtensible w16cex:durableId="2475D399" w16cex:dateUtc="2021-06-17T11:58:00Z"/>
  <w16cex:commentExtensible w16cex:durableId="2475D39B" w16cex:dateUtc="2021-06-17T11:58:00Z"/>
  <w16cex:commentExtensible w16cex:durableId="249D1902" w16cex:dateUtc="2021-07-17T07:53:00Z"/>
  <w16cex:commentExtensible w16cex:durableId="24E37918" w16cex:dateUtc="2021-09-08T21:42:00Z"/>
  <w16cex:commentExtensible w16cex:durableId="2475D39D" w16cex:dateUtc="2021-06-17T11:58:00Z"/>
  <w16cex:commentExtensible w16cex:durableId="2475D39F" w16cex:dateUtc="2021-06-17T11:58:00Z"/>
  <w16cex:commentExtensible w16cex:durableId="2475D3A1" w16cex:dateUtc="2021-06-17T11:58:00Z"/>
  <w16cex:commentExtensible w16cex:durableId="24ABE160" w16cex:dateUtc="2021-07-28T13:00:00Z"/>
  <w16cex:commentExtensible w16cex:durableId="2475D3A4" w16cex:dateUtc="2021-06-17T11:59:00Z"/>
  <w16cex:commentExtensible w16cex:durableId="24760459" w16cex:dateUtc="2021-06-17T15:26:00Z"/>
  <w16cex:commentExtensible w16cex:durableId="24760489" w16cex:dateUtc="2021-06-17T15:27:00Z"/>
  <w16cex:commentExtensible w16cex:durableId="2475D3A5" w16cex:dateUtc="2021-06-17T11:59:00Z"/>
  <w16cex:commentExtensible w16cex:durableId="247604C0" w16cex:dateUtc="2021-06-17T15:28:00Z"/>
  <w16cex:commentExtensible w16cex:durableId="2475D3A7" w16cex:dateUtc="2021-06-17T11:59:00Z"/>
  <w16cex:commentExtensible w16cex:durableId="2475D3A8" w16cex:dateUtc="2021-06-17T11:59:00Z"/>
  <w16cex:commentExtensible w16cex:durableId="247604F6" w16cex:dateUtc="2021-06-17T15:29:00Z"/>
  <w16cex:commentExtensible w16cex:durableId="2475D3AA" w16cex:dateUtc="2021-06-17T11:59:00Z"/>
  <w16cex:commentExtensible w16cex:durableId="247607DD" w16cex:dateUtc="2021-06-17T15:41:00Z"/>
  <w16cex:commentExtensible w16cex:durableId="24A0EC6E" w16cex:dateUtc="2021-06-17T11:59:00Z"/>
  <w16cex:commentExtensible w16cex:durableId="24760842" w16cex:dateUtc="2021-06-17T15:43:00Z"/>
  <w16cex:commentExtensible w16cex:durableId="2475D3AC" w16cex:dateUtc="2021-06-17T11:59:00Z"/>
  <w16cex:commentExtensible w16cex:durableId="2475D3AD" w16cex:dateUtc="2021-06-17T11:59:00Z"/>
  <w16cex:commentExtensible w16cex:durableId="2475D3B0" w16cex:dateUtc="2021-06-17T11:59:00Z"/>
  <w16cex:commentExtensible w16cex:durableId="2476089B" w16cex:dateUtc="2021-06-17T15:44:00Z"/>
  <w16cex:commentExtensible w16cex:durableId="2475D3B2" w16cex:dateUtc="2021-06-17T11:59:00Z"/>
  <w16cex:commentExtensible w16cex:durableId="24760904" w16cex:dateUtc="2021-06-17T15:46:00Z"/>
  <w16cex:commentExtensible w16cex:durableId="2475D3B3" w16cex:dateUtc="2021-06-17T11:59:00Z"/>
  <w16cex:commentExtensible w16cex:durableId="2476096D" w16cex:dateUtc="2021-06-17T15:48:00Z"/>
  <w16cex:commentExtensible w16cex:durableId="2475D3B5" w16cex:dateUtc="2021-06-17T11:59:00Z"/>
  <w16cex:commentExtensible w16cex:durableId="2475D3B8" w16cex:dateUtc="2021-06-17T11:59:00Z"/>
  <w16cex:commentExtensible w16cex:durableId="247609C5" w16cex:dateUtc="2021-06-17T15:49:00Z"/>
  <w16cex:commentExtensible w16cex:durableId="247609E5" w16cex:dateUtc="2021-06-17T15:50:00Z"/>
  <w16cex:commentExtensible w16cex:durableId="2475D3BA" w16cex:dateUtc="2021-06-17T11:59:00Z"/>
  <w16cex:commentExtensible w16cex:durableId="24A0EF85" w16cex:dateUtc="2021-07-20T05:45:00Z"/>
  <w16cex:commentExtensible w16cex:durableId="2475D3BC" w16cex:dateUtc="2021-06-17T11:59:00Z"/>
  <w16cex:commentExtensible w16cex:durableId="24760A0F" w16cex:dateUtc="2021-06-17T15:51:00Z"/>
  <w16cex:commentExtensible w16cex:durableId="2475D3BD" w16cex:dateUtc="2021-06-17T11:59:00Z"/>
  <w16cex:commentExtensible w16cex:durableId="24760A44" w16cex:dateUtc="2021-06-17T15:52:00Z"/>
  <w16cex:commentExtensible w16cex:durableId="24A926EE" w16cex:dateUtc="2021-07-26T11:19:00Z"/>
  <w16cex:commentExtensible w16cex:durableId="2475D3C0" w16cex:dateUtc="2021-06-17T11:59:00Z"/>
  <w16cex:commentExtensible w16cex:durableId="24760A62" w16cex:dateUtc="2021-06-17T15:52:00Z"/>
  <w16cex:commentExtensible w16cex:durableId="24760A83" w16cex:dateUtc="2021-06-17T15:53:00Z"/>
  <w16cex:commentExtensible w16cex:durableId="2475D3C2" w16cex:dateUtc="2021-06-17T11:59:00Z"/>
  <w16cex:commentExtensible w16cex:durableId="24760AF1" w16cex:dateUtc="2021-06-17T15:54:00Z"/>
  <w16cex:commentExtensible w16cex:durableId="2475D3C3" w16cex:dateUtc="2021-06-17T11:59:00Z"/>
  <w16cex:commentExtensible w16cex:durableId="2475D3C5" w16cex:dateUtc="2021-06-17T11:59:00Z"/>
  <w16cex:commentExtensible w16cex:durableId="24A0D9EC" w16cex:dateUtc="2021-07-20T04:13:00Z"/>
  <w16cex:commentExtensible w16cex:durableId="24E36A47" w16cex:dateUtc="2021-09-08T20:58:00Z"/>
  <w16cex:commentExtensible w16cex:durableId="2475D3CA" w16cex:dateUtc="2021-06-17T11:59:00Z"/>
  <w16cex:commentExtensible w16cex:durableId="24760B2B" w16cex:dateUtc="2021-06-17T15:55:00Z"/>
  <w16cex:commentExtensible w16cex:durableId="24AD37DD" w16cex:dateUtc="2021-07-29T13:01:00Z"/>
  <w16cex:commentExtensible w16cex:durableId="2475D3CF" w16cex:dateUtc="2021-06-17T11:59:00Z"/>
  <w16cex:commentExtensible w16cex:durableId="24760720" w16cex:dateUtc="2021-06-17T15:38:00Z"/>
  <w16cex:commentExtensible w16cex:durableId="2475D3D1" w16cex:dateUtc="2021-06-17T11:59:00Z"/>
  <w16cex:commentExtensible w16cex:durableId="2476074B" w16cex:dateUtc="2021-06-17T15:39:00Z"/>
  <w16cex:commentExtensible w16cex:durableId="2476075B" w16cex:dateUtc="2021-06-17T15:39:00Z"/>
  <w16cex:commentExtensible w16cex:durableId="2475D3D2" w16cex:dateUtc="2021-06-17T11:59:00Z"/>
  <w16cex:commentExtensible w16cex:durableId="2476076B" w16cex:dateUtc="2021-06-17T15:39:00Z"/>
  <w16cex:commentExtensible w16cex:durableId="2475D3D6" w16cex:dateUtc="2021-06-17T11:59:00Z"/>
  <w16cex:commentExtensible w16cex:durableId="249824A6" w16cex:dateUtc="2021-07-13T18:41:00Z"/>
  <w16cex:commentExtensible w16cex:durableId="24A1044C" w16cex:dateUtc="2021-07-20T07:14:00Z"/>
  <w16cex:commentExtensible w16cex:durableId="24E36DC5" w16cex:dateUtc="2021-09-08T21:11:00Z"/>
  <w16cex:commentExtensible w16cex:durableId="24ABE45F" w16cex:dateUtc="2021-07-28T13:09:00Z"/>
  <w16cex:commentExtensible w16cex:durableId="2475D3D9" w16cex:dateUtc="2021-06-17T11:59:00Z"/>
  <w16cex:commentExtensible w16cex:durableId="2476057A" w16cex:dateUtc="2021-06-17T15:31:00Z"/>
  <w16cex:commentExtensible w16cex:durableId="2475D3DB" w16cex:dateUtc="2021-06-17T11:59:00Z"/>
  <w16cex:commentExtensible w16cex:durableId="2476059A" w16cex:dateUtc="2021-06-17T15:32:00Z"/>
  <w16cex:commentExtensible w16cex:durableId="2475D3DD" w16cex:dateUtc="2021-06-17T11:59:00Z"/>
  <w16cex:commentExtensible w16cex:durableId="2475D3DF" w16cex:dateUtc="2021-06-17T11:59:00Z"/>
  <w16cex:commentExtensible w16cex:durableId="24ABE461" w16cex:dateUtc="2021-07-28T13:12:00Z"/>
  <w16cex:commentExtensible w16cex:durableId="24E36DC6" w16cex:dateUtc="2021-09-08T21:11:00Z"/>
  <w16cex:commentExtensible w16cex:durableId="24ABE460" w16cex:dateUtc="2021-07-28T13:11:00Z"/>
  <w16cex:commentExtensible w16cex:durableId="24AA9086" w16cex:dateUtc="2021-07-27T13:02:00Z"/>
  <w16cex:commentExtensible w16cex:durableId="24E36DC7" w16cex:dateUtc="2021-09-08T21:12:00Z"/>
  <w16cex:commentExtensible w16cex:durableId="24A10E7E" w16cex:dateUtc="2021-07-20T07:57:00Z"/>
  <w16cex:commentExtensible w16cex:durableId="24E36DCA" w16cex:dateUtc="2021-09-08T21:13:00Z"/>
  <w16cex:commentExtensible w16cex:durableId="2475D3EB" w16cex:dateUtc="2021-06-17T12:00:00Z"/>
  <w16cex:commentExtensible w16cex:durableId="2475D3ED" w16cex:dateUtc="2021-06-17T12:00:00Z"/>
  <w16cex:commentExtensible w16cex:durableId="247701AE" w16cex:dateUtc="2021-06-18T09:27:00Z"/>
  <w16cex:commentExtensible w16cex:durableId="2475D3EE" w16cex:dateUtc="2021-06-17T12:00:00Z"/>
  <w16cex:commentExtensible w16cex:durableId="24A11067" w16cex:dateUtc="2021-07-20T08:05:00Z"/>
  <w16cex:commentExtensible w16cex:durableId="2475D3F4" w16cex:dateUtc="2021-06-17T12:00:00Z"/>
  <w16cex:commentExtensible w16cex:durableId="2475D3F6" w16cex:dateUtc="2021-06-17T12:00:00Z"/>
  <w16cex:commentExtensible w16cex:durableId="2475D3FA" w16cex:dateUtc="2021-06-17T12:00:00Z"/>
  <w16cex:commentExtensible w16cex:durableId="2475D3FC" w16cex:dateUtc="2021-06-17T12:00:00Z"/>
  <w16cex:commentExtensible w16cex:durableId="24A11336" w16cex:dateUtc="2021-07-20T08:17:00Z"/>
  <w16cex:commentExtensible w16cex:durableId="24E36EB4" w16cex:dateUtc="2021-09-08T21:17:00Z"/>
  <w16cex:commentExtensible w16cex:durableId="24AC23E3" w16cex:dateUtc="2021-07-28T17:43:00Z"/>
  <w16cex:commentExtensible w16cex:durableId="2475D401" w16cex:dateUtc="2021-06-17T12:00:00Z"/>
  <w16cex:commentExtensible w16cex:durableId="24AC2553" w16cex:dateUtc="2021-07-28T17:49:00Z"/>
  <w16cex:commentExtensible w16cex:durableId="24AC2558" w16cex:dateUtc="2021-07-28T17:50:00Z"/>
  <w16cex:commentExtensible w16cex:durableId="2475D403" w16cex:dateUtc="2021-06-17T12:00:00Z"/>
  <w16cex:commentExtensible w16cex:durableId="24AC2566" w16cex:dateUtc="2021-07-28T17:50:00Z"/>
  <w16cex:commentExtensible w16cex:durableId="2475D406" w16cex:dateUtc="2021-06-17T12:00:00Z"/>
  <w16cex:commentExtensible w16cex:durableId="2475D409" w16cex:dateUtc="2021-06-17T12:00:00Z"/>
  <w16cex:commentExtensible w16cex:durableId="24A26502" w16cex:dateUtc="2021-07-21T08:18:00Z"/>
  <w16cex:commentExtensible w16cex:durableId="24E49B6E" w16cex:dateUtc="2021-09-09T18:31:00Z"/>
  <w16cex:commentExtensible w16cex:durableId="2475D411" w16cex:dateUtc="2021-06-17T12:00:00Z"/>
  <w16cex:commentExtensible w16cex:durableId="24AC23D1" w16cex:dateUtc="2021-07-28T17:43:00Z"/>
  <w16cex:commentExtensible w16cex:durableId="24E49B6F" w16cex:dateUtc="2021-09-09T18:32:00Z"/>
  <w16cex:commentExtensible w16cex:durableId="2475D41B" w16cex:dateUtc="2021-06-17T12:00:00Z"/>
  <w16cex:commentExtensible w16cex:durableId="24760C44" w16cex:dateUtc="2021-06-17T16:00:00Z"/>
  <w16cex:commentExtensible w16cex:durableId="2475D41E" w16cex:dateUtc="2021-06-17T12:01:00Z"/>
  <w16cex:commentExtensible w16cex:durableId="24E49B70" w16cex:dateUtc="2021-09-09T18:38:00Z"/>
  <w16cex:commentExtensible w16cex:durableId="24760C6B" w16cex:dateUtc="2021-06-17T16:01:00Z"/>
  <w16cex:commentExtensible w16cex:durableId="2475D420" w16cex:dateUtc="2021-06-17T12:01:00Z"/>
  <w16cex:commentExtensible w16cex:durableId="24A26B95" w16cex:dateUtc="2021-07-21T08:47:00Z"/>
  <w16cex:commentExtensible w16cex:durableId="24E49BA0" w16cex:dateUtc="2021-09-09T18:41:00Z"/>
  <w16cex:commentExtensible w16cex:durableId="2475D423" w16cex:dateUtc="2021-06-17T12:01:00Z"/>
  <w16cex:commentExtensible w16cex:durableId="2475D426" w16cex:dateUtc="2021-06-17T12:01:00Z"/>
  <w16cex:commentExtensible w16cex:durableId="24ABE6AD" w16cex:dateUtc="2021-07-28T13:22:00Z"/>
  <w16cex:commentExtensible w16cex:durableId="24ACEC31" w16cex:dateUtc="2021-07-29T07:52:00Z"/>
  <w16cex:commentExtensible w16cex:durableId="24E49C87" w16cex:dateUtc="2021-09-09T18:45:00Z"/>
  <w16cex:commentExtensible w16cex:durableId="2475D428" w16cex:dateUtc="2021-06-17T12:01:00Z"/>
  <w16cex:commentExtensible w16cex:durableId="24760CE2" w16cex:dateUtc="2021-06-17T16:03:00Z"/>
  <w16cex:commentExtensible w16cex:durableId="2475D42C" w16cex:dateUtc="2021-06-17T12:01:00Z"/>
  <w16cex:commentExtensible w16cex:durableId="2475D42D" w16cex:dateUtc="2021-06-17T12:01:00Z"/>
  <w16cex:commentExtensible w16cex:durableId="24E4A285" w16cex:dateUtc="2021-09-09T19:11:00Z"/>
  <w16cex:commentExtensible w16cex:durableId="24ABE771" w16cex:dateUtc="2021-07-28T13:25:00Z"/>
  <w16cex:commentExtensible w16cex:durableId="24E4A2F2" w16cex:dateUtc="2021-09-09T19:12:00Z"/>
  <w16cex:commentExtensible w16cex:durableId="2475D42F" w16cex:dateUtc="2021-06-17T12:01:00Z"/>
  <w16cex:commentExtensible w16cex:durableId="2475D432" w16cex:dateUtc="2021-06-17T12:01:00Z"/>
  <w16cex:commentExtensible w16cex:durableId="24A2854A" w16cex:dateUtc="2021-07-21T10:36:00Z"/>
  <w16cex:commentExtensible w16cex:durableId="2475D433" w16cex:dateUtc="2021-06-17T12:01:00Z"/>
  <w16cex:commentExtensible w16cex:durableId="2475D435" w16cex:dateUtc="2021-06-17T12:01:00Z"/>
  <w16cex:commentExtensible w16cex:durableId="2475D436" w16cex:dateUtc="2021-06-17T12:01:00Z"/>
  <w16cex:commentExtensible w16cex:durableId="24760DDD" w16cex:dateUtc="2021-06-17T16:07:00Z"/>
  <w16cex:commentExtensible w16cex:durableId="2475D438" w16cex:dateUtc="2021-06-17T12:01:00Z"/>
  <w16cex:commentExtensible w16cex:durableId="2475D439" w16cex:dateUtc="2021-06-17T12:01:00Z"/>
  <w16cex:commentExtensible w16cex:durableId="2475D43B" w16cex:dateUtc="2021-06-17T12:01:00Z"/>
  <w16cex:commentExtensible w16cex:durableId="2475D43D" w16cex:dateUtc="2021-06-17T12:01:00Z"/>
  <w16cex:commentExtensible w16cex:durableId="24760E2F" w16cex:dateUtc="2021-06-17T16:08:00Z"/>
  <w16cex:commentExtensible w16cex:durableId="2475D43E" w16cex:dateUtc="2021-06-17T12:01:00Z"/>
  <w16cex:commentExtensible w16cex:durableId="2475D440" w16cex:dateUtc="2021-06-17T12:01:00Z"/>
  <w16cex:commentExtensible w16cex:durableId="2475D441" w16cex:dateUtc="2021-06-17T12:01:00Z"/>
  <w16cex:commentExtensible w16cex:durableId="24A28A3E" w16cex:dateUtc="2021-07-21T10:57:00Z"/>
  <w16cex:commentExtensible w16cex:durableId="249823CC" w16cex:dateUtc="2021-07-13T18:38:00Z"/>
  <w16cex:commentExtensible w16cex:durableId="249823FE" w16cex:dateUtc="2021-07-13T18:38:00Z"/>
  <w16cex:commentExtensible w16cex:durableId="249A730F" w16cex:dateUtc="2021-07-15T07:40:00Z"/>
  <w16cex:commentExtensible w16cex:durableId="24E4AE39" w16cex:dateUtc="2021-09-09T20:00:00Z"/>
  <w16cex:commentExtensible w16cex:durableId="24760E9D" w16cex:dateUtc="2021-06-17T16:10:00Z"/>
  <w16cex:commentExtensible w16cex:durableId="2475D444" w16cex:dateUtc="2021-06-17T12:01:00Z"/>
  <w16cex:commentExtensible w16cex:durableId="24A28BD4" w16cex:dateUtc="2021-07-21T11:04:00Z"/>
  <w16cex:commentExtensible w16cex:durableId="24E4AEA0" w16cex:dateUtc="2021-09-09T20:02:00Z"/>
  <w16cex:commentExtensible w16cex:durableId="24A28CBA" w16cex:dateUtc="2021-07-21T11:08:00Z"/>
  <w16cex:commentExtensible w16cex:durableId="249A73A3" w16cex:dateUtc="2021-07-15T07:43:00Z"/>
  <w16cex:commentExtensible w16cex:durableId="24E4AEFD" w16cex:dateUtc="2021-09-09T20:04:00Z"/>
  <w16cex:commentExtensible w16cex:durableId="24A28DAB" w16cex:dateUtc="2021-07-21T11:12:00Z"/>
  <w16cex:commentExtensible w16cex:durableId="24A28E2B" w16cex:dateUtc="2021-07-21T11:14:00Z"/>
  <w16cex:commentExtensible w16cex:durableId="24A28E92" w16cex:dateUtc="2021-07-21T11:16:00Z"/>
  <w16cex:commentExtensible w16cex:durableId="249A73BA" w16cex:dateUtc="2021-07-15T07:43:00Z"/>
  <w16cex:commentExtensible w16cex:durableId="24E4AF0B" w16cex:dateUtc="2021-09-09T20:04:00Z"/>
  <w16cex:commentExtensible w16cex:durableId="24A28F18" w16cex:dateUtc="2021-07-21T11:18:00Z"/>
  <w16cex:commentExtensible w16cex:durableId="24A28F38" w16cex:dateUtc="2021-07-21T11:19:00Z"/>
  <w16cex:commentExtensible w16cex:durableId="24A28F49" w16cex:dateUtc="2021-07-21T11:19:00Z"/>
  <w16cex:commentExtensible w16cex:durableId="249A73C4" w16cex:dateUtc="2021-07-15T07:43:00Z"/>
  <w16cex:commentExtensible w16cex:durableId="24E4AF25" w16cex:dateUtc="2021-09-09T20:04:00Z"/>
  <w16cex:commentExtensible w16cex:durableId="24A291A7" w16cex:dateUtc="2021-07-21T11:29:00Z"/>
  <w16cex:commentExtensible w16cex:durableId="24E4AF3D" w16cex:dateUtc="2021-09-09T20:05:00Z"/>
  <w16cex:commentExtensible w16cex:durableId="24A291D3" w16cex:dateUtc="2021-07-21T11:30:00Z"/>
  <w16cex:commentExtensible w16cex:durableId="24A2914F" w16cex:dateUtc="2021-07-21T11:27:00Z"/>
  <w16cex:commentExtensible w16cex:durableId="249A73DE" w16cex:dateUtc="2021-07-15T07:44:00Z"/>
  <w16cex:commentExtensible w16cex:durableId="24E4AF80" w16cex:dateUtc="2021-09-09T20:06:00Z"/>
  <w16cex:commentExtensible w16cex:durableId="24ABE949" w16cex:dateUtc="2021-07-28T13:33:00Z"/>
  <w16cex:commentExtensible w16cex:durableId="2475D44C" w16cex:dateUtc="2021-06-17T12:01:00Z"/>
  <w16cex:commentExtensible w16cex:durableId="2475D44F" w16cex:dateUtc="2021-06-17T12:01:00Z"/>
  <w16cex:commentExtensible w16cex:durableId="2475D452" w16cex:dateUtc="2021-06-17T12:01:00Z"/>
  <w16cex:commentExtensible w16cex:durableId="2475D453" w16cex:dateUtc="2021-06-17T12:01:00Z"/>
  <w16cex:commentExtensible w16cex:durableId="2475D455" w16cex:dateUtc="2021-06-17T12:01:00Z"/>
  <w16cex:commentExtensible w16cex:durableId="2475D457" w16cex:dateUtc="2021-06-17T12:01:00Z"/>
  <w16cex:commentExtensible w16cex:durableId="2475D459" w16cex:dateUtc="2021-06-17T12:02:00Z"/>
  <w16cex:commentExtensible w16cex:durableId="2475D45A" w16cex:dateUtc="2021-06-17T12:02:00Z"/>
  <w16cex:commentExtensible w16cex:durableId="2475D45C" w16cex:dateUtc="2021-06-17T12:02:00Z"/>
  <w16cex:commentExtensible w16cex:durableId="24ABEAB2" w16cex:dateUtc="2021-07-28T13:39:00Z"/>
  <w16cex:commentExtensible w16cex:durableId="24E4B001" w16cex:dateUtc="2021-09-09T20:08:00Z"/>
  <w16cex:commentExtensible w16cex:durableId="2475D45F" w16cex:dateUtc="2021-06-17T12:02:00Z"/>
  <w16cex:commentExtensible w16cex:durableId="2475D461" w16cex:dateUtc="2021-06-17T12:02:00Z"/>
  <w16cex:commentExtensible w16cex:durableId="2475D462" w16cex:dateUtc="2021-06-17T12:02:00Z"/>
  <w16cex:commentExtensible w16cex:durableId="2475D463" w16cex:dateUtc="2021-06-17T12:02:00Z"/>
  <w16cex:commentExtensible w16cex:durableId="24ACEC32" w16cex:dateUtc="2021-07-29T07:53:00Z"/>
  <w16cex:commentExtensible w16cex:durableId="24E4B081" w16cex:dateUtc="2021-09-09T20:10:00Z"/>
  <w16cex:commentExtensible w16cex:durableId="24A29D6E" w16cex:dateUtc="2021-07-21T12:19:00Z"/>
  <w16cex:commentExtensible w16cex:durableId="24E4B0AE" w16cex:dateUtc="2021-09-09T20:11:00Z"/>
  <w16cex:commentExtensible w16cex:durableId="24A29F42" w16cex:dateUtc="2021-07-21T12:27:00Z"/>
  <w16cex:commentExtensible w16cex:durableId="24A29F96" w16cex:dateUtc="2021-07-21T12:28:00Z"/>
  <w16cex:commentExtensible w16cex:durableId="24E4B0EF" w16cex:dateUtc="2021-09-09T20:12:00Z"/>
  <w16cex:commentExtensible w16cex:durableId="24ABEB58" w16cex:dateUtc="2021-07-28T13:42:00Z"/>
  <w16cex:commentExtensible w16cex:durableId="24AC243B" w16cex:dateUtc="2021-07-28T17:45:00Z"/>
  <w16cex:commentExtensible w16cex:durableId="2475D469" w16cex:dateUtc="2021-06-17T12:02:00Z"/>
  <w16cex:commentExtensible w16cex:durableId="24A2A09B" w16cex:dateUtc="2021-07-21T12:33:00Z"/>
  <w16cex:commentExtensible w16cex:durableId="24E4B139" w16cex:dateUtc="2021-09-09T20:13:00Z"/>
  <w16cex:commentExtensible w16cex:durableId="24A2A0DA" w16cex:dateUtc="2021-07-21T12:34:00Z"/>
  <w16cex:commentExtensible w16cex:durableId="2476102A" w16cex:dateUtc="2021-06-17T16:17:00Z"/>
  <w16cex:commentExtensible w16cex:durableId="2475D46D" w16cex:dateUtc="2021-06-17T12:02:00Z"/>
  <w16cex:commentExtensible w16cex:durableId="24A2A115" w16cex:dateUtc="2021-07-21T12:35:00Z"/>
  <w16cex:commentExtensible w16cex:durableId="24E4B1D3" w16cex:dateUtc="2021-09-09T20:16:00Z"/>
  <w16cex:commentExtensible w16cex:durableId="24A2A190" w16cex:dateUtc="2021-07-21T12:37:00Z"/>
  <w16cex:commentExtensible w16cex:durableId="2475D473" w16cex:dateUtc="2021-06-17T12:02:00Z"/>
  <w16cex:commentExtensible w16cex:durableId="2475D474" w16cex:dateUtc="2021-06-17T12:02:00Z"/>
  <w16cex:commentExtensible w16cex:durableId="2475D476" w16cex:dateUtc="2021-06-17T12:02:00Z"/>
  <w16cex:commentExtensible w16cex:durableId="2475D479" w16cex:dateUtc="2021-06-17T12:02:00Z"/>
  <w16cex:commentExtensible w16cex:durableId="2475D47A" w16cex:dateUtc="2021-06-17T12:02:00Z"/>
  <w16cex:commentExtensible w16cex:durableId="2475D47C" w16cex:dateUtc="2021-06-17T12:02:00Z"/>
  <w16cex:commentExtensible w16cex:durableId="2475D47D" w16cex:dateUtc="2021-06-17T12:02:00Z"/>
  <w16cex:commentExtensible w16cex:durableId="249A7C25" w16cex:dateUtc="2021-07-15T08:19:00Z"/>
  <w16cex:commentExtensible w16cex:durableId="24E4B43B" w16cex:dateUtc="2021-09-09T20:26:00Z"/>
  <w16cex:commentExtensible w16cex:durableId="2475D47F" w16cex:dateUtc="2021-06-17T12:02:00Z"/>
  <w16cex:commentExtensible w16cex:durableId="2475D482" w16cex:dateUtc="2021-06-17T12:02:00Z"/>
  <w16cex:commentExtensible w16cex:durableId="2475D484" w16cex:dateUtc="2021-06-17T12:02:00Z"/>
  <w16cex:commentExtensible w16cex:durableId="2477049D" w16cex:dateUtc="2021-06-18T09:40:00Z"/>
  <w16cex:commentExtensible w16cex:durableId="2475D485" w16cex:dateUtc="2021-06-17T12:02:00Z"/>
  <w16cex:commentExtensible w16cex:durableId="24ABECFD" w16cex:dateUtc="2021-07-28T13:49:00Z"/>
  <w16cex:commentExtensible w16cex:durableId="249A7D6A" w16cex:dateUtc="2021-07-15T08:24:00Z"/>
  <w16cex:commentExtensible w16cex:durableId="24E4B560" w16cex:dateUtc="2021-09-09T20:31:00Z"/>
  <w16cex:commentExtensible w16cex:durableId="2475D489" w16cex:dateUtc="2021-06-17T12:02:00Z"/>
  <w16cex:commentExtensible w16cex:durableId="2475D48B" w16cex:dateUtc="2021-06-17T12:02:00Z"/>
  <w16cex:commentExtensible w16cex:durableId="2475D48C" w16cex:dateUtc="2021-06-17T12:02:00Z"/>
  <w16cex:commentExtensible w16cex:durableId="2475D48D" w16cex:dateUtc="2021-06-17T12:02:00Z"/>
  <w16cex:commentExtensible w16cex:durableId="2475D48E" w16cex:dateUtc="2021-06-17T12:02:00Z"/>
  <w16cex:commentExtensible w16cex:durableId="2475D48F" w16cex:dateUtc="2021-06-17T12:02:00Z"/>
  <w16cex:commentExtensible w16cex:durableId="2475D491" w16cex:dateUtc="2021-06-17T12:02:00Z"/>
  <w16cex:commentExtensible w16cex:durableId="2475D492" w16cex:dateUtc="2021-06-17T12:02:00Z"/>
  <w16cex:commentExtensible w16cex:durableId="24E4B5EE" w16cex:dateUtc="2021-09-09T20:33:00Z"/>
  <w16cex:commentExtensible w16cex:durableId="24A36177" w16cex:dateUtc="2021-07-22T02:16:00Z"/>
  <w16cex:commentExtensible w16cex:durableId="2475D495" w16cex:dateUtc="2021-06-17T12:03:00Z"/>
  <w16cex:commentExtensible w16cex:durableId="24A369EE" w16cex:dateUtc="2021-07-22T02:52:00Z"/>
  <w16cex:commentExtensible w16cex:durableId="24E4B677" w16cex:dateUtc="2021-09-09T20:36:00Z"/>
  <w16cex:commentExtensible w16cex:durableId="24A369F5" w16cex:dateUtc="2021-07-22T02:52:00Z"/>
  <w16cex:commentExtensible w16cex:durableId="24A36A06" w16cex:dateUtc="2021-07-22T02:52:00Z"/>
  <w16cex:commentExtensible w16cex:durableId="24E4B6CF" w16cex:dateUtc="2021-09-09T20:37:00Z"/>
  <w16cex:commentExtensible w16cex:durableId="24A39F3E" w16cex:dateUtc="2021-07-22T06:33:00Z"/>
  <w16cex:commentExtensible w16cex:durableId="2475D499" w16cex:dateUtc="2021-06-17T12:03:00Z"/>
  <w16cex:commentExtensible w16cex:durableId="24ABEF43" w16cex:dateUtc="2021-07-28T13:59:00Z"/>
  <w16cex:commentExtensible w16cex:durableId="2475D4A3" w16cex:dateUtc="2021-06-17T12:03:00Z"/>
  <w16cex:commentExtensible w16cex:durableId="2475D4A5" w16cex:dateUtc="2021-06-17T12:03:00Z"/>
  <w16cex:commentExtensible w16cex:durableId="24A3A476" w16cex:dateUtc="2021-07-22T07:01:00Z"/>
  <w16cex:commentExtensible w16cex:durableId="2475D4A6" w16cex:dateUtc="2021-06-17T12:03:00Z"/>
  <w16cex:commentExtensible w16cex:durableId="2475D4A8" w16cex:dateUtc="2021-06-17T12:03:00Z"/>
  <w16cex:commentExtensible w16cex:durableId="24A3A884" w16cex:dateUtc="2021-07-22T07:19:00Z"/>
  <w16cex:commentExtensible w16cex:durableId="2475D4AB" w16cex:dateUtc="2021-06-17T12:03:00Z"/>
  <w16cex:commentExtensible w16cex:durableId="2475D4AE" w16cex:dateUtc="2021-06-17T12:03:00Z"/>
  <w16cex:commentExtensible w16cex:durableId="2475D4B1" w16cex:dateUtc="2021-06-17T12:03:00Z"/>
  <w16cex:commentExtensible w16cex:durableId="2475D4B6" w16cex:dateUtc="2021-06-17T12:03:00Z"/>
  <w16cex:commentExtensible w16cex:durableId="2475D4B8" w16cex:dateUtc="2021-06-17T12:03:00Z"/>
  <w16cex:commentExtensible w16cex:durableId="2475D4BB" w16cex:dateUtc="2021-06-17T12:03:00Z"/>
  <w16cex:commentExtensible w16cex:durableId="2475D4BF" w16cex:dateUtc="2021-06-17T12:03:00Z"/>
  <w16cex:commentExtensible w16cex:durableId="2475D4C5" w16cex:dateUtc="2021-06-17T12:03:00Z"/>
  <w16cex:commentExtensible w16cex:durableId="2475D4C7" w16cex:dateUtc="2021-06-17T12:03:00Z"/>
  <w16cex:commentExtensible w16cex:durableId="24E4BC41" w16cex:dateUtc="2021-09-09T20:57:00Z"/>
  <w16cex:commentExtensible w16cex:durableId="2475D4C8" w16cex:dateUtc="2021-06-17T12:03:00Z"/>
  <w16cex:commentExtensible w16cex:durableId="2475D4CA" w16cex:dateUtc="2021-06-17T12:03:00Z"/>
  <w16cex:commentExtensible w16cex:durableId="2475D4CB" w16cex:dateUtc="2021-06-17T12:03:00Z"/>
  <w16cex:commentExtensible w16cex:durableId="2475D4CD" w16cex:dateUtc="2021-06-17T12:03:00Z"/>
  <w16cex:commentExtensible w16cex:durableId="24A0DA13" w16cex:dateUtc="2021-07-20T04:13:00Z"/>
  <w16cex:commentExtensible w16cex:durableId="24A3AF66" w16cex:dateUtc="2021-07-22T07:48:00Z"/>
  <w16cex:commentExtensible w16cex:durableId="2475D4CF" w16cex:dateUtc="2021-06-17T12:03:00Z"/>
  <w16cex:commentExtensible w16cex:durableId="2475D4D1" w16cex:dateUtc="2021-06-17T12:04:00Z"/>
  <w16cex:commentExtensible w16cex:durableId="2475D4D2" w16cex:dateUtc="2021-06-17T12:04:00Z"/>
  <w16cex:commentExtensible w16cex:durableId="2475D4D3" w16cex:dateUtc="2021-06-17T12:04:00Z"/>
  <w16cex:commentExtensible w16cex:durableId="24761866" w16cex:dateUtc="2021-06-17T16:52:00Z"/>
  <w16cex:commentExtensible w16cex:durableId="24A3B15C" w16cex:dateUtc="2021-07-22T07:57:00Z"/>
  <w16cex:commentExtensible w16cex:durableId="2475D4D5" w16cex:dateUtc="2021-06-17T12:04:00Z"/>
  <w16cex:commentExtensible w16cex:durableId="2475D4D7" w16cex:dateUtc="2021-06-17T12:04:00Z"/>
  <w16cex:commentExtensible w16cex:durableId="2475D4DB" w16cex:dateUtc="2021-06-17T12:04:00Z"/>
  <w16cex:commentExtensible w16cex:durableId="2475D4DC" w16cex:dateUtc="2021-06-17T12:04:00Z"/>
  <w16cex:commentExtensible w16cex:durableId="2475D4DE" w16cex:dateUtc="2021-06-17T12:04:00Z"/>
  <w16cex:commentExtensible w16cex:durableId="24E4BCAB" w16cex:dateUtc="2021-09-09T21:02:00Z"/>
  <w16cex:commentExtensible w16cex:durableId="2475D4DF" w16cex:dateUtc="2021-06-17T12:04:00Z"/>
  <w16cex:commentExtensible w16cex:durableId="2475D4E1" w16cex:dateUtc="2021-06-17T12:04:00Z"/>
  <w16cex:commentExtensible w16cex:durableId="2475D4E2" w16cex:dateUtc="2021-06-17T12:04:00Z"/>
  <w16cex:commentExtensible w16cex:durableId="2475D4E5" w16cex:dateUtc="2021-06-17T12:04:00Z"/>
  <w16cex:commentExtensible w16cex:durableId="2475D4EB" w16cex:dateUtc="2021-06-17T12:04:00Z"/>
  <w16cex:commentExtensible w16cex:durableId="24E4BD8F" w16cex:dateUtc="2021-09-09T21:06:00Z"/>
  <w16cex:commentExtensible w16cex:durableId="24E4BDC5" w16cex:dateUtc="2021-09-09T21:07:00Z"/>
  <w16cex:commentExtensible w16cex:durableId="2475D4F0" w16cex:dateUtc="2021-06-17T12:04:00Z"/>
  <w16cex:commentExtensible w16cex:durableId="2475D4F1" w16cex:dateUtc="2021-06-17T12:04:00Z"/>
  <w16cex:commentExtensible w16cex:durableId="24E4BE74" w16cex:dateUtc="2021-09-09T21:10:00Z"/>
  <w16cex:commentExtensible w16cex:durableId="2475D4F2" w16cex:dateUtc="2021-06-17T12:04:00Z"/>
  <w16cex:commentExtensible w16cex:durableId="2475D4F4" w16cex:dateUtc="2021-06-17T12:04:00Z"/>
  <w16cex:commentExtensible w16cex:durableId="2475D4F5" w16cex:dateUtc="2021-06-17T12:04:00Z"/>
  <w16cex:commentExtensible w16cex:durableId="2475D4F6" w16cex:dateUtc="2021-06-17T12:04:00Z"/>
  <w16cex:commentExtensible w16cex:durableId="2475D4F7" w16cex:dateUtc="2021-06-17T12:04:00Z"/>
  <w16cex:commentExtensible w16cex:durableId="2475D4F9" w16cex:dateUtc="2021-06-17T12:04:00Z"/>
  <w16cex:commentExtensible w16cex:durableId="24A3C209" w16cex:dateUtc="2021-07-22T09:08:00Z"/>
  <w16cex:commentExtensible w16cex:durableId="2475D4FA" w16cex:dateUtc="2021-06-17T12:04:00Z"/>
  <w16cex:commentExtensible w16cex:durableId="24A3C21F" w16cex:dateUtc="2021-07-22T09:08:00Z"/>
  <w16cex:commentExtensible w16cex:durableId="24A92BB4" w16cex:dateUtc="2021-07-26T11:40:00Z"/>
  <w16cex:commentExtensible w16cex:durableId="24E4BF6B" w16cex:dateUtc="2021-09-09T21:14:00Z"/>
  <w16cex:commentExtensible w16cex:durableId="2475D4FD" w16cex:dateUtc="2021-06-17T12:04:00Z"/>
  <w16cex:commentExtensible w16cex:durableId="2475D4FE" w16cex:dateUtc="2021-06-17T12:04:00Z"/>
  <w16cex:commentExtensible w16cex:durableId="2475D502" w16cex:dateUtc="2021-06-17T12:04:00Z"/>
  <w16cex:commentExtensible w16cex:durableId="2475D509" w16cex:dateUtc="2021-06-17T12:04:00Z"/>
  <w16cex:commentExtensible w16cex:durableId="24A3E558" w16cex:dateUtc="2021-07-22T11:38:00Z"/>
  <w16cex:commentExtensible w16cex:durableId="24E4C173" w16cex:dateUtc="2021-09-09T21:22:00Z"/>
  <w16cex:commentExtensible w16cex:durableId="2475D50A" w16cex:dateUtc="2021-06-17T12:04:00Z"/>
  <w16cex:commentExtensible w16cex:durableId="24AA958A" w16cex:dateUtc="2021-07-27T13:24:00Z"/>
  <w16cex:commentExtensible w16cex:durableId="24E4C1AB" w16cex:dateUtc="2021-09-09T21:23:00Z"/>
  <w16cex:commentExtensible w16cex:durableId="24A3E6F4" w16cex:dateUtc="2021-07-22T11:45:00Z"/>
  <w16cex:commentExtensible w16cex:durableId="24A3E717" w16cex:dateUtc="2021-07-22T11:46:00Z"/>
  <w16cex:commentExtensible w16cex:durableId="24E4C1E9" w16cex:dateUtc="2021-09-09T21:24:00Z"/>
  <w16cex:commentExtensible w16cex:durableId="2475D517" w16cex:dateUtc="2021-06-17T12:05:00Z"/>
  <w16cex:commentExtensible w16cex:durableId="24761CA9" w16cex:dateUtc="2021-06-17T17:10:00Z"/>
  <w16cex:commentExtensible w16cex:durableId="2475D518" w16cex:dateUtc="2021-06-17T12:05:00Z"/>
  <w16cex:commentExtensible w16cex:durableId="2475D51B" w16cex:dateUtc="2021-06-17T12:05:00Z"/>
  <w16cex:commentExtensible w16cex:durableId="2475D520" w16cex:dateUtc="2021-06-17T12:05:00Z"/>
  <w16cex:commentExtensible w16cex:durableId="24761D07" w16cex:dateUtc="2021-06-17T17:12:00Z"/>
  <w16cex:commentExtensible w16cex:durableId="2475D521" w16cex:dateUtc="2021-06-17T12:05:00Z"/>
  <w16cex:commentExtensible w16cex:durableId="24E4C6F7" w16cex:dateUtc="2021-09-09T21:46:00Z"/>
  <w16cex:commentExtensible w16cex:durableId="2475D522" w16cex:dateUtc="2021-06-17T12:05:00Z"/>
  <w16cex:commentExtensible w16cex:durableId="2475D523" w16cex:dateUtc="2021-06-17T12:05:00Z"/>
  <w16cex:commentExtensible w16cex:durableId="2475D524" w16cex:dateUtc="2021-06-17T12:05:00Z"/>
  <w16cex:commentExtensible w16cex:durableId="2475D525" w16cex:dateUtc="2021-06-17T12:05:00Z"/>
  <w16cex:commentExtensible w16cex:durableId="2475D527" w16cex:dateUtc="2021-06-17T12:05:00Z"/>
  <w16cex:commentExtensible w16cex:durableId="24761E02" w16cex:dateUtc="2021-06-17T17:16:00Z"/>
  <w16cex:commentExtensible w16cex:durableId="2475D528" w16cex:dateUtc="2021-06-17T12:05:00Z"/>
  <w16cex:commentExtensible w16cex:durableId="2475D529" w16cex:dateUtc="2021-06-17T12:05:00Z"/>
  <w16cex:commentExtensible w16cex:durableId="2475D52A" w16cex:dateUtc="2021-06-17T12:05:00Z"/>
  <w16cex:commentExtensible w16cex:durableId="2475D52B" w16cex:dateUtc="2021-06-17T12:05:00Z"/>
  <w16cex:commentExtensible w16cex:durableId="2475D52C" w16cex:dateUtc="2021-06-17T12:05:00Z"/>
  <w16cex:commentExtensible w16cex:durableId="2475D52E" w16cex:dateUtc="2021-06-17T12:05:00Z"/>
  <w16cex:commentExtensible w16cex:durableId="24761F55" w16cex:dateUtc="2021-06-17T17:21:00Z"/>
  <w16cex:commentExtensible w16cex:durableId="2475D52F" w16cex:dateUtc="2021-06-17T12:05:00Z"/>
  <w16cex:commentExtensible w16cex:durableId="24761E6D" w16cex:dateUtc="2021-06-17T17:18:00Z"/>
  <w16cex:commentExtensible w16cex:durableId="2475D530" w16cex:dateUtc="2021-06-17T12:05:00Z"/>
  <w16cex:commentExtensible w16cex:durableId="2475D531" w16cex:dateUtc="2021-06-17T12:05:00Z"/>
  <w16cex:commentExtensible w16cex:durableId="24761EA7" w16cex:dateUtc="2021-06-17T17:19:00Z"/>
  <w16cex:commentExtensible w16cex:durableId="2475D533" w16cex:dateUtc="2021-06-17T12:05:00Z"/>
  <w16cex:commentExtensible w16cex:durableId="24761ED1" w16cex:dateUtc="2021-06-17T17:19:00Z"/>
  <w16cex:commentExtensible w16cex:durableId="2475D534" w16cex:dateUtc="2021-06-17T12:05:00Z"/>
  <w16cex:commentExtensible w16cex:durableId="24AC20C6" w16cex:dateUtc="2021-07-26T05:43:00Z"/>
  <w16cex:commentExtensible w16cex:durableId="24A8D7FF" w16cex:dateUtc="2021-07-26T05:43:00Z"/>
  <w16cex:commentExtensible w16cex:durableId="2475D536" w16cex:dateUtc="2021-06-17T12:05:00Z"/>
  <w16cex:commentExtensible w16cex:durableId="24A8D885" w16cex:dateUtc="2021-07-26T05:45:00Z"/>
  <w16cex:commentExtensible w16cex:durableId="24E4C7D2" w16cex:dateUtc="2021-09-09T21:50:00Z"/>
  <w16cex:commentExtensible w16cex:durableId="24761C06" w16cex:dateUtc="2021-06-17T17:07:00Z"/>
  <w16cex:commentExtensible w16cex:durableId="2475D537" w16cex:dateUtc="2021-06-17T12:05:00Z"/>
  <w16cex:commentExtensible w16cex:durableId="24ABFA9F" w16cex:dateUtc="2021-07-28T14:47:00Z"/>
  <w16cex:commentExtensible w16cex:durableId="24ABFACA" w16cex:dateUtc="2021-07-28T14:48:00Z"/>
  <w16cex:commentExtensible w16cex:durableId="2475D538" w16cex:dateUtc="2021-06-17T12:05:00Z"/>
  <w16cex:commentExtensible w16cex:durableId="2475D539" w16cex:dateUtc="2021-06-17T12:05:00Z"/>
  <w16cex:commentExtensible w16cex:durableId="2475D53B" w16cex:dateUtc="2021-06-17T12:05:00Z"/>
  <w16cex:commentExtensible w16cex:durableId="24761B29" w16cex:dateUtc="2021-06-17T17:04:00Z"/>
  <w16cex:commentExtensible w16cex:durableId="2475D53C" w16cex:dateUtc="2021-06-17T12:05:00Z"/>
  <w16cex:commentExtensible w16cex:durableId="2475D53D" w16cex:dateUtc="2021-06-17T12:05:00Z"/>
  <w16cex:commentExtensible w16cex:durableId="24E4C804" w16cex:dateUtc="2021-09-09T21:51:00Z"/>
  <w16cex:commentExtensible w16cex:durableId="2475D53E" w16cex:dateUtc="2021-06-17T12:05:00Z"/>
  <w16cex:commentExtensible w16cex:durableId="24761B6B" w16cex:dateUtc="2021-06-17T17:05:00Z"/>
  <w16cex:commentExtensible w16cex:durableId="2475D540" w16cex:dateUtc="2021-06-17T12:05:00Z"/>
  <w16cex:commentExtensible w16cex:durableId="24ABFB03" w16cex:dateUtc="2021-07-28T14:49:00Z"/>
  <w16cex:commentExtensible w16cex:durableId="2475D542" w16cex:dateUtc="2021-06-17T12:05:00Z"/>
  <w16cex:commentExtensible w16cex:durableId="24A8DBA9" w16cex:dateUtc="2021-07-26T05:58:00Z"/>
  <w16cex:commentExtensible w16cex:durableId="24E4C8B3" w16cex:dateUtc="2021-09-09T21:53:00Z"/>
  <w16cex:commentExtensible w16cex:durableId="2475D544" w16cex:dateUtc="2021-06-17T12:05:00Z"/>
  <w16cex:commentExtensible w16cex:durableId="24ABFB54" w16cex:dateUtc="2021-07-28T14:50:00Z"/>
  <w16cex:commentExtensible w16cex:durableId="24E4C8D4" w16cex:dateUtc="2021-09-09T21:54:00Z"/>
  <w16cex:commentExtensible w16cex:durableId="2475D545" w16cex:dateUtc="2021-06-17T12:05:00Z"/>
  <w16cex:commentExtensible w16cex:durableId="2475D546" w16cex:dateUtc="2021-06-17T12:05:00Z"/>
  <w16cex:commentExtensible w16cex:durableId="2475D547" w16cex:dateUtc="2021-06-17T12:05:00Z"/>
  <w16cex:commentExtensible w16cex:durableId="24ABFCC6" w16cex:dateUtc="2021-07-28T14:56:00Z"/>
  <w16cex:commentExtensible w16cex:durableId="2475D54A" w16cex:dateUtc="2021-06-17T12:06:00Z"/>
  <w16cex:commentExtensible w16cex:durableId="24761ABD" w16cex:dateUtc="2021-06-17T17:02:00Z"/>
  <w16cex:commentExtensible w16cex:durableId="2475D54C" w16cex:dateUtc="2021-06-17T12:06:00Z"/>
  <w16cex:commentExtensible w16cex:durableId="24A8DEA1" w16cex:dateUtc="2021-07-26T06:11:00Z"/>
  <w16cex:commentExtensible w16cex:durableId="2475D54F" w16cex:dateUtc="2021-06-17T12:06:00Z"/>
  <w16cex:commentExtensible w16cex:durableId="24761A79" w16cex:dateUtc="2021-06-17T17:01:00Z"/>
  <w16cex:commentExtensible w16cex:durableId="2475D551" w16cex:dateUtc="2021-06-17T12:06:00Z"/>
  <w16cex:commentExtensible w16cex:durableId="24761A55" w16cex:dateUtc="2021-06-17T17:00:00Z"/>
  <w16cex:commentExtensible w16cex:durableId="2475D552" w16cex:dateUtc="2021-06-17T12:06:00Z"/>
  <w16cex:commentExtensible w16cex:durableId="2475D554" w16cex:dateUtc="2021-06-17T12:06:00Z"/>
  <w16cex:commentExtensible w16cex:durableId="24A8E231" w16cex:dateUtc="2021-07-26T06:26:00Z"/>
  <w16cex:commentExtensible w16cex:durableId="2475D555" w16cex:dateUtc="2021-06-17T12:06:00Z"/>
  <w16cex:commentExtensible w16cex:durableId="2475D556" w16cex:dateUtc="2021-06-17T12:06:00Z"/>
  <w16cex:commentExtensible w16cex:durableId="24A8E324" w16cex:dateUtc="2021-07-26T06:30:00Z"/>
  <w16cex:commentExtensible w16cex:durableId="24E4CA09" w16cex:dateUtc="2021-09-09T21:59:00Z"/>
  <w16cex:commentExtensible w16cex:durableId="2475D55A" w16cex:dateUtc="2021-06-17T12:06:00Z"/>
  <w16cex:commentExtensible w16cex:durableId="24A8E349" w16cex:dateUtc="2021-07-26T06:31:00Z"/>
  <w16cex:commentExtensible w16cex:durableId="2475D55C" w16cex:dateUtc="2021-06-17T12:06:00Z"/>
  <w16cex:commentExtensible w16cex:durableId="24E4CA7D" w16cex:dateUtc="2021-09-09T22:01:00Z"/>
  <w16cex:commentExtensible w16cex:durableId="2475D55D" w16cex:dateUtc="2021-06-17T12:06:00Z"/>
  <w16cex:commentExtensible w16cex:durableId="24A8E68F" w16cex:dateUtc="2021-07-26T06:45:00Z"/>
  <w16cex:commentExtensible w16cex:durableId="24E4CAAF" w16cex:dateUtc="2021-09-09T22:02:00Z"/>
  <w16cex:commentExtensible w16cex:durableId="24E4CB16" w16cex:dateUtc="2021-09-09T2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C05D52" w16cid:durableId="24993E70"/>
  <w16cid:commentId w16cid:paraId="0D962F38" w16cid:durableId="24ABB69B"/>
  <w16cid:commentId w16cid:paraId="741FF841" w16cid:durableId="24993E50"/>
  <w16cid:commentId w16cid:paraId="40F5EB8B" w16cid:durableId="249AA026"/>
  <w16cid:commentId w16cid:paraId="52A132E3" w16cid:durableId="24ABC17E"/>
  <w16cid:commentId w16cid:paraId="21EABF99" w16cid:durableId="24ABC5C9"/>
  <w16cid:commentId w16cid:paraId="57250D94" w16cid:durableId="24E32065"/>
  <w16cid:commentId w16cid:paraId="33CD9371" w16cid:durableId="24E49FC6"/>
  <w16cid:commentId w16cid:paraId="112D9058" w16cid:durableId="249CC906"/>
  <w16cid:commentId w16cid:paraId="1B538ED9" w16cid:durableId="24A0D9D6"/>
  <w16cid:commentId w16cid:paraId="6B196B0F" w16cid:durableId="24E3216D"/>
  <w16cid:commentId w16cid:paraId="0FA1D178" w16cid:durableId="24E49FC5"/>
  <w16cid:commentId w16cid:paraId="553FFC41" w16cid:durableId="249BB209"/>
  <w16cid:commentId w16cid:paraId="633D6DAB" w16cid:durableId="24E3224C"/>
  <w16cid:commentId w16cid:paraId="734C05C1" w16cid:durableId="2475D26B"/>
  <w16cid:commentId w16cid:paraId="1AEE61BC" w16cid:durableId="249BBBE3"/>
  <w16cid:commentId w16cid:paraId="4B28A37E" w16cid:durableId="2499406E"/>
  <w16cid:commentId w16cid:paraId="5D249078" w16cid:durableId="24994130"/>
  <w16cid:commentId w16cid:paraId="28CBDD06" w16cid:durableId="24994189"/>
  <w16cid:commentId w16cid:paraId="70F57791" w16cid:durableId="24ABC5CA"/>
  <w16cid:commentId w16cid:paraId="578D362A" w16cid:durableId="249940B0"/>
  <w16cid:commentId w16cid:paraId="174B9763" w16cid:durableId="24E326DD"/>
  <w16cid:commentId w16cid:paraId="3514EA5C" w16cid:durableId="2475D26D"/>
  <w16cid:commentId w16cid:paraId="687DE6EE" w16cid:durableId="2475D26E"/>
  <w16cid:commentId w16cid:paraId="5CF9E2F3" w16cid:durableId="2475D270"/>
  <w16cid:commentId w16cid:paraId="1C4E5831" w16cid:durableId="24AC24E2"/>
  <w16cid:commentId w16cid:paraId="14735B77" w16cid:durableId="2475D273"/>
  <w16cid:commentId w16cid:paraId="3B2660E3" w16cid:durableId="2475D275"/>
  <w16cid:commentId w16cid:paraId="22B45BD5" w16cid:durableId="249BD7FE"/>
  <w16cid:commentId w16cid:paraId="75B0D1CD" w16cid:durableId="2475D278"/>
  <w16cid:commentId w16cid:paraId="3013FBE5" w16cid:durableId="2475E81C"/>
  <w16cid:commentId w16cid:paraId="3D4D40A8" w16cid:durableId="2475D27A"/>
  <w16cid:commentId w16cid:paraId="762206FC" w16cid:durableId="2475E857"/>
  <w16cid:commentId w16cid:paraId="4B30ECF4" w16cid:durableId="2475E8A4"/>
  <w16cid:commentId w16cid:paraId="37A71BFC" w16cid:durableId="2475D27C"/>
  <w16cid:commentId w16cid:paraId="680E944E" w16cid:durableId="2475E8F9"/>
  <w16cid:commentId w16cid:paraId="67AAF37F" w16cid:durableId="2475D280"/>
  <w16cid:commentId w16cid:paraId="36B14097" w16cid:durableId="2475E941"/>
  <w16cid:commentId w16cid:paraId="0C3D61B4" w16cid:durableId="2475D282"/>
  <w16cid:commentId w16cid:paraId="720C6237" w16cid:durableId="2475D284"/>
  <w16cid:commentId w16cid:paraId="39227673" w16cid:durableId="2475EA31"/>
  <w16cid:commentId w16cid:paraId="728AEC07" w16cid:durableId="24ABBD85"/>
  <w16cid:commentId w16cid:paraId="5B4CE9D2" w16cid:durableId="2475E993"/>
  <w16cid:commentId w16cid:paraId="5E8B8FB9" w16cid:durableId="2475D286"/>
  <w16cid:commentId w16cid:paraId="072C7CA9" w16cid:durableId="2475E9BD"/>
  <w16cid:commentId w16cid:paraId="1A8D0D2D" w16cid:durableId="2475D288"/>
  <w16cid:commentId w16cid:paraId="5C49B49E" w16cid:durableId="2475D28A"/>
  <w16cid:commentId w16cid:paraId="2B65D65B" w16cid:durableId="2475EA02"/>
  <w16cid:commentId w16cid:paraId="27B4B150" w16cid:durableId="2475EA6E"/>
  <w16cid:commentId w16cid:paraId="2119C466" w16cid:durableId="2475D28B"/>
  <w16cid:commentId w16cid:paraId="7B302819" w16cid:durableId="2475D28D"/>
  <w16cid:commentId w16cid:paraId="24BD6220" w16cid:durableId="2475EA97"/>
  <w16cid:commentId w16cid:paraId="6A1D7C9D" w16cid:durableId="2475D28F"/>
  <w16cid:commentId w16cid:paraId="04478E83" w16cid:durableId="2475D291"/>
  <w16cid:commentId w16cid:paraId="0A1E74BA" w16cid:durableId="2475D293"/>
  <w16cid:commentId w16cid:paraId="22E0B24B" w16cid:durableId="2475EB0B"/>
  <w16cid:commentId w16cid:paraId="3CAFBE10" w16cid:durableId="2475D294"/>
  <w16cid:commentId w16cid:paraId="07EE8D3C" w16cid:durableId="2475D296"/>
  <w16cid:commentId w16cid:paraId="35FEA95A" w16cid:durableId="2475EB42"/>
  <w16cid:commentId w16cid:paraId="25FFA174" w16cid:durableId="2475EBA3"/>
  <w16cid:commentId w16cid:paraId="62653CBA" w16cid:durableId="2475D298"/>
  <w16cid:commentId w16cid:paraId="13449144" w16cid:durableId="2475D29A"/>
  <w16cid:commentId w16cid:paraId="13983968" w16cid:durableId="2475EC22"/>
  <w16cid:commentId w16cid:paraId="771FC4AA" w16cid:durableId="2475D29C"/>
  <w16cid:commentId w16cid:paraId="55D09D5F" w16cid:durableId="2475EC51"/>
  <w16cid:commentId w16cid:paraId="70052DFA" w16cid:durableId="2475D29D"/>
  <w16cid:commentId w16cid:paraId="2A2B971B" w16cid:durableId="2475EBF3"/>
  <w16cid:commentId w16cid:paraId="4DF2F2A1" w16cid:durableId="2475D29F"/>
  <w16cid:commentId w16cid:paraId="258768CF" w16cid:durableId="2475D2A0"/>
  <w16cid:commentId w16cid:paraId="1C77D0CC" w16cid:durableId="2475D2A2"/>
  <w16cid:commentId w16cid:paraId="2801B771" w16cid:durableId="2475D2A3"/>
  <w16cid:commentId w16cid:paraId="79ABC3B2" w16cid:durableId="2475ECA1"/>
  <w16cid:commentId w16cid:paraId="06FB6BDE" w16cid:durableId="2475D2A6"/>
  <w16cid:commentId w16cid:paraId="7BC74266" w16cid:durableId="2475D2A8"/>
  <w16cid:commentId w16cid:paraId="6E4F9885" w16cid:durableId="2475D2AA"/>
  <w16cid:commentId w16cid:paraId="3AE893CF" w16cid:durableId="2475ECE0"/>
  <w16cid:commentId w16cid:paraId="5310B645" w16cid:durableId="2475ED08"/>
  <w16cid:commentId w16cid:paraId="19353BD2" w16cid:durableId="2475D2AB"/>
  <w16cid:commentId w16cid:paraId="78B0E179" w16cid:durableId="249BE495"/>
  <w16cid:commentId w16cid:paraId="58BF0822" w16cid:durableId="249BE530"/>
  <w16cid:commentId w16cid:paraId="1ABF24AC" w16cid:durableId="2475D2AF"/>
  <w16cid:commentId w16cid:paraId="4D45C25E" w16cid:durableId="2475D2B1"/>
  <w16cid:commentId w16cid:paraId="476B4015" w16cid:durableId="2475D2B2"/>
  <w16cid:commentId w16cid:paraId="40CE2522" w16cid:durableId="2475EEB1"/>
  <w16cid:commentId w16cid:paraId="42B5B225" w16cid:durableId="2475EEDB"/>
  <w16cid:commentId w16cid:paraId="379D54D0" w16cid:durableId="2475D2B4"/>
  <w16cid:commentId w16cid:paraId="40037794" w16cid:durableId="2475D2B7"/>
  <w16cid:commentId w16cid:paraId="382CE018" w16cid:durableId="2475D2B8"/>
  <w16cid:commentId w16cid:paraId="3C7A9517" w16cid:durableId="2475EF25"/>
  <w16cid:commentId w16cid:paraId="1FCA7C5F" w16cid:durableId="2475D2BA"/>
  <w16cid:commentId w16cid:paraId="7BB3936A" w16cid:durableId="2475EF48"/>
  <w16cid:commentId w16cid:paraId="09ADF37F" w16cid:durableId="2475D2BB"/>
  <w16cid:commentId w16cid:paraId="43142524" w16cid:durableId="2475EF97"/>
  <w16cid:commentId w16cid:paraId="6EFE8E64" w16cid:durableId="2475D2BD"/>
  <w16cid:commentId w16cid:paraId="6C0CF1C9" w16cid:durableId="24ABCB45"/>
  <w16cid:commentId w16cid:paraId="328E372C" w16cid:durableId="24E3502F"/>
  <w16cid:commentId w16cid:paraId="7D28A169" w16cid:durableId="24ABCBA4"/>
  <w16cid:commentId w16cid:paraId="5658B0A1" w16cid:durableId="24E350AD"/>
  <w16cid:commentId w16cid:paraId="5669B4B3" w16cid:durableId="2475D2C1"/>
  <w16cid:commentId w16cid:paraId="6C96DCA3" w16cid:durableId="2475D2C3"/>
  <w16cid:commentId w16cid:paraId="2DC04207" w16cid:durableId="2475D2C5"/>
  <w16cid:commentId w16cid:paraId="7F267FC6" w16cid:durableId="2475D2C6"/>
  <w16cid:commentId w16cid:paraId="365643C7" w16cid:durableId="2475D2C9"/>
  <w16cid:commentId w16cid:paraId="6D195588" w16cid:durableId="24ABCC04"/>
  <w16cid:commentId w16cid:paraId="112C26A3" w16cid:durableId="2475D2CA"/>
  <w16cid:commentId w16cid:paraId="39E17704" w16cid:durableId="2475F068"/>
  <w16cid:commentId w16cid:paraId="408346E2" w16cid:durableId="249BFDA9"/>
  <w16cid:commentId w16cid:paraId="1F4450BE" w16cid:durableId="24E35149"/>
  <w16cid:commentId w16cid:paraId="4FE070B5" w16cid:durableId="2475D2CD"/>
  <w16cid:commentId w16cid:paraId="7FACE1BD" w16cid:durableId="2475D2CF"/>
  <w16cid:commentId w16cid:paraId="7D3CDCC4" w16cid:durableId="249BFE57"/>
  <w16cid:commentId w16cid:paraId="307CE683" w16cid:durableId="2475D2D2"/>
  <w16cid:commentId w16cid:paraId="7973E721" w16cid:durableId="2475F0B3"/>
  <w16cid:commentId w16cid:paraId="7B04E0AE" w16cid:durableId="2475F10B"/>
  <w16cid:commentId w16cid:paraId="6930037E" w16cid:durableId="2475D2D3"/>
  <w16cid:commentId w16cid:paraId="3FF70474" w16cid:durableId="249CC4AD"/>
  <w16cid:commentId w16cid:paraId="76D3EF73" w16cid:durableId="2475D2D8"/>
  <w16cid:commentId w16cid:paraId="123B1592" w16cid:durableId="2475F122"/>
  <w16cid:commentId w16cid:paraId="21C9752E" w16cid:durableId="2475D2DA"/>
  <w16cid:commentId w16cid:paraId="36DE1B9D" w16cid:durableId="2475D2DD"/>
  <w16cid:commentId w16cid:paraId="03890BED" w16cid:durableId="2475F16F"/>
  <w16cid:commentId w16cid:paraId="77A24972" w16cid:durableId="2475D2DE"/>
  <w16cid:commentId w16cid:paraId="170DA979" w16cid:durableId="249CCB74"/>
  <w16cid:commentId w16cid:paraId="461A0A62" w16cid:durableId="2475F1C5"/>
  <w16cid:commentId w16cid:paraId="6623CB50" w16cid:durableId="2475D2E0"/>
  <w16cid:commentId w16cid:paraId="7C60BC20" w16cid:durableId="2475D2E2"/>
  <w16cid:commentId w16cid:paraId="38F26716" w16cid:durableId="2475D2E4"/>
  <w16cid:commentId w16cid:paraId="4131E568" w16cid:durableId="2475D2E6"/>
  <w16cid:commentId w16cid:paraId="1E36100D" w16cid:durableId="24AC24FA"/>
  <w16cid:commentId w16cid:paraId="0011FCFA" w16cid:durableId="24A9237E"/>
  <w16cid:commentId w16cid:paraId="08A94CBF" w16cid:durableId="2475D2E9"/>
  <w16cid:commentId w16cid:paraId="2273A63C" w16cid:durableId="249CD35C"/>
  <w16cid:commentId w16cid:paraId="42CDD392" w16cid:durableId="2475D2EB"/>
  <w16cid:commentId w16cid:paraId="2F883CDF" w16cid:durableId="2475F3CF"/>
  <w16cid:commentId w16cid:paraId="2DB7D869" w16cid:durableId="2475D2EC"/>
  <w16cid:commentId w16cid:paraId="75F699A6" w16cid:durableId="2475D2ED"/>
  <w16cid:commentId w16cid:paraId="6034FA2E" w16cid:durableId="2475D2EF"/>
  <w16cid:commentId w16cid:paraId="6DF08C2D" w16cid:durableId="2475D2F0"/>
  <w16cid:commentId w16cid:paraId="7C919C41" w16cid:durableId="2475D2F2"/>
  <w16cid:commentId w16cid:paraId="710E6F60" w16cid:durableId="2475D2F3"/>
  <w16cid:commentId w16cid:paraId="394BA8D8" w16cid:durableId="2475F491"/>
  <w16cid:commentId w16cid:paraId="66C1154E" w16cid:durableId="2475D2F5"/>
  <w16cid:commentId w16cid:paraId="0767285B" w16cid:durableId="2475D2F7"/>
  <w16cid:commentId w16cid:paraId="7D89BF1B" w16cid:durableId="24994424"/>
  <w16cid:commentId w16cid:paraId="6F2B7610" w16cid:durableId="2475D2F9"/>
  <w16cid:commentId w16cid:paraId="4122B295" w16cid:durableId="2475D2FC"/>
  <w16cid:commentId w16cid:paraId="390280F0" w16cid:durableId="2475D2FD"/>
  <w16cid:commentId w16cid:paraId="30217F98" w16cid:durableId="2475F64B"/>
  <w16cid:commentId w16cid:paraId="4C4C9079" w16cid:durableId="249CDA6A"/>
  <w16cid:commentId w16cid:paraId="11CE1F64" w16cid:durableId="24E352E7"/>
  <w16cid:commentId w16cid:paraId="28C67733" w16cid:durableId="24AC2541"/>
  <w16cid:commentId w16cid:paraId="42CD70FF" w16cid:durableId="2475D2FF"/>
  <w16cid:commentId w16cid:paraId="4703213B" w16cid:durableId="2475F694"/>
  <w16cid:commentId w16cid:paraId="282455E3" w16cid:durableId="2475F74F"/>
  <w16cid:commentId w16cid:paraId="564F2020" w16cid:durableId="2475D300"/>
  <w16cid:commentId w16cid:paraId="2A6AA19D" w16cid:durableId="2475F771"/>
  <w16cid:commentId w16cid:paraId="0FAFFD6C" w16cid:durableId="2475D302"/>
  <w16cid:commentId w16cid:paraId="5C95881D" w16cid:durableId="2475D303"/>
  <w16cid:commentId w16cid:paraId="1FE8A2E2" w16cid:durableId="2475D305"/>
  <w16cid:commentId w16cid:paraId="6A3608CC" w16cid:durableId="2475D307"/>
  <w16cid:commentId w16cid:paraId="062F492A" w16cid:durableId="2475D30A"/>
  <w16cid:commentId w16cid:paraId="533042F1" w16cid:durableId="2475F7F5"/>
  <w16cid:commentId w16cid:paraId="09821E49" w16cid:durableId="2475D30C"/>
  <w16cid:commentId w16cid:paraId="674FE6E3" w16cid:durableId="2475D30E"/>
  <w16cid:commentId w16cid:paraId="490A4CB0" w16cid:durableId="2475F831"/>
  <w16cid:commentId w16cid:paraId="4E27C6B2" w16cid:durableId="2475D310"/>
  <w16cid:commentId w16cid:paraId="4F55481F" w16cid:durableId="2475D311"/>
  <w16cid:commentId w16cid:paraId="4933E5AB" w16cid:durableId="2475D313"/>
  <w16cid:commentId w16cid:paraId="32B88D65" w16cid:durableId="2475D315"/>
  <w16cid:commentId w16cid:paraId="0DCEA3C7" w16cid:durableId="2475D317"/>
  <w16cid:commentId w16cid:paraId="0D70B724" w16cid:durableId="2475D319"/>
  <w16cid:commentId w16cid:paraId="109FFCDF" w16cid:durableId="2475D31B"/>
  <w16cid:commentId w16cid:paraId="3F97F33A" w16cid:durableId="2475D31D"/>
  <w16cid:commentId w16cid:paraId="27C338DF" w16cid:durableId="2475D31F"/>
  <w16cid:commentId w16cid:paraId="023928B5" w16cid:durableId="2475D320"/>
  <w16cid:commentId w16cid:paraId="3CC48F4D" w16cid:durableId="2475D322"/>
  <w16cid:commentId w16cid:paraId="6971DF47" w16cid:durableId="2475D323"/>
  <w16cid:commentId w16cid:paraId="65CFE6E8" w16cid:durableId="249CE666"/>
  <w16cid:commentId w16cid:paraId="421F0306" w16cid:durableId="24E35F8E"/>
  <w16cid:commentId w16cid:paraId="39C95490" w16cid:durableId="2475F95E"/>
  <w16cid:commentId w16cid:paraId="3E2B789D" w16cid:durableId="2475D327"/>
  <w16cid:commentId w16cid:paraId="6376DF61" w16cid:durableId="2475D329"/>
  <w16cid:commentId w16cid:paraId="667F903C" w16cid:durableId="2475D32A"/>
  <w16cid:commentId w16cid:paraId="2958CE7B" w16cid:durableId="2475D32D"/>
  <w16cid:commentId w16cid:paraId="5A262F62" w16cid:durableId="2475D330"/>
  <w16cid:commentId w16cid:paraId="64E574E4" w16cid:durableId="2475D331"/>
  <w16cid:commentId w16cid:paraId="494430BA" w16cid:durableId="2475D333"/>
  <w16cid:commentId w16cid:paraId="1320FD88" w16cid:durableId="2475D336"/>
  <w16cid:commentId w16cid:paraId="5A872B4A" w16cid:durableId="24ABD7D4"/>
  <w16cid:commentId w16cid:paraId="013617A6" w16cid:durableId="24E361AE"/>
  <w16cid:commentId w16cid:paraId="2B626D5C" w16cid:durableId="249CF79E"/>
  <w16cid:commentId w16cid:paraId="73E66EA6" w16cid:durableId="24E3620F"/>
  <w16cid:commentId w16cid:paraId="1E7A94AF" w16cid:durableId="24ABD8E2"/>
  <w16cid:commentId w16cid:paraId="17B64D97" w16cid:durableId="2475D33D"/>
  <w16cid:commentId w16cid:paraId="7A34144D" w16cid:durableId="2475D33F"/>
  <w16cid:commentId w16cid:paraId="7FF4180D" w16cid:durableId="249821D9"/>
  <w16cid:commentId w16cid:paraId="524BA827" w16cid:durableId="249821BD"/>
  <w16cid:commentId w16cid:paraId="3FD0FDD8" w16cid:durableId="24759FF0"/>
  <w16cid:commentId w16cid:paraId="1D1DA678" w16cid:durableId="2475D342"/>
  <w16cid:commentId w16cid:paraId="408AE434" w16cid:durableId="2475D344"/>
  <w16cid:commentId w16cid:paraId="59E0869B" w16cid:durableId="24ABBCAB"/>
  <w16cid:commentId w16cid:paraId="44283FA5" w16cid:durableId="2498236F"/>
  <w16cid:commentId w16cid:paraId="5351296A" w16cid:durableId="24A924FE"/>
  <w16cid:commentId w16cid:paraId="4583A14A" w16cid:durableId="2475FA53"/>
  <w16cid:commentId w16cid:paraId="3CE3E12E" w16cid:durableId="2475D34B"/>
  <w16cid:commentId w16cid:paraId="44C63983" w16cid:durableId="249D0259"/>
  <w16cid:commentId w16cid:paraId="30FA5933" w16cid:durableId="24E36485"/>
  <w16cid:commentId w16cid:paraId="610EF931" w16cid:durableId="249D0356"/>
  <w16cid:commentId w16cid:paraId="23C6386A" w16cid:durableId="24E364D4"/>
  <w16cid:commentId w16cid:paraId="52655848" w16cid:durableId="249D05C5"/>
  <w16cid:commentId w16cid:paraId="4A081C4C" w16cid:durableId="24E3653F"/>
  <w16cid:commentId w16cid:paraId="3D7477EE" w16cid:durableId="2475D356"/>
  <w16cid:commentId w16cid:paraId="47053297" w16cid:durableId="2475D357"/>
  <w16cid:commentId w16cid:paraId="59486378" w16cid:durableId="249D060E"/>
  <w16cid:commentId w16cid:paraId="55ACA86E" w16cid:durableId="2475D35A"/>
  <w16cid:commentId w16cid:paraId="7C1E491E" w16cid:durableId="249D06E4"/>
  <w16cid:commentId w16cid:paraId="44F6036D" w16cid:durableId="24ABDBB8"/>
  <w16cid:commentId w16cid:paraId="0D517E60" w16cid:durableId="24E36583"/>
  <w16cid:commentId w16cid:paraId="18F74F25" w16cid:durableId="2475D35D"/>
  <w16cid:commentId w16cid:paraId="59E3F616" w16cid:durableId="2498239F"/>
  <w16cid:commentId w16cid:paraId="5D7C5596" w16cid:durableId="249D08D6"/>
  <w16cid:commentId w16cid:paraId="3F7CAD4C" w16cid:durableId="24E3662D"/>
  <w16cid:commentId w16cid:paraId="2B592095" w16cid:durableId="2475D362"/>
  <w16cid:commentId w16cid:paraId="3D35E0C0" w16cid:durableId="2475D365"/>
  <w16cid:commentId w16cid:paraId="68597B7B" w16cid:durableId="2475D367"/>
  <w16cid:commentId w16cid:paraId="2B51B45F" w16cid:durableId="24ABDC38"/>
  <w16cid:commentId w16cid:paraId="50F8FFB3" w16cid:durableId="24E366E9"/>
  <w16cid:commentId w16cid:paraId="09CCF79B" w16cid:durableId="24ABDC8C"/>
  <w16cid:commentId w16cid:paraId="574D3AFB" w16cid:durableId="24ABDCB6"/>
  <w16cid:commentId w16cid:paraId="71926F34" w16cid:durableId="24ABDCC9"/>
  <w16cid:commentId w16cid:paraId="0A7F561B" w16cid:durableId="2475D370"/>
  <w16cid:commentId w16cid:paraId="00A76D9C" w16cid:durableId="2475D373"/>
  <w16cid:commentId w16cid:paraId="57A09726" w16cid:durableId="24ABDD27"/>
  <w16cid:commentId w16cid:paraId="08686A8E" w16cid:durableId="249D20FA"/>
  <w16cid:commentId w16cid:paraId="60B22C57" w16cid:durableId="24ABDD64"/>
  <w16cid:commentId w16cid:paraId="0F048E42" w16cid:durableId="24ABDD88"/>
  <w16cid:commentId w16cid:paraId="56614430" w16cid:durableId="24E3675F"/>
  <w16cid:commentId w16cid:paraId="608AC9FB" w16cid:durableId="249D220A"/>
  <w16cid:commentId w16cid:paraId="647A3FEB" w16cid:durableId="24ABDE87"/>
  <w16cid:commentId w16cid:paraId="0E9A8D7F" w16cid:durableId="24E3677C"/>
  <w16cid:commentId w16cid:paraId="71474665" w16cid:durableId="24ABDE22"/>
  <w16cid:commentId w16cid:paraId="537CDE6E" w16cid:durableId="249D29D2"/>
  <w16cid:commentId w16cid:paraId="11F8F480" w16cid:durableId="2475D37B"/>
  <w16cid:commentId w16cid:paraId="5631C652" w16cid:durableId="24AC0178"/>
  <w16cid:commentId w16cid:paraId="6322EEF8" w16cid:durableId="24ABDEFE"/>
  <w16cid:commentId w16cid:paraId="303D9DB2" w16cid:durableId="2475D37D"/>
  <w16cid:commentId w16cid:paraId="4237F34C" w16cid:durableId="2475D380"/>
  <w16cid:commentId w16cid:paraId="7A9B8FD7" w16cid:durableId="2475FBA6"/>
  <w16cid:commentId w16cid:paraId="3204DE73" w16cid:durableId="2475D382"/>
  <w16cid:commentId w16cid:paraId="24EE9814" w16cid:durableId="2475D383"/>
  <w16cid:commentId w16cid:paraId="0F4F37DD" w16cid:durableId="2475FBDC"/>
  <w16cid:commentId w16cid:paraId="1970B624" w16cid:durableId="2475D384"/>
  <w16cid:commentId w16cid:paraId="2B669740" w16cid:durableId="2475FC0F"/>
  <w16cid:commentId w16cid:paraId="6EA7B736" w16cid:durableId="2475D385"/>
  <w16cid:commentId w16cid:paraId="692C90B6" w16cid:durableId="2475D387"/>
  <w16cid:commentId w16cid:paraId="25C09D77" w16cid:durableId="2475D389"/>
  <w16cid:commentId w16cid:paraId="4F1EB495" w16cid:durableId="2476017C"/>
  <w16cid:commentId w16cid:paraId="79C905D4" w16cid:durableId="2475D38C"/>
  <w16cid:commentId w16cid:paraId="25F6CE35" w16cid:durableId="2475D38E"/>
  <w16cid:commentId w16cid:paraId="4C72C127" w16cid:durableId="247601ED"/>
  <w16cid:commentId w16cid:paraId="3E348DBF" w16cid:durableId="2475D38F"/>
  <w16cid:commentId w16cid:paraId="3DADFFE0" w16cid:durableId="2475D391"/>
  <w16cid:commentId w16cid:paraId="096AC3B8" w16cid:durableId="2475D394"/>
  <w16cid:commentId w16cid:paraId="4FA481C4" w16cid:durableId="247602A3"/>
  <w16cid:commentId w16cid:paraId="52A21118" w16cid:durableId="2475D395"/>
  <w16cid:commentId w16cid:paraId="1AA587EF" w16cid:durableId="2475D397"/>
  <w16cid:commentId w16cid:paraId="59F18D6E" w16cid:durableId="24760318"/>
  <w16cid:commentId w16cid:paraId="7ECD65E2" w16cid:durableId="2475D398"/>
  <w16cid:commentId w16cid:paraId="65CC7846" w16cid:durableId="24760355"/>
  <w16cid:commentId w16cid:paraId="108CE476" w16cid:durableId="2476039A"/>
  <w16cid:commentId w16cid:paraId="29FBC30C" w16cid:durableId="2475D399"/>
  <w16cid:commentId w16cid:paraId="49AA28F8" w16cid:durableId="2475D39B"/>
  <w16cid:commentId w16cid:paraId="314656D2" w16cid:durableId="249D1902"/>
  <w16cid:commentId w16cid:paraId="0957A396" w16cid:durableId="24E37918"/>
  <w16cid:commentId w16cid:paraId="72EAA842" w16cid:durableId="2475D39D"/>
  <w16cid:commentId w16cid:paraId="3F186D23" w16cid:durableId="2475D39F"/>
  <w16cid:commentId w16cid:paraId="55A5EC12" w16cid:durableId="2475D3A1"/>
  <w16cid:commentId w16cid:paraId="4243BEAA" w16cid:durableId="24ABE160"/>
  <w16cid:commentId w16cid:paraId="36FBB742" w16cid:durableId="2475D3A4"/>
  <w16cid:commentId w16cid:paraId="3429F07A" w16cid:durableId="24760459"/>
  <w16cid:commentId w16cid:paraId="086EAA5E" w16cid:durableId="24760489"/>
  <w16cid:commentId w16cid:paraId="03B61EF0" w16cid:durableId="2475D3A5"/>
  <w16cid:commentId w16cid:paraId="4809BD22" w16cid:durableId="247604C0"/>
  <w16cid:commentId w16cid:paraId="4E328077" w16cid:durableId="2475D3A7"/>
  <w16cid:commentId w16cid:paraId="46BE6564" w16cid:durableId="2475D3A8"/>
  <w16cid:commentId w16cid:paraId="02C6805B" w16cid:durableId="247604F6"/>
  <w16cid:commentId w16cid:paraId="362F0FCD" w16cid:durableId="2475D3AA"/>
  <w16cid:commentId w16cid:paraId="4676417C" w16cid:durableId="247607DD"/>
  <w16cid:commentId w16cid:paraId="1E2C637E" w16cid:durableId="24A0EC6E"/>
  <w16cid:commentId w16cid:paraId="18E064EE" w16cid:durableId="24760842"/>
  <w16cid:commentId w16cid:paraId="1DEFA27C" w16cid:durableId="2475D3AC"/>
  <w16cid:commentId w16cid:paraId="79F948C3" w16cid:durableId="2475D3AD"/>
  <w16cid:commentId w16cid:paraId="3A1BEA91" w16cid:durableId="2475D3B0"/>
  <w16cid:commentId w16cid:paraId="71E45826" w16cid:durableId="2476089B"/>
  <w16cid:commentId w16cid:paraId="1C0E0366" w16cid:durableId="2475D3B2"/>
  <w16cid:commentId w16cid:paraId="276D462D" w16cid:durableId="24760904"/>
  <w16cid:commentId w16cid:paraId="0419D0C0" w16cid:durableId="2475D3B3"/>
  <w16cid:commentId w16cid:paraId="3C5ED3BD" w16cid:durableId="2476096D"/>
  <w16cid:commentId w16cid:paraId="564ED70F" w16cid:durableId="2475D3B5"/>
  <w16cid:commentId w16cid:paraId="5ECFA95D" w16cid:durableId="2475D3B8"/>
  <w16cid:commentId w16cid:paraId="13B7A745" w16cid:durableId="247609C5"/>
  <w16cid:commentId w16cid:paraId="47EAAA40" w16cid:durableId="247609E5"/>
  <w16cid:commentId w16cid:paraId="282DDFC5" w16cid:durableId="2475D3BA"/>
  <w16cid:commentId w16cid:paraId="16779962" w16cid:durableId="24A0EF85"/>
  <w16cid:commentId w16cid:paraId="4510BBBB" w16cid:durableId="2475D3BC"/>
  <w16cid:commentId w16cid:paraId="3EB47C19" w16cid:durableId="24760A0F"/>
  <w16cid:commentId w16cid:paraId="6B4762F7" w16cid:durableId="2475D3BD"/>
  <w16cid:commentId w16cid:paraId="600122F6" w16cid:durableId="24760A44"/>
  <w16cid:commentId w16cid:paraId="1672FE47" w16cid:durableId="24A926EE"/>
  <w16cid:commentId w16cid:paraId="758A6ADF" w16cid:durableId="2475D3C0"/>
  <w16cid:commentId w16cid:paraId="15E0CE02" w16cid:durableId="24760A62"/>
  <w16cid:commentId w16cid:paraId="17BA0046" w16cid:durableId="24760A83"/>
  <w16cid:commentId w16cid:paraId="14B78009" w16cid:durableId="2475D3C2"/>
  <w16cid:commentId w16cid:paraId="68C3F1D8" w16cid:durableId="24760AF1"/>
  <w16cid:commentId w16cid:paraId="50D2A7E1" w16cid:durableId="2475D3C3"/>
  <w16cid:commentId w16cid:paraId="113E55F2" w16cid:durableId="2475D3C5"/>
  <w16cid:commentId w16cid:paraId="5244C1EB" w16cid:durableId="24A0D9EC"/>
  <w16cid:commentId w16cid:paraId="219C9642" w16cid:durableId="24E36A47"/>
  <w16cid:commentId w16cid:paraId="311011EB" w16cid:durableId="2475D3CA"/>
  <w16cid:commentId w16cid:paraId="36FB65DE" w16cid:durableId="24760B2B"/>
  <w16cid:commentId w16cid:paraId="25EB998A" w16cid:durableId="24AD37DD"/>
  <w16cid:commentId w16cid:paraId="0C127708" w16cid:durableId="2475D3CF"/>
  <w16cid:commentId w16cid:paraId="6AA07D6E" w16cid:durableId="24760720"/>
  <w16cid:commentId w16cid:paraId="11B574E8" w16cid:durableId="2475D3D1"/>
  <w16cid:commentId w16cid:paraId="0164ECA5" w16cid:durableId="2476074B"/>
  <w16cid:commentId w16cid:paraId="3E03E56A" w16cid:durableId="2476075B"/>
  <w16cid:commentId w16cid:paraId="022C0C05" w16cid:durableId="2475D3D2"/>
  <w16cid:commentId w16cid:paraId="47BB8E31" w16cid:durableId="2476076B"/>
  <w16cid:commentId w16cid:paraId="1EAEF8F8" w16cid:durableId="2475D3D6"/>
  <w16cid:commentId w16cid:paraId="2E189778" w16cid:durableId="249824A6"/>
  <w16cid:commentId w16cid:paraId="7F4FFFEB" w16cid:durableId="24A1044C"/>
  <w16cid:commentId w16cid:paraId="0CFEC872" w16cid:durableId="24E36DC5"/>
  <w16cid:commentId w16cid:paraId="70189AA5" w16cid:durableId="24ABE45F"/>
  <w16cid:commentId w16cid:paraId="1D9AE234" w16cid:durableId="2475D3D9"/>
  <w16cid:commentId w16cid:paraId="0C8C508E" w16cid:durableId="2476057A"/>
  <w16cid:commentId w16cid:paraId="132CBDC9" w16cid:durableId="2475D3DB"/>
  <w16cid:commentId w16cid:paraId="765A1F79" w16cid:durableId="2476059A"/>
  <w16cid:commentId w16cid:paraId="4DE292BF" w16cid:durableId="2475D3DD"/>
  <w16cid:commentId w16cid:paraId="395B9EB0" w16cid:durableId="2475D3DF"/>
  <w16cid:commentId w16cid:paraId="3C5675A6" w16cid:durableId="24ABE461"/>
  <w16cid:commentId w16cid:paraId="00508B35" w16cid:durableId="24E36DC6"/>
  <w16cid:commentId w16cid:paraId="4BC5037E" w16cid:durableId="24ABE460"/>
  <w16cid:commentId w16cid:paraId="0EC12459" w16cid:durableId="24AA9086"/>
  <w16cid:commentId w16cid:paraId="6AFCC8CD" w16cid:durableId="24E36DC7"/>
  <w16cid:commentId w16cid:paraId="5ACA9913" w16cid:durableId="24A10E7E"/>
  <w16cid:commentId w16cid:paraId="494C1FA4" w16cid:durableId="24E36DCA"/>
  <w16cid:commentId w16cid:paraId="3A297FCE" w16cid:durableId="2475D3EB"/>
  <w16cid:commentId w16cid:paraId="1D7BC0AD" w16cid:durableId="2475D3ED"/>
  <w16cid:commentId w16cid:paraId="1C629C58" w16cid:durableId="247701AE"/>
  <w16cid:commentId w16cid:paraId="6F7CE568" w16cid:durableId="2475D3EE"/>
  <w16cid:commentId w16cid:paraId="1CD874ED" w16cid:durableId="24A11067"/>
  <w16cid:commentId w16cid:paraId="56361166" w16cid:durableId="2475D3F4"/>
  <w16cid:commentId w16cid:paraId="351F1729" w16cid:durableId="2475D3F6"/>
  <w16cid:commentId w16cid:paraId="2EE9FF7D" w16cid:durableId="2475D3FA"/>
  <w16cid:commentId w16cid:paraId="6ED91E43" w16cid:durableId="2475D3FC"/>
  <w16cid:commentId w16cid:paraId="54A884C3" w16cid:durableId="24A11336"/>
  <w16cid:commentId w16cid:paraId="002D1A23" w16cid:durableId="24E36EB4"/>
  <w16cid:commentId w16cid:paraId="41A1C38E" w16cid:durableId="24AC23E3"/>
  <w16cid:commentId w16cid:paraId="14FB3F21" w16cid:durableId="2475D401"/>
  <w16cid:commentId w16cid:paraId="45A072D8" w16cid:durableId="24AC2553"/>
  <w16cid:commentId w16cid:paraId="02A4602D" w16cid:durableId="24AC2558"/>
  <w16cid:commentId w16cid:paraId="793583ED" w16cid:durableId="2475D403"/>
  <w16cid:commentId w16cid:paraId="24D4053C" w16cid:durableId="24AC2566"/>
  <w16cid:commentId w16cid:paraId="2A53974B" w16cid:durableId="2475D406"/>
  <w16cid:commentId w16cid:paraId="4DA83543" w16cid:durableId="2475D409"/>
  <w16cid:commentId w16cid:paraId="4F2F3D6F" w16cid:durableId="24A26502"/>
  <w16cid:commentId w16cid:paraId="6A143710" w16cid:durableId="24E49B6E"/>
  <w16cid:commentId w16cid:paraId="06F51ED8" w16cid:durableId="2475D411"/>
  <w16cid:commentId w16cid:paraId="6514B10F" w16cid:durableId="24AC23D1"/>
  <w16cid:commentId w16cid:paraId="355F5636" w16cid:durableId="24E49B6F"/>
  <w16cid:commentId w16cid:paraId="10C6EAA7" w16cid:durableId="2475D41B"/>
  <w16cid:commentId w16cid:paraId="06843B53" w16cid:durableId="24760C44"/>
  <w16cid:commentId w16cid:paraId="37EE1B55" w16cid:durableId="2475D41E"/>
  <w16cid:commentId w16cid:paraId="5D0062BF" w16cid:durableId="24E49B70"/>
  <w16cid:commentId w16cid:paraId="218030A6" w16cid:durableId="24760C6B"/>
  <w16cid:commentId w16cid:paraId="0D057063" w16cid:durableId="2475D420"/>
  <w16cid:commentId w16cid:paraId="24FE51C9" w16cid:durableId="24A26B95"/>
  <w16cid:commentId w16cid:paraId="3FD23421" w16cid:durableId="24E49BA0"/>
  <w16cid:commentId w16cid:paraId="01066BCA" w16cid:durableId="2475D423"/>
  <w16cid:commentId w16cid:paraId="1A26EAE7" w16cid:durableId="2475D426"/>
  <w16cid:commentId w16cid:paraId="4739C5F5" w16cid:durableId="24ABE6AD"/>
  <w16cid:commentId w16cid:paraId="4639E799" w16cid:durableId="24ACEC31"/>
  <w16cid:commentId w16cid:paraId="79C95C08" w16cid:durableId="24E49C87"/>
  <w16cid:commentId w16cid:paraId="53828458" w16cid:durableId="2475D428"/>
  <w16cid:commentId w16cid:paraId="571C8E5D" w16cid:durableId="24760CE2"/>
  <w16cid:commentId w16cid:paraId="2C64C928" w16cid:durableId="2475D42C"/>
  <w16cid:commentId w16cid:paraId="7312818A" w16cid:durableId="2475D42D"/>
  <w16cid:commentId w16cid:paraId="0C4FA8ED" w16cid:durableId="24E4A285"/>
  <w16cid:commentId w16cid:paraId="76BBA745" w16cid:durableId="24ABE771"/>
  <w16cid:commentId w16cid:paraId="6C9477DE" w16cid:durableId="24E4A2F2"/>
  <w16cid:commentId w16cid:paraId="4746E45D" w16cid:durableId="2475D42F"/>
  <w16cid:commentId w16cid:paraId="3DB5CAC9" w16cid:durableId="2475D432"/>
  <w16cid:commentId w16cid:paraId="290ACB3E" w16cid:durableId="24A2854A"/>
  <w16cid:commentId w16cid:paraId="0A310DF2" w16cid:durableId="2475D433"/>
  <w16cid:commentId w16cid:paraId="2399CCB8" w16cid:durableId="2475D435"/>
  <w16cid:commentId w16cid:paraId="194D2581" w16cid:durableId="2475D436"/>
  <w16cid:commentId w16cid:paraId="3B17D477" w16cid:durableId="24760DDD"/>
  <w16cid:commentId w16cid:paraId="53E770F8" w16cid:durableId="2475D438"/>
  <w16cid:commentId w16cid:paraId="2F138340" w16cid:durableId="2475D439"/>
  <w16cid:commentId w16cid:paraId="223CF31A" w16cid:durableId="2475D43B"/>
  <w16cid:commentId w16cid:paraId="467173F3" w16cid:durableId="2475D43D"/>
  <w16cid:commentId w16cid:paraId="7A955740" w16cid:durableId="24760E2F"/>
  <w16cid:commentId w16cid:paraId="2937BEDE" w16cid:durableId="2475D43E"/>
  <w16cid:commentId w16cid:paraId="29C86A15" w16cid:durableId="2475D440"/>
  <w16cid:commentId w16cid:paraId="4D7848B5" w16cid:durableId="2475D441"/>
  <w16cid:commentId w16cid:paraId="07F28A6F" w16cid:durableId="24A28A3E"/>
  <w16cid:commentId w16cid:paraId="49379413" w16cid:durableId="249823CC"/>
  <w16cid:commentId w16cid:paraId="7766DF7B" w16cid:durableId="249823FE"/>
  <w16cid:commentId w16cid:paraId="265EAE09" w16cid:durableId="249A730F"/>
  <w16cid:commentId w16cid:paraId="5BC9896D" w16cid:durableId="24E4AE39"/>
  <w16cid:commentId w16cid:paraId="0951A71C" w16cid:durableId="24760E9D"/>
  <w16cid:commentId w16cid:paraId="45C0F528" w16cid:durableId="2475D444"/>
  <w16cid:commentId w16cid:paraId="580F7039" w16cid:durableId="24A28BD4"/>
  <w16cid:commentId w16cid:paraId="2E23E507" w16cid:durableId="24E4AEA0"/>
  <w16cid:commentId w16cid:paraId="13464CDF" w16cid:durableId="24A28CBA"/>
  <w16cid:commentId w16cid:paraId="4832AF4F" w16cid:durableId="249A73A3"/>
  <w16cid:commentId w16cid:paraId="6C2EAB56" w16cid:durableId="24E4AEFD"/>
  <w16cid:commentId w16cid:paraId="60FFF074" w16cid:durableId="24A28DAB"/>
  <w16cid:commentId w16cid:paraId="40BEF19F" w16cid:durableId="24A28E2B"/>
  <w16cid:commentId w16cid:paraId="07E185D3" w16cid:durableId="24A28E92"/>
  <w16cid:commentId w16cid:paraId="4A9DE92D" w16cid:durableId="249A73BA"/>
  <w16cid:commentId w16cid:paraId="03B0F3D1" w16cid:durableId="24E4AF0B"/>
  <w16cid:commentId w16cid:paraId="16E047F5" w16cid:durableId="24A28F18"/>
  <w16cid:commentId w16cid:paraId="6CF2F87A" w16cid:durableId="24A28F38"/>
  <w16cid:commentId w16cid:paraId="77059CCD" w16cid:durableId="24A28F49"/>
  <w16cid:commentId w16cid:paraId="397675DA" w16cid:durableId="249A73C4"/>
  <w16cid:commentId w16cid:paraId="11A4B0E5" w16cid:durableId="24E4AF25"/>
  <w16cid:commentId w16cid:paraId="06A8E3CC" w16cid:durableId="24A291A7"/>
  <w16cid:commentId w16cid:paraId="02DCE6B1" w16cid:durableId="24E4AF3D"/>
  <w16cid:commentId w16cid:paraId="76981258" w16cid:durableId="24A291D3"/>
  <w16cid:commentId w16cid:paraId="5FDA864E" w16cid:durableId="24A2914F"/>
  <w16cid:commentId w16cid:paraId="6C6060E7" w16cid:durableId="249A73DE"/>
  <w16cid:commentId w16cid:paraId="262A5511" w16cid:durableId="24E4AF80"/>
  <w16cid:commentId w16cid:paraId="094294E7" w16cid:durableId="24ABE949"/>
  <w16cid:commentId w16cid:paraId="5DCA0B5E" w16cid:durableId="2475D44C"/>
  <w16cid:commentId w16cid:paraId="18EBD2EB" w16cid:durableId="2475D44F"/>
  <w16cid:commentId w16cid:paraId="334811BB" w16cid:durableId="2475D452"/>
  <w16cid:commentId w16cid:paraId="6622AB9F" w16cid:durableId="2475D453"/>
  <w16cid:commentId w16cid:paraId="5464D778" w16cid:durableId="2475D455"/>
  <w16cid:commentId w16cid:paraId="2FFF3766" w16cid:durableId="2475D457"/>
  <w16cid:commentId w16cid:paraId="3DCD8811" w16cid:durableId="2475D459"/>
  <w16cid:commentId w16cid:paraId="274EF417" w16cid:durableId="2475D45A"/>
  <w16cid:commentId w16cid:paraId="167C4BAC" w16cid:durableId="2475D45C"/>
  <w16cid:commentId w16cid:paraId="00CB8711" w16cid:durableId="24ABEAB2"/>
  <w16cid:commentId w16cid:paraId="65FDA581" w16cid:durableId="24E4B001"/>
  <w16cid:commentId w16cid:paraId="57243299" w16cid:durableId="2475D45F"/>
  <w16cid:commentId w16cid:paraId="2D01D44F" w16cid:durableId="2475D461"/>
  <w16cid:commentId w16cid:paraId="327E4DFE" w16cid:durableId="2475D462"/>
  <w16cid:commentId w16cid:paraId="6E097E4E" w16cid:durableId="2475D463"/>
  <w16cid:commentId w16cid:paraId="3B44EB03" w16cid:durableId="24ACEC32"/>
  <w16cid:commentId w16cid:paraId="375567BC" w16cid:durableId="24E4B081"/>
  <w16cid:commentId w16cid:paraId="1BA15007" w16cid:durableId="24A29D6E"/>
  <w16cid:commentId w16cid:paraId="09B070F9" w16cid:durableId="24E4B0AE"/>
  <w16cid:commentId w16cid:paraId="32EBCAE1" w16cid:durableId="24A29F42"/>
  <w16cid:commentId w16cid:paraId="63A7ADDE" w16cid:durableId="24A29F96"/>
  <w16cid:commentId w16cid:paraId="7DDCF31B" w16cid:durableId="24E4B0EF"/>
  <w16cid:commentId w16cid:paraId="5C6BE89D" w16cid:durableId="24ABEB58"/>
  <w16cid:commentId w16cid:paraId="02F6D7D8" w16cid:durableId="24AC243B"/>
  <w16cid:commentId w16cid:paraId="71026F5E" w16cid:durableId="2475D469"/>
  <w16cid:commentId w16cid:paraId="450C8A5C" w16cid:durableId="24A2A09B"/>
  <w16cid:commentId w16cid:paraId="4740644E" w16cid:durableId="24E4B139"/>
  <w16cid:commentId w16cid:paraId="6D8DD3D2" w16cid:durableId="24A2A0DA"/>
  <w16cid:commentId w16cid:paraId="73755055" w16cid:durableId="2476102A"/>
  <w16cid:commentId w16cid:paraId="20D08F68" w16cid:durableId="2475D46D"/>
  <w16cid:commentId w16cid:paraId="1205147C" w16cid:durableId="24A2A115"/>
  <w16cid:commentId w16cid:paraId="7F580052" w16cid:durableId="24E4B1D3"/>
  <w16cid:commentId w16cid:paraId="66C3EA61" w16cid:durableId="24A2A190"/>
  <w16cid:commentId w16cid:paraId="04B73CD5" w16cid:durableId="2475D473"/>
  <w16cid:commentId w16cid:paraId="02C5299D" w16cid:durableId="2475D474"/>
  <w16cid:commentId w16cid:paraId="51BD1C93" w16cid:durableId="2475D476"/>
  <w16cid:commentId w16cid:paraId="5393B2DF" w16cid:durableId="2475D479"/>
  <w16cid:commentId w16cid:paraId="3F0039AE" w16cid:durableId="2475D47A"/>
  <w16cid:commentId w16cid:paraId="659F2755" w16cid:durableId="2475D47C"/>
  <w16cid:commentId w16cid:paraId="1954DDBA" w16cid:durableId="2475D47D"/>
  <w16cid:commentId w16cid:paraId="4173DFBE" w16cid:durableId="249A7C25"/>
  <w16cid:commentId w16cid:paraId="4F2BF7A5" w16cid:durableId="24E4B43B"/>
  <w16cid:commentId w16cid:paraId="02D63A6B" w16cid:durableId="2475D47F"/>
  <w16cid:commentId w16cid:paraId="0D03CA28" w16cid:durableId="2475D482"/>
  <w16cid:commentId w16cid:paraId="7D17DBD0" w16cid:durableId="2475D484"/>
  <w16cid:commentId w16cid:paraId="140193BD" w16cid:durableId="2477049D"/>
  <w16cid:commentId w16cid:paraId="6B7B6C15" w16cid:durableId="2475D485"/>
  <w16cid:commentId w16cid:paraId="73E8BCB0" w16cid:durableId="24ABECFD"/>
  <w16cid:commentId w16cid:paraId="291DEEE7" w16cid:durableId="249A7D6A"/>
  <w16cid:commentId w16cid:paraId="0F268024" w16cid:durableId="24E4B560"/>
  <w16cid:commentId w16cid:paraId="24803A7F" w16cid:durableId="2475D489"/>
  <w16cid:commentId w16cid:paraId="147930AA" w16cid:durableId="2475D48B"/>
  <w16cid:commentId w16cid:paraId="5E48557A" w16cid:durableId="2475D48C"/>
  <w16cid:commentId w16cid:paraId="582F9D4A" w16cid:durableId="2475D48D"/>
  <w16cid:commentId w16cid:paraId="19780D3E" w16cid:durableId="2475D48E"/>
  <w16cid:commentId w16cid:paraId="7849710B" w16cid:durableId="2475D48F"/>
  <w16cid:commentId w16cid:paraId="11727091" w16cid:durableId="2475D491"/>
  <w16cid:commentId w16cid:paraId="727185B4" w16cid:durableId="2475D492"/>
  <w16cid:commentId w16cid:paraId="760220B9" w16cid:durableId="24E4B5EE"/>
  <w16cid:commentId w16cid:paraId="39D23ED5" w16cid:durableId="24A36177"/>
  <w16cid:commentId w16cid:paraId="4E0E6380" w16cid:durableId="2475D495"/>
  <w16cid:commentId w16cid:paraId="1443F648" w16cid:durableId="24A369EE"/>
  <w16cid:commentId w16cid:paraId="187BF06C" w16cid:durableId="24E4B677"/>
  <w16cid:commentId w16cid:paraId="718467A1" w16cid:durableId="24A369F5"/>
  <w16cid:commentId w16cid:paraId="10A15FEA" w16cid:durableId="24A36A06"/>
  <w16cid:commentId w16cid:paraId="7969E01E" w16cid:durableId="24E4B6CF"/>
  <w16cid:commentId w16cid:paraId="5FFE4ECF" w16cid:durableId="24A39F3E"/>
  <w16cid:commentId w16cid:paraId="60E4A55B" w16cid:durableId="2475D499"/>
  <w16cid:commentId w16cid:paraId="0164D662" w16cid:durableId="24ABEF43"/>
  <w16cid:commentId w16cid:paraId="3DBE639D" w16cid:durableId="2475D4A3"/>
  <w16cid:commentId w16cid:paraId="0F667202" w16cid:durableId="2475D4A5"/>
  <w16cid:commentId w16cid:paraId="4F61E002" w16cid:durableId="24A3A476"/>
  <w16cid:commentId w16cid:paraId="713E7E0F" w16cid:durableId="2475D4A6"/>
  <w16cid:commentId w16cid:paraId="7967C95F" w16cid:durableId="2475D4A8"/>
  <w16cid:commentId w16cid:paraId="35B90A85" w16cid:durableId="24A3A884"/>
  <w16cid:commentId w16cid:paraId="76732182" w16cid:durableId="2475D4AB"/>
  <w16cid:commentId w16cid:paraId="16F46492" w16cid:durableId="2475D4AE"/>
  <w16cid:commentId w16cid:paraId="72D9F64C" w16cid:durableId="2475D4B1"/>
  <w16cid:commentId w16cid:paraId="3CFCC654" w16cid:durableId="2475D4B6"/>
  <w16cid:commentId w16cid:paraId="2D63FCDB" w16cid:durableId="2475D4B8"/>
  <w16cid:commentId w16cid:paraId="42807B1A" w16cid:durableId="2475D4BB"/>
  <w16cid:commentId w16cid:paraId="60F7BCBD" w16cid:durableId="2475D4BF"/>
  <w16cid:commentId w16cid:paraId="49B78547" w16cid:durableId="2475D4C5"/>
  <w16cid:commentId w16cid:paraId="02C1348A" w16cid:durableId="2475D4C7"/>
  <w16cid:commentId w16cid:paraId="32959250" w16cid:durableId="24E4BC41"/>
  <w16cid:commentId w16cid:paraId="1013F3B2" w16cid:durableId="2475D4C8"/>
  <w16cid:commentId w16cid:paraId="467FD194" w16cid:durableId="2475D4CA"/>
  <w16cid:commentId w16cid:paraId="13B13647" w16cid:durableId="2475D4CB"/>
  <w16cid:commentId w16cid:paraId="18C5291E" w16cid:durableId="2475D4CD"/>
  <w16cid:commentId w16cid:paraId="1F541611" w16cid:durableId="24A0DA13"/>
  <w16cid:commentId w16cid:paraId="55C1673A" w16cid:durableId="24A3AF66"/>
  <w16cid:commentId w16cid:paraId="4F4611BE" w16cid:durableId="2475D4CF"/>
  <w16cid:commentId w16cid:paraId="54D89AAA" w16cid:durableId="2475D4D1"/>
  <w16cid:commentId w16cid:paraId="455016DE" w16cid:durableId="2475D4D2"/>
  <w16cid:commentId w16cid:paraId="030BD1FC" w16cid:durableId="2475D4D3"/>
  <w16cid:commentId w16cid:paraId="650DCA84" w16cid:durableId="24761866"/>
  <w16cid:commentId w16cid:paraId="31C76935" w16cid:durableId="24A3B15C"/>
  <w16cid:commentId w16cid:paraId="4B04468C" w16cid:durableId="2475D4D5"/>
  <w16cid:commentId w16cid:paraId="2E39ADF6" w16cid:durableId="2475D4D7"/>
  <w16cid:commentId w16cid:paraId="749E2D92" w16cid:durableId="2475D4DB"/>
  <w16cid:commentId w16cid:paraId="102717DD" w16cid:durableId="2475D4DC"/>
  <w16cid:commentId w16cid:paraId="19585BD7" w16cid:durableId="2475D4DE"/>
  <w16cid:commentId w16cid:paraId="3A762305" w16cid:durableId="24E4BCAB"/>
  <w16cid:commentId w16cid:paraId="256B94F3" w16cid:durableId="2475D4DF"/>
  <w16cid:commentId w16cid:paraId="3D07999A" w16cid:durableId="2475D4E1"/>
  <w16cid:commentId w16cid:paraId="0A888272" w16cid:durableId="2475D4E2"/>
  <w16cid:commentId w16cid:paraId="30B65541" w16cid:durableId="2475D4E5"/>
  <w16cid:commentId w16cid:paraId="4AA182AA" w16cid:durableId="2475D4EB"/>
  <w16cid:commentId w16cid:paraId="46FB61AA" w16cid:durableId="24E4BD8F"/>
  <w16cid:commentId w16cid:paraId="62FD4980" w16cid:durableId="24E4BDC5"/>
  <w16cid:commentId w16cid:paraId="359F9F69" w16cid:durableId="2475D4F0"/>
  <w16cid:commentId w16cid:paraId="262E9104" w16cid:durableId="2475D4F1"/>
  <w16cid:commentId w16cid:paraId="1B883453" w16cid:durableId="24E4BE74"/>
  <w16cid:commentId w16cid:paraId="4955090D" w16cid:durableId="2475D4F2"/>
  <w16cid:commentId w16cid:paraId="6B867D6D" w16cid:durableId="2475D4F4"/>
  <w16cid:commentId w16cid:paraId="375495DC" w16cid:durableId="2475D4F5"/>
  <w16cid:commentId w16cid:paraId="2A5D7930" w16cid:durableId="2475D4F6"/>
  <w16cid:commentId w16cid:paraId="39629DBB" w16cid:durableId="2475D4F7"/>
  <w16cid:commentId w16cid:paraId="0877B2E9" w16cid:durableId="2475D4F9"/>
  <w16cid:commentId w16cid:paraId="7756A011" w16cid:durableId="24A3C209"/>
  <w16cid:commentId w16cid:paraId="0E8B2316" w16cid:durableId="2475D4FA"/>
  <w16cid:commentId w16cid:paraId="1F87CD9F" w16cid:durableId="24A3C21F"/>
  <w16cid:commentId w16cid:paraId="632082DD" w16cid:durableId="24A92BB4"/>
  <w16cid:commentId w16cid:paraId="70E7E3F5" w16cid:durableId="24E4BF6B"/>
  <w16cid:commentId w16cid:paraId="67C05324" w16cid:durableId="2475D4FD"/>
  <w16cid:commentId w16cid:paraId="5D03064C" w16cid:durableId="2475D4FE"/>
  <w16cid:commentId w16cid:paraId="17C04D1E" w16cid:durableId="2475D502"/>
  <w16cid:commentId w16cid:paraId="609F3F70" w16cid:durableId="2475D509"/>
  <w16cid:commentId w16cid:paraId="0F8A92F0" w16cid:durableId="24A3E558"/>
  <w16cid:commentId w16cid:paraId="5C10915A" w16cid:durableId="24E4C173"/>
  <w16cid:commentId w16cid:paraId="420EF8FF" w16cid:durableId="2475D50A"/>
  <w16cid:commentId w16cid:paraId="71CFF811" w16cid:durableId="24AA958A"/>
  <w16cid:commentId w16cid:paraId="71E6A9E4" w16cid:durableId="24E4C1AB"/>
  <w16cid:commentId w16cid:paraId="611FFCA1" w16cid:durableId="24A3E6F4"/>
  <w16cid:commentId w16cid:paraId="00A726F9" w16cid:durableId="24A3E717"/>
  <w16cid:commentId w16cid:paraId="6BF193FF" w16cid:durableId="24E4C1E9"/>
  <w16cid:commentId w16cid:paraId="28385626" w16cid:durableId="2475D517"/>
  <w16cid:commentId w16cid:paraId="19ACF2B8" w16cid:durableId="24761CA9"/>
  <w16cid:commentId w16cid:paraId="18AF5A9C" w16cid:durableId="2475D518"/>
  <w16cid:commentId w16cid:paraId="64F02DA7" w16cid:durableId="2475D51B"/>
  <w16cid:commentId w16cid:paraId="5D9BF200" w16cid:durableId="2475D520"/>
  <w16cid:commentId w16cid:paraId="7181D382" w16cid:durableId="24761D07"/>
  <w16cid:commentId w16cid:paraId="1ECF73CD" w16cid:durableId="2475D521"/>
  <w16cid:commentId w16cid:paraId="57CCE9AB" w16cid:durableId="24E4C6F7"/>
  <w16cid:commentId w16cid:paraId="34CBCDB2" w16cid:durableId="2475D522"/>
  <w16cid:commentId w16cid:paraId="7901EF3B" w16cid:durableId="2475D523"/>
  <w16cid:commentId w16cid:paraId="580DABA6" w16cid:durableId="2475D524"/>
  <w16cid:commentId w16cid:paraId="1AD1A869" w16cid:durableId="2475D525"/>
  <w16cid:commentId w16cid:paraId="778A3D89" w16cid:durableId="2475D527"/>
  <w16cid:commentId w16cid:paraId="2C06622F" w16cid:durableId="24761E02"/>
  <w16cid:commentId w16cid:paraId="541EF130" w16cid:durableId="2475D528"/>
  <w16cid:commentId w16cid:paraId="4AD8F168" w16cid:durableId="2475D529"/>
  <w16cid:commentId w16cid:paraId="558F4271" w16cid:durableId="2475D52A"/>
  <w16cid:commentId w16cid:paraId="3AA67AD0" w16cid:durableId="2475D52B"/>
  <w16cid:commentId w16cid:paraId="3C133EF6" w16cid:durableId="2475D52C"/>
  <w16cid:commentId w16cid:paraId="082BF262" w16cid:durableId="2475D52E"/>
  <w16cid:commentId w16cid:paraId="39816E59" w16cid:durableId="24761F55"/>
  <w16cid:commentId w16cid:paraId="7C814806" w16cid:durableId="2475D52F"/>
  <w16cid:commentId w16cid:paraId="0DF31053" w16cid:durableId="24761E6D"/>
  <w16cid:commentId w16cid:paraId="76B492BA" w16cid:durableId="2475D530"/>
  <w16cid:commentId w16cid:paraId="53BDE0A8" w16cid:durableId="2475D531"/>
  <w16cid:commentId w16cid:paraId="496E7EE7" w16cid:durableId="24761EA7"/>
  <w16cid:commentId w16cid:paraId="1A33613B" w16cid:durableId="2475D533"/>
  <w16cid:commentId w16cid:paraId="34ABCC7F" w16cid:durableId="24761ED1"/>
  <w16cid:commentId w16cid:paraId="04907292" w16cid:durableId="2475D534"/>
  <w16cid:commentId w16cid:paraId="0A7CD7B3" w16cid:durableId="24AC20C6"/>
  <w16cid:commentId w16cid:paraId="39CD6905" w16cid:durableId="24A8D7FF"/>
  <w16cid:commentId w16cid:paraId="1513BEE7" w16cid:durableId="2475D536"/>
  <w16cid:commentId w16cid:paraId="1997551C" w16cid:durableId="24A8D885"/>
  <w16cid:commentId w16cid:paraId="4F694C2F" w16cid:durableId="24E4C7D2"/>
  <w16cid:commentId w16cid:paraId="73BD06F8" w16cid:durableId="24761C06"/>
  <w16cid:commentId w16cid:paraId="24B35CDB" w16cid:durableId="2475D537"/>
  <w16cid:commentId w16cid:paraId="5B923E01" w16cid:durableId="24ABFA9F"/>
  <w16cid:commentId w16cid:paraId="7467ECF6" w16cid:durableId="24ABFACA"/>
  <w16cid:commentId w16cid:paraId="176482AB" w16cid:durableId="2475D538"/>
  <w16cid:commentId w16cid:paraId="568DAF0B" w16cid:durableId="2475D539"/>
  <w16cid:commentId w16cid:paraId="18302F5F" w16cid:durableId="2475D53B"/>
  <w16cid:commentId w16cid:paraId="6E77DFF4" w16cid:durableId="24761B29"/>
  <w16cid:commentId w16cid:paraId="12AE96BA" w16cid:durableId="2475D53C"/>
  <w16cid:commentId w16cid:paraId="36E15C1E" w16cid:durableId="2475D53D"/>
  <w16cid:commentId w16cid:paraId="225430A6" w16cid:durableId="24E4C804"/>
  <w16cid:commentId w16cid:paraId="1D66DEE0" w16cid:durableId="2475D53E"/>
  <w16cid:commentId w16cid:paraId="0373DCC9" w16cid:durableId="24761B6B"/>
  <w16cid:commentId w16cid:paraId="5A4D4803" w16cid:durableId="2475D540"/>
  <w16cid:commentId w16cid:paraId="1C3F3A8E" w16cid:durableId="24ABFB03"/>
  <w16cid:commentId w16cid:paraId="709C7CDA" w16cid:durableId="2475D542"/>
  <w16cid:commentId w16cid:paraId="380C25CA" w16cid:durableId="24A8DBA9"/>
  <w16cid:commentId w16cid:paraId="1349FE4E" w16cid:durableId="24E4C8B3"/>
  <w16cid:commentId w16cid:paraId="589477CF" w16cid:durableId="2475D544"/>
  <w16cid:commentId w16cid:paraId="60873D5C" w16cid:durableId="24ABFB54"/>
  <w16cid:commentId w16cid:paraId="350FE78C" w16cid:durableId="24E4C8D4"/>
  <w16cid:commentId w16cid:paraId="640BB96A" w16cid:durableId="2475D545"/>
  <w16cid:commentId w16cid:paraId="08632A9A" w16cid:durableId="2475D546"/>
  <w16cid:commentId w16cid:paraId="3F8B2878" w16cid:durableId="2475D547"/>
  <w16cid:commentId w16cid:paraId="5361E55D" w16cid:durableId="24ABFCC6"/>
  <w16cid:commentId w16cid:paraId="0A0A401E" w16cid:durableId="2475D54A"/>
  <w16cid:commentId w16cid:paraId="04C5DA8A" w16cid:durableId="24761ABD"/>
  <w16cid:commentId w16cid:paraId="177725DD" w16cid:durableId="2475D54C"/>
  <w16cid:commentId w16cid:paraId="76FE662B" w16cid:durableId="24A8DEA1"/>
  <w16cid:commentId w16cid:paraId="5EA9E2A6" w16cid:durableId="2475D54F"/>
  <w16cid:commentId w16cid:paraId="4FC8160C" w16cid:durableId="24761A79"/>
  <w16cid:commentId w16cid:paraId="3611FEA5" w16cid:durableId="2475D551"/>
  <w16cid:commentId w16cid:paraId="6F7AB069" w16cid:durableId="24761A55"/>
  <w16cid:commentId w16cid:paraId="73E6115D" w16cid:durableId="2475D552"/>
  <w16cid:commentId w16cid:paraId="08D27737" w16cid:durableId="2475D554"/>
  <w16cid:commentId w16cid:paraId="2DDD0D23" w16cid:durableId="24A8E231"/>
  <w16cid:commentId w16cid:paraId="4B29354C" w16cid:durableId="2475D555"/>
  <w16cid:commentId w16cid:paraId="54E9E311" w16cid:durableId="2475D556"/>
  <w16cid:commentId w16cid:paraId="70D6EE89" w16cid:durableId="24A8E324"/>
  <w16cid:commentId w16cid:paraId="6B075FEB" w16cid:durableId="24E4CA09"/>
  <w16cid:commentId w16cid:paraId="7DB51FFC" w16cid:durableId="2475D55A"/>
  <w16cid:commentId w16cid:paraId="1F6D36F2" w16cid:durableId="24A8E349"/>
  <w16cid:commentId w16cid:paraId="7A4C2239" w16cid:durableId="2475D55C"/>
  <w16cid:commentId w16cid:paraId="2CB39BF0" w16cid:durableId="24E4CA7D"/>
  <w16cid:commentId w16cid:paraId="645B38B4" w16cid:durableId="2475D55D"/>
  <w16cid:commentId w16cid:paraId="56457FB6" w16cid:durableId="24A8E68F"/>
  <w16cid:commentId w16cid:paraId="02AD40C1" w16cid:durableId="24E4CAAF"/>
  <w16cid:commentId w16cid:paraId="54E45FB1" w16cid:durableId="24E4CB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07F9C" w14:textId="77777777" w:rsidR="00C841A8" w:rsidRDefault="00C841A8">
      <w:r>
        <w:separator/>
      </w:r>
    </w:p>
  </w:endnote>
  <w:endnote w:type="continuationSeparator" w:id="0">
    <w:p w14:paraId="4F6667B7" w14:textId="77777777" w:rsidR="00C841A8" w:rsidRDefault="00C84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panose1 w:val="020B0502040504020204"/>
    <w:charset w:val="00"/>
    <w:family w:val="swiss"/>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dobe Caslon Pro">
    <w:panose1 w:val="0205050205050A020403"/>
    <w:charset w:val="4D"/>
    <w:family w:val="roman"/>
    <w:notTrueType/>
    <w:pitch w:val="variable"/>
    <w:sig w:usb0="00000007" w:usb1="00000001" w:usb2="00000000" w:usb3="00000000" w:csb0="00000093" w:csb1="00000000"/>
  </w:font>
  <w:font w:name="Frutiger LT Pro 47 Light Cn">
    <w:altName w:val="Calibri"/>
    <w:panose1 w:val="020B0604020202020204"/>
    <w:charset w:val="00"/>
    <w:family w:val="auto"/>
    <w:pitch w:val="variable"/>
    <w:sig w:usb0="800000AF" w:usb1="5000204A" w:usb2="00000000" w:usb3="00000000" w:csb0="0000009B" w:csb1="00000000"/>
  </w:font>
  <w:font w:name="Minion Pro">
    <w:panose1 w:val="02040503050306020203"/>
    <w:charset w:val="00"/>
    <w:family w:val="roman"/>
    <w:notTrueType/>
    <w:pitch w:val="variable"/>
    <w:sig w:usb0="60000287" w:usb1="00000001" w:usb2="00000000" w:usb3="00000000" w:csb0="0000019F" w:csb1="00000000"/>
  </w:font>
  <w:font w:name="Frutiger LT Pro 57 Condensed">
    <w:altName w:val="Calibri"/>
    <w:panose1 w:val="020B0604020202020204"/>
    <w:charset w:val="00"/>
    <w:family w:val="swiss"/>
    <w:notTrueType/>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AvantGarde LT Book">
    <w:altName w:val="Calibri"/>
    <w:panose1 w:val="020B0604020202020204"/>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Bliss">
    <w:altName w:val="Bliss"/>
    <w:panose1 w:val="020B0604020202020204"/>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Pro-Regular">
    <w:altName w:val="游明朝"/>
    <w:panose1 w:val="02040503050306020203"/>
    <w:charset w:val="00"/>
    <w:family w:val="roman"/>
    <w:pitch w:val="variable"/>
    <w:sig w:usb0="60000287" w:usb1="00000001" w:usb2="00000000" w:usb3="00000000" w:csb0="0000019F" w:csb1="00000000"/>
  </w:font>
  <w:font w:name="Bliss-Medium">
    <w:altName w:val="BLISS-MEDIUM"/>
    <w:panose1 w:val="020B0604020202020204"/>
    <w:charset w:val="00"/>
    <w:family w:val="auto"/>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EuclidSymbol-Bold">
    <w:altName w:val="魚石行書"/>
    <w:panose1 w:val="02050802010706020507"/>
    <w:charset w:val="80"/>
    <w:family w:val="auto"/>
    <w:notTrueType/>
    <w:pitch w:val="default"/>
    <w:sig w:usb0="00000001" w:usb1="08070000" w:usb2="00000010" w:usb3="00000000" w:csb0="00020000" w:csb1="00000000"/>
  </w:font>
  <w:font w:name="Corbel-Bold">
    <w:altName w:val="ＭＳ 明朝"/>
    <w:panose1 w:val="020B0604020202020204"/>
    <w:charset w:val="80"/>
    <w:family w:val="auto"/>
    <w:notTrueType/>
    <w:pitch w:val="default"/>
    <w:sig w:usb0="00000001" w:usb1="08070000" w:usb2="00000010" w:usb3="00000000" w:csb0="00020000" w:csb1="00000000"/>
  </w:font>
  <w:font w:name="TimesNewRomanPS-ItalicMT">
    <w:altName w:val="Times New Roman"/>
    <w:panose1 w:val="020B0604020202020204"/>
    <w:charset w:val="00"/>
    <w:family w:val="roman"/>
    <w:pitch w:val="variable"/>
    <w:sig w:usb0="E0000AFF" w:usb1="00007843" w:usb2="00000001" w:usb3="00000000" w:csb0="000001BF" w:csb1="00000000"/>
  </w:font>
  <w:font w:name="STIXTwoText">
    <w:altName w:val="游ゴシック"/>
    <w:panose1 w:val="020B0604020202020204"/>
    <w:charset w:val="80"/>
    <w:family w:val="auto"/>
    <w:notTrueType/>
    <w:pitch w:val="default"/>
    <w:sig w:usb0="00000001" w:usb1="08070000" w:usb2="00000010" w:usb3="00000000" w:csb0="00020000" w:csb1="00000000"/>
  </w:font>
  <w:font w:name="DejaVu Sans">
    <w:altName w:val="Times New Roman"/>
    <w:panose1 w:val="020B0609030804020204"/>
    <w:charset w:val="CC"/>
    <w:family w:val="swiss"/>
    <w:pitch w:val="variable"/>
    <w:sig w:usb0="E7002EFF" w:usb1="D200FDFF" w:usb2="0A246029" w:usb3="00000000" w:csb0="000001FF" w:csb1="00000000"/>
  </w:font>
  <w:font w:name="Times New Roman (Body CS)">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Hebrew">
    <w:panose1 w:val="00000000000000000000"/>
    <w:charset w:val="B1"/>
    <w:family w:val="auto"/>
    <w:pitch w:val="variable"/>
    <w:sig w:usb0="80000843" w:usb1="40000002" w:usb2="00000000" w:usb3="00000000" w:csb0="00000021" w:csb1="00000000"/>
  </w:font>
  <w:font w:name="Gill Sans MT">
    <w:panose1 w:val="020B0502020104020203"/>
    <w:charset w:val="4D"/>
    <w:family w:val="swiss"/>
    <w:pitch w:val="variable"/>
    <w:sig w:usb0="00000003" w:usb1="00000000" w:usb2="00000000" w:usb3="00000000" w:csb0="00000003" w:csb1="00000000"/>
  </w:font>
  <w:font w:name="Frutiger LT Pro 67 Bold Cn">
    <w:altName w:val="Frutiger LT Pro 67 Bold Cn"/>
    <w:panose1 w:val="020B0604020202020204"/>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84138" w14:textId="77777777" w:rsidR="005C6F5B" w:rsidRDefault="005C6F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AD12D" w14:textId="54851DD2" w:rsidR="00EC199D" w:rsidRPr="005E6785" w:rsidRDefault="00EC199D" w:rsidP="00241D33">
    <w:pPr>
      <w:pStyle w:val="AR6Footpage"/>
    </w:pPr>
    <w:r w:rsidRPr="005E6785">
      <w:t>Do Not Cite, Quote or Distribute</w:t>
    </w:r>
    <w:r w:rsidRPr="005E6785">
      <w:tab/>
    </w:r>
    <w:r>
      <w:rPr>
        <w:b w:val="0"/>
      </w:rPr>
      <w:t>5</w:t>
    </w:r>
    <w:r w:rsidRPr="00241D33">
      <w:rPr>
        <w:b w:val="0"/>
      </w:rPr>
      <w:t>-</w:t>
    </w:r>
    <w:r w:rsidRPr="00241D33">
      <w:rPr>
        <w:b w:val="0"/>
      </w:rPr>
      <w:fldChar w:fldCharType="begin"/>
    </w:r>
    <w:r w:rsidRPr="00241D33">
      <w:rPr>
        <w:b w:val="0"/>
      </w:rPr>
      <w:instrText>PAGE</w:instrText>
    </w:r>
    <w:r w:rsidRPr="00241D33">
      <w:rPr>
        <w:b w:val="0"/>
      </w:rPr>
      <w:fldChar w:fldCharType="separate"/>
    </w:r>
    <w:r w:rsidR="00B96827">
      <w:rPr>
        <w:b w:val="0"/>
        <w:noProof/>
      </w:rPr>
      <w:t>1</w:t>
    </w:r>
    <w:r w:rsidRPr="00241D33">
      <w:rPr>
        <w:b w:val="0"/>
      </w:rPr>
      <w:fldChar w:fldCharType="end"/>
    </w:r>
    <w:r w:rsidRPr="005E6785">
      <w:tab/>
    </w:r>
    <w:r w:rsidRPr="00241D33">
      <w:rPr>
        <w:b w:val="0"/>
      </w:rPr>
      <w:t xml:space="preserve">Total pages: </w:t>
    </w:r>
    <w:r w:rsidRPr="00241D33">
      <w:rPr>
        <w:b w:val="0"/>
      </w:rPr>
      <w:fldChar w:fldCharType="begin"/>
    </w:r>
    <w:r w:rsidRPr="00241D33">
      <w:rPr>
        <w:b w:val="0"/>
      </w:rPr>
      <w:instrText>NUMPAGES</w:instrText>
    </w:r>
    <w:r w:rsidRPr="00241D33">
      <w:rPr>
        <w:b w:val="0"/>
      </w:rPr>
      <w:fldChar w:fldCharType="separate"/>
    </w:r>
    <w:r w:rsidR="00B96827">
      <w:rPr>
        <w:b w:val="0"/>
        <w:noProof/>
      </w:rPr>
      <w:t>177</w:t>
    </w:r>
    <w:r w:rsidRPr="00241D33">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D6167" w14:textId="77777777" w:rsidR="005C6F5B" w:rsidRDefault="005C6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D197F" w14:textId="77777777" w:rsidR="00C841A8" w:rsidRDefault="00C841A8">
      <w:r>
        <w:separator/>
      </w:r>
    </w:p>
  </w:footnote>
  <w:footnote w:type="continuationSeparator" w:id="0">
    <w:p w14:paraId="28FC78CD" w14:textId="77777777" w:rsidR="00C841A8" w:rsidRDefault="00C841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1E871" w14:textId="77777777" w:rsidR="000F0EFE" w:rsidRDefault="000F0E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07CB7" w14:textId="4608E2D8" w:rsidR="00EC199D" w:rsidRPr="00330FC0" w:rsidRDefault="00EC199D" w:rsidP="00241D33">
    <w:pPr>
      <w:pStyle w:val="AR6Header"/>
      <w:rPr>
        <w:rFonts w:cs="Times New Roman"/>
        <w:sz w:val="22"/>
        <w:szCs w:val="22"/>
        <w:lang w:val="en-US"/>
      </w:rPr>
    </w:pPr>
    <w:r w:rsidRPr="00330FC0">
      <w:rPr>
        <w:rFonts w:cs="Times New Roman"/>
        <w:sz w:val="22"/>
        <w:szCs w:val="22"/>
        <w:lang w:val="en-US"/>
      </w:rPr>
      <w:t>Final Government Distribution</w:t>
    </w:r>
    <w:r w:rsidRPr="00330FC0">
      <w:rPr>
        <w:rFonts w:cs="Times New Roman"/>
        <w:sz w:val="22"/>
        <w:szCs w:val="22"/>
        <w:lang w:val="en-US"/>
      </w:rPr>
      <w:tab/>
      <w:t>Chapter 5</w:t>
    </w:r>
    <w:r w:rsidRPr="00330FC0">
      <w:rPr>
        <w:rFonts w:cs="Times New Roman"/>
        <w:sz w:val="22"/>
        <w:szCs w:val="22"/>
        <w:lang w:val="en-US"/>
      </w:rPr>
      <w:tab/>
      <w:t>IPCC AR6 WGI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93C1" w14:textId="77777777" w:rsidR="000F0EFE" w:rsidRDefault="000F0E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59B2"/>
    <w:multiLevelType w:val="multilevel"/>
    <w:tmpl w:val="89CCE472"/>
    <w:lvl w:ilvl="0">
      <w:start w:val="5"/>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30167E"/>
    <w:multiLevelType w:val="multilevel"/>
    <w:tmpl w:val="1EF4D08A"/>
    <w:numStyleLink w:val="Style2"/>
  </w:abstractNum>
  <w:abstractNum w:abstractNumId="2" w15:restartNumberingAfterBreak="0">
    <w:nsid w:val="150A4F7C"/>
    <w:multiLevelType w:val="multilevel"/>
    <w:tmpl w:val="1EF4D08A"/>
    <w:numStyleLink w:val="Style2"/>
  </w:abstractNum>
  <w:abstractNum w:abstractNumId="3" w15:restartNumberingAfterBreak="0">
    <w:nsid w:val="16672F97"/>
    <w:multiLevelType w:val="multilevel"/>
    <w:tmpl w:val="D610B0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C8185C"/>
    <w:multiLevelType w:val="multilevel"/>
    <w:tmpl w:val="1EF4D08A"/>
    <w:numStyleLink w:val="Style2"/>
  </w:abstractNum>
  <w:abstractNum w:abstractNumId="5" w15:restartNumberingAfterBreak="0">
    <w:nsid w:val="19975FA8"/>
    <w:multiLevelType w:val="multilevel"/>
    <w:tmpl w:val="ED300A62"/>
    <w:lvl w:ilvl="0">
      <w:start w:val="1"/>
      <w:numFmt w:val="bullet"/>
      <w:lvlText w:val="●"/>
      <w:lvlJc w:val="left"/>
      <w:pPr>
        <w:ind w:left="757" w:hanging="360"/>
      </w:pPr>
      <w:rPr>
        <w:rFonts w:ascii="Noto Sans Symbols" w:eastAsia="Noto Sans Symbols" w:hAnsi="Noto Sans Symbols" w:cs="Noto Sans Symbols"/>
      </w:rPr>
    </w:lvl>
    <w:lvl w:ilvl="1">
      <w:start w:val="1"/>
      <w:numFmt w:val="bullet"/>
      <w:lvlText w:val="o"/>
      <w:lvlJc w:val="left"/>
      <w:pPr>
        <w:ind w:left="1477" w:hanging="360"/>
      </w:pPr>
      <w:rPr>
        <w:rFonts w:ascii="Courier New" w:eastAsia="Courier New" w:hAnsi="Courier New" w:cs="Courier New"/>
      </w:rPr>
    </w:lvl>
    <w:lvl w:ilvl="2">
      <w:start w:val="1"/>
      <w:numFmt w:val="bullet"/>
      <w:lvlText w:val="▪"/>
      <w:lvlJc w:val="left"/>
      <w:pPr>
        <w:ind w:left="2197" w:hanging="360"/>
      </w:pPr>
      <w:rPr>
        <w:rFonts w:ascii="Noto Sans Symbols" w:eastAsia="Noto Sans Symbols" w:hAnsi="Noto Sans Symbols" w:cs="Noto Sans Symbols"/>
      </w:rPr>
    </w:lvl>
    <w:lvl w:ilvl="3">
      <w:start w:val="1"/>
      <w:numFmt w:val="bullet"/>
      <w:lvlText w:val="●"/>
      <w:lvlJc w:val="left"/>
      <w:pPr>
        <w:ind w:left="2917" w:hanging="360"/>
      </w:pPr>
      <w:rPr>
        <w:rFonts w:ascii="Noto Sans Symbols" w:eastAsia="Noto Sans Symbols" w:hAnsi="Noto Sans Symbols" w:cs="Noto Sans Symbols"/>
      </w:rPr>
    </w:lvl>
    <w:lvl w:ilvl="4">
      <w:start w:val="1"/>
      <w:numFmt w:val="bullet"/>
      <w:lvlText w:val="o"/>
      <w:lvlJc w:val="left"/>
      <w:pPr>
        <w:ind w:left="3637" w:hanging="360"/>
      </w:pPr>
      <w:rPr>
        <w:rFonts w:ascii="Courier New" w:eastAsia="Courier New" w:hAnsi="Courier New" w:cs="Courier New"/>
      </w:rPr>
    </w:lvl>
    <w:lvl w:ilvl="5">
      <w:start w:val="1"/>
      <w:numFmt w:val="bullet"/>
      <w:lvlText w:val="▪"/>
      <w:lvlJc w:val="left"/>
      <w:pPr>
        <w:ind w:left="4357" w:hanging="360"/>
      </w:pPr>
      <w:rPr>
        <w:rFonts w:ascii="Noto Sans Symbols" w:eastAsia="Noto Sans Symbols" w:hAnsi="Noto Sans Symbols" w:cs="Noto Sans Symbols"/>
      </w:rPr>
    </w:lvl>
    <w:lvl w:ilvl="6">
      <w:start w:val="1"/>
      <w:numFmt w:val="bullet"/>
      <w:lvlText w:val="●"/>
      <w:lvlJc w:val="left"/>
      <w:pPr>
        <w:ind w:left="5077" w:hanging="360"/>
      </w:pPr>
      <w:rPr>
        <w:rFonts w:ascii="Noto Sans Symbols" w:eastAsia="Noto Sans Symbols" w:hAnsi="Noto Sans Symbols" w:cs="Noto Sans Symbols"/>
      </w:rPr>
    </w:lvl>
    <w:lvl w:ilvl="7">
      <w:start w:val="1"/>
      <w:numFmt w:val="bullet"/>
      <w:lvlText w:val="o"/>
      <w:lvlJc w:val="left"/>
      <w:pPr>
        <w:ind w:left="5797" w:hanging="360"/>
      </w:pPr>
      <w:rPr>
        <w:rFonts w:ascii="Courier New" w:eastAsia="Courier New" w:hAnsi="Courier New" w:cs="Courier New"/>
      </w:rPr>
    </w:lvl>
    <w:lvl w:ilvl="8">
      <w:start w:val="1"/>
      <w:numFmt w:val="bullet"/>
      <w:lvlText w:val="▪"/>
      <w:lvlJc w:val="left"/>
      <w:pPr>
        <w:ind w:left="6517" w:hanging="360"/>
      </w:pPr>
      <w:rPr>
        <w:rFonts w:ascii="Noto Sans Symbols" w:eastAsia="Noto Sans Symbols" w:hAnsi="Noto Sans Symbols" w:cs="Noto Sans Symbols"/>
      </w:rPr>
    </w:lvl>
  </w:abstractNum>
  <w:abstractNum w:abstractNumId="6" w15:restartNumberingAfterBreak="0">
    <w:nsid w:val="1D63176C"/>
    <w:multiLevelType w:val="hybridMultilevel"/>
    <w:tmpl w:val="66CC1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C15772"/>
    <w:multiLevelType w:val="multilevel"/>
    <w:tmpl w:val="1EF4D08A"/>
    <w:numStyleLink w:val="Style2"/>
  </w:abstractNum>
  <w:abstractNum w:abstractNumId="8" w15:restartNumberingAfterBreak="0">
    <w:nsid w:val="201E5AA7"/>
    <w:multiLevelType w:val="multilevel"/>
    <w:tmpl w:val="1EF4D08A"/>
    <w:numStyleLink w:val="Style2"/>
  </w:abstractNum>
  <w:abstractNum w:abstractNumId="9" w15:restartNumberingAfterBreak="0">
    <w:nsid w:val="21520E6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CB679A"/>
    <w:multiLevelType w:val="hybridMultilevel"/>
    <w:tmpl w:val="1B3401BA"/>
    <w:lvl w:ilvl="0" w:tplc="84BC8BDC">
      <w:start w:val="1"/>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9D7C3C"/>
    <w:multiLevelType w:val="hybridMultilevel"/>
    <w:tmpl w:val="791EF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280DD1"/>
    <w:multiLevelType w:val="hybridMultilevel"/>
    <w:tmpl w:val="7FE4DB56"/>
    <w:lvl w:ilvl="0" w:tplc="37B6BD6C">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B50C61"/>
    <w:multiLevelType w:val="multilevel"/>
    <w:tmpl w:val="7EFAAF34"/>
    <w:lvl w:ilvl="0">
      <w:start w:val="5"/>
      <w:numFmt w:val="decimal"/>
      <w:lvlText w:val="%1"/>
      <w:lvlJc w:val="left"/>
      <w:pPr>
        <w:ind w:left="480" w:hanging="480"/>
      </w:pPr>
      <w:rPr>
        <w:rFonts w:eastAsiaTheme="minorEastAsia" w:cstheme="minorBidi" w:hint="default"/>
        <w:b w:val="0"/>
        <w:i w:val="0"/>
        <w:color w:val="000000" w:themeColor="text1"/>
      </w:rPr>
    </w:lvl>
    <w:lvl w:ilvl="1">
      <w:start w:val="1"/>
      <w:numFmt w:val="decimal"/>
      <w:lvlText w:val="%1.%2"/>
      <w:lvlJc w:val="left"/>
      <w:pPr>
        <w:ind w:left="480" w:hanging="480"/>
      </w:pPr>
      <w:rPr>
        <w:rFonts w:eastAsiaTheme="minorEastAsia" w:cstheme="minorBidi" w:hint="default"/>
        <w:b w:val="0"/>
        <w:i w:val="0"/>
        <w:color w:val="000000" w:themeColor="text1"/>
      </w:rPr>
    </w:lvl>
    <w:lvl w:ilvl="2">
      <w:start w:val="2"/>
      <w:numFmt w:val="decimal"/>
      <w:lvlText w:val="%1.%2.%3"/>
      <w:lvlJc w:val="left"/>
      <w:pPr>
        <w:ind w:left="720" w:hanging="720"/>
      </w:pPr>
      <w:rPr>
        <w:rFonts w:eastAsiaTheme="minorEastAsia" w:cstheme="minorBidi" w:hint="default"/>
        <w:b/>
        <w:i w:val="0"/>
        <w:color w:val="000000" w:themeColor="text1"/>
      </w:rPr>
    </w:lvl>
    <w:lvl w:ilvl="3">
      <w:start w:val="1"/>
      <w:numFmt w:val="decimal"/>
      <w:lvlText w:val="%1.%2.%3.%4"/>
      <w:lvlJc w:val="left"/>
      <w:pPr>
        <w:ind w:left="720" w:hanging="720"/>
      </w:pPr>
      <w:rPr>
        <w:rFonts w:eastAsiaTheme="minorEastAsia" w:cstheme="minorBidi" w:hint="default"/>
        <w:b w:val="0"/>
        <w:i w:val="0"/>
        <w:color w:val="000000" w:themeColor="text1"/>
      </w:rPr>
    </w:lvl>
    <w:lvl w:ilvl="4">
      <w:start w:val="1"/>
      <w:numFmt w:val="decimal"/>
      <w:lvlText w:val="%1.%2.%3.%4.%5"/>
      <w:lvlJc w:val="left"/>
      <w:pPr>
        <w:ind w:left="1080" w:hanging="1080"/>
      </w:pPr>
      <w:rPr>
        <w:rFonts w:eastAsiaTheme="minorEastAsia" w:cstheme="minorBidi" w:hint="default"/>
        <w:b w:val="0"/>
        <w:i w:val="0"/>
        <w:color w:val="000000" w:themeColor="text1"/>
      </w:rPr>
    </w:lvl>
    <w:lvl w:ilvl="5">
      <w:start w:val="1"/>
      <w:numFmt w:val="decimal"/>
      <w:lvlText w:val="%1.%2.%3.%4.%5.%6"/>
      <w:lvlJc w:val="left"/>
      <w:pPr>
        <w:ind w:left="1080" w:hanging="1080"/>
      </w:pPr>
      <w:rPr>
        <w:rFonts w:eastAsiaTheme="minorEastAsia" w:cstheme="minorBidi" w:hint="default"/>
        <w:b w:val="0"/>
        <w:i w:val="0"/>
        <w:color w:val="000000" w:themeColor="text1"/>
      </w:rPr>
    </w:lvl>
    <w:lvl w:ilvl="6">
      <w:start w:val="1"/>
      <w:numFmt w:val="decimal"/>
      <w:lvlText w:val="%1.%2.%3.%4.%5.%6.%7"/>
      <w:lvlJc w:val="left"/>
      <w:pPr>
        <w:ind w:left="1440" w:hanging="1440"/>
      </w:pPr>
      <w:rPr>
        <w:rFonts w:eastAsiaTheme="minorEastAsia" w:cstheme="minorBidi" w:hint="default"/>
        <w:b w:val="0"/>
        <w:i w:val="0"/>
        <w:color w:val="000000" w:themeColor="text1"/>
      </w:rPr>
    </w:lvl>
    <w:lvl w:ilvl="7">
      <w:start w:val="1"/>
      <w:numFmt w:val="decimal"/>
      <w:lvlText w:val="%1.%2.%3.%4.%5.%6.%7.%8"/>
      <w:lvlJc w:val="left"/>
      <w:pPr>
        <w:ind w:left="1440" w:hanging="1440"/>
      </w:pPr>
      <w:rPr>
        <w:rFonts w:eastAsiaTheme="minorEastAsia" w:cstheme="minorBidi" w:hint="default"/>
        <w:b w:val="0"/>
        <w:i w:val="0"/>
        <w:color w:val="000000" w:themeColor="text1"/>
      </w:rPr>
    </w:lvl>
    <w:lvl w:ilvl="8">
      <w:start w:val="1"/>
      <w:numFmt w:val="decimal"/>
      <w:lvlText w:val="%1.%2.%3.%4.%5.%6.%7.%8.%9"/>
      <w:lvlJc w:val="left"/>
      <w:pPr>
        <w:ind w:left="1440" w:hanging="1440"/>
      </w:pPr>
      <w:rPr>
        <w:rFonts w:eastAsiaTheme="minorEastAsia" w:cstheme="minorBidi" w:hint="default"/>
        <w:b w:val="0"/>
        <w:i w:val="0"/>
        <w:color w:val="000000" w:themeColor="text1"/>
      </w:rPr>
    </w:lvl>
  </w:abstractNum>
  <w:abstractNum w:abstractNumId="14" w15:restartNumberingAfterBreak="0">
    <w:nsid w:val="2B843484"/>
    <w:multiLevelType w:val="multilevel"/>
    <w:tmpl w:val="035AF74E"/>
    <w:lvl w:ilvl="0">
      <w:start w:val="5"/>
      <w:numFmt w:val="decimal"/>
      <w:pStyle w:val="AR6Chap5Level0"/>
      <w:lvlText w:val="%1"/>
      <w:lvlJc w:val="left"/>
      <w:pPr>
        <w:ind w:left="432" w:hanging="432"/>
      </w:pPr>
      <w:rPr>
        <w:rFonts w:hint="default"/>
        <w:color w:val="FFFFFF" w:themeColor="background1"/>
      </w:rPr>
    </w:lvl>
    <w:lvl w:ilvl="1">
      <w:start w:val="1"/>
      <w:numFmt w:val="decimal"/>
      <w:pStyle w:val="AR6Chap5Level151"/>
      <w:lvlText w:val="%1.%2"/>
      <w:lvlJc w:val="left"/>
      <w:pPr>
        <w:ind w:left="576" w:hanging="576"/>
      </w:pPr>
      <w:rPr>
        <w:rFonts w:hint="default"/>
      </w:rPr>
    </w:lvl>
    <w:lvl w:ilvl="2">
      <w:start w:val="1"/>
      <w:numFmt w:val="decimal"/>
      <w:pStyle w:val="AR6Chap5Level2511"/>
      <w:lvlText w:val="%1.%2.%3"/>
      <w:lvlJc w:val="left"/>
      <w:pPr>
        <w:ind w:left="720" w:hanging="720"/>
      </w:pPr>
      <w:rPr>
        <w:rFonts w:hint="default"/>
      </w:rPr>
    </w:lvl>
    <w:lvl w:ilvl="3">
      <w:start w:val="1"/>
      <w:numFmt w:val="decimal"/>
      <w:pStyle w:val="AR6Chap5Level35111"/>
      <w:lvlText w:val="%1.%2.%3.%4"/>
      <w:lvlJc w:val="left"/>
      <w:pPr>
        <w:ind w:left="1494" w:hanging="864"/>
      </w:pPr>
      <w:rPr>
        <w:rFonts w:hint="default"/>
      </w:rPr>
    </w:lvl>
    <w:lvl w:ilvl="4">
      <w:start w:val="1"/>
      <w:numFmt w:val="decimal"/>
      <w:pStyle w:val="AR6Chap5Level451111"/>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CF60749"/>
    <w:multiLevelType w:val="multilevel"/>
    <w:tmpl w:val="1EF4D08A"/>
    <w:numStyleLink w:val="Style2"/>
  </w:abstractNum>
  <w:abstractNum w:abstractNumId="16" w15:restartNumberingAfterBreak="0">
    <w:nsid w:val="316368BA"/>
    <w:multiLevelType w:val="multilevel"/>
    <w:tmpl w:val="1EF4D08A"/>
    <w:numStyleLink w:val="Style2"/>
  </w:abstractNum>
  <w:abstractNum w:abstractNumId="17" w15:restartNumberingAfterBreak="0">
    <w:nsid w:val="3D10436B"/>
    <w:multiLevelType w:val="hybridMultilevel"/>
    <w:tmpl w:val="82F0AD22"/>
    <w:lvl w:ilvl="0" w:tplc="9060474A">
      <w:start w:val="1"/>
      <w:numFmt w:val="decimal"/>
      <w:pStyle w:val="AR6Chap5Cross-ChapterBox"/>
      <w:lvlText w:val="Cross-Chapter Box 5.%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B20010"/>
    <w:multiLevelType w:val="hybridMultilevel"/>
    <w:tmpl w:val="874A95C8"/>
    <w:lvl w:ilvl="0" w:tplc="982C51B8">
      <w:start w:val="1"/>
      <w:numFmt w:val="decimal"/>
      <w:pStyle w:val="AR6Chap5Figure"/>
      <w:lvlText w:val="Figure 5.%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72414C"/>
    <w:multiLevelType w:val="hybridMultilevel"/>
    <w:tmpl w:val="6096C6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A63A60"/>
    <w:multiLevelType w:val="multilevel"/>
    <w:tmpl w:val="3282F632"/>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color w:val="FFFFFF"/>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48B9322C"/>
    <w:multiLevelType w:val="multilevel"/>
    <w:tmpl w:val="1EF4D08A"/>
    <w:styleLink w:val="Style2"/>
    <w:lvl w:ilvl="0">
      <w:start w:val="3"/>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93078C1"/>
    <w:multiLevelType w:val="hybridMultilevel"/>
    <w:tmpl w:val="FF4496D0"/>
    <w:lvl w:ilvl="0" w:tplc="42227AF8">
      <w:start w:val="1"/>
      <w:numFmt w:val="decimal"/>
      <w:pStyle w:val="AR6Chap5Box"/>
      <w:lvlText w:val="BOX 5.%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B176370"/>
    <w:multiLevelType w:val="multilevel"/>
    <w:tmpl w:val="ADA04AB2"/>
    <w:styleLink w:val="Style1"/>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24" w15:restartNumberingAfterBreak="0">
    <w:nsid w:val="4B3A36E8"/>
    <w:multiLevelType w:val="multilevel"/>
    <w:tmpl w:val="4254F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F0706A7"/>
    <w:multiLevelType w:val="multilevel"/>
    <w:tmpl w:val="FF3EA0EC"/>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26" w15:restartNumberingAfterBreak="0">
    <w:nsid w:val="53105E78"/>
    <w:multiLevelType w:val="multilevel"/>
    <w:tmpl w:val="1EF4D08A"/>
    <w:numStyleLink w:val="Style2"/>
  </w:abstractNum>
  <w:abstractNum w:abstractNumId="27" w15:restartNumberingAfterBreak="0">
    <w:nsid w:val="592057E0"/>
    <w:multiLevelType w:val="multilevel"/>
    <w:tmpl w:val="35404B98"/>
    <w:lvl w:ilvl="0">
      <w:start w:val="5"/>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E8C6583"/>
    <w:multiLevelType w:val="multilevel"/>
    <w:tmpl w:val="54408E10"/>
    <w:lvl w:ilvl="0">
      <w:start w:val="5"/>
      <w:numFmt w:val="decimal"/>
      <w:lvlText w:val="%1"/>
      <w:lvlJc w:val="left"/>
      <w:pPr>
        <w:ind w:left="1152" w:hanging="432"/>
      </w:pPr>
      <w:rPr>
        <w:color w:val="FFFFFF"/>
      </w:rPr>
    </w:lvl>
    <w:lvl w:ilvl="1">
      <w:start w:val="7"/>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29" w15:restartNumberingAfterBreak="0">
    <w:nsid w:val="619554FF"/>
    <w:multiLevelType w:val="multilevel"/>
    <w:tmpl w:val="F64095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6441A03"/>
    <w:multiLevelType w:val="multilevel"/>
    <w:tmpl w:val="35404B98"/>
    <w:lvl w:ilvl="0">
      <w:start w:val="5"/>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6F05479"/>
    <w:multiLevelType w:val="hybridMultilevel"/>
    <w:tmpl w:val="D9E0061E"/>
    <w:styleLink w:val="ImportedStyle3"/>
    <w:lvl w:ilvl="0" w:tplc="E83835D6">
      <w:start w:val="1"/>
      <w:numFmt w:val="decimal"/>
      <w:lvlText w:val="%1."/>
      <w:lvlJc w:val="left"/>
      <w:pPr>
        <w:ind w:left="1134" w:hanging="1134"/>
      </w:pPr>
      <w:rPr>
        <w:rFonts w:hAnsi="Arial Unicode MS"/>
        <w:caps w:val="0"/>
        <w:smallCaps w:val="0"/>
        <w:strike w:val="0"/>
        <w:dstrike w:val="0"/>
        <w:outline w:val="0"/>
        <w:emboss w:val="0"/>
        <w:imprint w:val="0"/>
        <w:spacing w:val="0"/>
        <w:w w:val="100"/>
        <w:kern w:val="0"/>
        <w:position w:val="0"/>
        <w:highlight w:val="none"/>
        <w:vertAlign w:val="baseline"/>
      </w:rPr>
    </w:lvl>
    <w:lvl w:ilvl="1" w:tplc="C4105400">
      <w:start w:val="1"/>
      <w:numFmt w:val="lowerLetter"/>
      <w:lvlText w:val="%2."/>
      <w:lvlJc w:val="left"/>
      <w:pPr>
        <w:ind w:left="1134" w:hanging="414"/>
      </w:pPr>
      <w:rPr>
        <w:rFonts w:hAnsi="Arial Unicode MS"/>
        <w:caps w:val="0"/>
        <w:smallCaps w:val="0"/>
        <w:strike w:val="0"/>
        <w:dstrike w:val="0"/>
        <w:outline w:val="0"/>
        <w:emboss w:val="0"/>
        <w:imprint w:val="0"/>
        <w:spacing w:val="0"/>
        <w:w w:val="100"/>
        <w:kern w:val="0"/>
        <w:position w:val="0"/>
        <w:highlight w:val="none"/>
        <w:vertAlign w:val="baseline"/>
      </w:rPr>
    </w:lvl>
    <w:lvl w:ilvl="2" w:tplc="FB12942E">
      <w:start w:val="1"/>
      <w:numFmt w:val="lowerRoman"/>
      <w:lvlText w:val="%3."/>
      <w:lvlJc w:val="left"/>
      <w:pPr>
        <w:ind w:left="2574" w:hanging="1054"/>
      </w:pPr>
      <w:rPr>
        <w:rFonts w:hAnsi="Arial Unicode MS"/>
        <w:caps w:val="0"/>
        <w:smallCaps w:val="0"/>
        <w:strike w:val="0"/>
        <w:dstrike w:val="0"/>
        <w:outline w:val="0"/>
        <w:emboss w:val="0"/>
        <w:imprint w:val="0"/>
        <w:spacing w:val="0"/>
        <w:w w:val="100"/>
        <w:kern w:val="0"/>
        <w:position w:val="0"/>
        <w:highlight w:val="none"/>
        <w:vertAlign w:val="baseline"/>
      </w:rPr>
    </w:lvl>
    <w:lvl w:ilvl="3" w:tplc="4CD61766">
      <w:start w:val="1"/>
      <w:numFmt w:val="decimal"/>
      <w:lvlText w:val="%4."/>
      <w:lvlJc w:val="left"/>
      <w:pPr>
        <w:ind w:left="3294" w:hanging="1134"/>
      </w:pPr>
      <w:rPr>
        <w:rFonts w:hAnsi="Arial Unicode MS"/>
        <w:caps w:val="0"/>
        <w:smallCaps w:val="0"/>
        <w:strike w:val="0"/>
        <w:dstrike w:val="0"/>
        <w:outline w:val="0"/>
        <w:emboss w:val="0"/>
        <w:imprint w:val="0"/>
        <w:spacing w:val="0"/>
        <w:w w:val="100"/>
        <w:kern w:val="0"/>
        <w:position w:val="0"/>
        <w:highlight w:val="none"/>
        <w:vertAlign w:val="baseline"/>
      </w:rPr>
    </w:lvl>
    <w:lvl w:ilvl="4" w:tplc="148A54D6">
      <w:start w:val="1"/>
      <w:numFmt w:val="lowerLetter"/>
      <w:lvlText w:val="%5."/>
      <w:lvlJc w:val="left"/>
      <w:pPr>
        <w:ind w:left="4014" w:hanging="1134"/>
      </w:pPr>
      <w:rPr>
        <w:rFonts w:hAnsi="Arial Unicode MS"/>
        <w:caps w:val="0"/>
        <w:smallCaps w:val="0"/>
        <w:strike w:val="0"/>
        <w:dstrike w:val="0"/>
        <w:outline w:val="0"/>
        <w:emboss w:val="0"/>
        <w:imprint w:val="0"/>
        <w:spacing w:val="0"/>
        <w:w w:val="100"/>
        <w:kern w:val="0"/>
        <w:position w:val="0"/>
        <w:highlight w:val="none"/>
        <w:vertAlign w:val="baseline"/>
      </w:rPr>
    </w:lvl>
    <w:lvl w:ilvl="5" w:tplc="F1ECB46E">
      <w:start w:val="1"/>
      <w:numFmt w:val="lowerRoman"/>
      <w:lvlText w:val="%6."/>
      <w:lvlJc w:val="left"/>
      <w:pPr>
        <w:ind w:left="4734" w:hanging="1054"/>
      </w:pPr>
      <w:rPr>
        <w:rFonts w:hAnsi="Arial Unicode MS"/>
        <w:caps w:val="0"/>
        <w:smallCaps w:val="0"/>
        <w:strike w:val="0"/>
        <w:dstrike w:val="0"/>
        <w:outline w:val="0"/>
        <w:emboss w:val="0"/>
        <w:imprint w:val="0"/>
        <w:spacing w:val="0"/>
        <w:w w:val="100"/>
        <w:kern w:val="0"/>
        <w:position w:val="0"/>
        <w:highlight w:val="none"/>
        <w:vertAlign w:val="baseline"/>
      </w:rPr>
    </w:lvl>
    <w:lvl w:ilvl="6" w:tplc="52C81510">
      <w:start w:val="1"/>
      <w:numFmt w:val="decimal"/>
      <w:lvlText w:val="%7."/>
      <w:lvlJc w:val="left"/>
      <w:pPr>
        <w:ind w:left="5454" w:hanging="1134"/>
      </w:pPr>
      <w:rPr>
        <w:rFonts w:hAnsi="Arial Unicode MS"/>
        <w:caps w:val="0"/>
        <w:smallCaps w:val="0"/>
        <w:strike w:val="0"/>
        <w:dstrike w:val="0"/>
        <w:outline w:val="0"/>
        <w:emboss w:val="0"/>
        <w:imprint w:val="0"/>
        <w:spacing w:val="0"/>
        <w:w w:val="100"/>
        <w:kern w:val="0"/>
        <w:position w:val="0"/>
        <w:highlight w:val="none"/>
        <w:vertAlign w:val="baseline"/>
      </w:rPr>
    </w:lvl>
    <w:lvl w:ilvl="7" w:tplc="8CBC711E">
      <w:start w:val="1"/>
      <w:numFmt w:val="lowerLetter"/>
      <w:lvlText w:val="%8."/>
      <w:lvlJc w:val="left"/>
      <w:pPr>
        <w:ind w:left="6174" w:hanging="1134"/>
      </w:pPr>
      <w:rPr>
        <w:rFonts w:hAnsi="Arial Unicode MS"/>
        <w:caps w:val="0"/>
        <w:smallCaps w:val="0"/>
        <w:strike w:val="0"/>
        <w:dstrike w:val="0"/>
        <w:outline w:val="0"/>
        <w:emboss w:val="0"/>
        <w:imprint w:val="0"/>
        <w:spacing w:val="0"/>
        <w:w w:val="100"/>
        <w:kern w:val="0"/>
        <w:position w:val="0"/>
        <w:highlight w:val="none"/>
        <w:vertAlign w:val="baseline"/>
      </w:rPr>
    </w:lvl>
    <w:lvl w:ilvl="8" w:tplc="20301774">
      <w:start w:val="1"/>
      <w:numFmt w:val="lowerRoman"/>
      <w:lvlText w:val="%9."/>
      <w:lvlJc w:val="left"/>
      <w:pPr>
        <w:ind w:left="6894" w:hanging="10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68236033"/>
    <w:multiLevelType w:val="hybridMultilevel"/>
    <w:tmpl w:val="7B18C544"/>
    <w:lvl w:ilvl="0" w:tplc="C3367512">
      <w:start w:val="3"/>
      <w:numFmt w:val="decimal"/>
      <w:lvlText w:val="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A8C3CDE"/>
    <w:multiLevelType w:val="hybridMultilevel"/>
    <w:tmpl w:val="4286718C"/>
    <w:lvl w:ilvl="0" w:tplc="92A89D6A">
      <w:start w:val="1"/>
      <w:numFmt w:val="decimal"/>
      <w:pStyle w:val="AR6Chap5FAQ"/>
      <w:lvlText w:val="FAQ 5.%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B4344B3"/>
    <w:multiLevelType w:val="multilevel"/>
    <w:tmpl w:val="3092AA94"/>
    <w:lvl w:ilvl="0">
      <w:start w:val="3"/>
      <w:numFmt w:val="decimal"/>
      <w:lvlText w:val="%1"/>
      <w:lvlJc w:val="left"/>
      <w:pPr>
        <w:ind w:left="432" w:hanging="432"/>
      </w:pPr>
      <w:rPr>
        <w:rFonts w:hint="default"/>
        <w:color w:val="FFFFFF" w:themeColor="background1"/>
      </w:rPr>
    </w:lvl>
    <w:lvl w:ilvl="1">
      <w:start w:val="3"/>
      <w:numFmt w:val="decimal"/>
      <w:lvlText w:val="BOX 3.%2:"/>
      <w:lvlJc w:val="left"/>
      <w:pPr>
        <w:ind w:left="576" w:hanging="576"/>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3CE7B12"/>
    <w:multiLevelType w:val="hybridMultilevel"/>
    <w:tmpl w:val="ECF06E34"/>
    <w:lvl w:ilvl="0" w:tplc="3320C450">
      <w:start w:val="1"/>
      <w:numFmt w:val="decimal"/>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0556E5"/>
    <w:multiLevelType w:val="hybridMultilevel"/>
    <w:tmpl w:val="9208BC62"/>
    <w:lvl w:ilvl="0" w:tplc="7146212C">
      <w:start w:val="1"/>
      <w:numFmt w:val="decimal"/>
      <w:pStyle w:val="AR6Chap5Table"/>
      <w:lvlText w:val="Table 5.%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F0B1D68"/>
    <w:multiLevelType w:val="hybridMultilevel"/>
    <w:tmpl w:val="CA022A4C"/>
    <w:lvl w:ilvl="0" w:tplc="2788E830">
      <w:start w:val="1"/>
      <w:numFmt w:val="decimal"/>
      <w:pStyle w:val="BoxChap2"/>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18"/>
  </w:num>
  <w:num w:numId="3">
    <w:abstractNumId w:val="33"/>
  </w:num>
  <w:num w:numId="4">
    <w:abstractNumId w:val="23"/>
  </w:num>
  <w:num w:numId="5">
    <w:abstractNumId w:val="21"/>
  </w:num>
  <w:num w:numId="6">
    <w:abstractNumId w:val="14"/>
  </w:num>
  <w:num w:numId="7">
    <w:abstractNumId w:val="22"/>
  </w:num>
  <w:num w:numId="8">
    <w:abstractNumId w:val="17"/>
  </w:num>
  <w:num w:numId="9">
    <w:abstractNumId w:val="30"/>
  </w:num>
  <w:num w:numId="10">
    <w:abstractNumId w:val="13"/>
  </w:num>
  <w:num w:numId="11">
    <w:abstractNumId w:val="36"/>
    <w:lvlOverride w:ilvl="0">
      <w:startOverride w:val="2"/>
    </w:lvlOverride>
  </w:num>
  <w:num w:numId="12">
    <w:abstractNumId w:val="36"/>
    <w:lvlOverride w:ilvl="0">
      <w:startOverride w:val="3"/>
    </w:lvlOverride>
  </w:num>
  <w:num w:numId="13">
    <w:abstractNumId w:val="31"/>
  </w:num>
  <w:num w:numId="14">
    <w:abstractNumId w:val="37"/>
  </w:num>
  <w:num w:numId="15">
    <w:abstractNumId w:val="20"/>
  </w:num>
  <w:num w:numId="16">
    <w:abstractNumId w:val="14"/>
    <w:lvlOverride w:ilvl="0">
      <w:startOverride w:val="5"/>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num>
  <w:num w:numId="18">
    <w:abstractNumId w:val="1"/>
  </w:num>
  <w:num w:numId="19">
    <w:abstractNumId w:val="25"/>
  </w:num>
  <w:num w:numId="20">
    <w:abstractNumId w:val="4"/>
  </w:num>
  <w:num w:numId="21">
    <w:abstractNumId w:val="7"/>
  </w:num>
  <w:num w:numId="22">
    <w:abstractNumId w:val="15"/>
  </w:num>
  <w:num w:numId="23">
    <w:abstractNumId w:val="26"/>
  </w:num>
  <w:num w:numId="24">
    <w:abstractNumId w:val="8"/>
  </w:num>
  <w:num w:numId="25">
    <w:abstractNumId w:val="2"/>
  </w:num>
  <w:num w:numId="26">
    <w:abstractNumId w:val="16"/>
  </w:num>
  <w:num w:numId="27">
    <w:abstractNumId w:val="34"/>
  </w:num>
  <w:num w:numId="28">
    <w:abstractNumId w:val="32"/>
  </w:num>
  <w:num w:numId="29">
    <w:abstractNumId w:val="9"/>
  </w:num>
  <w:num w:numId="30">
    <w:abstractNumId w:val="33"/>
    <w:lvlOverride w:ilvl="0">
      <w:startOverride w:val="1"/>
    </w:lvlOverride>
  </w:num>
  <w:num w:numId="31">
    <w:abstractNumId w:val="18"/>
    <w:lvlOverride w:ilvl="0">
      <w:startOverride w:val="33"/>
    </w:lvlOverride>
  </w:num>
  <w:num w:numId="32">
    <w:abstractNumId w:val="33"/>
    <w:lvlOverride w:ilvl="0">
      <w:startOverride w:val="1"/>
    </w:lvlOverride>
  </w:num>
  <w:num w:numId="33">
    <w:abstractNumId w:val="28"/>
  </w:num>
  <w:num w:numId="34">
    <w:abstractNumId w:val="24"/>
  </w:num>
  <w:num w:numId="35">
    <w:abstractNumId w:val="5"/>
  </w:num>
  <w:num w:numId="36">
    <w:abstractNumId w:val="29"/>
  </w:num>
  <w:num w:numId="37">
    <w:abstractNumId w:val="3"/>
  </w:num>
  <w:num w:numId="38">
    <w:abstractNumId w:val="11"/>
  </w:num>
  <w:num w:numId="39">
    <w:abstractNumId w:val="19"/>
  </w:num>
  <w:num w:numId="40">
    <w:abstractNumId w:val="14"/>
    <w:lvlOverride w:ilvl="0">
      <w:startOverride w:val="5"/>
    </w:lvlOverride>
    <w:lvlOverride w:ilvl="1">
      <w:startOverride w:val="1"/>
    </w:lvlOverride>
  </w:num>
  <w:num w:numId="41">
    <w:abstractNumId w:val="14"/>
    <w:lvlOverride w:ilvl="0">
      <w:startOverride w:val="5"/>
    </w:lvlOverride>
    <w:lvlOverride w:ilvl="1">
      <w:startOverride w:val="1"/>
    </w:lvlOverride>
  </w:num>
  <w:num w:numId="42">
    <w:abstractNumId w:val="14"/>
    <w:lvlOverride w:ilvl="0">
      <w:startOverride w:val="5"/>
    </w:lvlOverride>
    <w:lvlOverride w:ilvl="1">
      <w:startOverride w:val="1"/>
    </w:lvlOverride>
  </w:num>
  <w:num w:numId="43">
    <w:abstractNumId w:val="14"/>
    <w:lvlOverride w:ilvl="0">
      <w:startOverride w:val="5"/>
    </w:lvlOverride>
    <w:lvlOverride w:ilvl="1">
      <w:startOverride w:val="1"/>
    </w:lvlOverride>
    <w:lvlOverride w:ilvl="2">
      <w:startOverride w:val="2"/>
    </w:lvlOverride>
  </w:num>
  <w:num w:numId="44">
    <w:abstractNumId w:val="14"/>
    <w:lvlOverride w:ilvl="0">
      <w:startOverride w:val="5"/>
    </w:lvlOverride>
    <w:lvlOverride w:ilvl="1">
      <w:startOverride w:val="1"/>
    </w:lvlOverride>
    <w:lvlOverride w:ilvl="2">
      <w:startOverride w:val="2"/>
    </w:lvlOverride>
  </w:num>
  <w:num w:numId="45">
    <w:abstractNumId w:val="0"/>
  </w:num>
  <w:num w:numId="46">
    <w:abstractNumId w:val="27"/>
  </w:num>
  <w:num w:numId="47">
    <w:abstractNumId w:val="6"/>
  </w:num>
  <w:num w:numId="48">
    <w:abstractNumId w:val="12"/>
  </w:num>
  <w:num w:numId="49">
    <w:abstractNumId w:val="10"/>
  </w:num>
  <w:num w:numId="50">
    <w:abstractNumId w:val="33"/>
    <w:lvlOverride w:ilvl="0">
      <w:startOverride w:val="2"/>
    </w:lvlOverride>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Blenkinsop">
    <w15:presenceInfo w15:providerId="Windows Live" w15:userId="ae277380452a39dc"/>
  </w15:person>
  <w15:person w15:author="Clotilde Pean">
    <w15:presenceInfo w15:providerId="AD" w15:userId="S::clotilde.pean@u-psud.fr::c050c0ec-398d-4838-b8df-c767cefae5b5"/>
  </w15:person>
  <w15:person w15:author="Robin Matthews">
    <w15:presenceInfo w15:providerId="AD" w15:userId="S::robin.matthews@u-psud.fr::02d9ccc2-8f9f-4f0e-b390-82a79e66f7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bordersDoNotSurroundHeader/>
  <w:bordersDoNotSurroundFooter/>
  <w:hideSpellingErrors/>
  <w:hideGrammaticalErrors/>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pt-PT" w:vendorID="64" w:dllVersion="4096" w:nlCheck="1" w:checkStyle="0"/>
  <w:activeWritingStyle w:appName="MSWord" w:lang="de-DE" w:vendorID="64" w:dllVersion="4096" w:nlCheck="1" w:checkStyle="0"/>
  <w:activeWritingStyle w:appName="MSWord" w:lang="en-AU" w:vendorID="64" w:dllVersion="409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ZA" w:vendorID="64" w:dllVersion="0" w:nlCheck="1" w:checkStyle="0"/>
  <w:activeWritingStyle w:appName="MSWord" w:lang="en-ZA" w:vendorID="64" w:dllVersion="4096" w:nlCheck="1" w:checkStyle="0"/>
  <w:activeWritingStyle w:appName="MSWord" w:lang="en-ZA" w:vendorID="64" w:dllVersion="6" w:nlCheck="1" w:checkStyle="1"/>
  <w:attachedTemplate r:id="rId1"/>
  <w:linkStyle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D52"/>
    <w:rsid w:val="000005A8"/>
    <w:rsid w:val="000005B9"/>
    <w:rsid w:val="00000F91"/>
    <w:rsid w:val="00001BA4"/>
    <w:rsid w:val="00002485"/>
    <w:rsid w:val="000027BD"/>
    <w:rsid w:val="00002E80"/>
    <w:rsid w:val="00004F54"/>
    <w:rsid w:val="000062F6"/>
    <w:rsid w:val="00006555"/>
    <w:rsid w:val="000115B9"/>
    <w:rsid w:val="0001293A"/>
    <w:rsid w:val="00013366"/>
    <w:rsid w:val="00014175"/>
    <w:rsid w:val="000141B4"/>
    <w:rsid w:val="00014E6B"/>
    <w:rsid w:val="00014FD0"/>
    <w:rsid w:val="00015579"/>
    <w:rsid w:val="00015C63"/>
    <w:rsid w:val="00015DEB"/>
    <w:rsid w:val="00016D3F"/>
    <w:rsid w:val="000206DD"/>
    <w:rsid w:val="000213A1"/>
    <w:rsid w:val="00021619"/>
    <w:rsid w:val="00023925"/>
    <w:rsid w:val="0002401E"/>
    <w:rsid w:val="00024F3F"/>
    <w:rsid w:val="000254D6"/>
    <w:rsid w:val="00025934"/>
    <w:rsid w:val="00025FA2"/>
    <w:rsid w:val="000260E3"/>
    <w:rsid w:val="00026844"/>
    <w:rsid w:val="00026BE6"/>
    <w:rsid w:val="00026DFA"/>
    <w:rsid w:val="00026F7B"/>
    <w:rsid w:val="00027E4D"/>
    <w:rsid w:val="00027F51"/>
    <w:rsid w:val="000304BE"/>
    <w:rsid w:val="00032506"/>
    <w:rsid w:val="0003579A"/>
    <w:rsid w:val="00041691"/>
    <w:rsid w:val="00043608"/>
    <w:rsid w:val="00043908"/>
    <w:rsid w:val="0004481B"/>
    <w:rsid w:val="000449AE"/>
    <w:rsid w:val="00050C9F"/>
    <w:rsid w:val="00050D1A"/>
    <w:rsid w:val="00050FB2"/>
    <w:rsid w:val="000538F0"/>
    <w:rsid w:val="000542E4"/>
    <w:rsid w:val="0005441A"/>
    <w:rsid w:val="00054C60"/>
    <w:rsid w:val="00055548"/>
    <w:rsid w:val="00055BDB"/>
    <w:rsid w:val="0005634D"/>
    <w:rsid w:val="00060F97"/>
    <w:rsid w:val="0006195F"/>
    <w:rsid w:val="00061F1A"/>
    <w:rsid w:val="00063279"/>
    <w:rsid w:val="00064CA4"/>
    <w:rsid w:val="00065385"/>
    <w:rsid w:val="0006609C"/>
    <w:rsid w:val="000667D1"/>
    <w:rsid w:val="0006753C"/>
    <w:rsid w:val="00067B3B"/>
    <w:rsid w:val="00072466"/>
    <w:rsid w:val="00073474"/>
    <w:rsid w:val="0007444F"/>
    <w:rsid w:val="00076156"/>
    <w:rsid w:val="00077CA1"/>
    <w:rsid w:val="00077E49"/>
    <w:rsid w:val="00080CE0"/>
    <w:rsid w:val="000813E7"/>
    <w:rsid w:val="0008443E"/>
    <w:rsid w:val="0008750B"/>
    <w:rsid w:val="00087BB5"/>
    <w:rsid w:val="00090DA4"/>
    <w:rsid w:val="00091757"/>
    <w:rsid w:val="00092291"/>
    <w:rsid w:val="00093CCF"/>
    <w:rsid w:val="00093E67"/>
    <w:rsid w:val="00093EDF"/>
    <w:rsid w:val="0009405F"/>
    <w:rsid w:val="00094D39"/>
    <w:rsid w:val="000951A1"/>
    <w:rsid w:val="00095BA6"/>
    <w:rsid w:val="00096398"/>
    <w:rsid w:val="000A0E1C"/>
    <w:rsid w:val="000A148E"/>
    <w:rsid w:val="000A2B7D"/>
    <w:rsid w:val="000A4225"/>
    <w:rsid w:val="000A4D1A"/>
    <w:rsid w:val="000A507E"/>
    <w:rsid w:val="000A6681"/>
    <w:rsid w:val="000B10CB"/>
    <w:rsid w:val="000B1145"/>
    <w:rsid w:val="000B16E3"/>
    <w:rsid w:val="000B1720"/>
    <w:rsid w:val="000B1D22"/>
    <w:rsid w:val="000B3D3F"/>
    <w:rsid w:val="000B4E32"/>
    <w:rsid w:val="000B5319"/>
    <w:rsid w:val="000B5D6D"/>
    <w:rsid w:val="000B5F88"/>
    <w:rsid w:val="000B77F0"/>
    <w:rsid w:val="000B797B"/>
    <w:rsid w:val="000B7D1D"/>
    <w:rsid w:val="000C1272"/>
    <w:rsid w:val="000C1912"/>
    <w:rsid w:val="000C1B23"/>
    <w:rsid w:val="000C4C07"/>
    <w:rsid w:val="000C54E5"/>
    <w:rsid w:val="000C5FDA"/>
    <w:rsid w:val="000D02EF"/>
    <w:rsid w:val="000D0A2F"/>
    <w:rsid w:val="000D2150"/>
    <w:rsid w:val="000D267B"/>
    <w:rsid w:val="000D2E82"/>
    <w:rsid w:val="000D3ADA"/>
    <w:rsid w:val="000D5154"/>
    <w:rsid w:val="000D6202"/>
    <w:rsid w:val="000D653D"/>
    <w:rsid w:val="000D7182"/>
    <w:rsid w:val="000D72F7"/>
    <w:rsid w:val="000D793B"/>
    <w:rsid w:val="000D7FE3"/>
    <w:rsid w:val="000E0395"/>
    <w:rsid w:val="000E089B"/>
    <w:rsid w:val="000E1A18"/>
    <w:rsid w:val="000E1C0E"/>
    <w:rsid w:val="000E4269"/>
    <w:rsid w:val="000E4BCF"/>
    <w:rsid w:val="000E7EE4"/>
    <w:rsid w:val="000F01C4"/>
    <w:rsid w:val="000F0EFE"/>
    <w:rsid w:val="000F241A"/>
    <w:rsid w:val="000F24DD"/>
    <w:rsid w:val="000F32A8"/>
    <w:rsid w:val="000F3999"/>
    <w:rsid w:val="000F45A9"/>
    <w:rsid w:val="000F66F8"/>
    <w:rsid w:val="000F7820"/>
    <w:rsid w:val="000F7D33"/>
    <w:rsid w:val="00100300"/>
    <w:rsid w:val="0010332D"/>
    <w:rsid w:val="0010722C"/>
    <w:rsid w:val="001132BE"/>
    <w:rsid w:val="00113CB0"/>
    <w:rsid w:val="00114E81"/>
    <w:rsid w:val="00115BD2"/>
    <w:rsid w:val="00115C87"/>
    <w:rsid w:val="00115F83"/>
    <w:rsid w:val="001164BC"/>
    <w:rsid w:val="00116ED1"/>
    <w:rsid w:val="0011771A"/>
    <w:rsid w:val="00117CDA"/>
    <w:rsid w:val="00117F8C"/>
    <w:rsid w:val="001200A4"/>
    <w:rsid w:val="001214C4"/>
    <w:rsid w:val="001225FD"/>
    <w:rsid w:val="0012699B"/>
    <w:rsid w:val="00126AC0"/>
    <w:rsid w:val="00127DC1"/>
    <w:rsid w:val="00130D74"/>
    <w:rsid w:val="00130FA5"/>
    <w:rsid w:val="00134661"/>
    <w:rsid w:val="001357BF"/>
    <w:rsid w:val="00135885"/>
    <w:rsid w:val="00135AFE"/>
    <w:rsid w:val="001364FF"/>
    <w:rsid w:val="001366AD"/>
    <w:rsid w:val="00137075"/>
    <w:rsid w:val="001370FB"/>
    <w:rsid w:val="00137C40"/>
    <w:rsid w:val="001400F1"/>
    <w:rsid w:val="001409A4"/>
    <w:rsid w:val="0014296B"/>
    <w:rsid w:val="001445AD"/>
    <w:rsid w:val="0014533F"/>
    <w:rsid w:val="001454DC"/>
    <w:rsid w:val="0014764E"/>
    <w:rsid w:val="00147CA2"/>
    <w:rsid w:val="001501AB"/>
    <w:rsid w:val="001506A7"/>
    <w:rsid w:val="00153962"/>
    <w:rsid w:val="00154243"/>
    <w:rsid w:val="00155803"/>
    <w:rsid w:val="0015596F"/>
    <w:rsid w:val="00155F8F"/>
    <w:rsid w:val="00156C93"/>
    <w:rsid w:val="00160564"/>
    <w:rsid w:val="00160F28"/>
    <w:rsid w:val="00160F74"/>
    <w:rsid w:val="00161309"/>
    <w:rsid w:val="00161AD6"/>
    <w:rsid w:val="00163469"/>
    <w:rsid w:val="001638F0"/>
    <w:rsid w:val="00164480"/>
    <w:rsid w:val="0016524B"/>
    <w:rsid w:val="001679C8"/>
    <w:rsid w:val="00172A9C"/>
    <w:rsid w:val="0017342E"/>
    <w:rsid w:val="0017349C"/>
    <w:rsid w:val="0017512C"/>
    <w:rsid w:val="00176897"/>
    <w:rsid w:val="001769FF"/>
    <w:rsid w:val="0017721F"/>
    <w:rsid w:val="00177ACF"/>
    <w:rsid w:val="00177FA1"/>
    <w:rsid w:val="001816B2"/>
    <w:rsid w:val="00186B0B"/>
    <w:rsid w:val="001909C6"/>
    <w:rsid w:val="00190CF6"/>
    <w:rsid w:val="00191E8B"/>
    <w:rsid w:val="00192054"/>
    <w:rsid w:val="001926DF"/>
    <w:rsid w:val="00192D40"/>
    <w:rsid w:val="001938E4"/>
    <w:rsid w:val="00194DD3"/>
    <w:rsid w:val="001970C9"/>
    <w:rsid w:val="00197999"/>
    <w:rsid w:val="001979AA"/>
    <w:rsid w:val="00197F1B"/>
    <w:rsid w:val="001A0E46"/>
    <w:rsid w:val="001A1D1F"/>
    <w:rsid w:val="001A2237"/>
    <w:rsid w:val="001A227B"/>
    <w:rsid w:val="001A27DD"/>
    <w:rsid w:val="001A27FD"/>
    <w:rsid w:val="001A2AFE"/>
    <w:rsid w:val="001A2B68"/>
    <w:rsid w:val="001A2CD6"/>
    <w:rsid w:val="001A2FDF"/>
    <w:rsid w:val="001A302B"/>
    <w:rsid w:val="001A31B2"/>
    <w:rsid w:val="001A3783"/>
    <w:rsid w:val="001A3B5A"/>
    <w:rsid w:val="001A4878"/>
    <w:rsid w:val="001A6246"/>
    <w:rsid w:val="001A6CF7"/>
    <w:rsid w:val="001B061E"/>
    <w:rsid w:val="001B1771"/>
    <w:rsid w:val="001B22EA"/>
    <w:rsid w:val="001B3928"/>
    <w:rsid w:val="001B655C"/>
    <w:rsid w:val="001C1DE7"/>
    <w:rsid w:val="001C2689"/>
    <w:rsid w:val="001C4EBA"/>
    <w:rsid w:val="001C51D0"/>
    <w:rsid w:val="001C57EF"/>
    <w:rsid w:val="001C65A9"/>
    <w:rsid w:val="001C7CD2"/>
    <w:rsid w:val="001C7F75"/>
    <w:rsid w:val="001D2E30"/>
    <w:rsid w:val="001D2E9D"/>
    <w:rsid w:val="001D5378"/>
    <w:rsid w:val="001D6327"/>
    <w:rsid w:val="001D6A4D"/>
    <w:rsid w:val="001D6ABA"/>
    <w:rsid w:val="001D7C0D"/>
    <w:rsid w:val="001E1F33"/>
    <w:rsid w:val="001E265B"/>
    <w:rsid w:val="001E32FB"/>
    <w:rsid w:val="001E34B9"/>
    <w:rsid w:val="001E3B79"/>
    <w:rsid w:val="001E3FDE"/>
    <w:rsid w:val="001E6C41"/>
    <w:rsid w:val="001E7A22"/>
    <w:rsid w:val="001E7A27"/>
    <w:rsid w:val="001E7A92"/>
    <w:rsid w:val="001F0E75"/>
    <w:rsid w:val="001F1B04"/>
    <w:rsid w:val="001F3200"/>
    <w:rsid w:val="001F3436"/>
    <w:rsid w:val="001F4E3E"/>
    <w:rsid w:val="001F503F"/>
    <w:rsid w:val="001F76C1"/>
    <w:rsid w:val="001F7EB0"/>
    <w:rsid w:val="00200E30"/>
    <w:rsid w:val="002013B8"/>
    <w:rsid w:val="00205381"/>
    <w:rsid w:val="00206313"/>
    <w:rsid w:val="00210253"/>
    <w:rsid w:val="00215064"/>
    <w:rsid w:val="00215669"/>
    <w:rsid w:val="0021651D"/>
    <w:rsid w:val="00217BD8"/>
    <w:rsid w:val="00222C6C"/>
    <w:rsid w:val="0022311D"/>
    <w:rsid w:val="00223959"/>
    <w:rsid w:val="002245C6"/>
    <w:rsid w:val="00224EA5"/>
    <w:rsid w:val="00224ED4"/>
    <w:rsid w:val="002263B0"/>
    <w:rsid w:val="00226425"/>
    <w:rsid w:val="002274E7"/>
    <w:rsid w:val="0023079D"/>
    <w:rsid w:val="00230C95"/>
    <w:rsid w:val="00232288"/>
    <w:rsid w:val="00233B7F"/>
    <w:rsid w:val="00233EC8"/>
    <w:rsid w:val="0023524B"/>
    <w:rsid w:val="002370CE"/>
    <w:rsid w:val="0023731B"/>
    <w:rsid w:val="002375C2"/>
    <w:rsid w:val="00240637"/>
    <w:rsid w:val="0024091B"/>
    <w:rsid w:val="002419D2"/>
    <w:rsid w:val="00241D33"/>
    <w:rsid w:val="00243D02"/>
    <w:rsid w:val="002460E1"/>
    <w:rsid w:val="00247001"/>
    <w:rsid w:val="00247055"/>
    <w:rsid w:val="00247E3F"/>
    <w:rsid w:val="002515D0"/>
    <w:rsid w:val="002516B3"/>
    <w:rsid w:val="00252596"/>
    <w:rsid w:val="00253A92"/>
    <w:rsid w:val="002544A6"/>
    <w:rsid w:val="00255453"/>
    <w:rsid w:val="0025632F"/>
    <w:rsid w:val="00257B86"/>
    <w:rsid w:val="00260F01"/>
    <w:rsid w:val="00261E93"/>
    <w:rsid w:val="00263A6A"/>
    <w:rsid w:val="00263C1C"/>
    <w:rsid w:val="00265834"/>
    <w:rsid w:val="002678D0"/>
    <w:rsid w:val="002702F4"/>
    <w:rsid w:val="00270691"/>
    <w:rsid w:val="002707E8"/>
    <w:rsid w:val="0027175C"/>
    <w:rsid w:val="002727FA"/>
    <w:rsid w:val="00272D7D"/>
    <w:rsid w:val="0027458E"/>
    <w:rsid w:val="0027582A"/>
    <w:rsid w:val="00276077"/>
    <w:rsid w:val="0027633D"/>
    <w:rsid w:val="00277257"/>
    <w:rsid w:val="00281CFE"/>
    <w:rsid w:val="0028224F"/>
    <w:rsid w:val="00283B0F"/>
    <w:rsid w:val="00284126"/>
    <w:rsid w:val="00284671"/>
    <w:rsid w:val="0028659A"/>
    <w:rsid w:val="00287F49"/>
    <w:rsid w:val="00290ED4"/>
    <w:rsid w:val="00294C0A"/>
    <w:rsid w:val="00295226"/>
    <w:rsid w:val="002953B4"/>
    <w:rsid w:val="002962ED"/>
    <w:rsid w:val="002A02D9"/>
    <w:rsid w:val="002A0773"/>
    <w:rsid w:val="002A223A"/>
    <w:rsid w:val="002A3C5D"/>
    <w:rsid w:val="002A6225"/>
    <w:rsid w:val="002A667B"/>
    <w:rsid w:val="002A71DF"/>
    <w:rsid w:val="002A75C3"/>
    <w:rsid w:val="002B0CF1"/>
    <w:rsid w:val="002B2183"/>
    <w:rsid w:val="002B243F"/>
    <w:rsid w:val="002B2705"/>
    <w:rsid w:val="002B3978"/>
    <w:rsid w:val="002B5057"/>
    <w:rsid w:val="002B558E"/>
    <w:rsid w:val="002B5A25"/>
    <w:rsid w:val="002C2A0B"/>
    <w:rsid w:val="002C36A7"/>
    <w:rsid w:val="002C3DBD"/>
    <w:rsid w:val="002C4260"/>
    <w:rsid w:val="002C4D9A"/>
    <w:rsid w:val="002C5F8F"/>
    <w:rsid w:val="002C7231"/>
    <w:rsid w:val="002C7617"/>
    <w:rsid w:val="002C7E12"/>
    <w:rsid w:val="002D03B4"/>
    <w:rsid w:val="002D1442"/>
    <w:rsid w:val="002D1BD1"/>
    <w:rsid w:val="002D28B4"/>
    <w:rsid w:val="002D3E4A"/>
    <w:rsid w:val="002D3F23"/>
    <w:rsid w:val="002D4462"/>
    <w:rsid w:val="002D47ED"/>
    <w:rsid w:val="002D5862"/>
    <w:rsid w:val="002D6497"/>
    <w:rsid w:val="002D7044"/>
    <w:rsid w:val="002E083C"/>
    <w:rsid w:val="002E183F"/>
    <w:rsid w:val="002E1D8F"/>
    <w:rsid w:val="002E336A"/>
    <w:rsid w:val="002E4692"/>
    <w:rsid w:val="002E5B8D"/>
    <w:rsid w:val="002F1855"/>
    <w:rsid w:val="002F1C8C"/>
    <w:rsid w:val="002F2128"/>
    <w:rsid w:val="002F47D6"/>
    <w:rsid w:val="002F5491"/>
    <w:rsid w:val="002F5DED"/>
    <w:rsid w:val="002F75ED"/>
    <w:rsid w:val="003003D0"/>
    <w:rsid w:val="0030093B"/>
    <w:rsid w:val="003017A9"/>
    <w:rsid w:val="003017D7"/>
    <w:rsid w:val="0030403A"/>
    <w:rsid w:val="00307766"/>
    <w:rsid w:val="00311F4A"/>
    <w:rsid w:val="00313111"/>
    <w:rsid w:val="003133C1"/>
    <w:rsid w:val="00314BEA"/>
    <w:rsid w:val="0031541E"/>
    <w:rsid w:val="003156FC"/>
    <w:rsid w:val="003165C5"/>
    <w:rsid w:val="00317E5F"/>
    <w:rsid w:val="00320768"/>
    <w:rsid w:val="003208C2"/>
    <w:rsid w:val="00321FB9"/>
    <w:rsid w:val="00322687"/>
    <w:rsid w:val="00323265"/>
    <w:rsid w:val="00323367"/>
    <w:rsid w:val="00323BDC"/>
    <w:rsid w:val="00325D72"/>
    <w:rsid w:val="00330192"/>
    <w:rsid w:val="0033073F"/>
    <w:rsid w:val="00330FC0"/>
    <w:rsid w:val="00331EF0"/>
    <w:rsid w:val="003336FF"/>
    <w:rsid w:val="003337BE"/>
    <w:rsid w:val="00334AF6"/>
    <w:rsid w:val="00334BDE"/>
    <w:rsid w:val="00334C4C"/>
    <w:rsid w:val="0033560D"/>
    <w:rsid w:val="003364C2"/>
    <w:rsid w:val="003379EF"/>
    <w:rsid w:val="00343623"/>
    <w:rsid w:val="00343744"/>
    <w:rsid w:val="003444C6"/>
    <w:rsid w:val="0034663F"/>
    <w:rsid w:val="00347A39"/>
    <w:rsid w:val="00351668"/>
    <w:rsid w:val="00351BE5"/>
    <w:rsid w:val="003525B4"/>
    <w:rsid w:val="00354DA3"/>
    <w:rsid w:val="0035566A"/>
    <w:rsid w:val="003567E7"/>
    <w:rsid w:val="0036251B"/>
    <w:rsid w:val="00363FC4"/>
    <w:rsid w:val="003642E1"/>
    <w:rsid w:val="0036479C"/>
    <w:rsid w:val="00365199"/>
    <w:rsid w:val="00365D34"/>
    <w:rsid w:val="00370F47"/>
    <w:rsid w:val="00371C4D"/>
    <w:rsid w:val="00372B42"/>
    <w:rsid w:val="003760AB"/>
    <w:rsid w:val="00376633"/>
    <w:rsid w:val="003773AF"/>
    <w:rsid w:val="0037770E"/>
    <w:rsid w:val="00377BBB"/>
    <w:rsid w:val="003802BA"/>
    <w:rsid w:val="003807B9"/>
    <w:rsid w:val="00381243"/>
    <w:rsid w:val="003816AB"/>
    <w:rsid w:val="00382526"/>
    <w:rsid w:val="0038295C"/>
    <w:rsid w:val="0038523E"/>
    <w:rsid w:val="0039155C"/>
    <w:rsid w:val="00392819"/>
    <w:rsid w:val="00392F14"/>
    <w:rsid w:val="00393908"/>
    <w:rsid w:val="003966AD"/>
    <w:rsid w:val="00396CC8"/>
    <w:rsid w:val="0039785C"/>
    <w:rsid w:val="003A122C"/>
    <w:rsid w:val="003A2598"/>
    <w:rsid w:val="003A2CCF"/>
    <w:rsid w:val="003A3081"/>
    <w:rsid w:val="003B0538"/>
    <w:rsid w:val="003B0A32"/>
    <w:rsid w:val="003B0A82"/>
    <w:rsid w:val="003B0D88"/>
    <w:rsid w:val="003B1D2B"/>
    <w:rsid w:val="003B2A01"/>
    <w:rsid w:val="003B4DBE"/>
    <w:rsid w:val="003B51E5"/>
    <w:rsid w:val="003B53E8"/>
    <w:rsid w:val="003B5993"/>
    <w:rsid w:val="003C0574"/>
    <w:rsid w:val="003C1232"/>
    <w:rsid w:val="003C12B2"/>
    <w:rsid w:val="003C17F3"/>
    <w:rsid w:val="003C4356"/>
    <w:rsid w:val="003C4376"/>
    <w:rsid w:val="003C5DFA"/>
    <w:rsid w:val="003C6D3C"/>
    <w:rsid w:val="003C79E7"/>
    <w:rsid w:val="003D2546"/>
    <w:rsid w:val="003D2BB4"/>
    <w:rsid w:val="003D32FB"/>
    <w:rsid w:val="003D3ADD"/>
    <w:rsid w:val="003D6420"/>
    <w:rsid w:val="003D6BC1"/>
    <w:rsid w:val="003E06C9"/>
    <w:rsid w:val="003E06E5"/>
    <w:rsid w:val="003E23BA"/>
    <w:rsid w:val="003E260D"/>
    <w:rsid w:val="003E4D2C"/>
    <w:rsid w:val="003E66B9"/>
    <w:rsid w:val="003E6FE2"/>
    <w:rsid w:val="003E7338"/>
    <w:rsid w:val="003F0A88"/>
    <w:rsid w:val="003F3FFF"/>
    <w:rsid w:val="003F4824"/>
    <w:rsid w:val="003F5C41"/>
    <w:rsid w:val="00400A40"/>
    <w:rsid w:val="00401593"/>
    <w:rsid w:val="004027FA"/>
    <w:rsid w:val="00404037"/>
    <w:rsid w:val="00404260"/>
    <w:rsid w:val="00404C8F"/>
    <w:rsid w:val="00405036"/>
    <w:rsid w:val="00405BAA"/>
    <w:rsid w:val="00406AEC"/>
    <w:rsid w:val="00407107"/>
    <w:rsid w:val="0040788F"/>
    <w:rsid w:val="00410417"/>
    <w:rsid w:val="00410C52"/>
    <w:rsid w:val="004112E2"/>
    <w:rsid w:val="00411E74"/>
    <w:rsid w:val="00411EDF"/>
    <w:rsid w:val="004159DE"/>
    <w:rsid w:val="00416745"/>
    <w:rsid w:val="004214A0"/>
    <w:rsid w:val="004224DF"/>
    <w:rsid w:val="0042260D"/>
    <w:rsid w:val="00422616"/>
    <w:rsid w:val="00424970"/>
    <w:rsid w:val="00425054"/>
    <w:rsid w:val="00425751"/>
    <w:rsid w:val="004257EA"/>
    <w:rsid w:val="00425F48"/>
    <w:rsid w:val="004267B0"/>
    <w:rsid w:val="004275BC"/>
    <w:rsid w:val="0043083F"/>
    <w:rsid w:val="004324ED"/>
    <w:rsid w:val="00432D4A"/>
    <w:rsid w:val="004340F4"/>
    <w:rsid w:val="004355DE"/>
    <w:rsid w:val="004356CA"/>
    <w:rsid w:val="00435BD1"/>
    <w:rsid w:val="00436069"/>
    <w:rsid w:val="00436623"/>
    <w:rsid w:val="00442B0D"/>
    <w:rsid w:val="00444167"/>
    <w:rsid w:val="004452A4"/>
    <w:rsid w:val="00446061"/>
    <w:rsid w:val="00450F8E"/>
    <w:rsid w:val="00451F7E"/>
    <w:rsid w:val="0045370F"/>
    <w:rsid w:val="004541E7"/>
    <w:rsid w:val="004546A9"/>
    <w:rsid w:val="00455364"/>
    <w:rsid w:val="00455864"/>
    <w:rsid w:val="0045600E"/>
    <w:rsid w:val="0045702C"/>
    <w:rsid w:val="0045722D"/>
    <w:rsid w:val="00460B79"/>
    <w:rsid w:val="00461984"/>
    <w:rsid w:val="00461B28"/>
    <w:rsid w:val="004633C3"/>
    <w:rsid w:val="00466EA0"/>
    <w:rsid w:val="004714B5"/>
    <w:rsid w:val="00471656"/>
    <w:rsid w:val="004738C3"/>
    <w:rsid w:val="004746F4"/>
    <w:rsid w:val="0047566A"/>
    <w:rsid w:val="00477120"/>
    <w:rsid w:val="00480D14"/>
    <w:rsid w:val="00481AE4"/>
    <w:rsid w:val="00483951"/>
    <w:rsid w:val="00483FFD"/>
    <w:rsid w:val="004844A2"/>
    <w:rsid w:val="004857FC"/>
    <w:rsid w:val="00485A4C"/>
    <w:rsid w:val="00485DD6"/>
    <w:rsid w:val="00487476"/>
    <w:rsid w:val="00487602"/>
    <w:rsid w:val="00487846"/>
    <w:rsid w:val="00490B9C"/>
    <w:rsid w:val="004918F8"/>
    <w:rsid w:val="00493CF1"/>
    <w:rsid w:val="004959D8"/>
    <w:rsid w:val="00495CF5"/>
    <w:rsid w:val="00496BE8"/>
    <w:rsid w:val="004972DD"/>
    <w:rsid w:val="00497579"/>
    <w:rsid w:val="004A0B91"/>
    <w:rsid w:val="004A319A"/>
    <w:rsid w:val="004A4FD2"/>
    <w:rsid w:val="004A514C"/>
    <w:rsid w:val="004A5E39"/>
    <w:rsid w:val="004A765D"/>
    <w:rsid w:val="004B2A94"/>
    <w:rsid w:val="004B4464"/>
    <w:rsid w:val="004B515F"/>
    <w:rsid w:val="004B599D"/>
    <w:rsid w:val="004B6332"/>
    <w:rsid w:val="004C1947"/>
    <w:rsid w:val="004C2448"/>
    <w:rsid w:val="004C510B"/>
    <w:rsid w:val="004C583F"/>
    <w:rsid w:val="004C5AD1"/>
    <w:rsid w:val="004C79F4"/>
    <w:rsid w:val="004D07CE"/>
    <w:rsid w:val="004D0837"/>
    <w:rsid w:val="004D0987"/>
    <w:rsid w:val="004D1296"/>
    <w:rsid w:val="004D134D"/>
    <w:rsid w:val="004D31FE"/>
    <w:rsid w:val="004D35CE"/>
    <w:rsid w:val="004D36A9"/>
    <w:rsid w:val="004D3D08"/>
    <w:rsid w:val="004D4E77"/>
    <w:rsid w:val="004D5804"/>
    <w:rsid w:val="004D6151"/>
    <w:rsid w:val="004D61C3"/>
    <w:rsid w:val="004D73B8"/>
    <w:rsid w:val="004D7781"/>
    <w:rsid w:val="004E0A36"/>
    <w:rsid w:val="004E18B2"/>
    <w:rsid w:val="004E2019"/>
    <w:rsid w:val="004E29CC"/>
    <w:rsid w:val="004E2F95"/>
    <w:rsid w:val="004E3012"/>
    <w:rsid w:val="004E4785"/>
    <w:rsid w:val="004E5073"/>
    <w:rsid w:val="004E55B0"/>
    <w:rsid w:val="004E5633"/>
    <w:rsid w:val="004E67D4"/>
    <w:rsid w:val="004E6A80"/>
    <w:rsid w:val="004E78CB"/>
    <w:rsid w:val="004F118D"/>
    <w:rsid w:val="004F2FF5"/>
    <w:rsid w:val="004F3621"/>
    <w:rsid w:val="004F382A"/>
    <w:rsid w:val="004F3973"/>
    <w:rsid w:val="004F3AFB"/>
    <w:rsid w:val="004F53F4"/>
    <w:rsid w:val="00500077"/>
    <w:rsid w:val="00500312"/>
    <w:rsid w:val="00501AE2"/>
    <w:rsid w:val="00501DA3"/>
    <w:rsid w:val="00502AAB"/>
    <w:rsid w:val="005033BB"/>
    <w:rsid w:val="005035F0"/>
    <w:rsid w:val="00504E70"/>
    <w:rsid w:val="00506C03"/>
    <w:rsid w:val="00507331"/>
    <w:rsid w:val="00511CFB"/>
    <w:rsid w:val="0051433E"/>
    <w:rsid w:val="00514486"/>
    <w:rsid w:val="005144EA"/>
    <w:rsid w:val="00515213"/>
    <w:rsid w:val="00516CAE"/>
    <w:rsid w:val="00516EB4"/>
    <w:rsid w:val="005175CF"/>
    <w:rsid w:val="00522ACA"/>
    <w:rsid w:val="00527001"/>
    <w:rsid w:val="0052769F"/>
    <w:rsid w:val="00527FB4"/>
    <w:rsid w:val="00531092"/>
    <w:rsid w:val="00532505"/>
    <w:rsid w:val="00534F5E"/>
    <w:rsid w:val="00535548"/>
    <w:rsid w:val="00537498"/>
    <w:rsid w:val="00537B39"/>
    <w:rsid w:val="00542EEF"/>
    <w:rsid w:val="00543911"/>
    <w:rsid w:val="00545569"/>
    <w:rsid w:val="005455A9"/>
    <w:rsid w:val="005470DD"/>
    <w:rsid w:val="005470E2"/>
    <w:rsid w:val="005474B3"/>
    <w:rsid w:val="005476E1"/>
    <w:rsid w:val="00550791"/>
    <w:rsid w:val="00552544"/>
    <w:rsid w:val="00552EEF"/>
    <w:rsid w:val="00553043"/>
    <w:rsid w:val="005536A8"/>
    <w:rsid w:val="00554507"/>
    <w:rsid w:val="00554E9D"/>
    <w:rsid w:val="005556FF"/>
    <w:rsid w:val="00557986"/>
    <w:rsid w:val="00560D6B"/>
    <w:rsid w:val="00561BFB"/>
    <w:rsid w:val="0056259D"/>
    <w:rsid w:val="00562D51"/>
    <w:rsid w:val="005651C3"/>
    <w:rsid w:val="00566B9B"/>
    <w:rsid w:val="005702B1"/>
    <w:rsid w:val="00570AAB"/>
    <w:rsid w:val="00571F02"/>
    <w:rsid w:val="00572C86"/>
    <w:rsid w:val="00572D03"/>
    <w:rsid w:val="005751EE"/>
    <w:rsid w:val="005768F4"/>
    <w:rsid w:val="00576D5B"/>
    <w:rsid w:val="00580F88"/>
    <w:rsid w:val="005810BE"/>
    <w:rsid w:val="00582122"/>
    <w:rsid w:val="00582200"/>
    <w:rsid w:val="0058359B"/>
    <w:rsid w:val="00586EBA"/>
    <w:rsid w:val="005925B0"/>
    <w:rsid w:val="00593933"/>
    <w:rsid w:val="00594B9F"/>
    <w:rsid w:val="00596A5D"/>
    <w:rsid w:val="00597076"/>
    <w:rsid w:val="00597EA6"/>
    <w:rsid w:val="005A0025"/>
    <w:rsid w:val="005A03B0"/>
    <w:rsid w:val="005A1B17"/>
    <w:rsid w:val="005A2651"/>
    <w:rsid w:val="005A26BC"/>
    <w:rsid w:val="005A2E79"/>
    <w:rsid w:val="005A32BE"/>
    <w:rsid w:val="005A3EE7"/>
    <w:rsid w:val="005A4924"/>
    <w:rsid w:val="005A6477"/>
    <w:rsid w:val="005A719C"/>
    <w:rsid w:val="005A79EB"/>
    <w:rsid w:val="005B13C9"/>
    <w:rsid w:val="005B17EA"/>
    <w:rsid w:val="005B2F18"/>
    <w:rsid w:val="005B34F1"/>
    <w:rsid w:val="005B421E"/>
    <w:rsid w:val="005B7202"/>
    <w:rsid w:val="005C22B9"/>
    <w:rsid w:val="005C24CE"/>
    <w:rsid w:val="005C3052"/>
    <w:rsid w:val="005C3887"/>
    <w:rsid w:val="005C4B49"/>
    <w:rsid w:val="005C535F"/>
    <w:rsid w:val="005C62F8"/>
    <w:rsid w:val="005C6937"/>
    <w:rsid w:val="005C6F5B"/>
    <w:rsid w:val="005C7E96"/>
    <w:rsid w:val="005C7F25"/>
    <w:rsid w:val="005D0A72"/>
    <w:rsid w:val="005D2F7A"/>
    <w:rsid w:val="005D3299"/>
    <w:rsid w:val="005D3D57"/>
    <w:rsid w:val="005D3D63"/>
    <w:rsid w:val="005D4389"/>
    <w:rsid w:val="005D487C"/>
    <w:rsid w:val="005D6C27"/>
    <w:rsid w:val="005D6EA3"/>
    <w:rsid w:val="005D77CD"/>
    <w:rsid w:val="005D78DC"/>
    <w:rsid w:val="005E05CB"/>
    <w:rsid w:val="005E1474"/>
    <w:rsid w:val="005E1AB7"/>
    <w:rsid w:val="005E32E2"/>
    <w:rsid w:val="005E335E"/>
    <w:rsid w:val="005E3FF7"/>
    <w:rsid w:val="005E44AD"/>
    <w:rsid w:val="005E457C"/>
    <w:rsid w:val="005E5457"/>
    <w:rsid w:val="005E58F1"/>
    <w:rsid w:val="005E61EC"/>
    <w:rsid w:val="005E65A1"/>
    <w:rsid w:val="005E6785"/>
    <w:rsid w:val="005F07C6"/>
    <w:rsid w:val="005F09CA"/>
    <w:rsid w:val="005F25D1"/>
    <w:rsid w:val="005F2997"/>
    <w:rsid w:val="005F3B84"/>
    <w:rsid w:val="005F6587"/>
    <w:rsid w:val="005F7D69"/>
    <w:rsid w:val="006002FE"/>
    <w:rsid w:val="00601C19"/>
    <w:rsid w:val="0060594C"/>
    <w:rsid w:val="00606C06"/>
    <w:rsid w:val="00606DE2"/>
    <w:rsid w:val="0061213A"/>
    <w:rsid w:val="006143B1"/>
    <w:rsid w:val="0061470F"/>
    <w:rsid w:val="0061472A"/>
    <w:rsid w:val="0061484F"/>
    <w:rsid w:val="00616159"/>
    <w:rsid w:val="006172C1"/>
    <w:rsid w:val="0062079B"/>
    <w:rsid w:val="00620A75"/>
    <w:rsid w:val="006212FD"/>
    <w:rsid w:val="00621B61"/>
    <w:rsid w:val="00622E32"/>
    <w:rsid w:val="006234B1"/>
    <w:rsid w:val="006238CE"/>
    <w:rsid w:val="00623A08"/>
    <w:rsid w:val="00625A72"/>
    <w:rsid w:val="006305F2"/>
    <w:rsid w:val="00631631"/>
    <w:rsid w:val="006318B3"/>
    <w:rsid w:val="00631A00"/>
    <w:rsid w:val="00632650"/>
    <w:rsid w:val="006326C4"/>
    <w:rsid w:val="006337D7"/>
    <w:rsid w:val="00633D0A"/>
    <w:rsid w:val="00634224"/>
    <w:rsid w:val="00634F11"/>
    <w:rsid w:val="00635CBA"/>
    <w:rsid w:val="00636447"/>
    <w:rsid w:val="00636A2B"/>
    <w:rsid w:val="00637D35"/>
    <w:rsid w:val="0064058B"/>
    <w:rsid w:val="006409A4"/>
    <w:rsid w:val="006417BF"/>
    <w:rsid w:val="00641CDE"/>
    <w:rsid w:val="00642E19"/>
    <w:rsid w:val="00646052"/>
    <w:rsid w:val="00646100"/>
    <w:rsid w:val="006476AD"/>
    <w:rsid w:val="006508E9"/>
    <w:rsid w:val="00655B65"/>
    <w:rsid w:val="00655D12"/>
    <w:rsid w:val="006574AA"/>
    <w:rsid w:val="006602CC"/>
    <w:rsid w:val="00660654"/>
    <w:rsid w:val="00662DA3"/>
    <w:rsid w:val="00664587"/>
    <w:rsid w:val="00664932"/>
    <w:rsid w:val="00664DA9"/>
    <w:rsid w:val="006655CB"/>
    <w:rsid w:val="00666E40"/>
    <w:rsid w:val="0067034F"/>
    <w:rsid w:val="00671FFF"/>
    <w:rsid w:val="006722DF"/>
    <w:rsid w:val="00674BD0"/>
    <w:rsid w:val="00680449"/>
    <w:rsid w:val="00681ADE"/>
    <w:rsid w:val="0068242A"/>
    <w:rsid w:val="00682617"/>
    <w:rsid w:val="00684C4B"/>
    <w:rsid w:val="00684CEE"/>
    <w:rsid w:val="00685A3C"/>
    <w:rsid w:val="006870F6"/>
    <w:rsid w:val="006876B1"/>
    <w:rsid w:val="006876FD"/>
    <w:rsid w:val="00690C42"/>
    <w:rsid w:val="00691527"/>
    <w:rsid w:val="00691A93"/>
    <w:rsid w:val="00691D10"/>
    <w:rsid w:val="00692853"/>
    <w:rsid w:val="00693805"/>
    <w:rsid w:val="00693E75"/>
    <w:rsid w:val="00694AF2"/>
    <w:rsid w:val="00694B19"/>
    <w:rsid w:val="00694FA6"/>
    <w:rsid w:val="0069545C"/>
    <w:rsid w:val="006974E8"/>
    <w:rsid w:val="006A0309"/>
    <w:rsid w:val="006A06A5"/>
    <w:rsid w:val="006A0D46"/>
    <w:rsid w:val="006A1880"/>
    <w:rsid w:val="006A3CE0"/>
    <w:rsid w:val="006A5220"/>
    <w:rsid w:val="006A57FD"/>
    <w:rsid w:val="006A5FE1"/>
    <w:rsid w:val="006A67C8"/>
    <w:rsid w:val="006A6C53"/>
    <w:rsid w:val="006B2D53"/>
    <w:rsid w:val="006B4268"/>
    <w:rsid w:val="006B4BEC"/>
    <w:rsid w:val="006B613A"/>
    <w:rsid w:val="006B6398"/>
    <w:rsid w:val="006B6D8A"/>
    <w:rsid w:val="006B748A"/>
    <w:rsid w:val="006C1EA8"/>
    <w:rsid w:val="006C248B"/>
    <w:rsid w:val="006C2EF4"/>
    <w:rsid w:val="006C2F7B"/>
    <w:rsid w:val="006C5459"/>
    <w:rsid w:val="006C546F"/>
    <w:rsid w:val="006C6B20"/>
    <w:rsid w:val="006C7F4B"/>
    <w:rsid w:val="006D077A"/>
    <w:rsid w:val="006D1016"/>
    <w:rsid w:val="006D1111"/>
    <w:rsid w:val="006D2013"/>
    <w:rsid w:val="006D281F"/>
    <w:rsid w:val="006D46EC"/>
    <w:rsid w:val="006D5C74"/>
    <w:rsid w:val="006D61AA"/>
    <w:rsid w:val="006D63B3"/>
    <w:rsid w:val="006D65B4"/>
    <w:rsid w:val="006D6981"/>
    <w:rsid w:val="006D69FC"/>
    <w:rsid w:val="006D6CB6"/>
    <w:rsid w:val="006D6F95"/>
    <w:rsid w:val="006D7E07"/>
    <w:rsid w:val="006E0925"/>
    <w:rsid w:val="006E0D05"/>
    <w:rsid w:val="006E2494"/>
    <w:rsid w:val="006E3926"/>
    <w:rsid w:val="006E3946"/>
    <w:rsid w:val="006E42E5"/>
    <w:rsid w:val="006E43BF"/>
    <w:rsid w:val="006E44B1"/>
    <w:rsid w:val="006E79F9"/>
    <w:rsid w:val="006F1752"/>
    <w:rsid w:val="006F4C9A"/>
    <w:rsid w:val="006F5F42"/>
    <w:rsid w:val="006F7A22"/>
    <w:rsid w:val="006F7CCA"/>
    <w:rsid w:val="00700AC3"/>
    <w:rsid w:val="0070101D"/>
    <w:rsid w:val="00701F44"/>
    <w:rsid w:val="00703F77"/>
    <w:rsid w:val="0070465A"/>
    <w:rsid w:val="00706875"/>
    <w:rsid w:val="00707722"/>
    <w:rsid w:val="00710565"/>
    <w:rsid w:val="007106D4"/>
    <w:rsid w:val="00710978"/>
    <w:rsid w:val="00710DC6"/>
    <w:rsid w:val="00710F59"/>
    <w:rsid w:val="00711FDE"/>
    <w:rsid w:val="007126D3"/>
    <w:rsid w:val="00713AD1"/>
    <w:rsid w:val="0071564D"/>
    <w:rsid w:val="00716B4E"/>
    <w:rsid w:val="00717BA2"/>
    <w:rsid w:val="00717C71"/>
    <w:rsid w:val="007201C3"/>
    <w:rsid w:val="007225FE"/>
    <w:rsid w:val="00723A92"/>
    <w:rsid w:val="00724F5C"/>
    <w:rsid w:val="00725F1A"/>
    <w:rsid w:val="00727A6D"/>
    <w:rsid w:val="00730E14"/>
    <w:rsid w:val="007320EC"/>
    <w:rsid w:val="007335A8"/>
    <w:rsid w:val="007337D7"/>
    <w:rsid w:val="00733886"/>
    <w:rsid w:val="00734A40"/>
    <w:rsid w:val="007356B8"/>
    <w:rsid w:val="00736DB4"/>
    <w:rsid w:val="00737EE0"/>
    <w:rsid w:val="0074024A"/>
    <w:rsid w:val="007410AC"/>
    <w:rsid w:val="00741633"/>
    <w:rsid w:val="007418DC"/>
    <w:rsid w:val="0074330C"/>
    <w:rsid w:val="00743417"/>
    <w:rsid w:val="007437A8"/>
    <w:rsid w:val="00743A6F"/>
    <w:rsid w:val="00743E42"/>
    <w:rsid w:val="00744DF0"/>
    <w:rsid w:val="00746B3D"/>
    <w:rsid w:val="00747167"/>
    <w:rsid w:val="007476F9"/>
    <w:rsid w:val="00747EFA"/>
    <w:rsid w:val="00750465"/>
    <w:rsid w:val="00751C62"/>
    <w:rsid w:val="00752A29"/>
    <w:rsid w:val="00754851"/>
    <w:rsid w:val="007560DF"/>
    <w:rsid w:val="00756675"/>
    <w:rsid w:val="0075762A"/>
    <w:rsid w:val="00757C74"/>
    <w:rsid w:val="00757CB4"/>
    <w:rsid w:val="007607F2"/>
    <w:rsid w:val="00761B2D"/>
    <w:rsid w:val="00761DAF"/>
    <w:rsid w:val="00764A5D"/>
    <w:rsid w:val="00766084"/>
    <w:rsid w:val="00766256"/>
    <w:rsid w:val="00766C10"/>
    <w:rsid w:val="00766F77"/>
    <w:rsid w:val="00767D7D"/>
    <w:rsid w:val="0077084F"/>
    <w:rsid w:val="00770EBF"/>
    <w:rsid w:val="007725A8"/>
    <w:rsid w:val="00774130"/>
    <w:rsid w:val="00774C5D"/>
    <w:rsid w:val="0077670C"/>
    <w:rsid w:val="007776CA"/>
    <w:rsid w:val="00781062"/>
    <w:rsid w:val="007811AF"/>
    <w:rsid w:val="007813B4"/>
    <w:rsid w:val="00781516"/>
    <w:rsid w:val="00781674"/>
    <w:rsid w:val="00783A4B"/>
    <w:rsid w:val="00783F62"/>
    <w:rsid w:val="00785377"/>
    <w:rsid w:val="007867AC"/>
    <w:rsid w:val="00787E92"/>
    <w:rsid w:val="00790462"/>
    <w:rsid w:val="007906A9"/>
    <w:rsid w:val="007912F8"/>
    <w:rsid w:val="00793188"/>
    <w:rsid w:val="00793F95"/>
    <w:rsid w:val="007945EB"/>
    <w:rsid w:val="007949E4"/>
    <w:rsid w:val="0079636E"/>
    <w:rsid w:val="00796954"/>
    <w:rsid w:val="00796C01"/>
    <w:rsid w:val="0079700E"/>
    <w:rsid w:val="007A4816"/>
    <w:rsid w:val="007A5602"/>
    <w:rsid w:val="007B012C"/>
    <w:rsid w:val="007B192D"/>
    <w:rsid w:val="007B1AF3"/>
    <w:rsid w:val="007B1F02"/>
    <w:rsid w:val="007B3837"/>
    <w:rsid w:val="007B44F8"/>
    <w:rsid w:val="007B506D"/>
    <w:rsid w:val="007B5A6C"/>
    <w:rsid w:val="007B5D59"/>
    <w:rsid w:val="007B5EEE"/>
    <w:rsid w:val="007B62D9"/>
    <w:rsid w:val="007B6F98"/>
    <w:rsid w:val="007C274D"/>
    <w:rsid w:val="007C3AC8"/>
    <w:rsid w:val="007C4F57"/>
    <w:rsid w:val="007C533C"/>
    <w:rsid w:val="007C6078"/>
    <w:rsid w:val="007C638E"/>
    <w:rsid w:val="007C6B37"/>
    <w:rsid w:val="007D0135"/>
    <w:rsid w:val="007D16C7"/>
    <w:rsid w:val="007D1BDD"/>
    <w:rsid w:val="007D5BCF"/>
    <w:rsid w:val="007D60C2"/>
    <w:rsid w:val="007D7FD6"/>
    <w:rsid w:val="007E19FB"/>
    <w:rsid w:val="007E1A34"/>
    <w:rsid w:val="007E2678"/>
    <w:rsid w:val="007E2ADD"/>
    <w:rsid w:val="007E30DE"/>
    <w:rsid w:val="007E56EC"/>
    <w:rsid w:val="007E6C97"/>
    <w:rsid w:val="007E6FBE"/>
    <w:rsid w:val="007E7249"/>
    <w:rsid w:val="007E782F"/>
    <w:rsid w:val="007F1BF0"/>
    <w:rsid w:val="007F3672"/>
    <w:rsid w:val="007F3984"/>
    <w:rsid w:val="007F4165"/>
    <w:rsid w:val="007F4B47"/>
    <w:rsid w:val="007F60AC"/>
    <w:rsid w:val="007F675B"/>
    <w:rsid w:val="0080153C"/>
    <w:rsid w:val="00801D06"/>
    <w:rsid w:val="00802429"/>
    <w:rsid w:val="0080283E"/>
    <w:rsid w:val="00802B4D"/>
    <w:rsid w:val="008037FC"/>
    <w:rsid w:val="008038F6"/>
    <w:rsid w:val="008039DB"/>
    <w:rsid w:val="008040CD"/>
    <w:rsid w:val="00804DD8"/>
    <w:rsid w:val="008070F0"/>
    <w:rsid w:val="00807B99"/>
    <w:rsid w:val="00807ED0"/>
    <w:rsid w:val="008102D9"/>
    <w:rsid w:val="00811020"/>
    <w:rsid w:val="00811C93"/>
    <w:rsid w:val="008124CA"/>
    <w:rsid w:val="00813AE7"/>
    <w:rsid w:val="00813E38"/>
    <w:rsid w:val="00814252"/>
    <w:rsid w:val="0081425A"/>
    <w:rsid w:val="00815F4F"/>
    <w:rsid w:val="00817ACF"/>
    <w:rsid w:val="00820F2B"/>
    <w:rsid w:val="008213D8"/>
    <w:rsid w:val="0082184F"/>
    <w:rsid w:val="00821FBE"/>
    <w:rsid w:val="00826EE6"/>
    <w:rsid w:val="008278D8"/>
    <w:rsid w:val="008278F0"/>
    <w:rsid w:val="0083026C"/>
    <w:rsid w:val="00830892"/>
    <w:rsid w:val="00830962"/>
    <w:rsid w:val="00832528"/>
    <w:rsid w:val="00832FA0"/>
    <w:rsid w:val="00833549"/>
    <w:rsid w:val="0083414B"/>
    <w:rsid w:val="00834757"/>
    <w:rsid w:val="00834DA5"/>
    <w:rsid w:val="0083677C"/>
    <w:rsid w:val="00836FF4"/>
    <w:rsid w:val="0083793A"/>
    <w:rsid w:val="008379E2"/>
    <w:rsid w:val="00837AA2"/>
    <w:rsid w:val="00837AB4"/>
    <w:rsid w:val="008400E2"/>
    <w:rsid w:val="008407C9"/>
    <w:rsid w:val="00841177"/>
    <w:rsid w:val="008422DF"/>
    <w:rsid w:val="0084286B"/>
    <w:rsid w:val="00845318"/>
    <w:rsid w:val="00846E56"/>
    <w:rsid w:val="00846E87"/>
    <w:rsid w:val="00851935"/>
    <w:rsid w:val="008523D5"/>
    <w:rsid w:val="00853057"/>
    <w:rsid w:val="00853417"/>
    <w:rsid w:val="00853709"/>
    <w:rsid w:val="00854495"/>
    <w:rsid w:val="00856305"/>
    <w:rsid w:val="008569E9"/>
    <w:rsid w:val="00856E5A"/>
    <w:rsid w:val="0085750B"/>
    <w:rsid w:val="0086165E"/>
    <w:rsid w:val="0086190C"/>
    <w:rsid w:val="00862CE7"/>
    <w:rsid w:val="00864ABC"/>
    <w:rsid w:val="008669AD"/>
    <w:rsid w:val="008725D1"/>
    <w:rsid w:val="00872981"/>
    <w:rsid w:val="00873B59"/>
    <w:rsid w:val="00873B93"/>
    <w:rsid w:val="008749C8"/>
    <w:rsid w:val="00875746"/>
    <w:rsid w:val="00877F49"/>
    <w:rsid w:val="00880395"/>
    <w:rsid w:val="00880619"/>
    <w:rsid w:val="00882293"/>
    <w:rsid w:val="00882C17"/>
    <w:rsid w:val="00882F7D"/>
    <w:rsid w:val="008830F7"/>
    <w:rsid w:val="00883312"/>
    <w:rsid w:val="0088348B"/>
    <w:rsid w:val="0088355D"/>
    <w:rsid w:val="0088459F"/>
    <w:rsid w:val="008846A9"/>
    <w:rsid w:val="008850F2"/>
    <w:rsid w:val="0088519C"/>
    <w:rsid w:val="008858CF"/>
    <w:rsid w:val="00885F29"/>
    <w:rsid w:val="00886B83"/>
    <w:rsid w:val="00886FC0"/>
    <w:rsid w:val="008906D6"/>
    <w:rsid w:val="00890989"/>
    <w:rsid w:val="0089224C"/>
    <w:rsid w:val="008933CA"/>
    <w:rsid w:val="008947A6"/>
    <w:rsid w:val="00895C44"/>
    <w:rsid w:val="0089722F"/>
    <w:rsid w:val="00897DE2"/>
    <w:rsid w:val="00897EC3"/>
    <w:rsid w:val="008A1BEF"/>
    <w:rsid w:val="008A2ACB"/>
    <w:rsid w:val="008A39C0"/>
    <w:rsid w:val="008A3EAE"/>
    <w:rsid w:val="008A46AB"/>
    <w:rsid w:val="008A4793"/>
    <w:rsid w:val="008A6868"/>
    <w:rsid w:val="008A7CE5"/>
    <w:rsid w:val="008B065F"/>
    <w:rsid w:val="008B151A"/>
    <w:rsid w:val="008B15E7"/>
    <w:rsid w:val="008B24D6"/>
    <w:rsid w:val="008B24FE"/>
    <w:rsid w:val="008B3713"/>
    <w:rsid w:val="008B3BAC"/>
    <w:rsid w:val="008B54B9"/>
    <w:rsid w:val="008C024C"/>
    <w:rsid w:val="008C051A"/>
    <w:rsid w:val="008C0A16"/>
    <w:rsid w:val="008C0E97"/>
    <w:rsid w:val="008C1603"/>
    <w:rsid w:val="008C2EF5"/>
    <w:rsid w:val="008C30FA"/>
    <w:rsid w:val="008C3697"/>
    <w:rsid w:val="008C5264"/>
    <w:rsid w:val="008C6E93"/>
    <w:rsid w:val="008C7A42"/>
    <w:rsid w:val="008D0492"/>
    <w:rsid w:val="008D1DD2"/>
    <w:rsid w:val="008D25BA"/>
    <w:rsid w:val="008D41FA"/>
    <w:rsid w:val="008D4705"/>
    <w:rsid w:val="008D5E4A"/>
    <w:rsid w:val="008D65F5"/>
    <w:rsid w:val="008E020D"/>
    <w:rsid w:val="008E2510"/>
    <w:rsid w:val="008E26B5"/>
    <w:rsid w:val="008E33EB"/>
    <w:rsid w:val="008E350F"/>
    <w:rsid w:val="008E467E"/>
    <w:rsid w:val="008E4EB7"/>
    <w:rsid w:val="008E5723"/>
    <w:rsid w:val="008E57CC"/>
    <w:rsid w:val="008E7EA2"/>
    <w:rsid w:val="008F072A"/>
    <w:rsid w:val="008F1199"/>
    <w:rsid w:val="008F2F7C"/>
    <w:rsid w:val="008F30A6"/>
    <w:rsid w:val="008F39EB"/>
    <w:rsid w:val="008F5814"/>
    <w:rsid w:val="008F5EA9"/>
    <w:rsid w:val="008F63D4"/>
    <w:rsid w:val="008F6B6D"/>
    <w:rsid w:val="008F6F5D"/>
    <w:rsid w:val="008F7EC0"/>
    <w:rsid w:val="009001BA"/>
    <w:rsid w:val="00900F11"/>
    <w:rsid w:val="009011B1"/>
    <w:rsid w:val="00902507"/>
    <w:rsid w:val="0090402F"/>
    <w:rsid w:val="00904D46"/>
    <w:rsid w:val="009051E5"/>
    <w:rsid w:val="00905957"/>
    <w:rsid w:val="00906F72"/>
    <w:rsid w:val="009073C7"/>
    <w:rsid w:val="009076E5"/>
    <w:rsid w:val="009104CF"/>
    <w:rsid w:val="00913F66"/>
    <w:rsid w:val="009151D9"/>
    <w:rsid w:val="0091524B"/>
    <w:rsid w:val="0091592E"/>
    <w:rsid w:val="00915947"/>
    <w:rsid w:val="009162A8"/>
    <w:rsid w:val="009164B4"/>
    <w:rsid w:val="00917386"/>
    <w:rsid w:val="00921310"/>
    <w:rsid w:val="00921F6B"/>
    <w:rsid w:val="009228B2"/>
    <w:rsid w:val="00922B88"/>
    <w:rsid w:val="00923628"/>
    <w:rsid w:val="00923703"/>
    <w:rsid w:val="009238EE"/>
    <w:rsid w:val="00926581"/>
    <w:rsid w:val="0093013A"/>
    <w:rsid w:val="009302A2"/>
    <w:rsid w:val="00931044"/>
    <w:rsid w:val="009311E1"/>
    <w:rsid w:val="00932287"/>
    <w:rsid w:val="00932C12"/>
    <w:rsid w:val="00932C2B"/>
    <w:rsid w:val="00932CB7"/>
    <w:rsid w:val="00934709"/>
    <w:rsid w:val="00937E2B"/>
    <w:rsid w:val="00941198"/>
    <w:rsid w:val="009417F6"/>
    <w:rsid w:val="00941D5A"/>
    <w:rsid w:val="009447A6"/>
    <w:rsid w:val="00945B22"/>
    <w:rsid w:val="00946E83"/>
    <w:rsid w:val="00950B71"/>
    <w:rsid w:val="00950F00"/>
    <w:rsid w:val="009510A0"/>
    <w:rsid w:val="0095243B"/>
    <w:rsid w:val="0095351C"/>
    <w:rsid w:val="00953844"/>
    <w:rsid w:val="009567D3"/>
    <w:rsid w:val="00957E6D"/>
    <w:rsid w:val="009613AA"/>
    <w:rsid w:val="00962929"/>
    <w:rsid w:val="00962FE7"/>
    <w:rsid w:val="00964CD4"/>
    <w:rsid w:val="009657EB"/>
    <w:rsid w:val="00965C1F"/>
    <w:rsid w:val="0096630E"/>
    <w:rsid w:val="00967476"/>
    <w:rsid w:val="00967A55"/>
    <w:rsid w:val="009706D7"/>
    <w:rsid w:val="00970DA1"/>
    <w:rsid w:val="009711FD"/>
    <w:rsid w:val="00973765"/>
    <w:rsid w:val="00973B8A"/>
    <w:rsid w:val="00975AB5"/>
    <w:rsid w:val="00976A89"/>
    <w:rsid w:val="00980B76"/>
    <w:rsid w:val="00980F91"/>
    <w:rsid w:val="009814F2"/>
    <w:rsid w:val="009815A2"/>
    <w:rsid w:val="00981FBF"/>
    <w:rsid w:val="00982956"/>
    <w:rsid w:val="00982B5F"/>
    <w:rsid w:val="009835A7"/>
    <w:rsid w:val="009840D6"/>
    <w:rsid w:val="0098460A"/>
    <w:rsid w:val="00985F31"/>
    <w:rsid w:val="00987BFC"/>
    <w:rsid w:val="00987C6D"/>
    <w:rsid w:val="00991000"/>
    <w:rsid w:val="00992232"/>
    <w:rsid w:val="00993C47"/>
    <w:rsid w:val="00994192"/>
    <w:rsid w:val="0099434D"/>
    <w:rsid w:val="0099441C"/>
    <w:rsid w:val="00994B00"/>
    <w:rsid w:val="00994D80"/>
    <w:rsid w:val="009955A6"/>
    <w:rsid w:val="0099670F"/>
    <w:rsid w:val="009975A6"/>
    <w:rsid w:val="009A068D"/>
    <w:rsid w:val="009A0D6D"/>
    <w:rsid w:val="009A2473"/>
    <w:rsid w:val="009A3004"/>
    <w:rsid w:val="009A33BF"/>
    <w:rsid w:val="009A3742"/>
    <w:rsid w:val="009A68F4"/>
    <w:rsid w:val="009A7282"/>
    <w:rsid w:val="009B0FAD"/>
    <w:rsid w:val="009B1648"/>
    <w:rsid w:val="009B2844"/>
    <w:rsid w:val="009B2C37"/>
    <w:rsid w:val="009B54BC"/>
    <w:rsid w:val="009B6F35"/>
    <w:rsid w:val="009B730C"/>
    <w:rsid w:val="009B7FE5"/>
    <w:rsid w:val="009C04B3"/>
    <w:rsid w:val="009C08AB"/>
    <w:rsid w:val="009C40E1"/>
    <w:rsid w:val="009C4380"/>
    <w:rsid w:val="009C561A"/>
    <w:rsid w:val="009C56DF"/>
    <w:rsid w:val="009C636A"/>
    <w:rsid w:val="009C6D2F"/>
    <w:rsid w:val="009C6D39"/>
    <w:rsid w:val="009C751E"/>
    <w:rsid w:val="009C76E6"/>
    <w:rsid w:val="009C773E"/>
    <w:rsid w:val="009D09DB"/>
    <w:rsid w:val="009D2DE3"/>
    <w:rsid w:val="009D3C9F"/>
    <w:rsid w:val="009D3DF4"/>
    <w:rsid w:val="009D443F"/>
    <w:rsid w:val="009D478C"/>
    <w:rsid w:val="009D5260"/>
    <w:rsid w:val="009D5A76"/>
    <w:rsid w:val="009D5A9D"/>
    <w:rsid w:val="009D6817"/>
    <w:rsid w:val="009D7FA8"/>
    <w:rsid w:val="009E30EF"/>
    <w:rsid w:val="009E4964"/>
    <w:rsid w:val="009E4E45"/>
    <w:rsid w:val="009F1D7D"/>
    <w:rsid w:val="009F265A"/>
    <w:rsid w:val="009F28C1"/>
    <w:rsid w:val="009F2B37"/>
    <w:rsid w:val="009F31F4"/>
    <w:rsid w:val="009F3A8A"/>
    <w:rsid w:val="009F3AC2"/>
    <w:rsid w:val="009F4211"/>
    <w:rsid w:val="009F6D4E"/>
    <w:rsid w:val="009F798D"/>
    <w:rsid w:val="00A036BE"/>
    <w:rsid w:val="00A03E9E"/>
    <w:rsid w:val="00A0516C"/>
    <w:rsid w:val="00A06A8B"/>
    <w:rsid w:val="00A10AD7"/>
    <w:rsid w:val="00A11012"/>
    <w:rsid w:val="00A13827"/>
    <w:rsid w:val="00A14FBD"/>
    <w:rsid w:val="00A1601F"/>
    <w:rsid w:val="00A161E8"/>
    <w:rsid w:val="00A16334"/>
    <w:rsid w:val="00A16BC7"/>
    <w:rsid w:val="00A17829"/>
    <w:rsid w:val="00A2044C"/>
    <w:rsid w:val="00A21041"/>
    <w:rsid w:val="00A2171E"/>
    <w:rsid w:val="00A233EE"/>
    <w:rsid w:val="00A23567"/>
    <w:rsid w:val="00A3016C"/>
    <w:rsid w:val="00A31958"/>
    <w:rsid w:val="00A32424"/>
    <w:rsid w:val="00A33DB5"/>
    <w:rsid w:val="00A35458"/>
    <w:rsid w:val="00A3642F"/>
    <w:rsid w:val="00A37893"/>
    <w:rsid w:val="00A41CFB"/>
    <w:rsid w:val="00A42335"/>
    <w:rsid w:val="00A42C20"/>
    <w:rsid w:val="00A43946"/>
    <w:rsid w:val="00A43FC3"/>
    <w:rsid w:val="00A4400D"/>
    <w:rsid w:val="00A445CA"/>
    <w:rsid w:val="00A446FE"/>
    <w:rsid w:val="00A4616D"/>
    <w:rsid w:val="00A46746"/>
    <w:rsid w:val="00A46B4F"/>
    <w:rsid w:val="00A50076"/>
    <w:rsid w:val="00A5075F"/>
    <w:rsid w:val="00A527F0"/>
    <w:rsid w:val="00A540A7"/>
    <w:rsid w:val="00A5429D"/>
    <w:rsid w:val="00A54D9E"/>
    <w:rsid w:val="00A557A1"/>
    <w:rsid w:val="00A57C60"/>
    <w:rsid w:val="00A62D79"/>
    <w:rsid w:val="00A63322"/>
    <w:rsid w:val="00A63E93"/>
    <w:rsid w:val="00A64320"/>
    <w:rsid w:val="00A645E1"/>
    <w:rsid w:val="00A656ED"/>
    <w:rsid w:val="00A657DF"/>
    <w:rsid w:val="00A66214"/>
    <w:rsid w:val="00A66335"/>
    <w:rsid w:val="00A67795"/>
    <w:rsid w:val="00A704E3"/>
    <w:rsid w:val="00A7188A"/>
    <w:rsid w:val="00A74AF5"/>
    <w:rsid w:val="00A75152"/>
    <w:rsid w:val="00A752CF"/>
    <w:rsid w:val="00A76307"/>
    <w:rsid w:val="00A76A6A"/>
    <w:rsid w:val="00A77051"/>
    <w:rsid w:val="00A80BEA"/>
    <w:rsid w:val="00A82F69"/>
    <w:rsid w:val="00A832CB"/>
    <w:rsid w:val="00A83332"/>
    <w:rsid w:val="00A854EF"/>
    <w:rsid w:val="00A85932"/>
    <w:rsid w:val="00A861C1"/>
    <w:rsid w:val="00A8766D"/>
    <w:rsid w:val="00A87695"/>
    <w:rsid w:val="00A87851"/>
    <w:rsid w:val="00A9059F"/>
    <w:rsid w:val="00A9079C"/>
    <w:rsid w:val="00A9110F"/>
    <w:rsid w:val="00A93501"/>
    <w:rsid w:val="00A94E44"/>
    <w:rsid w:val="00A95846"/>
    <w:rsid w:val="00A97338"/>
    <w:rsid w:val="00A97349"/>
    <w:rsid w:val="00A9769C"/>
    <w:rsid w:val="00A977C0"/>
    <w:rsid w:val="00AA19B3"/>
    <w:rsid w:val="00AA1EE8"/>
    <w:rsid w:val="00AA2588"/>
    <w:rsid w:val="00AA2FD4"/>
    <w:rsid w:val="00AA34A7"/>
    <w:rsid w:val="00AA3598"/>
    <w:rsid w:val="00AA35C2"/>
    <w:rsid w:val="00AA4243"/>
    <w:rsid w:val="00AA52E7"/>
    <w:rsid w:val="00AA6C3A"/>
    <w:rsid w:val="00AA7588"/>
    <w:rsid w:val="00AA7CB8"/>
    <w:rsid w:val="00AB177A"/>
    <w:rsid w:val="00AB274E"/>
    <w:rsid w:val="00AB2903"/>
    <w:rsid w:val="00AB5FB0"/>
    <w:rsid w:val="00AC0B25"/>
    <w:rsid w:val="00AC0D8D"/>
    <w:rsid w:val="00AC1CBD"/>
    <w:rsid w:val="00AC3498"/>
    <w:rsid w:val="00AC4BF0"/>
    <w:rsid w:val="00AC60E3"/>
    <w:rsid w:val="00AC7769"/>
    <w:rsid w:val="00AD12BD"/>
    <w:rsid w:val="00AD2291"/>
    <w:rsid w:val="00AD23ED"/>
    <w:rsid w:val="00AD388D"/>
    <w:rsid w:val="00AD7F72"/>
    <w:rsid w:val="00AE1493"/>
    <w:rsid w:val="00AE301B"/>
    <w:rsid w:val="00AE305F"/>
    <w:rsid w:val="00AE4080"/>
    <w:rsid w:val="00AE454E"/>
    <w:rsid w:val="00AE4A7D"/>
    <w:rsid w:val="00AE52E8"/>
    <w:rsid w:val="00AF0842"/>
    <w:rsid w:val="00AF11D1"/>
    <w:rsid w:val="00AF1574"/>
    <w:rsid w:val="00AF2079"/>
    <w:rsid w:val="00AF21D1"/>
    <w:rsid w:val="00AF2AF7"/>
    <w:rsid w:val="00AF2E22"/>
    <w:rsid w:val="00AF3341"/>
    <w:rsid w:val="00AF366F"/>
    <w:rsid w:val="00AF3F56"/>
    <w:rsid w:val="00AF4440"/>
    <w:rsid w:val="00AF606E"/>
    <w:rsid w:val="00AF62C2"/>
    <w:rsid w:val="00AF62D8"/>
    <w:rsid w:val="00AF63FA"/>
    <w:rsid w:val="00B016CB"/>
    <w:rsid w:val="00B04546"/>
    <w:rsid w:val="00B0605E"/>
    <w:rsid w:val="00B062B0"/>
    <w:rsid w:val="00B06E42"/>
    <w:rsid w:val="00B109BD"/>
    <w:rsid w:val="00B10F16"/>
    <w:rsid w:val="00B11689"/>
    <w:rsid w:val="00B12C8A"/>
    <w:rsid w:val="00B12F6D"/>
    <w:rsid w:val="00B136E6"/>
    <w:rsid w:val="00B141ED"/>
    <w:rsid w:val="00B149E1"/>
    <w:rsid w:val="00B15839"/>
    <w:rsid w:val="00B16CE1"/>
    <w:rsid w:val="00B17171"/>
    <w:rsid w:val="00B17F52"/>
    <w:rsid w:val="00B21021"/>
    <w:rsid w:val="00B212A1"/>
    <w:rsid w:val="00B2357F"/>
    <w:rsid w:val="00B23FF2"/>
    <w:rsid w:val="00B24242"/>
    <w:rsid w:val="00B246FA"/>
    <w:rsid w:val="00B263DF"/>
    <w:rsid w:val="00B26ED4"/>
    <w:rsid w:val="00B2710D"/>
    <w:rsid w:val="00B27274"/>
    <w:rsid w:val="00B27A92"/>
    <w:rsid w:val="00B30925"/>
    <w:rsid w:val="00B3176B"/>
    <w:rsid w:val="00B32733"/>
    <w:rsid w:val="00B33DCD"/>
    <w:rsid w:val="00B36F8B"/>
    <w:rsid w:val="00B36FA2"/>
    <w:rsid w:val="00B37960"/>
    <w:rsid w:val="00B4059C"/>
    <w:rsid w:val="00B419D1"/>
    <w:rsid w:val="00B41C15"/>
    <w:rsid w:val="00B41D70"/>
    <w:rsid w:val="00B424F9"/>
    <w:rsid w:val="00B42652"/>
    <w:rsid w:val="00B430F6"/>
    <w:rsid w:val="00B442A4"/>
    <w:rsid w:val="00B44803"/>
    <w:rsid w:val="00B45697"/>
    <w:rsid w:val="00B46692"/>
    <w:rsid w:val="00B5268E"/>
    <w:rsid w:val="00B54B0B"/>
    <w:rsid w:val="00B54EA7"/>
    <w:rsid w:val="00B606F1"/>
    <w:rsid w:val="00B60C38"/>
    <w:rsid w:val="00B60CF8"/>
    <w:rsid w:val="00B618D3"/>
    <w:rsid w:val="00B62501"/>
    <w:rsid w:val="00B6425B"/>
    <w:rsid w:val="00B64A59"/>
    <w:rsid w:val="00B65814"/>
    <w:rsid w:val="00B65F95"/>
    <w:rsid w:val="00B664F8"/>
    <w:rsid w:val="00B67008"/>
    <w:rsid w:val="00B673BE"/>
    <w:rsid w:val="00B7063D"/>
    <w:rsid w:val="00B71422"/>
    <w:rsid w:val="00B718D1"/>
    <w:rsid w:val="00B73141"/>
    <w:rsid w:val="00B74679"/>
    <w:rsid w:val="00B753DA"/>
    <w:rsid w:val="00B7601A"/>
    <w:rsid w:val="00B7640B"/>
    <w:rsid w:val="00B8004A"/>
    <w:rsid w:val="00B80DB1"/>
    <w:rsid w:val="00B8205E"/>
    <w:rsid w:val="00B824BA"/>
    <w:rsid w:val="00B84457"/>
    <w:rsid w:val="00B86059"/>
    <w:rsid w:val="00B86235"/>
    <w:rsid w:val="00B86356"/>
    <w:rsid w:val="00B869BC"/>
    <w:rsid w:val="00B87B5F"/>
    <w:rsid w:val="00B903AE"/>
    <w:rsid w:val="00B922C6"/>
    <w:rsid w:val="00B93686"/>
    <w:rsid w:val="00B9477B"/>
    <w:rsid w:val="00B95E9A"/>
    <w:rsid w:val="00B9656C"/>
    <w:rsid w:val="00B96827"/>
    <w:rsid w:val="00B968FB"/>
    <w:rsid w:val="00B9787E"/>
    <w:rsid w:val="00BA1AC1"/>
    <w:rsid w:val="00BA226A"/>
    <w:rsid w:val="00BA3CCD"/>
    <w:rsid w:val="00BA5021"/>
    <w:rsid w:val="00BA5628"/>
    <w:rsid w:val="00BA591F"/>
    <w:rsid w:val="00BA5F6C"/>
    <w:rsid w:val="00BA67EE"/>
    <w:rsid w:val="00BA6DFD"/>
    <w:rsid w:val="00BA71CD"/>
    <w:rsid w:val="00BA7FDF"/>
    <w:rsid w:val="00BB05D3"/>
    <w:rsid w:val="00BB093C"/>
    <w:rsid w:val="00BB15AD"/>
    <w:rsid w:val="00BB17CB"/>
    <w:rsid w:val="00BB1D34"/>
    <w:rsid w:val="00BB23F4"/>
    <w:rsid w:val="00BB362F"/>
    <w:rsid w:val="00BB38CA"/>
    <w:rsid w:val="00BB3DE2"/>
    <w:rsid w:val="00BB3FA0"/>
    <w:rsid w:val="00BB42CE"/>
    <w:rsid w:val="00BB68E8"/>
    <w:rsid w:val="00BB722E"/>
    <w:rsid w:val="00BB7C4C"/>
    <w:rsid w:val="00BC27BE"/>
    <w:rsid w:val="00BC2C5E"/>
    <w:rsid w:val="00BC42AA"/>
    <w:rsid w:val="00BC5405"/>
    <w:rsid w:val="00BC644C"/>
    <w:rsid w:val="00BC6BB3"/>
    <w:rsid w:val="00BC7891"/>
    <w:rsid w:val="00BD0704"/>
    <w:rsid w:val="00BD07AF"/>
    <w:rsid w:val="00BD14B4"/>
    <w:rsid w:val="00BD1E2D"/>
    <w:rsid w:val="00BD1F02"/>
    <w:rsid w:val="00BD2352"/>
    <w:rsid w:val="00BD347E"/>
    <w:rsid w:val="00BD4F7E"/>
    <w:rsid w:val="00BD5BC9"/>
    <w:rsid w:val="00BD75D7"/>
    <w:rsid w:val="00BD7DAB"/>
    <w:rsid w:val="00BE03AD"/>
    <w:rsid w:val="00BE16ED"/>
    <w:rsid w:val="00BE1CBA"/>
    <w:rsid w:val="00BE2420"/>
    <w:rsid w:val="00BE24E0"/>
    <w:rsid w:val="00BE2B2E"/>
    <w:rsid w:val="00BE3240"/>
    <w:rsid w:val="00BE36BE"/>
    <w:rsid w:val="00BE42FD"/>
    <w:rsid w:val="00BE5846"/>
    <w:rsid w:val="00BE7930"/>
    <w:rsid w:val="00BF28B1"/>
    <w:rsid w:val="00BF3E38"/>
    <w:rsid w:val="00BF40B5"/>
    <w:rsid w:val="00BF5935"/>
    <w:rsid w:val="00BF5D31"/>
    <w:rsid w:val="00BF7EDB"/>
    <w:rsid w:val="00C01740"/>
    <w:rsid w:val="00C01BF2"/>
    <w:rsid w:val="00C03978"/>
    <w:rsid w:val="00C03A0A"/>
    <w:rsid w:val="00C03D5B"/>
    <w:rsid w:val="00C04380"/>
    <w:rsid w:val="00C05AA6"/>
    <w:rsid w:val="00C066F9"/>
    <w:rsid w:val="00C07858"/>
    <w:rsid w:val="00C10E8B"/>
    <w:rsid w:val="00C1177A"/>
    <w:rsid w:val="00C11B95"/>
    <w:rsid w:val="00C15957"/>
    <w:rsid w:val="00C1688C"/>
    <w:rsid w:val="00C16AB2"/>
    <w:rsid w:val="00C16DFF"/>
    <w:rsid w:val="00C17C47"/>
    <w:rsid w:val="00C20026"/>
    <w:rsid w:val="00C21576"/>
    <w:rsid w:val="00C22705"/>
    <w:rsid w:val="00C2339C"/>
    <w:rsid w:val="00C25C05"/>
    <w:rsid w:val="00C26575"/>
    <w:rsid w:val="00C275A4"/>
    <w:rsid w:val="00C27730"/>
    <w:rsid w:val="00C3033D"/>
    <w:rsid w:val="00C30A79"/>
    <w:rsid w:val="00C33039"/>
    <w:rsid w:val="00C344DE"/>
    <w:rsid w:val="00C34BC7"/>
    <w:rsid w:val="00C34F17"/>
    <w:rsid w:val="00C35AD7"/>
    <w:rsid w:val="00C35D29"/>
    <w:rsid w:val="00C36206"/>
    <w:rsid w:val="00C366F4"/>
    <w:rsid w:val="00C372BB"/>
    <w:rsid w:val="00C3756D"/>
    <w:rsid w:val="00C37897"/>
    <w:rsid w:val="00C37C7D"/>
    <w:rsid w:val="00C37E9A"/>
    <w:rsid w:val="00C40503"/>
    <w:rsid w:val="00C405AB"/>
    <w:rsid w:val="00C407F0"/>
    <w:rsid w:val="00C413D8"/>
    <w:rsid w:val="00C41840"/>
    <w:rsid w:val="00C41C08"/>
    <w:rsid w:val="00C41E15"/>
    <w:rsid w:val="00C420C6"/>
    <w:rsid w:val="00C45FB1"/>
    <w:rsid w:val="00C47A90"/>
    <w:rsid w:val="00C5021B"/>
    <w:rsid w:val="00C51578"/>
    <w:rsid w:val="00C51C35"/>
    <w:rsid w:val="00C5224C"/>
    <w:rsid w:val="00C540ED"/>
    <w:rsid w:val="00C54D58"/>
    <w:rsid w:val="00C54F27"/>
    <w:rsid w:val="00C57BD8"/>
    <w:rsid w:val="00C60473"/>
    <w:rsid w:val="00C60B79"/>
    <w:rsid w:val="00C61693"/>
    <w:rsid w:val="00C62925"/>
    <w:rsid w:val="00C62BFD"/>
    <w:rsid w:val="00C63628"/>
    <w:rsid w:val="00C64033"/>
    <w:rsid w:val="00C700FF"/>
    <w:rsid w:val="00C70A78"/>
    <w:rsid w:val="00C71035"/>
    <w:rsid w:val="00C710BE"/>
    <w:rsid w:val="00C726A4"/>
    <w:rsid w:val="00C72CBB"/>
    <w:rsid w:val="00C72D75"/>
    <w:rsid w:val="00C73356"/>
    <w:rsid w:val="00C73FD7"/>
    <w:rsid w:val="00C74CFB"/>
    <w:rsid w:val="00C7519D"/>
    <w:rsid w:val="00C77990"/>
    <w:rsid w:val="00C805B4"/>
    <w:rsid w:val="00C80E3E"/>
    <w:rsid w:val="00C816D4"/>
    <w:rsid w:val="00C81F4B"/>
    <w:rsid w:val="00C81FDD"/>
    <w:rsid w:val="00C84123"/>
    <w:rsid w:val="00C841A8"/>
    <w:rsid w:val="00C856DF"/>
    <w:rsid w:val="00C866D6"/>
    <w:rsid w:val="00C86898"/>
    <w:rsid w:val="00C87454"/>
    <w:rsid w:val="00C91A00"/>
    <w:rsid w:val="00C92A56"/>
    <w:rsid w:val="00C92F58"/>
    <w:rsid w:val="00C9352F"/>
    <w:rsid w:val="00C93535"/>
    <w:rsid w:val="00C9412F"/>
    <w:rsid w:val="00C94183"/>
    <w:rsid w:val="00C9457A"/>
    <w:rsid w:val="00C950BC"/>
    <w:rsid w:val="00C95724"/>
    <w:rsid w:val="00C95A77"/>
    <w:rsid w:val="00C9634E"/>
    <w:rsid w:val="00C96F12"/>
    <w:rsid w:val="00C975C5"/>
    <w:rsid w:val="00CA0FD0"/>
    <w:rsid w:val="00CA13FD"/>
    <w:rsid w:val="00CA15A5"/>
    <w:rsid w:val="00CA1DD1"/>
    <w:rsid w:val="00CA2B76"/>
    <w:rsid w:val="00CA2E73"/>
    <w:rsid w:val="00CA3E72"/>
    <w:rsid w:val="00CA409B"/>
    <w:rsid w:val="00CA613A"/>
    <w:rsid w:val="00CA7F17"/>
    <w:rsid w:val="00CB0636"/>
    <w:rsid w:val="00CB0C01"/>
    <w:rsid w:val="00CB265A"/>
    <w:rsid w:val="00CB3892"/>
    <w:rsid w:val="00CB3942"/>
    <w:rsid w:val="00CB4857"/>
    <w:rsid w:val="00CB4B8A"/>
    <w:rsid w:val="00CB5761"/>
    <w:rsid w:val="00CB5CC2"/>
    <w:rsid w:val="00CB65FB"/>
    <w:rsid w:val="00CB6964"/>
    <w:rsid w:val="00CB70D1"/>
    <w:rsid w:val="00CC147B"/>
    <w:rsid w:val="00CC3816"/>
    <w:rsid w:val="00CC3BF9"/>
    <w:rsid w:val="00CC6FCB"/>
    <w:rsid w:val="00CC74D7"/>
    <w:rsid w:val="00CC796F"/>
    <w:rsid w:val="00CC7B47"/>
    <w:rsid w:val="00CD27E8"/>
    <w:rsid w:val="00CD3EBC"/>
    <w:rsid w:val="00CD4ECC"/>
    <w:rsid w:val="00CD60A4"/>
    <w:rsid w:val="00CE029E"/>
    <w:rsid w:val="00CE0B2A"/>
    <w:rsid w:val="00CE2546"/>
    <w:rsid w:val="00CE3DE8"/>
    <w:rsid w:val="00CE4F3A"/>
    <w:rsid w:val="00CE5EF8"/>
    <w:rsid w:val="00CE6381"/>
    <w:rsid w:val="00CE6B0D"/>
    <w:rsid w:val="00CE78B2"/>
    <w:rsid w:val="00CE7F1C"/>
    <w:rsid w:val="00CF1473"/>
    <w:rsid w:val="00CF2845"/>
    <w:rsid w:val="00CF2B10"/>
    <w:rsid w:val="00CF3FDD"/>
    <w:rsid w:val="00CF41B4"/>
    <w:rsid w:val="00CF4833"/>
    <w:rsid w:val="00CF4AC7"/>
    <w:rsid w:val="00CF58F6"/>
    <w:rsid w:val="00CF5C94"/>
    <w:rsid w:val="00CF6252"/>
    <w:rsid w:val="00CF77A4"/>
    <w:rsid w:val="00CF78BC"/>
    <w:rsid w:val="00D01F32"/>
    <w:rsid w:val="00D01FA1"/>
    <w:rsid w:val="00D0274A"/>
    <w:rsid w:val="00D032E6"/>
    <w:rsid w:val="00D0356A"/>
    <w:rsid w:val="00D036F9"/>
    <w:rsid w:val="00D046E1"/>
    <w:rsid w:val="00D04B48"/>
    <w:rsid w:val="00D04C1A"/>
    <w:rsid w:val="00D05821"/>
    <w:rsid w:val="00D061E5"/>
    <w:rsid w:val="00D06A30"/>
    <w:rsid w:val="00D07F48"/>
    <w:rsid w:val="00D12AAA"/>
    <w:rsid w:val="00D14D6C"/>
    <w:rsid w:val="00D15783"/>
    <w:rsid w:val="00D158B8"/>
    <w:rsid w:val="00D15C57"/>
    <w:rsid w:val="00D172B0"/>
    <w:rsid w:val="00D2246D"/>
    <w:rsid w:val="00D22FE2"/>
    <w:rsid w:val="00D2326E"/>
    <w:rsid w:val="00D23466"/>
    <w:rsid w:val="00D23CD9"/>
    <w:rsid w:val="00D2435B"/>
    <w:rsid w:val="00D247A1"/>
    <w:rsid w:val="00D25541"/>
    <w:rsid w:val="00D25B36"/>
    <w:rsid w:val="00D25E0B"/>
    <w:rsid w:val="00D26C76"/>
    <w:rsid w:val="00D277FA"/>
    <w:rsid w:val="00D2791B"/>
    <w:rsid w:val="00D27D4C"/>
    <w:rsid w:val="00D31A8C"/>
    <w:rsid w:val="00D32286"/>
    <w:rsid w:val="00D323B3"/>
    <w:rsid w:val="00D358D3"/>
    <w:rsid w:val="00D3681C"/>
    <w:rsid w:val="00D374AE"/>
    <w:rsid w:val="00D37C62"/>
    <w:rsid w:val="00D40910"/>
    <w:rsid w:val="00D412F7"/>
    <w:rsid w:val="00D4433D"/>
    <w:rsid w:val="00D4492E"/>
    <w:rsid w:val="00D449A9"/>
    <w:rsid w:val="00D44CB2"/>
    <w:rsid w:val="00D46735"/>
    <w:rsid w:val="00D50D7E"/>
    <w:rsid w:val="00D51D9C"/>
    <w:rsid w:val="00D51DAA"/>
    <w:rsid w:val="00D5244D"/>
    <w:rsid w:val="00D52F40"/>
    <w:rsid w:val="00D5377D"/>
    <w:rsid w:val="00D537D5"/>
    <w:rsid w:val="00D54996"/>
    <w:rsid w:val="00D56BF0"/>
    <w:rsid w:val="00D5702E"/>
    <w:rsid w:val="00D57F07"/>
    <w:rsid w:val="00D609E2"/>
    <w:rsid w:val="00D62324"/>
    <w:rsid w:val="00D630B9"/>
    <w:rsid w:val="00D63CF8"/>
    <w:rsid w:val="00D64526"/>
    <w:rsid w:val="00D64C28"/>
    <w:rsid w:val="00D65DAD"/>
    <w:rsid w:val="00D65E2D"/>
    <w:rsid w:val="00D66569"/>
    <w:rsid w:val="00D7004A"/>
    <w:rsid w:val="00D704B9"/>
    <w:rsid w:val="00D70889"/>
    <w:rsid w:val="00D7137F"/>
    <w:rsid w:val="00D74675"/>
    <w:rsid w:val="00D75FC8"/>
    <w:rsid w:val="00D77D76"/>
    <w:rsid w:val="00D82764"/>
    <w:rsid w:val="00D833DD"/>
    <w:rsid w:val="00D84922"/>
    <w:rsid w:val="00D8560A"/>
    <w:rsid w:val="00D9259C"/>
    <w:rsid w:val="00D92ABE"/>
    <w:rsid w:val="00D94F9A"/>
    <w:rsid w:val="00DA318E"/>
    <w:rsid w:val="00DA3E90"/>
    <w:rsid w:val="00DA4A6E"/>
    <w:rsid w:val="00DA5686"/>
    <w:rsid w:val="00DA60A7"/>
    <w:rsid w:val="00DA74AB"/>
    <w:rsid w:val="00DB226A"/>
    <w:rsid w:val="00DB2A58"/>
    <w:rsid w:val="00DB2E14"/>
    <w:rsid w:val="00DB2E4E"/>
    <w:rsid w:val="00DB38A8"/>
    <w:rsid w:val="00DB5FF8"/>
    <w:rsid w:val="00DB6D02"/>
    <w:rsid w:val="00DB708C"/>
    <w:rsid w:val="00DB7663"/>
    <w:rsid w:val="00DC0A6F"/>
    <w:rsid w:val="00DC0E21"/>
    <w:rsid w:val="00DC13F4"/>
    <w:rsid w:val="00DC1480"/>
    <w:rsid w:val="00DC218E"/>
    <w:rsid w:val="00DC3510"/>
    <w:rsid w:val="00DC38DD"/>
    <w:rsid w:val="00DC5407"/>
    <w:rsid w:val="00DC57DD"/>
    <w:rsid w:val="00DC5FC9"/>
    <w:rsid w:val="00DC7359"/>
    <w:rsid w:val="00DC754B"/>
    <w:rsid w:val="00DC793C"/>
    <w:rsid w:val="00DD0ED3"/>
    <w:rsid w:val="00DD2299"/>
    <w:rsid w:val="00DD3752"/>
    <w:rsid w:val="00DD3870"/>
    <w:rsid w:val="00DD3E64"/>
    <w:rsid w:val="00DD4836"/>
    <w:rsid w:val="00DD4EFC"/>
    <w:rsid w:val="00DD5BF4"/>
    <w:rsid w:val="00DD61FA"/>
    <w:rsid w:val="00DE1897"/>
    <w:rsid w:val="00DE2B87"/>
    <w:rsid w:val="00DE3EA1"/>
    <w:rsid w:val="00DE4D19"/>
    <w:rsid w:val="00DE4D1E"/>
    <w:rsid w:val="00DE5228"/>
    <w:rsid w:val="00DE5638"/>
    <w:rsid w:val="00DE66AA"/>
    <w:rsid w:val="00DF0715"/>
    <w:rsid w:val="00DF261E"/>
    <w:rsid w:val="00DF42CD"/>
    <w:rsid w:val="00DF496A"/>
    <w:rsid w:val="00DF776F"/>
    <w:rsid w:val="00DF7C1E"/>
    <w:rsid w:val="00E013A1"/>
    <w:rsid w:val="00E04469"/>
    <w:rsid w:val="00E044CD"/>
    <w:rsid w:val="00E049A2"/>
    <w:rsid w:val="00E05C68"/>
    <w:rsid w:val="00E0607D"/>
    <w:rsid w:val="00E0658E"/>
    <w:rsid w:val="00E06B72"/>
    <w:rsid w:val="00E112C2"/>
    <w:rsid w:val="00E1177F"/>
    <w:rsid w:val="00E11F25"/>
    <w:rsid w:val="00E14226"/>
    <w:rsid w:val="00E15963"/>
    <w:rsid w:val="00E20751"/>
    <w:rsid w:val="00E219EA"/>
    <w:rsid w:val="00E21B14"/>
    <w:rsid w:val="00E23AF9"/>
    <w:rsid w:val="00E253CD"/>
    <w:rsid w:val="00E26489"/>
    <w:rsid w:val="00E2711A"/>
    <w:rsid w:val="00E274BE"/>
    <w:rsid w:val="00E27548"/>
    <w:rsid w:val="00E2759F"/>
    <w:rsid w:val="00E304F0"/>
    <w:rsid w:val="00E308C4"/>
    <w:rsid w:val="00E30FF2"/>
    <w:rsid w:val="00E31EF4"/>
    <w:rsid w:val="00E32BB0"/>
    <w:rsid w:val="00E344FC"/>
    <w:rsid w:val="00E3468E"/>
    <w:rsid w:val="00E35A16"/>
    <w:rsid w:val="00E36060"/>
    <w:rsid w:val="00E3676F"/>
    <w:rsid w:val="00E36EFF"/>
    <w:rsid w:val="00E40B48"/>
    <w:rsid w:val="00E4133F"/>
    <w:rsid w:val="00E41B6B"/>
    <w:rsid w:val="00E4242C"/>
    <w:rsid w:val="00E43502"/>
    <w:rsid w:val="00E435B7"/>
    <w:rsid w:val="00E44B68"/>
    <w:rsid w:val="00E44BF2"/>
    <w:rsid w:val="00E4692D"/>
    <w:rsid w:val="00E46BD5"/>
    <w:rsid w:val="00E47D37"/>
    <w:rsid w:val="00E47E62"/>
    <w:rsid w:val="00E5026B"/>
    <w:rsid w:val="00E50328"/>
    <w:rsid w:val="00E50D12"/>
    <w:rsid w:val="00E51762"/>
    <w:rsid w:val="00E52034"/>
    <w:rsid w:val="00E52E84"/>
    <w:rsid w:val="00E54C65"/>
    <w:rsid w:val="00E5629F"/>
    <w:rsid w:val="00E56C82"/>
    <w:rsid w:val="00E572F8"/>
    <w:rsid w:val="00E6087F"/>
    <w:rsid w:val="00E613C6"/>
    <w:rsid w:val="00E6198D"/>
    <w:rsid w:val="00E62F7A"/>
    <w:rsid w:val="00E6391A"/>
    <w:rsid w:val="00E655F2"/>
    <w:rsid w:val="00E6596E"/>
    <w:rsid w:val="00E67000"/>
    <w:rsid w:val="00E6716A"/>
    <w:rsid w:val="00E67962"/>
    <w:rsid w:val="00E67B14"/>
    <w:rsid w:val="00E70A1F"/>
    <w:rsid w:val="00E722AE"/>
    <w:rsid w:val="00E737CA"/>
    <w:rsid w:val="00E73970"/>
    <w:rsid w:val="00E73A0C"/>
    <w:rsid w:val="00E7472E"/>
    <w:rsid w:val="00E7660A"/>
    <w:rsid w:val="00E810EF"/>
    <w:rsid w:val="00E82255"/>
    <w:rsid w:val="00E82A9C"/>
    <w:rsid w:val="00E86456"/>
    <w:rsid w:val="00E868BD"/>
    <w:rsid w:val="00E86D38"/>
    <w:rsid w:val="00E900AC"/>
    <w:rsid w:val="00E90271"/>
    <w:rsid w:val="00E90A47"/>
    <w:rsid w:val="00E91FF0"/>
    <w:rsid w:val="00E9361C"/>
    <w:rsid w:val="00E939C7"/>
    <w:rsid w:val="00E93BA2"/>
    <w:rsid w:val="00E94870"/>
    <w:rsid w:val="00E95882"/>
    <w:rsid w:val="00E95D15"/>
    <w:rsid w:val="00E9713E"/>
    <w:rsid w:val="00E97158"/>
    <w:rsid w:val="00EA0AE0"/>
    <w:rsid w:val="00EA1036"/>
    <w:rsid w:val="00EA18D6"/>
    <w:rsid w:val="00EA4997"/>
    <w:rsid w:val="00EA5D2F"/>
    <w:rsid w:val="00EB256B"/>
    <w:rsid w:val="00EB261C"/>
    <w:rsid w:val="00EB2B92"/>
    <w:rsid w:val="00EB33E3"/>
    <w:rsid w:val="00EB3589"/>
    <w:rsid w:val="00EB45CE"/>
    <w:rsid w:val="00EB5897"/>
    <w:rsid w:val="00EB67E3"/>
    <w:rsid w:val="00EB6A26"/>
    <w:rsid w:val="00EB73A9"/>
    <w:rsid w:val="00EB7ACB"/>
    <w:rsid w:val="00EB7B27"/>
    <w:rsid w:val="00EC1076"/>
    <w:rsid w:val="00EC199D"/>
    <w:rsid w:val="00EC2903"/>
    <w:rsid w:val="00EC2B15"/>
    <w:rsid w:val="00EC3D1D"/>
    <w:rsid w:val="00EC4F2E"/>
    <w:rsid w:val="00EC6141"/>
    <w:rsid w:val="00EC677E"/>
    <w:rsid w:val="00EC7311"/>
    <w:rsid w:val="00ED160C"/>
    <w:rsid w:val="00ED1C55"/>
    <w:rsid w:val="00ED2B9B"/>
    <w:rsid w:val="00ED2D2A"/>
    <w:rsid w:val="00ED3EF6"/>
    <w:rsid w:val="00ED5710"/>
    <w:rsid w:val="00ED666E"/>
    <w:rsid w:val="00ED76C2"/>
    <w:rsid w:val="00EE0548"/>
    <w:rsid w:val="00EE0E5E"/>
    <w:rsid w:val="00EE1E26"/>
    <w:rsid w:val="00EE2DF6"/>
    <w:rsid w:val="00EE2ED1"/>
    <w:rsid w:val="00EE348B"/>
    <w:rsid w:val="00EE4867"/>
    <w:rsid w:val="00EE4A28"/>
    <w:rsid w:val="00EE4EF2"/>
    <w:rsid w:val="00EE4F3C"/>
    <w:rsid w:val="00EE6DDC"/>
    <w:rsid w:val="00EF1251"/>
    <w:rsid w:val="00EF18AB"/>
    <w:rsid w:val="00EF1978"/>
    <w:rsid w:val="00EF1EA5"/>
    <w:rsid w:val="00EF3506"/>
    <w:rsid w:val="00EF3888"/>
    <w:rsid w:val="00EF48E2"/>
    <w:rsid w:val="00EF4FF1"/>
    <w:rsid w:val="00F006BD"/>
    <w:rsid w:val="00F006DE"/>
    <w:rsid w:val="00F01079"/>
    <w:rsid w:val="00F01602"/>
    <w:rsid w:val="00F02628"/>
    <w:rsid w:val="00F043AE"/>
    <w:rsid w:val="00F04EAB"/>
    <w:rsid w:val="00F052DF"/>
    <w:rsid w:val="00F0535B"/>
    <w:rsid w:val="00F06750"/>
    <w:rsid w:val="00F07468"/>
    <w:rsid w:val="00F07DFD"/>
    <w:rsid w:val="00F10A40"/>
    <w:rsid w:val="00F110A6"/>
    <w:rsid w:val="00F14110"/>
    <w:rsid w:val="00F1471A"/>
    <w:rsid w:val="00F14937"/>
    <w:rsid w:val="00F14D5E"/>
    <w:rsid w:val="00F17290"/>
    <w:rsid w:val="00F208A6"/>
    <w:rsid w:val="00F21AA9"/>
    <w:rsid w:val="00F21AFA"/>
    <w:rsid w:val="00F21FCF"/>
    <w:rsid w:val="00F22568"/>
    <w:rsid w:val="00F2273E"/>
    <w:rsid w:val="00F239DB"/>
    <w:rsid w:val="00F23B7D"/>
    <w:rsid w:val="00F24450"/>
    <w:rsid w:val="00F2503D"/>
    <w:rsid w:val="00F2668B"/>
    <w:rsid w:val="00F26723"/>
    <w:rsid w:val="00F279E9"/>
    <w:rsid w:val="00F33BB7"/>
    <w:rsid w:val="00F34121"/>
    <w:rsid w:val="00F34BE8"/>
    <w:rsid w:val="00F35AF1"/>
    <w:rsid w:val="00F36A26"/>
    <w:rsid w:val="00F36C65"/>
    <w:rsid w:val="00F37286"/>
    <w:rsid w:val="00F415AA"/>
    <w:rsid w:val="00F42441"/>
    <w:rsid w:val="00F43A1A"/>
    <w:rsid w:val="00F44F98"/>
    <w:rsid w:val="00F45F45"/>
    <w:rsid w:val="00F478FF"/>
    <w:rsid w:val="00F50D66"/>
    <w:rsid w:val="00F513FE"/>
    <w:rsid w:val="00F51A37"/>
    <w:rsid w:val="00F52A8E"/>
    <w:rsid w:val="00F5423C"/>
    <w:rsid w:val="00F54B12"/>
    <w:rsid w:val="00F54D3A"/>
    <w:rsid w:val="00F55749"/>
    <w:rsid w:val="00F55A25"/>
    <w:rsid w:val="00F55EBB"/>
    <w:rsid w:val="00F56A18"/>
    <w:rsid w:val="00F56CFE"/>
    <w:rsid w:val="00F573F4"/>
    <w:rsid w:val="00F57F60"/>
    <w:rsid w:val="00F620F1"/>
    <w:rsid w:val="00F624DC"/>
    <w:rsid w:val="00F62904"/>
    <w:rsid w:val="00F62AA2"/>
    <w:rsid w:val="00F63DC3"/>
    <w:rsid w:val="00F64016"/>
    <w:rsid w:val="00F64CE4"/>
    <w:rsid w:val="00F64EFE"/>
    <w:rsid w:val="00F65E0A"/>
    <w:rsid w:val="00F66D09"/>
    <w:rsid w:val="00F67C1E"/>
    <w:rsid w:val="00F71B1C"/>
    <w:rsid w:val="00F72794"/>
    <w:rsid w:val="00F72F9B"/>
    <w:rsid w:val="00F72FF0"/>
    <w:rsid w:val="00F732DD"/>
    <w:rsid w:val="00F75330"/>
    <w:rsid w:val="00F76201"/>
    <w:rsid w:val="00F77D4C"/>
    <w:rsid w:val="00F81F85"/>
    <w:rsid w:val="00F830BF"/>
    <w:rsid w:val="00F83379"/>
    <w:rsid w:val="00F83AE4"/>
    <w:rsid w:val="00F83F9D"/>
    <w:rsid w:val="00F85BE8"/>
    <w:rsid w:val="00F85CE8"/>
    <w:rsid w:val="00F86316"/>
    <w:rsid w:val="00F866E8"/>
    <w:rsid w:val="00F9006B"/>
    <w:rsid w:val="00F90284"/>
    <w:rsid w:val="00F90809"/>
    <w:rsid w:val="00F91259"/>
    <w:rsid w:val="00F91BE9"/>
    <w:rsid w:val="00F92DB1"/>
    <w:rsid w:val="00F956E0"/>
    <w:rsid w:val="00F95D69"/>
    <w:rsid w:val="00F95E49"/>
    <w:rsid w:val="00F960E1"/>
    <w:rsid w:val="00F96603"/>
    <w:rsid w:val="00FA1433"/>
    <w:rsid w:val="00FA1AAF"/>
    <w:rsid w:val="00FA2920"/>
    <w:rsid w:val="00FA3F17"/>
    <w:rsid w:val="00FA40E2"/>
    <w:rsid w:val="00FA554A"/>
    <w:rsid w:val="00FA7D52"/>
    <w:rsid w:val="00FB0B53"/>
    <w:rsid w:val="00FB245A"/>
    <w:rsid w:val="00FB2CE8"/>
    <w:rsid w:val="00FB3E89"/>
    <w:rsid w:val="00FB4C5E"/>
    <w:rsid w:val="00FB6208"/>
    <w:rsid w:val="00FC0403"/>
    <w:rsid w:val="00FC058E"/>
    <w:rsid w:val="00FC064F"/>
    <w:rsid w:val="00FC0ABA"/>
    <w:rsid w:val="00FC1A6F"/>
    <w:rsid w:val="00FC315D"/>
    <w:rsid w:val="00FC3556"/>
    <w:rsid w:val="00FC4335"/>
    <w:rsid w:val="00FC45ED"/>
    <w:rsid w:val="00FC4EAF"/>
    <w:rsid w:val="00FC51CC"/>
    <w:rsid w:val="00FC63CE"/>
    <w:rsid w:val="00FC68D9"/>
    <w:rsid w:val="00FD1437"/>
    <w:rsid w:val="00FD1BB1"/>
    <w:rsid w:val="00FD2850"/>
    <w:rsid w:val="00FD55DB"/>
    <w:rsid w:val="00FD5C7E"/>
    <w:rsid w:val="00FD6D40"/>
    <w:rsid w:val="00FD7829"/>
    <w:rsid w:val="00FD7CEE"/>
    <w:rsid w:val="00FE2913"/>
    <w:rsid w:val="00FE2D02"/>
    <w:rsid w:val="00FE376A"/>
    <w:rsid w:val="00FE5D29"/>
    <w:rsid w:val="00FE6836"/>
    <w:rsid w:val="00FE6A21"/>
    <w:rsid w:val="00FE7D5D"/>
    <w:rsid w:val="00FF05F5"/>
    <w:rsid w:val="00FF2463"/>
    <w:rsid w:val="00FF3AA1"/>
    <w:rsid w:val="00FF5812"/>
    <w:rsid w:val="00FF6AB5"/>
    <w:rsid w:val="00FF797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CEF9A"/>
  <w15:docId w15:val="{F7F06EF5-69E2-1C40-9ACE-BDACD1483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qFormat="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7A22"/>
    <w:rPr>
      <w:rFonts w:eastAsia="Times New Roman"/>
    </w:rPr>
  </w:style>
  <w:style w:type="paragraph" w:styleId="Heading1">
    <w:name w:val="heading 1"/>
    <w:basedOn w:val="Normal"/>
    <w:next w:val="Normal"/>
    <w:link w:val="Heading1Char"/>
    <w:rsid w:val="001E7A22"/>
    <w:pPr>
      <w:keepNext/>
      <w:keepLines/>
      <w:jc w:val="center"/>
      <w:outlineLvl w:val="0"/>
    </w:pPr>
    <w:rPr>
      <w:rFonts w:eastAsiaTheme="majorEastAsia" w:cstheme="majorBidi"/>
      <w:b/>
      <w:sz w:val="24"/>
      <w:szCs w:val="32"/>
    </w:rPr>
  </w:style>
  <w:style w:type="paragraph" w:styleId="Heading2">
    <w:name w:val="heading 2"/>
    <w:next w:val="Normal"/>
    <w:link w:val="Heading2Char"/>
    <w:qFormat/>
    <w:rsid w:val="001E7A22"/>
    <w:pPr>
      <w:keepNext/>
      <w:keepLines/>
      <w:widowControl/>
      <w:spacing w:line="259" w:lineRule="auto"/>
      <w:outlineLvl w:val="1"/>
    </w:pPr>
    <w:rPr>
      <w:rFonts w:eastAsiaTheme="majorEastAsia" w:cstheme="majorBidi"/>
      <w:b/>
      <w:szCs w:val="26"/>
      <w:lang w:eastAsia="en-US"/>
    </w:rPr>
  </w:style>
  <w:style w:type="paragraph" w:styleId="Heading3">
    <w:name w:val="heading 3"/>
    <w:next w:val="Normal"/>
    <w:link w:val="Heading3Char"/>
    <w:qFormat/>
    <w:rsid w:val="001E7A22"/>
    <w:pPr>
      <w:keepNext/>
      <w:keepLines/>
      <w:widowControl/>
      <w:spacing w:line="259" w:lineRule="auto"/>
      <w:outlineLvl w:val="2"/>
    </w:pPr>
    <w:rPr>
      <w:rFonts w:eastAsiaTheme="majorEastAsia" w:cstheme="majorBidi"/>
      <w:b/>
      <w:i/>
      <w:szCs w:val="24"/>
      <w:lang w:eastAsia="en-US"/>
    </w:rPr>
  </w:style>
  <w:style w:type="paragraph" w:styleId="Heading4">
    <w:name w:val="heading 4"/>
    <w:next w:val="Normal"/>
    <w:link w:val="Heading4Char"/>
    <w:semiHidden/>
    <w:qFormat/>
    <w:rsid w:val="001E7A22"/>
    <w:pPr>
      <w:keepNext/>
      <w:keepLines/>
      <w:widowControl/>
      <w:spacing w:line="259" w:lineRule="auto"/>
      <w:outlineLvl w:val="3"/>
    </w:pPr>
    <w:rPr>
      <w:rFonts w:eastAsiaTheme="majorEastAsia" w:cstheme="majorBidi"/>
      <w:i/>
      <w:iCs/>
      <w:lang w:eastAsia="en-US"/>
    </w:rPr>
  </w:style>
  <w:style w:type="paragraph" w:styleId="Heading5">
    <w:name w:val="heading 5"/>
    <w:next w:val="Normal"/>
    <w:link w:val="Heading5Char"/>
    <w:semiHidden/>
    <w:qFormat/>
    <w:rsid w:val="001E7A22"/>
    <w:pPr>
      <w:keepNext/>
      <w:keepLines/>
      <w:widowControl/>
      <w:spacing w:line="259" w:lineRule="auto"/>
      <w:outlineLvl w:val="4"/>
    </w:pPr>
    <w:rPr>
      <w:rFonts w:eastAsiaTheme="majorEastAsia" w:cstheme="majorBidi"/>
      <w:i/>
      <w:lang w:eastAsia="en-US"/>
    </w:rPr>
  </w:style>
  <w:style w:type="paragraph" w:styleId="Heading6">
    <w:name w:val="heading 6"/>
    <w:basedOn w:val="Normal"/>
    <w:next w:val="Normal"/>
    <w:link w:val="Heading6Char"/>
    <w:uiPriority w:val="9"/>
    <w:semiHidden/>
    <w:qFormat/>
    <w:rsid w:val="001E7A22"/>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E7A22"/>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7A2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7A2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
    <w:basedOn w:val="TableNormal"/>
    <w:rsid w:val="00CB5761"/>
    <w:tblPr>
      <w:tblStyleRowBandSize w:val="1"/>
      <w:tblStyleColBandSize w:val="1"/>
      <w:tblInd w:w="0" w:type="nil"/>
      <w:tblCellMar>
        <w:top w:w="28" w:type="dxa"/>
        <w:left w:w="28" w:type="dxa"/>
        <w:bottom w:w="28" w:type="dxa"/>
        <w:right w:w="28" w:type="dxa"/>
      </w:tblCellMar>
    </w:tblPr>
  </w:style>
  <w:style w:type="character" w:customStyle="1" w:styleId="Titre7Car">
    <w:name w:val="Titre 7 Car"/>
    <w:basedOn w:val="DefaultParagraphFont"/>
    <w:uiPriority w:val="9"/>
    <w:semiHidden/>
    <w:rsid w:val="00B96827"/>
    <w:rPr>
      <w:rFonts w:asciiTheme="majorHAnsi" w:eastAsiaTheme="majorEastAsia" w:hAnsiTheme="majorHAnsi" w:cstheme="majorBidi"/>
      <w:i/>
      <w:iCs/>
      <w:color w:val="1F4D78" w:themeColor="accent1" w:themeShade="7F"/>
    </w:rPr>
  </w:style>
  <w:style w:type="character" w:customStyle="1" w:styleId="Titre8Car">
    <w:name w:val="Titre 8 Car"/>
    <w:basedOn w:val="DefaultParagraphFont"/>
    <w:uiPriority w:val="9"/>
    <w:semiHidden/>
    <w:rsid w:val="00B96827"/>
    <w:rPr>
      <w:rFonts w:asciiTheme="majorHAnsi" w:eastAsiaTheme="majorEastAsia" w:hAnsiTheme="majorHAnsi" w:cstheme="majorBidi"/>
      <w:color w:val="272727" w:themeColor="text1" w:themeTint="D8"/>
      <w:sz w:val="21"/>
      <w:szCs w:val="21"/>
    </w:rPr>
  </w:style>
  <w:style w:type="character" w:customStyle="1" w:styleId="Titre9Car">
    <w:name w:val="Titre 9 Car"/>
    <w:basedOn w:val="DefaultParagraphFont"/>
    <w:uiPriority w:val="9"/>
    <w:semiHidden/>
    <w:rsid w:val="00B96827"/>
    <w:rPr>
      <w:rFonts w:asciiTheme="majorHAnsi" w:eastAsiaTheme="majorEastAsia" w:hAnsiTheme="majorHAnsi" w:cstheme="majorBidi"/>
      <w:i/>
      <w:iCs/>
      <w:color w:val="272727" w:themeColor="text1" w:themeTint="D8"/>
      <w:sz w:val="21"/>
      <w:szCs w:val="21"/>
    </w:rPr>
  </w:style>
  <w:style w:type="character" w:customStyle="1" w:styleId="Titre1Car">
    <w:name w:val="Titre 1 Car"/>
    <w:basedOn w:val="DefaultParagraphFont"/>
    <w:rsid w:val="00B96827"/>
    <w:rPr>
      <w:rFonts w:eastAsiaTheme="majorEastAsia" w:cstheme="majorBidi"/>
      <w:b/>
      <w:sz w:val="24"/>
      <w:szCs w:val="32"/>
    </w:rPr>
  </w:style>
  <w:style w:type="character" w:customStyle="1" w:styleId="Titre2Car">
    <w:name w:val="Titre 2 Car"/>
    <w:basedOn w:val="DefaultParagraphFont"/>
    <w:rsid w:val="00B96827"/>
    <w:rPr>
      <w:rFonts w:eastAsiaTheme="majorEastAsia" w:cstheme="majorBidi"/>
      <w:b/>
      <w:szCs w:val="26"/>
      <w:lang w:eastAsia="en-US"/>
    </w:rPr>
  </w:style>
  <w:style w:type="character" w:customStyle="1" w:styleId="Titre3Car">
    <w:name w:val="Titre 3 Car"/>
    <w:basedOn w:val="DefaultParagraphFont"/>
    <w:rsid w:val="00B96827"/>
    <w:rPr>
      <w:rFonts w:eastAsiaTheme="majorEastAsia" w:cstheme="majorBidi"/>
      <w:b/>
      <w:i/>
      <w:szCs w:val="24"/>
      <w:lang w:eastAsia="en-US"/>
    </w:rPr>
  </w:style>
  <w:style w:type="character" w:customStyle="1" w:styleId="Titre4Car">
    <w:name w:val="Titre 4 Car"/>
    <w:basedOn w:val="DefaultParagraphFont"/>
    <w:semiHidden/>
    <w:rsid w:val="00B96827"/>
    <w:rPr>
      <w:rFonts w:eastAsiaTheme="majorEastAsia" w:cstheme="majorBidi"/>
      <w:i/>
      <w:iCs/>
      <w:lang w:eastAsia="en-US"/>
    </w:rPr>
  </w:style>
  <w:style w:type="character" w:customStyle="1" w:styleId="Titre5Car">
    <w:name w:val="Titre 5 Car"/>
    <w:basedOn w:val="DefaultParagraphFont"/>
    <w:semiHidden/>
    <w:rsid w:val="00B96827"/>
    <w:rPr>
      <w:rFonts w:eastAsiaTheme="majorEastAsia" w:cstheme="majorBidi"/>
      <w:i/>
      <w:lang w:eastAsia="en-US"/>
    </w:rPr>
  </w:style>
  <w:style w:type="character" w:customStyle="1" w:styleId="Titre6Car">
    <w:name w:val="Titre 6 Car"/>
    <w:basedOn w:val="DefaultParagraphFont"/>
    <w:uiPriority w:val="9"/>
    <w:semiHidden/>
    <w:rsid w:val="00B96827"/>
    <w:rPr>
      <w:rFonts w:asciiTheme="majorHAnsi" w:eastAsiaTheme="majorEastAsia" w:hAnsiTheme="majorHAnsi" w:cstheme="majorBidi"/>
      <w:color w:val="1F4D78" w:themeColor="accent1" w:themeShade="7F"/>
    </w:rPr>
  </w:style>
  <w:style w:type="paragraph" w:customStyle="1" w:styleId="AR6Chap5Level0">
    <w:name w:val="AR6 Chap 5 Level 0"/>
    <w:basedOn w:val="Heading1"/>
    <w:next w:val="AR6BodyText"/>
    <w:link w:val="AR6Chap5Level0Car"/>
    <w:qFormat/>
    <w:rsid w:val="001E7A22"/>
    <w:pPr>
      <w:numPr>
        <w:numId w:val="6"/>
      </w:numPr>
    </w:pPr>
    <w:rPr>
      <w:lang w:val="en-US"/>
    </w:rPr>
  </w:style>
  <w:style w:type="paragraph" w:customStyle="1" w:styleId="AR6Chap5Level151">
    <w:name w:val="AR6 Chap 5 Level 1 (5.1)"/>
    <w:basedOn w:val="Heading2"/>
    <w:next w:val="AR6BodyText"/>
    <w:link w:val="AR6Chap5Level151Car"/>
    <w:qFormat/>
    <w:rsid w:val="001E7A22"/>
    <w:pPr>
      <w:numPr>
        <w:ilvl w:val="1"/>
        <w:numId w:val="6"/>
      </w:numPr>
    </w:pPr>
    <w:rPr>
      <w:lang w:val="en-US"/>
    </w:rPr>
  </w:style>
  <w:style w:type="character" w:customStyle="1" w:styleId="AR6Chap5Level0Car">
    <w:name w:val="AR6 Chap 5 Level 0 Car"/>
    <w:basedOn w:val="Heading1Char"/>
    <w:link w:val="AR6Chap5Level0"/>
    <w:rsid w:val="001E7A22"/>
    <w:rPr>
      <w:rFonts w:eastAsiaTheme="majorEastAsia" w:cstheme="majorBidi"/>
      <w:b/>
      <w:sz w:val="24"/>
      <w:szCs w:val="32"/>
      <w:lang w:val="en-US"/>
    </w:rPr>
  </w:style>
  <w:style w:type="paragraph" w:customStyle="1" w:styleId="AR6Chap5Level2511">
    <w:name w:val="AR6 Chap 5 Level 2 (5.1.1)"/>
    <w:basedOn w:val="Heading3"/>
    <w:link w:val="AR6Chap5Level2511Car"/>
    <w:qFormat/>
    <w:rsid w:val="001E7A22"/>
    <w:pPr>
      <w:numPr>
        <w:ilvl w:val="2"/>
        <w:numId w:val="6"/>
      </w:numPr>
    </w:pPr>
    <w:rPr>
      <w:lang w:val="en-US"/>
    </w:rPr>
  </w:style>
  <w:style w:type="character" w:customStyle="1" w:styleId="AR6Chap5Level151Car">
    <w:name w:val="AR6 Chap 5 Level 1 (5.1) Car"/>
    <w:basedOn w:val="Heading2Char"/>
    <w:link w:val="AR6Chap5Level151"/>
    <w:rsid w:val="001E7A22"/>
    <w:rPr>
      <w:rFonts w:eastAsiaTheme="majorEastAsia" w:cstheme="majorBidi"/>
      <w:b/>
      <w:szCs w:val="26"/>
      <w:lang w:val="en-US" w:eastAsia="en-US"/>
    </w:rPr>
  </w:style>
  <w:style w:type="paragraph" w:customStyle="1" w:styleId="AR6Chap5Level35111">
    <w:name w:val="AR6 Chap 5 Level 3 (5.1.1.1)"/>
    <w:basedOn w:val="AR6BodyText"/>
    <w:next w:val="AR6BodyText"/>
    <w:link w:val="AR6Chap5Level35111Car"/>
    <w:qFormat/>
    <w:rsid w:val="001E7A22"/>
    <w:pPr>
      <w:numPr>
        <w:ilvl w:val="3"/>
        <w:numId w:val="6"/>
      </w:numPr>
      <w:ind w:left="864"/>
    </w:pPr>
    <w:rPr>
      <w:rFonts w:cstheme="majorBidi"/>
      <w:i/>
      <w:lang w:val="en-US" w:eastAsia="en-US"/>
    </w:rPr>
  </w:style>
  <w:style w:type="character" w:customStyle="1" w:styleId="AR6Chap5Level2511Car">
    <w:name w:val="AR6 Chap 5 Level 2 (5.1.1) Car"/>
    <w:basedOn w:val="Heading3Char"/>
    <w:link w:val="AR6Chap5Level2511"/>
    <w:rsid w:val="001E7A22"/>
    <w:rPr>
      <w:rFonts w:eastAsiaTheme="majorEastAsia" w:cstheme="majorBidi"/>
      <w:b/>
      <w:i/>
      <w:szCs w:val="24"/>
      <w:lang w:val="en-US" w:eastAsia="en-US"/>
    </w:rPr>
  </w:style>
  <w:style w:type="paragraph" w:customStyle="1" w:styleId="AR6Chap5Level451111">
    <w:name w:val="AR6 Chap 5 Level 4 (5.1.1.1.1)"/>
    <w:basedOn w:val="Heading5"/>
    <w:next w:val="AR6BodyText"/>
    <w:link w:val="AR6Chap5Level451111Car"/>
    <w:qFormat/>
    <w:rsid w:val="001E7A22"/>
    <w:pPr>
      <w:numPr>
        <w:ilvl w:val="4"/>
        <w:numId w:val="6"/>
      </w:numPr>
    </w:pPr>
    <w:rPr>
      <w:lang w:val="en-US"/>
    </w:rPr>
  </w:style>
  <w:style w:type="character" w:customStyle="1" w:styleId="AR6Chap5Level35111Car">
    <w:name w:val="AR6 Chap 5 Level 3 (5.1.1.1) Car"/>
    <w:basedOn w:val="Heading4Char"/>
    <w:link w:val="AR6Chap5Level35111"/>
    <w:rsid w:val="001E7A22"/>
    <w:rPr>
      <w:rFonts w:eastAsia="Times New Roman" w:cstheme="majorBidi"/>
      <w:i/>
      <w:iCs w:val="0"/>
      <w:lang w:val="en-US" w:eastAsia="en-US"/>
    </w:rPr>
  </w:style>
  <w:style w:type="paragraph" w:customStyle="1" w:styleId="AR6BodyText">
    <w:name w:val="AR6 Body Text"/>
    <w:link w:val="AR6BodyTextCar"/>
    <w:qFormat/>
    <w:rsid w:val="001E7A22"/>
    <w:rPr>
      <w:rFonts w:eastAsia="Times New Roman"/>
    </w:rPr>
  </w:style>
  <w:style w:type="character" w:customStyle="1" w:styleId="AR6Chap5Level451111Car">
    <w:name w:val="AR6 Chap 5 Level 4 (5.1.1.1.1) Car"/>
    <w:basedOn w:val="Heading5Char"/>
    <w:link w:val="AR6Chap5Level451111"/>
    <w:rsid w:val="001E7A22"/>
    <w:rPr>
      <w:rFonts w:eastAsiaTheme="majorEastAsia" w:cstheme="majorBidi"/>
      <w:i/>
      <w:lang w:val="en-US" w:eastAsia="en-US"/>
    </w:rPr>
  </w:style>
  <w:style w:type="paragraph" w:customStyle="1" w:styleId="AR6References">
    <w:name w:val="AR6 References"/>
    <w:basedOn w:val="Normal"/>
    <w:link w:val="AR6ReferencesCar"/>
    <w:qFormat/>
    <w:rsid w:val="001E7A22"/>
    <w:rPr>
      <w:sz w:val="20"/>
      <w:szCs w:val="20"/>
      <w:lang w:val="en-US"/>
    </w:rPr>
  </w:style>
  <w:style w:type="character" w:customStyle="1" w:styleId="AR6BodyTextCar">
    <w:name w:val="AR6 Body Text Car"/>
    <w:basedOn w:val="DefaultParagraphFont"/>
    <w:link w:val="AR6BodyText"/>
    <w:rsid w:val="001E7A22"/>
    <w:rPr>
      <w:rFonts w:eastAsia="Times New Roman"/>
    </w:rPr>
  </w:style>
  <w:style w:type="paragraph" w:customStyle="1" w:styleId="AR6Chap5Box">
    <w:name w:val="AR6 Chap 5 Box"/>
    <w:basedOn w:val="AR6Chap5Level151"/>
    <w:next w:val="AR6BodyText"/>
    <w:link w:val="AR6Chap5BoxCar"/>
    <w:qFormat/>
    <w:rsid w:val="001E7A22"/>
    <w:pPr>
      <w:numPr>
        <w:ilvl w:val="0"/>
        <w:numId w:val="7"/>
      </w:numPr>
      <w:ind w:left="1134" w:hanging="1134"/>
    </w:pPr>
  </w:style>
  <w:style w:type="paragraph" w:customStyle="1" w:styleId="AR6Chap5FAQ">
    <w:name w:val="AR6 Chap 5 FAQ"/>
    <w:basedOn w:val="AR6BodyText"/>
    <w:next w:val="AR6BodyText"/>
    <w:link w:val="AR6Chap5FAQCar"/>
    <w:qFormat/>
    <w:rsid w:val="001E7A22"/>
    <w:pPr>
      <w:widowControl/>
      <w:numPr>
        <w:numId w:val="3"/>
      </w:numPr>
      <w:spacing w:line="259" w:lineRule="auto"/>
      <w:ind w:left="1134" w:hanging="1134"/>
    </w:pPr>
    <w:rPr>
      <w:b/>
      <w:lang w:val="en-US"/>
    </w:rPr>
  </w:style>
  <w:style w:type="character" w:customStyle="1" w:styleId="AR6Chap5BoxCar">
    <w:name w:val="AR6 Chap 5 Box Car"/>
    <w:basedOn w:val="DefaultParagraphFont"/>
    <w:link w:val="AR6Chap5Box"/>
    <w:rsid w:val="001E7A22"/>
    <w:rPr>
      <w:rFonts w:eastAsiaTheme="majorEastAsia" w:cstheme="majorBidi"/>
      <w:b/>
      <w:szCs w:val="26"/>
      <w:lang w:val="en-US" w:eastAsia="en-US"/>
    </w:rPr>
  </w:style>
  <w:style w:type="character" w:customStyle="1" w:styleId="AR6Chap5FAQCar">
    <w:name w:val="AR6 Chap 5 FAQ Car"/>
    <w:basedOn w:val="DefaultParagraphFont"/>
    <w:link w:val="AR6Chap5FAQ"/>
    <w:rsid w:val="001E7A22"/>
    <w:rPr>
      <w:rFonts w:eastAsia="Times New Roman"/>
      <w:b/>
      <w:lang w:val="en-US"/>
    </w:rPr>
  </w:style>
  <w:style w:type="character" w:customStyle="1" w:styleId="AR6ReferencesCar">
    <w:name w:val="AR6 References Car"/>
    <w:basedOn w:val="DefaultParagraphFont"/>
    <w:link w:val="AR6References"/>
    <w:rsid w:val="001E7A22"/>
    <w:rPr>
      <w:rFonts w:eastAsia="Times New Roman"/>
      <w:sz w:val="20"/>
      <w:szCs w:val="20"/>
      <w:lang w:val="en-US"/>
    </w:rPr>
  </w:style>
  <w:style w:type="paragraph" w:customStyle="1" w:styleId="AR6Chap5Figure">
    <w:name w:val="AR6 Chap 5 Figure"/>
    <w:basedOn w:val="AR6BodyText"/>
    <w:next w:val="AR6BodyText"/>
    <w:link w:val="AR6Chap5FigureCar"/>
    <w:qFormat/>
    <w:rsid w:val="001E7A22"/>
    <w:pPr>
      <w:numPr>
        <w:numId w:val="2"/>
      </w:numPr>
      <w:ind w:left="1134" w:hanging="1134"/>
    </w:pPr>
    <w:rPr>
      <w:sz w:val="20"/>
      <w:lang w:val="en-US"/>
    </w:rPr>
  </w:style>
  <w:style w:type="paragraph" w:customStyle="1" w:styleId="AR6Chap5Table">
    <w:name w:val="AR6 Chap 5 Table"/>
    <w:basedOn w:val="AR6BodyText"/>
    <w:next w:val="AR6BodyText"/>
    <w:link w:val="AR6Chap5TableCar"/>
    <w:qFormat/>
    <w:rsid w:val="001E7A22"/>
    <w:pPr>
      <w:widowControl/>
      <w:numPr>
        <w:numId w:val="1"/>
      </w:numPr>
      <w:tabs>
        <w:tab w:val="left" w:pos="1134"/>
      </w:tabs>
      <w:spacing w:line="259" w:lineRule="auto"/>
      <w:ind w:left="1134" w:hanging="1134"/>
    </w:pPr>
    <w:rPr>
      <w:sz w:val="20"/>
      <w:lang w:val="en-US"/>
    </w:rPr>
  </w:style>
  <w:style w:type="character" w:customStyle="1" w:styleId="AR6Chap5FigureCar">
    <w:name w:val="AR6 Chap 5 Figure Car"/>
    <w:basedOn w:val="DefaultParagraphFont"/>
    <w:link w:val="AR6Chap5Figure"/>
    <w:rsid w:val="001E7A22"/>
    <w:rPr>
      <w:rFonts w:eastAsia="Times New Roman"/>
      <w:sz w:val="20"/>
      <w:lang w:val="en-US"/>
    </w:rPr>
  </w:style>
  <w:style w:type="character" w:customStyle="1" w:styleId="AR6Chap5TableCar">
    <w:name w:val="AR6 Chap 5 Table Car"/>
    <w:basedOn w:val="DefaultParagraphFont"/>
    <w:link w:val="AR6Chap5Table"/>
    <w:rsid w:val="001E7A22"/>
    <w:rPr>
      <w:rFonts w:eastAsia="Times New Roman"/>
      <w:sz w:val="20"/>
      <w:lang w:val="en-US"/>
    </w:rPr>
  </w:style>
  <w:style w:type="paragraph" w:customStyle="1" w:styleId="AR6BodyTextBold">
    <w:name w:val="AR6 Body Text Bold"/>
    <w:basedOn w:val="AR6BodyText"/>
    <w:next w:val="AR6BodyText"/>
    <w:link w:val="AR6BodyTextBoldCar"/>
    <w:qFormat/>
    <w:rsid w:val="001E7A22"/>
    <w:rPr>
      <w:b/>
      <w:lang w:val="en-US"/>
    </w:rPr>
  </w:style>
  <w:style w:type="character" w:customStyle="1" w:styleId="AR6BodyTextBoldCar">
    <w:name w:val="AR6 Body Text Bold Car"/>
    <w:basedOn w:val="AR6BodyTextCar"/>
    <w:link w:val="AR6BodyTextBold"/>
    <w:rsid w:val="001E7A22"/>
    <w:rPr>
      <w:rFonts w:eastAsia="Times New Roman"/>
      <w:b/>
      <w:lang w:val="en-US"/>
    </w:rPr>
  </w:style>
  <w:style w:type="paragraph" w:customStyle="1" w:styleId="AR6Equation">
    <w:name w:val="AR6 Equation"/>
    <w:basedOn w:val="AR6BodyText"/>
    <w:next w:val="AR6BodyText"/>
    <w:link w:val="AR6EquationCar"/>
    <w:qFormat/>
    <w:rsid w:val="001E7A22"/>
    <w:pPr>
      <w:tabs>
        <w:tab w:val="right" w:pos="9631"/>
      </w:tabs>
      <w:ind w:left="709"/>
    </w:pPr>
    <w:rPr>
      <w:i/>
      <w:lang w:val="en-US"/>
    </w:rPr>
  </w:style>
  <w:style w:type="character" w:customStyle="1" w:styleId="AR6EquationCar">
    <w:name w:val="AR6 Equation Car"/>
    <w:basedOn w:val="DefaultParagraphFont"/>
    <w:link w:val="AR6Equation"/>
    <w:rsid w:val="001E7A22"/>
    <w:rPr>
      <w:rFonts w:eastAsia="Times New Roman"/>
      <w:i/>
      <w:lang w:val="en-US"/>
    </w:rPr>
  </w:style>
  <w:style w:type="paragraph" w:customStyle="1" w:styleId="AR6Table">
    <w:name w:val="AR6 Table"/>
    <w:basedOn w:val="AR6BodyText"/>
    <w:rsid w:val="001E7A22"/>
    <w:rPr>
      <w:sz w:val="20"/>
      <w:szCs w:val="20"/>
    </w:rPr>
  </w:style>
  <w:style w:type="paragraph" w:customStyle="1" w:styleId="AR6Header">
    <w:name w:val="AR6 Header"/>
    <w:basedOn w:val="Normal"/>
    <w:link w:val="AR6HeaderCar"/>
    <w:qFormat/>
    <w:rsid w:val="001E7A22"/>
    <w:pPr>
      <w:tabs>
        <w:tab w:val="center" w:pos="4824"/>
        <w:tab w:val="right" w:pos="9619"/>
      </w:tabs>
      <w:spacing w:before="709"/>
    </w:pPr>
    <w:rPr>
      <w:sz w:val="20"/>
      <w:szCs w:val="20"/>
    </w:rPr>
  </w:style>
  <w:style w:type="paragraph" w:customStyle="1" w:styleId="AR6Footpage">
    <w:name w:val="AR6 Foot page"/>
    <w:basedOn w:val="AR6BodyText"/>
    <w:link w:val="AR6FootpageCar"/>
    <w:qFormat/>
    <w:rsid w:val="001E7A22"/>
    <w:pPr>
      <w:tabs>
        <w:tab w:val="center" w:pos="4824"/>
        <w:tab w:val="right" w:pos="9619"/>
      </w:tabs>
      <w:spacing w:after="706"/>
    </w:pPr>
    <w:rPr>
      <w:b/>
      <w:sz w:val="20"/>
      <w:szCs w:val="20"/>
      <w:lang w:val="en-US"/>
    </w:rPr>
  </w:style>
  <w:style w:type="character" w:customStyle="1" w:styleId="AR6HeaderCar">
    <w:name w:val="AR6 Header Car"/>
    <w:basedOn w:val="DefaultParagraphFont"/>
    <w:link w:val="AR6Header"/>
    <w:rsid w:val="001E7A22"/>
    <w:rPr>
      <w:rFonts w:eastAsia="Times New Roman"/>
      <w:sz w:val="20"/>
      <w:szCs w:val="20"/>
    </w:rPr>
  </w:style>
  <w:style w:type="character" w:customStyle="1" w:styleId="AR6FootpageCar">
    <w:name w:val="AR6 Foot page Car"/>
    <w:basedOn w:val="DefaultParagraphFont"/>
    <w:link w:val="AR6Footpage"/>
    <w:rsid w:val="001E7A22"/>
    <w:rPr>
      <w:rFonts w:eastAsia="Times New Roman"/>
      <w:b/>
      <w:sz w:val="20"/>
      <w:szCs w:val="20"/>
      <w:lang w:val="en-US"/>
    </w:rPr>
  </w:style>
  <w:style w:type="numbering" w:customStyle="1" w:styleId="Style1">
    <w:name w:val="Style1"/>
    <w:uiPriority w:val="99"/>
    <w:rsid w:val="001E7A22"/>
    <w:pPr>
      <w:numPr>
        <w:numId w:val="4"/>
      </w:numPr>
    </w:pPr>
  </w:style>
  <w:style w:type="numbering" w:customStyle="1" w:styleId="Style2">
    <w:name w:val="Style2"/>
    <w:uiPriority w:val="99"/>
    <w:rsid w:val="001E7A22"/>
    <w:pPr>
      <w:numPr>
        <w:numId w:val="5"/>
      </w:numPr>
    </w:pPr>
  </w:style>
  <w:style w:type="paragraph" w:customStyle="1" w:styleId="AR6Chap5Cross-ChapterBox">
    <w:name w:val="AR6 Chap 5 Cross-Chapter Box"/>
    <w:next w:val="AR6BodyText"/>
    <w:link w:val="AR6Chap5Cross-ChapterBoxCar"/>
    <w:qFormat/>
    <w:rsid w:val="001E7A22"/>
    <w:pPr>
      <w:numPr>
        <w:numId w:val="8"/>
      </w:numPr>
      <w:ind w:left="2552" w:hanging="2552"/>
    </w:pPr>
    <w:rPr>
      <w:rFonts w:eastAsiaTheme="majorEastAsia" w:cstheme="majorBidi"/>
      <w:b/>
      <w:szCs w:val="26"/>
      <w:lang w:val="en-US" w:eastAsia="en-US"/>
    </w:rPr>
  </w:style>
  <w:style w:type="character" w:customStyle="1" w:styleId="AR6Chap5Cross-ChapterBoxCar">
    <w:name w:val="AR6 Chap 5 Cross-Chapter Box Car"/>
    <w:basedOn w:val="AR6Chap5BoxCar"/>
    <w:link w:val="AR6Chap5Cross-ChapterBox"/>
    <w:rsid w:val="001E7A22"/>
    <w:rPr>
      <w:rFonts w:eastAsiaTheme="majorEastAsia" w:cstheme="majorBidi"/>
      <w:b/>
      <w:szCs w:val="26"/>
      <w:lang w:val="en-US" w:eastAsia="en-US"/>
    </w:rPr>
  </w:style>
  <w:style w:type="paragraph" w:styleId="Header">
    <w:name w:val="header"/>
    <w:basedOn w:val="Normal"/>
    <w:link w:val="HeaderChar"/>
    <w:uiPriority w:val="99"/>
    <w:unhideWhenUsed/>
    <w:rsid w:val="00FD5C7E"/>
    <w:pPr>
      <w:tabs>
        <w:tab w:val="center" w:pos="4703"/>
        <w:tab w:val="right" w:pos="9406"/>
      </w:tabs>
    </w:pPr>
  </w:style>
  <w:style w:type="character" w:customStyle="1" w:styleId="HeaderChar">
    <w:name w:val="Header Char"/>
    <w:basedOn w:val="DefaultParagraphFont"/>
    <w:link w:val="Header"/>
    <w:uiPriority w:val="99"/>
    <w:rsid w:val="00FD5C7E"/>
  </w:style>
  <w:style w:type="paragraph" w:styleId="Footer">
    <w:name w:val="footer"/>
    <w:basedOn w:val="Normal"/>
    <w:link w:val="FooterChar"/>
    <w:uiPriority w:val="99"/>
    <w:unhideWhenUsed/>
    <w:rsid w:val="00FD5C7E"/>
    <w:pPr>
      <w:tabs>
        <w:tab w:val="center" w:pos="4703"/>
        <w:tab w:val="right" w:pos="9406"/>
      </w:tabs>
    </w:pPr>
  </w:style>
  <w:style w:type="character" w:customStyle="1" w:styleId="FooterChar">
    <w:name w:val="Footer Char"/>
    <w:basedOn w:val="DefaultParagraphFont"/>
    <w:link w:val="Footer"/>
    <w:uiPriority w:val="99"/>
    <w:rsid w:val="00FD5C7E"/>
  </w:style>
  <w:style w:type="paragraph" w:customStyle="1" w:styleId="Default">
    <w:name w:val="Default"/>
    <w:qFormat/>
    <w:rsid w:val="00FA7D52"/>
    <w:pPr>
      <w:widowControl/>
      <w:autoSpaceDE w:val="0"/>
      <w:autoSpaceDN w:val="0"/>
      <w:adjustRightInd w:val="0"/>
    </w:pPr>
    <w:rPr>
      <w:rFonts w:ascii="Adobe Caslon Pro" w:hAnsi="Adobe Caslon Pro" w:cs="Adobe Caslon Pro"/>
      <w:color w:val="000000"/>
      <w:sz w:val="24"/>
      <w:szCs w:val="24"/>
      <w:lang w:val="en-GB"/>
    </w:rPr>
  </w:style>
  <w:style w:type="character" w:styleId="Hyperlink">
    <w:name w:val="Hyperlink"/>
    <w:basedOn w:val="DefaultParagraphFont"/>
    <w:uiPriority w:val="99"/>
    <w:unhideWhenUsed/>
    <w:rsid w:val="000027BD"/>
    <w:rPr>
      <w:color w:val="0563C1" w:themeColor="hyperlink"/>
      <w:u w:val="single"/>
    </w:rPr>
  </w:style>
  <w:style w:type="paragraph" w:styleId="BalloonText">
    <w:name w:val="Balloon Text"/>
    <w:basedOn w:val="Normal"/>
    <w:link w:val="BalloonTextChar"/>
    <w:uiPriority w:val="99"/>
    <w:semiHidden/>
    <w:unhideWhenUsed/>
    <w:qFormat/>
    <w:rsid w:val="000027BD"/>
    <w:rPr>
      <w:sz w:val="18"/>
      <w:szCs w:val="18"/>
    </w:rPr>
  </w:style>
  <w:style w:type="character" w:customStyle="1" w:styleId="BalloonTextChar">
    <w:name w:val="Balloon Text Char"/>
    <w:basedOn w:val="DefaultParagraphFont"/>
    <w:link w:val="BalloonText"/>
    <w:uiPriority w:val="99"/>
    <w:semiHidden/>
    <w:qFormat/>
    <w:rsid w:val="000027BD"/>
    <w:rPr>
      <w:rFonts w:eastAsiaTheme="minorHAnsi" w:cs="Times New Roman"/>
      <w:sz w:val="18"/>
      <w:szCs w:val="18"/>
      <w:lang w:val="en-ZA" w:eastAsia="en-US"/>
    </w:rPr>
  </w:style>
  <w:style w:type="table" w:styleId="TableGrid">
    <w:name w:val="Table Grid"/>
    <w:basedOn w:val="TableNormal"/>
    <w:uiPriority w:val="39"/>
    <w:rsid w:val="008D65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12">
    <w:name w:val="A12"/>
    <w:uiPriority w:val="99"/>
    <w:qFormat/>
    <w:rsid w:val="008D65F5"/>
    <w:rPr>
      <w:rFonts w:cs="Frutiger LT Pro 47 Light Cn"/>
      <w:color w:val="000000"/>
      <w:sz w:val="9"/>
      <w:szCs w:val="9"/>
    </w:rPr>
  </w:style>
  <w:style w:type="character" w:customStyle="1" w:styleId="A5">
    <w:name w:val="A5"/>
    <w:uiPriority w:val="99"/>
    <w:rsid w:val="008D65F5"/>
    <w:rPr>
      <w:rFonts w:cs="Minion Pro"/>
      <w:color w:val="000000"/>
      <w:sz w:val="11"/>
      <w:szCs w:val="11"/>
    </w:rPr>
  </w:style>
  <w:style w:type="character" w:customStyle="1" w:styleId="st">
    <w:name w:val="st"/>
    <w:basedOn w:val="DefaultParagraphFont"/>
    <w:rsid w:val="00B11689"/>
  </w:style>
  <w:style w:type="character" w:styleId="CommentReference">
    <w:name w:val="annotation reference"/>
    <w:basedOn w:val="DefaultParagraphFont"/>
    <w:uiPriority w:val="99"/>
    <w:unhideWhenUsed/>
    <w:qFormat/>
    <w:rsid w:val="00B11689"/>
    <w:rPr>
      <w:sz w:val="18"/>
      <w:szCs w:val="18"/>
    </w:rPr>
  </w:style>
  <w:style w:type="character" w:customStyle="1" w:styleId="apple-tab-span">
    <w:name w:val="apple-tab-span"/>
    <w:basedOn w:val="DefaultParagraphFont"/>
    <w:rsid w:val="00B11689"/>
  </w:style>
  <w:style w:type="table" w:customStyle="1" w:styleId="1">
    <w:name w:val="1"/>
    <w:basedOn w:val="TableNormal"/>
    <w:rsid w:val="00B11689"/>
    <w:tblPr>
      <w:tblStyleRowBandSize w:val="1"/>
      <w:tblStyleColBandSize w:val="1"/>
      <w:tblInd w:w="0" w:type="nil"/>
      <w:tblCellMar>
        <w:top w:w="28" w:type="dxa"/>
        <w:left w:w="28" w:type="dxa"/>
        <w:bottom w:w="28" w:type="dxa"/>
        <w:right w:w="28" w:type="dxa"/>
      </w:tblCellMar>
    </w:tblPr>
  </w:style>
  <w:style w:type="paragraph" w:styleId="NormalWeb">
    <w:name w:val="Normal (Web)"/>
    <w:basedOn w:val="Normal"/>
    <w:uiPriority w:val="99"/>
    <w:unhideWhenUsed/>
    <w:qFormat/>
    <w:rsid w:val="00B11689"/>
    <w:pPr>
      <w:spacing w:before="100" w:beforeAutospacing="1" w:after="100" w:afterAutospacing="1"/>
    </w:pPr>
  </w:style>
  <w:style w:type="character" w:styleId="Strong">
    <w:name w:val="Strong"/>
    <w:basedOn w:val="DefaultParagraphFont"/>
    <w:uiPriority w:val="22"/>
    <w:qFormat/>
    <w:rsid w:val="00B11689"/>
    <w:rPr>
      <w:b/>
      <w:bCs/>
    </w:rPr>
  </w:style>
  <w:style w:type="character" w:customStyle="1" w:styleId="apple-converted-space">
    <w:name w:val="apple-converted-space"/>
    <w:basedOn w:val="DefaultParagraphFont"/>
    <w:rsid w:val="00B11689"/>
  </w:style>
  <w:style w:type="paragraph" w:styleId="CommentText">
    <w:name w:val="annotation text"/>
    <w:basedOn w:val="Normal"/>
    <w:link w:val="CommentTextChar"/>
    <w:uiPriority w:val="99"/>
    <w:unhideWhenUsed/>
    <w:qFormat/>
    <w:rsid w:val="008D25BA"/>
    <w:rPr>
      <w:lang w:val="en-GB"/>
    </w:rPr>
  </w:style>
  <w:style w:type="character" w:customStyle="1" w:styleId="CommentTextChar">
    <w:name w:val="Comment Text Char"/>
    <w:basedOn w:val="DefaultParagraphFont"/>
    <w:link w:val="CommentText"/>
    <w:uiPriority w:val="99"/>
    <w:qFormat/>
    <w:rsid w:val="008D25BA"/>
    <w:rPr>
      <w:rFonts w:eastAsia="Times New Roman"/>
      <w:lang w:val="en-GB"/>
    </w:rPr>
  </w:style>
  <w:style w:type="paragraph" w:styleId="ListParagraph">
    <w:name w:val="List Paragraph"/>
    <w:basedOn w:val="Normal"/>
    <w:uiPriority w:val="34"/>
    <w:qFormat/>
    <w:rsid w:val="00B11689"/>
    <w:pPr>
      <w:ind w:left="720"/>
      <w:contextualSpacing/>
    </w:pPr>
  </w:style>
  <w:style w:type="paragraph" w:customStyle="1" w:styleId="Style3">
    <w:name w:val="Style3"/>
    <w:basedOn w:val="AR6Chap5Level151"/>
    <w:qFormat/>
    <w:rsid w:val="00B11689"/>
    <w:pPr>
      <w:ind w:left="792" w:hanging="432"/>
    </w:pPr>
    <w:rPr>
      <w:noProof/>
      <w:color w:val="FF0000"/>
    </w:rPr>
  </w:style>
  <w:style w:type="character" w:styleId="Emphasis">
    <w:name w:val="Emphasis"/>
    <w:basedOn w:val="DefaultParagraphFont"/>
    <w:uiPriority w:val="20"/>
    <w:qFormat/>
    <w:rsid w:val="00B11689"/>
    <w:rPr>
      <w:i/>
      <w:iCs/>
    </w:rPr>
  </w:style>
  <w:style w:type="paragraph" w:customStyle="1" w:styleId="ar6bodytext0">
    <w:name w:val="ar6bodytext"/>
    <w:basedOn w:val="Normal"/>
    <w:qFormat/>
    <w:rsid w:val="00B11689"/>
    <w:pPr>
      <w:spacing w:before="100" w:beforeAutospacing="1" w:after="100" w:afterAutospacing="1"/>
    </w:pPr>
  </w:style>
  <w:style w:type="paragraph" w:styleId="BodyText">
    <w:name w:val="Body Text"/>
    <w:basedOn w:val="Normal"/>
    <w:link w:val="BodyTextChar"/>
    <w:rsid w:val="00B11689"/>
    <w:pPr>
      <w:spacing w:after="140" w:line="276" w:lineRule="auto"/>
    </w:pPr>
  </w:style>
  <w:style w:type="character" w:customStyle="1" w:styleId="BodyTextChar">
    <w:name w:val="Body Text Char"/>
    <w:basedOn w:val="DefaultParagraphFont"/>
    <w:link w:val="BodyText"/>
    <w:qFormat/>
    <w:rsid w:val="00B11689"/>
    <w:rPr>
      <w:rFonts w:asciiTheme="minorHAnsi" w:eastAsiaTheme="minorHAnsi" w:hAnsiTheme="minorHAnsi"/>
      <w:sz w:val="24"/>
      <w:szCs w:val="24"/>
      <w:lang w:val="en-ZA" w:eastAsia="en-US"/>
    </w:rPr>
  </w:style>
  <w:style w:type="character" w:customStyle="1" w:styleId="LinkdaInternet">
    <w:name w:val="Link da Internet"/>
    <w:rsid w:val="00B11689"/>
    <w:rPr>
      <w:color w:val="000080"/>
      <w:u w:val="single"/>
    </w:rPr>
  </w:style>
  <w:style w:type="character" w:styleId="LineNumber">
    <w:name w:val="line number"/>
    <w:basedOn w:val="DefaultParagraphFont"/>
    <w:uiPriority w:val="99"/>
    <w:semiHidden/>
    <w:unhideWhenUsed/>
    <w:qFormat/>
    <w:rsid w:val="00B11689"/>
  </w:style>
  <w:style w:type="character" w:customStyle="1" w:styleId="A10">
    <w:name w:val="A10"/>
    <w:uiPriority w:val="99"/>
    <w:qFormat/>
    <w:rsid w:val="00B11689"/>
    <w:rPr>
      <w:rFonts w:cs="Frutiger LT Pro 57 Condensed"/>
      <w:color w:val="000000"/>
      <w:sz w:val="11"/>
      <w:szCs w:val="11"/>
    </w:rPr>
  </w:style>
  <w:style w:type="character" w:customStyle="1" w:styleId="A11">
    <w:name w:val="A11"/>
    <w:uiPriority w:val="99"/>
    <w:qFormat/>
    <w:rsid w:val="00B11689"/>
    <w:rPr>
      <w:rFonts w:cs="Frutiger LT Pro 57 Condensed"/>
      <w:color w:val="000000"/>
      <w:sz w:val="11"/>
      <w:szCs w:val="11"/>
    </w:rPr>
  </w:style>
  <w:style w:type="numbering" w:customStyle="1" w:styleId="ImportedStyle3">
    <w:name w:val="Imported Style 3"/>
    <w:qFormat/>
    <w:rsid w:val="00B11689"/>
    <w:pPr>
      <w:numPr>
        <w:numId w:val="13"/>
      </w:numPr>
    </w:pPr>
  </w:style>
  <w:style w:type="paragraph" w:styleId="CommentSubject">
    <w:name w:val="annotation subject"/>
    <w:basedOn w:val="CommentText"/>
    <w:next w:val="CommentText"/>
    <w:link w:val="CommentSubjectChar"/>
    <w:uiPriority w:val="99"/>
    <w:semiHidden/>
    <w:unhideWhenUsed/>
    <w:qFormat/>
    <w:rsid w:val="00B11689"/>
    <w:rPr>
      <w:b/>
      <w:bCs/>
      <w:sz w:val="20"/>
      <w:szCs w:val="20"/>
    </w:rPr>
  </w:style>
  <w:style w:type="character" w:customStyle="1" w:styleId="CommentSubjectChar">
    <w:name w:val="Comment Subject Char"/>
    <w:basedOn w:val="CommentTextChar"/>
    <w:link w:val="CommentSubject"/>
    <w:uiPriority w:val="99"/>
    <w:semiHidden/>
    <w:qFormat/>
    <w:rsid w:val="00B11689"/>
    <w:rPr>
      <w:rFonts w:asciiTheme="minorHAnsi" w:eastAsiaTheme="minorHAnsi" w:hAnsiTheme="minorHAnsi"/>
      <w:b/>
      <w:bCs/>
      <w:sz w:val="20"/>
      <w:szCs w:val="20"/>
      <w:lang w:val="en-ZA" w:eastAsia="en-US"/>
    </w:rPr>
  </w:style>
  <w:style w:type="paragraph" w:customStyle="1" w:styleId="BoxChap2">
    <w:name w:val="Box Chap 2"/>
    <w:basedOn w:val="Normal"/>
    <w:qFormat/>
    <w:rsid w:val="00B11689"/>
    <w:pPr>
      <w:keepNext/>
      <w:keepLines/>
      <w:numPr>
        <w:numId w:val="14"/>
      </w:numPr>
      <w:tabs>
        <w:tab w:val="left" w:pos="992"/>
      </w:tabs>
      <w:outlineLvl w:val="0"/>
    </w:pPr>
  </w:style>
  <w:style w:type="paragraph" w:styleId="Revision">
    <w:name w:val="Revision"/>
    <w:hidden/>
    <w:uiPriority w:val="99"/>
    <w:semiHidden/>
    <w:qFormat/>
    <w:rsid w:val="00B11689"/>
    <w:pPr>
      <w:widowControl/>
    </w:pPr>
    <w:rPr>
      <w:rFonts w:asciiTheme="minorHAnsi" w:hAnsiTheme="minorHAnsi"/>
      <w:kern w:val="2"/>
      <w:sz w:val="21"/>
      <w:lang w:val="en-US" w:eastAsia="ja-JP"/>
    </w:rPr>
  </w:style>
  <w:style w:type="paragraph" w:styleId="Title">
    <w:name w:val="Title"/>
    <w:aliases w:val="Titre AR6 ES Ref"/>
    <w:basedOn w:val="Normal"/>
    <w:next w:val="Normal"/>
    <w:link w:val="TitleChar"/>
    <w:autoRedefine/>
    <w:qFormat/>
    <w:rsid w:val="0003579A"/>
    <w:pPr>
      <w:contextualSpacing/>
    </w:pPr>
    <w:rPr>
      <w:rFonts w:eastAsiaTheme="majorEastAsia" w:cs="Times New Roman"/>
      <w:b/>
      <w:spacing w:val="-10"/>
      <w:kern w:val="28"/>
      <w:lang w:val="en-GB"/>
    </w:rPr>
  </w:style>
  <w:style w:type="character" w:customStyle="1" w:styleId="TitleChar">
    <w:name w:val="Title Char"/>
    <w:aliases w:val="Titre AR6 ES Ref Char"/>
    <w:basedOn w:val="DefaultParagraphFont"/>
    <w:link w:val="Title"/>
    <w:rsid w:val="0003579A"/>
    <w:rPr>
      <w:rFonts w:eastAsiaTheme="majorEastAsia" w:cs="Times New Roman"/>
      <w:b/>
      <w:spacing w:val="-10"/>
      <w:kern w:val="28"/>
      <w:lang w:val="en-GB"/>
    </w:rPr>
  </w:style>
  <w:style w:type="character" w:customStyle="1" w:styleId="biblio-authors">
    <w:name w:val="biblio-authors"/>
    <w:basedOn w:val="DefaultParagraphFont"/>
    <w:rsid w:val="00B11689"/>
  </w:style>
  <w:style w:type="character" w:customStyle="1" w:styleId="biblio-title">
    <w:name w:val="biblio-title"/>
    <w:basedOn w:val="DefaultParagraphFont"/>
    <w:rsid w:val="00B11689"/>
  </w:style>
  <w:style w:type="character" w:styleId="FollowedHyperlink">
    <w:name w:val="FollowedHyperlink"/>
    <w:basedOn w:val="DefaultParagraphFont"/>
    <w:uiPriority w:val="99"/>
    <w:semiHidden/>
    <w:unhideWhenUsed/>
    <w:rsid w:val="00B11689"/>
    <w:rPr>
      <w:color w:val="954F72" w:themeColor="followedHyperlink"/>
      <w:u w:val="single"/>
    </w:rPr>
  </w:style>
  <w:style w:type="character" w:customStyle="1" w:styleId="A9">
    <w:name w:val="A9"/>
    <w:uiPriority w:val="99"/>
    <w:rsid w:val="00B11689"/>
    <w:rPr>
      <w:rFonts w:cs="Frutiger LT Pro 47 Light Cn"/>
      <w:color w:val="000000"/>
      <w:sz w:val="9"/>
      <w:szCs w:val="9"/>
    </w:rPr>
  </w:style>
  <w:style w:type="character" w:customStyle="1" w:styleId="A17">
    <w:name w:val="A17"/>
    <w:uiPriority w:val="99"/>
    <w:rsid w:val="00B11689"/>
    <w:rPr>
      <w:rFonts w:cs="Frutiger LT Pro 57 Condensed"/>
      <w:color w:val="000000"/>
      <w:sz w:val="14"/>
      <w:szCs w:val="14"/>
    </w:rPr>
  </w:style>
  <w:style w:type="numbering" w:customStyle="1" w:styleId="ImportedStyle1">
    <w:name w:val="Imported Style 1"/>
    <w:rsid w:val="00B11689"/>
    <w:pPr>
      <w:numPr>
        <w:numId w:val="15"/>
      </w:numPr>
    </w:pPr>
  </w:style>
  <w:style w:type="character" w:customStyle="1" w:styleId="ListLabel1">
    <w:name w:val="ListLabel 1"/>
    <w:qFormat/>
    <w:rsid w:val="00B11689"/>
    <w:rPr>
      <w:b/>
      <w:i w:val="0"/>
      <w:sz w:val="20"/>
    </w:rPr>
  </w:style>
  <w:style w:type="character" w:customStyle="1" w:styleId="ListLabel2">
    <w:name w:val="ListLabel 2"/>
    <w:qFormat/>
    <w:rsid w:val="00B11689"/>
    <w:rPr>
      <w:b/>
      <w:i w:val="0"/>
      <w:sz w:val="20"/>
    </w:rPr>
  </w:style>
  <w:style w:type="character" w:customStyle="1" w:styleId="ListLabel3">
    <w:name w:val="ListLabel 3"/>
    <w:qFormat/>
    <w:rsid w:val="00B11689"/>
    <w:rPr>
      <w:b/>
      <w:i w:val="0"/>
    </w:rPr>
  </w:style>
  <w:style w:type="character" w:customStyle="1" w:styleId="ListLabel4">
    <w:name w:val="ListLabel 4"/>
    <w:qFormat/>
    <w:rsid w:val="00B11689"/>
    <w:rPr>
      <w:b/>
      <w:i w:val="0"/>
    </w:rPr>
  </w:style>
  <w:style w:type="character" w:customStyle="1" w:styleId="ListLabel5">
    <w:name w:val="ListLabel 5"/>
    <w:qFormat/>
    <w:rsid w:val="00B11689"/>
    <w:rPr>
      <w:color w:val="FFFFFF"/>
    </w:rPr>
  </w:style>
  <w:style w:type="character" w:customStyle="1" w:styleId="ListLabel6">
    <w:name w:val="ListLabel 6"/>
    <w:qFormat/>
    <w:rsid w:val="00B11689"/>
    <w:rPr>
      <w:color w:val="FFFFFF"/>
    </w:rPr>
  </w:style>
  <w:style w:type="character" w:customStyle="1" w:styleId="ListLabel7">
    <w:name w:val="ListLabel 7"/>
    <w:qFormat/>
    <w:rsid w:val="00B11689"/>
    <w:rPr>
      <w:color w:val="FFFFFF"/>
    </w:rPr>
  </w:style>
  <w:style w:type="character" w:customStyle="1" w:styleId="ListLabel8">
    <w:name w:val="ListLabel 8"/>
    <w:qFormat/>
    <w:rsid w:val="00B11689"/>
    <w:rPr>
      <w:color w:val="FFFFFF"/>
    </w:rPr>
  </w:style>
  <w:style w:type="character" w:customStyle="1" w:styleId="ListLabel9">
    <w:name w:val="ListLabel 9"/>
    <w:qFormat/>
    <w:rsid w:val="00B11689"/>
    <w:rPr>
      <w:color w:val="FFFFFF"/>
    </w:rPr>
  </w:style>
  <w:style w:type="character" w:customStyle="1" w:styleId="ListLabel10">
    <w:name w:val="ListLabel 10"/>
    <w:qFormat/>
    <w:rsid w:val="00B11689"/>
    <w:rPr>
      <w:color w:val="FFFFFF"/>
    </w:rPr>
  </w:style>
  <w:style w:type="character" w:customStyle="1" w:styleId="ListLabel11">
    <w:name w:val="ListLabel 11"/>
    <w:qFormat/>
    <w:rsid w:val="00B11689"/>
    <w:rPr>
      <w:color w:val="FFFFFF"/>
    </w:rPr>
  </w:style>
  <w:style w:type="character" w:customStyle="1" w:styleId="ListLabel12">
    <w:name w:val="ListLabel 12"/>
    <w:qFormat/>
    <w:rsid w:val="00B11689"/>
    <w:rPr>
      <w:color w:val="FFFFFF"/>
    </w:rPr>
  </w:style>
  <w:style w:type="character" w:customStyle="1" w:styleId="ListLabel13">
    <w:name w:val="ListLabel 13"/>
    <w:qFormat/>
    <w:rsid w:val="00B11689"/>
    <w:rPr>
      <w:color w:val="FFFFFF"/>
    </w:rPr>
  </w:style>
  <w:style w:type="character" w:customStyle="1" w:styleId="ListLabel14">
    <w:name w:val="ListLabel 14"/>
    <w:qFormat/>
    <w:rsid w:val="00B11689"/>
    <w:rPr>
      <w:color w:val="FFFFFF"/>
    </w:rPr>
  </w:style>
  <w:style w:type="character" w:customStyle="1" w:styleId="ListLabel15">
    <w:name w:val="ListLabel 15"/>
    <w:qFormat/>
    <w:rsid w:val="00B11689"/>
    <w:rPr>
      <w:color w:val="FFFFFF"/>
    </w:rPr>
  </w:style>
  <w:style w:type="character" w:customStyle="1" w:styleId="ListLabel16">
    <w:name w:val="ListLabel 16"/>
    <w:qFormat/>
    <w:rsid w:val="00B11689"/>
    <w:rPr>
      <w:color w:val="FFFFFF"/>
    </w:rPr>
  </w:style>
  <w:style w:type="character" w:customStyle="1" w:styleId="ListLabel17">
    <w:name w:val="ListLabel 17"/>
    <w:qFormat/>
    <w:rsid w:val="00B11689"/>
    <w:rPr>
      <w:b/>
      <w:i w:val="0"/>
    </w:rPr>
  </w:style>
  <w:style w:type="character" w:customStyle="1" w:styleId="ListLabel18">
    <w:name w:val="ListLabel 18"/>
    <w:qFormat/>
    <w:rsid w:val="00B11689"/>
    <w:rPr>
      <w:b/>
      <w:i w:val="0"/>
    </w:rPr>
  </w:style>
  <w:style w:type="character" w:customStyle="1" w:styleId="ListLabel19">
    <w:name w:val="ListLabel 19"/>
    <w:qFormat/>
    <w:rsid w:val="00B11689"/>
    <w:rPr>
      <w:b/>
      <w:i w:val="0"/>
    </w:rPr>
  </w:style>
  <w:style w:type="character" w:customStyle="1" w:styleId="ListLabel20">
    <w:name w:val="ListLabel 20"/>
    <w:qFormat/>
    <w:rsid w:val="00B11689"/>
    <w:rPr>
      <w:b/>
      <w:i w:val="0"/>
    </w:rPr>
  </w:style>
  <w:style w:type="character" w:customStyle="1" w:styleId="ListLabel21">
    <w:name w:val="ListLabel 21"/>
    <w:qFormat/>
    <w:rsid w:val="00B11689"/>
    <w:rPr>
      <w:sz w:val="20"/>
    </w:rPr>
  </w:style>
  <w:style w:type="character" w:customStyle="1" w:styleId="ListLabel22">
    <w:name w:val="ListLabel 22"/>
    <w:qFormat/>
    <w:rsid w:val="00B11689"/>
    <w:rPr>
      <w:sz w:val="20"/>
    </w:rPr>
  </w:style>
  <w:style w:type="character" w:customStyle="1" w:styleId="ListLabel23">
    <w:name w:val="ListLabel 23"/>
    <w:qFormat/>
    <w:rsid w:val="00B11689"/>
    <w:rPr>
      <w:sz w:val="20"/>
    </w:rPr>
  </w:style>
  <w:style w:type="character" w:customStyle="1" w:styleId="ListLabel24">
    <w:name w:val="ListLabel 24"/>
    <w:qFormat/>
    <w:rsid w:val="00B11689"/>
    <w:rPr>
      <w:sz w:val="20"/>
    </w:rPr>
  </w:style>
  <w:style w:type="character" w:customStyle="1" w:styleId="ListLabel25">
    <w:name w:val="ListLabel 25"/>
    <w:qFormat/>
    <w:rsid w:val="00B11689"/>
    <w:rPr>
      <w:sz w:val="20"/>
    </w:rPr>
  </w:style>
  <w:style w:type="character" w:customStyle="1" w:styleId="ListLabel26">
    <w:name w:val="ListLabel 26"/>
    <w:qFormat/>
    <w:rsid w:val="00B11689"/>
    <w:rPr>
      <w:sz w:val="20"/>
    </w:rPr>
  </w:style>
  <w:style w:type="character" w:customStyle="1" w:styleId="ListLabel27">
    <w:name w:val="ListLabel 27"/>
    <w:qFormat/>
    <w:rsid w:val="00B11689"/>
    <w:rPr>
      <w:sz w:val="20"/>
    </w:rPr>
  </w:style>
  <w:style w:type="character" w:customStyle="1" w:styleId="ListLabel28">
    <w:name w:val="ListLabel 28"/>
    <w:qFormat/>
    <w:rsid w:val="00B11689"/>
    <w:rPr>
      <w:sz w:val="20"/>
    </w:rPr>
  </w:style>
  <w:style w:type="character" w:customStyle="1" w:styleId="ListLabel29">
    <w:name w:val="ListLabel 29"/>
    <w:qFormat/>
    <w:rsid w:val="00B11689"/>
    <w:rPr>
      <w:sz w:val="20"/>
    </w:rPr>
  </w:style>
  <w:style w:type="character" w:customStyle="1" w:styleId="ListLabel30">
    <w:name w:val="ListLabel 30"/>
    <w:qFormat/>
    <w:rsid w:val="00B11689"/>
    <w:rPr>
      <w:color w:val="FFFFFF"/>
    </w:rPr>
  </w:style>
  <w:style w:type="character" w:customStyle="1" w:styleId="ListLabel31">
    <w:name w:val="ListLabel 31"/>
    <w:qFormat/>
    <w:rsid w:val="00B11689"/>
    <w:rPr>
      <w:rFonts w:eastAsia="Times New Roman" w:cs="Times New Roman"/>
    </w:rPr>
  </w:style>
  <w:style w:type="character" w:customStyle="1" w:styleId="ListLabel32">
    <w:name w:val="ListLabel 32"/>
    <w:qFormat/>
    <w:rsid w:val="00B11689"/>
    <w:rPr>
      <w:rFonts w:cs="Courier New"/>
    </w:rPr>
  </w:style>
  <w:style w:type="character" w:customStyle="1" w:styleId="ListLabel33">
    <w:name w:val="ListLabel 33"/>
    <w:qFormat/>
    <w:rsid w:val="00B11689"/>
    <w:rPr>
      <w:rFonts w:cs="Courier New"/>
    </w:rPr>
  </w:style>
  <w:style w:type="character" w:customStyle="1" w:styleId="ListLabel34">
    <w:name w:val="ListLabel 34"/>
    <w:qFormat/>
    <w:rsid w:val="00B11689"/>
    <w:rPr>
      <w:rFonts w:cs="Courier New"/>
    </w:rPr>
  </w:style>
  <w:style w:type="character" w:customStyle="1" w:styleId="ListLabel35">
    <w:name w:val="ListLabel 35"/>
    <w:qFormat/>
    <w:rsid w:val="00B11689"/>
    <w:rPr>
      <w:rFonts w:cs="Courier New"/>
    </w:rPr>
  </w:style>
  <w:style w:type="character" w:customStyle="1" w:styleId="ListLabel36">
    <w:name w:val="ListLabel 36"/>
    <w:qFormat/>
    <w:rsid w:val="00B11689"/>
    <w:rPr>
      <w:rFonts w:cs="Courier New"/>
    </w:rPr>
  </w:style>
  <w:style w:type="character" w:customStyle="1" w:styleId="ListLabel37">
    <w:name w:val="ListLabel 37"/>
    <w:qFormat/>
    <w:rsid w:val="00B11689"/>
    <w:rPr>
      <w:rFonts w:cs="Courier New"/>
    </w:rPr>
  </w:style>
  <w:style w:type="character" w:customStyle="1" w:styleId="ListLabel38">
    <w:name w:val="ListLabel 38"/>
    <w:qFormat/>
    <w:rsid w:val="00B11689"/>
    <w:rPr>
      <w:rFonts w:eastAsia="Times New Roman" w:cs="Times New Roman"/>
    </w:rPr>
  </w:style>
  <w:style w:type="character" w:customStyle="1" w:styleId="ListLabel39">
    <w:name w:val="ListLabel 39"/>
    <w:qFormat/>
    <w:rsid w:val="00B11689"/>
    <w:rPr>
      <w:rFonts w:cs="Courier New"/>
    </w:rPr>
  </w:style>
  <w:style w:type="character" w:customStyle="1" w:styleId="ListLabel40">
    <w:name w:val="ListLabel 40"/>
    <w:qFormat/>
    <w:rsid w:val="00B11689"/>
    <w:rPr>
      <w:rFonts w:cs="Courier New"/>
    </w:rPr>
  </w:style>
  <w:style w:type="character" w:customStyle="1" w:styleId="ListLabel41">
    <w:name w:val="ListLabel 41"/>
    <w:qFormat/>
    <w:rsid w:val="00B11689"/>
    <w:rPr>
      <w:rFonts w:cs="Courier New"/>
    </w:rPr>
  </w:style>
  <w:style w:type="character" w:customStyle="1" w:styleId="ListLabel42">
    <w:name w:val="ListLabel 42"/>
    <w:qFormat/>
    <w:rsid w:val="00B11689"/>
    <w:rPr>
      <w:rFonts w:cs="Courier New"/>
    </w:rPr>
  </w:style>
  <w:style w:type="character" w:customStyle="1" w:styleId="ListLabel43">
    <w:name w:val="ListLabel 43"/>
    <w:qFormat/>
    <w:rsid w:val="00B11689"/>
    <w:rPr>
      <w:rFonts w:cs="Courier New"/>
    </w:rPr>
  </w:style>
  <w:style w:type="character" w:customStyle="1" w:styleId="ListLabel44">
    <w:name w:val="ListLabel 44"/>
    <w:qFormat/>
    <w:rsid w:val="00B11689"/>
    <w:rPr>
      <w:rFonts w:cs="Courier New"/>
    </w:rPr>
  </w:style>
  <w:style w:type="character" w:customStyle="1" w:styleId="ListLabel45">
    <w:name w:val="ListLabel 45"/>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46">
    <w:name w:val="ListLabel 46"/>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47">
    <w:name w:val="ListLabel 47"/>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48">
    <w:name w:val="ListLabel 48"/>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49">
    <w:name w:val="ListLabel 49"/>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0">
    <w:name w:val="ListLabel 50"/>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1">
    <w:name w:val="ListLabel 51"/>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2">
    <w:name w:val="ListLabel 52"/>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3">
    <w:name w:val="ListLabel 53"/>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4">
    <w:name w:val="ListLabel 54"/>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5">
    <w:name w:val="ListLabel 55"/>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6">
    <w:name w:val="ListLabel 56"/>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7">
    <w:name w:val="ListLabel 57"/>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8">
    <w:name w:val="ListLabel 58"/>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9">
    <w:name w:val="ListLabel 59"/>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60">
    <w:name w:val="ListLabel 60"/>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61">
    <w:name w:val="ListLabel 61"/>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62">
    <w:name w:val="ListLabel 62"/>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Numeraodelinhas">
    <w:name w:val="Numeração de linhas"/>
    <w:rsid w:val="00B11689"/>
  </w:style>
  <w:style w:type="paragraph" w:styleId="List">
    <w:name w:val="List"/>
    <w:basedOn w:val="BodyText"/>
    <w:rsid w:val="00B11689"/>
    <w:rPr>
      <w:rFonts w:cs="Arial"/>
    </w:rPr>
  </w:style>
  <w:style w:type="paragraph" w:styleId="Caption">
    <w:name w:val="caption"/>
    <w:basedOn w:val="Normal"/>
    <w:qFormat/>
    <w:rsid w:val="00B11689"/>
    <w:pPr>
      <w:suppressLineNumbers/>
      <w:spacing w:before="120" w:after="120" w:line="276" w:lineRule="auto"/>
    </w:pPr>
    <w:rPr>
      <w:rFonts w:cs="Arial"/>
      <w:i/>
      <w:iCs/>
    </w:rPr>
  </w:style>
  <w:style w:type="paragraph" w:customStyle="1" w:styleId="ndice">
    <w:name w:val="Índice"/>
    <w:basedOn w:val="Normal"/>
    <w:qFormat/>
    <w:rsid w:val="00B11689"/>
    <w:pPr>
      <w:suppressLineNumbers/>
      <w:spacing w:after="200" w:line="276" w:lineRule="auto"/>
    </w:pPr>
    <w:rPr>
      <w:rFonts w:cs="Arial"/>
    </w:rPr>
  </w:style>
  <w:style w:type="character" w:customStyle="1" w:styleId="UnresolvedMention1">
    <w:name w:val="Unresolved Mention1"/>
    <w:basedOn w:val="DefaultParagraphFont"/>
    <w:uiPriority w:val="99"/>
    <w:semiHidden/>
    <w:unhideWhenUsed/>
    <w:rsid w:val="00B11689"/>
    <w:rPr>
      <w:color w:val="605E5C"/>
      <w:shd w:val="clear" w:color="auto" w:fill="E1DFDD"/>
    </w:rPr>
  </w:style>
  <w:style w:type="paragraph" w:styleId="FootnoteText">
    <w:name w:val="footnote text"/>
    <w:basedOn w:val="Normal"/>
    <w:link w:val="FootnoteTextChar"/>
    <w:uiPriority w:val="99"/>
    <w:semiHidden/>
    <w:unhideWhenUsed/>
    <w:rsid w:val="00B11689"/>
    <w:rPr>
      <w:sz w:val="20"/>
      <w:szCs w:val="20"/>
    </w:rPr>
  </w:style>
  <w:style w:type="character" w:customStyle="1" w:styleId="FootnoteTextChar">
    <w:name w:val="Footnote Text Char"/>
    <w:basedOn w:val="DefaultParagraphFont"/>
    <w:link w:val="FootnoteText"/>
    <w:uiPriority w:val="99"/>
    <w:semiHidden/>
    <w:rsid w:val="00B11689"/>
    <w:rPr>
      <w:rFonts w:asciiTheme="minorHAnsi" w:eastAsiaTheme="minorHAnsi" w:hAnsiTheme="minorHAnsi"/>
      <w:sz w:val="20"/>
      <w:szCs w:val="20"/>
      <w:lang w:val="en-ZA" w:eastAsia="en-US"/>
    </w:rPr>
  </w:style>
  <w:style w:type="character" w:styleId="FootnoteReference">
    <w:name w:val="footnote reference"/>
    <w:basedOn w:val="DefaultParagraphFont"/>
    <w:uiPriority w:val="99"/>
    <w:semiHidden/>
    <w:rsid w:val="00B11689"/>
    <w:rPr>
      <w:vertAlign w:val="superscript"/>
    </w:rPr>
  </w:style>
  <w:style w:type="character" w:customStyle="1" w:styleId="hithilite">
    <w:name w:val="hithilite"/>
    <w:basedOn w:val="DefaultParagraphFont"/>
    <w:rsid w:val="00B11689"/>
  </w:style>
  <w:style w:type="character" w:customStyle="1" w:styleId="label">
    <w:name w:val="label"/>
    <w:basedOn w:val="DefaultParagraphFont"/>
    <w:rsid w:val="00B11689"/>
  </w:style>
  <w:style w:type="character" w:customStyle="1" w:styleId="databold">
    <w:name w:val="data_bold"/>
    <w:basedOn w:val="DefaultParagraphFont"/>
    <w:rsid w:val="00B11689"/>
  </w:style>
  <w:style w:type="character" w:customStyle="1" w:styleId="MenoPendente1">
    <w:name w:val="Menção Pendente1"/>
    <w:basedOn w:val="DefaultParagraphFont"/>
    <w:uiPriority w:val="99"/>
    <w:semiHidden/>
    <w:unhideWhenUsed/>
    <w:rsid w:val="00B11689"/>
    <w:rPr>
      <w:color w:val="605E5C"/>
      <w:shd w:val="clear" w:color="auto" w:fill="E1DFDD"/>
    </w:rPr>
  </w:style>
  <w:style w:type="character" w:styleId="EndnoteReference">
    <w:name w:val="endnote reference"/>
    <w:basedOn w:val="DefaultParagraphFont"/>
    <w:uiPriority w:val="99"/>
    <w:semiHidden/>
    <w:rsid w:val="00B11689"/>
    <w:rPr>
      <w:vertAlign w:val="superscript"/>
    </w:rPr>
  </w:style>
  <w:style w:type="numbering" w:customStyle="1" w:styleId="Style11">
    <w:name w:val="Style11"/>
    <w:uiPriority w:val="99"/>
    <w:rsid w:val="00B11689"/>
  </w:style>
  <w:style w:type="numbering" w:customStyle="1" w:styleId="Style21">
    <w:name w:val="Style21"/>
    <w:uiPriority w:val="99"/>
    <w:rsid w:val="00B11689"/>
  </w:style>
  <w:style w:type="numbering" w:customStyle="1" w:styleId="ImportedStyle31">
    <w:name w:val="Imported Style 31"/>
    <w:qFormat/>
    <w:rsid w:val="00B11689"/>
  </w:style>
  <w:style w:type="numbering" w:customStyle="1" w:styleId="ImportedStyle11">
    <w:name w:val="Imported Style 11"/>
    <w:rsid w:val="00B11689"/>
  </w:style>
  <w:style w:type="paragraph" w:styleId="TOC1">
    <w:name w:val="toc 1"/>
    <w:basedOn w:val="Normal"/>
    <w:next w:val="Normal"/>
    <w:autoRedefine/>
    <w:uiPriority w:val="39"/>
    <w:unhideWhenUsed/>
    <w:rsid w:val="00B11689"/>
    <w:pPr>
      <w:tabs>
        <w:tab w:val="left" w:pos="440"/>
        <w:tab w:val="right" w:leader="dot" w:pos="9621"/>
      </w:tabs>
      <w:spacing w:line="360" w:lineRule="auto"/>
    </w:pPr>
    <w:rPr>
      <w:b/>
    </w:rPr>
  </w:style>
  <w:style w:type="paragraph" w:styleId="TOC2">
    <w:name w:val="toc 2"/>
    <w:basedOn w:val="Normal"/>
    <w:next w:val="Normal"/>
    <w:autoRedefine/>
    <w:uiPriority w:val="39"/>
    <w:unhideWhenUsed/>
    <w:rsid w:val="00B11689"/>
    <w:pPr>
      <w:spacing w:line="360" w:lineRule="auto"/>
      <w:ind w:left="221"/>
    </w:pPr>
  </w:style>
  <w:style w:type="paragraph" w:styleId="TOC3">
    <w:name w:val="toc 3"/>
    <w:basedOn w:val="Normal"/>
    <w:next w:val="Normal"/>
    <w:autoRedefine/>
    <w:uiPriority w:val="39"/>
    <w:unhideWhenUsed/>
    <w:rsid w:val="00B11689"/>
    <w:pPr>
      <w:spacing w:line="360" w:lineRule="auto"/>
      <w:ind w:left="442"/>
    </w:pPr>
  </w:style>
  <w:style w:type="paragraph" w:styleId="TOC4">
    <w:name w:val="toc 4"/>
    <w:basedOn w:val="Normal"/>
    <w:next w:val="Normal"/>
    <w:autoRedefine/>
    <w:uiPriority w:val="39"/>
    <w:unhideWhenUsed/>
    <w:rsid w:val="00B11689"/>
    <w:pPr>
      <w:spacing w:after="100"/>
      <w:ind w:left="660"/>
    </w:pPr>
  </w:style>
  <w:style w:type="paragraph" w:styleId="TOC5">
    <w:name w:val="toc 5"/>
    <w:basedOn w:val="Normal"/>
    <w:next w:val="Normal"/>
    <w:autoRedefine/>
    <w:uiPriority w:val="39"/>
    <w:unhideWhenUsed/>
    <w:rsid w:val="00B11689"/>
    <w:pPr>
      <w:spacing w:after="100"/>
      <w:ind w:left="880"/>
    </w:pPr>
  </w:style>
  <w:style w:type="paragraph" w:styleId="TOC6">
    <w:name w:val="toc 6"/>
    <w:basedOn w:val="Normal"/>
    <w:next w:val="Normal"/>
    <w:autoRedefine/>
    <w:uiPriority w:val="39"/>
    <w:unhideWhenUsed/>
    <w:rsid w:val="00B11689"/>
    <w:pPr>
      <w:spacing w:after="100"/>
      <w:ind w:left="1100"/>
    </w:pPr>
  </w:style>
  <w:style w:type="paragraph" w:styleId="TOC7">
    <w:name w:val="toc 7"/>
    <w:basedOn w:val="Normal"/>
    <w:next w:val="Normal"/>
    <w:autoRedefine/>
    <w:uiPriority w:val="39"/>
    <w:unhideWhenUsed/>
    <w:rsid w:val="00B11689"/>
    <w:pPr>
      <w:spacing w:after="100"/>
      <w:ind w:left="1320"/>
    </w:pPr>
  </w:style>
  <w:style w:type="paragraph" w:styleId="TOC8">
    <w:name w:val="toc 8"/>
    <w:basedOn w:val="Normal"/>
    <w:next w:val="Normal"/>
    <w:autoRedefine/>
    <w:uiPriority w:val="39"/>
    <w:unhideWhenUsed/>
    <w:rsid w:val="00B11689"/>
    <w:pPr>
      <w:spacing w:after="100"/>
      <w:ind w:left="1540"/>
    </w:pPr>
  </w:style>
  <w:style w:type="paragraph" w:styleId="TOC9">
    <w:name w:val="toc 9"/>
    <w:basedOn w:val="Normal"/>
    <w:next w:val="Normal"/>
    <w:autoRedefine/>
    <w:uiPriority w:val="39"/>
    <w:unhideWhenUsed/>
    <w:rsid w:val="00B11689"/>
    <w:pPr>
      <w:spacing w:after="100"/>
      <w:ind w:left="1760"/>
    </w:pPr>
  </w:style>
  <w:style w:type="character" w:customStyle="1" w:styleId="10">
    <w:name w:val="未处理的提及1"/>
    <w:basedOn w:val="DefaultParagraphFont"/>
    <w:uiPriority w:val="99"/>
    <w:semiHidden/>
    <w:unhideWhenUsed/>
    <w:rsid w:val="00B11689"/>
    <w:rPr>
      <w:color w:val="605E5C"/>
      <w:shd w:val="clear" w:color="auto" w:fill="E1DFDD"/>
    </w:rPr>
  </w:style>
  <w:style w:type="character" w:customStyle="1" w:styleId="UnresolvedMention2">
    <w:name w:val="Unresolved Mention2"/>
    <w:basedOn w:val="DefaultParagraphFont"/>
    <w:uiPriority w:val="99"/>
    <w:semiHidden/>
    <w:unhideWhenUsed/>
    <w:rsid w:val="00B11689"/>
    <w:rPr>
      <w:color w:val="605E5C"/>
      <w:shd w:val="clear" w:color="auto" w:fill="E1DFDD"/>
    </w:rPr>
  </w:style>
  <w:style w:type="character" w:customStyle="1" w:styleId="2">
    <w:name w:val="未处理的提及2"/>
    <w:basedOn w:val="DefaultParagraphFont"/>
    <w:uiPriority w:val="99"/>
    <w:semiHidden/>
    <w:unhideWhenUsed/>
    <w:rsid w:val="00B11689"/>
    <w:rPr>
      <w:color w:val="605E5C"/>
      <w:shd w:val="clear" w:color="auto" w:fill="E1DFDD"/>
    </w:rPr>
  </w:style>
  <w:style w:type="character" w:customStyle="1" w:styleId="UnresolvedMention3">
    <w:name w:val="Unresolved Mention3"/>
    <w:basedOn w:val="DefaultParagraphFont"/>
    <w:uiPriority w:val="99"/>
    <w:semiHidden/>
    <w:unhideWhenUsed/>
    <w:rsid w:val="00B11689"/>
    <w:rPr>
      <w:color w:val="605E5C"/>
      <w:shd w:val="clear" w:color="auto" w:fill="E1DFDD"/>
    </w:rPr>
  </w:style>
  <w:style w:type="character" w:customStyle="1" w:styleId="11">
    <w:name w:val="未解決のメンション1"/>
    <w:basedOn w:val="DefaultParagraphFont"/>
    <w:uiPriority w:val="99"/>
    <w:semiHidden/>
    <w:unhideWhenUsed/>
    <w:rsid w:val="00B11689"/>
    <w:rPr>
      <w:color w:val="605E5C"/>
      <w:shd w:val="clear" w:color="auto" w:fill="E1DFDD"/>
    </w:rPr>
  </w:style>
  <w:style w:type="character" w:customStyle="1" w:styleId="A4">
    <w:name w:val="A4"/>
    <w:uiPriority w:val="99"/>
    <w:rsid w:val="00B11689"/>
    <w:rPr>
      <w:rFonts w:cs="AvantGarde LT Book"/>
      <w:color w:val="211D1E"/>
      <w:sz w:val="20"/>
      <w:szCs w:val="20"/>
    </w:rPr>
  </w:style>
  <w:style w:type="character" w:customStyle="1" w:styleId="mo">
    <w:name w:val="mo"/>
    <w:basedOn w:val="DefaultParagraphFont"/>
    <w:rsid w:val="00B11689"/>
  </w:style>
  <w:style w:type="character" w:customStyle="1" w:styleId="mn">
    <w:name w:val="mn"/>
    <w:basedOn w:val="DefaultParagraphFont"/>
    <w:rsid w:val="00B11689"/>
  </w:style>
  <w:style w:type="table" w:styleId="ListTable4-Accent4">
    <w:name w:val="List Table 4 Accent 4"/>
    <w:basedOn w:val="TableNormal"/>
    <w:uiPriority w:val="49"/>
    <w:rsid w:val="00B11689"/>
    <w:pPr>
      <w:widowControl/>
    </w:pPr>
    <w:rPr>
      <w:rFonts w:asciiTheme="minorHAnsi" w:eastAsiaTheme="minorHAnsi" w:hAnsiTheme="minorHAnsi"/>
      <w:lang w:val="en-US"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MenoPendente2">
    <w:name w:val="Menção Pendente2"/>
    <w:basedOn w:val="DefaultParagraphFont"/>
    <w:uiPriority w:val="99"/>
    <w:semiHidden/>
    <w:unhideWhenUsed/>
    <w:rsid w:val="00B11689"/>
    <w:rPr>
      <w:color w:val="605E5C"/>
      <w:shd w:val="clear" w:color="auto" w:fill="E1DFDD"/>
    </w:rPr>
  </w:style>
  <w:style w:type="character" w:customStyle="1" w:styleId="highwire-cite-metadata-doi">
    <w:name w:val="highwire-cite-metadata-doi"/>
    <w:basedOn w:val="DefaultParagraphFont"/>
    <w:rsid w:val="00B11689"/>
  </w:style>
  <w:style w:type="table" w:customStyle="1" w:styleId="ListTable4-Accent41">
    <w:name w:val="List Table 4 - Accent 41"/>
    <w:basedOn w:val="TableNormal"/>
    <w:uiPriority w:val="49"/>
    <w:rsid w:val="00967A55"/>
    <w:pPr>
      <w:widowControl/>
    </w:pPr>
    <w:rPr>
      <w:rFonts w:asciiTheme="minorHAnsi" w:eastAsiaTheme="minorHAnsi" w:hAnsiTheme="minorHAnsi"/>
      <w:lang w:val="en-US"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TMLTypewriter">
    <w:name w:val="HTML Typewriter"/>
    <w:basedOn w:val="DefaultParagraphFont"/>
    <w:uiPriority w:val="99"/>
    <w:semiHidden/>
    <w:unhideWhenUsed/>
    <w:rsid w:val="00693E75"/>
    <w:rPr>
      <w:rFonts w:ascii="MS Gothic" w:eastAsia="MS Gothic" w:hAnsi="MS Gothic" w:cs="MS Gothic"/>
      <w:sz w:val="24"/>
      <w:szCs w:val="24"/>
    </w:rPr>
  </w:style>
  <w:style w:type="table" w:customStyle="1" w:styleId="Grilledutableau1">
    <w:name w:val="Grille du tableau1"/>
    <w:basedOn w:val="TableNormal"/>
    <w:next w:val="TableGrid"/>
    <w:uiPriority w:val="39"/>
    <w:rsid w:val="00027F51"/>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7Car1">
    <w:name w:val="Titre 7 Car1"/>
    <w:basedOn w:val="DefaultParagraphFont"/>
    <w:uiPriority w:val="9"/>
    <w:semiHidden/>
    <w:rsid w:val="00853057"/>
    <w:rPr>
      <w:rFonts w:asciiTheme="majorHAnsi" w:eastAsiaTheme="majorEastAsia" w:hAnsiTheme="majorHAnsi" w:cstheme="majorBidi"/>
      <w:i/>
      <w:iCs/>
      <w:color w:val="1F4D78" w:themeColor="accent1" w:themeShade="7F"/>
    </w:rPr>
  </w:style>
  <w:style w:type="character" w:customStyle="1" w:styleId="Titre8Car1">
    <w:name w:val="Titre 8 Car1"/>
    <w:basedOn w:val="DefaultParagraphFont"/>
    <w:uiPriority w:val="9"/>
    <w:semiHidden/>
    <w:rsid w:val="00853057"/>
    <w:rPr>
      <w:rFonts w:asciiTheme="majorHAnsi" w:eastAsiaTheme="majorEastAsia" w:hAnsiTheme="majorHAnsi" w:cstheme="majorBidi"/>
      <w:color w:val="272727" w:themeColor="text1" w:themeTint="D8"/>
      <w:sz w:val="21"/>
      <w:szCs w:val="21"/>
    </w:rPr>
  </w:style>
  <w:style w:type="character" w:customStyle="1" w:styleId="Titre9Car1">
    <w:name w:val="Titre 9 Car1"/>
    <w:basedOn w:val="DefaultParagraphFont"/>
    <w:uiPriority w:val="9"/>
    <w:semiHidden/>
    <w:rsid w:val="00853057"/>
    <w:rPr>
      <w:rFonts w:asciiTheme="majorHAnsi" w:eastAsiaTheme="majorEastAsia" w:hAnsiTheme="majorHAnsi" w:cstheme="majorBidi"/>
      <w:i/>
      <w:iCs/>
      <w:color w:val="272727" w:themeColor="text1" w:themeTint="D8"/>
      <w:sz w:val="21"/>
      <w:szCs w:val="21"/>
    </w:rPr>
  </w:style>
  <w:style w:type="character" w:customStyle="1" w:styleId="Titre1Car1">
    <w:name w:val="Titre 1 Car1"/>
    <w:basedOn w:val="DefaultParagraphFont"/>
    <w:rsid w:val="00853057"/>
    <w:rPr>
      <w:rFonts w:eastAsiaTheme="majorEastAsia" w:cstheme="majorBidi"/>
      <w:b/>
      <w:sz w:val="24"/>
      <w:szCs w:val="32"/>
    </w:rPr>
  </w:style>
  <w:style w:type="character" w:customStyle="1" w:styleId="Titre2Car1">
    <w:name w:val="Titre 2 Car1"/>
    <w:basedOn w:val="DefaultParagraphFont"/>
    <w:rsid w:val="00853057"/>
    <w:rPr>
      <w:rFonts w:eastAsiaTheme="majorEastAsia" w:cstheme="majorBidi"/>
      <w:b/>
      <w:szCs w:val="26"/>
      <w:lang w:eastAsia="en-US"/>
    </w:rPr>
  </w:style>
  <w:style w:type="character" w:customStyle="1" w:styleId="Titre3Car1">
    <w:name w:val="Titre 3 Car1"/>
    <w:basedOn w:val="DefaultParagraphFont"/>
    <w:rsid w:val="00853057"/>
    <w:rPr>
      <w:rFonts w:eastAsiaTheme="majorEastAsia" w:cstheme="majorBidi"/>
      <w:b/>
      <w:i/>
      <w:szCs w:val="24"/>
      <w:lang w:eastAsia="en-US"/>
    </w:rPr>
  </w:style>
  <w:style w:type="character" w:customStyle="1" w:styleId="Titre4Car1">
    <w:name w:val="Titre 4 Car1"/>
    <w:basedOn w:val="DefaultParagraphFont"/>
    <w:semiHidden/>
    <w:rsid w:val="00853057"/>
    <w:rPr>
      <w:rFonts w:eastAsiaTheme="majorEastAsia" w:cstheme="majorBidi"/>
      <w:i/>
      <w:iCs/>
      <w:lang w:eastAsia="en-US"/>
    </w:rPr>
  </w:style>
  <w:style w:type="character" w:customStyle="1" w:styleId="Titre5Car1">
    <w:name w:val="Titre 5 Car1"/>
    <w:basedOn w:val="DefaultParagraphFont"/>
    <w:semiHidden/>
    <w:rsid w:val="00853057"/>
    <w:rPr>
      <w:rFonts w:eastAsiaTheme="majorEastAsia" w:cstheme="majorBidi"/>
      <w:i/>
      <w:lang w:eastAsia="en-US"/>
    </w:rPr>
  </w:style>
  <w:style w:type="character" w:customStyle="1" w:styleId="Titre6Car1">
    <w:name w:val="Titre 6 Car1"/>
    <w:basedOn w:val="DefaultParagraphFont"/>
    <w:uiPriority w:val="9"/>
    <w:semiHidden/>
    <w:rsid w:val="00853057"/>
    <w:rPr>
      <w:rFonts w:asciiTheme="majorHAnsi" w:eastAsiaTheme="majorEastAsia" w:hAnsiTheme="majorHAnsi" w:cstheme="majorBidi"/>
      <w:color w:val="1F4D78" w:themeColor="accent1" w:themeShade="7F"/>
    </w:rPr>
  </w:style>
  <w:style w:type="paragraph" w:customStyle="1" w:styleId="AR6Chap1Figure">
    <w:name w:val="AR6 Chap 1 Figure"/>
    <w:basedOn w:val="Normal"/>
    <w:next w:val="Normal"/>
    <w:qFormat/>
    <w:rsid w:val="003A2598"/>
    <w:pPr>
      <w:ind w:left="360" w:hanging="360"/>
    </w:pPr>
    <w:rPr>
      <w:color w:val="000000"/>
      <w:sz w:val="20"/>
    </w:rPr>
  </w:style>
  <w:style w:type="character" w:customStyle="1" w:styleId="UnresolvedMention4">
    <w:name w:val="Unresolved Mention4"/>
    <w:basedOn w:val="DefaultParagraphFont"/>
    <w:uiPriority w:val="99"/>
    <w:semiHidden/>
    <w:unhideWhenUsed/>
    <w:rsid w:val="00177FA1"/>
    <w:rPr>
      <w:color w:val="605E5C"/>
      <w:shd w:val="clear" w:color="auto" w:fill="E1DFDD"/>
    </w:rPr>
  </w:style>
  <w:style w:type="paragraph" w:customStyle="1" w:styleId="AR6Chap1FAQ">
    <w:name w:val="AR6 Chap 1 FAQ"/>
    <w:basedOn w:val="AR6BodyText"/>
    <w:next w:val="AR6BodyText"/>
    <w:qFormat/>
    <w:rsid w:val="005C7E96"/>
    <w:pPr>
      <w:widowControl/>
      <w:tabs>
        <w:tab w:val="left" w:pos="992"/>
      </w:tabs>
      <w:spacing w:line="259" w:lineRule="auto"/>
      <w:ind w:left="720" w:hanging="360"/>
    </w:pPr>
    <w:rPr>
      <w:b/>
    </w:rPr>
  </w:style>
  <w:style w:type="table" w:customStyle="1" w:styleId="Grilledutableau2">
    <w:name w:val="Grille du tableau2"/>
    <w:basedOn w:val="TableNormal"/>
    <w:next w:val="TableGrid"/>
    <w:uiPriority w:val="39"/>
    <w:rsid w:val="00B96827"/>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1E7A2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E7A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7A22"/>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rsid w:val="001E7A22"/>
    <w:rPr>
      <w:rFonts w:eastAsiaTheme="majorEastAsia" w:cstheme="majorBidi"/>
      <w:b/>
      <w:sz w:val="24"/>
      <w:szCs w:val="32"/>
    </w:rPr>
  </w:style>
  <w:style w:type="character" w:customStyle="1" w:styleId="Heading2Char">
    <w:name w:val="Heading 2 Char"/>
    <w:basedOn w:val="DefaultParagraphFont"/>
    <w:link w:val="Heading2"/>
    <w:rsid w:val="001E7A22"/>
    <w:rPr>
      <w:rFonts w:eastAsiaTheme="majorEastAsia" w:cstheme="majorBidi"/>
      <w:b/>
      <w:szCs w:val="26"/>
      <w:lang w:eastAsia="en-US"/>
    </w:rPr>
  </w:style>
  <w:style w:type="character" w:customStyle="1" w:styleId="Heading3Char">
    <w:name w:val="Heading 3 Char"/>
    <w:basedOn w:val="DefaultParagraphFont"/>
    <w:link w:val="Heading3"/>
    <w:rsid w:val="001E7A22"/>
    <w:rPr>
      <w:rFonts w:eastAsiaTheme="majorEastAsia" w:cstheme="majorBidi"/>
      <w:b/>
      <w:i/>
      <w:szCs w:val="24"/>
      <w:lang w:eastAsia="en-US"/>
    </w:rPr>
  </w:style>
  <w:style w:type="character" w:customStyle="1" w:styleId="Heading4Char">
    <w:name w:val="Heading 4 Char"/>
    <w:basedOn w:val="DefaultParagraphFont"/>
    <w:link w:val="Heading4"/>
    <w:semiHidden/>
    <w:rsid w:val="001E7A22"/>
    <w:rPr>
      <w:rFonts w:eastAsiaTheme="majorEastAsia" w:cstheme="majorBidi"/>
      <w:i/>
      <w:iCs/>
      <w:lang w:eastAsia="en-US"/>
    </w:rPr>
  </w:style>
  <w:style w:type="character" w:customStyle="1" w:styleId="Heading5Char">
    <w:name w:val="Heading 5 Char"/>
    <w:basedOn w:val="DefaultParagraphFont"/>
    <w:link w:val="Heading5"/>
    <w:semiHidden/>
    <w:rsid w:val="001E7A22"/>
    <w:rPr>
      <w:rFonts w:eastAsiaTheme="majorEastAsia" w:cstheme="majorBidi"/>
      <w:i/>
      <w:lang w:eastAsia="en-US"/>
    </w:rPr>
  </w:style>
  <w:style w:type="character" w:customStyle="1" w:styleId="Heading6Char">
    <w:name w:val="Heading 6 Char"/>
    <w:basedOn w:val="DefaultParagraphFont"/>
    <w:link w:val="Heading6"/>
    <w:uiPriority w:val="9"/>
    <w:semiHidden/>
    <w:rsid w:val="001E7A22"/>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60110">
      <w:bodyDiv w:val="1"/>
      <w:marLeft w:val="0"/>
      <w:marRight w:val="0"/>
      <w:marTop w:val="0"/>
      <w:marBottom w:val="0"/>
      <w:divBdr>
        <w:top w:val="none" w:sz="0" w:space="0" w:color="auto"/>
        <w:left w:val="none" w:sz="0" w:space="0" w:color="auto"/>
        <w:bottom w:val="none" w:sz="0" w:space="0" w:color="auto"/>
        <w:right w:val="none" w:sz="0" w:space="0" w:color="auto"/>
      </w:divBdr>
    </w:div>
    <w:div w:id="255478816">
      <w:bodyDiv w:val="1"/>
      <w:marLeft w:val="0"/>
      <w:marRight w:val="0"/>
      <w:marTop w:val="0"/>
      <w:marBottom w:val="0"/>
      <w:divBdr>
        <w:top w:val="none" w:sz="0" w:space="0" w:color="auto"/>
        <w:left w:val="none" w:sz="0" w:space="0" w:color="auto"/>
        <w:bottom w:val="none" w:sz="0" w:space="0" w:color="auto"/>
        <w:right w:val="none" w:sz="0" w:space="0" w:color="auto"/>
      </w:divBdr>
    </w:div>
    <w:div w:id="255985171">
      <w:bodyDiv w:val="1"/>
      <w:marLeft w:val="0"/>
      <w:marRight w:val="0"/>
      <w:marTop w:val="0"/>
      <w:marBottom w:val="0"/>
      <w:divBdr>
        <w:top w:val="none" w:sz="0" w:space="0" w:color="auto"/>
        <w:left w:val="none" w:sz="0" w:space="0" w:color="auto"/>
        <w:bottom w:val="none" w:sz="0" w:space="0" w:color="auto"/>
        <w:right w:val="none" w:sz="0" w:space="0" w:color="auto"/>
      </w:divBdr>
    </w:div>
    <w:div w:id="274950918">
      <w:bodyDiv w:val="1"/>
      <w:marLeft w:val="0"/>
      <w:marRight w:val="0"/>
      <w:marTop w:val="0"/>
      <w:marBottom w:val="0"/>
      <w:divBdr>
        <w:top w:val="none" w:sz="0" w:space="0" w:color="auto"/>
        <w:left w:val="none" w:sz="0" w:space="0" w:color="auto"/>
        <w:bottom w:val="none" w:sz="0" w:space="0" w:color="auto"/>
        <w:right w:val="none" w:sz="0" w:space="0" w:color="auto"/>
      </w:divBdr>
    </w:div>
    <w:div w:id="326636878">
      <w:bodyDiv w:val="1"/>
      <w:marLeft w:val="0"/>
      <w:marRight w:val="0"/>
      <w:marTop w:val="0"/>
      <w:marBottom w:val="0"/>
      <w:divBdr>
        <w:top w:val="none" w:sz="0" w:space="0" w:color="auto"/>
        <w:left w:val="none" w:sz="0" w:space="0" w:color="auto"/>
        <w:bottom w:val="none" w:sz="0" w:space="0" w:color="auto"/>
        <w:right w:val="none" w:sz="0" w:space="0" w:color="auto"/>
      </w:divBdr>
    </w:div>
    <w:div w:id="371198696">
      <w:bodyDiv w:val="1"/>
      <w:marLeft w:val="0"/>
      <w:marRight w:val="0"/>
      <w:marTop w:val="0"/>
      <w:marBottom w:val="0"/>
      <w:divBdr>
        <w:top w:val="none" w:sz="0" w:space="0" w:color="auto"/>
        <w:left w:val="none" w:sz="0" w:space="0" w:color="auto"/>
        <w:bottom w:val="none" w:sz="0" w:space="0" w:color="auto"/>
        <w:right w:val="none" w:sz="0" w:space="0" w:color="auto"/>
      </w:divBdr>
      <w:divsChild>
        <w:div w:id="737093370">
          <w:marLeft w:val="0"/>
          <w:marRight w:val="0"/>
          <w:marTop w:val="0"/>
          <w:marBottom w:val="0"/>
          <w:divBdr>
            <w:top w:val="none" w:sz="0" w:space="0" w:color="auto"/>
            <w:left w:val="none" w:sz="0" w:space="0" w:color="auto"/>
            <w:bottom w:val="none" w:sz="0" w:space="0" w:color="auto"/>
            <w:right w:val="none" w:sz="0" w:space="0" w:color="auto"/>
          </w:divBdr>
        </w:div>
        <w:div w:id="1161313180">
          <w:marLeft w:val="0"/>
          <w:marRight w:val="0"/>
          <w:marTop w:val="0"/>
          <w:marBottom w:val="0"/>
          <w:divBdr>
            <w:top w:val="none" w:sz="0" w:space="0" w:color="auto"/>
            <w:left w:val="none" w:sz="0" w:space="0" w:color="auto"/>
            <w:bottom w:val="none" w:sz="0" w:space="0" w:color="auto"/>
            <w:right w:val="none" w:sz="0" w:space="0" w:color="auto"/>
          </w:divBdr>
        </w:div>
        <w:div w:id="2037996969">
          <w:marLeft w:val="0"/>
          <w:marRight w:val="0"/>
          <w:marTop w:val="0"/>
          <w:marBottom w:val="0"/>
          <w:divBdr>
            <w:top w:val="none" w:sz="0" w:space="0" w:color="auto"/>
            <w:left w:val="none" w:sz="0" w:space="0" w:color="auto"/>
            <w:bottom w:val="none" w:sz="0" w:space="0" w:color="auto"/>
            <w:right w:val="none" w:sz="0" w:space="0" w:color="auto"/>
          </w:divBdr>
        </w:div>
        <w:div w:id="1117213252">
          <w:marLeft w:val="0"/>
          <w:marRight w:val="0"/>
          <w:marTop w:val="0"/>
          <w:marBottom w:val="0"/>
          <w:divBdr>
            <w:top w:val="none" w:sz="0" w:space="0" w:color="auto"/>
            <w:left w:val="none" w:sz="0" w:space="0" w:color="auto"/>
            <w:bottom w:val="none" w:sz="0" w:space="0" w:color="auto"/>
            <w:right w:val="none" w:sz="0" w:space="0" w:color="auto"/>
          </w:divBdr>
        </w:div>
        <w:div w:id="733239996">
          <w:marLeft w:val="0"/>
          <w:marRight w:val="0"/>
          <w:marTop w:val="0"/>
          <w:marBottom w:val="0"/>
          <w:divBdr>
            <w:top w:val="none" w:sz="0" w:space="0" w:color="auto"/>
            <w:left w:val="none" w:sz="0" w:space="0" w:color="auto"/>
            <w:bottom w:val="none" w:sz="0" w:space="0" w:color="auto"/>
            <w:right w:val="none" w:sz="0" w:space="0" w:color="auto"/>
          </w:divBdr>
        </w:div>
        <w:div w:id="1860387445">
          <w:marLeft w:val="0"/>
          <w:marRight w:val="0"/>
          <w:marTop w:val="0"/>
          <w:marBottom w:val="0"/>
          <w:divBdr>
            <w:top w:val="none" w:sz="0" w:space="0" w:color="auto"/>
            <w:left w:val="none" w:sz="0" w:space="0" w:color="auto"/>
            <w:bottom w:val="none" w:sz="0" w:space="0" w:color="auto"/>
            <w:right w:val="none" w:sz="0" w:space="0" w:color="auto"/>
          </w:divBdr>
        </w:div>
      </w:divsChild>
    </w:div>
    <w:div w:id="392044742">
      <w:bodyDiv w:val="1"/>
      <w:marLeft w:val="0"/>
      <w:marRight w:val="0"/>
      <w:marTop w:val="0"/>
      <w:marBottom w:val="0"/>
      <w:divBdr>
        <w:top w:val="none" w:sz="0" w:space="0" w:color="auto"/>
        <w:left w:val="none" w:sz="0" w:space="0" w:color="auto"/>
        <w:bottom w:val="none" w:sz="0" w:space="0" w:color="auto"/>
        <w:right w:val="none" w:sz="0" w:space="0" w:color="auto"/>
      </w:divBdr>
    </w:div>
    <w:div w:id="434904623">
      <w:bodyDiv w:val="1"/>
      <w:marLeft w:val="0"/>
      <w:marRight w:val="0"/>
      <w:marTop w:val="0"/>
      <w:marBottom w:val="0"/>
      <w:divBdr>
        <w:top w:val="none" w:sz="0" w:space="0" w:color="auto"/>
        <w:left w:val="none" w:sz="0" w:space="0" w:color="auto"/>
        <w:bottom w:val="none" w:sz="0" w:space="0" w:color="auto"/>
        <w:right w:val="none" w:sz="0" w:space="0" w:color="auto"/>
      </w:divBdr>
    </w:div>
    <w:div w:id="470026359">
      <w:bodyDiv w:val="1"/>
      <w:marLeft w:val="0"/>
      <w:marRight w:val="0"/>
      <w:marTop w:val="0"/>
      <w:marBottom w:val="0"/>
      <w:divBdr>
        <w:top w:val="none" w:sz="0" w:space="0" w:color="auto"/>
        <w:left w:val="none" w:sz="0" w:space="0" w:color="auto"/>
        <w:bottom w:val="none" w:sz="0" w:space="0" w:color="auto"/>
        <w:right w:val="none" w:sz="0" w:space="0" w:color="auto"/>
      </w:divBdr>
      <w:divsChild>
        <w:div w:id="327952177">
          <w:marLeft w:val="0"/>
          <w:marRight w:val="0"/>
          <w:marTop w:val="0"/>
          <w:marBottom w:val="0"/>
          <w:divBdr>
            <w:top w:val="none" w:sz="0" w:space="0" w:color="auto"/>
            <w:left w:val="none" w:sz="0" w:space="0" w:color="auto"/>
            <w:bottom w:val="none" w:sz="0" w:space="0" w:color="auto"/>
            <w:right w:val="none" w:sz="0" w:space="0" w:color="auto"/>
          </w:divBdr>
        </w:div>
        <w:div w:id="98912128">
          <w:marLeft w:val="0"/>
          <w:marRight w:val="0"/>
          <w:marTop w:val="0"/>
          <w:marBottom w:val="0"/>
          <w:divBdr>
            <w:top w:val="none" w:sz="0" w:space="0" w:color="auto"/>
            <w:left w:val="none" w:sz="0" w:space="0" w:color="auto"/>
            <w:bottom w:val="none" w:sz="0" w:space="0" w:color="auto"/>
            <w:right w:val="none" w:sz="0" w:space="0" w:color="auto"/>
          </w:divBdr>
        </w:div>
      </w:divsChild>
    </w:div>
    <w:div w:id="531304764">
      <w:bodyDiv w:val="1"/>
      <w:marLeft w:val="0"/>
      <w:marRight w:val="0"/>
      <w:marTop w:val="0"/>
      <w:marBottom w:val="0"/>
      <w:divBdr>
        <w:top w:val="none" w:sz="0" w:space="0" w:color="auto"/>
        <w:left w:val="none" w:sz="0" w:space="0" w:color="auto"/>
        <w:bottom w:val="none" w:sz="0" w:space="0" w:color="auto"/>
        <w:right w:val="none" w:sz="0" w:space="0" w:color="auto"/>
      </w:divBdr>
    </w:div>
    <w:div w:id="574360757">
      <w:bodyDiv w:val="1"/>
      <w:marLeft w:val="0"/>
      <w:marRight w:val="0"/>
      <w:marTop w:val="0"/>
      <w:marBottom w:val="0"/>
      <w:divBdr>
        <w:top w:val="none" w:sz="0" w:space="0" w:color="auto"/>
        <w:left w:val="none" w:sz="0" w:space="0" w:color="auto"/>
        <w:bottom w:val="none" w:sz="0" w:space="0" w:color="auto"/>
        <w:right w:val="none" w:sz="0" w:space="0" w:color="auto"/>
      </w:divBdr>
    </w:div>
    <w:div w:id="591013010">
      <w:bodyDiv w:val="1"/>
      <w:marLeft w:val="0"/>
      <w:marRight w:val="0"/>
      <w:marTop w:val="0"/>
      <w:marBottom w:val="0"/>
      <w:divBdr>
        <w:top w:val="none" w:sz="0" w:space="0" w:color="auto"/>
        <w:left w:val="none" w:sz="0" w:space="0" w:color="auto"/>
        <w:bottom w:val="none" w:sz="0" w:space="0" w:color="auto"/>
        <w:right w:val="none" w:sz="0" w:space="0" w:color="auto"/>
      </w:divBdr>
    </w:div>
    <w:div w:id="603923654">
      <w:bodyDiv w:val="1"/>
      <w:marLeft w:val="0"/>
      <w:marRight w:val="0"/>
      <w:marTop w:val="0"/>
      <w:marBottom w:val="0"/>
      <w:divBdr>
        <w:top w:val="none" w:sz="0" w:space="0" w:color="auto"/>
        <w:left w:val="none" w:sz="0" w:space="0" w:color="auto"/>
        <w:bottom w:val="none" w:sz="0" w:space="0" w:color="auto"/>
        <w:right w:val="none" w:sz="0" w:space="0" w:color="auto"/>
      </w:divBdr>
    </w:div>
    <w:div w:id="641882951">
      <w:bodyDiv w:val="1"/>
      <w:marLeft w:val="0"/>
      <w:marRight w:val="0"/>
      <w:marTop w:val="0"/>
      <w:marBottom w:val="0"/>
      <w:divBdr>
        <w:top w:val="none" w:sz="0" w:space="0" w:color="auto"/>
        <w:left w:val="none" w:sz="0" w:space="0" w:color="auto"/>
        <w:bottom w:val="none" w:sz="0" w:space="0" w:color="auto"/>
        <w:right w:val="none" w:sz="0" w:space="0" w:color="auto"/>
      </w:divBdr>
      <w:divsChild>
        <w:div w:id="9777630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896857">
              <w:marLeft w:val="0"/>
              <w:marRight w:val="0"/>
              <w:marTop w:val="0"/>
              <w:marBottom w:val="0"/>
              <w:divBdr>
                <w:top w:val="none" w:sz="0" w:space="0" w:color="auto"/>
                <w:left w:val="none" w:sz="0" w:space="0" w:color="auto"/>
                <w:bottom w:val="none" w:sz="0" w:space="0" w:color="auto"/>
                <w:right w:val="none" w:sz="0" w:space="0" w:color="auto"/>
              </w:divBdr>
              <w:divsChild>
                <w:div w:id="1933078889">
                  <w:marLeft w:val="0"/>
                  <w:marRight w:val="0"/>
                  <w:marTop w:val="0"/>
                  <w:marBottom w:val="0"/>
                  <w:divBdr>
                    <w:top w:val="none" w:sz="0" w:space="0" w:color="auto"/>
                    <w:left w:val="none" w:sz="0" w:space="0" w:color="auto"/>
                    <w:bottom w:val="none" w:sz="0" w:space="0" w:color="auto"/>
                    <w:right w:val="none" w:sz="0" w:space="0" w:color="auto"/>
                  </w:divBdr>
                  <w:divsChild>
                    <w:div w:id="1684164750">
                      <w:marLeft w:val="0"/>
                      <w:marRight w:val="0"/>
                      <w:marTop w:val="0"/>
                      <w:marBottom w:val="0"/>
                      <w:divBdr>
                        <w:top w:val="none" w:sz="0" w:space="0" w:color="auto"/>
                        <w:left w:val="none" w:sz="0" w:space="0" w:color="auto"/>
                        <w:bottom w:val="none" w:sz="0" w:space="0" w:color="auto"/>
                        <w:right w:val="none" w:sz="0" w:space="0" w:color="auto"/>
                      </w:divBdr>
                      <w:divsChild>
                        <w:div w:id="148063323">
                          <w:marLeft w:val="0"/>
                          <w:marRight w:val="0"/>
                          <w:marTop w:val="0"/>
                          <w:marBottom w:val="0"/>
                          <w:divBdr>
                            <w:top w:val="none" w:sz="0" w:space="0" w:color="auto"/>
                            <w:left w:val="none" w:sz="0" w:space="0" w:color="auto"/>
                            <w:bottom w:val="none" w:sz="0" w:space="0" w:color="auto"/>
                            <w:right w:val="none" w:sz="0" w:space="0" w:color="auto"/>
                          </w:divBdr>
                          <w:divsChild>
                            <w:div w:id="18744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922318">
      <w:bodyDiv w:val="1"/>
      <w:marLeft w:val="0"/>
      <w:marRight w:val="0"/>
      <w:marTop w:val="0"/>
      <w:marBottom w:val="0"/>
      <w:divBdr>
        <w:top w:val="none" w:sz="0" w:space="0" w:color="auto"/>
        <w:left w:val="none" w:sz="0" w:space="0" w:color="auto"/>
        <w:bottom w:val="none" w:sz="0" w:space="0" w:color="auto"/>
        <w:right w:val="none" w:sz="0" w:space="0" w:color="auto"/>
      </w:divBdr>
    </w:div>
    <w:div w:id="851409328">
      <w:bodyDiv w:val="1"/>
      <w:marLeft w:val="0"/>
      <w:marRight w:val="0"/>
      <w:marTop w:val="0"/>
      <w:marBottom w:val="0"/>
      <w:divBdr>
        <w:top w:val="none" w:sz="0" w:space="0" w:color="auto"/>
        <w:left w:val="none" w:sz="0" w:space="0" w:color="auto"/>
        <w:bottom w:val="none" w:sz="0" w:space="0" w:color="auto"/>
        <w:right w:val="none" w:sz="0" w:space="0" w:color="auto"/>
      </w:divBdr>
    </w:div>
    <w:div w:id="1012220803">
      <w:bodyDiv w:val="1"/>
      <w:marLeft w:val="0"/>
      <w:marRight w:val="0"/>
      <w:marTop w:val="0"/>
      <w:marBottom w:val="0"/>
      <w:divBdr>
        <w:top w:val="none" w:sz="0" w:space="0" w:color="auto"/>
        <w:left w:val="none" w:sz="0" w:space="0" w:color="auto"/>
        <w:bottom w:val="none" w:sz="0" w:space="0" w:color="auto"/>
        <w:right w:val="none" w:sz="0" w:space="0" w:color="auto"/>
      </w:divBdr>
    </w:div>
    <w:div w:id="1018700425">
      <w:bodyDiv w:val="1"/>
      <w:marLeft w:val="0"/>
      <w:marRight w:val="0"/>
      <w:marTop w:val="0"/>
      <w:marBottom w:val="0"/>
      <w:divBdr>
        <w:top w:val="none" w:sz="0" w:space="0" w:color="auto"/>
        <w:left w:val="none" w:sz="0" w:space="0" w:color="auto"/>
        <w:bottom w:val="none" w:sz="0" w:space="0" w:color="auto"/>
        <w:right w:val="none" w:sz="0" w:space="0" w:color="auto"/>
      </w:divBdr>
      <w:divsChild>
        <w:div w:id="288976891">
          <w:marLeft w:val="0"/>
          <w:marRight w:val="0"/>
          <w:marTop w:val="0"/>
          <w:marBottom w:val="0"/>
          <w:divBdr>
            <w:top w:val="none" w:sz="0" w:space="0" w:color="auto"/>
            <w:left w:val="none" w:sz="0" w:space="0" w:color="auto"/>
            <w:bottom w:val="none" w:sz="0" w:space="0" w:color="auto"/>
            <w:right w:val="none" w:sz="0" w:space="0" w:color="auto"/>
          </w:divBdr>
        </w:div>
        <w:div w:id="192885424">
          <w:marLeft w:val="0"/>
          <w:marRight w:val="0"/>
          <w:marTop w:val="0"/>
          <w:marBottom w:val="0"/>
          <w:divBdr>
            <w:top w:val="none" w:sz="0" w:space="0" w:color="auto"/>
            <w:left w:val="none" w:sz="0" w:space="0" w:color="auto"/>
            <w:bottom w:val="none" w:sz="0" w:space="0" w:color="auto"/>
            <w:right w:val="none" w:sz="0" w:space="0" w:color="auto"/>
          </w:divBdr>
        </w:div>
        <w:div w:id="526871198">
          <w:marLeft w:val="0"/>
          <w:marRight w:val="0"/>
          <w:marTop w:val="0"/>
          <w:marBottom w:val="0"/>
          <w:divBdr>
            <w:top w:val="none" w:sz="0" w:space="0" w:color="auto"/>
            <w:left w:val="none" w:sz="0" w:space="0" w:color="auto"/>
            <w:bottom w:val="none" w:sz="0" w:space="0" w:color="auto"/>
            <w:right w:val="none" w:sz="0" w:space="0" w:color="auto"/>
          </w:divBdr>
        </w:div>
        <w:div w:id="1634945916">
          <w:marLeft w:val="0"/>
          <w:marRight w:val="0"/>
          <w:marTop w:val="0"/>
          <w:marBottom w:val="0"/>
          <w:divBdr>
            <w:top w:val="none" w:sz="0" w:space="0" w:color="auto"/>
            <w:left w:val="none" w:sz="0" w:space="0" w:color="auto"/>
            <w:bottom w:val="none" w:sz="0" w:space="0" w:color="auto"/>
            <w:right w:val="none" w:sz="0" w:space="0" w:color="auto"/>
          </w:divBdr>
        </w:div>
        <w:div w:id="2071994812">
          <w:marLeft w:val="0"/>
          <w:marRight w:val="0"/>
          <w:marTop w:val="0"/>
          <w:marBottom w:val="0"/>
          <w:divBdr>
            <w:top w:val="none" w:sz="0" w:space="0" w:color="auto"/>
            <w:left w:val="none" w:sz="0" w:space="0" w:color="auto"/>
            <w:bottom w:val="none" w:sz="0" w:space="0" w:color="auto"/>
            <w:right w:val="none" w:sz="0" w:space="0" w:color="auto"/>
          </w:divBdr>
        </w:div>
        <w:div w:id="728236631">
          <w:marLeft w:val="0"/>
          <w:marRight w:val="0"/>
          <w:marTop w:val="0"/>
          <w:marBottom w:val="0"/>
          <w:divBdr>
            <w:top w:val="none" w:sz="0" w:space="0" w:color="auto"/>
            <w:left w:val="none" w:sz="0" w:space="0" w:color="auto"/>
            <w:bottom w:val="none" w:sz="0" w:space="0" w:color="auto"/>
            <w:right w:val="none" w:sz="0" w:space="0" w:color="auto"/>
          </w:divBdr>
        </w:div>
        <w:div w:id="989943223">
          <w:marLeft w:val="0"/>
          <w:marRight w:val="0"/>
          <w:marTop w:val="0"/>
          <w:marBottom w:val="0"/>
          <w:divBdr>
            <w:top w:val="none" w:sz="0" w:space="0" w:color="auto"/>
            <w:left w:val="none" w:sz="0" w:space="0" w:color="auto"/>
            <w:bottom w:val="none" w:sz="0" w:space="0" w:color="auto"/>
            <w:right w:val="none" w:sz="0" w:space="0" w:color="auto"/>
          </w:divBdr>
        </w:div>
        <w:div w:id="1814104017">
          <w:marLeft w:val="0"/>
          <w:marRight w:val="0"/>
          <w:marTop w:val="0"/>
          <w:marBottom w:val="0"/>
          <w:divBdr>
            <w:top w:val="none" w:sz="0" w:space="0" w:color="auto"/>
            <w:left w:val="none" w:sz="0" w:space="0" w:color="auto"/>
            <w:bottom w:val="none" w:sz="0" w:space="0" w:color="auto"/>
            <w:right w:val="none" w:sz="0" w:space="0" w:color="auto"/>
          </w:divBdr>
        </w:div>
        <w:div w:id="1705059544">
          <w:marLeft w:val="0"/>
          <w:marRight w:val="0"/>
          <w:marTop w:val="0"/>
          <w:marBottom w:val="0"/>
          <w:divBdr>
            <w:top w:val="none" w:sz="0" w:space="0" w:color="auto"/>
            <w:left w:val="none" w:sz="0" w:space="0" w:color="auto"/>
            <w:bottom w:val="none" w:sz="0" w:space="0" w:color="auto"/>
            <w:right w:val="none" w:sz="0" w:space="0" w:color="auto"/>
          </w:divBdr>
        </w:div>
        <w:div w:id="278071711">
          <w:marLeft w:val="0"/>
          <w:marRight w:val="0"/>
          <w:marTop w:val="0"/>
          <w:marBottom w:val="0"/>
          <w:divBdr>
            <w:top w:val="none" w:sz="0" w:space="0" w:color="auto"/>
            <w:left w:val="none" w:sz="0" w:space="0" w:color="auto"/>
            <w:bottom w:val="none" w:sz="0" w:space="0" w:color="auto"/>
            <w:right w:val="none" w:sz="0" w:space="0" w:color="auto"/>
          </w:divBdr>
        </w:div>
        <w:div w:id="606814176">
          <w:marLeft w:val="0"/>
          <w:marRight w:val="0"/>
          <w:marTop w:val="0"/>
          <w:marBottom w:val="0"/>
          <w:divBdr>
            <w:top w:val="none" w:sz="0" w:space="0" w:color="auto"/>
            <w:left w:val="none" w:sz="0" w:space="0" w:color="auto"/>
            <w:bottom w:val="none" w:sz="0" w:space="0" w:color="auto"/>
            <w:right w:val="none" w:sz="0" w:space="0" w:color="auto"/>
          </w:divBdr>
        </w:div>
        <w:div w:id="464858537">
          <w:marLeft w:val="0"/>
          <w:marRight w:val="0"/>
          <w:marTop w:val="0"/>
          <w:marBottom w:val="0"/>
          <w:divBdr>
            <w:top w:val="none" w:sz="0" w:space="0" w:color="auto"/>
            <w:left w:val="none" w:sz="0" w:space="0" w:color="auto"/>
            <w:bottom w:val="none" w:sz="0" w:space="0" w:color="auto"/>
            <w:right w:val="none" w:sz="0" w:space="0" w:color="auto"/>
          </w:divBdr>
        </w:div>
      </w:divsChild>
    </w:div>
    <w:div w:id="1162695628">
      <w:bodyDiv w:val="1"/>
      <w:marLeft w:val="0"/>
      <w:marRight w:val="0"/>
      <w:marTop w:val="0"/>
      <w:marBottom w:val="0"/>
      <w:divBdr>
        <w:top w:val="none" w:sz="0" w:space="0" w:color="auto"/>
        <w:left w:val="none" w:sz="0" w:space="0" w:color="auto"/>
        <w:bottom w:val="none" w:sz="0" w:space="0" w:color="auto"/>
        <w:right w:val="none" w:sz="0" w:space="0" w:color="auto"/>
      </w:divBdr>
    </w:div>
    <w:div w:id="1369914608">
      <w:bodyDiv w:val="1"/>
      <w:marLeft w:val="0"/>
      <w:marRight w:val="0"/>
      <w:marTop w:val="0"/>
      <w:marBottom w:val="0"/>
      <w:divBdr>
        <w:top w:val="none" w:sz="0" w:space="0" w:color="auto"/>
        <w:left w:val="none" w:sz="0" w:space="0" w:color="auto"/>
        <w:bottom w:val="none" w:sz="0" w:space="0" w:color="auto"/>
        <w:right w:val="none" w:sz="0" w:space="0" w:color="auto"/>
      </w:divBdr>
    </w:div>
    <w:div w:id="1436440277">
      <w:bodyDiv w:val="1"/>
      <w:marLeft w:val="0"/>
      <w:marRight w:val="0"/>
      <w:marTop w:val="0"/>
      <w:marBottom w:val="0"/>
      <w:divBdr>
        <w:top w:val="none" w:sz="0" w:space="0" w:color="auto"/>
        <w:left w:val="none" w:sz="0" w:space="0" w:color="auto"/>
        <w:bottom w:val="none" w:sz="0" w:space="0" w:color="auto"/>
        <w:right w:val="none" w:sz="0" w:space="0" w:color="auto"/>
      </w:divBdr>
    </w:div>
    <w:div w:id="1480343784">
      <w:bodyDiv w:val="1"/>
      <w:marLeft w:val="0"/>
      <w:marRight w:val="0"/>
      <w:marTop w:val="0"/>
      <w:marBottom w:val="0"/>
      <w:divBdr>
        <w:top w:val="none" w:sz="0" w:space="0" w:color="auto"/>
        <w:left w:val="none" w:sz="0" w:space="0" w:color="auto"/>
        <w:bottom w:val="none" w:sz="0" w:space="0" w:color="auto"/>
        <w:right w:val="none" w:sz="0" w:space="0" w:color="auto"/>
      </w:divBdr>
    </w:div>
    <w:div w:id="1502159738">
      <w:bodyDiv w:val="1"/>
      <w:marLeft w:val="0"/>
      <w:marRight w:val="0"/>
      <w:marTop w:val="0"/>
      <w:marBottom w:val="0"/>
      <w:divBdr>
        <w:top w:val="none" w:sz="0" w:space="0" w:color="auto"/>
        <w:left w:val="none" w:sz="0" w:space="0" w:color="auto"/>
        <w:bottom w:val="none" w:sz="0" w:space="0" w:color="auto"/>
        <w:right w:val="none" w:sz="0" w:space="0" w:color="auto"/>
      </w:divBdr>
    </w:div>
    <w:div w:id="1746108161">
      <w:bodyDiv w:val="1"/>
      <w:marLeft w:val="0"/>
      <w:marRight w:val="0"/>
      <w:marTop w:val="0"/>
      <w:marBottom w:val="0"/>
      <w:divBdr>
        <w:top w:val="none" w:sz="0" w:space="0" w:color="auto"/>
        <w:left w:val="none" w:sz="0" w:space="0" w:color="auto"/>
        <w:bottom w:val="none" w:sz="0" w:space="0" w:color="auto"/>
        <w:right w:val="none" w:sz="0" w:space="0" w:color="auto"/>
      </w:divBdr>
    </w:div>
    <w:div w:id="1872573206">
      <w:bodyDiv w:val="1"/>
      <w:marLeft w:val="0"/>
      <w:marRight w:val="0"/>
      <w:marTop w:val="0"/>
      <w:marBottom w:val="0"/>
      <w:divBdr>
        <w:top w:val="none" w:sz="0" w:space="0" w:color="auto"/>
        <w:left w:val="none" w:sz="0" w:space="0" w:color="auto"/>
        <w:bottom w:val="none" w:sz="0" w:space="0" w:color="auto"/>
        <w:right w:val="none" w:sz="0" w:space="0" w:color="auto"/>
      </w:divBdr>
      <w:divsChild>
        <w:div w:id="329258381">
          <w:marLeft w:val="0"/>
          <w:marRight w:val="0"/>
          <w:marTop w:val="0"/>
          <w:marBottom w:val="0"/>
          <w:divBdr>
            <w:top w:val="none" w:sz="0" w:space="0" w:color="auto"/>
            <w:left w:val="none" w:sz="0" w:space="0" w:color="auto"/>
            <w:bottom w:val="none" w:sz="0" w:space="0" w:color="auto"/>
            <w:right w:val="none" w:sz="0" w:space="0" w:color="auto"/>
          </w:divBdr>
        </w:div>
        <w:div w:id="1227378726">
          <w:marLeft w:val="0"/>
          <w:marRight w:val="0"/>
          <w:marTop w:val="0"/>
          <w:marBottom w:val="0"/>
          <w:divBdr>
            <w:top w:val="none" w:sz="0" w:space="0" w:color="auto"/>
            <w:left w:val="none" w:sz="0" w:space="0" w:color="auto"/>
            <w:bottom w:val="none" w:sz="0" w:space="0" w:color="auto"/>
            <w:right w:val="none" w:sz="0" w:space="0" w:color="auto"/>
          </w:divBdr>
        </w:div>
        <w:div w:id="1724257223">
          <w:marLeft w:val="0"/>
          <w:marRight w:val="0"/>
          <w:marTop w:val="0"/>
          <w:marBottom w:val="0"/>
          <w:divBdr>
            <w:top w:val="none" w:sz="0" w:space="0" w:color="auto"/>
            <w:left w:val="none" w:sz="0" w:space="0" w:color="auto"/>
            <w:bottom w:val="none" w:sz="0" w:space="0" w:color="auto"/>
            <w:right w:val="none" w:sz="0" w:space="0" w:color="auto"/>
          </w:divBdr>
        </w:div>
        <w:div w:id="923033034">
          <w:marLeft w:val="0"/>
          <w:marRight w:val="0"/>
          <w:marTop w:val="0"/>
          <w:marBottom w:val="0"/>
          <w:divBdr>
            <w:top w:val="none" w:sz="0" w:space="0" w:color="auto"/>
            <w:left w:val="none" w:sz="0" w:space="0" w:color="auto"/>
            <w:bottom w:val="none" w:sz="0" w:space="0" w:color="auto"/>
            <w:right w:val="none" w:sz="0" w:space="0" w:color="auto"/>
          </w:divBdr>
        </w:div>
        <w:div w:id="568539552">
          <w:marLeft w:val="0"/>
          <w:marRight w:val="0"/>
          <w:marTop w:val="0"/>
          <w:marBottom w:val="0"/>
          <w:divBdr>
            <w:top w:val="none" w:sz="0" w:space="0" w:color="auto"/>
            <w:left w:val="none" w:sz="0" w:space="0" w:color="auto"/>
            <w:bottom w:val="none" w:sz="0" w:space="0" w:color="auto"/>
            <w:right w:val="none" w:sz="0" w:space="0" w:color="auto"/>
          </w:divBdr>
        </w:div>
        <w:div w:id="1357807215">
          <w:marLeft w:val="0"/>
          <w:marRight w:val="0"/>
          <w:marTop w:val="0"/>
          <w:marBottom w:val="0"/>
          <w:divBdr>
            <w:top w:val="none" w:sz="0" w:space="0" w:color="auto"/>
            <w:left w:val="none" w:sz="0" w:space="0" w:color="auto"/>
            <w:bottom w:val="none" w:sz="0" w:space="0" w:color="auto"/>
            <w:right w:val="none" w:sz="0" w:space="0" w:color="auto"/>
          </w:divBdr>
        </w:div>
        <w:div w:id="395012446">
          <w:marLeft w:val="0"/>
          <w:marRight w:val="0"/>
          <w:marTop w:val="0"/>
          <w:marBottom w:val="0"/>
          <w:divBdr>
            <w:top w:val="none" w:sz="0" w:space="0" w:color="auto"/>
            <w:left w:val="none" w:sz="0" w:space="0" w:color="auto"/>
            <w:bottom w:val="none" w:sz="0" w:space="0" w:color="auto"/>
            <w:right w:val="none" w:sz="0" w:space="0" w:color="auto"/>
          </w:divBdr>
        </w:div>
      </w:divsChild>
    </w:div>
    <w:div w:id="1952006731">
      <w:bodyDiv w:val="1"/>
      <w:marLeft w:val="0"/>
      <w:marRight w:val="0"/>
      <w:marTop w:val="0"/>
      <w:marBottom w:val="0"/>
      <w:divBdr>
        <w:top w:val="none" w:sz="0" w:space="0" w:color="auto"/>
        <w:left w:val="none" w:sz="0" w:space="0" w:color="auto"/>
        <w:bottom w:val="none" w:sz="0" w:space="0" w:color="auto"/>
        <w:right w:val="none" w:sz="0" w:space="0" w:color="auto"/>
      </w:divBdr>
    </w:div>
    <w:div w:id="2004042161">
      <w:bodyDiv w:val="1"/>
      <w:marLeft w:val="0"/>
      <w:marRight w:val="0"/>
      <w:marTop w:val="0"/>
      <w:marBottom w:val="0"/>
      <w:divBdr>
        <w:top w:val="none" w:sz="0" w:space="0" w:color="auto"/>
        <w:left w:val="none" w:sz="0" w:space="0" w:color="auto"/>
        <w:bottom w:val="none" w:sz="0" w:space="0" w:color="auto"/>
        <w:right w:val="none" w:sz="0" w:space="0" w:color="auto"/>
      </w:divBdr>
      <w:divsChild>
        <w:div w:id="851990575">
          <w:marLeft w:val="0"/>
          <w:marRight w:val="0"/>
          <w:marTop w:val="0"/>
          <w:marBottom w:val="0"/>
          <w:divBdr>
            <w:top w:val="none" w:sz="0" w:space="0" w:color="auto"/>
            <w:left w:val="none" w:sz="0" w:space="0" w:color="auto"/>
            <w:bottom w:val="none" w:sz="0" w:space="0" w:color="auto"/>
            <w:right w:val="none" w:sz="0" w:space="0" w:color="auto"/>
          </w:divBdr>
        </w:div>
        <w:div w:id="358900219">
          <w:marLeft w:val="0"/>
          <w:marRight w:val="0"/>
          <w:marTop w:val="0"/>
          <w:marBottom w:val="0"/>
          <w:divBdr>
            <w:top w:val="none" w:sz="0" w:space="0" w:color="auto"/>
            <w:left w:val="none" w:sz="0" w:space="0" w:color="auto"/>
            <w:bottom w:val="none" w:sz="0" w:space="0" w:color="auto"/>
            <w:right w:val="none" w:sz="0" w:space="0" w:color="auto"/>
          </w:divBdr>
        </w:div>
        <w:div w:id="2009746497">
          <w:marLeft w:val="0"/>
          <w:marRight w:val="0"/>
          <w:marTop w:val="0"/>
          <w:marBottom w:val="0"/>
          <w:divBdr>
            <w:top w:val="none" w:sz="0" w:space="0" w:color="auto"/>
            <w:left w:val="none" w:sz="0" w:space="0" w:color="auto"/>
            <w:bottom w:val="none" w:sz="0" w:space="0" w:color="auto"/>
            <w:right w:val="none" w:sz="0" w:space="0" w:color="auto"/>
          </w:divBdr>
        </w:div>
        <w:div w:id="44960141">
          <w:marLeft w:val="0"/>
          <w:marRight w:val="0"/>
          <w:marTop w:val="0"/>
          <w:marBottom w:val="0"/>
          <w:divBdr>
            <w:top w:val="none" w:sz="0" w:space="0" w:color="auto"/>
            <w:left w:val="none" w:sz="0" w:space="0" w:color="auto"/>
            <w:bottom w:val="none" w:sz="0" w:space="0" w:color="auto"/>
            <w:right w:val="none" w:sz="0" w:space="0" w:color="auto"/>
          </w:divBdr>
        </w:div>
      </w:divsChild>
    </w:div>
    <w:div w:id="2019963704">
      <w:bodyDiv w:val="1"/>
      <w:marLeft w:val="0"/>
      <w:marRight w:val="0"/>
      <w:marTop w:val="0"/>
      <w:marBottom w:val="0"/>
      <w:divBdr>
        <w:top w:val="none" w:sz="0" w:space="0" w:color="auto"/>
        <w:left w:val="none" w:sz="0" w:space="0" w:color="auto"/>
        <w:bottom w:val="none" w:sz="0" w:space="0" w:color="auto"/>
        <w:right w:val="none" w:sz="0" w:space="0" w:color="auto"/>
      </w:divBdr>
    </w:div>
    <w:div w:id="2042972563">
      <w:bodyDiv w:val="1"/>
      <w:marLeft w:val="0"/>
      <w:marRight w:val="0"/>
      <w:marTop w:val="0"/>
      <w:marBottom w:val="0"/>
      <w:divBdr>
        <w:top w:val="none" w:sz="0" w:space="0" w:color="auto"/>
        <w:left w:val="none" w:sz="0" w:space="0" w:color="auto"/>
        <w:bottom w:val="none" w:sz="0" w:space="0" w:color="auto"/>
        <w:right w:val="none" w:sz="0" w:space="0" w:color="auto"/>
      </w:divBdr>
      <w:divsChild>
        <w:div w:id="1653872696">
          <w:marLeft w:val="0"/>
          <w:marRight w:val="120"/>
          <w:marTop w:val="0"/>
          <w:marBottom w:val="0"/>
          <w:divBdr>
            <w:top w:val="none" w:sz="0" w:space="0" w:color="auto"/>
            <w:left w:val="none" w:sz="0" w:space="0" w:color="auto"/>
            <w:bottom w:val="none" w:sz="0" w:space="0" w:color="auto"/>
            <w:right w:val="none" w:sz="0" w:space="0" w:color="auto"/>
          </w:divBdr>
          <w:divsChild>
            <w:div w:id="462582037">
              <w:marLeft w:val="-300"/>
              <w:marRight w:val="0"/>
              <w:marTop w:val="0"/>
              <w:marBottom w:val="0"/>
              <w:divBdr>
                <w:top w:val="none" w:sz="0" w:space="0" w:color="auto"/>
                <w:left w:val="none" w:sz="0" w:space="0" w:color="auto"/>
                <w:bottom w:val="none" w:sz="0" w:space="0" w:color="auto"/>
                <w:right w:val="none" w:sz="0" w:space="0" w:color="auto"/>
              </w:divBdr>
            </w:div>
          </w:divsChild>
        </w:div>
        <w:div w:id="382758639">
          <w:marLeft w:val="-240"/>
          <w:marRight w:val="-120"/>
          <w:marTop w:val="0"/>
          <w:marBottom w:val="0"/>
          <w:divBdr>
            <w:top w:val="none" w:sz="0" w:space="0" w:color="auto"/>
            <w:left w:val="none" w:sz="0" w:space="0" w:color="auto"/>
            <w:bottom w:val="none" w:sz="0" w:space="0" w:color="auto"/>
            <w:right w:val="none" w:sz="0" w:space="0" w:color="auto"/>
          </w:divBdr>
          <w:divsChild>
            <w:div w:id="1331178243">
              <w:marLeft w:val="0"/>
              <w:marRight w:val="0"/>
              <w:marTop w:val="0"/>
              <w:marBottom w:val="60"/>
              <w:divBdr>
                <w:top w:val="none" w:sz="0" w:space="0" w:color="auto"/>
                <w:left w:val="none" w:sz="0" w:space="0" w:color="auto"/>
                <w:bottom w:val="none" w:sz="0" w:space="0" w:color="auto"/>
                <w:right w:val="none" w:sz="0" w:space="0" w:color="auto"/>
              </w:divBdr>
              <w:divsChild>
                <w:div w:id="727142935">
                  <w:marLeft w:val="0"/>
                  <w:marRight w:val="0"/>
                  <w:marTop w:val="0"/>
                  <w:marBottom w:val="0"/>
                  <w:divBdr>
                    <w:top w:val="none" w:sz="0" w:space="0" w:color="auto"/>
                    <w:left w:val="none" w:sz="0" w:space="0" w:color="auto"/>
                    <w:bottom w:val="none" w:sz="0" w:space="0" w:color="auto"/>
                    <w:right w:val="none" w:sz="0" w:space="0" w:color="auto"/>
                  </w:divBdr>
                  <w:divsChild>
                    <w:div w:id="1740325347">
                      <w:marLeft w:val="0"/>
                      <w:marRight w:val="0"/>
                      <w:marTop w:val="0"/>
                      <w:marBottom w:val="0"/>
                      <w:divBdr>
                        <w:top w:val="none" w:sz="0" w:space="0" w:color="auto"/>
                        <w:left w:val="none" w:sz="0" w:space="0" w:color="auto"/>
                        <w:bottom w:val="none" w:sz="0" w:space="0" w:color="auto"/>
                        <w:right w:val="none" w:sz="0" w:space="0" w:color="auto"/>
                      </w:divBdr>
                      <w:divsChild>
                        <w:div w:id="1825731268">
                          <w:marLeft w:val="0"/>
                          <w:marRight w:val="0"/>
                          <w:marTop w:val="0"/>
                          <w:marBottom w:val="0"/>
                          <w:divBdr>
                            <w:top w:val="none" w:sz="0" w:space="0" w:color="auto"/>
                            <w:left w:val="none" w:sz="0" w:space="0" w:color="auto"/>
                            <w:bottom w:val="none" w:sz="0" w:space="0" w:color="auto"/>
                            <w:right w:val="none" w:sz="0" w:space="0" w:color="auto"/>
                          </w:divBdr>
                          <w:divsChild>
                            <w:div w:id="6142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x.doi.org/10.1038/s41561-019-0526-0" TargetMode="External"/><Relationship Id="rId1" Type="http://schemas.openxmlformats.org/officeDocument/2006/relationships/hyperlink" Target="https://bg.copernicus.org/articles/9/2365/2012/" TargetMode="External"/></Relationships>
</file>

<file path=word/_rels/document.xml.rels><?xml version="1.0" encoding="UTF-8" standalone="yes"?>
<Relationships xmlns="http://schemas.openxmlformats.org/package/2006/relationships"><Relationship Id="rId21" Type="http://schemas.openxmlformats.org/officeDocument/2006/relationships/hyperlink" Target="https://dx.doi.org/10.1029/2019gc008620" TargetMode="External"/><Relationship Id="rId170" Type="http://schemas.openxmlformats.org/officeDocument/2006/relationships/hyperlink" Target="https://dx.doi.org/10.3389/fevo.2018.00230" TargetMode="External"/><Relationship Id="rId268" Type="http://schemas.openxmlformats.org/officeDocument/2006/relationships/hyperlink" Target="https://dx.doi.org/10.1111/gcb.13449" TargetMode="External"/><Relationship Id="rId475" Type="http://schemas.openxmlformats.org/officeDocument/2006/relationships/hyperlink" Target="https://dx.doi.org/10.1038/ngeo2317" TargetMode="External"/><Relationship Id="rId682" Type="http://schemas.openxmlformats.org/officeDocument/2006/relationships/hyperlink" Target="https://dx.doi.org/10.1126/sciadv.aav6471" TargetMode="External"/><Relationship Id="rId128" Type="http://schemas.openxmlformats.org/officeDocument/2006/relationships/hyperlink" Target="https://dx.doi.org/10.4236/jep.2014.515141" TargetMode="External"/><Relationship Id="rId335" Type="http://schemas.openxmlformats.org/officeDocument/2006/relationships/hyperlink" Target="https://dx.doi.org/10.1038/s41561-019-0524-2" TargetMode="External"/><Relationship Id="rId542" Type="http://schemas.openxmlformats.org/officeDocument/2006/relationships/hyperlink" Target="https://dx.doi.org/10.1038/s41586-020-2128-9" TargetMode="External"/><Relationship Id="rId987" Type="http://schemas.openxmlformats.org/officeDocument/2006/relationships/hyperlink" Target="https://dx.doi.org/10.1186/s40562-017-0074-7" TargetMode="External"/><Relationship Id="rId1172" Type="http://schemas.openxmlformats.org/officeDocument/2006/relationships/hyperlink" Target="https://dx.doi.org/10.1029/2019ms001787" TargetMode="External"/><Relationship Id="rId402" Type="http://schemas.openxmlformats.org/officeDocument/2006/relationships/hyperlink" Target="https://dx.doi.org/10.1126/science.1239207" TargetMode="External"/><Relationship Id="rId847" Type="http://schemas.openxmlformats.org/officeDocument/2006/relationships/hyperlink" Target="https://dx.doi.org/10.1029/2018gl081330" TargetMode="External"/><Relationship Id="rId1032" Type="http://schemas.openxmlformats.org/officeDocument/2006/relationships/hyperlink" Target="https://dx.doi.org/10.1007/s40641-020-00160-0" TargetMode="External"/><Relationship Id="rId707" Type="http://schemas.openxmlformats.org/officeDocument/2006/relationships/hyperlink" Target="https://dx.doi.org/10.1002/2015gb005310" TargetMode="External"/><Relationship Id="rId914" Type="http://schemas.openxmlformats.org/officeDocument/2006/relationships/hyperlink" Target="https://dx.doi.org/10.5194/essd-10-985-2018" TargetMode="External"/><Relationship Id="rId1337" Type="http://schemas.openxmlformats.org/officeDocument/2006/relationships/theme" Target="theme/theme1.xml"/><Relationship Id="rId43" Type="http://schemas.openxmlformats.org/officeDocument/2006/relationships/hyperlink" Target="https://dx.doi.org/10.1038/ngeo2882" TargetMode="External"/><Relationship Id="rId192" Type="http://schemas.openxmlformats.org/officeDocument/2006/relationships/hyperlink" Target="https://dx.doi.org/10.1038/ngeo1324" TargetMode="External"/><Relationship Id="rId497" Type="http://schemas.openxmlformats.org/officeDocument/2006/relationships/hyperlink" Target="https://dx.doi.org/10.1038/s41467-017-01774-z" TargetMode="External"/><Relationship Id="rId357" Type="http://schemas.openxmlformats.org/officeDocument/2006/relationships/hyperlink" Target="https://dx.doi.org/10.1175/jcli-d-14-00117.1" TargetMode="External"/><Relationship Id="rId1194" Type="http://schemas.openxmlformats.org/officeDocument/2006/relationships/hyperlink" Target="https://dx.doi.org/10.1111/gcb.13752" TargetMode="External"/><Relationship Id="rId217" Type="http://schemas.openxmlformats.org/officeDocument/2006/relationships/hyperlink" Target="https://dx.doi.org/10.1038/35041539" TargetMode="External"/><Relationship Id="rId564" Type="http://schemas.openxmlformats.org/officeDocument/2006/relationships/hyperlink" Target="https://dx.doi.org/10.1098/rsbl.2016.0714" TargetMode="External"/><Relationship Id="rId771" Type="http://schemas.openxmlformats.org/officeDocument/2006/relationships/hyperlink" Target="https://dx.doi.org/10.1038/nature16156" TargetMode="External"/><Relationship Id="rId869" Type="http://schemas.openxmlformats.org/officeDocument/2006/relationships/hyperlink" Target="https://dx.doi.org/10.1126/science.aav6634" TargetMode="External"/><Relationship Id="rId424" Type="http://schemas.openxmlformats.org/officeDocument/2006/relationships/hyperlink" Target="https://dx.doi.org/10.1002/2015jg003163" TargetMode="External"/><Relationship Id="rId631" Type="http://schemas.openxmlformats.org/officeDocument/2006/relationships/hyperlink" Target="https://dx.doi.org/10.1016/j.epsl.2020.116675" TargetMode="External"/><Relationship Id="rId729" Type="http://schemas.openxmlformats.org/officeDocument/2006/relationships/hyperlink" Target="https://dx.doi.org/10.1088/1748-9326/10/12/125003" TargetMode="External"/><Relationship Id="rId1054" Type="http://schemas.openxmlformats.org/officeDocument/2006/relationships/hyperlink" Target="https://dx.doi.org/10.1126/science.1183627" TargetMode="External"/><Relationship Id="rId1261" Type="http://schemas.openxmlformats.org/officeDocument/2006/relationships/hyperlink" Target="https://dx.doi.org/10.1038/s41467-019-08633-z" TargetMode="External"/><Relationship Id="rId936" Type="http://schemas.openxmlformats.org/officeDocument/2006/relationships/hyperlink" Target="https://dx.doi.org/10.1016/j.dsr2.2015.12.006" TargetMode="External"/><Relationship Id="rId1121" Type="http://schemas.openxmlformats.org/officeDocument/2006/relationships/hyperlink" Target="https://dx.doi.org/10.1016/j.marchem.2014.06.004" TargetMode="External"/><Relationship Id="rId1219" Type="http://schemas.openxmlformats.org/officeDocument/2006/relationships/hyperlink" Target="https://dx.doi.org/10.1038/nature12915" TargetMode="External"/><Relationship Id="rId65" Type="http://schemas.openxmlformats.org/officeDocument/2006/relationships/hyperlink" Target="https://dx.doi.org/10.1038/s41586-018-0328-3" TargetMode="External"/><Relationship Id="rId281" Type="http://schemas.openxmlformats.org/officeDocument/2006/relationships/hyperlink" Target="https://dx.doi.org/10.1126/science.aax0504" TargetMode="External"/><Relationship Id="rId141" Type="http://schemas.openxmlformats.org/officeDocument/2006/relationships/hyperlink" Target="https://dx.doi.org/10.1038/s41598-018-31858-9" TargetMode="External"/><Relationship Id="rId379" Type="http://schemas.openxmlformats.org/officeDocument/2006/relationships/hyperlink" Target="https://dx.doi.org/10.5194/gmd-2018-266" TargetMode="External"/><Relationship Id="rId586" Type="http://schemas.openxmlformats.org/officeDocument/2006/relationships/hyperlink" Target="https://dx.doi.org/10.1201/9780429435362" TargetMode="External"/><Relationship Id="rId793" Type="http://schemas.openxmlformats.org/officeDocument/2006/relationships/hyperlink" Target="https://dx.doi.org/10.5194/bg-15-5653-2018" TargetMode="External"/><Relationship Id="rId7" Type="http://schemas.openxmlformats.org/officeDocument/2006/relationships/endnotes" Target="endnotes.xml"/><Relationship Id="rId239" Type="http://schemas.openxmlformats.org/officeDocument/2006/relationships/hyperlink" Target="https://dx.doi.org/10.5194/bg-17-2107-2020" TargetMode="External"/><Relationship Id="rId446" Type="http://schemas.openxmlformats.org/officeDocument/2006/relationships/hyperlink" Target="https://dx.doi.org/10.1038/nclimate2844" TargetMode="External"/><Relationship Id="rId653" Type="http://schemas.openxmlformats.org/officeDocument/2006/relationships/hyperlink" Target="https://dx.doi.org/10.1029/2019gb006229" TargetMode="External"/><Relationship Id="rId1076" Type="http://schemas.openxmlformats.org/officeDocument/2006/relationships/hyperlink" Target="https://dx.doi.org/10.1890/15-1027" TargetMode="External"/><Relationship Id="rId1283" Type="http://schemas.openxmlformats.org/officeDocument/2006/relationships/hyperlink" Target="https://dx.doi.org/10.5194/cp-13-1227-2017" TargetMode="External"/><Relationship Id="rId306" Type="http://schemas.openxmlformats.org/officeDocument/2006/relationships/hyperlink" Target="https://dx.doi.org/10.1111/j.1365-2486.2005.01011.x" TargetMode="External"/><Relationship Id="rId860" Type="http://schemas.openxmlformats.org/officeDocument/2006/relationships/hyperlink" Target="https://dx.doi.org/10.1029/2009gl041961" TargetMode="External"/><Relationship Id="rId958" Type="http://schemas.openxmlformats.org/officeDocument/2006/relationships/hyperlink" Target="https://dx.doi.org/10.5194/bg-8-2137-2011" TargetMode="External"/><Relationship Id="rId1143" Type="http://schemas.openxmlformats.org/officeDocument/2006/relationships/hyperlink" Target="https://dx.doi.org/10.1029/2018gl078127" TargetMode="External"/><Relationship Id="rId87" Type="http://schemas.openxmlformats.org/officeDocument/2006/relationships/hyperlink" Target="https://dx.doi.org/10.5194/bg-16-3651-2019" TargetMode="External"/><Relationship Id="rId513" Type="http://schemas.openxmlformats.org/officeDocument/2006/relationships/hyperlink" Target="https://dx.doi.org/10.1029/2006jd007208" TargetMode="External"/><Relationship Id="rId720" Type="http://schemas.openxmlformats.org/officeDocument/2006/relationships/hyperlink" Target="https://dx.doi.org/10.1002/2015gb005239" TargetMode="External"/><Relationship Id="rId818" Type="http://schemas.openxmlformats.org/officeDocument/2006/relationships/hyperlink" Target="https://dx.doi.org/10.5194/acp-13-5277-2013" TargetMode="External"/><Relationship Id="rId1003" Type="http://schemas.openxmlformats.org/officeDocument/2006/relationships/hyperlink" Target="https://dx.doi.org/10.1111/gcb.14774" TargetMode="External"/><Relationship Id="rId1210" Type="http://schemas.openxmlformats.org/officeDocument/2006/relationships/hyperlink" Target="https://dx.doi.org/10.1111/nph.16866" TargetMode="External"/><Relationship Id="rId1308" Type="http://schemas.openxmlformats.org/officeDocument/2006/relationships/hyperlink" Target="https://dx.doi.org/10.1038/ngeo2681" TargetMode="External"/><Relationship Id="rId14" Type="http://schemas.openxmlformats.org/officeDocument/2006/relationships/hyperlink" Target="https://dx.doi.org/10.1038/s43247-020-00065-8" TargetMode="External"/><Relationship Id="rId163" Type="http://schemas.openxmlformats.org/officeDocument/2006/relationships/hyperlink" Target="https://dx.doi.org/10.1002/lob.10350" TargetMode="External"/><Relationship Id="rId370" Type="http://schemas.openxmlformats.org/officeDocument/2006/relationships/hyperlink" Target="https://dx.doi.org/10.1146/annurev.ecolsys.29.1.405" TargetMode="External"/><Relationship Id="rId230" Type="http://schemas.openxmlformats.org/officeDocument/2006/relationships/hyperlink" Target="https://dx.doi.org/10.1007/s10584-019-02387-9" TargetMode="External"/><Relationship Id="rId468" Type="http://schemas.openxmlformats.org/officeDocument/2006/relationships/hyperlink" Target="https://dx.doi.org/10.1002/2013jg002381" TargetMode="External"/><Relationship Id="rId675" Type="http://schemas.openxmlformats.org/officeDocument/2006/relationships/hyperlink" Target="https://dx.doi.org/10.1038/nclimate2595" TargetMode="External"/><Relationship Id="rId882" Type="http://schemas.openxmlformats.org/officeDocument/2006/relationships/hyperlink" Target="https://dx.doi.org/10.1002/2014pa002621" TargetMode="External"/><Relationship Id="rId1098" Type="http://schemas.openxmlformats.org/officeDocument/2006/relationships/hyperlink" Target="https://dx.doi.org/10.1002/2013gl058088" TargetMode="External"/><Relationship Id="rId328" Type="http://schemas.openxmlformats.org/officeDocument/2006/relationships/hyperlink" Target="https://dx.doi.org/10.1073/pnas.0706518104" TargetMode="External"/><Relationship Id="rId535" Type="http://schemas.openxmlformats.org/officeDocument/2006/relationships/hyperlink" Target="https://dx.doi.org/10.1002/2017gl076173" TargetMode="External"/><Relationship Id="rId742" Type="http://schemas.openxmlformats.org/officeDocument/2006/relationships/hyperlink" Target="https://dx.doi.org/10.1007/s00382-014-2308-0" TargetMode="External"/><Relationship Id="rId1165" Type="http://schemas.openxmlformats.org/officeDocument/2006/relationships/hyperlink" Target="https://dx.doi.org/10.1038/nclimate3036" TargetMode="External"/><Relationship Id="rId602" Type="http://schemas.openxmlformats.org/officeDocument/2006/relationships/hyperlink" Target="https://dx.doi.org/10.5194/bg-13-827-2016" TargetMode="External"/><Relationship Id="rId1025" Type="http://schemas.openxmlformats.org/officeDocument/2006/relationships/hyperlink" Target="https://dx.doi.org/10.1038/ngeo1529" TargetMode="External"/><Relationship Id="rId1232" Type="http://schemas.openxmlformats.org/officeDocument/2006/relationships/hyperlink" Target="https://dx.doi.org/10.1038/s41467-019-12541-7" TargetMode="External"/><Relationship Id="rId907" Type="http://schemas.openxmlformats.org/officeDocument/2006/relationships/hyperlink" Target="https://dx.doi.org/10.1038/nature13376" TargetMode="External"/><Relationship Id="rId36" Type="http://schemas.openxmlformats.org/officeDocument/2006/relationships/hyperlink" Target="https://dx.doi.org/10.5194/essd-12-1437-2020" TargetMode="External"/><Relationship Id="rId185" Type="http://schemas.openxmlformats.org/officeDocument/2006/relationships/hyperlink" Target="https://dx.doi.org/10.5194/bg-10-3889-2013" TargetMode="External"/><Relationship Id="rId392" Type="http://schemas.openxmlformats.org/officeDocument/2006/relationships/hyperlink" Target="https://dx.doi.org/10.1175/2010jcli3865.1" TargetMode="External"/><Relationship Id="rId697" Type="http://schemas.openxmlformats.org/officeDocument/2006/relationships/hyperlink" Target="https://dx.doi.org/10.1126/science.aam5690" TargetMode="External"/><Relationship Id="rId252" Type="http://schemas.openxmlformats.org/officeDocument/2006/relationships/hyperlink" Target="https://dx.doi.org/10.1007/s00382-015-2830-8" TargetMode="External"/><Relationship Id="rId1187" Type="http://schemas.openxmlformats.org/officeDocument/2006/relationships/hyperlink" Target="https://dx.doi.org/10.1016/s0278-4343(02)00077-8" TargetMode="External"/><Relationship Id="rId112" Type="http://schemas.openxmlformats.org/officeDocument/2006/relationships/hyperlink" Target="https://dx.doi.org/10.1038/s41586-019-1098-2" TargetMode="External"/><Relationship Id="rId557" Type="http://schemas.openxmlformats.org/officeDocument/2006/relationships/hyperlink" Target="https://dx.doi.org/10.5194/acp-13-2793-2013" TargetMode="External"/><Relationship Id="rId764" Type="http://schemas.openxmlformats.org/officeDocument/2006/relationships/hyperlink" Target="https://dx.doi.org/10.1038/s41467-020-18631-1" TargetMode="External"/><Relationship Id="rId971" Type="http://schemas.openxmlformats.org/officeDocument/2006/relationships/hyperlink" Target="https://dx.doi.org/10.1038/s41586-019-0951-7" TargetMode="External"/><Relationship Id="rId417" Type="http://schemas.openxmlformats.org/officeDocument/2006/relationships/hyperlink" Target="https://dx.doi.org/10.1016/j.scitotenv.2017.03.280" TargetMode="External"/><Relationship Id="rId624" Type="http://schemas.openxmlformats.org/officeDocument/2006/relationships/hyperlink" Target="https://dx.doi.org/10.1111/nph.15668" TargetMode="External"/><Relationship Id="rId831" Type="http://schemas.openxmlformats.org/officeDocument/2006/relationships/hyperlink" Target="https://dx.doi.org/10.1029/2018jd028388" TargetMode="External"/><Relationship Id="rId1047" Type="http://schemas.openxmlformats.org/officeDocument/2006/relationships/hyperlink" Target="https://doi.pangaea.de/10.1594/pangaea.728136" TargetMode="External"/><Relationship Id="rId1254" Type="http://schemas.openxmlformats.org/officeDocument/2006/relationships/hyperlink" Target="https://dx.doi.org/10.1002/2017gl075080" TargetMode="External"/><Relationship Id="rId929" Type="http://schemas.openxmlformats.org/officeDocument/2006/relationships/hyperlink" Target="https://dx.doi.org/10.1002/2014gb005079" TargetMode="External"/><Relationship Id="rId1114" Type="http://schemas.openxmlformats.org/officeDocument/2006/relationships/hyperlink" Target="https://dx.doi.org/10.1073/pnas.1604581113" TargetMode="External"/><Relationship Id="rId1321" Type="http://schemas.openxmlformats.org/officeDocument/2006/relationships/hyperlink" Target="https://dx.doi.org/10.1002/2014pa002702" TargetMode="External"/><Relationship Id="rId58" Type="http://schemas.openxmlformats.org/officeDocument/2006/relationships/hyperlink" Target="https://dx.doi.org/10.1002/2016gb005372" TargetMode="External"/><Relationship Id="rId274" Type="http://schemas.openxmlformats.org/officeDocument/2006/relationships/hyperlink" Target="https://dx.doi.org/10.1029/2019jd031883" TargetMode="External"/><Relationship Id="rId481" Type="http://schemas.openxmlformats.org/officeDocument/2006/relationships/hyperlink" Target="https://dx.doi.org/10.1111/gcb.12233" TargetMode="External"/><Relationship Id="rId134" Type="http://schemas.openxmlformats.org/officeDocument/2006/relationships/hyperlink" Target="https://dx.doi.org/10.1111/j.1399-3054.2011.01551.x" TargetMode="External"/><Relationship Id="rId579" Type="http://schemas.openxmlformats.org/officeDocument/2006/relationships/hyperlink" Target="https://dx.doi.org/10.1093/aob/mcr175" TargetMode="External"/><Relationship Id="rId786" Type="http://schemas.openxmlformats.org/officeDocument/2006/relationships/hyperlink" Target="https://dx.doi.org/10.1038/s41467-017-01789-6" TargetMode="External"/><Relationship Id="rId993" Type="http://schemas.openxmlformats.org/officeDocument/2006/relationships/hyperlink" Target="https://dx.doi.org/10.1111/gcb.13204" TargetMode="External"/><Relationship Id="rId341" Type="http://schemas.openxmlformats.org/officeDocument/2006/relationships/hyperlink" Target="https://dx.doi.org/10.1038/ncomms14845" TargetMode="External"/><Relationship Id="rId439" Type="http://schemas.openxmlformats.org/officeDocument/2006/relationships/hyperlink" Target="https://dx.doi.org/10.5194/esd-9-663-2018" TargetMode="External"/><Relationship Id="rId646" Type="http://schemas.openxmlformats.org/officeDocument/2006/relationships/hyperlink" Target="https://dx.doi.org/10.1111/gcb.15160" TargetMode="External"/><Relationship Id="rId1069" Type="http://schemas.openxmlformats.org/officeDocument/2006/relationships/hyperlink" Target="https://dx.doi.org/10.1371/journal.pone.0118954" TargetMode="External"/><Relationship Id="rId1276" Type="http://schemas.openxmlformats.org/officeDocument/2006/relationships/hyperlink" Target="https://dx.doi.org/10.5194/cp-15-981-2019" TargetMode="External"/><Relationship Id="rId201" Type="http://schemas.openxmlformats.org/officeDocument/2006/relationships/hyperlink" Target="https://dx.doi.org/10.5194/bg-4-233-2007" TargetMode="External"/><Relationship Id="rId506" Type="http://schemas.openxmlformats.org/officeDocument/2006/relationships/hyperlink" Target="https://dx.doi.org/10.1007/s10872-020-00571-5" TargetMode="External"/><Relationship Id="rId853" Type="http://schemas.openxmlformats.org/officeDocument/2006/relationships/hyperlink" Target="https://dx.doi.org/10.1029/2019gl085121" TargetMode="External"/><Relationship Id="rId1136" Type="http://schemas.openxmlformats.org/officeDocument/2006/relationships/hyperlink" Target="https://dx.doi.org/10.1126/science.aaf4610" TargetMode="External"/><Relationship Id="rId713" Type="http://schemas.openxmlformats.org/officeDocument/2006/relationships/hyperlink" Target="https://dx.doi.org/10.1038/s41598-018-37764-4" TargetMode="External"/><Relationship Id="rId920" Type="http://schemas.openxmlformats.org/officeDocument/2006/relationships/hyperlink" Target="https://dx.doi.org/10.1073/pnas.1810512116" TargetMode="External"/><Relationship Id="rId1203" Type="http://schemas.openxmlformats.org/officeDocument/2006/relationships/hyperlink" Target="https://dx.doi.org/10.1038/s43017-020-0063-9" TargetMode="External"/><Relationship Id="rId296" Type="http://schemas.openxmlformats.org/officeDocument/2006/relationships/hyperlink" Target="https://dx.doi.org/10.1038/nature25138" TargetMode="External"/><Relationship Id="rId156" Type="http://schemas.openxmlformats.org/officeDocument/2006/relationships/hyperlink" Target="https://dx.doi.org/10.1038/425365a" TargetMode="External"/><Relationship Id="rId363" Type="http://schemas.openxmlformats.org/officeDocument/2006/relationships/hyperlink" Target="https://dx.doi.org/10.1016/j.quascirev.2014.11.012" TargetMode="External"/><Relationship Id="rId570" Type="http://schemas.openxmlformats.org/officeDocument/2006/relationships/hyperlink" Target="https://dx.doi.org/10.1111/j.1365-3040.2007.01690.x" TargetMode="External"/><Relationship Id="rId223" Type="http://schemas.openxmlformats.org/officeDocument/2006/relationships/hyperlink" Target="https://dx.doi.org/10.1038/ngeo2793" TargetMode="External"/><Relationship Id="rId430" Type="http://schemas.openxmlformats.org/officeDocument/2006/relationships/hyperlink" Target="https://dx.doi.org/10.1038/s41558-019-0436-6" TargetMode="External"/><Relationship Id="rId668" Type="http://schemas.openxmlformats.org/officeDocument/2006/relationships/hyperlink" Target="https://dx.doi.org/10.1016/j.dsr2.2017.10.018" TargetMode="External"/><Relationship Id="rId875" Type="http://schemas.openxmlformats.org/officeDocument/2006/relationships/hyperlink" Target="https://dx.doi.org/10.1029/2020jd033862" TargetMode="External"/><Relationship Id="rId1060" Type="http://schemas.openxmlformats.org/officeDocument/2006/relationships/hyperlink" Target="https://dx.doi.org/10.1111/j.1365-2486.2012.02797.x" TargetMode="External"/><Relationship Id="rId1298" Type="http://schemas.openxmlformats.org/officeDocument/2006/relationships/hyperlink" Target="https://dx.doi.org/10.1038/s41467-018-07921-4" TargetMode="External"/><Relationship Id="rId528" Type="http://schemas.openxmlformats.org/officeDocument/2006/relationships/hyperlink" Target="https://dx.doi.org/10.1029/2005gb002556" TargetMode="External"/><Relationship Id="rId735" Type="http://schemas.openxmlformats.org/officeDocument/2006/relationships/hyperlink" Target="https://dx.doi.org/10.1016/j.gloplacha.2017.08.007" TargetMode="External"/><Relationship Id="rId942" Type="http://schemas.openxmlformats.org/officeDocument/2006/relationships/hyperlink" Target="https://dx.doi.org/10.1038/s41467-019-09475-5" TargetMode="External"/><Relationship Id="rId1158" Type="http://schemas.openxmlformats.org/officeDocument/2006/relationships/hyperlink" Target="https://dx.doi.org/10.3390/land8120179" TargetMode="External"/><Relationship Id="rId1018" Type="http://schemas.openxmlformats.org/officeDocument/2006/relationships/hyperlink" Target="https://dx.doi.org/10.1038/s41558-019-0553-2" TargetMode="External"/><Relationship Id="rId1225" Type="http://schemas.openxmlformats.org/officeDocument/2006/relationships/hyperlink" Target="https://dx.doi.org/10.5194/bg-11-6131-2014" TargetMode="External"/><Relationship Id="rId71" Type="http://schemas.openxmlformats.org/officeDocument/2006/relationships/hyperlink" Target="https://dx.doi.org/10.5670/oceanog.2014.16" TargetMode="External"/><Relationship Id="rId802" Type="http://schemas.openxmlformats.org/officeDocument/2006/relationships/hyperlink" Target="https://dx.doi.org/10.1038/s41467-018-07891-7" TargetMode="External"/><Relationship Id="rId29" Type="http://schemas.openxmlformats.org/officeDocument/2006/relationships/hyperlink" Target="https://dx.doi.org/10.1126/science.aal4108" TargetMode="External"/><Relationship Id="rId178" Type="http://schemas.openxmlformats.org/officeDocument/2006/relationships/hyperlink" Target="https://dx.doi.org/10.1038/s41558-017-0003-y" TargetMode="External"/><Relationship Id="rId385" Type="http://schemas.openxmlformats.org/officeDocument/2006/relationships/hyperlink" Target="https://dx.doi.org/10.5194/acp-10-7739-2010" TargetMode="External"/><Relationship Id="rId592" Type="http://schemas.openxmlformats.org/officeDocument/2006/relationships/hyperlink" Target="https://dx.doi.org/10.1038/ngeo1955" TargetMode="External"/><Relationship Id="rId245" Type="http://schemas.openxmlformats.org/officeDocument/2006/relationships/hyperlink" Target="https://dx.doi.org/10.1093/biosci/biw117" TargetMode="External"/><Relationship Id="rId452" Type="http://schemas.openxmlformats.org/officeDocument/2006/relationships/hyperlink" Target="https://dx.doi.org/10.1126/science.aad4273" TargetMode="External"/><Relationship Id="rId897" Type="http://schemas.openxmlformats.org/officeDocument/2006/relationships/hyperlink" Target="https://dx.doi.org/10.1038/nclimate3277" TargetMode="External"/><Relationship Id="rId1082" Type="http://schemas.openxmlformats.org/officeDocument/2006/relationships/hyperlink" Target="https://dx.doi.org/10.1038/s41467-021-21640-3" TargetMode="External"/><Relationship Id="rId105" Type="http://schemas.openxmlformats.org/officeDocument/2006/relationships/hyperlink" Target="https://dx.doi.org/10.1111/gcb.13733" TargetMode="External"/><Relationship Id="rId312" Type="http://schemas.openxmlformats.org/officeDocument/2006/relationships/hyperlink" Target="https://dx.doi.org/10.5194/essd-6-273-2014" TargetMode="External"/><Relationship Id="rId757" Type="http://schemas.openxmlformats.org/officeDocument/2006/relationships/hyperlink" Target="https://dx.doi.org/10.5194/bg-11-57-2014" TargetMode="External"/><Relationship Id="rId964" Type="http://schemas.openxmlformats.org/officeDocument/2006/relationships/hyperlink" Target="https://dx.doi.org/10.1029/2020gl089275" TargetMode="External"/><Relationship Id="rId93" Type="http://schemas.openxmlformats.org/officeDocument/2006/relationships/hyperlink" Target="https://dx.doi.org/10.1029/2011gb004209" TargetMode="External"/><Relationship Id="rId617" Type="http://schemas.openxmlformats.org/officeDocument/2006/relationships/hyperlink" Target="https://dx.doi.org/10.1002/asl.316" TargetMode="External"/><Relationship Id="rId824" Type="http://schemas.openxmlformats.org/officeDocument/2006/relationships/hyperlink" Target="https://dx.doi.org/10.1038/s41558-019-0592-8" TargetMode="External"/><Relationship Id="rId1247" Type="http://schemas.openxmlformats.org/officeDocument/2006/relationships/hyperlink" Target="https://dx.doi.org/10.5194/acp-19-4257-2019" TargetMode="External"/><Relationship Id="rId1107" Type="http://schemas.openxmlformats.org/officeDocument/2006/relationships/hyperlink" Target="https://dx.doi.org/10.1111/gcb.15001" TargetMode="External"/><Relationship Id="rId1314" Type="http://schemas.openxmlformats.org/officeDocument/2006/relationships/hyperlink" Target="https://dx.doi.org/10.1088/1748-9326/8/3/034023" TargetMode="External"/><Relationship Id="rId20" Type="http://schemas.openxmlformats.org/officeDocument/2006/relationships/hyperlink" Target="https://dx.doi.org/10.1111/j.1469-8137.2004.01224.x" TargetMode="External"/><Relationship Id="rId267" Type="http://schemas.openxmlformats.org/officeDocument/2006/relationships/hyperlink" Target="https://dx.doi.org/10.1073/pnas.0906044106" TargetMode="External"/><Relationship Id="rId474" Type="http://schemas.openxmlformats.org/officeDocument/2006/relationships/hyperlink" Target="https://dx.doi.org/10.1016/j.epsl.2005.04.027" TargetMode="External"/><Relationship Id="rId127" Type="http://schemas.openxmlformats.org/officeDocument/2006/relationships/hyperlink" Target="https://dx.doi.org/10.1007/s00382-017-4041-y" TargetMode="External"/><Relationship Id="rId681" Type="http://schemas.openxmlformats.org/officeDocument/2006/relationships/hyperlink" Target="https://dx.doi.org/10.1038/ncomms11076" TargetMode="External"/><Relationship Id="rId779" Type="http://schemas.openxmlformats.org/officeDocument/2006/relationships/hyperlink" Target="https://dx.doi.org/10.1007/s10584-011-0156-z" TargetMode="External"/><Relationship Id="rId986" Type="http://schemas.openxmlformats.org/officeDocument/2006/relationships/hyperlink" Target="https://dx.doi.org/10.1126/science.1097403" TargetMode="External"/><Relationship Id="rId334" Type="http://schemas.openxmlformats.org/officeDocument/2006/relationships/hyperlink" Target="https://dx.doi.org/10.5194/acp-11-8515-2011" TargetMode="External"/><Relationship Id="rId541" Type="http://schemas.openxmlformats.org/officeDocument/2006/relationships/hyperlink" Target="https://dx.doi.org/10.1111/gcb.15277" TargetMode="External"/><Relationship Id="rId639" Type="http://schemas.openxmlformats.org/officeDocument/2006/relationships/hyperlink" Target="https://dx.doi.org/10.1126/science.aab2620" TargetMode="External"/><Relationship Id="rId1171" Type="http://schemas.openxmlformats.org/officeDocument/2006/relationships/hyperlink" Target="https://dx.doi.org/10.1016/j.agee.2008.01.015" TargetMode="External"/><Relationship Id="rId1269" Type="http://schemas.openxmlformats.org/officeDocument/2006/relationships/hyperlink" Target="https://dx.doi.org/10.5194/bg-16-2661-2019" TargetMode="External"/><Relationship Id="rId401" Type="http://schemas.openxmlformats.org/officeDocument/2006/relationships/hyperlink" Target="https://dx.doi.org/10.5194/gmd-10-4405-2017" TargetMode="External"/><Relationship Id="rId846" Type="http://schemas.openxmlformats.org/officeDocument/2006/relationships/hyperlink" Target="https://dx.doi.org/10.1007/s10872-015-0300-x" TargetMode="External"/><Relationship Id="rId1031" Type="http://schemas.openxmlformats.org/officeDocument/2006/relationships/hyperlink" Target="https://dx.doi.org/10.1073/pnas.1315855111" TargetMode="External"/><Relationship Id="rId1129" Type="http://schemas.openxmlformats.org/officeDocument/2006/relationships/hyperlink" Target="https://dx.doi.org/10.1016/j.dsr2.2016.10.004" TargetMode="External"/><Relationship Id="rId706" Type="http://schemas.openxmlformats.org/officeDocument/2006/relationships/hyperlink" Target="https://dx.doi.org/10.1002/2015gl065934" TargetMode="External"/><Relationship Id="rId913" Type="http://schemas.openxmlformats.org/officeDocument/2006/relationships/hyperlink" Target="https://dx.doi.org/10.1029/2000jd900141" TargetMode="External"/><Relationship Id="rId1336" Type="http://schemas.microsoft.com/office/2011/relationships/people" Target="people.xml"/><Relationship Id="rId42" Type="http://schemas.openxmlformats.org/officeDocument/2006/relationships/hyperlink" Target="https://dx.doi.org/10.1038/ngeo905" TargetMode="External"/><Relationship Id="rId191" Type="http://schemas.openxmlformats.org/officeDocument/2006/relationships/hyperlink" Target="https://dx.doi.org/10.1038/ngeo1324" TargetMode="External"/><Relationship Id="rId289" Type="http://schemas.openxmlformats.org/officeDocument/2006/relationships/hyperlink" Target="https://dx.doi.org/10.5194/bg-11-3205-2014" TargetMode="External"/><Relationship Id="rId496" Type="http://schemas.openxmlformats.org/officeDocument/2006/relationships/hyperlink" Target="https://dx.doi.org/10.1038/ngeo1741" TargetMode="External"/><Relationship Id="rId149" Type="http://schemas.openxmlformats.org/officeDocument/2006/relationships/hyperlink" Target="https://dx.doi.org/10.1098/rstb.2013.0122" TargetMode="External"/><Relationship Id="rId356" Type="http://schemas.openxmlformats.org/officeDocument/2006/relationships/hyperlink" Target="https://dx.doi.org/10.1002/gbc.20028" TargetMode="External"/><Relationship Id="rId563" Type="http://schemas.openxmlformats.org/officeDocument/2006/relationships/hyperlink" Target="https://dx.doi.org/10.3846/16486897.2017.1319375" TargetMode="External"/><Relationship Id="rId770" Type="http://schemas.openxmlformats.org/officeDocument/2006/relationships/hyperlink" Target="https://dx.doi.org/10.1038/nature02494" TargetMode="External"/><Relationship Id="rId1193" Type="http://schemas.openxmlformats.org/officeDocument/2006/relationships/hyperlink" Target="https://dx.doi.org/10.1038/nature10176" TargetMode="External"/><Relationship Id="rId216" Type="http://schemas.openxmlformats.org/officeDocument/2006/relationships/hyperlink" Target="https://dx.doi.org/10.1007/s40641-019-00141-y" TargetMode="External"/><Relationship Id="rId423" Type="http://schemas.openxmlformats.org/officeDocument/2006/relationships/hyperlink" Target="https://dx.doi.org/10.1038/s41467-020-15499-z" TargetMode="External"/><Relationship Id="rId868" Type="http://schemas.openxmlformats.org/officeDocument/2006/relationships/hyperlink" Target="https://dx.doi.org/10.5194/tc-12-123-2018" TargetMode="External"/><Relationship Id="rId1053" Type="http://schemas.openxmlformats.org/officeDocument/2006/relationships/hyperlink" Target="https://dx.doi.org/10.1111/nph.16178" TargetMode="External"/><Relationship Id="rId1260" Type="http://schemas.openxmlformats.org/officeDocument/2006/relationships/hyperlink" Target="https://dx.doi.org/10.1088/1748-9326/aa9ec9" TargetMode="External"/><Relationship Id="rId630" Type="http://schemas.openxmlformats.org/officeDocument/2006/relationships/hyperlink" Target="https://dx.doi.org/10.5194/esd-9-507-2018" TargetMode="External"/><Relationship Id="rId728" Type="http://schemas.openxmlformats.org/officeDocument/2006/relationships/hyperlink" Target="https://dx.doi.org/10.1175/jcli-d-16-0205.1" TargetMode="External"/><Relationship Id="rId935" Type="http://schemas.openxmlformats.org/officeDocument/2006/relationships/hyperlink" Target="https://dx.doi.org/10.5194/bg-12-835-2015" TargetMode="External"/><Relationship Id="rId64" Type="http://schemas.openxmlformats.org/officeDocument/2006/relationships/hyperlink" Target="https://dx.doi.org/10.1007/s40641-015-0008-4" TargetMode="External"/><Relationship Id="rId1120" Type="http://schemas.openxmlformats.org/officeDocument/2006/relationships/hyperlink" Target="https://dx.doi.org/10.1098/rsbl.2018.0251" TargetMode="External"/><Relationship Id="rId1218" Type="http://schemas.openxmlformats.org/officeDocument/2006/relationships/hyperlink" Target="https://dx.doi.org/10.5194/acp-14-12967-2014" TargetMode="External"/><Relationship Id="rId280" Type="http://schemas.openxmlformats.org/officeDocument/2006/relationships/hyperlink" Target="https://dx.doi.org/10.1139/cjfr-2014-0146" TargetMode="External"/><Relationship Id="rId140" Type="http://schemas.openxmlformats.org/officeDocument/2006/relationships/hyperlink" Target="https://dx.doi.org/10.5194/bg-15-2161-2018" TargetMode="External"/><Relationship Id="rId378" Type="http://schemas.openxmlformats.org/officeDocument/2006/relationships/hyperlink" Target="https://dx.doi.org/10.1088/1748-9326/ab4f8d" TargetMode="External"/><Relationship Id="rId585" Type="http://schemas.openxmlformats.org/officeDocument/2006/relationships/hyperlink" Target="https://dx.doi.org/10.1038/ncomms9890" TargetMode="External"/><Relationship Id="rId792" Type="http://schemas.openxmlformats.org/officeDocument/2006/relationships/hyperlink" Target="https://dx.doi.org/10.1111/nph.15100" TargetMode="External"/><Relationship Id="rId6" Type="http://schemas.openxmlformats.org/officeDocument/2006/relationships/footnotes" Target="footnotes.xml"/><Relationship Id="rId238" Type="http://schemas.openxmlformats.org/officeDocument/2006/relationships/hyperlink" Target="https://dx.doi.org/10.1038/s41598-020-67154-8" TargetMode="External"/><Relationship Id="rId445" Type="http://schemas.openxmlformats.org/officeDocument/2006/relationships/hyperlink" Target="https://dx.doi.org/10.3389/fmars.2020.571720" TargetMode="External"/><Relationship Id="rId652" Type="http://schemas.openxmlformats.org/officeDocument/2006/relationships/hyperlink" Target="https://dx.doi.org/10.5194/bg-14-5675-2017" TargetMode="External"/><Relationship Id="rId1075" Type="http://schemas.openxmlformats.org/officeDocument/2006/relationships/hyperlink" Target="https://dx.doi.org/10.1029/2019gl085311" TargetMode="External"/><Relationship Id="rId1282" Type="http://schemas.openxmlformats.org/officeDocument/2006/relationships/hyperlink" Target="https://dx.doi.org/10.1002/2016gl071209" TargetMode="External"/><Relationship Id="rId305" Type="http://schemas.openxmlformats.org/officeDocument/2006/relationships/hyperlink" Target="https://dx.doi.org/10.1088/1748-9326/10/4/044017" TargetMode="External"/><Relationship Id="rId512" Type="http://schemas.openxmlformats.org/officeDocument/2006/relationships/hyperlink" Target="https://dx.doi.org/10.1029/2019gb006368" TargetMode="External"/><Relationship Id="rId957" Type="http://schemas.openxmlformats.org/officeDocument/2006/relationships/hyperlink" Target="https://dx.doi.org/10.1073/pnas.1616426114" TargetMode="External"/><Relationship Id="rId1142" Type="http://schemas.openxmlformats.org/officeDocument/2006/relationships/hyperlink" Target="https://dx.doi.org/10.1111/gcb.12813" TargetMode="External"/><Relationship Id="rId86" Type="http://schemas.openxmlformats.org/officeDocument/2006/relationships/hyperlink" Target="https://dx.doi.org/10.1016/j.agrformet.2014.07.014" TargetMode="External"/><Relationship Id="rId817" Type="http://schemas.openxmlformats.org/officeDocument/2006/relationships/hyperlink" Target="https://dx.doi.org/10.1088/1748-9326/6/4/045509" TargetMode="External"/><Relationship Id="rId1002" Type="http://schemas.openxmlformats.org/officeDocument/2006/relationships/hyperlink" Target="https://dx.doi.org/10.1029/2017gb005876" TargetMode="External"/><Relationship Id="rId249" Type="http://schemas.openxmlformats.org/officeDocument/2006/relationships/hyperlink" Target="https://dx.doi.org/10.5194/gmd-12-2091-2019" TargetMode="External"/><Relationship Id="rId456" Type="http://schemas.openxmlformats.org/officeDocument/2006/relationships/hyperlink" Target="https://dx.doi.org/10.1016/j.agrformet.2019.01.017" TargetMode="External"/><Relationship Id="rId663" Type="http://schemas.openxmlformats.org/officeDocument/2006/relationships/hyperlink" Target="https://dx.doi.org/10.1016/j.pocean.2015.01.008" TargetMode="External"/><Relationship Id="rId870" Type="http://schemas.openxmlformats.org/officeDocument/2006/relationships/hyperlink" Target="https://dx.doi.org/10.1038/ngeo1421" TargetMode="External"/><Relationship Id="rId1086" Type="http://schemas.openxmlformats.org/officeDocument/2006/relationships/hyperlink" Target="https://dx.doi.org/10.1016/0045-6535(96)00157-9" TargetMode="External"/><Relationship Id="rId1293" Type="http://schemas.openxmlformats.org/officeDocument/2006/relationships/hyperlink" Target="https://dx.doi.org/10.5194/bg-15-5847-2018" TargetMode="External"/><Relationship Id="rId1307" Type="http://schemas.openxmlformats.org/officeDocument/2006/relationships/hyperlink" Target="https://dx.doi.org/10.1038/ngeo578" TargetMode="External"/><Relationship Id="rId13" Type="http://schemas.openxmlformats.org/officeDocument/2006/relationships/hyperlink" Target="https://dx.doi.org/10.1111/gcb.13069" TargetMode="External"/><Relationship Id="rId109" Type="http://schemas.openxmlformats.org/officeDocument/2006/relationships/hyperlink" Target="https://dx.doi.org/10.1038/s43017-020-0085-3" TargetMode="External"/><Relationship Id="rId316" Type="http://schemas.openxmlformats.org/officeDocument/2006/relationships/hyperlink" Target="https://dx.doi.org/10.1029/2011gb004157" TargetMode="External"/><Relationship Id="rId523" Type="http://schemas.openxmlformats.org/officeDocument/2006/relationships/hyperlink" Target="https://dx.doi.org/10.1016/j.epsl.2008.10.017" TargetMode="External"/><Relationship Id="rId968" Type="http://schemas.openxmlformats.org/officeDocument/2006/relationships/hyperlink" Target="https://dx.doi.org/10.1088/1748-9326/10/7/075003" TargetMode="External"/><Relationship Id="rId1153" Type="http://schemas.openxmlformats.org/officeDocument/2006/relationships/hyperlink" Target="https://dx.doi.org/10.1016/j.ecolind.2019.105838" TargetMode="External"/><Relationship Id="rId97" Type="http://schemas.openxmlformats.org/officeDocument/2006/relationships/hyperlink" Target="https://dx.doi.org/10.1126/science.1187651" TargetMode="External"/><Relationship Id="rId730" Type="http://schemas.openxmlformats.org/officeDocument/2006/relationships/hyperlink" Target="https://dx.doi.org/10.5194/bg-17-2987-2020" TargetMode="External"/><Relationship Id="rId828" Type="http://schemas.openxmlformats.org/officeDocument/2006/relationships/hyperlink" Target="https://dx.doi.org/10.1029/2003gb002110" TargetMode="External"/><Relationship Id="rId1013" Type="http://schemas.openxmlformats.org/officeDocument/2006/relationships/hyperlink" Target="https://dx.doi.org/10.1016/j.quascirev.2009.03.011" TargetMode="External"/><Relationship Id="rId162" Type="http://schemas.openxmlformats.org/officeDocument/2006/relationships/hyperlink" Target="https://dx.doi.org/10.1038/s41467-020-17583-w" TargetMode="External"/><Relationship Id="rId467" Type="http://schemas.openxmlformats.org/officeDocument/2006/relationships/hyperlink" Target="https://dx.doi.org/10.1038/s41586-020-1991-8" TargetMode="External"/><Relationship Id="rId1097" Type="http://schemas.openxmlformats.org/officeDocument/2006/relationships/hyperlink" Target="https://dx.doi.org/10.1038/s41586-020-2784-9" TargetMode="External"/><Relationship Id="rId1220" Type="http://schemas.openxmlformats.org/officeDocument/2006/relationships/hyperlink" Target="https://dx.doi.org/10.5194/acp-19-3981-2019" TargetMode="External"/><Relationship Id="rId1318" Type="http://schemas.openxmlformats.org/officeDocument/2006/relationships/hyperlink" Target="https://dx.doi.org/10.1073/pnas.1618765114" TargetMode="External"/><Relationship Id="rId674" Type="http://schemas.openxmlformats.org/officeDocument/2006/relationships/hyperlink" Target="https://dx.doi.org/10.1146/annurev-marine-121916-063359" TargetMode="External"/><Relationship Id="rId881" Type="http://schemas.openxmlformats.org/officeDocument/2006/relationships/hyperlink" Target="https://dx.doi.org/10.5194/acp-16-14545-2016" TargetMode="External"/><Relationship Id="rId979" Type="http://schemas.openxmlformats.org/officeDocument/2006/relationships/hyperlink" Target="https://dx.doi.org/10.1073/pnas.1524527113" TargetMode="External"/><Relationship Id="rId24" Type="http://schemas.openxmlformats.org/officeDocument/2006/relationships/hyperlink" Target="https://dx.doi.org/10.1126/science.aat0636" TargetMode="External"/><Relationship Id="rId327" Type="http://schemas.openxmlformats.org/officeDocument/2006/relationships/hyperlink" Target="https://dx.doi.org/10.1007/s002270100539" TargetMode="External"/><Relationship Id="rId534" Type="http://schemas.openxmlformats.org/officeDocument/2006/relationships/hyperlink" Target="https://dx.doi.org/10.5194/cp-15-849-2019" TargetMode="External"/><Relationship Id="rId741" Type="http://schemas.openxmlformats.org/officeDocument/2006/relationships/hyperlink" Target="https://dx.doi.org/10.1038/nature13799" TargetMode="External"/><Relationship Id="rId839" Type="http://schemas.openxmlformats.org/officeDocument/2006/relationships/hyperlink" Target="https://dx.doi.org/10.1073/pnas.1006463107" TargetMode="External"/><Relationship Id="rId1164" Type="http://schemas.openxmlformats.org/officeDocument/2006/relationships/hyperlink" Target="https://dx.doi.org/10.1029/2019ef001312" TargetMode="External"/><Relationship Id="rId173" Type="http://schemas.openxmlformats.org/officeDocument/2006/relationships/hyperlink" Target="https://dx.doi.org/10.5670/oceanog.2019.312" TargetMode="External"/><Relationship Id="rId380" Type="http://schemas.openxmlformats.org/officeDocument/2006/relationships/hyperlink" Target="https://dx.doi.org/10.1175/jcli-d-12-00476.1" TargetMode="External"/><Relationship Id="rId601" Type="http://schemas.openxmlformats.org/officeDocument/2006/relationships/hyperlink" Target="https://dx.doi.org/10.1007/s10584-015-1340-3" TargetMode="External"/><Relationship Id="rId1024" Type="http://schemas.openxmlformats.org/officeDocument/2006/relationships/hyperlink" Target="https://dx.doi.org/10.1038/nature14338" TargetMode="External"/><Relationship Id="rId1231" Type="http://schemas.openxmlformats.org/officeDocument/2006/relationships/hyperlink" Target="https://dx.doi.org/10.1073/pnas.1820389116" TargetMode="External"/><Relationship Id="rId240" Type="http://schemas.openxmlformats.org/officeDocument/2006/relationships/hyperlink" Target="https://dx.doi.org/10.1016/j.pecs.2017.01.001" TargetMode="External"/><Relationship Id="rId478" Type="http://schemas.openxmlformats.org/officeDocument/2006/relationships/hyperlink" Target="https://dx.doi.org/10.5194/tc-14-1347-2020" TargetMode="External"/><Relationship Id="rId685" Type="http://schemas.openxmlformats.org/officeDocument/2006/relationships/hyperlink" Target="https://dx.doi.org/10.1073/pnas.1603956113" TargetMode="External"/><Relationship Id="rId892" Type="http://schemas.openxmlformats.org/officeDocument/2006/relationships/hyperlink" Target="https://dx.doi.org/10.1038/nature23316" TargetMode="External"/><Relationship Id="rId906" Type="http://schemas.openxmlformats.org/officeDocument/2006/relationships/hyperlink" Target="https://dx.doi.org/10.1111/gcb.13988" TargetMode="External"/><Relationship Id="rId1329" Type="http://schemas.openxmlformats.org/officeDocument/2006/relationships/header" Target="header1.xml"/><Relationship Id="rId35" Type="http://schemas.openxmlformats.org/officeDocument/2006/relationships/hyperlink" Target="https://dx.doi.org/10.5194/essd-11-1675-2019" TargetMode="External"/><Relationship Id="rId100" Type="http://schemas.openxmlformats.org/officeDocument/2006/relationships/hyperlink" Target="https://dx.doi.org/10.1038/s41558-020-0716-1" TargetMode="External"/><Relationship Id="rId338" Type="http://schemas.openxmlformats.org/officeDocument/2006/relationships/hyperlink" Target="https://dx.doi.org/10.1111/j.1365-2486.2010.02328.x" TargetMode="External"/><Relationship Id="rId545" Type="http://schemas.openxmlformats.org/officeDocument/2006/relationships/hyperlink" Target="https://dx.doi.org/10.1002/2016gb005586" TargetMode="External"/><Relationship Id="rId752" Type="http://schemas.openxmlformats.org/officeDocument/2006/relationships/hyperlink" Target="https://dx.doi.org/10.1098/rsta.2012.0064" TargetMode="External"/><Relationship Id="rId1175" Type="http://schemas.openxmlformats.org/officeDocument/2006/relationships/hyperlink" Target="https://dx.doi.org/10.1038/s41559-017-0431-0" TargetMode="External"/><Relationship Id="rId184" Type="http://schemas.openxmlformats.org/officeDocument/2006/relationships/hyperlink" Target="https://dx.doi.org/10.5194/bg-6-2421-2009" TargetMode="External"/><Relationship Id="rId391" Type="http://schemas.openxmlformats.org/officeDocument/2006/relationships/hyperlink" Target="https://dx.doi.org/10.1175/jcli-d-11-00366.1" TargetMode="External"/><Relationship Id="rId405" Type="http://schemas.openxmlformats.org/officeDocument/2006/relationships/hyperlink" Target="https://dx.doi.org/10.5194/gmd-12-5113-2019" TargetMode="External"/><Relationship Id="rId612" Type="http://schemas.openxmlformats.org/officeDocument/2006/relationships/hyperlink" Target="https://dx.doi.org/10.1073/pnas.1415123112" TargetMode="External"/><Relationship Id="rId1035" Type="http://schemas.openxmlformats.org/officeDocument/2006/relationships/hyperlink" Target="https://dx.doi.org/10.1007/s00382-016-3519-3" TargetMode="External"/><Relationship Id="rId1242" Type="http://schemas.openxmlformats.org/officeDocument/2006/relationships/hyperlink" Target="https://dx.doi.org/10.1111/gcb.13979" TargetMode="External"/><Relationship Id="rId251" Type="http://schemas.openxmlformats.org/officeDocument/2006/relationships/hyperlink" Target="https://dx.doi.org/10.1126/science.1252332" TargetMode="External"/><Relationship Id="rId489" Type="http://schemas.openxmlformats.org/officeDocument/2006/relationships/hyperlink" Target="https://dx.doi.org/10.1111/gcb.13351" TargetMode="External"/><Relationship Id="rId696" Type="http://schemas.openxmlformats.org/officeDocument/2006/relationships/hyperlink" Target="https://dx.doi.org/10.1038/s43247-020-00017-2" TargetMode="External"/><Relationship Id="rId917" Type="http://schemas.openxmlformats.org/officeDocument/2006/relationships/hyperlink" Target="https://dx.doi.org/10.1029/2018jd029008" TargetMode="External"/><Relationship Id="rId1102" Type="http://schemas.openxmlformats.org/officeDocument/2006/relationships/hyperlink" Target="https://dx.doi.org/10.1038/s41561-018-0191-8" TargetMode="External"/><Relationship Id="rId46" Type="http://schemas.openxmlformats.org/officeDocument/2006/relationships/hyperlink" Target="https://dx.doi.org/10.5194/bg-17-4173-2020" TargetMode="External"/><Relationship Id="rId349" Type="http://schemas.openxmlformats.org/officeDocument/2006/relationships/hyperlink" Target="https://dx.doi.org/10.1038/ngeo2248" TargetMode="External"/><Relationship Id="rId556" Type="http://schemas.openxmlformats.org/officeDocument/2006/relationships/hyperlink" Target="https://dx.doi.org/10.1029/2000gb001375" TargetMode="External"/><Relationship Id="rId763" Type="http://schemas.openxmlformats.org/officeDocument/2006/relationships/hyperlink" Target="https://dx.doi.org/10.1111/nph.15027" TargetMode="External"/><Relationship Id="rId1186" Type="http://schemas.openxmlformats.org/officeDocument/2006/relationships/hyperlink" Target="https://dx.doi.org/10.1098/rsta.2017.0082" TargetMode="External"/><Relationship Id="rId111" Type="http://schemas.openxmlformats.org/officeDocument/2006/relationships/hyperlink" Target="https://dx.doi.org/10.1038/nclimate2441" TargetMode="External"/><Relationship Id="rId195" Type="http://schemas.openxmlformats.org/officeDocument/2006/relationships/hyperlink" Target="https://dx.doi.org/10.1038/s41558-018-0263-1" TargetMode="External"/><Relationship Id="rId209" Type="http://schemas.openxmlformats.org/officeDocument/2006/relationships/hyperlink" Target="https://dx.doi.org/10.1029/94jd01951" TargetMode="External"/><Relationship Id="rId416" Type="http://schemas.openxmlformats.org/officeDocument/2006/relationships/hyperlink" Target="https://dx.doi.org/10.1126/science.aau5153" TargetMode="External"/><Relationship Id="rId970" Type="http://schemas.openxmlformats.org/officeDocument/2006/relationships/hyperlink" Target="https://dx.doi.org/10.1038/s41558-018-0091-3" TargetMode="External"/><Relationship Id="rId1046" Type="http://schemas.openxmlformats.org/officeDocument/2006/relationships/hyperlink" Target="https://dx.doi.org/10.1016/j.epsl.2020.116649" TargetMode="External"/><Relationship Id="rId1253" Type="http://schemas.openxmlformats.org/officeDocument/2006/relationships/hyperlink" Target="https://dx.doi.org/10.1088/1748-9326/11/1/015003" TargetMode="External"/><Relationship Id="rId623" Type="http://schemas.openxmlformats.org/officeDocument/2006/relationships/hyperlink" Target="https://dx.doi.org/10.1038/s41598-017-07680-0" TargetMode="External"/><Relationship Id="rId830" Type="http://schemas.openxmlformats.org/officeDocument/2006/relationships/hyperlink" Target="https://dx.doi.org/10.1073/pnas.1807377115" TargetMode="External"/><Relationship Id="rId928" Type="http://schemas.openxmlformats.org/officeDocument/2006/relationships/hyperlink" Target="https://dx.doi.org/10.1029/2019gl085102" TargetMode="External"/><Relationship Id="rId57" Type="http://schemas.openxmlformats.org/officeDocument/2006/relationships/hyperlink" Target="https://dx.doi.org/10.3389/fclim.2019.00007" TargetMode="External"/><Relationship Id="rId262" Type="http://schemas.openxmlformats.org/officeDocument/2006/relationships/hyperlink" Target="https://dx.doi.org/10.1029/93gl03070" TargetMode="External"/><Relationship Id="rId567" Type="http://schemas.openxmlformats.org/officeDocument/2006/relationships/hyperlink" Target="https://dx.doi.org/10.1175/jcli-d-18-0829.1" TargetMode="External"/><Relationship Id="rId1113" Type="http://schemas.openxmlformats.org/officeDocument/2006/relationships/hyperlink" Target="https://dx.doi.org/10.5194/essd-11-421-2019" TargetMode="External"/><Relationship Id="rId1197" Type="http://schemas.openxmlformats.org/officeDocument/2006/relationships/hyperlink" Target="https://dx.doi.org/10.1038/s41467-020-19208-8" TargetMode="External"/><Relationship Id="rId1320" Type="http://schemas.openxmlformats.org/officeDocument/2006/relationships/hyperlink" Target="https://dx.doi.org/10.1073/pnas.1904955116" TargetMode="External"/><Relationship Id="rId122" Type="http://schemas.openxmlformats.org/officeDocument/2006/relationships/hyperlink" Target="https://dx.doi.org/10.1029/2018rg000620" TargetMode="External"/><Relationship Id="rId774" Type="http://schemas.openxmlformats.org/officeDocument/2006/relationships/hyperlink" Target="https://dx.doi.org/10.1111/gcb.13268" TargetMode="External"/><Relationship Id="rId981" Type="http://schemas.openxmlformats.org/officeDocument/2006/relationships/hyperlink" Target="https://dx.doi.org/10.1038/srep32325" TargetMode="External"/><Relationship Id="rId1057" Type="http://schemas.openxmlformats.org/officeDocument/2006/relationships/hyperlink" Target="https://dx.doi.org/10.1038/s41558-019-0412-1" TargetMode="External"/><Relationship Id="rId427" Type="http://schemas.openxmlformats.org/officeDocument/2006/relationships/hyperlink" Target="https://dx.doi.org/10.1175/jcli-d-13-00177.1" TargetMode="External"/><Relationship Id="rId634" Type="http://schemas.openxmlformats.org/officeDocument/2006/relationships/hyperlink" Target="https://dx.doi.org/10.1002/2015gb005359" TargetMode="External"/><Relationship Id="rId841" Type="http://schemas.openxmlformats.org/officeDocument/2006/relationships/hyperlink" Target="https://dx.doi.org/10.1038/s41586-020-2566-4" TargetMode="External"/><Relationship Id="rId1264" Type="http://schemas.openxmlformats.org/officeDocument/2006/relationships/hyperlink" Target="https://dx.doi.org/10.1038/ncomms1053" TargetMode="External"/><Relationship Id="rId273" Type="http://schemas.openxmlformats.org/officeDocument/2006/relationships/hyperlink" Target="https://dx.doi.org/10.1038/s41561-019-0530-4" TargetMode="External"/><Relationship Id="rId480" Type="http://schemas.openxmlformats.org/officeDocument/2006/relationships/hyperlink" Target="https://dx.doi.org/10.1002/2016jd025756" TargetMode="External"/><Relationship Id="rId701" Type="http://schemas.openxmlformats.org/officeDocument/2006/relationships/hyperlink" Target="https://dx.doi.org/10.1088/1748-9326/ab57c5" TargetMode="External"/><Relationship Id="rId939" Type="http://schemas.openxmlformats.org/officeDocument/2006/relationships/hyperlink" Target="https://dx.doi.org/10.1038/nclimate1694" TargetMode="External"/><Relationship Id="rId1124" Type="http://schemas.openxmlformats.org/officeDocument/2006/relationships/hyperlink" Target="https://dx.doi.org/10.5194/bg-12-5853-2015" TargetMode="External"/><Relationship Id="rId1331" Type="http://schemas.openxmlformats.org/officeDocument/2006/relationships/footer" Target="footer1.xml"/><Relationship Id="rId68" Type="http://schemas.openxmlformats.org/officeDocument/2006/relationships/hyperlink" Target="https://dx.doi.org/10.5194/acp-16-195-2016" TargetMode="External"/><Relationship Id="rId133" Type="http://schemas.openxmlformats.org/officeDocument/2006/relationships/hyperlink" Target="https://dx.doi.org/10.5194/bg-16-2543-2019" TargetMode="External"/><Relationship Id="rId340" Type="http://schemas.openxmlformats.org/officeDocument/2006/relationships/hyperlink" Target="https://dx.doi.org/10.1126/science.aal1727" TargetMode="External"/><Relationship Id="rId578" Type="http://schemas.openxmlformats.org/officeDocument/2006/relationships/hyperlink" Target="https://dx.doi.org/10.1016/j.scitotenv.2020.144341" TargetMode="External"/><Relationship Id="rId785" Type="http://schemas.openxmlformats.org/officeDocument/2006/relationships/hyperlink" Target="https://dx.doi.org/10.5194/bg-10-753-2013" TargetMode="External"/><Relationship Id="rId992" Type="http://schemas.openxmlformats.org/officeDocument/2006/relationships/hyperlink" Target="https://dx.doi.org/10.1038/ngeo1523" TargetMode="External"/><Relationship Id="rId200" Type="http://schemas.openxmlformats.org/officeDocument/2006/relationships/hyperlink" Target="https://dx.doi.org/10.3389/fmars.2019.00324" TargetMode="External"/><Relationship Id="rId438" Type="http://schemas.openxmlformats.org/officeDocument/2006/relationships/hyperlink" Target="https://dx.doi.org/10.1002/joc.3711" TargetMode="External"/><Relationship Id="rId645" Type="http://schemas.openxmlformats.org/officeDocument/2006/relationships/hyperlink" Target="https://dx.doi.org/10.1007/s40641-019-00128-9" TargetMode="External"/><Relationship Id="rId852" Type="http://schemas.openxmlformats.org/officeDocument/2006/relationships/hyperlink" Target="https://dx.doi.org/10.5194/essd-12-3653-2020" TargetMode="External"/><Relationship Id="rId1068" Type="http://schemas.openxmlformats.org/officeDocument/2006/relationships/hyperlink" Target="https://dx.doi.org/10.1525/bio.2012.62.10.11" TargetMode="External"/><Relationship Id="rId1275" Type="http://schemas.openxmlformats.org/officeDocument/2006/relationships/hyperlink" Target="https://dx.doi.org/10.1007/s11625-017-0522-5" TargetMode="External"/><Relationship Id="rId284" Type="http://schemas.openxmlformats.org/officeDocument/2006/relationships/hyperlink" Target="https://dx.doi.org/10.1029/2008gb003407" TargetMode="External"/><Relationship Id="rId491" Type="http://schemas.openxmlformats.org/officeDocument/2006/relationships/hyperlink" Target="https://dx.doi.org/10.1038/s41598-019-53044-1" TargetMode="External"/><Relationship Id="rId505" Type="http://schemas.openxmlformats.org/officeDocument/2006/relationships/hyperlink" Target="https://dx.doi.org/10.1787/co2_fuel-2017-en" TargetMode="External"/><Relationship Id="rId712" Type="http://schemas.openxmlformats.org/officeDocument/2006/relationships/hyperlink" Target="https://dx.doi.org/10.1088/1748-9326/ab5c55" TargetMode="External"/><Relationship Id="rId1135" Type="http://schemas.openxmlformats.org/officeDocument/2006/relationships/hyperlink" Target="https://dx.doi.org/10.1029/2019gb006200" TargetMode="External"/><Relationship Id="rId79" Type="http://schemas.openxmlformats.org/officeDocument/2006/relationships/hyperlink" Target="https://dx.doi.org/10.1029/2018gl077881" TargetMode="External"/><Relationship Id="rId144" Type="http://schemas.openxmlformats.org/officeDocument/2006/relationships/hyperlink" Target="https://dx.doi.org/10.5194/bg-14-3051-2017" TargetMode="External"/><Relationship Id="rId589" Type="http://schemas.openxmlformats.org/officeDocument/2006/relationships/hyperlink" Target="https://dx.doi.org/10.1126/sciadv.aaw4981" TargetMode="External"/><Relationship Id="rId796" Type="http://schemas.openxmlformats.org/officeDocument/2006/relationships/hyperlink" Target="https://dx.doi.org/10.1111/gcb.15114" TargetMode="External"/><Relationship Id="rId1202" Type="http://schemas.openxmlformats.org/officeDocument/2006/relationships/hyperlink" Target="https://dx.doi.org/10.1073/pnas.1702902114" TargetMode="External"/><Relationship Id="rId351" Type="http://schemas.openxmlformats.org/officeDocument/2006/relationships/hyperlink" Target="https://dx.doi.org/10.5194/essd-11-1783-2019" TargetMode="External"/><Relationship Id="rId449" Type="http://schemas.openxmlformats.org/officeDocument/2006/relationships/hyperlink" Target="https://dx.doi.org/10.5194/bg-17-3837-2020" TargetMode="External"/><Relationship Id="rId656" Type="http://schemas.openxmlformats.org/officeDocument/2006/relationships/hyperlink" Target="https://dx.doi.org/10.5194/essd-10-2141-2018" TargetMode="External"/><Relationship Id="rId863" Type="http://schemas.openxmlformats.org/officeDocument/2006/relationships/hyperlink" Target="https://dx.doi.org/10.1038/s41467-019-11097-w" TargetMode="External"/><Relationship Id="rId1079" Type="http://schemas.openxmlformats.org/officeDocument/2006/relationships/hyperlink" Target="https://dx.doi.org/10.1073/pnas.1810141115" TargetMode="External"/><Relationship Id="rId1286" Type="http://schemas.openxmlformats.org/officeDocument/2006/relationships/hyperlink" Target="https://dx.doi.org/10.1038/s41558-018-0361-0" TargetMode="External"/><Relationship Id="rId211" Type="http://schemas.openxmlformats.org/officeDocument/2006/relationships/hyperlink" Target="https://dx.doi.org/10.1007/s10533-017-0405-y" TargetMode="External"/><Relationship Id="rId295" Type="http://schemas.openxmlformats.org/officeDocument/2006/relationships/hyperlink" Target="https://dx.doi.org/10.1038/s41558-020-0762-8" TargetMode="External"/><Relationship Id="rId309" Type="http://schemas.openxmlformats.org/officeDocument/2006/relationships/hyperlink" Target="https://dx.doi.org/10.5194/essd-10-1367-2018" TargetMode="External"/><Relationship Id="rId516" Type="http://schemas.openxmlformats.org/officeDocument/2006/relationships/hyperlink" Target="https://dx.doi.org/10.1016/j.polar.2020.100558" TargetMode="External"/><Relationship Id="rId1146" Type="http://schemas.openxmlformats.org/officeDocument/2006/relationships/hyperlink" Target="https://dx.doi.org/10.1002/2016gl071772" TargetMode="External"/><Relationship Id="rId723" Type="http://schemas.openxmlformats.org/officeDocument/2006/relationships/hyperlink" Target="https://dx.doi.org/10.1007/s40641-015-0030-6" TargetMode="External"/><Relationship Id="rId930" Type="http://schemas.openxmlformats.org/officeDocument/2006/relationships/hyperlink" Target="https://dx.doi.org/10.5194/bg-11-3453-2014" TargetMode="External"/><Relationship Id="rId1006" Type="http://schemas.openxmlformats.org/officeDocument/2006/relationships/hyperlink" Target="https://dx.doi.org/10.5194/essd-12-1561-2020" TargetMode="External"/><Relationship Id="rId155" Type="http://schemas.openxmlformats.org/officeDocument/2006/relationships/hyperlink" Target="https://dx.doi.org/10.1038/s41612-019-0086-4" TargetMode="External"/><Relationship Id="rId362" Type="http://schemas.openxmlformats.org/officeDocument/2006/relationships/hyperlink" Target="https://dx.doi.org/10.1038/ngeo1832" TargetMode="External"/><Relationship Id="rId1213" Type="http://schemas.openxmlformats.org/officeDocument/2006/relationships/hyperlink" Target="https://dx.doi.org/10.1038/ngeo2795" TargetMode="External"/><Relationship Id="rId1297" Type="http://schemas.openxmlformats.org/officeDocument/2006/relationships/hyperlink" Target="https://dx.doi.org/10.1016/j.scitotenv.2017.07.082" TargetMode="External"/><Relationship Id="rId222" Type="http://schemas.openxmlformats.org/officeDocument/2006/relationships/hyperlink" Target="https://dx.doi.org/10.1111/nph.12922" TargetMode="External"/><Relationship Id="rId667" Type="http://schemas.openxmlformats.org/officeDocument/2006/relationships/hyperlink" Target="https://dx.doi.org/10.1073/pnas.1720712115" TargetMode="External"/><Relationship Id="rId874" Type="http://schemas.openxmlformats.org/officeDocument/2006/relationships/hyperlink" Target="https://dx.doi.org/10.2151/jmsj.2016-006" TargetMode="External"/><Relationship Id="rId17" Type="http://schemas.openxmlformats.org/officeDocument/2006/relationships/hyperlink" Target="https://dx.doi.org/10.1038/s41558-020-0747-7" TargetMode="External"/><Relationship Id="rId527" Type="http://schemas.openxmlformats.org/officeDocument/2006/relationships/hyperlink" Target="https://dx.doi.org/10.1088/1748-9326/ab9ed2" TargetMode="External"/><Relationship Id="rId734" Type="http://schemas.openxmlformats.org/officeDocument/2006/relationships/hyperlink" Target="https://dx.doi.org/10.1007/s40641-017-0056-z" TargetMode="External"/><Relationship Id="rId941" Type="http://schemas.openxmlformats.org/officeDocument/2006/relationships/hyperlink" Target="https://dx.doi.org/10.1126/science.aas9313" TargetMode="External"/><Relationship Id="rId1157" Type="http://schemas.openxmlformats.org/officeDocument/2006/relationships/hyperlink" Target="https://dx.doi.org/10.1002/2017jd028146" TargetMode="External"/><Relationship Id="rId70" Type="http://schemas.openxmlformats.org/officeDocument/2006/relationships/hyperlink" Target="https://dx.doi.org/10.1126/science.1196808" TargetMode="External"/><Relationship Id="rId166" Type="http://schemas.openxmlformats.org/officeDocument/2006/relationships/hyperlink" Target="https://dx.doi.org/10.5194/cp-14-1819-2018" TargetMode="External"/><Relationship Id="rId373" Type="http://schemas.openxmlformats.org/officeDocument/2006/relationships/hyperlink" Target="https://dx.doi.org/10.1126/science.aaa9092" TargetMode="External"/><Relationship Id="rId580" Type="http://schemas.openxmlformats.org/officeDocument/2006/relationships/hyperlink" Target="https://dx.doi.org/10.1007/978-3-319-60156-4_13" TargetMode="External"/><Relationship Id="rId801" Type="http://schemas.openxmlformats.org/officeDocument/2006/relationships/hyperlink" Target="https://dx.doi.org/10.1038/ngeo3031" TargetMode="External"/><Relationship Id="rId1017" Type="http://schemas.openxmlformats.org/officeDocument/2006/relationships/hyperlink" Target="https://dx.doi.org/10.1111/gcb.12239" TargetMode="External"/><Relationship Id="rId1224" Type="http://schemas.openxmlformats.org/officeDocument/2006/relationships/hyperlink" Target="https://dx.doi.org/10.1146/annurev.marine.010908.163742" TargetMode="External"/><Relationship Id="rId1" Type="http://schemas.openxmlformats.org/officeDocument/2006/relationships/customXml" Target="../customXml/item1.xml"/><Relationship Id="rId233" Type="http://schemas.openxmlformats.org/officeDocument/2006/relationships/hyperlink" Target="https://dx.doi.org/10.1038/nature21048" TargetMode="External"/><Relationship Id="rId440" Type="http://schemas.openxmlformats.org/officeDocument/2006/relationships/hyperlink" Target="https://dx.doi.org/10.1002/rog.20004" TargetMode="External"/><Relationship Id="rId678" Type="http://schemas.openxmlformats.org/officeDocument/2006/relationships/hyperlink" Target="https://dx.doi.org/10.1002/gbc.20092" TargetMode="External"/><Relationship Id="rId885" Type="http://schemas.openxmlformats.org/officeDocument/2006/relationships/hyperlink" Target="https://dx.doi.org/10.1038/nature25493" TargetMode="External"/><Relationship Id="rId1070" Type="http://schemas.openxmlformats.org/officeDocument/2006/relationships/hyperlink" Target="https://dx.doi.org/10.1038/s41559-019-0958-3" TargetMode="External"/><Relationship Id="rId28" Type="http://schemas.openxmlformats.org/officeDocument/2006/relationships/hyperlink" Target="https://dx.doi.org/10.1002/2015rg000483" TargetMode="External"/><Relationship Id="rId300" Type="http://schemas.openxmlformats.org/officeDocument/2006/relationships/hyperlink" Target="https://dx.doi.org/10.1039/c7ee00465f" TargetMode="External"/><Relationship Id="rId538" Type="http://schemas.openxmlformats.org/officeDocument/2006/relationships/hyperlink" Target="https://dx.doi.org/10.1007/s11430-017-9210-0" TargetMode="External"/><Relationship Id="rId745" Type="http://schemas.openxmlformats.org/officeDocument/2006/relationships/hyperlink" Target="https://dx.doi.org/10.1126/science.1246848" TargetMode="External"/><Relationship Id="rId952" Type="http://schemas.openxmlformats.org/officeDocument/2006/relationships/hyperlink" Target="https://dx.doi.org/10.1073/pnas.1522923113" TargetMode="External"/><Relationship Id="rId1168" Type="http://schemas.openxmlformats.org/officeDocument/2006/relationships/hyperlink" Target="https://dx.doi.org/10.1088/1748-9326/abaf1b" TargetMode="External"/><Relationship Id="rId81" Type="http://schemas.openxmlformats.org/officeDocument/2006/relationships/hyperlink" Target="https://dx.doi.org/10.1038/s41467-019-09100-5" TargetMode="External"/><Relationship Id="rId177" Type="http://schemas.openxmlformats.org/officeDocument/2006/relationships/hyperlink" Target="https://dx.doi.org/10.1016/j.marenvres.2007.01.007" TargetMode="External"/><Relationship Id="rId384" Type="http://schemas.openxmlformats.org/officeDocument/2006/relationships/hyperlink" Target="https://dx.doi.org/10.1002/essoar.10502036.2" TargetMode="External"/><Relationship Id="rId591" Type="http://schemas.openxmlformats.org/officeDocument/2006/relationships/hyperlink" Target="https://dx.doi.org/10.1088/1748-9326/9/3/035004" TargetMode="External"/><Relationship Id="rId605" Type="http://schemas.openxmlformats.org/officeDocument/2006/relationships/hyperlink" Target="https://dx.doi.org/10.1038/ncomms6520" TargetMode="External"/><Relationship Id="rId812" Type="http://schemas.openxmlformats.org/officeDocument/2006/relationships/hyperlink" Target="https://dx.doi.org/10.1016/j.pocean.2020.102267" TargetMode="External"/><Relationship Id="rId1028" Type="http://schemas.openxmlformats.org/officeDocument/2006/relationships/hyperlink" Target="https://dx.doi.org/10.1175/jcli-d-13-00452.1" TargetMode="External"/><Relationship Id="rId1235" Type="http://schemas.openxmlformats.org/officeDocument/2006/relationships/hyperlink" Target="https://dx.doi.org/10.1111/gcb.14498" TargetMode="External"/><Relationship Id="rId244" Type="http://schemas.openxmlformats.org/officeDocument/2006/relationships/hyperlink" Target="https://dx.doi.org/10.1038/nature10929" TargetMode="External"/><Relationship Id="rId689" Type="http://schemas.openxmlformats.org/officeDocument/2006/relationships/hyperlink" Target="https://dx.doi.org/10.1029/2019jc015255" TargetMode="External"/><Relationship Id="rId896" Type="http://schemas.openxmlformats.org/officeDocument/2006/relationships/hyperlink" Target="https://dx.doi.org/10.1175/jhm-d-16-0206.1" TargetMode="External"/><Relationship Id="rId1081" Type="http://schemas.openxmlformats.org/officeDocument/2006/relationships/hyperlink" Target="https://dx.doi.org/10.5194/bg-6-515-2009" TargetMode="External"/><Relationship Id="rId1302" Type="http://schemas.openxmlformats.org/officeDocument/2006/relationships/hyperlink" Target="https://dx.doi.org/10.1029/2009gl041345" TargetMode="External"/><Relationship Id="rId39" Type="http://schemas.openxmlformats.org/officeDocument/2006/relationships/hyperlink" Target="https://dx.doi.org/10.1038/s41558-020-0905-y" TargetMode="External"/><Relationship Id="rId451" Type="http://schemas.openxmlformats.org/officeDocument/2006/relationships/hyperlink" Target="https://dx.doi.org/10.5194/acp-20-805-2020" TargetMode="External"/><Relationship Id="rId549" Type="http://schemas.openxmlformats.org/officeDocument/2006/relationships/hyperlink" Target="https://dx.doi.org/10.1002/jgrd.50762" TargetMode="External"/><Relationship Id="rId756" Type="http://schemas.openxmlformats.org/officeDocument/2006/relationships/hyperlink" Target="https://dx.doi.org/10.1038/s43247-020-00064-9" TargetMode="External"/><Relationship Id="rId1179" Type="http://schemas.openxmlformats.org/officeDocument/2006/relationships/hyperlink" Target="https://dx.doi.org/10.1038/s41467-018-06358-z" TargetMode="External"/><Relationship Id="rId104" Type="http://schemas.openxmlformats.org/officeDocument/2006/relationships/hyperlink" Target="https://dx.doi.org/10.1016/j.gloplacha.2018.08.017" TargetMode="External"/><Relationship Id="rId188" Type="http://schemas.openxmlformats.org/officeDocument/2006/relationships/hyperlink" Target="https://dx.doi.org/10.1038/s41893-019-0462-4" TargetMode="External"/><Relationship Id="rId311" Type="http://schemas.openxmlformats.org/officeDocument/2006/relationships/hyperlink" Target="https://dx.doi.org/10.1073/pnas.1605036113" TargetMode="External"/><Relationship Id="rId395" Type="http://schemas.openxmlformats.org/officeDocument/2006/relationships/hyperlink" Target="https://dx.doi.org/10.1038/s41561-017-0054-8" TargetMode="External"/><Relationship Id="rId409" Type="http://schemas.openxmlformats.org/officeDocument/2006/relationships/hyperlink" Target="https://dx.doi.org/10.1098/rstb.2019.0126" TargetMode="External"/><Relationship Id="rId963" Type="http://schemas.openxmlformats.org/officeDocument/2006/relationships/hyperlink" Target="https://dx.doi.org/10.5194/bg-11-4599-2014" TargetMode="External"/><Relationship Id="rId1039" Type="http://schemas.openxmlformats.org/officeDocument/2006/relationships/hyperlink" Target="https://dx.doi.org/10.1038/nature10915" TargetMode="External"/><Relationship Id="rId1246" Type="http://schemas.openxmlformats.org/officeDocument/2006/relationships/hyperlink" Target="https://dx.doi.org/10.2134/agronj2004.1000" TargetMode="External"/><Relationship Id="rId92" Type="http://schemas.openxmlformats.org/officeDocument/2006/relationships/hyperlink" Target="https://dx.doi.org/10.1098/rstb.2017.0301" TargetMode="External"/><Relationship Id="rId616" Type="http://schemas.openxmlformats.org/officeDocument/2006/relationships/hyperlink" Target="https://dx.doi.org/10.5194/bg-14-4829-2017" TargetMode="External"/><Relationship Id="rId823" Type="http://schemas.openxmlformats.org/officeDocument/2006/relationships/hyperlink" Target="https://dx.doi.org/10.17226/25259" TargetMode="External"/><Relationship Id="rId255" Type="http://schemas.openxmlformats.org/officeDocument/2006/relationships/hyperlink" Target="https://dx.doi.org/10.1073/pnas.1900371116" TargetMode="External"/><Relationship Id="rId462" Type="http://schemas.openxmlformats.org/officeDocument/2006/relationships/hyperlink" Target="https://dx.doi.org/10.5194/gmd-9-3655-2016" TargetMode="External"/><Relationship Id="rId1092" Type="http://schemas.openxmlformats.org/officeDocument/2006/relationships/hyperlink" Target="https://dx.doi.org/10.1038/s41561-019-0318-6" TargetMode="External"/><Relationship Id="rId1106" Type="http://schemas.openxmlformats.org/officeDocument/2006/relationships/hyperlink" Target="https://dx.doi.org/10.1016/j.csr.2019.104031" TargetMode="External"/><Relationship Id="rId1313" Type="http://schemas.openxmlformats.org/officeDocument/2006/relationships/hyperlink" Target="https://dx.doi.org/10.1002/2013gl058352" TargetMode="External"/><Relationship Id="rId115" Type="http://schemas.openxmlformats.org/officeDocument/2006/relationships/hyperlink" Target="https://dx.doi.org/10.1038/s41467-020-15722-x" TargetMode="External"/><Relationship Id="rId322" Type="http://schemas.openxmlformats.org/officeDocument/2006/relationships/hyperlink" Target="https://dx.doi.org/10.5194/bg-16-1281-2019" TargetMode="External"/><Relationship Id="rId767" Type="http://schemas.openxmlformats.org/officeDocument/2006/relationships/hyperlink" Target="https://dx.doi.org/10.1029/2019av000149" TargetMode="External"/><Relationship Id="rId974" Type="http://schemas.openxmlformats.org/officeDocument/2006/relationships/hyperlink" Target="https://dx.doi.org/10.1029/2019gb006239" TargetMode="External"/><Relationship Id="rId199" Type="http://schemas.openxmlformats.org/officeDocument/2006/relationships/hyperlink" Target="https://dx.doi.org/10.1073/pnas.1701090114" TargetMode="External"/><Relationship Id="rId627" Type="http://schemas.openxmlformats.org/officeDocument/2006/relationships/hyperlink" Target="https://dx.doi.org/10.1002/2017gb005799" TargetMode="External"/><Relationship Id="rId834" Type="http://schemas.openxmlformats.org/officeDocument/2006/relationships/hyperlink" Target="https://dx.doi.org/10.1002/2016gb005406" TargetMode="External"/><Relationship Id="rId1257" Type="http://schemas.openxmlformats.org/officeDocument/2006/relationships/hyperlink" Target="https://dx.doi.org/10.1111/gcb.13325" TargetMode="External"/><Relationship Id="rId266" Type="http://schemas.openxmlformats.org/officeDocument/2006/relationships/hyperlink" Target="https://dx.doi.org/10.1038/s41467-017-01648-4" TargetMode="External"/><Relationship Id="rId473" Type="http://schemas.openxmlformats.org/officeDocument/2006/relationships/hyperlink" Target="https://dx.doi.org/10.1126/science.aba8232" TargetMode="External"/><Relationship Id="rId680" Type="http://schemas.openxmlformats.org/officeDocument/2006/relationships/hyperlink" Target="https://dx.doi.org/10.1002/2017gl075370" TargetMode="External"/><Relationship Id="rId901" Type="http://schemas.openxmlformats.org/officeDocument/2006/relationships/hyperlink" Target="https://dx.doi.org/10.1002/2013jd020566" TargetMode="External"/><Relationship Id="rId1117" Type="http://schemas.openxmlformats.org/officeDocument/2006/relationships/hyperlink" Target="https://dx.doi.org/10.1088/1748-9326/10/12/125018" TargetMode="External"/><Relationship Id="rId1324" Type="http://schemas.openxmlformats.org/officeDocument/2006/relationships/hyperlink" Target="https://dx.doi.org/10.1088/1748-9326/11/5/055006" TargetMode="External"/><Relationship Id="rId30" Type="http://schemas.openxmlformats.org/officeDocument/2006/relationships/hyperlink" Target="https://dx.doi.org/10.1073/pnas.1521479112" TargetMode="External"/><Relationship Id="rId126" Type="http://schemas.openxmlformats.org/officeDocument/2006/relationships/hyperlink" Target="https://dx.doi.org/10.1038/s41586-020-2573-5" TargetMode="External"/><Relationship Id="rId333" Type="http://schemas.openxmlformats.org/officeDocument/2006/relationships/hyperlink" Target="https://dx.doi.org/10.1038/s41561-019-0404-9" TargetMode="External"/><Relationship Id="rId540" Type="http://schemas.openxmlformats.org/officeDocument/2006/relationships/hyperlink" Target="https://dx.doi.org/10.1111/nph.17233" TargetMode="External"/><Relationship Id="rId778" Type="http://schemas.openxmlformats.org/officeDocument/2006/relationships/hyperlink" Target="https://dx.doi.org/10.1038/nature08017" TargetMode="External"/><Relationship Id="rId985" Type="http://schemas.openxmlformats.org/officeDocument/2006/relationships/hyperlink" Target="https://dx.doi.org/10.1002/2016rg000534" TargetMode="External"/><Relationship Id="rId1170" Type="http://schemas.openxmlformats.org/officeDocument/2006/relationships/hyperlink" Target="https://dx.doi.org/10.1175/jcli-d-16-0725.1" TargetMode="External"/><Relationship Id="rId638" Type="http://schemas.openxmlformats.org/officeDocument/2006/relationships/hyperlink" Target="https://dx.doi.org/10.1038/s41558-017-0057-x" TargetMode="External"/><Relationship Id="rId845" Type="http://schemas.openxmlformats.org/officeDocument/2006/relationships/hyperlink" Target="https://dx.doi.org/10.1038/nclimate3191" TargetMode="External"/><Relationship Id="rId1030" Type="http://schemas.openxmlformats.org/officeDocument/2006/relationships/hyperlink" Target="https://dx.doi.org/10.1088/1748-9326/aabcd7" TargetMode="External"/><Relationship Id="rId1268" Type="http://schemas.openxmlformats.org/officeDocument/2006/relationships/hyperlink" Target="https://dx.doi.org/10.1016/j.soilbio.2017.12.017" TargetMode="External"/><Relationship Id="rId277" Type="http://schemas.openxmlformats.org/officeDocument/2006/relationships/hyperlink" Target="https://dx.doi.org/10.1016/j.ecss.2010.06.013" TargetMode="External"/><Relationship Id="rId400" Type="http://schemas.openxmlformats.org/officeDocument/2006/relationships/hyperlink" Target="https://dx.doi.org/10.1038/s41558-018-0283-x" TargetMode="External"/><Relationship Id="rId484" Type="http://schemas.openxmlformats.org/officeDocument/2006/relationships/hyperlink" Target="https://dx.doi.org/10.1038/s41477-018-0356-x" TargetMode="External"/><Relationship Id="rId705" Type="http://schemas.openxmlformats.org/officeDocument/2006/relationships/hyperlink" Target="https://dx.doi.org/10.1177/0959683614538073" TargetMode="External"/><Relationship Id="rId1128" Type="http://schemas.openxmlformats.org/officeDocument/2006/relationships/hyperlink" Target="https://dx.doi.org/10.1088/1748-9326/aa6f97" TargetMode="External"/><Relationship Id="rId1335" Type="http://schemas.openxmlformats.org/officeDocument/2006/relationships/fontTable" Target="fontTable.xml"/><Relationship Id="rId137" Type="http://schemas.openxmlformats.org/officeDocument/2006/relationships/hyperlink" Target="https://dx.doi.org/10.5194/cp-12-2271-2016" TargetMode="External"/><Relationship Id="rId344" Type="http://schemas.openxmlformats.org/officeDocument/2006/relationships/hyperlink" Target="https://dx.doi.org/10.1002/2014jc010320" TargetMode="External"/><Relationship Id="rId691" Type="http://schemas.openxmlformats.org/officeDocument/2006/relationships/hyperlink" Target="https://dx.doi.org/10.1016/j.oneear.2020.01.001" TargetMode="External"/><Relationship Id="rId789" Type="http://schemas.openxmlformats.org/officeDocument/2006/relationships/hyperlink" Target="https://dx.doi.org/10.5194/gmd-13-4183-2020" TargetMode="External"/><Relationship Id="rId912" Type="http://schemas.openxmlformats.org/officeDocument/2006/relationships/hyperlink" Target="https://dx.doi.org/10.1002/2015jd023267" TargetMode="External"/><Relationship Id="rId996" Type="http://schemas.openxmlformats.org/officeDocument/2006/relationships/hyperlink" Target="https://dx.doi.org/10.1073/pnas.1706103114" TargetMode="External"/><Relationship Id="rId41" Type="http://schemas.openxmlformats.org/officeDocument/2006/relationships/hyperlink" Target="https://dx.doi.org/10.1038/ngeo2731" TargetMode="External"/><Relationship Id="rId551" Type="http://schemas.openxmlformats.org/officeDocument/2006/relationships/hyperlink" Target="https://dx.doi.org/10.1175/jcli-d-12-00554.1" TargetMode="External"/><Relationship Id="rId649" Type="http://schemas.openxmlformats.org/officeDocument/2006/relationships/hyperlink" Target="https://dx.doi.org/10.1126/science.aba0690" TargetMode="External"/><Relationship Id="rId856" Type="http://schemas.openxmlformats.org/officeDocument/2006/relationships/hyperlink" Target="https://dx.doi.org/10.1038/s41561-019-0421-8" TargetMode="External"/><Relationship Id="rId1181" Type="http://schemas.openxmlformats.org/officeDocument/2006/relationships/hyperlink" Target="https://dx.doi.org/10.1038/s41561-019-0526-0" TargetMode="External"/><Relationship Id="rId1279" Type="http://schemas.openxmlformats.org/officeDocument/2006/relationships/hyperlink" Target="https://dx.doi.org/10.1016/j.atmosenv.2018.12.003" TargetMode="External"/><Relationship Id="rId190" Type="http://schemas.openxmlformats.org/officeDocument/2006/relationships/hyperlink" Target="https://dx.doi.org/10.1038/nature03972" TargetMode="External"/><Relationship Id="rId204" Type="http://schemas.openxmlformats.org/officeDocument/2006/relationships/hyperlink" Target="https://dx.doi.org/10.1017/cbo9781107415324.024" TargetMode="External"/><Relationship Id="rId288" Type="http://schemas.openxmlformats.org/officeDocument/2006/relationships/hyperlink" Target="https://dx.doi.org/10.1038/ngeo803" TargetMode="External"/><Relationship Id="rId411" Type="http://schemas.openxmlformats.org/officeDocument/2006/relationships/hyperlink" Target="https://dx.doi.org/10.1111/nph.16485" TargetMode="External"/><Relationship Id="rId509" Type="http://schemas.openxmlformats.org/officeDocument/2006/relationships/hyperlink" Target="https://dx.doi.org/10.1111/eva.12902" TargetMode="External"/><Relationship Id="rId1041" Type="http://schemas.openxmlformats.org/officeDocument/2006/relationships/hyperlink" Target="https://dx.doi.org/10.4067/s0718-95162016005000022" TargetMode="External"/><Relationship Id="rId1139" Type="http://schemas.openxmlformats.org/officeDocument/2006/relationships/hyperlink" Target="https://dx.doi.org/10.1038/ncomms14065" TargetMode="External"/><Relationship Id="rId495" Type="http://schemas.openxmlformats.org/officeDocument/2006/relationships/hyperlink" Target="https://dx.doi.org/10.1016/j.epsl.2013.02.017" TargetMode="External"/><Relationship Id="rId716" Type="http://schemas.openxmlformats.org/officeDocument/2006/relationships/hyperlink" Target="https://dx.doi.org/10.1186/1750-0680-1-6" TargetMode="External"/><Relationship Id="rId923" Type="http://schemas.openxmlformats.org/officeDocument/2006/relationships/hyperlink" Target="https://dx.doi.org/10.1016/j.ecss.2016.08.032" TargetMode="External"/><Relationship Id="rId52" Type="http://schemas.openxmlformats.org/officeDocument/2006/relationships/hyperlink" Target="https://dx.doi.org/10.1038/s41467-020-20781-1" TargetMode="External"/><Relationship Id="rId148" Type="http://schemas.openxmlformats.org/officeDocument/2006/relationships/hyperlink" Target="https://dx.doi.org/10.1029/2019gb006176" TargetMode="External"/><Relationship Id="rId355" Type="http://schemas.openxmlformats.org/officeDocument/2006/relationships/hyperlink" Target="https://dx.doi.org/10.1038/s41467-018-03163-6" TargetMode="External"/><Relationship Id="rId562" Type="http://schemas.openxmlformats.org/officeDocument/2006/relationships/hyperlink" Target="https://dx.doi.org/10.3389/ffgc.2020.562044" TargetMode="External"/><Relationship Id="rId1192" Type="http://schemas.openxmlformats.org/officeDocument/2006/relationships/hyperlink" Target="https://dx.doi.org/10.5194/essd-9-697-2017" TargetMode="External"/><Relationship Id="rId1206" Type="http://schemas.openxmlformats.org/officeDocument/2006/relationships/hyperlink" Target="https://dx.doi.org/10.1098/rstb.2013.0121" TargetMode="External"/><Relationship Id="rId215" Type="http://schemas.openxmlformats.org/officeDocument/2006/relationships/hyperlink" Target="https://dx.doi.org/10.1002/qj.2297" TargetMode="External"/><Relationship Id="rId422" Type="http://schemas.openxmlformats.org/officeDocument/2006/relationships/hyperlink" Target="https://dx.doi.org/10.5194/gmd-11-121-2018" TargetMode="External"/><Relationship Id="rId867" Type="http://schemas.openxmlformats.org/officeDocument/2006/relationships/hyperlink" Target="https://dx.doi.org/10.1038/nature24639" TargetMode="External"/><Relationship Id="rId1052" Type="http://schemas.openxmlformats.org/officeDocument/2006/relationships/hyperlink" Target="https://dx.doi.org/10.5194/bg-12-653-2015" TargetMode="External"/><Relationship Id="rId299" Type="http://schemas.openxmlformats.org/officeDocument/2006/relationships/hyperlink" Target="https://dx.doi.org/10.1038/s41598-020-71169-6" TargetMode="External"/><Relationship Id="rId727" Type="http://schemas.openxmlformats.org/officeDocument/2006/relationships/hyperlink" Target="https://dx.doi.org/10.5194/bg-13-2123-2016" TargetMode="External"/><Relationship Id="rId934" Type="http://schemas.openxmlformats.org/officeDocument/2006/relationships/hyperlink" Target="https://dx.doi.org/10.1038/43639b" TargetMode="External"/><Relationship Id="rId63" Type="http://schemas.openxmlformats.org/officeDocument/2006/relationships/hyperlink" Target="https://dx.doi.org/10.5194/essd-8-383-2016" TargetMode="External"/><Relationship Id="rId159" Type="http://schemas.openxmlformats.org/officeDocument/2006/relationships/hyperlink" Target="https://dx.doi.org/10.3390/agriculture10050156" TargetMode="External"/><Relationship Id="rId366" Type="http://schemas.openxmlformats.org/officeDocument/2006/relationships/hyperlink" Target="https://dx.doi.org/10.5194/esd-8-235-2017" TargetMode="External"/><Relationship Id="rId573" Type="http://schemas.openxmlformats.org/officeDocument/2006/relationships/hyperlink" Target="https://dx.doi.org/10.1111/j.2153-3490.1960.tb01300.x" TargetMode="External"/><Relationship Id="rId780" Type="http://schemas.openxmlformats.org/officeDocument/2006/relationships/hyperlink" Target="https://dx.doi.org/10.5194/gmd-10-2057-2017" TargetMode="External"/><Relationship Id="rId1217" Type="http://schemas.openxmlformats.org/officeDocument/2006/relationships/hyperlink" Target="https://dx.doi.org/10.1007/s42773-019-00011-8" TargetMode="External"/><Relationship Id="rId226" Type="http://schemas.openxmlformats.org/officeDocument/2006/relationships/hyperlink" Target="https://dx.doi.org/10.1016/j.dsr2.2018.05.020" TargetMode="External"/><Relationship Id="rId433" Type="http://schemas.openxmlformats.org/officeDocument/2006/relationships/hyperlink" Target="https://dx.doi.org/10.5670/oceanog.2009.109" TargetMode="External"/><Relationship Id="rId878" Type="http://schemas.openxmlformats.org/officeDocument/2006/relationships/hyperlink" Target="https://dx.doi.org/10.1134/s1995425515040125" TargetMode="External"/><Relationship Id="rId1063" Type="http://schemas.openxmlformats.org/officeDocument/2006/relationships/hyperlink" Target="https://dx.doi.org/10.1111/gcb.13178" TargetMode="External"/><Relationship Id="rId1270" Type="http://schemas.openxmlformats.org/officeDocument/2006/relationships/hyperlink" Target="https://dx.doi.org/10.5194/acp-16-1479-2016" TargetMode="External"/><Relationship Id="rId640" Type="http://schemas.openxmlformats.org/officeDocument/2006/relationships/hyperlink" Target="https://dx.doi.org/10.1002/2014gb004832" TargetMode="External"/><Relationship Id="rId738" Type="http://schemas.openxmlformats.org/officeDocument/2006/relationships/hyperlink" Target="https://dx.doi.org/10.3402/tellusb.v64i0.18429" TargetMode="External"/><Relationship Id="rId945" Type="http://schemas.openxmlformats.org/officeDocument/2006/relationships/hyperlink" Target="https://dx.doi.org/10.1038/s41561-018-0151-3" TargetMode="External"/><Relationship Id="rId74" Type="http://schemas.openxmlformats.org/officeDocument/2006/relationships/hyperlink" Target="https://dx.doi.org/10.1175/jcli-d-19-0449.1" TargetMode="External"/><Relationship Id="rId377" Type="http://schemas.openxmlformats.org/officeDocument/2006/relationships/hyperlink" Target="https://dx.doi.org/10.5194/acp-15-2595-2015" TargetMode="External"/><Relationship Id="rId500" Type="http://schemas.openxmlformats.org/officeDocument/2006/relationships/hyperlink" Target="https://dx.doi.org/10.1038/s41558-018-0317-4" TargetMode="External"/><Relationship Id="rId584" Type="http://schemas.openxmlformats.org/officeDocument/2006/relationships/hyperlink" Target="https://dx.doi.org/10.1111/nph.13715" TargetMode="External"/><Relationship Id="rId805" Type="http://schemas.openxmlformats.org/officeDocument/2006/relationships/hyperlink" Target="https://dx.doi.org/10.1029/93jd00223" TargetMode="External"/><Relationship Id="rId1130" Type="http://schemas.openxmlformats.org/officeDocument/2006/relationships/hyperlink" Target="https://dx.doi.org/10.1029/2010gl045934" TargetMode="External"/><Relationship Id="rId1228" Type="http://schemas.openxmlformats.org/officeDocument/2006/relationships/hyperlink" Target="https://dx.doi.org/10.1007/s10872-017-0431-3" TargetMode="External"/><Relationship Id="rId5" Type="http://schemas.openxmlformats.org/officeDocument/2006/relationships/webSettings" Target="webSettings.xml"/><Relationship Id="rId237" Type="http://schemas.openxmlformats.org/officeDocument/2006/relationships/hyperlink" Target="https://dx.doi.org/10.1111/nph.12847" TargetMode="External"/><Relationship Id="rId791" Type="http://schemas.openxmlformats.org/officeDocument/2006/relationships/hyperlink" Target="https://dx.doi.org/10.1038/nature07949" TargetMode="External"/><Relationship Id="rId889" Type="http://schemas.openxmlformats.org/officeDocument/2006/relationships/hyperlink" Target="https://dx.doi.org/10.1073/pnas.0708986104" TargetMode="External"/><Relationship Id="rId1074" Type="http://schemas.openxmlformats.org/officeDocument/2006/relationships/hyperlink" Target="https://dx.doi.org/10.1088/1748-9326/ab6d7b" TargetMode="External"/><Relationship Id="rId444" Type="http://schemas.openxmlformats.org/officeDocument/2006/relationships/hyperlink" Target="https://dx.doi.org/10.1002/2015gb005140" TargetMode="External"/><Relationship Id="rId651" Type="http://schemas.openxmlformats.org/officeDocument/2006/relationships/hyperlink" Target="https://dx.doi.org/10.1002/2016gl071881" TargetMode="External"/><Relationship Id="rId749" Type="http://schemas.openxmlformats.org/officeDocument/2006/relationships/hyperlink" Target="https://dx.doi.org/10.1038/nclimate2729" TargetMode="External"/><Relationship Id="rId1281" Type="http://schemas.openxmlformats.org/officeDocument/2006/relationships/hyperlink" Target="https://dx.doi.org/10.1088/1748-9326/abacf7" TargetMode="External"/><Relationship Id="rId290" Type="http://schemas.openxmlformats.org/officeDocument/2006/relationships/hyperlink" Target="https://dx.doi.org/10.1134/s1028334x14120034" TargetMode="External"/><Relationship Id="rId304" Type="http://schemas.openxmlformats.org/officeDocument/2006/relationships/hyperlink" Target="https://dx.doi.org/10.1126/sciadv.aat1869" TargetMode="External"/><Relationship Id="rId388" Type="http://schemas.openxmlformats.org/officeDocument/2006/relationships/hyperlink" Target="https://dx.doi.org/10.5194/gmd-10-2009-2017" TargetMode="External"/><Relationship Id="rId511" Type="http://schemas.openxmlformats.org/officeDocument/2006/relationships/hyperlink" Target="https://dx.doi.org/10.1029/2010jc006831" TargetMode="External"/><Relationship Id="rId609" Type="http://schemas.openxmlformats.org/officeDocument/2006/relationships/hyperlink" Target="https://dx.doi.org/10.19189/map.2015.omb.202" TargetMode="External"/><Relationship Id="rId956" Type="http://schemas.openxmlformats.org/officeDocument/2006/relationships/hyperlink" Target="https://dx.doi.org/10.1029/2008gl036037" TargetMode="External"/><Relationship Id="rId1141" Type="http://schemas.openxmlformats.org/officeDocument/2006/relationships/hyperlink" Target="https://dx.doi.org/10.1175/jcli-d-17-0134.1" TargetMode="External"/><Relationship Id="rId1239" Type="http://schemas.openxmlformats.org/officeDocument/2006/relationships/hyperlink" Target="https://dx.doi.org/10.1016/j.pocean.2007.08.007" TargetMode="External"/><Relationship Id="rId85" Type="http://schemas.openxmlformats.org/officeDocument/2006/relationships/hyperlink" Target="https://dx.doi.org/10.1038/s41477-018-0108-y" TargetMode="External"/><Relationship Id="rId150" Type="http://schemas.openxmlformats.org/officeDocument/2006/relationships/hyperlink" Target="https://dx.doi.org/10.1029/2009gl040999" TargetMode="External"/><Relationship Id="rId595" Type="http://schemas.openxmlformats.org/officeDocument/2006/relationships/hyperlink" Target="https://dx.doi.org/10.1007/s10533-007-9103-5" TargetMode="External"/><Relationship Id="rId816" Type="http://schemas.openxmlformats.org/officeDocument/2006/relationships/hyperlink" Target="https://dx.doi.org/10.1111/gcb.12923" TargetMode="External"/><Relationship Id="rId1001" Type="http://schemas.openxmlformats.org/officeDocument/2006/relationships/hyperlink" Target="https://dx.doi.org/10.1002/2014gb005065" TargetMode="External"/><Relationship Id="rId248" Type="http://schemas.openxmlformats.org/officeDocument/2006/relationships/hyperlink" Target="https://dx.doi.org/10.1134/s1028334x19090010" TargetMode="External"/><Relationship Id="rId455" Type="http://schemas.openxmlformats.org/officeDocument/2006/relationships/hyperlink" Target="https://dx.doi.org/10.1029/2011gl049513" TargetMode="External"/><Relationship Id="rId662" Type="http://schemas.openxmlformats.org/officeDocument/2006/relationships/hyperlink" Target="https://dx.doi.org/10.1016/j.ijggc.2010.07.001" TargetMode="External"/><Relationship Id="rId1085" Type="http://schemas.openxmlformats.org/officeDocument/2006/relationships/hyperlink" Target="https://dx.doi.org/10.1088/1748-9326/aaa512" TargetMode="External"/><Relationship Id="rId1292" Type="http://schemas.openxmlformats.org/officeDocument/2006/relationships/hyperlink" Target="https://dx.doi.org/10.1186/s40645-020-00366-8" TargetMode="External"/><Relationship Id="rId1306" Type="http://schemas.openxmlformats.org/officeDocument/2006/relationships/hyperlink" Target="https://dx.doi.org/10.1007/978-1-4020-4411-3_30" TargetMode="External"/><Relationship Id="rId12" Type="http://schemas.openxmlformats.org/officeDocument/2006/relationships/hyperlink" Target="https://dx.doi.org/10.1029/2018gl080959" TargetMode="External"/><Relationship Id="rId108" Type="http://schemas.openxmlformats.org/officeDocument/2006/relationships/hyperlink" Target="https://dx.doi.org/10.1038/s41559-016-0058" TargetMode="External"/><Relationship Id="rId315" Type="http://schemas.openxmlformats.org/officeDocument/2006/relationships/hyperlink" Target="https://dx.doi.org/10.1016/j.ecss.2010.05.004" TargetMode="External"/><Relationship Id="rId522" Type="http://schemas.openxmlformats.org/officeDocument/2006/relationships/hyperlink" Target="https://dx.doi.org/10.1038/nature16514" TargetMode="External"/><Relationship Id="rId967" Type="http://schemas.openxmlformats.org/officeDocument/2006/relationships/hyperlink" Target="https://dx.doi.org/10.1038/s41586-019-1368-z" TargetMode="External"/><Relationship Id="rId1152" Type="http://schemas.openxmlformats.org/officeDocument/2006/relationships/hyperlink" Target="https://dx.doi.org/10.1038/s41586-020-2780-0" TargetMode="External"/><Relationship Id="rId96" Type="http://schemas.openxmlformats.org/officeDocument/2006/relationships/hyperlink" Target="https://dx.doi.org/10.1093/treephys/tpq036" TargetMode="External"/><Relationship Id="rId161" Type="http://schemas.openxmlformats.org/officeDocument/2006/relationships/hyperlink" Target="https://dx.doi.org/10.1088/1748-9326/9/2/024012" TargetMode="External"/><Relationship Id="rId399" Type="http://schemas.openxmlformats.org/officeDocument/2006/relationships/hyperlink" Target="https://dx.doi.org/10.1029/2002gl015911" TargetMode="External"/><Relationship Id="rId827" Type="http://schemas.openxmlformats.org/officeDocument/2006/relationships/hyperlink" Target="https://dx.doi.org/10.1126/science.aay8178" TargetMode="External"/><Relationship Id="rId1012" Type="http://schemas.openxmlformats.org/officeDocument/2006/relationships/hyperlink" Target="https://dx.doi.org/10.1073/pnas.1219844110" TargetMode="External"/><Relationship Id="rId259" Type="http://schemas.openxmlformats.org/officeDocument/2006/relationships/hyperlink" Target="https://dx.doi.org/10.1016/j.jmarsys.2014.08.001" TargetMode="External"/><Relationship Id="rId466" Type="http://schemas.openxmlformats.org/officeDocument/2006/relationships/hyperlink" Target="https://dx.doi.org/10.1126/science.1210657" TargetMode="External"/><Relationship Id="rId673" Type="http://schemas.openxmlformats.org/officeDocument/2006/relationships/hyperlink" Target="https://dx.doi.org/10.1111/j.1600-0889.2009.00446.x" TargetMode="External"/><Relationship Id="rId880" Type="http://schemas.openxmlformats.org/officeDocument/2006/relationships/hyperlink" Target="https://dx.doi.org/10.1126/science.1113692" TargetMode="External"/><Relationship Id="rId1096" Type="http://schemas.openxmlformats.org/officeDocument/2006/relationships/hyperlink" Target="https://dx.doi.org/10.1126/science.1153847" TargetMode="External"/><Relationship Id="rId1317" Type="http://schemas.openxmlformats.org/officeDocument/2006/relationships/hyperlink" Target="https://dx.doi.org/10.1098/rsta.2013.0096" TargetMode="External"/><Relationship Id="rId23" Type="http://schemas.openxmlformats.org/officeDocument/2006/relationships/hyperlink" Target="https://dx.doi.org/10.1890/es15-00203.1" TargetMode="External"/><Relationship Id="rId119" Type="http://schemas.openxmlformats.org/officeDocument/2006/relationships/hyperlink" Target="https://dx.doi.org/10.1126/sciadv.aay1632" TargetMode="External"/><Relationship Id="rId326" Type="http://schemas.openxmlformats.org/officeDocument/2006/relationships/hyperlink" Target="https://dx.doi.org/10.1073/pnas.1524888113" TargetMode="External"/><Relationship Id="rId533" Type="http://schemas.openxmlformats.org/officeDocument/2006/relationships/hyperlink" Target="https://dx.doi.org/10.1111/nph.15995" TargetMode="External"/><Relationship Id="rId978" Type="http://schemas.openxmlformats.org/officeDocument/2006/relationships/hyperlink" Target="https://dx.doi.org/10.1016/j.epsl.2012.02.019" TargetMode="External"/><Relationship Id="rId1163" Type="http://schemas.openxmlformats.org/officeDocument/2006/relationships/hyperlink" Target="https://dx.doi.org/10.1038/s41558-018-0118-9" TargetMode="External"/><Relationship Id="rId740" Type="http://schemas.openxmlformats.org/officeDocument/2006/relationships/hyperlink" Target="https://dx.doi.org/10.1038/nclimate3056" TargetMode="External"/><Relationship Id="rId838" Type="http://schemas.openxmlformats.org/officeDocument/2006/relationships/hyperlink" Target="https://dx.doi.org/10.1146/annurev-ecolsys-102209-144647" TargetMode="External"/><Relationship Id="rId1023" Type="http://schemas.openxmlformats.org/officeDocument/2006/relationships/hyperlink" Target="https://dx.doi.org/10.5194/bg-12-3469-2015" TargetMode="External"/><Relationship Id="rId172" Type="http://schemas.openxmlformats.org/officeDocument/2006/relationships/hyperlink" Target="https://dx.doi.org/10.1016/j.agee.2013.10.009" TargetMode="External"/><Relationship Id="rId477" Type="http://schemas.openxmlformats.org/officeDocument/2006/relationships/hyperlink" Target="https://dx.doi.org/10.1038/ncomms14383" TargetMode="External"/><Relationship Id="rId600" Type="http://schemas.openxmlformats.org/officeDocument/2006/relationships/hyperlink" Target="https://dx.doi.org/10.1111/nph.14288" TargetMode="External"/><Relationship Id="rId684" Type="http://schemas.openxmlformats.org/officeDocument/2006/relationships/hyperlink" Target="https://dx.doi.org/10.1126/sciadv.abb3807" TargetMode="External"/><Relationship Id="rId1230" Type="http://schemas.openxmlformats.org/officeDocument/2006/relationships/hyperlink" Target="https://dx.doi.org/10.1002/2014jg002795.received" TargetMode="External"/><Relationship Id="rId1328" Type="http://schemas.openxmlformats.org/officeDocument/2006/relationships/hyperlink" Target="https://dx.doi.org/10.1029/2019gl083469" TargetMode="External"/><Relationship Id="rId337" Type="http://schemas.openxmlformats.org/officeDocument/2006/relationships/hyperlink" Target="https://dx.doi.org/10.1088/2515-7620/ab25d2" TargetMode="External"/><Relationship Id="rId891" Type="http://schemas.openxmlformats.org/officeDocument/2006/relationships/hyperlink" Target="https://dx.doi.org/10.1038/20859" TargetMode="External"/><Relationship Id="rId905" Type="http://schemas.openxmlformats.org/officeDocument/2006/relationships/hyperlink" Target="https://dx.doi.org/10.5194/esd-5-177-2014" TargetMode="External"/><Relationship Id="rId989" Type="http://schemas.openxmlformats.org/officeDocument/2006/relationships/hyperlink" Target="https://dx.doi.org/10.1088/1748-9326/aa51d9" TargetMode="External"/><Relationship Id="rId34" Type="http://schemas.openxmlformats.org/officeDocument/2006/relationships/hyperlink" Target="https://dx.doi.org/10.5194/essd-10-195-2018" TargetMode="External"/><Relationship Id="rId544" Type="http://schemas.openxmlformats.org/officeDocument/2006/relationships/hyperlink" Target="https://dx.doi.org/10.1038/s41598-019-45232-w" TargetMode="External"/><Relationship Id="rId751" Type="http://schemas.openxmlformats.org/officeDocument/2006/relationships/hyperlink" Target="https://dx.doi.org/10.1126/science.1236372" TargetMode="External"/><Relationship Id="rId849" Type="http://schemas.openxmlformats.org/officeDocument/2006/relationships/hyperlink" Target="https://dx.doi.org/10.1038/ncomms13043" TargetMode="External"/><Relationship Id="rId1174" Type="http://schemas.openxmlformats.org/officeDocument/2006/relationships/hyperlink" Target="https://dx.doi.org/10.1038/ncomms13451" TargetMode="External"/><Relationship Id="rId183" Type="http://schemas.openxmlformats.org/officeDocument/2006/relationships/hyperlink" Target="https://dx.doi.org/10.1029/2005jd006390" TargetMode="External"/><Relationship Id="rId390" Type="http://schemas.openxmlformats.org/officeDocument/2006/relationships/hyperlink" Target="https://dx.doi.org/10.5194/bg-7-3067-2010" TargetMode="External"/><Relationship Id="rId404" Type="http://schemas.openxmlformats.org/officeDocument/2006/relationships/hyperlink" Target="https://dx.doi.org/10.5194/bg-15-2361-2018" TargetMode="External"/><Relationship Id="rId611" Type="http://schemas.openxmlformats.org/officeDocument/2006/relationships/hyperlink" Target="https://dx.doi.org/10.1038/ngeo1801" TargetMode="External"/><Relationship Id="rId1034" Type="http://schemas.openxmlformats.org/officeDocument/2006/relationships/hyperlink" Target="https://dx.doi.org/10.1038/s41467-019-12176-8" TargetMode="External"/><Relationship Id="rId1241" Type="http://schemas.openxmlformats.org/officeDocument/2006/relationships/hyperlink" Target="https://dx.doi.org/10.1038/ngeo2413" TargetMode="External"/><Relationship Id="rId250" Type="http://schemas.openxmlformats.org/officeDocument/2006/relationships/hyperlink" Target="https://dx.doi.org/10.1126/science.1202422" TargetMode="External"/><Relationship Id="rId488" Type="http://schemas.openxmlformats.org/officeDocument/2006/relationships/hyperlink" Target="https://dx.doi.org/10.1029/2009jg001270" TargetMode="External"/><Relationship Id="rId695" Type="http://schemas.openxmlformats.org/officeDocument/2006/relationships/hyperlink" Target="https://dx.doi.org/10.1007/s11356-015-4885-9" TargetMode="External"/><Relationship Id="rId709" Type="http://schemas.openxmlformats.org/officeDocument/2006/relationships/hyperlink" Target="https://dx.doi.org/10.1038/nature06950" TargetMode="External"/><Relationship Id="rId916" Type="http://schemas.openxmlformats.org/officeDocument/2006/relationships/hyperlink" Target="https://dx.doi.org/10.5194/acp-17-4539-2017" TargetMode="External"/><Relationship Id="rId1101" Type="http://schemas.openxmlformats.org/officeDocument/2006/relationships/hyperlink" Target="https://dx.doi.org/10.5194/acp-20-8405-2020" TargetMode="External"/><Relationship Id="rId45" Type="http://schemas.openxmlformats.org/officeDocument/2006/relationships/hyperlink" Target="https://dx.doi.org/10.1175/jcli-d-12-00494.1" TargetMode="External"/><Relationship Id="rId110" Type="http://schemas.openxmlformats.org/officeDocument/2006/relationships/hyperlink" Target="https://dx.doi.org/10.1038/d41586-019-01790-7" TargetMode="External"/><Relationship Id="rId348" Type="http://schemas.openxmlformats.org/officeDocument/2006/relationships/hyperlink" Target="https://dx.doi.org/10.1175/jcli3800.1" TargetMode="External"/><Relationship Id="rId555" Type="http://schemas.openxmlformats.org/officeDocument/2006/relationships/hyperlink" Target="https://dx.doi.org/10.5194/gmd-12-4375-2019" TargetMode="External"/><Relationship Id="rId762" Type="http://schemas.openxmlformats.org/officeDocument/2006/relationships/hyperlink" Target="https://dx.doi.org/10.1029/2020jd034108" TargetMode="External"/><Relationship Id="rId1185" Type="http://schemas.openxmlformats.org/officeDocument/2006/relationships/hyperlink" Target="https://dx.doi.org/10.1073/pnas.1616020114" TargetMode="External"/><Relationship Id="rId194" Type="http://schemas.openxmlformats.org/officeDocument/2006/relationships/hyperlink" Target="https://dx.doi.org/10.1038/s41586-019-1078-6" TargetMode="External"/><Relationship Id="rId208" Type="http://schemas.openxmlformats.org/officeDocument/2006/relationships/hyperlink" Target="https://dx.doi.org/10.1175/jcli-d-14-00481.1" TargetMode="External"/><Relationship Id="rId415" Type="http://schemas.openxmlformats.org/officeDocument/2006/relationships/hyperlink" Target="https://dx.doi.org/10.1126/science.aau5153" TargetMode="External"/><Relationship Id="rId622" Type="http://schemas.openxmlformats.org/officeDocument/2006/relationships/hyperlink" Target="https://dx.doi.org/10.1029/2018ms001483" TargetMode="External"/><Relationship Id="rId1045" Type="http://schemas.openxmlformats.org/officeDocument/2006/relationships/hyperlink" Target="https://dx.doi.org/10.1016/j.epsl.2020.116649" TargetMode="External"/><Relationship Id="rId1252" Type="http://schemas.openxmlformats.org/officeDocument/2006/relationships/hyperlink" Target="https://dx.doi.org/10.1029/2012gl052771" TargetMode="External"/><Relationship Id="rId261" Type="http://schemas.openxmlformats.org/officeDocument/2006/relationships/hyperlink" Target="https://dx.doi.org/10.1098/rsta.2010.0341" TargetMode="External"/><Relationship Id="rId499" Type="http://schemas.openxmlformats.org/officeDocument/2006/relationships/hyperlink" Target="https://dx.doi.org/10.1029/2020pa004018" TargetMode="External"/><Relationship Id="rId927" Type="http://schemas.openxmlformats.org/officeDocument/2006/relationships/hyperlink" Target="https://dx.doi.org/10.1038/s41586-018-0614-0" TargetMode="External"/><Relationship Id="rId1112" Type="http://schemas.openxmlformats.org/officeDocument/2006/relationships/hyperlink" Target="https://dx.doi.org/10.5194/bg-13-5065-2016" TargetMode="External"/><Relationship Id="rId56" Type="http://schemas.openxmlformats.org/officeDocument/2006/relationships/hyperlink" Target="https://dx.doi.org/10.1126/science.210.4465.66" TargetMode="External"/><Relationship Id="rId359" Type="http://schemas.openxmlformats.org/officeDocument/2006/relationships/hyperlink" Target="https://dx.doi.org/10.5194/bg-13-5151-2016" TargetMode="External"/><Relationship Id="rId566" Type="http://schemas.openxmlformats.org/officeDocument/2006/relationships/hyperlink" Target="https://dx.doi.org/10.1016/j.agee.2010.12.005" TargetMode="External"/><Relationship Id="rId773" Type="http://schemas.openxmlformats.org/officeDocument/2006/relationships/hyperlink" Target="https://dx.doi.org/10.1038/nclimate2621" TargetMode="External"/><Relationship Id="rId1196" Type="http://schemas.openxmlformats.org/officeDocument/2006/relationships/hyperlink" Target="https://dx.doi.org/10.1002/2015jg003213" TargetMode="External"/><Relationship Id="rId121" Type="http://schemas.openxmlformats.org/officeDocument/2006/relationships/hyperlink" Target="https://dx.doi.org/10.1126/science.aam7240" TargetMode="External"/><Relationship Id="rId219" Type="http://schemas.openxmlformats.org/officeDocument/2006/relationships/hyperlink" Target="https://dx.doi.org/10.1038/nature11882" TargetMode="External"/><Relationship Id="rId426" Type="http://schemas.openxmlformats.org/officeDocument/2006/relationships/hyperlink" Target="https://dx.doi.org/10.1029/2010gb003790" TargetMode="External"/><Relationship Id="rId633" Type="http://schemas.openxmlformats.org/officeDocument/2006/relationships/hyperlink" Target="https://dx.doi.org/10.1002/2017gb005633" TargetMode="External"/><Relationship Id="rId980" Type="http://schemas.openxmlformats.org/officeDocument/2006/relationships/hyperlink" Target="https://dx.doi.org/10.1175/2010jcli3787.1" TargetMode="External"/><Relationship Id="rId1056" Type="http://schemas.openxmlformats.org/officeDocument/2006/relationships/hyperlink" Target="https://dx.doi.org/10.1038/nature04668" TargetMode="External"/><Relationship Id="rId1263" Type="http://schemas.openxmlformats.org/officeDocument/2006/relationships/hyperlink" Target="https://dx.doi.org/10.1002/j.1477-8696.1998.tb06408.x" TargetMode="External"/><Relationship Id="rId840" Type="http://schemas.openxmlformats.org/officeDocument/2006/relationships/hyperlink" Target="https://dx.doi.org/10.1111/nph.13593" TargetMode="External"/><Relationship Id="rId938" Type="http://schemas.openxmlformats.org/officeDocument/2006/relationships/hyperlink" Target="https://dx.doi.org/10.1038/ngeo1830" TargetMode="External"/><Relationship Id="rId67" Type="http://schemas.openxmlformats.org/officeDocument/2006/relationships/hyperlink" Target="https://dx.doi.org/10.1038/nature11299" TargetMode="External"/><Relationship Id="rId272" Type="http://schemas.openxmlformats.org/officeDocument/2006/relationships/hyperlink" Target="https://dx.doi.org/10.1016/j.scitotenv.2018.09.051" TargetMode="External"/><Relationship Id="rId577" Type="http://schemas.openxmlformats.org/officeDocument/2006/relationships/hyperlink" Target="https://dx.doi.org/10.1038/nclimate2493" TargetMode="External"/><Relationship Id="rId700" Type="http://schemas.openxmlformats.org/officeDocument/2006/relationships/hyperlink" Target="https://dx.doi.org/10.4067/s0718-95162017005000037" TargetMode="External"/><Relationship Id="rId1123" Type="http://schemas.openxmlformats.org/officeDocument/2006/relationships/hyperlink" Target="https://dx.doi.org/10.1029/2011gb004227" TargetMode="External"/><Relationship Id="rId1330" Type="http://schemas.openxmlformats.org/officeDocument/2006/relationships/header" Target="header2.xml"/><Relationship Id="rId132" Type="http://schemas.openxmlformats.org/officeDocument/2006/relationships/hyperlink" Target="https://dx.doi.org/10.1016/j.quascirev.2016.01.028" TargetMode="External"/><Relationship Id="rId784" Type="http://schemas.openxmlformats.org/officeDocument/2006/relationships/hyperlink" Target="https://dx.doi.org/10.1126/science.aan2874" TargetMode="External"/><Relationship Id="rId991" Type="http://schemas.openxmlformats.org/officeDocument/2006/relationships/hyperlink" Target="https://dx.doi.org/10.1007/s10533-018-0505-3" TargetMode="External"/><Relationship Id="rId1067" Type="http://schemas.openxmlformats.org/officeDocument/2006/relationships/hyperlink" Target="https://dx.doi.org/10.1073/pnas.1308470110" TargetMode="External"/><Relationship Id="rId437" Type="http://schemas.openxmlformats.org/officeDocument/2006/relationships/hyperlink" Target="https://dx.doi.org/10.1038/s41467-018-05340-z" TargetMode="External"/><Relationship Id="rId644" Type="http://schemas.openxmlformats.org/officeDocument/2006/relationships/hyperlink" Target="https://dx.doi.org/10.1002/2016gl069365" TargetMode="External"/><Relationship Id="rId851" Type="http://schemas.openxmlformats.org/officeDocument/2006/relationships/hyperlink" Target="https://dx.doi.org/10.1029/2005pa001230" TargetMode="External"/><Relationship Id="rId1274" Type="http://schemas.openxmlformats.org/officeDocument/2006/relationships/hyperlink" Target="https://dx.doi.org/10.1111/j.1469-8137.2012.04269.x" TargetMode="External"/><Relationship Id="rId283" Type="http://schemas.openxmlformats.org/officeDocument/2006/relationships/hyperlink" Target="https://dx.doi.org/10.5194/cp-9-1111-2013" TargetMode="External"/><Relationship Id="rId490" Type="http://schemas.openxmlformats.org/officeDocument/2006/relationships/hyperlink" Target="https://dx.doi.org/10.1038/ncomms12717" TargetMode="External"/><Relationship Id="rId504" Type="http://schemas.openxmlformats.org/officeDocument/2006/relationships/hyperlink" Target="https://dx.doi.org/10.5281/zenodo.3237392" TargetMode="External"/><Relationship Id="rId711" Type="http://schemas.openxmlformats.org/officeDocument/2006/relationships/hyperlink" Target="https://dx.doi.org/10.5194/esd-10-45-2019" TargetMode="External"/><Relationship Id="rId949" Type="http://schemas.openxmlformats.org/officeDocument/2006/relationships/hyperlink" Target="https://dx.doi.org/10.1111/1365-2745.12337" TargetMode="External"/><Relationship Id="rId1134" Type="http://schemas.openxmlformats.org/officeDocument/2006/relationships/hyperlink" Target="https://dx.doi.org/10.5194/bg-16-3883-2019" TargetMode="External"/><Relationship Id="rId78" Type="http://schemas.openxmlformats.org/officeDocument/2006/relationships/hyperlink" Target="https://dx.doi.org/10.1002/2017gb005671" TargetMode="External"/><Relationship Id="rId143" Type="http://schemas.openxmlformats.org/officeDocument/2006/relationships/hyperlink" Target="https://dx.doi.org/10.5194/gmd-10-959-2017" TargetMode="External"/><Relationship Id="rId350" Type="http://schemas.openxmlformats.org/officeDocument/2006/relationships/hyperlink" Target="https://dx.doi.org/10.1175/jcli-d-12-00579.1" TargetMode="External"/><Relationship Id="rId588" Type="http://schemas.openxmlformats.org/officeDocument/2006/relationships/hyperlink" Target="https://dx.doi.org/10.1029/2020gb006571" TargetMode="External"/><Relationship Id="rId795" Type="http://schemas.openxmlformats.org/officeDocument/2006/relationships/hyperlink" Target="https://dx.doi.org/10.1111/gcb.15114" TargetMode="External"/><Relationship Id="rId809" Type="http://schemas.openxmlformats.org/officeDocument/2006/relationships/hyperlink" Target="https://dx.doi.org/10.5194/bg-15-2851-2018" TargetMode="External"/><Relationship Id="rId1201" Type="http://schemas.openxmlformats.org/officeDocument/2006/relationships/hyperlink" Target="https://dx.doi.org/10.5194/esd-9-1107-2018" TargetMode="External"/><Relationship Id="rId9" Type="http://schemas.microsoft.com/office/2011/relationships/commentsExtended" Target="commentsExtended.xml"/><Relationship Id="rId210" Type="http://schemas.openxmlformats.org/officeDocument/2006/relationships/hyperlink" Target="https://dx.doi.org/10.1139/x83-022" TargetMode="External"/><Relationship Id="rId448" Type="http://schemas.openxmlformats.org/officeDocument/2006/relationships/hyperlink" Target="https://dx.doi.org/10.5194/bg-12-6761-2015" TargetMode="External"/><Relationship Id="rId655" Type="http://schemas.openxmlformats.org/officeDocument/2006/relationships/hyperlink" Target="https://dx.doi.org/10.5194/esd-8-1237-2017" TargetMode="External"/><Relationship Id="rId862" Type="http://schemas.openxmlformats.org/officeDocument/2006/relationships/hyperlink" Target="https://dx.doi.org/10.3389/fmars.2020.00323" TargetMode="External"/><Relationship Id="rId1078" Type="http://schemas.openxmlformats.org/officeDocument/2006/relationships/hyperlink" Target="https://dx.doi.org/10.1038/358313a0" TargetMode="External"/><Relationship Id="rId1285" Type="http://schemas.openxmlformats.org/officeDocument/2006/relationships/hyperlink" Target="https://dx.doi.org/10.1029/2019jg005082" TargetMode="External"/><Relationship Id="rId294" Type="http://schemas.openxmlformats.org/officeDocument/2006/relationships/hyperlink" Target="https://dx.doi.org/10.1038/nature08393" TargetMode="External"/><Relationship Id="rId308" Type="http://schemas.openxmlformats.org/officeDocument/2006/relationships/hyperlink" Target="https://dx.doi.org/10.1002/2017gl074389" TargetMode="External"/><Relationship Id="rId515" Type="http://schemas.openxmlformats.org/officeDocument/2006/relationships/hyperlink" Target="https://dx.doi.org/10.5194/esd-10-685-2019" TargetMode="External"/><Relationship Id="rId722" Type="http://schemas.openxmlformats.org/officeDocument/2006/relationships/hyperlink" Target="https://dx.doi.org/10.1111/gcb.14504" TargetMode="External"/><Relationship Id="rId1145" Type="http://schemas.openxmlformats.org/officeDocument/2006/relationships/hyperlink" Target="https://dx.doi.org/10.5194/acp-2019-1207" TargetMode="External"/><Relationship Id="rId89" Type="http://schemas.openxmlformats.org/officeDocument/2006/relationships/hyperlink" Target="https://dx.doi.org/10.1038/nature25152" TargetMode="External"/><Relationship Id="rId154" Type="http://schemas.openxmlformats.org/officeDocument/2006/relationships/hyperlink" Target="https://dx.doi.org/10.1038/s41467-020-16530-z" TargetMode="External"/><Relationship Id="rId361" Type="http://schemas.openxmlformats.org/officeDocument/2006/relationships/hyperlink" Target="https://dx.doi.org/10.1088/1748-9326/aabf9f" TargetMode="External"/><Relationship Id="rId599" Type="http://schemas.openxmlformats.org/officeDocument/2006/relationships/hyperlink" Target="https://dx.doi.org/10.1016/j.apsoil.2013.12.014" TargetMode="External"/><Relationship Id="rId1005" Type="http://schemas.openxmlformats.org/officeDocument/2006/relationships/hyperlink" Target="https://dx.doi.org/10.1038/s41561-018-0186-5" TargetMode="External"/><Relationship Id="rId1212" Type="http://schemas.openxmlformats.org/officeDocument/2006/relationships/hyperlink" Target="https://dx.doi.org/10.1016/j.ecss.2014.05.027" TargetMode="External"/><Relationship Id="rId459" Type="http://schemas.openxmlformats.org/officeDocument/2006/relationships/hyperlink" Target="https://dx.doi.org/10.1111/gcb.13152" TargetMode="External"/><Relationship Id="rId666" Type="http://schemas.openxmlformats.org/officeDocument/2006/relationships/hyperlink" Target="https://dx.doi.org/10.1038/s41558-019-0615-5" TargetMode="External"/><Relationship Id="rId873" Type="http://schemas.openxmlformats.org/officeDocument/2006/relationships/hyperlink" Target="https://dx.doi.org/10.1038/nature13721" TargetMode="External"/><Relationship Id="rId1089" Type="http://schemas.openxmlformats.org/officeDocument/2006/relationships/hyperlink" Target="https://dx.doi.org/10.1073/pnas.1613889114" TargetMode="External"/><Relationship Id="rId1296" Type="http://schemas.openxmlformats.org/officeDocument/2006/relationships/hyperlink" Target="https://dx.doi.org/10.1073/pnas.1821387116" TargetMode="External"/><Relationship Id="rId16" Type="http://schemas.openxmlformats.org/officeDocument/2006/relationships/hyperlink" Target="https://dx.doi.org/10.1016/j.scitotenv.2011.11.058" TargetMode="External"/><Relationship Id="rId221" Type="http://schemas.openxmlformats.org/officeDocument/2006/relationships/hyperlink" Target="https://dx.doi.org/10.1002/2016jg003698" TargetMode="External"/><Relationship Id="rId319" Type="http://schemas.openxmlformats.org/officeDocument/2006/relationships/hyperlink" Target="https://dx.doi.org/10.1016/j.csr.2017.11.002" TargetMode="External"/><Relationship Id="rId526" Type="http://schemas.openxmlformats.org/officeDocument/2006/relationships/hyperlink" Target="https://dx.doi.org/10.1146/annurev-ecolsys-112414-054234" TargetMode="External"/><Relationship Id="rId1156" Type="http://schemas.openxmlformats.org/officeDocument/2006/relationships/hyperlink" Target="https://dx.doi.org/10.1002/2016gl070122" TargetMode="External"/><Relationship Id="rId733" Type="http://schemas.openxmlformats.org/officeDocument/2006/relationships/hyperlink" Target="https://dx.doi.org/10.1038/s41467-019-11693-w" TargetMode="External"/><Relationship Id="rId940" Type="http://schemas.openxmlformats.org/officeDocument/2006/relationships/hyperlink" Target="https://dx.doi.org/10.1038/ngeo2284" TargetMode="External"/><Relationship Id="rId1016" Type="http://schemas.openxmlformats.org/officeDocument/2006/relationships/hyperlink" Target="https://dx.doi.org/10.1073/pnas.1407302112" TargetMode="External"/><Relationship Id="rId165" Type="http://schemas.openxmlformats.org/officeDocument/2006/relationships/hyperlink" Target="https://dx.doi.org/10.1073/pnas.1323156111" TargetMode="External"/><Relationship Id="rId372" Type="http://schemas.openxmlformats.org/officeDocument/2006/relationships/hyperlink" Target="https://dx.doi.org/10.3389/fmars.2018.00337" TargetMode="External"/><Relationship Id="rId677" Type="http://schemas.openxmlformats.org/officeDocument/2006/relationships/hyperlink" Target="https://dx.doi.org/10.1073/pnas.1511344112" TargetMode="External"/><Relationship Id="rId800" Type="http://schemas.openxmlformats.org/officeDocument/2006/relationships/hyperlink" Target="https://dx.doi.org/10.5194/acp-17-7213-2017" TargetMode="External"/><Relationship Id="rId1223" Type="http://schemas.openxmlformats.org/officeDocument/2006/relationships/hyperlink" Target="https://dx.doi.org/10.4319/lom.2014.12.351" TargetMode="External"/><Relationship Id="rId232" Type="http://schemas.openxmlformats.org/officeDocument/2006/relationships/hyperlink" Target="https://dx.doi.org/10.1016/j.jenvman.2017.01.059" TargetMode="External"/><Relationship Id="rId884" Type="http://schemas.openxmlformats.org/officeDocument/2006/relationships/hyperlink" Target="https://dx.doi.org/10.1029/2001jd900117" TargetMode="External"/><Relationship Id="rId27" Type="http://schemas.openxmlformats.org/officeDocument/2006/relationships/hyperlink" Target="https://dx.doi.org/10.1175/jcli-d-12-00417.1" TargetMode="External"/><Relationship Id="rId537" Type="http://schemas.openxmlformats.org/officeDocument/2006/relationships/hyperlink" Target="https://dx.doi.org/10.5194/bg-16-2079-2019" TargetMode="External"/><Relationship Id="rId744" Type="http://schemas.openxmlformats.org/officeDocument/2006/relationships/hyperlink" Target="https://dx.doi.org/10.1038/nature14155" TargetMode="External"/><Relationship Id="rId951" Type="http://schemas.openxmlformats.org/officeDocument/2006/relationships/hyperlink" Target="https://dx.doi.org/10.1016/j.gloenvcha.2016.05.009" TargetMode="External"/><Relationship Id="rId1167" Type="http://schemas.openxmlformats.org/officeDocument/2006/relationships/hyperlink" Target="https://dx.doi.org/10.1038/s41561-019-0493-5" TargetMode="External"/><Relationship Id="rId80" Type="http://schemas.openxmlformats.org/officeDocument/2006/relationships/hyperlink" Target="https://dx.doi.org/10.1038/nature10295" TargetMode="External"/><Relationship Id="rId176" Type="http://schemas.openxmlformats.org/officeDocument/2006/relationships/hyperlink" Target="https://dx.doi.org/10.1016/j.pocean.2008.10.012" TargetMode="External"/><Relationship Id="rId383" Type="http://schemas.openxmlformats.org/officeDocument/2006/relationships/hyperlink" Target="https://dx.doi.org/10.1002/2015jd024202" TargetMode="External"/><Relationship Id="rId590" Type="http://schemas.openxmlformats.org/officeDocument/2006/relationships/hyperlink" Target="https://dx.doi.org/10.5194/bg-10-2169-2013" TargetMode="External"/><Relationship Id="rId604" Type="http://schemas.openxmlformats.org/officeDocument/2006/relationships/hyperlink" Target="https://dx.doi.org/10.1126/sciadv.aay4444" TargetMode="External"/><Relationship Id="rId811" Type="http://schemas.openxmlformats.org/officeDocument/2006/relationships/hyperlink" Target="https://dx.doi.org/10.1038/s41598-020-71814-0" TargetMode="External"/><Relationship Id="rId1027" Type="http://schemas.openxmlformats.org/officeDocument/2006/relationships/hyperlink" Target="https://dx.doi.org/10.1038/nature19797" TargetMode="External"/><Relationship Id="rId1234" Type="http://schemas.openxmlformats.org/officeDocument/2006/relationships/hyperlink" Target="https://dx.doi.org/10.1002/2015jc011066" TargetMode="External"/><Relationship Id="rId243" Type="http://schemas.openxmlformats.org/officeDocument/2006/relationships/hyperlink" Target="https://dx.doi.org/10.1038/nature07337" TargetMode="External"/><Relationship Id="rId450" Type="http://schemas.openxmlformats.org/officeDocument/2006/relationships/hyperlink" Target="https://dx.doi.org/10.1038/s41598-017-14828-5" TargetMode="External"/><Relationship Id="rId688" Type="http://schemas.openxmlformats.org/officeDocument/2006/relationships/hyperlink" Target="https://dx.doi.org/10.1038/s43017-021-00144-0" TargetMode="External"/><Relationship Id="rId895" Type="http://schemas.openxmlformats.org/officeDocument/2006/relationships/hyperlink" Target="https://dx.doi.org/10.1088/1748-9326/aac319" TargetMode="External"/><Relationship Id="rId909" Type="http://schemas.openxmlformats.org/officeDocument/2006/relationships/hyperlink" Target="https://dx.doi.org/10.1111/nph.12390" TargetMode="External"/><Relationship Id="rId1080" Type="http://schemas.openxmlformats.org/officeDocument/2006/relationships/hyperlink" Target="https://dx.doi.org/10.5194/bg-13-1071-2016" TargetMode="External"/><Relationship Id="rId1301" Type="http://schemas.openxmlformats.org/officeDocument/2006/relationships/hyperlink" Target="https://dx.doi.org/10.1098/rstb.2013.0125" TargetMode="External"/><Relationship Id="rId38" Type="http://schemas.openxmlformats.org/officeDocument/2006/relationships/hyperlink" Target="https://dx.doi.org/10.1073/pnas.0800885105" TargetMode="External"/><Relationship Id="rId103" Type="http://schemas.openxmlformats.org/officeDocument/2006/relationships/hyperlink" Target="https://dx.doi.org/10.1016/b978-0-12-374711-2.00504-0" TargetMode="External"/><Relationship Id="rId310" Type="http://schemas.openxmlformats.org/officeDocument/2006/relationships/hyperlink" Target="https://dx.doi.org/10.1111/nph.15451" TargetMode="External"/><Relationship Id="rId548" Type="http://schemas.openxmlformats.org/officeDocument/2006/relationships/hyperlink" Target="https://dx.doi.org/10.1038/ncomms8537" TargetMode="External"/><Relationship Id="rId755" Type="http://schemas.openxmlformats.org/officeDocument/2006/relationships/hyperlink" Target="https://dx.doi.org/10.1038/s41561-020-00663-3" TargetMode="External"/><Relationship Id="rId962" Type="http://schemas.openxmlformats.org/officeDocument/2006/relationships/hyperlink" Target="https://dx.doi.org/10.1098/rstb.2017.0303" TargetMode="External"/><Relationship Id="rId1178" Type="http://schemas.openxmlformats.org/officeDocument/2006/relationships/hyperlink" Target="https://dx.doi.org/10.1371/journal.pone.0150663" TargetMode="External"/><Relationship Id="rId91" Type="http://schemas.openxmlformats.org/officeDocument/2006/relationships/hyperlink" Target="https://dx.doi.org/10.1111/j.1757-1707.2010.01088.x" TargetMode="External"/><Relationship Id="rId187" Type="http://schemas.openxmlformats.org/officeDocument/2006/relationships/hyperlink" Target="https://dx.doi.org/10.1002/2016jc011775" TargetMode="External"/><Relationship Id="rId394" Type="http://schemas.openxmlformats.org/officeDocument/2006/relationships/hyperlink" Target="https://dx.doi.org/10.1038/ngeo2304" TargetMode="External"/><Relationship Id="rId408" Type="http://schemas.openxmlformats.org/officeDocument/2006/relationships/hyperlink" Target="https://dx.doi.org/10.1073/pnas.1710465114" TargetMode="External"/><Relationship Id="rId615" Type="http://schemas.openxmlformats.org/officeDocument/2006/relationships/hyperlink" Target="https://dx.doi.org/10.1098/rsta.2014.0423" TargetMode="External"/><Relationship Id="rId822" Type="http://schemas.openxmlformats.org/officeDocument/2006/relationships/hyperlink" Target="https://dx.doi.org/10.5194/bg-7-2159-2010" TargetMode="External"/><Relationship Id="rId1038" Type="http://schemas.openxmlformats.org/officeDocument/2006/relationships/hyperlink" Target="https://dx.doi.org/10.1038/ncomms15872" TargetMode="External"/><Relationship Id="rId1245" Type="http://schemas.openxmlformats.org/officeDocument/2006/relationships/hyperlink" Target="https://dx.doi.org/10.1073/pnas.1811797116" TargetMode="External"/><Relationship Id="rId254" Type="http://schemas.openxmlformats.org/officeDocument/2006/relationships/hyperlink" Target="https://dx.doi.org/10.1038/nature21068" TargetMode="External"/><Relationship Id="rId699" Type="http://schemas.openxmlformats.org/officeDocument/2006/relationships/hyperlink" Target="https://dx.doi.org/10.1038/srep05148" TargetMode="External"/><Relationship Id="rId1091" Type="http://schemas.openxmlformats.org/officeDocument/2006/relationships/hyperlink" Target="https://dx.doi.org/10.1038/nclimate1864" TargetMode="External"/><Relationship Id="rId1105" Type="http://schemas.openxmlformats.org/officeDocument/2006/relationships/hyperlink" Target="https://dx.doi.org/10.1029/2019gb006230" TargetMode="External"/><Relationship Id="rId1312" Type="http://schemas.openxmlformats.org/officeDocument/2006/relationships/hyperlink" Target="https://dx.doi.org/10.1038/s41561-020-0571-8" TargetMode="External"/><Relationship Id="rId49" Type="http://schemas.openxmlformats.org/officeDocument/2006/relationships/hyperlink" Target="https://dx.doi.org/10.1002/ppp.2074" TargetMode="External"/><Relationship Id="rId114" Type="http://schemas.openxmlformats.org/officeDocument/2006/relationships/hyperlink" Target="https://dx.doi.org/10.1002/2016ef000469" TargetMode="External"/><Relationship Id="rId461" Type="http://schemas.openxmlformats.org/officeDocument/2006/relationships/hyperlink" Target="https://dx.doi.org/10.5194/esd-5-409-2014" TargetMode="External"/><Relationship Id="rId559" Type="http://schemas.openxmlformats.org/officeDocument/2006/relationships/hyperlink" Target="https://dx.doi.org/10.1038/nature20780" TargetMode="External"/><Relationship Id="rId766" Type="http://schemas.openxmlformats.org/officeDocument/2006/relationships/hyperlink" Target="https://dx.doi.org/10.1146/annurev-marine-010816-060529" TargetMode="External"/><Relationship Id="rId1189" Type="http://schemas.openxmlformats.org/officeDocument/2006/relationships/hyperlink" Target="https://dx.doi.org/10.1029/2017gb005738" TargetMode="External"/><Relationship Id="rId198" Type="http://schemas.openxmlformats.org/officeDocument/2006/relationships/hyperlink" Target="https://dx.doi.org/10.3390/agronomy3020275" TargetMode="External"/><Relationship Id="rId321" Type="http://schemas.openxmlformats.org/officeDocument/2006/relationships/hyperlink" Target="https://dx.doi.org/10.1146/annurev-marine-010318-095138" TargetMode="External"/><Relationship Id="rId419" Type="http://schemas.openxmlformats.org/officeDocument/2006/relationships/hyperlink" Target="https://dx.doi.org/10.1111/gcb.14069" TargetMode="External"/><Relationship Id="rId626" Type="http://schemas.openxmlformats.org/officeDocument/2006/relationships/hyperlink" Target="https://dx.doi.org/10.1038/s41558-017-0054-0" TargetMode="External"/><Relationship Id="rId973" Type="http://schemas.openxmlformats.org/officeDocument/2006/relationships/hyperlink" Target="https://dx.doi.org/10.5194/bg-15-1701-2018" TargetMode="External"/><Relationship Id="rId1049" Type="http://schemas.openxmlformats.org/officeDocument/2006/relationships/hyperlink" Target="https://dx.doi.org/10.1088/1748-9326/11/3/035001" TargetMode="External"/><Relationship Id="rId1256" Type="http://schemas.openxmlformats.org/officeDocument/2006/relationships/hyperlink" Target="https://dx.doi.org/10.19189/map.2016.omb.222" TargetMode="External"/><Relationship Id="rId833" Type="http://schemas.openxmlformats.org/officeDocument/2006/relationships/hyperlink" Target="https://dx.doi.org/10.1111/geb.12062" TargetMode="External"/><Relationship Id="rId1116" Type="http://schemas.openxmlformats.org/officeDocument/2006/relationships/hyperlink" Target="https://dx.doi.org/10.1073/pnas.1115347109" TargetMode="External"/><Relationship Id="rId265" Type="http://schemas.openxmlformats.org/officeDocument/2006/relationships/hyperlink" Target="https://dx.doi.org/10.1016/j.dsr2.2008.12.006" TargetMode="External"/><Relationship Id="rId472" Type="http://schemas.openxmlformats.org/officeDocument/2006/relationships/hyperlink" Target="https://dx.doi.org/10.5194/bg-17-2853-2020" TargetMode="External"/><Relationship Id="rId900" Type="http://schemas.openxmlformats.org/officeDocument/2006/relationships/hyperlink" Target="https://dx.doi.org/10.5194/acp-13-11609-2013" TargetMode="External"/><Relationship Id="rId1323" Type="http://schemas.openxmlformats.org/officeDocument/2006/relationships/hyperlink" Target="https://dx.doi.org/10.1088/1748-9326/10/3/031001" TargetMode="External"/><Relationship Id="rId125" Type="http://schemas.openxmlformats.org/officeDocument/2006/relationships/hyperlink" Target="https://dx.doi.org/10.1038/s41467-017-00225-z" TargetMode="External"/><Relationship Id="rId332" Type="http://schemas.openxmlformats.org/officeDocument/2006/relationships/hyperlink" Target="https://dx.doi.org/10.5194/bg-18-39-2021" TargetMode="External"/><Relationship Id="rId777" Type="http://schemas.openxmlformats.org/officeDocument/2006/relationships/hyperlink" Target="https://dx.doi.org/10.5194/acp-11-1457-2011" TargetMode="External"/><Relationship Id="rId984" Type="http://schemas.openxmlformats.org/officeDocument/2006/relationships/hyperlink" Target="https://dx.doi.org/10.1021/je500770m" TargetMode="External"/><Relationship Id="rId637" Type="http://schemas.openxmlformats.org/officeDocument/2006/relationships/hyperlink" Target="https://dx.doi.org/10.5194/essd-12-2537-2020" TargetMode="External"/><Relationship Id="rId844" Type="http://schemas.openxmlformats.org/officeDocument/2006/relationships/hyperlink" Target="https://dx.doi.org/10.1029/2018gb005922" TargetMode="External"/><Relationship Id="rId1267" Type="http://schemas.openxmlformats.org/officeDocument/2006/relationships/hyperlink" Target="https://dx.doi.org/10.1038/s41467-018-04922-1" TargetMode="External"/><Relationship Id="rId276" Type="http://schemas.openxmlformats.org/officeDocument/2006/relationships/hyperlink" Target="https://dx.doi.org/10.1016/j.earscirev.2013.07.004" TargetMode="External"/><Relationship Id="rId483" Type="http://schemas.openxmlformats.org/officeDocument/2006/relationships/hyperlink" Target="https://dx.doi.org/10.1002/2014jd022962" TargetMode="External"/><Relationship Id="rId690" Type="http://schemas.openxmlformats.org/officeDocument/2006/relationships/hyperlink" Target="https://dx.doi.org/10.1016/j.oneear.2020.01.001" TargetMode="External"/><Relationship Id="rId704" Type="http://schemas.openxmlformats.org/officeDocument/2006/relationships/hyperlink" Target="https://dx.doi.org/10.1111/j.1365-2486.2011.02624.x" TargetMode="External"/><Relationship Id="rId911" Type="http://schemas.openxmlformats.org/officeDocument/2006/relationships/hyperlink" Target="https://dx.doi.org/10.1029/2012gl051440" TargetMode="External"/><Relationship Id="rId1127" Type="http://schemas.openxmlformats.org/officeDocument/2006/relationships/hyperlink" Target="https://dx.doi.org/10.1088/1748-9326/10/5/054016" TargetMode="External"/><Relationship Id="rId1334" Type="http://schemas.openxmlformats.org/officeDocument/2006/relationships/footer" Target="footer3.xml"/><Relationship Id="rId40" Type="http://schemas.openxmlformats.org/officeDocument/2006/relationships/hyperlink" Target="https://dx.doi.org/10.1038/ngeo2469" TargetMode="External"/><Relationship Id="rId136" Type="http://schemas.openxmlformats.org/officeDocument/2006/relationships/hyperlink" Target="https://dx.doi.org/10.1007/978-3-319-53114-4_13-1" TargetMode="External"/><Relationship Id="rId343" Type="http://schemas.openxmlformats.org/officeDocument/2006/relationships/hyperlink" Target="https://dx.doi.org/10.1038/nclimate2614" TargetMode="External"/><Relationship Id="rId550" Type="http://schemas.openxmlformats.org/officeDocument/2006/relationships/hyperlink" Target="https://dx.doi.org/10.1038/ngeo555" TargetMode="External"/><Relationship Id="rId788" Type="http://schemas.openxmlformats.org/officeDocument/2006/relationships/hyperlink" Target="https://dx.doi.org/10.1038/s41598-018-24241-1" TargetMode="External"/><Relationship Id="rId995" Type="http://schemas.openxmlformats.org/officeDocument/2006/relationships/hyperlink" Target="https://dx.doi.org/10.1038/s41598-018-36519-5" TargetMode="External"/><Relationship Id="rId1180" Type="http://schemas.openxmlformats.org/officeDocument/2006/relationships/hyperlink" Target="https://dx.doi.org/10.1038/ngeo2325" TargetMode="External"/><Relationship Id="rId203" Type="http://schemas.openxmlformats.org/officeDocument/2006/relationships/hyperlink" Target="https://dx.doi.org/10.1029/2018ms001354" TargetMode="External"/><Relationship Id="rId648" Type="http://schemas.openxmlformats.org/officeDocument/2006/relationships/hyperlink" Target="https://dx.doi.org/10.5194/bg-12-6955-2015" TargetMode="External"/><Relationship Id="rId855" Type="http://schemas.openxmlformats.org/officeDocument/2006/relationships/hyperlink" Target="https://dx.doi.org/10.1016/j.jmarsys.2017.10.007" TargetMode="External"/><Relationship Id="rId1040" Type="http://schemas.openxmlformats.org/officeDocument/2006/relationships/hyperlink" Target="https://dx.doi.org/10.1029/2018pa003498" TargetMode="External"/><Relationship Id="rId1278" Type="http://schemas.openxmlformats.org/officeDocument/2006/relationships/hyperlink" Target="https://dx.doi.org/10.1007/s11120-013-9874-6" TargetMode="External"/><Relationship Id="rId287" Type="http://schemas.openxmlformats.org/officeDocument/2006/relationships/hyperlink" Target="https://dx.doi.org/10.1007/s10584-016-1828-5" TargetMode="External"/><Relationship Id="rId410" Type="http://schemas.openxmlformats.org/officeDocument/2006/relationships/hyperlink" Target="https://dx.doi.org/10.5194/acp-18-9831-2018" TargetMode="External"/><Relationship Id="rId494" Type="http://schemas.openxmlformats.org/officeDocument/2006/relationships/hyperlink" Target="https://dx.doi.org/10.1111/nph.12333" TargetMode="External"/><Relationship Id="rId508" Type="http://schemas.openxmlformats.org/officeDocument/2006/relationships/hyperlink" Target="https://dx.doi.org/10.1017/cbo9781107415324.004" TargetMode="External"/><Relationship Id="rId715" Type="http://schemas.openxmlformats.org/officeDocument/2006/relationships/hyperlink" Target="https://dx.doi.org/10.1038/srep20716" TargetMode="External"/><Relationship Id="rId922" Type="http://schemas.openxmlformats.org/officeDocument/2006/relationships/hyperlink" Target="https://dx.doi.org/10.1016/j.polar.2020.100504" TargetMode="External"/><Relationship Id="rId1138" Type="http://schemas.openxmlformats.org/officeDocument/2006/relationships/hyperlink" Target="https://dx.doi.org/10.1038/s41558-019-0545-2" TargetMode="External"/><Relationship Id="rId147" Type="http://schemas.openxmlformats.org/officeDocument/2006/relationships/hyperlink" Target="https://dx.doi.org/10.1002/2018gl077848" TargetMode="External"/><Relationship Id="rId354" Type="http://schemas.openxmlformats.org/officeDocument/2006/relationships/hyperlink" Target="https://dx.doi.org/10.1088/1748-9326/10/7/075002" TargetMode="External"/><Relationship Id="rId799" Type="http://schemas.openxmlformats.org/officeDocument/2006/relationships/hyperlink" Target="https://dx.doi.org/10.1098/rsta.2016.0449" TargetMode="External"/><Relationship Id="rId1191" Type="http://schemas.openxmlformats.org/officeDocument/2006/relationships/hyperlink" Target="https://dx.doi.org/10.1038/ngeo2313" TargetMode="External"/><Relationship Id="rId1205" Type="http://schemas.openxmlformats.org/officeDocument/2006/relationships/hyperlink" Target="https://dx.doi.org/10.5194/bg-12-7129-2015" TargetMode="External"/><Relationship Id="rId51" Type="http://schemas.openxmlformats.org/officeDocument/2006/relationships/hyperlink" Target="https://dx.doi.org/10.1038/nclimate3326" TargetMode="External"/><Relationship Id="rId561" Type="http://schemas.openxmlformats.org/officeDocument/2006/relationships/hyperlink" Target="https://dx.doi.org/10.1007/s00382-014-2240-3" TargetMode="External"/><Relationship Id="rId659" Type="http://schemas.openxmlformats.org/officeDocument/2006/relationships/hyperlink" Target="https://dx.doi.org/10.1175/jcli-d-14-00500.1" TargetMode="External"/><Relationship Id="rId866" Type="http://schemas.openxmlformats.org/officeDocument/2006/relationships/hyperlink" Target="https://dx.doi.org/10.1038/srep45759" TargetMode="External"/><Relationship Id="rId1289" Type="http://schemas.openxmlformats.org/officeDocument/2006/relationships/hyperlink" Target="https://dx.doi.org/10.1111/sum.12546" TargetMode="External"/><Relationship Id="rId214" Type="http://schemas.openxmlformats.org/officeDocument/2006/relationships/hyperlink" Target="https://dx.doi.org/10.1111/nph.15624" TargetMode="External"/><Relationship Id="rId298" Type="http://schemas.openxmlformats.org/officeDocument/2006/relationships/hyperlink" Target="https://dx.doi.org/10.1002/2016gl071930" TargetMode="External"/><Relationship Id="rId421" Type="http://schemas.openxmlformats.org/officeDocument/2006/relationships/hyperlink" Target="https://dx.doi.org/10.4319/lo.2009.54.6.1951" TargetMode="External"/><Relationship Id="rId519" Type="http://schemas.openxmlformats.org/officeDocument/2006/relationships/hyperlink" Target="https://dx.doi.org/10.1038/srep35473" TargetMode="External"/><Relationship Id="rId1051" Type="http://schemas.openxmlformats.org/officeDocument/2006/relationships/hyperlink" Target="https://dx.doi.org/10.1038/nature09739" TargetMode="External"/><Relationship Id="rId1149" Type="http://schemas.openxmlformats.org/officeDocument/2006/relationships/hyperlink" Target="https://dx.doi.org/10.5194/bg-6-2099-2009" TargetMode="External"/><Relationship Id="rId158" Type="http://schemas.openxmlformats.org/officeDocument/2006/relationships/hyperlink" Target="https://dx.doi.org/10.1371/journal.pone.0203475" TargetMode="External"/><Relationship Id="rId726" Type="http://schemas.openxmlformats.org/officeDocument/2006/relationships/hyperlink" Target="https://dx.doi.org/10.1002/2016gl068964" TargetMode="External"/><Relationship Id="rId933" Type="http://schemas.openxmlformats.org/officeDocument/2006/relationships/hyperlink" Target="https://dx.doi.org/10.1038/nature12760" TargetMode="External"/><Relationship Id="rId1009" Type="http://schemas.openxmlformats.org/officeDocument/2006/relationships/hyperlink" Target="https://dx.doi.org/10.1126/science.aad2705" TargetMode="External"/><Relationship Id="rId62" Type="http://schemas.openxmlformats.org/officeDocument/2006/relationships/hyperlink" Target="https://dx.doi.org/10.1111/gcb.12962" TargetMode="External"/><Relationship Id="rId365" Type="http://schemas.openxmlformats.org/officeDocument/2006/relationships/hyperlink" Target="https://dx.doi.org/10.5194/cp-13-1695-2017" TargetMode="External"/><Relationship Id="rId572" Type="http://schemas.openxmlformats.org/officeDocument/2006/relationships/hyperlink" Target="https://dx.doi.org/10.1186/s40645-018-0239-9" TargetMode="External"/><Relationship Id="rId1216" Type="http://schemas.openxmlformats.org/officeDocument/2006/relationships/hyperlink" Target="https://dx.doi.org/10.1093/nsr/nwz087" TargetMode="External"/><Relationship Id="rId225" Type="http://schemas.openxmlformats.org/officeDocument/2006/relationships/hyperlink" Target="https://dx.doi.org/10.3389/fmars.2019.00430" TargetMode="External"/><Relationship Id="rId432" Type="http://schemas.openxmlformats.org/officeDocument/2006/relationships/hyperlink" Target="https://dx.doi.org/10.1038/s41558-018-0090-4" TargetMode="External"/><Relationship Id="rId877" Type="http://schemas.openxmlformats.org/officeDocument/2006/relationships/hyperlink" Target="https://dx.doi.org/10.1038/nature17174" TargetMode="External"/><Relationship Id="rId1062" Type="http://schemas.openxmlformats.org/officeDocument/2006/relationships/hyperlink" Target="https://dx.doi.org/10.1038/nclimate2878" TargetMode="External"/><Relationship Id="rId737" Type="http://schemas.openxmlformats.org/officeDocument/2006/relationships/hyperlink" Target="https://dx.doi.org/10.1098/rstb.2017.0298" TargetMode="External"/><Relationship Id="rId944" Type="http://schemas.openxmlformats.org/officeDocument/2006/relationships/hyperlink" Target="https://dx.doi.org/10.1002/grl.50414" TargetMode="External"/><Relationship Id="rId73" Type="http://schemas.openxmlformats.org/officeDocument/2006/relationships/hyperlink" Target="https://dx.doi.org/10.1029/2008jc004862" TargetMode="External"/><Relationship Id="rId169" Type="http://schemas.openxmlformats.org/officeDocument/2006/relationships/hyperlink" Target="https://dx.doi.org/10.1029/2018gb006154" TargetMode="External"/><Relationship Id="rId376" Type="http://schemas.openxmlformats.org/officeDocument/2006/relationships/hyperlink" Target="https://dx.doi.org/10.1088/1748-9326/8/4/045016" TargetMode="External"/><Relationship Id="rId583" Type="http://schemas.openxmlformats.org/officeDocument/2006/relationships/hyperlink" Target="https://dx.doi.org/10.5194/gmd-11-1133-2018" TargetMode="External"/><Relationship Id="rId790" Type="http://schemas.openxmlformats.org/officeDocument/2006/relationships/hyperlink" Target="https://dx.doi.org/10.1029/2011pa002224" TargetMode="External"/><Relationship Id="rId804" Type="http://schemas.openxmlformats.org/officeDocument/2006/relationships/hyperlink" Target="https://dx.doi.org/10.1038/nclimate3046" TargetMode="External"/><Relationship Id="rId1227" Type="http://schemas.openxmlformats.org/officeDocument/2006/relationships/hyperlink" Target="https://dx.doi.org/10.5194/acp-16-14891-2016" TargetMode="External"/><Relationship Id="rId4" Type="http://schemas.openxmlformats.org/officeDocument/2006/relationships/settings" Target="settings.xml"/><Relationship Id="rId236" Type="http://schemas.openxmlformats.org/officeDocument/2006/relationships/hyperlink" Target="https://dx.doi.org/10.1111/gcb.12164" TargetMode="External"/><Relationship Id="rId443" Type="http://schemas.openxmlformats.org/officeDocument/2006/relationships/hyperlink" Target="https://dx.doi.org/10.1029/2009jc005479" TargetMode="External"/><Relationship Id="rId650" Type="http://schemas.openxmlformats.org/officeDocument/2006/relationships/hyperlink" Target="https://dx.doi.org/10.5194/bg-12-6955-2015" TargetMode="External"/><Relationship Id="rId888" Type="http://schemas.openxmlformats.org/officeDocument/2006/relationships/hyperlink" Target="https://dx.doi.org/10.1098/rstb.2019.0505" TargetMode="External"/><Relationship Id="rId1073" Type="http://schemas.openxmlformats.org/officeDocument/2006/relationships/hyperlink" Target="https://dx.doi.org/10.1002/2017ef000620" TargetMode="External"/><Relationship Id="rId1280" Type="http://schemas.openxmlformats.org/officeDocument/2006/relationships/hyperlink" Target="https://dx.doi.org/10.1088/1748-9326/abacf7" TargetMode="External"/><Relationship Id="rId303" Type="http://schemas.openxmlformats.org/officeDocument/2006/relationships/hyperlink" Target="http://www.fao.org/faostat/en/" TargetMode="External"/><Relationship Id="rId748" Type="http://schemas.openxmlformats.org/officeDocument/2006/relationships/hyperlink" Target="https://dx.doi.org/10.5194/bg-11-3965-2014" TargetMode="External"/><Relationship Id="rId955" Type="http://schemas.openxmlformats.org/officeDocument/2006/relationships/hyperlink" Target="https://dx.doi.org/10.1088/1748-9326/9/12/124002" TargetMode="External"/><Relationship Id="rId1140" Type="http://schemas.openxmlformats.org/officeDocument/2006/relationships/hyperlink" Target="https://dx.doi.org/10.5194/hess-23-3631-2019" TargetMode="External"/><Relationship Id="rId84" Type="http://schemas.openxmlformats.org/officeDocument/2006/relationships/hyperlink" Target="https://dx.doi.org/10.1126/science.1184984" TargetMode="External"/><Relationship Id="rId387" Type="http://schemas.openxmlformats.org/officeDocument/2006/relationships/hyperlink" Target="https://dx.doi.org/10.5194/bg-9-3547-2012" TargetMode="External"/><Relationship Id="rId510" Type="http://schemas.openxmlformats.org/officeDocument/2006/relationships/hyperlink" Target="https://dx.doi.org/10.3402/tellusb.v64i0.18964" TargetMode="External"/><Relationship Id="rId594" Type="http://schemas.openxmlformats.org/officeDocument/2006/relationships/hyperlink" Target="https://dx.doi.org/10.3390/rs10050677" TargetMode="External"/><Relationship Id="rId608" Type="http://schemas.openxmlformats.org/officeDocument/2006/relationships/hyperlink" Target="https://dx.doi.org/10.1111/gcb.14928" TargetMode="External"/><Relationship Id="rId815" Type="http://schemas.openxmlformats.org/officeDocument/2006/relationships/hyperlink" Target="https://dx.doi.org/10.1175/jcli-d-17-0620.1" TargetMode="External"/><Relationship Id="rId1238" Type="http://schemas.openxmlformats.org/officeDocument/2006/relationships/hyperlink" Target="https://dx.doi.org/10.1038/nature19772" TargetMode="External"/><Relationship Id="rId247" Type="http://schemas.openxmlformats.org/officeDocument/2006/relationships/hyperlink" Target="https://dx.doi.org/10.3103/s1068373913110034" TargetMode="External"/><Relationship Id="rId899" Type="http://schemas.openxmlformats.org/officeDocument/2006/relationships/hyperlink" Target="https://dx.doi.org/10.3389/fmars.2018.00508" TargetMode="External"/><Relationship Id="rId1000" Type="http://schemas.openxmlformats.org/officeDocument/2006/relationships/hyperlink" Target="https://dx.doi.org/10.5194/cp-9-2595-2013" TargetMode="External"/><Relationship Id="rId1084" Type="http://schemas.openxmlformats.org/officeDocument/2006/relationships/hyperlink" Target="https://dx.doi.org/10.5194/gmd-9-1977-2016" TargetMode="External"/><Relationship Id="rId1305" Type="http://schemas.openxmlformats.org/officeDocument/2006/relationships/hyperlink" Target="https://dx.doi.org/10.5194/bg-9-5007-2012" TargetMode="External"/><Relationship Id="rId107" Type="http://schemas.openxmlformats.org/officeDocument/2006/relationships/hyperlink" Target="https://dx.doi.org/10.1038/ngeo1014" TargetMode="External"/><Relationship Id="rId454" Type="http://schemas.openxmlformats.org/officeDocument/2006/relationships/hyperlink" Target="https://dx.doi.org/10.1038/s41558-017-0064-y" TargetMode="External"/><Relationship Id="rId661" Type="http://schemas.openxmlformats.org/officeDocument/2006/relationships/hyperlink" Target="https://dx.doi.org/10.1029/2018ef001146" TargetMode="External"/><Relationship Id="rId759" Type="http://schemas.openxmlformats.org/officeDocument/2006/relationships/hyperlink" Target="https://dx.doi.org/10.1080/1943815x.2016.1159578" TargetMode="External"/><Relationship Id="rId966" Type="http://schemas.openxmlformats.org/officeDocument/2006/relationships/hyperlink" Target="https://dx.doi.org/10.1088/1748-9326/10/7/075001" TargetMode="External"/><Relationship Id="rId1291" Type="http://schemas.openxmlformats.org/officeDocument/2006/relationships/hyperlink" Target="https://dx.doi.org/10.1038/s41467-020-15852-2" TargetMode="External"/><Relationship Id="rId11" Type="http://schemas.microsoft.com/office/2018/08/relationships/commentsExtensible" Target="commentsExtensible.xml"/><Relationship Id="rId314" Type="http://schemas.openxmlformats.org/officeDocument/2006/relationships/hyperlink" Target="https://dx.doi.org/10.1126/science.1155676" TargetMode="External"/><Relationship Id="rId398" Type="http://schemas.openxmlformats.org/officeDocument/2006/relationships/hyperlink" Target="https://dx.doi.org/10.1038/s41467-020-20034-1" TargetMode="External"/><Relationship Id="rId521" Type="http://schemas.openxmlformats.org/officeDocument/2006/relationships/hyperlink" Target="https://dx.doi.org/10.1038/ngeo1352" TargetMode="External"/><Relationship Id="rId619" Type="http://schemas.openxmlformats.org/officeDocument/2006/relationships/hyperlink" Target="https://dx.doi.org/10.1002/2014gb005011" TargetMode="External"/><Relationship Id="rId1151" Type="http://schemas.openxmlformats.org/officeDocument/2006/relationships/hyperlink" Target="https://dx.doi.org/10.1111/gcb.14514" TargetMode="External"/><Relationship Id="rId1249" Type="http://schemas.openxmlformats.org/officeDocument/2006/relationships/hyperlink" Target="https://dx.doi.org/10.1002/2016gb005541" TargetMode="External"/><Relationship Id="rId95" Type="http://schemas.openxmlformats.org/officeDocument/2006/relationships/hyperlink" Target="https://dx.doi.org/10.1038/ncomms11900" TargetMode="External"/><Relationship Id="rId160" Type="http://schemas.openxmlformats.org/officeDocument/2006/relationships/hyperlink" Target="https://dx.doi.org/10.1002/2017gl076546" TargetMode="External"/><Relationship Id="rId826" Type="http://schemas.openxmlformats.org/officeDocument/2006/relationships/hyperlink" Target="https://dx.doi.org/10.1038/s41558-019-0418-8" TargetMode="External"/><Relationship Id="rId1011" Type="http://schemas.openxmlformats.org/officeDocument/2006/relationships/hyperlink" Target="https://dx.doi.org/10.1016/j.foreco.2015.11.043" TargetMode="External"/><Relationship Id="rId1109" Type="http://schemas.openxmlformats.org/officeDocument/2006/relationships/hyperlink" Target="https://dx.doi.org/10.1016/j.dsr2.2019.03.007" TargetMode="External"/><Relationship Id="rId258" Type="http://schemas.openxmlformats.org/officeDocument/2006/relationships/hyperlink" Target="https://dx.doi.org/10.1016/j.egypro.2014.11.698" TargetMode="External"/><Relationship Id="rId465" Type="http://schemas.openxmlformats.org/officeDocument/2006/relationships/hyperlink" Target="https://dx.doi.org/10.1038/nature11238" TargetMode="External"/><Relationship Id="rId672" Type="http://schemas.openxmlformats.org/officeDocument/2006/relationships/hyperlink" Target="https://dx.doi.org/10.1038/s41561-020-0623-0" TargetMode="External"/><Relationship Id="rId1095" Type="http://schemas.openxmlformats.org/officeDocument/2006/relationships/hyperlink" Target="https://dx.doi.org/10.1088/1748-9326/aafe28" TargetMode="External"/><Relationship Id="rId1316" Type="http://schemas.openxmlformats.org/officeDocument/2006/relationships/hyperlink" Target="https://dx.doi.org/10.5194/bg-15-5779-2018" TargetMode="External"/><Relationship Id="rId22" Type="http://schemas.openxmlformats.org/officeDocument/2006/relationships/hyperlink" Target="https://dx.doi.org/10.1111/gcb.15046" TargetMode="External"/><Relationship Id="rId118" Type="http://schemas.openxmlformats.org/officeDocument/2006/relationships/hyperlink" Target="https://dx.doi.org/10.1146/annurev-earth-082517-010235" TargetMode="External"/><Relationship Id="rId325" Type="http://schemas.openxmlformats.org/officeDocument/2006/relationships/hyperlink" Target="https://dx.doi.org/10.1126/science.1115193" TargetMode="External"/><Relationship Id="rId532" Type="http://schemas.openxmlformats.org/officeDocument/2006/relationships/hyperlink" Target="https://dx.doi.org/10.1016/j.soilbio.2016.07.021" TargetMode="External"/><Relationship Id="rId977" Type="http://schemas.openxmlformats.org/officeDocument/2006/relationships/hyperlink" Target="https://dx.doi.org/10.1038/s41467-017-02227-3" TargetMode="External"/><Relationship Id="rId1162" Type="http://schemas.openxmlformats.org/officeDocument/2006/relationships/hyperlink" Target="https://dx.doi.org/10.1088/1748-9326/10/9/094013" TargetMode="External"/><Relationship Id="rId171" Type="http://schemas.openxmlformats.org/officeDocument/2006/relationships/hyperlink" Target="https://dx.doi.org/10.5194/bg-14-177-2017" TargetMode="External"/><Relationship Id="rId837" Type="http://schemas.openxmlformats.org/officeDocument/2006/relationships/hyperlink" Target="https://dx.doi.org/10.1073/pnas.1605516113" TargetMode="External"/><Relationship Id="rId1022" Type="http://schemas.openxmlformats.org/officeDocument/2006/relationships/hyperlink" Target="https://dx.doi.org/10.5194/bg-9-649-2012" TargetMode="External"/><Relationship Id="rId269" Type="http://schemas.openxmlformats.org/officeDocument/2006/relationships/hyperlink" Target="https://dx.doi.org/10.1111/j.1461-0248.2011.01593.x" TargetMode="External"/><Relationship Id="rId476" Type="http://schemas.openxmlformats.org/officeDocument/2006/relationships/hyperlink" Target="https://dx.doi.org/10.1038/s41586-018-0589-x" TargetMode="External"/><Relationship Id="rId683" Type="http://schemas.openxmlformats.org/officeDocument/2006/relationships/hyperlink" Target="https://dx.doi.org/10.1002/2015gl067334" TargetMode="External"/><Relationship Id="rId890" Type="http://schemas.openxmlformats.org/officeDocument/2006/relationships/hyperlink" Target="https://dx.doi.org/10.1002/2013pa002552" TargetMode="External"/><Relationship Id="rId904" Type="http://schemas.openxmlformats.org/officeDocument/2006/relationships/hyperlink" Target="https://dx.doi.org/10.1038/nclimate1373" TargetMode="External"/><Relationship Id="rId1327" Type="http://schemas.openxmlformats.org/officeDocument/2006/relationships/hyperlink" Target="https://dx.doi.org/10.1038/ngeo1782" TargetMode="External"/><Relationship Id="rId33" Type="http://schemas.openxmlformats.org/officeDocument/2006/relationships/hyperlink" Target="https://dx.doi.org/10.1029/2018gb006049" TargetMode="External"/><Relationship Id="rId129" Type="http://schemas.openxmlformats.org/officeDocument/2006/relationships/hyperlink" Target="https://dx.doi.org/10.5194/cp-8-251-2012" TargetMode="External"/><Relationship Id="rId336" Type="http://schemas.openxmlformats.org/officeDocument/2006/relationships/hyperlink" Target="https://dx.doi.org/10.1126/science.aac4971" TargetMode="External"/><Relationship Id="rId543" Type="http://schemas.openxmlformats.org/officeDocument/2006/relationships/hyperlink" Target="https://dx.doi.org/10.5194/bg-11-5285-2014" TargetMode="External"/><Relationship Id="rId988" Type="http://schemas.openxmlformats.org/officeDocument/2006/relationships/hyperlink" Target="https://dx.doi.org/10.5194/acp-14-4617-2014" TargetMode="External"/><Relationship Id="rId1173" Type="http://schemas.openxmlformats.org/officeDocument/2006/relationships/hyperlink" Target="https://dx.doi.org/10.1073/pnas.1813305116" TargetMode="External"/><Relationship Id="rId182" Type="http://schemas.openxmlformats.org/officeDocument/2006/relationships/hyperlink" Target="https://dx.doi.org/10.1038/s41467-017-00114-5" TargetMode="External"/><Relationship Id="rId403" Type="http://schemas.openxmlformats.org/officeDocument/2006/relationships/hyperlink" Target="https://dx.doi.org/10.1038/s41586-018-0848-x" TargetMode="External"/><Relationship Id="rId750" Type="http://schemas.openxmlformats.org/officeDocument/2006/relationships/hyperlink" Target="https://dx.doi.org/10.1073/pnas.0700419104" TargetMode="External"/><Relationship Id="rId848" Type="http://schemas.openxmlformats.org/officeDocument/2006/relationships/hyperlink" Target="https://dx.doi.org/10.5194/bg-6-2661-2009" TargetMode="External"/><Relationship Id="rId1033" Type="http://schemas.openxmlformats.org/officeDocument/2006/relationships/hyperlink" Target="https://dx.doi.org/10.1016/s1465-9972(00)00015-5" TargetMode="External"/><Relationship Id="rId487" Type="http://schemas.openxmlformats.org/officeDocument/2006/relationships/hyperlink" Target="https://dx.doi.org/10.2527/jas.2013-6583" TargetMode="External"/><Relationship Id="rId610" Type="http://schemas.openxmlformats.org/officeDocument/2006/relationships/hyperlink" Target="https://dx.doi.org/10.1002/2016jc011838" TargetMode="External"/><Relationship Id="rId694" Type="http://schemas.openxmlformats.org/officeDocument/2006/relationships/hyperlink" Target="https://dx.doi.org/10.1016/j.epsl.2016.04.013" TargetMode="External"/><Relationship Id="rId708" Type="http://schemas.openxmlformats.org/officeDocument/2006/relationships/hyperlink" Target="https://dx.doi.org/10.1002/jpln.201400058" TargetMode="External"/><Relationship Id="rId915" Type="http://schemas.openxmlformats.org/officeDocument/2006/relationships/hyperlink" Target="https://dx.doi.org/10.1038/s41586-018-0417-3" TargetMode="External"/><Relationship Id="rId1240" Type="http://schemas.openxmlformats.org/officeDocument/2006/relationships/hyperlink" Target="https://dx.doi.org/10.1038/nclimate1951" TargetMode="External"/><Relationship Id="rId347" Type="http://schemas.openxmlformats.org/officeDocument/2006/relationships/hyperlink" Target="https://dx.doi.org/10.1034/j.1600-0889.2003.01461.x" TargetMode="External"/><Relationship Id="rId999" Type="http://schemas.openxmlformats.org/officeDocument/2006/relationships/hyperlink" Target="https://dx.doi.org/10.5194/bg-7-2351-2010" TargetMode="External"/><Relationship Id="rId1100" Type="http://schemas.openxmlformats.org/officeDocument/2006/relationships/hyperlink" Target="https://dx.doi.org/10.1088/1748-9326/aaa9c4" TargetMode="External"/><Relationship Id="rId1184" Type="http://schemas.openxmlformats.org/officeDocument/2006/relationships/hyperlink" Target="https://dx.doi.org/10.5194/acp-17-14771-2017" TargetMode="External"/><Relationship Id="rId44" Type="http://schemas.openxmlformats.org/officeDocument/2006/relationships/hyperlink" Target="https://dx.doi.org/10.1038/s41467-018-03838-0" TargetMode="External"/><Relationship Id="rId554" Type="http://schemas.openxmlformats.org/officeDocument/2006/relationships/hyperlink" Target="https://dx.doi.org/10.1088/1748-9326/11/9/095012" TargetMode="External"/><Relationship Id="rId761" Type="http://schemas.openxmlformats.org/officeDocument/2006/relationships/hyperlink" Target="https://dx.doi.org/10.1007/s10021-019-00347-z" TargetMode="External"/><Relationship Id="rId859" Type="http://schemas.openxmlformats.org/officeDocument/2006/relationships/hyperlink" Target="https://dx.doi.org/10.1029/2009gl041961" TargetMode="External"/><Relationship Id="rId193" Type="http://schemas.openxmlformats.org/officeDocument/2006/relationships/hyperlink" Target="https://dx.doi.org/10.1017/cbo9781107415324.015" TargetMode="External"/><Relationship Id="rId207" Type="http://schemas.openxmlformats.org/officeDocument/2006/relationships/hyperlink" Target="https://dx.doi.org/10.1038/s41561-018-0174-9" TargetMode="External"/><Relationship Id="rId414" Type="http://schemas.openxmlformats.org/officeDocument/2006/relationships/hyperlink" Target="https://dx.doi.org/10.1146/annurev-marine-121916-063407" TargetMode="External"/><Relationship Id="rId498" Type="http://schemas.openxmlformats.org/officeDocument/2006/relationships/hyperlink" Target="https://dx.doi.org/10.1038/s41598-017-03818-2" TargetMode="External"/><Relationship Id="rId621" Type="http://schemas.openxmlformats.org/officeDocument/2006/relationships/hyperlink" Target="https://dx.doi.org/10.1029/2019ef001326" TargetMode="External"/><Relationship Id="rId1044" Type="http://schemas.openxmlformats.org/officeDocument/2006/relationships/hyperlink" Target="https://dx.doi.org/10.1016/j.margeo.2013.06.002" TargetMode="External"/><Relationship Id="rId1251" Type="http://schemas.openxmlformats.org/officeDocument/2006/relationships/hyperlink" Target="https://dx.doi.org/10.1088/1748-9326/ab97c9" TargetMode="External"/><Relationship Id="rId260" Type="http://schemas.openxmlformats.org/officeDocument/2006/relationships/hyperlink" Target="http://www.esrl.noaa.gov/gmd/ccgg/trends/global.html" TargetMode="External"/><Relationship Id="rId719" Type="http://schemas.openxmlformats.org/officeDocument/2006/relationships/hyperlink" Target="https://dx.doi.org/10.1126/science.aad4296" TargetMode="External"/><Relationship Id="rId926" Type="http://schemas.openxmlformats.org/officeDocument/2006/relationships/hyperlink" Target="https://dx.doi.org/10.5194/gmd-10-1175-2017" TargetMode="External"/><Relationship Id="rId1111" Type="http://schemas.openxmlformats.org/officeDocument/2006/relationships/hyperlink" Target="https://dx.doi.org/10.1002/2013gb004679" TargetMode="External"/><Relationship Id="rId55" Type="http://schemas.openxmlformats.org/officeDocument/2006/relationships/hyperlink" Target="https://dx.doi.org/10.1098/rsta.2017.0072" TargetMode="External"/><Relationship Id="rId120" Type="http://schemas.openxmlformats.org/officeDocument/2006/relationships/hyperlink" Target="https://dx.doi.org/10.1038/s41558-019-0605-7" TargetMode="External"/><Relationship Id="rId358" Type="http://schemas.openxmlformats.org/officeDocument/2006/relationships/hyperlink" Target="https://dx.doi.org/10.1111/j.1365-2486.2007.01339.x" TargetMode="External"/><Relationship Id="rId565" Type="http://schemas.openxmlformats.org/officeDocument/2006/relationships/hyperlink" Target="https://dx.doi.org/10.1134/s1028334x17120133" TargetMode="External"/><Relationship Id="rId772" Type="http://schemas.openxmlformats.org/officeDocument/2006/relationships/hyperlink" Target="https://dx.doi.org/10.5194/acp-18-18149-2018" TargetMode="External"/><Relationship Id="rId1195" Type="http://schemas.openxmlformats.org/officeDocument/2006/relationships/hyperlink" Target="https://dx.doi.org/10.1038/srep10016" TargetMode="External"/><Relationship Id="rId1209" Type="http://schemas.openxmlformats.org/officeDocument/2006/relationships/hyperlink" Target="https://dx.doi.org/10.1038/s41467-019-08348-1" TargetMode="External"/><Relationship Id="rId218" Type="http://schemas.openxmlformats.org/officeDocument/2006/relationships/hyperlink" Target="https://dx.doi.org/10.1007/s00704-004-0049-4" TargetMode="External"/><Relationship Id="rId425" Type="http://schemas.openxmlformats.org/officeDocument/2006/relationships/hyperlink" Target="https://dx.doi.org/10.1038/nature23646" TargetMode="External"/><Relationship Id="rId632" Type="http://schemas.openxmlformats.org/officeDocument/2006/relationships/hyperlink" Target="https://dx.doi.org/10.1029/2018gl081731" TargetMode="External"/><Relationship Id="rId1055" Type="http://schemas.openxmlformats.org/officeDocument/2006/relationships/hyperlink" Target="https://dx.doi.org/10.1038/ncomms16010" TargetMode="External"/><Relationship Id="rId1262" Type="http://schemas.openxmlformats.org/officeDocument/2006/relationships/hyperlink" Target="https://dx.doi.org/10.1073/pnas.1519620113" TargetMode="External"/><Relationship Id="rId271" Type="http://schemas.openxmlformats.org/officeDocument/2006/relationships/hyperlink" Target="https://dx.doi.org/10.1073/pnas.1511451112" TargetMode="External"/><Relationship Id="rId937" Type="http://schemas.openxmlformats.org/officeDocument/2006/relationships/hyperlink" Target="https://dx.doi.org/10.1038/ngeo1830" TargetMode="External"/><Relationship Id="rId1122" Type="http://schemas.openxmlformats.org/officeDocument/2006/relationships/hyperlink" Target="https://dx.doi.org/10.1088/1748-9326/aa926d" TargetMode="External"/><Relationship Id="rId66" Type="http://schemas.openxmlformats.org/officeDocument/2006/relationships/hyperlink" Target="https://dx.doi.org/10.1038/nclimate3204" TargetMode="External"/><Relationship Id="rId131" Type="http://schemas.openxmlformats.org/officeDocument/2006/relationships/hyperlink" Target="https://dx.doi.org/10.1016/j.quascirev.2016.01.028" TargetMode="External"/><Relationship Id="rId369" Type="http://schemas.openxmlformats.org/officeDocument/2006/relationships/hyperlink" Target="https://dx.doi.org/10.1038/nature12957" TargetMode="External"/><Relationship Id="rId576" Type="http://schemas.openxmlformats.org/officeDocument/2006/relationships/hyperlink" Target="https://dx.doi.org/10.1038/ncomms13428" TargetMode="External"/><Relationship Id="rId783" Type="http://schemas.openxmlformats.org/officeDocument/2006/relationships/hyperlink" Target="https://dx.doi.org/10.1073/pnas.1018189108" TargetMode="External"/><Relationship Id="rId990" Type="http://schemas.openxmlformats.org/officeDocument/2006/relationships/hyperlink" Target="https://dx.doi.org/10.1038/nclimate3109" TargetMode="External"/><Relationship Id="rId229" Type="http://schemas.openxmlformats.org/officeDocument/2006/relationships/hyperlink" Target="https://dx.doi.org/10.5194/bg-12-1223-2015" TargetMode="External"/><Relationship Id="rId436" Type="http://schemas.openxmlformats.org/officeDocument/2006/relationships/hyperlink" Target="https://dx.doi.org/10.1007/978-3-319-71788-3_12" TargetMode="External"/><Relationship Id="rId643" Type="http://schemas.openxmlformats.org/officeDocument/2006/relationships/hyperlink" Target="https://dx.doi.org/10.5194/acp-7-2119-2007" TargetMode="External"/><Relationship Id="rId1066" Type="http://schemas.openxmlformats.org/officeDocument/2006/relationships/hyperlink" Target="https://dx.doi.org/10.1146/annurev-environ-101718-033129" TargetMode="External"/><Relationship Id="rId1273" Type="http://schemas.openxmlformats.org/officeDocument/2006/relationships/hyperlink" Target="https://dx.doi.org/10.3389/fpls.2016.00657" TargetMode="External"/><Relationship Id="rId850" Type="http://schemas.openxmlformats.org/officeDocument/2006/relationships/hyperlink" Target="https://dx.doi.org/10.3334/ornldaac/1332" TargetMode="External"/><Relationship Id="rId948" Type="http://schemas.openxmlformats.org/officeDocument/2006/relationships/hyperlink" Target="https://dx.doi.org/10.1111/j.2153-3490.1957.tb01849.x" TargetMode="External"/><Relationship Id="rId1133" Type="http://schemas.openxmlformats.org/officeDocument/2006/relationships/hyperlink" Target="https://dx.doi.org/10.1098/rsta.2007.2076" TargetMode="External"/><Relationship Id="rId77" Type="http://schemas.openxmlformats.org/officeDocument/2006/relationships/hyperlink" Target="https://dx.doi.org/10.5194/esd-9-797-2018" TargetMode="External"/><Relationship Id="rId282" Type="http://schemas.openxmlformats.org/officeDocument/2006/relationships/hyperlink" Target="https://dx.doi.org/10.1002/2017jd027749" TargetMode="External"/><Relationship Id="rId503" Type="http://schemas.openxmlformats.org/officeDocument/2006/relationships/hyperlink" Target="https://dx.doi.org/10.1016/j.epsl.2016.09.021" TargetMode="External"/><Relationship Id="rId587" Type="http://schemas.openxmlformats.org/officeDocument/2006/relationships/hyperlink" Target="https://dx.doi.org/10.1038/s41598-019-43826-y" TargetMode="External"/><Relationship Id="rId710" Type="http://schemas.openxmlformats.org/officeDocument/2006/relationships/hyperlink" Target="https://dx.doi.org/10.1098/rsbl.2018.0781" TargetMode="External"/><Relationship Id="rId808" Type="http://schemas.openxmlformats.org/officeDocument/2006/relationships/hyperlink" Target="https://dx.doi.org/10.1073/pnas.1417130112" TargetMode="External"/><Relationship Id="rId8" Type="http://schemas.openxmlformats.org/officeDocument/2006/relationships/comments" Target="comments.xml"/><Relationship Id="rId142" Type="http://schemas.openxmlformats.org/officeDocument/2006/relationships/hyperlink" Target="https://dx.doi.org/10.1175/jcli-d-12-00550.1" TargetMode="External"/><Relationship Id="rId447" Type="http://schemas.openxmlformats.org/officeDocument/2006/relationships/hyperlink" Target="https://dx.doi.org/10.5194/bg-10-193-2013" TargetMode="External"/><Relationship Id="rId794" Type="http://schemas.openxmlformats.org/officeDocument/2006/relationships/hyperlink" Target="https://dx.doi.org/10.1186/s40663-019-0166-2" TargetMode="External"/><Relationship Id="rId1077" Type="http://schemas.openxmlformats.org/officeDocument/2006/relationships/hyperlink" Target="https://dx.doi.org/10.1126/science.1210465" TargetMode="External"/><Relationship Id="rId1200" Type="http://schemas.openxmlformats.org/officeDocument/2006/relationships/hyperlink" Target="https://dx.doi.org/10.1016/j.geoderma.2019.03.044" TargetMode="External"/><Relationship Id="rId654" Type="http://schemas.openxmlformats.org/officeDocument/2006/relationships/hyperlink" Target="https://dx.doi.org/10.1111/gcb.14634" TargetMode="External"/><Relationship Id="rId861" Type="http://schemas.openxmlformats.org/officeDocument/2006/relationships/hyperlink" Target="https://dx.doi.org/10.1038/s41561-018-0152-2" TargetMode="External"/><Relationship Id="rId959" Type="http://schemas.openxmlformats.org/officeDocument/2006/relationships/hyperlink" Target="https://dx.doi.org/10.1073/pnas.1504613112" TargetMode="External"/><Relationship Id="rId1284" Type="http://schemas.openxmlformats.org/officeDocument/2006/relationships/hyperlink" Target="https://dx.doi.org/10.1073/pnas.1921914117" TargetMode="External"/><Relationship Id="rId293" Type="http://schemas.openxmlformats.org/officeDocument/2006/relationships/hyperlink" Target="https://dx.doi.org/10.1016/j.gloenvcha.2017.01.002" TargetMode="External"/><Relationship Id="rId307" Type="http://schemas.openxmlformats.org/officeDocument/2006/relationships/hyperlink" Target="https://dx.doi.org/10.1073/pnas.1506262112" TargetMode="External"/><Relationship Id="rId514" Type="http://schemas.openxmlformats.org/officeDocument/2006/relationships/hyperlink" Target="https://dx.doi.org/10.1007/s10584-017-1930-3" TargetMode="External"/><Relationship Id="rId721" Type="http://schemas.openxmlformats.org/officeDocument/2006/relationships/hyperlink" Target="https://dx.doi.org/10.1038/nature06949" TargetMode="External"/><Relationship Id="rId1144" Type="http://schemas.openxmlformats.org/officeDocument/2006/relationships/hyperlink" Target="https://dx.doi.org/10.1038/s41558-019-0613-7" TargetMode="External"/><Relationship Id="rId88" Type="http://schemas.openxmlformats.org/officeDocument/2006/relationships/hyperlink" Target="https://dx.doi.org/10.5194/acp-16-4147-2016" TargetMode="External"/><Relationship Id="rId153" Type="http://schemas.openxmlformats.org/officeDocument/2006/relationships/hyperlink" Target="https://dx.doi.org/10.1038/s41467-017-00417-7" TargetMode="External"/><Relationship Id="rId360" Type="http://schemas.openxmlformats.org/officeDocument/2006/relationships/hyperlink" Target="https://dx.doi.org/10.1029/2020jd032903" TargetMode="External"/><Relationship Id="rId598" Type="http://schemas.openxmlformats.org/officeDocument/2006/relationships/hyperlink" Target="https://dx.doi.org/10.1016/j.gloplacha.2016.12.017" TargetMode="External"/><Relationship Id="rId819" Type="http://schemas.openxmlformats.org/officeDocument/2006/relationships/hyperlink" Target="https://dx.doi.org/10.1002/2015gb005128" TargetMode="External"/><Relationship Id="rId1004" Type="http://schemas.openxmlformats.org/officeDocument/2006/relationships/hyperlink" Target="https://dx.doi.org/10.5194/bg-12-6017-2015" TargetMode="External"/><Relationship Id="rId1211" Type="http://schemas.openxmlformats.org/officeDocument/2006/relationships/hyperlink" Target="https://dx.doi.org/10.1038/s41586-019-1474-y" TargetMode="External"/><Relationship Id="rId220" Type="http://schemas.openxmlformats.org/officeDocument/2006/relationships/hyperlink" Target="https://dx.doi.org/10.1038/nature11882" TargetMode="External"/><Relationship Id="rId458" Type="http://schemas.openxmlformats.org/officeDocument/2006/relationships/hyperlink" Target="https://dx.doi.org/10.3389/fmars.2020.00581" TargetMode="External"/><Relationship Id="rId665" Type="http://schemas.openxmlformats.org/officeDocument/2006/relationships/hyperlink" Target="https://dx.doi.org/10.4324/9780203762264" TargetMode="External"/><Relationship Id="rId872" Type="http://schemas.openxmlformats.org/officeDocument/2006/relationships/hyperlink" Target="https://dx.doi.org/10.1029/2004gb002258" TargetMode="External"/><Relationship Id="rId1088" Type="http://schemas.openxmlformats.org/officeDocument/2006/relationships/hyperlink" Target="https://dx.doi.org/10.5194/esd-6-731-2015" TargetMode="External"/><Relationship Id="rId1295" Type="http://schemas.openxmlformats.org/officeDocument/2006/relationships/hyperlink" Target="https://dx.doi.org/10.1126/science.1193221" TargetMode="External"/><Relationship Id="rId1309" Type="http://schemas.openxmlformats.org/officeDocument/2006/relationships/hyperlink" Target="https://dx.doi.org/10.1038/ncomms14681" TargetMode="External"/><Relationship Id="rId15" Type="http://schemas.openxmlformats.org/officeDocument/2006/relationships/hyperlink" Target="https://dx.doi.org/10.1007/s10533-016-0274-9" TargetMode="External"/><Relationship Id="rId318" Type="http://schemas.openxmlformats.org/officeDocument/2006/relationships/hyperlink" Target="https://dx.doi.org/10.1016/j.ecss.2016.08.043" TargetMode="External"/><Relationship Id="rId525" Type="http://schemas.openxmlformats.org/officeDocument/2006/relationships/hyperlink" Target="https://dx.doi.org/10.1126/science.1119282" TargetMode="External"/><Relationship Id="rId732" Type="http://schemas.openxmlformats.org/officeDocument/2006/relationships/hyperlink" Target="https://dx.doi.org/10.1098/rsta.2014.0134" TargetMode="External"/><Relationship Id="rId1155" Type="http://schemas.openxmlformats.org/officeDocument/2006/relationships/hyperlink" Target="https://dx.doi.org/10.3389/fmars.2019.00337" TargetMode="External"/><Relationship Id="rId99" Type="http://schemas.openxmlformats.org/officeDocument/2006/relationships/hyperlink" Target="https://cdiac.ess-dive.lbl.gov/trends/emis/overview.html" TargetMode="External"/><Relationship Id="rId164" Type="http://schemas.openxmlformats.org/officeDocument/2006/relationships/hyperlink" Target="https://dx.doi.org/10.1021/acs.est.8b03655" TargetMode="External"/><Relationship Id="rId371" Type="http://schemas.openxmlformats.org/officeDocument/2006/relationships/hyperlink" Target="https://dx.doi.org/10.1126/science.aac4722" TargetMode="External"/><Relationship Id="rId1015" Type="http://schemas.openxmlformats.org/officeDocument/2006/relationships/hyperlink" Target="https://dx.doi.org/10.1038/nature13971" TargetMode="External"/><Relationship Id="rId1222" Type="http://schemas.openxmlformats.org/officeDocument/2006/relationships/hyperlink" Target="https://dx.doi.org/10.5194/gmd-11-3903-2018" TargetMode="External"/><Relationship Id="rId469" Type="http://schemas.openxmlformats.org/officeDocument/2006/relationships/hyperlink" Target="https://dx.doi.org/10.1088/2515-7620/ab7457" TargetMode="External"/><Relationship Id="rId676" Type="http://schemas.openxmlformats.org/officeDocument/2006/relationships/hyperlink" Target="https://dx.doi.org/10.1016/j.jmarsys.2014.04.016" TargetMode="External"/><Relationship Id="rId883" Type="http://schemas.openxmlformats.org/officeDocument/2006/relationships/hyperlink" Target="https://dx.doi.org/10.1038/s41559-017-0274-8" TargetMode="External"/><Relationship Id="rId1099" Type="http://schemas.openxmlformats.org/officeDocument/2006/relationships/hyperlink" Target="https://dx.doi.org/10.1016/j.earscirev.2017.07.007" TargetMode="External"/><Relationship Id="rId26" Type="http://schemas.openxmlformats.org/officeDocument/2006/relationships/hyperlink" Target="https://dx.doi.org/10.1038/nature17423" TargetMode="External"/><Relationship Id="rId231" Type="http://schemas.openxmlformats.org/officeDocument/2006/relationships/hyperlink" Target="https://dx.doi.org/10.5194/acp-16-3099-2016" TargetMode="External"/><Relationship Id="rId329" Type="http://schemas.openxmlformats.org/officeDocument/2006/relationships/hyperlink" Target="https://dx.doi.org/10.1016/j.scitotenv.2018.11.312" TargetMode="External"/><Relationship Id="rId536" Type="http://schemas.openxmlformats.org/officeDocument/2006/relationships/hyperlink" Target="https://dx.doi.org/10.1002/2015gl066853" TargetMode="External"/><Relationship Id="rId1166" Type="http://schemas.openxmlformats.org/officeDocument/2006/relationships/hyperlink" Target="https://dx.doi.org/10.1088/1748-9326/aaafdd" TargetMode="External"/><Relationship Id="rId175" Type="http://schemas.openxmlformats.org/officeDocument/2006/relationships/hyperlink" Target="https://dx.doi.org/10.1111/gcb.15099" TargetMode="External"/><Relationship Id="rId743" Type="http://schemas.openxmlformats.org/officeDocument/2006/relationships/hyperlink" Target="https://dx.doi.org/10.1038/nature14145" TargetMode="External"/><Relationship Id="rId950" Type="http://schemas.openxmlformats.org/officeDocument/2006/relationships/hyperlink" Target="https://dx.doi.org/10.1002/2016gb005570" TargetMode="External"/><Relationship Id="rId1026" Type="http://schemas.openxmlformats.org/officeDocument/2006/relationships/hyperlink" Target="https://dx.doi.org/10.5194/esd-2018-63" TargetMode="External"/><Relationship Id="rId382" Type="http://schemas.openxmlformats.org/officeDocument/2006/relationships/hyperlink" Target="https://dx.doi.org/10.1029/2002gb001963" TargetMode="External"/><Relationship Id="rId603" Type="http://schemas.openxmlformats.org/officeDocument/2006/relationships/hyperlink" Target="https://dx.doi.org/10.5194/bg-9-957-2012" TargetMode="External"/><Relationship Id="rId687" Type="http://schemas.openxmlformats.org/officeDocument/2006/relationships/hyperlink" Target="https://dx.doi.org/10.1038/s41559-020-1217-3" TargetMode="External"/><Relationship Id="rId810" Type="http://schemas.openxmlformats.org/officeDocument/2006/relationships/hyperlink" Target="https://dx.doi.org/10.1126/science.291.5501.112" TargetMode="External"/><Relationship Id="rId908" Type="http://schemas.openxmlformats.org/officeDocument/2006/relationships/hyperlink" Target="https://dx.doi.org/10.1088/1748-9326/aa8391" TargetMode="External"/><Relationship Id="rId1233" Type="http://schemas.openxmlformats.org/officeDocument/2006/relationships/hyperlink" Target="https://dx.doi.org/10.1016/j.gca.2009.02.009" TargetMode="External"/><Relationship Id="rId242" Type="http://schemas.openxmlformats.org/officeDocument/2006/relationships/hyperlink" Target="https://dx.doi.org/10.1002/2017rg000559" TargetMode="External"/><Relationship Id="rId894" Type="http://schemas.openxmlformats.org/officeDocument/2006/relationships/hyperlink" Target="https://dx.doi.org/10.5194/bg-10-6699-2013" TargetMode="External"/><Relationship Id="rId1177" Type="http://schemas.openxmlformats.org/officeDocument/2006/relationships/hyperlink" Target="https://dx.doi.org/10.1007/s10584-014-1183-3" TargetMode="External"/><Relationship Id="rId1300" Type="http://schemas.openxmlformats.org/officeDocument/2006/relationships/hyperlink" Target="https://dx.doi.org/10.1098/rstb.2013.0125" TargetMode="External"/><Relationship Id="rId37" Type="http://schemas.openxmlformats.org/officeDocument/2006/relationships/hyperlink" Target="https://dx.doi.org/10.1038/s41467-017-02771-y" TargetMode="External"/><Relationship Id="rId102" Type="http://schemas.openxmlformats.org/officeDocument/2006/relationships/hyperlink" Target="https://dx.doi.org/10.5194/bg-10-6225-2013" TargetMode="External"/><Relationship Id="rId547" Type="http://schemas.openxmlformats.org/officeDocument/2006/relationships/hyperlink" Target="https://dx.doi.org/10.5194/bg-15-3975-2018" TargetMode="External"/><Relationship Id="rId754" Type="http://schemas.openxmlformats.org/officeDocument/2006/relationships/hyperlink" Target="https://dx.doi.org/10.1007/s40641-017-0055-0" TargetMode="External"/><Relationship Id="rId961" Type="http://schemas.openxmlformats.org/officeDocument/2006/relationships/hyperlink" Target="https://dx.doi.org/10.1002/2013gl058799" TargetMode="External"/><Relationship Id="rId90" Type="http://schemas.openxmlformats.org/officeDocument/2006/relationships/hyperlink" Target="https://dx.doi.org/10.1038/nclimate3029" TargetMode="External"/><Relationship Id="rId186" Type="http://schemas.openxmlformats.org/officeDocument/2006/relationships/hyperlink" Target="https://dx.doi.org/10.5194/cp-15-913-2019" TargetMode="External"/><Relationship Id="rId393" Type="http://schemas.openxmlformats.org/officeDocument/2006/relationships/hyperlink" Target="https://dx.doi.org/10.1002/2015gl064431" TargetMode="External"/><Relationship Id="rId407" Type="http://schemas.openxmlformats.org/officeDocument/2006/relationships/hyperlink" Target="https://dx.doi.org/10.1175/2009jcli2949.1" TargetMode="External"/><Relationship Id="rId614" Type="http://schemas.openxmlformats.org/officeDocument/2006/relationships/hyperlink" Target="https://dx.doi.org/10.5194/bg-12-5211-2015" TargetMode="External"/><Relationship Id="rId821" Type="http://schemas.openxmlformats.org/officeDocument/2006/relationships/hyperlink" Target="https://dx.doi.org/10.5194/bg-7-2159-2010" TargetMode="External"/><Relationship Id="rId1037" Type="http://schemas.openxmlformats.org/officeDocument/2006/relationships/hyperlink" Target="https://dx.doi.org/10.1038/ngeo2007" TargetMode="External"/><Relationship Id="rId1244" Type="http://schemas.openxmlformats.org/officeDocument/2006/relationships/hyperlink" Target="https://dx.doi.org/10.1038/ngeo2578" TargetMode="External"/><Relationship Id="rId253" Type="http://schemas.openxmlformats.org/officeDocument/2006/relationships/hyperlink" Target="https://dx.doi.org/10.1002/2013gb004739" TargetMode="External"/><Relationship Id="rId460" Type="http://schemas.openxmlformats.org/officeDocument/2006/relationships/hyperlink" Target="https://dx.doi.org/10.1038/ngeo1921" TargetMode="External"/><Relationship Id="rId698" Type="http://schemas.openxmlformats.org/officeDocument/2006/relationships/hyperlink" Target="https://dx.doi.org/10.1038/s41467-020-18631-1" TargetMode="External"/><Relationship Id="rId919" Type="http://schemas.openxmlformats.org/officeDocument/2006/relationships/hyperlink" Target="https://dx.doi.org/10.1073/pnas.1810512116" TargetMode="External"/><Relationship Id="rId1090" Type="http://schemas.openxmlformats.org/officeDocument/2006/relationships/hyperlink" Target="https://dx.doi.org/10.1038/nclimate1864" TargetMode="External"/><Relationship Id="rId1104" Type="http://schemas.openxmlformats.org/officeDocument/2006/relationships/hyperlink" Target="https://dx.doi.org/10.1029/2018gb005973" TargetMode="External"/><Relationship Id="rId1311" Type="http://schemas.openxmlformats.org/officeDocument/2006/relationships/hyperlink" Target="https://dx.doi.org/10.1029/2008gb003183" TargetMode="External"/><Relationship Id="rId48" Type="http://schemas.openxmlformats.org/officeDocument/2006/relationships/hyperlink" Target="https://dx.doi.org/10.1134/s1028334x1606009x" TargetMode="External"/><Relationship Id="rId113" Type="http://schemas.openxmlformats.org/officeDocument/2006/relationships/hyperlink" Target="https://dx.doi.org/10.1111/gcb.13745" TargetMode="External"/><Relationship Id="rId320" Type="http://schemas.openxmlformats.org/officeDocument/2006/relationships/hyperlink" Target="https://dx.doi.org/10.1029/2020gl088263" TargetMode="External"/><Relationship Id="rId558" Type="http://schemas.openxmlformats.org/officeDocument/2006/relationships/hyperlink" Target="https://dx.doi.org/10.5194/bg-17-3511-2020" TargetMode="External"/><Relationship Id="rId765" Type="http://schemas.openxmlformats.org/officeDocument/2006/relationships/hyperlink" Target="https://dx.doi.org/10.1073/pnas.1719903115" TargetMode="External"/><Relationship Id="rId972" Type="http://schemas.openxmlformats.org/officeDocument/2006/relationships/hyperlink" Target="https://dx.doi.org/10.1038/ncomms11487" TargetMode="External"/><Relationship Id="rId1188" Type="http://schemas.openxmlformats.org/officeDocument/2006/relationships/hyperlink" Target="https://dx.doi.org/10.1038/nclimate2831" TargetMode="External"/><Relationship Id="rId197" Type="http://schemas.openxmlformats.org/officeDocument/2006/relationships/hyperlink" Target="https://dx.doi.org/10.1038/s41467-020-20486-5" TargetMode="External"/><Relationship Id="rId418" Type="http://schemas.openxmlformats.org/officeDocument/2006/relationships/hyperlink" Target="https://dx.doi.org/10.1073/pnas.1320008111" TargetMode="External"/><Relationship Id="rId625" Type="http://schemas.openxmlformats.org/officeDocument/2006/relationships/hyperlink" Target="https://dx.doi.org/10.1073/pnas.0502088102" TargetMode="External"/><Relationship Id="rId832" Type="http://schemas.openxmlformats.org/officeDocument/2006/relationships/hyperlink" Target="https://dx.doi.org/10.1088/1748-9326/ab83af" TargetMode="External"/><Relationship Id="rId1048" Type="http://schemas.openxmlformats.org/officeDocument/2006/relationships/hyperlink" Target="https://dx.doi.org/10.1038/nature02357" TargetMode="External"/><Relationship Id="rId1255" Type="http://schemas.openxmlformats.org/officeDocument/2006/relationships/hyperlink" Target="https://dx.doi.org/10.1175/jcli-d-16-0468.1" TargetMode="External"/><Relationship Id="rId264" Type="http://schemas.openxmlformats.org/officeDocument/2006/relationships/hyperlink" Target="https://dx.doi.org/10.1111/j.1757-1707.2011.01116.x" TargetMode="External"/><Relationship Id="rId471" Type="http://schemas.openxmlformats.org/officeDocument/2006/relationships/hyperlink" Target="https://dx.doi.org/10.1073/pnas.1802316115" TargetMode="External"/><Relationship Id="rId1115" Type="http://schemas.openxmlformats.org/officeDocument/2006/relationships/hyperlink" Target="https://dx.doi.org/10.1002/2016gl069292" TargetMode="External"/><Relationship Id="rId1322" Type="http://schemas.openxmlformats.org/officeDocument/2006/relationships/hyperlink" Target="https://dx.doi.org/10.1038/nclimate3004" TargetMode="External"/><Relationship Id="rId59" Type="http://schemas.openxmlformats.org/officeDocument/2006/relationships/hyperlink" Target="https://dx.doi.org/10.1175/jpo-d-20-0117.1" TargetMode="External"/><Relationship Id="rId124" Type="http://schemas.openxmlformats.org/officeDocument/2006/relationships/hyperlink" Target="https://dx.doi.org/10.1038/nature14283" TargetMode="External"/><Relationship Id="rId569" Type="http://schemas.openxmlformats.org/officeDocument/2006/relationships/hyperlink" Target="https://dx.doi.org/10.1002/2014ef000249" TargetMode="External"/><Relationship Id="rId776" Type="http://schemas.openxmlformats.org/officeDocument/2006/relationships/hyperlink" Target="https://dx.doi.org/10.5194/acp-11-1417-2011" TargetMode="External"/><Relationship Id="rId983" Type="http://schemas.openxmlformats.org/officeDocument/2006/relationships/hyperlink" Target="https://dx.doi.org/10.1002/2015rg000503" TargetMode="External"/><Relationship Id="rId1199" Type="http://schemas.openxmlformats.org/officeDocument/2006/relationships/hyperlink" Target="https://dx.doi.org/10.1038/nclimate3329" TargetMode="External"/><Relationship Id="rId331" Type="http://schemas.openxmlformats.org/officeDocument/2006/relationships/hyperlink" Target="https://dx.doi.org/10.1111/gcb.13910" TargetMode="External"/><Relationship Id="rId429" Type="http://schemas.openxmlformats.org/officeDocument/2006/relationships/hyperlink" Target="https://dx.doi.org/10.1186/s40645-020-00350-2" TargetMode="External"/><Relationship Id="rId636" Type="http://schemas.openxmlformats.org/officeDocument/2006/relationships/hyperlink" Target="https://dx.doi.org/10.1002/2014gb004853" TargetMode="External"/><Relationship Id="rId1059" Type="http://schemas.openxmlformats.org/officeDocument/2006/relationships/hyperlink" Target="https://dx.doi.org/10.5194/gmd-11-2273-2018" TargetMode="External"/><Relationship Id="rId1266" Type="http://schemas.openxmlformats.org/officeDocument/2006/relationships/hyperlink" Target="https://dx.doi.org/10.1038/s41467-017-02246-0" TargetMode="External"/><Relationship Id="rId843" Type="http://schemas.openxmlformats.org/officeDocument/2006/relationships/hyperlink" Target="https://dx.doi.org/10.5194/amt-11-6539-2018" TargetMode="External"/><Relationship Id="rId1126" Type="http://schemas.openxmlformats.org/officeDocument/2006/relationships/hyperlink" Target="https://dx.doi.org/10.1146/annurev-marine-052915-100829" TargetMode="External"/><Relationship Id="rId275" Type="http://schemas.openxmlformats.org/officeDocument/2006/relationships/hyperlink" Target="https://dx.doi.org/10.1007/s12237-013-9594-3" TargetMode="External"/><Relationship Id="rId482" Type="http://schemas.openxmlformats.org/officeDocument/2006/relationships/hyperlink" Target="https://dx.doi.org/10.1002/2016gb005546" TargetMode="External"/><Relationship Id="rId703" Type="http://schemas.openxmlformats.org/officeDocument/2006/relationships/hyperlink" Target="https://dx.doi.org/10.5194/bg-10-6339-2013" TargetMode="External"/><Relationship Id="rId910" Type="http://schemas.openxmlformats.org/officeDocument/2006/relationships/hyperlink" Target="https://dx.doi.org/10.1038/nature15753" TargetMode="External"/><Relationship Id="rId1333" Type="http://schemas.openxmlformats.org/officeDocument/2006/relationships/header" Target="header3.xml"/><Relationship Id="rId135" Type="http://schemas.openxmlformats.org/officeDocument/2006/relationships/hyperlink" Target="https://dx.doi.org/10.1007/s40641-020-00169-5" TargetMode="External"/><Relationship Id="rId342" Type="http://schemas.openxmlformats.org/officeDocument/2006/relationships/hyperlink" Target="https://dx.doi.org/10.1002/2017gl076496" TargetMode="External"/><Relationship Id="rId787" Type="http://schemas.openxmlformats.org/officeDocument/2006/relationships/hyperlink" Target="https://dx.doi.org/10.1002/ece3.5663" TargetMode="External"/><Relationship Id="rId994" Type="http://schemas.openxmlformats.org/officeDocument/2006/relationships/hyperlink" Target="https://dx.doi.org/10.5194/bg-12-1387-2015" TargetMode="External"/><Relationship Id="rId202" Type="http://schemas.openxmlformats.org/officeDocument/2006/relationships/hyperlink" Target="https://dx.doi.org/10.1126/science.1184945" TargetMode="External"/><Relationship Id="rId647" Type="http://schemas.openxmlformats.org/officeDocument/2006/relationships/hyperlink" Target="https://dx.doi.org/10.1029/2019gb006261" TargetMode="External"/><Relationship Id="rId854" Type="http://schemas.openxmlformats.org/officeDocument/2006/relationships/hyperlink" Target="https://dx.doi.org/10.1038/nature04095" TargetMode="External"/><Relationship Id="rId1277" Type="http://schemas.openxmlformats.org/officeDocument/2006/relationships/hyperlink" Target="https://dx.doi.org/10.1126/science.1174190" TargetMode="External"/><Relationship Id="rId286" Type="http://schemas.openxmlformats.org/officeDocument/2006/relationships/hyperlink" Target="https://dx.doi.org/10.1175/jcli-d-16-0247.1" TargetMode="External"/><Relationship Id="rId493" Type="http://schemas.openxmlformats.org/officeDocument/2006/relationships/hyperlink" Target="https://dx.doi.org/10.1038/s41586-018-0424-4" TargetMode="External"/><Relationship Id="rId507" Type="http://schemas.openxmlformats.org/officeDocument/2006/relationships/hyperlink" Target="https://dx.doi.org/10.1017/cbo9781107415324.004" TargetMode="External"/><Relationship Id="rId714" Type="http://schemas.openxmlformats.org/officeDocument/2006/relationships/hyperlink" Target="https://dx.doi.org/10.1098/rsta.2017.0263" TargetMode="External"/><Relationship Id="rId921" Type="http://schemas.openxmlformats.org/officeDocument/2006/relationships/hyperlink" Target="https://dx.doi.org/10.1038/nclimate3228" TargetMode="External"/><Relationship Id="rId1137" Type="http://schemas.openxmlformats.org/officeDocument/2006/relationships/hyperlink" Target="https://dx.doi.org/10.1111/nph.14872" TargetMode="External"/><Relationship Id="rId50" Type="http://schemas.openxmlformats.org/officeDocument/2006/relationships/hyperlink" Target="https://dx.doi.org/10.1016/j.dsr2.2013.01.002" TargetMode="External"/><Relationship Id="rId146" Type="http://schemas.openxmlformats.org/officeDocument/2006/relationships/hyperlink" Target="https://dx.doi.org/10.1073/pnas.0914216107" TargetMode="External"/><Relationship Id="rId353" Type="http://schemas.openxmlformats.org/officeDocument/2006/relationships/hyperlink" Target="https://dx.doi.org/10.1073/pnas.1222477110" TargetMode="External"/><Relationship Id="rId560" Type="http://schemas.openxmlformats.org/officeDocument/2006/relationships/hyperlink" Target="https://dx.doi.org/10.1038/s41467-018-05486-w" TargetMode="External"/><Relationship Id="rId798" Type="http://schemas.openxmlformats.org/officeDocument/2006/relationships/hyperlink" Target="https://dx.doi.org/10.1111/j.1600-0889.2010.00474.x" TargetMode="External"/><Relationship Id="rId1190" Type="http://schemas.openxmlformats.org/officeDocument/2006/relationships/hyperlink" Target="https://dx.doi.org/10.1029/2004gl021004" TargetMode="External"/><Relationship Id="rId1204" Type="http://schemas.openxmlformats.org/officeDocument/2006/relationships/hyperlink" Target="https://dx.doi.org/10.1134/s0001433808020023" TargetMode="External"/><Relationship Id="rId213" Type="http://schemas.openxmlformats.org/officeDocument/2006/relationships/hyperlink" Target="https://dx.doi.org/10.5194/bg-12-6125-2015" TargetMode="External"/><Relationship Id="rId420" Type="http://schemas.openxmlformats.org/officeDocument/2006/relationships/hyperlink" Target="https://dx.doi.org/10.1073/pnas.1905912116" TargetMode="External"/><Relationship Id="rId658" Type="http://schemas.openxmlformats.org/officeDocument/2006/relationships/hyperlink" Target="https://dx.doi.org/10.1038/s41558-020-0797-x" TargetMode="External"/><Relationship Id="rId865" Type="http://schemas.openxmlformats.org/officeDocument/2006/relationships/hyperlink" Target="https://dx.doi.org/10.1130/g24474a.1" TargetMode="External"/><Relationship Id="rId1050" Type="http://schemas.openxmlformats.org/officeDocument/2006/relationships/hyperlink" Target="https://dx.doi.org/10.1038/nature11342" TargetMode="External"/><Relationship Id="rId1288" Type="http://schemas.openxmlformats.org/officeDocument/2006/relationships/hyperlink" Target="https://dx.doi.org/10.1038/s41558-019-0665-8" TargetMode="External"/><Relationship Id="rId297" Type="http://schemas.openxmlformats.org/officeDocument/2006/relationships/hyperlink" Target="https://dx.doi.org/10.5194/essd-11-1-2019" TargetMode="External"/><Relationship Id="rId518" Type="http://schemas.openxmlformats.org/officeDocument/2006/relationships/hyperlink" Target="https://dx.doi.org/10.1002/2015gl064320" TargetMode="External"/><Relationship Id="rId725" Type="http://schemas.openxmlformats.org/officeDocument/2006/relationships/hyperlink" Target="https://dx.doi.org/10.1175/jcli-d-14-00036.1" TargetMode="External"/><Relationship Id="rId932" Type="http://schemas.openxmlformats.org/officeDocument/2006/relationships/hyperlink" Target="https://dx.doi.org/10.1126/science.1176985" TargetMode="External"/><Relationship Id="rId1148" Type="http://schemas.openxmlformats.org/officeDocument/2006/relationships/hyperlink" Target="https://dx.doi.org/10.1126/sciadv.aay7934" TargetMode="External"/><Relationship Id="rId157" Type="http://schemas.openxmlformats.org/officeDocument/2006/relationships/hyperlink" Target="https://dx.doi.org/10.1038/nature22030" TargetMode="External"/><Relationship Id="rId364" Type="http://schemas.openxmlformats.org/officeDocument/2006/relationships/hyperlink" Target="https://dx.doi.org/10.1146/annurev-marine-010419-010906" TargetMode="External"/><Relationship Id="rId1008" Type="http://schemas.openxmlformats.org/officeDocument/2006/relationships/hyperlink" Target="https://dx.doi.org/10.1038/nclimate3054" TargetMode="External"/><Relationship Id="rId1215" Type="http://schemas.openxmlformats.org/officeDocument/2006/relationships/hyperlink" Target="https://dx.doi.org/10.1038/nature13560" TargetMode="External"/><Relationship Id="rId61" Type="http://schemas.openxmlformats.org/officeDocument/2006/relationships/hyperlink" Target="https://dx.doi.org/10.1073/pnas.1905447116" TargetMode="External"/><Relationship Id="rId571" Type="http://schemas.openxmlformats.org/officeDocument/2006/relationships/hyperlink" Target="https://dx.doi.org/10.1073/pnas.1711234115" TargetMode="External"/><Relationship Id="rId669" Type="http://schemas.openxmlformats.org/officeDocument/2006/relationships/hyperlink" Target="https://dx.doi.org/10.5194/bg-11-6323-2014" TargetMode="External"/><Relationship Id="rId876" Type="http://schemas.openxmlformats.org/officeDocument/2006/relationships/hyperlink" Target="https://dx.doi.org/10.1016/j.pocean.2008.08.001" TargetMode="External"/><Relationship Id="rId1299" Type="http://schemas.openxmlformats.org/officeDocument/2006/relationships/hyperlink" Target="https://dx.doi.org/10.1126/science.1109004" TargetMode="External"/><Relationship Id="rId19" Type="http://schemas.openxmlformats.org/officeDocument/2006/relationships/hyperlink" Target="https://dx.doi.org/10.1038/ncomms4723" TargetMode="External"/><Relationship Id="rId224" Type="http://schemas.openxmlformats.org/officeDocument/2006/relationships/hyperlink" Target="https://dx.doi.org/10.1038/s41597-020-0462-2" TargetMode="External"/><Relationship Id="rId431" Type="http://schemas.openxmlformats.org/officeDocument/2006/relationships/hyperlink" Target="https://dx.doi.org/10.1029/2006jd007954" TargetMode="External"/><Relationship Id="rId529" Type="http://schemas.openxmlformats.org/officeDocument/2006/relationships/hyperlink" Target="https://dx.doi.org/10.1111/gcbb.12530" TargetMode="External"/><Relationship Id="rId736" Type="http://schemas.openxmlformats.org/officeDocument/2006/relationships/hyperlink" Target="https://dx.doi.org/10.1016/j.gloplacha.2020.103249" TargetMode="External"/><Relationship Id="rId1061" Type="http://schemas.openxmlformats.org/officeDocument/2006/relationships/hyperlink" Target="https://dx.doi.org/10.1111/gcb.13735" TargetMode="External"/><Relationship Id="rId1159" Type="http://schemas.openxmlformats.org/officeDocument/2006/relationships/hyperlink" Target="https://dx.doi.org/10.1002/2015jg003045" TargetMode="External"/><Relationship Id="rId168" Type="http://schemas.openxmlformats.org/officeDocument/2006/relationships/hyperlink" Target="https://dx.doi.org/10.1002/2016gb005485" TargetMode="External"/><Relationship Id="rId943" Type="http://schemas.openxmlformats.org/officeDocument/2006/relationships/hyperlink" Target="https://dx.doi.org/10.1016/j.ecoleng.2018.02.014" TargetMode="External"/><Relationship Id="rId1019" Type="http://schemas.openxmlformats.org/officeDocument/2006/relationships/hyperlink" Target="https://dx.doi.org/10.1038/nature10386" TargetMode="External"/><Relationship Id="rId72" Type="http://schemas.openxmlformats.org/officeDocument/2006/relationships/hyperlink" Target="https://dx.doi.org/10.1038/s43247-020-00030-5" TargetMode="External"/><Relationship Id="rId375" Type="http://schemas.openxmlformats.org/officeDocument/2006/relationships/hyperlink" Target="https://dx.doi.org/10.1088/1748-9326/ab2726" TargetMode="External"/><Relationship Id="rId582" Type="http://schemas.openxmlformats.org/officeDocument/2006/relationships/hyperlink" Target="https://dx.doi.org/10.1007/s40641-018-0104-3" TargetMode="External"/><Relationship Id="rId803" Type="http://schemas.openxmlformats.org/officeDocument/2006/relationships/hyperlink" Target="https://dx.doi.org/10.5670/oceanog.2009.98" TargetMode="External"/><Relationship Id="rId1226" Type="http://schemas.openxmlformats.org/officeDocument/2006/relationships/hyperlink" Target="https://dx.doi.org/10.1007/s11027-016-9712-1" TargetMode="External"/><Relationship Id="rId3" Type="http://schemas.openxmlformats.org/officeDocument/2006/relationships/styles" Target="styles.xml"/><Relationship Id="rId235" Type="http://schemas.openxmlformats.org/officeDocument/2006/relationships/hyperlink" Target="https://dx.doi.org/10.5194/bg-17-5129-2020" TargetMode="External"/><Relationship Id="rId442" Type="http://schemas.openxmlformats.org/officeDocument/2006/relationships/hyperlink" Target="https://dx.doi.org/10.1088/1748-9326/11/2/024007" TargetMode="External"/><Relationship Id="rId887" Type="http://schemas.openxmlformats.org/officeDocument/2006/relationships/hyperlink" Target="https://dx.doi.org/10.1038/nclimate1332" TargetMode="External"/><Relationship Id="rId1072" Type="http://schemas.openxmlformats.org/officeDocument/2006/relationships/hyperlink" Target="https://dx.doi.org/10.1021/acs.est.8b03931" TargetMode="External"/><Relationship Id="rId302" Type="http://schemas.openxmlformats.org/officeDocument/2006/relationships/hyperlink" Target="https://dx.doi.org/10.1088/1748-9326/aa6e8e" TargetMode="External"/><Relationship Id="rId747" Type="http://schemas.openxmlformats.org/officeDocument/2006/relationships/hyperlink" Target="https://dx.doi.org/10.1002/2017jg003890" TargetMode="External"/><Relationship Id="rId954" Type="http://schemas.openxmlformats.org/officeDocument/2006/relationships/hyperlink" Target="https://dx.doi.org/10.1146/annurev-marine-121916-063627" TargetMode="External"/><Relationship Id="rId83" Type="http://schemas.openxmlformats.org/officeDocument/2006/relationships/hyperlink" Target="https://dx.doi.org/10.1016/j.scitotenv.2020.136610" TargetMode="External"/><Relationship Id="rId179" Type="http://schemas.openxmlformats.org/officeDocument/2006/relationships/hyperlink" Target="https://dx.doi.org/10.1016/j.dsr2.2009.01.001" TargetMode="External"/><Relationship Id="rId386" Type="http://schemas.openxmlformats.org/officeDocument/2006/relationships/hyperlink" Target="https://dx.doi.org/10.5194/essd-9-927-2017" TargetMode="External"/><Relationship Id="rId593" Type="http://schemas.openxmlformats.org/officeDocument/2006/relationships/hyperlink" Target="https://dx.doi.org/10.3390/rs9101023" TargetMode="External"/><Relationship Id="rId607" Type="http://schemas.openxmlformats.org/officeDocument/2006/relationships/hyperlink" Target="https://dx.doi.org/10.1007/s12237-008-9121-0" TargetMode="External"/><Relationship Id="rId814" Type="http://schemas.openxmlformats.org/officeDocument/2006/relationships/hyperlink" Target="https://dx.doi.org/10.1038/s41561-019-0473-9" TargetMode="External"/><Relationship Id="rId1237" Type="http://schemas.openxmlformats.org/officeDocument/2006/relationships/hyperlink" Target="https://dx.doi.org/10.1002/2013jg002591" TargetMode="External"/><Relationship Id="rId246" Type="http://schemas.openxmlformats.org/officeDocument/2006/relationships/hyperlink" Target="https://dx.doi.org/10.1002/lol2.10073" TargetMode="External"/><Relationship Id="rId453" Type="http://schemas.openxmlformats.org/officeDocument/2006/relationships/hyperlink" Target="https://dx.doi.org/10.1016/j.gloplacha.2015.12.008" TargetMode="External"/><Relationship Id="rId660" Type="http://schemas.openxmlformats.org/officeDocument/2006/relationships/hyperlink" Target="https://dx.doi.org/10.1038/nclimate2913" TargetMode="External"/><Relationship Id="rId898" Type="http://schemas.openxmlformats.org/officeDocument/2006/relationships/hyperlink" Target="https://dx.doi.org/10.1111/gcb.14884" TargetMode="External"/><Relationship Id="rId1083" Type="http://schemas.openxmlformats.org/officeDocument/2006/relationships/hyperlink" Target="https://dx.doi.org/10.1088/1748-9326/ab2b4b" TargetMode="External"/><Relationship Id="rId1290" Type="http://schemas.openxmlformats.org/officeDocument/2006/relationships/hyperlink" Target="https://dx.doi.org/10.1175/bams-d-17-0098.1" TargetMode="External"/><Relationship Id="rId1304" Type="http://schemas.openxmlformats.org/officeDocument/2006/relationships/hyperlink" Target="https://dx.doi.org/10.1111/nph.12697" TargetMode="External"/><Relationship Id="rId106" Type="http://schemas.openxmlformats.org/officeDocument/2006/relationships/hyperlink" Target="https://dx.doi.org/10.1038/nature05132" TargetMode="External"/><Relationship Id="rId313" Type="http://schemas.openxmlformats.org/officeDocument/2006/relationships/hyperlink" Target="https://dx.doi.org/10.5670/oceanog.2009.95" TargetMode="External"/><Relationship Id="rId758" Type="http://schemas.openxmlformats.org/officeDocument/2006/relationships/hyperlink" Target="https://dx.doi.org/10.1126/sciadv.aax2546" TargetMode="External"/><Relationship Id="rId965" Type="http://schemas.openxmlformats.org/officeDocument/2006/relationships/hyperlink" Target="https://dx.doi.org/10.1038/nclimate1385" TargetMode="External"/><Relationship Id="rId1150" Type="http://schemas.openxmlformats.org/officeDocument/2006/relationships/hyperlink" Target="https://dx.doi.org/10.1111/gcb.13660" TargetMode="External"/><Relationship Id="rId10" Type="http://schemas.microsoft.com/office/2016/09/relationships/commentsIds" Target="commentsIds.xml"/><Relationship Id="rId94" Type="http://schemas.openxmlformats.org/officeDocument/2006/relationships/hyperlink" Target="https://dx.doi.org/10.1111/gcbb.12757" TargetMode="External"/><Relationship Id="rId397" Type="http://schemas.openxmlformats.org/officeDocument/2006/relationships/hyperlink" Target="https://dx.doi.org/10.1016/j.quascirev.2019.05.013" TargetMode="External"/><Relationship Id="rId520" Type="http://schemas.openxmlformats.org/officeDocument/2006/relationships/hyperlink" Target="https://dx.doi.org/10.5670/oceanog.2014.05" TargetMode="External"/><Relationship Id="rId618" Type="http://schemas.openxmlformats.org/officeDocument/2006/relationships/hyperlink" Target="https://dx.doi.org/10.1016/j.biombioe.2013.02.003" TargetMode="External"/><Relationship Id="rId825" Type="http://schemas.openxmlformats.org/officeDocument/2006/relationships/hyperlink" Target="https://dx.doi.org/10.1038/srep39729" TargetMode="External"/><Relationship Id="rId1248" Type="http://schemas.openxmlformats.org/officeDocument/2006/relationships/hyperlink" Target="https://dx.doi.org/10.1016/j.marchem.2015.06.015" TargetMode="External"/><Relationship Id="rId257" Type="http://schemas.openxmlformats.org/officeDocument/2006/relationships/hyperlink" Target="https://dx.doi.org/10.1007/s13593-017-0421-2" TargetMode="External"/><Relationship Id="rId464" Type="http://schemas.openxmlformats.org/officeDocument/2006/relationships/hyperlink" Target="https://dx.doi.org/10.1126/science.aal1319" TargetMode="External"/><Relationship Id="rId1010" Type="http://schemas.openxmlformats.org/officeDocument/2006/relationships/hyperlink" Target="https://dx.doi.org/10.1088/1748-9326/9/8/085003" TargetMode="External"/><Relationship Id="rId1094" Type="http://schemas.openxmlformats.org/officeDocument/2006/relationships/hyperlink" Target="https://dx.doi.org/10.1029/2019pa003674" TargetMode="External"/><Relationship Id="rId1108" Type="http://schemas.openxmlformats.org/officeDocument/2006/relationships/hyperlink" Target="https://dx.doi.org/10.1029/2011gl050778" TargetMode="External"/><Relationship Id="rId1315" Type="http://schemas.openxmlformats.org/officeDocument/2006/relationships/hyperlink" Target="https://dx.doi.org/10.1007/s00382-020-05219-0" TargetMode="External"/><Relationship Id="rId117" Type="http://schemas.openxmlformats.org/officeDocument/2006/relationships/hyperlink" Target="https://dx.doi.org/10.1073/pnas.1305499111" TargetMode="External"/><Relationship Id="rId671" Type="http://schemas.openxmlformats.org/officeDocument/2006/relationships/hyperlink" Target="https://dx.doi.org/10.5194/bg-18-229-2021" TargetMode="External"/><Relationship Id="rId769" Type="http://schemas.openxmlformats.org/officeDocument/2006/relationships/hyperlink" Target="https://dx.doi.org/10.1890/110004" TargetMode="External"/><Relationship Id="rId976" Type="http://schemas.openxmlformats.org/officeDocument/2006/relationships/hyperlink" Target="https://dx.doi.org/10.1126/sciadv.aao4985" TargetMode="External"/><Relationship Id="rId324" Type="http://schemas.openxmlformats.org/officeDocument/2006/relationships/hyperlink" Target="https://dx.doi.org/10.1073/pnas.1323922111" TargetMode="External"/><Relationship Id="rId531" Type="http://schemas.openxmlformats.org/officeDocument/2006/relationships/hyperlink" Target="https://dx.doi.org/10.5194/essd-11-959-2019" TargetMode="External"/><Relationship Id="rId629" Type="http://schemas.openxmlformats.org/officeDocument/2006/relationships/hyperlink" Target="https://dx.doi.org/10.5194/bg-17-3439-2020" TargetMode="External"/><Relationship Id="rId1161" Type="http://schemas.openxmlformats.org/officeDocument/2006/relationships/hyperlink" Target="https://dx.doi.org/10.5194/acp-19-9269-2019" TargetMode="External"/><Relationship Id="rId1259" Type="http://schemas.openxmlformats.org/officeDocument/2006/relationships/hyperlink" Target="https://dx.doi.org/10.1130/g32529.1" TargetMode="External"/><Relationship Id="rId836" Type="http://schemas.openxmlformats.org/officeDocument/2006/relationships/hyperlink" Target="https://dx.doi.org/10.1029/2019rg000675" TargetMode="External"/><Relationship Id="rId1021" Type="http://schemas.openxmlformats.org/officeDocument/2006/relationships/hyperlink" Target="https://dx.doi.org/10.1126/science.1217161" TargetMode="External"/><Relationship Id="rId1119" Type="http://schemas.openxmlformats.org/officeDocument/2006/relationships/hyperlink" Target="https://dx.doi.org/10.1038/s41559-019-1090-0" TargetMode="External"/><Relationship Id="rId903" Type="http://schemas.openxmlformats.org/officeDocument/2006/relationships/hyperlink" Target="https://dx.doi.org/10.1016/j.agee.2014.10.024" TargetMode="External"/><Relationship Id="rId1326" Type="http://schemas.openxmlformats.org/officeDocument/2006/relationships/hyperlink" Target="https://dx.doi.org/10.1175/jcli-d-12-00584.1" TargetMode="External"/><Relationship Id="rId32" Type="http://schemas.openxmlformats.org/officeDocument/2006/relationships/hyperlink" Target="https://dx.doi.org/10.1126/science.aah4567" TargetMode="External"/><Relationship Id="rId181" Type="http://schemas.openxmlformats.org/officeDocument/2006/relationships/hyperlink" Target="https://dx.doi.org/10.1038/s41467-020-16357-8" TargetMode="External"/><Relationship Id="rId279" Type="http://schemas.openxmlformats.org/officeDocument/2006/relationships/hyperlink" Target="https://dx.doi.org/10.1016/j.dsr2.2019.05.013" TargetMode="External"/><Relationship Id="rId486" Type="http://schemas.openxmlformats.org/officeDocument/2006/relationships/hyperlink" Target="https://dx.doi.org/10.5194/bg-16-3033-2019" TargetMode="External"/><Relationship Id="rId693" Type="http://schemas.openxmlformats.org/officeDocument/2006/relationships/hyperlink" Target="https://dx.doi.org/10.1038/s41586-018-0371-0" TargetMode="External"/><Relationship Id="rId139" Type="http://schemas.openxmlformats.org/officeDocument/2006/relationships/hyperlink" Target="https://dx.doi.org/10.5194/bg-15-2161-2018" TargetMode="External"/><Relationship Id="rId346" Type="http://schemas.openxmlformats.org/officeDocument/2006/relationships/hyperlink" Target="https://dx.doi.org/10.1098/rstb.2011.0360" TargetMode="External"/><Relationship Id="rId553" Type="http://schemas.openxmlformats.org/officeDocument/2006/relationships/hyperlink" Target="https://dx.doi.org/10.5194/gmd-9-2853-2016" TargetMode="External"/><Relationship Id="rId760" Type="http://schemas.openxmlformats.org/officeDocument/2006/relationships/hyperlink" Target="https://dx.doi.org/10.1088/1748-9326/9/2/024005" TargetMode="External"/><Relationship Id="rId998" Type="http://schemas.openxmlformats.org/officeDocument/2006/relationships/hyperlink" Target="https://dx.doi.org/10.5194/esd-11-563-2020" TargetMode="External"/><Relationship Id="rId1183" Type="http://schemas.openxmlformats.org/officeDocument/2006/relationships/hyperlink" Target="https://dx.doi.org/10.3389/fmars.2019.00091" TargetMode="External"/><Relationship Id="rId206" Type="http://schemas.openxmlformats.org/officeDocument/2006/relationships/hyperlink" Target="https://dx.doi.org/10.1088/1748-9326/aab89c" TargetMode="External"/><Relationship Id="rId413" Type="http://schemas.openxmlformats.org/officeDocument/2006/relationships/hyperlink" Target="https://dx.doi.org/10.1038/nature06592" TargetMode="External"/><Relationship Id="rId858" Type="http://schemas.openxmlformats.org/officeDocument/2006/relationships/hyperlink" Target="https://dx.doi.org/10.5194/bg-7-4017-2010" TargetMode="External"/><Relationship Id="rId1043" Type="http://schemas.openxmlformats.org/officeDocument/2006/relationships/hyperlink" Target="https://dx.doi.org/10.5194/acp-13-2653-2013" TargetMode="External"/><Relationship Id="rId620" Type="http://schemas.openxmlformats.org/officeDocument/2006/relationships/hyperlink" Target="https://dx.doi.org/10.5194/esd-10-885-2019" TargetMode="External"/><Relationship Id="rId718" Type="http://schemas.openxmlformats.org/officeDocument/2006/relationships/hyperlink" Target="https://dx.doi.org/10.1007/s10533-018-0530-2" TargetMode="External"/><Relationship Id="rId925" Type="http://schemas.openxmlformats.org/officeDocument/2006/relationships/hyperlink" Target="https://dx.doi.org/10.5194/bg-7-585-2010" TargetMode="External"/><Relationship Id="rId1250" Type="http://schemas.openxmlformats.org/officeDocument/2006/relationships/hyperlink" Target="https://dx.doi.org/10.1007/s40641-019-00144-9" TargetMode="External"/><Relationship Id="rId1110" Type="http://schemas.openxmlformats.org/officeDocument/2006/relationships/hyperlink" Target="https://dx.doi.org/10.1029/2000gb001337" TargetMode="External"/><Relationship Id="rId1208" Type="http://schemas.openxmlformats.org/officeDocument/2006/relationships/hyperlink" Target="https://dx.doi.org/10.1002/2014gb004995" TargetMode="External"/><Relationship Id="rId54" Type="http://schemas.openxmlformats.org/officeDocument/2006/relationships/hyperlink" Target="https://dx.doi.org/10.1126/science.aaa8380" TargetMode="External"/><Relationship Id="rId270" Type="http://schemas.openxmlformats.org/officeDocument/2006/relationships/hyperlink" Target="https://dx.doi.org/10.1007/s10533-018-0457-7" TargetMode="External"/><Relationship Id="rId130" Type="http://schemas.openxmlformats.org/officeDocument/2006/relationships/hyperlink" Target="https://dx.doi.org/10.1175/jcli-d-12-00623.1" TargetMode="External"/><Relationship Id="rId368" Type="http://schemas.openxmlformats.org/officeDocument/2006/relationships/hyperlink" Target="https://dx.doi.org/10.5194/bg-17-4075-2020" TargetMode="External"/><Relationship Id="rId575" Type="http://schemas.openxmlformats.org/officeDocument/2006/relationships/hyperlink" Target="https://dx.doi.org/10.1073/pnas.1619240114" TargetMode="External"/><Relationship Id="rId782" Type="http://schemas.openxmlformats.org/officeDocument/2006/relationships/hyperlink" Target="https://dx.doi.org/10.1371/journal.pone.0093507" TargetMode="External"/><Relationship Id="rId228" Type="http://schemas.openxmlformats.org/officeDocument/2006/relationships/hyperlink" Target="https://dx.doi.org/10.1038/ngeo1179" TargetMode="External"/><Relationship Id="rId435" Type="http://schemas.openxmlformats.org/officeDocument/2006/relationships/hyperlink" Target="https://dx.doi.org/10.5194/gmd-13-3299-2020" TargetMode="External"/><Relationship Id="rId642" Type="http://schemas.openxmlformats.org/officeDocument/2006/relationships/hyperlink" Target="https://dx.doi.org/10.1038/s41467-017-02738-z" TargetMode="External"/><Relationship Id="rId1065" Type="http://schemas.openxmlformats.org/officeDocument/2006/relationships/hyperlink" Target="https://dx.doi.org/10.1038/nclimate2870" TargetMode="External"/><Relationship Id="rId1272" Type="http://schemas.openxmlformats.org/officeDocument/2006/relationships/hyperlink" Target="https://dx.doi.org/10.1002/2013jd020630" TargetMode="External"/><Relationship Id="rId502" Type="http://schemas.openxmlformats.org/officeDocument/2006/relationships/hyperlink" Target="https://dx.doi.org/10.5194/gmd-13-5425-2020" TargetMode="External"/><Relationship Id="rId947" Type="http://schemas.openxmlformats.org/officeDocument/2006/relationships/hyperlink" Target="https://dx.doi.org/10.1175/bams-d-15-00310.1" TargetMode="External"/><Relationship Id="rId1132" Type="http://schemas.openxmlformats.org/officeDocument/2006/relationships/hyperlink" Target="https://dx.doi.org/10.1175/bams-d-11-00094.1" TargetMode="External"/><Relationship Id="rId76" Type="http://schemas.openxmlformats.org/officeDocument/2006/relationships/hyperlink" Target="https://dx.doi.org/10.1016/j.geoderma.2016.01.034" TargetMode="External"/><Relationship Id="rId807" Type="http://schemas.openxmlformats.org/officeDocument/2006/relationships/hyperlink" Target="https://dx.doi.org/10.1126/sciadv.aaz5236" TargetMode="External"/><Relationship Id="rId292" Type="http://schemas.openxmlformats.org/officeDocument/2006/relationships/hyperlink" Target="https://www.esrl.noaa.gov/gmd/hats/combined/n2o.html" TargetMode="External"/><Relationship Id="rId597" Type="http://schemas.openxmlformats.org/officeDocument/2006/relationships/hyperlink" Target="https://dx.doi.org/10.5194/cp-16-575-2020" TargetMode="External"/><Relationship Id="rId152" Type="http://schemas.openxmlformats.org/officeDocument/2006/relationships/hyperlink" Target="https://dx.doi.org/10.1038/ngeo1297" TargetMode="External"/><Relationship Id="rId457" Type="http://schemas.openxmlformats.org/officeDocument/2006/relationships/hyperlink" Target="https://dx.doi.org/10.1016/j.agee.2015.03.029" TargetMode="External"/><Relationship Id="rId1087" Type="http://schemas.openxmlformats.org/officeDocument/2006/relationships/hyperlink" Target="https://dx.doi.org/10.5194/acp-20-12905-2020" TargetMode="External"/><Relationship Id="rId1294" Type="http://schemas.openxmlformats.org/officeDocument/2006/relationships/hyperlink" Target="https://dx.doi.org/10.5194/amt-6-1533-2013" TargetMode="External"/><Relationship Id="rId664" Type="http://schemas.openxmlformats.org/officeDocument/2006/relationships/hyperlink" Target="https://dx.doi.org/10.1126/science.1247355" TargetMode="External"/><Relationship Id="rId871" Type="http://schemas.openxmlformats.org/officeDocument/2006/relationships/hyperlink" Target="https://dx.doi.org/10.1002/2016gl070111" TargetMode="External"/><Relationship Id="rId969" Type="http://schemas.openxmlformats.org/officeDocument/2006/relationships/hyperlink" Target="https://dx.doi.org/10.1038/nclimate2868" TargetMode="External"/><Relationship Id="rId317" Type="http://schemas.openxmlformats.org/officeDocument/2006/relationships/hyperlink" Target="https://dx.doi.org/10.1016/j.ecss.2016.08.043" TargetMode="External"/><Relationship Id="rId524" Type="http://schemas.openxmlformats.org/officeDocument/2006/relationships/hyperlink" Target="https://dx.doi.org/10.1038/s41893-019-0299-x" TargetMode="External"/><Relationship Id="rId731" Type="http://schemas.openxmlformats.org/officeDocument/2006/relationships/hyperlink" Target="https://dx.doi.org/10.1029/2006gl026152" TargetMode="External"/><Relationship Id="rId1154" Type="http://schemas.openxmlformats.org/officeDocument/2006/relationships/hyperlink" Target="https://dx.doi.org/10.1126/science.aay3701" TargetMode="External"/><Relationship Id="rId98" Type="http://schemas.openxmlformats.org/officeDocument/2006/relationships/hyperlink" Target="https://dx.doi.org/10.1073/pnas.1613883114" TargetMode="External"/><Relationship Id="rId829" Type="http://schemas.openxmlformats.org/officeDocument/2006/relationships/hyperlink" Target="https://dx.doi.org/10.1029/2019gl085667" TargetMode="External"/><Relationship Id="rId1014" Type="http://schemas.openxmlformats.org/officeDocument/2006/relationships/hyperlink" Target="https://dx.doi.org/10.1016/j.epsl.2010.09.027" TargetMode="External"/><Relationship Id="rId1221" Type="http://schemas.openxmlformats.org/officeDocument/2006/relationships/hyperlink" Target="https://dx.doi.org/10.1002/2017gl075443" TargetMode="External"/><Relationship Id="rId1319" Type="http://schemas.openxmlformats.org/officeDocument/2006/relationships/hyperlink" Target="https://dx.doi.org/10.5194/acp-2019-281" TargetMode="External"/><Relationship Id="rId25" Type="http://schemas.openxmlformats.org/officeDocument/2006/relationships/hyperlink" Target="https://dx.doi.org/10.1038/nature08019" TargetMode="External"/><Relationship Id="rId174" Type="http://schemas.openxmlformats.org/officeDocument/2006/relationships/hyperlink" Target="https://dx.doi.org/10.2151/jmsj.2021-015" TargetMode="External"/><Relationship Id="rId381" Type="http://schemas.openxmlformats.org/officeDocument/2006/relationships/hyperlink" Target="https://dx.doi.org/10.1029/2018pa003379" TargetMode="External"/><Relationship Id="rId241" Type="http://schemas.openxmlformats.org/officeDocument/2006/relationships/hyperlink" Target="https://dx.doi.org/10.1016/j.foreco.2009.02.034" TargetMode="External"/><Relationship Id="rId479" Type="http://schemas.openxmlformats.org/officeDocument/2006/relationships/hyperlink" Target="https://dx.doi.org/10.1029/2019gl085838" TargetMode="External"/><Relationship Id="rId686" Type="http://schemas.openxmlformats.org/officeDocument/2006/relationships/hyperlink" Target="https://dx.doi.org/10.1111/gcb.14328" TargetMode="External"/><Relationship Id="rId893" Type="http://schemas.openxmlformats.org/officeDocument/2006/relationships/hyperlink" Target="https://dx.doi.org/10.5194/essd-12-961-2020" TargetMode="External"/><Relationship Id="rId339" Type="http://schemas.openxmlformats.org/officeDocument/2006/relationships/hyperlink" Target="https://dx.doi.org/10.1038/s41558-020-0883-0" TargetMode="External"/><Relationship Id="rId546" Type="http://schemas.openxmlformats.org/officeDocument/2006/relationships/hyperlink" Target="https://dx.doi.org/10.1088/1748-9326/10/9/094005" TargetMode="External"/><Relationship Id="rId753" Type="http://schemas.openxmlformats.org/officeDocument/2006/relationships/hyperlink" Target="https://dx.doi.org/10.1038/nature08047" TargetMode="External"/><Relationship Id="rId1176" Type="http://schemas.openxmlformats.org/officeDocument/2006/relationships/hyperlink" Target="https://dx.doi.org/10.5194/essd-2020-203" TargetMode="External"/><Relationship Id="rId101" Type="http://schemas.openxmlformats.org/officeDocument/2006/relationships/hyperlink" Target="https://dx.doi.org/10.1002/2015gl065073" TargetMode="External"/><Relationship Id="rId406" Type="http://schemas.openxmlformats.org/officeDocument/2006/relationships/hyperlink" Target="https://dx.doi.org/10.1098/rsta.2014.0417" TargetMode="External"/><Relationship Id="rId960" Type="http://schemas.openxmlformats.org/officeDocument/2006/relationships/hyperlink" Target="https://dx.doi.org/10.3389/fmars.2018.00533" TargetMode="External"/><Relationship Id="rId1036" Type="http://schemas.openxmlformats.org/officeDocument/2006/relationships/hyperlink" Target="https://dx.doi.org/10.1126/science.1182221" TargetMode="External"/><Relationship Id="rId1243" Type="http://schemas.openxmlformats.org/officeDocument/2006/relationships/hyperlink" Target="https://dx.doi.org/10.1029/2018gb006141" TargetMode="External"/><Relationship Id="rId613" Type="http://schemas.openxmlformats.org/officeDocument/2006/relationships/hyperlink" Target="https://dx.doi.org/10.1038/nclimate3421" TargetMode="External"/><Relationship Id="rId820" Type="http://schemas.openxmlformats.org/officeDocument/2006/relationships/hyperlink" Target="https://dx.doi.org/10.1029/96jd02720" TargetMode="External"/><Relationship Id="rId918" Type="http://schemas.openxmlformats.org/officeDocument/2006/relationships/hyperlink" Target="https://dx.doi.org/10.1029/2018ef000935" TargetMode="External"/><Relationship Id="rId1103" Type="http://schemas.openxmlformats.org/officeDocument/2006/relationships/hyperlink" Target="https://dx.doi.org/10.1126/science.122.3166.415-a" TargetMode="External"/><Relationship Id="rId1310" Type="http://schemas.openxmlformats.org/officeDocument/2006/relationships/hyperlink" Target="https://dx.doi.org/10.1175/jtech-d-13-00137.1" TargetMode="External"/><Relationship Id="rId47" Type="http://schemas.openxmlformats.org/officeDocument/2006/relationships/hyperlink" Target="https://dx.doi.org/10.1134/s1028334x17100026" TargetMode="External"/><Relationship Id="rId196" Type="http://schemas.openxmlformats.org/officeDocument/2006/relationships/hyperlink" Target="https://dx.doi.org/10.1017/cbo9781107415416.012" TargetMode="External"/><Relationship Id="rId263" Type="http://schemas.openxmlformats.org/officeDocument/2006/relationships/hyperlink" Target="https://dx.doi.org/10.1029/2003gl018126" TargetMode="External"/><Relationship Id="rId470" Type="http://schemas.openxmlformats.org/officeDocument/2006/relationships/hyperlink" Target="https://dx.doi.org/10.1073/pnas.1802316115" TargetMode="External"/><Relationship Id="rId123" Type="http://schemas.openxmlformats.org/officeDocument/2006/relationships/hyperlink" Target="https://dx.doi.org/10.1111/gcb.12131" TargetMode="External"/><Relationship Id="rId330" Type="http://schemas.openxmlformats.org/officeDocument/2006/relationships/hyperlink" Target="https://dx.doi.org/10.5194/bg-16-3997-2019" TargetMode="External"/><Relationship Id="rId568" Type="http://schemas.openxmlformats.org/officeDocument/2006/relationships/hyperlink" Target="https://dx.doi.org/10.1029/2018gl077849" TargetMode="External"/><Relationship Id="rId775" Type="http://schemas.openxmlformats.org/officeDocument/2006/relationships/hyperlink" Target="https://dx.doi.org/10.1016/j.soilbio.2016.12.004" TargetMode="External"/><Relationship Id="rId982" Type="http://schemas.openxmlformats.org/officeDocument/2006/relationships/hyperlink" Target="https://dx.doi.org/10.1002/jgrd.50668" TargetMode="External"/><Relationship Id="rId1198" Type="http://schemas.openxmlformats.org/officeDocument/2006/relationships/hyperlink" Target="https://dx.doi.org/10.1093/biosci/biv118" TargetMode="External"/><Relationship Id="rId428" Type="http://schemas.openxmlformats.org/officeDocument/2006/relationships/hyperlink" Target="https://dx.doi.org/10.5194/gmd-13-2197-2020" TargetMode="External"/><Relationship Id="rId635" Type="http://schemas.openxmlformats.org/officeDocument/2006/relationships/hyperlink" Target="https://dx.doi.org/10.1029/2018gl081756" TargetMode="External"/><Relationship Id="rId842" Type="http://schemas.openxmlformats.org/officeDocument/2006/relationships/hyperlink" Target="https://dx.doi.org/10.1111/pce.12657" TargetMode="External"/><Relationship Id="rId1058" Type="http://schemas.openxmlformats.org/officeDocument/2006/relationships/hyperlink" Target="https://dx.doi.org/10.5194/gmd-11-2273-2018" TargetMode="External"/><Relationship Id="rId1265" Type="http://schemas.openxmlformats.org/officeDocument/2006/relationships/hyperlink" Target="https://dx.doi.org/10.1002/2015gb005248" TargetMode="External"/><Relationship Id="rId702" Type="http://schemas.openxmlformats.org/officeDocument/2006/relationships/hyperlink" Target="https://dx.doi.org/10.1038/s41467-020-18922-7" TargetMode="External"/><Relationship Id="rId1125" Type="http://schemas.openxmlformats.org/officeDocument/2006/relationships/hyperlink" Target="https://dx.doi.org/10.1111/gcb.12564" TargetMode="External"/><Relationship Id="rId1332" Type="http://schemas.openxmlformats.org/officeDocument/2006/relationships/footer" Target="footer2.xml"/><Relationship Id="rId69" Type="http://schemas.openxmlformats.org/officeDocument/2006/relationships/hyperlink" Target="https://dx.doi.org/10.1126/science.1072815" TargetMode="External"/><Relationship Id="rId285" Type="http://schemas.openxmlformats.org/officeDocument/2006/relationships/hyperlink" Target="https://dx.doi.org/10.1088/1748-9326/aa564a" TargetMode="External"/><Relationship Id="rId492" Type="http://schemas.openxmlformats.org/officeDocument/2006/relationships/hyperlink" Target="https://dx.doi.org/10.5194/bg-11-6573-2014" TargetMode="External"/><Relationship Id="rId797" Type="http://schemas.openxmlformats.org/officeDocument/2006/relationships/hyperlink" Target="https://dx.doi.org/10.5194/bg-6-1273-2009" TargetMode="External"/><Relationship Id="rId145" Type="http://schemas.openxmlformats.org/officeDocument/2006/relationships/hyperlink" Target="https://dx.doi.org/10.1126/sciadv.1700156" TargetMode="External"/><Relationship Id="rId352" Type="http://schemas.openxmlformats.org/officeDocument/2006/relationships/hyperlink" Target="https://dx.doi.org/10.5194/essd-12-3269-2020" TargetMode="External"/><Relationship Id="rId1287" Type="http://schemas.openxmlformats.org/officeDocument/2006/relationships/hyperlink" Target="https://dx.doi.org/10.1126/science.aar8658" TargetMode="External"/><Relationship Id="rId212" Type="http://schemas.openxmlformats.org/officeDocument/2006/relationships/hyperlink" Target="https://dx.doi.org/10.5194/bg-12-6125-2015" TargetMode="External"/><Relationship Id="rId657" Type="http://schemas.openxmlformats.org/officeDocument/2006/relationships/hyperlink" Target="https://dx.doi.org/10.5194/essd-10-405-2018" TargetMode="External"/><Relationship Id="rId864" Type="http://schemas.openxmlformats.org/officeDocument/2006/relationships/hyperlink" Target="https://dx.doi.org/10.1038/s41467-019-11097-w" TargetMode="External"/><Relationship Id="rId517" Type="http://schemas.openxmlformats.org/officeDocument/2006/relationships/hyperlink" Target="https://dx.doi.org/10.1002/2017gl073613" TargetMode="External"/><Relationship Id="rId724" Type="http://schemas.openxmlformats.org/officeDocument/2006/relationships/hyperlink" Target="https://dx.doi.org/10.1038/s41598-017-10557-x" TargetMode="External"/><Relationship Id="rId931" Type="http://schemas.openxmlformats.org/officeDocument/2006/relationships/hyperlink" Target="https://dx.doi.org/10.1126/science.abc6035" TargetMode="External"/><Relationship Id="rId1147" Type="http://schemas.openxmlformats.org/officeDocument/2006/relationships/hyperlink" Target="https://dx.doi.org/10.1002/2016gl068977" TargetMode="External"/><Relationship Id="rId60" Type="http://schemas.openxmlformats.org/officeDocument/2006/relationships/hyperlink" Target="https://dx.doi.org/10.1126/sciadv.1602244" TargetMode="External"/><Relationship Id="rId1007" Type="http://schemas.openxmlformats.org/officeDocument/2006/relationships/hyperlink" Target="https://dx.doi.org/10.1111/gcb.12417" TargetMode="External"/><Relationship Id="rId1214" Type="http://schemas.openxmlformats.org/officeDocument/2006/relationships/hyperlink" Target="https://dx.doi.org/10.1038/ngeo1480" TargetMode="External"/><Relationship Id="rId18" Type="http://schemas.openxmlformats.org/officeDocument/2006/relationships/hyperlink" Target="https://dx.doi.org/10.1126/science.aaa1668" TargetMode="External"/><Relationship Id="rId167" Type="http://schemas.openxmlformats.org/officeDocument/2006/relationships/hyperlink" Target="https://dx.doi.org/10.1002/2016gb005485" TargetMode="External"/><Relationship Id="rId374" Type="http://schemas.openxmlformats.org/officeDocument/2006/relationships/hyperlink" Target="https://dx.doi.org/10.1029/2004gl020919" TargetMode="External"/><Relationship Id="rId581" Type="http://schemas.openxmlformats.org/officeDocument/2006/relationships/hyperlink" Target="https://dx.doi.org/10.1038/ncomms4304" TargetMode="External"/><Relationship Id="rId234" Type="http://schemas.openxmlformats.org/officeDocument/2006/relationships/hyperlink" Target="https://dx.doi.org/10.1038/ngeo608" TargetMode="External"/><Relationship Id="rId679" Type="http://schemas.openxmlformats.org/officeDocument/2006/relationships/hyperlink" Target="https://dx.doi.org/10.1038/d41586-019-01026-8" TargetMode="External"/><Relationship Id="rId886" Type="http://schemas.openxmlformats.org/officeDocument/2006/relationships/hyperlink" Target="https://dx.doi.org/10.1016/s0926-3373(03)00026-2" TargetMode="External"/><Relationship Id="rId2" Type="http://schemas.openxmlformats.org/officeDocument/2006/relationships/numbering" Target="numbering.xml"/><Relationship Id="rId441" Type="http://schemas.openxmlformats.org/officeDocument/2006/relationships/hyperlink" Target="https://dx.doi.org/10.1002/2015gl063070" TargetMode="External"/><Relationship Id="rId539" Type="http://schemas.openxmlformats.org/officeDocument/2006/relationships/hyperlink" Target="https://dx.doi.org/10.1038/s41598-019-55039-4" TargetMode="External"/><Relationship Id="rId746" Type="http://schemas.openxmlformats.org/officeDocument/2006/relationships/hyperlink" Target="https://dx.doi.org/10.5194/bg-12-4133-2015" TargetMode="External"/><Relationship Id="rId1071" Type="http://schemas.openxmlformats.org/officeDocument/2006/relationships/hyperlink" Target="https://dx.doi.org/10.1038/s41559-019-0958-3" TargetMode="External"/><Relationship Id="rId1169" Type="http://schemas.openxmlformats.org/officeDocument/2006/relationships/hyperlink" Target="https://dx.doi.org/10.1016/j.agee.2005.07.003" TargetMode="External"/><Relationship Id="rId301" Type="http://schemas.openxmlformats.org/officeDocument/2006/relationships/hyperlink" Target="https://dx.doi.org/10.1038/s41477-019-0478-9" TargetMode="External"/><Relationship Id="rId953" Type="http://schemas.openxmlformats.org/officeDocument/2006/relationships/hyperlink" Target="https://dx.doi.org/10.1088/1748-9326/aab305" TargetMode="External"/><Relationship Id="rId1029" Type="http://schemas.openxmlformats.org/officeDocument/2006/relationships/hyperlink" Target="https://dx.doi.org/10.1002/2017gl076092" TargetMode="External"/><Relationship Id="rId1236" Type="http://schemas.openxmlformats.org/officeDocument/2006/relationships/hyperlink" Target="https://dx.doi.org/10.5194/acp-16-9047-2016" TargetMode="External"/><Relationship Id="rId82" Type="http://schemas.openxmlformats.org/officeDocument/2006/relationships/hyperlink" Target="https://dx.doi.org/10.5194/bg-15-7155-2018" TargetMode="External"/><Relationship Id="rId606" Type="http://schemas.openxmlformats.org/officeDocument/2006/relationships/hyperlink" Target="https://dx.doi.org/10.1038/s41598-017-05783-2" TargetMode="External"/><Relationship Id="rId813" Type="http://schemas.openxmlformats.org/officeDocument/2006/relationships/hyperlink" Target="https://dx.doi.org/10.1371/journal.pbio.1001682" TargetMode="External"/><Relationship Id="rId1303" Type="http://schemas.openxmlformats.org/officeDocument/2006/relationships/hyperlink" Target="https://dx.doi.org/10.1175/jcli-d-13-00776.1" TargetMode="External"/><Relationship Id="rId189" Type="http://schemas.openxmlformats.org/officeDocument/2006/relationships/hyperlink" Target="https://dx.doi.org/10.3390/geosciences8120431" TargetMode="External"/><Relationship Id="rId396" Type="http://schemas.openxmlformats.org/officeDocument/2006/relationships/hyperlink" Target="https://dx.doi.org/10.1038/ncomms11539" TargetMode="External"/><Relationship Id="rId256" Type="http://schemas.openxmlformats.org/officeDocument/2006/relationships/hyperlink" Target="https://dx.doi.org/10.1130/g32977.1" TargetMode="External"/><Relationship Id="rId463" Type="http://schemas.openxmlformats.org/officeDocument/2006/relationships/hyperlink" Target="https://dx.doi.org/10.1111/gcb.12058" TargetMode="External"/><Relationship Id="rId670" Type="http://schemas.openxmlformats.org/officeDocument/2006/relationships/hyperlink" Target="https://dx.doi.org/10.1073/pnas.0705414105" TargetMode="External"/><Relationship Id="rId1093" Type="http://schemas.openxmlformats.org/officeDocument/2006/relationships/hyperlink" Target="https://dx.doi.org/10.1017/cbo9781107415324.005" TargetMode="External"/><Relationship Id="rId116" Type="http://schemas.openxmlformats.org/officeDocument/2006/relationships/hyperlink" Target="https://dx.doi.org/10.1029/2018pa003382" TargetMode="External"/><Relationship Id="rId323" Type="http://schemas.openxmlformats.org/officeDocument/2006/relationships/hyperlink" Target="https://dx.doi.org/10.1038/s41558-018-0367-7" TargetMode="External"/><Relationship Id="rId530" Type="http://schemas.openxmlformats.org/officeDocument/2006/relationships/hyperlink" Target="https://dx.doi.org/10.5194/essd-2017-79" TargetMode="External"/><Relationship Id="rId768" Type="http://schemas.openxmlformats.org/officeDocument/2006/relationships/hyperlink" Target="https://dx.doi.org/10.1038/nature16958" TargetMode="External"/><Relationship Id="rId975" Type="http://schemas.openxmlformats.org/officeDocument/2006/relationships/hyperlink" Target="https://dx.doi.org/10.1038/s41893-020-0532-7" TargetMode="External"/><Relationship Id="rId1160" Type="http://schemas.openxmlformats.org/officeDocument/2006/relationships/hyperlink" Target="https://dx.doi.org/10.5194/bg-10-1717-2013" TargetMode="External"/><Relationship Id="rId628" Type="http://schemas.openxmlformats.org/officeDocument/2006/relationships/hyperlink" Target="https://dx.doi.org/10.1038/nclimate3265" TargetMode="External"/><Relationship Id="rId835" Type="http://schemas.openxmlformats.org/officeDocument/2006/relationships/hyperlink" Target="https://dx.doi.org/10.1029/2018gb006009" TargetMode="External"/><Relationship Id="rId1258" Type="http://schemas.openxmlformats.org/officeDocument/2006/relationships/hyperlink" Target="https://dx.doi.org/10.1201/9780429435362" TargetMode="External"/><Relationship Id="rId1020" Type="http://schemas.openxmlformats.org/officeDocument/2006/relationships/hyperlink" Target="https://dx.doi.org/10.1038/nature21399" TargetMode="External"/><Relationship Id="rId1118" Type="http://schemas.openxmlformats.org/officeDocument/2006/relationships/hyperlink" Target="https://dx.doi.org/10.1088/1748-9326/ab57d3" TargetMode="External"/><Relationship Id="rId1325" Type="http://schemas.openxmlformats.org/officeDocument/2006/relationships/hyperlink" Target="https://dx.doi.org/10.1073/pnas.0805800106" TargetMode="External"/><Relationship Id="rId902" Type="http://schemas.openxmlformats.org/officeDocument/2006/relationships/hyperlink" Target="https://dx.doi.org/10.1029/2019ef001165" TargetMode="External"/><Relationship Id="rId31" Type="http://schemas.openxmlformats.org/officeDocument/2006/relationships/hyperlink" Target="https://dx.doi.org/10.1126/science.aaz7005" TargetMode="External"/><Relationship Id="rId180" Type="http://schemas.openxmlformats.org/officeDocument/2006/relationships/hyperlink" Target="https://dx.doi.org/10.1016/j.scitotenv.2019.135974" TargetMode="External"/><Relationship Id="rId278" Type="http://schemas.openxmlformats.org/officeDocument/2006/relationships/hyperlink" Target="https://dx.doi.org/10.1007/s12237-011-9381-y" TargetMode="External"/><Relationship Id="rId485" Type="http://schemas.openxmlformats.org/officeDocument/2006/relationships/hyperlink" Target="https://dx.doi.org/10.1002/aqc.2809" TargetMode="External"/><Relationship Id="rId692" Type="http://schemas.openxmlformats.org/officeDocument/2006/relationships/hyperlink" Target="https://dx.doi.org/10.1093/treephys/tpr141" TargetMode="External"/><Relationship Id="rId138" Type="http://schemas.openxmlformats.org/officeDocument/2006/relationships/hyperlink" Target="https://dx.doi.org/10.1038/s41586-018-0555-7" TargetMode="External"/><Relationship Id="rId345" Type="http://schemas.openxmlformats.org/officeDocument/2006/relationships/hyperlink" Target="https://dx.doi.org/10.1002/2016jc012478" TargetMode="External"/><Relationship Id="rId552" Type="http://schemas.openxmlformats.org/officeDocument/2006/relationships/hyperlink" Target="https://dx.doi.org/10.1088/1748-9326/ab858a" TargetMode="External"/><Relationship Id="rId997" Type="http://schemas.openxmlformats.org/officeDocument/2006/relationships/hyperlink" Target="https://dx.doi.org/10.1073/pnas.1800925115" TargetMode="External"/><Relationship Id="rId1182" Type="http://schemas.openxmlformats.org/officeDocument/2006/relationships/hyperlink" Target="https://dx.doi.org/10.1088/1748-9326/11/1/014007" TargetMode="External"/><Relationship Id="rId205" Type="http://schemas.openxmlformats.org/officeDocument/2006/relationships/hyperlink" Target="https://dx.doi.org/10.5194/acp-13-2471-2013" TargetMode="External"/><Relationship Id="rId412" Type="http://schemas.openxmlformats.org/officeDocument/2006/relationships/hyperlink" Target="https://dx.doi.org/10.1098/rsta.2011.0003" TargetMode="External"/><Relationship Id="rId857" Type="http://schemas.openxmlformats.org/officeDocument/2006/relationships/hyperlink" Target="https://dx.doi.org/10.1038/s41561-019-0499-z" TargetMode="External"/><Relationship Id="rId1042" Type="http://schemas.openxmlformats.org/officeDocument/2006/relationships/hyperlink" Target="https://dx.doi.org/10.5194/acp-13-2653-2013" TargetMode="External"/><Relationship Id="rId717" Type="http://schemas.openxmlformats.org/officeDocument/2006/relationships/hyperlink" Target="https://dx.doi.org/10.1038/s41467-020-15064-8" TargetMode="External"/><Relationship Id="rId924" Type="http://schemas.openxmlformats.org/officeDocument/2006/relationships/hyperlink" Target="https://dx.doi.org/10.5670/oceanog.2014.21" TargetMode="External"/><Relationship Id="rId53" Type="http://schemas.openxmlformats.org/officeDocument/2006/relationships/hyperlink" Target="https://dx.doi.org/10.1029/2009jc005917" TargetMode="External"/><Relationship Id="rId1207" Type="http://schemas.openxmlformats.org/officeDocument/2006/relationships/hyperlink" Target="https://dx.doi.org/10.1002/2017jc013002" TargetMode="External"/><Relationship Id="rId367" Type="http://schemas.openxmlformats.org/officeDocument/2006/relationships/hyperlink" Target="https://dx.doi.org/10.1038/s41561-018-0227-0" TargetMode="External"/><Relationship Id="rId574" Type="http://schemas.openxmlformats.org/officeDocument/2006/relationships/hyperlink" Target="https://dx.doi.org/10.1016/b978-0-08-095975-7.00420-4" TargetMode="External"/><Relationship Id="rId227" Type="http://schemas.openxmlformats.org/officeDocument/2006/relationships/hyperlink" Target="https://dx.doi.org/10.1126/science.1261508" TargetMode="External"/><Relationship Id="rId781" Type="http://schemas.openxmlformats.org/officeDocument/2006/relationships/hyperlink" Target="https://dx.doi.org/10.5194/gmd-13-3571-2020" TargetMode="External"/><Relationship Id="rId879" Type="http://schemas.openxmlformats.org/officeDocument/2006/relationships/hyperlink" Target="https://dx.doi.org/10.1038/nclimate1858" TargetMode="External"/><Relationship Id="rId434" Type="http://schemas.openxmlformats.org/officeDocument/2006/relationships/hyperlink" Target="https://dx.doi.org/10.1002/2014gb004997" TargetMode="External"/><Relationship Id="rId641" Type="http://schemas.openxmlformats.org/officeDocument/2006/relationships/hyperlink" Target="https://dx.doi.org/10.5194/bg-14-4545-2017" TargetMode="External"/><Relationship Id="rId739" Type="http://schemas.openxmlformats.org/officeDocument/2006/relationships/hyperlink" Target="https://dx.doi.org/10.1038/s41561-019-0480-x" TargetMode="External"/><Relationship Id="rId1064" Type="http://schemas.openxmlformats.org/officeDocument/2006/relationships/hyperlink" Target="https://dx.doi.org/10.1098/rsta.2016.0456" TargetMode="External"/><Relationship Id="rId1271" Type="http://schemas.openxmlformats.org/officeDocument/2006/relationships/hyperlink" Target="https://dx.doi.org/10.5194/acp-17-11913-2017" TargetMode="External"/><Relationship Id="rId501" Type="http://schemas.openxmlformats.org/officeDocument/2006/relationships/hyperlink" Target="https://dx.doi.org/10.1038/s41558-018-0211-0" TargetMode="External"/><Relationship Id="rId946" Type="http://schemas.openxmlformats.org/officeDocument/2006/relationships/hyperlink" Target="https://dx.doi.org/10.1038/s41561-018-0151-3" TargetMode="External"/><Relationship Id="rId1131" Type="http://schemas.openxmlformats.org/officeDocument/2006/relationships/hyperlink" Target="https://dx.doi.org/10.1038/s41558-020-00915-5" TargetMode="External"/><Relationship Id="rId1229" Type="http://schemas.openxmlformats.org/officeDocument/2006/relationships/hyperlink" Target="https://dx.doi.org/10.1038/s41467-020-18203-3" TargetMode="External"/><Relationship Id="rId75" Type="http://schemas.openxmlformats.org/officeDocument/2006/relationships/hyperlink" Target="https://dx.doi.org/10.5194/bg-7-1383-2010" TargetMode="External"/><Relationship Id="rId806" Type="http://schemas.openxmlformats.org/officeDocument/2006/relationships/hyperlink" Target="https://dx.doi.org/10.1002/2016gl069676" TargetMode="External"/><Relationship Id="rId291" Type="http://schemas.openxmlformats.org/officeDocument/2006/relationships/hyperlink" Target="https://dx.doi.org/10.1134/s0001433808020011" TargetMode="External"/><Relationship Id="rId151" Type="http://schemas.openxmlformats.org/officeDocument/2006/relationships/hyperlink" Target="https://dx.doi.org/10.1007/s00382-014-2374-3" TargetMode="External"/><Relationship Id="rId389" Type="http://schemas.openxmlformats.org/officeDocument/2006/relationships/hyperlink" Target="https://dx.doi.org/10.1029/2018gl077847" TargetMode="External"/><Relationship Id="rId596" Type="http://schemas.openxmlformats.org/officeDocument/2006/relationships/hyperlink" Target="https://dx.doi.org/10.1088/1748-9326/aad82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5.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95AAA-5A77-415A-8A98-A5AEF35C2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C:\Users\robin.matthews\AppData\Roaming\Microsoft\Templates\Template AR6 Chapter 5.dotx</Template>
  <TotalTime>102</TotalTime>
  <Pages>180</Pages>
  <Words>1822906</Words>
  <Characters>10390567</Characters>
  <Application>Microsoft Office Word</Application>
  <DocSecurity>0</DocSecurity>
  <Lines>86588</Lines>
  <Paragraphs>24378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12189095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Tom Maycock</cp:lastModifiedBy>
  <cp:revision>27</cp:revision>
  <cp:lastPrinted>2021-06-17T16:17:00Z</cp:lastPrinted>
  <dcterms:created xsi:type="dcterms:W3CDTF">2021-09-09T19:38:00Z</dcterms:created>
  <dcterms:modified xsi:type="dcterms:W3CDTF">2021-09-09T22:08:00Z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http://www.zotero.org/styles/frontiers</vt:lpwstr>
  </property>
  <property fmtid="{D5CDD505-2E9C-101B-9397-08002B2CF9AE}" pid="21" name="Mendeley Recent Style Name 5_1">
    <vt:lpwstr>Frontiers journals</vt:lpwstr>
  </property>
  <property fmtid="{D5CDD505-2E9C-101B-9397-08002B2CF9AE}" pid="22" name="Mendeley Recent Style Id 6_1">
    <vt:lpwstr>http://csl.mendeley.com/styles/488731821/frontiers-wg1tsu</vt:lpwstr>
  </property>
  <property fmtid="{D5CDD505-2E9C-101B-9397-08002B2CF9AE}" pid="23" name="Mendeley Recent Style Name 6_1">
    <vt:lpwstr>Frontiers journals - WGI TSU</vt:lpwstr>
  </property>
  <property fmtid="{D5CDD505-2E9C-101B-9397-08002B2CF9AE}" pid="24" name="Mendeley Recent Style Id 7_1">
    <vt:lpwstr>http://csl.mendeley.com/styles/519256681/frontiers</vt:lpwstr>
  </property>
  <property fmtid="{D5CDD505-2E9C-101B-9397-08002B2CF9AE}" pid="25" name="Mendeley Recent Style Name 7_1">
    <vt:lpwstr>Frontiers journals - WGI TSU</vt:lpwstr>
  </property>
  <property fmtid="{D5CDD505-2E9C-101B-9397-08002B2CF9AE}" pid="26" name="Mendeley Recent Style Id 8_1">
    <vt:lpwstr>http://www.zotero.org/styles/harvard1</vt:lpwstr>
  </property>
  <property fmtid="{D5CDD505-2E9C-101B-9397-08002B2CF9AE}" pid="27" name="Mendeley Recent Style Name 8_1">
    <vt:lpwstr>Harvard Reference format 1 (author-date)</vt:lpwstr>
  </property>
  <property fmtid="{D5CDD505-2E9C-101B-9397-08002B2CF9AE}" pid="28" name="Mendeley Recent Style Id 9_1">
    <vt:lpwstr>http://www.zotero.org/styles/ieee</vt:lpwstr>
  </property>
  <property fmtid="{D5CDD505-2E9C-101B-9397-08002B2CF9AE}" pid="29" name="Mendeley Recent Style Name 9_1">
    <vt:lpwstr>IEEE</vt:lpwstr>
  </property>
  <property fmtid="{D5CDD505-2E9C-101B-9397-08002B2CF9AE}" pid="30" name="Mendeley Document_1">
    <vt:lpwstr>True</vt:lpwstr>
  </property>
  <property fmtid="{D5CDD505-2E9C-101B-9397-08002B2CF9AE}" pid="31" name="Mendeley Unique User Id_1">
    <vt:lpwstr>91ece11b-3a10-3582-8268-b52a36c96b00</vt:lpwstr>
  </property>
  <property fmtid="{D5CDD505-2E9C-101B-9397-08002B2CF9AE}" pid="32" name="Mendeley Citation Style_1">
    <vt:lpwstr>http://csl.mendeley.com/styles/488731821/frontiers-wg1tsu</vt:lpwstr>
  </property>
</Properties>
</file>